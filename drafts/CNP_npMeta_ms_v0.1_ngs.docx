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7EF03" w14:textId="08BD0232" w:rsidR="006C378E" w:rsidRDefault="006C378E" w:rsidP="006C378E">
      <w:pPr>
        <w:spacing w:after="240" w:line="480" w:lineRule="auto"/>
        <w:rPr>
          <w:b/>
          <w:bCs/>
        </w:rPr>
      </w:pPr>
      <w:r>
        <w:rPr>
          <w:b/>
          <w:bCs/>
        </w:rPr>
        <w:t xml:space="preserve">Global </w:t>
      </w:r>
      <w:del w:id="0" w:author="Smith, Nick" w:date="2025-10-22T11:35:00Z" w16du:dateUtc="2025-10-22T16:35:00Z">
        <w:r w:rsidDel="00AE6598">
          <w:rPr>
            <w:b/>
            <w:bCs/>
          </w:rPr>
          <w:delText xml:space="preserve">response </w:delText>
        </w:r>
      </w:del>
      <w:r>
        <w:rPr>
          <w:b/>
          <w:bCs/>
        </w:rPr>
        <w:t>patterns of plant functional trait</w:t>
      </w:r>
      <w:ins w:id="1" w:author="Smith, Nick" w:date="2025-10-22T11:35:00Z" w16du:dateUtc="2025-10-22T16:35:00Z">
        <w:r w:rsidR="00AE6598">
          <w:rPr>
            <w:b/>
            <w:bCs/>
          </w:rPr>
          <w:t xml:space="preserve"> response</w:t>
        </w:r>
      </w:ins>
      <w:r>
        <w:rPr>
          <w:b/>
          <w:bCs/>
        </w:rPr>
        <w:t>s to nitrogen and phosphorus addition are governed by additive interactions, climatic demand, and species acquisition strategy</w:t>
      </w:r>
    </w:p>
    <w:p w14:paraId="6688FD63" w14:textId="77777777" w:rsidR="006C378E" w:rsidRPr="00E65796" w:rsidRDefault="006C378E" w:rsidP="006C378E">
      <w:pPr>
        <w:spacing w:after="240" w:line="480" w:lineRule="auto"/>
      </w:pPr>
      <w:r>
        <w:t>Evan A. Perkowski</w:t>
      </w:r>
      <w:r>
        <w:rPr>
          <w:vertAlign w:val="superscript"/>
        </w:rPr>
        <w:t>1</w:t>
      </w:r>
      <w:r>
        <w:t xml:space="preserve">, </w:t>
      </w:r>
      <w:proofErr w:type="spellStart"/>
      <w:r>
        <w:t>Alissar</w:t>
      </w:r>
      <w:proofErr w:type="spellEnd"/>
      <w:r>
        <w:t xml:space="preserve"> Cheaib</w:t>
      </w:r>
      <w:r>
        <w:rPr>
          <w:vertAlign w:val="superscript"/>
        </w:rPr>
        <w:t>1</w:t>
      </w:r>
      <w:r>
        <w:t>, Monika R. Kelley</w:t>
      </w:r>
      <w:r>
        <w:rPr>
          <w:vertAlign w:val="superscript"/>
        </w:rPr>
        <w:t>1</w:t>
      </w:r>
      <w:r>
        <w:t>, Jan Lankhorst</w:t>
      </w:r>
      <w:r>
        <w:rPr>
          <w:vertAlign w:val="superscript"/>
        </w:rPr>
        <w:t>2</w:t>
      </w:r>
      <w:r>
        <w:t>, Astrid Odé</w:t>
      </w:r>
      <w:r>
        <w:rPr>
          <w:vertAlign w:val="superscript"/>
        </w:rPr>
        <w:t>2</w:t>
      </w:r>
      <w:r>
        <w:t>, Daniil J. Scheifes</w:t>
      </w:r>
      <w:r>
        <w:rPr>
          <w:vertAlign w:val="superscript"/>
        </w:rPr>
        <w:t>2</w:t>
      </w:r>
      <w:r>
        <w:t>, Huiying Xu</w:t>
      </w:r>
      <w:r>
        <w:rPr>
          <w:vertAlign w:val="superscript"/>
        </w:rPr>
        <w:t>3</w:t>
      </w:r>
      <w:r>
        <w:t>, Keith J. Bloomfield</w:t>
      </w:r>
      <w:r>
        <w:rPr>
          <w:vertAlign w:val="superscript"/>
        </w:rPr>
        <w:t>4</w:t>
      </w:r>
      <w:r>
        <w:t>, Hugo J. de Boer</w:t>
      </w:r>
      <w:r>
        <w:rPr>
          <w:vertAlign w:val="superscript"/>
        </w:rPr>
        <w:t>2</w:t>
      </w:r>
      <w:r>
        <w:t>, Ning Dong</w:t>
      </w:r>
      <w:r>
        <w:rPr>
          <w:vertAlign w:val="superscript"/>
        </w:rPr>
        <w:t>4,5</w:t>
      </w:r>
      <w:r>
        <w:t>, Benjamin D. Stocker</w:t>
      </w:r>
      <w:r>
        <w:rPr>
          <w:vertAlign w:val="superscript"/>
        </w:rPr>
        <w:t>6</w:t>
      </w:r>
      <w:r>
        <w:t>, Karin T. Rebel</w:t>
      </w:r>
      <w:r>
        <w:rPr>
          <w:vertAlign w:val="superscript"/>
        </w:rPr>
        <w:t>2</w:t>
      </w:r>
      <w:r>
        <w:t>, I. Colin Prentice</w:t>
      </w:r>
      <w:r>
        <w:rPr>
          <w:vertAlign w:val="superscript"/>
        </w:rPr>
        <w:t>4</w:t>
      </w:r>
      <w:r>
        <w:t>, Sandy P. Harrison</w:t>
      </w:r>
      <w:r>
        <w:rPr>
          <w:vertAlign w:val="superscript"/>
        </w:rPr>
        <w:t>7</w:t>
      </w:r>
      <w:r>
        <w:t>, Nicholas G. Smith</w:t>
      </w:r>
      <w:r>
        <w:rPr>
          <w:vertAlign w:val="superscript"/>
        </w:rPr>
        <w:t>1</w:t>
      </w:r>
    </w:p>
    <w:p w14:paraId="306D9AC1" w14:textId="77777777" w:rsidR="006C378E" w:rsidRPr="00044AF9" w:rsidRDefault="006C378E" w:rsidP="006C378E">
      <w:pPr>
        <w:spacing w:line="480" w:lineRule="auto"/>
      </w:pPr>
      <w:r w:rsidRPr="00044AF9">
        <w:rPr>
          <w:vertAlign w:val="superscript"/>
        </w:rPr>
        <w:t>1</w:t>
      </w:r>
      <w:r w:rsidRPr="00044AF9">
        <w:t>Department of Biological Sciences, Texas Tech University, Lubbock, TX</w:t>
      </w:r>
    </w:p>
    <w:p w14:paraId="77D6A524" w14:textId="77777777" w:rsidR="006C378E" w:rsidRDefault="006C378E" w:rsidP="006C378E">
      <w:pPr>
        <w:spacing w:line="480" w:lineRule="auto"/>
      </w:pPr>
      <w:r>
        <w:rPr>
          <w:vertAlign w:val="superscript"/>
        </w:rPr>
        <w:t>2</w:t>
      </w:r>
      <w:r>
        <w:t>Faculty of Geosciences, Copernicus Institute of Sustainable Development, Environmental Sciences, Utrecht University, NL</w:t>
      </w:r>
    </w:p>
    <w:p w14:paraId="008A5DC7" w14:textId="77777777" w:rsidR="006C378E" w:rsidRPr="009474B5" w:rsidRDefault="006C378E" w:rsidP="006C378E">
      <w:pPr>
        <w:spacing w:line="480" w:lineRule="auto"/>
      </w:pPr>
      <w:r>
        <w:rPr>
          <w:vertAlign w:val="superscript"/>
        </w:rPr>
        <w:t>3</w:t>
      </w:r>
      <w:r>
        <w:t>School of Biological Sciences, University of Utah, Salt Lake City, UT</w:t>
      </w:r>
    </w:p>
    <w:p w14:paraId="573C4CF8" w14:textId="77777777" w:rsidR="006C378E" w:rsidRPr="009474B5" w:rsidRDefault="006C378E" w:rsidP="006C378E">
      <w:pPr>
        <w:spacing w:line="480" w:lineRule="auto"/>
      </w:pPr>
      <w:r w:rsidRPr="009474B5">
        <w:rPr>
          <w:vertAlign w:val="superscript"/>
        </w:rPr>
        <w:t>4</w:t>
      </w:r>
      <w:r w:rsidRPr="009474B5">
        <w:t>Department</w:t>
      </w:r>
      <w:r w:rsidRPr="00044AF9">
        <w:t xml:space="preserve"> of</w:t>
      </w:r>
      <w:r>
        <w:t xml:space="preserve"> </w:t>
      </w:r>
      <w:r w:rsidRPr="00044AF9">
        <w:t>Life Sciences, Georgina Mace Centre for the Living Planet, Imperial College London</w:t>
      </w:r>
      <w:r>
        <w:t xml:space="preserve">, </w:t>
      </w:r>
      <w:proofErr w:type="spellStart"/>
      <w:r w:rsidRPr="00044AF9">
        <w:t>Silwood</w:t>
      </w:r>
      <w:proofErr w:type="spellEnd"/>
      <w:r w:rsidRPr="00044AF9">
        <w:t xml:space="preserve"> Park Campus,</w:t>
      </w:r>
      <w:r>
        <w:t xml:space="preserve"> Ascot, UK</w:t>
      </w:r>
    </w:p>
    <w:p w14:paraId="3F61B058" w14:textId="77777777" w:rsidR="006C378E" w:rsidRDefault="006C378E" w:rsidP="006C378E">
      <w:pPr>
        <w:spacing w:line="480" w:lineRule="auto"/>
      </w:pPr>
      <w:r w:rsidRPr="00891D09">
        <w:rPr>
          <w:highlight w:val="yellow"/>
          <w:vertAlign w:val="superscript"/>
        </w:rPr>
        <w:t>5</w:t>
      </w:r>
      <w:r w:rsidRPr="00891D09">
        <w:rPr>
          <w:highlight w:val="yellow"/>
        </w:rPr>
        <w:t>Ning, fill in association here?</w:t>
      </w:r>
    </w:p>
    <w:p w14:paraId="21B6F4A4" w14:textId="77777777" w:rsidR="006C378E" w:rsidRDefault="006C378E" w:rsidP="006C378E">
      <w:pPr>
        <w:spacing w:line="480" w:lineRule="auto"/>
      </w:pPr>
      <w:r>
        <w:rPr>
          <w:vertAlign w:val="superscript"/>
        </w:rPr>
        <w:t>6</w:t>
      </w:r>
      <w:r>
        <w:t>Instititute of Geography, University of Bern, Bern, Switzerland</w:t>
      </w:r>
    </w:p>
    <w:p w14:paraId="02D3F4CC" w14:textId="77777777" w:rsidR="006C378E" w:rsidRDefault="006C378E" w:rsidP="006C378E">
      <w:pPr>
        <w:spacing w:line="480" w:lineRule="auto"/>
      </w:pPr>
      <w:r>
        <w:rPr>
          <w:vertAlign w:val="superscript"/>
        </w:rPr>
        <w:t>7</w:t>
      </w:r>
      <w:r>
        <w:t>Department of Geography and Environmental Sciences, University of Reading, Reading, UK</w:t>
      </w:r>
    </w:p>
    <w:p w14:paraId="6E3C7995" w14:textId="77777777" w:rsidR="00E65796" w:rsidRDefault="00E65796" w:rsidP="00E65796">
      <w:pPr>
        <w:spacing w:before="240" w:line="480" w:lineRule="auto"/>
        <w:rPr>
          <w:bCs/>
        </w:rPr>
      </w:pPr>
      <w:r>
        <w:rPr>
          <w:b/>
          <w:vertAlign w:val="superscript"/>
        </w:rPr>
        <w:t>*</w:t>
      </w:r>
      <w:r>
        <w:rPr>
          <w:bCs/>
        </w:rPr>
        <w:t>Correspondence to:</w:t>
      </w:r>
    </w:p>
    <w:p w14:paraId="211145BD" w14:textId="77777777" w:rsidR="00E65796" w:rsidRDefault="00E65796" w:rsidP="00E65796">
      <w:pPr>
        <w:spacing w:line="480" w:lineRule="auto"/>
        <w:rPr>
          <w:bCs/>
        </w:rPr>
      </w:pPr>
      <w:r>
        <w:rPr>
          <w:bCs/>
        </w:rPr>
        <w:t>Evan A. Perkowski</w:t>
      </w:r>
    </w:p>
    <w:p w14:paraId="2EAD19D6" w14:textId="77777777" w:rsidR="00E65796" w:rsidRDefault="00E65796" w:rsidP="00E65796">
      <w:pPr>
        <w:spacing w:line="480" w:lineRule="auto"/>
        <w:rPr>
          <w:bCs/>
        </w:rPr>
      </w:pPr>
      <w:r>
        <w:rPr>
          <w:bCs/>
        </w:rPr>
        <w:t>2901 Main St.</w:t>
      </w:r>
    </w:p>
    <w:p w14:paraId="41C4E6BB" w14:textId="77777777" w:rsidR="00E65796" w:rsidRDefault="00E65796" w:rsidP="00E65796">
      <w:pPr>
        <w:spacing w:line="480" w:lineRule="auto"/>
        <w:rPr>
          <w:bCs/>
        </w:rPr>
      </w:pPr>
      <w:r>
        <w:rPr>
          <w:bCs/>
        </w:rPr>
        <w:t>Lubbock TX 79409</w:t>
      </w:r>
    </w:p>
    <w:p w14:paraId="496FA048" w14:textId="419574EF" w:rsidR="00E65796" w:rsidRPr="00E65796" w:rsidRDefault="00E65796" w:rsidP="00E65796">
      <w:pPr>
        <w:spacing w:line="480" w:lineRule="auto"/>
        <w:rPr>
          <w:bCs/>
        </w:rPr>
      </w:pPr>
      <w:hyperlink r:id="rId8" w:history="1">
        <w:r>
          <w:rPr>
            <w:rStyle w:val="Hyperlink"/>
            <w:bCs/>
          </w:rPr>
          <w:t>evan.a.perkowski@ttu.edu</w:t>
        </w:r>
      </w:hyperlink>
    </w:p>
    <w:p w14:paraId="5A64C5DE" w14:textId="77777777" w:rsidR="00E65796" w:rsidRPr="00311328" w:rsidRDefault="00E65796" w:rsidP="00E65796">
      <w:pPr>
        <w:spacing w:before="240" w:line="480" w:lineRule="auto"/>
      </w:pPr>
      <w:r w:rsidRPr="00311328">
        <w:rPr>
          <w:b/>
          <w:bCs/>
        </w:rPr>
        <w:t>Keywords</w:t>
      </w:r>
    </w:p>
    <w:p w14:paraId="6707BC13" w14:textId="1B5287BB" w:rsidR="00E65796" w:rsidRPr="00631590" w:rsidRDefault="00E65796" w:rsidP="00E65796">
      <w:pPr>
        <w:spacing w:line="480" w:lineRule="auto"/>
      </w:pPr>
      <w:r>
        <w:t>nutrient addition, plant functional ecology, photosynthetic capacity, meta-analysis, carbon cycle</w:t>
      </w:r>
      <w:r>
        <w:rPr>
          <w:b/>
          <w:bCs/>
        </w:rPr>
        <w:br w:type="page"/>
      </w:r>
    </w:p>
    <w:p w14:paraId="4A9B4512" w14:textId="16BAD6B1" w:rsidR="00DA2867" w:rsidRDefault="0088602C" w:rsidP="006D0DA9">
      <w:pPr>
        <w:spacing w:line="360" w:lineRule="auto"/>
        <w:rPr>
          <w:b/>
          <w:bCs/>
        </w:rPr>
      </w:pPr>
      <w:r>
        <w:rPr>
          <w:b/>
          <w:bCs/>
        </w:rPr>
        <w:lastRenderedPageBreak/>
        <w:t>Abstract</w:t>
      </w:r>
    </w:p>
    <w:p w14:paraId="0CCC0997" w14:textId="05D14DF6" w:rsidR="00333B82" w:rsidRDefault="0088602C" w:rsidP="00333B82">
      <w:pPr>
        <w:spacing w:line="360" w:lineRule="auto"/>
      </w:pPr>
      <w:r>
        <w:t>The availability of nutrients such as nitrogen</w:t>
      </w:r>
      <w:ins w:id="2" w:author="Smith, Nick" w:date="2025-10-22T11:42:00Z" w16du:dateUtc="2025-10-22T16:42:00Z">
        <w:r w:rsidR="00AE6598">
          <w:t xml:space="preserve"> </w:t>
        </w:r>
        <w:commentRangeStart w:id="3"/>
        <w:r w:rsidR="00AE6598">
          <w:t>(N)</w:t>
        </w:r>
      </w:ins>
      <w:r>
        <w:t xml:space="preserve"> and phosphorus</w:t>
      </w:r>
      <w:ins w:id="4" w:author="Smith, Nick" w:date="2025-10-22T11:42:00Z" w16du:dateUtc="2025-10-22T16:42:00Z">
        <w:r w:rsidR="00AE6598">
          <w:t xml:space="preserve"> (P)</w:t>
        </w:r>
      </w:ins>
      <w:r w:rsidR="006D0DA9">
        <w:t xml:space="preserve"> </w:t>
      </w:r>
      <w:commentRangeEnd w:id="3"/>
      <w:r w:rsidR="002E2114">
        <w:rPr>
          <w:rStyle w:val="CommentReference"/>
        </w:rPr>
        <w:commentReference w:id="3"/>
      </w:r>
      <w:r>
        <w:t>play</w:t>
      </w:r>
      <w:r w:rsidR="009E05F7">
        <w:t>s</w:t>
      </w:r>
      <w:r>
        <w:t xml:space="preserve"> a</w:t>
      </w:r>
      <w:r w:rsidR="00333B82">
        <w:t xml:space="preserve"> central </w:t>
      </w:r>
      <w:r>
        <w:t xml:space="preserve">role in shaping plant </w:t>
      </w:r>
      <w:proofErr w:type="spellStart"/>
      <w:r>
        <w:t>ecophysiological</w:t>
      </w:r>
      <w:proofErr w:type="spellEnd"/>
      <w:r>
        <w:t xml:space="preserve"> responses to global change. </w:t>
      </w:r>
      <w:r w:rsidR="00E97E5B">
        <w:t xml:space="preserve">While </w:t>
      </w:r>
      <w:r w:rsidR="00A002D4">
        <w:t>nitrogen</w:t>
      </w:r>
      <w:r w:rsidR="00E97E5B">
        <w:t xml:space="preserve"> availability has been </w:t>
      </w:r>
      <w:r w:rsidR="00E65796">
        <w:t>asserted</w:t>
      </w:r>
      <w:r w:rsidR="00E97E5B">
        <w:t xml:space="preserve"> as a key driver of plant responses to global change, the role of phosphorus – both individually and in combination with nitrogen – remains less understood</w:t>
      </w:r>
      <w:r w:rsidR="009E05F7">
        <w:t xml:space="preserve"> due to a lack of </w:t>
      </w:r>
      <w:r w:rsidR="00E01953">
        <w:t>data syntheses that precludes the development of a mechanistic framework. To address this knowledge gap, we compiled data</w:t>
      </w:r>
      <w:r w:rsidR="00E01953" w:rsidDel="00600496">
        <w:t xml:space="preserve"> </w:t>
      </w:r>
      <w:r w:rsidR="00E01953">
        <w:t>from</w:t>
      </w:r>
      <w:ins w:id="5" w:author="Smith, Nick" w:date="2025-10-22T11:35:00Z" w16du:dateUtc="2025-10-22T16:35:00Z">
        <w:r w:rsidR="00AE6598">
          <w:t xml:space="preserve"> </w:t>
        </w:r>
      </w:ins>
      <w:ins w:id="6" w:author="Smith, Nick" w:date="2025-10-22T11:36:00Z" w16du:dateUtc="2025-10-22T16:36:00Z">
        <w:r w:rsidR="00AE6598">
          <w:t>87</w:t>
        </w:r>
      </w:ins>
      <w:r w:rsidR="00E01953">
        <w:t xml:space="preserve"> full-factorial </w:t>
      </w:r>
      <w:r w:rsidR="00A002D4">
        <w:t>nitrogen</w:t>
      </w:r>
      <w:r w:rsidR="00E01953">
        <w:t xml:space="preserve"> and </w:t>
      </w:r>
      <w:r w:rsidR="00A002D4">
        <w:t>phosphorus</w:t>
      </w:r>
      <w:r w:rsidR="00E01953">
        <w:t xml:space="preserve"> addition experiments across the globe and conducted a meta-analysis.</w:t>
      </w:r>
      <w:r w:rsidR="00E01953" w:rsidRPr="00E01953">
        <w:t xml:space="preserve"> </w:t>
      </w:r>
      <w:r w:rsidR="00E01953">
        <w:t>We quantif</w:t>
      </w:r>
      <w:r w:rsidR="00A822C6">
        <w:t>ied</w:t>
      </w:r>
      <w:r w:rsidR="00E01953">
        <w:t xml:space="preserve"> the</w:t>
      </w:r>
      <w:r w:rsidR="00E65796">
        <w:t xml:space="preserve"> individual and interactive</w:t>
      </w:r>
      <w:r w:rsidR="00E01953">
        <w:t xml:space="preserve"> effects of </w:t>
      </w:r>
      <w:r w:rsidR="00A002D4">
        <w:t>nitrogen</w:t>
      </w:r>
      <w:r w:rsidR="00E65796">
        <w:t xml:space="preserve"> and</w:t>
      </w:r>
      <w:r w:rsidR="00E01953">
        <w:t xml:space="preserve"> </w:t>
      </w:r>
      <w:r w:rsidR="00A002D4">
        <w:t>phosphorus</w:t>
      </w:r>
      <w:r w:rsidR="00F22968">
        <w:t xml:space="preserve"> addition</w:t>
      </w:r>
      <w:r w:rsidR="00E01953">
        <w:t xml:space="preserve"> on leaf nutrient content,</w:t>
      </w:r>
      <w:r w:rsidR="00F22968">
        <w:t xml:space="preserve"> leaf photosynthetic traits,</w:t>
      </w:r>
      <w:r w:rsidR="00E01953">
        <w:t xml:space="preserve"> and biomass partitioning</w:t>
      </w:r>
      <w:r w:rsidR="00645CDA">
        <w:t xml:space="preserve"> and assess</w:t>
      </w:r>
      <w:r w:rsidR="00A822C6">
        <w:t>ed how climate and species acquisition strategy</w:t>
      </w:r>
      <w:r w:rsidR="00645CDA">
        <w:t xml:space="preserve"> mediat</w:t>
      </w:r>
      <w:r w:rsidR="00A822C6">
        <w:t>e</w:t>
      </w:r>
      <w:ins w:id="7" w:author="Smith, Nick" w:date="2025-10-22T11:36:00Z" w16du:dateUtc="2025-10-22T16:36:00Z">
        <w:r w:rsidR="00AE6598">
          <w:t>d</w:t>
        </w:r>
      </w:ins>
      <w:r w:rsidR="00A822C6">
        <w:t xml:space="preserve"> these</w:t>
      </w:r>
      <w:r w:rsidR="00645CDA">
        <w:t xml:space="preserve"> responses</w:t>
      </w:r>
      <w:r w:rsidR="00E01953">
        <w:t xml:space="preserve">. </w:t>
      </w:r>
      <w:r w:rsidR="008D13D3">
        <w:t>N</w:t>
      </w:r>
      <w:r w:rsidR="00F7416C">
        <w:t xml:space="preserve">utrient addition played </w:t>
      </w:r>
      <w:r w:rsidR="007F2959">
        <w:t>a minimal</w:t>
      </w:r>
      <w:r w:rsidR="00F7416C">
        <w:t xml:space="preserve"> role in shaping leaf-level photosynthetic</w:t>
      </w:r>
      <w:r w:rsidR="00697D22">
        <w:t xml:space="preserve"> traits</w:t>
      </w:r>
      <w:r w:rsidR="00A822C6">
        <w:t xml:space="preserve">, despite nitrogen and phosphorus addition </w:t>
      </w:r>
      <w:r w:rsidR="00697D22">
        <w:t xml:space="preserve">each </w:t>
      </w:r>
      <w:r w:rsidR="00A822C6">
        <w:t>increasing foliar nutrient concentrations</w:t>
      </w:r>
      <w:r w:rsidR="007F2959">
        <w:t>,</w:t>
      </w:r>
      <w:r w:rsidR="00A822C6">
        <w:t xml:space="preserve"> increasing aboveground biomass</w:t>
      </w:r>
      <w:r w:rsidR="00447824">
        <w:t xml:space="preserve">, and decreasing the </w:t>
      </w:r>
      <w:proofErr w:type="spellStart"/>
      <w:r w:rsidR="00447824">
        <w:t>root:shoot</w:t>
      </w:r>
      <w:proofErr w:type="spellEnd"/>
      <w:r w:rsidR="00447824">
        <w:t xml:space="preserve"> ratio</w:t>
      </w:r>
      <w:r w:rsidR="00A822C6">
        <w:t>. Most trait responses to combined nitrogen and phosphorus addition were driven by additive interactions except for</w:t>
      </w:r>
      <w:r w:rsidR="006F0A4C">
        <w:t xml:space="preserve"> </w:t>
      </w:r>
      <w:ins w:id="8" w:author="Smith, Nick" w:date="2025-10-22T11:37:00Z" w16du:dateUtc="2025-10-22T16:37:00Z">
        <w:r w:rsidR="00AE6598">
          <w:t xml:space="preserve">the </w:t>
        </w:r>
      </w:ins>
      <w:r w:rsidR="006F0A4C">
        <w:t>leaf N:P</w:t>
      </w:r>
      <w:ins w:id="9" w:author="Smith, Nick" w:date="2025-10-22T11:37:00Z" w16du:dateUtc="2025-10-22T16:37:00Z">
        <w:r w:rsidR="00AE6598">
          <w:t xml:space="preserve"> ratio</w:t>
        </w:r>
      </w:ins>
      <w:r w:rsidR="006F0A4C">
        <w:t xml:space="preserve"> and</w:t>
      </w:r>
      <w:r w:rsidR="00A822C6">
        <w:t xml:space="preserve"> aboveground biomass, which demonstrated stronger response</w:t>
      </w:r>
      <w:r w:rsidR="006F0A4C">
        <w:t>s</w:t>
      </w:r>
      <w:r w:rsidR="00A822C6">
        <w:t xml:space="preserve"> to combined nitrogen and phosphorus addition than the sum of the individual </w:t>
      </w:r>
      <w:r w:rsidR="00697D22">
        <w:t xml:space="preserve">nitrogen and phosphorus </w:t>
      </w:r>
      <w:r w:rsidR="00A822C6">
        <w:t xml:space="preserve">effects. Some </w:t>
      </w:r>
      <w:r w:rsidR="00697D22">
        <w:t xml:space="preserve">trait </w:t>
      </w:r>
      <w:r w:rsidR="00A822C6">
        <w:t xml:space="preserve">responses were mediated by climate, with </w:t>
      </w:r>
      <w:r w:rsidR="00697D22">
        <w:t>foliar</w:t>
      </w:r>
      <w:r w:rsidR="00A822C6">
        <w:t xml:space="preserve"> nitrogen responses to nitrogen addition and </w:t>
      </w:r>
      <w:r w:rsidR="00697D22">
        <w:t>foliar</w:t>
      </w:r>
      <w:r w:rsidR="00A822C6">
        <w:t xml:space="preserve"> phosphorus responses to phosphorus addition each </w:t>
      </w:r>
      <w:del w:id="10" w:author="Smith, Nick" w:date="2025-10-22T11:38:00Z" w16du:dateUtc="2025-10-22T16:38:00Z">
        <w:r w:rsidR="00A822C6" w:rsidDel="00AE6598">
          <w:delText>being strongest</w:delText>
        </w:r>
      </w:del>
      <w:ins w:id="11" w:author="Smith, Nick" w:date="2025-10-22T11:38:00Z" w16du:dateUtc="2025-10-22T16:38:00Z">
        <w:r w:rsidR="00AE6598">
          <w:t>increasing in strength with increasing region-specific</w:t>
        </w:r>
      </w:ins>
      <w:ins w:id="12" w:author="Smith, Nick" w:date="2025-10-22T11:39:00Z" w16du:dateUtc="2025-10-22T16:39:00Z">
        <w:r w:rsidR="00AE6598">
          <w:t xml:space="preserve">, </w:t>
        </w:r>
        <w:commentRangeStart w:id="13"/>
        <w:r w:rsidR="00AE6598">
          <w:t>theoretical</w:t>
        </w:r>
      </w:ins>
      <w:ins w:id="14" w:author="Smith, Nick" w:date="2025-10-22T11:38:00Z" w16du:dateUtc="2025-10-22T16:38:00Z">
        <w:r w:rsidR="00AE6598">
          <w:t xml:space="preserve"> </w:t>
        </w:r>
      </w:ins>
      <w:ins w:id="15" w:author="Smith, Nick" w:date="2025-10-22T11:40:00Z" w16du:dateUtc="2025-10-22T16:40:00Z">
        <w:r w:rsidR="00AE6598">
          <w:t xml:space="preserve">leaf </w:t>
        </w:r>
      </w:ins>
      <w:ins w:id="16" w:author="Smith, Nick" w:date="2025-10-22T11:39:00Z" w16du:dateUtc="2025-10-22T16:39:00Z">
        <w:r w:rsidR="00AE6598">
          <w:t>photosynthetic</w:t>
        </w:r>
      </w:ins>
      <w:r w:rsidR="00A822C6">
        <w:t xml:space="preserve"> </w:t>
      </w:r>
      <w:del w:id="17" w:author="Smith, Nick" w:date="2025-10-22T11:38:00Z" w16du:dateUtc="2025-10-22T16:38:00Z">
        <w:r w:rsidR="00A822C6" w:rsidDel="00AE6598">
          <w:delText>in</w:delText>
        </w:r>
        <w:r w:rsidR="007F2959" w:rsidDel="00AE6598">
          <w:delText xml:space="preserve"> regions with greater </w:delText>
        </w:r>
      </w:del>
      <w:r w:rsidR="007F2959">
        <w:t xml:space="preserve">demand </w:t>
      </w:r>
      <w:commentRangeEnd w:id="13"/>
      <w:r w:rsidR="00EA4787">
        <w:rPr>
          <w:rStyle w:val="CommentReference"/>
        </w:rPr>
        <w:commentReference w:id="13"/>
      </w:r>
      <w:r w:rsidR="007F2959">
        <w:t>for soil resources</w:t>
      </w:r>
      <w:r w:rsidR="00A822C6">
        <w:t xml:space="preserve">. </w:t>
      </w:r>
      <w:r w:rsidR="006F0A4C">
        <w:t xml:space="preserve">Regions with greater </w:t>
      </w:r>
      <w:ins w:id="18" w:author="Smith, Nick" w:date="2025-10-22T11:40:00Z" w16du:dateUtc="2025-10-22T16:40:00Z">
        <w:r w:rsidR="00AE6598">
          <w:t xml:space="preserve">soil resource </w:t>
        </w:r>
      </w:ins>
      <w:r w:rsidR="006F0A4C">
        <w:t xml:space="preserve">demand </w:t>
      </w:r>
      <w:del w:id="19" w:author="Smith, Nick" w:date="2025-10-22T11:40:00Z" w16du:dateUtc="2025-10-22T16:40:00Z">
        <w:r w:rsidR="006F0A4C" w:rsidDel="00AE6598">
          <w:delText>for soil resources</w:delText>
        </w:r>
      </w:del>
      <w:ins w:id="20" w:author="Smith, Nick" w:date="2025-10-22T11:40:00Z" w16du:dateUtc="2025-10-22T16:40:00Z">
        <w:r w:rsidR="00AE6598">
          <w:t>(i.e.</w:t>
        </w:r>
      </w:ins>
      <w:ins w:id="21" w:author="Smith, Nick" w:date="2025-10-22T11:41:00Z" w16du:dateUtc="2025-10-22T16:41:00Z">
        <w:r w:rsidR="00AE6598">
          <w:t>, colder</w:t>
        </w:r>
      </w:ins>
      <w:ins w:id="22" w:author="Smith, Nick" w:date="2025-10-22T14:24:00Z" w16du:dateUtc="2025-10-22T19:24:00Z">
        <w:r w:rsidR="00EA4787">
          <w:t>, brighter,</w:t>
        </w:r>
      </w:ins>
      <w:ins w:id="23" w:author="Smith, Nick" w:date="2025-10-22T11:41:00Z" w16du:dateUtc="2025-10-22T16:41:00Z">
        <w:r w:rsidR="00AE6598">
          <w:t xml:space="preserve"> more arid)</w:t>
        </w:r>
      </w:ins>
      <w:r w:rsidR="006F0A4C">
        <w:t xml:space="preserve"> also demonstrated stronger synergistic responses of leaf N:P and aboveground biomass to nitrogen and phosphorus addition. In general, C</w:t>
      </w:r>
      <w:r w:rsidR="006F0A4C">
        <w:rPr>
          <w:vertAlign w:val="subscript"/>
        </w:rPr>
        <w:t>4</w:t>
      </w:r>
      <w:r w:rsidR="006F0A4C">
        <w:t xml:space="preserve"> species, species that could not form associations with nitrogen-fixing bacteria, and species with scavenging acquisition strategies demonstrated stronger responses to </w:t>
      </w:r>
      <w:del w:id="24" w:author="Smith, Nick" w:date="2025-10-22T11:41:00Z" w16du:dateUtc="2025-10-22T16:41:00Z">
        <w:r w:rsidR="006F0A4C" w:rsidDel="00AE6598">
          <w:delText>nutrient amendments</w:delText>
        </w:r>
      </w:del>
      <w:ins w:id="25" w:author="Smith, Nick" w:date="2025-10-22T11:41:00Z" w16du:dateUtc="2025-10-22T16:41:00Z">
        <w:r w:rsidR="00AE6598">
          <w:t>nitrogen and phosphorus additions</w:t>
        </w:r>
      </w:ins>
      <w:r w:rsidR="006F0A4C">
        <w:t xml:space="preserve">.  </w:t>
      </w:r>
      <w:r w:rsidR="00333B82">
        <w:t xml:space="preserve">These findings clarify the role of phosphorus in shaping plant </w:t>
      </w:r>
      <w:proofErr w:type="spellStart"/>
      <w:r w:rsidR="00333B82">
        <w:t>ecophysiological</w:t>
      </w:r>
      <w:proofErr w:type="spellEnd"/>
      <w:r w:rsidR="00333B82">
        <w:t xml:space="preserve"> trait variation, highlight possible mechanisms governing trait responses across climatic gradients and acquisition strategies, </w:t>
      </w:r>
      <w:r w:rsidR="006F0A4C">
        <w:t xml:space="preserve">demonstrate key traits that demonstrate synergistic responses to nitrogen and phosphorus, </w:t>
      </w:r>
      <w:r w:rsidR="00333B82">
        <w:t>and provide a foundation for improving the representation of</w:t>
      </w:r>
      <w:ins w:id="26" w:author="Smith, Nick" w:date="2025-10-22T11:42:00Z" w16du:dateUtc="2025-10-22T16:42:00Z">
        <w:r w:rsidR="00AE6598">
          <w:t xml:space="preserve"> </w:t>
        </w:r>
        <w:commentRangeStart w:id="27"/>
        <w:r w:rsidR="00AE6598">
          <w:t>carbon-nitrogen-phosphorus</w:t>
        </w:r>
      </w:ins>
      <w:r w:rsidR="00333B82">
        <w:t xml:space="preserve"> </w:t>
      </w:r>
      <w:commentRangeEnd w:id="27"/>
      <w:r w:rsidR="002E2114">
        <w:rPr>
          <w:rStyle w:val="CommentReference"/>
        </w:rPr>
        <w:commentReference w:id="27"/>
      </w:r>
      <w:del w:id="28" w:author="Smith, Nick" w:date="2025-10-22T11:42:00Z" w16du:dateUtc="2025-10-22T16:42:00Z">
        <w:r w:rsidR="00333B82" w:rsidDel="00AE6598">
          <w:delText xml:space="preserve">C-N-P </w:delText>
        </w:r>
      </w:del>
      <w:r w:rsidR="00333B82">
        <w:t>interactions in terrestrial biosphere models.</w:t>
      </w:r>
    </w:p>
    <w:p w14:paraId="20953304" w14:textId="77777777" w:rsidR="008D13D3" w:rsidRDefault="008D13D3" w:rsidP="006D0DA9">
      <w:pPr>
        <w:spacing w:line="360" w:lineRule="auto"/>
        <w:rPr>
          <w:b/>
          <w:bCs/>
        </w:rPr>
      </w:pPr>
    </w:p>
    <w:p w14:paraId="7979116F" w14:textId="77777777" w:rsidR="00AE6598" w:rsidRDefault="00AE6598">
      <w:pPr>
        <w:rPr>
          <w:ins w:id="29" w:author="Smith, Nick" w:date="2025-10-22T11:42:00Z" w16du:dateUtc="2025-10-22T16:42:00Z"/>
          <w:b/>
          <w:bCs/>
        </w:rPr>
      </w:pPr>
      <w:ins w:id="30" w:author="Smith, Nick" w:date="2025-10-22T11:42:00Z" w16du:dateUtc="2025-10-22T16:42:00Z">
        <w:r>
          <w:rPr>
            <w:b/>
            <w:bCs/>
          </w:rPr>
          <w:br w:type="page"/>
        </w:r>
      </w:ins>
    </w:p>
    <w:p w14:paraId="0D4EA1B6" w14:textId="0E0F3BE2" w:rsidR="001254A0" w:rsidRDefault="001254A0" w:rsidP="006D0DA9">
      <w:pPr>
        <w:spacing w:line="360" w:lineRule="auto"/>
        <w:rPr>
          <w:b/>
          <w:bCs/>
        </w:rPr>
      </w:pPr>
      <w:r>
        <w:rPr>
          <w:b/>
          <w:bCs/>
        </w:rPr>
        <w:lastRenderedPageBreak/>
        <w:t>Introduction</w:t>
      </w:r>
    </w:p>
    <w:p w14:paraId="60650B7F" w14:textId="4CA0C556" w:rsidR="006C378E" w:rsidRDefault="006C378E" w:rsidP="006C378E">
      <w:pPr>
        <w:spacing w:line="360" w:lineRule="auto"/>
        <w:rPr>
          <w:color w:val="000000"/>
        </w:rPr>
      </w:pPr>
      <w:r>
        <w:t xml:space="preserve">Terrestrial ecosystems are regulated by complex </w:t>
      </w:r>
      <w:commentRangeStart w:id="31"/>
      <w:r>
        <w:t>carbon</w:t>
      </w:r>
      <w:ins w:id="32" w:author="Smith, Nick" w:date="2025-10-22T11:43:00Z" w16du:dateUtc="2025-10-22T16:43:00Z">
        <w:r w:rsidR="00AE6598">
          <w:t xml:space="preserve"> (C)</w:t>
        </w:r>
      </w:ins>
      <w:r>
        <w:t>, nitrogen</w:t>
      </w:r>
      <w:ins w:id="33" w:author="Smith, Nick" w:date="2025-10-22T11:43:00Z" w16du:dateUtc="2025-10-22T16:43:00Z">
        <w:r w:rsidR="00AE6598">
          <w:t xml:space="preserve"> (N)</w:t>
        </w:r>
      </w:ins>
      <w:r>
        <w:t>, and phosphorus</w:t>
      </w:r>
      <w:ins w:id="34" w:author="Smith, Nick" w:date="2025-10-22T11:43:00Z" w16du:dateUtc="2025-10-22T16:43:00Z">
        <w:r w:rsidR="00AE6598">
          <w:t xml:space="preserve"> (P)</w:t>
        </w:r>
      </w:ins>
      <w:r>
        <w:t xml:space="preserve"> </w:t>
      </w:r>
      <w:commentRangeEnd w:id="31"/>
      <w:r w:rsidR="002E2114">
        <w:rPr>
          <w:rStyle w:val="CommentReference"/>
        </w:rPr>
        <w:commentReference w:id="31"/>
      </w:r>
      <w:r>
        <w:t xml:space="preserve">cycles. Recent terrestrial biosphere model development has focused on incorporating fully coupled nitrogen and phosphorus cycles, following from evidence that nutrient availability constrains primary productivity under present and future climates </w:t>
      </w:r>
      <w:sdt>
        <w:sdtPr>
          <w:rPr>
            <w:color w:val="000000"/>
          </w:rPr>
          <w:tag w:val="MENDELEY_CITATION_v3_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"/>
          <w:id w:val="-775324072"/>
          <w:placeholder>
            <w:docPart w:val="9EA49573C5F7604993E79E4D56145249"/>
          </w:placeholder>
        </w:sdtPr>
        <w:sdtContent>
          <w:r w:rsidR="00150EA7" w:rsidRPr="00150EA7">
            <w:rPr>
              <w:rFonts w:eastAsia="Times New Roman"/>
              <w:color w:val="000000"/>
            </w:rPr>
            <w:t xml:space="preserve">(Hungate </w:t>
          </w:r>
          <w:r w:rsidR="00150EA7" w:rsidRPr="00150EA7">
            <w:rPr>
              <w:rFonts w:eastAsia="Times New Roman"/>
              <w:i/>
              <w:iCs/>
              <w:color w:val="000000"/>
            </w:rPr>
            <w:t>et al.</w:t>
          </w:r>
          <w:r w:rsidR="00150EA7" w:rsidRPr="00150EA7">
            <w:rPr>
              <w:rFonts w:eastAsia="Times New Roman"/>
              <w:color w:val="000000"/>
            </w:rPr>
            <w:t xml:space="preserve">, 2003; </w:t>
          </w:r>
          <w:proofErr w:type="spellStart"/>
          <w:r w:rsidR="00150EA7" w:rsidRPr="00150EA7">
            <w:rPr>
              <w:rFonts w:eastAsia="Times New Roman"/>
              <w:color w:val="000000"/>
            </w:rPr>
            <w:t>LeBauer</w:t>
          </w:r>
          <w:proofErr w:type="spellEnd"/>
          <w:r w:rsidR="00150EA7" w:rsidRPr="00150EA7">
            <w:rPr>
              <w:rFonts w:eastAsia="Times New Roman"/>
              <w:color w:val="000000"/>
            </w:rPr>
            <w:t xml:space="preserve"> &amp; Treseder, 2008; Wieder </w:t>
          </w:r>
          <w:r w:rsidR="00150EA7" w:rsidRPr="00150EA7">
            <w:rPr>
              <w:rFonts w:eastAsia="Times New Roman"/>
              <w:i/>
              <w:iCs/>
              <w:color w:val="000000"/>
            </w:rPr>
            <w:t>et al.</w:t>
          </w:r>
          <w:r w:rsidR="00150EA7" w:rsidRPr="00150EA7">
            <w:rPr>
              <w:rFonts w:eastAsia="Times New Roman"/>
              <w:color w:val="000000"/>
            </w:rPr>
            <w:t xml:space="preserve">, 2015; Fay </w:t>
          </w:r>
          <w:r w:rsidR="00150EA7" w:rsidRPr="00150EA7">
            <w:rPr>
              <w:rFonts w:eastAsia="Times New Roman"/>
              <w:i/>
              <w:iCs/>
              <w:color w:val="000000"/>
            </w:rPr>
            <w:t>et al.</w:t>
          </w:r>
          <w:r w:rsidR="00150EA7" w:rsidRPr="00150EA7">
            <w:rPr>
              <w:rFonts w:eastAsia="Times New Roman"/>
              <w:color w:val="000000"/>
            </w:rPr>
            <w:t>, 2015)</w:t>
          </w:r>
        </w:sdtContent>
      </w:sdt>
      <w:r>
        <w:rPr>
          <w:color w:val="000000"/>
        </w:rPr>
        <w:t xml:space="preserve">. Models with fully coupled nutrient cycles generally reduce the magnitude of the land carbon sink </w:t>
      </w:r>
      <w:sdt>
        <w:sdtPr>
          <w:rPr>
            <w:color w:val="000000"/>
          </w:rPr>
          <w:tag w:val="MENDELEY_CITATION_v3_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IEFkdiBNb2RlbCBFYXJ0aCBTeXN0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"/>
          <w:id w:val="673923544"/>
          <w:placeholder>
            <w:docPart w:val="9EA49573C5F7604993E79E4D56145249"/>
          </w:placeholder>
        </w:sdtPr>
        <w:sdtContent>
          <w:r w:rsidR="00150EA7" w:rsidRPr="00150EA7">
            <w:rPr>
              <w:rFonts w:eastAsia="Times New Roman"/>
              <w:color w:val="000000"/>
            </w:rPr>
            <w:t xml:space="preserve">(Goll </w:t>
          </w:r>
          <w:r w:rsidR="00150EA7" w:rsidRPr="00150EA7">
            <w:rPr>
              <w:rFonts w:eastAsia="Times New Roman"/>
              <w:i/>
              <w:iCs/>
              <w:color w:val="000000"/>
            </w:rPr>
            <w:t>et al.</w:t>
          </w:r>
          <w:r w:rsidR="00150EA7" w:rsidRPr="00150EA7">
            <w:rPr>
              <w:rFonts w:eastAsia="Times New Roman"/>
              <w:color w:val="000000"/>
            </w:rPr>
            <w:t xml:space="preserve">, 2012; Wieder </w:t>
          </w:r>
          <w:r w:rsidR="00150EA7" w:rsidRPr="00150EA7">
            <w:rPr>
              <w:rFonts w:eastAsia="Times New Roman"/>
              <w:i/>
              <w:iCs/>
              <w:color w:val="000000"/>
            </w:rPr>
            <w:t>et al.</w:t>
          </w:r>
          <w:r w:rsidR="00150EA7" w:rsidRPr="00150EA7">
            <w:rPr>
              <w:rFonts w:eastAsia="Times New Roman"/>
              <w:color w:val="000000"/>
            </w:rPr>
            <w:t xml:space="preserve">, 2015; </w:t>
          </w:r>
          <w:proofErr w:type="spellStart"/>
          <w:r w:rsidR="00150EA7" w:rsidRPr="00150EA7">
            <w:rPr>
              <w:rFonts w:eastAsia="Times New Roman"/>
              <w:color w:val="000000"/>
            </w:rPr>
            <w:t>Braghiere</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2022)</w:t>
          </w:r>
        </w:sdtContent>
      </w:sdt>
      <w:r>
        <w:rPr>
          <w:color w:val="000000"/>
        </w:rPr>
        <w:t xml:space="preserve">, and ensemble analyses often show stronger agreement with observations compared to carbon-only models </w:t>
      </w:r>
      <w:sdt>
        <w:sdtPr>
          <w:rPr>
            <w:color w:val="000000"/>
          </w:rPr>
          <w:tag w:val="MENDELEY_CITATION_v3_eyJjaXRhdGlvbklEIjoiTUVOREVMRVlfQ0lUQVRJT05fMmYzMmNhMjMtMjVlYS00ZDllLWE0ZTktNjc2OTViM2ZjNzE4IiwicHJvcGVydGllcyI6eyJub3RlSW5kZXgiOjB9LCJpc0VkaXRlZCI6ZmFsc2UsIm1hbnVhbE92ZXJyaWRlIjp7ImlzTWFudWFsbHlPdmVycmlkZGVuIjpmYWxzZSwiY2l0ZXByb2NUZXh0IjoiKEtvdS1HaWVzYnJlY2h0IDxpPmV0IGFsLjwvaT4sIDIwMjM7IFN0b2NrZXIgPGk+ZXQgYWwuPC9pPiwgMjAyNSkiLCJtYW51YWxPdmVycmlkZVRleHQiOiIifSwiY2l0YXRpb25JdGVtcyI6W3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"/>
          <w:id w:val="-439061544"/>
          <w:placeholder>
            <w:docPart w:val="9EA49573C5F7604993E79E4D56145249"/>
          </w:placeholder>
        </w:sdtPr>
        <w:sdtContent>
          <w:r w:rsidR="00150EA7" w:rsidRPr="00150EA7">
            <w:rPr>
              <w:rFonts w:eastAsia="Times New Roman"/>
              <w:color w:val="000000"/>
            </w:rPr>
            <w:t xml:space="preserve">(Kou-Giesbrecht </w:t>
          </w:r>
          <w:r w:rsidR="00150EA7" w:rsidRPr="00150EA7">
            <w:rPr>
              <w:rFonts w:eastAsia="Times New Roman"/>
              <w:i/>
              <w:iCs/>
              <w:color w:val="000000"/>
            </w:rPr>
            <w:t>et al.</w:t>
          </w:r>
          <w:r w:rsidR="00150EA7" w:rsidRPr="00150EA7">
            <w:rPr>
              <w:rFonts w:eastAsia="Times New Roman"/>
              <w:color w:val="000000"/>
            </w:rPr>
            <w:t xml:space="preserve">, 2023; Stocker </w:t>
          </w:r>
          <w:r w:rsidR="00150EA7" w:rsidRPr="00150EA7">
            <w:rPr>
              <w:rFonts w:eastAsia="Times New Roman"/>
              <w:i/>
              <w:iCs/>
              <w:color w:val="000000"/>
            </w:rPr>
            <w:t>et al.</w:t>
          </w:r>
          <w:r w:rsidR="00150EA7" w:rsidRPr="00150EA7">
            <w:rPr>
              <w:rFonts w:eastAsia="Times New Roman"/>
              <w:color w:val="000000"/>
            </w:rPr>
            <w:t>, 2025)</w:t>
          </w:r>
        </w:sdtContent>
      </w:sdt>
      <w:r>
        <w:rPr>
          <w:color w:val="000000"/>
        </w:rPr>
        <w:t xml:space="preserve">. However, land carbon sink trends still diverge across models, with some studies </w:t>
      </w:r>
      <w:r>
        <w:t>showing a stronger divergence among nutrient-coupled models than carbon-only models</w:t>
      </w:r>
      <w:r>
        <w:rPr>
          <w:color w:val="000000"/>
        </w:rPr>
        <w:t xml:space="preserve"> </w:t>
      </w:r>
      <w:sdt>
        <w:sdtPr>
          <w:rPr>
            <w:color w:val="000000"/>
          </w:rPr>
          <w:tag w:val="MENDELEY_CITATION_v3_eyJjaXRhdGlvbklEIjoiTUVOREVMRVlfQ0lUQVRJT05fZTc5ZDU2ZWMtZjE5NS00OTdmLWI5ODUtYTg2MzQ4ZjgxMTJhIiwicHJvcGVydGllcyI6eyJub3RlSW5kZXgiOjB9LCJpc0VkaXRlZCI6ZmFsc2UsIm1hbnVhbE92ZXJyaWRlIjp7ImlzTWFudWFsbHlPdmVycmlkZGVuIjpmYWxzZSwiY2l0ZXByb2NUZXh0IjoiKERhdmllcy1CYXJuYXJkIDxpPmV0IGFsLjwvaT4sIDIwMjA7IEtvdS1HaWVzYnJlY2h0IDxpPmV0IGFsLjwvaT4sIDIwMjM7IFN0b2NrZXIgPGk+ZXQgYWwuPC9pPiwgMjAyNSkiLCJtYW51YWxPdmVycmlkZVRleHQiOiIifSwiY2l0YXRpb25JdGVtcyI6W3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"/>
          <w:id w:val="943572948"/>
          <w:placeholder>
            <w:docPart w:val="9EA49573C5F7604993E79E4D56145249"/>
          </w:placeholder>
        </w:sdtPr>
        <w:sdtContent>
          <w:r w:rsidR="00150EA7" w:rsidRPr="00150EA7">
            <w:rPr>
              <w:rFonts w:eastAsia="Times New Roman"/>
              <w:color w:val="000000"/>
            </w:rPr>
            <w:t xml:space="preserve">(Davies-Barnard </w:t>
          </w:r>
          <w:r w:rsidR="00150EA7" w:rsidRPr="00150EA7">
            <w:rPr>
              <w:rFonts w:eastAsia="Times New Roman"/>
              <w:i/>
              <w:iCs/>
              <w:color w:val="000000"/>
            </w:rPr>
            <w:t>et al.</w:t>
          </w:r>
          <w:r w:rsidR="00150EA7" w:rsidRPr="00150EA7">
            <w:rPr>
              <w:rFonts w:eastAsia="Times New Roman"/>
              <w:color w:val="000000"/>
            </w:rPr>
            <w:t xml:space="preserve">, 2020; Kou-Giesbrecht </w:t>
          </w:r>
          <w:r w:rsidR="00150EA7" w:rsidRPr="00150EA7">
            <w:rPr>
              <w:rFonts w:eastAsia="Times New Roman"/>
              <w:i/>
              <w:iCs/>
              <w:color w:val="000000"/>
            </w:rPr>
            <w:t>et al.</w:t>
          </w:r>
          <w:r w:rsidR="00150EA7" w:rsidRPr="00150EA7">
            <w:rPr>
              <w:rFonts w:eastAsia="Times New Roman"/>
              <w:color w:val="000000"/>
            </w:rPr>
            <w:t xml:space="preserve">, 2023; Stocker </w:t>
          </w:r>
          <w:r w:rsidR="00150EA7" w:rsidRPr="00150EA7">
            <w:rPr>
              <w:rFonts w:eastAsia="Times New Roman"/>
              <w:i/>
              <w:iCs/>
              <w:color w:val="000000"/>
            </w:rPr>
            <w:t>et al.</w:t>
          </w:r>
          <w:r w:rsidR="00150EA7" w:rsidRPr="00150EA7">
            <w:rPr>
              <w:rFonts w:eastAsia="Times New Roman"/>
              <w:color w:val="000000"/>
            </w:rPr>
            <w:t>, 2025)</w:t>
          </w:r>
        </w:sdtContent>
      </w:sdt>
      <w:r>
        <w:rPr>
          <w:color w:val="000000"/>
        </w:rPr>
        <w:t>. This model disparity is likely due to an incomplete understanding of how nutrient availability influences plant traits that drive ecosystem carbon and nutrient fluxes, highlighting the need for global data syntheses to resolve broad-scale patterns of nutrient effects on plant traits</w:t>
      </w:r>
      <w:r w:rsidR="00891D09">
        <w:rPr>
          <w:color w:val="000000"/>
        </w:rPr>
        <w:t xml:space="preserve"> commonly used to predict the land carbon sink</w:t>
      </w:r>
      <w:r>
        <w:rPr>
          <w:color w:val="000000"/>
        </w:rPr>
        <w:t>.</w:t>
      </w:r>
    </w:p>
    <w:p w14:paraId="1F76EEEA" w14:textId="2020EBD8" w:rsidR="006C378E" w:rsidRPr="005A0488" w:rsidRDefault="006C378E" w:rsidP="006C378E">
      <w:pPr>
        <w:spacing w:line="360" w:lineRule="auto"/>
        <w:ind w:firstLine="720"/>
      </w:pPr>
      <w:r>
        <w:t xml:space="preserve">Nitrogen availability has long been recognized as an important driver of plant </w:t>
      </w:r>
      <w:proofErr w:type="spellStart"/>
      <w:r>
        <w:t>ecophysiological</w:t>
      </w:r>
      <w:proofErr w:type="spellEnd"/>
      <w:r>
        <w:t xml:space="preserve"> trait variation. Soil nitrogen availability is often positively correlated with leaf nitrogen content, while leaf nitrogen content is often positively correlated with photosynthetic capacity </w:t>
      </w:r>
      <w:sdt>
        <w:sdtPr>
          <w:rPr>
            <w:color w:val="000000"/>
          </w:rPr>
          <w:tag w:val="MENDELEY_CITATION_v3_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IEV2b2wiLCJhY2Nlc3NlZCI6eyJkYXRlLXBhcnRzIjpbWzIwMjUsOSwxNF1dfSwiRE9JIjoiMTAuMTAwMi9lY2UzLjExNzMiLCJJU1NOIjoiMjA0NTc3NTgiLCJpc3N1ZWQiOnsiZGF0ZS1wYXJ0cyI6W1syMDE0LDhdXX0sInBhZ2UiOiIzMjE4LTMyMzUiLCJpc3N1ZSI6IjE2Iiwidm9sdW1lIjoiNCJ9LCJpc1RlbXBvcmFyeSI6ZmFsc2V9XX0="/>
          <w:id w:val="102301564"/>
          <w:placeholder>
            <w:docPart w:val="9EA49573C5F7604993E79E4D56145249"/>
          </w:placeholder>
        </w:sdtPr>
        <w:sdtContent>
          <w:r w:rsidR="00150EA7" w:rsidRPr="00150EA7">
            <w:rPr>
              <w:rFonts w:eastAsia="Times New Roman"/>
              <w:color w:val="000000"/>
            </w:rPr>
            <w:t xml:space="preserve">(Field &amp; Mooney, 1986; Evans, 1989; Walker </w:t>
          </w:r>
          <w:r w:rsidR="00150EA7" w:rsidRPr="00150EA7">
            <w:rPr>
              <w:rFonts w:eastAsia="Times New Roman"/>
              <w:i/>
              <w:iCs/>
              <w:color w:val="000000"/>
            </w:rPr>
            <w:t>et al.</w:t>
          </w:r>
          <w:r w:rsidR="00150EA7" w:rsidRPr="00150EA7">
            <w:rPr>
              <w:rFonts w:eastAsia="Times New Roman"/>
              <w:color w:val="000000"/>
            </w:rPr>
            <w:t xml:space="preserve">, 2014; </w:t>
          </w:r>
          <w:proofErr w:type="spellStart"/>
          <w:r w:rsidR="00150EA7" w:rsidRPr="00150EA7">
            <w:rPr>
              <w:rFonts w:eastAsia="Times New Roman"/>
              <w:color w:val="000000"/>
            </w:rPr>
            <w:t>Firn</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xml:space="preserve">, 2019; Liang </w:t>
          </w:r>
          <w:r w:rsidR="00150EA7" w:rsidRPr="00150EA7">
            <w:rPr>
              <w:rFonts w:eastAsia="Times New Roman"/>
              <w:i/>
              <w:iCs/>
              <w:color w:val="000000"/>
            </w:rPr>
            <w:t>et al.</w:t>
          </w:r>
          <w:r w:rsidR="00150EA7" w:rsidRPr="00150EA7">
            <w:rPr>
              <w:rFonts w:eastAsia="Times New Roman"/>
              <w:color w:val="000000"/>
            </w:rPr>
            <w:t>, 2020)</w:t>
          </w:r>
        </w:sdtContent>
      </w:sdt>
      <w:r>
        <w:t>. At the whole-plant level, increased nitrogen availability is commonly associated with greater biomass production, typically through stronger increases in aboveground than belowground biomass</w:t>
      </w:r>
      <w:r w:rsidR="00F6000B">
        <w:t xml:space="preserve"> </w:t>
      </w:r>
      <w:sdt>
        <w:sdtPr>
          <w:rPr>
            <w:color w:val="000000"/>
          </w:rPr>
          <w:tag w:val="MENDELEY_CITATION_v3_eyJjaXRhdGlvbklEIjoiTUVOREVMRVlfQ0lUQVRJT05fN2EzOWQzYTQtOWQ2YS00MTMwLThiZmEtNDI0YjY3MjVmMjVjIiwicHJvcGVydGllcyI6eyJub3RlSW5kZXgiOjB9LCJpc0VkaXRlZCI6ZmFsc2UsIm1hbnVhbE92ZXJyaWRlIjp7ImlzTWFudWFsbHlPdmVycmlkZGVuIjpmYWxzZSwiY2l0ZXByb2NUZXh0IjoiKExpYW5nIDxpPmV0IGFsLjwvaT4sIDIwMjA7IFN0b2NrZXIgPGk+ZXQgYWwuPC9pPiwgMjAyNSkiLCJtYW51YWxPdmVycmlkZVRleHQiOiIifSwiY2l0YXRpb25JdGVtcyI6W3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XX0="/>
          <w:id w:val="-259759300"/>
          <w:placeholder>
            <w:docPart w:val="A8DD48609110E046B54B50747CD0E263"/>
          </w:placeholder>
        </w:sdtPr>
        <w:sdtContent>
          <w:r w:rsidR="00150EA7" w:rsidRPr="00150EA7">
            <w:rPr>
              <w:rFonts w:eastAsia="Times New Roman"/>
              <w:color w:val="000000"/>
            </w:rPr>
            <w:t xml:space="preserve">(Liang </w:t>
          </w:r>
          <w:r w:rsidR="00150EA7" w:rsidRPr="00150EA7">
            <w:rPr>
              <w:rFonts w:eastAsia="Times New Roman"/>
              <w:i/>
              <w:iCs/>
              <w:color w:val="000000"/>
            </w:rPr>
            <w:t>et al.</w:t>
          </w:r>
          <w:r w:rsidR="00150EA7" w:rsidRPr="00150EA7">
            <w:rPr>
              <w:rFonts w:eastAsia="Times New Roman"/>
              <w:color w:val="000000"/>
            </w:rPr>
            <w:t xml:space="preserve">, 2020; Stocker </w:t>
          </w:r>
          <w:r w:rsidR="00150EA7" w:rsidRPr="00150EA7">
            <w:rPr>
              <w:rFonts w:eastAsia="Times New Roman"/>
              <w:i/>
              <w:iCs/>
              <w:color w:val="000000"/>
            </w:rPr>
            <w:t>et al.</w:t>
          </w:r>
          <w:r w:rsidR="00150EA7" w:rsidRPr="00150EA7">
            <w:rPr>
              <w:rFonts w:eastAsia="Times New Roman"/>
              <w:color w:val="000000"/>
            </w:rPr>
            <w:t>, 2025)</w:t>
          </w:r>
        </w:sdtContent>
      </w:sdt>
      <w:r>
        <w:t xml:space="preserve">. Leaf nitrogen-photosynthesis relationships arise because a large fraction of leaf nitrogen is allocated toward the maintenance and construction of photosynthetic enzymes </w:t>
      </w:r>
      <w:sdt>
        <w:sdtPr>
          <w:rPr>
            <w:color w:val="000000"/>
          </w:rPr>
          <w:tag w:val="MENDELEY_CITATION_v3_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gRXhwIEJvdC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XX0="/>
          <w:id w:val="502247720"/>
          <w:placeholder>
            <w:docPart w:val="9EA49573C5F7604993E79E4D56145249"/>
          </w:placeholder>
        </w:sdtPr>
        <w:sdtContent>
          <w:r w:rsidR="00150EA7" w:rsidRPr="00150EA7">
            <w:rPr>
              <w:rFonts w:eastAsia="Times New Roman"/>
              <w:color w:val="000000"/>
            </w:rPr>
            <w:t xml:space="preserve">(Evans &amp; Seemann, 1989; Waring </w:t>
          </w:r>
          <w:r w:rsidR="00150EA7" w:rsidRPr="00150EA7">
            <w:rPr>
              <w:rFonts w:eastAsia="Times New Roman"/>
              <w:i/>
              <w:iCs/>
              <w:color w:val="000000"/>
            </w:rPr>
            <w:t>et al.</w:t>
          </w:r>
          <w:r w:rsidR="00150EA7" w:rsidRPr="00150EA7">
            <w:rPr>
              <w:rFonts w:eastAsia="Times New Roman"/>
              <w:color w:val="000000"/>
            </w:rPr>
            <w:t>, 2023)</w:t>
          </w:r>
        </w:sdtContent>
      </w:sdt>
      <w:r>
        <w:t xml:space="preserve">, and is </w:t>
      </w:r>
      <w:r w:rsidR="00891D09">
        <w:t>a primary reason</w:t>
      </w:r>
      <w:r>
        <w:t xml:space="preserve"> why leaf nitrogen </w:t>
      </w:r>
      <w:r>
        <w:rPr>
          <w:color w:val="000000"/>
        </w:rPr>
        <w:t xml:space="preserve">is used as a </w:t>
      </w:r>
      <w:r>
        <w:t>predictor of photosynthesis in</w:t>
      </w:r>
      <w:r w:rsidR="00F6000B">
        <w:t xml:space="preserve"> many</w:t>
      </w:r>
      <w:r>
        <w:t xml:space="preserve"> terrestrial biosphere models </w:t>
      </w:r>
      <w:sdt>
        <w:sdtPr>
          <w:rPr>
            <w:color w:val="000000"/>
          </w:rPr>
          <w:tag w:val="MENDELEY_CITATION_v3_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"/>
          <w:id w:val="-1128086894"/>
          <w:placeholder>
            <w:docPart w:val="9EA49573C5F7604993E79E4D56145249"/>
          </w:placeholder>
        </w:sdtPr>
        <w:sdtContent>
          <w:r w:rsidR="00150EA7" w:rsidRPr="00150EA7">
            <w:rPr>
              <w:rFonts w:eastAsia="Times New Roman"/>
              <w:color w:val="000000"/>
            </w:rPr>
            <w:t xml:space="preserve">(Rogers </w:t>
          </w:r>
          <w:r w:rsidR="00150EA7" w:rsidRPr="00150EA7">
            <w:rPr>
              <w:rFonts w:eastAsia="Times New Roman"/>
              <w:i/>
              <w:iCs/>
              <w:color w:val="000000"/>
            </w:rPr>
            <w:t>et al.</w:t>
          </w:r>
          <w:r w:rsidR="00150EA7" w:rsidRPr="00150EA7">
            <w:rPr>
              <w:rFonts w:eastAsia="Times New Roman"/>
              <w:color w:val="000000"/>
            </w:rPr>
            <w:t>, 2017)</w:t>
          </w:r>
        </w:sdtContent>
      </w:sdt>
      <w:r>
        <w:t xml:space="preserve">. However, correlations between soil nitrogen availability and photosynthetic capacity are often weaker than correlations between soil nitrogen availability and leaf nitrogen content </w:t>
      </w:r>
      <w:sdt>
        <w:sdtPr>
          <w:rPr>
            <w:color w:val="000000"/>
          </w:rPr>
          <w:tag w:val="MENDELEY_CITATION_v3_eyJjaXRhdGlvbklEIjoiTUVOREVMRVlfQ0lUQVRJT05fYTRkYmIzMTctZTVlOS00YjA2LTg5MjAtOWEyZjM2MDg0OTA2IiwicHJvcGVydGllcyI6eyJub3RlSW5kZXgiOjB9LCJpc0VkaXRlZCI6ZmFsc2UsIm1hbnVhbE92ZXJyaWRlIjp7ImlzTWFudWFsbHlPdmVycmlkZGVuIjpmYWxzZSwiY2l0ZXByb2NUZXh0IjoiKExpYW5nIDxpPmV0IGFsLjwvaT4sIDIwMjA7IFdhcmluZyA8aT5ldCBhbC48L2k+LCAyMDIzOyBQZXJrb3dza2kgPGk+ZXQgYWwuPC9pPiwgMjAyNWI7IFN0b2NrZXIgPGk+ZXQgYWwuPC9pPiwgMjAyNSkiLCJtYW51YWxPdmVycmlkZVRleHQiOiIifSwiY2l0YXRpb25JdGVtcyI6W3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IEV4cCBCb3Q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"/>
          <w:id w:val="1429534665"/>
          <w:placeholder>
            <w:docPart w:val="9EA49573C5F7604993E79E4D56145249"/>
          </w:placeholder>
        </w:sdtPr>
        <w:sdtContent>
          <w:r w:rsidR="00150EA7" w:rsidRPr="00150EA7">
            <w:rPr>
              <w:rFonts w:eastAsia="Times New Roman"/>
              <w:color w:val="000000"/>
            </w:rPr>
            <w:t xml:space="preserve">(Liang </w:t>
          </w:r>
          <w:r w:rsidR="00150EA7" w:rsidRPr="00150EA7">
            <w:rPr>
              <w:rFonts w:eastAsia="Times New Roman"/>
              <w:i/>
              <w:iCs/>
              <w:color w:val="000000"/>
            </w:rPr>
            <w:t>et al.</w:t>
          </w:r>
          <w:r w:rsidR="00150EA7" w:rsidRPr="00150EA7">
            <w:rPr>
              <w:rFonts w:eastAsia="Times New Roman"/>
              <w:color w:val="000000"/>
            </w:rPr>
            <w:t xml:space="preserve">, 2020; Waring </w:t>
          </w:r>
          <w:r w:rsidR="00150EA7" w:rsidRPr="00150EA7">
            <w:rPr>
              <w:rFonts w:eastAsia="Times New Roman"/>
              <w:i/>
              <w:iCs/>
              <w:color w:val="000000"/>
            </w:rPr>
            <w:t>et al.</w:t>
          </w:r>
          <w:r w:rsidR="00150EA7" w:rsidRPr="00150EA7">
            <w:rPr>
              <w:rFonts w:eastAsia="Times New Roman"/>
              <w:color w:val="000000"/>
            </w:rPr>
            <w:t xml:space="preserve">, 2023; Perkowski </w:t>
          </w:r>
          <w:r w:rsidR="00150EA7" w:rsidRPr="00150EA7">
            <w:rPr>
              <w:rFonts w:eastAsia="Times New Roman"/>
              <w:i/>
              <w:iCs/>
              <w:color w:val="000000"/>
            </w:rPr>
            <w:t>et al.</w:t>
          </w:r>
          <w:r w:rsidR="00150EA7" w:rsidRPr="00150EA7">
            <w:rPr>
              <w:rFonts w:eastAsia="Times New Roman"/>
              <w:color w:val="000000"/>
            </w:rPr>
            <w:t xml:space="preserve">, 2025b; Stocker </w:t>
          </w:r>
          <w:r w:rsidR="00150EA7" w:rsidRPr="00150EA7">
            <w:rPr>
              <w:rFonts w:eastAsia="Times New Roman"/>
              <w:i/>
              <w:iCs/>
              <w:color w:val="000000"/>
            </w:rPr>
            <w:t>et al.</w:t>
          </w:r>
          <w:r w:rsidR="00150EA7" w:rsidRPr="00150EA7">
            <w:rPr>
              <w:rFonts w:eastAsia="Times New Roman"/>
              <w:color w:val="000000"/>
            </w:rPr>
            <w:t>, 2025)</w:t>
          </w:r>
        </w:sdtContent>
      </w:sdt>
      <w:r>
        <w:rPr>
          <w:color w:val="000000"/>
        </w:rPr>
        <w:t xml:space="preserve">, likely because investment in photosynthetic capacity is more strongly regulated by </w:t>
      </w:r>
      <w:r>
        <w:t xml:space="preserve">climatic factors that influence leaf-level demand for soil resources than </w:t>
      </w:r>
      <w:r w:rsidR="00891D09">
        <w:t xml:space="preserve">by </w:t>
      </w:r>
      <w:r>
        <w:t xml:space="preserve">soil </w:t>
      </w:r>
      <w:r>
        <w:lastRenderedPageBreak/>
        <w:t xml:space="preserve">nitrogen supply </w:t>
      </w:r>
      <w:sdt>
        <w:sdtPr>
          <w:rPr>
            <w:color w:val="000000"/>
          </w:rPr>
          <w:tag w:val="MENDELEY_CITATION_v3_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"/>
          <w:id w:val="-835071451"/>
          <w:placeholder>
            <w:docPart w:val="9EA49573C5F7604993E79E4D56145249"/>
          </w:placeholder>
        </w:sdtPr>
        <w:sdtContent>
          <w:r w:rsidR="00150EA7" w:rsidRPr="00150EA7">
            <w:rPr>
              <w:rFonts w:eastAsia="Times New Roman"/>
              <w:color w:val="000000"/>
            </w:rPr>
            <w:t xml:space="preserve">(Smith </w:t>
          </w:r>
          <w:r w:rsidR="00150EA7" w:rsidRPr="00150EA7">
            <w:rPr>
              <w:rFonts w:eastAsia="Times New Roman"/>
              <w:i/>
              <w:iCs/>
              <w:color w:val="000000"/>
            </w:rPr>
            <w:t>et al.</w:t>
          </w:r>
          <w:r w:rsidR="00150EA7" w:rsidRPr="00150EA7">
            <w:rPr>
              <w:rFonts w:eastAsia="Times New Roman"/>
              <w:color w:val="000000"/>
            </w:rPr>
            <w:t xml:space="preserve">, 2019; Dong </w:t>
          </w:r>
          <w:r w:rsidR="00150EA7" w:rsidRPr="00150EA7">
            <w:rPr>
              <w:rFonts w:eastAsia="Times New Roman"/>
              <w:i/>
              <w:iCs/>
              <w:color w:val="000000"/>
            </w:rPr>
            <w:t>et al.</w:t>
          </w:r>
          <w:r w:rsidR="00150EA7" w:rsidRPr="00150EA7">
            <w:rPr>
              <w:rFonts w:eastAsia="Times New Roman"/>
              <w:color w:val="000000"/>
            </w:rPr>
            <w:t xml:space="preserve">, 2020; Peng </w:t>
          </w:r>
          <w:r w:rsidR="00150EA7" w:rsidRPr="00150EA7">
            <w:rPr>
              <w:rFonts w:eastAsia="Times New Roman"/>
              <w:i/>
              <w:iCs/>
              <w:color w:val="000000"/>
            </w:rPr>
            <w:t>et al.</w:t>
          </w:r>
          <w:r w:rsidR="00150EA7" w:rsidRPr="00150EA7">
            <w:rPr>
              <w:rFonts w:eastAsia="Times New Roman"/>
              <w:color w:val="000000"/>
            </w:rPr>
            <w:t xml:space="preserve">, 2021; Westerband </w:t>
          </w:r>
          <w:r w:rsidR="00150EA7" w:rsidRPr="00150EA7">
            <w:rPr>
              <w:rFonts w:eastAsia="Times New Roman"/>
              <w:i/>
              <w:iCs/>
              <w:color w:val="000000"/>
            </w:rPr>
            <w:t>et al.</w:t>
          </w:r>
          <w:r w:rsidR="00150EA7" w:rsidRPr="00150EA7">
            <w:rPr>
              <w:rFonts w:eastAsia="Times New Roman"/>
              <w:color w:val="000000"/>
            </w:rPr>
            <w:t>, 2023)</w:t>
          </w:r>
        </w:sdtContent>
      </w:sdt>
      <w:r>
        <w:t xml:space="preserve">. Leaf and whole-plant responses to nitrogen availability are </w:t>
      </w:r>
      <w:r w:rsidR="00891D09">
        <w:t xml:space="preserve">also </w:t>
      </w:r>
      <w:r>
        <w:t xml:space="preserve">shaped by climate and species identity, with stronger </w:t>
      </w:r>
      <w:r w:rsidR="00891D09">
        <w:t>plant trait</w:t>
      </w:r>
      <w:r>
        <w:t xml:space="preserve"> responses expected under conditions that increase the leaf-level </w:t>
      </w:r>
      <w:ins w:id="35" w:author="Smith, Nick" w:date="2025-10-22T11:46:00Z" w16du:dateUtc="2025-10-22T16:46:00Z">
        <w:r w:rsidR="00503001">
          <w:t xml:space="preserve">photosynthetic </w:t>
        </w:r>
      </w:ins>
      <w:r>
        <w:t>demand for soil resources</w:t>
      </w:r>
      <w:r w:rsidR="00C76196">
        <w:t xml:space="preserve"> </w:t>
      </w:r>
      <w:r w:rsidR="00C76196">
        <w:rPr>
          <w:color w:val="000000"/>
        </w:rPr>
        <w:t>(e.g., low temperature, high aridity, high light</w:t>
      </w:r>
      <w:ins w:id="36" w:author="Smith, Nick" w:date="2025-10-22T11:49:00Z" w16du:dateUtc="2025-10-22T16:49:00Z">
        <w:r w:rsidR="005A21B9">
          <w:rPr>
            <w:color w:val="000000"/>
          </w:rPr>
          <w:t xml:space="preserve">; </w:t>
        </w:r>
        <w:proofErr w:type="spellStart"/>
        <w:r w:rsidR="005A21B9">
          <w:rPr>
            <w:color w:val="000000"/>
          </w:rPr>
          <w:t>Cheaib</w:t>
        </w:r>
        <w:proofErr w:type="spellEnd"/>
        <w:r w:rsidR="005A21B9">
          <w:rPr>
            <w:color w:val="000000"/>
          </w:rPr>
          <w:t xml:space="preserve"> et al., 2025</w:t>
        </w:r>
      </w:ins>
      <w:r w:rsidR="00C76196">
        <w:rPr>
          <w:color w:val="000000"/>
        </w:rPr>
        <w:t xml:space="preserve">), </w:t>
      </w:r>
      <w:r>
        <w:rPr>
          <w:color w:val="000000"/>
        </w:rPr>
        <w:t>in species with nutrient acquisition strategies that rely</w:t>
      </w:r>
      <w:ins w:id="37" w:author="Smith, Nick" w:date="2025-10-22T11:46:00Z" w16du:dateUtc="2025-10-22T16:46:00Z">
        <w:r w:rsidR="00503001">
          <w:rPr>
            <w:color w:val="000000"/>
          </w:rPr>
          <w:t xml:space="preserve"> heavily</w:t>
        </w:r>
      </w:ins>
      <w:r>
        <w:rPr>
          <w:color w:val="000000"/>
        </w:rPr>
        <w:t xml:space="preserve"> on soil inorganic nitrogen</w:t>
      </w:r>
      <w:r w:rsidR="00A257C9">
        <w:rPr>
          <w:color w:val="000000"/>
        </w:rPr>
        <w:t>, and in species that have heightened demand for nitrogen (e.g., C</w:t>
      </w:r>
      <w:r w:rsidR="00A257C9">
        <w:rPr>
          <w:color w:val="000000"/>
          <w:vertAlign w:val="subscript"/>
        </w:rPr>
        <w:t>3</w:t>
      </w:r>
      <w:r w:rsidR="00A257C9">
        <w:rPr>
          <w:color w:val="000000"/>
        </w:rPr>
        <w:t xml:space="preserve"> species</w:t>
      </w:r>
      <w:r w:rsidR="00F6000B">
        <w:rPr>
          <w:color w:val="000000"/>
        </w:rPr>
        <w:t>, annual species, etc.</w:t>
      </w:r>
      <w:r w:rsidR="00A257C9">
        <w:rPr>
          <w:color w:val="000000"/>
        </w:rPr>
        <w:t xml:space="preserve">) </w:t>
      </w:r>
      <w:sdt>
        <w:sdtPr>
          <w:rPr>
            <w:color w:val="000000"/>
          </w:rPr>
          <w:tag w:val="MENDELEY_CITATION_v3_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"/>
          <w:id w:val="582040642"/>
          <w:placeholder>
            <w:docPart w:val="DefaultPlaceholder_-1854013440"/>
          </w:placeholder>
        </w:sdtPr>
        <w:sdtContent>
          <w:r w:rsidR="00150EA7" w:rsidRPr="00150EA7">
            <w:rPr>
              <w:rFonts w:eastAsia="Times New Roman"/>
              <w:color w:val="000000"/>
            </w:rPr>
            <w:t xml:space="preserve">(Hoeksema </w:t>
          </w:r>
          <w:r w:rsidR="00150EA7" w:rsidRPr="00150EA7">
            <w:rPr>
              <w:rFonts w:eastAsia="Times New Roman"/>
              <w:i/>
              <w:iCs/>
              <w:color w:val="000000"/>
            </w:rPr>
            <w:t>et al.</w:t>
          </w:r>
          <w:r w:rsidR="00150EA7" w:rsidRPr="00150EA7">
            <w:rPr>
              <w:rFonts w:eastAsia="Times New Roman"/>
              <w:color w:val="000000"/>
            </w:rPr>
            <w:t xml:space="preserve">, 2010; Ghannoum </w:t>
          </w:r>
          <w:r w:rsidR="00150EA7" w:rsidRPr="00150EA7">
            <w:rPr>
              <w:rFonts w:eastAsia="Times New Roman"/>
              <w:i/>
              <w:iCs/>
              <w:color w:val="000000"/>
            </w:rPr>
            <w:t>et al.</w:t>
          </w:r>
          <w:r w:rsidR="00150EA7" w:rsidRPr="00150EA7">
            <w:rPr>
              <w:rFonts w:eastAsia="Times New Roman"/>
              <w:color w:val="000000"/>
            </w:rPr>
            <w:t xml:space="preserve">, 2011; Valeria &amp; Santiago, 2011; Kivlin </w:t>
          </w:r>
          <w:r w:rsidR="00150EA7" w:rsidRPr="00150EA7">
            <w:rPr>
              <w:rFonts w:eastAsia="Times New Roman"/>
              <w:i/>
              <w:iCs/>
              <w:color w:val="000000"/>
            </w:rPr>
            <w:t>et al.</w:t>
          </w:r>
          <w:r w:rsidR="00150EA7" w:rsidRPr="00150EA7">
            <w:rPr>
              <w:rFonts w:eastAsia="Times New Roman"/>
              <w:color w:val="000000"/>
            </w:rPr>
            <w:t xml:space="preserve">, 2013; Cleland </w:t>
          </w:r>
          <w:r w:rsidR="00150EA7" w:rsidRPr="00150EA7">
            <w:rPr>
              <w:rFonts w:eastAsia="Times New Roman"/>
              <w:i/>
              <w:iCs/>
              <w:color w:val="000000"/>
            </w:rPr>
            <w:t>et al.</w:t>
          </w:r>
          <w:r w:rsidR="00150EA7" w:rsidRPr="00150EA7">
            <w:rPr>
              <w:rFonts w:eastAsia="Times New Roman"/>
              <w:color w:val="000000"/>
            </w:rPr>
            <w:t xml:space="preserve">, 2019; </w:t>
          </w:r>
          <w:proofErr w:type="spellStart"/>
          <w:r w:rsidR="00150EA7" w:rsidRPr="00150EA7">
            <w:rPr>
              <w:rFonts w:eastAsia="Times New Roman"/>
              <w:color w:val="000000"/>
            </w:rPr>
            <w:t>Cheaib</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xml:space="preserve">, 2025b; Perkowski </w:t>
          </w:r>
          <w:r w:rsidR="00150EA7" w:rsidRPr="00150EA7">
            <w:rPr>
              <w:rFonts w:eastAsia="Times New Roman"/>
              <w:i/>
              <w:iCs/>
              <w:color w:val="000000"/>
            </w:rPr>
            <w:t>et al.</w:t>
          </w:r>
          <w:r w:rsidR="00150EA7" w:rsidRPr="00150EA7">
            <w:rPr>
              <w:rFonts w:eastAsia="Times New Roman"/>
              <w:color w:val="000000"/>
            </w:rPr>
            <w:t>, 2025a)</w:t>
          </w:r>
        </w:sdtContent>
      </w:sdt>
      <w:r>
        <w:t>.</w:t>
      </w:r>
    </w:p>
    <w:p w14:paraId="30B85070" w14:textId="3818C9E4" w:rsidR="006C378E" w:rsidRDefault="006C378E" w:rsidP="00A85DB4">
      <w:pPr>
        <w:spacing w:line="360" w:lineRule="auto"/>
        <w:ind w:firstLine="720"/>
        <w:rPr>
          <w:color w:val="000000"/>
        </w:rPr>
      </w:pPr>
      <w:r>
        <w:t xml:space="preserve">Phosphorus availability is also an important determinant of plant </w:t>
      </w:r>
      <w:proofErr w:type="spellStart"/>
      <w:r>
        <w:t>ecophysiological</w:t>
      </w:r>
      <w:proofErr w:type="spellEnd"/>
      <w:r>
        <w:t xml:space="preserve"> trait variation, though </w:t>
      </w:r>
      <w:r w:rsidR="00F6000B">
        <w:t xml:space="preserve">it </w:t>
      </w:r>
      <w:r>
        <w:t xml:space="preserve">has historically garnered less attention than nitrogen. Soil phosphorus availability is often positively correlated with leaf phosphorus content, and leaf phosphorus content is often positively correlated with photosynthetic capacity </w:t>
      </w:r>
      <w:sdt>
        <w:sdtPr>
          <w:rPr>
            <w:color w:val="000000"/>
          </w:rPr>
          <w:tag w:val="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"/>
          <w:id w:val="1061986018"/>
          <w:placeholder>
            <w:docPart w:val="9EA49573C5F7604993E79E4D56145249"/>
          </w:placeholder>
        </w:sdtPr>
        <w:sdtContent>
          <w:r w:rsidR="00150EA7" w:rsidRPr="00150EA7">
            <w:rPr>
              <w:rFonts w:eastAsia="Times New Roman"/>
              <w:color w:val="000000"/>
            </w:rPr>
            <w:t xml:space="preserve">(Walker </w:t>
          </w:r>
          <w:r w:rsidR="00150EA7" w:rsidRPr="00150EA7">
            <w:rPr>
              <w:rFonts w:eastAsia="Times New Roman"/>
              <w:i/>
              <w:iCs/>
              <w:color w:val="000000"/>
            </w:rPr>
            <w:t>et al.</w:t>
          </w:r>
          <w:r w:rsidR="00150EA7" w:rsidRPr="00150EA7">
            <w:rPr>
              <w:rFonts w:eastAsia="Times New Roman"/>
              <w:color w:val="000000"/>
            </w:rPr>
            <w:t xml:space="preserve">, 2014; Norby </w:t>
          </w:r>
          <w:r w:rsidR="00150EA7" w:rsidRPr="00150EA7">
            <w:rPr>
              <w:rFonts w:eastAsia="Times New Roman"/>
              <w:i/>
              <w:iCs/>
              <w:color w:val="000000"/>
            </w:rPr>
            <w:t>et al.</w:t>
          </w:r>
          <w:r w:rsidR="00150EA7" w:rsidRPr="00150EA7">
            <w:rPr>
              <w:rFonts w:eastAsia="Times New Roman"/>
              <w:color w:val="000000"/>
            </w:rPr>
            <w:t xml:space="preserve">, 2017; </w:t>
          </w:r>
          <w:proofErr w:type="spellStart"/>
          <w:r w:rsidR="00150EA7" w:rsidRPr="00150EA7">
            <w:rPr>
              <w:rFonts w:eastAsia="Times New Roman"/>
              <w:color w:val="000000"/>
            </w:rPr>
            <w:t>Firn</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xml:space="preserve">, 2019; Ellsworth </w:t>
          </w:r>
          <w:r w:rsidR="00150EA7" w:rsidRPr="00150EA7">
            <w:rPr>
              <w:rFonts w:eastAsia="Times New Roman"/>
              <w:i/>
              <w:iCs/>
              <w:color w:val="000000"/>
            </w:rPr>
            <w:t>et al.</w:t>
          </w:r>
          <w:r w:rsidR="00150EA7" w:rsidRPr="00150EA7">
            <w:rPr>
              <w:rFonts w:eastAsia="Times New Roman"/>
              <w:color w:val="000000"/>
            </w:rPr>
            <w:t>, 2022)</w:t>
          </w:r>
        </w:sdtContent>
      </w:sdt>
      <w:r>
        <w:rPr>
          <w:color w:val="000000"/>
        </w:rPr>
        <w:t xml:space="preserve">, leading to an increase in biomass production that stems from </w:t>
      </w:r>
      <w:r w:rsidR="00FC413C">
        <w:rPr>
          <w:color w:val="000000"/>
        </w:rPr>
        <w:t xml:space="preserve">a </w:t>
      </w:r>
      <w:r>
        <w:rPr>
          <w:color w:val="000000"/>
        </w:rPr>
        <w:t xml:space="preserve">stronger increase in aboveground biomass than belowground biomass </w:t>
      </w:r>
      <w:sdt>
        <w:sdtPr>
          <w:rPr>
            <w:color w:val="000000"/>
          </w:rPr>
          <w:tag w:val="MENDELEY_CITATION_v3_eyJjaXRhdGlvbklEIjoiTUVOREVMRVlfQ0lUQVRJT05fYTc3ODU4ODQtMDdhMi00NGU3LWJmZTMtNDhhZmNhMGY2M2M2IiwicHJvcGVydGllcyI6eyJub3RlSW5kZXgiOjB9LCJpc0VkaXRlZCI6ZmFsc2UsIm1hbnVhbE92ZXJyaWRlIjp7ImlzTWFudWFsbHlPdmVycmlkZGVuIjpmYWxzZSwiY2l0ZXByb2NUZXh0IjoiKENsZWxhbmQgPGk+ZXQgYWwuPC9pPiwgMjAxOTsgS2VsbGVyIDxpPmV0IGFsLjwvaT4sIDIwMjM7IFlhbmcgPGk+ZXQgYWwuPC9pPiwgMjAyNSkiLCJtYW51YWxPdmVycmlkZVRleHQiOiIifSwiY2l0YXRpb25JdGVtcyI6W3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"/>
          <w:id w:val="1276437471"/>
          <w:placeholder>
            <w:docPart w:val="9EA49573C5F7604993E79E4D56145249"/>
          </w:placeholder>
        </w:sdtPr>
        <w:sdtContent>
          <w:r w:rsidR="00150EA7" w:rsidRPr="00150EA7">
            <w:rPr>
              <w:rFonts w:eastAsia="Times New Roman"/>
              <w:color w:val="000000"/>
            </w:rPr>
            <w:t xml:space="preserve">(Cleland </w:t>
          </w:r>
          <w:r w:rsidR="00150EA7" w:rsidRPr="00150EA7">
            <w:rPr>
              <w:rFonts w:eastAsia="Times New Roman"/>
              <w:i/>
              <w:iCs/>
              <w:color w:val="000000"/>
            </w:rPr>
            <w:t>et al.</w:t>
          </w:r>
          <w:r w:rsidR="00150EA7" w:rsidRPr="00150EA7">
            <w:rPr>
              <w:rFonts w:eastAsia="Times New Roman"/>
              <w:color w:val="000000"/>
            </w:rPr>
            <w:t xml:space="preserve">, 2019; Keller </w:t>
          </w:r>
          <w:r w:rsidR="00150EA7" w:rsidRPr="00150EA7">
            <w:rPr>
              <w:rFonts w:eastAsia="Times New Roman"/>
              <w:i/>
              <w:iCs/>
              <w:color w:val="000000"/>
            </w:rPr>
            <w:t>et al.</w:t>
          </w:r>
          <w:r w:rsidR="00150EA7" w:rsidRPr="00150EA7">
            <w:rPr>
              <w:rFonts w:eastAsia="Times New Roman"/>
              <w:color w:val="000000"/>
            </w:rPr>
            <w:t xml:space="preserve">, 2023; Yang </w:t>
          </w:r>
          <w:r w:rsidR="00150EA7" w:rsidRPr="00150EA7">
            <w:rPr>
              <w:rFonts w:eastAsia="Times New Roman"/>
              <w:i/>
              <w:iCs/>
              <w:color w:val="000000"/>
            </w:rPr>
            <w:t>et al.</w:t>
          </w:r>
          <w:r w:rsidR="00150EA7" w:rsidRPr="00150EA7">
            <w:rPr>
              <w:rFonts w:eastAsia="Times New Roman"/>
              <w:color w:val="000000"/>
            </w:rPr>
            <w:t>, 2025)</w:t>
          </w:r>
        </w:sdtContent>
      </w:sdt>
      <w:r>
        <w:rPr>
          <w:color w:val="000000"/>
        </w:rPr>
        <w:t xml:space="preserve">. Leaf phosphorus-photosynthesis relationships arise because phosphorus is required to build and maintain energy transfer compounds (e.g., ATP, NADPH), substrate (e.g., Ribulose-1,5-bisphosphate), and triose phosphate compounds that play a central role in driving the Calvin-Benson cycle. However, direct relationships between soil phosphorus availability and photosynthesis are inconsistently observed </w:t>
      </w:r>
      <w:sdt>
        <w:sdtPr>
          <w:rPr>
            <w:color w:val="000000"/>
          </w:rPr>
          <w:tag w:val="MENDELEY_CITATION_v3_eyJjaXRhdGlvbklEIjoiTUVOREVMRVlfQ0lUQVRJT05fZDY0ZDliOGMtMDM4My00NzIwLThlMmItNTllZjNhZmM4NzA4IiwicHJvcGVydGllcyI6eyJub3RlSW5kZXgiOjB9LCJpc0VkaXRlZCI6ZmFsc2UsIm1hbnVhbE92ZXJyaWRlIjp7ImlzTWFudWFsbHlPdmVycmlkZGVuIjpmYWxzZSwiY2l0ZXByb2NUZXh0IjoiKFJlaWNoIDxpPmV0IGFsLjwvaT4sIDIwMDk7IE1vIDxpPmV0IGFsLjwvaT4sIDIwMTk7IFl1IDxpPmV0IGFsLjwvaT4sIDIwMjI7IEhlcnNjaC1HcmVlbiA8aT5ldCBhbC48L2k+LCAyMDI0KSIsIm1hbnVhbE92ZXJyaWRlVGV4dCI6IiJ9LCJjaXRhdGlvbkl0ZW1zIjpb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"/>
          <w:id w:val="1289707468"/>
          <w:placeholder>
            <w:docPart w:val="9EA49573C5F7604993E79E4D56145249"/>
          </w:placeholder>
        </w:sdtPr>
        <w:sdtContent>
          <w:r w:rsidR="00150EA7" w:rsidRPr="00150EA7">
            <w:rPr>
              <w:rFonts w:eastAsia="Times New Roman"/>
              <w:color w:val="000000"/>
            </w:rPr>
            <w:t xml:space="preserve">(Reich </w:t>
          </w:r>
          <w:r w:rsidR="00150EA7" w:rsidRPr="00150EA7">
            <w:rPr>
              <w:rFonts w:eastAsia="Times New Roman"/>
              <w:i/>
              <w:iCs/>
              <w:color w:val="000000"/>
            </w:rPr>
            <w:t>et al.</w:t>
          </w:r>
          <w:r w:rsidR="00150EA7" w:rsidRPr="00150EA7">
            <w:rPr>
              <w:rFonts w:eastAsia="Times New Roman"/>
              <w:color w:val="000000"/>
            </w:rPr>
            <w:t xml:space="preserve">, 2009; Mo </w:t>
          </w:r>
          <w:r w:rsidR="00150EA7" w:rsidRPr="00150EA7">
            <w:rPr>
              <w:rFonts w:eastAsia="Times New Roman"/>
              <w:i/>
              <w:iCs/>
              <w:color w:val="000000"/>
            </w:rPr>
            <w:t>et al.</w:t>
          </w:r>
          <w:r w:rsidR="00150EA7" w:rsidRPr="00150EA7">
            <w:rPr>
              <w:rFonts w:eastAsia="Times New Roman"/>
              <w:color w:val="000000"/>
            </w:rPr>
            <w:t xml:space="preserve">, 2019; Yu </w:t>
          </w:r>
          <w:r w:rsidR="00150EA7" w:rsidRPr="00150EA7">
            <w:rPr>
              <w:rFonts w:eastAsia="Times New Roman"/>
              <w:i/>
              <w:iCs/>
              <w:color w:val="000000"/>
            </w:rPr>
            <w:t>et al.</w:t>
          </w:r>
          <w:r w:rsidR="00150EA7" w:rsidRPr="00150EA7">
            <w:rPr>
              <w:rFonts w:eastAsia="Times New Roman"/>
              <w:color w:val="000000"/>
            </w:rPr>
            <w:t xml:space="preserve">, 2022; Hersch-Green </w:t>
          </w:r>
          <w:r w:rsidR="00150EA7" w:rsidRPr="00150EA7">
            <w:rPr>
              <w:rFonts w:eastAsia="Times New Roman"/>
              <w:i/>
              <w:iCs/>
              <w:color w:val="000000"/>
            </w:rPr>
            <w:t>et al.</w:t>
          </w:r>
          <w:r w:rsidR="00150EA7" w:rsidRPr="00150EA7">
            <w:rPr>
              <w:rFonts w:eastAsia="Times New Roman"/>
              <w:color w:val="000000"/>
            </w:rPr>
            <w:t>, 2024)</w:t>
          </w:r>
        </w:sdtContent>
      </w:sdt>
      <w:r>
        <w:rPr>
          <w:color w:val="000000"/>
        </w:rPr>
        <w:t xml:space="preserve">, </w:t>
      </w:r>
      <w:r>
        <w:t xml:space="preserve">a discrepancy that may reflect shifts in the fraction of leaf phosphorus allocated to </w:t>
      </w:r>
      <w:commentRangeStart w:id="38"/>
      <w:commentRangeStart w:id="39"/>
      <w:commentRangeStart w:id="40"/>
      <w:r>
        <w:t xml:space="preserve">metabolic versus non-metabolic pools </w:t>
      </w:r>
      <w:commentRangeEnd w:id="38"/>
      <w:r>
        <w:rPr>
          <w:rStyle w:val="CommentReference"/>
        </w:rPr>
        <w:commentReference w:id="38"/>
      </w:r>
      <w:commentRangeEnd w:id="39"/>
      <w:r w:rsidR="00C76196">
        <w:rPr>
          <w:rStyle w:val="CommentReference"/>
        </w:rPr>
        <w:commentReference w:id="39"/>
      </w:r>
      <w:commentRangeEnd w:id="40"/>
      <w:r w:rsidR="00503001">
        <w:rPr>
          <w:rStyle w:val="CommentReference"/>
        </w:rPr>
        <w:commentReference w:id="40"/>
      </w:r>
      <w:r>
        <w:t xml:space="preserve">across phosphorus </w:t>
      </w:r>
      <w:r w:rsidR="009A63B0">
        <w:t xml:space="preserve">availability </w:t>
      </w:r>
      <w:r>
        <w:t xml:space="preserve">gradients </w:t>
      </w:r>
      <w:sdt>
        <w:sdtPr>
          <w:rPr>
            <w:color w:val="000000"/>
          </w:rPr>
          <w:tag w:val="MENDELEY_CITATION_v3_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LH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1dfQ=="/>
          <w:id w:val="-535895019"/>
          <w:placeholder>
            <w:docPart w:val="08460A2EF41E704F92E3B39B3F8FFC2A"/>
          </w:placeholder>
        </w:sdtPr>
        <w:sdtContent>
          <w:r w:rsidR="00150EA7" w:rsidRPr="00150EA7">
            <w:rPr>
              <w:rFonts w:eastAsia="Times New Roman"/>
              <w:color w:val="000000"/>
            </w:rPr>
            <w:t xml:space="preserve">(Wang </w:t>
          </w:r>
          <w:r w:rsidR="00150EA7" w:rsidRPr="00150EA7">
            <w:rPr>
              <w:rFonts w:eastAsia="Times New Roman"/>
              <w:i/>
              <w:iCs/>
              <w:color w:val="000000"/>
            </w:rPr>
            <w:t>et al.</w:t>
          </w:r>
          <w:r w:rsidR="00150EA7" w:rsidRPr="00150EA7">
            <w:rPr>
              <w:rFonts w:eastAsia="Times New Roman"/>
              <w:color w:val="000000"/>
            </w:rPr>
            <w:t xml:space="preserve">, 2019; Yu </w:t>
          </w:r>
          <w:r w:rsidR="00150EA7" w:rsidRPr="00150EA7">
            <w:rPr>
              <w:rFonts w:eastAsia="Times New Roman"/>
              <w:i/>
              <w:iCs/>
              <w:color w:val="000000"/>
            </w:rPr>
            <w:t>et al.</w:t>
          </w:r>
          <w:r w:rsidR="00150EA7" w:rsidRPr="00150EA7">
            <w:rPr>
              <w:rFonts w:eastAsia="Times New Roman"/>
              <w:color w:val="000000"/>
            </w:rPr>
            <w:t xml:space="preserve">, 2022; Dong </w:t>
          </w:r>
          <w:r w:rsidR="00150EA7" w:rsidRPr="00150EA7">
            <w:rPr>
              <w:rFonts w:eastAsia="Times New Roman"/>
              <w:i/>
              <w:iCs/>
              <w:color w:val="000000"/>
            </w:rPr>
            <w:t>et al.</w:t>
          </w:r>
          <w:r w:rsidR="00150EA7" w:rsidRPr="00150EA7">
            <w:rPr>
              <w:rFonts w:eastAsia="Times New Roman"/>
              <w:color w:val="000000"/>
            </w:rPr>
            <w:t>, 2025)</w:t>
          </w:r>
        </w:sdtContent>
      </w:sdt>
      <w:r>
        <w:rPr>
          <w:color w:val="000000"/>
        </w:rPr>
        <w:t xml:space="preserve"> and complicates model predictions when photosynthesis is predicted using leaf nutrients </w:t>
      </w:r>
      <w:sdt>
        <w:sdtPr>
          <w:rPr>
            <w:color w:val="000000"/>
          </w:rPr>
          <w:tag w:val="MENDELEY_CITATION_v3_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"/>
          <w:id w:val="1944263720"/>
          <w:placeholder>
            <w:docPart w:val="9EA49573C5F7604993E79E4D56145249"/>
          </w:placeholder>
        </w:sdtPr>
        <w:sdtContent>
          <w:r w:rsidR="00150EA7" w:rsidRPr="00150EA7">
            <w:rPr>
              <w:rFonts w:eastAsia="Times New Roman"/>
              <w:color w:val="000000"/>
            </w:rPr>
            <w:t xml:space="preserve">(Rogers </w:t>
          </w:r>
          <w:r w:rsidR="00150EA7" w:rsidRPr="00150EA7">
            <w:rPr>
              <w:rFonts w:eastAsia="Times New Roman"/>
              <w:i/>
              <w:iCs/>
              <w:color w:val="000000"/>
            </w:rPr>
            <w:t>et al.</w:t>
          </w:r>
          <w:r w:rsidR="00150EA7" w:rsidRPr="00150EA7">
            <w:rPr>
              <w:rFonts w:eastAsia="Times New Roman"/>
              <w:color w:val="000000"/>
            </w:rPr>
            <w:t>, 2017)</w:t>
          </w:r>
        </w:sdtContent>
      </w:sdt>
      <w:r>
        <w:rPr>
          <w:color w:val="000000"/>
        </w:rPr>
        <w:t xml:space="preserve">. </w:t>
      </w:r>
      <w:r w:rsidR="009A63B0">
        <w:rPr>
          <w:color w:val="000000"/>
        </w:rPr>
        <w:t>C</w:t>
      </w:r>
      <w:r>
        <w:rPr>
          <w:color w:val="000000"/>
        </w:rPr>
        <w:t>limate and species identity</w:t>
      </w:r>
      <w:r w:rsidR="009A63B0">
        <w:rPr>
          <w:color w:val="000000"/>
        </w:rPr>
        <w:t xml:space="preserve"> also</w:t>
      </w:r>
      <w:r>
        <w:rPr>
          <w:color w:val="000000"/>
        </w:rPr>
        <w:t xml:space="preserve"> likely play an important role in determining plant trait responses to phosphorus availability, with stronger trait responses expected in regions where demand for phosphorus is high (</w:t>
      </w:r>
      <w:commentRangeStart w:id="41"/>
      <w:r>
        <w:rPr>
          <w:color w:val="000000"/>
        </w:rPr>
        <w:t xml:space="preserve">e.g., low temperature, high </w:t>
      </w:r>
      <w:r w:rsidR="00E8330F">
        <w:rPr>
          <w:color w:val="000000"/>
        </w:rPr>
        <w:t>aridity</w:t>
      </w:r>
      <w:r>
        <w:rPr>
          <w:color w:val="000000"/>
        </w:rPr>
        <w:t>, high light</w:t>
      </w:r>
      <w:commentRangeEnd w:id="41"/>
      <w:r w:rsidR="005A21B9">
        <w:rPr>
          <w:rStyle w:val="CommentReference"/>
        </w:rPr>
        <w:commentReference w:id="41"/>
      </w:r>
      <w:r>
        <w:rPr>
          <w:color w:val="000000"/>
        </w:rPr>
        <w:t>)</w:t>
      </w:r>
      <w:r w:rsidR="00FC413C">
        <w:rPr>
          <w:color w:val="000000"/>
        </w:rPr>
        <w:t xml:space="preserve">, </w:t>
      </w:r>
      <w:r>
        <w:rPr>
          <w:color w:val="000000"/>
        </w:rPr>
        <w:t>in species with acquisition strategies that increase phosphorus limitation</w:t>
      </w:r>
      <w:r w:rsidR="00A257C9">
        <w:rPr>
          <w:color w:val="000000"/>
        </w:rPr>
        <w:t xml:space="preserve"> </w:t>
      </w:r>
      <w:r>
        <w:rPr>
          <w:color w:val="000000"/>
        </w:rPr>
        <w:t>(e.g., species that associate with N</w:t>
      </w:r>
      <w:r>
        <w:rPr>
          <w:color w:val="000000"/>
          <w:vertAlign w:val="subscript"/>
        </w:rPr>
        <w:t>2</w:t>
      </w:r>
      <w:r>
        <w:rPr>
          <w:color w:val="000000"/>
        </w:rPr>
        <w:t>-fixing bacteria)</w:t>
      </w:r>
      <w:r w:rsidR="00ED1E5B">
        <w:rPr>
          <w:color w:val="000000"/>
        </w:rPr>
        <w:t>, and in species with increased demand for phosphorus (e.g., C</w:t>
      </w:r>
      <w:r w:rsidR="00ED1E5B">
        <w:rPr>
          <w:color w:val="000000"/>
          <w:vertAlign w:val="subscript"/>
        </w:rPr>
        <w:t>3</w:t>
      </w:r>
      <w:r w:rsidR="00ED1E5B">
        <w:rPr>
          <w:color w:val="000000"/>
        </w:rPr>
        <w:t xml:space="preserve"> species</w:t>
      </w:r>
      <w:r w:rsidR="009A63B0">
        <w:rPr>
          <w:color w:val="000000"/>
        </w:rPr>
        <w:t>, annual species</w:t>
      </w:r>
      <w:r w:rsidR="00ED1E5B">
        <w:rPr>
          <w:color w:val="000000"/>
        </w:rPr>
        <w:t>)</w:t>
      </w:r>
      <w:r w:rsidR="00FC413C">
        <w:rPr>
          <w:color w:val="000000"/>
        </w:rPr>
        <w:t xml:space="preserve"> </w:t>
      </w:r>
      <w:sdt>
        <w:sdtPr>
          <w:rPr>
            <w:color w:val="000000"/>
          </w:rPr>
          <w:tag w:val="MENDELEY_CITATION_v3_eyJjaXRhdGlvbklEIjoiTUVOREVMRVlfQ0lUQVRJT05fOTEzNzRmMWQtM2VmYS00MTZlLTg4ZWUtNDUyZGVhMGI3YzM1IiwicHJvcGVydGllcyI6eyJub3RlSW5kZXgiOjB9LCJpc0VkaXRlZCI6ZmFsc2UsIm1hbnVhbE92ZXJyaWRlIjp7ImlzTWFudWFsbHlPdmVycmlkZGVuIjpmYWxzZSwiY2l0ZXByb2NUZXh0IjoiKEhvZWtzZW1hIDxpPmV0IGFsLjwvaT4sIDIwMTA7IFZhbGVyaWEgJiMzODsgU2FudGlhZ28sIDIwMTE7IEF1Z3VzdG8gPGk+ZXQgYWwuPC9pPiwgMjAxMzsgS2VsbGVyIDxpPmV0IGFsLjwvaT4sIDIwMjM7IFlhbmcgPGk+ZXQgYWwuPC9pPiwgMjAyNSkiLCJtYW51YWxPdmVycmlkZVRleHQiOiIifSwiY2l0YXRpb25JdGVtcyI6W3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"/>
          <w:id w:val="-990405185"/>
          <w:placeholder>
            <w:docPart w:val="DefaultPlaceholder_-1854013440"/>
          </w:placeholder>
        </w:sdtPr>
        <w:sdtContent>
          <w:r w:rsidR="00150EA7" w:rsidRPr="00150EA7">
            <w:rPr>
              <w:rFonts w:eastAsia="Times New Roman"/>
              <w:color w:val="000000"/>
            </w:rPr>
            <w:t xml:space="preserve">(Hoeksema </w:t>
          </w:r>
          <w:r w:rsidR="00150EA7" w:rsidRPr="00150EA7">
            <w:rPr>
              <w:rFonts w:eastAsia="Times New Roman"/>
              <w:i/>
              <w:iCs/>
              <w:color w:val="000000"/>
            </w:rPr>
            <w:t>et al.</w:t>
          </w:r>
          <w:r w:rsidR="00150EA7" w:rsidRPr="00150EA7">
            <w:rPr>
              <w:rFonts w:eastAsia="Times New Roman"/>
              <w:color w:val="000000"/>
            </w:rPr>
            <w:t xml:space="preserve">, 2010; Valeria &amp; Santiago, 2011; Augusto </w:t>
          </w:r>
          <w:r w:rsidR="00150EA7" w:rsidRPr="00150EA7">
            <w:rPr>
              <w:rFonts w:eastAsia="Times New Roman"/>
              <w:i/>
              <w:iCs/>
              <w:color w:val="000000"/>
            </w:rPr>
            <w:t>et al.</w:t>
          </w:r>
          <w:r w:rsidR="00150EA7" w:rsidRPr="00150EA7">
            <w:rPr>
              <w:rFonts w:eastAsia="Times New Roman"/>
              <w:color w:val="000000"/>
            </w:rPr>
            <w:t xml:space="preserve">, 2013; Keller </w:t>
          </w:r>
          <w:r w:rsidR="00150EA7" w:rsidRPr="00150EA7">
            <w:rPr>
              <w:rFonts w:eastAsia="Times New Roman"/>
              <w:i/>
              <w:iCs/>
              <w:color w:val="000000"/>
            </w:rPr>
            <w:t>et al.</w:t>
          </w:r>
          <w:r w:rsidR="00150EA7" w:rsidRPr="00150EA7">
            <w:rPr>
              <w:rFonts w:eastAsia="Times New Roman"/>
              <w:color w:val="000000"/>
            </w:rPr>
            <w:t xml:space="preserve">, 2023; Yang </w:t>
          </w:r>
          <w:r w:rsidR="00150EA7" w:rsidRPr="00150EA7">
            <w:rPr>
              <w:rFonts w:eastAsia="Times New Roman"/>
              <w:i/>
              <w:iCs/>
              <w:color w:val="000000"/>
            </w:rPr>
            <w:t>et al.</w:t>
          </w:r>
          <w:r w:rsidR="00150EA7" w:rsidRPr="00150EA7">
            <w:rPr>
              <w:rFonts w:eastAsia="Times New Roman"/>
              <w:color w:val="000000"/>
            </w:rPr>
            <w:t>, 2025)</w:t>
          </w:r>
        </w:sdtContent>
      </w:sdt>
      <w:r>
        <w:rPr>
          <w:color w:val="000000"/>
        </w:rPr>
        <w:t xml:space="preserve">. However, the effects of climate and species identity on leaf and whole-plant responses to phosphorus availability have not been well-documented. Broad-scale </w:t>
      </w:r>
      <w:r>
        <w:rPr>
          <w:color w:val="000000"/>
        </w:rPr>
        <w:lastRenderedPageBreak/>
        <w:t xml:space="preserve">syntheses that assess phosphorus effects on leaf and whole-plant traits </w:t>
      </w:r>
      <w:r>
        <w:t>would be useful for identifying mechanisms that drive phosphorus effects on leaf and whole-plant trait variation, and for advancing frameworks that predict carbon and nutrient fluxes in phosphorus-coupled terrestrial biosphere models.</w:t>
      </w:r>
    </w:p>
    <w:p w14:paraId="29F2B2D4" w14:textId="256B695A" w:rsidR="006C378E" w:rsidRDefault="006C378E" w:rsidP="00CA4485">
      <w:pPr>
        <w:spacing w:line="360" w:lineRule="auto"/>
        <w:ind w:firstLine="720"/>
      </w:pPr>
      <w:r>
        <w:t xml:space="preserve">Nitrogen and phosphorus often colimit primary productivity </w:t>
      </w:r>
      <w:sdt>
        <w:sdtPr>
          <w:rPr>
            <w:color w:val="000000"/>
          </w:rPr>
          <w:tag w:val="MENDELEY_CITATION_v3_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IEFkdiBNb2RlbCBFYXJ0aCBTeXN0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
          <w:id w:val="-852650306"/>
          <w:placeholder>
            <w:docPart w:val="9EA49573C5F7604993E79E4D56145249"/>
          </w:placeholder>
        </w:sdtPr>
        <w:sdtContent>
          <w:r w:rsidR="00150EA7" w:rsidRPr="00150EA7">
            <w:rPr>
              <w:rFonts w:eastAsia="Times New Roman"/>
              <w:color w:val="000000"/>
            </w:rPr>
            <w:t xml:space="preserve">(Du </w:t>
          </w:r>
          <w:r w:rsidR="00150EA7" w:rsidRPr="00150EA7">
            <w:rPr>
              <w:rFonts w:eastAsia="Times New Roman"/>
              <w:i/>
              <w:iCs/>
              <w:color w:val="000000"/>
            </w:rPr>
            <w:t>et al.</w:t>
          </w:r>
          <w:r w:rsidR="00150EA7" w:rsidRPr="00150EA7">
            <w:rPr>
              <w:rFonts w:eastAsia="Times New Roman"/>
              <w:color w:val="000000"/>
            </w:rPr>
            <w:t xml:space="preserve">, 2020; </w:t>
          </w:r>
          <w:proofErr w:type="spellStart"/>
          <w:r w:rsidR="00150EA7" w:rsidRPr="00150EA7">
            <w:rPr>
              <w:rFonts w:eastAsia="Times New Roman"/>
              <w:color w:val="000000"/>
            </w:rPr>
            <w:t>Braghiere</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2022)</w:t>
          </w:r>
        </w:sdtContent>
      </w:sdt>
      <w:r>
        <w:rPr>
          <w:color w:val="000000"/>
        </w:rPr>
        <w:t xml:space="preserve">, </w:t>
      </w:r>
      <w:commentRangeStart w:id="42"/>
      <w:del w:id="43" w:author="Smith, Nick" w:date="2025-10-22T13:15:00Z" w16du:dateUtc="2025-10-22T18:15:00Z">
        <w:r w:rsidDel="006B368F">
          <w:rPr>
            <w:color w:val="000000"/>
          </w:rPr>
          <w:delText xml:space="preserve">likely </w:delText>
        </w:r>
      </w:del>
      <w:ins w:id="44" w:author="Smith, Nick" w:date="2025-10-22T13:15:00Z" w16du:dateUtc="2025-10-22T18:15:00Z">
        <w:r w:rsidR="006B368F">
          <w:rPr>
            <w:color w:val="000000"/>
          </w:rPr>
          <w:t xml:space="preserve">in part </w:t>
        </w:r>
      </w:ins>
      <w:r>
        <w:rPr>
          <w:color w:val="000000"/>
        </w:rPr>
        <w:t xml:space="preserve">due to their complementary role in driving </w:t>
      </w:r>
      <w:del w:id="45" w:author="Smith, Nick" w:date="2025-10-22T13:13:00Z" w16du:dateUtc="2025-10-22T18:13:00Z">
        <w:r w:rsidDel="006B368F">
          <w:rPr>
            <w:color w:val="000000"/>
          </w:rPr>
          <w:delText xml:space="preserve">photosynthetic </w:delText>
        </w:r>
      </w:del>
      <w:ins w:id="46" w:author="Smith, Nick" w:date="2025-10-22T13:13:00Z" w16du:dateUtc="2025-10-22T18:13:00Z">
        <w:r w:rsidR="006B368F">
          <w:rPr>
            <w:color w:val="000000"/>
          </w:rPr>
          <w:t xml:space="preserve">metabolic </w:t>
        </w:r>
      </w:ins>
      <w:r>
        <w:rPr>
          <w:color w:val="000000"/>
        </w:rPr>
        <w:t xml:space="preserve">processes and biomass partitioning. </w:t>
      </w:r>
      <w:r w:rsidR="00F46F32">
        <w:rPr>
          <w:color w:val="000000"/>
        </w:rPr>
        <w:t>Indeed</w:t>
      </w:r>
      <w:r>
        <w:rPr>
          <w:color w:val="000000"/>
        </w:rPr>
        <w:t xml:space="preserve">, nitrogen supports the </w:t>
      </w:r>
      <w:r>
        <w:t xml:space="preserve">construction and maintenance of </w:t>
      </w:r>
      <w:del w:id="47" w:author="Smith, Nick" w:date="2025-10-22T13:15:00Z" w16du:dateUtc="2025-10-22T18:15:00Z">
        <w:r w:rsidDel="006B368F">
          <w:delText xml:space="preserve">photosynthetic </w:delText>
        </w:r>
      </w:del>
      <w:ins w:id="48" w:author="Smith, Nick" w:date="2025-10-22T13:15:00Z" w16du:dateUtc="2025-10-22T18:15:00Z">
        <w:r w:rsidR="006B368F">
          <w:t xml:space="preserve">plant </w:t>
        </w:r>
      </w:ins>
      <w:r>
        <w:t>enzymes</w:t>
      </w:r>
      <w:r w:rsidR="00DC7A34">
        <w:t xml:space="preserve"> such as</w:t>
      </w:r>
      <w:ins w:id="49" w:author="Smith, Nick" w:date="2025-10-22T13:36:00Z" w16du:dateUtc="2025-10-22T18:36:00Z">
        <w:r w:rsidR="00CD6DEC">
          <w:t xml:space="preserve"> Ribulose-1,5-bisphosphate</w:t>
        </w:r>
      </w:ins>
      <w:ins w:id="50" w:author="Smith, Nick" w:date="2025-10-22T13:37:00Z" w16du:dateUtc="2025-10-22T18:37:00Z">
        <w:r w:rsidR="00251ACC">
          <w:t xml:space="preserve"> (RuBP)</w:t>
        </w:r>
      </w:ins>
      <w:ins w:id="51" w:author="Smith, Nick" w:date="2025-10-22T13:36:00Z" w16du:dateUtc="2025-10-22T18:36:00Z">
        <w:r w:rsidR="00CD6DEC">
          <w:t xml:space="preserve"> carboxylase/oxygenase</w:t>
        </w:r>
      </w:ins>
      <w:r w:rsidR="00DC7A34">
        <w:t xml:space="preserve"> </w:t>
      </w:r>
      <w:ins w:id="52" w:author="Smith, Nick" w:date="2025-10-22T13:36:00Z" w16du:dateUtc="2025-10-22T18:36:00Z">
        <w:r w:rsidR="00CD6DEC">
          <w:t>(</w:t>
        </w:r>
      </w:ins>
      <w:proofErr w:type="spellStart"/>
      <w:r w:rsidR="00DC7A34">
        <w:t>Ru</w:t>
      </w:r>
      <w:ins w:id="53" w:author="Smith, Nick" w:date="2025-10-22T13:37:00Z" w16du:dateUtc="2025-10-22T18:37:00Z">
        <w:r w:rsidR="00CD6DEC">
          <w:t>B</w:t>
        </w:r>
      </w:ins>
      <w:del w:id="54" w:author="Smith, Nick" w:date="2025-10-22T13:37:00Z" w16du:dateUtc="2025-10-22T18:37:00Z">
        <w:r w:rsidR="00DC7A34" w:rsidDel="00CD6DEC">
          <w:delText>b</w:delText>
        </w:r>
      </w:del>
      <w:r w:rsidR="00DC7A34">
        <w:t>is</w:t>
      </w:r>
      <w:ins w:id="55" w:author="Smith, Nick" w:date="2025-10-22T13:37:00Z" w16du:dateUtc="2025-10-22T18:37:00Z">
        <w:r w:rsidR="00CD6DEC">
          <w:t>CO</w:t>
        </w:r>
        <w:proofErr w:type="spellEnd"/>
        <w:r w:rsidR="00CD6DEC">
          <w:t>)</w:t>
        </w:r>
      </w:ins>
      <w:del w:id="56" w:author="Smith, Nick" w:date="2025-10-22T13:37:00Z" w16du:dateUtc="2025-10-22T18:37:00Z">
        <w:r w:rsidR="00DC7A34" w:rsidDel="00CD6DEC">
          <w:delText>co</w:delText>
        </w:r>
      </w:del>
      <w:r>
        <w:t>, while phosphorus</w:t>
      </w:r>
      <w:ins w:id="57" w:author="Smith, Nick" w:date="2025-10-22T13:16:00Z" w16du:dateUtc="2025-10-22T18:16:00Z">
        <w:r w:rsidR="006B368F">
          <w:t xml:space="preserve"> is used for the construction of </w:t>
        </w:r>
      </w:ins>
      <w:del w:id="58" w:author="Smith, Nick" w:date="2025-10-22T13:16:00Z" w16du:dateUtc="2025-10-22T18:16:00Z">
        <w:r w:rsidDel="006B368F">
          <w:delText xml:space="preserve"> supplies the </w:delText>
        </w:r>
      </w:del>
      <w:r>
        <w:t>energy transfer compounds</w:t>
      </w:r>
      <w:ins w:id="59" w:author="Smith, Nick" w:date="2025-10-22T13:16:00Z" w16du:dateUtc="2025-10-22T18:16:00Z">
        <w:r w:rsidR="006B368F">
          <w:t>, lipids, and nucleic acids</w:t>
        </w:r>
      </w:ins>
      <w:del w:id="60" w:author="Smith, Nick" w:date="2025-10-22T13:16:00Z" w16du:dateUtc="2025-10-22T18:16:00Z">
        <w:r w:rsidDel="006B368F">
          <w:delText xml:space="preserve"> and substrate needed to drive the Calvin-Benson cycle</w:delText>
        </w:r>
      </w:del>
      <w:r>
        <w:t>. Nitrogen and phosphorus addition also each contribute</w:t>
      </w:r>
      <w:ins w:id="61" w:author="Smith, Nick" w:date="2025-10-22T13:17:00Z" w16du:dateUtc="2025-10-22T18:17:00Z">
        <w:r w:rsidR="006B368F">
          <w:t xml:space="preserve"> directly</w:t>
        </w:r>
      </w:ins>
      <w:r>
        <w:t xml:space="preserve"> to biomass production</w:t>
      </w:r>
      <w:ins w:id="62" w:author="Smith, Nick" w:date="2025-10-22T13:17:00Z" w16du:dateUtc="2025-10-22T18:17:00Z">
        <w:r w:rsidR="006B368F">
          <w:t>, as well as changes in allocation patterns</w:t>
        </w:r>
      </w:ins>
      <w:r>
        <w:t xml:space="preserve"> through enhanced aboveground biomass relative to belowground biomass</w:t>
      </w:r>
      <w:commentRangeEnd w:id="42"/>
      <w:r w:rsidR="006B368F">
        <w:rPr>
          <w:rStyle w:val="CommentReference"/>
        </w:rPr>
        <w:commentReference w:id="42"/>
      </w:r>
      <w:r w:rsidR="00F46F32">
        <w:t xml:space="preserve"> </w:t>
      </w:r>
      <w:sdt>
        <w:sdtPr>
          <w:rPr>
            <w:color w:val="000000"/>
          </w:rPr>
          <w:tag w:val="MENDELEY_CITATION_v3_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"/>
          <w:id w:val="359318151"/>
          <w:placeholder>
            <w:docPart w:val="DefaultPlaceholder_-1854013440"/>
          </w:placeholder>
        </w:sdtPr>
        <w:sdtContent>
          <w:r w:rsidR="00150EA7" w:rsidRPr="00150EA7">
            <w:rPr>
              <w:rFonts w:eastAsia="Times New Roman"/>
              <w:color w:val="000000"/>
            </w:rPr>
            <w:t xml:space="preserve">(Cleland </w:t>
          </w:r>
          <w:r w:rsidR="00150EA7" w:rsidRPr="00150EA7">
            <w:rPr>
              <w:rFonts w:eastAsia="Times New Roman"/>
              <w:i/>
              <w:iCs/>
              <w:color w:val="000000"/>
            </w:rPr>
            <w:t>et al.</w:t>
          </w:r>
          <w:r w:rsidR="00150EA7" w:rsidRPr="00150EA7">
            <w:rPr>
              <w:rFonts w:eastAsia="Times New Roman"/>
              <w:color w:val="000000"/>
            </w:rPr>
            <w:t xml:space="preserve">, 2019; Keller </w:t>
          </w:r>
          <w:r w:rsidR="00150EA7" w:rsidRPr="00150EA7">
            <w:rPr>
              <w:rFonts w:eastAsia="Times New Roman"/>
              <w:i/>
              <w:iCs/>
              <w:color w:val="000000"/>
            </w:rPr>
            <w:t>et al.</w:t>
          </w:r>
          <w:r w:rsidR="00150EA7" w:rsidRPr="00150EA7">
            <w:rPr>
              <w:rFonts w:eastAsia="Times New Roman"/>
              <w:color w:val="000000"/>
            </w:rPr>
            <w:t>, 2023)</w:t>
          </w:r>
        </w:sdtContent>
      </w:sdt>
      <w:r>
        <w:t xml:space="preserve">. This complementarity suggests that combined enrichment of nitrogen and phosphorus could jointly enhance leaf nutrient content, photosynthesis, and biomass production </w:t>
      </w:r>
      <w:sdt>
        <w:sdtPr>
          <w:rPr>
            <w:color w:val="000000"/>
          </w:rPr>
          <w:tag w:val="MENDELEY_CITATION_v3_eyJjaXRhdGlvbklEIjoiTUVOREVMRVlfQ0lUQVRJT05fMzYzNTNkNDktYzM0Ni00NGM3LTgxMjItMTc1MTkwNDNhODlmIiwicHJvcGVydGllcyI6eyJub3RlSW5kZXgiOjB9LCJpc0VkaXRlZCI6ZmFsc2UsIm1hbnVhbE92ZXJyaWRlIjp7ImlzTWFudWFsbHlPdmVycmlkZGVuIjpmYWxzZSwiY2l0ZXByb2NUZXh0IjoiKE5paW5lbWV0cyAmIzM4OyBLdWxsLCAyMDA1OyBSZWljaCA8aT5ldCBhbC48L2k+LCAyMDA5OyBXYWxrZXIgPGk+ZXQgYWwuPC9pPiwgMjAxNDsgRmF5IDxpPmV0IGFsLjwvaT4sIDIwMTUpIiwibWFudWFsT3ZlcnJpZGVUZXh0IjoiIn0sImNpdGF0aW9uSXRlbXMiOlt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"/>
          <w:id w:val="-1426029645"/>
          <w:placeholder>
            <w:docPart w:val="9EA49573C5F7604993E79E4D56145249"/>
          </w:placeholder>
        </w:sdtPr>
        <w:sdtContent>
          <w:r w:rsidR="00150EA7" w:rsidRPr="00150EA7">
            <w:rPr>
              <w:rFonts w:eastAsia="Times New Roman"/>
              <w:color w:val="000000"/>
            </w:rPr>
            <w:t xml:space="preserve">(Niinemets &amp; Kull, 2005; Reich </w:t>
          </w:r>
          <w:r w:rsidR="00150EA7" w:rsidRPr="00150EA7">
            <w:rPr>
              <w:rFonts w:eastAsia="Times New Roman"/>
              <w:i/>
              <w:iCs/>
              <w:color w:val="000000"/>
            </w:rPr>
            <w:t>et al.</w:t>
          </w:r>
          <w:r w:rsidR="00150EA7" w:rsidRPr="00150EA7">
            <w:rPr>
              <w:rFonts w:eastAsia="Times New Roman"/>
              <w:color w:val="000000"/>
            </w:rPr>
            <w:t xml:space="preserve">, 2009; Walker </w:t>
          </w:r>
          <w:r w:rsidR="00150EA7" w:rsidRPr="00150EA7">
            <w:rPr>
              <w:rFonts w:eastAsia="Times New Roman"/>
              <w:i/>
              <w:iCs/>
              <w:color w:val="000000"/>
            </w:rPr>
            <w:t>et al.</w:t>
          </w:r>
          <w:r w:rsidR="00150EA7" w:rsidRPr="00150EA7">
            <w:rPr>
              <w:rFonts w:eastAsia="Times New Roman"/>
              <w:color w:val="000000"/>
            </w:rPr>
            <w:t xml:space="preserve">, 2014; Fay </w:t>
          </w:r>
          <w:r w:rsidR="00150EA7" w:rsidRPr="00150EA7">
            <w:rPr>
              <w:rFonts w:eastAsia="Times New Roman"/>
              <w:i/>
              <w:iCs/>
              <w:color w:val="000000"/>
            </w:rPr>
            <w:t>et al.</w:t>
          </w:r>
          <w:r w:rsidR="00150EA7" w:rsidRPr="00150EA7">
            <w:rPr>
              <w:rFonts w:eastAsia="Times New Roman"/>
              <w:color w:val="000000"/>
            </w:rPr>
            <w:t>, 2015)</w:t>
          </w:r>
        </w:sdtContent>
      </w:sdt>
      <w:r>
        <w:t xml:space="preserve">. Indeed, some studies suggest that plants respond to combined nitrogen and phosphorus addition by increasing aboveground biomass more strongly than expected from individual effects, highlighting the likelihood that plant responses to nitrogen and phosphorus availability may be synergistic </w:t>
      </w:r>
      <w:sdt>
        <w:sdtPr>
          <w:rPr>
            <w:color w:val="000000"/>
          </w:rPr>
          <w:tag w:val="MENDELEY_CITATION_v3_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IsImNvbnRhaW5lci10aXRsZS1zaG9ydCI6IkVjb2wgTGV0dCJ9LCJpc1RlbXBvcmFyeSI6ZmFsc2V9XX0="/>
          <w:id w:val="-1808624933"/>
          <w:placeholder>
            <w:docPart w:val="9EA49573C5F7604993E79E4D56145249"/>
          </w:placeholder>
        </w:sdtPr>
        <w:sdtContent>
          <w:r w:rsidR="00150EA7" w:rsidRPr="00150EA7">
            <w:rPr>
              <w:rFonts w:eastAsia="Times New Roman"/>
              <w:color w:val="000000"/>
            </w:rPr>
            <w:t xml:space="preserve">(Harpole </w:t>
          </w:r>
          <w:r w:rsidR="00150EA7" w:rsidRPr="00150EA7">
            <w:rPr>
              <w:rFonts w:eastAsia="Times New Roman"/>
              <w:i/>
              <w:iCs/>
              <w:color w:val="000000"/>
            </w:rPr>
            <w:t>et al.</w:t>
          </w:r>
          <w:r w:rsidR="00150EA7" w:rsidRPr="00150EA7">
            <w:rPr>
              <w:rFonts w:eastAsia="Times New Roman"/>
              <w:color w:val="000000"/>
            </w:rPr>
            <w:t xml:space="preserve">, 2011; Fay </w:t>
          </w:r>
          <w:r w:rsidR="00150EA7" w:rsidRPr="00150EA7">
            <w:rPr>
              <w:rFonts w:eastAsia="Times New Roman"/>
              <w:i/>
              <w:iCs/>
              <w:color w:val="000000"/>
            </w:rPr>
            <w:t>et al.</w:t>
          </w:r>
          <w:r w:rsidR="00150EA7" w:rsidRPr="00150EA7">
            <w:rPr>
              <w:rFonts w:eastAsia="Times New Roman"/>
              <w:color w:val="000000"/>
            </w:rPr>
            <w:t xml:space="preserve">, 2015; Fang </w:t>
          </w:r>
          <w:r w:rsidR="00150EA7" w:rsidRPr="00150EA7">
            <w:rPr>
              <w:rFonts w:eastAsia="Times New Roman"/>
              <w:i/>
              <w:iCs/>
              <w:color w:val="000000"/>
            </w:rPr>
            <w:t>et al.</w:t>
          </w:r>
          <w:r w:rsidR="00150EA7" w:rsidRPr="00150EA7">
            <w:rPr>
              <w:rFonts w:eastAsia="Times New Roman"/>
              <w:color w:val="000000"/>
            </w:rPr>
            <w:t>, 2024)</w:t>
          </w:r>
        </w:sdtContent>
      </w:sdt>
      <w:r>
        <w:t xml:space="preserve">. Synergistic interactions may be particularly apparent in ecosystems where nitrogen and phosphorus </w:t>
      </w:r>
      <w:commentRangeStart w:id="63"/>
      <w:r>
        <w:t>co</w:t>
      </w:r>
      <w:del w:id="64" w:author="Smith, Nick" w:date="2025-10-22T13:19:00Z" w16du:dateUtc="2025-10-22T18:19:00Z">
        <w:r w:rsidDel="006B368F">
          <w:delText>-</w:delText>
        </w:r>
      </w:del>
      <w:r>
        <w:t xml:space="preserve">limit </w:t>
      </w:r>
      <w:commentRangeEnd w:id="63"/>
      <w:r w:rsidR="006B368F">
        <w:rPr>
          <w:rStyle w:val="CommentReference"/>
        </w:rPr>
        <w:commentReference w:id="63"/>
      </w:r>
      <w:r>
        <w:t xml:space="preserve">growth, such as tropical ecosystems </w:t>
      </w:r>
      <w:sdt>
        <w:sdtPr>
          <w:rPr>
            <w:color w:val="000000"/>
          </w:rPr>
          <w:tag w:val="MENDELEY_CITATION_v3_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"/>
          <w:id w:val="-1898810255"/>
          <w:placeholder>
            <w:docPart w:val="9EA49573C5F7604993E79E4D56145249"/>
          </w:placeholder>
        </w:sdtPr>
        <w:sdtContent>
          <w:r w:rsidR="00150EA7" w:rsidRPr="00150EA7">
            <w:rPr>
              <w:rFonts w:eastAsia="Times New Roman"/>
              <w:color w:val="000000"/>
            </w:rPr>
            <w:t>(</w:t>
          </w:r>
          <w:proofErr w:type="spellStart"/>
          <w:r w:rsidR="00150EA7" w:rsidRPr="00150EA7">
            <w:rPr>
              <w:rFonts w:eastAsia="Times New Roman"/>
              <w:color w:val="000000"/>
            </w:rPr>
            <w:t>Vitousek</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xml:space="preserve">, 2010; Du </w:t>
          </w:r>
          <w:r w:rsidR="00150EA7" w:rsidRPr="00150EA7">
            <w:rPr>
              <w:rFonts w:eastAsia="Times New Roman"/>
              <w:i/>
              <w:iCs/>
              <w:color w:val="000000"/>
            </w:rPr>
            <w:t>et al.</w:t>
          </w:r>
          <w:r w:rsidR="00150EA7" w:rsidRPr="00150EA7">
            <w:rPr>
              <w:rFonts w:eastAsia="Times New Roman"/>
              <w:color w:val="000000"/>
            </w:rPr>
            <w:t>, 2020)</w:t>
          </w:r>
        </w:sdtContent>
      </w:sdt>
      <w:r>
        <w:t xml:space="preserve">. Yet, plant responses to multiple environmental change factors tend to be additive </w:t>
      </w:r>
      <w:sdt>
        <w:sdtPr>
          <w:rPr>
            <w:color w:val="000000"/>
          </w:rPr>
          <w:tag w:val="MENDELEY_CITATION_v3_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"/>
          <w:id w:val="1166675169"/>
          <w:placeholder>
            <w:docPart w:val="9EA49573C5F7604993E79E4D56145249"/>
          </w:placeholder>
        </w:sdtPr>
        <w:sdtContent>
          <w:r w:rsidR="00150EA7" w:rsidRPr="00150EA7">
            <w:rPr>
              <w:rFonts w:eastAsia="Times New Roman"/>
              <w:color w:val="000000"/>
            </w:rPr>
            <w:t xml:space="preserve">(Yue </w:t>
          </w:r>
          <w:r w:rsidR="00150EA7" w:rsidRPr="00150EA7">
            <w:rPr>
              <w:rFonts w:eastAsia="Times New Roman"/>
              <w:i/>
              <w:iCs/>
              <w:color w:val="000000"/>
            </w:rPr>
            <w:t>et al.</w:t>
          </w:r>
          <w:r w:rsidR="00150EA7" w:rsidRPr="00150EA7">
            <w:rPr>
              <w:rFonts w:eastAsia="Times New Roman"/>
              <w:color w:val="000000"/>
            </w:rPr>
            <w:t xml:space="preserve">, 2017; Ding </w:t>
          </w:r>
          <w:r w:rsidR="00150EA7" w:rsidRPr="00150EA7">
            <w:rPr>
              <w:rFonts w:eastAsia="Times New Roman"/>
              <w:i/>
              <w:iCs/>
              <w:color w:val="000000"/>
            </w:rPr>
            <w:t>et al.</w:t>
          </w:r>
          <w:r w:rsidR="00150EA7" w:rsidRPr="00150EA7">
            <w:rPr>
              <w:rFonts w:eastAsia="Times New Roman"/>
              <w:color w:val="000000"/>
            </w:rPr>
            <w:t>, 2025)</w:t>
          </w:r>
        </w:sdtContent>
      </w:sdt>
      <w:r>
        <w:t xml:space="preserve">, and existing syntheses have only quantified nitrogen and phosphorus interactions for a subset of traits </w:t>
      </w:r>
      <w:sdt>
        <w:sdtPr>
          <w:rPr>
            <w:color w:val="000000"/>
          </w:rPr>
          <w:tag w:val="MENDELEY_CITATION_v3_eyJjaXRhdGlvbklEIjoiTUVOREVMRVlfQ0lUQVRJT05fZWU3YWY5NmMtZjA2ZC00OWMxLTg5OTAtNDIxMzYwNTAwZmEyIiwicHJvcGVydGllcyI6eyJub3RlSW5kZXgiOjB9LCJpc0VkaXRlZCI6ZmFsc2UsIm1hbnVhbE92ZXJyaWRlIjp7ImlzTWFudWFsbHlPdmVycmlkZGVuIjpmYWxzZSwiY2l0ZXByb2NUZXh0IjoiKEVsc2VyIDxpPmV0IGFsLjwvaT4sIDIwMDc7IEhhcnBvbGUgPGk+ZXQgYWwuPC9pPiwgMjAxMTsgTGkgPGk+ZXQgYWwuPC9pPiwgMjAxNjsgRmFuZyA8aT5ldCBhbC48L2k+LCAyMDI0OyBEaW5nIDxpPmV0IGFsLjwvaT4sIDIwMjUpIiwibWFudWFsT3ZlcnJpZGVUZXh0IjoiIn0sImNpdGF0aW9uSXRlbXMiOlt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"/>
          <w:id w:val="1760945696"/>
          <w:placeholder>
            <w:docPart w:val="9EA49573C5F7604993E79E4D56145249"/>
          </w:placeholder>
        </w:sdtPr>
        <w:sdtContent>
          <w:r w:rsidR="00150EA7" w:rsidRPr="00150EA7">
            <w:rPr>
              <w:rFonts w:eastAsia="Times New Roman"/>
              <w:color w:val="000000"/>
            </w:rPr>
            <w:t xml:space="preserve">(Elser </w:t>
          </w:r>
          <w:r w:rsidR="00150EA7" w:rsidRPr="00150EA7">
            <w:rPr>
              <w:rFonts w:eastAsia="Times New Roman"/>
              <w:i/>
              <w:iCs/>
              <w:color w:val="000000"/>
            </w:rPr>
            <w:t>et al.</w:t>
          </w:r>
          <w:r w:rsidR="00150EA7" w:rsidRPr="00150EA7">
            <w:rPr>
              <w:rFonts w:eastAsia="Times New Roman"/>
              <w:color w:val="000000"/>
            </w:rPr>
            <w:t xml:space="preserve">, 2007; Harpole </w:t>
          </w:r>
          <w:r w:rsidR="00150EA7" w:rsidRPr="00150EA7">
            <w:rPr>
              <w:rFonts w:eastAsia="Times New Roman"/>
              <w:i/>
              <w:iCs/>
              <w:color w:val="000000"/>
            </w:rPr>
            <w:t>et al.</w:t>
          </w:r>
          <w:r w:rsidR="00150EA7" w:rsidRPr="00150EA7">
            <w:rPr>
              <w:rFonts w:eastAsia="Times New Roman"/>
              <w:color w:val="000000"/>
            </w:rPr>
            <w:t xml:space="preserve">, 2011; Li </w:t>
          </w:r>
          <w:r w:rsidR="00150EA7" w:rsidRPr="00150EA7">
            <w:rPr>
              <w:rFonts w:eastAsia="Times New Roman"/>
              <w:i/>
              <w:iCs/>
              <w:color w:val="000000"/>
            </w:rPr>
            <w:t>et al.</w:t>
          </w:r>
          <w:r w:rsidR="00150EA7" w:rsidRPr="00150EA7">
            <w:rPr>
              <w:rFonts w:eastAsia="Times New Roman"/>
              <w:color w:val="000000"/>
            </w:rPr>
            <w:t xml:space="preserve">, 2016; Fang </w:t>
          </w:r>
          <w:r w:rsidR="00150EA7" w:rsidRPr="00150EA7">
            <w:rPr>
              <w:rFonts w:eastAsia="Times New Roman"/>
              <w:i/>
              <w:iCs/>
              <w:color w:val="000000"/>
            </w:rPr>
            <w:t>et al.</w:t>
          </w:r>
          <w:r w:rsidR="00150EA7" w:rsidRPr="00150EA7">
            <w:rPr>
              <w:rFonts w:eastAsia="Times New Roman"/>
              <w:color w:val="000000"/>
            </w:rPr>
            <w:t xml:space="preserve">, 2024; Ding </w:t>
          </w:r>
          <w:r w:rsidR="00150EA7" w:rsidRPr="00150EA7">
            <w:rPr>
              <w:rFonts w:eastAsia="Times New Roman"/>
              <w:i/>
              <w:iCs/>
              <w:color w:val="000000"/>
            </w:rPr>
            <w:t>et al.</w:t>
          </w:r>
          <w:r w:rsidR="00150EA7" w:rsidRPr="00150EA7">
            <w:rPr>
              <w:rFonts w:eastAsia="Times New Roman"/>
              <w:color w:val="000000"/>
            </w:rPr>
            <w:t>, 2025)</w:t>
          </w:r>
        </w:sdtContent>
      </w:sdt>
      <w:r>
        <w:t>. Beyond analyses from coordinated nutrient manipulation experiments (</w:t>
      </w:r>
      <w:del w:id="65" w:author="Smith, Nick" w:date="2025-10-22T13:31:00Z" w16du:dateUtc="2025-10-22T18:31:00Z">
        <w:r w:rsidDel="00DB4E3D">
          <w:delText>i.e.</w:delText>
        </w:r>
      </w:del>
      <w:ins w:id="66" w:author="Smith, Nick" w:date="2025-10-22T13:31:00Z" w16du:dateUtc="2025-10-22T18:31:00Z">
        <w:r w:rsidR="00DB4E3D">
          <w:t>e.g.</w:t>
        </w:r>
      </w:ins>
      <w:r>
        <w:t xml:space="preserve">, the Nutrient Network; </w:t>
      </w:r>
      <w:sdt>
        <w:sdtPr>
          <w:rPr>
            <w:color w:val="000000"/>
          </w:rPr>
          <w:tag w:val="MENDELEY_CITATION_v3_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"/>
          <w:id w:val="-145360962"/>
          <w:placeholder>
            <w:docPart w:val="9EA49573C5F7604993E79E4D56145249"/>
          </w:placeholder>
        </w:sdtPr>
        <w:sdtContent>
          <w:proofErr w:type="spellStart"/>
          <w:r w:rsidR="00150EA7" w:rsidRPr="00150EA7">
            <w:rPr>
              <w:rFonts w:eastAsia="Times New Roman"/>
              <w:color w:val="000000"/>
            </w:rPr>
            <w:t>Firn</w:t>
          </w:r>
          <w:proofErr w:type="spellEnd"/>
          <w:r w:rsidR="00150EA7" w:rsidRPr="00150EA7">
            <w:rPr>
              <w:rFonts w:eastAsia="Times New Roman"/>
              <w:color w:val="000000"/>
            </w:rPr>
            <w:t xml:space="preserve"> et al., 2019; Hersch-Green et al., 2024; </w:t>
          </w:r>
          <w:proofErr w:type="spellStart"/>
          <w:r w:rsidR="00150EA7" w:rsidRPr="00150EA7">
            <w:rPr>
              <w:rFonts w:eastAsia="Times New Roman"/>
              <w:color w:val="000000"/>
            </w:rPr>
            <w:t>Cheaib</w:t>
          </w:r>
          <w:proofErr w:type="spellEnd"/>
          <w:r w:rsidR="00150EA7" w:rsidRPr="00150EA7">
            <w:rPr>
              <w:rFonts w:eastAsia="Times New Roman"/>
              <w:color w:val="000000"/>
            </w:rPr>
            <w:t xml:space="preserve"> et al., 2025b)</w:t>
          </w:r>
        </w:sdtContent>
      </w:sdt>
      <w:r>
        <w:rPr>
          <w:color w:val="000000"/>
        </w:rPr>
        <w:t xml:space="preserve">, no data syntheses </w:t>
      </w:r>
      <w:r>
        <w:t>to our knowledge have explicitly quantified the interactive effects of nitrogen and phosphorus on leaf nutrient content and photosynthesis, representing a key knowledge gap in understanding how nutrient interactions regulate</w:t>
      </w:r>
      <w:r w:rsidR="00B4161D">
        <w:t xml:space="preserve"> traits that are important for predicting</w:t>
      </w:r>
      <w:r>
        <w:t xml:space="preserve"> primary productivity and the land carbon sink. </w:t>
      </w:r>
      <w:r w:rsidR="00ED1E5B">
        <w:t xml:space="preserve">Furthermore, </w:t>
      </w:r>
      <w:r w:rsidR="00CA4485">
        <w:t xml:space="preserve">no data syntheses have quantified whether interactions between nitrogen and phosphorus are modified by climate or </w:t>
      </w:r>
      <w:r w:rsidR="00ED1E5B">
        <w:t>species identity</w:t>
      </w:r>
      <w:r w:rsidR="00CA4485">
        <w:t xml:space="preserve">. </w:t>
      </w:r>
      <w:r>
        <w:t xml:space="preserve">Thus, broad-scale analyses that compile data from multiple </w:t>
      </w:r>
      <w:r w:rsidR="00F46F32">
        <w:t xml:space="preserve">full-factorial </w:t>
      </w:r>
      <w:r w:rsidR="00F46F32">
        <w:lastRenderedPageBreak/>
        <w:t xml:space="preserve">nitrogen-by-phosphorus addition </w:t>
      </w:r>
      <w:r>
        <w:t>experiments are needed to clarify these dynamics and to develop mechanistic frameworks for predicting how nitrogen-phosphorus interactions influence leaf and whole-plant traits.</w:t>
      </w:r>
    </w:p>
    <w:p w14:paraId="5EC33632" w14:textId="24C84917" w:rsidR="006C378E" w:rsidRDefault="006C378E" w:rsidP="006C378E">
      <w:pPr>
        <w:spacing w:line="360" w:lineRule="auto"/>
        <w:ind w:firstLine="720"/>
      </w:pPr>
      <w:r>
        <w:t xml:space="preserve">Here, we conducted a global meta-analysis using experiments that manipulated nitrogen and phosphorus in full-factorial designs to address three primary objectives. First, we quantified the </w:t>
      </w:r>
      <w:r w:rsidR="00F46F32">
        <w:t xml:space="preserve">individual </w:t>
      </w:r>
      <w:r>
        <w:t>effects of nitrogen, phosphorus, and nitrogen+phosphorus addition on leaf nutrient content, net photosynthesis, photosynthetic capacity, leaf nitrogen and phosphorus use efficiency, biomass production, and biomass partitioning. Second, we quantified the interacti</w:t>
      </w:r>
      <w:r w:rsidR="00F46F32">
        <w:t>ve</w:t>
      </w:r>
      <w:r>
        <w:t xml:space="preserve"> effect</w:t>
      </w:r>
      <w:r w:rsidR="00F46F32">
        <w:t>s</w:t>
      </w:r>
      <w:r>
        <w:t xml:space="preserve"> of </w:t>
      </w:r>
      <w:r w:rsidR="00F46F32">
        <w:t xml:space="preserve">nitrogen and phosphorus addition on </w:t>
      </w:r>
      <w:r>
        <w:t>each trait to understand whether the effects of nitrogen+phosphorus addition were the product of additive, synergistic, or antagonistic interactions. Finally, we evaluated how climate and species identity traits (e.g., photosynthetic pathway, ability to associate with nitrogen-fixing bacteria, mycorrhizal nutrient acquisition strategy) moderate trait responses to nutrient addition. We used this approach and study objectives to test the following hypotheses: (1) nitrogen and phosphorus addition will increase leaf nutrient content and biomass production, with minimal impacts on investment in leaf-level photosynthesis; (2) the effects of combined nitrogen and phosphorus addition will be no different than the sum of the individual effects (i.e.</w:t>
      </w:r>
      <w:ins w:id="67" w:author="Smith, Nick" w:date="2025-10-22T13:33:00Z" w16du:dateUtc="2025-10-22T18:33:00Z">
        <w:r w:rsidR="00B959B0">
          <w:t>,</w:t>
        </w:r>
      </w:ins>
      <w:r>
        <w:t xml:space="preserve"> responses</w:t>
      </w:r>
      <w:r w:rsidR="009A63B0">
        <w:t xml:space="preserve"> to nitrogen and phosphorus addition</w:t>
      </w:r>
      <w:r>
        <w:t xml:space="preserve"> will be driven by additive interactions); (3) leaf and whole-plant responses to nutrient addition will be strongest in regions </w:t>
      </w:r>
      <w:r w:rsidR="009A63B0">
        <w:t xml:space="preserve">with greater </w:t>
      </w:r>
      <w:commentRangeStart w:id="68"/>
      <w:ins w:id="69" w:author="Smith, Nick" w:date="2025-10-22T13:33:00Z" w16du:dateUtc="2025-10-22T18:33:00Z">
        <w:r w:rsidR="00B959B0">
          <w:t xml:space="preserve">photosynthetic </w:t>
        </w:r>
        <w:commentRangeEnd w:id="68"/>
        <w:r w:rsidR="00B959B0">
          <w:rPr>
            <w:rStyle w:val="CommentReference"/>
          </w:rPr>
          <w:commentReference w:id="68"/>
        </w:r>
      </w:ins>
      <w:r>
        <w:t>demand for soil resources; and (4) leaf and whole-plant responses to nutrient addition will be</w:t>
      </w:r>
      <w:r w:rsidR="00CA4485">
        <w:t xml:space="preserve"> strongest i</w:t>
      </w:r>
      <w:r w:rsidR="009A63B0">
        <w:t>n species with greater demand for soil resources (e.g., C</w:t>
      </w:r>
      <w:r w:rsidR="009A63B0">
        <w:rPr>
          <w:vertAlign w:val="subscript"/>
        </w:rPr>
        <w:t>3</w:t>
      </w:r>
      <w:r w:rsidR="009A63B0">
        <w:t xml:space="preserve"> species) or in species that rely on acquisition strategies that directly acquire nutrients from the soil (e.g., species that do not form associations with N</w:t>
      </w:r>
      <w:r w:rsidR="009A63B0">
        <w:rPr>
          <w:vertAlign w:val="subscript"/>
        </w:rPr>
        <w:t>2</w:t>
      </w:r>
      <w:r w:rsidR="009A63B0">
        <w:t>-fixing bacteria or species that associate with mycorrhizal fungi that have scavenging acquisition strategies)</w:t>
      </w:r>
      <w:r>
        <w:t>.</w:t>
      </w:r>
    </w:p>
    <w:p w14:paraId="4996B9B2" w14:textId="77777777" w:rsidR="00597594" w:rsidRDefault="00597594" w:rsidP="006D0DA9">
      <w:pPr>
        <w:spacing w:line="360" w:lineRule="auto"/>
      </w:pPr>
    </w:p>
    <w:p w14:paraId="622C6F92" w14:textId="156EA7BC" w:rsidR="002E13DB" w:rsidRDefault="002E13DB" w:rsidP="00983FD8">
      <w:pPr>
        <w:spacing w:line="360" w:lineRule="auto"/>
      </w:pPr>
      <w:r>
        <w:rPr>
          <w:b/>
          <w:bCs/>
        </w:rPr>
        <w:t>Materials and Methods</w:t>
      </w:r>
    </w:p>
    <w:p w14:paraId="503D024B" w14:textId="0824CAEA" w:rsidR="00BE737C" w:rsidRDefault="00BE737C" w:rsidP="00983FD8">
      <w:pPr>
        <w:spacing w:line="360" w:lineRule="auto"/>
        <w:rPr>
          <w:i/>
          <w:iCs/>
        </w:rPr>
      </w:pPr>
      <w:r w:rsidRPr="00BE737C">
        <w:rPr>
          <w:i/>
          <w:iCs/>
        </w:rPr>
        <w:t xml:space="preserve">Data </w:t>
      </w:r>
      <w:r w:rsidR="007337EB">
        <w:rPr>
          <w:i/>
          <w:iCs/>
        </w:rPr>
        <w:t>compilation</w:t>
      </w:r>
    </w:p>
    <w:p w14:paraId="559BDB66" w14:textId="46050403" w:rsidR="00237FD0" w:rsidRDefault="006C5A1D" w:rsidP="00F960FF">
      <w:pPr>
        <w:spacing w:line="360" w:lineRule="auto"/>
        <w:rPr>
          <w:color w:val="000000"/>
        </w:rPr>
      </w:pPr>
      <w:r>
        <w:t xml:space="preserve">Initial data for the meta-analysis were collected </w:t>
      </w:r>
      <w:r w:rsidR="006D174B">
        <w:t xml:space="preserve">using citations listed in </w:t>
      </w:r>
      <w:r>
        <w:t xml:space="preserve">the Manipulation Experiments Synthesis Initiative (MESI) database </w:t>
      </w:r>
      <w:sdt>
        <w:sdtPr>
          <w:rPr>
            <w:color w:val="000000"/>
          </w:rPr>
          <w:tag w:val="MENDELEY_CITATION_v3_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"/>
          <w:id w:val="2071228387"/>
          <w:placeholder>
            <w:docPart w:val="DefaultPlaceholder_-1854013440"/>
          </w:placeholder>
        </w:sdtPr>
        <w:sdtContent>
          <w:r w:rsidR="00150EA7" w:rsidRPr="00150EA7">
            <w:rPr>
              <w:rFonts w:eastAsia="Times New Roman"/>
              <w:color w:val="000000"/>
            </w:rPr>
            <w:t xml:space="preserve">(Van </w:t>
          </w:r>
          <w:proofErr w:type="spellStart"/>
          <w:r w:rsidR="00150EA7" w:rsidRPr="00150EA7">
            <w:rPr>
              <w:rFonts w:eastAsia="Times New Roman"/>
              <w:color w:val="000000"/>
            </w:rPr>
            <w:t>Sundert</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2023)</w:t>
          </w:r>
        </w:sdtContent>
      </w:sdt>
      <w:r w:rsidR="00983FD8">
        <w:rPr>
          <w:color w:val="000000"/>
        </w:rPr>
        <w:t xml:space="preserve">. </w:t>
      </w:r>
      <w:ins w:id="70" w:author="Smith, Nick" w:date="2025-10-22T13:34:00Z" w16du:dateUtc="2025-10-22T18:34:00Z">
        <w:r w:rsidR="001140A0">
          <w:rPr>
            <w:color w:val="000000"/>
          </w:rPr>
          <w:t xml:space="preserve">We selected only </w:t>
        </w:r>
      </w:ins>
      <w:del w:id="71" w:author="Smith, Nick" w:date="2025-10-22T13:34:00Z" w16du:dateUtc="2025-10-22T18:34:00Z">
        <w:r w:rsidR="00A761ED" w:rsidDel="001140A0">
          <w:rPr>
            <w:color w:val="000000"/>
          </w:rPr>
          <w:delText>M</w:delText>
        </w:r>
      </w:del>
      <w:ins w:id="72" w:author="Smith, Nick" w:date="2025-10-22T13:34:00Z" w16du:dateUtc="2025-10-22T18:34:00Z">
        <w:r w:rsidR="001140A0">
          <w:rPr>
            <w:color w:val="000000"/>
          </w:rPr>
          <w:t>m</w:t>
        </w:r>
      </w:ins>
      <w:r w:rsidR="00983FD8">
        <w:rPr>
          <w:color w:val="000000"/>
        </w:rPr>
        <w:t xml:space="preserve">anipulation experiments that added </w:t>
      </w:r>
      <w:r w:rsidR="005A6F13">
        <w:rPr>
          <w:color w:val="000000"/>
        </w:rPr>
        <w:t>nitrogen</w:t>
      </w:r>
      <w:r w:rsidR="00983FD8">
        <w:rPr>
          <w:color w:val="000000"/>
        </w:rPr>
        <w:t xml:space="preserve"> and </w:t>
      </w:r>
      <w:r w:rsidR="005A6F13">
        <w:rPr>
          <w:color w:val="000000"/>
        </w:rPr>
        <w:t>phosphorus</w:t>
      </w:r>
      <w:r w:rsidR="00983FD8">
        <w:rPr>
          <w:color w:val="000000"/>
        </w:rPr>
        <w:t xml:space="preserve"> in a full-factorial design</w:t>
      </w:r>
      <w:r w:rsidR="00A761ED">
        <w:rPr>
          <w:color w:val="000000"/>
        </w:rPr>
        <w:t xml:space="preserve"> </w:t>
      </w:r>
      <w:del w:id="73" w:author="Smith, Nick" w:date="2025-10-22T13:34:00Z" w16du:dateUtc="2025-10-22T18:34:00Z">
        <w:r w:rsidR="00A761ED" w:rsidDel="001140A0">
          <w:rPr>
            <w:color w:val="000000"/>
          </w:rPr>
          <w:delText>were only selected in this database</w:delText>
        </w:r>
        <w:r w:rsidR="00983FD8" w:rsidDel="001140A0">
          <w:rPr>
            <w:color w:val="000000"/>
          </w:rPr>
          <w:delText xml:space="preserve"> </w:delText>
        </w:r>
      </w:del>
      <w:r w:rsidR="00983FD8">
        <w:rPr>
          <w:color w:val="000000"/>
        </w:rPr>
        <w:t>to ensure that any comparisons made between</w:t>
      </w:r>
      <w:r w:rsidR="003246BC">
        <w:rPr>
          <w:color w:val="000000"/>
        </w:rPr>
        <w:t xml:space="preserve"> </w:t>
      </w:r>
      <w:r w:rsidR="005A6F13">
        <w:rPr>
          <w:color w:val="000000"/>
        </w:rPr>
        <w:t>nitrogen</w:t>
      </w:r>
      <w:r w:rsidR="00983FD8">
        <w:rPr>
          <w:color w:val="000000"/>
        </w:rPr>
        <w:t xml:space="preserve">, </w:t>
      </w:r>
      <w:r w:rsidR="005A6F13">
        <w:rPr>
          <w:color w:val="000000"/>
        </w:rPr>
        <w:t>phosphorus</w:t>
      </w:r>
      <w:r w:rsidR="00983FD8">
        <w:rPr>
          <w:color w:val="000000"/>
        </w:rPr>
        <w:t xml:space="preserve">, and </w:t>
      </w:r>
      <w:r w:rsidR="005A6F13">
        <w:rPr>
          <w:color w:val="000000"/>
        </w:rPr>
        <w:t>nitrogen</w:t>
      </w:r>
      <w:r w:rsidR="00983FD8">
        <w:rPr>
          <w:color w:val="000000"/>
        </w:rPr>
        <w:t>+</w:t>
      </w:r>
      <w:r w:rsidR="005A6F13">
        <w:rPr>
          <w:color w:val="000000"/>
        </w:rPr>
        <w:t>phosphorus</w:t>
      </w:r>
      <w:r w:rsidR="00983FD8">
        <w:rPr>
          <w:color w:val="000000"/>
        </w:rPr>
        <w:t xml:space="preserve"> addition responses were from the same subset of experiments. </w:t>
      </w:r>
      <w:r w:rsidR="006D174B">
        <w:rPr>
          <w:color w:val="000000"/>
        </w:rPr>
        <w:t xml:space="preserve">All data for manuscripts included in the </w:t>
      </w:r>
      <w:r w:rsidR="006D174B">
        <w:rPr>
          <w:color w:val="000000"/>
        </w:rPr>
        <w:lastRenderedPageBreak/>
        <w:t>MESI database that fit these criteria were downloaded or extracted using a plot digitizer to ensure that all relevant traits were included in the meta-analysis and</w:t>
      </w:r>
      <w:r w:rsidR="00E01953">
        <w:rPr>
          <w:color w:val="000000"/>
        </w:rPr>
        <w:t xml:space="preserve"> </w:t>
      </w:r>
      <w:r w:rsidR="006D174B">
        <w:rPr>
          <w:color w:val="000000"/>
        </w:rPr>
        <w:t xml:space="preserve">undergo a round of quality control to avoid any data entry issues that may arise when using large ecological datasets </w:t>
      </w:r>
      <w:sdt>
        <w:sdtPr>
          <w:rPr>
            <w:color w:val="000000"/>
          </w:rPr>
          <w:tag w:val="MENDELEY_CITATION_v3_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"/>
          <w:id w:val="-2108726310"/>
          <w:placeholder>
            <w:docPart w:val="DefaultPlaceholder_-1854013440"/>
          </w:placeholder>
        </w:sdtPr>
        <w:sdtContent>
          <w:r w:rsidR="00150EA7" w:rsidRPr="00150EA7">
            <w:rPr>
              <w:rFonts w:eastAsia="Times New Roman"/>
              <w:color w:val="000000"/>
            </w:rPr>
            <w:t xml:space="preserve">(Augustine </w:t>
          </w:r>
          <w:r w:rsidR="00150EA7" w:rsidRPr="00150EA7">
            <w:rPr>
              <w:rFonts w:eastAsia="Times New Roman"/>
              <w:i/>
              <w:iCs/>
              <w:color w:val="000000"/>
            </w:rPr>
            <w:t>et al.</w:t>
          </w:r>
          <w:r w:rsidR="00150EA7" w:rsidRPr="00150EA7">
            <w:rPr>
              <w:rFonts w:eastAsia="Times New Roman"/>
              <w:color w:val="000000"/>
            </w:rPr>
            <w:t>, 2024)</w:t>
          </w:r>
        </w:sdtContent>
      </w:sdt>
      <w:r w:rsidR="005770EC">
        <w:rPr>
          <w:color w:val="000000"/>
        </w:rPr>
        <w:t>.</w:t>
      </w:r>
      <w:r w:rsidR="004438F0">
        <w:rPr>
          <w:color w:val="000000"/>
        </w:rPr>
        <w:t xml:space="preserve"> </w:t>
      </w:r>
      <w:r w:rsidR="005770EC">
        <w:rPr>
          <w:color w:val="000000"/>
        </w:rPr>
        <w:t xml:space="preserve">To supplement </w:t>
      </w:r>
      <w:r w:rsidR="004438F0">
        <w:rPr>
          <w:color w:val="000000"/>
        </w:rPr>
        <w:t>studies</w:t>
      </w:r>
      <w:r w:rsidR="005770EC">
        <w:rPr>
          <w:color w:val="000000"/>
        </w:rPr>
        <w:t xml:space="preserve"> included in the MESI database,</w:t>
      </w:r>
      <w:r w:rsidR="004438F0">
        <w:rPr>
          <w:color w:val="000000"/>
        </w:rPr>
        <w:t xml:space="preserve"> studies that reported data from Nutrient Network experiments were also included in the meta-analysis, including </w:t>
      </w:r>
      <w:r w:rsidR="006D174B">
        <w:rPr>
          <w:color w:val="000000"/>
        </w:rPr>
        <w:t xml:space="preserve">only measurements collected from control, </w:t>
      </w:r>
      <w:r w:rsidR="005A6F13">
        <w:rPr>
          <w:color w:val="000000"/>
        </w:rPr>
        <w:t>nitrogen</w:t>
      </w:r>
      <w:r w:rsidR="006D174B">
        <w:rPr>
          <w:color w:val="000000"/>
        </w:rPr>
        <w:t xml:space="preserve">, </w:t>
      </w:r>
      <w:r w:rsidR="005A6F13">
        <w:rPr>
          <w:color w:val="000000"/>
        </w:rPr>
        <w:t>phosphorus</w:t>
      </w:r>
      <w:r w:rsidR="006D174B">
        <w:rPr>
          <w:color w:val="000000"/>
        </w:rPr>
        <w:t xml:space="preserve">, and </w:t>
      </w:r>
      <w:r w:rsidR="005A6F13">
        <w:rPr>
          <w:color w:val="000000"/>
        </w:rPr>
        <w:t>nitrogen</w:t>
      </w:r>
      <w:r w:rsidR="006D174B">
        <w:rPr>
          <w:color w:val="000000"/>
        </w:rPr>
        <w:t>+</w:t>
      </w:r>
      <w:r w:rsidR="005A6F13">
        <w:rPr>
          <w:color w:val="000000"/>
        </w:rPr>
        <w:t>phosphorus</w:t>
      </w:r>
      <w:r w:rsidR="006D174B">
        <w:rPr>
          <w:color w:val="000000"/>
        </w:rPr>
        <w:t xml:space="preserve"> addition plots.</w:t>
      </w:r>
      <w:r w:rsidR="004438F0">
        <w:rPr>
          <w:color w:val="000000"/>
        </w:rPr>
        <w:t xml:space="preserve"> </w:t>
      </w:r>
      <w:r w:rsidR="006D174B">
        <w:rPr>
          <w:color w:val="000000"/>
        </w:rPr>
        <w:t>Each site in</w:t>
      </w:r>
      <w:r w:rsidR="004438F0">
        <w:rPr>
          <w:color w:val="000000"/>
        </w:rPr>
        <w:t xml:space="preserve"> each paper that reported data from Nutrient Network experiments </w:t>
      </w:r>
      <w:r w:rsidR="006D174B">
        <w:rPr>
          <w:color w:val="000000"/>
        </w:rPr>
        <w:t xml:space="preserve">was treated as an independent experiment, following that the Nutrient Network is a globally distributed experiment where independent sites share </w:t>
      </w:r>
      <w:r w:rsidR="004438F0">
        <w:rPr>
          <w:color w:val="000000"/>
        </w:rPr>
        <w:t>the same</w:t>
      </w:r>
      <w:r w:rsidR="006D174B">
        <w:rPr>
          <w:color w:val="000000"/>
        </w:rPr>
        <w:t xml:space="preserve"> nutrient addition and experimental design scheme </w:t>
      </w:r>
      <w:sdt>
        <w:sdtPr>
          <w:rPr>
            <w:color w:val="000000"/>
          </w:rPr>
          <w:tag w:val="MENDELEY_CITATION_v3_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"/>
          <w:id w:val="836504151"/>
          <w:placeholder>
            <w:docPart w:val="DefaultPlaceholder_-1854013440"/>
          </w:placeholder>
        </w:sdtPr>
        <w:sdtContent>
          <w:r w:rsidR="00150EA7" w:rsidRPr="00150EA7">
            <w:rPr>
              <w:rFonts w:eastAsia="Times New Roman"/>
              <w:color w:val="000000"/>
            </w:rPr>
            <w:t xml:space="preserve">(Borer </w:t>
          </w:r>
          <w:r w:rsidR="00150EA7" w:rsidRPr="00150EA7">
            <w:rPr>
              <w:rFonts w:eastAsia="Times New Roman"/>
              <w:i/>
              <w:iCs/>
              <w:color w:val="000000"/>
            </w:rPr>
            <w:t>et al.</w:t>
          </w:r>
          <w:r w:rsidR="00150EA7" w:rsidRPr="00150EA7">
            <w:rPr>
              <w:rFonts w:eastAsia="Times New Roman"/>
              <w:color w:val="000000"/>
            </w:rPr>
            <w:t>, 2014)</w:t>
          </w:r>
        </w:sdtContent>
      </w:sdt>
      <w:r w:rsidR="00983FD8">
        <w:rPr>
          <w:color w:val="000000"/>
        </w:rPr>
        <w:t>. Specifically, we added</w:t>
      </w:r>
      <w:r w:rsidR="006413AF">
        <w:rPr>
          <w:color w:val="000000"/>
        </w:rPr>
        <w:t xml:space="preserve"> leaf nutrient</w:t>
      </w:r>
      <w:r w:rsidR="00983FD8">
        <w:rPr>
          <w:color w:val="000000"/>
        </w:rPr>
        <w:t xml:space="preserve"> data from</w:t>
      </w:r>
      <w:r w:rsidR="006413AF">
        <w:rPr>
          <w:color w:val="000000"/>
        </w:rPr>
        <w:t xml:space="preserve"> </w:t>
      </w:r>
      <w:sdt>
        <w:sdtPr>
          <w:rPr>
            <w:color w:val="000000"/>
          </w:rPr>
          <w:tag w:val="MENDELEY_CITATION_v3_eyJjaXRhdGlvbklEIjoiTUVOREVMRVlfQ0lUQVRJT05fYzZhMTUzYzMtMzBkYS00ZDRmLWE3NjQtY2IwYTkwMmYxMTI4IiwicHJvcGVydGllcyI6eyJub3RlSW5kZXgiOjB9LCJpc0VkaXRlZCI6ZmFsc2UsIm1hbnVhbE92ZXJyaWRlIjp7ImlzTWFudWFsbHlPdmVycmlkZGVuIjp0cnVlLCJjaXRlcHJvY1RleHQiOiIoRmlybiA8aT5ldCBhbC48L2k+LCAyMDE5KSIsIm1hbnVhbE92ZXJyaWRlVGV4dCI6IkZpcm4gZXQgYWwuICgyMDE5KSJ9LCJjaXRhdGlvbkl0ZW1zIjpb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kRPSSI6IjEwLjEwMzgvczQxNTU5LTAxOC0wNzkwLTEiLCJJU1NOIjoiMjM5Ny0zMzRYIiwiVVJMIjoiaHR0cHM6Ly93d3cubmF0dXJlLmNvbS9hcnRpY2xlcy9zNDE1NTktMDE4LTA3OTAtMSIsImlzc3VlZCI6eyJkYXRlLXBhcnRzIjpbWzIwMTksMiw0XV19LCJwYWdlIjoiNDAwLTQwNiIsImlzc3VlIjoiMyIsInZvbHVtZSI6IjMiLCJjb250YWluZXItdGl0bGUtc2hvcnQiOiJOYXQgRWNvbCBFdm9sIn0sImlzVGVtcG9yYXJ5IjpmYWxzZX1dfQ=="/>
          <w:id w:val="289321882"/>
          <w:placeholder>
            <w:docPart w:val="DefaultPlaceholder_-1854013440"/>
          </w:placeholder>
        </w:sdtPr>
        <w:sdtContent>
          <w:proofErr w:type="spellStart"/>
          <w:r w:rsidR="00150EA7" w:rsidRPr="00150EA7">
            <w:rPr>
              <w:color w:val="000000"/>
            </w:rPr>
            <w:t>Firn</w:t>
          </w:r>
          <w:proofErr w:type="spellEnd"/>
          <w:r w:rsidR="00150EA7" w:rsidRPr="00150EA7">
            <w:rPr>
              <w:color w:val="000000"/>
            </w:rPr>
            <w:t xml:space="preserve"> et al. (2019)</w:t>
          </w:r>
        </w:sdtContent>
      </w:sdt>
      <w:r w:rsidR="006413AF">
        <w:rPr>
          <w:color w:val="000000"/>
        </w:rPr>
        <w:t xml:space="preserve">, biomass partitioning data from </w:t>
      </w:r>
      <w:sdt>
        <w:sdtPr>
          <w:rPr>
            <w:color w:val="000000"/>
          </w:rPr>
          <w:tag w:val="MENDELEY_CITATION_v3_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1dfQ=="/>
          <w:id w:val="-1643344436"/>
          <w:placeholder>
            <w:docPart w:val="DefaultPlaceholder_-1854013440"/>
          </w:placeholder>
        </w:sdtPr>
        <w:sdtContent>
          <w:r w:rsidR="00150EA7" w:rsidRPr="00150EA7">
            <w:rPr>
              <w:color w:val="000000"/>
            </w:rPr>
            <w:t>Cleland et al. (2019)</w:t>
          </w:r>
        </w:sdtContent>
      </w:sdt>
      <w:r w:rsidR="006413AF">
        <w:rPr>
          <w:color w:val="000000"/>
        </w:rPr>
        <w:t>, and photosynthetic data from</w:t>
      </w:r>
      <w:r w:rsidR="00983FD8">
        <w:rPr>
          <w:color w:val="000000"/>
        </w:rPr>
        <w:t xml:space="preserve"> </w:t>
      </w:r>
      <w:sdt>
        <w:sdtPr>
          <w:rPr>
            <w:color w:val="000000"/>
          </w:rPr>
          <w:tag w:val="MENDELEY_CITATION_v3_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"/>
          <w:id w:val="1091894875"/>
          <w:placeholder>
            <w:docPart w:val="DefaultPlaceholder_-1854013440"/>
          </w:placeholder>
        </w:sdtPr>
        <w:sdtContent>
          <w:r w:rsidR="00150EA7" w:rsidRPr="00150EA7">
            <w:rPr>
              <w:color w:val="000000"/>
            </w:rPr>
            <w:t>Hersch-Green et al. (2024)</w:t>
          </w:r>
        </w:sdtContent>
      </w:sdt>
      <w:r w:rsidR="006413AF">
        <w:rPr>
          <w:color w:val="000000"/>
        </w:rPr>
        <w:t>.</w:t>
      </w:r>
      <w:r w:rsidR="005770EC">
        <w:rPr>
          <w:color w:val="000000"/>
        </w:rPr>
        <w:t xml:space="preserve"> </w:t>
      </w:r>
    </w:p>
    <w:p w14:paraId="322EE576" w14:textId="3A396ED4" w:rsidR="00F960FF" w:rsidRDefault="004438F0" w:rsidP="00237FD0">
      <w:pPr>
        <w:spacing w:line="360" w:lineRule="auto"/>
        <w:ind w:firstLine="720"/>
        <w:rPr>
          <w:color w:val="000000"/>
        </w:rPr>
      </w:pPr>
      <w:r>
        <w:rPr>
          <w:color w:val="000000"/>
        </w:rPr>
        <w:t xml:space="preserve">To supplement MESI and Nutrient Network datasets, we added additional manipulation experiments using journal articles published on or before March 2025. We selected manipulation experiments where </w:t>
      </w:r>
      <w:r w:rsidR="00222911">
        <w:rPr>
          <w:color w:val="000000"/>
        </w:rPr>
        <w:t>nitrogen</w:t>
      </w:r>
      <w:r>
        <w:rPr>
          <w:color w:val="000000"/>
        </w:rPr>
        <w:t xml:space="preserve"> and </w:t>
      </w:r>
      <w:r w:rsidR="00222911">
        <w:rPr>
          <w:color w:val="000000"/>
        </w:rPr>
        <w:t xml:space="preserve">phosphorus </w:t>
      </w:r>
      <w:r w:rsidR="00E01953">
        <w:rPr>
          <w:color w:val="000000"/>
        </w:rPr>
        <w:t>we</w:t>
      </w:r>
      <w:r>
        <w:rPr>
          <w:color w:val="000000"/>
        </w:rPr>
        <w:t>re added in a full-factorial design</w:t>
      </w:r>
      <w:r w:rsidR="003246BC">
        <w:rPr>
          <w:color w:val="000000"/>
        </w:rPr>
        <w:t xml:space="preserve">. </w:t>
      </w:r>
      <w:r w:rsidR="00974E0A">
        <w:rPr>
          <w:color w:val="000000"/>
        </w:rPr>
        <w:t xml:space="preserve">From this, we selected experiments that measured traits related to leaf photosynthesis (e.g., net photosynthesis </w:t>
      </w:r>
      <w:r w:rsidR="00714549">
        <w:rPr>
          <w:color w:val="000000"/>
        </w:rPr>
        <w:t xml:space="preserve">maximum rates of </w:t>
      </w:r>
      <w:del w:id="74" w:author="Smith, Nick" w:date="2025-10-22T13:37:00Z" w16du:dateUtc="2025-10-22T18:37:00Z">
        <w:r w:rsidR="00714549" w:rsidDel="00251ACC">
          <w:rPr>
            <w:color w:val="000000"/>
          </w:rPr>
          <w:delText xml:space="preserve">Rubisco </w:delText>
        </w:r>
      </w:del>
      <w:proofErr w:type="spellStart"/>
      <w:ins w:id="75" w:author="Smith, Nick" w:date="2025-10-22T13:37:00Z" w16du:dateUtc="2025-10-22T18:37:00Z">
        <w:r w:rsidR="00251ACC">
          <w:rPr>
            <w:color w:val="000000"/>
          </w:rPr>
          <w:t>RuBisCO</w:t>
        </w:r>
        <w:proofErr w:type="spellEnd"/>
        <w:r w:rsidR="00251ACC">
          <w:rPr>
            <w:color w:val="000000"/>
          </w:rPr>
          <w:t xml:space="preserve"> </w:t>
        </w:r>
      </w:ins>
      <w:r w:rsidR="00714549">
        <w:rPr>
          <w:color w:val="000000"/>
        </w:rPr>
        <w:t>carboxylation and electron transport for RuBP regeneration</w:t>
      </w:r>
      <w:r w:rsidR="00974E0A">
        <w:rPr>
          <w:color w:val="000000"/>
        </w:rPr>
        <w:t>), leaf nutrient content (e.g., mass- or area-based leaf nitrogen content, mass- or area-based leaf phosphorus content),</w:t>
      </w:r>
      <w:r w:rsidR="00CA4485">
        <w:rPr>
          <w:color w:val="000000"/>
        </w:rPr>
        <w:t xml:space="preserve"> resource-use efficiency (e.g., photosynthetic nitrogen- and phosphorus-use efficiencies),</w:t>
      </w:r>
      <w:r w:rsidR="00974E0A">
        <w:rPr>
          <w:color w:val="000000"/>
        </w:rPr>
        <w:t xml:space="preserve"> biomass (e.g., above-ground or belowground biomass), </w:t>
      </w:r>
      <w:r w:rsidR="005A6F13">
        <w:rPr>
          <w:color w:val="000000"/>
        </w:rPr>
        <w:t xml:space="preserve">or </w:t>
      </w:r>
      <w:r w:rsidR="00974E0A">
        <w:rPr>
          <w:color w:val="000000"/>
        </w:rPr>
        <w:t xml:space="preserve">biomass partitioning (e.g., </w:t>
      </w:r>
      <w:r w:rsidR="005A6F13">
        <w:rPr>
          <w:color w:val="000000"/>
        </w:rPr>
        <w:t xml:space="preserve">root mass fraction, </w:t>
      </w:r>
      <w:proofErr w:type="spellStart"/>
      <w:r w:rsidR="00974E0A">
        <w:rPr>
          <w:color w:val="000000"/>
        </w:rPr>
        <w:t>root:shoot</w:t>
      </w:r>
      <w:proofErr w:type="spellEnd"/>
      <w:r w:rsidR="00974E0A">
        <w:rPr>
          <w:color w:val="000000"/>
        </w:rPr>
        <w:t xml:space="preserve"> ratio). Finally, we selected experiments that included explicit explanations of treatment replication schemes to accurately calculate summary statistics. We first searched for studies that followed these guidelines using citations included in the MESI and Nutrient Network papers. To supplement these studies, we also created a search query in </w:t>
      </w:r>
      <w:r w:rsidR="008C5B76">
        <w:rPr>
          <w:color w:val="000000"/>
        </w:rPr>
        <w:t xml:space="preserve">Web of Science </w:t>
      </w:r>
      <w:r w:rsidR="00A301EF">
        <w:rPr>
          <w:color w:val="000000"/>
        </w:rPr>
        <w:t xml:space="preserve">using similar search terms </w:t>
      </w:r>
      <w:r w:rsidR="007337EB">
        <w:rPr>
          <w:color w:val="000000"/>
        </w:rPr>
        <w:t>as in</w:t>
      </w:r>
      <w:r w:rsidR="008C5B76">
        <w:rPr>
          <w:color w:val="000000"/>
        </w:rPr>
        <w:t xml:space="preserve"> </w:t>
      </w:r>
      <w:sdt>
        <w:sdtPr>
          <w:rPr>
            <w:color w:val="000000"/>
          </w:rPr>
          <w:tag w:val="MENDELEY_CITATION_v3_eyJjaXRhdGlvbklEIjoiTUVOREVMRVlfQ0lUQVRJT05fMmQwMjhiMDItMmVmMC00Y2VkLWJkZDYtYjNhMzRkM2ZhYTc4IiwicHJvcGVydGllcyI6eyJub3RlSW5kZXgiOjB9LCJpc0VkaXRlZCI6ZmFsc2UsIm1hbnVhbE92ZXJyaWRlIjp7ImlzTWFudWFsbHlPdmVycmlkZGVuIjpmYWxzZSwiY2l0ZXByb2NUZXh0IjoiKExpYW5nIDxpPmV0IGFsLjwvaT4sIDIwMjApIiwibWFudWFsT3ZlcnJpZGVUZXh0IjoiIn0sImNpdGF0aW9uSXRlbXMiOlt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XX0="/>
          <w:id w:val="1905101249"/>
          <w:placeholder>
            <w:docPart w:val="DefaultPlaceholder_-1854013440"/>
          </w:placeholder>
        </w:sdtPr>
        <w:sdtContent>
          <w:del w:id="76" w:author="Smith, Nick" w:date="2025-10-22T13:38:00Z" w16du:dateUtc="2025-10-22T18:38:00Z">
            <w:r w:rsidR="00150EA7" w:rsidRPr="00150EA7" w:rsidDel="00B3688B">
              <w:rPr>
                <w:rFonts w:eastAsia="Times New Roman"/>
                <w:color w:val="000000"/>
              </w:rPr>
              <w:delText>(</w:delText>
            </w:r>
          </w:del>
          <w:r w:rsidR="00150EA7" w:rsidRPr="00150EA7">
            <w:rPr>
              <w:rFonts w:eastAsia="Times New Roman"/>
              <w:color w:val="000000"/>
            </w:rPr>
            <w:t xml:space="preserve">Liang </w:t>
          </w:r>
          <w:r w:rsidR="00150EA7" w:rsidRPr="00150EA7">
            <w:rPr>
              <w:rFonts w:eastAsia="Times New Roman"/>
              <w:i/>
              <w:iCs/>
              <w:color w:val="000000"/>
            </w:rPr>
            <w:t>et al.</w:t>
          </w:r>
          <w:del w:id="77" w:author="Smith, Nick" w:date="2025-10-22T13:38:00Z" w16du:dateUtc="2025-10-22T18:38:00Z">
            <w:r w:rsidR="00150EA7" w:rsidRPr="00150EA7" w:rsidDel="00B3688B">
              <w:rPr>
                <w:rFonts w:eastAsia="Times New Roman"/>
                <w:color w:val="000000"/>
              </w:rPr>
              <w:delText>,</w:delText>
            </w:r>
          </w:del>
          <w:r w:rsidR="00150EA7" w:rsidRPr="00150EA7">
            <w:rPr>
              <w:rFonts w:eastAsia="Times New Roman"/>
              <w:color w:val="000000"/>
            </w:rPr>
            <w:t xml:space="preserve"> </w:t>
          </w:r>
          <w:ins w:id="78" w:author="Smith, Nick" w:date="2025-10-22T13:38:00Z" w16du:dateUtc="2025-10-22T18:38:00Z">
            <w:r w:rsidR="00B3688B">
              <w:rPr>
                <w:rFonts w:eastAsia="Times New Roman"/>
                <w:color w:val="000000"/>
              </w:rPr>
              <w:t>(</w:t>
            </w:r>
          </w:ins>
          <w:r w:rsidR="00150EA7" w:rsidRPr="00150EA7">
            <w:rPr>
              <w:rFonts w:eastAsia="Times New Roman"/>
              <w:color w:val="000000"/>
            </w:rPr>
            <w:t>2020)</w:t>
          </w:r>
        </w:sdtContent>
      </w:sdt>
      <w:r w:rsidR="008C5B76">
        <w:rPr>
          <w:color w:val="000000"/>
        </w:rPr>
        <w:t xml:space="preserve">. Specifically, our query mined for the following </w:t>
      </w:r>
      <w:r w:rsidR="007337EB">
        <w:rPr>
          <w:color w:val="000000"/>
        </w:rPr>
        <w:t>topics</w:t>
      </w:r>
      <w:r w:rsidR="006413AF">
        <w:rPr>
          <w:color w:val="000000"/>
        </w:rPr>
        <w:t xml:space="preserve">: </w:t>
      </w:r>
      <w:r w:rsidR="008C5B76">
        <w:rPr>
          <w:color w:val="000000"/>
        </w:rPr>
        <w:t>(nitrogen AND phosphorus)</w:t>
      </w:r>
      <w:r w:rsidR="005A55D1">
        <w:rPr>
          <w:color w:val="000000"/>
        </w:rPr>
        <w:t xml:space="preserve"> AND (</w:t>
      </w:r>
      <w:proofErr w:type="spellStart"/>
      <w:r w:rsidR="005A55D1">
        <w:rPr>
          <w:color w:val="000000"/>
        </w:rPr>
        <w:t>fertiliz</w:t>
      </w:r>
      <w:proofErr w:type="spellEnd"/>
      <w:r w:rsidR="005A55D1">
        <w:rPr>
          <w:color w:val="000000"/>
        </w:rPr>
        <w:t>* OR addition)</w:t>
      </w:r>
      <w:r w:rsidR="008C5B76">
        <w:rPr>
          <w:color w:val="000000"/>
        </w:rPr>
        <w:t xml:space="preserve"> AND (</w:t>
      </w:r>
      <w:r w:rsidR="008C5B76" w:rsidRPr="008C5B76">
        <w:rPr>
          <w:color w:val="000000"/>
        </w:rPr>
        <w:t xml:space="preserve">effect* OR </w:t>
      </w:r>
      <w:proofErr w:type="spellStart"/>
      <w:r w:rsidR="008C5B76" w:rsidRPr="008C5B76">
        <w:rPr>
          <w:color w:val="000000"/>
        </w:rPr>
        <w:t>respon</w:t>
      </w:r>
      <w:proofErr w:type="spellEnd"/>
      <w:r w:rsidR="008C5B76" w:rsidRPr="008C5B76">
        <w:rPr>
          <w:color w:val="000000"/>
        </w:rPr>
        <w:t xml:space="preserve">* OR affect* OR impact* OR </w:t>
      </w:r>
      <w:proofErr w:type="spellStart"/>
      <w:r w:rsidR="008C5B76" w:rsidRPr="008C5B76">
        <w:rPr>
          <w:color w:val="000000"/>
        </w:rPr>
        <w:t>increas</w:t>
      </w:r>
      <w:proofErr w:type="spellEnd"/>
      <w:r w:rsidR="008C5B76" w:rsidRPr="008C5B76">
        <w:rPr>
          <w:color w:val="000000"/>
        </w:rPr>
        <w:t xml:space="preserve">* OR </w:t>
      </w:r>
      <w:proofErr w:type="spellStart"/>
      <w:r w:rsidR="008C5B76" w:rsidRPr="008C5B76">
        <w:rPr>
          <w:color w:val="000000"/>
        </w:rPr>
        <w:t>decreas</w:t>
      </w:r>
      <w:proofErr w:type="spellEnd"/>
      <w:r w:rsidR="008C5B76" w:rsidRPr="008C5B76">
        <w:rPr>
          <w:color w:val="000000"/>
        </w:rPr>
        <w:t>* OR alter* OR deposition OR enrich*</w:t>
      </w:r>
      <w:r w:rsidR="008C5B76">
        <w:rPr>
          <w:color w:val="000000"/>
        </w:rPr>
        <w:t xml:space="preserve">) </w:t>
      </w:r>
      <w:r w:rsidR="007F48F8">
        <w:rPr>
          <w:color w:val="000000"/>
        </w:rPr>
        <w:t>AND</w:t>
      </w:r>
      <w:r w:rsidR="008C5B76">
        <w:rPr>
          <w:color w:val="000000"/>
        </w:rPr>
        <w:t xml:space="preserve"> (</w:t>
      </w:r>
      <w:r w:rsidR="007F48F8">
        <w:rPr>
          <w:color w:val="000000"/>
        </w:rPr>
        <w:t xml:space="preserve">leaf nitrogen* OR leaf phosphorus* OR *use efficiency OR biomass OR mass fraction OR </w:t>
      </w:r>
      <w:proofErr w:type="spellStart"/>
      <w:r w:rsidR="007F48F8">
        <w:rPr>
          <w:color w:val="000000"/>
        </w:rPr>
        <w:t>root:shoot</w:t>
      </w:r>
      <w:proofErr w:type="spellEnd"/>
      <w:r w:rsidR="007F48F8">
        <w:rPr>
          <w:color w:val="000000"/>
        </w:rPr>
        <w:t xml:space="preserve"> OR LMA OR SLA </w:t>
      </w:r>
      <w:r w:rsidR="00974E0A">
        <w:rPr>
          <w:color w:val="000000"/>
        </w:rPr>
        <w:t xml:space="preserve">OR photosynthesis </w:t>
      </w:r>
      <w:r w:rsidR="007F48F8">
        <w:rPr>
          <w:color w:val="000000"/>
        </w:rPr>
        <w:t xml:space="preserve">OR </w:t>
      </w:r>
      <w:proofErr w:type="spellStart"/>
      <w:r w:rsidR="007F48F8">
        <w:rPr>
          <w:color w:val="000000"/>
        </w:rPr>
        <w:t>V</w:t>
      </w:r>
      <w:r w:rsidR="007F48F8" w:rsidRPr="00B3688B">
        <w:rPr>
          <w:color w:val="000000"/>
          <w:vertAlign w:val="subscript"/>
          <w:rPrChange w:id="79" w:author="Smith, Nick" w:date="2025-10-22T13:38:00Z" w16du:dateUtc="2025-10-22T18:38:00Z">
            <w:rPr>
              <w:color w:val="000000"/>
            </w:rPr>
          </w:rPrChange>
        </w:rPr>
        <w:t>cmax</w:t>
      </w:r>
      <w:proofErr w:type="spellEnd"/>
      <w:r w:rsidR="007F48F8">
        <w:rPr>
          <w:color w:val="000000"/>
        </w:rPr>
        <w:t xml:space="preserve"> OR </w:t>
      </w:r>
      <w:proofErr w:type="spellStart"/>
      <w:r w:rsidR="007F48F8">
        <w:rPr>
          <w:color w:val="000000"/>
        </w:rPr>
        <w:t>J</w:t>
      </w:r>
      <w:r w:rsidR="007F48F8" w:rsidRPr="00B3688B">
        <w:rPr>
          <w:color w:val="000000"/>
          <w:vertAlign w:val="subscript"/>
          <w:rPrChange w:id="80" w:author="Smith, Nick" w:date="2025-10-22T13:38:00Z" w16du:dateUtc="2025-10-22T18:38:00Z">
            <w:rPr>
              <w:color w:val="000000"/>
            </w:rPr>
          </w:rPrChange>
        </w:rPr>
        <w:t>max</w:t>
      </w:r>
      <w:proofErr w:type="spellEnd"/>
      <w:r w:rsidR="008C5B76">
        <w:rPr>
          <w:color w:val="000000"/>
        </w:rPr>
        <w:t>) NOT (animal* OR medic* OR chemist*)</w:t>
      </w:r>
      <w:r w:rsidR="00A301EF">
        <w:rPr>
          <w:color w:val="000000"/>
        </w:rPr>
        <w:t>.</w:t>
      </w:r>
    </w:p>
    <w:p w14:paraId="0C8BDED4" w14:textId="77777777" w:rsidR="001D48F8" w:rsidRDefault="001D48F8" w:rsidP="00F960FF">
      <w:pPr>
        <w:spacing w:line="360" w:lineRule="auto"/>
        <w:rPr>
          <w:color w:val="000000"/>
        </w:rPr>
      </w:pPr>
    </w:p>
    <w:p w14:paraId="08C4607C" w14:textId="61F20FBB" w:rsidR="001D48F8" w:rsidRDefault="001D48F8" w:rsidP="00F960FF">
      <w:pPr>
        <w:spacing w:line="360" w:lineRule="auto"/>
        <w:rPr>
          <w:color w:val="000000"/>
        </w:rPr>
      </w:pPr>
      <w:r>
        <w:rPr>
          <w:i/>
          <w:iCs/>
          <w:color w:val="000000"/>
        </w:rPr>
        <w:lastRenderedPageBreak/>
        <w:t>Data extraction</w:t>
      </w:r>
    </w:p>
    <w:p w14:paraId="2B629F96" w14:textId="362B66A3" w:rsidR="003246BC" w:rsidRDefault="00237FD0" w:rsidP="003246BC">
      <w:pPr>
        <w:spacing w:line="360" w:lineRule="auto"/>
        <w:rPr>
          <w:color w:val="000000"/>
        </w:rPr>
      </w:pPr>
      <w:r>
        <w:rPr>
          <w:color w:val="000000"/>
        </w:rPr>
        <w:t xml:space="preserve">One mean value </w:t>
      </w:r>
      <w:r>
        <w:rPr>
          <w:color w:val="000000"/>
        </w:rPr>
        <w:sym w:font="Symbol" w:char="F0B1"/>
      </w:r>
      <w:r>
        <w:rPr>
          <w:color w:val="000000"/>
        </w:rPr>
        <w:t xml:space="preserve"> standard deviation per trait per species per nutrient fertilization treatment per experimental site was considered one observation for experiments that reported results at the species level. Observations for different species from the same study </w:t>
      </w:r>
      <w:r w:rsidR="00D2149F">
        <w:rPr>
          <w:color w:val="000000"/>
        </w:rPr>
        <w:t>were</w:t>
      </w:r>
      <w:r>
        <w:rPr>
          <w:color w:val="000000"/>
        </w:rPr>
        <w:t xml:space="preserve"> </w:t>
      </w:r>
      <w:r w:rsidR="00D2149F">
        <w:rPr>
          <w:color w:val="000000"/>
        </w:rPr>
        <w:t xml:space="preserve">considered </w:t>
      </w:r>
      <w:r>
        <w:rPr>
          <w:color w:val="000000"/>
        </w:rPr>
        <w:t xml:space="preserve">independent, allowing us to determine </w:t>
      </w:r>
      <w:r w:rsidR="003246BC">
        <w:rPr>
          <w:color w:val="000000"/>
        </w:rPr>
        <w:t xml:space="preserve">the effects of species identity traits (e.g., mycorrhizal type, photosynthetic pathway) </w:t>
      </w:r>
      <w:del w:id="81" w:author="Smith, Nick" w:date="2025-10-22T13:39:00Z" w16du:dateUtc="2025-10-22T18:39:00Z">
        <w:r w:rsidDel="00B3688B">
          <w:rPr>
            <w:color w:val="000000"/>
          </w:rPr>
          <w:delText>in modifying</w:delText>
        </w:r>
      </w:del>
      <w:ins w:id="82" w:author="Smith, Nick" w:date="2025-10-22T13:39:00Z" w16du:dateUtc="2025-10-22T18:39:00Z">
        <w:r w:rsidR="00B3688B">
          <w:rPr>
            <w:color w:val="000000"/>
          </w:rPr>
          <w:t>on</w:t>
        </w:r>
      </w:ins>
      <w:r w:rsidR="003246BC">
        <w:rPr>
          <w:color w:val="000000"/>
        </w:rPr>
        <w:t xml:space="preserve"> plant responses to nutrient treatments. For experiments that reported results at the treatment level, one mean value </w:t>
      </w:r>
      <w:r w:rsidR="003246BC">
        <w:rPr>
          <w:color w:val="000000"/>
        </w:rPr>
        <w:sym w:font="Symbol" w:char="F0B1"/>
      </w:r>
      <w:r w:rsidR="003246BC">
        <w:rPr>
          <w:color w:val="000000"/>
        </w:rPr>
        <w:t xml:space="preserve"> standard deviation per trait per nutrient fertilization treatment per experimental site was considered one observation.</w:t>
      </w:r>
    </w:p>
    <w:p w14:paraId="4CA143FE" w14:textId="21EDD4D5" w:rsidR="0032762A" w:rsidRDefault="00E90195" w:rsidP="00D2149F">
      <w:pPr>
        <w:spacing w:line="360" w:lineRule="auto"/>
        <w:ind w:firstLine="720"/>
        <w:rPr>
          <w:color w:val="000000"/>
        </w:rPr>
      </w:pPr>
      <w:r>
        <w:rPr>
          <w:color w:val="000000"/>
        </w:rPr>
        <w:t xml:space="preserve">Observations were integrated into a compiled dataset through multiple pathways. First, summary statistics (mean, standard deviation, replication scheme) were </w:t>
      </w:r>
      <w:r w:rsidR="00A761ED">
        <w:rPr>
          <w:color w:val="000000"/>
        </w:rPr>
        <w:t>calculated</w:t>
      </w:r>
      <w:r>
        <w:rPr>
          <w:color w:val="000000"/>
        </w:rPr>
        <w:t xml:space="preserve"> directly from published datasets from studies that </w:t>
      </w:r>
      <w:commentRangeStart w:id="83"/>
      <w:r>
        <w:rPr>
          <w:color w:val="000000"/>
        </w:rPr>
        <w:t>adopted open data practices</w:t>
      </w:r>
      <w:commentRangeEnd w:id="83"/>
      <w:r w:rsidR="00C53966">
        <w:rPr>
          <w:rStyle w:val="CommentReference"/>
        </w:rPr>
        <w:commentReference w:id="83"/>
      </w:r>
      <w:r>
        <w:rPr>
          <w:color w:val="000000"/>
        </w:rPr>
        <w:t xml:space="preserve">. </w:t>
      </w:r>
      <w:r w:rsidR="00D2149F">
        <w:rPr>
          <w:color w:val="000000"/>
        </w:rPr>
        <w:t xml:space="preserve">Where possible, summary statistics were </w:t>
      </w:r>
      <w:r>
        <w:rPr>
          <w:color w:val="000000"/>
        </w:rPr>
        <w:t xml:space="preserve">extracted from tables included in the main text or supplemental information if studies did not explicitly </w:t>
      </w:r>
      <w:r w:rsidR="00237FD0">
        <w:rPr>
          <w:color w:val="000000"/>
        </w:rPr>
        <w:t>publish their</w:t>
      </w:r>
      <w:r>
        <w:rPr>
          <w:color w:val="000000"/>
        </w:rPr>
        <w:t xml:space="preserve"> data.</w:t>
      </w:r>
      <w:r w:rsidRPr="00E90195">
        <w:rPr>
          <w:color w:val="000000"/>
        </w:rPr>
        <w:t xml:space="preserve"> </w:t>
      </w:r>
      <w:r>
        <w:rPr>
          <w:color w:val="000000"/>
        </w:rPr>
        <w:t>If studies did not include their data or provide summary statistics in tables, we digitized plots using information about treatment and sample replication information. Plots were digitized in R (version 4.4.2) using the ‘</w:t>
      </w:r>
      <w:proofErr w:type="spellStart"/>
      <w:r>
        <w:rPr>
          <w:color w:val="000000"/>
        </w:rPr>
        <w:t>metadigitise</w:t>
      </w:r>
      <w:proofErr w:type="spellEnd"/>
      <w:r>
        <w:rPr>
          <w:color w:val="000000"/>
        </w:rPr>
        <w:t xml:space="preserve">’ package </w:t>
      </w:r>
      <w:sdt>
        <w:sdtPr>
          <w:rPr>
            <w:color w:val="000000"/>
          </w:rPr>
          <w:tag w:val="MENDELEY_CITATION_v3_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"/>
          <w:id w:val="1634674718"/>
          <w:placeholder>
            <w:docPart w:val="C0B3A075052CBC4B843F988436460077"/>
          </w:placeholder>
        </w:sdtPr>
        <w:sdtContent>
          <w:r w:rsidR="00150EA7" w:rsidRPr="00150EA7">
            <w:rPr>
              <w:rFonts w:eastAsia="Times New Roman"/>
              <w:color w:val="000000"/>
            </w:rPr>
            <w:t xml:space="preserve">(Pick </w:t>
          </w:r>
          <w:r w:rsidR="00150EA7" w:rsidRPr="00150EA7">
            <w:rPr>
              <w:rFonts w:eastAsia="Times New Roman"/>
              <w:i/>
              <w:iCs/>
              <w:color w:val="000000"/>
            </w:rPr>
            <w:t>et al.</w:t>
          </w:r>
          <w:r w:rsidR="00150EA7" w:rsidRPr="00150EA7">
            <w:rPr>
              <w:rFonts w:eastAsia="Times New Roman"/>
              <w:color w:val="000000"/>
            </w:rPr>
            <w:t>, 2019)</w:t>
          </w:r>
        </w:sdtContent>
      </w:sdt>
      <w:r>
        <w:rPr>
          <w:color w:val="000000"/>
        </w:rPr>
        <w:t xml:space="preserve">. Studies that did not include clear descriptions about the replication scheme were not included in the dataset. Overall, this data extraction </w:t>
      </w:r>
      <w:r w:rsidR="00237FD0">
        <w:rPr>
          <w:color w:val="000000"/>
        </w:rPr>
        <w:t>approach</w:t>
      </w:r>
      <w:r>
        <w:rPr>
          <w:color w:val="000000"/>
        </w:rPr>
        <w:t xml:space="preserve"> rendered </w:t>
      </w:r>
      <w:r w:rsidR="00D07A54">
        <w:rPr>
          <w:color w:val="000000"/>
        </w:rPr>
        <w:t>4843</w:t>
      </w:r>
      <w:r>
        <w:rPr>
          <w:color w:val="000000"/>
        </w:rPr>
        <w:t xml:space="preserve"> observations (1</w:t>
      </w:r>
      <w:r w:rsidR="00D07A54">
        <w:rPr>
          <w:color w:val="000000"/>
        </w:rPr>
        <w:t>614</w:t>
      </w:r>
      <w:r>
        <w:rPr>
          <w:color w:val="000000"/>
        </w:rPr>
        <w:t xml:space="preserve"> observations each for </w:t>
      </w:r>
      <w:r w:rsidR="005A6F13">
        <w:rPr>
          <w:color w:val="000000"/>
        </w:rPr>
        <w:t>nitrogen</w:t>
      </w:r>
      <w:r>
        <w:rPr>
          <w:color w:val="000000"/>
        </w:rPr>
        <w:t xml:space="preserve">, </w:t>
      </w:r>
      <w:r w:rsidR="005A6F13">
        <w:rPr>
          <w:color w:val="000000"/>
        </w:rPr>
        <w:t>phosphorus</w:t>
      </w:r>
      <w:r>
        <w:rPr>
          <w:color w:val="000000"/>
        </w:rPr>
        <w:t xml:space="preserve">, and </w:t>
      </w:r>
      <w:r w:rsidR="005A6F13">
        <w:rPr>
          <w:color w:val="000000"/>
        </w:rPr>
        <w:t>nitrogen</w:t>
      </w:r>
      <w:r>
        <w:rPr>
          <w:color w:val="000000"/>
        </w:rPr>
        <w:t>+</w:t>
      </w:r>
      <w:r w:rsidR="005A6F13">
        <w:rPr>
          <w:color w:val="000000"/>
        </w:rPr>
        <w:t>phosphorus</w:t>
      </w:r>
      <w:r>
        <w:rPr>
          <w:color w:val="000000"/>
        </w:rPr>
        <w:t xml:space="preserve"> treatments)</w:t>
      </w:r>
      <w:r w:rsidR="00E75BBF">
        <w:rPr>
          <w:color w:val="000000"/>
        </w:rPr>
        <w:t xml:space="preserve"> from 8</w:t>
      </w:r>
      <w:r w:rsidR="00D07A54">
        <w:rPr>
          <w:color w:val="000000"/>
        </w:rPr>
        <w:t>7</w:t>
      </w:r>
      <w:r w:rsidR="00E75BBF">
        <w:rPr>
          <w:color w:val="000000"/>
        </w:rPr>
        <w:t xml:space="preserve"> studies. Of these studies, </w:t>
      </w:r>
      <w:r w:rsidR="00D07A54">
        <w:rPr>
          <w:color w:val="000000"/>
        </w:rPr>
        <w:t>80</w:t>
      </w:r>
      <w:r w:rsidR="0032762A">
        <w:rPr>
          <w:color w:val="000000"/>
        </w:rPr>
        <w:t xml:space="preserve"> were field experiments, 6 were greenhouse experiments, and 1 was a growth chamber experiment. Of the field experiments, 16</w:t>
      </w:r>
      <w:r w:rsidR="00D07A54">
        <w:rPr>
          <w:color w:val="000000"/>
        </w:rPr>
        <w:t>8</w:t>
      </w:r>
      <w:r w:rsidR="0032762A">
        <w:rPr>
          <w:color w:val="000000"/>
        </w:rPr>
        <w:t xml:space="preserve"> independent sites were represented, spanning a broad global gradient </w:t>
      </w:r>
      <w:r w:rsidR="00125C45">
        <w:rPr>
          <w:color w:val="000000"/>
        </w:rPr>
        <w:t>with diverse climate types</w:t>
      </w:r>
      <w:r w:rsidR="0032762A">
        <w:rPr>
          <w:color w:val="000000"/>
        </w:rPr>
        <w:t xml:space="preserve"> (</w:t>
      </w:r>
      <w:r w:rsidR="0032762A" w:rsidRPr="00125C45">
        <w:rPr>
          <w:color w:val="000000"/>
        </w:rPr>
        <w:t>Table S1</w:t>
      </w:r>
      <w:r w:rsidR="0032762A">
        <w:rPr>
          <w:color w:val="000000"/>
        </w:rPr>
        <w:t xml:space="preserve">). The dataset also includes </w:t>
      </w:r>
      <w:r w:rsidR="00714549">
        <w:rPr>
          <w:color w:val="000000"/>
        </w:rPr>
        <w:t xml:space="preserve">data comprising </w:t>
      </w:r>
      <w:r w:rsidR="0032762A">
        <w:rPr>
          <w:color w:val="000000"/>
        </w:rPr>
        <w:t>17</w:t>
      </w:r>
      <w:r w:rsidR="00D07A54">
        <w:rPr>
          <w:color w:val="000000"/>
        </w:rPr>
        <w:t>5</w:t>
      </w:r>
      <w:r w:rsidR="0032762A">
        <w:rPr>
          <w:color w:val="000000"/>
        </w:rPr>
        <w:t xml:space="preserve"> species from 5</w:t>
      </w:r>
      <w:r w:rsidR="00D07A54">
        <w:rPr>
          <w:color w:val="000000"/>
        </w:rPr>
        <w:t>5</w:t>
      </w:r>
      <w:r w:rsidR="0032762A">
        <w:rPr>
          <w:color w:val="000000"/>
        </w:rPr>
        <w:t xml:space="preserve"> families, representing diverse growth forms, growth durations, nutrient acquisition </w:t>
      </w:r>
      <w:del w:id="84" w:author="Smith, Nick" w:date="2025-10-22T13:40:00Z" w16du:dateUtc="2025-10-22T18:40:00Z">
        <w:r w:rsidR="0032762A" w:rsidDel="00C53966">
          <w:rPr>
            <w:color w:val="000000"/>
          </w:rPr>
          <w:delText>strategy</w:delText>
        </w:r>
      </w:del>
      <w:ins w:id="85" w:author="Smith, Nick" w:date="2025-10-22T13:40:00Z" w16du:dateUtc="2025-10-22T18:40:00Z">
        <w:r w:rsidR="00C53966">
          <w:rPr>
            <w:color w:val="000000"/>
          </w:rPr>
          <w:t>strategies</w:t>
        </w:r>
      </w:ins>
      <w:r w:rsidR="0032762A">
        <w:rPr>
          <w:color w:val="000000"/>
        </w:rPr>
        <w:t>, and photosynthetic pathway</w:t>
      </w:r>
      <w:ins w:id="86" w:author="Smith, Nick" w:date="2025-10-22T13:40:00Z" w16du:dateUtc="2025-10-22T18:40:00Z">
        <w:r w:rsidR="00C53966">
          <w:rPr>
            <w:color w:val="000000"/>
          </w:rPr>
          <w:t>s</w:t>
        </w:r>
      </w:ins>
      <w:r w:rsidR="0032762A">
        <w:rPr>
          <w:color w:val="000000"/>
        </w:rPr>
        <w:t>.</w:t>
      </w:r>
    </w:p>
    <w:p w14:paraId="7ECA8951" w14:textId="77777777" w:rsidR="00D60FCA" w:rsidRDefault="00D60FCA" w:rsidP="006413AF">
      <w:pPr>
        <w:spacing w:line="360" w:lineRule="auto"/>
        <w:rPr>
          <w:color w:val="000000"/>
        </w:rPr>
      </w:pPr>
    </w:p>
    <w:p w14:paraId="6BA6AFCC" w14:textId="01218A7D" w:rsidR="001D48F8" w:rsidRDefault="00E600FB" w:rsidP="006413AF">
      <w:pPr>
        <w:spacing w:line="360" w:lineRule="auto"/>
        <w:rPr>
          <w:color w:val="000000"/>
        </w:rPr>
      </w:pPr>
      <w:r>
        <w:rPr>
          <w:i/>
          <w:iCs/>
          <w:color w:val="000000"/>
        </w:rPr>
        <w:t>Moderator variables</w:t>
      </w:r>
    </w:p>
    <w:p w14:paraId="7F01C891" w14:textId="78F1E09F" w:rsidR="00E8330F" w:rsidRDefault="00222911" w:rsidP="006413AF">
      <w:pPr>
        <w:spacing w:line="360" w:lineRule="auto"/>
        <w:rPr>
          <w:color w:val="000000"/>
        </w:rPr>
      </w:pPr>
      <w:r>
        <w:rPr>
          <w:color w:val="000000"/>
        </w:rPr>
        <w:t>M</w:t>
      </w:r>
      <w:r w:rsidR="0085249F">
        <w:rPr>
          <w:color w:val="000000"/>
        </w:rPr>
        <w:t xml:space="preserve">ean monthly temperature, precipitation, and solar radiation </w:t>
      </w:r>
      <w:r w:rsidR="00C508D3">
        <w:rPr>
          <w:color w:val="000000"/>
        </w:rPr>
        <w:t xml:space="preserve">information </w:t>
      </w:r>
      <w:r w:rsidR="0085249F">
        <w:rPr>
          <w:color w:val="000000"/>
        </w:rPr>
        <w:t>spanning 1970</w:t>
      </w:r>
      <w:r w:rsidR="00714549">
        <w:rPr>
          <w:color w:val="000000"/>
        </w:rPr>
        <w:t>-2000</w:t>
      </w:r>
      <w:r w:rsidR="00A761ED">
        <w:rPr>
          <w:color w:val="000000"/>
        </w:rPr>
        <w:t xml:space="preserve"> </w:t>
      </w:r>
      <w:r w:rsidR="00ED2189">
        <w:rPr>
          <w:color w:val="000000"/>
        </w:rPr>
        <w:t>were extracted</w:t>
      </w:r>
      <w:r>
        <w:rPr>
          <w:color w:val="000000"/>
        </w:rPr>
        <w:t xml:space="preserve"> using site latitude and longitude data</w:t>
      </w:r>
      <w:r w:rsidR="00ED2189">
        <w:rPr>
          <w:color w:val="000000"/>
        </w:rPr>
        <w:t xml:space="preserve"> </w:t>
      </w:r>
      <w:r w:rsidR="00A761ED">
        <w:rPr>
          <w:color w:val="000000"/>
        </w:rPr>
        <w:t>for all field experiments</w:t>
      </w:r>
      <w:r w:rsidR="00714549">
        <w:rPr>
          <w:color w:val="000000"/>
        </w:rPr>
        <w:t xml:space="preserve"> using the Climatic Research Unit Time Series v4.09 (CRU TS v4.09) gridded data product </w:t>
      </w:r>
      <w:sdt>
        <w:sdtPr>
          <w:rPr>
            <w:color w:val="000000"/>
          </w:rPr>
          <w:tag w:val="MENDELEY_CITATION_v3_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"/>
          <w:id w:val="164285026"/>
          <w:placeholder>
            <w:docPart w:val="DefaultPlaceholder_-1854013440"/>
          </w:placeholder>
        </w:sdtPr>
        <w:sdtContent>
          <w:r w:rsidR="00150EA7" w:rsidRPr="00150EA7">
            <w:rPr>
              <w:rFonts w:eastAsia="Times New Roman"/>
              <w:color w:val="000000"/>
            </w:rPr>
            <w:t xml:space="preserve">(Harris </w:t>
          </w:r>
          <w:r w:rsidR="00150EA7" w:rsidRPr="00150EA7">
            <w:rPr>
              <w:rFonts w:eastAsia="Times New Roman"/>
              <w:i/>
              <w:iCs/>
              <w:color w:val="000000"/>
            </w:rPr>
            <w:t>et al.</w:t>
          </w:r>
          <w:r w:rsidR="00150EA7" w:rsidRPr="00150EA7">
            <w:rPr>
              <w:rFonts w:eastAsia="Times New Roman"/>
              <w:color w:val="000000"/>
            </w:rPr>
            <w:t>, 2020)</w:t>
          </w:r>
        </w:sdtContent>
      </w:sdt>
      <w:r w:rsidR="00714549">
        <w:rPr>
          <w:color w:val="000000"/>
        </w:rPr>
        <w:t xml:space="preserve"> downscaled to a </w:t>
      </w:r>
      <w:r w:rsidR="00BE32BC">
        <w:rPr>
          <w:color w:val="000000"/>
        </w:rPr>
        <w:t>30 arc-second</w:t>
      </w:r>
      <w:r w:rsidR="00714549">
        <w:rPr>
          <w:color w:val="000000"/>
        </w:rPr>
        <w:t xml:space="preserve"> spatial resolution with </w:t>
      </w:r>
      <w:proofErr w:type="spellStart"/>
      <w:r w:rsidR="00714549">
        <w:rPr>
          <w:color w:val="000000"/>
        </w:rPr>
        <w:t>WorldClim</w:t>
      </w:r>
      <w:proofErr w:type="spellEnd"/>
      <w:r w:rsidR="00714549">
        <w:rPr>
          <w:color w:val="000000"/>
        </w:rPr>
        <w:t xml:space="preserve"> 2.1 </w:t>
      </w:r>
      <w:sdt>
        <w:sdtPr>
          <w:rPr>
            <w:color w:val="000000"/>
          </w:rPr>
          <w:tag w:val="MENDELEY_CITATION_v3_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"/>
          <w:id w:val="-999889651"/>
          <w:placeholder>
            <w:docPart w:val="DefaultPlaceholder_-1854013440"/>
          </w:placeholder>
        </w:sdtPr>
        <w:sdtContent>
          <w:r w:rsidR="00150EA7" w:rsidRPr="00150EA7">
            <w:rPr>
              <w:rFonts w:eastAsia="Times New Roman"/>
              <w:color w:val="000000"/>
            </w:rPr>
            <w:t xml:space="preserve">(Fick &amp; </w:t>
          </w:r>
          <w:proofErr w:type="spellStart"/>
          <w:r w:rsidR="00150EA7" w:rsidRPr="00150EA7">
            <w:rPr>
              <w:rFonts w:eastAsia="Times New Roman"/>
              <w:color w:val="000000"/>
            </w:rPr>
            <w:t>Hijmans</w:t>
          </w:r>
          <w:proofErr w:type="spellEnd"/>
          <w:r w:rsidR="00150EA7" w:rsidRPr="00150EA7">
            <w:rPr>
              <w:rFonts w:eastAsia="Times New Roman"/>
              <w:color w:val="000000"/>
            </w:rPr>
            <w:t>, 2017)</w:t>
          </w:r>
        </w:sdtContent>
      </w:sdt>
      <w:r w:rsidR="00714549">
        <w:rPr>
          <w:color w:val="000000"/>
        </w:rPr>
        <w:t>.</w:t>
      </w:r>
      <w:r w:rsidR="00F76B76">
        <w:rPr>
          <w:color w:val="000000"/>
        </w:rPr>
        <w:t xml:space="preserve"> </w:t>
      </w:r>
      <w:r w:rsidR="00ED2189">
        <w:rPr>
          <w:color w:val="000000"/>
        </w:rPr>
        <w:t>S</w:t>
      </w:r>
      <w:r w:rsidR="003B7A01">
        <w:rPr>
          <w:color w:val="000000"/>
        </w:rPr>
        <w:t xml:space="preserve">ite aridity </w:t>
      </w:r>
      <w:r w:rsidR="00ED2189">
        <w:rPr>
          <w:color w:val="000000"/>
        </w:rPr>
        <w:t xml:space="preserve">was extracted </w:t>
      </w:r>
      <w:r w:rsidR="003B7A01">
        <w:rPr>
          <w:color w:val="000000"/>
        </w:rPr>
        <w:t xml:space="preserve">using a complementary gridded data product (Global-AI_PET_v3) using the same </w:t>
      </w:r>
      <w:r w:rsidR="00D60FCA">
        <w:rPr>
          <w:color w:val="000000"/>
        </w:rPr>
        <w:t>period</w:t>
      </w:r>
      <w:r w:rsidR="003B7A01">
        <w:rPr>
          <w:color w:val="000000"/>
        </w:rPr>
        <w:t xml:space="preserve"> (1970-2000) and spatial resolution (30 arc-seconds) </w:t>
      </w:r>
      <w:sdt>
        <w:sdtPr>
          <w:rPr>
            <w:color w:val="000000"/>
          </w:rPr>
          <w:tag w:val="MENDELEY_CITATION_v3_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"/>
          <w:id w:val="823314872"/>
          <w:placeholder>
            <w:docPart w:val="4F326B816535EA47B53CE56EBEDDE2A1"/>
          </w:placeholder>
        </w:sdtPr>
        <w:sdtContent>
          <w:r w:rsidR="00150EA7" w:rsidRPr="00150EA7">
            <w:rPr>
              <w:rFonts w:eastAsia="Times New Roman"/>
              <w:color w:val="000000"/>
            </w:rPr>
            <w:t xml:space="preserve">(Zomer </w:t>
          </w:r>
          <w:r w:rsidR="00150EA7" w:rsidRPr="00150EA7">
            <w:rPr>
              <w:rFonts w:eastAsia="Times New Roman"/>
              <w:i/>
              <w:iCs/>
              <w:color w:val="000000"/>
            </w:rPr>
            <w:t>et al.</w:t>
          </w:r>
          <w:r w:rsidR="00150EA7" w:rsidRPr="00150EA7">
            <w:rPr>
              <w:rFonts w:eastAsia="Times New Roman"/>
              <w:color w:val="000000"/>
            </w:rPr>
            <w:t>, 2022)</w:t>
          </w:r>
        </w:sdtContent>
      </w:sdt>
      <w:r w:rsidR="003B7A01">
        <w:rPr>
          <w:color w:val="000000"/>
        </w:rPr>
        <w:t xml:space="preserve">. </w:t>
      </w:r>
      <w:r w:rsidR="003B7A01">
        <w:rPr>
          <w:color w:val="000000"/>
        </w:rPr>
        <w:lastRenderedPageBreak/>
        <w:t>This</w:t>
      </w:r>
      <w:r w:rsidR="00A761ED">
        <w:rPr>
          <w:color w:val="000000"/>
        </w:rPr>
        <w:t xml:space="preserve"> aridity</w:t>
      </w:r>
      <w:r w:rsidR="003B7A01">
        <w:rPr>
          <w:color w:val="000000"/>
        </w:rPr>
        <w:t xml:space="preserve"> product uses </w:t>
      </w:r>
      <w:proofErr w:type="spellStart"/>
      <w:r w:rsidR="003B7A01">
        <w:rPr>
          <w:color w:val="000000"/>
        </w:rPr>
        <w:t>WorldClim</w:t>
      </w:r>
      <w:proofErr w:type="spellEnd"/>
      <w:r w:rsidR="003B7A01">
        <w:rPr>
          <w:color w:val="000000"/>
        </w:rPr>
        <w:t xml:space="preserve"> 2.1 to calculate </w:t>
      </w:r>
      <w:r w:rsidR="00E8330F">
        <w:rPr>
          <w:color w:val="000000"/>
        </w:rPr>
        <w:t xml:space="preserve">a </w:t>
      </w:r>
      <w:r w:rsidR="003B7A01">
        <w:rPr>
          <w:color w:val="000000"/>
        </w:rPr>
        <w:t xml:space="preserve">monthly </w:t>
      </w:r>
      <w:r w:rsidR="00E8330F">
        <w:rPr>
          <w:color w:val="000000"/>
        </w:rPr>
        <w:t>aridity index</w:t>
      </w:r>
      <w:r w:rsidR="003B7A01">
        <w:rPr>
          <w:color w:val="000000"/>
        </w:rPr>
        <w:t xml:space="preserve"> as a function of mean monthly precipitation per unit mean monthly potential evapotranspiration, estimating potential evapotranspiration using the Penman-Monteith approach.</w:t>
      </w:r>
      <w:r>
        <w:rPr>
          <w:color w:val="000000"/>
        </w:rPr>
        <w:t xml:space="preserve"> </w:t>
      </w:r>
      <w:r w:rsidR="00E8330F">
        <w:rPr>
          <w:color w:val="000000"/>
        </w:rPr>
        <w:t>Given that increasing aridity index values indicate increasing wetness, we use the term “moisture index” to avoid confusion.</w:t>
      </w:r>
    </w:p>
    <w:p w14:paraId="45144744" w14:textId="7D82886F" w:rsidR="003B7A01" w:rsidRDefault="00714549" w:rsidP="003B7A01">
      <w:pPr>
        <w:spacing w:line="360" w:lineRule="auto"/>
        <w:ind w:firstLine="720"/>
        <w:rPr>
          <w:color w:val="000000"/>
        </w:rPr>
      </w:pPr>
      <w:r>
        <w:rPr>
          <w:color w:val="000000"/>
        </w:rPr>
        <w:t>Mean monthly tempera</w:t>
      </w:r>
      <w:r w:rsidRPr="00714549">
        <w:rPr>
          <w:color w:val="000000"/>
        </w:rPr>
        <w:t>ture (</w:t>
      </w:r>
      <w:r w:rsidRPr="00714549">
        <w:rPr>
          <w:color w:val="000000"/>
        </w:rPr>
        <w:sym w:font="Symbol" w:char="F0B0"/>
      </w:r>
      <w:r w:rsidRPr="00714549">
        <w:rPr>
          <w:color w:val="000000"/>
        </w:rPr>
        <w:t>C), mean monthly precipitation (mm),</w:t>
      </w:r>
      <w:r>
        <w:rPr>
          <w:color w:val="000000"/>
        </w:rPr>
        <w:t xml:space="preserve"> </w:t>
      </w:r>
      <w:r w:rsidR="00BE32BC">
        <w:rPr>
          <w:color w:val="000000"/>
        </w:rPr>
        <w:t>mean daily solar radiation</w:t>
      </w:r>
      <w:r w:rsidR="003B7A01">
        <w:rPr>
          <w:color w:val="000000"/>
        </w:rPr>
        <w:t xml:space="preserve"> (kJ m</w:t>
      </w:r>
      <w:r w:rsidR="003B7A01">
        <w:rPr>
          <w:color w:val="000000"/>
          <w:vertAlign w:val="superscript"/>
        </w:rPr>
        <w:t>-2</w:t>
      </w:r>
      <w:r w:rsidR="003B7A01">
        <w:rPr>
          <w:color w:val="000000"/>
        </w:rPr>
        <w:t xml:space="preserve"> day</w:t>
      </w:r>
      <w:r w:rsidR="003B7A01">
        <w:rPr>
          <w:color w:val="000000"/>
          <w:vertAlign w:val="superscript"/>
        </w:rPr>
        <w:t>-1</w:t>
      </w:r>
      <w:r w:rsidR="003B7A01">
        <w:rPr>
          <w:color w:val="000000"/>
        </w:rPr>
        <w:t xml:space="preserve">), and mean monthly </w:t>
      </w:r>
      <w:r w:rsidR="00E8330F">
        <w:rPr>
          <w:color w:val="000000"/>
        </w:rPr>
        <w:t>moisture index</w:t>
      </w:r>
      <w:r w:rsidR="003B7A01">
        <w:rPr>
          <w:color w:val="000000"/>
        </w:rPr>
        <w:t xml:space="preserve"> (unitless)</w:t>
      </w:r>
      <w:r w:rsidR="00E8330F">
        <w:rPr>
          <w:color w:val="000000"/>
        </w:rPr>
        <w:t xml:space="preserve"> values</w:t>
      </w:r>
      <w:r w:rsidR="003B7A01">
        <w:rPr>
          <w:color w:val="000000"/>
        </w:rPr>
        <w:t xml:space="preserve"> </w:t>
      </w:r>
      <w:r w:rsidR="00BE32BC">
        <w:rPr>
          <w:color w:val="000000"/>
        </w:rPr>
        <w:t xml:space="preserve">were extracted from the grid cell containing each site using the “extract” function in the “raster” R </w:t>
      </w:r>
      <w:r w:rsidR="001974EC" w:rsidRPr="00BE32BC">
        <w:rPr>
          <w:color w:val="000000"/>
        </w:rPr>
        <w:t xml:space="preserve">package </w:t>
      </w:r>
      <w:sdt>
        <w:sdtPr>
          <w:rPr>
            <w:color w:val="000000"/>
          </w:rPr>
          <w:tag w:val="MENDELEY_CITATION_v3_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"/>
          <w:id w:val="-1964573122"/>
          <w:placeholder>
            <w:docPart w:val="EBC1EB924A983748AC0EB85F680DDB81"/>
          </w:placeholder>
        </w:sdtPr>
        <w:sdtContent>
          <w:r w:rsidR="00150EA7" w:rsidRPr="00150EA7">
            <w:rPr>
              <w:color w:val="000000"/>
            </w:rPr>
            <w:t>(</w:t>
          </w:r>
          <w:proofErr w:type="spellStart"/>
          <w:r w:rsidR="00150EA7" w:rsidRPr="00150EA7">
            <w:rPr>
              <w:color w:val="000000"/>
            </w:rPr>
            <w:t>Hijmans</w:t>
          </w:r>
          <w:proofErr w:type="spellEnd"/>
          <w:r w:rsidR="00150EA7" w:rsidRPr="00150EA7">
            <w:rPr>
              <w:color w:val="000000"/>
            </w:rPr>
            <w:t>, 2010)</w:t>
          </w:r>
        </w:sdtContent>
      </w:sdt>
      <w:r w:rsidR="001974EC" w:rsidRPr="00BE32BC">
        <w:rPr>
          <w:color w:val="000000"/>
        </w:rPr>
        <w:t xml:space="preserve">. </w:t>
      </w:r>
      <w:r w:rsidR="00BE32BC" w:rsidRPr="00BE32BC">
        <w:rPr>
          <w:color w:val="000000"/>
        </w:rPr>
        <w:t>Solar radiation values (from kJ m</w:t>
      </w:r>
      <w:r w:rsidR="00BE32BC" w:rsidRPr="00BE32BC">
        <w:rPr>
          <w:color w:val="000000"/>
          <w:vertAlign w:val="superscript"/>
        </w:rPr>
        <w:t>-2</w:t>
      </w:r>
      <w:r w:rsidR="00BE32BC" w:rsidRPr="00BE32BC">
        <w:rPr>
          <w:color w:val="000000"/>
        </w:rPr>
        <w:t xml:space="preserve"> day</w:t>
      </w:r>
      <w:r w:rsidR="00BE32BC" w:rsidRPr="00BE32BC">
        <w:rPr>
          <w:color w:val="000000"/>
          <w:vertAlign w:val="superscript"/>
        </w:rPr>
        <w:t>-1</w:t>
      </w:r>
      <w:r w:rsidR="00BE32BC" w:rsidRPr="00BE32BC">
        <w:rPr>
          <w:color w:val="000000"/>
        </w:rPr>
        <w:t>) were converted to photosynthetically active radiation (</w:t>
      </w:r>
      <w:r w:rsidR="00BE32BC" w:rsidRPr="00BE32BC">
        <w:rPr>
          <w:color w:val="000000"/>
          <w:lang w:val="el-GR"/>
        </w:rPr>
        <w:t>μ</w:t>
      </w:r>
      <w:r w:rsidR="00BE32BC" w:rsidRPr="00BE32BC">
        <w:rPr>
          <w:color w:val="000000"/>
        </w:rPr>
        <w:t>mol m</w:t>
      </w:r>
      <w:r w:rsidR="00BE32BC" w:rsidRPr="00BE32BC">
        <w:rPr>
          <w:color w:val="000000"/>
          <w:vertAlign w:val="superscript"/>
        </w:rPr>
        <w:t>-2</w:t>
      </w:r>
      <w:r w:rsidR="00BE32BC" w:rsidRPr="00BE32BC">
        <w:rPr>
          <w:color w:val="000000"/>
        </w:rPr>
        <w:t xml:space="preserve"> s</w:t>
      </w:r>
      <w:r w:rsidR="00BE32BC" w:rsidRPr="00BE32BC">
        <w:rPr>
          <w:color w:val="000000"/>
          <w:vertAlign w:val="superscript"/>
        </w:rPr>
        <w:t>-1</w:t>
      </w:r>
      <w:r w:rsidR="00BE32BC" w:rsidRPr="00BE32BC">
        <w:rPr>
          <w:color w:val="000000"/>
        </w:rPr>
        <w:t xml:space="preserve">) </w:t>
      </w:r>
      <w:commentRangeStart w:id="87"/>
      <w:r w:rsidR="00BE32BC" w:rsidRPr="00BE32BC">
        <w:rPr>
          <w:color w:val="000000"/>
        </w:rPr>
        <w:t xml:space="preserve">assuming a conversion factor of 2.1 </w:t>
      </w:r>
      <w:r w:rsidR="00BE32BC" w:rsidRPr="00BE32BC">
        <w:rPr>
          <w:color w:val="000000"/>
          <w:lang w:val="el-GR"/>
        </w:rPr>
        <w:t>μ</w:t>
      </w:r>
      <w:r w:rsidR="00BE32BC" w:rsidRPr="00BE32BC">
        <w:rPr>
          <w:color w:val="000000"/>
        </w:rPr>
        <w:t>mol m</w:t>
      </w:r>
      <w:r w:rsidR="00BE32BC" w:rsidRPr="00BE32BC">
        <w:rPr>
          <w:color w:val="000000"/>
          <w:vertAlign w:val="superscript"/>
        </w:rPr>
        <w:t>-2</w:t>
      </w:r>
      <w:r w:rsidR="00BE32BC" w:rsidRPr="00BE32BC">
        <w:rPr>
          <w:color w:val="000000"/>
        </w:rPr>
        <w:t xml:space="preserve"> s</w:t>
      </w:r>
      <w:r w:rsidR="00BE32BC" w:rsidRPr="00BE32BC">
        <w:rPr>
          <w:color w:val="000000"/>
          <w:vertAlign w:val="superscript"/>
        </w:rPr>
        <w:t>-1</w:t>
      </w:r>
      <w:r w:rsidR="00BE32BC" w:rsidRPr="00BE32BC">
        <w:rPr>
          <w:color w:val="000000"/>
          <w:vertAlign w:val="subscript"/>
        </w:rPr>
        <w:t xml:space="preserve"> </w:t>
      </w:r>
      <w:r w:rsidR="00BE32BC" w:rsidRPr="00BE32BC">
        <w:rPr>
          <w:color w:val="000000"/>
        </w:rPr>
        <w:t>per unit W m</w:t>
      </w:r>
      <w:r w:rsidR="00BE32BC" w:rsidRPr="00BE32BC">
        <w:rPr>
          <w:color w:val="000000"/>
          <w:vertAlign w:val="superscript"/>
        </w:rPr>
        <w:t>-2</w:t>
      </w:r>
      <w:commentRangeEnd w:id="87"/>
      <w:r w:rsidR="002F68DE">
        <w:rPr>
          <w:rStyle w:val="CommentReference"/>
        </w:rPr>
        <w:commentReference w:id="87"/>
      </w:r>
      <w:r w:rsidR="00BE32BC" w:rsidRPr="00BE32BC">
        <w:rPr>
          <w:color w:val="000000"/>
        </w:rPr>
        <w:t>.</w:t>
      </w:r>
      <w:r w:rsidR="003B7A01">
        <w:rPr>
          <w:color w:val="000000"/>
        </w:rPr>
        <w:t xml:space="preserve"> Site mean growing season temperature (</w:t>
      </w:r>
      <w:proofErr w:type="spellStart"/>
      <w:r w:rsidR="003B7A01">
        <w:rPr>
          <w:i/>
          <w:iCs/>
          <w:color w:val="000000"/>
        </w:rPr>
        <w:t>T</w:t>
      </w:r>
      <w:r w:rsidR="003B7A01">
        <w:rPr>
          <w:color w:val="000000"/>
          <w:vertAlign w:val="subscript"/>
        </w:rPr>
        <w:t>g</w:t>
      </w:r>
      <w:proofErr w:type="spellEnd"/>
      <w:r w:rsidR="003B7A01">
        <w:rPr>
          <w:color w:val="000000"/>
        </w:rPr>
        <w:t xml:space="preserve">; </w:t>
      </w:r>
      <w:r w:rsidR="003B7A01">
        <w:rPr>
          <w:color w:val="000000"/>
        </w:rPr>
        <w:sym w:font="Symbol" w:char="F0B0"/>
      </w:r>
      <w:r w:rsidR="003B7A01">
        <w:rPr>
          <w:color w:val="000000"/>
        </w:rPr>
        <w:t xml:space="preserve">C), </w:t>
      </w:r>
      <w:r w:rsidR="00A761ED">
        <w:rPr>
          <w:color w:val="000000"/>
        </w:rPr>
        <w:t xml:space="preserve">growing season </w:t>
      </w:r>
      <w:r w:rsidR="00212B4A">
        <w:rPr>
          <w:color w:val="000000"/>
        </w:rPr>
        <w:t>moisture index</w:t>
      </w:r>
      <w:r w:rsidR="00A761ED">
        <w:rPr>
          <w:color w:val="000000"/>
        </w:rPr>
        <w:t xml:space="preserve"> (</w:t>
      </w:r>
      <w:proofErr w:type="spellStart"/>
      <w:r w:rsidR="00212B4A">
        <w:rPr>
          <w:i/>
          <w:iCs/>
          <w:color w:val="000000"/>
        </w:rPr>
        <w:t>M</w:t>
      </w:r>
      <w:r w:rsidR="00A761ED">
        <w:rPr>
          <w:i/>
          <w:iCs/>
          <w:color w:val="000000"/>
        </w:rPr>
        <w:t>I</w:t>
      </w:r>
      <w:r w:rsidR="00A761ED">
        <w:rPr>
          <w:color w:val="000000"/>
          <w:vertAlign w:val="subscript"/>
        </w:rPr>
        <w:t>g</w:t>
      </w:r>
      <w:proofErr w:type="spellEnd"/>
      <w:r w:rsidR="00A761ED">
        <w:rPr>
          <w:color w:val="000000"/>
        </w:rPr>
        <w:t xml:space="preserve">; unitless), and </w:t>
      </w:r>
      <w:r w:rsidR="003B7A01">
        <w:rPr>
          <w:color w:val="000000"/>
        </w:rPr>
        <w:t>growing season PAR (</w:t>
      </w:r>
      <w:proofErr w:type="spellStart"/>
      <w:r w:rsidR="003B7A01" w:rsidRPr="00797EBA">
        <w:rPr>
          <w:i/>
          <w:iCs/>
          <w:color w:val="000000"/>
        </w:rPr>
        <w:t>PAR</w:t>
      </w:r>
      <w:r w:rsidR="003B7A01">
        <w:rPr>
          <w:color w:val="000000"/>
          <w:vertAlign w:val="subscript"/>
        </w:rPr>
        <w:t>g</w:t>
      </w:r>
      <w:proofErr w:type="spellEnd"/>
      <w:r w:rsidR="003B7A01">
        <w:rPr>
          <w:iCs/>
          <w:color w:val="000000"/>
        </w:rPr>
        <w:t xml:space="preserve">; </w:t>
      </w:r>
      <w:r w:rsidR="003B7A01" w:rsidRPr="00BE32BC">
        <w:rPr>
          <w:color w:val="000000"/>
          <w:lang w:val="el-GR"/>
        </w:rPr>
        <w:t>μ</w:t>
      </w:r>
      <w:r w:rsidR="003B7A01" w:rsidRPr="00BE32BC">
        <w:rPr>
          <w:color w:val="000000"/>
        </w:rPr>
        <w:t>mol m</w:t>
      </w:r>
      <w:r w:rsidR="003B7A01" w:rsidRPr="00BE32BC">
        <w:rPr>
          <w:color w:val="000000"/>
          <w:vertAlign w:val="superscript"/>
        </w:rPr>
        <w:t>-2</w:t>
      </w:r>
      <w:r w:rsidR="003B7A01" w:rsidRPr="00BE32BC">
        <w:rPr>
          <w:color w:val="000000"/>
        </w:rPr>
        <w:t xml:space="preserve"> s</w:t>
      </w:r>
      <w:r w:rsidR="003B7A01" w:rsidRPr="00BE32BC">
        <w:rPr>
          <w:color w:val="000000"/>
          <w:vertAlign w:val="superscript"/>
        </w:rPr>
        <w:t>-1</w:t>
      </w:r>
      <w:r w:rsidR="003B7A01">
        <w:rPr>
          <w:color w:val="000000"/>
        </w:rPr>
        <w:t>)</w:t>
      </w:r>
      <w:r w:rsidR="00A761ED">
        <w:rPr>
          <w:color w:val="000000"/>
        </w:rPr>
        <w:t xml:space="preserve"> </w:t>
      </w:r>
      <w:r w:rsidR="003B7A01">
        <w:rPr>
          <w:color w:val="000000"/>
        </w:rPr>
        <w:t>were estimated using the months where mean temperature was above 0</w:t>
      </w:r>
      <w:r w:rsidR="003B7A01">
        <w:rPr>
          <w:color w:val="000000"/>
        </w:rPr>
        <w:sym w:font="Symbol" w:char="F0B0"/>
      </w:r>
      <w:r w:rsidR="003B7A01">
        <w:rPr>
          <w:color w:val="000000"/>
        </w:rPr>
        <w:t xml:space="preserve">C. </w:t>
      </w:r>
      <w:commentRangeStart w:id="88"/>
      <w:r w:rsidR="003B7A01">
        <w:rPr>
          <w:color w:val="000000"/>
        </w:rPr>
        <w:t xml:space="preserve">All growing season climate data are reported in </w:t>
      </w:r>
      <w:r w:rsidR="004F1E53">
        <w:rPr>
          <w:color w:val="000000"/>
        </w:rPr>
        <w:t>Table S1</w:t>
      </w:r>
      <w:r w:rsidR="003B7A01">
        <w:rPr>
          <w:color w:val="000000"/>
        </w:rPr>
        <w:t>.</w:t>
      </w:r>
      <w:commentRangeEnd w:id="88"/>
      <w:r w:rsidR="00E25086">
        <w:rPr>
          <w:rStyle w:val="CommentReference"/>
        </w:rPr>
        <w:commentReference w:id="88"/>
      </w:r>
    </w:p>
    <w:p w14:paraId="4C3A21DC" w14:textId="660DB236" w:rsidR="00252C93" w:rsidRPr="00252C93" w:rsidRDefault="00252C93" w:rsidP="00024AF4">
      <w:pPr>
        <w:spacing w:line="360" w:lineRule="auto"/>
        <w:ind w:firstLine="720"/>
        <w:rPr>
          <w:color w:val="000000"/>
        </w:rPr>
      </w:pPr>
      <w:r>
        <w:rPr>
          <w:color w:val="000000"/>
        </w:rPr>
        <w:t>Species identity traits were included for all measurements that were collected at the species level. Specifically, we included information about species family, photosynthetic pathway (C</w:t>
      </w:r>
      <w:r>
        <w:rPr>
          <w:color w:val="000000"/>
          <w:vertAlign w:val="subscript"/>
        </w:rPr>
        <w:t>3</w:t>
      </w:r>
      <w:r>
        <w:rPr>
          <w:color w:val="000000"/>
        </w:rPr>
        <w:t>, C</w:t>
      </w:r>
      <w:r>
        <w:rPr>
          <w:color w:val="000000"/>
          <w:vertAlign w:val="subscript"/>
        </w:rPr>
        <w:t>4</w:t>
      </w:r>
      <w:r>
        <w:rPr>
          <w:color w:val="000000"/>
        </w:rPr>
        <w:t xml:space="preserve">), </w:t>
      </w:r>
      <w:r w:rsidR="00C508D3">
        <w:rPr>
          <w:color w:val="000000"/>
        </w:rPr>
        <w:t xml:space="preserve">ability to associate with </w:t>
      </w:r>
      <w:r>
        <w:rPr>
          <w:color w:val="000000"/>
        </w:rPr>
        <w:t>N</w:t>
      </w:r>
      <w:r>
        <w:rPr>
          <w:color w:val="000000"/>
          <w:vertAlign w:val="subscript"/>
        </w:rPr>
        <w:t>2</w:t>
      </w:r>
      <w:r w:rsidR="00C508D3">
        <w:rPr>
          <w:color w:val="000000"/>
        </w:rPr>
        <w:t xml:space="preserve"> fixing bacteria</w:t>
      </w:r>
      <w:r>
        <w:rPr>
          <w:color w:val="000000"/>
        </w:rPr>
        <w:t xml:space="preserve"> (N</w:t>
      </w:r>
      <w:r>
        <w:rPr>
          <w:color w:val="000000"/>
          <w:vertAlign w:val="subscript"/>
        </w:rPr>
        <w:t>2</w:t>
      </w:r>
      <w:r>
        <w:rPr>
          <w:color w:val="000000"/>
        </w:rPr>
        <w:t>-fixer</w:t>
      </w:r>
      <w:r w:rsidR="000C7536">
        <w:rPr>
          <w:color w:val="000000"/>
        </w:rPr>
        <w:t>,</w:t>
      </w:r>
      <w:r>
        <w:rPr>
          <w:color w:val="000000"/>
        </w:rPr>
        <w:t xml:space="preserve"> non-fixer), and mycorrhizal type (</w:t>
      </w:r>
      <w:r w:rsidR="00024AF4">
        <w:rPr>
          <w:color w:val="000000"/>
        </w:rPr>
        <w:t>AM</w:t>
      </w:r>
      <w:r>
        <w:rPr>
          <w:color w:val="000000"/>
        </w:rPr>
        <w:t xml:space="preserve">, </w:t>
      </w:r>
      <w:proofErr w:type="spellStart"/>
      <w:r>
        <w:rPr>
          <w:color w:val="000000"/>
        </w:rPr>
        <w:t>EcM</w:t>
      </w:r>
      <w:proofErr w:type="spellEnd"/>
      <w:r>
        <w:rPr>
          <w:color w:val="000000"/>
        </w:rPr>
        <w:t>, dual AM-</w:t>
      </w:r>
      <w:proofErr w:type="spellStart"/>
      <w:r>
        <w:rPr>
          <w:color w:val="000000"/>
        </w:rPr>
        <w:t>EcM</w:t>
      </w:r>
      <w:proofErr w:type="spellEnd"/>
      <w:r>
        <w:rPr>
          <w:color w:val="000000"/>
        </w:rPr>
        <w:t xml:space="preserve">, facultative AM, </w:t>
      </w:r>
      <w:proofErr w:type="spellStart"/>
      <w:r>
        <w:rPr>
          <w:color w:val="000000"/>
        </w:rPr>
        <w:t>ErM</w:t>
      </w:r>
      <w:proofErr w:type="spellEnd"/>
      <w:r>
        <w:rPr>
          <w:color w:val="000000"/>
        </w:rPr>
        <w:t>,</w:t>
      </w:r>
      <w:r w:rsidR="000C7536">
        <w:rPr>
          <w:color w:val="000000"/>
        </w:rPr>
        <w:t xml:space="preserve"> </w:t>
      </w:r>
      <w:r>
        <w:rPr>
          <w:color w:val="000000"/>
        </w:rPr>
        <w:t>non-mycorrhizal).</w:t>
      </w:r>
      <w:r w:rsidR="00024AF4">
        <w:rPr>
          <w:color w:val="000000"/>
        </w:rPr>
        <w:t xml:space="preserve"> Mycorrhizal type was assigned from the </w:t>
      </w:r>
      <w:proofErr w:type="spellStart"/>
      <w:r w:rsidR="00024AF4">
        <w:rPr>
          <w:color w:val="000000"/>
        </w:rPr>
        <w:t>FungalRoot</w:t>
      </w:r>
      <w:proofErr w:type="spellEnd"/>
      <w:r w:rsidR="00024AF4">
        <w:rPr>
          <w:color w:val="000000"/>
        </w:rPr>
        <w:t xml:space="preserve"> database using the genus of each species </w:t>
      </w:r>
      <w:sdt>
        <w:sdtPr>
          <w:rPr>
            <w:color w:val="000000"/>
          </w:rPr>
          <w:tag w:val="MENDELEY_CITATION_v3_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"/>
          <w:id w:val="1398011152"/>
          <w:placeholder>
            <w:docPart w:val="DefaultPlaceholder_-1854013440"/>
          </w:placeholder>
        </w:sdtPr>
        <w:sdtContent>
          <w:r w:rsidR="00150EA7" w:rsidRPr="00150EA7">
            <w:rPr>
              <w:rFonts w:eastAsia="Times New Roman"/>
              <w:color w:val="000000"/>
            </w:rPr>
            <w:t>(</w:t>
          </w:r>
          <w:proofErr w:type="spellStart"/>
          <w:r w:rsidR="00150EA7" w:rsidRPr="00150EA7">
            <w:rPr>
              <w:rFonts w:eastAsia="Times New Roman"/>
              <w:color w:val="000000"/>
            </w:rPr>
            <w:t>Soudzilovskaia</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2020)</w:t>
          </w:r>
        </w:sdtContent>
      </w:sdt>
      <w:r w:rsidR="00024AF4">
        <w:rPr>
          <w:color w:val="000000"/>
        </w:rPr>
        <w:t xml:space="preserve"> and used to determine the mycorrhizal nutrient acquisition strategy following</w:t>
      </w:r>
      <w:r w:rsidR="000C7536">
        <w:rPr>
          <w:color w:val="000000"/>
        </w:rPr>
        <w:t xml:space="preserve"> the approach of</w:t>
      </w:r>
      <w:r w:rsidR="00222911">
        <w:rPr>
          <w:rFonts w:eastAsia="Times New Roman"/>
          <w:color w:val="000000"/>
        </w:rPr>
        <w:t xml:space="preserve"> </w:t>
      </w:r>
      <w:sdt>
        <w:sdtPr>
          <w:rPr>
            <w:rFonts w:eastAsia="Times New Roman"/>
            <w:color w:val="000000"/>
          </w:rPr>
          <w:tag w:val="MENDELEY_CITATION_v3_eyJjaXRhdGlvbklEIjoiTUVOREVMRVlfQ0lUQVRJT05fZWI1Y2IwMDItZWNlOC00MDFhLWI4OTgtMjZiYjI0YzlmN2NmIiwicHJvcGVydGllcyI6eyJub3RlSW5kZXgiOjB9LCJpc0VkaXRlZCI6ZmFsc2UsIm1hbnVhbE92ZXJyaWRlIjp7ImlzTWFudWFsbHlPdmVycmlkZGVuIjp0cnVlLCJjaXRlcHJvY1RleHQiOiIoQ2hlYWliIDxpPmV0IGFsLjwvaT4sIDIwMjVhKSIsIm1hbnVhbE92ZXJyaWRlVGV4dCI6IkNoZWFpYiBldCBhbC4gKDIwMjVhKSJ9LCJjaXRhdGlvbkl0ZW1zIjpb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V9XX0="/>
          <w:id w:val="-1386027498"/>
          <w:placeholder>
            <w:docPart w:val="DefaultPlaceholder_-1854013440"/>
          </w:placeholder>
        </w:sdtPr>
        <w:sdtContent>
          <w:proofErr w:type="spellStart"/>
          <w:r w:rsidR="00150EA7" w:rsidRPr="00150EA7">
            <w:rPr>
              <w:rFonts w:eastAsia="Times New Roman"/>
              <w:color w:val="000000"/>
            </w:rPr>
            <w:t>Cheaib</w:t>
          </w:r>
          <w:proofErr w:type="spellEnd"/>
          <w:r w:rsidR="00150EA7" w:rsidRPr="00150EA7">
            <w:rPr>
              <w:rFonts w:eastAsia="Times New Roman"/>
              <w:color w:val="000000"/>
            </w:rPr>
            <w:t xml:space="preserve"> </w:t>
          </w:r>
          <w:r w:rsidR="00150EA7" w:rsidRPr="006B057C">
            <w:rPr>
              <w:rFonts w:eastAsia="Times New Roman"/>
              <w:i/>
              <w:iCs/>
              <w:color w:val="000000"/>
              <w:rPrChange w:id="89" w:author="Smith, Nick" w:date="2025-10-22T13:43:00Z" w16du:dateUtc="2025-10-22T18:43:00Z">
                <w:rPr>
                  <w:rFonts w:eastAsia="Times New Roman"/>
                  <w:color w:val="000000"/>
                </w:rPr>
              </w:rPrChange>
            </w:rPr>
            <w:t>et al.</w:t>
          </w:r>
          <w:r w:rsidR="00150EA7" w:rsidRPr="00150EA7">
            <w:rPr>
              <w:rFonts w:eastAsia="Times New Roman"/>
              <w:color w:val="000000"/>
            </w:rPr>
            <w:t xml:space="preserve"> (2025a)</w:t>
          </w:r>
        </w:sdtContent>
      </w:sdt>
      <w:r w:rsidR="00024AF4">
        <w:rPr>
          <w:color w:val="000000"/>
        </w:rPr>
        <w:t xml:space="preserve">. Specifically, </w:t>
      </w:r>
      <w:proofErr w:type="spellStart"/>
      <w:r w:rsidR="00024AF4">
        <w:rPr>
          <w:color w:val="000000"/>
        </w:rPr>
        <w:t>EcM</w:t>
      </w:r>
      <w:proofErr w:type="spellEnd"/>
      <w:r w:rsidR="00024AF4">
        <w:rPr>
          <w:color w:val="000000"/>
        </w:rPr>
        <w:t xml:space="preserve">, </w:t>
      </w:r>
      <w:proofErr w:type="spellStart"/>
      <w:r w:rsidR="00024AF4">
        <w:rPr>
          <w:color w:val="000000"/>
        </w:rPr>
        <w:t>ErM</w:t>
      </w:r>
      <w:proofErr w:type="spellEnd"/>
      <w:r w:rsidR="00024AF4">
        <w:rPr>
          <w:color w:val="000000"/>
        </w:rPr>
        <w:t>, and dual AM-EcM species were assigned a scavenging mycorrhizal nutrient acquisition strategy while AM, facultative AM, and non-mycorrhizal species were assigned a mining mycorrhizal nutrient acquisition strategy.</w:t>
      </w:r>
      <w:r>
        <w:rPr>
          <w:color w:val="000000"/>
        </w:rPr>
        <w:t xml:space="preserve"> </w:t>
      </w:r>
      <w:commentRangeStart w:id="90"/>
      <w:r w:rsidR="00C508D3">
        <w:rPr>
          <w:color w:val="000000"/>
        </w:rPr>
        <w:t>Ability to associate with N</w:t>
      </w:r>
      <w:r w:rsidR="00C508D3">
        <w:rPr>
          <w:color w:val="000000"/>
          <w:vertAlign w:val="subscript"/>
        </w:rPr>
        <w:t>2</w:t>
      </w:r>
      <w:r w:rsidR="00C508D3">
        <w:rPr>
          <w:color w:val="000000"/>
        </w:rPr>
        <w:t xml:space="preserve">-fixing bacteria </w:t>
      </w:r>
      <w:r>
        <w:rPr>
          <w:color w:val="000000"/>
        </w:rPr>
        <w:t xml:space="preserve">was determined based on whether species were in the </w:t>
      </w:r>
      <w:r>
        <w:rPr>
          <w:i/>
          <w:iCs/>
          <w:color w:val="000000"/>
        </w:rPr>
        <w:t>Fabaceae</w:t>
      </w:r>
      <w:r>
        <w:rPr>
          <w:color w:val="000000"/>
        </w:rPr>
        <w:t xml:space="preserve"> family.</w:t>
      </w:r>
      <w:commentRangeEnd w:id="90"/>
      <w:r w:rsidR="006B057C">
        <w:rPr>
          <w:rStyle w:val="CommentReference"/>
        </w:rPr>
        <w:commentReference w:id="90"/>
      </w:r>
    </w:p>
    <w:p w14:paraId="144FC668" w14:textId="77777777" w:rsidR="001D48F8" w:rsidRDefault="001D48F8" w:rsidP="006413AF">
      <w:pPr>
        <w:spacing w:line="360" w:lineRule="auto"/>
        <w:rPr>
          <w:color w:val="000000"/>
        </w:rPr>
      </w:pPr>
    </w:p>
    <w:p w14:paraId="47E120EE" w14:textId="034F32C1" w:rsidR="004054AF" w:rsidRDefault="00D91698" w:rsidP="006413AF">
      <w:pPr>
        <w:spacing w:line="360" w:lineRule="auto"/>
        <w:rPr>
          <w:color w:val="000000"/>
        </w:rPr>
      </w:pPr>
      <w:r>
        <w:rPr>
          <w:i/>
          <w:iCs/>
          <w:color w:val="000000"/>
        </w:rPr>
        <w:t>Determination</w:t>
      </w:r>
      <w:r w:rsidR="00D74589">
        <w:rPr>
          <w:i/>
          <w:iCs/>
          <w:color w:val="000000"/>
        </w:rPr>
        <w:t xml:space="preserve"> and analysis</w:t>
      </w:r>
      <w:r>
        <w:rPr>
          <w:i/>
          <w:iCs/>
          <w:color w:val="000000"/>
        </w:rPr>
        <w:t xml:space="preserve"> of individual</w:t>
      </w:r>
      <w:r w:rsidR="009350BC">
        <w:rPr>
          <w:i/>
          <w:iCs/>
          <w:color w:val="000000"/>
        </w:rPr>
        <w:t xml:space="preserve"> and interaction</w:t>
      </w:r>
      <w:r>
        <w:rPr>
          <w:i/>
          <w:iCs/>
          <w:color w:val="000000"/>
        </w:rPr>
        <w:t xml:space="preserve"> effect sizes</w:t>
      </w:r>
    </w:p>
    <w:p w14:paraId="267F7B02" w14:textId="64D03E7C" w:rsidR="00C97246" w:rsidRDefault="00F35A69" w:rsidP="001D48F8">
      <w:pPr>
        <w:spacing w:line="360" w:lineRule="auto"/>
        <w:rPr>
          <w:color w:val="000000"/>
        </w:rPr>
      </w:pPr>
      <w:r>
        <w:rPr>
          <w:color w:val="000000"/>
        </w:rPr>
        <w:t>We used the natural logarithm of the response ratio</w:t>
      </w:r>
      <w:r w:rsidR="001D48F8">
        <w:rPr>
          <w:color w:val="000000"/>
        </w:rPr>
        <w:t xml:space="preserve"> (ln RR)</w:t>
      </w:r>
      <w:r>
        <w:rPr>
          <w:color w:val="000000"/>
        </w:rPr>
        <w:t xml:space="preserve"> to determine the individual effects of </w:t>
      </w:r>
      <w:r w:rsidR="005A6F13">
        <w:rPr>
          <w:color w:val="000000"/>
        </w:rPr>
        <w:t>nitrogen</w:t>
      </w:r>
      <w:r>
        <w:rPr>
          <w:color w:val="000000"/>
        </w:rPr>
        <w:t xml:space="preserve">, </w:t>
      </w:r>
      <w:r w:rsidR="005A6F13">
        <w:rPr>
          <w:color w:val="000000"/>
        </w:rPr>
        <w:t>phosphorus,</w:t>
      </w:r>
      <w:r>
        <w:rPr>
          <w:color w:val="000000"/>
        </w:rPr>
        <w:t xml:space="preserve"> and </w:t>
      </w:r>
      <w:r w:rsidR="005A6F13">
        <w:rPr>
          <w:color w:val="000000"/>
        </w:rPr>
        <w:t>nitrogen</w:t>
      </w:r>
      <w:r>
        <w:rPr>
          <w:color w:val="000000"/>
        </w:rPr>
        <w:t>+</w:t>
      </w:r>
      <w:r w:rsidR="005A6F13">
        <w:rPr>
          <w:color w:val="000000"/>
        </w:rPr>
        <w:t>phosphorus</w:t>
      </w:r>
      <w:r>
        <w:rPr>
          <w:color w:val="000000"/>
        </w:rPr>
        <w:t xml:space="preserve"> addition on leaf and whole-plant traits.</w:t>
      </w:r>
      <w:r w:rsidR="001D48F8">
        <w:rPr>
          <w:color w:val="000000"/>
        </w:rPr>
        <w:t xml:space="preserve"> For each observation</w:t>
      </w:r>
      <w:r w:rsidR="00502C42">
        <w:rPr>
          <w:color w:val="000000"/>
        </w:rPr>
        <w:t xml:space="preserve"> </w:t>
      </w:r>
      <w:proofErr w:type="spellStart"/>
      <w:r w:rsidR="00502C42">
        <w:rPr>
          <w:i/>
          <w:iCs/>
          <w:color w:val="000000"/>
        </w:rPr>
        <w:t>i</w:t>
      </w:r>
      <w:proofErr w:type="spellEnd"/>
      <w:r w:rsidR="001D48F8">
        <w:rPr>
          <w:color w:val="000000"/>
        </w:rPr>
        <w:t xml:space="preserve"> (i.e., trait per species </w:t>
      </w:r>
      <w:commentRangeStart w:id="91"/>
      <w:r w:rsidR="001D48F8">
        <w:rPr>
          <w:color w:val="000000"/>
        </w:rPr>
        <w:t>per site per experiment</w:t>
      </w:r>
      <w:commentRangeEnd w:id="91"/>
      <w:r w:rsidR="006B057C">
        <w:rPr>
          <w:rStyle w:val="CommentReference"/>
        </w:rPr>
        <w:commentReference w:id="91"/>
      </w:r>
      <w:r w:rsidR="001D48F8">
        <w:rPr>
          <w:color w:val="000000"/>
        </w:rPr>
        <w:t xml:space="preserve">), we calculated </w:t>
      </w:r>
      <w:r w:rsidR="00502C42">
        <w:rPr>
          <w:color w:val="000000"/>
        </w:rPr>
        <w:t xml:space="preserve">the </w:t>
      </w:r>
      <w:r w:rsidR="00FC5637">
        <w:rPr>
          <w:color w:val="000000"/>
        </w:rPr>
        <w:t xml:space="preserve">natural logarithm of the </w:t>
      </w:r>
      <w:r w:rsidR="00502C42">
        <w:rPr>
          <w:color w:val="000000"/>
        </w:rPr>
        <w:t>response ratio</w:t>
      </w:r>
      <w:r w:rsidR="00FC5637">
        <w:rPr>
          <w:color w:val="000000"/>
        </w:rPr>
        <w:t xml:space="preserve"> (ln RR)</w:t>
      </w:r>
      <w:r w:rsidR="001D48F8">
        <w:rPr>
          <w:color w:val="000000"/>
        </w:rPr>
        <w:t xml:space="preserve"> as</w:t>
      </w:r>
      <w:r w:rsidR="00C97246">
        <w:rPr>
          <w:color w:val="000000"/>
        </w:rPr>
        <w:t>:</w:t>
      </w:r>
    </w:p>
    <w:p w14:paraId="0AAC6607" w14:textId="77777777" w:rsidR="00502C42" w:rsidRDefault="00502C42" w:rsidP="001D48F8">
      <w:pPr>
        <w:spacing w:line="360" w:lineRule="auto"/>
        <w:rPr>
          <w:color w:val="000000"/>
        </w:rPr>
      </w:pPr>
    </w:p>
    <w:p w14:paraId="07C1DC46" w14:textId="2005B1CB" w:rsidR="00C97246" w:rsidRDefault="00000000" w:rsidP="00C97246">
      <w:pPr>
        <w:spacing w:line="360" w:lineRule="auto"/>
        <w:rPr>
          <w:rFonts w:eastAsiaTheme="minorEastAsia"/>
          <w:color w:val="000000"/>
        </w:rPr>
      </w:pPr>
      <m:oMath>
        <m:func>
          <m:funcPr>
            <m:ctrlPr>
              <w:rPr>
                <w:rFonts w:ascii="Cambria Math" w:hAnsi="Cambria Math"/>
                <w:i/>
                <w:color w:val="000000"/>
              </w:rPr>
            </m:ctrlPr>
          </m:funcPr>
          <m:fName>
            <m:r>
              <m:rPr>
                <m:sty m:val="p"/>
              </m:rPr>
              <w:rPr>
                <w:rFonts w:ascii="Cambria Math" w:hAnsi="Cambria Math"/>
                <w:color w:val="000000"/>
              </w:rPr>
              <m:t>ln</m:t>
            </m:r>
          </m:fName>
          <m:e>
            <m:sSub>
              <m:sSubPr>
                <m:ctrlPr>
                  <w:rPr>
                    <w:rFonts w:ascii="Cambria Math" w:hAnsi="Cambria Math"/>
                    <w:i/>
                    <w:color w:val="000000"/>
                  </w:rPr>
                </m:ctrlPr>
              </m:sSubPr>
              <m:e>
                <m:r>
                  <w:rPr>
                    <w:rFonts w:ascii="Cambria Math" w:hAnsi="Cambria Math"/>
                    <w:color w:val="000000"/>
                  </w:rPr>
                  <m:t>RR</m:t>
                </m:r>
              </m:e>
              <m:sub>
                <m:r>
                  <w:rPr>
                    <w:rFonts w:ascii="Cambria Math" w:hAnsi="Cambria Math"/>
                    <w:color w:val="000000"/>
                  </w:rPr>
                  <m:t>i</m:t>
                </m:r>
              </m:sub>
            </m:sSub>
          </m:e>
        </m:func>
        <m:r>
          <w:rPr>
            <w:rFonts w:ascii="Cambria Math" w:hAnsi="Cambria Math"/>
            <w:color w:val="000000"/>
          </w:rPr>
          <m:t>=</m:t>
        </m:r>
        <m:func>
          <m:funcPr>
            <m:ctrlPr>
              <w:rPr>
                <w:rFonts w:ascii="Cambria Math" w:hAnsi="Cambria Math"/>
                <w:i/>
                <w:color w:val="000000"/>
              </w:rPr>
            </m:ctrlPr>
          </m:funcPr>
          <m:fName>
            <m:r>
              <m:rPr>
                <m:sty m:val="p"/>
              </m:rPr>
              <w:rPr>
                <w:rFonts w:ascii="Cambria Math" w:hAnsi="Cambria Math"/>
                <w:color w:val="000000"/>
              </w:rPr>
              <m:t>ln</m:t>
            </m:r>
          </m:fName>
          <m:e>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ti</m:t>
                        </m:r>
                      </m:sub>
                    </m:sSub>
                  </m:num>
                  <m:den>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den>
                </m:f>
              </m:e>
            </m:d>
          </m:e>
        </m:func>
      </m:oMath>
      <w:r w:rsidR="001D48F8">
        <w:rPr>
          <w:rFonts w:eastAsiaTheme="minorEastAsia"/>
          <w:color w:val="000000"/>
        </w:rPr>
        <w:tab/>
      </w:r>
      <w:r w:rsidR="001D48F8">
        <w:rPr>
          <w:rFonts w:eastAsiaTheme="minorEastAsia"/>
          <w:color w:val="000000"/>
        </w:rPr>
        <w:tab/>
      </w:r>
      <w:r w:rsidR="001D48F8">
        <w:rPr>
          <w:rFonts w:eastAsiaTheme="minorEastAsia"/>
          <w:color w:val="000000"/>
        </w:rPr>
        <w:tab/>
      </w:r>
      <w:r w:rsidR="001D48F8">
        <w:rPr>
          <w:rFonts w:eastAsiaTheme="minorEastAsia"/>
          <w:color w:val="000000"/>
        </w:rPr>
        <w:tab/>
      </w:r>
      <w:r w:rsidR="001D48F8">
        <w:rPr>
          <w:rFonts w:eastAsiaTheme="minorEastAsia"/>
          <w:color w:val="000000"/>
        </w:rPr>
        <w:tab/>
      </w:r>
      <w:r w:rsidR="001D48F8">
        <w:rPr>
          <w:rFonts w:eastAsiaTheme="minorEastAsia"/>
          <w:color w:val="000000"/>
        </w:rPr>
        <w:tab/>
      </w:r>
      <w:r w:rsidR="001D48F8">
        <w:rPr>
          <w:rFonts w:eastAsiaTheme="minorEastAsia"/>
          <w:color w:val="000000"/>
        </w:rPr>
        <w:tab/>
      </w:r>
      <w:r w:rsidR="001D48F8">
        <w:rPr>
          <w:rFonts w:eastAsiaTheme="minorEastAsia"/>
          <w:color w:val="000000"/>
        </w:rPr>
        <w:tab/>
      </w:r>
      <w:r w:rsidR="00502C42">
        <w:rPr>
          <w:rFonts w:eastAsiaTheme="minorEastAsia"/>
          <w:color w:val="000000"/>
        </w:rPr>
        <w:tab/>
      </w:r>
      <w:r w:rsidR="001D48F8">
        <w:rPr>
          <w:rFonts w:eastAsiaTheme="minorEastAsia"/>
          <w:color w:val="000000"/>
        </w:rPr>
        <w:t>(1)</w:t>
      </w:r>
    </w:p>
    <w:p w14:paraId="3F72423E" w14:textId="77777777" w:rsidR="00502C42" w:rsidRDefault="00502C42" w:rsidP="00C97246">
      <w:pPr>
        <w:spacing w:line="360" w:lineRule="auto"/>
        <w:rPr>
          <w:rFonts w:eastAsiaTheme="minorEastAsia"/>
          <w:color w:val="000000"/>
        </w:rPr>
      </w:pPr>
    </w:p>
    <w:p w14:paraId="16EA81E4" w14:textId="342B7A35" w:rsidR="00502C42" w:rsidRDefault="001D48F8" w:rsidP="00C97246">
      <w:pPr>
        <w:spacing w:line="360" w:lineRule="auto"/>
        <w:rPr>
          <w:rFonts w:eastAsiaTheme="minorEastAsia"/>
          <w:color w:val="000000"/>
        </w:rPr>
      </w:pPr>
      <w:r>
        <w:rPr>
          <w:rFonts w:eastAsiaTheme="minorEastAsia"/>
          <w:color w:val="000000"/>
        </w:rPr>
        <w:t xml:space="preserve">Where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ti</m:t>
            </m:r>
          </m:sub>
        </m:sSub>
      </m:oMath>
      <w:r>
        <w:rPr>
          <w:rFonts w:eastAsiaTheme="minorEastAsia"/>
          <w:color w:val="000000"/>
        </w:rPr>
        <w:t xml:space="preserve"> is the mean value of a treatment (i.e., </w:t>
      </w:r>
      <w:r w:rsidR="00222911">
        <w:rPr>
          <w:rFonts w:eastAsiaTheme="minorEastAsia"/>
          <w:color w:val="000000"/>
        </w:rPr>
        <w:t>nitrogen</w:t>
      </w:r>
      <w:r>
        <w:rPr>
          <w:rFonts w:eastAsiaTheme="minorEastAsia"/>
          <w:color w:val="000000"/>
        </w:rPr>
        <w:t xml:space="preserve">, </w:t>
      </w:r>
      <w:r w:rsidR="00222911">
        <w:rPr>
          <w:rFonts w:eastAsiaTheme="minorEastAsia"/>
          <w:color w:val="000000"/>
        </w:rPr>
        <w:t>phosphorus</w:t>
      </w:r>
      <w:r>
        <w:rPr>
          <w:rFonts w:eastAsiaTheme="minorEastAsia"/>
          <w:color w:val="000000"/>
        </w:rPr>
        <w:t xml:space="preserve">, or </w:t>
      </w:r>
      <w:r w:rsidR="00222911">
        <w:rPr>
          <w:rFonts w:eastAsiaTheme="minorEastAsia"/>
          <w:color w:val="000000"/>
        </w:rPr>
        <w:t>nitrogen+phosphorus</w:t>
      </w:r>
      <w:r>
        <w:rPr>
          <w:rFonts w:eastAsiaTheme="minorEastAsia"/>
          <w:color w:val="000000"/>
        </w:rPr>
        <w:t xml:space="preserve"> addition) and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oMath>
      <w:r>
        <w:rPr>
          <w:rFonts w:eastAsiaTheme="minorEastAsia"/>
          <w:color w:val="000000"/>
        </w:rPr>
        <w:t xml:space="preserve"> is the mean value of the control treatment</w:t>
      </w:r>
      <w:r w:rsidR="00FC5637">
        <w:rPr>
          <w:rFonts w:eastAsiaTheme="minorEastAsia"/>
          <w:color w:val="000000"/>
        </w:rPr>
        <w:t xml:space="preserve"> for each observation</w:t>
      </w:r>
      <w:r>
        <w:rPr>
          <w:rFonts w:eastAsiaTheme="minorEastAsia"/>
          <w:color w:val="000000"/>
        </w:rPr>
        <w:t xml:space="preserve">. </w:t>
      </w:r>
      <w:r w:rsidR="00502C42">
        <w:rPr>
          <w:rFonts w:eastAsiaTheme="minorEastAsia"/>
          <w:color w:val="000000"/>
        </w:rPr>
        <w:t>We determined the weighted log-response ratio (</w:t>
      </w:r>
      <m:oMath>
        <m:acc>
          <m:accPr>
            <m:chr m:val="̅"/>
            <m:ctrlPr>
              <w:rPr>
                <w:rFonts w:ascii="Cambria Math" w:hAnsi="Cambria Math"/>
                <w:i/>
                <w:color w:val="000000"/>
              </w:rPr>
            </m:ctrlPr>
          </m:accPr>
          <m:e>
            <m:func>
              <m:funcPr>
                <m:ctrlPr>
                  <w:rPr>
                    <w:rFonts w:ascii="Cambria Math" w:hAnsi="Cambria Math"/>
                    <w:i/>
                    <w:color w:val="000000"/>
                  </w:rPr>
                </m:ctrlPr>
              </m:funcPr>
              <m:fName>
                <m:r>
                  <m:rPr>
                    <m:sty m:val="p"/>
                  </m:rPr>
                  <w:rPr>
                    <w:rFonts w:ascii="Cambria Math" w:hAnsi="Cambria Math"/>
                    <w:color w:val="000000"/>
                  </w:rPr>
                  <m:t>ln</m:t>
                </m:r>
              </m:fName>
              <m:e>
                <m:r>
                  <w:rPr>
                    <w:rFonts w:ascii="Cambria Math" w:hAnsi="Cambria Math"/>
                    <w:color w:val="000000"/>
                  </w:rPr>
                  <m:t>RR</m:t>
                </m:r>
              </m:e>
            </m:func>
          </m:e>
        </m:acc>
      </m:oMath>
      <w:r w:rsidR="00502C42">
        <w:rPr>
          <w:rFonts w:eastAsiaTheme="minorEastAsia"/>
          <w:color w:val="000000"/>
        </w:rPr>
        <w:t xml:space="preserve">) </w:t>
      </w:r>
      <w:r w:rsidR="00FC5637">
        <w:rPr>
          <w:rFonts w:eastAsiaTheme="minorEastAsia"/>
          <w:color w:val="000000"/>
        </w:rPr>
        <w:t xml:space="preserve">across observations </w:t>
      </w:r>
      <w:r w:rsidR="00502C42">
        <w:rPr>
          <w:rFonts w:eastAsiaTheme="minorEastAsia"/>
          <w:color w:val="000000"/>
        </w:rPr>
        <w:t>as:</w:t>
      </w:r>
    </w:p>
    <w:p w14:paraId="1D324697" w14:textId="77777777" w:rsidR="00502C42" w:rsidRDefault="00502C42" w:rsidP="00C97246">
      <w:pPr>
        <w:spacing w:line="360" w:lineRule="auto"/>
        <w:rPr>
          <w:rFonts w:eastAsiaTheme="minorEastAsia"/>
          <w:color w:val="000000"/>
        </w:rPr>
      </w:pPr>
    </w:p>
    <w:p w14:paraId="5E86094D" w14:textId="7149D812" w:rsidR="00E600FB" w:rsidRDefault="00000000" w:rsidP="00C97246">
      <w:pPr>
        <w:spacing w:line="360" w:lineRule="auto"/>
        <w:rPr>
          <w:rFonts w:eastAsiaTheme="minorEastAsia"/>
          <w:color w:val="000000"/>
        </w:rPr>
      </w:pPr>
      <m:oMath>
        <m:acc>
          <m:accPr>
            <m:chr m:val="̅"/>
            <m:ctrlPr>
              <w:rPr>
                <w:rFonts w:ascii="Cambria Math" w:hAnsi="Cambria Math"/>
                <w:i/>
                <w:color w:val="000000"/>
              </w:rPr>
            </m:ctrlPr>
          </m:accPr>
          <m:e>
            <m:func>
              <m:funcPr>
                <m:ctrlPr>
                  <w:rPr>
                    <w:rFonts w:ascii="Cambria Math" w:hAnsi="Cambria Math"/>
                    <w:i/>
                    <w:color w:val="000000"/>
                  </w:rPr>
                </m:ctrlPr>
              </m:funcPr>
              <m:fName>
                <m:r>
                  <m:rPr>
                    <m:sty m:val="p"/>
                  </m:rPr>
                  <w:rPr>
                    <w:rFonts w:ascii="Cambria Math" w:hAnsi="Cambria Math"/>
                    <w:color w:val="000000"/>
                  </w:rPr>
                  <m:t>ln</m:t>
                </m:r>
              </m:fName>
              <m:e>
                <m:r>
                  <w:rPr>
                    <w:rFonts w:ascii="Cambria Math" w:hAnsi="Cambria Math"/>
                    <w:color w:val="000000"/>
                  </w:rPr>
                  <m:t>RR</m:t>
                </m:r>
              </m:e>
            </m:func>
          </m:e>
        </m:acc>
        <m:r>
          <w:rPr>
            <w:rFonts w:ascii="Cambria Math" w:hAnsi="Cambria Math"/>
            <w:color w:val="000000"/>
          </w:rPr>
          <m:t>=</m:t>
        </m:r>
        <m:f>
          <m:fPr>
            <m:ctrlPr>
              <w:rPr>
                <w:rFonts w:ascii="Cambria Math" w:hAnsi="Cambria Math"/>
                <w:i/>
                <w:color w:val="000000"/>
              </w:rPr>
            </m:ctrlPr>
          </m:fPr>
          <m:num>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i</m:t>
                    </m:r>
                  </m:sub>
                </m:sSub>
                <m:r>
                  <w:rPr>
                    <w:rFonts w:ascii="Cambria Math" w:hAnsi="Cambria Math"/>
                    <w:color w:val="000000"/>
                  </w:rPr>
                  <m:t>×</m:t>
                </m:r>
                <m:func>
                  <m:funcPr>
                    <m:ctrlPr>
                      <w:rPr>
                        <w:rFonts w:ascii="Cambria Math" w:hAnsi="Cambria Math"/>
                        <w:i/>
                        <w:color w:val="000000"/>
                      </w:rPr>
                    </m:ctrlPr>
                  </m:funcPr>
                  <m:fName>
                    <m:r>
                      <m:rPr>
                        <m:sty m:val="p"/>
                      </m:rPr>
                      <w:rPr>
                        <w:rFonts w:ascii="Cambria Math" w:hAnsi="Cambria Math"/>
                        <w:color w:val="000000"/>
                      </w:rPr>
                      <m:t>ln</m:t>
                    </m:r>
                  </m:fName>
                  <m:e>
                    <m:sSub>
                      <m:sSubPr>
                        <m:ctrlPr>
                          <w:rPr>
                            <w:rFonts w:ascii="Cambria Math" w:hAnsi="Cambria Math"/>
                            <w:i/>
                            <w:color w:val="000000"/>
                          </w:rPr>
                        </m:ctrlPr>
                      </m:sSubPr>
                      <m:e>
                        <m:r>
                          <w:rPr>
                            <w:rFonts w:ascii="Cambria Math" w:hAnsi="Cambria Math"/>
                            <w:color w:val="000000"/>
                          </w:rPr>
                          <m:t>RR</m:t>
                        </m:r>
                      </m:e>
                      <m:sub>
                        <m:r>
                          <w:rPr>
                            <w:rFonts w:ascii="Cambria Math" w:hAnsi="Cambria Math"/>
                            <w:color w:val="000000"/>
                          </w:rPr>
                          <m:t>i</m:t>
                        </m:r>
                      </m:sub>
                    </m:sSub>
                  </m:e>
                </m:func>
              </m:e>
            </m:nary>
          </m:num>
          <m:den>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i</m:t>
                    </m:r>
                  </m:sub>
                </m:sSub>
              </m:e>
            </m:nary>
          </m:den>
        </m:f>
      </m:oMath>
      <w:r w:rsidR="00E600FB">
        <w:rPr>
          <w:rFonts w:eastAsiaTheme="minorEastAsia"/>
          <w:color w:val="000000"/>
        </w:rPr>
        <w:tab/>
      </w:r>
      <w:r w:rsidR="00E600FB">
        <w:rPr>
          <w:rFonts w:eastAsiaTheme="minorEastAsia"/>
          <w:color w:val="000000"/>
        </w:rPr>
        <w:tab/>
      </w:r>
      <w:r w:rsidR="00E600FB">
        <w:rPr>
          <w:rFonts w:eastAsiaTheme="minorEastAsia"/>
          <w:color w:val="000000"/>
        </w:rPr>
        <w:tab/>
      </w:r>
      <w:r w:rsidR="00E600FB">
        <w:rPr>
          <w:rFonts w:eastAsiaTheme="minorEastAsia"/>
          <w:color w:val="000000"/>
        </w:rPr>
        <w:tab/>
      </w:r>
      <w:r w:rsidR="00E600FB">
        <w:rPr>
          <w:rFonts w:eastAsiaTheme="minorEastAsia"/>
          <w:color w:val="000000"/>
        </w:rPr>
        <w:tab/>
      </w:r>
      <w:r w:rsidR="00E600FB">
        <w:rPr>
          <w:rFonts w:eastAsiaTheme="minorEastAsia"/>
          <w:color w:val="000000"/>
        </w:rPr>
        <w:tab/>
      </w:r>
      <w:r w:rsidR="00E600FB">
        <w:rPr>
          <w:rFonts w:eastAsiaTheme="minorEastAsia"/>
          <w:color w:val="000000"/>
        </w:rPr>
        <w:tab/>
      </w:r>
      <w:r w:rsidR="00E600FB">
        <w:rPr>
          <w:rFonts w:eastAsiaTheme="minorEastAsia"/>
          <w:color w:val="000000"/>
        </w:rPr>
        <w:tab/>
      </w:r>
      <w:r w:rsidR="00E600FB">
        <w:rPr>
          <w:rFonts w:eastAsiaTheme="minorEastAsia"/>
          <w:color w:val="000000"/>
        </w:rPr>
        <w:tab/>
        <w:t>(2)</w:t>
      </w:r>
    </w:p>
    <w:p w14:paraId="7E17544D" w14:textId="77777777" w:rsidR="00502C42" w:rsidRDefault="00502C42" w:rsidP="00C97246">
      <w:pPr>
        <w:spacing w:line="360" w:lineRule="auto"/>
        <w:rPr>
          <w:rFonts w:eastAsiaTheme="minorEastAsia"/>
          <w:color w:val="000000"/>
        </w:rPr>
      </w:pPr>
    </w:p>
    <w:p w14:paraId="7A5656D7" w14:textId="63BEB34D" w:rsidR="00E600FB" w:rsidRPr="00E600FB" w:rsidRDefault="00E600FB" w:rsidP="00C97246">
      <w:pPr>
        <w:spacing w:line="360" w:lineRule="auto"/>
        <w:rPr>
          <w:rFonts w:eastAsiaTheme="minorEastAsia"/>
          <w:color w:val="000000"/>
        </w:rPr>
      </w:pPr>
      <w:r>
        <w:rPr>
          <w:rFonts w:eastAsiaTheme="minorEastAsia"/>
          <w:color w:val="000000"/>
        </w:rPr>
        <w:t xml:space="preserve">Where ln </w:t>
      </w:r>
      <w:proofErr w:type="spellStart"/>
      <w:r>
        <w:rPr>
          <w:rFonts w:eastAsiaTheme="minorEastAsia"/>
          <w:color w:val="000000"/>
        </w:rPr>
        <w:t>RR</w:t>
      </w:r>
      <w:r>
        <w:rPr>
          <w:rFonts w:eastAsiaTheme="minorEastAsia"/>
          <w:color w:val="000000"/>
          <w:vertAlign w:val="subscript"/>
        </w:rPr>
        <w:t>i</w:t>
      </w:r>
      <w:proofErr w:type="spellEnd"/>
      <w:r>
        <w:rPr>
          <w:rFonts w:eastAsiaTheme="minorEastAsia"/>
          <w:color w:val="000000"/>
        </w:rPr>
        <w:t xml:space="preserve"> is the log-response ratio of observation </w:t>
      </w:r>
      <w:proofErr w:type="spellStart"/>
      <w:r>
        <w:rPr>
          <w:rFonts w:eastAsiaTheme="minorEastAsia"/>
          <w:i/>
          <w:iCs/>
          <w:color w:val="000000"/>
        </w:rPr>
        <w:t>i</w:t>
      </w:r>
      <w:proofErr w:type="spellEnd"/>
      <w:r>
        <w:rPr>
          <w:rFonts w:eastAsiaTheme="minorEastAsia"/>
          <w:color w:val="000000"/>
        </w:rPr>
        <w:t xml:space="preserve"> given in (1), </w:t>
      </w:r>
      <w:proofErr w:type="spellStart"/>
      <w:r>
        <w:rPr>
          <w:rFonts w:eastAsiaTheme="minorEastAsia"/>
          <w:i/>
          <w:iCs/>
          <w:color w:val="000000"/>
        </w:rPr>
        <w:t>w</w:t>
      </w:r>
      <w:r>
        <w:rPr>
          <w:rFonts w:eastAsiaTheme="minorEastAsia"/>
          <w:color w:val="000000"/>
          <w:vertAlign w:val="subscript"/>
        </w:rPr>
        <w:t>i</w:t>
      </w:r>
      <w:proofErr w:type="spellEnd"/>
      <w:r>
        <w:rPr>
          <w:rFonts w:eastAsiaTheme="minorEastAsia"/>
          <w:color w:val="000000"/>
        </w:rPr>
        <w:t xml:space="preserve"> is the weight of each log-response ratio, and </w:t>
      </w:r>
      <w:r>
        <w:rPr>
          <w:rFonts w:eastAsiaTheme="minorEastAsia"/>
          <w:i/>
          <w:iCs/>
          <w:color w:val="000000"/>
        </w:rPr>
        <w:t>k</w:t>
      </w:r>
      <w:r>
        <w:rPr>
          <w:rFonts w:eastAsiaTheme="minorEastAsia"/>
          <w:color w:val="000000"/>
        </w:rPr>
        <w:t xml:space="preserve"> is the total number of observations. </w:t>
      </w:r>
      <w:proofErr w:type="spellStart"/>
      <w:r>
        <w:rPr>
          <w:rFonts w:eastAsiaTheme="minorEastAsia"/>
          <w:i/>
          <w:iCs/>
          <w:color w:val="000000"/>
        </w:rPr>
        <w:t>w</w:t>
      </w:r>
      <w:r>
        <w:rPr>
          <w:rFonts w:eastAsiaTheme="minorEastAsia"/>
          <w:color w:val="000000"/>
          <w:vertAlign w:val="subscript"/>
        </w:rPr>
        <w:t>i</w:t>
      </w:r>
      <w:proofErr w:type="spellEnd"/>
      <w:r>
        <w:rPr>
          <w:rFonts w:eastAsiaTheme="minorEastAsia"/>
          <w:color w:val="000000"/>
        </w:rPr>
        <w:t xml:space="preserve"> was calculated as the inverse of the variance (</w:t>
      </w:r>
      <w:r>
        <w:rPr>
          <w:rFonts w:eastAsiaTheme="minorEastAsia"/>
          <w:i/>
          <w:iCs/>
          <w:color w:val="000000"/>
        </w:rPr>
        <w:t>v</w:t>
      </w:r>
      <w:r>
        <w:rPr>
          <w:rFonts w:eastAsiaTheme="minorEastAsia"/>
          <w:color w:val="000000"/>
          <w:vertAlign w:val="subscript"/>
        </w:rPr>
        <w:t>i</w:t>
      </w:r>
      <w:r>
        <w:rPr>
          <w:rFonts w:eastAsiaTheme="minorEastAsia"/>
          <w:color w:val="000000"/>
        </w:rPr>
        <w:t xml:space="preserve">) of observation </w:t>
      </w:r>
      <w:proofErr w:type="spellStart"/>
      <w:r>
        <w:rPr>
          <w:rFonts w:eastAsiaTheme="minorEastAsia"/>
          <w:i/>
          <w:iCs/>
          <w:color w:val="000000"/>
        </w:rPr>
        <w:t>i</w:t>
      </w:r>
      <w:proofErr w:type="spellEnd"/>
      <w:r>
        <w:rPr>
          <w:rFonts w:eastAsiaTheme="minorEastAsia"/>
          <w:color w:val="000000"/>
        </w:rPr>
        <w:t xml:space="preserve"> (that is, </w:t>
      </w:r>
      <w:proofErr w:type="spellStart"/>
      <w:r>
        <w:rPr>
          <w:rFonts w:eastAsiaTheme="minorEastAsia"/>
          <w:i/>
          <w:iCs/>
          <w:color w:val="000000"/>
        </w:rPr>
        <w:t>w</w:t>
      </w:r>
      <w:r>
        <w:rPr>
          <w:rFonts w:eastAsiaTheme="minorEastAsia"/>
          <w:color w:val="000000"/>
          <w:vertAlign w:val="subscript"/>
        </w:rPr>
        <w:t>i</w:t>
      </w:r>
      <w:proofErr w:type="spellEnd"/>
      <w:r>
        <w:rPr>
          <w:rFonts w:eastAsiaTheme="minorEastAsia"/>
          <w:color w:val="000000"/>
        </w:rPr>
        <w:t xml:space="preserve"> = 1 / </w:t>
      </w:r>
      <w:r>
        <w:rPr>
          <w:rFonts w:eastAsiaTheme="minorEastAsia"/>
          <w:i/>
          <w:iCs/>
          <w:color w:val="000000"/>
        </w:rPr>
        <w:t>v</w:t>
      </w:r>
      <w:r>
        <w:rPr>
          <w:rFonts w:eastAsiaTheme="minorEastAsia"/>
          <w:color w:val="000000"/>
          <w:vertAlign w:val="subscript"/>
        </w:rPr>
        <w:t>i</w:t>
      </w:r>
      <w:r>
        <w:rPr>
          <w:rFonts w:eastAsiaTheme="minorEastAsia"/>
          <w:color w:val="000000"/>
        </w:rPr>
        <w:t xml:space="preserve">). </w:t>
      </w:r>
      <w:r>
        <w:rPr>
          <w:rFonts w:eastAsiaTheme="minorEastAsia"/>
          <w:i/>
          <w:iCs/>
          <w:color w:val="000000"/>
        </w:rPr>
        <w:t>v</w:t>
      </w:r>
      <w:r>
        <w:rPr>
          <w:rFonts w:eastAsiaTheme="minorEastAsia"/>
          <w:color w:val="000000"/>
          <w:vertAlign w:val="subscript"/>
        </w:rPr>
        <w:t>i</w:t>
      </w:r>
      <w:r>
        <w:rPr>
          <w:rFonts w:eastAsiaTheme="minorEastAsia"/>
          <w:color w:val="000000"/>
        </w:rPr>
        <w:t xml:space="preserve"> was calculated as:</w:t>
      </w:r>
    </w:p>
    <w:p w14:paraId="25386419" w14:textId="77777777" w:rsidR="00502C42" w:rsidRDefault="00502C42" w:rsidP="00C97246">
      <w:pPr>
        <w:spacing w:line="360" w:lineRule="auto"/>
        <w:rPr>
          <w:rFonts w:eastAsiaTheme="minorEastAsia"/>
          <w:color w:val="000000"/>
        </w:rPr>
      </w:pPr>
    </w:p>
    <w:p w14:paraId="1A83B241" w14:textId="3995BF7E" w:rsidR="001D48F8" w:rsidRDefault="00000000" w:rsidP="00C97246">
      <w:pPr>
        <w:spacing w:line="360" w:lineRule="auto"/>
        <w:rPr>
          <w:color w:val="000000"/>
        </w:rPr>
      </w:pPr>
      <w:sdt>
        <w:sdtPr>
          <w:rPr>
            <w:rFonts w:ascii="Cambria Math" w:hAnsi="Cambria Math"/>
            <w:i/>
            <w:color w:val="000000"/>
          </w:rPr>
          <w:id w:val="493150244"/>
          <w:placeholder>
            <w:docPart w:val="DefaultPlaceholder_2098659788"/>
          </w:placeholder>
          <w:temporary/>
          <w:equation/>
        </w:sdtPr>
        <w:sdtContent>
          <m:oMath>
            <m:sSub>
              <m:sSubPr>
                <m:ctrlPr>
                  <w:rPr>
                    <w:rFonts w:ascii="Cambria Math" w:hAnsi="Cambria Math"/>
                    <w:i/>
                    <w:color w:val="000000"/>
                  </w:rPr>
                </m:ctrlPr>
              </m:sSubPr>
              <m:e>
                <m:r>
                  <m:rPr>
                    <m:sty m:val="p"/>
                  </m:rPr>
                  <w:rPr>
                    <w:rFonts w:ascii="Cambria Math" w:hAnsi="Cambria Math"/>
                    <w:color w:val="000000"/>
                  </w:rPr>
                  <m:t>v</m:t>
                </m:r>
              </m:e>
              <m:sub>
                <m:r>
                  <m:rPr>
                    <m:sty m:val="p"/>
                  </m:rPr>
                  <w:rPr>
                    <w:rFonts w:ascii="Cambria Math" w:hAnsi="Cambria Math"/>
                    <w:color w:val="000000"/>
                  </w:rPr>
                  <m:t>i</m:t>
                </m:r>
              </m:sub>
            </m:sSub>
            <m:r>
              <m:rPr>
                <m:sty m:val="p"/>
              </m:rP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d>
                      <m:dPr>
                        <m:ctrlPr>
                          <w:rPr>
                            <w:rFonts w:ascii="Cambria Math" w:hAnsi="Cambria Math"/>
                            <w:i/>
                            <w:color w:val="000000"/>
                          </w:rPr>
                        </m:ctrlPr>
                      </m:dPr>
                      <m:e>
                        <m:sSub>
                          <m:sSubPr>
                            <m:ctrlPr>
                              <w:rPr>
                                <w:rFonts w:ascii="Cambria Math" w:hAnsi="Cambria Math"/>
                                <w:i/>
                                <w:color w:val="000000"/>
                              </w:rPr>
                            </m:ctrlPr>
                          </m:sSubPr>
                          <m:e>
                            <m:r>
                              <m:rPr>
                                <m:sty m:val="p"/>
                              </m:rPr>
                              <w:rPr>
                                <w:rFonts w:ascii="Cambria Math" w:hAnsi="Cambria Math"/>
                                <w:color w:val="000000"/>
                              </w:rPr>
                              <m:t>s</m:t>
                            </m:r>
                          </m:e>
                          <m:sub>
                            <m:r>
                              <m:rPr>
                                <m:sty m:val="p"/>
                              </m:rPr>
                              <w:rPr>
                                <w:rFonts w:ascii="Cambria Math" w:hAnsi="Cambria Math"/>
                                <w:color w:val="000000"/>
                              </w:rPr>
                              <m:t>t</m:t>
                            </m:r>
                          </m:sub>
                        </m:sSub>
                      </m:e>
                    </m:d>
                  </m:e>
                  <m:sup>
                    <m:r>
                      <m:rPr>
                        <m:sty m:val="p"/>
                      </m:rPr>
                      <w:rPr>
                        <w:rFonts w:ascii="Cambria Math" w:hAnsi="Cambria Math"/>
                        <w:color w:val="000000"/>
                      </w:rPr>
                      <m:t>2</m:t>
                    </m:r>
                  </m:sup>
                </m:sSup>
              </m:num>
              <m:den>
                <m:sSub>
                  <m:sSubPr>
                    <m:ctrlPr>
                      <w:rPr>
                        <w:rFonts w:ascii="Cambria Math" w:hAnsi="Cambria Math"/>
                        <w:i/>
                        <w:color w:val="000000"/>
                      </w:rPr>
                    </m:ctrlPr>
                  </m:sSubPr>
                  <m:e>
                    <m:r>
                      <m:rPr>
                        <m:sty m:val="p"/>
                      </m:rPr>
                      <w:rPr>
                        <w:rFonts w:ascii="Cambria Math" w:hAnsi="Cambria Math"/>
                        <w:color w:val="000000"/>
                      </w:rPr>
                      <m:t>n</m:t>
                    </m:r>
                  </m:e>
                  <m:sub>
                    <m:r>
                      <m:rPr>
                        <m:sty m:val="p"/>
                      </m:rPr>
                      <w:rPr>
                        <w:rFonts w:ascii="Cambria Math" w:hAnsi="Cambria Math"/>
                        <w:color w:val="000000"/>
                      </w:rPr>
                      <m:t>t</m:t>
                    </m:r>
                  </m:sub>
                </m:sSub>
                <m:sSubSup>
                  <m:sSubSupPr>
                    <m:ctrlPr>
                      <w:rPr>
                        <w:rFonts w:ascii="Cambria Math" w:hAnsi="Cambria Math"/>
                        <w:i/>
                        <w:color w:val="000000"/>
                      </w:rPr>
                    </m:ctrlPr>
                  </m:sSubSupPr>
                  <m:e>
                    <m:acc>
                      <m:accPr>
                        <m:chr m:val="̅"/>
                        <m:ctrlPr>
                          <w:rPr>
                            <w:rFonts w:ascii="Cambria Math" w:hAnsi="Cambria Math"/>
                            <w:i/>
                            <w:color w:val="000000"/>
                          </w:rPr>
                        </m:ctrlPr>
                      </m:accPr>
                      <m:e>
                        <m:r>
                          <m:rPr>
                            <m:sty m:val="p"/>
                          </m:rPr>
                          <w:rPr>
                            <w:rFonts w:ascii="Cambria Math" w:hAnsi="Cambria Math"/>
                            <w:color w:val="000000"/>
                          </w:rPr>
                          <m:t>X</m:t>
                        </m:r>
                      </m:e>
                    </m:acc>
                  </m:e>
                  <m:sub>
                    <m:r>
                      <m:rPr>
                        <m:sty m:val="p"/>
                      </m:rPr>
                      <w:rPr>
                        <w:rFonts w:ascii="Cambria Math" w:hAnsi="Cambria Math"/>
                        <w:color w:val="000000"/>
                      </w:rPr>
                      <m:t>t</m:t>
                    </m:r>
                  </m:sub>
                  <m:sup>
                    <m:r>
                      <m:rPr>
                        <m:sty m:val="p"/>
                      </m:rPr>
                      <w:rPr>
                        <w:rFonts w:ascii="Cambria Math" w:hAnsi="Cambria Math"/>
                        <w:color w:val="000000"/>
                      </w:rPr>
                      <m:t>2</m:t>
                    </m:r>
                  </m:sup>
                </m:sSubSup>
              </m:den>
            </m:f>
            <m:r>
              <m:rPr>
                <m:sty m:val="p"/>
              </m:rP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d>
                      <m:dPr>
                        <m:ctrlPr>
                          <w:rPr>
                            <w:rFonts w:ascii="Cambria Math" w:hAnsi="Cambria Math"/>
                            <w:i/>
                            <w:color w:val="000000"/>
                          </w:rPr>
                        </m:ctrlPr>
                      </m:dPr>
                      <m:e>
                        <m:sSub>
                          <m:sSubPr>
                            <m:ctrlPr>
                              <w:rPr>
                                <w:rFonts w:ascii="Cambria Math" w:hAnsi="Cambria Math"/>
                                <w:i/>
                                <w:color w:val="000000"/>
                              </w:rPr>
                            </m:ctrlPr>
                          </m:sSubPr>
                          <m:e>
                            <m:r>
                              <m:rPr>
                                <m:sty m:val="p"/>
                              </m:rPr>
                              <w:rPr>
                                <w:rFonts w:ascii="Cambria Math" w:hAnsi="Cambria Math"/>
                                <w:color w:val="000000"/>
                              </w:rPr>
                              <m:t>s</m:t>
                            </m:r>
                          </m:e>
                          <m:sub>
                            <m:r>
                              <m:rPr>
                                <m:sty m:val="p"/>
                              </m:rPr>
                              <w:rPr>
                                <w:rFonts w:ascii="Cambria Math" w:hAnsi="Cambria Math"/>
                                <w:color w:val="000000"/>
                              </w:rPr>
                              <m:t>c</m:t>
                            </m:r>
                          </m:sub>
                        </m:sSub>
                      </m:e>
                    </m:d>
                  </m:e>
                  <m:sup>
                    <m:r>
                      <m:rPr>
                        <m:sty m:val="p"/>
                      </m:rPr>
                      <w:rPr>
                        <w:rFonts w:ascii="Cambria Math" w:hAnsi="Cambria Math"/>
                        <w:color w:val="000000"/>
                      </w:rPr>
                      <m:t>2</m:t>
                    </m:r>
                  </m:sup>
                </m:sSup>
              </m:num>
              <m:den>
                <m:sSub>
                  <m:sSubPr>
                    <m:ctrlPr>
                      <w:rPr>
                        <w:rFonts w:ascii="Cambria Math" w:hAnsi="Cambria Math"/>
                        <w:i/>
                        <w:color w:val="000000"/>
                      </w:rPr>
                    </m:ctrlPr>
                  </m:sSubPr>
                  <m:e>
                    <m:r>
                      <m:rPr>
                        <m:sty m:val="p"/>
                      </m:rPr>
                      <w:rPr>
                        <w:rFonts w:ascii="Cambria Math" w:hAnsi="Cambria Math"/>
                        <w:color w:val="000000"/>
                      </w:rPr>
                      <m:t>n</m:t>
                    </m:r>
                  </m:e>
                  <m:sub>
                    <m:r>
                      <m:rPr>
                        <m:sty m:val="p"/>
                      </m:rPr>
                      <w:rPr>
                        <w:rFonts w:ascii="Cambria Math" w:hAnsi="Cambria Math"/>
                        <w:color w:val="000000"/>
                      </w:rPr>
                      <m:t>c</m:t>
                    </m:r>
                  </m:sub>
                </m:sSub>
                <m:sSubSup>
                  <m:sSubSupPr>
                    <m:ctrlPr>
                      <w:rPr>
                        <w:rFonts w:ascii="Cambria Math" w:hAnsi="Cambria Math"/>
                        <w:i/>
                        <w:color w:val="000000"/>
                      </w:rPr>
                    </m:ctrlPr>
                  </m:sSubSupPr>
                  <m:e>
                    <m:acc>
                      <m:accPr>
                        <m:chr m:val="̅"/>
                        <m:ctrlPr>
                          <w:rPr>
                            <w:rFonts w:ascii="Cambria Math" w:hAnsi="Cambria Math"/>
                            <w:i/>
                            <w:color w:val="000000"/>
                          </w:rPr>
                        </m:ctrlPr>
                      </m:accPr>
                      <m:e>
                        <m:r>
                          <m:rPr>
                            <m:sty m:val="p"/>
                          </m:rPr>
                          <w:rPr>
                            <w:rFonts w:ascii="Cambria Math" w:hAnsi="Cambria Math"/>
                            <w:color w:val="000000"/>
                          </w:rPr>
                          <m:t>X</m:t>
                        </m:r>
                      </m:e>
                    </m:acc>
                  </m:e>
                  <m:sub>
                    <m:r>
                      <m:rPr>
                        <m:sty m:val="p"/>
                      </m:rPr>
                      <w:rPr>
                        <w:rFonts w:ascii="Cambria Math" w:hAnsi="Cambria Math"/>
                        <w:color w:val="000000"/>
                      </w:rPr>
                      <m:t>c</m:t>
                    </m:r>
                  </m:sub>
                  <m:sup>
                    <m:r>
                      <m:rPr>
                        <m:sty m:val="p"/>
                      </m:rPr>
                      <w:rPr>
                        <w:rFonts w:ascii="Cambria Math" w:hAnsi="Cambria Math"/>
                        <w:color w:val="000000"/>
                      </w:rPr>
                      <m:t>2</m:t>
                    </m:r>
                  </m:sup>
                </m:sSubSup>
              </m:den>
            </m:f>
          </m:oMath>
        </w:sdtContent>
      </w:sdt>
      <w:r w:rsidR="00502C42">
        <w:rPr>
          <w:color w:val="000000"/>
        </w:rPr>
        <w:tab/>
      </w:r>
      <w:r w:rsidR="00502C42">
        <w:rPr>
          <w:color w:val="000000"/>
        </w:rPr>
        <w:tab/>
      </w:r>
      <w:r w:rsidR="00502C42">
        <w:rPr>
          <w:color w:val="000000"/>
        </w:rPr>
        <w:tab/>
      </w:r>
      <w:r w:rsidR="00502C42">
        <w:rPr>
          <w:color w:val="000000"/>
        </w:rPr>
        <w:tab/>
      </w:r>
      <w:r w:rsidR="00502C42">
        <w:rPr>
          <w:color w:val="000000"/>
        </w:rPr>
        <w:tab/>
      </w:r>
      <w:r w:rsidR="00502C42">
        <w:rPr>
          <w:color w:val="000000"/>
        </w:rPr>
        <w:tab/>
      </w:r>
      <w:r w:rsidR="00502C42">
        <w:rPr>
          <w:color w:val="000000"/>
        </w:rPr>
        <w:tab/>
      </w:r>
      <w:r w:rsidR="00502C42">
        <w:rPr>
          <w:color w:val="000000"/>
        </w:rPr>
        <w:tab/>
      </w:r>
      <w:r w:rsidR="00502C42">
        <w:rPr>
          <w:color w:val="000000"/>
        </w:rPr>
        <w:tab/>
        <w:t>(</w:t>
      </w:r>
      <w:r w:rsidR="00E600FB">
        <w:rPr>
          <w:color w:val="000000"/>
        </w:rPr>
        <w:t>3</w:t>
      </w:r>
      <w:r w:rsidR="00502C42">
        <w:rPr>
          <w:color w:val="000000"/>
        </w:rPr>
        <w:t>)</w:t>
      </w:r>
    </w:p>
    <w:p w14:paraId="110754FC" w14:textId="77777777" w:rsidR="00502C42" w:rsidRDefault="00502C42" w:rsidP="00C97246">
      <w:pPr>
        <w:spacing w:line="360" w:lineRule="auto"/>
        <w:rPr>
          <w:color w:val="000000"/>
        </w:rPr>
      </w:pPr>
    </w:p>
    <w:p w14:paraId="4864C7A9" w14:textId="40E02668" w:rsidR="00C82F26" w:rsidRPr="00E600FB" w:rsidRDefault="00502C42" w:rsidP="002376EB">
      <w:pPr>
        <w:spacing w:line="360" w:lineRule="auto"/>
        <w:rPr>
          <w:color w:val="000000"/>
        </w:rPr>
      </w:pPr>
      <w:r>
        <w:rPr>
          <w:color w:val="000000"/>
        </w:rPr>
        <w:t xml:space="preserve">Where </w:t>
      </w:r>
      <w:proofErr w:type="spellStart"/>
      <w:r>
        <w:rPr>
          <w:i/>
          <w:iCs/>
          <w:color w:val="000000"/>
        </w:rPr>
        <w:t>s</w:t>
      </w:r>
      <w:r>
        <w:rPr>
          <w:color w:val="000000"/>
          <w:vertAlign w:val="subscript"/>
        </w:rPr>
        <w:t>t</w:t>
      </w:r>
      <w:proofErr w:type="spellEnd"/>
      <w:r>
        <w:rPr>
          <w:color w:val="000000"/>
        </w:rPr>
        <w:t xml:space="preserve"> and </w:t>
      </w:r>
      <w:proofErr w:type="spellStart"/>
      <w:r>
        <w:rPr>
          <w:i/>
          <w:iCs/>
          <w:color w:val="000000"/>
        </w:rPr>
        <w:t>s</w:t>
      </w:r>
      <w:r>
        <w:rPr>
          <w:color w:val="000000"/>
          <w:vertAlign w:val="subscript"/>
        </w:rPr>
        <w:t>c</w:t>
      </w:r>
      <w:proofErr w:type="spellEnd"/>
      <w:r>
        <w:rPr>
          <w:color w:val="000000"/>
        </w:rPr>
        <w:t xml:space="preserve"> are the standard deviations of the treatment and control groups, respectively, and </w:t>
      </w:r>
      <w:proofErr w:type="spellStart"/>
      <w:r>
        <w:rPr>
          <w:i/>
          <w:iCs/>
          <w:color w:val="000000"/>
        </w:rPr>
        <w:t>n</w:t>
      </w:r>
      <w:r>
        <w:rPr>
          <w:color w:val="000000"/>
          <w:vertAlign w:val="subscript"/>
        </w:rPr>
        <w:t>t</w:t>
      </w:r>
      <w:proofErr w:type="spellEnd"/>
      <w:r>
        <w:rPr>
          <w:color w:val="000000"/>
        </w:rPr>
        <w:t xml:space="preserve"> and </w:t>
      </w:r>
      <w:proofErr w:type="spellStart"/>
      <w:r>
        <w:rPr>
          <w:i/>
          <w:iCs/>
          <w:color w:val="000000"/>
        </w:rPr>
        <w:t>n</w:t>
      </w:r>
      <w:r>
        <w:rPr>
          <w:color w:val="000000"/>
          <w:vertAlign w:val="subscript"/>
        </w:rPr>
        <w:t>c</w:t>
      </w:r>
      <w:proofErr w:type="spellEnd"/>
      <w:r>
        <w:rPr>
          <w:color w:val="000000"/>
        </w:rPr>
        <w:t xml:space="preserve"> are the sample sizes of the treatment and control groups.</w:t>
      </w:r>
    </w:p>
    <w:p w14:paraId="1355F05E" w14:textId="0EDCEAD2" w:rsidR="00D91698" w:rsidRDefault="00F35A69" w:rsidP="00C97246">
      <w:pPr>
        <w:spacing w:line="360" w:lineRule="auto"/>
        <w:ind w:firstLine="720"/>
        <w:rPr>
          <w:color w:val="000000"/>
        </w:rPr>
      </w:pPr>
      <w:r>
        <w:rPr>
          <w:color w:val="000000"/>
        </w:rPr>
        <w:t>Next, w</w:t>
      </w:r>
      <w:r w:rsidR="00C97246">
        <w:rPr>
          <w:color w:val="000000"/>
        </w:rPr>
        <w:t xml:space="preserve">e used Hedge’s </w:t>
      </w:r>
      <w:r w:rsidR="00C97246">
        <w:rPr>
          <w:i/>
          <w:iCs/>
          <w:color w:val="000000"/>
        </w:rPr>
        <w:t>d</w:t>
      </w:r>
      <w:r w:rsidR="00C97246">
        <w:rPr>
          <w:color w:val="000000"/>
        </w:rPr>
        <w:t xml:space="preserve"> t</w:t>
      </w:r>
      <w:r w:rsidR="009350BC">
        <w:rPr>
          <w:color w:val="000000"/>
        </w:rPr>
        <w:t>o determine the interacti</w:t>
      </w:r>
      <w:r w:rsidR="00C97246">
        <w:rPr>
          <w:color w:val="000000"/>
        </w:rPr>
        <w:t>ve</w:t>
      </w:r>
      <w:r w:rsidR="009350BC">
        <w:rPr>
          <w:color w:val="000000"/>
        </w:rPr>
        <w:t xml:space="preserve"> effect of </w:t>
      </w:r>
      <w:r w:rsidR="005A6F13">
        <w:rPr>
          <w:color w:val="000000"/>
        </w:rPr>
        <w:t>nitrogen</w:t>
      </w:r>
      <w:r w:rsidR="009350BC">
        <w:rPr>
          <w:color w:val="000000"/>
        </w:rPr>
        <w:t xml:space="preserve"> and </w:t>
      </w:r>
      <w:r w:rsidR="005A6F13">
        <w:rPr>
          <w:color w:val="000000"/>
        </w:rPr>
        <w:t>phosphorus</w:t>
      </w:r>
      <w:r w:rsidR="009350BC">
        <w:rPr>
          <w:color w:val="000000"/>
        </w:rPr>
        <w:t xml:space="preserve"> addition on leaf and whole-plant traits</w:t>
      </w:r>
      <w:r>
        <w:rPr>
          <w:color w:val="000000"/>
        </w:rPr>
        <w:t xml:space="preserve"> </w:t>
      </w:r>
      <w:sdt>
        <w:sdtPr>
          <w:rPr>
            <w:color w:val="000000"/>
          </w:rPr>
          <w:tag w:val="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"/>
          <w:id w:val="638688132"/>
          <w:placeholder>
            <w:docPart w:val="DefaultPlaceholder_-1854013440"/>
          </w:placeholder>
        </w:sdtPr>
        <w:sdtContent>
          <w:r w:rsidR="00150EA7" w:rsidRPr="00150EA7">
            <w:rPr>
              <w:rFonts w:eastAsia="Times New Roman"/>
              <w:color w:val="000000"/>
            </w:rPr>
            <w:t xml:space="preserve">(Gurevitch </w:t>
          </w:r>
          <w:r w:rsidR="00150EA7" w:rsidRPr="00150EA7">
            <w:rPr>
              <w:rFonts w:eastAsia="Times New Roman"/>
              <w:i/>
              <w:iCs/>
              <w:color w:val="000000"/>
            </w:rPr>
            <w:t>et al.</w:t>
          </w:r>
          <w:r w:rsidR="00150EA7" w:rsidRPr="00150EA7">
            <w:rPr>
              <w:rFonts w:eastAsia="Times New Roman"/>
              <w:color w:val="000000"/>
            </w:rPr>
            <w:t xml:space="preserve">, 2000; Yue </w:t>
          </w:r>
          <w:r w:rsidR="00150EA7" w:rsidRPr="00150EA7">
            <w:rPr>
              <w:rFonts w:eastAsia="Times New Roman"/>
              <w:i/>
              <w:iCs/>
              <w:color w:val="000000"/>
            </w:rPr>
            <w:t>et al.</w:t>
          </w:r>
          <w:r w:rsidR="00150EA7" w:rsidRPr="00150EA7">
            <w:rPr>
              <w:rFonts w:eastAsia="Times New Roman"/>
              <w:color w:val="000000"/>
            </w:rPr>
            <w:t xml:space="preserve">, 2017; Ding </w:t>
          </w:r>
          <w:r w:rsidR="00150EA7" w:rsidRPr="00150EA7">
            <w:rPr>
              <w:rFonts w:eastAsia="Times New Roman"/>
              <w:i/>
              <w:iCs/>
              <w:color w:val="000000"/>
            </w:rPr>
            <w:t>et al.</w:t>
          </w:r>
          <w:r w:rsidR="00150EA7" w:rsidRPr="00150EA7">
            <w:rPr>
              <w:rFonts w:eastAsia="Times New Roman"/>
              <w:color w:val="000000"/>
            </w:rPr>
            <w:t>, 2025)</w:t>
          </w:r>
        </w:sdtContent>
      </w:sdt>
      <w:r w:rsidR="009350BC">
        <w:rPr>
          <w:color w:val="000000"/>
        </w:rPr>
        <w:t xml:space="preserve">. For each observation </w:t>
      </w:r>
      <w:proofErr w:type="spellStart"/>
      <w:r w:rsidR="00D91698">
        <w:rPr>
          <w:i/>
          <w:iCs/>
          <w:color w:val="000000"/>
        </w:rPr>
        <w:t>i</w:t>
      </w:r>
      <w:proofErr w:type="spellEnd"/>
      <w:r w:rsidR="00D91698">
        <w:rPr>
          <w:color w:val="000000"/>
        </w:rPr>
        <w:t xml:space="preserve">, the </w:t>
      </w:r>
      <w:r w:rsidR="009350BC">
        <w:rPr>
          <w:color w:val="000000"/>
        </w:rPr>
        <w:t>interactive</w:t>
      </w:r>
      <w:r w:rsidR="00D91698">
        <w:rPr>
          <w:color w:val="000000"/>
        </w:rPr>
        <w:t xml:space="preserve"> effect </w:t>
      </w:r>
      <w:r w:rsidR="009350BC">
        <w:rPr>
          <w:color w:val="000000"/>
        </w:rPr>
        <w:t xml:space="preserve">size </w:t>
      </w:r>
      <w:r w:rsidR="00D91698">
        <w:rPr>
          <w:color w:val="000000"/>
        </w:rPr>
        <w:t>of</w:t>
      </w:r>
      <w:r w:rsidR="009350BC">
        <w:rPr>
          <w:color w:val="000000"/>
        </w:rPr>
        <w:t xml:space="preserve"> </w:t>
      </w:r>
      <w:r w:rsidR="005A6F13">
        <w:rPr>
          <w:color w:val="000000"/>
        </w:rPr>
        <w:t>nitrogen</w:t>
      </w:r>
      <w:r w:rsidR="00D91698">
        <w:rPr>
          <w:color w:val="000000"/>
        </w:rPr>
        <w:t xml:space="preserve"> and </w:t>
      </w:r>
      <w:r w:rsidR="005A6F13">
        <w:rPr>
          <w:color w:val="000000"/>
        </w:rPr>
        <w:t>phosphorus</w:t>
      </w:r>
      <w:r w:rsidR="00D91698">
        <w:rPr>
          <w:color w:val="000000"/>
        </w:rPr>
        <w:t xml:space="preserve"> addition (</w:t>
      </w:r>
      <w:proofErr w:type="spellStart"/>
      <w:r w:rsidR="009350BC">
        <w:rPr>
          <w:color w:val="000000"/>
        </w:rPr>
        <w:t>d</w:t>
      </w:r>
      <w:r w:rsidR="009350BC">
        <w:rPr>
          <w:color w:val="000000"/>
          <w:vertAlign w:val="subscript"/>
        </w:rPr>
        <w:t>N</w:t>
      </w:r>
      <w:r w:rsidR="00D91698" w:rsidRPr="009350BC">
        <w:rPr>
          <w:color w:val="000000"/>
          <w:vertAlign w:val="subscript"/>
        </w:rPr>
        <w:t>Pi</w:t>
      </w:r>
      <w:proofErr w:type="spellEnd"/>
      <w:r w:rsidR="00D91698">
        <w:rPr>
          <w:color w:val="000000"/>
        </w:rPr>
        <w:t>) w</w:t>
      </w:r>
      <w:r w:rsidR="009350BC">
        <w:rPr>
          <w:color w:val="000000"/>
        </w:rPr>
        <w:t>as</w:t>
      </w:r>
      <w:r w:rsidR="00D91698">
        <w:rPr>
          <w:color w:val="000000"/>
        </w:rPr>
        <w:t xml:space="preserve"> calculated as:</w:t>
      </w:r>
    </w:p>
    <w:p w14:paraId="0D932A67" w14:textId="77777777" w:rsidR="00D91698" w:rsidRDefault="00D91698" w:rsidP="002376EB">
      <w:pPr>
        <w:spacing w:line="360" w:lineRule="auto"/>
        <w:rPr>
          <w:color w:val="000000"/>
        </w:rPr>
      </w:pPr>
    </w:p>
    <w:p w14:paraId="49880E41" w14:textId="6A2C47D0" w:rsidR="00D91698" w:rsidRPr="00D91698" w:rsidRDefault="00000000" w:rsidP="002376EB">
      <w:pPr>
        <w:spacing w:line="360" w:lineRule="auto"/>
        <w:rPr>
          <w:rFonts w:eastAsiaTheme="minorEastAsia"/>
          <w:color w:val="000000"/>
        </w:rPr>
      </w:pPr>
      <m:oMath>
        <m:sSub>
          <m:sSubPr>
            <m:ctrlPr>
              <w:rPr>
                <w:rFonts w:ascii="Cambria Math" w:hAnsi="Cambria Math"/>
                <w:i/>
                <w:color w:val="000000"/>
              </w:rPr>
            </m:ctrlPr>
          </m:sSubPr>
          <m:e>
            <m:r>
              <w:rPr>
                <w:rFonts w:ascii="Cambria Math" w:hAnsi="Cambria Math"/>
                <w:color w:val="000000"/>
              </w:rPr>
              <m:t>d</m:t>
            </m:r>
          </m:e>
          <m:sub>
            <m:sSub>
              <m:sSubPr>
                <m:ctrlPr>
                  <w:rPr>
                    <w:rFonts w:ascii="Cambria Math" w:hAnsi="Cambria Math"/>
                    <w:i/>
                    <w:color w:val="000000"/>
                  </w:rPr>
                </m:ctrlPr>
              </m:sSubPr>
              <m:e>
                <m:r>
                  <w:rPr>
                    <w:rFonts w:ascii="Cambria Math" w:hAnsi="Cambria Math"/>
                    <w:color w:val="000000"/>
                  </w:rPr>
                  <m:t>NP</m:t>
                </m:r>
              </m:e>
              <m:sub>
                <m:r>
                  <w:rPr>
                    <w:rFonts w:ascii="Cambria Math" w:hAnsi="Cambria Math"/>
                    <w:color w:val="000000"/>
                  </w:rPr>
                  <m:t>i</m:t>
                </m:r>
              </m:sub>
            </m:sSub>
          </m:sub>
        </m:sSub>
        <m:r>
          <w:rPr>
            <w:rFonts w:ascii="Cambria Math" w:hAnsi="Cambria Math"/>
            <w:color w:val="000000"/>
          </w:rPr>
          <m:t>=</m:t>
        </m:r>
        <m:f>
          <m:fPr>
            <m:ctrlPr>
              <w:rPr>
                <w:rFonts w:ascii="Cambria Math" w:hAnsi="Cambria Math"/>
                <w:i/>
                <w:color w:val="000000"/>
              </w:rPr>
            </m:ctrlPr>
          </m:fPr>
          <m:num>
            <m:d>
              <m:dPr>
                <m:ctrlPr>
                  <w:rPr>
                    <w:rFonts w:ascii="Cambria Math" w:hAnsi="Cambria Math"/>
                    <w:i/>
                    <w:color w:val="000000"/>
                  </w:rPr>
                </m:ctrlPr>
              </m:dPr>
              <m:e>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NPi</m:t>
                    </m:r>
                  </m:sub>
                </m:sSub>
                <m:r>
                  <w:rPr>
                    <w:rFonts w:ascii="Cambria Math" w:hAnsi="Cambria Math"/>
                    <w:color w:val="000000"/>
                  </w:rPr>
                  <m:t>-</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Ni</m:t>
                    </m:r>
                  </m:sub>
                </m:sSub>
                <m:r>
                  <w:rPr>
                    <w:rFonts w:ascii="Cambria Math" w:hAnsi="Cambria Math"/>
                    <w:color w:val="000000"/>
                  </w:rPr>
                  <m:t>-</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Pi</m:t>
                    </m:r>
                  </m:sub>
                </m:sSub>
                <m:r>
                  <w:rPr>
                    <w:rFonts w:ascii="Cambria Math" w:hAnsi="Cambria Math"/>
                    <w:color w:val="000000"/>
                  </w:rPr>
                  <m:t>-</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e>
            </m:d>
          </m:num>
          <m:den>
            <m:r>
              <w:rPr>
                <w:rFonts w:ascii="Cambria Math" w:hAnsi="Cambria Math"/>
                <w:color w:val="000000"/>
              </w:rPr>
              <m:t>2</m:t>
            </m:r>
            <m:sSub>
              <m:sSubPr>
                <m:ctrlPr>
                  <w:rPr>
                    <w:rFonts w:ascii="Cambria Math" w:hAnsi="Cambria Math"/>
                    <w:i/>
                    <w:color w:val="000000"/>
                  </w:rPr>
                </m:ctrlPr>
              </m:sSubPr>
              <m:e>
                <m:r>
                  <w:rPr>
                    <w:rFonts w:ascii="Cambria Math" w:hAnsi="Cambria Math"/>
                    <w:color w:val="000000"/>
                  </w:rPr>
                  <m:t>s</m:t>
                </m:r>
              </m:e>
              <m:sub>
                <m:r>
                  <w:rPr>
                    <w:rFonts w:ascii="Cambria Math" w:hAnsi="Cambria Math"/>
                    <w:color w:val="000000"/>
                  </w:rPr>
                  <m:t>int</m:t>
                </m:r>
              </m:sub>
            </m:sSub>
          </m:den>
        </m:f>
        <m:sSub>
          <m:sSubPr>
            <m:ctrlPr>
              <w:rPr>
                <w:rFonts w:ascii="Cambria Math" w:hAnsi="Cambria Math"/>
                <w:i/>
                <w:color w:val="000000"/>
              </w:rPr>
            </m:ctrlPr>
          </m:sSubPr>
          <m:e>
            <m:r>
              <w:rPr>
                <w:rFonts w:ascii="Cambria Math" w:hAnsi="Cambria Math"/>
                <w:color w:val="000000"/>
              </w:rPr>
              <m:t>J</m:t>
            </m:r>
          </m:e>
          <m:sub>
            <m:r>
              <w:rPr>
                <w:rFonts w:ascii="Cambria Math" w:hAnsi="Cambria Math"/>
                <w:color w:val="000000"/>
              </w:rPr>
              <m:t>int</m:t>
            </m:r>
          </m:sub>
        </m:sSub>
      </m:oMath>
      <w:r w:rsidR="009350BC">
        <w:rPr>
          <w:rFonts w:eastAsiaTheme="minorEastAsia"/>
          <w:color w:val="000000"/>
        </w:rPr>
        <w:tab/>
      </w:r>
      <w:r w:rsidR="009350BC">
        <w:rPr>
          <w:rFonts w:eastAsiaTheme="minorEastAsia"/>
          <w:color w:val="000000"/>
        </w:rPr>
        <w:tab/>
      </w:r>
      <w:r w:rsidR="009350BC">
        <w:rPr>
          <w:rFonts w:eastAsiaTheme="minorEastAsia"/>
          <w:color w:val="000000"/>
        </w:rPr>
        <w:tab/>
      </w:r>
      <w:r w:rsidR="009350BC">
        <w:rPr>
          <w:rFonts w:eastAsiaTheme="minorEastAsia"/>
          <w:color w:val="000000"/>
        </w:rPr>
        <w:tab/>
      </w:r>
      <w:r w:rsidR="009350BC">
        <w:rPr>
          <w:rFonts w:eastAsiaTheme="minorEastAsia"/>
          <w:color w:val="000000"/>
        </w:rPr>
        <w:tab/>
      </w:r>
      <w:r w:rsidR="00F35A69">
        <w:rPr>
          <w:rFonts w:eastAsiaTheme="minorEastAsia"/>
          <w:color w:val="000000"/>
        </w:rPr>
        <w:tab/>
      </w:r>
      <w:r w:rsidR="009350BC">
        <w:rPr>
          <w:rFonts w:eastAsiaTheme="minorEastAsia"/>
          <w:color w:val="000000"/>
        </w:rPr>
        <w:t>(</w:t>
      </w:r>
      <w:r w:rsidR="00E600FB">
        <w:rPr>
          <w:rFonts w:eastAsiaTheme="minorEastAsia"/>
          <w:color w:val="000000"/>
        </w:rPr>
        <w:t>4</w:t>
      </w:r>
      <w:r w:rsidR="009350BC">
        <w:rPr>
          <w:rFonts w:eastAsiaTheme="minorEastAsia"/>
          <w:color w:val="000000"/>
        </w:rPr>
        <w:t>)</w:t>
      </w:r>
    </w:p>
    <w:p w14:paraId="1C1BB816" w14:textId="77777777" w:rsidR="00D91698" w:rsidRDefault="00D91698" w:rsidP="002376EB">
      <w:pPr>
        <w:spacing w:line="360" w:lineRule="auto"/>
        <w:rPr>
          <w:rFonts w:eastAsiaTheme="minorEastAsia"/>
          <w:color w:val="000000"/>
        </w:rPr>
      </w:pPr>
    </w:p>
    <w:p w14:paraId="48C3779E" w14:textId="191B73A3" w:rsidR="00003499" w:rsidRDefault="00F54DAC" w:rsidP="006413AF">
      <w:pPr>
        <w:spacing w:line="360" w:lineRule="auto"/>
        <w:rPr>
          <w:rFonts w:eastAsiaTheme="minorEastAsia"/>
          <w:color w:val="000000"/>
        </w:rPr>
      </w:pPr>
      <w:r>
        <w:rPr>
          <w:color w:val="000000"/>
        </w:rPr>
        <w:t xml:space="preserve">Where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Ni</m:t>
            </m:r>
          </m:sub>
        </m:sSub>
      </m:oMath>
      <w:r>
        <w:rPr>
          <w:rFonts w:eastAsiaTheme="minorEastAsia"/>
          <w:color w:val="000000"/>
        </w:rPr>
        <w:t>,</w:t>
      </w:r>
      <w:r w:rsidRPr="00F54DAC">
        <w:rPr>
          <w:rFonts w:ascii="Cambria Math" w:hAnsi="Cambria Math"/>
          <w:i/>
          <w:color w:val="000000"/>
        </w:rPr>
        <w:t xml:space="preserv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Pi</m:t>
            </m:r>
          </m:sub>
        </m:sSub>
      </m:oMath>
      <w:r>
        <w:rPr>
          <w:rFonts w:eastAsiaTheme="minorEastAsia"/>
          <w:color w:val="000000"/>
        </w:rPr>
        <w:t>,</w:t>
      </w:r>
      <w:r w:rsidRPr="00F54DAC">
        <w:rPr>
          <w:rFonts w:ascii="Cambria Math" w:hAnsi="Cambria Math"/>
          <w:i/>
          <w:color w:val="000000"/>
        </w:rPr>
        <w:t xml:space="preserv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NPi</m:t>
            </m:r>
          </m:sub>
        </m:sSub>
      </m:oMath>
      <w:r w:rsidRPr="00F54DAC">
        <w:rPr>
          <w:rFonts w:eastAsiaTheme="minorEastAsia"/>
          <w:iCs/>
          <w:color w:val="000000"/>
        </w:rPr>
        <w:t>, and</w:t>
      </w:r>
      <w:r>
        <w:rPr>
          <w:rFonts w:ascii="Cambria Math" w:eastAsiaTheme="minorEastAsia" w:hAnsi="Cambria Math"/>
          <w:iCs/>
          <w:color w:val="000000"/>
        </w:rPr>
        <w:t xml:space="preserv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oMath>
      <w:r>
        <w:rPr>
          <w:rFonts w:ascii="Cambria Math" w:eastAsiaTheme="minorEastAsia" w:hAnsi="Cambria Math"/>
          <w:color w:val="000000"/>
        </w:rPr>
        <w:t xml:space="preserve"> </w:t>
      </w:r>
      <w:r w:rsidRPr="00F54DAC">
        <w:rPr>
          <w:rFonts w:eastAsiaTheme="minorEastAsia"/>
          <w:iCs/>
          <w:color w:val="000000"/>
        </w:rPr>
        <w:t>refer to the</w:t>
      </w:r>
      <w:r>
        <w:rPr>
          <w:rFonts w:eastAsiaTheme="minorEastAsia"/>
          <w:color w:val="000000"/>
        </w:rPr>
        <w:t xml:space="preserve"> mean of the </w:t>
      </w:r>
      <w:r w:rsidR="005A6F13">
        <w:rPr>
          <w:rFonts w:eastAsiaTheme="minorEastAsia"/>
          <w:color w:val="000000"/>
        </w:rPr>
        <w:t>nitrogen</w:t>
      </w:r>
      <w:r>
        <w:rPr>
          <w:rFonts w:eastAsiaTheme="minorEastAsia"/>
          <w:color w:val="000000"/>
        </w:rPr>
        <w:t xml:space="preserve">, </w:t>
      </w:r>
      <w:r w:rsidR="005A6F13">
        <w:rPr>
          <w:rFonts w:eastAsiaTheme="minorEastAsia"/>
          <w:color w:val="000000"/>
        </w:rPr>
        <w:t>phosphorus</w:t>
      </w:r>
      <w:r>
        <w:rPr>
          <w:rFonts w:eastAsiaTheme="minorEastAsia"/>
          <w:color w:val="000000"/>
        </w:rPr>
        <w:t xml:space="preserve">, </w:t>
      </w:r>
      <w:r w:rsidR="005A6F13">
        <w:rPr>
          <w:rFonts w:eastAsiaTheme="minorEastAsia"/>
          <w:color w:val="000000"/>
        </w:rPr>
        <w:t>nitrogen</w:t>
      </w:r>
      <w:r>
        <w:rPr>
          <w:rFonts w:eastAsiaTheme="minorEastAsia"/>
          <w:color w:val="000000"/>
        </w:rPr>
        <w:t>+</w:t>
      </w:r>
      <w:r w:rsidR="005A6F13">
        <w:rPr>
          <w:rFonts w:eastAsiaTheme="minorEastAsia"/>
          <w:color w:val="000000"/>
        </w:rPr>
        <w:t xml:space="preserve"> phosphorus</w:t>
      </w:r>
      <w:r>
        <w:rPr>
          <w:rFonts w:eastAsiaTheme="minorEastAsia"/>
          <w:color w:val="000000"/>
        </w:rPr>
        <w:t>, and control treatments, respectively, for</w:t>
      </w:r>
      <w:r w:rsidR="00FC5637">
        <w:rPr>
          <w:rFonts w:eastAsiaTheme="minorEastAsia"/>
          <w:color w:val="000000"/>
        </w:rPr>
        <w:t xml:space="preserve"> each</w:t>
      </w:r>
      <w:r>
        <w:rPr>
          <w:rFonts w:eastAsiaTheme="minorEastAsia"/>
          <w:color w:val="000000"/>
        </w:rPr>
        <w:t xml:space="preserve"> observation </w:t>
      </w:r>
      <w:proofErr w:type="spellStart"/>
      <w:r>
        <w:rPr>
          <w:rFonts w:eastAsiaTheme="minorEastAsia"/>
          <w:i/>
          <w:iCs/>
          <w:color w:val="000000"/>
        </w:rPr>
        <w:t>i</w:t>
      </w:r>
      <w:proofErr w:type="spellEnd"/>
      <w:r>
        <w:rPr>
          <w:rFonts w:eastAsiaTheme="minorEastAsia"/>
          <w:color w:val="000000"/>
        </w:rPr>
        <w:t xml:space="preserve">. </w:t>
      </w:r>
      <w:proofErr w:type="spellStart"/>
      <w:r>
        <w:rPr>
          <w:rFonts w:eastAsiaTheme="minorEastAsia"/>
          <w:i/>
          <w:iCs/>
          <w:color w:val="000000"/>
        </w:rPr>
        <w:t>s</w:t>
      </w:r>
      <w:r>
        <w:rPr>
          <w:rFonts w:eastAsiaTheme="minorEastAsia"/>
          <w:color w:val="000000"/>
          <w:vertAlign w:val="subscript"/>
        </w:rPr>
        <w:t>int</w:t>
      </w:r>
      <w:r w:rsidR="00FC5637">
        <w:rPr>
          <w:rFonts w:eastAsiaTheme="minorEastAsia"/>
          <w:color w:val="000000"/>
          <w:vertAlign w:val="subscript"/>
        </w:rPr>
        <w:t>_i</w:t>
      </w:r>
      <w:proofErr w:type="spellEnd"/>
      <w:r>
        <w:rPr>
          <w:rFonts w:eastAsiaTheme="minorEastAsia"/>
          <w:color w:val="000000"/>
        </w:rPr>
        <w:t xml:space="preserve"> refers to the pooled standard deviation across treatments, calculated as:</w:t>
      </w:r>
    </w:p>
    <w:p w14:paraId="3F302556" w14:textId="19434DF8" w:rsidR="00F54DAC" w:rsidRDefault="00000000" w:rsidP="006413AF">
      <w:pPr>
        <w:spacing w:line="360" w:lineRule="auto"/>
        <w:rPr>
          <w:rFonts w:eastAsiaTheme="minorEastAsia"/>
          <w:color w:val="000000"/>
        </w:rPr>
      </w:pPr>
      <m:oMath>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int_i</m:t>
            </m:r>
          </m:sub>
        </m:sSub>
        <m:r>
          <w:rPr>
            <w:rFonts w:ascii="Cambria Math" w:eastAsiaTheme="minorEastAsia" w:hAnsi="Cambria Math"/>
            <w:color w:val="000000"/>
          </w:rPr>
          <m:t>=</m:t>
        </m:r>
        <m:rad>
          <m:radPr>
            <m:degHide m:val="1"/>
            <m:ctrlPr>
              <w:rPr>
                <w:rFonts w:ascii="Cambria Math" w:eastAsiaTheme="minorEastAsia" w:hAnsi="Cambria Math"/>
                <w:i/>
                <w:color w:val="000000"/>
              </w:rPr>
            </m:ctrlPr>
          </m:radPr>
          <m:deg/>
          <m:e>
            <m:f>
              <m:fPr>
                <m:ctrlPr>
                  <w:rPr>
                    <w:rFonts w:ascii="Cambria Math" w:eastAsiaTheme="minorEastAsia" w:hAnsi="Cambria Math"/>
                    <w:i/>
                    <w:color w:val="000000"/>
                  </w:rPr>
                </m:ctrlPr>
              </m:fPr>
              <m:num>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ci</m:t>
                        </m:r>
                      </m:sub>
                    </m:sSub>
                    <m:r>
                      <w:rPr>
                        <w:rFonts w:ascii="Cambria Math" w:eastAsiaTheme="minorEastAsia" w:hAnsi="Cambria Math"/>
                        <w:color w:val="000000"/>
                      </w:rPr>
                      <m:t>)</m:t>
                    </m:r>
                  </m:e>
                  <m:sup>
                    <m:r>
                      <w:rPr>
                        <w:rFonts w:ascii="Cambria Math" w:eastAsiaTheme="minorEastAsia" w:hAnsi="Cambria Math"/>
                        <w:color w:val="000000"/>
                      </w:rPr>
                      <m:t>2</m:t>
                    </m:r>
                  </m:sup>
                </m:sSup>
                <m:r>
                  <w:rPr>
                    <w:rFonts w:ascii="Cambria Math" w:eastAsiaTheme="minorEastAsia" w:hAnsi="Cambria Math"/>
                    <w:color w:val="000000"/>
                  </w:rPr>
                  <m:t>+</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ni</m:t>
                        </m:r>
                      </m:sub>
                    </m:sSub>
                    <m:r>
                      <w:rPr>
                        <w:rFonts w:ascii="Cambria Math" w:eastAsiaTheme="minorEastAsia" w:hAnsi="Cambria Math"/>
                        <w:color w:val="000000"/>
                      </w:rPr>
                      <m:t>)</m:t>
                    </m:r>
                  </m:e>
                  <m:sup>
                    <m:r>
                      <w:rPr>
                        <w:rFonts w:ascii="Cambria Math" w:eastAsiaTheme="minorEastAsia" w:hAnsi="Cambria Math"/>
                        <w:color w:val="000000"/>
                      </w:rPr>
                      <m:t>2</m:t>
                    </m:r>
                  </m:sup>
                </m:sSup>
                <m:r>
                  <w:rPr>
                    <w:rFonts w:ascii="Cambria Math" w:eastAsiaTheme="minorEastAsia" w:hAnsi="Cambria Math"/>
                    <w:color w:val="000000"/>
                  </w:rPr>
                  <m:t>+</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pi</m:t>
                        </m:r>
                      </m:sub>
                    </m:sSub>
                    <m:r>
                      <w:rPr>
                        <w:rFonts w:ascii="Cambria Math" w:eastAsiaTheme="minorEastAsia" w:hAnsi="Cambria Math"/>
                        <w:color w:val="000000"/>
                      </w:rPr>
                      <m:t>)</m:t>
                    </m:r>
                  </m:e>
                  <m:sup>
                    <m:r>
                      <w:rPr>
                        <w:rFonts w:ascii="Cambria Math" w:eastAsiaTheme="minorEastAsia" w:hAnsi="Cambria Math"/>
                        <w:color w:val="000000"/>
                      </w:rPr>
                      <m:t>2</m:t>
                    </m:r>
                  </m:sup>
                </m:sSup>
                <m:r>
                  <w:rPr>
                    <w:rFonts w:ascii="Cambria Math" w:eastAsiaTheme="minorEastAsia" w:hAnsi="Cambria Math"/>
                    <w:color w:val="000000"/>
                  </w:rPr>
                  <m:t>+</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npi</m:t>
                        </m:r>
                      </m:sub>
                    </m:sSub>
                    <m:r>
                      <w:rPr>
                        <w:rFonts w:ascii="Cambria Math" w:eastAsiaTheme="minorEastAsia" w:hAnsi="Cambria Math"/>
                        <w:color w:val="000000"/>
                      </w:rPr>
                      <m:t>)</m:t>
                    </m:r>
                  </m:e>
                  <m:sup>
                    <m:r>
                      <w:rPr>
                        <w:rFonts w:ascii="Cambria Math" w:eastAsiaTheme="minorEastAsia" w:hAnsi="Cambria Math"/>
                        <w:color w:val="000000"/>
                      </w:rPr>
                      <m:t>2</m:t>
                    </m:r>
                  </m:sup>
                </m:sSup>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r>
                  <w:rPr>
                    <w:rFonts w:ascii="Cambria Math" w:eastAsiaTheme="minorEastAsia" w:hAnsi="Cambria Math"/>
                    <w:color w:val="000000"/>
                  </w:rPr>
                  <m:t>-4</m:t>
                </m:r>
              </m:den>
            </m:f>
          </m:e>
        </m:rad>
      </m:oMath>
      <w:r w:rsidR="00F54DAC">
        <w:rPr>
          <w:rFonts w:eastAsiaTheme="minorEastAsia"/>
          <w:color w:val="000000"/>
        </w:rPr>
        <w:tab/>
      </w:r>
      <w:r w:rsidR="00F54DAC">
        <w:rPr>
          <w:rFonts w:eastAsiaTheme="minorEastAsia"/>
          <w:color w:val="000000"/>
        </w:rPr>
        <w:tab/>
      </w:r>
      <w:r w:rsidR="00F54DAC">
        <w:rPr>
          <w:rFonts w:eastAsiaTheme="minorEastAsia"/>
          <w:color w:val="000000"/>
        </w:rPr>
        <w:tab/>
        <w:t>(</w:t>
      </w:r>
      <w:r w:rsidR="00E600FB">
        <w:rPr>
          <w:rFonts w:eastAsiaTheme="minorEastAsia"/>
          <w:color w:val="000000"/>
        </w:rPr>
        <w:t>5</w:t>
      </w:r>
      <w:r w:rsidR="00F54DAC">
        <w:rPr>
          <w:rFonts w:eastAsiaTheme="minorEastAsia"/>
          <w:color w:val="000000"/>
        </w:rPr>
        <w:t>)</w:t>
      </w:r>
    </w:p>
    <w:p w14:paraId="24B0494D" w14:textId="77777777" w:rsidR="00F54DAC" w:rsidRDefault="00F54DAC" w:rsidP="006413AF">
      <w:pPr>
        <w:spacing w:line="360" w:lineRule="auto"/>
        <w:rPr>
          <w:rFonts w:eastAsiaTheme="minorEastAsia"/>
          <w:color w:val="000000"/>
        </w:rPr>
      </w:pPr>
    </w:p>
    <w:p w14:paraId="7E421B7E" w14:textId="1C0F7C2C" w:rsidR="00003499" w:rsidRDefault="00F54DAC" w:rsidP="006413AF">
      <w:pPr>
        <w:spacing w:line="360" w:lineRule="auto"/>
        <w:rPr>
          <w:rFonts w:eastAsiaTheme="minorEastAsia"/>
          <w:color w:val="000000"/>
        </w:rPr>
      </w:pPr>
      <w:r>
        <w:rPr>
          <w:rFonts w:eastAsiaTheme="minorEastAsia"/>
          <w:color w:val="000000"/>
        </w:rPr>
        <w:lastRenderedPageBreak/>
        <w:t xml:space="preserve">Where </w:t>
      </w:r>
      <w:proofErr w:type="spellStart"/>
      <w:r>
        <w:rPr>
          <w:rFonts w:eastAsiaTheme="minorEastAsia"/>
          <w:i/>
          <w:iCs/>
          <w:color w:val="000000"/>
        </w:rPr>
        <w:t>N</w:t>
      </w:r>
      <w:r>
        <w:rPr>
          <w:rFonts w:eastAsiaTheme="minorEastAsia"/>
          <w:color w:val="000000"/>
          <w:vertAlign w:val="subscript"/>
        </w:rPr>
        <w:t>c</w:t>
      </w:r>
      <w:r w:rsidR="00FC5637">
        <w:rPr>
          <w:rFonts w:eastAsiaTheme="minorEastAsia"/>
          <w:color w:val="000000"/>
          <w:vertAlign w:val="subscript"/>
        </w:rPr>
        <w:t>i</w:t>
      </w:r>
      <w:proofErr w:type="spellEnd"/>
      <w:r>
        <w:rPr>
          <w:rFonts w:eastAsiaTheme="minorEastAsia"/>
          <w:color w:val="000000"/>
        </w:rPr>
        <w:t xml:space="preserve">, </w:t>
      </w:r>
      <w:proofErr w:type="spellStart"/>
      <w:r>
        <w:rPr>
          <w:rFonts w:eastAsiaTheme="minorEastAsia"/>
          <w:i/>
          <w:iCs/>
          <w:color w:val="000000"/>
        </w:rPr>
        <w:t>N</w:t>
      </w:r>
      <w:r>
        <w:rPr>
          <w:rFonts w:eastAsiaTheme="minorEastAsia"/>
          <w:color w:val="000000"/>
          <w:vertAlign w:val="subscript"/>
        </w:rPr>
        <w:t>n</w:t>
      </w:r>
      <w:r w:rsidR="00FC5637">
        <w:rPr>
          <w:rFonts w:eastAsiaTheme="minorEastAsia"/>
          <w:color w:val="000000"/>
          <w:vertAlign w:val="subscript"/>
        </w:rPr>
        <w:t>i</w:t>
      </w:r>
      <w:proofErr w:type="spellEnd"/>
      <w:r>
        <w:rPr>
          <w:rFonts w:eastAsiaTheme="minorEastAsia"/>
          <w:color w:val="000000"/>
        </w:rPr>
        <w:t xml:space="preserve">, </w:t>
      </w:r>
      <w:proofErr w:type="spellStart"/>
      <w:r>
        <w:rPr>
          <w:rFonts w:eastAsiaTheme="minorEastAsia"/>
          <w:i/>
          <w:iCs/>
          <w:color w:val="000000"/>
        </w:rPr>
        <w:t>N</w:t>
      </w:r>
      <w:r>
        <w:rPr>
          <w:rFonts w:eastAsiaTheme="minorEastAsia"/>
          <w:color w:val="000000"/>
          <w:vertAlign w:val="subscript"/>
        </w:rPr>
        <w:t>p</w:t>
      </w:r>
      <w:r w:rsidR="00FC5637">
        <w:rPr>
          <w:rFonts w:eastAsiaTheme="minorEastAsia"/>
          <w:color w:val="000000"/>
          <w:vertAlign w:val="subscript"/>
        </w:rPr>
        <w:t>i</w:t>
      </w:r>
      <w:proofErr w:type="spellEnd"/>
      <w:r w:rsidR="0018568F">
        <w:rPr>
          <w:rFonts w:eastAsiaTheme="minorEastAsia"/>
          <w:color w:val="000000"/>
        </w:rPr>
        <w:t xml:space="preserve">, and </w:t>
      </w:r>
      <w:proofErr w:type="spellStart"/>
      <w:r w:rsidR="0018568F">
        <w:rPr>
          <w:rFonts w:eastAsiaTheme="minorEastAsia"/>
          <w:i/>
          <w:iCs/>
          <w:color w:val="000000"/>
        </w:rPr>
        <w:t>N</w:t>
      </w:r>
      <w:r w:rsidR="0018568F">
        <w:rPr>
          <w:rFonts w:eastAsiaTheme="minorEastAsia"/>
          <w:color w:val="000000"/>
          <w:vertAlign w:val="subscript"/>
        </w:rPr>
        <w:t>np</w:t>
      </w:r>
      <w:r w:rsidR="00FC5637">
        <w:rPr>
          <w:rFonts w:eastAsiaTheme="minorEastAsia"/>
          <w:color w:val="000000"/>
          <w:vertAlign w:val="subscript"/>
        </w:rPr>
        <w:t>i</w:t>
      </w:r>
      <w:proofErr w:type="spellEnd"/>
      <w:r w:rsidR="0018568F">
        <w:rPr>
          <w:rFonts w:eastAsiaTheme="minorEastAsia"/>
          <w:color w:val="000000"/>
        </w:rPr>
        <w:t xml:space="preserve"> refer to the sample sizes of control, </w:t>
      </w:r>
      <w:r w:rsidR="005A6F13">
        <w:rPr>
          <w:rFonts w:eastAsiaTheme="minorEastAsia"/>
          <w:color w:val="000000"/>
        </w:rPr>
        <w:t>nitrogen</w:t>
      </w:r>
      <w:r w:rsidR="0018568F">
        <w:rPr>
          <w:rFonts w:eastAsiaTheme="minorEastAsia"/>
          <w:color w:val="000000"/>
        </w:rPr>
        <w:t xml:space="preserve">, </w:t>
      </w:r>
      <w:r w:rsidR="005A6F13">
        <w:rPr>
          <w:rFonts w:eastAsiaTheme="minorEastAsia"/>
          <w:color w:val="000000"/>
        </w:rPr>
        <w:t>phosphorus</w:t>
      </w:r>
      <w:r w:rsidR="0018568F">
        <w:rPr>
          <w:rFonts w:eastAsiaTheme="minorEastAsia"/>
          <w:color w:val="000000"/>
        </w:rPr>
        <w:t xml:space="preserve">, and </w:t>
      </w:r>
      <w:r w:rsidR="005A6F13">
        <w:rPr>
          <w:rFonts w:eastAsiaTheme="minorEastAsia"/>
          <w:color w:val="000000"/>
        </w:rPr>
        <w:t>nitrogen</w:t>
      </w:r>
      <w:r w:rsidR="0018568F">
        <w:rPr>
          <w:rFonts w:eastAsiaTheme="minorEastAsia"/>
          <w:color w:val="000000"/>
        </w:rPr>
        <w:t>+</w:t>
      </w:r>
      <w:r w:rsidR="005A6F13">
        <w:rPr>
          <w:rFonts w:eastAsiaTheme="minorEastAsia"/>
          <w:color w:val="000000"/>
        </w:rPr>
        <w:t>phosphorus</w:t>
      </w:r>
      <w:r w:rsidR="0018568F">
        <w:rPr>
          <w:rFonts w:eastAsiaTheme="minorEastAsia"/>
          <w:color w:val="000000"/>
        </w:rPr>
        <w:t xml:space="preserve"> treatments, respectively</w:t>
      </w:r>
      <w:r w:rsidR="00003499">
        <w:rPr>
          <w:rFonts w:eastAsiaTheme="minorEastAsia"/>
          <w:color w:val="000000"/>
        </w:rPr>
        <w:t>.</w:t>
      </w:r>
      <w:r w:rsidR="00003499" w:rsidRPr="00003499">
        <w:rPr>
          <w:rFonts w:eastAsiaTheme="minorEastAsia"/>
          <w:i/>
          <w:iCs/>
          <w:color w:val="000000"/>
        </w:rPr>
        <w:t xml:space="preserve"> </w:t>
      </w:r>
      <w:r w:rsidR="00003499">
        <w:rPr>
          <w:rFonts w:eastAsiaTheme="minorEastAsia"/>
          <w:i/>
          <w:iCs/>
          <w:color w:val="000000"/>
        </w:rPr>
        <w:t>S</w:t>
      </w:r>
      <w:r w:rsidR="00003499">
        <w:rPr>
          <w:rFonts w:eastAsiaTheme="minorEastAsia"/>
          <w:color w:val="000000"/>
          <w:vertAlign w:val="subscript"/>
        </w:rPr>
        <w:t>c</w:t>
      </w:r>
      <w:r w:rsidR="00FC5637">
        <w:rPr>
          <w:rFonts w:eastAsiaTheme="minorEastAsia"/>
          <w:color w:val="000000"/>
          <w:vertAlign w:val="subscript"/>
        </w:rPr>
        <w:t>i</w:t>
      </w:r>
      <w:r w:rsidR="00003499">
        <w:rPr>
          <w:rFonts w:eastAsiaTheme="minorEastAsia"/>
          <w:color w:val="000000"/>
        </w:rPr>
        <w:t xml:space="preserve">, </w:t>
      </w:r>
      <w:proofErr w:type="spellStart"/>
      <w:r w:rsidR="00003499">
        <w:rPr>
          <w:rFonts w:eastAsiaTheme="minorEastAsia"/>
          <w:i/>
          <w:iCs/>
          <w:color w:val="000000"/>
        </w:rPr>
        <w:t>S</w:t>
      </w:r>
      <w:r w:rsidR="00003499">
        <w:rPr>
          <w:rFonts w:eastAsiaTheme="minorEastAsia"/>
          <w:color w:val="000000"/>
          <w:vertAlign w:val="subscript"/>
        </w:rPr>
        <w:t>n</w:t>
      </w:r>
      <w:r w:rsidR="00FC5637">
        <w:rPr>
          <w:rFonts w:eastAsiaTheme="minorEastAsia"/>
          <w:color w:val="000000"/>
          <w:vertAlign w:val="subscript"/>
        </w:rPr>
        <w:t>i</w:t>
      </w:r>
      <w:proofErr w:type="spellEnd"/>
      <w:r w:rsidR="00003499">
        <w:rPr>
          <w:rFonts w:eastAsiaTheme="minorEastAsia"/>
          <w:color w:val="000000"/>
        </w:rPr>
        <w:t xml:space="preserve">, </w:t>
      </w:r>
      <w:proofErr w:type="spellStart"/>
      <w:r w:rsidR="00003499">
        <w:rPr>
          <w:rFonts w:eastAsiaTheme="minorEastAsia"/>
          <w:i/>
          <w:iCs/>
          <w:color w:val="000000"/>
        </w:rPr>
        <w:t>S</w:t>
      </w:r>
      <w:r w:rsidR="00003499">
        <w:rPr>
          <w:rFonts w:eastAsiaTheme="minorEastAsia"/>
          <w:color w:val="000000"/>
          <w:vertAlign w:val="subscript"/>
        </w:rPr>
        <w:t>p</w:t>
      </w:r>
      <w:r w:rsidR="00FC5637">
        <w:rPr>
          <w:rFonts w:eastAsiaTheme="minorEastAsia"/>
          <w:color w:val="000000"/>
          <w:vertAlign w:val="subscript"/>
        </w:rPr>
        <w:t>i</w:t>
      </w:r>
      <w:proofErr w:type="spellEnd"/>
      <w:r w:rsidR="00003499">
        <w:rPr>
          <w:rFonts w:eastAsiaTheme="minorEastAsia"/>
          <w:color w:val="000000"/>
        </w:rPr>
        <w:t xml:space="preserve">, and </w:t>
      </w:r>
      <w:proofErr w:type="spellStart"/>
      <w:r w:rsidR="00003499">
        <w:rPr>
          <w:rFonts w:eastAsiaTheme="minorEastAsia"/>
          <w:i/>
          <w:iCs/>
          <w:color w:val="000000"/>
        </w:rPr>
        <w:t>S</w:t>
      </w:r>
      <w:r w:rsidR="00003499">
        <w:rPr>
          <w:rFonts w:eastAsiaTheme="minorEastAsia"/>
          <w:color w:val="000000"/>
          <w:vertAlign w:val="subscript"/>
        </w:rPr>
        <w:t>np</w:t>
      </w:r>
      <w:r w:rsidR="00FC5637">
        <w:rPr>
          <w:rFonts w:eastAsiaTheme="minorEastAsia"/>
          <w:color w:val="000000"/>
          <w:vertAlign w:val="subscript"/>
        </w:rPr>
        <w:t>i</w:t>
      </w:r>
      <w:proofErr w:type="spellEnd"/>
      <w:r w:rsidR="00003499">
        <w:rPr>
          <w:rFonts w:eastAsiaTheme="minorEastAsia"/>
          <w:color w:val="000000"/>
        </w:rPr>
        <w:t xml:space="preserve"> refer to the sample sizes of control, </w:t>
      </w:r>
      <w:r w:rsidR="005A6F13">
        <w:rPr>
          <w:rFonts w:eastAsiaTheme="minorEastAsia"/>
          <w:color w:val="000000"/>
        </w:rPr>
        <w:t>nitrogen</w:t>
      </w:r>
      <w:r w:rsidR="00003499">
        <w:rPr>
          <w:rFonts w:eastAsiaTheme="minorEastAsia"/>
          <w:color w:val="000000"/>
        </w:rPr>
        <w:t xml:space="preserve">, </w:t>
      </w:r>
      <w:r w:rsidR="005A6F13">
        <w:rPr>
          <w:rFonts w:eastAsiaTheme="minorEastAsia"/>
          <w:color w:val="000000"/>
        </w:rPr>
        <w:t>phosphorus</w:t>
      </w:r>
      <w:r w:rsidR="00003499">
        <w:rPr>
          <w:rFonts w:eastAsiaTheme="minorEastAsia"/>
          <w:color w:val="000000"/>
        </w:rPr>
        <w:t xml:space="preserve">, and </w:t>
      </w:r>
      <w:r w:rsidR="005A6F13">
        <w:rPr>
          <w:rFonts w:eastAsiaTheme="minorEastAsia"/>
          <w:color w:val="000000"/>
        </w:rPr>
        <w:t>nitrogen</w:t>
      </w:r>
      <w:r w:rsidR="00003499">
        <w:rPr>
          <w:rFonts w:eastAsiaTheme="minorEastAsia"/>
          <w:color w:val="000000"/>
        </w:rPr>
        <w:t>+</w:t>
      </w:r>
      <w:r w:rsidR="005A6F13">
        <w:rPr>
          <w:rFonts w:eastAsiaTheme="minorEastAsia"/>
          <w:color w:val="000000"/>
        </w:rPr>
        <w:t>phosphorus</w:t>
      </w:r>
      <w:r w:rsidR="00003499">
        <w:rPr>
          <w:rFonts w:eastAsiaTheme="minorEastAsia"/>
          <w:color w:val="000000"/>
        </w:rPr>
        <w:t xml:space="preserve"> treatments, respectively</w:t>
      </w:r>
      <w:r w:rsidR="00FC5637">
        <w:rPr>
          <w:rFonts w:eastAsiaTheme="minorEastAsia"/>
          <w:color w:val="000000"/>
        </w:rPr>
        <w:t>, for each observation</w:t>
      </w:r>
      <w:r w:rsidR="00003499">
        <w:rPr>
          <w:rFonts w:eastAsiaTheme="minorEastAsia"/>
          <w:color w:val="000000"/>
        </w:rPr>
        <w:t xml:space="preserve">. In (6), </w:t>
      </w:r>
      <w:proofErr w:type="spellStart"/>
      <w:r w:rsidR="00003499">
        <w:rPr>
          <w:rFonts w:eastAsiaTheme="minorEastAsia"/>
          <w:i/>
          <w:iCs/>
          <w:color w:val="000000"/>
        </w:rPr>
        <w:t>J</w:t>
      </w:r>
      <w:r w:rsidR="00003499">
        <w:rPr>
          <w:rFonts w:eastAsiaTheme="minorEastAsia"/>
          <w:color w:val="000000"/>
          <w:vertAlign w:val="subscript"/>
        </w:rPr>
        <w:t>int</w:t>
      </w:r>
      <w:r w:rsidR="00FC5637">
        <w:rPr>
          <w:rFonts w:eastAsiaTheme="minorEastAsia"/>
          <w:color w:val="000000"/>
          <w:vertAlign w:val="subscript"/>
        </w:rPr>
        <w:t>_i</w:t>
      </w:r>
      <w:proofErr w:type="spellEnd"/>
      <w:r w:rsidR="00003499">
        <w:rPr>
          <w:rFonts w:eastAsiaTheme="minorEastAsia"/>
          <w:color w:val="000000"/>
        </w:rPr>
        <w:t xml:space="preserve"> refers to a correction term for small sample size bias, calculated as:</w:t>
      </w:r>
    </w:p>
    <w:p w14:paraId="57D73213" w14:textId="30B71B6D" w:rsidR="00F54DAC" w:rsidRDefault="00F54DAC" w:rsidP="006413AF">
      <w:pPr>
        <w:spacing w:line="360" w:lineRule="auto"/>
        <w:rPr>
          <w:rFonts w:eastAsiaTheme="minorEastAsia"/>
          <w:color w:val="000000"/>
        </w:rPr>
      </w:pPr>
    </w:p>
    <w:p w14:paraId="5B179ADF" w14:textId="09FD1170" w:rsidR="00003499" w:rsidRDefault="00000000" w:rsidP="006413AF">
      <w:pPr>
        <w:spacing w:line="360" w:lineRule="auto"/>
        <w:rPr>
          <w:rFonts w:eastAsiaTheme="minorEastAsia"/>
          <w:color w:val="000000"/>
        </w:rPr>
      </w:pPr>
      <m:oMath>
        <m:sSub>
          <m:sSubPr>
            <m:ctrlPr>
              <w:rPr>
                <w:rFonts w:ascii="Cambria Math" w:eastAsiaTheme="minorEastAsia" w:hAnsi="Cambria Math"/>
                <w:i/>
                <w:color w:val="000000"/>
              </w:rPr>
            </m:ctrlPr>
          </m:sSubPr>
          <m:e>
            <m:r>
              <w:rPr>
                <w:rFonts w:ascii="Cambria Math" w:eastAsiaTheme="minorEastAsia" w:hAnsi="Cambria Math"/>
                <w:color w:val="000000"/>
              </w:rPr>
              <m:t>J</m:t>
            </m:r>
          </m:e>
          <m:sub>
            <m:r>
              <w:rPr>
                <w:rFonts w:ascii="Cambria Math" w:eastAsiaTheme="minorEastAsia" w:hAnsi="Cambria Math"/>
                <w:color w:val="000000"/>
              </w:rPr>
              <m:t>int_i</m:t>
            </m:r>
          </m:sub>
        </m:sSub>
        <m:r>
          <w:rPr>
            <w:rFonts w:ascii="Cambria Math" w:eastAsiaTheme="minorEastAsia" w:hAnsi="Cambria Math"/>
            <w:color w:val="000000"/>
          </w:rPr>
          <m:t>=1-</m:t>
        </m:r>
        <m:f>
          <m:fPr>
            <m:ctrlPr>
              <w:rPr>
                <w:rFonts w:ascii="Cambria Math" w:eastAsiaTheme="minorEastAsia" w:hAnsi="Cambria Math"/>
                <w:i/>
                <w:color w:val="000000"/>
              </w:rPr>
            </m:ctrlPr>
          </m:fPr>
          <m:num>
            <m:r>
              <w:rPr>
                <w:rFonts w:ascii="Cambria Math" w:eastAsiaTheme="minorEastAsia" w:hAnsi="Cambria Math"/>
                <w:color w:val="000000"/>
              </w:rPr>
              <m:t>3</m:t>
            </m:r>
          </m:num>
          <m:den>
            <m:r>
              <w:rPr>
                <w:rFonts w:ascii="Cambria Math" w:eastAsiaTheme="minorEastAsia" w:hAnsi="Cambria Math"/>
                <w:color w:val="000000"/>
              </w:rPr>
              <m:t>4</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sSub>
                      <m:sSubPr>
                        <m:ctrlPr>
                          <w:rPr>
                            <w:rFonts w:ascii="Cambria Math" w:eastAsiaTheme="minorEastAsia" w:hAnsi="Cambria Math"/>
                            <w:i/>
                            <w:color w:val="000000"/>
                          </w:rPr>
                        </m:ctrlPr>
                      </m:sSub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r>
                          <w:rPr>
                            <w:rFonts w:ascii="Cambria Math" w:eastAsiaTheme="minorEastAsia" w:hAnsi="Cambria Math"/>
                            <w:color w:val="000000"/>
                          </w:rPr>
                          <m:t>+N</m:t>
                        </m:r>
                      </m:e>
                      <m:sub>
                        <m:r>
                          <w:rPr>
                            <w:rFonts w:ascii="Cambria Math" w:eastAsiaTheme="minorEastAsia" w:hAnsi="Cambria Math"/>
                            <w:color w:val="000000"/>
                          </w:rPr>
                          <m:t>ni</m:t>
                        </m:r>
                      </m:sub>
                    </m:sSub>
                    <m:r>
                      <w:rPr>
                        <w:rFonts w:ascii="Cambria Math" w:eastAsiaTheme="minorEastAsia" w:hAnsi="Cambria Math"/>
                        <w:color w:val="000000"/>
                      </w:rPr>
                      <m:t>+N</m:t>
                    </m:r>
                  </m:e>
                  <m:sub>
                    <m:r>
                      <w:rPr>
                        <w:rFonts w:ascii="Cambria Math" w:eastAsiaTheme="minorEastAsia" w:hAnsi="Cambria Math"/>
                        <w:color w:val="000000"/>
                      </w:rPr>
                      <m:t>pi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r>
                  <w:rPr>
                    <w:rFonts w:ascii="Cambria Math" w:eastAsiaTheme="minorEastAsia" w:hAnsi="Cambria Math"/>
                    <w:color w:val="000000"/>
                  </w:rPr>
                  <m:t>-4</m:t>
                </m:r>
              </m:e>
            </m:d>
            <m:r>
              <w:rPr>
                <w:rFonts w:ascii="Cambria Math" w:eastAsiaTheme="minorEastAsia" w:hAnsi="Cambria Math"/>
                <w:color w:val="000000"/>
              </w:rPr>
              <m:t>-1</m:t>
            </m:r>
          </m:den>
        </m:f>
      </m:oMath>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t>(</w:t>
      </w:r>
      <w:r w:rsidR="00E600FB">
        <w:rPr>
          <w:rFonts w:eastAsiaTheme="minorEastAsia"/>
          <w:color w:val="000000"/>
        </w:rPr>
        <w:t>6</w:t>
      </w:r>
      <w:r w:rsidR="00003499">
        <w:rPr>
          <w:rFonts w:eastAsiaTheme="minorEastAsia"/>
          <w:color w:val="000000"/>
        </w:rPr>
        <w:t>)</w:t>
      </w:r>
    </w:p>
    <w:p w14:paraId="79A5C3A8" w14:textId="77777777" w:rsidR="00003499" w:rsidRDefault="00003499" w:rsidP="006413AF">
      <w:pPr>
        <w:spacing w:line="360" w:lineRule="auto"/>
        <w:rPr>
          <w:rFonts w:eastAsiaTheme="minorEastAsia"/>
          <w:color w:val="000000"/>
        </w:rPr>
      </w:pPr>
    </w:p>
    <w:p w14:paraId="3DD08BD4" w14:textId="67D88818" w:rsidR="00003499" w:rsidRDefault="00003499" w:rsidP="00003499">
      <w:pPr>
        <w:spacing w:line="360" w:lineRule="auto"/>
        <w:rPr>
          <w:color w:val="000000"/>
        </w:rPr>
      </w:pPr>
      <w:r>
        <w:rPr>
          <w:color w:val="000000"/>
        </w:rPr>
        <w:t>We determined the weighted interaction effect size (</w:t>
      </w:r>
      <m:oMath>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m:t>
                </m:r>
              </m:sub>
            </m:sSub>
          </m:e>
        </m:acc>
      </m:oMath>
      <w:r>
        <w:rPr>
          <w:color w:val="000000"/>
        </w:rPr>
        <w:t>) of each trait across experiments as:</w:t>
      </w:r>
    </w:p>
    <w:p w14:paraId="049110F9" w14:textId="77777777" w:rsidR="00003499" w:rsidRDefault="00003499" w:rsidP="00003499">
      <w:pPr>
        <w:spacing w:line="360" w:lineRule="auto"/>
        <w:rPr>
          <w:color w:val="000000"/>
        </w:rPr>
      </w:pPr>
    </w:p>
    <w:p w14:paraId="4C44C279" w14:textId="5A075014" w:rsidR="00003499" w:rsidRDefault="00000000" w:rsidP="00003499">
      <w:pPr>
        <w:spacing w:line="360" w:lineRule="auto"/>
        <w:rPr>
          <w:color w:val="000000"/>
        </w:rPr>
      </w:pPr>
      <m:oMath>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m:t>
                </m:r>
              </m:sub>
            </m:sSub>
          </m:e>
        </m:acc>
        <m:r>
          <w:rPr>
            <w:rFonts w:ascii="Cambria Math" w:hAnsi="Cambria Math"/>
            <w:color w:val="000000"/>
          </w:rPr>
          <m:t>=</m:t>
        </m:r>
        <m:f>
          <m:fPr>
            <m:ctrlPr>
              <w:rPr>
                <w:rFonts w:ascii="Cambria Math" w:hAnsi="Cambria Math"/>
                <w:i/>
                <w:color w:val="000000"/>
              </w:rPr>
            </m:ctrlPr>
          </m:fPr>
          <m:num>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 xml:space="preserve">dnpi </m:t>
                    </m:r>
                  </m:sub>
                </m:sSub>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NPi</m:t>
                    </m:r>
                  </m:sub>
                </m:sSub>
              </m:e>
            </m:nary>
          </m:num>
          <m:den>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dnpi</m:t>
                    </m:r>
                  </m:sub>
                </m:sSub>
              </m:e>
            </m:nary>
          </m:den>
        </m:f>
      </m:oMath>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t>(</w:t>
      </w:r>
      <w:r w:rsidR="00E600FB">
        <w:rPr>
          <w:rFonts w:eastAsiaTheme="minorEastAsia"/>
          <w:color w:val="000000"/>
        </w:rPr>
        <w:t>7</w:t>
      </w:r>
      <w:r w:rsidR="00003499">
        <w:rPr>
          <w:rFonts w:eastAsiaTheme="minorEastAsia"/>
          <w:color w:val="000000"/>
        </w:rPr>
        <w:t>)</w:t>
      </w:r>
    </w:p>
    <w:p w14:paraId="04E587A2" w14:textId="77777777" w:rsidR="00003499" w:rsidRDefault="00003499" w:rsidP="00003499">
      <w:pPr>
        <w:spacing w:line="360" w:lineRule="auto"/>
        <w:rPr>
          <w:rFonts w:eastAsiaTheme="minorEastAsia"/>
          <w:color w:val="000000"/>
        </w:rPr>
      </w:pPr>
    </w:p>
    <w:p w14:paraId="04FB7552" w14:textId="22256E24" w:rsidR="00003499" w:rsidRDefault="00003499" w:rsidP="00003499">
      <w:pPr>
        <w:spacing w:line="360" w:lineRule="auto"/>
        <w:rPr>
          <w:rFonts w:eastAsiaTheme="minorEastAsia"/>
          <w:color w:val="000000"/>
        </w:rPr>
      </w:pPr>
      <w:r>
        <w:rPr>
          <w:rFonts w:eastAsiaTheme="minorEastAsia"/>
          <w:color w:val="000000"/>
        </w:rPr>
        <w:t xml:space="preserve">Where </w:t>
      </w:r>
      <w:proofErr w:type="spellStart"/>
      <w:r>
        <w:rPr>
          <w:rFonts w:eastAsiaTheme="minorEastAsia"/>
          <w:i/>
          <w:iCs/>
          <w:color w:val="000000"/>
        </w:rPr>
        <w:t>d</w:t>
      </w:r>
      <w:r>
        <w:rPr>
          <w:rFonts w:eastAsiaTheme="minorEastAsia"/>
          <w:color w:val="000000"/>
          <w:vertAlign w:val="subscript"/>
        </w:rPr>
        <w:t>NPi</w:t>
      </w:r>
      <w:proofErr w:type="spellEnd"/>
      <w:r>
        <w:rPr>
          <w:rFonts w:eastAsiaTheme="minorEastAsia"/>
          <w:color w:val="000000"/>
        </w:rPr>
        <w:t xml:space="preserve"> is the interaction effect size of observation </w:t>
      </w:r>
      <w:proofErr w:type="spellStart"/>
      <w:r>
        <w:rPr>
          <w:rFonts w:eastAsiaTheme="minorEastAsia"/>
          <w:i/>
          <w:iCs/>
          <w:color w:val="000000"/>
        </w:rPr>
        <w:t>i</w:t>
      </w:r>
      <w:proofErr w:type="spellEnd"/>
      <w:r>
        <w:rPr>
          <w:rFonts w:eastAsiaTheme="minorEastAsia"/>
          <w:color w:val="000000"/>
        </w:rPr>
        <w:t xml:space="preserve"> given in (6), </w:t>
      </w:r>
      <w:proofErr w:type="spellStart"/>
      <w:r w:rsidRPr="00003499">
        <w:rPr>
          <w:rFonts w:eastAsiaTheme="minorEastAsia"/>
          <w:i/>
          <w:iCs/>
          <w:color w:val="000000"/>
        </w:rPr>
        <w:t>w</w:t>
      </w:r>
      <w:r>
        <w:rPr>
          <w:rFonts w:eastAsiaTheme="minorEastAsia"/>
          <w:color w:val="000000"/>
          <w:vertAlign w:val="subscript"/>
        </w:rPr>
        <w:t>dnp</w:t>
      </w:r>
      <w:r w:rsidRPr="00003499">
        <w:rPr>
          <w:rFonts w:eastAsiaTheme="minorEastAsia"/>
          <w:color w:val="000000"/>
          <w:vertAlign w:val="subscript"/>
        </w:rPr>
        <w:t>i</w:t>
      </w:r>
      <w:proofErr w:type="spellEnd"/>
      <w:r>
        <w:rPr>
          <w:rFonts w:eastAsiaTheme="minorEastAsia"/>
          <w:color w:val="000000"/>
        </w:rPr>
        <w:t xml:space="preserve"> is the associated weight of each interaction effect size, and </w:t>
      </w:r>
      <w:r>
        <w:rPr>
          <w:rFonts w:eastAsiaTheme="minorEastAsia"/>
          <w:i/>
          <w:iCs/>
          <w:color w:val="000000"/>
        </w:rPr>
        <w:t>k</w:t>
      </w:r>
      <w:r>
        <w:rPr>
          <w:rFonts w:eastAsiaTheme="minorEastAsia"/>
          <w:color w:val="000000"/>
        </w:rPr>
        <w:t xml:space="preserve"> represents the total number of observations. </w:t>
      </w:r>
      <w:proofErr w:type="spellStart"/>
      <w:r w:rsidRPr="00003499">
        <w:rPr>
          <w:rFonts w:eastAsiaTheme="minorEastAsia"/>
          <w:i/>
          <w:iCs/>
          <w:color w:val="000000"/>
        </w:rPr>
        <w:t>w</w:t>
      </w:r>
      <w:r>
        <w:rPr>
          <w:rFonts w:eastAsiaTheme="minorEastAsia"/>
          <w:color w:val="000000"/>
          <w:vertAlign w:val="subscript"/>
        </w:rPr>
        <w:t>dnp</w:t>
      </w:r>
      <w:r w:rsidRPr="00003499">
        <w:rPr>
          <w:rFonts w:eastAsiaTheme="minorEastAsia"/>
          <w:color w:val="000000"/>
          <w:vertAlign w:val="subscript"/>
        </w:rPr>
        <w:t>i</w:t>
      </w:r>
      <w:proofErr w:type="spellEnd"/>
      <w:r>
        <w:rPr>
          <w:rFonts w:eastAsiaTheme="minorEastAsia"/>
          <w:color w:val="000000"/>
        </w:rPr>
        <w:t xml:space="preserve"> was calculated as the inverse of the variance (</w:t>
      </w:r>
      <w:proofErr w:type="spellStart"/>
      <w:r>
        <w:rPr>
          <w:rFonts w:eastAsiaTheme="minorEastAsia"/>
          <w:i/>
          <w:iCs/>
          <w:color w:val="000000"/>
        </w:rPr>
        <w:t>vd</w:t>
      </w:r>
      <w:r>
        <w:rPr>
          <w:rFonts w:eastAsiaTheme="minorEastAsia"/>
          <w:color w:val="000000"/>
          <w:vertAlign w:val="subscript"/>
        </w:rPr>
        <w:t>NPi</w:t>
      </w:r>
      <w:proofErr w:type="spellEnd"/>
      <w:r>
        <w:rPr>
          <w:rFonts w:eastAsiaTheme="minorEastAsia"/>
          <w:color w:val="000000"/>
        </w:rPr>
        <w:t xml:space="preserve">) of observation </w:t>
      </w:r>
      <w:proofErr w:type="spellStart"/>
      <w:r>
        <w:rPr>
          <w:rFonts w:eastAsiaTheme="minorEastAsia"/>
          <w:i/>
          <w:iCs/>
          <w:color w:val="000000"/>
        </w:rPr>
        <w:t>i</w:t>
      </w:r>
      <w:proofErr w:type="spellEnd"/>
      <w:r>
        <w:rPr>
          <w:rFonts w:eastAsiaTheme="minorEastAsia"/>
          <w:color w:val="000000"/>
        </w:rPr>
        <w:t xml:space="preserve"> (that is, </w:t>
      </w:r>
      <w:proofErr w:type="spellStart"/>
      <w:r w:rsidRPr="00003499">
        <w:rPr>
          <w:rFonts w:eastAsiaTheme="minorEastAsia"/>
          <w:i/>
          <w:iCs/>
          <w:color w:val="000000"/>
        </w:rPr>
        <w:t>w</w:t>
      </w:r>
      <w:r>
        <w:rPr>
          <w:rFonts w:eastAsiaTheme="minorEastAsia"/>
          <w:color w:val="000000"/>
          <w:vertAlign w:val="subscript"/>
        </w:rPr>
        <w:t>dnp</w:t>
      </w:r>
      <w:r w:rsidRPr="00003499">
        <w:rPr>
          <w:rFonts w:eastAsiaTheme="minorEastAsia"/>
          <w:color w:val="000000"/>
          <w:vertAlign w:val="subscript"/>
        </w:rPr>
        <w:t>i</w:t>
      </w:r>
      <w:proofErr w:type="spellEnd"/>
      <w:r>
        <w:rPr>
          <w:rFonts w:eastAsiaTheme="minorEastAsia"/>
          <w:color w:val="000000"/>
        </w:rPr>
        <w:t xml:space="preserve"> = 1 / </w:t>
      </w:r>
      <w:proofErr w:type="spellStart"/>
      <w:r>
        <w:rPr>
          <w:rFonts w:eastAsiaTheme="minorEastAsia"/>
          <w:i/>
          <w:iCs/>
          <w:color w:val="000000"/>
        </w:rPr>
        <w:t>vd</w:t>
      </w:r>
      <w:r>
        <w:rPr>
          <w:rFonts w:eastAsiaTheme="minorEastAsia"/>
          <w:color w:val="000000"/>
          <w:vertAlign w:val="subscript"/>
        </w:rPr>
        <w:t>NPi</w:t>
      </w:r>
      <w:proofErr w:type="spellEnd"/>
      <w:r>
        <w:rPr>
          <w:rFonts w:eastAsiaTheme="minorEastAsia"/>
          <w:color w:val="000000"/>
        </w:rPr>
        <w:t xml:space="preserve">). </w:t>
      </w:r>
      <w:proofErr w:type="spellStart"/>
      <w:r>
        <w:rPr>
          <w:rFonts w:eastAsiaTheme="minorEastAsia"/>
          <w:i/>
          <w:iCs/>
          <w:color w:val="000000"/>
        </w:rPr>
        <w:t>vd</w:t>
      </w:r>
      <w:r>
        <w:rPr>
          <w:rFonts w:eastAsiaTheme="minorEastAsia"/>
          <w:color w:val="000000"/>
          <w:vertAlign w:val="subscript"/>
        </w:rPr>
        <w:t>NPi</w:t>
      </w:r>
      <w:proofErr w:type="spellEnd"/>
      <w:r>
        <w:rPr>
          <w:rFonts w:eastAsiaTheme="minorEastAsia"/>
          <w:color w:val="000000"/>
        </w:rPr>
        <w:t xml:space="preserve"> was calculated as:</w:t>
      </w:r>
    </w:p>
    <w:p w14:paraId="264DF332" w14:textId="77777777" w:rsidR="00003499" w:rsidRDefault="00003499" w:rsidP="00003499">
      <w:pPr>
        <w:spacing w:line="360" w:lineRule="auto"/>
        <w:rPr>
          <w:rFonts w:eastAsiaTheme="minorEastAsia"/>
          <w:color w:val="000000"/>
        </w:rPr>
      </w:pPr>
    </w:p>
    <w:p w14:paraId="6141705F" w14:textId="7B144F70" w:rsidR="00003499" w:rsidRDefault="00000000" w:rsidP="00003499">
      <w:pPr>
        <w:spacing w:line="360" w:lineRule="auto"/>
        <w:rPr>
          <w:rFonts w:eastAsiaTheme="minorEastAsia"/>
          <w:color w:val="000000"/>
        </w:rPr>
      </w:pPr>
      <m:oMath>
        <m:sSub>
          <m:sSubPr>
            <m:ctrlPr>
              <w:rPr>
                <w:rFonts w:ascii="Cambria Math" w:eastAsiaTheme="minorEastAsia" w:hAnsi="Cambria Math"/>
                <w:i/>
                <w:color w:val="000000"/>
              </w:rPr>
            </m:ctrlPr>
          </m:sSubPr>
          <m:e>
            <m:r>
              <w:rPr>
                <w:rFonts w:ascii="Cambria Math" w:eastAsiaTheme="minorEastAsia" w:hAnsi="Cambria Math"/>
                <w:color w:val="000000"/>
              </w:rPr>
              <m:t>v</m:t>
            </m:r>
          </m:e>
          <m:sub>
            <m:sSub>
              <m:sSubPr>
                <m:ctrlPr>
                  <w:rPr>
                    <w:rFonts w:ascii="Cambria Math" w:eastAsiaTheme="minorEastAsia" w:hAnsi="Cambria Math"/>
                    <w:i/>
                    <w:color w:val="000000"/>
                  </w:rPr>
                </m:ctrlPr>
              </m:sSubPr>
              <m:e>
                <m:r>
                  <w:rPr>
                    <w:rFonts w:ascii="Cambria Math" w:eastAsiaTheme="minorEastAsia" w:hAnsi="Cambria Math"/>
                    <w:color w:val="000000"/>
                  </w:rPr>
                  <m:t>d</m:t>
                </m:r>
              </m:e>
              <m:sub>
                <m:r>
                  <w:rPr>
                    <w:rFonts w:ascii="Cambria Math" w:eastAsiaTheme="minorEastAsia" w:hAnsi="Cambria Math"/>
                    <w:color w:val="000000"/>
                  </w:rPr>
                  <m:t>NPi</m:t>
                </m:r>
              </m:sub>
            </m:sSub>
          </m:sub>
        </m:sSub>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r>
              <w:rPr>
                <w:rFonts w:ascii="Cambria Math" w:eastAsiaTheme="minorEastAsia" w:hAnsi="Cambria Math"/>
                <w:color w:val="000000"/>
              </w:rPr>
              <m:t>4</m:t>
            </m:r>
          </m:den>
        </m:f>
        <m:d>
          <m:dPr>
            <m:begChr m:val="["/>
            <m:endChr m:val="]"/>
            <m:ctrlPr>
              <w:rPr>
                <w:rFonts w:ascii="Cambria Math" w:eastAsiaTheme="minorEastAsia" w:hAnsi="Cambria Math"/>
                <w:i/>
                <w:color w:val="000000"/>
              </w:rPr>
            </m:ctrlPr>
          </m:dPr>
          <m:e>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m:t>
                    </m:r>
                  </m:sub>
                </m:sSub>
              </m:den>
            </m:f>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m:t>
                    </m:r>
                  </m:sub>
                </m:sSub>
              </m:den>
            </m:f>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m:t>
                    </m:r>
                  </m:sub>
                </m:sSub>
              </m:den>
            </m:f>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m:t>
                    </m:r>
                  </m:sub>
                </m:sSub>
              </m:den>
            </m:f>
            <m:r>
              <w:rPr>
                <w:rFonts w:ascii="Cambria Math" w:eastAsiaTheme="minorEastAsia" w:hAnsi="Cambria Math"/>
                <w:color w:val="000000"/>
              </w:rPr>
              <m:t>+</m:t>
            </m:r>
            <m:f>
              <m:fPr>
                <m:ctrlPr>
                  <w:rPr>
                    <w:rFonts w:ascii="Cambria Math" w:eastAsiaTheme="minorEastAsia" w:hAnsi="Cambria Math"/>
                    <w:i/>
                    <w:color w:val="000000"/>
                  </w:rPr>
                </m:ctrlPr>
              </m:fPr>
              <m:num>
                <m:sSup>
                  <m:sSupPr>
                    <m:ctrlPr>
                      <w:rPr>
                        <w:rFonts w:ascii="Cambria Math" w:hAnsi="Cambria Math"/>
                        <w:i/>
                        <w:color w:val="000000"/>
                      </w:rPr>
                    </m:ctrlPr>
                  </m:sSupPr>
                  <m:e>
                    <m:sSub>
                      <m:sSubPr>
                        <m:ctrlPr>
                          <w:rPr>
                            <w:rFonts w:ascii="Cambria Math" w:hAnsi="Cambria Math"/>
                            <w:i/>
                            <w:color w:val="000000"/>
                          </w:rPr>
                        </m:ctrlPr>
                      </m:sSubPr>
                      <m:e>
                        <m:r>
                          <w:rPr>
                            <w:rFonts w:ascii="Cambria Math" w:hAnsi="Cambria Math"/>
                            <w:color w:val="000000"/>
                          </w:rPr>
                          <m:t>d</m:t>
                        </m:r>
                      </m:e>
                      <m:sub>
                        <m:sSub>
                          <m:sSubPr>
                            <m:ctrlPr>
                              <w:rPr>
                                <w:rFonts w:ascii="Cambria Math" w:hAnsi="Cambria Math"/>
                                <w:i/>
                                <w:color w:val="000000"/>
                              </w:rPr>
                            </m:ctrlPr>
                          </m:sSubPr>
                          <m:e>
                            <m:r>
                              <w:rPr>
                                <w:rFonts w:ascii="Cambria Math" w:hAnsi="Cambria Math"/>
                                <w:color w:val="000000"/>
                              </w:rPr>
                              <m:t>NP</m:t>
                            </m:r>
                          </m:e>
                          <m:sub>
                            <m:r>
                              <w:rPr>
                                <w:rFonts w:ascii="Cambria Math" w:hAnsi="Cambria Math"/>
                                <w:color w:val="000000"/>
                              </w:rPr>
                              <m:t>i</m:t>
                            </m:r>
                          </m:sub>
                        </m:sSub>
                      </m:sub>
                    </m:sSub>
                  </m:e>
                  <m:sup>
                    <m:r>
                      <w:rPr>
                        <w:rFonts w:ascii="Cambria Math" w:hAnsi="Cambria Math"/>
                        <w:color w:val="000000"/>
                      </w:rPr>
                      <m:t>2</m:t>
                    </m:r>
                  </m:sup>
                </m:sSup>
              </m:num>
              <m:den>
                <m:r>
                  <w:rPr>
                    <w:rFonts w:ascii="Cambria Math" w:eastAsiaTheme="minorEastAsia" w:hAnsi="Cambria Math"/>
                    <w:color w:val="000000"/>
                  </w:rPr>
                  <m:t>2</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m:t>
                        </m:r>
                      </m:sub>
                    </m:sSub>
                  </m:e>
                </m:d>
              </m:den>
            </m:f>
          </m:e>
        </m:d>
      </m:oMath>
      <w:r w:rsidR="00BF0C85">
        <w:rPr>
          <w:rFonts w:eastAsiaTheme="minorEastAsia"/>
          <w:color w:val="000000"/>
        </w:rPr>
        <w:tab/>
      </w:r>
      <w:r w:rsidR="00BF0C85">
        <w:rPr>
          <w:rFonts w:eastAsiaTheme="minorEastAsia"/>
          <w:color w:val="000000"/>
        </w:rPr>
        <w:tab/>
      </w:r>
      <w:r w:rsidR="00BF0C85">
        <w:rPr>
          <w:rFonts w:eastAsiaTheme="minorEastAsia"/>
          <w:color w:val="000000"/>
        </w:rPr>
        <w:tab/>
      </w:r>
      <w:r w:rsidR="00E01953">
        <w:rPr>
          <w:rFonts w:eastAsiaTheme="minorEastAsia"/>
          <w:color w:val="000000"/>
        </w:rPr>
        <w:tab/>
      </w:r>
      <w:r w:rsidR="00E01953">
        <w:rPr>
          <w:rFonts w:eastAsiaTheme="minorEastAsia"/>
          <w:color w:val="000000"/>
        </w:rPr>
        <w:tab/>
      </w:r>
      <w:r w:rsidR="00BF0C85">
        <w:rPr>
          <w:rFonts w:eastAsiaTheme="minorEastAsia"/>
          <w:color w:val="000000"/>
        </w:rPr>
        <w:t>(</w:t>
      </w:r>
      <w:r w:rsidR="00E600FB">
        <w:rPr>
          <w:rFonts w:eastAsiaTheme="minorEastAsia"/>
          <w:color w:val="000000"/>
        </w:rPr>
        <w:t>8</w:t>
      </w:r>
      <w:r w:rsidR="00BF0C85">
        <w:rPr>
          <w:rFonts w:eastAsiaTheme="minorEastAsia"/>
          <w:color w:val="000000"/>
        </w:rPr>
        <w:t>)</w:t>
      </w:r>
    </w:p>
    <w:p w14:paraId="04FEB34B" w14:textId="77777777" w:rsidR="00B20DFC" w:rsidRDefault="00B20DFC" w:rsidP="00003499">
      <w:pPr>
        <w:spacing w:line="360" w:lineRule="auto"/>
        <w:rPr>
          <w:rFonts w:eastAsiaTheme="minorEastAsia"/>
          <w:color w:val="000000"/>
        </w:rPr>
      </w:pPr>
    </w:p>
    <w:p w14:paraId="7476F12C" w14:textId="3A00240D" w:rsidR="00E600FB" w:rsidRPr="00E600FB" w:rsidRDefault="00E600FB" w:rsidP="00E600FB">
      <w:pPr>
        <w:spacing w:line="360" w:lineRule="auto"/>
        <w:rPr>
          <w:rFonts w:eastAsiaTheme="minorEastAsia"/>
          <w:color w:val="000000"/>
        </w:rPr>
      </w:pPr>
      <w:r>
        <w:rPr>
          <w:rFonts w:eastAsiaTheme="minorEastAsia"/>
          <w:i/>
          <w:iCs/>
          <w:color w:val="000000"/>
        </w:rPr>
        <w:t>Data analysis</w:t>
      </w:r>
    </w:p>
    <w:p w14:paraId="3FEB2D7C" w14:textId="3CEDE9CC" w:rsidR="00797EBA" w:rsidRPr="00797EBA" w:rsidRDefault="00E600FB" w:rsidP="00E600FB">
      <w:pPr>
        <w:spacing w:line="360" w:lineRule="auto"/>
        <w:rPr>
          <w:rFonts w:eastAsiaTheme="minorEastAsia"/>
          <w:color w:val="000000"/>
        </w:rPr>
      </w:pPr>
      <w:r>
        <w:rPr>
          <w:rFonts w:eastAsiaTheme="minorEastAsia"/>
          <w:color w:val="000000"/>
        </w:rPr>
        <w:t>W</w:t>
      </w:r>
      <w:r w:rsidR="00C97246">
        <w:rPr>
          <w:rFonts w:eastAsiaTheme="minorEastAsia"/>
          <w:color w:val="000000"/>
        </w:rPr>
        <w:t xml:space="preserve">e constructed a series of mixed-effects meta-regression models to understand the individual and interactive effects of </w:t>
      </w:r>
      <w:r w:rsidR="005A6F13">
        <w:rPr>
          <w:rFonts w:eastAsiaTheme="minorEastAsia"/>
          <w:color w:val="000000"/>
        </w:rPr>
        <w:t>nitrogen</w:t>
      </w:r>
      <w:r w:rsidR="00C97246">
        <w:rPr>
          <w:rFonts w:eastAsiaTheme="minorEastAsia"/>
          <w:color w:val="000000"/>
        </w:rPr>
        <w:t xml:space="preserve"> and </w:t>
      </w:r>
      <w:r w:rsidR="005A6F13">
        <w:rPr>
          <w:rFonts w:eastAsiaTheme="minorEastAsia"/>
          <w:color w:val="000000"/>
        </w:rPr>
        <w:t>phosphorus</w:t>
      </w:r>
      <w:r w:rsidR="00C97246">
        <w:rPr>
          <w:rFonts w:eastAsiaTheme="minorEastAsia"/>
          <w:color w:val="000000"/>
        </w:rPr>
        <w:t xml:space="preserve"> addition on leaf and whole-plant traits. Three separate models were created for each trait to assess the individual effects of </w:t>
      </w:r>
      <w:r w:rsidR="005A6F13">
        <w:rPr>
          <w:rFonts w:eastAsiaTheme="minorEastAsia"/>
          <w:color w:val="000000"/>
        </w:rPr>
        <w:t>nitrogen</w:t>
      </w:r>
      <w:r w:rsidR="00C97246">
        <w:rPr>
          <w:rFonts w:eastAsiaTheme="minorEastAsia"/>
          <w:color w:val="000000"/>
        </w:rPr>
        <w:t xml:space="preserve">, </w:t>
      </w:r>
      <w:r w:rsidR="005A6F13">
        <w:rPr>
          <w:rFonts w:eastAsiaTheme="minorEastAsia"/>
          <w:color w:val="000000"/>
        </w:rPr>
        <w:t>phosphorus</w:t>
      </w:r>
      <w:r w:rsidR="00C97246">
        <w:rPr>
          <w:rFonts w:eastAsiaTheme="minorEastAsia"/>
          <w:color w:val="000000"/>
        </w:rPr>
        <w:t xml:space="preserve">, and </w:t>
      </w:r>
      <w:r w:rsidR="005A6F13">
        <w:rPr>
          <w:rFonts w:eastAsiaTheme="minorEastAsia"/>
          <w:color w:val="000000"/>
        </w:rPr>
        <w:t>nitrogen</w:t>
      </w:r>
      <w:r w:rsidR="00C97246">
        <w:rPr>
          <w:rFonts w:eastAsiaTheme="minorEastAsia"/>
          <w:color w:val="000000"/>
        </w:rPr>
        <w:t>+</w:t>
      </w:r>
      <w:r w:rsidR="005A6F13">
        <w:rPr>
          <w:rFonts w:eastAsiaTheme="minorEastAsia"/>
          <w:color w:val="000000"/>
        </w:rPr>
        <w:t>phosphorus</w:t>
      </w:r>
      <w:r w:rsidR="00C97246">
        <w:rPr>
          <w:rFonts w:eastAsiaTheme="minorEastAsia"/>
          <w:color w:val="000000"/>
        </w:rPr>
        <w:t xml:space="preserve"> addition using log-response ratios</w:t>
      </w:r>
      <w:r w:rsidR="00F35A69">
        <w:rPr>
          <w:rFonts w:eastAsiaTheme="minorEastAsia"/>
          <w:color w:val="000000"/>
        </w:rPr>
        <w:t xml:space="preserve"> and their associated variances</w:t>
      </w:r>
      <w:r w:rsidR="00C97246">
        <w:rPr>
          <w:rFonts w:eastAsiaTheme="minorEastAsia"/>
          <w:color w:val="000000"/>
        </w:rPr>
        <w:t>.</w:t>
      </w:r>
      <w:r w:rsidR="00F35A69">
        <w:rPr>
          <w:rFonts w:eastAsiaTheme="minorEastAsia"/>
          <w:color w:val="000000"/>
        </w:rPr>
        <w:t xml:space="preserve"> We created a fourth model for each trait to assess the interactive effect of </w:t>
      </w:r>
      <w:r w:rsidR="005A6F13">
        <w:rPr>
          <w:rFonts w:eastAsiaTheme="minorEastAsia"/>
          <w:color w:val="000000"/>
        </w:rPr>
        <w:t>nitrogen</w:t>
      </w:r>
      <w:r w:rsidR="00F35A69">
        <w:rPr>
          <w:rFonts w:eastAsiaTheme="minorEastAsia"/>
          <w:color w:val="000000"/>
        </w:rPr>
        <w:t xml:space="preserve"> and </w:t>
      </w:r>
      <w:r w:rsidR="005A6F13">
        <w:rPr>
          <w:rFonts w:eastAsiaTheme="minorEastAsia"/>
          <w:color w:val="000000"/>
        </w:rPr>
        <w:t>phosphorus</w:t>
      </w:r>
      <w:r w:rsidR="00F35A69">
        <w:rPr>
          <w:rFonts w:eastAsiaTheme="minorEastAsia"/>
          <w:color w:val="000000"/>
        </w:rPr>
        <w:t xml:space="preserve"> addition using </w:t>
      </w:r>
      <w:proofErr w:type="spellStart"/>
      <w:r w:rsidR="00F35A69">
        <w:rPr>
          <w:rFonts w:eastAsiaTheme="minorEastAsia"/>
          <w:i/>
          <w:iCs/>
          <w:color w:val="000000"/>
        </w:rPr>
        <w:t>d</w:t>
      </w:r>
      <w:r w:rsidR="00F35A69">
        <w:rPr>
          <w:rFonts w:eastAsiaTheme="minorEastAsia"/>
          <w:color w:val="000000"/>
          <w:vertAlign w:val="subscript"/>
        </w:rPr>
        <w:t>NPi</w:t>
      </w:r>
      <w:proofErr w:type="spellEnd"/>
      <w:r w:rsidR="00F35A69">
        <w:rPr>
          <w:rFonts w:eastAsiaTheme="minorEastAsia"/>
          <w:color w:val="000000"/>
        </w:rPr>
        <w:t xml:space="preserve"> values and their associated variances and weights.</w:t>
      </w:r>
      <w:r w:rsidR="00797EBA" w:rsidRPr="00797EBA">
        <w:rPr>
          <w:rFonts w:eastAsiaTheme="minorEastAsia"/>
          <w:color w:val="000000"/>
        </w:rPr>
        <w:t xml:space="preserve"> </w:t>
      </w:r>
      <w:r w:rsidR="00797EBA">
        <w:rPr>
          <w:rFonts w:eastAsiaTheme="minorEastAsia"/>
          <w:color w:val="000000"/>
        </w:rPr>
        <w:t xml:space="preserve">We also assessed the role of climate or species identity moderated the response of each trait to </w:t>
      </w:r>
      <w:r w:rsidR="005A6F13">
        <w:rPr>
          <w:rFonts w:eastAsiaTheme="minorEastAsia"/>
          <w:color w:val="000000"/>
        </w:rPr>
        <w:t>nitrogen</w:t>
      </w:r>
      <w:r w:rsidR="00797EBA">
        <w:rPr>
          <w:rFonts w:eastAsiaTheme="minorEastAsia"/>
          <w:color w:val="000000"/>
        </w:rPr>
        <w:t xml:space="preserve">, </w:t>
      </w:r>
      <w:r w:rsidR="005A6F13">
        <w:rPr>
          <w:rFonts w:eastAsiaTheme="minorEastAsia"/>
          <w:color w:val="000000"/>
        </w:rPr>
        <w:t>phosphorus</w:t>
      </w:r>
      <w:r w:rsidR="00797EBA">
        <w:rPr>
          <w:rFonts w:eastAsiaTheme="minorEastAsia"/>
          <w:color w:val="000000"/>
        </w:rPr>
        <w:t xml:space="preserve">, or </w:t>
      </w:r>
      <w:r w:rsidR="005A6F13">
        <w:rPr>
          <w:rFonts w:eastAsiaTheme="minorEastAsia"/>
          <w:color w:val="000000"/>
        </w:rPr>
        <w:t>nitrogen</w:t>
      </w:r>
      <w:r w:rsidR="00797EBA">
        <w:rPr>
          <w:rFonts w:eastAsiaTheme="minorEastAsia"/>
          <w:color w:val="000000"/>
        </w:rPr>
        <w:t>+</w:t>
      </w:r>
      <w:r w:rsidR="005A6F13">
        <w:rPr>
          <w:rFonts w:eastAsiaTheme="minorEastAsia"/>
          <w:color w:val="000000"/>
        </w:rPr>
        <w:t>phosphorus</w:t>
      </w:r>
      <w:r w:rsidR="00797EBA">
        <w:rPr>
          <w:rFonts w:eastAsiaTheme="minorEastAsia"/>
          <w:color w:val="000000"/>
        </w:rPr>
        <w:t xml:space="preserve"> addition by including </w:t>
      </w:r>
      <w:proofErr w:type="spellStart"/>
      <w:r w:rsidR="00797EBA">
        <w:rPr>
          <w:i/>
          <w:iCs/>
          <w:color w:val="000000"/>
        </w:rPr>
        <w:t>T</w:t>
      </w:r>
      <w:r w:rsidR="00797EBA">
        <w:rPr>
          <w:color w:val="000000"/>
          <w:vertAlign w:val="subscript"/>
        </w:rPr>
        <w:t>g</w:t>
      </w:r>
      <w:proofErr w:type="spellEnd"/>
      <w:r w:rsidR="00797EBA">
        <w:rPr>
          <w:color w:val="000000"/>
        </w:rPr>
        <w:t xml:space="preserve">, </w:t>
      </w:r>
      <w:proofErr w:type="spellStart"/>
      <w:r w:rsidR="00E8330F">
        <w:rPr>
          <w:i/>
          <w:iCs/>
          <w:color w:val="000000"/>
        </w:rPr>
        <w:t>M</w:t>
      </w:r>
      <w:r w:rsidR="00797EBA" w:rsidRPr="00797EBA">
        <w:rPr>
          <w:i/>
          <w:iCs/>
          <w:color w:val="000000"/>
        </w:rPr>
        <w:t>I</w:t>
      </w:r>
      <w:r w:rsidR="00797EBA">
        <w:rPr>
          <w:color w:val="000000"/>
          <w:vertAlign w:val="subscript"/>
        </w:rPr>
        <w:t>g</w:t>
      </w:r>
      <w:proofErr w:type="spellEnd"/>
      <w:r w:rsidR="00797EBA">
        <w:rPr>
          <w:color w:val="000000"/>
        </w:rPr>
        <w:t xml:space="preserve">, </w:t>
      </w:r>
      <w:proofErr w:type="spellStart"/>
      <w:r w:rsidR="00797EBA" w:rsidRPr="00797EBA">
        <w:rPr>
          <w:i/>
          <w:iCs/>
          <w:color w:val="000000"/>
        </w:rPr>
        <w:t>PAR</w:t>
      </w:r>
      <w:r w:rsidR="00797EBA">
        <w:rPr>
          <w:color w:val="000000"/>
          <w:vertAlign w:val="subscript"/>
        </w:rPr>
        <w:t>g</w:t>
      </w:r>
      <w:proofErr w:type="spellEnd"/>
      <w:r w:rsidR="00797EBA">
        <w:rPr>
          <w:color w:val="000000"/>
        </w:rPr>
        <w:t xml:space="preserve">, </w:t>
      </w:r>
      <w:r w:rsidR="00D07A54">
        <w:rPr>
          <w:color w:val="000000"/>
        </w:rPr>
        <w:t>photosynthetic pathway (C</w:t>
      </w:r>
      <w:r w:rsidR="00D07A54">
        <w:rPr>
          <w:color w:val="000000"/>
          <w:vertAlign w:val="subscript"/>
        </w:rPr>
        <w:t>3</w:t>
      </w:r>
      <w:r w:rsidR="00D07A54">
        <w:rPr>
          <w:color w:val="000000"/>
        </w:rPr>
        <w:t>, C</w:t>
      </w:r>
      <w:r w:rsidR="00D07A54">
        <w:rPr>
          <w:color w:val="000000"/>
          <w:vertAlign w:val="subscript"/>
        </w:rPr>
        <w:t>4</w:t>
      </w:r>
      <w:r w:rsidR="00D07A54">
        <w:rPr>
          <w:color w:val="000000"/>
        </w:rPr>
        <w:t xml:space="preserve">), </w:t>
      </w:r>
      <w:r w:rsidR="00797EBA">
        <w:rPr>
          <w:rFonts w:eastAsiaTheme="minorEastAsia"/>
          <w:color w:val="000000"/>
        </w:rPr>
        <w:t>N</w:t>
      </w:r>
      <w:r w:rsidR="00797EBA">
        <w:rPr>
          <w:rFonts w:eastAsiaTheme="minorEastAsia"/>
          <w:color w:val="000000"/>
          <w:vertAlign w:val="subscript"/>
        </w:rPr>
        <w:t>2</w:t>
      </w:r>
      <w:r w:rsidR="00797EBA">
        <w:rPr>
          <w:rFonts w:eastAsiaTheme="minorEastAsia"/>
          <w:color w:val="000000"/>
        </w:rPr>
        <w:t>-fixation ability</w:t>
      </w:r>
      <w:r w:rsidR="00E25890">
        <w:rPr>
          <w:rFonts w:eastAsiaTheme="minorEastAsia"/>
          <w:color w:val="000000"/>
        </w:rPr>
        <w:t xml:space="preserve"> (N</w:t>
      </w:r>
      <w:r w:rsidR="00E25890">
        <w:rPr>
          <w:rFonts w:eastAsiaTheme="minorEastAsia"/>
          <w:color w:val="000000"/>
          <w:vertAlign w:val="subscript"/>
        </w:rPr>
        <w:t>2</w:t>
      </w:r>
      <w:r w:rsidR="00E25890">
        <w:rPr>
          <w:rFonts w:eastAsiaTheme="minorEastAsia"/>
          <w:color w:val="000000"/>
        </w:rPr>
        <w:t>-fixer, non-fixer)</w:t>
      </w:r>
      <w:r w:rsidR="00797EBA">
        <w:rPr>
          <w:rFonts w:eastAsiaTheme="minorEastAsia"/>
          <w:color w:val="000000"/>
        </w:rPr>
        <w:t xml:space="preserve">, and mycorrhizal </w:t>
      </w:r>
      <w:r w:rsidR="00E25890">
        <w:rPr>
          <w:rFonts w:eastAsiaTheme="minorEastAsia"/>
          <w:color w:val="000000"/>
        </w:rPr>
        <w:t xml:space="preserve">nutrient acquisition </w:t>
      </w:r>
      <w:r w:rsidR="00797EBA">
        <w:rPr>
          <w:rFonts w:eastAsiaTheme="minorEastAsia"/>
          <w:color w:val="000000"/>
        </w:rPr>
        <w:t>strategy</w:t>
      </w:r>
      <w:r w:rsidR="00E25890">
        <w:rPr>
          <w:rFonts w:eastAsiaTheme="minorEastAsia"/>
          <w:color w:val="000000"/>
        </w:rPr>
        <w:t xml:space="preserve"> (mining, scavenging)</w:t>
      </w:r>
      <w:r w:rsidR="00797EBA">
        <w:rPr>
          <w:rFonts w:eastAsiaTheme="minorEastAsia"/>
          <w:color w:val="000000"/>
        </w:rPr>
        <w:t xml:space="preserve"> as moderator variables.</w:t>
      </w:r>
      <w:r w:rsidR="00D07A54">
        <w:rPr>
          <w:rFonts w:eastAsiaTheme="minorEastAsia"/>
          <w:color w:val="000000"/>
        </w:rPr>
        <w:t xml:space="preserve"> We also assessed the role of climate and </w:t>
      </w:r>
      <w:r w:rsidR="00D07A54">
        <w:rPr>
          <w:rFonts w:eastAsiaTheme="minorEastAsia"/>
          <w:color w:val="000000"/>
        </w:rPr>
        <w:lastRenderedPageBreak/>
        <w:t>species identity on the interaction effect size</w:t>
      </w:r>
      <w:r w:rsidR="004147AB">
        <w:rPr>
          <w:rFonts w:eastAsiaTheme="minorEastAsia"/>
          <w:color w:val="000000"/>
        </w:rPr>
        <w:t xml:space="preserve"> of each trait.</w:t>
      </w:r>
      <w:r w:rsidR="00F35A69">
        <w:rPr>
          <w:rFonts w:eastAsiaTheme="minorEastAsia"/>
          <w:color w:val="000000"/>
        </w:rPr>
        <w:t xml:space="preserve"> In all cases, we built mixed-effects meta-regression models using the ‘rma.mv’ function in the ‘</w:t>
      </w:r>
      <w:proofErr w:type="spellStart"/>
      <w:r w:rsidR="00F35A69">
        <w:rPr>
          <w:rFonts w:eastAsiaTheme="minorEastAsia"/>
          <w:color w:val="000000"/>
        </w:rPr>
        <w:t>metafor</w:t>
      </w:r>
      <w:proofErr w:type="spellEnd"/>
      <w:r w:rsidR="00F35A69">
        <w:rPr>
          <w:rFonts w:eastAsiaTheme="minorEastAsia"/>
          <w:color w:val="000000"/>
        </w:rPr>
        <w:t xml:space="preserve">’ R package </w:t>
      </w:r>
      <w:sdt>
        <w:sdtPr>
          <w:rPr>
            <w:rFonts w:eastAsiaTheme="minorEastAsia"/>
            <w:color w:val="000000"/>
          </w:rPr>
          <w:tag w:val="MENDELEY_CITATION_v3_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"/>
          <w:id w:val="670535489"/>
          <w:placeholder>
            <w:docPart w:val="73A80E822D99E742B92E05E31C8BA08A"/>
          </w:placeholder>
        </w:sdtPr>
        <w:sdtContent>
          <w:r w:rsidR="00150EA7" w:rsidRPr="00150EA7">
            <w:rPr>
              <w:rFonts w:eastAsiaTheme="minorEastAsia"/>
              <w:color w:val="000000"/>
            </w:rPr>
            <w:t>(</w:t>
          </w:r>
          <w:proofErr w:type="spellStart"/>
          <w:r w:rsidR="00150EA7" w:rsidRPr="00150EA7">
            <w:rPr>
              <w:rFonts w:eastAsiaTheme="minorEastAsia"/>
              <w:color w:val="000000"/>
            </w:rPr>
            <w:t>Viechtbauer</w:t>
          </w:r>
          <w:proofErr w:type="spellEnd"/>
          <w:r w:rsidR="00150EA7" w:rsidRPr="00150EA7">
            <w:rPr>
              <w:rFonts w:eastAsiaTheme="minorEastAsia"/>
              <w:color w:val="000000"/>
            </w:rPr>
            <w:t>, 2010)</w:t>
          </w:r>
        </w:sdtContent>
      </w:sdt>
      <w:r w:rsidR="00F35A69">
        <w:rPr>
          <w:rFonts w:eastAsiaTheme="minorEastAsia"/>
          <w:color w:val="000000"/>
        </w:rPr>
        <w:t>, manually specifying the weights of each observation as explained above</w:t>
      </w:r>
      <w:r w:rsidR="00797EBA">
        <w:rPr>
          <w:rFonts w:eastAsiaTheme="minorEastAsia"/>
          <w:color w:val="000000"/>
        </w:rPr>
        <w:t>,</w:t>
      </w:r>
      <w:r w:rsidR="00F35A69">
        <w:rPr>
          <w:rFonts w:eastAsiaTheme="minorEastAsia"/>
          <w:color w:val="000000"/>
        </w:rPr>
        <w:t xml:space="preserve"> fitting each model using restricted maximum likelihood estimation</w:t>
      </w:r>
      <w:r w:rsidR="00797EBA">
        <w:rPr>
          <w:rFonts w:eastAsiaTheme="minorEastAsia"/>
          <w:color w:val="000000"/>
        </w:rPr>
        <w:t>, and including experiment as a random intercept term</w:t>
      </w:r>
      <w:r w:rsidR="00F35A69">
        <w:rPr>
          <w:rFonts w:eastAsiaTheme="minorEastAsia"/>
          <w:color w:val="000000"/>
        </w:rPr>
        <w:t>.</w:t>
      </w:r>
      <w:r w:rsidR="00797EBA">
        <w:rPr>
          <w:rFonts w:eastAsiaTheme="minorEastAsia"/>
          <w:color w:val="000000"/>
        </w:rPr>
        <w:t xml:space="preserve"> We used the ‘</w:t>
      </w:r>
      <w:proofErr w:type="spellStart"/>
      <w:r w:rsidR="00797EBA">
        <w:rPr>
          <w:rFonts w:eastAsiaTheme="minorEastAsia"/>
          <w:color w:val="000000"/>
        </w:rPr>
        <w:t>orchaRd</w:t>
      </w:r>
      <w:proofErr w:type="spellEnd"/>
      <w:r w:rsidR="00797EBA">
        <w:rPr>
          <w:rFonts w:eastAsiaTheme="minorEastAsia"/>
          <w:color w:val="000000"/>
        </w:rPr>
        <w:t xml:space="preserve">’ R package to assess and visualize moderator effects </w:t>
      </w:r>
      <w:sdt>
        <w:sdtPr>
          <w:rPr>
            <w:rFonts w:eastAsiaTheme="minorEastAsia"/>
            <w:color w:val="000000"/>
          </w:rPr>
          <w:tag w:val="MENDELEY_CITATION_v3_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"/>
          <w:id w:val="-1513524959"/>
          <w:placeholder>
            <w:docPart w:val="DefaultPlaceholder_-1854013440"/>
          </w:placeholder>
        </w:sdtPr>
        <w:sdtContent>
          <w:r w:rsidR="00150EA7" w:rsidRPr="00150EA7">
            <w:rPr>
              <w:rFonts w:eastAsia="Times New Roman"/>
              <w:color w:val="000000"/>
            </w:rPr>
            <w:t xml:space="preserve">(Nakagawa </w:t>
          </w:r>
          <w:r w:rsidR="00150EA7" w:rsidRPr="00150EA7">
            <w:rPr>
              <w:rFonts w:eastAsia="Times New Roman"/>
              <w:i/>
              <w:iCs/>
              <w:color w:val="000000"/>
            </w:rPr>
            <w:t>et al.</w:t>
          </w:r>
          <w:r w:rsidR="00150EA7" w:rsidRPr="00150EA7">
            <w:rPr>
              <w:rFonts w:eastAsia="Times New Roman"/>
              <w:color w:val="000000"/>
            </w:rPr>
            <w:t>, 2023)</w:t>
          </w:r>
        </w:sdtContent>
      </w:sdt>
      <w:r w:rsidR="00797EBA">
        <w:rPr>
          <w:rFonts w:eastAsiaTheme="minorEastAsia"/>
          <w:color w:val="000000"/>
        </w:rPr>
        <w:t>.</w:t>
      </w:r>
      <w:r w:rsidR="00733106">
        <w:rPr>
          <w:rFonts w:eastAsiaTheme="minorEastAsia"/>
          <w:color w:val="000000"/>
        </w:rPr>
        <w:t xml:space="preserve"> </w:t>
      </w:r>
      <w:r w:rsidR="00D07A54">
        <w:rPr>
          <w:rFonts w:eastAsiaTheme="minorEastAsia"/>
          <w:color w:val="000000"/>
        </w:rPr>
        <w:t>W</w:t>
      </w:r>
      <w:r w:rsidR="00733106">
        <w:rPr>
          <w:rFonts w:eastAsiaTheme="minorEastAsia"/>
          <w:color w:val="000000"/>
        </w:rPr>
        <w:t>e could not assess the role of climate in modifying leaf photosynthetic traits, as there was not enough data collected from field experiments to test patterns with confidence.</w:t>
      </w:r>
    </w:p>
    <w:p w14:paraId="56B941B9" w14:textId="19043949" w:rsidR="00222911" w:rsidRDefault="00F35A69" w:rsidP="00775AC8">
      <w:pPr>
        <w:spacing w:line="360" w:lineRule="auto"/>
        <w:ind w:firstLine="720"/>
        <w:rPr>
          <w:rFonts w:eastAsiaTheme="minorEastAsia"/>
          <w:color w:val="000000"/>
        </w:rPr>
      </w:pPr>
      <w:r>
        <w:rPr>
          <w:rFonts w:eastAsiaTheme="minorEastAsia"/>
          <w:color w:val="000000"/>
        </w:rPr>
        <w:t xml:space="preserve">Interactions between </w:t>
      </w:r>
      <w:r w:rsidR="005A6F13">
        <w:rPr>
          <w:rFonts w:eastAsiaTheme="minorEastAsia"/>
          <w:color w:val="000000"/>
        </w:rPr>
        <w:t>nitrogen</w:t>
      </w:r>
      <w:r>
        <w:rPr>
          <w:rFonts w:eastAsiaTheme="minorEastAsia"/>
          <w:color w:val="000000"/>
        </w:rPr>
        <w:t xml:space="preserve"> and </w:t>
      </w:r>
      <w:r w:rsidR="005A6F13">
        <w:rPr>
          <w:rFonts w:eastAsiaTheme="minorEastAsia"/>
          <w:color w:val="000000"/>
        </w:rPr>
        <w:t>phosphorus</w:t>
      </w:r>
      <w:r>
        <w:rPr>
          <w:rFonts w:eastAsiaTheme="minorEastAsia"/>
          <w:color w:val="000000"/>
        </w:rPr>
        <w:t xml:space="preserve"> addition on leaf and whole-plant traits were classified into three categories: additive, synergistic, and antagonistic</w:t>
      </w:r>
      <w:r w:rsidR="005A6F13">
        <w:rPr>
          <w:rFonts w:eastAsiaTheme="minorEastAsia"/>
          <w:color w:val="000000"/>
        </w:rPr>
        <w:t xml:space="preserve"> interactions</w:t>
      </w:r>
      <w:r>
        <w:rPr>
          <w:rFonts w:eastAsiaTheme="minorEastAsia"/>
          <w:color w:val="000000"/>
        </w:rPr>
        <w:t xml:space="preserve">. </w:t>
      </w:r>
      <w:r w:rsidR="00A178BD">
        <w:rPr>
          <w:rFonts w:eastAsiaTheme="minorEastAsia"/>
          <w:color w:val="000000"/>
        </w:rPr>
        <w:t>N</w:t>
      </w:r>
      <w:r w:rsidR="00FC5637">
        <w:rPr>
          <w:rFonts w:eastAsiaTheme="minorEastAsia"/>
          <w:color w:val="000000"/>
        </w:rPr>
        <w:t>ull interaction effects (i.e.</w:t>
      </w:r>
      <w:ins w:id="92" w:author="Smith, Nick" w:date="2025-10-22T13:48:00Z" w16du:dateUtc="2025-10-22T18:48:00Z">
        <w:r w:rsidR="008143DE">
          <w:rPr>
            <w:rFonts w:eastAsiaTheme="minorEastAsia"/>
            <w:color w:val="000000"/>
          </w:rPr>
          <w:t>,</w:t>
        </w:r>
      </w:ins>
      <w:r w:rsidR="00FC5637">
        <w:rPr>
          <w:rFonts w:eastAsiaTheme="minorEastAsia"/>
          <w:color w:val="000000"/>
        </w:rPr>
        <w:t xml:space="preserve"> the 95% confidence intervals overlapped with zero) were classified as additive </w:t>
      </w:r>
      <w:r w:rsidR="005A6F13">
        <w:rPr>
          <w:rFonts w:eastAsiaTheme="minorEastAsia"/>
          <w:color w:val="000000"/>
        </w:rPr>
        <w:t>interactions</w:t>
      </w:r>
      <w:r w:rsidR="00FC5637">
        <w:rPr>
          <w:rFonts w:eastAsiaTheme="minorEastAsia"/>
          <w:color w:val="000000"/>
        </w:rPr>
        <w:t xml:space="preserve">, where the combined effect of </w:t>
      </w:r>
      <w:r w:rsidR="005A6F13">
        <w:rPr>
          <w:rFonts w:eastAsiaTheme="minorEastAsia"/>
          <w:color w:val="000000"/>
        </w:rPr>
        <w:t>nitrogen</w:t>
      </w:r>
      <w:r w:rsidR="00FC5637">
        <w:rPr>
          <w:rFonts w:eastAsiaTheme="minorEastAsia"/>
          <w:color w:val="000000"/>
        </w:rPr>
        <w:t xml:space="preserve"> and </w:t>
      </w:r>
      <w:r w:rsidR="005A6F13">
        <w:rPr>
          <w:rFonts w:eastAsiaTheme="minorEastAsia"/>
          <w:color w:val="000000"/>
        </w:rPr>
        <w:t>phosphorus</w:t>
      </w:r>
      <w:r w:rsidR="00FC5637">
        <w:rPr>
          <w:rFonts w:eastAsiaTheme="minorEastAsia"/>
          <w:color w:val="000000"/>
        </w:rPr>
        <w:t xml:space="preserve"> addition</w:t>
      </w:r>
      <w:r w:rsidR="00313C71">
        <w:rPr>
          <w:rFonts w:eastAsiaTheme="minorEastAsia"/>
          <w:color w:val="000000"/>
        </w:rPr>
        <w:t xml:space="preserve"> had similar effects as the sum of the individual effects of </w:t>
      </w:r>
      <w:r w:rsidR="005A6F13">
        <w:rPr>
          <w:rFonts w:eastAsiaTheme="minorEastAsia"/>
          <w:color w:val="000000"/>
        </w:rPr>
        <w:t>nitrogen</w:t>
      </w:r>
      <w:r w:rsidR="00313C71">
        <w:rPr>
          <w:rFonts w:eastAsiaTheme="minorEastAsia"/>
          <w:color w:val="000000"/>
        </w:rPr>
        <w:t xml:space="preserve"> and </w:t>
      </w:r>
      <w:r w:rsidR="005A6F13">
        <w:rPr>
          <w:rFonts w:eastAsiaTheme="minorEastAsia"/>
          <w:color w:val="000000"/>
        </w:rPr>
        <w:t>phosphorus</w:t>
      </w:r>
      <w:r w:rsidR="00313C71">
        <w:rPr>
          <w:rFonts w:eastAsiaTheme="minorEastAsia"/>
          <w:color w:val="000000"/>
        </w:rPr>
        <w:t xml:space="preserve"> addition.</w:t>
      </w:r>
      <w:r w:rsidR="0070294C">
        <w:rPr>
          <w:rFonts w:eastAsiaTheme="minorEastAsia"/>
          <w:color w:val="000000"/>
        </w:rPr>
        <w:t xml:space="preserve"> An interaction was classified as synergistic (i.e.</w:t>
      </w:r>
      <w:ins w:id="93" w:author="Smith, Nick" w:date="2025-10-22T13:49:00Z" w16du:dateUtc="2025-10-22T18:49:00Z">
        <w:r w:rsidR="008143DE">
          <w:rPr>
            <w:rFonts w:eastAsiaTheme="minorEastAsia"/>
            <w:color w:val="000000"/>
          </w:rPr>
          <w:t>,</w:t>
        </w:r>
      </w:ins>
      <w:r w:rsidR="0070294C">
        <w:rPr>
          <w:rFonts w:eastAsiaTheme="minorEastAsia"/>
          <w:color w:val="000000"/>
        </w:rPr>
        <w:t xml:space="preserve"> the combined effect of </w:t>
      </w:r>
      <w:r w:rsidR="005A6F13">
        <w:rPr>
          <w:rFonts w:eastAsiaTheme="minorEastAsia"/>
          <w:color w:val="000000"/>
        </w:rPr>
        <w:t>nitrogen</w:t>
      </w:r>
      <w:r w:rsidR="0070294C">
        <w:rPr>
          <w:rFonts w:eastAsiaTheme="minorEastAsia"/>
          <w:color w:val="000000"/>
        </w:rPr>
        <w:t xml:space="preserve"> and </w:t>
      </w:r>
      <w:r w:rsidR="005A6F13">
        <w:rPr>
          <w:rFonts w:eastAsiaTheme="minorEastAsia"/>
          <w:color w:val="000000"/>
        </w:rPr>
        <w:t>phosphorus</w:t>
      </w:r>
      <w:r w:rsidR="0070294C">
        <w:rPr>
          <w:rFonts w:eastAsiaTheme="minorEastAsia"/>
          <w:color w:val="000000"/>
        </w:rPr>
        <w:t xml:space="preserve"> addition </w:t>
      </w:r>
      <w:r w:rsidR="00222911">
        <w:rPr>
          <w:rFonts w:eastAsiaTheme="minorEastAsia"/>
          <w:color w:val="000000"/>
        </w:rPr>
        <w:t xml:space="preserve">was </w:t>
      </w:r>
      <w:r w:rsidR="0070294C" w:rsidRPr="00A042CE">
        <w:rPr>
          <w:rFonts w:eastAsiaTheme="minorEastAsia"/>
          <w:i/>
          <w:iCs/>
          <w:color w:val="000000"/>
        </w:rPr>
        <w:t>stronger</w:t>
      </w:r>
      <w:r w:rsidR="0070294C">
        <w:rPr>
          <w:rFonts w:eastAsiaTheme="minorEastAsia"/>
          <w:color w:val="000000"/>
        </w:rPr>
        <w:t xml:space="preserve"> than </w:t>
      </w:r>
      <w:r w:rsidR="00D062B6">
        <w:rPr>
          <w:rFonts w:eastAsiaTheme="minorEastAsia"/>
          <w:color w:val="000000"/>
        </w:rPr>
        <w:t>predicted through individual effects</w:t>
      </w:r>
      <w:r w:rsidR="0070294C">
        <w:rPr>
          <w:rFonts w:eastAsiaTheme="minorEastAsia"/>
          <w:color w:val="000000"/>
        </w:rPr>
        <w:t xml:space="preserve">) if positive individual effects of </w:t>
      </w:r>
      <w:r w:rsidR="005A6F13">
        <w:rPr>
          <w:rFonts w:eastAsiaTheme="minorEastAsia"/>
          <w:color w:val="000000"/>
        </w:rPr>
        <w:t>nitrogen</w:t>
      </w:r>
      <w:r w:rsidR="0070294C">
        <w:rPr>
          <w:rFonts w:eastAsiaTheme="minorEastAsia"/>
          <w:color w:val="000000"/>
        </w:rPr>
        <w:t xml:space="preserve"> and </w:t>
      </w:r>
      <w:r w:rsidR="005A6F13">
        <w:rPr>
          <w:rFonts w:eastAsiaTheme="minorEastAsia"/>
          <w:color w:val="000000"/>
        </w:rPr>
        <w:t>phosphorus</w:t>
      </w:r>
      <w:r w:rsidR="0070294C">
        <w:rPr>
          <w:rFonts w:eastAsiaTheme="minorEastAsia"/>
          <w:color w:val="000000"/>
        </w:rPr>
        <w:t xml:space="preserve"> addition correspond</w:t>
      </w:r>
      <w:r w:rsidR="005A6F13">
        <w:rPr>
          <w:rFonts w:eastAsiaTheme="minorEastAsia"/>
          <w:color w:val="000000"/>
        </w:rPr>
        <w:t>ed</w:t>
      </w:r>
      <w:r w:rsidR="0070294C">
        <w:rPr>
          <w:rFonts w:eastAsiaTheme="minorEastAsia"/>
          <w:color w:val="000000"/>
        </w:rPr>
        <w:t xml:space="preserve"> with a significant positive interaction</w:t>
      </w:r>
      <w:r w:rsidR="00D062B6">
        <w:rPr>
          <w:rFonts w:eastAsiaTheme="minorEastAsia"/>
          <w:color w:val="000000"/>
        </w:rPr>
        <w:t xml:space="preserve"> effect</w:t>
      </w:r>
      <w:r w:rsidR="0070294C">
        <w:rPr>
          <w:rFonts w:eastAsiaTheme="minorEastAsia"/>
          <w:color w:val="000000"/>
        </w:rPr>
        <w:t xml:space="preserve">, if negative individual effects of </w:t>
      </w:r>
      <w:r w:rsidR="005A6F13">
        <w:rPr>
          <w:rFonts w:eastAsiaTheme="minorEastAsia"/>
          <w:color w:val="000000"/>
        </w:rPr>
        <w:t>nitrogen</w:t>
      </w:r>
      <w:r w:rsidR="0070294C">
        <w:rPr>
          <w:rFonts w:eastAsiaTheme="minorEastAsia"/>
          <w:color w:val="000000"/>
        </w:rPr>
        <w:t xml:space="preserve"> and </w:t>
      </w:r>
      <w:r w:rsidR="005A6F13">
        <w:rPr>
          <w:rFonts w:eastAsiaTheme="minorEastAsia"/>
          <w:color w:val="000000"/>
        </w:rPr>
        <w:t>phosphorus</w:t>
      </w:r>
      <w:r w:rsidR="0070294C">
        <w:rPr>
          <w:rFonts w:eastAsiaTheme="minorEastAsia"/>
          <w:color w:val="000000"/>
        </w:rPr>
        <w:t xml:space="preserve"> addition correspond with a significant negative interaction</w:t>
      </w:r>
      <w:r w:rsidR="00D062B6">
        <w:rPr>
          <w:rFonts w:eastAsiaTheme="minorEastAsia"/>
          <w:color w:val="000000"/>
        </w:rPr>
        <w:t xml:space="preserve"> effect, or if mixed sign individual effects (e.g., one positive and one negative effect) correspond</w:t>
      </w:r>
      <w:r w:rsidR="005A6F13">
        <w:rPr>
          <w:rFonts w:eastAsiaTheme="minorEastAsia"/>
          <w:color w:val="000000"/>
        </w:rPr>
        <w:t>ed</w:t>
      </w:r>
      <w:r w:rsidR="00D062B6">
        <w:rPr>
          <w:rFonts w:eastAsiaTheme="minorEastAsia"/>
          <w:color w:val="000000"/>
        </w:rPr>
        <w:t xml:space="preserve"> with a significant negative interaction effect. An interaction was classified as antagonistic (that is, the combined effect of </w:t>
      </w:r>
      <w:r w:rsidR="005A6F13">
        <w:rPr>
          <w:rFonts w:eastAsiaTheme="minorEastAsia"/>
          <w:color w:val="000000"/>
        </w:rPr>
        <w:t>nitrogen</w:t>
      </w:r>
      <w:r w:rsidR="00D062B6">
        <w:rPr>
          <w:rFonts w:eastAsiaTheme="minorEastAsia"/>
          <w:color w:val="000000"/>
        </w:rPr>
        <w:t xml:space="preserve"> and </w:t>
      </w:r>
      <w:r w:rsidR="005A6F13">
        <w:rPr>
          <w:rFonts w:eastAsiaTheme="minorEastAsia"/>
          <w:color w:val="000000"/>
        </w:rPr>
        <w:t>phosphorus</w:t>
      </w:r>
      <w:r w:rsidR="00D062B6">
        <w:rPr>
          <w:rFonts w:eastAsiaTheme="minorEastAsia"/>
          <w:color w:val="000000"/>
        </w:rPr>
        <w:t xml:space="preserve"> addition was </w:t>
      </w:r>
      <w:r w:rsidR="00D062B6" w:rsidRPr="00A042CE">
        <w:rPr>
          <w:rFonts w:eastAsiaTheme="minorEastAsia"/>
          <w:i/>
          <w:iCs/>
          <w:color w:val="000000"/>
        </w:rPr>
        <w:t>weaker</w:t>
      </w:r>
      <w:r w:rsidR="00D062B6">
        <w:rPr>
          <w:rFonts w:eastAsiaTheme="minorEastAsia"/>
          <w:color w:val="000000"/>
        </w:rPr>
        <w:t xml:space="preserve"> than predicted through individual effects) if positive individual effects of </w:t>
      </w:r>
      <w:r w:rsidR="005A6F13">
        <w:rPr>
          <w:rFonts w:eastAsiaTheme="minorEastAsia"/>
          <w:color w:val="000000"/>
        </w:rPr>
        <w:t>nitrogen</w:t>
      </w:r>
      <w:r w:rsidR="00D062B6">
        <w:rPr>
          <w:rFonts w:eastAsiaTheme="minorEastAsia"/>
          <w:color w:val="000000"/>
        </w:rPr>
        <w:t xml:space="preserve"> and </w:t>
      </w:r>
      <w:r w:rsidR="005A6F13">
        <w:rPr>
          <w:rFonts w:eastAsiaTheme="minorEastAsia"/>
          <w:color w:val="000000"/>
        </w:rPr>
        <w:t>phosphorus</w:t>
      </w:r>
      <w:r w:rsidR="00D062B6">
        <w:rPr>
          <w:rFonts w:eastAsiaTheme="minorEastAsia"/>
          <w:color w:val="000000"/>
        </w:rPr>
        <w:t xml:space="preserve"> addition correspond</w:t>
      </w:r>
      <w:r w:rsidR="005A6F13">
        <w:rPr>
          <w:rFonts w:eastAsiaTheme="minorEastAsia"/>
          <w:color w:val="000000"/>
        </w:rPr>
        <w:t>ed</w:t>
      </w:r>
      <w:r w:rsidR="00D062B6">
        <w:rPr>
          <w:rFonts w:eastAsiaTheme="minorEastAsia"/>
          <w:color w:val="000000"/>
        </w:rPr>
        <w:t xml:space="preserve"> with a significant negative interaction effect, if negative individual effects of </w:t>
      </w:r>
      <w:r w:rsidR="005A6F13">
        <w:rPr>
          <w:rFonts w:eastAsiaTheme="minorEastAsia"/>
          <w:color w:val="000000"/>
        </w:rPr>
        <w:t>nitrogen</w:t>
      </w:r>
      <w:r w:rsidR="00D062B6">
        <w:rPr>
          <w:rFonts w:eastAsiaTheme="minorEastAsia"/>
          <w:color w:val="000000"/>
        </w:rPr>
        <w:t xml:space="preserve"> and </w:t>
      </w:r>
      <w:r w:rsidR="005A6F13">
        <w:rPr>
          <w:rFonts w:eastAsiaTheme="minorEastAsia"/>
          <w:color w:val="000000"/>
        </w:rPr>
        <w:t>phosphorus</w:t>
      </w:r>
      <w:r w:rsidR="00D062B6">
        <w:rPr>
          <w:rFonts w:eastAsiaTheme="minorEastAsia"/>
          <w:color w:val="000000"/>
        </w:rPr>
        <w:t xml:space="preserve"> addition correspond</w:t>
      </w:r>
      <w:r w:rsidR="005A6F13">
        <w:rPr>
          <w:rFonts w:eastAsiaTheme="minorEastAsia"/>
          <w:color w:val="000000"/>
        </w:rPr>
        <w:t>ed</w:t>
      </w:r>
      <w:r w:rsidR="00D062B6">
        <w:rPr>
          <w:rFonts w:eastAsiaTheme="minorEastAsia"/>
          <w:color w:val="000000"/>
        </w:rPr>
        <w:t xml:space="preserve"> with a significant positive interaction effect, or if mixed sign individual effects correspond</w:t>
      </w:r>
      <w:r w:rsidR="005A6F13">
        <w:rPr>
          <w:rFonts w:eastAsiaTheme="minorEastAsia"/>
          <w:color w:val="000000"/>
        </w:rPr>
        <w:t>ed</w:t>
      </w:r>
      <w:r w:rsidR="00D062B6">
        <w:rPr>
          <w:rFonts w:eastAsiaTheme="minorEastAsia"/>
          <w:color w:val="000000"/>
        </w:rPr>
        <w:t xml:space="preserve"> with a significant positive interaction effect.</w:t>
      </w:r>
      <w:r w:rsidR="00775AC8">
        <w:rPr>
          <w:rFonts w:eastAsiaTheme="minorEastAsia"/>
          <w:color w:val="000000"/>
        </w:rPr>
        <w:t xml:space="preserve"> </w:t>
      </w:r>
    </w:p>
    <w:p w14:paraId="41D9F37E" w14:textId="6A8DA3A5" w:rsidR="005D51FE" w:rsidRDefault="00775AC8" w:rsidP="00222911">
      <w:pPr>
        <w:spacing w:line="360" w:lineRule="auto"/>
        <w:ind w:firstLine="720"/>
        <w:rPr>
          <w:rFonts w:eastAsiaTheme="minorEastAsia"/>
          <w:color w:val="000000"/>
        </w:rPr>
      </w:pPr>
      <w:r>
        <w:rPr>
          <w:rFonts w:eastAsiaTheme="minorEastAsia"/>
          <w:color w:val="000000"/>
        </w:rPr>
        <w:t xml:space="preserve">All plots and statistics were completed using R version 4.4.2 </w:t>
      </w:r>
      <w:sdt>
        <w:sdtPr>
          <w:rPr>
            <w:rFonts w:eastAsiaTheme="minorEastAsia"/>
            <w:color w:val="000000"/>
          </w:rPr>
          <w:tag w:val="MENDELEY_CITATION_v3_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"/>
          <w:id w:val="-2021998617"/>
          <w:placeholder>
            <w:docPart w:val="DefaultPlaceholder_-1854013440"/>
          </w:placeholder>
        </w:sdtPr>
        <w:sdtContent>
          <w:r w:rsidR="00150EA7" w:rsidRPr="00150EA7">
            <w:rPr>
              <w:rFonts w:eastAsiaTheme="minorEastAsia"/>
              <w:color w:val="000000"/>
            </w:rPr>
            <w:t>(R Core Team, 2021)</w:t>
          </w:r>
        </w:sdtContent>
      </w:sdt>
      <w:r w:rsidR="00C36B7D">
        <w:rPr>
          <w:rFonts w:eastAsiaTheme="minorEastAsia"/>
          <w:color w:val="000000"/>
        </w:rPr>
        <w:t>. Plots visualize individual and interaction effects for each response variable as the percentage change between control and treatment groups, calculated as</w:t>
      </w:r>
      <w:r w:rsidR="00222911">
        <w:rPr>
          <w:rFonts w:eastAsiaTheme="minorEastAsia"/>
          <w:color w:val="000000"/>
        </w:rPr>
        <w:t xml:space="preserve"> </w:t>
      </w:r>
      <m:oMath>
        <m:sSub>
          <m:sSubPr>
            <m:ctrlPr>
              <w:rPr>
                <w:rFonts w:ascii="Cambria Math" w:eastAsiaTheme="minorEastAsia" w:hAnsi="Cambria Math"/>
                <w:i/>
                <w:color w:val="000000"/>
              </w:rPr>
            </m:ctrlPr>
          </m:sSubPr>
          <m:e>
            <m:r>
              <w:rPr>
                <w:rFonts w:ascii="Cambria Math" w:eastAsiaTheme="minorEastAsia" w:hAnsi="Cambria Math"/>
                <w:color w:val="000000"/>
              </w:rPr>
              <m:t>%</m:t>
            </m:r>
          </m:e>
          <m:sub>
            <m:r>
              <w:rPr>
                <w:rFonts w:ascii="Cambria Math" w:eastAsiaTheme="minorEastAsia" w:hAnsi="Cambria Math"/>
                <w:color w:val="000000"/>
              </w:rPr>
              <m:t>change</m:t>
            </m:r>
          </m:sub>
        </m:sSub>
        <m:r>
          <w:rPr>
            <w:rFonts w:ascii="Cambria Math" w:eastAsiaTheme="minorEastAsia" w:hAnsi="Cambria Math"/>
            <w:color w:val="000000"/>
          </w:rPr>
          <m:t>=</m:t>
        </m:r>
        <m:d>
          <m:dPr>
            <m:ctrlPr>
              <w:rPr>
                <w:rFonts w:ascii="Cambria Math" w:eastAsiaTheme="minorEastAsia" w:hAnsi="Cambria Math"/>
                <w:i/>
                <w:color w:val="000000"/>
              </w:rPr>
            </m:ctrlPr>
          </m:dPr>
          <m:e>
            <m:sSup>
              <m:sSupPr>
                <m:ctrlPr>
                  <w:rPr>
                    <w:rFonts w:ascii="Cambria Math" w:eastAsiaTheme="minorEastAsia" w:hAnsi="Cambria Math"/>
                    <w:i/>
                    <w:color w:val="000000"/>
                  </w:rPr>
                </m:ctrlPr>
              </m:sSupPr>
              <m:e>
                <m:r>
                  <w:rPr>
                    <w:rFonts w:ascii="Cambria Math" w:eastAsiaTheme="minorEastAsia" w:hAnsi="Cambria Math"/>
                    <w:color w:val="000000"/>
                  </w:rPr>
                  <m:t>e</m:t>
                </m:r>
              </m:e>
              <m:sup>
                <m:r>
                  <w:rPr>
                    <w:rFonts w:ascii="Cambria Math" w:eastAsiaTheme="minorEastAsia" w:hAnsi="Cambria Math"/>
                    <w:color w:val="000000"/>
                  </w:rPr>
                  <m:t>lnRR</m:t>
                </m:r>
              </m:sup>
            </m:sSup>
            <m:r>
              <w:rPr>
                <w:rFonts w:ascii="Cambria Math" w:eastAsiaTheme="minorEastAsia" w:hAnsi="Cambria Math"/>
                <w:color w:val="000000"/>
              </w:rPr>
              <m:t>-1</m:t>
            </m:r>
          </m:e>
        </m:d>
        <m:r>
          <w:rPr>
            <w:rFonts w:ascii="Cambria Math" w:eastAsiaTheme="minorEastAsia" w:hAnsi="Cambria Math"/>
            <w:color w:val="000000"/>
          </w:rPr>
          <m:t>*100</m:t>
        </m:r>
      </m:oMath>
      <w:r w:rsidR="00733106">
        <w:rPr>
          <w:rFonts w:eastAsiaTheme="minorEastAsia"/>
          <w:color w:val="000000"/>
        </w:rPr>
        <w:t>.</w:t>
      </w:r>
    </w:p>
    <w:p w14:paraId="591DA935" w14:textId="77777777" w:rsidR="005D51FE" w:rsidRDefault="005D51FE">
      <w:pPr>
        <w:rPr>
          <w:rFonts w:eastAsiaTheme="minorEastAsia"/>
          <w:color w:val="000000"/>
        </w:rPr>
      </w:pPr>
      <w:r>
        <w:rPr>
          <w:rFonts w:eastAsiaTheme="minorEastAsia"/>
          <w:color w:val="000000"/>
        </w:rPr>
        <w:br w:type="page"/>
      </w:r>
    </w:p>
    <w:p w14:paraId="2B40315E" w14:textId="54251329" w:rsidR="00C36B7D" w:rsidRDefault="005D51FE" w:rsidP="005D51FE">
      <w:pPr>
        <w:spacing w:line="360" w:lineRule="auto"/>
        <w:rPr>
          <w:rFonts w:eastAsiaTheme="minorEastAsia"/>
          <w:color w:val="000000"/>
        </w:rPr>
      </w:pPr>
      <w:commentRangeStart w:id="94"/>
      <w:r>
        <w:rPr>
          <w:rFonts w:eastAsiaTheme="minorEastAsia"/>
          <w:b/>
          <w:bCs/>
          <w:color w:val="000000"/>
        </w:rPr>
        <w:lastRenderedPageBreak/>
        <w:t>Table 1</w:t>
      </w:r>
      <w:r>
        <w:rPr>
          <w:rFonts w:eastAsiaTheme="minorEastAsia"/>
          <w:color w:val="000000"/>
        </w:rPr>
        <w:t xml:space="preserve"> </w:t>
      </w:r>
      <w:commentRangeEnd w:id="94"/>
      <w:r w:rsidR="00CC796A">
        <w:rPr>
          <w:rStyle w:val="CommentReference"/>
        </w:rPr>
        <w:commentReference w:id="94"/>
      </w:r>
      <w:r>
        <w:rPr>
          <w:rFonts w:eastAsiaTheme="minorEastAsia"/>
          <w:color w:val="000000"/>
        </w:rPr>
        <w:t>Summary of trait</w:t>
      </w:r>
      <w:r w:rsidR="00BD59F9">
        <w:rPr>
          <w:rFonts w:eastAsiaTheme="minorEastAsia"/>
          <w:color w:val="000000"/>
        </w:rPr>
        <w:t>s and their associated description, trait scale, and trait units</w:t>
      </w:r>
    </w:p>
    <w:tbl>
      <w:tblPr>
        <w:tblStyle w:val="GridTable6Colorful"/>
        <w:tblW w:w="0" w:type="auto"/>
        <w:tblLook w:val="04A0" w:firstRow="1" w:lastRow="0" w:firstColumn="1" w:lastColumn="0" w:noHBand="0" w:noVBand="1"/>
      </w:tblPr>
      <w:tblGrid>
        <w:gridCol w:w="2314"/>
        <w:gridCol w:w="2533"/>
        <w:gridCol w:w="2167"/>
        <w:gridCol w:w="2336"/>
      </w:tblGrid>
      <w:tr w:rsidR="005D51FE" w14:paraId="4EA53D21" w14:textId="77777777" w:rsidTr="00BD5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20D77009" w14:textId="18C83B35" w:rsidR="005D51FE" w:rsidRPr="00BD59F9" w:rsidRDefault="005D51FE" w:rsidP="00BD59F9">
            <w:pPr>
              <w:spacing w:line="360" w:lineRule="auto"/>
              <w:rPr>
                <w:rFonts w:ascii="Arial" w:eastAsiaTheme="minorEastAsia" w:hAnsi="Arial" w:cs="Arial"/>
                <w:color w:val="000000"/>
                <w:sz w:val="20"/>
                <w:szCs w:val="20"/>
              </w:rPr>
            </w:pPr>
            <w:r w:rsidRPr="00BD59F9">
              <w:rPr>
                <w:rFonts w:ascii="Arial" w:eastAsiaTheme="minorEastAsia" w:hAnsi="Arial" w:cs="Arial"/>
                <w:color w:val="000000"/>
                <w:sz w:val="20"/>
                <w:szCs w:val="20"/>
              </w:rPr>
              <w:t>Trait</w:t>
            </w:r>
          </w:p>
        </w:tc>
        <w:tc>
          <w:tcPr>
            <w:tcW w:w="2533" w:type="dxa"/>
            <w:vAlign w:val="center"/>
          </w:tcPr>
          <w:p w14:paraId="03F1CDAF" w14:textId="72FAE2E7" w:rsidR="005D51FE" w:rsidRPr="00BD59F9" w:rsidRDefault="005D51FE" w:rsidP="00BD59F9">
            <w:pPr>
              <w:spacing w:line="360" w:lineRule="auto"/>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Description</w:t>
            </w:r>
          </w:p>
        </w:tc>
        <w:tc>
          <w:tcPr>
            <w:tcW w:w="2167" w:type="dxa"/>
            <w:vAlign w:val="center"/>
          </w:tcPr>
          <w:p w14:paraId="30D09B60" w14:textId="05555B5F" w:rsidR="005D51FE" w:rsidRPr="00BD59F9" w:rsidRDefault="005D51FE" w:rsidP="00BD59F9">
            <w:pPr>
              <w:spacing w:line="360" w:lineRule="auto"/>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Trait type</w:t>
            </w:r>
          </w:p>
        </w:tc>
        <w:tc>
          <w:tcPr>
            <w:tcW w:w="2336" w:type="dxa"/>
            <w:vAlign w:val="center"/>
          </w:tcPr>
          <w:p w14:paraId="6E6C5FD4" w14:textId="2DE1218B" w:rsidR="005D51FE" w:rsidRPr="00BD59F9" w:rsidRDefault="005D51FE" w:rsidP="00BD59F9">
            <w:pPr>
              <w:spacing w:line="360" w:lineRule="auto"/>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Units</w:t>
            </w:r>
          </w:p>
        </w:tc>
      </w:tr>
      <w:tr w:rsidR="005D51FE" w14:paraId="66A29A02" w14:textId="77777777" w:rsidTr="00BD5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3426F13B" w14:textId="0005A2D2" w:rsidR="005D51FE" w:rsidRPr="00BD59F9" w:rsidRDefault="005D51FE" w:rsidP="00BD59F9">
            <w:pPr>
              <w:rPr>
                <w:rFonts w:ascii="Arial" w:eastAsiaTheme="minorEastAsia" w:hAnsi="Arial" w:cs="Arial"/>
                <w:iCs/>
                <w:color w:val="000000"/>
                <w:sz w:val="20"/>
                <w:szCs w:val="20"/>
              </w:rPr>
            </w:pPr>
            <w:r w:rsidRPr="00BD59F9">
              <w:rPr>
                <w:rFonts w:ascii="Arial" w:eastAsiaTheme="minorEastAsia" w:hAnsi="Arial" w:cs="Arial"/>
                <w:i/>
                <w:color w:val="000000"/>
                <w:sz w:val="20"/>
                <w:szCs w:val="20"/>
              </w:rPr>
              <w:t>M</w:t>
            </w:r>
            <w:r w:rsidRPr="00BD59F9">
              <w:rPr>
                <w:rFonts w:ascii="Arial" w:eastAsiaTheme="minorEastAsia" w:hAnsi="Arial" w:cs="Arial"/>
                <w:iCs/>
                <w:color w:val="000000"/>
                <w:sz w:val="20"/>
                <w:szCs w:val="20"/>
                <w:vertAlign w:val="subscript"/>
              </w:rPr>
              <w:t>area</w:t>
            </w:r>
          </w:p>
        </w:tc>
        <w:tc>
          <w:tcPr>
            <w:tcW w:w="2533" w:type="dxa"/>
            <w:vAlign w:val="center"/>
          </w:tcPr>
          <w:p w14:paraId="550140E5" w14:textId="741EEB89"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dry biomass per unit leaf area</w:t>
            </w:r>
          </w:p>
        </w:tc>
        <w:tc>
          <w:tcPr>
            <w:tcW w:w="2167" w:type="dxa"/>
            <w:vAlign w:val="center"/>
          </w:tcPr>
          <w:p w14:paraId="7ABD76AF" w14:textId="60D70603"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structure, morphology</w:t>
            </w:r>
          </w:p>
        </w:tc>
        <w:tc>
          <w:tcPr>
            <w:tcW w:w="2336" w:type="dxa"/>
            <w:vAlign w:val="center"/>
          </w:tcPr>
          <w:p w14:paraId="2C237094" w14:textId="6DF24D6D"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g m</w:t>
            </w:r>
            <w:r w:rsidRPr="00BD59F9">
              <w:rPr>
                <w:rFonts w:ascii="Arial" w:eastAsiaTheme="minorEastAsia" w:hAnsi="Arial" w:cs="Arial"/>
                <w:color w:val="000000"/>
                <w:sz w:val="20"/>
                <w:szCs w:val="20"/>
                <w:vertAlign w:val="superscript"/>
              </w:rPr>
              <w:t>-2</w:t>
            </w:r>
          </w:p>
        </w:tc>
      </w:tr>
      <w:tr w:rsidR="005D51FE" w14:paraId="71BF427C" w14:textId="77777777" w:rsidTr="00BD59F9">
        <w:tc>
          <w:tcPr>
            <w:cnfStyle w:val="001000000000" w:firstRow="0" w:lastRow="0" w:firstColumn="1" w:lastColumn="0" w:oddVBand="0" w:evenVBand="0" w:oddHBand="0" w:evenHBand="0" w:firstRowFirstColumn="0" w:firstRowLastColumn="0" w:lastRowFirstColumn="0" w:lastRowLastColumn="0"/>
            <w:tcW w:w="2314" w:type="dxa"/>
            <w:vAlign w:val="center"/>
          </w:tcPr>
          <w:p w14:paraId="06FB1A11" w14:textId="1045CBC2" w:rsidR="005D51FE" w:rsidRPr="00BD59F9" w:rsidRDefault="005D51FE" w:rsidP="00BD59F9">
            <w:pPr>
              <w:rPr>
                <w:rFonts w:ascii="Arial" w:eastAsiaTheme="minorEastAsia" w:hAnsi="Arial" w:cs="Arial"/>
                <w:iCs/>
                <w:color w:val="000000"/>
                <w:sz w:val="20"/>
                <w:szCs w:val="20"/>
              </w:rPr>
            </w:pPr>
            <w:proofErr w:type="spellStart"/>
            <w:r w:rsidRPr="00BD59F9">
              <w:rPr>
                <w:rFonts w:ascii="Arial" w:eastAsiaTheme="minorEastAsia" w:hAnsi="Arial" w:cs="Arial"/>
                <w:i/>
                <w:iCs/>
                <w:color w:val="000000"/>
                <w:sz w:val="20"/>
                <w:szCs w:val="20"/>
              </w:rPr>
              <w:t>N</w:t>
            </w:r>
            <w:r w:rsidRPr="00BD59F9">
              <w:rPr>
                <w:rFonts w:ascii="Arial" w:eastAsiaTheme="minorEastAsia" w:hAnsi="Arial" w:cs="Arial"/>
                <w:iCs/>
                <w:color w:val="000000"/>
                <w:sz w:val="20"/>
                <w:szCs w:val="20"/>
                <w:vertAlign w:val="subscript"/>
              </w:rPr>
              <w:t>mass</w:t>
            </w:r>
            <w:proofErr w:type="spellEnd"/>
          </w:p>
        </w:tc>
        <w:tc>
          <w:tcPr>
            <w:tcW w:w="2533" w:type="dxa"/>
            <w:vAlign w:val="center"/>
          </w:tcPr>
          <w:p w14:paraId="6A23C1C2" w14:textId="4B2EAC4B"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nitrogen content per unit leaf biomass</w:t>
            </w:r>
          </w:p>
        </w:tc>
        <w:tc>
          <w:tcPr>
            <w:tcW w:w="2167" w:type="dxa"/>
            <w:vAlign w:val="center"/>
          </w:tcPr>
          <w:p w14:paraId="118C9864" w14:textId="44C8E8DF"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chemistry</w:t>
            </w:r>
          </w:p>
        </w:tc>
        <w:tc>
          <w:tcPr>
            <w:tcW w:w="2336" w:type="dxa"/>
            <w:vAlign w:val="center"/>
          </w:tcPr>
          <w:p w14:paraId="78CD2988" w14:textId="3915BF60"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proofErr w:type="spellStart"/>
            <w:r w:rsidRPr="00BD59F9">
              <w:rPr>
                <w:rFonts w:ascii="Arial" w:eastAsiaTheme="minorEastAsia" w:hAnsi="Arial" w:cs="Arial"/>
                <w:color w:val="000000"/>
                <w:sz w:val="20"/>
                <w:szCs w:val="20"/>
              </w:rPr>
              <w:t>gN</w:t>
            </w:r>
            <w:proofErr w:type="spellEnd"/>
            <w:r w:rsidRPr="00BD59F9">
              <w:rPr>
                <w:rFonts w:ascii="Arial" w:eastAsiaTheme="minorEastAsia" w:hAnsi="Arial" w:cs="Arial"/>
                <w:color w:val="000000"/>
                <w:sz w:val="20"/>
                <w:szCs w:val="20"/>
              </w:rPr>
              <w:t xml:space="preserve"> g</w:t>
            </w:r>
            <w:r w:rsidRPr="00BD59F9">
              <w:rPr>
                <w:rFonts w:ascii="Arial" w:eastAsiaTheme="minorEastAsia" w:hAnsi="Arial" w:cs="Arial"/>
                <w:color w:val="000000"/>
                <w:sz w:val="20"/>
                <w:szCs w:val="20"/>
                <w:vertAlign w:val="superscript"/>
              </w:rPr>
              <w:t>-1</w:t>
            </w:r>
          </w:p>
        </w:tc>
      </w:tr>
      <w:tr w:rsidR="005D51FE" w14:paraId="361DDCA7" w14:textId="77777777" w:rsidTr="00BD5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51668775" w14:textId="1C5A7609" w:rsidR="005D51FE" w:rsidRPr="00BD59F9" w:rsidRDefault="005D51FE" w:rsidP="00BD59F9">
            <w:pPr>
              <w:rPr>
                <w:rFonts w:ascii="Arial" w:eastAsiaTheme="minorEastAsia" w:hAnsi="Arial" w:cs="Arial"/>
                <w:iCs/>
                <w:color w:val="000000"/>
                <w:sz w:val="20"/>
                <w:szCs w:val="20"/>
                <w:vertAlign w:val="subscript"/>
              </w:rPr>
            </w:pPr>
            <w:r w:rsidRPr="00BD59F9">
              <w:rPr>
                <w:rFonts w:ascii="Arial" w:eastAsiaTheme="minorEastAsia" w:hAnsi="Arial" w:cs="Arial"/>
                <w:i/>
                <w:iCs/>
                <w:color w:val="000000"/>
                <w:sz w:val="20"/>
                <w:szCs w:val="20"/>
              </w:rPr>
              <w:t>N</w:t>
            </w:r>
            <w:r w:rsidRPr="00BD59F9">
              <w:rPr>
                <w:rFonts w:ascii="Arial" w:eastAsiaTheme="minorEastAsia" w:hAnsi="Arial" w:cs="Arial"/>
                <w:color w:val="000000"/>
                <w:sz w:val="20"/>
                <w:szCs w:val="20"/>
                <w:vertAlign w:val="subscript"/>
              </w:rPr>
              <w:t>area</w:t>
            </w:r>
          </w:p>
        </w:tc>
        <w:tc>
          <w:tcPr>
            <w:tcW w:w="2533" w:type="dxa"/>
            <w:vAlign w:val="center"/>
          </w:tcPr>
          <w:p w14:paraId="65676972" w14:textId="54F13A82"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nitrogen content per unit leaf area</w:t>
            </w:r>
          </w:p>
        </w:tc>
        <w:tc>
          <w:tcPr>
            <w:tcW w:w="2167" w:type="dxa"/>
            <w:vAlign w:val="center"/>
          </w:tcPr>
          <w:p w14:paraId="0D1A2CA4" w14:textId="0531B9BB"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chemistry</w:t>
            </w:r>
          </w:p>
        </w:tc>
        <w:tc>
          <w:tcPr>
            <w:tcW w:w="2336" w:type="dxa"/>
            <w:vAlign w:val="center"/>
          </w:tcPr>
          <w:p w14:paraId="4B45215D" w14:textId="0CDECBE8"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proofErr w:type="spellStart"/>
            <w:r w:rsidRPr="00BD59F9">
              <w:rPr>
                <w:rFonts w:ascii="Arial" w:eastAsiaTheme="minorEastAsia" w:hAnsi="Arial" w:cs="Arial"/>
                <w:color w:val="000000"/>
                <w:sz w:val="20"/>
                <w:szCs w:val="20"/>
              </w:rPr>
              <w:t>gN</w:t>
            </w:r>
            <w:proofErr w:type="spellEnd"/>
            <w:r w:rsidRPr="00BD59F9">
              <w:rPr>
                <w:rFonts w:ascii="Arial" w:eastAsiaTheme="minorEastAsia" w:hAnsi="Arial" w:cs="Arial"/>
                <w:color w:val="000000"/>
                <w:sz w:val="20"/>
                <w:szCs w:val="20"/>
              </w:rPr>
              <w:t xml:space="preserve"> m</w:t>
            </w:r>
            <w:r w:rsidRPr="00BD59F9">
              <w:rPr>
                <w:rFonts w:ascii="Arial" w:eastAsiaTheme="minorEastAsia" w:hAnsi="Arial" w:cs="Arial"/>
                <w:color w:val="000000"/>
                <w:sz w:val="20"/>
                <w:szCs w:val="20"/>
                <w:vertAlign w:val="superscript"/>
              </w:rPr>
              <w:t>-2</w:t>
            </w:r>
          </w:p>
        </w:tc>
      </w:tr>
      <w:tr w:rsidR="005D51FE" w14:paraId="0A452DD0" w14:textId="77777777" w:rsidTr="00BD59F9">
        <w:tc>
          <w:tcPr>
            <w:cnfStyle w:val="001000000000" w:firstRow="0" w:lastRow="0" w:firstColumn="1" w:lastColumn="0" w:oddVBand="0" w:evenVBand="0" w:oddHBand="0" w:evenHBand="0" w:firstRowFirstColumn="0" w:firstRowLastColumn="0" w:lastRowFirstColumn="0" w:lastRowLastColumn="0"/>
            <w:tcW w:w="2314" w:type="dxa"/>
            <w:vAlign w:val="center"/>
          </w:tcPr>
          <w:p w14:paraId="32A6D3C7" w14:textId="7E1FCD62" w:rsidR="005D51FE" w:rsidRPr="00BD59F9" w:rsidRDefault="005D51FE" w:rsidP="00BD59F9">
            <w:pPr>
              <w:rPr>
                <w:rFonts w:ascii="Arial" w:eastAsiaTheme="minorEastAsia" w:hAnsi="Arial" w:cs="Arial"/>
                <w:color w:val="000000"/>
                <w:sz w:val="20"/>
                <w:szCs w:val="20"/>
                <w:vertAlign w:val="subscript"/>
              </w:rPr>
            </w:pPr>
            <w:proofErr w:type="spellStart"/>
            <w:r w:rsidRPr="00BD59F9">
              <w:rPr>
                <w:rFonts w:ascii="Arial" w:eastAsiaTheme="minorEastAsia" w:hAnsi="Arial" w:cs="Arial"/>
                <w:i/>
                <w:iCs/>
                <w:color w:val="000000"/>
                <w:sz w:val="20"/>
                <w:szCs w:val="20"/>
              </w:rPr>
              <w:t>P</w:t>
            </w:r>
            <w:r w:rsidRPr="00BD59F9">
              <w:rPr>
                <w:rFonts w:ascii="Arial" w:eastAsiaTheme="minorEastAsia" w:hAnsi="Arial" w:cs="Arial"/>
                <w:color w:val="000000"/>
                <w:sz w:val="20"/>
                <w:szCs w:val="20"/>
                <w:vertAlign w:val="subscript"/>
              </w:rPr>
              <w:t>mass</w:t>
            </w:r>
            <w:proofErr w:type="spellEnd"/>
          </w:p>
        </w:tc>
        <w:tc>
          <w:tcPr>
            <w:tcW w:w="2533" w:type="dxa"/>
            <w:vAlign w:val="center"/>
          </w:tcPr>
          <w:p w14:paraId="45173C5B" w14:textId="40B6636A"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phosphorus content per unit leaf biomass</w:t>
            </w:r>
          </w:p>
        </w:tc>
        <w:tc>
          <w:tcPr>
            <w:tcW w:w="2167" w:type="dxa"/>
            <w:vAlign w:val="center"/>
          </w:tcPr>
          <w:p w14:paraId="6E12B9F0" w14:textId="0EBBF23D"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chemistry</w:t>
            </w:r>
          </w:p>
        </w:tc>
        <w:tc>
          <w:tcPr>
            <w:tcW w:w="2336" w:type="dxa"/>
            <w:vAlign w:val="center"/>
          </w:tcPr>
          <w:p w14:paraId="27733857" w14:textId="282C9476"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proofErr w:type="spellStart"/>
            <w:r w:rsidRPr="00BD59F9">
              <w:rPr>
                <w:rFonts w:ascii="Arial" w:eastAsiaTheme="minorEastAsia" w:hAnsi="Arial" w:cs="Arial"/>
                <w:color w:val="000000"/>
                <w:sz w:val="20"/>
                <w:szCs w:val="20"/>
              </w:rPr>
              <w:t>gP</w:t>
            </w:r>
            <w:proofErr w:type="spellEnd"/>
            <w:r w:rsidRPr="00BD59F9">
              <w:rPr>
                <w:rFonts w:ascii="Arial" w:eastAsiaTheme="minorEastAsia" w:hAnsi="Arial" w:cs="Arial"/>
                <w:color w:val="000000"/>
                <w:sz w:val="20"/>
                <w:szCs w:val="20"/>
              </w:rPr>
              <w:t xml:space="preserve"> g</w:t>
            </w:r>
            <w:r w:rsidRPr="00BD59F9">
              <w:rPr>
                <w:rFonts w:ascii="Arial" w:eastAsiaTheme="minorEastAsia" w:hAnsi="Arial" w:cs="Arial"/>
                <w:color w:val="000000"/>
                <w:sz w:val="20"/>
                <w:szCs w:val="20"/>
                <w:vertAlign w:val="superscript"/>
              </w:rPr>
              <w:t>-1</w:t>
            </w:r>
          </w:p>
        </w:tc>
      </w:tr>
      <w:tr w:rsidR="005D51FE" w14:paraId="7EAB979B" w14:textId="77777777" w:rsidTr="00BD5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1AFB2DA0" w14:textId="052A6C08" w:rsidR="005D51FE" w:rsidRPr="00BD59F9" w:rsidRDefault="005D51FE" w:rsidP="00BD59F9">
            <w:pPr>
              <w:rPr>
                <w:rFonts w:ascii="Arial" w:eastAsiaTheme="minorEastAsia" w:hAnsi="Arial" w:cs="Arial"/>
                <w:color w:val="000000"/>
                <w:sz w:val="20"/>
                <w:szCs w:val="20"/>
                <w:vertAlign w:val="subscript"/>
              </w:rPr>
            </w:pPr>
            <w:proofErr w:type="spellStart"/>
            <w:r w:rsidRPr="00BD59F9">
              <w:rPr>
                <w:rFonts w:ascii="Arial" w:eastAsiaTheme="minorEastAsia" w:hAnsi="Arial" w:cs="Arial"/>
                <w:i/>
                <w:iCs/>
                <w:color w:val="000000"/>
                <w:sz w:val="20"/>
                <w:szCs w:val="20"/>
              </w:rPr>
              <w:t>P</w:t>
            </w:r>
            <w:r w:rsidRPr="00BD59F9">
              <w:rPr>
                <w:rFonts w:ascii="Arial" w:eastAsiaTheme="minorEastAsia" w:hAnsi="Arial" w:cs="Arial"/>
                <w:color w:val="000000"/>
                <w:sz w:val="20"/>
                <w:szCs w:val="20"/>
                <w:vertAlign w:val="subscript"/>
              </w:rPr>
              <w:t>area</w:t>
            </w:r>
            <w:proofErr w:type="spellEnd"/>
          </w:p>
        </w:tc>
        <w:tc>
          <w:tcPr>
            <w:tcW w:w="2533" w:type="dxa"/>
            <w:vAlign w:val="center"/>
          </w:tcPr>
          <w:p w14:paraId="31121B48" w14:textId="55E965FF"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phosphorus content per unit leaf area</w:t>
            </w:r>
          </w:p>
        </w:tc>
        <w:tc>
          <w:tcPr>
            <w:tcW w:w="2167" w:type="dxa"/>
            <w:vAlign w:val="center"/>
          </w:tcPr>
          <w:p w14:paraId="0747E4F6" w14:textId="56E9FB85"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chemistry</w:t>
            </w:r>
          </w:p>
        </w:tc>
        <w:tc>
          <w:tcPr>
            <w:tcW w:w="2336" w:type="dxa"/>
            <w:vAlign w:val="center"/>
          </w:tcPr>
          <w:p w14:paraId="1EAD6FED" w14:textId="7D61F5FD"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proofErr w:type="spellStart"/>
            <w:r w:rsidRPr="00BD59F9">
              <w:rPr>
                <w:rFonts w:ascii="Arial" w:eastAsiaTheme="minorEastAsia" w:hAnsi="Arial" w:cs="Arial"/>
                <w:color w:val="000000"/>
                <w:sz w:val="20"/>
                <w:szCs w:val="20"/>
              </w:rPr>
              <w:t>gP</w:t>
            </w:r>
            <w:proofErr w:type="spellEnd"/>
            <w:r w:rsidRPr="00BD59F9">
              <w:rPr>
                <w:rFonts w:ascii="Arial" w:eastAsiaTheme="minorEastAsia" w:hAnsi="Arial" w:cs="Arial"/>
                <w:color w:val="000000"/>
                <w:sz w:val="20"/>
                <w:szCs w:val="20"/>
              </w:rPr>
              <w:t xml:space="preserve"> m</w:t>
            </w:r>
            <w:r w:rsidRPr="00BD59F9">
              <w:rPr>
                <w:rFonts w:ascii="Arial" w:eastAsiaTheme="minorEastAsia" w:hAnsi="Arial" w:cs="Arial"/>
                <w:color w:val="000000"/>
                <w:sz w:val="20"/>
                <w:szCs w:val="20"/>
                <w:vertAlign w:val="superscript"/>
              </w:rPr>
              <w:t>-2</w:t>
            </w:r>
          </w:p>
        </w:tc>
      </w:tr>
      <w:tr w:rsidR="005D51FE" w14:paraId="7453F7E9" w14:textId="77777777" w:rsidTr="00BD59F9">
        <w:tc>
          <w:tcPr>
            <w:cnfStyle w:val="001000000000" w:firstRow="0" w:lastRow="0" w:firstColumn="1" w:lastColumn="0" w:oddVBand="0" w:evenVBand="0" w:oddHBand="0" w:evenHBand="0" w:firstRowFirstColumn="0" w:firstRowLastColumn="0" w:lastRowFirstColumn="0" w:lastRowLastColumn="0"/>
            <w:tcW w:w="2314" w:type="dxa"/>
            <w:vAlign w:val="center"/>
          </w:tcPr>
          <w:p w14:paraId="17E42493" w14:textId="14BE21D7" w:rsidR="005D51FE" w:rsidRPr="00BD59F9" w:rsidRDefault="005D51FE" w:rsidP="00BD59F9">
            <w:pPr>
              <w:rPr>
                <w:rFonts w:ascii="Arial" w:eastAsiaTheme="minorEastAsia" w:hAnsi="Arial" w:cs="Arial"/>
                <w:color w:val="000000"/>
                <w:sz w:val="20"/>
                <w:szCs w:val="20"/>
              </w:rPr>
            </w:pPr>
            <w:r w:rsidRPr="00BD59F9">
              <w:rPr>
                <w:rFonts w:ascii="Arial" w:eastAsiaTheme="minorEastAsia" w:hAnsi="Arial" w:cs="Arial"/>
                <w:color w:val="000000"/>
                <w:sz w:val="20"/>
                <w:szCs w:val="20"/>
              </w:rPr>
              <w:t>Leaf N:P</w:t>
            </w:r>
          </w:p>
        </w:tc>
        <w:tc>
          <w:tcPr>
            <w:tcW w:w="2533" w:type="dxa"/>
            <w:vAlign w:val="center"/>
          </w:tcPr>
          <w:p w14:paraId="265BDA45" w14:textId="75B8F7C6"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ratio of leaf nitrogen content (</w:t>
            </w:r>
            <w:proofErr w:type="spellStart"/>
            <w:r w:rsidRPr="00BD59F9">
              <w:rPr>
                <w:rFonts w:ascii="Arial" w:eastAsiaTheme="minorEastAsia" w:hAnsi="Arial" w:cs="Arial"/>
                <w:i/>
                <w:iCs/>
                <w:color w:val="000000"/>
                <w:sz w:val="20"/>
                <w:szCs w:val="20"/>
              </w:rPr>
              <w:t>N</w:t>
            </w:r>
            <w:r w:rsidRPr="00BD59F9">
              <w:rPr>
                <w:rFonts w:ascii="Arial" w:eastAsiaTheme="minorEastAsia" w:hAnsi="Arial" w:cs="Arial"/>
                <w:color w:val="000000"/>
                <w:sz w:val="20"/>
                <w:szCs w:val="20"/>
                <w:vertAlign w:val="subscript"/>
              </w:rPr>
              <w:t>mass</w:t>
            </w:r>
            <w:proofErr w:type="spellEnd"/>
            <w:r w:rsidRPr="00BD59F9">
              <w:rPr>
                <w:rFonts w:ascii="Arial" w:eastAsiaTheme="minorEastAsia" w:hAnsi="Arial" w:cs="Arial"/>
                <w:color w:val="000000"/>
                <w:sz w:val="20"/>
                <w:szCs w:val="20"/>
              </w:rPr>
              <w:t>) to leaf phosphorus content (</w:t>
            </w:r>
            <w:proofErr w:type="spellStart"/>
            <w:r w:rsidRPr="00BD59F9">
              <w:rPr>
                <w:rFonts w:ascii="Arial" w:eastAsiaTheme="minorEastAsia" w:hAnsi="Arial" w:cs="Arial"/>
                <w:i/>
                <w:iCs/>
                <w:color w:val="000000"/>
                <w:sz w:val="20"/>
                <w:szCs w:val="20"/>
              </w:rPr>
              <w:t>P</w:t>
            </w:r>
            <w:r w:rsidRPr="00BD59F9">
              <w:rPr>
                <w:rFonts w:ascii="Arial" w:eastAsiaTheme="minorEastAsia" w:hAnsi="Arial" w:cs="Arial"/>
                <w:color w:val="000000"/>
                <w:sz w:val="20"/>
                <w:szCs w:val="20"/>
                <w:vertAlign w:val="subscript"/>
              </w:rPr>
              <w:t>mass</w:t>
            </w:r>
            <w:proofErr w:type="spellEnd"/>
            <w:r w:rsidRPr="00BD59F9">
              <w:rPr>
                <w:rFonts w:ascii="Arial" w:eastAsiaTheme="minorEastAsia" w:hAnsi="Arial" w:cs="Arial"/>
                <w:color w:val="000000"/>
                <w:sz w:val="20"/>
                <w:szCs w:val="20"/>
              </w:rPr>
              <w:t>)</w:t>
            </w:r>
          </w:p>
        </w:tc>
        <w:tc>
          <w:tcPr>
            <w:tcW w:w="2167" w:type="dxa"/>
            <w:vAlign w:val="center"/>
          </w:tcPr>
          <w:p w14:paraId="3D2C7176" w14:textId="25B6B2E5"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chemistry</w:t>
            </w:r>
          </w:p>
        </w:tc>
        <w:tc>
          <w:tcPr>
            <w:tcW w:w="2336" w:type="dxa"/>
            <w:vAlign w:val="center"/>
          </w:tcPr>
          <w:p w14:paraId="2CD14BC1" w14:textId="1B051C67"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unitless</w:t>
            </w:r>
          </w:p>
        </w:tc>
      </w:tr>
      <w:tr w:rsidR="005D51FE" w14:paraId="5E1823B2" w14:textId="77777777" w:rsidTr="00BD5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545AACD0" w14:textId="2719605C" w:rsidR="005D51FE" w:rsidRPr="00BD59F9" w:rsidRDefault="005D51FE" w:rsidP="00BD59F9">
            <w:pPr>
              <w:rPr>
                <w:rFonts w:ascii="Arial" w:eastAsiaTheme="minorEastAsia" w:hAnsi="Arial" w:cs="Arial"/>
                <w:color w:val="000000"/>
                <w:sz w:val="20"/>
                <w:szCs w:val="20"/>
                <w:vertAlign w:val="subscript"/>
              </w:rPr>
            </w:pPr>
            <w:r w:rsidRPr="00BD59F9">
              <w:rPr>
                <w:rFonts w:ascii="Arial" w:eastAsiaTheme="minorEastAsia" w:hAnsi="Arial" w:cs="Arial"/>
                <w:i/>
                <w:iCs/>
                <w:color w:val="000000"/>
                <w:sz w:val="20"/>
                <w:szCs w:val="20"/>
              </w:rPr>
              <w:t>A</w:t>
            </w:r>
            <w:r w:rsidRPr="00BD59F9">
              <w:rPr>
                <w:rFonts w:ascii="Arial" w:eastAsiaTheme="minorEastAsia" w:hAnsi="Arial" w:cs="Arial"/>
                <w:color w:val="000000"/>
                <w:sz w:val="20"/>
                <w:szCs w:val="20"/>
                <w:vertAlign w:val="subscript"/>
              </w:rPr>
              <w:t>sat</w:t>
            </w:r>
          </w:p>
        </w:tc>
        <w:tc>
          <w:tcPr>
            <w:tcW w:w="2533" w:type="dxa"/>
            <w:vAlign w:val="center"/>
          </w:tcPr>
          <w:p w14:paraId="35A49B7A" w14:textId="2A456ABC" w:rsidR="005D51FE"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light-saturated net photosynthesis rate</w:t>
            </w:r>
          </w:p>
        </w:tc>
        <w:tc>
          <w:tcPr>
            <w:tcW w:w="2167" w:type="dxa"/>
            <w:vAlign w:val="center"/>
          </w:tcPr>
          <w:p w14:paraId="24118ECF" w14:textId="0CEEE1C2"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photosynthe</w:t>
            </w:r>
            <w:r w:rsidR="00BD59F9" w:rsidRPr="00BD59F9">
              <w:rPr>
                <w:rFonts w:ascii="Arial" w:eastAsiaTheme="minorEastAsia" w:hAnsi="Arial" w:cs="Arial"/>
                <w:color w:val="000000"/>
                <w:sz w:val="20"/>
                <w:szCs w:val="20"/>
              </w:rPr>
              <w:t>sis</w:t>
            </w:r>
          </w:p>
        </w:tc>
        <w:tc>
          <w:tcPr>
            <w:tcW w:w="2336" w:type="dxa"/>
            <w:vAlign w:val="center"/>
          </w:tcPr>
          <w:p w14:paraId="06ED7117" w14:textId="23142CAB" w:rsidR="005D51FE"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proofErr w:type="spellStart"/>
            <w:r w:rsidRPr="00BD59F9">
              <w:rPr>
                <w:rFonts w:ascii="Arial" w:eastAsiaTheme="minorEastAsia" w:hAnsi="Arial" w:cs="Arial"/>
                <w:color w:val="000000"/>
                <w:sz w:val="20"/>
                <w:szCs w:val="20"/>
                <w:lang w:val="el-GR"/>
              </w:rPr>
              <w:t>μm</w:t>
            </w:r>
            <w:r w:rsidRPr="00BD59F9">
              <w:rPr>
                <w:rFonts w:ascii="Arial" w:eastAsiaTheme="minorEastAsia" w:hAnsi="Arial" w:cs="Arial"/>
                <w:color w:val="000000"/>
                <w:sz w:val="20"/>
                <w:szCs w:val="20"/>
              </w:rPr>
              <w:t>ol</w:t>
            </w:r>
            <w:proofErr w:type="spellEnd"/>
            <w:r w:rsidRPr="00BD59F9">
              <w:rPr>
                <w:rFonts w:ascii="Arial" w:eastAsiaTheme="minorEastAsia" w:hAnsi="Arial" w:cs="Arial"/>
                <w:color w:val="000000"/>
                <w:sz w:val="20"/>
                <w:szCs w:val="20"/>
              </w:rPr>
              <w:t xml:space="preserve"> m</w:t>
            </w:r>
            <w:r w:rsidRPr="00BD59F9">
              <w:rPr>
                <w:rFonts w:ascii="Arial" w:eastAsiaTheme="minorEastAsia" w:hAnsi="Arial" w:cs="Arial"/>
                <w:color w:val="000000"/>
                <w:sz w:val="20"/>
                <w:szCs w:val="20"/>
                <w:vertAlign w:val="superscript"/>
              </w:rPr>
              <w:t xml:space="preserve">-2 </w:t>
            </w:r>
            <w:r w:rsidRPr="00BD59F9">
              <w:rPr>
                <w:rFonts w:ascii="Arial" w:eastAsiaTheme="minorEastAsia" w:hAnsi="Arial" w:cs="Arial"/>
                <w:color w:val="000000"/>
                <w:sz w:val="20"/>
                <w:szCs w:val="20"/>
              </w:rPr>
              <w:t>s</w:t>
            </w:r>
            <w:r w:rsidRPr="00BD59F9">
              <w:rPr>
                <w:rFonts w:ascii="Arial" w:eastAsiaTheme="minorEastAsia" w:hAnsi="Arial" w:cs="Arial"/>
                <w:color w:val="000000"/>
                <w:sz w:val="20"/>
                <w:szCs w:val="20"/>
                <w:vertAlign w:val="superscript"/>
              </w:rPr>
              <w:t>-1</w:t>
            </w:r>
          </w:p>
        </w:tc>
      </w:tr>
      <w:tr w:rsidR="00BD59F9" w14:paraId="6D0C5FE1" w14:textId="77777777" w:rsidTr="00BD59F9">
        <w:tc>
          <w:tcPr>
            <w:cnfStyle w:val="001000000000" w:firstRow="0" w:lastRow="0" w:firstColumn="1" w:lastColumn="0" w:oddVBand="0" w:evenVBand="0" w:oddHBand="0" w:evenHBand="0" w:firstRowFirstColumn="0" w:firstRowLastColumn="0" w:lastRowFirstColumn="0" w:lastRowLastColumn="0"/>
            <w:tcW w:w="2314" w:type="dxa"/>
            <w:vAlign w:val="center"/>
          </w:tcPr>
          <w:p w14:paraId="567DC6A3" w14:textId="1CEB182E" w:rsidR="00BD59F9" w:rsidRPr="00BD59F9" w:rsidRDefault="00BD59F9" w:rsidP="00BD59F9">
            <w:pPr>
              <w:rPr>
                <w:rFonts w:ascii="Arial" w:eastAsiaTheme="minorEastAsia" w:hAnsi="Arial" w:cs="Arial"/>
                <w:color w:val="000000"/>
                <w:sz w:val="20"/>
                <w:szCs w:val="20"/>
                <w:vertAlign w:val="subscript"/>
              </w:rPr>
            </w:pPr>
            <w:proofErr w:type="spellStart"/>
            <w:r w:rsidRPr="00BD59F9">
              <w:rPr>
                <w:rFonts w:ascii="Arial" w:eastAsiaTheme="minorEastAsia" w:hAnsi="Arial" w:cs="Arial"/>
                <w:i/>
                <w:iCs/>
                <w:color w:val="000000"/>
                <w:sz w:val="20"/>
                <w:szCs w:val="20"/>
              </w:rPr>
              <w:t>V</w:t>
            </w:r>
            <w:r w:rsidRPr="00BD59F9">
              <w:rPr>
                <w:rFonts w:ascii="Arial" w:eastAsiaTheme="minorEastAsia" w:hAnsi="Arial" w:cs="Arial"/>
                <w:color w:val="000000"/>
                <w:sz w:val="20"/>
                <w:szCs w:val="20"/>
                <w:vertAlign w:val="subscript"/>
              </w:rPr>
              <w:t>cmax</w:t>
            </w:r>
            <w:proofErr w:type="spellEnd"/>
          </w:p>
        </w:tc>
        <w:tc>
          <w:tcPr>
            <w:tcW w:w="2533" w:type="dxa"/>
            <w:vAlign w:val="center"/>
          </w:tcPr>
          <w:p w14:paraId="323A4ADC" w14:textId="0C438831"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maximum rate of Rubisco carboxylation</w:t>
            </w:r>
          </w:p>
        </w:tc>
        <w:tc>
          <w:tcPr>
            <w:tcW w:w="2167" w:type="dxa"/>
            <w:vAlign w:val="center"/>
          </w:tcPr>
          <w:p w14:paraId="0156A621" w14:textId="02FC5446"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photosynthesis</w:t>
            </w:r>
          </w:p>
        </w:tc>
        <w:tc>
          <w:tcPr>
            <w:tcW w:w="2336" w:type="dxa"/>
            <w:vAlign w:val="center"/>
          </w:tcPr>
          <w:p w14:paraId="742FE90C" w14:textId="1B15ECC9"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proofErr w:type="spellStart"/>
            <w:r w:rsidRPr="00BD59F9">
              <w:rPr>
                <w:rFonts w:ascii="Arial" w:eastAsiaTheme="minorEastAsia" w:hAnsi="Arial" w:cs="Arial"/>
                <w:color w:val="000000"/>
                <w:sz w:val="20"/>
                <w:szCs w:val="20"/>
                <w:lang w:val="el-GR"/>
              </w:rPr>
              <w:t>μm</w:t>
            </w:r>
            <w:r w:rsidRPr="00BD59F9">
              <w:rPr>
                <w:rFonts w:ascii="Arial" w:eastAsiaTheme="minorEastAsia" w:hAnsi="Arial" w:cs="Arial"/>
                <w:color w:val="000000"/>
                <w:sz w:val="20"/>
                <w:szCs w:val="20"/>
              </w:rPr>
              <w:t>ol</w:t>
            </w:r>
            <w:proofErr w:type="spellEnd"/>
            <w:r w:rsidRPr="00BD59F9">
              <w:rPr>
                <w:rFonts w:ascii="Arial" w:eastAsiaTheme="minorEastAsia" w:hAnsi="Arial" w:cs="Arial"/>
                <w:color w:val="000000"/>
                <w:sz w:val="20"/>
                <w:szCs w:val="20"/>
              </w:rPr>
              <w:t xml:space="preserve"> m</w:t>
            </w:r>
            <w:r w:rsidRPr="00BD59F9">
              <w:rPr>
                <w:rFonts w:ascii="Arial" w:eastAsiaTheme="minorEastAsia" w:hAnsi="Arial" w:cs="Arial"/>
                <w:color w:val="000000"/>
                <w:sz w:val="20"/>
                <w:szCs w:val="20"/>
                <w:vertAlign w:val="superscript"/>
              </w:rPr>
              <w:t xml:space="preserve">-2 </w:t>
            </w:r>
            <w:r w:rsidRPr="00BD59F9">
              <w:rPr>
                <w:rFonts w:ascii="Arial" w:eastAsiaTheme="minorEastAsia" w:hAnsi="Arial" w:cs="Arial"/>
                <w:color w:val="000000"/>
                <w:sz w:val="20"/>
                <w:szCs w:val="20"/>
              </w:rPr>
              <w:t>s</w:t>
            </w:r>
            <w:r w:rsidRPr="00BD59F9">
              <w:rPr>
                <w:rFonts w:ascii="Arial" w:eastAsiaTheme="minorEastAsia" w:hAnsi="Arial" w:cs="Arial"/>
                <w:color w:val="000000"/>
                <w:sz w:val="20"/>
                <w:szCs w:val="20"/>
                <w:vertAlign w:val="superscript"/>
              </w:rPr>
              <w:t>-1</w:t>
            </w:r>
          </w:p>
        </w:tc>
      </w:tr>
      <w:tr w:rsidR="00BD59F9" w14:paraId="704E310E" w14:textId="77777777" w:rsidTr="00BD5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0EC71CF9" w14:textId="5D304DF7" w:rsidR="00BD59F9" w:rsidRPr="00BD59F9" w:rsidRDefault="00BD59F9" w:rsidP="00BD59F9">
            <w:pPr>
              <w:rPr>
                <w:rFonts w:ascii="Arial" w:eastAsiaTheme="minorEastAsia" w:hAnsi="Arial" w:cs="Arial"/>
                <w:color w:val="000000"/>
                <w:sz w:val="20"/>
                <w:szCs w:val="20"/>
                <w:vertAlign w:val="subscript"/>
              </w:rPr>
            </w:pPr>
            <w:proofErr w:type="spellStart"/>
            <w:r w:rsidRPr="00BD59F9">
              <w:rPr>
                <w:rFonts w:ascii="Arial" w:eastAsiaTheme="minorEastAsia" w:hAnsi="Arial" w:cs="Arial"/>
                <w:i/>
                <w:iCs/>
                <w:color w:val="000000"/>
                <w:sz w:val="20"/>
                <w:szCs w:val="20"/>
              </w:rPr>
              <w:t>J</w:t>
            </w:r>
            <w:r w:rsidRPr="00BD59F9">
              <w:rPr>
                <w:rFonts w:ascii="Arial" w:eastAsiaTheme="minorEastAsia" w:hAnsi="Arial" w:cs="Arial"/>
                <w:color w:val="000000"/>
                <w:sz w:val="20"/>
                <w:szCs w:val="20"/>
                <w:vertAlign w:val="subscript"/>
              </w:rPr>
              <w:t>max</w:t>
            </w:r>
            <w:proofErr w:type="spellEnd"/>
          </w:p>
        </w:tc>
        <w:tc>
          <w:tcPr>
            <w:tcW w:w="2533" w:type="dxa"/>
            <w:vAlign w:val="center"/>
          </w:tcPr>
          <w:p w14:paraId="07AF3508" w14:textId="51346171" w:rsidR="00BD59F9"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maximum rate of electron transport for RuBP regeneration</w:t>
            </w:r>
          </w:p>
        </w:tc>
        <w:tc>
          <w:tcPr>
            <w:tcW w:w="2167" w:type="dxa"/>
            <w:vAlign w:val="center"/>
          </w:tcPr>
          <w:p w14:paraId="67922CB3" w14:textId="2539A22D" w:rsidR="00BD59F9"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photosynthesis</w:t>
            </w:r>
          </w:p>
        </w:tc>
        <w:tc>
          <w:tcPr>
            <w:tcW w:w="2336" w:type="dxa"/>
            <w:vAlign w:val="center"/>
          </w:tcPr>
          <w:p w14:paraId="6DC9C317" w14:textId="3329AD38" w:rsidR="00BD59F9"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proofErr w:type="spellStart"/>
            <w:r w:rsidRPr="00BD59F9">
              <w:rPr>
                <w:rFonts w:ascii="Arial" w:eastAsiaTheme="minorEastAsia" w:hAnsi="Arial" w:cs="Arial"/>
                <w:color w:val="000000"/>
                <w:sz w:val="20"/>
                <w:szCs w:val="20"/>
                <w:lang w:val="el-GR"/>
              </w:rPr>
              <w:t>μm</w:t>
            </w:r>
            <w:r w:rsidRPr="00BD59F9">
              <w:rPr>
                <w:rFonts w:ascii="Arial" w:eastAsiaTheme="minorEastAsia" w:hAnsi="Arial" w:cs="Arial"/>
                <w:color w:val="000000"/>
                <w:sz w:val="20"/>
                <w:szCs w:val="20"/>
              </w:rPr>
              <w:t>ol</w:t>
            </w:r>
            <w:proofErr w:type="spellEnd"/>
            <w:r w:rsidRPr="00BD59F9">
              <w:rPr>
                <w:rFonts w:ascii="Arial" w:eastAsiaTheme="minorEastAsia" w:hAnsi="Arial" w:cs="Arial"/>
                <w:color w:val="000000"/>
                <w:sz w:val="20"/>
                <w:szCs w:val="20"/>
              </w:rPr>
              <w:t xml:space="preserve"> m</w:t>
            </w:r>
            <w:r w:rsidRPr="00BD59F9">
              <w:rPr>
                <w:rFonts w:ascii="Arial" w:eastAsiaTheme="minorEastAsia" w:hAnsi="Arial" w:cs="Arial"/>
                <w:color w:val="000000"/>
                <w:sz w:val="20"/>
                <w:szCs w:val="20"/>
                <w:vertAlign w:val="superscript"/>
              </w:rPr>
              <w:t xml:space="preserve">-2 </w:t>
            </w:r>
            <w:r w:rsidRPr="00BD59F9">
              <w:rPr>
                <w:rFonts w:ascii="Arial" w:eastAsiaTheme="minorEastAsia" w:hAnsi="Arial" w:cs="Arial"/>
                <w:color w:val="000000"/>
                <w:sz w:val="20"/>
                <w:szCs w:val="20"/>
              </w:rPr>
              <w:t>s</w:t>
            </w:r>
            <w:r w:rsidRPr="00BD59F9">
              <w:rPr>
                <w:rFonts w:ascii="Arial" w:eastAsiaTheme="minorEastAsia" w:hAnsi="Arial" w:cs="Arial"/>
                <w:color w:val="000000"/>
                <w:sz w:val="20"/>
                <w:szCs w:val="20"/>
                <w:vertAlign w:val="superscript"/>
              </w:rPr>
              <w:t>-1</w:t>
            </w:r>
          </w:p>
        </w:tc>
      </w:tr>
      <w:tr w:rsidR="005D51FE" w14:paraId="2E2C647D" w14:textId="77777777" w:rsidTr="00BD59F9">
        <w:tc>
          <w:tcPr>
            <w:cnfStyle w:val="001000000000" w:firstRow="0" w:lastRow="0" w:firstColumn="1" w:lastColumn="0" w:oddVBand="0" w:evenVBand="0" w:oddHBand="0" w:evenHBand="0" w:firstRowFirstColumn="0" w:firstRowLastColumn="0" w:lastRowFirstColumn="0" w:lastRowLastColumn="0"/>
            <w:tcW w:w="2314" w:type="dxa"/>
            <w:vAlign w:val="center"/>
          </w:tcPr>
          <w:p w14:paraId="02BCCEEA" w14:textId="787893D9" w:rsidR="005D51FE" w:rsidRPr="00BD59F9" w:rsidRDefault="005D51FE" w:rsidP="00BD59F9">
            <w:pPr>
              <w:rPr>
                <w:rFonts w:ascii="Arial" w:eastAsiaTheme="minorEastAsia" w:hAnsi="Arial" w:cs="Arial"/>
                <w:i/>
                <w:iCs/>
                <w:color w:val="000000"/>
                <w:sz w:val="20"/>
                <w:szCs w:val="20"/>
              </w:rPr>
            </w:pPr>
            <w:r w:rsidRPr="00BD59F9">
              <w:rPr>
                <w:rFonts w:ascii="Arial" w:eastAsiaTheme="minorEastAsia" w:hAnsi="Arial" w:cs="Arial"/>
                <w:i/>
                <w:iCs/>
                <w:color w:val="000000"/>
                <w:sz w:val="20"/>
                <w:szCs w:val="20"/>
              </w:rPr>
              <w:t>PNUE</w:t>
            </w:r>
          </w:p>
        </w:tc>
        <w:tc>
          <w:tcPr>
            <w:tcW w:w="2533" w:type="dxa"/>
            <w:vAlign w:val="center"/>
          </w:tcPr>
          <w:p w14:paraId="205A9EFB" w14:textId="4E2411F4" w:rsidR="005D51FE"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photosynthetic nitrogen-use efficiency (</w:t>
            </w:r>
            <w:r w:rsidRPr="00BD59F9">
              <w:rPr>
                <w:rFonts w:ascii="Arial" w:eastAsiaTheme="minorEastAsia" w:hAnsi="Arial" w:cs="Arial"/>
                <w:i/>
                <w:iCs/>
                <w:color w:val="000000"/>
                <w:sz w:val="20"/>
                <w:szCs w:val="20"/>
              </w:rPr>
              <w:t>A</w:t>
            </w:r>
            <w:r w:rsidRPr="00BD59F9">
              <w:rPr>
                <w:rFonts w:ascii="Arial" w:eastAsiaTheme="minorEastAsia" w:hAnsi="Arial" w:cs="Arial"/>
                <w:color w:val="000000"/>
                <w:sz w:val="20"/>
                <w:szCs w:val="20"/>
                <w:vertAlign w:val="subscript"/>
              </w:rPr>
              <w:t>sat</w:t>
            </w:r>
            <w:r w:rsidRPr="00BD59F9">
              <w:rPr>
                <w:rFonts w:ascii="Arial" w:eastAsiaTheme="minorEastAsia" w:hAnsi="Arial" w:cs="Arial"/>
                <w:color w:val="000000"/>
                <w:sz w:val="20"/>
                <w:szCs w:val="20"/>
              </w:rPr>
              <w:t>/</w:t>
            </w:r>
            <w:r w:rsidRPr="00BD59F9">
              <w:rPr>
                <w:rFonts w:ascii="Arial" w:eastAsiaTheme="minorEastAsia" w:hAnsi="Arial" w:cs="Arial"/>
                <w:i/>
                <w:iCs/>
                <w:color w:val="000000"/>
                <w:sz w:val="20"/>
                <w:szCs w:val="20"/>
              </w:rPr>
              <w:t>N</w:t>
            </w:r>
            <w:r w:rsidRPr="00BD59F9">
              <w:rPr>
                <w:rFonts w:ascii="Arial" w:eastAsiaTheme="minorEastAsia" w:hAnsi="Arial" w:cs="Arial"/>
                <w:color w:val="000000"/>
                <w:sz w:val="20"/>
                <w:szCs w:val="20"/>
                <w:vertAlign w:val="subscript"/>
              </w:rPr>
              <w:t>area</w:t>
            </w:r>
            <w:r w:rsidRPr="00BD59F9">
              <w:rPr>
                <w:rFonts w:ascii="Arial" w:eastAsiaTheme="minorEastAsia" w:hAnsi="Arial" w:cs="Arial"/>
                <w:color w:val="000000"/>
                <w:sz w:val="20"/>
                <w:szCs w:val="20"/>
              </w:rPr>
              <w:t>)</w:t>
            </w:r>
          </w:p>
        </w:tc>
        <w:tc>
          <w:tcPr>
            <w:tcW w:w="2167" w:type="dxa"/>
            <w:vAlign w:val="center"/>
          </w:tcPr>
          <w:p w14:paraId="4F91D0F6" w14:textId="63EA2391"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resource use efficiency</w:t>
            </w:r>
          </w:p>
        </w:tc>
        <w:tc>
          <w:tcPr>
            <w:tcW w:w="2336" w:type="dxa"/>
            <w:vAlign w:val="center"/>
          </w:tcPr>
          <w:p w14:paraId="280A4CAE" w14:textId="298038E8" w:rsidR="005D51FE"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vertAlign w:val="superscript"/>
              </w:rPr>
            </w:pPr>
            <w:r>
              <w:rPr>
                <w:rFonts w:ascii="Arial" w:eastAsiaTheme="minorEastAsia" w:hAnsi="Arial" w:cs="Arial"/>
                <w:color w:val="000000"/>
                <w:sz w:val="20"/>
                <w:szCs w:val="20"/>
                <w:lang w:val="el-GR"/>
              </w:rPr>
              <w:t>μ</w:t>
            </w:r>
            <w:r>
              <w:rPr>
                <w:rFonts w:ascii="Arial" w:eastAsiaTheme="minorEastAsia" w:hAnsi="Arial" w:cs="Arial"/>
                <w:color w:val="000000"/>
                <w:sz w:val="20"/>
                <w:szCs w:val="20"/>
              </w:rPr>
              <w:t>mol gN</w:t>
            </w:r>
            <w:r>
              <w:rPr>
                <w:rFonts w:ascii="Arial" w:eastAsiaTheme="minorEastAsia" w:hAnsi="Arial" w:cs="Arial"/>
                <w:color w:val="000000"/>
                <w:sz w:val="20"/>
                <w:szCs w:val="20"/>
                <w:vertAlign w:val="superscript"/>
              </w:rPr>
              <w:t>-1</w:t>
            </w:r>
            <w:r w:rsidRPr="00BD59F9">
              <w:rPr>
                <w:rFonts w:ascii="Arial" w:eastAsiaTheme="minorEastAsia" w:hAnsi="Arial" w:cs="Arial"/>
                <w:color w:val="000000"/>
                <w:sz w:val="20"/>
                <w:szCs w:val="20"/>
              </w:rPr>
              <w:t xml:space="preserve"> </w:t>
            </w:r>
            <w:r>
              <w:rPr>
                <w:rFonts w:ascii="Arial" w:eastAsiaTheme="minorEastAsia" w:hAnsi="Arial" w:cs="Arial"/>
                <w:color w:val="000000"/>
                <w:sz w:val="20"/>
                <w:szCs w:val="20"/>
              </w:rPr>
              <w:t>s</w:t>
            </w:r>
            <w:r>
              <w:rPr>
                <w:rFonts w:ascii="Arial" w:eastAsiaTheme="minorEastAsia" w:hAnsi="Arial" w:cs="Arial"/>
                <w:color w:val="000000"/>
                <w:sz w:val="20"/>
                <w:szCs w:val="20"/>
                <w:vertAlign w:val="superscript"/>
              </w:rPr>
              <w:t>-1</w:t>
            </w:r>
          </w:p>
        </w:tc>
      </w:tr>
      <w:tr w:rsidR="005D51FE" w14:paraId="30694197" w14:textId="77777777" w:rsidTr="00BD5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7817C881" w14:textId="6DCDBCBD" w:rsidR="005D51FE" w:rsidRPr="00BD59F9" w:rsidRDefault="005D51FE" w:rsidP="00BD59F9">
            <w:pPr>
              <w:rPr>
                <w:rFonts w:ascii="Arial" w:eastAsiaTheme="minorEastAsia" w:hAnsi="Arial" w:cs="Arial"/>
                <w:i/>
                <w:iCs/>
                <w:color w:val="000000"/>
                <w:sz w:val="20"/>
                <w:szCs w:val="20"/>
              </w:rPr>
            </w:pPr>
            <w:r w:rsidRPr="00BD59F9">
              <w:rPr>
                <w:rFonts w:ascii="Arial" w:eastAsiaTheme="minorEastAsia" w:hAnsi="Arial" w:cs="Arial"/>
                <w:i/>
                <w:iCs/>
                <w:color w:val="000000"/>
                <w:sz w:val="20"/>
                <w:szCs w:val="20"/>
              </w:rPr>
              <w:t>PPUE</w:t>
            </w:r>
          </w:p>
        </w:tc>
        <w:tc>
          <w:tcPr>
            <w:tcW w:w="2533" w:type="dxa"/>
            <w:vAlign w:val="center"/>
          </w:tcPr>
          <w:p w14:paraId="4373E670" w14:textId="286DB904" w:rsidR="005D51FE"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photosynthetic phosphorus use efficiency (</w:t>
            </w:r>
            <w:r w:rsidRPr="00BD59F9">
              <w:rPr>
                <w:rFonts w:ascii="Arial" w:eastAsiaTheme="minorEastAsia" w:hAnsi="Arial" w:cs="Arial"/>
                <w:i/>
                <w:iCs/>
                <w:color w:val="000000"/>
                <w:sz w:val="20"/>
                <w:szCs w:val="20"/>
              </w:rPr>
              <w:t>A</w:t>
            </w:r>
            <w:r w:rsidRPr="00BD59F9">
              <w:rPr>
                <w:rFonts w:ascii="Arial" w:eastAsiaTheme="minorEastAsia" w:hAnsi="Arial" w:cs="Arial"/>
                <w:color w:val="000000"/>
                <w:sz w:val="20"/>
                <w:szCs w:val="20"/>
                <w:vertAlign w:val="subscript"/>
              </w:rPr>
              <w:t>sat</w:t>
            </w:r>
            <w:r w:rsidRPr="00BD59F9">
              <w:rPr>
                <w:rFonts w:ascii="Arial" w:eastAsiaTheme="minorEastAsia" w:hAnsi="Arial" w:cs="Arial"/>
                <w:color w:val="000000"/>
                <w:sz w:val="20"/>
                <w:szCs w:val="20"/>
              </w:rPr>
              <w:t>/</w:t>
            </w:r>
            <w:proofErr w:type="spellStart"/>
            <w:r w:rsidRPr="00BD59F9">
              <w:rPr>
                <w:rFonts w:ascii="Arial" w:eastAsiaTheme="minorEastAsia" w:hAnsi="Arial" w:cs="Arial"/>
                <w:i/>
                <w:iCs/>
                <w:color w:val="000000"/>
                <w:sz w:val="20"/>
                <w:szCs w:val="20"/>
              </w:rPr>
              <w:t>P</w:t>
            </w:r>
            <w:r w:rsidRPr="00BD59F9">
              <w:rPr>
                <w:rFonts w:ascii="Arial" w:eastAsiaTheme="minorEastAsia" w:hAnsi="Arial" w:cs="Arial"/>
                <w:color w:val="000000"/>
                <w:sz w:val="20"/>
                <w:szCs w:val="20"/>
                <w:vertAlign w:val="subscript"/>
              </w:rPr>
              <w:t>area</w:t>
            </w:r>
            <w:proofErr w:type="spellEnd"/>
            <w:r w:rsidRPr="00BD59F9">
              <w:rPr>
                <w:rFonts w:ascii="Arial" w:eastAsiaTheme="minorEastAsia" w:hAnsi="Arial" w:cs="Arial"/>
                <w:color w:val="000000"/>
                <w:sz w:val="20"/>
                <w:szCs w:val="20"/>
              </w:rPr>
              <w:t>)</w:t>
            </w:r>
          </w:p>
        </w:tc>
        <w:tc>
          <w:tcPr>
            <w:tcW w:w="2167" w:type="dxa"/>
            <w:vAlign w:val="center"/>
          </w:tcPr>
          <w:p w14:paraId="505C2DFA" w14:textId="088002EE" w:rsidR="005D51FE"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resource use efficiency</w:t>
            </w:r>
          </w:p>
        </w:tc>
        <w:tc>
          <w:tcPr>
            <w:tcW w:w="2336" w:type="dxa"/>
            <w:vAlign w:val="center"/>
          </w:tcPr>
          <w:p w14:paraId="7B5CC11C" w14:textId="482EA911" w:rsidR="005D51FE"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Pr>
                <w:rFonts w:ascii="Arial" w:eastAsiaTheme="minorEastAsia" w:hAnsi="Arial" w:cs="Arial"/>
                <w:color w:val="000000"/>
                <w:sz w:val="20"/>
                <w:szCs w:val="20"/>
                <w:lang w:val="el-GR"/>
              </w:rPr>
              <w:t>μ</w:t>
            </w:r>
            <w:r>
              <w:rPr>
                <w:rFonts w:ascii="Arial" w:eastAsiaTheme="minorEastAsia" w:hAnsi="Arial" w:cs="Arial"/>
                <w:color w:val="000000"/>
                <w:sz w:val="20"/>
                <w:szCs w:val="20"/>
              </w:rPr>
              <w:t>mol gP</w:t>
            </w:r>
            <w:r>
              <w:rPr>
                <w:rFonts w:ascii="Arial" w:eastAsiaTheme="minorEastAsia" w:hAnsi="Arial" w:cs="Arial"/>
                <w:color w:val="000000"/>
                <w:sz w:val="20"/>
                <w:szCs w:val="20"/>
                <w:vertAlign w:val="superscript"/>
              </w:rPr>
              <w:t>-1</w:t>
            </w:r>
            <w:r w:rsidRPr="00BD59F9">
              <w:rPr>
                <w:rFonts w:ascii="Arial" w:eastAsiaTheme="minorEastAsia" w:hAnsi="Arial" w:cs="Arial"/>
                <w:color w:val="000000"/>
                <w:sz w:val="20"/>
                <w:szCs w:val="20"/>
              </w:rPr>
              <w:t xml:space="preserve"> </w:t>
            </w:r>
            <w:r>
              <w:rPr>
                <w:rFonts w:ascii="Arial" w:eastAsiaTheme="minorEastAsia" w:hAnsi="Arial" w:cs="Arial"/>
                <w:color w:val="000000"/>
                <w:sz w:val="20"/>
                <w:szCs w:val="20"/>
              </w:rPr>
              <w:t>s</w:t>
            </w:r>
            <w:r>
              <w:rPr>
                <w:rFonts w:ascii="Arial" w:eastAsiaTheme="minorEastAsia" w:hAnsi="Arial" w:cs="Arial"/>
                <w:color w:val="000000"/>
                <w:sz w:val="20"/>
                <w:szCs w:val="20"/>
                <w:vertAlign w:val="superscript"/>
              </w:rPr>
              <w:t>-1</w:t>
            </w:r>
          </w:p>
        </w:tc>
      </w:tr>
      <w:tr w:rsidR="005D51FE" w14:paraId="55889155" w14:textId="77777777" w:rsidTr="00BD59F9">
        <w:tc>
          <w:tcPr>
            <w:cnfStyle w:val="001000000000" w:firstRow="0" w:lastRow="0" w:firstColumn="1" w:lastColumn="0" w:oddVBand="0" w:evenVBand="0" w:oddHBand="0" w:evenHBand="0" w:firstRowFirstColumn="0" w:firstRowLastColumn="0" w:lastRowFirstColumn="0" w:lastRowLastColumn="0"/>
            <w:tcW w:w="2314" w:type="dxa"/>
            <w:vAlign w:val="center"/>
          </w:tcPr>
          <w:p w14:paraId="5105FF6B" w14:textId="20B7F761" w:rsidR="005D51FE" w:rsidRPr="00BD59F9" w:rsidRDefault="005D51FE" w:rsidP="00BD59F9">
            <w:pPr>
              <w:rPr>
                <w:rFonts w:ascii="Arial" w:eastAsiaTheme="minorEastAsia" w:hAnsi="Arial" w:cs="Arial"/>
                <w:color w:val="000000"/>
                <w:sz w:val="20"/>
                <w:szCs w:val="20"/>
              </w:rPr>
            </w:pPr>
            <w:r w:rsidRPr="00BD59F9">
              <w:rPr>
                <w:rFonts w:ascii="Arial" w:eastAsiaTheme="minorEastAsia" w:hAnsi="Arial" w:cs="Arial"/>
                <w:color w:val="000000"/>
                <w:sz w:val="20"/>
                <w:szCs w:val="20"/>
              </w:rPr>
              <w:t>Total biomass</w:t>
            </w:r>
          </w:p>
        </w:tc>
        <w:tc>
          <w:tcPr>
            <w:tcW w:w="2533" w:type="dxa"/>
            <w:vAlign w:val="center"/>
          </w:tcPr>
          <w:p w14:paraId="6E24833C" w14:textId="53A22634" w:rsidR="005D51FE"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total biomass</w:t>
            </w:r>
          </w:p>
        </w:tc>
        <w:tc>
          <w:tcPr>
            <w:tcW w:w="2167" w:type="dxa"/>
            <w:vAlign w:val="center"/>
          </w:tcPr>
          <w:p w14:paraId="09CB8D0F" w14:textId="2EBD389A" w:rsidR="005D51FE"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biomass production</w:t>
            </w:r>
          </w:p>
        </w:tc>
        <w:tc>
          <w:tcPr>
            <w:tcW w:w="2336" w:type="dxa"/>
            <w:vAlign w:val="center"/>
          </w:tcPr>
          <w:p w14:paraId="60EF4074" w14:textId="69F7D77D" w:rsidR="005D51FE"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g (or g m</w:t>
            </w:r>
            <w:r w:rsidRPr="00BD59F9">
              <w:rPr>
                <w:rFonts w:ascii="Arial" w:eastAsiaTheme="minorEastAsia" w:hAnsi="Arial" w:cs="Arial"/>
                <w:color w:val="000000"/>
                <w:sz w:val="20"/>
                <w:szCs w:val="20"/>
                <w:vertAlign w:val="superscript"/>
              </w:rPr>
              <w:t>-2</w:t>
            </w:r>
            <w:r w:rsidRPr="00BD59F9">
              <w:rPr>
                <w:rFonts w:ascii="Arial" w:eastAsiaTheme="minorEastAsia" w:hAnsi="Arial" w:cs="Arial"/>
                <w:color w:val="000000"/>
                <w:sz w:val="20"/>
                <w:szCs w:val="20"/>
              </w:rPr>
              <w:t>)</w:t>
            </w:r>
          </w:p>
        </w:tc>
      </w:tr>
      <w:tr w:rsidR="005D51FE" w14:paraId="61386C95" w14:textId="77777777" w:rsidTr="00BD5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733C58FF" w14:textId="56C32561" w:rsidR="005D51FE" w:rsidRPr="00BD59F9" w:rsidRDefault="005D51FE" w:rsidP="00BD59F9">
            <w:pPr>
              <w:rPr>
                <w:rFonts w:ascii="Arial" w:eastAsiaTheme="minorEastAsia" w:hAnsi="Arial" w:cs="Arial"/>
                <w:color w:val="000000"/>
                <w:sz w:val="20"/>
                <w:szCs w:val="20"/>
              </w:rPr>
            </w:pPr>
            <w:r w:rsidRPr="00BD59F9">
              <w:rPr>
                <w:rFonts w:ascii="Arial" w:eastAsiaTheme="minorEastAsia" w:hAnsi="Arial" w:cs="Arial"/>
                <w:color w:val="000000"/>
                <w:sz w:val="20"/>
                <w:szCs w:val="20"/>
              </w:rPr>
              <w:t>AGB</w:t>
            </w:r>
          </w:p>
        </w:tc>
        <w:tc>
          <w:tcPr>
            <w:tcW w:w="2533" w:type="dxa"/>
            <w:vAlign w:val="center"/>
          </w:tcPr>
          <w:p w14:paraId="6D2F16C9" w14:textId="735365AA" w:rsidR="005D51FE"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aboveground biomass</w:t>
            </w:r>
          </w:p>
        </w:tc>
        <w:tc>
          <w:tcPr>
            <w:tcW w:w="2167" w:type="dxa"/>
            <w:vAlign w:val="center"/>
          </w:tcPr>
          <w:p w14:paraId="428A094B" w14:textId="7D38CAC1" w:rsidR="00BD59F9"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biomass production</w:t>
            </w:r>
          </w:p>
        </w:tc>
        <w:tc>
          <w:tcPr>
            <w:tcW w:w="2336" w:type="dxa"/>
            <w:vAlign w:val="center"/>
          </w:tcPr>
          <w:p w14:paraId="449347DB" w14:textId="490EC40A" w:rsidR="005D51FE"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g (or g m</w:t>
            </w:r>
            <w:r w:rsidRPr="00BD59F9">
              <w:rPr>
                <w:rFonts w:ascii="Arial" w:eastAsiaTheme="minorEastAsia" w:hAnsi="Arial" w:cs="Arial"/>
                <w:color w:val="000000"/>
                <w:sz w:val="20"/>
                <w:szCs w:val="20"/>
                <w:vertAlign w:val="superscript"/>
              </w:rPr>
              <w:t>-2</w:t>
            </w:r>
            <w:r w:rsidRPr="00BD59F9">
              <w:rPr>
                <w:rFonts w:ascii="Arial" w:eastAsiaTheme="minorEastAsia" w:hAnsi="Arial" w:cs="Arial"/>
                <w:color w:val="000000"/>
                <w:sz w:val="20"/>
                <w:szCs w:val="20"/>
              </w:rPr>
              <w:t>)</w:t>
            </w:r>
          </w:p>
        </w:tc>
      </w:tr>
      <w:tr w:rsidR="00BD59F9" w14:paraId="28943CB1" w14:textId="77777777" w:rsidTr="00BD59F9">
        <w:tc>
          <w:tcPr>
            <w:cnfStyle w:val="001000000000" w:firstRow="0" w:lastRow="0" w:firstColumn="1" w:lastColumn="0" w:oddVBand="0" w:evenVBand="0" w:oddHBand="0" w:evenHBand="0" w:firstRowFirstColumn="0" w:firstRowLastColumn="0" w:lastRowFirstColumn="0" w:lastRowLastColumn="0"/>
            <w:tcW w:w="2314" w:type="dxa"/>
            <w:vAlign w:val="center"/>
          </w:tcPr>
          <w:p w14:paraId="4CAA69AB" w14:textId="4F8F4562" w:rsidR="00BD59F9" w:rsidRPr="00BD59F9" w:rsidRDefault="00BD59F9" w:rsidP="00BD59F9">
            <w:pPr>
              <w:rPr>
                <w:rFonts w:ascii="Arial" w:eastAsiaTheme="minorEastAsia" w:hAnsi="Arial" w:cs="Arial"/>
                <w:color w:val="000000"/>
                <w:sz w:val="20"/>
                <w:szCs w:val="20"/>
              </w:rPr>
            </w:pPr>
            <w:r w:rsidRPr="00BD59F9">
              <w:rPr>
                <w:rFonts w:ascii="Arial" w:eastAsiaTheme="minorEastAsia" w:hAnsi="Arial" w:cs="Arial"/>
                <w:color w:val="000000"/>
                <w:sz w:val="20"/>
                <w:szCs w:val="20"/>
              </w:rPr>
              <w:t>BGB</w:t>
            </w:r>
          </w:p>
        </w:tc>
        <w:tc>
          <w:tcPr>
            <w:tcW w:w="2533" w:type="dxa"/>
            <w:vAlign w:val="center"/>
          </w:tcPr>
          <w:p w14:paraId="40A4A148" w14:textId="4C3B5AF9"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belowground biomass</w:t>
            </w:r>
          </w:p>
        </w:tc>
        <w:tc>
          <w:tcPr>
            <w:tcW w:w="2167" w:type="dxa"/>
            <w:vAlign w:val="center"/>
          </w:tcPr>
          <w:p w14:paraId="06CC3109" w14:textId="112A80FE"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biomass production</w:t>
            </w:r>
          </w:p>
        </w:tc>
        <w:tc>
          <w:tcPr>
            <w:tcW w:w="2336" w:type="dxa"/>
            <w:vAlign w:val="center"/>
          </w:tcPr>
          <w:p w14:paraId="6281CCA2" w14:textId="5E1D49AC"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g (or g m</w:t>
            </w:r>
            <w:r w:rsidRPr="00BD59F9">
              <w:rPr>
                <w:rFonts w:ascii="Arial" w:eastAsiaTheme="minorEastAsia" w:hAnsi="Arial" w:cs="Arial"/>
                <w:color w:val="000000"/>
                <w:sz w:val="20"/>
                <w:szCs w:val="20"/>
                <w:vertAlign w:val="superscript"/>
              </w:rPr>
              <w:t>-2</w:t>
            </w:r>
            <w:r w:rsidRPr="00BD59F9">
              <w:rPr>
                <w:rFonts w:ascii="Arial" w:eastAsiaTheme="minorEastAsia" w:hAnsi="Arial" w:cs="Arial"/>
                <w:color w:val="000000"/>
                <w:sz w:val="20"/>
                <w:szCs w:val="20"/>
              </w:rPr>
              <w:t>)</w:t>
            </w:r>
          </w:p>
        </w:tc>
      </w:tr>
      <w:tr w:rsidR="00BD59F9" w14:paraId="11824A62" w14:textId="77777777" w:rsidTr="00BD5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7CA6CF93" w14:textId="40D7C38A" w:rsidR="00BD59F9" w:rsidRPr="00BD59F9" w:rsidRDefault="00BD59F9" w:rsidP="00BD59F9">
            <w:pPr>
              <w:rPr>
                <w:rFonts w:ascii="Arial" w:eastAsiaTheme="minorEastAsia" w:hAnsi="Arial" w:cs="Arial"/>
                <w:color w:val="000000"/>
                <w:sz w:val="20"/>
                <w:szCs w:val="20"/>
              </w:rPr>
            </w:pPr>
            <w:r w:rsidRPr="00BD59F9">
              <w:rPr>
                <w:rFonts w:ascii="Arial" w:eastAsiaTheme="minorEastAsia" w:hAnsi="Arial" w:cs="Arial"/>
                <w:color w:val="000000"/>
                <w:sz w:val="20"/>
                <w:szCs w:val="20"/>
              </w:rPr>
              <w:t>RMF</w:t>
            </w:r>
          </w:p>
        </w:tc>
        <w:tc>
          <w:tcPr>
            <w:tcW w:w="2533" w:type="dxa"/>
            <w:vAlign w:val="center"/>
          </w:tcPr>
          <w:p w14:paraId="2676239B" w14:textId="34CD807F" w:rsidR="00BD59F9"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root mass fraction</w:t>
            </w:r>
          </w:p>
        </w:tc>
        <w:tc>
          <w:tcPr>
            <w:tcW w:w="2167" w:type="dxa"/>
            <w:vAlign w:val="center"/>
          </w:tcPr>
          <w:p w14:paraId="1D40A5B0" w14:textId="7B33E1C2" w:rsidR="00BD59F9"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biomass partitioning</w:t>
            </w:r>
          </w:p>
        </w:tc>
        <w:tc>
          <w:tcPr>
            <w:tcW w:w="2336" w:type="dxa"/>
            <w:vAlign w:val="center"/>
          </w:tcPr>
          <w:p w14:paraId="54210323" w14:textId="58F0786F" w:rsidR="00BD59F9"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unitless</w:t>
            </w:r>
          </w:p>
        </w:tc>
      </w:tr>
      <w:tr w:rsidR="00BD59F9" w14:paraId="4D53D3F9" w14:textId="77777777" w:rsidTr="00BD59F9">
        <w:tc>
          <w:tcPr>
            <w:cnfStyle w:val="001000000000" w:firstRow="0" w:lastRow="0" w:firstColumn="1" w:lastColumn="0" w:oddVBand="0" w:evenVBand="0" w:oddHBand="0" w:evenHBand="0" w:firstRowFirstColumn="0" w:firstRowLastColumn="0" w:lastRowFirstColumn="0" w:lastRowLastColumn="0"/>
            <w:tcW w:w="2314" w:type="dxa"/>
            <w:vAlign w:val="center"/>
          </w:tcPr>
          <w:p w14:paraId="4E6C3DF5" w14:textId="64B010E2" w:rsidR="00BD59F9" w:rsidRPr="00BD59F9" w:rsidRDefault="00BD59F9" w:rsidP="00BD59F9">
            <w:pPr>
              <w:rPr>
                <w:rFonts w:ascii="Arial" w:eastAsiaTheme="minorEastAsia" w:hAnsi="Arial" w:cs="Arial"/>
                <w:color w:val="000000"/>
                <w:sz w:val="20"/>
                <w:szCs w:val="20"/>
              </w:rPr>
            </w:pPr>
            <w:proofErr w:type="spellStart"/>
            <w:proofErr w:type="gramStart"/>
            <w:r w:rsidRPr="00BD59F9">
              <w:rPr>
                <w:rFonts w:ascii="Arial" w:eastAsiaTheme="minorEastAsia" w:hAnsi="Arial" w:cs="Arial"/>
                <w:color w:val="000000"/>
                <w:sz w:val="20"/>
                <w:szCs w:val="20"/>
              </w:rPr>
              <w:t>Root:shoot</w:t>
            </w:r>
            <w:proofErr w:type="spellEnd"/>
            <w:proofErr w:type="gramEnd"/>
          </w:p>
        </w:tc>
        <w:tc>
          <w:tcPr>
            <w:tcW w:w="2533" w:type="dxa"/>
            <w:vAlign w:val="center"/>
          </w:tcPr>
          <w:p w14:paraId="2991CE3A" w14:textId="44FB7237"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ratio of root biomass to shoot (aboveground) biomass</w:t>
            </w:r>
          </w:p>
        </w:tc>
        <w:tc>
          <w:tcPr>
            <w:tcW w:w="2167" w:type="dxa"/>
            <w:vAlign w:val="center"/>
          </w:tcPr>
          <w:p w14:paraId="59A141F6" w14:textId="1068D6CD"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biomass partitioning</w:t>
            </w:r>
          </w:p>
        </w:tc>
        <w:tc>
          <w:tcPr>
            <w:tcW w:w="2336" w:type="dxa"/>
            <w:vAlign w:val="center"/>
          </w:tcPr>
          <w:p w14:paraId="1A6C71BB" w14:textId="40120ED9"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unitless</w:t>
            </w:r>
          </w:p>
        </w:tc>
      </w:tr>
    </w:tbl>
    <w:p w14:paraId="5A808A1F" w14:textId="77777777" w:rsidR="005D51FE" w:rsidRDefault="005D51FE" w:rsidP="005D51FE">
      <w:pPr>
        <w:spacing w:line="360" w:lineRule="auto"/>
        <w:rPr>
          <w:rFonts w:eastAsiaTheme="minorEastAsia"/>
          <w:color w:val="000000"/>
        </w:rPr>
      </w:pPr>
    </w:p>
    <w:p w14:paraId="6F02A5A5" w14:textId="77777777" w:rsidR="00BD59F9" w:rsidRDefault="00BD59F9">
      <w:pPr>
        <w:rPr>
          <w:rFonts w:eastAsiaTheme="minorEastAsia"/>
          <w:color w:val="000000"/>
        </w:rPr>
      </w:pPr>
      <w:r>
        <w:rPr>
          <w:rFonts w:eastAsiaTheme="minorEastAsia"/>
          <w:color w:val="000000"/>
        </w:rPr>
        <w:br w:type="page"/>
      </w:r>
    </w:p>
    <w:p w14:paraId="52080FE1" w14:textId="3990470E" w:rsidR="00C7613A" w:rsidRPr="00C7613A" w:rsidRDefault="00E01953" w:rsidP="00E01953">
      <w:pPr>
        <w:spacing w:line="360" w:lineRule="auto"/>
        <w:rPr>
          <w:rFonts w:eastAsiaTheme="minorEastAsia"/>
          <w:color w:val="000000"/>
        </w:rPr>
      </w:pPr>
      <w:r>
        <w:rPr>
          <w:rFonts w:eastAsiaTheme="minorEastAsia"/>
          <w:b/>
          <w:bCs/>
          <w:color w:val="000000"/>
        </w:rPr>
        <w:lastRenderedPageBreak/>
        <w:t>Results</w:t>
      </w:r>
    </w:p>
    <w:p w14:paraId="3ACF7C4A" w14:textId="65A8C4FF" w:rsidR="00E01953" w:rsidRPr="005F0EA0" w:rsidRDefault="00DF38B2" w:rsidP="00E01953">
      <w:pPr>
        <w:spacing w:line="360" w:lineRule="auto"/>
        <w:rPr>
          <w:rFonts w:eastAsiaTheme="minorEastAsia"/>
          <w:color w:val="000000"/>
        </w:rPr>
      </w:pPr>
      <w:r>
        <w:rPr>
          <w:rFonts w:eastAsiaTheme="minorEastAsia"/>
          <w:i/>
          <w:iCs/>
          <w:color w:val="000000"/>
        </w:rPr>
        <w:t>Nitrogen addition</w:t>
      </w:r>
    </w:p>
    <w:p w14:paraId="626E1DFC" w14:textId="74280E3E" w:rsidR="00A178BD" w:rsidRDefault="00CD1FBF" w:rsidP="00E01953">
      <w:pPr>
        <w:spacing w:line="360" w:lineRule="auto"/>
        <w:rPr>
          <w:rFonts w:eastAsiaTheme="minorEastAsia"/>
          <w:iCs/>
          <w:color w:val="000000"/>
        </w:rPr>
      </w:pPr>
      <w:r>
        <w:rPr>
          <w:rFonts w:eastAsiaTheme="minorEastAsia"/>
          <w:color w:val="000000"/>
        </w:rPr>
        <w:t>N</w:t>
      </w:r>
      <w:r w:rsidR="005A6F13">
        <w:rPr>
          <w:rFonts w:eastAsiaTheme="minorEastAsia"/>
          <w:color w:val="000000"/>
        </w:rPr>
        <w:t>itrogen</w:t>
      </w:r>
      <w:r>
        <w:rPr>
          <w:rFonts w:eastAsiaTheme="minorEastAsia"/>
          <w:color w:val="000000"/>
        </w:rPr>
        <w:t xml:space="preserve"> addition </w:t>
      </w:r>
      <w:r w:rsidR="006457B9">
        <w:rPr>
          <w:rFonts w:eastAsiaTheme="minorEastAsia"/>
          <w:color w:val="000000"/>
        </w:rPr>
        <w:t xml:space="preserve">increased </w:t>
      </w:r>
      <w:proofErr w:type="spellStart"/>
      <w:r w:rsidR="006457B9">
        <w:rPr>
          <w:rFonts w:eastAsiaTheme="minorEastAsia"/>
          <w:i/>
          <w:iCs/>
          <w:color w:val="000000"/>
        </w:rPr>
        <w:t>N</w:t>
      </w:r>
      <w:r w:rsidR="006457B9">
        <w:rPr>
          <w:rFonts w:eastAsiaTheme="minorEastAsia"/>
          <w:color w:val="000000"/>
          <w:vertAlign w:val="subscript"/>
        </w:rPr>
        <w:t>mass</w:t>
      </w:r>
      <w:proofErr w:type="spellEnd"/>
      <w:r w:rsidR="006457B9">
        <w:rPr>
          <w:rFonts w:eastAsiaTheme="minorEastAsia"/>
          <w:color w:val="000000"/>
        </w:rPr>
        <w:t xml:space="preserve"> </w:t>
      </w:r>
      <w:r w:rsidR="006C2200">
        <w:rPr>
          <w:rFonts w:eastAsiaTheme="minorEastAsia"/>
          <w:color w:val="000000"/>
        </w:rPr>
        <w:t xml:space="preserve">and </w:t>
      </w:r>
      <w:r w:rsidR="006C2200">
        <w:rPr>
          <w:rFonts w:eastAsiaTheme="minorEastAsia"/>
          <w:i/>
          <w:iCs/>
          <w:color w:val="000000"/>
        </w:rPr>
        <w:t>N</w:t>
      </w:r>
      <w:r w:rsidR="006C2200">
        <w:rPr>
          <w:rFonts w:eastAsiaTheme="minorEastAsia"/>
          <w:iCs/>
          <w:color w:val="000000"/>
          <w:vertAlign w:val="subscript"/>
        </w:rPr>
        <w:t>area</w:t>
      </w:r>
      <w:r w:rsidR="006C2200">
        <w:rPr>
          <w:rFonts w:eastAsiaTheme="minorEastAsia"/>
          <w:color w:val="000000"/>
        </w:rPr>
        <w:t xml:space="preserve"> by </w:t>
      </w:r>
      <w:r w:rsidR="00AF74EC">
        <w:rPr>
          <w:rFonts w:eastAsiaTheme="minorEastAsia"/>
          <w:color w:val="000000"/>
        </w:rPr>
        <w:t>13.2</w:t>
      </w:r>
      <w:r w:rsidR="00DF38B2">
        <w:rPr>
          <w:rFonts w:eastAsiaTheme="minorEastAsia"/>
          <w:color w:val="000000"/>
        </w:rPr>
        <w:t>%</w:t>
      </w:r>
      <w:r w:rsidR="006457B9">
        <w:rPr>
          <w:rFonts w:eastAsiaTheme="minorEastAsia"/>
          <w:color w:val="000000"/>
        </w:rPr>
        <w:t xml:space="preserve"> and </w:t>
      </w:r>
      <w:r w:rsidR="001172F5">
        <w:rPr>
          <w:rFonts w:eastAsiaTheme="minorEastAsia"/>
          <w:color w:val="000000"/>
        </w:rPr>
        <w:t>13.4</w:t>
      </w:r>
      <w:r w:rsidR="00DF38B2">
        <w:rPr>
          <w:rFonts w:eastAsiaTheme="minorEastAsia"/>
          <w:color w:val="000000"/>
        </w:rPr>
        <w:t>%</w:t>
      </w:r>
      <w:r w:rsidR="006C2200">
        <w:rPr>
          <w:rFonts w:eastAsiaTheme="minorEastAsia"/>
          <w:color w:val="000000"/>
        </w:rPr>
        <w:t>, respectively,</w:t>
      </w:r>
      <w:r w:rsidR="00C70738">
        <w:rPr>
          <w:rFonts w:eastAsiaTheme="minorEastAsia"/>
          <w:iCs/>
          <w:color w:val="000000"/>
        </w:rPr>
        <w:t xml:space="preserve"> </w:t>
      </w:r>
      <w:del w:id="95" w:author="Smith, Nick" w:date="2025-10-22T13:50:00Z" w16du:dateUtc="2025-10-22T18:50:00Z">
        <w:r w:rsidR="00C70738" w:rsidDel="00CC796A">
          <w:rPr>
            <w:rFonts w:eastAsiaTheme="minorEastAsia"/>
            <w:iCs/>
            <w:color w:val="000000"/>
          </w:rPr>
          <w:delText>but</w:delText>
        </w:r>
        <w:r w:rsidR="006457B9" w:rsidDel="00CC796A">
          <w:rPr>
            <w:rFonts w:eastAsiaTheme="minorEastAsia"/>
            <w:iCs/>
            <w:color w:val="000000"/>
          </w:rPr>
          <w:delText xml:space="preserve"> </w:delText>
        </w:r>
      </w:del>
      <w:r w:rsidR="006457B9">
        <w:rPr>
          <w:rFonts w:eastAsiaTheme="minorEastAsia"/>
          <w:iCs/>
          <w:color w:val="000000"/>
        </w:rPr>
        <w:t xml:space="preserve">decreased </w:t>
      </w:r>
      <w:r w:rsidR="006457B9">
        <w:rPr>
          <w:rFonts w:eastAsiaTheme="minorEastAsia"/>
          <w:i/>
          <w:color w:val="000000"/>
        </w:rPr>
        <w:t>M</w:t>
      </w:r>
      <w:r w:rsidR="006457B9">
        <w:rPr>
          <w:rFonts w:eastAsiaTheme="minorEastAsia"/>
          <w:color w:val="000000"/>
          <w:vertAlign w:val="subscript"/>
        </w:rPr>
        <w:t>area</w:t>
      </w:r>
      <w:r w:rsidR="006457B9">
        <w:rPr>
          <w:rFonts w:eastAsiaTheme="minorEastAsia"/>
          <w:color w:val="000000"/>
        </w:rPr>
        <w:t xml:space="preserve"> </w:t>
      </w:r>
      <w:r w:rsidR="006C2200">
        <w:rPr>
          <w:rFonts w:eastAsiaTheme="minorEastAsia"/>
          <w:color w:val="000000"/>
        </w:rPr>
        <w:t xml:space="preserve">by </w:t>
      </w:r>
      <w:r w:rsidR="001172F5">
        <w:rPr>
          <w:rFonts w:eastAsiaTheme="minorEastAsia"/>
          <w:color w:val="000000"/>
        </w:rPr>
        <w:t>3.6</w:t>
      </w:r>
      <w:r w:rsidR="00DF38B2">
        <w:rPr>
          <w:rFonts w:eastAsiaTheme="minorEastAsia"/>
          <w:color w:val="000000"/>
        </w:rPr>
        <w:t xml:space="preserve">% </w:t>
      </w:r>
      <w:r w:rsidR="006457B9">
        <w:rPr>
          <w:rFonts w:eastAsiaTheme="minorEastAsia"/>
          <w:color w:val="000000"/>
        </w:rPr>
        <w:t xml:space="preserve">and </w:t>
      </w:r>
      <w:proofErr w:type="spellStart"/>
      <w:r w:rsidR="006457B9">
        <w:rPr>
          <w:rFonts w:eastAsiaTheme="minorEastAsia"/>
          <w:i/>
          <w:iCs/>
          <w:color w:val="000000"/>
        </w:rPr>
        <w:t>P</w:t>
      </w:r>
      <w:r w:rsidR="006457B9">
        <w:rPr>
          <w:rFonts w:eastAsiaTheme="minorEastAsia"/>
          <w:iCs/>
          <w:color w:val="000000"/>
          <w:vertAlign w:val="subscript"/>
        </w:rPr>
        <w:t>mass</w:t>
      </w:r>
      <w:proofErr w:type="spellEnd"/>
      <w:r w:rsidR="006457B9">
        <w:rPr>
          <w:rFonts w:eastAsiaTheme="minorEastAsia"/>
          <w:iCs/>
          <w:color w:val="000000"/>
        </w:rPr>
        <w:t xml:space="preserve"> </w:t>
      </w:r>
      <w:r w:rsidR="006C2200">
        <w:rPr>
          <w:rFonts w:eastAsiaTheme="minorEastAsia"/>
          <w:iCs/>
          <w:color w:val="000000"/>
        </w:rPr>
        <w:t xml:space="preserve">by </w:t>
      </w:r>
      <w:r w:rsidR="001172F5">
        <w:rPr>
          <w:rFonts w:eastAsiaTheme="minorEastAsia"/>
          <w:iCs/>
          <w:color w:val="000000"/>
        </w:rPr>
        <w:t>7.2</w:t>
      </w:r>
      <w:r w:rsidR="00DF38B2">
        <w:rPr>
          <w:rFonts w:eastAsiaTheme="minorEastAsia"/>
          <w:color w:val="000000"/>
        </w:rPr>
        <w:t>%</w:t>
      </w:r>
      <w:ins w:id="96" w:author="Smith, Nick" w:date="2025-10-22T13:50:00Z" w16du:dateUtc="2025-10-22T18:50:00Z">
        <w:r w:rsidR="00CC796A">
          <w:rPr>
            <w:rFonts w:eastAsiaTheme="minorEastAsia"/>
            <w:color w:val="000000"/>
          </w:rPr>
          <w:t>,</w:t>
        </w:r>
      </w:ins>
      <w:r w:rsidR="006457B9">
        <w:rPr>
          <w:rFonts w:eastAsiaTheme="minorEastAsia"/>
          <w:iCs/>
          <w:color w:val="000000"/>
        </w:rPr>
        <w:t xml:space="preserve"> </w:t>
      </w:r>
      <w:r w:rsidR="00C70738">
        <w:rPr>
          <w:rFonts w:eastAsiaTheme="minorEastAsia"/>
          <w:iCs/>
          <w:color w:val="000000"/>
        </w:rPr>
        <w:t xml:space="preserve">and had no effect on </w:t>
      </w:r>
      <w:proofErr w:type="spellStart"/>
      <w:r w:rsidR="00C70738">
        <w:rPr>
          <w:rFonts w:eastAsiaTheme="minorEastAsia"/>
          <w:i/>
          <w:color w:val="000000"/>
        </w:rPr>
        <w:t>P</w:t>
      </w:r>
      <w:r w:rsidR="00C70738">
        <w:rPr>
          <w:rFonts w:eastAsiaTheme="minorEastAsia"/>
          <w:iCs/>
          <w:color w:val="000000"/>
          <w:vertAlign w:val="subscript"/>
        </w:rPr>
        <w:t>area</w:t>
      </w:r>
      <w:proofErr w:type="spellEnd"/>
      <w:r w:rsidR="00E173AF">
        <w:rPr>
          <w:rFonts w:eastAsiaTheme="minorEastAsia"/>
          <w:iCs/>
          <w:color w:val="000000"/>
        </w:rPr>
        <w:t xml:space="preserve">, leading to a 15.1% increase in the leaf N:P ratio (Table S2; Fig. </w:t>
      </w:r>
      <w:r w:rsidR="00E41AA1">
        <w:rPr>
          <w:rFonts w:eastAsiaTheme="minorEastAsia"/>
          <w:iCs/>
          <w:color w:val="000000"/>
        </w:rPr>
        <w:t>1</w:t>
      </w:r>
      <w:r w:rsidR="00E173AF">
        <w:rPr>
          <w:rFonts w:eastAsiaTheme="minorEastAsia"/>
          <w:iCs/>
          <w:color w:val="000000"/>
        </w:rPr>
        <w:t xml:space="preserve">a). </w:t>
      </w:r>
      <w:r w:rsidR="0034735E">
        <w:rPr>
          <w:rFonts w:eastAsiaTheme="minorEastAsia"/>
          <w:iCs/>
          <w:color w:val="000000"/>
        </w:rPr>
        <w:t>Photosynthetic traits were not modified by nitrogen addition</w:t>
      </w:r>
      <w:r w:rsidR="00C70738">
        <w:rPr>
          <w:rFonts w:eastAsiaTheme="minorEastAsia"/>
          <w:iCs/>
          <w:color w:val="000000"/>
        </w:rPr>
        <w:t xml:space="preserve"> (Table S3; Fig </w:t>
      </w:r>
      <w:r w:rsidR="00E41AA1">
        <w:rPr>
          <w:rFonts w:eastAsiaTheme="minorEastAsia"/>
          <w:iCs/>
          <w:color w:val="000000"/>
        </w:rPr>
        <w:t>1</w:t>
      </w:r>
      <w:r w:rsidR="00C70738">
        <w:rPr>
          <w:rFonts w:eastAsiaTheme="minorEastAsia"/>
          <w:iCs/>
          <w:color w:val="000000"/>
        </w:rPr>
        <w:t xml:space="preserve">b). However, </w:t>
      </w:r>
      <w:r w:rsidR="005A6F13">
        <w:rPr>
          <w:rFonts w:eastAsiaTheme="minorEastAsia"/>
          <w:iCs/>
          <w:color w:val="000000"/>
        </w:rPr>
        <w:t>nitrogen</w:t>
      </w:r>
      <w:r w:rsidR="00C70738">
        <w:rPr>
          <w:rFonts w:eastAsiaTheme="minorEastAsia"/>
          <w:iCs/>
          <w:color w:val="000000"/>
        </w:rPr>
        <w:t xml:space="preserve"> addition increased aboveground biomass </w:t>
      </w:r>
      <w:r w:rsidR="006C2200">
        <w:rPr>
          <w:rFonts w:eastAsiaTheme="minorEastAsia"/>
          <w:iCs/>
          <w:color w:val="000000"/>
        </w:rPr>
        <w:t xml:space="preserve">by </w:t>
      </w:r>
      <w:r w:rsidR="001172F5">
        <w:rPr>
          <w:rFonts w:eastAsiaTheme="minorEastAsia"/>
          <w:color w:val="000000"/>
        </w:rPr>
        <w:t>38.5</w:t>
      </w:r>
      <w:r w:rsidR="00DF38B2">
        <w:rPr>
          <w:rFonts w:eastAsiaTheme="minorEastAsia"/>
          <w:color w:val="000000"/>
        </w:rPr>
        <w:t>%</w:t>
      </w:r>
      <w:r w:rsidR="00C70738">
        <w:rPr>
          <w:rFonts w:eastAsiaTheme="minorEastAsia"/>
          <w:iCs/>
          <w:color w:val="000000"/>
        </w:rPr>
        <w:t xml:space="preserve"> </w:t>
      </w:r>
      <w:r w:rsidR="0034735E">
        <w:rPr>
          <w:rFonts w:eastAsiaTheme="minorEastAsia"/>
          <w:iCs/>
          <w:color w:val="000000"/>
        </w:rPr>
        <w:t>without affecting</w:t>
      </w:r>
      <w:r w:rsidR="00C70738">
        <w:rPr>
          <w:rFonts w:eastAsiaTheme="minorEastAsia"/>
          <w:iCs/>
          <w:color w:val="000000"/>
        </w:rPr>
        <w:t xml:space="preserve"> belowground biomass, leading to a </w:t>
      </w:r>
      <w:r w:rsidR="006C2200">
        <w:rPr>
          <w:rFonts w:eastAsiaTheme="minorEastAsia"/>
          <w:iCs/>
          <w:color w:val="000000"/>
        </w:rPr>
        <w:t>14.6% decrease</w:t>
      </w:r>
      <w:r w:rsidR="00C70738">
        <w:rPr>
          <w:rFonts w:eastAsiaTheme="minorEastAsia"/>
          <w:iCs/>
          <w:color w:val="000000"/>
        </w:rPr>
        <w:t xml:space="preserve"> in the</w:t>
      </w:r>
      <w:r w:rsidR="00F97426">
        <w:rPr>
          <w:rFonts w:eastAsiaTheme="minorEastAsia"/>
          <w:iCs/>
          <w:color w:val="000000"/>
        </w:rPr>
        <w:t xml:space="preserve"> root mass fraction </w:t>
      </w:r>
      <w:r w:rsidR="006C2200">
        <w:rPr>
          <w:rFonts w:eastAsiaTheme="minorEastAsia"/>
          <w:iCs/>
          <w:color w:val="000000"/>
        </w:rPr>
        <w:t xml:space="preserve">and 28.9% decrease </w:t>
      </w:r>
      <w:proofErr w:type="spellStart"/>
      <w:r w:rsidR="00C70738">
        <w:rPr>
          <w:rFonts w:eastAsiaTheme="minorEastAsia"/>
          <w:iCs/>
          <w:color w:val="000000"/>
        </w:rPr>
        <w:t>root:shoot</w:t>
      </w:r>
      <w:proofErr w:type="spellEnd"/>
      <w:r w:rsidR="00C70738">
        <w:rPr>
          <w:rFonts w:eastAsiaTheme="minorEastAsia"/>
          <w:iCs/>
          <w:color w:val="000000"/>
        </w:rPr>
        <w:t xml:space="preserve"> ratio (Table S4; Fig. </w:t>
      </w:r>
      <w:r w:rsidR="00E41AA1">
        <w:rPr>
          <w:rFonts w:eastAsiaTheme="minorEastAsia"/>
          <w:iCs/>
          <w:color w:val="000000"/>
        </w:rPr>
        <w:t>1</w:t>
      </w:r>
      <w:r w:rsidR="00C70738">
        <w:rPr>
          <w:rFonts w:eastAsiaTheme="minorEastAsia"/>
          <w:iCs/>
          <w:color w:val="000000"/>
        </w:rPr>
        <w:t>c).</w:t>
      </w:r>
    </w:p>
    <w:p w14:paraId="7F3C0A10" w14:textId="5DD11ED3" w:rsidR="00E173AF" w:rsidRPr="00A16057" w:rsidRDefault="00D84027" w:rsidP="00A16057">
      <w:pPr>
        <w:spacing w:line="360" w:lineRule="auto"/>
        <w:rPr>
          <w:rFonts w:eastAsiaTheme="minorEastAsia"/>
          <w:color w:val="000000"/>
        </w:rPr>
      </w:pPr>
      <w:r>
        <w:rPr>
          <w:rFonts w:eastAsiaTheme="minorEastAsia"/>
          <w:iCs/>
          <w:color w:val="000000"/>
        </w:rPr>
        <w:tab/>
        <w:t>Individual effects of nitrogen addition were modified by climate.</w:t>
      </w:r>
      <w:r w:rsidR="00DF38B2">
        <w:rPr>
          <w:rFonts w:eastAsiaTheme="minorEastAsia"/>
          <w:color w:val="000000"/>
        </w:rPr>
        <w:t xml:space="preserve"> </w:t>
      </w:r>
      <w:r w:rsidR="00853D66">
        <w:rPr>
          <w:rFonts w:eastAsiaTheme="minorEastAsia"/>
          <w:color w:val="000000"/>
        </w:rPr>
        <w:t>The positive effect</w:t>
      </w:r>
      <w:r>
        <w:rPr>
          <w:rFonts w:eastAsiaTheme="minorEastAsia"/>
          <w:color w:val="000000"/>
        </w:rPr>
        <w:t>s</w:t>
      </w:r>
      <w:r w:rsidR="00853D66">
        <w:rPr>
          <w:rFonts w:eastAsiaTheme="minorEastAsia"/>
          <w:color w:val="000000"/>
        </w:rPr>
        <w:t xml:space="preserve"> of nitrogen addition on </w:t>
      </w:r>
      <w:proofErr w:type="spellStart"/>
      <w:r w:rsidR="00853D66">
        <w:rPr>
          <w:rFonts w:eastAsiaTheme="minorEastAsia"/>
          <w:i/>
          <w:iCs/>
          <w:color w:val="000000"/>
        </w:rPr>
        <w:t>N</w:t>
      </w:r>
      <w:r w:rsidR="00853D66">
        <w:rPr>
          <w:rFonts w:eastAsiaTheme="minorEastAsia"/>
          <w:color w:val="000000"/>
          <w:vertAlign w:val="subscript"/>
        </w:rPr>
        <w:t>mass</w:t>
      </w:r>
      <w:proofErr w:type="spellEnd"/>
      <w:r w:rsidR="00E173AF">
        <w:rPr>
          <w:rFonts w:eastAsiaTheme="minorEastAsia"/>
          <w:color w:val="000000"/>
        </w:rPr>
        <w:t>,</w:t>
      </w:r>
      <w:r>
        <w:rPr>
          <w:rFonts w:eastAsiaTheme="minorEastAsia"/>
          <w:color w:val="000000"/>
        </w:rPr>
        <w:t xml:space="preserve"> </w:t>
      </w:r>
      <w:r>
        <w:rPr>
          <w:rFonts w:eastAsiaTheme="minorEastAsia"/>
          <w:i/>
          <w:iCs/>
          <w:color w:val="000000"/>
        </w:rPr>
        <w:t>N</w:t>
      </w:r>
      <w:r>
        <w:rPr>
          <w:rFonts w:eastAsiaTheme="minorEastAsia"/>
          <w:iCs/>
          <w:color w:val="000000"/>
          <w:vertAlign w:val="subscript"/>
        </w:rPr>
        <w:t>area</w:t>
      </w:r>
      <w:r w:rsidR="00E173AF">
        <w:rPr>
          <w:rFonts w:eastAsiaTheme="minorEastAsia"/>
          <w:iCs/>
          <w:color w:val="000000"/>
        </w:rPr>
        <w:t>, and leaf N:P</w:t>
      </w:r>
      <w:r>
        <w:rPr>
          <w:rFonts w:eastAsiaTheme="minorEastAsia"/>
          <w:color w:val="000000"/>
        </w:rPr>
        <w:t xml:space="preserve"> diminished</w:t>
      </w:r>
      <w:r w:rsidR="00853D66">
        <w:rPr>
          <w:rFonts w:eastAsiaTheme="minorEastAsia"/>
          <w:color w:val="000000"/>
        </w:rPr>
        <w:t xml:space="preserve"> with increasing</w:t>
      </w:r>
      <w:r w:rsidR="00036B2B">
        <w:rPr>
          <w:rFonts w:eastAsiaTheme="minorEastAsia"/>
          <w:color w:val="000000"/>
        </w:rPr>
        <w:t xml:space="preserve"> growing season temperature</w:t>
      </w:r>
      <w:r w:rsidRPr="00D84027">
        <w:rPr>
          <w:rFonts w:eastAsiaTheme="minorEastAsia"/>
          <w:color w:val="000000"/>
        </w:rPr>
        <w:t xml:space="preserve"> </w:t>
      </w:r>
      <w:r>
        <w:rPr>
          <w:rFonts w:eastAsiaTheme="minorEastAsia"/>
          <w:color w:val="000000"/>
        </w:rPr>
        <w:t>(Table S</w:t>
      </w:r>
      <w:r w:rsidR="00E173AF">
        <w:rPr>
          <w:rFonts w:eastAsiaTheme="minorEastAsia"/>
          <w:color w:val="000000"/>
        </w:rPr>
        <w:t>5</w:t>
      </w:r>
      <w:r w:rsidR="00BD59F9">
        <w:rPr>
          <w:rFonts w:eastAsiaTheme="minorEastAsia"/>
          <w:color w:val="000000"/>
        </w:rPr>
        <w:t xml:space="preserve">; Fig. </w:t>
      </w:r>
      <w:r w:rsidR="00E41AA1">
        <w:rPr>
          <w:rFonts w:eastAsiaTheme="minorEastAsia"/>
          <w:color w:val="000000"/>
        </w:rPr>
        <w:t>2</w:t>
      </w:r>
      <w:r w:rsidR="00BD59F9">
        <w:rPr>
          <w:rFonts w:eastAsiaTheme="minorEastAsia"/>
          <w:color w:val="000000"/>
        </w:rPr>
        <w:t>a</w:t>
      </w:r>
      <w:r>
        <w:rPr>
          <w:rFonts w:eastAsiaTheme="minorEastAsia"/>
          <w:color w:val="000000"/>
        </w:rPr>
        <w:t>).</w:t>
      </w:r>
      <w:r w:rsidR="00E173AF">
        <w:rPr>
          <w:rFonts w:eastAsiaTheme="minorEastAsia"/>
          <w:color w:val="000000"/>
        </w:rPr>
        <w:t xml:space="preserve"> </w:t>
      </w:r>
      <w:r w:rsidR="00036B2B">
        <w:rPr>
          <w:rFonts w:eastAsiaTheme="minorEastAsia"/>
          <w:color w:val="000000"/>
        </w:rPr>
        <w:t>Warmer</w:t>
      </w:r>
      <w:r>
        <w:rPr>
          <w:rFonts w:eastAsiaTheme="minorEastAsia"/>
          <w:color w:val="000000"/>
        </w:rPr>
        <w:t xml:space="preserve"> temperatures were also associated with a reduction in the response ratio that explained the effect of nitrogen addition on total biomass</w:t>
      </w:r>
      <w:r w:rsidR="0034735E">
        <w:rPr>
          <w:rFonts w:eastAsiaTheme="minorEastAsia"/>
          <w:color w:val="000000"/>
        </w:rPr>
        <w:t xml:space="preserve"> </w:t>
      </w:r>
      <w:r>
        <w:rPr>
          <w:rFonts w:eastAsiaTheme="minorEastAsia"/>
          <w:color w:val="000000"/>
        </w:rPr>
        <w:t>despite no general nitrogen addition effect on total biomass</w:t>
      </w:r>
      <w:r w:rsidR="002E1161">
        <w:rPr>
          <w:rFonts w:eastAsiaTheme="minorEastAsia"/>
          <w:iCs/>
          <w:color w:val="000000"/>
        </w:rPr>
        <w:t xml:space="preserve"> (Table S</w:t>
      </w:r>
      <w:r w:rsidR="00E173AF">
        <w:rPr>
          <w:rFonts w:eastAsiaTheme="minorEastAsia"/>
          <w:iCs/>
          <w:color w:val="000000"/>
        </w:rPr>
        <w:t>6</w:t>
      </w:r>
      <w:r w:rsidR="002E1161">
        <w:rPr>
          <w:rFonts w:eastAsiaTheme="minorEastAsia"/>
          <w:iCs/>
          <w:color w:val="000000"/>
        </w:rPr>
        <w:t xml:space="preserve">). </w:t>
      </w:r>
      <w:r>
        <w:rPr>
          <w:rFonts w:eastAsiaTheme="minorEastAsia"/>
          <w:iCs/>
          <w:color w:val="000000"/>
        </w:rPr>
        <w:t>Increasing</w:t>
      </w:r>
      <w:r w:rsidR="00036B2B">
        <w:rPr>
          <w:rFonts w:eastAsiaTheme="minorEastAsia"/>
          <w:iCs/>
          <w:color w:val="000000"/>
        </w:rPr>
        <w:t xml:space="preserve"> growing season moisture index</w:t>
      </w:r>
      <w:r w:rsidR="00E173AF">
        <w:rPr>
          <w:rFonts w:eastAsiaTheme="minorEastAsia"/>
          <w:iCs/>
          <w:color w:val="000000"/>
        </w:rPr>
        <w:t xml:space="preserve"> diminished the positive effect of nitrogen addition on </w:t>
      </w:r>
      <w:proofErr w:type="spellStart"/>
      <w:r w:rsidR="00E173AF">
        <w:rPr>
          <w:rFonts w:eastAsiaTheme="minorEastAsia"/>
          <w:i/>
          <w:color w:val="000000"/>
        </w:rPr>
        <w:t>N</w:t>
      </w:r>
      <w:r w:rsidR="00E173AF">
        <w:rPr>
          <w:rFonts w:eastAsiaTheme="minorEastAsia"/>
          <w:color w:val="000000"/>
          <w:vertAlign w:val="subscript"/>
        </w:rPr>
        <w:t>mass</w:t>
      </w:r>
      <w:proofErr w:type="spellEnd"/>
      <w:r w:rsidR="00E173AF">
        <w:rPr>
          <w:rFonts w:eastAsiaTheme="minorEastAsia"/>
          <w:color w:val="000000"/>
        </w:rPr>
        <w:t xml:space="preserve"> and marginally diminished the positive effects of nitrogen addition on </w:t>
      </w:r>
      <w:r w:rsidR="00E173AF">
        <w:rPr>
          <w:rFonts w:eastAsiaTheme="minorEastAsia"/>
          <w:i/>
          <w:iCs/>
          <w:color w:val="000000"/>
        </w:rPr>
        <w:t>N</w:t>
      </w:r>
      <w:r w:rsidR="00E173AF">
        <w:rPr>
          <w:rFonts w:eastAsiaTheme="minorEastAsia"/>
          <w:iCs/>
          <w:color w:val="000000"/>
          <w:vertAlign w:val="subscript"/>
        </w:rPr>
        <w:t>area</w:t>
      </w:r>
      <w:r w:rsidR="00E173AF">
        <w:rPr>
          <w:rFonts w:eastAsiaTheme="minorEastAsia"/>
          <w:iCs/>
          <w:color w:val="000000"/>
        </w:rPr>
        <w:t xml:space="preserve"> and leaf N:P</w:t>
      </w:r>
      <w:r>
        <w:rPr>
          <w:rFonts w:eastAsiaTheme="minorEastAsia"/>
          <w:iCs/>
          <w:color w:val="000000"/>
        </w:rPr>
        <w:t xml:space="preserve"> (</w:t>
      </w:r>
      <w:r>
        <w:rPr>
          <w:rFonts w:eastAsiaTheme="minorEastAsia"/>
          <w:color w:val="000000"/>
        </w:rPr>
        <w:t>Table S</w:t>
      </w:r>
      <w:r w:rsidR="00E173AF">
        <w:rPr>
          <w:rFonts w:eastAsiaTheme="minorEastAsia"/>
          <w:color w:val="000000"/>
        </w:rPr>
        <w:t>5</w:t>
      </w:r>
      <w:r w:rsidR="00BD59F9">
        <w:rPr>
          <w:rFonts w:eastAsiaTheme="minorEastAsia"/>
          <w:color w:val="000000"/>
        </w:rPr>
        <w:t xml:space="preserve">; Fig. </w:t>
      </w:r>
      <w:r w:rsidR="00E41AA1">
        <w:rPr>
          <w:rFonts w:eastAsiaTheme="minorEastAsia"/>
          <w:color w:val="000000"/>
        </w:rPr>
        <w:t>2</w:t>
      </w:r>
      <w:r w:rsidR="00BD59F9">
        <w:rPr>
          <w:rFonts w:eastAsiaTheme="minorEastAsia"/>
          <w:color w:val="000000"/>
        </w:rPr>
        <w:t>b</w:t>
      </w:r>
      <w:r>
        <w:rPr>
          <w:rFonts w:eastAsiaTheme="minorEastAsia"/>
          <w:color w:val="000000"/>
        </w:rPr>
        <w:t xml:space="preserve">). Finally, </w:t>
      </w:r>
      <w:r w:rsidR="00E173AF">
        <w:rPr>
          <w:rFonts w:eastAsiaTheme="minorEastAsia"/>
          <w:color w:val="000000"/>
        </w:rPr>
        <w:t xml:space="preserve">increased growing season light availability was also associated with an increase in the </w:t>
      </w:r>
      <w:r w:rsidR="00E173AF">
        <w:rPr>
          <w:rFonts w:eastAsiaTheme="minorEastAsia"/>
          <w:iCs/>
          <w:color w:val="000000"/>
        </w:rPr>
        <w:t xml:space="preserve">response ratio that explained the effect of nitrogen addition on </w:t>
      </w:r>
      <w:proofErr w:type="spellStart"/>
      <w:r w:rsidR="00E173AF">
        <w:rPr>
          <w:rFonts w:eastAsiaTheme="minorEastAsia"/>
          <w:i/>
          <w:color w:val="000000"/>
        </w:rPr>
        <w:t>P</w:t>
      </w:r>
      <w:r w:rsidR="00E173AF">
        <w:rPr>
          <w:rFonts w:eastAsiaTheme="minorEastAsia"/>
          <w:iCs/>
          <w:color w:val="000000"/>
          <w:vertAlign w:val="subscript"/>
        </w:rPr>
        <w:t>area</w:t>
      </w:r>
      <w:proofErr w:type="spellEnd"/>
      <w:r w:rsidR="00E173AF">
        <w:rPr>
          <w:rFonts w:eastAsiaTheme="minorEastAsia"/>
          <w:iCs/>
          <w:color w:val="000000"/>
        </w:rPr>
        <w:t xml:space="preserve"> despite no general nitrogen addition effect on </w:t>
      </w:r>
      <w:proofErr w:type="spellStart"/>
      <w:r w:rsidR="00E173AF">
        <w:rPr>
          <w:rFonts w:eastAsiaTheme="minorEastAsia"/>
          <w:i/>
          <w:color w:val="000000"/>
        </w:rPr>
        <w:t>P</w:t>
      </w:r>
      <w:r w:rsidR="00E173AF">
        <w:rPr>
          <w:rFonts w:eastAsiaTheme="minorEastAsia"/>
          <w:color w:val="000000"/>
          <w:vertAlign w:val="subscript"/>
        </w:rPr>
        <w:t>area</w:t>
      </w:r>
      <w:proofErr w:type="spellEnd"/>
      <w:r w:rsidR="00E173AF">
        <w:rPr>
          <w:rFonts w:eastAsiaTheme="minorEastAsia"/>
          <w:iCs/>
          <w:color w:val="000000"/>
        </w:rPr>
        <w:t xml:space="preserve"> across the climatic gradient (Table S5). Greater </w:t>
      </w:r>
      <w:r>
        <w:rPr>
          <w:rFonts w:eastAsiaTheme="minorEastAsia"/>
          <w:color w:val="000000"/>
        </w:rPr>
        <w:t xml:space="preserve">light availability </w:t>
      </w:r>
      <w:r w:rsidR="00E173AF">
        <w:rPr>
          <w:rFonts w:eastAsiaTheme="minorEastAsia"/>
          <w:color w:val="000000"/>
        </w:rPr>
        <w:t xml:space="preserve">also </w:t>
      </w:r>
      <w:r>
        <w:rPr>
          <w:rFonts w:eastAsiaTheme="minorEastAsia"/>
          <w:color w:val="000000"/>
        </w:rPr>
        <w:t>weakened the negative effect of nitrogen addition on the root mass fraction (Table S</w:t>
      </w:r>
      <w:r w:rsidR="00E173AF">
        <w:rPr>
          <w:rFonts w:eastAsiaTheme="minorEastAsia"/>
          <w:color w:val="000000"/>
        </w:rPr>
        <w:t>6</w:t>
      </w:r>
      <w:r>
        <w:rPr>
          <w:rFonts w:eastAsiaTheme="minorEastAsia"/>
          <w:color w:val="000000"/>
        </w:rPr>
        <w:t>).</w:t>
      </w:r>
    </w:p>
    <w:p w14:paraId="1A33E95E" w14:textId="400EBF56" w:rsidR="00A35F0F" w:rsidRPr="006C3EF7" w:rsidRDefault="00BA1CF4" w:rsidP="00321A85">
      <w:pPr>
        <w:spacing w:line="360" w:lineRule="auto"/>
        <w:ind w:firstLine="720"/>
      </w:pPr>
      <w:r>
        <w:t xml:space="preserve">Species identity modified some responses to nitrogen addition. </w:t>
      </w:r>
      <w:r w:rsidR="00A35F0F">
        <w:t xml:space="preserve">Positive </w:t>
      </w:r>
      <w:proofErr w:type="spellStart"/>
      <w:r w:rsidR="00A35F0F">
        <w:rPr>
          <w:i/>
          <w:iCs/>
        </w:rPr>
        <w:t>N</w:t>
      </w:r>
      <w:r w:rsidR="00A35F0F">
        <w:rPr>
          <w:iCs/>
          <w:vertAlign w:val="subscript"/>
        </w:rPr>
        <w:t>mass</w:t>
      </w:r>
      <w:proofErr w:type="spellEnd"/>
      <w:r w:rsidR="00A35F0F">
        <w:rPr>
          <w:iCs/>
        </w:rPr>
        <w:t xml:space="preserve">, leaf N:P, and negative </w:t>
      </w:r>
      <w:r w:rsidR="00A35F0F">
        <w:rPr>
          <w:i/>
        </w:rPr>
        <w:t>M</w:t>
      </w:r>
      <w:r w:rsidR="00A35F0F">
        <w:rPr>
          <w:vertAlign w:val="subscript"/>
        </w:rPr>
        <w:t>area</w:t>
      </w:r>
      <w:r w:rsidR="00A35F0F">
        <w:t xml:space="preserve"> responses to nitrogen addition were only observed in species that </w:t>
      </w:r>
      <w:commentRangeStart w:id="97"/>
      <w:r w:rsidR="00A35F0F">
        <w:t>could not associate with N</w:t>
      </w:r>
      <w:r w:rsidR="00A35F0F">
        <w:rPr>
          <w:vertAlign w:val="subscript"/>
        </w:rPr>
        <w:t>2</w:t>
      </w:r>
      <w:r w:rsidR="00A35F0F">
        <w:t>-fixing bacteria</w:t>
      </w:r>
      <w:commentRangeEnd w:id="97"/>
      <w:r w:rsidR="00DE7AE7">
        <w:rPr>
          <w:rStyle w:val="CommentReference"/>
        </w:rPr>
        <w:commentReference w:id="97"/>
      </w:r>
      <w:r w:rsidR="00A35F0F">
        <w:t xml:space="preserve"> (Table S7</w:t>
      </w:r>
      <w:r w:rsidR="00BD59F9">
        <w:t xml:space="preserve">; Fig. </w:t>
      </w:r>
      <w:r w:rsidR="00E41AA1">
        <w:t>2</w:t>
      </w:r>
      <w:r w:rsidR="00BD59F9">
        <w:t>c</w:t>
      </w:r>
      <w:r w:rsidR="00A35F0F">
        <w:t xml:space="preserve">). Nitrogen addition increased </w:t>
      </w:r>
      <w:r w:rsidR="00A35F0F">
        <w:rPr>
          <w:i/>
          <w:iCs/>
        </w:rPr>
        <w:t>A</w:t>
      </w:r>
      <w:r w:rsidR="00A35F0F">
        <w:rPr>
          <w:vertAlign w:val="subscript"/>
        </w:rPr>
        <w:t>sat</w:t>
      </w:r>
      <w:r w:rsidR="00A35F0F">
        <w:t xml:space="preserve"> in species that could form associations with N</w:t>
      </w:r>
      <w:r w:rsidR="00A35F0F">
        <w:rPr>
          <w:vertAlign w:val="subscript"/>
        </w:rPr>
        <w:t>2</w:t>
      </w:r>
      <w:r w:rsidR="00A35F0F">
        <w:t>-fixing bacteria despite no general nitrogen addition effect</w:t>
      </w:r>
      <w:r w:rsidR="006C3EF7">
        <w:t xml:space="preserve"> (Table S8). Positive </w:t>
      </w:r>
      <w:r w:rsidR="006C3EF7">
        <w:rPr>
          <w:i/>
          <w:iCs/>
        </w:rPr>
        <w:t>N</w:t>
      </w:r>
      <w:r w:rsidR="006C3EF7">
        <w:rPr>
          <w:vertAlign w:val="subscript"/>
        </w:rPr>
        <w:t>area</w:t>
      </w:r>
      <w:r w:rsidR="006C3EF7">
        <w:t xml:space="preserve"> and leaf N:P responses to nitrogen addition were also generally stronger in species with scavenging acquisition strategies, while negative </w:t>
      </w:r>
      <w:proofErr w:type="spellStart"/>
      <w:r w:rsidR="006C3EF7">
        <w:rPr>
          <w:i/>
          <w:iCs/>
        </w:rPr>
        <w:t>P</w:t>
      </w:r>
      <w:r w:rsidR="006C3EF7">
        <w:rPr>
          <w:iCs/>
          <w:vertAlign w:val="subscript"/>
        </w:rPr>
        <w:t>mass</w:t>
      </w:r>
      <w:proofErr w:type="spellEnd"/>
      <w:r w:rsidR="006C3EF7">
        <w:t xml:space="preserve"> and </w:t>
      </w:r>
      <w:r w:rsidR="006C3EF7">
        <w:rPr>
          <w:i/>
        </w:rPr>
        <w:t>M</w:t>
      </w:r>
      <w:r w:rsidR="006C3EF7">
        <w:rPr>
          <w:vertAlign w:val="subscript"/>
        </w:rPr>
        <w:t>area</w:t>
      </w:r>
      <w:r w:rsidR="006C3EF7">
        <w:rPr>
          <w:iCs/>
        </w:rPr>
        <w:t xml:space="preserve"> </w:t>
      </w:r>
      <w:r w:rsidR="006C3EF7" w:rsidRPr="006C3EF7">
        <w:t>responses</w:t>
      </w:r>
      <w:r w:rsidR="006C3EF7">
        <w:t xml:space="preserve"> to nitrogen addition were stronger in species with mining acquisition strategies (Table S9</w:t>
      </w:r>
      <w:r w:rsidR="00BD59F9">
        <w:t xml:space="preserve">; Fig. </w:t>
      </w:r>
      <w:r w:rsidR="00E41AA1">
        <w:t>2</w:t>
      </w:r>
      <w:r w:rsidR="00BD59F9">
        <w:t>d</w:t>
      </w:r>
      <w:r w:rsidR="006C3EF7">
        <w:t>). While photosynthetic traits were modified by mycorrhizal acquisition strategy, no trait within each strategy demonstrated a significant nitrogen addition effect (Table S10</w:t>
      </w:r>
      <w:r w:rsidR="00BD59F9">
        <w:t xml:space="preserve">; Fig. </w:t>
      </w:r>
      <w:r w:rsidR="00E41AA1">
        <w:t>2</w:t>
      </w:r>
      <w:r w:rsidR="00BD59F9">
        <w:t>e</w:t>
      </w:r>
      <w:r w:rsidR="006C3EF7">
        <w:t xml:space="preserve">). Finally, positive </w:t>
      </w:r>
      <w:proofErr w:type="spellStart"/>
      <w:r w:rsidR="006C3EF7">
        <w:rPr>
          <w:i/>
          <w:iCs/>
        </w:rPr>
        <w:t>N</w:t>
      </w:r>
      <w:r w:rsidR="006C3EF7">
        <w:rPr>
          <w:iCs/>
          <w:vertAlign w:val="subscript"/>
        </w:rPr>
        <w:t>mass</w:t>
      </w:r>
      <w:proofErr w:type="spellEnd"/>
      <w:r w:rsidR="006C3EF7">
        <w:t xml:space="preserve"> responses and negative </w:t>
      </w:r>
      <w:r w:rsidR="006C3EF7">
        <w:rPr>
          <w:i/>
          <w:iCs/>
        </w:rPr>
        <w:t>M</w:t>
      </w:r>
      <w:r w:rsidR="006C3EF7">
        <w:rPr>
          <w:vertAlign w:val="subscript"/>
        </w:rPr>
        <w:t>area</w:t>
      </w:r>
      <w:r w:rsidR="006C3EF7">
        <w:t xml:space="preserve"> responses to nitrogen addition were strongest in C</w:t>
      </w:r>
      <w:r w:rsidR="006C3EF7">
        <w:rPr>
          <w:vertAlign w:val="subscript"/>
        </w:rPr>
        <w:t>4</w:t>
      </w:r>
      <w:r w:rsidR="006C3EF7">
        <w:t xml:space="preserve"> species, while positive </w:t>
      </w:r>
      <w:r w:rsidR="006C3EF7">
        <w:rPr>
          <w:i/>
          <w:iCs/>
        </w:rPr>
        <w:t>N</w:t>
      </w:r>
      <w:r w:rsidR="006C3EF7">
        <w:rPr>
          <w:vertAlign w:val="subscript"/>
        </w:rPr>
        <w:t>area</w:t>
      </w:r>
      <w:r w:rsidR="006C3EF7">
        <w:t xml:space="preserve"> responses were strongest in C</w:t>
      </w:r>
      <w:r w:rsidR="006C3EF7">
        <w:rPr>
          <w:vertAlign w:val="subscript"/>
        </w:rPr>
        <w:t>3</w:t>
      </w:r>
      <w:r w:rsidR="006C3EF7">
        <w:t xml:space="preserve"> species (Table S11</w:t>
      </w:r>
      <w:r w:rsidR="00BD59F9">
        <w:t xml:space="preserve">; Fig. </w:t>
      </w:r>
      <w:r w:rsidR="00E41AA1">
        <w:t>2</w:t>
      </w:r>
      <w:r w:rsidR="00BD59F9">
        <w:t>f</w:t>
      </w:r>
      <w:r w:rsidR="006C3EF7">
        <w:t xml:space="preserve">). Nitrogen addition increased </w:t>
      </w:r>
      <w:r w:rsidR="006C3EF7">
        <w:rPr>
          <w:i/>
          <w:iCs/>
        </w:rPr>
        <w:t>PNUE</w:t>
      </w:r>
      <w:r w:rsidR="006C3EF7">
        <w:t xml:space="preserve"> in C</w:t>
      </w:r>
      <w:r w:rsidR="006C3EF7">
        <w:rPr>
          <w:vertAlign w:val="subscript"/>
        </w:rPr>
        <w:t>4</w:t>
      </w:r>
      <w:r w:rsidR="006C3EF7">
        <w:t xml:space="preserve"> species only (Table S12).</w:t>
      </w:r>
    </w:p>
    <w:p w14:paraId="42E9119C" w14:textId="44415A35" w:rsidR="00DF38B2" w:rsidRPr="00DF38B2" w:rsidRDefault="00DF38B2" w:rsidP="00E01953">
      <w:pPr>
        <w:spacing w:line="360" w:lineRule="auto"/>
        <w:rPr>
          <w:rFonts w:eastAsiaTheme="minorEastAsia"/>
          <w:i/>
          <w:color w:val="000000"/>
        </w:rPr>
      </w:pPr>
      <w:commentRangeStart w:id="98"/>
      <w:r>
        <w:rPr>
          <w:rFonts w:eastAsiaTheme="minorEastAsia"/>
          <w:i/>
          <w:color w:val="000000"/>
        </w:rPr>
        <w:lastRenderedPageBreak/>
        <w:t>Phosphorus addition</w:t>
      </w:r>
      <w:commentRangeEnd w:id="98"/>
      <w:r w:rsidR="00CA27CD">
        <w:rPr>
          <w:rStyle w:val="CommentReference"/>
        </w:rPr>
        <w:commentReference w:id="98"/>
      </w:r>
    </w:p>
    <w:p w14:paraId="274C5582" w14:textId="12729907" w:rsidR="00C70738" w:rsidRPr="006C2200" w:rsidRDefault="00C70738" w:rsidP="0034735E">
      <w:pPr>
        <w:spacing w:line="360" w:lineRule="auto"/>
        <w:rPr>
          <w:rFonts w:eastAsiaTheme="minorEastAsia"/>
          <w:color w:val="000000"/>
        </w:rPr>
      </w:pPr>
      <w:r w:rsidRPr="005F0EA0">
        <w:rPr>
          <w:rFonts w:eastAsiaTheme="minorEastAsia"/>
          <w:iCs/>
          <w:color w:val="000000"/>
        </w:rPr>
        <w:t>P</w:t>
      </w:r>
      <w:r w:rsidR="005A6F13">
        <w:rPr>
          <w:rFonts w:eastAsiaTheme="minorEastAsia"/>
          <w:iCs/>
          <w:color w:val="000000"/>
        </w:rPr>
        <w:t>hosphorus</w:t>
      </w:r>
      <w:r w:rsidRPr="005F0EA0">
        <w:rPr>
          <w:rFonts w:eastAsiaTheme="minorEastAsia"/>
          <w:iCs/>
          <w:color w:val="000000"/>
        </w:rPr>
        <w:t xml:space="preserve"> addition </w:t>
      </w:r>
      <w:r w:rsidR="00BD59F9">
        <w:rPr>
          <w:rFonts w:eastAsiaTheme="minorEastAsia"/>
          <w:iCs/>
          <w:color w:val="000000"/>
        </w:rPr>
        <w:t>increased</w:t>
      </w:r>
      <w:r w:rsidR="006C2200">
        <w:rPr>
          <w:rFonts w:eastAsiaTheme="minorEastAsia"/>
          <w:iCs/>
          <w:color w:val="000000"/>
        </w:rPr>
        <w:t xml:space="preserve"> </w:t>
      </w:r>
      <w:proofErr w:type="spellStart"/>
      <w:r w:rsidR="006C2200">
        <w:rPr>
          <w:rFonts w:eastAsiaTheme="minorEastAsia"/>
          <w:i/>
          <w:color w:val="000000"/>
        </w:rPr>
        <w:t>P</w:t>
      </w:r>
      <w:r w:rsidR="006C2200">
        <w:rPr>
          <w:rFonts w:eastAsiaTheme="minorEastAsia"/>
          <w:iCs/>
          <w:color w:val="000000"/>
          <w:vertAlign w:val="subscript"/>
        </w:rPr>
        <w:t>mass</w:t>
      </w:r>
      <w:proofErr w:type="spellEnd"/>
      <w:r w:rsidR="006C2200">
        <w:rPr>
          <w:rFonts w:eastAsiaTheme="minorEastAsia"/>
          <w:iCs/>
          <w:color w:val="000000"/>
        </w:rPr>
        <w:t xml:space="preserve"> and </w:t>
      </w:r>
      <w:proofErr w:type="spellStart"/>
      <w:r w:rsidR="006C2200">
        <w:rPr>
          <w:rFonts w:eastAsiaTheme="minorEastAsia"/>
          <w:i/>
          <w:color w:val="000000"/>
        </w:rPr>
        <w:t>P</w:t>
      </w:r>
      <w:r w:rsidR="006C2200">
        <w:rPr>
          <w:rFonts w:eastAsiaTheme="minorEastAsia"/>
          <w:iCs/>
          <w:color w:val="000000"/>
          <w:vertAlign w:val="subscript"/>
        </w:rPr>
        <w:t>area</w:t>
      </w:r>
      <w:proofErr w:type="spellEnd"/>
      <w:r w:rsidR="00BD59F9">
        <w:rPr>
          <w:rFonts w:eastAsiaTheme="minorEastAsia"/>
          <w:iCs/>
          <w:color w:val="000000"/>
        </w:rPr>
        <w:t xml:space="preserve"> by 56.7 and 71.2%,</w:t>
      </w:r>
      <w:r w:rsidR="006C2200">
        <w:rPr>
          <w:rFonts w:eastAsiaTheme="minorEastAsia"/>
          <w:iCs/>
          <w:color w:val="000000"/>
        </w:rPr>
        <w:t xml:space="preserve"> respectively, with no </w:t>
      </w:r>
      <w:r w:rsidR="00321A85">
        <w:rPr>
          <w:rFonts w:eastAsiaTheme="minorEastAsia"/>
          <w:iCs/>
          <w:color w:val="000000"/>
        </w:rPr>
        <w:t xml:space="preserve">effect </w:t>
      </w:r>
      <w:r w:rsidR="00BD59F9">
        <w:rPr>
          <w:rFonts w:eastAsiaTheme="minorEastAsia"/>
          <w:iCs/>
          <w:color w:val="000000"/>
        </w:rPr>
        <w:t>on</w:t>
      </w:r>
      <w:r w:rsidR="0093016A">
        <w:rPr>
          <w:rFonts w:eastAsiaTheme="minorEastAsia"/>
          <w:iCs/>
          <w:color w:val="000000"/>
        </w:rPr>
        <w:t xml:space="preserve"> </w:t>
      </w:r>
      <w:r w:rsidR="006C2200">
        <w:rPr>
          <w:rFonts w:eastAsiaTheme="minorEastAsia"/>
          <w:i/>
          <w:iCs/>
          <w:color w:val="000000"/>
        </w:rPr>
        <w:t>M</w:t>
      </w:r>
      <w:r w:rsidR="006C2200">
        <w:rPr>
          <w:rFonts w:eastAsiaTheme="minorEastAsia"/>
          <w:iCs/>
          <w:color w:val="000000"/>
          <w:vertAlign w:val="subscript"/>
        </w:rPr>
        <w:t>area</w:t>
      </w:r>
      <w:r w:rsidR="006C2200">
        <w:rPr>
          <w:rFonts w:eastAsiaTheme="minorEastAsia"/>
          <w:iCs/>
          <w:color w:val="000000"/>
        </w:rPr>
        <w:t xml:space="preserve">, </w:t>
      </w:r>
      <w:proofErr w:type="spellStart"/>
      <w:r w:rsidR="006C2200">
        <w:rPr>
          <w:rFonts w:eastAsiaTheme="minorEastAsia"/>
          <w:i/>
          <w:color w:val="000000"/>
        </w:rPr>
        <w:t>N</w:t>
      </w:r>
      <w:r w:rsidR="006C2200">
        <w:rPr>
          <w:rFonts w:eastAsiaTheme="minorEastAsia"/>
          <w:iCs/>
          <w:color w:val="000000"/>
          <w:vertAlign w:val="subscript"/>
        </w:rPr>
        <w:t>mass</w:t>
      </w:r>
      <w:proofErr w:type="spellEnd"/>
      <w:r w:rsidR="006C2200">
        <w:rPr>
          <w:rFonts w:eastAsiaTheme="minorEastAsia"/>
          <w:iCs/>
          <w:color w:val="000000"/>
        </w:rPr>
        <w:t xml:space="preserve">, or </w:t>
      </w:r>
      <w:r w:rsidR="006C2200">
        <w:rPr>
          <w:rFonts w:eastAsiaTheme="minorEastAsia"/>
          <w:i/>
          <w:color w:val="000000"/>
        </w:rPr>
        <w:t>N</w:t>
      </w:r>
      <w:r w:rsidR="006C2200">
        <w:rPr>
          <w:rFonts w:eastAsiaTheme="minorEastAsia"/>
          <w:color w:val="000000"/>
          <w:vertAlign w:val="subscript"/>
        </w:rPr>
        <w:t>area</w:t>
      </w:r>
      <w:r w:rsidR="006C2200">
        <w:rPr>
          <w:rFonts w:eastAsiaTheme="minorEastAsia"/>
          <w:color w:val="000000"/>
        </w:rPr>
        <w:t xml:space="preserve"> (Table S2; Fig 2d).</w:t>
      </w:r>
      <w:r w:rsidR="00321A85">
        <w:rPr>
          <w:rFonts w:eastAsiaTheme="minorEastAsia"/>
          <w:color w:val="000000"/>
        </w:rPr>
        <w:t xml:space="preserve"> These patterns </w:t>
      </w:r>
      <w:r w:rsidR="006C3EF7">
        <w:rPr>
          <w:rFonts w:eastAsiaTheme="minorEastAsia"/>
          <w:color w:val="000000"/>
        </w:rPr>
        <w:t>reduced the leaf N:P ratio by</w:t>
      </w:r>
      <w:r w:rsidR="00321A85">
        <w:rPr>
          <w:rFonts w:eastAsiaTheme="minorEastAsia"/>
          <w:color w:val="000000"/>
        </w:rPr>
        <w:t xml:space="preserve"> 29.1% (Table S2; Fig. </w:t>
      </w:r>
      <w:r w:rsidR="00E41AA1">
        <w:rPr>
          <w:rFonts w:eastAsiaTheme="minorEastAsia"/>
          <w:color w:val="000000"/>
        </w:rPr>
        <w:t>1</w:t>
      </w:r>
      <w:r w:rsidR="00321A85">
        <w:rPr>
          <w:rFonts w:eastAsiaTheme="minorEastAsia"/>
          <w:color w:val="000000"/>
        </w:rPr>
        <w:t>d).</w:t>
      </w:r>
      <w:r w:rsidR="006C2200">
        <w:rPr>
          <w:rFonts w:eastAsiaTheme="minorEastAsia"/>
          <w:color w:val="000000"/>
        </w:rPr>
        <w:t xml:space="preserve"> Phosphorus addition increased </w:t>
      </w:r>
      <w:proofErr w:type="spellStart"/>
      <w:r w:rsidR="006C2200">
        <w:rPr>
          <w:rFonts w:eastAsiaTheme="minorEastAsia"/>
          <w:i/>
          <w:iCs/>
          <w:color w:val="000000"/>
        </w:rPr>
        <w:t>J</w:t>
      </w:r>
      <w:r w:rsidR="006C2200">
        <w:rPr>
          <w:rFonts w:eastAsiaTheme="minorEastAsia"/>
          <w:iCs/>
          <w:color w:val="000000"/>
          <w:vertAlign w:val="subscript"/>
        </w:rPr>
        <w:t>max</w:t>
      </w:r>
      <w:proofErr w:type="spellEnd"/>
      <w:r w:rsidR="006C2200">
        <w:rPr>
          <w:rFonts w:eastAsiaTheme="minorEastAsia"/>
          <w:iCs/>
          <w:color w:val="000000"/>
        </w:rPr>
        <w:t xml:space="preserve"> by 19.4%, but there was no</w:t>
      </w:r>
      <w:r w:rsidR="0093016A">
        <w:rPr>
          <w:rFonts w:eastAsiaTheme="minorEastAsia"/>
          <w:iCs/>
          <w:color w:val="000000"/>
        </w:rPr>
        <w:t xml:space="preserve"> </w:t>
      </w:r>
      <w:del w:id="99" w:author="Smith, Nick" w:date="2025-10-22T14:17:00Z" w16du:dateUtc="2025-10-22T19:17:00Z">
        <w:r w:rsidR="0093016A" w:rsidDel="00685797">
          <w:rPr>
            <w:rFonts w:eastAsiaTheme="minorEastAsia"/>
            <w:iCs/>
            <w:color w:val="000000"/>
          </w:rPr>
          <w:delText>apparent</w:delText>
        </w:r>
        <w:r w:rsidR="006C2200" w:rsidDel="00685797">
          <w:rPr>
            <w:rFonts w:eastAsiaTheme="minorEastAsia"/>
            <w:iCs/>
            <w:color w:val="000000"/>
          </w:rPr>
          <w:delText xml:space="preserve"> </w:delText>
        </w:r>
      </w:del>
      <w:r w:rsidR="006C2200">
        <w:rPr>
          <w:rFonts w:eastAsiaTheme="minorEastAsia"/>
          <w:iCs/>
          <w:color w:val="000000"/>
        </w:rPr>
        <w:t>effect</w:t>
      </w:r>
      <w:r w:rsidR="00321A85">
        <w:rPr>
          <w:rFonts w:eastAsiaTheme="minorEastAsia"/>
          <w:iCs/>
          <w:color w:val="000000"/>
        </w:rPr>
        <w:t xml:space="preserve"> detected</w:t>
      </w:r>
      <w:r w:rsidR="006C2200">
        <w:rPr>
          <w:rFonts w:eastAsiaTheme="minorEastAsia"/>
          <w:iCs/>
          <w:color w:val="000000"/>
        </w:rPr>
        <w:t xml:space="preserve"> for any other photosynthetic trait</w:t>
      </w:r>
      <w:r>
        <w:rPr>
          <w:rFonts w:eastAsiaTheme="minorEastAsia"/>
          <w:color w:val="000000"/>
        </w:rPr>
        <w:t xml:space="preserve"> (Table S</w:t>
      </w:r>
      <w:r w:rsidR="00EA69FF">
        <w:rPr>
          <w:rFonts w:eastAsiaTheme="minorEastAsia"/>
          <w:color w:val="000000"/>
        </w:rPr>
        <w:t>3</w:t>
      </w:r>
      <w:r>
        <w:rPr>
          <w:rFonts w:eastAsiaTheme="minorEastAsia"/>
          <w:color w:val="000000"/>
        </w:rPr>
        <w:t xml:space="preserve">; Fig </w:t>
      </w:r>
      <w:r w:rsidR="00E41AA1">
        <w:rPr>
          <w:rFonts w:eastAsiaTheme="minorEastAsia"/>
          <w:color w:val="000000"/>
        </w:rPr>
        <w:t>1</w:t>
      </w:r>
      <w:r>
        <w:rPr>
          <w:rFonts w:eastAsiaTheme="minorEastAsia"/>
          <w:color w:val="000000"/>
        </w:rPr>
        <w:t>d).</w:t>
      </w:r>
      <w:r w:rsidR="006C2200">
        <w:rPr>
          <w:rFonts w:eastAsiaTheme="minorEastAsia"/>
          <w:color w:val="000000"/>
        </w:rPr>
        <w:t xml:space="preserve"> Phosphorus addition increased aboveground biomass by 21.1% without affecting belowground biomass, yielding a 16.8% increase in total biomass and 20.3% reduction in the </w:t>
      </w:r>
      <w:proofErr w:type="spellStart"/>
      <w:r w:rsidR="006C2200">
        <w:rPr>
          <w:rFonts w:eastAsiaTheme="minorEastAsia"/>
          <w:color w:val="000000"/>
        </w:rPr>
        <w:t>root:shoot</w:t>
      </w:r>
      <w:proofErr w:type="spellEnd"/>
      <w:r w:rsidR="006C2200">
        <w:rPr>
          <w:rFonts w:eastAsiaTheme="minorEastAsia"/>
          <w:color w:val="000000"/>
        </w:rPr>
        <w:t xml:space="preserve"> ratio</w:t>
      </w:r>
      <w:r w:rsidR="00C57316">
        <w:rPr>
          <w:rFonts w:eastAsiaTheme="minorEastAsia"/>
          <w:iCs/>
          <w:color w:val="000000"/>
        </w:rPr>
        <w:t xml:space="preserve"> (Table S4; Fig. </w:t>
      </w:r>
      <w:r w:rsidR="00E41AA1">
        <w:rPr>
          <w:rFonts w:eastAsiaTheme="minorEastAsia"/>
          <w:iCs/>
          <w:color w:val="000000"/>
        </w:rPr>
        <w:t>1</w:t>
      </w:r>
      <w:r w:rsidR="00C57316">
        <w:rPr>
          <w:rFonts w:eastAsiaTheme="minorEastAsia"/>
          <w:iCs/>
          <w:color w:val="000000"/>
        </w:rPr>
        <w:t>f).</w:t>
      </w:r>
    </w:p>
    <w:p w14:paraId="6F26366F" w14:textId="200B0C9E" w:rsidR="00646297" w:rsidRPr="0074434B" w:rsidRDefault="00212B4A" w:rsidP="0074434B">
      <w:pPr>
        <w:spacing w:line="360" w:lineRule="auto"/>
        <w:ind w:firstLine="720"/>
        <w:rPr>
          <w:rFonts w:eastAsiaTheme="minorEastAsia"/>
          <w:color w:val="000000"/>
        </w:rPr>
      </w:pPr>
      <w:r>
        <w:rPr>
          <w:rFonts w:eastAsiaTheme="minorEastAsia"/>
          <w:color w:val="000000"/>
        </w:rPr>
        <w:t xml:space="preserve">Climate </w:t>
      </w:r>
      <w:r w:rsidR="00AC329F">
        <w:rPr>
          <w:rFonts w:eastAsiaTheme="minorEastAsia"/>
          <w:color w:val="000000"/>
        </w:rPr>
        <w:t>shaped several trait</w:t>
      </w:r>
      <w:r>
        <w:rPr>
          <w:rFonts w:eastAsiaTheme="minorEastAsia"/>
          <w:color w:val="000000"/>
        </w:rPr>
        <w:t xml:space="preserve"> responses to phosphorus addition. Increasing growing season temperature </w:t>
      </w:r>
      <w:r w:rsidR="00AC329F">
        <w:rPr>
          <w:rFonts w:eastAsiaTheme="minorEastAsia"/>
          <w:color w:val="000000"/>
        </w:rPr>
        <w:t xml:space="preserve">diminished the </w:t>
      </w:r>
      <w:r w:rsidR="0074434B">
        <w:rPr>
          <w:rFonts w:eastAsiaTheme="minorEastAsia"/>
          <w:color w:val="000000"/>
        </w:rPr>
        <w:t xml:space="preserve">positive </w:t>
      </w:r>
      <w:proofErr w:type="spellStart"/>
      <w:r w:rsidR="0074434B">
        <w:rPr>
          <w:rFonts w:eastAsiaTheme="minorEastAsia"/>
          <w:i/>
          <w:iCs/>
          <w:color w:val="000000"/>
        </w:rPr>
        <w:t>P</w:t>
      </w:r>
      <w:r w:rsidR="0074434B">
        <w:rPr>
          <w:rFonts w:eastAsiaTheme="minorEastAsia"/>
          <w:iCs/>
          <w:color w:val="000000"/>
          <w:vertAlign w:val="subscript"/>
        </w:rPr>
        <w:t>mass</w:t>
      </w:r>
      <w:proofErr w:type="spellEnd"/>
      <w:r w:rsidR="0074434B">
        <w:rPr>
          <w:rFonts w:eastAsiaTheme="minorEastAsia"/>
          <w:iCs/>
          <w:color w:val="000000"/>
        </w:rPr>
        <w:t xml:space="preserve"> and </w:t>
      </w:r>
      <w:proofErr w:type="spellStart"/>
      <w:r w:rsidR="0074434B">
        <w:rPr>
          <w:rFonts w:eastAsiaTheme="minorEastAsia"/>
          <w:i/>
          <w:color w:val="000000"/>
        </w:rPr>
        <w:t>P</w:t>
      </w:r>
      <w:r w:rsidR="0074434B">
        <w:rPr>
          <w:rFonts w:eastAsiaTheme="minorEastAsia"/>
          <w:color w:val="000000"/>
          <w:vertAlign w:val="subscript"/>
        </w:rPr>
        <w:t>area</w:t>
      </w:r>
      <w:proofErr w:type="spellEnd"/>
      <w:r w:rsidR="0074434B">
        <w:rPr>
          <w:rFonts w:eastAsiaTheme="minorEastAsia"/>
          <w:color w:val="000000"/>
        </w:rPr>
        <w:t xml:space="preserve"> responses and negative leaf N:P response to phosphorus addition</w:t>
      </w:r>
      <w:r w:rsidR="00AC329F">
        <w:rPr>
          <w:rFonts w:eastAsiaTheme="minorEastAsia"/>
          <w:iCs/>
          <w:color w:val="000000"/>
        </w:rPr>
        <w:t xml:space="preserve"> (Fig. </w:t>
      </w:r>
      <w:r w:rsidR="00E41AA1">
        <w:rPr>
          <w:rFonts w:eastAsiaTheme="minorEastAsia"/>
          <w:iCs/>
          <w:color w:val="000000"/>
        </w:rPr>
        <w:t>2</w:t>
      </w:r>
      <w:r w:rsidR="00AC329F">
        <w:rPr>
          <w:rFonts w:eastAsiaTheme="minorEastAsia"/>
          <w:iCs/>
          <w:color w:val="000000"/>
        </w:rPr>
        <w:t>f; Table S</w:t>
      </w:r>
      <w:r w:rsidR="0074434B">
        <w:rPr>
          <w:rFonts w:eastAsiaTheme="minorEastAsia"/>
          <w:iCs/>
          <w:color w:val="000000"/>
        </w:rPr>
        <w:t>5</w:t>
      </w:r>
      <w:r w:rsidR="00AC329F">
        <w:rPr>
          <w:rFonts w:eastAsiaTheme="minorEastAsia"/>
          <w:iCs/>
          <w:color w:val="000000"/>
        </w:rPr>
        <w:t xml:space="preserve">). </w:t>
      </w:r>
      <w:r w:rsidR="0093016A">
        <w:rPr>
          <w:rFonts w:eastAsiaTheme="minorEastAsia"/>
          <w:iCs/>
          <w:color w:val="000000"/>
        </w:rPr>
        <w:t>Warmer</w:t>
      </w:r>
      <w:r w:rsidR="00AC329F">
        <w:rPr>
          <w:rFonts w:eastAsiaTheme="minorEastAsia"/>
          <w:iCs/>
          <w:color w:val="000000"/>
        </w:rPr>
        <w:t xml:space="preserve"> temperatures slightly diminished the positive</w:t>
      </w:r>
      <w:r w:rsidR="0074434B">
        <w:rPr>
          <w:rFonts w:eastAsiaTheme="minorEastAsia"/>
          <w:iCs/>
          <w:color w:val="000000"/>
        </w:rPr>
        <w:t xml:space="preserve"> total biomass response to</w:t>
      </w:r>
      <w:r w:rsidR="00AC329F">
        <w:rPr>
          <w:rFonts w:eastAsiaTheme="minorEastAsia"/>
          <w:iCs/>
          <w:color w:val="000000"/>
        </w:rPr>
        <w:t xml:space="preserve"> phosphorus addition (Table S6). Increasing growing season moisture index </w:t>
      </w:r>
      <w:r w:rsidR="0093016A">
        <w:rPr>
          <w:rFonts w:eastAsiaTheme="minorEastAsia"/>
          <w:iCs/>
          <w:color w:val="000000"/>
        </w:rPr>
        <w:t>marginally</w:t>
      </w:r>
      <w:r w:rsidR="00AC329F">
        <w:rPr>
          <w:rFonts w:eastAsiaTheme="minorEastAsia"/>
          <w:iCs/>
          <w:color w:val="000000"/>
        </w:rPr>
        <w:t xml:space="preserve"> weakened the positive</w:t>
      </w:r>
      <w:r w:rsidR="00321A85">
        <w:rPr>
          <w:rFonts w:eastAsiaTheme="minorEastAsia"/>
          <w:iCs/>
          <w:color w:val="000000"/>
        </w:rPr>
        <w:t xml:space="preserve"> </w:t>
      </w:r>
      <w:proofErr w:type="spellStart"/>
      <w:r w:rsidR="00321A85">
        <w:rPr>
          <w:rFonts w:eastAsiaTheme="minorEastAsia"/>
          <w:i/>
          <w:color w:val="000000"/>
        </w:rPr>
        <w:t>P</w:t>
      </w:r>
      <w:r w:rsidR="00321A85">
        <w:rPr>
          <w:rFonts w:eastAsiaTheme="minorEastAsia"/>
          <w:iCs/>
          <w:color w:val="000000"/>
          <w:vertAlign w:val="subscript"/>
        </w:rPr>
        <w:t>mass</w:t>
      </w:r>
      <w:proofErr w:type="spellEnd"/>
      <w:r w:rsidR="00321A85">
        <w:rPr>
          <w:rFonts w:eastAsiaTheme="minorEastAsia"/>
          <w:iCs/>
          <w:color w:val="000000"/>
        </w:rPr>
        <w:t xml:space="preserve"> </w:t>
      </w:r>
      <w:r w:rsidR="0074434B">
        <w:rPr>
          <w:rFonts w:eastAsiaTheme="minorEastAsia"/>
          <w:iCs/>
          <w:color w:val="000000"/>
        </w:rPr>
        <w:t xml:space="preserve">and negative leaf N:P response to </w:t>
      </w:r>
      <w:r w:rsidR="00AC329F">
        <w:rPr>
          <w:rFonts w:eastAsiaTheme="minorEastAsia"/>
          <w:iCs/>
          <w:color w:val="000000"/>
        </w:rPr>
        <w:t>phosphorus addition</w:t>
      </w:r>
      <w:r w:rsidR="00AC329F">
        <w:rPr>
          <w:rFonts w:eastAsiaTheme="minorEastAsia"/>
          <w:color w:val="000000"/>
        </w:rPr>
        <w:t xml:space="preserve"> (Fig. </w:t>
      </w:r>
      <w:r w:rsidR="00E41AA1">
        <w:rPr>
          <w:rFonts w:eastAsiaTheme="minorEastAsia"/>
          <w:color w:val="000000"/>
        </w:rPr>
        <w:t>2</w:t>
      </w:r>
      <w:r w:rsidR="00AC329F">
        <w:rPr>
          <w:rFonts w:eastAsiaTheme="minorEastAsia"/>
          <w:color w:val="000000"/>
        </w:rPr>
        <w:t>g; Table S</w:t>
      </w:r>
      <w:r w:rsidR="0074434B">
        <w:rPr>
          <w:rFonts w:eastAsiaTheme="minorEastAsia"/>
          <w:color w:val="000000"/>
        </w:rPr>
        <w:t>5</w:t>
      </w:r>
      <w:r w:rsidR="00AC329F">
        <w:rPr>
          <w:rFonts w:eastAsiaTheme="minorEastAsia"/>
          <w:color w:val="000000"/>
        </w:rPr>
        <w:t>)</w:t>
      </w:r>
      <w:r w:rsidR="0074434B">
        <w:rPr>
          <w:rFonts w:eastAsiaTheme="minorEastAsia"/>
          <w:color w:val="000000"/>
        </w:rPr>
        <w:t>.</w:t>
      </w:r>
      <w:r w:rsidR="00AC329F">
        <w:rPr>
          <w:rFonts w:eastAsiaTheme="minorEastAsia"/>
          <w:iCs/>
          <w:color w:val="000000"/>
        </w:rPr>
        <w:t xml:space="preserve"> Increasing growing season moisture index strengthened the negative</w:t>
      </w:r>
      <w:r w:rsidR="0074434B">
        <w:rPr>
          <w:rFonts w:eastAsiaTheme="minorEastAsia"/>
          <w:iCs/>
          <w:color w:val="000000"/>
        </w:rPr>
        <w:t xml:space="preserve"> root mass fraction response </w:t>
      </w:r>
      <w:r w:rsidR="00AC329F">
        <w:rPr>
          <w:rFonts w:eastAsiaTheme="minorEastAsia"/>
          <w:iCs/>
          <w:color w:val="000000"/>
        </w:rPr>
        <w:t>and increased the response</w:t>
      </w:r>
      <w:r w:rsidR="0074434B">
        <w:rPr>
          <w:rFonts w:eastAsiaTheme="minorEastAsia"/>
          <w:iCs/>
          <w:color w:val="000000"/>
        </w:rPr>
        <w:t xml:space="preserve"> of </w:t>
      </w:r>
      <w:r w:rsidR="0074434B">
        <w:rPr>
          <w:rFonts w:eastAsiaTheme="minorEastAsia"/>
          <w:i/>
          <w:color w:val="000000"/>
        </w:rPr>
        <w:t>M</w:t>
      </w:r>
      <w:r w:rsidR="0074434B">
        <w:rPr>
          <w:rFonts w:eastAsiaTheme="minorEastAsia"/>
          <w:iCs/>
          <w:color w:val="000000"/>
          <w:vertAlign w:val="subscript"/>
        </w:rPr>
        <w:t>area</w:t>
      </w:r>
      <w:r w:rsidR="0074434B">
        <w:rPr>
          <w:rFonts w:eastAsiaTheme="minorEastAsia"/>
          <w:iCs/>
          <w:color w:val="000000"/>
        </w:rPr>
        <w:t xml:space="preserve"> to phosphorus addition </w:t>
      </w:r>
      <w:r w:rsidR="00AC329F">
        <w:rPr>
          <w:rFonts w:eastAsiaTheme="minorEastAsia"/>
          <w:color w:val="000000"/>
        </w:rPr>
        <w:t xml:space="preserve">despite no general phosphorus addition effect on </w:t>
      </w:r>
      <w:r w:rsidR="00AC329F">
        <w:rPr>
          <w:rFonts w:eastAsiaTheme="minorEastAsia"/>
          <w:i/>
          <w:iCs/>
          <w:color w:val="000000"/>
        </w:rPr>
        <w:t>M</w:t>
      </w:r>
      <w:r w:rsidR="00AC329F">
        <w:rPr>
          <w:rFonts w:eastAsiaTheme="minorEastAsia"/>
          <w:iCs/>
          <w:color w:val="000000"/>
          <w:vertAlign w:val="subscript"/>
        </w:rPr>
        <w:t>area</w:t>
      </w:r>
      <w:r w:rsidR="00AC329F">
        <w:rPr>
          <w:rFonts w:eastAsiaTheme="minorEastAsia"/>
          <w:iCs/>
          <w:color w:val="000000"/>
        </w:rPr>
        <w:t xml:space="preserve"> </w:t>
      </w:r>
      <w:r w:rsidR="0074434B">
        <w:rPr>
          <w:rFonts w:eastAsiaTheme="minorEastAsia"/>
          <w:iCs/>
          <w:color w:val="000000"/>
        </w:rPr>
        <w:t xml:space="preserve">across the environmental gradient </w:t>
      </w:r>
      <w:r w:rsidR="00AC329F">
        <w:rPr>
          <w:rFonts w:eastAsiaTheme="minorEastAsia"/>
          <w:iCs/>
          <w:color w:val="000000"/>
        </w:rPr>
        <w:t>(Table S</w:t>
      </w:r>
      <w:r w:rsidR="0074434B">
        <w:rPr>
          <w:rFonts w:eastAsiaTheme="minorEastAsia"/>
          <w:iCs/>
          <w:color w:val="000000"/>
        </w:rPr>
        <w:t>5-</w:t>
      </w:r>
      <w:r w:rsidR="00CB65FC">
        <w:rPr>
          <w:rFonts w:eastAsiaTheme="minorEastAsia"/>
          <w:iCs/>
          <w:color w:val="000000"/>
        </w:rPr>
        <w:t>S</w:t>
      </w:r>
      <w:r w:rsidR="0074434B">
        <w:rPr>
          <w:rFonts w:eastAsiaTheme="minorEastAsia"/>
          <w:iCs/>
          <w:color w:val="000000"/>
        </w:rPr>
        <w:t>6</w:t>
      </w:r>
      <w:r w:rsidR="00AC329F">
        <w:rPr>
          <w:rFonts w:eastAsiaTheme="minorEastAsia"/>
          <w:iCs/>
          <w:color w:val="000000"/>
        </w:rPr>
        <w:t>).</w:t>
      </w:r>
    </w:p>
    <w:p w14:paraId="234549FB" w14:textId="4B278FA3" w:rsidR="0074434B" w:rsidRPr="00CB65FC" w:rsidRDefault="00E8330F" w:rsidP="00CB65FC">
      <w:pPr>
        <w:spacing w:line="360" w:lineRule="auto"/>
        <w:ind w:firstLine="720"/>
        <w:rPr>
          <w:rFonts w:eastAsiaTheme="minorEastAsia"/>
          <w:iCs/>
          <w:color w:val="000000"/>
        </w:rPr>
      </w:pPr>
      <w:r>
        <w:rPr>
          <w:rFonts w:eastAsiaTheme="minorEastAsia"/>
          <w:color w:val="000000"/>
        </w:rPr>
        <w:t xml:space="preserve">Species identity also modified </w:t>
      </w:r>
      <w:r w:rsidR="004F662E">
        <w:rPr>
          <w:rFonts w:eastAsiaTheme="minorEastAsia"/>
          <w:color w:val="000000"/>
        </w:rPr>
        <w:t xml:space="preserve">some </w:t>
      </w:r>
      <w:r>
        <w:rPr>
          <w:rFonts w:eastAsiaTheme="minorEastAsia"/>
          <w:color w:val="000000"/>
        </w:rPr>
        <w:t>plant responses to phosphorus addition</w:t>
      </w:r>
      <w:r w:rsidR="004F662E">
        <w:rPr>
          <w:rFonts w:eastAsiaTheme="minorEastAsia"/>
          <w:color w:val="000000"/>
        </w:rPr>
        <w:t xml:space="preserve">. </w:t>
      </w:r>
      <w:r w:rsidR="006C3EF7">
        <w:rPr>
          <w:rFonts w:eastAsiaTheme="minorEastAsia"/>
          <w:color w:val="000000"/>
        </w:rPr>
        <w:t xml:space="preserve">Positive </w:t>
      </w:r>
      <w:proofErr w:type="spellStart"/>
      <w:r w:rsidR="0074434B">
        <w:rPr>
          <w:rFonts w:eastAsiaTheme="minorEastAsia"/>
          <w:i/>
          <w:iCs/>
          <w:color w:val="000000"/>
        </w:rPr>
        <w:t>P</w:t>
      </w:r>
      <w:r w:rsidR="0074434B">
        <w:rPr>
          <w:rFonts w:eastAsiaTheme="minorEastAsia"/>
          <w:color w:val="000000"/>
          <w:vertAlign w:val="subscript"/>
        </w:rPr>
        <w:t>mass</w:t>
      </w:r>
      <w:proofErr w:type="spellEnd"/>
      <w:r w:rsidR="00CB65FC">
        <w:rPr>
          <w:rFonts w:eastAsiaTheme="minorEastAsia"/>
          <w:color w:val="000000"/>
        </w:rPr>
        <w:t xml:space="preserve">, </w:t>
      </w:r>
      <w:proofErr w:type="spellStart"/>
      <w:r w:rsidR="00CB65FC">
        <w:rPr>
          <w:rFonts w:eastAsiaTheme="minorEastAsia"/>
          <w:i/>
          <w:iCs/>
          <w:color w:val="000000"/>
        </w:rPr>
        <w:t>P</w:t>
      </w:r>
      <w:r w:rsidR="00CB65FC">
        <w:rPr>
          <w:rFonts w:eastAsiaTheme="minorEastAsia"/>
          <w:iCs/>
          <w:color w:val="000000"/>
          <w:vertAlign w:val="subscript"/>
        </w:rPr>
        <w:t>area</w:t>
      </w:r>
      <w:proofErr w:type="spellEnd"/>
      <w:r w:rsidR="00CB65FC">
        <w:rPr>
          <w:rFonts w:eastAsiaTheme="minorEastAsia"/>
          <w:iCs/>
          <w:color w:val="000000"/>
        </w:rPr>
        <w:t>,</w:t>
      </w:r>
      <w:r w:rsidR="0074434B">
        <w:rPr>
          <w:rFonts w:eastAsiaTheme="minorEastAsia"/>
          <w:color w:val="000000"/>
        </w:rPr>
        <w:t xml:space="preserve"> and </w:t>
      </w:r>
      <w:proofErr w:type="spellStart"/>
      <w:r w:rsidR="0074434B">
        <w:rPr>
          <w:rFonts w:eastAsiaTheme="minorEastAsia"/>
          <w:i/>
          <w:iCs/>
          <w:color w:val="000000"/>
        </w:rPr>
        <w:t>J</w:t>
      </w:r>
      <w:r w:rsidR="0074434B">
        <w:rPr>
          <w:rFonts w:eastAsiaTheme="minorEastAsia"/>
          <w:color w:val="000000"/>
          <w:vertAlign w:val="subscript"/>
        </w:rPr>
        <w:t>max</w:t>
      </w:r>
      <w:proofErr w:type="spellEnd"/>
      <w:r w:rsidR="0074434B">
        <w:rPr>
          <w:rFonts w:eastAsiaTheme="minorEastAsia"/>
          <w:color w:val="000000"/>
        </w:rPr>
        <w:t xml:space="preserve"> responses to phosphorus addition were stronger in species that could associate with N</w:t>
      </w:r>
      <w:r w:rsidR="0074434B">
        <w:rPr>
          <w:rFonts w:eastAsiaTheme="minorEastAsia"/>
          <w:color w:val="000000"/>
          <w:vertAlign w:val="subscript"/>
        </w:rPr>
        <w:t>2</w:t>
      </w:r>
      <w:r w:rsidR="0074434B">
        <w:rPr>
          <w:rFonts w:eastAsiaTheme="minorEastAsia"/>
          <w:color w:val="000000"/>
        </w:rPr>
        <w:t>-fixing bacteria</w:t>
      </w:r>
      <w:r w:rsidR="00831818">
        <w:rPr>
          <w:rFonts w:eastAsiaTheme="minorEastAsia"/>
          <w:color w:val="000000"/>
        </w:rPr>
        <w:t xml:space="preserve">, </w:t>
      </w:r>
      <w:r w:rsidR="0068420A">
        <w:rPr>
          <w:rFonts w:eastAsiaTheme="minorEastAsia"/>
          <w:color w:val="000000"/>
        </w:rPr>
        <w:t>while</w:t>
      </w:r>
      <w:r w:rsidR="00831818">
        <w:rPr>
          <w:rFonts w:eastAsiaTheme="minorEastAsia"/>
          <w:color w:val="000000"/>
        </w:rPr>
        <w:t xml:space="preserve"> negative </w:t>
      </w:r>
      <w:r w:rsidR="00831818">
        <w:rPr>
          <w:rFonts w:eastAsiaTheme="minorEastAsia"/>
          <w:i/>
          <w:iCs/>
          <w:color w:val="000000"/>
        </w:rPr>
        <w:t>M</w:t>
      </w:r>
      <w:r w:rsidR="00831818">
        <w:rPr>
          <w:rFonts w:eastAsiaTheme="minorEastAsia"/>
          <w:iCs/>
          <w:color w:val="000000"/>
          <w:vertAlign w:val="subscript"/>
        </w:rPr>
        <w:t>area</w:t>
      </w:r>
      <w:r w:rsidR="00831818">
        <w:rPr>
          <w:rFonts w:eastAsiaTheme="minorEastAsia"/>
          <w:iCs/>
          <w:color w:val="000000"/>
        </w:rPr>
        <w:t xml:space="preserve"> responses to phosphorus addition were only observed in species that could associate with N</w:t>
      </w:r>
      <w:r w:rsidR="00831818">
        <w:rPr>
          <w:rFonts w:eastAsiaTheme="minorEastAsia"/>
          <w:iCs/>
          <w:color w:val="000000"/>
          <w:vertAlign w:val="subscript"/>
        </w:rPr>
        <w:t>2</w:t>
      </w:r>
      <w:r w:rsidR="00831818">
        <w:rPr>
          <w:rFonts w:eastAsiaTheme="minorEastAsia"/>
          <w:iCs/>
          <w:color w:val="000000"/>
        </w:rPr>
        <w:t xml:space="preserve">-fixing bacteria (Fig. </w:t>
      </w:r>
      <w:r w:rsidR="00E41AA1">
        <w:rPr>
          <w:rFonts w:eastAsiaTheme="minorEastAsia"/>
          <w:iCs/>
          <w:color w:val="000000"/>
        </w:rPr>
        <w:t>2</w:t>
      </w:r>
      <w:r w:rsidR="00831818">
        <w:rPr>
          <w:rFonts w:eastAsiaTheme="minorEastAsia"/>
          <w:iCs/>
          <w:color w:val="000000"/>
        </w:rPr>
        <w:t>h; Table S7</w:t>
      </w:r>
      <w:r w:rsidR="006C3EF7">
        <w:rPr>
          <w:rFonts w:eastAsiaTheme="minorEastAsia"/>
          <w:iCs/>
          <w:color w:val="000000"/>
        </w:rPr>
        <w:t>-S8</w:t>
      </w:r>
      <w:r w:rsidR="00831818">
        <w:rPr>
          <w:rFonts w:eastAsiaTheme="minorEastAsia"/>
          <w:iCs/>
          <w:color w:val="000000"/>
        </w:rPr>
        <w:t>). Species that could associate with N</w:t>
      </w:r>
      <w:r w:rsidR="00831818">
        <w:rPr>
          <w:rFonts w:eastAsiaTheme="minorEastAsia"/>
          <w:iCs/>
          <w:color w:val="000000"/>
          <w:vertAlign w:val="subscript"/>
        </w:rPr>
        <w:t>2</w:t>
      </w:r>
      <w:r w:rsidR="00831818">
        <w:rPr>
          <w:rFonts w:eastAsiaTheme="minorEastAsia"/>
          <w:iCs/>
          <w:color w:val="000000"/>
        </w:rPr>
        <w:t xml:space="preserve">-fixing bacteria also demonstrated a positive </w:t>
      </w:r>
      <w:proofErr w:type="spellStart"/>
      <w:r w:rsidR="00831818">
        <w:rPr>
          <w:rFonts w:eastAsiaTheme="minorEastAsia"/>
          <w:i/>
          <w:color w:val="000000"/>
        </w:rPr>
        <w:t>N</w:t>
      </w:r>
      <w:r w:rsidR="00831818">
        <w:rPr>
          <w:rFonts w:eastAsiaTheme="minorEastAsia"/>
          <w:color w:val="000000"/>
          <w:vertAlign w:val="subscript"/>
        </w:rPr>
        <w:t>mass</w:t>
      </w:r>
      <w:proofErr w:type="spellEnd"/>
      <w:r w:rsidR="00831818">
        <w:rPr>
          <w:rFonts w:eastAsiaTheme="minorEastAsia"/>
          <w:color w:val="000000"/>
        </w:rPr>
        <w:t xml:space="preserve"> </w:t>
      </w:r>
      <w:del w:id="100" w:author="Smith, Nick" w:date="2025-10-22T14:19:00Z" w16du:dateUtc="2025-10-22T19:19:00Z">
        <w:r w:rsidR="00831818" w:rsidDel="00891B25">
          <w:rPr>
            <w:rFonts w:eastAsiaTheme="minorEastAsia"/>
            <w:color w:val="000000"/>
          </w:rPr>
          <w:delText>response</w:delText>
        </w:r>
        <w:r w:rsidR="00CB65FC" w:rsidDel="00891B25">
          <w:rPr>
            <w:rFonts w:eastAsiaTheme="minorEastAsia"/>
            <w:color w:val="000000"/>
          </w:rPr>
          <w:delText xml:space="preserve"> </w:delText>
        </w:r>
      </w:del>
      <w:r w:rsidR="00CB65FC">
        <w:rPr>
          <w:rFonts w:eastAsiaTheme="minorEastAsia"/>
          <w:color w:val="000000"/>
        </w:rPr>
        <w:t xml:space="preserve">and </w:t>
      </w:r>
      <w:r w:rsidR="00CB65FC">
        <w:rPr>
          <w:rFonts w:eastAsiaTheme="minorEastAsia"/>
          <w:i/>
          <w:iCs/>
          <w:color w:val="000000"/>
        </w:rPr>
        <w:t>PNUE</w:t>
      </w:r>
      <w:r w:rsidR="00831818">
        <w:rPr>
          <w:rFonts w:eastAsiaTheme="minorEastAsia"/>
          <w:color w:val="000000"/>
        </w:rPr>
        <w:t xml:space="preserve"> </w:t>
      </w:r>
      <w:ins w:id="101" w:author="Smith, Nick" w:date="2025-10-22T14:19:00Z" w16du:dateUtc="2025-10-22T19:19:00Z">
        <w:r w:rsidR="00891B25">
          <w:rPr>
            <w:rFonts w:eastAsiaTheme="minorEastAsia"/>
            <w:color w:val="000000"/>
          </w:rPr>
          <w:t xml:space="preserve">response </w:t>
        </w:r>
      </w:ins>
      <w:r w:rsidR="00831818">
        <w:rPr>
          <w:rFonts w:eastAsiaTheme="minorEastAsia"/>
          <w:color w:val="000000"/>
        </w:rPr>
        <w:t>to phosphorus addition despite no general</w:t>
      </w:r>
      <w:r w:rsidR="0068420A">
        <w:rPr>
          <w:rFonts w:eastAsiaTheme="minorEastAsia"/>
          <w:color w:val="000000"/>
        </w:rPr>
        <w:t xml:space="preserve"> phosphorus addition</w:t>
      </w:r>
      <w:r w:rsidR="00831818">
        <w:rPr>
          <w:rFonts w:eastAsiaTheme="minorEastAsia"/>
          <w:color w:val="000000"/>
        </w:rPr>
        <w:t xml:space="preserve"> effect </w:t>
      </w:r>
      <w:r w:rsidR="00831818">
        <w:rPr>
          <w:rFonts w:eastAsiaTheme="minorEastAsia"/>
          <w:iCs/>
          <w:color w:val="000000"/>
        </w:rPr>
        <w:t>(Table S7</w:t>
      </w:r>
      <w:r w:rsidR="00CB65FC">
        <w:rPr>
          <w:rFonts w:eastAsiaTheme="minorEastAsia"/>
          <w:iCs/>
          <w:color w:val="000000"/>
        </w:rPr>
        <w:t>-S8</w:t>
      </w:r>
      <w:r w:rsidR="00831818">
        <w:rPr>
          <w:rFonts w:eastAsiaTheme="minorEastAsia"/>
          <w:iCs/>
          <w:color w:val="000000"/>
        </w:rPr>
        <w:t>)</w:t>
      </w:r>
      <w:r w:rsidR="00CB65FC">
        <w:rPr>
          <w:rFonts w:eastAsiaTheme="minorEastAsia"/>
          <w:iCs/>
          <w:color w:val="000000"/>
        </w:rPr>
        <w:t>, while species that could not associate with N</w:t>
      </w:r>
      <w:r w:rsidR="00CB65FC">
        <w:rPr>
          <w:rFonts w:eastAsiaTheme="minorEastAsia"/>
          <w:iCs/>
          <w:color w:val="000000"/>
          <w:vertAlign w:val="subscript"/>
        </w:rPr>
        <w:t>2</w:t>
      </w:r>
      <w:r w:rsidR="00CB65FC">
        <w:rPr>
          <w:rFonts w:eastAsiaTheme="minorEastAsia"/>
          <w:iCs/>
          <w:color w:val="000000"/>
        </w:rPr>
        <w:t xml:space="preserve">-fixing bacteria demonstrated a positive </w:t>
      </w:r>
      <w:proofErr w:type="spellStart"/>
      <w:r w:rsidR="00CB65FC">
        <w:rPr>
          <w:rFonts w:eastAsiaTheme="minorEastAsia"/>
          <w:i/>
          <w:color w:val="000000"/>
        </w:rPr>
        <w:t>V</w:t>
      </w:r>
      <w:r w:rsidR="00CB65FC">
        <w:rPr>
          <w:rFonts w:eastAsiaTheme="minorEastAsia"/>
          <w:iCs/>
          <w:color w:val="000000"/>
          <w:vertAlign w:val="subscript"/>
        </w:rPr>
        <w:t>cmax</w:t>
      </w:r>
      <w:proofErr w:type="spellEnd"/>
      <w:r w:rsidR="00CB65FC">
        <w:rPr>
          <w:rFonts w:eastAsiaTheme="minorEastAsia"/>
          <w:iCs/>
          <w:color w:val="000000"/>
        </w:rPr>
        <w:t xml:space="preserve"> and </w:t>
      </w:r>
      <w:proofErr w:type="spellStart"/>
      <w:r w:rsidR="00CB65FC">
        <w:rPr>
          <w:rFonts w:eastAsiaTheme="minorEastAsia"/>
          <w:i/>
          <w:color w:val="000000"/>
        </w:rPr>
        <w:t>J</w:t>
      </w:r>
      <w:r w:rsidR="00CB65FC">
        <w:rPr>
          <w:rFonts w:eastAsiaTheme="minorEastAsia"/>
          <w:iCs/>
          <w:color w:val="000000"/>
          <w:vertAlign w:val="subscript"/>
        </w:rPr>
        <w:t>max</w:t>
      </w:r>
      <w:proofErr w:type="spellEnd"/>
      <w:r w:rsidR="00CB65FC">
        <w:rPr>
          <w:rFonts w:eastAsiaTheme="minorEastAsia"/>
          <w:iCs/>
          <w:color w:val="000000"/>
        </w:rPr>
        <w:t xml:space="preserve"> response to phosphorus addition despite no general phosphorus addition effect (Table S8)</w:t>
      </w:r>
      <w:r w:rsidR="00831818">
        <w:rPr>
          <w:rFonts w:eastAsiaTheme="minorEastAsia"/>
          <w:iCs/>
          <w:color w:val="000000"/>
        </w:rPr>
        <w:t xml:space="preserve">. Positive </w:t>
      </w:r>
      <w:proofErr w:type="spellStart"/>
      <w:r w:rsidR="00831818">
        <w:rPr>
          <w:rFonts w:eastAsiaTheme="minorEastAsia"/>
          <w:i/>
          <w:color w:val="000000"/>
        </w:rPr>
        <w:t>P</w:t>
      </w:r>
      <w:r w:rsidR="00831818">
        <w:rPr>
          <w:rFonts w:eastAsiaTheme="minorEastAsia"/>
          <w:color w:val="000000"/>
          <w:vertAlign w:val="subscript"/>
        </w:rPr>
        <w:t>mass</w:t>
      </w:r>
      <w:proofErr w:type="spellEnd"/>
      <w:r w:rsidR="00831818">
        <w:rPr>
          <w:rFonts w:eastAsiaTheme="minorEastAsia"/>
          <w:color w:val="000000"/>
        </w:rPr>
        <w:t xml:space="preserve"> and </w:t>
      </w:r>
      <w:proofErr w:type="spellStart"/>
      <w:r w:rsidR="00831818">
        <w:rPr>
          <w:rFonts w:eastAsiaTheme="minorEastAsia"/>
          <w:i/>
          <w:iCs/>
          <w:color w:val="000000"/>
        </w:rPr>
        <w:t>P</w:t>
      </w:r>
      <w:r w:rsidR="00831818">
        <w:rPr>
          <w:rFonts w:eastAsiaTheme="minorEastAsia"/>
          <w:color w:val="000000"/>
          <w:vertAlign w:val="subscript"/>
        </w:rPr>
        <w:t>area</w:t>
      </w:r>
      <w:proofErr w:type="spellEnd"/>
      <w:r w:rsidR="00831818">
        <w:rPr>
          <w:rFonts w:eastAsiaTheme="minorEastAsia"/>
          <w:color w:val="000000"/>
        </w:rPr>
        <w:t xml:space="preserve"> responses and negative</w:t>
      </w:r>
      <w:r w:rsidR="00CB65FC">
        <w:rPr>
          <w:rFonts w:eastAsiaTheme="minorEastAsia"/>
          <w:color w:val="000000"/>
        </w:rPr>
        <w:t xml:space="preserve"> </w:t>
      </w:r>
      <w:r w:rsidR="00831818">
        <w:rPr>
          <w:rFonts w:eastAsiaTheme="minorEastAsia"/>
          <w:color w:val="000000"/>
        </w:rPr>
        <w:t>leaf N:P responses to phosphorus addition were strongest in species with mining acquisition strategies (Table S</w:t>
      </w:r>
      <w:r w:rsidR="00CB65FC">
        <w:rPr>
          <w:rFonts w:eastAsiaTheme="minorEastAsia"/>
          <w:color w:val="000000"/>
        </w:rPr>
        <w:t>9</w:t>
      </w:r>
      <w:r w:rsidR="00BD59F9">
        <w:rPr>
          <w:rFonts w:eastAsiaTheme="minorEastAsia"/>
          <w:color w:val="000000"/>
        </w:rPr>
        <w:t xml:space="preserve">; Fig. </w:t>
      </w:r>
      <w:r w:rsidR="00E41AA1">
        <w:rPr>
          <w:rFonts w:eastAsiaTheme="minorEastAsia"/>
          <w:color w:val="000000"/>
        </w:rPr>
        <w:t>2</w:t>
      </w:r>
      <w:r w:rsidR="00BD59F9">
        <w:rPr>
          <w:rFonts w:eastAsiaTheme="minorEastAsia"/>
          <w:color w:val="000000"/>
        </w:rPr>
        <w:t>i</w:t>
      </w:r>
      <w:r w:rsidR="00831818">
        <w:rPr>
          <w:rFonts w:eastAsiaTheme="minorEastAsia"/>
          <w:color w:val="000000"/>
        </w:rPr>
        <w:t>).</w:t>
      </w:r>
      <w:r w:rsidR="00CB65FC">
        <w:rPr>
          <w:rFonts w:eastAsiaTheme="minorEastAsia"/>
          <w:color w:val="000000"/>
        </w:rPr>
        <w:t xml:space="preserve"> Species with mining strategies also demonstrated a decrease in </w:t>
      </w:r>
      <w:r w:rsidR="00CB65FC">
        <w:rPr>
          <w:rFonts w:eastAsiaTheme="minorEastAsia"/>
          <w:i/>
          <w:iCs/>
          <w:color w:val="000000"/>
        </w:rPr>
        <w:t>PPUE</w:t>
      </w:r>
      <w:r w:rsidR="00CB65FC">
        <w:rPr>
          <w:rFonts w:eastAsiaTheme="minorEastAsia"/>
          <w:color w:val="000000"/>
        </w:rPr>
        <w:t xml:space="preserve"> in response to phosphorus addition despite no general phosphorus addition effect (Table S10).</w:t>
      </w:r>
      <w:r w:rsidR="00831818">
        <w:rPr>
          <w:rFonts w:eastAsiaTheme="minorEastAsia"/>
          <w:color w:val="000000"/>
        </w:rPr>
        <w:t xml:space="preserve"> Finally, positive</w:t>
      </w:r>
      <w:r w:rsidR="00CB65FC">
        <w:rPr>
          <w:rFonts w:eastAsiaTheme="minorEastAsia"/>
          <w:color w:val="000000"/>
        </w:rPr>
        <w:t xml:space="preserve"> </w:t>
      </w:r>
      <w:proofErr w:type="spellStart"/>
      <w:r w:rsidR="00CB65FC">
        <w:rPr>
          <w:rFonts w:eastAsiaTheme="minorEastAsia"/>
          <w:i/>
          <w:color w:val="000000"/>
        </w:rPr>
        <w:t>P</w:t>
      </w:r>
      <w:r w:rsidR="00CB65FC">
        <w:rPr>
          <w:rFonts w:eastAsiaTheme="minorEastAsia"/>
          <w:iCs/>
          <w:color w:val="000000"/>
          <w:vertAlign w:val="subscript"/>
        </w:rPr>
        <w:t>mass</w:t>
      </w:r>
      <w:proofErr w:type="spellEnd"/>
      <w:r w:rsidR="00831818">
        <w:rPr>
          <w:rFonts w:eastAsiaTheme="minorEastAsia"/>
          <w:color w:val="000000"/>
        </w:rPr>
        <w:t xml:space="preserve"> responses to phosphorus addition were only observed in C</w:t>
      </w:r>
      <w:r w:rsidR="00831818">
        <w:rPr>
          <w:rFonts w:eastAsiaTheme="minorEastAsia"/>
          <w:color w:val="000000"/>
          <w:vertAlign w:val="subscript"/>
        </w:rPr>
        <w:t>3</w:t>
      </w:r>
      <w:r w:rsidR="00831818">
        <w:rPr>
          <w:rFonts w:eastAsiaTheme="minorEastAsia"/>
          <w:color w:val="000000"/>
        </w:rPr>
        <w:t xml:space="preserve"> species</w:t>
      </w:r>
      <w:r w:rsidR="00CB65FC">
        <w:rPr>
          <w:rFonts w:eastAsiaTheme="minorEastAsia"/>
          <w:color w:val="000000"/>
        </w:rPr>
        <w:t xml:space="preserve">, with no </w:t>
      </w:r>
      <w:commentRangeStart w:id="102"/>
      <w:r w:rsidR="00CB65FC">
        <w:rPr>
          <w:rFonts w:eastAsiaTheme="minorEastAsia"/>
          <w:color w:val="000000"/>
        </w:rPr>
        <w:t>effect of</w:t>
      </w:r>
      <w:commentRangeEnd w:id="102"/>
      <w:r w:rsidR="00891B25">
        <w:rPr>
          <w:rStyle w:val="CommentReference"/>
        </w:rPr>
        <w:commentReference w:id="102"/>
      </w:r>
      <w:r w:rsidR="00CB65FC">
        <w:rPr>
          <w:rFonts w:eastAsiaTheme="minorEastAsia"/>
          <w:color w:val="000000"/>
        </w:rPr>
        <w:t xml:space="preserve"> photosynthetic pathway </w:t>
      </w:r>
      <w:r w:rsidR="0068420A">
        <w:rPr>
          <w:rFonts w:eastAsiaTheme="minorEastAsia"/>
          <w:color w:val="000000"/>
        </w:rPr>
        <w:t xml:space="preserve">detected for </w:t>
      </w:r>
      <w:r w:rsidR="00CB65FC">
        <w:rPr>
          <w:rFonts w:eastAsiaTheme="minorEastAsia"/>
          <w:color w:val="000000"/>
        </w:rPr>
        <w:t>any other trait</w:t>
      </w:r>
      <w:r w:rsidR="00067133">
        <w:rPr>
          <w:rFonts w:eastAsiaTheme="minorEastAsia"/>
          <w:color w:val="000000"/>
        </w:rPr>
        <w:t xml:space="preserve"> response</w:t>
      </w:r>
      <w:r w:rsidR="0068420A">
        <w:rPr>
          <w:rFonts w:eastAsiaTheme="minorEastAsia"/>
          <w:color w:val="000000"/>
        </w:rPr>
        <w:t xml:space="preserve"> (Table S</w:t>
      </w:r>
      <w:r w:rsidR="00CB65FC">
        <w:rPr>
          <w:rFonts w:eastAsiaTheme="minorEastAsia"/>
          <w:color w:val="000000"/>
        </w:rPr>
        <w:t>11-12</w:t>
      </w:r>
      <w:r w:rsidR="00BD59F9">
        <w:rPr>
          <w:rFonts w:eastAsiaTheme="minorEastAsia"/>
          <w:color w:val="000000"/>
        </w:rPr>
        <w:t xml:space="preserve">; Fig. </w:t>
      </w:r>
      <w:r w:rsidR="00E41AA1">
        <w:rPr>
          <w:rFonts w:eastAsiaTheme="minorEastAsia"/>
          <w:color w:val="000000"/>
        </w:rPr>
        <w:t>2</w:t>
      </w:r>
      <w:r w:rsidR="00BD59F9">
        <w:rPr>
          <w:rFonts w:eastAsiaTheme="minorEastAsia"/>
          <w:color w:val="000000"/>
        </w:rPr>
        <w:t>j</w:t>
      </w:r>
      <w:r w:rsidR="0068420A">
        <w:rPr>
          <w:rFonts w:eastAsiaTheme="minorEastAsia"/>
          <w:color w:val="000000"/>
        </w:rPr>
        <w:t>)</w:t>
      </w:r>
      <w:r w:rsidR="00CB65FC">
        <w:rPr>
          <w:rFonts w:eastAsiaTheme="minorEastAsia"/>
          <w:color w:val="000000"/>
        </w:rPr>
        <w:t>.</w:t>
      </w:r>
    </w:p>
    <w:p w14:paraId="1C58715E" w14:textId="77777777" w:rsidR="00BD59F9" w:rsidRDefault="00BD59F9" w:rsidP="00DF38B2">
      <w:pPr>
        <w:spacing w:line="360" w:lineRule="auto"/>
        <w:rPr>
          <w:rFonts w:eastAsiaTheme="minorEastAsia"/>
          <w:i/>
          <w:color w:val="000000"/>
        </w:rPr>
      </w:pPr>
    </w:p>
    <w:p w14:paraId="2CBE3787" w14:textId="78DB9E65" w:rsidR="00DF38B2" w:rsidRPr="00DF38B2" w:rsidRDefault="00DF38B2" w:rsidP="00DF38B2">
      <w:pPr>
        <w:spacing w:line="360" w:lineRule="auto"/>
        <w:rPr>
          <w:rFonts w:eastAsiaTheme="minorEastAsia"/>
          <w:i/>
          <w:color w:val="000000"/>
        </w:rPr>
      </w:pPr>
      <w:r>
        <w:rPr>
          <w:rFonts w:eastAsiaTheme="minorEastAsia"/>
          <w:i/>
          <w:color w:val="000000"/>
        </w:rPr>
        <w:t>Nitrogen + phosphorus addition</w:t>
      </w:r>
    </w:p>
    <w:p w14:paraId="4209A1E6" w14:textId="03C39C8D" w:rsidR="00D81AC7" w:rsidRDefault="00DF38B2" w:rsidP="00DF38B2">
      <w:pPr>
        <w:spacing w:line="360" w:lineRule="auto"/>
        <w:rPr>
          <w:rFonts w:eastAsiaTheme="minorEastAsia"/>
          <w:color w:val="000000"/>
        </w:rPr>
      </w:pPr>
      <w:r>
        <w:rPr>
          <w:rFonts w:eastAsiaTheme="minorEastAsia"/>
          <w:iCs/>
          <w:color w:val="000000"/>
        </w:rPr>
        <w:lastRenderedPageBreak/>
        <w:t>N</w:t>
      </w:r>
      <w:r w:rsidR="005A6F13">
        <w:rPr>
          <w:rFonts w:eastAsiaTheme="minorEastAsia"/>
          <w:iCs/>
          <w:color w:val="000000"/>
        </w:rPr>
        <w:t>itrogen</w:t>
      </w:r>
      <w:r w:rsidR="00C57316">
        <w:rPr>
          <w:rFonts w:eastAsiaTheme="minorEastAsia"/>
          <w:iCs/>
          <w:color w:val="000000"/>
        </w:rPr>
        <w:t>+</w:t>
      </w:r>
      <w:r w:rsidR="005A6F13">
        <w:rPr>
          <w:rFonts w:eastAsiaTheme="minorEastAsia"/>
          <w:iCs/>
          <w:color w:val="000000"/>
        </w:rPr>
        <w:t>phosphorus</w:t>
      </w:r>
      <w:r w:rsidR="00C57316">
        <w:rPr>
          <w:rFonts w:eastAsiaTheme="minorEastAsia"/>
          <w:iCs/>
          <w:color w:val="000000"/>
        </w:rPr>
        <w:t xml:space="preserve"> addition increased </w:t>
      </w:r>
      <w:proofErr w:type="spellStart"/>
      <w:r w:rsidR="00C57316">
        <w:rPr>
          <w:rFonts w:eastAsiaTheme="minorEastAsia"/>
          <w:i/>
          <w:color w:val="000000"/>
        </w:rPr>
        <w:t>N</w:t>
      </w:r>
      <w:r w:rsidR="00C57316">
        <w:rPr>
          <w:rFonts w:eastAsiaTheme="minorEastAsia"/>
          <w:color w:val="000000"/>
          <w:vertAlign w:val="subscript"/>
        </w:rPr>
        <w:t>mass</w:t>
      </w:r>
      <w:proofErr w:type="spellEnd"/>
      <w:r w:rsidR="00D81AC7">
        <w:rPr>
          <w:rFonts w:eastAsiaTheme="minorEastAsia"/>
          <w:color w:val="000000"/>
        </w:rPr>
        <w:t xml:space="preserve">, </w:t>
      </w:r>
      <w:r w:rsidR="00D81AC7">
        <w:rPr>
          <w:rFonts w:eastAsiaTheme="minorEastAsia"/>
          <w:i/>
          <w:iCs/>
          <w:color w:val="000000"/>
        </w:rPr>
        <w:t>N</w:t>
      </w:r>
      <w:r w:rsidR="00D81AC7">
        <w:rPr>
          <w:rFonts w:eastAsiaTheme="minorEastAsia"/>
          <w:color w:val="000000"/>
          <w:vertAlign w:val="subscript"/>
        </w:rPr>
        <w:t>area</w:t>
      </w:r>
      <w:r w:rsidR="00D81AC7">
        <w:rPr>
          <w:rFonts w:eastAsiaTheme="minorEastAsia"/>
          <w:color w:val="000000"/>
        </w:rPr>
        <w:t xml:space="preserve">, </w:t>
      </w:r>
      <w:proofErr w:type="spellStart"/>
      <w:r w:rsidR="00D81AC7">
        <w:rPr>
          <w:rFonts w:eastAsiaTheme="minorEastAsia"/>
          <w:i/>
          <w:iCs/>
          <w:color w:val="000000"/>
        </w:rPr>
        <w:t>P</w:t>
      </w:r>
      <w:r w:rsidR="00D81AC7">
        <w:rPr>
          <w:rFonts w:eastAsiaTheme="minorEastAsia"/>
          <w:color w:val="000000"/>
          <w:vertAlign w:val="subscript"/>
        </w:rPr>
        <w:t>mass</w:t>
      </w:r>
      <w:proofErr w:type="spellEnd"/>
      <w:r w:rsidR="00D81AC7">
        <w:rPr>
          <w:rFonts w:eastAsiaTheme="minorEastAsia"/>
          <w:color w:val="000000"/>
        </w:rPr>
        <w:t xml:space="preserve">, and </w:t>
      </w:r>
      <w:proofErr w:type="spellStart"/>
      <w:r w:rsidR="00D81AC7">
        <w:rPr>
          <w:rFonts w:eastAsiaTheme="minorEastAsia"/>
          <w:i/>
          <w:iCs/>
          <w:color w:val="000000"/>
        </w:rPr>
        <w:t>P</w:t>
      </w:r>
      <w:r w:rsidR="00D81AC7">
        <w:rPr>
          <w:rFonts w:eastAsiaTheme="minorEastAsia"/>
          <w:iCs/>
          <w:color w:val="000000"/>
          <w:vertAlign w:val="subscript"/>
        </w:rPr>
        <w:t>area</w:t>
      </w:r>
      <w:proofErr w:type="spellEnd"/>
      <w:r w:rsidR="00D81AC7">
        <w:rPr>
          <w:rFonts w:eastAsiaTheme="minorEastAsia"/>
          <w:iCs/>
          <w:color w:val="000000"/>
        </w:rPr>
        <w:t xml:space="preserve"> by 12.5%, 16.6%, 44.1%, and 47.6%, respectively, and decreased </w:t>
      </w:r>
      <w:r w:rsidR="00D81AC7">
        <w:rPr>
          <w:rFonts w:eastAsiaTheme="minorEastAsia"/>
          <w:i/>
          <w:color w:val="000000"/>
        </w:rPr>
        <w:t>M</w:t>
      </w:r>
      <w:r w:rsidR="00D81AC7">
        <w:rPr>
          <w:rFonts w:eastAsiaTheme="minorEastAsia"/>
          <w:color w:val="000000"/>
          <w:vertAlign w:val="subscript"/>
        </w:rPr>
        <w:t>area</w:t>
      </w:r>
      <w:r w:rsidR="00D81AC7">
        <w:rPr>
          <w:rFonts w:eastAsiaTheme="minorEastAsia"/>
          <w:color w:val="000000"/>
        </w:rPr>
        <w:t xml:space="preserve"> by 5</w:t>
      </w:r>
      <w:r w:rsidR="0068420A">
        <w:rPr>
          <w:rFonts w:eastAsiaTheme="minorEastAsia"/>
          <w:color w:val="000000"/>
        </w:rPr>
        <w:t>.1</w:t>
      </w:r>
      <w:r w:rsidR="00D81AC7">
        <w:rPr>
          <w:rFonts w:eastAsiaTheme="minorEastAsia"/>
          <w:color w:val="000000"/>
        </w:rPr>
        <w:t>% (</w:t>
      </w:r>
      <w:r w:rsidR="0068420A">
        <w:rPr>
          <w:rFonts w:eastAsiaTheme="minorEastAsia"/>
          <w:color w:val="000000"/>
        </w:rPr>
        <w:t>Table S2</w:t>
      </w:r>
      <w:r w:rsidR="0093016A">
        <w:rPr>
          <w:rFonts w:eastAsiaTheme="minorEastAsia"/>
          <w:color w:val="000000"/>
        </w:rPr>
        <w:t xml:space="preserve">; </w:t>
      </w:r>
      <w:r w:rsidR="00D81AC7">
        <w:rPr>
          <w:rFonts w:eastAsiaTheme="minorEastAsia"/>
          <w:color w:val="000000"/>
        </w:rPr>
        <w:t xml:space="preserve">Fig. </w:t>
      </w:r>
      <w:r w:rsidR="00E41AA1">
        <w:rPr>
          <w:rFonts w:eastAsiaTheme="minorEastAsia"/>
          <w:color w:val="000000"/>
        </w:rPr>
        <w:t>1</w:t>
      </w:r>
      <w:r w:rsidR="00D81AC7">
        <w:rPr>
          <w:rFonts w:eastAsiaTheme="minorEastAsia"/>
          <w:color w:val="000000"/>
        </w:rPr>
        <w:t>g)</w:t>
      </w:r>
      <w:r w:rsidR="0068420A">
        <w:rPr>
          <w:rFonts w:eastAsiaTheme="minorEastAsia"/>
          <w:color w:val="000000"/>
        </w:rPr>
        <w:t xml:space="preserve">. These responses </w:t>
      </w:r>
      <w:r w:rsidR="00EA69FF">
        <w:rPr>
          <w:rFonts w:eastAsiaTheme="minorEastAsia"/>
          <w:color w:val="000000"/>
        </w:rPr>
        <w:t>reduced leaf N:P by</w:t>
      </w:r>
      <w:r w:rsidR="0068420A">
        <w:rPr>
          <w:rFonts w:eastAsiaTheme="minorEastAsia"/>
          <w:color w:val="000000"/>
        </w:rPr>
        <w:t xml:space="preserve"> 18.3% (Table S2; Fig. </w:t>
      </w:r>
      <w:r w:rsidR="00E41AA1">
        <w:rPr>
          <w:rFonts w:eastAsiaTheme="minorEastAsia"/>
          <w:color w:val="000000"/>
        </w:rPr>
        <w:t>1</w:t>
      </w:r>
      <w:r w:rsidR="0068420A">
        <w:rPr>
          <w:rFonts w:eastAsiaTheme="minorEastAsia"/>
          <w:color w:val="000000"/>
        </w:rPr>
        <w:t>g)</w:t>
      </w:r>
      <w:r w:rsidR="00D81AC7">
        <w:rPr>
          <w:rFonts w:eastAsiaTheme="minorEastAsia"/>
          <w:color w:val="000000"/>
        </w:rPr>
        <w:t xml:space="preserve">. </w:t>
      </w:r>
      <w:r w:rsidR="00B53EE2">
        <w:rPr>
          <w:rFonts w:eastAsiaTheme="minorEastAsia"/>
          <w:color w:val="000000"/>
        </w:rPr>
        <w:t>Among photosynthetic traits, nitrogen+</w:t>
      </w:r>
      <w:r w:rsidR="00EA69FF">
        <w:rPr>
          <w:rFonts w:eastAsiaTheme="minorEastAsia"/>
          <w:color w:val="000000"/>
        </w:rPr>
        <w:t xml:space="preserve"> </w:t>
      </w:r>
      <w:r w:rsidR="00B53EE2">
        <w:rPr>
          <w:rFonts w:eastAsiaTheme="minorEastAsia"/>
          <w:color w:val="000000"/>
        </w:rPr>
        <w:t>phosphorus addition</w:t>
      </w:r>
      <w:r w:rsidR="00D81AC7">
        <w:rPr>
          <w:rFonts w:eastAsiaTheme="minorEastAsia"/>
          <w:color w:val="000000"/>
        </w:rPr>
        <w:t xml:space="preserve"> increased </w:t>
      </w:r>
      <w:r w:rsidR="00D81AC7">
        <w:rPr>
          <w:rFonts w:eastAsiaTheme="minorEastAsia"/>
          <w:i/>
          <w:iCs/>
          <w:color w:val="000000"/>
        </w:rPr>
        <w:t>A</w:t>
      </w:r>
      <w:r w:rsidR="00D81AC7">
        <w:rPr>
          <w:rFonts w:eastAsiaTheme="minorEastAsia"/>
          <w:color w:val="000000"/>
          <w:vertAlign w:val="subscript"/>
        </w:rPr>
        <w:t>sat</w:t>
      </w:r>
      <w:r w:rsidR="00D81AC7">
        <w:rPr>
          <w:rFonts w:eastAsiaTheme="minorEastAsia"/>
          <w:color w:val="000000"/>
        </w:rPr>
        <w:t xml:space="preserve"> by </w:t>
      </w:r>
      <w:r w:rsidR="007537AC">
        <w:rPr>
          <w:rFonts w:eastAsiaTheme="minorEastAsia"/>
          <w:color w:val="000000"/>
        </w:rPr>
        <w:t xml:space="preserve">27.9% through a stronger increase in </w:t>
      </w:r>
      <w:proofErr w:type="spellStart"/>
      <w:r w:rsidR="007537AC">
        <w:rPr>
          <w:rFonts w:eastAsiaTheme="minorEastAsia"/>
          <w:i/>
          <w:iCs/>
          <w:color w:val="000000"/>
        </w:rPr>
        <w:t>J</w:t>
      </w:r>
      <w:r w:rsidR="007537AC">
        <w:rPr>
          <w:rFonts w:eastAsiaTheme="minorEastAsia"/>
          <w:iCs/>
          <w:color w:val="000000"/>
          <w:vertAlign w:val="subscript"/>
        </w:rPr>
        <w:t>max</w:t>
      </w:r>
      <w:proofErr w:type="spellEnd"/>
      <w:r w:rsidR="007537AC">
        <w:rPr>
          <w:rFonts w:eastAsiaTheme="minorEastAsia"/>
          <w:iCs/>
          <w:color w:val="000000"/>
        </w:rPr>
        <w:t xml:space="preserve"> (29.9% increase) than </w:t>
      </w:r>
      <w:proofErr w:type="spellStart"/>
      <w:r w:rsidR="007537AC">
        <w:rPr>
          <w:rFonts w:eastAsiaTheme="minorEastAsia"/>
          <w:i/>
          <w:color w:val="000000"/>
        </w:rPr>
        <w:t>V</w:t>
      </w:r>
      <w:r w:rsidR="007537AC">
        <w:rPr>
          <w:rFonts w:eastAsiaTheme="minorEastAsia"/>
          <w:iCs/>
          <w:color w:val="000000"/>
          <w:vertAlign w:val="subscript"/>
        </w:rPr>
        <w:t>cmax</w:t>
      </w:r>
      <w:proofErr w:type="spellEnd"/>
      <w:r w:rsidR="007537AC">
        <w:rPr>
          <w:rFonts w:eastAsiaTheme="minorEastAsia"/>
          <w:iCs/>
          <w:color w:val="000000"/>
        </w:rPr>
        <w:t xml:space="preserve"> (marginal 17.9% increase; </w:t>
      </w:r>
      <w:r w:rsidR="0068420A">
        <w:rPr>
          <w:rFonts w:eastAsiaTheme="minorEastAsia"/>
          <w:iCs/>
          <w:color w:val="000000"/>
        </w:rPr>
        <w:t>Table S3</w:t>
      </w:r>
      <w:r w:rsidR="007537AC">
        <w:rPr>
          <w:rFonts w:eastAsiaTheme="minorEastAsia"/>
          <w:iCs/>
          <w:color w:val="000000"/>
        </w:rPr>
        <w:t xml:space="preserve">; Fig. </w:t>
      </w:r>
      <w:r w:rsidR="00E41AA1">
        <w:rPr>
          <w:rFonts w:eastAsiaTheme="minorEastAsia"/>
          <w:iCs/>
          <w:color w:val="000000"/>
        </w:rPr>
        <w:t>1</w:t>
      </w:r>
      <w:r w:rsidR="007537AC">
        <w:rPr>
          <w:rFonts w:eastAsiaTheme="minorEastAsia"/>
          <w:iCs/>
          <w:color w:val="000000"/>
        </w:rPr>
        <w:t>h)</w:t>
      </w:r>
      <w:r w:rsidR="007537AC">
        <w:rPr>
          <w:rFonts w:eastAsiaTheme="minorEastAsia"/>
          <w:color w:val="000000"/>
        </w:rPr>
        <w:t xml:space="preserve">. </w:t>
      </w:r>
      <w:r w:rsidR="00067133">
        <w:rPr>
          <w:rFonts w:eastAsiaTheme="minorEastAsia"/>
          <w:color w:val="000000"/>
        </w:rPr>
        <w:t>N</w:t>
      </w:r>
      <w:r w:rsidR="00B53EE2">
        <w:rPr>
          <w:rFonts w:eastAsiaTheme="minorEastAsia"/>
          <w:color w:val="000000"/>
        </w:rPr>
        <w:t>itrogen+</w:t>
      </w:r>
      <w:del w:id="103" w:author="Smith, Nick" w:date="2025-10-22T14:22:00Z" w16du:dateUtc="2025-10-22T19:22:00Z">
        <w:r w:rsidR="00EA69FF" w:rsidDel="00941517">
          <w:rPr>
            <w:rFonts w:eastAsiaTheme="minorEastAsia"/>
            <w:color w:val="000000"/>
          </w:rPr>
          <w:delText xml:space="preserve"> </w:delText>
        </w:r>
      </w:del>
      <w:r w:rsidR="00B53EE2">
        <w:rPr>
          <w:rFonts w:eastAsiaTheme="minorEastAsia"/>
          <w:color w:val="000000"/>
        </w:rPr>
        <w:t>phosphorus</w:t>
      </w:r>
      <w:r w:rsidR="007537AC">
        <w:rPr>
          <w:rFonts w:eastAsiaTheme="minorEastAsia"/>
          <w:color w:val="000000"/>
        </w:rPr>
        <w:t xml:space="preserve"> addition </w:t>
      </w:r>
      <w:r w:rsidR="00067133">
        <w:rPr>
          <w:rFonts w:eastAsiaTheme="minorEastAsia"/>
          <w:color w:val="000000"/>
        </w:rPr>
        <w:t xml:space="preserve">also </w:t>
      </w:r>
      <w:r w:rsidR="007537AC">
        <w:rPr>
          <w:rFonts w:eastAsiaTheme="minorEastAsia"/>
          <w:color w:val="000000"/>
        </w:rPr>
        <w:t>increased total biomass by 46</w:t>
      </w:r>
      <w:r w:rsidR="00EA69FF">
        <w:rPr>
          <w:rFonts w:eastAsiaTheme="minorEastAsia"/>
          <w:color w:val="000000"/>
        </w:rPr>
        <w:t>.1</w:t>
      </w:r>
      <w:r w:rsidR="007537AC">
        <w:rPr>
          <w:rFonts w:eastAsiaTheme="minorEastAsia"/>
          <w:color w:val="000000"/>
        </w:rPr>
        <w:t>% through an 87.2% increase in aboveground biomass and no change in belowground biomass</w:t>
      </w:r>
      <w:r w:rsidR="00067133">
        <w:rPr>
          <w:rFonts w:eastAsiaTheme="minorEastAsia"/>
          <w:color w:val="000000"/>
        </w:rPr>
        <w:t xml:space="preserve">, reducing the root mass fraction by 13.7% and the </w:t>
      </w:r>
      <w:proofErr w:type="spellStart"/>
      <w:r w:rsidR="00067133">
        <w:rPr>
          <w:rFonts w:eastAsiaTheme="minorEastAsia"/>
          <w:color w:val="000000"/>
        </w:rPr>
        <w:t>root:shoot</w:t>
      </w:r>
      <w:proofErr w:type="spellEnd"/>
      <w:r w:rsidR="00067133">
        <w:rPr>
          <w:rFonts w:eastAsiaTheme="minorEastAsia"/>
          <w:color w:val="000000"/>
        </w:rPr>
        <w:t xml:space="preserve"> ratio by 33%</w:t>
      </w:r>
      <w:r w:rsidR="0068420A">
        <w:rPr>
          <w:rFonts w:eastAsiaTheme="minorEastAsia"/>
          <w:color w:val="000000"/>
        </w:rPr>
        <w:t xml:space="preserve"> (Table S4</w:t>
      </w:r>
      <w:r w:rsidR="00067133">
        <w:rPr>
          <w:rFonts w:eastAsiaTheme="minorEastAsia"/>
          <w:color w:val="000000"/>
        </w:rPr>
        <w:t xml:space="preserve">; Fig. </w:t>
      </w:r>
      <w:r w:rsidR="00E41AA1">
        <w:rPr>
          <w:rFonts w:eastAsiaTheme="minorEastAsia"/>
          <w:color w:val="000000"/>
        </w:rPr>
        <w:t>1</w:t>
      </w:r>
      <w:r w:rsidR="00067133">
        <w:rPr>
          <w:rFonts w:eastAsiaTheme="minorEastAsia"/>
          <w:color w:val="000000"/>
        </w:rPr>
        <w:t>i</w:t>
      </w:r>
      <w:r w:rsidR="00EA69FF">
        <w:rPr>
          <w:rFonts w:eastAsiaTheme="minorEastAsia"/>
          <w:color w:val="000000"/>
        </w:rPr>
        <w:t>)</w:t>
      </w:r>
      <w:r w:rsidR="00B53EE2">
        <w:rPr>
          <w:rFonts w:eastAsiaTheme="minorEastAsia"/>
          <w:color w:val="000000"/>
        </w:rPr>
        <w:t>.</w:t>
      </w:r>
    </w:p>
    <w:p w14:paraId="73C6EF68" w14:textId="1EF629B1" w:rsidR="00D81AC7" w:rsidRPr="00A37716" w:rsidRDefault="00B53EE2" w:rsidP="00EA69FF">
      <w:pPr>
        <w:spacing w:line="360" w:lineRule="auto"/>
        <w:ind w:firstLine="720"/>
        <w:rPr>
          <w:rFonts w:eastAsiaTheme="minorEastAsia"/>
          <w:iCs/>
          <w:color w:val="000000"/>
        </w:rPr>
      </w:pPr>
      <w:r>
        <w:rPr>
          <w:rFonts w:eastAsiaTheme="minorEastAsia"/>
          <w:color w:val="000000"/>
        </w:rPr>
        <w:t>C</w:t>
      </w:r>
      <w:r w:rsidR="007537AC">
        <w:rPr>
          <w:rFonts w:eastAsiaTheme="minorEastAsia"/>
          <w:color w:val="000000"/>
        </w:rPr>
        <w:t>limate shaped some responses to nitrogen+phosphorus addition. Increasing</w:t>
      </w:r>
      <w:r w:rsidR="0093016A">
        <w:rPr>
          <w:rFonts w:eastAsiaTheme="minorEastAsia"/>
          <w:color w:val="000000"/>
        </w:rPr>
        <w:t xml:space="preserve"> growing season temperature </w:t>
      </w:r>
      <w:r w:rsidR="007537AC">
        <w:rPr>
          <w:rFonts w:eastAsiaTheme="minorEastAsia"/>
          <w:color w:val="000000"/>
        </w:rPr>
        <w:t xml:space="preserve">diminished the positive </w:t>
      </w:r>
      <w:proofErr w:type="spellStart"/>
      <w:r w:rsidR="00EA69FF">
        <w:rPr>
          <w:rFonts w:eastAsiaTheme="minorEastAsia"/>
          <w:i/>
          <w:iCs/>
          <w:color w:val="000000"/>
        </w:rPr>
        <w:t>N</w:t>
      </w:r>
      <w:r w:rsidR="00EA69FF">
        <w:rPr>
          <w:rFonts w:eastAsiaTheme="minorEastAsia"/>
          <w:color w:val="000000"/>
          <w:vertAlign w:val="subscript"/>
        </w:rPr>
        <w:t>mass</w:t>
      </w:r>
      <w:proofErr w:type="spellEnd"/>
      <w:r w:rsidR="00EA69FF">
        <w:rPr>
          <w:rFonts w:eastAsiaTheme="minorEastAsia"/>
          <w:color w:val="000000"/>
        </w:rPr>
        <w:t xml:space="preserve"> and </w:t>
      </w:r>
      <w:proofErr w:type="spellStart"/>
      <w:r w:rsidR="00EA69FF">
        <w:rPr>
          <w:rFonts w:eastAsiaTheme="minorEastAsia"/>
          <w:i/>
          <w:iCs/>
          <w:color w:val="000000"/>
        </w:rPr>
        <w:t>P</w:t>
      </w:r>
      <w:r w:rsidR="00EA69FF">
        <w:rPr>
          <w:rFonts w:eastAsiaTheme="minorEastAsia"/>
          <w:iCs/>
          <w:color w:val="000000"/>
          <w:vertAlign w:val="subscript"/>
        </w:rPr>
        <w:t>mass</w:t>
      </w:r>
      <w:proofErr w:type="spellEnd"/>
      <w:r w:rsidR="00EA69FF">
        <w:rPr>
          <w:rFonts w:eastAsiaTheme="minorEastAsia"/>
          <w:iCs/>
          <w:color w:val="000000"/>
        </w:rPr>
        <w:t xml:space="preserve"> responses to nitrogen+</w:t>
      </w:r>
      <w:del w:id="104" w:author="Smith, Nick" w:date="2025-10-22T14:23:00Z" w16du:dateUtc="2025-10-22T19:23:00Z">
        <w:r w:rsidR="00EA69FF" w:rsidDel="00941517">
          <w:rPr>
            <w:rFonts w:eastAsiaTheme="minorEastAsia"/>
            <w:iCs/>
            <w:color w:val="000000"/>
          </w:rPr>
          <w:delText xml:space="preserve"> </w:delText>
        </w:r>
      </w:del>
      <w:r w:rsidR="00EA69FF">
        <w:rPr>
          <w:rFonts w:eastAsiaTheme="minorEastAsia"/>
          <w:iCs/>
          <w:color w:val="000000"/>
        </w:rPr>
        <w:t>phosphorus addition, with positive total biomass responses marginally diminishing</w:t>
      </w:r>
      <w:r w:rsidR="00A37716">
        <w:rPr>
          <w:rFonts w:eastAsiaTheme="minorEastAsia"/>
          <w:iCs/>
          <w:color w:val="000000"/>
        </w:rPr>
        <w:t xml:space="preserve"> (</w:t>
      </w:r>
      <w:r w:rsidR="00A37716" w:rsidRPr="00EA69FF">
        <w:rPr>
          <w:rFonts w:eastAsiaTheme="minorEastAsia"/>
          <w:iCs/>
          <w:color w:val="000000"/>
        </w:rPr>
        <w:t>Table S</w:t>
      </w:r>
      <w:r w:rsidR="00EA69FF" w:rsidRPr="00EA69FF">
        <w:rPr>
          <w:rFonts w:eastAsiaTheme="minorEastAsia"/>
          <w:iCs/>
          <w:color w:val="000000"/>
        </w:rPr>
        <w:t>5</w:t>
      </w:r>
      <w:r w:rsidR="00A37716" w:rsidRPr="00EA69FF">
        <w:rPr>
          <w:rFonts w:eastAsiaTheme="minorEastAsia"/>
          <w:iCs/>
          <w:color w:val="000000"/>
        </w:rPr>
        <w:t>-S</w:t>
      </w:r>
      <w:r w:rsidR="00EA69FF" w:rsidRPr="00EA69FF">
        <w:rPr>
          <w:rFonts w:eastAsiaTheme="minorEastAsia"/>
          <w:iCs/>
          <w:color w:val="000000"/>
        </w:rPr>
        <w:t>6</w:t>
      </w:r>
      <w:r w:rsidR="00A37716">
        <w:rPr>
          <w:rFonts w:eastAsiaTheme="minorEastAsia"/>
          <w:iCs/>
          <w:color w:val="000000"/>
        </w:rPr>
        <w:t xml:space="preserve">). </w:t>
      </w:r>
      <w:r w:rsidR="0093016A">
        <w:rPr>
          <w:rFonts w:eastAsiaTheme="minorEastAsia"/>
          <w:iCs/>
          <w:color w:val="000000"/>
        </w:rPr>
        <w:t xml:space="preserve">Growing season moisture index </w:t>
      </w:r>
      <w:r w:rsidR="00A37716">
        <w:rPr>
          <w:rFonts w:eastAsiaTheme="minorEastAsia"/>
          <w:iCs/>
          <w:color w:val="000000"/>
        </w:rPr>
        <w:t xml:space="preserve">had no effect on trait responses to nitrogen+phosphorus addition except for </w:t>
      </w:r>
      <w:r w:rsidR="00A37716">
        <w:rPr>
          <w:rFonts w:eastAsiaTheme="minorEastAsia"/>
          <w:i/>
          <w:color w:val="000000"/>
        </w:rPr>
        <w:t>M</w:t>
      </w:r>
      <w:r w:rsidR="00A37716">
        <w:rPr>
          <w:rFonts w:eastAsiaTheme="minorEastAsia"/>
          <w:color w:val="000000"/>
          <w:vertAlign w:val="subscript"/>
        </w:rPr>
        <w:t>area</w:t>
      </w:r>
      <w:r w:rsidR="00A37716">
        <w:rPr>
          <w:rFonts w:eastAsiaTheme="minorEastAsia"/>
          <w:color w:val="000000"/>
        </w:rPr>
        <w:t xml:space="preserve">, where </w:t>
      </w:r>
      <w:r w:rsidR="00EA69FF">
        <w:rPr>
          <w:rFonts w:eastAsiaTheme="minorEastAsia"/>
          <w:color w:val="000000"/>
        </w:rPr>
        <w:t xml:space="preserve">negative </w:t>
      </w:r>
      <w:r w:rsidR="00EA69FF">
        <w:rPr>
          <w:rFonts w:eastAsiaTheme="minorEastAsia"/>
          <w:i/>
          <w:iCs/>
          <w:color w:val="000000"/>
        </w:rPr>
        <w:t>M</w:t>
      </w:r>
      <w:r w:rsidR="00EA69FF">
        <w:rPr>
          <w:rFonts w:eastAsiaTheme="minorEastAsia"/>
          <w:iCs/>
          <w:color w:val="000000"/>
          <w:vertAlign w:val="subscript"/>
        </w:rPr>
        <w:t>area</w:t>
      </w:r>
      <w:r w:rsidR="00EA69FF">
        <w:rPr>
          <w:rFonts w:eastAsiaTheme="minorEastAsia"/>
          <w:iCs/>
          <w:color w:val="000000"/>
        </w:rPr>
        <w:t xml:space="preserve"> responses to nitrogen+phosphorus addition diminished with increasing moisture index </w:t>
      </w:r>
      <w:r w:rsidR="00A37716">
        <w:rPr>
          <w:rFonts w:eastAsiaTheme="minorEastAsia"/>
          <w:iCs/>
          <w:color w:val="000000"/>
        </w:rPr>
        <w:t>(</w:t>
      </w:r>
      <w:r w:rsidR="00EA69FF">
        <w:rPr>
          <w:rFonts w:eastAsiaTheme="minorEastAsia"/>
          <w:iCs/>
          <w:color w:val="000000"/>
        </w:rPr>
        <w:t>Table S5</w:t>
      </w:r>
      <w:r w:rsidR="00A37716">
        <w:rPr>
          <w:rFonts w:eastAsiaTheme="minorEastAsia"/>
          <w:iCs/>
          <w:color w:val="000000"/>
        </w:rPr>
        <w:t xml:space="preserve">). </w:t>
      </w:r>
      <w:r w:rsidR="00EA69FF">
        <w:rPr>
          <w:rFonts w:eastAsiaTheme="minorEastAsia"/>
          <w:iCs/>
          <w:color w:val="000000"/>
        </w:rPr>
        <w:t xml:space="preserve">Positive </w:t>
      </w:r>
      <w:proofErr w:type="spellStart"/>
      <w:r w:rsidR="00EA69FF">
        <w:rPr>
          <w:rFonts w:eastAsiaTheme="minorEastAsia"/>
          <w:i/>
          <w:color w:val="000000"/>
        </w:rPr>
        <w:t>P</w:t>
      </w:r>
      <w:r w:rsidR="00EA69FF">
        <w:rPr>
          <w:rFonts w:eastAsiaTheme="minorEastAsia"/>
          <w:color w:val="000000"/>
          <w:vertAlign w:val="subscript"/>
        </w:rPr>
        <w:t>mass</w:t>
      </w:r>
      <w:proofErr w:type="spellEnd"/>
      <w:r w:rsidR="00EA69FF">
        <w:rPr>
          <w:rFonts w:eastAsiaTheme="minorEastAsia"/>
          <w:color w:val="000000"/>
        </w:rPr>
        <w:t xml:space="preserve"> and </w:t>
      </w:r>
      <w:proofErr w:type="spellStart"/>
      <w:r w:rsidR="00EA69FF">
        <w:rPr>
          <w:rFonts w:eastAsiaTheme="minorEastAsia"/>
          <w:i/>
          <w:iCs/>
          <w:color w:val="000000"/>
        </w:rPr>
        <w:t>P</w:t>
      </w:r>
      <w:r w:rsidR="00EA69FF">
        <w:rPr>
          <w:rFonts w:eastAsiaTheme="minorEastAsia"/>
          <w:iCs/>
          <w:color w:val="000000"/>
          <w:vertAlign w:val="subscript"/>
        </w:rPr>
        <w:t>area</w:t>
      </w:r>
      <w:proofErr w:type="spellEnd"/>
      <w:r w:rsidR="00EA69FF">
        <w:rPr>
          <w:rFonts w:eastAsiaTheme="minorEastAsia"/>
          <w:iCs/>
          <w:color w:val="000000"/>
        </w:rPr>
        <w:t xml:space="preserve"> responses to nitrogen+phosphorus addition strengthened with increasing growing season light availability (Table S6). Greater light availability </w:t>
      </w:r>
      <w:r w:rsidR="00067133">
        <w:rPr>
          <w:rFonts w:eastAsiaTheme="minorEastAsia"/>
          <w:iCs/>
          <w:color w:val="000000"/>
        </w:rPr>
        <w:t xml:space="preserve">also </w:t>
      </w:r>
      <w:r w:rsidR="00EA69FF">
        <w:rPr>
          <w:rFonts w:eastAsiaTheme="minorEastAsia"/>
          <w:iCs/>
          <w:color w:val="000000"/>
        </w:rPr>
        <w:t xml:space="preserve">increased the response of belowground biomass to nitrogen+phosphorus addition despite </w:t>
      </w:r>
      <w:r w:rsidR="00CB65FC">
        <w:rPr>
          <w:rFonts w:eastAsiaTheme="minorEastAsia"/>
          <w:iCs/>
          <w:color w:val="000000"/>
        </w:rPr>
        <w:t>a null</w:t>
      </w:r>
      <w:r w:rsidR="00EA69FF">
        <w:rPr>
          <w:rFonts w:eastAsiaTheme="minorEastAsia"/>
          <w:iCs/>
          <w:color w:val="000000"/>
        </w:rPr>
        <w:t xml:space="preserve"> belowground biomass response across the climatic gradient</w:t>
      </w:r>
      <w:r w:rsidR="00A37716">
        <w:rPr>
          <w:rFonts w:eastAsiaTheme="minorEastAsia"/>
          <w:iCs/>
          <w:color w:val="000000"/>
        </w:rPr>
        <w:t xml:space="preserve"> (</w:t>
      </w:r>
      <w:r w:rsidR="00EA69FF">
        <w:rPr>
          <w:rFonts w:eastAsiaTheme="minorEastAsia"/>
          <w:iCs/>
          <w:color w:val="000000"/>
        </w:rPr>
        <w:t>Table S6</w:t>
      </w:r>
      <w:r w:rsidR="00A37716">
        <w:rPr>
          <w:rFonts w:eastAsiaTheme="minorEastAsia"/>
          <w:iCs/>
          <w:color w:val="000000"/>
        </w:rPr>
        <w:t>).</w:t>
      </w:r>
    </w:p>
    <w:p w14:paraId="36C5B8A1" w14:textId="2D68B2AA" w:rsidR="005D51FE" w:rsidRDefault="00A37716" w:rsidP="005D51FE">
      <w:pPr>
        <w:spacing w:line="360" w:lineRule="auto"/>
        <w:rPr>
          <w:rFonts w:eastAsiaTheme="minorEastAsia"/>
          <w:b/>
          <w:bCs/>
          <w:iCs/>
          <w:color w:val="000000"/>
        </w:rPr>
      </w:pPr>
      <w:r>
        <w:rPr>
          <w:rFonts w:eastAsiaTheme="minorEastAsia"/>
          <w:color w:val="000000"/>
        </w:rPr>
        <w:tab/>
        <w:t>Species identity modifie</w:t>
      </w:r>
      <w:r w:rsidR="00B53EE2">
        <w:rPr>
          <w:rFonts w:eastAsiaTheme="minorEastAsia"/>
          <w:color w:val="000000"/>
        </w:rPr>
        <w:t>d</w:t>
      </w:r>
      <w:r>
        <w:rPr>
          <w:rFonts w:eastAsiaTheme="minorEastAsia"/>
          <w:color w:val="000000"/>
        </w:rPr>
        <w:t xml:space="preserve"> some plant response</w:t>
      </w:r>
      <w:r w:rsidR="00B53EE2">
        <w:rPr>
          <w:rFonts w:eastAsiaTheme="minorEastAsia"/>
          <w:color w:val="000000"/>
        </w:rPr>
        <w:t>s</w:t>
      </w:r>
      <w:r>
        <w:rPr>
          <w:rFonts w:eastAsiaTheme="minorEastAsia"/>
          <w:color w:val="000000"/>
        </w:rPr>
        <w:t xml:space="preserve"> to nitrogen+phosphorus addition.</w:t>
      </w:r>
      <w:r w:rsidR="00EA69FF">
        <w:rPr>
          <w:rFonts w:eastAsiaTheme="minorEastAsia"/>
          <w:color w:val="000000"/>
        </w:rPr>
        <w:t xml:space="preserve"> Positive </w:t>
      </w:r>
      <w:proofErr w:type="spellStart"/>
      <w:r w:rsidR="00EA69FF">
        <w:rPr>
          <w:rFonts w:eastAsiaTheme="minorEastAsia"/>
          <w:i/>
          <w:iCs/>
          <w:color w:val="000000"/>
        </w:rPr>
        <w:t>N</w:t>
      </w:r>
      <w:r w:rsidR="00EA69FF">
        <w:rPr>
          <w:rFonts w:eastAsiaTheme="minorEastAsia"/>
          <w:iCs/>
          <w:color w:val="000000"/>
          <w:vertAlign w:val="subscript"/>
        </w:rPr>
        <w:t>mass</w:t>
      </w:r>
      <w:proofErr w:type="spellEnd"/>
      <w:r w:rsidR="005E5038">
        <w:rPr>
          <w:rFonts w:eastAsiaTheme="minorEastAsia"/>
          <w:color w:val="000000"/>
        </w:rPr>
        <w:t xml:space="preserve">, </w:t>
      </w:r>
      <w:r w:rsidR="005E5038">
        <w:rPr>
          <w:rFonts w:eastAsiaTheme="minorEastAsia"/>
          <w:i/>
          <w:iCs/>
          <w:color w:val="000000"/>
        </w:rPr>
        <w:t>A</w:t>
      </w:r>
      <w:r w:rsidR="005E5038">
        <w:rPr>
          <w:rFonts w:eastAsiaTheme="minorEastAsia"/>
          <w:color w:val="000000"/>
          <w:vertAlign w:val="subscript"/>
        </w:rPr>
        <w:t>sat</w:t>
      </w:r>
      <w:r w:rsidR="005E5038">
        <w:rPr>
          <w:rFonts w:eastAsiaTheme="minorEastAsia"/>
          <w:color w:val="000000"/>
        </w:rPr>
        <w:t xml:space="preserve">, </w:t>
      </w:r>
      <w:proofErr w:type="spellStart"/>
      <w:r w:rsidR="005E5038">
        <w:rPr>
          <w:rFonts w:eastAsiaTheme="minorEastAsia"/>
          <w:i/>
          <w:iCs/>
          <w:color w:val="000000"/>
        </w:rPr>
        <w:t>V</w:t>
      </w:r>
      <w:r w:rsidR="005E5038">
        <w:rPr>
          <w:rFonts w:eastAsiaTheme="minorEastAsia"/>
          <w:color w:val="000000"/>
          <w:vertAlign w:val="subscript"/>
        </w:rPr>
        <w:t>cmax</w:t>
      </w:r>
      <w:proofErr w:type="spellEnd"/>
      <w:r w:rsidR="005E5038">
        <w:rPr>
          <w:rFonts w:eastAsiaTheme="minorEastAsia"/>
          <w:color w:val="000000"/>
        </w:rPr>
        <w:t xml:space="preserve">, and </w:t>
      </w:r>
      <w:proofErr w:type="spellStart"/>
      <w:r w:rsidR="005E5038">
        <w:rPr>
          <w:rFonts w:eastAsiaTheme="minorEastAsia"/>
          <w:i/>
          <w:iCs/>
          <w:color w:val="000000"/>
        </w:rPr>
        <w:t>J</w:t>
      </w:r>
      <w:r w:rsidR="005E5038">
        <w:rPr>
          <w:rFonts w:eastAsiaTheme="minorEastAsia"/>
          <w:color w:val="000000"/>
          <w:vertAlign w:val="subscript"/>
        </w:rPr>
        <w:t>max</w:t>
      </w:r>
      <w:proofErr w:type="spellEnd"/>
      <w:r w:rsidR="005E5038">
        <w:rPr>
          <w:rFonts w:eastAsiaTheme="minorEastAsia"/>
          <w:color w:val="000000"/>
        </w:rPr>
        <w:t xml:space="preserve"> </w:t>
      </w:r>
      <w:r w:rsidR="00EA69FF">
        <w:rPr>
          <w:rFonts w:eastAsiaTheme="minorEastAsia"/>
          <w:color w:val="000000"/>
        </w:rPr>
        <w:t xml:space="preserve">responses to nitrogen+phosphorus addition were only observed in species that </w:t>
      </w:r>
      <w:commentRangeStart w:id="105"/>
      <w:r w:rsidR="00EA69FF">
        <w:rPr>
          <w:rFonts w:eastAsiaTheme="minorEastAsia"/>
          <w:color w:val="000000"/>
        </w:rPr>
        <w:t>could not associate with N</w:t>
      </w:r>
      <w:r w:rsidR="00EA69FF">
        <w:rPr>
          <w:rFonts w:eastAsiaTheme="minorEastAsia"/>
          <w:color w:val="000000"/>
          <w:vertAlign w:val="subscript"/>
        </w:rPr>
        <w:t>2</w:t>
      </w:r>
      <w:r w:rsidR="00EA69FF">
        <w:rPr>
          <w:rFonts w:eastAsiaTheme="minorEastAsia"/>
          <w:color w:val="000000"/>
        </w:rPr>
        <w:t>-fixing bacteria</w:t>
      </w:r>
      <w:commentRangeEnd w:id="105"/>
      <w:r w:rsidR="00EA4787">
        <w:rPr>
          <w:rStyle w:val="CommentReference"/>
        </w:rPr>
        <w:commentReference w:id="105"/>
      </w:r>
      <w:r w:rsidR="00EA69FF">
        <w:rPr>
          <w:rFonts w:eastAsiaTheme="minorEastAsia"/>
          <w:color w:val="000000"/>
        </w:rPr>
        <w:t xml:space="preserve">, while positive </w:t>
      </w:r>
      <w:proofErr w:type="spellStart"/>
      <w:r w:rsidR="00EA69FF">
        <w:rPr>
          <w:rFonts w:eastAsiaTheme="minorEastAsia"/>
          <w:i/>
          <w:iCs/>
          <w:color w:val="000000"/>
        </w:rPr>
        <w:t>P</w:t>
      </w:r>
      <w:r w:rsidR="00EA69FF">
        <w:rPr>
          <w:rFonts w:eastAsiaTheme="minorEastAsia"/>
          <w:color w:val="000000"/>
          <w:vertAlign w:val="subscript"/>
        </w:rPr>
        <w:t>mass</w:t>
      </w:r>
      <w:proofErr w:type="spellEnd"/>
      <w:r w:rsidR="00EA69FF">
        <w:rPr>
          <w:rFonts w:eastAsiaTheme="minorEastAsia"/>
          <w:color w:val="000000"/>
        </w:rPr>
        <w:t xml:space="preserve"> responses were only observed in species that </w:t>
      </w:r>
      <w:commentRangeStart w:id="106"/>
      <w:commentRangeStart w:id="107"/>
      <w:r w:rsidR="00EA69FF">
        <w:rPr>
          <w:rFonts w:eastAsiaTheme="minorEastAsia"/>
          <w:color w:val="000000"/>
        </w:rPr>
        <w:t>could associate with N</w:t>
      </w:r>
      <w:r w:rsidR="00EA69FF">
        <w:rPr>
          <w:rFonts w:eastAsiaTheme="minorEastAsia"/>
          <w:color w:val="000000"/>
          <w:vertAlign w:val="subscript"/>
        </w:rPr>
        <w:t>2</w:t>
      </w:r>
      <w:r w:rsidR="00EA69FF">
        <w:rPr>
          <w:rFonts w:eastAsiaTheme="minorEastAsia"/>
          <w:color w:val="000000"/>
        </w:rPr>
        <w:t xml:space="preserve">-fixing bacteria </w:t>
      </w:r>
      <w:commentRangeEnd w:id="106"/>
      <w:r w:rsidR="00EA4787">
        <w:rPr>
          <w:rStyle w:val="CommentReference"/>
        </w:rPr>
        <w:commentReference w:id="106"/>
      </w:r>
      <w:commentRangeEnd w:id="107"/>
      <w:r w:rsidR="009E4898">
        <w:rPr>
          <w:rStyle w:val="CommentReference"/>
        </w:rPr>
        <w:commentReference w:id="107"/>
      </w:r>
      <w:r w:rsidR="00EA69FF">
        <w:rPr>
          <w:rFonts w:eastAsiaTheme="minorEastAsia"/>
          <w:color w:val="000000"/>
        </w:rPr>
        <w:t>(Table S</w:t>
      </w:r>
      <w:r w:rsidR="00C41DA3">
        <w:rPr>
          <w:rFonts w:eastAsiaTheme="minorEastAsia"/>
          <w:color w:val="000000"/>
        </w:rPr>
        <w:t>7-S8</w:t>
      </w:r>
      <w:r w:rsidR="00EA69FF">
        <w:rPr>
          <w:rFonts w:eastAsiaTheme="minorEastAsia"/>
          <w:color w:val="000000"/>
        </w:rPr>
        <w:t>). Negative leaf N:P responses to nitrogen+phosphorus addition were stronger in species that could associate with N</w:t>
      </w:r>
      <w:r w:rsidR="00EA69FF">
        <w:rPr>
          <w:rFonts w:eastAsiaTheme="minorEastAsia"/>
          <w:color w:val="000000"/>
          <w:vertAlign w:val="subscript"/>
        </w:rPr>
        <w:t>2</w:t>
      </w:r>
      <w:r w:rsidR="00EA69FF">
        <w:rPr>
          <w:rFonts w:eastAsiaTheme="minorEastAsia"/>
          <w:color w:val="000000"/>
        </w:rPr>
        <w:t xml:space="preserve">-fixing bacteria, while negative </w:t>
      </w:r>
      <w:r w:rsidR="00EA69FF">
        <w:rPr>
          <w:rFonts w:eastAsiaTheme="minorEastAsia"/>
          <w:i/>
          <w:iCs/>
          <w:color w:val="000000"/>
        </w:rPr>
        <w:t>M</w:t>
      </w:r>
      <w:r w:rsidR="00EA69FF">
        <w:rPr>
          <w:rFonts w:eastAsiaTheme="minorEastAsia"/>
          <w:iCs/>
          <w:color w:val="000000"/>
          <w:vertAlign w:val="subscript"/>
        </w:rPr>
        <w:t>area</w:t>
      </w:r>
      <w:r w:rsidR="00EA69FF">
        <w:rPr>
          <w:rFonts w:eastAsiaTheme="minorEastAsia"/>
          <w:iCs/>
          <w:color w:val="000000"/>
        </w:rPr>
        <w:t xml:space="preserve"> responses were only observed in species that could not associate with N</w:t>
      </w:r>
      <w:r w:rsidR="00EA69FF">
        <w:rPr>
          <w:rFonts w:eastAsiaTheme="minorEastAsia"/>
          <w:iCs/>
          <w:color w:val="000000"/>
          <w:vertAlign w:val="subscript"/>
        </w:rPr>
        <w:t>2</w:t>
      </w:r>
      <w:r w:rsidR="00EA69FF">
        <w:rPr>
          <w:rFonts w:eastAsiaTheme="minorEastAsia"/>
          <w:iCs/>
          <w:color w:val="000000"/>
        </w:rPr>
        <w:t>-fixing bacteria</w:t>
      </w:r>
      <w:r w:rsidR="00EA69FF">
        <w:rPr>
          <w:rFonts w:eastAsiaTheme="minorEastAsia"/>
          <w:color w:val="000000"/>
        </w:rPr>
        <w:t xml:space="preserve"> (Table S7).</w:t>
      </w:r>
      <w:r w:rsidR="005E5038">
        <w:rPr>
          <w:rFonts w:eastAsiaTheme="minorEastAsia"/>
          <w:color w:val="000000"/>
        </w:rPr>
        <w:t xml:space="preserve"> Positive </w:t>
      </w:r>
      <w:proofErr w:type="spellStart"/>
      <w:r w:rsidR="005E5038">
        <w:rPr>
          <w:rFonts w:eastAsiaTheme="minorEastAsia"/>
          <w:i/>
          <w:iCs/>
          <w:color w:val="000000"/>
        </w:rPr>
        <w:t>P</w:t>
      </w:r>
      <w:r w:rsidR="005E5038">
        <w:rPr>
          <w:rFonts w:eastAsiaTheme="minorEastAsia"/>
          <w:iCs/>
          <w:color w:val="000000"/>
          <w:vertAlign w:val="subscript"/>
        </w:rPr>
        <w:t>mass</w:t>
      </w:r>
      <w:proofErr w:type="spellEnd"/>
      <w:r w:rsidR="005E5038">
        <w:rPr>
          <w:rFonts w:eastAsiaTheme="minorEastAsia"/>
          <w:iCs/>
          <w:color w:val="000000"/>
        </w:rPr>
        <w:t xml:space="preserve">, </w:t>
      </w:r>
      <w:r w:rsidR="005E5038">
        <w:rPr>
          <w:rFonts w:eastAsiaTheme="minorEastAsia"/>
          <w:i/>
          <w:color w:val="000000"/>
        </w:rPr>
        <w:t>A</w:t>
      </w:r>
      <w:r w:rsidR="005E5038">
        <w:rPr>
          <w:rFonts w:eastAsiaTheme="minorEastAsia"/>
          <w:iCs/>
          <w:color w:val="000000"/>
          <w:vertAlign w:val="subscript"/>
        </w:rPr>
        <w:t>sat</w:t>
      </w:r>
      <w:r w:rsidR="005E5038">
        <w:rPr>
          <w:rFonts w:eastAsiaTheme="minorEastAsia"/>
          <w:iCs/>
          <w:color w:val="000000"/>
        </w:rPr>
        <w:t xml:space="preserve">, </w:t>
      </w:r>
      <w:proofErr w:type="spellStart"/>
      <w:r w:rsidR="005E5038">
        <w:rPr>
          <w:rFonts w:eastAsiaTheme="minorEastAsia"/>
          <w:i/>
          <w:color w:val="000000"/>
        </w:rPr>
        <w:t>V</w:t>
      </w:r>
      <w:r w:rsidR="005E5038">
        <w:rPr>
          <w:rFonts w:eastAsiaTheme="minorEastAsia"/>
          <w:iCs/>
          <w:color w:val="000000"/>
          <w:vertAlign w:val="subscript"/>
        </w:rPr>
        <w:t>cmax</w:t>
      </w:r>
      <w:proofErr w:type="spellEnd"/>
      <w:r w:rsidR="005E5038">
        <w:rPr>
          <w:rFonts w:eastAsiaTheme="minorEastAsia"/>
          <w:iCs/>
          <w:color w:val="000000"/>
        </w:rPr>
        <w:t xml:space="preserve">, and </w:t>
      </w:r>
      <w:proofErr w:type="spellStart"/>
      <w:r w:rsidR="005E5038">
        <w:rPr>
          <w:rFonts w:eastAsiaTheme="minorEastAsia"/>
          <w:i/>
          <w:color w:val="000000"/>
        </w:rPr>
        <w:t>J</w:t>
      </w:r>
      <w:r w:rsidR="005E5038">
        <w:rPr>
          <w:rFonts w:eastAsiaTheme="minorEastAsia"/>
          <w:color w:val="000000"/>
          <w:vertAlign w:val="subscript"/>
        </w:rPr>
        <w:t>max</w:t>
      </w:r>
      <w:proofErr w:type="spellEnd"/>
      <w:r w:rsidR="005E5038">
        <w:rPr>
          <w:rFonts w:eastAsiaTheme="minorEastAsia"/>
          <w:iCs/>
          <w:color w:val="000000"/>
        </w:rPr>
        <w:t xml:space="preserve"> responses to nitrogen+phosphorus addition were stronger in species with scavenging acquisition strategies, negative </w:t>
      </w:r>
      <w:r w:rsidR="005E5038">
        <w:rPr>
          <w:rFonts w:eastAsiaTheme="minorEastAsia"/>
          <w:i/>
          <w:color w:val="000000"/>
        </w:rPr>
        <w:t>M</w:t>
      </w:r>
      <w:r w:rsidR="005E5038">
        <w:rPr>
          <w:rFonts w:eastAsiaTheme="minorEastAsia"/>
          <w:iCs/>
          <w:color w:val="000000"/>
          <w:vertAlign w:val="subscript"/>
        </w:rPr>
        <w:t>area</w:t>
      </w:r>
      <w:r w:rsidR="005E5038">
        <w:rPr>
          <w:rFonts w:eastAsiaTheme="minorEastAsia"/>
          <w:iCs/>
          <w:color w:val="000000"/>
        </w:rPr>
        <w:t xml:space="preserve"> and leaf N:P responses were stronger in species with mining acquisition strategies (Table S</w:t>
      </w:r>
      <w:r w:rsidR="00C41DA3">
        <w:rPr>
          <w:rFonts w:eastAsiaTheme="minorEastAsia"/>
          <w:iCs/>
          <w:color w:val="000000"/>
        </w:rPr>
        <w:t>9-S10</w:t>
      </w:r>
      <w:r w:rsidR="005E5038">
        <w:rPr>
          <w:rFonts w:eastAsiaTheme="minorEastAsia"/>
          <w:iCs/>
          <w:color w:val="000000"/>
        </w:rPr>
        <w:t xml:space="preserve">). Finally, positive </w:t>
      </w:r>
      <w:proofErr w:type="spellStart"/>
      <w:r w:rsidR="005E5038">
        <w:rPr>
          <w:rFonts w:eastAsiaTheme="minorEastAsia"/>
          <w:i/>
          <w:color w:val="000000"/>
        </w:rPr>
        <w:t>N</w:t>
      </w:r>
      <w:r w:rsidR="005E5038">
        <w:rPr>
          <w:rFonts w:eastAsiaTheme="minorEastAsia"/>
          <w:color w:val="000000"/>
          <w:vertAlign w:val="subscript"/>
        </w:rPr>
        <w:t>mass</w:t>
      </w:r>
      <w:proofErr w:type="spellEnd"/>
      <w:r w:rsidR="005E5038">
        <w:rPr>
          <w:rFonts w:eastAsiaTheme="minorEastAsia"/>
          <w:color w:val="000000"/>
        </w:rPr>
        <w:t xml:space="preserve"> and negative </w:t>
      </w:r>
      <w:r w:rsidR="005E5038">
        <w:rPr>
          <w:rFonts w:eastAsiaTheme="minorEastAsia"/>
          <w:i/>
          <w:iCs/>
          <w:color w:val="000000"/>
        </w:rPr>
        <w:t>M</w:t>
      </w:r>
      <w:r w:rsidR="005E5038">
        <w:rPr>
          <w:rFonts w:eastAsiaTheme="minorEastAsia"/>
          <w:iCs/>
          <w:color w:val="000000"/>
          <w:vertAlign w:val="subscript"/>
        </w:rPr>
        <w:t>area</w:t>
      </w:r>
      <w:r w:rsidR="005E5038">
        <w:rPr>
          <w:rFonts w:eastAsiaTheme="minorEastAsia"/>
          <w:iCs/>
          <w:color w:val="000000"/>
        </w:rPr>
        <w:t xml:space="preserve"> responses</w:t>
      </w:r>
      <w:r w:rsidR="005E5038">
        <w:rPr>
          <w:rFonts w:eastAsiaTheme="minorEastAsia"/>
          <w:color w:val="000000"/>
        </w:rPr>
        <w:t xml:space="preserve"> to nitrogen+</w:t>
      </w:r>
      <w:del w:id="108" w:author="Smith, Nick" w:date="2025-10-22T14:28:00Z" w16du:dateUtc="2025-10-22T19:28:00Z">
        <w:r w:rsidR="005E5038" w:rsidDel="009E4898">
          <w:rPr>
            <w:rFonts w:eastAsiaTheme="minorEastAsia"/>
            <w:color w:val="000000"/>
          </w:rPr>
          <w:delText xml:space="preserve"> </w:delText>
        </w:r>
      </w:del>
      <w:r w:rsidR="005E5038">
        <w:rPr>
          <w:rFonts w:eastAsiaTheme="minorEastAsia"/>
          <w:color w:val="000000"/>
        </w:rPr>
        <w:t xml:space="preserve">phosphorus addition </w:t>
      </w:r>
      <w:proofErr w:type="gramStart"/>
      <w:r w:rsidR="005E5038">
        <w:rPr>
          <w:rFonts w:eastAsiaTheme="minorEastAsia"/>
          <w:color w:val="000000"/>
        </w:rPr>
        <w:t>were</w:t>
      </w:r>
      <w:proofErr w:type="gramEnd"/>
      <w:r w:rsidR="005E5038">
        <w:rPr>
          <w:rFonts w:eastAsiaTheme="minorEastAsia"/>
          <w:color w:val="000000"/>
        </w:rPr>
        <w:t xml:space="preserve"> stronger in C</w:t>
      </w:r>
      <w:r w:rsidR="005E5038">
        <w:rPr>
          <w:rFonts w:eastAsiaTheme="minorEastAsia"/>
          <w:color w:val="000000"/>
          <w:vertAlign w:val="subscript"/>
        </w:rPr>
        <w:t>4</w:t>
      </w:r>
      <w:r w:rsidR="005E5038">
        <w:rPr>
          <w:rFonts w:eastAsiaTheme="minorEastAsia"/>
          <w:color w:val="000000"/>
        </w:rPr>
        <w:t xml:space="preserve"> species, while positive </w:t>
      </w:r>
      <w:r w:rsidR="005E5038">
        <w:rPr>
          <w:rFonts w:eastAsiaTheme="minorEastAsia"/>
          <w:i/>
          <w:iCs/>
          <w:color w:val="000000"/>
        </w:rPr>
        <w:t>N</w:t>
      </w:r>
      <w:r w:rsidR="005E5038">
        <w:rPr>
          <w:rFonts w:eastAsiaTheme="minorEastAsia"/>
          <w:iCs/>
          <w:color w:val="000000"/>
          <w:vertAlign w:val="subscript"/>
        </w:rPr>
        <w:t>area</w:t>
      </w:r>
      <w:r w:rsidR="005E5038">
        <w:rPr>
          <w:rFonts w:eastAsiaTheme="minorEastAsia"/>
          <w:iCs/>
          <w:color w:val="000000"/>
        </w:rPr>
        <w:t xml:space="preserve"> and </w:t>
      </w:r>
      <w:proofErr w:type="spellStart"/>
      <w:r w:rsidR="005E5038">
        <w:rPr>
          <w:rFonts w:eastAsiaTheme="minorEastAsia"/>
          <w:i/>
          <w:color w:val="000000"/>
        </w:rPr>
        <w:t>P</w:t>
      </w:r>
      <w:r w:rsidR="005E5038">
        <w:rPr>
          <w:rFonts w:eastAsiaTheme="minorEastAsia"/>
          <w:iCs/>
          <w:color w:val="000000"/>
          <w:vertAlign w:val="subscript"/>
        </w:rPr>
        <w:t>area</w:t>
      </w:r>
      <w:proofErr w:type="spellEnd"/>
      <w:r w:rsidR="005E5038">
        <w:rPr>
          <w:rFonts w:eastAsiaTheme="minorEastAsia"/>
          <w:i/>
          <w:color w:val="000000"/>
        </w:rPr>
        <w:t xml:space="preserve"> </w:t>
      </w:r>
      <w:r w:rsidR="005E5038">
        <w:rPr>
          <w:rFonts w:eastAsiaTheme="minorEastAsia"/>
          <w:iCs/>
          <w:color w:val="000000"/>
        </w:rPr>
        <w:t>responses were stronger in C</w:t>
      </w:r>
      <w:r w:rsidR="005E5038">
        <w:rPr>
          <w:rFonts w:eastAsiaTheme="minorEastAsia"/>
          <w:iCs/>
          <w:color w:val="000000"/>
          <w:vertAlign w:val="subscript"/>
        </w:rPr>
        <w:t>3</w:t>
      </w:r>
      <w:r w:rsidR="005E5038">
        <w:rPr>
          <w:rFonts w:eastAsiaTheme="minorEastAsia"/>
          <w:iCs/>
          <w:color w:val="000000"/>
        </w:rPr>
        <w:t xml:space="preserve"> species, with no apparent effect </w:t>
      </w:r>
      <w:del w:id="109" w:author="Smith, Nick" w:date="2025-10-22T14:28:00Z" w16du:dateUtc="2025-10-22T19:28:00Z">
        <w:r w:rsidR="005E5038" w:rsidDel="009E4898">
          <w:rPr>
            <w:rFonts w:eastAsiaTheme="minorEastAsia"/>
            <w:iCs/>
            <w:color w:val="000000"/>
          </w:rPr>
          <w:delText xml:space="preserve">of </w:delText>
        </w:r>
      </w:del>
      <w:ins w:id="110" w:author="Smith, Nick" w:date="2025-10-22T14:28:00Z" w16du:dateUtc="2025-10-22T19:28:00Z">
        <w:r w:rsidR="009E4898">
          <w:rPr>
            <w:rFonts w:eastAsiaTheme="minorEastAsia"/>
            <w:iCs/>
            <w:color w:val="000000"/>
          </w:rPr>
          <w:t xml:space="preserve">differences between </w:t>
        </w:r>
      </w:ins>
      <w:r w:rsidR="005E5038">
        <w:rPr>
          <w:rFonts w:eastAsiaTheme="minorEastAsia"/>
          <w:iCs/>
          <w:color w:val="000000"/>
        </w:rPr>
        <w:t xml:space="preserve">photosynthetic pathway </w:t>
      </w:r>
      <w:del w:id="111" w:author="Smith, Nick" w:date="2025-10-22T14:28:00Z" w16du:dateUtc="2025-10-22T19:28:00Z">
        <w:r w:rsidR="005E5038" w:rsidDel="009E4898">
          <w:rPr>
            <w:rFonts w:eastAsiaTheme="minorEastAsia"/>
            <w:iCs/>
            <w:color w:val="000000"/>
          </w:rPr>
          <w:delText xml:space="preserve">on </w:delText>
        </w:r>
      </w:del>
      <w:ins w:id="112" w:author="Smith, Nick" w:date="2025-10-22T14:28:00Z" w16du:dateUtc="2025-10-22T19:28:00Z">
        <w:r w:rsidR="009E4898">
          <w:rPr>
            <w:rFonts w:eastAsiaTheme="minorEastAsia"/>
            <w:iCs/>
            <w:color w:val="000000"/>
          </w:rPr>
          <w:t xml:space="preserve">for </w:t>
        </w:r>
      </w:ins>
      <w:r w:rsidR="005E5038">
        <w:rPr>
          <w:rFonts w:eastAsiaTheme="minorEastAsia"/>
          <w:iCs/>
          <w:color w:val="000000"/>
        </w:rPr>
        <w:t>leaf N:P or any photosynthetic trait (Table S</w:t>
      </w:r>
      <w:r w:rsidR="00C41DA3">
        <w:rPr>
          <w:rFonts w:eastAsiaTheme="minorEastAsia"/>
          <w:iCs/>
          <w:color w:val="000000"/>
        </w:rPr>
        <w:t>11-S12</w:t>
      </w:r>
      <w:r w:rsidR="005E5038">
        <w:rPr>
          <w:rFonts w:eastAsiaTheme="minorEastAsia"/>
          <w:iCs/>
          <w:color w:val="000000"/>
        </w:rPr>
        <w:t>).</w:t>
      </w:r>
      <w:r w:rsidR="005D51FE">
        <w:rPr>
          <w:rFonts w:eastAsiaTheme="minorEastAsia"/>
          <w:b/>
          <w:bCs/>
          <w:iCs/>
          <w:color w:val="000000"/>
        </w:rPr>
        <w:br w:type="page"/>
      </w:r>
    </w:p>
    <w:p w14:paraId="35EC0B61" w14:textId="5C9FA5F3" w:rsidR="008E07D9" w:rsidRPr="00AC42EC" w:rsidRDefault="005D51FE" w:rsidP="00AC42EC">
      <w:pPr>
        <w:spacing w:line="360" w:lineRule="auto"/>
        <w:rPr>
          <w:rFonts w:eastAsiaTheme="minorEastAsia"/>
          <w:b/>
          <w:bCs/>
          <w:iCs/>
          <w:color w:val="000000"/>
        </w:rPr>
      </w:pPr>
      <w:r>
        <w:rPr>
          <w:rFonts w:eastAsiaTheme="minorEastAsia"/>
          <w:b/>
          <w:bCs/>
          <w:iCs/>
          <w:color w:val="000000"/>
        </w:rPr>
        <w:lastRenderedPageBreak/>
        <w:t>F</w:t>
      </w:r>
      <w:r w:rsidR="00AC42EC">
        <w:rPr>
          <w:rFonts w:eastAsiaTheme="minorEastAsia"/>
          <w:b/>
          <w:bCs/>
          <w:iCs/>
          <w:color w:val="000000"/>
        </w:rPr>
        <w:t xml:space="preserve">igure </w:t>
      </w:r>
      <w:r w:rsidR="00E41AA1">
        <w:rPr>
          <w:rFonts w:eastAsiaTheme="minorEastAsia"/>
          <w:b/>
          <w:bCs/>
          <w:iCs/>
          <w:color w:val="000000"/>
        </w:rPr>
        <w:t>1</w:t>
      </w:r>
    </w:p>
    <w:p w14:paraId="2F203EF6" w14:textId="5AE3E836" w:rsidR="005D51FE" w:rsidRDefault="00F6000B" w:rsidP="005D51FE">
      <w:pPr>
        <w:spacing w:line="360" w:lineRule="auto"/>
        <w:rPr>
          <w:rFonts w:eastAsiaTheme="minorEastAsia"/>
          <w:iCs/>
          <w:color w:val="000000"/>
        </w:rPr>
      </w:pPr>
      <w:r w:rsidRPr="00F6000B">
        <w:rPr>
          <w:rFonts w:eastAsiaTheme="minorEastAsia"/>
          <w:iCs/>
          <w:noProof/>
          <w:color w:val="000000"/>
        </w:rPr>
        <w:drawing>
          <wp:inline distT="0" distB="0" distL="0" distR="0" wp14:anchorId="74504F42" wp14:editId="2C653ECB">
            <wp:extent cx="5943600" cy="4457700"/>
            <wp:effectExtent l="0" t="0" r="0" b="0"/>
            <wp:docPr id="680170399" name="Picture 1" descr="A collage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70399" name="Picture 1" descr="A collage of graphs and diagrams&#10;&#10;AI-generated content may be incorrect."/>
                    <pic:cNvPicPr/>
                  </pic:nvPicPr>
                  <pic:blipFill>
                    <a:blip r:embed="rId13"/>
                    <a:stretch>
                      <a:fillRect/>
                    </a:stretch>
                  </pic:blipFill>
                  <pic:spPr>
                    <a:xfrm>
                      <a:off x="0" y="0"/>
                      <a:ext cx="5943600" cy="4457700"/>
                    </a:xfrm>
                    <a:prstGeom prst="rect">
                      <a:avLst/>
                    </a:prstGeom>
                  </pic:spPr>
                </pic:pic>
              </a:graphicData>
            </a:graphic>
          </wp:inline>
        </w:drawing>
      </w:r>
    </w:p>
    <w:p w14:paraId="55163835" w14:textId="2F2435AC" w:rsidR="00BD59F9" w:rsidRDefault="005D51FE" w:rsidP="005D51FE">
      <w:pPr>
        <w:spacing w:line="360" w:lineRule="auto"/>
        <w:rPr>
          <w:rFonts w:eastAsiaTheme="minorEastAsia"/>
          <w:iCs/>
          <w:color w:val="000000"/>
        </w:rPr>
      </w:pPr>
      <w:r>
        <w:rPr>
          <w:rFonts w:eastAsiaTheme="minorEastAsia"/>
          <w:b/>
          <w:bCs/>
          <w:iCs/>
          <w:color w:val="000000"/>
        </w:rPr>
        <w:t>F</w:t>
      </w:r>
      <w:r w:rsidR="00AC42EC">
        <w:rPr>
          <w:rFonts w:eastAsiaTheme="minorEastAsia"/>
          <w:b/>
          <w:bCs/>
          <w:iCs/>
          <w:color w:val="000000"/>
        </w:rPr>
        <w:t xml:space="preserve">igure </w:t>
      </w:r>
      <w:r w:rsidR="00E41AA1">
        <w:rPr>
          <w:rFonts w:eastAsiaTheme="minorEastAsia"/>
          <w:b/>
          <w:bCs/>
          <w:iCs/>
          <w:color w:val="000000"/>
        </w:rPr>
        <w:t>1</w:t>
      </w:r>
      <w:r w:rsidR="00AC42EC">
        <w:rPr>
          <w:rFonts w:eastAsiaTheme="minorEastAsia"/>
          <w:iCs/>
          <w:color w:val="000000"/>
        </w:rPr>
        <w:t xml:space="preserve">. Individual effects of </w:t>
      </w:r>
      <w:r w:rsidR="005A6F13">
        <w:rPr>
          <w:rFonts w:eastAsiaTheme="minorEastAsia"/>
          <w:iCs/>
          <w:color w:val="000000"/>
        </w:rPr>
        <w:t>nitrogen</w:t>
      </w:r>
      <w:r w:rsidR="00AC42EC">
        <w:rPr>
          <w:rFonts w:eastAsiaTheme="minorEastAsia"/>
          <w:iCs/>
          <w:color w:val="000000"/>
        </w:rPr>
        <w:t xml:space="preserve"> addition (top row of panels), </w:t>
      </w:r>
      <w:r w:rsidR="005A6F13">
        <w:rPr>
          <w:rFonts w:eastAsiaTheme="minorEastAsia"/>
          <w:iCs/>
          <w:color w:val="000000"/>
        </w:rPr>
        <w:t>phosphor</w:t>
      </w:r>
      <w:r w:rsidR="00B47361">
        <w:rPr>
          <w:rFonts w:eastAsiaTheme="minorEastAsia"/>
          <w:iCs/>
          <w:color w:val="000000"/>
        </w:rPr>
        <w:t>us</w:t>
      </w:r>
      <w:r w:rsidR="00AC42EC">
        <w:rPr>
          <w:rFonts w:eastAsiaTheme="minorEastAsia"/>
          <w:iCs/>
          <w:color w:val="000000"/>
        </w:rPr>
        <w:t xml:space="preserve"> addition (middle row of panels), and </w:t>
      </w:r>
      <w:r w:rsidR="00B47361">
        <w:rPr>
          <w:rFonts w:eastAsiaTheme="minorEastAsia"/>
          <w:iCs/>
          <w:color w:val="000000"/>
        </w:rPr>
        <w:t>nitrogen</w:t>
      </w:r>
      <w:r w:rsidR="00AC42EC">
        <w:rPr>
          <w:rFonts w:eastAsiaTheme="minorEastAsia"/>
          <w:iCs/>
          <w:color w:val="000000"/>
        </w:rPr>
        <w:t>+</w:t>
      </w:r>
      <w:r w:rsidR="00B47361">
        <w:rPr>
          <w:rFonts w:eastAsiaTheme="minorEastAsia"/>
          <w:iCs/>
          <w:color w:val="000000"/>
        </w:rPr>
        <w:t>phosphorus</w:t>
      </w:r>
      <w:r w:rsidR="00AC42EC">
        <w:rPr>
          <w:rFonts w:eastAsiaTheme="minorEastAsia"/>
          <w:iCs/>
          <w:color w:val="000000"/>
        </w:rPr>
        <w:t xml:space="preserve"> addition (bottom row of panels) on traits related to leaf nutrient content (left column of panels), leaf photosynthesis (middle column of panels), and biomass partitioning (right column of panels</w:t>
      </w:r>
      <w:r w:rsidR="00D60FCA">
        <w:rPr>
          <w:rFonts w:eastAsiaTheme="minorEastAsia"/>
          <w:iCs/>
          <w:color w:val="000000"/>
        </w:rPr>
        <w:t>)</w:t>
      </w:r>
      <w:r w:rsidR="00AC42EC">
        <w:rPr>
          <w:rFonts w:eastAsiaTheme="minorEastAsia"/>
          <w:iCs/>
          <w:color w:val="000000"/>
        </w:rPr>
        <w:t>.</w:t>
      </w:r>
      <w:r w:rsidR="001A7439">
        <w:rPr>
          <w:rFonts w:eastAsiaTheme="minorEastAsia"/>
          <w:iCs/>
          <w:color w:val="000000"/>
        </w:rPr>
        <w:t xml:space="preserve"> Large points indicate </w:t>
      </w:r>
      <w:r w:rsidR="00775AC8">
        <w:rPr>
          <w:rFonts w:eastAsiaTheme="minorEastAsia"/>
          <w:iCs/>
          <w:color w:val="000000"/>
        </w:rPr>
        <w:t xml:space="preserve">the meta-analytic </w:t>
      </w:r>
      <w:r w:rsidR="001A7439">
        <w:rPr>
          <w:rFonts w:eastAsiaTheme="minorEastAsia"/>
          <w:iCs/>
          <w:color w:val="000000"/>
        </w:rPr>
        <w:t>mean</w:t>
      </w:r>
      <w:r w:rsidR="00775AC8">
        <w:rPr>
          <w:rFonts w:eastAsiaTheme="minorEastAsia"/>
          <w:iCs/>
          <w:color w:val="000000"/>
        </w:rPr>
        <w:t xml:space="preserve"> (represented as % change</w:t>
      </w:r>
      <w:r w:rsidR="00C36B7D">
        <w:rPr>
          <w:rFonts w:eastAsiaTheme="minorEastAsia"/>
          <w:iCs/>
          <w:color w:val="000000"/>
        </w:rPr>
        <w:t>, calculated as</w:t>
      </w:r>
      <w:r w:rsidR="00C36B7D">
        <w:rPr>
          <w:rFonts w:ascii="Cambria Math" w:eastAsiaTheme="minorEastAsia" w:hAnsi="Cambria Math"/>
          <w:i/>
          <w:color w:val="000000"/>
        </w:rPr>
        <w:t xml:space="preserve"> </w:t>
      </w:r>
      <m:oMath>
        <m:d>
          <m:dPr>
            <m:ctrlPr>
              <w:rPr>
                <w:rFonts w:ascii="Cambria Math" w:eastAsiaTheme="minorEastAsia" w:hAnsi="Cambria Math"/>
                <w:i/>
                <w:color w:val="000000"/>
              </w:rPr>
            </m:ctrlPr>
          </m:dPr>
          <m:e>
            <m:sSup>
              <m:sSupPr>
                <m:ctrlPr>
                  <w:rPr>
                    <w:rFonts w:ascii="Cambria Math" w:eastAsiaTheme="minorEastAsia" w:hAnsi="Cambria Math"/>
                    <w:i/>
                    <w:color w:val="000000"/>
                  </w:rPr>
                </m:ctrlPr>
              </m:sSupPr>
              <m:e>
                <m:r>
                  <w:rPr>
                    <w:rFonts w:ascii="Cambria Math" w:eastAsiaTheme="minorEastAsia" w:hAnsi="Cambria Math"/>
                    <w:color w:val="000000"/>
                  </w:rPr>
                  <m:t>e</m:t>
                </m:r>
              </m:e>
              <m:sup>
                <m:r>
                  <w:rPr>
                    <w:rFonts w:ascii="Cambria Math" w:eastAsiaTheme="minorEastAsia" w:hAnsi="Cambria Math"/>
                    <w:color w:val="000000"/>
                  </w:rPr>
                  <m:t>lnRR</m:t>
                </m:r>
              </m:sup>
            </m:sSup>
            <m:r>
              <w:rPr>
                <w:rFonts w:ascii="Cambria Math" w:eastAsiaTheme="minorEastAsia" w:hAnsi="Cambria Math"/>
                <w:color w:val="000000"/>
              </w:rPr>
              <m:t>-1</m:t>
            </m:r>
          </m:e>
        </m:d>
        <m:r>
          <w:rPr>
            <w:rFonts w:ascii="Cambria Math" w:eastAsiaTheme="minorEastAsia" w:hAnsi="Cambria Math"/>
            <w:color w:val="000000"/>
          </w:rPr>
          <m:t>*100</m:t>
        </m:r>
      </m:oMath>
      <w:r w:rsidR="00775AC8">
        <w:rPr>
          <w:rFonts w:eastAsiaTheme="minorEastAsia"/>
          <w:iCs/>
          <w:color w:val="000000"/>
        </w:rPr>
        <w:t>)</w:t>
      </w:r>
      <w:r w:rsidR="001A7439">
        <w:rPr>
          <w:rFonts w:eastAsiaTheme="minorEastAsia"/>
          <w:iCs/>
          <w:color w:val="000000"/>
        </w:rPr>
        <w:t>, error bars indicate 95% confidence intervals, and sample sizes are reported in parentheses. Significant treatment effects are noted with asterisks next to sample sizes (</w:t>
      </w:r>
      <w:r w:rsidR="00CD0409">
        <w:rPr>
          <w:rFonts w:eastAsiaTheme="minorEastAsia"/>
          <w:iCs/>
          <w:color w:val="000000"/>
        </w:rPr>
        <w:t xml:space="preserve">based on </w:t>
      </w:r>
      <w:r w:rsidR="00CD0409">
        <w:rPr>
          <w:rFonts w:eastAsiaTheme="minorEastAsia"/>
          <w:i/>
          <w:color w:val="000000"/>
        </w:rPr>
        <w:t>Z</w:t>
      </w:r>
      <w:r w:rsidR="00CD0409">
        <w:rPr>
          <w:rFonts w:eastAsiaTheme="minorEastAsia"/>
          <w:iCs/>
          <w:color w:val="000000"/>
        </w:rPr>
        <w:t xml:space="preserve">-score; </w:t>
      </w:r>
      <w:r w:rsidR="001A7439">
        <w:rPr>
          <w:rFonts w:eastAsiaTheme="minorEastAsia"/>
          <w:iCs/>
          <w:color w:val="000000"/>
        </w:rPr>
        <w:t xml:space="preserve">*: </w:t>
      </w:r>
      <w:r w:rsidR="001A7439">
        <w:rPr>
          <w:rFonts w:eastAsiaTheme="minorEastAsia"/>
          <w:i/>
          <w:color w:val="000000"/>
        </w:rPr>
        <w:t>p</w:t>
      </w:r>
      <w:r w:rsidR="001A7439">
        <w:rPr>
          <w:rFonts w:eastAsiaTheme="minorEastAsia"/>
          <w:iCs/>
          <w:color w:val="000000"/>
        </w:rPr>
        <w:t xml:space="preserve">&lt;0.05, **: </w:t>
      </w:r>
      <w:r w:rsidR="001A7439">
        <w:rPr>
          <w:rFonts w:eastAsiaTheme="minorEastAsia"/>
          <w:i/>
          <w:color w:val="000000"/>
        </w:rPr>
        <w:t>p</w:t>
      </w:r>
      <w:r w:rsidR="001A7439">
        <w:rPr>
          <w:rFonts w:eastAsiaTheme="minorEastAsia"/>
          <w:iCs/>
          <w:color w:val="000000"/>
        </w:rPr>
        <w:t xml:space="preserve">&lt;0.01; ***: </w:t>
      </w:r>
      <w:r w:rsidR="001A7439">
        <w:rPr>
          <w:rFonts w:eastAsiaTheme="minorEastAsia"/>
          <w:i/>
          <w:color w:val="000000"/>
        </w:rPr>
        <w:t>p</w:t>
      </w:r>
      <w:r w:rsidR="001A7439">
        <w:rPr>
          <w:rFonts w:eastAsiaTheme="minorEastAsia"/>
          <w:iCs/>
          <w:color w:val="000000"/>
        </w:rPr>
        <w:t xml:space="preserve">&lt;0.001). </w:t>
      </w:r>
      <w:r w:rsidR="00BD59F9">
        <w:rPr>
          <w:rFonts w:eastAsiaTheme="minorEastAsia"/>
          <w:iCs/>
          <w:color w:val="000000"/>
        </w:rPr>
        <w:t>All acronyms are as explained in Table 1.</w:t>
      </w:r>
    </w:p>
    <w:p w14:paraId="78300502" w14:textId="0614553A" w:rsidR="00AC42EC" w:rsidRPr="00C36B7D" w:rsidRDefault="00AC42EC" w:rsidP="005D51FE">
      <w:pPr>
        <w:spacing w:line="360" w:lineRule="auto"/>
        <w:rPr>
          <w:rFonts w:eastAsiaTheme="minorEastAsia"/>
          <w:color w:val="000000"/>
        </w:rPr>
      </w:pPr>
      <w:r>
        <w:rPr>
          <w:rFonts w:eastAsiaTheme="minorEastAsia"/>
          <w:iCs/>
          <w:color w:val="000000"/>
        </w:rPr>
        <w:br w:type="page"/>
      </w:r>
    </w:p>
    <w:p w14:paraId="74822D28" w14:textId="17B6867F" w:rsidR="005D51FE" w:rsidRDefault="005D51FE" w:rsidP="005D51FE">
      <w:pPr>
        <w:spacing w:line="360" w:lineRule="auto"/>
        <w:rPr>
          <w:rFonts w:eastAsiaTheme="minorEastAsia"/>
          <w:b/>
          <w:bCs/>
          <w:iCs/>
          <w:color w:val="000000"/>
        </w:rPr>
      </w:pPr>
      <w:r>
        <w:rPr>
          <w:rFonts w:eastAsiaTheme="minorEastAsia"/>
          <w:b/>
          <w:bCs/>
          <w:iCs/>
          <w:color w:val="000000"/>
        </w:rPr>
        <w:lastRenderedPageBreak/>
        <w:t xml:space="preserve">Figure </w:t>
      </w:r>
      <w:r w:rsidR="00E41AA1">
        <w:rPr>
          <w:rFonts w:eastAsiaTheme="minorEastAsia"/>
          <w:b/>
          <w:bCs/>
          <w:iCs/>
          <w:color w:val="000000"/>
        </w:rPr>
        <w:t>2</w:t>
      </w:r>
    </w:p>
    <w:p w14:paraId="410B6020" w14:textId="77777777" w:rsidR="005D51FE" w:rsidRDefault="005D51FE" w:rsidP="005D51FE">
      <w:pPr>
        <w:spacing w:line="360" w:lineRule="auto"/>
        <w:rPr>
          <w:rFonts w:eastAsiaTheme="minorEastAsia"/>
          <w:b/>
          <w:bCs/>
          <w:iCs/>
          <w:color w:val="000000"/>
        </w:rPr>
      </w:pPr>
      <w:r>
        <w:rPr>
          <w:rFonts w:eastAsiaTheme="minorEastAsia"/>
          <w:b/>
          <w:bCs/>
          <w:iCs/>
          <w:noProof/>
          <w:color w:val="000000"/>
        </w:rPr>
        <w:drawing>
          <wp:inline distT="0" distB="0" distL="0" distR="0" wp14:anchorId="27976F1C" wp14:editId="55082219">
            <wp:extent cx="5818043" cy="3030231"/>
            <wp:effectExtent l="0" t="0" r="0" b="5080"/>
            <wp:docPr id="861296207" name="Picture 3"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15534" name="Picture 3" descr="A collage of graph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05745" cy="3075909"/>
                    </a:xfrm>
                    <a:prstGeom prst="rect">
                      <a:avLst/>
                    </a:prstGeom>
                  </pic:spPr>
                </pic:pic>
              </a:graphicData>
            </a:graphic>
          </wp:inline>
        </w:drawing>
      </w:r>
    </w:p>
    <w:p w14:paraId="6C738A8F" w14:textId="6FF9C0D3" w:rsidR="005D51FE" w:rsidRDefault="005D51FE" w:rsidP="005D51FE">
      <w:pPr>
        <w:spacing w:line="360" w:lineRule="auto"/>
        <w:rPr>
          <w:rFonts w:eastAsiaTheme="minorEastAsia"/>
          <w:iCs/>
          <w:color w:val="000000"/>
        </w:rPr>
      </w:pPr>
      <w:r>
        <w:rPr>
          <w:rFonts w:eastAsiaTheme="minorEastAsia"/>
          <w:b/>
          <w:bCs/>
          <w:iCs/>
          <w:color w:val="000000"/>
        </w:rPr>
        <w:t xml:space="preserve">Figure </w:t>
      </w:r>
      <w:r w:rsidR="00E41AA1">
        <w:rPr>
          <w:rFonts w:eastAsiaTheme="minorEastAsia"/>
          <w:b/>
          <w:bCs/>
          <w:iCs/>
          <w:color w:val="000000"/>
        </w:rPr>
        <w:t>2</w:t>
      </w:r>
      <w:r>
        <w:rPr>
          <w:rFonts w:eastAsiaTheme="minorEastAsia"/>
          <w:iCs/>
          <w:color w:val="000000"/>
        </w:rPr>
        <w:t xml:space="preserve"> Effects of growing season climate and species identity on mass-based leaf nitrogen responses to nitrogen addition (top row of panels) and leaf phosphorus responses to phosphorus addition (bottom row of panels). From left to right, the top row of panels describes the growing season temperature (a), growing season moisture index (b), ability to associate with nitrogen fixing bacteria (c), mycorrhizal nutrient acquisition strategy (d), and photosynthetic pathway effect on the leaf nitrogen content response to nitrogen addition. The bottom row of panels describes the growing season temperature (f), growing season moisture index (g), ability to associate with nitrogen fixing bacteria (h), mycorrhizal nutrient acquisition strategy (</w:t>
      </w:r>
      <w:proofErr w:type="spellStart"/>
      <w:r>
        <w:rPr>
          <w:rFonts w:eastAsiaTheme="minorEastAsia"/>
          <w:iCs/>
          <w:color w:val="000000"/>
        </w:rPr>
        <w:t>i</w:t>
      </w:r>
      <w:proofErr w:type="spellEnd"/>
      <w:r>
        <w:rPr>
          <w:rFonts w:eastAsiaTheme="minorEastAsia"/>
          <w:iCs/>
          <w:color w:val="000000"/>
        </w:rPr>
        <w:t>), and photosynthetic pathway (j) effect on the leaf phosphorus content response to phosphorus addition. For climate moderator plots, grey points indicate individual data points. Solid trendlines are drawn if climate significantly modified leaf nutrient responses to nutrient addition (</w:t>
      </w:r>
      <w:r>
        <w:rPr>
          <w:rFonts w:eastAsiaTheme="minorEastAsia"/>
          <w:i/>
          <w:color w:val="000000"/>
        </w:rPr>
        <w:t>p</w:t>
      </w:r>
      <w:r>
        <w:rPr>
          <w:rFonts w:eastAsiaTheme="minorEastAsia"/>
          <w:iCs/>
          <w:color w:val="000000"/>
        </w:rPr>
        <w:t>&lt;0.05) and dashed trendlines are drawn if climate marginally modified leaf nutrient responses to nutrient addition (</w:t>
      </w:r>
      <w:r>
        <w:rPr>
          <w:rFonts w:eastAsiaTheme="minorEastAsia"/>
          <w:i/>
          <w:color w:val="000000"/>
        </w:rPr>
        <w:t>p</w:t>
      </w:r>
      <w:r>
        <w:rPr>
          <w:rFonts w:eastAsiaTheme="minorEastAsia"/>
          <w:iCs/>
          <w:color w:val="000000"/>
        </w:rPr>
        <w:t xml:space="preserve">&lt;0.1). For species identity traits, large points indicate the meta-analytic mean (represented as % change, calculated as </w:t>
      </w:r>
      <m:oMath>
        <m:d>
          <m:dPr>
            <m:ctrlPr>
              <w:rPr>
                <w:rFonts w:ascii="Cambria Math" w:eastAsiaTheme="minorEastAsia" w:hAnsi="Cambria Math"/>
                <w:i/>
                <w:color w:val="000000"/>
              </w:rPr>
            </m:ctrlPr>
          </m:dPr>
          <m:e>
            <m:sSup>
              <m:sSupPr>
                <m:ctrlPr>
                  <w:rPr>
                    <w:rFonts w:ascii="Cambria Math" w:eastAsiaTheme="minorEastAsia" w:hAnsi="Cambria Math"/>
                    <w:i/>
                    <w:color w:val="000000"/>
                  </w:rPr>
                </m:ctrlPr>
              </m:sSupPr>
              <m:e>
                <m:r>
                  <w:rPr>
                    <w:rFonts w:ascii="Cambria Math" w:eastAsiaTheme="minorEastAsia" w:hAnsi="Cambria Math"/>
                    <w:color w:val="000000"/>
                  </w:rPr>
                  <m:t>e</m:t>
                </m:r>
              </m:e>
              <m:sup>
                <m:r>
                  <w:rPr>
                    <w:rFonts w:ascii="Cambria Math" w:eastAsiaTheme="minorEastAsia" w:hAnsi="Cambria Math"/>
                    <w:color w:val="000000"/>
                  </w:rPr>
                  <m:t>lnRR</m:t>
                </m:r>
              </m:sup>
            </m:sSup>
            <m:r>
              <w:rPr>
                <w:rFonts w:ascii="Cambria Math" w:eastAsiaTheme="minorEastAsia" w:hAnsi="Cambria Math"/>
                <w:color w:val="000000"/>
              </w:rPr>
              <m:t>-1</m:t>
            </m:r>
          </m:e>
        </m:d>
        <m:r>
          <w:rPr>
            <w:rFonts w:ascii="Cambria Math" w:eastAsiaTheme="minorEastAsia" w:hAnsi="Cambria Math"/>
            <w:color w:val="000000"/>
          </w:rPr>
          <m:t>*100</m:t>
        </m:r>
      </m:oMath>
      <w:r>
        <w:rPr>
          <w:rFonts w:eastAsiaTheme="minorEastAsia"/>
          <w:iCs/>
          <w:color w:val="000000"/>
        </w:rPr>
        <w:t xml:space="preserve">) and error bars indicate 95% confidence intervals, with significant pairwise differences noted with asterisks above brackets (based on </w:t>
      </w:r>
      <w:r>
        <w:rPr>
          <w:rFonts w:eastAsiaTheme="minorEastAsia"/>
          <w:i/>
          <w:color w:val="000000"/>
        </w:rPr>
        <w:t>Z</w:t>
      </w:r>
      <w:r>
        <w:rPr>
          <w:rFonts w:eastAsiaTheme="minorEastAsia"/>
          <w:iCs/>
          <w:color w:val="000000"/>
        </w:rPr>
        <w:t xml:space="preserve">-score; *: </w:t>
      </w:r>
      <w:r>
        <w:rPr>
          <w:rFonts w:eastAsiaTheme="minorEastAsia"/>
          <w:i/>
          <w:color w:val="000000"/>
        </w:rPr>
        <w:t>p</w:t>
      </w:r>
      <w:r>
        <w:rPr>
          <w:rFonts w:eastAsiaTheme="minorEastAsia"/>
          <w:iCs/>
          <w:color w:val="000000"/>
        </w:rPr>
        <w:t xml:space="preserve">&lt;0.05, **: </w:t>
      </w:r>
      <w:r>
        <w:rPr>
          <w:rFonts w:eastAsiaTheme="minorEastAsia"/>
          <w:i/>
          <w:color w:val="000000"/>
        </w:rPr>
        <w:t>p</w:t>
      </w:r>
      <w:r>
        <w:rPr>
          <w:rFonts w:eastAsiaTheme="minorEastAsia"/>
          <w:iCs/>
          <w:color w:val="000000"/>
        </w:rPr>
        <w:t xml:space="preserve">&lt;0.01; ***: </w:t>
      </w:r>
      <w:r>
        <w:rPr>
          <w:rFonts w:eastAsiaTheme="minorEastAsia"/>
          <w:i/>
          <w:color w:val="000000"/>
        </w:rPr>
        <w:t>p</w:t>
      </w:r>
      <w:r>
        <w:rPr>
          <w:rFonts w:eastAsiaTheme="minorEastAsia"/>
          <w:iCs/>
          <w:color w:val="000000"/>
        </w:rPr>
        <w:t>&lt;0.001).</w:t>
      </w:r>
    </w:p>
    <w:p w14:paraId="5E1A4B0D" w14:textId="77777777" w:rsidR="005D51FE" w:rsidRDefault="005D51FE">
      <w:pPr>
        <w:rPr>
          <w:rFonts w:eastAsiaTheme="minorEastAsia"/>
          <w:i/>
          <w:iCs/>
          <w:color w:val="000000"/>
        </w:rPr>
      </w:pPr>
      <w:r>
        <w:rPr>
          <w:rFonts w:eastAsiaTheme="minorEastAsia"/>
          <w:i/>
          <w:iCs/>
          <w:color w:val="000000"/>
        </w:rPr>
        <w:br w:type="page"/>
      </w:r>
    </w:p>
    <w:p w14:paraId="698C25F0" w14:textId="1F9E83EB" w:rsidR="005D51FE" w:rsidRPr="00733106" w:rsidRDefault="005D51FE" w:rsidP="005D51FE">
      <w:pPr>
        <w:spacing w:line="360" w:lineRule="auto"/>
        <w:rPr>
          <w:rFonts w:eastAsiaTheme="minorEastAsia"/>
          <w:i/>
          <w:iCs/>
          <w:color w:val="000000"/>
        </w:rPr>
      </w:pPr>
      <w:r>
        <w:rPr>
          <w:rFonts w:eastAsiaTheme="minorEastAsia"/>
          <w:i/>
          <w:iCs/>
          <w:color w:val="000000"/>
        </w:rPr>
        <w:lastRenderedPageBreak/>
        <w:t>Interacti</w:t>
      </w:r>
      <w:r w:rsidR="00025698">
        <w:rPr>
          <w:rFonts w:eastAsiaTheme="minorEastAsia"/>
          <w:i/>
          <w:iCs/>
          <w:color w:val="000000"/>
        </w:rPr>
        <w:t>on</w:t>
      </w:r>
      <w:r>
        <w:rPr>
          <w:rFonts w:eastAsiaTheme="minorEastAsia"/>
          <w:i/>
          <w:iCs/>
          <w:color w:val="000000"/>
        </w:rPr>
        <w:t xml:space="preserve"> effects</w:t>
      </w:r>
    </w:p>
    <w:p w14:paraId="5D021D0F" w14:textId="1512301D" w:rsidR="00025698" w:rsidRDefault="005D51FE" w:rsidP="005D51FE">
      <w:pPr>
        <w:spacing w:line="360" w:lineRule="auto"/>
        <w:rPr>
          <w:rFonts w:eastAsiaTheme="minorEastAsia"/>
          <w:iCs/>
          <w:color w:val="000000"/>
        </w:rPr>
      </w:pPr>
      <w:r>
        <w:rPr>
          <w:rFonts w:eastAsiaTheme="minorEastAsia"/>
          <w:color w:val="000000"/>
        </w:rPr>
        <w:t xml:space="preserve">There was no interaction </w:t>
      </w:r>
      <w:del w:id="113" w:author="Smith, Nick" w:date="2025-10-22T14:29:00Z" w16du:dateUtc="2025-10-22T19:29:00Z">
        <w:r w:rsidR="00025698" w:rsidDel="001C2709">
          <w:rPr>
            <w:rFonts w:eastAsiaTheme="minorEastAsia"/>
            <w:color w:val="000000"/>
          </w:rPr>
          <w:delText xml:space="preserve">effect </w:delText>
        </w:r>
      </w:del>
      <w:ins w:id="114" w:author="Smith, Nick" w:date="2025-10-22T14:29:00Z" w16du:dateUtc="2025-10-22T19:29:00Z">
        <w:r w:rsidR="001C2709">
          <w:rPr>
            <w:rFonts w:eastAsiaTheme="minorEastAsia"/>
            <w:color w:val="000000"/>
          </w:rPr>
          <w:t xml:space="preserve">between nitrogen and phosphorus treatment </w:t>
        </w:r>
      </w:ins>
      <w:del w:id="115" w:author="Smith, Nick" w:date="2025-10-22T14:30:00Z" w16du:dateUtc="2025-10-22T19:30:00Z">
        <w:r w:rsidDel="001C2709">
          <w:rPr>
            <w:rFonts w:eastAsiaTheme="minorEastAsia"/>
            <w:color w:val="000000"/>
          </w:rPr>
          <w:delText xml:space="preserve">detected </w:delText>
        </w:r>
      </w:del>
      <w:r>
        <w:rPr>
          <w:rFonts w:eastAsiaTheme="minorEastAsia"/>
          <w:color w:val="000000"/>
        </w:rPr>
        <w:t xml:space="preserve">for </w:t>
      </w:r>
      <w:r>
        <w:rPr>
          <w:rFonts w:eastAsiaTheme="minorEastAsia"/>
          <w:i/>
          <w:iCs/>
          <w:color w:val="000000"/>
        </w:rPr>
        <w:t>M</w:t>
      </w:r>
      <w:r>
        <w:rPr>
          <w:rFonts w:eastAsiaTheme="minorEastAsia"/>
          <w:color w:val="000000"/>
          <w:vertAlign w:val="subscript"/>
        </w:rPr>
        <w:t>area</w:t>
      </w:r>
      <w:r>
        <w:rPr>
          <w:rFonts w:eastAsiaTheme="minorEastAsia"/>
          <w:color w:val="000000"/>
        </w:rPr>
        <w:t xml:space="preserve">, </w:t>
      </w:r>
      <w:proofErr w:type="spellStart"/>
      <w:r>
        <w:rPr>
          <w:rFonts w:eastAsiaTheme="minorEastAsia"/>
          <w:i/>
          <w:iCs/>
          <w:color w:val="000000"/>
        </w:rPr>
        <w:t>N</w:t>
      </w:r>
      <w:r>
        <w:rPr>
          <w:rFonts w:eastAsiaTheme="minorEastAsia"/>
          <w:color w:val="000000"/>
          <w:vertAlign w:val="subscript"/>
        </w:rPr>
        <w:t>mass</w:t>
      </w:r>
      <w:proofErr w:type="spellEnd"/>
      <w:r>
        <w:rPr>
          <w:rFonts w:eastAsiaTheme="minorEastAsia"/>
          <w:color w:val="000000"/>
        </w:rPr>
        <w:t xml:space="preserve">, </w:t>
      </w:r>
      <w:r>
        <w:rPr>
          <w:rFonts w:eastAsiaTheme="minorEastAsia"/>
          <w:i/>
          <w:iCs/>
          <w:color w:val="000000"/>
        </w:rPr>
        <w:t>N</w:t>
      </w:r>
      <w:r>
        <w:rPr>
          <w:rFonts w:eastAsiaTheme="minorEastAsia"/>
          <w:color w:val="000000"/>
          <w:vertAlign w:val="subscript"/>
        </w:rPr>
        <w:t>area</w:t>
      </w:r>
      <w:r>
        <w:rPr>
          <w:rFonts w:eastAsiaTheme="minorEastAsia"/>
          <w:color w:val="000000"/>
        </w:rPr>
        <w:t xml:space="preserve">, </w:t>
      </w:r>
      <w:proofErr w:type="spellStart"/>
      <w:r>
        <w:rPr>
          <w:rFonts w:eastAsiaTheme="minorEastAsia"/>
          <w:i/>
          <w:iCs/>
          <w:color w:val="000000"/>
        </w:rPr>
        <w:t>P</w:t>
      </w:r>
      <w:r>
        <w:rPr>
          <w:rFonts w:eastAsiaTheme="minorEastAsia"/>
          <w:color w:val="000000"/>
          <w:vertAlign w:val="subscript"/>
        </w:rPr>
        <w:t>area</w:t>
      </w:r>
      <w:proofErr w:type="spellEnd"/>
      <w:r>
        <w:rPr>
          <w:rFonts w:eastAsiaTheme="minorEastAsia"/>
          <w:color w:val="000000"/>
        </w:rPr>
        <w:t xml:space="preserve">, </w:t>
      </w:r>
      <w:r>
        <w:rPr>
          <w:rFonts w:eastAsiaTheme="minorEastAsia"/>
          <w:i/>
          <w:iCs/>
          <w:color w:val="000000"/>
        </w:rPr>
        <w:t>A</w:t>
      </w:r>
      <w:r>
        <w:rPr>
          <w:rFonts w:eastAsiaTheme="minorEastAsia"/>
          <w:color w:val="000000"/>
          <w:vertAlign w:val="subscript"/>
        </w:rPr>
        <w:t>sat</w:t>
      </w:r>
      <w:r>
        <w:rPr>
          <w:rFonts w:eastAsiaTheme="minorEastAsia"/>
          <w:color w:val="000000"/>
        </w:rPr>
        <w:t xml:space="preserve">, </w:t>
      </w:r>
      <w:proofErr w:type="spellStart"/>
      <w:r>
        <w:rPr>
          <w:rFonts w:eastAsiaTheme="minorEastAsia"/>
          <w:i/>
          <w:iCs/>
          <w:color w:val="000000"/>
        </w:rPr>
        <w:t>V</w:t>
      </w:r>
      <w:r>
        <w:rPr>
          <w:rFonts w:eastAsiaTheme="minorEastAsia"/>
          <w:color w:val="000000"/>
          <w:vertAlign w:val="subscript"/>
        </w:rPr>
        <w:t>cmax</w:t>
      </w:r>
      <w:proofErr w:type="spellEnd"/>
      <w:r>
        <w:rPr>
          <w:rFonts w:eastAsiaTheme="minorEastAsia"/>
          <w:color w:val="000000"/>
        </w:rPr>
        <w:t xml:space="preserve">, </w:t>
      </w:r>
      <w:proofErr w:type="spellStart"/>
      <w:r>
        <w:rPr>
          <w:rFonts w:eastAsiaTheme="minorEastAsia"/>
          <w:i/>
          <w:iCs/>
          <w:color w:val="000000"/>
        </w:rPr>
        <w:t>J</w:t>
      </w:r>
      <w:r>
        <w:rPr>
          <w:rFonts w:eastAsiaTheme="minorEastAsia"/>
          <w:color w:val="000000"/>
          <w:vertAlign w:val="subscript"/>
        </w:rPr>
        <w:t>max</w:t>
      </w:r>
      <w:proofErr w:type="spellEnd"/>
      <w:r>
        <w:rPr>
          <w:rFonts w:eastAsiaTheme="minorEastAsia"/>
          <w:color w:val="000000"/>
        </w:rPr>
        <w:t xml:space="preserve">, </w:t>
      </w:r>
      <w:r>
        <w:rPr>
          <w:rFonts w:eastAsiaTheme="minorEastAsia"/>
          <w:i/>
          <w:iCs/>
          <w:color w:val="000000"/>
        </w:rPr>
        <w:t>PNUE</w:t>
      </w:r>
      <w:r>
        <w:rPr>
          <w:rFonts w:eastAsiaTheme="minorEastAsia"/>
          <w:color w:val="000000"/>
        </w:rPr>
        <w:t xml:space="preserve">, </w:t>
      </w:r>
      <w:r>
        <w:rPr>
          <w:rFonts w:eastAsiaTheme="minorEastAsia"/>
          <w:i/>
          <w:iCs/>
          <w:color w:val="000000"/>
        </w:rPr>
        <w:t>PPUE</w:t>
      </w:r>
      <w:r>
        <w:rPr>
          <w:rFonts w:eastAsiaTheme="minorEastAsia"/>
          <w:iCs/>
          <w:color w:val="000000"/>
        </w:rPr>
        <w:t xml:space="preserve">, total biomass, belowground biomass, root mass fraction, or the </w:t>
      </w:r>
      <w:proofErr w:type="spellStart"/>
      <w:r>
        <w:rPr>
          <w:rFonts w:eastAsiaTheme="minorEastAsia"/>
          <w:iCs/>
          <w:color w:val="000000"/>
        </w:rPr>
        <w:t>root:shoot</w:t>
      </w:r>
      <w:proofErr w:type="spellEnd"/>
      <w:r>
        <w:rPr>
          <w:rFonts w:eastAsiaTheme="minorEastAsia"/>
          <w:iCs/>
          <w:color w:val="000000"/>
        </w:rPr>
        <w:t xml:space="preserve"> ratio (Table S13; Fig. 3a-c). These additive responses indicate that the nitrogen</w:t>
      </w:r>
      <w:r w:rsidR="00067133">
        <w:rPr>
          <w:rFonts w:eastAsiaTheme="minorEastAsia"/>
          <w:iCs/>
          <w:color w:val="000000"/>
        </w:rPr>
        <w:t>+</w:t>
      </w:r>
      <w:r>
        <w:rPr>
          <w:rFonts w:eastAsiaTheme="minorEastAsia"/>
          <w:iCs/>
          <w:color w:val="000000"/>
        </w:rPr>
        <w:t>phosphorus addition</w:t>
      </w:r>
      <w:r w:rsidR="00067133">
        <w:rPr>
          <w:rFonts w:eastAsiaTheme="minorEastAsia"/>
          <w:iCs/>
          <w:color w:val="000000"/>
        </w:rPr>
        <w:t xml:space="preserve"> effect</w:t>
      </w:r>
      <w:r>
        <w:rPr>
          <w:rFonts w:eastAsiaTheme="minorEastAsia"/>
          <w:iCs/>
          <w:color w:val="000000"/>
        </w:rPr>
        <w:t xml:space="preserve"> was no different than the sum of the individual nitrogen and phosphorus effects. However, there was a significantly negative interaction effect for leaf N:P,</w:t>
      </w:r>
      <w:r>
        <w:rPr>
          <w:rFonts w:eastAsiaTheme="minorEastAsia"/>
          <w:color w:val="000000"/>
        </w:rPr>
        <w:t xml:space="preserve"> a significantly positive interaction effect for aboveground biomass, and a marginal negative interaction effect for leaf </w:t>
      </w:r>
      <w:proofErr w:type="spellStart"/>
      <w:r>
        <w:rPr>
          <w:rFonts w:eastAsiaTheme="minorEastAsia"/>
          <w:i/>
          <w:iCs/>
          <w:color w:val="000000"/>
        </w:rPr>
        <w:t>P</w:t>
      </w:r>
      <w:r>
        <w:rPr>
          <w:rFonts w:eastAsiaTheme="minorEastAsia"/>
          <w:color w:val="000000"/>
          <w:vertAlign w:val="subscript"/>
        </w:rPr>
        <w:t>mass</w:t>
      </w:r>
      <w:proofErr w:type="spellEnd"/>
      <w:r>
        <w:rPr>
          <w:rFonts w:eastAsiaTheme="minorEastAsia"/>
          <w:color w:val="000000"/>
        </w:rPr>
        <w:t xml:space="preserve"> (Table S13; Fig. 3a, 3</w:t>
      </w:r>
      <w:r w:rsidR="008938AE">
        <w:rPr>
          <w:rFonts w:eastAsiaTheme="minorEastAsia"/>
          <w:color w:val="000000"/>
        </w:rPr>
        <w:t xml:space="preserve">c). </w:t>
      </w:r>
      <w:ins w:id="116" w:author="Smith, Nick" w:date="2025-10-22T14:30:00Z" w16du:dateUtc="2025-10-22T19:30:00Z">
        <w:r w:rsidR="001C2709">
          <w:rPr>
            <w:rFonts w:eastAsiaTheme="minorEastAsia"/>
            <w:color w:val="000000"/>
          </w:rPr>
          <w:t xml:space="preserve">Based on individual treatment effects, </w:t>
        </w:r>
      </w:ins>
      <w:del w:id="117" w:author="Smith, Nick" w:date="2025-10-22T14:30:00Z" w16du:dateUtc="2025-10-22T19:30:00Z">
        <w:r w:rsidR="008938AE" w:rsidDel="001C2709">
          <w:rPr>
            <w:rFonts w:eastAsiaTheme="minorEastAsia"/>
            <w:color w:val="000000"/>
          </w:rPr>
          <w:delText>W</w:delText>
        </w:r>
      </w:del>
      <w:ins w:id="118" w:author="Smith, Nick" w:date="2025-10-22T14:30:00Z" w16du:dateUtc="2025-10-22T19:30:00Z">
        <w:r w:rsidR="001C2709">
          <w:rPr>
            <w:rFonts w:eastAsiaTheme="minorEastAsia"/>
            <w:color w:val="000000"/>
          </w:rPr>
          <w:t>w</w:t>
        </w:r>
      </w:ins>
      <w:r w:rsidR="008938AE">
        <w:rPr>
          <w:rFonts w:eastAsiaTheme="minorEastAsia"/>
          <w:color w:val="000000"/>
        </w:rPr>
        <w:t xml:space="preserve">e expected a 14% reduction in leaf N:P (leaf N:P increased by 15.1% with nitrogen addition and decreased by 29.1% with phosphorus addition), a </w:t>
      </w:r>
      <w:r w:rsidR="00E33550">
        <w:rPr>
          <w:rFonts w:eastAsiaTheme="minorEastAsia"/>
          <w:color w:val="000000"/>
        </w:rPr>
        <w:t>59.5</w:t>
      </w:r>
      <w:r w:rsidR="008938AE">
        <w:rPr>
          <w:rFonts w:eastAsiaTheme="minorEastAsia"/>
          <w:color w:val="000000"/>
        </w:rPr>
        <w:t xml:space="preserve">% increase in aboveground biomass (aboveground biomass increased by </w:t>
      </w:r>
      <w:r w:rsidR="00E33550">
        <w:rPr>
          <w:rFonts w:eastAsiaTheme="minorEastAsia"/>
          <w:color w:val="000000"/>
        </w:rPr>
        <w:t>38.5</w:t>
      </w:r>
      <w:r w:rsidR="008938AE">
        <w:rPr>
          <w:rFonts w:eastAsiaTheme="minorEastAsia"/>
          <w:color w:val="000000"/>
        </w:rPr>
        <w:t xml:space="preserve">% with nitrogen addition and by </w:t>
      </w:r>
      <w:r w:rsidR="00E33550">
        <w:rPr>
          <w:rFonts w:eastAsiaTheme="minorEastAsia"/>
          <w:color w:val="000000"/>
        </w:rPr>
        <w:t>21.0</w:t>
      </w:r>
      <w:r w:rsidR="008938AE">
        <w:rPr>
          <w:rFonts w:eastAsiaTheme="minorEastAsia"/>
          <w:color w:val="000000"/>
        </w:rPr>
        <w:t xml:space="preserve">% with phosphorus addition), and a </w:t>
      </w:r>
      <w:r w:rsidR="00E33550">
        <w:rPr>
          <w:rFonts w:eastAsiaTheme="minorEastAsia"/>
          <w:color w:val="000000"/>
        </w:rPr>
        <w:t>49.5</w:t>
      </w:r>
      <w:r w:rsidR="008938AE">
        <w:rPr>
          <w:rFonts w:eastAsiaTheme="minorEastAsia"/>
          <w:color w:val="000000"/>
        </w:rPr>
        <w:t xml:space="preserve">% increase in </w:t>
      </w:r>
      <w:proofErr w:type="spellStart"/>
      <w:r w:rsidR="008938AE">
        <w:rPr>
          <w:rFonts w:eastAsiaTheme="minorEastAsia"/>
          <w:i/>
          <w:iCs/>
          <w:color w:val="000000"/>
        </w:rPr>
        <w:t>P</w:t>
      </w:r>
      <w:r w:rsidR="008938AE">
        <w:rPr>
          <w:rFonts w:eastAsiaTheme="minorEastAsia"/>
          <w:iCs/>
          <w:color w:val="000000"/>
          <w:vertAlign w:val="subscript"/>
        </w:rPr>
        <w:t>mass</w:t>
      </w:r>
      <w:proofErr w:type="spellEnd"/>
      <w:r w:rsidR="008938AE">
        <w:rPr>
          <w:rFonts w:eastAsiaTheme="minorEastAsia"/>
          <w:color w:val="000000"/>
        </w:rPr>
        <w:t xml:space="preserve"> (</w:t>
      </w:r>
      <w:proofErr w:type="spellStart"/>
      <w:r w:rsidR="008938AE">
        <w:rPr>
          <w:rFonts w:eastAsiaTheme="minorEastAsia"/>
          <w:i/>
          <w:iCs/>
          <w:color w:val="000000"/>
        </w:rPr>
        <w:t>P</w:t>
      </w:r>
      <w:r w:rsidR="008938AE">
        <w:rPr>
          <w:rFonts w:eastAsiaTheme="minorEastAsia"/>
          <w:iCs/>
          <w:color w:val="000000"/>
          <w:vertAlign w:val="subscript"/>
        </w:rPr>
        <w:t>mass</w:t>
      </w:r>
      <w:proofErr w:type="spellEnd"/>
      <w:r w:rsidR="008938AE">
        <w:rPr>
          <w:rFonts w:eastAsiaTheme="minorEastAsia"/>
          <w:iCs/>
          <w:color w:val="000000"/>
        </w:rPr>
        <w:t xml:space="preserve"> decreased by </w:t>
      </w:r>
      <w:r w:rsidR="00E33550">
        <w:rPr>
          <w:rFonts w:eastAsiaTheme="minorEastAsia"/>
          <w:iCs/>
          <w:color w:val="000000"/>
        </w:rPr>
        <w:t>7.2</w:t>
      </w:r>
      <w:r w:rsidR="008938AE">
        <w:rPr>
          <w:rFonts w:eastAsiaTheme="minorEastAsia"/>
          <w:iCs/>
          <w:color w:val="000000"/>
        </w:rPr>
        <w:t xml:space="preserve">% with nitrogen addition and increased by </w:t>
      </w:r>
      <w:r w:rsidR="00E33550">
        <w:rPr>
          <w:rFonts w:eastAsiaTheme="minorEastAsia"/>
          <w:iCs/>
          <w:color w:val="000000"/>
        </w:rPr>
        <w:t>56.7</w:t>
      </w:r>
      <w:r w:rsidR="008938AE">
        <w:rPr>
          <w:rFonts w:eastAsiaTheme="minorEastAsia"/>
          <w:iCs/>
          <w:color w:val="000000"/>
        </w:rPr>
        <w:t>% with phosphorus addition</w:t>
      </w:r>
      <w:r w:rsidR="008938AE">
        <w:rPr>
          <w:rFonts w:eastAsiaTheme="minorEastAsia"/>
          <w:color w:val="000000"/>
        </w:rPr>
        <w:t>) if responses to nitrogen+phosphorus addition were driven by additive interactions. However, nitrogen+</w:t>
      </w:r>
      <w:del w:id="119" w:author="Smith, Nick" w:date="2025-10-22T14:30:00Z" w16du:dateUtc="2025-10-22T19:30:00Z">
        <w:r w:rsidR="008938AE" w:rsidDel="001C2709">
          <w:rPr>
            <w:rFonts w:eastAsiaTheme="minorEastAsia"/>
            <w:color w:val="000000"/>
          </w:rPr>
          <w:delText xml:space="preserve"> </w:delText>
        </w:r>
      </w:del>
      <w:r w:rsidR="008938AE">
        <w:rPr>
          <w:rFonts w:eastAsiaTheme="minorEastAsia"/>
          <w:color w:val="000000"/>
        </w:rPr>
        <w:t>phosphorus addition decreased leaf N:P by 18</w:t>
      </w:r>
      <w:r w:rsidR="00E33550">
        <w:rPr>
          <w:rFonts w:eastAsiaTheme="minorEastAsia"/>
          <w:color w:val="000000"/>
        </w:rPr>
        <w:t>.3</w:t>
      </w:r>
      <w:r w:rsidR="008938AE">
        <w:rPr>
          <w:rFonts w:eastAsiaTheme="minorEastAsia"/>
          <w:color w:val="000000"/>
        </w:rPr>
        <w:t xml:space="preserve">%, increased aboveground biomass by </w:t>
      </w:r>
      <w:r w:rsidR="00E33550">
        <w:rPr>
          <w:rFonts w:eastAsiaTheme="minorEastAsia"/>
          <w:color w:val="000000"/>
        </w:rPr>
        <w:t>87.2</w:t>
      </w:r>
      <w:r w:rsidR="008938AE">
        <w:rPr>
          <w:rFonts w:eastAsiaTheme="minorEastAsia"/>
          <w:color w:val="000000"/>
        </w:rPr>
        <w:t xml:space="preserve">%, and increased </w:t>
      </w:r>
      <w:proofErr w:type="spellStart"/>
      <w:r w:rsidR="008938AE">
        <w:rPr>
          <w:rFonts w:eastAsiaTheme="minorEastAsia"/>
          <w:i/>
          <w:iCs/>
          <w:color w:val="000000"/>
        </w:rPr>
        <w:t>P</w:t>
      </w:r>
      <w:r w:rsidR="008938AE">
        <w:rPr>
          <w:rFonts w:eastAsiaTheme="minorEastAsia"/>
          <w:iCs/>
          <w:color w:val="000000"/>
          <w:vertAlign w:val="subscript"/>
        </w:rPr>
        <w:t>mass</w:t>
      </w:r>
      <w:proofErr w:type="spellEnd"/>
      <w:r w:rsidR="008938AE">
        <w:rPr>
          <w:rFonts w:eastAsiaTheme="minorEastAsia"/>
          <w:iCs/>
          <w:color w:val="000000"/>
        </w:rPr>
        <w:t xml:space="preserve"> by </w:t>
      </w:r>
      <w:r w:rsidR="00E33550">
        <w:rPr>
          <w:rFonts w:eastAsiaTheme="minorEastAsia"/>
          <w:iCs/>
          <w:color w:val="000000"/>
        </w:rPr>
        <w:t>44.2</w:t>
      </w:r>
      <w:r w:rsidR="008938AE">
        <w:rPr>
          <w:rFonts w:eastAsiaTheme="minorEastAsia"/>
          <w:iCs/>
          <w:color w:val="000000"/>
        </w:rPr>
        <w:t>% (Table S</w:t>
      </w:r>
      <w:r w:rsidR="00C76196">
        <w:rPr>
          <w:rFonts w:eastAsiaTheme="minorEastAsia"/>
          <w:iCs/>
          <w:color w:val="000000"/>
        </w:rPr>
        <w:t>5-S6</w:t>
      </w:r>
      <w:r w:rsidR="008938AE">
        <w:rPr>
          <w:rFonts w:eastAsiaTheme="minorEastAsia"/>
          <w:iCs/>
          <w:color w:val="000000"/>
        </w:rPr>
        <w:t xml:space="preserve">). </w:t>
      </w:r>
      <w:r w:rsidR="00025698">
        <w:rPr>
          <w:rFonts w:eastAsiaTheme="minorEastAsia"/>
          <w:iCs/>
          <w:color w:val="000000"/>
        </w:rPr>
        <w:t xml:space="preserve">These responses indicate a stronger negative effect of nitrogen+phosphorus addition on leaf N:P and a stronger positive effect of nitrogen+phosphorus addition on aboveground biomass than the sum of individual nitrogen and phosphorus effects, highlighting a synergistic interaction. For </w:t>
      </w:r>
      <w:proofErr w:type="spellStart"/>
      <w:r w:rsidR="00025698">
        <w:rPr>
          <w:rFonts w:eastAsiaTheme="minorEastAsia"/>
          <w:i/>
          <w:color w:val="000000"/>
        </w:rPr>
        <w:t>P</w:t>
      </w:r>
      <w:r w:rsidR="00025698">
        <w:rPr>
          <w:rFonts w:eastAsiaTheme="minorEastAsia"/>
          <w:iCs/>
          <w:color w:val="000000"/>
          <w:vertAlign w:val="subscript"/>
        </w:rPr>
        <w:t>mass</w:t>
      </w:r>
      <w:proofErr w:type="spellEnd"/>
      <w:r w:rsidR="00025698">
        <w:rPr>
          <w:rFonts w:eastAsiaTheme="minorEastAsia"/>
          <w:iCs/>
          <w:color w:val="000000"/>
        </w:rPr>
        <w:t>, these results indicate a marginally weaker positive effect of nitrogen+</w:t>
      </w:r>
      <w:del w:id="120" w:author="Smith, Nick" w:date="2025-10-22T14:31:00Z" w16du:dateUtc="2025-10-22T19:31:00Z">
        <w:r w:rsidR="00025698" w:rsidDel="001C2709">
          <w:rPr>
            <w:rFonts w:eastAsiaTheme="minorEastAsia"/>
            <w:iCs/>
            <w:color w:val="000000"/>
          </w:rPr>
          <w:delText xml:space="preserve"> </w:delText>
        </w:r>
      </w:del>
      <w:r w:rsidR="00025698">
        <w:rPr>
          <w:rFonts w:eastAsiaTheme="minorEastAsia"/>
          <w:iCs/>
          <w:color w:val="000000"/>
        </w:rPr>
        <w:t xml:space="preserve">phosphorus addition than the sum of individual nitrogen and phosphorus effects, </w:t>
      </w:r>
      <w:del w:id="121" w:author="Smith, Nick" w:date="2025-10-22T14:31:00Z" w16du:dateUtc="2025-10-22T19:31:00Z">
        <w:r w:rsidR="00025698" w:rsidDel="001C2709">
          <w:rPr>
            <w:rFonts w:eastAsiaTheme="minorEastAsia"/>
            <w:iCs/>
            <w:color w:val="000000"/>
          </w:rPr>
          <w:delText xml:space="preserve">highlighting </w:delText>
        </w:r>
      </w:del>
      <w:r w:rsidR="00025698">
        <w:rPr>
          <w:rFonts w:eastAsiaTheme="minorEastAsia"/>
          <w:iCs/>
          <w:color w:val="000000"/>
        </w:rPr>
        <w:t>an antagonistic interaction.</w:t>
      </w:r>
    </w:p>
    <w:p w14:paraId="2EDE990C" w14:textId="360A0D19" w:rsidR="005D51FE" w:rsidRPr="006C5719" w:rsidRDefault="005D51FE" w:rsidP="00EF2C61">
      <w:pPr>
        <w:spacing w:line="360" w:lineRule="auto"/>
        <w:ind w:firstLine="720"/>
        <w:rPr>
          <w:rFonts w:eastAsiaTheme="minorEastAsia"/>
          <w:color w:val="000000"/>
        </w:rPr>
      </w:pPr>
      <w:r>
        <w:rPr>
          <w:rFonts w:eastAsiaTheme="minorEastAsia"/>
          <w:color w:val="000000"/>
        </w:rPr>
        <w:t xml:space="preserve">Climate influenced </w:t>
      </w:r>
      <w:r w:rsidR="00EF2C61">
        <w:rPr>
          <w:rFonts w:eastAsiaTheme="minorEastAsia"/>
          <w:color w:val="000000"/>
        </w:rPr>
        <w:t xml:space="preserve">interaction effects for the two traits that demonstrated synergistic responses to nitrogen and phosphorus addition. </w:t>
      </w:r>
      <w:r>
        <w:t xml:space="preserve">For leaf N:P, the negative interaction effect became less negative with increasing growing season temperature </w:t>
      </w:r>
      <w:del w:id="122" w:author="Smith, Nick" w:date="2025-10-22T14:31:00Z" w16du:dateUtc="2025-10-22T19:31:00Z">
        <w:r w:rsidDel="001C2709">
          <w:delText xml:space="preserve">but </w:delText>
        </w:r>
      </w:del>
      <w:ins w:id="123" w:author="Smith, Nick" w:date="2025-10-22T14:31:00Z" w16du:dateUtc="2025-10-22T19:31:00Z">
        <w:r w:rsidR="001C2709">
          <w:t xml:space="preserve">and </w:t>
        </w:r>
      </w:ins>
      <w:r>
        <w:t>more negative with increasing light availability (Table S14; Fig. 4a</w:t>
      </w:r>
      <w:r w:rsidR="00EF2C61">
        <w:t>-b</w:t>
      </w:r>
      <w:r>
        <w:t>). This pattern indicates that cooler temperatures and greater light availability increased the magnitude of the synergistic response of leaf N:P to nitrogen and phosphorus addition.</w:t>
      </w:r>
      <w:r w:rsidR="00E41AA1">
        <w:t xml:space="preserve"> T</w:t>
      </w:r>
      <w:r>
        <w:t xml:space="preserve">he positive interaction effect for aboveground biomass became </w:t>
      </w:r>
      <w:r w:rsidR="00E41AA1">
        <w:t>less</w:t>
      </w:r>
      <w:r>
        <w:t xml:space="preserve"> positive with increasing growing season temperature and moisture index, </w:t>
      </w:r>
      <w:del w:id="124" w:author="Smith, Nick" w:date="2025-10-22T14:32:00Z" w16du:dateUtc="2025-10-22T19:32:00Z">
        <w:r w:rsidDel="001C2709">
          <w:delText xml:space="preserve">suggesting </w:delText>
        </w:r>
      </w:del>
      <w:ins w:id="125" w:author="Smith, Nick" w:date="2025-10-22T14:32:00Z" w16du:dateUtc="2025-10-22T19:32:00Z">
        <w:r w:rsidR="001C2709">
          <w:t xml:space="preserve">indicating </w:t>
        </w:r>
      </w:ins>
      <w:r>
        <w:t xml:space="preserve">that warmer and wetter conditions </w:t>
      </w:r>
      <w:r w:rsidR="00E41AA1">
        <w:t>dampened</w:t>
      </w:r>
      <w:r>
        <w:t xml:space="preserve"> the synergistic aboveground biomass response to nitrogen and phosphorus addition (Table S14; Fig. 4</w:t>
      </w:r>
      <w:r w:rsidR="00E41AA1">
        <w:t>c-d</w:t>
      </w:r>
      <w:r>
        <w:t>).</w:t>
      </w:r>
    </w:p>
    <w:p w14:paraId="049476A8" w14:textId="441D2352" w:rsidR="005D51FE" w:rsidRPr="00067133" w:rsidRDefault="005D51FE" w:rsidP="00067133">
      <w:pPr>
        <w:spacing w:line="360" w:lineRule="auto"/>
        <w:ind w:firstLine="720"/>
        <w:rPr>
          <w:rFonts w:eastAsiaTheme="minorEastAsia"/>
          <w:iCs/>
          <w:color w:val="000000"/>
        </w:rPr>
      </w:pPr>
      <w:r>
        <w:rPr>
          <w:rFonts w:eastAsiaTheme="minorEastAsia"/>
          <w:color w:val="000000"/>
        </w:rPr>
        <w:t>Species identity played a limited role in shaping the interactive effects of nitrogen and phosphorus addition</w:t>
      </w:r>
      <w:r w:rsidR="00067133">
        <w:rPr>
          <w:rFonts w:eastAsiaTheme="minorEastAsia"/>
          <w:color w:val="000000"/>
        </w:rPr>
        <w:t xml:space="preserve"> on plant traits</w:t>
      </w:r>
      <w:r>
        <w:rPr>
          <w:rFonts w:eastAsiaTheme="minorEastAsia"/>
          <w:color w:val="000000"/>
        </w:rPr>
        <w:t>. Ability to associate with N</w:t>
      </w:r>
      <w:r>
        <w:rPr>
          <w:rFonts w:eastAsiaTheme="minorEastAsia"/>
          <w:color w:val="000000"/>
          <w:vertAlign w:val="subscript"/>
        </w:rPr>
        <w:t>2</w:t>
      </w:r>
      <w:r>
        <w:rPr>
          <w:rFonts w:eastAsiaTheme="minorEastAsia"/>
          <w:color w:val="000000"/>
        </w:rPr>
        <w:t xml:space="preserve">-fixing bacteria did not modify </w:t>
      </w:r>
      <w:r>
        <w:rPr>
          <w:rFonts w:eastAsiaTheme="minorEastAsia"/>
          <w:color w:val="000000"/>
        </w:rPr>
        <w:lastRenderedPageBreak/>
        <w:t>effect sizes for any trait (Table S15). The synergistic</w:t>
      </w:r>
      <w:r w:rsidR="00067133">
        <w:rPr>
          <w:rFonts w:eastAsiaTheme="minorEastAsia"/>
          <w:color w:val="000000"/>
        </w:rPr>
        <w:t xml:space="preserve"> response of </w:t>
      </w:r>
      <w:proofErr w:type="spellStart"/>
      <w:r w:rsidR="00067133">
        <w:rPr>
          <w:rFonts w:eastAsiaTheme="minorEastAsia"/>
          <w:i/>
          <w:iCs/>
          <w:color w:val="000000"/>
        </w:rPr>
        <w:t>P</w:t>
      </w:r>
      <w:r w:rsidR="00067133">
        <w:rPr>
          <w:rFonts w:eastAsiaTheme="minorEastAsia"/>
          <w:iCs/>
          <w:color w:val="000000"/>
          <w:vertAlign w:val="subscript"/>
        </w:rPr>
        <w:t>mass</w:t>
      </w:r>
      <w:proofErr w:type="spellEnd"/>
      <w:r w:rsidR="00067133">
        <w:rPr>
          <w:rFonts w:eastAsiaTheme="minorEastAsia"/>
          <w:iCs/>
          <w:color w:val="000000"/>
        </w:rPr>
        <w:t xml:space="preserve"> and leaf N:P were marginally stronger for species with mining strategies compared to those with </w:t>
      </w:r>
      <w:r>
        <w:rPr>
          <w:rFonts w:eastAsiaTheme="minorEastAsia"/>
          <w:color w:val="000000"/>
        </w:rPr>
        <w:t xml:space="preserve">scavenging strategies (Table S16). Although </w:t>
      </w:r>
      <w:r>
        <w:rPr>
          <w:rFonts w:eastAsiaTheme="minorEastAsia"/>
          <w:i/>
          <w:iCs/>
          <w:color w:val="000000"/>
        </w:rPr>
        <w:t>M</w:t>
      </w:r>
      <w:r>
        <w:rPr>
          <w:rFonts w:eastAsiaTheme="minorEastAsia"/>
          <w:color w:val="000000"/>
          <w:vertAlign w:val="subscript"/>
        </w:rPr>
        <w:t>area</w:t>
      </w:r>
      <w:r>
        <w:rPr>
          <w:rFonts w:eastAsiaTheme="minorEastAsia"/>
          <w:color w:val="000000"/>
        </w:rPr>
        <w:t xml:space="preserve"> and </w:t>
      </w:r>
      <w:proofErr w:type="spellStart"/>
      <w:r>
        <w:rPr>
          <w:rFonts w:eastAsiaTheme="minorEastAsia"/>
          <w:i/>
          <w:iCs/>
          <w:color w:val="000000"/>
        </w:rPr>
        <w:t>N</w:t>
      </w:r>
      <w:r>
        <w:rPr>
          <w:rFonts w:eastAsiaTheme="minorEastAsia"/>
          <w:color w:val="000000"/>
          <w:vertAlign w:val="subscript"/>
        </w:rPr>
        <w:t>mass</w:t>
      </w:r>
      <w:proofErr w:type="spellEnd"/>
      <w:r>
        <w:rPr>
          <w:rFonts w:eastAsiaTheme="minorEastAsia"/>
          <w:i/>
          <w:iCs/>
          <w:color w:val="000000"/>
        </w:rPr>
        <w:t xml:space="preserve"> </w:t>
      </w:r>
      <w:r>
        <w:rPr>
          <w:rFonts w:eastAsiaTheme="minorEastAsia"/>
          <w:color w:val="000000"/>
        </w:rPr>
        <w:t xml:space="preserve">responses to nitrogen and phosphorus addition were additive, species with mining strategies exhibited significantly negative interaction effects that were indicative of a synergistic response for </w:t>
      </w:r>
      <w:r>
        <w:rPr>
          <w:rFonts w:eastAsiaTheme="minorEastAsia"/>
          <w:i/>
          <w:iCs/>
          <w:color w:val="000000"/>
        </w:rPr>
        <w:t>M</w:t>
      </w:r>
      <w:r>
        <w:rPr>
          <w:rFonts w:eastAsiaTheme="minorEastAsia"/>
          <w:iCs/>
          <w:color w:val="000000"/>
          <w:vertAlign w:val="subscript"/>
        </w:rPr>
        <w:t>area</w:t>
      </w:r>
      <w:r>
        <w:rPr>
          <w:rFonts w:eastAsiaTheme="minorEastAsia"/>
          <w:iCs/>
          <w:color w:val="000000"/>
        </w:rPr>
        <w:t xml:space="preserve"> and an antagonistic response for </w:t>
      </w:r>
      <w:proofErr w:type="spellStart"/>
      <w:r>
        <w:rPr>
          <w:rFonts w:eastAsiaTheme="minorEastAsia"/>
          <w:i/>
          <w:color w:val="000000"/>
        </w:rPr>
        <w:t>N</w:t>
      </w:r>
      <w:r>
        <w:rPr>
          <w:rFonts w:eastAsiaTheme="minorEastAsia"/>
          <w:color w:val="000000"/>
          <w:vertAlign w:val="subscript"/>
        </w:rPr>
        <w:t>mass</w:t>
      </w:r>
      <w:proofErr w:type="spellEnd"/>
      <w:r>
        <w:rPr>
          <w:rFonts w:eastAsiaTheme="minorEastAsia"/>
          <w:color w:val="000000"/>
        </w:rPr>
        <w:t xml:space="preserve"> (Table S16). Photosynthetic pathway did not modify interaction effects of any trait (Table S17).</w:t>
      </w:r>
    </w:p>
    <w:p w14:paraId="69CD2D8C" w14:textId="44B1AFD3" w:rsidR="005D51FE" w:rsidRDefault="005D51FE">
      <w:pPr>
        <w:rPr>
          <w:rFonts w:eastAsiaTheme="minorEastAsia"/>
          <w:b/>
          <w:bCs/>
          <w:iCs/>
          <w:color w:val="000000"/>
        </w:rPr>
      </w:pPr>
      <w:r>
        <w:rPr>
          <w:rFonts w:eastAsiaTheme="minorEastAsia"/>
          <w:b/>
          <w:bCs/>
          <w:iCs/>
          <w:color w:val="000000"/>
        </w:rPr>
        <w:br w:type="page"/>
      </w:r>
    </w:p>
    <w:p w14:paraId="763333E0" w14:textId="4327D2C2" w:rsidR="00AC42EC" w:rsidRDefault="00775AC8" w:rsidP="00E01953">
      <w:pPr>
        <w:spacing w:line="360" w:lineRule="auto"/>
        <w:rPr>
          <w:rFonts w:eastAsiaTheme="minorEastAsia"/>
          <w:iCs/>
          <w:color w:val="000000"/>
        </w:rPr>
      </w:pPr>
      <w:r>
        <w:rPr>
          <w:rFonts w:eastAsiaTheme="minorEastAsia"/>
          <w:b/>
          <w:bCs/>
          <w:iCs/>
          <w:color w:val="000000"/>
        </w:rPr>
        <w:lastRenderedPageBreak/>
        <w:t>Figure 3</w:t>
      </w:r>
    </w:p>
    <w:p w14:paraId="4C7C1959" w14:textId="40042B29" w:rsidR="00775AC8" w:rsidRDefault="008E07D9" w:rsidP="008B1F46">
      <w:pPr>
        <w:spacing w:line="360" w:lineRule="auto"/>
        <w:jc w:val="center"/>
        <w:rPr>
          <w:rFonts w:eastAsiaTheme="minorEastAsia"/>
          <w:iCs/>
          <w:color w:val="000000"/>
        </w:rPr>
      </w:pPr>
      <w:r>
        <w:rPr>
          <w:rFonts w:eastAsiaTheme="minorEastAsia"/>
          <w:iCs/>
          <w:noProof/>
          <w:color w:val="000000"/>
        </w:rPr>
        <w:drawing>
          <wp:inline distT="0" distB="0" distL="0" distR="0" wp14:anchorId="7AF88E5F" wp14:editId="46375D6E">
            <wp:extent cx="2582258" cy="5634016"/>
            <wp:effectExtent l="0" t="0" r="0" b="5080"/>
            <wp:docPr id="837567548" name="Picture 3" descr="A graph of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67548" name="Picture 3" descr="A graph of numbers and a number of numbe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22975" cy="5722854"/>
                    </a:xfrm>
                    <a:prstGeom prst="rect">
                      <a:avLst/>
                    </a:prstGeom>
                  </pic:spPr>
                </pic:pic>
              </a:graphicData>
            </a:graphic>
          </wp:inline>
        </w:drawing>
      </w:r>
    </w:p>
    <w:p w14:paraId="070EBFDD" w14:textId="111A4EB1" w:rsidR="008E07D9" w:rsidRDefault="00C36B7D" w:rsidP="00067133">
      <w:pPr>
        <w:spacing w:line="360" w:lineRule="auto"/>
        <w:rPr>
          <w:rFonts w:eastAsiaTheme="minorEastAsia"/>
          <w:iCs/>
          <w:color w:val="000000"/>
        </w:rPr>
      </w:pPr>
      <w:r>
        <w:rPr>
          <w:rFonts w:eastAsiaTheme="minorEastAsia"/>
          <w:b/>
          <w:bCs/>
          <w:iCs/>
          <w:color w:val="000000"/>
        </w:rPr>
        <w:t>Figure 3</w:t>
      </w:r>
      <w:r>
        <w:rPr>
          <w:rFonts w:eastAsiaTheme="minorEastAsia"/>
          <w:iCs/>
          <w:color w:val="000000"/>
        </w:rPr>
        <w:t xml:space="preserve">. Interaction effects of </w:t>
      </w:r>
      <w:r w:rsidR="00B47361">
        <w:rPr>
          <w:rFonts w:eastAsiaTheme="minorEastAsia"/>
          <w:iCs/>
          <w:color w:val="000000"/>
        </w:rPr>
        <w:t>nitrogen</w:t>
      </w:r>
      <w:r>
        <w:rPr>
          <w:rFonts w:eastAsiaTheme="minorEastAsia"/>
          <w:iCs/>
          <w:color w:val="000000"/>
        </w:rPr>
        <w:t xml:space="preserve"> and </w:t>
      </w:r>
      <w:r w:rsidR="00B47361">
        <w:rPr>
          <w:rFonts w:eastAsiaTheme="minorEastAsia"/>
          <w:iCs/>
          <w:color w:val="000000"/>
        </w:rPr>
        <w:t>phosphorus</w:t>
      </w:r>
      <w:r>
        <w:rPr>
          <w:rFonts w:eastAsiaTheme="minorEastAsia"/>
          <w:iCs/>
          <w:color w:val="000000"/>
        </w:rPr>
        <w:t xml:space="preserve"> addition on traits related to leaf nutrient content (a), leaf photosynthesis (b), and biomass partitioning (c). Large points indicate the meta-analytic mean (represented as % change, calculated as </w:t>
      </w:r>
      <m:oMath>
        <m:d>
          <m:dPr>
            <m:ctrlPr>
              <w:rPr>
                <w:rFonts w:ascii="Cambria Math" w:eastAsiaTheme="minorEastAsia" w:hAnsi="Cambria Math"/>
                <w:i/>
                <w:color w:val="000000"/>
              </w:rPr>
            </m:ctrlPr>
          </m:dPr>
          <m:e>
            <m:sSup>
              <m:sSupPr>
                <m:ctrlPr>
                  <w:rPr>
                    <w:rFonts w:ascii="Cambria Math" w:eastAsiaTheme="minorEastAsia" w:hAnsi="Cambria Math"/>
                    <w:i/>
                    <w:color w:val="000000"/>
                  </w:rPr>
                </m:ctrlPr>
              </m:sSupPr>
              <m:e>
                <m:r>
                  <w:rPr>
                    <w:rFonts w:ascii="Cambria Math" w:eastAsiaTheme="minorEastAsia" w:hAnsi="Cambria Math"/>
                    <w:color w:val="000000"/>
                  </w:rPr>
                  <m:t>e</m:t>
                </m:r>
              </m:e>
              <m:sup>
                <m:r>
                  <w:rPr>
                    <w:rFonts w:ascii="Cambria Math" w:eastAsiaTheme="minorEastAsia" w:hAnsi="Cambria Math"/>
                    <w:color w:val="000000"/>
                  </w:rPr>
                  <m:t>lnRR</m:t>
                </m:r>
              </m:sup>
            </m:sSup>
            <m:r>
              <w:rPr>
                <w:rFonts w:ascii="Cambria Math" w:eastAsiaTheme="minorEastAsia" w:hAnsi="Cambria Math"/>
                <w:color w:val="000000"/>
              </w:rPr>
              <m:t>-1</m:t>
            </m:r>
          </m:e>
        </m:d>
        <m:r>
          <w:rPr>
            <w:rFonts w:ascii="Cambria Math" w:eastAsiaTheme="minorEastAsia" w:hAnsi="Cambria Math"/>
            <w:color w:val="000000"/>
          </w:rPr>
          <m:t>*100</m:t>
        </m:r>
      </m:oMath>
      <w:r>
        <w:rPr>
          <w:rFonts w:eastAsiaTheme="minorEastAsia"/>
          <w:iCs/>
          <w:color w:val="000000"/>
        </w:rPr>
        <w:t>), error bars indicate 95% confidence intervals, and sample sizes are reported in parentheses. Black colored points indicate additive interaction</w:t>
      </w:r>
      <w:r w:rsidR="00B65649">
        <w:rPr>
          <w:rFonts w:eastAsiaTheme="minorEastAsia"/>
          <w:iCs/>
          <w:color w:val="000000"/>
        </w:rPr>
        <w:t>s</w:t>
      </w:r>
      <w:r>
        <w:rPr>
          <w:rFonts w:eastAsiaTheme="minorEastAsia"/>
          <w:iCs/>
          <w:color w:val="000000"/>
        </w:rPr>
        <w:t xml:space="preserve"> while </w:t>
      </w:r>
      <w:r w:rsidR="00B61033">
        <w:rPr>
          <w:rFonts w:eastAsiaTheme="minorEastAsia"/>
          <w:iCs/>
          <w:color w:val="000000"/>
        </w:rPr>
        <w:t>blue</w:t>
      </w:r>
      <w:r>
        <w:rPr>
          <w:rFonts w:eastAsiaTheme="minorEastAsia"/>
          <w:iCs/>
          <w:color w:val="000000"/>
        </w:rPr>
        <w:t xml:space="preserve"> colored points indicate synergistic interactions.</w:t>
      </w:r>
      <w:r w:rsidR="005D51FE">
        <w:rPr>
          <w:rFonts w:eastAsiaTheme="minorEastAsia"/>
          <w:iCs/>
          <w:color w:val="000000"/>
        </w:rPr>
        <w:t xml:space="preserve"> The light red colored point for </w:t>
      </w:r>
      <w:proofErr w:type="spellStart"/>
      <w:r w:rsidR="005D51FE">
        <w:rPr>
          <w:rFonts w:eastAsiaTheme="minorEastAsia"/>
          <w:i/>
          <w:color w:val="000000"/>
        </w:rPr>
        <w:t>P</w:t>
      </w:r>
      <w:r w:rsidR="005D51FE">
        <w:rPr>
          <w:rFonts w:eastAsiaTheme="minorEastAsia"/>
          <w:color w:val="000000"/>
          <w:vertAlign w:val="subscript"/>
        </w:rPr>
        <w:t>mass</w:t>
      </w:r>
      <w:proofErr w:type="spellEnd"/>
      <w:r w:rsidR="005D51FE">
        <w:rPr>
          <w:rFonts w:eastAsiaTheme="minorEastAsia"/>
          <w:iCs/>
          <w:color w:val="000000"/>
        </w:rPr>
        <w:t xml:space="preserve"> indicates a marginally significant </w:t>
      </w:r>
      <w:r w:rsidR="00B61033">
        <w:rPr>
          <w:rFonts w:eastAsiaTheme="minorEastAsia"/>
          <w:iCs/>
          <w:color w:val="000000"/>
        </w:rPr>
        <w:t>antagonistic interaction</w:t>
      </w:r>
      <w:r w:rsidR="005D51FE">
        <w:rPr>
          <w:rFonts w:eastAsiaTheme="minorEastAsia"/>
          <w:iCs/>
          <w:color w:val="000000"/>
        </w:rPr>
        <w:t>.</w:t>
      </w:r>
      <w:r>
        <w:rPr>
          <w:rFonts w:eastAsiaTheme="minorEastAsia"/>
          <w:iCs/>
          <w:color w:val="000000"/>
        </w:rPr>
        <w:t xml:space="preserve"> Significant interaction effects are also noted with asterisks next to sample sizes (based on </w:t>
      </w:r>
      <w:r>
        <w:rPr>
          <w:rFonts w:eastAsiaTheme="minorEastAsia"/>
          <w:i/>
          <w:color w:val="000000"/>
        </w:rPr>
        <w:t>Z</w:t>
      </w:r>
      <w:r>
        <w:rPr>
          <w:rFonts w:eastAsiaTheme="minorEastAsia"/>
          <w:iCs/>
          <w:color w:val="000000"/>
        </w:rPr>
        <w:t xml:space="preserve">-score; *: </w:t>
      </w:r>
      <w:r>
        <w:rPr>
          <w:rFonts w:eastAsiaTheme="minorEastAsia"/>
          <w:i/>
          <w:color w:val="000000"/>
        </w:rPr>
        <w:t>p</w:t>
      </w:r>
      <w:r>
        <w:rPr>
          <w:rFonts w:eastAsiaTheme="minorEastAsia"/>
          <w:iCs/>
          <w:color w:val="000000"/>
        </w:rPr>
        <w:t xml:space="preserve">&lt;0.05). </w:t>
      </w:r>
      <w:r w:rsidR="00BD59F9">
        <w:rPr>
          <w:rFonts w:eastAsiaTheme="minorEastAsia"/>
          <w:iCs/>
          <w:color w:val="000000"/>
        </w:rPr>
        <w:t>All acronyms are as explained in Table 1.</w:t>
      </w:r>
      <w:r w:rsidR="008E07D9">
        <w:rPr>
          <w:rFonts w:eastAsiaTheme="minorEastAsia"/>
          <w:iCs/>
          <w:color w:val="000000"/>
        </w:rPr>
        <w:br w:type="page"/>
      </w:r>
    </w:p>
    <w:p w14:paraId="3C9CE710" w14:textId="48232F0E" w:rsidR="008E07D9" w:rsidRDefault="008E07D9" w:rsidP="00E40275">
      <w:pPr>
        <w:spacing w:line="360" w:lineRule="auto"/>
        <w:rPr>
          <w:rFonts w:eastAsiaTheme="minorEastAsia"/>
          <w:b/>
          <w:bCs/>
          <w:iCs/>
          <w:color w:val="000000"/>
        </w:rPr>
      </w:pPr>
      <w:r>
        <w:rPr>
          <w:rFonts w:eastAsiaTheme="minorEastAsia"/>
          <w:b/>
          <w:bCs/>
          <w:iCs/>
          <w:color w:val="000000"/>
        </w:rPr>
        <w:lastRenderedPageBreak/>
        <w:t xml:space="preserve">Figure </w:t>
      </w:r>
      <w:r w:rsidR="000F6A81">
        <w:rPr>
          <w:rFonts w:eastAsiaTheme="minorEastAsia"/>
          <w:b/>
          <w:bCs/>
          <w:iCs/>
          <w:color w:val="000000"/>
        </w:rPr>
        <w:t>4</w:t>
      </w:r>
    </w:p>
    <w:p w14:paraId="31787A25" w14:textId="5770FAAB" w:rsidR="00A6476B" w:rsidRDefault="00D77FDD" w:rsidP="000F6A81">
      <w:pPr>
        <w:spacing w:line="360" w:lineRule="auto"/>
        <w:jc w:val="center"/>
        <w:rPr>
          <w:rFonts w:eastAsiaTheme="minorEastAsia"/>
          <w:b/>
          <w:bCs/>
          <w:iCs/>
          <w:color w:val="000000"/>
        </w:rPr>
      </w:pPr>
      <w:r>
        <w:rPr>
          <w:rFonts w:eastAsiaTheme="minorEastAsia"/>
          <w:b/>
          <w:bCs/>
          <w:iCs/>
          <w:noProof/>
          <w:color w:val="000000"/>
        </w:rPr>
        <w:drawing>
          <wp:inline distT="0" distB="0" distL="0" distR="0" wp14:anchorId="244D5D0C" wp14:editId="25D2DA7F">
            <wp:extent cx="4051243" cy="4051243"/>
            <wp:effectExtent l="0" t="0" r="635" b="635"/>
            <wp:docPr id="310244757" name="Picture 5" descr="A group of black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44757" name="Picture 5" descr="A group of black and white graph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63350" cy="4063350"/>
                    </a:xfrm>
                    <a:prstGeom prst="rect">
                      <a:avLst/>
                    </a:prstGeom>
                  </pic:spPr>
                </pic:pic>
              </a:graphicData>
            </a:graphic>
          </wp:inline>
        </w:drawing>
      </w:r>
    </w:p>
    <w:p w14:paraId="77FCBEDC" w14:textId="7A10FB0A" w:rsidR="00987D5B" w:rsidRPr="0066748C" w:rsidRDefault="008E07D9" w:rsidP="00E40275">
      <w:pPr>
        <w:spacing w:line="360" w:lineRule="auto"/>
        <w:rPr>
          <w:rFonts w:eastAsiaTheme="minorEastAsia"/>
          <w:iCs/>
          <w:color w:val="000000"/>
        </w:rPr>
      </w:pPr>
      <w:r>
        <w:rPr>
          <w:rFonts w:eastAsiaTheme="minorEastAsia"/>
          <w:b/>
          <w:bCs/>
          <w:iCs/>
          <w:color w:val="000000"/>
        </w:rPr>
        <w:t xml:space="preserve">Figure </w:t>
      </w:r>
      <w:r w:rsidR="000F6A81">
        <w:rPr>
          <w:rFonts w:eastAsiaTheme="minorEastAsia"/>
          <w:b/>
          <w:bCs/>
          <w:iCs/>
          <w:color w:val="000000"/>
        </w:rPr>
        <w:t>4</w:t>
      </w:r>
      <w:r>
        <w:rPr>
          <w:rFonts w:eastAsiaTheme="minorEastAsia"/>
          <w:b/>
          <w:bCs/>
          <w:iCs/>
          <w:color w:val="000000"/>
        </w:rPr>
        <w:t xml:space="preserve"> </w:t>
      </w:r>
      <w:r>
        <w:rPr>
          <w:rFonts w:eastAsiaTheme="minorEastAsia"/>
          <w:iCs/>
          <w:color w:val="000000"/>
        </w:rPr>
        <w:t xml:space="preserve">Effects of growing season climate on interaction effect sizes of </w:t>
      </w:r>
      <w:r>
        <w:rPr>
          <w:rFonts w:eastAsiaTheme="minorEastAsia"/>
          <w:color w:val="000000"/>
        </w:rPr>
        <w:t>leaf N:P</w:t>
      </w:r>
      <w:r w:rsidR="00D77FDD">
        <w:rPr>
          <w:rFonts w:eastAsiaTheme="minorEastAsia"/>
          <w:color w:val="000000"/>
        </w:rPr>
        <w:t xml:space="preserve"> </w:t>
      </w:r>
      <w:r>
        <w:rPr>
          <w:rFonts w:eastAsiaTheme="minorEastAsia"/>
          <w:color w:val="000000"/>
        </w:rPr>
        <w:t xml:space="preserve">and aboveground biomass. </w:t>
      </w:r>
      <w:r w:rsidR="00D77FDD">
        <w:rPr>
          <w:rFonts w:eastAsiaTheme="minorEastAsia"/>
          <w:iCs/>
          <w:color w:val="000000"/>
        </w:rPr>
        <w:t>T</w:t>
      </w:r>
      <w:r>
        <w:rPr>
          <w:rFonts w:eastAsiaTheme="minorEastAsia"/>
          <w:iCs/>
          <w:color w:val="000000"/>
        </w:rPr>
        <w:t>he top row of panels describes the</w:t>
      </w:r>
      <w:r w:rsidR="00D77FDD">
        <w:rPr>
          <w:rFonts w:eastAsiaTheme="minorEastAsia"/>
          <w:iCs/>
          <w:color w:val="000000"/>
        </w:rPr>
        <w:t xml:space="preserve"> effects of</w:t>
      </w:r>
      <w:r>
        <w:rPr>
          <w:rFonts w:eastAsiaTheme="minorEastAsia"/>
          <w:iCs/>
          <w:color w:val="000000"/>
        </w:rPr>
        <w:t xml:space="preserve"> growing season temperature (a)</w:t>
      </w:r>
      <w:r w:rsidR="00D77FDD">
        <w:rPr>
          <w:rFonts w:eastAsiaTheme="minorEastAsia"/>
          <w:iCs/>
          <w:color w:val="000000"/>
        </w:rPr>
        <w:t xml:space="preserve"> and</w:t>
      </w:r>
      <w:r>
        <w:rPr>
          <w:rFonts w:eastAsiaTheme="minorEastAsia"/>
          <w:iCs/>
          <w:color w:val="000000"/>
        </w:rPr>
        <w:t xml:space="preserve"> growing season </w:t>
      </w:r>
      <w:r w:rsidR="00D77FDD">
        <w:rPr>
          <w:rFonts w:eastAsiaTheme="minorEastAsia"/>
          <w:iCs/>
          <w:color w:val="000000"/>
        </w:rPr>
        <w:t>light availability</w:t>
      </w:r>
      <w:r>
        <w:rPr>
          <w:rFonts w:eastAsiaTheme="minorEastAsia"/>
          <w:iCs/>
          <w:color w:val="000000"/>
        </w:rPr>
        <w:t xml:space="preserve"> (b)</w:t>
      </w:r>
      <w:r w:rsidR="00D77FDD">
        <w:rPr>
          <w:rFonts w:eastAsiaTheme="minorEastAsia"/>
          <w:iCs/>
          <w:color w:val="000000"/>
        </w:rPr>
        <w:t xml:space="preserve"> </w:t>
      </w:r>
      <w:r>
        <w:rPr>
          <w:rFonts w:eastAsiaTheme="minorEastAsia"/>
          <w:iCs/>
          <w:color w:val="000000"/>
        </w:rPr>
        <w:t>on the interaction effect size for</w:t>
      </w:r>
      <w:r w:rsidR="00D77FDD">
        <w:rPr>
          <w:rFonts w:eastAsiaTheme="minorEastAsia"/>
          <w:iCs/>
          <w:color w:val="000000"/>
        </w:rPr>
        <w:t xml:space="preserve"> leaf N:P</w:t>
      </w:r>
      <w:r>
        <w:rPr>
          <w:rFonts w:eastAsiaTheme="minorEastAsia"/>
          <w:iCs/>
          <w:color w:val="000000"/>
        </w:rPr>
        <w:t xml:space="preserve">. The </w:t>
      </w:r>
      <w:r w:rsidR="00D77FDD">
        <w:rPr>
          <w:rFonts w:eastAsiaTheme="minorEastAsia"/>
          <w:iCs/>
          <w:color w:val="000000"/>
        </w:rPr>
        <w:t>bottom</w:t>
      </w:r>
      <w:r>
        <w:rPr>
          <w:rFonts w:eastAsiaTheme="minorEastAsia"/>
          <w:iCs/>
          <w:color w:val="000000"/>
        </w:rPr>
        <w:t xml:space="preserve"> row of panels </w:t>
      </w:r>
      <w:r w:rsidR="00D77FDD">
        <w:rPr>
          <w:rFonts w:eastAsiaTheme="minorEastAsia"/>
          <w:iCs/>
          <w:color w:val="000000"/>
        </w:rPr>
        <w:t>describes the effects of growing season temperature (c) and growing season moisture index (d) on the interaction effect size for aboveground biomass. Black</w:t>
      </w:r>
      <w:r>
        <w:rPr>
          <w:rFonts w:eastAsiaTheme="minorEastAsia"/>
          <w:iCs/>
          <w:color w:val="000000"/>
        </w:rPr>
        <w:t xml:space="preserve"> points indicate individual data points</w:t>
      </w:r>
      <w:r w:rsidR="0066748C">
        <w:rPr>
          <w:rFonts w:eastAsiaTheme="minorEastAsia"/>
          <w:iCs/>
          <w:color w:val="000000"/>
        </w:rPr>
        <w:t xml:space="preserve">, represented as % change (calculated as </w:t>
      </w:r>
      <m:oMath>
        <m:d>
          <m:dPr>
            <m:ctrlPr>
              <w:rPr>
                <w:rFonts w:ascii="Cambria Math" w:eastAsiaTheme="minorEastAsia" w:hAnsi="Cambria Math"/>
                <w:i/>
                <w:color w:val="000000"/>
              </w:rPr>
            </m:ctrlPr>
          </m:dPr>
          <m:e>
            <m:sSup>
              <m:sSupPr>
                <m:ctrlPr>
                  <w:rPr>
                    <w:rFonts w:ascii="Cambria Math" w:eastAsiaTheme="minorEastAsia" w:hAnsi="Cambria Math"/>
                    <w:i/>
                    <w:color w:val="000000"/>
                  </w:rPr>
                </m:ctrlPr>
              </m:sSupPr>
              <m:e>
                <m:r>
                  <w:rPr>
                    <w:rFonts w:ascii="Cambria Math" w:eastAsiaTheme="minorEastAsia" w:hAnsi="Cambria Math"/>
                    <w:color w:val="000000"/>
                  </w:rPr>
                  <m:t>e</m:t>
                </m:r>
              </m:e>
              <m:sup>
                <m:r>
                  <w:rPr>
                    <w:rFonts w:ascii="Cambria Math" w:eastAsiaTheme="minorEastAsia" w:hAnsi="Cambria Math"/>
                    <w:color w:val="000000"/>
                  </w:rPr>
                  <m:t>lnRR</m:t>
                </m:r>
              </m:sup>
            </m:sSup>
            <m:r>
              <w:rPr>
                <w:rFonts w:ascii="Cambria Math" w:eastAsiaTheme="minorEastAsia" w:hAnsi="Cambria Math"/>
                <w:color w:val="000000"/>
              </w:rPr>
              <m:t>-1</m:t>
            </m:r>
          </m:e>
        </m:d>
        <m:r>
          <w:rPr>
            <w:rFonts w:ascii="Cambria Math" w:eastAsiaTheme="minorEastAsia" w:hAnsi="Cambria Math"/>
            <w:color w:val="000000"/>
          </w:rPr>
          <m:t>*100</m:t>
        </m:r>
      </m:oMath>
      <w:r w:rsidR="0066748C">
        <w:rPr>
          <w:rFonts w:eastAsiaTheme="minorEastAsia"/>
          <w:iCs/>
          <w:color w:val="000000"/>
        </w:rPr>
        <w:t>)</w:t>
      </w:r>
      <w:r>
        <w:rPr>
          <w:rFonts w:eastAsiaTheme="minorEastAsia"/>
          <w:iCs/>
          <w:color w:val="000000"/>
        </w:rPr>
        <w:t xml:space="preserve">. Solid trendlines </w:t>
      </w:r>
      <w:r w:rsidR="0066748C">
        <w:rPr>
          <w:rFonts w:eastAsiaTheme="minorEastAsia"/>
          <w:iCs/>
          <w:color w:val="000000"/>
        </w:rPr>
        <w:t xml:space="preserve">and 95% confidence intervals </w:t>
      </w:r>
      <w:r>
        <w:rPr>
          <w:rFonts w:eastAsiaTheme="minorEastAsia"/>
          <w:iCs/>
          <w:color w:val="000000"/>
        </w:rPr>
        <w:t xml:space="preserve">are drawn if climate significantly modified </w:t>
      </w:r>
      <w:r w:rsidR="0066748C">
        <w:rPr>
          <w:rFonts w:eastAsiaTheme="minorEastAsia"/>
          <w:iCs/>
          <w:color w:val="000000"/>
        </w:rPr>
        <w:t>a given</w:t>
      </w:r>
      <w:r w:rsidR="000F6A81">
        <w:rPr>
          <w:rFonts w:eastAsiaTheme="minorEastAsia"/>
          <w:iCs/>
          <w:color w:val="000000"/>
        </w:rPr>
        <w:t xml:space="preserve"> </w:t>
      </w:r>
      <w:r w:rsidR="007D4020">
        <w:rPr>
          <w:rFonts w:eastAsiaTheme="minorEastAsia"/>
          <w:iCs/>
          <w:color w:val="000000"/>
        </w:rPr>
        <w:t>interaction effect size</w:t>
      </w:r>
      <w:r>
        <w:rPr>
          <w:rFonts w:eastAsiaTheme="minorEastAsia"/>
          <w:iCs/>
          <w:color w:val="000000"/>
        </w:rPr>
        <w:t xml:space="preserve"> (</w:t>
      </w:r>
      <w:r>
        <w:rPr>
          <w:rFonts w:eastAsiaTheme="minorEastAsia"/>
          <w:i/>
          <w:color w:val="000000"/>
        </w:rPr>
        <w:t>p</w:t>
      </w:r>
      <w:r>
        <w:rPr>
          <w:rFonts w:eastAsiaTheme="minorEastAsia"/>
          <w:iCs/>
          <w:color w:val="000000"/>
        </w:rPr>
        <w:t>&lt;0.05)</w:t>
      </w:r>
      <w:r w:rsidR="00D77FDD">
        <w:rPr>
          <w:rFonts w:eastAsiaTheme="minorEastAsia"/>
          <w:iCs/>
          <w:color w:val="000000"/>
        </w:rPr>
        <w:t>.</w:t>
      </w:r>
    </w:p>
    <w:p w14:paraId="2E157536" w14:textId="77777777" w:rsidR="008E07D9" w:rsidRDefault="008E07D9" w:rsidP="00E40275">
      <w:pPr>
        <w:spacing w:line="360" w:lineRule="auto"/>
        <w:rPr>
          <w:rFonts w:eastAsiaTheme="minorEastAsia"/>
          <w:color w:val="000000"/>
        </w:rPr>
      </w:pPr>
    </w:p>
    <w:p w14:paraId="066B8C31" w14:textId="77777777" w:rsidR="008E07D9" w:rsidRDefault="008E07D9" w:rsidP="00E40275">
      <w:pPr>
        <w:spacing w:line="360" w:lineRule="auto"/>
        <w:rPr>
          <w:rFonts w:eastAsiaTheme="minorEastAsia"/>
          <w:color w:val="000000"/>
        </w:rPr>
        <w:sectPr w:rsidR="008E07D9" w:rsidSect="005D51FE">
          <w:footerReference w:type="default" r:id="rId17"/>
          <w:pgSz w:w="12240" w:h="15840"/>
          <w:pgMar w:top="1440" w:right="1440" w:bottom="1440" w:left="1440" w:header="720" w:footer="720" w:gutter="0"/>
          <w:lnNumType w:countBy="1" w:restart="continuous"/>
          <w:cols w:space="720"/>
          <w:docGrid w:linePitch="360"/>
        </w:sectPr>
      </w:pPr>
    </w:p>
    <w:p w14:paraId="04956BDE" w14:textId="1FED633B" w:rsidR="00E40275" w:rsidRDefault="00E40275" w:rsidP="00E40275">
      <w:pPr>
        <w:spacing w:line="360" w:lineRule="auto"/>
        <w:rPr>
          <w:rFonts w:eastAsiaTheme="minorEastAsia"/>
          <w:color w:val="000000"/>
        </w:rPr>
      </w:pPr>
      <w:r>
        <w:rPr>
          <w:rFonts w:eastAsiaTheme="minorEastAsia"/>
          <w:b/>
          <w:bCs/>
          <w:color w:val="000000"/>
        </w:rPr>
        <w:lastRenderedPageBreak/>
        <w:t>Discussion</w:t>
      </w:r>
    </w:p>
    <w:p w14:paraId="3C4ED290" w14:textId="77777777" w:rsidR="00B9555D" w:rsidRDefault="00B9555D" w:rsidP="00B9555D">
      <w:pPr>
        <w:spacing w:line="360" w:lineRule="auto"/>
        <w:rPr>
          <w:rFonts w:eastAsiaTheme="minorEastAsia"/>
          <w:i/>
          <w:iCs/>
          <w:color w:val="000000"/>
        </w:rPr>
      </w:pPr>
      <w:r>
        <w:rPr>
          <w:rFonts w:eastAsiaTheme="minorEastAsia"/>
          <w:i/>
          <w:iCs/>
          <w:color w:val="000000"/>
        </w:rPr>
        <w:t>Nutrient addition alters leaf chemistry, leaf stoichiometry, and whole-plant traits more strongly than photosynthetic traits</w:t>
      </w:r>
    </w:p>
    <w:p w14:paraId="27FC085C" w14:textId="414CC320" w:rsidR="003A6FDE" w:rsidRDefault="003A6FDE" w:rsidP="00B9555D">
      <w:pPr>
        <w:spacing w:line="360" w:lineRule="auto"/>
        <w:rPr>
          <w:rFonts w:eastAsiaTheme="minorEastAsia"/>
          <w:color w:val="000000"/>
        </w:rPr>
      </w:pPr>
      <w:r>
        <w:rPr>
          <w:rFonts w:eastAsiaTheme="minorEastAsia"/>
          <w:color w:val="000000"/>
        </w:rPr>
        <w:t xml:space="preserve">Consistent with our first hypothesis, nitrogen addition and phosphorus addition primarily </w:t>
      </w:r>
      <w:r w:rsidR="00447207">
        <w:rPr>
          <w:rFonts w:eastAsiaTheme="minorEastAsia"/>
          <w:color w:val="000000"/>
        </w:rPr>
        <w:t>increased</w:t>
      </w:r>
      <w:r>
        <w:rPr>
          <w:rFonts w:eastAsiaTheme="minorEastAsia"/>
          <w:color w:val="000000"/>
        </w:rPr>
        <w:t xml:space="preserve"> leaf nutrient content and biomass production, with limited effects on leaf-level photosynthetic traits.</w:t>
      </w:r>
      <w:r w:rsidRPr="003A6FDE">
        <w:rPr>
          <w:rFonts w:eastAsiaTheme="minorEastAsia"/>
          <w:color w:val="000000"/>
        </w:rPr>
        <w:t xml:space="preserve"> </w:t>
      </w:r>
      <w:r w:rsidR="00447207">
        <w:rPr>
          <w:rFonts w:eastAsiaTheme="minorEastAsia"/>
          <w:color w:val="000000"/>
        </w:rPr>
        <w:t>N</w:t>
      </w:r>
      <w:r>
        <w:rPr>
          <w:rFonts w:eastAsiaTheme="minorEastAsia"/>
          <w:color w:val="000000"/>
        </w:rPr>
        <w:t xml:space="preserve">itrogen addition </w:t>
      </w:r>
      <w:r w:rsidR="00447207">
        <w:rPr>
          <w:rFonts w:eastAsiaTheme="minorEastAsia"/>
          <w:color w:val="000000"/>
        </w:rPr>
        <w:t xml:space="preserve">increased </w:t>
      </w:r>
      <w:proofErr w:type="spellStart"/>
      <w:r w:rsidR="00447207">
        <w:rPr>
          <w:rFonts w:eastAsiaTheme="minorEastAsia"/>
          <w:i/>
          <w:iCs/>
          <w:color w:val="000000"/>
        </w:rPr>
        <w:t>N</w:t>
      </w:r>
      <w:r w:rsidR="00447207">
        <w:rPr>
          <w:rFonts w:eastAsiaTheme="minorEastAsia"/>
          <w:iCs/>
          <w:color w:val="000000"/>
          <w:vertAlign w:val="subscript"/>
        </w:rPr>
        <w:t>mass</w:t>
      </w:r>
      <w:proofErr w:type="spellEnd"/>
      <w:r w:rsidR="00447207">
        <w:rPr>
          <w:rFonts w:eastAsiaTheme="minorEastAsia"/>
          <w:iCs/>
          <w:color w:val="000000"/>
        </w:rPr>
        <w:t xml:space="preserve"> and </w:t>
      </w:r>
      <w:r w:rsidR="00447207">
        <w:rPr>
          <w:rFonts w:eastAsiaTheme="minorEastAsia"/>
          <w:i/>
          <w:color w:val="000000"/>
        </w:rPr>
        <w:t>N</w:t>
      </w:r>
      <w:r w:rsidR="00447207">
        <w:rPr>
          <w:rFonts w:eastAsiaTheme="minorEastAsia"/>
          <w:color w:val="000000"/>
          <w:vertAlign w:val="subscript"/>
        </w:rPr>
        <w:t>area</w:t>
      </w:r>
      <w:r w:rsidR="00447207">
        <w:rPr>
          <w:rFonts w:eastAsiaTheme="minorEastAsia"/>
          <w:color w:val="000000"/>
        </w:rPr>
        <w:t xml:space="preserve">, decreased </w:t>
      </w:r>
      <w:proofErr w:type="spellStart"/>
      <w:r w:rsidR="00447207">
        <w:rPr>
          <w:rFonts w:eastAsiaTheme="minorEastAsia"/>
          <w:i/>
          <w:iCs/>
          <w:color w:val="000000"/>
        </w:rPr>
        <w:t>P</w:t>
      </w:r>
      <w:r w:rsidR="00447207">
        <w:rPr>
          <w:rFonts w:eastAsiaTheme="minorEastAsia"/>
          <w:color w:val="000000"/>
          <w:vertAlign w:val="subscript"/>
        </w:rPr>
        <w:t>mass</w:t>
      </w:r>
      <w:proofErr w:type="spellEnd"/>
      <w:r w:rsidR="00447207">
        <w:rPr>
          <w:rFonts w:eastAsiaTheme="minorEastAsia"/>
          <w:color w:val="000000"/>
        </w:rPr>
        <w:t xml:space="preserve">, and increased leaf N:P, but did not change </w:t>
      </w:r>
      <w:r w:rsidR="00447207">
        <w:rPr>
          <w:rFonts w:eastAsiaTheme="minorEastAsia"/>
          <w:i/>
          <w:iCs/>
          <w:color w:val="000000"/>
        </w:rPr>
        <w:t>A</w:t>
      </w:r>
      <w:r w:rsidR="00447207">
        <w:rPr>
          <w:rFonts w:eastAsiaTheme="minorEastAsia"/>
          <w:color w:val="000000"/>
          <w:vertAlign w:val="subscript"/>
        </w:rPr>
        <w:t>sat</w:t>
      </w:r>
      <w:r w:rsidR="00447207">
        <w:rPr>
          <w:rFonts w:eastAsiaTheme="minorEastAsia"/>
          <w:color w:val="000000"/>
        </w:rPr>
        <w:t xml:space="preserve">, </w:t>
      </w:r>
      <w:proofErr w:type="spellStart"/>
      <w:r w:rsidR="00447207">
        <w:rPr>
          <w:rFonts w:eastAsiaTheme="minorEastAsia"/>
          <w:i/>
          <w:iCs/>
          <w:color w:val="000000"/>
        </w:rPr>
        <w:t>V</w:t>
      </w:r>
      <w:r w:rsidR="00447207">
        <w:rPr>
          <w:rFonts w:eastAsiaTheme="minorEastAsia"/>
          <w:color w:val="000000"/>
          <w:vertAlign w:val="subscript"/>
        </w:rPr>
        <w:t>cmax</w:t>
      </w:r>
      <w:proofErr w:type="spellEnd"/>
      <w:r w:rsidR="00447207">
        <w:rPr>
          <w:rFonts w:eastAsiaTheme="minorEastAsia"/>
          <w:color w:val="000000"/>
        </w:rPr>
        <w:t xml:space="preserve">, or </w:t>
      </w:r>
      <w:proofErr w:type="spellStart"/>
      <w:r w:rsidR="00447207">
        <w:rPr>
          <w:rFonts w:eastAsiaTheme="minorEastAsia"/>
          <w:i/>
          <w:iCs/>
          <w:color w:val="000000"/>
        </w:rPr>
        <w:t>J</w:t>
      </w:r>
      <w:r w:rsidR="00447207">
        <w:rPr>
          <w:rFonts w:eastAsiaTheme="minorEastAsia"/>
          <w:color w:val="000000"/>
          <w:vertAlign w:val="subscript"/>
        </w:rPr>
        <w:t>max</w:t>
      </w:r>
      <w:proofErr w:type="spellEnd"/>
      <w:r w:rsidR="00447207">
        <w:rPr>
          <w:rFonts w:eastAsiaTheme="minorEastAsia"/>
          <w:color w:val="000000"/>
        </w:rPr>
        <w:t>.</w:t>
      </w:r>
      <w:r w:rsidR="00E978DF">
        <w:rPr>
          <w:rFonts w:eastAsiaTheme="minorEastAsia"/>
          <w:color w:val="000000"/>
        </w:rPr>
        <w:t xml:space="preserve"> Similarly, phosphorus addition increased </w:t>
      </w:r>
      <w:proofErr w:type="spellStart"/>
      <w:r w:rsidR="00E978DF">
        <w:rPr>
          <w:rFonts w:eastAsiaTheme="minorEastAsia"/>
          <w:i/>
          <w:iCs/>
          <w:color w:val="000000"/>
        </w:rPr>
        <w:t>P</w:t>
      </w:r>
      <w:r w:rsidR="00E978DF">
        <w:rPr>
          <w:rFonts w:eastAsiaTheme="minorEastAsia"/>
          <w:color w:val="000000"/>
          <w:vertAlign w:val="subscript"/>
        </w:rPr>
        <w:t>mass</w:t>
      </w:r>
      <w:proofErr w:type="spellEnd"/>
      <w:r w:rsidR="00514B20">
        <w:rPr>
          <w:rFonts w:eastAsiaTheme="minorEastAsia"/>
          <w:color w:val="000000"/>
        </w:rPr>
        <w:t xml:space="preserve"> and </w:t>
      </w:r>
      <w:proofErr w:type="spellStart"/>
      <w:r w:rsidR="00E978DF">
        <w:rPr>
          <w:rFonts w:eastAsiaTheme="minorEastAsia"/>
          <w:i/>
          <w:iCs/>
          <w:color w:val="000000"/>
        </w:rPr>
        <w:t>P</w:t>
      </w:r>
      <w:r w:rsidR="00E978DF">
        <w:rPr>
          <w:rFonts w:eastAsiaTheme="minorEastAsia"/>
          <w:color w:val="000000"/>
          <w:vertAlign w:val="subscript"/>
        </w:rPr>
        <w:t>area</w:t>
      </w:r>
      <w:proofErr w:type="spellEnd"/>
      <w:r w:rsidR="00514B20">
        <w:rPr>
          <w:rFonts w:eastAsiaTheme="minorEastAsia"/>
          <w:color w:val="000000"/>
        </w:rPr>
        <w:t xml:space="preserve"> and reduced leaf N:P, but these patterns corresponded with a weak increase in </w:t>
      </w:r>
      <w:proofErr w:type="spellStart"/>
      <w:r w:rsidR="00514B20">
        <w:rPr>
          <w:rFonts w:eastAsiaTheme="minorEastAsia"/>
          <w:i/>
          <w:iCs/>
          <w:color w:val="000000"/>
        </w:rPr>
        <w:t>J</w:t>
      </w:r>
      <w:r w:rsidR="00514B20">
        <w:rPr>
          <w:rFonts w:eastAsiaTheme="minorEastAsia"/>
          <w:color w:val="000000"/>
          <w:vertAlign w:val="subscript"/>
        </w:rPr>
        <w:t>max</w:t>
      </w:r>
      <w:proofErr w:type="spellEnd"/>
      <w:r w:rsidR="00514B20">
        <w:rPr>
          <w:rFonts w:eastAsiaTheme="minorEastAsia"/>
          <w:color w:val="000000"/>
        </w:rPr>
        <w:t xml:space="preserve"> and no change in </w:t>
      </w:r>
      <w:r w:rsidR="00514B20">
        <w:rPr>
          <w:rFonts w:eastAsiaTheme="minorEastAsia"/>
          <w:i/>
          <w:iCs/>
          <w:color w:val="000000"/>
        </w:rPr>
        <w:t>A</w:t>
      </w:r>
      <w:r w:rsidR="00514B20">
        <w:rPr>
          <w:rFonts w:eastAsiaTheme="minorEastAsia"/>
          <w:color w:val="000000"/>
          <w:vertAlign w:val="subscript"/>
        </w:rPr>
        <w:t>sat</w:t>
      </w:r>
      <w:r w:rsidR="00514B20">
        <w:rPr>
          <w:rFonts w:eastAsiaTheme="minorEastAsia"/>
          <w:color w:val="000000"/>
        </w:rPr>
        <w:t xml:space="preserve"> or </w:t>
      </w:r>
      <w:proofErr w:type="spellStart"/>
      <w:r w:rsidR="00514B20">
        <w:rPr>
          <w:rFonts w:eastAsiaTheme="minorEastAsia"/>
          <w:i/>
          <w:iCs/>
          <w:color w:val="000000"/>
        </w:rPr>
        <w:t>V</w:t>
      </w:r>
      <w:r w:rsidR="00514B20">
        <w:rPr>
          <w:rFonts w:eastAsiaTheme="minorEastAsia"/>
          <w:color w:val="000000"/>
          <w:vertAlign w:val="subscript"/>
        </w:rPr>
        <w:t>cmax</w:t>
      </w:r>
      <w:proofErr w:type="spellEnd"/>
      <w:r w:rsidR="00514B20">
        <w:rPr>
          <w:rFonts w:eastAsiaTheme="minorEastAsia"/>
          <w:color w:val="000000"/>
        </w:rPr>
        <w:t xml:space="preserve">. At the whole-plant level, both </w:t>
      </w:r>
      <w:r>
        <w:rPr>
          <w:rFonts w:eastAsiaTheme="minorEastAsia"/>
          <w:color w:val="000000"/>
        </w:rPr>
        <w:t>nitrogen and phosphorus addition</w:t>
      </w:r>
      <w:r w:rsidR="00514B20">
        <w:rPr>
          <w:rFonts w:eastAsiaTheme="minorEastAsia"/>
          <w:color w:val="000000"/>
        </w:rPr>
        <w:t xml:space="preserve"> </w:t>
      </w:r>
      <w:r>
        <w:rPr>
          <w:rFonts w:eastAsiaTheme="minorEastAsia"/>
          <w:color w:val="000000"/>
        </w:rPr>
        <w:t xml:space="preserve">increased aboveground biomass </w:t>
      </w:r>
      <w:r w:rsidR="00514B20">
        <w:rPr>
          <w:rFonts w:eastAsiaTheme="minorEastAsia"/>
          <w:color w:val="000000"/>
        </w:rPr>
        <w:t xml:space="preserve">and did not change belowground biomass, decreasing the </w:t>
      </w:r>
      <w:proofErr w:type="spellStart"/>
      <w:r w:rsidR="00514B20">
        <w:rPr>
          <w:rFonts w:eastAsiaTheme="minorEastAsia"/>
          <w:color w:val="000000"/>
        </w:rPr>
        <w:t>root:shoot</w:t>
      </w:r>
      <w:proofErr w:type="spellEnd"/>
      <w:r w:rsidR="00514B20">
        <w:rPr>
          <w:rFonts w:eastAsiaTheme="minorEastAsia"/>
          <w:color w:val="000000"/>
        </w:rPr>
        <w:t xml:space="preserve"> ratio. </w:t>
      </w:r>
      <w:r>
        <w:rPr>
          <w:rFonts w:eastAsiaTheme="minorEastAsia"/>
          <w:color w:val="000000"/>
        </w:rPr>
        <w:t xml:space="preserve">These results support previous work showing weak or absent fertilization </w:t>
      </w:r>
      <w:r w:rsidR="00514B20">
        <w:rPr>
          <w:rFonts w:eastAsiaTheme="minorEastAsia"/>
          <w:color w:val="000000"/>
        </w:rPr>
        <w:t xml:space="preserve">effects </w:t>
      </w:r>
      <w:r>
        <w:rPr>
          <w:rFonts w:eastAsiaTheme="minorEastAsia"/>
          <w:color w:val="000000"/>
        </w:rPr>
        <w:t>on photosynthetic traits despite strong</w:t>
      </w:r>
      <w:r w:rsidR="00514B20">
        <w:rPr>
          <w:rFonts w:eastAsiaTheme="minorEastAsia"/>
          <w:color w:val="000000"/>
        </w:rPr>
        <w:t xml:space="preserve"> effects on</w:t>
      </w:r>
      <w:r>
        <w:rPr>
          <w:rFonts w:eastAsiaTheme="minorEastAsia"/>
          <w:color w:val="000000"/>
        </w:rPr>
        <w:t xml:space="preserve"> leaf nutrient</w:t>
      </w:r>
      <w:r w:rsidR="00514B20">
        <w:rPr>
          <w:rFonts w:eastAsiaTheme="minorEastAsia"/>
          <w:color w:val="000000"/>
        </w:rPr>
        <w:t xml:space="preserve"> con</w:t>
      </w:r>
      <w:r w:rsidR="00AA2E51">
        <w:rPr>
          <w:rFonts w:eastAsiaTheme="minorEastAsia"/>
          <w:color w:val="000000"/>
        </w:rPr>
        <w:t>t</w:t>
      </w:r>
      <w:r w:rsidR="00514B20">
        <w:rPr>
          <w:rFonts w:eastAsiaTheme="minorEastAsia"/>
          <w:color w:val="000000"/>
        </w:rPr>
        <w:t>ent</w:t>
      </w:r>
      <w:r>
        <w:rPr>
          <w:rFonts w:eastAsiaTheme="minorEastAsia"/>
          <w:color w:val="000000"/>
        </w:rPr>
        <w:t xml:space="preserve"> and biomass </w:t>
      </w:r>
      <w:r w:rsidR="00514B20">
        <w:rPr>
          <w:rFonts w:eastAsiaTheme="minorEastAsia"/>
          <w:color w:val="000000"/>
        </w:rPr>
        <w:t>production</w:t>
      </w:r>
      <w:r>
        <w:rPr>
          <w:rFonts w:eastAsiaTheme="minorEastAsia"/>
          <w:color w:val="000000"/>
        </w:rPr>
        <w:t xml:space="preserve"> </w:t>
      </w:r>
      <w:sdt>
        <w:sdtPr>
          <w:rPr>
            <w:rFonts w:eastAsiaTheme="minorEastAsia"/>
            <w:color w:val="000000"/>
          </w:rPr>
          <w:tag w:val="MENDELEY_CITATION_v3_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LH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IEV4cCBCb3Q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XX0="/>
          <w:id w:val="-1564170866"/>
          <w:placeholder>
            <w:docPart w:val="DefaultPlaceholder_-1854013440"/>
          </w:placeholder>
        </w:sdtPr>
        <w:sdtContent>
          <w:r w:rsidR="00150EA7" w:rsidRPr="00150EA7">
            <w:rPr>
              <w:rFonts w:eastAsia="Times New Roman"/>
              <w:color w:val="000000"/>
            </w:rPr>
            <w:t xml:space="preserve">(Reich </w:t>
          </w:r>
          <w:r w:rsidR="00150EA7" w:rsidRPr="00150EA7">
            <w:rPr>
              <w:rFonts w:eastAsia="Times New Roman"/>
              <w:i/>
              <w:iCs/>
              <w:color w:val="000000"/>
            </w:rPr>
            <w:t>et al.</w:t>
          </w:r>
          <w:r w:rsidR="00150EA7" w:rsidRPr="00150EA7">
            <w:rPr>
              <w:rFonts w:eastAsia="Times New Roman"/>
              <w:color w:val="000000"/>
            </w:rPr>
            <w:t xml:space="preserve">, 2009; Liang </w:t>
          </w:r>
          <w:r w:rsidR="00150EA7" w:rsidRPr="00150EA7">
            <w:rPr>
              <w:rFonts w:eastAsia="Times New Roman"/>
              <w:i/>
              <w:iCs/>
              <w:color w:val="000000"/>
            </w:rPr>
            <w:t>et al.</w:t>
          </w:r>
          <w:r w:rsidR="00150EA7" w:rsidRPr="00150EA7">
            <w:rPr>
              <w:rFonts w:eastAsia="Times New Roman"/>
              <w:color w:val="000000"/>
            </w:rPr>
            <w:t xml:space="preserve">, 2020; Yu </w:t>
          </w:r>
          <w:r w:rsidR="00150EA7" w:rsidRPr="00150EA7">
            <w:rPr>
              <w:rFonts w:eastAsia="Times New Roman"/>
              <w:i/>
              <w:iCs/>
              <w:color w:val="000000"/>
            </w:rPr>
            <w:t>et al.</w:t>
          </w:r>
          <w:r w:rsidR="00150EA7" w:rsidRPr="00150EA7">
            <w:rPr>
              <w:rFonts w:eastAsia="Times New Roman"/>
              <w:color w:val="000000"/>
            </w:rPr>
            <w:t xml:space="preserve">, 2022; Waring </w:t>
          </w:r>
          <w:r w:rsidR="00150EA7" w:rsidRPr="00150EA7">
            <w:rPr>
              <w:rFonts w:eastAsia="Times New Roman"/>
              <w:i/>
              <w:iCs/>
              <w:color w:val="000000"/>
            </w:rPr>
            <w:t>et al.</w:t>
          </w:r>
          <w:r w:rsidR="00150EA7" w:rsidRPr="00150EA7">
            <w:rPr>
              <w:rFonts w:eastAsia="Times New Roman"/>
              <w:color w:val="000000"/>
            </w:rPr>
            <w:t xml:space="preserve">, 2023; Perkowski </w:t>
          </w:r>
          <w:r w:rsidR="00150EA7" w:rsidRPr="00150EA7">
            <w:rPr>
              <w:rFonts w:eastAsia="Times New Roman"/>
              <w:i/>
              <w:iCs/>
              <w:color w:val="000000"/>
            </w:rPr>
            <w:t>et al.</w:t>
          </w:r>
          <w:r w:rsidR="00150EA7" w:rsidRPr="00150EA7">
            <w:rPr>
              <w:rFonts w:eastAsia="Times New Roman"/>
              <w:color w:val="000000"/>
            </w:rPr>
            <w:t>, 2025</w:t>
          </w:r>
          <w:proofErr w:type="gramStart"/>
          <w:r w:rsidR="00150EA7" w:rsidRPr="00150EA7">
            <w:rPr>
              <w:rFonts w:eastAsia="Times New Roman"/>
              <w:color w:val="000000"/>
            </w:rPr>
            <w:t>b,a</w:t>
          </w:r>
          <w:proofErr w:type="gramEnd"/>
          <w:r w:rsidR="00150EA7" w:rsidRPr="00150EA7">
            <w:rPr>
              <w:rFonts w:eastAsia="Times New Roman"/>
              <w:color w:val="000000"/>
            </w:rPr>
            <w:t xml:space="preserve">; Stocker </w:t>
          </w:r>
          <w:r w:rsidR="00150EA7" w:rsidRPr="00150EA7">
            <w:rPr>
              <w:rFonts w:eastAsia="Times New Roman"/>
              <w:i/>
              <w:iCs/>
              <w:color w:val="000000"/>
            </w:rPr>
            <w:t>et al.</w:t>
          </w:r>
          <w:r w:rsidR="00150EA7" w:rsidRPr="00150EA7">
            <w:rPr>
              <w:rFonts w:eastAsia="Times New Roman"/>
              <w:color w:val="000000"/>
            </w:rPr>
            <w:t>, 2025)</w:t>
          </w:r>
        </w:sdtContent>
      </w:sdt>
      <w:r w:rsidR="00694763">
        <w:rPr>
          <w:rFonts w:eastAsiaTheme="minorEastAsia"/>
          <w:color w:val="000000"/>
        </w:rPr>
        <w:t>. The</w:t>
      </w:r>
      <w:r w:rsidR="002E72D4">
        <w:rPr>
          <w:rFonts w:eastAsiaTheme="minorEastAsia"/>
          <w:color w:val="000000"/>
        </w:rPr>
        <w:t xml:space="preserve">y also </w:t>
      </w:r>
      <w:r w:rsidR="00694763">
        <w:rPr>
          <w:rFonts w:eastAsiaTheme="minorEastAsia"/>
          <w:color w:val="000000"/>
        </w:rPr>
        <w:t xml:space="preserve">challenge </w:t>
      </w:r>
      <w:r w:rsidR="00AA2E51">
        <w:rPr>
          <w:rFonts w:eastAsiaTheme="minorEastAsia"/>
          <w:color w:val="000000"/>
        </w:rPr>
        <w:t>model formulations that predict photosynthetic capacity from leaf nitrogen and phosphorus content and build on work suggesting that models using fixed leaf nutrient-photosynthesis relationships may</w:t>
      </w:r>
      <w:ins w:id="126" w:author="Smith, Nick" w:date="2025-10-22T14:35:00Z" w16du:dateUtc="2025-10-22T19:35:00Z">
        <w:r w:rsidR="0037042A">
          <w:rPr>
            <w:rFonts w:eastAsiaTheme="minorEastAsia"/>
            <w:color w:val="000000"/>
          </w:rPr>
          <w:t xml:space="preserve"> be overly sensitive to changes in soil nutrient availability in ways that bias estimates of </w:t>
        </w:r>
      </w:ins>
      <w:del w:id="127" w:author="Smith, Nick" w:date="2025-10-22T14:35:00Z" w16du:dateUtc="2025-10-22T19:35:00Z">
        <w:r w:rsidR="00AA2E51" w:rsidDel="0037042A">
          <w:rPr>
            <w:rFonts w:eastAsiaTheme="minorEastAsia"/>
            <w:color w:val="000000"/>
          </w:rPr>
          <w:delText xml:space="preserve"> risk </w:delText>
        </w:r>
      </w:del>
      <w:del w:id="128" w:author="Smith, Nick" w:date="2025-10-22T14:34:00Z" w16du:dateUtc="2025-10-22T19:34:00Z">
        <w:r w:rsidR="00AA2E51" w:rsidDel="0037042A">
          <w:rPr>
            <w:rFonts w:eastAsiaTheme="minorEastAsia"/>
            <w:color w:val="000000"/>
          </w:rPr>
          <w:delText xml:space="preserve">overestimating </w:delText>
        </w:r>
      </w:del>
      <w:r w:rsidR="00AA2E51">
        <w:rPr>
          <w:rFonts w:eastAsiaTheme="minorEastAsia"/>
          <w:color w:val="000000"/>
        </w:rPr>
        <w:t xml:space="preserve">leaf-level photosynthesis and, by extension, </w:t>
      </w:r>
      <w:r w:rsidR="008D61B0">
        <w:rPr>
          <w:rFonts w:eastAsiaTheme="minorEastAsia"/>
          <w:color w:val="000000"/>
        </w:rPr>
        <w:t xml:space="preserve">primary productivity and </w:t>
      </w:r>
      <w:r w:rsidR="00AA2E51">
        <w:rPr>
          <w:rFonts w:eastAsiaTheme="minorEastAsia"/>
          <w:color w:val="000000"/>
        </w:rPr>
        <w:t xml:space="preserve">the land carbon sink </w:t>
      </w:r>
      <w:sdt>
        <w:sdtPr>
          <w:rPr>
            <w:rFonts w:eastAsiaTheme="minorEastAsia"/>
            <w:color w:val="000000"/>
          </w:rPr>
          <w:tag w:val="MENDELEY_CITATION_v3_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"/>
          <w:id w:val="-1633559985"/>
          <w:placeholder>
            <w:docPart w:val="83A662516A8B8E47AFF8E26FFCAEF5ED"/>
          </w:placeholder>
        </w:sdtPr>
        <w:sdtContent>
          <w:r w:rsidR="00150EA7" w:rsidRPr="00150EA7">
            <w:rPr>
              <w:rFonts w:eastAsia="Times New Roman"/>
              <w:color w:val="000000"/>
            </w:rPr>
            <w:t xml:space="preserve">(Rogers, 2014; </w:t>
          </w:r>
          <w:proofErr w:type="spellStart"/>
          <w:r w:rsidR="00150EA7" w:rsidRPr="00150EA7">
            <w:rPr>
              <w:rFonts w:eastAsia="Times New Roman"/>
              <w:color w:val="000000"/>
            </w:rPr>
            <w:t>Achat</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xml:space="preserve">, 2016; Rogers </w:t>
          </w:r>
          <w:r w:rsidR="00150EA7" w:rsidRPr="00150EA7">
            <w:rPr>
              <w:rFonts w:eastAsia="Times New Roman"/>
              <w:i/>
              <w:iCs/>
              <w:color w:val="000000"/>
            </w:rPr>
            <w:t>et al.</w:t>
          </w:r>
          <w:r w:rsidR="00150EA7" w:rsidRPr="00150EA7">
            <w:rPr>
              <w:rFonts w:eastAsia="Times New Roman"/>
              <w:color w:val="000000"/>
            </w:rPr>
            <w:t xml:space="preserve">, 2017; Smith </w:t>
          </w:r>
          <w:r w:rsidR="00150EA7" w:rsidRPr="00150EA7">
            <w:rPr>
              <w:rFonts w:eastAsia="Times New Roman"/>
              <w:i/>
              <w:iCs/>
              <w:color w:val="000000"/>
            </w:rPr>
            <w:t>et al.</w:t>
          </w:r>
          <w:r w:rsidR="00150EA7" w:rsidRPr="00150EA7">
            <w:rPr>
              <w:rFonts w:eastAsia="Times New Roman"/>
              <w:color w:val="000000"/>
            </w:rPr>
            <w:t xml:space="preserve">, 2019; Harrison </w:t>
          </w:r>
          <w:r w:rsidR="00150EA7" w:rsidRPr="00150EA7">
            <w:rPr>
              <w:rFonts w:eastAsia="Times New Roman"/>
              <w:i/>
              <w:iCs/>
              <w:color w:val="000000"/>
            </w:rPr>
            <w:t>et al.</w:t>
          </w:r>
          <w:r w:rsidR="00150EA7" w:rsidRPr="00150EA7">
            <w:rPr>
              <w:rFonts w:eastAsia="Times New Roman"/>
              <w:color w:val="000000"/>
            </w:rPr>
            <w:t xml:space="preserve">, 2021; Stocker </w:t>
          </w:r>
          <w:r w:rsidR="00150EA7" w:rsidRPr="00150EA7">
            <w:rPr>
              <w:rFonts w:eastAsia="Times New Roman"/>
              <w:i/>
              <w:iCs/>
              <w:color w:val="000000"/>
            </w:rPr>
            <w:t>et al.</w:t>
          </w:r>
          <w:r w:rsidR="00150EA7" w:rsidRPr="00150EA7">
            <w:rPr>
              <w:rFonts w:eastAsia="Times New Roman"/>
              <w:color w:val="000000"/>
            </w:rPr>
            <w:t>, 2025)</w:t>
          </w:r>
        </w:sdtContent>
      </w:sdt>
      <w:r w:rsidR="00AA2E51">
        <w:rPr>
          <w:rFonts w:eastAsiaTheme="minorEastAsia"/>
          <w:color w:val="000000"/>
        </w:rPr>
        <w:t>.</w:t>
      </w:r>
    </w:p>
    <w:p w14:paraId="489D9298" w14:textId="17AF9636" w:rsidR="00AA2E51" w:rsidRDefault="003A6FDE" w:rsidP="00292131">
      <w:pPr>
        <w:spacing w:line="360" w:lineRule="auto"/>
        <w:ind w:firstLine="720"/>
        <w:rPr>
          <w:rFonts w:eastAsiaTheme="minorEastAsia"/>
          <w:color w:val="000000"/>
        </w:rPr>
      </w:pPr>
      <w:r>
        <w:rPr>
          <w:rFonts w:eastAsiaTheme="minorEastAsia"/>
          <w:color w:val="000000"/>
        </w:rPr>
        <w:t xml:space="preserve">Mechanistically, stronger leaf nutrient than photosynthetic responses to nutrient additions imply that additional nitrogen </w:t>
      </w:r>
      <w:r w:rsidR="002C17ED">
        <w:rPr>
          <w:rFonts w:eastAsiaTheme="minorEastAsia"/>
          <w:color w:val="000000"/>
        </w:rPr>
        <w:t xml:space="preserve">and phosphorus </w:t>
      </w:r>
      <w:r w:rsidR="00514B20">
        <w:rPr>
          <w:rFonts w:eastAsiaTheme="minorEastAsia"/>
          <w:color w:val="000000"/>
        </w:rPr>
        <w:t>were</w:t>
      </w:r>
      <w:r>
        <w:rPr>
          <w:rFonts w:eastAsiaTheme="minorEastAsia"/>
          <w:color w:val="000000"/>
        </w:rPr>
        <w:t xml:space="preserve"> allocated to non-photosynthetic pools, decreasing the fraction</w:t>
      </w:r>
      <w:r w:rsidR="00292131">
        <w:rPr>
          <w:rFonts w:eastAsiaTheme="minorEastAsia"/>
          <w:color w:val="000000"/>
        </w:rPr>
        <w:t>al pool</w:t>
      </w:r>
      <w:r>
        <w:rPr>
          <w:rFonts w:eastAsiaTheme="minorEastAsia"/>
          <w:color w:val="000000"/>
        </w:rPr>
        <w:t xml:space="preserve"> allocated to photosynthesis. For nitrogen addition, this pattern </w:t>
      </w:r>
      <w:r w:rsidR="00514B20">
        <w:rPr>
          <w:rFonts w:eastAsiaTheme="minorEastAsia"/>
          <w:color w:val="000000"/>
        </w:rPr>
        <w:t>is consistent with</w:t>
      </w:r>
      <w:r>
        <w:rPr>
          <w:rFonts w:eastAsiaTheme="minorEastAsia"/>
          <w:color w:val="000000"/>
        </w:rPr>
        <w:t xml:space="preserve"> previous wor</w:t>
      </w:r>
      <w:r w:rsidR="00292131">
        <w:rPr>
          <w:rFonts w:eastAsiaTheme="minorEastAsia"/>
          <w:color w:val="000000"/>
        </w:rPr>
        <w:t>k</w:t>
      </w:r>
      <w:r w:rsidR="00AE38E7">
        <w:rPr>
          <w:rFonts w:eastAsiaTheme="minorEastAsia"/>
          <w:color w:val="000000"/>
        </w:rPr>
        <w:t xml:space="preserve"> showing that the fraction of leaf nitrogen allocated to photosynthesis decreases with increasing nitrogen fertilization</w:t>
      </w:r>
      <w:r>
        <w:rPr>
          <w:rFonts w:eastAsiaTheme="minorEastAsia"/>
          <w:color w:val="000000"/>
        </w:rPr>
        <w:t xml:space="preserve"> </w:t>
      </w:r>
      <w:sdt>
        <w:sdtPr>
          <w:rPr>
            <w:rFonts w:eastAsiaTheme="minorEastAsia"/>
            <w:color w:val="000000"/>
          </w:rPr>
          <w:tag w:val="MENDELEY_CITATION_v3_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"/>
          <w:id w:val="594372403"/>
          <w:placeholder>
            <w:docPart w:val="3FEED5C9DA443047880E0F6812F2A639"/>
          </w:placeholder>
        </w:sdtPr>
        <w:sdtContent>
          <w:r w:rsidR="00150EA7" w:rsidRPr="00150EA7">
            <w:rPr>
              <w:rFonts w:eastAsia="Times New Roman"/>
              <w:color w:val="000000"/>
            </w:rPr>
            <w:t xml:space="preserve">(Waring </w:t>
          </w:r>
          <w:r w:rsidR="00150EA7" w:rsidRPr="00150EA7">
            <w:rPr>
              <w:rFonts w:eastAsia="Times New Roman"/>
              <w:i/>
              <w:iCs/>
              <w:color w:val="000000"/>
            </w:rPr>
            <w:t>et al.</w:t>
          </w:r>
          <w:r w:rsidR="00150EA7" w:rsidRPr="00150EA7">
            <w:rPr>
              <w:rFonts w:eastAsia="Times New Roman"/>
              <w:color w:val="000000"/>
            </w:rPr>
            <w:t xml:space="preserve">, 2023; Perkowski </w:t>
          </w:r>
          <w:r w:rsidR="00150EA7" w:rsidRPr="00150EA7">
            <w:rPr>
              <w:rFonts w:eastAsia="Times New Roman"/>
              <w:i/>
              <w:iCs/>
              <w:color w:val="000000"/>
            </w:rPr>
            <w:t>et al.</w:t>
          </w:r>
          <w:r w:rsidR="00150EA7" w:rsidRPr="00150EA7">
            <w:rPr>
              <w:rFonts w:eastAsia="Times New Roman"/>
              <w:color w:val="000000"/>
            </w:rPr>
            <w:t>, 2025a)</w:t>
          </w:r>
        </w:sdtContent>
      </w:sdt>
      <w:r w:rsidR="00514B20">
        <w:rPr>
          <w:rFonts w:eastAsiaTheme="minorEastAsia"/>
          <w:color w:val="000000"/>
        </w:rPr>
        <w:t xml:space="preserve">. </w:t>
      </w:r>
      <w:r>
        <w:rPr>
          <w:rFonts w:eastAsiaTheme="minorEastAsia"/>
          <w:color w:val="000000"/>
        </w:rPr>
        <w:t xml:space="preserve">For phosphorus addition, </w:t>
      </w:r>
      <w:r w:rsidR="00292131">
        <w:rPr>
          <w:rFonts w:eastAsiaTheme="minorEastAsia"/>
          <w:color w:val="000000"/>
        </w:rPr>
        <w:t xml:space="preserve">these patterns </w:t>
      </w:r>
      <w:r w:rsidR="005A7805">
        <w:rPr>
          <w:rFonts w:eastAsiaTheme="minorEastAsia"/>
          <w:color w:val="000000"/>
        </w:rPr>
        <w:t>indicate</w:t>
      </w:r>
      <w:r>
        <w:rPr>
          <w:rFonts w:eastAsiaTheme="minorEastAsia"/>
          <w:color w:val="000000"/>
        </w:rPr>
        <w:t xml:space="preserve"> </w:t>
      </w:r>
      <w:r w:rsidR="00292131">
        <w:rPr>
          <w:rFonts w:eastAsiaTheme="minorEastAsia"/>
          <w:color w:val="000000"/>
        </w:rPr>
        <w:t xml:space="preserve">a similar pathway where phosphorus allocation to non-metabolic pools increases in response to phosphorus addition. While the slight increase in </w:t>
      </w:r>
      <w:proofErr w:type="spellStart"/>
      <w:r w:rsidR="00292131">
        <w:rPr>
          <w:rFonts w:eastAsiaTheme="minorEastAsia"/>
          <w:i/>
          <w:iCs/>
          <w:color w:val="000000"/>
        </w:rPr>
        <w:t>J</w:t>
      </w:r>
      <w:r w:rsidR="00292131">
        <w:rPr>
          <w:rFonts w:eastAsiaTheme="minorEastAsia"/>
          <w:color w:val="000000"/>
          <w:vertAlign w:val="subscript"/>
        </w:rPr>
        <w:t>max</w:t>
      </w:r>
      <w:proofErr w:type="spellEnd"/>
      <w:r w:rsidR="00292131">
        <w:rPr>
          <w:rFonts w:eastAsiaTheme="minorEastAsia"/>
          <w:color w:val="000000"/>
        </w:rPr>
        <w:t xml:space="preserve"> suggests that phosphorus addition may have increased the metabolic </w:t>
      </w:r>
      <w:r w:rsidR="00AE38E7">
        <w:rPr>
          <w:rFonts w:eastAsiaTheme="minorEastAsia"/>
          <w:color w:val="000000"/>
        </w:rPr>
        <w:t xml:space="preserve">leaf </w:t>
      </w:r>
      <w:r w:rsidR="00292131">
        <w:rPr>
          <w:rFonts w:eastAsiaTheme="minorEastAsia"/>
          <w:color w:val="000000"/>
        </w:rPr>
        <w:t xml:space="preserve">phosphorus pool, </w:t>
      </w:r>
      <w:r w:rsidR="00AA2E51">
        <w:rPr>
          <w:rFonts w:eastAsiaTheme="minorEastAsia"/>
          <w:color w:val="000000"/>
        </w:rPr>
        <w:t xml:space="preserve">recent work along a phosphorus availability gradient showed much stronger increases in orthophosphate, lipid, nucleic acid, and residual </w:t>
      </w:r>
      <w:r w:rsidR="00AE38E7">
        <w:rPr>
          <w:rFonts w:eastAsiaTheme="minorEastAsia"/>
          <w:color w:val="000000"/>
        </w:rPr>
        <w:t xml:space="preserve">leaf </w:t>
      </w:r>
      <w:r w:rsidR="00AA2E51">
        <w:rPr>
          <w:rFonts w:eastAsiaTheme="minorEastAsia"/>
          <w:color w:val="000000"/>
        </w:rPr>
        <w:t xml:space="preserve">phosphorus pools than </w:t>
      </w:r>
      <w:r w:rsidR="00292131">
        <w:rPr>
          <w:rFonts w:eastAsiaTheme="minorEastAsia"/>
          <w:color w:val="000000"/>
        </w:rPr>
        <w:t xml:space="preserve">the </w:t>
      </w:r>
      <w:r w:rsidR="00AE38E7">
        <w:rPr>
          <w:rFonts w:eastAsiaTheme="minorEastAsia"/>
          <w:color w:val="000000"/>
        </w:rPr>
        <w:t xml:space="preserve">leaf </w:t>
      </w:r>
      <w:r w:rsidR="00AA2E51">
        <w:rPr>
          <w:rFonts w:eastAsiaTheme="minorEastAsia"/>
          <w:color w:val="000000"/>
        </w:rPr>
        <w:t>metabolic pool</w:t>
      </w:r>
      <w:r w:rsidR="00292131">
        <w:rPr>
          <w:rFonts w:eastAsiaTheme="minorEastAsia"/>
          <w:color w:val="000000"/>
        </w:rPr>
        <w:t xml:space="preserve"> with increasing phosphorus availability</w:t>
      </w:r>
      <w:r w:rsidR="00AA2E51">
        <w:rPr>
          <w:rFonts w:eastAsiaTheme="minorEastAsia"/>
          <w:color w:val="000000"/>
        </w:rPr>
        <w:t xml:space="preserve"> </w:t>
      </w:r>
      <w:sdt>
        <w:sdtPr>
          <w:rPr>
            <w:rFonts w:eastAsiaTheme="minorEastAsia"/>
            <w:color w:val="000000"/>
          </w:rPr>
          <w:tag w:val="MENDELEY_CITATION_v3_eyJjaXRhdGlvbklEIjoiTUVOREVMRVlfQ0lUQVRJT05fYjg3NmJiYWEtMjVlYy00M2EzLTg0MzItZjM5OWY1ZjBhZWFlIiwicHJvcGVydGllcyI6eyJub3RlSW5kZXgiOjB9LCJpc0VkaXRlZCI6ZmFsc2UsIm1hbnVhbE92ZXJyaWRlIjp7ImlzTWFudWFsbHlPdmVycmlkZGVuIjpmYWxzZSwiY2l0ZXByb2NUZXh0IjoiKERvbmcgPGk+ZXQgYWwuPC9pPiwgMjAyNSkiLCJtYW51YWxPdmVycmlkZVRleHQiOiIifSwiY2l0YXRpb25JdGVtcyI6W3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1dfQ=="/>
          <w:id w:val="-2111959351"/>
          <w:placeholder>
            <w:docPart w:val="DefaultPlaceholder_-1854013440"/>
          </w:placeholder>
        </w:sdtPr>
        <w:sdtContent>
          <w:r w:rsidR="00150EA7" w:rsidRPr="00150EA7">
            <w:rPr>
              <w:rFonts w:eastAsia="Times New Roman"/>
              <w:color w:val="000000"/>
            </w:rPr>
            <w:t xml:space="preserve">(Dong </w:t>
          </w:r>
          <w:r w:rsidR="00150EA7" w:rsidRPr="00150EA7">
            <w:rPr>
              <w:rFonts w:eastAsia="Times New Roman"/>
              <w:i/>
              <w:iCs/>
              <w:color w:val="000000"/>
            </w:rPr>
            <w:t>et al.</w:t>
          </w:r>
          <w:r w:rsidR="00150EA7" w:rsidRPr="00150EA7">
            <w:rPr>
              <w:rFonts w:eastAsia="Times New Roman"/>
              <w:color w:val="000000"/>
            </w:rPr>
            <w:t>, 2025)</w:t>
          </w:r>
        </w:sdtContent>
      </w:sdt>
      <w:r w:rsidR="00292131">
        <w:rPr>
          <w:rFonts w:eastAsiaTheme="minorEastAsia"/>
          <w:color w:val="000000"/>
        </w:rPr>
        <w:t xml:space="preserve">. This result </w:t>
      </w:r>
      <w:r w:rsidR="00AA2E51">
        <w:rPr>
          <w:rFonts w:eastAsiaTheme="minorEastAsia"/>
          <w:color w:val="000000"/>
        </w:rPr>
        <w:t>impl</w:t>
      </w:r>
      <w:r w:rsidR="00292131">
        <w:rPr>
          <w:rFonts w:eastAsiaTheme="minorEastAsia"/>
          <w:color w:val="000000"/>
        </w:rPr>
        <w:t>ies</w:t>
      </w:r>
      <w:r w:rsidR="00AA2E51">
        <w:rPr>
          <w:rFonts w:eastAsiaTheme="minorEastAsia"/>
          <w:color w:val="000000"/>
        </w:rPr>
        <w:t xml:space="preserve"> that the relative fraction of </w:t>
      </w:r>
      <w:r w:rsidR="00292131">
        <w:rPr>
          <w:rFonts w:eastAsiaTheme="minorEastAsia"/>
          <w:color w:val="000000"/>
        </w:rPr>
        <w:t xml:space="preserve">leaf phosphorus content allocated to </w:t>
      </w:r>
      <w:r w:rsidR="00AA2E51">
        <w:rPr>
          <w:rFonts w:eastAsiaTheme="minorEastAsia"/>
          <w:color w:val="000000"/>
        </w:rPr>
        <w:t>metaboli</w:t>
      </w:r>
      <w:r w:rsidR="00292131">
        <w:rPr>
          <w:rFonts w:eastAsiaTheme="minorEastAsia"/>
          <w:color w:val="000000"/>
        </w:rPr>
        <w:t xml:space="preserve">sm </w:t>
      </w:r>
      <w:r w:rsidR="00AA2E51">
        <w:rPr>
          <w:rFonts w:eastAsiaTheme="minorEastAsia"/>
          <w:color w:val="000000"/>
        </w:rPr>
        <w:t xml:space="preserve">may still decline </w:t>
      </w:r>
      <w:r w:rsidR="00AA2E51">
        <w:rPr>
          <w:rFonts w:eastAsiaTheme="minorEastAsia"/>
          <w:color w:val="000000"/>
        </w:rPr>
        <w:lastRenderedPageBreak/>
        <w:t xml:space="preserve">even as its absolute amount increases. </w:t>
      </w:r>
      <w:commentRangeStart w:id="129"/>
      <w:r w:rsidR="00AA2E51">
        <w:rPr>
          <w:rFonts w:eastAsiaTheme="minorEastAsia"/>
          <w:color w:val="000000"/>
        </w:rPr>
        <w:t>We attempted to quantify the effects of phosphorus addition on leaf phosphorus fractionation pools</w:t>
      </w:r>
      <w:r w:rsidR="00AE38E7">
        <w:rPr>
          <w:rFonts w:eastAsiaTheme="minorEastAsia"/>
          <w:color w:val="000000"/>
        </w:rPr>
        <w:t xml:space="preserve"> (</w:t>
      </w:r>
      <w:r w:rsidR="00AE38E7" w:rsidRPr="00AE38E7">
        <w:rPr>
          <w:rFonts w:eastAsiaTheme="minorEastAsia"/>
          <w:color w:val="000000"/>
          <w:highlight w:val="yellow"/>
        </w:rPr>
        <w:t>Table SX</w:t>
      </w:r>
      <w:r w:rsidR="00AE38E7">
        <w:rPr>
          <w:rFonts w:eastAsiaTheme="minorEastAsia"/>
          <w:color w:val="000000"/>
        </w:rPr>
        <w:t xml:space="preserve">; </w:t>
      </w:r>
      <w:r w:rsidR="00AE38E7" w:rsidRPr="00AE38E7">
        <w:rPr>
          <w:rFonts w:eastAsiaTheme="minorEastAsia"/>
          <w:color w:val="000000"/>
          <w:highlight w:val="yellow"/>
        </w:rPr>
        <w:t>Fig. SX</w:t>
      </w:r>
      <w:r w:rsidR="00AE38E7">
        <w:rPr>
          <w:rFonts w:eastAsiaTheme="minorEastAsia"/>
          <w:color w:val="000000"/>
        </w:rPr>
        <w:t>)</w:t>
      </w:r>
      <w:r w:rsidR="00AA2E51">
        <w:rPr>
          <w:rFonts w:eastAsiaTheme="minorEastAsia"/>
          <w:color w:val="000000"/>
        </w:rPr>
        <w:t>; however, a paucity of leaf phosphorus fractionation data collected from full-factorial nitrogen-by-phosphorus experiments precludes any robust conclusions.</w:t>
      </w:r>
      <w:commentRangeEnd w:id="129"/>
      <w:r w:rsidR="006204AB">
        <w:rPr>
          <w:rStyle w:val="CommentReference"/>
        </w:rPr>
        <w:commentReference w:id="129"/>
      </w:r>
    </w:p>
    <w:p w14:paraId="6706FC07" w14:textId="39A3776B" w:rsidR="00D31401" w:rsidRDefault="005A7805" w:rsidP="00D31401">
      <w:pPr>
        <w:spacing w:line="360" w:lineRule="auto"/>
        <w:ind w:firstLine="720"/>
        <w:rPr>
          <w:rFonts w:eastAsiaTheme="minorEastAsia"/>
          <w:color w:val="000000"/>
        </w:rPr>
      </w:pPr>
      <w:r>
        <w:rPr>
          <w:rFonts w:eastAsiaTheme="minorEastAsia"/>
          <w:color w:val="000000"/>
        </w:rPr>
        <w:t>Whole-plant responses to nutrient addition were also stronger than photosynthetic responses</w:t>
      </w:r>
      <w:r w:rsidR="005B6D49">
        <w:rPr>
          <w:rFonts w:eastAsiaTheme="minorEastAsia"/>
          <w:color w:val="000000"/>
        </w:rPr>
        <w:t xml:space="preserve">. </w:t>
      </w:r>
      <w:commentRangeStart w:id="130"/>
      <w:r w:rsidR="005B6D49">
        <w:rPr>
          <w:rFonts w:eastAsiaTheme="minorEastAsia"/>
          <w:color w:val="000000"/>
        </w:rPr>
        <w:t xml:space="preserve">This </w:t>
      </w:r>
      <w:del w:id="131" w:author="Smith, Nick" w:date="2025-10-22T14:39:00Z" w16du:dateUtc="2025-10-22T19:39:00Z">
        <w:r w:rsidR="005B6D49" w:rsidDel="005612F0">
          <w:rPr>
            <w:rFonts w:eastAsiaTheme="minorEastAsia"/>
            <w:color w:val="000000"/>
          </w:rPr>
          <w:delText xml:space="preserve">response </w:delText>
        </w:r>
      </w:del>
      <w:r w:rsidR="007C02C4">
        <w:rPr>
          <w:rFonts w:eastAsiaTheme="minorEastAsia"/>
          <w:color w:val="000000"/>
        </w:rPr>
        <w:t>follows patterns expected from eco-evolutionary optimality theory, where investment in leaf-level photosynthesis is expected to be more strongly determined through climatic factors</w:t>
      </w:r>
      <w:r w:rsidR="00292131">
        <w:rPr>
          <w:rFonts w:eastAsiaTheme="minorEastAsia"/>
          <w:color w:val="000000"/>
        </w:rPr>
        <w:t xml:space="preserve"> (e.g., light, temperature, atmospheric CO</w:t>
      </w:r>
      <w:r w:rsidR="00292131">
        <w:rPr>
          <w:rFonts w:eastAsiaTheme="minorEastAsia"/>
          <w:color w:val="000000"/>
          <w:vertAlign w:val="subscript"/>
        </w:rPr>
        <w:t>2</w:t>
      </w:r>
      <w:r w:rsidR="00292131">
        <w:rPr>
          <w:rFonts w:eastAsiaTheme="minorEastAsia"/>
          <w:color w:val="000000"/>
        </w:rPr>
        <w:t xml:space="preserve"> concentration, vapor pressure deficit)</w:t>
      </w:r>
      <w:r w:rsidR="007C02C4">
        <w:rPr>
          <w:rFonts w:eastAsiaTheme="minorEastAsia"/>
          <w:color w:val="000000"/>
        </w:rPr>
        <w:t xml:space="preserve"> that alter demand to build and maintain photosynthetic enzymes than soil nutrient availability </w:t>
      </w:r>
      <w:sdt>
        <w:sdtPr>
          <w:rPr>
            <w:rFonts w:eastAsiaTheme="minorEastAsia"/>
            <w:color w:val="000000"/>
          </w:rPr>
          <w:tag w:val="MENDELEY_CITATION_v3_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YTY4MmU5ODctMTI0OC0zMWRiLThjZjktMjk3Yjc5MmY3ODhiIiwiaXRlbURhdGEiOnsidHlwZSI6ImFydGljbGUtam91cm5hbCIsImlkIjoiYTY4MmU5ODctMTI0OC0zMWRiLThjZjktMjk3Yjc5MmY3ODhiIiwidGl0bGUiOiJHbG9iYWwgcGhvdG9zeW50aGV0aWMgY2FwYWNpdHkgaXMgb3B0aW1pemVkIHRvIHRoZSBlbnZpcm9ubWVudCIsImF1dGhvciI6W3siZmFtaWx5IjoiU21pdGgiLCJnaXZlbiI6Ik5pY2hvbGFzIEciLCJwYXJzZS1uYW1lcyI6ZmFsc2UsImRyb3BwaW5nLXBhcnRpY2xlIjoiIiwibm9uLWRyb3BwaW5nLXBhcnRpY2xlIjoiIn0seyJmYW1pbHkiOiJLZWVuYW4iLCJnaXZlbiI6IlRyZXZvciBG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"/>
          <w:id w:val="640313719"/>
          <w:placeholder>
            <w:docPart w:val="DefaultPlaceholder_-1854013440"/>
          </w:placeholder>
        </w:sdtPr>
        <w:sdtContent>
          <w:r w:rsidR="00150EA7" w:rsidRPr="00150EA7">
            <w:rPr>
              <w:rFonts w:eastAsia="Times New Roman"/>
              <w:color w:val="000000"/>
            </w:rPr>
            <w:t xml:space="preserve">(Maire </w:t>
          </w:r>
          <w:r w:rsidR="00150EA7" w:rsidRPr="00150EA7">
            <w:rPr>
              <w:rFonts w:eastAsia="Times New Roman"/>
              <w:i/>
              <w:iCs/>
              <w:color w:val="000000"/>
            </w:rPr>
            <w:t>et al.</w:t>
          </w:r>
          <w:r w:rsidR="00150EA7" w:rsidRPr="00150EA7">
            <w:rPr>
              <w:rFonts w:eastAsia="Times New Roman"/>
              <w:color w:val="000000"/>
            </w:rPr>
            <w:t xml:space="preserve">, 2015; Smith </w:t>
          </w:r>
          <w:r w:rsidR="00150EA7" w:rsidRPr="00150EA7">
            <w:rPr>
              <w:rFonts w:eastAsia="Times New Roman"/>
              <w:i/>
              <w:iCs/>
              <w:color w:val="000000"/>
            </w:rPr>
            <w:t>et al.</w:t>
          </w:r>
          <w:r w:rsidR="00150EA7" w:rsidRPr="00150EA7">
            <w:rPr>
              <w:rFonts w:eastAsia="Times New Roman"/>
              <w:color w:val="000000"/>
            </w:rPr>
            <w:t xml:space="preserve">, 2019; </w:t>
          </w:r>
          <w:proofErr w:type="spellStart"/>
          <w:r w:rsidR="00150EA7" w:rsidRPr="00150EA7">
            <w:rPr>
              <w:rFonts w:eastAsia="Times New Roman"/>
              <w:color w:val="000000"/>
            </w:rPr>
            <w:t>Paillassa</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xml:space="preserve">, 2020; Harrison </w:t>
          </w:r>
          <w:r w:rsidR="00150EA7" w:rsidRPr="00150EA7">
            <w:rPr>
              <w:rFonts w:eastAsia="Times New Roman"/>
              <w:i/>
              <w:iCs/>
              <w:color w:val="000000"/>
            </w:rPr>
            <w:t>et al.</w:t>
          </w:r>
          <w:r w:rsidR="00150EA7" w:rsidRPr="00150EA7">
            <w:rPr>
              <w:rFonts w:eastAsia="Times New Roman"/>
              <w:color w:val="000000"/>
            </w:rPr>
            <w:t xml:space="preserve">, 2021; Peng </w:t>
          </w:r>
          <w:r w:rsidR="00150EA7" w:rsidRPr="00150EA7">
            <w:rPr>
              <w:rFonts w:eastAsia="Times New Roman"/>
              <w:i/>
              <w:iCs/>
              <w:color w:val="000000"/>
            </w:rPr>
            <w:t>et al.</w:t>
          </w:r>
          <w:r w:rsidR="00150EA7" w:rsidRPr="00150EA7">
            <w:rPr>
              <w:rFonts w:eastAsia="Times New Roman"/>
              <w:color w:val="000000"/>
            </w:rPr>
            <w:t xml:space="preserve">, 2021; Dong </w:t>
          </w:r>
          <w:r w:rsidR="00150EA7" w:rsidRPr="00150EA7">
            <w:rPr>
              <w:rFonts w:eastAsia="Times New Roman"/>
              <w:i/>
              <w:iCs/>
              <w:color w:val="000000"/>
            </w:rPr>
            <w:t>et al.</w:t>
          </w:r>
          <w:r w:rsidR="00150EA7" w:rsidRPr="00150EA7">
            <w:rPr>
              <w:rFonts w:eastAsia="Times New Roman"/>
              <w:color w:val="000000"/>
            </w:rPr>
            <w:t xml:space="preserve">, 2022; Westerband </w:t>
          </w:r>
          <w:r w:rsidR="00150EA7" w:rsidRPr="00150EA7">
            <w:rPr>
              <w:rFonts w:eastAsia="Times New Roman"/>
              <w:i/>
              <w:iCs/>
              <w:color w:val="000000"/>
            </w:rPr>
            <w:t>et al.</w:t>
          </w:r>
          <w:r w:rsidR="00150EA7" w:rsidRPr="00150EA7">
            <w:rPr>
              <w:rFonts w:eastAsia="Times New Roman"/>
              <w:color w:val="000000"/>
            </w:rPr>
            <w:t xml:space="preserve">, 2023; Stocker </w:t>
          </w:r>
          <w:r w:rsidR="00150EA7" w:rsidRPr="00150EA7">
            <w:rPr>
              <w:rFonts w:eastAsia="Times New Roman"/>
              <w:i/>
              <w:iCs/>
              <w:color w:val="000000"/>
            </w:rPr>
            <w:t>et al.</w:t>
          </w:r>
          <w:r w:rsidR="00150EA7" w:rsidRPr="00150EA7">
            <w:rPr>
              <w:rFonts w:eastAsia="Times New Roman"/>
              <w:color w:val="000000"/>
            </w:rPr>
            <w:t>, 2025)</w:t>
          </w:r>
        </w:sdtContent>
      </w:sdt>
      <w:r w:rsidR="000F0783">
        <w:rPr>
          <w:rFonts w:eastAsiaTheme="minorEastAsia"/>
          <w:color w:val="000000"/>
        </w:rPr>
        <w:t>.</w:t>
      </w:r>
      <w:commentRangeEnd w:id="130"/>
      <w:r w:rsidR="001B7DCB">
        <w:rPr>
          <w:rStyle w:val="CommentReference"/>
        </w:rPr>
        <w:commentReference w:id="130"/>
      </w:r>
      <w:r w:rsidR="000F0783">
        <w:rPr>
          <w:rFonts w:eastAsiaTheme="minorEastAsia"/>
          <w:color w:val="000000"/>
        </w:rPr>
        <w:t xml:space="preserve"> </w:t>
      </w:r>
      <w:r w:rsidR="007C02C4">
        <w:rPr>
          <w:rFonts w:eastAsiaTheme="minorEastAsia"/>
          <w:color w:val="000000"/>
        </w:rPr>
        <w:t>Eco-evolutionary optimality theory posits that plants should prioritize nutrient allocation toward leaf production as a strategy for</w:t>
      </w:r>
      <w:r w:rsidR="00292131">
        <w:rPr>
          <w:rFonts w:eastAsiaTheme="minorEastAsia"/>
          <w:color w:val="000000"/>
        </w:rPr>
        <w:t xml:space="preserve"> </w:t>
      </w:r>
      <w:r w:rsidR="007C02C4">
        <w:rPr>
          <w:rFonts w:eastAsiaTheme="minorEastAsia"/>
          <w:color w:val="000000"/>
        </w:rPr>
        <w:t xml:space="preserve">maximizing biomass production in environments where nutrient availability is sufficient for satisfying leaf-level photosynthetic demand </w:t>
      </w:r>
      <w:sdt>
        <w:sdtPr>
          <w:rPr>
            <w:rFonts w:eastAsiaTheme="minorEastAsia"/>
            <w:color w:val="000000"/>
          </w:rPr>
          <w:tag w:val="MENDELEY_CITATION_v3_eyJjaXRhdGlvbklEIjoiTUVOREVMRVlfQ0lUQVRJT05fZDE0NzQzOGEtOWE0OC00ZjMyLThhMTYtZWJjYmJhZjBlNTFmIiwicHJvcGVydGllcyI6eyJub3RlSW5kZXgiOjB9LCJpc0VkaXRlZCI6ZmFsc2UsIm1hbnVhbE92ZXJyaWRlIjp7ImlzTWFudWFsbHlPdmVycmlkZGVuIjpmYWxzZSwiY2l0ZXByb2NUZXh0IjoiKExpYW5nIDxpPmV0IGFsLjwvaT4sIDIwMjA7IFN0b2NrZXIgPGk+ZXQgYWwuPC9pPiwgMjAyNTsgUGVya293c2tpIDxpPmV0IGFsLjwvaT4sIDIwMjVhKSIsIm1hbnVhbE92ZXJyaWRlVGV4dCI6IiJ9LCJjaXRhdGlvbkl0ZW1zIjpb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BFeHAgQm90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29udGFpbmVyLXRpdGxlLXNob3J0IjoiR2xvYiBDaGFuZyBCaW9s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n0sImlzVGVtcG9yYXJ5IjpmYWxzZX1dfQ=="/>
          <w:id w:val="1804808959"/>
          <w:placeholder>
            <w:docPart w:val="DefaultPlaceholder_-1854013440"/>
          </w:placeholder>
        </w:sdtPr>
        <w:sdtContent>
          <w:r w:rsidR="00150EA7" w:rsidRPr="00150EA7">
            <w:rPr>
              <w:rFonts w:eastAsia="Times New Roman"/>
              <w:color w:val="000000"/>
            </w:rPr>
            <w:t xml:space="preserve">(Liang </w:t>
          </w:r>
          <w:r w:rsidR="00150EA7" w:rsidRPr="00150EA7">
            <w:rPr>
              <w:rFonts w:eastAsia="Times New Roman"/>
              <w:i/>
              <w:iCs/>
              <w:color w:val="000000"/>
            </w:rPr>
            <w:t>et al.</w:t>
          </w:r>
          <w:r w:rsidR="00150EA7" w:rsidRPr="00150EA7">
            <w:rPr>
              <w:rFonts w:eastAsia="Times New Roman"/>
              <w:color w:val="000000"/>
            </w:rPr>
            <w:t xml:space="preserve">, 2020; Stocker </w:t>
          </w:r>
          <w:r w:rsidR="00150EA7" w:rsidRPr="00150EA7">
            <w:rPr>
              <w:rFonts w:eastAsia="Times New Roman"/>
              <w:i/>
              <w:iCs/>
              <w:color w:val="000000"/>
            </w:rPr>
            <w:t>et al.</w:t>
          </w:r>
          <w:r w:rsidR="00150EA7" w:rsidRPr="00150EA7">
            <w:rPr>
              <w:rFonts w:eastAsia="Times New Roman"/>
              <w:color w:val="000000"/>
            </w:rPr>
            <w:t xml:space="preserve">, 2025; Perkowski </w:t>
          </w:r>
          <w:r w:rsidR="00150EA7" w:rsidRPr="00150EA7">
            <w:rPr>
              <w:rFonts w:eastAsia="Times New Roman"/>
              <w:i/>
              <w:iCs/>
              <w:color w:val="000000"/>
            </w:rPr>
            <w:t>et al.</w:t>
          </w:r>
          <w:r w:rsidR="00150EA7" w:rsidRPr="00150EA7">
            <w:rPr>
              <w:rFonts w:eastAsia="Times New Roman"/>
              <w:color w:val="000000"/>
            </w:rPr>
            <w:t>, 2025a)</w:t>
          </w:r>
        </w:sdtContent>
      </w:sdt>
      <w:r w:rsidR="007C02C4">
        <w:rPr>
          <w:rFonts w:eastAsiaTheme="minorEastAsia"/>
          <w:color w:val="000000"/>
        </w:rPr>
        <w:t>. In contrast, the theory suggests that plants should prioritize investment in leaf-level photosynthesis in environments where nutrient availability is insufficient for satisfying photosynthetic demand. Thus, when nutrients are added, t</w:t>
      </w:r>
      <w:r w:rsidR="00B4161D">
        <w:rPr>
          <w:rFonts w:eastAsiaTheme="minorEastAsia"/>
          <w:color w:val="000000"/>
        </w:rPr>
        <w:t>he t</w:t>
      </w:r>
      <w:r w:rsidR="007C02C4">
        <w:rPr>
          <w:rFonts w:eastAsiaTheme="minorEastAsia"/>
          <w:color w:val="000000"/>
        </w:rPr>
        <w:t xml:space="preserve">heory </w:t>
      </w:r>
      <w:r w:rsidR="00292131">
        <w:rPr>
          <w:rFonts w:eastAsiaTheme="minorEastAsia"/>
          <w:color w:val="000000"/>
        </w:rPr>
        <w:t>predicts</w:t>
      </w:r>
      <w:r w:rsidR="007C02C4">
        <w:rPr>
          <w:rFonts w:eastAsiaTheme="minorEastAsia"/>
          <w:color w:val="000000"/>
        </w:rPr>
        <w:t xml:space="preserve"> strong</w:t>
      </w:r>
      <w:r w:rsidR="00292131">
        <w:rPr>
          <w:rFonts w:eastAsiaTheme="minorEastAsia"/>
          <w:color w:val="000000"/>
        </w:rPr>
        <w:t>er</w:t>
      </w:r>
      <w:r w:rsidR="007C02C4">
        <w:rPr>
          <w:rFonts w:eastAsiaTheme="minorEastAsia"/>
          <w:color w:val="000000"/>
        </w:rPr>
        <w:t xml:space="preserve"> increases in photosynthesis than biomass production in nutrient-limited systems and stronger increases in biomass production than photosynthesis in nutrient-rich environments</w:t>
      </w:r>
      <w:r w:rsidR="005E75B9">
        <w:rPr>
          <w:rFonts w:eastAsiaTheme="minorEastAsia"/>
          <w:color w:val="000000"/>
        </w:rPr>
        <w:t xml:space="preserve"> </w:t>
      </w:r>
      <w:sdt>
        <w:sdtPr>
          <w:rPr>
            <w:rFonts w:eastAsiaTheme="minorEastAsia"/>
            <w:color w:val="000000"/>
          </w:rPr>
          <w:tag w:val="MENDELEY_CITATION_v3_eyJjaXRhdGlvbklEIjoiTUVOREVMRVlfQ0lUQVRJT05fOWFlY2IyMDItODhiYi00NWZhLThhYWQtNDdkMGM4YmM4YTRiIiwicHJvcGVydGllcyI6eyJub3RlSW5kZXgiOjB9LCJpc0VkaXRlZCI6ZmFsc2UsIm1hbnVhbE92ZXJyaWRlIjp7ImlzTWFudWFsbHlPdmVycmlkZGVuIjpmYWxzZSwiY2l0ZXByb2NUZXh0IjoiKFdhcmluZyA8aT5ldCBhbC48L2k+LCAyMDIzOyBQZXJrb3dza2kgPGk+ZXQgYWwuPC9pPi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gRXhwIEJvdC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NTY5MmRjNWQtNzE1OC0zN2RmLTg5NWItMmRkODQ4MmQ4NWYwIiwiaXRlbURhdGEiOnsidHlwZSI6ImFydGljbGUtam91cm5hbCIsImlkIjoiNTY5MmRjNWQtNzE1OC0zN2RmLTg5NWItMmRkODQ4MmQ4NWYwIiwidGl0bGUiOiJTb2lsIG5pdHJvZ2VuIGZlcnRpbGl6YXRpb24gcmVkdWNlcyByZWxhdGl2ZSBsZWFmIG5pdHJvZ2VuIGFsbG9jYXRpb24gdG8gcGhvdG9zeW50aGVzaXMiLCJhdXRob3IiOlt7ImZhbWlseSI6IldhcmluZyIsImdpdmVuIjoiRWxpemFiZXRoIE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"/>
          <w:id w:val="1104605912"/>
          <w:placeholder>
            <w:docPart w:val="DefaultPlaceholder_-1854013440"/>
          </w:placeholder>
        </w:sdtPr>
        <w:sdtContent>
          <w:r w:rsidR="00150EA7" w:rsidRPr="00150EA7">
            <w:rPr>
              <w:rFonts w:eastAsia="Times New Roman"/>
              <w:color w:val="000000"/>
            </w:rPr>
            <w:t xml:space="preserve">(Waring </w:t>
          </w:r>
          <w:r w:rsidR="00150EA7" w:rsidRPr="00150EA7">
            <w:rPr>
              <w:rFonts w:eastAsia="Times New Roman"/>
              <w:i/>
              <w:iCs/>
              <w:color w:val="000000"/>
            </w:rPr>
            <w:t>et al.</w:t>
          </w:r>
          <w:r w:rsidR="00150EA7" w:rsidRPr="00150EA7">
            <w:rPr>
              <w:rFonts w:eastAsia="Times New Roman"/>
              <w:color w:val="000000"/>
            </w:rPr>
            <w:t xml:space="preserve">, 2023; Perkowski </w:t>
          </w:r>
          <w:r w:rsidR="00150EA7" w:rsidRPr="00150EA7">
            <w:rPr>
              <w:rFonts w:eastAsia="Times New Roman"/>
              <w:i/>
              <w:iCs/>
              <w:color w:val="000000"/>
            </w:rPr>
            <w:t>et al.</w:t>
          </w:r>
          <w:r w:rsidR="00150EA7" w:rsidRPr="00150EA7">
            <w:rPr>
              <w:rFonts w:eastAsia="Times New Roman"/>
              <w:color w:val="000000"/>
            </w:rPr>
            <w:t>, 2025a)</w:t>
          </w:r>
        </w:sdtContent>
      </w:sdt>
      <w:r w:rsidR="007C02C4">
        <w:rPr>
          <w:rFonts w:eastAsiaTheme="minorEastAsia"/>
          <w:color w:val="000000"/>
        </w:rPr>
        <w:t xml:space="preserve">. Here, the stronger response of biomass production to nutrient addition implies that background soil nutrient availability </w:t>
      </w:r>
      <w:r w:rsidR="00B4161D">
        <w:rPr>
          <w:rFonts w:eastAsiaTheme="minorEastAsia"/>
          <w:color w:val="000000"/>
        </w:rPr>
        <w:t xml:space="preserve">across experiments </w:t>
      </w:r>
      <w:r w:rsidR="007C02C4">
        <w:rPr>
          <w:rFonts w:eastAsiaTheme="minorEastAsia"/>
          <w:color w:val="000000"/>
        </w:rPr>
        <w:t>was</w:t>
      </w:r>
      <w:r w:rsidR="00B4161D">
        <w:rPr>
          <w:rFonts w:eastAsiaTheme="minorEastAsia"/>
          <w:color w:val="000000"/>
        </w:rPr>
        <w:t>, on average,</w:t>
      </w:r>
      <w:r w:rsidR="007C02C4">
        <w:rPr>
          <w:rFonts w:eastAsiaTheme="minorEastAsia"/>
          <w:color w:val="000000"/>
        </w:rPr>
        <w:t xml:space="preserve"> sufficient for satisfying leaf-level photosynthetic demand.</w:t>
      </w:r>
      <w:r w:rsidR="00D31401">
        <w:rPr>
          <w:rFonts w:eastAsiaTheme="minorEastAsia"/>
          <w:color w:val="000000"/>
        </w:rPr>
        <w:t xml:space="preserve"> Furthermore, these responses indicate that leaf quantity-quality tradeoffs persist</w:t>
      </w:r>
      <w:r w:rsidR="00AE38E7">
        <w:rPr>
          <w:rFonts w:eastAsiaTheme="minorEastAsia"/>
          <w:color w:val="000000"/>
        </w:rPr>
        <w:t xml:space="preserve"> globally in response to nitrogen and phosphorus addition, </w:t>
      </w:r>
      <w:r w:rsidR="00987390">
        <w:rPr>
          <w:rFonts w:eastAsiaTheme="minorEastAsia"/>
          <w:color w:val="000000"/>
        </w:rPr>
        <w:t xml:space="preserve">a result that is directly relevant </w:t>
      </w:r>
      <w:r w:rsidR="006719A5">
        <w:rPr>
          <w:rFonts w:eastAsiaTheme="minorEastAsia"/>
          <w:color w:val="000000"/>
        </w:rPr>
        <w:t xml:space="preserve">for </w:t>
      </w:r>
      <w:r w:rsidR="00987390">
        <w:rPr>
          <w:rFonts w:eastAsiaTheme="minorEastAsia"/>
          <w:color w:val="000000"/>
        </w:rPr>
        <w:t>incorporat</w:t>
      </w:r>
      <w:r w:rsidR="006719A5">
        <w:rPr>
          <w:rFonts w:eastAsiaTheme="minorEastAsia"/>
          <w:color w:val="000000"/>
        </w:rPr>
        <w:t>ing</w:t>
      </w:r>
      <w:r w:rsidR="00D31401">
        <w:rPr>
          <w:rFonts w:eastAsiaTheme="minorEastAsia"/>
          <w:color w:val="000000"/>
        </w:rPr>
        <w:t xml:space="preserve"> eco-evolutionary optimality </w:t>
      </w:r>
      <w:commentRangeStart w:id="132"/>
      <w:sdt>
        <w:sdtPr>
          <w:rPr>
            <w:rFonts w:eastAsiaTheme="minorEastAsia"/>
            <w:color w:val="000000"/>
          </w:rPr>
          <w:tag w:val="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"/>
          <w:id w:val="663439878"/>
          <w:placeholder>
            <w:docPart w:val="4E69E1250FC215468B2CA3127C51F4AB"/>
          </w:placeholder>
        </w:sdtPr>
        <w:sdtContent>
          <w:r w:rsidR="00150EA7" w:rsidRPr="00150EA7">
            <w:rPr>
              <w:rFonts w:eastAsia="Times New Roman"/>
              <w:color w:val="000000"/>
            </w:rPr>
            <w:t xml:space="preserve">(Harrison </w:t>
          </w:r>
          <w:r w:rsidR="00150EA7" w:rsidRPr="00150EA7">
            <w:rPr>
              <w:rFonts w:eastAsia="Times New Roman"/>
              <w:i/>
              <w:iCs/>
              <w:color w:val="000000"/>
            </w:rPr>
            <w:t>et al.</w:t>
          </w:r>
          <w:r w:rsidR="00150EA7" w:rsidRPr="00150EA7">
            <w:rPr>
              <w:rFonts w:eastAsia="Times New Roman"/>
              <w:color w:val="000000"/>
            </w:rPr>
            <w:t xml:space="preserve">, 2021; Smith </w:t>
          </w:r>
          <w:r w:rsidR="00150EA7" w:rsidRPr="00150EA7">
            <w:rPr>
              <w:rFonts w:eastAsia="Times New Roman"/>
              <w:i/>
              <w:iCs/>
              <w:color w:val="000000"/>
            </w:rPr>
            <w:t>et al.</w:t>
          </w:r>
          <w:r w:rsidR="00150EA7" w:rsidRPr="00150EA7">
            <w:rPr>
              <w:rFonts w:eastAsia="Times New Roman"/>
              <w:color w:val="000000"/>
            </w:rPr>
            <w:t xml:space="preserve">, 2024; Ren </w:t>
          </w:r>
          <w:r w:rsidR="00150EA7" w:rsidRPr="00150EA7">
            <w:rPr>
              <w:rFonts w:eastAsia="Times New Roman"/>
              <w:i/>
              <w:iCs/>
              <w:color w:val="000000"/>
            </w:rPr>
            <w:t>et al.</w:t>
          </w:r>
          <w:r w:rsidR="00150EA7" w:rsidRPr="00150EA7">
            <w:rPr>
              <w:rFonts w:eastAsia="Times New Roman"/>
              <w:color w:val="000000"/>
            </w:rPr>
            <w:t>, 2025)</w:t>
          </w:r>
        </w:sdtContent>
      </w:sdt>
      <w:r w:rsidR="00D31401">
        <w:rPr>
          <w:rFonts w:eastAsiaTheme="minorEastAsia"/>
          <w:color w:val="000000"/>
        </w:rPr>
        <w:t xml:space="preserve"> </w:t>
      </w:r>
      <w:commentRangeEnd w:id="132"/>
      <w:r w:rsidR="001B7DCB">
        <w:rPr>
          <w:rStyle w:val="CommentReference"/>
        </w:rPr>
        <w:commentReference w:id="132"/>
      </w:r>
      <w:r w:rsidR="00D31401">
        <w:rPr>
          <w:rFonts w:eastAsiaTheme="minorEastAsia"/>
          <w:color w:val="000000"/>
        </w:rPr>
        <w:t>and phosphorus cycle</w:t>
      </w:r>
      <w:r w:rsidR="006719A5">
        <w:rPr>
          <w:rFonts w:eastAsiaTheme="minorEastAsia"/>
          <w:color w:val="000000"/>
        </w:rPr>
        <w:t>s</w:t>
      </w:r>
      <w:r w:rsidR="00D31401">
        <w:rPr>
          <w:rFonts w:eastAsiaTheme="minorEastAsia"/>
          <w:color w:val="000000"/>
        </w:rPr>
        <w:t xml:space="preserve"> </w:t>
      </w:r>
      <w:sdt>
        <w:sdtPr>
          <w:rPr>
            <w:rFonts w:eastAsiaTheme="minorEastAsia"/>
            <w:color w:val="000000"/>
          </w:rPr>
          <w:tag w:val="MENDELEY_CITATION_v3_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"/>
          <w:id w:val="751695167"/>
          <w:placeholder>
            <w:docPart w:val="4E69E1250FC215468B2CA3127C51F4AB"/>
          </w:placeholder>
        </w:sdtPr>
        <w:sdtContent>
          <w:r w:rsidR="00150EA7" w:rsidRPr="00150EA7">
            <w:rPr>
              <w:rFonts w:eastAsia="Times New Roman"/>
              <w:color w:val="000000"/>
            </w:rPr>
            <w:t xml:space="preserve">(Allen </w:t>
          </w:r>
          <w:r w:rsidR="00150EA7" w:rsidRPr="00150EA7">
            <w:rPr>
              <w:rFonts w:eastAsia="Times New Roman"/>
              <w:i/>
              <w:iCs/>
              <w:color w:val="000000"/>
            </w:rPr>
            <w:t>et al.</w:t>
          </w:r>
          <w:r w:rsidR="00150EA7" w:rsidRPr="00150EA7">
            <w:rPr>
              <w:rFonts w:eastAsia="Times New Roman"/>
              <w:color w:val="000000"/>
            </w:rPr>
            <w:t xml:space="preserve">, 2020; </w:t>
          </w:r>
          <w:proofErr w:type="spellStart"/>
          <w:r w:rsidR="00150EA7" w:rsidRPr="00150EA7">
            <w:rPr>
              <w:rFonts w:eastAsia="Times New Roman"/>
              <w:color w:val="000000"/>
            </w:rPr>
            <w:t>Braghiere</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2022)</w:t>
          </w:r>
        </w:sdtContent>
      </w:sdt>
      <w:r w:rsidR="00D31401">
        <w:rPr>
          <w:rFonts w:eastAsiaTheme="minorEastAsia"/>
          <w:color w:val="000000"/>
        </w:rPr>
        <w:t xml:space="preserve"> into terrestrial biosphere models.</w:t>
      </w:r>
    </w:p>
    <w:p w14:paraId="3A05C8AA" w14:textId="2024D9CA" w:rsidR="008A0952" w:rsidRDefault="008A0952" w:rsidP="00E40275">
      <w:pPr>
        <w:spacing w:line="360" w:lineRule="auto"/>
        <w:rPr>
          <w:rFonts w:eastAsiaTheme="minorEastAsia"/>
          <w:color w:val="000000"/>
        </w:rPr>
      </w:pPr>
    </w:p>
    <w:p w14:paraId="3913392F" w14:textId="0B2122B7" w:rsidR="00D31401" w:rsidRPr="00E507D1" w:rsidRDefault="00E507D1" w:rsidP="00E40275">
      <w:pPr>
        <w:spacing w:line="360" w:lineRule="auto"/>
        <w:rPr>
          <w:rFonts w:eastAsiaTheme="minorEastAsia"/>
          <w:i/>
          <w:iCs/>
          <w:color w:val="000000"/>
        </w:rPr>
      </w:pPr>
      <w:r>
        <w:rPr>
          <w:rFonts w:eastAsiaTheme="minorEastAsia"/>
          <w:i/>
          <w:iCs/>
          <w:color w:val="000000"/>
        </w:rPr>
        <w:t xml:space="preserve">Plant responses to nitrogen and phosphorus addition are </w:t>
      </w:r>
      <w:r w:rsidR="00B61033">
        <w:rPr>
          <w:rFonts w:eastAsiaTheme="minorEastAsia"/>
          <w:i/>
          <w:iCs/>
          <w:color w:val="000000"/>
        </w:rPr>
        <w:t>mostly</w:t>
      </w:r>
      <w:r>
        <w:rPr>
          <w:rFonts w:eastAsiaTheme="minorEastAsia"/>
          <w:i/>
          <w:iCs/>
          <w:color w:val="000000"/>
        </w:rPr>
        <w:t xml:space="preserve"> additive</w:t>
      </w:r>
    </w:p>
    <w:p w14:paraId="79F4CD1D" w14:textId="450F7CB3" w:rsidR="0077014F" w:rsidRDefault="00B61033" w:rsidP="00553E87">
      <w:pPr>
        <w:spacing w:line="360" w:lineRule="auto"/>
      </w:pPr>
      <w:r>
        <w:t>Supporting our second hypothesis, responses to nitrogen</w:t>
      </w:r>
      <w:r w:rsidR="00383432">
        <w:t>+</w:t>
      </w:r>
      <w:r>
        <w:t>phosphorus addition were additive for all traits except for leaf N:P and aboveground biomass.</w:t>
      </w:r>
      <w:r w:rsidR="00016D58">
        <w:t xml:space="preserve"> </w:t>
      </w:r>
      <w:r w:rsidR="00D50A39">
        <w:t>These findings are</w:t>
      </w:r>
      <w:r w:rsidR="0077014F">
        <w:t xml:space="preserve"> consistent with prior evidence that plant responses to multiple environmental changes </w:t>
      </w:r>
      <w:r w:rsidR="00B9774D">
        <w:t>are often</w:t>
      </w:r>
      <w:r w:rsidR="0077014F">
        <w:t xml:space="preserve"> additive </w:t>
      </w:r>
      <w:sdt>
        <w:sdtPr>
          <w:rPr>
            <w:iCs/>
            <w:color w:val="000000"/>
          </w:rPr>
          <w:tag w:val="MENDELEY_CITATION_v3_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1dfQ=="/>
          <w:id w:val="-773328585"/>
          <w:placeholder>
            <w:docPart w:val="C301D34A2DDDB044B665EF66D67D84BF"/>
          </w:placeholder>
        </w:sdtPr>
        <w:sdtContent>
          <w:r w:rsidR="00150EA7" w:rsidRPr="00150EA7">
            <w:rPr>
              <w:rFonts w:eastAsia="Times New Roman"/>
              <w:color w:val="000000"/>
            </w:rPr>
            <w:t xml:space="preserve">(Yue </w:t>
          </w:r>
          <w:r w:rsidR="00150EA7" w:rsidRPr="00150EA7">
            <w:rPr>
              <w:rFonts w:eastAsia="Times New Roman"/>
              <w:i/>
              <w:iCs/>
              <w:color w:val="000000"/>
            </w:rPr>
            <w:t>et al.</w:t>
          </w:r>
          <w:r w:rsidR="00150EA7" w:rsidRPr="00150EA7">
            <w:rPr>
              <w:rFonts w:eastAsia="Times New Roman"/>
              <w:color w:val="000000"/>
            </w:rPr>
            <w:t xml:space="preserve">, </w:t>
          </w:r>
          <w:r w:rsidR="00150EA7" w:rsidRPr="00150EA7">
            <w:rPr>
              <w:rFonts w:eastAsia="Times New Roman"/>
              <w:color w:val="000000"/>
            </w:rPr>
            <w:lastRenderedPageBreak/>
            <w:t xml:space="preserve">2017; Fang </w:t>
          </w:r>
          <w:r w:rsidR="00150EA7" w:rsidRPr="00150EA7">
            <w:rPr>
              <w:rFonts w:eastAsia="Times New Roman"/>
              <w:i/>
              <w:iCs/>
              <w:color w:val="000000"/>
            </w:rPr>
            <w:t>et al.</w:t>
          </w:r>
          <w:r w:rsidR="00150EA7" w:rsidRPr="00150EA7">
            <w:rPr>
              <w:rFonts w:eastAsia="Times New Roman"/>
              <w:color w:val="000000"/>
            </w:rPr>
            <w:t xml:space="preserve">, 2024; Ding </w:t>
          </w:r>
          <w:r w:rsidR="00150EA7" w:rsidRPr="00150EA7">
            <w:rPr>
              <w:rFonts w:eastAsia="Times New Roman"/>
              <w:i/>
              <w:iCs/>
              <w:color w:val="000000"/>
            </w:rPr>
            <w:t>et al.</w:t>
          </w:r>
          <w:r w:rsidR="00150EA7" w:rsidRPr="00150EA7">
            <w:rPr>
              <w:rFonts w:eastAsia="Times New Roman"/>
              <w:color w:val="000000"/>
            </w:rPr>
            <w:t>, 2025)</w:t>
          </w:r>
        </w:sdtContent>
      </w:sdt>
      <w:r>
        <w:t>.</w:t>
      </w:r>
      <w:r w:rsidR="0053263C">
        <w:t xml:space="preserve"> </w:t>
      </w:r>
      <w:commentRangeStart w:id="133"/>
      <w:r w:rsidR="00D50A39">
        <w:t xml:space="preserve">We expected additive responses would be apparent if </w:t>
      </w:r>
      <w:r w:rsidR="0077014F">
        <w:t>each nutrient contribute</w:t>
      </w:r>
      <w:r w:rsidR="00D50A39">
        <w:t>d</w:t>
      </w:r>
      <w:r w:rsidR="0077014F">
        <w:t xml:space="preserve"> to a distinct and largely independent process. For example, nitrogen supports the construction and maintenance of </w:t>
      </w:r>
      <w:commentRangeStart w:id="134"/>
      <w:del w:id="135" w:author="Smith, Nick" w:date="2025-10-22T14:55:00Z" w16du:dateUtc="2025-10-22T19:55:00Z">
        <w:r w:rsidR="0077014F" w:rsidDel="001B7DCB">
          <w:delText xml:space="preserve">photosynthetic </w:delText>
        </w:r>
      </w:del>
      <w:ins w:id="136" w:author="Smith, Nick" w:date="2025-10-22T14:55:00Z" w16du:dateUtc="2025-10-22T19:55:00Z">
        <w:r w:rsidR="001B7DCB">
          <w:t xml:space="preserve">plant </w:t>
        </w:r>
      </w:ins>
      <w:r w:rsidR="0077014F">
        <w:t xml:space="preserve">enzymes (e.g., </w:t>
      </w:r>
      <w:proofErr w:type="spellStart"/>
      <w:r w:rsidR="0077014F">
        <w:t>Ru</w:t>
      </w:r>
      <w:ins w:id="137" w:author="Smith, Nick" w:date="2025-10-22T14:55:00Z" w16du:dateUtc="2025-10-22T19:55:00Z">
        <w:r w:rsidR="001B7DCB">
          <w:t>B</w:t>
        </w:r>
      </w:ins>
      <w:del w:id="138" w:author="Smith, Nick" w:date="2025-10-22T14:55:00Z" w16du:dateUtc="2025-10-22T19:55:00Z">
        <w:r w:rsidR="0077014F" w:rsidDel="001B7DCB">
          <w:delText>b</w:delText>
        </w:r>
      </w:del>
      <w:r w:rsidR="0077014F">
        <w:t>is</w:t>
      </w:r>
      <w:ins w:id="139" w:author="Smith, Nick" w:date="2025-10-22T14:55:00Z" w16du:dateUtc="2025-10-22T19:55:00Z">
        <w:r w:rsidR="001B7DCB">
          <w:t>CO</w:t>
        </w:r>
      </w:ins>
      <w:proofErr w:type="spellEnd"/>
      <w:del w:id="140" w:author="Smith, Nick" w:date="2025-10-22T14:55:00Z" w16du:dateUtc="2025-10-22T19:55:00Z">
        <w:r w:rsidR="0077014F" w:rsidDel="001B7DCB">
          <w:delText>co</w:delText>
        </w:r>
      </w:del>
      <w:r w:rsidR="0077014F">
        <w:t>) while phosphorus supports</w:t>
      </w:r>
      <w:ins w:id="141" w:author="Smith, Nick" w:date="2025-10-22T14:55:00Z" w16du:dateUtc="2025-10-22T19:55:00Z">
        <w:r w:rsidR="001B7DCB">
          <w:t xml:space="preserve"> nucleic acid </w:t>
        </w:r>
      </w:ins>
      <w:ins w:id="142" w:author="Smith, Nick" w:date="2025-10-22T14:56:00Z" w16du:dateUtc="2025-10-22T19:56:00Z">
        <w:r w:rsidR="001B7DCB">
          <w:t>and lipid production and</w:t>
        </w:r>
      </w:ins>
      <w:r w:rsidR="0077014F">
        <w:t xml:space="preserve"> energy transfer reactions</w:t>
      </w:r>
      <w:commentRangeEnd w:id="134"/>
      <w:r w:rsidR="001B7DCB">
        <w:rPr>
          <w:rStyle w:val="CommentReference"/>
        </w:rPr>
        <w:commentReference w:id="134"/>
      </w:r>
      <w:del w:id="143" w:author="Smith, Nick" w:date="2025-10-22T14:56:00Z" w16du:dateUtc="2025-10-22T19:56:00Z">
        <w:r w:rsidR="0077014F" w:rsidDel="001B7DCB">
          <w:delText xml:space="preserve"> and RuBP regeneration in the Calvin-Benson cycle</w:delText>
        </w:r>
      </w:del>
      <w:r w:rsidR="0077014F">
        <w:t xml:space="preserve">, implying that additive responses </w:t>
      </w:r>
      <w:r w:rsidR="00D50A39">
        <w:t>are</w:t>
      </w:r>
      <w:r w:rsidR="0077014F">
        <w:t xml:space="preserve"> expected for traits related to leaf-level photosynthesis. Indeed, most leaf nutrient and photosynthetic traits exhibited additive response to nitrogen</w:t>
      </w:r>
      <w:r w:rsidR="00383432">
        <w:t>+</w:t>
      </w:r>
      <w:r w:rsidR="0077014F">
        <w:t>phosphorus addition. However, it is difficult to distinguish whether these additive responses were driven by nutrient treatments or if this additivity reflects climate-related demand for photosynthetic enzymes given the largely null effects of nutrient addition on photosynthetic traits. Regardless, additive leaf-level responses imply that nitroge</w:t>
      </w:r>
      <w:r w:rsidR="00383432">
        <w:t>n+</w:t>
      </w:r>
      <w:r w:rsidR="0077014F">
        <w:t>phosphorus addition does not further modify leaf nutrient-photosynthesis relationships beyond single-nutrient effects, indicating an important constraint for models that integrate nitrogen and phosphorus controls on photosynthetic capacity</w:t>
      </w:r>
      <w:r w:rsidR="00383432">
        <w:t>.</w:t>
      </w:r>
      <w:commentRangeEnd w:id="133"/>
      <w:r w:rsidR="00AE38E7">
        <w:rPr>
          <w:rStyle w:val="CommentReference"/>
        </w:rPr>
        <w:commentReference w:id="133"/>
      </w:r>
    </w:p>
    <w:p w14:paraId="56DED4BA" w14:textId="1414CB35" w:rsidR="00B94D8D" w:rsidRPr="00382EA7" w:rsidRDefault="00B94D8D" w:rsidP="00382EA7">
      <w:pPr>
        <w:spacing w:line="360" w:lineRule="auto"/>
        <w:ind w:firstLine="720"/>
        <w:rPr>
          <w:color w:val="000000"/>
        </w:rPr>
      </w:pPr>
      <w:r>
        <w:rPr>
          <w:color w:val="000000"/>
        </w:rPr>
        <w:t xml:space="preserve">Leaf N:P demonstrated a synergistic negative response to nitrogen+phosphorus addition, where leaf N:P decreased more strongly in response to nitrogen+phosphorus addition than </w:t>
      </w:r>
      <w:r w:rsidR="00382EA7">
        <w:rPr>
          <w:color w:val="000000"/>
        </w:rPr>
        <w:t xml:space="preserve">the sum of the </w:t>
      </w:r>
      <w:r>
        <w:rPr>
          <w:color w:val="000000"/>
        </w:rPr>
        <w:t>single-nutrient effects</w:t>
      </w:r>
      <w:r>
        <w:t xml:space="preserve">. This synergistic response was likely due to an additive response of </w:t>
      </w:r>
      <w:proofErr w:type="spellStart"/>
      <w:r>
        <w:rPr>
          <w:i/>
          <w:iCs/>
        </w:rPr>
        <w:t>N</w:t>
      </w:r>
      <w:r>
        <w:rPr>
          <w:vertAlign w:val="subscript"/>
        </w:rPr>
        <w:t>mass</w:t>
      </w:r>
      <w:proofErr w:type="spellEnd"/>
      <w:r>
        <w:t xml:space="preserve"> coupled with a slight antagonistic response of </w:t>
      </w:r>
      <w:proofErr w:type="spellStart"/>
      <w:r>
        <w:rPr>
          <w:i/>
          <w:iCs/>
        </w:rPr>
        <w:t>P</w:t>
      </w:r>
      <w:r>
        <w:rPr>
          <w:iCs/>
          <w:vertAlign w:val="subscript"/>
        </w:rPr>
        <w:t>mass</w:t>
      </w:r>
      <w:proofErr w:type="spellEnd"/>
      <w:r>
        <w:rPr>
          <w:iCs/>
        </w:rPr>
        <w:t xml:space="preserve">, where weaker-than-expected increases in </w:t>
      </w:r>
      <w:proofErr w:type="spellStart"/>
      <w:r>
        <w:rPr>
          <w:i/>
        </w:rPr>
        <w:t>P</w:t>
      </w:r>
      <w:r>
        <w:rPr>
          <w:iCs/>
          <w:vertAlign w:val="subscript"/>
        </w:rPr>
        <w:t>mass</w:t>
      </w:r>
      <w:proofErr w:type="spellEnd"/>
      <w:r>
        <w:rPr>
          <w:iCs/>
        </w:rPr>
        <w:t xml:space="preserve"> due to nitrogen</w:t>
      </w:r>
      <w:r w:rsidR="006A1CE8">
        <w:rPr>
          <w:iCs/>
        </w:rPr>
        <w:t>+</w:t>
      </w:r>
      <w:r>
        <w:rPr>
          <w:iCs/>
        </w:rPr>
        <w:t xml:space="preserve">phosphorus addition created a stronger-than-expected decline in leaf N:P. Given that leaf N:P is often used to indicate whether ecosystems are nitrogen- or phosphorus-limited </w:t>
      </w:r>
      <w:sdt>
        <w:sdtPr>
          <w:rPr>
            <w:color w:val="000000"/>
          </w:rPr>
          <w:tag w:val="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IEFkdiBNb2RlbCBFYXJ0aCBTeXN0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
          <w:id w:val="678230242"/>
          <w:placeholder>
            <w:docPart w:val="86420C3F9C046146B88665E1A8278D9A"/>
          </w:placeholder>
        </w:sdtPr>
        <w:sdtContent>
          <w:r w:rsidR="00150EA7" w:rsidRPr="00150EA7">
            <w:rPr>
              <w:rFonts w:eastAsia="Times New Roman"/>
              <w:color w:val="000000"/>
            </w:rPr>
            <w:t xml:space="preserve">(Koerselman &amp; Meuleman, 1996; Tessier &amp; Raynal, 2003; </w:t>
          </w:r>
          <w:proofErr w:type="spellStart"/>
          <w:r w:rsidR="00150EA7" w:rsidRPr="00150EA7">
            <w:rPr>
              <w:rFonts w:eastAsia="Times New Roman"/>
              <w:color w:val="000000"/>
            </w:rPr>
            <w:t>Güsewell</w:t>
          </w:r>
          <w:proofErr w:type="spellEnd"/>
          <w:r w:rsidR="00150EA7" w:rsidRPr="00150EA7">
            <w:rPr>
              <w:rFonts w:eastAsia="Times New Roman"/>
              <w:color w:val="000000"/>
            </w:rPr>
            <w:t xml:space="preserve">, 2004; </w:t>
          </w:r>
          <w:proofErr w:type="spellStart"/>
          <w:r w:rsidR="00150EA7" w:rsidRPr="00150EA7">
            <w:rPr>
              <w:rFonts w:eastAsia="Times New Roman"/>
              <w:color w:val="000000"/>
            </w:rPr>
            <w:t>Braghiere</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xml:space="preserve">, 2022; Wang </w:t>
          </w:r>
          <w:r w:rsidR="00150EA7" w:rsidRPr="00150EA7">
            <w:rPr>
              <w:rFonts w:eastAsia="Times New Roman"/>
              <w:i/>
              <w:iCs/>
              <w:color w:val="000000"/>
            </w:rPr>
            <w:t>et al.</w:t>
          </w:r>
          <w:r w:rsidR="00150EA7" w:rsidRPr="00150EA7">
            <w:rPr>
              <w:rFonts w:eastAsia="Times New Roman"/>
              <w:color w:val="000000"/>
            </w:rPr>
            <w:t>, 2025)</w:t>
          </w:r>
        </w:sdtContent>
      </w:sdt>
      <w:r>
        <w:rPr>
          <w:color w:val="000000"/>
        </w:rPr>
        <w:t xml:space="preserve">, it is important that models capture these synergistic responses to maintain model realism and avoid misdiagnosing the </w:t>
      </w:r>
      <w:r w:rsidR="00D50A39">
        <w:rPr>
          <w:color w:val="000000"/>
        </w:rPr>
        <w:t xml:space="preserve">main </w:t>
      </w:r>
      <w:r>
        <w:rPr>
          <w:color w:val="000000"/>
        </w:rPr>
        <w:t>nutrient limiting ecosystem primary productivity. Moreover, these patterns</w:t>
      </w:r>
      <w:r w:rsidR="00382EA7">
        <w:rPr>
          <w:color w:val="000000"/>
        </w:rPr>
        <w:t xml:space="preserve"> highlight the benefit of incorporating flexible leaf stoichiometry in models, as models with fixed leaf stoichiometry would not </w:t>
      </w:r>
      <w:r w:rsidR="00D50A39">
        <w:rPr>
          <w:color w:val="000000"/>
        </w:rPr>
        <w:t xml:space="preserve">be able to </w:t>
      </w:r>
      <w:r w:rsidR="00382EA7">
        <w:rPr>
          <w:color w:val="000000"/>
        </w:rPr>
        <w:t xml:space="preserve">capture the </w:t>
      </w:r>
      <w:r w:rsidR="00D50A39">
        <w:rPr>
          <w:color w:val="000000"/>
        </w:rPr>
        <w:t xml:space="preserve">dynamic </w:t>
      </w:r>
      <w:r w:rsidR="00382EA7">
        <w:rPr>
          <w:color w:val="000000"/>
        </w:rPr>
        <w:t xml:space="preserve">responses observed here </w:t>
      </w:r>
      <w:sdt>
        <w:sdtPr>
          <w:rPr>
            <w:color w:val="000000"/>
          </w:rPr>
          <w:tag w:val="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"/>
          <w:id w:val="1513720403"/>
          <w:placeholder>
            <w:docPart w:val="6645F101D0D24947909298E5FBD349E5"/>
          </w:placeholder>
        </w:sdtPr>
        <w:sdtContent>
          <w:r w:rsidR="00150EA7" w:rsidRPr="00150EA7">
            <w:rPr>
              <w:rFonts w:eastAsia="Times New Roman"/>
              <w:color w:val="000000"/>
            </w:rPr>
            <w:t>(Sistla &amp; Schimel, 2012; Zhu et al., 2020; Hauser et al., 2023)</w:t>
          </w:r>
        </w:sdtContent>
      </w:sdt>
      <w:r>
        <w:rPr>
          <w:color w:val="000000"/>
        </w:rPr>
        <w:t>.</w:t>
      </w:r>
    </w:p>
    <w:p w14:paraId="70543A0F" w14:textId="42C697EC" w:rsidR="00E80927" w:rsidRDefault="00383432" w:rsidP="00553E87">
      <w:pPr>
        <w:spacing w:line="360" w:lineRule="auto"/>
        <w:rPr>
          <w:color w:val="000000"/>
        </w:rPr>
      </w:pPr>
      <w:r>
        <w:tab/>
        <w:t xml:space="preserve">Aboveground biomass </w:t>
      </w:r>
      <w:r w:rsidR="00B94D8D">
        <w:t xml:space="preserve">also </w:t>
      </w:r>
      <w:r>
        <w:t>exhibited a positive synergistic response to nitrogen+ phosphorus addition, demonstrating stronger effect of nitrogen+phosphorus addition than predicted through the sum of the individual nitrogen and phosphorus effects. This pattern support</w:t>
      </w:r>
      <w:r w:rsidR="005A62EB">
        <w:t>s</w:t>
      </w:r>
      <w:r>
        <w:t xml:space="preserve"> previous syntheses demonstrating strong nitrogen</w:t>
      </w:r>
      <w:r w:rsidR="005A62EB">
        <w:t>-</w:t>
      </w:r>
      <w:r>
        <w:t xml:space="preserve">phosphorus colimitation of shoot production </w:t>
      </w:r>
      <w:sdt>
        <w:sdtPr>
          <w:rPr>
            <w:color w:val="000000"/>
          </w:rPr>
          <w:tag w:val="MENDELEY_CITATION_v3_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NvbnRhaW5lci10aXRsZS1zaG9ydCI6IkVjb2wgTGV0dC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"/>
          <w:id w:val="172922241"/>
          <w:placeholder>
            <w:docPart w:val="CA59214CEF2C5C4293600CA27D434429"/>
          </w:placeholder>
        </w:sdtPr>
        <w:sdtContent>
          <w:r w:rsidR="00150EA7" w:rsidRPr="00150EA7">
            <w:rPr>
              <w:rFonts w:eastAsia="Times New Roman"/>
              <w:color w:val="000000"/>
            </w:rPr>
            <w:t xml:space="preserve">(Elser </w:t>
          </w:r>
          <w:r w:rsidR="00150EA7" w:rsidRPr="00150EA7">
            <w:rPr>
              <w:rFonts w:eastAsia="Times New Roman"/>
              <w:i/>
              <w:iCs/>
              <w:color w:val="000000"/>
            </w:rPr>
            <w:t>et al.</w:t>
          </w:r>
          <w:r w:rsidR="00150EA7" w:rsidRPr="00150EA7">
            <w:rPr>
              <w:rFonts w:eastAsia="Times New Roman"/>
              <w:color w:val="000000"/>
            </w:rPr>
            <w:t xml:space="preserve">, 2007; Harpole </w:t>
          </w:r>
          <w:r w:rsidR="00150EA7" w:rsidRPr="00150EA7">
            <w:rPr>
              <w:rFonts w:eastAsia="Times New Roman"/>
              <w:i/>
              <w:iCs/>
              <w:color w:val="000000"/>
            </w:rPr>
            <w:t>et al.</w:t>
          </w:r>
          <w:r w:rsidR="00150EA7" w:rsidRPr="00150EA7">
            <w:rPr>
              <w:rFonts w:eastAsia="Times New Roman"/>
              <w:color w:val="000000"/>
            </w:rPr>
            <w:t xml:space="preserve">, 2011; Fay </w:t>
          </w:r>
          <w:r w:rsidR="00150EA7" w:rsidRPr="00150EA7">
            <w:rPr>
              <w:rFonts w:eastAsia="Times New Roman"/>
              <w:i/>
              <w:iCs/>
              <w:color w:val="000000"/>
            </w:rPr>
            <w:t>et al.</w:t>
          </w:r>
          <w:r w:rsidR="00150EA7" w:rsidRPr="00150EA7">
            <w:rPr>
              <w:rFonts w:eastAsia="Times New Roman"/>
              <w:color w:val="000000"/>
            </w:rPr>
            <w:t xml:space="preserve">, 2015; Cleland </w:t>
          </w:r>
          <w:r w:rsidR="00150EA7" w:rsidRPr="00150EA7">
            <w:rPr>
              <w:rFonts w:eastAsia="Times New Roman"/>
              <w:i/>
              <w:iCs/>
              <w:color w:val="000000"/>
            </w:rPr>
            <w:t>et al.</w:t>
          </w:r>
          <w:r w:rsidR="00150EA7" w:rsidRPr="00150EA7">
            <w:rPr>
              <w:rFonts w:eastAsia="Times New Roman"/>
              <w:color w:val="000000"/>
            </w:rPr>
            <w:t xml:space="preserve">, 2019; Keller </w:t>
          </w:r>
          <w:r w:rsidR="00150EA7" w:rsidRPr="00150EA7">
            <w:rPr>
              <w:rFonts w:eastAsia="Times New Roman"/>
              <w:i/>
              <w:iCs/>
              <w:color w:val="000000"/>
            </w:rPr>
            <w:t>et al.</w:t>
          </w:r>
          <w:r w:rsidR="00150EA7" w:rsidRPr="00150EA7">
            <w:rPr>
              <w:rFonts w:eastAsia="Times New Roman"/>
              <w:color w:val="000000"/>
            </w:rPr>
            <w:t xml:space="preserve">, 2023; Fang </w:t>
          </w:r>
          <w:r w:rsidR="00150EA7" w:rsidRPr="00150EA7">
            <w:rPr>
              <w:rFonts w:eastAsia="Times New Roman"/>
              <w:i/>
              <w:iCs/>
              <w:color w:val="000000"/>
            </w:rPr>
            <w:t>et al.</w:t>
          </w:r>
          <w:r w:rsidR="00150EA7" w:rsidRPr="00150EA7">
            <w:rPr>
              <w:rFonts w:eastAsia="Times New Roman"/>
              <w:color w:val="000000"/>
            </w:rPr>
            <w:t>, 2024)</w:t>
          </w:r>
        </w:sdtContent>
      </w:sdt>
      <w:r>
        <w:t>. B</w:t>
      </w:r>
      <w:r w:rsidR="005A62EB">
        <w:t>y contrast, b</w:t>
      </w:r>
      <w:r>
        <w:t xml:space="preserve">elowground biomass </w:t>
      </w:r>
      <w:r w:rsidR="005A62EB">
        <w:t xml:space="preserve">responded additively </w:t>
      </w:r>
      <w:r>
        <w:t xml:space="preserve">to </w:t>
      </w:r>
      <w:r>
        <w:lastRenderedPageBreak/>
        <w:t xml:space="preserve">nitrogen+phosphorus addition, </w:t>
      </w:r>
      <w:r w:rsidR="005A62EB">
        <w:t>suggesting</w:t>
      </w:r>
      <w:r>
        <w:t xml:space="preserve"> that </w:t>
      </w:r>
      <w:r w:rsidR="005A62EB">
        <w:t xml:space="preserve">the </w:t>
      </w:r>
      <w:r>
        <w:t xml:space="preserve">synergistic aboveground biomass response </w:t>
      </w:r>
      <w:r w:rsidR="005A62EB">
        <w:t>was</w:t>
      </w:r>
      <w:r>
        <w:t xml:space="preserve"> </w:t>
      </w:r>
      <w:r w:rsidR="006A1CE8">
        <w:t xml:space="preserve">likely </w:t>
      </w:r>
      <w:r>
        <w:t>achieved through an increase in plant nutrient uptake that stemmed either from an increase in per-root nutrient uptake or investment in less costly nutrient uptake strategies</w:t>
      </w:r>
      <w:r w:rsidR="005A62EB">
        <w:t xml:space="preserve"> that enhanced nutrient uptake efficiency</w:t>
      </w:r>
      <w:r>
        <w:t xml:space="preserve"> </w:t>
      </w:r>
      <w:sdt>
        <w:sdtPr>
          <w:rPr>
            <w:color w:val="000000"/>
          </w:rPr>
          <w:tag w:val="MENDELEY_CITATION_v3_eyJjaXRhdGlvbklEIjoiTUVOREVMRVlfQ0lUQVRJT05fMjRlMDYwMWQtNTJkNC00MjU3LWIyYmYtNzRjNDg4YmVhOTUyIiwicHJvcGVydGllcyI6eyJub3RlSW5kZXgiOjB9LCJpc0VkaXRlZCI6ZmFsc2UsIm1hbnVhbE92ZXJyaWRlIjp7ImlzTWFudWFsbHlPdmVycmlkZGVuIjpmYWxzZSwiY2l0ZXByb2NUZXh0IjoiKFJhc3RldHRlciA8aT5ldCBhbC48L2k+LCAyMDAxOyBQZXJrb3dza2kgPGk+ZXQgYWwuPC9pPiwgMjAyMS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gRXhwIEJvdC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"/>
          <w:id w:val="1419141410"/>
          <w:placeholder>
            <w:docPart w:val="DefaultPlaceholder_-1854013440"/>
          </w:placeholder>
        </w:sdtPr>
        <w:sdtContent>
          <w:r w:rsidR="00150EA7" w:rsidRPr="00150EA7">
            <w:rPr>
              <w:rFonts w:eastAsia="Times New Roman"/>
              <w:color w:val="000000"/>
            </w:rPr>
            <w:t xml:space="preserve">(Rastetter </w:t>
          </w:r>
          <w:r w:rsidR="00150EA7" w:rsidRPr="00150EA7">
            <w:rPr>
              <w:rFonts w:eastAsia="Times New Roman"/>
              <w:i/>
              <w:iCs/>
              <w:color w:val="000000"/>
            </w:rPr>
            <w:t>et al.</w:t>
          </w:r>
          <w:r w:rsidR="00150EA7" w:rsidRPr="00150EA7">
            <w:rPr>
              <w:rFonts w:eastAsia="Times New Roman"/>
              <w:color w:val="000000"/>
            </w:rPr>
            <w:t xml:space="preserve">, 2001; Perkowski </w:t>
          </w:r>
          <w:r w:rsidR="00150EA7" w:rsidRPr="00150EA7">
            <w:rPr>
              <w:rFonts w:eastAsia="Times New Roman"/>
              <w:i/>
              <w:iCs/>
              <w:color w:val="000000"/>
            </w:rPr>
            <w:t>et al.</w:t>
          </w:r>
          <w:r w:rsidR="00150EA7" w:rsidRPr="00150EA7">
            <w:rPr>
              <w:rFonts w:eastAsia="Times New Roman"/>
              <w:color w:val="000000"/>
            </w:rPr>
            <w:t>, 2021, 2025a)</w:t>
          </w:r>
        </w:sdtContent>
      </w:sdt>
      <w:r>
        <w:rPr>
          <w:color w:val="000000"/>
        </w:rPr>
        <w:t xml:space="preserve">. </w:t>
      </w:r>
      <w:r w:rsidR="005A62EB">
        <w:rPr>
          <w:color w:val="000000"/>
        </w:rPr>
        <w:t>Stronger</w:t>
      </w:r>
      <w:r w:rsidR="00D50A39">
        <w:rPr>
          <w:color w:val="000000"/>
        </w:rPr>
        <w:t>-</w:t>
      </w:r>
      <w:r w:rsidR="005A62EB">
        <w:rPr>
          <w:color w:val="000000"/>
        </w:rPr>
        <w:t>than</w:t>
      </w:r>
      <w:r w:rsidR="00D50A39">
        <w:rPr>
          <w:color w:val="000000"/>
        </w:rPr>
        <w:t>-</w:t>
      </w:r>
      <w:r w:rsidR="005A62EB">
        <w:rPr>
          <w:color w:val="000000"/>
        </w:rPr>
        <w:t>expected aboveground biomass responses</w:t>
      </w:r>
      <w:r w:rsidR="00E80927">
        <w:rPr>
          <w:color w:val="000000"/>
        </w:rPr>
        <w:t xml:space="preserve"> to nitrogen+phosphorus addition</w:t>
      </w:r>
      <w:r w:rsidR="005A62EB">
        <w:rPr>
          <w:color w:val="000000"/>
        </w:rPr>
        <w:t xml:space="preserve"> coupled with null nutrient addition effects on belowground biomass should </w:t>
      </w:r>
      <w:del w:id="144" w:author="Smith, Nick" w:date="2025-10-22T14:58:00Z" w16du:dateUtc="2025-10-22T19:58:00Z">
        <w:r w:rsidR="00E80927" w:rsidDel="00965BB5">
          <w:rPr>
            <w:color w:val="000000"/>
          </w:rPr>
          <w:delText>logically</w:delText>
        </w:r>
        <w:r w:rsidR="005A62EB" w:rsidDel="00965BB5">
          <w:rPr>
            <w:color w:val="000000"/>
          </w:rPr>
          <w:delText xml:space="preserve"> </w:delText>
        </w:r>
      </w:del>
      <w:r w:rsidR="005A62EB">
        <w:rPr>
          <w:color w:val="000000"/>
        </w:rPr>
        <w:t xml:space="preserve">lead to </w:t>
      </w:r>
      <w:r w:rsidR="00E80927">
        <w:rPr>
          <w:color w:val="000000"/>
        </w:rPr>
        <w:t xml:space="preserve">synergistic root mass fraction and </w:t>
      </w:r>
      <w:proofErr w:type="spellStart"/>
      <w:r w:rsidR="00E80927">
        <w:rPr>
          <w:color w:val="000000"/>
        </w:rPr>
        <w:t>root:shoot</w:t>
      </w:r>
      <w:proofErr w:type="spellEnd"/>
      <w:r w:rsidR="00E80927">
        <w:rPr>
          <w:color w:val="000000"/>
        </w:rPr>
        <w:t xml:space="preserve"> ratio responses. However, biomass partitioning traits responded additively to nitrogen+phosphorus addition. This</w:t>
      </w:r>
      <w:r w:rsidR="00D50A39">
        <w:rPr>
          <w:color w:val="000000"/>
        </w:rPr>
        <w:t xml:space="preserve"> result</w:t>
      </w:r>
      <w:r w:rsidR="00E80927">
        <w:rPr>
          <w:color w:val="000000"/>
        </w:rPr>
        <w:t xml:space="preserve"> could be due to a lower number of observations for biomass partitioning traits (n = 37, 40 observations for root mass fraction and </w:t>
      </w:r>
      <w:proofErr w:type="spellStart"/>
      <w:r w:rsidR="00E80927">
        <w:rPr>
          <w:color w:val="000000"/>
        </w:rPr>
        <w:t>root:shoot</w:t>
      </w:r>
      <w:proofErr w:type="spellEnd"/>
      <w:r w:rsidR="00E80927">
        <w:rPr>
          <w:color w:val="000000"/>
        </w:rPr>
        <w:t xml:space="preserve"> ratio, respectively) </w:t>
      </w:r>
      <w:r w:rsidR="00D50A39">
        <w:rPr>
          <w:color w:val="000000"/>
        </w:rPr>
        <w:t>than for</w:t>
      </w:r>
      <w:r w:rsidR="00E80927">
        <w:rPr>
          <w:color w:val="000000"/>
        </w:rPr>
        <w:t xml:space="preserve"> aboveground biomass (n = 125 observations) and belowground biomass (n = 60 observations</w:t>
      </w:r>
      <w:r w:rsidR="007C3E2A">
        <w:rPr>
          <w:color w:val="000000"/>
        </w:rPr>
        <w:t>) or</w:t>
      </w:r>
      <w:r w:rsidR="00E80927">
        <w:rPr>
          <w:color w:val="000000"/>
        </w:rPr>
        <w:t xml:space="preserve"> could be due to observations coming from different experiments as </w:t>
      </w:r>
      <w:r w:rsidR="007C3E2A">
        <w:rPr>
          <w:color w:val="000000"/>
        </w:rPr>
        <w:t>those</w:t>
      </w:r>
      <w:r w:rsidR="00E80927">
        <w:rPr>
          <w:color w:val="000000"/>
        </w:rPr>
        <w:t xml:space="preserve"> for aboveground and belowground biomass. Future work should consider revisiting these patterns by collecting biomass and biomass partitioning observations from the same subset of experiments.</w:t>
      </w:r>
    </w:p>
    <w:p w14:paraId="0593CB3D" w14:textId="2BC1B416" w:rsidR="008D32BF" w:rsidRDefault="008D32BF" w:rsidP="00E40275">
      <w:pPr>
        <w:spacing w:line="360" w:lineRule="auto"/>
        <w:rPr>
          <w:rFonts w:eastAsiaTheme="minorEastAsia"/>
          <w:color w:val="000000"/>
        </w:rPr>
      </w:pPr>
    </w:p>
    <w:p w14:paraId="3EE40025" w14:textId="0B5B83D7" w:rsidR="007F07CA" w:rsidRPr="00154485" w:rsidRDefault="00154485" w:rsidP="0070011D">
      <w:pPr>
        <w:spacing w:line="360" w:lineRule="auto"/>
        <w:rPr>
          <w:rFonts w:eastAsiaTheme="minorEastAsia"/>
          <w:i/>
          <w:iCs/>
          <w:color w:val="000000"/>
        </w:rPr>
      </w:pPr>
      <w:r>
        <w:rPr>
          <w:rFonts w:eastAsiaTheme="minorEastAsia"/>
          <w:i/>
          <w:iCs/>
          <w:color w:val="000000"/>
        </w:rPr>
        <w:t>Plant responses to nutrient additions are</w:t>
      </w:r>
      <w:r w:rsidR="0070011D">
        <w:rPr>
          <w:rFonts w:eastAsiaTheme="minorEastAsia"/>
          <w:i/>
          <w:iCs/>
          <w:color w:val="000000"/>
        </w:rPr>
        <w:t xml:space="preserve"> mediated through climatic demand</w:t>
      </w:r>
    </w:p>
    <w:p w14:paraId="58E0F1D6" w14:textId="08C1283B" w:rsidR="00D50A39" w:rsidRDefault="0019067A" w:rsidP="00132703">
      <w:pPr>
        <w:spacing w:line="360" w:lineRule="auto"/>
        <w:rPr>
          <w:rFonts w:eastAsiaTheme="minorEastAsia"/>
          <w:iCs/>
          <w:color w:val="000000"/>
        </w:rPr>
      </w:pPr>
      <w:r>
        <w:rPr>
          <w:rFonts w:eastAsiaTheme="minorEastAsia"/>
          <w:color w:val="000000"/>
        </w:rPr>
        <w:t>Supporting our third hypothesis, l</w:t>
      </w:r>
      <w:r w:rsidR="001F62D1">
        <w:rPr>
          <w:rFonts w:eastAsiaTheme="minorEastAsia"/>
          <w:color w:val="000000"/>
        </w:rPr>
        <w:t xml:space="preserve">eaf nutrient responses to nutrient addition </w:t>
      </w:r>
      <w:r w:rsidR="006D41E2">
        <w:rPr>
          <w:rFonts w:eastAsiaTheme="minorEastAsia"/>
          <w:color w:val="000000"/>
        </w:rPr>
        <w:t>were</w:t>
      </w:r>
      <w:r w:rsidR="001F62D1">
        <w:rPr>
          <w:rFonts w:eastAsiaTheme="minorEastAsia"/>
          <w:color w:val="000000"/>
        </w:rPr>
        <w:t xml:space="preserve"> strongest where </w:t>
      </w:r>
      <w:r w:rsidR="006D41E2">
        <w:rPr>
          <w:rFonts w:eastAsiaTheme="minorEastAsia"/>
          <w:color w:val="000000"/>
        </w:rPr>
        <w:t xml:space="preserve">climatic </w:t>
      </w:r>
      <w:r w:rsidR="001F62D1">
        <w:rPr>
          <w:rFonts w:eastAsiaTheme="minorEastAsia"/>
          <w:color w:val="000000"/>
        </w:rPr>
        <w:t>demand for soil resources was</w:t>
      </w:r>
      <w:r w:rsidR="00DC4380">
        <w:rPr>
          <w:rFonts w:eastAsiaTheme="minorEastAsia"/>
          <w:color w:val="000000"/>
        </w:rPr>
        <w:t xml:space="preserve"> </w:t>
      </w:r>
      <w:r w:rsidR="001F62D1">
        <w:rPr>
          <w:rFonts w:eastAsiaTheme="minorEastAsia"/>
          <w:color w:val="000000"/>
        </w:rPr>
        <w:t>greatest.</w:t>
      </w:r>
      <w:r w:rsidR="00C13AAD">
        <w:rPr>
          <w:rFonts w:eastAsiaTheme="minorEastAsia"/>
          <w:color w:val="000000"/>
        </w:rPr>
        <w:t xml:space="preserve"> For N addition, positive responses of </w:t>
      </w:r>
      <w:proofErr w:type="spellStart"/>
      <w:r w:rsidR="006D41E2">
        <w:rPr>
          <w:rFonts w:eastAsiaTheme="minorEastAsia"/>
          <w:i/>
          <w:iCs/>
          <w:color w:val="000000"/>
        </w:rPr>
        <w:t>N</w:t>
      </w:r>
      <w:r w:rsidR="006D41E2">
        <w:rPr>
          <w:rFonts w:eastAsiaTheme="minorEastAsia"/>
          <w:iCs/>
          <w:color w:val="000000"/>
          <w:vertAlign w:val="subscript"/>
        </w:rPr>
        <w:t>mass</w:t>
      </w:r>
      <w:proofErr w:type="spellEnd"/>
      <w:r w:rsidR="009F1433">
        <w:rPr>
          <w:rFonts w:eastAsiaTheme="minorEastAsia"/>
          <w:iCs/>
          <w:color w:val="000000"/>
        </w:rPr>
        <w:t xml:space="preserve">, </w:t>
      </w:r>
      <w:r w:rsidR="006D41E2">
        <w:rPr>
          <w:rFonts w:eastAsiaTheme="minorEastAsia"/>
          <w:i/>
          <w:color w:val="000000"/>
        </w:rPr>
        <w:t>N</w:t>
      </w:r>
      <w:r w:rsidR="006D41E2">
        <w:rPr>
          <w:rFonts w:eastAsiaTheme="minorEastAsia"/>
          <w:color w:val="000000"/>
          <w:vertAlign w:val="subscript"/>
        </w:rPr>
        <w:t>area</w:t>
      </w:r>
      <w:r w:rsidR="009F1433">
        <w:rPr>
          <w:rFonts w:eastAsiaTheme="minorEastAsia"/>
          <w:color w:val="000000"/>
        </w:rPr>
        <w:t xml:space="preserve">, and leaf N:P </w:t>
      </w:r>
      <w:r w:rsidR="006D41E2">
        <w:rPr>
          <w:rFonts w:eastAsiaTheme="minorEastAsia"/>
          <w:color w:val="000000"/>
        </w:rPr>
        <w:t>responses</w:t>
      </w:r>
      <w:r w:rsidR="009F1433">
        <w:rPr>
          <w:rFonts w:eastAsiaTheme="minorEastAsia"/>
          <w:color w:val="000000"/>
        </w:rPr>
        <w:t xml:space="preserve"> strengthened as the growing season temperature and moisture index decreased. </w:t>
      </w:r>
      <w:r w:rsidR="00C13AAD">
        <w:rPr>
          <w:rFonts w:eastAsiaTheme="minorEastAsia"/>
          <w:color w:val="000000"/>
        </w:rPr>
        <w:t>For P addition</w:t>
      </w:r>
      <w:r w:rsidR="009F1433">
        <w:rPr>
          <w:rFonts w:eastAsiaTheme="minorEastAsia"/>
          <w:color w:val="000000"/>
        </w:rPr>
        <w:t xml:space="preserve">, positive </w:t>
      </w:r>
      <w:proofErr w:type="spellStart"/>
      <w:r w:rsidR="009F1433">
        <w:rPr>
          <w:rFonts w:eastAsiaTheme="minorEastAsia"/>
          <w:i/>
          <w:iCs/>
          <w:color w:val="000000"/>
        </w:rPr>
        <w:t>P</w:t>
      </w:r>
      <w:r w:rsidR="009F1433">
        <w:rPr>
          <w:rFonts w:eastAsiaTheme="minorEastAsia"/>
          <w:color w:val="000000"/>
          <w:vertAlign w:val="subscript"/>
        </w:rPr>
        <w:t>mass</w:t>
      </w:r>
      <w:proofErr w:type="spellEnd"/>
      <w:r w:rsidR="009F1433">
        <w:rPr>
          <w:rFonts w:eastAsiaTheme="minorEastAsia"/>
          <w:iCs/>
          <w:color w:val="000000"/>
        </w:rPr>
        <w:t xml:space="preserve"> responses</w:t>
      </w:r>
      <w:r w:rsidR="00CA3E59">
        <w:rPr>
          <w:rFonts w:eastAsiaTheme="minorEastAsia"/>
          <w:iCs/>
          <w:color w:val="000000"/>
        </w:rPr>
        <w:t xml:space="preserve"> and negative leaf N:P responses</w:t>
      </w:r>
      <w:r w:rsidR="009F1433">
        <w:rPr>
          <w:rFonts w:eastAsiaTheme="minorEastAsia"/>
          <w:iCs/>
          <w:color w:val="000000"/>
        </w:rPr>
        <w:t xml:space="preserve"> </w:t>
      </w:r>
      <w:r w:rsidR="00C13AAD">
        <w:rPr>
          <w:rFonts w:eastAsiaTheme="minorEastAsia"/>
          <w:iCs/>
          <w:color w:val="000000"/>
        </w:rPr>
        <w:t xml:space="preserve">also </w:t>
      </w:r>
      <w:r w:rsidR="009F1433">
        <w:rPr>
          <w:rFonts w:eastAsiaTheme="minorEastAsia"/>
          <w:iCs/>
          <w:color w:val="000000"/>
        </w:rPr>
        <w:t>strengthened as the growing season temperature and moisture index decreased. Theory predicts that plants</w:t>
      </w:r>
      <w:r w:rsidR="00CA3E59">
        <w:rPr>
          <w:rFonts w:eastAsiaTheme="minorEastAsia"/>
          <w:iCs/>
          <w:color w:val="000000"/>
        </w:rPr>
        <w:t xml:space="preserve"> </w:t>
      </w:r>
      <w:r w:rsidR="00C13AAD">
        <w:rPr>
          <w:rFonts w:eastAsiaTheme="minorEastAsia"/>
          <w:iCs/>
          <w:color w:val="000000"/>
        </w:rPr>
        <w:t xml:space="preserve">growing </w:t>
      </w:r>
      <w:r w:rsidR="009F1433">
        <w:rPr>
          <w:rFonts w:eastAsiaTheme="minorEastAsia"/>
          <w:iCs/>
          <w:color w:val="000000"/>
        </w:rPr>
        <w:t xml:space="preserve">in dry environments </w:t>
      </w:r>
      <w:r w:rsidR="00C13AAD">
        <w:rPr>
          <w:rFonts w:eastAsiaTheme="minorEastAsia"/>
          <w:iCs/>
          <w:color w:val="000000"/>
        </w:rPr>
        <w:t xml:space="preserve">maintain net carbon assimilation by </w:t>
      </w:r>
      <w:r w:rsidR="004B040C">
        <w:rPr>
          <w:rFonts w:eastAsiaTheme="minorEastAsia"/>
          <w:iCs/>
          <w:color w:val="000000"/>
        </w:rPr>
        <w:t>increas</w:t>
      </w:r>
      <w:r w:rsidR="00C13AAD">
        <w:rPr>
          <w:rFonts w:eastAsiaTheme="minorEastAsia"/>
          <w:iCs/>
          <w:color w:val="000000"/>
        </w:rPr>
        <w:t>ing</w:t>
      </w:r>
      <w:r w:rsidR="004B040C">
        <w:rPr>
          <w:rFonts w:eastAsiaTheme="minorEastAsia"/>
          <w:iCs/>
          <w:color w:val="000000"/>
        </w:rPr>
        <w:t xml:space="preserve"> nutrient investment to photosynthetic capacity at reduced stomatal conductance, </w:t>
      </w:r>
      <w:r w:rsidR="00C13AAD">
        <w:rPr>
          <w:rFonts w:eastAsiaTheme="minorEastAsia"/>
          <w:iCs/>
          <w:color w:val="000000"/>
        </w:rPr>
        <w:t xml:space="preserve">increasing leaf-level demand to build and maintain photosynthetic enzymes </w:t>
      </w:r>
      <w:sdt>
        <w:sdtPr>
          <w:rPr>
            <w:rFonts w:eastAsiaTheme="minorEastAsia"/>
            <w:iCs/>
            <w:color w:val="000000"/>
          </w:rPr>
          <w:tag w:val="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"/>
          <w:id w:val="370969847"/>
          <w:placeholder>
            <w:docPart w:val="DefaultPlaceholder_-1854013440"/>
          </w:placeholder>
        </w:sdtPr>
        <w:sdtContent>
          <w:r w:rsidR="00150EA7" w:rsidRPr="00150EA7">
            <w:rPr>
              <w:rFonts w:eastAsia="Times New Roman"/>
              <w:color w:val="000000"/>
            </w:rPr>
            <w:t xml:space="preserve">(Wright </w:t>
          </w:r>
          <w:r w:rsidR="00150EA7" w:rsidRPr="00150EA7">
            <w:rPr>
              <w:rFonts w:eastAsia="Times New Roman"/>
              <w:i/>
              <w:iCs/>
              <w:color w:val="000000"/>
            </w:rPr>
            <w:t>et al.</w:t>
          </w:r>
          <w:r w:rsidR="00150EA7" w:rsidRPr="00150EA7">
            <w:rPr>
              <w:rFonts w:eastAsia="Times New Roman"/>
              <w:color w:val="000000"/>
            </w:rPr>
            <w:t xml:space="preserve">, 2003; Prentice </w:t>
          </w:r>
          <w:r w:rsidR="00150EA7" w:rsidRPr="00150EA7">
            <w:rPr>
              <w:rFonts w:eastAsia="Times New Roman"/>
              <w:i/>
              <w:iCs/>
              <w:color w:val="000000"/>
            </w:rPr>
            <w:t>et al.</w:t>
          </w:r>
          <w:r w:rsidR="00150EA7" w:rsidRPr="00150EA7">
            <w:rPr>
              <w:rFonts w:eastAsia="Times New Roman"/>
              <w:color w:val="000000"/>
            </w:rPr>
            <w:t xml:space="preserve">, 2014; </w:t>
          </w:r>
          <w:proofErr w:type="spellStart"/>
          <w:r w:rsidR="00150EA7" w:rsidRPr="00150EA7">
            <w:rPr>
              <w:rFonts w:eastAsia="Times New Roman"/>
              <w:color w:val="000000"/>
            </w:rPr>
            <w:t>Querejeta</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2022)</w:t>
          </w:r>
        </w:sdtContent>
      </w:sdt>
      <w:r w:rsidR="00CA3E59">
        <w:rPr>
          <w:rFonts w:eastAsiaTheme="minorEastAsia"/>
          <w:iCs/>
          <w:color w:val="000000"/>
        </w:rPr>
        <w:t>.</w:t>
      </w:r>
      <w:r w:rsidR="00C13AAD">
        <w:rPr>
          <w:rFonts w:eastAsiaTheme="minorEastAsia"/>
          <w:iCs/>
          <w:color w:val="000000"/>
        </w:rPr>
        <w:t xml:space="preserve"> In cold environments</w:t>
      </w:r>
      <w:r w:rsidR="00CA3E59">
        <w:rPr>
          <w:rFonts w:eastAsiaTheme="minorEastAsia"/>
          <w:iCs/>
          <w:color w:val="000000"/>
        </w:rPr>
        <w:t xml:space="preserve">, </w:t>
      </w:r>
      <w:r w:rsidR="00C21A96">
        <w:rPr>
          <w:rFonts w:eastAsiaTheme="minorEastAsia"/>
          <w:iCs/>
          <w:color w:val="000000"/>
        </w:rPr>
        <w:t xml:space="preserve">slower enzyme kinetics </w:t>
      </w:r>
      <w:r w:rsidR="00005EF6">
        <w:rPr>
          <w:rFonts w:eastAsiaTheme="minorEastAsia"/>
          <w:iCs/>
          <w:color w:val="000000"/>
        </w:rPr>
        <w:t>require additional photosynthetic enzymes</w:t>
      </w:r>
      <w:r w:rsidR="004B040C">
        <w:rPr>
          <w:rFonts w:eastAsiaTheme="minorEastAsia"/>
          <w:iCs/>
          <w:color w:val="000000"/>
        </w:rPr>
        <w:t xml:space="preserve"> to sustain a given photosynthesis rate, </w:t>
      </w:r>
      <w:r w:rsidR="00C13AAD">
        <w:rPr>
          <w:rFonts w:eastAsiaTheme="minorEastAsia"/>
          <w:iCs/>
          <w:color w:val="000000"/>
        </w:rPr>
        <w:t xml:space="preserve">again increasing </w:t>
      </w:r>
      <w:r w:rsidR="004B040C">
        <w:rPr>
          <w:rFonts w:eastAsiaTheme="minorEastAsia"/>
          <w:iCs/>
          <w:color w:val="000000"/>
        </w:rPr>
        <w:t xml:space="preserve">leaf-level demand </w:t>
      </w:r>
      <w:r w:rsidR="00AA5110">
        <w:rPr>
          <w:rFonts w:eastAsiaTheme="minorEastAsia"/>
          <w:iCs/>
          <w:color w:val="000000"/>
        </w:rPr>
        <w:t>to build and maintain photosynthetic enzymes</w:t>
      </w:r>
      <w:r w:rsidR="004B040C">
        <w:rPr>
          <w:rFonts w:eastAsiaTheme="minorEastAsia"/>
          <w:iCs/>
          <w:color w:val="000000"/>
        </w:rPr>
        <w:t xml:space="preserve"> </w:t>
      </w:r>
      <w:sdt>
        <w:sdtPr>
          <w:rPr>
            <w:rFonts w:eastAsiaTheme="minorEastAsia"/>
            <w:iCs/>
            <w:color w:val="000000"/>
          </w:rPr>
          <w:tag w:val="MENDELEY_CITATION_v3_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"/>
          <w:id w:val="-530954308"/>
          <w:placeholder>
            <w:docPart w:val="DefaultPlaceholder_-1854013440"/>
          </w:placeholder>
        </w:sdtPr>
        <w:sdtContent>
          <w:r w:rsidR="00150EA7" w:rsidRPr="00150EA7">
            <w:rPr>
              <w:rFonts w:eastAsia="Times New Roman"/>
              <w:color w:val="000000"/>
            </w:rPr>
            <w:t xml:space="preserve">(Ali </w:t>
          </w:r>
          <w:r w:rsidR="00150EA7" w:rsidRPr="00150EA7">
            <w:rPr>
              <w:rFonts w:eastAsia="Times New Roman"/>
              <w:i/>
              <w:iCs/>
              <w:color w:val="000000"/>
            </w:rPr>
            <w:t>et al.</w:t>
          </w:r>
          <w:r w:rsidR="00150EA7" w:rsidRPr="00150EA7">
            <w:rPr>
              <w:rFonts w:eastAsia="Times New Roman"/>
              <w:color w:val="000000"/>
            </w:rPr>
            <w:t xml:space="preserve">, 2015; </w:t>
          </w:r>
          <w:proofErr w:type="spellStart"/>
          <w:r w:rsidR="00150EA7" w:rsidRPr="00150EA7">
            <w:rPr>
              <w:rFonts w:eastAsia="Times New Roman"/>
              <w:color w:val="000000"/>
            </w:rPr>
            <w:t>Scafaro</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xml:space="preserve">, 2017; Peng </w:t>
          </w:r>
          <w:r w:rsidR="00150EA7" w:rsidRPr="00150EA7">
            <w:rPr>
              <w:rFonts w:eastAsia="Times New Roman"/>
              <w:i/>
              <w:iCs/>
              <w:color w:val="000000"/>
            </w:rPr>
            <w:t>et al.</w:t>
          </w:r>
          <w:r w:rsidR="00150EA7" w:rsidRPr="00150EA7">
            <w:rPr>
              <w:rFonts w:eastAsia="Times New Roman"/>
              <w:color w:val="000000"/>
            </w:rPr>
            <w:t>, 2021)</w:t>
          </w:r>
        </w:sdtContent>
      </w:sdt>
      <w:r w:rsidR="004B040C">
        <w:rPr>
          <w:rFonts w:eastAsiaTheme="minorEastAsia"/>
          <w:iCs/>
          <w:color w:val="000000"/>
        </w:rPr>
        <w:t xml:space="preserve">. </w:t>
      </w:r>
      <w:r w:rsidR="00C13AAD">
        <w:rPr>
          <w:rFonts w:eastAsiaTheme="minorEastAsia"/>
          <w:iCs/>
          <w:color w:val="000000"/>
        </w:rPr>
        <w:t xml:space="preserve">Where demand to build and maintain photosynthetic enzymes is </w:t>
      </w:r>
      <w:r w:rsidR="00AE38E7">
        <w:rPr>
          <w:rFonts w:eastAsiaTheme="minorEastAsia"/>
          <w:iCs/>
          <w:color w:val="000000"/>
        </w:rPr>
        <w:t xml:space="preserve">heightened, </w:t>
      </w:r>
      <w:r w:rsidR="00C13AAD">
        <w:rPr>
          <w:rFonts w:eastAsiaTheme="minorEastAsia"/>
          <w:iCs/>
          <w:color w:val="000000"/>
        </w:rPr>
        <w:t xml:space="preserve">increases in soil nutrient availability should produce stronger leaf-nutrient responses. This pattern has been shown for leaf nitrogen content, where stronger positive effects of nitrogen addition were observed in cold, dry climates </w:t>
      </w:r>
      <w:sdt>
        <w:sdtPr>
          <w:rPr>
            <w:rFonts w:eastAsiaTheme="minorEastAsia"/>
            <w:iCs/>
            <w:color w:val="000000"/>
          </w:rPr>
          <w:tag w:val="MENDELEY_CITATION_v3_eyJjaXRhdGlvbklEIjoiTUVOREVMRVlfQ0lUQVRJT05fMWE1MTBhYzUtMTA2OC00ZDNlLWFiMzQtODE1YWY3ZjNhYjEz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Tml0cm9nZW4gU3VwcGx5IEV4ZXJ0cyBMYXJnZXN0IEluZmx1ZW5jZSBvbiBMZWFmIE5pdHJvZ2VuIGluIEVudmlyb25tZW50cyB3aXRoIHRoZSBHcmVhdGVzdCBMZWFmIE5pdHJvZ2VuIE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"/>
          <w:id w:val="181024587"/>
          <w:placeholder>
            <w:docPart w:val="DefaultPlaceholder_-1854013440"/>
          </w:placeholder>
        </w:sdtPr>
        <w:sdtContent>
          <w:r w:rsidR="00150EA7" w:rsidRPr="00150EA7">
            <w:rPr>
              <w:rFonts w:eastAsia="Times New Roman"/>
              <w:color w:val="000000"/>
            </w:rPr>
            <w:t>(</w:t>
          </w:r>
          <w:proofErr w:type="spellStart"/>
          <w:r w:rsidR="00150EA7" w:rsidRPr="00150EA7">
            <w:rPr>
              <w:rFonts w:eastAsia="Times New Roman"/>
              <w:color w:val="000000"/>
            </w:rPr>
            <w:t>Cheaib</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2025b)</w:t>
          </w:r>
        </w:sdtContent>
      </w:sdt>
      <w:r w:rsidR="00C13AAD">
        <w:rPr>
          <w:rFonts w:eastAsiaTheme="minorEastAsia"/>
          <w:iCs/>
          <w:color w:val="000000"/>
        </w:rPr>
        <w:t xml:space="preserve">. Our findings build on this by </w:t>
      </w:r>
      <w:r w:rsidR="00C13AAD">
        <w:rPr>
          <w:rFonts w:eastAsiaTheme="minorEastAsia"/>
          <w:iCs/>
          <w:color w:val="000000"/>
        </w:rPr>
        <w:lastRenderedPageBreak/>
        <w:t xml:space="preserve">showing complementary climate-driven leaf phosphorus responses to phosphorus addition, </w:t>
      </w:r>
      <w:commentRangeStart w:id="145"/>
      <w:r w:rsidR="007C3E2A">
        <w:rPr>
          <w:rFonts w:eastAsiaTheme="minorEastAsia"/>
          <w:iCs/>
          <w:color w:val="000000"/>
        </w:rPr>
        <w:t>indicat</w:t>
      </w:r>
      <w:r w:rsidR="00C13AAD">
        <w:rPr>
          <w:rFonts w:eastAsiaTheme="minorEastAsia"/>
          <w:iCs/>
          <w:color w:val="000000"/>
        </w:rPr>
        <w:t>ing</w:t>
      </w:r>
      <w:r w:rsidR="007C3E2A">
        <w:rPr>
          <w:rFonts w:eastAsiaTheme="minorEastAsia"/>
          <w:iCs/>
          <w:color w:val="000000"/>
        </w:rPr>
        <w:t xml:space="preserve"> that nitrogen </w:t>
      </w:r>
      <w:r w:rsidR="007C3E2A" w:rsidRPr="00D50A39">
        <w:rPr>
          <w:rFonts w:eastAsiaTheme="minorEastAsia"/>
          <w:i/>
          <w:color w:val="000000"/>
        </w:rPr>
        <w:t>and</w:t>
      </w:r>
      <w:r w:rsidR="007C3E2A">
        <w:rPr>
          <w:rFonts w:eastAsiaTheme="minorEastAsia"/>
          <w:iCs/>
          <w:color w:val="000000"/>
        </w:rPr>
        <w:t xml:space="preserve"> phosphorus investment in photosynthesis </w:t>
      </w:r>
      <w:r w:rsidR="00D50A39">
        <w:rPr>
          <w:rFonts w:eastAsiaTheme="minorEastAsia"/>
          <w:iCs/>
          <w:color w:val="000000"/>
        </w:rPr>
        <w:t>may be</w:t>
      </w:r>
      <w:r w:rsidR="007C3E2A">
        <w:rPr>
          <w:rFonts w:eastAsiaTheme="minorEastAsia"/>
          <w:iCs/>
          <w:color w:val="000000"/>
        </w:rPr>
        <w:t xml:space="preserve"> </w:t>
      </w:r>
      <w:r w:rsidR="00D50A39">
        <w:rPr>
          <w:rFonts w:eastAsiaTheme="minorEastAsia"/>
          <w:iCs/>
          <w:color w:val="000000"/>
        </w:rPr>
        <w:t xml:space="preserve">likely </w:t>
      </w:r>
      <w:r w:rsidR="007C3E2A">
        <w:rPr>
          <w:rFonts w:eastAsiaTheme="minorEastAsia"/>
          <w:iCs/>
          <w:color w:val="000000"/>
        </w:rPr>
        <w:t>driven by climate-related demand to build and maintain photosynthetic enzymes, a pattern that has not been previously shown.</w:t>
      </w:r>
      <w:r w:rsidR="0024125D">
        <w:rPr>
          <w:rFonts w:eastAsiaTheme="minorEastAsia"/>
          <w:iCs/>
          <w:color w:val="000000"/>
        </w:rPr>
        <w:t xml:space="preserve"> </w:t>
      </w:r>
      <w:commentRangeEnd w:id="145"/>
      <w:r w:rsidR="00FD04BC">
        <w:rPr>
          <w:rStyle w:val="CommentReference"/>
        </w:rPr>
        <w:commentReference w:id="145"/>
      </w:r>
      <w:r w:rsidR="00D50A39">
        <w:rPr>
          <w:rFonts w:eastAsiaTheme="minorEastAsia"/>
          <w:iCs/>
          <w:color w:val="000000"/>
        </w:rPr>
        <w:t>However, we could not explicitly investigate the role of climate in modulating photosynthetic responses to nutrient additions due to a limited number of field experiments that manipulated nitrogen and phosphorus in a full-factorial design and measured photosynthetic traits relevant to this study.</w:t>
      </w:r>
    </w:p>
    <w:p w14:paraId="781ECC27" w14:textId="6F962392" w:rsidR="00E80927" w:rsidRDefault="006631E6" w:rsidP="0024125D">
      <w:pPr>
        <w:spacing w:line="360" w:lineRule="auto"/>
        <w:ind w:firstLine="720"/>
        <w:rPr>
          <w:rFonts w:eastAsiaTheme="minorEastAsia"/>
          <w:iCs/>
          <w:color w:val="000000"/>
        </w:rPr>
      </w:pPr>
      <w:r>
        <w:rPr>
          <w:rFonts w:eastAsiaTheme="minorEastAsia"/>
          <w:iCs/>
          <w:color w:val="000000"/>
        </w:rPr>
        <w:t>C</w:t>
      </w:r>
      <w:r w:rsidR="00E80927">
        <w:rPr>
          <w:rFonts w:eastAsiaTheme="minorEastAsia"/>
          <w:iCs/>
          <w:color w:val="000000"/>
        </w:rPr>
        <w:t>limate</w:t>
      </w:r>
      <w:r w:rsidR="00C13AAD">
        <w:rPr>
          <w:rFonts w:eastAsiaTheme="minorEastAsia"/>
          <w:iCs/>
          <w:color w:val="000000"/>
        </w:rPr>
        <w:t xml:space="preserve"> also</w:t>
      </w:r>
      <w:r w:rsidR="00E80927">
        <w:rPr>
          <w:rFonts w:eastAsiaTheme="minorEastAsia"/>
          <w:iCs/>
          <w:color w:val="000000"/>
        </w:rPr>
        <w:t xml:space="preserve"> modified the two traits that demonstrated a synergistic response to nitrogen+phosphorus addition.</w:t>
      </w:r>
      <w:r>
        <w:rPr>
          <w:rFonts w:eastAsiaTheme="minorEastAsia"/>
          <w:iCs/>
          <w:color w:val="000000"/>
        </w:rPr>
        <w:t xml:space="preserve"> </w:t>
      </w:r>
      <w:r w:rsidR="0024125D">
        <w:rPr>
          <w:rFonts w:eastAsiaTheme="minorEastAsia"/>
          <w:iCs/>
          <w:color w:val="000000"/>
        </w:rPr>
        <w:t>S</w:t>
      </w:r>
      <w:r>
        <w:rPr>
          <w:rFonts w:eastAsiaTheme="minorEastAsia"/>
          <w:iCs/>
          <w:color w:val="000000"/>
        </w:rPr>
        <w:t xml:space="preserve">ynergistic leaf N:P </w:t>
      </w:r>
      <w:r w:rsidR="0024125D">
        <w:rPr>
          <w:rFonts w:eastAsiaTheme="minorEastAsia"/>
          <w:iCs/>
          <w:color w:val="000000"/>
        </w:rPr>
        <w:t xml:space="preserve">were strongest in colder and brighter environments, while synergistic aboveground biomass responses were strongest in colder, drier environments. </w:t>
      </w:r>
      <w:r>
        <w:rPr>
          <w:rFonts w:eastAsiaTheme="minorEastAsia"/>
          <w:iCs/>
          <w:color w:val="000000"/>
        </w:rPr>
        <w:t xml:space="preserve">These patterns </w:t>
      </w:r>
      <w:r w:rsidR="0024125D">
        <w:rPr>
          <w:rFonts w:eastAsiaTheme="minorEastAsia"/>
          <w:iCs/>
          <w:color w:val="000000"/>
        </w:rPr>
        <w:t>demonstrate</w:t>
      </w:r>
      <w:r>
        <w:rPr>
          <w:rFonts w:eastAsiaTheme="minorEastAsia"/>
          <w:iCs/>
          <w:color w:val="000000"/>
        </w:rPr>
        <w:t xml:space="preserve"> that the environment can dictate the magnitude of </w:t>
      </w:r>
      <w:r w:rsidR="007C3E2A">
        <w:rPr>
          <w:rFonts w:eastAsiaTheme="minorEastAsia"/>
          <w:iCs/>
          <w:color w:val="000000"/>
        </w:rPr>
        <w:t>interactions between nitrogen and phosphorus addition, highlighting the potential for stronger nitrogen-phosphorus colimitation</w:t>
      </w:r>
      <w:r w:rsidR="0024125D">
        <w:rPr>
          <w:rFonts w:eastAsiaTheme="minorEastAsia"/>
          <w:iCs/>
          <w:color w:val="000000"/>
        </w:rPr>
        <w:t xml:space="preserve"> on leaf N:P and aboveground biomass</w:t>
      </w:r>
      <w:r w:rsidR="007C3E2A">
        <w:rPr>
          <w:rFonts w:eastAsiaTheme="minorEastAsia"/>
          <w:iCs/>
          <w:color w:val="000000"/>
        </w:rPr>
        <w:t xml:space="preserve"> </w:t>
      </w:r>
      <w:r w:rsidR="0024125D">
        <w:rPr>
          <w:rFonts w:eastAsiaTheme="minorEastAsia"/>
          <w:iCs/>
          <w:color w:val="000000"/>
        </w:rPr>
        <w:t>in environments that</w:t>
      </w:r>
      <w:r w:rsidR="007C3E2A">
        <w:rPr>
          <w:rFonts w:eastAsiaTheme="minorEastAsia"/>
          <w:iCs/>
          <w:color w:val="000000"/>
        </w:rPr>
        <w:t xml:space="preserve"> </w:t>
      </w:r>
      <w:r w:rsidR="0024125D">
        <w:rPr>
          <w:rFonts w:eastAsiaTheme="minorEastAsia"/>
          <w:iCs/>
          <w:color w:val="000000"/>
        </w:rPr>
        <w:t>have</w:t>
      </w:r>
      <w:r w:rsidR="007C3E2A">
        <w:rPr>
          <w:rFonts w:eastAsiaTheme="minorEastAsia"/>
          <w:iCs/>
          <w:color w:val="000000"/>
        </w:rPr>
        <w:t xml:space="preserve"> greater leaf and whole-plant demand for soil resources. Stronger nitrogen-phosphorus interactions in regions with greater demand for soil resources have important implications for modeling, as failure to account for these dynamics could lead to</w:t>
      </w:r>
      <w:r w:rsidR="0024125D">
        <w:rPr>
          <w:rFonts w:eastAsiaTheme="minorEastAsia"/>
          <w:iCs/>
          <w:color w:val="000000"/>
        </w:rPr>
        <w:t xml:space="preserve"> incorrect assumptions about whether nitrogen or phosphorus </w:t>
      </w:r>
      <w:r w:rsidR="00D50A39">
        <w:rPr>
          <w:rFonts w:eastAsiaTheme="minorEastAsia"/>
          <w:iCs/>
          <w:color w:val="000000"/>
        </w:rPr>
        <w:t>availability is</w:t>
      </w:r>
      <w:r w:rsidR="0024125D">
        <w:rPr>
          <w:rFonts w:eastAsiaTheme="minorEastAsia"/>
          <w:iCs/>
          <w:color w:val="000000"/>
        </w:rPr>
        <w:t xml:space="preserve"> limiting primary productivity, and could risk</w:t>
      </w:r>
      <w:r w:rsidR="007C3E2A">
        <w:rPr>
          <w:rFonts w:eastAsiaTheme="minorEastAsia"/>
          <w:iCs/>
          <w:color w:val="000000"/>
        </w:rPr>
        <w:t xml:space="preserve"> underestimat</w:t>
      </w:r>
      <w:r w:rsidR="0024125D">
        <w:rPr>
          <w:rFonts w:eastAsiaTheme="minorEastAsia"/>
          <w:iCs/>
          <w:color w:val="000000"/>
        </w:rPr>
        <w:t>ing</w:t>
      </w:r>
      <w:r w:rsidR="007C3E2A">
        <w:rPr>
          <w:rFonts w:eastAsiaTheme="minorEastAsia"/>
          <w:iCs/>
          <w:color w:val="000000"/>
        </w:rPr>
        <w:t xml:space="preserve"> gross primary productivity and land carbon sink projections.</w:t>
      </w:r>
    </w:p>
    <w:p w14:paraId="387A6410" w14:textId="5036D6A9" w:rsidR="00CD0164" w:rsidRDefault="00CD0164" w:rsidP="00E40275">
      <w:pPr>
        <w:spacing w:line="360" w:lineRule="auto"/>
        <w:rPr>
          <w:rFonts w:eastAsiaTheme="minorEastAsia"/>
          <w:color w:val="000000"/>
        </w:rPr>
      </w:pPr>
    </w:p>
    <w:p w14:paraId="1D0F75D5" w14:textId="0BCDB83E" w:rsidR="001F62D1" w:rsidRPr="00154485" w:rsidRDefault="001F62D1" w:rsidP="001F62D1">
      <w:pPr>
        <w:spacing w:line="360" w:lineRule="auto"/>
        <w:rPr>
          <w:rFonts w:eastAsiaTheme="minorEastAsia"/>
          <w:i/>
          <w:iCs/>
          <w:color w:val="000000"/>
        </w:rPr>
      </w:pPr>
      <w:r>
        <w:rPr>
          <w:rFonts w:eastAsiaTheme="minorEastAsia"/>
          <w:i/>
          <w:iCs/>
          <w:color w:val="000000"/>
        </w:rPr>
        <w:t>Plant responses to nutrient additions are mediated through species identity traits</w:t>
      </w:r>
    </w:p>
    <w:p w14:paraId="708FBED8" w14:textId="4CF0A8A3" w:rsidR="001F62D1" w:rsidRDefault="007C3E2A" w:rsidP="00E40275">
      <w:pPr>
        <w:spacing w:line="360" w:lineRule="auto"/>
        <w:rPr>
          <w:rFonts w:eastAsiaTheme="minorEastAsia"/>
          <w:color w:val="000000"/>
        </w:rPr>
      </w:pPr>
      <w:r>
        <w:rPr>
          <w:rFonts w:eastAsiaTheme="minorEastAsia"/>
          <w:color w:val="000000"/>
        </w:rPr>
        <w:t>Species identity traits also modified plant trait responses to nitrogen and phosphorus addition</w:t>
      </w:r>
      <w:r w:rsidR="00132703">
        <w:rPr>
          <w:rFonts w:eastAsiaTheme="minorEastAsia"/>
          <w:color w:val="000000"/>
        </w:rPr>
        <w:t>, supporting our fourth hypothesis</w:t>
      </w:r>
      <w:r>
        <w:rPr>
          <w:rFonts w:eastAsiaTheme="minorEastAsia"/>
          <w:color w:val="000000"/>
        </w:rPr>
        <w:t xml:space="preserve">. </w:t>
      </w:r>
      <w:r w:rsidR="00132703">
        <w:rPr>
          <w:rFonts w:eastAsiaTheme="minorEastAsia"/>
          <w:color w:val="000000"/>
        </w:rPr>
        <w:t xml:space="preserve">In general, </w:t>
      </w:r>
      <w:r w:rsidR="00D50A39">
        <w:rPr>
          <w:rFonts w:eastAsiaTheme="minorEastAsia"/>
          <w:color w:val="000000"/>
        </w:rPr>
        <w:t>species with</w:t>
      </w:r>
      <w:r>
        <w:rPr>
          <w:rFonts w:eastAsiaTheme="minorEastAsia"/>
          <w:color w:val="000000"/>
        </w:rPr>
        <w:t xml:space="preserve"> the ability to associate with N</w:t>
      </w:r>
      <w:r>
        <w:rPr>
          <w:rFonts w:eastAsiaTheme="minorEastAsia"/>
          <w:color w:val="000000"/>
          <w:vertAlign w:val="subscript"/>
        </w:rPr>
        <w:t>2</w:t>
      </w:r>
      <w:r>
        <w:rPr>
          <w:rFonts w:eastAsiaTheme="minorEastAsia"/>
          <w:color w:val="000000"/>
        </w:rPr>
        <w:t xml:space="preserve">-fixing bacteria exhibited dampened responses to nitrogen addition </w:t>
      </w:r>
      <w:r w:rsidR="00D50A39">
        <w:rPr>
          <w:rFonts w:eastAsiaTheme="minorEastAsia"/>
          <w:color w:val="000000"/>
        </w:rPr>
        <w:t>compared to species without</w:t>
      </w:r>
      <w:r>
        <w:rPr>
          <w:rFonts w:eastAsiaTheme="minorEastAsia"/>
          <w:color w:val="000000"/>
        </w:rPr>
        <w:t xml:space="preserve"> </w:t>
      </w:r>
      <w:r w:rsidR="00D50A39">
        <w:rPr>
          <w:rFonts w:eastAsiaTheme="minorEastAsia"/>
          <w:color w:val="000000"/>
        </w:rPr>
        <w:t>this ability</w:t>
      </w:r>
      <w:r w:rsidR="00132703">
        <w:rPr>
          <w:rFonts w:eastAsiaTheme="minorEastAsia"/>
          <w:color w:val="000000"/>
        </w:rPr>
        <w:t xml:space="preserve">, supporting previous work </w:t>
      </w:r>
      <w:sdt>
        <w:sdtPr>
          <w:rPr>
            <w:rFonts w:eastAsiaTheme="minorEastAsia"/>
            <w:color w:val="000000"/>
          </w:rPr>
          <w:tag w:val="MENDELEY_CITATION_v3_eyJjaXRhdGlvbklEIjoiTUVOREVMRVlfQ0lUQVRJT05fM2RkZDI5MWYtZWRhMi00MGFmLWE3YzgtOTMwZmNiZjlmODM2IiwicHJvcGVydGllcyI6eyJub3RlSW5kZXgiOjB9LCJpc0VkaXRlZCI6ZmFsc2UsIm1hbnVhbE92ZXJyaWRlIjp7ImlzTWFudWFsbHlPdmVycmlkZGVuIjpmYWxzZSwiY2l0ZXByb2NUZXh0IjoiKEFkYW1zIDxpPmV0IGFsLjwvaT4sIDIwMTY7IERvbmcgPGk+ZXQgYWwuPC9pPiwgMjAxNzsgQnl0bmVyb3dpY3ogPGk+ZXQgYWwuPC9pPiwgMjAyMzsgQ2hlYWliIDxpPmV0IGFsLjwvaT4sIDIwMjViOyBQZXJrb3dza2kgPGk+ZXQgYWwuPC9pPi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gRXhwIEJvdC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"/>
          <w:id w:val="-2009356177"/>
          <w:placeholder>
            <w:docPart w:val="DefaultPlaceholder_-1854013440"/>
          </w:placeholder>
        </w:sdtPr>
        <w:sdtContent>
          <w:r w:rsidR="00150EA7" w:rsidRPr="00150EA7">
            <w:rPr>
              <w:rFonts w:eastAsia="Times New Roman"/>
              <w:color w:val="000000"/>
            </w:rPr>
            <w:t xml:space="preserve">(Adams </w:t>
          </w:r>
          <w:r w:rsidR="00150EA7" w:rsidRPr="00150EA7">
            <w:rPr>
              <w:rFonts w:eastAsia="Times New Roman"/>
              <w:i/>
              <w:iCs/>
              <w:color w:val="000000"/>
            </w:rPr>
            <w:t>et al.</w:t>
          </w:r>
          <w:r w:rsidR="00150EA7" w:rsidRPr="00150EA7">
            <w:rPr>
              <w:rFonts w:eastAsia="Times New Roman"/>
              <w:color w:val="000000"/>
            </w:rPr>
            <w:t xml:space="preserve">, 2016; Dong </w:t>
          </w:r>
          <w:r w:rsidR="00150EA7" w:rsidRPr="00150EA7">
            <w:rPr>
              <w:rFonts w:eastAsia="Times New Roman"/>
              <w:i/>
              <w:iCs/>
              <w:color w:val="000000"/>
            </w:rPr>
            <w:t>et al.</w:t>
          </w:r>
          <w:r w:rsidR="00150EA7" w:rsidRPr="00150EA7">
            <w:rPr>
              <w:rFonts w:eastAsia="Times New Roman"/>
              <w:color w:val="000000"/>
            </w:rPr>
            <w:t xml:space="preserve">, 2017; </w:t>
          </w:r>
          <w:proofErr w:type="spellStart"/>
          <w:r w:rsidR="00150EA7" w:rsidRPr="00150EA7">
            <w:rPr>
              <w:rFonts w:eastAsia="Times New Roman"/>
              <w:color w:val="000000"/>
            </w:rPr>
            <w:t>Bytnerowicz</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xml:space="preserve">, 2023; </w:t>
          </w:r>
          <w:proofErr w:type="spellStart"/>
          <w:r w:rsidR="00150EA7" w:rsidRPr="00150EA7">
            <w:rPr>
              <w:rFonts w:eastAsia="Times New Roman"/>
              <w:color w:val="000000"/>
            </w:rPr>
            <w:t>Cheaib</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xml:space="preserve">, 2025b; Perkowski </w:t>
          </w:r>
          <w:r w:rsidR="00150EA7" w:rsidRPr="00150EA7">
            <w:rPr>
              <w:rFonts w:eastAsia="Times New Roman"/>
              <w:i/>
              <w:iCs/>
              <w:color w:val="000000"/>
            </w:rPr>
            <w:t>et al.</w:t>
          </w:r>
          <w:r w:rsidR="00150EA7" w:rsidRPr="00150EA7">
            <w:rPr>
              <w:rFonts w:eastAsia="Times New Roman"/>
              <w:color w:val="000000"/>
            </w:rPr>
            <w:t>, 2025a)</w:t>
          </w:r>
        </w:sdtContent>
      </w:sdt>
      <w:r w:rsidR="007A22C8">
        <w:rPr>
          <w:rFonts w:eastAsiaTheme="minorEastAsia"/>
          <w:color w:val="000000"/>
        </w:rPr>
        <w:t>.</w:t>
      </w:r>
      <w:r>
        <w:rPr>
          <w:rFonts w:eastAsiaTheme="minorEastAsia"/>
          <w:color w:val="000000"/>
        </w:rPr>
        <w:t xml:space="preserve"> C</w:t>
      </w:r>
      <w:r>
        <w:rPr>
          <w:rFonts w:eastAsiaTheme="minorEastAsia"/>
          <w:color w:val="000000"/>
          <w:vertAlign w:val="subscript"/>
        </w:rPr>
        <w:t>4</w:t>
      </w:r>
      <w:r>
        <w:rPr>
          <w:rFonts w:eastAsiaTheme="minorEastAsia"/>
          <w:color w:val="000000"/>
        </w:rPr>
        <w:t xml:space="preserve"> species often exhibited stronger responses to nutrient addition than C</w:t>
      </w:r>
      <w:r>
        <w:rPr>
          <w:rFonts w:eastAsiaTheme="minorEastAsia"/>
          <w:color w:val="000000"/>
          <w:vertAlign w:val="subscript"/>
        </w:rPr>
        <w:t>3</w:t>
      </w:r>
      <w:r>
        <w:rPr>
          <w:rFonts w:eastAsiaTheme="minorEastAsia"/>
          <w:color w:val="000000"/>
        </w:rPr>
        <w:t xml:space="preserve"> species, perhaps due to greater demand associated with needing to construct additional photosynthetic enzymes such as PEP carboxylase</w:t>
      </w:r>
      <w:r w:rsidR="007A22C8">
        <w:rPr>
          <w:rFonts w:eastAsiaTheme="minorEastAsia"/>
          <w:color w:val="000000"/>
        </w:rPr>
        <w:t xml:space="preserve"> </w:t>
      </w:r>
      <w:sdt>
        <w:sdtPr>
          <w:rPr>
            <w:rFonts w:eastAsiaTheme="minorEastAsia"/>
            <w:color w:val="000000"/>
          </w:rPr>
          <w:tag w:val="MENDELEY_CITATION_v3_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"/>
          <w:id w:val="-579982053"/>
          <w:placeholder>
            <w:docPart w:val="DefaultPlaceholder_-1854013440"/>
          </w:placeholder>
        </w:sdtPr>
        <w:sdtContent>
          <w:r w:rsidR="00150EA7" w:rsidRPr="00150EA7">
            <w:rPr>
              <w:rFonts w:eastAsia="Times New Roman"/>
              <w:color w:val="000000"/>
            </w:rPr>
            <w:t>(Valeria &amp; Santiago, 2011)</w:t>
          </w:r>
        </w:sdtContent>
      </w:sdt>
      <w:r>
        <w:rPr>
          <w:rFonts w:eastAsiaTheme="minorEastAsia"/>
          <w:color w:val="000000"/>
        </w:rPr>
        <w:t xml:space="preserve">. Finally, plants which associated with mycorrhizal fungi that adopt scavenging strategies exhibited stronger trait responses to nutrient addition compared to those that associated with </w:t>
      </w:r>
      <w:r w:rsidR="007A22C8">
        <w:rPr>
          <w:rFonts w:eastAsiaTheme="minorEastAsia"/>
          <w:color w:val="000000"/>
        </w:rPr>
        <w:t xml:space="preserve">mining strategies, also supporting previous work </w:t>
      </w:r>
      <w:sdt>
        <w:sdtPr>
          <w:rPr>
            <w:rFonts w:eastAsiaTheme="minorEastAsia"/>
            <w:color w:val="000000"/>
          </w:rPr>
          <w:tag w:val="MENDELEY_CITATION_v3_eyJjaXRhdGlvbklEIjoiTUVOREVMRVlfQ0lUQVRJT05fZDhjYjNhMjQtOGRkOS00MmY3LTg2NjctNWEyZjE4OGRiNjk5IiwicHJvcGVydGllcyI6eyJub3RlSW5kZXgiOjB9LCJpc0VkaXRlZCI6ZmFsc2UsIm1hbnVhbE92ZXJyaWRlIjp7ImlzTWFudWFsbHlPdmVycmlkZGVuIjpmYWxzZSwiY2l0ZXByb2NUZXh0IjoiKENoZWFpYiA8aT5ldCBhbC48L2k+LCAyMDI1YSkiLCJtYW51YWxPdmVycmlkZVRleHQiOiIifSwiY2l0YXRpb25JdGVtcyI6W3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V19"/>
          <w:id w:val="-193771843"/>
          <w:placeholder>
            <w:docPart w:val="DefaultPlaceholder_-1854013440"/>
          </w:placeholder>
        </w:sdtPr>
        <w:sdtContent>
          <w:r w:rsidR="00150EA7" w:rsidRPr="00150EA7">
            <w:rPr>
              <w:rFonts w:eastAsia="Times New Roman"/>
              <w:color w:val="000000"/>
            </w:rPr>
            <w:t>(</w:t>
          </w:r>
          <w:proofErr w:type="spellStart"/>
          <w:r w:rsidR="00150EA7" w:rsidRPr="00150EA7">
            <w:rPr>
              <w:rFonts w:eastAsia="Times New Roman"/>
              <w:color w:val="000000"/>
            </w:rPr>
            <w:t>Cheaib</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2025a)</w:t>
          </w:r>
        </w:sdtContent>
      </w:sdt>
      <w:r w:rsidR="007A22C8">
        <w:rPr>
          <w:rFonts w:eastAsiaTheme="minorEastAsia"/>
          <w:color w:val="000000"/>
        </w:rPr>
        <w:t xml:space="preserve">. Altogether, these findings indicate that plants who rely more strongly on soil-derived plant-available nutrients and </w:t>
      </w:r>
      <w:r w:rsidR="007A22C8">
        <w:rPr>
          <w:rFonts w:eastAsiaTheme="minorEastAsia"/>
          <w:color w:val="000000"/>
        </w:rPr>
        <w:lastRenderedPageBreak/>
        <w:t>have greater background demand to build and maintain photosynthetic enzymes often exhibit stronger</w:t>
      </w:r>
      <w:r>
        <w:rPr>
          <w:rFonts w:eastAsiaTheme="minorEastAsia"/>
          <w:color w:val="000000"/>
        </w:rPr>
        <w:t xml:space="preserve"> </w:t>
      </w:r>
      <w:r w:rsidR="007A22C8">
        <w:rPr>
          <w:rFonts w:eastAsiaTheme="minorEastAsia"/>
          <w:color w:val="000000"/>
        </w:rPr>
        <w:t xml:space="preserve">trait responses to nutrient </w:t>
      </w:r>
      <w:commentRangeStart w:id="146"/>
      <w:commentRangeStart w:id="147"/>
      <w:r w:rsidR="007A22C8">
        <w:rPr>
          <w:rFonts w:eastAsiaTheme="minorEastAsia"/>
          <w:color w:val="000000"/>
        </w:rPr>
        <w:t>additions</w:t>
      </w:r>
      <w:commentRangeEnd w:id="146"/>
      <w:r w:rsidR="00FB1C7D">
        <w:rPr>
          <w:rStyle w:val="CommentReference"/>
        </w:rPr>
        <w:commentReference w:id="146"/>
      </w:r>
      <w:commentRangeEnd w:id="147"/>
      <w:r w:rsidR="00972159">
        <w:rPr>
          <w:rStyle w:val="CommentReference"/>
        </w:rPr>
        <w:commentReference w:id="147"/>
      </w:r>
      <w:r w:rsidR="007A22C8">
        <w:rPr>
          <w:rFonts w:eastAsiaTheme="minorEastAsia"/>
          <w:color w:val="000000"/>
        </w:rPr>
        <w:t>.</w:t>
      </w:r>
    </w:p>
    <w:p w14:paraId="102028CE" w14:textId="77777777" w:rsidR="003A6FDE" w:rsidRDefault="003A6FDE" w:rsidP="00E40275">
      <w:pPr>
        <w:spacing w:line="360" w:lineRule="auto"/>
        <w:rPr>
          <w:rFonts w:eastAsiaTheme="minorEastAsia"/>
          <w:color w:val="000000"/>
        </w:rPr>
      </w:pPr>
    </w:p>
    <w:p w14:paraId="3AA0E61B" w14:textId="77777777" w:rsidR="003A6FDE" w:rsidRPr="003A6FDE" w:rsidRDefault="003A6FDE" w:rsidP="003A6FDE">
      <w:pPr>
        <w:spacing w:line="360" w:lineRule="auto"/>
        <w:rPr>
          <w:rFonts w:eastAsiaTheme="minorEastAsia"/>
          <w:i/>
          <w:iCs/>
          <w:color w:val="000000"/>
        </w:rPr>
      </w:pPr>
      <w:r>
        <w:rPr>
          <w:rFonts w:eastAsiaTheme="minorEastAsia"/>
          <w:i/>
          <w:iCs/>
          <w:color w:val="000000"/>
        </w:rPr>
        <w:t>Conclusions</w:t>
      </w:r>
    </w:p>
    <w:p w14:paraId="49A86B1B" w14:textId="0F09CE7F" w:rsidR="003A6FDE" w:rsidRDefault="001F62D1" w:rsidP="003A6FDE">
      <w:pPr>
        <w:spacing w:line="360" w:lineRule="auto"/>
        <w:rPr>
          <w:rFonts w:eastAsiaTheme="minorEastAsia"/>
          <w:color w:val="000000"/>
        </w:rPr>
      </w:pPr>
      <w:r>
        <w:rPr>
          <w:rFonts w:eastAsiaTheme="minorEastAsia"/>
          <w:color w:val="000000"/>
        </w:rPr>
        <w:t>Our</w:t>
      </w:r>
      <w:r w:rsidR="003A6FDE">
        <w:rPr>
          <w:rFonts w:eastAsiaTheme="minorEastAsia"/>
          <w:color w:val="000000"/>
        </w:rPr>
        <w:t xml:space="preserve"> findings are </w:t>
      </w:r>
      <w:r w:rsidR="003A6FDE">
        <w:t>consistent with previous work showing limited impacts of nutrient addition on leaf-level photosynthesis</w:t>
      </w:r>
      <w:r w:rsidR="003A6FDE">
        <w:rPr>
          <w:rFonts w:eastAsiaTheme="minorEastAsia"/>
          <w:color w:val="000000"/>
        </w:rPr>
        <w:t xml:space="preserve"> </w:t>
      </w:r>
      <w:sdt>
        <w:sdtPr>
          <w:rPr>
            <w:rFonts w:eastAsiaTheme="minorEastAsia"/>
            <w:color w:val="000000"/>
          </w:rPr>
          <w:tag w:val="MENDELEY_CITATION_v3_eyJjaXRhdGlvbklEIjoiTUVOREVMRVlfQ0lUQVRJT05fODU5ZWZkMTktMmQ1My00OThiLTkyZWUtZjAzMDM3NWU1ZDBmIiwicHJvcGVydGllcyI6eyJub3RlSW5kZXgiOjB9LCJpc0VkaXRlZCI6ZmFsc2UsIm1hbnVhbE92ZXJyaWRlIjp7ImlzTWFudWFsbHlPdmVycmlkZGVuIjpmYWxzZSwiY2l0ZXByb2NUZXh0IjoiKExpYW5nIDxpPmV0IGFsLjwvaT4sIDIwMjA7IFdhcmluZyA8aT5ldCBhbC48L2k+LCAyMDIzOyBTdG9ja2VyIDxpPmV0IGFsLjwvaT4sIDIwMjUpIiwibWFudWFsT3ZlcnJpZGVUZXh0IjoiIn0sImNpdGF0aW9uSXRlbXMiOlt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LH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IEV4cCBCb3Q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1dfQ=="/>
          <w:id w:val="973562326"/>
          <w:placeholder>
            <w:docPart w:val="C44BFAC5A5257143970484A56891FCDE"/>
          </w:placeholder>
        </w:sdtPr>
        <w:sdtContent>
          <w:r w:rsidR="00150EA7" w:rsidRPr="00150EA7">
            <w:rPr>
              <w:rFonts w:eastAsia="Times New Roman"/>
              <w:color w:val="000000"/>
            </w:rPr>
            <w:t xml:space="preserve">(Liang </w:t>
          </w:r>
          <w:r w:rsidR="00150EA7" w:rsidRPr="00150EA7">
            <w:rPr>
              <w:rFonts w:eastAsia="Times New Roman"/>
              <w:i/>
              <w:iCs/>
              <w:color w:val="000000"/>
            </w:rPr>
            <w:t>et al.</w:t>
          </w:r>
          <w:r w:rsidR="00150EA7" w:rsidRPr="00150EA7">
            <w:rPr>
              <w:rFonts w:eastAsia="Times New Roman"/>
              <w:color w:val="000000"/>
            </w:rPr>
            <w:t xml:space="preserve">, 2020; Waring </w:t>
          </w:r>
          <w:r w:rsidR="00150EA7" w:rsidRPr="00150EA7">
            <w:rPr>
              <w:rFonts w:eastAsia="Times New Roman"/>
              <w:i/>
              <w:iCs/>
              <w:color w:val="000000"/>
            </w:rPr>
            <w:t>et al.</w:t>
          </w:r>
          <w:r w:rsidR="00150EA7" w:rsidRPr="00150EA7">
            <w:rPr>
              <w:rFonts w:eastAsia="Times New Roman"/>
              <w:color w:val="000000"/>
            </w:rPr>
            <w:t xml:space="preserve">, 2023; Stocker </w:t>
          </w:r>
          <w:r w:rsidR="00150EA7" w:rsidRPr="00150EA7">
            <w:rPr>
              <w:rFonts w:eastAsia="Times New Roman"/>
              <w:i/>
              <w:iCs/>
              <w:color w:val="000000"/>
            </w:rPr>
            <w:t>et al.</w:t>
          </w:r>
          <w:r w:rsidR="00150EA7" w:rsidRPr="00150EA7">
            <w:rPr>
              <w:rFonts w:eastAsia="Times New Roman"/>
              <w:color w:val="000000"/>
            </w:rPr>
            <w:t>, 2025)</w:t>
          </w:r>
        </w:sdtContent>
      </w:sdt>
      <w:r w:rsidR="003A6FDE">
        <w:rPr>
          <w:rFonts w:eastAsiaTheme="minorEastAsia"/>
          <w:color w:val="000000"/>
        </w:rPr>
        <w:t xml:space="preserve">, stronger plant responses in regions with high climatic demand for soil resources </w:t>
      </w:r>
      <w:sdt>
        <w:sdtPr>
          <w:rPr>
            <w:rFonts w:eastAsiaTheme="minorEastAsia"/>
            <w:color w:val="000000"/>
          </w:rPr>
          <w:tag w:val="MENDELEY_CITATION_v3_eyJjaXRhdGlvbklEIjoiTUVOREVMRVlfQ0lUQVRJT05fNzgwNzdmOWMtMjJkZS00NDcxLTkxZjQtN2I2YTExODhiMGM1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Tml0cm9nZW4gU3VwcGx5IEV4ZXJ0cyBMYXJnZXN0IEluZmx1ZW5jZSBvbiBMZWFmIE5pdHJvZ2VuIGluIEVudmlyb25tZW50cyB3aXRoIHRoZSBHcmVhdGVzdCBMZWFmIE5pdHJvZ2VuIE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"/>
          <w:id w:val="1641141526"/>
          <w:placeholder>
            <w:docPart w:val="C44BFAC5A5257143970484A56891FCDE"/>
          </w:placeholder>
        </w:sdtPr>
        <w:sdtContent>
          <w:r w:rsidR="00150EA7" w:rsidRPr="00150EA7">
            <w:rPr>
              <w:rFonts w:eastAsia="Times New Roman"/>
              <w:color w:val="000000"/>
            </w:rPr>
            <w:t>(</w:t>
          </w:r>
          <w:proofErr w:type="spellStart"/>
          <w:r w:rsidR="00150EA7" w:rsidRPr="00150EA7">
            <w:rPr>
              <w:rFonts w:eastAsia="Times New Roman"/>
              <w:color w:val="000000"/>
            </w:rPr>
            <w:t>Cheaib</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2025b)</w:t>
          </w:r>
        </w:sdtContent>
      </w:sdt>
      <w:r w:rsidR="003A6FDE">
        <w:rPr>
          <w:rFonts w:eastAsiaTheme="minorEastAsia"/>
          <w:color w:val="000000"/>
        </w:rPr>
        <w:t xml:space="preserve"> and responses to nutrient addition that are context dependent on photosynthetic pathway </w:t>
      </w:r>
      <w:sdt>
        <w:sdtPr>
          <w:rPr>
            <w:rFonts w:eastAsiaTheme="minorEastAsia"/>
            <w:color w:val="000000"/>
          </w:rPr>
          <w:tag w:val="MENDELEY_CITATION_v3_eyJjaXRhdGlvbklEIjoiTUVOREVMRVlfQ0lUQVRJT05fN2RlMzRjODktMzQ4MS00M2M0LTg3MzQtYmUxYjlkZDlkYzU2IiwicHJvcGVydGllcyI6eyJub3RlSW5kZXgiOjB9LCJpc0VkaXRlZCI6ZmFsc2UsIm1hbnVhbE92ZXJyaWRlIjp7ImlzTWFudWFsbHlPdmVycmlkZGVuIjpmYWxzZSwiY2l0ZXByb2NUZXh0IjoiKExpYW5nIDxpPmV0IGFsLjwvaT4sIDIwMjApIiwibWFudWFsT3ZlcnJpZGVUZXh0IjoiIn0sImNpdGF0aW9uSXRlbXMiOlt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XX0="/>
          <w:id w:val="-826050613"/>
          <w:placeholder>
            <w:docPart w:val="C44BFAC5A5257143970484A56891FCDE"/>
          </w:placeholder>
        </w:sdtPr>
        <w:sdtContent>
          <w:r w:rsidR="00150EA7" w:rsidRPr="00150EA7">
            <w:rPr>
              <w:rFonts w:eastAsia="Times New Roman"/>
              <w:color w:val="000000"/>
            </w:rPr>
            <w:t xml:space="preserve">(Liang </w:t>
          </w:r>
          <w:r w:rsidR="00150EA7" w:rsidRPr="00150EA7">
            <w:rPr>
              <w:rFonts w:eastAsia="Times New Roman"/>
              <w:i/>
              <w:iCs/>
              <w:color w:val="000000"/>
            </w:rPr>
            <w:t>et al.</w:t>
          </w:r>
          <w:r w:rsidR="00150EA7" w:rsidRPr="00150EA7">
            <w:rPr>
              <w:rFonts w:eastAsia="Times New Roman"/>
              <w:color w:val="000000"/>
            </w:rPr>
            <w:t>, 2020)</w:t>
          </w:r>
        </w:sdtContent>
      </w:sdt>
      <w:r w:rsidR="003A6FDE">
        <w:rPr>
          <w:rFonts w:eastAsiaTheme="minorEastAsia"/>
          <w:color w:val="000000"/>
        </w:rPr>
        <w:t xml:space="preserve"> and acquisition strategy</w:t>
      </w:r>
      <w:r w:rsidR="003A6FDE">
        <w:t xml:space="preserve"> </w:t>
      </w:r>
      <w:sdt>
        <w:sdtPr>
          <w:rPr>
            <w:rFonts w:eastAsiaTheme="minorEastAsia"/>
            <w:color w:val="000000"/>
          </w:rPr>
          <w:tag w:val="MENDELEY_CITATION_v3_eyJjaXRhdGlvbklEIjoiTUVOREVMRVlfQ0lUQVRJT05fZjJlNzRiZWMtZDM2Yi00MzdkLTgwNGEtZTU5MzFiZmI2MzkzIiwicHJvcGVydGllcyI6eyJub3RlSW5kZXgiOjB9LCJpc0VkaXRlZCI6ZmFsc2UsIm1hbnVhbE92ZXJyaWRlIjp7ImlzTWFudWFsbHlPdmVycmlkZGVuIjpmYWxzZSwiY2l0ZXByb2NUZXh0IjoiKFBlcmtvd3NraSA8aT5ldCBhbC48L2k+LCAyMDIxLCAyMDI1YTsgQ2hlYWliIDxpPmV0IGFsLjwvaT4sIDIwMjVhKSIsIm1hbnVhbE92ZXJyaWRlVGV4dCI6IiJ9LCJjaXRhdGlvbkl0ZW1zIjpb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"/>
          <w:id w:val="1383441460"/>
          <w:placeholder>
            <w:docPart w:val="C44BFAC5A5257143970484A56891FCDE"/>
          </w:placeholder>
        </w:sdtPr>
        <w:sdtContent>
          <w:r w:rsidR="00150EA7" w:rsidRPr="00150EA7">
            <w:rPr>
              <w:rFonts w:eastAsia="Times New Roman"/>
              <w:color w:val="000000"/>
            </w:rPr>
            <w:t xml:space="preserve">(Perkowski </w:t>
          </w:r>
          <w:r w:rsidR="00150EA7" w:rsidRPr="00150EA7">
            <w:rPr>
              <w:rFonts w:eastAsia="Times New Roman"/>
              <w:i/>
              <w:iCs/>
              <w:color w:val="000000"/>
            </w:rPr>
            <w:t>et al.</w:t>
          </w:r>
          <w:r w:rsidR="00150EA7" w:rsidRPr="00150EA7">
            <w:rPr>
              <w:rFonts w:eastAsia="Times New Roman"/>
              <w:color w:val="000000"/>
            </w:rPr>
            <w:t xml:space="preserve">, 2021, 2025a; </w:t>
          </w:r>
          <w:proofErr w:type="spellStart"/>
          <w:r w:rsidR="00150EA7" w:rsidRPr="00150EA7">
            <w:rPr>
              <w:rFonts w:eastAsia="Times New Roman"/>
              <w:color w:val="000000"/>
            </w:rPr>
            <w:t>Cheaib</w:t>
          </w:r>
          <w:proofErr w:type="spellEnd"/>
          <w:r w:rsidR="00150EA7" w:rsidRPr="00150EA7">
            <w:rPr>
              <w:rFonts w:eastAsia="Times New Roman"/>
              <w:color w:val="000000"/>
            </w:rPr>
            <w:t xml:space="preserve"> </w:t>
          </w:r>
          <w:r w:rsidR="00150EA7" w:rsidRPr="00150EA7">
            <w:rPr>
              <w:rFonts w:eastAsia="Times New Roman"/>
              <w:i/>
              <w:iCs/>
              <w:color w:val="000000"/>
            </w:rPr>
            <w:t>et al.</w:t>
          </w:r>
          <w:r w:rsidR="00150EA7" w:rsidRPr="00150EA7">
            <w:rPr>
              <w:rFonts w:eastAsia="Times New Roman"/>
              <w:color w:val="000000"/>
            </w:rPr>
            <w:t>, 2025a)</w:t>
          </w:r>
        </w:sdtContent>
      </w:sdt>
      <w:r w:rsidR="003A6FDE">
        <w:rPr>
          <w:rFonts w:eastAsiaTheme="minorEastAsia"/>
          <w:color w:val="000000"/>
        </w:rPr>
        <w:t xml:space="preserve">. </w:t>
      </w:r>
      <w:r>
        <w:rPr>
          <w:rFonts w:eastAsiaTheme="minorEastAsia"/>
          <w:color w:val="000000"/>
        </w:rPr>
        <w:t>These results</w:t>
      </w:r>
      <w:r w:rsidR="003A6FDE">
        <w:rPr>
          <w:rFonts w:eastAsiaTheme="minorEastAsia"/>
          <w:color w:val="000000"/>
        </w:rPr>
        <w:t xml:space="preserve"> build on previous work by identifying traits that demonstrate synergistic responses to nitrogen and phosphorus addition and show that </w:t>
      </w:r>
      <w:r w:rsidR="00FB1C7D">
        <w:rPr>
          <w:rFonts w:eastAsiaTheme="minorEastAsia"/>
          <w:color w:val="000000"/>
        </w:rPr>
        <w:t xml:space="preserve">individual and </w:t>
      </w:r>
      <w:r w:rsidR="003A6FDE">
        <w:rPr>
          <w:rFonts w:eastAsiaTheme="minorEastAsia"/>
          <w:color w:val="000000"/>
        </w:rPr>
        <w:t>interacti</w:t>
      </w:r>
      <w:r w:rsidR="00FB1C7D">
        <w:rPr>
          <w:rFonts w:eastAsiaTheme="minorEastAsia"/>
          <w:color w:val="000000"/>
        </w:rPr>
        <w:t>ve effects of</w:t>
      </w:r>
      <w:r w:rsidR="003A6FDE">
        <w:rPr>
          <w:rFonts w:eastAsiaTheme="minorEastAsia"/>
          <w:color w:val="000000"/>
        </w:rPr>
        <w:t xml:space="preserve"> nitrogen and phosphorus addition are modified by climatic demand and species identity. Collectively, these findings provide the groundwork for mechanistic frameworks that could be used to incorporate more realistic C-N-P cycle interactions in terrestrial biosphere models.</w:t>
      </w:r>
    </w:p>
    <w:p w14:paraId="37A0A472" w14:textId="080CF095" w:rsidR="006F7D5D" w:rsidRDefault="006F7D5D" w:rsidP="00E40275">
      <w:pPr>
        <w:spacing w:line="360" w:lineRule="auto"/>
        <w:rPr>
          <w:rFonts w:eastAsiaTheme="minorEastAsia"/>
          <w:color w:val="000000"/>
        </w:rPr>
      </w:pPr>
    </w:p>
    <w:p w14:paraId="0E596FFD" w14:textId="0081F1DB" w:rsidR="00FF2CF8" w:rsidRDefault="00FF2CF8" w:rsidP="00FF2CF8">
      <w:pPr>
        <w:spacing w:line="360" w:lineRule="auto"/>
        <w:rPr>
          <w:rFonts w:eastAsiaTheme="minorEastAsia"/>
          <w:color w:val="000000"/>
        </w:rPr>
      </w:pPr>
      <w:r>
        <w:rPr>
          <w:rFonts w:eastAsiaTheme="minorEastAsia"/>
          <w:b/>
          <w:bCs/>
          <w:color w:val="000000"/>
        </w:rPr>
        <w:t>References</w:t>
      </w:r>
    </w:p>
    <w:sdt>
      <w:sdtPr>
        <w:rPr>
          <w:rFonts w:eastAsiaTheme="minorEastAsia"/>
          <w:color w:val="000000"/>
        </w:rPr>
        <w:tag w:val="MENDELEY_BIBLIOGRAPHY"/>
        <w:id w:val="30160033"/>
        <w:placeholder>
          <w:docPart w:val="DefaultPlaceholder_-1854013440"/>
        </w:placeholder>
      </w:sdtPr>
      <w:sdtContent>
        <w:p w14:paraId="64EBCF85" w14:textId="77777777" w:rsidR="00150EA7" w:rsidRDefault="00150EA7" w:rsidP="00FB1C7D">
          <w:pPr>
            <w:spacing w:line="360" w:lineRule="auto"/>
            <w:divId w:val="306740518"/>
            <w:rPr>
              <w:rFonts w:eastAsia="Times New Roman"/>
              <w:kern w:val="0"/>
              <w14:ligatures w14:val="none"/>
            </w:rPr>
          </w:pPr>
          <w:proofErr w:type="spellStart"/>
          <w:r>
            <w:rPr>
              <w:rFonts w:eastAsia="Times New Roman"/>
              <w:b/>
              <w:bCs/>
            </w:rPr>
            <w:t>Achat</w:t>
          </w:r>
          <w:proofErr w:type="spellEnd"/>
          <w:r>
            <w:rPr>
              <w:rFonts w:eastAsia="Times New Roman"/>
              <w:b/>
              <w:bCs/>
            </w:rPr>
            <w:t xml:space="preserve"> DL, Augusto L, Gallet-</w:t>
          </w:r>
          <w:proofErr w:type="spellStart"/>
          <w:r>
            <w:rPr>
              <w:rFonts w:eastAsia="Times New Roman"/>
              <w:b/>
              <w:bCs/>
            </w:rPr>
            <w:t>Budynek</w:t>
          </w:r>
          <w:proofErr w:type="spellEnd"/>
          <w:r>
            <w:rPr>
              <w:rFonts w:eastAsia="Times New Roman"/>
              <w:b/>
              <w:bCs/>
            </w:rPr>
            <w:t xml:space="preserve"> A, </w:t>
          </w:r>
          <w:proofErr w:type="spellStart"/>
          <w:r>
            <w:rPr>
              <w:rFonts w:eastAsia="Times New Roman"/>
              <w:b/>
              <w:bCs/>
            </w:rPr>
            <w:t>Loustau</w:t>
          </w:r>
          <w:proofErr w:type="spellEnd"/>
          <w:r>
            <w:rPr>
              <w:rFonts w:eastAsia="Times New Roman"/>
              <w:b/>
              <w:bCs/>
            </w:rPr>
            <w:t xml:space="preserve"> D</w:t>
          </w:r>
          <w:r>
            <w:rPr>
              <w:rFonts w:eastAsia="Times New Roman"/>
            </w:rPr>
            <w:t xml:space="preserve">. </w:t>
          </w:r>
          <w:r>
            <w:rPr>
              <w:rFonts w:eastAsia="Times New Roman"/>
              <w:b/>
              <w:bCs/>
            </w:rPr>
            <w:t>2016</w:t>
          </w:r>
          <w:r>
            <w:rPr>
              <w:rFonts w:eastAsia="Times New Roman"/>
            </w:rPr>
            <w:t xml:space="preserve">. Future challenges in coupled C–N–P cycle models for terrestrial ecosystems under global change: a review. </w:t>
          </w:r>
          <w:r>
            <w:rPr>
              <w:rFonts w:eastAsia="Times New Roman"/>
              <w:i/>
              <w:iCs/>
            </w:rPr>
            <w:t>Biogeochemistry</w:t>
          </w:r>
          <w:r>
            <w:rPr>
              <w:rFonts w:eastAsia="Times New Roman"/>
            </w:rPr>
            <w:t xml:space="preserve"> </w:t>
          </w:r>
          <w:r>
            <w:rPr>
              <w:rFonts w:eastAsia="Times New Roman"/>
              <w:b/>
              <w:bCs/>
            </w:rPr>
            <w:t>131</w:t>
          </w:r>
          <w:r>
            <w:rPr>
              <w:rFonts w:eastAsia="Times New Roman"/>
            </w:rPr>
            <w:t>: 173–202.</w:t>
          </w:r>
        </w:p>
        <w:p w14:paraId="4584FAEE" w14:textId="77777777" w:rsidR="00150EA7" w:rsidRDefault="00150EA7" w:rsidP="00FB1C7D">
          <w:pPr>
            <w:spacing w:line="360" w:lineRule="auto"/>
            <w:divId w:val="807357963"/>
            <w:rPr>
              <w:rFonts w:eastAsia="Times New Roman"/>
            </w:rPr>
          </w:pPr>
          <w:r>
            <w:rPr>
              <w:rFonts w:eastAsia="Times New Roman"/>
              <w:b/>
              <w:bCs/>
            </w:rPr>
            <w:t xml:space="preserve">Adams MA, Turnbull TL, </w:t>
          </w:r>
          <w:proofErr w:type="spellStart"/>
          <w:r>
            <w:rPr>
              <w:rFonts w:eastAsia="Times New Roman"/>
              <w:b/>
              <w:bCs/>
            </w:rPr>
            <w:t>Sprent</w:t>
          </w:r>
          <w:proofErr w:type="spellEnd"/>
          <w:r>
            <w:rPr>
              <w:rFonts w:eastAsia="Times New Roman"/>
              <w:b/>
              <w:bCs/>
            </w:rPr>
            <w:t xml:space="preserve"> JI, Buchmann N</w:t>
          </w:r>
          <w:r>
            <w:rPr>
              <w:rFonts w:eastAsia="Times New Roman"/>
            </w:rPr>
            <w:t xml:space="preserve">. </w:t>
          </w:r>
          <w:r>
            <w:rPr>
              <w:rFonts w:eastAsia="Times New Roman"/>
              <w:b/>
              <w:bCs/>
            </w:rPr>
            <w:t>2016</w:t>
          </w:r>
          <w:r>
            <w:rPr>
              <w:rFonts w:eastAsia="Times New Roman"/>
            </w:rPr>
            <w:t xml:space="preserve">. Legumes are different: Leaf nitrogen, photosynthesis, and water use efficiency. </w:t>
          </w:r>
          <w:r>
            <w:rPr>
              <w:rFonts w:eastAsia="Times New Roman"/>
              <w:i/>
              <w:iCs/>
            </w:rPr>
            <w:t>Proceedings of the National Academy of Sciences of the United States of America</w:t>
          </w:r>
          <w:r>
            <w:rPr>
              <w:rFonts w:eastAsia="Times New Roman"/>
            </w:rPr>
            <w:t xml:space="preserve"> </w:t>
          </w:r>
          <w:r>
            <w:rPr>
              <w:rFonts w:eastAsia="Times New Roman"/>
              <w:b/>
              <w:bCs/>
            </w:rPr>
            <w:t>113</w:t>
          </w:r>
          <w:r>
            <w:rPr>
              <w:rFonts w:eastAsia="Times New Roman"/>
            </w:rPr>
            <w:t>: 4098–4103.</w:t>
          </w:r>
        </w:p>
        <w:p w14:paraId="199B5F98" w14:textId="77777777" w:rsidR="00150EA7" w:rsidRDefault="00150EA7" w:rsidP="00FB1C7D">
          <w:pPr>
            <w:spacing w:line="360" w:lineRule="auto"/>
            <w:divId w:val="491137838"/>
            <w:rPr>
              <w:rFonts w:eastAsia="Times New Roman"/>
            </w:rPr>
          </w:pPr>
          <w:r>
            <w:rPr>
              <w:rFonts w:eastAsia="Times New Roman"/>
              <w:b/>
              <w:bCs/>
            </w:rPr>
            <w:t xml:space="preserve">Ali AA, Xu C, Rogers A, McDowell NG, Medlyn BE, Fisher RA, Wullschleger SD, Reich PB, </w:t>
          </w:r>
          <w:proofErr w:type="spellStart"/>
          <w:r>
            <w:rPr>
              <w:rFonts w:eastAsia="Times New Roman"/>
              <w:b/>
              <w:bCs/>
            </w:rPr>
            <w:t>Vrugt</w:t>
          </w:r>
          <w:proofErr w:type="spellEnd"/>
          <w:r>
            <w:rPr>
              <w:rFonts w:eastAsia="Times New Roman"/>
              <w:b/>
              <w:bCs/>
            </w:rPr>
            <w:t xml:space="preserve"> JA, Bauerle WL, </w:t>
          </w:r>
          <w:r>
            <w:rPr>
              <w:rFonts w:eastAsia="Times New Roman"/>
              <w:b/>
              <w:bCs/>
              <w:i/>
              <w:iCs/>
            </w:rPr>
            <w:t>et al.</w:t>
          </w:r>
          <w:r>
            <w:rPr>
              <w:rFonts w:eastAsia="Times New Roman"/>
            </w:rPr>
            <w:t xml:space="preserve"> </w:t>
          </w:r>
          <w:r>
            <w:rPr>
              <w:rFonts w:eastAsia="Times New Roman"/>
              <w:b/>
              <w:bCs/>
            </w:rPr>
            <w:t>2015</w:t>
          </w:r>
          <w:r>
            <w:rPr>
              <w:rFonts w:eastAsia="Times New Roman"/>
            </w:rPr>
            <w:t xml:space="preserve">. Global-scale environmental control of plant photosynthetic capacity. </w:t>
          </w:r>
          <w:r>
            <w:rPr>
              <w:rFonts w:eastAsia="Times New Roman"/>
              <w:i/>
              <w:iCs/>
            </w:rPr>
            <w:t>Ecological Applications</w:t>
          </w:r>
          <w:r>
            <w:rPr>
              <w:rFonts w:eastAsia="Times New Roman"/>
            </w:rPr>
            <w:t xml:space="preserve"> </w:t>
          </w:r>
          <w:r>
            <w:rPr>
              <w:rFonts w:eastAsia="Times New Roman"/>
              <w:b/>
              <w:bCs/>
            </w:rPr>
            <w:t>25</w:t>
          </w:r>
          <w:r>
            <w:rPr>
              <w:rFonts w:eastAsia="Times New Roman"/>
            </w:rPr>
            <w:t>: 2349–2365.</w:t>
          </w:r>
        </w:p>
        <w:p w14:paraId="78AF099B" w14:textId="77777777" w:rsidR="00150EA7" w:rsidRDefault="00150EA7" w:rsidP="00FB1C7D">
          <w:pPr>
            <w:spacing w:line="360" w:lineRule="auto"/>
            <w:divId w:val="1473253184"/>
            <w:rPr>
              <w:rFonts w:eastAsia="Times New Roman"/>
            </w:rPr>
          </w:pPr>
          <w:r>
            <w:rPr>
              <w:rFonts w:eastAsia="Times New Roman"/>
              <w:b/>
              <w:bCs/>
            </w:rPr>
            <w:t>Allen K, Fisher JB, Phillips RP, Powers JS, Brzostek ER</w:t>
          </w:r>
          <w:r>
            <w:rPr>
              <w:rFonts w:eastAsia="Times New Roman"/>
            </w:rPr>
            <w:t xml:space="preserve">. </w:t>
          </w:r>
          <w:r>
            <w:rPr>
              <w:rFonts w:eastAsia="Times New Roman"/>
              <w:b/>
              <w:bCs/>
            </w:rPr>
            <w:t>2020</w:t>
          </w:r>
          <w:r>
            <w:rPr>
              <w:rFonts w:eastAsia="Times New Roman"/>
            </w:rPr>
            <w:t xml:space="preserve">. Modeling the carbon cost of plant nitrogen and phosphorus uptake across temperate and tropical forests. </w:t>
          </w:r>
          <w:r>
            <w:rPr>
              <w:rFonts w:eastAsia="Times New Roman"/>
              <w:i/>
              <w:iCs/>
            </w:rPr>
            <w:t>Frontiers in Forests and Global Change</w:t>
          </w:r>
          <w:r>
            <w:rPr>
              <w:rFonts w:eastAsia="Times New Roman"/>
            </w:rPr>
            <w:t xml:space="preserve"> </w:t>
          </w:r>
          <w:r>
            <w:rPr>
              <w:rFonts w:eastAsia="Times New Roman"/>
              <w:b/>
              <w:bCs/>
            </w:rPr>
            <w:t>3</w:t>
          </w:r>
          <w:r>
            <w:rPr>
              <w:rFonts w:eastAsia="Times New Roman"/>
            </w:rPr>
            <w:t>: 1–12.</w:t>
          </w:r>
        </w:p>
        <w:p w14:paraId="6E1072C5" w14:textId="77777777" w:rsidR="00150EA7" w:rsidRDefault="00150EA7" w:rsidP="00FB1C7D">
          <w:pPr>
            <w:spacing w:line="360" w:lineRule="auto"/>
            <w:divId w:val="271935450"/>
            <w:rPr>
              <w:rFonts w:eastAsia="Times New Roman"/>
            </w:rPr>
          </w:pPr>
          <w:r>
            <w:rPr>
              <w:rFonts w:eastAsia="Times New Roman"/>
              <w:b/>
              <w:bCs/>
            </w:rPr>
            <w:t>Augustine SP, Bailey-Marren I, Charton KT, Kiel NG, Peyton MS</w:t>
          </w:r>
          <w:r>
            <w:rPr>
              <w:rFonts w:eastAsia="Times New Roman"/>
            </w:rPr>
            <w:t xml:space="preserve">. </w:t>
          </w:r>
          <w:r>
            <w:rPr>
              <w:rFonts w:eastAsia="Times New Roman"/>
              <w:b/>
              <w:bCs/>
            </w:rPr>
            <w:t>2024</w:t>
          </w:r>
          <w:r>
            <w:rPr>
              <w:rFonts w:eastAsia="Times New Roman"/>
            </w:rPr>
            <w:t xml:space="preserve">. Improper data practices erode the quality of global ecological databases and impede the progress of ecological research. </w:t>
          </w:r>
          <w:r>
            <w:rPr>
              <w:rFonts w:eastAsia="Times New Roman"/>
              <w:i/>
              <w:iCs/>
            </w:rPr>
            <w:t>Global Change Biology</w:t>
          </w:r>
          <w:r>
            <w:rPr>
              <w:rFonts w:eastAsia="Times New Roman"/>
            </w:rPr>
            <w:t xml:space="preserve"> </w:t>
          </w:r>
          <w:r>
            <w:rPr>
              <w:rFonts w:eastAsia="Times New Roman"/>
              <w:b/>
              <w:bCs/>
            </w:rPr>
            <w:t>30</w:t>
          </w:r>
          <w:r>
            <w:rPr>
              <w:rFonts w:eastAsia="Times New Roman"/>
            </w:rPr>
            <w:t>: 1–11.</w:t>
          </w:r>
        </w:p>
        <w:p w14:paraId="080FEC53" w14:textId="77777777" w:rsidR="00150EA7" w:rsidRDefault="00150EA7" w:rsidP="00FB1C7D">
          <w:pPr>
            <w:spacing w:line="360" w:lineRule="auto"/>
            <w:divId w:val="1935046349"/>
            <w:rPr>
              <w:rFonts w:eastAsia="Times New Roman"/>
            </w:rPr>
          </w:pPr>
          <w:r>
            <w:rPr>
              <w:rFonts w:eastAsia="Times New Roman"/>
              <w:b/>
              <w:bCs/>
            </w:rPr>
            <w:lastRenderedPageBreak/>
            <w:t>Augusto L, Delerue F, Gallet-</w:t>
          </w:r>
          <w:proofErr w:type="spellStart"/>
          <w:r>
            <w:rPr>
              <w:rFonts w:eastAsia="Times New Roman"/>
              <w:b/>
              <w:bCs/>
            </w:rPr>
            <w:t>Budynek</w:t>
          </w:r>
          <w:proofErr w:type="spellEnd"/>
          <w:r>
            <w:rPr>
              <w:rFonts w:eastAsia="Times New Roman"/>
              <w:b/>
              <w:bCs/>
            </w:rPr>
            <w:t xml:space="preserve"> A, </w:t>
          </w:r>
          <w:proofErr w:type="spellStart"/>
          <w:r>
            <w:rPr>
              <w:rFonts w:eastAsia="Times New Roman"/>
              <w:b/>
              <w:bCs/>
            </w:rPr>
            <w:t>Achat</w:t>
          </w:r>
          <w:proofErr w:type="spellEnd"/>
          <w:r>
            <w:rPr>
              <w:rFonts w:eastAsia="Times New Roman"/>
              <w:b/>
              <w:bCs/>
            </w:rPr>
            <w:t xml:space="preserve"> DL</w:t>
          </w:r>
          <w:r>
            <w:rPr>
              <w:rFonts w:eastAsia="Times New Roman"/>
            </w:rPr>
            <w:t xml:space="preserve">. </w:t>
          </w:r>
          <w:r>
            <w:rPr>
              <w:rFonts w:eastAsia="Times New Roman"/>
              <w:b/>
              <w:bCs/>
            </w:rPr>
            <w:t>2013</w:t>
          </w:r>
          <w:r>
            <w:rPr>
              <w:rFonts w:eastAsia="Times New Roman"/>
            </w:rPr>
            <w:t xml:space="preserve">. Global assessment of limitation to symbiotic nitrogen fixation by phosphorus availability in terrestrial ecosystems using a meta-analysis approach. </w:t>
          </w:r>
          <w:r>
            <w:rPr>
              <w:rFonts w:eastAsia="Times New Roman"/>
              <w:i/>
              <w:iCs/>
            </w:rPr>
            <w:t>Global Biogeochemical Cycles</w:t>
          </w:r>
          <w:r>
            <w:rPr>
              <w:rFonts w:eastAsia="Times New Roman"/>
            </w:rPr>
            <w:t xml:space="preserve"> </w:t>
          </w:r>
          <w:r>
            <w:rPr>
              <w:rFonts w:eastAsia="Times New Roman"/>
              <w:b/>
              <w:bCs/>
            </w:rPr>
            <w:t>27</w:t>
          </w:r>
          <w:r>
            <w:rPr>
              <w:rFonts w:eastAsia="Times New Roman"/>
            </w:rPr>
            <w:t>: 804–815.</w:t>
          </w:r>
        </w:p>
        <w:p w14:paraId="65E9F043" w14:textId="77777777" w:rsidR="00150EA7" w:rsidRDefault="00150EA7" w:rsidP="00FB1C7D">
          <w:pPr>
            <w:spacing w:line="360" w:lineRule="auto"/>
            <w:divId w:val="1632442589"/>
            <w:rPr>
              <w:rFonts w:eastAsia="Times New Roman"/>
            </w:rPr>
          </w:pPr>
          <w:r>
            <w:rPr>
              <w:rFonts w:eastAsia="Times New Roman"/>
              <w:b/>
              <w:bCs/>
            </w:rPr>
            <w:t>Borer ET, Harpole WS, Adler PB, Lind EM, Orrock JL, Seabloom EW, Smith MD</w:t>
          </w:r>
          <w:r>
            <w:rPr>
              <w:rFonts w:eastAsia="Times New Roman"/>
            </w:rPr>
            <w:t xml:space="preserve">. </w:t>
          </w:r>
          <w:r>
            <w:rPr>
              <w:rFonts w:eastAsia="Times New Roman"/>
              <w:b/>
              <w:bCs/>
            </w:rPr>
            <w:t>2014</w:t>
          </w:r>
          <w:r>
            <w:rPr>
              <w:rFonts w:eastAsia="Times New Roman"/>
            </w:rPr>
            <w:t xml:space="preserve">. Finding generality in ecology: A model for globally distributed experiments. </w:t>
          </w:r>
          <w:r>
            <w:rPr>
              <w:rFonts w:eastAsia="Times New Roman"/>
              <w:i/>
              <w:iCs/>
            </w:rPr>
            <w:t>Methods in Ecology and Evolution</w:t>
          </w:r>
          <w:r>
            <w:rPr>
              <w:rFonts w:eastAsia="Times New Roman"/>
            </w:rPr>
            <w:t xml:space="preserve"> </w:t>
          </w:r>
          <w:r>
            <w:rPr>
              <w:rFonts w:eastAsia="Times New Roman"/>
              <w:b/>
              <w:bCs/>
            </w:rPr>
            <w:t>5</w:t>
          </w:r>
          <w:r>
            <w:rPr>
              <w:rFonts w:eastAsia="Times New Roman"/>
            </w:rPr>
            <w:t>: 65–73.</w:t>
          </w:r>
        </w:p>
        <w:p w14:paraId="5AB31873" w14:textId="77777777" w:rsidR="00150EA7" w:rsidRDefault="00150EA7" w:rsidP="00FB1C7D">
          <w:pPr>
            <w:spacing w:line="360" w:lineRule="auto"/>
            <w:divId w:val="861286870"/>
            <w:rPr>
              <w:rFonts w:eastAsia="Times New Roman"/>
            </w:rPr>
          </w:pPr>
          <w:proofErr w:type="spellStart"/>
          <w:r>
            <w:rPr>
              <w:rFonts w:eastAsia="Times New Roman"/>
              <w:b/>
              <w:bCs/>
            </w:rPr>
            <w:t>Braghiere</w:t>
          </w:r>
          <w:proofErr w:type="spellEnd"/>
          <w:r>
            <w:rPr>
              <w:rFonts w:eastAsia="Times New Roman"/>
              <w:b/>
              <w:bCs/>
            </w:rPr>
            <w:t xml:space="preserve"> RK, Fisher JB, Allen K, Brzostek ER, Shi M, Yang X, Ricciuto DM, Fisher RA, Zhu Q, Phillips RP</w:t>
          </w:r>
          <w:r>
            <w:rPr>
              <w:rFonts w:eastAsia="Times New Roman"/>
            </w:rPr>
            <w:t xml:space="preserve">. </w:t>
          </w:r>
          <w:r>
            <w:rPr>
              <w:rFonts w:eastAsia="Times New Roman"/>
              <w:b/>
              <w:bCs/>
            </w:rPr>
            <w:t>2022</w:t>
          </w:r>
          <w:r>
            <w:rPr>
              <w:rFonts w:eastAsia="Times New Roman"/>
            </w:rPr>
            <w:t xml:space="preserve">. Modeling global carbon costs of plant nitrogen and phosphorus acquisition. </w:t>
          </w:r>
          <w:r>
            <w:rPr>
              <w:rFonts w:eastAsia="Times New Roman"/>
              <w:i/>
              <w:iCs/>
            </w:rPr>
            <w:t>Journal of Advances in Modeling Earth Systems</w:t>
          </w:r>
          <w:r>
            <w:rPr>
              <w:rFonts w:eastAsia="Times New Roman"/>
            </w:rPr>
            <w:t xml:space="preserve"> </w:t>
          </w:r>
          <w:r>
            <w:rPr>
              <w:rFonts w:eastAsia="Times New Roman"/>
              <w:b/>
              <w:bCs/>
            </w:rPr>
            <w:t>14</w:t>
          </w:r>
          <w:r>
            <w:rPr>
              <w:rFonts w:eastAsia="Times New Roman"/>
            </w:rPr>
            <w:t>: 1–23.</w:t>
          </w:r>
        </w:p>
        <w:p w14:paraId="23BDD303" w14:textId="77777777" w:rsidR="00150EA7" w:rsidRDefault="00150EA7" w:rsidP="00FB1C7D">
          <w:pPr>
            <w:spacing w:line="360" w:lineRule="auto"/>
            <w:divId w:val="1257402144"/>
            <w:rPr>
              <w:rFonts w:eastAsia="Times New Roman"/>
            </w:rPr>
          </w:pPr>
          <w:proofErr w:type="spellStart"/>
          <w:r>
            <w:rPr>
              <w:rFonts w:eastAsia="Times New Roman"/>
              <w:b/>
              <w:bCs/>
            </w:rPr>
            <w:t>Bytnerowicz</w:t>
          </w:r>
          <w:proofErr w:type="spellEnd"/>
          <w:r>
            <w:rPr>
              <w:rFonts w:eastAsia="Times New Roman"/>
              <w:b/>
              <w:bCs/>
            </w:rPr>
            <w:t xml:space="preserve"> TA, Funk JL, Menge DNL, Perakis SS, Wolf AA</w:t>
          </w:r>
          <w:r>
            <w:rPr>
              <w:rFonts w:eastAsia="Times New Roman"/>
            </w:rPr>
            <w:t xml:space="preserve">. </w:t>
          </w:r>
          <w:r>
            <w:rPr>
              <w:rFonts w:eastAsia="Times New Roman"/>
              <w:b/>
              <w:bCs/>
            </w:rPr>
            <w:t>2023</w:t>
          </w:r>
          <w:r>
            <w:rPr>
              <w:rFonts w:eastAsia="Times New Roman"/>
            </w:rPr>
            <w:t xml:space="preserve">. Leaf nitrogen affects photosynthesis and water use efficiency similarly in nitrogen-fixing and non-fixing trees. </w:t>
          </w:r>
          <w:r>
            <w:rPr>
              <w:rFonts w:eastAsia="Times New Roman"/>
              <w:i/>
              <w:iCs/>
            </w:rPr>
            <w:t>Journal of Ecology</w:t>
          </w:r>
          <w:r>
            <w:rPr>
              <w:rFonts w:eastAsia="Times New Roman"/>
            </w:rPr>
            <w:t>: 1–15.</w:t>
          </w:r>
        </w:p>
        <w:p w14:paraId="4454EEC2" w14:textId="77777777" w:rsidR="00150EA7" w:rsidRDefault="00150EA7" w:rsidP="00FB1C7D">
          <w:pPr>
            <w:spacing w:line="360" w:lineRule="auto"/>
            <w:divId w:val="994260794"/>
            <w:rPr>
              <w:rFonts w:eastAsia="Times New Roman"/>
            </w:rPr>
          </w:pPr>
          <w:proofErr w:type="spellStart"/>
          <w:r>
            <w:rPr>
              <w:rFonts w:eastAsia="Times New Roman"/>
              <w:b/>
              <w:bCs/>
            </w:rPr>
            <w:t>Cheaib</w:t>
          </w:r>
          <w:proofErr w:type="spellEnd"/>
          <w:r>
            <w:rPr>
              <w:rFonts w:eastAsia="Times New Roman"/>
              <w:b/>
              <w:bCs/>
            </w:rPr>
            <w:t xml:space="preserve"> A, Chieppa J, Perkowski EA, Smith NG</w:t>
          </w:r>
          <w:r>
            <w:rPr>
              <w:rFonts w:eastAsia="Times New Roman"/>
            </w:rPr>
            <w:t xml:space="preserve">. </w:t>
          </w:r>
          <w:r>
            <w:rPr>
              <w:rFonts w:eastAsia="Times New Roman"/>
              <w:b/>
              <w:bCs/>
            </w:rPr>
            <w:t>2025a</w:t>
          </w:r>
          <w:r>
            <w:rPr>
              <w:rFonts w:eastAsia="Times New Roman"/>
            </w:rPr>
            <w:t xml:space="preserve">. Soil resource acquisition strategy modulates global plant nutrient and water economics. </w:t>
          </w:r>
          <w:r>
            <w:rPr>
              <w:rFonts w:eastAsia="Times New Roman"/>
              <w:i/>
              <w:iCs/>
            </w:rPr>
            <w:t>New Phytologist</w:t>
          </w:r>
          <w:r>
            <w:rPr>
              <w:rFonts w:eastAsia="Times New Roman"/>
            </w:rPr>
            <w:t xml:space="preserve"> </w:t>
          </w:r>
          <w:r>
            <w:rPr>
              <w:rFonts w:eastAsia="Times New Roman"/>
              <w:b/>
              <w:bCs/>
            </w:rPr>
            <w:t>246</w:t>
          </w:r>
          <w:r>
            <w:rPr>
              <w:rFonts w:eastAsia="Times New Roman"/>
            </w:rPr>
            <w:t>: 1536–1553.</w:t>
          </w:r>
        </w:p>
        <w:p w14:paraId="09586C0F" w14:textId="77777777" w:rsidR="00150EA7" w:rsidRDefault="00150EA7" w:rsidP="00FB1C7D">
          <w:pPr>
            <w:spacing w:line="360" w:lineRule="auto"/>
            <w:divId w:val="740295654"/>
            <w:rPr>
              <w:rFonts w:eastAsia="Times New Roman"/>
            </w:rPr>
          </w:pPr>
          <w:proofErr w:type="spellStart"/>
          <w:r>
            <w:rPr>
              <w:rFonts w:eastAsia="Times New Roman"/>
              <w:b/>
              <w:bCs/>
            </w:rPr>
            <w:t>Cheaib</w:t>
          </w:r>
          <w:proofErr w:type="spellEnd"/>
          <w:r>
            <w:rPr>
              <w:rFonts w:eastAsia="Times New Roman"/>
              <w:b/>
              <w:bCs/>
            </w:rPr>
            <w:t xml:space="preserve"> A, Waring EF, McNellis R, Perkowski EA, Martina JP, Seabloom EW, Borer ET, Wilfahrt PA, Dong N, Prentice IC, </w:t>
          </w:r>
          <w:r>
            <w:rPr>
              <w:rFonts w:eastAsia="Times New Roman"/>
              <w:b/>
              <w:bCs/>
              <w:i/>
              <w:iCs/>
            </w:rPr>
            <w:t>et al.</w:t>
          </w:r>
          <w:r>
            <w:rPr>
              <w:rFonts w:eastAsia="Times New Roman"/>
            </w:rPr>
            <w:t xml:space="preserve"> </w:t>
          </w:r>
          <w:r>
            <w:rPr>
              <w:rFonts w:eastAsia="Times New Roman"/>
              <w:b/>
              <w:bCs/>
            </w:rPr>
            <w:t>2025b</w:t>
          </w:r>
          <w:r>
            <w:rPr>
              <w:rFonts w:eastAsia="Times New Roman"/>
            </w:rPr>
            <w:t xml:space="preserve">. Soil Nitrogen Supply Exerts Largest Influence on Leaf Nitrogen in Environments with the Greatest Leaf Nitrogen Demand. </w:t>
          </w:r>
          <w:r>
            <w:rPr>
              <w:rFonts w:eastAsia="Times New Roman"/>
              <w:i/>
              <w:iCs/>
            </w:rPr>
            <w:t>Ecology Letters</w:t>
          </w:r>
          <w:r>
            <w:rPr>
              <w:rFonts w:eastAsia="Times New Roman"/>
            </w:rPr>
            <w:t xml:space="preserve"> </w:t>
          </w:r>
          <w:r>
            <w:rPr>
              <w:rFonts w:eastAsia="Times New Roman"/>
              <w:b/>
              <w:bCs/>
            </w:rPr>
            <w:t>28</w:t>
          </w:r>
          <w:r>
            <w:rPr>
              <w:rFonts w:eastAsia="Times New Roman"/>
            </w:rPr>
            <w:t>: 1–13.</w:t>
          </w:r>
        </w:p>
        <w:p w14:paraId="20363E4A" w14:textId="77777777" w:rsidR="00150EA7" w:rsidRDefault="00150EA7" w:rsidP="00FB1C7D">
          <w:pPr>
            <w:spacing w:line="360" w:lineRule="auto"/>
            <w:divId w:val="1447965042"/>
            <w:rPr>
              <w:rFonts w:eastAsia="Times New Roman"/>
            </w:rPr>
          </w:pPr>
          <w:r>
            <w:rPr>
              <w:rFonts w:eastAsia="Times New Roman"/>
              <w:b/>
              <w:bCs/>
            </w:rPr>
            <w:t xml:space="preserve">Cleland EE, Lind EM, </w:t>
          </w:r>
          <w:proofErr w:type="spellStart"/>
          <w:r>
            <w:rPr>
              <w:rFonts w:eastAsia="Times New Roman"/>
              <w:b/>
              <w:bCs/>
            </w:rPr>
            <w:t>DeCrappeo</w:t>
          </w:r>
          <w:proofErr w:type="spellEnd"/>
          <w:r>
            <w:rPr>
              <w:rFonts w:eastAsia="Times New Roman"/>
              <w:b/>
              <w:bCs/>
            </w:rPr>
            <w:t xml:space="preserve"> NM, </w:t>
          </w:r>
          <w:proofErr w:type="spellStart"/>
          <w:r>
            <w:rPr>
              <w:rFonts w:eastAsia="Times New Roman"/>
              <w:b/>
              <w:bCs/>
            </w:rPr>
            <w:t>DeLorenze</w:t>
          </w:r>
          <w:proofErr w:type="spellEnd"/>
          <w:r>
            <w:rPr>
              <w:rFonts w:eastAsia="Times New Roman"/>
              <w:b/>
              <w:bCs/>
            </w:rPr>
            <w:t xml:space="preserve"> E, Wilkins RA, Adler PB, Bakker JD, Brown CS, Davies KF, Esch E, </w:t>
          </w:r>
          <w:r>
            <w:rPr>
              <w:rFonts w:eastAsia="Times New Roman"/>
              <w:b/>
              <w:bCs/>
              <w:i/>
              <w:iCs/>
            </w:rPr>
            <w:t>et al.</w:t>
          </w:r>
          <w:r>
            <w:rPr>
              <w:rFonts w:eastAsia="Times New Roman"/>
            </w:rPr>
            <w:t xml:space="preserve"> </w:t>
          </w:r>
          <w:r>
            <w:rPr>
              <w:rFonts w:eastAsia="Times New Roman"/>
              <w:b/>
              <w:bCs/>
            </w:rPr>
            <w:t>2019</w:t>
          </w:r>
          <w:r>
            <w:rPr>
              <w:rFonts w:eastAsia="Times New Roman"/>
            </w:rPr>
            <w:t xml:space="preserve">. Belowground Biomass Response to Nutrient Enrichment Depends on Light Limitation Across Globally Distributed Grasslands. </w:t>
          </w:r>
          <w:r>
            <w:rPr>
              <w:rFonts w:eastAsia="Times New Roman"/>
              <w:i/>
              <w:iCs/>
            </w:rPr>
            <w:t>Ecosystems</w:t>
          </w:r>
          <w:r>
            <w:rPr>
              <w:rFonts w:eastAsia="Times New Roman"/>
            </w:rPr>
            <w:t xml:space="preserve"> </w:t>
          </w:r>
          <w:r>
            <w:rPr>
              <w:rFonts w:eastAsia="Times New Roman"/>
              <w:b/>
              <w:bCs/>
            </w:rPr>
            <w:t>22</w:t>
          </w:r>
          <w:r>
            <w:rPr>
              <w:rFonts w:eastAsia="Times New Roman"/>
            </w:rPr>
            <w:t>: 1466–1477.</w:t>
          </w:r>
        </w:p>
        <w:p w14:paraId="5C005142" w14:textId="77777777" w:rsidR="00150EA7" w:rsidRDefault="00150EA7" w:rsidP="00FB1C7D">
          <w:pPr>
            <w:spacing w:line="360" w:lineRule="auto"/>
            <w:divId w:val="233707471"/>
            <w:rPr>
              <w:rFonts w:eastAsia="Times New Roman"/>
            </w:rPr>
          </w:pPr>
          <w:r>
            <w:rPr>
              <w:rFonts w:eastAsia="Times New Roman"/>
              <w:b/>
              <w:bCs/>
            </w:rPr>
            <w:t xml:space="preserve">Davies-Barnard T, </w:t>
          </w:r>
          <w:proofErr w:type="spellStart"/>
          <w:r>
            <w:rPr>
              <w:rFonts w:eastAsia="Times New Roman"/>
              <w:b/>
              <w:bCs/>
            </w:rPr>
            <w:t>Meyerholt</w:t>
          </w:r>
          <w:proofErr w:type="spellEnd"/>
          <w:r>
            <w:rPr>
              <w:rFonts w:eastAsia="Times New Roman"/>
              <w:b/>
              <w:bCs/>
            </w:rPr>
            <w:t xml:space="preserve"> J, </w:t>
          </w:r>
          <w:proofErr w:type="spellStart"/>
          <w:r>
            <w:rPr>
              <w:rFonts w:eastAsia="Times New Roman"/>
              <w:b/>
              <w:bCs/>
            </w:rPr>
            <w:t>Zaehle</w:t>
          </w:r>
          <w:proofErr w:type="spellEnd"/>
          <w:r>
            <w:rPr>
              <w:rFonts w:eastAsia="Times New Roman"/>
              <w:b/>
              <w:bCs/>
            </w:rPr>
            <w:t xml:space="preserve"> S, </w:t>
          </w:r>
          <w:proofErr w:type="spellStart"/>
          <w:r>
            <w:rPr>
              <w:rFonts w:eastAsia="Times New Roman"/>
              <w:b/>
              <w:bCs/>
            </w:rPr>
            <w:t>Friedlingstein</w:t>
          </w:r>
          <w:proofErr w:type="spellEnd"/>
          <w:r>
            <w:rPr>
              <w:rFonts w:eastAsia="Times New Roman"/>
              <w:b/>
              <w:bCs/>
            </w:rPr>
            <w:t xml:space="preserve"> P, </w:t>
          </w:r>
          <w:proofErr w:type="spellStart"/>
          <w:r>
            <w:rPr>
              <w:rFonts w:eastAsia="Times New Roman"/>
              <w:b/>
              <w:bCs/>
            </w:rPr>
            <w:t>Brovkin</w:t>
          </w:r>
          <w:proofErr w:type="spellEnd"/>
          <w:r>
            <w:rPr>
              <w:rFonts w:eastAsia="Times New Roman"/>
              <w:b/>
              <w:bCs/>
            </w:rPr>
            <w:t xml:space="preserve"> V, Fan Y, Fisher RA, Jones CD, Lee H, Peano D, </w:t>
          </w:r>
          <w:r>
            <w:rPr>
              <w:rFonts w:eastAsia="Times New Roman"/>
              <w:b/>
              <w:bCs/>
              <w:i/>
              <w:iCs/>
            </w:rPr>
            <w:t>et al.</w:t>
          </w:r>
          <w:r>
            <w:rPr>
              <w:rFonts w:eastAsia="Times New Roman"/>
            </w:rPr>
            <w:t xml:space="preserve"> </w:t>
          </w:r>
          <w:r>
            <w:rPr>
              <w:rFonts w:eastAsia="Times New Roman"/>
              <w:b/>
              <w:bCs/>
            </w:rPr>
            <w:t>2020</w:t>
          </w:r>
          <w:r>
            <w:rPr>
              <w:rFonts w:eastAsia="Times New Roman"/>
            </w:rPr>
            <w:t xml:space="preserve">. Nitrogen cycling in CMIP6 land surface models: progress and limitations. </w:t>
          </w:r>
          <w:proofErr w:type="spellStart"/>
          <w:r>
            <w:rPr>
              <w:rFonts w:eastAsia="Times New Roman"/>
              <w:i/>
              <w:iCs/>
            </w:rPr>
            <w:t>Biogeosciences</w:t>
          </w:r>
          <w:proofErr w:type="spellEnd"/>
          <w:r>
            <w:rPr>
              <w:rFonts w:eastAsia="Times New Roman"/>
            </w:rPr>
            <w:t xml:space="preserve"> </w:t>
          </w:r>
          <w:r>
            <w:rPr>
              <w:rFonts w:eastAsia="Times New Roman"/>
              <w:b/>
              <w:bCs/>
            </w:rPr>
            <w:t>17</w:t>
          </w:r>
          <w:r>
            <w:rPr>
              <w:rFonts w:eastAsia="Times New Roman"/>
            </w:rPr>
            <w:t>: 5129–5148.</w:t>
          </w:r>
        </w:p>
        <w:p w14:paraId="133A298B" w14:textId="77777777" w:rsidR="00150EA7" w:rsidRDefault="00150EA7" w:rsidP="00FB1C7D">
          <w:pPr>
            <w:spacing w:line="360" w:lineRule="auto"/>
            <w:divId w:val="1079206562"/>
            <w:rPr>
              <w:rFonts w:eastAsia="Times New Roman"/>
            </w:rPr>
          </w:pPr>
          <w:r>
            <w:rPr>
              <w:rFonts w:eastAsia="Times New Roman"/>
              <w:b/>
              <w:bCs/>
            </w:rPr>
            <w:t>Ding B, Xu D, Wang S, Liu W, Zhang Q</w:t>
          </w:r>
          <w:r>
            <w:rPr>
              <w:rFonts w:eastAsia="Times New Roman"/>
            </w:rPr>
            <w:t xml:space="preserve">. </w:t>
          </w:r>
          <w:r>
            <w:rPr>
              <w:rFonts w:eastAsia="Times New Roman"/>
              <w:b/>
              <w:bCs/>
            </w:rPr>
            <w:t>2025</w:t>
          </w:r>
          <w:r>
            <w:rPr>
              <w:rFonts w:eastAsia="Times New Roman"/>
            </w:rPr>
            <w:t xml:space="preserve">. Additive Effects of Multiple Global Change Drivers on Terrestrial Nitrogen Cycling Worldwide. </w:t>
          </w:r>
          <w:r>
            <w:rPr>
              <w:rFonts w:eastAsia="Times New Roman"/>
              <w:i/>
              <w:iCs/>
            </w:rPr>
            <w:t>Global Change Biology</w:t>
          </w:r>
          <w:r>
            <w:rPr>
              <w:rFonts w:eastAsia="Times New Roman"/>
            </w:rPr>
            <w:t xml:space="preserve"> </w:t>
          </w:r>
          <w:r>
            <w:rPr>
              <w:rFonts w:eastAsia="Times New Roman"/>
              <w:b/>
              <w:bCs/>
            </w:rPr>
            <w:t>31</w:t>
          </w:r>
          <w:r>
            <w:rPr>
              <w:rFonts w:eastAsia="Times New Roman"/>
            </w:rPr>
            <w:t>: 1–16.</w:t>
          </w:r>
        </w:p>
        <w:p w14:paraId="395887CC" w14:textId="77777777" w:rsidR="00150EA7" w:rsidRDefault="00150EA7" w:rsidP="00FB1C7D">
          <w:pPr>
            <w:spacing w:line="360" w:lineRule="auto"/>
            <w:divId w:val="113522536"/>
            <w:rPr>
              <w:rFonts w:eastAsia="Times New Roman"/>
            </w:rPr>
          </w:pPr>
          <w:r>
            <w:rPr>
              <w:rFonts w:eastAsia="Times New Roman"/>
              <w:b/>
              <w:bCs/>
            </w:rPr>
            <w:t>Dong N, Prentice IC, Evans BJ, Caddy-</w:t>
          </w:r>
          <w:proofErr w:type="spellStart"/>
          <w:r>
            <w:rPr>
              <w:rFonts w:eastAsia="Times New Roman"/>
              <w:b/>
              <w:bCs/>
            </w:rPr>
            <w:t>Retalic</w:t>
          </w:r>
          <w:proofErr w:type="spellEnd"/>
          <w:r>
            <w:rPr>
              <w:rFonts w:eastAsia="Times New Roman"/>
              <w:b/>
              <w:bCs/>
            </w:rPr>
            <w:t xml:space="preserve"> S, Lowe AJ, Wright IJ</w:t>
          </w:r>
          <w:r>
            <w:rPr>
              <w:rFonts w:eastAsia="Times New Roman"/>
            </w:rPr>
            <w:t xml:space="preserve">. </w:t>
          </w:r>
          <w:r>
            <w:rPr>
              <w:rFonts w:eastAsia="Times New Roman"/>
              <w:b/>
              <w:bCs/>
            </w:rPr>
            <w:t>2017</w:t>
          </w:r>
          <w:r>
            <w:rPr>
              <w:rFonts w:eastAsia="Times New Roman"/>
            </w:rPr>
            <w:t xml:space="preserve">. Leaf nitrogen from first principles: field evidence for adaptive variation with climate. </w:t>
          </w:r>
          <w:proofErr w:type="spellStart"/>
          <w:r>
            <w:rPr>
              <w:rFonts w:eastAsia="Times New Roman"/>
              <w:i/>
              <w:iCs/>
            </w:rPr>
            <w:t>Biogeosciences</w:t>
          </w:r>
          <w:proofErr w:type="spellEnd"/>
          <w:r>
            <w:rPr>
              <w:rFonts w:eastAsia="Times New Roman"/>
            </w:rPr>
            <w:t xml:space="preserve"> </w:t>
          </w:r>
          <w:r>
            <w:rPr>
              <w:rFonts w:eastAsia="Times New Roman"/>
              <w:b/>
              <w:bCs/>
            </w:rPr>
            <w:t>14</w:t>
          </w:r>
          <w:r>
            <w:rPr>
              <w:rFonts w:eastAsia="Times New Roman"/>
            </w:rPr>
            <w:t>: 481–495.</w:t>
          </w:r>
        </w:p>
        <w:p w14:paraId="145E6FD5" w14:textId="77777777" w:rsidR="00150EA7" w:rsidRDefault="00150EA7" w:rsidP="00FB1C7D">
          <w:pPr>
            <w:spacing w:line="360" w:lineRule="auto"/>
            <w:divId w:val="970018207"/>
            <w:rPr>
              <w:rFonts w:eastAsia="Times New Roman"/>
            </w:rPr>
          </w:pPr>
          <w:r>
            <w:rPr>
              <w:rFonts w:eastAsia="Times New Roman"/>
              <w:b/>
              <w:bCs/>
            </w:rPr>
            <w:lastRenderedPageBreak/>
            <w:t>Dong N, Prentice IC, Wright IJ, Evans BJ, Togashi HF, Caddy-</w:t>
          </w:r>
          <w:proofErr w:type="spellStart"/>
          <w:r>
            <w:rPr>
              <w:rFonts w:eastAsia="Times New Roman"/>
              <w:b/>
              <w:bCs/>
            </w:rPr>
            <w:t>Retalic</w:t>
          </w:r>
          <w:proofErr w:type="spellEnd"/>
          <w:r>
            <w:rPr>
              <w:rFonts w:eastAsia="Times New Roman"/>
              <w:b/>
              <w:bCs/>
            </w:rPr>
            <w:t xml:space="preserve"> S, McInerney FA, Sparrow B, Leitch E, Lowe AJ</w:t>
          </w:r>
          <w:r>
            <w:rPr>
              <w:rFonts w:eastAsia="Times New Roman"/>
            </w:rPr>
            <w:t xml:space="preserve">. </w:t>
          </w:r>
          <w:r>
            <w:rPr>
              <w:rFonts w:eastAsia="Times New Roman"/>
              <w:b/>
              <w:bCs/>
            </w:rPr>
            <w:t>2020</w:t>
          </w:r>
          <w:r>
            <w:rPr>
              <w:rFonts w:eastAsia="Times New Roman"/>
            </w:rPr>
            <w:t xml:space="preserve">. Components of leaf‐trait variation along environmental gradients. </w:t>
          </w:r>
          <w:r>
            <w:rPr>
              <w:rFonts w:eastAsia="Times New Roman"/>
              <w:i/>
              <w:iCs/>
            </w:rPr>
            <w:t>New Phytologist</w:t>
          </w:r>
          <w:r>
            <w:rPr>
              <w:rFonts w:eastAsia="Times New Roman"/>
            </w:rPr>
            <w:t xml:space="preserve"> </w:t>
          </w:r>
          <w:r>
            <w:rPr>
              <w:rFonts w:eastAsia="Times New Roman"/>
              <w:b/>
              <w:bCs/>
            </w:rPr>
            <w:t>228</w:t>
          </w:r>
          <w:r>
            <w:rPr>
              <w:rFonts w:eastAsia="Times New Roman"/>
            </w:rPr>
            <w:t>: 82–94.</w:t>
          </w:r>
        </w:p>
        <w:p w14:paraId="05F5063D" w14:textId="77777777" w:rsidR="00150EA7" w:rsidRDefault="00150EA7" w:rsidP="00FB1C7D">
          <w:pPr>
            <w:spacing w:line="360" w:lineRule="auto"/>
            <w:divId w:val="510295861"/>
            <w:rPr>
              <w:rFonts w:eastAsia="Times New Roman"/>
            </w:rPr>
          </w:pPr>
          <w:r>
            <w:rPr>
              <w:rFonts w:eastAsia="Times New Roman"/>
              <w:b/>
              <w:bCs/>
            </w:rPr>
            <w:t xml:space="preserve">Dong N, Prentice IC, Wright IJ, Wang H, Atkin OK, Bloomfield KJ, Domingues TF, Gleason SM, Maire V, Onoda Y, </w:t>
          </w:r>
          <w:r>
            <w:rPr>
              <w:rFonts w:eastAsia="Times New Roman"/>
              <w:b/>
              <w:bCs/>
              <w:i/>
              <w:iCs/>
            </w:rPr>
            <w:t>et al.</w:t>
          </w:r>
          <w:r>
            <w:rPr>
              <w:rFonts w:eastAsia="Times New Roman"/>
            </w:rPr>
            <w:t xml:space="preserve"> </w:t>
          </w:r>
          <w:r>
            <w:rPr>
              <w:rFonts w:eastAsia="Times New Roman"/>
              <w:b/>
              <w:bCs/>
            </w:rPr>
            <w:t>2022</w:t>
          </w:r>
          <w:r>
            <w:rPr>
              <w:rFonts w:eastAsia="Times New Roman"/>
            </w:rPr>
            <w:t xml:space="preserve">. Leaf nitrogen from the perspective of optimal plant function. </w:t>
          </w:r>
          <w:r>
            <w:rPr>
              <w:rFonts w:eastAsia="Times New Roman"/>
              <w:i/>
              <w:iCs/>
            </w:rPr>
            <w:t>Journal of Ecology</w:t>
          </w:r>
          <w:r>
            <w:rPr>
              <w:rFonts w:eastAsia="Times New Roman"/>
            </w:rPr>
            <w:t xml:space="preserve"> </w:t>
          </w:r>
          <w:r>
            <w:rPr>
              <w:rFonts w:eastAsia="Times New Roman"/>
              <w:b/>
              <w:bCs/>
            </w:rPr>
            <w:t>110</w:t>
          </w:r>
          <w:r>
            <w:rPr>
              <w:rFonts w:eastAsia="Times New Roman"/>
            </w:rPr>
            <w:t>: 2585–2602.</w:t>
          </w:r>
        </w:p>
        <w:p w14:paraId="23FD0D0E" w14:textId="77777777" w:rsidR="00150EA7" w:rsidRDefault="00150EA7" w:rsidP="00FB1C7D">
          <w:pPr>
            <w:spacing w:line="360" w:lineRule="auto"/>
            <w:divId w:val="1703747687"/>
            <w:rPr>
              <w:rFonts w:eastAsia="Times New Roman"/>
            </w:rPr>
          </w:pPr>
          <w:r>
            <w:rPr>
              <w:rFonts w:eastAsia="Times New Roman"/>
              <w:b/>
              <w:bCs/>
            </w:rPr>
            <w:t xml:space="preserve">Dong T, Wu F, Tsujii Y, Townsend PA, Yang N, Xu W, Liu S, Swenson NG, Lamour J, Han W, </w:t>
          </w:r>
          <w:r>
            <w:rPr>
              <w:rFonts w:eastAsia="Times New Roman"/>
              <w:b/>
              <w:bCs/>
              <w:i/>
              <w:iCs/>
            </w:rPr>
            <w:t>et al.</w:t>
          </w:r>
          <w:r>
            <w:rPr>
              <w:rFonts w:eastAsia="Times New Roman"/>
            </w:rPr>
            <w:t xml:space="preserve"> </w:t>
          </w:r>
          <w:r>
            <w:rPr>
              <w:rFonts w:eastAsia="Times New Roman"/>
              <w:b/>
              <w:bCs/>
            </w:rPr>
            <w:t>2025</w:t>
          </w:r>
          <w:r>
            <w:rPr>
              <w:rFonts w:eastAsia="Times New Roman"/>
            </w:rPr>
            <w:t xml:space="preserve">. Deciphering the variability of leaf phosphorus-allocation strategies using leaf economic traits and reflectance spectroscopy across diverse forest types. </w:t>
          </w:r>
          <w:r>
            <w:rPr>
              <w:rFonts w:eastAsia="Times New Roman"/>
              <w:i/>
              <w:iCs/>
            </w:rPr>
            <w:t>New Phytologist</w:t>
          </w:r>
          <w:r>
            <w:rPr>
              <w:rFonts w:eastAsia="Times New Roman"/>
            </w:rPr>
            <w:t>.</w:t>
          </w:r>
        </w:p>
        <w:p w14:paraId="3DEAA315" w14:textId="77777777" w:rsidR="00150EA7" w:rsidRDefault="00150EA7" w:rsidP="00FB1C7D">
          <w:pPr>
            <w:spacing w:line="360" w:lineRule="auto"/>
            <w:divId w:val="529805902"/>
            <w:rPr>
              <w:rFonts w:eastAsia="Times New Roman"/>
            </w:rPr>
          </w:pPr>
          <w:r>
            <w:rPr>
              <w:rFonts w:eastAsia="Times New Roman"/>
              <w:b/>
              <w:bCs/>
            </w:rPr>
            <w:t xml:space="preserve">Du E, </w:t>
          </w:r>
          <w:proofErr w:type="spellStart"/>
          <w:r>
            <w:rPr>
              <w:rFonts w:eastAsia="Times New Roman"/>
              <w:b/>
              <w:bCs/>
            </w:rPr>
            <w:t>Terrer</w:t>
          </w:r>
          <w:proofErr w:type="spellEnd"/>
          <w:r>
            <w:rPr>
              <w:rFonts w:eastAsia="Times New Roman"/>
              <w:b/>
              <w:bCs/>
            </w:rPr>
            <w:t xml:space="preserve"> C, Pellegrini AFA, Ahlström A, van Lissa CJ, Zhao X, Xia N, Wu X, Jackson RB</w:t>
          </w:r>
          <w:r>
            <w:rPr>
              <w:rFonts w:eastAsia="Times New Roman"/>
            </w:rPr>
            <w:t xml:space="preserve">. </w:t>
          </w:r>
          <w:r>
            <w:rPr>
              <w:rFonts w:eastAsia="Times New Roman"/>
              <w:b/>
              <w:bCs/>
            </w:rPr>
            <w:t>2020</w:t>
          </w:r>
          <w:r>
            <w:rPr>
              <w:rFonts w:eastAsia="Times New Roman"/>
            </w:rPr>
            <w:t xml:space="preserve">. Global patterns of terrestrial nitrogen and phosphorus limitation. </w:t>
          </w:r>
          <w:r>
            <w:rPr>
              <w:rFonts w:eastAsia="Times New Roman"/>
              <w:i/>
              <w:iCs/>
            </w:rPr>
            <w:t>Nature Geoscience</w:t>
          </w:r>
          <w:r>
            <w:rPr>
              <w:rFonts w:eastAsia="Times New Roman"/>
            </w:rPr>
            <w:t xml:space="preserve"> </w:t>
          </w:r>
          <w:r>
            <w:rPr>
              <w:rFonts w:eastAsia="Times New Roman"/>
              <w:b/>
              <w:bCs/>
            </w:rPr>
            <w:t>13</w:t>
          </w:r>
          <w:r>
            <w:rPr>
              <w:rFonts w:eastAsia="Times New Roman"/>
            </w:rPr>
            <w:t>: 221–226.</w:t>
          </w:r>
        </w:p>
        <w:p w14:paraId="6D7F4407" w14:textId="77777777" w:rsidR="00150EA7" w:rsidRDefault="00150EA7" w:rsidP="00FB1C7D">
          <w:pPr>
            <w:spacing w:line="360" w:lineRule="auto"/>
            <w:divId w:val="2037383420"/>
            <w:rPr>
              <w:rFonts w:eastAsia="Times New Roman"/>
            </w:rPr>
          </w:pPr>
          <w:r>
            <w:rPr>
              <w:rFonts w:eastAsia="Times New Roman"/>
              <w:b/>
              <w:bCs/>
            </w:rPr>
            <w:t xml:space="preserve">Ellsworth DS, Crous KY, De Kauwe MG, </w:t>
          </w:r>
          <w:proofErr w:type="spellStart"/>
          <w:r>
            <w:rPr>
              <w:rFonts w:eastAsia="Times New Roman"/>
              <w:b/>
              <w:bCs/>
            </w:rPr>
            <w:t>Verryckt</w:t>
          </w:r>
          <w:proofErr w:type="spellEnd"/>
          <w:r>
            <w:rPr>
              <w:rFonts w:eastAsia="Times New Roman"/>
              <w:b/>
              <w:bCs/>
            </w:rPr>
            <w:t xml:space="preserve"> LT, Goll D, </w:t>
          </w:r>
          <w:proofErr w:type="spellStart"/>
          <w:r>
            <w:rPr>
              <w:rFonts w:eastAsia="Times New Roman"/>
              <w:b/>
              <w:bCs/>
            </w:rPr>
            <w:t>Zaehle</w:t>
          </w:r>
          <w:proofErr w:type="spellEnd"/>
          <w:r>
            <w:rPr>
              <w:rFonts w:eastAsia="Times New Roman"/>
              <w:b/>
              <w:bCs/>
            </w:rPr>
            <w:t xml:space="preserve"> S, Bloomfield KJ, Ciais P, </w:t>
          </w:r>
          <w:proofErr w:type="spellStart"/>
          <w:r>
            <w:rPr>
              <w:rFonts w:eastAsia="Times New Roman"/>
              <w:b/>
              <w:bCs/>
            </w:rPr>
            <w:t>Cernusak</w:t>
          </w:r>
          <w:proofErr w:type="spellEnd"/>
          <w:r>
            <w:rPr>
              <w:rFonts w:eastAsia="Times New Roman"/>
              <w:b/>
              <w:bCs/>
            </w:rPr>
            <w:t xml:space="preserve"> LA, Domingues TF, </w:t>
          </w:r>
          <w:r>
            <w:rPr>
              <w:rFonts w:eastAsia="Times New Roman"/>
              <w:b/>
              <w:bCs/>
              <w:i/>
              <w:iCs/>
            </w:rPr>
            <w:t>et al.</w:t>
          </w:r>
          <w:r>
            <w:rPr>
              <w:rFonts w:eastAsia="Times New Roman"/>
            </w:rPr>
            <w:t xml:space="preserve"> </w:t>
          </w:r>
          <w:r>
            <w:rPr>
              <w:rFonts w:eastAsia="Times New Roman"/>
              <w:b/>
              <w:bCs/>
            </w:rPr>
            <w:t>2022</w:t>
          </w:r>
          <w:r>
            <w:rPr>
              <w:rFonts w:eastAsia="Times New Roman"/>
            </w:rPr>
            <w:t xml:space="preserve">. Convergence in phosphorus constraints to photosynthesis in forests around the world. </w:t>
          </w:r>
          <w:r>
            <w:rPr>
              <w:rFonts w:eastAsia="Times New Roman"/>
              <w:i/>
              <w:iCs/>
            </w:rPr>
            <w:t>Nature Communications</w:t>
          </w:r>
          <w:r>
            <w:rPr>
              <w:rFonts w:eastAsia="Times New Roman"/>
            </w:rPr>
            <w:t xml:space="preserve"> </w:t>
          </w:r>
          <w:r>
            <w:rPr>
              <w:rFonts w:eastAsia="Times New Roman"/>
              <w:b/>
              <w:bCs/>
            </w:rPr>
            <w:t>13</w:t>
          </w:r>
          <w:r>
            <w:rPr>
              <w:rFonts w:eastAsia="Times New Roman"/>
            </w:rPr>
            <w:t>: 5005.</w:t>
          </w:r>
        </w:p>
        <w:p w14:paraId="4661B3DC" w14:textId="77777777" w:rsidR="00150EA7" w:rsidRDefault="00150EA7" w:rsidP="00FB1C7D">
          <w:pPr>
            <w:spacing w:line="360" w:lineRule="auto"/>
            <w:divId w:val="1913662203"/>
            <w:rPr>
              <w:rFonts w:eastAsia="Times New Roman"/>
            </w:rPr>
          </w:pPr>
          <w:r>
            <w:rPr>
              <w:rFonts w:eastAsia="Times New Roman"/>
              <w:b/>
              <w:bCs/>
            </w:rPr>
            <w:t xml:space="preserve">Elser JJ, Bracken MES, Cleland EE, Gruner DS, Harpole WS, Hillebrand H, Ngai JT, Seabloom EW, </w:t>
          </w:r>
          <w:proofErr w:type="spellStart"/>
          <w:r>
            <w:rPr>
              <w:rFonts w:eastAsia="Times New Roman"/>
              <w:b/>
              <w:bCs/>
            </w:rPr>
            <w:t>Shurin</w:t>
          </w:r>
          <w:proofErr w:type="spellEnd"/>
          <w:r>
            <w:rPr>
              <w:rFonts w:eastAsia="Times New Roman"/>
              <w:b/>
              <w:bCs/>
            </w:rPr>
            <w:t xml:space="preserve"> JB, Smith JE</w:t>
          </w:r>
          <w:r>
            <w:rPr>
              <w:rFonts w:eastAsia="Times New Roman"/>
            </w:rPr>
            <w:t xml:space="preserve">. </w:t>
          </w:r>
          <w:r>
            <w:rPr>
              <w:rFonts w:eastAsia="Times New Roman"/>
              <w:b/>
              <w:bCs/>
            </w:rPr>
            <w:t>2007</w:t>
          </w:r>
          <w:r>
            <w:rPr>
              <w:rFonts w:eastAsia="Times New Roman"/>
            </w:rPr>
            <w:t xml:space="preserve">. Global analysis of nitrogen and phosphorus limitation of primary producers in freshwater, marine and terrestrial ecosystems. </w:t>
          </w:r>
          <w:r>
            <w:rPr>
              <w:rFonts w:eastAsia="Times New Roman"/>
              <w:i/>
              <w:iCs/>
            </w:rPr>
            <w:t>Ecology Letters</w:t>
          </w:r>
          <w:r>
            <w:rPr>
              <w:rFonts w:eastAsia="Times New Roman"/>
            </w:rPr>
            <w:t xml:space="preserve"> </w:t>
          </w:r>
          <w:r>
            <w:rPr>
              <w:rFonts w:eastAsia="Times New Roman"/>
              <w:b/>
              <w:bCs/>
            </w:rPr>
            <w:t>10</w:t>
          </w:r>
          <w:r>
            <w:rPr>
              <w:rFonts w:eastAsia="Times New Roman"/>
            </w:rPr>
            <w:t>: 1135–1142.</w:t>
          </w:r>
        </w:p>
        <w:p w14:paraId="2D3DC761" w14:textId="77777777" w:rsidR="00150EA7" w:rsidRDefault="00150EA7" w:rsidP="00FB1C7D">
          <w:pPr>
            <w:spacing w:line="360" w:lineRule="auto"/>
            <w:divId w:val="2080974230"/>
            <w:rPr>
              <w:rFonts w:eastAsia="Times New Roman"/>
            </w:rPr>
          </w:pPr>
          <w:r>
            <w:rPr>
              <w:rFonts w:eastAsia="Times New Roman"/>
              <w:b/>
              <w:bCs/>
            </w:rPr>
            <w:t>Evans JR</w:t>
          </w:r>
          <w:r>
            <w:rPr>
              <w:rFonts w:eastAsia="Times New Roman"/>
            </w:rPr>
            <w:t xml:space="preserve">. </w:t>
          </w:r>
          <w:r>
            <w:rPr>
              <w:rFonts w:eastAsia="Times New Roman"/>
              <w:b/>
              <w:bCs/>
            </w:rPr>
            <w:t>1989</w:t>
          </w:r>
          <w:r>
            <w:rPr>
              <w:rFonts w:eastAsia="Times New Roman"/>
            </w:rPr>
            <w:t>. Photosynthesis and nitrogen relationships in leaves of C</w:t>
          </w:r>
          <w:r>
            <w:rPr>
              <w:rFonts w:eastAsia="Times New Roman"/>
              <w:vertAlign w:val="subscript"/>
            </w:rPr>
            <w:t>3</w:t>
          </w:r>
          <w:r>
            <w:rPr>
              <w:rFonts w:eastAsia="Times New Roman"/>
            </w:rPr>
            <w:t xml:space="preserve"> plants. </w:t>
          </w:r>
          <w:proofErr w:type="spellStart"/>
          <w:r>
            <w:rPr>
              <w:rFonts w:eastAsia="Times New Roman"/>
              <w:i/>
              <w:iCs/>
            </w:rPr>
            <w:t>Oecologia</w:t>
          </w:r>
          <w:proofErr w:type="spellEnd"/>
          <w:r>
            <w:rPr>
              <w:rFonts w:eastAsia="Times New Roman"/>
            </w:rPr>
            <w:t xml:space="preserve"> </w:t>
          </w:r>
          <w:r>
            <w:rPr>
              <w:rFonts w:eastAsia="Times New Roman"/>
              <w:b/>
              <w:bCs/>
            </w:rPr>
            <w:t>78</w:t>
          </w:r>
          <w:r>
            <w:rPr>
              <w:rFonts w:eastAsia="Times New Roman"/>
            </w:rPr>
            <w:t>: 9–19.</w:t>
          </w:r>
        </w:p>
        <w:p w14:paraId="3616A084" w14:textId="77777777" w:rsidR="00150EA7" w:rsidRDefault="00150EA7" w:rsidP="00FB1C7D">
          <w:pPr>
            <w:spacing w:line="360" w:lineRule="auto"/>
            <w:divId w:val="1614825671"/>
            <w:rPr>
              <w:rFonts w:eastAsia="Times New Roman"/>
            </w:rPr>
          </w:pPr>
          <w:r>
            <w:rPr>
              <w:rFonts w:eastAsia="Times New Roman"/>
              <w:b/>
              <w:bCs/>
            </w:rPr>
            <w:t>Evans JR, Seemann JR</w:t>
          </w:r>
          <w:r>
            <w:rPr>
              <w:rFonts w:eastAsia="Times New Roman"/>
            </w:rPr>
            <w:t xml:space="preserve">. </w:t>
          </w:r>
          <w:r>
            <w:rPr>
              <w:rFonts w:eastAsia="Times New Roman"/>
              <w:b/>
              <w:bCs/>
            </w:rPr>
            <w:t>1989</w:t>
          </w:r>
          <w:r>
            <w:rPr>
              <w:rFonts w:eastAsia="Times New Roman"/>
            </w:rPr>
            <w:t xml:space="preserve">. The allocation of protein nitrogen in the photosynthetic apparatus: costs, consequences, and control. </w:t>
          </w:r>
          <w:r>
            <w:rPr>
              <w:rFonts w:eastAsia="Times New Roman"/>
              <w:i/>
              <w:iCs/>
            </w:rPr>
            <w:t>Photosynthesis</w:t>
          </w:r>
          <w:r>
            <w:rPr>
              <w:rFonts w:eastAsia="Times New Roman"/>
            </w:rPr>
            <w:t xml:space="preserve"> </w:t>
          </w:r>
          <w:r>
            <w:rPr>
              <w:rFonts w:eastAsia="Times New Roman"/>
              <w:b/>
              <w:bCs/>
            </w:rPr>
            <w:t>8</w:t>
          </w:r>
          <w:r>
            <w:rPr>
              <w:rFonts w:eastAsia="Times New Roman"/>
            </w:rPr>
            <w:t>: 183–205.</w:t>
          </w:r>
        </w:p>
        <w:p w14:paraId="1D18BE59" w14:textId="77777777" w:rsidR="00150EA7" w:rsidRDefault="00150EA7" w:rsidP="00FB1C7D">
          <w:pPr>
            <w:spacing w:line="360" w:lineRule="auto"/>
            <w:divId w:val="1490173686"/>
            <w:rPr>
              <w:rFonts w:eastAsia="Times New Roman"/>
            </w:rPr>
          </w:pPr>
          <w:r>
            <w:rPr>
              <w:rFonts w:eastAsia="Times New Roman"/>
              <w:b/>
              <w:bCs/>
            </w:rPr>
            <w:t>Fang J, Chen B, Wang F, Li W, Zhang H, Fang J, Liu S, Zheng Z, Guo M, Niu S</w:t>
          </w:r>
          <w:r>
            <w:rPr>
              <w:rFonts w:eastAsia="Times New Roman"/>
            </w:rPr>
            <w:t xml:space="preserve">. </w:t>
          </w:r>
          <w:r>
            <w:rPr>
              <w:rFonts w:eastAsia="Times New Roman"/>
              <w:b/>
              <w:bCs/>
            </w:rPr>
            <w:t>2024</w:t>
          </w:r>
          <w:r>
            <w:rPr>
              <w:rFonts w:eastAsia="Times New Roman"/>
            </w:rPr>
            <w:t xml:space="preserve">. Nitrogen, phosphorus, and potassium co‐limitation in terrestrial ecosystems: A global meta‐analysis. </w:t>
          </w:r>
          <w:r>
            <w:rPr>
              <w:rFonts w:eastAsia="Times New Roman"/>
              <w:i/>
              <w:iCs/>
            </w:rPr>
            <w:t>Plants, People, Planet</w:t>
          </w:r>
          <w:r>
            <w:rPr>
              <w:rFonts w:eastAsia="Times New Roman"/>
            </w:rPr>
            <w:t xml:space="preserve"> </w:t>
          </w:r>
          <w:r>
            <w:rPr>
              <w:rFonts w:eastAsia="Times New Roman"/>
              <w:b/>
              <w:bCs/>
            </w:rPr>
            <w:t>6</w:t>
          </w:r>
          <w:r>
            <w:rPr>
              <w:rFonts w:eastAsia="Times New Roman"/>
            </w:rPr>
            <w:t>: 1329–1340.</w:t>
          </w:r>
        </w:p>
        <w:p w14:paraId="594B205E" w14:textId="77777777" w:rsidR="00150EA7" w:rsidRDefault="00150EA7" w:rsidP="00FB1C7D">
          <w:pPr>
            <w:spacing w:line="360" w:lineRule="auto"/>
            <w:divId w:val="1571846804"/>
            <w:rPr>
              <w:rFonts w:eastAsia="Times New Roman"/>
            </w:rPr>
          </w:pPr>
          <w:r>
            <w:rPr>
              <w:rFonts w:eastAsia="Times New Roman"/>
              <w:b/>
              <w:bCs/>
            </w:rPr>
            <w:t xml:space="preserve">Fay PA, Prober SM, Harpole WS, Knops JMH, Bakker JD, Borer ET, Lind EM, MacDougall AM, Seabloom EW, Wragg PD, </w:t>
          </w:r>
          <w:r>
            <w:rPr>
              <w:rFonts w:eastAsia="Times New Roman"/>
              <w:b/>
              <w:bCs/>
              <w:i/>
              <w:iCs/>
            </w:rPr>
            <w:t>et al.</w:t>
          </w:r>
          <w:r>
            <w:rPr>
              <w:rFonts w:eastAsia="Times New Roman"/>
            </w:rPr>
            <w:t xml:space="preserve"> </w:t>
          </w:r>
          <w:r>
            <w:rPr>
              <w:rFonts w:eastAsia="Times New Roman"/>
              <w:b/>
              <w:bCs/>
            </w:rPr>
            <w:t>2015</w:t>
          </w:r>
          <w:r>
            <w:rPr>
              <w:rFonts w:eastAsia="Times New Roman"/>
            </w:rPr>
            <w:t xml:space="preserve">. Grassland productivity limited by multiple nutrients. </w:t>
          </w:r>
          <w:r>
            <w:rPr>
              <w:rFonts w:eastAsia="Times New Roman"/>
              <w:i/>
              <w:iCs/>
            </w:rPr>
            <w:t>Nature Plants</w:t>
          </w:r>
          <w:r>
            <w:rPr>
              <w:rFonts w:eastAsia="Times New Roman"/>
            </w:rPr>
            <w:t xml:space="preserve"> </w:t>
          </w:r>
          <w:r>
            <w:rPr>
              <w:rFonts w:eastAsia="Times New Roman"/>
              <w:b/>
              <w:bCs/>
            </w:rPr>
            <w:t>1</w:t>
          </w:r>
          <w:r>
            <w:rPr>
              <w:rFonts w:eastAsia="Times New Roman"/>
            </w:rPr>
            <w:t>: 15080.</w:t>
          </w:r>
        </w:p>
        <w:p w14:paraId="32258D4B" w14:textId="77777777" w:rsidR="00150EA7" w:rsidRDefault="00150EA7" w:rsidP="00FB1C7D">
          <w:pPr>
            <w:spacing w:line="360" w:lineRule="auto"/>
            <w:divId w:val="1211383350"/>
            <w:rPr>
              <w:rFonts w:eastAsia="Times New Roman"/>
            </w:rPr>
          </w:pPr>
          <w:r>
            <w:rPr>
              <w:rFonts w:eastAsia="Times New Roman"/>
              <w:b/>
              <w:bCs/>
            </w:rPr>
            <w:t xml:space="preserve">Fick SE, </w:t>
          </w:r>
          <w:proofErr w:type="spellStart"/>
          <w:r>
            <w:rPr>
              <w:rFonts w:eastAsia="Times New Roman"/>
              <w:b/>
              <w:bCs/>
            </w:rPr>
            <w:t>Hijmans</w:t>
          </w:r>
          <w:proofErr w:type="spellEnd"/>
          <w:r>
            <w:rPr>
              <w:rFonts w:eastAsia="Times New Roman"/>
              <w:b/>
              <w:bCs/>
            </w:rPr>
            <w:t xml:space="preserve"> RJ</w:t>
          </w:r>
          <w:r>
            <w:rPr>
              <w:rFonts w:eastAsia="Times New Roman"/>
            </w:rPr>
            <w:t xml:space="preserve">. </w:t>
          </w:r>
          <w:r>
            <w:rPr>
              <w:rFonts w:eastAsia="Times New Roman"/>
              <w:b/>
              <w:bCs/>
            </w:rPr>
            <w:t>2017</w:t>
          </w:r>
          <w:r>
            <w:rPr>
              <w:rFonts w:eastAsia="Times New Roman"/>
            </w:rPr>
            <w:t xml:space="preserve">. </w:t>
          </w:r>
          <w:proofErr w:type="spellStart"/>
          <w:r>
            <w:rPr>
              <w:rFonts w:eastAsia="Times New Roman"/>
            </w:rPr>
            <w:t>WorldClim</w:t>
          </w:r>
          <w:proofErr w:type="spellEnd"/>
          <w:r>
            <w:rPr>
              <w:rFonts w:eastAsia="Times New Roman"/>
            </w:rPr>
            <w:t xml:space="preserve"> 2: new 1‐km spatial resolution climate surfaces for global land areas. </w:t>
          </w:r>
          <w:r>
            <w:rPr>
              <w:rFonts w:eastAsia="Times New Roman"/>
              <w:i/>
              <w:iCs/>
            </w:rPr>
            <w:t>International Journal of Climatology</w:t>
          </w:r>
          <w:r>
            <w:rPr>
              <w:rFonts w:eastAsia="Times New Roman"/>
            </w:rPr>
            <w:t xml:space="preserve"> </w:t>
          </w:r>
          <w:r>
            <w:rPr>
              <w:rFonts w:eastAsia="Times New Roman"/>
              <w:b/>
              <w:bCs/>
            </w:rPr>
            <w:t>37</w:t>
          </w:r>
          <w:r>
            <w:rPr>
              <w:rFonts w:eastAsia="Times New Roman"/>
            </w:rPr>
            <w:t>: 4302–4315.</w:t>
          </w:r>
        </w:p>
        <w:p w14:paraId="65AA333C" w14:textId="77777777" w:rsidR="00150EA7" w:rsidRDefault="00150EA7" w:rsidP="00FB1C7D">
          <w:pPr>
            <w:spacing w:line="360" w:lineRule="auto"/>
            <w:divId w:val="952131518"/>
            <w:rPr>
              <w:rFonts w:eastAsia="Times New Roman"/>
            </w:rPr>
          </w:pPr>
          <w:r>
            <w:rPr>
              <w:rFonts w:eastAsia="Times New Roman"/>
              <w:b/>
              <w:bCs/>
            </w:rPr>
            <w:lastRenderedPageBreak/>
            <w:t>Field CB, Mooney HA</w:t>
          </w:r>
          <w:r>
            <w:rPr>
              <w:rFonts w:eastAsia="Times New Roman"/>
            </w:rPr>
            <w:t xml:space="preserve">. </w:t>
          </w:r>
          <w:r>
            <w:rPr>
              <w:rFonts w:eastAsia="Times New Roman"/>
              <w:b/>
              <w:bCs/>
            </w:rPr>
            <w:t>1986</w:t>
          </w:r>
          <w:r>
            <w:rPr>
              <w:rFonts w:eastAsia="Times New Roman"/>
            </w:rPr>
            <w:t>. Photosynthesis--nitrogen relationship in wild plants. In: On the Economy of Plant Form and Function: Proceedings of the Sixth Maria Moors Cabot Symposium, Evolutionary Constraints on Primary Productivity, Adaptive Patterns of Energy Capture in Plants, Harvard Forest, August 1983. Cambridge [Cambridgeshire]: Cambridge University Press, c1986.</w:t>
          </w:r>
        </w:p>
        <w:p w14:paraId="4D7C7F74" w14:textId="77777777" w:rsidR="00150EA7" w:rsidRDefault="00150EA7" w:rsidP="00FB1C7D">
          <w:pPr>
            <w:spacing w:line="360" w:lineRule="auto"/>
            <w:divId w:val="29766174"/>
            <w:rPr>
              <w:rFonts w:eastAsia="Times New Roman"/>
            </w:rPr>
          </w:pPr>
          <w:proofErr w:type="spellStart"/>
          <w:r>
            <w:rPr>
              <w:rFonts w:eastAsia="Times New Roman"/>
              <w:b/>
              <w:bCs/>
            </w:rPr>
            <w:t>Firn</w:t>
          </w:r>
          <w:proofErr w:type="spellEnd"/>
          <w:r>
            <w:rPr>
              <w:rFonts w:eastAsia="Times New Roman"/>
              <w:b/>
              <w:bCs/>
            </w:rPr>
            <w:t xml:space="preserve"> J, McGree JM, Harvey E, Flores-Moreno H, Schütz M, Buckley YM, Borer ET, Seabloom EW, La Pierre KJ, MacDougall AM, </w:t>
          </w:r>
          <w:r>
            <w:rPr>
              <w:rFonts w:eastAsia="Times New Roman"/>
              <w:b/>
              <w:bCs/>
              <w:i/>
              <w:iCs/>
            </w:rPr>
            <w:t>et al.</w:t>
          </w:r>
          <w:r>
            <w:rPr>
              <w:rFonts w:eastAsia="Times New Roman"/>
            </w:rPr>
            <w:t xml:space="preserve"> </w:t>
          </w:r>
          <w:r>
            <w:rPr>
              <w:rFonts w:eastAsia="Times New Roman"/>
              <w:b/>
              <w:bCs/>
            </w:rPr>
            <w:t>2019</w:t>
          </w:r>
          <w:r>
            <w:rPr>
              <w:rFonts w:eastAsia="Times New Roman"/>
            </w:rPr>
            <w:t xml:space="preserve">. Leaf nutrients, not specific leaf area, are consistent indicators of elevated nutrient inputs. </w:t>
          </w:r>
          <w:r>
            <w:rPr>
              <w:rFonts w:eastAsia="Times New Roman"/>
              <w:i/>
              <w:iCs/>
            </w:rPr>
            <w:t>Nature Ecology &amp; Evolution</w:t>
          </w:r>
          <w:r>
            <w:rPr>
              <w:rFonts w:eastAsia="Times New Roman"/>
            </w:rPr>
            <w:t xml:space="preserve"> </w:t>
          </w:r>
          <w:r>
            <w:rPr>
              <w:rFonts w:eastAsia="Times New Roman"/>
              <w:b/>
              <w:bCs/>
            </w:rPr>
            <w:t>3</w:t>
          </w:r>
          <w:r>
            <w:rPr>
              <w:rFonts w:eastAsia="Times New Roman"/>
            </w:rPr>
            <w:t>: 400–406.</w:t>
          </w:r>
        </w:p>
        <w:p w14:paraId="3C326C3E" w14:textId="77777777" w:rsidR="00150EA7" w:rsidRDefault="00150EA7" w:rsidP="00FB1C7D">
          <w:pPr>
            <w:spacing w:line="360" w:lineRule="auto"/>
            <w:divId w:val="1659965758"/>
            <w:rPr>
              <w:rFonts w:eastAsia="Times New Roman"/>
            </w:rPr>
          </w:pPr>
          <w:r>
            <w:rPr>
              <w:rFonts w:eastAsia="Times New Roman"/>
              <w:b/>
              <w:bCs/>
            </w:rPr>
            <w:t xml:space="preserve">Ghannoum O, Evans JR, von </w:t>
          </w:r>
          <w:proofErr w:type="spellStart"/>
          <w:r>
            <w:rPr>
              <w:rFonts w:eastAsia="Times New Roman"/>
              <w:b/>
              <w:bCs/>
            </w:rPr>
            <w:t>Caemmerer</w:t>
          </w:r>
          <w:proofErr w:type="spellEnd"/>
          <w:r>
            <w:rPr>
              <w:rFonts w:eastAsia="Times New Roman"/>
              <w:b/>
              <w:bCs/>
            </w:rPr>
            <w:t xml:space="preserve"> S</w:t>
          </w:r>
          <w:r>
            <w:rPr>
              <w:rFonts w:eastAsia="Times New Roman"/>
            </w:rPr>
            <w:t xml:space="preserve">. </w:t>
          </w:r>
          <w:r>
            <w:rPr>
              <w:rFonts w:eastAsia="Times New Roman"/>
              <w:b/>
              <w:bCs/>
            </w:rPr>
            <w:t>2011</w:t>
          </w:r>
          <w:r>
            <w:rPr>
              <w:rFonts w:eastAsia="Times New Roman"/>
            </w:rPr>
            <w:t>. Nitrogen and water use efficiency of C4 plants. In: Raghavendra AS, Sage RF, eds. C4 Photosynthesis and Related CO2 Concentrating Mechanisms. Springer, 129–146.</w:t>
          </w:r>
        </w:p>
        <w:p w14:paraId="756F5DF6" w14:textId="77777777" w:rsidR="00150EA7" w:rsidRDefault="00150EA7" w:rsidP="00FB1C7D">
          <w:pPr>
            <w:spacing w:line="360" w:lineRule="auto"/>
            <w:divId w:val="1449272759"/>
            <w:rPr>
              <w:rFonts w:eastAsia="Times New Roman"/>
            </w:rPr>
          </w:pPr>
          <w:r>
            <w:rPr>
              <w:rFonts w:eastAsia="Times New Roman"/>
              <w:b/>
              <w:bCs/>
            </w:rPr>
            <w:t xml:space="preserve">Goll DS, </w:t>
          </w:r>
          <w:proofErr w:type="spellStart"/>
          <w:r>
            <w:rPr>
              <w:rFonts w:eastAsia="Times New Roman"/>
              <w:b/>
              <w:bCs/>
            </w:rPr>
            <w:t>Brovkin</w:t>
          </w:r>
          <w:proofErr w:type="spellEnd"/>
          <w:r>
            <w:rPr>
              <w:rFonts w:eastAsia="Times New Roman"/>
              <w:b/>
              <w:bCs/>
            </w:rPr>
            <w:t xml:space="preserve"> V, Parida BR, Reick CH, </w:t>
          </w:r>
          <w:proofErr w:type="spellStart"/>
          <w:r>
            <w:rPr>
              <w:rFonts w:eastAsia="Times New Roman"/>
              <w:b/>
              <w:bCs/>
            </w:rPr>
            <w:t>Kattge</w:t>
          </w:r>
          <w:proofErr w:type="spellEnd"/>
          <w:r>
            <w:rPr>
              <w:rFonts w:eastAsia="Times New Roman"/>
              <w:b/>
              <w:bCs/>
            </w:rPr>
            <w:t xml:space="preserve"> J, Reich PB, van </w:t>
          </w:r>
          <w:proofErr w:type="spellStart"/>
          <w:r>
            <w:rPr>
              <w:rFonts w:eastAsia="Times New Roman"/>
              <w:b/>
              <w:bCs/>
            </w:rPr>
            <w:t>Bodegom</w:t>
          </w:r>
          <w:proofErr w:type="spellEnd"/>
          <w:r>
            <w:rPr>
              <w:rFonts w:eastAsia="Times New Roman"/>
              <w:b/>
              <w:bCs/>
            </w:rPr>
            <w:t xml:space="preserve"> PM, Niinemets Ü</w:t>
          </w:r>
          <w:r>
            <w:rPr>
              <w:rFonts w:eastAsia="Times New Roman"/>
            </w:rPr>
            <w:t xml:space="preserve">. </w:t>
          </w:r>
          <w:r>
            <w:rPr>
              <w:rFonts w:eastAsia="Times New Roman"/>
              <w:b/>
              <w:bCs/>
            </w:rPr>
            <w:t>2012</w:t>
          </w:r>
          <w:r>
            <w:rPr>
              <w:rFonts w:eastAsia="Times New Roman"/>
            </w:rPr>
            <w:t xml:space="preserve">. Nutrient limitation reduces land carbon uptake in simulations with a model of combined carbon, nitrogen and phosphorus cycling. </w:t>
          </w:r>
          <w:proofErr w:type="spellStart"/>
          <w:r>
            <w:rPr>
              <w:rFonts w:eastAsia="Times New Roman"/>
              <w:i/>
              <w:iCs/>
            </w:rPr>
            <w:t>Biogeosciences</w:t>
          </w:r>
          <w:proofErr w:type="spellEnd"/>
          <w:r>
            <w:rPr>
              <w:rFonts w:eastAsia="Times New Roman"/>
            </w:rPr>
            <w:t xml:space="preserve"> </w:t>
          </w:r>
          <w:r>
            <w:rPr>
              <w:rFonts w:eastAsia="Times New Roman"/>
              <w:b/>
              <w:bCs/>
            </w:rPr>
            <w:t>9</w:t>
          </w:r>
          <w:r>
            <w:rPr>
              <w:rFonts w:eastAsia="Times New Roman"/>
            </w:rPr>
            <w:t>: 3547–3569.</w:t>
          </w:r>
        </w:p>
        <w:p w14:paraId="4C74A598" w14:textId="77777777" w:rsidR="00150EA7" w:rsidRDefault="00150EA7" w:rsidP="00FB1C7D">
          <w:pPr>
            <w:spacing w:line="360" w:lineRule="auto"/>
            <w:divId w:val="122579675"/>
            <w:rPr>
              <w:rFonts w:eastAsia="Times New Roman"/>
            </w:rPr>
          </w:pPr>
          <w:r>
            <w:rPr>
              <w:rFonts w:eastAsia="Times New Roman"/>
              <w:b/>
              <w:bCs/>
            </w:rPr>
            <w:t>Gurevitch J, Morrison JA, Hedges L V</w:t>
          </w:r>
          <w:r>
            <w:rPr>
              <w:rFonts w:eastAsia="Times New Roman"/>
            </w:rPr>
            <w:t xml:space="preserve">. </w:t>
          </w:r>
          <w:r>
            <w:rPr>
              <w:rFonts w:eastAsia="Times New Roman"/>
              <w:b/>
              <w:bCs/>
            </w:rPr>
            <w:t>2000</w:t>
          </w:r>
          <w:r>
            <w:rPr>
              <w:rFonts w:eastAsia="Times New Roman"/>
            </w:rPr>
            <w:t xml:space="preserve">. </w:t>
          </w:r>
          <w:r>
            <w:rPr>
              <w:rFonts w:eastAsia="Times New Roman"/>
              <w:i/>
              <w:iCs/>
            </w:rPr>
            <w:t>The Interaction between Competition and Predation: A Meta-analysis of Field Experiments</w:t>
          </w:r>
          <w:r>
            <w:rPr>
              <w:rFonts w:eastAsia="Times New Roman"/>
            </w:rPr>
            <w:t>.</w:t>
          </w:r>
        </w:p>
        <w:p w14:paraId="3201A265" w14:textId="77777777" w:rsidR="00150EA7" w:rsidRDefault="00150EA7" w:rsidP="00FB1C7D">
          <w:pPr>
            <w:spacing w:line="360" w:lineRule="auto"/>
            <w:divId w:val="1859200749"/>
            <w:rPr>
              <w:rFonts w:eastAsia="Times New Roman"/>
            </w:rPr>
          </w:pPr>
          <w:proofErr w:type="spellStart"/>
          <w:r>
            <w:rPr>
              <w:rFonts w:eastAsia="Times New Roman"/>
              <w:b/>
              <w:bCs/>
            </w:rPr>
            <w:t>Güsewell</w:t>
          </w:r>
          <w:proofErr w:type="spellEnd"/>
          <w:r>
            <w:rPr>
              <w:rFonts w:eastAsia="Times New Roman"/>
              <w:b/>
              <w:bCs/>
            </w:rPr>
            <w:t xml:space="preserve"> S</w:t>
          </w:r>
          <w:r>
            <w:rPr>
              <w:rFonts w:eastAsia="Times New Roman"/>
            </w:rPr>
            <w:t xml:space="preserve">. </w:t>
          </w:r>
          <w:r>
            <w:rPr>
              <w:rFonts w:eastAsia="Times New Roman"/>
              <w:b/>
              <w:bCs/>
            </w:rPr>
            <w:t>2004</w:t>
          </w:r>
          <w:r>
            <w:rPr>
              <w:rFonts w:eastAsia="Times New Roman"/>
            </w:rPr>
            <w:t xml:space="preserve">. N:P ratios in terrestrial plants: variation and functional significance. </w:t>
          </w:r>
          <w:r>
            <w:rPr>
              <w:rFonts w:eastAsia="Times New Roman"/>
              <w:i/>
              <w:iCs/>
            </w:rPr>
            <w:t>New Phytologist</w:t>
          </w:r>
          <w:r>
            <w:rPr>
              <w:rFonts w:eastAsia="Times New Roman"/>
            </w:rPr>
            <w:t xml:space="preserve"> </w:t>
          </w:r>
          <w:r>
            <w:rPr>
              <w:rFonts w:eastAsia="Times New Roman"/>
              <w:b/>
              <w:bCs/>
            </w:rPr>
            <w:t>164</w:t>
          </w:r>
          <w:r>
            <w:rPr>
              <w:rFonts w:eastAsia="Times New Roman"/>
            </w:rPr>
            <w:t>: 243–266.</w:t>
          </w:r>
        </w:p>
        <w:p w14:paraId="03BFBEEF" w14:textId="77777777" w:rsidR="00150EA7" w:rsidRDefault="00150EA7" w:rsidP="00FB1C7D">
          <w:pPr>
            <w:spacing w:line="360" w:lineRule="auto"/>
            <w:divId w:val="654644855"/>
            <w:rPr>
              <w:rFonts w:eastAsia="Times New Roman"/>
            </w:rPr>
          </w:pPr>
          <w:r>
            <w:rPr>
              <w:rFonts w:eastAsia="Times New Roman"/>
              <w:b/>
              <w:bCs/>
            </w:rPr>
            <w:t xml:space="preserve">Harpole WS, Ngai JT, Cleland EE, Seabloom EW, Borer ET, Bracken MES, Elser JJ, Gruner DS, Hillebrand H, </w:t>
          </w:r>
          <w:proofErr w:type="spellStart"/>
          <w:r>
            <w:rPr>
              <w:rFonts w:eastAsia="Times New Roman"/>
              <w:b/>
              <w:bCs/>
            </w:rPr>
            <w:t>Shurin</w:t>
          </w:r>
          <w:proofErr w:type="spellEnd"/>
          <w:r>
            <w:rPr>
              <w:rFonts w:eastAsia="Times New Roman"/>
              <w:b/>
              <w:bCs/>
            </w:rPr>
            <w:t xml:space="preserve"> JB, </w:t>
          </w:r>
          <w:r>
            <w:rPr>
              <w:rFonts w:eastAsia="Times New Roman"/>
              <w:b/>
              <w:bCs/>
              <w:i/>
              <w:iCs/>
            </w:rPr>
            <w:t>et al.</w:t>
          </w:r>
          <w:r>
            <w:rPr>
              <w:rFonts w:eastAsia="Times New Roman"/>
            </w:rPr>
            <w:t xml:space="preserve"> </w:t>
          </w:r>
          <w:r>
            <w:rPr>
              <w:rFonts w:eastAsia="Times New Roman"/>
              <w:b/>
              <w:bCs/>
            </w:rPr>
            <w:t>2011</w:t>
          </w:r>
          <w:r>
            <w:rPr>
              <w:rFonts w:eastAsia="Times New Roman"/>
            </w:rPr>
            <w:t xml:space="preserve">. Nutrient co‐limitation of primary producer communities. </w:t>
          </w:r>
          <w:r>
            <w:rPr>
              <w:rFonts w:eastAsia="Times New Roman"/>
              <w:i/>
              <w:iCs/>
            </w:rPr>
            <w:t>Ecology Letters</w:t>
          </w:r>
          <w:r>
            <w:rPr>
              <w:rFonts w:eastAsia="Times New Roman"/>
            </w:rPr>
            <w:t xml:space="preserve"> </w:t>
          </w:r>
          <w:r>
            <w:rPr>
              <w:rFonts w:eastAsia="Times New Roman"/>
              <w:b/>
              <w:bCs/>
            </w:rPr>
            <w:t>14</w:t>
          </w:r>
          <w:r>
            <w:rPr>
              <w:rFonts w:eastAsia="Times New Roman"/>
            </w:rPr>
            <w:t>: 852–862.</w:t>
          </w:r>
        </w:p>
        <w:p w14:paraId="6E0C79D0" w14:textId="77777777" w:rsidR="00150EA7" w:rsidRDefault="00150EA7" w:rsidP="00FB1C7D">
          <w:pPr>
            <w:spacing w:line="360" w:lineRule="auto"/>
            <w:divId w:val="699161456"/>
            <w:rPr>
              <w:rFonts w:eastAsia="Times New Roman"/>
            </w:rPr>
          </w:pPr>
          <w:r>
            <w:rPr>
              <w:rFonts w:eastAsia="Times New Roman"/>
              <w:b/>
              <w:bCs/>
            </w:rPr>
            <w:t>Harris I, Osborn TJ, Jones P, Lister D</w:t>
          </w:r>
          <w:r>
            <w:rPr>
              <w:rFonts w:eastAsia="Times New Roman"/>
            </w:rPr>
            <w:t xml:space="preserve">. </w:t>
          </w:r>
          <w:r>
            <w:rPr>
              <w:rFonts w:eastAsia="Times New Roman"/>
              <w:b/>
              <w:bCs/>
            </w:rPr>
            <w:t>2020</w:t>
          </w:r>
          <w:r>
            <w:rPr>
              <w:rFonts w:eastAsia="Times New Roman"/>
            </w:rPr>
            <w:t xml:space="preserve">. Version 4 of the CRU TS monthly high-resolution gridded multivariate climate dataset. </w:t>
          </w:r>
          <w:r>
            <w:rPr>
              <w:rFonts w:eastAsia="Times New Roman"/>
              <w:i/>
              <w:iCs/>
            </w:rPr>
            <w:t>Scientific Data</w:t>
          </w:r>
          <w:r>
            <w:rPr>
              <w:rFonts w:eastAsia="Times New Roman"/>
            </w:rPr>
            <w:t xml:space="preserve"> </w:t>
          </w:r>
          <w:r>
            <w:rPr>
              <w:rFonts w:eastAsia="Times New Roman"/>
              <w:b/>
              <w:bCs/>
            </w:rPr>
            <w:t>7</w:t>
          </w:r>
          <w:r>
            <w:rPr>
              <w:rFonts w:eastAsia="Times New Roman"/>
            </w:rPr>
            <w:t>.</w:t>
          </w:r>
        </w:p>
        <w:p w14:paraId="6FAA1A18" w14:textId="77777777" w:rsidR="00150EA7" w:rsidRDefault="00150EA7" w:rsidP="00FB1C7D">
          <w:pPr>
            <w:spacing w:line="360" w:lineRule="auto"/>
            <w:divId w:val="642079440"/>
            <w:rPr>
              <w:rFonts w:eastAsia="Times New Roman"/>
            </w:rPr>
          </w:pPr>
          <w:r>
            <w:rPr>
              <w:rFonts w:eastAsia="Times New Roman"/>
              <w:b/>
              <w:bCs/>
            </w:rPr>
            <w:t xml:space="preserve">Harrison SP, Cramer W, Franklin O, Prentice IC, Wang H, Brännström Å, de Boer H, Dieckmann U, Joshi J, Keenan TF, </w:t>
          </w:r>
          <w:r>
            <w:rPr>
              <w:rFonts w:eastAsia="Times New Roman"/>
              <w:b/>
              <w:bCs/>
              <w:i/>
              <w:iCs/>
            </w:rPr>
            <w:t>et al.</w:t>
          </w:r>
          <w:r>
            <w:rPr>
              <w:rFonts w:eastAsia="Times New Roman"/>
            </w:rPr>
            <w:t xml:space="preserve"> </w:t>
          </w:r>
          <w:r>
            <w:rPr>
              <w:rFonts w:eastAsia="Times New Roman"/>
              <w:b/>
              <w:bCs/>
            </w:rPr>
            <w:t>2021</w:t>
          </w:r>
          <w:r>
            <w:rPr>
              <w:rFonts w:eastAsia="Times New Roman"/>
            </w:rPr>
            <w:t xml:space="preserve">. Eco-evolutionary optimality </w:t>
          </w:r>
          <w:proofErr w:type="gramStart"/>
          <w:r>
            <w:rPr>
              <w:rFonts w:eastAsia="Times New Roman"/>
            </w:rPr>
            <w:t>as a means to</w:t>
          </w:r>
          <w:proofErr w:type="gramEnd"/>
          <w:r>
            <w:rPr>
              <w:rFonts w:eastAsia="Times New Roman"/>
            </w:rPr>
            <w:t xml:space="preserve"> improve vegetation and land-surface models. </w:t>
          </w:r>
          <w:r>
            <w:rPr>
              <w:rFonts w:eastAsia="Times New Roman"/>
              <w:i/>
              <w:iCs/>
            </w:rPr>
            <w:t>New Phytologist</w:t>
          </w:r>
          <w:r>
            <w:rPr>
              <w:rFonts w:eastAsia="Times New Roman"/>
            </w:rPr>
            <w:t xml:space="preserve"> </w:t>
          </w:r>
          <w:r>
            <w:rPr>
              <w:rFonts w:eastAsia="Times New Roman"/>
              <w:b/>
              <w:bCs/>
            </w:rPr>
            <w:t>231</w:t>
          </w:r>
          <w:r>
            <w:rPr>
              <w:rFonts w:eastAsia="Times New Roman"/>
            </w:rPr>
            <w:t>: 2125–2141.</w:t>
          </w:r>
        </w:p>
        <w:p w14:paraId="6BB7FC62" w14:textId="77777777" w:rsidR="00150EA7" w:rsidRDefault="00150EA7" w:rsidP="00FB1C7D">
          <w:pPr>
            <w:spacing w:line="360" w:lineRule="auto"/>
            <w:divId w:val="170418452"/>
            <w:rPr>
              <w:rFonts w:eastAsia="Times New Roman"/>
            </w:rPr>
          </w:pPr>
          <w:r>
            <w:rPr>
              <w:rFonts w:eastAsia="Times New Roman"/>
              <w:b/>
              <w:bCs/>
            </w:rPr>
            <w:t>Hauser E, Wieder WR, Bonan GB, Cleveland CC</w:t>
          </w:r>
          <w:r>
            <w:rPr>
              <w:rFonts w:eastAsia="Times New Roman"/>
            </w:rPr>
            <w:t xml:space="preserve">. </w:t>
          </w:r>
          <w:r>
            <w:rPr>
              <w:rFonts w:eastAsia="Times New Roman"/>
              <w:b/>
              <w:bCs/>
            </w:rPr>
            <w:t>2023</w:t>
          </w:r>
          <w:r>
            <w:rPr>
              <w:rFonts w:eastAsia="Times New Roman"/>
            </w:rPr>
            <w:t xml:space="preserve">. Flexible Foliar Stoichiometry Reduces the Magnitude of the Global Land Carbon Sink. </w:t>
          </w:r>
          <w:r>
            <w:rPr>
              <w:rFonts w:eastAsia="Times New Roman"/>
              <w:i/>
              <w:iCs/>
            </w:rPr>
            <w:t>Geophysical Research Letters</w:t>
          </w:r>
          <w:r>
            <w:rPr>
              <w:rFonts w:eastAsia="Times New Roman"/>
            </w:rPr>
            <w:t xml:space="preserve"> </w:t>
          </w:r>
          <w:r>
            <w:rPr>
              <w:rFonts w:eastAsia="Times New Roman"/>
              <w:b/>
              <w:bCs/>
            </w:rPr>
            <w:t>50</w:t>
          </w:r>
          <w:r>
            <w:rPr>
              <w:rFonts w:eastAsia="Times New Roman"/>
            </w:rPr>
            <w:t>.</w:t>
          </w:r>
        </w:p>
        <w:p w14:paraId="0C5A2A93" w14:textId="77777777" w:rsidR="00150EA7" w:rsidRDefault="00150EA7" w:rsidP="00FB1C7D">
          <w:pPr>
            <w:spacing w:line="360" w:lineRule="auto"/>
            <w:divId w:val="452404291"/>
            <w:rPr>
              <w:rFonts w:eastAsia="Times New Roman"/>
            </w:rPr>
          </w:pPr>
          <w:r>
            <w:rPr>
              <w:rFonts w:eastAsia="Times New Roman"/>
              <w:b/>
              <w:bCs/>
            </w:rPr>
            <w:lastRenderedPageBreak/>
            <w:t>Hersch-Green EI, Fay PA, Hass HB, Smith NG</w:t>
          </w:r>
          <w:r>
            <w:rPr>
              <w:rFonts w:eastAsia="Times New Roman"/>
            </w:rPr>
            <w:t xml:space="preserve">. </w:t>
          </w:r>
          <w:r>
            <w:rPr>
              <w:rFonts w:eastAsia="Times New Roman"/>
              <w:b/>
              <w:bCs/>
            </w:rPr>
            <w:t>2024</w:t>
          </w:r>
          <w:r>
            <w:rPr>
              <w:rFonts w:eastAsia="Times New Roman"/>
            </w:rPr>
            <w:t xml:space="preserve">. Mechanistic insights into plant community responses to environmental variables: genome size, cellular nutrient investments, and metabolic tradeoffs. </w:t>
          </w:r>
          <w:r>
            <w:rPr>
              <w:rFonts w:eastAsia="Times New Roman"/>
              <w:i/>
              <w:iCs/>
            </w:rPr>
            <w:t>New Phytologist</w:t>
          </w:r>
          <w:r>
            <w:rPr>
              <w:rFonts w:eastAsia="Times New Roman"/>
            </w:rPr>
            <w:t>.</w:t>
          </w:r>
        </w:p>
        <w:p w14:paraId="7A1FFD53" w14:textId="77777777" w:rsidR="00150EA7" w:rsidRDefault="00150EA7" w:rsidP="00FB1C7D">
          <w:pPr>
            <w:spacing w:line="360" w:lineRule="auto"/>
            <w:divId w:val="924922099"/>
            <w:rPr>
              <w:rFonts w:eastAsia="Times New Roman"/>
            </w:rPr>
          </w:pPr>
          <w:proofErr w:type="spellStart"/>
          <w:r>
            <w:rPr>
              <w:rFonts w:eastAsia="Times New Roman"/>
              <w:b/>
              <w:bCs/>
            </w:rPr>
            <w:t>Hijmans</w:t>
          </w:r>
          <w:proofErr w:type="spellEnd"/>
          <w:r>
            <w:rPr>
              <w:rFonts w:eastAsia="Times New Roman"/>
              <w:b/>
              <w:bCs/>
            </w:rPr>
            <w:t xml:space="preserve"> RJ</w:t>
          </w:r>
          <w:r>
            <w:rPr>
              <w:rFonts w:eastAsia="Times New Roman"/>
            </w:rPr>
            <w:t xml:space="preserve">. </w:t>
          </w:r>
          <w:r>
            <w:rPr>
              <w:rFonts w:eastAsia="Times New Roman"/>
              <w:b/>
              <w:bCs/>
            </w:rPr>
            <w:t>2010</w:t>
          </w:r>
          <w:r>
            <w:rPr>
              <w:rFonts w:eastAsia="Times New Roman"/>
            </w:rPr>
            <w:t xml:space="preserve">. raster: Geographic Data Analysis and Modeling. </w:t>
          </w:r>
          <w:r>
            <w:rPr>
              <w:rFonts w:eastAsia="Times New Roman"/>
              <w:i/>
              <w:iCs/>
            </w:rPr>
            <w:t>CRAN: Contributed Packages</w:t>
          </w:r>
          <w:r>
            <w:rPr>
              <w:rFonts w:eastAsia="Times New Roman"/>
            </w:rPr>
            <w:t>.</w:t>
          </w:r>
        </w:p>
        <w:p w14:paraId="384654A3" w14:textId="77777777" w:rsidR="00150EA7" w:rsidRDefault="00150EA7" w:rsidP="00FB1C7D">
          <w:pPr>
            <w:spacing w:line="360" w:lineRule="auto"/>
            <w:divId w:val="1951207548"/>
            <w:rPr>
              <w:rFonts w:eastAsia="Times New Roman"/>
            </w:rPr>
          </w:pPr>
          <w:r>
            <w:rPr>
              <w:rFonts w:eastAsia="Times New Roman"/>
              <w:b/>
              <w:bCs/>
            </w:rPr>
            <w:t xml:space="preserve">Hoeksema JD, Chaudhary VB, Gehring CA, Johnson NC, Karst J, Koide RT, Pringle A, Zabinski C, Bever JD, Moore JC, </w:t>
          </w:r>
          <w:r>
            <w:rPr>
              <w:rFonts w:eastAsia="Times New Roman"/>
              <w:b/>
              <w:bCs/>
              <w:i/>
              <w:iCs/>
            </w:rPr>
            <w:t>et al.</w:t>
          </w:r>
          <w:r>
            <w:rPr>
              <w:rFonts w:eastAsia="Times New Roman"/>
            </w:rPr>
            <w:t xml:space="preserve"> </w:t>
          </w:r>
          <w:r>
            <w:rPr>
              <w:rFonts w:eastAsia="Times New Roman"/>
              <w:b/>
              <w:bCs/>
            </w:rPr>
            <w:t>2010</w:t>
          </w:r>
          <w:r>
            <w:rPr>
              <w:rFonts w:eastAsia="Times New Roman"/>
            </w:rPr>
            <w:t xml:space="preserve">. A meta-analysis of context-dependency in plant response to inoculation with mycorrhizal fungi. </w:t>
          </w:r>
          <w:r>
            <w:rPr>
              <w:rFonts w:eastAsia="Times New Roman"/>
              <w:i/>
              <w:iCs/>
            </w:rPr>
            <w:t>Ecology Letters</w:t>
          </w:r>
          <w:r>
            <w:rPr>
              <w:rFonts w:eastAsia="Times New Roman"/>
            </w:rPr>
            <w:t xml:space="preserve"> </w:t>
          </w:r>
          <w:r>
            <w:rPr>
              <w:rFonts w:eastAsia="Times New Roman"/>
              <w:b/>
              <w:bCs/>
            </w:rPr>
            <w:t>13</w:t>
          </w:r>
          <w:r>
            <w:rPr>
              <w:rFonts w:eastAsia="Times New Roman"/>
            </w:rPr>
            <w:t>: 394–407.</w:t>
          </w:r>
        </w:p>
        <w:p w14:paraId="7D29B1E0" w14:textId="77777777" w:rsidR="00150EA7" w:rsidRDefault="00150EA7" w:rsidP="00FB1C7D">
          <w:pPr>
            <w:spacing w:line="360" w:lineRule="auto"/>
            <w:divId w:val="1194462745"/>
            <w:rPr>
              <w:rFonts w:eastAsia="Times New Roman"/>
            </w:rPr>
          </w:pPr>
          <w:r>
            <w:rPr>
              <w:rFonts w:eastAsia="Times New Roman"/>
              <w:b/>
              <w:bCs/>
            </w:rPr>
            <w:t>Hungate BA, Dukes JS, Shaw MR, Luo Y, Field CB</w:t>
          </w:r>
          <w:r>
            <w:rPr>
              <w:rFonts w:eastAsia="Times New Roman"/>
            </w:rPr>
            <w:t xml:space="preserve">. </w:t>
          </w:r>
          <w:r>
            <w:rPr>
              <w:rFonts w:eastAsia="Times New Roman"/>
              <w:b/>
              <w:bCs/>
            </w:rPr>
            <w:t>2003</w:t>
          </w:r>
          <w:r>
            <w:rPr>
              <w:rFonts w:eastAsia="Times New Roman"/>
            </w:rPr>
            <w:t xml:space="preserve">. Nitrogen and climate change. </w:t>
          </w:r>
          <w:r>
            <w:rPr>
              <w:rFonts w:eastAsia="Times New Roman"/>
              <w:i/>
              <w:iCs/>
            </w:rPr>
            <w:t>Science</w:t>
          </w:r>
          <w:r>
            <w:rPr>
              <w:rFonts w:eastAsia="Times New Roman"/>
            </w:rPr>
            <w:t xml:space="preserve"> </w:t>
          </w:r>
          <w:r>
            <w:rPr>
              <w:rFonts w:eastAsia="Times New Roman"/>
              <w:b/>
              <w:bCs/>
            </w:rPr>
            <w:t>302</w:t>
          </w:r>
          <w:r>
            <w:rPr>
              <w:rFonts w:eastAsia="Times New Roman"/>
            </w:rPr>
            <w:t>: 1512–1513.</w:t>
          </w:r>
        </w:p>
        <w:p w14:paraId="4399D536" w14:textId="77777777" w:rsidR="00150EA7" w:rsidRDefault="00150EA7" w:rsidP="00FB1C7D">
          <w:pPr>
            <w:spacing w:line="360" w:lineRule="auto"/>
            <w:divId w:val="1782455426"/>
            <w:rPr>
              <w:rFonts w:eastAsia="Times New Roman"/>
            </w:rPr>
          </w:pPr>
          <w:r>
            <w:rPr>
              <w:rFonts w:eastAsia="Times New Roman"/>
              <w:b/>
              <w:bCs/>
            </w:rPr>
            <w:t xml:space="preserve">Keller AB, Walter CA, Blumenthal DM, Borer ET, Collins SL, </w:t>
          </w:r>
          <w:proofErr w:type="spellStart"/>
          <w:r>
            <w:rPr>
              <w:rFonts w:eastAsia="Times New Roman"/>
              <w:b/>
              <w:bCs/>
            </w:rPr>
            <w:t>DeLancey</w:t>
          </w:r>
          <w:proofErr w:type="spellEnd"/>
          <w:r>
            <w:rPr>
              <w:rFonts w:eastAsia="Times New Roman"/>
              <w:b/>
              <w:bCs/>
            </w:rPr>
            <w:t xml:space="preserve"> LC, Fay PA, </w:t>
          </w:r>
          <w:proofErr w:type="spellStart"/>
          <w:r>
            <w:rPr>
              <w:rFonts w:eastAsia="Times New Roman"/>
              <w:b/>
              <w:bCs/>
            </w:rPr>
            <w:t>Hofmockel</w:t>
          </w:r>
          <w:proofErr w:type="spellEnd"/>
          <w:r>
            <w:rPr>
              <w:rFonts w:eastAsia="Times New Roman"/>
              <w:b/>
              <w:bCs/>
            </w:rPr>
            <w:t xml:space="preserve"> KS, Knops JMH, Leakey ADB, </w:t>
          </w:r>
          <w:r>
            <w:rPr>
              <w:rFonts w:eastAsia="Times New Roman"/>
              <w:b/>
              <w:bCs/>
              <w:i/>
              <w:iCs/>
            </w:rPr>
            <w:t>et al.</w:t>
          </w:r>
          <w:r>
            <w:rPr>
              <w:rFonts w:eastAsia="Times New Roman"/>
            </w:rPr>
            <w:t xml:space="preserve"> </w:t>
          </w:r>
          <w:r>
            <w:rPr>
              <w:rFonts w:eastAsia="Times New Roman"/>
              <w:b/>
              <w:bCs/>
            </w:rPr>
            <w:t>2023</w:t>
          </w:r>
          <w:r>
            <w:rPr>
              <w:rFonts w:eastAsia="Times New Roman"/>
            </w:rPr>
            <w:t xml:space="preserve">. Stronger fertilization effects on aboveground versus belowground plant properties across nine U.S. grasslands. </w:t>
          </w:r>
          <w:r>
            <w:rPr>
              <w:rFonts w:eastAsia="Times New Roman"/>
              <w:i/>
              <w:iCs/>
            </w:rPr>
            <w:t>Ecology</w:t>
          </w:r>
          <w:r>
            <w:rPr>
              <w:rFonts w:eastAsia="Times New Roman"/>
            </w:rPr>
            <w:t xml:space="preserve"> </w:t>
          </w:r>
          <w:r>
            <w:rPr>
              <w:rFonts w:eastAsia="Times New Roman"/>
              <w:b/>
              <w:bCs/>
            </w:rPr>
            <w:t>104</w:t>
          </w:r>
          <w:r>
            <w:rPr>
              <w:rFonts w:eastAsia="Times New Roman"/>
            </w:rPr>
            <w:t>.</w:t>
          </w:r>
        </w:p>
        <w:p w14:paraId="7F95559A" w14:textId="77777777" w:rsidR="00150EA7" w:rsidRDefault="00150EA7" w:rsidP="00FB1C7D">
          <w:pPr>
            <w:spacing w:line="360" w:lineRule="auto"/>
            <w:divId w:val="880433524"/>
            <w:rPr>
              <w:rFonts w:eastAsia="Times New Roman"/>
            </w:rPr>
          </w:pPr>
          <w:r>
            <w:rPr>
              <w:rFonts w:eastAsia="Times New Roman"/>
              <w:b/>
              <w:bCs/>
            </w:rPr>
            <w:t>Kivlin SN, Emery SM, Rudgers JA</w:t>
          </w:r>
          <w:r>
            <w:rPr>
              <w:rFonts w:eastAsia="Times New Roman"/>
            </w:rPr>
            <w:t xml:space="preserve">. </w:t>
          </w:r>
          <w:r>
            <w:rPr>
              <w:rFonts w:eastAsia="Times New Roman"/>
              <w:b/>
              <w:bCs/>
            </w:rPr>
            <w:t>2013</w:t>
          </w:r>
          <w:r>
            <w:rPr>
              <w:rFonts w:eastAsia="Times New Roman"/>
            </w:rPr>
            <w:t xml:space="preserve">. Fungal symbionts alter plant responses to global change. </w:t>
          </w:r>
          <w:r>
            <w:rPr>
              <w:rFonts w:eastAsia="Times New Roman"/>
              <w:i/>
              <w:iCs/>
            </w:rPr>
            <w:t>American Journal of Botany</w:t>
          </w:r>
          <w:r>
            <w:rPr>
              <w:rFonts w:eastAsia="Times New Roman"/>
            </w:rPr>
            <w:t xml:space="preserve"> </w:t>
          </w:r>
          <w:r>
            <w:rPr>
              <w:rFonts w:eastAsia="Times New Roman"/>
              <w:b/>
              <w:bCs/>
            </w:rPr>
            <w:t>100</w:t>
          </w:r>
          <w:r>
            <w:rPr>
              <w:rFonts w:eastAsia="Times New Roman"/>
            </w:rPr>
            <w:t>: 1445–1457.</w:t>
          </w:r>
        </w:p>
        <w:p w14:paraId="1F01DEBF" w14:textId="77777777" w:rsidR="00150EA7" w:rsidRDefault="00150EA7" w:rsidP="00FB1C7D">
          <w:pPr>
            <w:spacing w:line="360" w:lineRule="auto"/>
            <w:divId w:val="1341423417"/>
            <w:rPr>
              <w:rFonts w:eastAsia="Times New Roman"/>
            </w:rPr>
          </w:pPr>
          <w:r>
            <w:rPr>
              <w:rFonts w:eastAsia="Times New Roman"/>
              <w:b/>
              <w:bCs/>
            </w:rPr>
            <w:t>Koerselman W, Meuleman AFM</w:t>
          </w:r>
          <w:r>
            <w:rPr>
              <w:rFonts w:eastAsia="Times New Roman"/>
            </w:rPr>
            <w:t xml:space="preserve">. </w:t>
          </w:r>
          <w:r>
            <w:rPr>
              <w:rFonts w:eastAsia="Times New Roman"/>
              <w:b/>
              <w:bCs/>
            </w:rPr>
            <w:t>1996</w:t>
          </w:r>
          <w:r>
            <w:rPr>
              <w:rFonts w:eastAsia="Times New Roman"/>
            </w:rPr>
            <w:t xml:space="preserve">. The Vegetation N:P Ratio: a New Tool to Detect the Nature of Nutrient Limitation. </w:t>
          </w:r>
          <w:r>
            <w:rPr>
              <w:rFonts w:eastAsia="Times New Roman"/>
              <w:i/>
              <w:iCs/>
            </w:rPr>
            <w:t>The Journal of Applied Ecology</w:t>
          </w:r>
          <w:r>
            <w:rPr>
              <w:rFonts w:eastAsia="Times New Roman"/>
            </w:rPr>
            <w:t xml:space="preserve"> </w:t>
          </w:r>
          <w:r>
            <w:rPr>
              <w:rFonts w:eastAsia="Times New Roman"/>
              <w:b/>
              <w:bCs/>
            </w:rPr>
            <w:t>33</w:t>
          </w:r>
          <w:r>
            <w:rPr>
              <w:rFonts w:eastAsia="Times New Roman"/>
            </w:rPr>
            <w:t>: 1441.</w:t>
          </w:r>
        </w:p>
        <w:p w14:paraId="25CB0B26" w14:textId="77777777" w:rsidR="00150EA7" w:rsidRDefault="00150EA7" w:rsidP="00FB1C7D">
          <w:pPr>
            <w:spacing w:line="360" w:lineRule="auto"/>
            <w:divId w:val="1975209215"/>
            <w:rPr>
              <w:rFonts w:eastAsia="Times New Roman"/>
            </w:rPr>
          </w:pPr>
          <w:r>
            <w:rPr>
              <w:rFonts w:eastAsia="Times New Roman"/>
              <w:b/>
              <w:bCs/>
            </w:rPr>
            <w:t xml:space="preserve">Kou-Giesbrecht S, Arora VK, Seiler C, Arneth A, Falk S, Jain AK, Joos F, Kennedy D, Knauer J, Sitch S, </w:t>
          </w:r>
          <w:r>
            <w:rPr>
              <w:rFonts w:eastAsia="Times New Roman"/>
              <w:b/>
              <w:bCs/>
              <w:i/>
              <w:iCs/>
            </w:rPr>
            <w:t>et al.</w:t>
          </w:r>
          <w:r>
            <w:rPr>
              <w:rFonts w:eastAsia="Times New Roman"/>
            </w:rPr>
            <w:t xml:space="preserve"> </w:t>
          </w:r>
          <w:r>
            <w:rPr>
              <w:rFonts w:eastAsia="Times New Roman"/>
              <w:b/>
              <w:bCs/>
            </w:rPr>
            <w:t>2023</w:t>
          </w:r>
          <w:r>
            <w:rPr>
              <w:rFonts w:eastAsia="Times New Roman"/>
            </w:rPr>
            <w:t xml:space="preserve">. Evaluating nitrogen cycling in terrestrial biosphere models: a disconnect between the carbon and nitrogen cycles. </w:t>
          </w:r>
          <w:r>
            <w:rPr>
              <w:rFonts w:eastAsia="Times New Roman"/>
              <w:i/>
              <w:iCs/>
            </w:rPr>
            <w:t>Earth System Dynamics</w:t>
          </w:r>
          <w:r>
            <w:rPr>
              <w:rFonts w:eastAsia="Times New Roman"/>
            </w:rPr>
            <w:t xml:space="preserve"> </w:t>
          </w:r>
          <w:r>
            <w:rPr>
              <w:rFonts w:eastAsia="Times New Roman"/>
              <w:b/>
              <w:bCs/>
            </w:rPr>
            <w:t>14</w:t>
          </w:r>
          <w:r>
            <w:rPr>
              <w:rFonts w:eastAsia="Times New Roman"/>
            </w:rPr>
            <w:t>: 767–795.</w:t>
          </w:r>
        </w:p>
        <w:p w14:paraId="79776866" w14:textId="77777777" w:rsidR="00150EA7" w:rsidRDefault="00150EA7" w:rsidP="00FB1C7D">
          <w:pPr>
            <w:spacing w:line="360" w:lineRule="auto"/>
            <w:divId w:val="1935550047"/>
            <w:rPr>
              <w:rFonts w:eastAsia="Times New Roman"/>
            </w:rPr>
          </w:pPr>
          <w:proofErr w:type="spellStart"/>
          <w:r>
            <w:rPr>
              <w:rFonts w:eastAsia="Times New Roman"/>
              <w:b/>
              <w:bCs/>
            </w:rPr>
            <w:t>LeBauer</w:t>
          </w:r>
          <w:proofErr w:type="spellEnd"/>
          <w:r>
            <w:rPr>
              <w:rFonts w:eastAsia="Times New Roman"/>
              <w:b/>
              <w:bCs/>
            </w:rPr>
            <w:t xml:space="preserve"> DS, Treseder KK</w:t>
          </w:r>
          <w:r>
            <w:rPr>
              <w:rFonts w:eastAsia="Times New Roman"/>
            </w:rPr>
            <w:t xml:space="preserve">. </w:t>
          </w:r>
          <w:r>
            <w:rPr>
              <w:rFonts w:eastAsia="Times New Roman"/>
              <w:b/>
              <w:bCs/>
            </w:rPr>
            <w:t>2008</w:t>
          </w:r>
          <w:r>
            <w:rPr>
              <w:rFonts w:eastAsia="Times New Roman"/>
            </w:rPr>
            <w:t xml:space="preserve">. Nitrogen limitation of net primary productivity in terrestrial ecosystems is globally distributed. </w:t>
          </w:r>
          <w:r>
            <w:rPr>
              <w:rFonts w:eastAsia="Times New Roman"/>
              <w:i/>
              <w:iCs/>
            </w:rPr>
            <w:t>Ecology</w:t>
          </w:r>
          <w:r>
            <w:rPr>
              <w:rFonts w:eastAsia="Times New Roman"/>
            </w:rPr>
            <w:t xml:space="preserve"> </w:t>
          </w:r>
          <w:r>
            <w:rPr>
              <w:rFonts w:eastAsia="Times New Roman"/>
              <w:b/>
              <w:bCs/>
            </w:rPr>
            <w:t>89</w:t>
          </w:r>
          <w:r>
            <w:rPr>
              <w:rFonts w:eastAsia="Times New Roman"/>
            </w:rPr>
            <w:t>: 371–379.</w:t>
          </w:r>
        </w:p>
        <w:p w14:paraId="74ED08B6" w14:textId="77777777" w:rsidR="00150EA7" w:rsidRDefault="00150EA7" w:rsidP="00FB1C7D">
          <w:pPr>
            <w:spacing w:line="360" w:lineRule="auto"/>
            <w:divId w:val="1804349613"/>
            <w:rPr>
              <w:rFonts w:eastAsia="Times New Roman"/>
            </w:rPr>
          </w:pPr>
          <w:r>
            <w:rPr>
              <w:rFonts w:eastAsia="Times New Roman"/>
              <w:b/>
              <w:bCs/>
            </w:rPr>
            <w:t>Li Y, Niu S, Yu G</w:t>
          </w:r>
          <w:r>
            <w:rPr>
              <w:rFonts w:eastAsia="Times New Roman"/>
            </w:rPr>
            <w:t xml:space="preserve">. </w:t>
          </w:r>
          <w:r>
            <w:rPr>
              <w:rFonts w:eastAsia="Times New Roman"/>
              <w:b/>
              <w:bCs/>
            </w:rPr>
            <w:t>2016</w:t>
          </w:r>
          <w:r>
            <w:rPr>
              <w:rFonts w:eastAsia="Times New Roman"/>
            </w:rPr>
            <w:t xml:space="preserve">. Aggravated phosphorus limitation on biomass production under increasing nitrogen loading: a meta‐analysis. </w:t>
          </w:r>
          <w:r>
            <w:rPr>
              <w:rFonts w:eastAsia="Times New Roman"/>
              <w:i/>
              <w:iCs/>
            </w:rPr>
            <w:t>Global Change Biology</w:t>
          </w:r>
          <w:r>
            <w:rPr>
              <w:rFonts w:eastAsia="Times New Roman"/>
            </w:rPr>
            <w:t xml:space="preserve"> </w:t>
          </w:r>
          <w:r>
            <w:rPr>
              <w:rFonts w:eastAsia="Times New Roman"/>
              <w:b/>
              <w:bCs/>
            </w:rPr>
            <w:t>22</w:t>
          </w:r>
          <w:r>
            <w:rPr>
              <w:rFonts w:eastAsia="Times New Roman"/>
            </w:rPr>
            <w:t>: 934–943.</w:t>
          </w:r>
        </w:p>
        <w:p w14:paraId="44743177" w14:textId="77777777" w:rsidR="00150EA7" w:rsidRDefault="00150EA7" w:rsidP="00FB1C7D">
          <w:pPr>
            <w:spacing w:line="360" w:lineRule="auto"/>
            <w:divId w:val="1969311314"/>
            <w:rPr>
              <w:rFonts w:eastAsia="Times New Roman"/>
            </w:rPr>
          </w:pPr>
          <w:r>
            <w:rPr>
              <w:rFonts w:eastAsia="Times New Roman"/>
              <w:b/>
              <w:bCs/>
            </w:rPr>
            <w:t xml:space="preserve">Liang X, Zhang T, Lu X, Ellsworth DS, </w:t>
          </w:r>
          <w:proofErr w:type="spellStart"/>
          <w:r>
            <w:rPr>
              <w:rFonts w:eastAsia="Times New Roman"/>
              <w:b/>
              <w:bCs/>
            </w:rPr>
            <w:t>BassiriRad</w:t>
          </w:r>
          <w:proofErr w:type="spellEnd"/>
          <w:r>
            <w:rPr>
              <w:rFonts w:eastAsia="Times New Roman"/>
              <w:b/>
              <w:bCs/>
            </w:rPr>
            <w:t xml:space="preserve"> H, You C, Wang D, He P, Deng Q, Liu H, </w:t>
          </w:r>
          <w:r>
            <w:rPr>
              <w:rFonts w:eastAsia="Times New Roman"/>
              <w:b/>
              <w:bCs/>
              <w:i/>
              <w:iCs/>
            </w:rPr>
            <w:t>et al.</w:t>
          </w:r>
          <w:r>
            <w:rPr>
              <w:rFonts w:eastAsia="Times New Roman"/>
            </w:rPr>
            <w:t xml:space="preserve"> </w:t>
          </w:r>
          <w:r>
            <w:rPr>
              <w:rFonts w:eastAsia="Times New Roman"/>
              <w:b/>
              <w:bCs/>
            </w:rPr>
            <w:t>2020</w:t>
          </w:r>
          <w:r>
            <w:rPr>
              <w:rFonts w:eastAsia="Times New Roman"/>
            </w:rPr>
            <w:t xml:space="preserve">. Global response patterns of plant photosynthesis to nitrogen addition: A meta‐analysis. </w:t>
          </w:r>
          <w:r>
            <w:rPr>
              <w:rFonts w:eastAsia="Times New Roman"/>
              <w:i/>
              <w:iCs/>
            </w:rPr>
            <w:t>Global Change Biology</w:t>
          </w:r>
          <w:r>
            <w:rPr>
              <w:rFonts w:eastAsia="Times New Roman"/>
            </w:rPr>
            <w:t xml:space="preserve"> </w:t>
          </w:r>
          <w:r>
            <w:rPr>
              <w:rFonts w:eastAsia="Times New Roman"/>
              <w:b/>
              <w:bCs/>
            </w:rPr>
            <w:t>26</w:t>
          </w:r>
          <w:r>
            <w:rPr>
              <w:rFonts w:eastAsia="Times New Roman"/>
            </w:rPr>
            <w:t>: 3585–3600.</w:t>
          </w:r>
        </w:p>
        <w:p w14:paraId="389A8C1B" w14:textId="77777777" w:rsidR="00150EA7" w:rsidRDefault="00150EA7" w:rsidP="00FB1C7D">
          <w:pPr>
            <w:spacing w:line="360" w:lineRule="auto"/>
            <w:divId w:val="1766145012"/>
            <w:rPr>
              <w:rFonts w:eastAsia="Times New Roman"/>
            </w:rPr>
          </w:pPr>
          <w:r>
            <w:rPr>
              <w:rFonts w:eastAsia="Times New Roman"/>
              <w:b/>
              <w:bCs/>
            </w:rPr>
            <w:t xml:space="preserve">Maire V, Wright IJ, Prentice IC, </w:t>
          </w:r>
          <w:proofErr w:type="spellStart"/>
          <w:r>
            <w:rPr>
              <w:rFonts w:eastAsia="Times New Roman"/>
              <w:b/>
              <w:bCs/>
            </w:rPr>
            <w:t>Batjes</w:t>
          </w:r>
          <w:proofErr w:type="spellEnd"/>
          <w:r>
            <w:rPr>
              <w:rFonts w:eastAsia="Times New Roman"/>
              <w:b/>
              <w:bCs/>
            </w:rPr>
            <w:t xml:space="preserve"> NH, Bhaskar R, van </w:t>
          </w:r>
          <w:proofErr w:type="spellStart"/>
          <w:r>
            <w:rPr>
              <w:rFonts w:eastAsia="Times New Roman"/>
              <w:b/>
              <w:bCs/>
            </w:rPr>
            <w:t>Bodegom</w:t>
          </w:r>
          <w:proofErr w:type="spellEnd"/>
          <w:r>
            <w:rPr>
              <w:rFonts w:eastAsia="Times New Roman"/>
              <w:b/>
              <w:bCs/>
            </w:rPr>
            <w:t xml:space="preserve"> PM, Cornwell WK, Ellsworth D, Niinemets Ü, Ordonez A, </w:t>
          </w:r>
          <w:r>
            <w:rPr>
              <w:rFonts w:eastAsia="Times New Roman"/>
              <w:b/>
              <w:bCs/>
              <w:i/>
              <w:iCs/>
            </w:rPr>
            <w:t>et al.</w:t>
          </w:r>
          <w:r>
            <w:rPr>
              <w:rFonts w:eastAsia="Times New Roman"/>
            </w:rPr>
            <w:t xml:space="preserve"> </w:t>
          </w:r>
          <w:r>
            <w:rPr>
              <w:rFonts w:eastAsia="Times New Roman"/>
              <w:b/>
              <w:bCs/>
            </w:rPr>
            <w:t>2015</w:t>
          </w:r>
          <w:r>
            <w:rPr>
              <w:rFonts w:eastAsia="Times New Roman"/>
            </w:rPr>
            <w:t xml:space="preserve">. Global effects of soil and climate on leaf photosynthetic traits and rates. </w:t>
          </w:r>
          <w:r>
            <w:rPr>
              <w:rFonts w:eastAsia="Times New Roman"/>
              <w:i/>
              <w:iCs/>
            </w:rPr>
            <w:t>Global Ecology and Biogeography</w:t>
          </w:r>
          <w:r>
            <w:rPr>
              <w:rFonts w:eastAsia="Times New Roman"/>
            </w:rPr>
            <w:t xml:space="preserve"> </w:t>
          </w:r>
          <w:r>
            <w:rPr>
              <w:rFonts w:eastAsia="Times New Roman"/>
              <w:b/>
              <w:bCs/>
            </w:rPr>
            <w:t>24</w:t>
          </w:r>
          <w:r>
            <w:rPr>
              <w:rFonts w:eastAsia="Times New Roman"/>
            </w:rPr>
            <w:t>: 706–717.</w:t>
          </w:r>
        </w:p>
        <w:p w14:paraId="1BFDB48A" w14:textId="77777777" w:rsidR="00150EA7" w:rsidRDefault="00150EA7" w:rsidP="00FB1C7D">
          <w:pPr>
            <w:spacing w:line="360" w:lineRule="auto"/>
            <w:divId w:val="367225557"/>
            <w:rPr>
              <w:rFonts w:eastAsia="Times New Roman"/>
            </w:rPr>
          </w:pPr>
          <w:r>
            <w:rPr>
              <w:rFonts w:eastAsia="Times New Roman"/>
              <w:b/>
              <w:bCs/>
            </w:rPr>
            <w:lastRenderedPageBreak/>
            <w:t>Mo Q, Li Z, Sayer EJ, Lambers H, Li Y, Zou B, Tang J, Heskel M, Ding Y, Wang F</w:t>
          </w:r>
          <w:r>
            <w:rPr>
              <w:rFonts w:eastAsia="Times New Roman"/>
            </w:rPr>
            <w:t xml:space="preserve">. </w:t>
          </w:r>
          <w:r>
            <w:rPr>
              <w:rFonts w:eastAsia="Times New Roman"/>
              <w:b/>
              <w:bCs/>
            </w:rPr>
            <w:t>2019</w:t>
          </w:r>
          <w:r>
            <w:rPr>
              <w:rFonts w:eastAsia="Times New Roman"/>
            </w:rPr>
            <w:t xml:space="preserve">. Foliar phosphorus fractions reveal how tropical plants maintain photosynthetic rates despite low soil phosphorus availability. </w:t>
          </w:r>
          <w:r>
            <w:rPr>
              <w:rFonts w:eastAsia="Times New Roman"/>
              <w:i/>
              <w:iCs/>
            </w:rPr>
            <w:t>Functional Ecology</w:t>
          </w:r>
          <w:r>
            <w:rPr>
              <w:rFonts w:eastAsia="Times New Roman"/>
            </w:rPr>
            <w:t xml:space="preserve"> </w:t>
          </w:r>
          <w:r>
            <w:rPr>
              <w:rFonts w:eastAsia="Times New Roman"/>
              <w:b/>
              <w:bCs/>
            </w:rPr>
            <w:t>33</w:t>
          </w:r>
          <w:r>
            <w:rPr>
              <w:rFonts w:eastAsia="Times New Roman"/>
            </w:rPr>
            <w:t>: 503–513.</w:t>
          </w:r>
        </w:p>
        <w:p w14:paraId="6F03C59B" w14:textId="77777777" w:rsidR="00150EA7" w:rsidRDefault="00150EA7" w:rsidP="00FB1C7D">
          <w:pPr>
            <w:spacing w:line="360" w:lineRule="auto"/>
            <w:divId w:val="1192038708"/>
            <w:rPr>
              <w:rFonts w:eastAsia="Times New Roman"/>
            </w:rPr>
          </w:pPr>
          <w:r>
            <w:rPr>
              <w:rFonts w:eastAsia="Times New Roman"/>
              <w:b/>
              <w:bCs/>
            </w:rPr>
            <w:t xml:space="preserve">Nakagawa S, </w:t>
          </w:r>
          <w:proofErr w:type="spellStart"/>
          <w:r>
            <w:rPr>
              <w:rFonts w:eastAsia="Times New Roman"/>
              <w:b/>
              <w:bCs/>
            </w:rPr>
            <w:t>Lagisz</w:t>
          </w:r>
          <w:proofErr w:type="spellEnd"/>
          <w:r>
            <w:rPr>
              <w:rFonts w:eastAsia="Times New Roman"/>
              <w:b/>
              <w:bCs/>
            </w:rPr>
            <w:t xml:space="preserve"> M, O’Dea RE, Pottier P, Rutkowska J, Senior AM, Yang Y, Noble DWA</w:t>
          </w:r>
          <w:r>
            <w:rPr>
              <w:rFonts w:eastAsia="Times New Roman"/>
            </w:rPr>
            <w:t xml:space="preserve">. </w:t>
          </w:r>
          <w:r>
            <w:rPr>
              <w:rFonts w:eastAsia="Times New Roman"/>
              <w:b/>
              <w:bCs/>
            </w:rPr>
            <w:t>2023</w:t>
          </w:r>
          <w:r>
            <w:rPr>
              <w:rFonts w:eastAsia="Times New Roman"/>
            </w:rPr>
            <w:t xml:space="preserve">. </w:t>
          </w:r>
          <w:proofErr w:type="spellStart"/>
          <w:r>
            <w:rPr>
              <w:rFonts w:eastAsia="Times New Roman"/>
            </w:rPr>
            <w:t>orchaRd</w:t>
          </w:r>
          <w:proofErr w:type="spellEnd"/>
          <w:r>
            <w:rPr>
              <w:rFonts w:eastAsia="Times New Roman"/>
            </w:rPr>
            <w:t xml:space="preserve"> 2.0: An R package for </w:t>
          </w:r>
          <w:proofErr w:type="spellStart"/>
          <w:r>
            <w:rPr>
              <w:rFonts w:eastAsia="Times New Roman"/>
            </w:rPr>
            <w:t>visualising</w:t>
          </w:r>
          <w:proofErr w:type="spellEnd"/>
          <w:r>
            <w:rPr>
              <w:rFonts w:eastAsia="Times New Roman"/>
            </w:rPr>
            <w:t xml:space="preserve"> meta‐analyses with orchard plots. </w:t>
          </w:r>
          <w:r>
            <w:rPr>
              <w:rFonts w:eastAsia="Times New Roman"/>
              <w:i/>
              <w:iCs/>
            </w:rPr>
            <w:t>Methods in Ecology and Evolution</w:t>
          </w:r>
          <w:r>
            <w:rPr>
              <w:rFonts w:eastAsia="Times New Roman"/>
            </w:rPr>
            <w:t xml:space="preserve"> </w:t>
          </w:r>
          <w:r>
            <w:rPr>
              <w:rFonts w:eastAsia="Times New Roman"/>
              <w:b/>
              <w:bCs/>
            </w:rPr>
            <w:t>14</w:t>
          </w:r>
          <w:r>
            <w:rPr>
              <w:rFonts w:eastAsia="Times New Roman"/>
            </w:rPr>
            <w:t>: 2003–2010.</w:t>
          </w:r>
        </w:p>
        <w:p w14:paraId="7EC0C357" w14:textId="77777777" w:rsidR="00150EA7" w:rsidRDefault="00150EA7" w:rsidP="00FB1C7D">
          <w:pPr>
            <w:spacing w:line="360" w:lineRule="auto"/>
            <w:divId w:val="597295671"/>
            <w:rPr>
              <w:rFonts w:eastAsia="Times New Roman"/>
            </w:rPr>
          </w:pPr>
          <w:r>
            <w:rPr>
              <w:rFonts w:eastAsia="Times New Roman"/>
              <w:b/>
              <w:bCs/>
            </w:rPr>
            <w:t>Niinemets Ü, Kull K</w:t>
          </w:r>
          <w:r>
            <w:rPr>
              <w:rFonts w:eastAsia="Times New Roman"/>
            </w:rPr>
            <w:t xml:space="preserve">. </w:t>
          </w:r>
          <w:r>
            <w:rPr>
              <w:rFonts w:eastAsia="Times New Roman"/>
              <w:b/>
              <w:bCs/>
            </w:rPr>
            <w:t>2005</w:t>
          </w:r>
          <w:r>
            <w:rPr>
              <w:rFonts w:eastAsia="Times New Roman"/>
            </w:rPr>
            <w:t xml:space="preserve">. Colimitation of plant primary productivity by nitrogen and phosphorus in a species-rich wooded meadow on calcareous soils. </w:t>
          </w:r>
          <w:r>
            <w:rPr>
              <w:rFonts w:eastAsia="Times New Roman"/>
              <w:i/>
              <w:iCs/>
            </w:rPr>
            <w:t xml:space="preserve">Acta </w:t>
          </w:r>
          <w:proofErr w:type="spellStart"/>
          <w:r>
            <w:rPr>
              <w:rFonts w:eastAsia="Times New Roman"/>
              <w:i/>
              <w:iCs/>
            </w:rPr>
            <w:t>Oecologica</w:t>
          </w:r>
          <w:proofErr w:type="spellEnd"/>
          <w:r>
            <w:rPr>
              <w:rFonts w:eastAsia="Times New Roman"/>
            </w:rPr>
            <w:t xml:space="preserve"> </w:t>
          </w:r>
          <w:r>
            <w:rPr>
              <w:rFonts w:eastAsia="Times New Roman"/>
              <w:b/>
              <w:bCs/>
            </w:rPr>
            <w:t>28</w:t>
          </w:r>
          <w:r>
            <w:rPr>
              <w:rFonts w:eastAsia="Times New Roman"/>
            </w:rPr>
            <w:t>: 345–356.</w:t>
          </w:r>
        </w:p>
        <w:p w14:paraId="4412E05C" w14:textId="77777777" w:rsidR="00150EA7" w:rsidRDefault="00150EA7" w:rsidP="00FB1C7D">
          <w:pPr>
            <w:spacing w:line="360" w:lineRule="auto"/>
            <w:divId w:val="600069390"/>
            <w:rPr>
              <w:rFonts w:eastAsia="Times New Roman"/>
            </w:rPr>
          </w:pPr>
          <w:r>
            <w:rPr>
              <w:rFonts w:eastAsia="Times New Roman"/>
              <w:b/>
              <w:bCs/>
            </w:rPr>
            <w:t>Norby RJ, Gu L, Haworth IC, Jensen AM, Turner BL, Walker AP, Warren JM, Weston DJ, Xu C, Winter K</w:t>
          </w:r>
          <w:r>
            <w:rPr>
              <w:rFonts w:eastAsia="Times New Roman"/>
            </w:rPr>
            <w:t xml:space="preserve">. </w:t>
          </w:r>
          <w:r>
            <w:rPr>
              <w:rFonts w:eastAsia="Times New Roman"/>
              <w:b/>
              <w:bCs/>
            </w:rPr>
            <w:t>2017</w:t>
          </w:r>
          <w:r>
            <w:rPr>
              <w:rFonts w:eastAsia="Times New Roman"/>
            </w:rPr>
            <w:t xml:space="preserve">. Informing models through empirical relationships between foliar phosphorus, nitrogen and photosynthesis across diverse woody species in tropical forests of Panama. </w:t>
          </w:r>
          <w:r>
            <w:rPr>
              <w:rFonts w:eastAsia="Times New Roman"/>
              <w:i/>
              <w:iCs/>
            </w:rPr>
            <w:t>New Phytologist</w:t>
          </w:r>
          <w:r>
            <w:rPr>
              <w:rFonts w:eastAsia="Times New Roman"/>
            </w:rPr>
            <w:t xml:space="preserve"> </w:t>
          </w:r>
          <w:r>
            <w:rPr>
              <w:rFonts w:eastAsia="Times New Roman"/>
              <w:b/>
              <w:bCs/>
            </w:rPr>
            <w:t>215</w:t>
          </w:r>
          <w:r>
            <w:rPr>
              <w:rFonts w:eastAsia="Times New Roman"/>
            </w:rPr>
            <w:t>: 1425–1437.</w:t>
          </w:r>
        </w:p>
        <w:p w14:paraId="2335F7B9" w14:textId="77777777" w:rsidR="00150EA7" w:rsidRDefault="00150EA7" w:rsidP="00FB1C7D">
          <w:pPr>
            <w:spacing w:line="360" w:lineRule="auto"/>
            <w:divId w:val="1814830156"/>
            <w:rPr>
              <w:rFonts w:eastAsia="Times New Roman"/>
            </w:rPr>
          </w:pPr>
          <w:proofErr w:type="spellStart"/>
          <w:r>
            <w:rPr>
              <w:rFonts w:eastAsia="Times New Roman"/>
              <w:b/>
              <w:bCs/>
            </w:rPr>
            <w:t>Paillassa</w:t>
          </w:r>
          <w:proofErr w:type="spellEnd"/>
          <w:r>
            <w:rPr>
              <w:rFonts w:eastAsia="Times New Roman"/>
              <w:b/>
              <w:bCs/>
            </w:rPr>
            <w:t xml:space="preserve"> J, Wright IJ, Prentice IC, Pepin S, Smith NG, Ethier G, Westerband AC, Lamarque LJ, Wang H, Cornwell WK, </w:t>
          </w:r>
          <w:r>
            <w:rPr>
              <w:rFonts w:eastAsia="Times New Roman"/>
              <w:b/>
              <w:bCs/>
              <w:i/>
              <w:iCs/>
            </w:rPr>
            <w:t>et al.</w:t>
          </w:r>
          <w:r>
            <w:rPr>
              <w:rFonts w:eastAsia="Times New Roman"/>
            </w:rPr>
            <w:t xml:space="preserve"> </w:t>
          </w:r>
          <w:r>
            <w:rPr>
              <w:rFonts w:eastAsia="Times New Roman"/>
              <w:b/>
              <w:bCs/>
            </w:rPr>
            <w:t>2020</w:t>
          </w:r>
          <w:r>
            <w:rPr>
              <w:rFonts w:eastAsia="Times New Roman"/>
            </w:rPr>
            <w:t xml:space="preserve">. When and where soil is important to modify the carbon and water economy of leaves. </w:t>
          </w:r>
          <w:r>
            <w:rPr>
              <w:rFonts w:eastAsia="Times New Roman"/>
              <w:i/>
              <w:iCs/>
            </w:rPr>
            <w:t>New Phytologist</w:t>
          </w:r>
          <w:r>
            <w:rPr>
              <w:rFonts w:eastAsia="Times New Roman"/>
            </w:rPr>
            <w:t xml:space="preserve"> </w:t>
          </w:r>
          <w:r>
            <w:rPr>
              <w:rFonts w:eastAsia="Times New Roman"/>
              <w:b/>
              <w:bCs/>
            </w:rPr>
            <w:t>228</w:t>
          </w:r>
          <w:r>
            <w:rPr>
              <w:rFonts w:eastAsia="Times New Roman"/>
            </w:rPr>
            <w:t>: 121–135.</w:t>
          </w:r>
        </w:p>
        <w:p w14:paraId="686D46ED" w14:textId="77777777" w:rsidR="00150EA7" w:rsidRDefault="00150EA7" w:rsidP="00FB1C7D">
          <w:pPr>
            <w:spacing w:line="360" w:lineRule="auto"/>
            <w:divId w:val="1093814741"/>
            <w:rPr>
              <w:rFonts w:eastAsia="Times New Roman"/>
            </w:rPr>
          </w:pPr>
          <w:r>
            <w:rPr>
              <w:rFonts w:eastAsia="Times New Roman"/>
              <w:b/>
              <w:bCs/>
            </w:rPr>
            <w:t xml:space="preserve">Peng Y, Bloomfield KJ, </w:t>
          </w:r>
          <w:proofErr w:type="spellStart"/>
          <w:r>
            <w:rPr>
              <w:rFonts w:eastAsia="Times New Roman"/>
              <w:b/>
              <w:bCs/>
            </w:rPr>
            <w:t>Cernusak</w:t>
          </w:r>
          <w:proofErr w:type="spellEnd"/>
          <w:r>
            <w:rPr>
              <w:rFonts w:eastAsia="Times New Roman"/>
              <w:b/>
              <w:bCs/>
            </w:rPr>
            <w:t xml:space="preserve"> LA, Domingues TF, Prentice IC</w:t>
          </w:r>
          <w:r>
            <w:rPr>
              <w:rFonts w:eastAsia="Times New Roman"/>
            </w:rPr>
            <w:t xml:space="preserve">. </w:t>
          </w:r>
          <w:r>
            <w:rPr>
              <w:rFonts w:eastAsia="Times New Roman"/>
              <w:b/>
              <w:bCs/>
            </w:rPr>
            <w:t>2021</w:t>
          </w:r>
          <w:r>
            <w:rPr>
              <w:rFonts w:eastAsia="Times New Roman"/>
            </w:rPr>
            <w:t xml:space="preserve">. Global climate and nutrient controls of photosynthetic capacity. </w:t>
          </w:r>
          <w:r>
            <w:rPr>
              <w:rFonts w:eastAsia="Times New Roman"/>
              <w:i/>
              <w:iCs/>
            </w:rPr>
            <w:t>Communications Biology</w:t>
          </w:r>
          <w:r>
            <w:rPr>
              <w:rFonts w:eastAsia="Times New Roman"/>
            </w:rPr>
            <w:t xml:space="preserve"> </w:t>
          </w:r>
          <w:r>
            <w:rPr>
              <w:rFonts w:eastAsia="Times New Roman"/>
              <w:b/>
              <w:bCs/>
            </w:rPr>
            <w:t>4</w:t>
          </w:r>
          <w:r>
            <w:rPr>
              <w:rFonts w:eastAsia="Times New Roman"/>
            </w:rPr>
            <w:t>: 462.</w:t>
          </w:r>
        </w:p>
        <w:p w14:paraId="4346E051" w14:textId="77777777" w:rsidR="00150EA7" w:rsidRDefault="00150EA7" w:rsidP="00FB1C7D">
          <w:pPr>
            <w:spacing w:line="360" w:lineRule="auto"/>
            <w:divId w:val="2024045535"/>
            <w:rPr>
              <w:rFonts w:eastAsia="Times New Roman"/>
            </w:rPr>
          </w:pPr>
          <w:r>
            <w:rPr>
              <w:rFonts w:eastAsia="Times New Roman"/>
              <w:b/>
              <w:bCs/>
            </w:rPr>
            <w:t xml:space="preserve">Perkowski EA, </w:t>
          </w:r>
          <w:proofErr w:type="spellStart"/>
          <w:r>
            <w:rPr>
              <w:rFonts w:eastAsia="Times New Roman"/>
              <w:b/>
              <w:bCs/>
            </w:rPr>
            <w:t>Ezekannagha</w:t>
          </w:r>
          <w:proofErr w:type="spellEnd"/>
          <w:r>
            <w:rPr>
              <w:rFonts w:eastAsia="Times New Roman"/>
              <w:b/>
              <w:bCs/>
            </w:rPr>
            <w:t xml:space="preserve"> E, Smith NG</w:t>
          </w:r>
          <w:r>
            <w:rPr>
              <w:rFonts w:eastAsia="Times New Roman"/>
            </w:rPr>
            <w:t xml:space="preserve">. </w:t>
          </w:r>
          <w:r>
            <w:rPr>
              <w:rFonts w:eastAsia="Times New Roman"/>
              <w:b/>
              <w:bCs/>
            </w:rPr>
            <w:t>2025a</w:t>
          </w:r>
          <w:r>
            <w:rPr>
              <w:rFonts w:eastAsia="Times New Roman"/>
            </w:rPr>
            <w:t>. Nitrogen demand, availability, and acquisition strategy control plant responses to elevated CO</w:t>
          </w:r>
          <w:r>
            <w:rPr>
              <w:rFonts w:eastAsia="Times New Roman"/>
              <w:vertAlign w:val="subscript"/>
            </w:rPr>
            <w:t>2</w:t>
          </w:r>
          <w:r>
            <w:rPr>
              <w:rFonts w:eastAsia="Times New Roman"/>
            </w:rPr>
            <w:t xml:space="preserve"> (A Rogers, Ed.). </w:t>
          </w:r>
          <w:r>
            <w:rPr>
              <w:rFonts w:eastAsia="Times New Roman"/>
              <w:i/>
              <w:iCs/>
            </w:rPr>
            <w:t>Journal of Experimental Botany</w:t>
          </w:r>
          <w:r>
            <w:rPr>
              <w:rFonts w:eastAsia="Times New Roman"/>
            </w:rPr>
            <w:t xml:space="preserve"> </w:t>
          </w:r>
          <w:r>
            <w:rPr>
              <w:rFonts w:eastAsia="Times New Roman"/>
              <w:b/>
              <w:bCs/>
            </w:rPr>
            <w:t>76</w:t>
          </w:r>
          <w:r>
            <w:rPr>
              <w:rFonts w:eastAsia="Times New Roman"/>
            </w:rPr>
            <w:t>: 2908–2923.</w:t>
          </w:r>
        </w:p>
        <w:p w14:paraId="111864B0" w14:textId="77777777" w:rsidR="00150EA7" w:rsidRDefault="00150EA7" w:rsidP="00FB1C7D">
          <w:pPr>
            <w:spacing w:line="360" w:lineRule="auto"/>
            <w:divId w:val="1556164809"/>
            <w:rPr>
              <w:rFonts w:eastAsia="Times New Roman"/>
            </w:rPr>
          </w:pPr>
          <w:r>
            <w:rPr>
              <w:rFonts w:eastAsia="Times New Roman"/>
              <w:b/>
              <w:bCs/>
            </w:rPr>
            <w:t>Perkowski EA, Frey DW, Goodale CL, Smith NG</w:t>
          </w:r>
          <w:r>
            <w:rPr>
              <w:rFonts w:eastAsia="Times New Roman"/>
            </w:rPr>
            <w:t xml:space="preserve">. </w:t>
          </w:r>
          <w:r>
            <w:rPr>
              <w:rFonts w:eastAsia="Times New Roman"/>
              <w:b/>
              <w:bCs/>
            </w:rPr>
            <w:t>2025b</w:t>
          </w:r>
          <w:r>
            <w:rPr>
              <w:rFonts w:eastAsia="Times New Roman"/>
            </w:rPr>
            <w:t xml:space="preserve">. Increasing nitrogen availability increases water use efficiency and decreases nitrogen use efficiency in </w:t>
          </w:r>
          <w:r>
            <w:rPr>
              <w:rFonts w:eastAsia="Times New Roman"/>
              <w:i/>
              <w:iCs/>
            </w:rPr>
            <w:t>Acer saccharum</w:t>
          </w:r>
          <w:r>
            <w:rPr>
              <w:rFonts w:eastAsia="Times New Roman"/>
            </w:rPr>
            <w:t xml:space="preserve">. </w:t>
          </w:r>
          <w:r>
            <w:rPr>
              <w:rFonts w:eastAsia="Times New Roman"/>
              <w:i/>
              <w:iCs/>
            </w:rPr>
            <w:t>Tree Physiology</w:t>
          </w:r>
          <w:r>
            <w:rPr>
              <w:rFonts w:eastAsia="Times New Roman"/>
            </w:rPr>
            <w:t>.</w:t>
          </w:r>
        </w:p>
        <w:p w14:paraId="6FDB5E92" w14:textId="77777777" w:rsidR="00150EA7" w:rsidRDefault="00150EA7" w:rsidP="00FB1C7D">
          <w:pPr>
            <w:spacing w:line="360" w:lineRule="auto"/>
            <w:divId w:val="1880584100"/>
            <w:rPr>
              <w:rFonts w:eastAsia="Times New Roman"/>
            </w:rPr>
          </w:pPr>
          <w:r>
            <w:rPr>
              <w:rFonts w:eastAsia="Times New Roman"/>
              <w:b/>
              <w:bCs/>
            </w:rPr>
            <w:t>Perkowski EA, Waring EF, Smith NG</w:t>
          </w:r>
          <w:r>
            <w:rPr>
              <w:rFonts w:eastAsia="Times New Roman"/>
            </w:rPr>
            <w:t xml:space="preserve">. </w:t>
          </w:r>
          <w:r>
            <w:rPr>
              <w:rFonts w:eastAsia="Times New Roman"/>
              <w:b/>
              <w:bCs/>
            </w:rPr>
            <w:t>2021</w:t>
          </w:r>
          <w:r>
            <w:rPr>
              <w:rFonts w:eastAsia="Times New Roman"/>
            </w:rPr>
            <w:t xml:space="preserve">. Root mass carbon costs to acquire nitrogen are determined by nitrogen and light availability in two species with different nitrogen acquisition strategies. </w:t>
          </w:r>
          <w:r>
            <w:rPr>
              <w:rFonts w:eastAsia="Times New Roman"/>
              <w:i/>
              <w:iCs/>
            </w:rPr>
            <w:t>Journal of Experimental Botany</w:t>
          </w:r>
          <w:r>
            <w:rPr>
              <w:rFonts w:eastAsia="Times New Roman"/>
            </w:rPr>
            <w:t xml:space="preserve"> </w:t>
          </w:r>
          <w:r>
            <w:rPr>
              <w:rFonts w:eastAsia="Times New Roman"/>
              <w:b/>
              <w:bCs/>
            </w:rPr>
            <w:t>72</w:t>
          </w:r>
          <w:r>
            <w:rPr>
              <w:rFonts w:eastAsia="Times New Roman"/>
            </w:rPr>
            <w:t>: 5766–5776.</w:t>
          </w:r>
        </w:p>
        <w:p w14:paraId="4DC7EE71" w14:textId="77777777" w:rsidR="00150EA7" w:rsidRDefault="00150EA7" w:rsidP="00FB1C7D">
          <w:pPr>
            <w:spacing w:line="360" w:lineRule="auto"/>
            <w:divId w:val="9569998"/>
            <w:rPr>
              <w:rFonts w:eastAsia="Times New Roman"/>
            </w:rPr>
          </w:pPr>
          <w:r>
            <w:rPr>
              <w:rFonts w:eastAsia="Times New Roman"/>
              <w:b/>
              <w:bCs/>
            </w:rPr>
            <w:t>Pick JL, Nakagawa S, Noble DWA</w:t>
          </w:r>
          <w:r>
            <w:rPr>
              <w:rFonts w:eastAsia="Times New Roman"/>
            </w:rPr>
            <w:t xml:space="preserve">. </w:t>
          </w:r>
          <w:r>
            <w:rPr>
              <w:rFonts w:eastAsia="Times New Roman"/>
              <w:b/>
              <w:bCs/>
            </w:rPr>
            <w:t>2019</w:t>
          </w:r>
          <w:r>
            <w:rPr>
              <w:rFonts w:eastAsia="Times New Roman"/>
            </w:rPr>
            <w:t xml:space="preserve">. Reproducible, flexible and high-throughput data extraction from primary literature: The </w:t>
          </w:r>
          <w:proofErr w:type="spellStart"/>
          <w:r>
            <w:rPr>
              <w:rFonts w:eastAsia="Times New Roman"/>
            </w:rPr>
            <w:t>metaDigitise</w:t>
          </w:r>
          <w:proofErr w:type="spellEnd"/>
          <w:r>
            <w:rPr>
              <w:rFonts w:eastAsia="Times New Roman"/>
            </w:rPr>
            <w:t xml:space="preserve"> r package. </w:t>
          </w:r>
          <w:r>
            <w:rPr>
              <w:rFonts w:eastAsia="Times New Roman"/>
              <w:i/>
              <w:iCs/>
            </w:rPr>
            <w:t>Methods in Ecology and Evolution</w:t>
          </w:r>
          <w:r>
            <w:rPr>
              <w:rFonts w:eastAsia="Times New Roman"/>
            </w:rPr>
            <w:t xml:space="preserve"> </w:t>
          </w:r>
          <w:r>
            <w:rPr>
              <w:rFonts w:eastAsia="Times New Roman"/>
              <w:b/>
              <w:bCs/>
            </w:rPr>
            <w:t>10</w:t>
          </w:r>
          <w:r>
            <w:rPr>
              <w:rFonts w:eastAsia="Times New Roman"/>
            </w:rPr>
            <w:t>: 426–431.</w:t>
          </w:r>
        </w:p>
        <w:p w14:paraId="0A133201" w14:textId="77777777" w:rsidR="00150EA7" w:rsidRDefault="00150EA7" w:rsidP="00FB1C7D">
          <w:pPr>
            <w:spacing w:line="360" w:lineRule="auto"/>
            <w:divId w:val="2002266892"/>
            <w:rPr>
              <w:rFonts w:eastAsia="Times New Roman"/>
            </w:rPr>
          </w:pPr>
          <w:r>
            <w:rPr>
              <w:rFonts w:eastAsia="Times New Roman"/>
              <w:b/>
              <w:bCs/>
            </w:rPr>
            <w:lastRenderedPageBreak/>
            <w:t>Prentice IC, Dong N, Gleason SM, Maire V, Wright IJ</w:t>
          </w:r>
          <w:r>
            <w:rPr>
              <w:rFonts w:eastAsia="Times New Roman"/>
            </w:rPr>
            <w:t xml:space="preserve">. </w:t>
          </w:r>
          <w:r>
            <w:rPr>
              <w:rFonts w:eastAsia="Times New Roman"/>
              <w:b/>
              <w:bCs/>
            </w:rPr>
            <w:t>2014</w:t>
          </w:r>
          <w:r>
            <w:rPr>
              <w:rFonts w:eastAsia="Times New Roman"/>
            </w:rPr>
            <w:t xml:space="preserve">. Balancing the costs of carbon gain and water transport: testing a new theoretical framework for plant functional ecology. </w:t>
          </w:r>
          <w:r>
            <w:rPr>
              <w:rFonts w:eastAsia="Times New Roman"/>
              <w:i/>
              <w:iCs/>
            </w:rPr>
            <w:t>Ecology Letters</w:t>
          </w:r>
          <w:r>
            <w:rPr>
              <w:rFonts w:eastAsia="Times New Roman"/>
            </w:rPr>
            <w:t xml:space="preserve"> </w:t>
          </w:r>
          <w:r>
            <w:rPr>
              <w:rFonts w:eastAsia="Times New Roman"/>
              <w:b/>
              <w:bCs/>
            </w:rPr>
            <w:t>17</w:t>
          </w:r>
          <w:r>
            <w:rPr>
              <w:rFonts w:eastAsia="Times New Roman"/>
            </w:rPr>
            <w:t>: 82–91.</w:t>
          </w:r>
        </w:p>
        <w:p w14:paraId="1D7218BF" w14:textId="77777777" w:rsidR="00150EA7" w:rsidRDefault="00150EA7" w:rsidP="00FB1C7D">
          <w:pPr>
            <w:spacing w:line="360" w:lineRule="auto"/>
            <w:divId w:val="47191564"/>
            <w:rPr>
              <w:rFonts w:eastAsia="Times New Roman"/>
            </w:rPr>
          </w:pPr>
          <w:proofErr w:type="spellStart"/>
          <w:r>
            <w:rPr>
              <w:rFonts w:eastAsia="Times New Roman"/>
              <w:b/>
              <w:bCs/>
            </w:rPr>
            <w:t>Querejeta</w:t>
          </w:r>
          <w:proofErr w:type="spellEnd"/>
          <w:r>
            <w:rPr>
              <w:rFonts w:eastAsia="Times New Roman"/>
              <w:b/>
              <w:bCs/>
            </w:rPr>
            <w:t xml:space="preserve"> JI, Prieto I, Armas C, </w:t>
          </w:r>
          <w:proofErr w:type="spellStart"/>
          <w:r>
            <w:rPr>
              <w:rFonts w:eastAsia="Times New Roman"/>
              <w:b/>
              <w:bCs/>
            </w:rPr>
            <w:t>Casanoves</w:t>
          </w:r>
          <w:proofErr w:type="spellEnd"/>
          <w:r>
            <w:rPr>
              <w:rFonts w:eastAsia="Times New Roman"/>
              <w:b/>
              <w:bCs/>
            </w:rPr>
            <w:t xml:space="preserve"> F, </w:t>
          </w:r>
          <w:proofErr w:type="spellStart"/>
          <w:r>
            <w:rPr>
              <w:rFonts w:eastAsia="Times New Roman"/>
              <w:b/>
              <w:bCs/>
            </w:rPr>
            <w:t>Diémé</w:t>
          </w:r>
          <w:proofErr w:type="spellEnd"/>
          <w:r>
            <w:rPr>
              <w:rFonts w:eastAsia="Times New Roman"/>
              <w:b/>
              <w:bCs/>
            </w:rPr>
            <w:t xml:space="preserve"> JS, Diouf M, Yossi H, Kaya B, </w:t>
          </w:r>
          <w:proofErr w:type="spellStart"/>
          <w:r>
            <w:rPr>
              <w:rFonts w:eastAsia="Times New Roman"/>
              <w:b/>
              <w:bCs/>
            </w:rPr>
            <w:t>Pugnaire</w:t>
          </w:r>
          <w:proofErr w:type="spellEnd"/>
          <w:r>
            <w:rPr>
              <w:rFonts w:eastAsia="Times New Roman"/>
              <w:b/>
              <w:bCs/>
            </w:rPr>
            <w:t xml:space="preserve"> FI, Rusch GM</w:t>
          </w:r>
          <w:r>
            <w:rPr>
              <w:rFonts w:eastAsia="Times New Roman"/>
            </w:rPr>
            <w:t xml:space="preserve">. </w:t>
          </w:r>
          <w:r>
            <w:rPr>
              <w:rFonts w:eastAsia="Times New Roman"/>
              <w:b/>
              <w:bCs/>
            </w:rPr>
            <w:t>2022</w:t>
          </w:r>
          <w:r>
            <w:rPr>
              <w:rFonts w:eastAsia="Times New Roman"/>
            </w:rPr>
            <w:t xml:space="preserve">. Higher leaf nitrogen content is linked to tighter stomatal regulation of transpiration and more efficient water use across dryland trees. </w:t>
          </w:r>
          <w:r>
            <w:rPr>
              <w:rFonts w:eastAsia="Times New Roman"/>
              <w:i/>
              <w:iCs/>
            </w:rPr>
            <w:t>New Phytologist</w:t>
          </w:r>
          <w:r>
            <w:rPr>
              <w:rFonts w:eastAsia="Times New Roman"/>
            </w:rPr>
            <w:t xml:space="preserve"> </w:t>
          </w:r>
          <w:r>
            <w:rPr>
              <w:rFonts w:eastAsia="Times New Roman"/>
              <w:b/>
              <w:bCs/>
            </w:rPr>
            <w:t>235</w:t>
          </w:r>
          <w:r>
            <w:rPr>
              <w:rFonts w:eastAsia="Times New Roman"/>
            </w:rPr>
            <w:t>: 1351–1364.</w:t>
          </w:r>
        </w:p>
        <w:p w14:paraId="3D2C1CB2" w14:textId="77777777" w:rsidR="00150EA7" w:rsidRDefault="00150EA7" w:rsidP="00FB1C7D">
          <w:pPr>
            <w:spacing w:line="360" w:lineRule="auto"/>
            <w:divId w:val="1434133922"/>
            <w:rPr>
              <w:rFonts w:eastAsia="Times New Roman"/>
            </w:rPr>
          </w:pPr>
          <w:r>
            <w:rPr>
              <w:rFonts w:eastAsia="Times New Roman"/>
              <w:b/>
              <w:bCs/>
            </w:rPr>
            <w:t>R Core Team</w:t>
          </w:r>
          <w:r>
            <w:rPr>
              <w:rFonts w:eastAsia="Times New Roman"/>
            </w:rPr>
            <w:t xml:space="preserve">. </w:t>
          </w:r>
          <w:r>
            <w:rPr>
              <w:rFonts w:eastAsia="Times New Roman"/>
              <w:b/>
              <w:bCs/>
            </w:rPr>
            <w:t>2021</w:t>
          </w:r>
          <w:r>
            <w:rPr>
              <w:rFonts w:eastAsia="Times New Roman"/>
            </w:rPr>
            <w:t>. R: A language and environment for statistical computing.</w:t>
          </w:r>
        </w:p>
        <w:p w14:paraId="6055B32D" w14:textId="77777777" w:rsidR="00150EA7" w:rsidRDefault="00150EA7" w:rsidP="00FB1C7D">
          <w:pPr>
            <w:spacing w:line="360" w:lineRule="auto"/>
            <w:divId w:val="342976737"/>
            <w:rPr>
              <w:rFonts w:eastAsia="Times New Roman"/>
            </w:rPr>
          </w:pPr>
          <w:r>
            <w:rPr>
              <w:rFonts w:eastAsia="Times New Roman"/>
              <w:b/>
              <w:bCs/>
            </w:rPr>
            <w:t xml:space="preserve">Rastetter EB, </w:t>
          </w:r>
          <w:proofErr w:type="spellStart"/>
          <w:r>
            <w:rPr>
              <w:rFonts w:eastAsia="Times New Roman"/>
              <w:b/>
              <w:bCs/>
            </w:rPr>
            <w:t>Vitousek</w:t>
          </w:r>
          <w:proofErr w:type="spellEnd"/>
          <w:r>
            <w:rPr>
              <w:rFonts w:eastAsia="Times New Roman"/>
              <w:b/>
              <w:bCs/>
            </w:rPr>
            <w:t xml:space="preserve"> PM, Field CB, Shaver GR, Herbert D, Ågren GI</w:t>
          </w:r>
          <w:r>
            <w:rPr>
              <w:rFonts w:eastAsia="Times New Roman"/>
            </w:rPr>
            <w:t xml:space="preserve">. </w:t>
          </w:r>
          <w:r>
            <w:rPr>
              <w:rFonts w:eastAsia="Times New Roman"/>
              <w:b/>
              <w:bCs/>
            </w:rPr>
            <w:t>2001</w:t>
          </w:r>
          <w:r>
            <w:rPr>
              <w:rFonts w:eastAsia="Times New Roman"/>
            </w:rPr>
            <w:t xml:space="preserve">. Resource optimization and symbiotic nitrogen fixation. </w:t>
          </w:r>
          <w:r>
            <w:rPr>
              <w:rFonts w:eastAsia="Times New Roman"/>
              <w:i/>
              <w:iCs/>
            </w:rPr>
            <w:t>Ecosystems</w:t>
          </w:r>
          <w:r>
            <w:rPr>
              <w:rFonts w:eastAsia="Times New Roman"/>
            </w:rPr>
            <w:t xml:space="preserve"> </w:t>
          </w:r>
          <w:r>
            <w:rPr>
              <w:rFonts w:eastAsia="Times New Roman"/>
              <w:b/>
              <w:bCs/>
            </w:rPr>
            <w:t>4</w:t>
          </w:r>
          <w:r>
            <w:rPr>
              <w:rFonts w:eastAsia="Times New Roman"/>
            </w:rPr>
            <w:t>: 369–388.</w:t>
          </w:r>
        </w:p>
        <w:p w14:paraId="52C7AF5F" w14:textId="77777777" w:rsidR="00150EA7" w:rsidRDefault="00150EA7" w:rsidP="00FB1C7D">
          <w:pPr>
            <w:spacing w:line="360" w:lineRule="auto"/>
            <w:divId w:val="1074279480"/>
            <w:rPr>
              <w:rFonts w:eastAsia="Times New Roman"/>
            </w:rPr>
          </w:pPr>
          <w:r>
            <w:rPr>
              <w:rFonts w:eastAsia="Times New Roman"/>
              <w:b/>
              <w:bCs/>
            </w:rPr>
            <w:t>Reich PB, Oleksyn J, Wright IJ</w:t>
          </w:r>
          <w:r>
            <w:rPr>
              <w:rFonts w:eastAsia="Times New Roman"/>
            </w:rPr>
            <w:t xml:space="preserve">. </w:t>
          </w:r>
          <w:r>
            <w:rPr>
              <w:rFonts w:eastAsia="Times New Roman"/>
              <w:b/>
              <w:bCs/>
            </w:rPr>
            <w:t>2009</w:t>
          </w:r>
          <w:r>
            <w:rPr>
              <w:rFonts w:eastAsia="Times New Roman"/>
            </w:rPr>
            <w:t xml:space="preserve">. Leaf phosphorus influences the photosynthesis–nitrogen relation: a cross-biome analysis of 314 species. </w:t>
          </w:r>
          <w:proofErr w:type="spellStart"/>
          <w:r>
            <w:rPr>
              <w:rFonts w:eastAsia="Times New Roman"/>
              <w:i/>
              <w:iCs/>
            </w:rPr>
            <w:t>Oecologia</w:t>
          </w:r>
          <w:proofErr w:type="spellEnd"/>
          <w:r>
            <w:rPr>
              <w:rFonts w:eastAsia="Times New Roman"/>
            </w:rPr>
            <w:t xml:space="preserve"> </w:t>
          </w:r>
          <w:r>
            <w:rPr>
              <w:rFonts w:eastAsia="Times New Roman"/>
              <w:b/>
              <w:bCs/>
            </w:rPr>
            <w:t>160</w:t>
          </w:r>
          <w:r>
            <w:rPr>
              <w:rFonts w:eastAsia="Times New Roman"/>
            </w:rPr>
            <w:t>: 207–212.</w:t>
          </w:r>
        </w:p>
        <w:p w14:paraId="519FAA2D" w14:textId="77777777" w:rsidR="00150EA7" w:rsidRDefault="00150EA7" w:rsidP="00FB1C7D">
          <w:pPr>
            <w:spacing w:line="360" w:lineRule="auto"/>
            <w:divId w:val="2097096004"/>
            <w:rPr>
              <w:rFonts w:eastAsia="Times New Roman"/>
            </w:rPr>
          </w:pPr>
          <w:r>
            <w:rPr>
              <w:rFonts w:eastAsia="Times New Roman"/>
              <w:b/>
              <w:bCs/>
            </w:rPr>
            <w:t xml:space="preserve">Ren Y, Wang H, Harrison SP, Prentice IC, </w:t>
          </w:r>
          <w:proofErr w:type="spellStart"/>
          <w:r>
            <w:rPr>
              <w:rFonts w:eastAsia="Times New Roman"/>
              <w:b/>
              <w:bCs/>
            </w:rPr>
            <w:t>Mengoli</w:t>
          </w:r>
          <w:proofErr w:type="spellEnd"/>
          <w:r>
            <w:rPr>
              <w:rFonts w:eastAsia="Times New Roman"/>
              <w:b/>
              <w:bCs/>
            </w:rPr>
            <w:t xml:space="preserve"> G, Zhao L, Reich PB, Yang K</w:t>
          </w:r>
          <w:r>
            <w:rPr>
              <w:rFonts w:eastAsia="Times New Roman"/>
            </w:rPr>
            <w:t xml:space="preserve">. </w:t>
          </w:r>
          <w:r>
            <w:rPr>
              <w:rFonts w:eastAsia="Times New Roman"/>
              <w:b/>
              <w:bCs/>
            </w:rPr>
            <w:t>2025</w:t>
          </w:r>
          <w:r>
            <w:rPr>
              <w:rFonts w:eastAsia="Times New Roman"/>
            </w:rPr>
            <w:t xml:space="preserve">. Incorporating the Acclimation of Photosynthesis and Leaf Respiration in the Noah‐MP Land Surface Model: Model Development and Evaluation. </w:t>
          </w:r>
          <w:r>
            <w:rPr>
              <w:rFonts w:eastAsia="Times New Roman"/>
              <w:i/>
              <w:iCs/>
            </w:rPr>
            <w:t>Journal of Advances in Modeling Earth Systems</w:t>
          </w:r>
          <w:r>
            <w:rPr>
              <w:rFonts w:eastAsia="Times New Roman"/>
            </w:rPr>
            <w:t xml:space="preserve"> </w:t>
          </w:r>
          <w:r>
            <w:rPr>
              <w:rFonts w:eastAsia="Times New Roman"/>
              <w:b/>
              <w:bCs/>
            </w:rPr>
            <w:t>17</w:t>
          </w:r>
          <w:r>
            <w:rPr>
              <w:rFonts w:eastAsia="Times New Roman"/>
            </w:rPr>
            <w:t>.</w:t>
          </w:r>
        </w:p>
        <w:p w14:paraId="755051F1" w14:textId="77777777" w:rsidR="00150EA7" w:rsidRDefault="00150EA7" w:rsidP="00FB1C7D">
          <w:pPr>
            <w:spacing w:line="360" w:lineRule="auto"/>
            <w:divId w:val="1950383985"/>
            <w:rPr>
              <w:rFonts w:eastAsia="Times New Roman"/>
            </w:rPr>
          </w:pPr>
          <w:r>
            <w:rPr>
              <w:rFonts w:eastAsia="Times New Roman"/>
              <w:b/>
              <w:bCs/>
            </w:rPr>
            <w:t>Rogers A</w:t>
          </w:r>
          <w:r>
            <w:rPr>
              <w:rFonts w:eastAsia="Times New Roman"/>
            </w:rPr>
            <w:t xml:space="preserve">. </w:t>
          </w:r>
          <w:r>
            <w:rPr>
              <w:rFonts w:eastAsia="Times New Roman"/>
              <w:b/>
              <w:bCs/>
            </w:rPr>
            <w:t>2014</w:t>
          </w:r>
          <w:r>
            <w:rPr>
              <w:rFonts w:eastAsia="Times New Roman"/>
            </w:rPr>
            <w:t xml:space="preserve">. The use and misuse of </w:t>
          </w:r>
          <w:proofErr w:type="spellStart"/>
          <w:proofErr w:type="gramStart"/>
          <w:r>
            <w:rPr>
              <w:rFonts w:eastAsia="Times New Roman"/>
            </w:rPr>
            <w:t>V</w:t>
          </w:r>
          <w:r>
            <w:rPr>
              <w:rFonts w:eastAsia="Times New Roman"/>
              <w:vertAlign w:val="subscript"/>
            </w:rPr>
            <w:t>c,max</w:t>
          </w:r>
          <w:proofErr w:type="spellEnd"/>
          <w:proofErr w:type="gramEnd"/>
          <w:r>
            <w:rPr>
              <w:rFonts w:eastAsia="Times New Roman"/>
            </w:rPr>
            <w:t xml:space="preserve"> in Earth System Models. </w:t>
          </w:r>
          <w:r>
            <w:rPr>
              <w:rFonts w:eastAsia="Times New Roman"/>
              <w:i/>
              <w:iCs/>
            </w:rPr>
            <w:t>Photosynthesis Research</w:t>
          </w:r>
          <w:r>
            <w:rPr>
              <w:rFonts w:eastAsia="Times New Roman"/>
            </w:rPr>
            <w:t xml:space="preserve"> </w:t>
          </w:r>
          <w:r>
            <w:rPr>
              <w:rFonts w:eastAsia="Times New Roman"/>
              <w:b/>
              <w:bCs/>
            </w:rPr>
            <w:t>119</w:t>
          </w:r>
          <w:r>
            <w:rPr>
              <w:rFonts w:eastAsia="Times New Roman"/>
            </w:rPr>
            <w:t>: 15–29.</w:t>
          </w:r>
        </w:p>
        <w:p w14:paraId="25648356" w14:textId="77777777" w:rsidR="00150EA7" w:rsidRDefault="00150EA7" w:rsidP="00FB1C7D">
          <w:pPr>
            <w:spacing w:line="360" w:lineRule="auto"/>
            <w:divId w:val="1819300814"/>
            <w:rPr>
              <w:rFonts w:eastAsia="Times New Roman"/>
            </w:rPr>
          </w:pPr>
          <w:r>
            <w:rPr>
              <w:rFonts w:eastAsia="Times New Roman"/>
              <w:b/>
              <w:bCs/>
            </w:rPr>
            <w:t xml:space="preserve">Rogers A, Medlyn BE, Dukes JS, Bonan GB, </w:t>
          </w:r>
          <w:proofErr w:type="spellStart"/>
          <w:r>
            <w:rPr>
              <w:rFonts w:eastAsia="Times New Roman"/>
              <w:b/>
              <w:bCs/>
            </w:rPr>
            <w:t>Caemmerer</w:t>
          </w:r>
          <w:proofErr w:type="spellEnd"/>
          <w:r>
            <w:rPr>
              <w:rFonts w:eastAsia="Times New Roman"/>
              <w:b/>
              <w:bCs/>
            </w:rPr>
            <w:t xml:space="preserve"> S, Dietze MC, </w:t>
          </w:r>
          <w:proofErr w:type="spellStart"/>
          <w:r>
            <w:rPr>
              <w:rFonts w:eastAsia="Times New Roman"/>
              <w:b/>
              <w:bCs/>
            </w:rPr>
            <w:t>Kattge</w:t>
          </w:r>
          <w:proofErr w:type="spellEnd"/>
          <w:r>
            <w:rPr>
              <w:rFonts w:eastAsia="Times New Roman"/>
              <w:b/>
              <w:bCs/>
            </w:rPr>
            <w:t xml:space="preserve"> J, Leakey ADB, Mercado LM, Niinemets Ü, </w:t>
          </w:r>
          <w:r>
            <w:rPr>
              <w:rFonts w:eastAsia="Times New Roman"/>
              <w:b/>
              <w:bCs/>
              <w:i/>
              <w:iCs/>
            </w:rPr>
            <w:t>et al.</w:t>
          </w:r>
          <w:r>
            <w:rPr>
              <w:rFonts w:eastAsia="Times New Roman"/>
            </w:rPr>
            <w:t xml:space="preserve"> </w:t>
          </w:r>
          <w:r>
            <w:rPr>
              <w:rFonts w:eastAsia="Times New Roman"/>
              <w:b/>
              <w:bCs/>
            </w:rPr>
            <w:t>2017</w:t>
          </w:r>
          <w:r>
            <w:rPr>
              <w:rFonts w:eastAsia="Times New Roman"/>
            </w:rPr>
            <w:t xml:space="preserve">. A roadmap for improving the representation of photosynthesis in Earth system models. </w:t>
          </w:r>
          <w:r>
            <w:rPr>
              <w:rFonts w:eastAsia="Times New Roman"/>
              <w:i/>
              <w:iCs/>
            </w:rPr>
            <w:t>New Phytologist</w:t>
          </w:r>
          <w:r>
            <w:rPr>
              <w:rFonts w:eastAsia="Times New Roman"/>
            </w:rPr>
            <w:t xml:space="preserve"> </w:t>
          </w:r>
          <w:r>
            <w:rPr>
              <w:rFonts w:eastAsia="Times New Roman"/>
              <w:b/>
              <w:bCs/>
            </w:rPr>
            <w:t>213</w:t>
          </w:r>
          <w:r>
            <w:rPr>
              <w:rFonts w:eastAsia="Times New Roman"/>
            </w:rPr>
            <w:t>: 22–42.</w:t>
          </w:r>
        </w:p>
        <w:p w14:paraId="1C0F4C97" w14:textId="77777777" w:rsidR="00150EA7" w:rsidRDefault="00150EA7" w:rsidP="00FB1C7D">
          <w:pPr>
            <w:spacing w:line="360" w:lineRule="auto"/>
            <w:divId w:val="329993099"/>
            <w:rPr>
              <w:rFonts w:eastAsia="Times New Roman"/>
            </w:rPr>
          </w:pPr>
          <w:proofErr w:type="spellStart"/>
          <w:r>
            <w:rPr>
              <w:rFonts w:eastAsia="Times New Roman"/>
              <w:b/>
              <w:bCs/>
            </w:rPr>
            <w:t>Scafaro</w:t>
          </w:r>
          <w:proofErr w:type="spellEnd"/>
          <w:r>
            <w:rPr>
              <w:rFonts w:eastAsia="Times New Roman"/>
              <w:b/>
              <w:bCs/>
            </w:rPr>
            <w:t xml:space="preserve"> AP, Xiang S, Long BM, Bahar NHA, Weerasinghe LK, Creek D, Evans JR, Reich PB, Atkin OK</w:t>
          </w:r>
          <w:r>
            <w:rPr>
              <w:rFonts w:eastAsia="Times New Roman"/>
            </w:rPr>
            <w:t xml:space="preserve">. </w:t>
          </w:r>
          <w:r>
            <w:rPr>
              <w:rFonts w:eastAsia="Times New Roman"/>
              <w:b/>
              <w:bCs/>
            </w:rPr>
            <w:t>2017</w:t>
          </w:r>
          <w:r>
            <w:rPr>
              <w:rFonts w:eastAsia="Times New Roman"/>
            </w:rPr>
            <w:t xml:space="preserve">. Strong thermal acclimation of photosynthesis in tropical and temperate wet‐forest tree species: the importance of altered Rubisco content. </w:t>
          </w:r>
          <w:r>
            <w:rPr>
              <w:rFonts w:eastAsia="Times New Roman"/>
              <w:i/>
              <w:iCs/>
            </w:rPr>
            <w:t>Global Change Biology</w:t>
          </w:r>
          <w:r>
            <w:rPr>
              <w:rFonts w:eastAsia="Times New Roman"/>
            </w:rPr>
            <w:t xml:space="preserve"> </w:t>
          </w:r>
          <w:r>
            <w:rPr>
              <w:rFonts w:eastAsia="Times New Roman"/>
              <w:b/>
              <w:bCs/>
            </w:rPr>
            <w:t>23</w:t>
          </w:r>
          <w:r>
            <w:rPr>
              <w:rFonts w:eastAsia="Times New Roman"/>
            </w:rPr>
            <w:t>: 2783–2800.</w:t>
          </w:r>
        </w:p>
        <w:p w14:paraId="11FA083D" w14:textId="77777777" w:rsidR="00150EA7" w:rsidRDefault="00150EA7" w:rsidP="00FB1C7D">
          <w:pPr>
            <w:spacing w:line="360" w:lineRule="auto"/>
            <w:divId w:val="1826240411"/>
            <w:rPr>
              <w:rFonts w:eastAsia="Times New Roman"/>
            </w:rPr>
          </w:pPr>
          <w:r>
            <w:rPr>
              <w:rFonts w:eastAsia="Times New Roman"/>
              <w:b/>
              <w:bCs/>
            </w:rPr>
            <w:t>Sistla SA, Schimel JP</w:t>
          </w:r>
          <w:r>
            <w:rPr>
              <w:rFonts w:eastAsia="Times New Roman"/>
            </w:rPr>
            <w:t xml:space="preserve">. </w:t>
          </w:r>
          <w:r>
            <w:rPr>
              <w:rFonts w:eastAsia="Times New Roman"/>
              <w:b/>
              <w:bCs/>
            </w:rPr>
            <w:t>2012</w:t>
          </w:r>
          <w:r>
            <w:rPr>
              <w:rFonts w:eastAsia="Times New Roman"/>
            </w:rPr>
            <w:t xml:space="preserve">. Stoichiometric flexibility as a regulator of carbon and nutrient cycling in terrestrial ecosystems under change. </w:t>
          </w:r>
          <w:r>
            <w:rPr>
              <w:rFonts w:eastAsia="Times New Roman"/>
              <w:i/>
              <w:iCs/>
            </w:rPr>
            <w:t>New Phytologist</w:t>
          </w:r>
          <w:r>
            <w:rPr>
              <w:rFonts w:eastAsia="Times New Roman"/>
            </w:rPr>
            <w:t xml:space="preserve"> </w:t>
          </w:r>
          <w:r>
            <w:rPr>
              <w:rFonts w:eastAsia="Times New Roman"/>
              <w:b/>
              <w:bCs/>
            </w:rPr>
            <w:t>196</w:t>
          </w:r>
          <w:r>
            <w:rPr>
              <w:rFonts w:eastAsia="Times New Roman"/>
            </w:rPr>
            <w:t>: 68–78.</w:t>
          </w:r>
        </w:p>
        <w:p w14:paraId="401AB54C" w14:textId="77777777" w:rsidR="00150EA7" w:rsidRDefault="00150EA7" w:rsidP="00FB1C7D">
          <w:pPr>
            <w:spacing w:line="360" w:lineRule="auto"/>
            <w:divId w:val="81535823"/>
            <w:rPr>
              <w:rFonts w:eastAsia="Times New Roman"/>
            </w:rPr>
          </w:pPr>
          <w:r>
            <w:rPr>
              <w:rFonts w:eastAsia="Times New Roman"/>
              <w:b/>
              <w:bCs/>
            </w:rPr>
            <w:t xml:space="preserve">Smith NG, Keenan TF, Prentice IC, Wang H, Wright IJ, Niinemets Ü, Crous KY, Domingues TF, Guerrieri R, Ishida FY, </w:t>
          </w:r>
          <w:r>
            <w:rPr>
              <w:rFonts w:eastAsia="Times New Roman"/>
              <w:b/>
              <w:bCs/>
              <w:i/>
              <w:iCs/>
            </w:rPr>
            <w:t>et al.</w:t>
          </w:r>
          <w:r>
            <w:rPr>
              <w:rFonts w:eastAsia="Times New Roman"/>
            </w:rPr>
            <w:t xml:space="preserve"> </w:t>
          </w:r>
          <w:r>
            <w:rPr>
              <w:rFonts w:eastAsia="Times New Roman"/>
              <w:b/>
              <w:bCs/>
            </w:rPr>
            <w:t>2019</w:t>
          </w:r>
          <w:r>
            <w:rPr>
              <w:rFonts w:eastAsia="Times New Roman"/>
            </w:rPr>
            <w:t xml:space="preserve">. Global photosynthetic capacity is optimized to the environment. </w:t>
          </w:r>
          <w:r>
            <w:rPr>
              <w:rFonts w:eastAsia="Times New Roman"/>
              <w:i/>
              <w:iCs/>
            </w:rPr>
            <w:t>Ecology Letters</w:t>
          </w:r>
          <w:r>
            <w:rPr>
              <w:rFonts w:eastAsia="Times New Roman"/>
            </w:rPr>
            <w:t xml:space="preserve"> </w:t>
          </w:r>
          <w:r>
            <w:rPr>
              <w:rFonts w:eastAsia="Times New Roman"/>
              <w:b/>
              <w:bCs/>
            </w:rPr>
            <w:t>22</w:t>
          </w:r>
          <w:r>
            <w:rPr>
              <w:rFonts w:eastAsia="Times New Roman"/>
            </w:rPr>
            <w:t>: 506–517.</w:t>
          </w:r>
        </w:p>
        <w:p w14:paraId="5BA9F3BB" w14:textId="77777777" w:rsidR="00150EA7" w:rsidRDefault="00150EA7" w:rsidP="00FB1C7D">
          <w:pPr>
            <w:spacing w:line="360" w:lineRule="auto"/>
            <w:divId w:val="481579096"/>
            <w:rPr>
              <w:rFonts w:eastAsia="Times New Roman"/>
            </w:rPr>
          </w:pPr>
          <w:r>
            <w:rPr>
              <w:rFonts w:eastAsia="Times New Roman"/>
              <w:b/>
              <w:bCs/>
            </w:rPr>
            <w:lastRenderedPageBreak/>
            <w:t>Smith NG, Zhu Q, Keenan TF, Riley WJ</w:t>
          </w:r>
          <w:r>
            <w:rPr>
              <w:rFonts w:eastAsia="Times New Roman"/>
            </w:rPr>
            <w:t xml:space="preserve">. </w:t>
          </w:r>
          <w:r>
            <w:rPr>
              <w:rFonts w:eastAsia="Times New Roman"/>
              <w:b/>
              <w:bCs/>
            </w:rPr>
            <w:t>2024</w:t>
          </w:r>
          <w:r>
            <w:rPr>
              <w:rFonts w:eastAsia="Times New Roman"/>
            </w:rPr>
            <w:t>. Acclimation of photosynthesis to CO</w:t>
          </w:r>
          <w:r>
            <w:rPr>
              <w:rFonts w:eastAsia="Times New Roman"/>
              <w:vertAlign w:val="subscript"/>
            </w:rPr>
            <w:t>2</w:t>
          </w:r>
          <w:r>
            <w:rPr>
              <w:rFonts w:eastAsia="Times New Roman"/>
            </w:rPr>
            <w:t xml:space="preserve"> increases ecosystem carbon storage due to leaf nitrogen savings. </w:t>
          </w:r>
          <w:r>
            <w:rPr>
              <w:rFonts w:eastAsia="Times New Roman"/>
              <w:i/>
              <w:iCs/>
            </w:rPr>
            <w:t>Global Change Biology</w:t>
          </w:r>
          <w:r>
            <w:rPr>
              <w:rFonts w:eastAsia="Times New Roman"/>
            </w:rPr>
            <w:t xml:space="preserve"> </w:t>
          </w:r>
          <w:r>
            <w:rPr>
              <w:rFonts w:eastAsia="Times New Roman"/>
              <w:b/>
              <w:bCs/>
            </w:rPr>
            <w:t>30</w:t>
          </w:r>
          <w:r>
            <w:rPr>
              <w:rFonts w:eastAsia="Times New Roman"/>
            </w:rPr>
            <w:t>: 1–10.</w:t>
          </w:r>
        </w:p>
        <w:p w14:paraId="21F845F2" w14:textId="77777777" w:rsidR="00150EA7" w:rsidRDefault="00150EA7" w:rsidP="00FB1C7D">
          <w:pPr>
            <w:spacing w:line="360" w:lineRule="auto"/>
            <w:divId w:val="1327628745"/>
            <w:rPr>
              <w:rFonts w:eastAsia="Times New Roman"/>
            </w:rPr>
          </w:pPr>
          <w:proofErr w:type="spellStart"/>
          <w:r>
            <w:rPr>
              <w:rFonts w:eastAsia="Times New Roman"/>
              <w:b/>
              <w:bCs/>
            </w:rPr>
            <w:t>Soudzilovskaia</w:t>
          </w:r>
          <w:proofErr w:type="spellEnd"/>
          <w:r>
            <w:rPr>
              <w:rFonts w:eastAsia="Times New Roman"/>
              <w:b/>
              <w:bCs/>
            </w:rPr>
            <w:t xml:space="preserve"> NA, Vaessen S, Barceló M, He J, </w:t>
          </w:r>
          <w:proofErr w:type="spellStart"/>
          <w:r>
            <w:rPr>
              <w:rFonts w:eastAsia="Times New Roman"/>
              <w:b/>
              <w:bCs/>
            </w:rPr>
            <w:t>Rahimlou</w:t>
          </w:r>
          <w:proofErr w:type="spellEnd"/>
          <w:r>
            <w:rPr>
              <w:rFonts w:eastAsia="Times New Roman"/>
              <w:b/>
              <w:bCs/>
            </w:rPr>
            <w:t xml:space="preserve"> S, </w:t>
          </w:r>
          <w:proofErr w:type="spellStart"/>
          <w:r>
            <w:rPr>
              <w:rFonts w:eastAsia="Times New Roman"/>
              <w:b/>
              <w:bCs/>
            </w:rPr>
            <w:t>Abarenkov</w:t>
          </w:r>
          <w:proofErr w:type="spellEnd"/>
          <w:r>
            <w:rPr>
              <w:rFonts w:eastAsia="Times New Roman"/>
              <w:b/>
              <w:bCs/>
            </w:rPr>
            <w:t xml:space="preserve"> K, Brundrett MC, Gomes SIF, Merckx VSFT, </w:t>
          </w:r>
          <w:proofErr w:type="spellStart"/>
          <w:r>
            <w:rPr>
              <w:rFonts w:eastAsia="Times New Roman"/>
              <w:b/>
              <w:bCs/>
            </w:rPr>
            <w:t>Tedersoo</w:t>
          </w:r>
          <w:proofErr w:type="spellEnd"/>
          <w:r>
            <w:rPr>
              <w:rFonts w:eastAsia="Times New Roman"/>
              <w:b/>
              <w:bCs/>
            </w:rPr>
            <w:t xml:space="preserve"> L</w:t>
          </w:r>
          <w:r>
            <w:rPr>
              <w:rFonts w:eastAsia="Times New Roman"/>
            </w:rPr>
            <w:t xml:space="preserve">. </w:t>
          </w:r>
          <w:r>
            <w:rPr>
              <w:rFonts w:eastAsia="Times New Roman"/>
              <w:b/>
              <w:bCs/>
            </w:rPr>
            <w:t>2020</w:t>
          </w:r>
          <w:r>
            <w:rPr>
              <w:rFonts w:eastAsia="Times New Roman"/>
            </w:rPr>
            <w:t xml:space="preserve">. </w:t>
          </w:r>
          <w:proofErr w:type="spellStart"/>
          <w:r>
            <w:rPr>
              <w:rFonts w:eastAsia="Times New Roman"/>
            </w:rPr>
            <w:t>FungalRoot</w:t>
          </w:r>
          <w:proofErr w:type="spellEnd"/>
          <w:r>
            <w:rPr>
              <w:rFonts w:eastAsia="Times New Roman"/>
            </w:rPr>
            <w:t xml:space="preserve">: global online database of plant mycorrhizal associations. </w:t>
          </w:r>
          <w:r>
            <w:rPr>
              <w:rFonts w:eastAsia="Times New Roman"/>
              <w:i/>
              <w:iCs/>
            </w:rPr>
            <w:t>New Phytologist</w:t>
          </w:r>
          <w:r>
            <w:rPr>
              <w:rFonts w:eastAsia="Times New Roman"/>
            </w:rPr>
            <w:t xml:space="preserve"> </w:t>
          </w:r>
          <w:r>
            <w:rPr>
              <w:rFonts w:eastAsia="Times New Roman"/>
              <w:b/>
              <w:bCs/>
            </w:rPr>
            <w:t>227</w:t>
          </w:r>
          <w:r>
            <w:rPr>
              <w:rFonts w:eastAsia="Times New Roman"/>
            </w:rPr>
            <w:t>: 955–966.</w:t>
          </w:r>
        </w:p>
        <w:p w14:paraId="4CA015CD" w14:textId="77777777" w:rsidR="00150EA7" w:rsidRDefault="00150EA7" w:rsidP="00FB1C7D">
          <w:pPr>
            <w:spacing w:line="360" w:lineRule="auto"/>
            <w:divId w:val="1334996172"/>
            <w:rPr>
              <w:rFonts w:eastAsia="Times New Roman"/>
            </w:rPr>
          </w:pPr>
          <w:r>
            <w:rPr>
              <w:rFonts w:eastAsia="Times New Roman"/>
              <w:b/>
              <w:bCs/>
            </w:rPr>
            <w:t xml:space="preserve">Stocker BD, Dong N, Perkowski EA, Schneider PD, Xu H, de Boer HJ, Rebel KT, Smith NG, Van </w:t>
          </w:r>
          <w:proofErr w:type="spellStart"/>
          <w:r>
            <w:rPr>
              <w:rFonts w:eastAsia="Times New Roman"/>
              <w:b/>
              <w:bCs/>
            </w:rPr>
            <w:t>Sundert</w:t>
          </w:r>
          <w:proofErr w:type="spellEnd"/>
          <w:r>
            <w:rPr>
              <w:rFonts w:eastAsia="Times New Roman"/>
              <w:b/>
              <w:bCs/>
            </w:rPr>
            <w:t xml:space="preserve"> K, Wang H, </w:t>
          </w:r>
          <w:r>
            <w:rPr>
              <w:rFonts w:eastAsia="Times New Roman"/>
              <w:b/>
              <w:bCs/>
              <w:i/>
              <w:iCs/>
            </w:rPr>
            <w:t>et al.</w:t>
          </w:r>
          <w:r>
            <w:rPr>
              <w:rFonts w:eastAsia="Times New Roman"/>
            </w:rPr>
            <w:t xml:space="preserve"> </w:t>
          </w:r>
          <w:r>
            <w:rPr>
              <w:rFonts w:eastAsia="Times New Roman"/>
              <w:b/>
              <w:bCs/>
            </w:rPr>
            <w:t>2025</w:t>
          </w:r>
          <w:r>
            <w:rPr>
              <w:rFonts w:eastAsia="Times New Roman"/>
            </w:rPr>
            <w:t xml:space="preserve">. Empirical evidence and theoretical understanding of ecosystem carbon and nitrogen cycle interactions. </w:t>
          </w:r>
          <w:r>
            <w:rPr>
              <w:rFonts w:eastAsia="Times New Roman"/>
              <w:i/>
              <w:iCs/>
            </w:rPr>
            <w:t>New Phytologist</w:t>
          </w:r>
          <w:r>
            <w:rPr>
              <w:rFonts w:eastAsia="Times New Roman"/>
            </w:rPr>
            <w:t xml:space="preserve"> </w:t>
          </w:r>
          <w:r>
            <w:rPr>
              <w:rFonts w:eastAsia="Times New Roman"/>
              <w:b/>
              <w:bCs/>
            </w:rPr>
            <w:t>245</w:t>
          </w:r>
          <w:r>
            <w:rPr>
              <w:rFonts w:eastAsia="Times New Roman"/>
            </w:rPr>
            <w:t>: 49–68.</w:t>
          </w:r>
        </w:p>
        <w:p w14:paraId="34713EDA" w14:textId="77777777" w:rsidR="00150EA7" w:rsidRDefault="00150EA7" w:rsidP="00FB1C7D">
          <w:pPr>
            <w:spacing w:line="360" w:lineRule="auto"/>
            <w:divId w:val="1498110244"/>
            <w:rPr>
              <w:rFonts w:eastAsia="Times New Roman"/>
            </w:rPr>
          </w:pPr>
          <w:r>
            <w:rPr>
              <w:rFonts w:eastAsia="Times New Roman"/>
              <w:b/>
              <w:bCs/>
            </w:rPr>
            <w:t xml:space="preserve">Van Sundert K, Leuzinger S, Bader MKF, Chang SX, De Kauwe MG, Dukes JS, Langley JA, Ma Z, Mariën B, Reynaert S, </w:t>
          </w:r>
          <w:r>
            <w:rPr>
              <w:rFonts w:eastAsia="Times New Roman"/>
              <w:b/>
              <w:bCs/>
              <w:i/>
              <w:iCs/>
            </w:rPr>
            <w:t>et al.</w:t>
          </w:r>
          <w:r>
            <w:rPr>
              <w:rFonts w:eastAsia="Times New Roman"/>
            </w:rPr>
            <w:t xml:space="preserve"> </w:t>
          </w:r>
          <w:r>
            <w:rPr>
              <w:rFonts w:eastAsia="Times New Roman"/>
              <w:b/>
              <w:bCs/>
            </w:rPr>
            <w:t>2023</w:t>
          </w:r>
          <w:r>
            <w:rPr>
              <w:rFonts w:eastAsia="Times New Roman"/>
            </w:rPr>
            <w:t xml:space="preserve">. When things get MESI: The Manipulation Experiments Synthesis Initiative—A coordinated effort to synthesize terrestrial global change experiments. </w:t>
          </w:r>
          <w:r>
            <w:rPr>
              <w:rFonts w:eastAsia="Times New Roman"/>
              <w:i/>
              <w:iCs/>
            </w:rPr>
            <w:t>Global Change Biology</w:t>
          </w:r>
          <w:r>
            <w:rPr>
              <w:rFonts w:eastAsia="Times New Roman"/>
            </w:rPr>
            <w:t xml:space="preserve"> </w:t>
          </w:r>
          <w:r>
            <w:rPr>
              <w:rFonts w:eastAsia="Times New Roman"/>
              <w:b/>
              <w:bCs/>
            </w:rPr>
            <w:t>29</w:t>
          </w:r>
          <w:r>
            <w:rPr>
              <w:rFonts w:eastAsia="Times New Roman"/>
            </w:rPr>
            <w:t>: 1922–1938.</w:t>
          </w:r>
        </w:p>
        <w:p w14:paraId="778501D1" w14:textId="77777777" w:rsidR="00150EA7" w:rsidRDefault="00150EA7" w:rsidP="00FB1C7D">
          <w:pPr>
            <w:spacing w:line="360" w:lineRule="auto"/>
            <w:divId w:val="221142686"/>
            <w:rPr>
              <w:rFonts w:eastAsia="Times New Roman"/>
            </w:rPr>
          </w:pPr>
          <w:r>
            <w:rPr>
              <w:rFonts w:eastAsia="Times New Roman"/>
              <w:b/>
              <w:bCs/>
            </w:rPr>
            <w:t>Tessier JT, Raynal DJ</w:t>
          </w:r>
          <w:r>
            <w:rPr>
              <w:rFonts w:eastAsia="Times New Roman"/>
            </w:rPr>
            <w:t xml:space="preserve">. </w:t>
          </w:r>
          <w:r>
            <w:rPr>
              <w:rFonts w:eastAsia="Times New Roman"/>
              <w:b/>
              <w:bCs/>
            </w:rPr>
            <w:t>2003</w:t>
          </w:r>
          <w:r>
            <w:rPr>
              <w:rFonts w:eastAsia="Times New Roman"/>
            </w:rPr>
            <w:t xml:space="preserve">. Use of nitrogen to phosphorus ratios in plant tissue as an indicator of nutrient limitation and nitrogen saturation. </w:t>
          </w:r>
          <w:r>
            <w:rPr>
              <w:rFonts w:eastAsia="Times New Roman"/>
              <w:i/>
              <w:iCs/>
            </w:rPr>
            <w:t>Journal of Applied Ecology</w:t>
          </w:r>
          <w:r>
            <w:rPr>
              <w:rFonts w:eastAsia="Times New Roman"/>
            </w:rPr>
            <w:t xml:space="preserve"> </w:t>
          </w:r>
          <w:r>
            <w:rPr>
              <w:rFonts w:eastAsia="Times New Roman"/>
              <w:b/>
              <w:bCs/>
            </w:rPr>
            <w:t>40</w:t>
          </w:r>
          <w:r>
            <w:rPr>
              <w:rFonts w:eastAsia="Times New Roman"/>
            </w:rPr>
            <w:t>: 523–534.</w:t>
          </w:r>
        </w:p>
        <w:p w14:paraId="44A399D9" w14:textId="77777777" w:rsidR="00150EA7" w:rsidRDefault="00150EA7" w:rsidP="00FB1C7D">
          <w:pPr>
            <w:spacing w:line="360" w:lineRule="auto"/>
            <w:divId w:val="1795902842"/>
            <w:rPr>
              <w:rFonts w:eastAsia="Times New Roman"/>
            </w:rPr>
          </w:pPr>
          <w:r>
            <w:rPr>
              <w:rFonts w:eastAsia="Times New Roman"/>
              <w:b/>
              <w:bCs/>
            </w:rPr>
            <w:t>Valeria M, Santiago C</w:t>
          </w:r>
          <w:r>
            <w:rPr>
              <w:rFonts w:eastAsia="Times New Roman"/>
            </w:rPr>
            <w:t xml:space="preserve">. </w:t>
          </w:r>
          <w:r>
            <w:rPr>
              <w:rFonts w:eastAsia="Times New Roman"/>
              <w:b/>
              <w:bCs/>
            </w:rPr>
            <w:t>2011</w:t>
          </w:r>
          <w:r>
            <w:rPr>
              <w:rFonts w:eastAsia="Times New Roman"/>
            </w:rPr>
            <w:t>. C</w:t>
          </w:r>
          <w:r>
            <w:rPr>
              <w:rFonts w:eastAsia="Times New Roman"/>
              <w:vertAlign w:val="subscript"/>
            </w:rPr>
            <w:t>4</w:t>
          </w:r>
          <w:r>
            <w:rPr>
              <w:rFonts w:eastAsia="Times New Roman"/>
            </w:rPr>
            <w:t xml:space="preserve"> Plants Adaptation to High Levels of CO</w:t>
          </w:r>
          <w:r>
            <w:rPr>
              <w:rFonts w:eastAsia="Times New Roman"/>
              <w:vertAlign w:val="subscript"/>
            </w:rPr>
            <w:t>2</w:t>
          </w:r>
          <w:r>
            <w:rPr>
              <w:rFonts w:eastAsia="Times New Roman"/>
            </w:rPr>
            <w:t xml:space="preserve"> and to Drought Environments. In: Abiotic Stress in Plants - Mechanisms and Adaptations. </w:t>
          </w:r>
          <w:proofErr w:type="spellStart"/>
          <w:r>
            <w:rPr>
              <w:rFonts w:eastAsia="Times New Roman"/>
            </w:rPr>
            <w:t>InTech</w:t>
          </w:r>
          <w:proofErr w:type="spellEnd"/>
          <w:r>
            <w:rPr>
              <w:rFonts w:eastAsia="Times New Roman"/>
            </w:rPr>
            <w:t>.</w:t>
          </w:r>
        </w:p>
        <w:p w14:paraId="5351FB76" w14:textId="77777777" w:rsidR="00150EA7" w:rsidRDefault="00150EA7" w:rsidP="00FB1C7D">
          <w:pPr>
            <w:spacing w:line="360" w:lineRule="auto"/>
            <w:divId w:val="210726929"/>
            <w:rPr>
              <w:rFonts w:eastAsia="Times New Roman"/>
            </w:rPr>
          </w:pPr>
          <w:proofErr w:type="spellStart"/>
          <w:r>
            <w:rPr>
              <w:rFonts w:eastAsia="Times New Roman"/>
              <w:b/>
              <w:bCs/>
            </w:rPr>
            <w:t>Viechtbauer</w:t>
          </w:r>
          <w:proofErr w:type="spellEnd"/>
          <w:r>
            <w:rPr>
              <w:rFonts w:eastAsia="Times New Roman"/>
              <w:b/>
              <w:bCs/>
            </w:rPr>
            <w:t xml:space="preserve"> W</w:t>
          </w:r>
          <w:r>
            <w:rPr>
              <w:rFonts w:eastAsia="Times New Roman"/>
            </w:rPr>
            <w:t xml:space="preserve">. </w:t>
          </w:r>
          <w:r>
            <w:rPr>
              <w:rFonts w:eastAsia="Times New Roman"/>
              <w:b/>
              <w:bCs/>
            </w:rPr>
            <w:t>2010</w:t>
          </w:r>
          <w:r>
            <w:rPr>
              <w:rFonts w:eastAsia="Times New Roman"/>
            </w:rPr>
            <w:t xml:space="preserve">. Conducting Meta-Analyses in R with the </w:t>
          </w:r>
          <w:proofErr w:type="spellStart"/>
          <w:r>
            <w:rPr>
              <w:rFonts w:eastAsia="Times New Roman"/>
            </w:rPr>
            <w:t>metafor</w:t>
          </w:r>
          <w:proofErr w:type="spellEnd"/>
          <w:r>
            <w:rPr>
              <w:rFonts w:eastAsia="Times New Roman"/>
            </w:rPr>
            <w:t xml:space="preserve"> Package. </w:t>
          </w:r>
          <w:r>
            <w:rPr>
              <w:rFonts w:eastAsia="Times New Roman"/>
              <w:i/>
              <w:iCs/>
            </w:rPr>
            <w:t>Journal of Statistical Software</w:t>
          </w:r>
          <w:r>
            <w:rPr>
              <w:rFonts w:eastAsia="Times New Roman"/>
            </w:rPr>
            <w:t xml:space="preserve"> </w:t>
          </w:r>
          <w:r>
            <w:rPr>
              <w:rFonts w:eastAsia="Times New Roman"/>
              <w:b/>
              <w:bCs/>
            </w:rPr>
            <w:t>36</w:t>
          </w:r>
          <w:r>
            <w:rPr>
              <w:rFonts w:eastAsia="Times New Roman"/>
            </w:rPr>
            <w:t>: 1–48.</w:t>
          </w:r>
        </w:p>
        <w:p w14:paraId="0B28D1B6" w14:textId="77777777" w:rsidR="00150EA7" w:rsidRDefault="00150EA7" w:rsidP="00FB1C7D">
          <w:pPr>
            <w:spacing w:line="360" w:lineRule="auto"/>
            <w:divId w:val="1458983130"/>
            <w:rPr>
              <w:rFonts w:eastAsia="Times New Roman"/>
            </w:rPr>
          </w:pPr>
          <w:proofErr w:type="spellStart"/>
          <w:r>
            <w:rPr>
              <w:rFonts w:eastAsia="Times New Roman"/>
              <w:b/>
              <w:bCs/>
            </w:rPr>
            <w:t>Vitousek</w:t>
          </w:r>
          <w:proofErr w:type="spellEnd"/>
          <w:r>
            <w:rPr>
              <w:rFonts w:eastAsia="Times New Roman"/>
              <w:b/>
              <w:bCs/>
            </w:rPr>
            <w:t xml:space="preserve"> PM, </w:t>
          </w:r>
          <w:proofErr w:type="spellStart"/>
          <w:r>
            <w:rPr>
              <w:rFonts w:eastAsia="Times New Roman"/>
              <w:b/>
              <w:bCs/>
            </w:rPr>
            <w:t>Porder</w:t>
          </w:r>
          <w:proofErr w:type="spellEnd"/>
          <w:r>
            <w:rPr>
              <w:rFonts w:eastAsia="Times New Roman"/>
              <w:b/>
              <w:bCs/>
            </w:rPr>
            <w:t xml:space="preserve"> S, Houlton BZ, Chadwick OA</w:t>
          </w:r>
          <w:r>
            <w:rPr>
              <w:rFonts w:eastAsia="Times New Roman"/>
            </w:rPr>
            <w:t xml:space="preserve">. </w:t>
          </w:r>
          <w:r>
            <w:rPr>
              <w:rFonts w:eastAsia="Times New Roman"/>
              <w:b/>
              <w:bCs/>
            </w:rPr>
            <w:t>2010</w:t>
          </w:r>
          <w:r>
            <w:rPr>
              <w:rFonts w:eastAsia="Times New Roman"/>
            </w:rPr>
            <w:t xml:space="preserve">. Terrestrial phosphorus limitation: mechanisms, implications, and nitrogen–phosphorus interactions. </w:t>
          </w:r>
          <w:r>
            <w:rPr>
              <w:rFonts w:eastAsia="Times New Roman"/>
              <w:i/>
              <w:iCs/>
            </w:rPr>
            <w:t>Ecological Applications</w:t>
          </w:r>
          <w:r>
            <w:rPr>
              <w:rFonts w:eastAsia="Times New Roman"/>
            </w:rPr>
            <w:t xml:space="preserve"> </w:t>
          </w:r>
          <w:r>
            <w:rPr>
              <w:rFonts w:eastAsia="Times New Roman"/>
              <w:b/>
              <w:bCs/>
            </w:rPr>
            <w:t>20</w:t>
          </w:r>
          <w:r>
            <w:rPr>
              <w:rFonts w:eastAsia="Times New Roman"/>
            </w:rPr>
            <w:t>: 5–15.</w:t>
          </w:r>
        </w:p>
        <w:p w14:paraId="3801DF8D" w14:textId="77777777" w:rsidR="00150EA7" w:rsidRDefault="00150EA7" w:rsidP="00FB1C7D">
          <w:pPr>
            <w:spacing w:line="360" w:lineRule="auto"/>
            <w:divId w:val="1922178975"/>
            <w:rPr>
              <w:rFonts w:eastAsia="Times New Roman"/>
            </w:rPr>
          </w:pPr>
          <w:r>
            <w:rPr>
              <w:rFonts w:eastAsia="Times New Roman"/>
              <w:b/>
              <w:bCs/>
            </w:rPr>
            <w:t xml:space="preserve">Walker AP, Beckerman AP, Gu L, </w:t>
          </w:r>
          <w:proofErr w:type="spellStart"/>
          <w:r>
            <w:rPr>
              <w:rFonts w:eastAsia="Times New Roman"/>
              <w:b/>
              <w:bCs/>
            </w:rPr>
            <w:t>Kattge</w:t>
          </w:r>
          <w:proofErr w:type="spellEnd"/>
          <w:r>
            <w:rPr>
              <w:rFonts w:eastAsia="Times New Roman"/>
              <w:b/>
              <w:bCs/>
            </w:rPr>
            <w:t xml:space="preserve"> J, </w:t>
          </w:r>
          <w:proofErr w:type="spellStart"/>
          <w:r>
            <w:rPr>
              <w:rFonts w:eastAsia="Times New Roman"/>
              <w:b/>
              <w:bCs/>
            </w:rPr>
            <w:t>Cernusak</w:t>
          </w:r>
          <w:proofErr w:type="spellEnd"/>
          <w:r>
            <w:rPr>
              <w:rFonts w:eastAsia="Times New Roman"/>
              <w:b/>
              <w:bCs/>
            </w:rPr>
            <w:t xml:space="preserve"> LA, Domingues TF, Scales JC, Wohlfahrt G, Wullschleger SD, Woodward FI</w:t>
          </w:r>
          <w:r>
            <w:rPr>
              <w:rFonts w:eastAsia="Times New Roman"/>
            </w:rPr>
            <w:t xml:space="preserve">. </w:t>
          </w:r>
          <w:r>
            <w:rPr>
              <w:rFonts w:eastAsia="Times New Roman"/>
              <w:b/>
              <w:bCs/>
            </w:rPr>
            <w:t>2014</w:t>
          </w:r>
          <w:r>
            <w:rPr>
              <w:rFonts w:eastAsia="Times New Roman"/>
            </w:rPr>
            <w:t xml:space="preserve">. The relationship of leaf photosynthetic traits - </w:t>
          </w:r>
          <w:proofErr w:type="spellStart"/>
          <w:r>
            <w:rPr>
              <w:rFonts w:eastAsia="Times New Roman"/>
            </w:rPr>
            <w:t>V</w:t>
          </w:r>
          <w:r>
            <w:rPr>
              <w:rFonts w:eastAsia="Times New Roman"/>
              <w:vertAlign w:val="subscript"/>
            </w:rPr>
            <w:t>cmax</w:t>
          </w:r>
          <w:proofErr w:type="spellEnd"/>
          <w:r>
            <w:rPr>
              <w:rFonts w:eastAsia="Times New Roman"/>
            </w:rPr>
            <w:t xml:space="preserve"> and </w:t>
          </w:r>
          <w:proofErr w:type="spellStart"/>
          <w:r>
            <w:rPr>
              <w:rFonts w:eastAsia="Times New Roman"/>
            </w:rPr>
            <w:t>J</w:t>
          </w:r>
          <w:r>
            <w:rPr>
              <w:rFonts w:eastAsia="Times New Roman"/>
              <w:vertAlign w:val="subscript"/>
            </w:rPr>
            <w:t>max</w:t>
          </w:r>
          <w:proofErr w:type="spellEnd"/>
          <w:r>
            <w:rPr>
              <w:rFonts w:eastAsia="Times New Roman"/>
            </w:rPr>
            <w:t xml:space="preserve"> - to leaf nitrogen, leaf phosphorus, and specific leaf area: a meta-analysis and modeling study. </w:t>
          </w:r>
          <w:r>
            <w:rPr>
              <w:rFonts w:eastAsia="Times New Roman"/>
              <w:i/>
              <w:iCs/>
            </w:rPr>
            <w:t>Ecology and Evolution</w:t>
          </w:r>
          <w:r>
            <w:rPr>
              <w:rFonts w:eastAsia="Times New Roman"/>
            </w:rPr>
            <w:t xml:space="preserve"> </w:t>
          </w:r>
          <w:r>
            <w:rPr>
              <w:rFonts w:eastAsia="Times New Roman"/>
              <w:b/>
              <w:bCs/>
            </w:rPr>
            <w:t>4</w:t>
          </w:r>
          <w:r>
            <w:rPr>
              <w:rFonts w:eastAsia="Times New Roman"/>
            </w:rPr>
            <w:t>: 3218–3235.</w:t>
          </w:r>
        </w:p>
        <w:p w14:paraId="3AE9F30C" w14:textId="77777777" w:rsidR="00150EA7" w:rsidRDefault="00150EA7" w:rsidP="00FB1C7D">
          <w:pPr>
            <w:spacing w:line="360" w:lineRule="auto"/>
            <w:divId w:val="1571112173"/>
            <w:rPr>
              <w:rFonts w:eastAsia="Times New Roman"/>
            </w:rPr>
          </w:pPr>
          <w:r>
            <w:rPr>
              <w:rFonts w:eastAsia="Times New Roman"/>
              <w:b/>
              <w:bCs/>
            </w:rPr>
            <w:t xml:space="preserve">Wang S, Ciais P, Reich PB, </w:t>
          </w:r>
          <w:proofErr w:type="spellStart"/>
          <w:r>
            <w:rPr>
              <w:rFonts w:eastAsia="Times New Roman"/>
              <w:b/>
              <w:bCs/>
            </w:rPr>
            <w:t>Cescatti</w:t>
          </w:r>
          <w:proofErr w:type="spellEnd"/>
          <w:r>
            <w:rPr>
              <w:rFonts w:eastAsia="Times New Roman"/>
              <w:b/>
              <w:bCs/>
            </w:rPr>
            <w:t xml:space="preserve"> A, Ellsworth DS, Janssens IA, </w:t>
          </w:r>
          <w:proofErr w:type="spellStart"/>
          <w:r>
            <w:rPr>
              <w:rFonts w:eastAsia="Times New Roman"/>
              <w:b/>
              <w:bCs/>
            </w:rPr>
            <w:t>Sardans</w:t>
          </w:r>
          <w:proofErr w:type="spellEnd"/>
          <w:r>
            <w:rPr>
              <w:rFonts w:eastAsia="Times New Roman"/>
              <w:b/>
              <w:bCs/>
            </w:rPr>
            <w:t xml:space="preserve"> J, Luo Y, Smith NG, Du E, </w:t>
          </w:r>
          <w:r>
            <w:rPr>
              <w:rFonts w:eastAsia="Times New Roman"/>
              <w:b/>
              <w:bCs/>
              <w:i/>
              <w:iCs/>
            </w:rPr>
            <w:t>et al.</w:t>
          </w:r>
          <w:r>
            <w:rPr>
              <w:rFonts w:eastAsia="Times New Roman"/>
            </w:rPr>
            <w:t xml:space="preserve"> </w:t>
          </w:r>
          <w:r>
            <w:rPr>
              <w:rFonts w:eastAsia="Times New Roman"/>
              <w:b/>
              <w:bCs/>
            </w:rPr>
            <w:t>2025</w:t>
          </w:r>
          <w:r>
            <w:rPr>
              <w:rFonts w:eastAsia="Times New Roman"/>
            </w:rPr>
            <w:t xml:space="preserve">. Phosphorus constrains global photosynthesis more than nitrogen does. </w:t>
          </w:r>
          <w:r>
            <w:rPr>
              <w:rFonts w:eastAsia="Times New Roman"/>
              <w:i/>
              <w:iCs/>
            </w:rPr>
            <w:t>Nature Ecology &amp; Evolution</w:t>
          </w:r>
          <w:r>
            <w:rPr>
              <w:rFonts w:eastAsia="Times New Roman"/>
            </w:rPr>
            <w:t>.</w:t>
          </w:r>
        </w:p>
        <w:p w14:paraId="3C1DF07F" w14:textId="77777777" w:rsidR="00150EA7" w:rsidRDefault="00150EA7" w:rsidP="00FB1C7D">
          <w:pPr>
            <w:spacing w:line="360" w:lineRule="auto"/>
            <w:divId w:val="761994929"/>
            <w:rPr>
              <w:rFonts w:eastAsia="Times New Roman"/>
            </w:rPr>
          </w:pPr>
          <w:r>
            <w:rPr>
              <w:rFonts w:eastAsia="Times New Roman"/>
              <w:b/>
              <w:bCs/>
            </w:rPr>
            <w:lastRenderedPageBreak/>
            <w:t>Wang FC, Fang XM, Wang GG, Mao R, Lin XF, Wang H, Chen FS</w:t>
          </w:r>
          <w:r>
            <w:rPr>
              <w:rFonts w:eastAsia="Times New Roman"/>
            </w:rPr>
            <w:t xml:space="preserve">. </w:t>
          </w:r>
          <w:r>
            <w:rPr>
              <w:rFonts w:eastAsia="Times New Roman"/>
              <w:b/>
              <w:bCs/>
            </w:rPr>
            <w:t>2019</w:t>
          </w:r>
          <w:r>
            <w:rPr>
              <w:rFonts w:eastAsia="Times New Roman"/>
            </w:rPr>
            <w:t xml:space="preserve">. Effects of nutrient addition on foliar phosphorus fractions and their resorption in different-aged leaves of Chinese fir in subtropical China. </w:t>
          </w:r>
          <w:r>
            <w:rPr>
              <w:rFonts w:eastAsia="Times New Roman"/>
              <w:i/>
              <w:iCs/>
            </w:rPr>
            <w:t>Plant and Soil</w:t>
          </w:r>
          <w:r>
            <w:rPr>
              <w:rFonts w:eastAsia="Times New Roman"/>
            </w:rPr>
            <w:t xml:space="preserve"> </w:t>
          </w:r>
          <w:r>
            <w:rPr>
              <w:rFonts w:eastAsia="Times New Roman"/>
              <w:b/>
              <w:bCs/>
            </w:rPr>
            <w:t>443</w:t>
          </w:r>
          <w:r>
            <w:rPr>
              <w:rFonts w:eastAsia="Times New Roman"/>
            </w:rPr>
            <w:t>: 41–54.</w:t>
          </w:r>
        </w:p>
        <w:p w14:paraId="63A00982" w14:textId="77777777" w:rsidR="00150EA7" w:rsidRDefault="00150EA7" w:rsidP="00FB1C7D">
          <w:pPr>
            <w:spacing w:line="360" w:lineRule="auto"/>
            <w:divId w:val="1690402737"/>
            <w:rPr>
              <w:rFonts w:eastAsia="Times New Roman"/>
            </w:rPr>
          </w:pPr>
          <w:r>
            <w:rPr>
              <w:rFonts w:eastAsia="Times New Roman"/>
              <w:b/>
              <w:bCs/>
            </w:rPr>
            <w:t>Waring EF, Perkowski EA, Smith NG</w:t>
          </w:r>
          <w:r>
            <w:rPr>
              <w:rFonts w:eastAsia="Times New Roman"/>
            </w:rPr>
            <w:t xml:space="preserve">. </w:t>
          </w:r>
          <w:r>
            <w:rPr>
              <w:rFonts w:eastAsia="Times New Roman"/>
              <w:b/>
              <w:bCs/>
            </w:rPr>
            <w:t>2023</w:t>
          </w:r>
          <w:r>
            <w:rPr>
              <w:rFonts w:eastAsia="Times New Roman"/>
            </w:rPr>
            <w:t xml:space="preserve">. Soil nitrogen fertilization reduces relative leaf nitrogen allocation to photosynthesis. </w:t>
          </w:r>
          <w:r>
            <w:rPr>
              <w:rFonts w:eastAsia="Times New Roman"/>
              <w:i/>
              <w:iCs/>
            </w:rPr>
            <w:t>Journal of Experimental Botany</w:t>
          </w:r>
          <w:r>
            <w:rPr>
              <w:rFonts w:eastAsia="Times New Roman"/>
            </w:rPr>
            <w:t xml:space="preserve"> </w:t>
          </w:r>
          <w:r>
            <w:rPr>
              <w:rFonts w:eastAsia="Times New Roman"/>
              <w:b/>
              <w:bCs/>
            </w:rPr>
            <w:t>74</w:t>
          </w:r>
          <w:r>
            <w:rPr>
              <w:rFonts w:eastAsia="Times New Roman"/>
            </w:rPr>
            <w:t>: 5166–5180.</w:t>
          </w:r>
        </w:p>
        <w:p w14:paraId="0D99A41C" w14:textId="77777777" w:rsidR="00150EA7" w:rsidRDefault="00150EA7" w:rsidP="00FB1C7D">
          <w:pPr>
            <w:spacing w:line="360" w:lineRule="auto"/>
            <w:divId w:val="54553490"/>
            <w:rPr>
              <w:rFonts w:eastAsia="Times New Roman"/>
            </w:rPr>
          </w:pPr>
          <w:r>
            <w:rPr>
              <w:rFonts w:eastAsia="Times New Roman"/>
              <w:b/>
              <w:bCs/>
            </w:rPr>
            <w:t xml:space="preserve">Westerband AC, Wright IJ, Maire V, </w:t>
          </w:r>
          <w:proofErr w:type="spellStart"/>
          <w:r>
            <w:rPr>
              <w:rFonts w:eastAsia="Times New Roman"/>
              <w:b/>
              <w:bCs/>
            </w:rPr>
            <w:t>Paillassa</w:t>
          </w:r>
          <w:proofErr w:type="spellEnd"/>
          <w:r>
            <w:rPr>
              <w:rFonts w:eastAsia="Times New Roman"/>
              <w:b/>
              <w:bCs/>
            </w:rPr>
            <w:t xml:space="preserve"> J, Prentice IC, Atkin OK, Bloomfield KJ, </w:t>
          </w:r>
          <w:proofErr w:type="spellStart"/>
          <w:r>
            <w:rPr>
              <w:rFonts w:eastAsia="Times New Roman"/>
              <w:b/>
              <w:bCs/>
            </w:rPr>
            <w:t>Cernusak</w:t>
          </w:r>
          <w:proofErr w:type="spellEnd"/>
          <w:r>
            <w:rPr>
              <w:rFonts w:eastAsia="Times New Roman"/>
              <w:b/>
              <w:bCs/>
            </w:rPr>
            <w:t xml:space="preserve"> LA, Dong N, Gleason SM, </w:t>
          </w:r>
          <w:r>
            <w:rPr>
              <w:rFonts w:eastAsia="Times New Roman"/>
              <w:b/>
              <w:bCs/>
              <w:i/>
              <w:iCs/>
            </w:rPr>
            <w:t>et al.</w:t>
          </w:r>
          <w:r>
            <w:rPr>
              <w:rFonts w:eastAsia="Times New Roman"/>
            </w:rPr>
            <w:t xml:space="preserve"> </w:t>
          </w:r>
          <w:r>
            <w:rPr>
              <w:rFonts w:eastAsia="Times New Roman"/>
              <w:b/>
              <w:bCs/>
            </w:rPr>
            <w:t>2023</w:t>
          </w:r>
          <w:r>
            <w:rPr>
              <w:rFonts w:eastAsia="Times New Roman"/>
            </w:rPr>
            <w:t xml:space="preserve">. Coordination of photosynthetic traits across soil and climate gradients. </w:t>
          </w:r>
          <w:r>
            <w:rPr>
              <w:rFonts w:eastAsia="Times New Roman"/>
              <w:i/>
              <w:iCs/>
            </w:rPr>
            <w:t>Global Change Biology</w:t>
          </w:r>
          <w:r>
            <w:rPr>
              <w:rFonts w:eastAsia="Times New Roman"/>
            </w:rPr>
            <w:t xml:space="preserve"> </w:t>
          </w:r>
          <w:r>
            <w:rPr>
              <w:rFonts w:eastAsia="Times New Roman"/>
              <w:b/>
              <w:bCs/>
            </w:rPr>
            <w:t>29</w:t>
          </w:r>
          <w:r>
            <w:rPr>
              <w:rFonts w:eastAsia="Times New Roman"/>
            </w:rPr>
            <w:t>: 856–873.</w:t>
          </w:r>
        </w:p>
        <w:p w14:paraId="5A397E84" w14:textId="77777777" w:rsidR="00150EA7" w:rsidRDefault="00150EA7" w:rsidP="00FB1C7D">
          <w:pPr>
            <w:spacing w:line="360" w:lineRule="auto"/>
            <w:divId w:val="593132189"/>
            <w:rPr>
              <w:rFonts w:eastAsia="Times New Roman"/>
            </w:rPr>
          </w:pPr>
          <w:r>
            <w:rPr>
              <w:rFonts w:eastAsia="Times New Roman"/>
              <w:b/>
              <w:bCs/>
            </w:rPr>
            <w:t>Wieder WR, Cleveland CC, Smith WK, Todd-Brown K</w:t>
          </w:r>
          <w:r>
            <w:rPr>
              <w:rFonts w:eastAsia="Times New Roman"/>
            </w:rPr>
            <w:t xml:space="preserve">. </w:t>
          </w:r>
          <w:r>
            <w:rPr>
              <w:rFonts w:eastAsia="Times New Roman"/>
              <w:b/>
              <w:bCs/>
            </w:rPr>
            <w:t>2015</w:t>
          </w:r>
          <w:r>
            <w:rPr>
              <w:rFonts w:eastAsia="Times New Roman"/>
            </w:rPr>
            <w:t xml:space="preserve">. Future productivity and carbon storage limited by terrestrial nutrient availability. </w:t>
          </w:r>
          <w:r>
            <w:rPr>
              <w:rFonts w:eastAsia="Times New Roman"/>
              <w:i/>
              <w:iCs/>
            </w:rPr>
            <w:t>Nature Geoscience</w:t>
          </w:r>
          <w:r>
            <w:rPr>
              <w:rFonts w:eastAsia="Times New Roman"/>
            </w:rPr>
            <w:t xml:space="preserve"> </w:t>
          </w:r>
          <w:r>
            <w:rPr>
              <w:rFonts w:eastAsia="Times New Roman"/>
              <w:b/>
              <w:bCs/>
            </w:rPr>
            <w:t>8</w:t>
          </w:r>
          <w:r>
            <w:rPr>
              <w:rFonts w:eastAsia="Times New Roman"/>
            </w:rPr>
            <w:t>: 441–444.</w:t>
          </w:r>
        </w:p>
        <w:p w14:paraId="6AB77E91" w14:textId="77777777" w:rsidR="00150EA7" w:rsidRDefault="00150EA7" w:rsidP="00FB1C7D">
          <w:pPr>
            <w:spacing w:line="360" w:lineRule="auto"/>
            <w:divId w:val="1843934516"/>
            <w:rPr>
              <w:rFonts w:eastAsia="Times New Roman"/>
            </w:rPr>
          </w:pPr>
          <w:r>
            <w:rPr>
              <w:rFonts w:eastAsia="Times New Roman"/>
              <w:b/>
              <w:bCs/>
            </w:rPr>
            <w:t>Wright IJ, Reich PB, Westoby M</w:t>
          </w:r>
          <w:r>
            <w:rPr>
              <w:rFonts w:eastAsia="Times New Roman"/>
            </w:rPr>
            <w:t xml:space="preserve">. </w:t>
          </w:r>
          <w:r>
            <w:rPr>
              <w:rFonts w:eastAsia="Times New Roman"/>
              <w:b/>
              <w:bCs/>
            </w:rPr>
            <w:t>2003</w:t>
          </w:r>
          <w:r>
            <w:rPr>
              <w:rFonts w:eastAsia="Times New Roman"/>
            </w:rPr>
            <w:t xml:space="preserve">. Least-cost input mixtures of water and nitrogen for photosynthesis. </w:t>
          </w:r>
          <w:r>
            <w:rPr>
              <w:rFonts w:eastAsia="Times New Roman"/>
              <w:i/>
              <w:iCs/>
            </w:rPr>
            <w:t>The American Naturalist</w:t>
          </w:r>
          <w:r>
            <w:rPr>
              <w:rFonts w:eastAsia="Times New Roman"/>
            </w:rPr>
            <w:t xml:space="preserve"> </w:t>
          </w:r>
          <w:r>
            <w:rPr>
              <w:rFonts w:eastAsia="Times New Roman"/>
              <w:b/>
              <w:bCs/>
            </w:rPr>
            <w:t>161</w:t>
          </w:r>
          <w:r>
            <w:rPr>
              <w:rFonts w:eastAsia="Times New Roman"/>
            </w:rPr>
            <w:t>: 98–111.</w:t>
          </w:r>
        </w:p>
        <w:p w14:paraId="1C7F811B" w14:textId="77777777" w:rsidR="00150EA7" w:rsidRDefault="00150EA7" w:rsidP="00FB1C7D">
          <w:pPr>
            <w:spacing w:line="360" w:lineRule="auto"/>
            <w:divId w:val="712846746"/>
            <w:rPr>
              <w:rFonts w:eastAsia="Times New Roman"/>
            </w:rPr>
          </w:pPr>
          <w:r>
            <w:rPr>
              <w:rFonts w:eastAsia="Times New Roman"/>
              <w:b/>
              <w:bCs/>
            </w:rPr>
            <w:t xml:space="preserve">Yang N, Zohner CM, Crowther TW, Feng J, Wu J, Chen X, Han W, Stocker BD, Hui D, Augusto L, </w:t>
          </w:r>
          <w:r>
            <w:rPr>
              <w:rFonts w:eastAsia="Times New Roman"/>
              <w:b/>
              <w:bCs/>
              <w:i/>
              <w:iCs/>
            </w:rPr>
            <w:t>et al.</w:t>
          </w:r>
          <w:r>
            <w:rPr>
              <w:rFonts w:eastAsia="Times New Roman"/>
            </w:rPr>
            <w:t xml:space="preserve"> </w:t>
          </w:r>
          <w:r>
            <w:rPr>
              <w:rFonts w:eastAsia="Times New Roman"/>
              <w:b/>
              <w:bCs/>
            </w:rPr>
            <w:t>2025</w:t>
          </w:r>
          <w:r>
            <w:rPr>
              <w:rFonts w:eastAsia="Times New Roman"/>
            </w:rPr>
            <w:t xml:space="preserve">. Leaf economic strategies drive global variation in phosphorus stimulation of terrestrial plant production. </w:t>
          </w:r>
          <w:r>
            <w:rPr>
              <w:rFonts w:eastAsia="Times New Roman"/>
              <w:i/>
              <w:iCs/>
            </w:rPr>
            <w:t>Nature Communications</w:t>
          </w:r>
          <w:r>
            <w:rPr>
              <w:rFonts w:eastAsia="Times New Roman"/>
            </w:rPr>
            <w:t xml:space="preserve"> </w:t>
          </w:r>
          <w:r>
            <w:rPr>
              <w:rFonts w:eastAsia="Times New Roman"/>
              <w:b/>
              <w:bCs/>
            </w:rPr>
            <w:t>16</w:t>
          </w:r>
          <w:r>
            <w:rPr>
              <w:rFonts w:eastAsia="Times New Roman"/>
            </w:rPr>
            <w:t>: 5562.</w:t>
          </w:r>
        </w:p>
        <w:p w14:paraId="6288A905" w14:textId="77777777" w:rsidR="00150EA7" w:rsidRDefault="00150EA7" w:rsidP="00FB1C7D">
          <w:pPr>
            <w:spacing w:line="360" w:lineRule="auto"/>
            <w:divId w:val="1043096290"/>
            <w:rPr>
              <w:rFonts w:eastAsia="Times New Roman"/>
            </w:rPr>
          </w:pPr>
          <w:r>
            <w:rPr>
              <w:rFonts w:eastAsia="Times New Roman"/>
              <w:b/>
              <w:bCs/>
            </w:rPr>
            <w:t>Yu Q, Ni X, Cheng X, Ma S, Tian D, Zhu B, Zhu J, Ji C, Tang Z, Fang J</w:t>
          </w:r>
          <w:r>
            <w:rPr>
              <w:rFonts w:eastAsia="Times New Roman"/>
            </w:rPr>
            <w:t xml:space="preserve">. </w:t>
          </w:r>
          <w:r>
            <w:rPr>
              <w:rFonts w:eastAsia="Times New Roman"/>
              <w:b/>
              <w:bCs/>
            </w:rPr>
            <w:t>2022</w:t>
          </w:r>
          <w:r>
            <w:rPr>
              <w:rFonts w:eastAsia="Times New Roman"/>
            </w:rPr>
            <w:t xml:space="preserve">. Foliar phosphorus allocation and photosynthesis reveal plants’ adaptative strategies to phosphorus limitation in tropical forests at different successional stages. </w:t>
          </w:r>
          <w:r>
            <w:rPr>
              <w:rFonts w:eastAsia="Times New Roman"/>
              <w:i/>
              <w:iCs/>
            </w:rPr>
            <w:t>Science of the Total Environment</w:t>
          </w:r>
          <w:r>
            <w:rPr>
              <w:rFonts w:eastAsia="Times New Roman"/>
            </w:rPr>
            <w:t xml:space="preserve"> </w:t>
          </w:r>
          <w:r>
            <w:rPr>
              <w:rFonts w:eastAsia="Times New Roman"/>
              <w:b/>
              <w:bCs/>
            </w:rPr>
            <w:t>846</w:t>
          </w:r>
          <w:r>
            <w:rPr>
              <w:rFonts w:eastAsia="Times New Roman"/>
            </w:rPr>
            <w:t>: 157456.</w:t>
          </w:r>
        </w:p>
        <w:p w14:paraId="2FC91835" w14:textId="77777777" w:rsidR="00150EA7" w:rsidRDefault="00150EA7" w:rsidP="00FB1C7D">
          <w:pPr>
            <w:spacing w:line="360" w:lineRule="auto"/>
            <w:divId w:val="1817912475"/>
            <w:rPr>
              <w:rFonts w:eastAsia="Times New Roman"/>
            </w:rPr>
          </w:pPr>
          <w:r>
            <w:rPr>
              <w:rFonts w:eastAsia="Times New Roman"/>
              <w:b/>
              <w:bCs/>
            </w:rPr>
            <w:t>Yue K, Fornara DA, Yang W, Peng Y, Peng C, Liu Z, Wu F</w:t>
          </w:r>
          <w:r>
            <w:rPr>
              <w:rFonts w:eastAsia="Times New Roman"/>
            </w:rPr>
            <w:t xml:space="preserve">. </w:t>
          </w:r>
          <w:r>
            <w:rPr>
              <w:rFonts w:eastAsia="Times New Roman"/>
              <w:b/>
              <w:bCs/>
            </w:rPr>
            <w:t>2017</w:t>
          </w:r>
          <w:r>
            <w:rPr>
              <w:rFonts w:eastAsia="Times New Roman"/>
            </w:rPr>
            <w:t xml:space="preserve">. Influence of multiple global change drivers on terrestrial carbon storage: additive effects are common. </w:t>
          </w:r>
          <w:r>
            <w:rPr>
              <w:rFonts w:eastAsia="Times New Roman"/>
              <w:i/>
              <w:iCs/>
            </w:rPr>
            <w:t>Ecology Letters</w:t>
          </w:r>
          <w:r>
            <w:rPr>
              <w:rFonts w:eastAsia="Times New Roman"/>
            </w:rPr>
            <w:t xml:space="preserve"> </w:t>
          </w:r>
          <w:r>
            <w:rPr>
              <w:rFonts w:eastAsia="Times New Roman"/>
              <w:b/>
              <w:bCs/>
            </w:rPr>
            <w:t>20</w:t>
          </w:r>
          <w:r>
            <w:rPr>
              <w:rFonts w:eastAsia="Times New Roman"/>
            </w:rPr>
            <w:t>: 663–672.</w:t>
          </w:r>
        </w:p>
        <w:p w14:paraId="50B2789A" w14:textId="77777777" w:rsidR="00150EA7" w:rsidRDefault="00150EA7" w:rsidP="00FB1C7D">
          <w:pPr>
            <w:spacing w:line="360" w:lineRule="auto"/>
            <w:divId w:val="222179381"/>
            <w:rPr>
              <w:rFonts w:eastAsia="Times New Roman"/>
            </w:rPr>
          </w:pPr>
          <w:r>
            <w:rPr>
              <w:rFonts w:eastAsia="Times New Roman"/>
              <w:b/>
              <w:bCs/>
            </w:rPr>
            <w:t xml:space="preserve">Zhu Q, Riley WJ, Iversen CM, </w:t>
          </w:r>
          <w:proofErr w:type="spellStart"/>
          <w:r>
            <w:rPr>
              <w:rFonts w:eastAsia="Times New Roman"/>
              <w:b/>
              <w:bCs/>
            </w:rPr>
            <w:t>Kattge</w:t>
          </w:r>
          <w:proofErr w:type="spellEnd"/>
          <w:r>
            <w:rPr>
              <w:rFonts w:eastAsia="Times New Roman"/>
              <w:b/>
              <w:bCs/>
            </w:rPr>
            <w:t xml:space="preserve"> J</w:t>
          </w:r>
          <w:r>
            <w:rPr>
              <w:rFonts w:eastAsia="Times New Roman"/>
            </w:rPr>
            <w:t xml:space="preserve">. </w:t>
          </w:r>
          <w:r>
            <w:rPr>
              <w:rFonts w:eastAsia="Times New Roman"/>
              <w:b/>
              <w:bCs/>
            </w:rPr>
            <w:t>2020</w:t>
          </w:r>
          <w:r>
            <w:rPr>
              <w:rFonts w:eastAsia="Times New Roman"/>
            </w:rPr>
            <w:t xml:space="preserve">. Assessing Impacts of Plant Stoichiometric Traits on Terrestrial Ecosystem Carbon Accumulation Using the E3SM Land Model. </w:t>
          </w:r>
          <w:r>
            <w:rPr>
              <w:rFonts w:eastAsia="Times New Roman"/>
              <w:i/>
              <w:iCs/>
            </w:rPr>
            <w:t>Journal of Advances in Modeling Earth Systems</w:t>
          </w:r>
          <w:r>
            <w:rPr>
              <w:rFonts w:eastAsia="Times New Roman"/>
            </w:rPr>
            <w:t xml:space="preserve"> </w:t>
          </w:r>
          <w:r>
            <w:rPr>
              <w:rFonts w:eastAsia="Times New Roman"/>
              <w:b/>
              <w:bCs/>
            </w:rPr>
            <w:t>12</w:t>
          </w:r>
          <w:r>
            <w:rPr>
              <w:rFonts w:eastAsia="Times New Roman"/>
            </w:rPr>
            <w:t>.</w:t>
          </w:r>
        </w:p>
        <w:p w14:paraId="69C9937E" w14:textId="77777777" w:rsidR="00150EA7" w:rsidRDefault="00150EA7" w:rsidP="00FB1C7D">
          <w:pPr>
            <w:spacing w:line="360" w:lineRule="auto"/>
            <w:divId w:val="851837009"/>
            <w:rPr>
              <w:rFonts w:eastAsia="Times New Roman"/>
            </w:rPr>
          </w:pPr>
          <w:r>
            <w:rPr>
              <w:rFonts w:eastAsia="Times New Roman"/>
              <w:b/>
              <w:bCs/>
            </w:rPr>
            <w:t>Zomer RJ, Xu J, Trabucco A</w:t>
          </w:r>
          <w:r>
            <w:rPr>
              <w:rFonts w:eastAsia="Times New Roman"/>
            </w:rPr>
            <w:t xml:space="preserve">. </w:t>
          </w:r>
          <w:r>
            <w:rPr>
              <w:rFonts w:eastAsia="Times New Roman"/>
              <w:b/>
              <w:bCs/>
            </w:rPr>
            <w:t>2022</w:t>
          </w:r>
          <w:r>
            <w:rPr>
              <w:rFonts w:eastAsia="Times New Roman"/>
            </w:rPr>
            <w:t xml:space="preserve">. Version 3 of the Global Aridity Index and Potential Evapotranspiration Database. </w:t>
          </w:r>
          <w:r>
            <w:rPr>
              <w:rFonts w:eastAsia="Times New Roman"/>
              <w:i/>
              <w:iCs/>
            </w:rPr>
            <w:t>Scientific Data</w:t>
          </w:r>
          <w:r>
            <w:rPr>
              <w:rFonts w:eastAsia="Times New Roman"/>
            </w:rPr>
            <w:t xml:space="preserve"> </w:t>
          </w:r>
          <w:r>
            <w:rPr>
              <w:rFonts w:eastAsia="Times New Roman"/>
              <w:b/>
              <w:bCs/>
            </w:rPr>
            <w:t>9</w:t>
          </w:r>
          <w:r>
            <w:rPr>
              <w:rFonts w:eastAsia="Times New Roman"/>
            </w:rPr>
            <w:t>: 409.</w:t>
          </w:r>
        </w:p>
        <w:p w14:paraId="60BE8FA3" w14:textId="752C4A06" w:rsidR="00FF2CF8" w:rsidRPr="00FF2CF8" w:rsidRDefault="00150EA7" w:rsidP="00FB1C7D">
          <w:pPr>
            <w:spacing w:line="360" w:lineRule="auto"/>
            <w:rPr>
              <w:rFonts w:eastAsiaTheme="minorEastAsia"/>
              <w:color w:val="000000"/>
            </w:rPr>
          </w:pPr>
          <w:r>
            <w:rPr>
              <w:rFonts w:eastAsia="Times New Roman"/>
            </w:rPr>
            <w:t> </w:t>
          </w:r>
        </w:p>
      </w:sdtContent>
    </w:sdt>
    <w:sectPr w:rsidR="00FF2CF8" w:rsidRPr="00FF2CF8" w:rsidSect="004C6D71">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mith, Nick" w:date="2025-10-22T11:43:00Z" w:initials="SN">
    <w:p w14:paraId="690C6008" w14:textId="77777777" w:rsidR="002E2114" w:rsidRDefault="002E2114" w:rsidP="002E2114">
      <w:r>
        <w:rPr>
          <w:rStyle w:val="CommentReference"/>
        </w:rPr>
        <w:annotationRef/>
      </w:r>
      <w:r>
        <w:rPr>
          <w:sz w:val="20"/>
          <w:szCs w:val="20"/>
        </w:rPr>
        <w:t>since used later in abstract</w:t>
      </w:r>
    </w:p>
  </w:comment>
  <w:comment w:id="13" w:author="Smith, Nick" w:date="2025-10-22T14:25:00Z" w:initials="SN">
    <w:p w14:paraId="59F7D8EE" w14:textId="77777777" w:rsidR="00EA4787" w:rsidRDefault="00EA4787" w:rsidP="00EA4787">
      <w:r>
        <w:rPr>
          <w:rStyle w:val="CommentReference"/>
        </w:rPr>
        <w:annotationRef/>
      </w:r>
      <w:r>
        <w:rPr>
          <w:sz w:val="20"/>
          <w:szCs w:val="20"/>
        </w:rPr>
        <w:t>this might need to be explained in more detail in the Introduction</w:t>
      </w:r>
    </w:p>
  </w:comment>
  <w:comment w:id="27" w:author="Smith, Nick" w:date="2025-10-22T11:43:00Z" w:initials="SN">
    <w:p w14:paraId="53E5D5BA" w14:textId="1D642D1D" w:rsidR="002E2114" w:rsidRDefault="002E2114" w:rsidP="002E2114">
      <w:r>
        <w:rPr>
          <w:rStyle w:val="CommentReference"/>
        </w:rPr>
        <w:annotationRef/>
      </w:r>
      <w:r>
        <w:rPr>
          <w:sz w:val="20"/>
          <w:szCs w:val="20"/>
        </w:rPr>
        <w:t>since C not defined earlier</w:t>
      </w:r>
    </w:p>
  </w:comment>
  <w:comment w:id="31" w:author="Smith, Nick" w:date="2025-10-22T11:44:00Z" w:initials="SN">
    <w:p w14:paraId="2EBD4FC4" w14:textId="77777777" w:rsidR="002E2114" w:rsidRDefault="002E2114" w:rsidP="002E2114">
      <w:r>
        <w:rPr>
          <w:rStyle w:val="CommentReference"/>
        </w:rPr>
        <w:annotationRef/>
      </w:r>
      <w:r>
        <w:rPr>
          <w:sz w:val="20"/>
          <w:szCs w:val="20"/>
        </w:rPr>
        <w:t>in case abbreviations used later</w:t>
      </w:r>
    </w:p>
  </w:comment>
  <w:comment w:id="38" w:author="Perkowski, Evan A" w:date="2025-09-22T13:18:00Z" w:initials="PEA">
    <w:p w14:paraId="348F0A60" w14:textId="10F136C1" w:rsidR="006C378E" w:rsidRDefault="006C378E" w:rsidP="006C378E">
      <w:r>
        <w:rPr>
          <w:rStyle w:val="CommentReference"/>
        </w:rPr>
        <w:annotationRef/>
      </w:r>
      <w:r>
        <w:rPr>
          <w:sz w:val="20"/>
          <w:szCs w:val="20"/>
        </w:rPr>
        <w:t>Probably means we ought to include phosphorus fractionation bit in meta-analysis... unless we want to emphasize that there are alternative explanations for this inconsistent relationship (e.g., EEO theory predicts no response when soil P does not hinder ability to satisfy demand)</w:t>
      </w:r>
    </w:p>
  </w:comment>
  <w:comment w:id="39" w:author="Perkowski, Evan A" w:date="2025-10-22T10:22:00Z" w:initials="PEA">
    <w:p w14:paraId="01FFA849" w14:textId="77777777" w:rsidR="00C76196" w:rsidRDefault="00C76196" w:rsidP="00C76196">
      <w:r>
        <w:rPr>
          <w:rStyle w:val="CommentReference"/>
        </w:rPr>
        <w:annotationRef/>
      </w:r>
      <w:r>
        <w:rPr>
          <w:sz w:val="20"/>
          <w:szCs w:val="20"/>
        </w:rPr>
        <w:t>Now that Discussion is written: some content re: leaf phosphorus pools. Did not include analyses in manuscript (still can!), but instead highlighted that a lack of observations precludes our ability to make any robust conclusion</w:t>
      </w:r>
    </w:p>
  </w:comment>
  <w:comment w:id="40" w:author="Smith, Nick" w:date="2025-10-22T11:48:00Z" w:initials="SN">
    <w:p w14:paraId="198A2E1B" w14:textId="77777777" w:rsidR="00503001" w:rsidRDefault="00503001" w:rsidP="00503001">
      <w:r>
        <w:rPr>
          <w:rStyle w:val="CommentReference"/>
        </w:rPr>
        <w:annotationRef/>
      </w:r>
      <w:r>
        <w:rPr>
          <w:sz w:val="20"/>
          <w:szCs w:val="20"/>
        </w:rPr>
        <w:t>Seems okay as is to me so far. The comparison of responses of leaf chemistry and physiology should speak to this even if fractions are not available</w:t>
      </w:r>
    </w:p>
  </w:comment>
  <w:comment w:id="41" w:author="Smith, Nick" w:date="2025-10-22T11:49:00Z" w:initials="SN">
    <w:p w14:paraId="2E317C8F" w14:textId="77777777" w:rsidR="005A21B9" w:rsidRDefault="005A21B9" w:rsidP="005A21B9">
      <w:r>
        <w:rPr>
          <w:rStyle w:val="CommentReference"/>
        </w:rPr>
        <w:annotationRef/>
      </w:r>
      <w:r>
        <w:rPr>
          <w:sz w:val="20"/>
          <w:szCs w:val="20"/>
        </w:rPr>
        <w:t>already used above</w:t>
      </w:r>
    </w:p>
  </w:comment>
  <w:comment w:id="42" w:author="Smith, Nick" w:date="2025-10-22T13:18:00Z" w:initials="SN">
    <w:p w14:paraId="5F5C8DE8" w14:textId="77777777" w:rsidR="006B368F" w:rsidRDefault="006B368F" w:rsidP="006B368F">
      <w:r>
        <w:rPr>
          <w:rStyle w:val="CommentReference"/>
        </w:rPr>
        <w:annotationRef/>
      </w:r>
      <w:r>
        <w:rPr>
          <w:sz w:val="20"/>
          <w:szCs w:val="20"/>
        </w:rPr>
        <w:t>trying to make things a bit more broadly encompassing</w:t>
      </w:r>
    </w:p>
  </w:comment>
  <w:comment w:id="63" w:author="Smith, Nick" w:date="2025-10-22T13:19:00Z" w:initials="SN">
    <w:p w14:paraId="36E57918" w14:textId="77777777" w:rsidR="006B368F" w:rsidRDefault="006B368F" w:rsidP="006B368F">
      <w:r>
        <w:rPr>
          <w:rStyle w:val="CommentReference"/>
        </w:rPr>
        <w:annotationRef/>
      </w:r>
      <w:r>
        <w:rPr>
          <w:sz w:val="20"/>
          <w:szCs w:val="20"/>
        </w:rPr>
        <w:t>not sure about the hyphen, but it wasn't used above</w:t>
      </w:r>
    </w:p>
  </w:comment>
  <w:comment w:id="68" w:author="Smith, Nick" w:date="2025-10-22T13:33:00Z" w:initials="SN">
    <w:p w14:paraId="496E76DE" w14:textId="77777777" w:rsidR="00B959B0" w:rsidRDefault="00B959B0" w:rsidP="00B959B0">
      <w:r>
        <w:rPr>
          <w:rStyle w:val="CommentReference"/>
        </w:rPr>
        <w:annotationRef/>
      </w:r>
      <w:r>
        <w:rPr>
          <w:sz w:val="20"/>
          <w:szCs w:val="20"/>
        </w:rPr>
        <w:t>I assume?</w:t>
      </w:r>
    </w:p>
  </w:comment>
  <w:comment w:id="83" w:author="Smith, Nick" w:date="2025-10-22T13:40:00Z" w:initials="SN">
    <w:p w14:paraId="3ADC44D4" w14:textId="77777777" w:rsidR="00C53966" w:rsidRDefault="00C53966" w:rsidP="00C53966">
      <w:r>
        <w:rPr>
          <w:rStyle w:val="CommentReference"/>
        </w:rPr>
        <w:annotationRef/>
      </w:r>
      <w:r>
        <w:rPr>
          <w:sz w:val="20"/>
          <w:szCs w:val="20"/>
        </w:rPr>
        <w:t>published the raw data?</w:t>
      </w:r>
    </w:p>
  </w:comment>
  <w:comment w:id="87" w:author="Smith, Nick" w:date="2025-10-22T13:42:00Z" w:initials="SN">
    <w:p w14:paraId="18A0F361" w14:textId="77777777" w:rsidR="002F68DE" w:rsidRDefault="002F68DE" w:rsidP="002F68DE">
      <w:r>
        <w:rPr>
          <w:rStyle w:val="CommentReference"/>
        </w:rPr>
        <w:annotationRef/>
      </w:r>
      <w:r>
        <w:rPr>
          <w:sz w:val="20"/>
          <w:szCs w:val="20"/>
        </w:rPr>
        <w:t>citation for this?</w:t>
      </w:r>
    </w:p>
  </w:comment>
  <w:comment w:id="88" w:author="Smith, Nick" w:date="2025-10-22T13:43:00Z" w:initials="SN">
    <w:p w14:paraId="3A2984D9" w14:textId="77777777" w:rsidR="00E25086" w:rsidRDefault="00E25086" w:rsidP="00E25086">
      <w:r>
        <w:rPr>
          <w:rStyle w:val="CommentReference"/>
        </w:rPr>
        <w:annotationRef/>
      </w:r>
      <w:r>
        <w:rPr>
          <w:sz w:val="20"/>
          <w:szCs w:val="20"/>
        </w:rPr>
        <w:t>did you use reported values for greenhouse and growth chamber experiments?</w:t>
      </w:r>
    </w:p>
  </w:comment>
  <w:comment w:id="90" w:author="Smith, Nick" w:date="2025-10-22T13:44:00Z" w:initials="SN">
    <w:p w14:paraId="6D846537" w14:textId="77777777" w:rsidR="006B057C" w:rsidRDefault="006B057C" w:rsidP="006B057C">
      <w:r>
        <w:rPr>
          <w:rStyle w:val="CommentReference"/>
        </w:rPr>
        <w:annotationRef/>
      </w:r>
      <w:r>
        <w:rPr>
          <w:sz w:val="20"/>
          <w:szCs w:val="20"/>
        </w:rPr>
        <w:t>A reviewer might have issue with this as species from other families might be N fixers. You could just call them "Fabaceae"</w:t>
      </w:r>
    </w:p>
  </w:comment>
  <w:comment w:id="91" w:author="Smith, Nick" w:date="2025-10-22T13:45:00Z" w:initials="SN">
    <w:p w14:paraId="52A4A465" w14:textId="77777777" w:rsidR="006B057C" w:rsidRDefault="006B057C" w:rsidP="006B057C">
      <w:r>
        <w:rPr>
          <w:rStyle w:val="CommentReference"/>
        </w:rPr>
        <w:annotationRef/>
      </w:r>
      <w:r>
        <w:rPr>
          <w:sz w:val="20"/>
          <w:szCs w:val="20"/>
        </w:rPr>
        <w:t>are these different?</w:t>
      </w:r>
    </w:p>
  </w:comment>
  <w:comment w:id="94" w:author="Smith, Nick" w:date="2025-10-22T13:50:00Z" w:initials="SN">
    <w:p w14:paraId="0EDF6A5A" w14:textId="77777777" w:rsidR="00CC796A" w:rsidRDefault="00CC796A" w:rsidP="00CC796A">
      <w:r>
        <w:rPr>
          <w:rStyle w:val="CommentReference"/>
        </w:rPr>
        <w:annotationRef/>
      </w:r>
      <w:r>
        <w:rPr>
          <w:sz w:val="20"/>
          <w:szCs w:val="20"/>
        </w:rPr>
        <w:t>useful!!</w:t>
      </w:r>
    </w:p>
  </w:comment>
  <w:comment w:id="97" w:author="Smith, Nick" w:date="2025-10-22T14:06:00Z" w:initials="SN">
    <w:p w14:paraId="2DE8CC88" w14:textId="77777777" w:rsidR="00DE7AE7" w:rsidRDefault="00DE7AE7" w:rsidP="00DE7AE7">
      <w:r>
        <w:rPr>
          <w:rStyle w:val="CommentReference"/>
        </w:rPr>
        <w:annotationRef/>
      </w:r>
      <w:r>
        <w:rPr>
          <w:sz w:val="20"/>
          <w:szCs w:val="20"/>
        </w:rPr>
        <w:t>from previous comment, could be "were not in the Fabaceae family"</w:t>
      </w:r>
    </w:p>
  </w:comment>
  <w:comment w:id="98" w:author="Smith, Nick" w:date="2025-10-22T14:18:00Z" w:initials="SN">
    <w:p w14:paraId="6CF925A1" w14:textId="77777777" w:rsidR="00CA27CD" w:rsidRDefault="00CA27CD" w:rsidP="00CA27CD">
      <w:r>
        <w:rPr>
          <w:rStyle w:val="CommentReference"/>
        </w:rPr>
        <w:annotationRef/>
      </w:r>
      <w:r>
        <w:rPr>
          <w:sz w:val="20"/>
          <w:szCs w:val="20"/>
        </w:rPr>
        <w:t>maybe lead with this section if P is the more novel treatment</w:t>
      </w:r>
    </w:p>
  </w:comment>
  <w:comment w:id="102" w:author="Smith, Nick" w:date="2025-10-22T14:21:00Z" w:initials="SN">
    <w:p w14:paraId="503D8951" w14:textId="77777777" w:rsidR="00891B25" w:rsidRDefault="00891B25" w:rsidP="00891B25">
      <w:r>
        <w:rPr>
          <w:rStyle w:val="CommentReference"/>
        </w:rPr>
        <w:annotationRef/>
      </w:r>
      <w:r>
        <w:rPr>
          <w:sz w:val="20"/>
          <w:szCs w:val="20"/>
        </w:rPr>
        <w:t>difference between?</w:t>
      </w:r>
    </w:p>
  </w:comment>
  <w:comment w:id="105" w:author="Smith, Nick" w:date="2025-10-22T14:27:00Z" w:initials="SN">
    <w:p w14:paraId="56AF4CF8" w14:textId="77777777" w:rsidR="00EA4787" w:rsidRDefault="00EA4787" w:rsidP="00EA4787">
      <w:r>
        <w:rPr>
          <w:rStyle w:val="CommentReference"/>
        </w:rPr>
        <w:annotationRef/>
      </w:r>
      <w:r>
        <w:rPr>
          <w:sz w:val="20"/>
          <w:szCs w:val="20"/>
        </w:rPr>
        <w:t>or "were not in the Fabaceae family"</w:t>
      </w:r>
    </w:p>
  </w:comment>
  <w:comment w:id="106" w:author="Smith, Nick" w:date="2025-10-22T14:27:00Z" w:initials="SN">
    <w:p w14:paraId="2F26443E" w14:textId="77777777" w:rsidR="00EA4787" w:rsidRDefault="00EA4787" w:rsidP="00EA4787">
      <w:r>
        <w:rPr>
          <w:rStyle w:val="CommentReference"/>
        </w:rPr>
        <w:annotationRef/>
      </w:r>
      <w:r>
        <w:rPr>
          <w:sz w:val="20"/>
          <w:szCs w:val="20"/>
        </w:rPr>
        <w:t>see above</w:t>
      </w:r>
    </w:p>
  </w:comment>
  <w:comment w:id="107" w:author="Smith, Nick" w:date="2025-10-22T14:27:00Z" w:initials="SN">
    <w:p w14:paraId="6A659BEC" w14:textId="77777777" w:rsidR="009E4898" w:rsidRDefault="009E4898" w:rsidP="009E4898">
      <w:r>
        <w:rPr>
          <w:rStyle w:val="CommentReference"/>
        </w:rPr>
        <w:annotationRef/>
      </w:r>
      <w:r>
        <w:rPr>
          <w:sz w:val="20"/>
          <w:szCs w:val="20"/>
        </w:rPr>
        <w:t>I'll stop commenting on this, but do consider throughout</w:t>
      </w:r>
    </w:p>
  </w:comment>
  <w:comment w:id="129" w:author="Smith, Nick" w:date="2025-10-22T14:39:00Z" w:initials="SN">
    <w:p w14:paraId="52B215BC" w14:textId="77777777" w:rsidR="006204AB" w:rsidRDefault="006204AB" w:rsidP="006204AB">
      <w:r>
        <w:rPr>
          <w:rStyle w:val="CommentReference"/>
        </w:rPr>
        <w:annotationRef/>
      </w:r>
      <w:r>
        <w:rPr>
          <w:sz w:val="20"/>
          <w:szCs w:val="20"/>
        </w:rPr>
        <w:t>don't think this is needed</w:t>
      </w:r>
    </w:p>
  </w:comment>
  <w:comment w:id="130" w:author="Smith, Nick" w:date="2025-10-22T14:53:00Z" w:initials="SN">
    <w:p w14:paraId="6D06E08E" w14:textId="77777777" w:rsidR="001B7DCB" w:rsidRDefault="001B7DCB" w:rsidP="001B7DCB">
      <w:r>
        <w:rPr>
          <w:rStyle w:val="CommentReference"/>
        </w:rPr>
        <w:annotationRef/>
      </w:r>
      <w:r>
        <w:rPr>
          <w:sz w:val="20"/>
          <w:szCs w:val="20"/>
        </w:rPr>
        <w:t>you might think about putting some of this in the Introduction</w:t>
      </w:r>
    </w:p>
  </w:comment>
  <w:comment w:id="132" w:author="Smith, Nick" w:date="2025-10-22T14:54:00Z" w:initials="SN">
    <w:p w14:paraId="792F514D" w14:textId="77777777" w:rsidR="001B7DCB" w:rsidRDefault="001B7DCB" w:rsidP="001B7DCB">
      <w:r>
        <w:rPr>
          <w:rStyle w:val="CommentReference"/>
        </w:rPr>
        <w:annotationRef/>
      </w:r>
      <w:r>
        <w:rPr>
          <w:sz w:val="20"/>
          <w:szCs w:val="20"/>
        </w:rPr>
        <w:t>maybe also Stocker et al., 2025 (Tansley review)</w:t>
      </w:r>
    </w:p>
  </w:comment>
  <w:comment w:id="134" w:author="Smith, Nick" w:date="2025-10-22T14:56:00Z" w:initials="SN">
    <w:p w14:paraId="2FB6DFF5" w14:textId="77777777" w:rsidR="001B7DCB" w:rsidRDefault="001B7DCB" w:rsidP="001B7DCB">
      <w:r>
        <w:rPr>
          <w:rStyle w:val="CommentReference"/>
        </w:rPr>
        <w:annotationRef/>
      </w:r>
      <w:r>
        <w:rPr>
          <w:sz w:val="20"/>
          <w:szCs w:val="20"/>
        </w:rPr>
        <w:t>suggestions if you want to be more generic</w:t>
      </w:r>
    </w:p>
  </w:comment>
  <w:comment w:id="133" w:author="Perkowski, Evan A" w:date="2025-10-22T10:39:00Z" w:initials="PEA">
    <w:p w14:paraId="754C08E4" w14:textId="0B13869B" w:rsidR="00AE38E7" w:rsidRDefault="00AE38E7" w:rsidP="00AE38E7">
      <w:r>
        <w:rPr>
          <w:rStyle w:val="CommentReference"/>
        </w:rPr>
        <w:annotationRef/>
      </w:r>
      <w:r>
        <w:rPr>
          <w:sz w:val="20"/>
          <w:szCs w:val="20"/>
        </w:rPr>
        <w:t>Option to cut content here and focus section on synergistic responses. This reads like filler text now that I'm reading through it again</w:t>
      </w:r>
    </w:p>
  </w:comment>
  <w:comment w:id="145" w:author="Smith, Nick" w:date="2025-10-22T15:00:00Z" w:initials="SN">
    <w:p w14:paraId="698824B4" w14:textId="77777777" w:rsidR="00FD04BC" w:rsidRDefault="00FD04BC" w:rsidP="00FD04BC">
      <w:r>
        <w:rPr>
          <w:rStyle w:val="CommentReference"/>
        </w:rPr>
        <w:annotationRef/>
      </w:r>
      <w:r>
        <w:rPr>
          <w:sz w:val="20"/>
          <w:szCs w:val="20"/>
        </w:rPr>
        <w:t>cool!</w:t>
      </w:r>
    </w:p>
  </w:comment>
  <w:comment w:id="146" w:author="Perkowski, Evan A" w:date="2025-10-22T10:42:00Z" w:initials="PEA">
    <w:p w14:paraId="4DF5FA34" w14:textId="65A3AA5F" w:rsidR="00FB1C7D" w:rsidRDefault="00FB1C7D" w:rsidP="00FB1C7D">
      <w:r>
        <w:rPr>
          <w:rStyle w:val="CommentReference"/>
        </w:rPr>
        <w:annotationRef/>
      </w:r>
      <w:r>
        <w:rPr>
          <w:sz w:val="20"/>
          <w:szCs w:val="20"/>
        </w:rPr>
        <w:t>Could add section after this with modeling implications, but discussion is already long and modeling implications peppered in throughout. Separate section may be redundant.</w:t>
      </w:r>
    </w:p>
  </w:comment>
  <w:comment w:id="147" w:author="Smith, Nick" w:date="2025-10-22T15:02:00Z" w:initials="SN">
    <w:p w14:paraId="58C3ACB1" w14:textId="77777777" w:rsidR="00972159" w:rsidRDefault="00972159" w:rsidP="00972159">
      <w:r>
        <w:rPr>
          <w:rStyle w:val="CommentReference"/>
        </w:rPr>
        <w:annotationRef/>
      </w:r>
      <w:r>
        <w:rPr>
          <w:sz w:val="20"/>
          <w:szCs w:val="20"/>
        </w:rPr>
        <w:t>I don't think it's needed since it is already pretty long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0C6008" w15:done="0"/>
  <w15:commentEx w15:paraId="59F7D8EE" w15:done="0"/>
  <w15:commentEx w15:paraId="53E5D5BA" w15:done="0"/>
  <w15:commentEx w15:paraId="2EBD4FC4" w15:done="0"/>
  <w15:commentEx w15:paraId="348F0A60" w15:done="0"/>
  <w15:commentEx w15:paraId="01FFA849" w15:paraIdParent="348F0A60" w15:done="0"/>
  <w15:commentEx w15:paraId="198A2E1B" w15:paraIdParent="348F0A60" w15:done="0"/>
  <w15:commentEx w15:paraId="2E317C8F" w15:done="0"/>
  <w15:commentEx w15:paraId="5F5C8DE8" w15:done="0"/>
  <w15:commentEx w15:paraId="36E57918" w15:done="0"/>
  <w15:commentEx w15:paraId="496E76DE" w15:done="0"/>
  <w15:commentEx w15:paraId="3ADC44D4" w15:done="0"/>
  <w15:commentEx w15:paraId="18A0F361" w15:done="0"/>
  <w15:commentEx w15:paraId="3A2984D9" w15:done="0"/>
  <w15:commentEx w15:paraId="6D846537" w15:done="0"/>
  <w15:commentEx w15:paraId="52A4A465" w15:done="0"/>
  <w15:commentEx w15:paraId="0EDF6A5A" w15:done="0"/>
  <w15:commentEx w15:paraId="2DE8CC88" w15:done="0"/>
  <w15:commentEx w15:paraId="6CF925A1" w15:done="0"/>
  <w15:commentEx w15:paraId="503D8951" w15:done="0"/>
  <w15:commentEx w15:paraId="56AF4CF8" w15:done="0"/>
  <w15:commentEx w15:paraId="2F26443E" w15:done="0"/>
  <w15:commentEx w15:paraId="6A659BEC" w15:paraIdParent="2F26443E" w15:done="0"/>
  <w15:commentEx w15:paraId="52B215BC" w15:done="0"/>
  <w15:commentEx w15:paraId="6D06E08E" w15:done="0"/>
  <w15:commentEx w15:paraId="792F514D" w15:done="0"/>
  <w15:commentEx w15:paraId="2FB6DFF5" w15:done="0"/>
  <w15:commentEx w15:paraId="754C08E4" w15:done="0"/>
  <w15:commentEx w15:paraId="698824B4" w15:done="0"/>
  <w15:commentEx w15:paraId="4DF5FA34" w15:done="0"/>
  <w15:commentEx w15:paraId="58C3ACB1" w15:paraIdParent="4DF5FA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60C0C3" w16cex:dateUtc="2025-10-22T16:43:00Z"/>
  <w16cex:commentExtensible w16cex:durableId="1856E7A9" w16cex:dateUtc="2025-10-22T19:25:00Z"/>
  <w16cex:commentExtensible w16cex:durableId="2A3E3A83" w16cex:dateUtc="2025-10-22T16:43:00Z"/>
  <w16cex:commentExtensible w16cex:durableId="4AE35B3A" w16cex:dateUtc="2025-10-22T16:44:00Z"/>
  <w16cex:commentExtensible w16cex:durableId="16CE9D0C" w16cex:dateUtc="2025-09-22T18:18:00Z"/>
  <w16cex:commentExtensible w16cex:durableId="6AAEF040" w16cex:dateUtc="2025-10-22T15:22:00Z"/>
  <w16cex:commentExtensible w16cex:durableId="4DB6BBC4" w16cex:dateUtc="2025-10-22T16:48:00Z"/>
  <w16cex:commentExtensible w16cex:durableId="3AC162EF" w16cex:dateUtc="2025-10-22T16:49:00Z"/>
  <w16cex:commentExtensible w16cex:durableId="5F39424A" w16cex:dateUtc="2025-10-22T18:18:00Z"/>
  <w16cex:commentExtensible w16cex:durableId="4EF4D33F" w16cex:dateUtc="2025-10-22T18:19:00Z"/>
  <w16cex:commentExtensible w16cex:durableId="76E0E5C7" w16cex:dateUtc="2025-10-22T18:33:00Z"/>
  <w16cex:commentExtensible w16cex:durableId="2F167684" w16cex:dateUtc="2025-10-22T18:40:00Z"/>
  <w16cex:commentExtensible w16cex:durableId="4A7A4AE3" w16cex:dateUtc="2025-10-22T18:42:00Z"/>
  <w16cex:commentExtensible w16cex:durableId="6059B682" w16cex:dateUtc="2025-10-22T18:43:00Z"/>
  <w16cex:commentExtensible w16cex:durableId="3D68E405" w16cex:dateUtc="2025-10-22T18:44:00Z"/>
  <w16cex:commentExtensible w16cex:durableId="6E20F38E" w16cex:dateUtc="2025-10-22T18:45:00Z"/>
  <w16cex:commentExtensible w16cex:durableId="284FB84C" w16cex:dateUtc="2025-10-22T18:50:00Z"/>
  <w16cex:commentExtensible w16cex:durableId="6F88BB5E" w16cex:dateUtc="2025-10-22T19:06:00Z"/>
  <w16cex:commentExtensible w16cex:durableId="671878F0" w16cex:dateUtc="2025-10-22T19:18:00Z"/>
  <w16cex:commentExtensible w16cex:durableId="6C20E1D5" w16cex:dateUtc="2025-10-22T19:21:00Z"/>
  <w16cex:commentExtensible w16cex:durableId="007B544E" w16cex:dateUtc="2025-10-22T19:27:00Z"/>
  <w16cex:commentExtensible w16cex:durableId="1A6E47AA" w16cex:dateUtc="2025-10-22T19:27:00Z"/>
  <w16cex:commentExtensible w16cex:durableId="30C77154" w16cex:dateUtc="2025-10-22T19:27:00Z"/>
  <w16cex:commentExtensible w16cex:durableId="51C521FB" w16cex:dateUtc="2025-10-22T19:39:00Z"/>
  <w16cex:commentExtensible w16cex:durableId="0782D3B7" w16cex:dateUtc="2025-10-22T19:53:00Z"/>
  <w16cex:commentExtensible w16cex:durableId="3C3B8F93" w16cex:dateUtc="2025-10-22T19:54:00Z"/>
  <w16cex:commentExtensible w16cex:durableId="67563535" w16cex:dateUtc="2025-10-22T19:56:00Z"/>
  <w16cex:commentExtensible w16cex:durableId="04C28741" w16cex:dateUtc="2025-10-22T15:39:00Z"/>
  <w16cex:commentExtensible w16cex:durableId="31571C43" w16cex:dateUtc="2025-10-22T20:00:00Z"/>
  <w16cex:commentExtensible w16cex:durableId="7753B3A0" w16cex:dateUtc="2025-10-22T15:42:00Z"/>
  <w16cex:commentExtensible w16cex:durableId="74FC538C" w16cex:dateUtc="2025-10-22T20: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0C6008" w16cid:durableId="1960C0C3"/>
  <w16cid:commentId w16cid:paraId="59F7D8EE" w16cid:durableId="1856E7A9"/>
  <w16cid:commentId w16cid:paraId="53E5D5BA" w16cid:durableId="2A3E3A83"/>
  <w16cid:commentId w16cid:paraId="2EBD4FC4" w16cid:durableId="4AE35B3A"/>
  <w16cid:commentId w16cid:paraId="348F0A60" w16cid:durableId="16CE9D0C"/>
  <w16cid:commentId w16cid:paraId="01FFA849" w16cid:durableId="6AAEF040"/>
  <w16cid:commentId w16cid:paraId="198A2E1B" w16cid:durableId="4DB6BBC4"/>
  <w16cid:commentId w16cid:paraId="2E317C8F" w16cid:durableId="3AC162EF"/>
  <w16cid:commentId w16cid:paraId="5F5C8DE8" w16cid:durableId="5F39424A"/>
  <w16cid:commentId w16cid:paraId="36E57918" w16cid:durableId="4EF4D33F"/>
  <w16cid:commentId w16cid:paraId="496E76DE" w16cid:durableId="76E0E5C7"/>
  <w16cid:commentId w16cid:paraId="3ADC44D4" w16cid:durableId="2F167684"/>
  <w16cid:commentId w16cid:paraId="18A0F361" w16cid:durableId="4A7A4AE3"/>
  <w16cid:commentId w16cid:paraId="3A2984D9" w16cid:durableId="6059B682"/>
  <w16cid:commentId w16cid:paraId="6D846537" w16cid:durableId="3D68E405"/>
  <w16cid:commentId w16cid:paraId="52A4A465" w16cid:durableId="6E20F38E"/>
  <w16cid:commentId w16cid:paraId="0EDF6A5A" w16cid:durableId="284FB84C"/>
  <w16cid:commentId w16cid:paraId="2DE8CC88" w16cid:durableId="6F88BB5E"/>
  <w16cid:commentId w16cid:paraId="6CF925A1" w16cid:durableId="671878F0"/>
  <w16cid:commentId w16cid:paraId="503D8951" w16cid:durableId="6C20E1D5"/>
  <w16cid:commentId w16cid:paraId="56AF4CF8" w16cid:durableId="007B544E"/>
  <w16cid:commentId w16cid:paraId="2F26443E" w16cid:durableId="1A6E47AA"/>
  <w16cid:commentId w16cid:paraId="6A659BEC" w16cid:durableId="30C77154"/>
  <w16cid:commentId w16cid:paraId="52B215BC" w16cid:durableId="51C521FB"/>
  <w16cid:commentId w16cid:paraId="6D06E08E" w16cid:durableId="0782D3B7"/>
  <w16cid:commentId w16cid:paraId="792F514D" w16cid:durableId="3C3B8F93"/>
  <w16cid:commentId w16cid:paraId="2FB6DFF5" w16cid:durableId="67563535"/>
  <w16cid:commentId w16cid:paraId="754C08E4" w16cid:durableId="04C28741"/>
  <w16cid:commentId w16cid:paraId="698824B4" w16cid:durableId="31571C43"/>
  <w16cid:commentId w16cid:paraId="4DF5FA34" w16cid:durableId="7753B3A0"/>
  <w16cid:commentId w16cid:paraId="58C3ACB1" w16cid:durableId="74FC53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74B35" w14:textId="77777777" w:rsidR="007F236B" w:rsidRDefault="007F236B" w:rsidP="00E65A45">
      <w:r>
        <w:separator/>
      </w:r>
    </w:p>
  </w:endnote>
  <w:endnote w:type="continuationSeparator" w:id="0">
    <w:p w14:paraId="1DFA87AE" w14:textId="77777777" w:rsidR="007F236B" w:rsidRDefault="007F236B" w:rsidP="00E65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D89BE" w14:textId="77777777" w:rsidR="00E65A45" w:rsidRDefault="00E65A45" w:rsidP="00E65A4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04BC2" w14:textId="77777777" w:rsidR="007F236B" w:rsidRDefault="007F236B" w:rsidP="00E65A45">
      <w:r>
        <w:separator/>
      </w:r>
    </w:p>
  </w:footnote>
  <w:footnote w:type="continuationSeparator" w:id="0">
    <w:p w14:paraId="2ECD6050" w14:textId="77777777" w:rsidR="007F236B" w:rsidRDefault="007F236B" w:rsidP="00E65A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13CB3"/>
    <w:multiLevelType w:val="hybridMultilevel"/>
    <w:tmpl w:val="B7A4B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E62870"/>
    <w:multiLevelType w:val="hybridMultilevel"/>
    <w:tmpl w:val="A4361EEC"/>
    <w:lvl w:ilvl="0" w:tplc="9430A3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DB1ED1"/>
    <w:multiLevelType w:val="hybridMultilevel"/>
    <w:tmpl w:val="EEAC04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451509">
    <w:abstractNumId w:val="0"/>
  </w:num>
  <w:num w:numId="2" w16cid:durableId="500051048">
    <w:abstractNumId w:val="1"/>
  </w:num>
  <w:num w:numId="3" w16cid:durableId="174190395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mith, Nick">
    <w15:presenceInfo w15:providerId="AD" w15:userId="S::Nick.Smith@ttu.edu::63ce927b-d242-4c2d-a9b3-f2152e64dff3"/>
  </w15:person>
  <w15:person w15:author="Perkowski, Evan A">
    <w15:presenceInfo w15:providerId="AD" w15:userId="S::Evan.A.Perkowski@ttu.edu::60f99932-1f8b-47fd-ae71-548bdb6d48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3DB"/>
    <w:rsid w:val="00003499"/>
    <w:rsid w:val="0000383F"/>
    <w:rsid w:val="00005EF6"/>
    <w:rsid w:val="00007300"/>
    <w:rsid w:val="000136F1"/>
    <w:rsid w:val="00016230"/>
    <w:rsid w:val="00016D58"/>
    <w:rsid w:val="00024AF4"/>
    <w:rsid w:val="00025698"/>
    <w:rsid w:val="000333EB"/>
    <w:rsid w:val="00033A27"/>
    <w:rsid w:val="00036B2B"/>
    <w:rsid w:val="00036C6B"/>
    <w:rsid w:val="00040736"/>
    <w:rsid w:val="00044583"/>
    <w:rsid w:val="00046B1D"/>
    <w:rsid w:val="00046C7A"/>
    <w:rsid w:val="00050162"/>
    <w:rsid w:val="00062FC1"/>
    <w:rsid w:val="00063842"/>
    <w:rsid w:val="00067133"/>
    <w:rsid w:val="00073EA8"/>
    <w:rsid w:val="00077366"/>
    <w:rsid w:val="00080510"/>
    <w:rsid w:val="0008186F"/>
    <w:rsid w:val="00090EAE"/>
    <w:rsid w:val="000A4D7B"/>
    <w:rsid w:val="000A4DE8"/>
    <w:rsid w:val="000A6D42"/>
    <w:rsid w:val="000A7FA7"/>
    <w:rsid w:val="000B0F22"/>
    <w:rsid w:val="000C7536"/>
    <w:rsid w:val="000D44E4"/>
    <w:rsid w:val="000D76C1"/>
    <w:rsid w:val="000E1B71"/>
    <w:rsid w:val="000E262B"/>
    <w:rsid w:val="000E5427"/>
    <w:rsid w:val="000F0783"/>
    <w:rsid w:val="000F15B3"/>
    <w:rsid w:val="000F3931"/>
    <w:rsid w:val="000F479F"/>
    <w:rsid w:val="000F6A81"/>
    <w:rsid w:val="001015D1"/>
    <w:rsid w:val="001023D0"/>
    <w:rsid w:val="0010529D"/>
    <w:rsid w:val="00106974"/>
    <w:rsid w:val="00106C6D"/>
    <w:rsid w:val="00106EDA"/>
    <w:rsid w:val="00112A66"/>
    <w:rsid w:val="00112D8F"/>
    <w:rsid w:val="001140A0"/>
    <w:rsid w:val="00115C42"/>
    <w:rsid w:val="001172F5"/>
    <w:rsid w:val="001254A0"/>
    <w:rsid w:val="00125C45"/>
    <w:rsid w:val="0013014D"/>
    <w:rsid w:val="00132703"/>
    <w:rsid w:val="0013302E"/>
    <w:rsid w:val="00137304"/>
    <w:rsid w:val="00137E65"/>
    <w:rsid w:val="001403D8"/>
    <w:rsid w:val="001410FF"/>
    <w:rsid w:val="001454A6"/>
    <w:rsid w:val="001507B4"/>
    <w:rsid w:val="00150EA7"/>
    <w:rsid w:val="00151159"/>
    <w:rsid w:val="00154485"/>
    <w:rsid w:val="00164EFF"/>
    <w:rsid w:val="001720ED"/>
    <w:rsid w:val="00177233"/>
    <w:rsid w:val="00177567"/>
    <w:rsid w:val="00182AE9"/>
    <w:rsid w:val="0018568F"/>
    <w:rsid w:val="00185722"/>
    <w:rsid w:val="0019067A"/>
    <w:rsid w:val="001964CF"/>
    <w:rsid w:val="001974EC"/>
    <w:rsid w:val="001A120B"/>
    <w:rsid w:val="001A2BB7"/>
    <w:rsid w:val="001A7439"/>
    <w:rsid w:val="001B0488"/>
    <w:rsid w:val="001B203C"/>
    <w:rsid w:val="001B4229"/>
    <w:rsid w:val="001B7969"/>
    <w:rsid w:val="001B7DCB"/>
    <w:rsid w:val="001C0010"/>
    <w:rsid w:val="001C0600"/>
    <w:rsid w:val="001C0EE4"/>
    <w:rsid w:val="001C2709"/>
    <w:rsid w:val="001C59C5"/>
    <w:rsid w:val="001D0FE0"/>
    <w:rsid w:val="001D48F8"/>
    <w:rsid w:val="001D5296"/>
    <w:rsid w:val="001E28FA"/>
    <w:rsid w:val="001E4671"/>
    <w:rsid w:val="001E5640"/>
    <w:rsid w:val="001F62D1"/>
    <w:rsid w:val="00201EDE"/>
    <w:rsid w:val="00203D8E"/>
    <w:rsid w:val="00212B4A"/>
    <w:rsid w:val="00222911"/>
    <w:rsid w:val="00231A89"/>
    <w:rsid w:val="002355CA"/>
    <w:rsid w:val="00235F15"/>
    <w:rsid w:val="0023685E"/>
    <w:rsid w:val="002376EB"/>
    <w:rsid w:val="00237FD0"/>
    <w:rsid w:val="0024125D"/>
    <w:rsid w:val="00246CF8"/>
    <w:rsid w:val="00251ACC"/>
    <w:rsid w:val="00252653"/>
    <w:rsid w:val="00252C93"/>
    <w:rsid w:val="002530DA"/>
    <w:rsid w:val="00261826"/>
    <w:rsid w:val="002632DB"/>
    <w:rsid w:val="002807DF"/>
    <w:rsid w:val="00283C9B"/>
    <w:rsid w:val="0029188D"/>
    <w:rsid w:val="00292131"/>
    <w:rsid w:val="00297BE9"/>
    <w:rsid w:val="002B1610"/>
    <w:rsid w:val="002B616F"/>
    <w:rsid w:val="002B79B4"/>
    <w:rsid w:val="002C1017"/>
    <w:rsid w:val="002C17ED"/>
    <w:rsid w:val="002C284A"/>
    <w:rsid w:val="002C4EDA"/>
    <w:rsid w:val="002C78A1"/>
    <w:rsid w:val="002D4F88"/>
    <w:rsid w:val="002E090D"/>
    <w:rsid w:val="002E1161"/>
    <w:rsid w:val="002E13DB"/>
    <w:rsid w:val="002E2114"/>
    <w:rsid w:val="002E72D4"/>
    <w:rsid w:val="002F678A"/>
    <w:rsid w:val="002F68DE"/>
    <w:rsid w:val="002F7660"/>
    <w:rsid w:val="003008F2"/>
    <w:rsid w:val="00313C71"/>
    <w:rsid w:val="0031404D"/>
    <w:rsid w:val="003141A6"/>
    <w:rsid w:val="00321A85"/>
    <w:rsid w:val="003246BC"/>
    <w:rsid w:val="0032762A"/>
    <w:rsid w:val="003306C7"/>
    <w:rsid w:val="00333B82"/>
    <w:rsid w:val="00346E07"/>
    <w:rsid w:val="0034735E"/>
    <w:rsid w:val="0036734D"/>
    <w:rsid w:val="0037042A"/>
    <w:rsid w:val="00372F26"/>
    <w:rsid w:val="00382EA7"/>
    <w:rsid w:val="00383432"/>
    <w:rsid w:val="00391F0A"/>
    <w:rsid w:val="00397935"/>
    <w:rsid w:val="003A2223"/>
    <w:rsid w:val="003A6FDE"/>
    <w:rsid w:val="003B1F61"/>
    <w:rsid w:val="003B5B55"/>
    <w:rsid w:val="003B7A01"/>
    <w:rsid w:val="003D0E16"/>
    <w:rsid w:val="003D2AA0"/>
    <w:rsid w:val="003D2DDA"/>
    <w:rsid w:val="003E1233"/>
    <w:rsid w:val="003E1C35"/>
    <w:rsid w:val="003F0863"/>
    <w:rsid w:val="003F452B"/>
    <w:rsid w:val="004030EB"/>
    <w:rsid w:val="004054AF"/>
    <w:rsid w:val="00410F6E"/>
    <w:rsid w:val="004147AB"/>
    <w:rsid w:val="00416342"/>
    <w:rsid w:val="00434991"/>
    <w:rsid w:val="004434C7"/>
    <w:rsid w:val="004438F0"/>
    <w:rsid w:val="00443AE5"/>
    <w:rsid w:val="00447207"/>
    <w:rsid w:val="00447824"/>
    <w:rsid w:val="0045599F"/>
    <w:rsid w:val="004602B4"/>
    <w:rsid w:val="004616A8"/>
    <w:rsid w:val="00462D1B"/>
    <w:rsid w:val="0047049D"/>
    <w:rsid w:val="00473E68"/>
    <w:rsid w:val="004748AA"/>
    <w:rsid w:val="00480D1C"/>
    <w:rsid w:val="0048402D"/>
    <w:rsid w:val="00484736"/>
    <w:rsid w:val="00491267"/>
    <w:rsid w:val="0049192D"/>
    <w:rsid w:val="004938FB"/>
    <w:rsid w:val="004A091D"/>
    <w:rsid w:val="004B040C"/>
    <w:rsid w:val="004C2561"/>
    <w:rsid w:val="004C6D71"/>
    <w:rsid w:val="004D7609"/>
    <w:rsid w:val="004E5637"/>
    <w:rsid w:val="004F12C9"/>
    <w:rsid w:val="004F1E53"/>
    <w:rsid w:val="004F48E4"/>
    <w:rsid w:val="004F662E"/>
    <w:rsid w:val="00502C42"/>
    <w:rsid w:val="00503001"/>
    <w:rsid w:val="005046C1"/>
    <w:rsid w:val="005058E5"/>
    <w:rsid w:val="00507546"/>
    <w:rsid w:val="00514B20"/>
    <w:rsid w:val="00525B47"/>
    <w:rsid w:val="00527B1F"/>
    <w:rsid w:val="0053263C"/>
    <w:rsid w:val="00535888"/>
    <w:rsid w:val="00537D87"/>
    <w:rsid w:val="005457BE"/>
    <w:rsid w:val="005458CF"/>
    <w:rsid w:val="00552038"/>
    <w:rsid w:val="00553E87"/>
    <w:rsid w:val="005612F0"/>
    <w:rsid w:val="005638B3"/>
    <w:rsid w:val="00563F87"/>
    <w:rsid w:val="005726D8"/>
    <w:rsid w:val="0057568B"/>
    <w:rsid w:val="005770EC"/>
    <w:rsid w:val="00594403"/>
    <w:rsid w:val="00595766"/>
    <w:rsid w:val="00597594"/>
    <w:rsid w:val="005A0488"/>
    <w:rsid w:val="005A21B9"/>
    <w:rsid w:val="005A55D1"/>
    <w:rsid w:val="005A62EB"/>
    <w:rsid w:val="005A6F13"/>
    <w:rsid w:val="005A7805"/>
    <w:rsid w:val="005B6D49"/>
    <w:rsid w:val="005C2622"/>
    <w:rsid w:val="005C2E83"/>
    <w:rsid w:val="005C789D"/>
    <w:rsid w:val="005D51FE"/>
    <w:rsid w:val="005D58BB"/>
    <w:rsid w:val="005E5038"/>
    <w:rsid w:val="005E75B9"/>
    <w:rsid w:val="005F0EA0"/>
    <w:rsid w:val="00610946"/>
    <w:rsid w:val="00613789"/>
    <w:rsid w:val="0061632A"/>
    <w:rsid w:val="006204AB"/>
    <w:rsid w:val="00622817"/>
    <w:rsid w:val="00624C18"/>
    <w:rsid w:val="00633AEE"/>
    <w:rsid w:val="006413AF"/>
    <w:rsid w:val="0064150B"/>
    <w:rsid w:val="006420B2"/>
    <w:rsid w:val="006457B9"/>
    <w:rsid w:val="00645CDA"/>
    <w:rsid w:val="00646297"/>
    <w:rsid w:val="006466CC"/>
    <w:rsid w:val="006524E8"/>
    <w:rsid w:val="0065268E"/>
    <w:rsid w:val="006631E6"/>
    <w:rsid w:val="00665975"/>
    <w:rsid w:val="00666C47"/>
    <w:rsid w:val="0066748C"/>
    <w:rsid w:val="006719A5"/>
    <w:rsid w:val="00681550"/>
    <w:rsid w:val="00682152"/>
    <w:rsid w:val="00683AE7"/>
    <w:rsid w:val="0068420A"/>
    <w:rsid w:val="0068552B"/>
    <w:rsid w:val="00685797"/>
    <w:rsid w:val="00686F79"/>
    <w:rsid w:val="00694024"/>
    <w:rsid w:val="00694763"/>
    <w:rsid w:val="00697D22"/>
    <w:rsid w:val="006A1CE8"/>
    <w:rsid w:val="006A2D8D"/>
    <w:rsid w:val="006A37ED"/>
    <w:rsid w:val="006A716D"/>
    <w:rsid w:val="006B057C"/>
    <w:rsid w:val="006B368F"/>
    <w:rsid w:val="006B37EB"/>
    <w:rsid w:val="006C0AE3"/>
    <w:rsid w:val="006C1F1E"/>
    <w:rsid w:val="006C2200"/>
    <w:rsid w:val="006C378E"/>
    <w:rsid w:val="006C3EF7"/>
    <w:rsid w:val="006C5719"/>
    <w:rsid w:val="006C5A1D"/>
    <w:rsid w:val="006C6509"/>
    <w:rsid w:val="006D0DA9"/>
    <w:rsid w:val="006D174B"/>
    <w:rsid w:val="006D1D6B"/>
    <w:rsid w:val="006D20FF"/>
    <w:rsid w:val="006D2368"/>
    <w:rsid w:val="006D41E2"/>
    <w:rsid w:val="006D567D"/>
    <w:rsid w:val="006E750A"/>
    <w:rsid w:val="006F0A4C"/>
    <w:rsid w:val="006F3B9C"/>
    <w:rsid w:val="006F7D5D"/>
    <w:rsid w:val="0070011D"/>
    <w:rsid w:val="0070220B"/>
    <w:rsid w:val="0070294C"/>
    <w:rsid w:val="00711CD5"/>
    <w:rsid w:val="0071242B"/>
    <w:rsid w:val="00714549"/>
    <w:rsid w:val="00715170"/>
    <w:rsid w:val="00724589"/>
    <w:rsid w:val="007256C1"/>
    <w:rsid w:val="007314A9"/>
    <w:rsid w:val="00733106"/>
    <w:rsid w:val="007337EB"/>
    <w:rsid w:val="00742C06"/>
    <w:rsid w:val="00743072"/>
    <w:rsid w:val="0074434B"/>
    <w:rsid w:val="007518F7"/>
    <w:rsid w:val="007537AC"/>
    <w:rsid w:val="00757972"/>
    <w:rsid w:val="007650E3"/>
    <w:rsid w:val="0077014F"/>
    <w:rsid w:val="007737C2"/>
    <w:rsid w:val="00775AC8"/>
    <w:rsid w:val="00781B78"/>
    <w:rsid w:val="00790F16"/>
    <w:rsid w:val="0079437E"/>
    <w:rsid w:val="00797EBA"/>
    <w:rsid w:val="007A06C2"/>
    <w:rsid w:val="007A22C8"/>
    <w:rsid w:val="007A361D"/>
    <w:rsid w:val="007B097A"/>
    <w:rsid w:val="007B44D7"/>
    <w:rsid w:val="007B56B7"/>
    <w:rsid w:val="007C02C4"/>
    <w:rsid w:val="007C2069"/>
    <w:rsid w:val="007C3E2A"/>
    <w:rsid w:val="007C6A4B"/>
    <w:rsid w:val="007D4020"/>
    <w:rsid w:val="007D53B8"/>
    <w:rsid w:val="007D626E"/>
    <w:rsid w:val="007D6426"/>
    <w:rsid w:val="007E262B"/>
    <w:rsid w:val="007E48CB"/>
    <w:rsid w:val="007F07CA"/>
    <w:rsid w:val="007F236B"/>
    <w:rsid w:val="007F2959"/>
    <w:rsid w:val="007F48F8"/>
    <w:rsid w:val="007F5D73"/>
    <w:rsid w:val="008078CE"/>
    <w:rsid w:val="00807E36"/>
    <w:rsid w:val="008143DE"/>
    <w:rsid w:val="00820DE5"/>
    <w:rsid w:val="00824401"/>
    <w:rsid w:val="00831818"/>
    <w:rsid w:val="0084265B"/>
    <w:rsid w:val="00844317"/>
    <w:rsid w:val="00844BB7"/>
    <w:rsid w:val="00845319"/>
    <w:rsid w:val="008465CB"/>
    <w:rsid w:val="0085249F"/>
    <w:rsid w:val="00853D66"/>
    <w:rsid w:val="00861DDA"/>
    <w:rsid w:val="00864388"/>
    <w:rsid w:val="00867C6E"/>
    <w:rsid w:val="00873013"/>
    <w:rsid w:val="008809FF"/>
    <w:rsid w:val="0088196D"/>
    <w:rsid w:val="0088602C"/>
    <w:rsid w:val="00891B25"/>
    <w:rsid w:val="00891D09"/>
    <w:rsid w:val="008925D0"/>
    <w:rsid w:val="008938AE"/>
    <w:rsid w:val="00893A90"/>
    <w:rsid w:val="008A0952"/>
    <w:rsid w:val="008B1F46"/>
    <w:rsid w:val="008C06A9"/>
    <w:rsid w:val="008C5B76"/>
    <w:rsid w:val="008C715F"/>
    <w:rsid w:val="008D03D4"/>
    <w:rsid w:val="008D13D3"/>
    <w:rsid w:val="008D32BF"/>
    <w:rsid w:val="008D5788"/>
    <w:rsid w:val="008D61B0"/>
    <w:rsid w:val="008E07D9"/>
    <w:rsid w:val="008E4BCD"/>
    <w:rsid w:val="009051A0"/>
    <w:rsid w:val="00927A94"/>
    <w:rsid w:val="0093016A"/>
    <w:rsid w:val="00931CBC"/>
    <w:rsid w:val="009350BC"/>
    <w:rsid w:val="00941517"/>
    <w:rsid w:val="00942B55"/>
    <w:rsid w:val="00943EC7"/>
    <w:rsid w:val="009474FC"/>
    <w:rsid w:val="00957D4C"/>
    <w:rsid w:val="00961F4E"/>
    <w:rsid w:val="009659CD"/>
    <w:rsid w:val="00965BB5"/>
    <w:rsid w:val="00966F24"/>
    <w:rsid w:val="009706CC"/>
    <w:rsid w:val="00972159"/>
    <w:rsid w:val="009741C6"/>
    <w:rsid w:val="00974E0A"/>
    <w:rsid w:val="00975040"/>
    <w:rsid w:val="0097671F"/>
    <w:rsid w:val="00982356"/>
    <w:rsid w:val="00983FD8"/>
    <w:rsid w:val="0098628E"/>
    <w:rsid w:val="00987390"/>
    <w:rsid w:val="00987D5B"/>
    <w:rsid w:val="009A037C"/>
    <w:rsid w:val="009A63B0"/>
    <w:rsid w:val="009C1C6B"/>
    <w:rsid w:val="009C5854"/>
    <w:rsid w:val="009C6D93"/>
    <w:rsid w:val="009D2FE3"/>
    <w:rsid w:val="009D36A5"/>
    <w:rsid w:val="009E05F7"/>
    <w:rsid w:val="009E4898"/>
    <w:rsid w:val="009F1433"/>
    <w:rsid w:val="009F6915"/>
    <w:rsid w:val="00A002D4"/>
    <w:rsid w:val="00A00462"/>
    <w:rsid w:val="00A00F23"/>
    <w:rsid w:val="00A02EA8"/>
    <w:rsid w:val="00A042CE"/>
    <w:rsid w:val="00A06224"/>
    <w:rsid w:val="00A111D9"/>
    <w:rsid w:val="00A12965"/>
    <w:rsid w:val="00A1361C"/>
    <w:rsid w:val="00A16057"/>
    <w:rsid w:val="00A16D9E"/>
    <w:rsid w:val="00A178BD"/>
    <w:rsid w:val="00A210F6"/>
    <w:rsid w:val="00A24C26"/>
    <w:rsid w:val="00A257C9"/>
    <w:rsid w:val="00A301EF"/>
    <w:rsid w:val="00A33778"/>
    <w:rsid w:val="00A35F0F"/>
    <w:rsid w:val="00A37716"/>
    <w:rsid w:val="00A40449"/>
    <w:rsid w:val="00A61D1B"/>
    <w:rsid w:val="00A6476B"/>
    <w:rsid w:val="00A7289A"/>
    <w:rsid w:val="00A761ED"/>
    <w:rsid w:val="00A77A25"/>
    <w:rsid w:val="00A77D8D"/>
    <w:rsid w:val="00A8045E"/>
    <w:rsid w:val="00A822C6"/>
    <w:rsid w:val="00A85DB4"/>
    <w:rsid w:val="00A865FA"/>
    <w:rsid w:val="00A872CF"/>
    <w:rsid w:val="00AA0CC1"/>
    <w:rsid w:val="00AA2E51"/>
    <w:rsid w:val="00AA5110"/>
    <w:rsid w:val="00AB06F7"/>
    <w:rsid w:val="00AB1DB5"/>
    <w:rsid w:val="00AC329F"/>
    <w:rsid w:val="00AC3AA1"/>
    <w:rsid w:val="00AC42EC"/>
    <w:rsid w:val="00AC4F04"/>
    <w:rsid w:val="00AC59C3"/>
    <w:rsid w:val="00AC6B05"/>
    <w:rsid w:val="00AD11C0"/>
    <w:rsid w:val="00AD3D68"/>
    <w:rsid w:val="00AE38E7"/>
    <w:rsid w:val="00AE6598"/>
    <w:rsid w:val="00AF1C68"/>
    <w:rsid w:val="00AF1EE4"/>
    <w:rsid w:val="00AF582A"/>
    <w:rsid w:val="00AF6BED"/>
    <w:rsid w:val="00AF74EC"/>
    <w:rsid w:val="00B0109C"/>
    <w:rsid w:val="00B0359C"/>
    <w:rsid w:val="00B177EA"/>
    <w:rsid w:val="00B20DFC"/>
    <w:rsid w:val="00B21557"/>
    <w:rsid w:val="00B239A2"/>
    <w:rsid w:val="00B30EF8"/>
    <w:rsid w:val="00B319DE"/>
    <w:rsid w:val="00B3688B"/>
    <w:rsid w:val="00B40AD5"/>
    <w:rsid w:val="00B4161D"/>
    <w:rsid w:val="00B42C99"/>
    <w:rsid w:val="00B4652D"/>
    <w:rsid w:val="00B47361"/>
    <w:rsid w:val="00B52D32"/>
    <w:rsid w:val="00B53EE2"/>
    <w:rsid w:val="00B54A22"/>
    <w:rsid w:val="00B54F42"/>
    <w:rsid w:val="00B61033"/>
    <w:rsid w:val="00B65649"/>
    <w:rsid w:val="00B86CEE"/>
    <w:rsid w:val="00B9176C"/>
    <w:rsid w:val="00B94D8D"/>
    <w:rsid w:val="00B9555D"/>
    <w:rsid w:val="00B959B0"/>
    <w:rsid w:val="00B9774D"/>
    <w:rsid w:val="00BA0D51"/>
    <w:rsid w:val="00BA1CF4"/>
    <w:rsid w:val="00BA6711"/>
    <w:rsid w:val="00BA774C"/>
    <w:rsid w:val="00BC1A75"/>
    <w:rsid w:val="00BC460C"/>
    <w:rsid w:val="00BD59F9"/>
    <w:rsid w:val="00BE0AFB"/>
    <w:rsid w:val="00BE32BC"/>
    <w:rsid w:val="00BE3822"/>
    <w:rsid w:val="00BE737C"/>
    <w:rsid w:val="00BF0C85"/>
    <w:rsid w:val="00BF2288"/>
    <w:rsid w:val="00BF77D1"/>
    <w:rsid w:val="00C00D38"/>
    <w:rsid w:val="00C00D3A"/>
    <w:rsid w:val="00C05970"/>
    <w:rsid w:val="00C13AAD"/>
    <w:rsid w:val="00C1616E"/>
    <w:rsid w:val="00C21A96"/>
    <w:rsid w:val="00C27B5E"/>
    <w:rsid w:val="00C31D2A"/>
    <w:rsid w:val="00C32B02"/>
    <w:rsid w:val="00C36B7D"/>
    <w:rsid w:val="00C36DE5"/>
    <w:rsid w:val="00C41DA3"/>
    <w:rsid w:val="00C508D3"/>
    <w:rsid w:val="00C53966"/>
    <w:rsid w:val="00C54EE1"/>
    <w:rsid w:val="00C57316"/>
    <w:rsid w:val="00C70738"/>
    <w:rsid w:val="00C7613A"/>
    <w:rsid w:val="00C76196"/>
    <w:rsid w:val="00C82F26"/>
    <w:rsid w:val="00C900F8"/>
    <w:rsid w:val="00C97246"/>
    <w:rsid w:val="00CA051F"/>
    <w:rsid w:val="00CA251F"/>
    <w:rsid w:val="00CA27CD"/>
    <w:rsid w:val="00CA3E59"/>
    <w:rsid w:val="00CA4485"/>
    <w:rsid w:val="00CA6A76"/>
    <w:rsid w:val="00CA745D"/>
    <w:rsid w:val="00CA7D3F"/>
    <w:rsid w:val="00CB65FC"/>
    <w:rsid w:val="00CC09B3"/>
    <w:rsid w:val="00CC1DF6"/>
    <w:rsid w:val="00CC796A"/>
    <w:rsid w:val="00CD0164"/>
    <w:rsid w:val="00CD028E"/>
    <w:rsid w:val="00CD0409"/>
    <w:rsid w:val="00CD1FBF"/>
    <w:rsid w:val="00CD6DEC"/>
    <w:rsid w:val="00CE02E2"/>
    <w:rsid w:val="00CE2715"/>
    <w:rsid w:val="00CE713E"/>
    <w:rsid w:val="00CF0D8B"/>
    <w:rsid w:val="00CF6CB3"/>
    <w:rsid w:val="00D004D0"/>
    <w:rsid w:val="00D01AA1"/>
    <w:rsid w:val="00D023F8"/>
    <w:rsid w:val="00D02879"/>
    <w:rsid w:val="00D03063"/>
    <w:rsid w:val="00D062B6"/>
    <w:rsid w:val="00D07A54"/>
    <w:rsid w:val="00D11A66"/>
    <w:rsid w:val="00D14F3D"/>
    <w:rsid w:val="00D2149F"/>
    <w:rsid w:val="00D218C1"/>
    <w:rsid w:val="00D22B2F"/>
    <w:rsid w:val="00D247AE"/>
    <w:rsid w:val="00D31401"/>
    <w:rsid w:val="00D32130"/>
    <w:rsid w:val="00D32D04"/>
    <w:rsid w:val="00D4323D"/>
    <w:rsid w:val="00D50A39"/>
    <w:rsid w:val="00D50A87"/>
    <w:rsid w:val="00D60FCA"/>
    <w:rsid w:val="00D65527"/>
    <w:rsid w:val="00D71B45"/>
    <w:rsid w:val="00D74039"/>
    <w:rsid w:val="00D74589"/>
    <w:rsid w:val="00D77FDD"/>
    <w:rsid w:val="00D81AC7"/>
    <w:rsid w:val="00D84027"/>
    <w:rsid w:val="00D84F7F"/>
    <w:rsid w:val="00D85257"/>
    <w:rsid w:val="00D8726A"/>
    <w:rsid w:val="00D91698"/>
    <w:rsid w:val="00D91C53"/>
    <w:rsid w:val="00D94EF2"/>
    <w:rsid w:val="00DA2867"/>
    <w:rsid w:val="00DA3EB8"/>
    <w:rsid w:val="00DB0B64"/>
    <w:rsid w:val="00DB2072"/>
    <w:rsid w:val="00DB4E3D"/>
    <w:rsid w:val="00DC4380"/>
    <w:rsid w:val="00DC5004"/>
    <w:rsid w:val="00DC7A34"/>
    <w:rsid w:val="00DE4A17"/>
    <w:rsid w:val="00DE57E8"/>
    <w:rsid w:val="00DE61CF"/>
    <w:rsid w:val="00DE7AE7"/>
    <w:rsid w:val="00DF38B2"/>
    <w:rsid w:val="00E01953"/>
    <w:rsid w:val="00E10F9D"/>
    <w:rsid w:val="00E11B3F"/>
    <w:rsid w:val="00E12C40"/>
    <w:rsid w:val="00E173AF"/>
    <w:rsid w:val="00E229FD"/>
    <w:rsid w:val="00E25086"/>
    <w:rsid w:val="00E25890"/>
    <w:rsid w:val="00E270DD"/>
    <w:rsid w:val="00E27B98"/>
    <w:rsid w:val="00E33550"/>
    <w:rsid w:val="00E33901"/>
    <w:rsid w:val="00E40275"/>
    <w:rsid w:val="00E41AA1"/>
    <w:rsid w:val="00E507D1"/>
    <w:rsid w:val="00E57628"/>
    <w:rsid w:val="00E600FB"/>
    <w:rsid w:val="00E60709"/>
    <w:rsid w:val="00E63160"/>
    <w:rsid w:val="00E6410D"/>
    <w:rsid w:val="00E65796"/>
    <w:rsid w:val="00E65A45"/>
    <w:rsid w:val="00E7417C"/>
    <w:rsid w:val="00E75BBF"/>
    <w:rsid w:val="00E80927"/>
    <w:rsid w:val="00E8330F"/>
    <w:rsid w:val="00E84DD5"/>
    <w:rsid w:val="00E876DB"/>
    <w:rsid w:val="00E90195"/>
    <w:rsid w:val="00E93B46"/>
    <w:rsid w:val="00E95918"/>
    <w:rsid w:val="00E96D75"/>
    <w:rsid w:val="00E978DF"/>
    <w:rsid w:val="00E97E5B"/>
    <w:rsid w:val="00EA4787"/>
    <w:rsid w:val="00EA69FF"/>
    <w:rsid w:val="00EB226A"/>
    <w:rsid w:val="00EB3394"/>
    <w:rsid w:val="00EB3573"/>
    <w:rsid w:val="00EB6456"/>
    <w:rsid w:val="00EB7E78"/>
    <w:rsid w:val="00EC3E7C"/>
    <w:rsid w:val="00EC7BF7"/>
    <w:rsid w:val="00ED106B"/>
    <w:rsid w:val="00ED1E5B"/>
    <w:rsid w:val="00ED2189"/>
    <w:rsid w:val="00ED3455"/>
    <w:rsid w:val="00EE3E92"/>
    <w:rsid w:val="00EE47E0"/>
    <w:rsid w:val="00EF2C61"/>
    <w:rsid w:val="00F07801"/>
    <w:rsid w:val="00F14A32"/>
    <w:rsid w:val="00F16D0F"/>
    <w:rsid w:val="00F21549"/>
    <w:rsid w:val="00F22968"/>
    <w:rsid w:val="00F22E4F"/>
    <w:rsid w:val="00F33D1C"/>
    <w:rsid w:val="00F35A69"/>
    <w:rsid w:val="00F36F16"/>
    <w:rsid w:val="00F426D2"/>
    <w:rsid w:val="00F46F32"/>
    <w:rsid w:val="00F47869"/>
    <w:rsid w:val="00F54DAC"/>
    <w:rsid w:val="00F579B6"/>
    <w:rsid w:val="00F6000B"/>
    <w:rsid w:val="00F622C4"/>
    <w:rsid w:val="00F71EC2"/>
    <w:rsid w:val="00F7416C"/>
    <w:rsid w:val="00F751D8"/>
    <w:rsid w:val="00F76B76"/>
    <w:rsid w:val="00F960FF"/>
    <w:rsid w:val="00F97426"/>
    <w:rsid w:val="00FA176E"/>
    <w:rsid w:val="00FA3F08"/>
    <w:rsid w:val="00FA6302"/>
    <w:rsid w:val="00FB14CD"/>
    <w:rsid w:val="00FB1C7D"/>
    <w:rsid w:val="00FB4A58"/>
    <w:rsid w:val="00FC00C3"/>
    <w:rsid w:val="00FC02B1"/>
    <w:rsid w:val="00FC0C3B"/>
    <w:rsid w:val="00FC413C"/>
    <w:rsid w:val="00FC4729"/>
    <w:rsid w:val="00FC5637"/>
    <w:rsid w:val="00FD04BC"/>
    <w:rsid w:val="00FD0814"/>
    <w:rsid w:val="00FD117B"/>
    <w:rsid w:val="00FD4CF3"/>
    <w:rsid w:val="00FD7DC2"/>
    <w:rsid w:val="00FE0006"/>
    <w:rsid w:val="00FE14DE"/>
    <w:rsid w:val="00FE725E"/>
    <w:rsid w:val="00FF2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D5F9E1"/>
  <w15:chartTrackingRefBased/>
  <w15:docId w15:val="{539AEC69-6CA0-204A-B0AC-C9BC70268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3D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3D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E13D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E13D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E13D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E13D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E13D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3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3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3D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3D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E13D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E13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E13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E13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E13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E13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3D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3D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E13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13DB"/>
    <w:rPr>
      <w:i/>
      <w:iCs/>
      <w:color w:val="404040" w:themeColor="text1" w:themeTint="BF"/>
    </w:rPr>
  </w:style>
  <w:style w:type="paragraph" w:styleId="ListParagraph">
    <w:name w:val="List Paragraph"/>
    <w:basedOn w:val="Normal"/>
    <w:uiPriority w:val="34"/>
    <w:qFormat/>
    <w:rsid w:val="002E13DB"/>
    <w:pPr>
      <w:ind w:left="720"/>
      <w:contextualSpacing/>
    </w:pPr>
  </w:style>
  <w:style w:type="character" w:styleId="IntenseEmphasis">
    <w:name w:val="Intense Emphasis"/>
    <w:basedOn w:val="DefaultParagraphFont"/>
    <w:uiPriority w:val="21"/>
    <w:qFormat/>
    <w:rsid w:val="002E13DB"/>
    <w:rPr>
      <w:i/>
      <w:iCs/>
      <w:color w:val="0F4761" w:themeColor="accent1" w:themeShade="BF"/>
    </w:rPr>
  </w:style>
  <w:style w:type="paragraph" w:styleId="IntenseQuote">
    <w:name w:val="Intense Quote"/>
    <w:basedOn w:val="Normal"/>
    <w:next w:val="Normal"/>
    <w:link w:val="IntenseQuoteChar"/>
    <w:uiPriority w:val="30"/>
    <w:qFormat/>
    <w:rsid w:val="002E1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3DB"/>
    <w:rPr>
      <w:i/>
      <w:iCs/>
      <w:color w:val="0F4761" w:themeColor="accent1" w:themeShade="BF"/>
    </w:rPr>
  </w:style>
  <w:style w:type="character" w:styleId="IntenseReference">
    <w:name w:val="Intense Reference"/>
    <w:basedOn w:val="DefaultParagraphFont"/>
    <w:uiPriority w:val="32"/>
    <w:qFormat/>
    <w:rsid w:val="002E13DB"/>
    <w:rPr>
      <w:b/>
      <w:bCs/>
      <w:smallCaps/>
      <w:color w:val="0F4761" w:themeColor="accent1" w:themeShade="BF"/>
      <w:spacing w:val="5"/>
    </w:rPr>
  </w:style>
  <w:style w:type="character" w:styleId="PlaceholderText">
    <w:name w:val="Placeholder Text"/>
    <w:basedOn w:val="DefaultParagraphFont"/>
    <w:uiPriority w:val="99"/>
    <w:semiHidden/>
    <w:rsid w:val="006C5A1D"/>
    <w:rPr>
      <w:color w:val="666666"/>
    </w:rPr>
  </w:style>
  <w:style w:type="character" w:styleId="Hyperlink">
    <w:name w:val="Hyperlink"/>
    <w:basedOn w:val="DefaultParagraphFont"/>
    <w:uiPriority w:val="99"/>
    <w:unhideWhenUsed/>
    <w:rsid w:val="00E65796"/>
    <w:rPr>
      <w:color w:val="0000FF"/>
      <w:u w:val="single"/>
    </w:rPr>
  </w:style>
  <w:style w:type="paragraph" w:styleId="Revision">
    <w:name w:val="Revision"/>
    <w:hidden/>
    <w:uiPriority w:val="99"/>
    <w:semiHidden/>
    <w:rsid w:val="00E7417C"/>
  </w:style>
  <w:style w:type="paragraph" w:styleId="Header">
    <w:name w:val="header"/>
    <w:basedOn w:val="Normal"/>
    <w:link w:val="HeaderChar"/>
    <w:uiPriority w:val="99"/>
    <w:unhideWhenUsed/>
    <w:rsid w:val="00E65A45"/>
    <w:pPr>
      <w:tabs>
        <w:tab w:val="center" w:pos="4680"/>
        <w:tab w:val="right" w:pos="9360"/>
      </w:tabs>
    </w:pPr>
  </w:style>
  <w:style w:type="character" w:customStyle="1" w:styleId="HeaderChar">
    <w:name w:val="Header Char"/>
    <w:basedOn w:val="DefaultParagraphFont"/>
    <w:link w:val="Header"/>
    <w:uiPriority w:val="99"/>
    <w:rsid w:val="00E65A45"/>
  </w:style>
  <w:style w:type="paragraph" w:styleId="Footer">
    <w:name w:val="footer"/>
    <w:basedOn w:val="Normal"/>
    <w:link w:val="FooterChar"/>
    <w:uiPriority w:val="99"/>
    <w:unhideWhenUsed/>
    <w:rsid w:val="00E65A45"/>
    <w:pPr>
      <w:tabs>
        <w:tab w:val="center" w:pos="4680"/>
        <w:tab w:val="right" w:pos="9360"/>
      </w:tabs>
    </w:pPr>
  </w:style>
  <w:style w:type="character" w:customStyle="1" w:styleId="FooterChar">
    <w:name w:val="Footer Char"/>
    <w:basedOn w:val="DefaultParagraphFont"/>
    <w:link w:val="Footer"/>
    <w:uiPriority w:val="99"/>
    <w:rsid w:val="00E65A45"/>
  </w:style>
  <w:style w:type="character" w:styleId="LineNumber">
    <w:name w:val="line number"/>
    <w:basedOn w:val="DefaultParagraphFont"/>
    <w:uiPriority w:val="99"/>
    <w:semiHidden/>
    <w:unhideWhenUsed/>
    <w:rsid w:val="004C6D71"/>
  </w:style>
  <w:style w:type="character" w:styleId="CommentReference">
    <w:name w:val="annotation reference"/>
    <w:basedOn w:val="DefaultParagraphFont"/>
    <w:uiPriority w:val="99"/>
    <w:semiHidden/>
    <w:unhideWhenUsed/>
    <w:rsid w:val="00C508D3"/>
    <w:rPr>
      <w:sz w:val="16"/>
      <w:szCs w:val="16"/>
    </w:rPr>
  </w:style>
  <w:style w:type="paragraph" w:styleId="CommentText">
    <w:name w:val="annotation text"/>
    <w:basedOn w:val="Normal"/>
    <w:link w:val="CommentTextChar"/>
    <w:uiPriority w:val="99"/>
    <w:semiHidden/>
    <w:unhideWhenUsed/>
    <w:rsid w:val="00C508D3"/>
    <w:rPr>
      <w:sz w:val="20"/>
      <w:szCs w:val="20"/>
    </w:rPr>
  </w:style>
  <w:style w:type="character" w:customStyle="1" w:styleId="CommentTextChar">
    <w:name w:val="Comment Text Char"/>
    <w:basedOn w:val="DefaultParagraphFont"/>
    <w:link w:val="CommentText"/>
    <w:uiPriority w:val="99"/>
    <w:semiHidden/>
    <w:rsid w:val="00C508D3"/>
    <w:rPr>
      <w:sz w:val="20"/>
      <w:szCs w:val="20"/>
    </w:rPr>
  </w:style>
  <w:style w:type="paragraph" w:styleId="CommentSubject">
    <w:name w:val="annotation subject"/>
    <w:basedOn w:val="CommentText"/>
    <w:next w:val="CommentText"/>
    <w:link w:val="CommentSubjectChar"/>
    <w:uiPriority w:val="99"/>
    <w:semiHidden/>
    <w:unhideWhenUsed/>
    <w:rsid w:val="00C508D3"/>
    <w:rPr>
      <w:b/>
      <w:bCs/>
    </w:rPr>
  </w:style>
  <w:style w:type="character" w:customStyle="1" w:styleId="CommentSubjectChar">
    <w:name w:val="Comment Subject Char"/>
    <w:basedOn w:val="CommentTextChar"/>
    <w:link w:val="CommentSubject"/>
    <w:uiPriority w:val="99"/>
    <w:semiHidden/>
    <w:rsid w:val="00C508D3"/>
    <w:rPr>
      <w:b/>
      <w:bCs/>
      <w:sz w:val="20"/>
      <w:szCs w:val="20"/>
    </w:rPr>
  </w:style>
  <w:style w:type="table" w:styleId="TableGrid">
    <w:name w:val="Table Grid"/>
    <w:basedOn w:val="TableNormal"/>
    <w:uiPriority w:val="39"/>
    <w:rsid w:val="005D51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D59F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BD59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D59F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
    <w:name w:val="Grid Table 6 Colorful"/>
    <w:basedOn w:val="TableNormal"/>
    <w:uiPriority w:val="51"/>
    <w:rsid w:val="00BD59F9"/>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A3E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112">
      <w:marLeft w:val="0"/>
      <w:marRight w:val="0"/>
      <w:marTop w:val="0"/>
      <w:marBottom w:val="0"/>
      <w:divBdr>
        <w:top w:val="none" w:sz="0" w:space="0" w:color="auto"/>
        <w:left w:val="none" w:sz="0" w:space="0" w:color="auto"/>
        <w:bottom w:val="none" w:sz="0" w:space="0" w:color="auto"/>
        <w:right w:val="none" w:sz="0" w:space="0" w:color="auto"/>
      </w:divBdr>
    </w:div>
    <w:div w:id="202847">
      <w:marLeft w:val="0"/>
      <w:marRight w:val="0"/>
      <w:marTop w:val="0"/>
      <w:marBottom w:val="0"/>
      <w:divBdr>
        <w:top w:val="none" w:sz="0" w:space="0" w:color="auto"/>
        <w:left w:val="none" w:sz="0" w:space="0" w:color="auto"/>
        <w:bottom w:val="none" w:sz="0" w:space="0" w:color="auto"/>
        <w:right w:val="none" w:sz="0" w:space="0" w:color="auto"/>
      </w:divBdr>
    </w:div>
    <w:div w:id="203189">
      <w:marLeft w:val="0"/>
      <w:marRight w:val="0"/>
      <w:marTop w:val="0"/>
      <w:marBottom w:val="0"/>
      <w:divBdr>
        <w:top w:val="none" w:sz="0" w:space="0" w:color="auto"/>
        <w:left w:val="none" w:sz="0" w:space="0" w:color="auto"/>
        <w:bottom w:val="none" w:sz="0" w:space="0" w:color="auto"/>
        <w:right w:val="none" w:sz="0" w:space="0" w:color="auto"/>
      </w:divBdr>
    </w:div>
    <w:div w:id="279523">
      <w:marLeft w:val="0"/>
      <w:marRight w:val="0"/>
      <w:marTop w:val="0"/>
      <w:marBottom w:val="0"/>
      <w:divBdr>
        <w:top w:val="none" w:sz="0" w:space="0" w:color="auto"/>
        <w:left w:val="none" w:sz="0" w:space="0" w:color="auto"/>
        <w:bottom w:val="none" w:sz="0" w:space="0" w:color="auto"/>
        <w:right w:val="none" w:sz="0" w:space="0" w:color="auto"/>
      </w:divBdr>
    </w:div>
    <w:div w:id="354857">
      <w:marLeft w:val="0"/>
      <w:marRight w:val="0"/>
      <w:marTop w:val="0"/>
      <w:marBottom w:val="0"/>
      <w:divBdr>
        <w:top w:val="none" w:sz="0" w:space="0" w:color="auto"/>
        <w:left w:val="none" w:sz="0" w:space="0" w:color="auto"/>
        <w:bottom w:val="none" w:sz="0" w:space="0" w:color="auto"/>
        <w:right w:val="none" w:sz="0" w:space="0" w:color="auto"/>
      </w:divBdr>
    </w:div>
    <w:div w:id="471294">
      <w:marLeft w:val="0"/>
      <w:marRight w:val="0"/>
      <w:marTop w:val="0"/>
      <w:marBottom w:val="0"/>
      <w:divBdr>
        <w:top w:val="none" w:sz="0" w:space="0" w:color="auto"/>
        <w:left w:val="none" w:sz="0" w:space="0" w:color="auto"/>
        <w:bottom w:val="none" w:sz="0" w:space="0" w:color="auto"/>
        <w:right w:val="none" w:sz="0" w:space="0" w:color="auto"/>
      </w:divBdr>
    </w:div>
    <w:div w:id="545475">
      <w:marLeft w:val="0"/>
      <w:marRight w:val="0"/>
      <w:marTop w:val="0"/>
      <w:marBottom w:val="0"/>
      <w:divBdr>
        <w:top w:val="none" w:sz="0" w:space="0" w:color="auto"/>
        <w:left w:val="none" w:sz="0" w:space="0" w:color="auto"/>
        <w:bottom w:val="none" w:sz="0" w:space="0" w:color="auto"/>
        <w:right w:val="none" w:sz="0" w:space="0" w:color="auto"/>
      </w:divBdr>
    </w:div>
    <w:div w:id="551312">
      <w:marLeft w:val="0"/>
      <w:marRight w:val="0"/>
      <w:marTop w:val="0"/>
      <w:marBottom w:val="0"/>
      <w:divBdr>
        <w:top w:val="none" w:sz="0" w:space="0" w:color="auto"/>
        <w:left w:val="none" w:sz="0" w:space="0" w:color="auto"/>
        <w:bottom w:val="none" w:sz="0" w:space="0" w:color="auto"/>
        <w:right w:val="none" w:sz="0" w:space="0" w:color="auto"/>
      </w:divBdr>
    </w:div>
    <w:div w:id="552324">
      <w:marLeft w:val="0"/>
      <w:marRight w:val="0"/>
      <w:marTop w:val="0"/>
      <w:marBottom w:val="0"/>
      <w:divBdr>
        <w:top w:val="none" w:sz="0" w:space="0" w:color="auto"/>
        <w:left w:val="none" w:sz="0" w:space="0" w:color="auto"/>
        <w:bottom w:val="none" w:sz="0" w:space="0" w:color="auto"/>
        <w:right w:val="none" w:sz="0" w:space="0" w:color="auto"/>
      </w:divBdr>
    </w:div>
    <w:div w:id="747209">
      <w:marLeft w:val="0"/>
      <w:marRight w:val="0"/>
      <w:marTop w:val="0"/>
      <w:marBottom w:val="0"/>
      <w:divBdr>
        <w:top w:val="none" w:sz="0" w:space="0" w:color="auto"/>
        <w:left w:val="none" w:sz="0" w:space="0" w:color="auto"/>
        <w:bottom w:val="none" w:sz="0" w:space="0" w:color="auto"/>
        <w:right w:val="none" w:sz="0" w:space="0" w:color="auto"/>
      </w:divBdr>
    </w:div>
    <w:div w:id="813870">
      <w:marLeft w:val="0"/>
      <w:marRight w:val="0"/>
      <w:marTop w:val="0"/>
      <w:marBottom w:val="0"/>
      <w:divBdr>
        <w:top w:val="none" w:sz="0" w:space="0" w:color="auto"/>
        <w:left w:val="none" w:sz="0" w:space="0" w:color="auto"/>
        <w:bottom w:val="none" w:sz="0" w:space="0" w:color="auto"/>
        <w:right w:val="none" w:sz="0" w:space="0" w:color="auto"/>
      </w:divBdr>
    </w:div>
    <w:div w:id="817181">
      <w:marLeft w:val="0"/>
      <w:marRight w:val="0"/>
      <w:marTop w:val="0"/>
      <w:marBottom w:val="0"/>
      <w:divBdr>
        <w:top w:val="none" w:sz="0" w:space="0" w:color="auto"/>
        <w:left w:val="none" w:sz="0" w:space="0" w:color="auto"/>
        <w:bottom w:val="none" w:sz="0" w:space="0" w:color="auto"/>
        <w:right w:val="none" w:sz="0" w:space="0" w:color="auto"/>
      </w:divBdr>
    </w:div>
    <w:div w:id="857778">
      <w:bodyDiv w:val="1"/>
      <w:marLeft w:val="0"/>
      <w:marRight w:val="0"/>
      <w:marTop w:val="0"/>
      <w:marBottom w:val="0"/>
      <w:divBdr>
        <w:top w:val="none" w:sz="0" w:space="0" w:color="auto"/>
        <w:left w:val="none" w:sz="0" w:space="0" w:color="auto"/>
        <w:bottom w:val="none" w:sz="0" w:space="0" w:color="auto"/>
        <w:right w:val="none" w:sz="0" w:space="0" w:color="auto"/>
      </w:divBdr>
    </w:div>
    <w:div w:id="1013017">
      <w:marLeft w:val="0"/>
      <w:marRight w:val="0"/>
      <w:marTop w:val="0"/>
      <w:marBottom w:val="0"/>
      <w:divBdr>
        <w:top w:val="none" w:sz="0" w:space="0" w:color="auto"/>
        <w:left w:val="none" w:sz="0" w:space="0" w:color="auto"/>
        <w:bottom w:val="none" w:sz="0" w:space="0" w:color="auto"/>
        <w:right w:val="none" w:sz="0" w:space="0" w:color="auto"/>
      </w:divBdr>
    </w:div>
    <w:div w:id="1125662">
      <w:marLeft w:val="0"/>
      <w:marRight w:val="0"/>
      <w:marTop w:val="0"/>
      <w:marBottom w:val="0"/>
      <w:divBdr>
        <w:top w:val="none" w:sz="0" w:space="0" w:color="auto"/>
        <w:left w:val="none" w:sz="0" w:space="0" w:color="auto"/>
        <w:bottom w:val="none" w:sz="0" w:space="0" w:color="auto"/>
        <w:right w:val="none" w:sz="0" w:space="0" w:color="auto"/>
      </w:divBdr>
    </w:div>
    <w:div w:id="1127293">
      <w:marLeft w:val="0"/>
      <w:marRight w:val="0"/>
      <w:marTop w:val="0"/>
      <w:marBottom w:val="0"/>
      <w:divBdr>
        <w:top w:val="none" w:sz="0" w:space="0" w:color="auto"/>
        <w:left w:val="none" w:sz="0" w:space="0" w:color="auto"/>
        <w:bottom w:val="none" w:sz="0" w:space="0" w:color="auto"/>
        <w:right w:val="none" w:sz="0" w:space="0" w:color="auto"/>
      </w:divBdr>
    </w:div>
    <w:div w:id="1131434">
      <w:marLeft w:val="0"/>
      <w:marRight w:val="0"/>
      <w:marTop w:val="0"/>
      <w:marBottom w:val="0"/>
      <w:divBdr>
        <w:top w:val="none" w:sz="0" w:space="0" w:color="auto"/>
        <w:left w:val="none" w:sz="0" w:space="0" w:color="auto"/>
        <w:bottom w:val="none" w:sz="0" w:space="0" w:color="auto"/>
        <w:right w:val="none" w:sz="0" w:space="0" w:color="auto"/>
      </w:divBdr>
    </w:div>
    <w:div w:id="1133647">
      <w:marLeft w:val="0"/>
      <w:marRight w:val="0"/>
      <w:marTop w:val="0"/>
      <w:marBottom w:val="0"/>
      <w:divBdr>
        <w:top w:val="none" w:sz="0" w:space="0" w:color="auto"/>
        <w:left w:val="none" w:sz="0" w:space="0" w:color="auto"/>
        <w:bottom w:val="none" w:sz="0" w:space="0" w:color="auto"/>
        <w:right w:val="none" w:sz="0" w:space="0" w:color="auto"/>
      </w:divBdr>
    </w:div>
    <w:div w:id="1248720">
      <w:marLeft w:val="0"/>
      <w:marRight w:val="0"/>
      <w:marTop w:val="0"/>
      <w:marBottom w:val="0"/>
      <w:divBdr>
        <w:top w:val="none" w:sz="0" w:space="0" w:color="auto"/>
        <w:left w:val="none" w:sz="0" w:space="0" w:color="auto"/>
        <w:bottom w:val="none" w:sz="0" w:space="0" w:color="auto"/>
        <w:right w:val="none" w:sz="0" w:space="0" w:color="auto"/>
      </w:divBdr>
    </w:div>
    <w:div w:id="1249750">
      <w:marLeft w:val="0"/>
      <w:marRight w:val="0"/>
      <w:marTop w:val="0"/>
      <w:marBottom w:val="0"/>
      <w:divBdr>
        <w:top w:val="none" w:sz="0" w:space="0" w:color="auto"/>
        <w:left w:val="none" w:sz="0" w:space="0" w:color="auto"/>
        <w:bottom w:val="none" w:sz="0" w:space="0" w:color="auto"/>
        <w:right w:val="none" w:sz="0" w:space="0" w:color="auto"/>
      </w:divBdr>
    </w:div>
    <w:div w:id="1251666">
      <w:marLeft w:val="0"/>
      <w:marRight w:val="0"/>
      <w:marTop w:val="0"/>
      <w:marBottom w:val="0"/>
      <w:divBdr>
        <w:top w:val="none" w:sz="0" w:space="0" w:color="auto"/>
        <w:left w:val="none" w:sz="0" w:space="0" w:color="auto"/>
        <w:bottom w:val="none" w:sz="0" w:space="0" w:color="auto"/>
        <w:right w:val="none" w:sz="0" w:space="0" w:color="auto"/>
      </w:divBdr>
    </w:div>
    <w:div w:id="1324224">
      <w:marLeft w:val="0"/>
      <w:marRight w:val="0"/>
      <w:marTop w:val="0"/>
      <w:marBottom w:val="0"/>
      <w:divBdr>
        <w:top w:val="none" w:sz="0" w:space="0" w:color="auto"/>
        <w:left w:val="none" w:sz="0" w:space="0" w:color="auto"/>
        <w:bottom w:val="none" w:sz="0" w:space="0" w:color="auto"/>
        <w:right w:val="none" w:sz="0" w:space="0" w:color="auto"/>
      </w:divBdr>
    </w:div>
    <w:div w:id="1468434">
      <w:marLeft w:val="0"/>
      <w:marRight w:val="0"/>
      <w:marTop w:val="0"/>
      <w:marBottom w:val="0"/>
      <w:divBdr>
        <w:top w:val="none" w:sz="0" w:space="0" w:color="auto"/>
        <w:left w:val="none" w:sz="0" w:space="0" w:color="auto"/>
        <w:bottom w:val="none" w:sz="0" w:space="0" w:color="auto"/>
        <w:right w:val="none" w:sz="0" w:space="0" w:color="auto"/>
      </w:divBdr>
    </w:div>
    <w:div w:id="1469709">
      <w:marLeft w:val="0"/>
      <w:marRight w:val="0"/>
      <w:marTop w:val="0"/>
      <w:marBottom w:val="0"/>
      <w:divBdr>
        <w:top w:val="none" w:sz="0" w:space="0" w:color="auto"/>
        <w:left w:val="none" w:sz="0" w:space="0" w:color="auto"/>
        <w:bottom w:val="none" w:sz="0" w:space="0" w:color="auto"/>
        <w:right w:val="none" w:sz="0" w:space="0" w:color="auto"/>
      </w:divBdr>
    </w:div>
    <w:div w:id="1512330">
      <w:marLeft w:val="0"/>
      <w:marRight w:val="0"/>
      <w:marTop w:val="0"/>
      <w:marBottom w:val="0"/>
      <w:divBdr>
        <w:top w:val="none" w:sz="0" w:space="0" w:color="auto"/>
        <w:left w:val="none" w:sz="0" w:space="0" w:color="auto"/>
        <w:bottom w:val="none" w:sz="0" w:space="0" w:color="auto"/>
        <w:right w:val="none" w:sz="0" w:space="0" w:color="auto"/>
      </w:divBdr>
    </w:div>
    <w:div w:id="1514796">
      <w:marLeft w:val="0"/>
      <w:marRight w:val="0"/>
      <w:marTop w:val="0"/>
      <w:marBottom w:val="0"/>
      <w:divBdr>
        <w:top w:val="none" w:sz="0" w:space="0" w:color="auto"/>
        <w:left w:val="none" w:sz="0" w:space="0" w:color="auto"/>
        <w:bottom w:val="none" w:sz="0" w:space="0" w:color="auto"/>
        <w:right w:val="none" w:sz="0" w:space="0" w:color="auto"/>
      </w:divBdr>
    </w:div>
    <w:div w:id="1593842">
      <w:marLeft w:val="0"/>
      <w:marRight w:val="0"/>
      <w:marTop w:val="0"/>
      <w:marBottom w:val="0"/>
      <w:divBdr>
        <w:top w:val="none" w:sz="0" w:space="0" w:color="auto"/>
        <w:left w:val="none" w:sz="0" w:space="0" w:color="auto"/>
        <w:bottom w:val="none" w:sz="0" w:space="0" w:color="auto"/>
        <w:right w:val="none" w:sz="0" w:space="0" w:color="auto"/>
      </w:divBdr>
    </w:div>
    <w:div w:id="1706451">
      <w:marLeft w:val="0"/>
      <w:marRight w:val="0"/>
      <w:marTop w:val="0"/>
      <w:marBottom w:val="0"/>
      <w:divBdr>
        <w:top w:val="none" w:sz="0" w:space="0" w:color="auto"/>
        <w:left w:val="none" w:sz="0" w:space="0" w:color="auto"/>
        <w:bottom w:val="none" w:sz="0" w:space="0" w:color="auto"/>
        <w:right w:val="none" w:sz="0" w:space="0" w:color="auto"/>
      </w:divBdr>
    </w:div>
    <w:div w:id="1862517">
      <w:marLeft w:val="0"/>
      <w:marRight w:val="0"/>
      <w:marTop w:val="0"/>
      <w:marBottom w:val="0"/>
      <w:divBdr>
        <w:top w:val="none" w:sz="0" w:space="0" w:color="auto"/>
        <w:left w:val="none" w:sz="0" w:space="0" w:color="auto"/>
        <w:bottom w:val="none" w:sz="0" w:space="0" w:color="auto"/>
        <w:right w:val="none" w:sz="0" w:space="0" w:color="auto"/>
      </w:divBdr>
    </w:div>
    <w:div w:id="1932789">
      <w:marLeft w:val="0"/>
      <w:marRight w:val="0"/>
      <w:marTop w:val="0"/>
      <w:marBottom w:val="0"/>
      <w:divBdr>
        <w:top w:val="none" w:sz="0" w:space="0" w:color="auto"/>
        <w:left w:val="none" w:sz="0" w:space="0" w:color="auto"/>
        <w:bottom w:val="none" w:sz="0" w:space="0" w:color="auto"/>
        <w:right w:val="none" w:sz="0" w:space="0" w:color="auto"/>
      </w:divBdr>
    </w:div>
    <w:div w:id="2362783">
      <w:marLeft w:val="0"/>
      <w:marRight w:val="0"/>
      <w:marTop w:val="0"/>
      <w:marBottom w:val="0"/>
      <w:divBdr>
        <w:top w:val="none" w:sz="0" w:space="0" w:color="auto"/>
        <w:left w:val="none" w:sz="0" w:space="0" w:color="auto"/>
        <w:bottom w:val="none" w:sz="0" w:space="0" w:color="auto"/>
        <w:right w:val="none" w:sz="0" w:space="0" w:color="auto"/>
      </w:divBdr>
    </w:div>
    <w:div w:id="2558180">
      <w:marLeft w:val="0"/>
      <w:marRight w:val="0"/>
      <w:marTop w:val="0"/>
      <w:marBottom w:val="0"/>
      <w:divBdr>
        <w:top w:val="none" w:sz="0" w:space="0" w:color="auto"/>
        <w:left w:val="none" w:sz="0" w:space="0" w:color="auto"/>
        <w:bottom w:val="none" w:sz="0" w:space="0" w:color="auto"/>
        <w:right w:val="none" w:sz="0" w:space="0" w:color="auto"/>
      </w:divBdr>
    </w:div>
    <w:div w:id="2559817">
      <w:marLeft w:val="0"/>
      <w:marRight w:val="0"/>
      <w:marTop w:val="0"/>
      <w:marBottom w:val="0"/>
      <w:divBdr>
        <w:top w:val="none" w:sz="0" w:space="0" w:color="auto"/>
        <w:left w:val="none" w:sz="0" w:space="0" w:color="auto"/>
        <w:bottom w:val="none" w:sz="0" w:space="0" w:color="auto"/>
        <w:right w:val="none" w:sz="0" w:space="0" w:color="auto"/>
      </w:divBdr>
    </w:div>
    <w:div w:id="2634505">
      <w:marLeft w:val="0"/>
      <w:marRight w:val="0"/>
      <w:marTop w:val="0"/>
      <w:marBottom w:val="0"/>
      <w:divBdr>
        <w:top w:val="none" w:sz="0" w:space="0" w:color="auto"/>
        <w:left w:val="none" w:sz="0" w:space="0" w:color="auto"/>
        <w:bottom w:val="none" w:sz="0" w:space="0" w:color="auto"/>
        <w:right w:val="none" w:sz="0" w:space="0" w:color="auto"/>
      </w:divBdr>
    </w:div>
    <w:div w:id="2706992">
      <w:marLeft w:val="0"/>
      <w:marRight w:val="0"/>
      <w:marTop w:val="0"/>
      <w:marBottom w:val="0"/>
      <w:divBdr>
        <w:top w:val="none" w:sz="0" w:space="0" w:color="auto"/>
        <w:left w:val="none" w:sz="0" w:space="0" w:color="auto"/>
        <w:bottom w:val="none" w:sz="0" w:space="0" w:color="auto"/>
        <w:right w:val="none" w:sz="0" w:space="0" w:color="auto"/>
      </w:divBdr>
    </w:div>
    <w:div w:id="2782921">
      <w:marLeft w:val="0"/>
      <w:marRight w:val="0"/>
      <w:marTop w:val="0"/>
      <w:marBottom w:val="0"/>
      <w:divBdr>
        <w:top w:val="none" w:sz="0" w:space="0" w:color="auto"/>
        <w:left w:val="none" w:sz="0" w:space="0" w:color="auto"/>
        <w:bottom w:val="none" w:sz="0" w:space="0" w:color="auto"/>
        <w:right w:val="none" w:sz="0" w:space="0" w:color="auto"/>
      </w:divBdr>
    </w:div>
    <w:div w:id="2901808">
      <w:marLeft w:val="0"/>
      <w:marRight w:val="0"/>
      <w:marTop w:val="0"/>
      <w:marBottom w:val="0"/>
      <w:divBdr>
        <w:top w:val="none" w:sz="0" w:space="0" w:color="auto"/>
        <w:left w:val="none" w:sz="0" w:space="0" w:color="auto"/>
        <w:bottom w:val="none" w:sz="0" w:space="0" w:color="auto"/>
        <w:right w:val="none" w:sz="0" w:space="0" w:color="auto"/>
      </w:divBdr>
    </w:div>
    <w:div w:id="3021111">
      <w:marLeft w:val="0"/>
      <w:marRight w:val="0"/>
      <w:marTop w:val="0"/>
      <w:marBottom w:val="0"/>
      <w:divBdr>
        <w:top w:val="none" w:sz="0" w:space="0" w:color="auto"/>
        <w:left w:val="none" w:sz="0" w:space="0" w:color="auto"/>
        <w:bottom w:val="none" w:sz="0" w:space="0" w:color="auto"/>
        <w:right w:val="none" w:sz="0" w:space="0" w:color="auto"/>
      </w:divBdr>
    </w:div>
    <w:div w:id="3091302">
      <w:marLeft w:val="0"/>
      <w:marRight w:val="0"/>
      <w:marTop w:val="0"/>
      <w:marBottom w:val="0"/>
      <w:divBdr>
        <w:top w:val="none" w:sz="0" w:space="0" w:color="auto"/>
        <w:left w:val="none" w:sz="0" w:space="0" w:color="auto"/>
        <w:bottom w:val="none" w:sz="0" w:space="0" w:color="auto"/>
        <w:right w:val="none" w:sz="0" w:space="0" w:color="auto"/>
      </w:divBdr>
    </w:div>
    <w:div w:id="3359798">
      <w:marLeft w:val="0"/>
      <w:marRight w:val="0"/>
      <w:marTop w:val="0"/>
      <w:marBottom w:val="0"/>
      <w:divBdr>
        <w:top w:val="none" w:sz="0" w:space="0" w:color="auto"/>
        <w:left w:val="none" w:sz="0" w:space="0" w:color="auto"/>
        <w:bottom w:val="none" w:sz="0" w:space="0" w:color="auto"/>
        <w:right w:val="none" w:sz="0" w:space="0" w:color="auto"/>
      </w:divBdr>
    </w:div>
    <w:div w:id="3367486">
      <w:marLeft w:val="0"/>
      <w:marRight w:val="0"/>
      <w:marTop w:val="0"/>
      <w:marBottom w:val="0"/>
      <w:divBdr>
        <w:top w:val="none" w:sz="0" w:space="0" w:color="auto"/>
        <w:left w:val="none" w:sz="0" w:space="0" w:color="auto"/>
        <w:bottom w:val="none" w:sz="0" w:space="0" w:color="auto"/>
        <w:right w:val="none" w:sz="0" w:space="0" w:color="auto"/>
      </w:divBdr>
    </w:div>
    <w:div w:id="3435270">
      <w:marLeft w:val="0"/>
      <w:marRight w:val="0"/>
      <w:marTop w:val="0"/>
      <w:marBottom w:val="0"/>
      <w:divBdr>
        <w:top w:val="none" w:sz="0" w:space="0" w:color="auto"/>
        <w:left w:val="none" w:sz="0" w:space="0" w:color="auto"/>
        <w:bottom w:val="none" w:sz="0" w:space="0" w:color="auto"/>
        <w:right w:val="none" w:sz="0" w:space="0" w:color="auto"/>
      </w:divBdr>
    </w:div>
    <w:div w:id="3479002">
      <w:marLeft w:val="0"/>
      <w:marRight w:val="0"/>
      <w:marTop w:val="0"/>
      <w:marBottom w:val="0"/>
      <w:divBdr>
        <w:top w:val="none" w:sz="0" w:space="0" w:color="auto"/>
        <w:left w:val="none" w:sz="0" w:space="0" w:color="auto"/>
        <w:bottom w:val="none" w:sz="0" w:space="0" w:color="auto"/>
        <w:right w:val="none" w:sz="0" w:space="0" w:color="auto"/>
      </w:divBdr>
    </w:div>
    <w:div w:id="3481507">
      <w:marLeft w:val="0"/>
      <w:marRight w:val="0"/>
      <w:marTop w:val="0"/>
      <w:marBottom w:val="0"/>
      <w:divBdr>
        <w:top w:val="none" w:sz="0" w:space="0" w:color="auto"/>
        <w:left w:val="none" w:sz="0" w:space="0" w:color="auto"/>
        <w:bottom w:val="none" w:sz="0" w:space="0" w:color="auto"/>
        <w:right w:val="none" w:sz="0" w:space="0" w:color="auto"/>
      </w:divBdr>
    </w:div>
    <w:div w:id="3557059">
      <w:marLeft w:val="0"/>
      <w:marRight w:val="0"/>
      <w:marTop w:val="0"/>
      <w:marBottom w:val="0"/>
      <w:divBdr>
        <w:top w:val="none" w:sz="0" w:space="0" w:color="auto"/>
        <w:left w:val="none" w:sz="0" w:space="0" w:color="auto"/>
        <w:bottom w:val="none" w:sz="0" w:space="0" w:color="auto"/>
        <w:right w:val="none" w:sz="0" w:space="0" w:color="auto"/>
      </w:divBdr>
    </w:div>
    <w:div w:id="3629450">
      <w:marLeft w:val="0"/>
      <w:marRight w:val="0"/>
      <w:marTop w:val="0"/>
      <w:marBottom w:val="0"/>
      <w:divBdr>
        <w:top w:val="none" w:sz="0" w:space="0" w:color="auto"/>
        <w:left w:val="none" w:sz="0" w:space="0" w:color="auto"/>
        <w:bottom w:val="none" w:sz="0" w:space="0" w:color="auto"/>
        <w:right w:val="none" w:sz="0" w:space="0" w:color="auto"/>
      </w:divBdr>
    </w:div>
    <w:div w:id="3629478">
      <w:marLeft w:val="0"/>
      <w:marRight w:val="0"/>
      <w:marTop w:val="0"/>
      <w:marBottom w:val="0"/>
      <w:divBdr>
        <w:top w:val="none" w:sz="0" w:space="0" w:color="auto"/>
        <w:left w:val="none" w:sz="0" w:space="0" w:color="auto"/>
        <w:bottom w:val="none" w:sz="0" w:space="0" w:color="auto"/>
        <w:right w:val="none" w:sz="0" w:space="0" w:color="auto"/>
      </w:divBdr>
    </w:div>
    <w:div w:id="3630562">
      <w:marLeft w:val="0"/>
      <w:marRight w:val="0"/>
      <w:marTop w:val="0"/>
      <w:marBottom w:val="0"/>
      <w:divBdr>
        <w:top w:val="none" w:sz="0" w:space="0" w:color="auto"/>
        <w:left w:val="none" w:sz="0" w:space="0" w:color="auto"/>
        <w:bottom w:val="none" w:sz="0" w:space="0" w:color="auto"/>
        <w:right w:val="none" w:sz="0" w:space="0" w:color="auto"/>
      </w:divBdr>
    </w:div>
    <w:div w:id="3676568">
      <w:marLeft w:val="0"/>
      <w:marRight w:val="0"/>
      <w:marTop w:val="0"/>
      <w:marBottom w:val="0"/>
      <w:divBdr>
        <w:top w:val="none" w:sz="0" w:space="0" w:color="auto"/>
        <w:left w:val="none" w:sz="0" w:space="0" w:color="auto"/>
        <w:bottom w:val="none" w:sz="0" w:space="0" w:color="auto"/>
        <w:right w:val="none" w:sz="0" w:space="0" w:color="auto"/>
      </w:divBdr>
    </w:div>
    <w:div w:id="3677631">
      <w:marLeft w:val="0"/>
      <w:marRight w:val="0"/>
      <w:marTop w:val="0"/>
      <w:marBottom w:val="0"/>
      <w:divBdr>
        <w:top w:val="none" w:sz="0" w:space="0" w:color="auto"/>
        <w:left w:val="none" w:sz="0" w:space="0" w:color="auto"/>
        <w:bottom w:val="none" w:sz="0" w:space="0" w:color="auto"/>
        <w:right w:val="none" w:sz="0" w:space="0" w:color="auto"/>
      </w:divBdr>
    </w:div>
    <w:div w:id="3747814">
      <w:bodyDiv w:val="1"/>
      <w:marLeft w:val="0"/>
      <w:marRight w:val="0"/>
      <w:marTop w:val="0"/>
      <w:marBottom w:val="0"/>
      <w:divBdr>
        <w:top w:val="none" w:sz="0" w:space="0" w:color="auto"/>
        <w:left w:val="none" w:sz="0" w:space="0" w:color="auto"/>
        <w:bottom w:val="none" w:sz="0" w:space="0" w:color="auto"/>
        <w:right w:val="none" w:sz="0" w:space="0" w:color="auto"/>
      </w:divBdr>
    </w:div>
    <w:div w:id="3753109">
      <w:marLeft w:val="0"/>
      <w:marRight w:val="0"/>
      <w:marTop w:val="0"/>
      <w:marBottom w:val="0"/>
      <w:divBdr>
        <w:top w:val="none" w:sz="0" w:space="0" w:color="auto"/>
        <w:left w:val="none" w:sz="0" w:space="0" w:color="auto"/>
        <w:bottom w:val="none" w:sz="0" w:space="0" w:color="auto"/>
        <w:right w:val="none" w:sz="0" w:space="0" w:color="auto"/>
      </w:divBdr>
    </w:div>
    <w:div w:id="3754924">
      <w:marLeft w:val="0"/>
      <w:marRight w:val="0"/>
      <w:marTop w:val="0"/>
      <w:marBottom w:val="0"/>
      <w:divBdr>
        <w:top w:val="none" w:sz="0" w:space="0" w:color="auto"/>
        <w:left w:val="none" w:sz="0" w:space="0" w:color="auto"/>
        <w:bottom w:val="none" w:sz="0" w:space="0" w:color="auto"/>
        <w:right w:val="none" w:sz="0" w:space="0" w:color="auto"/>
      </w:divBdr>
    </w:div>
    <w:div w:id="3823621">
      <w:bodyDiv w:val="1"/>
      <w:marLeft w:val="0"/>
      <w:marRight w:val="0"/>
      <w:marTop w:val="0"/>
      <w:marBottom w:val="0"/>
      <w:divBdr>
        <w:top w:val="none" w:sz="0" w:space="0" w:color="auto"/>
        <w:left w:val="none" w:sz="0" w:space="0" w:color="auto"/>
        <w:bottom w:val="none" w:sz="0" w:space="0" w:color="auto"/>
        <w:right w:val="none" w:sz="0" w:space="0" w:color="auto"/>
      </w:divBdr>
    </w:div>
    <w:div w:id="3828966">
      <w:marLeft w:val="0"/>
      <w:marRight w:val="0"/>
      <w:marTop w:val="0"/>
      <w:marBottom w:val="0"/>
      <w:divBdr>
        <w:top w:val="none" w:sz="0" w:space="0" w:color="auto"/>
        <w:left w:val="none" w:sz="0" w:space="0" w:color="auto"/>
        <w:bottom w:val="none" w:sz="0" w:space="0" w:color="auto"/>
        <w:right w:val="none" w:sz="0" w:space="0" w:color="auto"/>
      </w:divBdr>
    </w:div>
    <w:div w:id="4020216">
      <w:marLeft w:val="0"/>
      <w:marRight w:val="0"/>
      <w:marTop w:val="0"/>
      <w:marBottom w:val="0"/>
      <w:divBdr>
        <w:top w:val="none" w:sz="0" w:space="0" w:color="auto"/>
        <w:left w:val="none" w:sz="0" w:space="0" w:color="auto"/>
        <w:bottom w:val="none" w:sz="0" w:space="0" w:color="auto"/>
        <w:right w:val="none" w:sz="0" w:space="0" w:color="auto"/>
      </w:divBdr>
    </w:div>
    <w:div w:id="4065481">
      <w:marLeft w:val="0"/>
      <w:marRight w:val="0"/>
      <w:marTop w:val="0"/>
      <w:marBottom w:val="0"/>
      <w:divBdr>
        <w:top w:val="none" w:sz="0" w:space="0" w:color="auto"/>
        <w:left w:val="none" w:sz="0" w:space="0" w:color="auto"/>
        <w:bottom w:val="none" w:sz="0" w:space="0" w:color="auto"/>
        <w:right w:val="none" w:sz="0" w:space="0" w:color="auto"/>
      </w:divBdr>
    </w:div>
    <w:div w:id="4134703">
      <w:marLeft w:val="0"/>
      <w:marRight w:val="0"/>
      <w:marTop w:val="0"/>
      <w:marBottom w:val="0"/>
      <w:divBdr>
        <w:top w:val="none" w:sz="0" w:space="0" w:color="auto"/>
        <w:left w:val="none" w:sz="0" w:space="0" w:color="auto"/>
        <w:bottom w:val="none" w:sz="0" w:space="0" w:color="auto"/>
        <w:right w:val="none" w:sz="0" w:space="0" w:color="auto"/>
      </w:divBdr>
    </w:div>
    <w:div w:id="4216835">
      <w:marLeft w:val="0"/>
      <w:marRight w:val="0"/>
      <w:marTop w:val="0"/>
      <w:marBottom w:val="0"/>
      <w:divBdr>
        <w:top w:val="none" w:sz="0" w:space="0" w:color="auto"/>
        <w:left w:val="none" w:sz="0" w:space="0" w:color="auto"/>
        <w:bottom w:val="none" w:sz="0" w:space="0" w:color="auto"/>
        <w:right w:val="none" w:sz="0" w:space="0" w:color="auto"/>
      </w:divBdr>
    </w:div>
    <w:div w:id="4285731">
      <w:marLeft w:val="0"/>
      <w:marRight w:val="0"/>
      <w:marTop w:val="0"/>
      <w:marBottom w:val="0"/>
      <w:divBdr>
        <w:top w:val="none" w:sz="0" w:space="0" w:color="auto"/>
        <w:left w:val="none" w:sz="0" w:space="0" w:color="auto"/>
        <w:bottom w:val="none" w:sz="0" w:space="0" w:color="auto"/>
        <w:right w:val="none" w:sz="0" w:space="0" w:color="auto"/>
      </w:divBdr>
    </w:div>
    <w:div w:id="4290650">
      <w:marLeft w:val="0"/>
      <w:marRight w:val="0"/>
      <w:marTop w:val="0"/>
      <w:marBottom w:val="0"/>
      <w:divBdr>
        <w:top w:val="none" w:sz="0" w:space="0" w:color="auto"/>
        <w:left w:val="none" w:sz="0" w:space="0" w:color="auto"/>
        <w:bottom w:val="none" w:sz="0" w:space="0" w:color="auto"/>
        <w:right w:val="none" w:sz="0" w:space="0" w:color="auto"/>
      </w:divBdr>
    </w:div>
    <w:div w:id="4403889">
      <w:marLeft w:val="0"/>
      <w:marRight w:val="0"/>
      <w:marTop w:val="0"/>
      <w:marBottom w:val="0"/>
      <w:divBdr>
        <w:top w:val="none" w:sz="0" w:space="0" w:color="auto"/>
        <w:left w:val="none" w:sz="0" w:space="0" w:color="auto"/>
        <w:bottom w:val="none" w:sz="0" w:space="0" w:color="auto"/>
        <w:right w:val="none" w:sz="0" w:space="0" w:color="auto"/>
      </w:divBdr>
    </w:div>
    <w:div w:id="4407299">
      <w:marLeft w:val="0"/>
      <w:marRight w:val="0"/>
      <w:marTop w:val="0"/>
      <w:marBottom w:val="0"/>
      <w:divBdr>
        <w:top w:val="none" w:sz="0" w:space="0" w:color="auto"/>
        <w:left w:val="none" w:sz="0" w:space="0" w:color="auto"/>
        <w:bottom w:val="none" w:sz="0" w:space="0" w:color="auto"/>
        <w:right w:val="none" w:sz="0" w:space="0" w:color="auto"/>
      </w:divBdr>
    </w:div>
    <w:div w:id="4409671">
      <w:bodyDiv w:val="1"/>
      <w:marLeft w:val="0"/>
      <w:marRight w:val="0"/>
      <w:marTop w:val="0"/>
      <w:marBottom w:val="0"/>
      <w:divBdr>
        <w:top w:val="none" w:sz="0" w:space="0" w:color="auto"/>
        <w:left w:val="none" w:sz="0" w:space="0" w:color="auto"/>
        <w:bottom w:val="none" w:sz="0" w:space="0" w:color="auto"/>
        <w:right w:val="none" w:sz="0" w:space="0" w:color="auto"/>
      </w:divBdr>
    </w:div>
    <w:div w:id="4478188">
      <w:marLeft w:val="0"/>
      <w:marRight w:val="0"/>
      <w:marTop w:val="0"/>
      <w:marBottom w:val="0"/>
      <w:divBdr>
        <w:top w:val="none" w:sz="0" w:space="0" w:color="auto"/>
        <w:left w:val="none" w:sz="0" w:space="0" w:color="auto"/>
        <w:bottom w:val="none" w:sz="0" w:space="0" w:color="auto"/>
        <w:right w:val="none" w:sz="0" w:space="0" w:color="auto"/>
      </w:divBdr>
    </w:div>
    <w:div w:id="4525224">
      <w:marLeft w:val="0"/>
      <w:marRight w:val="0"/>
      <w:marTop w:val="0"/>
      <w:marBottom w:val="0"/>
      <w:divBdr>
        <w:top w:val="none" w:sz="0" w:space="0" w:color="auto"/>
        <w:left w:val="none" w:sz="0" w:space="0" w:color="auto"/>
        <w:bottom w:val="none" w:sz="0" w:space="0" w:color="auto"/>
        <w:right w:val="none" w:sz="0" w:space="0" w:color="auto"/>
      </w:divBdr>
    </w:div>
    <w:div w:id="4745826">
      <w:marLeft w:val="0"/>
      <w:marRight w:val="0"/>
      <w:marTop w:val="0"/>
      <w:marBottom w:val="0"/>
      <w:divBdr>
        <w:top w:val="none" w:sz="0" w:space="0" w:color="auto"/>
        <w:left w:val="none" w:sz="0" w:space="0" w:color="auto"/>
        <w:bottom w:val="none" w:sz="0" w:space="0" w:color="auto"/>
        <w:right w:val="none" w:sz="0" w:space="0" w:color="auto"/>
      </w:divBdr>
    </w:div>
    <w:div w:id="4748848">
      <w:marLeft w:val="0"/>
      <w:marRight w:val="0"/>
      <w:marTop w:val="0"/>
      <w:marBottom w:val="0"/>
      <w:divBdr>
        <w:top w:val="none" w:sz="0" w:space="0" w:color="auto"/>
        <w:left w:val="none" w:sz="0" w:space="0" w:color="auto"/>
        <w:bottom w:val="none" w:sz="0" w:space="0" w:color="auto"/>
        <w:right w:val="none" w:sz="0" w:space="0" w:color="auto"/>
      </w:divBdr>
    </w:div>
    <w:div w:id="4793122">
      <w:marLeft w:val="0"/>
      <w:marRight w:val="0"/>
      <w:marTop w:val="0"/>
      <w:marBottom w:val="0"/>
      <w:divBdr>
        <w:top w:val="none" w:sz="0" w:space="0" w:color="auto"/>
        <w:left w:val="none" w:sz="0" w:space="0" w:color="auto"/>
        <w:bottom w:val="none" w:sz="0" w:space="0" w:color="auto"/>
        <w:right w:val="none" w:sz="0" w:space="0" w:color="auto"/>
      </w:divBdr>
    </w:div>
    <w:div w:id="4793488">
      <w:marLeft w:val="0"/>
      <w:marRight w:val="0"/>
      <w:marTop w:val="0"/>
      <w:marBottom w:val="0"/>
      <w:divBdr>
        <w:top w:val="none" w:sz="0" w:space="0" w:color="auto"/>
        <w:left w:val="none" w:sz="0" w:space="0" w:color="auto"/>
        <w:bottom w:val="none" w:sz="0" w:space="0" w:color="auto"/>
        <w:right w:val="none" w:sz="0" w:space="0" w:color="auto"/>
      </w:divBdr>
    </w:div>
    <w:div w:id="4795590">
      <w:marLeft w:val="0"/>
      <w:marRight w:val="0"/>
      <w:marTop w:val="0"/>
      <w:marBottom w:val="0"/>
      <w:divBdr>
        <w:top w:val="none" w:sz="0" w:space="0" w:color="auto"/>
        <w:left w:val="none" w:sz="0" w:space="0" w:color="auto"/>
        <w:bottom w:val="none" w:sz="0" w:space="0" w:color="auto"/>
        <w:right w:val="none" w:sz="0" w:space="0" w:color="auto"/>
      </w:divBdr>
    </w:div>
    <w:div w:id="4944982">
      <w:marLeft w:val="0"/>
      <w:marRight w:val="0"/>
      <w:marTop w:val="0"/>
      <w:marBottom w:val="0"/>
      <w:divBdr>
        <w:top w:val="none" w:sz="0" w:space="0" w:color="auto"/>
        <w:left w:val="none" w:sz="0" w:space="0" w:color="auto"/>
        <w:bottom w:val="none" w:sz="0" w:space="0" w:color="auto"/>
        <w:right w:val="none" w:sz="0" w:space="0" w:color="auto"/>
      </w:divBdr>
    </w:div>
    <w:div w:id="4982468">
      <w:marLeft w:val="0"/>
      <w:marRight w:val="0"/>
      <w:marTop w:val="0"/>
      <w:marBottom w:val="0"/>
      <w:divBdr>
        <w:top w:val="none" w:sz="0" w:space="0" w:color="auto"/>
        <w:left w:val="none" w:sz="0" w:space="0" w:color="auto"/>
        <w:bottom w:val="none" w:sz="0" w:space="0" w:color="auto"/>
        <w:right w:val="none" w:sz="0" w:space="0" w:color="auto"/>
      </w:divBdr>
    </w:div>
    <w:div w:id="4983102">
      <w:marLeft w:val="0"/>
      <w:marRight w:val="0"/>
      <w:marTop w:val="0"/>
      <w:marBottom w:val="0"/>
      <w:divBdr>
        <w:top w:val="none" w:sz="0" w:space="0" w:color="auto"/>
        <w:left w:val="none" w:sz="0" w:space="0" w:color="auto"/>
        <w:bottom w:val="none" w:sz="0" w:space="0" w:color="auto"/>
        <w:right w:val="none" w:sz="0" w:space="0" w:color="auto"/>
      </w:divBdr>
    </w:div>
    <w:div w:id="5056949">
      <w:marLeft w:val="0"/>
      <w:marRight w:val="0"/>
      <w:marTop w:val="0"/>
      <w:marBottom w:val="0"/>
      <w:divBdr>
        <w:top w:val="none" w:sz="0" w:space="0" w:color="auto"/>
        <w:left w:val="none" w:sz="0" w:space="0" w:color="auto"/>
        <w:bottom w:val="none" w:sz="0" w:space="0" w:color="auto"/>
        <w:right w:val="none" w:sz="0" w:space="0" w:color="auto"/>
      </w:divBdr>
    </w:div>
    <w:div w:id="5062847">
      <w:marLeft w:val="0"/>
      <w:marRight w:val="0"/>
      <w:marTop w:val="0"/>
      <w:marBottom w:val="0"/>
      <w:divBdr>
        <w:top w:val="none" w:sz="0" w:space="0" w:color="auto"/>
        <w:left w:val="none" w:sz="0" w:space="0" w:color="auto"/>
        <w:bottom w:val="none" w:sz="0" w:space="0" w:color="auto"/>
        <w:right w:val="none" w:sz="0" w:space="0" w:color="auto"/>
      </w:divBdr>
    </w:div>
    <w:div w:id="5181718">
      <w:marLeft w:val="0"/>
      <w:marRight w:val="0"/>
      <w:marTop w:val="0"/>
      <w:marBottom w:val="0"/>
      <w:divBdr>
        <w:top w:val="none" w:sz="0" w:space="0" w:color="auto"/>
        <w:left w:val="none" w:sz="0" w:space="0" w:color="auto"/>
        <w:bottom w:val="none" w:sz="0" w:space="0" w:color="auto"/>
        <w:right w:val="none" w:sz="0" w:space="0" w:color="auto"/>
      </w:divBdr>
    </w:div>
    <w:div w:id="5249123">
      <w:marLeft w:val="0"/>
      <w:marRight w:val="0"/>
      <w:marTop w:val="0"/>
      <w:marBottom w:val="0"/>
      <w:divBdr>
        <w:top w:val="none" w:sz="0" w:space="0" w:color="auto"/>
        <w:left w:val="none" w:sz="0" w:space="0" w:color="auto"/>
        <w:bottom w:val="none" w:sz="0" w:space="0" w:color="auto"/>
        <w:right w:val="none" w:sz="0" w:space="0" w:color="auto"/>
      </w:divBdr>
    </w:div>
    <w:div w:id="5330457">
      <w:marLeft w:val="0"/>
      <w:marRight w:val="0"/>
      <w:marTop w:val="0"/>
      <w:marBottom w:val="0"/>
      <w:divBdr>
        <w:top w:val="none" w:sz="0" w:space="0" w:color="auto"/>
        <w:left w:val="none" w:sz="0" w:space="0" w:color="auto"/>
        <w:bottom w:val="none" w:sz="0" w:space="0" w:color="auto"/>
        <w:right w:val="none" w:sz="0" w:space="0" w:color="auto"/>
      </w:divBdr>
    </w:div>
    <w:div w:id="5400623">
      <w:bodyDiv w:val="1"/>
      <w:marLeft w:val="0"/>
      <w:marRight w:val="0"/>
      <w:marTop w:val="0"/>
      <w:marBottom w:val="0"/>
      <w:divBdr>
        <w:top w:val="none" w:sz="0" w:space="0" w:color="auto"/>
        <w:left w:val="none" w:sz="0" w:space="0" w:color="auto"/>
        <w:bottom w:val="none" w:sz="0" w:space="0" w:color="auto"/>
        <w:right w:val="none" w:sz="0" w:space="0" w:color="auto"/>
      </w:divBdr>
    </w:div>
    <w:div w:id="5402007">
      <w:marLeft w:val="0"/>
      <w:marRight w:val="0"/>
      <w:marTop w:val="0"/>
      <w:marBottom w:val="0"/>
      <w:divBdr>
        <w:top w:val="none" w:sz="0" w:space="0" w:color="auto"/>
        <w:left w:val="none" w:sz="0" w:space="0" w:color="auto"/>
        <w:bottom w:val="none" w:sz="0" w:space="0" w:color="auto"/>
        <w:right w:val="none" w:sz="0" w:space="0" w:color="auto"/>
      </w:divBdr>
    </w:div>
    <w:div w:id="5405651">
      <w:marLeft w:val="0"/>
      <w:marRight w:val="0"/>
      <w:marTop w:val="0"/>
      <w:marBottom w:val="0"/>
      <w:divBdr>
        <w:top w:val="none" w:sz="0" w:space="0" w:color="auto"/>
        <w:left w:val="none" w:sz="0" w:space="0" w:color="auto"/>
        <w:bottom w:val="none" w:sz="0" w:space="0" w:color="auto"/>
        <w:right w:val="none" w:sz="0" w:space="0" w:color="auto"/>
      </w:divBdr>
    </w:div>
    <w:div w:id="5527041">
      <w:marLeft w:val="0"/>
      <w:marRight w:val="0"/>
      <w:marTop w:val="0"/>
      <w:marBottom w:val="0"/>
      <w:divBdr>
        <w:top w:val="none" w:sz="0" w:space="0" w:color="auto"/>
        <w:left w:val="none" w:sz="0" w:space="0" w:color="auto"/>
        <w:bottom w:val="none" w:sz="0" w:space="0" w:color="auto"/>
        <w:right w:val="none" w:sz="0" w:space="0" w:color="auto"/>
      </w:divBdr>
    </w:div>
    <w:div w:id="5595128">
      <w:marLeft w:val="0"/>
      <w:marRight w:val="0"/>
      <w:marTop w:val="0"/>
      <w:marBottom w:val="0"/>
      <w:divBdr>
        <w:top w:val="none" w:sz="0" w:space="0" w:color="auto"/>
        <w:left w:val="none" w:sz="0" w:space="0" w:color="auto"/>
        <w:bottom w:val="none" w:sz="0" w:space="0" w:color="auto"/>
        <w:right w:val="none" w:sz="0" w:space="0" w:color="auto"/>
      </w:divBdr>
    </w:div>
    <w:div w:id="5599795">
      <w:marLeft w:val="0"/>
      <w:marRight w:val="0"/>
      <w:marTop w:val="0"/>
      <w:marBottom w:val="0"/>
      <w:divBdr>
        <w:top w:val="none" w:sz="0" w:space="0" w:color="auto"/>
        <w:left w:val="none" w:sz="0" w:space="0" w:color="auto"/>
        <w:bottom w:val="none" w:sz="0" w:space="0" w:color="auto"/>
        <w:right w:val="none" w:sz="0" w:space="0" w:color="auto"/>
      </w:divBdr>
    </w:div>
    <w:div w:id="5712056">
      <w:marLeft w:val="0"/>
      <w:marRight w:val="0"/>
      <w:marTop w:val="0"/>
      <w:marBottom w:val="0"/>
      <w:divBdr>
        <w:top w:val="none" w:sz="0" w:space="0" w:color="auto"/>
        <w:left w:val="none" w:sz="0" w:space="0" w:color="auto"/>
        <w:bottom w:val="none" w:sz="0" w:space="0" w:color="auto"/>
        <w:right w:val="none" w:sz="0" w:space="0" w:color="auto"/>
      </w:divBdr>
    </w:div>
    <w:div w:id="5720460">
      <w:marLeft w:val="0"/>
      <w:marRight w:val="0"/>
      <w:marTop w:val="0"/>
      <w:marBottom w:val="0"/>
      <w:divBdr>
        <w:top w:val="none" w:sz="0" w:space="0" w:color="auto"/>
        <w:left w:val="none" w:sz="0" w:space="0" w:color="auto"/>
        <w:bottom w:val="none" w:sz="0" w:space="0" w:color="auto"/>
        <w:right w:val="none" w:sz="0" w:space="0" w:color="auto"/>
      </w:divBdr>
    </w:div>
    <w:div w:id="5787670">
      <w:marLeft w:val="0"/>
      <w:marRight w:val="0"/>
      <w:marTop w:val="0"/>
      <w:marBottom w:val="0"/>
      <w:divBdr>
        <w:top w:val="none" w:sz="0" w:space="0" w:color="auto"/>
        <w:left w:val="none" w:sz="0" w:space="0" w:color="auto"/>
        <w:bottom w:val="none" w:sz="0" w:space="0" w:color="auto"/>
        <w:right w:val="none" w:sz="0" w:space="0" w:color="auto"/>
      </w:divBdr>
    </w:div>
    <w:div w:id="5834519">
      <w:marLeft w:val="0"/>
      <w:marRight w:val="0"/>
      <w:marTop w:val="0"/>
      <w:marBottom w:val="0"/>
      <w:divBdr>
        <w:top w:val="none" w:sz="0" w:space="0" w:color="auto"/>
        <w:left w:val="none" w:sz="0" w:space="0" w:color="auto"/>
        <w:bottom w:val="none" w:sz="0" w:space="0" w:color="auto"/>
        <w:right w:val="none" w:sz="0" w:space="0" w:color="auto"/>
      </w:divBdr>
    </w:div>
    <w:div w:id="5834699">
      <w:marLeft w:val="0"/>
      <w:marRight w:val="0"/>
      <w:marTop w:val="0"/>
      <w:marBottom w:val="0"/>
      <w:divBdr>
        <w:top w:val="none" w:sz="0" w:space="0" w:color="auto"/>
        <w:left w:val="none" w:sz="0" w:space="0" w:color="auto"/>
        <w:bottom w:val="none" w:sz="0" w:space="0" w:color="auto"/>
        <w:right w:val="none" w:sz="0" w:space="0" w:color="auto"/>
      </w:divBdr>
    </w:div>
    <w:div w:id="5862403">
      <w:marLeft w:val="0"/>
      <w:marRight w:val="0"/>
      <w:marTop w:val="0"/>
      <w:marBottom w:val="0"/>
      <w:divBdr>
        <w:top w:val="none" w:sz="0" w:space="0" w:color="auto"/>
        <w:left w:val="none" w:sz="0" w:space="0" w:color="auto"/>
        <w:bottom w:val="none" w:sz="0" w:space="0" w:color="auto"/>
        <w:right w:val="none" w:sz="0" w:space="0" w:color="auto"/>
      </w:divBdr>
    </w:div>
    <w:div w:id="5906200">
      <w:marLeft w:val="0"/>
      <w:marRight w:val="0"/>
      <w:marTop w:val="0"/>
      <w:marBottom w:val="0"/>
      <w:divBdr>
        <w:top w:val="none" w:sz="0" w:space="0" w:color="auto"/>
        <w:left w:val="none" w:sz="0" w:space="0" w:color="auto"/>
        <w:bottom w:val="none" w:sz="0" w:space="0" w:color="auto"/>
        <w:right w:val="none" w:sz="0" w:space="0" w:color="auto"/>
      </w:divBdr>
    </w:div>
    <w:div w:id="5910930">
      <w:marLeft w:val="0"/>
      <w:marRight w:val="0"/>
      <w:marTop w:val="0"/>
      <w:marBottom w:val="0"/>
      <w:divBdr>
        <w:top w:val="none" w:sz="0" w:space="0" w:color="auto"/>
        <w:left w:val="none" w:sz="0" w:space="0" w:color="auto"/>
        <w:bottom w:val="none" w:sz="0" w:space="0" w:color="auto"/>
        <w:right w:val="none" w:sz="0" w:space="0" w:color="auto"/>
      </w:divBdr>
    </w:div>
    <w:div w:id="6057447">
      <w:marLeft w:val="0"/>
      <w:marRight w:val="0"/>
      <w:marTop w:val="0"/>
      <w:marBottom w:val="0"/>
      <w:divBdr>
        <w:top w:val="none" w:sz="0" w:space="0" w:color="auto"/>
        <w:left w:val="none" w:sz="0" w:space="0" w:color="auto"/>
        <w:bottom w:val="none" w:sz="0" w:space="0" w:color="auto"/>
        <w:right w:val="none" w:sz="0" w:space="0" w:color="auto"/>
      </w:divBdr>
    </w:div>
    <w:div w:id="6173129">
      <w:marLeft w:val="0"/>
      <w:marRight w:val="0"/>
      <w:marTop w:val="0"/>
      <w:marBottom w:val="0"/>
      <w:divBdr>
        <w:top w:val="none" w:sz="0" w:space="0" w:color="auto"/>
        <w:left w:val="none" w:sz="0" w:space="0" w:color="auto"/>
        <w:bottom w:val="none" w:sz="0" w:space="0" w:color="auto"/>
        <w:right w:val="none" w:sz="0" w:space="0" w:color="auto"/>
      </w:divBdr>
    </w:div>
    <w:div w:id="6174238">
      <w:marLeft w:val="0"/>
      <w:marRight w:val="0"/>
      <w:marTop w:val="0"/>
      <w:marBottom w:val="0"/>
      <w:divBdr>
        <w:top w:val="none" w:sz="0" w:space="0" w:color="auto"/>
        <w:left w:val="none" w:sz="0" w:space="0" w:color="auto"/>
        <w:bottom w:val="none" w:sz="0" w:space="0" w:color="auto"/>
        <w:right w:val="none" w:sz="0" w:space="0" w:color="auto"/>
      </w:divBdr>
    </w:div>
    <w:div w:id="6253175">
      <w:marLeft w:val="0"/>
      <w:marRight w:val="0"/>
      <w:marTop w:val="0"/>
      <w:marBottom w:val="0"/>
      <w:divBdr>
        <w:top w:val="none" w:sz="0" w:space="0" w:color="auto"/>
        <w:left w:val="none" w:sz="0" w:space="0" w:color="auto"/>
        <w:bottom w:val="none" w:sz="0" w:space="0" w:color="auto"/>
        <w:right w:val="none" w:sz="0" w:space="0" w:color="auto"/>
      </w:divBdr>
    </w:div>
    <w:div w:id="6253209">
      <w:marLeft w:val="0"/>
      <w:marRight w:val="0"/>
      <w:marTop w:val="0"/>
      <w:marBottom w:val="0"/>
      <w:divBdr>
        <w:top w:val="none" w:sz="0" w:space="0" w:color="auto"/>
        <w:left w:val="none" w:sz="0" w:space="0" w:color="auto"/>
        <w:bottom w:val="none" w:sz="0" w:space="0" w:color="auto"/>
        <w:right w:val="none" w:sz="0" w:space="0" w:color="auto"/>
      </w:divBdr>
    </w:div>
    <w:div w:id="6253616">
      <w:marLeft w:val="0"/>
      <w:marRight w:val="0"/>
      <w:marTop w:val="0"/>
      <w:marBottom w:val="0"/>
      <w:divBdr>
        <w:top w:val="none" w:sz="0" w:space="0" w:color="auto"/>
        <w:left w:val="none" w:sz="0" w:space="0" w:color="auto"/>
        <w:bottom w:val="none" w:sz="0" w:space="0" w:color="auto"/>
        <w:right w:val="none" w:sz="0" w:space="0" w:color="auto"/>
      </w:divBdr>
    </w:div>
    <w:div w:id="6256369">
      <w:marLeft w:val="0"/>
      <w:marRight w:val="0"/>
      <w:marTop w:val="0"/>
      <w:marBottom w:val="0"/>
      <w:divBdr>
        <w:top w:val="none" w:sz="0" w:space="0" w:color="auto"/>
        <w:left w:val="none" w:sz="0" w:space="0" w:color="auto"/>
        <w:bottom w:val="none" w:sz="0" w:space="0" w:color="auto"/>
        <w:right w:val="none" w:sz="0" w:space="0" w:color="auto"/>
      </w:divBdr>
    </w:div>
    <w:div w:id="6295961">
      <w:marLeft w:val="0"/>
      <w:marRight w:val="0"/>
      <w:marTop w:val="0"/>
      <w:marBottom w:val="0"/>
      <w:divBdr>
        <w:top w:val="none" w:sz="0" w:space="0" w:color="auto"/>
        <w:left w:val="none" w:sz="0" w:space="0" w:color="auto"/>
        <w:bottom w:val="none" w:sz="0" w:space="0" w:color="auto"/>
        <w:right w:val="none" w:sz="0" w:space="0" w:color="auto"/>
      </w:divBdr>
    </w:div>
    <w:div w:id="6488370">
      <w:marLeft w:val="0"/>
      <w:marRight w:val="0"/>
      <w:marTop w:val="0"/>
      <w:marBottom w:val="0"/>
      <w:divBdr>
        <w:top w:val="none" w:sz="0" w:space="0" w:color="auto"/>
        <w:left w:val="none" w:sz="0" w:space="0" w:color="auto"/>
        <w:bottom w:val="none" w:sz="0" w:space="0" w:color="auto"/>
        <w:right w:val="none" w:sz="0" w:space="0" w:color="auto"/>
      </w:divBdr>
    </w:div>
    <w:div w:id="6518686">
      <w:marLeft w:val="0"/>
      <w:marRight w:val="0"/>
      <w:marTop w:val="0"/>
      <w:marBottom w:val="0"/>
      <w:divBdr>
        <w:top w:val="none" w:sz="0" w:space="0" w:color="auto"/>
        <w:left w:val="none" w:sz="0" w:space="0" w:color="auto"/>
        <w:bottom w:val="none" w:sz="0" w:space="0" w:color="auto"/>
        <w:right w:val="none" w:sz="0" w:space="0" w:color="auto"/>
      </w:divBdr>
    </w:div>
    <w:div w:id="6564882">
      <w:marLeft w:val="0"/>
      <w:marRight w:val="0"/>
      <w:marTop w:val="0"/>
      <w:marBottom w:val="0"/>
      <w:divBdr>
        <w:top w:val="none" w:sz="0" w:space="0" w:color="auto"/>
        <w:left w:val="none" w:sz="0" w:space="0" w:color="auto"/>
        <w:bottom w:val="none" w:sz="0" w:space="0" w:color="auto"/>
        <w:right w:val="none" w:sz="0" w:space="0" w:color="auto"/>
      </w:divBdr>
    </w:div>
    <w:div w:id="6565362">
      <w:marLeft w:val="0"/>
      <w:marRight w:val="0"/>
      <w:marTop w:val="0"/>
      <w:marBottom w:val="0"/>
      <w:divBdr>
        <w:top w:val="none" w:sz="0" w:space="0" w:color="auto"/>
        <w:left w:val="none" w:sz="0" w:space="0" w:color="auto"/>
        <w:bottom w:val="none" w:sz="0" w:space="0" w:color="auto"/>
        <w:right w:val="none" w:sz="0" w:space="0" w:color="auto"/>
      </w:divBdr>
    </w:div>
    <w:div w:id="6636128">
      <w:marLeft w:val="0"/>
      <w:marRight w:val="0"/>
      <w:marTop w:val="0"/>
      <w:marBottom w:val="0"/>
      <w:divBdr>
        <w:top w:val="none" w:sz="0" w:space="0" w:color="auto"/>
        <w:left w:val="none" w:sz="0" w:space="0" w:color="auto"/>
        <w:bottom w:val="none" w:sz="0" w:space="0" w:color="auto"/>
        <w:right w:val="none" w:sz="0" w:space="0" w:color="auto"/>
      </w:divBdr>
    </w:div>
    <w:div w:id="6685234">
      <w:marLeft w:val="0"/>
      <w:marRight w:val="0"/>
      <w:marTop w:val="0"/>
      <w:marBottom w:val="0"/>
      <w:divBdr>
        <w:top w:val="none" w:sz="0" w:space="0" w:color="auto"/>
        <w:left w:val="none" w:sz="0" w:space="0" w:color="auto"/>
        <w:bottom w:val="none" w:sz="0" w:space="0" w:color="auto"/>
        <w:right w:val="none" w:sz="0" w:space="0" w:color="auto"/>
      </w:divBdr>
    </w:div>
    <w:div w:id="6717287">
      <w:marLeft w:val="0"/>
      <w:marRight w:val="0"/>
      <w:marTop w:val="0"/>
      <w:marBottom w:val="0"/>
      <w:divBdr>
        <w:top w:val="none" w:sz="0" w:space="0" w:color="auto"/>
        <w:left w:val="none" w:sz="0" w:space="0" w:color="auto"/>
        <w:bottom w:val="none" w:sz="0" w:space="0" w:color="auto"/>
        <w:right w:val="none" w:sz="0" w:space="0" w:color="auto"/>
      </w:divBdr>
    </w:div>
    <w:div w:id="6754768">
      <w:marLeft w:val="0"/>
      <w:marRight w:val="0"/>
      <w:marTop w:val="0"/>
      <w:marBottom w:val="0"/>
      <w:divBdr>
        <w:top w:val="none" w:sz="0" w:space="0" w:color="auto"/>
        <w:left w:val="none" w:sz="0" w:space="0" w:color="auto"/>
        <w:bottom w:val="none" w:sz="0" w:space="0" w:color="auto"/>
        <w:right w:val="none" w:sz="0" w:space="0" w:color="auto"/>
      </w:divBdr>
    </w:div>
    <w:div w:id="6837094">
      <w:marLeft w:val="0"/>
      <w:marRight w:val="0"/>
      <w:marTop w:val="0"/>
      <w:marBottom w:val="0"/>
      <w:divBdr>
        <w:top w:val="none" w:sz="0" w:space="0" w:color="auto"/>
        <w:left w:val="none" w:sz="0" w:space="0" w:color="auto"/>
        <w:bottom w:val="none" w:sz="0" w:space="0" w:color="auto"/>
        <w:right w:val="none" w:sz="0" w:space="0" w:color="auto"/>
      </w:divBdr>
    </w:div>
    <w:div w:id="6905578">
      <w:marLeft w:val="0"/>
      <w:marRight w:val="0"/>
      <w:marTop w:val="0"/>
      <w:marBottom w:val="0"/>
      <w:divBdr>
        <w:top w:val="none" w:sz="0" w:space="0" w:color="auto"/>
        <w:left w:val="none" w:sz="0" w:space="0" w:color="auto"/>
        <w:bottom w:val="none" w:sz="0" w:space="0" w:color="auto"/>
        <w:right w:val="none" w:sz="0" w:space="0" w:color="auto"/>
      </w:divBdr>
    </w:div>
    <w:div w:id="6907640">
      <w:marLeft w:val="0"/>
      <w:marRight w:val="0"/>
      <w:marTop w:val="0"/>
      <w:marBottom w:val="0"/>
      <w:divBdr>
        <w:top w:val="none" w:sz="0" w:space="0" w:color="auto"/>
        <w:left w:val="none" w:sz="0" w:space="0" w:color="auto"/>
        <w:bottom w:val="none" w:sz="0" w:space="0" w:color="auto"/>
        <w:right w:val="none" w:sz="0" w:space="0" w:color="auto"/>
      </w:divBdr>
    </w:div>
    <w:div w:id="7144956">
      <w:marLeft w:val="0"/>
      <w:marRight w:val="0"/>
      <w:marTop w:val="0"/>
      <w:marBottom w:val="0"/>
      <w:divBdr>
        <w:top w:val="none" w:sz="0" w:space="0" w:color="auto"/>
        <w:left w:val="none" w:sz="0" w:space="0" w:color="auto"/>
        <w:bottom w:val="none" w:sz="0" w:space="0" w:color="auto"/>
        <w:right w:val="none" w:sz="0" w:space="0" w:color="auto"/>
      </w:divBdr>
    </w:div>
    <w:div w:id="7145453">
      <w:marLeft w:val="0"/>
      <w:marRight w:val="0"/>
      <w:marTop w:val="0"/>
      <w:marBottom w:val="0"/>
      <w:divBdr>
        <w:top w:val="none" w:sz="0" w:space="0" w:color="auto"/>
        <w:left w:val="none" w:sz="0" w:space="0" w:color="auto"/>
        <w:bottom w:val="none" w:sz="0" w:space="0" w:color="auto"/>
        <w:right w:val="none" w:sz="0" w:space="0" w:color="auto"/>
      </w:divBdr>
    </w:div>
    <w:div w:id="7221967">
      <w:marLeft w:val="0"/>
      <w:marRight w:val="0"/>
      <w:marTop w:val="0"/>
      <w:marBottom w:val="0"/>
      <w:divBdr>
        <w:top w:val="none" w:sz="0" w:space="0" w:color="auto"/>
        <w:left w:val="none" w:sz="0" w:space="0" w:color="auto"/>
        <w:bottom w:val="none" w:sz="0" w:space="0" w:color="auto"/>
        <w:right w:val="none" w:sz="0" w:space="0" w:color="auto"/>
      </w:divBdr>
    </w:div>
    <w:div w:id="7222662">
      <w:marLeft w:val="0"/>
      <w:marRight w:val="0"/>
      <w:marTop w:val="0"/>
      <w:marBottom w:val="0"/>
      <w:divBdr>
        <w:top w:val="none" w:sz="0" w:space="0" w:color="auto"/>
        <w:left w:val="none" w:sz="0" w:space="0" w:color="auto"/>
        <w:bottom w:val="none" w:sz="0" w:space="0" w:color="auto"/>
        <w:right w:val="none" w:sz="0" w:space="0" w:color="auto"/>
      </w:divBdr>
    </w:div>
    <w:div w:id="7222848">
      <w:marLeft w:val="0"/>
      <w:marRight w:val="0"/>
      <w:marTop w:val="0"/>
      <w:marBottom w:val="0"/>
      <w:divBdr>
        <w:top w:val="none" w:sz="0" w:space="0" w:color="auto"/>
        <w:left w:val="none" w:sz="0" w:space="0" w:color="auto"/>
        <w:bottom w:val="none" w:sz="0" w:space="0" w:color="auto"/>
        <w:right w:val="none" w:sz="0" w:space="0" w:color="auto"/>
      </w:divBdr>
    </w:div>
    <w:div w:id="7293272">
      <w:marLeft w:val="0"/>
      <w:marRight w:val="0"/>
      <w:marTop w:val="0"/>
      <w:marBottom w:val="0"/>
      <w:divBdr>
        <w:top w:val="none" w:sz="0" w:space="0" w:color="auto"/>
        <w:left w:val="none" w:sz="0" w:space="0" w:color="auto"/>
        <w:bottom w:val="none" w:sz="0" w:space="0" w:color="auto"/>
        <w:right w:val="none" w:sz="0" w:space="0" w:color="auto"/>
      </w:divBdr>
    </w:div>
    <w:div w:id="7299068">
      <w:marLeft w:val="0"/>
      <w:marRight w:val="0"/>
      <w:marTop w:val="0"/>
      <w:marBottom w:val="0"/>
      <w:divBdr>
        <w:top w:val="none" w:sz="0" w:space="0" w:color="auto"/>
        <w:left w:val="none" w:sz="0" w:space="0" w:color="auto"/>
        <w:bottom w:val="none" w:sz="0" w:space="0" w:color="auto"/>
        <w:right w:val="none" w:sz="0" w:space="0" w:color="auto"/>
      </w:divBdr>
    </w:div>
    <w:div w:id="7563673">
      <w:marLeft w:val="0"/>
      <w:marRight w:val="0"/>
      <w:marTop w:val="0"/>
      <w:marBottom w:val="0"/>
      <w:divBdr>
        <w:top w:val="none" w:sz="0" w:space="0" w:color="auto"/>
        <w:left w:val="none" w:sz="0" w:space="0" w:color="auto"/>
        <w:bottom w:val="none" w:sz="0" w:space="0" w:color="auto"/>
        <w:right w:val="none" w:sz="0" w:space="0" w:color="auto"/>
      </w:divBdr>
    </w:div>
    <w:div w:id="7602831">
      <w:marLeft w:val="0"/>
      <w:marRight w:val="0"/>
      <w:marTop w:val="0"/>
      <w:marBottom w:val="0"/>
      <w:divBdr>
        <w:top w:val="none" w:sz="0" w:space="0" w:color="auto"/>
        <w:left w:val="none" w:sz="0" w:space="0" w:color="auto"/>
        <w:bottom w:val="none" w:sz="0" w:space="0" w:color="auto"/>
        <w:right w:val="none" w:sz="0" w:space="0" w:color="auto"/>
      </w:divBdr>
    </w:div>
    <w:div w:id="7603228">
      <w:marLeft w:val="0"/>
      <w:marRight w:val="0"/>
      <w:marTop w:val="0"/>
      <w:marBottom w:val="0"/>
      <w:divBdr>
        <w:top w:val="none" w:sz="0" w:space="0" w:color="auto"/>
        <w:left w:val="none" w:sz="0" w:space="0" w:color="auto"/>
        <w:bottom w:val="none" w:sz="0" w:space="0" w:color="auto"/>
        <w:right w:val="none" w:sz="0" w:space="0" w:color="auto"/>
      </w:divBdr>
    </w:div>
    <w:div w:id="7752802">
      <w:marLeft w:val="0"/>
      <w:marRight w:val="0"/>
      <w:marTop w:val="0"/>
      <w:marBottom w:val="0"/>
      <w:divBdr>
        <w:top w:val="none" w:sz="0" w:space="0" w:color="auto"/>
        <w:left w:val="none" w:sz="0" w:space="0" w:color="auto"/>
        <w:bottom w:val="none" w:sz="0" w:space="0" w:color="auto"/>
        <w:right w:val="none" w:sz="0" w:space="0" w:color="auto"/>
      </w:divBdr>
    </w:div>
    <w:div w:id="7760017">
      <w:marLeft w:val="0"/>
      <w:marRight w:val="0"/>
      <w:marTop w:val="0"/>
      <w:marBottom w:val="0"/>
      <w:divBdr>
        <w:top w:val="none" w:sz="0" w:space="0" w:color="auto"/>
        <w:left w:val="none" w:sz="0" w:space="0" w:color="auto"/>
        <w:bottom w:val="none" w:sz="0" w:space="0" w:color="auto"/>
        <w:right w:val="none" w:sz="0" w:space="0" w:color="auto"/>
      </w:divBdr>
    </w:div>
    <w:div w:id="7831367">
      <w:marLeft w:val="0"/>
      <w:marRight w:val="0"/>
      <w:marTop w:val="0"/>
      <w:marBottom w:val="0"/>
      <w:divBdr>
        <w:top w:val="none" w:sz="0" w:space="0" w:color="auto"/>
        <w:left w:val="none" w:sz="0" w:space="0" w:color="auto"/>
        <w:bottom w:val="none" w:sz="0" w:space="0" w:color="auto"/>
        <w:right w:val="none" w:sz="0" w:space="0" w:color="auto"/>
      </w:divBdr>
    </w:div>
    <w:div w:id="7953299">
      <w:marLeft w:val="0"/>
      <w:marRight w:val="0"/>
      <w:marTop w:val="0"/>
      <w:marBottom w:val="0"/>
      <w:divBdr>
        <w:top w:val="none" w:sz="0" w:space="0" w:color="auto"/>
        <w:left w:val="none" w:sz="0" w:space="0" w:color="auto"/>
        <w:bottom w:val="none" w:sz="0" w:space="0" w:color="auto"/>
        <w:right w:val="none" w:sz="0" w:space="0" w:color="auto"/>
      </w:divBdr>
    </w:div>
    <w:div w:id="8023951">
      <w:marLeft w:val="0"/>
      <w:marRight w:val="0"/>
      <w:marTop w:val="0"/>
      <w:marBottom w:val="0"/>
      <w:divBdr>
        <w:top w:val="none" w:sz="0" w:space="0" w:color="auto"/>
        <w:left w:val="none" w:sz="0" w:space="0" w:color="auto"/>
        <w:bottom w:val="none" w:sz="0" w:space="0" w:color="auto"/>
        <w:right w:val="none" w:sz="0" w:space="0" w:color="auto"/>
      </w:divBdr>
    </w:div>
    <w:div w:id="8216131">
      <w:marLeft w:val="0"/>
      <w:marRight w:val="0"/>
      <w:marTop w:val="0"/>
      <w:marBottom w:val="0"/>
      <w:divBdr>
        <w:top w:val="none" w:sz="0" w:space="0" w:color="auto"/>
        <w:left w:val="none" w:sz="0" w:space="0" w:color="auto"/>
        <w:bottom w:val="none" w:sz="0" w:space="0" w:color="auto"/>
        <w:right w:val="none" w:sz="0" w:space="0" w:color="auto"/>
      </w:divBdr>
    </w:div>
    <w:div w:id="8289681">
      <w:marLeft w:val="0"/>
      <w:marRight w:val="0"/>
      <w:marTop w:val="0"/>
      <w:marBottom w:val="0"/>
      <w:divBdr>
        <w:top w:val="none" w:sz="0" w:space="0" w:color="auto"/>
        <w:left w:val="none" w:sz="0" w:space="0" w:color="auto"/>
        <w:bottom w:val="none" w:sz="0" w:space="0" w:color="auto"/>
        <w:right w:val="none" w:sz="0" w:space="0" w:color="auto"/>
      </w:divBdr>
    </w:div>
    <w:div w:id="8334984">
      <w:marLeft w:val="0"/>
      <w:marRight w:val="0"/>
      <w:marTop w:val="0"/>
      <w:marBottom w:val="0"/>
      <w:divBdr>
        <w:top w:val="none" w:sz="0" w:space="0" w:color="auto"/>
        <w:left w:val="none" w:sz="0" w:space="0" w:color="auto"/>
        <w:bottom w:val="none" w:sz="0" w:space="0" w:color="auto"/>
        <w:right w:val="none" w:sz="0" w:space="0" w:color="auto"/>
      </w:divBdr>
    </w:div>
    <w:div w:id="8335268">
      <w:marLeft w:val="0"/>
      <w:marRight w:val="0"/>
      <w:marTop w:val="0"/>
      <w:marBottom w:val="0"/>
      <w:divBdr>
        <w:top w:val="none" w:sz="0" w:space="0" w:color="auto"/>
        <w:left w:val="none" w:sz="0" w:space="0" w:color="auto"/>
        <w:bottom w:val="none" w:sz="0" w:space="0" w:color="auto"/>
        <w:right w:val="none" w:sz="0" w:space="0" w:color="auto"/>
      </w:divBdr>
    </w:div>
    <w:div w:id="8336465">
      <w:marLeft w:val="0"/>
      <w:marRight w:val="0"/>
      <w:marTop w:val="0"/>
      <w:marBottom w:val="0"/>
      <w:divBdr>
        <w:top w:val="none" w:sz="0" w:space="0" w:color="auto"/>
        <w:left w:val="none" w:sz="0" w:space="0" w:color="auto"/>
        <w:bottom w:val="none" w:sz="0" w:space="0" w:color="auto"/>
        <w:right w:val="none" w:sz="0" w:space="0" w:color="auto"/>
      </w:divBdr>
    </w:div>
    <w:div w:id="8413260">
      <w:marLeft w:val="0"/>
      <w:marRight w:val="0"/>
      <w:marTop w:val="0"/>
      <w:marBottom w:val="0"/>
      <w:divBdr>
        <w:top w:val="none" w:sz="0" w:space="0" w:color="auto"/>
        <w:left w:val="none" w:sz="0" w:space="0" w:color="auto"/>
        <w:bottom w:val="none" w:sz="0" w:space="0" w:color="auto"/>
        <w:right w:val="none" w:sz="0" w:space="0" w:color="auto"/>
      </w:divBdr>
    </w:div>
    <w:div w:id="8457074">
      <w:marLeft w:val="0"/>
      <w:marRight w:val="0"/>
      <w:marTop w:val="0"/>
      <w:marBottom w:val="0"/>
      <w:divBdr>
        <w:top w:val="none" w:sz="0" w:space="0" w:color="auto"/>
        <w:left w:val="none" w:sz="0" w:space="0" w:color="auto"/>
        <w:bottom w:val="none" w:sz="0" w:space="0" w:color="auto"/>
        <w:right w:val="none" w:sz="0" w:space="0" w:color="auto"/>
      </w:divBdr>
    </w:div>
    <w:div w:id="8458944">
      <w:marLeft w:val="0"/>
      <w:marRight w:val="0"/>
      <w:marTop w:val="0"/>
      <w:marBottom w:val="0"/>
      <w:divBdr>
        <w:top w:val="none" w:sz="0" w:space="0" w:color="auto"/>
        <w:left w:val="none" w:sz="0" w:space="0" w:color="auto"/>
        <w:bottom w:val="none" w:sz="0" w:space="0" w:color="auto"/>
        <w:right w:val="none" w:sz="0" w:space="0" w:color="auto"/>
      </w:divBdr>
    </w:div>
    <w:div w:id="8525669">
      <w:marLeft w:val="0"/>
      <w:marRight w:val="0"/>
      <w:marTop w:val="0"/>
      <w:marBottom w:val="0"/>
      <w:divBdr>
        <w:top w:val="none" w:sz="0" w:space="0" w:color="auto"/>
        <w:left w:val="none" w:sz="0" w:space="0" w:color="auto"/>
        <w:bottom w:val="none" w:sz="0" w:space="0" w:color="auto"/>
        <w:right w:val="none" w:sz="0" w:space="0" w:color="auto"/>
      </w:divBdr>
    </w:div>
    <w:div w:id="8533490">
      <w:marLeft w:val="0"/>
      <w:marRight w:val="0"/>
      <w:marTop w:val="0"/>
      <w:marBottom w:val="0"/>
      <w:divBdr>
        <w:top w:val="none" w:sz="0" w:space="0" w:color="auto"/>
        <w:left w:val="none" w:sz="0" w:space="0" w:color="auto"/>
        <w:bottom w:val="none" w:sz="0" w:space="0" w:color="auto"/>
        <w:right w:val="none" w:sz="0" w:space="0" w:color="auto"/>
      </w:divBdr>
    </w:div>
    <w:div w:id="8604209">
      <w:marLeft w:val="0"/>
      <w:marRight w:val="0"/>
      <w:marTop w:val="0"/>
      <w:marBottom w:val="0"/>
      <w:divBdr>
        <w:top w:val="none" w:sz="0" w:space="0" w:color="auto"/>
        <w:left w:val="none" w:sz="0" w:space="0" w:color="auto"/>
        <w:bottom w:val="none" w:sz="0" w:space="0" w:color="auto"/>
        <w:right w:val="none" w:sz="0" w:space="0" w:color="auto"/>
      </w:divBdr>
    </w:div>
    <w:div w:id="8676774">
      <w:marLeft w:val="0"/>
      <w:marRight w:val="0"/>
      <w:marTop w:val="0"/>
      <w:marBottom w:val="0"/>
      <w:divBdr>
        <w:top w:val="none" w:sz="0" w:space="0" w:color="auto"/>
        <w:left w:val="none" w:sz="0" w:space="0" w:color="auto"/>
        <w:bottom w:val="none" w:sz="0" w:space="0" w:color="auto"/>
        <w:right w:val="none" w:sz="0" w:space="0" w:color="auto"/>
      </w:divBdr>
    </w:div>
    <w:div w:id="8799968">
      <w:marLeft w:val="0"/>
      <w:marRight w:val="0"/>
      <w:marTop w:val="0"/>
      <w:marBottom w:val="0"/>
      <w:divBdr>
        <w:top w:val="none" w:sz="0" w:space="0" w:color="auto"/>
        <w:left w:val="none" w:sz="0" w:space="0" w:color="auto"/>
        <w:bottom w:val="none" w:sz="0" w:space="0" w:color="auto"/>
        <w:right w:val="none" w:sz="0" w:space="0" w:color="auto"/>
      </w:divBdr>
    </w:div>
    <w:div w:id="8800218">
      <w:marLeft w:val="0"/>
      <w:marRight w:val="0"/>
      <w:marTop w:val="0"/>
      <w:marBottom w:val="0"/>
      <w:divBdr>
        <w:top w:val="none" w:sz="0" w:space="0" w:color="auto"/>
        <w:left w:val="none" w:sz="0" w:space="0" w:color="auto"/>
        <w:bottom w:val="none" w:sz="0" w:space="0" w:color="auto"/>
        <w:right w:val="none" w:sz="0" w:space="0" w:color="auto"/>
      </w:divBdr>
    </w:div>
    <w:div w:id="8800764">
      <w:marLeft w:val="0"/>
      <w:marRight w:val="0"/>
      <w:marTop w:val="0"/>
      <w:marBottom w:val="0"/>
      <w:divBdr>
        <w:top w:val="none" w:sz="0" w:space="0" w:color="auto"/>
        <w:left w:val="none" w:sz="0" w:space="0" w:color="auto"/>
        <w:bottom w:val="none" w:sz="0" w:space="0" w:color="auto"/>
        <w:right w:val="none" w:sz="0" w:space="0" w:color="auto"/>
      </w:divBdr>
    </w:div>
    <w:div w:id="8869608">
      <w:marLeft w:val="0"/>
      <w:marRight w:val="0"/>
      <w:marTop w:val="0"/>
      <w:marBottom w:val="0"/>
      <w:divBdr>
        <w:top w:val="none" w:sz="0" w:space="0" w:color="auto"/>
        <w:left w:val="none" w:sz="0" w:space="0" w:color="auto"/>
        <w:bottom w:val="none" w:sz="0" w:space="0" w:color="auto"/>
        <w:right w:val="none" w:sz="0" w:space="0" w:color="auto"/>
      </w:divBdr>
    </w:div>
    <w:div w:id="8990177">
      <w:marLeft w:val="0"/>
      <w:marRight w:val="0"/>
      <w:marTop w:val="0"/>
      <w:marBottom w:val="0"/>
      <w:divBdr>
        <w:top w:val="none" w:sz="0" w:space="0" w:color="auto"/>
        <w:left w:val="none" w:sz="0" w:space="0" w:color="auto"/>
        <w:bottom w:val="none" w:sz="0" w:space="0" w:color="auto"/>
        <w:right w:val="none" w:sz="0" w:space="0" w:color="auto"/>
      </w:divBdr>
    </w:div>
    <w:div w:id="9067010">
      <w:marLeft w:val="0"/>
      <w:marRight w:val="0"/>
      <w:marTop w:val="0"/>
      <w:marBottom w:val="0"/>
      <w:divBdr>
        <w:top w:val="none" w:sz="0" w:space="0" w:color="auto"/>
        <w:left w:val="none" w:sz="0" w:space="0" w:color="auto"/>
        <w:bottom w:val="none" w:sz="0" w:space="0" w:color="auto"/>
        <w:right w:val="none" w:sz="0" w:space="0" w:color="auto"/>
      </w:divBdr>
    </w:div>
    <w:div w:id="9138468">
      <w:marLeft w:val="0"/>
      <w:marRight w:val="0"/>
      <w:marTop w:val="0"/>
      <w:marBottom w:val="0"/>
      <w:divBdr>
        <w:top w:val="none" w:sz="0" w:space="0" w:color="auto"/>
        <w:left w:val="none" w:sz="0" w:space="0" w:color="auto"/>
        <w:bottom w:val="none" w:sz="0" w:space="0" w:color="auto"/>
        <w:right w:val="none" w:sz="0" w:space="0" w:color="auto"/>
      </w:divBdr>
    </w:div>
    <w:div w:id="9140193">
      <w:marLeft w:val="0"/>
      <w:marRight w:val="0"/>
      <w:marTop w:val="0"/>
      <w:marBottom w:val="0"/>
      <w:divBdr>
        <w:top w:val="none" w:sz="0" w:space="0" w:color="auto"/>
        <w:left w:val="none" w:sz="0" w:space="0" w:color="auto"/>
        <w:bottom w:val="none" w:sz="0" w:space="0" w:color="auto"/>
        <w:right w:val="none" w:sz="0" w:space="0" w:color="auto"/>
      </w:divBdr>
    </w:div>
    <w:div w:id="9189981">
      <w:marLeft w:val="0"/>
      <w:marRight w:val="0"/>
      <w:marTop w:val="0"/>
      <w:marBottom w:val="0"/>
      <w:divBdr>
        <w:top w:val="none" w:sz="0" w:space="0" w:color="auto"/>
        <w:left w:val="none" w:sz="0" w:space="0" w:color="auto"/>
        <w:bottom w:val="none" w:sz="0" w:space="0" w:color="auto"/>
        <w:right w:val="none" w:sz="0" w:space="0" w:color="auto"/>
      </w:divBdr>
    </w:div>
    <w:div w:id="9259635">
      <w:marLeft w:val="0"/>
      <w:marRight w:val="0"/>
      <w:marTop w:val="0"/>
      <w:marBottom w:val="0"/>
      <w:divBdr>
        <w:top w:val="none" w:sz="0" w:space="0" w:color="auto"/>
        <w:left w:val="none" w:sz="0" w:space="0" w:color="auto"/>
        <w:bottom w:val="none" w:sz="0" w:space="0" w:color="auto"/>
        <w:right w:val="none" w:sz="0" w:space="0" w:color="auto"/>
      </w:divBdr>
    </w:div>
    <w:div w:id="9265615">
      <w:marLeft w:val="0"/>
      <w:marRight w:val="0"/>
      <w:marTop w:val="0"/>
      <w:marBottom w:val="0"/>
      <w:divBdr>
        <w:top w:val="none" w:sz="0" w:space="0" w:color="auto"/>
        <w:left w:val="none" w:sz="0" w:space="0" w:color="auto"/>
        <w:bottom w:val="none" w:sz="0" w:space="0" w:color="auto"/>
        <w:right w:val="none" w:sz="0" w:space="0" w:color="auto"/>
      </w:divBdr>
    </w:div>
    <w:div w:id="9450811">
      <w:marLeft w:val="0"/>
      <w:marRight w:val="0"/>
      <w:marTop w:val="0"/>
      <w:marBottom w:val="0"/>
      <w:divBdr>
        <w:top w:val="none" w:sz="0" w:space="0" w:color="auto"/>
        <w:left w:val="none" w:sz="0" w:space="0" w:color="auto"/>
        <w:bottom w:val="none" w:sz="0" w:space="0" w:color="auto"/>
        <w:right w:val="none" w:sz="0" w:space="0" w:color="auto"/>
      </w:divBdr>
    </w:div>
    <w:div w:id="9529919">
      <w:marLeft w:val="0"/>
      <w:marRight w:val="0"/>
      <w:marTop w:val="0"/>
      <w:marBottom w:val="0"/>
      <w:divBdr>
        <w:top w:val="none" w:sz="0" w:space="0" w:color="auto"/>
        <w:left w:val="none" w:sz="0" w:space="0" w:color="auto"/>
        <w:bottom w:val="none" w:sz="0" w:space="0" w:color="auto"/>
        <w:right w:val="none" w:sz="0" w:space="0" w:color="auto"/>
      </w:divBdr>
    </w:div>
    <w:div w:id="9568888">
      <w:marLeft w:val="0"/>
      <w:marRight w:val="0"/>
      <w:marTop w:val="0"/>
      <w:marBottom w:val="0"/>
      <w:divBdr>
        <w:top w:val="none" w:sz="0" w:space="0" w:color="auto"/>
        <w:left w:val="none" w:sz="0" w:space="0" w:color="auto"/>
        <w:bottom w:val="none" w:sz="0" w:space="0" w:color="auto"/>
        <w:right w:val="none" w:sz="0" w:space="0" w:color="auto"/>
      </w:divBdr>
    </w:div>
    <w:div w:id="9569998">
      <w:marLeft w:val="0"/>
      <w:marRight w:val="0"/>
      <w:marTop w:val="0"/>
      <w:marBottom w:val="0"/>
      <w:divBdr>
        <w:top w:val="none" w:sz="0" w:space="0" w:color="auto"/>
        <w:left w:val="none" w:sz="0" w:space="0" w:color="auto"/>
        <w:bottom w:val="none" w:sz="0" w:space="0" w:color="auto"/>
        <w:right w:val="none" w:sz="0" w:space="0" w:color="auto"/>
      </w:divBdr>
    </w:div>
    <w:div w:id="9571330">
      <w:marLeft w:val="0"/>
      <w:marRight w:val="0"/>
      <w:marTop w:val="0"/>
      <w:marBottom w:val="0"/>
      <w:divBdr>
        <w:top w:val="none" w:sz="0" w:space="0" w:color="auto"/>
        <w:left w:val="none" w:sz="0" w:space="0" w:color="auto"/>
        <w:bottom w:val="none" w:sz="0" w:space="0" w:color="auto"/>
        <w:right w:val="none" w:sz="0" w:space="0" w:color="auto"/>
      </w:divBdr>
    </w:div>
    <w:div w:id="9572471">
      <w:marLeft w:val="0"/>
      <w:marRight w:val="0"/>
      <w:marTop w:val="0"/>
      <w:marBottom w:val="0"/>
      <w:divBdr>
        <w:top w:val="none" w:sz="0" w:space="0" w:color="auto"/>
        <w:left w:val="none" w:sz="0" w:space="0" w:color="auto"/>
        <w:bottom w:val="none" w:sz="0" w:space="0" w:color="auto"/>
        <w:right w:val="none" w:sz="0" w:space="0" w:color="auto"/>
      </w:divBdr>
    </w:div>
    <w:div w:id="9649330">
      <w:marLeft w:val="0"/>
      <w:marRight w:val="0"/>
      <w:marTop w:val="0"/>
      <w:marBottom w:val="0"/>
      <w:divBdr>
        <w:top w:val="none" w:sz="0" w:space="0" w:color="auto"/>
        <w:left w:val="none" w:sz="0" w:space="0" w:color="auto"/>
        <w:bottom w:val="none" w:sz="0" w:space="0" w:color="auto"/>
        <w:right w:val="none" w:sz="0" w:space="0" w:color="auto"/>
      </w:divBdr>
    </w:div>
    <w:div w:id="9794963">
      <w:marLeft w:val="0"/>
      <w:marRight w:val="0"/>
      <w:marTop w:val="0"/>
      <w:marBottom w:val="0"/>
      <w:divBdr>
        <w:top w:val="none" w:sz="0" w:space="0" w:color="auto"/>
        <w:left w:val="none" w:sz="0" w:space="0" w:color="auto"/>
        <w:bottom w:val="none" w:sz="0" w:space="0" w:color="auto"/>
        <w:right w:val="none" w:sz="0" w:space="0" w:color="auto"/>
      </w:divBdr>
    </w:div>
    <w:div w:id="10030863">
      <w:marLeft w:val="0"/>
      <w:marRight w:val="0"/>
      <w:marTop w:val="0"/>
      <w:marBottom w:val="0"/>
      <w:divBdr>
        <w:top w:val="none" w:sz="0" w:space="0" w:color="auto"/>
        <w:left w:val="none" w:sz="0" w:space="0" w:color="auto"/>
        <w:bottom w:val="none" w:sz="0" w:space="0" w:color="auto"/>
        <w:right w:val="none" w:sz="0" w:space="0" w:color="auto"/>
      </w:divBdr>
    </w:div>
    <w:div w:id="10180465">
      <w:marLeft w:val="0"/>
      <w:marRight w:val="0"/>
      <w:marTop w:val="0"/>
      <w:marBottom w:val="0"/>
      <w:divBdr>
        <w:top w:val="none" w:sz="0" w:space="0" w:color="auto"/>
        <w:left w:val="none" w:sz="0" w:space="0" w:color="auto"/>
        <w:bottom w:val="none" w:sz="0" w:space="0" w:color="auto"/>
        <w:right w:val="none" w:sz="0" w:space="0" w:color="auto"/>
      </w:divBdr>
    </w:div>
    <w:div w:id="10189234">
      <w:marLeft w:val="0"/>
      <w:marRight w:val="0"/>
      <w:marTop w:val="0"/>
      <w:marBottom w:val="0"/>
      <w:divBdr>
        <w:top w:val="none" w:sz="0" w:space="0" w:color="auto"/>
        <w:left w:val="none" w:sz="0" w:space="0" w:color="auto"/>
        <w:bottom w:val="none" w:sz="0" w:space="0" w:color="auto"/>
        <w:right w:val="none" w:sz="0" w:space="0" w:color="auto"/>
      </w:divBdr>
    </w:div>
    <w:div w:id="10298859">
      <w:marLeft w:val="0"/>
      <w:marRight w:val="0"/>
      <w:marTop w:val="0"/>
      <w:marBottom w:val="0"/>
      <w:divBdr>
        <w:top w:val="none" w:sz="0" w:space="0" w:color="auto"/>
        <w:left w:val="none" w:sz="0" w:space="0" w:color="auto"/>
        <w:bottom w:val="none" w:sz="0" w:space="0" w:color="auto"/>
        <w:right w:val="none" w:sz="0" w:space="0" w:color="auto"/>
      </w:divBdr>
    </w:div>
    <w:div w:id="10299559">
      <w:marLeft w:val="0"/>
      <w:marRight w:val="0"/>
      <w:marTop w:val="0"/>
      <w:marBottom w:val="0"/>
      <w:divBdr>
        <w:top w:val="none" w:sz="0" w:space="0" w:color="auto"/>
        <w:left w:val="none" w:sz="0" w:space="0" w:color="auto"/>
        <w:bottom w:val="none" w:sz="0" w:space="0" w:color="auto"/>
        <w:right w:val="none" w:sz="0" w:space="0" w:color="auto"/>
      </w:divBdr>
    </w:div>
    <w:div w:id="10421788">
      <w:bodyDiv w:val="1"/>
      <w:marLeft w:val="0"/>
      <w:marRight w:val="0"/>
      <w:marTop w:val="0"/>
      <w:marBottom w:val="0"/>
      <w:divBdr>
        <w:top w:val="none" w:sz="0" w:space="0" w:color="auto"/>
        <w:left w:val="none" w:sz="0" w:space="0" w:color="auto"/>
        <w:bottom w:val="none" w:sz="0" w:space="0" w:color="auto"/>
        <w:right w:val="none" w:sz="0" w:space="0" w:color="auto"/>
      </w:divBdr>
    </w:div>
    <w:div w:id="10450486">
      <w:marLeft w:val="0"/>
      <w:marRight w:val="0"/>
      <w:marTop w:val="0"/>
      <w:marBottom w:val="0"/>
      <w:divBdr>
        <w:top w:val="none" w:sz="0" w:space="0" w:color="auto"/>
        <w:left w:val="none" w:sz="0" w:space="0" w:color="auto"/>
        <w:bottom w:val="none" w:sz="0" w:space="0" w:color="auto"/>
        <w:right w:val="none" w:sz="0" w:space="0" w:color="auto"/>
      </w:divBdr>
    </w:div>
    <w:div w:id="10452968">
      <w:marLeft w:val="0"/>
      <w:marRight w:val="0"/>
      <w:marTop w:val="0"/>
      <w:marBottom w:val="0"/>
      <w:divBdr>
        <w:top w:val="none" w:sz="0" w:space="0" w:color="auto"/>
        <w:left w:val="none" w:sz="0" w:space="0" w:color="auto"/>
        <w:bottom w:val="none" w:sz="0" w:space="0" w:color="auto"/>
        <w:right w:val="none" w:sz="0" w:space="0" w:color="auto"/>
      </w:divBdr>
    </w:div>
    <w:div w:id="10493525">
      <w:marLeft w:val="0"/>
      <w:marRight w:val="0"/>
      <w:marTop w:val="0"/>
      <w:marBottom w:val="0"/>
      <w:divBdr>
        <w:top w:val="none" w:sz="0" w:space="0" w:color="auto"/>
        <w:left w:val="none" w:sz="0" w:space="0" w:color="auto"/>
        <w:bottom w:val="none" w:sz="0" w:space="0" w:color="auto"/>
        <w:right w:val="none" w:sz="0" w:space="0" w:color="auto"/>
      </w:divBdr>
    </w:div>
    <w:div w:id="10574900">
      <w:marLeft w:val="0"/>
      <w:marRight w:val="0"/>
      <w:marTop w:val="0"/>
      <w:marBottom w:val="0"/>
      <w:divBdr>
        <w:top w:val="none" w:sz="0" w:space="0" w:color="auto"/>
        <w:left w:val="none" w:sz="0" w:space="0" w:color="auto"/>
        <w:bottom w:val="none" w:sz="0" w:space="0" w:color="auto"/>
        <w:right w:val="none" w:sz="0" w:space="0" w:color="auto"/>
      </w:divBdr>
    </w:div>
    <w:div w:id="10690910">
      <w:marLeft w:val="0"/>
      <w:marRight w:val="0"/>
      <w:marTop w:val="0"/>
      <w:marBottom w:val="0"/>
      <w:divBdr>
        <w:top w:val="none" w:sz="0" w:space="0" w:color="auto"/>
        <w:left w:val="none" w:sz="0" w:space="0" w:color="auto"/>
        <w:bottom w:val="none" w:sz="0" w:space="0" w:color="auto"/>
        <w:right w:val="none" w:sz="0" w:space="0" w:color="auto"/>
      </w:divBdr>
    </w:div>
    <w:div w:id="10762577">
      <w:marLeft w:val="0"/>
      <w:marRight w:val="0"/>
      <w:marTop w:val="0"/>
      <w:marBottom w:val="0"/>
      <w:divBdr>
        <w:top w:val="none" w:sz="0" w:space="0" w:color="auto"/>
        <w:left w:val="none" w:sz="0" w:space="0" w:color="auto"/>
        <w:bottom w:val="none" w:sz="0" w:space="0" w:color="auto"/>
        <w:right w:val="none" w:sz="0" w:space="0" w:color="auto"/>
      </w:divBdr>
    </w:div>
    <w:div w:id="10765840">
      <w:marLeft w:val="0"/>
      <w:marRight w:val="0"/>
      <w:marTop w:val="0"/>
      <w:marBottom w:val="0"/>
      <w:divBdr>
        <w:top w:val="none" w:sz="0" w:space="0" w:color="auto"/>
        <w:left w:val="none" w:sz="0" w:space="0" w:color="auto"/>
        <w:bottom w:val="none" w:sz="0" w:space="0" w:color="auto"/>
        <w:right w:val="none" w:sz="0" w:space="0" w:color="auto"/>
      </w:divBdr>
    </w:div>
    <w:div w:id="10880300">
      <w:marLeft w:val="0"/>
      <w:marRight w:val="0"/>
      <w:marTop w:val="0"/>
      <w:marBottom w:val="0"/>
      <w:divBdr>
        <w:top w:val="none" w:sz="0" w:space="0" w:color="auto"/>
        <w:left w:val="none" w:sz="0" w:space="0" w:color="auto"/>
        <w:bottom w:val="none" w:sz="0" w:space="0" w:color="auto"/>
        <w:right w:val="none" w:sz="0" w:space="0" w:color="auto"/>
      </w:divBdr>
    </w:div>
    <w:div w:id="10955453">
      <w:marLeft w:val="0"/>
      <w:marRight w:val="0"/>
      <w:marTop w:val="0"/>
      <w:marBottom w:val="0"/>
      <w:divBdr>
        <w:top w:val="none" w:sz="0" w:space="0" w:color="auto"/>
        <w:left w:val="none" w:sz="0" w:space="0" w:color="auto"/>
        <w:bottom w:val="none" w:sz="0" w:space="0" w:color="auto"/>
        <w:right w:val="none" w:sz="0" w:space="0" w:color="auto"/>
      </w:divBdr>
    </w:div>
    <w:div w:id="10957596">
      <w:marLeft w:val="0"/>
      <w:marRight w:val="0"/>
      <w:marTop w:val="0"/>
      <w:marBottom w:val="0"/>
      <w:divBdr>
        <w:top w:val="none" w:sz="0" w:space="0" w:color="auto"/>
        <w:left w:val="none" w:sz="0" w:space="0" w:color="auto"/>
        <w:bottom w:val="none" w:sz="0" w:space="0" w:color="auto"/>
        <w:right w:val="none" w:sz="0" w:space="0" w:color="auto"/>
      </w:divBdr>
    </w:div>
    <w:div w:id="10958555">
      <w:marLeft w:val="0"/>
      <w:marRight w:val="0"/>
      <w:marTop w:val="0"/>
      <w:marBottom w:val="0"/>
      <w:divBdr>
        <w:top w:val="none" w:sz="0" w:space="0" w:color="auto"/>
        <w:left w:val="none" w:sz="0" w:space="0" w:color="auto"/>
        <w:bottom w:val="none" w:sz="0" w:space="0" w:color="auto"/>
        <w:right w:val="none" w:sz="0" w:space="0" w:color="auto"/>
      </w:divBdr>
    </w:div>
    <w:div w:id="11147588">
      <w:marLeft w:val="0"/>
      <w:marRight w:val="0"/>
      <w:marTop w:val="0"/>
      <w:marBottom w:val="0"/>
      <w:divBdr>
        <w:top w:val="none" w:sz="0" w:space="0" w:color="auto"/>
        <w:left w:val="none" w:sz="0" w:space="0" w:color="auto"/>
        <w:bottom w:val="none" w:sz="0" w:space="0" w:color="auto"/>
        <w:right w:val="none" w:sz="0" w:space="0" w:color="auto"/>
      </w:divBdr>
    </w:div>
    <w:div w:id="11153912">
      <w:marLeft w:val="0"/>
      <w:marRight w:val="0"/>
      <w:marTop w:val="0"/>
      <w:marBottom w:val="0"/>
      <w:divBdr>
        <w:top w:val="none" w:sz="0" w:space="0" w:color="auto"/>
        <w:left w:val="none" w:sz="0" w:space="0" w:color="auto"/>
        <w:bottom w:val="none" w:sz="0" w:space="0" w:color="auto"/>
        <w:right w:val="none" w:sz="0" w:space="0" w:color="auto"/>
      </w:divBdr>
    </w:div>
    <w:div w:id="11155641">
      <w:marLeft w:val="0"/>
      <w:marRight w:val="0"/>
      <w:marTop w:val="0"/>
      <w:marBottom w:val="0"/>
      <w:divBdr>
        <w:top w:val="none" w:sz="0" w:space="0" w:color="auto"/>
        <w:left w:val="none" w:sz="0" w:space="0" w:color="auto"/>
        <w:bottom w:val="none" w:sz="0" w:space="0" w:color="auto"/>
        <w:right w:val="none" w:sz="0" w:space="0" w:color="auto"/>
      </w:divBdr>
    </w:div>
    <w:div w:id="11229063">
      <w:marLeft w:val="0"/>
      <w:marRight w:val="0"/>
      <w:marTop w:val="0"/>
      <w:marBottom w:val="0"/>
      <w:divBdr>
        <w:top w:val="none" w:sz="0" w:space="0" w:color="auto"/>
        <w:left w:val="none" w:sz="0" w:space="0" w:color="auto"/>
        <w:bottom w:val="none" w:sz="0" w:space="0" w:color="auto"/>
        <w:right w:val="none" w:sz="0" w:space="0" w:color="auto"/>
      </w:divBdr>
    </w:div>
    <w:div w:id="11302265">
      <w:marLeft w:val="0"/>
      <w:marRight w:val="0"/>
      <w:marTop w:val="0"/>
      <w:marBottom w:val="0"/>
      <w:divBdr>
        <w:top w:val="none" w:sz="0" w:space="0" w:color="auto"/>
        <w:left w:val="none" w:sz="0" w:space="0" w:color="auto"/>
        <w:bottom w:val="none" w:sz="0" w:space="0" w:color="auto"/>
        <w:right w:val="none" w:sz="0" w:space="0" w:color="auto"/>
      </w:divBdr>
    </w:div>
    <w:div w:id="11302689">
      <w:marLeft w:val="0"/>
      <w:marRight w:val="0"/>
      <w:marTop w:val="0"/>
      <w:marBottom w:val="0"/>
      <w:divBdr>
        <w:top w:val="none" w:sz="0" w:space="0" w:color="auto"/>
        <w:left w:val="none" w:sz="0" w:space="0" w:color="auto"/>
        <w:bottom w:val="none" w:sz="0" w:space="0" w:color="auto"/>
        <w:right w:val="none" w:sz="0" w:space="0" w:color="auto"/>
      </w:divBdr>
    </w:div>
    <w:div w:id="11341670">
      <w:marLeft w:val="0"/>
      <w:marRight w:val="0"/>
      <w:marTop w:val="0"/>
      <w:marBottom w:val="0"/>
      <w:divBdr>
        <w:top w:val="none" w:sz="0" w:space="0" w:color="auto"/>
        <w:left w:val="none" w:sz="0" w:space="0" w:color="auto"/>
        <w:bottom w:val="none" w:sz="0" w:space="0" w:color="auto"/>
        <w:right w:val="none" w:sz="0" w:space="0" w:color="auto"/>
      </w:divBdr>
    </w:div>
    <w:div w:id="11536942">
      <w:marLeft w:val="0"/>
      <w:marRight w:val="0"/>
      <w:marTop w:val="0"/>
      <w:marBottom w:val="0"/>
      <w:divBdr>
        <w:top w:val="none" w:sz="0" w:space="0" w:color="auto"/>
        <w:left w:val="none" w:sz="0" w:space="0" w:color="auto"/>
        <w:bottom w:val="none" w:sz="0" w:space="0" w:color="auto"/>
        <w:right w:val="none" w:sz="0" w:space="0" w:color="auto"/>
      </w:divBdr>
    </w:div>
    <w:div w:id="11687184">
      <w:marLeft w:val="0"/>
      <w:marRight w:val="0"/>
      <w:marTop w:val="0"/>
      <w:marBottom w:val="0"/>
      <w:divBdr>
        <w:top w:val="none" w:sz="0" w:space="0" w:color="auto"/>
        <w:left w:val="none" w:sz="0" w:space="0" w:color="auto"/>
        <w:bottom w:val="none" w:sz="0" w:space="0" w:color="auto"/>
        <w:right w:val="none" w:sz="0" w:space="0" w:color="auto"/>
      </w:divBdr>
    </w:div>
    <w:div w:id="11880843">
      <w:marLeft w:val="0"/>
      <w:marRight w:val="0"/>
      <w:marTop w:val="0"/>
      <w:marBottom w:val="0"/>
      <w:divBdr>
        <w:top w:val="none" w:sz="0" w:space="0" w:color="auto"/>
        <w:left w:val="none" w:sz="0" w:space="0" w:color="auto"/>
        <w:bottom w:val="none" w:sz="0" w:space="0" w:color="auto"/>
        <w:right w:val="none" w:sz="0" w:space="0" w:color="auto"/>
      </w:divBdr>
    </w:div>
    <w:div w:id="11884256">
      <w:marLeft w:val="0"/>
      <w:marRight w:val="0"/>
      <w:marTop w:val="0"/>
      <w:marBottom w:val="0"/>
      <w:divBdr>
        <w:top w:val="none" w:sz="0" w:space="0" w:color="auto"/>
        <w:left w:val="none" w:sz="0" w:space="0" w:color="auto"/>
        <w:bottom w:val="none" w:sz="0" w:space="0" w:color="auto"/>
        <w:right w:val="none" w:sz="0" w:space="0" w:color="auto"/>
      </w:divBdr>
    </w:div>
    <w:div w:id="11884447">
      <w:marLeft w:val="0"/>
      <w:marRight w:val="0"/>
      <w:marTop w:val="0"/>
      <w:marBottom w:val="0"/>
      <w:divBdr>
        <w:top w:val="none" w:sz="0" w:space="0" w:color="auto"/>
        <w:left w:val="none" w:sz="0" w:space="0" w:color="auto"/>
        <w:bottom w:val="none" w:sz="0" w:space="0" w:color="auto"/>
        <w:right w:val="none" w:sz="0" w:space="0" w:color="auto"/>
      </w:divBdr>
    </w:div>
    <w:div w:id="11955004">
      <w:marLeft w:val="0"/>
      <w:marRight w:val="0"/>
      <w:marTop w:val="0"/>
      <w:marBottom w:val="0"/>
      <w:divBdr>
        <w:top w:val="none" w:sz="0" w:space="0" w:color="auto"/>
        <w:left w:val="none" w:sz="0" w:space="0" w:color="auto"/>
        <w:bottom w:val="none" w:sz="0" w:space="0" w:color="auto"/>
        <w:right w:val="none" w:sz="0" w:space="0" w:color="auto"/>
      </w:divBdr>
    </w:div>
    <w:div w:id="11996784">
      <w:marLeft w:val="0"/>
      <w:marRight w:val="0"/>
      <w:marTop w:val="0"/>
      <w:marBottom w:val="0"/>
      <w:divBdr>
        <w:top w:val="none" w:sz="0" w:space="0" w:color="auto"/>
        <w:left w:val="none" w:sz="0" w:space="0" w:color="auto"/>
        <w:bottom w:val="none" w:sz="0" w:space="0" w:color="auto"/>
        <w:right w:val="none" w:sz="0" w:space="0" w:color="auto"/>
      </w:divBdr>
    </w:div>
    <w:div w:id="11998188">
      <w:marLeft w:val="0"/>
      <w:marRight w:val="0"/>
      <w:marTop w:val="0"/>
      <w:marBottom w:val="0"/>
      <w:divBdr>
        <w:top w:val="none" w:sz="0" w:space="0" w:color="auto"/>
        <w:left w:val="none" w:sz="0" w:space="0" w:color="auto"/>
        <w:bottom w:val="none" w:sz="0" w:space="0" w:color="auto"/>
        <w:right w:val="none" w:sz="0" w:space="0" w:color="auto"/>
      </w:divBdr>
    </w:div>
    <w:div w:id="12148026">
      <w:marLeft w:val="0"/>
      <w:marRight w:val="0"/>
      <w:marTop w:val="0"/>
      <w:marBottom w:val="0"/>
      <w:divBdr>
        <w:top w:val="none" w:sz="0" w:space="0" w:color="auto"/>
        <w:left w:val="none" w:sz="0" w:space="0" w:color="auto"/>
        <w:bottom w:val="none" w:sz="0" w:space="0" w:color="auto"/>
        <w:right w:val="none" w:sz="0" w:space="0" w:color="auto"/>
      </w:divBdr>
    </w:div>
    <w:div w:id="12269943">
      <w:marLeft w:val="0"/>
      <w:marRight w:val="0"/>
      <w:marTop w:val="0"/>
      <w:marBottom w:val="0"/>
      <w:divBdr>
        <w:top w:val="none" w:sz="0" w:space="0" w:color="auto"/>
        <w:left w:val="none" w:sz="0" w:space="0" w:color="auto"/>
        <w:bottom w:val="none" w:sz="0" w:space="0" w:color="auto"/>
        <w:right w:val="none" w:sz="0" w:space="0" w:color="auto"/>
      </w:divBdr>
    </w:div>
    <w:div w:id="12270676">
      <w:marLeft w:val="0"/>
      <w:marRight w:val="0"/>
      <w:marTop w:val="0"/>
      <w:marBottom w:val="0"/>
      <w:divBdr>
        <w:top w:val="none" w:sz="0" w:space="0" w:color="auto"/>
        <w:left w:val="none" w:sz="0" w:space="0" w:color="auto"/>
        <w:bottom w:val="none" w:sz="0" w:space="0" w:color="auto"/>
        <w:right w:val="none" w:sz="0" w:space="0" w:color="auto"/>
      </w:divBdr>
    </w:div>
    <w:div w:id="12339910">
      <w:marLeft w:val="0"/>
      <w:marRight w:val="0"/>
      <w:marTop w:val="0"/>
      <w:marBottom w:val="0"/>
      <w:divBdr>
        <w:top w:val="none" w:sz="0" w:space="0" w:color="auto"/>
        <w:left w:val="none" w:sz="0" w:space="0" w:color="auto"/>
        <w:bottom w:val="none" w:sz="0" w:space="0" w:color="auto"/>
        <w:right w:val="none" w:sz="0" w:space="0" w:color="auto"/>
      </w:divBdr>
    </w:div>
    <w:div w:id="12343568">
      <w:marLeft w:val="0"/>
      <w:marRight w:val="0"/>
      <w:marTop w:val="0"/>
      <w:marBottom w:val="0"/>
      <w:divBdr>
        <w:top w:val="none" w:sz="0" w:space="0" w:color="auto"/>
        <w:left w:val="none" w:sz="0" w:space="0" w:color="auto"/>
        <w:bottom w:val="none" w:sz="0" w:space="0" w:color="auto"/>
        <w:right w:val="none" w:sz="0" w:space="0" w:color="auto"/>
      </w:divBdr>
    </w:div>
    <w:div w:id="12461006">
      <w:marLeft w:val="0"/>
      <w:marRight w:val="0"/>
      <w:marTop w:val="0"/>
      <w:marBottom w:val="0"/>
      <w:divBdr>
        <w:top w:val="none" w:sz="0" w:space="0" w:color="auto"/>
        <w:left w:val="none" w:sz="0" w:space="0" w:color="auto"/>
        <w:bottom w:val="none" w:sz="0" w:space="0" w:color="auto"/>
        <w:right w:val="none" w:sz="0" w:space="0" w:color="auto"/>
      </w:divBdr>
    </w:div>
    <w:div w:id="12461991">
      <w:marLeft w:val="0"/>
      <w:marRight w:val="0"/>
      <w:marTop w:val="0"/>
      <w:marBottom w:val="0"/>
      <w:divBdr>
        <w:top w:val="none" w:sz="0" w:space="0" w:color="auto"/>
        <w:left w:val="none" w:sz="0" w:space="0" w:color="auto"/>
        <w:bottom w:val="none" w:sz="0" w:space="0" w:color="auto"/>
        <w:right w:val="none" w:sz="0" w:space="0" w:color="auto"/>
      </w:divBdr>
    </w:div>
    <w:div w:id="12463268">
      <w:marLeft w:val="0"/>
      <w:marRight w:val="0"/>
      <w:marTop w:val="0"/>
      <w:marBottom w:val="0"/>
      <w:divBdr>
        <w:top w:val="none" w:sz="0" w:space="0" w:color="auto"/>
        <w:left w:val="none" w:sz="0" w:space="0" w:color="auto"/>
        <w:bottom w:val="none" w:sz="0" w:space="0" w:color="auto"/>
        <w:right w:val="none" w:sz="0" w:space="0" w:color="auto"/>
      </w:divBdr>
    </w:div>
    <w:div w:id="12533804">
      <w:marLeft w:val="0"/>
      <w:marRight w:val="0"/>
      <w:marTop w:val="0"/>
      <w:marBottom w:val="0"/>
      <w:divBdr>
        <w:top w:val="none" w:sz="0" w:space="0" w:color="auto"/>
        <w:left w:val="none" w:sz="0" w:space="0" w:color="auto"/>
        <w:bottom w:val="none" w:sz="0" w:space="0" w:color="auto"/>
        <w:right w:val="none" w:sz="0" w:space="0" w:color="auto"/>
      </w:divBdr>
    </w:div>
    <w:div w:id="12584396">
      <w:marLeft w:val="0"/>
      <w:marRight w:val="0"/>
      <w:marTop w:val="0"/>
      <w:marBottom w:val="0"/>
      <w:divBdr>
        <w:top w:val="none" w:sz="0" w:space="0" w:color="auto"/>
        <w:left w:val="none" w:sz="0" w:space="0" w:color="auto"/>
        <w:bottom w:val="none" w:sz="0" w:space="0" w:color="auto"/>
        <w:right w:val="none" w:sz="0" w:space="0" w:color="auto"/>
      </w:divBdr>
    </w:div>
    <w:div w:id="12613458">
      <w:marLeft w:val="0"/>
      <w:marRight w:val="0"/>
      <w:marTop w:val="0"/>
      <w:marBottom w:val="0"/>
      <w:divBdr>
        <w:top w:val="none" w:sz="0" w:space="0" w:color="auto"/>
        <w:left w:val="none" w:sz="0" w:space="0" w:color="auto"/>
        <w:bottom w:val="none" w:sz="0" w:space="0" w:color="auto"/>
        <w:right w:val="none" w:sz="0" w:space="0" w:color="auto"/>
      </w:divBdr>
    </w:div>
    <w:div w:id="12656613">
      <w:marLeft w:val="0"/>
      <w:marRight w:val="0"/>
      <w:marTop w:val="0"/>
      <w:marBottom w:val="0"/>
      <w:divBdr>
        <w:top w:val="none" w:sz="0" w:space="0" w:color="auto"/>
        <w:left w:val="none" w:sz="0" w:space="0" w:color="auto"/>
        <w:bottom w:val="none" w:sz="0" w:space="0" w:color="auto"/>
        <w:right w:val="none" w:sz="0" w:space="0" w:color="auto"/>
      </w:divBdr>
    </w:div>
    <w:div w:id="12729697">
      <w:marLeft w:val="0"/>
      <w:marRight w:val="0"/>
      <w:marTop w:val="0"/>
      <w:marBottom w:val="0"/>
      <w:divBdr>
        <w:top w:val="none" w:sz="0" w:space="0" w:color="auto"/>
        <w:left w:val="none" w:sz="0" w:space="0" w:color="auto"/>
        <w:bottom w:val="none" w:sz="0" w:space="0" w:color="auto"/>
        <w:right w:val="none" w:sz="0" w:space="0" w:color="auto"/>
      </w:divBdr>
    </w:div>
    <w:div w:id="12730243">
      <w:marLeft w:val="0"/>
      <w:marRight w:val="0"/>
      <w:marTop w:val="0"/>
      <w:marBottom w:val="0"/>
      <w:divBdr>
        <w:top w:val="none" w:sz="0" w:space="0" w:color="auto"/>
        <w:left w:val="none" w:sz="0" w:space="0" w:color="auto"/>
        <w:bottom w:val="none" w:sz="0" w:space="0" w:color="auto"/>
        <w:right w:val="none" w:sz="0" w:space="0" w:color="auto"/>
      </w:divBdr>
    </w:div>
    <w:div w:id="12851945">
      <w:bodyDiv w:val="1"/>
      <w:marLeft w:val="0"/>
      <w:marRight w:val="0"/>
      <w:marTop w:val="0"/>
      <w:marBottom w:val="0"/>
      <w:divBdr>
        <w:top w:val="none" w:sz="0" w:space="0" w:color="auto"/>
        <w:left w:val="none" w:sz="0" w:space="0" w:color="auto"/>
        <w:bottom w:val="none" w:sz="0" w:space="0" w:color="auto"/>
        <w:right w:val="none" w:sz="0" w:space="0" w:color="auto"/>
      </w:divBdr>
    </w:div>
    <w:div w:id="13119938">
      <w:marLeft w:val="0"/>
      <w:marRight w:val="0"/>
      <w:marTop w:val="0"/>
      <w:marBottom w:val="0"/>
      <w:divBdr>
        <w:top w:val="none" w:sz="0" w:space="0" w:color="auto"/>
        <w:left w:val="none" w:sz="0" w:space="0" w:color="auto"/>
        <w:bottom w:val="none" w:sz="0" w:space="0" w:color="auto"/>
        <w:right w:val="none" w:sz="0" w:space="0" w:color="auto"/>
      </w:divBdr>
    </w:div>
    <w:div w:id="13195985">
      <w:marLeft w:val="0"/>
      <w:marRight w:val="0"/>
      <w:marTop w:val="0"/>
      <w:marBottom w:val="0"/>
      <w:divBdr>
        <w:top w:val="none" w:sz="0" w:space="0" w:color="auto"/>
        <w:left w:val="none" w:sz="0" w:space="0" w:color="auto"/>
        <w:bottom w:val="none" w:sz="0" w:space="0" w:color="auto"/>
        <w:right w:val="none" w:sz="0" w:space="0" w:color="auto"/>
      </w:divBdr>
    </w:div>
    <w:div w:id="13196975">
      <w:marLeft w:val="0"/>
      <w:marRight w:val="0"/>
      <w:marTop w:val="0"/>
      <w:marBottom w:val="0"/>
      <w:divBdr>
        <w:top w:val="none" w:sz="0" w:space="0" w:color="auto"/>
        <w:left w:val="none" w:sz="0" w:space="0" w:color="auto"/>
        <w:bottom w:val="none" w:sz="0" w:space="0" w:color="auto"/>
        <w:right w:val="none" w:sz="0" w:space="0" w:color="auto"/>
      </w:divBdr>
    </w:div>
    <w:div w:id="13266548">
      <w:marLeft w:val="0"/>
      <w:marRight w:val="0"/>
      <w:marTop w:val="0"/>
      <w:marBottom w:val="0"/>
      <w:divBdr>
        <w:top w:val="none" w:sz="0" w:space="0" w:color="auto"/>
        <w:left w:val="none" w:sz="0" w:space="0" w:color="auto"/>
        <w:bottom w:val="none" w:sz="0" w:space="0" w:color="auto"/>
        <w:right w:val="none" w:sz="0" w:space="0" w:color="auto"/>
      </w:divBdr>
    </w:div>
    <w:div w:id="13309805">
      <w:marLeft w:val="0"/>
      <w:marRight w:val="0"/>
      <w:marTop w:val="0"/>
      <w:marBottom w:val="0"/>
      <w:divBdr>
        <w:top w:val="none" w:sz="0" w:space="0" w:color="auto"/>
        <w:left w:val="none" w:sz="0" w:space="0" w:color="auto"/>
        <w:bottom w:val="none" w:sz="0" w:space="0" w:color="auto"/>
        <w:right w:val="none" w:sz="0" w:space="0" w:color="auto"/>
      </w:divBdr>
    </w:div>
    <w:div w:id="13310652">
      <w:marLeft w:val="0"/>
      <w:marRight w:val="0"/>
      <w:marTop w:val="0"/>
      <w:marBottom w:val="0"/>
      <w:divBdr>
        <w:top w:val="none" w:sz="0" w:space="0" w:color="auto"/>
        <w:left w:val="none" w:sz="0" w:space="0" w:color="auto"/>
        <w:bottom w:val="none" w:sz="0" w:space="0" w:color="auto"/>
        <w:right w:val="none" w:sz="0" w:space="0" w:color="auto"/>
      </w:divBdr>
    </w:div>
    <w:div w:id="13312493">
      <w:marLeft w:val="0"/>
      <w:marRight w:val="0"/>
      <w:marTop w:val="0"/>
      <w:marBottom w:val="0"/>
      <w:divBdr>
        <w:top w:val="none" w:sz="0" w:space="0" w:color="auto"/>
        <w:left w:val="none" w:sz="0" w:space="0" w:color="auto"/>
        <w:bottom w:val="none" w:sz="0" w:space="0" w:color="auto"/>
        <w:right w:val="none" w:sz="0" w:space="0" w:color="auto"/>
      </w:divBdr>
    </w:div>
    <w:div w:id="13384877">
      <w:marLeft w:val="0"/>
      <w:marRight w:val="0"/>
      <w:marTop w:val="0"/>
      <w:marBottom w:val="0"/>
      <w:divBdr>
        <w:top w:val="none" w:sz="0" w:space="0" w:color="auto"/>
        <w:left w:val="none" w:sz="0" w:space="0" w:color="auto"/>
        <w:bottom w:val="none" w:sz="0" w:space="0" w:color="auto"/>
        <w:right w:val="none" w:sz="0" w:space="0" w:color="auto"/>
      </w:divBdr>
    </w:div>
    <w:div w:id="13577273">
      <w:marLeft w:val="0"/>
      <w:marRight w:val="0"/>
      <w:marTop w:val="0"/>
      <w:marBottom w:val="0"/>
      <w:divBdr>
        <w:top w:val="none" w:sz="0" w:space="0" w:color="auto"/>
        <w:left w:val="none" w:sz="0" w:space="0" w:color="auto"/>
        <w:bottom w:val="none" w:sz="0" w:space="0" w:color="auto"/>
        <w:right w:val="none" w:sz="0" w:space="0" w:color="auto"/>
      </w:divBdr>
    </w:div>
    <w:div w:id="13652170">
      <w:marLeft w:val="0"/>
      <w:marRight w:val="0"/>
      <w:marTop w:val="0"/>
      <w:marBottom w:val="0"/>
      <w:divBdr>
        <w:top w:val="none" w:sz="0" w:space="0" w:color="auto"/>
        <w:left w:val="none" w:sz="0" w:space="0" w:color="auto"/>
        <w:bottom w:val="none" w:sz="0" w:space="0" w:color="auto"/>
        <w:right w:val="none" w:sz="0" w:space="0" w:color="auto"/>
      </w:divBdr>
    </w:div>
    <w:div w:id="13652347">
      <w:marLeft w:val="0"/>
      <w:marRight w:val="0"/>
      <w:marTop w:val="0"/>
      <w:marBottom w:val="0"/>
      <w:divBdr>
        <w:top w:val="none" w:sz="0" w:space="0" w:color="auto"/>
        <w:left w:val="none" w:sz="0" w:space="0" w:color="auto"/>
        <w:bottom w:val="none" w:sz="0" w:space="0" w:color="auto"/>
        <w:right w:val="none" w:sz="0" w:space="0" w:color="auto"/>
      </w:divBdr>
    </w:div>
    <w:div w:id="13728835">
      <w:marLeft w:val="0"/>
      <w:marRight w:val="0"/>
      <w:marTop w:val="0"/>
      <w:marBottom w:val="0"/>
      <w:divBdr>
        <w:top w:val="none" w:sz="0" w:space="0" w:color="auto"/>
        <w:left w:val="none" w:sz="0" w:space="0" w:color="auto"/>
        <w:bottom w:val="none" w:sz="0" w:space="0" w:color="auto"/>
        <w:right w:val="none" w:sz="0" w:space="0" w:color="auto"/>
      </w:divBdr>
    </w:div>
    <w:div w:id="13774548">
      <w:marLeft w:val="0"/>
      <w:marRight w:val="0"/>
      <w:marTop w:val="0"/>
      <w:marBottom w:val="0"/>
      <w:divBdr>
        <w:top w:val="none" w:sz="0" w:space="0" w:color="auto"/>
        <w:left w:val="none" w:sz="0" w:space="0" w:color="auto"/>
        <w:bottom w:val="none" w:sz="0" w:space="0" w:color="auto"/>
        <w:right w:val="none" w:sz="0" w:space="0" w:color="auto"/>
      </w:divBdr>
    </w:div>
    <w:div w:id="13919717">
      <w:marLeft w:val="0"/>
      <w:marRight w:val="0"/>
      <w:marTop w:val="0"/>
      <w:marBottom w:val="0"/>
      <w:divBdr>
        <w:top w:val="none" w:sz="0" w:space="0" w:color="auto"/>
        <w:left w:val="none" w:sz="0" w:space="0" w:color="auto"/>
        <w:bottom w:val="none" w:sz="0" w:space="0" w:color="auto"/>
        <w:right w:val="none" w:sz="0" w:space="0" w:color="auto"/>
      </w:divBdr>
    </w:div>
    <w:div w:id="13921262">
      <w:marLeft w:val="0"/>
      <w:marRight w:val="0"/>
      <w:marTop w:val="0"/>
      <w:marBottom w:val="0"/>
      <w:divBdr>
        <w:top w:val="none" w:sz="0" w:space="0" w:color="auto"/>
        <w:left w:val="none" w:sz="0" w:space="0" w:color="auto"/>
        <w:bottom w:val="none" w:sz="0" w:space="0" w:color="auto"/>
        <w:right w:val="none" w:sz="0" w:space="0" w:color="auto"/>
      </w:divBdr>
    </w:div>
    <w:div w:id="13921385">
      <w:marLeft w:val="0"/>
      <w:marRight w:val="0"/>
      <w:marTop w:val="0"/>
      <w:marBottom w:val="0"/>
      <w:divBdr>
        <w:top w:val="none" w:sz="0" w:space="0" w:color="auto"/>
        <w:left w:val="none" w:sz="0" w:space="0" w:color="auto"/>
        <w:bottom w:val="none" w:sz="0" w:space="0" w:color="auto"/>
        <w:right w:val="none" w:sz="0" w:space="0" w:color="auto"/>
      </w:divBdr>
    </w:div>
    <w:div w:id="13969264">
      <w:marLeft w:val="0"/>
      <w:marRight w:val="0"/>
      <w:marTop w:val="0"/>
      <w:marBottom w:val="0"/>
      <w:divBdr>
        <w:top w:val="none" w:sz="0" w:space="0" w:color="auto"/>
        <w:left w:val="none" w:sz="0" w:space="0" w:color="auto"/>
        <w:bottom w:val="none" w:sz="0" w:space="0" w:color="auto"/>
        <w:right w:val="none" w:sz="0" w:space="0" w:color="auto"/>
      </w:divBdr>
    </w:div>
    <w:div w:id="13969473">
      <w:marLeft w:val="0"/>
      <w:marRight w:val="0"/>
      <w:marTop w:val="0"/>
      <w:marBottom w:val="0"/>
      <w:divBdr>
        <w:top w:val="none" w:sz="0" w:space="0" w:color="auto"/>
        <w:left w:val="none" w:sz="0" w:space="0" w:color="auto"/>
        <w:bottom w:val="none" w:sz="0" w:space="0" w:color="auto"/>
        <w:right w:val="none" w:sz="0" w:space="0" w:color="auto"/>
      </w:divBdr>
    </w:div>
    <w:div w:id="13969656">
      <w:marLeft w:val="0"/>
      <w:marRight w:val="0"/>
      <w:marTop w:val="0"/>
      <w:marBottom w:val="0"/>
      <w:divBdr>
        <w:top w:val="none" w:sz="0" w:space="0" w:color="auto"/>
        <w:left w:val="none" w:sz="0" w:space="0" w:color="auto"/>
        <w:bottom w:val="none" w:sz="0" w:space="0" w:color="auto"/>
        <w:right w:val="none" w:sz="0" w:space="0" w:color="auto"/>
      </w:divBdr>
    </w:div>
    <w:div w:id="14036941">
      <w:marLeft w:val="0"/>
      <w:marRight w:val="0"/>
      <w:marTop w:val="0"/>
      <w:marBottom w:val="0"/>
      <w:divBdr>
        <w:top w:val="none" w:sz="0" w:space="0" w:color="auto"/>
        <w:left w:val="none" w:sz="0" w:space="0" w:color="auto"/>
        <w:bottom w:val="none" w:sz="0" w:space="0" w:color="auto"/>
        <w:right w:val="none" w:sz="0" w:space="0" w:color="auto"/>
      </w:divBdr>
    </w:div>
    <w:div w:id="14038454">
      <w:marLeft w:val="0"/>
      <w:marRight w:val="0"/>
      <w:marTop w:val="0"/>
      <w:marBottom w:val="0"/>
      <w:divBdr>
        <w:top w:val="none" w:sz="0" w:space="0" w:color="auto"/>
        <w:left w:val="none" w:sz="0" w:space="0" w:color="auto"/>
        <w:bottom w:val="none" w:sz="0" w:space="0" w:color="auto"/>
        <w:right w:val="none" w:sz="0" w:space="0" w:color="auto"/>
      </w:divBdr>
    </w:div>
    <w:div w:id="14039760">
      <w:marLeft w:val="0"/>
      <w:marRight w:val="0"/>
      <w:marTop w:val="0"/>
      <w:marBottom w:val="0"/>
      <w:divBdr>
        <w:top w:val="none" w:sz="0" w:space="0" w:color="auto"/>
        <w:left w:val="none" w:sz="0" w:space="0" w:color="auto"/>
        <w:bottom w:val="none" w:sz="0" w:space="0" w:color="auto"/>
        <w:right w:val="none" w:sz="0" w:space="0" w:color="auto"/>
      </w:divBdr>
    </w:div>
    <w:div w:id="14042852">
      <w:marLeft w:val="0"/>
      <w:marRight w:val="0"/>
      <w:marTop w:val="0"/>
      <w:marBottom w:val="0"/>
      <w:divBdr>
        <w:top w:val="none" w:sz="0" w:space="0" w:color="auto"/>
        <w:left w:val="none" w:sz="0" w:space="0" w:color="auto"/>
        <w:bottom w:val="none" w:sz="0" w:space="0" w:color="auto"/>
        <w:right w:val="none" w:sz="0" w:space="0" w:color="auto"/>
      </w:divBdr>
    </w:div>
    <w:div w:id="14114062">
      <w:marLeft w:val="0"/>
      <w:marRight w:val="0"/>
      <w:marTop w:val="0"/>
      <w:marBottom w:val="0"/>
      <w:divBdr>
        <w:top w:val="none" w:sz="0" w:space="0" w:color="auto"/>
        <w:left w:val="none" w:sz="0" w:space="0" w:color="auto"/>
        <w:bottom w:val="none" w:sz="0" w:space="0" w:color="auto"/>
        <w:right w:val="none" w:sz="0" w:space="0" w:color="auto"/>
      </w:divBdr>
    </w:div>
    <w:div w:id="14163387">
      <w:marLeft w:val="0"/>
      <w:marRight w:val="0"/>
      <w:marTop w:val="0"/>
      <w:marBottom w:val="0"/>
      <w:divBdr>
        <w:top w:val="none" w:sz="0" w:space="0" w:color="auto"/>
        <w:left w:val="none" w:sz="0" w:space="0" w:color="auto"/>
        <w:bottom w:val="none" w:sz="0" w:space="0" w:color="auto"/>
        <w:right w:val="none" w:sz="0" w:space="0" w:color="auto"/>
      </w:divBdr>
    </w:div>
    <w:div w:id="14187879">
      <w:marLeft w:val="0"/>
      <w:marRight w:val="0"/>
      <w:marTop w:val="0"/>
      <w:marBottom w:val="0"/>
      <w:divBdr>
        <w:top w:val="none" w:sz="0" w:space="0" w:color="auto"/>
        <w:left w:val="none" w:sz="0" w:space="0" w:color="auto"/>
        <w:bottom w:val="none" w:sz="0" w:space="0" w:color="auto"/>
        <w:right w:val="none" w:sz="0" w:space="0" w:color="auto"/>
      </w:divBdr>
    </w:div>
    <w:div w:id="14311539">
      <w:marLeft w:val="0"/>
      <w:marRight w:val="0"/>
      <w:marTop w:val="0"/>
      <w:marBottom w:val="0"/>
      <w:divBdr>
        <w:top w:val="none" w:sz="0" w:space="0" w:color="auto"/>
        <w:left w:val="none" w:sz="0" w:space="0" w:color="auto"/>
        <w:bottom w:val="none" w:sz="0" w:space="0" w:color="auto"/>
        <w:right w:val="none" w:sz="0" w:space="0" w:color="auto"/>
      </w:divBdr>
    </w:div>
    <w:div w:id="14312341">
      <w:marLeft w:val="0"/>
      <w:marRight w:val="0"/>
      <w:marTop w:val="0"/>
      <w:marBottom w:val="0"/>
      <w:divBdr>
        <w:top w:val="none" w:sz="0" w:space="0" w:color="auto"/>
        <w:left w:val="none" w:sz="0" w:space="0" w:color="auto"/>
        <w:bottom w:val="none" w:sz="0" w:space="0" w:color="auto"/>
        <w:right w:val="none" w:sz="0" w:space="0" w:color="auto"/>
      </w:divBdr>
    </w:div>
    <w:div w:id="14384978">
      <w:marLeft w:val="0"/>
      <w:marRight w:val="0"/>
      <w:marTop w:val="0"/>
      <w:marBottom w:val="0"/>
      <w:divBdr>
        <w:top w:val="none" w:sz="0" w:space="0" w:color="auto"/>
        <w:left w:val="none" w:sz="0" w:space="0" w:color="auto"/>
        <w:bottom w:val="none" w:sz="0" w:space="0" w:color="auto"/>
        <w:right w:val="none" w:sz="0" w:space="0" w:color="auto"/>
      </w:divBdr>
    </w:div>
    <w:div w:id="14575161">
      <w:marLeft w:val="0"/>
      <w:marRight w:val="0"/>
      <w:marTop w:val="0"/>
      <w:marBottom w:val="0"/>
      <w:divBdr>
        <w:top w:val="none" w:sz="0" w:space="0" w:color="auto"/>
        <w:left w:val="none" w:sz="0" w:space="0" w:color="auto"/>
        <w:bottom w:val="none" w:sz="0" w:space="0" w:color="auto"/>
        <w:right w:val="none" w:sz="0" w:space="0" w:color="auto"/>
      </w:divBdr>
    </w:div>
    <w:div w:id="14694159">
      <w:marLeft w:val="0"/>
      <w:marRight w:val="0"/>
      <w:marTop w:val="0"/>
      <w:marBottom w:val="0"/>
      <w:divBdr>
        <w:top w:val="none" w:sz="0" w:space="0" w:color="auto"/>
        <w:left w:val="none" w:sz="0" w:space="0" w:color="auto"/>
        <w:bottom w:val="none" w:sz="0" w:space="0" w:color="auto"/>
        <w:right w:val="none" w:sz="0" w:space="0" w:color="auto"/>
      </w:divBdr>
    </w:div>
    <w:div w:id="14818012">
      <w:marLeft w:val="0"/>
      <w:marRight w:val="0"/>
      <w:marTop w:val="0"/>
      <w:marBottom w:val="0"/>
      <w:divBdr>
        <w:top w:val="none" w:sz="0" w:space="0" w:color="auto"/>
        <w:left w:val="none" w:sz="0" w:space="0" w:color="auto"/>
        <w:bottom w:val="none" w:sz="0" w:space="0" w:color="auto"/>
        <w:right w:val="none" w:sz="0" w:space="0" w:color="auto"/>
      </w:divBdr>
    </w:div>
    <w:div w:id="14887007">
      <w:marLeft w:val="0"/>
      <w:marRight w:val="0"/>
      <w:marTop w:val="0"/>
      <w:marBottom w:val="0"/>
      <w:divBdr>
        <w:top w:val="none" w:sz="0" w:space="0" w:color="auto"/>
        <w:left w:val="none" w:sz="0" w:space="0" w:color="auto"/>
        <w:bottom w:val="none" w:sz="0" w:space="0" w:color="auto"/>
        <w:right w:val="none" w:sz="0" w:space="0" w:color="auto"/>
      </w:divBdr>
    </w:div>
    <w:div w:id="14894015">
      <w:marLeft w:val="0"/>
      <w:marRight w:val="0"/>
      <w:marTop w:val="0"/>
      <w:marBottom w:val="0"/>
      <w:divBdr>
        <w:top w:val="none" w:sz="0" w:space="0" w:color="auto"/>
        <w:left w:val="none" w:sz="0" w:space="0" w:color="auto"/>
        <w:bottom w:val="none" w:sz="0" w:space="0" w:color="auto"/>
        <w:right w:val="none" w:sz="0" w:space="0" w:color="auto"/>
      </w:divBdr>
    </w:div>
    <w:div w:id="15086245">
      <w:marLeft w:val="0"/>
      <w:marRight w:val="0"/>
      <w:marTop w:val="0"/>
      <w:marBottom w:val="0"/>
      <w:divBdr>
        <w:top w:val="none" w:sz="0" w:space="0" w:color="auto"/>
        <w:left w:val="none" w:sz="0" w:space="0" w:color="auto"/>
        <w:bottom w:val="none" w:sz="0" w:space="0" w:color="auto"/>
        <w:right w:val="none" w:sz="0" w:space="0" w:color="auto"/>
      </w:divBdr>
    </w:div>
    <w:div w:id="15155389">
      <w:marLeft w:val="0"/>
      <w:marRight w:val="0"/>
      <w:marTop w:val="0"/>
      <w:marBottom w:val="0"/>
      <w:divBdr>
        <w:top w:val="none" w:sz="0" w:space="0" w:color="auto"/>
        <w:left w:val="none" w:sz="0" w:space="0" w:color="auto"/>
        <w:bottom w:val="none" w:sz="0" w:space="0" w:color="auto"/>
        <w:right w:val="none" w:sz="0" w:space="0" w:color="auto"/>
      </w:divBdr>
    </w:div>
    <w:div w:id="15161480">
      <w:marLeft w:val="0"/>
      <w:marRight w:val="0"/>
      <w:marTop w:val="0"/>
      <w:marBottom w:val="0"/>
      <w:divBdr>
        <w:top w:val="none" w:sz="0" w:space="0" w:color="auto"/>
        <w:left w:val="none" w:sz="0" w:space="0" w:color="auto"/>
        <w:bottom w:val="none" w:sz="0" w:space="0" w:color="auto"/>
        <w:right w:val="none" w:sz="0" w:space="0" w:color="auto"/>
      </w:divBdr>
    </w:div>
    <w:div w:id="15271434">
      <w:marLeft w:val="0"/>
      <w:marRight w:val="0"/>
      <w:marTop w:val="0"/>
      <w:marBottom w:val="0"/>
      <w:divBdr>
        <w:top w:val="none" w:sz="0" w:space="0" w:color="auto"/>
        <w:left w:val="none" w:sz="0" w:space="0" w:color="auto"/>
        <w:bottom w:val="none" w:sz="0" w:space="0" w:color="auto"/>
        <w:right w:val="none" w:sz="0" w:space="0" w:color="auto"/>
      </w:divBdr>
    </w:div>
    <w:div w:id="15272815">
      <w:bodyDiv w:val="1"/>
      <w:marLeft w:val="0"/>
      <w:marRight w:val="0"/>
      <w:marTop w:val="0"/>
      <w:marBottom w:val="0"/>
      <w:divBdr>
        <w:top w:val="none" w:sz="0" w:space="0" w:color="auto"/>
        <w:left w:val="none" w:sz="0" w:space="0" w:color="auto"/>
        <w:bottom w:val="none" w:sz="0" w:space="0" w:color="auto"/>
        <w:right w:val="none" w:sz="0" w:space="0" w:color="auto"/>
      </w:divBdr>
    </w:div>
    <w:div w:id="15277353">
      <w:marLeft w:val="0"/>
      <w:marRight w:val="0"/>
      <w:marTop w:val="0"/>
      <w:marBottom w:val="0"/>
      <w:divBdr>
        <w:top w:val="none" w:sz="0" w:space="0" w:color="auto"/>
        <w:left w:val="none" w:sz="0" w:space="0" w:color="auto"/>
        <w:bottom w:val="none" w:sz="0" w:space="0" w:color="auto"/>
        <w:right w:val="none" w:sz="0" w:space="0" w:color="auto"/>
      </w:divBdr>
    </w:div>
    <w:div w:id="15424438">
      <w:marLeft w:val="0"/>
      <w:marRight w:val="0"/>
      <w:marTop w:val="0"/>
      <w:marBottom w:val="0"/>
      <w:divBdr>
        <w:top w:val="none" w:sz="0" w:space="0" w:color="auto"/>
        <w:left w:val="none" w:sz="0" w:space="0" w:color="auto"/>
        <w:bottom w:val="none" w:sz="0" w:space="0" w:color="auto"/>
        <w:right w:val="none" w:sz="0" w:space="0" w:color="auto"/>
      </w:divBdr>
    </w:div>
    <w:div w:id="15467762">
      <w:marLeft w:val="0"/>
      <w:marRight w:val="0"/>
      <w:marTop w:val="0"/>
      <w:marBottom w:val="0"/>
      <w:divBdr>
        <w:top w:val="none" w:sz="0" w:space="0" w:color="auto"/>
        <w:left w:val="none" w:sz="0" w:space="0" w:color="auto"/>
        <w:bottom w:val="none" w:sz="0" w:space="0" w:color="auto"/>
        <w:right w:val="none" w:sz="0" w:space="0" w:color="auto"/>
      </w:divBdr>
    </w:div>
    <w:div w:id="15616708">
      <w:marLeft w:val="0"/>
      <w:marRight w:val="0"/>
      <w:marTop w:val="0"/>
      <w:marBottom w:val="0"/>
      <w:divBdr>
        <w:top w:val="none" w:sz="0" w:space="0" w:color="auto"/>
        <w:left w:val="none" w:sz="0" w:space="0" w:color="auto"/>
        <w:bottom w:val="none" w:sz="0" w:space="0" w:color="auto"/>
        <w:right w:val="none" w:sz="0" w:space="0" w:color="auto"/>
      </w:divBdr>
    </w:div>
    <w:div w:id="15667024">
      <w:marLeft w:val="0"/>
      <w:marRight w:val="0"/>
      <w:marTop w:val="0"/>
      <w:marBottom w:val="0"/>
      <w:divBdr>
        <w:top w:val="none" w:sz="0" w:space="0" w:color="auto"/>
        <w:left w:val="none" w:sz="0" w:space="0" w:color="auto"/>
        <w:bottom w:val="none" w:sz="0" w:space="0" w:color="auto"/>
        <w:right w:val="none" w:sz="0" w:space="0" w:color="auto"/>
      </w:divBdr>
    </w:div>
    <w:div w:id="15885262">
      <w:marLeft w:val="0"/>
      <w:marRight w:val="0"/>
      <w:marTop w:val="0"/>
      <w:marBottom w:val="0"/>
      <w:divBdr>
        <w:top w:val="none" w:sz="0" w:space="0" w:color="auto"/>
        <w:left w:val="none" w:sz="0" w:space="0" w:color="auto"/>
        <w:bottom w:val="none" w:sz="0" w:space="0" w:color="auto"/>
        <w:right w:val="none" w:sz="0" w:space="0" w:color="auto"/>
      </w:divBdr>
    </w:div>
    <w:div w:id="15888137">
      <w:bodyDiv w:val="1"/>
      <w:marLeft w:val="0"/>
      <w:marRight w:val="0"/>
      <w:marTop w:val="0"/>
      <w:marBottom w:val="0"/>
      <w:divBdr>
        <w:top w:val="none" w:sz="0" w:space="0" w:color="auto"/>
        <w:left w:val="none" w:sz="0" w:space="0" w:color="auto"/>
        <w:bottom w:val="none" w:sz="0" w:space="0" w:color="auto"/>
        <w:right w:val="none" w:sz="0" w:space="0" w:color="auto"/>
      </w:divBdr>
    </w:div>
    <w:div w:id="15928709">
      <w:marLeft w:val="0"/>
      <w:marRight w:val="0"/>
      <w:marTop w:val="0"/>
      <w:marBottom w:val="0"/>
      <w:divBdr>
        <w:top w:val="none" w:sz="0" w:space="0" w:color="auto"/>
        <w:left w:val="none" w:sz="0" w:space="0" w:color="auto"/>
        <w:bottom w:val="none" w:sz="0" w:space="0" w:color="auto"/>
        <w:right w:val="none" w:sz="0" w:space="0" w:color="auto"/>
      </w:divBdr>
    </w:div>
    <w:div w:id="15932605">
      <w:marLeft w:val="0"/>
      <w:marRight w:val="0"/>
      <w:marTop w:val="0"/>
      <w:marBottom w:val="0"/>
      <w:divBdr>
        <w:top w:val="none" w:sz="0" w:space="0" w:color="auto"/>
        <w:left w:val="none" w:sz="0" w:space="0" w:color="auto"/>
        <w:bottom w:val="none" w:sz="0" w:space="0" w:color="auto"/>
        <w:right w:val="none" w:sz="0" w:space="0" w:color="auto"/>
      </w:divBdr>
    </w:div>
    <w:div w:id="16011036">
      <w:marLeft w:val="0"/>
      <w:marRight w:val="0"/>
      <w:marTop w:val="0"/>
      <w:marBottom w:val="0"/>
      <w:divBdr>
        <w:top w:val="none" w:sz="0" w:space="0" w:color="auto"/>
        <w:left w:val="none" w:sz="0" w:space="0" w:color="auto"/>
        <w:bottom w:val="none" w:sz="0" w:space="0" w:color="auto"/>
        <w:right w:val="none" w:sz="0" w:space="0" w:color="auto"/>
      </w:divBdr>
    </w:div>
    <w:div w:id="16079441">
      <w:marLeft w:val="0"/>
      <w:marRight w:val="0"/>
      <w:marTop w:val="0"/>
      <w:marBottom w:val="0"/>
      <w:divBdr>
        <w:top w:val="none" w:sz="0" w:space="0" w:color="auto"/>
        <w:left w:val="none" w:sz="0" w:space="0" w:color="auto"/>
        <w:bottom w:val="none" w:sz="0" w:space="0" w:color="auto"/>
        <w:right w:val="none" w:sz="0" w:space="0" w:color="auto"/>
      </w:divBdr>
    </w:div>
    <w:div w:id="16124209">
      <w:bodyDiv w:val="1"/>
      <w:marLeft w:val="0"/>
      <w:marRight w:val="0"/>
      <w:marTop w:val="0"/>
      <w:marBottom w:val="0"/>
      <w:divBdr>
        <w:top w:val="none" w:sz="0" w:space="0" w:color="auto"/>
        <w:left w:val="none" w:sz="0" w:space="0" w:color="auto"/>
        <w:bottom w:val="none" w:sz="0" w:space="0" w:color="auto"/>
        <w:right w:val="none" w:sz="0" w:space="0" w:color="auto"/>
      </w:divBdr>
    </w:div>
    <w:div w:id="16272061">
      <w:marLeft w:val="0"/>
      <w:marRight w:val="0"/>
      <w:marTop w:val="0"/>
      <w:marBottom w:val="0"/>
      <w:divBdr>
        <w:top w:val="none" w:sz="0" w:space="0" w:color="auto"/>
        <w:left w:val="none" w:sz="0" w:space="0" w:color="auto"/>
        <w:bottom w:val="none" w:sz="0" w:space="0" w:color="auto"/>
        <w:right w:val="none" w:sz="0" w:space="0" w:color="auto"/>
      </w:divBdr>
    </w:div>
    <w:div w:id="16275426">
      <w:marLeft w:val="0"/>
      <w:marRight w:val="0"/>
      <w:marTop w:val="0"/>
      <w:marBottom w:val="0"/>
      <w:divBdr>
        <w:top w:val="none" w:sz="0" w:space="0" w:color="auto"/>
        <w:left w:val="none" w:sz="0" w:space="0" w:color="auto"/>
        <w:bottom w:val="none" w:sz="0" w:space="0" w:color="auto"/>
        <w:right w:val="none" w:sz="0" w:space="0" w:color="auto"/>
      </w:divBdr>
    </w:div>
    <w:div w:id="16277778">
      <w:marLeft w:val="0"/>
      <w:marRight w:val="0"/>
      <w:marTop w:val="0"/>
      <w:marBottom w:val="0"/>
      <w:divBdr>
        <w:top w:val="none" w:sz="0" w:space="0" w:color="auto"/>
        <w:left w:val="none" w:sz="0" w:space="0" w:color="auto"/>
        <w:bottom w:val="none" w:sz="0" w:space="0" w:color="auto"/>
        <w:right w:val="none" w:sz="0" w:space="0" w:color="auto"/>
      </w:divBdr>
    </w:div>
    <w:div w:id="16278748">
      <w:marLeft w:val="0"/>
      <w:marRight w:val="0"/>
      <w:marTop w:val="0"/>
      <w:marBottom w:val="0"/>
      <w:divBdr>
        <w:top w:val="none" w:sz="0" w:space="0" w:color="auto"/>
        <w:left w:val="none" w:sz="0" w:space="0" w:color="auto"/>
        <w:bottom w:val="none" w:sz="0" w:space="0" w:color="auto"/>
        <w:right w:val="none" w:sz="0" w:space="0" w:color="auto"/>
      </w:divBdr>
    </w:div>
    <w:div w:id="16391356">
      <w:marLeft w:val="0"/>
      <w:marRight w:val="0"/>
      <w:marTop w:val="0"/>
      <w:marBottom w:val="0"/>
      <w:divBdr>
        <w:top w:val="none" w:sz="0" w:space="0" w:color="auto"/>
        <w:left w:val="none" w:sz="0" w:space="0" w:color="auto"/>
        <w:bottom w:val="none" w:sz="0" w:space="0" w:color="auto"/>
        <w:right w:val="none" w:sz="0" w:space="0" w:color="auto"/>
      </w:divBdr>
    </w:div>
    <w:div w:id="16473707">
      <w:marLeft w:val="0"/>
      <w:marRight w:val="0"/>
      <w:marTop w:val="0"/>
      <w:marBottom w:val="0"/>
      <w:divBdr>
        <w:top w:val="none" w:sz="0" w:space="0" w:color="auto"/>
        <w:left w:val="none" w:sz="0" w:space="0" w:color="auto"/>
        <w:bottom w:val="none" w:sz="0" w:space="0" w:color="auto"/>
        <w:right w:val="none" w:sz="0" w:space="0" w:color="auto"/>
      </w:divBdr>
    </w:div>
    <w:div w:id="16584232">
      <w:marLeft w:val="0"/>
      <w:marRight w:val="0"/>
      <w:marTop w:val="0"/>
      <w:marBottom w:val="0"/>
      <w:divBdr>
        <w:top w:val="none" w:sz="0" w:space="0" w:color="auto"/>
        <w:left w:val="none" w:sz="0" w:space="0" w:color="auto"/>
        <w:bottom w:val="none" w:sz="0" w:space="0" w:color="auto"/>
        <w:right w:val="none" w:sz="0" w:space="0" w:color="auto"/>
      </w:divBdr>
    </w:div>
    <w:div w:id="16585777">
      <w:marLeft w:val="0"/>
      <w:marRight w:val="0"/>
      <w:marTop w:val="0"/>
      <w:marBottom w:val="0"/>
      <w:divBdr>
        <w:top w:val="none" w:sz="0" w:space="0" w:color="auto"/>
        <w:left w:val="none" w:sz="0" w:space="0" w:color="auto"/>
        <w:bottom w:val="none" w:sz="0" w:space="0" w:color="auto"/>
        <w:right w:val="none" w:sz="0" w:space="0" w:color="auto"/>
      </w:divBdr>
    </w:div>
    <w:div w:id="16588381">
      <w:marLeft w:val="0"/>
      <w:marRight w:val="0"/>
      <w:marTop w:val="0"/>
      <w:marBottom w:val="0"/>
      <w:divBdr>
        <w:top w:val="none" w:sz="0" w:space="0" w:color="auto"/>
        <w:left w:val="none" w:sz="0" w:space="0" w:color="auto"/>
        <w:bottom w:val="none" w:sz="0" w:space="0" w:color="auto"/>
        <w:right w:val="none" w:sz="0" w:space="0" w:color="auto"/>
      </w:divBdr>
    </w:div>
    <w:div w:id="16664936">
      <w:marLeft w:val="0"/>
      <w:marRight w:val="0"/>
      <w:marTop w:val="0"/>
      <w:marBottom w:val="0"/>
      <w:divBdr>
        <w:top w:val="none" w:sz="0" w:space="0" w:color="auto"/>
        <w:left w:val="none" w:sz="0" w:space="0" w:color="auto"/>
        <w:bottom w:val="none" w:sz="0" w:space="0" w:color="auto"/>
        <w:right w:val="none" w:sz="0" w:space="0" w:color="auto"/>
      </w:divBdr>
    </w:div>
    <w:div w:id="16665710">
      <w:marLeft w:val="0"/>
      <w:marRight w:val="0"/>
      <w:marTop w:val="0"/>
      <w:marBottom w:val="0"/>
      <w:divBdr>
        <w:top w:val="none" w:sz="0" w:space="0" w:color="auto"/>
        <w:left w:val="none" w:sz="0" w:space="0" w:color="auto"/>
        <w:bottom w:val="none" w:sz="0" w:space="0" w:color="auto"/>
        <w:right w:val="none" w:sz="0" w:space="0" w:color="auto"/>
      </w:divBdr>
    </w:div>
    <w:div w:id="16808500">
      <w:marLeft w:val="0"/>
      <w:marRight w:val="0"/>
      <w:marTop w:val="0"/>
      <w:marBottom w:val="0"/>
      <w:divBdr>
        <w:top w:val="none" w:sz="0" w:space="0" w:color="auto"/>
        <w:left w:val="none" w:sz="0" w:space="0" w:color="auto"/>
        <w:bottom w:val="none" w:sz="0" w:space="0" w:color="auto"/>
        <w:right w:val="none" w:sz="0" w:space="0" w:color="auto"/>
      </w:divBdr>
    </w:div>
    <w:div w:id="16851154">
      <w:marLeft w:val="0"/>
      <w:marRight w:val="0"/>
      <w:marTop w:val="0"/>
      <w:marBottom w:val="0"/>
      <w:divBdr>
        <w:top w:val="none" w:sz="0" w:space="0" w:color="auto"/>
        <w:left w:val="none" w:sz="0" w:space="0" w:color="auto"/>
        <w:bottom w:val="none" w:sz="0" w:space="0" w:color="auto"/>
        <w:right w:val="none" w:sz="0" w:space="0" w:color="auto"/>
      </w:divBdr>
    </w:div>
    <w:div w:id="16852101">
      <w:marLeft w:val="0"/>
      <w:marRight w:val="0"/>
      <w:marTop w:val="0"/>
      <w:marBottom w:val="0"/>
      <w:divBdr>
        <w:top w:val="none" w:sz="0" w:space="0" w:color="auto"/>
        <w:left w:val="none" w:sz="0" w:space="0" w:color="auto"/>
        <w:bottom w:val="none" w:sz="0" w:space="0" w:color="auto"/>
        <w:right w:val="none" w:sz="0" w:space="0" w:color="auto"/>
      </w:divBdr>
    </w:div>
    <w:div w:id="16852713">
      <w:marLeft w:val="0"/>
      <w:marRight w:val="0"/>
      <w:marTop w:val="0"/>
      <w:marBottom w:val="0"/>
      <w:divBdr>
        <w:top w:val="none" w:sz="0" w:space="0" w:color="auto"/>
        <w:left w:val="none" w:sz="0" w:space="0" w:color="auto"/>
        <w:bottom w:val="none" w:sz="0" w:space="0" w:color="auto"/>
        <w:right w:val="none" w:sz="0" w:space="0" w:color="auto"/>
      </w:divBdr>
    </w:div>
    <w:div w:id="17001443">
      <w:marLeft w:val="0"/>
      <w:marRight w:val="0"/>
      <w:marTop w:val="0"/>
      <w:marBottom w:val="0"/>
      <w:divBdr>
        <w:top w:val="none" w:sz="0" w:space="0" w:color="auto"/>
        <w:left w:val="none" w:sz="0" w:space="0" w:color="auto"/>
        <w:bottom w:val="none" w:sz="0" w:space="0" w:color="auto"/>
        <w:right w:val="none" w:sz="0" w:space="0" w:color="auto"/>
      </w:divBdr>
    </w:div>
    <w:div w:id="17002525">
      <w:marLeft w:val="0"/>
      <w:marRight w:val="0"/>
      <w:marTop w:val="0"/>
      <w:marBottom w:val="0"/>
      <w:divBdr>
        <w:top w:val="none" w:sz="0" w:space="0" w:color="auto"/>
        <w:left w:val="none" w:sz="0" w:space="0" w:color="auto"/>
        <w:bottom w:val="none" w:sz="0" w:space="0" w:color="auto"/>
        <w:right w:val="none" w:sz="0" w:space="0" w:color="auto"/>
      </w:divBdr>
    </w:div>
    <w:div w:id="17123754">
      <w:marLeft w:val="0"/>
      <w:marRight w:val="0"/>
      <w:marTop w:val="0"/>
      <w:marBottom w:val="0"/>
      <w:divBdr>
        <w:top w:val="none" w:sz="0" w:space="0" w:color="auto"/>
        <w:left w:val="none" w:sz="0" w:space="0" w:color="auto"/>
        <w:bottom w:val="none" w:sz="0" w:space="0" w:color="auto"/>
        <w:right w:val="none" w:sz="0" w:space="0" w:color="auto"/>
      </w:divBdr>
    </w:div>
    <w:div w:id="17126068">
      <w:marLeft w:val="0"/>
      <w:marRight w:val="0"/>
      <w:marTop w:val="0"/>
      <w:marBottom w:val="0"/>
      <w:divBdr>
        <w:top w:val="none" w:sz="0" w:space="0" w:color="auto"/>
        <w:left w:val="none" w:sz="0" w:space="0" w:color="auto"/>
        <w:bottom w:val="none" w:sz="0" w:space="0" w:color="auto"/>
        <w:right w:val="none" w:sz="0" w:space="0" w:color="auto"/>
      </w:divBdr>
    </w:div>
    <w:div w:id="17126755">
      <w:marLeft w:val="0"/>
      <w:marRight w:val="0"/>
      <w:marTop w:val="0"/>
      <w:marBottom w:val="0"/>
      <w:divBdr>
        <w:top w:val="none" w:sz="0" w:space="0" w:color="auto"/>
        <w:left w:val="none" w:sz="0" w:space="0" w:color="auto"/>
        <w:bottom w:val="none" w:sz="0" w:space="0" w:color="auto"/>
        <w:right w:val="none" w:sz="0" w:space="0" w:color="auto"/>
      </w:divBdr>
    </w:div>
    <w:div w:id="17246594">
      <w:marLeft w:val="0"/>
      <w:marRight w:val="0"/>
      <w:marTop w:val="0"/>
      <w:marBottom w:val="0"/>
      <w:divBdr>
        <w:top w:val="none" w:sz="0" w:space="0" w:color="auto"/>
        <w:left w:val="none" w:sz="0" w:space="0" w:color="auto"/>
        <w:bottom w:val="none" w:sz="0" w:space="0" w:color="auto"/>
        <w:right w:val="none" w:sz="0" w:space="0" w:color="auto"/>
      </w:divBdr>
    </w:div>
    <w:div w:id="17317734">
      <w:marLeft w:val="0"/>
      <w:marRight w:val="0"/>
      <w:marTop w:val="0"/>
      <w:marBottom w:val="0"/>
      <w:divBdr>
        <w:top w:val="none" w:sz="0" w:space="0" w:color="auto"/>
        <w:left w:val="none" w:sz="0" w:space="0" w:color="auto"/>
        <w:bottom w:val="none" w:sz="0" w:space="0" w:color="auto"/>
        <w:right w:val="none" w:sz="0" w:space="0" w:color="auto"/>
      </w:divBdr>
    </w:div>
    <w:div w:id="17435410">
      <w:marLeft w:val="0"/>
      <w:marRight w:val="0"/>
      <w:marTop w:val="0"/>
      <w:marBottom w:val="0"/>
      <w:divBdr>
        <w:top w:val="none" w:sz="0" w:space="0" w:color="auto"/>
        <w:left w:val="none" w:sz="0" w:space="0" w:color="auto"/>
        <w:bottom w:val="none" w:sz="0" w:space="0" w:color="auto"/>
        <w:right w:val="none" w:sz="0" w:space="0" w:color="auto"/>
      </w:divBdr>
    </w:div>
    <w:div w:id="17707747">
      <w:marLeft w:val="0"/>
      <w:marRight w:val="0"/>
      <w:marTop w:val="0"/>
      <w:marBottom w:val="0"/>
      <w:divBdr>
        <w:top w:val="none" w:sz="0" w:space="0" w:color="auto"/>
        <w:left w:val="none" w:sz="0" w:space="0" w:color="auto"/>
        <w:bottom w:val="none" w:sz="0" w:space="0" w:color="auto"/>
        <w:right w:val="none" w:sz="0" w:space="0" w:color="auto"/>
      </w:divBdr>
    </w:div>
    <w:div w:id="17852424">
      <w:marLeft w:val="0"/>
      <w:marRight w:val="0"/>
      <w:marTop w:val="0"/>
      <w:marBottom w:val="0"/>
      <w:divBdr>
        <w:top w:val="none" w:sz="0" w:space="0" w:color="auto"/>
        <w:left w:val="none" w:sz="0" w:space="0" w:color="auto"/>
        <w:bottom w:val="none" w:sz="0" w:space="0" w:color="auto"/>
        <w:right w:val="none" w:sz="0" w:space="0" w:color="auto"/>
      </w:divBdr>
    </w:div>
    <w:div w:id="17855199">
      <w:marLeft w:val="0"/>
      <w:marRight w:val="0"/>
      <w:marTop w:val="0"/>
      <w:marBottom w:val="0"/>
      <w:divBdr>
        <w:top w:val="none" w:sz="0" w:space="0" w:color="auto"/>
        <w:left w:val="none" w:sz="0" w:space="0" w:color="auto"/>
        <w:bottom w:val="none" w:sz="0" w:space="0" w:color="auto"/>
        <w:right w:val="none" w:sz="0" w:space="0" w:color="auto"/>
      </w:divBdr>
    </w:div>
    <w:div w:id="17893094">
      <w:marLeft w:val="0"/>
      <w:marRight w:val="0"/>
      <w:marTop w:val="0"/>
      <w:marBottom w:val="0"/>
      <w:divBdr>
        <w:top w:val="none" w:sz="0" w:space="0" w:color="auto"/>
        <w:left w:val="none" w:sz="0" w:space="0" w:color="auto"/>
        <w:bottom w:val="none" w:sz="0" w:space="0" w:color="auto"/>
        <w:right w:val="none" w:sz="0" w:space="0" w:color="auto"/>
      </w:divBdr>
    </w:div>
    <w:div w:id="17897393">
      <w:marLeft w:val="0"/>
      <w:marRight w:val="0"/>
      <w:marTop w:val="0"/>
      <w:marBottom w:val="0"/>
      <w:divBdr>
        <w:top w:val="none" w:sz="0" w:space="0" w:color="auto"/>
        <w:left w:val="none" w:sz="0" w:space="0" w:color="auto"/>
        <w:bottom w:val="none" w:sz="0" w:space="0" w:color="auto"/>
        <w:right w:val="none" w:sz="0" w:space="0" w:color="auto"/>
      </w:divBdr>
    </w:div>
    <w:div w:id="17969494">
      <w:marLeft w:val="0"/>
      <w:marRight w:val="0"/>
      <w:marTop w:val="0"/>
      <w:marBottom w:val="0"/>
      <w:divBdr>
        <w:top w:val="none" w:sz="0" w:space="0" w:color="auto"/>
        <w:left w:val="none" w:sz="0" w:space="0" w:color="auto"/>
        <w:bottom w:val="none" w:sz="0" w:space="0" w:color="auto"/>
        <w:right w:val="none" w:sz="0" w:space="0" w:color="auto"/>
      </w:divBdr>
    </w:div>
    <w:div w:id="17973807">
      <w:marLeft w:val="0"/>
      <w:marRight w:val="0"/>
      <w:marTop w:val="0"/>
      <w:marBottom w:val="0"/>
      <w:divBdr>
        <w:top w:val="none" w:sz="0" w:space="0" w:color="auto"/>
        <w:left w:val="none" w:sz="0" w:space="0" w:color="auto"/>
        <w:bottom w:val="none" w:sz="0" w:space="0" w:color="auto"/>
        <w:right w:val="none" w:sz="0" w:space="0" w:color="auto"/>
      </w:divBdr>
    </w:div>
    <w:div w:id="17973977">
      <w:marLeft w:val="0"/>
      <w:marRight w:val="0"/>
      <w:marTop w:val="0"/>
      <w:marBottom w:val="0"/>
      <w:divBdr>
        <w:top w:val="none" w:sz="0" w:space="0" w:color="auto"/>
        <w:left w:val="none" w:sz="0" w:space="0" w:color="auto"/>
        <w:bottom w:val="none" w:sz="0" w:space="0" w:color="auto"/>
        <w:right w:val="none" w:sz="0" w:space="0" w:color="auto"/>
      </w:divBdr>
    </w:div>
    <w:div w:id="18050706">
      <w:bodyDiv w:val="1"/>
      <w:marLeft w:val="0"/>
      <w:marRight w:val="0"/>
      <w:marTop w:val="0"/>
      <w:marBottom w:val="0"/>
      <w:divBdr>
        <w:top w:val="none" w:sz="0" w:space="0" w:color="auto"/>
        <w:left w:val="none" w:sz="0" w:space="0" w:color="auto"/>
        <w:bottom w:val="none" w:sz="0" w:space="0" w:color="auto"/>
        <w:right w:val="none" w:sz="0" w:space="0" w:color="auto"/>
      </w:divBdr>
    </w:div>
    <w:div w:id="18088291">
      <w:marLeft w:val="0"/>
      <w:marRight w:val="0"/>
      <w:marTop w:val="0"/>
      <w:marBottom w:val="0"/>
      <w:divBdr>
        <w:top w:val="none" w:sz="0" w:space="0" w:color="auto"/>
        <w:left w:val="none" w:sz="0" w:space="0" w:color="auto"/>
        <w:bottom w:val="none" w:sz="0" w:space="0" w:color="auto"/>
        <w:right w:val="none" w:sz="0" w:space="0" w:color="auto"/>
      </w:divBdr>
    </w:div>
    <w:div w:id="18090424">
      <w:marLeft w:val="0"/>
      <w:marRight w:val="0"/>
      <w:marTop w:val="0"/>
      <w:marBottom w:val="0"/>
      <w:divBdr>
        <w:top w:val="none" w:sz="0" w:space="0" w:color="auto"/>
        <w:left w:val="none" w:sz="0" w:space="0" w:color="auto"/>
        <w:bottom w:val="none" w:sz="0" w:space="0" w:color="auto"/>
        <w:right w:val="none" w:sz="0" w:space="0" w:color="auto"/>
      </w:divBdr>
    </w:div>
    <w:div w:id="18092798">
      <w:marLeft w:val="0"/>
      <w:marRight w:val="0"/>
      <w:marTop w:val="0"/>
      <w:marBottom w:val="0"/>
      <w:divBdr>
        <w:top w:val="none" w:sz="0" w:space="0" w:color="auto"/>
        <w:left w:val="none" w:sz="0" w:space="0" w:color="auto"/>
        <w:bottom w:val="none" w:sz="0" w:space="0" w:color="auto"/>
        <w:right w:val="none" w:sz="0" w:space="0" w:color="auto"/>
      </w:divBdr>
    </w:div>
    <w:div w:id="18237700">
      <w:marLeft w:val="0"/>
      <w:marRight w:val="0"/>
      <w:marTop w:val="0"/>
      <w:marBottom w:val="0"/>
      <w:divBdr>
        <w:top w:val="none" w:sz="0" w:space="0" w:color="auto"/>
        <w:left w:val="none" w:sz="0" w:space="0" w:color="auto"/>
        <w:bottom w:val="none" w:sz="0" w:space="0" w:color="auto"/>
        <w:right w:val="none" w:sz="0" w:space="0" w:color="auto"/>
      </w:divBdr>
    </w:div>
    <w:div w:id="18354927">
      <w:marLeft w:val="0"/>
      <w:marRight w:val="0"/>
      <w:marTop w:val="0"/>
      <w:marBottom w:val="0"/>
      <w:divBdr>
        <w:top w:val="none" w:sz="0" w:space="0" w:color="auto"/>
        <w:left w:val="none" w:sz="0" w:space="0" w:color="auto"/>
        <w:bottom w:val="none" w:sz="0" w:space="0" w:color="auto"/>
        <w:right w:val="none" w:sz="0" w:space="0" w:color="auto"/>
      </w:divBdr>
    </w:div>
    <w:div w:id="18623954">
      <w:marLeft w:val="0"/>
      <w:marRight w:val="0"/>
      <w:marTop w:val="0"/>
      <w:marBottom w:val="0"/>
      <w:divBdr>
        <w:top w:val="none" w:sz="0" w:space="0" w:color="auto"/>
        <w:left w:val="none" w:sz="0" w:space="0" w:color="auto"/>
        <w:bottom w:val="none" w:sz="0" w:space="0" w:color="auto"/>
        <w:right w:val="none" w:sz="0" w:space="0" w:color="auto"/>
      </w:divBdr>
    </w:div>
    <w:div w:id="18626821">
      <w:marLeft w:val="0"/>
      <w:marRight w:val="0"/>
      <w:marTop w:val="0"/>
      <w:marBottom w:val="0"/>
      <w:divBdr>
        <w:top w:val="none" w:sz="0" w:space="0" w:color="auto"/>
        <w:left w:val="none" w:sz="0" w:space="0" w:color="auto"/>
        <w:bottom w:val="none" w:sz="0" w:space="0" w:color="auto"/>
        <w:right w:val="none" w:sz="0" w:space="0" w:color="auto"/>
      </w:divBdr>
    </w:div>
    <w:div w:id="18704425">
      <w:marLeft w:val="0"/>
      <w:marRight w:val="0"/>
      <w:marTop w:val="0"/>
      <w:marBottom w:val="0"/>
      <w:divBdr>
        <w:top w:val="none" w:sz="0" w:space="0" w:color="auto"/>
        <w:left w:val="none" w:sz="0" w:space="0" w:color="auto"/>
        <w:bottom w:val="none" w:sz="0" w:space="0" w:color="auto"/>
        <w:right w:val="none" w:sz="0" w:space="0" w:color="auto"/>
      </w:divBdr>
    </w:div>
    <w:div w:id="18705717">
      <w:marLeft w:val="0"/>
      <w:marRight w:val="0"/>
      <w:marTop w:val="0"/>
      <w:marBottom w:val="0"/>
      <w:divBdr>
        <w:top w:val="none" w:sz="0" w:space="0" w:color="auto"/>
        <w:left w:val="none" w:sz="0" w:space="0" w:color="auto"/>
        <w:bottom w:val="none" w:sz="0" w:space="0" w:color="auto"/>
        <w:right w:val="none" w:sz="0" w:space="0" w:color="auto"/>
      </w:divBdr>
    </w:div>
    <w:div w:id="18748854">
      <w:marLeft w:val="0"/>
      <w:marRight w:val="0"/>
      <w:marTop w:val="0"/>
      <w:marBottom w:val="0"/>
      <w:divBdr>
        <w:top w:val="none" w:sz="0" w:space="0" w:color="auto"/>
        <w:left w:val="none" w:sz="0" w:space="0" w:color="auto"/>
        <w:bottom w:val="none" w:sz="0" w:space="0" w:color="auto"/>
        <w:right w:val="none" w:sz="0" w:space="0" w:color="auto"/>
      </w:divBdr>
    </w:div>
    <w:div w:id="18892399">
      <w:marLeft w:val="0"/>
      <w:marRight w:val="0"/>
      <w:marTop w:val="0"/>
      <w:marBottom w:val="0"/>
      <w:divBdr>
        <w:top w:val="none" w:sz="0" w:space="0" w:color="auto"/>
        <w:left w:val="none" w:sz="0" w:space="0" w:color="auto"/>
        <w:bottom w:val="none" w:sz="0" w:space="0" w:color="auto"/>
        <w:right w:val="none" w:sz="0" w:space="0" w:color="auto"/>
      </w:divBdr>
    </w:div>
    <w:div w:id="18900000">
      <w:marLeft w:val="0"/>
      <w:marRight w:val="0"/>
      <w:marTop w:val="0"/>
      <w:marBottom w:val="0"/>
      <w:divBdr>
        <w:top w:val="none" w:sz="0" w:space="0" w:color="auto"/>
        <w:left w:val="none" w:sz="0" w:space="0" w:color="auto"/>
        <w:bottom w:val="none" w:sz="0" w:space="0" w:color="auto"/>
        <w:right w:val="none" w:sz="0" w:space="0" w:color="auto"/>
      </w:divBdr>
    </w:div>
    <w:div w:id="18943092">
      <w:marLeft w:val="0"/>
      <w:marRight w:val="0"/>
      <w:marTop w:val="0"/>
      <w:marBottom w:val="0"/>
      <w:divBdr>
        <w:top w:val="none" w:sz="0" w:space="0" w:color="auto"/>
        <w:left w:val="none" w:sz="0" w:space="0" w:color="auto"/>
        <w:bottom w:val="none" w:sz="0" w:space="0" w:color="auto"/>
        <w:right w:val="none" w:sz="0" w:space="0" w:color="auto"/>
      </w:divBdr>
    </w:div>
    <w:div w:id="19011525">
      <w:marLeft w:val="0"/>
      <w:marRight w:val="0"/>
      <w:marTop w:val="0"/>
      <w:marBottom w:val="0"/>
      <w:divBdr>
        <w:top w:val="none" w:sz="0" w:space="0" w:color="auto"/>
        <w:left w:val="none" w:sz="0" w:space="0" w:color="auto"/>
        <w:bottom w:val="none" w:sz="0" w:space="0" w:color="auto"/>
        <w:right w:val="none" w:sz="0" w:space="0" w:color="auto"/>
      </w:divBdr>
    </w:div>
    <w:div w:id="19018879">
      <w:marLeft w:val="0"/>
      <w:marRight w:val="0"/>
      <w:marTop w:val="0"/>
      <w:marBottom w:val="0"/>
      <w:divBdr>
        <w:top w:val="none" w:sz="0" w:space="0" w:color="auto"/>
        <w:left w:val="none" w:sz="0" w:space="0" w:color="auto"/>
        <w:bottom w:val="none" w:sz="0" w:space="0" w:color="auto"/>
        <w:right w:val="none" w:sz="0" w:space="0" w:color="auto"/>
      </w:divBdr>
    </w:div>
    <w:div w:id="19088265">
      <w:marLeft w:val="0"/>
      <w:marRight w:val="0"/>
      <w:marTop w:val="0"/>
      <w:marBottom w:val="0"/>
      <w:divBdr>
        <w:top w:val="none" w:sz="0" w:space="0" w:color="auto"/>
        <w:left w:val="none" w:sz="0" w:space="0" w:color="auto"/>
        <w:bottom w:val="none" w:sz="0" w:space="0" w:color="auto"/>
        <w:right w:val="none" w:sz="0" w:space="0" w:color="auto"/>
      </w:divBdr>
    </w:div>
    <w:div w:id="19089321">
      <w:marLeft w:val="0"/>
      <w:marRight w:val="0"/>
      <w:marTop w:val="0"/>
      <w:marBottom w:val="0"/>
      <w:divBdr>
        <w:top w:val="none" w:sz="0" w:space="0" w:color="auto"/>
        <w:left w:val="none" w:sz="0" w:space="0" w:color="auto"/>
        <w:bottom w:val="none" w:sz="0" w:space="0" w:color="auto"/>
        <w:right w:val="none" w:sz="0" w:space="0" w:color="auto"/>
      </w:divBdr>
    </w:div>
    <w:div w:id="19165839">
      <w:marLeft w:val="0"/>
      <w:marRight w:val="0"/>
      <w:marTop w:val="0"/>
      <w:marBottom w:val="0"/>
      <w:divBdr>
        <w:top w:val="none" w:sz="0" w:space="0" w:color="auto"/>
        <w:left w:val="none" w:sz="0" w:space="0" w:color="auto"/>
        <w:bottom w:val="none" w:sz="0" w:space="0" w:color="auto"/>
        <w:right w:val="none" w:sz="0" w:space="0" w:color="auto"/>
      </w:divBdr>
    </w:div>
    <w:div w:id="19208242">
      <w:marLeft w:val="0"/>
      <w:marRight w:val="0"/>
      <w:marTop w:val="0"/>
      <w:marBottom w:val="0"/>
      <w:divBdr>
        <w:top w:val="none" w:sz="0" w:space="0" w:color="auto"/>
        <w:left w:val="none" w:sz="0" w:space="0" w:color="auto"/>
        <w:bottom w:val="none" w:sz="0" w:space="0" w:color="auto"/>
        <w:right w:val="none" w:sz="0" w:space="0" w:color="auto"/>
      </w:divBdr>
    </w:div>
    <w:div w:id="19362312">
      <w:marLeft w:val="0"/>
      <w:marRight w:val="0"/>
      <w:marTop w:val="0"/>
      <w:marBottom w:val="0"/>
      <w:divBdr>
        <w:top w:val="none" w:sz="0" w:space="0" w:color="auto"/>
        <w:left w:val="none" w:sz="0" w:space="0" w:color="auto"/>
        <w:bottom w:val="none" w:sz="0" w:space="0" w:color="auto"/>
        <w:right w:val="none" w:sz="0" w:space="0" w:color="auto"/>
      </w:divBdr>
    </w:div>
    <w:div w:id="19430105">
      <w:marLeft w:val="0"/>
      <w:marRight w:val="0"/>
      <w:marTop w:val="0"/>
      <w:marBottom w:val="0"/>
      <w:divBdr>
        <w:top w:val="none" w:sz="0" w:space="0" w:color="auto"/>
        <w:left w:val="none" w:sz="0" w:space="0" w:color="auto"/>
        <w:bottom w:val="none" w:sz="0" w:space="0" w:color="auto"/>
        <w:right w:val="none" w:sz="0" w:space="0" w:color="auto"/>
      </w:divBdr>
    </w:div>
    <w:div w:id="19430514">
      <w:marLeft w:val="0"/>
      <w:marRight w:val="0"/>
      <w:marTop w:val="0"/>
      <w:marBottom w:val="0"/>
      <w:divBdr>
        <w:top w:val="none" w:sz="0" w:space="0" w:color="auto"/>
        <w:left w:val="none" w:sz="0" w:space="0" w:color="auto"/>
        <w:bottom w:val="none" w:sz="0" w:space="0" w:color="auto"/>
        <w:right w:val="none" w:sz="0" w:space="0" w:color="auto"/>
      </w:divBdr>
    </w:div>
    <w:div w:id="19548357">
      <w:bodyDiv w:val="1"/>
      <w:marLeft w:val="0"/>
      <w:marRight w:val="0"/>
      <w:marTop w:val="0"/>
      <w:marBottom w:val="0"/>
      <w:divBdr>
        <w:top w:val="none" w:sz="0" w:space="0" w:color="auto"/>
        <w:left w:val="none" w:sz="0" w:space="0" w:color="auto"/>
        <w:bottom w:val="none" w:sz="0" w:space="0" w:color="auto"/>
        <w:right w:val="none" w:sz="0" w:space="0" w:color="auto"/>
      </w:divBdr>
    </w:div>
    <w:div w:id="19623087">
      <w:marLeft w:val="0"/>
      <w:marRight w:val="0"/>
      <w:marTop w:val="0"/>
      <w:marBottom w:val="0"/>
      <w:divBdr>
        <w:top w:val="none" w:sz="0" w:space="0" w:color="auto"/>
        <w:left w:val="none" w:sz="0" w:space="0" w:color="auto"/>
        <w:bottom w:val="none" w:sz="0" w:space="0" w:color="auto"/>
        <w:right w:val="none" w:sz="0" w:space="0" w:color="auto"/>
      </w:divBdr>
    </w:div>
    <w:div w:id="19627170">
      <w:marLeft w:val="0"/>
      <w:marRight w:val="0"/>
      <w:marTop w:val="0"/>
      <w:marBottom w:val="0"/>
      <w:divBdr>
        <w:top w:val="none" w:sz="0" w:space="0" w:color="auto"/>
        <w:left w:val="none" w:sz="0" w:space="0" w:color="auto"/>
        <w:bottom w:val="none" w:sz="0" w:space="0" w:color="auto"/>
        <w:right w:val="none" w:sz="0" w:space="0" w:color="auto"/>
      </w:divBdr>
    </w:div>
    <w:div w:id="19745899">
      <w:marLeft w:val="0"/>
      <w:marRight w:val="0"/>
      <w:marTop w:val="0"/>
      <w:marBottom w:val="0"/>
      <w:divBdr>
        <w:top w:val="none" w:sz="0" w:space="0" w:color="auto"/>
        <w:left w:val="none" w:sz="0" w:space="0" w:color="auto"/>
        <w:bottom w:val="none" w:sz="0" w:space="0" w:color="auto"/>
        <w:right w:val="none" w:sz="0" w:space="0" w:color="auto"/>
      </w:divBdr>
    </w:div>
    <w:div w:id="19748129">
      <w:marLeft w:val="0"/>
      <w:marRight w:val="0"/>
      <w:marTop w:val="0"/>
      <w:marBottom w:val="0"/>
      <w:divBdr>
        <w:top w:val="none" w:sz="0" w:space="0" w:color="auto"/>
        <w:left w:val="none" w:sz="0" w:space="0" w:color="auto"/>
        <w:bottom w:val="none" w:sz="0" w:space="0" w:color="auto"/>
        <w:right w:val="none" w:sz="0" w:space="0" w:color="auto"/>
      </w:divBdr>
    </w:div>
    <w:div w:id="19748531">
      <w:marLeft w:val="0"/>
      <w:marRight w:val="0"/>
      <w:marTop w:val="0"/>
      <w:marBottom w:val="0"/>
      <w:divBdr>
        <w:top w:val="none" w:sz="0" w:space="0" w:color="auto"/>
        <w:left w:val="none" w:sz="0" w:space="0" w:color="auto"/>
        <w:bottom w:val="none" w:sz="0" w:space="0" w:color="auto"/>
        <w:right w:val="none" w:sz="0" w:space="0" w:color="auto"/>
      </w:divBdr>
    </w:div>
    <w:div w:id="19748844">
      <w:marLeft w:val="0"/>
      <w:marRight w:val="0"/>
      <w:marTop w:val="0"/>
      <w:marBottom w:val="0"/>
      <w:divBdr>
        <w:top w:val="none" w:sz="0" w:space="0" w:color="auto"/>
        <w:left w:val="none" w:sz="0" w:space="0" w:color="auto"/>
        <w:bottom w:val="none" w:sz="0" w:space="0" w:color="auto"/>
        <w:right w:val="none" w:sz="0" w:space="0" w:color="auto"/>
      </w:divBdr>
    </w:div>
    <w:div w:id="19862368">
      <w:marLeft w:val="0"/>
      <w:marRight w:val="0"/>
      <w:marTop w:val="0"/>
      <w:marBottom w:val="0"/>
      <w:divBdr>
        <w:top w:val="none" w:sz="0" w:space="0" w:color="auto"/>
        <w:left w:val="none" w:sz="0" w:space="0" w:color="auto"/>
        <w:bottom w:val="none" w:sz="0" w:space="0" w:color="auto"/>
        <w:right w:val="none" w:sz="0" w:space="0" w:color="auto"/>
      </w:divBdr>
    </w:div>
    <w:div w:id="19862567">
      <w:marLeft w:val="0"/>
      <w:marRight w:val="0"/>
      <w:marTop w:val="0"/>
      <w:marBottom w:val="0"/>
      <w:divBdr>
        <w:top w:val="none" w:sz="0" w:space="0" w:color="auto"/>
        <w:left w:val="none" w:sz="0" w:space="0" w:color="auto"/>
        <w:bottom w:val="none" w:sz="0" w:space="0" w:color="auto"/>
        <w:right w:val="none" w:sz="0" w:space="0" w:color="auto"/>
      </w:divBdr>
    </w:div>
    <w:div w:id="19937292">
      <w:marLeft w:val="0"/>
      <w:marRight w:val="0"/>
      <w:marTop w:val="0"/>
      <w:marBottom w:val="0"/>
      <w:divBdr>
        <w:top w:val="none" w:sz="0" w:space="0" w:color="auto"/>
        <w:left w:val="none" w:sz="0" w:space="0" w:color="auto"/>
        <w:bottom w:val="none" w:sz="0" w:space="0" w:color="auto"/>
        <w:right w:val="none" w:sz="0" w:space="0" w:color="auto"/>
      </w:divBdr>
    </w:div>
    <w:div w:id="19937693">
      <w:marLeft w:val="0"/>
      <w:marRight w:val="0"/>
      <w:marTop w:val="0"/>
      <w:marBottom w:val="0"/>
      <w:divBdr>
        <w:top w:val="none" w:sz="0" w:space="0" w:color="auto"/>
        <w:left w:val="none" w:sz="0" w:space="0" w:color="auto"/>
        <w:bottom w:val="none" w:sz="0" w:space="0" w:color="auto"/>
        <w:right w:val="none" w:sz="0" w:space="0" w:color="auto"/>
      </w:divBdr>
    </w:div>
    <w:div w:id="20129261">
      <w:marLeft w:val="0"/>
      <w:marRight w:val="0"/>
      <w:marTop w:val="0"/>
      <w:marBottom w:val="0"/>
      <w:divBdr>
        <w:top w:val="none" w:sz="0" w:space="0" w:color="auto"/>
        <w:left w:val="none" w:sz="0" w:space="0" w:color="auto"/>
        <w:bottom w:val="none" w:sz="0" w:space="0" w:color="auto"/>
        <w:right w:val="none" w:sz="0" w:space="0" w:color="auto"/>
      </w:divBdr>
    </w:div>
    <w:div w:id="20131398">
      <w:marLeft w:val="0"/>
      <w:marRight w:val="0"/>
      <w:marTop w:val="0"/>
      <w:marBottom w:val="0"/>
      <w:divBdr>
        <w:top w:val="none" w:sz="0" w:space="0" w:color="auto"/>
        <w:left w:val="none" w:sz="0" w:space="0" w:color="auto"/>
        <w:bottom w:val="none" w:sz="0" w:space="0" w:color="auto"/>
        <w:right w:val="none" w:sz="0" w:space="0" w:color="auto"/>
      </w:divBdr>
    </w:div>
    <w:div w:id="20134439">
      <w:marLeft w:val="0"/>
      <w:marRight w:val="0"/>
      <w:marTop w:val="0"/>
      <w:marBottom w:val="0"/>
      <w:divBdr>
        <w:top w:val="none" w:sz="0" w:space="0" w:color="auto"/>
        <w:left w:val="none" w:sz="0" w:space="0" w:color="auto"/>
        <w:bottom w:val="none" w:sz="0" w:space="0" w:color="auto"/>
        <w:right w:val="none" w:sz="0" w:space="0" w:color="auto"/>
      </w:divBdr>
    </w:div>
    <w:div w:id="20135541">
      <w:marLeft w:val="0"/>
      <w:marRight w:val="0"/>
      <w:marTop w:val="0"/>
      <w:marBottom w:val="0"/>
      <w:divBdr>
        <w:top w:val="none" w:sz="0" w:space="0" w:color="auto"/>
        <w:left w:val="none" w:sz="0" w:space="0" w:color="auto"/>
        <w:bottom w:val="none" w:sz="0" w:space="0" w:color="auto"/>
        <w:right w:val="none" w:sz="0" w:space="0" w:color="auto"/>
      </w:divBdr>
    </w:div>
    <w:div w:id="20280712">
      <w:marLeft w:val="0"/>
      <w:marRight w:val="0"/>
      <w:marTop w:val="0"/>
      <w:marBottom w:val="0"/>
      <w:divBdr>
        <w:top w:val="none" w:sz="0" w:space="0" w:color="auto"/>
        <w:left w:val="none" w:sz="0" w:space="0" w:color="auto"/>
        <w:bottom w:val="none" w:sz="0" w:space="0" w:color="auto"/>
        <w:right w:val="none" w:sz="0" w:space="0" w:color="auto"/>
      </w:divBdr>
    </w:div>
    <w:div w:id="20321208">
      <w:marLeft w:val="0"/>
      <w:marRight w:val="0"/>
      <w:marTop w:val="0"/>
      <w:marBottom w:val="0"/>
      <w:divBdr>
        <w:top w:val="none" w:sz="0" w:space="0" w:color="auto"/>
        <w:left w:val="none" w:sz="0" w:space="0" w:color="auto"/>
        <w:bottom w:val="none" w:sz="0" w:space="0" w:color="auto"/>
        <w:right w:val="none" w:sz="0" w:space="0" w:color="auto"/>
      </w:divBdr>
    </w:div>
    <w:div w:id="20328543">
      <w:marLeft w:val="0"/>
      <w:marRight w:val="0"/>
      <w:marTop w:val="0"/>
      <w:marBottom w:val="0"/>
      <w:divBdr>
        <w:top w:val="none" w:sz="0" w:space="0" w:color="auto"/>
        <w:left w:val="none" w:sz="0" w:space="0" w:color="auto"/>
        <w:bottom w:val="none" w:sz="0" w:space="0" w:color="auto"/>
        <w:right w:val="none" w:sz="0" w:space="0" w:color="auto"/>
      </w:divBdr>
    </w:div>
    <w:div w:id="20404696">
      <w:marLeft w:val="0"/>
      <w:marRight w:val="0"/>
      <w:marTop w:val="0"/>
      <w:marBottom w:val="0"/>
      <w:divBdr>
        <w:top w:val="none" w:sz="0" w:space="0" w:color="auto"/>
        <w:left w:val="none" w:sz="0" w:space="0" w:color="auto"/>
        <w:bottom w:val="none" w:sz="0" w:space="0" w:color="auto"/>
        <w:right w:val="none" w:sz="0" w:space="0" w:color="auto"/>
      </w:divBdr>
    </w:div>
    <w:div w:id="20447624">
      <w:marLeft w:val="0"/>
      <w:marRight w:val="0"/>
      <w:marTop w:val="0"/>
      <w:marBottom w:val="0"/>
      <w:divBdr>
        <w:top w:val="none" w:sz="0" w:space="0" w:color="auto"/>
        <w:left w:val="none" w:sz="0" w:space="0" w:color="auto"/>
        <w:bottom w:val="none" w:sz="0" w:space="0" w:color="auto"/>
        <w:right w:val="none" w:sz="0" w:space="0" w:color="auto"/>
      </w:divBdr>
    </w:div>
    <w:div w:id="20471292">
      <w:marLeft w:val="0"/>
      <w:marRight w:val="0"/>
      <w:marTop w:val="0"/>
      <w:marBottom w:val="0"/>
      <w:divBdr>
        <w:top w:val="none" w:sz="0" w:space="0" w:color="auto"/>
        <w:left w:val="none" w:sz="0" w:space="0" w:color="auto"/>
        <w:bottom w:val="none" w:sz="0" w:space="0" w:color="auto"/>
        <w:right w:val="none" w:sz="0" w:space="0" w:color="auto"/>
      </w:divBdr>
    </w:div>
    <w:div w:id="20594191">
      <w:marLeft w:val="0"/>
      <w:marRight w:val="0"/>
      <w:marTop w:val="0"/>
      <w:marBottom w:val="0"/>
      <w:divBdr>
        <w:top w:val="none" w:sz="0" w:space="0" w:color="auto"/>
        <w:left w:val="none" w:sz="0" w:space="0" w:color="auto"/>
        <w:bottom w:val="none" w:sz="0" w:space="0" w:color="auto"/>
        <w:right w:val="none" w:sz="0" w:space="0" w:color="auto"/>
      </w:divBdr>
    </w:div>
    <w:div w:id="20597630">
      <w:marLeft w:val="0"/>
      <w:marRight w:val="0"/>
      <w:marTop w:val="0"/>
      <w:marBottom w:val="0"/>
      <w:divBdr>
        <w:top w:val="none" w:sz="0" w:space="0" w:color="auto"/>
        <w:left w:val="none" w:sz="0" w:space="0" w:color="auto"/>
        <w:bottom w:val="none" w:sz="0" w:space="0" w:color="auto"/>
        <w:right w:val="none" w:sz="0" w:space="0" w:color="auto"/>
      </w:divBdr>
    </w:div>
    <w:div w:id="20669317">
      <w:marLeft w:val="0"/>
      <w:marRight w:val="0"/>
      <w:marTop w:val="0"/>
      <w:marBottom w:val="0"/>
      <w:divBdr>
        <w:top w:val="none" w:sz="0" w:space="0" w:color="auto"/>
        <w:left w:val="none" w:sz="0" w:space="0" w:color="auto"/>
        <w:bottom w:val="none" w:sz="0" w:space="0" w:color="auto"/>
        <w:right w:val="none" w:sz="0" w:space="0" w:color="auto"/>
      </w:divBdr>
    </w:div>
    <w:div w:id="20670034">
      <w:marLeft w:val="0"/>
      <w:marRight w:val="0"/>
      <w:marTop w:val="0"/>
      <w:marBottom w:val="0"/>
      <w:divBdr>
        <w:top w:val="none" w:sz="0" w:space="0" w:color="auto"/>
        <w:left w:val="none" w:sz="0" w:space="0" w:color="auto"/>
        <w:bottom w:val="none" w:sz="0" w:space="0" w:color="auto"/>
        <w:right w:val="none" w:sz="0" w:space="0" w:color="auto"/>
      </w:divBdr>
    </w:div>
    <w:div w:id="20715364">
      <w:marLeft w:val="0"/>
      <w:marRight w:val="0"/>
      <w:marTop w:val="0"/>
      <w:marBottom w:val="0"/>
      <w:divBdr>
        <w:top w:val="none" w:sz="0" w:space="0" w:color="auto"/>
        <w:left w:val="none" w:sz="0" w:space="0" w:color="auto"/>
        <w:bottom w:val="none" w:sz="0" w:space="0" w:color="auto"/>
        <w:right w:val="none" w:sz="0" w:space="0" w:color="auto"/>
      </w:divBdr>
    </w:div>
    <w:div w:id="20740000">
      <w:marLeft w:val="0"/>
      <w:marRight w:val="0"/>
      <w:marTop w:val="0"/>
      <w:marBottom w:val="0"/>
      <w:divBdr>
        <w:top w:val="none" w:sz="0" w:space="0" w:color="auto"/>
        <w:left w:val="none" w:sz="0" w:space="0" w:color="auto"/>
        <w:bottom w:val="none" w:sz="0" w:space="0" w:color="auto"/>
        <w:right w:val="none" w:sz="0" w:space="0" w:color="auto"/>
      </w:divBdr>
    </w:div>
    <w:div w:id="20791942">
      <w:marLeft w:val="0"/>
      <w:marRight w:val="0"/>
      <w:marTop w:val="0"/>
      <w:marBottom w:val="0"/>
      <w:divBdr>
        <w:top w:val="none" w:sz="0" w:space="0" w:color="auto"/>
        <w:left w:val="none" w:sz="0" w:space="0" w:color="auto"/>
        <w:bottom w:val="none" w:sz="0" w:space="0" w:color="auto"/>
        <w:right w:val="none" w:sz="0" w:space="0" w:color="auto"/>
      </w:divBdr>
    </w:div>
    <w:div w:id="20858602">
      <w:marLeft w:val="0"/>
      <w:marRight w:val="0"/>
      <w:marTop w:val="0"/>
      <w:marBottom w:val="0"/>
      <w:divBdr>
        <w:top w:val="none" w:sz="0" w:space="0" w:color="auto"/>
        <w:left w:val="none" w:sz="0" w:space="0" w:color="auto"/>
        <w:bottom w:val="none" w:sz="0" w:space="0" w:color="auto"/>
        <w:right w:val="none" w:sz="0" w:space="0" w:color="auto"/>
      </w:divBdr>
    </w:div>
    <w:div w:id="20983990">
      <w:marLeft w:val="0"/>
      <w:marRight w:val="0"/>
      <w:marTop w:val="0"/>
      <w:marBottom w:val="0"/>
      <w:divBdr>
        <w:top w:val="none" w:sz="0" w:space="0" w:color="auto"/>
        <w:left w:val="none" w:sz="0" w:space="0" w:color="auto"/>
        <w:bottom w:val="none" w:sz="0" w:space="0" w:color="auto"/>
        <w:right w:val="none" w:sz="0" w:space="0" w:color="auto"/>
      </w:divBdr>
    </w:div>
    <w:div w:id="21058218">
      <w:marLeft w:val="0"/>
      <w:marRight w:val="0"/>
      <w:marTop w:val="0"/>
      <w:marBottom w:val="0"/>
      <w:divBdr>
        <w:top w:val="none" w:sz="0" w:space="0" w:color="auto"/>
        <w:left w:val="none" w:sz="0" w:space="0" w:color="auto"/>
        <w:bottom w:val="none" w:sz="0" w:space="0" w:color="auto"/>
        <w:right w:val="none" w:sz="0" w:space="0" w:color="auto"/>
      </w:divBdr>
    </w:div>
    <w:div w:id="21059258">
      <w:marLeft w:val="0"/>
      <w:marRight w:val="0"/>
      <w:marTop w:val="0"/>
      <w:marBottom w:val="0"/>
      <w:divBdr>
        <w:top w:val="none" w:sz="0" w:space="0" w:color="auto"/>
        <w:left w:val="none" w:sz="0" w:space="0" w:color="auto"/>
        <w:bottom w:val="none" w:sz="0" w:space="0" w:color="auto"/>
        <w:right w:val="none" w:sz="0" w:space="0" w:color="auto"/>
      </w:divBdr>
    </w:div>
    <w:div w:id="21172988">
      <w:marLeft w:val="0"/>
      <w:marRight w:val="0"/>
      <w:marTop w:val="0"/>
      <w:marBottom w:val="0"/>
      <w:divBdr>
        <w:top w:val="none" w:sz="0" w:space="0" w:color="auto"/>
        <w:left w:val="none" w:sz="0" w:space="0" w:color="auto"/>
        <w:bottom w:val="none" w:sz="0" w:space="0" w:color="auto"/>
        <w:right w:val="none" w:sz="0" w:space="0" w:color="auto"/>
      </w:divBdr>
    </w:div>
    <w:div w:id="21253834">
      <w:marLeft w:val="0"/>
      <w:marRight w:val="0"/>
      <w:marTop w:val="0"/>
      <w:marBottom w:val="0"/>
      <w:divBdr>
        <w:top w:val="none" w:sz="0" w:space="0" w:color="auto"/>
        <w:left w:val="none" w:sz="0" w:space="0" w:color="auto"/>
        <w:bottom w:val="none" w:sz="0" w:space="0" w:color="auto"/>
        <w:right w:val="none" w:sz="0" w:space="0" w:color="auto"/>
      </w:divBdr>
    </w:div>
    <w:div w:id="21441945">
      <w:marLeft w:val="0"/>
      <w:marRight w:val="0"/>
      <w:marTop w:val="0"/>
      <w:marBottom w:val="0"/>
      <w:divBdr>
        <w:top w:val="none" w:sz="0" w:space="0" w:color="auto"/>
        <w:left w:val="none" w:sz="0" w:space="0" w:color="auto"/>
        <w:bottom w:val="none" w:sz="0" w:space="0" w:color="auto"/>
        <w:right w:val="none" w:sz="0" w:space="0" w:color="auto"/>
      </w:divBdr>
    </w:div>
    <w:div w:id="21516507">
      <w:marLeft w:val="0"/>
      <w:marRight w:val="0"/>
      <w:marTop w:val="0"/>
      <w:marBottom w:val="0"/>
      <w:divBdr>
        <w:top w:val="none" w:sz="0" w:space="0" w:color="auto"/>
        <w:left w:val="none" w:sz="0" w:space="0" w:color="auto"/>
        <w:bottom w:val="none" w:sz="0" w:space="0" w:color="auto"/>
        <w:right w:val="none" w:sz="0" w:space="0" w:color="auto"/>
      </w:divBdr>
    </w:div>
    <w:div w:id="21519762">
      <w:marLeft w:val="0"/>
      <w:marRight w:val="0"/>
      <w:marTop w:val="0"/>
      <w:marBottom w:val="0"/>
      <w:divBdr>
        <w:top w:val="none" w:sz="0" w:space="0" w:color="auto"/>
        <w:left w:val="none" w:sz="0" w:space="0" w:color="auto"/>
        <w:bottom w:val="none" w:sz="0" w:space="0" w:color="auto"/>
        <w:right w:val="none" w:sz="0" w:space="0" w:color="auto"/>
      </w:divBdr>
    </w:div>
    <w:div w:id="21563624">
      <w:marLeft w:val="0"/>
      <w:marRight w:val="0"/>
      <w:marTop w:val="0"/>
      <w:marBottom w:val="0"/>
      <w:divBdr>
        <w:top w:val="none" w:sz="0" w:space="0" w:color="auto"/>
        <w:left w:val="none" w:sz="0" w:space="0" w:color="auto"/>
        <w:bottom w:val="none" w:sz="0" w:space="0" w:color="auto"/>
        <w:right w:val="none" w:sz="0" w:space="0" w:color="auto"/>
      </w:divBdr>
    </w:div>
    <w:div w:id="21589874">
      <w:marLeft w:val="0"/>
      <w:marRight w:val="0"/>
      <w:marTop w:val="0"/>
      <w:marBottom w:val="0"/>
      <w:divBdr>
        <w:top w:val="none" w:sz="0" w:space="0" w:color="auto"/>
        <w:left w:val="none" w:sz="0" w:space="0" w:color="auto"/>
        <w:bottom w:val="none" w:sz="0" w:space="0" w:color="auto"/>
        <w:right w:val="none" w:sz="0" w:space="0" w:color="auto"/>
      </w:divBdr>
    </w:div>
    <w:div w:id="21633724">
      <w:marLeft w:val="0"/>
      <w:marRight w:val="0"/>
      <w:marTop w:val="0"/>
      <w:marBottom w:val="0"/>
      <w:divBdr>
        <w:top w:val="none" w:sz="0" w:space="0" w:color="auto"/>
        <w:left w:val="none" w:sz="0" w:space="0" w:color="auto"/>
        <w:bottom w:val="none" w:sz="0" w:space="0" w:color="auto"/>
        <w:right w:val="none" w:sz="0" w:space="0" w:color="auto"/>
      </w:divBdr>
    </w:div>
    <w:div w:id="21636788">
      <w:marLeft w:val="0"/>
      <w:marRight w:val="0"/>
      <w:marTop w:val="0"/>
      <w:marBottom w:val="0"/>
      <w:divBdr>
        <w:top w:val="none" w:sz="0" w:space="0" w:color="auto"/>
        <w:left w:val="none" w:sz="0" w:space="0" w:color="auto"/>
        <w:bottom w:val="none" w:sz="0" w:space="0" w:color="auto"/>
        <w:right w:val="none" w:sz="0" w:space="0" w:color="auto"/>
      </w:divBdr>
    </w:div>
    <w:div w:id="21637880">
      <w:marLeft w:val="0"/>
      <w:marRight w:val="0"/>
      <w:marTop w:val="0"/>
      <w:marBottom w:val="0"/>
      <w:divBdr>
        <w:top w:val="none" w:sz="0" w:space="0" w:color="auto"/>
        <w:left w:val="none" w:sz="0" w:space="0" w:color="auto"/>
        <w:bottom w:val="none" w:sz="0" w:space="0" w:color="auto"/>
        <w:right w:val="none" w:sz="0" w:space="0" w:color="auto"/>
      </w:divBdr>
    </w:div>
    <w:div w:id="21638048">
      <w:marLeft w:val="0"/>
      <w:marRight w:val="0"/>
      <w:marTop w:val="0"/>
      <w:marBottom w:val="0"/>
      <w:divBdr>
        <w:top w:val="none" w:sz="0" w:space="0" w:color="auto"/>
        <w:left w:val="none" w:sz="0" w:space="0" w:color="auto"/>
        <w:bottom w:val="none" w:sz="0" w:space="0" w:color="auto"/>
        <w:right w:val="none" w:sz="0" w:space="0" w:color="auto"/>
      </w:divBdr>
    </w:div>
    <w:div w:id="21708658">
      <w:marLeft w:val="0"/>
      <w:marRight w:val="0"/>
      <w:marTop w:val="0"/>
      <w:marBottom w:val="0"/>
      <w:divBdr>
        <w:top w:val="none" w:sz="0" w:space="0" w:color="auto"/>
        <w:left w:val="none" w:sz="0" w:space="0" w:color="auto"/>
        <w:bottom w:val="none" w:sz="0" w:space="0" w:color="auto"/>
        <w:right w:val="none" w:sz="0" w:space="0" w:color="auto"/>
      </w:divBdr>
    </w:div>
    <w:div w:id="21708918">
      <w:marLeft w:val="0"/>
      <w:marRight w:val="0"/>
      <w:marTop w:val="0"/>
      <w:marBottom w:val="0"/>
      <w:divBdr>
        <w:top w:val="none" w:sz="0" w:space="0" w:color="auto"/>
        <w:left w:val="none" w:sz="0" w:space="0" w:color="auto"/>
        <w:bottom w:val="none" w:sz="0" w:space="0" w:color="auto"/>
        <w:right w:val="none" w:sz="0" w:space="0" w:color="auto"/>
      </w:divBdr>
    </w:div>
    <w:div w:id="21783266">
      <w:marLeft w:val="0"/>
      <w:marRight w:val="0"/>
      <w:marTop w:val="0"/>
      <w:marBottom w:val="0"/>
      <w:divBdr>
        <w:top w:val="none" w:sz="0" w:space="0" w:color="auto"/>
        <w:left w:val="none" w:sz="0" w:space="0" w:color="auto"/>
        <w:bottom w:val="none" w:sz="0" w:space="0" w:color="auto"/>
        <w:right w:val="none" w:sz="0" w:space="0" w:color="auto"/>
      </w:divBdr>
    </w:div>
    <w:div w:id="21789960">
      <w:marLeft w:val="0"/>
      <w:marRight w:val="0"/>
      <w:marTop w:val="0"/>
      <w:marBottom w:val="0"/>
      <w:divBdr>
        <w:top w:val="none" w:sz="0" w:space="0" w:color="auto"/>
        <w:left w:val="none" w:sz="0" w:space="0" w:color="auto"/>
        <w:bottom w:val="none" w:sz="0" w:space="0" w:color="auto"/>
        <w:right w:val="none" w:sz="0" w:space="0" w:color="auto"/>
      </w:divBdr>
    </w:div>
    <w:div w:id="21824788">
      <w:marLeft w:val="0"/>
      <w:marRight w:val="0"/>
      <w:marTop w:val="0"/>
      <w:marBottom w:val="0"/>
      <w:divBdr>
        <w:top w:val="none" w:sz="0" w:space="0" w:color="auto"/>
        <w:left w:val="none" w:sz="0" w:space="0" w:color="auto"/>
        <w:bottom w:val="none" w:sz="0" w:space="0" w:color="auto"/>
        <w:right w:val="none" w:sz="0" w:space="0" w:color="auto"/>
      </w:divBdr>
    </w:div>
    <w:div w:id="21827620">
      <w:marLeft w:val="0"/>
      <w:marRight w:val="0"/>
      <w:marTop w:val="0"/>
      <w:marBottom w:val="0"/>
      <w:divBdr>
        <w:top w:val="none" w:sz="0" w:space="0" w:color="auto"/>
        <w:left w:val="none" w:sz="0" w:space="0" w:color="auto"/>
        <w:bottom w:val="none" w:sz="0" w:space="0" w:color="auto"/>
        <w:right w:val="none" w:sz="0" w:space="0" w:color="auto"/>
      </w:divBdr>
    </w:div>
    <w:div w:id="21828054">
      <w:marLeft w:val="0"/>
      <w:marRight w:val="0"/>
      <w:marTop w:val="0"/>
      <w:marBottom w:val="0"/>
      <w:divBdr>
        <w:top w:val="none" w:sz="0" w:space="0" w:color="auto"/>
        <w:left w:val="none" w:sz="0" w:space="0" w:color="auto"/>
        <w:bottom w:val="none" w:sz="0" w:space="0" w:color="auto"/>
        <w:right w:val="none" w:sz="0" w:space="0" w:color="auto"/>
      </w:divBdr>
    </w:div>
    <w:div w:id="21907783">
      <w:marLeft w:val="0"/>
      <w:marRight w:val="0"/>
      <w:marTop w:val="0"/>
      <w:marBottom w:val="0"/>
      <w:divBdr>
        <w:top w:val="none" w:sz="0" w:space="0" w:color="auto"/>
        <w:left w:val="none" w:sz="0" w:space="0" w:color="auto"/>
        <w:bottom w:val="none" w:sz="0" w:space="0" w:color="auto"/>
        <w:right w:val="none" w:sz="0" w:space="0" w:color="auto"/>
      </w:divBdr>
    </w:div>
    <w:div w:id="22101085">
      <w:marLeft w:val="0"/>
      <w:marRight w:val="0"/>
      <w:marTop w:val="0"/>
      <w:marBottom w:val="0"/>
      <w:divBdr>
        <w:top w:val="none" w:sz="0" w:space="0" w:color="auto"/>
        <w:left w:val="none" w:sz="0" w:space="0" w:color="auto"/>
        <w:bottom w:val="none" w:sz="0" w:space="0" w:color="auto"/>
        <w:right w:val="none" w:sz="0" w:space="0" w:color="auto"/>
      </w:divBdr>
    </w:div>
    <w:div w:id="22102347">
      <w:marLeft w:val="0"/>
      <w:marRight w:val="0"/>
      <w:marTop w:val="0"/>
      <w:marBottom w:val="0"/>
      <w:divBdr>
        <w:top w:val="none" w:sz="0" w:space="0" w:color="auto"/>
        <w:left w:val="none" w:sz="0" w:space="0" w:color="auto"/>
        <w:bottom w:val="none" w:sz="0" w:space="0" w:color="auto"/>
        <w:right w:val="none" w:sz="0" w:space="0" w:color="auto"/>
      </w:divBdr>
    </w:div>
    <w:div w:id="22287463">
      <w:marLeft w:val="0"/>
      <w:marRight w:val="0"/>
      <w:marTop w:val="0"/>
      <w:marBottom w:val="0"/>
      <w:divBdr>
        <w:top w:val="none" w:sz="0" w:space="0" w:color="auto"/>
        <w:left w:val="none" w:sz="0" w:space="0" w:color="auto"/>
        <w:bottom w:val="none" w:sz="0" w:space="0" w:color="auto"/>
        <w:right w:val="none" w:sz="0" w:space="0" w:color="auto"/>
      </w:divBdr>
    </w:div>
    <w:div w:id="22295128">
      <w:marLeft w:val="0"/>
      <w:marRight w:val="0"/>
      <w:marTop w:val="0"/>
      <w:marBottom w:val="0"/>
      <w:divBdr>
        <w:top w:val="none" w:sz="0" w:space="0" w:color="auto"/>
        <w:left w:val="none" w:sz="0" w:space="0" w:color="auto"/>
        <w:bottom w:val="none" w:sz="0" w:space="0" w:color="auto"/>
        <w:right w:val="none" w:sz="0" w:space="0" w:color="auto"/>
      </w:divBdr>
    </w:div>
    <w:div w:id="22439507">
      <w:marLeft w:val="0"/>
      <w:marRight w:val="0"/>
      <w:marTop w:val="0"/>
      <w:marBottom w:val="0"/>
      <w:divBdr>
        <w:top w:val="none" w:sz="0" w:space="0" w:color="auto"/>
        <w:left w:val="none" w:sz="0" w:space="0" w:color="auto"/>
        <w:bottom w:val="none" w:sz="0" w:space="0" w:color="auto"/>
        <w:right w:val="none" w:sz="0" w:space="0" w:color="auto"/>
      </w:divBdr>
    </w:div>
    <w:div w:id="22678404">
      <w:marLeft w:val="0"/>
      <w:marRight w:val="0"/>
      <w:marTop w:val="0"/>
      <w:marBottom w:val="0"/>
      <w:divBdr>
        <w:top w:val="none" w:sz="0" w:space="0" w:color="auto"/>
        <w:left w:val="none" w:sz="0" w:space="0" w:color="auto"/>
        <w:bottom w:val="none" w:sz="0" w:space="0" w:color="auto"/>
        <w:right w:val="none" w:sz="0" w:space="0" w:color="auto"/>
      </w:divBdr>
    </w:div>
    <w:div w:id="22749407">
      <w:marLeft w:val="0"/>
      <w:marRight w:val="0"/>
      <w:marTop w:val="0"/>
      <w:marBottom w:val="0"/>
      <w:divBdr>
        <w:top w:val="none" w:sz="0" w:space="0" w:color="auto"/>
        <w:left w:val="none" w:sz="0" w:space="0" w:color="auto"/>
        <w:bottom w:val="none" w:sz="0" w:space="0" w:color="auto"/>
        <w:right w:val="none" w:sz="0" w:space="0" w:color="auto"/>
      </w:divBdr>
    </w:div>
    <w:div w:id="22824801">
      <w:marLeft w:val="0"/>
      <w:marRight w:val="0"/>
      <w:marTop w:val="0"/>
      <w:marBottom w:val="0"/>
      <w:divBdr>
        <w:top w:val="none" w:sz="0" w:space="0" w:color="auto"/>
        <w:left w:val="none" w:sz="0" w:space="0" w:color="auto"/>
        <w:bottom w:val="none" w:sz="0" w:space="0" w:color="auto"/>
        <w:right w:val="none" w:sz="0" w:space="0" w:color="auto"/>
      </w:divBdr>
    </w:div>
    <w:div w:id="22827620">
      <w:marLeft w:val="0"/>
      <w:marRight w:val="0"/>
      <w:marTop w:val="0"/>
      <w:marBottom w:val="0"/>
      <w:divBdr>
        <w:top w:val="none" w:sz="0" w:space="0" w:color="auto"/>
        <w:left w:val="none" w:sz="0" w:space="0" w:color="auto"/>
        <w:bottom w:val="none" w:sz="0" w:space="0" w:color="auto"/>
        <w:right w:val="none" w:sz="0" w:space="0" w:color="auto"/>
      </w:divBdr>
    </w:div>
    <w:div w:id="22946966">
      <w:marLeft w:val="0"/>
      <w:marRight w:val="0"/>
      <w:marTop w:val="0"/>
      <w:marBottom w:val="0"/>
      <w:divBdr>
        <w:top w:val="none" w:sz="0" w:space="0" w:color="auto"/>
        <w:left w:val="none" w:sz="0" w:space="0" w:color="auto"/>
        <w:bottom w:val="none" w:sz="0" w:space="0" w:color="auto"/>
        <w:right w:val="none" w:sz="0" w:space="0" w:color="auto"/>
      </w:divBdr>
    </w:div>
    <w:div w:id="22948034">
      <w:marLeft w:val="0"/>
      <w:marRight w:val="0"/>
      <w:marTop w:val="0"/>
      <w:marBottom w:val="0"/>
      <w:divBdr>
        <w:top w:val="none" w:sz="0" w:space="0" w:color="auto"/>
        <w:left w:val="none" w:sz="0" w:space="0" w:color="auto"/>
        <w:bottom w:val="none" w:sz="0" w:space="0" w:color="auto"/>
        <w:right w:val="none" w:sz="0" w:space="0" w:color="auto"/>
      </w:divBdr>
    </w:div>
    <w:div w:id="23069099">
      <w:marLeft w:val="0"/>
      <w:marRight w:val="0"/>
      <w:marTop w:val="0"/>
      <w:marBottom w:val="0"/>
      <w:divBdr>
        <w:top w:val="none" w:sz="0" w:space="0" w:color="auto"/>
        <w:left w:val="none" w:sz="0" w:space="0" w:color="auto"/>
        <w:bottom w:val="none" w:sz="0" w:space="0" w:color="auto"/>
        <w:right w:val="none" w:sz="0" w:space="0" w:color="auto"/>
      </w:divBdr>
    </w:div>
    <w:div w:id="23097752">
      <w:marLeft w:val="0"/>
      <w:marRight w:val="0"/>
      <w:marTop w:val="0"/>
      <w:marBottom w:val="0"/>
      <w:divBdr>
        <w:top w:val="none" w:sz="0" w:space="0" w:color="auto"/>
        <w:left w:val="none" w:sz="0" w:space="0" w:color="auto"/>
        <w:bottom w:val="none" w:sz="0" w:space="0" w:color="auto"/>
        <w:right w:val="none" w:sz="0" w:space="0" w:color="auto"/>
      </w:divBdr>
    </w:div>
    <w:div w:id="23099241">
      <w:marLeft w:val="0"/>
      <w:marRight w:val="0"/>
      <w:marTop w:val="0"/>
      <w:marBottom w:val="0"/>
      <w:divBdr>
        <w:top w:val="none" w:sz="0" w:space="0" w:color="auto"/>
        <w:left w:val="none" w:sz="0" w:space="0" w:color="auto"/>
        <w:bottom w:val="none" w:sz="0" w:space="0" w:color="auto"/>
        <w:right w:val="none" w:sz="0" w:space="0" w:color="auto"/>
      </w:divBdr>
    </w:div>
    <w:div w:id="23135180">
      <w:marLeft w:val="0"/>
      <w:marRight w:val="0"/>
      <w:marTop w:val="0"/>
      <w:marBottom w:val="0"/>
      <w:divBdr>
        <w:top w:val="none" w:sz="0" w:space="0" w:color="auto"/>
        <w:left w:val="none" w:sz="0" w:space="0" w:color="auto"/>
        <w:bottom w:val="none" w:sz="0" w:space="0" w:color="auto"/>
        <w:right w:val="none" w:sz="0" w:space="0" w:color="auto"/>
      </w:divBdr>
    </w:div>
    <w:div w:id="23143940">
      <w:marLeft w:val="0"/>
      <w:marRight w:val="0"/>
      <w:marTop w:val="0"/>
      <w:marBottom w:val="0"/>
      <w:divBdr>
        <w:top w:val="none" w:sz="0" w:space="0" w:color="auto"/>
        <w:left w:val="none" w:sz="0" w:space="0" w:color="auto"/>
        <w:bottom w:val="none" w:sz="0" w:space="0" w:color="auto"/>
        <w:right w:val="none" w:sz="0" w:space="0" w:color="auto"/>
      </w:divBdr>
    </w:div>
    <w:div w:id="23216627">
      <w:marLeft w:val="0"/>
      <w:marRight w:val="0"/>
      <w:marTop w:val="0"/>
      <w:marBottom w:val="0"/>
      <w:divBdr>
        <w:top w:val="none" w:sz="0" w:space="0" w:color="auto"/>
        <w:left w:val="none" w:sz="0" w:space="0" w:color="auto"/>
        <w:bottom w:val="none" w:sz="0" w:space="0" w:color="auto"/>
        <w:right w:val="none" w:sz="0" w:space="0" w:color="auto"/>
      </w:divBdr>
    </w:div>
    <w:div w:id="23288195">
      <w:marLeft w:val="0"/>
      <w:marRight w:val="0"/>
      <w:marTop w:val="0"/>
      <w:marBottom w:val="0"/>
      <w:divBdr>
        <w:top w:val="none" w:sz="0" w:space="0" w:color="auto"/>
        <w:left w:val="none" w:sz="0" w:space="0" w:color="auto"/>
        <w:bottom w:val="none" w:sz="0" w:space="0" w:color="auto"/>
        <w:right w:val="none" w:sz="0" w:space="0" w:color="auto"/>
      </w:divBdr>
    </w:div>
    <w:div w:id="23403674">
      <w:marLeft w:val="0"/>
      <w:marRight w:val="0"/>
      <w:marTop w:val="0"/>
      <w:marBottom w:val="0"/>
      <w:divBdr>
        <w:top w:val="none" w:sz="0" w:space="0" w:color="auto"/>
        <w:left w:val="none" w:sz="0" w:space="0" w:color="auto"/>
        <w:bottom w:val="none" w:sz="0" w:space="0" w:color="auto"/>
        <w:right w:val="none" w:sz="0" w:space="0" w:color="auto"/>
      </w:divBdr>
    </w:div>
    <w:div w:id="23479797">
      <w:marLeft w:val="0"/>
      <w:marRight w:val="0"/>
      <w:marTop w:val="0"/>
      <w:marBottom w:val="0"/>
      <w:divBdr>
        <w:top w:val="none" w:sz="0" w:space="0" w:color="auto"/>
        <w:left w:val="none" w:sz="0" w:space="0" w:color="auto"/>
        <w:bottom w:val="none" w:sz="0" w:space="0" w:color="auto"/>
        <w:right w:val="none" w:sz="0" w:space="0" w:color="auto"/>
      </w:divBdr>
    </w:div>
    <w:div w:id="23558507">
      <w:marLeft w:val="0"/>
      <w:marRight w:val="0"/>
      <w:marTop w:val="0"/>
      <w:marBottom w:val="0"/>
      <w:divBdr>
        <w:top w:val="none" w:sz="0" w:space="0" w:color="auto"/>
        <w:left w:val="none" w:sz="0" w:space="0" w:color="auto"/>
        <w:bottom w:val="none" w:sz="0" w:space="0" w:color="auto"/>
        <w:right w:val="none" w:sz="0" w:space="0" w:color="auto"/>
      </w:divBdr>
    </w:div>
    <w:div w:id="23602374">
      <w:marLeft w:val="0"/>
      <w:marRight w:val="0"/>
      <w:marTop w:val="0"/>
      <w:marBottom w:val="0"/>
      <w:divBdr>
        <w:top w:val="none" w:sz="0" w:space="0" w:color="auto"/>
        <w:left w:val="none" w:sz="0" w:space="0" w:color="auto"/>
        <w:bottom w:val="none" w:sz="0" w:space="0" w:color="auto"/>
        <w:right w:val="none" w:sz="0" w:space="0" w:color="auto"/>
      </w:divBdr>
    </w:div>
    <w:div w:id="23944272">
      <w:marLeft w:val="0"/>
      <w:marRight w:val="0"/>
      <w:marTop w:val="0"/>
      <w:marBottom w:val="0"/>
      <w:divBdr>
        <w:top w:val="none" w:sz="0" w:space="0" w:color="auto"/>
        <w:left w:val="none" w:sz="0" w:space="0" w:color="auto"/>
        <w:bottom w:val="none" w:sz="0" w:space="0" w:color="auto"/>
        <w:right w:val="none" w:sz="0" w:space="0" w:color="auto"/>
      </w:divBdr>
    </w:div>
    <w:div w:id="23944579">
      <w:marLeft w:val="0"/>
      <w:marRight w:val="0"/>
      <w:marTop w:val="0"/>
      <w:marBottom w:val="0"/>
      <w:divBdr>
        <w:top w:val="none" w:sz="0" w:space="0" w:color="auto"/>
        <w:left w:val="none" w:sz="0" w:space="0" w:color="auto"/>
        <w:bottom w:val="none" w:sz="0" w:space="0" w:color="auto"/>
        <w:right w:val="none" w:sz="0" w:space="0" w:color="auto"/>
      </w:divBdr>
    </w:div>
    <w:div w:id="23945875">
      <w:marLeft w:val="0"/>
      <w:marRight w:val="0"/>
      <w:marTop w:val="0"/>
      <w:marBottom w:val="0"/>
      <w:divBdr>
        <w:top w:val="none" w:sz="0" w:space="0" w:color="auto"/>
        <w:left w:val="none" w:sz="0" w:space="0" w:color="auto"/>
        <w:bottom w:val="none" w:sz="0" w:space="0" w:color="auto"/>
        <w:right w:val="none" w:sz="0" w:space="0" w:color="auto"/>
      </w:divBdr>
    </w:div>
    <w:div w:id="23947266">
      <w:bodyDiv w:val="1"/>
      <w:marLeft w:val="0"/>
      <w:marRight w:val="0"/>
      <w:marTop w:val="0"/>
      <w:marBottom w:val="0"/>
      <w:divBdr>
        <w:top w:val="none" w:sz="0" w:space="0" w:color="auto"/>
        <w:left w:val="none" w:sz="0" w:space="0" w:color="auto"/>
        <w:bottom w:val="none" w:sz="0" w:space="0" w:color="auto"/>
        <w:right w:val="none" w:sz="0" w:space="0" w:color="auto"/>
      </w:divBdr>
    </w:div>
    <w:div w:id="24067498">
      <w:marLeft w:val="0"/>
      <w:marRight w:val="0"/>
      <w:marTop w:val="0"/>
      <w:marBottom w:val="0"/>
      <w:divBdr>
        <w:top w:val="none" w:sz="0" w:space="0" w:color="auto"/>
        <w:left w:val="none" w:sz="0" w:space="0" w:color="auto"/>
        <w:bottom w:val="none" w:sz="0" w:space="0" w:color="auto"/>
        <w:right w:val="none" w:sz="0" w:space="0" w:color="auto"/>
      </w:divBdr>
    </w:div>
    <w:div w:id="24135072">
      <w:marLeft w:val="0"/>
      <w:marRight w:val="0"/>
      <w:marTop w:val="0"/>
      <w:marBottom w:val="0"/>
      <w:divBdr>
        <w:top w:val="none" w:sz="0" w:space="0" w:color="auto"/>
        <w:left w:val="none" w:sz="0" w:space="0" w:color="auto"/>
        <w:bottom w:val="none" w:sz="0" w:space="0" w:color="auto"/>
        <w:right w:val="none" w:sz="0" w:space="0" w:color="auto"/>
      </w:divBdr>
    </w:div>
    <w:div w:id="24448545">
      <w:marLeft w:val="0"/>
      <w:marRight w:val="0"/>
      <w:marTop w:val="0"/>
      <w:marBottom w:val="0"/>
      <w:divBdr>
        <w:top w:val="none" w:sz="0" w:space="0" w:color="auto"/>
        <w:left w:val="none" w:sz="0" w:space="0" w:color="auto"/>
        <w:bottom w:val="none" w:sz="0" w:space="0" w:color="auto"/>
        <w:right w:val="none" w:sz="0" w:space="0" w:color="auto"/>
      </w:divBdr>
    </w:div>
    <w:div w:id="24451195">
      <w:marLeft w:val="0"/>
      <w:marRight w:val="0"/>
      <w:marTop w:val="0"/>
      <w:marBottom w:val="0"/>
      <w:divBdr>
        <w:top w:val="none" w:sz="0" w:space="0" w:color="auto"/>
        <w:left w:val="none" w:sz="0" w:space="0" w:color="auto"/>
        <w:bottom w:val="none" w:sz="0" w:space="0" w:color="auto"/>
        <w:right w:val="none" w:sz="0" w:space="0" w:color="auto"/>
      </w:divBdr>
    </w:div>
    <w:div w:id="24599004">
      <w:marLeft w:val="0"/>
      <w:marRight w:val="0"/>
      <w:marTop w:val="0"/>
      <w:marBottom w:val="0"/>
      <w:divBdr>
        <w:top w:val="none" w:sz="0" w:space="0" w:color="auto"/>
        <w:left w:val="none" w:sz="0" w:space="0" w:color="auto"/>
        <w:bottom w:val="none" w:sz="0" w:space="0" w:color="auto"/>
        <w:right w:val="none" w:sz="0" w:space="0" w:color="auto"/>
      </w:divBdr>
    </w:div>
    <w:div w:id="24642443">
      <w:marLeft w:val="0"/>
      <w:marRight w:val="0"/>
      <w:marTop w:val="0"/>
      <w:marBottom w:val="0"/>
      <w:divBdr>
        <w:top w:val="none" w:sz="0" w:space="0" w:color="auto"/>
        <w:left w:val="none" w:sz="0" w:space="0" w:color="auto"/>
        <w:bottom w:val="none" w:sz="0" w:space="0" w:color="auto"/>
        <w:right w:val="none" w:sz="0" w:space="0" w:color="auto"/>
      </w:divBdr>
    </w:div>
    <w:div w:id="24643989">
      <w:marLeft w:val="0"/>
      <w:marRight w:val="0"/>
      <w:marTop w:val="0"/>
      <w:marBottom w:val="0"/>
      <w:divBdr>
        <w:top w:val="none" w:sz="0" w:space="0" w:color="auto"/>
        <w:left w:val="none" w:sz="0" w:space="0" w:color="auto"/>
        <w:bottom w:val="none" w:sz="0" w:space="0" w:color="auto"/>
        <w:right w:val="none" w:sz="0" w:space="0" w:color="auto"/>
      </w:divBdr>
    </w:div>
    <w:div w:id="24795559">
      <w:marLeft w:val="0"/>
      <w:marRight w:val="0"/>
      <w:marTop w:val="0"/>
      <w:marBottom w:val="0"/>
      <w:divBdr>
        <w:top w:val="none" w:sz="0" w:space="0" w:color="auto"/>
        <w:left w:val="none" w:sz="0" w:space="0" w:color="auto"/>
        <w:bottom w:val="none" w:sz="0" w:space="0" w:color="auto"/>
        <w:right w:val="none" w:sz="0" w:space="0" w:color="auto"/>
      </w:divBdr>
    </w:div>
    <w:div w:id="24912888">
      <w:marLeft w:val="0"/>
      <w:marRight w:val="0"/>
      <w:marTop w:val="0"/>
      <w:marBottom w:val="0"/>
      <w:divBdr>
        <w:top w:val="none" w:sz="0" w:space="0" w:color="auto"/>
        <w:left w:val="none" w:sz="0" w:space="0" w:color="auto"/>
        <w:bottom w:val="none" w:sz="0" w:space="0" w:color="auto"/>
        <w:right w:val="none" w:sz="0" w:space="0" w:color="auto"/>
      </w:divBdr>
    </w:div>
    <w:div w:id="24987050">
      <w:marLeft w:val="0"/>
      <w:marRight w:val="0"/>
      <w:marTop w:val="0"/>
      <w:marBottom w:val="0"/>
      <w:divBdr>
        <w:top w:val="none" w:sz="0" w:space="0" w:color="auto"/>
        <w:left w:val="none" w:sz="0" w:space="0" w:color="auto"/>
        <w:bottom w:val="none" w:sz="0" w:space="0" w:color="auto"/>
        <w:right w:val="none" w:sz="0" w:space="0" w:color="auto"/>
      </w:divBdr>
    </w:div>
    <w:div w:id="25058579">
      <w:marLeft w:val="0"/>
      <w:marRight w:val="0"/>
      <w:marTop w:val="0"/>
      <w:marBottom w:val="0"/>
      <w:divBdr>
        <w:top w:val="none" w:sz="0" w:space="0" w:color="auto"/>
        <w:left w:val="none" w:sz="0" w:space="0" w:color="auto"/>
        <w:bottom w:val="none" w:sz="0" w:space="0" w:color="auto"/>
        <w:right w:val="none" w:sz="0" w:space="0" w:color="auto"/>
      </w:divBdr>
    </w:div>
    <w:div w:id="25182603">
      <w:marLeft w:val="0"/>
      <w:marRight w:val="0"/>
      <w:marTop w:val="0"/>
      <w:marBottom w:val="0"/>
      <w:divBdr>
        <w:top w:val="none" w:sz="0" w:space="0" w:color="auto"/>
        <w:left w:val="none" w:sz="0" w:space="0" w:color="auto"/>
        <w:bottom w:val="none" w:sz="0" w:space="0" w:color="auto"/>
        <w:right w:val="none" w:sz="0" w:space="0" w:color="auto"/>
      </w:divBdr>
    </w:div>
    <w:div w:id="25328337">
      <w:marLeft w:val="0"/>
      <w:marRight w:val="0"/>
      <w:marTop w:val="0"/>
      <w:marBottom w:val="0"/>
      <w:divBdr>
        <w:top w:val="none" w:sz="0" w:space="0" w:color="auto"/>
        <w:left w:val="none" w:sz="0" w:space="0" w:color="auto"/>
        <w:bottom w:val="none" w:sz="0" w:space="0" w:color="auto"/>
        <w:right w:val="none" w:sz="0" w:space="0" w:color="auto"/>
      </w:divBdr>
    </w:div>
    <w:div w:id="25328852">
      <w:marLeft w:val="0"/>
      <w:marRight w:val="0"/>
      <w:marTop w:val="0"/>
      <w:marBottom w:val="0"/>
      <w:divBdr>
        <w:top w:val="none" w:sz="0" w:space="0" w:color="auto"/>
        <w:left w:val="none" w:sz="0" w:space="0" w:color="auto"/>
        <w:bottom w:val="none" w:sz="0" w:space="0" w:color="auto"/>
        <w:right w:val="none" w:sz="0" w:space="0" w:color="auto"/>
      </w:divBdr>
    </w:div>
    <w:div w:id="25454116">
      <w:marLeft w:val="0"/>
      <w:marRight w:val="0"/>
      <w:marTop w:val="0"/>
      <w:marBottom w:val="0"/>
      <w:divBdr>
        <w:top w:val="none" w:sz="0" w:space="0" w:color="auto"/>
        <w:left w:val="none" w:sz="0" w:space="0" w:color="auto"/>
        <w:bottom w:val="none" w:sz="0" w:space="0" w:color="auto"/>
        <w:right w:val="none" w:sz="0" w:space="0" w:color="auto"/>
      </w:divBdr>
    </w:div>
    <w:div w:id="25567558">
      <w:marLeft w:val="0"/>
      <w:marRight w:val="0"/>
      <w:marTop w:val="0"/>
      <w:marBottom w:val="0"/>
      <w:divBdr>
        <w:top w:val="none" w:sz="0" w:space="0" w:color="auto"/>
        <w:left w:val="none" w:sz="0" w:space="0" w:color="auto"/>
        <w:bottom w:val="none" w:sz="0" w:space="0" w:color="auto"/>
        <w:right w:val="none" w:sz="0" w:space="0" w:color="auto"/>
      </w:divBdr>
    </w:div>
    <w:div w:id="25757107">
      <w:marLeft w:val="0"/>
      <w:marRight w:val="0"/>
      <w:marTop w:val="0"/>
      <w:marBottom w:val="0"/>
      <w:divBdr>
        <w:top w:val="none" w:sz="0" w:space="0" w:color="auto"/>
        <w:left w:val="none" w:sz="0" w:space="0" w:color="auto"/>
        <w:bottom w:val="none" w:sz="0" w:space="0" w:color="auto"/>
        <w:right w:val="none" w:sz="0" w:space="0" w:color="auto"/>
      </w:divBdr>
    </w:div>
    <w:div w:id="25757119">
      <w:marLeft w:val="0"/>
      <w:marRight w:val="0"/>
      <w:marTop w:val="0"/>
      <w:marBottom w:val="0"/>
      <w:divBdr>
        <w:top w:val="none" w:sz="0" w:space="0" w:color="auto"/>
        <w:left w:val="none" w:sz="0" w:space="0" w:color="auto"/>
        <w:bottom w:val="none" w:sz="0" w:space="0" w:color="auto"/>
        <w:right w:val="none" w:sz="0" w:space="0" w:color="auto"/>
      </w:divBdr>
    </w:div>
    <w:div w:id="25757246">
      <w:marLeft w:val="0"/>
      <w:marRight w:val="0"/>
      <w:marTop w:val="0"/>
      <w:marBottom w:val="0"/>
      <w:divBdr>
        <w:top w:val="none" w:sz="0" w:space="0" w:color="auto"/>
        <w:left w:val="none" w:sz="0" w:space="0" w:color="auto"/>
        <w:bottom w:val="none" w:sz="0" w:space="0" w:color="auto"/>
        <w:right w:val="none" w:sz="0" w:space="0" w:color="auto"/>
      </w:divBdr>
    </w:div>
    <w:div w:id="25759358">
      <w:marLeft w:val="0"/>
      <w:marRight w:val="0"/>
      <w:marTop w:val="0"/>
      <w:marBottom w:val="0"/>
      <w:divBdr>
        <w:top w:val="none" w:sz="0" w:space="0" w:color="auto"/>
        <w:left w:val="none" w:sz="0" w:space="0" w:color="auto"/>
        <w:bottom w:val="none" w:sz="0" w:space="0" w:color="auto"/>
        <w:right w:val="none" w:sz="0" w:space="0" w:color="auto"/>
      </w:divBdr>
    </w:div>
    <w:div w:id="25764618">
      <w:marLeft w:val="0"/>
      <w:marRight w:val="0"/>
      <w:marTop w:val="0"/>
      <w:marBottom w:val="0"/>
      <w:divBdr>
        <w:top w:val="none" w:sz="0" w:space="0" w:color="auto"/>
        <w:left w:val="none" w:sz="0" w:space="0" w:color="auto"/>
        <w:bottom w:val="none" w:sz="0" w:space="0" w:color="auto"/>
        <w:right w:val="none" w:sz="0" w:space="0" w:color="auto"/>
      </w:divBdr>
    </w:div>
    <w:div w:id="25764862">
      <w:marLeft w:val="0"/>
      <w:marRight w:val="0"/>
      <w:marTop w:val="0"/>
      <w:marBottom w:val="0"/>
      <w:divBdr>
        <w:top w:val="none" w:sz="0" w:space="0" w:color="auto"/>
        <w:left w:val="none" w:sz="0" w:space="0" w:color="auto"/>
        <w:bottom w:val="none" w:sz="0" w:space="0" w:color="auto"/>
        <w:right w:val="none" w:sz="0" w:space="0" w:color="auto"/>
      </w:divBdr>
    </w:div>
    <w:div w:id="25909083">
      <w:marLeft w:val="0"/>
      <w:marRight w:val="0"/>
      <w:marTop w:val="0"/>
      <w:marBottom w:val="0"/>
      <w:divBdr>
        <w:top w:val="none" w:sz="0" w:space="0" w:color="auto"/>
        <w:left w:val="none" w:sz="0" w:space="0" w:color="auto"/>
        <w:bottom w:val="none" w:sz="0" w:space="0" w:color="auto"/>
        <w:right w:val="none" w:sz="0" w:space="0" w:color="auto"/>
      </w:divBdr>
    </w:div>
    <w:div w:id="25956553">
      <w:marLeft w:val="0"/>
      <w:marRight w:val="0"/>
      <w:marTop w:val="0"/>
      <w:marBottom w:val="0"/>
      <w:divBdr>
        <w:top w:val="none" w:sz="0" w:space="0" w:color="auto"/>
        <w:left w:val="none" w:sz="0" w:space="0" w:color="auto"/>
        <w:bottom w:val="none" w:sz="0" w:space="0" w:color="auto"/>
        <w:right w:val="none" w:sz="0" w:space="0" w:color="auto"/>
      </w:divBdr>
    </w:div>
    <w:div w:id="26030967">
      <w:marLeft w:val="0"/>
      <w:marRight w:val="0"/>
      <w:marTop w:val="0"/>
      <w:marBottom w:val="0"/>
      <w:divBdr>
        <w:top w:val="none" w:sz="0" w:space="0" w:color="auto"/>
        <w:left w:val="none" w:sz="0" w:space="0" w:color="auto"/>
        <w:bottom w:val="none" w:sz="0" w:space="0" w:color="auto"/>
        <w:right w:val="none" w:sz="0" w:space="0" w:color="auto"/>
      </w:divBdr>
    </w:div>
    <w:div w:id="26225549">
      <w:marLeft w:val="0"/>
      <w:marRight w:val="0"/>
      <w:marTop w:val="0"/>
      <w:marBottom w:val="0"/>
      <w:divBdr>
        <w:top w:val="none" w:sz="0" w:space="0" w:color="auto"/>
        <w:left w:val="none" w:sz="0" w:space="0" w:color="auto"/>
        <w:bottom w:val="none" w:sz="0" w:space="0" w:color="auto"/>
        <w:right w:val="none" w:sz="0" w:space="0" w:color="auto"/>
      </w:divBdr>
    </w:div>
    <w:div w:id="26301638">
      <w:marLeft w:val="0"/>
      <w:marRight w:val="0"/>
      <w:marTop w:val="0"/>
      <w:marBottom w:val="0"/>
      <w:divBdr>
        <w:top w:val="none" w:sz="0" w:space="0" w:color="auto"/>
        <w:left w:val="none" w:sz="0" w:space="0" w:color="auto"/>
        <w:bottom w:val="none" w:sz="0" w:space="0" w:color="auto"/>
        <w:right w:val="none" w:sz="0" w:space="0" w:color="auto"/>
      </w:divBdr>
    </w:div>
    <w:div w:id="26368761">
      <w:marLeft w:val="0"/>
      <w:marRight w:val="0"/>
      <w:marTop w:val="0"/>
      <w:marBottom w:val="0"/>
      <w:divBdr>
        <w:top w:val="none" w:sz="0" w:space="0" w:color="auto"/>
        <w:left w:val="none" w:sz="0" w:space="0" w:color="auto"/>
        <w:bottom w:val="none" w:sz="0" w:space="0" w:color="auto"/>
        <w:right w:val="none" w:sz="0" w:space="0" w:color="auto"/>
      </w:divBdr>
    </w:div>
    <w:div w:id="26414707">
      <w:marLeft w:val="0"/>
      <w:marRight w:val="0"/>
      <w:marTop w:val="0"/>
      <w:marBottom w:val="0"/>
      <w:divBdr>
        <w:top w:val="none" w:sz="0" w:space="0" w:color="auto"/>
        <w:left w:val="none" w:sz="0" w:space="0" w:color="auto"/>
        <w:bottom w:val="none" w:sz="0" w:space="0" w:color="auto"/>
        <w:right w:val="none" w:sz="0" w:space="0" w:color="auto"/>
      </w:divBdr>
    </w:div>
    <w:div w:id="26419823">
      <w:marLeft w:val="0"/>
      <w:marRight w:val="0"/>
      <w:marTop w:val="0"/>
      <w:marBottom w:val="0"/>
      <w:divBdr>
        <w:top w:val="none" w:sz="0" w:space="0" w:color="auto"/>
        <w:left w:val="none" w:sz="0" w:space="0" w:color="auto"/>
        <w:bottom w:val="none" w:sz="0" w:space="0" w:color="auto"/>
        <w:right w:val="none" w:sz="0" w:space="0" w:color="auto"/>
      </w:divBdr>
    </w:div>
    <w:div w:id="26492512">
      <w:marLeft w:val="0"/>
      <w:marRight w:val="0"/>
      <w:marTop w:val="0"/>
      <w:marBottom w:val="0"/>
      <w:divBdr>
        <w:top w:val="none" w:sz="0" w:space="0" w:color="auto"/>
        <w:left w:val="none" w:sz="0" w:space="0" w:color="auto"/>
        <w:bottom w:val="none" w:sz="0" w:space="0" w:color="auto"/>
        <w:right w:val="none" w:sz="0" w:space="0" w:color="auto"/>
      </w:divBdr>
    </w:div>
    <w:div w:id="26639248">
      <w:marLeft w:val="0"/>
      <w:marRight w:val="0"/>
      <w:marTop w:val="0"/>
      <w:marBottom w:val="0"/>
      <w:divBdr>
        <w:top w:val="none" w:sz="0" w:space="0" w:color="auto"/>
        <w:left w:val="none" w:sz="0" w:space="0" w:color="auto"/>
        <w:bottom w:val="none" w:sz="0" w:space="0" w:color="auto"/>
        <w:right w:val="none" w:sz="0" w:space="0" w:color="auto"/>
      </w:divBdr>
    </w:div>
    <w:div w:id="26764769">
      <w:marLeft w:val="0"/>
      <w:marRight w:val="0"/>
      <w:marTop w:val="0"/>
      <w:marBottom w:val="0"/>
      <w:divBdr>
        <w:top w:val="none" w:sz="0" w:space="0" w:color="auto"/>
        <w:left w:val="none" w:sz="0" w:space="0" w:color="auto"/>
        <w:bottom w:val="none" w:sz="0" w:space="0" w:color="auto"/>
        <w:right w:val="none" w:sz="0" w:space="0" w:color="auto"/>
      </w:divBdr>
    </w:div>
    <w:div w:id="26875499">
      <w:marLeft w:val="0"/>
      <w:marRight w:val="0"/>
      <w:marTop w:val="0"/>
      <w:marBottom w:val="0"/>
      <w:divBdr>
        <w:top w:val="none" w:sz="0" w:space="0" w:color="auto"/>
        <w:left w:val="none" w:sz="0" w:space="0" w:color="auto"/>
        <w:bottom w:val="none" w:sz="0" w:space="0" w:color="auto"/>
        <w:right w:val="none" w:sz="0" w:space="0" w:color="auto"/>
      </w:divBdr>
    </w:div>
    <w:div w:id="26955623">
      <w:marLeft w:val="0"/>
      <w:marRight w:val="0"/>
      <w:marTop w:val="0"/>
      <w:marBottom w:val="0"/>
      <w:divBdr>
        <w:top w:val="none" w:sz="0" w:space="0" w:color="auto"/>
        <w:left w:val="none" w:sz="0" w:space="0" w:color="auto"/>
        <w:bottom w:val="none" w:sz="0" w:space="0" w:color="auto"/>
        <w:right w:val="none" w:sz="0" w:space="0" w:color="auto"/>
      </w:divBdr>
    </w:div>
    <w:div w:id="26955969">
      <w:marLeft w:val="0"/>
      <w:marRight w:val="0"/>
      <w:marTop w:val="0"/>
      <w:marBottom w:val="0"/>
      <w:divBdr>
        <w:top w:val="none" w:sz="0" w:space="0" w:color="auto"/>
        <w:left w:val="none" w:sz="0" w:space="0" w:color="auto"/>
        <w:bottom w:val="none" w:sz="0" w:space="0" w:color="auto"/>
        <w:right w:val="none" w:sz="0" w:space="0" w:color="auto"/>
      </w:divBdr>
    </w:div>
    <w:div w:id="27028276">
      <w:marLeft w:val="0"/>
      <w:marRight w:val="0"/>
      <w:marTop w:val="0"/>
      <w:marBottom w:val="0"/>
      <w:divBdr>
        <w:top w:val="none" w:sz="0" w:space="0" w:color="auto"/>
        <w:left w:val="none" w:sz="0" w:space="0" w:color="auto"/>
        <w:bottom w:val="none" w:sz="0" w:space="0" w:color="auto"/>
        <w:right w:val="none" w:sz="0" w:space="0" w:color="auto"/>
      </w:divBdr>
    </w:div>
    <w:div w:id="27070784">
      <w:marLeft w:val="0"/>
      <w:marRight w:val="0"/>
      <w:marTop w:val="0"/>
      <w:marBottom w:val="0"/>
      <w:divBdr>
        <w:top w:val="none" w:sz="0" w:space="0" w:color="auto"/>
        <w:left w:val="none" w:sz="0" w:space="0" w:color="auto"/>
        <w:bottom w:val="none" w:sz="0" w:space="0" w:color="auto"/>
        <w:right w:val="none" w:sz="0" w:space="0" w:color="auto"/>
      </w:divBdr>
    </w:div>
    <w:div w:id="27074261">
      <w:marLeft w:val="0"/>
      <w:marRight w:val="0"/>
      <w:marTop w:val="0"/>
      <w:marBottom w:val="0"/>
      <w:divBdr>
        <w:top w:val="none" w:sz="0" w:space="0" w:color="auto"/>
        <w:left w:val="none" w:sz="0" w:space="0" w:color="auto"/>
        <w:bottom w:val="none" w:sz="0" w:space="0" w:color="auto"/>
        <w:right w:val="none" w:sz="0" w:space="0" w:color="auto"/>
      </w:divBdr>
    </w:div>
    <w:div w:id="27145464">
      <w:marLeft w:val="0"/>
      <w:marRight w:val="0"/>
      <w:marTop w:val="0"/>
      <w:marBottom w:val="0"/>
      <w:divBdr>
        <w:top w:val="none" w:sz="0" w:space="0" w:color="auto"/>
        <w:left w:val="none" w:sz="0" w:space="0" w:color="auto"/>
        <w:bottom w:val="none" w:sz="0" w:space="0" w:color="auto"/>
        <w:right w:val="none" w:sz="0" w:space="0" w:color="auto"/>
      </w:divBdr>
    </w:div>
    <w:div w:id="27222240">
      <w:marLeft w:val="0"/>
      <w:marRight w:val="0"/>
      <w:marTop w:val="0"/>
      <w:marBottom w:val="0"/>
      <w:divBdr>
        <w:top w:val="none" w:sz="0" w:space="0" w:color="auto"/>
        <w:left w:val="none" w:sz="0" w:space="0" w:color="auto"/>
        <w:bottom w:val="none" w:sz="0" w:space="0" w:color="auto"/>
        <w:right w:val="none" w:sz="0" w:space="0" w:color="auto"/>
      </w:divBdr>
    </w:div>
    <w:div w:id="27226264">
      <w:marLeft w:val="0"/>
      <w:marRight w:val="0"/>
      <w:marTop w:val="0"/>
      <w:marBottom w:val="0"/>
      <w:divBdr>
        <w:top w:val="none" w:sz="0" w:space="0" w:color="auto"/>
        <w:left w:val="none" w:sz="0" w:space="0" w:color="auto"/>
        <w:bottom w:val="none" w:sz="0" w:space="0" w:color="auto"/>
        <w:right w:val="none" w:sz="0" w:space="0" w:color="auto"/>
      </w:divBdr>
    </w:div>
    <w:div w:id="27459660">
      <w:marLeft w:val="0"/>
      <w:marRight w:val="0"/>
      <w:marTop w:val="0"/>
      <w:marBottom w:val="0"/>
      <w:divBdr>
        <w:top w:val="none" w:sz="0" w:space="0" w:color="auto"/>
        <w:left w:val="none" w:sz="0" w:space="0" w:color="auto"/>
        <w:bottom w:val="none" w:sz="0" w:space="0" w:color="auto"/>
        <w:right w:val="none" w:sz="0" w:space="0" w:color="auto"/>
      </w:divBdr>
    </w:div>
    <w:div w:id="27531739">
      <w:marLeft w:val="0"/>
      <w:marRight w:val="0"/>
      <w:marTop w:val="0"/>
      <w:marBottom w:val="0"/>
      <w:divBdr>
        <w:top w:val="none" w:sz="0" w:space="0" w:color="auto"/>
        <w:left w:val="none" w:sz="0" w:space="0" w:color="auto"/>
        <w:bottom w:val="none" w:sz="0" w:space="0" w:color="auto"/>
        <w:right w:val="none" w:sz="0" w:space="0" w:color="auto"/>
      </w:divBdr>
    </w:div>
    <w:div w:id="27680923">
      <w:marLeft w:val="0"/>
      <w:marRight w:val="0"/>
      <w:marTop w:val="0"/>
      <w:marBottom w:val="0"/>
      <w:divBdr>
        <w:top w:val="none" w:sz="0" w:space="0" w:color="auto"/>
        <w:left w:val="none" w:sz="0" w:space="0" w:color="auto"/>
        <w:bottom w:val="none" w:sz="0" w:space="0" w:color="auto"/>
        <w:right w:val="none" w:sz="0" w:space="0" w:color="auto"/>
      </w:divBdr>
    </w:div>
    <w:div w:id="27683368">
      <w:marLeft w:val="0"/>
      <w:marRight w:val="0"/>
      <w:marTop w:val="0"/>
      <w:marBottom w:val="0"/>
      <w:divBdr>
        <w:top w:val="none" w:sz="0" w:space="0" w:color="auto"/>
        <w:left w:val="none" w:sz="0" w:space="0" w:color="auto"/>
        <w:bottom w:val="none" w:sz="0" w:space="0" w:color="auto"/>
        <w:right w:val="none" w:sz="0" w:space="0" w:color="auto"/>
      </w:divBdr>
    </w:div>
    <w:div w:id="27724222">
      <w:marLeft w:val="0"/>
      <w:marRight w:val="0"/>
      <w:marTop w:val="0"/>
      <w:marBottom w:val="0"/>
      <w:divBdr>
        <w:top w:val="none" w:sz="0" w:space="0" w:color="auto"/>
        <w:left w:val="none" w:sz="0" w:space="0" w:color="auto"/>
        <w:bottom w:val="none" w:sz="0" w:space="0" w:color="auto"/>
        <w:right w:val="none" w:sz="0" w:space="0" w:color="auto"/>
      </w:divBdr>
    </w:div>
    <w:div w:id="27728622">
      <w:marLeft w:val="0"/>
      <w:marRight w:val="0"/>
      <w:marTop w:val="0"/>
      <w:marBottom w:val="0"/>
      <w:divBdr>
        <w:top w:val="none" w:sz="0" w:space="0" w:color="auto"/>
        <w:left w:val="none" w:sz="0" w:space="0" w:color="auto"/>
        <w:bottom w:val="none" w:sz="0" w:space="0" w:color="auto"/>
        <w:right w:val="none" w:sz="0" w:space="0" w:color="auto"/>
      </w:divBdr>
    </w:div>
    <w:div w:id="27729278">
      <w:marLeft w:val="0"/>
      <w:marRight w:val="0"/>
      <w:marTop w:val="0"/>
      <w:marBottom w:val="0"/>
      <w:divBdr>
        <w:top w:val="none" w:sz="0" w:space="0" w:color="auto"/>
        <w:left w:val="none" w:sz="0" w:space="0" w:color="auto"/>
        <w:bottom w:val="none" w:sz="0" w:space="0" w:color="auto"/>
        <w:right w:val="none" w:sz="0" w:space="0" w:color="auto"/>
      </w:divBdr>
    </w:div>
    <w:div w:id="27804564">
      <w:marLeft w:val="0"/>
      <w:marRight w:val="0"/>
      <w:marTop w:val="0"/>
      <w:marBottom w:val="0"/>
      <w:divBdr>
        <w:top w:val="none" w:sz="0" w:space="0" w:color="auto"/>
        <w:left w:val="none" w:sz="0" w:space="0" w:color="auto"/>
        <w:bottom w:val="none" w:sz="0" w:space="0" w:color="auto"/>
        <w:right w:val="none" w:sz="0" w:space="0" w:color="auto"/>
      </w:divBdr>
    </w:div>
    <w:div w:id="27918444">
      <w:marLeft w:val="0"/>
      <w:marRight w:val="0"/>
      <w:marTop w:val="0"/>
      <w:marBottom w:val="0"/>
      <w:divBdr>
        <w:top w:val="none" w:sz="0" w:space="0" w:color="auto"/>
        <w:left w:val="none" w:sz="0" w:space="0" w:color="auto"/>
        <w:bottom w:val="none" w:sz="0" w:space="0" w:color="auto"/>
        <w:right w:val="none" w:sz="0" w:space="0" w:color="auto"/>
      </w:divBdr>
    </w:div>
    <w:div w:id="27919540">
      <w:marLeft w:val="0"/>
      <w:marRight w:val="0"/>
      <w:marTop w:val="0"/>
      <w:marBottom w:val="0"/>
      <w:divBdr>
        <w:top w:val="none" w:sz="0" w:space="0" w:color="auto"/>
        <w:left w:val="none" w:sz="0" w:space="0" w:color="auto"/>
        <w:bottom w:val="none" w:sz="0" w:space="0" w:color="auto"/>
        <w:right w:val="none" w:sz="0" w:space="0" w:color="auto"/>
      </w:divBdr>
    </w:div>
    <w:div w:id="27950915">
      <w:marLeft w:val="0"/>
      <w:marRight w:val="0"/>
      <w:marTop w:val="0"/>
      <w:marBottom w:val="0"/>
      <w:divBdr>
        <w:top w:val="none" w:sz="0" w:space="0" w:color="auto"/>
        <w:left w:val="none" w:sz="0" w:space="0" w:color="auto"/>
        <w:bottom w:val="none" w:sz="0" w:space="0" w:color="auto"/>
        <w:right w:val="none" w:sz="0" w:space="0" w:color="auto"/>
      </w:divBdr>
    </w:div>
    <w:div w:id="27995340">
      <w:marLeft w:val="0"/>
      <w:marRight w:val="0"/>
      <w:marTop w:val="0"/>
      <w:marBottom w:val="0"/>
      <w:divBdr>
        <w:top w:val="none" w:sz="0" w:space="0" w:color="auto"/>
        <w:left w:val="none" w:sz="0" w:space="0" w:color="auto"/>
        <w:bottom w:val="none" w:sz="0" w:space="0" w:color="auto"/>
        <w:right w:val="none" w:sz="0" w:space="0" w:color="auto"/>
      </w:divBdr>
    </w:div>
    <w:div w:id="28072634">
      <w:marLeft w:val="0"/>
      <w:marRight w:val="0"/>
      <w:marTop w:val="0"/>
      <w:marBottom w:val="0"/>
      <w:divBdr>
        <w:top w:val="none" w:sz="0" w:space="0" w:color="auto"/>
        <w:left w:val="none" w:sz="0" w:space="0" w:color="auto"/>
        <w:bottom w:val="none" w:sz="0" w:space="0" w:color="auto"/>
        <w:right w:val="none" w:sz="0" w:space="0" w:color="auto"/>
      </w:divBdr>
    </w:div>
    <w:div w:id="28115658">
      <w:marLeft w:val="0"/>
      <w:marRight w:val="0"/>
      <w:marTop w:val="0"/>
      <w:marBottom w:val="0"/>
      <w:divBdr>
        <w:top w:val="none" w:sz="0" w:space="0" w:color="auto"/>
        <w:left w:val="none" w:sz="0" w:space="0" w:color="auto"/>
        <w:bottom w:val="none" w:sz="0" w:space="0" w:color="auto"/>
        <w:right w:val="none" w:sz="0" w:space="0" w:color="auto"/>
      </w:divBdr>
    </w:div>
    <w:div w:id="28117743">
      <w:marLeft w:val="0"/>
      <w:marRight w:val="0"/>
      <w:marTop w:val="0"/>
      <w:marBottom w:val="0"/>
      <w:divBdr>
        <w:top w:val="none" w:sz="0" w:space="0" w:color="auto"/>
        <w:left w:val="none" w:sz="0" w:space="0" w:color="auto"/>
        <w:bottom w:val="none" w:sz="0" w:space="0" w:color="auto"/>
        <w:right w:val="none" w:sz="0" w:space="0" w:color="auto"/>
      </w:divBdr>
    </w:div>
    <w:div w:id="28265356">
      <w:marLeft w:val="0"/>
      <w:marRight w:val="0"/>
      <w:marTop w:val="0"/>
      <w:marBottom w:val="0"/>
      <w:divBdr>
        <w:top w:val="none" w:sz="0" w:space="0" w:color="auto"/>
        <w:left w:val="none" w:sz="0" w:space="0" w:color="auto"/>
        <w:bottom w:val="none" w:sz="0" w:space="0" w:color="auto"/>
        <w:right w:val="none" w:sz="0" w:space="0" w:color="auto"/>
      </w:divBdr>
    </w:div>
    <w:div w:id="28266050">
      <w:marLeft w:val="480"/>
      <w:marRight w:val="0"/>
      <w:marTop w:val="0"/>
      <w:marBottom w:val="0"/>
      <w:divBdr>
        <w:top w:val="none" w:sz="0" w:space="0" w:color="auto"/>
        <w:left w:val="none" w:sz="0" w:space="0" w:color="auto"/>
        <w:bottom w:val="none" w:sz="0" w:space="0" w:color="auto"/>
        <w:right w:val="none" w:sz="0" w:space="0" w:color="auto"/>
      </w:divBdr>
    </w:div>
    <w:div w:id="28378224">
      <w:marLeft w:val="0"/>
      <w:marRight w:val="0"/>
      <w:marTop w:val="0"/>
      <w:marBottom w:val="0"/>
      <w:divBdr>
        <w:top w:val="none" w:sz="0" w:space="0" w:color="auto"/>
        <w:left w:val="none" w:sz="0" w:space="0" w:color="auto"/>
        <w:bottom w:val="none" w:sz="0" w:space="0" w:color="auto"/>
        <w:right w:val="none" w:sz="0" w:space="0" w:color="auto"/>
      </w:divBdr>
    </w:div>
    <w:div w:id="28455073">
      <w:marLeft w:val="0"/>
      <w:marRight w:val="0"/>
      <w:marTop w:val="0"/>
      <w:marBottom w:val="0"/>
      <w:divBdr>
        <w:top w:val="none" w:sz="0" w:space="0" w:color="auto"/>
        <w:left w:val="none" w:sz="0" w:space="0" w:color="auto"/>
        <w:bottom w:val="none" w:sz="0" w:space="0" w:color="auto"/>
        <w:right w:val="none" w:sz="0" w:space="0" w:color="auto"/>
      </w:divBdr>
    </w:div>
    <w:div w:id="28577103">
      <w:marLeft w:val="0"/>
      <w:marRight w:val="0"/>
      <w:marTop w:val="0"/>
      <w:marBottom w:val="0"/>
      <w:divBdr>
        <w:top w:val="none" w:sz="0" w:space="0" w:color="auto"/>
        <w:left w:val="none" w:sz="0" w:space="0" w:color="auto"/>
        <w:bottom w:val="none" w:sz="0" w:space="0" w:color="auto"/>
        <w:right w:val="none" w:sz="0" w:space="0" w:color="auto"/>
      </w:divBdr>
    </w:div>
    <w:div w:id="28649756">
      <w:marLeft w:val="0"/>
      <w:marRight w:val="0"/>
      <w:marTop w:val="0"/>
      <w:marBottom w:val="0"/>
      <w:divBdr>
        <w:top w:val="none" w:sz="0" w:space="0" w:color="auto"/>
        <w:left w:val="none" w:sz="0" w:space="0" w:color="auto"/>
        <w:bottom w:val="none" w:sz="0" w:space="0" w:color="auto"/>
        <w:right w:val="none" w:sz="0" w:space="0" w:color="auto"/>
      </w:divBdr>
    </w:div>
    <w:div w:id="28651141">
      <w:marLeft w:val="0"/>
      <w:marRight w:val="0"/>
      <w:marTop w:val="0"/>
      <w:marBottom w:val="0"/>
      <w:divBdr>
        <w:top w:val="none" w:sz="0" w:space="0" w:color="auto"/>
        <w:left w:val="none" w:sz="0" w:space="0" w:color="auto"/>
        <w:bottom w:val="none" w:sz="0" w:space="0" w:color="auto"/>
        <w:right w:val="none" w:sz="0" w:space="0" w:color="auto"/>
      </w:divBdr>
    </w:div>
    <w:div w:id="28651347">
      <w:marLeft w:val="0"/>
      <w:marRight w:val="0"/>
      <w:marTop w:val="0"/>
      <w:marBottom w:val="0"/>
      <w:divBdr>
        <w:top w:val="none" w:sz="0" w:space="0" w:color="auto"/>
        <w:left w:val="none" w:sz="0" w:space="0" w:color="auto"/>
        <w:bottom w:val="none" w:sz="0" w:space="0" w:color="auto"/>
        <w:right w:val="none" w:sz="0" w:space="0" w:color="auto"/>
      </w:divBdr>
    </w:div>
    <w:div w:id="28652476">
      <w:marLeft w:val="0"/>
      <w:marRight w:val="0"/>
      <w:marTop w:val="0"/>
      <w:marBottom w:val="0"/>
      <w:divBdr>
        <w:top w:val="none" w:sz="0" w:space="0" w:color="auto"/>
        <w:left w:val="none" w:sz="0" w:space="0" w:color="auto"/>
        <w:bottom w:val="none" w:sz="0" w:space="0" w:color="auto"/>
        <w:right w:val="none" w:sz="0" w:space="0" w:color="auto"/>
      </w:divBdr>
    </w:div>
    <w:div w:id="28839095">
      <w:marLeft w:val="0"/>
      <w:marRight w:val="0"/>
      <w:marTop w:val="0"/>
      <w:marBottom w:val="0"/>
      <w:divBdr>
        <w:top w:val="none" w:sz="0" w:space="0" w:color="auto"/>
        <w:left w:val="none" w:sz="0" w:space="0" w:color="auto"/>
        <w:bottom w:val="none" w:sz="0" w:space="0" w:color="auto"/>
        <w:right w:val="none" w:sz="0" w:space="0" w:color="auto"/>
      </w:divBdr>
    </w:div>
    <w:div w:id="28915126">
      <w:marLeft w:val="0"/>
      <w:marRight w:val="0"/>
      <w:marTop w:val="0"/>
      <w:marBottom w:val="0"/>
      <w:divBdr>
        <w:top w:val="none" w:sz="0" w:space="0" w:color="auto"/>
        <w:left w:val="none" w:sz="0" w:space="0" w:color="auto"/>
        <w:bottom w:val="none" w:sz="0" w:space="0" w:color="auto"/>
        <w:right w:val="none" w:sz="0" w:space="0" w:color="auto"/>
      </w:divBdr>
    </w:div>
    <w:div w:id="29035207">
      <w:marLeft w:val="0"/>
      <w:marRight w:val="0"/>
      <w:marTop w:val="0"/>
      <w:marBottom w:val="0"/>
      <w:divBdr>
        <w:top w:val="none" w:sz="0" w:space="0" w:color="auto"/>
        <w:left w:val="none" w:sz="0" w:space="0" w:color="auto"/>
        <w:bottom w:val="none" w:sz="0" w:space="0" w:color="auto"/>
        <w:right w:val="none" w:sz="0" w:space="0" w:color="auto"/>
      </w:divBdr>
    </w:div>
    <w:div w:id="29040388">
      <w:marLeft w:val="0"/>
      <w:marRight w:val="0"/>
      <w:marTop w:val="0"/>
      <w:marBottom w:val="0"/>
      <w:divBdr>
        <w:top w:val="none" w:sz="0" w:space="0" w:color="auto"/>
        <w:left w:val="none" w:sz="0" w:space="0" w:color="auto"/>
        <w:bottom w:val="none" w:sz="0" w:space="0" w:color="auto"/>
        <w:right w:val="none" w:sz="0" w:space="0" w:color="auto"/>
      </w:divBdr>
    </w:div>
    <w:div w:id="29190182">
      <w:marLeft w:val="0"/>
      <w:marRight w:val="0"/>
      <w:marTop w:val="0"/>
      <w:marBottom w:val="0"/>
      <w:divBdr>
        <w:top w:val="none" w:sz="0" w:space="0" w:color="auto"/>
        <w:left w:val="none" w:sz="0" w:space="0" w:color="auto"/>
        <w:bottom w:val="none" w:sz="0" w:space="0" w:color="auto"/>
        <w:right w:val="none" w:sz="0" w:space="0" w:color="auto"/>
      </w:divBdr>
    </w:div>
    <w:div w:id="29301285">
      <w:marLeft w:val="0"/>
      <w:marRight w:val="0"/>
      <w:marTop w:val="0"/>
      <w:marBottom w:val="0"/>
      <w:divBdr>
        <w:top w:val="none" w:sz="0" w:space="0" w:color="auto"/>
        <w:left w:val="none" w:sz="0" w:space="0" w:color="auto"/>
        <w:bottom w:val="none" w:sz="0" w:space="0" w:color="auto"/>
        <w:right w:val="none" w:sz="0" w:space="0" w:color="auto"/>
      </w:divBdr>
    </w:div>
    <w:div w:id="29303607">
      <w:bodyDiv w:val="1"/>
      <w:marLeft w:val="0"/>
      <w:marRight w:val="0"/>
      <w:marTop w:val="0"/>
      <w:marBottom w:val="0"/>
      <w:divBdr>
        <w:top w:val="none" w:sz="0" w:space="0" w:color="auto"/>
        <w:left w:val="none" w:sz="0" w:space="0" w:color="auto"/>
        <w:bottom w:val="none" w:sz="0" w:space="0" w:color="auto"/>
        <w:right w:val="none" w:sz="0" w:space="0" w:color="auto"/>
      </w:divBdr>
    </w:div>
    <w:div w:id="29308643">
      <w:marLeft w:val="0"/>
      <w:marRight w:val="0"/>
      <w:marTop w:val="0"/>
      <w:marBottom w:val="0"/>
      <w:divBdr>
        <w:top w:val="none" w:sz="0" w:space="0" w:color="auto"/>
        <w:left w:val="none" w:sz="0" w:space="0" w:color="auto"/>
        <w:bottom w:val="none" w:sz="0" w:space="0" w:color="auto"/>
        <w:right w:val="none" w:sz="0" w:space="0" w:color="auto"/>
      </w:divBdr>
    </w:div>
    <w:div w:id="29381913">
      <w:marLeft w:val="0"/>
      <w:marRight w:val="0"/>
      <w:marTop w:val="0"/>
      <w:marBottom w:val="0"/>
      <w:divBdr>
        <w:top w:val="none" w:sz="0" w:space="0" w:color="auto"/>
        <w:left w:val="none" w:sz="0" w:space="0" w:color="auto"/>
        <w:bottom w:val="none" w:sz="0" w:space="0" w:color="auto"/>
        <w:right w:val="none" w:sz="0" w:space="0" w:color="auto"/>
      </w:divBdr>
    </w:div>
    <w:div w:id="29382464">
      <w:marLeft w:val="0"/>
      <w:marRight w:val="0"/>
      <w:marTop w:val="0"/>
      <w:marBottom w:val="0"/>
      <w:divBdr>
        <w:top w:val="none" w:sz="0" w:space="0" w:color="auto"/>
        <w:left w:val="none" w:sz="0" w:space="0" w:color="auto"/>
        <w:bottom w:val="none" w:sz="0" w:space="0" w:color="auto"/>
        <w:right w:val="none" w:sz="0" w:space="0" w:color="auto"/>
      </w:divBdr>
    </w:div>
    <w:div w:id="29456165">
      <w:marLeft w:val="0"/>
      <w:marRight w:val="0"/>
      <w:marTop w:val="0"/>
      <w:marBottom w:val="0"/>
      <w:divBdr>
        <w:top w:val="none" w:sz="0" w:space="0" w:color="auto"/>
        <w:left w:val="none" w:sz="0" w:space="0" w:color="auto"/>
        <w:bottom w:val="none" w:sz="0" w:space="0" w:color="auto"/>
        <w:right w:val="none" w:sz="0" w:space="0" w:color="auto"/>
      </w:divBdr>
    </w:div>
    <w:div w:id="29648449">
      <w:marLeft w:val="0"/>
      <w:marRight w:val="0"/>
      <w:marTop w:val="0"/>
      <w:marBottom w:val="0"/>
      <w:divBdr>
        <w:top w:val="none" w:sz="0" w:space="0" w:color="auto"/>
        <w:left w:val="none" w:sz="0" w:space="0" w:color="auto"/>
        <w:bottom w:val="none" w:sz="0" w:space="0" w:color="auto"/>
        <w:right w:val="none" w:sz="0" w:space="0" w:color="auto"/>
      </w:divBdr>
    </w:div>
    <w:div w:id="29651943">
      <w:marLeft w:val="0"/>
      <w:marRight w:val="0"/>
      <w:marTop w:val="0"/>
      <w:marBottom w:val="0"/>
      <w:divBdr>
        <w:top w:val="none" w:sz="0" w:space="0" w:color="auto"/>
        <w:left w:val="none" w:sz="0" w:space="0" w:color="auto"/>
        <w:bottom w:val="none" w:sz="0" w:space="0" w:color="auto"/>
        <w:right w:val="none" w:sz="0" w:space="0" w:color="auto"/>
      </w:divBdr>
    </w:div>
    <w:div w:id="29690112">
      <w:marLeft w:val="0"/>
      <w:marRight w:val="0"/>
      <w:marTop w:val="0"/>
      <w:marBottom w:val="0"/>
      <w:divBdr>
        <w:top w:val="none" w:sz="0" w:space="0" w:color="auto"/>
        <w:left w:val="none" w:sz="0" w:space="0" w:color="auto"/>
        <w:bottom w:val="none" w:sz="0" w:space="0" w:color="auto"/>
        <w:right w:val="none" w:sz="0" w:space="0" w:color="auto"/>
      </w:divBdr>
    </w:div>
    <w:div w:id="29690978">
      <w:marLeft w:val="0"/>
      <w:marRight w:val="0"/>
      <w:marTop w:val="0"/>
      <w:marBottom w:val="0"/>
      <w:divBdr>
        <w:top w:val="none" w:sz="0" w:space="0" w:color="auto"/>
        <w:left w:val="none" w:sz="0" w:space="0" w:color="auto"/>
        <w:bottom w:val="none" w:sz="0" w:space="0" w:color="auto"/>
        <w:right w:val="none" w:sz="0" w:space="0" w:color="auto"/>
      </w:divBdr>
    </w:div>
    <w:div w:id="29766174">
      <w:marLeft w:val="0"/>
      <w:marRight w:val="0"/>
      <w:marTop w:val="0"/>
      <w:marBottom w:val="0"/>
      <w:divBdr>
        <w:top w:val="none" w:sz="0" w:space="0" w:color="auto"/>
        <w:left w:val="none" w:sz="0" w:space="0" w:color="auto"/>
        <w:bottom w:val="none" w:sz="0" w:space="0" w:color="auto"/>
        <w:right w:val="none" w:sz="0" w:space="0" w:color="auto"/>
      </w:divBdr>
    </w:div>
    <w:div w:id="29839918">
      <w:marLeft w:val="0"/>
      <w:marRight w:val="0"/>
      <w:marTop w:val="0"/>
      <w:marBottom w:val="0"/>
      <w:divBdr>
        <w:top w:val="none" w:sz="0" w:space="0" w:color="auto"/>
        <w:left w:val="none" w:sz="0" w:space="0" w:color="auto"/>
        <w:bottom w:val="none" w:sz="0" w:space="0" w:color="auto"/>
        <w:right w:val="none" w:sz="0" w:space="0" w:color="auto"/>
      </w:divBdr>
    </w:div>
    <w:div w:id="29962857">
      <w:marLeft w:val="0"/>
      <w:marRight w:val="0"/>
      <w:marTop w:val="0"/>
      <w:marBottom w:val="0"/>
      <w:divBdr>
        <w:top w:val="none" w:sz="0" w:space="0" w:color="auto"/>
        <w:left w:val="none" w:sz="0" w:space="0" w:color="auto"/>
        <w:bottom w:val="none" w:sz="0" w:space="0" w:color="auto"/>
        <w:right w:val="none" w:sz="0" w:space="0" w:color="auto"/>
      </w:divBdr>
    </w:div>
    <w:div w:id="29965553">
      <w:marLeft w:val="0"/>
      <w:marRight w:val="0"/>
      <w:marTop w:val="0"/>
      <w:marBottom w:val="0"/>
      <w:divBdr>
        <w:top w:val="none" w:sz="0" w:space="0" w:color="auto"/>
        <w:left w:val="none" w:sz="0" w:space="0" w:color="auto"/>
        <w:bottom w:val="none" w:sz="0" w:space="0" w:color="auto"/>
        <w:right w:val="none" w:sz="0" w:space="0" w:color="auto"/>
      </w:divBdr>
    </w:div>
    <w:div w:id="30229120">
      <w:marLeft w:val="0"/>
      <w:marRight w:val="0"/>
      <w:marTop w:val="0"/>
      <w:marBottom w:val="0"/>
      <w:divBdr>
        <w:top w:val="none" w:sz="0" w:space="0" w:color="auto"/>
        <w:left w:val="none" w:sz="0" w:space="0" w:color="auto"/>
        <w:bottom w:val="none" w:sz="0" w:space="0" w:color="auto"/>
        <w:right w:val="none" w:sz="0" w:space="0" w:color="auto"/>
      </w:divBdr>
    </w:div>
    <w:div w:id="30233598">
      <w:marLeft w:val="0"/>
      <w:marRight w:val="0"/>
      <w:marTop w:val="0"/>
      <w:marBottom w:val="0"/>
      <w:divBdr>
        <w:top w:val="none" w:sz="0" w:space="0" w:color="auto"/>
        <w:left w:val="none" w:sz="0" w:space="0" w:color="auto"/>
        <w:bottom w:val="none" w:sz="0" w:space="0" w:color="auto"/>
        <w:right w:val="none" w:sz="0" w:space="0" w:color="auto"/>
      </w:divBdr>
    </w:div>
    <w:div w:id="30233771">
      <w:marLeft w:val="0"/>
      <w:marRight w:val="0"/>
      <w:marTop w:val="0"/>
      <w:marBottom w:val="0"/>
      <w:divBdr>
        <w:top w:val="none" w:sz="0" w:space="0" w:color="auto"/>
        <w:left w:val="none" w:sz="0" w:space="0" w:color="auto"/>
        <w:bottom w:val="none" w:sz="0" w:space="0" w:color="auto"/>
        <w:right w:val="none" w:sz="0" w:space="0" w:color="auto"/>
      </w:divBdr>
    </w:div>
    <w:div w:id="30348003">
      <w:bodyDiv w:val="1"/>
      <w:marLeft w:val="0"/>
      <w:marRight w:val="0"/>
      <w:marTop w:val="0"/>
      <w:marBottom w:val="0"/>
      <w:divBdr>
        <w:top w:val="none" w:sz="0" w:space="0" w:color="auto"/>
        <w:left w:val="none" w:sz="0" w:space="0" w:color="auto"/>
        <w:bottom w:val="none" w:sz="0" w:space="0" w:color="auto"/>
        <w:right w:val="none" w:sz="0" w:space="0" w:color="auto"/>
      </w:divBdr>
    </w:div>
    <w:div w:id="30348874">
      <w:marLeft w:val="0"/>
      <w:marRight w:val="0"/>
      <w:marTop w:val="0"/>
      <w:marBottom w:val="0"/>
      <w:divBdr>
        <w:top w:val="none" w:sz="0" w:space="0" w:color="auto"/>
        <w:left w:val="none" w:sz="0" w:space="0" w:color="auto"/>
        <w:bottom w:val="none" w:sz="0" w:space="0" w:color="auto"/>
        <w:right w:val="none" w:sz="0" w:space="0" w:color="auto"/>
      </w:divBdr>
    </w:div>
    <w:div w:id="30422638">
      <w:marLeft w:val="0"/>
      <w:marRight w:val="0"/>
      <w:marTop w:val="0"/>
      <w:marBottom w:val="0"/>
      <w:divBdr>
        <w:top w:val="none" w:sz="0" w:space="0" w:color="auto"/>
        <w:left w:val="none" w:sz="0" w:space="0" w:color="auto"/>
        <w:bottom w:val="none" w:sz="0" w:space="0" w:color="auto"/>
        <w:right w:val="none" w:sz="0" w:space="0" w:color="auto"/>
      </w:divBdr>
    </w:div>
    <w:div w:id="30422840">
      <w:marLeft w:val="0"/>
      <w:marRight w:val="0"/>
      <w:marTop w:val="0"/>
      <w:marBottom w:val="0"/>
      <w:divBdr>
        <w:top w:val="none" w:sz="0" w:space="0" w:color="auto"/>
        <w:left w:val="none" w:sz="0" w:space="0" w:color="auto"/>
        <w:bottom w:val="none" w:sz="0" w:space="0" w:color="auto"/>
        <w:right w:val="none" w:sz="0" w:space="0" w:color="auto"/>
      </w:divBdr>
    </w:div>
    <w:div w:id="30423598">
      <w:marLeft w:val="0"/>
      <w:marRight w:val="0"/>
      <w:marTop w:val="0"/>
      <w:marBottom w:val="0"/>
      <w:divBdr>
        <w:top w:val="none" w:sz="0" w:space="0" w:color="auto"/>
        <w:left w:val="none" w:sz="0" w:space="0" w:color="auto"/>
        <w:bottom w:val="none" w:sz="0" w:space="0" w:color="auto"/>
        <w:right w:val="none" w:sz="0" w:space="0" w:color="auto"/>
      </w:divBdr>
    </w:div>
    <w:div w:id="30498989">
      <w:marLeft w:val="0"/>
      <w:marRight w:val="0"/>
      <w:marTop w:val="0"/>
      <w:marBottom w:val="0"/>
      <w:divBdr>
        <w:top w:val="none" w:sz="0" w:space="0" w:color="auto"/>
        <w:left w:val="none" w:sz="0" w:space="0" w:color="auto"/>
        <w:bottom w:val="none" w:sz="0" w:space="0" w:color="auto"/>
        <w:right w:val="none" w:sz="0" w:space="0" w:color="auto"/>
      </w:divBdr>
    </w:div>
    <w:div w:id="30619425">
      <w:marLeft w:val="0"/>
      <w:marRight w:val="0"/>
      <w:marTop w:val="0"/>
      <w:marBottom w:val="0"/>
      <w:divBdr>
        <w:top w:val="none" w:sz="0" w:space="0" w:color="auto"/>
        <w:left w:val="none" w:sz="0" w:space="0" w:color="auto"/>
        <w:bottom w:val="none" w:sz="0" w:space="0" w:color="auto"/>
        <w:right w:val="none" w:sz="0" w:space="0" w:color="auto"/>
      </w:divBdr>
    </w:div>
    <w:div w:id="30689616">
      <w:marLeft w:val="0"/>
      <w:marRight w:val="0"/>
      <w:marTop w:val="0"/>
      <w:marBottom w:val="0"/>
      <w:divBdr>
        <w:top w:val="none" w:sz="0" w:space="0" w:color="auto"/>
        <w:left w:val="none" w:sz="0" w:space="0" w:color="auto"/>
        <w:bottom w:val="none" w:sz="0" w:space="0" w:color="auto"/>
        <w:right w:val="none" w:sz="0" w:space="0" w:color="auto"/>
      </w:divBdr>
    </w:div>
    <w:div w:id="30768654">
      <w:marLeft w:val="0"/>
      <w:marRight w:val="0"/>
      <w:marTop w:val="0"/>
      <w:marBottom w:val="0"/>
      <w:divBdr>
        <w:top w:val="none" w:sz="0" w:space="0" w:color="auto"/>
        <w:left w:val="none" w:sz="0" w:space="0" w:color="auto"/>
        <w:bottom w:val="none" w:sz="0" w:space="0" w:color="auto"/>
        <w:right w:val="none" w:sz="0" w:space="0" w:color="auto"/>
      </w:divBdr>
    </w:div>
    <w:div w:id="30880864">
      <w:marLeft w:val="0"/>
      <w:marRight w:val="0"/>
      <w:marTop w:val="0"/>
      <w:marBottom w:val="0"/>
      <w:divBdr>
        <w:top w:val="none" w:sz="0" w:space="0" w:color="auto"/>
        <w:left w:val="none" w:sz="0" w:space="0" w:color="auto"/>
        <w:bottom w:val="none" w:sz="0" w:space="0" w:color="auto"/>
        <w:right w:val="none" w:sz="0" w:space="0" w:color="auto"/>
      </w:divBdr>
    </w:div>
    <w:div w:id="30957943">
      <w:marLeft w:val="0"/>
      <w:marRight w:val="0"/>
      <w:marTop w:val="0"/>
      <w:marBottom w:val="0"/>
      <w:divBdr>
        <w:top w:val="none" w:sz="0" w:space="0" w:color="auto"/>
        <w:left w:val="none" w:sz="0" w:space="0" w:color="auto"/>
        <w:bottom w:val="none" w:sz="0" w:space="0" w:color="auto"/>
        <w:right w:val="none" w:sz="0" w:space="0" w:color="auto"/>
      </w:divBdr>
    </w:div>
    <w:div w:id="31082024">
      <w:marLeft w:val="0"/>
      <w:marRight w:val="0"/>
      <w:marTop w:val="0"/>
      <w:marBottom w:val="0"/>
      <w:divBdr>
        <w:top w:val="none" w:sz="0" w:space="0" w:color="auto"/>
        <w:left w:val="none" w:sz="0" w:space="0" w:color="auto"/>
        <w:bottom w:val="none" w:sz="0" w:space="0" w:color="auto"/>
        <w:right w:val="none" w:sz="0" w:space="0" w:color="auto"/>
      </w:divBdr>
    </w:div>
    <w:div w:id="31274407">
      <w:marLeft w:val="0"/>
      <w:marRight w:val="0"/>
      <w:marTop w:val="0"/>
      <w:marBottom w:val="0"/>
      <w:divBdr>
        <w:top w:val="none" w:sz="0" w:space="0" w:color="auto"/>
        <w:left w:val="none" w:sz="0" w:space="0" w:color="auto"/>
        <w:bottom w:val="none" w:sz="0" w:space="0" w:color="auto"/>
        <w:right w:val="none" w:sz="0" w:space="0" w:color="auto"/>
      </w:divBdr>
    </w:div>
    <w:div w:id="31275618">
      <w:marLeft w:val="0"/>
      <w:marRight w:val="0"/>
      <w:marTop w:val="0"/>
      <w:marBottom w:val="0"/>
      <w:divBdr>
        <w:top w:val="none" w:sz="0" w:space="0" w:color="auto"/>
        <w:left w:val="none" w:sz="0" w:space="0" w:color="auto"/>
        <w:bottom w:val="none" w:sz="0" w:space="0" w:color="auto"/>
        <w:right w:val="none" w:sz="0" w:space="0" w:color="auto"/>
      </w:divBdr>
    </w:div>
    <w:div w:id="31344199">
      <w:marLeft w:val="0"/>
      <w:marRight w:val="0"/>
      <w:marTop w:val="0"/>
      <w:marBottom w:val="0"/>
      <w:divBdr>
        <w:top w:val="none" w:sz="0" w:space="0" w:color="auto"/>
        <w:left w:val="none" w:sz="0" w:space="0" w:color="auto"/>
        <w:bottom w:val="none" w:sz="0" w:space="0" w:color="auto"/>
        <w:right w:val="none" w:sz="0" w:space="0" w:color="auto"/>
      </w:divBdr>
    </w:div>
    <w:div w:id="31347376">
      <w:marLeft w:val="0"/>
      <w:marRight w:val="0"/>
      <w:marTop w:val="0"/>
      <w:marBottom w:val="0"/>
      <w:divBdr>
        <w:top w:val="none" w:sz="0" w:space="0" w:color="auto"/>
        <w:left w:val="none" w:sz="0" w:space="0" w:color="auto"/>
        <w:bottom w:val="none" w:sz="0" w:space="0" w:color="auto"/>
        <w:right w:val="none" w:sz="0" w:space="0" w:color="auto"/>
      </w:divBdr>
    </w:div>
    <w:div w:id="31348803">
      <w:marLeft w:val="0"/>
      <w:marRight w:val="0"/>
      <w:marTop w:val="0"/>
      <w:marBottom w:val="0"/>
      <w:divBdr>
        <w:top w:val="none" w:sz="0" w:space="0" w:color="auto"/>
        <w:left w:val="none" w:sz="0" w:space="0" w:color="auto"/>
        <w:bottom w:val="none" w:sz="0" w:space="0" w:color="auto"/>
        <w:right w:val="none" w:sz="0" w:space="0" w:color="auto"/>
      </w:divBdr>
    </w:div>
    <w:div w:id="31392516">
      <w:marLeft w:val="0"/>
      <w:marRight w:val="0"/>
      <w:marTop w:val="0"/>
      <w:marBottom w:val="0"/>
      <w:divBdr>
        <w:top w:val="none" w:sz="0" w:space="0" w:color="auto"/>
        <w:left w:val="none" w:sz="0" w:space="0" w:color="auto"/>
        <w:bottom w:val="none" w:sz="0" w:space="0" w:color="auto"/>
        <w:right w:val="none" w:sz="0" w:space="0" w:color="auto"/>
      </w:divBdr>
    </w:div>
    <w:div w:id="31460327">
      <w:marLeft w:val="0"/>
      <w:marRight w:val="0"/>
      <w:marTop w:val="0"/>
      <w:marBottom w:val="0"/>
      <w:divBdr>
        <w:top w:val="none" w:sz="0" w:space="0" w:color="auto"/>
        <w:left w:val="none" w:sz="0" w:space="0" w:color="auto"/>
        <w:bottom w:val="none" w:sz="0" w:space="0" w:color="auto"/>
        <w:right w:val="none" w:sz="0" w:space="0" w:color="auto"/>
      </w:divBdr>
    </w:div>
    <w:div w:id="31733921">
      <w:marLeft w:val="0"/>
      <w:marRight w:val="0"/>
      <w:marTop w:val="0"/>
      <w:marBottom w:val="0"/>
      <w:divBdr>
        <w:top w:val="none" w:sz="0" w:space="0" w:color="auto"/>
        <w:left w:val="none" w:sz="0" w:space="0" w:color="auto"/>
        <w:bottom w:val="none" w:sz="0" w:space="0" w:color="auto"/>
        <w:right w:val="none" w:sz="0" w:space="0" w:color="auto"/>
      </w:divBdr>
    </w:div>
    <w:div w:id="31803920">
      <w:marLeft w:val="0"/>
      <w:marRight w:val="0"/>
      <w:marTop w:val="0"/>
      <w:marBottom w:val="0"/>
      <w:divBdr>
        <w:top w:val="none" w:sz="0" w:space="0" w:color="auto"/>
        <w:left w:val="none" w:sz="0" w:space="0" w:color="auto"/>
        <w:bottom w:val="none" w:sz="0" w:space="0" w:color="auto"/>
        <w:right w:val="none" w:sz="0" w:space="0" w:color="auto"/>
      </w:divBdr>
    </w:div>
    <w:div w:id="31804671">
      <w:marLeft w:val="0"/>
      <w:marRight w:val="0"/>
      <w:marTop w:val="0"/>
      <w:marBottom w:val="0"/>
      <w:divBdr>
        <w:top w:val="none" w:sz="0" w:space="0" w:color="auto"/>
        <w:left w:val="none" w:sz="0" w:space="0" w:color="auto"/>
        <w:bottom w:val="none" w:sz="0" w:space="0" w:color="auto"/>
        <w:right w:val="none" w:sz="0" w:space="0" w:color="auto"/>
      </w:divBdr>
    </w:div>
    <w:div w:id="31807816">
      <w:marLeft w:val="0"/>
      <w:marRight w:val="0"/>
      <w:marTop w:val="0"/>
      <w:marBottom w:val="0"/>
      <w:divBdr>
        <w:top w:val="none" w:sz="0" w:space="0" w:color="auto"/>
        <w:left w:val="none" w:sz="0" w:space="0" w:color="auto"/>
        <w:bottom w:val="none" w:sz="0" w:space="0" w:color="auto"/>
        <w:right w:val="none" w:sz="0" w:space="0" w:color="auto"/>
      </w:divBdr>
    </w:div>
    <w:div w:id="32003637">
      <w:bodyDiv w:val="1"/>
      <w:marLeft w:val="0"/>
      <w:marRight w:val="0"/>
      <w:marTop w:val="0"/>
      <w:marBottom w:val="0"/>
      <w:divBdr>
        <w:top w:val="none" w:sz="0" w:space="0" w:color="auto"/>
        <w:left w:val="none" w:sz="0" w:space="0" w:color="auto"/>
        <w:bottom w:val="none" w:sz="0" w:space="0" w:color="auto"/>
        <w:right w:val="none" w:sz="0" w:space="0" w:color="auto"/>
      </w:divBdr>
    </w:div>
    <w:div w:id="32073584">
      <w:marLeft w:val="0"/>
      <w:marRight w:val="0"/>
      <w:marTop w:val="0"/>
      <w:marBottom w:val="0"/>
      <w:divBdr>
        <w:top w:val="none" w:sz="0" w:space="0" w:color="auto"/>
        <w:left w:val="none" w:sz="0" w:space="0" w:color="auto"/>
        <w:bottom w:val="none" w:sz="0" w:space="0" w:color="auto"/>
        <w:right w:val="none" w:sz="0" w:space="0" w:color="auto"/>
      </w:divBdr>
    </w:div>
    <w:div w:id="32117127">
      <w:marLeft w:val="0"/>
      <w:marRight w:val="0"/>
      <w:marTop w:val="0"/>
      <w:marBottom w:val="0"/>
      <w:divBdr>
        <w:top w:val="none" w:sz="0" w:space="0" w:color="auto"/>
        <w:left w:val="none" w:sz="0" w:space="0" w:color="auto"/>
        <w:bottom w:val="none" w:sz="0" w:space="0" w:color="auto"/>
        <w:right w:val="none" w:sz="0" w:space="0" w:color="auto"/>
      </w:divBdr>
    </w:div>
    <w:div w:id="32124291">
      <w:marLeft w:val="0"/>
      <w:marRight w:val="0"/>
      <w:marTop w:val="0"/>
      <w:marBottom w:val="0"/>
      <w:divBdr>
        <w:top w:val="none" w:sz="0" w:space="0" w:color="auto"/>
        <w:left w:val="none" w:sz="0" w:space="0" w:color="auto"/>
        <w:bottom w:val="none" w:sz="0" w:space="0" w:color="auto"/>
        <w:right w:val="none" w:sz="0" w:space="0" w:color="auto"/>
      </w:divBdr>
    </w:div>
    <w:div w:id="32508765">
      <w:marLeft w:val="0"/>
      <w:marRight w:val="0"/>
      <w:marTop w:val="0"/>
      <w:marBottom w:val="0"/>
      <w:divBdr>
        <w:top w:val="none" w:sz="0" w:space="0" w:color="auto"/>
        <w:left w:val="none" w:sz="0" w:space="0" w:color="auto"/>
        <w:bottom w:val="none" w:sz="0" w:space="0" w:color="auto"/>
        <w:right w:val="none" w:sz="0" w:space="0" w:color="auto"/>
      </w:divBdr>
    </w:div>
    <w:div w:id="32582164">
      <w:marLeft w:val="0"/>
      <w:marRight w:val="0"/>
      <w:marTop w:val="0"/>
      <w:marBottom w:val="0"/>
      <w:divBdr>
        <w:top w:val="none" w:sz="0" w:space="0" w:color="auto"/>
        <w:left w:val="none" w:sz="0" w:space="0" w:color="auto"/>
        <w:bottom w:val="none" w:sz="0" w:space="0" w:color="auto"/>
        <w:right w:val="none" w:sz="0" w:space="0" w:color="auto"/>
      </w:divBdr>
    </w:div>
    <w:div w:id="32733135">
      <w:marLeft w:val="0"/>
      <w:marRight w:val="0"/>
      <w:marTop w:val="0"/>
      <w:marBottom w:val="0"/>
      <w:divBdr>
        <w:top w:val="none" w:sz="0" w:space="0" w:color="auto"/>
        <w:left w:val="none" w:sz="0" w:space="0" w:color="auto"/>
        <w:bottom w:val="none" w:sz="0" w:space="0" w:color="auto"/>
        <w:right w:val="none" w:sz="0" w:space="0" w:color="auto"/>
      </w:divBdr>
    </w:div>
    <w:div w:id="32770922">
      <w:marLeft w:val="0"/>
      <w:marRight w:val="0"/>
      <w:marTop w:val="0"/>
      <w:marBottom w:val="0"/>
      <w:divBdr>
        <w:top w:val="none" w:sz="0" w:space="0" w:color="auto"/>
        <w:left w:val="none" w:sz="0" w:space="0" w:color="auto"/>
        <w:bottom w:val="none" w:sz="0" w:space="0" w:color="auto"/>
        <w:right w:val="none" w:sz="0" w:space="0" w:color="auto"/>
      </w:divBdr>
    </w:div>
    <w:div w:id="32846442">
      <w:marLeft w:val="0"/>
      <w:marRight w:val="0"/>
      <w:marTop w:val="0"/>
      <w:marBottom w:val="0"/>
      <w:divBdr>
        <w:top w:val="none" w:sz="0" w:space="0" w:color="auto"/>
        <w:left w:val="none" w:sz="0" w:space="0" w:color="auto"/>
        <w:bottom w:val="none" w:sz="0" w:space="0" w:color="auto"/>
        <w:right w:val="none" w:sz="0" w:space="0" w:color="auto"/>
      </w:divBdr>
    </w:div>
    <w:div w:id="32966362">
      <w:marLeft w:val="0"/>
      <w:marRight w:val="0"/>
      <w:marTop w:val="0"/>
      <w:marBottom w:val="0"/>
      <w:divBdr>
        <w:top w:val="none" w:sz="0" w:space="0" w:color="auto"/>
        <w:left w:val="none" w:sz="0" w:space="0" w:color="auto"/>
        <w:bottom w:val="none" w:sz="0" w:space="0" w:color="auto"/>
        <w:right w:val="none" w:sz="0" w:space="0" w:color="auto"/>
      </w:divBdr>
    </w:div>
    <w:div w:id="32997229">
      <w:marLeft w:val="0"/>
      <w:marRight w:val="0"/>
      <w:marTop w:val="0"/>
      <w:marBottom w:val="0"/>
      <w:divBdr>
        <w:top w:val="none" w:sz="0" w:space="0" w:color="auto"/>
        <w:left w:val="none" w:sz="0" w:space="0" w:color="auto"/>
        <w:bottom w:val="none" w:sz="0" w:space="0" w:color="auto"/>
        <w:right w:val="none" w:sz="0" w:space="0" w:color="auto"/>
      </w:divBdr>
    </w:div>
    <w:div w:id="33045711">
      <w:marLeft w:val="0"/>
      <w:marRight w:val="0"/>
      <w:marTop w:val="0"/>
      <w:marBottom w:val="0"/>
      <w:divBdr>
        <w:top w:val="none" w:sz="0" w:space="0" w:color="auto"/>
        <w:left w:val="none" w:sz="0" w:space="0" w:color="auto"/>
        <w:bottom w:val="none" w:sz="0" w:space="0" w:color="auto"/>
        <w:right w:val="none" w:sz="0" w:space="0" w:color="auto"/>
      </w:divBdr>
    </w:div>
    <w:div w:id="33166769">
      <w:marLeft w:val="0"/>
      <w:marRight w:val="0"/>
      <w:marTop w:val="0"/>
      <w:marBottom w:val="0"/>
      <w:divBdr>
        <w:top w:val="none" w:sz="0" w:space="0" w:color="auto"/>
        <w:left w:val="none" w:sz="0" w:space="0" w:color="auto"/>
        <w:bottom w:val="none" w:sz="0" w:space="0" w:color="auto"/>
        <w:right w:val="none" w:sz="0" w:space="0" w:color="auto"/>
      </w:divBdr>
    </w:div>
    <w:div w:id="33236871">
      <w:marLeft w:val="0"/>
      <w:marRight w:val="0"/>
      <w:marTop w:val="0"/>
      <w:marBottom w:val="0"/>
      <w:divBdr>
        <w:top w:val="none" w:sz="0" w:space="0" w:color="auto"/>
        <w:left w:val="none" w:sz="0" w:space="0" w:color="auto"/>
        <w:bottom w:val="none" w:sz="0" w:space="0" w:color="auto"/>
        <w:right w:val="none" w:sz="0" w:space="0" w:color="auto"/>
      </w:divBdr>
    </w:div>
    <w:div w:id="33313718">
      <w:marLeft w:val="0"/>
      <w:marRight w:val="0"/>
      <w:marTop w:val="0"/>
      <w:marBottom w:val="0"/>
      <w:divBdr>
        <w:top w:val="none" w:sz="0" w:space="0" w:color="auto"/>
        <w:left w:val="none" w:sz="0" w:space="0" w:color="auto"/>
        <w:bottom w:val="none" w:sz="0" w:space="0" w:color="auto"/>
        <w:right w:val="none" w:sz="0" w:space="0" w:color="auto"/>
      </w:divBdr>
    </w:div>
    <w:div w:id="33317026">
      <w:marLeft w:val="0"/>
      <w:marRight w:val="0"/>
      <w:marTop w:val="0"/>
      <w:marBottom w:val="0"/>
      <w:divBdr>
        <w:top w:val="none" w:sz="0" w:space="0" w:color="auto"/>
        <w:left w:val="none" w:sz="0" w:space="0" w:color="auto"/>
        <w:bottom w:val="none" w:sz="0" w:space="0" w:color="auto"/>
        <w:right w:val="none" w:sz="0" w:space="0" w:color="auto"/>
      </w:divBdr>
    </w:div>
    <w:div w:id="33582092">
      <w:marLeft w:val="0"/>
      <w:marRight w:val="0"/>
      <w:marTop w:val="0"/>
      <w:marBottom w:val="0"/>
      <w:divBdr>
        <w:top w:val="none" w:sz="0" w:space="0" w:color="auto"/>
        <w:left w:val="none" w:sz="0" w:space="0" w:color="auto"/>
        <w:bottom w:val="none" w:sz="0" w:space="0" w:color="auto"/>
        <w:right w:val="none" w:sz="0" w:space="0" w:color="auto"/>
      </w:divBdr>
    </w:div>
    <w:div w:id="33582371">
      <w:marLeft w:val="0"/>
      <w:marRight w:val="0"/>
      <w:marTop w:val="0"/>
      <w:marBottom w:val="0"/>
      <w:divBdr>
        <w:top w:val="none" w:sz="0" w:space="0" w:color="auto"/>
        <w:left w:val="none" w:sz="0" w:space="0" w:color="auto"/>
        <w:bottom w:val="none" w:sz="0" w:space="0" w:color="auto"/>
        <w:right w:val="none" w:sz="0" w:space="0" w:color="auto"/>
      </w:divBdr>
    </w:div>
    <w:div w:id="33699322">
      <w:marLeft w:val="0"/>
      <w:marRight w:val="0"/>
      <w:marTop w:val="0"/>
      <w:marBottom w:val="0"/>
      <w:divBdr>
        <w:top w:val="none" w:sz="0" w:space="0" w:color="auto"/>
        <w:left w:val="none" w:sz="0" w:space="0" w:color="auto"/>
        <w:bottom w:val="none" w:sz="0" w:space="0" w:color="auto"/>
        <w:right w:val="none" w:sz="0" w:space="0" w:color="auto"/>
      </w:divBdr>
    </w:div>
    <w:div w:id="33821215">
      <w:marLeft w:val="0"/>
      <w:marRight w:val="0"/>
      <w:marTop w:val="0"/>
      <w:marBottom w:val="0"/>
      <w:divBdr>
        <w:top w:val="none" w:sz="0" w:space="0" w:color="auto"/>
        <w:left w:val="none" w:sz="0" w:space="0" w:color="auto"/>
        <w:bottom w:val="none" w:sz="0" w:space="0" w:color="auto"/>
        <w:right w:val="none" w:sz="0" w:space="0" w:color="auto"/>
      </w:divBdr>
    </w:div>
    <w:div w:id="33888165">
      <w:marLeft w:val="0"/>
      <w:marRight w:val="0"/>
      <w:marTop w:val="0"/>
      <w:marBottom w:val="0"/>
      <w:divBdr>
        <w:top w:val="none" w:sz="0" w:space="0" w:color="auto"/>
        <w:left w:val="none" w:sz="0" w:space="0" w:color="auto"/>
        <w:bottom w:val="none" w:sz="0" w:space="0" w:color="auto"/>
        <w:right w:val="none" w:sz="0" w:space="0" w:color="auto"/>
      </w:divBdr>
    </w:div>
    <w:div w:id="33963548">
      <w:marLeft w:val="0"/>
      <w:marRight w:val="0"/>
      <w:marTop w:val="0"/>
      <w:marBottom w:val="0"/>
      <w:divBdr>
        <w:top w:val="none" w:sz="0" w:space="0" w:color="auto"/>
        <w:left w:val="none" w:sz="0" w:space="0" w:color="auto"/>
        <w:bottom w:val="none" w:sz="0" w:space="0" w:color="auto"/>
        <w:right w:val="none" w:sz="0" w:space="0" w:color="auto"/>
      </w:divBdr>
    </w:div>
    <w:div w:id="33968278">
      <w:marLeft w:val="0"/>
      <w:marRight w:val="0"/>
      <w:marTop w:val="0"/>
      <w:marBottom w:val="0"/>
      <w:divBdr>
        <w:top w:val="none" w:sz="0" w:space="0" w:color="auto"/>
        <w:left w:val="none" w:sz="0" w:space="0" w:color="auto"/>
        <w:bottom w:val="none" w:sz="0" w:space="0" w:color="auto"/>
        <w:right w:val="none" w:sz="0" w:space="0" w:color="auto"/>
      </w:divBdr>
    </w:div>
    <w:div w:id="33969020">
      <w:marLeft w:val="0"/>
      <w:marRight w:val="0"/>
      <w:marTop w:val="0"/>
      <w:marBottom w:val="0"/>
      <w:divBdr>
        <w:top w:val="none" w:sz="0" w:space="0" w:color="auto"/>
        <w:left w:val="none" w:sz="0" w:space="0" w:color="auto"/>
        <w:bottom w:val="none" w:sz="0" w:space="0" w:color="auto"/>
        <w:right w:val="none" w:sz="0" w:space="0" w:color="auto"/>
      </w:divBdr>
    </w:div>
    <w:div w:id="34014898">
      <w:marLeft w:val="0"/>
      <w:marRight w:val="0"/>
      <w:marTop w:val="0"/>
      <w:marBottom w:val="0"/>
      <w:divBdr>
        <w:top w:val="none" w:sz="0" w:space="0" w:color="auto"/>
        <w:left w:val="none" w:sz="0" w:space="0" w:color="auto"/>
        <w:bottom w:val="none" w:sz="0" w:space="0" w:color="auto"/>
        <w:right w:val="none" w:sz="0" w:space="0" w:color="auto"/>
      </w:divBdr>
    </w:div>
    <w:div w:id="34084492">
      <w:marLeft w:val="0"/>
      <w:marRight w:val="0"/>
      <w:marTop w:val="0"/>
      <w:marBottom w:val="0"/>
      <w:divBdr>
        <w:top w:val="none" w:sz="0" w:space="0" w:color="auto"/>
        <w:left w:val="none" w:sz="0" w:space="0" w:color="auto"/>
        <w:bottom w:val="none" w:sz="0" w:space="0" w:color="auto"/>
        <w:right w:val="none" w:sz="0" w:space="0" w:color="auto"/>
      </w:divBdr>
    </w:div>
    <w:div w:id="34086971">
      <w:marLeft w:val="0"/>
      <w:marRight w:val="0"/>
      <w:marTop w:val="0"/>
      <w:marBottom w:val="0"/>
      <w:divBdr>
        <w:top w:val="none" w:sz="0" w:space="0" w:color="auto"/>
        <w:left w:val="none" w:sz="0" w:space="0" w:color="auto"/>
        <w:bottom w:val="none" w:sz="0" w:space="0" w:color="auto"/>
        <w:right w:val="none" w:sz="0" w:space="0" w:color="auto"/>
      </w:divBdr>
    </w:div>
    <w:div w:id="34158973">
      <w:marLeft w:val="0"/>
      <w:marRight w:val="0"/>
      <w:marTop w:val="0"/>
      <w:marBottom w:val="0"/>
      <w:divBdr>
        <w:top w:val="none" w:sz="0" w:space="0" w:color="auto"/>
        <w:left w:val="none" w:sz="0" w:space="0" w:color="auto"/>
        <w:bottom w:val="none" w:sz="0" w:space="0" w:color="auto"/>
        <w:right w:val="none" w:sz="0" w:space="0" w:color="auto"/>
      </w:divBdr>
    </w:div>
    <w:div w:id="34235563">
      <w:marLeft w:val="0"/>
      <w:marRight w:val="0"/>
      <w:marTop w:val="0"/>
      <w:marBottom w:val="0"/>
      <w:divBdr>
        <w:top w:val="none" w:sz="0" w:space="0" w:color="auto"/>
        <w:left w:val="none" w:sz="0" w:space="0" w:color="auto"/>
        <w:bottom w:val="none" w:sz="0" w:space="0" w:color="auto"/>
        <w:right w:val="none" w:sz="0" w:space="0" w:color="auto"/>
      </w:divBdr>
    </w:div>
    <w:div w:id="34277234">
      <w:marLeft w:val="0"/>
      <w:marRight w:val="0"/>
      <w:marTop w:val="0"/>
      <w:marBottom w:val="0"/>
      <w:divBdr>
        <w:top w:val="none" w:sz="0" w:space="0" w:color="auto"/>
        <w:left w:val="none" w:sz="0" w:space="0" w:color="auto"/>
        <w:bottom w:val="none" w:sz="0" w:space="0" w:color="auto"/>
        <w:right w:val="none" w:sz="0" w:space="0" w:color="auto"/>
      </w:divBdr>
    </w:div>
    <w:div w:id="34278649">
      <w:marLeft w:val="0"/>
      <w:marRight w:val="0"/>
      <w:marTop w:val="0"/>
      <w:marBottom w:val="0"/>
      <w:divBdr>
        <w:top w:val="none" w:sz="0" w:space="0" w:color="auto"/>
        <w:left w:val="none" w:sz="0" w:space="0" w:color="auto"/>
        <w:bottom w:val="none" w:sz="0" w:space="0" w:color="auto"/>
        <w:right w:val="none" w:sz="0" w:space="0" w:color="auto"/>
      </w:divBdr>
    </w:div>
    <w:div w:id="34502222">
      <w:marLeft w:val="0"/>
      <w:marRight w:val="0"/>
      <w:marTop w:val="0"/>
      <w:marBottom w:val="0"/>
      <w:divBdr>
        <w:top w:val="none" w:sz="0" w:space="0" w:color="auto"/>
        <w:left w:val="none" w:sz="0" w:space="0" w:color="auto"/>
        <w:bottom w:val="none" w:sz="0" w:space="0" w:color="auto"/>
        <w:right w:val="none" w:sz="0" w:space="0" w:color="auto"/>
      </w:divBdr>
    </w:div>
    <w:div w:id="34544765">
      <w:marLeft w:val="0"/>
      <w:marRight w:val="0"/>
      <w:marTop w:val="0"/>
      <w:marBottom w:val="0"/>
      <w:divBdr>
        <w:top w:val="none" w:sz="0" w:space="0" w:color="auto"/>
        <w:left w:val="none" w:sz="0" w:space="0" w:color="auto"/>
        <w:bottom w:val="none" w:sz="0" w:space="0" w:color="auto"/>
        <w:right w:val="none" w:sz="0" w:space="0" w:color="auto"/>
      </w:divBdr>
    </w:div>
    <w:div w:id="34547754">
      <w:marLeft w:val="0"/>
      <w:marRight w:val="0"/>
      <w:marTop w:val="0"/>
      <w:marBottom w:val="0"/>
      <w:divBdr>
        <w:top w:val="none" w:sz="0" w:space="0" w:color="auto"/>
        <w:left w:val="none" w:sz="0" w:space="0" w:color="auto"/>
        <w:bottom w:val="none" w:sz="0" w:space="0" w:color="auto"/>
        <w:right w:val="none" w:sz="0" w:space="0" w:color="auto"/>
      </w:divBdr>
    </w:div>
    <w:div w:id="34698088">
      <w:marLeft w:val="0"/>
      <w:marRight w:val="0"/>
      <w:marTop w:val="0"/>
      <w:marBottom w:val="0"/>
      <w:divBdr>
        <w:top w:val="none" w:sz="0" w:space="0" w:color="auto"/>
        <w:left w:val="none" w:sz="0" w:space="0" w:color="auto"/>
        <w:bottom w:val="none" w:sz="0" w:space="0" w:color="auto"/>
        <w:right w:val="none" w:sz="0" w:space="0" w:color="auto"/>
      </w:divBdr>
    </w:div>
    <w:div w:id="34737755">
      <w:marLeft w:val="0"/>
      <w:marRight w:val="0"/>
      <w:marTop w:val="0"/>
      <w:marBottom w:val="0"/>
      <w:divBdr>
        <w:top w:val="none" w:sz="0" w:space="0" w:color="auto"/>
        <w:left w:val="none" w:sz="0" w:space="0" w:color="auto"/>
        <w:bottom w:val="none" w:sz="0" w:space="0" w:color="auto"/>
        <w:right w:val="none" w:sz="0" w:space="0" w:color="auto"/>
      </w:divBdr>
    </w:div>
    <w:div w:id="34892033">
      <w:marLeft w:val="0"/>
      <w:marRight w:val="0"/>
      <w:marTop w:val="0"/>
      <w:marBottom w:val="0"/>
      <w:divBdr>
        <w:top w:val="none" w:sz="0" w:space="0" w:color="auto"/>
        <w:left w:val="none" w:sz="0" w:space="0" w:color="auto"/>
        <w:bottom w:val="none" w:sz="0" w:space="0" w:color="auto"/>
        <w:right w:val="none" w:sz="0" w:space="0" w:color="auto"/>
      </w:divBdr>
    </w:div>
    <w:div w:id="34892537">
      <w:marLeft w:val="0"/>
      <w:marRight w:val="0"/>
      <w:marTop w:val="0"/>
      <w:marBottom w:val="0"/>
      <w:divBdr>
        <w:top w:val="none" w:sz="0" w:space="0" w:color="auto"/>
        <w:left w:val="none" w:sz="0" w:space="0" w:color="auto"/>
        <w:bottom w:val="none" w:sz="0" w:space="0" w:color="auto"/>
        <w:right w:val="none" w:sz="0" w:space="0" w:color="auto"/>
      </w:divBdr>
    </w:div>
    <w:div w:id="34895650">
      <w:marLeft w:val="0"/>
      <w:marRight w:val="0"/>
      <w:marTop w:val="0"/>
      <w:marBottom w:val="0"/>
      <w:divBdr>
        <w:top w:val="none" w:sz="0" w:space="0" w:color="auto"/>
        <w:left w:val="none" w:sz="0" w:space="0" w:color="auto"/>
        <w:bottom w:val="none" w:sz="0" w:space="0" w:color="auto"/>
        <w:right w:val="none" w:sz="0" w:space="0" w:color="auto"/>
      </w:divBdr>
    </w:div>
    <w:div w:id="34932189">
      <w:marLeft w:val="0"/>
      <w:marRight w:val="0"/>
      <w:marTop w:val="0"/>
      <w:marBottom w:val="0"/>
      <w:divBdr>
        <w:top w:val="none" w:sz="0" w:space="0" w:color="auto"/>
        <w:left w:val="none" w:sz="0" w:space="0" w:color="auto"/>
        <w:bottom w:val="none" w:sz="0" w:space="0" w:color="auto"/>
        <w:right w:val="none" w:sz="0" w:space="0" w:color="auto"/>
      </w:divBdr>
    </w:div>
    <w:div w:id="35086289">
      <w:marLeft w:val="0"/>
      <w:marRight w:val="0"/>
      <w:marTop w:val="0"/>
      <w:marBottom w:val="0"/>
      <w:divBdr>
        <w:top w:val="none" w:sz="0" w:space="0" w:color="auto"/>
        <w:left w:val="none" w:sz="0" w:space="0" w:color="auto"/>
        <w:bottom w:val="none" w:sz="0" w:space="0" w:color="auto"/>
        <w:right w:val="none" w:sz="0" w:space="0" w:color="auto"/>
      </w:divBdr>
    </w:div>
    <w:div w:id="35087114">
      <w:marLeft w:val="0"/>
      <w:marRight w:val="0"/>
      <w:marTop w:val="0"/>
      <w:marBottom w:val="0"/>
      <w:divBdr>
        <w:top w:val="none" w:sz="0" w:space="0" w:color="auto"/>
        <w:left w:val="none" w:sz="0" w:space="0" w:color="auto"/>
        <w:bottom w:val="none" w:sz="0" w:space="0" w:color="auto"/>
        <w:right w:val="none" w:sz="0" w:space="0" w:color="auto"/>
      </w:divBdr>
    </w:div>
    <w:div w:id="35204483">
      <w:marLeft w:val="0"/>
      <w:marRight w:val="0"/>
      <w:marTop w:val="0"/>
      <w:marBottom w:val="0"/>
      <w:divBdr>
        <w:top w:val="none" w:sz="0" w:space="0" w:color="auto"/>
        <w:left w:val="none" w:sz="0" w:space="0" w:color="auto"/>
        <w:bottom w:val="none" w:sz="0" w:space="0" w:color="auto"/>
        <w:right w:val="none" w:sz="0" w:space="0" w:color="auto"/>
      </w:divBdr>
    </w:div>
    <w:div w:id="35207108">
      <w:marLeft w:val="0"/>
      <w:marRight w:val="0"/>
      <w:marTop w:val="0"/>
      <w:marBottom w:val="0"/>
      <w:divBdr>
        <w:top w:val="none" w:sz="0" w:space="0" w:color="auto"/>
        <w:left w:val="none" w:sz="0" w:space="0" w:color="auto"/>
        <w:bottom w:val="none" w:sz="0" w:space="0" w:color="auto"/>
        <w:right w:val="none" w:sz="0" w:space="0" w:color="auto"/>
      </w:divBdr>
    </w:div>
    <w:div w:id="35276613">
      <w:bodyDiv w:val="1"/>
      <w:marLeft w:val="0"/>
      <w:marRight w:val="0"/>
      <w:marTop w:val="0"/>
      <w:marBottom w:val="0"/>
      <w:divBdr>
        <w:top w:val="none" w:sz="0" w:space="0" w:color="auto"/>
        <w:left w:val="none" w:sz="0" w:space="0" w:color="auto"/>
        <w:bottom w:val="none" w:sz="0" w:space="0" w:color="auto"/>
        <w:right w:val="none" w:sz="0" w:space="0" w:color="auto"/>
      </w:divBdr>
    </w:div>
    <w:div w:id="35282948">
      <w:marLeft w:val="0"/>
      <w:marRight w:val="0"/>
      <w:marTop w:val="0"/>
      <w:marBottom w:val="0"/>
      <w:divBdr>
        <w:top w:val="none" w:sz="0" w:space="0" w:color="auto"/>
        <w:left w:val="none" w:sz="0" w:space="0" w:color="auto"/>
        <w:bottom w:val="none" w:sz="0" w:space="0" w:color="auto"/>
        <w:right w:val="none" w:sz="0" w:space="0" w:color="auto"/>
      </w:divBdr>
    </w:div>
    <w:div w:id="35325480">
      <w:marLeft w:val="0"/>
      <w:marRight w:val="0"/>
      <w:marTop w:val="0"/>
      <w:marBottom w:val="0"/>
      <w:divBdr>
        <w:top w:val="none" w:sz="0" w:space="0" w:color="auto"/>
        <w:left w:val="none" w:sz="0" w:space="0" w:color="auto"/>
        <w:bottom w:val="none" w:sz="0" w:space="0" w:color="auto"/>
        <w:right w:val="none" w:sz="0" w:space="0" w:color="auto"/>
      </w:divBdr>
    </w:div>
    <w:div w:id="35349672">
      <w:marLeft w:val="0"/>
      <w:marRight w:val="0"/>
      <w:marTop w:val="0"/>
      <w:marBottom w:val="0"/>
      <w:divBdr>
        <w:top w:val="none" w:sz="0" w:space="0" w:color="auto"/>
        <w:left w:val="none" w:sz="0" w:space="0" w:color="auto"/>
        <w:bottom w:val="none" w:sz="0" w:space="0" w:color="auto"/>
        <w:right w:val="none" w:sz="0" w:space="0" w:color="auto"/>
      </w:divBdr>
    </w:div>
    <w:div w:id="35352302">
      <w:marLeft w:val="0"/>
      <w:marRight w:val="0"/>
      <w:marTop w:val="0"/>
      <w:marBottom w:val="0"/>
      <w:divBdr>
        <w:top w:val="none" w:sz="0" w:space="0" w:color="auto"/>
        <w:left w:val="none" w:sz="0" w:space="0" w:color="auto"/>
        <w:bottom w:val="none" w:sz="0" w:space="0" w:color="auto"/>
        <w:right w:val="none" w:sz="0" w:space="0" w:color="auto"/>
      </w:divBdr>
    </w:div>
    <w:div w:id="35391558">
      <w:marLeft w:val="0"/>
      <w:marRight w:val="0"/>
      <w:marTop w:val="0"/>
      <w:marBottom w:val="0"/>
      <w:divBdr>
        <w:top w:val="none" w:sz="0" w:space="0" w:color="auto"/>
        <w:left w:val="none" w:sz="0" w:space="0" w:color="auto"/>
        <w:bottom w:val="none" w:sz="0" w:space="0" w:color="auto"/>
        <w:right w:val="none" w:sz="0" w:space="0" w:color="auto"/>
      </w:divBdr>
    </w:div>
    <w:div w:id="35397602">
      <w:marLeft w:val="0"/>
      <w:marRight w:val="0"/>
      <w:marTop w:val="0"/>
      <w:marBottom w:val="0"/>
      <w:divBdr>
        <w:top w:val="none" w:sz="0" w:space="0" w:color="auto"/>
        <w:left w:val="none" w:sz="0" w:space="0" w:color="auto"/>
        <w:bottom w:val="none" w:sz="0" w:space="0" w:color="auto"/>
        <w:right w:val="none" w:sz="0" w:space="0" w:color="auto"/>
      </w:divBdr>
    </w:div>
    <w:div w:id="35467418">
      <w:marLeft w:val="0"/>
      <w:marRight w:val="0"/>
      <w:marTop w:val="0"/>
      <w:marBottom w:val="0"/>
      <w:divBdr>
        <w:top w:val="none" w:sz="0" w:space="0" w:color="auto"/>
        <w:left w:val="none" w:sz="0" w:space="0" w:color="auto"/>
        <w:bottom w:val="none" w:sz="0" w:space="0" w:color="auto"/>
        <w:right w:val="none" w:sz="0" w:space="0" w:color="auto"/>
      </w:divBdr>
    </w:div>
    <w:div w:id="35472070">
      <w:marLeft w:val="0"/>
      <w:marRight w:val="0"/>
      <w:marTop w:val="0"/>
      <w:marBottom w:val="0"/>
      <w:divBdr>
        <w:top w:val="none" w:sz="0" w:space="0" w:color="auto"/>
        <w:left w:val="none" w:sz="0" w:space="0" w:color="auto"/>
        <w:bottom w:val="none" w:sz="0" w:space="0" w:color="auto"/>
        <w:right w:val="none" w:sz="0" w:space="0" w:color="auto"/>
      </w:divBdr>
    </w:div>
    <w:div w:id="35473507">
      <w:marLeft w:val="0"/>
      <w:marRight w:val="0"/>
      <w:marTop w:val="0"/>
      <w:marBottom w:val="0"/>
      <w:divBdr>
        <w:top w:val="none" w:sz="0" w:space="0" w:color="auto"/>
        <w:left w:val="none" w:sz="0" w:space="0" w:color="auto"/>
        <w:bottom w:val="none" w:sz="0" w:space="0" w:color="auto"/>
        <w:right w:val="none" w:sz="0" w:space="0" w:color="auto"/>
      </w:divBdr>
    </w:div>
    <w:div w:id="35544883">
      <w:marLeft w:val="0"/>
      <w:marRight w:val="0"/>
      <w:marTop w:val="0"/>
      <w:marBottom w:val="0"/>
      <w:divBdr>
        <w:top w:val="none" w:sz="0" w:space="0" w:color="auto"/>
        <w:left w:val="none" w:sz="0" w:space="0" w:color="auto"/>
        <w:bottom w:val="none" w:sz="0" w:space="0" w:color="auto"/>
        <w:right w:val="none" w:sz="0" w:space="0" w:color="auto"/>
      </w:divBdr>
    </w:div>
    <w:div w:id="35548074">
      <w:marLeft w:val="0"/>
      <w:marRight w:val="0"/>
      <w:marTop w:val="0"/>
      <w:marBottom w:val="0"/>
      <w:divBdr>
        <w:top w:val="none" w:sz="0" w:space="0" w:color="auto"/>
        <w:left w:val="none" w:sz="0" w:space="0" w:color="auto"/>
        <w:bottom w:val="none" w:sz="0" w:space="0" w:color="auto"/>
        <w:right w:val="none" w:sz="0" w:space="0" w:color="auto"/>
      </w:divBdr>
    </w:div>
    <w:div w:id="35548692">
      <w:marLeft w:val="0"/>
      <w:marRight w:val="0"/>
      <w:marTop w:val="0"/>
      <w:marBottom w:val="0"/>
      <w:divBdr>
        <w:top w:val="none" w:sz="0" w:space="0" w:color="auto"/>
        <w:left w:val="none" w:sz="0" w:space="0" w:color="auto"/>
        <w:bottom w:val="none" w:sz="0" w:space="0" w:color="auto"/>
        <w:right w:val="none" w:sz="0" w:space="0" w:color="auto"/>
      </w:divBdr>
    </w:div>
    <w:div w:id="35550776">
      <w:marLeft w:val="0"/>
      <w:marRight w:val="0"/>
      <w:marTop w:val="0"/>
      <w:marBottom w:val="0"/>
      <w:divBdr>
        <w:top w:val="none" w:sz="0" w:space="0" w:color="auto"/>
        <w:left w:val="none" w:sz="0" w:space="0" w:color="auto"/>
        <w:bottom w:val="none" w:sz="0" w:space="0" w:color="auto"/>
        <w:right w:val="none" w:sz="0" w:space="0" w:color="auto"/>
      </w:divBdr>
    </w:div>
    <w:div w:id="35587674">
      <w:marLeft w:val="0"/>
      <w:marRight w:val="0"/>
      <w:marTop w:val="0"/>
      <w:marBottom w:val="0"/>
      <w:divBdr>
        <w:top w:val="none" w:sz="0" w:space="0" w:color="auto"/>
        <w:left w:val="none" w:sz="0" w:space="0" w:color="auto"/>
        <w:bottom w:val="none" w:sz="0" w:space="0" w:color="auto"/>
        <w:right w:val="none" w:sz="0" w:space="0" w:color="auto"/>
      </w:divBdr>
    </w:div>
    <w:div w:id="35662446">
      <w:marLeft w:val="0"/>
      <w:marRight w:val="0"/>
      <w:marTop w:val="0"/>
      <w:marBottom w:val="0"/>
      <w:divBdr>
        <w:top w:val="none" w:sz="0" w:space="0" w:color="auto"/>
        <w:left w:val="none" w:sz="0" w:space="0" w:color="auto"/>
        <w:bottom w:val="none" w:sz="0" w:space="0" w:color="auto"/>
        <w:right w:val="none" w:sz="0" w:space="0" w:color="auto"/>
      </w:divBdr>
    </w:div>
    <w:div w:id="35663595">
      <w:marLeft w:val="0"/>
      <w:marRight w:val="0"/>
      <w:marTop w:val="0"/>
      <w:marBottom w:val="0"/>
      <w:divBdr>
        <w:top w:val="none" w:sz="0" w:space="0" w:color="auto"/>
        <w:left w:val="none" w:sz="0" w:space="0" w:color="auto"/>
        <w:bottom w:val="none" w:sz="0" w:space="0" w:color="auto"/>
        <w:right w:val="none" w:sz="0" w:space="0" w:color="auto"/>
      </w:divBdr>
    </w:div>
    <w:div w:id="35854006">
      <w:marLeft w:val="0"/>
      <w:marRight w:val="0"/>
      <w:marTop w:val="0"/>
      <w:marBottom w:val="0"/>
      <w:divBdr>
        <w:top w:val="none" w:sz="0" w:space="0" w:color="auto"/>
        <w:left w:val="none" w:sz="0" w:space="0" w:color="auto"/>
        <w:bottom w:val="none" w:sz="0" w:space="0" w:color="auto"/>
        <w:right w:val="none" w:sz="0" w:space="0" w:color="auto"/>
      </w:divBdr>
    </w:div>
    <w:div w:id="35861452">
      <w:bodyDiv w:val="1"/>
      <w:marLeft w:val="0"/>
      <w:marRight w:val="0"/>
      <w:marTop w:val="0"/>
      <w:marBottom w:val="0"/>
      <w:divBdr>
        <w:top w:val="none" w:sz="0" w:space="0" w:color="auto"/>
        <w:left w:val="none" w:sz="0" w:space="0" w:color="auto"/>
        <w:bottom w:val="none" w:sz="0" w:space="0" w:color="auto"/>
        <w:right w:val="none" w:sz="0" w:space="0" w:color="auto"/>
      </w:divBdr>
    </w:div>
    <w:div w:id="35928921">
      <w:marLeft w:val="0"/>
      <w:marRight w:val="0"/>
      <w:marTop w:val="0"/>
      <w:marBottom w:val="0"/>
      <w:divBdr>
        <w:top w:val="none" w:sz="0" w:space="0" w:color="auto"/>
        <w:left w:val="none" w:sz="0" w:space="0" w:color="auto"/>
        <w:bottom w:val="none" w:sz="0" w:space="0" w:color="auto"/>
        <w:right w:val="none" w:sz="0" w:space="0" w:color="auto"/>
      </w:divBdr>
    </w:div>
    <w:div w:id="35931088">
      <w:marLeft w:val="0"/>
      <w:marRight w:val="0"/>
      <w:marTop w:val="0"/>
      <w:marBottom w:val="0"/>
      <w:divBdr>
        <w:top w:val="none" w:sz="0" w:space="0" w:color="auto"/>
        <w:left w:val="none" w:sz="0" w:space="0" w:color="auto"/>
        <w:bottom w:val="none" w:sz="0" w:space="0" w:color="auto"/>
        <w:right w:val="none" w:sz="0" w:space="0" w:color="auto"/>
      </w:divBdr>
    </w:div>
    <w:div w:id="36006720">
      <w:marLeft w:val="0"/>
      <w:marRight w:val="0"/>
      <w:marTop w:val="0"/>
      <w:marBottom w:val="0"/>
      <w:divBdr>
        <w:top w:val="none" w:sz="0" w:space="0" w:color="auto"/>
        <w:left w:val="none" w:sz="0" w:space="0" w:color="auto"/>
        <w:bottom w:val="none" w:sz="0" w:space="0" w:color="auto"/>
        <w:right w:val="none" w:sz="0" w:space="0" w:color="auto"/>
      </w:divBdr>
    </w:div>
    <w:div w:id="36008003">
      <w:marLeft w:val="0"/>
      <w:marRight w:val="0"/>
      <w:marTop w:val="0"/>
      <w:marBottom w:val="0"/>
      <w:divBdr>
        <w:top w:val="none" w:sz="0" w:space="0" w:color="auto"/>
        <w:left w:val="none" w:sz="0" w:space="0" w:color="auto"/>
        <w:bottom w:val="none" w:sz="0" w:space="0" w:color="auto"/>
        <w:right w:val="none" w:sz="0" w:space="0" w:color="auto"/>
      </w:divBdr>
    </w:div>
    <w:div w:id="36009113">
      <w:marLeft w:val="0"/>
      <w:marRight w:val="0"/>
      <w:marTop w:val="0"/>
      <w:marBottom w:val="0"/>
      <w:divBdr>
        <w:top w:val="none" w:sz="0" w:space="0" w:color="auto"/>
        <w:left w:val="none" w:sz="0" w:space="0" w:color="auto"/>
        <w:bottom w:val="none" w:sz="0" w:space="0" w:color="auto"/>
        <w:right w:val="none" w:sz="0" w:space="0" w:color="auto"/>
      </w:divBdr>
    </w:div>
    <w:div w:id="36198016">
      <w:bodyDiv w:val="1"/>
      <w:marLeft w:val="0"/>
      <w:marRight w:val="0"/>
      <w:marTop w:val="0"/>
      <w:marBottom w:val="0"/>
      <w:divBdr>
        <w:top w:val="none" w:sz="0" w:space="0" w:color="auto"/>
        <w:left w:val="none" w:sz="0" w:space="0" w:color="auto"/>
        <w:bottom w:val="none" w:sz="0" w:space="0" w:color="auto"/>
        <w:right w:val="none" w:sz="0" w:space="0" w:color="auto"/>
      </w:divBdr>
    </w:div>
    <w:div w:id="36206888">
      <w:marLeft w:val="0"/>
      <w:marRight w:val="0"/>
      <w:marTop w:val="0"/>
      <w:marBottom w:val="0"/>
      <w:divBdr>
        <w:top w:val="none" w:sz="0" w:space="0" w:color="auto"/>
        <w:left w:val="none" w:sz="0" w:space="0" w:color="auto"/>
        <w:bottom w:val="none" w:sz="0" w:space="0" w:color="auto"/>
        <w:right w:val="none" w:sz="0" w:space="0" w:color="auto"/>
      </w:divBdr>
    </w:div>
    <w:div w:id="36393304">
      <w:marLeft w:val="0"/>
      <w:marRight w:val="0"/>
      <w:marTop w:val="0"/>
      <w:marBottom w:val="0"/>
      <w:divBdr>
        <w:top w:val="none" w:sz="0" w:space="0" w:color="auto"/>
        <w:left w:val="none" w:sz="0" w:space="0" w:color="auto"/>
        <w:bottom w:val="none" w:sz="0" w:space="0" w:color="auto"/>
        <w:right w:val="none" w:sz="0" w:space="0" w:color="auto"/>
      </w:divBdr>
    </w:div>
    <w:div w:id="36441404">
      <w:marLeft w:val="0"/>
      <w:marRight w:val="0"/>
      <w:marTop w:val="0"/>
      <w:marBottom w:val="0"/>
      <w:divBdr>
        <w:top w:val="none" w:sz="0" w:space="0" w:color="auto"/>
        <w:left w:val="none" w:sz="0" w:space="0" w:color="auto"/>
        <w:bottom w:val="none" w:sz="0" w:space="0" w:color="auto"/>
        <w:right w:val="none" w:sz="0" w:space="0" w:color="auto"/>
      </w:divBdr>
    </w:div>
    <w:div w:id="36592651">
      <w:marLeft w:val="0"/>
      <w:marRight w:val="0"/>
      <w:marTop w:val="0"/>
      <w:marBottom w:val="0"/>
      <w:divBdr>
        <w:top w:val="none" w:sz="0" w:space="0" w:color="auto"/>
        <w:left w:val="none" w:sz="0" w:space="0" w:color="auto"/>
        <w:bottom w:val="none" w:sz="0" w:space="0" w:color="auto"/>
        <w:right w:val="none" w:sz="0" w:space="0" w:color="auto"/>
      </w:divBdr>
    </w:div>
    <w:div w:id="36659906">
      <w:marLeft w:val="0"/>
      <w:marRight w:val="0"/>
      <w:marTop w:val="0"/>
      <w:marBottom w:val="0"/>
      <w:divBdr>
        <w:top w:val="none" w:sz="0" w:space="0" w:color="auto"/>
        <w:left w:val="none" w:sz="0" w:space="0" w:color="auto"/>
        <w:bottom w:val="none" w:sz="0" w:space="0" w:color="auto"/>
        <w:right w:val="none" w:sz="0" w:space="0" w:color="auto"/>
      </w:divBdr>
    </w:div>
    <w:div w:id="36705528">
      <w:marLeft w:val="0"/>
      <w:marRight w:val="0"/>
      <w:marTop w:val="0"/>
      <w:marBottom w:val="0"/>
      <w:divBdr>
        <w:top w:val="none" w:sz="0" w:space="0" w:color="auto"/>
        <w:left w:val="none" w:sz="0" w:space="0" w:color="auto"/>
        <w:bottom w:val="none" w:sz="0" w:space="0" w:color="auto"/>
        <w:right w:val="none" w:sz="0" w:space="0" w:color="auto"/>
      </w:divBdr>
    </w:div>
    <w:div w:id="36973125">
      <w:marLeft w:val="0"/>
      <w:marRight w:val="0"/>
      <w:marTop w:val="0"/>
      <w:marBottom w:val="0"/>
      <w:divBdr>
        <w:top w:val="none" w:sz="0" w:space="0" w:color="auto"/>
        <w:left w:val="none" w:sz="0" w:space="0" w:color="auto"/>
        <w:bottom w:val="none" w:sz="0" w:space="0" w:color="auto"/>
        <w:right w:val="none" w:sz="0" w:space="0" w:color="auto"/>
      </w:divBdr>
    </w:div>
    <w:div w:id="36973884">
      <w:marLeft w:val="0"/>
      <w:marRight w:val="0"/>
      <w:marTop w:val="0"/>
      <w:marBottom w:val="0"/>
      <w:divBdr>
        <w:top w:val="none" w:sz="0" w:space="0" w:color="auto"/>
        <w:left w:val="none" w:sz="0" w:space="0" w:color="auto"/>
        <w:bottom w:val="none" w:sz="0" w:space="0" w:color="auto"/>
        <w:right w:val="none" w:sz="0" w:space="0" w:color="auto"/>
      </w:divBdr>
    </w:div>
    <w:div w:id="37052895">
      <w:marLeft w:val="0"/>
      <w:marRight w:val="0"/>
      <w:marTop w:val="0"/>
      <w:marBottom w:val="0"/>
      <w:divBdr>
        <w:top w:val="none" w:sz="0" w:space="0" w:color="auto"/>
        <w:left w:val="none" w:sz="0" w:space="0" w:color="auto"/>
        <w:bottom w:val="none" w:sz="0" w:space="0" w:color="auto"/>
        <w:right w:val="none" w:sz="0" w:space="0" w:color="auto"/>
      </w:divBdr>
    </w:div>
    <w:div w:id="37055468">
      <w:marLeft w:val="0"/>
      <w:marRight w:val="0"/>
      <w:marTop w:val="0"/>
      <w:marBottom w:val="0"/>
      <w:divBdr>
        <w:top w:val="none" w:sz="0" w:space="0" w:color="auto"/>
        <w:left w:val="none" w:sz="0" w:space="0" w:color="auto"/>
        <w:bottom w:val="none" w:sz="0" w:space="0" w:color="auto"/>
        <w:right w:val="none" w:sz="0" w:space="0" w:color="auto"/>
      </w:divBdr>
    </w:div>
    <w:div w:id="37121821">
      <w:bodyDiv w:val="1"/>
      <w:marLeft w:val="0"/>
      <w:marRight w:val="0"/>
      <w:marTop w:val="0"/>
      <w:marBottom w:val="0"/>
      <w:divBdr>
        <w:top w:val="none" w:sz="0" w:space="0" w:color="auto"/>
        <w:left w:val="none" w:sz="0" w:space="0" w:color="auto"/>
        <w:bottom w:val="none" w:sz="0" w:space="0" w:color="auto"/>
        <w:right w:val="none" w:sz="0" w:space="0" w:color="auto"/>
      </w:divBdr>
    </w:div>
    <w:div w:id="37122472">
      <w:marLeft w:val="0"/>
      <w:marRight w:val="0"/>
      <w:marTop w:val="0"/>
      <w:marBottom w:val="0"/>
      <w:divBdr>
        <w:top w:val="none" w:sz="0" w:space="0" w:color="auto"/>
        <w:left w:val="none" w:sz="0" w:space="0" w:color="auto"/>
        <w:bottom w:val="none" w:sz="0" w:space="0" w:color="auto"/>
        <w:right w:val="none" w:sz="0" w:space="0" w:color="auto"/>
      </w:divBdr>
    </w:div>
    <w:div w:id="37248853">
      <w:marLeft w:val="0"/>
      <w:marRight w:val="0"/>
      <w:marTop w:val="0"/>
      <w:marBottom w:val="0"/>
      <w:divBdr>
        <w:top w:val="none" w:sz="0" w:space="0" w:color="auto"/>
        <w:left w:val="none" w:sz="0" w:space="0" w:color="auto"/>
        <w:bottom w:val="none" w:sz="0" w:space="0" w:color="auto"/>
        <w:right w:val="none" w:sz="0" w:space="0" w:color="auto"/>
      </w:divBdr>
    </w:div>
    <w:div w:id="37364859">
      <w:marLeft w:val="0"/>
      <w:marRight w:val="0"/>
      <w:marTop w:val="0"/>
      <w:marBottom w:val="0"/>
      <w:divBdr>
        <w:top w:val="none" w:sz="0" w:space="0" w:color="auto"/>
        <w:left w:val="none" w:sz="0" w:space="0" w:color="auto"/>
        <w:bottom w:val="none" w:sz="0" w:space="0" w:color="auto"/>
        <w:right w:val="none" w:sz="0" w:space="0" w:color="auto"/>
      </w:divBdr>
    </w:div>
    <w:div w:id="37434546">
      <w:marLeft w:val="0"/>
      <w:marRight w:val="0"/>
      <w:marTop w:val="0"/>
      <w:marBottom w:val="0"/>
      <w:divBdr>
        <w:top w:val="none" w:sz="0" w:space="0" w:color="auto"/>
        <w:left w:val="none" w:sz="0" w:space="0" w:color="auto"/>
        <w:bottom w:val="none" w:sz="0" w:space="0" w:color="auto"/>
        <w:right w:val="none" w:sz="0" w:space="0" w:color="auto"/>
      </w:divBdr>
    </w:div>
    <w:div w:id="37434550">
      <w:marLeft w:val="0"/>
      <w:marRight w:val="0"/>
      <w:marTop w:val="0"/>
      <w:marBottom w:val="0"/>
      <w:divBdr>
        <w:top w:val="none" w:sz="0" w:space="0" w:color="auto"/>
        <w:left w:val="none" w:sz="0" w:space="0" w:color="auto"/>
        <w:bottom w:val="none" w:sz="0" w:space="0" w:color="auto"/>
        <w:right w:val="none" w:sz="0" w:space="0" w:color="auto"/>
      </w:divBdr>
    </w:div>
    <w:div w:id="37439903">
      <w:marLeft w:val="0"/>
      <w:marRight w:val="0"/>
      <w:marTop w:val="0"/>
      <w:marBottom w:val="0"/>
      <w:divBdr>
        <w:top w:val="none" w:sz="0" w:space="0" w:color="auto"/>
        <w:left w:val="none" w:sz="0" w:space="0" w:color="auto"/>
        <w:bottom w:val="none" w:sz="0" w:space="0" w:color="auto"/>
        <w:right w:val="none" w:sz="0" w:space="0" w:color="auto"/>
      </w:divBdr>
    </w:div>
    <w:div w:id="37440398">
      <w:bodyDiv w:val="1"/>
      <w:marLeft w:val="0"/>
      <w:marRight w:val="0"/>
      <w:marTop w:val="0"/>
      <w:marBottom w:val="0"/>
      <w:divBdr>
        <w:top w:val="none" w:sz="0" w:space="0" w:color="auto"/>
        <w:left w:val="none" w:sz="0" w:space="0" w:color="auto"/>
        <w:bottom w:val="none" w:sz="0" w:space="0" w:color="auto"/>
        <w:right w:val="none" w:sz="0" w:space="0" w:color="auto"/>
      </w:divBdr>
    </w:div>
    <w:div w:id="37441332">
      <w:marLeft w:val="0"/>
      <w:marRight w:val="0"/>
      <w:marTop w:val="0"/>
      <w:marBottom w:val="0"/>
      <w:divBdr>
        <w:top w:val="none" w:sz="0" w:space="0" w:color="auto"/>
        <w:left w:val="none" w:sz="0" w:space="0" w:color="auto"/>
        <w:bottom w:val="none" w:sz="0" w:space="0" w:color="auto"/>
        <w:right w:val="none" w:sz="0" w:space="0" w:color="auto"/>
      </w:divBdr>
    </w:div>
    <w:div w:id="37441379">
      <w:marLeft w:val="0"/>
      <w:marRight w:val="0"/>
      <w:marTop w:val="0"/>
      <w:marBottom w:val="0"/>
      <w:divBdr>
        <w:top w:val="none" w:sz="0" w:space="0" w:color="auto"/>
        <w:left w:val="none" w:sz="0" w:space="0" w:color="auto"/>
        <w:bottom w:val="none" w:sz="0" w:space="0" w:color="auto"/>
        <w:right w:val="none" w:sz="0" w:space="0" w:color="auto"/>
      </w:divBdr>
    </w:div>
    <w:div w:id="37513028">
      <w:marLeft w:val="0"/>
      <w:marRight w:val="0"/>
      <w:marTop w:val="0"/>
      <w:marBottom w:val="0"/>
      <w:divBdr>
        <w:top w:val="none" w:sz="0" w:space="0" w:color="auto"/>
        <w:left w:val="none" w:sz="0" w:space="0" w:color="auto"/>
        <w:bottom w:val="none" w:sz="0" w:space="0" w:color="auto"/>
        <w:right w:val="none" w:sz="0" w:space="0" w:color="auto"/>
      </w:divBdr>
    </w:div>
    <w:div w:id="37515065">
      <w:marLeft w:val="0"/>
      <w:marRight w:val="0"/>
      <w:marTop w:val="0"/>
      <w:marBottom w:val="0"/>
      <w:divBdr>
        <w:top w:val="none" w:sz="0" w:space="0" w:color="auto"/>
        <w:left w:val="none" w:sz="0" w:space="0" w:color="auto"/>
        <w:bottom w:val="none" w:sz="0" w:space="0" w:color="auto"/>
        <w:right w:val="none" w:sz="0" w:space="0" w:color="auto"/>
      </w:divBdr>
    </w:div>
    <w:div w:id="37515627">
      <w:marLeft w:val="0"/>
      <w:marRight w:val="0"/>
      <w:marTop w:val="0"/>
      <w:marBottom w:val="0"/>
      <w:divBdr>
        <w:top w:val="none" w:sz="0" w:space="0" w:color="auto"/>
        <w:left w:val="none" w:sz="0" w:space="0" w:color="auto"/>
        <w:bottom w:val="none" w:sz="0" w:space="0" w:color="auto"/>
        <w:right w:val="none" w:sz="0" w:space="0" w:color="auto"/>
      </w:divBdr>
    </w:div>
    <w:div w:id="37898111">
      <w:marLeft w:val="0"/>
      <w:marRight w:val="0"/>
      <w:marTop w:val="0"/>
      <w:marBottom w:val="0"/>
      <w:divBdr>
        <w:top w:val="none" w:sz="0" w:space="0" w:color="auto"/>
        <w:left w:val="none" w:sz="0" w:space="0" w:color="auto"/>
        <w:bottom w:val="none" w:sz="0" w:space="0" w:color="auto"/>
        <w:right w:val="none" w:sz="0" w:space="0" w:color="auto"/>
      </w:divBdr>
    </w:div>
    <w:div w:id="37973092">
      <w:marLeft w:val="0"/>
      <w:marRight w:val="0"/>
      <w:marTop w:val="0"/>
      <w:marBottom w:val="0"/>
      <w:divBdr>
        <w:top w:val="none" w:sz="0" w:space="0" w:color="auto"/>
        <w:left w:val="none" w:sz="0" w:space="0" w:color="auto"/>
        <w:bottom w:val="none" w:sz="0" w:space="0" w:color="auto"/>
        <w:right w:val="none" w:sz="0" w:space="0" w:color="auto"/>
      </w:divBdr>
    </w:div>
    <w:div w:id="37973767">
      <w:marLeft w:val="0"/>
      <w:marRight w:val="0"/>
      <w:marTop w:val="0"/>
      <w:marBottom w:val="0"/>
      <w:divBdr>
        <w:top w:val="none" w:sz="0" w:space="0" w:color="auto"/>
        <w:left w:val="none" w:sz="0" w:space="0" w:color="auto"/>
        <w:bottom w:val="none" w:sz="0" w:space="0" w:color="auto"/>
        <w:right w:val="none" w:sz="0" w:space="0" w:color="auto"/>
      </w:divBdr>
    </w:div>
    <w:div w:id="38210441">
      <w:marLeft w:val="0"/>
      <w:marRight w:val="0"/>
      <w:marTop w:val="0"/>
      <w:marBottom w:val="0"/>
      <w:divBdr>
        <w:top w:val="none" w:sz="0" w:space="0" w:color="auto"/>
        <w:left w:val="none" w:sz="0" w:space="0" w:color="auto"/>
        <w:bottom w:val="none" w:sz="0" w:space="0" w:color="auto"/>
        <w:right w:val="none" w:sz="0" w:space="0" w:color="auto"/>
      </w:divBdr>
    </w:div>
    <w:div w:id="38287141">
      <w:marLeft w:val="0"/>
      <w:marRight w:val="0"/>
      <w:marTop w:val="0"/>
      <w:marBottom w:val="0"/>
      <w:divBdr>
        <w:top w:val="none" w:sz="0" w:space="0" w:color="auto"/>
        <w:left w:val="none" w:sz="0" w:space="0" w:color="auto"/>
        <w:bottom w:val="none" w:sz="0" w:space="0" w:color="auto"/>
        <w:right w:val="none" w:sz="0" w:space="0" w:color="auto"/>
      </w:divBdr>
    </w:div>
    <w:div w:id="38361846">
      <w:marLeft w:val="0"/>
      <w:marRight w:val="0"/>
      <w:marTop w:val="0"/>
      <w:marBottom w:val="0"/>
      <w:divBdr>
        <w:top w:val="none" w:sz="0" w:space="0" w:color="auto"/>
        <w:left w:val="none" w:sz="0" w:space="0" w:color="auto"/>
        <w:bottom w:val="none" w:sz="0" w:space="0" w:color="auto"/>
        <w:right w:val="none" w:sz="0" w:space="0" w:color="auto"/>
      </w:divBdr>
    </w:div>
    <w:div w:id="38406673">
      <w:marLeft w:val="0"/>
      <w:marRight w:val="0"/>
      <w:marTop w:val="0"/>
      <w:marBottom w:val="0"/>
      <w:divBdr>
        <w:top w:val="none" w:sz="0" w:space="0" w:color="auto"/>
        <w:left w:val="none" w:sz="0" w:space="0" w:color="auto"/>
        <w:bottom w:val="none" w:sz="0" w:space="0" w:color="auto"/>
        <w:right w:val="none" w:sz="0" w:space="0" w:color="auto"/>
      </w:divBdr>
    </w:div>
    <w:div w:id="38407604">
      <w:marLeft w:val="0"/>
      <w:marRight w:val="0"/>
      <w:marTop w:val="0"/>
      <w:marBottom w:val="0"/>
      <w:divBdr>
        <w:top w:val="none" w:sz="0" w:space="0" w:color="auto"/>
        <w:left w:val="none" w:sz="0" w:space="0" w:color="auto"/>
        <w:bottom w:val="none" w:sz="0" w:space="0" w:color="auto"/>
        <w:right w:val="none" w:sz="0" w:space="0" w:color="auto"/>
      </w:divBdr>
    </w:div>
    <w:div w:id="38478112">
      <w:marLeft w:val="0"/>
      <w:marRight w:val="0"/>
      <w:marTop w:val="0"/>
      <w:marBottom w:val="0"/>
      <w:divBdr>
        <w:top w:val="none" w:sz="0" w:space="0" w:color="auto"/>
        <w:left w:val="none" w:sz="0" w:space="0" w:color="auto"/>
        <w:bottom w:val="none" w:sz="0" w:space="0" w:color="auto"/>
        <w:right w:val="none" w:sz="0" w:space="0" w:color="auto"/>
      </w:divBdr>
    </w:div>
    <w:div w:id="38480510">
      <w:marLeft w:val="0"/>
      <w:marRight w:val="0"/>
      <w:marTop w:val="0"/>
      <w:marBottom w:val="0"/>
      <w:divBdr>
        <w:top w:val="none" w:sz="0" w:space="0" w:color="auto"/>
        <w:left w:val="none" w:sz="0" w:space="0" w:color="auto"/>
        <w:bottom w:val="none" w:sz="0" w:space="0" w:color="auto"/>
        <w:right w:val="none" w:sz="0" w:space="0" w:color="auto"/>
      </w:divBdr>
    </w:div>
    <w:div w:id="38481257">
      <w:marLeft w:val="0"/>
      <w:marRight w:val="0"/>
      <w:marTop w:val="0"/>
      <w:marBottom w:val="0"/>
      <w:divBdr>
        <w:top w:val="none" w:sz="0" w:space="0" w:color="auto"/>
        <w:left w:val="none" w:sz="0" w:space="0" w:color="auto"/>
        <w:bottom w:val="none" w:sz="0" w:space="0" w:color="auto"/>
        <w:right w:val="none" w:sz="0" w:space="0" w:color="auto"/>
      </w:divBdr>
    </w:div>
    <w:div w:id="38552414">
      <w:marLeft w:val="0"/>
      <w:marRight w:val="0"/>
      <w:marTop w:val="0"/>
      <w:marBottom w:val="0"/>
      <w:divBdr>
        <w:top w:val="none" w:sz="0" w:space="0" w:color="auto"/>
        <w:left w:val="none" w:sz="0" w:space="0" w:color="auto"/>
        <w:bottom w:val="none" w:sz="0" w:space="0" w:color="auto"/>
        <w:right w:val="none" w:sz="0" w:space="0" w:color="auto"/>
      </w:divBdr>
    </w:div>
    <w:div w:id="38627718">
      <w:marLeft w:val="0"/>
      <w:marRight w:val="0"/>
      <w:marTop w:val="0"/>
      <w:marBottom w:val="0"/>
      <w:divBdr>
        <w:top w:val="none" w:sz="0" w:space="0" w:color="auto"/>
        <w:left w:val="none" w:sz="0" w:space="0" w:color="auto"/>
        <w:bottom w:val="none" w:sz="0" w:space="0" w:color="auto"/>
        <w:right w:val="none" w:sz="0" w:space="0" w:color="auto"/>
      </w:divBdr>
    </w:div>
    <w:div w:id="38629073">
      <w:marLeft w:val="0"/>
      <w:marRight w:val="0"/>
      <w:marTop w:val="0"/>
      <w:marBottom w:val="0"/>
      <w:divBdr>
        <w:top w:val="none" w:sz="0" w:space="0" w:color="auto"/>
        <w:left w:val="none" w:sz="0" w:space="0" w:color="auto"/>
        <w:bottom w:val="none" w:sz="0" w:space="0" w:color="auto"/>
        <w:right w:val="none" w:sz="0" w:space="0" w:color="auto"/>
      </w:divBdr>
    </w:div>
    <w:div w:id="38629606">
      <w:marLeft w:val="0"/>
      <w:marRight w:val="0"/>
      <w:marTop w:val="0"/>
      <w:marBottom w:val="0"/>
      <w:divBdr>
        <w:top w:val="none" w:sz="0" w:space="0" w:color="auto"/>
        <w:left w:val="none" w:sz="0" w:space="0" w:color="auto"/>
        <w:bottom w:val="none" w:sz="0" w:space="0" w:color="auto"/>
        <w:right w:val="none" w:sz="0" w:space="0" w:color="auto"/>
      </w:divBdr>
    </w:div>
    <w:div w:id="38751111">
      <w:marLeft w:val="0"/>
      <w:marRight w:val="0"/>
      <w:marTop w:val="0"/>
      <w:marBottom w:val="0"/>
      <w:divBdr>
        <w:top w:val="none" w:sz="0" w:space="0" w:color="auto"/>
        <w:left w:val="none" w:sz="0" w:space="0" w:color="auto"/>
        <w:bottom w:val="none" w:sz="0" w:space="0" w:color="auto"/>
        <w:right w:val="none" w:sz="0" w:space="0" w:color="auto"/>
      </w:divBdr>
    </w:div>
    <w:div w:id="38867063">
      <w:marLeft w:val="0"/>
      <w:marRight w:val="0"/>
      <w:marTop w:val="0"/>
      <w:marBottom w:val="0"/>
      <w:divBdr>
        <w:top w:val="none" w:sz="0" w:space="0" w:color="auto"/>
        <w:left w:val="none" w:sz="0" w:space="0" w:color="auto"/>
        <w:bottom w:val="none" w:sz="0" w:space="0" w:color="auto"/>
        <w:right w:val="none" w:sz="0" w:space="0" w:color="auto"/>
      </w:divBdr>
    </w:div>
    <w:div w:id="38936943">
      <w:marLeft w:val="0"/>
      <w:marRight w:val="0"/>
      <w:marTop w:val="0"/>
      <w:marBottom w:val="0"/>
      <w:divBdr>
        <w:top w:val="none" w:sz="0" w:space="0" w:color="auto"/>
        <w:left w:val="none" w:sz="0" w:space="0" w:color="auto"/>
        <w:bottom w:val="none" w:sz="0" w:space="0" w:color="auto"/>
        <w:right w:val="none" w:sz="0" w:space="0" w:color="auto"/>
      </w:divBdr>
    </w:div>
    <w:div w:id="39089265">
      <w:marLeft w:val="0"/>
      <w:marRight w:val="0"/>
      <w:marTop w:val="0"/>
      <w:marBottom w:val="0"/>
      <w:divBdr>
        <w:top w:val="none" w:sz="0" w:space="0" w:color="auto"/>
        <w:left w:val="none" w:sz="0" w:space="0" w:color="auto"/>
        <w:bottom w:val="none" w:sz="0" w:space="0" w:color="auto"/>
        <w:right w:val="none" w:sz="0" w:space="0" w:color="auto"/>
      </w:divBdr>
    </w:div>
    <w:div w:id="39129990">
      <w:marLeft w:val="0"/>
      <w:marRight w:val="0"/>
      <w:marTop w:val="0"/>
      <w:marBottom w:val="0"/>
      <w:divBdr>
        <w:top w:val="none" w:sz="0" w:space="0" w:color="auto"/>
        <w:left w:val="none" w:sz="0" w:space="0" w:color="auto"/>
        <w:bottom w:val="none" w:sz="0" w:space="0" w:color="auto"/>
        <w:right w:val="none" w:sz="0" w:space="0" w:color="auto"/>
      </w:divBdr>
    </w:div>
    <w:div w:id="39130951">
      <w:marLeft w:val="0"/>
      <w:marRight w:val="0"/>
      <w:marTop w:val="0"/>
      <w:marBottom w:val="0"/>
      <w:divBdr>
        <w:top w:val="none" w:sz="0" w:space="0" w:color="auto"/>
        <w:left w:val="none" w:sz="0" w:space="0" w:color="auto"/>
        <w:bottom w:val="none" w:sz="0" w:space="0" w:color="auto"/>
        <w:right w:val="none" w:sz="0" w:space="0" w:color="auto"/>
      </w:divBdr>
    </w:div>
    <w:div w:id="39285498">
      <w:marLeft w:val="0"/>
      <w:marRight w:val="0"/>
      <w:marTop w:val="0"/>
      <w:marBottom w:val="0"/>
      <w:divBdr>
        <w:top w:val="none" w:sz="0" w:space="0" w:color="auto"/>
        <w:left w:val="none" w:sz="0" w:space="0" w:color="auto"/>
        <w:bottom w:val="none" w:sz="0" w:space="0" w:color="auto"/>
        <w:right w:val="none" w:sz="0" w:space="0" w:color="auto"/>
      </w:divBdr>
    </w:div>
    <w:div w:id="39288027">
      <w:marLeft w:val="0"/>
      <w:marRight w:val="0"/>
      <w:marTop w:val="0"/>
      <w:marBottom w:val="0"/>
      <w:divBdr>
        <w:top w:val="none" w:sz="0" w:space="0" w:color="auto"/>
        <w:left w:val="none" w:sz="0" w:space="0" w:color="auto"/>
        <w:bottom w:val="none" w:sz="0" w:space="0" w:color="auto"/>
        <w:right w:val="none" w:sz="0" w:space="0" w:color="auto"/>
      </w:divBdr>
    </w:div>
    <w:div w:id="39325331">
      <w:marLeft w:val="0"/>
      <w:marRight w:val="0"/>
      <w:marTop w:val="0"/>
      <w:marBottom w:val="0"/>
      <w:divBdr>
        <w:top w:val="none" w:sz="0" w:space="0" w:color="auto"/>
        <w:left w:val="none" w:sz="0" w:space="0" w:color="auto"/>
        <w:bottom w:val="none" w:sz="0" w:space="0" w:color="auto"/>
        <w:right w:val="none" w:sz="0" w:space="0" w:color="auto"/>
      </w:divBdr>
    </w:div>
    <w:div w:id="39328009">
      <w:marLeft w:val="0"/>
      <w:marRight w:val="0"/>
      <w:marTop w:val="0"/>
      <w:marBottom w:val="0"/>
      <w:divBdr>
        <w:top w:val="none" w:sz="0" w:space="0" w:color="auto"/>
        <w:left w:val="none" w:sz="0" w:space="0" w:color="auto"/>
        <w:bottom w:val="none" w:sz="0" w:space="0" w:color="auto"/>
        <w:right w:val="none" w:sz="0" w:space="0" w:color="auto"/>
      </w:divBdr>
    </w:div>
    <w:div w:id="39401584">
      <w:marLeft w:val="0"/>
      <w:marRight w:val="0"/>
      <w:marTop w:val="0"/>
      <w:marBottom w:val="0"/>
      <w:divBdr>
        <w:top w:val="none" w:sz="0" w:space="0" w:color="auto"/>
        <w:left w:val="none" w:sz="0" w:space="0" w:color="auto"/>
        <w:bottom w:val="none" w:sz="0" w:space="0" w:color="auto"/>
        <w:right w:val="none" w:sz="0" w:space="0" w:color="auto"/>
      </w:divBdr>
    </w:div>
    <w:div w:id="39595135">
      <w:marLeft w:val="0"/>
      <w:marRight w:val="0"/>
      <w:marTop w:val="0"/>
      <w:marBottom w:val="0"/>
      <w:divBdr>
        <w:top w:val="none" w:sz="0" w:space="0" w:color="auto"/>
        <w:left w:val="none" w:sz="0" w:space="0" w:color="auto"/>
        <w:bottom w:val="none" w:sz="0" w:space="0" w:color="auto"/>
        <w:right w:val="none" w:sz="0" w:space="0" w:color="auto"/>
      </w:divBdr>
    </w:div>
    <w:div w:id="39598217">
      <w:marLeft w:val="0"/>
      <w:marRight w:val="0"/>
      <w:marTop w:val="0"/>
      <w:marBottom w:val="0"/>
      <w:divBdr>
        <w:top w:val="none" w:sz="0" w:space="0" w:color="auto"/>
        <w:left w:val="none" w:sz="0" w:space="0" w:color="auto"/>
        <w:bottom w:val="none" w:sz="0" w:space="0" w:color="auto"/>
        <w:right w:val="none" w:sz="0" w:space="0" w:color="auto"/>
      </w:divBdr>
    </w:div>
    <w:div w:id="39676817">
      <w:marLeft w:val="0"/>
      <w:marRight w:val="0"/>
      <w:marTop w:val="0"/>
      <w:marBottom w:val="0"/>
      <w:divBdr>
        <w:top w:val="none" w:sz="0" w:space="0" w:color="auto"/>
        <w:left w:val="none" w:sz="0" w:space="0" w:color="auto"/>
        <w:bottom w:val="none" w:sz="0" w:space="0" w:color="auto"/>
        <w:right w:val="none" w:sz="0" w:space="0" w:color="auto"/>
      </w:divBdr>
    </w:div>
    <w:div w:id="39718649">
      <w:marLeft w:val="0"/>
      <w:marRight w:val="0"/>
      <w:marTop w:val="0"/>
      <w:marBottom w:val="0"/>
      <w:divBdr>
        <w:top w:val="none" w:sz="0" w:space="0" w:color="auto"/>
        <w:left w:val="none" w:sz="0" w:space="0" w:color="auto"/>
        <w:bottom w:val="none" w:sz="0" w:space="0" w:color="auto"/>
        <w:right w:val="none" w:sz="0" w:space="0" w:color="auto"/>
      </w:divBdr>
    </w:div>
    <w:div w:id="39744087">
      <w:marLeft w:val="0"/>
      <w:marRight w:val="0"/>
      <w:marTop w:val="0"/>
      <w:marBottom w:val="0"/>
      <w:divBdr>
        <w:top w:val="none" w:sz="0" w:space="0" w:color="auto"/>
        <w:left w:val="none" w:sz="0" w:space="0" w:color="auto"/>
        <w:bottom w:val="none" w:sz="0" w:space="0" w:color="auto"/>
        <w:right w:val="none" w:sz="0" w:space="0" w:color="auto"/>
      </w:divBdr>
    </w:div>
    <w:div w:id="39792738">
      <w:marLeft w:val="0"/>
      <w:marRight w:val="0"/>
      <w:marTop w:val="0"/>
      <w:marBottom w:val="0"/>
      <w:divBdr>
        <w:top w:val="none" w:sz="0" w:space="0" w:color="auto"/>
        <w:left w:val="none" w:sz="0" w:space="0" w:color="auto"/>
        <w:bottom w:val="none" w:sz="0" w:space="0" w:color="auto"/>
        <w:right w:val="none" w:sz="0" w:space="0" w:color="auto"/>
      </w:divBdr>
    </w:div>
    <w:div w:id="39869077">
      <w:marLeft w:val="0"/>
      <w:marRight w:val="0"/>
      <w:marTop w:val="0"/>
      <w:marBottom w:val="0"/>
      <w:divBdr>
        <w:top w:val="none" w:sz="0" w:space="0" w:color="auto"/>
        <w:left w:val="none" w:sz="0" w:space="0" w:color="auto"/>
        <w:bottom w:val="none" w:sz="0" w:space="0" w:color="auto"/>
        <w:right w:val="none" w:sz="0" w:space="0" w:color="auto"/>
      </w:divBdr>
    </w:div>
    <w:div w:id="39912384">
      <w:marLeft w:val="0"/>
      <w:marRight w:val="0"/>
      <w:marTop w:val="0"/>
      <w:marBottom w:val="0"/>
      <w:divBdr>
        <w:top w:val="none" w:sz="0" w:space="0" w:color="auto"/>
        <w:left w:val="none" w:sz="0" w:space="0" w:color="auto"/>
        <w:bottom w:val="none" w:sz="0" w:space="0" w:color="auto"/>
        <w:right w:val="none" w:sz="0" w:space="0" w:color="auto"/>
      </w:divBdr>
    </w:div>
    <w:div w:id="39982751">
      <w:marLeft w:val="0"/>
      <w:marRight w:val="0"/>
      <w:marTop w:val="0"/>
      <w:marBottom w:val="0"/>
      <w:divBdr>
        <w:top w:val="none" w:sz="0" w:space="0" w:color="auto"/>
        <w:left w:val="none" w:sz="0" w:space="0" w:color="auto"/>
        <w:bottom w:val="none" w:sz="0" w:space="0" w:color="auto"/>
        <w:right w:val="none" w:sz="0" w:space="0" w:color="auto"/>
      </w:divBdr>
    </w:div>
    <w:div w:id="40138348">
      <w:marLeft w:val="0"/>
      <w:marRight w:val="0"/>
      <w:marTop w:val="0"/>
      <w:marBottom w:val="0"/>
      <w:divBdr>
        <w:top w:val="none" w:sz="0" w:space="0" w:color="auto"/>
        <w:left w:val="none" w:sz="0" w:space="0" w:color="auto"/>
        <w:bottom w:val="none" w:sz="0" w:space="0" w:color="auto"/>
        <w:right w:val="none" w:sz="0" w:space="0" w:color="auto"/>
      </w:divBdr>
    </w:div>
    <w:div w:id="40173612">
      <w:marLeft w:val="0"/>
      <w:marRight w:val="0"/>
      <w:marTop w:val="0"/>
      <w:marBottom w:val="0"/>
      <w:divBdr>
        <w:top w:val="none" w:sz="0" w:space="0" w:color="auto"/>
        <w:left w:val="none" w:sz="0" w:space="0" w:color="auto"/>
        <w:bottom w:val="none" w:sz="0" w:space="0" w:color="auto"/>
        <w:right w:val="none" w:sz="0" w:space="0" w:color="auto"/>
      </w:divBdr>
    </w:div>
    <w:div w:id="40179957">
      <w:marLeft w:val="0"/>
      <w:marRight w:val="0"/>
      <w:marTop w:val="0"/>
      <w:marBottom w:val="0"/>
      <w:divBdr>
        <w:top w:val="none" w:sz="0" w:space="0" w:color="auto"/>
        <w:left w:val="none" w:sz="0" w:space="0" w:color="auto"/>
        <w:bottom w:val="none" w:sz="0" w:space="0" w:color="auto"/>
        <w:right w:val="none" w:sz="0" w:space="0" w:color="auto"/>
      </w:divBdr>
    </w:div>
    <w:div w:id="40247732">
      <w:marLeft w:val="0"/>
      <w:marRight w:val="0"/>
      <w:marTop w:val="0"/>
      <w:marBottom w:val="0"/>
      <w:divBdr>
        <w:top w:val="none" w:sz="0" w:space="0" w:color="auto"/>
        <w:left w:val="none" w:sz="0" w:space="0" w:color="auto"/>
        <w:bottom w:val="none" w:sz="0" w:space="0" w:color="auto"/>
        <w:right w:val="none" w:sz="0" w:space="0" w:color="auto"/>
      </w:divBdr>
    </w:div>
    <w:div w:id="40249111">
      <w:marLeft w:val="0"/>
      <w:marRight w:val="0"/>
      <w:marTop w:val="0"/>
      <w:marBottom w:val="0"/>
      <w:divBdr>
        <w:top w:val="none" w:sz="0" w:space="0" w:color="auto"/>
        <w:left w:val="none" w:sz="0" w:space="0" w:color="auto"/>
        <w:bottom w:val="none" w:sz="0" w:space="0" w:color="auto"/>
        <w:right w:val="none" w:sz="0" w:space="0" w:color="auto"/>
      </w:divBdr>
    </w:div>
    <w:div w:id="40325329">
      <w:marLeft w:val="0"/>
      <w:marRight w:val="0"/>
      <w:marTop w:val="0"/>
      <w:marBottom w:val="0"/>
      <w:divBdr>
        <w:top w:val="none" w:sz="0" w:space="0" w:color="auto"/>
        <w:left w:val="none" w:sz="0" w:space="0" w:color="auto"/>
        <w:bottom w:val="none" w:sz="0" w:space="0" w:color="auto"/>
        <w:right w:val="none" w:sz="0" w:space="0" w:color="auto"/>
      </w:divBdr>
    </w:div>
    <w:div w:id="40398013">
      <w:marLeft w:val="0"/>
      <w:marRight w:val="0"/>
      <w:marTop w:val="0"/>
      <w:marBottom w:val="0"/>
      <w:divBdr>
        <w:top w:val="none" w:sz="0" w:space="0" w:color="auto"/>
        <w:left w:val="none" w:sz="0" w:space="0" w:color="auto"/>
        <w:bottom w:val="none" w:sz="0" w:space="0" w:color="auto"/>
        <w:right w:val="none" w:sz="0" w:space="0" w:color="auto"/>
      </w:divBdr>
    </w:div>
    <w:div w:id="40522090">
      <w:marLeft w:val="0"/>
      <w:marRight w:val="0"/>
      <w:marTop w:val="0"/>
      <w:marBottom w:val="0"/>
      <w:divBdr>
        <w:top w:val="none" w:sz="0" w:space="0" w:color="auto"/>
        <w:left w:val="none" w:sz="0" w:space="0" w:color="auto"/>
        <w:bottom w:val="none" w:sz="0" w:space="0" w:color="auto"/>
        <w:right w:val="none" w:sz="0" w:space="0" w:color="auto"/>
      </w:divBdr>
    </w:div>
    <w:div w:id="40709819">
      <w:marLeft w:val="0"/>
      <w:marRight w:val="0"/>
      <w:marTop w:val="0"/>
      <w:marBottom w:val="0"/>
      <w:divBdr>
        <w:top w:val="none" w:sz="0" w:space="0" w:color="auto"/>
        <w:left w:val="none" w:sz="0" w:space="0" w:color="auto"/>
        <w:bottom w:val="none" w:sz="0" w:space="0" w:color="auto"/>
        <w:right w:val="none" w:sz="0" w:space="0" w:color="auto"/>
      </w:divBdr>
    </w:div>
    <w:div w:id="40711300">
      <w:marLeft w:val="0"/>
      <w:marRight w:val="0"/>
      <w:marTop w:val="0"/>
      <w:marBottom w:val="0"/>
      <w:divBdr>
        <w:top w:val="none" w:sz="0" w:space="0" w:color="auto"/>
        <w:left w:val="none" w:sz="0" w:space="0" w:color="auto"/>
        <w:bottom w:val="none" w:sz="0" w:space="0" w:color="auto"/>
        <w:right w:val="none" w:sz="0" w:space="0" w:color="auto"/>
      </w:divBdr>
    </w:div>
    <w:div w:id="40713622">
      <w:marLeft w:val="0"/>
      <w:marRight w:val="0"/>
      <w:marTop w:val="0"/>
      <w:marBottom w:val="0"/>
      <w:divBdr>
        <w:top w:val="none" w:sz="0" w:space="0" w:color="auto"/>
        <w:left w:val="none" w:sz="0" w:space="0" w:color="auto"/>
        <w:bottom w:val="none" w:sz="0" w:space="0" w:color="auto"/>
        <w:right w:val="none" w:sz="0" w:space="0" w:color="auto"/>
      </w:divBdr>
    </w:div>
    <w:div w:id="40716677">
      <w:marLeft w:val="0"/>
      <w:marRight w:val="0"/>
      <w:marTop w:val="0"/>
      <w:marBottom w:val="0"/>
      <w:divBdr>
        <w:top w:val="none" w:sz="0" w:space="0" w:color="auto"/>
        <w:left w:val="none" w:sz="0" w:space="0" w:color="auto"/>
        <w:bottom w:val="none" w:sz="0" w:space="0" w:color="auto"/>
        <w:right w:val="none" w:sz="0" w:space="0" w:color="auto"/>
      </w:divBdr>
    </w:div>
    <w:div w:id="40717662">
      <w:marLeft w:val="0"/>
      <w:marRight w:val="0"/>
      <w:marTop w:val="0"/>
      <w:marBottom w:val="0"/>
      <w:divBdr>
        <w:top w:val="none" w:sz="0" w:space="0" w:color="auto"/>
        <w:left w:val="none" w:sz="0" w:space="0" w:color="auto"/>
        <w:bottom w:val="none" w:sz="0" w:space="0" w:color="auto"/>
        <w:right w:val="none" w:sz="0" w:space="0" w:color="auto"/>
      </w:divBdr>
    </w:div>
    <w:div w:id="40785594">
      <w:marLeft w:val="0"/>
      <w:marRight w:val="0"/>
      <w:marTop w:val="0"/>
      <w:marBottom w:val="0"/>
      <w:divBdr>
        <w:top w:val="none" w:sz="0" w:space="0" w:color="auto"/>
        <w:left w:val="none" w:sz="0" w:space="0" w:color="auto"/>
        <w:bottom w:val="none" w:sz="0" w:space="0" w:color="auto"/>
        <w:right w:val="none" w:sz="0" w:space="0" w:color="auto"/>
      </w:divBdr>
    </w:div>
    <w:div w:id="40788564">
      <w:marLeft w:val="0"/>
      <w:marRight w:val="0"/>
      <w:marTop w:val="0"/>
      <w:marBottom w:val="0"/>
      <w:divBdr>
        <w:top w:val="none" w:sz="0" w:space="0" w:color="auto"/>
        <w:left w:val="none" w:sz="0" w:space="0" w:color="auto"/>
        <w:bottom w:val="none" w:sz="0" w:space="0" w:color="auto"/>
        <w:right w:val="none" w:sz="0" w:space="0" w:color="auto"/>
      </w:divBdr>
    </w:div>
    <w:div w:id="40792671">
      <w:bodyDiv w:val="1"/>
      <w:marLeft w:val="0"/>
      <w:marRight w:val="0"/>
      <w:marTop w:val="0"/>
      <w:marBottom w:val="0"/>
      <w:divBdr>
        <w:top w:val="none" w:sz="0" w:space="0" w:color="auto"/>
        <w:left w:val="none" w:sz="0" w:space="0" w:color="auto"/>
        <w:bottom w:val="none" w:sz="0" w:space="0" w:color="auto"/>
        <w:right w:val="none" w:sz="0" w:space="0" w:color="auto"/>
      </w:divBdr>
    </w:div>
    <w:div w:id="40861507">
      <w:marLeft w:val="0"/>
      <w:marRight w:val="0"/>
      <w:marTop w:val="0"/>
      <w:marBottom w:val="0"/>
      <w:divBdr>
        <w:top w:val="none" w:sz="0" w:space="0" w:color="auto"/>
        <w:left w:val="none" w:sz="0" w:space="0" w:color="auto"/>
        <w:bottom w:val="none" w:sz="0" w:space="0" w:color="auto"/>
        <w:right w:val="none" w:sz="0" w:space="0" w:color="auto"/>
      </w:divBdr>
    </w:div>
    <w:div w:id="40906597">
      <w:marLeft w:val="0"/>
      <w:marRight w:val="0"/>
      <w:marTop w:val="0"/>
      <w:marBottom w:val="0"/>
      <w:divBdr>
        <w:top w:val="none" w:sz="0" w:space="0" w:color="auto"/>
        <w:left w:val="none" w:sz="0" w:space="0" w:color="auto"/>
        <w:bottom w:val="none" w:sz="0" w:space="0" w:color="auto"/>
        <w:right w:val="none" w:sz="0" w:space="0" w:color="auto"/>
      </w:divBdr>
    </w:div>
    <w:div w:id="40908916">
      <w:marLeft w:val="0"/>
      <w:marRight w:val="0"/>
      <w:marTop w:val="0"/>
      <w:marBottom w:val="0"/>
      <w:divBdr>
        <w:top w:val="none" w:sz="0" w:space="0" w:color="auto"/>
        <w:left w:val="none" w:sz="0" w:space="0" w:color="auto"/>
        <w:bottom w:val="none" w:sz="0" w:space="0" w:color="auto"/>
        <w:right w:val="none" w:sz="0" w:space="0" w:color="auto"/>
      </w:divBdr>
    </w:div>
    <w:div w:id="41027377">
      <w:marLeft w:val="0"/>
      <w:marRight w:val="0"/>
      <w:marTop w:val="0"/>
      <w:marBottom w:val="0"/>
      <w:divBdr>
        <w:top w:val="none" w:sz="0" w:space="0" w:color="auto"/>
        <w:left w:val="none" w:sz="0" w:space="0" w:color="auto"/>
        <w:bottom w:val="none" w:sz="0" w:space="0" w:color="auto"/>
        <w:right w:val="none" w:sz="0" w:space="0" w:color="auto"/>
      </w:divBdr>
    </w:div>
    <w:div w:id="41057017">
      <w:marLeft w:val="0"/>
      <w:marRight w:val="0"/>
      <w:marTop w:val="0"/>
      <w:marBottom w:val="0"/>
      <w:divBdr>
        <w:top w:val="none" w:sz="0" w:space="0" w:color="auto"/>
        <w:left w:val="none" w:sz="0" w:space="0" w:color="auto"/>
        <w:bottom w:val="none" w:sz="0" w:space="0" w:color="auto"/>
        <w:right w:val="none" w:sz="0" w:space="0" w:color="auto"/>
      </w:divBdr>
    </w:div>
    <w:div w:id="41171853">
      <w:marLeft w:val="0"/>
      <w:marRight w:val="0"/>
      <w:marTop w:val="0"/>
      <w:marBottom w:val="0"/>
      <w:divBdr>
        <w:top w:val="none" w:sz="0" w:space="0" w:color="auto"/>
        <w:left w:val="none" w:sz="0" w:space="0" w:color="auto"/>
        <w:bottom w:val="none" w:sz="0" w:space="0" w:color="auto"/>
        <w:right w:val="none" w:sz="0" w:space="0" w:color="auto"/>
      </w:divBdr>
    </w:div>
    <w:div w:id="41292203">
      <w:marLeft w:val="0"/>
      <w:marRight w:val="0"/>
      <w:marTop w:val="0"/>
      <w:marBottom w:val="0"/>
      <w:divBdr>
        <w:top w:val="none" w:sz="0" w:space="0" w:color="auto"/>
        <w:left w:val="none" w:sz="0" w:space="0" w:color="auto"/>
        <w:bottom w:val="none" w:sz="0" w:space="0" w:color="auto"/>
        <w:right w:val="none" w:sz="0" w:space="0" w:color="auto"/>
      </w:divBdr>
    </w:div>
    <w:div w:id="41295205">
      <w:marLeft w:val="0"/>
      <w:marRight w:val="0"/>
      <w:marTop w:val="0"/>
      <w:marBottom w:val="0"/>
      <w:divBdr>
        <w:top w:val="none" w:sz="0" w:space="0" w:color="auto"/>
        <w:left w:val="none" w:sz="0" w:space="0" w:color="auto"/>
        <w:bottom w:val="none" w:sz="0" w:space="0" w:color="auto"/>
        <w:right w:val="none" w:sz="0" w:space="0" w:color="auto"/>
      </w:divBdr>
    </w:div>
    <w:div w:id="41298195">
      <w:marLeft w:val="0"/>
      <w:marRight w:val="0"/>
      <w:marTop w:val="0"/>
      <w:marBottom w:val="0"/>
      <w:divBdr>
        <w:top w:val="none" w:sz="0" w:space="0" w:color="auto"/>
        <w:left w:val="none" w:sz="0" w:space="0" w:color="auto"/>
        <w:bottom w:val="none" w:sz="0" w:space="0" w:color="auto"/>
        <w:right w:val="none" w:sz="0" w:space="0" w:color="auto"/>
      </w:divBdr>
    </w:div>
    <w:div w:id="41442441">
      <w:marLeft w:val="0"/>
      <w:marRight w:val="0"/>
      <w:marTop w:val="0"/>
      <w:marBottom w:val="0"/>
      <w:divBdr>
        <w:top w:val="none" w:sz="0" w:space="0" w:color="auto"/>
        <w:left w:val="none" w:sz="0" w:space="0" w:color="auto"/>
        <w:bottom w:val="none" w:sz="0" w:space="0" w:color="auto"/>
        <w:right w:val="none" w:sz="0" w:space="0" w:color="auto"/>
      </w:divBdr>
    </w:div>
    <w:div w:id="41443445">
      <w:marLeft w:val="0"/>
      <w:marRight w:val="0"/>
      <w:marTop w:val="0"/>
      <w:marBottom w:val="0"/>
      <w:divBdr>
        <w:top w:val="none" w:sz="0" w:space="0" w:color="auto"/>
        <w:left w:val="none" w:sz="0" w:space="0" w:color="auto"/>
        <w:bottom w:val="none" w:sz="0" w:space="0" w:color="auto"/>
        <w:right w:val="none" w:sz="0" w:space="0" w:color="auto"/>
      </w:divBdr>
    </w:div>
    <w:div w:id="41444090">
      <w:marLeft w:val="0"/>
      <w:marRight w:val="0"/>
      <w:marTop w:val="0"/>
      <w:marBottom w:val="0"/>
      <w:divBdr>
        <w:top w:val="none" w:sz="0" w:space="0" w:color="auto"/>
        <w:left w:val="none" w:sz="0" w:space="0" w:color="auto"/>
        <w:bottom w:val="none" w:sz="0" w:space="0" w:color="auto"/>
        <w:right w:val="none" w:sz="0" w:space="0" w:color="auto"/>
      </w:divBdr>
    </w:div>
    <w:div w:id="41563189">
      <w:marLeft w:val="0"/>
      <w:marRight w:val="0"/>
      <w:marTop w:val="0"/>
      <w:marBottom w:val="0"/>
      <w:divBdr>
        <w:top w:val="none" w:sz="0" w:space="0" w:color="auto"/>
        <w:left w:val="none" w:sz="0" w:space="0" w:color="auto"/>
        <w:bottom w:val="none" w:sz="0" w:space="0" w:color="auto"/>
        <w:right w:val="none" w:sz="0" w:space="0" w:color="auto"/>
      </w:divBdr>
    </w:div>
    <w:div w:id="41566658">
      <w:marLeft w:val="0"/>
      <w:marRight w:val="0"/>
      <w:marTop w:val="0"/>
      <w:marBottom w:val="0"/>
      <w:divBdr>
        <w:top w:val="none" w:sz="0" w:space="0" w:color="auto"/>
        <w:left w:val="none" w:sz="0" w:space="0" w:color="auto"/>
        <w:bottom w:val="none" w:sz="0" w:space="0" w:color="auto"/>
        <w:right w:val="none" w:sz="0" w:space="0" w:color="auto"/>
      </w:divBdr>
    </w:div>
    <w:div w:id="41567338">
      <w:marLeft w:val="0"/>
      <w:marRight w:val="0"/>
      <w:marTop w:val="0"/>
      <w:marBottom w:val="0"/>
      <w:divBdr>
        <w:top w:val="none" w:sz="0" w:space="0" w:color="auto"/>
        <w:left w:val="none" w:sz="0" w:space="0" w:color="auto"/>
        <w:bottom w:val="none" w:sz="0" w:space="0" w:color="auto"/>
        <w:right w:val="none" w:sz="0" w:space="0" w:color="auto"/>
      </w:divBdr>
    </w:div>
    <w:div w:id="41633770">
      <w:marLeft w:val="480"/>
      <w:marRight w:val="0"/>
      <w:marTop w:val="0"/>
      <w:marBottom w:val="0"/>
      <w:divBdr>
        <w:top w:val="none" w:sz="0" w:space="0" w:color="auto"/>
        <w:left w:val="none" w:sz="0" w:space="0" w:color="auto"/>
        <w:bottom w:val="none" w:sz="0" w:space="0" w:color="auto"/>
        <w:right w:val="none" w:sz="0" w:space="0" w:color="auto"/>
      </w:divBdr>
    </w:div>
    <w:div w:id="41637691">
      <w:marLeft w:val="0"/>
      <w:marRight w:val="0"/>
      <w:marTop w:val="0"/>
      <w:marBottom w:val="0"/>
      <w:divBdr>
        <w:top w:val="none" w:sz="0" w:space="0" w:color="auto"/>
        <w:left w:val="none" w:sz="0" w:space="0" w:color="auto"/>
        <w:bottom w:val="none" w:sz="0" w:space="0" w:color="auto"/>
        <w:right w:val="none" w:sz="0" w:space="0" w:color="auto"/>
      </w:divBdr>
    </w:div>
    <w:div w:id="41640555">
      <w:marLeft w:val="0"/>
      <w:marRight w:val="0"/>
      <w:marTop w:val="0"/>
      <w:marBottom w:val="0"/>
      <w:divBdr>
        <w:top w:val="none" w:sz="0" w:space="0" w:color="auto"/>
        <w:left w:val="none" w:sz="0" w:space="0" w:color="auto"/>
        <w:bottom w:val="none" w:sz="0" w:space="0" w:color="auto"/>
        <w:right w:val="none" w:sz="0" w:space="0" w:color="auto"/>
      </w:divBdr>
    </w:div>
    <w:div w:id="41641732">
      <w:marLeft w:val="0"/>
      <w:marRight w:val="0"/>
      <w:marTop w:val="0"/>
      <w:marBottom w:val="0"/>
      <w:divBdr>
        <w:top w:val="none" w:sz="0" w:space="0" w:color="auto"/>
        <w:left w:val="none" w:sz="0" w:space="0" w:color="auto"/>
        <w:bottom w:val="none" w:sz="0" w:space="0" w:color="auto"/>
        <w:right w:val="none" w:sz="0" w:space="0" w:color="auto"/>
      </w:divBdr>
    </w:div>
    <w:div w:id="41642526">
      <w:marLeft w:val="0"/>
      <w:marRight w:val="0"/>
      <w:marTop w:val="0"/>
      <w:marBottom w:val="0"/>
      <w:divBdr>
        <w:top w:val="none" w:sz="0" w:space="0" w:color="auto"/>
        <w:left w:val="none" w:sz="0" w:space="0" w:color="auto"/>
        <w:bottom w:val="none" w:sz="0" w:space="0" w:color="auto"/>
        <w:right w:val="none" w:sz="0" w:space="0" w:color="auto"/>
      </w:divBdr>
    </w:div>
    <w:div w:id="41683175">
      <w:marLeft w:val="0"/>
      <w:marRight w:val="0"/>
      <w:marTop w:val="0"/>
      <w:marBottom w:val="0"/>
      <w:divBdr>
        <w:top w:val="none" w:sz="0" w:space="0" w:color="auto"/>
        <w:left w:val="none" w:sz="0" w:space="0" w:color="auto"/>
        <w:bottom w:val="none" w:sz="0" w:space="0" w:color="auto"/>
        <w:right w:val="none" w:sz="0" w:space="0" w:color="auto"/>
      </w:divBdr>
    </w:div>
    <w:div w:id="41751240">
      <w:marLeft w:val="0"/>
      <w:marRight w:val="0"/>
      <w:marTop w:val="0"/>
      <w:marBottom w:val="0"/>
      <w:divBdr>
        <w:top w:val="none" w:sz="0" w:space="0" w:color="auto"/>
        <w:left w:val="none" w:sz="0" w:space="0" w:color="auto"/>
        <w:bottom w:val="none" w:sz="0" w:space="0" w:color="auto"/>
        <w:right w:val="none" w:sz="0" w:space="0" w:color="auto"/>
      </w:divBdr>
    </w:div>
    <w:div w:id="41905929">
      <w:marLeft w:val="0"/>
      <w:marRight w:val="0"/>
      <w:marTop w:val="0"/>
      <w:marBottom w:val="0"/>
      <w:divBdr>
        <w:top w:val="none" w:sz="0" w:space="0" w:color="auto"/>
        <w:left w:val="none" w:sz="0" w:space="0" w:color="auto"/>
        <w:bottom w:val="none" w:sz="0" w:space="0" w:color="auto"/>
        <w:right w:val="none" w:sz="0" w:space="0" w:color="auto"/>
      </w:divBdr>
    </w:div>
    <w:div w:id="41905935">
      <w:marLeft w:val="0"/>
      <w:marRight w:val="0"/>
      <w:marTop w:val="0"/>
      <w:marBottom w:val="0"/>
      <w:divBdr>
        <w:top w:val="none" w:sz="0" w:space="0" w:color="auto"/>
        <w:left w:val="none" w:sz="0" w:space="0" w:color="auto"/>
        <w:bottom w:val="none" w:sz="0" w:space="0" w:color="auto"/>
        <w:right w:val="none" w:sz="0" w:space="0" w:color="auto"/>
      </w:divBdr>
    </w:div>
    <w:div w:id="42097382">
      <w:marLeft w:val="0"/>
      <w:marRight w:val="0"/>
      <w:marTop w:val="0"/>
      <w:marBottom w:val="0"/>
      <w:divBdr>
        <w:top w:val="none" w:sz="0" w:space="0" w:color="auto"/>
        <w:left w:val="none" w:sz="0" w:space="0" w:color="auto"/>
        <w:bottom w:val="none" w:sz="0" w:space="0" w:color="auto"/>
        <w:right w:val="none" w:sz="0" w:space="0" w:color="auto"/>
      </w:divBdr>
    </w:div>
    <w:div w:id="42220350">
      <w:marLeft w:val="0"/>
      <w:marRight w:val="0"/>
      <w:marTop w:val="0"/>
      <w:marBottom w:val="0"/>
      <w:divBdr>
        <w:top w:val="none" w:sz="0" w:space="0" w:color="auto"/>
        <w:left w:val="none" w:sz="0" w:space="0" w:color="auto"/>
        <w:bottom w:val="none" w:sz="0" w:space="0" w:color="auto"/>
        <w:right w:val="none" w:sz="0" w:space="0" w:color="auto"/>
      </w:divBdr>
    </w:div>
    <w:div w:id="42220501">
      <w:marLeft w:val="0"/>
      <w:marRight w:val="0"/>
      <w:marTop w:val="0"/>
      <w:marBottom w:val="0"/>
      <w:divBdr>
        <w:top w:val="none" w:sz="0" w:space="0" w:color="auto"/>
        <w:left w:val="none" w:sz="0" w:space="0" w:color="auto"/>
        <w:bottom w:val="none" w:sz="0" w:space="0" w:color="auto"/>
        <w:right w:val="none" w:sz="0" w:space="0" w:color="auto"/>
      </w:divBdr>
    </w:div>
    <w:div w:id="42336515">
      <w:marLeft w:val="0"/>
      <w:marRight w:val="0"/>
      <w:marTop w:val="0"/>
      <w:marBottom w:val="0"/>
      <w:divBdr>
        <w:top w:val="none" w:sz="0" w:space="0" w:color="auto"/>
        <w:left w:val="none" w:sz="0" w:space="0" w:color="auto"/>
        <w:bottom w:val="none" w:sz="0" w:space="0" w:color="auto"/>
        <w:right w:val="none" w:sz="0" w:space="0" w:color="auto"/>
      </w:divBdr>
    </w:div>
    <w:div w:id="42339501">
      <w:marLeft w:val="0"/>
      <w:marRight w:val="0"/>
      <w:marTop w:val="0"/>
      <w:marBottom w:val="0"/>
      <w:divBdr>
        <w:top w:val="none" w:sz="0" w:space="0" w:color="auto"/>
        <w:left w:val="none" w:sz="0" w:space="0" w:color="auto"/>
        <w:bottom w:val="none" w:sz="0" w:space="0" w:color="auto"/>
        <w:right w:val="none" w:sz="0" w:space="0" w:color="auto"/>
      </w:divBdr>
    </w:div>
    <w:div w:id="42560567">
      <w:marLeft w:val="0"/>
      <w:marRight w:val="0"/>
      <w:marTop w:val="0"/>
      <w:marBottom w:val="0"/>
      <w:divBdr>
        <w:top w:val="none" w:sz="0" w:space="0" w:color="auto"/>
        <w:left w:val="none" w:sz="0" w:space="0" w:color="auto"/>
        <w:bottom w:val="none" w:sz="0" w:space="0" w:color="auto"/>
        <w:right w:val="none" w:sz="0" w:space="0" w:color="auto"/>
      </w:divBdr>
    </w:div>
    <w:div w:id="42601339">
      <w:marLeft w:val="0"/>
      <w:marRight w:val="0"/>
      <w:marTop w:val="0"/>
      <w:marBottom w:val="0"/>
      <w:divBdr>
        <w:top w:val="none" w:sz="0" w:space="0" w:color="auto"/>
        <w:left w:val="none" w:sz="0" w:space="0" w:color="auto"/>
        <w:bottom w:val="none" w:sz="0" w:space="0" w:color="auto"/>
        <w:right w:val="none" w:sz="0" w:space="0" w:color="auto"/>
      </w:divBdr>
    </w:div>
    <w:div w:id="42603992">
      <w:marLeft w:val="0"/>
      <w:marRight w:val="0"/>
      <w:marTop w:val="0"/>
      <w:marBottom w:val="0"/>
      <w:divBdr>
        <w:top w:val="none" w:sz="0" w:space="0" w:color="auto"/>
        <w:left w:val="none" w:sz="0" w:space="0" w:color="auto"/>
        <w:bottom w:val="none" w:sz="0" w:space="0" w:color="auto"/>
        <w:right w:val="none" w:sz="0" w:space="0" w:color="auto"/>
      </w:divBdr>
    </w:div>
    <w:div w:id="42681623">
      <w:marLeft w:val="0"/>
      <w:marRight w:val="0"/>
      <w:marTop w:val="0"/>
      <w:marBottom w:val="0"/>
      <w:divBdr>
        <w:top w:val="none" w:sz="0" w:space="0" w:color="auto"/>
        <w:left w:val="none" w:sz="0" w:space="0" w:color="auto"/>
        <w:bottom w:val="none" w:sz="0" w:space="0" w:color="auto"/>
        <w:right w:val="none" w:sz="0" w:space="0" w:color="auto"/>
      </w:divBdr>
    </w:div>
    <w:div w:id="42684409">
      <w:marLeft w:val="0"/>
      <w:marRight w:val="0"/>
      <w:marTop w:val="0"/>
      <w:marBottom w:val="0"/>
      <w:divBdr>
        <w:top w:val="none" w:sz="0" w:space="0" w:color="auto"/>
        <w:left w:val="none" w:sz="0" w:space="0" w:color="auto"/>
        <w:bottom w:val="none" w:sz="0" w:space="0" w:color="auto"/>
        <w:right w:val="none" w:sz="0" w:space="0" w:color="auto"/>
      </w:divBdr>
    </w:div>
    <w:div w:id="42753045">
      <w:marLeft w:val="0"/>
      <w:marRight w:val="0"/>
      <w:marTop w:val="0"/>
      <w:marBottom w:val="0"/>
      <w:divBdr>
        <w:top w:val="none" w:sz="0" w:space="0" w:color="auto"/>
        <w:left w:val="none" w:sz="0" w:space="0" w:color="auto"/>
        <w:bottom w:val="none" w:sz="0" w:space="0" w:color="auto"/>
        <w:right w:val="none" w:sz="0" w:space="0" w:color="auto"/>
      </w:divBdr>
    </w:div>
    <w:div w:id="42795472">
      <w:marLeft w:val="0"/>
      <w:marRight w:val="0"/>
      <w:marTop w:val="0"/>
      <w:marBottom w:val="0"/>
      <w:divBdr>
        <w:top w:val="none" w:sz="0" w:space="0" w:color="auto"/>
        <w:left w:val="none" w:sz="0" w:space="0" w:color="auto"/>
        <w:bottom w:val="none" w:sz="0" w:space="0" w:color="auto"/>
        <w:right w:val="none" w:sz="0" w:space="0" w:color="auto"/>
      </w:divBdr>
    </w:div>
    <w:div w:id="42874673">
      <w:marLeft w:val="0"/>
      <w:marRight w:val="0"/>
      <w:marTop w:val="0"/>
      <w:marBottom w:val="0"/>
      <w:divBdr>
        <w:top w:val="none" w:sz="0" w:space="0" w:color="auto"/>
        <w:left w:val="none" w:sz="0" w:space="0" w:color="auto"/>
        <w:bottom w:val="none" w:sz="0" w:space="0" w:color="auto"/>
        <w:right w:val="none" w:sz="0" w:space="0" w:color="auto"/>
      </w:divBdr>
    </w:div>
    <w:div w:id="42944208">
      <w:marLeft w:val="0"/>
      <w:marRight w:val="0"/>
      <w:marTop w:val="0"/>
      <w:marBottom w:val="0"/>
      <w:divBdr>
        <w:top w:val="none" w:sz="0" w:space="0" w:color="auto"/>
        <w:left w:val="none" w:sz="0" w:space="0" w:color="auto"/>
        <w:bottom w:val="none" w:sz="0" w:space="0" w:color="auto"/>
        <w:right w:val="none" w:sz="0" w:space="0" w:color="auto"/>
      </w:divBdr>
    </w:div>
    <w:div w:id="42946300">
      <w:marLeft w:val="0"/>
      <w:marRight w:val="0"/>
      <w:marTop w:val="0"/>
      <w:marBottom w:val="0"/>
      <w:divBdr>
        <w:top w:val="none" w:sz="0" w:space="0" w:color="auto"/>
        <w:left w:val="none" w:sz="0" w:space="0" w:color="auto"/>
        <w:bottom w:val="none" w:sz="0" w:space="0" w:color="auto"/>
        <w:right w:val="none" w:sz="0" w:space="0" w:color="auto"/>
      </w:divBdr>
    </w:div>
    <w:div w:id="42991934">
      <w:marLeft w:val="0"/>
      <w:marRight w:val="0"/>
      <w:marTop w:val="0"/>
      <w:marBottom w:val="0"/>
      <w:divBdr>
        <w:top w:val="none" w:sz="0" w:space="0" w:color="auto"/>
        <w:left w:val="none" w:sz="0" w:space="0" w:color="auto"/>
        <w:bottom w:val="none" w:sz="0" w:space="0" w:color="auto"/>
        <w:right w:val="none" w:sz="0" w:space="0" w:color="auto"/>
      </w:divBdr>
    </w:div>
    <w:div w:id="43020620">
      <w:marLeft w:val="0"/>
      <w:marRight w:val="0"/>
      <w:marTop w:val="0"/>
      <w:marBottom w:val="0"/>
      <w:divBdr>
        <w:top w:val="none" w:sz="0" w:space="0" w:color="auto"/>
        <w:left w:val="none" w:sz="0" w:space="0" w:color="auto"/>
        <w:bottom w:val="none" w:sz="0" w:space="0" w:color="auto"/>
        <w:right w:val="none" w:sz="0" w:space="0" w:color="auto"/>
      </w:divBdr>
    </w:div>
    <w:div w:id="43070452">
      <w:marLeft w:val="0"/>
      <w:marRight w:val="0"/>
      <w:marTop w:val="0"/>
      <w:marBottom w:val="0"/>
      <w:divBdr>
        <w:top w:val="none" w:sz="0" w:space="0" w:color="auto"/>
        <w:left w:val="none" w:sz="0" w:space="0" w:color="auto"/>
        <w:bottom w:val="none" w:sz="0" w:space="0" w:color="auto"/>
        <w:right w:val="none" w:sz="0" w:space="0" w:color="auto"/>
      </w:divBdr>
    </w:div>
    <w:div w:id="43141518">
      <w:marLeft w:val="0"/>
      <w:marRight w:val="0"/>
      <w:marTop w:val="0"/>
      <w:marBottom w:val="0"/>
      <w:divBdr>
        <w:top w:val="none" w:sz="0" w:space="0" w:color="auto"/>
        <w:left w:val="none" w:sz="0" w:space="0" w:color="auto"/>
        <w:bottom w:val="none" w:sz="0" w:space="0" w:color="auto"/>
        <w:right w:val="none" w:sz="0" w:space="0" w:color="auto"/>
      </w:divBdr>
    </w:div>
    <w:div w:id="43213478">
      <w:marLeft w:val="0"/>
      <w:marRight w:val="0"/>
      <w:marTop w:val="0"/>
      <w:marBottom w:val="0"/>
      <w:divBdr>
        <w:top w:val="none" w:sz="0" w:space="0" w:color="auto"/>
        <w:left w:val="none" w:sz="0" w:space="0" w:color="auto"/>
        <w:bottom w:val="none" w:sz="0" w:space="0" w:color="auto"/>
        <w:right w:val="none" w:sz="0" w:space="0" w:color="auto"/>
      </w:divBdr>
    </w:div>
    <w:div w:id="43217346">
      <w:bodyDiv w:val="1"/>
      <w:marLeft w:val="0"/>
      <w:marRight w:val="0"/>
      <w:marTop w:val="0"/>
      <w:marBottom w:val="0"/>
      <w:divBdr>
        <w:top w:val="none" w:sz="0" w:space="0" w:color="auto"/>
        <w:left w:val="none" w:sz="0" w:space="0" w:color="auto"/>
        <w:bottom w:val="none" w:sz="0" w:space="0" w:color="auto"/>
        <w:right w:val="none" w:sz="0" w:space="0" w:color="auto"/>
      </w:divBdr>
    </w:div>
    <w:div w:id="43258960">
      <w:marLeft w:val="0"/>
      <w:marRight w:val="0"/>
      <w:marTop w:val="0"/>
      <w:marBottom w:val="0"/>
      <w:divBdr>
        <w:top w:val="none" w:sz="0" w:space="0" w:color="auto"/>
        <w:left w:val="none" w:sz="0" w:space="0" w:color="auto"/>
        <w:bottom w:val="none" w:sz="0" w:space="0" w:color="auto"/>
        <w:right w:val="none" w:sz="0" w:space="0" w:color="auto"/>
      </w:divBdr>
    </w:div>
    <w:div w:id="43262963">
      <w:marLeft w:val="0"/>
      <w:marRight w:val="0"/>
      <w:marTop w:val="0"/>
      <w:marBottom w:val="0"/>
      <w:divBdr>
        <w:top w:val="none" w:sz="0" w:space="0" w:color="auto"/>
        <w:left w:val="none" w:sz="0" w:space="0" w:color="auto"/>
        <w:bottom w:val="none" w:sz="0" w:space="0" w:color="auto"/>
        <w:right w:val="none" w:sz="0" w:space="0" w:color="auto"/>
      </w:divBdr>
    </w:div>
    <w:div w:id="43334343">
      <w:bodyDiv w:val="1"/>
      <w:marLeft w:val="0"/>
      <w:marRight w:val="0"/>
      <w:marTop w:val="0"/>
      <w:marBottom w:val="0"/>
      <w:divBdr>
        <w:top w:val="none" w:sz="0" w:space="0" w:color="auto"/>
        <w:left w:val="none" w:sz="0" w:space="0" w:color="auto"/>
        <w:bottom w:val="none" w:sz="0" w:space="0" w:color="auto"/>
        <w:right w:val="none" w:sz="0" w:space="0" w:color="auto"/>
      </w:divBdr>
    </w:div>
    <w:div w:id="43337936">
      <w:marLeft w:val="0"/>
      <w:marRight w:val="0"/>
      <w:marTop w:val="0"/>
      <w:marBottom w:val="0"/>
      <w:divBdr>
        <w:top w:val="none" w:sz="0" w:space="0" w:color="auto"/>
        <w:left w:val="none" w:sz="0" w:space="0" w:color="auto"/>
        <w:bottom w:val="none" w:sz="0" w:space="0" w:color="auto"/>
        <w:right w:val="none" w:sz="0" w:space="0" w:color="auto"/>
      </w:divBdr>
    </w:div>
    <w:div w:id="43407102">
      <w:marLeft w:val="0"/>
      <w:marRight w:val="0"/>
      <w:marTop w:val="0"/>
      <w:marBottom w:val="0"/>
      <w:divBdr>
        <w:top w:val="none" w:sz="0" w:space="0" w:color="auto"/>
        <w:left w:val="none" w:sz="0" w:space="0" w:color="auto"/>
        <w:bottom w:val="none" w:sz="0" w:space="0" w:color="auto"/>
        <w:right w:val="none" w:sz="0" w:space="0" w:color="auto"/>
      </w:divBdr>
    </w:div>
    <w:div w:id="43409006">
      <w:bodyDiv w:val="1"/>
      <w:marLeft w:val="0"/>
      <w:marRight w:val="0"/>
      <w:marTop w:val="0"/>
      <w:marBottom w:val="0"/>
      <w:divBdr>
        <w:top w:val="none" w:sz="0" w:space="0" w:color="auto"/>
        <w:left w:val="none" w:sz="0" w:space="0" w:color="auto"/>
        <w:bottom w:val="none" w:sz="0" w:space="0" w:color="auto"/>
        <w:right w:val="none" w:sz="0" w:space="0" w:color="auto"/>
      </w:divBdr>
      <w:divsChild>
        <w:div w:id="1231961943">
          <w:marLeft w:val="0"/>
          <w:marRight w:val="0"/>
          <w:marTop w:val="0"/>
          <w:marBottom w:val="0"/>
          <w:divBdr>
            <w:top w:val="none" w:sz="0" w:space="0" w:color="auto"/>
            <w:left w:val="none" w:sz="0" w:space="0" w:color="auto"/>
            <w:bottom w:val="none" w:sz="0" w:space="0" w:color="auto"/>
            <w:right w:val="none" w:sz="0" w:space="0" w:color="auto"/>
          </w:divBdr>
        </w:div>
        <w:div w:id="1298074598">
          <w:marLeft w:val="0"/>
          <w:marRight w:val="0"/>
          <w:marTop w:val="0"/>
          <w:marBottom w:val="0"/>
          <w:divBdr>
            <w:top w:val="none" w:sz="0" w:space="0" w:color="auto"/>
            <w:left w:val="none" w:sz="0" w:space="0" w:color="auto"/>
            <w:bottom w:val="none" w:sz="0" w:space="0" w:color="auto"/>
            <w:right w:val="none" w:sz="0" w:space="0" w:color="auto"/>
          </w:divBdr>
        </w:div>
        <w:div w:id="1741556636">
          <w:marLeft w:val="0"/>
          <w:marRight w:val="0"/>
          <w:marTop w:val="0"/>
          <w:marBottom w:val="0"/>
          <w:divBdr>
            <w:top w:val="none" w:sz="0" w:space="0" w:color="auto"/>
            <w:left w:val="none" w:sz="0" w:space="0" w:color="auto"/>
            <w:bottom w:val="none" w:sz="0" w:space="0" w:color="auto"/>
            <w:right w:val="none" w:sz="0" w:space="0" w:color="auto"/>
          </w:divBdr>
        </w:div>
        <w:div w:id="1485776505">
          <w:marLeft w:val="0"/>
          <w:marRight w:val="0"/>
          <w:marTop w:val="0"/>
          <w:marBottom w:val="0"/>
          <w:divBdr>
            <w:top w:val="none" w:sz="0" w:space="0" w:color="auto"/>
            <w:left w:val="none" w:sz="0" w:space="0" w:color="auto"/>
            <w:bottom w:val="none" w:sz="0" w:space="0" w:color="auto"/>
            <w:right w:val="none" w:sz="0" w:space="0" w:color="auto"/>
          </w:divBdr>
        </w:div>
        <w:div w:id="1912035725">
          <w:marLeft w:val="0"/>
          <w:marRight w:val="0"/>
          <w:marTop w:val="0"/>
          <w:marBottom w:val="0"/>
          <w:divBdr>
            <w:top w:val="none" w:sz="0" w:space="0" w:color="auto"/>
            <w:left w:val="none" w:sz="0" w:space="0" w:color="auto"/>
            <w:bottom w:val="none" w:sz="0" w:space="0" w:color="auto"/>
            <w:right w:val="none" w:sz="0" w:space="0" w:color="auto"/>
          </w:divBdr>
        </w:div>
        <w:div w:id="412120901">
          <w:marLeft w:val="0"/>
          <w:marRight w:val="0"/>
          <w:marTop w:val="0"/>
          <w:marBottom w:val="0"/>
          <w:divBdr>
            <w:top w:val="none" w:sz="0" w:space="0" w:color="auto"/>
            <w:left w:val="none" w:sz="0" w:space="0" w:color="auto"/>
            <w:bottom w:val="none" w:sz="0" w:space="0" w:color="auto"/>
            <w:right w:val="none" w:sz="0" w:space="0" w:color="auto"/>
          </w:divBdr>
        </w:div>
        <w:div w:id="1126310186">
          <w:marLeft w:val="0"/>
          <w:marRight w:val="0"/>
          <w:marTop w:val="0"/>
          <w:marBottom w:val="0"/>
          <w:divBdr>
            <w:top w:val="none" w:sz="0" w:space="0" w:color="auto"/>
            <w:left w:val="none" w:sz="0" w:space="0" w:color="auto"/>
            <w:bottom w:val="none" w:sz="0" w:space="0" w:color="auto"/>
            <w:right w:val="none" w:sz="0" w:space="0" w:color="auto"/>
          </w:divBdr>
        </w:div>
        <w:div w:id="861934812">
          <w:marLeft w:val="0"/>
          <w:marRight w:val="0"/>
          <w:marTop w:val="0"/>
          <w:marBottom w:val="0"/>
          <w:divBdr>
            <w:top w:val="none" w:sz="0" w:space="0" w:color="auto"/>
            <w:left w:val="none" w:sz="0" w:space="0" w:color="auto"/>
            <w:bottom w:val="none" w:sz="0" w:space="0" w:color="auto"/>
            <w:right w:val="none" w:sz="0" w:space="0" w:color="auto"/>
          </w:divBdr>
        </w:div>
        <w:div w:id="48113901">
          <w:marLeft w:val="0"/>
          <w:marRight w:val="0"/>
          <w:marTop w:val="0"/>
          <w:marBottom w:val="0"/>
          <w:divBdr>
            <w:top w:val="none" w:sz="0" w:space="0" w:color="auto"/>
            <w:left w:val="none" w:sz="0" w:space="0" w:color="auto"/>
            <w:bottom w:val="none" w:sz="0" w:space="0" w:color="auto"/>
            <w:right w:val="none" w:sz="0" w:space="0" w:color="auto"/>
          </w:divBdr>
        </w:div>
        <w:div w:id="646935114">
          <w:marLeft w:val="0"/>
          <w:marRight w:val="0"/>
          <w:marTop w:val="0"/>
          <w:marBottom w:val="0"/>
          <w:divBdr>
            <w:top w:val="none" w:sz="0" w:space="0" w:color="auto"/>
            <w:left w:val="none" w:sz="0" w:space="0" w:color="auto"/>
            <w:bottom w:val="none" w:sz="0" w:space="0" w:color="auto"/>
            <w:right w:val="none" w:sz="0" w:space="0" w:color="auto"/>
          </w:divBdr>
        </w:div>
        <w:div w:id="88161645">
          <w:marLeft w:val="0"/>
          <w:marRight w:val="0"/>
          <w:marTop w:val="0"/>
          <w:marBottom w:val="0"/>
          <w:divBdr>
            <w:top w:val="none" w:sz="0" w:space="0" w:color="auto"/>
            <w:left w:val="none" w:sz="0" w:space="0" w:color="auto"/>
            <w:bottom w:val="none" w:sz="0" w:space="0" w:color="auto"/>
            <w:right w:val="none" w:sz="0" w:space="0" w:color="auto"/>
          </w:divBdr>
        </w:div>
        <w:div w:id="578564714">
          <w:marLeft w:val="0"/>
          <w:marRight w:val="0"/>
          <w:marTop w:val="0"/>
          <w:marBottom w:val="0"/>
          <w:divBdr>
            <w:top w:val="none" w:sz="0" w:space="0" w:color="auto"/>
            <w:left w:val="none" w:sz="0" w:space="0" w:color="auto"/>
            <w:bottom w:val="none" w:sz="0" w:space="0" w:color="auto"/>
            <w:right w:val="none" w:sz="0" w:space="0" w:color="auto"/>
          </w:divBdr>
        </w:div>
        <w:div w:id="536477737">
          <w:marLeft w:val="0"/>
          <w:marRight w:val="0"/>
          <w:marTop w:val="0"/>
          <w:marBottom w:val="0"/>
          <w:divBdr>
            <w:top w:val="none" w:sz="0" w:space="0" w:color="auto"/>
            <w:left w:val="none" w:sz="0" w:space="0" w:color="auto"/>
            <w:bottom w:val="none" w:sz="0" w:space="0" w:color="auto"/>
            <w:right w:val="none" w:sz="0" w:space="0" w:color="auto"/>
          </w:divBdr>
        </w:div>
        <w:div w:id="1033967479">
          <w:marLeft w:val="0"/>
          <w:marRight w:val="0"/>
          <w:marTop w:val="0"/>
          <w:marBottom w:val="0"/>
          <w:divBdr>
            <w:top w:val="none" w:sz="0" w:space="0" w:color="auto"/>
            <w:left w:val="none" w:sz="0" w:space="0" w:color="auto"/>
            <w:bottom w:val="none" w:sz="0" w:space="0" w:color="auto"/>
            <w:right w:val="none" w:sz="0" w:space="0" w:color="auto"/>
          </w:divBdr>
        </w:div>
        <w:div w:id="1465540400">
          <w:marLeft w:val="0"/>
          <w:marRight w:val="0"/>
          <w:marTop w:val="0"/>
          <w:marBottom w:val="0"/>
          <w:divBdr>
            <w:top w:val="none" w:sz="0" w:space="0" w:color="auto"/>
            <w:left w:val="none" w:sz="0" w:space="0" w:color="auto"/>
            <w:bottom w:val="none" w:sz="0" w:space="0" w:color="auto"/>
            <w:right w:val="none" w:sz="0" w:space="0" w:color="auto"/>
          </w:divBdr>
        </w:div>
        <w:div w:id="1468667097">
          <w:marLeft w:val="0"/>
          <w:marRight w:val="0"/>
          <w:marTop w:val="0"/>
          <w:marBottom w:val="0"/>
          <w:divBdr>
            <w:top w:val="none" w:sz="0" w:space="0" w:color="auto"/>
            <w:left w:val="none" w:sz="0" w:space="0" w:color="auto"/>
            <w:bottom w:val="none" w:sz="0" w:space="0" w:color="auto"/>
            <w:right w:val="none" w:sz="0" w:space="0" w:color="auto"/>
          </w:divBdr>
        </w:div>
        <w:div w:id="1358235770">
          <w:marLeft w:val="0"/>
          <w:marRight w:val="0"/>
          <w:marTop w:val="0"/>
          <w:marBottom w:val="0"/>
          <w:divBdr>
            <w:top w:val="none" w:sz="0" w:space="0" w:color="auto"/>
            <w:left w:val="none" w:sz="0" w:space="0" w:color="auto"/>
            <w:bottom w:val="none" w:sz="0" w:space="0" w:color="auto"/>
            <w:right w:val="none" w:sz="0" w:space="0" w:color="auto"/>
          </w:divBdr>
        </w:div>
        <w:div w:id="2047756717">
          <w:marLeft w:val="0"/>
          <w:marRight w:val="0"/>
          <w:marTop w:val="0"/>
          <w:marBottom w:val="0"/>
          <w:divBdr>
            <w:top w:val="none" w:sz="0" w:space="0" w:color="auto"/>
            <w:left w:val="none" w:sz="0" w:space="0" w:color="auto"/>
            <w:bottom w:val="none" w:sz="0" w:space="0" w:color="auto"/>
            <w:right w:val="none" w:sz="0" w:space="0" w:color="auto"/>
          </w:divBdr>
        </w:div>
        <w:div w:id="1224369602">
          <w:marLeft w:val="0"/>
          <w:marRight w:val="0"/>
          <w:marTop w:val="0"/>
          <w:marBottom w:val="0"/>
          <w:divBdr>
            <w:top w:val="none" w:sz="0" w:space="0" w:color="auto"/>
            <w:left w:val="none" w:sz="0" w:space="0" w:color="auto"/>
            <w:bottom w:val="none" w:sz="0" w:space="0" w:color="auto"/>
            <w:right w:val="none" w:sz="0" w:space="0" w:color="auto"/>
          </w:divBdr>
        </w:div>
        <w:div w:id="1799639194">
          <w:marLeft w:val="0"/>
          <w:marRight w:val="0"/>
          <w:marTop w:val="0"/>
          <w:marBottom w:val="0"/>
          <w:divBdr>
            <w:top w:val="none" w:sz="0" w:space="0" w:color="auto"/>
            <w:left w:val="none" w:sz="0" w:space="0" w:color="auto"/>
            <w:bottom w:val="none" w:sz="0" w:space="0" w:color="auto"/>
            <w:right w:val="none" w:sz="0" w:space="0" w:color="auto"/>
          </w:divBdr>
        </w:div>
        <w:div w:id="458690951">
          <w:marLeft w:val="0"/>
          <w:marRight w:val="0"/>
          <w:marTop w:val="0"/>
          <w:marBottom w:val="0"/>
          <w:divBdr>
            <w:top w:val="none" w:sz="0" w:space="0" w:color="auto"/>
            <w:left w:val="none" w:sz="0" w:space="0" w:color="auto"/>
            <w:bottom w:val="none" w:sz="0" w:space="0" w:color="auto"/>
            <w:right w:val="none" w:sz="0" w:space="0" w:color="auto"/>
          </w:divBdr>
        </w:div>
        <w:div w:id="633023956">
          <w:marLeft w:val="0"/>
          <w:marRight w:val="0"/>
          <w:marTop w:val="0"/>
          <w:marBottom w:val="0"/>
          <w:divBdr>
            <w:top w:val="none" w:sz="0" w:space="0" w:color="auto"/>
            <w:left w:val="none" w:sz="0" w:space="0" w:color="auto"/>
            <w:bottom w:val="none" w:sz="0" w:space="0" w:color="auto"/>
            <w:right w:val="none" w:sz="0" w:space="0" w:color="auto"/>
          </w:divBdr>
        </w:div>
        <w:div w:id="1790662165">
          <w:marLeft w:val="0"/>
          <w:marRight w:val="0"/>
          <w:marTop w:val="0"/>
          <w:marBottom w:val="0"/>
          <w:divBdr>
            <w:top w:val="none" w:sz="0" w:space="0" w:color="auto"/>
            <w:left w:val="none" w:sz="0" w:space="0" w:color="auto"/>
            <w:bottom w:val="none" w:sz="0" w:space="0" w:color="auto"/>
            <w:right w:val="none" w:sz="0" w:space="0" w:color="auto"/>
          </w:divBdr>
        </w:div>
      </w:divsChild>
    </w:div>
    <w:div w:id="43455537">
      <w:marLeft w:val="0"/>
      <w:marRight w:val="0"/>
      <w:marTop w:val="0"/>
      <w:marBottom w:val="0"/>
      <w:divBdr>
        <w:top w:val="none" w:sz="0" w:space="0" w:color="auto"/>
        <w:left w:val="none" w:sz="0" w:space="0" w:color="auto"/>
        <w:bottom w:val="none" w:sz="0" w:space="0" w:color="auto"/>
        <w:right w:val="none" w:sz="0" w:space="0" w:color="auto"/>
      </w:divBdr>
    </w:div>
    <w:div w:id="43600695">
      <w:marLeft w:val="0"/>
      <w:marRight w:val="0"/>
      <w:marTop w:val="0"/>
      <w:marBottom w:val="0"/>
      <w:divBdr>
        <w:top w:val="none" w:sz="0" w:space="0" w:color="auto"/>
        <w:left w:val="none" w:sz="0" w:space="0" w:color="auto"/>
        <w:bottom w:val="none" w:sz="0" w:space="0" w:color="auto"/>
        <w:right w:val="none" w:sz="0" w:space="0" w:color="auto"/>
      </w:divBdr>
    </w:div>
    <w:div w:id="43650101">
      <w:marLeft w:val="0"/>
      <w:marRight w:val="0"/>
      <w:marTop w:val="0"/>
      <w:marBottom w:val="0"/>
      <w:divBdr>
        <w:top w:val="none" w:sz="0" w:space="0" w:color="auto"/>
        <w:left w:val="none" w:sz="0" w:space="0" w:color="auto"/>
        <w:bottom w:val="none" w:sz="0" w:space="0" w:color="auto"/>
        <w:right w:val="none" w:sz="0" w:space="0" w:color="auto"/>
      </w:divBdr>
    </w:div>
    <w:div w:id="43719983">
      <w:marLeft w:val="0"/>
      <w:marRight w:val="0"/>
      <w:marTop w:val="0"/>
      <w:marBottom w:val="0"/>
      <w:divBdr>
        <w:top w:val="none" w:sz="0" w:space="0" w:color="auto"/>
        <w:left w:val="none" w:sz="0" w:space="0" w:color="auto"/>
        <w:bottom w:val="none" w:sz="0" w:space="0" w:color="auto"/>
        <w:right w:val="none" w:sz="0" w:space="0" w:color="auto"/>
      </w:divBdr>
    </w:div>
    <w:div w:id="43875648">
      <w:marLeft w:val="0"/>
      <w:marRight w:val="0"/>
      <w:marTop w:val="0"/>
      <w:marBottom w:val="0"/>
      <w:divBdr>
        <w:top w:val="none" w:sz="0" w:space="0" w:color="auto"/>
        <w:left w:val="none" w:sz="0" w:space="0" w:color="auto"/>
        <w:bottom w:val="none" w:sz="0" w:space="0" w:color="auto"/>
        <w:right w:val="none" w:sz="0" w:space="0" w:color="auto"/>
      </w:divBdr>
    </w:div>
    <w:div w:id="43913546">
      <w:marLeft w:val="0"/>
      <w:marRight w:val="0"/>
      <w:marTop w:val="0"/>
      <w:marBottom w:val="0"/>
      <w:divBdr>
        <w:top w:val="none" w:sz="0" w:space="0" w:color="auto"/>
        <w:left w:val="none" w:sz="0" w:space="0" w:color="auto"/>
        <w:bottom w:val="none" w:sz="0" w:space="0" w:color="auto"/>
        <w:right w:val="none" w:sz="0" w:space="0" w:color="auto"/>
      </w:divBdr>
    </w:div>
    <w:div w:id="44066688">
      <w:marLeft w:val="0"/>
      <w:marRight w:val="0"/>
      <w:marTop w:val="0"/>
      <w:marBottom w:val="0"/>
      <w:divBdr>
        <w:top w:val="none" w:sz="0" w:space="0" w:color="auto"/>
        <w:left w:val="none" w:sz="0" w:space="0" w:color="auto"/>
        <w:bottom w:val="none" w:sz="0" w:space="0" w:color="auto"/>
        <w:right w:val="none" w:sz="0" w:space="0" w:color="auto"/>
      </w:divBdr>
    </w:div>
    <w:div w:id="44255543">
      <w:marLeft w:val="0"/>
      <w:marRight w:val="0"/>
      <w:marTop w:val="0"/>
      <w:marBottom w:val="0"/>
      <w:divBdr>
        <w:top w:val="none" w:sz="0" w:space="0" w:color="auto"/>
        <w:left w:val="none" w:sz="0" w:space="0" w:color="auto"/>
        <w:bottom w:val="none" w:sz="0" w:space="0" w:color="auto"/>
        <w:right w:val="none" w:sz="0" w:space="0" w:color="auto"/>
      </w:divBdr>
    </w:div>
    <w:div w:id="44260774">
      <w:marLeft w:val="0"/>
      <w:marRight w:val="0"/>
      <w:marTop w:val="0"/>
      <w:marBottom w:val="0"/>
      <w:divBdr>
        <w:top w:val="none" w:sz="0" w:space="0" w:color="auto"/>
        <w:left w:val="none" w:sz="0" w:space="0" w:color="auto"/>
        <w:bottom w:val="none" w:sz="0" w:space="0" w:color="auto"/>
        <w:right w:val="none" w:sz="0" w:space="0" w:color="auto"/>
      </w:divBdr>
    </w:div>
    <w:div w:id="44330434">
      <w:marLeft w:val="0"/>
      <w:marRight w:val="0"/>
      <w:marTop w:val="0"/>
      <w:marBottom w:val="0"/>
      <w:divBdr>
        <w:top w:val="none" w:sz="0" w:space="0" w:color="auto"/>
        <w:left w:val="none" w:sz="0" w:space="0" w:color="auto"/>
        <w:bottom w:val="none" w:sz="0" w:space="0" w:color="auto"/>
        <w:right w:val="none" w:sz="0" w:space="0" w:color="auto"/>
      </w:divBdr>
    </w:div>
    <w:div w:id="44378751">
      <w:marLeft w:val="0"/>
      <w:marRight w:val="0"/>
      <w:marTop w:val="0"/>
      <w:marBottom w:val="0"/>
      <w:divBdr>
        <w:top w:val="none" w:sz="0" w:space="0" w:color="auto"/>
        <w:left w:val="none" w:sz="0" w:space="0" w:color="auto"/>
        <w:bottom w:val="none" w:sz="0" w:space="0" w:color="auto"/>
        <w:right w:val="none" w:sz="0" w:space="0" w:color="auto"/>
      </w:divBdr>
    </w:div>
    <w:div w:id="44453481">
      <w:marLeft w:val="0"/>
      <w:marRight w:val="0"/>
      <w:marTop w:val="0"/>
      <w:marBottom w:val="0"/>
      <w:divBdr>
        <w:top w:val="none" w:sz="0" w:space="0" w:color="auto"/>
        <w:left w:val="none" w:sz="0" w:space="0" w:color="auto"/>
        <w:bottom w:val="none" w:sz="0" w:space="0" w:color="auto"/>
        <w:right w:val="none" w:sz="0" w:space="0" w:color="auto"/>
      </w:divBdr>
    </w:div>
    <w:div w:id="44568032">
      <w:marLeft w:val="0"/>
      <w:marRight w:val="0"/>
      <w:marTop w:val="0"/>
      <w:marBottom w:val="0"/>
      <w:divBdr>
        <w:top w:val="none" w:sz="0" w:space="0" w:color="auto"/>
        <w:left w:val="none" w:sz="0" w:space="0" w:color="auto"/>
        <w:bottom w:val="none" w:sz="0" w:space="0" w:color="auto"/>
        <w:right w:val="none" w:sz="0" w:space="0" w:color="auto"/>
      </w:divBdr>
    </w:div>
    <w:div w:id="44645951">
      <w:marLeft w:val="0"/>
      <w:marRight w:val="0"/>
      <w:marTop w:val="0"/>
      <w:marBottom w:val="0"/>
      <w:divBdr>
        <w:top w:val="none" w:sz="0" w:space="0" w:color="auto"/>
        <w:left w:val="none" w:sz="0" w:space="0" w:color="auto"/>
        <w:bottom w:val="none" w:sz="0" w:space="0" w:color="auto"/>
        <w:right w:val="none" w:sz="0" w:space="0" w:color="auto"/>
      </w:divBdr>
    </w:div>
    <w:div w:id="44765216">
      <w:marLeft w:val="0"/>
      <w:marRight w:val="0"/>
      <w:marTop w:val="0"/>
      <w:marBottom w:val="0"/>
      <w:divBdr>
        <w:top w:val="none" w:sz="0" w:space="0" w:color="auto"/>
        <w:left w:val="none" w:sz="0" w:space="0" w:color="auto"/>
        <w:bottom w:val="none" w:sz="0" w:space="0" w:color="auto"/>
        <w:right w:val="none" w:sz="0" w:space="0" w:color="auto"/>
      </w:divBdr>
    </w:div>
    <w:div w:id="44838351">
      <w:marLeft w:val="0"/>
      <w:marRight w:val="0"/>
      <w:marTop w:val="0"/>
      <w:marBottom w:val="0"/>
      <w:divBdr>
        <w:top w:val="none" w:sz="0" w:space="0" w:color="auto"/>
        <w:left w:val="none" w:sz="0" w:space="0" w:color="auto"/>
        <w:bottom w:val="none" w:sz="0" w:space="0" w:color="auto"/>
        <w:right w:val="none" w:sz="0" w:space="0" w:color="auto"/>
      </w:divBdr>
    </w:div>
    <w:div w:id="44842217">
      <w:marLeft w:val="0"/>
      <w:marRight w:val="0"/>
      <w:marTop w:val="0"/>
      <w:marBottom w:val="0"/>
      <w:divBdr>
        <w:top w:val="none" w:sz="0" w:space="0" w:color="auto"/>
        <w:left w:val="none" w:sz="0" w:space="0" w:color="auto"/>
        <w:bottom w:val="none" w:sz="0" w:space="0" w:color="auto"/>
        <w:right w:val="none" w:sz="0" w:space="0" w:color="auto"/>
      </w:divBdr>
    </w:div>
    <w:div w:id="44911693">
      <w:marLeft w:val="0"/>
      <w:marRight w:val="0"/>
      <w:marTop w:val="0"/>
      <w:marBottom w:val="0"/>
      <w:divBdr>
        <w:top w:val="none" w:sz="0" w:space="0" w:color="auto"/>
        <w:left w:val="none" w:sz="0" w:space="0" w:color="auto"/>
        <w:bottom w:val="none" w:sz="0" w:space="0" w:color="auto"/>
        <w:right w:val="none" w:sz="0" w:space="0" w:color="auto"/>
      </w:divBdr>
    </w:div>
    <w:div w:id="44918489">
      <w:bodyDiv w:val="1"/>
      <w:marLeft w:val="0"/>
      <w:marRight w:val="0"/>
      <w:marTop w:val="0"/>
      <w:marBottom w:val="0"/>
      <w:divBdr>
        <w:top w:val="none" w:sz="0" w:space="0" w:color="auto"/>
        <w:left w:val="none" w:sz="0" w:space="0" w:color="auto"/>
        <w:bottom w:val="none" w:sz="0" w:space="0" w:color="auto"/>
        <w:right w:val="none" w:sz="0" w:space="0" w:color="auto"/>
      </w:divBdr>
    </w:div>
    <w:div w:id="45105181">
      <w:bodyDiv w:val="1"/>
      <w:marLeft w:val="0"/>
      <w:marRight w:val="0"/>
      <w:marTop w:val="0"/>
      <w:marBottom w:val="0"/>
      <w:divBdr>
        <w:top w:val="none" w:sz="0" w:space="0" w:color="auto"/>
        <w:left w:val="none" w:sz="0" w:space="0" w:color="auto"/>
        <w:bottom w:val="none" w:sz="0" w:space="0" w:color="auto"/>
        <w:right w:val="none" w:sz="0" w:space="0" w:color="auto"/>
      </w:divBdr>
    </w:div>
    <w:div w:id="45374222">
      <w:marLeft w:val="0"/>
      <w:marRight w:val="0"/>
      <w:marTop w:val="0"/>
      <w:marBottom w:val="0"/>
      <w:divBdr>
        <w:top w:val="none" w:sz="0" w:space="0" w:color="auto"/>
        <w:left w:val="none" w:sz="0" w:space="0" w:color="auto"/>
        <w:bottom w:val="none" w:sz="0" w:space="0" w:color="auto"/>
        <w:right w:val="none" w:sz="0" w:space="0" w:color="auto"/>
      </w:divBdr>
    </w:div>
    <w:div w:id="45375544">
      <w:marLeft w:val="0"/>
      <w:marRight w:val="0"/>
      <w:marTop w:val="0"/>
      <w:marBottom w:val="0"/>
      <w:divBdr>
        <w:top w:val="none" w:sz="0" w:space="0" w:color="auto"/>
        <w:left w:val="none" w:sz="0" w:space="0" w:color="auto"/>
        <w:bottom w:val="none" w:sz="0" w:space="0" w:color="auto"/>
        <w:right w:val="none" w:sz="0" w:space="0" w:color="auto"/>
      </w:divBdr>
    </w:div>
    <w:div w:id="45380064">
      <w:marLeft w:val="0"/>
      <w:marRight w:val="0"/>
      <w:marTop w:val="0"/>
      <w:marBottom w:val="0"/>
      <w:divBdr>
        <w:top w:val="none" w:sz="0" w:space="0" w:color="auto"/>
        <w:left w:val="none" w:sz="0" w:space="0" w:color="auto"/>
        <w:bottom w:val="none" w:sz="0" w:space="0" w:color="auto"/>
        <w:right w:val="none" w:sz="0" w:space="0" w:color="auto"/>
      </w:divBdr>
    </w:div>
    <w:div w:id="45496171">
      <w:marLeft w:val="0"/>
      <w:marRight w:val="0"/>
      <w:marTop w:val="0"/>
      <w:marBottom w:val="0"/>
      <w:divBdr>
        <w:top w:val="none" w:sz="0" w:space="0" w:color="auto"/>
        <w:left w:val="none" w:sz="0" w:space="0" w:color="auto"/>
        <w:bottom w:val="none" w:sz="0" w:space="0" w:color="auto"/>
        <w:right w:val="none" w:sz="0" w:space="0" w:color="auto"/>
      </w:divBdr>
    </w:div>
    <w:div w:id="45572270">
      <w:marLeft w:val="0"/>
      <w:marRight w:val="0"/>
      <w:marTop w:val="0"/>
      <w:marBottom w:val="0"/>
      <w:divBdr>
        <w:top w:val="none" w:sz="0" w:space="0" w:color="auto"/>
        <w:left w:val="none" w:sz="0" w:space="0" w:color="auto"/>
        <w:bottom w:val="none" w:sz="0" w:space="0" w:color="auto"/>
        <w:right w:val="none" w:sz="0" w:space="0" w:color="auto"/>
      </w:divBdr>
    </w:div>
    <w:div w:id="45615430">
      <w:marLeft w:val="0"/>
      <w:marRight w:val="0"/>
      <w:marTop w:val="0"/>
      <w:marBottom w:val="0"/>
      <w:divBdr>
        <w:top w:val="none" w:sz="0" w:space="0" w:color="auto"/>
        <w:left w:val="none" w:sz="0" w:space="0" w:color="auto"/>
        <w:bottom w:val="none" w:sz="0" w:space="0" w:color="auto"/>
        <w:right w:val="none" w:sz="0" w:space="0" w:color="auto"/>
      </w:divBdr>
    </w:div>
    <w:div w:id="45683480">
      <w:marLeft w:val="0"/>
      <w:marRight w:val="0"/>
      <w:marTop w:val="0"/>
      <w:marBottom w:val="0"/>
      <w:divBdr>
        <w:top w:val="none" w:sz="0" w:space="0" w:color="auto"/>
        <w:left w:val="none" w:sz="0" w:space="0" w:color="auto"/>
        <w:bottom w:val="none" w:sz="0" w:space="0" w:color="auto"/>
        <w:right w:val="none" w:sz="0" w:space="0" w:color="auto"/>
      </w:divBdr>
    </w:div>
    <w:div w:id="45692227">
      <w:marLeft w:val="0"/>
      <w:marRight w:val="0"/>
      <w:marTop w:val="0"/>
      <w:marBottom w:val="0"/>
      <w:divBdr>
        <w:top w:val="none" w:sz="0" w:space="0" w:color="auto"/>
        <w:left w:val="none" w:sz="0" w:space="0" w:color="auto"/>
        <w:bottom w:val="none" w:sz="0" w:space="0" w:color="auto"/>
        <w:right w:val="none" w:sz="0" w:space="0" w:color="auto"/>
      </w:divBdr>
    </w:div>
    <w:div w:id="45810201">
      <w:marLeft w:val="0"/>
      <w:marRight w:val="0"/>
      <w:marTop w:val="0"/>
      <w:marBottom w:val="0"/>
      <w:divBdr>
        <w:top w:val="none" w:sz="0" w:space="0" w:color="auto"/>
        <w:left w:val="none" w:sz="0" w:space="0" w:color="auto"/>
        <w:bottom w:val="none" w:sz="0" w:space="0" w:color="auto"/>
        <w:right w:val="none" w:sz="0" w:space="0" w:color="auto"/>
      </w:divBdr>
    </w:div>
    <w:div w:id="45960113">
      <w:marLeft w:val="0"/>
      <w:marRight w:val="0"/>
      <w:marTop w:val="0"/>
      <w:marBottom w:val="0"/>
      <w:divBdr>
        <w:top w:val="none" w:sz="0" w:space="0" w:color="auto"/>
        <w:left w:val="none" w:sz="0" w:space="0" w:color="auto"/>
        <w:bottom w:val="none" w:sz="0" w:space="0" w:color="auto"/>
        <w:right w:val="none" w:sz="0" w:space="0" w:color="auto"/>
      </w:divBdr>
    </w:div>
    <w:div w:id="46027920">
      <w:marLeft w:val="0"/>
      <w:marRight w:val="0"/>
      <w:marTop w:val="0"/>
      <w:marBottom w:val="0"/>
      <w:divBdr>
        <w:top w:val="none" w:sz="0" w:space="0" w:color="auto"/>
        <w:left w:val="none" w:sz="0" w:space="0" w:color="auto"/>
        <w:bottom w:val="none" w:sz="0" w:space="0" w:color="auto"/>
        <w:right w:val="none" w:sz="0" w:space="0" w:color="auto"/>
      </w:divBdr>
    </w:div>
    <w:div w:id="46034434">
      <w:marLeft w:val="0"/>
      <w:marRight w:val="0"/>
      <w:marTop w:val="0"/>
      <w:marBottom w:val="0"/>
      <w:divBdr>
        <w:top w:val="none" w:sz="0" w:space="0" w:color="auto"/>
        <w:left w:val="none" w:sz="0" w:space="0" w:color="auto"/>
        <w:bottom w:val="none" w:sz="0" w:space="0" w:color="auto"/>
        <w:right w:val="none" w:sz="0" w:space="0" w:color="auto"/>
      </w:divBdr>
    </w:div>
    <w:div w:id="46072471">
      <w:marLeft w:val="0"/>
      <w:marRight w:val="0"/>
      <w:marTop w:val="0"/>
      <w:marBottom w:val="0"/>
      <w:divBdr>
        <w:top w:val="none" w:sz="0" w:space="0" w:color="auto"/>
        <w:left w:val="none" w:sz="0" w:space="0" w:color="auto"/>
        <w:bottom w:val="none" w:sz="0" w:space="0" w:color="auto"/>
        <w:right w:val="none" w:sz="0" w:space="0" w:color="auto"/>
      </w:divBdr>
    </w:div>
    <w:div w:id="46073123">
      <w:marLeft w:val="0"/>
      <w:marRight w:val="0"/>
      <w:marTop w:val="0"/>
      <w:marBottom w:val="0"/>
      <w:divBdr>
        <w:top w:val="none" w:sz="0" w:space="0" w:color="auto"/>
        <w:left w:val="none" w:sz="0" w:space="0" w:color="auto"/>
        <w:bottom w:val="none" w:sz="0" w:space="0" w:color="auto"/>
        <w:right w:val="none" w:sz="0" w:space="0" w:color="auto"/>
      </w:divBdr>
    </w:div>
    <w:div w:id="46299501">
      <w:marLeft w:val="0"/>
      <w:marRight w:val="0"/>
      <w:marTop w:val="0"/>
      <w:marBottom w:val="0"/>
      <w:divBdr>
        <w:top w:val="none" w:sz="0" w:space="0" w:color="auto"/>
        <w:left w:val="none" w:sz="0" w:space="0" w:color="auto"/>
        <w:bottom w:val="none" w:sz="0" w:space="0" w:color="auto"/>
        <w:right w:val="none" w:sz="0" w:space="0" w:color="auto"/>
      </w:divBdr>
    </w:div>
    <w:div w:id="46420614">
      <w:bodyDiv w:val="1"/>
      <w:marLeft w:val="0"/>
      <w:marRight w:val="0"/>
      <w:marTop w:val="0"/>
      <w:marBottom w:val="0"/>
      <w:divBdr>
        <w:top w:val="none" w:sz="0" w:space="0" w:color="auto"/>
        <w:left w:val="none" w:sz="0" w:space="0" w:color="auto"/>
        <w:bottom w:val="none" w:sz="0" w:space="0" w:color="auto"/>
        <w:right w:val="none" w:sz="0" w:space="0" w:color="auto"/>
      </w:divBdr>
    </w:div>
    <w:div w:id="46536104">
      <w:marLeft w:val="0"/>
      <w:marRight w:val="0"/>
      <w:marTop w:val="0"/>
      <w:marBottom w:val="0"/>
      <w:divBdr>
        <w:top w:val="none" w:sz="0" w:space="0" w:color="auto"/>
        <w:left w:val="none" w:sz="0" w:space="0" w:color="auto"/>
        <w:bottom w:val="none" w:sz="0" w:space="0" w:color="auto"/>
        <w:right w:val="none" w:sz="0" w:space="0" w:color="auto"/>
      </w:divBdr>
    </w:div>
    <w:div w:id="46607246">
      <w:marLeft w:val="0"/>
      <w:marRight w:val="0"/>
      <w:marTop w:val="0"/>
      <w:marBottom w:val="0"/>
      <w:divBdr>
        <w:top w:val="none" w:sz="0" w:space="0" w:color="auto"/>
        <w:left w:val="none" w:sz="0" w:space="0" w:color="auto"/>
        <w:bottom w:val="none" w:sz="0" w:space="0" w:color="auto"/>
        <w:right w:val="none" w:sz="0" w:space="0" w:color="auto"/>
      </w:divBdr>
    </w:div>
    <w:div w:id="46614679">
      <w:marLeft w:val="0"/>
      <w:marRight w:val="0"/>
      <w:marTop w:val="0"/>
      <w:marBottom w:val="0"/>
      <w:divBdr>
        <w:top w:val="none" w:sz="0" w:space="0" w:color="auto"/>
        <w:left w:val="none" w:sz="0" w:space="0" w:color="auto"/>
        <w:bottom w:val="none" w:sz="0" w:space="0" w:color="auto"/>
        <w:right w:val="none" w:sz="0" w:space="0" w:color="auto"/>
      </w:divBdr>
    </w:div>
    <w:div w:id="46685773">
      <w:marLeft w:val="0"/>
      <w:marRight w:val="0"/>
      <w:marTop w:val="0"/>
      <w:marBottom w:val="0"/>
      <w:divBdr>
        <w:top w:val="none" w:sz="0" w:space="0" w:color="auto"/>
        <w:left w:val="none" w:sz="0" w:space="0" w:color="auto"/>
        <w:bottom w:val="none" w:sz="0" w:space="0" w:color="auto"/>
        <w:right w:val="none" w:sz="0" w:space="0" w:color="auto"/>
      </w:divBdr>
    </w:div>
    <w:div w:id="46690429">
      <w:marLeft w:val="0"/>
      <w:marRight w:val="0"/>
      <w:marTop w:val="0"/>
      <w:marBottom w:val="0"/>
      <w:divBdr>
        <w:top w:val="none" w:sz="0" w:space="0" w:color="auto"/>
        <w:left w:val="none" w:sz="0" w:space="0" w:color="auto"/>
        <w:bottom w:val="none" w:sz="0" w:space="0" w:color="auto"/>
        <w:right w:val="none" w:sz="0" w:space="0" w:color="auto"/>
      </w:divBdr>
    </w:div>
    <w:div w:id="46690736">
      <w:marLeft w:val="0"/>
      <w:marRight w:val="0"/>
      <w:marTop w:val="0"/>
      <w:marBottom w:val="0"/>
      <w:divBdr>
        <w:top w:val="none" w:sz="0" w:space="0" w:color="auto"/>
        <w:left w:val="none" w:sz="0" w:space="0" w:color="auto"/>
        <w:bottom w:val="none" w:sz="0" w:space="0" w:color="auto"/>
        <w:right w:val="none" w:sz="0" w:space="0" w:color="auto"/>
      </w:divBdr>
    </w:div>
    <w:div w:id="46758174">
      <w:marLeft w:val="0"/>
      <w:marRight w:val="0"/>
      <w:marTop w:val="0"/>
      <w:marBottom w:val="0"/>
      <w:divBdr>
        <w:top w:val="none" w:sz="0" w:space="0" w:color="auto"/>
        <w:left w:val="none" w:sz="0" w:space="0" w:color="auto"/>
        <w:bottom w:val="none" w:sz="0" w:space="0" w:color="auto"/>
        <w:right w:val="none" w:sz="0" w:space="0" w:color="auto"/>
      </w:divBdr>
    </w:div>
    <w:div w:id="46800305">
      <w:marLeft w:val="0"/>
      <w:marRight w:val="0"/>
      <w:marTop w:val="0"/>
      <w:marBottom w:val="0"/>
      <w:divBdr>
        <w:top w:val="none" w:sz="0" w:space="0" w:color="auto"/>
        <w:left w:val="none" w:sz="0" w:space="0" w:color="auto"/>
        <w:bottom w:val="none" w:sz="0" w:space="0" w:color="auto"/>
        <w:right w:val="none" w:sz="0" w:space="0" w:color="auto"/>
      </w:divBdr>
    </w:div>
    <w:div w:id="46877234">
      <w:marLeft w:val="0"/>
      <w:marRight w:val="0"/>
      <w:marTop w:val="0"/>
      <w:marBottom w:val="0"/>
      <w:divBdr>
        <w:top w:val="none" w:sz="0" w:space="0" w:color="auto"/>
        <w:left w:val="none" w:sz="0" w:space="0" w:color="auto"/>
        <w:bottom w:val="none" w:sz="0" w:space="0" w:color="auto"/>
        <w:right w:val="none" w:sz="0" w:space="0" w:color="auto"/>
      </w:divBdr>
    </w:div>
    <w:div w:id="46880503">
      <w:marLeft w:val="0"/>
      <w:marRight w:val="0"/>
      <w:marTop w:val="0"/>
      <w:marBottom w:val="0"/>
      <w:divBdr>
        <w:top w:val="none" w:sz="0" w:space="0" w:color="auto"/>
        <w:left w:val="none" w:sz="0" w:space="0" w:color="auto"/>
        <w:bottom w:val="none" w:sz="0" w:space="0" w:color="auto"/>
        <w:right w:val="none" w:sz="0" w:space="0" w:color="auto"/>
      </w:divBdr>
    </w:div>
    <w:div w:id="46924501">
      <w:marLeft w:val="0"/>
      <w:marRight w:val="0"/>
      <w:marTop w:val="0"/>
      <w:marBottom w:val="0"/>
      <w:divBdr>
        <w:top w:val="none" w:sz="0" w:space="0" w:color="auto"/>
        <w:left w:val="none" w:sz="0" w:space="0" w:color="auto"/>
        <w:bottom w:val="none" w:sz="0" w:space="0" w:color="auto"/>
        <w:right w:val="none" w:sz="0" w:space="0" w:color="auto"/>
      </w:divBdr>
    </w:div>
    <w:div w:id="46927094">
      <w:marLeft w:val="0"/>
      <w:marRight w:val="0"/>
      <w:marTop w:val="0"/>
      <w:marBottom w:val="0"/>
      <w:divBdr>
        <w:top w:val="none" w:sz="0" w:space="0" w:color="auto"/>
        <w:left w:val="none" w:sz="0" w:space="0" w:color="auto"/>
        <w:bottom w:val="none" w:sz="0" w:space="0" w:color="auto"/>
        <w:right w:val="none" w:sz="0" w:space="0" w:color="auto"/>
      </w:divBdr>
    </w:div>
    <w:div w:id="46995953">
      <w:marLeft w:val="0"/>
      <w:marRight w:val="0"/>
      <w:marTop w:val="0"/>
      <w:marBottom w:val="0"/>
      <w:divBdr>
        <w:top w:val="none" w:sz="0" w:space="0" w:color="auto"/>
        <w:left w:val="none" w:sz="0" w:space="0" w:color="auto"/>
        <w:bottom w:val="none" w:sz="0" w:space="0" w:color="auto"/>
        <w:right w:val="none" w:sz="0" w:space="0" w:color="auto"/>
      </w:divBdr>
    </w:div>
    <w:div w:id="47148531">
      <w:bodyDiv w:val="1"/>
      <w:marLeft w:val="0"/>
      <w:marRight w:val="0"/>
      <w:marTop w:val="0"/>
      <w:marBottom w:val="0"/>
      <w:divBdr>
        <w:top w:val="none" w:sz="0" w:space="0" w:color="auto"/>
        <w:left w:val="none" w:sz="0" w:space="0" w:color="auto"/>
        <w:bottom w:val="none" w:sz="0" w:space="0" w:color="auto"/>
        <w:right w:val="none" w:sz="0" w:space="0" w:color="auto"/>
      </w:divBdr>
    </w:div>
    <w:div w:id="47149901">
      <w:marLeft w:val="0"/>
      <w:marRight w:val="0"/>
      <w:marTop w:val="0"/>
      <w:marBottom w:val="0"/>
      <w:divBdr>
        <w:top w:val="none" w:sz="0" w:space="0" w:color="auto"/>
        <w:left w:val="none" w:sz="0" w:space="0" w:color="auto"/>
        <w:bottom w:val="none" w:sz="0" w:space="0" w:color="auto"/>
        <w:right w:val="none" w:sz="0" w:space="0" w:color="auto"/>
      </w:divBdr>
    </w:div>
    <w:div w:id="47191068">
      <w:marLeft w:val="0"/>
      <w:marRight w:val="0"/>
      <w:marTop w:val="0"/>
      <w:marBottom w:val="0"/>
      <w:divBdr>
        <w:top w:val="none" w:sz="0" w:space="0" w:color="auto"/>
        <w:left w:val="none" w:sz="0" w:space="0" w:color="auto"/>
        <w:bottom w:val="none" w:sz="0" w:space="0" w:color="auto"/>
        <w:right w:val="none" w:sz="0" w:space="0" w:color="auto"/>
      </w:divBdr>
    </w:div>
    <w:div w:id="47191564">
      <w:marLeft w:val="0"/>
      <w:marRight w:val="0"/>
      <w:marTop w:val="0"/>
      <w:marBottom w:val="0"/>
      <w:divBdr>
        <w:top w:val="none" w:sz="0" w:space="0" w:color="auto"/>
        <w:left w:val="none" w:sz="0" w:space="0" w:color="auto"/>
        <w:bottom w:val="none" w:sz="0" w:space="0" w:color="auto"/>
        <w:right w:val="none" w:sz="0" w:space="0" w:color="auto"/>
      </w:divBdr>
    </w:div>
    <w:div w:id="47194330">
      <w:marLeft w:val="0"/>
      <w:marRight w:val="0"/>
      <w:marTop w:val="0"/>
      <w:marBottom w:val="0"/>
      <w:divBdr>
        <w:top w:val="none" w:sz="0" w:space="0" w:color="auto"/>
        <w:left w:val="none" w:sz="0" w:space="0" w:color="auto"/>
        <w:bottom w:val="none" w:sz="0" w:space="0" w:color="auto"/>
        <w:right w:val="none" w:sz="0" w:space="0" w:color="auto"/>
      </w:divBdr>
    </w:div>
    <w:div w:id="47269795">
      <w:marLeft w:val="0"/>
      <w:marRight w:val="0"/>
      <w:marTop w:val="0"/>
      <w:marBottom w:val="0"/>
      <w:divBdr>
        <w:top w:val="none" w:sz="0" w:space="0" w:color="auto"/>
        <w:left w:val="none" w:sz="0" w:space="0" w:color="auto"/>
        <w:bottom w:val="none" w:sz="0" w:space="0" w:color="auto"/>
        <w:right w:val="none" w:sz="0" w:space="0" w:color="auto"/>
      </w:divBdr>
    </w:div>
    <w:div w:id="47270131">
      <w:marLeft w:val="0"/>
      <w:marRight w:val="0"/>
      <w:marTop w:val="0"/>
      <w:marBottom w:val="0"/>
      <w:divBdr>
        <w:top w:val="none" w:sz="0" w:space="0" w:color="auto"/>
        <w:left w:val="none" w:sz="0" w:space="0" w:color="auto"/>
        <w:bottom w:val="none" w:sz="0" w:space="0" w:color="auto"/>
        <w:right w:val="none" w:sz="0" w:space="0" w:color="auto"/>
      </w:divBdr>
    </w:div>
    <w:div w:id="47341106">
      <w:marLeft w:val="0"/>
      <w:marRight w:val="0"/>
      <w:marTop w:val="0"/>
      <w:marBottom w:val="0"/>
      <w:divBdr>
        <w:top w:val="none" w:sz="0" w:space="0" w:color="auto"/>
        <w:left w:val="none" w:sz="0" w:space="0" w:color="auto"/>
        <w:bottom w:val="none" w:sz="0" w:space="0" w:color="auto"/>
        <w:right w:val="none" w:sz="0" w:space="0" w:color="auto"/>
      </w:divBdr>
    </w:div>
    <w:div w:id="47384062">
      <w:marLeft w:val="0"/>
      <w:marRight w:val="0"/>
      <w:marTop w:val="0"/>
      <w:marBottom w:val="0"/>
      <w:divBdr>
        <w:top w:val="none" w:sz="0" w:space="0" w:color="auto"/>
        <w:left w:val="none" w:sz="0" w:space="0" w:color="auto"/>
        <w:bottom w:val="none" w:sz="0" w:space="0" w:color="auto"/>
        <w:right w:val="none" w:sz="0" w:space="0" w:color="auto"/>
      </w:divBdr>
    </w:div>
    <w:div w:id="47384871">
      <w:marLeft w:val="0"/>
      <w:marRight w:val="0"/>
      <w:marTop w:val="0"/>
      <w:marBottom w:val="0"/>
      <w:divBdr>
        <w:top w:val="none" w:sz="0" w:space="0" w:color="auto"/>
        <w:left w:val="none" w:sz="0" w:space="0" w:color="auto"/>
        <w:bottom w:val="none" w:sz="0" w:space="0" w:color="auto"/>
        <w:right w:val="none" w:sz="0" w:space="0" w:color="auto"/>
      </w:divBdr>
    </w:div>
    <w:div w:id="47385847">
      <w:marLeft w:val="0"/>
      <w:marRight w:val="0"/>
      <w:marTop w:val="0"/>
      <w:marBottom w:val="0"/>
      <w:divBdr>
        <w:top w:val="none" w:sz="0" w:space="0" w:color="auto"/>
        <w:left w:val="none" w:sz="0" w:space="0" w:color="auto"/>
        <w:bottom w:val="none" w:sz="0" w:space="0" w:color="auto"/>
        <w:right w:val="none" w:sz="0" w:space="0" w:color="auto"/>
      </w:divBdr>
    </w:div>
    <w:div w:id="47386999">
      <w:marLeft w:val="0"/>
      <w:marRight w:val="0"/>
      <w:marTop w:val="0"/>
      <w:marBottom w:val="0"/>
      <w:divBdr>
        <w:top w:val="none" w:sz="0" w:space="0" w:color="auto"/>
        <w:left w:val="none" w:sz="0" w:space="0" w:color="auto"/>
        <w:bottom w:val="none" w:sz="0" w:space="0" w:color="auto"/>
        <w:right w:val="none" w:sz="0" w:space="0" w:color="auto"/>
      </w:divBdr>
    </w:div>
    <w:div w:id="47455856">
      <w:marLeft w:val="0"/>
      <w:marRight w:val="0"/>
      <w:marTop w:val="0"/>
      <w:marBottom w:val="0"/>
      <w:divBdr>
        <w:top w:val="none" w:sz="0" w:space="0" w:color="auto"/>
        <w:left w:val="none" w:sz="0" w:space="0" w:color="auto"/>
        <w:bottom w:val="none" w:sz="0" w:space="0" w:color="auto"/>
        <w:right w:val="none" w:sz="0" w:space="0" w:color="auto"/>
      </w:divBdr>
    </w:div>
    <w:div w:id="47460461">
      <w:marLeft w:val="0"/>
      <w:marRight w:val="0"/>
      <w:marTop w:val="0"/>
      <w:marBottom w:val="0"/>
      <w:divBdr>
        <w:top w:val="none" w:sz="0" w:space="0" w:color="auto"/>
        <w:left w:val="none" w:sz="0" w:space="0" w:color="auto"/>
        <w:bottom w:val="none" w:sz="0" w:space="0" w:color="auto"/>
        <w:right w:val="none" w:sz="0" w:space="0" w:color="auto"/>
      </w:divBdr>
    </w:div>
    <w:div w:id="47462495">
      <w:marLeft w:val="0"/>
      <w:marRight w:val="0"/>
      <w:marTop w:val="0"/>
      <w:marBottom w:val="0"/>
      <w:divBdr>
        <w:top w:val="none" w:sz="0" w:space="0" w:color="auto"/>
        <w:left w:val="none" w:sz="0" w:space="0" w:color="auto"/>
        <w:bottom w:val="none" w:sz="0" w:space="0" w:color="auto"/>
        <w:right w:val="none" w:sz="0" w:space="0" w:color="auto"/>
      </w:divBdr>
    </w:div>
    <w:div w:id="47607770">
      <w:marLeft w:val="0"/>
      <w:marRight w:val="0"/>
      <w:marTop w:val="0"/>
      <w:marBottom w:val="0"/>
      <w:divBdr>
        <w:top w:val="none" w:sz="0" w:space="0" w:color="auto"/>
        <w:left w:val="none" w:sz="0" w:space="0" w:color="auto"/>
        <w:bottom w:val="none" w:sz="0" w:space="0" w:color="auto"/>
        <w:right w:val="none" w:sz="0" w:space="0" w:color="auto"/>
      </w:divBdr>
    </w:div>
    <w:div w:id="47650764">
      <w:marLeft w:val="0"/>
      <w:marRight w:val="0"/>
      <w:marTop w:val="0"/>
      <w:marBottom w:val="0"/>
      <w:divBdr>
        <w:top w:val="none" w:sz="0" w:space="0" w:color="auto"/>
        <w:left w:val="none" w:sz="0" w:space="0" w:color="auto"/>
        <w:bottom w:val="none" w:sz="0" w:space="0" w:color="auto"/>
        <w:right w:val="none" w:sz="0" w:space="0" w:color="auto"/>
      </w:divBdr>
    </w:div>
    <w:div w:id="47656253">
      <w:marLeft w:val="0"/>
      <w:marRight w:val="0"/>
      <w:marTop w:val="0"/>
      <w:marBottom w:val="0"/>
      <w:divBdr>
        <w:top w:val="none" w:sz="0" w:space="0" w:color="auto"/>
        <w:left w:val="none" w:sz="0" w:space="0" w:color="auto"/>
        <w:bottom w:val="none" w:sz="0" w:space="0" w:color="auto"/>
        <w:right w:val="none" w:sz="0" w:space="0" w:color="auto"/>
      </w:divBdr>
    </w:div>
    <w:div w:id="47657609">
      <w:marLeft w:val="0"/>
      <w:marRight w:val="0"/>
      <w:marTop w:val="0"/>
      <w:marBottom w:val="0"/>
      <w:divBdr>
        <w:top w:val="none" w:sz="0" w:space="0" w:color="auto"/>
        <w:left w:val="none" w:sz="0" w:space="0" w:color="auto"/>
        <w:bottom w:val="none" w:sz="0" w:space="0" w:color="auto"/>
        <w:right w:val="none" w:sz="0" w:space="0" w:color="auto"/>
      </w:divBdr>
    </w:div>
    <w:div w:id="47725098">
      <w:marLeft w:val="0"/>
      <w:marRight w:val="0"/>
      <w:marTop w:val="0"/>
      <w:marBottom w:val="0"/>
      <w:divBdr>
        <w:top w:val="none" w:sz="0" w:space="0" w:color="auto"/>
        <w:left w:val="none" w:sz="0" w:space="0" w:color="auto"/>
        <w:bottom w:val="none" w:sz="0" w:space="0" w:color="auto"/>
        <w:right w:val="none" w:sz="0" w:space="0" w:color="auto"/>
      </w:divBdr>
    </w:div>
    <w:div w:id="47725536">
      <w:marLeft w:val="0"/>
      <w:marRight w:val="0"/>
      <w:marTop w:val="0"/>
      <w:marBottom w:val="0"/>
      <w:divBdr>
        <w:top w:val="none" w:sz="0" w:space="0" w:color="auto"/>
        <w:left w:val="none" w:sz="0" w:space="0" w:color="auto"/>
        <w:bottom w:val="none" w:sz="0" w:space="0" w:color="auto"/>
        <w:right w:val="none" w:sz="0" w:space="0" w:color="auto"/>
      </w:divBdr>
    </w:div>
    <w:div w:id="47731299">
      <w:marLeft w:val="0"/>
      <w:marRight w:val="0"/>
      <w:marTop w:val="0"/>
      <w:marBottom w:val="0"/>
      <w:divBdr>
        <w:top w:val="none" w:sz="0" w:space="0" w:color="auto"/>
        <w:left w:val="none" w:sz="0" w:space="0" w:color="auto"/>
        <w:bottom w:val="none" w:sz="0" w:space="0" w:color="auto"/>
        <w:right w:val="none" w:sz="0" w:space="0" w:color="auto"/>
      </w:divBdr>
    </w:div>
    <w:div w:id="47733136">
      <w:marLeft w:val="0"/>
      <w:marRight w:val="0"/>
      <w:marTop w:val="0"/>
      <w:marBottom w:val="0"/>
      <w:divBdr>
        <w:top w:val="none" w:sz="0" w:space="0" w:color="auto"/>
        <w:left w:val="none" w:sz="0" w:space="0" w:color="auto"/>
        <w:bottom w:val="none" w:sz="0" w:space="0" w:color="auto"/>
        <w:right w:val="none" w:sz="0" w:space="0" w:color="auto"/>
      </w:divBdr>
    </w:div>
    <w:div w:id="47843223">
      <w:marLeft w:val="0"/>
      <w:marRight w:val="0"/>
      <w:marTop w:val="0"/>
      <w:marBottom w:val="0"/>
      <w:divBdr>
        <w:top w:val="none" w:sz="0" w:space="0" w:color="auto"/>
        <w:left w:val="none" w:sz="0" w:space="0" w:color="auto"/>
        <w:bottom w:val="none" w:sz="0" w:space="0" w:color="auto"/>
        <w:right w:val="none" w:sz="0" w:space="0" w:color="auto"/>
      </w:divBdr>
    </w:div>
    <w:div w:id="47995080">
      <w:marLeft w:val="0"/>
      <w:marRight w:val="0"/>
      <w:marTop w:val="0"/>
      <w:marBottom w:val="0"/>
      <w:divBdr>
        <w:top w:val="none" w:sz="0" w:space="0" w:color="auto"/>
        <w:left w:val="none" w:sz="0" w:space="0" w:color="auto"/>
        <w:bottom w:val="none" w:sz="0" w:space="0" w:color="auto"/>
        <w:right w:val="none" w:sz="0" w:space="0" w:color="auto"/>
      </w:divBdr>
    </w:div>
    <w:div w:id="47998257">
      <w:marLeft w:val="0"/>
      <w:marRight w:val="0"/>
      <w:marTop w:val="0"/>
      <w:marBottom w:val="0"/>
      <w:divBdr>
        <w:top w:val="none" w:sz="0" w:space="0" w:color="auto"/>
        <w:left w:val="none" w:sz="0" w:space="0" w:color="auto"/>
        <w:bottom w:val="none" w:sz="0" w:space="0" w:color="auto"/>
        <w:right w:val="none" w:sz="0" w:space="0" w:color="auto"/>
      </w:divBdr>
    </w:div>
    <w:div w:id="48069748">
      <w:marLeft w:val="0"/>
      <w:marRight w:val="0"/>
      <w:marTop w:val="0"/>
      <w:marBottom w:val="0"/>
      <w:divBdr>
        <w:top w:val="none" w:sz="0" w:space="0" w:color="auto"/>
        <w:left w:val="none" w:sz="0" w:space="0" w:color="auto"/>
        <w:bottom w:val="none" w:sz="0" w:space="0" w:color="auto"/>
        <w:right w:val="none" w:sz="0" w:space="0" w:color="auto"/>
      </w:divBdr>
    </w:div>
    <w:div w:id="48111364">
      <w:marLeft w:val="0"/>
      <w:marRight w:val="0"/>
      <w:marTop w:val="0"/>
      <w:marBottom w:val="0"/>
      <w:divBdr>
        <w:top w:val="none" w:sz="0" w:space="0" w:color="auto"/>
        <w:left w:val="none" w:sz="0" w:space="0" w:color="auto"/>
        <w:bottom w:val="none" w:sz="0" w:space="0" w:color="auto"/>
        <w:right w:val="none" w:sz="0" w:space="0" w:color="auto"/>
      </w:divBdr>
    </w:div>
    <w:div w:id="48118363">
      <w:marLeft w:val="0"/>
      <w:marRight w:val="0"/>
      <w:marTop w:val="0"/>
      <w:marBottom w:val="0"/>
      <w:divBdr>
        <w:top w:val="none" w:sz="0" w:space="0" w:color="auto"/>
        <w:left w:val="none" w:sz="0" w:space="0" w:color="auto"/>
        <w:bottom w:val="none" w:sz="0" w:space="0" w:color="auto"/>
        <w:right w:val="none" w:sz="0" w:space="0" w:color="auto"/>
      </w:divBdr>
    </w:div>
    <w:div w:id="48386094">
      <w:marLeft w:val="0"/>
      <w:marRight w:val="0"/>
      <w:marTop w:val="0"/>
      <w:marBottom w:val="0"/>
      <w:divBdr>
        <w:top w:val="none" w:sz="0" w:space="0" w:color="auto"/>
        <w:left w:val="none" w:sz="0" w:space="0" w:color="auto"/>
        <w:bottom w:val="none" w:sz="0" w:space="0" w:color="auto"/>
        <w:right w:val="none" w:sz="0" w:space="0" w:color="auto"/>
      </w:divBdr>
    </w:div>
    <w:div w:id="48502920">
      <w:marLeft w:val="0"/>
      <w:marRight w:val="0"/>
      <w:marTop w:val="0"/>
      <w:marBottom w:val="0"/>
      <w:divBdr>
        <w:top w:val="none" w:sz="0" w:space="0" w:color="auto"/>
        <w:left w:val="none" w:sz="0" w:space="0" w:color="auto"/>
        <w:bottom w:val="none" w:sz="0" w:space="0" w:color="auto"/>
        <w:right w:val="none" w:sz="0" w:space="0" w:color="auto"/>
      </w:divBdr>
    </w:div>
    <w:div w:id="48503314">
      <w:bodyDiv w:val="1"/>
      <w:marLeft w:val="0"/>
      <w:marRight w:val="0"/>
      <w:marTop w:val="0"/>
      <w:marBottom w:val="0"/>
      <w:divBdr>
        <w:top w:val="none" w:sz="0" w:space="0" w:color="auto"/>
        <w:left w:val="none" w:sz="0" w:space="0" w:color="auto"/>
        <w:bottom w:val="none" w:sz="0" w:space="0" w:color="auto"/>
        <w:right w:val="none" w:sz="0" w:space="0" w:color="auto"/>
      </w:divBdr>
    </w:div>
    <w:div w:id="48649522">
      <w:marLeft w:val="0"/>
      <w:marRight w:val="0"/>
      <w:marTop w:val="0"/>
      <w:marBottom w:val="0"/>
      <w:divBdr>
        <w:top w:val="none" w:sz="0" w:space="0" w:color="auto"/>
        <w:left w:val="none" w:sz="0" w:space="0" w:color="auto"/>
        <w:bottom w:val="none" w:sz="0" w:space="0" w:color="auto"/>
        <w:right w:val="none" w:sz="0" w:space="0" w:color="auto"/>
      </w:divBdr>
    </w:div>
    <w:div w:id="48770451">
      <w:marLeft w:val="0"/>
      <w:marRight w:val="0"/>
      <w:marTop w:val="0"/>
      <w:marBottom w:val="0"/>
      <w:divBdr>
        <w:top w:val="none" w:sz="0" w:space="0" w:color="auto"/>
        <w:left w:val="none" w:sz="0" w:space="0" w:color="auto"/>
        <w:bottom w:val="none" w:sz="0" w:space="0" w:color="auto"/>
        <w:right w:val="none" w:sz="0" w:space="0" w:color="auto"/>
      </w:divBdr>
    </w:div>
    <w:div w:id="48774787">
      <w:marLeft w:val="0"/>
      <w:marRight w:val="0"/>
      <w:marTop w:val="0"/>
      <w:marBottom w:val="0"/>
      <w:divBdr>
        <w:top w:val="none" w:sz="0" w:space="0" w:color="auto"/>
        <w:left w:val="none" w:sz="0" w:space="0" w:color="auto"/>
        <w:bottom w:val="none" w:sz="0" w:space="0" w:color="auto"/>
        <w:right w:val="none" w:sz="0" w:space="0" w:color="auto"/>
      </w:divBdr>
    </w:div>
    <w:div w:id="48849632">
      <w:marLeft w:val="0"/>
      <w:marRight w:val="0"/>
      <w:marTop w:val="0"/>
      <w:marBottom w:val="0"/>
      <w:divBdr>
        <w:top w:val="none" w:sz="0" w:space="0" w:color="auto"/>
        <w:left w:val="none" w:sz="0" w:space="0" w:color="auto"/>
        <w:bottom w:val="none" w:sz="0" w:space="0" w:color="auto"/>
        <w:right w:val="none" w:sz="0" w:space="0" w:color="auto"/>
      </w:divBdr>
    </w:div>
    <w:div w:id="48918663">
      <w:marLeft w:val="0"/>
      <w:marRight w:val="0"/>
      <w:marTop w:val="0"/>
      <w:marBottom w:val="0"/>
      <w:divBdr>
        <w:top w:val="none" w:sz="0" w:space="0" w:color="auto"/>
        <w:left w:val="none" w:sz="0" w:space="0" w:color="auto"/>
        <w:bottom w:val="none" w:sz="0" w:space="0" w:color="auto"/>
        <w:right w:val="none" w:sz="0" w:space="0" w:color="auto"/>
      </w:divBdr>
    </w:div>
    <w:div w:id="49234810">
      <w:marLeft w:val="0"/>
      <w:marRight w:val="0"/>
      <w:marTop w:val="0"/>
      <w:marBottom w:val="0"/>
      <w:divBdr>
        <w:top w:val="none" w:sz="0" w:space="0" w:color="auto"/>
        <w:left w:val="none" w:sz="0" w:space="0" w:color="auto"/>
        <w:bottom w:val="none" w:sz="0" w:space="0" w:color="auto"/>
        <w:right w:val="none" w:sz="0" w:space="0" w:color="auto"/>
      </w:divBdr>
    </w:div>
    <w:div w:id="49307582">
      <w:marLeft w:val="0"/>
      <w:marRight w:val="0"/>
      <w:marTop w:val="0"/>
      <w:marBottom w:val="0"/>
      <w:divBdr>
        <w:top w:val="none" w:sz="0" w:space="0" w:color="auto"/>
        <w:left w:val="none" w:sz="0" w:space="0" w:color="auto"/>
        <w:bottom w:val="none" w:sz="0" w:space="0" w:color="auto"/>
        <w:right w:val="none" w:sz="0" w:space="0" w:color="auto"/>
      </w:divBdr>
    </w:div>
    <w:div w:id="49308253">
      <w:marLeft w:val="0"/>
      <w:marRight w:val="0"/>
      <w:marTop w:val="0"/>
      <w:marBottom w:val="0"/>
      <w:divBdr>
        <w:top w:val="none" w:sz="0" w:space="0" w:color="auto"/>
        <w:left w:val="none" w:sz="0" w:space="0" w:color="auto"/>
        <w:bottom w:val="none" w:sz="0" w:space="0" w:color="auto"/>
        <w:right w:val="none" w:sz="0" w:space="0" w:color="auto"/>
      </w:divBdr>
    </w:div>
    <w:div w:id="49308688">
      <w:marLeft w:val="0"/>
      <w:marRight w:val="0"/>
      <w:marTop w:val="0"/>
      <w:marBottom w:val="0"/>
      <w:divBdr>
        <w:top w:val="none" w:sz="0" w:space="0" w:color="auto"/>
        <w:left w:val="none" w:sz="0" w:space="0" w:color="auto"/>
        <w:bottom w:val="none" w:sz="0" w:space="0" w:color="auto"/>
        <w:right w:val="none" w:sz="0" w:space="0" w:color="auto"/>
      </w:divBdr>
    </w:div>
    <w:div w:id="49311770">
      <w:marLeft w:val="0"/>
      <w:marRight w:val="0"/>
      <w:marTop w:val="0"/>
      <w:marBottom w:val="0"/>
      <w:divBdr>
        <w:top w:val="none" w:sz="0" w:space="0" w:color="auto"/>
        <w:left w:val="none" w:sz="0" w:space="0" w:color="auto"/>
        <w:bottom w:val="none" w:sz="0" w:space="0" w:color="auto"/>
        <w:right w:val="none" w:sz="0" w:space="0" w:color="auto"/>
      </w:divBdr>
    </w:div>
    <w:div w:id="49425553">
      <w:marLeft w:val="0"/>
      <w:marRight w:val="0"/>
      <w:marTop w:val="0"/>
      <w:marBottom w:val="0"/>
      <w:divBdr>
        <w:top w:val="none" w:sz="0" w:space="0" w:color="auto"/>
        <w:left w:val="none" w:sz="0" w:space="0" w:color="auto"/>
        <w:bottom w:val="none" w:sz="0" w:space="0" w:color="auto"/>
        <w:right w:val="none" w:sz="0" w:space="0" w:color="auto"/>
      </w:divBdr>
    </w:div>
    <w:div w:id="49430417">
      <w:marLeft w:val="0"/>
      <w:marRight w:val="0"/>
      <w:marTop w:val="0"/>
      <w:marBottom w:val="0"/>
      <w:divBdr>
        <w:top w:val="none" w:sz="0" w:space="0" w:color="auto"/>
        <w:left w:val="none" w:sz="0" w:space="0" w:color="auto"/>
        <w:bottom w:val="none" w:sz="0" w:space="0" w:color="auto"/>
        <w:right w:val="none" w:sz="0" w:space="0" w:color="auto"/>
      </w:divBdr>
    </w:div>
    <w:div w:id="49496655">
      <w:marLeft w:val="0"/>
      <w:marRight w:val="0"/>
      <w:marTop w:val="0"/>
      <w:marBottom w:val="0"/>
      <w:divBdr>
        <w:top w:val="none" w:sz="0" w:space="0" w:color="auto"/>
        <w:left w:val="none" w:sz="0" w:space="0" w:color="auto"/>
        <w:bottom w:val="none" w:sz="0" w:space="0" w:color="auto"/>
        <w:right w:val="none" w:sz="0" w:space="0" w:color="auto"/>
      </w:divBdr>
    </w:div>
    <w:div w:id="49505472">
      <w:marLeft w:val="0"/>
      <w:marRight w:val="0"/>
      <w:marTop w:val="0"/>
      <w:marBottom w:val="0"/>
      <w:divBdr>
        <w:top w:val="none" w:sz="0" w:space="0" w:color="auto"/>
        <w:left w:val="none" w:sz="0" w:space="0" w:color="auto"/>
        <w:bottom w:val="none" w:sz="0" w:space="0" w:color="auto"/>
        <w:right w:val="none" w:sz="0" w:space="0" w:color="auto"/>
      </w:divBdr>
    </w:div>
    <w:div w:id="49572881">
      <w:marLeft w:val="0"/>
      <w:marRight w:val="0"/>
      <w:marTop w:val="0"/>
      <w:marBottom w:val="0"/>
      <w:divBdr>
        <w:top w:val="none" w:sz="0" w:space="0" w:color="auto"/>
        <w:left w:val="none" w:sz="0" w:space="0" w:color="auto"/>
        <w:bottom w:val="none" w:sz="0" w:space="0" w:color="auto"/>
        <w:right w:val="none" w:sz="0" w:space="0" w:color="auto"/>
      </w:divBdr>
    </w:div>
    <w:div w:id="49618265">
      <w:marLeft w:val="0"/>
      <w:marRight w:val="0"/>
      <w:marTop w:val="0"/>
      <w:marBottom w:val="0"/>
      <w:divBdr>
        <w:top w:val="none" w:sz="0" w:space="0" w:color="auto"/>
        <w:left w:val="none" w:sz="0" w:space="0" w:color="auto"/>
        <w:bottom w:val="none" w:sz="0" w:space="0" w:color="auto"/>
        <w:right w:val="none" w:sz="0" w:space="0" w:color="auto"/>
      </w:divBdr>
    </w:div>
    <w:div w:id="49816888">
      <w:marLeft w:val="0"/>
      <w:marRight w:val="0"/>
      <w:marTop w:val="0"/>
      <w:marBottom w:val="0"/>
      <w:divBdr>
        <w:top w:val="none" w:sz="0" w:space="0" w:color="auto"/>
        <w:left w:val="none" w:sz="0" w:space="0" w:color="auto"/>
        <w:bottom w:val="none" w:sz="0" w:space="0" w:color="auto"/>
        <w:right w:val="none" w:sz="0" w:space="0" w:color="auto"/>
      </w:divBdr>
    </w:div>
    <w:div w:id="49890599">
      <w:marLeft w:val="0"/>
      <w:marRight w:val="0"/>
      <w:marTop w:val="0"/>
      <w:marBottom w:val="0"/>
      <w:divBdr>
        <w:top w:val="none" w:sz="0" w:space="0" w:color="auto"/>
        <w:left w:val="none" w:sz="0" w:space="0" w:color="auto"/>
        <w:bottom w:val="none" w:sz="0" w:space="0" w:color="auto"/>
        <w:right w:val="none" w:sz="0" w:space="0" w:color="auto"/>
      </w:divBdr>
    </w:div>
    <w:div w:id="49892267">
      <w:marLeft w:val="0"/>
      <w:marRight w:val="0"/>
      <w:marTop w:val="0"/>
      <w:marBottom w:val="0"/>
      <w:divBdr>
        <w:top w:val="none" w:sz="0" w:space="0" w:color="auto"/>
        <w:left w:val="none" w:sz="0" w:space="0" w:color="auto"/>
        <w:bottom w:val="none" w:sz="0" w:space="0" w:color="auto"/>
        <w:right w:val="none" w:sz="0" w:space="0" w:color="auto"/>
      </w:divBdr>
    </w:div>
    <w:div w:id="49960751">
      <w:bodyDiv w:val="1"/>
      <w:marLeft w:val="0"/>
      <w:marRight w:val="0"/>
      <w:marTop w:val="0"/>
      <w:marBottom w:val="0"/>
      <w:divBdr>
        <w:top w:val="none" w:sz="0" w:space="0" w:color="auto"/>
        <w:left w:val="none" w:sz="0" w:space="0" w:color="auto"/>
        <w:bottom w:val="none" w:sz="0" w:space="0" w:color="auto"/>
        <w:right w:val="none" w:sz="0" w:space="0" w:color="auto"/>
      </w:divBdr>
    </w:div>
    <w:div w:id="50005460">
      <w:marLeft w:val="0"/>
      <w:marRight w:val="0"/>
      <w:marTop w:val="0"/>
      <w:marBottom w:val="0"/>
      <w:divBdr>
        <w:top w:val="none" w:sz="0" w:space="0" w:color="auto"/>
        <w:left w:val="none" w:sz="0" w:space="0" w:color="auto"/>
        <w:bottom w:val="none" w:sz="0" w:space="0" w:color="auto"/>
        <w:right w:val="none" w:sz="0" w:space="0" w:color="auto"/>
      </w:divBdr>
    </w:div>
    <w:div w:id="50159845">
      <w:marLeft w:val="0"/>
      <w:marRight w:val="0"/>
      <w:marTop w:val="0"/>
      <w:marBottom w:val="0"/>
      <w:divBdr>
        <w:top w:val="none" w:sz="0" w:space="0" w:color="auto"/>
        <w:left w:val="none" w:sz="0" w:space="0" w:color="auto"/>
        <w:bottom w:val="none" w:sz="0" w:space="0" w:color="auto"/>
        <w:right w:val="none" w:sz="0" w:space="0" w:color="auto"/>
      </w:divBdr>
    </w:div>
    <w:div w:id="50160869">
      <w:marLeft w:val="0"/>
      <w:marRight w:val="0"/>
      <w:marTop w:val="0"/>
      <w:marBottom w:val="0"/>
      <w:divBdr>
        <w:top w:val="none" w:sz="0" w:space="0" w:color="auto"/>
        <w:left w:val="none" w:sz="0" w:space="0" w:color="auto"/>
        <w:bottom w:val="none" w:sz="0" w:space="0" w:color="auto"/>
        <w:right w:val="none" w:sz="0" w:space="0" w:color="auto"/>
      </w:divBdr>
    </w:div>
    <w:div w:id="50270760">
      <w:marLeft w:val="0"/>
      <w:marRight w:val="0"/>
      <w:marTop w:val="0"/>
      <w:marBottom w:val="0"/>
      <w:divBdr>
        <w:top w:val="none" w:sz="0" w:space="0" w:color="auto"/>
        <w:left w:val="none" w:sz="0" w:space="0" w:color="auto"/>
        <w:bottom w:val="none" w:sz="0" w:space="0" w:color="auto"/>
        <w:right w:val="none" w:sz="0" w:space="0" w:color="auto"/>
      </w:divBdr>
    </w:div>
    <w:div w:id="50271502">
      <w:marLeft w:val="0"/>
      <w:marRight w:val="0"/>
      <w:marTop w:val="0"/>
      <w:marBottom w:val="0"/>
      <w:divBdr>
        <w:top w:val="none" w:sz="0" w:space="0" w:color="auto"/>
        <w:left w:val="none" w:sz="0" w:space="0" w:color="auto"/>
        <w:bottom w:val="none" w:sz="0" w:space="0" w:color="auto"/>
        <w:right w:val="none" w:sz="0" w:space="0" w:color="auto"/>
      </w:divBdr>
    </w:div>
    <w:div w:id="50275378">
      <w:marLeft w:val="0"/>
      <w:marRight w:val="0"/>
      <w:marTop w:val="0"/>
      <w:marBottom w:val="0"/>
      <w:divBdr>
        <w:top w:val="none" w:sz="0" w:space="0" w:color="auto"/>
        <w:left w:val="none" w:sz="0" w:space="0" w:color="auto"/>
        <w:bottom w:val="none" w:sz="0" w:space="0" w:color="auto"/>
        <w:right w:val="none" w:sz="0" w:space="0" w:color="auto"/>
      </w:divBdr>
    </w:div>
    <w:div w:id="50466786">
      <w:marLeft w:val="0"/>
      <w:marRight w:val="0"/>
      <w:marTop w:val="0"/>
      <w:marBottom w:val="0"/>
      <w:divBdr>
        <w:top w:val="none" w:sz="0" w:space="0" w:color="auto"/>
        <w:left w:val="none" w:sz="0" w:space="0" w:color="auto"/>
        <w:bottom w:val="none" w:sz="0" w:space="0" w:color="auto"/>
        <w:right w:val="none" w:sz="0" w:space="0" w:color="auto"/>
      </w:divBdr>
    </w:div>
    <w:div w:id="50467399">
      <w:marLeft w:val="0"/>
      <w:marRight w:val="0"/>
      <w:marTop w:val="0"/>
      <w:marBottom w:val="0"/>
      <w:divBdr>
        <w:top w:val="none" w:sz="0" w:space="0" w:color="auto"/>
        <w:left w:val="none" w:sz="0" w:space="0" w:color="auto"/>
        <w:bottom w:val="none" w:sz="0" w:space="0" w:color="auto"/>
        <w:right w:val="none" w:sz="0" w:space="0" w:color="auto"/>
      </w:divBdr>
    </w:div>
    <w:div w:id="50467457">
      <w:marLeft w:val="0"/>
      <w:marRight w:val="0"/>
      <w:marTop w:val="0"/>
      <w:marBottom w:val="0"/>
      <w:divBdr>
        <w:top w:val="none" w:sz="0" w:space="0" w:color="auto"/>
        <w:left w:val="none" w:sz="0" w:space="0" w:color="auto"/>
        <w:bottom w:val="none" w:sz="0" w:space="0" w:color="auto"/>
        <w:right w:val="none" w:sz="0" w:space="0" w:color="auto"/>
      </w:divBdr>
    </w:div>
    <w:div w:id="50664995">
      <w:marLeft w:val="0"/>
      <w:marRight w:val="0"/>
      <w:marTop w:val="0"/>
      <w:marBottom w:val="0"/>
      <w:divBdr>
        <w:top w:val="none" w:sz="0" w:space="0" w:color="auto"/>
        <w:left w:val="none" w:sz="0" w:space="0" w:color="auto"/>
        <w:bottom w:val="none" w:sz="0" w:space="0" w:color="auto"/>
        <w:right w:val="none" w:sz="0" w:space="0" w:color="auto"/>
      </w:divBdr>
    </w:div>
    <w:div w:id="50665408">
      <w:marLeft w:val="0"/>
      <w:marRight w:val="0"/>
      <w:marTop w:val="0"/>
      <w:marBottom w:val="0"/>
      <w:divBdr>
        <w:top w:val="none" w:sz="0" w:space="0" w:color="auto"/>
        <w:left w:val="none" w:sz="0" w:space="0" w:color="auto"/>
        <w:bottom w:val="none" w:sz="0" w:space="0" w:color="auto"/>
        <w:right w:val="none" w:sz="0" w:space="0" w:color="auto"/>
      </w:divBdr>
    </w:div>
    <w:div w:id="50740242">
      <w:marLeft w:val="0"/>
      <w:marRight w:val="0"/>
      <w:marTop w:val="0"/>
      <w:marBottom w:val="0"/>
      <w:divBdr>
        <w:top w:val="none" w:sz="0" w:space="0" w:color="auto"/>
        <w:left w:val="none" w:sz="0" w:space="0" w:color="auto"/>
        <w:bottom w:val="none" w:sz="0" w:space="0" w:color="auto"/>
        <w:right w:val="none" w:sz="0" w:space="0" w:color="auto"/>
      </w:divBdr>
    </w:div>
    <w:div w:id="50807222">
      <w:marLeft w:val="0"/>
      <w:marRight w:val="0"/>
      <w:marTop w:val="0"/>
      <w:marBottom w:val="0"/>
      <w:divBdr>
        <w:top w:val="none" w:sz="0" w:space="0" w:color="auto"/>
        <w:left w:val="none" w:sz="0" w:space="0" w:color="auto"/>
        <w:bottom w:val="none" w:sz="0" w:space="0" w:color="auto"/>
        <w:right w:val="none" w:sz="0" w:space="0" w:color="auto"/>
      </w:divBdr>
    </w:div>
    <w:div w:id="50811595">
      <w:marLeft w:val="0"/>
      <w:marRight w:val="0"/>
      <w:marTop w:val="0"/>
      <w:marBottom w:val="0"/>
      <w:divBdr>
        <w:top w:val="none" w:sz="0" w:space="0" w:color="auto"/>
        <w:left w:val="none" w:sz="0" w:space="0" w:color="auto"/>
        <w:bottom w:val="none" w:sz="0" w:space="0" w:color="auto"/>
        <w:right w:val="none" w:sz="0" w:space="0" w:color="auto"/>
      </w:divBdr>
    </w:div>
    <w:div w:id="51005694">
      <w:marLeft w:val="0"/>
      <w:marRight w:val="0"/>
      <w:marTop w:val="0"/>
      <w:marBottom w:val="0"/>
      <w:divBdr>
        <w:top w:val="none" w:sz="0" w:space="0" w:color="auto"/>
        <w:left w:val="none" w:sz="0" w:space="0" w:color="auto"/>
        <w:bottom w:val="none" w:sz="0" w:space="0" w:color="auto"/>
        <w:right w:val="none" w:sz="0" w:space="0" w:color="auto"/>
      </w:divBdr>
    </w:div>
    <w:div w:id="51007195">
      <w:marLeft w:val="0"/>
      <w:marRight w:val="0"/>
      <w:marTop w:val="0"/>
      <w:marBottom w:val="0"/>
      <w:divBdr>
        <w:top w:val="none" w:sz="0" w:space="0" w:color="auto"/>
        <w:left w:val="none" w:sz="0" w:space="0" w:color="auto"/>
        <w:bottom w:val="none" w:sz="0" w:space="0" w:color="auto"/>
        <w:right w:val="none" w:sz="0" w:space="0" w:color="auto"/>
      </w:divBdr>
    </w:div>
    <w:div w:id="51121289">
      <w:marLeft w:val="0"/>
      <w:marRight w:val="0"/>
      <w:marTop w:val="0"/>
      <w:marBottom w:val="0"/>
      <w:divBdr>
        <w:top w:val="none" w:sz="0" w:space="0" w:color="auto"/>
        <w:left w:val="none" w:sz="0" w:space="0" w:color="auto"/>
        <w:bottom w:val="none" w:sz="0" w:space="0" w:color="auto"/>
        <w:right w:val="none" w:sz="0" w:space="0" w:color="auto"/>
      </w:divBdr>
    </w:div>
    <w:div w:id="51124231">
      <w:marLeft w:val="0"/>
      <w:marRight w:val="0"/>
      <w:marTop w:val="0"/>
      <w:marBottom w:val="0"/>
      <w:divBdr>
        <w:top w:val="none" w:sz="0" w:space="0" w:color="auto"/>
        <w:left w:val="none" w:sz="0" w:space="0" w:color="auto"/>
        <w:bottom w:val="none" w:sz="0" w:space="0" w:color="auto"/>
        <w:right w:val="none" w:sz="0" w:space="0" w:color="auto"/>
      </w:divBdr>
    </w:div>
    <w:div w:id="51126188">
      <w:marLeft w:val="0"/>
      <w:marRight w:val="0"/>
      <w:marTop w:val="0"/>
      <w:marBottom w:val="0"/>
      <w:divBdr>
        <w:top w:val="none" w:sz="0" w:space="0" w:color="auto"/>
        <w:left w:val="none" w:sz="0" w:space="0" w:color="auto"/>
        <w:bottom w:val="none" w:sz="0" w:space="0" w:color="auto"/>
        <w:right w:val="none" w:sz="0" w:space="0" w:color="auto"/>
      </w:divBdr>
    </w:div>
    <w:div w:id="51197474">
      <w:marLeft w:val="0"/>
      <w:marRight w:val="0"/>
      <w:marTop w:val="0"/>
      <w:marBottom w:val="0"/>
      <w:divBdr>
        <w:top w:val="none" w:sz="0" w:space="0" w:color="auto"/>
        <w:left w:val="none" w:sz="0" w:space="0" w:color="auto"/>
        <w:bottom w:val="none" w:sz="0" w:space="0" w:color="auto"/>
        <w:right w:val="none" w:sz="0" w:space="0" w:color="auto"/>
      </w:divBdr>
    </w:div>
    <w:div w:id="51269118">
      <w:marLeft w:val="0"/>
      <w:marRight w:val="0"/>
      <w:marTop w:val="0"/>
      <w:marBottom w:val="0"/>
      <w:divBdr>
        <w:top w:val="none" w:sz="0" w:space="0" w:color="auto"/>
        <w:left w:val="none" w:sz="0" w:space="0" w:color="auto"/>
        <w:bottom w:val="none" w:sz="0" w:space="0" w:color="auto"/>
        <w:right w:val="none" w:sz="0" w:space="0" w:color="auto"/>
      </w:divBdr>
    </w:div>
    <w:div w:id="51269986">
      <w:marLeft w:val="0"/>
      <w:marRight w:val="0"/>
      <w:marTop w:val="0"/>
      <w:marBottom w:val="0"/>
      <w:divBdr>
        <w:top w:val="none" w:sz="0" w:space="0" w:color="auto"/>
        <w:left w:val="none" w:sz="0" w:space="0" w:color="auto"/>
        <w:bottom w:val="none" w:sz="0" w:space="0" w:color="auto"/>
        <w:right w:val="none" w:sz="0" w:space="0" w:color="auto"/>
      </w:divBdr>
    </w:div>
    <w:div w:id="51346437">
      <w:marLeft w:val="0"/>
      <w:marRight w:val="0"/>
      <w:marTop w:val="0"/>
      <w:marBottom w:val="0"/>
      <w:divBdr>
        <w:top w:val="none" w:sz="0" w:space="0" w:color="auto"/>
        <w:left w:val="none" w:sz="0" w:space="0" w:color="auto"/>
        <w:bottom w:val="none" w:sz="0" w:space="0" w:color="auto"/>
        <w:right w:val="none" w:sz="0" w:space="0" w:color="auto"/>
      </w:divBdr>
    </w:div>
    <w:div w:id="51388536">
      <w:marLeft w:val="0"/>
      <w:marRight w:val="0"/>
      <w:marTop w:val="0"/>
      <w:marBottom w:val="0"/>
      <w:divBdr>
        <w:top w:val="none" w:sz="0" w:space="0" w:color="auto"/>
        <w:left w:val="none" w:sz="0" w:space="0" w:color="auto"/>
        <w:bottom w:val="none" w:sz="0" w:space="0" w:color="auto"/>
        <w:right w:val="none" w:sz="0" w:space="0" w:color="auto"/>
      </w:divBdr>
    </w:div>
    <w:div w:id="51389701">
      <w:marLeft w:val="0"/>
      <w:marRight w:val="0"/>
      <w:marTop w:val="0"/>
      <w:marBottom w:val="0"/>
      <w:divBdr>
        <w:top w:val="none" w:sz="0" w:space="0" w:color="auto"/>
        <w:left w:val="none" w:sz="0" w:space="0" w:color="auto"/>
        <w:bottom w:val="none" w:sz="0" w:space="0" w:color="auto"/>
        <w:right w:val="none" w:sz="0" w:space="0" w:color="auto"/>
      </w:divBdr>
    </w:div>
    <w:div w:id="51462945">
      <w:marLeft w:val="0"/>
      <w:marRight w:val="0"/>
      <w:marTop w:val="0"/>
      <w:marBottom w:val="0"/>
      <w:divBdr>
        <w:top w:val="none" w:sz="0" w:space="0" w:color="auto"/>
        <w:left w:val="none" w:sz="0" w:space="0" w:color="auto"/>
        <w:bottom w:val="none" w:sz="0" w:space="0" w:color="auto"/>
        <w:right w:val="none" w:sz="0" w:space="0" w:color="auto"/>
      </w:divBdr>
    </w:div>
    <w:div w:id="51582680">
      <w:marLeft w:val="0"/>
      <w:marRight w:val="0"/>
      <w:marTop w:val="0"/>
      <w:marBottom w:val="0"/>
      <w:divBdr>
        <w:top w:val="none" w:sz="0" w:space="0" w:color="auto"/>
        <w:left w:val="none" w:sz="0" w:space="0" w:color="auto"/>
        <w:bottom w:val="none" w:sz="0" w:space="0" w:color="auto"/>
        <w:right w:val="none" w:sz="0" w:space="0" w:color="auto"/>
      </w:divBdr>
    </w:div>
    <w:div w:id="51658142">
      <w:marLeft w:val="0"/>
      <w:marRight w:val="0"/>
      <w:marTop w:val="0"/>
      <w:marBottom w:val="0"/>
      <w:divBdr>
        <w:top w:val="none" w:sz="0" w:space="0" w:color="auto"/>
        <w:left w:val="none" w:sz="0" w:space="0" w:color="auto"/>
        <w:bottom w:val="none" w:sz="0" w:space="0" w:color="auto"/>
        <w:right w:val="none" w:sz="0" w:space="0" w:color="auto"/>
      </w:divBdr>
    </w:div>
    <w:div w:id="51734910">
      <w:marLeft w:val="0"/>
      <w:marRight w:val="0"/>
      <w:marTop w:val="0"/>
      <w:marBottom w:val="0"/>
      <w:divBdr>
        <w:top w:val="none" w:sz="0" w:space="0" w:color="auto"/>
        <w:left w:val="none" w:sz="0" w:space="0" w:color="auto"/>
        <w:bottom w:val="none" w:sz="0" w:space="0" w:color="auto"/>
        <w:right w:val="none" w:sz="0" w:space="0" w:color="auto"/>
      </w:divBdr>
    </w:div>
    <w:div w:id="51780796">
      <w:marLeft w:val="0"/>
      <w:marRight w:val="0"/>
      <w:marTop w:val="0"/>
      <w:marBottom w:val="0"/>
      <w:divBdr>
        <w:top w:val="none" w:sz="0" w:space="0" w:color="auto"/>
        <w:left w:val="none" w:sz="0" w:space="0" w:color="auto"/>
        <w:bottom w:val="none" w:sz="0" w:space="0" w:color="auto"/>
        <w:right w:val="none" w:sz="0" w:space="0" w:color="auto"/>
      </w:divBdr>
    </w:div>
    <w:div w:id="51856715">
      <w:marLeft w:val="0"/>
      <w:marRight w:val="0"/>
      <w:marTop w:val="0"/>
      <w:marBottom w:val="0"/>
      <w:divBdr>
        <w:top w:val="none" w:sz="0" w:space="0" w:color="auto"/>
        <w:left w:val="none" w:sz="0" w:space="0" w:color="auto"/>
        <w:bottom w:val="none" w:sz="0" w:space="0" w:color="auto"/>
        <w:right w:val="none" w:sz="0" w:space="0" w:color="auto"/>
      </w:divBdr>
    </w:div>
    <w:div w:id="51932789">
      <w:marLeft w:val="0"/>
      <w:marRight w:val="0"/>
      <w:marTop w:val="0"/>
      <w:marBottom w:val="0"/>
      <w:divBdr>
        <w:top w:val="none" w:sz="0" w:space="0" w:color="auto"/>
        <w:left w:val="none" w:sz="0" w:space="0" w:color="auto"/>
        <w:bottom w:val="none" w:sz="0" w:space="0" w:color="auto"/>
        <w:right w:val="none" w:sz="0" w:space="0" w:color="auto"/>
      </w:divBdr>
    </w:div>
    <w:div w:id="52045873">
      <w:bodyDiv w:val="1"/>
      <w:marLeft w:val="0"/>
      <w:marRight w:val="0"/>
      <w:marTop w:val="0"/>
      <w:marBottom w:val="0"/>
      <w:divBdr>
        <w:top w:val="none" w:sz="0" w:space="0" w:color="auto"/>
        <w:left w:val="none" w:sz="0" w:space="0" w:color="auto"/>
        <w:bottom w:val="none" w:sz="0" w:space="0" w:color="auto"/>
        <w:right w:val="none" w:sz="0" w:space="0" w:color="auto"/>
      </w:divBdr>
    </w:div>
    <w:div w:id="52119116">
      <w:marLeft w:val="0"/>
      <w:marRight w:val="0"/>
      <w:marTop w:val="0"/>
      <w:marBottom w:val="0"/>
      <w:divBdr>
        <w:top w:val="none" w:sz="0" w:space="0" w:color="auto"/>
        <w:left w:val="none" w:sz="0" w:space="0" w:color="auto"/>
        <w:bottom w:val="none" w:sz="0" w:space="0" w:color="auto"/>
        <w:right w:val="none" w:sz="0" w:space="0" w:color="auto"/>
      </w:divBdr>
    </w:div>
    <w:div w:id="52169235">
      <w:marLeft w:val="0"/>
      <w:marRight w:val="0"/>
      <w:marTop w:val="0"/>
      <w:marBottom w:val="0"/>
      <w:divBdr>
        <w:top w:val="none" w:sz="0" w:space="0" w:color="auto"/>
        <w:left w:val="none" w:sz="0" w:space="0" w:color="auto"/>
        <w:bottom w:val="none" w:sz="0" w:space="0" w:color="auto"/>
        <w:right w:val="none" w:sz="0" w:space="0" w:color="auto"/>
      </w:divBdr>
    </w:div>
    <w:div w:id="52317791">
      <w:marLeft w:val="0"/>
      <w:marRight w:val="0"/>
      <w:marTop w:val="0"/>
      <w:marBottom w:val="0"/>
      <w:divBdr>
        <w:top w:val="none" w:sz="0" w:space="0" w:color="auto"/>
        <w:left w:val="none" w:sz="0" w:space="0" w:color="auto"/>
        <w:bottom w:val="none" w:sz="0" w:space="0" w:color="auto"/>
        <w:right w:val="none" w:sz="0" w:space="0" w:color="auto"/>
      </w:divBdr>
    </w:div>
    <w:div w:id="52319836">
      <w:marLeft w:val="0"/>
      <w:marRight w:val="0"/>
      <w:marTop w:val="0"/>
      <w:marBottom w:val="0"/>
      <w:divBdr>
        <w:top w:val="none" w:sz="0" w:space="0" w:color="auto"/>
        <w:left w:val="none" w:sz="0" w:space="0" w:color="auto"/>
        <w:bottom w:val="none" w:sz="0" w:space="0" w:color="auto"/>
        <w:right w:val="none" w:sz="0" w:space="0" w:color="auto"/>
      </w:divBdr>
    </w:div>
    <w:div w:id="52429097">
      <w:marLeft w:val="0"/>
      <w:marRight w:val="0"/>
      <w:marTop w:val="0"/>
      <w:marBottom w:val="0"/>
      <w:divBdr>
        <w:top w:val="none" w:sz="0" w:space="0" w:color="auto"/>
        <w:left w:val="none" w:sz="0" w:space="0" w:color="auto"/>
        <w:bottom w:val="none" w:sz="0" w:space="0" w:color="auto"/>
        <w:right w:val="none" w:sz="0" w:space="0" w:color="auto"/>
      </w:divBdr>
    </w:div>
    <w:div w:id="52430796">
      <w:marLeft w:val="0"/>
      <w:marRight w:val="0"/>
      <w:marTop w:val="0"/>
      <w:marBottom w:val="0"/>
      <w:divBdr>
        <w:top w:val="none" w:sz="0" w:space="0" w:color="auto"/>
        <w:left w:val="none" w:sz="0" w:space="0" w:color="auto"/>
        <w:bottom w:val="none" w:sz="0" w:space="0" w:color="auto"/>
        <w:right w:val="none" w:sz="0" w:space="0" w:color="auto"/>
      </w:divBdr>
    </w:div>
    <w:div w:id="52505832">
      <w:marLeft w:val="0"/>
      <w:marRight w:val="0"/>
      <w:marTop w:val="0"/>
      <w:marBottom w:val="0"/>
      <w:divBdr>
        <w:top w:val="none" w:sz="0" w:space="0" w:color="auto"/>
        <w:left w:val="none" w:sz="0" w:space="0" w:color="auto"/>
        <w:bottom w:val="none" w:sz="0" w:space="0" w:color="auto"/>
        <w:right w:val="none" w:sz="0" w:space="0" w:color="auto"/>
      </w:divBdr>
    </w:div>
    <w:div w:id="52582353">
      <w:marLeft w:val="0"/>
      <w:marRight w:val="0"/>
      <w:marTop w:val="0"/>
      <w:marBottom w:val="0"/>
      <w:divBdr>
        <w:top w:val="none" w:sz="0" w:space="0" w:color="auto"/>
        <w:left w:val="none" w:sz="0" w:space="0" w:color="auto"/>
        <w:bottom w:val="none" w:sz="0" w:space="0" w:color="auto"/>
        <w:right w:val="none" w:sz="0" w:space="0" w:color="auto"/>
      </w:divBdr>
    </w:div>
    <w:div w:id="52655599">
      <w:marLeft w:val="0"/>
      <w:marRight w:val="0"/>
      <w:marTop w:val="0"/>
      <w:marBottom w:val="0"/>
      <w:divBdr>
        <w:top w:val="none" w:sz="0" w:space="0" w:color="auto"/>
        <w:left w:val="none" w:sz="0" w:space="0" w:color="auto"/>
        <w:bottom w:val="none" w:sz="0" w:space="0" w:color="auto"/>
        <w:right w:val="none" w:sz="0" w:space="0" w:color="auto"/>
      </w:divBdr>
    </w:div>
    <w:div w:id="52655877">
      <w:marLeft w:val="0"/>
      <w:marRight w:val="0"/>
      <w:marTop w:val="0"/>
      <w:marBottom w:val="0"/>
      <w:divBdr>
        <w:top w:val="none" w:sz="0" w:space="0" w:color="auto"/>
        <w:left w:val="none" w:sz="0" w:space="0" w:color="auto"/>
        <w:bottom w:val="none" w:sz="0" w:space="0" w:color="auto"/>
        <w:right w:val="none" w:sz="0" w:space="0" w:color="auto"/>
      </w:divBdr>
    </w:div>
    <w:div w:id="52824790">
      <w:marLeft w:val="0"/>
      <w:marRight w:val="0"/>
      <w:marTop w:val="0"/>
      <w:marBottom w:val="0"/>
      <w:divBdr>
        <w:top w:val="none" w:sz="0" w:space="0" w:color="auto"/>
        <w:left w:val="none" w:sz="0" w:space="0" w:color="auto"/>
        <w:bottom w:val="none" w:sz="0" w:space="0" w:color="auto"/>
        <w:right w:val="none" w:sz="0" w:space="0" w:color="auto"/>
      </w:divBdr>
    </w:div>
    <w:div w:id="52854323">
      <w:marLeft w:val="0"/>
      <w:marRight w:val="0"/>
      <w:marTop w:val="0"/>
      <w:marBottom w:val="0"/>
      <w:divBdr>
        <w:top w:val="none" w:sz="0" w:space="0" w:color="auto"/>
        <w:left w:val="none" w:sz="0" w:space="0" w:color="auto"/>
        <w:bottom w:val="none" w:sz="0" w:space="0" w:color="auto"/>
        <w:right w:val="none" w:sz="0" w:space="0" w:color="auto"/>
      </w:divBdr>
    </w:div>
    <w:div w:id="52892099">
      <w:marLeft w:val="0"/>
      <w:marRight w:val="0"/>
      <w:marTop w:val="0"/>
      <w:marBottom w:val="0"/>
      <w:divBdr>
        <w:top w:val="none" w:sz="0" w:space="0" w:color="auto"/>
        <w:left w:val="none" w:sz="0" w:space="0" w:color="auto"/>
        <w:bottom w:val="none" w:sz="0" w:space="0" w:color="auto"/>
        <w:right w:val="none" w:sz="0" w:space="0" w:color="auto"/>
      </w:divBdr>
    </w:div>
    <w:div w:id="53239541">
      <w:marLeft w:val="0"/>
      <w:marRight w:val="0"/>
      <w:marTop w:val="0"/>
      <w:marBottom w:val="0"/>
      <w:divBdr>
        <w:top w:val="none" w:sz="0" w:space="0" w:color="auto"/>
        <w:left w:val="none" w:sz="0" w:space="0" w:color="auto"/>
        <w:bottom w:val="none" w:sz="0" w:space="0" w:color="auto"/>
        <w:right w:val="none" w:sz="0" w:space="0" w:color="auto"/>
      </w:divBdr>
    </w:div>
    <w:div w:id="53286292">
      <w:marLeft w:val="0"/>
      <w:marRight w:val="0"/>
      <w:marTop w:val="0"/>
      <w:marBottom w:val="0"/>
      <w:divBdr>
        <w:top w:val="none" w:sz="0" w:space="0" w:color="auto"/>
        <w:left w:val="none" w:sz="0" w:space="0" w:color="auto"/>
        <w:bottom w:val="none" w:sz="0" w:space="0" w:color="auto"/>
        <w:right w:val="none" w:sz="0" w:space="0" w:color="auto"/>
      </w:divBdr>
    </w:div>
    <w:div w:id="53622288">
      <w:marLeft w:val="0"/>
      <w:marRight w:val="0"/>
      <w:marTop w:val="0"/>
      <w:marBottom w:val="0"/>
      <w:divBdr>
        <w:top w:val="none" w:sz="0" w:space="0" w:color="auto"/>
        <w:left w:val="none" w:sz="0" w:space="0" w:color="auto"/>
        <w:bottom w:val="none" w:sz="0" w:space="0" w:color="auto"/>
        <w:right w:val="none" w:sz="0" w:space="0" w:color="auto"/>
      </w:divBdr>
    </w:div>
    <w:div w:id="53629191">
      <w:marLeft w:val="0"/>
      <w:marRight w:val="0"/>
      <w:marTop w:val="0"/>
      <w:marBottom w:val="0"/>
      <w:divBdr>
        <w:top w:val="none" w:sz="0" w:space="0" w:color="auto"/>
        <w:left w:val="none" w:sz="0" w:space="0" w:color="auto"/>
        <w:bottom w:val="none" w:sz="0" w:space="0" w:color="auto"/>
        <w:right w:val="none" w:sz="0" w:space="0" w:color="auto"/>
      </w:divBdr>
    </w:div>
    <w:div w:id="53699293">
      <w:marLeft w:val="0"/>
      <w:marRight w:val="0"/>
      <w:marTop w:val="0"/>
      <w:marBottom w:val="0"/>
      <w:divBdr>
        <w:top w:val="none" w:sz="0" w:space="0" w:color="auto"/>
        <w:left w:val="none" w:sz="0" w:space="0" w:color="auto"/>
        <w:bottom w:val="none" w:sz="0" w:space="0" w:color="auto"/>
        <w:right w:val="none" w:sz="0" w:space="0" w:color="auto"/>
      </w:divBdr>
    </w:div>
    <w:div w:id="53743639">
      <w:marLeft w:val="0"/>
      <w:marRight w:val="0"/>
      <w:marTop w:val="0"/>
      <w:marBottom w:val="0"/>
      <w:divBdr>
        <w:top w:val="none" w:sz="0" w:space="0" w:color="auto"/>
        <w:left w:val="none" w:sz="0" w:space="0" w:color="auto"/>
        <w:bottom w:val="none" w:sz="0" w:space="0" w:color="auto"/>
        <w:right w:val="none" w:sz="0" w:space="0" w:color="auto"/>
      </w:divBdr>
    </w:div>
    <w:div w:id="53895465">
      <w:marLeft w:val="0"/>
      <w:marRight w:val="0"/>
      <w:marTop w:val="0"/>
      <w:marBottom w:val="0"/>
      <w:divBdr>
        <w:top w:val="none" w:sz="0" w:space="0" w:color="auto"/>
        <w:left w:val="none" w:sz="0" w:space="0" w:color="auto"/>
        <w:bottom w:val="none" w:sz="0" w:space="0" w:color="auto"/>
        <w:right w:val="none" w:sz="0" w:space="0" w:color="auto"/>
      </w:divBdr>
    </w:div>
    <w:div w:id="53896779">
      <w:marLeft w:val="0"/>
      <w:marRight w:val="0"/>
      <w:marTop w:val="0"/>
      <w:marBottom w:val="0"/>
      <w:divBdr>
        <w:top w:val="none" w:sz="0" w:space="0" w:color="auto"/>
        <w:left w:val="none" w:sz="0" w:space="0" w:color="auto"/>
        <w:bottom w:val="none" w:sz="0" w:space="0" w:color="auto"/>
        <w:right w:val="none" w:sz="0" w:space="0" w:color="auto"/>
      </w:divBdr>
    </w:div>
    <w:div w:id="54090922">
      <w:marLeft w:val="0"/>
      <w:marRight w:val="0"/>
      <w:marTop w:val="0"/>
      <w:marBottom w:val="0"/>
      <w:divBdr>
        <w:top w:val="none" w:sz="0" w:space="0" w:color="auto"/>
        <w:left w:val="none" w:sz="0" w:space="0" w:color="auto"/>
        <w:bottom w:val="none" w:sz="0" w:space="0" w:color="auto"/>
        <w:right w:val="none" w:sz="0" w:space="0" w:color="auto"/>
      </w:divBdr>
    </w:div>
    <w:div w:id="54134132">
      <w:marLeft w:val="0"/>
      <w:marRight w:val="0"/>
      <w:marTop w:val="0"/>
      <w:marBottom w:val="0"/>
      <w:divBdr>
        <w:top w:val="none" w:sz="0" w:space="0" w:color="auto"/>
        <w:left w:val="none" w:sz="0" w:space="0" w:color="auto"/>
        <w:bottom w:val="none" w:sz="0" w:space="0" w:color="auto"/>
        <w:right w:val="none" w:sz="0" w:space="0" w:color="auto"/>
      </w:divBdr>
    </w:div>
    <w:div w:id="54352222">
      <w:marLeft w:val="0"/>
      <w:marRight w:val="0"/>
      <w:marTop w:val="0"/>
      <w:marBottom w:val="0"/>
      <w:divBdr>
        <w:top w:val="none" w:sz="0" w:space="0" w:color="auto"/>
        <w:left w:val="none" w:sz="0" w:space="0" w:color="auto"/>
        <w:bottom w:val="none" w:sz="0" w:space="0" w:color="auto"/>
        <w:right w:val="none" w:sz="0" w:space="0" w:color="auto"/>
      </w:divBdr>
    </w:div>
    <w:div w:id="54354142">
      <w:marLeft w:val="0"/>
      <w:marRight w:val="0"/>
      <w:marTop w:val="0"/>
      <w:marBottom w:val="0"/>
      <w:divBdr>
        <w:top w:val="none" w:sz="0" w:space="0" w:color="auto"/>
        <w:left w:val="none" w:sz="0" w:space="0" w:color="auto"/>
        <w:bottom w:val="none" w:sz="0" w:space="0" w:color="auto"/>
        <w:right w:val="none" w:sz="0" w:space="0" w:color="auto"/>
      </w:divBdr>
    </w:div>
    <w:div w:id="54355716">
      <w:marLeft w:val="0"/>
      <w:marRight w:val="0"/>
      <w:marTop w:val="0"/>
      <w:marBottom w:val="0"/>
      <w:divBdr>
        <w:top w:val="none" w:sz="0" w:space="0" w:color="auto"/>
        <w:left w:val="none" w:sz="0" w:space="0" w:color="auto"/>
        <w:bottom w:val="none" w:sz="0" w:space="0" w:color="auto"/>
        <w:right w:val="none" w:sz="0" w:space="0" w:color="auto"/>
      </w:divBdr>
    </w:div>
    <w:div w:id="54358093">
      <w:marLeft w:val="0"/>
      <w:marRight w:val="0"/>
      <w:marTop w:val="0"/>
      <w:marBottom w:val="0"/>
      <w:divBdr>
        <w:top w:val="none" w:sz="0" w:space="0" w:color="auto"/>
        <w:left w:val="none" w:sz="0" w:space="0" w:color="auto"/>
        <w:bottom w:val="none" w:sz="0" w:space="0" w:color="auto"/>
        <w:right w:val="none" w:sz="0" w:space="0" w:color="auto"/>
      </w:divBdr>
    </w:div>
    <w:div w:id="54359501">
      <w:marLeft w:val="0"/>
      <w:marRight w:val="0"/>
      <w:marTop w:val="0"/>
      <w:marBottom w:val="0"/>
      <w:divBdr>
        <w:top w:val="none" w:sz="0" w:space="0" w:color="auto"/>
        <w:left w:val="none" w:sz="0" w:space="0" w:color="auto"/>
        <w:bottom w:val="none" w:sz="0" w:space="0" w:color="auto"/>
        <w:right w:val="none" w:sz="0" w:space="0" w:color="auto"/>
      </w:divBdr>
    </w:div>
    <w:div w:id="54395139">
      <w:marLeft w:val="0"/>
      <w:marRight w:val="0"/>
      <w:marTop w:val="0"/>
      <w:marBottom w:val="0"/>
      <w:divBdr>
        <w:top w:val="none" w:sz="0" w:space="0" w:color="auto"/>
        <w:left w:val="none" w:sz="0" w:space="0" w:color="auto"/>
        <w:bottom w:val="none" w:sz="0" w:space="0" w:color="auto"/>
        <w:right w:val="none" w:sz="0" w:space="0" w:color="auto"/>
      </w:divBdr>
    </w:div>
    <w:div w:id="54399456">
      <w:marLeft w:val="0"/>
      <w:marRight w:val="0"/>
      <w:marTop w:val="0"/>
      <w:marBottom w:val="0"/>
      <w:divBdr>
        <w:top w:val="none" w:sz="0" w:space="0" w:color="auto"/>
        <w:left w:val="none" w:sz="0" w:space="0" w:color="auto"/>
        <w:bottom w:val="none" w:sz="0" w:space="0" w:color="auto"/>
        <w:right w:val="none" w:sz="0" w:space="0" w:color="auto"/>
      </w:divBdr>
    </w:div>
    <w:div w:id="54474379">
      <w:marLeft w:val="0"/>
      <w:marRight w:val="0"/>
      <w:marTop w:val="0"/>
      <w:marBottom w:val="0"/>
      <w:divBdr>
        <w:top w:val="none" w:sz="0" w:space="0" w:color="auto"/>
        <w:left w:val="none" w:sz="0" w:space="0" w:color="auto"/>
        <w:bottom w:val="none" w:sz="0" w:space="0" w:color="auto"/>
        <w:right w:val="none" w:sz="0" w:space="0" w:color="auto"/>
      </w:divBdr>
    </w:div>
    <w:div w:id="54550396">
      <w:marLeft w:val="0"/>
      <w:marRight w:val="0"/>
      <w:marTop w:val="0"/>
      <w:marBottom w:val="0"/>
      <w:divBdr>
        <w:top w:val="none" w:sz="0" w:space="0" w:color="auto"/>
        <w:left w:val="none" w:sz="0" w:space="0" w:color="auto"/>
        <w:bottom w:val="none" w:sz="0" w:space="0" w:color="auto"/>
        <w:right w:val="none" w:sz="0" w:space="0" w:color="auto"/>
      </w:divBdr>
    </w:div>
    <w:div w:id="54553490">
      <w:marLeft w:val="0"/>
      <w:marRight w:val="0"/>
      <w:marTop w:val="0"/>
      <w:marBottom w:val="0"/>
      <w:divBdr>
        <w:top w:val="none" w:sz="0" w:space="0" w:color="auto"/>
        <w:left w:val="none" w:sz="0" w:space="0" w:color="auto"/>
        <w:bottom w:val="none" w:sz="0" w:space="0" w:color="auto"/>
        <w:right w:val="none" w:sz="0" w:space="0" w:color="auto"/>
      </w:divBdr>
    </w:div>
    <w:div w:id="54664409">
      <w:marLeft w:val="0"/>
      <w:marRight w:val="0"/>
      <w:marTop w:val="0"/>
      <w:marBottom w:val="0"/>
      <w:divBdr>
        <w:top w:val="none" w:sz="0" w:space="0" w:color="auto"/>
        <w:left w:val="none" w:sz="0" w:space="0" w:color="auto"/>
        <w:bottom w:val="none" w:sz="0" w:space="0" w:color="auto"/>
        <w:right w:val="none" w:sz="0" w:space="0" w:color="auto"/>
      </w:divBdr>
    </w:div>
    <w:div w:id="54668311">
      <w:marLeft w:val="0"/>
      <w:marRight w:val="0"/>
      <w:marTop w:val="0"/>
      <w:marBottom w:val="0"/>
      <w:divBdr>
        <w:top w:val="none" w:sz="0" w:space="0" w:color="auto"/>
        <w:left w:val="none" w:sz="0" w:space="0" w:color="auto"/>
        <w:bottom w:val="none" w:sz="0" w:space="0" w:color="auto"/>
        <w:right w:val="none" w:sz="0" w:space="0" w:color="auto"/>
      </w:divBdr>
    </w:div>
    <w:div w:id="54669687">
      <w:marLeft w:val="0"/>
      <w:marRight w:val="0"/>
      <w:marTop w:val="0"/>
      <w:marBottom w:val="0"/>
      <w:divBdr>
        <w:top w:val="none" w:sz="0" w:space="0" w:color="auto"/>
        <w:left w:val="none" w:sz="0" w:space="0" w:color="auto"/>
        <w:bottom w:val="none" w:sz="0" w:space="0" w:color="auto"/>
        <w:right w:val="none" w:sz="0" w:space="0" w:color="auto"/>
      </w:divBdr>
    </w:div>
    <w:div w:id="54738949">
      <w:marLeft w:val="0"/>
      <w:marRight w:val="0"/>
      <w:marTop w:val="0"/>
      <w:marBottom w:val="0"/>
      <w:divBdr>
        <w:top w:val="none" w:sz="0" w:space="0" w:color="auto"/>
        <w:left w:val="none" w:sz="0" w:space="0" w:color="auto"/>
        <w:bottom w:val="none" w:sz="0" w:space="0" w:color="auto"/>
        <w:right w:val="none" w:sz="0" w:space="0" w:color="auto"/>
      </w:divBdr>
    </w:div>
    <w:div w:id="54744741">
      <w:marLeft w:val="0"/>
      <w:marRight w:val="0"/>
      <w:marTop w:val="0"/>
      <w:marBottom w:val="0"/>
      <w:divBdr>
        <w:top w:val="none" w:sz="0" w:space="0" w:color="auto"/>
        <w:left w:val="none" w:sz="0" w:space="0" w:color="auto"/>
        <w:bottom w:val="none" w:sz="0" w:space="0" w:color="auto"/>
        <w:right w:val="none" w:sz="0" w:space="0" w:color="auto"/>
      </w:divBdr>
    </w:div>
    <w:div w:id="54862692">
      <w:marLeft w:val="0"/>
      <w:marRight w:val="0"/>
      <w:marTop w:val="0"/>
      <w:marBottom w:val="0"/>
      <w:divBdr>
        <w:top w:val="none" w:sz="0" w:space="0" w:color="auto"/>
        <w:left w:val="none" w:sz="0" w:space="0" w:color="auto"/>
        <w:bottom w:val="none" w:sz="0" w:space="0" w:color="auto"/>
        <w:right w:val="none" w:sz="0" w:space="0" w:color="auto"/>
      </w:divBdr>
    </w:div>
    <w:div w:id="54865038">
      <w:marLeft w:val="480"/>
      <w:marRight w:val="0"/>
      <w:marTop w:val="0"/>
      <w:marBottom w:val="0"/>
      <w:divBdr>
        <w:top w:val="none" w:sz="0" w:space="0" w:color="auto"/>
        <w:left w:val="none" w:sz="0" w:space="0" w:color="auto"/>
        <w:bottom w:val="none" w:sz="0" w:space="0" w:color="auto"/>
        <w:right w:val="none" w:sz="0" w:space="0" w:color="auto"/>
      </w:divBdr>
    </w:div>
    <w:div w:id="54935447">
      <w:marLeft w:val="0"/>
      <w:marRight w:val="0"/>
      <w:marTop w:val="0"/>
      <w:marBottom w:val="0"/>
      <w:divBdr>
        <w:top w:val="none" w:sz="0" w:space="0" w:color="auto"/>
        <w:left w:val="none" w:sz="0" w:space="0" w:color="auto"/>
        <w:bottom w:val="none" w:sz="0" w:space="0" w:color="auto"/>
        <w:right w:val="none" w:sz="0" w:space="0" w:color="auto"/>
      </w:divBdr>
    </w:div>
    <w:div w:id="55007722">
      <w:marLeft w:val="0"/>
      <w:marRight w:val="0"/>
      <w:marTop w:val="0"/>
      <w:marBottom w:val="0"/>
      <w:divBdr>
        <w:top w:val="none" w:sz="0" w:space="0" w:color="auto"/>
        <w:left w:val="none" w:sz="0" w:space="0" w:color="auto"/>
        <w:bottom w:val="none" w:sz="0" w:space="0" w:color="auto"/>
        <w:right w:val="none" w:sz="0" w:space="0" w:color="auto"/>
      </w:divBdr>
    </w:div>
    <w:div w:id="55057279">
      <w:marLeft w:val="0"/>
      <w:marRight w:val="0"/>
      <w:marTop w:val="0"/>
      <w:marBottom w:val="0"/>
      <w:divBdr>
        <w:top w:val="none" w:sz="0" w:space="0" w:color="auto"/>
        <w:left w:val="none" w:sz="0" w:space="0" w:color="auto"/>
        <w:bottom w:val="none" w:sz="0" w:space="0" w:color="auto"/>
        <w:right w:val="none" w:sz="0" w:space="0" w:color="auto"/>
      </w:divBdr>
    </w:div>
    <w:div w:id="55125932">
      <w:marLeft w:val="0"/>
      <w:marRight w:val="0"/>
      <w:marTop w:val="0"/>
      <w:marBottom w:val="0"/>
      <w:divBdr>
        <w:top w:val="none" w:sz="0" w:space="0" w:color="auto"/>
        <w:left w:val="none" w:sz="0" w:space="0" w:color="auto"/>
        <w:bottom w:val="none" w:sz="0" w:space="0" w:color="auto"/>
        <w:right w:val="none" w:sz="0" w:space="0" w:color="auto"/>
      </w:divBdr>
    </w:div>
    <w:div w:id="55201077">
      <w:marLeft w:val="0"/>
      <w:marRight w:val="0"/>
      <w:marTop w:val="0"/>
      <w:marBottom w:val="0"/>
      <w:divBdr>
        <w:top w:val="none" w:sz="0" w:space="0" w:color="auto"/>
        <w:left w:val="none" w:sz="0" w:space="0" w:color="auto"/>
        <w:bottom w:val="none" w:sz="0" w:space="0" w:color="auto"/>
        <w:right w:val="none" w:sz="0" w:space="0" w:color="auto"/>
      </w:divBdr>
    </w:div>
    <w:div w:id="55320457">
      <w:marLeft w:val="0"/>
      <w:marRight w:val="0"/>
      <w:marTop w:val="0"/>
      <w:marBottom w:val="0"/>
      <w:divBdr>
        <w:top w:val="none" w:sz="0" w:space="0" w:color="auto"/>
        <w:left w:val="none" w:sz="0" w:space="0" w:color="auto"/>
        <w:bottom w:val="none" w:sz="0" w:space="0" w:color="auto"/>
        <w:right w:val="none" w:sz="0" w:space="0" w:color="auto"/>
      </w:divBdr>
    </w:div>
    <w:div w:id="55325054">
      <w:marLeft w:val="0"/>
      <w:marRight w:val="0"/>
      <w:marTop w:val="0"/>
      <w:marBottom w:val="0"/>
      <w:divBdr>
        <w:top w:val="none" w:sz="0" w:space="0" w:color="auto"/>
        <w:left w:val="none" w:sz="0" w:space="0" w:color="auto"/>
        <w:bottom w:val="none" w:sz="0" w:space="0" w:color="auto"/>
        <w:right w:val="none" w:sz="0" w:space="0" w:color="auto"/>
      </w:divBdr>
    </w:div>
    <w:div w:id="55395306">
      <w:marLeft w:val="0"/>
      <w:marRight w:val="0"/>
      <w:marTop w:val="0"/>
      <w:marBottom w:val="0"/>
      <w:divBdr>
        <w:top w:val="none" w:sz="0" w:space="0" w:color="auto"/>
        <w:left w:val="none" w:sz="0" w:space="0" w:color="auto"/>
        <w:bottom w:val="none" w:sz="0" w:space="0" w:color="auto"/>
        <w:right w:val="none" w:sz="0" w:space="0" w:color="auto"/>
      </w:divBdr>
    </w:div>
    <w:div w:id="55516930">
      <w:marLeft w:val="0"/>
      <w:marRight w:val="0"/>
      <w:marTop w:val="0"/>
      <w:marBottom w:val="0"/>
      <w:divBdr>
        <w:top w:val="none" w:sz="0" w:space="0" w:color="auto"/>
        <w:left w:val="none" w:sz="0" w:space="0" w:color="auto"/>
        <w:bottom w:val="none" w:sz="0" w:space="0" w:color="auto"/>
        <w:right w:val="none" w:sz="0" w:space="0" w:color="auto"/>
      </w:divBdr>
    </w:div>
    <w:div w:id="55587242">
      <w:marLeft w:val="0"/>
      <w:marRight w:val="0"/>
      <w:marTop w:val="0"/>
      <w:marBottom w:val="0"/>
      <w:divBdr>
        <w:top w:val="none" w:sz="0" w:space="0" w:color="auto"/>
        <w:left w:val="none" w:sz="0" w:space="0" w:color="auto"/>
        <w:bottom w:val="none" w:sz="0" w:space="0" w:color="auto"/>
        <w:right w:val="none" w:sz="0" w:space="0" w:color="auto"/>
      </w:divBdr>
    </w:div>
    <w:div w:id="55591603">
      <w:marLeft w:val="0"/>
      <w:marRight w:val="0"/>
      <w:marTop w:val="0"/>
      <w:marBottom w:val="0"/>
      <w:divBdr>
        <w:top w:val="none" w:sz="0" w:space="0" w:color="auto"/>
        <w:left w:val="none" w:sz="0" w:space="0" w:color="auto"/>
        <w:bottom w:val="none" w:sz="0" w:space="0" w:color="auto"/>
        <w:right w:val="none" w:sz="0" w:space="0" w:color="auto"/>
      </w:divBdr>
    </w:div>
    <w:div w:id="55664199">
      <w:marLeft w:val="0"/>
      <w:marRight w:val="0"/>
      <w:marTop w:val="0"/>
      <w:marBottom w:val="0"/>
      <w:divBdr>
        <w:top w:val="none" w:sz="0" w:space="0" w:color="auto"/>
        <w:left w:val="none" w:sz="0" w:space="0" w:color="auto"/>
        <w:bottom w:val="none" w:sz="0" w:space="0" w:color="auto"/>
        <w:right w:val="none" w:sz="0" w:space="0" w:color="auto"/>
      </w:divBdr>
    </w:div>
    <w:div w:id="55665380">
      <w:marLeft w:val="0"/>
      <w:marRight w:val="0"/>
      <w:marTop w:val="0"/>
      <w:marBottom w:val="0"/>
      <w:divBdr>
        <w:top w:val="none" w:sz="0" w:space="0" w:color="auto"/>
        <w:left w:val="none" w:sz="0" w:space="0" w:color="auto"/>
        <w:bottom w:val="none" w:sz="0" w:space="0" w:color="auto"/>
        <w:right w:val="none" w:sz="0" w:space="0" w:color="auto"/>
      </w:divBdr>
    </w:div>
    <w:div w:id="55784025">
      <w:marLeft w:val="0"/>
      <w:marRight w:val="0"/>
      <w:marTop w:val="0"/>
      <w:marBottom w:val="0"/>
      <w:divBdr>
        <w:top w:val="none" w:sz="0" w:space="0" w:color="auto"/>
        <w:left w:val="none" w:sz="0" w:space="0" w:color="auto"/>
        <w:bottom w:val="none" w:sz="0" w:space="0" w:color="auto"/>
        <w:right w:val="none" w:sz="0" w:space="0" w:color="auto"/>
      </w:divBdr>
    </w:div>
    <w:div w:id="55787137">
      <w:marLeft w:val="0"/>
      <w:marRight w:val="0"/>
      <w:marTop w:val="0"/>
      <w:marBottom w:val="0"/>
      <w:divBdr>
        <w:top w:val="none" w:sz="0" w:space="0" w:color="auto"/>
        <w:left w:val="none" w:sz="0" w:space="0" w:color="auto"/>
        <w:bottom w:val="none" w:sz="0" w:space="0" w:color="auto"/>
        <w:right w:val="none" w:sz="0" w:space="0" w:color="auto"/>
      </w:divBdr>
    </w:div>
    <w:div w:id="55858290">
      <w:marLeft w:val="0"/>
      <w:marRight w:val="0"/>
      <w:marTop w:val="0"/>
      <w:marBottom w:val="0"/>
      <w:divBdr>
        <w:top w:val="none" w:sz="0" w:space="0" w:color="auto"/>
        <w:left w:val="none" w:sz="0" w:space="0" w:color="auto"/>
        <w:bottom w:val="none" w:sz="0" w:space="0" w:color="auto"/>
        <w:right w:val="none" w:sz="0" w:space="0" w:color="auto"/>
      </w:divBdr>
    </w:div>
    <w:div w:id="55906227">
      <w:marLeft w:val="0"/>
      <w:marRight w:val="0"/>
      <w:marTop w:val="0"/>
      <w:marBottom w:val="0"/>
      <w:divBdr>
        <w:top w:val="none" w:sz="0" w:space="0" w:color="auto"/>
        <w:left w:val="none" w:sz="0" w:space="0" w:color="auto"/>
        <w:bottom w:val="none" w:sz="0" w:space="0" w:color="auto"/>
        <w:right w:val="none" w:sz="0" w:space="0" w:color="auto"/>
      </w:divBdr>
    </w:div>
    <w:div w:id="55979114">
      <w:marLeft w:val="0"/>
      <w:marRight w:val="0"/>
      <w:marTop w:val="0"/>
      <w:marBottom w:val="0"/>
      <w:divBdr>
        <w:top w:val="none" w:sz="0" w:space="0" w:color="auto"/>
        <w:left w:val="none" w:sz="0" w:space="0" w:color="auto"/>
        <w:bottom w:val="none" w:sz="0" w:space="0" w:color="auto"/>
        <w:right w:val="none" w:sz="0" w:space="0" w:color="auto"/>
      </w:divBdr>
    </w:div>
    <w:div w:id="56053391">
      <w:marLeft w:val="0"/>
      <w:marRight w:val="0"/>
      <w:marTop w:val="0"/>
      <w:marBottom w:val="0"/>
      <w:divBdr>
        <w:top w:val="none" w:sz="0" w:space="0" w:color="auto"/>
        <w:left w:val="none" w:sz="0" w:space="0" w:color="auto"/>
        <w:bottom w:val="none" w:sz="0" w:space="0" w:color="auto"/>
        <w:right w:val="none" w:sz="0" w:space="0" w:color="auto"/>
      </w:divBdr>
    </w:div>
    <w:div w:id="56053974">
      <w:marLeft w:val="0"/>
      <w:marRight w:val="0"/>
      <w:marTop w:val="0"/>
      <w:marBottom w:val="0"/>
      <w:divBdr>
        <w:top w:val="none" w:sz="0" w:space="0" w:color="auto"/>
        <w:left w:val="none" w:sz="0" w:space="0" w:color="auto"/>
        <w:bottom w:val="none" w:sz="0" w:space="0" w:color="auto"/>
        <w:right w:val="none" w:sz="0" w:space="0" w:color="auto"/>
      </w:divBdr>
    </w:div>
    <w:div w:id="56127318">
      <w:marLeft w:val="0"/>
      <w:marRight w:val="0"/>
      <w:marTop w:val="0"/>
      <w:marBottom w:val="0"/>
      <w:divBdr>
        <w:top w:val="none" w:sz="0" w:space="0" w:color="auto"/>
        <w:left w:val="none" w:sz="0" w:space="0" w:color="auto"/>
        <w:bottom w:val="none" w:sz="0" w:space="0" w:color="auto"/>
        <w:right w:val="none" w:sz="0" w:space="0" w:color="auto"/>
      </w:divBdr>
    </w:div>
    <w:div w:id="56243990">
      <w:bodyDiv w:val="1"/>
      <w:marLeft w:val="0"/>
      <w:marRight w:val="0"/>
      <w:marTop w:val="0"/>
      <w:marBottom w:val="0"/>
      <w:divBdr>
        <w:top w:val="none" w:sz="0" w:space="0" w:color="auto"/>
        <w:left w:val="none" w:sz="0" w:space="0" w:color="auto"/>
        <w:bottom w:val="none" w:sz="0" w:space="0" w:color="auto"/>
        <w:right w:val="none" w:sz="0" w:space="0" w:color="auto"/>
      </w:divBdr>
    </w:div>
    <w:div w:id="56250147">
      <w:marLeft w:val="0"/>
      <w:marRight w:val="0"/>
      <w:marTop w:val="0"/>
      <w:marBottom w:val="0"/>
      <w:divBdr>
        <w:top w:val="none" w:sz="0" w:space="0" w:color="auto"/>
        <w:left w:val="none" w:sz="0" w:space="0" w:color="auto"/>
        <w:bottom w:val="none" w:sz="0" w:space="0" w:color="auto"/>
        <w:right w:val="none" w:sz="0" w:space="0" w:color="auto"/>
      </w:divBdr>
    </w:div>
    <w:div w:id="56319945">
      <w:marLeft w:val="0"/>
      <w:marRight w:val="0"/>
      <w:marTop w:val="0"/>
      <w:marBottom w:val="0"/>
      <w:divBdr>
        <w:top w:val="none" w:sz="0" w:space="0" w:color="auto"/>
        <w:left w:val="none" w:sz="0" w:space="0" w:color="auto"/>
        <w:bottom w:val="none" w:sz="0" w:space="0" w:color="auto"/>
        <w:right w:val="none" w:sz="0" w:space="0" w:color="auto"/>
      </w:divBdr>
    </w:div>
    <w:div w:id="56320031">
      <w:marLeft w:val="0"/>
      <w:marRight w:val="0"/>
      <w:marTop w:val="0"/>
      <w:marBottom w:val="0"/>
      <w:divBdr>
        <w:top w:val="none" w:sz="0" w:space="0" w:color="auto"/>
        <w:left w:val="none" w:sz="0" w:space="0" w:color="auto"/>
        <w:bottom w:val="none" w:sz="0" w:space="0" w:color="auto"/>
        <w:right w:val="none" w:sz="0" w:space="0" w:color="auto"/>
      </w:divBdr>
    </w:div>
    <w:div w:id="56322489">
      <w:marLeft w:val="0"/>
      <w:marRight w:val="0"/>
      <w:marTop w:val="0"/>
      <w:marBottom w:val="0"/>
      <w:divBdr>
        <w:top w:val="none" w:sz="0" w:space="0" w:color="auto"/>
        <w:left w:val="none" w:sz="0" w:space="0" w:color="auto"/>
        <w:bottom w:val="none" w:sz="0" w:space="0" w:color="auto"/>
        <w:right w:val="none" w:sz="0" w:space="0" w:color="auto"/>
      </w:divBdr>
    </w:div>
    <w:div w:id="56323199">
      <w:marLeft w:val="0"/>
      <w:marRight w:val="0"/>
      <w:marTop w:val="0"/>
      <w:marBottom w:val="0"/>
      <w:divBdr>
        <w:top w:val="none" w:sz="0" w:space="0" w:color="auto"/>
        <w:left w:val="none" w:sz="0" w:space="0" w:color="auto"/>
        <w:bottom w:val="none" w:sz="0" w:space="0" w:color="auto"/>
        <w:right w:val="none" w:sz="0" w:space="0" w:color="auto"/>
      </w:divBdr>
    </w:div>
    <w:div w:id="56362491">
      <w:marLeft w:val="0"/>
      <w:marRight w:val="0"/>
      <w:marTop w:val="0"/>
      <w:marBottom w:val="0"/>
      <w:divBdr>
        <w:top w:val="none" w:sz="0" w:space="0" w:color="auto"/>
        <w:left w:val="none" w:sz="0" w:space="0" w:color="auto"/>
        <w:bottom w:val="none" w:sz="0" w:space="0" w:color="auto"/>
        <w:right w:val="none" w:sz="0" w:space="0" w:color="auto"/>
      </w:divBdr>
    </w:div>
    <w:div w:id="56511543">
      <w:marLeft w:val="0"/>
      <w:marRight w:val="0"/>
      <w:marTop w:val="0"/>
      <w:marBottom w:val="0"/>
      <w:divBdr>
        <w:top w:val="none" w:sz="0" w:space="0" w:color="auto"/>
        <w:left w:val="none" w:sz="0" w:space="0" w:color="auto"/>
        <w:bottom w:val="none" w:sz="0" w:space="0" w:color="auto"/>
        <w:right w:val="none" w:sz="0" w:space="0" w:color="auto"/>
      </w:divBdr>
    </w:div>
    <w:div w:id="56514622">
      <w:marLeft w:val="0"/>
      <w:marRight w:val="0"/>
      <w:marTop w:val="0"/>
      <w:marBottom w:val="0"/>
      <w:divBdr>
        <w:top w:val="none" w:sz="0" w:space="0" w:color="auto"/>
        <w:left w:val="none" w:sz="0" w:space="0" w:color="auto"/>
        <w:bottom w:val="none" w:sz="0" w:space="0" w:color="auto"/>
        <w:right w:val="none" w:sz="0" w:space="0" w:color="auto"/>
      </w:divBdr>
    </w:div>
    <w:div w:id="56630352">
      <w:marLeft w:val="0"/>
      <w:marRight w:val="0"/>
      <w:marTop w:val="0"/>
      <w:marBottom w:val="0"/>
      <w:divBdr>
        <w:top w:val="none" w:sz="0" w:space="0" w:color="auto"/>
        <w:left w:val="none" w:sz="0" w:space="0" w:color="auto"/>
        <w:bottom w:val="none" w:sz="0" w:space="0" w:color="auto"/>
        <w:right w:val="none" w:sz="0" w:space="0" w:color="auto"/>
      </w:divBdr>
    </w:div>
    <w:div w:id="56825661">
      <w:marLeft w:val="0"/>
      <w:marRight w:val="0"/>
      <w:marTop w:val="0"/>
      <w:marBottom w:val="0"/>
      <w:divBdr>
        <w:top w:val="none" w:sz="0" w:space="0" w:color="auto"/>
        <w:left w:val="none" w:sz="0" w:space="0" w:color="auto"/>
        <w:bottom w:val="none" w:sz="0" w:space="0" w:color="auto"/>
        <w:right w:val="none" w:sz="0" w:space="0" w:color="auto"/>
      </w:divBdr>
    </w:div>
    <w:div w:id="56828616">
      <w:bodyDiv w:val="1"/>
      <w:marLeft w:val="0"/>
      <w:marRight w:val="0"/>
      <w:marTop w:val="0"/>
      <w:marBottom w:val="0"/>
      <w:divBdr>
        <w:top w:val="none" w:sz="0" w:space="0" w:color="auto"/>
        <w:left w:val="none" w:sz="0" w:space="0" w:color="auto"/>
        <w:bottom w:val="none" w:sz="0" w:space="0" w:color="auto"/>
        <w:right w:val="none" w:sz="0" w:space="0" w:color="auto"/>
      </w:divBdr>
    </w:div>
    <w:div w:id="56831599">
      <w:marLeft w:val="0"/>
      <w:marRight w:val="0"/>
      <w:marTop w:val="0"/>
      <w:marBottom w:val="0"/>
      <w:divBdr>
        <w:top w:val="none" w:sz="0" w:space="0" w:color="auto"/>
        <w:left w:val="none" w:sz="0" w:space="0" w:color="auto"/>
        <w:bottom w:val="none" w:sz="0" w:space="0" w:color="auto"/>
        <w:right w:val="none" w:sz="0" w:space="0" w:color="auto"/>
      </w:divBdr>
    </w:div>
    <w:div w:id="56907049">
      <w:marLeft w:val="0"/>
      <w:marRight w:val="0"/>
      <w:marTop w:val="0"/>
      <w:marBottom w:val="0"/>
      <w:divBdr>
        <w:top w:val="none" w:sz="0" w:space="0" w:color="auto"/>
        <w:left w:val="none" w:sz="0" w:space="0" w:color="auto"/>
        <w:bottom w:val="none" w:sz="0" w:space="0" w:color="auto"/>
        <w:right w:val="none" w:sz="0" w:space="0" w:color="auto"/>
      </w:divBdr>
    </w:div>
    <w:div w:id="57024712">
      <w:marLeft w:val="0"/>
      <w:marRight w:val="0"/>
      <w:marTop w:val="0"/>
      <w:marBottom w:val="0"/>
      <w:divBdr>
        <w:top w:val="none" w:sz="0" w:space="0" w:color="auto"/>
        <w:left w:val="none" w:sz="0" w:space="0" w:color="auto"/>
        <w:bottom w:val="none" w:sz="0" w:space="0" w:color="auto"/>
        <w:right w:val="none" w:sz="0" w:space="0" w:color="auto"/>
      </w:divBdr>
    </w:div>
    <w:div w:id="57094563">
      <w:marLeft w:val="0"/>
      <w:marRight w:val="0"/>
      <w:marTop w:val="0"/>
      <w:marBottom w:val="0"/>
      <w:divBdr>
        <w:top w:val="none" w:sz="0" w:space="0" w:color="auto"/>
        <w:left w:val="none" w:sz="0" w:space="0" w:color="auto"/>
        <w:bottom w:val="none" w:sz="0" w:space="0" w:color="auto"/>
        <w:right w:val="none" w:sz="0" w:space="0" w:color="auto"/>
      </w:divBdr>
    </w:div>
    <w:div w:id="57169792">
      <w:marLeft w:val="0"/>
      <w:marRight w:val="0"/>
      <w:marTop w:val="0"/>
      <w:marBottom w:val="0"/>
      <w:divBdr>
        <w:top w:val="none" w:sz="0" w:space="0" w:color="auto"/>
        <w:left w:val="none" w:sz="0" w:space="0" w:color="auto"/>
        <w:bottom w:val="none" w:sz="0" w:space="0" w:color="auto"/>
        <w:right w:val="none" w:sz="0" w:space="0" w:color="auto"/>
      </w:divBdr>
    </w:div>
    <w:div w:id="57171822">
      <w:marLeft w:val="0"/>
      <w:marRight w:val="0"/>
      <w:marTop w:val="0"/>
      <w:marBottom w:val="0"/>
      <w:divBdr>
        <w:top w:val="none" w:sz="0" w:space="0" w:color="auto"/>
        <w:left w:val="none" w:sz="0" w:space="0" w:color="auto"/>
        <w:bottom w:val="none" w:sz="0" w:space="0" w:color="auto"/>
        <w:right w:val="none" w:sz="0" w:space="0" w:color="auto"/>
      </w:divBdr>
    </w:div>
    <w:div w:id="57172504">
      <w:marLeft w:val="0"/>
      <w:marRight w:val="0"/>
      <w:marTop w:val="0"/>
      <w:marBottom w:val="0"/>
      <w:divBdr>
        <w:top w:val="none" w:sz="0" w:space="0" w:color="auto"/>
        <w:left w:val="none" w:sz="0" w:space="0" w:color="auto"/>
        <w:bottom w:val="none" w:sz="0" w:space="0" w:color="auto"/>
        <w:right w:val="none" w:sz="0" w:space="0" w:color="auto"/>
      </w:divBdr>
    </w:div>
    <w:div w:id="57242321">
      <w:bodyDiv w:val="1"/>
      <w:marLeft w:val="0"/>
      <w:marRight w:val="0"/>
      <w:marTop w:val="0"/>
      <w:marBottom w:val="0"/>
      <w:divBdr>
        <w:top w:val="none" w:sz="0" w:space="0" w:color="auto"/>
        <w:left w:val="none" w:sz="0" w:space="0" w:color="auto"/>
        <w:bottom w:val="none" w:sz="0" w:space="0" w:color="auto"/>
        <w:right w:val="none" w:sz="0" w:space="0" w:color="auto"/>
      </w:divBdr>
    </w:div>
    <w:div w:id="57364273">
      <w:marLeft w:val="0"/>
      <w:marRight w:val="0"/>
      <w:marTop w:val="0"/>
      <w:marBottom w:val="0"/>
      <w:divBdr>
        <w:top w:val="none" w:sz="0" w:space="0" w:color="auto"/>
        <w:left w:val="none" w:sz="0" w:space="0" w:color="auto"/>
        <w:bottom w:val="none" w:sz="0" w:space="0" w:color="auto"/>
        <w:right w:val="none" w:sz="0" w:space="0" w:color="auto"/>
      </w:divBdr>
    </w:div>
    <w:div w:id="57477891">
      <w:marLeft w:val="0"/>
      <w:marRight w:val="0"/>
      <w:marTop w:val="0"/>
      <w:marBottom w:val="0"/>
      <w:divBdr>
        <w:top w:val="none" w:sz="0" w:space="0" w:color="auto"/>
        <w:left w:val="none" w:sz="0" w:space="0" w:color="auto"/>
        <w:bottom w:val="none" w:sz="0" w:space="0" w:color="auto"/>
        <w:right w:val="none" w:sz="0" w:space="0" w:color="auto"/>
      </w:divBdr>
    </w:div>
    <w:div w:id="57482775">
      <w:marLeft w:val="0"/>
      <w:marRight w:val="0"/>
      <w:marTop w:val="0"/>
      <w:marBottom w:val="0"/>
      <w:divBdr>
        <w:top w:val="none" w:sz="0" w:space="0" w:color="auto"/>
        <w:left w:val="none" w:sz="0" w:space="0" w:color="auto"/>
        <w:bottom w:val="none" w:sz="0" w:space="0" w:color="auto"/>
        <w:right w:val="none" w:sz="0" w:space="0" w:color="auto"/>
      </w:divBdr>
    </w:div>
    <w:div w:id="57555441">
      <w:marLeft w:val="0"/>
      <w:marRight w:val="0"/>
      <w:marTop w:val="0"/>
      <w:marBottom w:val="0"/>
      <w:divBdr>
        <w:top w:val="none" w:sz="0" w:space="0" w:color="auto"/>
        <w:left w:val="none" w:sz="0" w:space="0" w:color="auto"/>
        <w:bottom w:val="none" w:sz="0" w:space="0" w:color="auto"/>
        <w:right w:val="none" w:sz="0" w:space="0" w:color="auto"/>
      </w:divBdr>
    </w:div>
    <w:div w:id="57559634">
      <w:marLeft w:val="0"/>
      <w:marRight w:val="0"/>
      <w:marTop w:val="0"/>
      <w:marBottom w:val="0"/>
      <w:divBdr>
        <w:top w:val="none" w:sz="0" w:space="0" w:color="auto"/>
        <w:left w:val="none" w:sz="0" w:space="0" w:color="auto"/>
        <w:bottom w:val="none" w:sz="0" w:space="0" w:color="auto"/>
        <w:right w:val="none" w:sz="0" w:space="0" w:color="auto"/>
      </w:divBdr>
    </w:div>
    <w:div w:id="57631626">
      <w:marLeft w:val="0"/>
      <w:marRight w:val="0"/>
      <w:marTop w:val="0"/>
      <w:marBottom w:val="0"/>
      <w:divBdr>
        <w:top w:val="none" w:sz="0" w:space="0" w:color="auto"/>
        <w:left w:val="none" w:sz="0" w:space="0" w:color="auto"/>
        <w:bottom w:val="none" w:sz="0" w:space="0" w:color="auto"/>
        <w:right w:val="none" w:sz="0" w:space="0" w:color="auto"/>
      </w:divBdr>
    </w:div>
    <w:div w:id="57632387">
      <w:marLeft w:val="0"/>
      <w:marRight w:val="0"/>
      <w:marTop w:val="0"/>
      <w:marBottom w:val="0"/>
      <w:divBdr>
        <w:top w:val="none" w:sz="0" w:space="0" w:color="auto"/>
        <w:left w:val="none" w:sz="0" w:space="0" w:color="auto"/>
        <w:bottom w:val="none" w:sz="0" w:space="0" w:color="auto"/>
        <w:right w:val="none" w:sz="0" w:space="0" w:color="auto"/>
      </w:divBdr>
    </w:div>
    <w:div w:id="57678431">
      <w:marLeft w:val="0"/>
      <w:marRight w:val="0"/>
      <w:marTop w:val="0"/>
      <w:marBottom w:val="0"/>
      <w:divBdr>
        <w:top w:val="none" w:sz="0" w:space="0" w:color="auto"/>
        <w:left w:val="none" w:sz="0" w:space="0" w:color="auto"/>
        <w:bottom w:val="none" w:sz="0" w:space="0" w:color="auto"/>
        <w:right w:val="none" w:sz="0" w:space="0" w:color="auto"/>
      </w:divBdr>
    </w:div>
    <w:div w:id="57754513">
      <w:marLeft w:val="0"/>
      <w:marRight w:val="0"/>
      <w:marTop w:val="0"/>
      <w:marBottom w:val="0"/>
      <w:divBdr>
        <w:top w:val="none" w:sz="0" w:space="0" w:color="auto"/>
        <w:left w:val="none" w:sz="0" w:space="0" w:color="auto"/>
        <w:bottom w:val="none" w:sz="0" w:space="0" w:color="auto"/>
        <w:right w:val="none" w:sz="0" w:space="0" w:color="auto"/>
      </w:divBdr>
    </w:div>
    <w:div w:id="57897635">
      <w:marLeft w:val="0"/>
      <w:marRight w:val="0"/>
      <w:marTop w:val="0"/>
      <w:marBottom w:val="0"/>
      <w:divBdr>
        <w:top w:val="none" w:sz="0" w:space="0" w:color="auto"/>
        <w:left w:val="none" w:sz="0" w:space="0" w:color="auto"/>
        <w:bottom w:val="none" w:sz="0" w:space="0" w:color="auto"/>
        <w:right w:val="none" w:sz="0" w:space="0" w:color="auto"/>
      </w:divBdr>
    </w:div>
    <w:div w:id="58134528">
      <w:marLeft w:val="0"/>
      <w:marRight w:val="0"/>
      <w:marTop w:val="0"/>
      <w:marBottom w:val="0"/>
      <w:divBdr>
        <w:top w:val="none" w:sz="0" w:space="0" w:color="auto"/>
        <w:left w:val="none" w:sz="0" w:space="0" w:color="auto"/>
        <w:bottom w:val="none" w:sz="0" w:space="0" w:color="auto"/>
        <w:right w:val="none" w:sz="0" w:space="0" w:color="auto"/>
      </w:divBdr>
    </w:div>
    <w:div w:id="58213366">
      <w:marLeft w:val="0"/>
      <w:marRight w:val="0"/>
      <w:marTop w:val="0"/>
      <w:marBottom w:val="0"/>
      <w:divBdr>
        <w:top w:val="none" w:sz="0" w:space="0" w:color="auto"/>
        <w:left w:val="none" w:sz="0" w:space="0" w:color="auto"/>
        <w:bottom w:val="none" w:sz="0" w:space="0" w:color="auto"/>
        <w:right w:val="none" w:sz="0" w:space="0" w:color="auto"/>
      </w:divBdr>
    </w:div>
    <w:div w:id="58330109">
      <w:marLeft w:val="0"/>
      <w:marRight w:val="0"/>
      <w:marTop w:val="0"/>
      <w:marBottom w:val="0"/>
      <w:divBdr>
        <w:top w:val="none" w:sz="0" w:space="0" w:color="auto"/>
        <w:left w:val="none" w:sz="0" w:space="0" w:color="auto"/>
        <w:bottom w:val="none" w:sz="0" w:space="0" w:color="auto"/>
        <w:right w:val="none" w:sz="0" w:space="0" w:color="auto"/>
      </w:divBdr>
    </w:div>
    <w:div w:id="58485678">
      <w:marLeft w:val="0"/>
      <w:marRight w:val="0"/>
      <w:marTop w:val="0"/>
      <w:marBottom w:val="0"/>
      <w:divBdr>
        <w:top w:val="none" w:sz="0" w:space="0" w:color="auto"/>
        <w:left w:val="none" w:sz="0" w:space="0" w:color="auto"/>
        <w:bottom w:val="none" w:sz="0" w:space="0" w:color="auto"/>
        <w:right w:val="none" w:sz="0" w:space="0" w:color="auto"/>
      </w:divBdr>
    </w:div>
    <w:div w:id="58553236">
      <w:marLeft w:val="0"/>
      <w:marRight w:val="0"/>
      <w:marTop w:val="0"/>
      <w:marBottom w:val="0"/>
      <w:divBdr>
        <w:top w:val="none" w:sz="0" w:space="0" w:color="auto"/>
        <w:left w:val="none" w:sz="0" w:space="0" w:color="auto"/>
        <w:bottom w:val="none" w:sz="0" w:space="0" w:color="auto"/>
        <w:right w:val="none" w:sz="0" w:space="0" w:color="auto"/>
      </w:divBdr>
    </w:div>
    <w:div w:id="58555979">
      <w:marLeft w:val="0"/>
      <w:marRight w:val="0"/>
      <w:marTop w:val="0"/>
      <w:marBottom w:val="0"/>
      <w:divBdr>
        <w:top w:val="none" w:sz="0" w:space="0" w:color="auto"/>
        <w:left w:val="none" w:sz="0" w:space="0" w:color="auto"/>
        <w:bottom w:val="none" w:sz="0" w:space="0" w:color="auto"/>
        <w:right w:val="none" w:sz="0" w:space="0" w:color="auto"/>
      </w:divBdr>
    </w:div>
    <w:div w:id="58601941">
      <w:marLeft w:val="0"/>
      <w:marRight w:val="0"/>
      <w:marTop w:val="0"/>
      <w:marBottom w:val="0"/>
      <w:divBdr>
        <w:top w:val="none" w:sz="0" w:space="0" w:color="auto"/>
        <w:left w:val="none" w:sz="0" w:space="0" w:color="auto"/>
        <w:bottom w:val="none" w:sz="0" w:space="0" w:color="auto"/>
        <w:right w:val="none" w:sz="0" w:space="0" w:color="auto"/>
      </w:divBdr>
    </w:div>
    <w:div w:id="58679591">
      <w:marLeft w:val="0"/>
      <w:marRight w:val="0"/>
      <w:marTop w:val="0"/>
      <w:marBottom w:val="0"/>
      <w:divBdr>
        <w:top w:val="none" w:sz="0" w:space="0" w:color="auto"/>
        <w:left w:val="none" w:sz="0" w:space="0" w:color="auto"/>
        <w:bottom w:val="none" w:sz="0" w:space="0" w:color="auto"/>
        <w:right w:val="none" w:sz="0" w:space="0" w:color="auto"/>
      </w:divBdr>
    </w:div>
    <w:div w:id="58939364">
      <w:marLeft w:val="0"/>
      <w:marRight w:val="0"/>
      <w:marTop w:val="0"/>
      <w:marBottom w:val="0"/>
      <w:divBdr>
        <w:top w:val="none" w:sz="0" w:space="0" w:color="auto"/>
        <w:left w:val="none" w:sz="0" w:space="0" w:color="auto"/>
        <w:bottom w:val="none" w:sz="0" w:space="0" w:color="auto"/>
        <w:right w:val="none" w:sz="0" w:space="0" w:color="auto"/>
      </w:divBdr>
    </w:div>
    <w:div w:id="58943314">
      <w:marLeft w:val="0"/>
      <w:marRight w:val="0"/>
      <w:marTop w:val="0"/>
      <w:marBottom w:val="0"/>
      <w:divBdr>
        <w:top w:val="none" w:sz="0" w:space="0" w:color="auto"/>
        <w:left w:val="none" w:sz="0" w:space="0" w:color="auto"/>
        <w:bottom w:val="none" w:sz="0" w:space="0" w:color="auto"/>
        <w:right w:val="none" w:sz="0" w:space="0" w:color="auto"/>
      </w:divBdr>
    </w:div>
    <w:div w:id="58946618">
      <w:marLeft w:val="0"/>
      <w:marRight w:val="0"/>
      <w:marTop w:val="0"/>
      <w:marBottom w:val="0"/>
      <w:divBdr>
        <w:top w:val="none" w:sz="0" w:space="0" w:color="auto"/>
        <w:left w:val="none" w:sz="0" w:space="0" w:color="auto"/>
        <w:bottom w:val="none" w:sz="0" w:space="0" w:color="auto"/>
        <w:right w:val="none" w:sz="0" w:space="0" w:color="auto"/>
      </w:divBdr>
    </w:div>
    <w:div w:id="58989063">
      <w:marLeft w:val="0"/>
      <w:marRight w:val="0"/>
      <w:marTop w:val="0"/>
      <w:marBottom w:val="0"/>
      <w:divBdr>
        <w:top w:val="none" w:sz="0" w:space="0" w:color="auto"/>
        <w:left w:val="none" w:sz="0" w:space="0" w:color="auto"/>
        <w:bottom w:val="none" w:sz="0" w:space="0" w:color="auto"/>
        <w:right w:val="none" w:sz="0" w:space="0" w:color="auto"/>
      </w:divBdr>
    </w:div>
    <w:div w:id="58989610">
      <w:marLeft w:val="0"/>
      <w:marRight w:val="0"/>
      <w:marTop w:val="0"/>
      <w:marBottom w:val="0"/>
      <w:divBdr>
        <w:top w:val="none" w:sz="0" w:space="0" w:color="auto"/>
        <w:left w:val="none" w:sz="0" w:space="0" w:color="auto"/>
        <w:bottom w:val="none" w:sz="0" w:space="0" w:color="auto"/>
        <w:right w:val="none" w:sz="0" w:space="0" w:color="auto"/>
      </w:divBdr>
    </w:div>
    <w:div w:id="59015003">
      <w:marLeft w:val="0"/>
      <w:marRight w:val="0"/>
      <w:marTop w:val="0"/>
      <w:marBottom w:val="0"/>
      <w:divBdr>
        <w:top w:val="none" w:sz="0" w:space="0" w:color="auto"/>
        <w:left w:val="none" w:sz="0" w:space="0" w:color="auto"/>
        <w:bottom w:val="none" w:sz="0" w:space="0" w:color="auto"/>
        <w:right w:val="none" w:sz="0" w:space="0" w:color="auto"/>
      </w:divBdr>
    </w:div>
    <w:div w:id="59141483">
      <w:marLeft w:val="0"/>
      <w:marRight w:val="0"/>
      <w:marTop w:val="0"/>
      <w:marBottom w:val="0"/>
      <w:divBdr>
        <w:top w:val="none" w:sz="0" w:space="0" w:color="auto"/>
        <w:left w:val="none" w:sz="0" w:space="0" w:color="auto"/>
        <w:bottom w:val="none" w:sz="0" w:space="0" w:color="auto"/>
        <w:right w:val="none" w:sz="0" w:space="0" w:color="auto"/>
      </w:divBdr>
    </w:div>
    <w:div w:id="59207549">
      <w:marLeft w:val="0"/>
      <w:marRight w:val="0"/>
      <w:marTop w:val="0"/>
      <w:marBottom w:val="0"/>
      <w:divBdr>
        <w:top w:val="none" w:sz="0" w:space="0" w:color="auto"/>
        <w:left w:val="none" w:sz="0" w:space="0" w:color="auto"/>
        <w:bottom w:val="none" w:sz="0" w:space="0" w:color="auto"/>
        <w:right w:val="none" w:sz="0" w:space="0" w:color="auto"/>
      </w:divBdr>
    </w:div>
    <w:div w:id="59403827">
      <w:marLeft w:val="0"/>
      <w:marRight w:val="0"/>
      <w:marTop w:val="0"/>
      <w:marBottom w:val="0"/>
      <w:divBdr>
        <w:top w:val="none" w:sz="0" w:space="0" w:color="auto"/>
        <w:left w:val="none" w:sz="0" w:space="0" w:color="auto"/>
        <w:bottom w:val="none" w:sz="0" w:space="0" w:color="auto"/>
        <w:right w:val="none" w:sz="0" w:space="0" w:color="auto"/>
      </w:divBdr>
    </w:div>
    <w:div w:id="59405158">
      <w:marLeft w:val="0"/>
      <w:marRight w:val="0"/>
      <w:marTop w:val="0"/>
      <w:marBottom w:val="0"/>
      <w:divBdr>
        <w:top w:val="none" w:sz="0" w:space="0" w:color="auto"/>
        <w:left w:val="none" w:sz="0" w:space="0" w:color="auto"/>
        <w:bottom w:val="none" w:sz="0" w:space="0" w:color="auto"/>
        <w:right w:val="none" w:sz="0" w:space="0" w:color="auto"/>
      </w:divBdr>
    </w:div>
    <w:div w:id="59405781">
      <w:marLeft w:val="0"/>
      <w:marRight w:val="0"/>
      <w:marTop w:val="0"/>
      <w:marBottom w:val="0"/>
      <w:divBdr>
        <w:top w:val="none" w:sz="0" w:space="0" w:color="auto"/>
        <w:left w:val="none" w:sz="0" w:space="0" w:color="auto"/>
        <w:bottom w:val="none" w:sz="0" w:space="0" w:color="auto"/>
        <w:right w:val="none" w:sz="0" w:space="0" w:color="auto"/>
      </w:divBdr>
    </w:div>
    <w:div w:id="59525302">
      <w:marLeft w:val="0"/>
      <w:marRight w:val="0"/>
      <w:marTop w:val="0"/>
      <w:marBottom w:val="0"/>
      <w:divBdr>
        <w:top w:val="none" w:sz="0" w:space="0" w:color="auto"/>
        <w:left w:val="none" w:sz="0" w:space="0" w:color="auto"/>
        <w:bottom w:val="none" w:sz="0" w:space="0" w:color="auto"/>
        <w:right w:val="none" w:sz="0" w:space="0" w:color="auto"/>
      </w:divBdr>
    </w:div>
    <w:div w:id="59641541">
      <w:marLeft w:val="0"/>
      <w:marRight w:val="0"/>
      <w:marTop w:val="0"/>
      <w:marBottom w:val="0"/>
      <w:divBdr>
        <w:top w:val="none" w:sz="0" w:space="0" w:color="auto"/>
        <w:left w:val="none" w:sz="0" w:space="0" w:color="auto"/>
        <w:bottom w:val="none" w:sz="0" w:space="0" w:color="auto"/>
        <w:right w:val="none" w:sz="0" w:space="0" w:color="auto"/>
      </w:divBdr>
    </w:div>
    <w:div w:id="59715423">
      <w:marLeft w:val="0"/>
      <w:marRight w:val="0"/>
      <w:marTop w:val="0"/>
      <w:marBottom w:val="0"/>
      <w:divBdr>
        <w:top w:val="none" w:sz="0" w:space="0" w:color="auto"/>
        <w:left w:val="none" w:sz="0" w:space="0" w:color="auto"/>
        <w:bottom w:val="none" w:sz="0" w:space="0" w:color="auto"/>
        <w:right w:val="none" w:sz="0" w:space="0" w:color="auto"/>
      </w:divBdr>
    </w:div>
    <w:div w:id="59862942">
      <w:marLeft w:val="0"/>
      <w:marRight w:val="0"/>
      <w:marTop w:val="0"/>
      <w:marBottom w:val="0"/>
      <w:divBdr>
        <w:top w:val="none" w:sz="0" w:space="0" w:color="auto"/>
        <w:left w:val="none" w:sz="0" w:space="0" w:color="auto"/>
        <w:bottom w:val="none" w:sz="0" w:space="0" w:color="auto"/>
        <w:right w:val="none" w:sz="0" w:space="0" w:color="auto"/>
      </w:divBdr>
    </w:div>
    <w:div w:id="59905121">
      <w:bodyDiv w:val="1"/>
      <w:marLeft w:val="0"/>
      <w:marRight w:val="0"/>
      <w:marTop w:val="0"/>
      <w:marBottom w:val="0"/>
      <w:divBdr>
        <w:top w:val="none" w:sz="0" w:space="0" w:color="auto"/>
        <w:left w:val="none" w:sz="0" w:space="0" w:color="auto"/>
        <w:bottom w:val="none" w:sz="0" w:space="0" w:color="auto"/>
        <w:right w:val="none" w:sz="0" w:space="0" w:color="auto"/>
      </w:divBdr>
    </w:div>
    <w:div w:id="60060964">
      <w:marLeft w:val="0"/>
      <w:marRight w:val="0"/>
      <w:marTop w:val="0"/>
      <w:marBottom w:val="0"/>
      <w:divBdr>
        <w:top w:val="none" w:sz="0" w:space="0" w:color="auto"/>
        <w:left w:val="none" w:sz="0" w:space="0" w:color="auto"/>
        <w:bottom w:val="none" w:sz="0" w:space="0" w:color="auto"/>
        <w:right w:val="none" w:sz="0" w:space="0" w:color="auto"/>
      </w:divBdr>
    </w:div>
    <w:div w:id="60063171">
      <w:marLeft w:val="0"/>
      <w:marRight w:val="0"/>
      <w:marTop w:val="0"/>
      <w:marBottom w:val="0"/>
      <w:divBdr>
        <w:top w:val="none" w:sz="0" w:space="0" w:color="auto"/>
        <w:left w:val="none" w:sz="0" w:space="0" w:color="auto"/>
        <w:bottom w:val="none" w:sz="0" w:space="0" w:color="auto"/>
        <w:right w:val="none" w:sz="0" w:space="0" w:color="auto"/>
      </w:divBdr>
    </w:div>
    <w:div w:id="60100199">
      <w:marLeft w:val="0"/>
      <w:marRight w:val="0"/>
      <w:marTop w:val="0"/>
      <w:marBottom w:val="0"/>
      <w:divBdr>
        <w:top w:val="none" w:sz="0" w:space="0" w:color="auto"/>
        <w:left w:val="none" w:sz="0" w:space="0" w:color="auto"/>
        <w:bottom w:val="none" w:sz="0" w:space="0" w:color="auto"/>
        <w:right w:val="none" w:sz="0" w:space="0" w:color="auto"/>
      </w:divBdr>
    </w:div>
    <w:div w:id="60103760">
      <w:marLeft w:val="0"/>
      <w:marRight w:val="0"/>
      <w:marTop w:val="0"/>
      <w:marBottom w:val="0"/>
      <w:divBdr>
        <w:top w:val="none" w:sz="0" w:space="0" w:color="auto"/>
        <w:left w:val="none" w:sz="0" w:space="0" w:color="auto"/>
        <w:bottom w:val="none" w:sz="0" w:space="0" w:color="auto"/>
        <w:right w:val="none" w:sz="0" w:space="0" w:color="auto"/>
      </w:divBdr>
    </w:div>
    <w:div w:id="60104183">
      <w:marLeft w:val="0"/>
      <w:marRight w:val="0"/>
      <w:marTop w:val="0"/>
      <w:marBottom w:val="0"/>
      <w:divBdr>
        <w:top w:val="none" w:sz="0" w:space="0" w:color="auto"/>
        <w:left w:val="none" w:sz="0" w:space="0" w:color="auto"/>
        <w:bottom w:val="none" w:sz="0" w:space="0" w:color="auto"/>
        <w:right w:val="none" w:sz="0" w:space="0" w:color="auto"/>
      </w:divBdr>
    </w:div>
    <w:div w:id="60255903">
      <w:marLeft w:val="0"/>
      <w:marRight w:val="0"/>
      <w:marTop w:val="0"/>
      <w:marBottom w:val="0"/>
      <w:divBdr>
        <w:top w:val="none" w:sz="0" w:space="0" w:color="auto"/>
        <w:left w:val="none" w:sz="0" w:space="0" w:color="auto"/>
        <w:bottom w:val="none" w:sz="0" w:space="0" w:color="auto"/>
        <w:right w:val="none" w:sz="0" w:space="0" w:color="auto"/>
      </w:divBdr>
    </w:div>
    <w:div w:id="60372834">
      <w:marLeft w:val="0"/>
      <w:marRight w:val="0"/>
      <w:marTop w:val="0"/>
      <w:marBottom w:val="0"/>
      <w:divBdr>
        <w:top w:val="none" w:sz="0" w:space="0" w:color="auto"/>
        <w:left w:val="none" w:sz="0" w:space="0" w:color="auto"/>
        <w:bottom w:val="none" w:sz="0" w:space="0" w:color="auto"/>
        <w:right w:val="none" w:sz="0" w:space="0" w:color="auto"/>
      </w:divBdr>
    </w:div>
    <w:div w:id="60375004">
      <w:marLeft w:val="0"/>
      <w:marRight w:val="0"/>
      <w:marTop w:val="0"/>
      <w:marBottom w:val="0"/>
      <w:divBdr>
        <w:top w:val="none" w:sz="0" w:space="0" w:color="auto"/>
        <w:left w:val="none" w:sz="0" w:space="0" w:color="auto"/>
        <w:bottom w:val="none" w:sz="0" w:space="0" w:color="auto"/>
        <w:right w:val="none" w:sz="0" w:space="0" w:color="auto"/>
      </w:divBdr>
    </w:div>
    <w:div w:id="60447603">
      <w:marLeft w:val="0"/>
      <w:marRight w:val="0"/>
      <w:marTop w:val="0"/>
      <w:marBottom w:val="0"/>
      <w:divBdr>
        <w:top w:val="none" w:sz="0" w:space="0" w:color="auto"/>
        <w:left w:val="none" w:sz="0" w:space="0" w:color="auto"/>
        <w:bottom w:val="none" w:sz="0" w:space="0" w:color="auto"/>
        <w:right w:val="none" w:sz="0" w:space="0" w:color="auto"/>
      </w:divBdr>
    </w:div>
    <w:div w:id="60566262">
      <w:marLeft w:val="0"/>
      <w:marRight w:val="0"/>
      <w:marTop w:val="0"/>
      <w:marBottom w:val="0"/>
      <w:divBdr>
        <w:top w:val="none" w:sz="0" w:space="0" w:color="auto"/>
        <w:left w:val="none" w:sz="0" w:space="0" w:color="auto"/>
        <w:bottom w:val="none" w:sz="0" w:space="0" w:color="auto"/>
        <w:right w:val="none" w:sz="0" w:space="0" w:color="auto"/>
      </w:divBdr>
    </w:div>
    <w:div w:id="60642540">
      <w:marLeft w:val="0"/>
      <w:marRight w:val="0"/>
      <w:marTop w:val="0"/>
      <w:marBottom w:val="0"/>
      <w:divBdr>
        <w:top w:val="none" w:sz="0" w:space="0" w:color="auto"/>
        <w:left w:val="none" w:sz="0" w:space="0" w:color="auto"/>
        <w:bottom w:val="none" w:sz="0" w:space="0" w:color="auto"/>
        <w:right w:val="none" w:sz="0" w:space="0" w:color="auto"/>
      </w:divBdr>
    </w:div>
    <w:div w:id="60718493">
      <w:marLeft w:val="0"/>
      <w:marRight w:val="0"/>
      <w:marTop w:val="0"/>
      <w:marBottom w:val="0"/>
      <w:divBdr>
        <w:top w:val="none" w:sz="0" w:space="0" w:color="auto"/>
        <w:left w:val="none" w:sz="0" w:space="0" w:color="auto"/>
        <w:bottom w:val="none" w:sz="0" w:space="0" w:color="auto"/>
        <w:right w:val="none" w:sz="0" w:space="0" w:color="auto"/>
      </w:divBdr>
    </w:div>
    <w:div w:id="60754975">
      <w:marLeft w:val="0"/>
      <w:marRight w:val="0"/>
      <w:marTop w:val="0"/>
      <w:marBottom w:val="0"/>
      <w:divBdr>
        <w:top w:val="none" w:sz="0" w:space="0" w:color="auto"/>
        <w:left w:val="none" w:sz="0" w:space="0" w:color="auto"/>
        <w:bottom w:val="none" w:sz="0" w:space="0" w:color="auto"/>
        <w:right w:val="none" w:sz="0" w:space="0" w:color="auto"/>
      </w:divBdr>
    </w:div>
    <w:div w:id="60755072">
      <w:marLeft w:val="0"/>
      <w:marRight w:val="0"/>
      <w:marTop w:val="0"/>
      <w:marBottom w:val="0"/>
      <w:divBdr>
        <w:top w:val="none" w:sz="0" w:space="0" w:color="auto"/>
        <w:left w:val="none" w:sz="0" w:space="0" w:color="auto"/>
        <w:bottom w:val="none" w:sz="0" w:space="0" w:color="auto"/>
        <w:right w:val="none" w:sz="0" w:space="0" w:color="auto"/>
      </w:divBdr>
    </w:div>
    <w:div w:id="60761066">
      <w:bodyDiv w:val="1"/>
      <w:marLeft w:val="0"/>
      <w:marRight w:val="0"/>
      <w:marTop w:val="0"/>
      <w:marBottom w:val="0"/>
      <w:divBdr>
        <w:top w:val="none" w:sz="0" w:space="0" w:color="auto"/>
        <w:left w:val="none" w:sz="0" w:space="0" w:color="auto"/>
        <w:bottom w:val="none" w:sz="0" w:space="0" w:color="auto"/>
        <w:right w:val="none" w:sz="0" w:space="0" w:color="auto"/>
      </w:divBdr>
      <w:divsChild>
        <w:div w:id="19212477">
          <w:marLeft w:val="0"/>
          <w:marRight w:val="0"/>
          <w:marTop w:val="0"/>
          <w:marBottom w:val="0"/>
          <w:divBdr>
            <w:top w:val="none" w:sz="0" w:space="0" w:color="auto"/>
            <w:left w:val="none" w:sz="0" w:space="0" w:color="auto"/>
            <w:bottom w:val="none" w:sz="0" w:space="0" w:color="auto"/>
            <w:right w:val="none" w:sz="0" w:space="0" w:color="auto"/>
          </w:divBdr>
        </w:div>
        <w:div w:id="312610896">
          <w:marLeft w:val="0"/>
          <w:marRight w:val="0"/>
          <w:marTop w:val="0"/>
          <w:marBottom w:val="0"/>
          <w:divBdr>
            <w:top w:val="none" w:sz="0" w:space="0" w:color="auto"/>
            <w:left w:val="none" w:sz="0" w:space="0" w:color="auto"/>
            <w:bottom w:val="none" w:sz="0" w:space="0" w:color="auto"/>
            <w:right w:val="none" w:sz="0" w:space="0" w:color="auto"/>
          </w:divBdr>
        </w:div>
        <w:div w:id="2026130416">
          <w:marLeft w:val="0"/>
          <w:marRight w:val="0"/>
          <w:marTop w:val="0"/>
          <w:marBottom w:val="0"/>
          <w:divBdr>
            <w:top w:val="none" w:sz="0" w:space="0" w:color="auto"/>
            <w:left w:val="none" w:sz="0" w:space="0" w:color="auto"/>
            <w:bottom w:val="none" w:sz="0" w:space="0" w:color="auto"/>
            <w:right w:val="none" w:sz="0" w:space="0" w:color="auto"/>
          </w:divBdr>
        </w:div>
        <w:div w:id="594174113">
          <w:marLeft w:val="0"/>
          <w:marRight w:val="0"/>
          <w:marTop w:val="0"/>
          <w:marBottom w:val="0"/>
          <w:divBdr>
            <w:top w:val="none" w:sz="0" w:space="0" w:color="auto"/>
            <w:left w:val="none" w:sz="0" w:space="0" w:color="auto"/>
            <w:bottom w:val="none" w:sz="0" w:space="0" w:color="auto"/>
            <w:right w:val="none" w:sz="0" w:space="0" w:color="auto"/>
          </w:divBdr>
        </w:div>
        <w:div w:id="1775861020">
          <w:marLeft w:val="0"/>
          <w:marRight w:val="0"/>
          <w:marTop w:val="0"/>
          <w:marBottom w:val="0"/>
          <w:divBdr>
            <w:top w:val="none" w:sz="0" w:space="0" w:color="auto"/>
            <w:left w:val="none" w:sz="0" w:space="0" w:color="auto"/>
            <w:bottom w:val="none" w:sz="0" w:space="0" w:color="auto"/>
            <w:right w:val="none" w:sz="0" w:space="0" w:color="auto"/>
          </w:divBdr>
        </w:div>
        <w:div w:id="1753232113">
          <w:marLeft w:val="0"/>
          <w:marRight w:val="0"/>
          <w:marTop w:val="0"/>
          <w:marBottom w:val="0"/>
          <w:divBdr>
            <w:top w:val="none" w:sz="0" w:space="0" w:color="auto"/>
            <w:left w:val="none" w:sz="0" w:space="0" w:color="auto"/>
            <w:bottom w:val="none" w:sz="0" w:space="0" w:color="auto"/>
            <w:right w:val="none" w:sz="0" w:space="0" w:color="auto"/>
          </w:divBdr>
        </w:div>
        <w:div w:id="713772453">
          <w:marLeft w:val="0"/>
          <w:marRight w:val="0"/>
          <w:marTop w:val="0"/>
          <w:marBottom w:val="0"/>
          <w:divBdr>
            <w:top w:val="none" w:sz="0" w:space="0" w:color="auto"/>
            <w:left w:val="none" w:sz="0" w:space="0" w:color="auto"/>
            <w:bottom w:val="none" w:sz="0" w:space="0" w:color="auto"/>
            <w:right w:val="none" w:sz="0" w:space="0" w:color="auto"/>
          </w:divBdr>
        </w:div>
        <w:div w:id="794560009">
          <w:marLeft w:val="0"/>
          <w:marRight w:val="0"/>
          <w:marTop w:val="0"/>
          <w:marBottom w:val="0"/>
          <w:divBdr>
            <w:top w:val="none" w:sz="0" w:space="0" w:color="auto"/>
            <w:left w:val="none" w:sz="0" w:space="0" w:color="auto"/>
            <w:bottom w:val="none" w:sz="0" w:space="0" w:color="auto"/>
            <w:right w:val="none" w:sz="0" w:space="0" w:color="auto"/>
          </w:divBdr>
        </w:div>
        <w:div w:id="462506443">
          <w:marLeft w:val="0"/>
          <w:marRight w:val="0"/>
          <w:marTop w:val="0"/>
          <w:marBottom w:val="0"/>
          <w:divBdr>
            <w:top w:val="none" w:sz="0" w:space="0" w:color="auto"/>
            <w:left w:val="none" w:sz="0" w:space="0" w:color="auto"/>
            <w:bottom w:val="none" w:sz="0" w:space="0" w:color="auto"/>
            <w:right w:val="none" w:sz="0" w:space="0" w:color="auto"/>
          </w:divBdr>
        </w:div>
        <w:div w:id="1505434866">
          <w:marLeft w:val="0"/>
          <w:marRight w:val="0"/>
          <w:marTop w:val="0"/>
          <w:marBottom w:val="0"/>
          <w:divBdr>
            <w:top w:val="none" w:sz="0" w:space="0" w:color="auto"/>
            <w:left w:val="none" w:sz="0" w:space="0" w:color="auto"/>
            <w:bottom w:val="none" w:sz="0" w:space="0" w:color="auto"/>
            <w:right w:val="none" w:sz="0" w:space="0" w:color="auto"/>
          </w:divBdr>
        </w:div>
        <w:div w:id="958998628">
          <w:marLeft w:val="0"/>
          <w:marRight w:val="0"/>
          <w:marTop w:val="0"/>
          <w:marBottom w:val="0"/>
          <w:divBdr>
            <w:top w:val="none" w:sz="0" w:space="0" w:color="auto"/>
            <w:left w:val="none" w:sz="0" w:space="0" w:color="auto"/>
            <w:bottom w:val="none" w:sz="0" w:space="0" w:color="auto"/>
            <w:right w:val="none" w:sz="0" w:space="0" w:color="auto"/>
          </w:divBdr>
        </w:div>
        <w:div w:id="1253932394">
          <w:marLeft w:val="0"/>
          <w:marRight w:val="0"/>
          <w:marTop w:val="0"/>
          <w:marBottom w:val="0"/>
          <w:divBdr>
            <w:top w:val="none" w:sz="0" w:space="0" w:color="auto"/>
            <w:left w:val="none" w:sz="0" w:space="0" w:color="auto"/>
            <w:bottom w:val="none" w:sz="0" w:space="0" w:color="auto"/>
            <w:right w:val="none" w:sz="0" w:space="0" w:color="auto"/>
          </w:divBdr>
        </w:div>
        <w:div w:id="595014658">
          <w:marLeft w:val="0"/>
          <w:marRight w:val="0"/>
          <w:marTop w:val="0"/>
          <w:marBottom w:val="0"/>
          <w:divBdr>
            <w:top w:val="none" w:sz="0" w:space="0" w:color="auto"/>
            <w:left w:val="none" w:sz="0" w:space="0" w:color="auto"/>
            <w:bottom w:val="none" w:sz="0" w:space="0" w:color="auto"/>
            <w:right w:val="none" w:sz="0" w:space="0" w:color="auto"/>
          </w:divBdr>
        </w:div>
        <w:div w:id="1523782627">
          <w:marLeft w:val="0"/>
          <w:marRight w:val="0"/>
          <w:marTop w:val="0"/>
          <w:marBottom w:val="0"/>
          <w:divBdr>
            <w:top w:val="none" w:sz="0" w:space="0" w:color="auto"/>
            <w:left w:val="none" w:sz="0" w:space="0" w:color="auto"/>
            <w:bottom w:val="none" w:sz="0" w:space="0" w:color="auto"/>
            <w:right w:val="none" w:sz="0" w:space="0" w:color="auto"/>
          </w:divBdr>
        </w:div>
        <w:div w:id="468598269">
          <w:marLeft w:val="0"/>
          <w:marRight w:val="0"/>
          <w:marTop w:val="0"/>
          <w:marBottom w:val="0"/>
          <w:divBdr>
            <w:top w:val="none" w:sz="0" w:space="0" w:color="auto"/>
            <w:left w:val="none" w:sz="0" w:space="0" w:color="auto"/>
            <w:bottom w:val="none" w:sz="0" w:space="0" w:color="auto"/>
            <w:right w:val="none" w:sz="0" w:space="0" w:color="auto"/>
          </w:divBdr>
        </w:div>
        <w:div w:id="499152757">
          <w:marLeft w:val="0"/>
          <w:marRight w:val="0"/>
          <w:marTop w:val="0"/>
          <w:marBottom w:val="0"/>
          <w:divBdr>
            <w:top w:val="none" w:sz="0" w:space="0" w:color="auto"/>
            <w:left w:val="none" w:sz="0" w:space="0" w:color="auto"/>
            <w:bottom w:val="none" w:sz="0" w:space="0" w:color="auto"/>
            <w:right w:val="none" w:sz="0" w:space="0" w:color="auto"/>
          </w:divBdr>
        </w:div>
        <w:div w:id="613904792">
          <w:marLeft w:val="0"/>
          <w:marRight w:val="0"/>
          <w:marTop w:val="0"/>
          <w:marBottom w:val="0"/>
          <w:divBdr>
            <w:top w:val="none" w:sz="0" w:space="0" w:color="auto"/>
            <w:left w:val="none" w:sz="0" w:space="0" w:color="auto"/>
            <w:bottom w:val="none" w:sz="0" w:space="0" w:color="auto"/>
            <w:right w:val="none" w:sz="0" w:space="0" w:color="auto"/>
          </w:divBdr>
        </w:div>
        <w:div w:id="420420510">
          <w:marLeft w:val="0"/>
          <w:marRight w:val="0"/>
          <w:marTop w:val="0"/>
          <w:marBottom w:val="0"/>
          <w:divBdr>
            <w:top w:val="none" w:sz="0" w:space="0" w:color="auto"/>
            <w:left w:val="none" w:sz="0" w:space="0" w:color="auto"/>
            <w:bottom w:val="none" w:sz="0" w:space="0" w:color="auto"/>
            <w:right w:val="none" w:sz="0" w:space="0" w:color="auto"/>
          </w:divBdr>
        </w:div>
        <w:div w:id="1099520384">
          <w:marLeft w:val="0"/>
          <w:marRight w:val="0"/>
          <w:marTop w:val="0"/>
          <w:marBottom w:val="0"/>
          <w:divBdr>
            <w:top w:val="none" w:sz="0" w:space="0" w:color="auto"/>
            <w:left w:val="none" w:sz="0" w:space="0" w:color="auto"/>
            <w:bottom w:val="none" w:sz="0" w:space="0" w:color="auto"/>
            <w:right w:val="none" w:sz="0" w:space="0" w:color="auto"/>
          </w:divBdr>
        </w:div>
        <w:div w:id="336931549">
          <w:marLeft w:val="0"/>
          <w:marRight w:val="0"/>
          <w:marTop w:val="0"/>
          <w:marBottom w:val="0"/>
          <w:divBdr>
            <w:top w:val="none" w:sz="0" w:space="0" w:color="auto"/>
            <w:left w:val="none" w:sz="0" w:space="0" w:color="auto"/>
            <w:bottom w:val="none" w:sz="0" w:space="0" w:color="auto"/>
            <w:right w:val="none" w:sz="0" w:space="0" w:color="auto"/>
          </w:divBdr>
        </w:div>
        <w:div w:id="247924773">
          <w:marLeft w:val="0"/>
          <w:marRight w:val="0"/>
          <w:marTop w:val="0"/>
          <w:marBottom w:val="0"/>
          <w:divBdr>
            <w:top w:val="none" w:sz="0" w:space="0" w:color="auto"/>
            <w:left w:val="none" w:sz="0" w:space="0" w:color="auto"/>
            <w:bottom w:val="none" w:sz="0" w:space="0" w:color="auto"/>
            <w:right w:val="none" w:sz="0" w:space="0" w:color="auto"/>
          </w:divBdr>
        </w:div>
        <w:div w:id="1417286035">
          <w:marLeft w:val="0"/>
          <w:marRight w:val="0"/>
          <w:marTop w:val="0"/>
          <w:marBottom w:val="0"/>
          <w:divBdr>
            <w:top w:val="none" w:sz="0" w:space="0" w:color="auto"/>
            <w:left w:val="none" w:sz="0" w:space="0" w:color="auto"/>
            <w:bottom w:val="none" w:sz="0" w:space="0" w:color="auto"/>
            <w:right w:val="none" w:sz="0" w:space="0" w:color="auto"/>
          </w:divBdr>
        </w:div>
        <w:div w:id="2119250592">
          <w:marLeft w:val="0"/>
          <w:marRight w:val="0"/>
          <w:marTop w:val="0"/>
          <w:marBottom w:val="0"/>
          <w:divBdr>
            <w:top w:val="none" w:sz="0" w:space="0" w:color="auto"/>
            <w:left w:val="none" w:sz="0" w:space="0" w:color="auto"/>
            <w:bottom w:val="none" w:sz="0" w:space="0" w:color="auto"/>
            <w:right w:val="none" w:sz="0" w:space="0" w:color="auto"/>
          </w:divBdr>
        </w:div>
      </w:divsChild>
    </w:div>
    <w:div w:id="60835554">
      <w:marLeft w:val="0"/>
      <w:marRight w:val="0"/>
      <w:marTop w:val="0"/>
      <w:marBottom w:val="0"/>
      <w:divBdr>
        <w:top w:val="none" w:sz="0" w:space="0" w:color="auto"/>
        <w:left w:val="none" w:sz="0" w:space="0" w:color="auto"/>
        <w:bottom w:val="none" w:sz="0" w:space="0" w:color="auto"/>
        <w:right w:val="none" w:sz="0" w:space="0" w:color="auto"/>
      </w:divBdr>
    </w:div>
    <w:div w:id="60980258">
      <w:marLeft w:val="0"/>
      <w:marRight w:val="0"/>
      <w:marTop w:val="0"/>
      <w:marBottom w:val="0"/>
      <w:divBdr>
        <w:top w:val="none" w:sz="0" w:space="0" w:color="auto"/>
        <w:left w:val="none" w:sz="0" w:space="0" w:color="auto"/>
        <w:bottom w:val="none" w:sz="0" w:space="0" w:color="auto"/>
        <w:right w:val="none" w:sz="0" w:space="0" w:color="auto"/>
      </w:divBdr>
    </w:div>
    <w:div w:id="61022411">
      <w:marLeft w:val="0"/>
      <w:marRight w:val="0"/>
      <w:marTop w:val="0"/>
      <w:marBottom w:val="0"/>
      <w:divBdr>
        <w:top w:val="none" w:sz="0" w:space="0" w:color="auto"/>
        <w:left w:val="none" w:sz="0" w:space="0" w:color="auto"/>
        <w:bottom w:val="none" w:sz="0" w:space="0" w:color="auto"/>
        <w:right w:val="none" w:sz="0" w:space="0" w:color="auto"/>
      </w:divBdr>
    </w:div>
    <w:div w:id="61023798">
      <w:marLeft w:val="0"/>
      <w:marRight w:val="0"/>
      <w:marTop w:val="0"/>
      <w:marBottom w:val="0"/>
      <w:divBdr>
        <w:top w:val="none" w:sz="0" w:space="0" w:color="auto"/>
        <w:left w:val="none" w:sz="0" w:space="0" w:color="auto"/>
        <w:bottom w:val="none" w:sz="0" w:space="0" w:color="auto"/>
        <w:right w:val="none" w:sz="0" w:space="0" w:color="auto"/>
      </w:divBdr>
    </w:div>
    <w:div w:id="61098749">
      <w:marLeft w:val="0"/>
      <w:marRight w:val="0"/>
      <w:marTop w:val="0"/>
      <w:marBottom w:val="0"/>
      <w:divBdr>
        <w:top w:val="none" w:sz="0" w:space="0" w:color="auto"/>
        <w:left w:val="none" w:sz="0" w:space="0" w:color="auto"/>
        <w:bottom w:val="none" w:sz="0" w:space="0" w:color="auto"/>
        <w:right w:val="none" w:sz="0" w:space="0" w:color="auto"/>
      </w:divBdr>
    </w:div>
    <w:div w:id="61103692">
      <w:marLeft w:val="0"/>
      <w:marRight w:val="0"/>
      <w:marTop w:val="0"/>
      <w:marBottom w:val="0"/>
      <w:divBdr>
        <w:top w:val="none" w:sz="0" w:space="0" w:color="auto"/>
        <w:left w:val="none" w:sz="0" w:space="0" w:color="auto"/>
        <w:bottom w:val="none" w:sz="0" w:space="0" w:color="auto"/>
        <w:right w:val="none" w:sz="0" w:space="0" w:color="auto"/>
      </w:divBdr>
    </w:div>
    <w:div w:id="61105679">
      <w:marLeft w:val="0"/>
      <w:marRight w:val="0"/>
      <w:marTop w:val="0"/>
      <w:marBottom w:val="0"/>
      <w:divBdr>
        <w:top w:val="none" w:sz="0" w:space="0" w:color="auto"/>
        <w:left w:val="none" w:sz="0" w:space="0" w:color="auto"/>
        <w:bottom w:val="none" w:sz="0" w:space="0" w:color="auto"/>
        <w:right w:val="none" w:sz="0" w:space="0" w:color="auto"/>
      </w:divBdr>
    </w:div>
    <w:div w:id="61147196">
      <w:marLeft w:val="0"/>
      <w:marRight w:val="0"/>
      <w:marTop w:val="0"/>
      <w:marBottom w:val="0"/>
      <w:divBdr>
        <w:top w:val="none" w:sz="0" w:space="0" w:color="auto"/>
        <w:left w:val="none" w:sz="0" w:space="0" w:color="auto"/>
        <w:bottom w:val="none" w:sz="0" w:space="0" w:color="auto"/>
        <w:right w:val="none" w:sz="0" w:space="0" w:color="auto"/>
      </w:divBdr>
    </w:div>
    <w:div w:id="61174220">
      <w:marLeft w:val="0"/>
      <w:marRight w:val="0"/>
      <w:marTop w:val="0"/>
      <w:marBottom w:val="0"/>
      <w:divBdr>
        <w:top w:val="none" w:sz="0" w:space="0" w:color="auto"/>
        <w:left w:val="none" w:sz="0" w:space="0" w:color="auto"/>
        <w:bottom w:val="none" w:sz="0" w:space="0" w:color="auto"/>
        <w:right w:val="none" w:sz="0" w:space="0" w:color="auto"/>
      </w:divBdr>
    </w:div>
    <w:div w:id="61175090">
      <w:marLeft w:val="0"/>
      <w:marRight w:val="0"/>
      <w:marTop w:val="0"/>
      <w:marBottom w:val="0"/>
      <w:divBdr>
        <w:top w:val="none" w:sz="0" w:space="0" w:color="auto"/>
        <w:left w:val="none" w:sz="0" w:space="0" w:color="auto"/>
        <w:bottom w:val="none" w:sz="0" w:space="0" w:color="auto"/>
        <w:right w:val="none" w:sz="0" w:space="0" w:color="auto"/>
      </w:divBdr>
    </w:div>
    <w:div w:id="61176350">
      <w:marLeft w:val="0"/>
      <w:marRight w:val="0"/>
      <w:marTop w:val="0"/>
      <w:marBottom w:val="0"/>
      <w:divBdr>
        <w:top w:val="none" w:sz="0" w:space="0" w:color="auto"/>
        <w:left w:val="none" w:sz="0" w:space="0" w:color="auto"/>
        <w:bottom w:val="none" w:sz="0" w:space="0" w:color="auto"/>
        <w:right w:val="none" w:sz="0" w:space="0" w:color="auto"/>
      </w:divBdr>
    </w:div>
    <w:div w:id="61296583">
      <w:marLeft w:val="0"/>
      <w:marRight w:val="0"/>
      <w:marTop w:val="0"/>
      <w:marBottom w:val="0"/>
      <w:divBdr>
        <w:top w:val="none" w:sz="0" w:space="0" w:color="auto"/>
        <w:left w:val="none" w:sz="0" w:space="0" w:color="auto"/>
        <w:bottom w:val="none" w:sz="0" w:space="0" w:color="auto"/>
        <w:right w:val="none" w:sz="0" w:space="0" w:color="auto"/>
      </w:divBdr>
    </w:div>
    <w:div w:id="61409631">
      <w:marLeft w:val="0"/>
      <w:marRight w:val="0"/>
      <w:marTop w:val="0"/>
      <w:marBottom w:val="0"/>
      <w:divBdr>
        <w:top w:val="none" w:sz="0" w:space="0" w:color="auto"/>
        <w:left w:val="none" w:sz="0" w:space="0" w:color="auto"/>
        <w:bottom w:val="none" w:sz="0" w:space="0" w:color="auto"/>
        <w:right w:val="none" w:sz="0" w:space="0" w:color="auto"/>
      </w:divBdr>
    </w:div>
    <w:div w:id="61418712">
      <w:marLeft w:val="0"/>
      <w:marRight w:val="0"/>
      <w:marTop w:val="0"/>
      <w:marBottom w:val="0"/>
      <w:divBdr>
        <w:top w:val="none" w:sz="0" w:space="0" w:color="auto"/>
        <w:left w:val="none" w:sz="0" w:space="0" w:color="auto"/>
        <w:bottom w:val="none" w:sz="0" w:space="0" w:color="auto"/>
        <w:right w:val="none" w:sz="0" w:space="0" w:color="auto"/>
      </w:divBdr>
    </w:div>
    <w:div w:id="61491588">
      <w:marLeft w:val="0"/>
      <w:marRight w:val="0"/>
      <w:marTop w:val="0"/>
      <w:marBottom w:val="0"/>
      <w:divBdr>
        <w:top w:val="none" w:sz="0" w:space="0" w:color="auto"/>
        <w:left w:val="none" w:sz="0" w:space="0" w:color="auto"/>
        <w:bottom w:val="none" w:sz="0" w:space="0" w:color="auto"/>
        <w:right w:val="none" w:sz="0" w:space="0" w:color="auto"/>
      </w:divBdr>
    </w:div>
    <w:div w:id="61607451">
      <w:marLeft w:val="0"/>
      <w:marRight w:val="0"/>
      <w:marTop w:val="0"/>
      <w:marBottom w:val="0"/>
      <w:divBdr>
        <w:top w:val="none" w:sz="0" w:space="0" w:color="auto"/>
        <w:left w:val="none" w:sz="0" w:space="0" w:color="auto"/>
        <w:bottom w:val="none" w:sz="0" w:space="0" w:color="auto"/>
        <w:right w:val="none" w:sz="0" w:space="0" w:color="auto"/>
      </w:divBdr>
    </w:div>
    <w:div w:id="61609682">
      <w:marLeft w:val="0"/>
      <w:marRight w:val="0"/>
      <w:marTop w:val="0"/>
      <w:marBottom w:val="0"/>
      <w:divBdr>
        <w:top w:val="none" w:sz="0" w:space="0" w:color="auto"/>
        <w:left w:val="none" w:sz="0" w:space="0" w:color="auto"/>
        <w:bottom w:val="none" w:sz="0" w:space="0" w:color="auto"/>
        <w:right w:val="none" w:sz="0" w:space="0" w:color="auto"/>
      </w:divBdr>
    </w:div>
    <w:div w:id="61753082">
      <w:marLeft w:val="0"/>
      <w:marRight w:val="0"/>
      <w:marTop w:val="0"/>
      <w:marBottom w:val="0"/>
      <w:divBdr>
        <w:top w:val="none" w:sz="0" w:space="0" w:color="auto"/>
        <w:left w:val="none" w:sz="0" w:space="0" w:color="auto"/>
        <w:bottom w:val="none" w:sz="0" w:space="0" w:color="auto"/>
        <w:right w:val="none" w:sz="0" w:space="0" w:color="auto"/>
      </w:divBdr>
    </w:div>
    <w:div w:id="61755856">
      <w:marLeft w:val="0"/>
      <w:marRight w:val="0"/>
      <w:marTop w:val="0"/>
      <w:marBottom w:val="0"/>
      <w:divBdr>
        <w:top w:val="none" w:sz="0" w:space="0" w:color="auto"/>
        <w:left w:val="none" w:sz="0" w:space="0" w:color="auto"/>
        <w:bottom w:val="none" w:sz="0" w:space="0" w:color="auto"/>
        <w:right w:val="none" w:sz="0" w:space="0" w:color="auto"/>
      </w:divBdr>
    </w:div>
    <w:div w:id="61830331">
      <w:marLeft w:val="0"/>
      <w:marRight w:val="0"/>
      <w:marTop w:val="0"/>
      <w:marBottom w:val="0"/>
      <w:divBdr>
        <w:top w:val="none" w:sz="0" w:space="0" w:color="auto"/>
        <w:left w:val="none" w:sz="0" w:space="0" w:color="auto"/>
        <w:bottom w:val="none" w:sz="0" w:space="0" w:color="auto"/>
        <w:right w:val="none" w:sz="0" w:space="0" w:color="auto"/>
      </w:divBdr>
    </w:div>
    <w:div w:id="61830600">
      <w:marLeft w:val="0"/>
      <w:marRight w:val="0"/>
      <w:marTop w:val="0"/>
      <w:marBottom w:val="0"/>
      <w:divBdr>
        <w:top w:val="none" w:sz="0" w:space="0" w:color="auto"/>
        <w:left w:val="none" w:sz="0" w:space="0" w:color="auto"/>
        <w:bottom w:val="none" w:sz="0" w:space="0" w:color="auto"/>
        <w:right w:val="none" w:sz="0" w:space="0" w:color="auto"/>
      </w:divBdr>
    </w:div>
    <w:div w:id="61832026">
      <w:marLeft w:val="0"/>
      <w:marRight w:val="0"/>
      <w:marTop w:val="0"/>
      <w:marBottom w:val="0"/>
      <w:divBdr>
        <w:top w:val="none" w:sz="0" w:space="0" w:color="auto"/>
        <w:left w:val="none" w:sz="0" w:space="0" w:color="auto"/>
        <w:bottom w:val="none" w:sz="0" w:space="0" w:color="auto"/>
        <w:right w:val="none" w:sz="0" w:space="0" w:color="auto"/>
      </w:divBdr>
    </w:div>
    <w:div w:id="61872178">
      <w:marLeft w:val="0"/>
      <w:marRight w:val="0"/>
      <w:marTop w:val="0"/>
      <w:marBottom w:val="0"/>
      <w:divBdr>
        <w:top w:val="none" w:sz="0" w:space="0" w:color="auto"/>
        <w:left w:val="none" w:sz="0" w:space="0" w:color="auto"/>
        <w:bottom w:val="none" w:sz="0" w:space="0" w:color="auto"/>
        <w:right w:val="none" w:sz="0" w:space="0" w:color="auto"/>
      </w:divBdr>
    </w:div>
    <w:div w:id="61946776">
      <w:marLeft w:val="0"/>
      <w:marRight w:val="0"/>
      <w:marTop w:val="0"/>
      <w:marBottom w:val="0"/>
      <w:divBdr>
        <w:top w:val="none" w:sz="0" w:space="0" w:color="auto"/>
        <w:left w:val="none" w:sz="0" w:space="0" w:color="auto"/>
        <w:bottom w:val="none" w:sz="0" w:space="0" w:color="auto"/>
        <w:right w:val="none" w:sz="0" w:space="0" w:color="auto"/>
      </w:divBdr>
    </w:div>
    <w:div w:id="61998053">
      <w:marLeft w:val="0"/>
      <w:marRight w:val="0"/>
      <w:marTop w:val="0"/>
      <w:marBottom w:val="0"/>
      <w:divBdr>
        <w:top w:val="none" w:sz="0" w:space="0" w:color="auto"/>
        <w:left w:val="none" w:sz="0" w:space="0" w:color="auto"/>
        <w:bottom w:val="none" w:sz="0" w:space="0" w:color="auto"/>
        <w:right w:val="none" w:sz="0" w:space="0" w:color="auto"/>
      </w:divBdr>
    </w:div>
    <w:div w:id="62029592">
      <w:marLeft w:val="0"/>
      <w:marRight w:val="0"/>
      <w:marTop w:val="0"/>
      <w:marBottom w:val="0"/>
      <w:divBdr>
        <w:top w:val="none" w:sz="0" w:space="0" w:color="auto"/>
        <w:left w:val="none" w:sz="0" w:space="0" w:color="auto"/>
        <w:bottom w:val="none" w:sz="0" w:space="0" w:color="auto"/>
        <w:right w:val="none" w:sz="0" w:space="0" w:color="auto"/>
      </w:divBdr>
    </w:div>
    <w:div w:id="62067398">
      <w:marLeft w:val="0"/>
      <w:marRight w:val="0"/>
      <w:marTop w:val="0"/>
      <w:marBottom w:val="0"/>
      <w:divBdr>
        <w:top w:val="none" w:sz="0" w:space="0" w:color="auto"/>
        <w:left w:val="none" w:sz="0" w:space="0" w:color="auto"/>
        <w:bottom w:val="none" w:sz="0" w:space="0" w:color="auto"/>
        <w:right w:val="none" w:sz="0" w:space="0" w:color="auto"/>
      </w:divBdr>
    </w:div>
    <w:div w:id="62141510">
      <w:marLeft w:val="0"/>
      <w:marRight w:val="0"/>
      <w:marTop w:val="0"/>
      <w:marBottom w:val="0"/>
      <w:divBdr>
        <w:top w:val="none" w:sz="0" w:space="0" w:color="auto"/>
        <w:left w:val="none" w:sz="0" w:space="0" w:color="auto"/>
        <w:bottom w:val="none" w:sz="0" w:space="0" w:color="auto"/>
        <w:right w:val="none" w:sz="0" w:space="0" w:color="auto"/>
      </w:divBdr>
    </w:div>
    <w:div w:id="62142943">
      <w:bodyDiv w:val="1"/>
      <w:marLeft w:val="0"/>
      <w:marRight w:val="0"/>
      <w:marTop w:val="0"/>
      <w:marBottom w:val="0"/>
      <w:divBdr>
        <w:top w:val="none" w:sz="0" w:space="0" w:color="auto"/>
        <w:left w:val="none" w:sz="0" w:space="0" w:color="auto"/>
        <w:bottom w:val="none" w:sz="0" w:space="0" w:color="auto"/>
        <w:right w:val="none" w:sz="0" w:space="0" w:color="auto"/>
      </w:divBdr>
    </w:div>
    <w:div w:id="62148969">
      <w:marLeft w:val="0"/>
      <w:marRight w:val="0"/>
      <w:marTop w:val="0"/>
      <w:marBottom w:val="0"/>
      <w:divBdr>
        <w:top w:val="none" w:sz="0" w:space="0" w:color="auto"/>
        <w:left w:val="none" w:sz="0" w:space="0" w:color="auto"/>
        <w:bottom w:val="none" w:sz="0" w:space="0" w:color="auto"/>
        <w:right w:val="none" w:sz="0" w:space="0" w:color="auto"/>
      </w:divBdr>
    </w:div>
    <w:div w:id="62218550">
      <w:marLeft w:val="0"/>
      <w:marRight w:val="0"/>
      <w:marTop w:val="0"/>
      <w:marBottom w:val="0"/>
      <w:divBdr>
        <w:top w:val="none" w:sz="0" w:space="0" w:color="auto"/>
        <w:left w:val="none" w:sz="0" w:space="0" w:color="auto"/>
        <w:bottom w:val="none" w:sz="0" w:space="0" w:color="auto"/>
        <w:right w:val="none" w:sz="0" w:space="0" w:color="auto"/>
      </w:divBdr>
    </w:div>
    <w:div w:id="62263988">
      <w:marLeft w:val="0"/>
      <w:marRight w:val="0"/>
      <w:marTop w:val="0"/>
      <w:marBottom w:val="0"/>
      <w:divBdr>
        <w:top w:val="none" w:sz="0" w:space="0" w:color="auto"/>
        <w:left w:val="none" w:sz="0" w:space="0" w:color="auto"/>
        <w:bottom w:val="none" w:sz="0" w:space="0" w:color="auto"/>
        <w:right w:val="none" w:sz="0" w:space="0" w:color="auto"/>
      </w:divBdr>
    </w:div>
    <w:div w:id="62334532">
      <w:marLeft w:val="0"/>
      <w:marRight w:val="0"/>
      <w:marTop w:val="0"/>
      <w:marBottom w:val="0"/>
      <w:divBdr>
        <w:top w:val="none" w:sz="0" w:space="0" w:color="auto"/>
        <w:left w:val="none" w:sz="0" w:space="0" w:color="auto"/>
        <w:bottom w:val="none" w:sz="0" w:space="0" w:color="auto"/>
        <w:right w:val="none" w:sz="0" w:space="0" w:color="auto"/>
      </w:divBdr>
    </w:div>
    <w:div w:id="62337777">
      <w:marLeft w:val="0"/>
      <w:marRight w:val="0"/>
      <w:marTop w:val="0"/>
      <w:marBottom w:val="0"/>
      <w:divBdr>
        <w:top w:val="none" w:sz="0" w:space="0" w:color="auto"/>
        <w:left w:val="none" w:sz="0" w:space="0" w:color="auto"/>
        <w:bottom w:val="none" w:sz="0" w:space="0" w:color="auto"/>
        <w:right w:val="none" w:sz="0" w:space="0" w:color="auto"/>
      </w:divBdr>
    </w:div>
    <w:div w:id="62409842">
      <w:marLeft w:val="0"/>
      <w:marRight w:val="0"/>
      <w:marTop w:val="0"/>
      <w:marBottom w:val="0"/>
      <w:divBdr>
        <w:top w:val="none" w:sz="0" w:space="0" w:color="auto"/>
        <w:left w:val="none" w:sz="0" w:space="0" w:color="auto"/>
        <w:bottom w:val="none" w:sz="0" w:space="0" w:color="auto"/>
        <w:right w:val="none" w:sz="0" w:space="0" w:color="auto"/>
      </w:divBdr>
    </w:div>
    <w:div w:id="62527145">
      <w:marLeft w:val="0"/>
      <w:marRight w:val="0"/>
      <w:marTop w:val="0"/>
      <w:marBottom w:val="0"/>
      <w:divBdr>
        <w:top w:val="none" w:sz="0" w:space="0" w:color="auto"/>
        <w:left w:val="none" w:sz="0" w:space="0" w:color="auto"/>
        <w:bottom w:val="none" w:sz="0" w:space="0" w:color="auto"/>
        <w:right w:val="none" w:sz="0" w:space="0" w:color="auto"/>
      </w:divBdr>
    </w:div>
    <w:div w:id="62605454">
      <w:marLeft w:val="0"/>
      <w:marRight w:val="0"/>
      <w:marTop w:val="0"/>
      <w:marBottom w:val="0"/>
      <w:divBdr>
        <w:top w:val="none" w:sz="0" w:space="0" w:color="auto"/>
        <w:left w:val="none" w:sz="0" w:space="0" w:color="auto"/>
        <w:bottom w:val="none" w:sz="0" w:space="0" w:color="auto"/>
        <w:right w:val="none" w:sz="0" w:space="0" w:color="auto"/>
      </w:divBdr>
    </w:div>
    <w:div w:id="62653812">
      <w:marLeft w:val="0"/>
      <w:marRight w:val="0"/>
      <w:marTop w:val="0"/>
      <w:marBottom w:val="0"/>
      <w:divBdr>
        <w:top w:val="none" w:sz="0" w:space="0" w:color="auto"/>
        <w:left w:val="none" w:sz="0" w:space="0" w:color="auto"/>
        <w:bottom w:val="none" w:sz="0" w:space="0" w:color="auto"/>
        <w:right w:val="none" w:sz="0" w:space="0" w:color="auto"/>
      </w:divBdr>
    </w:div>
    <w:div w:id="62678551">
      <w:marLeft w:val="0"/>
      <w:marRight w:val="0"/>
      <w:marTop w:val="0"/>
      <w:marBottom w:val="0"/>
      <w:divBdr>
        <w:top w:val="none" w:sz="0" w:space="0" w:color="auto"/>
        <w:left w:val="none" w:sz="0" w:space="0" w:color="auto"/>
        <w:bottom w:val="none" w:sz="0" w:space="0" w:color="auto"/>
        <w:right w:val="none" w:sz="0" w:space="0" w:color="auto"/>
      </w:divBdr>
    </w:div>
    <w:div w:id="62684788">
      <w:marLeft w:val="0"/>
      <w:marRight w:val="0"/>
      <w:marTop w:val="0"/>
      <w:marBottom w:val="0"/>
      <w:divBdr>
        <w:top w:val="none" w:sz="0" w:space="0" w:color="auto"/>
        <w:left w:val="none" w:sz="0" w:space="0" w:color="auto"/>
        <w:bottom w:val="none" w:sz="0" w:space="0" w:color="auto"/>
        <w:right w:val="none" w:sz="0" w:space="0" w:color="auto"/>
      </w:divBdr>
    </w:div>
    <w:div w:id="62721414">
      <w:marLeft w:val="0"/>
      <w:marRight w:val="0"/>
      <w:marTop w:val="0"/>
      <w:marBottom w:val="0"/>
      <w:divBdr>
        <w:top w:val="none" w:sz="0" w:space="0" w:color="auto"/>
        <w:left w:val="none" w:sz="0" w:space="0" w:color="auto"/>
        <w:bottom w:val="none" w:sz="0" w:space="0" w:color="auto"/>
        <w:right w:val="none" w:sz="0" w:space="0" w:color="auto"/>
      </w:divBdr>
    </w:div>
    <w:div w:id="62797041">
      <w:marLeft w:val="0"/>
      <w:marRight w:val="0"/>
      <w:marTop w:val="0"/>
      <w:marBottom w:val="0"/>
      <w:divBdr>
        <w:top w:val="none" w:sz="0" w:space="0" w:color="auto"/>
        <w:left w:val="none" w:sz="0" w:space="0" w:color="auto"/>
        <w:bottom w:val="none" w:sz="0" w:space="0" w:color="auto"/>
        <w:right w:val="none" w:sz="0" w:space="0" w:color="auto"/>
      </w:divBdr>
    </w:div>
    <w:div w:id="62873261">
      <w:marLeft w:val="0"/>
      <w:marRight w:val="0"/>
      <w:marTop w:val="0"/>
      <w:marBottom w:val="0"/>
      <w:divBdr>
        <w:top w:val="none" w:sz="0" w:space="0" w:color="auto"/>
        <w:left w:val="none" w:sz="0" w:space="0" w:color="auto"/>
        <w:bottom w:val="none" w:sz="0" w:space="0" w:color="auto"/>
        <w:right w:val="none" w:sz="0" w:space="0" w:color="auto"/>
      </w:divBdr>
    </w:div>
    <w:div w:id="62914903">
      <w:marLeft w:val="0"/>
      <w:marRight w:val="0"/>
      <w:marTop w:val="0"/>
      <w:marBottom w:val="0"/>
      <w:divBdr>
        <w:top w:val="none" w:sz="0" w:space="0" w:color="auto"/>
        <w:left w:val="none" w:sz="0" w:space="0" w:color="auto"/>
        <w:bottom w:val="none" w:sz="0" w:space="0" w:color="auto"/>
        <w:right w:val="none" w:sz="0" w:space="0" w:color="auto"/>
      </w:divBdr>
    </w:div>
    <w:div w:id="62916927">
      <w:marLeft w:val="0"/>
      <w:marRight w:val="0"/>
      <w:marTop w:val="0"/>
      <w:marBottom w:val="0"/>
      <w:divBdr>
        <w:top w:val="none" w:sz="0" w:space="0" w:color="auto"/>
        <w:left w:val="none" w:sz="0" w:space="0" w:color="auto"/>
        <w:bottom w:val="none" w:sz="0" w:space="0" w:color="auto"/>
        <w:right w:val="none" w:sz="0" w:space="0" w:color="auto"/>
      </w:divBdr>
    </w:div>
    <w:div w:id="62920302">
      <w:marLeft w:val="0"/>
      <w:marRight w:val="0"/>
      <w:marTop w:val="0"/>
      <w:marBottom w:val="0"/>
      <w:divBdr>
        <w:top w:val="none" w:sz="0" w:space="0" w:color="auto"/>
        <w:left w:val="none" w:sz="0" w:space="0" w:color="auto"/>
        <w:bottom w:val="none" w:sz="0" w:space="0" w:color="auto"/>
        <w:right w:val="none" w:sz="0" w:space="0" w:color="auto"/>
      </w:divBdr>
    </w:div>
    <w:div w:id="62988136">
      <w:marLeft w:val="0"/>
      <w:marRight w:val="0"/>
      <w:marTop w:val="0"/>
      <w:marBottom w:val="0"/>
      <w:divBdr>
        <w:top w:val="none" w:sz="0" w:space="0" w:color="auto"/>
        <w:left w:val="none" w:sz="0" w:space="0" w:color="auto"/>
        <w:bottom w:val="none" w:sz="0" w:space="0" w:color="auto"/>
        <w:right w:val="none" w:sz="0" w:space="0" w:color="auto"/>
      </w:divBdr>
    </w:div>
    <w:div w:id="62994440">
      <w:marLeft w:val="0"/>
      <w:marRight w:val="0"/>
      <w:marTop w:val="0"/>
      <w:marBottom w:val="0"/>
      <w:divBdr>
        <w:top w:val="none" w:sz="0" w:space="0" w:color="auto"/>
        <w:left w:val="none" w:sz="0" w:space="0" w:color="auto"/>
        <w:bottom w:val="none" w:sz="0" w:space="0" w:color="auto"/>
        <w:right w:val="none" w:sz="0" w:space="0" w:color="auto"/>
      </w:divBdr>
    </w:div>
    <w:div w:id="63068478">
      <w:marLeft w:val="0"/>
      <w:marRight w:val="0"/>
      <w:marTop w:val="0"/>
      <w:marBottom w:val="0"/>
      <w:divBdr>
        <w:top w:val="none" w:sz="0" w:space="0" w:color="auto"/>
        <w:left w:val="none" w:sz="0" w:space="0" w:color="auto"/>
        <w:bottom w:val="none" w:sz="0" w:space="0" w:color="auto"/>
        <w:right w:val="none" w:sz="0" w:space="0" w:color="auto"/>
      </w:divBdr>
    </w:div>
    <w:div w:id="63112768">
      <w:marLeft w:val="0"/>
      <w:marRight w:val="0"/>
      <w:marTop w:val="0"/>
      <w:marBottom w:val="0"/>
      <w:divBdr>
        <w:top w:val="none" w:sz="0" w:space="0" w:color="auto"/>
        <w:left w:val="none" w:sz="0" w:space="0" w:color="auto"/>
        <w:bottom w:val="none" w:sz="0" w:space="0" w:color="auto"/>
        <w:right w:val="none" w:sz="0" w:space="0" w:color="auto"/>
      </w:divBdr>
    </w:div>
    <w:div w:id="63115735">
      <w:marLeft w:val="0"/>
      <w:marRight w:val="0"/>
      <w:marTop w:val="0"/>
      <w:marBottom w:val="0"/>
      <w:divBdr>
        <w:top w:val="none" w:sz="0" w:space="0" w:color="auto"/>
        <w:left w:val="none" w:sz="0" w:space="0" w:color="auto"/>
        <w:bottom w:val="none" w:sz="0" w:space="0" w:color="auto"/>
        <w:right w:val="none" w:sz="0" w:space="0" w:color="auto"/>
      </w:divBdr>
    </w:div>
    <w:div w:id="63143479">
      <w:marLeft w:val="0"/>
      <w:marRight w:val="0"/>
      <w:marTop w:val="0"/>
      <w:marBottom w:val="0"/>
      <w:divBdr>
        <w:top w:val="none" w:sz="0" w:space="0" w:color="auto"/>
        <w:left w:val="none" w:sz="0" w:space="0" w:color="auto"/>
        <w:bottom w:val="none" w:sz="0" w:space="0" w:color="auto"/>
        <w:right w:val="none" w:sz="0" w:space="0" w:color="auto"/>
      </w:divBdr>
    </w:div>
    <w:div w:id="63183987">
      <w:marLeft w:val="0"/>
      <w:marRight w:val="0"/>
      <w:marTop w:val="0"/>
      <w:marBottom w:val="0"/>
      <w:divBdr>
        <w:top w:val="none" w:sz="0" w:space="0" w:color="auto"/>
        <w:left w:val="none" w:sz="0" w:space="0" w:color="auto"/>
        <w:bottom w:val="none" w:sz="0" w:space="0" w:color="auto"/>
        <w:right w:val="none" w:sz="0" w:space="0" w:color="auto"/>
      </w:divBdr>
    </w:div>
    <w:div w:id="63257275">
      <w:marLeft w:val="0"/>
      <w:marRight w:val="0"/>
      <w:marTop w:val="0"/>
      <w:marBottom w:val="0"/>
      <w:divBdr>
        <w:top w:val="none" w:sz="0" w:space="0" w:color="auto"/>
        <w:left w:val="none" w:sz="0" w:space="0" w:color="auto"/>
        <w:bottom w:val="none" w:sz="0" w:space="0" w:color="auto"/>
        <w:right w:val="none" w:sz="0" w:space="0" w:color="auto"/>
      </w:divBdr>
    </w:div>
    <w:div w:id="63257366">
      <w:marLeft w:val="0"/>
      <w:marRight w:val="0"/>
      <w:marTop w:val="0"/>
      <w:marBottom w:val="0"/>
      <w:divBdr>
        <w:top w:val="none" w:sz="0" w:space="0" w:color="auto"/>
        <w:left w:val="none" w:sz="0" w:space="0" w:color="auto"/>
        <w:bottom w:val="none" w:sz="0" w:space="0" w:color="auto"/>
        <w:right w:val="none" w:sz="0" w:space="0" w:color="auto"/>
      </w:divBdr>
    </w:div>
    <w:div w:id="63263538">
      <w:marLeft w:val="0"/>
      <w:marRight w:val="0"/>
      <w:marTop w:val="0"/>
      <w:marBottom w:val="0"/>
      <w:divBdr>
        <w:top w:val="none" w:sz="0" w:space="0" w:color="auto"/>
        <w:left w:val="none" w:sz="0" w:space="0" w:color="auto"/>
        <w:bottom w:val="none" w:sz="0" w:space="0" w:color="auto"/>
        <w:right w:val="none" w:sz="0" w:space="0" w:color="auto"/>
      </w:divBdr>
    </w:div>
    <w:div w:id="63333296">
      <w:marLeft w:val="0"/>
      <w:marRight w:val="0"/>
      <w:marTop w:val="0"/>
      <w:marBottom w:val="0"/>
      <w:divBdr>
        <w:top w:val="none" w:sz="0" w:space="0" w:color="auto"/>
        <w:left w:val="none" w:sz="0" w:space="0" w:color="auto"/>
        <w:bottom w:val="none" w:sz="0" w:space="0" w:color="auto"/>
        <w:right w:val="none" w:sz="0" w:space="0" w:color="auto"/>
      </w:divBdr>
    </w:div>
    <w:div w:id="63334462">
      <w:marLeft w:val="0"/>
      <w:marRight w:val="0"/>
      <w:marTop w:val="0"/>
      <w:marBottom w:val="0"/>
      <w:divBdr>
        <w:top w:val="none" w:sz="0" w:space="0" w:color="auto"/>
        <w:left w:val="none" w:sz="0" w:space="0" w:color="auto"/>
        <w:bottom w:val="none" w:sz="0" w:space="0" w:color="auto"/>
        <w:right w:val="none" w:sz="0" w:space="0" w:color="auto"/>
      </w:divBdr>
    </w:div>
    <w:div w:id="63381708">
      <w:marLeft w:val="0"/>
      <w:marRight w:val="0"/>
      <w:marTop w:val="0"/>
      <w:marBottom w:val="0"/>
      <w:divBdr>
        <w:top w:val="none" w:sz="0" w:space="0" w:color="auto"/>
        <w:left w:val="none" w:sz="0" w:space="0" w:color="auto"/>
        <w:bottom w:val="none" w:sz="0" w:space="0" w:color="auto"/>
        <w:right w:val="none" w:sz="0" w:space="0" w:color="auto"/>
      </w:divBdr>
    </w:div>
    <w:div w:id="63799166">
      <w:marLeft w:val="0"/>
      <w:marRight w:val="0"/>
      <w:marTop w:val="0"/>
      <w:marBottom w:val="0"/>
      <w:divBdr>
        <w:top w:val="none" w:sz="0" w:space="0" w:color="auto"/>
        <w:left w:val="none" w:sz="0" w:space="0" w:color="auto"/>
        <w:bottom w:val="none" w:sz="0" w:space="0" w:color="auto"/>
        <w:right w:val="none" w:sz="0" w:space="0" w:color="auto"/>
      </w:divBdr>
    </w:div>
    <w:div w:id="63918801">
      <w:marLeft w:val="0"/>
      <w:marRight w:val="0"/>
      <w:marTop w:val="0"/>
      <w:marBottom w:val="0"/>
      <w:divBdr>
        <w:top w:val="none" w:sz="0" w:space="0" w:color="auto"/>
        <w:left w:val="none" w:sz="0" w:space="0" w:color="auto"/>
        <w:bottom w:val="none" w:sz="0" w:space="0" w:color="auto"/>
        <w:right w:val="none" w:sz="0" w:space="0" w:color="auto"/>
      </w:divBdr>
    </w:div>
    <w:div w:id="63963548">
      <w:marLeft w:val="0"/>
      <w:marRight w:val="0"/>
      <w:marTop w:val="0"/>
      <w:marBottom w:val="0"/>
      <w:divBdr>
        <w:top w:val="none" w:sz="0" w:space="0" w:color="auto"/>
        <w:left w:val="none" w:sz="0" w:space="0" w:color="auto"/>
        <w:bottom w:val="none" w:sz="0" w:space="0" w:color="auto"/>
        <w:right w:val="none" w:sz="0" w:space="0" w:color="auto"/>
      </w:divBdr>
    </w:div>
    <w:div w:id="63963639">
      <w:marLeft w:val="0"/>
      <w:marRight w:val="0"/>
      <w:marTop w:val="0"/>
      <w:marBottom w:val="0"/>
      <w:divBdr>
        <w:top w:val="none" w:sz="0" w:space="0" w:color="auto"/>
        <w:left w:val="none" w:sz="0" w:space="0" w:color="auto"/>
        <w:bottom w:val="none" w:sz="0" w:space="0" w:color="auto"/>
        <w:right w:val="none" w:sz="0" w:space="0" w:color="auto"/>
      </w:divBdr>
    </w:div>
    <w:div w:id="63963826">
      <w:marLeft w:val="0"/>
      <w:marRight w:val="0"/>
      <w:marTop w:val="0"/>
      <w:marBottom w:val="0"/>
      <w:divBdr>
        <w:top w:val="none" w:sz="0" w:space="0" w:color="auto"/>
        <w:left w:val="none" w:sz="0" w:space="0" w:color="auto"/>
        <w:bottom w:val="none" w:sz="0" w:space="0" w:color="auto"/>
        <w:right w:val="none" w:sz="0" w:space="0" w:color="auto"/>
      </w:divBdr>
    </w:div>
    <w:div w:id="64106015">
      <w:marLeft w:val="0"/>
      <w:marRight w:val="0"/>
      <w:marTop w:val="0"/>
      <w:marBottom w:val="0"/>
      <w:divBdr>
        <w:top w:val="none" w:sz="0" w:space="0" w:color="auto"/>
        <w:left w:val="none" w:sz="0" w:space="0" w:color="auto"/>
        <w:bottom w:val="none" w:sz="0" w:space="0" w:color="auto"/>
        <w:right w:val="none" w:sz="0" w:space="0" w:color="auto"/>
      </w:divBdr>
    </w:div>
    <w:div w:id="64107592">
      <w:marLeft w:val="0"/>
      <w:marRight w:val="0"/>
      <w:marTop w:val="0"/>
      <w:marBottom w:val="0"/>
      <w:divBdr>
        <w:top w:val="none" w:sz="0" w:space="0" w:color="auto"/>
        <w:left w:val="none" w:sz="0" w:space="0" w:color="auto"/>
        <w:bottom w:val="none" w:sz="0" w:space="0" w:color="auto"/>
        <w:right w:val="none" w:sz="0" w:space="0" w:color="auto"/>
      </w:divBdr>
    </w:div>
    <w:div w:id="64304928">
      <w:marLeft w:val="0"/>
      <w:marRight w:val="0"/>
      <w:marTop w:val="0"/>
      <w:marBottom w:val="0"/>
      <w:divBdr>
        <w:top w:val="none" w:sz="0" w:space="0" w:color="auto"/>
        <w:left w:val="none" w:sz="0" w:space="0" w:color="auto"/>
        <w:bottom w:val="none" w:sz="0" w:space="0" w:color="auto"/>
        <w:right w:val="none" w:sz="0" w:space="0" w:color="auto"/>
      </w:divBdr>
    </w:div>
    <w:div w:id="64376054">
      <w:marLeft w:val="0"/>
      <w:marRight w:val="0"/>
      <w:marTop w:val="0"/>
      <w:marBottom w:val="0"/>
      <w:divBdr>
        <w:top w:val="none" w:sz="0" w:space="0" w:color="auto"/>
        <w:left w:val="none" w:sz="0" w:space="0" w:color="auto"/>
        <w:bottom w:val="none" w:sz="0" w:space="0" w:color="auto"/>
        <w:right w:val="none" w:sz="0" w:space="0" w:color="auto"/>
      </w:divBdr>
    </w:div>
    <w:div w:id="64379531">
      <w:marLeft w:val="0"/>
      <w:marRight w:val="0"/>
      <w:marTop w:val="0"/>
      <w:marBottom w:val="0"/>
      <w:divBdr>
        <w:top w:val="none" w:sz="0" w:space="0" w:color="auto"/>
        <w:left w:val="none" w:sz="0" w:space="0" w:color="auto"/>
        <w:bottom w:val="none" w:sz="0" w:space="0" w:color="auto"/>
        <w:right w:val="none" w:sz="0" w:space="0" w:color="auto"/>
      </w:divBdr>
    </w:div>
    <w:div w:id="64451111">
      <w:marLeft w:val="0"/>
      <w:marRight w:val="0"/>
      <w:marTop w:val="0"/>
      <w:marBottom w:val="0"/>
      <w:divBdr>
        <w:top w:val="none" w:sz="0" w:space="0" w:color="auto"/>
        <w:left w:val="none" w:sz="0" w:space="0" w:color="auto"/>
        <w:bottom w:val="none" w:sz="0" w:space="0" w:color="auto"/>
        <w:right w:val="none" w:sz="0" w:space="0" w:color="auto"/>
      </w:divBdr>
    </w:div>
    <w:div w:id="64645207">
      <w:marLeft w:val="0"/>
      <w:marRight w:val="0"/>
      <w:marTop w:val="0"/>
      <w:marBottom w:val="0"/>
      <w:divBdr>
        <w:top w:val="none" w:sz="0" w:space="0" w:color="auto"/>
        <w:left w:val="none" w:sz="0" w:space="0" w:color="auto"/>
        <w:bottom w:val="none" w:sz="0" w:space="0" w:color="auto"/>
        <w:right w:val="none" w:sz="0" w:space="0" w:color="auto"/>
      </w:divBdr>
    </w:div>
    <w:div w:id="64649084">
      <w:marLeft w:val="0"/>
      <w:marRight w:val="0"/>
      <w:marTop w:val="0"/>
      <w:marBottom w:val="0"/>
      <w:divBdr>
        <w:top w:val="none" w:sz="0" w:space="0" w:color="auto"/>
        <w:left w:val="none" w:sz="0" w:space="0" w:color="auto"/>
        <w:bottom w:val="none" w:sz="0" w:space="0" w:color="auto"/>
        <w:right w:val="none" w:sz="0" w:space="0" w:color="auto"/>
      </w:divBdr>
    </w:div>
    <w:div w:id="64687201">
      <w:marLeft w:val="0"/>
      <w:marRight w:val="0"/>
      <w:marTop w:val="0"/>
      <w:marBottom w:val="0"/>
      <w:divBdr>
        <w:top w:val="none" w:sz="0" w:space="0" w:color="auto"/>
        <w:left w:val="none" w:sz="0" w:space="0" w:color="auto"/>
        <w:bottom w:val="none" w:sz="0" w:space="0" w:color="auto"/>
        <w:right w:val="none" w:sz="0" w:space="0" w:color="auto"/>
      </w:divBdr>
    </w:div>
    <w:div w:id="64688840">
      <w:marLeft w:val="0"/>
      <w:marRight w:val="0"/>
      <w:marTop w:val="0"/>
      <w:marBottom w:val="0"/>
      <w:divBdr>
        <w:top w:val="none" w:sz="0" w:space="0" w:color="auto"/>
        <w:left w:val="none" w:sz="0" w:space="0" w:color="auto"/>
        <w:bottom w:val="none" w:sz="0" w:space="0" w:color="auto"/>
        <w:right w:val="none" w:sz="0" w:space="0" w:color="auto"/>
      </w:divBdr>
    </w:div>
    <w:div w:id="64689200">
      <w:marLeft w:val="0"/>
      <w:marRight w:val="0"/>
      <w:marTop w:val="0"/>
      <w:marBottom w:val="0"/>
      <w:divBdr>
        <w:top w:val="none" w:sz="0" w:space="0" w:color="auto"/>
        <w:left w:val="none" w:sz="0" w:space="0" w:color="auto"/>
        <w:bottom w:val="none" w:sz="0" w:space="0" w:color="auto"/>
        <w:right w:val="none" w:sz="0" w:space="0" w:color="auto"/>
      </w:divBdr>
    </w:div>
    <w:div w:id="64690050">
      <w:marLeft w:val="0"/>
      <w:marRight w:val="0"/>
      <w:marTop w:val="0"/>
      <w:marBottom w:val="0"/>
      <w:divBdr>
        <w:top w:val="none" w:sz="0" w:space="0" w:color="auto"/>
        <w:left w:val="none" w:sz="0" w:space="0" w:color="auto"/>
        <w:bottom w:val="none" w:sz="0" w:space="0" w:color="auto"/>
        <w:right w:val="none" w:sz="0" w:space="0" w:color="auto"/>
      </w:divBdr>
    </w:div>
    <w:div w:id="64766511">
      <w:marLeft w:val="0"/>
      <w:marRight w:val="0"/>
      <w:marTop w:val="0"/>
      <w:marBottom w:val="0"/>
      <w:divBdr>
        <w:top w:val="none" w:sz="0" w:space="0" w:color="auto"/>
        <w:left w:val="none" w:sz="0" w:space="0" w:color="auto"/>
        <w:bottom w:val="none" w:sz="0" w:space="0" w:color="auto"/>
        <w:right w:val="none" w:sz="0" w:space="0" w:color="auto"/>
      </w:divBdr>
    </w:div>
    <w:div w:id="64955997">
      <w:marLeft w:val="0"/>
      <w:marRight w:val="0"/>
      <w:marTop w:val="0"/>
      <w:marBottom w:val="0"/>
      <w:divBdr>
        <w:top w:val="none" w:sz="0" w:space="0" w:color="auto"/>
        <w:left w:val="none" w:sz="0" w:space="0" w:color="auto"/>
        <w:bottom w:val="none" w:sz="0" w:space="0" w:color="auto"/>
        <w:right w:val="none" w:sz="0" w:space="0" w:color="auto"/>
      </w:divBdr>
    </w:div>
    <w:div w:id="65081577">
      <w:marLeft w:val="0"/>
      <w:marRight w:val="0"/>
      <w:marTop w:val="0"/>
      <w:marBottom w:val="0"/>
      <w:divBdr>
        <w:top w:val="none" w:sz="0" w:space="0" w:color="auto"/>
        <w:left w:val="none" w:sz="0" w:space="0" w:color="auto"/>
        <w:bottom w:val="none" w:sz="0" w:space="0" w:color="auto"/>
        <w:right w:val="none" w:sz="0" w:space="0" w:color="auto"/>
      </w:divBdr>
    </w:div>
    <w:div w:id="65106707">
      <w:marLeft w:val="0"/>
      <w:marRight w:val="0"/>
      <w:marTop w:val="0"/>
      <w:marBottom w:val="0"/>
      <w:divBdr>
        <w:top w:val="none" w:sz="0" w:space="0" w:color="auto"/>
        <w:left w:val="none" w:sz="0" w:space="0" w:color="auto"/>
        <w:bottom w:val="none" w:sz="0" w:space="0" w:color="auto"/>
        <w:right w:val="none" w:sz="0" w:space="0" w:color="auto"/>
      </w:divBdr>
    </w:div>
    <w:div w:id="65107982">
      <w:marLeft w:val="0"/>
      <w:marRight w:val="0"/>
      <w:marTop w:val="0"/>
      <w:marBottom w:val="0"/>
      <w:divBdr>
        <w:top w:val="none" w:sz="0" w:space="0" w:color="auto"/>
        <w:left w:val="none" w:sz="0" w:space="0" w:color="auto"/>
        <w:bottom w:val="none" w:sz="0" w:space="0" w:color="auto"/>
        <w:right w:val="none" w:sz="0" w:space="0" w:color="auto"/>
      </w:divBdr>
    </w:div>
    <w:div w:id="65223586">
      <w:marLeft w:val="0"/>
      <w:marRight w:val="0"/>
      <w:marTop w:val="0"/>
      <w:marBottom w:val="0"/>
      <w:divBdr>
        <w:top w:val="none" w:sz="0" w:space="0" w:color="auto"/>
        <w:left w:val="none" w:sz="0" w:space="0" w:color="auto"/>
        <w:bottom w:val="none" w:sz="0" w:space="0" w:color="auto"/>
        <w:right w:val="none" w:sz="0" w:space="0" w:color="auto"/>
      </w:divBdr>
    </w:div>
    <w:div w:id="65225692">
      <w:marLeft w:val="0"/>
      <w:marRight w:val="0"/>
      <w:marTop w:val="0"/>
      <w:marBottom w:val="0"/>
      <w:divBdr>
        <w:top w:val="none" w:sz="0" w:space="0" w:color="auto"/>
        <w:left w:val="none" w:sz="0" w:space="0" w:color="auto"/>
        <w:bottom w:val="none" w:sz="0" w:space="0" w:color="auto"/>
        <w:right w:val="none" w:sz="0" w:space="0" w:color="auto"/>
      </w:divBdr>
    </w:div>
    <w:div w:id="65299445">
      <w:marLeft w:val="0"/>
      <w:marRight w:val="0"/>
      <w:marTop w:val="0"/>
      <w:marBottom w:val="0"/>
      <w:divBdr>
        <w:top w:val="none" w:sz="0" w:space="0" w:color="auto"/>
        <w:left w:val="none" w:sz="0" w:space="0" w:color="auto"/>
        <w:bottom w:val="none" w:sz="0" w:space="0" w:color="auto"/>
        <w:right w:val="none" w:sz="0" w:space="0" w:color="auto"/>
      </w:divBdr>
    </w:div>
    <w:div w:id="65304266">
      <w:marLeft w:val="0"/>
      <w:marRight w:val="0"/>
      <w:marTop w:val="0"/>
      <w:marBottom w:val="0"/>
      <w:divBdr>
        <w:top w:val="none" w:sz="0" w:space="0" w:color="auto"/>
        <w:left w:val="none" w:sz="0" w:space="0" w:color="auto"/>
        <w:bottom w:val="none" w:sz="0" w:space="0" w:color="auto"/>
        <w:right w:val="none" w:sz="0" w:space="0" w:color="auto"/>
      </w:divBdr>
    </w:div>
    <w:div w:id="65491470">
      <w:marLeft w:val="0"/>
      <w:marRight w:val="0"/>
      <w:marTop w:val="0"/>
      <w:marBottom w:val="0"/>
      <w:divBdr>
        <w:top w:val="none" w:sz="0" w:space="0" w:color="auto"/>
        <w:left w:val="none" w:sz="0" w:space="0" w:color="auto"/>
        <w:bottom w:val="none" w:sz="0" w:space="0" w:color="auto"/>
        <w:right w:val="none" w:sz="0" w:space="0" w:color="auto"/>
      </w:divBdr>
    </w:div>
    <w:div w:id="65494568">
      <w:marLeft w:val="0"/>
      <w:marRight w:val="0"/>
      <w:marTop w:val="0"/>
      <w:marBottom w:val="0"/>
      <w:divBdr>
        <w:top w:val="none" w:sz="0" w:space="0" w:color="auto"/>
        <w:left w:val="none" w:sz="0" w:space="0" w:color="auto"/>
        <w:bottom w:val="none" w:sz="0" w:space="0" w:color="auto"/>
        <w:right w:val="none" w:sz="0" w:space="0" w:color="auto"/>
      </w:divBdr>
    </w:div>
    <w:div w:id="65539327">
      <w:marLeft w:val="0"/>
      <w:marRight w:val="0"/>
      <w:marTop w:val="0"/>
      <w:marBottom w:val="0"/>
      <w:divBdr>
        <w:top w:val="none" w:sz="0" w:space="0" w:color="auto"/>
        <w:left w:val="none" w:sz="0" w:space="0" w:color="auto"/>
        <w:bottom w:val="none" w:sz="0" w:space="0" w:color="auto"/>
        <w:right w:val="none" w:sz="0" w:space="0" w:color="auto"/>
      </w:divBdr>
    </w:div>
    <w:div w:id="65611734">
      <w:marLeft w:val="0"/>
      <w:marRight w:val="0"/>
      <w:marTop w:val="0"/>
      <w:marBottom w:val="0"/>
      <w:divBdr>
        <w:top w:val="none" w:sz="0" w:space="0" w:color="auto"/>
        <w:left w:val="none" w:sz="0" w:space="0" w:color="auto"/>
        <w:bottom w:val="none" w:sz="0" w:space="0" w:color="auto"/>
        <w:right w:val="none" w:sz="0" w:space="0" w:color="auto"/>
      </w:divBdr>
    </w:div>
    <w:div w:id="65686204">
      <w:marLeft w:val="0"/>
      <w:marRight w:val="0"/>
      <w:marTop w:val="0"/>
      <w:marBottom w:val="0"/>
      <w:divBdr>
        <w:top w:val="none" w:sz="0" w:space="0" w:color="auto"/>
        <w:left w:val="none" w:sz="0" w:space="0" w:color="auto"/>
        <w:bottom w:val="none" w:sz="0" w:space="0" w:color="auto"/>
        <w:right w:val="none" w:sz="0" w:space="0" w:color="auto"/>
      </w:divBdr>
    </w:div>
    <w:div w:id="65686447">
      <w:marLeft w:val="0"/>
      <w:marRight w:val="0"/>
      <w:marTop w:val="0"/>
      <w:marBottom w:val="0"/>
      <w:divBdr>
        <w:top w:val="none" w:sz="0" w:space="0" w:color="auto"/>
        <w:left w:val="none" w:sz="0" w:space="0" w:color="auto"/>
        <w:bottom w:val="none" w:sz="0" w:space="0" w:color="auto"/>
        <w:right w:val="none" w:sz="0" w:space="0" w:color="auto"/>
      </w:divBdr>
    </w:div>
    <w:div w:id="65692035">
      <w:marLeft w:val="0"/>
      <w:marRight w:val="0"/>
      <w:marTop w:val="0"/>
      <w:marBottom w:val="0"/>
      <w:divBdr>
        <w:top w:val="none" w:sz="0" w:space="0" w:color="auto"/>
        <w:left w:val="none" w:sz="0" w:space="0" w:color="auto"/>
        <w:bottom w:val="none" w:sz="0" w:space="0" w:color="auto"/>
        <w:right w:val="none" w:sz="0" w:space="0" w:color="auto"/>
      </w:divBdr>
    </w:div>
    <w:div w:id="65760734">
      <w:marLeft w:val="0"/>
      <w:marRight w:val="0"/>
      <w:marTop w:val="0"/>
      <w:marBottom w:val="0"/>
      <w:divBdr>
        <w:top w:val="none" w:sz="0" w:space="0" w:color="auto"/>
        <w:left w:val="none" w:sz="0" w:space="0" w:color="auto"/>
        <w:bottom w:val="none" w:sz="0" w:space="0" w:color="auto"/>
        <w:right w:val="none" w:sz="0" w:space="0" w:color="auto"/>
      </w:divBdr>
    </w:div>
    <w:div w:id="65881393">
      <w:marLeft w:val="0"/>
      <w:marRight w:val="0"/>
      <w:marTop w:val="0"/>
      <w:marBottom w:val="0"/>
      <w:divBdr>
        <w:top w:val="none" w:sz="0" w:space="0" w:color="auto"/>
        <w:left w:val="none" w:sz="0" w:space="0" w:color="auto"/>
        <w:bottom w:val="none" w:sz="0" w:space="0" w:color="auto"/>
        <w:right w:val="none" w:sz="0" w:space="0" w:color="auto"/>
      </w:divBdr>
    </w:div>
    <w:div w:id="65953458">
      <w:marLeft w:val="0"/>
      <w:marRight w:val="0"/>
      <w:marTop w:val="0"/>
      <w:marBottom w:val="0"/>
      <w:divBdr>
        <w:top w:val="none" w:sz="0" w:space="0" w:color="auto"/>
        <w:left w:val="none" w:sz="0" w:space="0" w:color="auto"/>
        <w:bottom w:val="none" w:sz="0" w:space="0" w:color="auto"/>
        <w:right w:val="none" w:sz="0" w:space="0" w:color="auto"/>
      </w:divBdr>
    </w:div>
    <w:div w:id="65953566">
      <w:marLeft w:val="0"/>
      <w:marRight w:val="0"/>
      <w:marTop w:val="0"/>
      <w:marBottom w:val="0"/>
      <w:divBdr>
        <w:top w:val="none" w:sz="0" w:space="0" w:color="auto"/>
        <w:left w:val="none" w:sz="0" w:space="0" w:color="auto"/>
        <w:bottom w:val="none" w:sz="0" w:space="0" w:color="auto"/>
        <w:right w:val="none" w:sz="0" w:space="0" w:color="auto"/>
      </w:divBdr>
    </w:div>
    <w:div w:id="65961935">
      <w:marLeft w:val="0"/>
      <w:marRight w:val="0"/>
      <w:marTop w:val="0"/>
      <w:marBottom w:val="0"/>
      <w:divBdr>
        <w:top w:val="none" w:sz="0" w:space="0" w:color="auto"/>
        <w:left w:val="none" w:sz="0" w:space="0" w:color="auto"/>
        <w:bottom w:val="none" w:sz="0" w:space="0" w:color="auto"/>
        <w:right w:val="none" w:sz="0" w:space="0" w:color="auto"/>
      </w:divBdr>
    </w:div>
    <w:div w:id="66003396">
      <w:marLeft w:val="0"/>
      <w:marRight w:val="0"/>
      <w:marTop w:val="0"/>
      <w:marBottom w:val="0"/>
      <w:divBdr>
        <w:top w:val="none" w:sz="0" w:space="0" w:color="auto"/>
        <w:left w:val="none" w:sz="0" w:space="0" w:color="auto"/>
        <w:bottom w:val="none" w:sz="0" w:space="0" w:color="auto"/>
        <w:right w:val="none" w:sz="0" w:space="0" w:color="auto"/>
      </w:divBdr>
    </w:div>
    <w:div w:id="66073793">
      <w:marLeft w:val="0"/>
      <w:marRight w:val="0"/>
      <w:marTop w:val="0"/>
      <w:marBottom w:val="0"/>
      <w:divBdr>
        <w:top w:val="none" w:sz="0" w:space="0" w:color="auto"/>
        <w:left w:val="none" w:sz="0" w:space="0" w:color="auto"/>
        <w:bottom w:val="none" w:sz="0" w:space="0" w:color="auto"/>
        <w:right w:val="none" w:sz="0" w:space="0" w:color="auto"/>
      </w:divBdr>
    </w:div>
    <w:div w:id="66075384">
      <w:marLeft w:val="0"/>
      <w:marRight w:val="0"/>
      <w:marTop w:val="0"/>
      <w:marBottom w:val="0"/>
      <w:divBdr>
        <w:top w:val="none" w:sz="0" w:space="0" w:color="auto"/>
        <w:left w:val="none" w:sz="0" w:space="0" w:color="auto"/>
        <w:bottom w:val="none" w:sz="0" w:space="0" w:color="auto"/>
        <w:right w:val="none" w:sz="0" w:space="0" w:color="auto"/>
      </w:divBdr>
    </w:div>
    <w:div w:id="66151683">
      <w:marLeft w:val="0"/>
      <w:marRight w:val="0"/>
      <w:marTop w:val="0"/>
      <w:marBottom w:val="0"/>
      <w:divBdr>
        <w:top w:val="none" w:sz="0" w:space="0" w:color="auto"/>
        <w:left w:val="none" w:sz="0" w:space="0" w:color="auto"/>
        <w:bottom w:val="none" w:sz="0" w:space="0" w:color="auto"/>
        <w:right w:val="none" w:sz="0" w:space="0" w:color="auto"/>
      </w:divBdr>
    </w:div>
    <w:div w:id="66195024">
      <w:marLeft w:val="0"/>
      <w:marRight w:val="0"/>
      <w:marTop w:val="0"/>
      <w:marBottom w:val="0"/>
      <w:divBdr>
        <w:top w:val="none" w:sz="0" w:space="0" w:color="auto"/>
        <w:left w:val="none" w:sz="0" w:space="0" w:color="auto"/>
        <w:bottom w:val="none" w:sz="0" w:space="0" w:color="auto"/>
        <w:right w:val="none" w:sz="0" w:space="0" w:color="auto"/>
      </w:divBdr>
    </w:div>
    <w:div w:id="66222269">
      <w:marLeft w:val="0"/>
      <w:marRight w:val="0"/>
      <w:marTop w:val="0"/>
      <w:marBottom w:val="0"/>
      <w:divBdr>
        <w:top w:val="none" w:sz="0" w:space="0" w:color="auto"/>
        <w:left w:val="none" w:sz="0" w:space="0" w:color="auto"/>
        <w:bottom w:val="none" w:sz="0" w:space="0" w:color="auto"/>
        <w:right w:val="none" w:sz="0" w:space="0" w:color="auto"/>
      </w:divBdr>
    </w:div>
    <w:div w:id="66349429">
      <w:marLeft w:val="0"/>
      <w:marRight w:val="0"/>
      <w:marTop w:val="0"/>
      <w:marBottom w:val="0"/>
      <w:divBdr>
        <w:top w:val="none" w:sz="0" w:space="0" w:color="auto"/>
        <w:left w:val="none" w:sz="0" w:space="0" w:color="auto"/>
        <w:bottom w:val="none" w:sz="0" w:space="0" w:color="auto"/>
        <w:right w:val="none" w:sz="0" w:space="0" w:color="auto"/>
      </w:divBdr>
    </w:div>
    <w:div w:id="66415721">
      <w:marLeft w:val="0"/>
      <w:marRight w:val="0"/>
      <w:marTop w:val="0"/>
      <w:marBottom w:val="0"/>
      <w:divBdr>
        <w:top w:val="none" w:sz="0" w:space="0" w:color="auto"/>
        <w:left w:val="none" w:sz="0" w:space="0" w:color="auto"/>
        <w:bottom w:val="none" w:sz="0" w:space="0" w:color="auto"/>
        <w:right w:val="none" w:sz="0" w:space="0" w:color="auto"/>
      </w:divBdr>
    </w:div>
    <w:div w:id="66419559">
      <w:marLeft w:val="0"/>
      <w:marRight w:val="0"/>
      <w:marTop w:val="0"/>
      <w:marBottom w:val="0"/>
      <w:divBdr>
        <w:top w:val="none" w:sz="0" w:space="0" w:color="auto"/>
        <w:left w:val="none" w:sz="0" w:space="0" w:color="auto"/>
        <w:bottom w:val="none" w:sz="0" w:space="0" w:color="auto"/>
        <w:right w:val="none" w:sz="0" w:space="0" w:color="auto"/>
      </w:divBdr>
    </w:div>
    <w:div w:id="66420215">
      <w:marLeft w:val="0"/>
      <w:marRight w:val="0"/>
      <w:marTop w:val="0"/>
      <w:marBottom w:val="0"/>
      <w:divBdr>
        <w:top w:val="none" w:sz="0" w:space="0" w:color="auto"/>
        <w:left w:val="none" w:sz="0" w:space="0" w:color="auto"/>
        <w:bottom w:val="none" w:sz="0" w:space="0" w:color="auto"/>
        <w:right w:val="none" w:sz="0" w:space="0" w:color="auto"/>
      </w:divBdr>
    </w:div>
    <w:div w:id="66459645">
      <w:marLeft w:val="0"/>
      <w:marRight w:val="0"/>
      <w:marTop w:val="0"/>
      <w:marBottom w:val="0"/>
      <w:divBdr>
        <w:top w:val="none" w:sz="0" w:space="0" w:color="auto"/>
        <w:left w:val="none" w:sz="0" w:space="0" w:color="auto"/>
        <w:bottom w:val="none" w:sz="0" w:space="0" w:color="auto"/>
        <w:right w:val="none" w:sz="0" w:space="0" w:color="auto"/>
      </w:divBdr>
    </w:div>
    <w:div w:id="66466054">
      <w:marLeft w:val="0"/>
      <w:marRight w:val="0"/>
      <w:marTop w:val="0"/>
      <w:marBottom w:val="0"/>
      <w:divBdr>
        <w:top w:val="none" w:sz="0" w:space="0" w:color="auto"/>
        <w:left w:val="none" w:sz="0" w:space="0" w:color="auto"/>
        <w:bottom w:val="none" w:sz="0" w:space="0" w:color="auto"/>
        <w:right w:val="none" w:sz="0" w:space="0" w:color="auto"/>
      </w:divBdr>
    </w:div>
    <w:div w:id="66585261">
      <w:marLeft w:val="0"/>
      <w:marRight w:val="0"/>
      <w:marTop w:val="0"/>
      <w:marBottom w:val="0"/>
      <w:divBdr>
        <w:top w:val="none" w:sz="0" w:space="0" w:color="auto"/>
        <w:left w:val="none" w:sz="0" w:space="0" w:color="auto"/>
        <w:bottom w:val="none" w:sz="0" w:space="0" w:color="auto"/>
        <w:right w:val="none" w:sz="0" w:space="0" w:color="auto"/>
      </w:divBdr>
    </w:div>
    <w:div w:id="66609268">
      <w:marLeft w:val="0"/>
      <w:marRight w:val="0"/>
      <w:marTop w:val="0"/>
      <w:marBottom w:val="0"/>
      <w:divBdr>
        <w:top w:val="none" w:sz="0" w:space="0" w:color="auto"/>
        <w:left w:val="none" w:sz="0" w:space="0" w:color="auto"/>
        <w:bottom w:val="none" w:sz="0" w:space="0" w:color="auto"/>
        <w:right w:val="none" w:sz="0" w:space="0" w:color="auto"/>
      </w:divBdr>
    </w:div>
    <w:div w:id="66614810">
      <w:marLeft w:val="0"/>
      <w:marRight w:val="0"/>
      <w:marTop w:val="0"/>
      <w:marBottom w:val="0"/>
      <w:divBdr>
        <w:top w:val="none" w:sz="0" w:space="0" w:color="auto"/>
        <w:left w:val="none" w:sz="0" w:space="0" w:color="auto"/>
        <w:bottom w:val="none" w:sz="0" w:space="0" w:color="auto"/>
        <w:right w:val="none" w:sz="0" w:space="0" w:color="auto"/>
      </w:divBdr>
    </w:div>
    <w:div w:id="66731307">
      <w:marLeft w:val="0"/>
      <w:marRight w:val="0"/>
      <w:marTop w:val="0"/>
      <w:marBottom w:val="0"/>
      <w:divBdr>
        <w:top w:val="none" w:sz="0" w:space="0" w:color="auto"/>
        <w:left w:val="none" w:sz="0" w:space="0" w:color="auto"/>
        <w:bottom w:val="none" w:sz="0" w:space="0" w:color="auto"/>
        <w:right w:val="none" w:sz="0" w:space="0" w:color="auto"/>
      </w:divBdr>
    </w:div>
    <w:div w:id="66732682">
      <w:marLeft w:val="0"/>
      <w:marRight w:val="0"/>
      <w:marTop w:val="0"/>
      <w:marBottom w:val="0"/>
      <w:divBdr>
        <w:top w:val="none" w:sz="0" w:space="0" w:color="auto"/>
        <w:left w:val="none" w:sz="0" w:space="0" w:color="auto"/>
        <w:bottom w:val="none" w:sz="0" w:space="0" w:color="auto"/>
        <w:right w:val="none" w:sz="0" w:space="0" w:color="auto"/>
      </w:divBdr>
    </w:div>
    <w:div w:id="66804291">
      <w:marLeft w:val="0"/>
      <w:marRight w:val="0"/>
      <w:marTop w:val="0"/>
      <w:marBottom w:val="0"/>
      <w:divBdr>
        <w:top w:val="none" w:sz="0" w:space="0" w:color="auto"/>
        <w:left w:val="none" w:sz="0" w:space="0" w:color="auto"/>
        <w:bottom w:val="none" w:sz="0" w:space="0" w:color="auto"/>
        <w:right w:val="none" w:sz="0" w:space="0" w:color="auto"/>
      </w:divBdr>
    </w:div>
    <w:div w:id="66806661">
      <w:marLeft w:val="0"/>
      <w:marRight w:val="0"/>
      <w:marTop w:val="0"/>
      <w:marBottom w:val="0"/>
      <w:divBdr>
        <w:top w:val="none" w:sz="0" w:space="0" w:color="auto"/>
        <w:left w:val="none" w:sz="0" w:space="0" w:color="auto"/>
        <w:bottom w:val="none" w:sz="0" w:space="0" w:color="auto"/>
        <w:right w:val="none" w:sz="0" w:space="0" w:color="auto"/>
      </w:divBdr>
    </w:div>
    <w:div w:id="66808308">
      <w:marLeft w:val="0"/>
      <w:marRight w:val="0"/>
      <w:marTop w:val="0"/>
      <w:marBottom w:val="0"/>
      <w:divBdr>
        <w:top w:val="none" w:sz="0" w:space="0" w:color="auto"/>
        <w:left w:val="none" w:sz="0" w:space="0" w:color="auto"/>
        <w:bottom w:val="none" w:sz="0" w:space="0" w:color="auto"/>
        <w:right w:val="none" w:sz="0" w:space="0" w:color="auto"/>
      </w:divBdr>
    </w:div>
    <w:div w:id="66920495">
      <w:marLeft w:val="0"/>
      <w:marRight w:val="0"/>
      <w:marTop w:val="0"/>
      <w:marBottom w:val="0"/>
      <w:divBdr>
        <w:top w:val="none" w:sz="0" w:space="0" w:color="auto"/>
        <w:left w:val="none" w:sz="0" w:space="0" w:color="auto"/>
        <w:bottom w:val="none" w:sz="0" w:space="0" w:color="auto"/>
        <w:right w:val="none" w:sz="0" w:space="0" w:color="auto"/>
      </w:divBdr>
    </w:div>
    <w:div w:id="66923700">
      <w:marLeft w:val="0"/>
      <w:marRight w:val="0"/>
      <w:marTop w:val="0"/>
      <w:marBottom w:val="0"/>
      <w:divBdr>
        <w:top w:val="none" w:sz="0" w:space="0" w:color="auto"/>
        <w:left w:val="none" w:sz="0" w:space="0" w:color="auto"/>
        <w:bottom w:val="none" w:sz="0" w:space="0" w:color="auto"/>
        <w:right w:val="none" w:sz="0" w:space="0" w:color="auto"/>
      </w:divBdr>
    </w:div>
    <w:div w:id="66999845">
      <w:marLeft w:val="0"/>
      <w:marRight w:val="0"/>
      <w:marTop w:val="0"/>
      <w:marBottom w:val="0"/>
      <w:divBdr>
        <w:top w:val="none" w:sz="0" w:space="0" w:color="auto"/>
        <w:left w:val="none" w:sz="0" w:space="0" w:color="auto"/>
        <w:bottom w:val="none" w:sz="0" w:space="0" w:color="auto"/>
        <w:right w:val="none" w:sz="0" w:space="0" w:color="auto"/>
      </w:divBdr>
    </w:div>
    <w:div w:id="67003283">
      <w:marLeft w:val="0"/>
      <w:marRight w:val="0"/>
      <w:marTop w:val="0"/>
      <w:marBottom w:val="0"/>
      <w:divBdr>
        <w:top w:val="none" w:sz="0" w:space="0" w:color="auto"/>
        <w:left w:val="none" w:sz="0" w:space="0" w:color="auto"/>
        <w:bottom w:val="none" w:sz="0" w:space="0" w:color="auto"/>
        <w:right w:val="none" w:sz="0" w:space="0" w:color="auto"/>
      </w:divBdr>
    </w:div>
    <w:div w:id="67045082">
      <w:marLeft w:val="0"/>
      <w:marRight w:val="0"/>
      <w:marTop w:val="0"/>
      <w:marBottom w:val="0"/>
      <w:divBdr>
        <w:top w:val="none" w:sz="0" w:space="0" w:color="auto"/>
        <w:left w:val="none" w:sz="0" w:space="0" w:color="auto"/>
        <w:bottom w:val="none" w:sz="0" w:space="0" w:color="auto"/>
        <w:right w:val="none" w:sz="0" w:space="0" w:color="auto"/>
      </w:divBdr>
    </w:div>
    <w:div w:id="67191814">
      <w:marLeft w:val="0"/>
      <w:marRight w:val="0"/>
      <w:marTop w:val="0"/>
      <w:marBottom w:val="0"/>
      <w:divBdr>
        <w:top w:val="none" w:sz="0" w:space="0" w:color="auto"/>
        <w:left w:val="none" w:sz="0" w:space="0" w:color="auto"/>
        <w:bottom w:val="none" w:sz="0" w:space="0" w:color="auto"/>
        <w:right w:val="none" w:sz="0" w:space="0" w:color="auto"/>
      </w:divBdr>
    </w:div>
    <w:div w:id="67193120">
      <w:marLeft w:val="0"/>
      <w:marRight w:val="0"/>
      <w:marTop w:val="0"/>
      <w:marBottom w:val="0"/>
      <w:divBdr>
        <w:top w:val="none" w:sz="0" w:space="0" w:color="auto"/>
        <w:left w:val="none" w:sz="0" w:space="0" w:color="auto"/>
        <w:bottom w:val="none" w:sz="0" w:space="0" w:color="auto"/>
        <w:right w:val="none" w:sz="0" w:space="0" w:color="auto"/>
      </w:divBdr>
    </w:div>
    <w:div w:id="67193310">
      <w:marLeft w:val="0"/>
      <w:marRight w:val="0"/>
      <w:marTop w:val="0"/>
      <w:marBottom w:val="0"/>
      <w:divBdr>
        <w:top w:val="none" w:sz="0" w:space="0" w:color="auto"/>
        <w:left w:val="none" w:sz="0" w:space="0" w:color="auto"/>
        <w:bottom w:val="none" w:sz="0" w:space="0" w:color="auto"/>
        <w:right w:val="none" w:sz="0" w:space="0" w:color="auto"/>
      </w:divBdr>
    </w:div>
    <w:div w:id="67314204">
      <w:marLeft w:val="0"/>
      <w:marRight w:val="0"/>
      <w:marTop w:val="0"/>
      <w:marBottom w:val="0"/>
      <w:divBdr>
        <w:top w:val="none" w:sz="0" w:space="0" w:color="auto"/>
        <w:left w:val="none" w:sz="0" w:space="0" w:color="auto"/>
        <w:bottom w:val="none" w:sz="0" w:space="0" w:color="auto"/>
        <w:right w:val="none" w:sz="0" w:space="0" w:color="auto"/>
      </w:divBdr>
    </w:div>
    <w:div w:id="67383107">
      <w:marLeft w:val="0"/>
      <w:marRight w:val="0"/>
      <w:marTop w:val="0"/>
      <w:marBottom w:val="0"/>
      <w:divBdr>
        <w:top w:val="none" w:sz="0" w:space="0" w:color="auto"/>
        <w:left w:val="none" w:sz="0" w:space="0" w:color="auto"/>
        <w:bottom w:val="none" w:sz="0" w:space="0" w:color="auto"/>
        <w:right w:val="none" w:sz="0" w:space="0" w:color="auto"/>
      </w:divBdr>
    </w:div>
    <w:div w:id="67388993">
      <w:marLeft w:val="0"/>
      <w:marRight w:val="0"/>
      <w:marTop w:val="0"/>
      <w:marBottom w:val="0"/>
      <w:divBdr>
        <w:top w:val="none" w:sz="0" w:space="0" w:color="auto"/>
        <w:left w:val="none" w:sz="0" w:space="0" w:color="auto"/>
        <w:bottom w:val="none" w:sz="0" w:space="0" w:color="auto"/>
        <w:right w:val="none" w:sz="0" w:space="0" w:color="auto"/>
      </w:divBdr>
    </w:div>
    <w:div w:id="67509257">
      <w:marLeft w:val="0"/>
      <w:marRight w:val="0"/>
      <w:marTop w:val="0"/>
      <w:marBottom w:val="0"/>
      <w:divBdr>
        <w:top w:val="none" w:sz="0" w:space="0" w:color="auto"/>
        <w:left w:val="none" w:sz="0" w:space="0" w:color="auto"/>
        <w:bottom w:val="none" w:sz="0" w:space="0" w:color="auto"/>
        <w:right w:val="none" w:sz="0" w:space="0" w:color="auto"/>
      </w:divBdr>
    </w:div>
    <w:div w:id="67534131">
      <w:marLeft w:val="0"/>
      <w:marRight w:val="0"/>
      <w:marTop w:val="0"/>
      <w:marBottom w:val="0"/>
      <w:divBdr>
        <w:top w:val="none" w:sz="0" w:space="0" w:color="auto"/>
        <w:left w:val="none" w:sz="0" w:space="0" w:color="auto"/>
        <w:bottom w:val="none" w:sz="0" w:space="0" w:color="auto"/>
        <w:right w:val="none" w:sz="0" w:space="0" w:color="auto"/>
      </w:divBdr>
    </w:div>
    <w:div w:id="67582480">
      <w:marLeft w:val="0"/>
      <w:marRight w:val="0"/>
      <w:marTop w:val="0"/>
      <w:marBottom w:val="0"/>
      <w:divBdr>
        <w:top w:val="none" w:sz="0" w:space="0" w:color="auto"/>
        <w:left w:val="none" w:sz="0" w:space="0" w:color="auto"/>
        <w:bottom w:val="none" w:sz="0" w:space="0" w:color="auto"/>
        <w:right w:val="none" w:sz="0" w:space="0" w:color="auto"/>
      </w:divBdr>
    </w:div>
    <w:div w:id="67729617">
      <w:marLeft w:val="0"/>
      <w:marRight w:val="0"/>
      <w:marTop w:val="0"/>
      <w:marBottom w:val="0"/>
      <w:divBdr>
        <w:top w:val="none" w:sz="0" w:space="0" w:color="auto"/>
        <w:left w:val="none" w:sz="0" w:space="0" w:color="auto"/>
        <w:bottom w:val="none" w:sz="0" w:space="0" w:color="auto"/>
        <w:right w:val="none" w:sz="0" w:space="0" w:color="auto"/>
      </w:divBdr>
    </w:div>
    <w:div w:id="67731054">
      <w:marLeft w:val="0"/>
      <w:marRight w:val="0"/>
      <w:marTop w:val="0"/>
      <w:marBottom w:val="0"/>
      <w:divBdr>
        <w:top w:val="none" w:sz="0" w:space="0" w:color="auto"/>
        <w:left w:val="none" w:sz="0" w:space="0" w:color="auto"/>
        <w:bottom w:val="none" w:sz="0" w:space="0" w:color="auto"/>
        <w:right w:val="none" w:sz="0" w:space="0" w:color="auto"/>
      </w:divBdr>
    </w:div>
    <w:div w:id="67777371">
      <w:marLeft w:val="0"/>
      <w:marRight w:val="0"/>
      <w:marTop w:val="0"/>
      <w:marBottom w:val="0"/>
      <w:divBdr>
        <w:top w:val="none" w:sz="0" w:space="0" w:color="auto"/>
        <w:left w:val="none" w:sz="0" w:space="0" w:color="auto"/>
        <w:bottom w:val="none" w:sz="0" w:space="0" w:color="auto"/>
        <w:right w:val="none" w:sz="0" w:space="0" w:color="auto"/>
      </w:divBdr>
    </w:div>
    <w:div w:id="67923562">
      <w:marLeft w:val="0"/>
      <w:marRight w:val="0"/>
      <w:marTop w:val="0"/>
      <w:marBottom w:val="0"/>
      <w:divBdr>
        <w:top w:val="none" w:sz="0" w:space="0" w:color="auto"/>
        <w:left w:val="none" w:sz="0" w:space="0" w:color="auto"/>
        <w:bottom w:val="none" w:sz="0" w:space="0" w:color="auto"/>
        <w:right w:val="none" w:sz="0" w:space="0" w:color="auto"/>
      </w:divBdr>
    </w:div>
    <w:div w:id="67969903">
      <w:marLeft w:val="0"/>
      <w:marRight w:val="0"/>
      <w:marTop w:val="0"/>
      <w:marBottom w:val="0"/>
      <w:divBdr>
        <w:top w:val="none" w:sz="0" w:space="0" w:color="auto"/>
        <w:left w:val="none" w:sz="0" w:space="0" w:color="auto"/>
        <w:bottom w:val="none" w:sz="0" w:space="0" w:color="auto"/>
        <w:right w:val="none" w:sz="0" w:space="0" w:color="auto"/>
      </w:divBdr>
    </w:div>
    <w:div w:id="67971262">
      <w:marLeft w:val="0"/>
      <w:marRight w:val="0"/>
      <w:marTop w:val="0"/>
      <w:marBottom w:val="0"/>
      <w:divBdr>
        <w:top w:val="none" w:sz="0" w:space="0" w:color="auto"/>
        <w:left w:val="none" w:sz="0" w:space="0" w:color="auto"/>
        <w:bottom w:val="none" w:sz="0" w:space="0" w:color="auto"/>
        <w:right w:val="none" w:sz="0" w:space="0" w:color="auto"/>
      </w:divBdr>
    </w:div>
    <w:div w:id="68043411">
      <w:marLeft w:val="0"/>
      <w:marRight w:val="0"/>
      <w:marTop w:val="0"/>
      <w:marBottom w:val="0"/>
      <w:divBdr>
        <w:top w:val="none" w:sz="0" w:space="0" w:color="auto"/>
        <w:left w:val="none" w:sz="0" w:space="0" w:color="auto"/>
        <w:bottom w:val="none" w:sz="0" w:space="0" w:color="auto"/>
        <w:right w:val="none" w:sz="0" w:space="0" w:color="auto"/>
      </w:divBdr>
    </w:div>
    <w:div w:id="68122058">
      <w:marLeft w:val="0"/>
      <w:marRight w:val="0"/>
      <w:marTop w:val="0"/>
      <w:marBottom w:val="0"/>
      <w:divBdr>
        <w:top w:val="none" w:sz="0" w:space="0" w:color="auto"/>
        <w:left w:val="none" w:sz="0" w:space="0" w:color="auto"/>
        <w:bottom w:val="none" w:sz="0" w:space="0" w:color="auto"/>
        <w:right w:val="none" w:sz="0" w:space="0" w:color="auto"/>
      </w:divBdr>
    </w:div>
    <w:div w:id="68230597">
      <w:marLeft w:val="0"/>
      <w:marRight w:val="0"/>
      <w:marTop w:val="0"/>
      <w:marBottom w:val="0"/>
      <w:divBdr>
        <w:top w:val="none" w:sz="0" w:space="0" w:color="auto"/>
        <w:left w:val="none" w:sz="0" w:space="0" w:color="auto"/>
        <w:bottom w:val="none" w:sz="0" w:space="0" w:color="auto"/>
        <w:right w:val="none" w:sz="0" w:space="0" w:color="auto"/>
      </w:divBdr>
    </w:div>
    <w:div w:id="68310673">
      <w:marLeft w:val="0"/>
      <w:marRight w:val="0"/>
      <w:marTop w:val="0"/>
      <w:marBottom w:val="0"/>
      <w:divBdr>
        <w:top w:val="none" w:sz="0" w:space="0" w:color="auto"/>
        <w:left w:val="none" w:sz="0" w:space="0" w:color="auto"/>
        <w:bottom w:val="none" w:sz="0" w:space="0" w:color="auto"/>
        <w:right w:val="none" w:sz="0" w:space="0" w:color="auto"/>
      </w:divBdr>
    </w:div>
    <w:div w:id="68313459">
      <w:marLeft w:val="0"/>
      <w:marRight w:val="0"/>
      <w:marTop w:val="0"/>
      <w:marBottom w:val="0"/>
      <w:divBdr>
        <w:top w:val="none" w:sz="0" w:space="0" w:color="auto"/>
        <w:left w:val="none" w:sz="0" w:space="0" w:color="auto"/>
        <w:bottom w:val="none" w:sz="0" w:space="0" w:color="auto"/>
        <w:right w:val="none" w:sz="0" w:space="0" w:color="auto"/>
      </w:divBdr>
    </w:div>
    <w:div w:id="68315430">
      <w:marLeft w:val="0"/>
      <w:marRight w:val="0"/>
      <w:marTop w:val="0"/>
      <w:marBottom w:val="0"/>
      <w:divBdr>
        <w:top w:val="none" w:sz="0" w:space="0" w:color="auto"/>
        <w:left w:val="none" w:sz="0" w:space="0" w:color="auto"/>
        <w:bottom w:val="none" w:sz="0" w:space="0" w:color="auto"/>
        <w:right w:val="none" w:sz="0" w:space="0" w:color="auto"/>
      </w:divBdr>
    </w:div>
    <w:div w:id="68433292">
      <w:marLeft w:val="0"/>
      <w:marRight w:val="0"/>
      <w:marTop w:val="0"/>
      <w:marBottom w:val="0"/>
      <w:divBdr>
        <w:top w:val="none" w:sz="0" w:space="0" w:color="auto"/>
        <w:left w:val="none" w:sz="0" w:space="0" w:color="auto"/>
        <w:bottom w:val="none" w:sz="0" w:space="0" w:color="auto"/>
        <w:right w:val="none" w:sz="0" w:space="0" w:color="auto"/>
      </w:divBdr>
    </w:div>
    <w:div w:id="68503471">
      <w:marLeft w:val="0"/>
      <w:marRight w:val="0"/>
      <w:marTop w:val="0"/>
      <w:marBottom w:val="0"/>
      <w:divBdr>
        <w:top w:val="none" w:sz="0" w:space="0" w:color="auto"/>
        <w:left w:val="none" w:sz="0" w:space="0" w:color="auto"/>
        <w:bottom w:val="none" w:sz="0" w:space="0" w:color="auto"/>
        <w:right w:val="none" w:sz="0" w:space="0" w:color="auto"/>
      </w:divBdr>
    </w:div>
    <w:div w:id="68506437">
      <w:marLeft w:val="0"/>
      <w:marRight w:val="0"/>
      <w:marTop w:val="0"/>
      <w:marBottom w:val="0"/>
      <w:divBdr>
        <w:top w:val="none" w:sz="0" w:space="0" w:color="auto"/>
        <w:left w:val="none" w:sz="0" w:space="0" w:color="auto"/>
        <w:bottom w:val="none" w:sz="0" w:space="0" w:color="auto"/>
        <w:right w:val="none" w:sz="0" w:space="0" w:color="auto"/>
      </w:divBdr>
    </w:div>
    <w:div w:id="68575299">
      <w:marLeft w:val="0"/>
      <w:marRight w:val="0"/>
      <w:marTop w:val="0"/>
      <w:marBottom w:val="0"/>
      <w:divBdr>
        <w:top w:val="none" w:sz="0" w:space="0" w:color="auto"/>
        <w:left w:val="none" w:sz="0" w:space="0" w:color="auto"/>
        <w:bottom w:val="none" w:sz="0" w:space="0" w:color="auto"/>
        <w:right w:val="none" w:sz="0" w:space="0" w:color="auto"/>
      </w:divBdr>
    </w:div>
    <w:div w:id="68692613">
      <w:marLeft w:val="0"/>
      <w:marRight w:val="0"/>
      <w:marTop w:val="0"/>
      <w:marBottom w:val="0"/>
      <w:divBdr>
        <w:top w:val="none" w:sz="0" w:space="0" w:color="auto"/>
        <w:left w:val="none" w:sz="0" w:space="0" w:color="auto"/>
        <w:bottom w:val="none" w:sz="0" w:space="0" w:color="auto"/>
        <w:right w:val="none" w:sz="0" w:space="0" w:color="auto"/>
      </w:divBdr>
    </w:div>
    <w:div w:id="68700395">
      <w:bodyDiv w:val="1"/>
      <w:marLeft w:val="0"/>
      <w:marRight w:val="0"/>
      <w:marTop w:val="0"/>
      <w:marBottom w:val="0"/>
      <w:divBdr>
        <w:top w:val="none" w:sz="0" w:space="0" w:color="auto"/>
        <w:left w:val="none" w:sz="0" w:space="0" w:color="auto"/>
        <w:bottom w:val="none" w:sz="0" w:space="0" w:color="auto"/>
        <w:right w:val="none" w:sz="0" w:space="0" w:color="auto"/>
      </w:divBdr>
    </w:div>
    <w:div w:id="68818567">
      <w:marLeft w:val="0"/>
      <w:marRight w:val="0"/>
      <w:marTop w:val="0"/>
      <w:marBottom w:val="0"/>
      <w:divBdr>
        <w:top w:val="none" w:sz="0" w:space="0" w:color="auto"/>
        <w:left w:val="none" w:sz="0" w:space="0" w:color="auto"/>
        <w:bottom w:val="none" w:sz="0" w:space="0" w:color="auto"/>
        <w:right w:val="none" w:sz="0" w:space="0" w:color="auto"/>
      </w:divBdr>
    </w:div>
    <w:div w:id="69009943">
      <w:marLeft w:val="0"/>
      <w:marRight w:val="0"/>
      <w:marTop w:val="0"/>
      <w:marBottom w:val="0"/>
      <w:divBdr>
        <w:top w:val="none" w:sz="0" w:space="0" w:color="auto"/>
        <w:left w:val="none" w:sz="0" w:space="0" w:color="auto"/>
        <w:bottom w:val="none" w:sz="0" w:space="0" w:color="auto"/>
        <w:right w:val="none" w:sz="0" w:space="0" w:color="auto"/>
      </w:divBdr>
    </w:div>
    <w:div w:id="69086498">
      <w:marLeft w:val="0"/>
      <w:marRight w:val="0"/>
      <w:marTop w:val="0"/>
      <w:marBottom w:val="0"/>
      <w:divBdr>
        <w:top w:val="none" w:sz="0" w:space="0" w:color="auto"/>
        <w:left w:val="none" w:sz="0" w:space="0" w:color="auto"/>
        <w:bottom w:val="none" w:sz="0" w:space="0" w:color="auto"/>
        <w:right w:val="none" w:sz="0" w:space="0" w:color="auto"/>
      </w:divBdr>
    </w:div>
    <w:div w:id="69237892">
      <w:marLeft w:val="0"/>
      <w:marRight w:val="0"/>
      <w:marTop w:val="0"/>
      <w:marBottom w:val="0"/>
      <w:divBdr>
        <w:top w:val="none" w:sz="0" w:space="0" w:color="auto"/>
        <w:left w:val="none" w:sz="0" w:space="0" w:color="auto"/>
        <w:bottom w:val="none" w:sz="0" w:space="0" w:color="auto"/>
        <w:right w:val="none" w:sz="0" w:space="0" w:color="auto"/>
      </w:divBdr>
    </w:div>
    <w:div w:id="69272719">
      <w:marLeft w:val="0"/>
      <w:marRight w:val="0"/>
      <w:marTop w:val="0"/>
      <w:marBottom w:val="0"/>
      <w:divBdr>
        <w:top w:val="none" w:sz="0" w:space="0" w:color="auto"/>
        <w:left w:val="none" w:sz="0" w:space="0" w:color="auto"/>
        <w:bottom w:val="none" w:sz="0" w:space="0" w:color="auto"/>
        <w:right w:val="none" w:sz="0" w:space="0" w:color="auto"/>
      </w:divBdr>
    </w:div>
    <w:div w:id="69352713">
      <w:marLeft w:val="0"/>
      <w:marRight w:val="0"/>
      <w:marTop w:val="0"/>
      <w:marBottom w:val="0"/>
      <w:divBdr>
        <w:top w:val="none" w:sz="0" w:space="0" w:color="auto"/>
        <w:left w:val="none" w:sz="0" w:space="0" w:color="auto"/>
        <w:bottom w:val="none" w:sz="0" w:space="0" w:color="auto"/>
        <w:right w:val="none" w:sz="0" w:space="0" w:color="auto"/>
      </w:divBdr>
    </w:div>
    <w:div w:id="69353181">
      <w:marLeft w:val="0"/>
      <w:marRight w:val="0"/>
      <w:marTop w:val="0"/>
      <w:marBottom w:val="0"/>
      <w:divBdr>
        <w:top w:val="none" w:sz="0" w:space="0" w:color="auto"/>
        <w:left w:val="none" w:sz="0" w:space="0" w:color="auto"/>
        <w:bottom w:val="none" w:sz="0" w:space="0" w:color="auto"/>
        <w:right w:val="none" w:sz="0" w:space="0" w:color="auto"/>
      </w:divBdr>
    </w:div>
    <w:div w:id="69426349">
      <w:marLeft w:val="0"/>
      <w:marRight w:val="0"/>
      <w:marTop w:val="0"/>
      <w:marBottom w:val="0"/>
      <w:divBdr>
        <w:top w:val="none" w:sz="0" w:space="0" w:color="auto"/>
        <w:left w:val="none" w:sz="0" w:space="0" w:color="auto"/>
        <w:bottom w:val="none" w:sz="0" w:space="0" w:color="auto"/>
        <w:right w:val="none" w:sz="0" w:space="0" w:color="auto"/>
      </w:divBdr>
    </w:div>
    <w:div w:id="69470110">
      <w:marLeft w:val="0"/>
      <w:marRight w:val="0"/>
      <w:marTop w:val="0"/>
      <w:marBottom w:val="0"/>
      <w:divBdr>
        <w:top w:val="none" w:sz="0" w:space="0" w:color="auto"/>
        <w:left w:val="none" w:sz="0" w:space="0" w:color="auto"/>
        <w:bottom w:val="none" w:sz="0" w:space="0" w:color="auto"/>
        <w:right w:val="none" w:sz="0" w:space="0" w:color="auto"/>
      </w:divBdr>
    </w:div>
    <w:div w:id="69473222">
      <w:marLeft w:val="0"/>
      <w:marRight w:val="0"/>
      <w:marTop w:val="0"/>
      <w:marBottom w:val="0"/>
      <w:divBdr>
        <w:top w:val="none" w:sz="0" w:space="0" w:color="auto"/>
        <w:left w:val="none" w:sz="0" w:space="0" w:color="auto"/>
        <w:bottom w:val="none" w:sz="0" w:space="0" w:color="auto"/>
        <w:right w:val="none" w:sz="0" w:space="0" w:color="auto"/>
      </w:divBdr>
    </w:div>
    <w:div w:id="69545181">
      <w:marLeft w:val="0"/>
      <w:marRight w:val="0"/>
      <w:marTop w:val="0"/>
      <w:marBottom w:val="0"/>
      <w:divBdr>
        <w:top w:val="none" w:sz="0" w:space="0" w:color="auto"/>
        <w:left w:val="none" w:sz="0" w:space="0" w:color="auto"/>
        <w:bottom w:val="none" w:sz="0" w:space="0" w:color="auto"/>
        <w:right w:val="none" w:sz="0" w:space="0" w:color="auto"/>
      </w:divBdr>
    </w:div>
    <w:div w:id="69547333">
      <w:marLeft w:val="0"/>
      <w:marRight w:val="0"/>
      <w:marTop w:val="0"/>
      <w:marBottom w:val="0"/>
      <w:divBdr>
        <w:top w:val="none" w:sz="0" w:space="0" w:color="auto"/>
        <w:left w:val="none" w:sz="0" w:space="0" w:color="auto"/>
        <w:bottom w:val="none" w:sz="0" w:space="0" w:color="auto"/>
        <w:right w:val="none" w:sz="0" w:space="0" w:color="auto"/>
      </w:divBdr>
    </w:div>
    <w:div w:id="69695962">
      <w:marLeft w:val="0"/>
      <w:marRight w:val="0"/>
      <w:marTop w:val="0"/>
      <w:marBottom w:val="0"/>
      <w:divBdr>
        <w:top w:val="none" w:sz="0" w:space="0" w:color="auto"/>
        <w:left w:val="none" w:sz="0" w:space="0" w:color="auto"/>
        <w:bottom w:val="none" w:sz="0" w:space="0" w:color="auto"/>
        <w:right w:val="none" w:sz="0" w:space="0" w:color="auto"/>
      </w:divBdr>
    </w:div>
    <w:div w:id="69736100">
      <w:marLeft w:val="0"/>
      <w:marRight w:val="0"/>
      <w:marTop w:val="0"/>
      <w:marBottom w:val="0"/>
      <w:divBdr>
        <w:top w:val="none" w:sz="0" w:space="0" w:color="auto"/>
        <w:left w:val="none" w:sz="0" w:space="0" w:color="auto"/>
        <w:bottom w:val="none" w:sz="0" w:space="0" w:color="auto"/>
        <w:right w:val="none" w:sz="0" w:space="0" w:color="auto"/>
      </w:divBdr>
    </w:div>
    <w:div w:id="69816594">
      <w:marLeft w:val="0"/>
      <w:marRight w:val="0"/>
      <w:marTop w:val="0"/>
      <w:marBottom w:val="0"/>
      <w:divBdr>
        <w:top w:val="none" w:sz="0" w:space="0" w:color="auto"/>
        <w:left w:val="none" w:sz="0" w:space="0" w:color="auto"/>
        <w:bottom w:val="none" w:sz="0" w:space="0" w:color="auto"/>
        <w:right w:val="none" w:sz="0" w:space="0" w:color="auto"/>
      </w:divBdr>
    </w:div>
    <w:div w:id="69929956">
      <w:marLeft w:val="0"/>
      <w:marRight w:val="0"/>
      <w:marTop w:val="0"/>
      <w:marBottom w:val="0"/>
      <w:divBdr>
        <w:top w:val="none" w:sz="0" w:space="0" w:color="auto"/>
        <w:left w:val="none" w:sz="0" w:space="0" w:color="auto"/>
        <w:bottom w:val="none" w:sz="0" w:space="0" w:color="auto"/>
        <w:right w:val="none" w:sz="0" w:space="0" w:color="auto"/>
      </w:divBdr>
    </w:div>
    <w:div w:id="69935374">
      <w:marLeft w:val="0"/>
      <w:marRight w:val="0"/>
      <w:marTop w:val="0"/>
      <w:marBottom w:val="0"/>
      <w:divBdr>
        <w:top w:val="none" w:sz="0" w:space="0" w:color="auto"/>
        <w:left w:val="none" w:sz="0" w:space="0" w:color="auto"/>
        <w:bottom w:val="none" w:sz="0" w:space="0" w:color="auto"/>
        <w:right w:val="none" w:sz="0" w:space="0" w:color="auto"/>
      </w:divBdr>
    </w:div>
    <w:div w:id="70078822">
      <w:marLeft w:val="0"/>
      <w:marRight w:val="0"/>
      <w:marTop w:val="0"/>
      <w:marBottom w:val="0"/>
      <w:divBdr>
        <w:top w:val="none" w:sz="0" w:space="0" w:color="auto"/>
        <w:left w:val="none" w:sz="0" w:space="0" w:color="auto"/>
        <w:bottom w:val="none" w:sz="0" w:space="0" w:color="auto"/>
        <w:right w:val="none" w:sz="0" w:space="0" w:color="auto"/>
      </w:divBdr>
    </w:div>
    <w:div w:id="70080214">
      <w:marLeft w:val="0"/>
      <w:marRight w:val="0"/>
      <w:marTop w:val="0"/>
      <w:marBottom w:val="0"/>
      <w:divBdr>
        <w:top w:val="none" w:sz="0" w:space="0" w:color="auto"/>
        <w:left w:val="none" w:sz="0" w:space="0" w:color="auto"/>
        <w:bottom w:val="none" w:sz="0" w:space="0" w:color="auto"/>
        <w:right w:val="none" w:sz="0" w:space="0" w:color="auto"/>
      </w:divBdr>
    </w:div>
    <w:div w:id="70124993">
      <w:marLeft w:val="0"/>
      <w:marRight w:val="0"/>
      <w:marTop w:val="0"/>
      <w:marBottom w:val="0"/>
      <w:divBdr>
        <w:top w:val="none" w:sz="0" w:space="0" w:color="auto"/>
        <w:left w:val="none" w:sz="0" w:space="0" w:color="auto"/>
        <w:bottom w:val="none" w:sz="0" w:space="0" w:color="auto"/>
        <w:right w:val="none" w:sz="0" w:space="0" w:color="auto"/>
      </w:divBdr>
    </w:div>
    <w:div w:id="70155326">
      <w:marLeft w:val="0"/>
      <w:marRight w:val="0"/>
      <w:marTop w:val="0"/>
      <w:marBottom w:val="0"/>
      <w:divBdr>
        <w:top w:val="none" w:sz="0" w:space="0" w:color="auto"/>
        <w:left w:val="none" w:sz="0" w:space="0" w:color="auto"/>
        <w:bottom w:val="none" w:sz="0" w:space="0" w:color="auto"/>
        <w:right w:val="none" w:sz="0" w:space="0" w:color="auto"/>
      </w:divBdr>
    </w:div>
    <w:div w:id="70199186">
      <w:marLeft w:val="0"/>
      <w:marRight w:val="0"/>
      <w:marTop w:val="0"/>
      <w:marBottom w:val="0"/>
      <w:divBdr>
        <w:top w:val="none" w:sz="0" w:space="0" w:color="auto"/>
        <w:left w:val="none" w:sz="0" w:space="0" w:color="auto"/>
        <w:bottom w:val="none" w:sz="0" w:space="0" w:color="auto"/>
        <w:right w:val="none" w:sz="0" w:space="0" w:color="auto"/>
      </w:divBdr>
    </w:div>
    <w:div w:id="70276666">
      <w:marLeft w:val="0"/>
      <w:marRight w:val="0"/>
      <w:marTop w:val="0"/>
      <w:marBottom w:val="0"/>
      <w:divBdr>
        <w:top w:val="none" w:sz="0" w:space="0" w:color="auto"/>
        <w:left w:val="none" w:sz="0" w:space="0" w:color="auto"/>
        <w:bottom w:val="none" w:sz="0" w:space="0" w:color="auto"/>
        <w:right w:val="none" w:sz="0" w:space="0" w:color="auto"/>
      </w:divBdr>
    </w:div>
    <w:div w:id="70277052">
      <w:marLeft w:val="0"/>
      <w:marRight w:val="0"/>
      <w:marTop w:val="0"/>
      <w:marBottom w:val="0"/>
      <w:divBdr>
        <w:top w:val="none" w:sz="0" w:space="0" w:color="auto"/>
        <w:left w:val="none" w:sz="0" w:space="0" w:color="auto"/>
        <w:bottom w:val="none" w:sz="0" w:space="0" w:color="auto"/>
        <w:right w:val="none" w:sz="0" w:space="0" w:color="auto"/>
      </w:divBdr>
    </w:div>
    <w:div w:id="70277700">
      <w:marLeft w:val="0"/>
      <w:marRight w:val="0"/>
      <w:marTop w:val="0"/>
      <w:marBottom w:val="0"/>
      <w:divBdr>
        <w:top w:val="none" w:sz="0" w:space="0" w:color="auto"/>
        <w:left w:val="none" w:sz="0" w:space="0" w:color="auto"/>
        <w:bottom w:val="none" w:sz="0" w:space="0" w:color="auto"/>
        <w:right w:val="none" w:sz="0" w:space="0" w:color="auto"/>
      </w:divBdr>
    </w:div>
    <w:div w:id="70390394">
      <w:marLeft w:val="0"/>
      <w:marRight w:val="0"/>
      <w:marTop w:val="0"/>
      <w:marBottom w:val="0"/>
      <w:divBdr>
        <w:top w:val="none" w:sz="0" w:space="0" w:color="auto"/>
        <w:left w:val="none" w:sz="0" w:space="0" w:color="auto"/>
        <w:bottom w:val="none" w:sz="0" w:space="0" w:color="auto"/>
        <w:right w:val="none" w:sz="0" w:space="0" w:color="auto"/>
      </w:divBdr>
    </w:div>
    <w:div w:id="70392440">
      <w:marLeft w:val="0"/>
      <w:marRight w:val="0"/>
      <w:marTop w:val="0"/>
      <w:marBottom w:val="0"/>
      <w:divBdr>
        <w:top w:val="none" w:sz="0" w:space="0" w:color="auto"/>
        <w:left w:val="none" w:sz="0" w:space="0" w:color="auto"/>
        <w:bottom w:val="none" w:sz="0" w:space="0" w:color="auto"/>
        <w:right w:val="none" w:sz="0" w:space="0" w:color="auto"/>
      </w:divBdr>
    </w:div>
    <w:div w:id="70542236">
      <w:marLeft w:val="0"/>
      <w:marRight w:val="0"/>
      <w:marTop w:val="0"/>
      <w:marBottom w:val="0"/>
      <w:divBdr>
        <w:top w:val="none" w:sz="0" w:space="0" w:color="auto"/>
        <w:left w:val="none" w:sz="0" w:space="0" w:color="auto"/>
        <w:bottom w:val="none" w:sz="0" w:space="0" w:color="auto"/>
        <w:right w:val="none" w:sz="0" w:space="0" w:color="auto"/>
      </w:divBdr>
    </w:div>
    <w:div w:id="70929228">
      <w:marLeft w:val="0"/>
      <w:marRight w:val="0"/>
      <w:marTop w:val="0"/>
      <w:marBottom w:val="0"/>
      <w:divBdr>
        <w:top w:val="none" w:sz="0" w:space="0" w:color="auto"/>
        <w:left w:val="none" w:sz="0" w:space="0" w:color="auto"/>
        <w:bottom w:val="none" w:sz="0" w:space="0" w:color="auto"/>
        <w:right w:val="none" w:sz="0" w:space="0" w:color="auto"/>
      </w:divBdr>
    </w:div>
    <w:div w:id="71049146">
      <w:marLeft w:val="0"/>
      <w:marRight w:val="0"/>
      <w:marTop w:val="0"/>
      <w:marBottom w:val="0"/>
      <w:divBdr>
        <w:top w:val="none" w:sz="0" w:space="0" w:color="auto"/>
        <w:left w:val="none" w:sz="0" w:space="0" w:color="auto"/>
        <w:bottom w:val="none" w:sz="0" w:space="0" w:color="auto"/>
        <w:right w:val="none" w:sz="0" w:space="0" w:color="auto"/>
      </w:divBdr>
    </w:div>
    <w:div w:id="71051809">
      <w:marLeft w:val="0"/>
      <w:marRight w:val="0"/>
      <w:marTop w:val="0"/>
      <w:marBottom w:val="0"/>
      <w:divBdr>
        <w:top w:val="none" w:sz="0" w:space="0" w:color="auto"/>
        <w:left w:val="none" w:sz="0" w:space="0" w:color="auto"/>
        <w:bottom w:val="none" w:sz="0" w:space="0" w:color="auto"/>
        <w:right w:val="none" w:sz="0" w:space="0" w:color="auto"/>
      </w:divBdr>
    </w:div>
    <w:div w:id="71127016">
      <w:marLeft w:val="0"/>
      <w:marRight w:val="0"/>
      <w:marTop w:val="0"/>
      <w:marBottom w:val="0"/>
      <w:divBdr>
        <w:top w:val="none" w:sz="0" w:space="0" w:color="auto"/>
        <w:left w:val="none" w:sz="0" w:space="0" w:color="auto"/>
        <w:bottom w:val="none" w:sz="0" w:space="0" w:color="auto"/>
        <w:right w:val="none" w:sz="0" w:space="0" w:color="auto"/>
      </w:divBdr>
    </w:div>
    <w:div w:id="71240376">
      <w:marLeft w:val="0"/>
      <w:marRight w:val="0"/>
      <w:marTop w:val="0"/>
      <w:marBottom w:val="0"/>
      <w:divBdr>
        <w:top w:val="none" w:sz="0" w:space="0" w:color="auto"/>
        <w:left w:val="none" w:sz="0" w:space="0" w:color="auto"/>
        <w:bottom w:val="none" w:sz="0" w:space="0" w:color="auto"/>
        <w:right w:val="none" w:sz="0" w:space="0" w:color="auto"/>
      </w:divBdr>
    </w:div>
    <w:div w:id="71244362">
      <w:marLeft w:val="0"/>
      <w:marRight w:val="0"/>
      <w:marTop w:val="0"/>
      <w:marBottom w:val="0"/>
      <w:divBdr>
        <w:top w:val="none" w:sz="0" w:space="0" w:color="auto"/>
        <w:left w:val="none" w:sz="0" w:space="0" w:color="auto"/>
        <w:bottom w:val="none" w:sz="0" w:space="0" w:color="auto"/>
        <w:right w:val="none" w:sz="0" w:space="0" w:color="auto"/>
      </w:divBdr>
    </w:div>
    <w:div w:id="71245199">
      <w:marLeft w:val="0"/>
      <w:marRight w:val="0"/>
      <w:marTop w:val="0"/>
      <w:marBottom w:val="0"/>
      <w:divBdr>
        <w:top w:val="none" w:sz="0" w:space="0" w:color="auto"/>
        <w:left w:val="none" w:sz="0" w:space="0" w:color="auto"/>
        <w:bottom w:val="none" w:sz="0" w:space="0" w:color="auto"/>
        <w:right w:val="none" w:sz="0" w:space="0" w:color="auto"/>
      </w:divBdr>
    </w:div>
    <w:div w:id="71246020">
      <w:marLeft w:val="0"/>
      <w:marRight w:val="0"/>
      <w:marTop w:val="0"/>
      <w:marBottom w:val="0"/>
      <w:divBdr>
        <w:top w:val="none" w:sz="0" w:space="0" w:color="auto"/>
        <w:left w:val="none" w:sz="0" w:space="0" w:color="auto"/>
        <w:bottom w:val="none" w:sz="0" w:space="0" w:color="auto"/>
        <w:right w:val="none" w:sz="0" w:space="0" w:color="auto"/>
      </w:divBdr>
    </w:div>
    <w:div w:id="71318338">
      <w:marLeft w:val="0"/>
      <w:marRight w:val="0"/>
      <w:marTop w:val="0"/>
      <w:marBottom w:val="0"/>
      <w:divBdr>
        <w:top w:val="none" w:sz="0" w:space="0" w:color="auto"/>
        <w:left w:val="none" w:sz="0" w:space="0" w:color="auto"/>
        <w:bottom w:val="none" w:sz="0" w:space="0" w:color="auto"/>
        <w:right w:val="none" w:sz="0" w:space="0" w:color="auto"/>
      </w:divBdr>
    </w:div>
    <w:div w:id="71397757">
      <w:marLeft w:val="0"/>
      <w:marRight w:val="0"/>
      <w:marTop w:val="0"/>
      <w:marBottom w:val="0"/>
      <w:divBdr>
        <w:top w:val="none" w:sz="0" w:space="0" w:color="auto"/>
        <w:left w:val="none" w:sz="0" w:space="0" w:color="auto"/>
        <w:bottom w:val="none" w:sz="0" w:space="0" w:color="auto"/>
        <w:right w:val="none" w:sz="0" w:space="0" w:color="auto"/>
      </w:divBdr>
    </w:div>
    <w:div w:id="71437683">
      <w:marLeft w:val="0"/>
      <w:marRight w:val="0"/>
      <w:marTop w:val="0"/>
      <w:marBottom w:val="0"/>
      <w:divBdr>
        <w:top w:val="none" w:sz="0" w:space="0" w:color="auto"/>
        <w:left w:val="none" w:sz="0" w:space="0" w:color="auto"/>
        <w:bottom w:val="none" w:sz="0" w:space="0" w:color="auto"/>
        <w:right w:val="none" w:sz="0" w:space="0" w:color="auto"/>
      </w:divBdr>
    </w:div>
    <w:div w:id="71582035">
      <w:marLeft w:val="0"/>
      <w:marRight w:val="0"/>
      <w:marTop w:val="0"/>
      <w:marBottom w:val="0"/>
      <w:divBdr>
        <w:top w:val="none" w:sz="0" w:space="0" w:color="auto"/>
        <w:left w:val="none" w:sz="0" w:space="0" w:color="auto"/>
        <w:bottom w:val="none" w:sz="0" w:space="0" w:color="auto"/>
        <w:right w:val="none" w:sz="0" w:space="0" w:color="auto"/>
      </w:divBdr>
    </w:div>
    <w:div w:id="71659400">
      <w:marLeft w:val="0"/>
      <w:marRight w:val="0"/>
      <w:marTop w:val="0"/>
      <w:marBottom w:val="0"/>
      <w:divBdr>
        <w:top w:val="none" w:sz="0" w:space="0" w:color="auto"/>
        <w:left w:val="none" w:sz="0" w:space="0" w:color="auto"/>
        <w:bottom w:val="none" w:sz="0" w:space="0" w:color="auto"/>
        <w:right w:val="none" w:sz="0" w:space="0" w:color="auto"/>
      </w:divBdr>
    </w:div>
    <w:div w:id="71705441">
      <w:marLeft w:val="0"/>
      <w:marRight w:val="0"/>
      <w:marTop w:val="0"/>
      <w:marBottom w:val="0"/>
      <w:divBdr>
        <w:top w:val="none" w:sz="0" w:space="0" w:color="auto"/>
        <w:left w:val="none" w:sz="0" w:space="0" w:color="auto"/>
        <w:bottom w:val="none" w:sz="0" w:space="0" w:color="auto"/>
        <w:right w:val="none" w:sz="0" w:space="0" w:color="auto"/>
      </w:divBdr>
    </w:div>
    <w:div w:id="71777719">
      <w:marLeft w:val="0"/>
      <w:marRight w:val="0"/>
      <w:marTop w:val="0"/>
      <w:marBottom w:val="0"/>
      <w:divBdr>
        <w:top w:val="none" w:sz="0" w:space="0" w:color="auto"/>
        <w:left w:val="none" w:sz="0" w:space="0" w:color="auto"/>
        <w:bottom w:val="none" w:sz="0" w:space="0" w:color="auto"/>
        <w:right w:val="none" w:sz="0" w:space="0" w:color="auto"/>
      </w:divBdr>
    </w:div>
    <w:div w:id="71783955">
      <w:marLeft w:val="0"/>
      <w:marRight w:val="0"/>
      <w:marTop w:val="0"/>
      <w:marBottom w:val="0"/>
      <w:divBdr>
        <w:top w:val="none" w:sz="0" w:space="0" w:color="auto"/>
        <w:left w:val="none" w:sz="0" w:space="0" w:color="auto"/>
        <w:bottom w:val="none" w:sz="0" w:space="0" w:color="auto"/>
        <w:right w:val="none" w:sz="0" w:space="0" w:color="auto"/>
      </w:divBdr>
    </w:div>
    <w:div w:id="71827509">
      <w:marLeft w:val="0"/>
      <w:marRight w:val="0"/>
      <w:marTop w:val="0"/>
      <w:marBottom w:val="0"/>
      <w:divBdr>
        <w:top w:val="none" w:sz="0" w:space="0" w:color="auto"/>
        <w:left w:val="none" w:sz="0" w:space="0" w:color="auto"/>
        <w:bottom w:val="none" w:sz="0" w:space="0" w:color="auto"/>
        <w:right w:val="none" w:sz="0" w:space="0" w:color="auto"/>
      </w:divBdr>
    </w:div>
    <w:div w:id="71975901">
      <w:marLeft w:val="0"/>
      <w:marRight w:val="0"/>
      <w:marTop w:val="0"/>
      <w:marBottom w:val="0"/>
      <w:divBdr>
        <w:top w:val="none" w:sz="0" w:space="0" w:color="auto"/>
        <w:left w:val="none" w:sz="0" w:space="0" w:color="auto"/>
        <w:bottom w:val="none" w:sz="0" w:space="0" w:color="auto"/>
        <w:right w:val="none" w:sz="0" w:space="0" w:color="auto"/>
      </w:divBdr>
    </w:div>
    <w:div w:id="71976096">
      <w:marLeft w:val="0"/>
      <w:marRight w:val="0"/>
      <w:marTop w:val="0"/>
      <w:marBottom w:val="0"/>
      <w:divBdr>
        <w:top w:val="none" w:sz="0" w:space="0" w:color="auto"/>
        <w:left w:val="none" w:sz="0" w:space="0" w:color="auto"/>
        <w:bottom w:val="none" w:sz="0" w:space="0" w:color="auto"/>
        <w:right w:val="none" w:sz="0" w:space="0" w:color="auto"/>
      </w:divBdr>
    </w:div>
    <w:div w:id="72044543">
      <w:marLeft w:val="0"/>
      <w:marRight w:val="0"/>
      <w:marTop w:val="0"/>
      <w:marBottom w:val="0"/>
      <w:divBdr>
        <w:top w:val="none" w:sz="0" w:space="0" w:color="auto"/>
        <w:left w:val="none" w:sz="0" w:space="0" w:color="auto"/>
        <w:bottom w:val="none" w:sz="0" w:space="0" w:color="auto"/>
        <w:right w:val="none" w:sz="0" w:space="0" w:color="auto"/>
      </w:divBdr>
    </w:div>
    <w:div w:id="72090019">
      <w:marLeft w:val="0"/>
      <w:marRight w:val="0"/>
      <w:marTop w:val="0"/>
      <w:marBottom w:val="0"/>
      <w:divBdr>
        <w:top w:val="none" w:sz="0" w:space="0" w:color="auto"/>
        <w:left w:val="none" w:sz="0" w:space="0" w:color="auto"/>
        <w:bottom w:val="none" w:sz="0" w:space="0" w:color="auto"/>
        <w:right w:val="none" w:sz="0" w:space="0" w:color="auto"/>
      </w:divBdr>
    </w:div>
    <w:div w:id="72121361">
      <w:marLeft w:val="0"/>
      <w:marRight w:val="0"/>
      <w:marTop w:val="0"/>
      <w:marBottom w:val="0"/>
      <w:divBdr>
        <w:top w:val="none" w:sz="0" w:space="0" w:color="auto"/>
        <w:left w:val="none" w:sz="0" w:space="0" w:color="auto"/>
        <w:bottom w:val="none" w:sz="0" w:space="0" w:color="auto"/>
        <w:right w:val="none" w:sz="0" w:space="0" w:color="auto"/>
      </w:divBdr>
    </w:div>
    <w:div w:id="72164860">
      <w:marLeft w:val="0"/>
      <w:marRight w:val="0"/>
      <w:marTop w:val="0"/>
      <w:marBottom w:val="0"/>
      <w:divBdr>
        <w:top w:val="none" w:sz="0" w:space="0" w:color="auto"/>
        <w:left w:val="none" w:sz="0" w:space="0" w:color="auto"/>
        <w:bottom w:val="none" w:sz="0" w:space="0" w:color="auto"/>
        <w:right w:val="none" w:sz="0" w:space="0" w:color="auto"/>
      </w:divBdr>
    </w:div>
    <w:div w:id="72237622">
      <w:marLeft w:val="0"/>
      <w:marRight w:val="0"/>
      <w:marTop w:val="0"/>
      <w:marBottom w:val="0"/>
      <w:divBdr>
        <w:top w:val="none" w:sz="0" w:space="0" w:color="auto"/>
        <w:left w:val="none" w:sz="0" w:space="0" w:color="auto"/>
        <w:bottom w:val="none" w:sz="0" w:space="0" w:color="auto"/>
        <w:right w:val="none" w:sz="0" w:space="0" w:color="auto"/>
      </w:divBdr>
    </w:div>
    <w:div w:id="72242468">
      <w:marLeft w:val="0"/>
      <w:marRight w:val="0"/>
      <w:marTop w:val="0"/>
      <w:marBottom w:val="0"/>
      <w:divBdr>
        <w:top w:val="none" w:sz="0" w:space="0" w:color="auto"/>
        <w:left w:val="none" w:sz="0" w:space="0" w:color="auto"/>
        <w:bottom w:val="none" w:sz="0" w:space="0" w:color="auto"/>
        <w:right w:val="none" w:sz="0" w:space="0" w:color="auto"/>
      </w:divBdr>
    </w:div>
    <w:div w:id="72434990">
      <w:marLeft w:val="0"/>
      <w:marRight w:val="0"/>
      <w:marTop w:val="0"/>
      <w:marBottom w:val="0"/>
      <w:divBdr>
        <w:top w:val="none" w:sz="0" w:space="0" w:color="auto"/>
        <w:left w:val="none" w:sz="0" w:space="0" w:color="auto"/>
        <w:bottom w:val="none" w:sz="0" w:space="0" w:color="auto"/>
        <w:right w:val="none" w:sz="0" w:space="0" w:color="auto"/>
      </w:divBdr>
    </w:div>
    <w:div w:id="72513329">
      <w:marLeft w:val="0"/>
      <w:marRight w:val="0"/>
      <w:marTop w:val="0"/>
      <w:marBottom w:val="0"/>
      <w:divBdr>
        <w:top w:val="none" w:sz="0" w:space="0" w:color="auto"/>
        <w:left w:val="none" w:sz="0" w:space="0" w:color="auto"/>
        <w:bottom w:val="none" w:sz="0" w:space="0" w:color="auto"/>
        <w:right w:val="none" w:sz="0" w:space="0" w:color="auto"/>
      </w:divBdr>
    </w:div>
    <w:div w:id="72515242">
      <w:marLeft w:val="0"/>
      <w:marRight w:val="0"/>
      <w:marTop w:val="0"/>
      <w:marBottom w:val="0"/>
      <w:divBdr>
        <w:top w:val="none" w:sz="0" w:space="0" w:color="auto"/>
        <w:left w:val="none" w:sz="0" w:space="0" w:color="auto"/>
        <w:bottom w:val="none" w:sz="0" w:space="0" w:color="auto"/>
        <w:right w:val="none" w:sz="0" w:space="0" w:color="auto"/>
      </w:divBdr>
    </w:div>
    <w:div w:id="72701925">
      <w:marLeft w:val="0"/>
      <w:marRight w:val="0"/>
      <w:marTop w:val="0"/>
      <w:marBottom w:val="0"/>
      <w:divBdr>
        <w:top w:val="none" w:sz="0" w:space="0" w:color="auto"/>
        <w:left w:val="none" w:sz="0" w:space="0" w:color="auto"/>
        <w:bottom w:val="none" w:sz="0" w:space="0" w:color="auto"/>
        <w:right w:val="none" w:sz="0" w:space="0" w:color="auto"/>
      </w:divBdr>
    </w:div>
    <w:div w:id="72706082">
      <w:marLeft w:val="0"/>
      <w:marRight w:val="0"/>
      <w:marTop w:val="0"/>
      <w:marBottom w:val="0"/>
      <w:divBdr>
        <w:top w:val="none" w:sz="0" w:space="0" w:color="auto"/>
        <w:left w:val="none" w:sz="0" w:space="0" w:color="auto"/>
        <w:bottom w:val="none" w:sz="0" w:space="0" w:color="auto"/>
        <w:right w:val="none" w:sz="0" w:space="0" w:color="auto"/>
      </w:divBdr>
    </w:div>
    <w:div w:id="72826689">
      <w:marLeft w:val="0"/>
      <w:marRight w:val="0"/>
      <w:marTop w:val="0"/>
      <w:marBottom w:val="0"/>
      <w:divBdr>
        <w:top w:val="none" w:sz="0" w:space="0" w:color="auto"/>
        <w:left w:val="none" w:sz="0" w:space="0" w:color="auto"/>
        <w:bottom w:val="none" w:sz="0" w:space="0" w:color="auto"/>
        <w:right w:val="none" w:sz="0" w:space="0" w:color="auto"/>
      </w:divBdr>
    </w:div>
    <w:div w:id="72893485">
      <w:marLeft w:val="0"/>
      <w:marRight w:val="0"/>
      <w:marTop w:val="0"/>
      <w:marBottom w:val="0"/>
      <w:divBdr>
        <w:top w:val="none" w:sz="0" w:space="0" w:color="auto"/>
        <w:left w:val="none" w:sz="0" w:space="0" w:color="auto"/>
        <w:bottom w:val="none" w:sz="0" w:space="0" w:color="auto"/>
        <w:right w:val="none" w:sz="0" w:space="0" w:color="auto"/>
      </w:divBdr>
    </w:div>
    <w:div w:id="72968825">
      <w:marLeft w:val="0"/>
      <w:marRight w:val="0"/>
      <w:marTop w:val="0"/>
      <w:marBottom w:val="0"/>
      <w:divBdr>
        <w:top w:val="none" w:sz="0" w:space="0" w:color="auto"/>
        <w:left w:val="none" w:sz="0" w:space="0" w:color="auto"/>
        <w:bottom w:val="none" w:sz="0" w:space="0" w:color="auto"/>
        <w:right w:val="none" w:sz="0" w:space="0" w:color="auto"/>
      </w:divBdr>
    </w:div>
    <w:div w:id="72973589">
      <w:marLeft w:val="0"/>
      <w:marRight w:val="0"/>
      <w:marTop w:val="0"/>
      <w:marBottom w:val="0"/>
      <w:divBdr>
        <w:top w:val="none" w:sz="0" w:space="0" w:color="auto"/>
        <w:left w:val="none" w:sz="0" w:space="0" w:color="auto"/>
        <w:bottom w:val="none" w:sz="0" w:space="0" w:color="auto"/>
        <w:right w:val="none" w:sz="0" w:space="0" w:color="auto"/>
      </w:divBdr>
    </w:div>
    <w:div w:id="73017183">
      <w:marLeft w:val="0"/>
      <w:marRight w:val="0"/>
      <w:marTop w:val="0"/>
      <w:marBottom w:val="0"/>
      <w:divBdr>
        <w:top w:val="none" w:sz="0" w:space="0" w:color="auto"/>
        <w:left w:val="none" w:sz="0" w:space="0" w:color="auto"/>
        <w:bottom w:val="none" w:sz="0" w:space="0" w:color="auto"/>
        <w:right w:val="none" w:sz="0" w:space="0" w:color="auto"/>
      </w:divBdr>
    </w:div>
    <w:div w:id="73019368">
      <w:marLeft w:val="0"/>
      <w:marRight w:val="0"/>
      <w:marTop w:val="0"/>
      <w:marBottom w:val="0"/>
      <w:divBdr>
        <w:top w:val="none" w:sz="0" w:space="0" w:color="auto"/>
        <w:left w:val="none" w:sz="0" w:space="0" w:color="auto"/>
        <w:bottom w:val="none" w:sz="0" w:space="0" w:color="auto"/>
        <w:right w:val="none" w:sz="0" w:space="0" w:color="auto"/>
      </w:divBdr>
    </w:div>
    <w:div w:id="73169070">
      <w:marLeft w:val="0"/>
      <w:marRight w:val="0"/>
      <w:marTop w:val="0"/>
      <w:marBottom w:val="0"/>
      <w:divBdr>
        <w:top w:val="none" w:sz="0" w:space="0" w:color="auto"/>
        <w:left w:val="none" w:sz="0" w:space="0" w:color="auto"/>
        <w:bottom w:val="none" w:sz="0" w:space="0" w:color="auto"/>
        <w:right w:val="none" w:sz="0" w:space="0" w:color="auto"/>
      </w:divBdr>
    </w:div>
    <w:div w:id="73170528">
      <w:marLeft w:val="0"/>
      <w:marRight w:val="0"/>
      <w:marTop w:val="0"/>
      <w:marBottom w:val="0"/>
      <w:divBdr>
        <w:top w:val="none" w:sz="0" w:space="0" w:color="auto"/>
        <w:left w:val="none" w:sz="0" w:space="0" w:color="auto"/>
        <w:bottom w:val="none" w:sz="0" w:space="0" w:color="auto"/>
        <w:right w:val="none" w:sz="0" w:space="0" w:color="auto"/>
      </w:divBdr>
    </w:div>
    <w:div w:id="73284977">
      <w:marLeft w:val="0"/>
      <w:marRight w:val="0"/>
      <w:marTop w:val="0"/>
      <w:marBottom w:val="0"/>
      <w:divBdr>
        <w:top w:val="none" w:sz="0" w:space="0" w:color="auto"/>
        <w:left w:val="none" w:sz="0" w:space="0" w:color="auto"/>
        <w:bottom w:val="none" w:sz="0" w:space="0" w:color="auto"/>
        <w:right w:val="none" w:sz="0" w:space="0" w:color="auto"/>
      </w:divBdr>
    </w:div>
    <w:div w:id="73363379">
      <w:marLeft w:val="0"/>
      <w:marRight w:val="0"/>
      <w:marTop w:val="0"/>
      <w:marBottom w:val="0"/>
      <w:divBdr>
        <w:top w:val="none" w:sz="0" w:space="0" w:color="auto"/>
        <w:left w:val="none" w:sz="0" w:space="0" w:color="auto"/>
        <w:bottom w:val="none" w:sz="0" w:space="0" w:color="auto"/>
        <w:right w:val="none" w:sz="0" w:space="0" w:color="auto"/>
      </w:divBdr>
    </w:div>
    <w:div w:id="73400981">
      <w:marLeft w:val="0"/>
      <w:marRight w:val="0"/>
      <w:marTop w:val="0"/>
      <w:marBottom w:val="0"/>
      <w:divBdr>
        <w:top w:val="none" w:sz="0" w:space="0" w:color="auto"/>
        <w:left w:val="none" w:sz="0" w:space="0" w:color="auto"/>
        <w:bottom w:val="none" w:sz="0" w:space="0" w:color="auto"/>
        <w:right w:val="none" w:sz="0" w:space="0" w:color="auto"/>
      </w:divBdr>
    </w:div>
    <w:div w:id="73480003">
      <w:marLeft w:val="0"/>
      <w:marRight w:val="0"/>
      <w:marTop w:val="0"/>
      <w:marBottom w:val="0"/>
      <w:divBdr>
        <w:top w:val="none" w:sz="0" w:space="0" w:color="auto"/>
        <w:left w:val="none" w:sz="0" w:space="0" w:color="auto"/>
        <w:bottom w:val="none" w:sz="0" w:space="0" w:color="auto"/>
        <w:right w:val="none" w:sz="0" w:space="0" w:color="auto"/>
      </w:divBdr>
    </w:div>
    <w:div w:id="73549660">
      <w:marLeft w:val="0"/>
      <w:marRight w:val="0"/>
      <w:marTop w:val="0"/>
      <w:marBottom w:val="0"/>
      <w:divBdr>
        <w:top w:val="none" w:sz="0" w:space="0" w:color="auto"/>
        <w:left w:val="none" w:sz="0" w:space="0" w:color="auto"/>
        <w:bottom w:val="none" w:sz="0" w:space="0" w:color="auto"/>
        <w:right w:val="none" w:sz="0" w:space="0" w:color="auto"/>
      </w:divBdr>
    </w:div>
    <w:div w:id="73550377">
      <w:marLeft w:val="0"/>
      <w:marRight w:val="0"/>
      <w:marTop w:val="0"/>
      <w:marBottom w:val="0"/>
      <w:divBdr>
        <w:top w:val="none" w:sz="0" w:space="0" w:color="auto"/>
        <w:left w:val="none" w:sz="0" w:space="0" w:color="auto"/>
        <w:bottom w:val="none" w:sz="0" w:space="0" w:color="auto"/>
        <w:right w:val="none" w:sz="0" w:space="0" w:color="auto"/>
      </w:divBdr>
    </w:div>
    <w:div w:id="73554182">
      <w:marLeft w:val="0"/>
      <w:marRight w:val="0"/>
      <w:marTop w:val="0"/>
      <w:marBottom w:val="0"/>
      <w:divBdr>
        <w:top w:val="none" w:sz="0" w:space="0" w:color="auto"/>
        <w:left w:val="none" w:sz="0" w:space="0" w:color="auto"/>
        <w:bottom w:val="none" w:sz="0" w:space="0" w:color="auto"/>
        <w:right w:val="none" w:sz="0" w:space="0" w:color="auto"/>
      </w:divBdr>
    </w:div>
    <w:div w:id="73625416">
      <w:marLeft w:val="0"/>
      <w:marRight w:val="0"/>
      <w:marTop w:val="0"/>
      <w:marBottom w:val="0"/>
      <w:divBdr>
        <w:top w:val="none" w:sz="0" w:space="0" w:color="auto"/>
        <w:left w:val="none" w:sz="0" w:space="0" w:color="auto"/>
        <w:bottom w:val="none" w:sz="0" w:space="0" w:color="auto"/>
        <w:right w:val="none" w:sz="0" w:space="0" w:color="auto"/>
      </w:divBdr>
    </w:div>
    <w:div w:id="73937442">
      <w:marLeft w:val="0"/>
      <w:marRight w:val="0"/>
      <w:marTop w:val="0"/>
      <w:marBottom w:val="0"/>
      <w:divBdr>
        <w:top w:val="none" w:sz="0" w:space="0" w:color="auto"/>
        <w:left w:val="none" w:sz="0" w:space="0" w:color="auto"/>
        <w:bottom w:val="none" w:sz="0" w:space="0" w:color="auto"/>
        <w:right w:val="none" w:sz="0" w:space="0" w:color="auto"/>
      </w:divBdr>
    </w:div>
    <w:div w:id="74016324">
      <w:marLeft w:val="0"/>
      <w:marRight w:val="0"/>
      <w:marTop w:val="0"/>
      <w:marBottom w:val="0"/>
      <w:divBdr>
        <w:top w:val="none" w:sz="0" w:space="0" w:color="auto"/>
        <w:left w:val="none" w:sz="0" w:space="0" w:color="auto"/>
        <w:bottom w:val="none" w:sz="0" w:space="0" w:color="auto"/>
        <w:right w:val="none" w:sz="0" w:space="0" w:color="auto"/>
      </w:divBdr>
    </w:div>
    <w:div w:id="74131572">
      <w:marLeft w:val="0"/>
      <w:marRight w:val="0"/>
      <w:marTop w:val="0"/>
      <w:marBottom w:val="0"/>
      <w:divBdr>
        <w:top w:val="none" w:sz="0" w:space="0" w:color="auto"/>
        <w:left w:val="none" w:sz="0" w:space="0" w:color="auto"/>
        <w:bottom w:val="none" w:sz="0" w:space="0" w:color="auto"/>
        <w:right w:val="none" w:sz="0" w:space="0" w:color="auto"/>
      </w:divBdr>
    </w:div>
    <w:div w:id="74135123">
      <w:marLeft w:val="0"/>
      <w:marRight w:val="0"/>
      <w:marTop w:val="0"/>
      <w:marBottom w:val="0"/>
      <w:divBdr>
        <w:top w:val="none" w:sz="0" w:space="0" w:color="auto"/>
        <w:left w:val="none" w:sz="0" w:space="0" w:color="auto"/>
        <w:bottom w:val="none" w:sz="0" w:space="0" w:color="auto"/>
        <w:right w:val="none" w:sz="0" w:space="0" w:color="auto"/>
      </w:divBdr>
    </w:div>
    <w:div w:id="74279124">
      <w:marLeft w:val="0"/>
      <w:marRight w:val="0"/>
      <w:marTop w:val="0"/>
      <w:marBottom w:val="0"/>
      <w:divBdr>
        <w:top w:val="none" w:sz="0" w:space="0" w:color="auto"/>
        <w:left w:val="none" w:sz="0" w:space="0" w:color="auto"/>
        <w:bottom w:val="none" w:sz="0" w:space="0" w:color="auto"/>
        <w:right w:val="none" w:sz="0" w:space="0" w:color="auto"/>
      </w:divBdr>
    </w:div>
    <w:div w:id="74282332">
      <w:marLeft w:val="0"/>
      <w:marRight w:val="0"/>
      <w:marTop w:val="0"/>
      <w:marBottom w:val="0"/>
      <w:divBdr>
        <w:top w:val="none" w:sz="0" w:space="0" w:color="auto"/>
        <w:left w:val="none" w:sz="0" w:space="0" w:color="auto"/>
        <w:bottom w:val="none" w:sz="0" w:space="0" w:color="auto"/>
        <w:right w:val="none" w:sz="0" w:space="0" w:color="auto"/>
      </w:divBdr>
    </w:div>
    <w:div w:id="74324839">
      <w:marLeft w:val="0"/>
      <w:marRight w:val="0"/>
      <w:marTop w:val="0"/>
      <w:marBottom w:val="0"/>
      <w:divBdr>
        <w:top w:val="none" w:sz="0" w:space="0" w:color="auto"/>
        <w:left w:val="none" w:sz="0" w:space="0" w:color="auto"/>
        <w:bottom w:val="none" w:sz="0" w:space="0" w:color="auto"/>
        <w:right w:val="none" w:sz="0" w:space="0" w:color="auto"/>
      </w:divBdr>
    </w:div>
    <w:div w:id="74518227">
      <w:marLeft w:val="0"/>
      <w:marRight w:val="0"/>
      <w:marTop w:val="0"/>
      <w:marBottom w:val="0"/>
      <w:divBdr>
        <w:top w:val="none" w:sz="0" w:space="0" w:color="auto"/>
        <w:left w:val="none" w:sz="0" w:space="0" w:color="auto"/>
        <w:bottom w:val="none" w:sz="0" w:space="0" w:color="auto"/>
        <w:right w:val="none" w:sz="0" w:space="0" w:color="auto"/>
      </w:divBdr>
    </w:div>
    <w:div w:id="74518316">
      <w:marLeft w:val="0"/>
      <w:marRight w:val="0"/>
      <w:marTop w:val="0"/>
      <w:marBottom w:val="0"/>
      <w:divBdr>
        <w:top w:val="none" w:sz="0" w:space="0" w:color="auto"/>
        <w:left w:val="none" w:sz="0" w:space="0" w:color="auto"/>
        <w:bottom w:val="none" w:sz="0" w:space="0" w:color="auto"/>
        <w:right w:val="none" w:sz="0" w:space="0" w:color="auto"/>
      </w:divBdr>
    </w:div>
    <w:div w:id="74598339">
      <w:marLeft w:val="0"/>
      <w:marRight w:val="0"/>
      <w:marTop w:val="0"/>
      <w:marBottom w:val="0"/>
      <w:divBdr>
        <w:top w:val="none" w:sz="0" w:space="0" w:color="auto"/>
        <w:left w:val="none" w:sz="0" w:space="0" w:color="auto"/>
        <w:bottom w:val="none" w:sz="0" w:space="0" w:color="auto"/>
        <w:right w:val="none" w:sz="0" w:space="0" w:color="auto"/>
      </w:divBdr>
    </w:div>
    <w:div w:id="74672122">
      <w:marLeft w:val="0"/>
      <w:marRight w:val="0"/>
      <w:marTop w:val="0"/>
      <w:marBottom w:val="0"/>
      <w:divBdr>
        <w:top w:val="none" w:sz="0" w:space="0" w:color="auto"/>
        <w:left w:val="none" w:sz="0" w:space="0" w:color="auto"/>
        <w:bottom w:val="none" w:sz="0" w:space="0" w:color="auto"/>
        <w:right w:val="none" w:sz="0" w:space="0" w:color="auto"/>
      </w:divBdr>
    </w:div>
    <w:div w:id="74713174">
      <w:marLeft w:val="0"/>
      <w:marRight w:val="0"/>
      <w:marTop w:val="0"/>
      <w:marBottom w:val="0"/>
      <w:divBdr>
        <w:top w:val="none" w:sz="0" w:space="0" w:color="auto"/>
        <w:left w:val="none" w:sz="0" w:space="0" w:color="auto"/>
        <w:bottom w:val="none" w:sz="0" w:space="0" w:color="auto"/>
        <w:right w:val="none" w:sz="0" w:space="0" w:color="auto"/>
      </w:divBdr>
    </w:div>
    <w:div w:id="74740621">
      <w:marLeft w:val="0"/>
      <w:marRight w:val="0"/>
      <w:marTop w:val="0"/>
      <w:marBottom w:val="0"/>
      <w:divBdr>
        <w:top w:val="none" w:sz="0" w:space="0" w:color="auto"/>
        <w:left w:val="none" w:sz="0" w:space="0" w:color="auto"/>
        <w:bottom w:val="none" w:sz="0" w:space="0" w:color="auto"/>
        <w:right w:val="none" w:sz="0" w:space="0" w:color="auto"/>
      </w:divBdr>
    </w:div>
    <w:div w:id="74862827">
      <w:marLeft w:val="0"/>
      <w:marRight w:val="0"/>
      <w:marTop w:val="0"/>
      <w:marBottom w:val="0"/>
      <w:divBdr>
        <w:top w:val="none" w:sz="0" w:space="0" w:color="auto"/>
        <w:left w:val="none" w:sz="0" w:space="0" w:color="auto"/>
        <w:bottom w:val="none" w:sz="0" w:space="0" w:color="auto"/>
        <w:right w:val="none" w:sz="0" w:space="0" w:color="auto"/>
      </w:divBdr>
    </w:div>
    <w:div w:id="74863389">
      <w:marLeft w:val="0"/>
      <w:marRight w:val="0"/>
      <w:marTop w:val="0"/>
      <w:marBottom w:val="0"/>
      <w:divBdr>
        <w:top w:val="none" w:sz="0" w:space="0" w:color="auto"/>
        <w:left w:val="none" w:sz="0" w:space="0" w:color="auto"/>
        <w:bottom w:val="none" w:sz="0" w:space="0" w:color="auto"/>
        <w:right w:val="none" w:sz="0" w:space="0" w:color="auto"/>
      </w:divBdr>
    </w:div>
    <w:div w:id="74937862">
      <w:marLeft w:val="0"/>
      <w:marRight w:val="0"/>
      <w:marTop w:val="0"/>
      <w:marBottom w:val="0"/>
      <w:divBdr>
        <w:top w:val="none" w:sz="0" w:space="0" w:color="auto"/>
        <w:left w:val="none" w:sz="0" w:space="0" w:color="auto"/>
        <w:bottom w:val="none" w:sz="0" w:space="0" w:color="auto"/>
        <w:right w:val="none" w:sz="0" w:space="0" w:color="auto"/>
      </w:divBdr>
    </w:div>
    <w:div w:id="75053277">
      <w:marLeft w:val="0"/>
      <w:marRight w:val="0"/>
      <w:marTop w:val="0"/>
      <w:marBottom w:val="0"/>
      <w:divBdr>
        <w:top w:val="none" w:sz="0" w:space="0" w:color="auto"/>
        <w:left w:val="none" w:sz="0" w:space="0" w:color="auto"/>
        <w:bottom w:val="none" w:sz="0" w:space="0" w:color="auto"/>
        <w:right w:val="none" w:sz="0" w:space="0" w:color="auto"/>
      </w:divBdr>
    </w:div>
    <w:div w:id="75056671">
      <w:marLeft w:val="0"/>
      <w:marRight w:val="0"/>
      <w:marTop w:val="0"/>
      <w:marBottom w:val="0"/>
      <w:divBdr>
        <w:top w:val="none" w:sz="0" w:space="0" w:color="auto"/>
        <w:left w:val="none" w:sz="0" w:space="0" w:color="auto"/>
        <w:bottom w:val="none" w:sz="0" w:space="0" w:color="auto"/>
        <w:right w:val="none" w:sz="0" w:space="0" w:color="auto"/>
      </w:divBdr>
    </w:div>
    <w:div w:id="75058089">
      <w:marLeft w:val="0"/>
      <w:marRight w:val="0"/>
      <w:marTop w:val="0"/>
      <w:marBottom w:val="0"/>
      <w:divBdr>
        <w:top w:val="none" w:sz="0" w:space="0" w:color="auto"/>
        <w:left w:val="none" w:sz="0" w:space="0" w:color="auto"/>
        <w:bottom w:val="none" w:sz="0" w:space="0" w:color="auto"/>
        <w:right w:val="none" w:sz="0" w:space="0" w:color="auto"/>
      </w:divBdr>
    </w:div>
    <w:div w:id="75130396">
      <w:marLeft w:val="0"/>
      <w:marRight w:val="0"/>
      <w:marTop w:val="0"/>
      <w:marBottom w:val="0"/>
      <w:divBdr>
        <w:top w:val="none" w:sz="0" w:space="0" w:color="auto"/>
        <w:left w:val="none" w:sz="0" w:space="0" w:color="auto"/>
        <w:bottom w:val="none" w:sz="0" w:space="0" w:color="auto"/>
        <w:right w:val="none" w:sz="0" w:space="0" w:color="auto"/>
      </w:divBdr>
    </w:div>
    <w:div w:id="75439882">
      <w:marLeft w:val="0"/>
      <w:marRight w:val="0"/>
      <w:marTop w:val="0"/>
      <w:marBottom w:val="0"/>
      <w:divBdr>
        <w:top w:val="none" w:sz="0" w:space="0" w:color="auto"/>
        <w:left w:val="none" w:sz="0" w:space="0" w:color="auto"/>
        <w:bottom w:val="none" w:sz="0" w:space="0" w:color="auto"/>
        <w:right w:val="none" w:sz="0" w:space="0" w:color="auto"/>
      </w:divBdr>
    </w:div>
    <w:div w:id="75588990">
      <w:marLeft w:val="0"/>
      <w:marRight w:val="0"/>
      <w:marTop w:val="0"/>
      <w:marBottom w:val="0"/>
      <w:divBdr>
        <w:top w:val="none" w:sz="0" w:space="0" w:color="auto"/>
        <w:left w:val="none" w:sz="0" w:space="0" w:color="auto"/>
        <w:bottom w:val="none" w:sz="0" w:space="0" w:color="auto"/>
        <w:right w:val="none" w:sz="0" w:space="0" w:color="auto"/>
      </w:divBdr>
    </w:div>
    <w:div w:id="75638790">
      <w:marLeft w:val="0"/>
      <w:marRight w:val="0"/>
      <w:marTop w:val="0"/>
      <w:marBottom w:val="0"/>
      <w:divBdr>
        <w:top w:val="none" w:sz="0" w:space="0" w:color="auto"/>
        <w:left w:val="none" w:sz="0" w:space="0" w:color="auto"/>
        <w:bottom w:val="none" w:sz="0" w:space="0" w:color="auto"/>
        <w:right w:val="none" w:sz="0" w:space="0" w:color="auto"/>
      </w:divBdr>
    </w:div>
    <w:div w:id="75710195">
      <w:marLeft w:val="0"/>
      <w:marRight w:val="0"/>
      <w:marTop w:val="0"/>
      <w:marBottom w:val="0"/>
      <w:divBdr>
        <w:top w:val="none" w:sz="0" w:space="0" w:color="auto"/>
        <w:left w:val="none" w:sz="0" w:space="0" w:color="auto"/>
        <w:bottom w:val="none" w:sz="0" w:space="0" w:color="auto"/>
        <w:right w:val="none" w:sz="0" w:space="0" w:color="auto"/>
      </w:divBdr>
    </w:div>
    <w:div w:id="75787901">
      <w:marLeft w:val="0"/>
      <w:marRight w:val="0"/>
      <w:marTop w:val="0"/>
      <w:marBottom w:val="0"/>
      <w:divBdr>
        <w:top w:val="none" w:sz="0" w:space="0" w:color="auto"/>
        <w:left w:val="none" w:sz="0" w:space="0" w:color="auto"/>
        <w:bottom w:val="none" w:sz="0" w:space="0" w:color="auto"/>
        <w:right w:val="none" w:sz="0" w:space="0" w:color="auto"/>
      </w:divBdr>
    </w:div>
    <w:div w:id="75825229">
      <w:marLeft w:val="0"/>
      <w:marRight w:val="0"/>
      <w:marTop w:val="0"/>
      <w:marBottom w:val="0"/>
      <w:divBdr>
        <w:top w:val="none" w:sz="0" w:space="0" w:color="auto"/>
        <w:left w:val="none" w:sz="0" w:space="0" w:color="auto"/>
        <w:bottom w:val="none" w:sz="0" w:space="0" w:color="auto"/>
        <w:right w:val="none" w:sz="0" w:space="0" w:color="auto"/>
      </w:divBdr>
    </w:div>
    <w:div w:id="75904919">
      <w:bodyDiv w:val="1"/>
      <w:marLeft w:val="0"/>
      <w:marRight w:val="0"/>
      <w:marTop w:val="0"/>
      <w:marBottom w:val="0"/>
      <w:divBdr>
        <w:top w:val="none" w:sz="0" w:space="0" w:color="auto"/>
        <w:left w:val="none" w:sz="0" w:space="0" w:color="auto"/>
        <w:bottom w:val="none" w:sz="0" w:space="0" w:color="auto"/>
        <w:right w:val="none" w:sz="0" w:space="0" w:color="auto"/>
      </w:divBdr>
    </w:div>
    <w:div w:id="75908529">
      <w:marLeft w:val="0"/>
      <w:marRight w:val="0"/>
      <w:marTop w:val="0"/>
      <w:marBottom w:val="0"/>
      <w:divBdr>
        <w:top w:val="none" w:sz="0" w:space="0" w:color="auto"/>
        <w:left w:val="none" w:sz="0" w:space="0" w:color="auto"/>
        <w:bottom w:val="none" w:sz="0" w:space="0" w:color="auto"/>
        <w:right w:val="none" w:sz="0" w:space="0" w:color="auto"/>
      </w:divBdr>
    </w:div>
    <w:div w:id="75978871">
      <w:marLeft w:val="0"/>
      <w:marRight w:val="0"/>
      <w:marTop w:val="0"/>
      <w:marBottom w:val="0"/>
      <w:divBdr>
        <w:top w:val="none" w:sz="0" w:space="0" w:color="auto"/>
        <w:left w:val="none" w:sz="0" w:space="0" w:color="auto"/>
        <w:bottom w:val="none" w:sz="0" w:space="0" w:color="auto"/>
        <w:right w:val="none" w:sz="0" w:space="0" w:color="auto"/>
      </w:divBdr>
    </w:div>
    <w:div w:id="76023546">
      <w:marLeft w:val="0"/>
      <w:marRight w:val="0"/>
      <w:marTop w:val="0"/>
      <w:marBottom w:val="0"/>
      <w:divBdr>
        <w:top w:val="none" w:sz="0" w:space="0" w:color="auto"/>
        <w:left w:val="none" w:sz="0" w:space="0" w:color="auto"/>
        <w:bottom w:val="none" w:sz="0" w:space="0" w:color="auto"/>
        <w:right w:val="none" w:sz="0" w:space="0" w:color="auto"/>
      </w:divBdr>
    </w:div>
    <w:div w:id="76024892">
      <w:marLeft w:val="0"/>
      <w:marRight w:val="0"/>
      <w:marTop w:val="0"/>
      <w:marBottom w:val="0"/>
      <w:divBdr>
        <w:top w:val="none" w:sz="0" w:space="0" w:color="auto"/>
        <w:left w:val="none" w:sz="0" w:space="0" w:color="auto"/>
        <w:bottom w:val="none" w:sz="0" w:space="0" w:color="auto"/>
        <w:right w:val="none" w:sz="0" w:space="0" w:color="auto"/>
      </w:divBdr>
    </w:div>
    <w:div w:id="76025630">
      <w:marLeft w:val="0"/>
      <w:marRight w:val="0"/>
      <w:marTop w:val="0"/>
      <w:marBottom w:val="0"/>
      <w:divBdr>
        <w:top w:val="none" w:sz="0" w:space="0" w:color="auto"/>
        <w:left w:val="none" w:sz="0" w:space="0" w:color="auto"/>
        <w:bottom w:val="none" w:sz="0" w:space="0" w:color="auto"/>
        <w:right w:val="none" w:sz="0" w:space="0" w:color="auto"/>
      </w:divBdr>
    </w:div>
    <w:div w:id="76026716">
      <w:bodyDiv w:val="1"/>
      <w:marLeft w:val="0"/>
      <w:marRight w:val="0"/>
      <w:marTop w:val="0"/>
      <w:marBottom w:val="0"/>
      <w:divBdr>
        <w:top w:val="none" w:sz="0" w:space="0" w:color="auto"/>
        <w:left w:val="none" w:sz="0" w:space="0" w:color="auto"/>
        <w:bottom w:val="none" w:sz="0" w:space="0" w:color="auto"/>
        <w:right w:val="none" w:sz="0" w:space="0" w:color="auto"/>
      </w:divBdr>
    </w:div>
    <w:div w:id="76097088">
      <w:marLeft w:val="0"/>
      <w:marRight w:val="0"/>
      <w:marTop w:val="0"/>
      <w:marBottom w:val="0"/>
      <w:divBdr>
        <w:top w:val="none" w:sz="0" w:space="0" w:color="auto"/>
        <w:left w:val="none" w:sz="0" w:space="0" w:color="auto"/>
        <w:bottom w:val="none" w:sz="0" w:space="0" w:color="auto"/>
        <w:right w:val="none" w:sz="0" w:space="0" w:color="auto"/>
      </w:divBdr>
    </w:div>
    <w:div w:id="76100744">
      <w:marLeft w:val="0"/>
      <w:marRight w:val="0"/>
      <w:marTop w:val="0"/>
      <w:marBottom w:val="0"/>
      <w:divBdr>
        <w:top w:val="none" w:sz="0" w:space="0" w:color="auto"/>
        <w:left w:val="none" w:sz="0" w:space="0" w:color="auto"/>
        <w:bottom w:val="none" w:sz="0" w:space="0" w:color="auto"/>
        <w:right w:val="none" w:sz="0" w:space="0" w:color="auto"/>
      </w:divBdr>
    </w:div>
    <w:div w:id="76177116">
      <w:marLeft w:val="0"/>
      <w:marRight w:val="0"/>
      <w:marTop w:val="0"/>
      <w:marBottom w:val="0"/>
      <w:divBdr>
        <w:top w:val="none" w:sz="0" w:space="0" w:color="auto"/>
        <w:left w:val="none" w:sz="0" w:space="0" w:color="auto"/>
        <w:bottom w:val="none" w:sz="0" w:space="0" w:color="auto"/>
        <w:right w:val="none" w:sz="0" w:space="0" w:color="auto"/>
      </w:divBdr>
    </w:div>
    <w:div w:id="76246282">
      <w:marLeft w:val="0"/>
      <w:marRight w:val="0"/>
      <w:marTop w:val="0"/>
      <w:marBottom w:val="0"/>
      <w:divBdr>
        <w:top w:val="none" w:sz="0" w:space="0" w:color="auto"/>
        <w:left w:val="none" w:sz="0" w:space="0" w:color="auto"/>
        <w:bottom w:val="none" w:sz="0" w:space="0" w:color="auto"/>
        <w:right w:val="none" w:sz="0" w:space="0" w:color="auto"/>
      </w:divBdr>
    </w:div>
    <w:div w:id="76287277">
      <w:marLeft w:val="0"/>
      <w:marRight w:val="0"/>
      <w:marTop w:val="0"/>
      <w:marBottom w:val="0"/>
      <w:divBdr>
        <w:top w:val="none" w:sz="0" w:space="0" w:color="auto"/>
        <w:left w:val="none" w:sz="0" w:space="0" w:color="auto"/>
        <w:bottom w:val="none" w:sz="0" w:space="0" w:color="auto"/>
        <w:right w:val="none" w:sz="0" w:space="0" w:color="auto"/>
      </w:divBdr>
    </w:div>
    <w:div w:id="76292033">
      <w:marLeft w:val="0"/>
      <w:marRight w:val="0"/>
      <w:marTop w:val="0"/>
      <w:marBottom w:val="0"/>
      <w:divBdr>
        <w:top w:val="none" w:sz="0" w:space="0" w:color="auto"/>
        <w:left w:val="none" w:sz="0" w:space="0" w:color="auto"/>
        <w:bottom w:val="none" w:sz="0" w:space="0" w:color="auto"/>
        <w:right w:val="none" w:sz="0" w:space="0" w:color="auto"/>
      </w:divBdr>
    </w:div>
    <w:div w:id="76365809">
      <w:marLeft w:val="0"/>
      <w:marRight w:val="0"/>
      <w:marTop w:val="0"/>
      <w:marBottom w:val="0"/>
      <w:divBdr>
        <w:top w:val="none" w:sz="0" w:space="0" w:color="auto"/>
        <w:left w:val="none" w:sz="0" w:space="0" w:color="auto"/>
        <w:bottom w:val="none" w:sz="0" w:space="0" w:color="auto"/>
        <w:right w:val="none" w:sz="0" w:space="0" w:color="auto"/>
      </w:divBdr>
    </w:div>
    <w:div w:id="76371433">
      <w:marLeft w:val="0"/>
      <w:marRight w:val="0"/>
      <w:marTop w:val="0"/>
      <w:marBottom w:val="0"/>
      <w:divBdr>
        <w:top w:val="none" w:sz="0" w:space="0" w:color="auto"/>
        <w:left w:val="none" w:sz="0" w:space="0" w:color="auto"/>
        <w:bottom w:val="none" w:sz="0" w:space="0" w:color="auto"/>
        <w:right w:val="none" w:sz="0" w:space="0" w:color="auto"/>
      </w:divBdr>
    </w:div>
    <w:div w:id="76480579">
      <w:marLeft w:val="0"/>
      <w:marRight w:val="0"/>
      <w:marTop w:val="0"/>
      <w:marBottom w:val="0"/>
      <w:divBdr>
        <w:top w:val="none" w:sz="0" w:space="0" w:color="auto"/>
        <w:left w:val="none" w:sz="0" w:space="0" w:color="auto"/>
        <w:bottom w:val="none" w:sz="0" w:space="0" w:color="auto"/>
        <w:right w:val="none" w:sz="0" w:space="0" w:color="auto"/>
      </w:divBdr>
    </w:div>
    <w:div w:id="76484203">
      <w:bodyDiv w:val="1"/>
      <w:marLeft w:val="0"/>
      <w:marRight w:val="0"/>
      <w:marTop w:val="0"/>
      <w:marBottom w:val="0"/>
      <w:divBdr>
        <w:top w:val="none" w:sz="0" w:space="0" w:color="auto"/>
        <w:left w:val="none" w:sz="0" w:space="0" w:color="auto"/>
        <w:bottom w:val="none" w:sz="0" w:space="0" w:color="auto"/>
        <w:right w:val="none" w:sz="0" w:space="0" w:color="auto"/>
      </w:divBdr>
    </w:div>
    <w:div w:id="76559367">
      <w:marLeft w:val="0"/>
      <w:marRight w:val="0"/>
      <w:marTop w:val="0"/>
      <w:marBottom w:val="0"/>
      <w:divBdr>
        <w:top w:val="none" w:sz="0" w:space="0" w:color="auto"/>
        <w:left w:val="none" w:sz="0" w:space="0" w:color="auto"/>
        <w:bottom w:val="none" w:sz="0" w:space="0" w:color="auto"/>
        <w:right w:val="none" w:sz="0" w:space="0" w:color="auto"/>
      </w:divBdr>
    </w:div>
    <w:div w:id="76677329">
      <w:marLeft w:val="0"/>
      <w:marRight w:val="0"/>
      <w:marTop w:val="0"/>
      <w:marBottom w:val="0"/>
      <w:divBdr>
        <w:top w:val="none" w:sz="0" w:space="0" w:color="auto"/>
        <w:left w:val="none" w:sz="0" w:space="0" w:color="auto"/>
        <w:bottom w:val="none" w:sz="0" w:space="0" w:color="auto"/>
        <w:right w:val="none" w:sz="0" w:space="0" w:color="auto"/>
      </w:divBdr>
    </w:div>
    <w:div w:id="76707704">
      <w:bodyDiv w:val="1"/>
      <w:marLeft w:val="0"/>
      <w:marRight w:val="0"/>
      <w:marTop w:val="0"/>
      <w:marBottom w:val="0"/>
      <w:divBdr>
        <w:top w:val="none" w:sz="0" w:space="0" w:color="auto"/>
        <w:left w:val="none" w:sz="0" w:space="0" w:color="auto"/>
        <w:bottom w:val="none" w:sz="0" w:space="0" w:color="auto"/>
        <w:right w:val="none" w:sz="0" w:space="0" w:color="auto"/>
      </w:divBdr>
    </w:div>
    <w:div w:id="76708811">
      <w:marLeft w:val="0"/>
      <w:marRight w:val="0"/>
      <w:marTop w:val="0"/>
      <w:marBottom w:val="0"/>
      <w:divBdr>
        <w:top w:val="none" w:sz="0" w:space="0" w:color="auto"/>
        <w:left w:val="none" w:sz="0" w:space="0" w:color="auto"/>
        <w:bottom w:val="none" w:sz="0" w:space="0" w:color="auto"/>
        <w:right w:val="none" w:sz="0" w:space="0" w:color="auto"/>
      </w:divBdr>
    </w:div>
    <w:div w:id="76830487">
      <w:marLeft w:val="0"/>
      <w:marRight w:val="0"/>
      <w:marTop w:val="0"/>
      <w:marBottom w:val="0"/>
      <w:divBdr>
        <w:top w:val="none" w:sz="0" w:space="0" w:color="auto"/>
        <w:left w:val="none" w:sz="0" w:space="0" w:color="auto"/>
        <w:bottom w:val="none" w:sz="0" w:space="0" w:color="auto"/>
        <w:right w:val="none" w:sz="0" w:space="0" w:color="auto"/>
      </w:divBdr>
    </w:div>
    <w:div w:id="76904796">
      <w:marLeft w:val="0"/>
      <w:marRight w:val="0"/>
      <w:marTop w:val="0"/>
      <w:marBottom w:val="0"/>
      <w:divBdr>
        <w:top w:val="none" w:sz="0" w:space="0" w:color="auto"/>
        <w:left w:val="none" w:sz="0" w:space="0" w:color="auto"/>
        <w:bottom w:val="none" w:sz="0" w:space="0" w:color="auto"/>
        <w:right w:val="none" w:sz="0" w:space="0" w:color="auto"/>
      </w:divBdr>
    </w:div>
    <w:div w:id="76951815">
      <w:marLeft w:val="0"/>
      <w:marRight w:val="0"/>
      <w:marTop w:val="0"/>
      <w:marBottom w:val="0"/>
      <w:divBdr>
        <w:top w:val="none" w:sz="0" w:space="0" w:color="auto"/>
        <w:left w:val="none" w:sz="0" w:space="0" w:color="auto"/>
        <w:bottom w:val="none" w:sz="0" w:space="0" w:color="auto"/>
        <w:right w:val="none" w:sz="0" w:space="0" w:color="auto"/>
      </w:divBdr>
    </w:div>
    <w:div w:id="77025066">
      <w:marLeft w:val="0"/>
      <w:marRight w:val="0"/>
      <w:marTop w:val="0"/>
      <w:marBottom w:val="0"/>
      <w:divBdr>
        <w:top w:val="none" w:sz="0" w:space="0" w:color="auto"/>
        <w:left w:val="none" w:sz="0" w:space="0" w:color="auto"/>
        <w:bottom w:val="none" w:sz="0" w:space="0" w:color="auto"/>
        <w:right w:val="none" w:sz="0" w:space="0" w:color="auto"/>
      </w:divBdr>
    </w:div>
    <w:div w:id="77093508">
      <w:marLeft w:val="0"/>
      <w:marRight w:val="0"/>
      <w:marTop w:val="0"/>
      <w:marBottom w:val="0"/>
      <w:divBdr>
        <w:top w:val="none" w:sz="0" w:space="0" w:color="auto"/>
        <w:left w:val="none" w:sz="0" w:space="0" w:color="auto"/>
        <w:bottom w:val="none" w:sz="0" w:space="0" w:color="auto"/>
        <w:right w:val="none" w:sz="0" w:space="0" w:color="auto"/>
      </w:divBdr>
    </w:div>
    <w:div w:id="77363425">
      <w:marLeft w:val="0"/>
      <w:marRight w:val="0"/>
      <w:marTop w:val="0"/>
      <w:marBottom w:val="0"/>
      <w:divBdr>
        <w:top w:val="none" w:sz="0" w:space="0" w:color="auto"/>
        <w:left w:val="none" w:sz="0" w:space="0" w:color="auto"/>
        <w:bottom w:val="none" w:sz="0" w:space="0" w:color="auto"/>
        <w:right w:val="none" w:sz="0" w:space="0" w:color="auto"/>
      </w:divBdr>
    </w:div>
    <w:div w:id="77530132">
      <w:marLeft w:val="0"/>
      <w:marRight w:val="0"/>
      <w:marTop w:val="0"/>
      <w:marBottom w:val="0"/>
      <w:divBdr>
        <w:top w:val="none" w:sz="0" w:space="0" w:color="auto"/>
        <w:left w:val="none" w:sz="0" w:space="0" w:color="auto"/>
        <w:bottom w:val="none" w:sz="0" w:space="0" w:color="auto"/>
        <w:right w:val="none" w:sz="0" w:space="0" w:color="auto"/>
      </w:divBdr>
    </w:div>
    <w:div w:id="77606613">
      <w:marLeft w:val="0"/>
      <w:marRight w:val="0"/>
      <w:marTop w:val="0"/>
      <w:marBottom w:val="0"/>
      <w:divBdr>
        <w:top w:val="none" w:sz="0" w:space="0" w:color="auto"/>
        <w:left w:val="none" w:sz="0" w:space="0" w:color="auto"/>
        <w:bottom w:val="none" w:sz="0" w:space="0" w:color="auto"/>
        <w:right w:val="none" w:sz="0" w:space="0" w:color="auto"/>
      </w:divBdr>
    </w:div>
    <w:div w:id="77673070">
      <w:marLeft w:val="0"/>
      <w:marRight w:val="0"/>
      <w:marTop w:val="0"/>
      <w:marBottom w:val="0"/>
      <w:divBdr>
        <w:top w:val="none" w:sz="0" w:space="0" w:color="auto"/>
        <w:left w:val="none" w:sz="0" w:space="0" w:color="auto"/>
        <w:bottom w:val="none" w:sz="0" w:space="0" w:color="auto"/>
        <w:right w:val="none" w:sz="0" w:space="0" w:color="auto"/>
      </w:divBdr>
    </w:div>
    <w:div w:id="77796791">
      <w:marLeft w:val="0"/>
      <w:marRight w:val="0"/>
      <w:marTop w:val="0"/>
      <w:marBottom w:val="0"/>
      <w:divBdr>
        <w:top w:val="none" w:sz="0" w:space="0" w:color="auto"/>
        <w:left w:val="none" w:sz="0" w:space="0" w:color="auto"/>
        <w:bottom w:val="none" w:sz="0" w:space="0" w:color="auto"/>
        <w:right w:val="none" w:sz="0" w:space="0" w:color="auto"/>
      </w:divBdr>
    </w:div>
    <w:div w:id="78210676">
      <w:marLeft w:val="0"/>
      <w:marRight w:val="0"/>
      <w:marTop w:val="0"/>
      <w:marBottom w:val="0"/>
      <w:divBdr>
        <w:top w:val="none" w:sz="0" w:space="0" w:color="auto"/>
        <w:left w:val="none" w:sz="0" w:space="0" w:color="auto"/>
        <w:bottom w:val="none" w:sz="0" w:space="0" w:color="auto"/>
        <w:right w:val="none" w:sz="0" w:space="0" w:color="auto"/>
      </w:divBdr>
    </w:div>
    <w:div w:id="78328833">
      <w:marLeft w:val="0"/>
      <w:marRight w:val="0"/>
      <w:marTop w:val="0"/>
      <w:marBottom w:val="0"/>
      <w:divBdr>
        <w:top w:val="none" w:sz="0" w:space="0" w:color="auto"/>
        <w:left w:val="none" w:sz="0" w:space="0" w:color="auto"/>
        <w:bottom w:val="none" w:sz="0" w:space="0" w:color="auto"/>
        <w:right w:val="none" w:sz="0" w:space="0" w:color="auto"/>
      </w:divBdr>
    </w:div>
    <w:div w:id="78404252">
      <w:marLeft w:val="0"/>
      <w:marRight w:val="0"/>
      <w:marTop w:val="0"/>
      <w:marBottom w:val="0"/>
      <w:divBdr>
        <w:top w:val="none" w:sz="0" w:space="0" w:color="auto"/>
        <w:left w:val="none" w:sz="0" w:space="0" w:color="auto"/>
        <w:bottom w:val="none" w:sz="0" w:space="0" w:color="auto"/>
        <w:right w:val="none" w:sz="0" w:space="0" w:color="auto"/>
      </w:divBdr>
    </w:div>
    <w:div w:id="78720941">
      <w:marLeft w:val="0"/>
      <w:marRight w:val="0"/>
      <w:marTop w:val="0"/>
      <w:marBottom w:val="0"/>
      <w:divBdr>
        <w:top w:val="none" w:sz="0" w:space="0" w:color="auto"/>
        <w:left w:val="none" w:sz="0" w:space="0" w:color="auto"/>
        <w:bottom w:val="none" w:sz="0" w:space="0" w:color="auto"/>
        <w:right w:val="none" w:sz="0" w:space="0" w:color="auto"/>
      </w:divBdr>
    </w:div>
    <w:div w:id="78871494">
      <w:marLeft w:val="0"/>
      <w:marRight w:val="0"/>
      <w:marTop w:val="0"/>
      <w:marBottom w:val="0"/>
      <w:divBdr>
        <w:top w:val="none" w:sz="0" w:space="0" w:color="auto"/>
        <w:left w:val="none" w:sz="0" w:space="0" w:color="auto"/>
        <w:bottom w:val="none" w:sz="0" w:space="0" w:color="auto"/>
        <w:right w:val="none" w:sz="0" w:space="0" w:color="auto"/>
      </w:divBdr>
    </w:div>
    <w:div w:id="78914094">
      <w:marLeft w:val="0"/>
      <w:marRight w:val="0"/>
      <w:marTop w:val="0"/>
      <w:marBottom w:val="0"/>
      <w:divBdr>
        <w:top w:val="none" w:sz="0" w:space="0" w:color="auto"/>
        <w:left w:val="none" w:sz="0" w:space="0" w:color="auto"/>
        <w:bottom w:val="none" w:sz="0" w:space="0" w:color="auto"/>
        <w:right w:val="none" w:sz="0" w:space="0" w:color="auto"/>
      </w:divBdr>
    </w:div>
    <w:div w:id="79103417">
      <w:marLeft w:val="0"/>
      <w:marRight w:val="0"/>
      <w:marTop w:val="0"/>
      <w:marBottom w:val="0"/>
      <w:divBdr>
        <w:top w:val="none" w:sz="0" w:space="0" w:color="auto"/>
        <w:left w:val="none" w:sz="0" w:space="0" w:color="auto"/>
        <w:bottom w:val="none" w:sz="0" w:space="0" w:color="auto"/>
        <w:right w:val="none" w:sz="0" w:space="0" w:color="auto"/>
      </w:divBdr>
    </w:div>
    <w:div w:id="79103618">
      <w:marLeft w:val="0"/>
      <w:marRight w:val="0"/>
      <w:marTop w:val="0"/>
      <w:marBottom w:val="0"/>
      <w:divBdr>
        <w:top w:val="none" w:sz="0" w:space="0" w:color="auto"/>
        <w:left w:val="none" w:sz="0" w:space="0" w:color="auto"/>
        <w:bottom w:val="none" w:sz="0" w:space="0" w:color="auto"/>
        <w:right w:val="none" w:sz="0" w:space="0" w:color="auto"/>
      </w:divBdr>
    </w:div>
    <w:div w:id="79106099">
      <w:marLeft w:val="0"/>
      <w:marRight w:val="0"/>
      <w:marTop w:val="0"/>
      <w:marBottom w:val="0"/>
      <w:divBdr>
        <w:top w:val="none" w:sz="0" w:space="0" w:color="auto"/>
        <w:left w:val="none" w:sz="0" w:space="0" w:color="auto"/>
        <w:bottom w:val="none" w:sz="0" w:space="0" w:color="auto"/>
        <w:right w:val="none" w:sz="0" w:space="0" w:color="auto"/>
      </w:divBdr>
    </w:div>
    <w:div w:id="79252232">
      <w:marLeft w:val="0"/>
      <w:marRight w:val="0"/>
      <w:marTop w:val="0"/>
      <w:marBottom w:val="0"/>
      <w:divBdr>
        <w:top w:val="none" w:sz="0" w:space="0" w:color="auto"/>
        <w:left w:val="none" w:sz="0" w:space="0" w:color="auto"/>
        <w:bottom w:val="none" w:sz="0" w:space="0" w:color="auto"/>
        <w:right w:val="none" w:sz="0" w:space="0" w:color="auto"/>
      </w:divBdr>
    </w:div>
    <w:div w:id="79328681">
      <w:marLeft w:val="0"/>
      <w:marRight w:val="0"/>
      <w:marTop w:val="0"/>
      <w:marBottom w:val="0"/>
      <w:divBdr>
        <w:top w:val="none" w:sz="0" w:space="0" w:color="auto"/>
        <w:left w:val="none" w:sz="0" w:space="0" w:color="auto"/>
        <w:bottom w:val="none" w:sz="0" w:space="0" w:color="auto"/>
        <w:right w:val="none" w:sz="0" w:space="0" w:color="auto"/>
      </w:divBdr>
    </w:div>
    <w:div w:id="79329612">
      <w:marLeft w:val="0"/>
      <w:marRight w:val="0"/>
      <w:marTop w:val="0"/>
      <w:marBottom w:val="0"/>
      <w:divBdr>
        <w:top w:val="none" w:sz="0" w:space="0" w:color="auto"/>
        <w:left w:val="none" w:sz="0" w:space="0" w:color="auto"/>
        <w:bottom w:val="none" w:sz="0" w:space="0" w:color="auto"/>
        <w:right w:val="none" w:sz="0" w:space="0" w:color="auto"/>
      </w:divBdr>
    </w:div>
    <w:div w:id="79446868">
      <w:marLeft w:val="0"/>
      <w:marRight w:val="0"/>
      <w:marTop w:val="0"/>
      <w:marBottom w:val="0"/>
      <w:divBdr>
        <w:top w:val="none" w:sz="0" w:space="0" w:color="auto"/>
        <w:left w:val="none" w:sz="0" w:space="0" w:color="auto"/>
        <w:bottom w:val="none" w:sz="0" w:space="0" w:color="auto"/>
        <w:right w:val="none" w:sz="0" w:space="0" w:color="auto"/>
      </w:divBdr>
    </w:div>
    <w:div w:id="79449305">
      <w:marLeft w:val="0"/>
      <w:marRight w:val="0"/>
      <w:marTop w:val="0"/>
      <w:marBottom w:val="0"/>
      <w:divBdr>
        <w:top w:val="none" w:sz="0" w:space="0" w:color="auto"/>
        <w:left w:val="none" w:sz="0" w:space="0" w:color="auto"/>
        <w:bottom w:val="none" w:sz="0" w:space="0" w:color="auto"/>
        <w:right w:val="none" w:sz="0" w:space="0" w:color="auto"/>
      </w:divBdr>
    </w:div>
    <w:div w:id="79453565">
      <w:marLeft w:val="0"/>
      <w:marRight w:val="0"/>
      <w:marTop w:val="0"/>
      <w:marBottom w:val="0"/>
      <w:divBdr>
        <w:top w:val="none" w:sz="0" w:space="0" w:color="auto"/>
        <w:left w:val="none" w:sz="0" w:space="0" w:color="auto"/>
        <w:bottom w:val="none" w:sz="0" w:space="0" w:color="auto"/>
        <w:right w:val="none" w:sz="0" w:space="0" w:color="auto"/>
      </w:divBdr>
    </w:div>
    <w:div w:id="79496066">
      <w:bodyDiv w:val="1"/>
      <w:marLeft w:val="0"/>
      <w:marRight w:val="0"/>
      <w:marTop w:val="0"/>
      <w:marBottom w:val="0"/>
      <w:divBdr>
        <w:top w:val="none" w:sz="0" w:space="0" w:color="auto"/>
        <w:left w:val="none" w:sz="0" w:space="0" w:color="auto"/>
        <w:bottom w:val="none" w:sz="0" w:space="0" w:color="auto"/>
        <w:right w:val="none" w:sz="0" w:space="0" w:color="auto"/>
      </w:divBdr>
    </w:div>
    <w:div w:id="79564522">
      <w:marLeft w:val="0"/>
      <w:marRight w:val="0"/>
      <w:marTop w:val="0"/>
      <w:marBottom w:val="0"/>
      <w:divBdr>
        <w:top w:val="none" w:sz="0" w:space="0" w:color="auto"/>
        <w:left w:val="none" w:sz="0" w:space="0" w:color="auto"/>
        <w:bottom w:val="none" w:sz="0" w:space="0" w:color="auto"/>
        <w:right w:val="none" w:sz="0" w:space="0" w:color="auto"/>
      </w:divBdr>
    </w:div>
    <w:div w:id="79715397">
      <w:marLeft w:val="0"/>
      <w:marRight w:val="0"/>
      <w:marTop w:val="0"/>
      <w:marBottom w:val="0"/>
      <w:divBdr>
        <w:top w:val="none" w:sz="0" w:space="0" w:color="auto"/>
        <w:left w:val="none" w:sz="0" w:space="0" w:color="auto"/>
        <w:bottom w:val="none" w:sz="0" w:space="0" w:color="auto"/>
        <w:right w:val="none" w:sz="0" w:space="0" w:color="auto"/>
      </w:divBdr>
    </w:div>
    <w:div w:id="79762568">
      <w:marLeft w:val="0"/>
      <w:marRight w:val="0"/>
      <w:marTop w:val="0"/>
      <w:marBottom w:val="0"/>
      <w:divBdr>
        <w:top w:val="none" w:sz="0" w:space="0" w:color="auto"/>
        <w:left w:val="none" w:sz="0" w:space="0" w:color="auto"/>
        <w:bottom w:val="none" w:sz="0" w:space="0" w:color="auto"/>
        <w:right w:val="none" w:sz="0" w:space="0" w:color="auto"/>
      </w:divBdr>
    </w:div>
    <w:div w:id="79908517">
      <w:bodyDiv w:val="1"/>
      <w:marLeft w:val="0"/>
      <w:marRight w:val="0"/>
      <w:marTop w:val="0"/>
      <w:marBottom w:val="0"/>
      <w:divBdr>
        <w:top w:val="none" w:sz="0" w:space="0" w:color="auto"/>
        <w:left w:val="none" w:sz="0" w:space="0" w:color="auto"/>
        <w:bottom w:val="none" w:sz="0" w:space="0" w:color="auto"/>
        <w:right w:val="none" w:sz="0" w:space="0" w:color="auto"/>
      </w:divBdr>
    </w:div>
    <w:div w:id="79913297">
      <w:marLeft w:val="0"/>
      <w:marRight w:val="0"/>
      <w:marTop w:val="0"/>
      <w:marBottom w:val="0"/>
      <w:divBdr>
        <w:top w:val="none" w:sz="0" w:space="0" w:color="auto"/>
        <w:left w:val="none" w:sz="0" w:space="0" w:color="auto"/>
        <w:bottom w:val="none" w:sz="0" w:space="0" w:color="auto"/>
        <w:right w:val="none" w:sz="0" w:space="0" w:color="auto"/>
      </w:divBdr>
    </w:div>
    <w:div w:id="79958292">
      <w:bodyDiv w:val="1"/>
      <w:marLeft w:val="0"/>
      <w:marRight w:val="0"/>
      <w:marTop w:val="0"/>
      <w:marBottom w:val="0"/>
      <w:divBdr>
        <w:top w:val="none" w:sz="0" w:space="0" w:color="auto"/>
        <w:left w:val="none" w:sz="0" w:space="0" w:color="auto"/>
        <w:bottom w:val="none" w:sz="0" w:space="0" w:color="auto"/>
        <w:right w:val="none" w:sz="0" w:space="0" w:color="auto"/>
      </w:divBdr>
    </w:div>
    <w:div w:id="80101225">
      <w:bodyDiv w:val="1"/>
      <w:marLeft w:val="0"/>
      <w:marRight w:val="0"/>
      <w:marTop w:val="0"/>
      <w:marBottom w:val="0"/>
      <w:divBdr>
        <w:top w:val="none" w:sz="0" w:space="0" w:color="auto"/>
        <w:left w:val="none" w:sz="0" w:space="0" w:color="auto"/>
        <w:bottom w:val="none" w:sz="0" w:space="0" w:color="auto"/>
        <w:right w:val="none" w:sz="0" w:space="0" w:color="auto"/>
      </w:divBdr>
    </w:div>
    <w:div w:id="80102771">
      <w:marLeft w:val="0"/>
      <w:marRight w:val="0"/>
      <w:marTop w:val="0"/>
      <w:marBottom w:val="0"/>
      <w:divBdr>
        <w:top w:val="none" w:sz="0" w:space="0" w:color="auto"/>
        <w:left w:val="none" w:sz="0" w:space="0" w:color="auto"/>
        <w:bottom w:val="none" w:sz="0" w:space="0" w:color="auto"/>
        <w:right w:val="none" w:sz="0" w:space="0" w:color="auto"/>
      </w:divBdr>
    </w:div>
    <w:div w:id="80152011">
      <w:bodyDiv w:val="1"/>
      <w:marLeft w:val="0"/>
      <w:marRight w:val="0"/>
      <w:marTop w:val="0"/>
      <w:marBottom w:val="0"/>
      <w:divBdr>
        <w:top w:val="none" w:sz="0" w:space="0" w:color="auto"/>
        <w:left w:val="none" w:sz="0" w:space="0" w:color="auto"/>
        <w:bottom w:val="none" w:sz="0" w:space="0" w:color="auto"/>
        <w:right w:val="none" w:sz="0" w:space="0" w:color="auto"/>
      </w:divBdr>
    </w:div>
    <w:div w:id="80293804">
      <w:marLeft w:val="0"/>
      <w:marRight w:val="0"/>
      <w:marTop w:val="0"/>
      <w:marBottom w:val="0"/>
      <w:divBdr>
        <w:top w:val="none" w:sz="0" w:space="0" w:color="auto"/>
        <w:left w:val="none" w:sz="0" w:space="0" w:color="auto"/>
        <w:bottom w:val="none" w:sz="0" w:space="0" w:color="auto"/>
        <w:right w:val="none" w:sz="0" w:space="0" w:color="auto"/>
      </w:divBdr>
    </w:div>
    <w:div w:id="80294118">
      <w:marLeft w:val="0"/>
      <w:marRight w:val="0"/>
      <w:marTop w:val="0"/>
      <w:marBottom w:val="0"/>
      <w:divBdr>
        <w:top w:val="none" w:sz="0" w:space="0" w:color="auto"/>
        <w:left w:val="none" w:sz="0" w:space="0" w:color="auto"/>
        <w:bottom w:val="none" w:sz="0" w:space="0" w:color="auto"/>
        <w:right w:val="none" w:sz="0" w:space="0" w:color="auto"/>
      </w:divBdr>
    </w:div>
    <w:div w:id="80294376">
      <w:marLeft w:val="0"/>
      <w:marRight w:val="0"/>
      <w:marTop w:val="0"/>
      <w:marBottom w:val="0"/>
      <w:divBdr>
        <w:top w:val="none" w:sz="0" w:space="0" w:color="auto"/>
        <w:left w:val="none" w:sz="0" w:space="0" w:color="auto"/>
        <w:bottom w:val="none" w:sz="0" w:space="0" w:color="auto"/>
        <w:right w:val="none" w:sz="0" w:space="0" w:color="auto"/>
      </w:divBdr>
    </w:div>
    <w:div w:id="80295394">
      <w:marLeft w:val="0"/>
      <w:marRight w:val="0"/>
      <w:marTop w:val="0"/>
      <w:marBottom w:val="0"/>
      <w:divBdr>
        <w:top w:val="none" w:sz="0" w:space="0" w:color="auto"/>
        <w:left w:val="none" w:sz="0" w:space="0" w:color="auto"/>
        <w:bottom w:val="none" w:sz="0" w:space="0" w:color="auto"/>
        <w:right w:val="none" w:sz="0" w:space="0" w:color="auto"/>
      </w:divBdr>
    </w:div>
    <w:div w:id="80373620">
      <w:marLeft w:val="0"/>
      <w:marRight w:val="0"/>
      <w:marTop w:val="0"/>
      <w:marBottom w:val="0"/>
      <w:divBdr>
        <w:top w:val="none" w:sz="0" w:space="0" w:color="auto"/>
        <w:left w:val="none" w:sz="0" w:space="0" w:color="auto"/>
        <w:bottom w:val="none" w:sz="0" w:space="0" w:color="auto"/>
        <w:right w:val="none" w:sz="0" w:space="0" w:color="auto"/>
      </w:divBdr>
    </w:div>
    <w:div w:id="80376445">
      <w:marLeft w:val="0"/>
      <w:marRight w:val="0"/>
      <w:marTop w:val="0"/>
      <w:marBottom w:val="0"/>
      <w:divBdr>
        <w:top w:val="none" w:sz="0" w:space="0" w:color="auto"/>
        <w:left w:val="none" w:sz="0" w:space="0" w:color="auto"/>
        <w:bottom w:val="none" w:sz="0" w:space="0" w:color="auto"/>
        <w:right w:val="none" w:sz="0" w:space="0" w:color="auto"/>
      </w:divBdr>
    </w:div>
    <w:div w:id="80377757">
      <w:marLeft w:val="0"/>
      <w:marRight w:val="0"/>
      <w:marTop w:val="0"/>
      <w:marBottom w:val="0"/>
      <w:divBdr>
        <w:top w:val="none" w:sz="0" w:space="0" w:color="auto"/>
        <w:left w:val="none" w:sz="0" w:space="0" w:color="auto"/>
        <w:bottom w:val="none" w:sz="0" w:space="0" w:color="auto"/>
        <w:right w:val="none" w:sz="0" w:space="0" w:color="auto"/>
      </w:divBdr>
    </w:div>
    <w:div w:id="80490008">
      <w:marLeft w:val="0"/>
      <w:marRight w:val="0"/>
      <w:marTop w:val="0"/>
      <w:marBottom w:val="0"/>
      <w:divBdr>
        <w:top w:val="none" w:sz="0" w:space="0" w:color="auto"/>
        <w:left w:val="none" w:sz="0" w:space="0" w:color="auto"/>
        <w:bottom w:val="none" w:sz="0" w:space="0" w:color="auto"/>
        <w:right w:val="none" w:sz="0" w:space="0" w:color="auto"/>
      </w:divBdr>
    </w:div>
    <w:div w:id="80492684">
      <w:marLeft w:val="0"/>
      <w:marRight w:val="0"/>
      <w:marTop w:val="0"/>
      <w:marBottom w:val="0"/>
      <w:divBdr>
        <w:top w:val="none" w:sz="0" w:space="0" w:color="auto"/>
        <w:left w:val="none" w:sz="0" w:space="0" w:color="auto"/>
        <w:bottom w:val="none" w:sz="0" w:space="0" w:color="auto"/>
        <w:right w:val="none" w:sz="0" w:space="0" w:color="auto"/>
      </w:divBdr>
    </w:div>
    <w:div w:id="80761183">
      <w:marLeft w:val="0"/>
      <w:marRight w:val="0"/>
      <w:marTop w:val="0"/>
      <w:marBottom w:val="0"/>
      <w:divBdr>
        <w:top w:val="none" w:sz="0" w:space="0" w:color="auto"/>
        <w:left w:val="none" w:sz="0" w:space="0" w:color="auto"/>
        <w:bottom w:val="none" w:sz="0" w:space="0" w:color="auto"/>
        <w:right w:val="none" w:sz="0" w:space="0" w:color="auto"/>
      </w:divBdr>
    </w:div>
    <w:div w:id="80806468">
      <w:marLeft w:val="0"/>
      <w:marRight w:val="0"/>
      <w:marTop w:val="0"/>
      <w:marBottom w:val="0"/>
      <w:divBdr>
        <w:top w:val="none" w:sz="0" w:space="0" w:color="auto"/>
        <w:left w:val="none" w:sz="0" w:space="0" w:color="auto"/>
        <w:bottom w:val="none" w:sz="0" w:space="0" w:color="auto"/>
        <w:right w:val="none" w:sz="0" w:space="0" w:color="auto"/>
      </w:divBdr>
    </w:div>
    <w:div w:id="80806604">
      <w:marLeft w:val="0"/>
      <w:marRight w:val="0"/>
      <w:marTop w:val="0"/>
      <w:marBottom w:val="0"/>
      <w:divBdr>
        <w:top w:val="none" w:sz="0" w:space="0" w:color="auto"/>
        <w:left w:val="none" w:sz="0" w:space="0" w:color="auto"/>
        <w:bottom w:val="none" w:sz="0" w:space="0" w:color="auto"/>
        <w:right w:val="none" w:sz="0" w:space="0" w:color="auto"/>
      </w:divBdr>
    </w:div>
    <w:div w:id="80879064">
      <w:marLeft w:val="0"/>
      <w:marRight w:val="0"/>
      <w:marTop w:val="0"/>
      <w:marBottom w:val="0"/>
      <w:divBdr>
        <w:top w:val="none" w:sz="0" w:space="0" w:color="auto"/>
        <w:left w:val="none" w:sz="0" w:space="0" w:color="auto"/>
        <w:bottom w:val="none" w:sz="0" w:space="0" w:color="auto"/>
        <w:right w:val="none" w:sz="0" w:space="0" w:color="auto"/>
      </w:divBdr>
    </w:div>
    <w:div w:id="80882876">
      <w:marLeft w:val="0"/>
      <w:marRight w:val="0"/>
      <w:marTop w:val="0"/>
      <w:marBottom w:val="0"/>
      <w:divBdr>
        <w:top w:val="none" w:sz="0" w:space="0" w:color="auto"/>
        <w:left w:val="none" w:sz="0" w:space="0" w:color="auto"/>
        <w:bottom w:val="none" w:sz="0" w:space="0" w:color="auto"/>
        <w:right w:val="none" w:sz="0" w:space="0" w:color="auto"/>
      </w:divBdr>
    </w:div>
    <w:div w:id="80953926">
      <w:marLeft w:val="0"/>
      <w:marRight w:val="0"/>
      <w:marTop w:val="0"/>
      <w:marBottom w:val="0"/>
      <w:divBdr>
        <w:top w:val="none" w:sz="0" w:space="0" w:color="auto"/>
        <w:left w:val="none" w:sz="0" w:space="0" w:color="auto"/>
        <w:bottom w:val="none" w:sz="0" w:space="0" w:color="auto"/>
        <w:right w:val="none" w:sz="0" w:space="0" w:color="auto"/>
      </w:divBdr>
    </w:div>
    <w:div w:id="80956808">
      <w:marLeft w:val="0"/>
      <w:marRight w:val="0"/>
      <w:marTop w:val="0"/>
      <w:marBottom w:val="0"/>
      <w:divBdr>
        <w:top w:val="none" w:sz="0" w:space="0" w:color="auto"/>
        <w:left w:val="none" w:sz="0" w:space="0" w:color="auto"/>
        <w:bottom w:val="none" w:sz="0" w:space="0" w:color="auto"/>
        <w:right w:val="none" w:sz="0" w:space="0" w:color="auto"/>
      </w:divBdr>
    </w:div>
    <w:div w:id="81031937">
      <w:marLeft w:val="0"/>
      <w:marRight w:val="0"/>
      <w:marTop w:val="0"/>
      <w:marBottom w:val="0"/>
      <w:divBdr>
        <w:top w:val="none" w:sz="0" w:space="0" w:color="auto"/>
        <w:left w:val="none" w:sz="0" w:space="0" w:color="auto"/>
        <w:bottom w:val="none" w:sz="0" w:space="0" w:color="auto"/>
        <w:right w:val="none" w:sz="0" w:space="0" w:color="auto"/>
      </w:divBdr>
    </w:div>
    <w:div w:id="81032558">
      <w:marLeft w:val="0"/>
      <w:marRight w:val="0"/>
      <w:marTop w:val="0"/>
      <w:marBottom w:val="0"/>
      <w:divBdr>
        <w:top w:val="none" w:sz="0" w:space="0" w:color="auto"/>
        <w:left w:val="none" w:sz="0" w:space="0" w:color="auto"/>
        <w:bottom w:val="none" w:sz="0" w:space="0" w:color="auto"/>
        <w:right w:val="none" w:sz="0" w:space="0" w:color="auto"/>
      </w:divBdr>
    </w:div>
    <w:div w:id="81071112">
      <w:marLeft w:val="0"/>
      <w:marRight w:val="0"/>
      <w:marTop w:val="0"/>
      <w:marBottom w:val="0"/>
      <w:divBdr>
        <w:top w:val="none" w:sz="0" w:space="0" w:color="auto"/>
        <w:left w:val="none" w:sz="0" w:space="0" w:color="auto"/>
        <w:bottom w:val="none" w:sz="0" w:space="0" w:color="auto"/>
        <w:right w:val="none" w:sz="0" w:space="0" w:color="auto"/>
      </w:divBdr>
    </w:div>
    <w:div w:id="81144543">
      <w:marLeft w:val="0"/>
      <w:marRight w:val="0"/>
      <w:marTop w:val="0"/>
      <w:marBottom w:val="0"/>
      <w:divBdr>
        <w:top w:val="none" w:sz="0" w:space="0" w:color="auto"/>
        <w:left w:val="none" w:sz="0" w:space="0" w:color="auto"/>
        <w:bottom w:val="none" w:sz="0" w:space="0" w:color="auto"/>
        <w:right w:val="none" w:sz="0" w:space="0" w:color="auto"/>
      </w:divBdr>
    </w:div>
    <w:div w:id="81222759">
      <w:marLeft w:val="0"/>
      <w:marRight w:val="0"/>
      <w:marTop w:val="0"/>
      <w:marBottom w:val="0"/>
      <w:divBdr>
        <w:top w:val="none" w:sz="0" w:space="0" w:color="auto"/>
        <w:left w:val="none" w:sz="0" w:space="0" w:color="auto"/>
        <w:bottom w:val="none" w:sz="0" w:space="0" w:color="auto"/>
        <w:right w:val="none" w:sz="0" w:space="0" w:color="auto"/>
      </w:divBdr>
    </w:div>
    <w:div w:id="81295800">
      <w:bodyDiv w:val="1"/>
      <w:marLeft w:val="0"/>
      <w:marRight w:val="0"/>
      <w:marTop w:val="0"/>
      <w:marBottom w:val="0"/>
      <w:divBdr>
        <w:top w:val="none" w:sz="0" w:space="0" w:color="auto"/>
        <w:left w:val="none" w:sz="0" w:space="0" w:color="auto"/>
        <w:bottom w:val="none" w:sz="0" w:space="0" w:color="auto"/>
        <w:right w:val="none" w:sz="0" w:space="0" w:color="auto"/>
      </w:divBdr>
    </w:div>
    <w:div w:id="81337949">
      <w:marLeft w:val="0"/>
      <w:marRight w:val="0"/>
      <w:marTop w:val="0"/>
      <w:marBottom w:val="0"/>
      <w:divBdr>
        <w:top w:val="none" w:sz="0" w:space="0" w:color="auto"/>
        <w:left w:val="none" w:sz="0" w:space="0" w:color="auto"/>
        <w:bottom w:val="none" w:sz="0" w:space="0" w:color="auto"/>
        <w:right w:val="none" w:sz="0" w:space="0" w:color="auto"/>
      </w:divBdr>
    </w:div>
    <w:div w:id="81345320">
      <w:marLeft w:val="0"/>
      <w:marRight w:val="0"/>
      <w:marTop w:val="0"/>
      <w:marBottom w:val="0"/>
      <w:divBdr>
        <w:top w:val="none" w:sz="0" w:space="0" w:color="auto"/>
        <w:left w:val="none" w:sz="0" w:space="0" w:color="auto"/>
        <w:bottom w:val="none" w:sz="0" w:space="0" w:color="auto"/>
        <w:right w:val="none" w:sz="0" w:space="0" w:color="auto"/>
      </w:divBdr>
    </w:div>
    <w:div w:id="81415063">
      <w:marLeft w:val="0"/>
      <w:marRight w:val="0"/>
      <w:marTop w:val="0"/>
      <w:marBottom w:val="0"/>
      <w:divBdr>
        <w:top w:val="none" w:sz="0" w:space="0" w:color="auto"/>
        <w:left w:val="none" w:sz="0" w:space="0" w:color="auto"/>
        <w:bottom w:val="none" w:sz="0" w:space="0" w:color="auto"/>
        <w:right w:val="none" w:sz="0" w:space="0" w:color="auto"/>
      </w:divBdr>
    </w:div>
    <w:div w:id="81489742">
      <w:marLeft w:val="0"/>
      <w:marRight w:val="0"/>
      <w:marTop w:val="0"/>
      <w:marBottom w:val="0"/>
      <w:divBdr>
        <w:top w:val="none" w:sz="0" w:space="0" w:color="auto"/>
        <w:left w:val="none" w:sz="0" w:space="0" w:color="auto"/>
        <w:bottom w:val="none" w:sz="0" w:space="0" w:color="auto"/>
        <w:right w:val="none" w:sz="0" w:space="0" w:color="auto"/>
      </w:divBdr>
    </w:div>
    <w:div w:id="81531107">
      <w:marLeft w:val="0"/>
      <w:marRight w:val="0"/>
      <w:marTop w:val="0"/>
      <w:marBottom w:val="0"/>
      <w:divBdr>
        <w:top w:val="none" w:sz="0" w:space="0" w:color="auto"/>
        <w:left w:val="none" w:sz="0" w:space="0" w:color="auto"/>
        <w:bottom w:val="none" w:sz="0" w:space="0" w:color="auto"/>
        <w:right w:val="none" w:sz="0" w:space="0" w:color="auto"/>
      </w:divBdr>
    </w:div>
    <w:div w:id="81535823">
      <w:marLeft w:val="0"/>
      <w:marRight w:val="0"/>
      <w:marTop w:val="0"/>
      <w:marBottom w:val="0"/>
      <w:divBdr>
        <w:top w:val="none" w:sz="0" w:space="0" w:color="auto"/>
        <w:left w:val="none" w:sz="0" w:space="0" w:color="auto"/>
        <w:bottom w:val="none" w:sz="0" w:space="0" w:color="auto"/>
        <w:right w:val="none" w:sz="0" w:space="0" w:color="auto"/>
      </w:divBdr>
    </w:div>
    <w:div w:id="81606615">
      <w:marLeft w:val="0"/>
      <w:marRight w:val="0"/>
      <w:marTop w:val="0"/>
      <w:marBottom w:val="0"/>
      <w:divBdr>
        <w:top w:val="none" w:sz="0" w:space="0" w:color="auto"/>
        <w:left w:val="none" w:sz="0" w:space="0" w:color="auto"/>
        <w:bottom w:val="none" w:sz="0" w:space="0" w:color="auto"/>
        <w:right w:val="none" w:sz="0" w:space="0" w:color="auto"/>
      </w:divBdr>
    </w:div>
    <w:div w:id="81610466">
      <w:marLeft w:val="0"/>
      <w:marRight w:val="0"/>
      <w:marTop w:val="0"/>
      <w:marBottom w:val="0"/>
      <w:divBdr>
        <w:top w:val="none" w:sz="0" w:space="0" w:color="auto"/>
        <w:left w:val="none" w:sz="0" w:space="0" w:color="auto"/>
        <w:bottom w:val="none" w:sz="0" w:space="0" w:color="auto"/>
        <w:right w:val="none" w:sz="0" w:space="0" w:color="auto"/>
      </w:divBdr>
    </w:div>
    <w:div w:id="81688870">
      <w:marLeft w:val="0"/>
      <w:marRight w:val="0"/>
      <w:marTop w:val="0"/>
      <w:marBottom w:val="0"/>
      <w:divBdr>
        <w:top w:val="none" w:sz="0" w:space="0" w:color="auto"/>
        <w:left w:val="none" w:sz="0" w:space="0" w:color="auto"/>
        <w:bottom w:val="none" w:sz="0" w:space="0" w:color="auto"/>
        <w:right w:val="none" w:sz="0" w:space="0" w:color="auto"/>
      </w:divBdr>
    </w:div>
    <w:div w:id="81724310">
      <w:marLeft w:val="0"/>
      <w:marRight w:val="0"/>
      <w:marTop w:val="0"/>
      <w:marBottom w:val="0"/>
      <w:divBdr>
        <w:top w:val="none" w:sz="0" w:space="0" w:color="auto"/>
        <w:left w:val="none" w:sz="0" w:space="0" w:color="auto"/>
        <w:bottom w:val="none" w:sz="0" w:space="0" w:color="auto"/>
        <w:right w:val="none" w:sz="0" w:space="0" w:color="auto"/>
      </w:divBdr>
    </w:div>
    <w:div w:id="81729591">
      <w:marLeft w:val="0"/>
      <w:marRight w:val="0"/>
      <w:marTop w:val="0"/>
      <w:marBottom w:val="0"/>
      <w:divBdr>
        <w:top w:val="none" w:sz="0" w:space="0" w:color="auto"/>
        <w:left w:val="none" w:sz="0" w:space="0" w:color="auto"/>
        <w:bottom w:val="none" w:sz="0" w:space="0" w:color="auto"/>
        <w:right w:val="none" w:sz="0" w:space="0" w:color="auto"/>
      </w:divBdr>
    </w:div>
    <w:div w:id="81755161">
      <w:marLeft w:val="0"/>
      <w:marRight w:val="0"/>
      <w:marTop w:val="0"/>
      <w:marBottom w:val="0"/>
      <w:divBdr>
        <w:top w:val="none" w:sz="0" w:space="0" w:color="auto"/>
        <w:left w:val="none" w:sz="0" w:space="0" w:color="auto"/>
        <w:bottom w:val="none" w:sz="0" w:space="0" w:color="auto"/>
        <w:right w:val="none" w:sz="0" w:space="0" w:color="auto"/>
      </w:divBdr>
    </w:div>
    <w:div w:id="81873772">
      <w:marLeft w:val="0"/>
      <w:marRight w:val="0"/>
      <w:marTop w:val="0"/>
      <w:marBottom w:val="0"/>
      <w:divBdr>
        <w:top w:val="none" w:sz="0" w:space="0" w:color="auto"/>
        <w:left w:val="none" w:sz="0" w:space="0" w:color="auto"/>
        <w:bottom w:val="none" w:sz="0" w:space="0" w:color="auto"/>
        <w:right w:val="none" w:sz="0" w:space="0" w:color="auto"/>
      </w:divBdr>
    </w:div>
    <w:div w:id="81921691">
      <w:marLeft w:val="480"/>
      <w:marRight w:val="0"/>
      <w:marTop w:val="0"/>
      <w:marBottom w:val="0"/>
      <w:divBdr>
        <w:top w:val="none" w:sz="0" w:space="0" w:color="auto"/>
        <w:left w:val="none" w:sz="0" w:space="0" w:color="auto"/>
        <w:bottom w:val="none" w:sz="0" w:space="0" w:color="auto"/>
        <w:right w:val="none" w:sz="0" w:space="0" w:color="auto"/>
      </w:divBdr>
    </w:div>
    <w:div w:id="81925262">
      <w:marLeft w:val="0"/>
      <w:marRight w:val="0"/>
      <w:marTop w:val="0"/>
      <w:marBottom w:val="0"/>
      <w:divBdr>
        <w:top w:val="none" w:sz="0" w:space="0" w:color="auto"/>
        <w:left w:val="none" w:sz="0" w:space="0" w:color="auto"/>
        <w:bottom w:val="none" w:sz="0" w:space="0" w:color="auto"/>
        <w:right w:val="none" w:sz="0" w:space="0" w:color="auto"/>
      </w:divBdr>
    </w:div>
    <w:div w:id="81994647">
      <w:marLeft w:val="0"/>
      <w:marRight w:val="0"/>
      <w:marTop w:val="0"/>
      <w:marBottom w:val="0"/>
      <w:divBdr>
        <w:top w:val="none" w:sz="0" w:space="0" w:color="auto"/>
        <w:left w:val="none" w:sz="0" w:space="0" w:color="auto"/>
        <w:bottom w:val="none" w:sz="0" w:space="0" w:color="auto"/>
        <w:right w:val="none" w:sz="0" w:space="0" w:color="auto"/>
      </w:divBdr>
    </w:div>
    <w:div w:id="82066334">
      <w:marLeft w:val="0"/>
      <w:marRight w:val="0"/>
      <w:marTop w:val="0"/>
      <w:marBottom w:val="0"/>
      <w:divBdr>
        <w:top w:val="none" w:sz="0" w:space="0" w:color="auto"/>
        <w:left w:val="none" w:sz="0" w:space="0" w:color="auto"/>
        <w:bottom w:val="none" w:sz="0" w:space="0" w:color="auto"/>
        <w:right w:val="none" w:sz="0" w:space="0" w:color="auto"/>
      </w:divBdr>
    </w:div>
    <w:div w:id="82070888">
      <w:bodyDiv w:val="1"/>
      <w:marLeft w:val="0"/>
      <w:marRight w:val="0"/>
      <w:marTop w:val="0"/>
      <w:marBottom w:val="0"/>
      <w:divBdr>
        <w:top w:val="none" w:sz="0" w:space="0" w:color="auto"/>
        <w:left w:val="none" w:sz="0" w:space="0" w:color="auto"/>
        <w:bottom w:val="none" w:sz="0" w:space="0" w:color="auto"/>
        <w:right w:val="none" w:sz="0" w:space="0" w:color="auto"/>
      </w:divBdr>
    </w:div>
    <w:div w:id="82145902">
      <w:marLeft w:val="0"/>
      <w:marRight w:val="0"/>
      <w:marTop w:val="0"/>
      <w:marBottom w:val="0"/>
      <w:divBdr>
        <w:top w:val="none" w:sz="0" w:space="0" w:color="auto"/>
        <w:left w:val="none" w:sz="0" w:space="0" w:color="auto"/>
        <w:bottom w:val="none" w:sz="0" w:space="0" w:color="auto"/>
        <w:right w:val="none" w:sz="0" w:space="0" w:color="auto"/>
      </w:divBdr>
    </w:div>
    <w:div w:id="82146902">
      <w:marLeft w:val="0"/>
      <w:marRight w:val="0"/>
      <w:marTop w:val="0"/>
      <w:marBottom w:val="0"/>
      <w:divBdr>
        <w:top w:val="none" w:sz="0" w:space="0" w:color="auto"/>
        <w:left w:val="none" w:sz="0" w:space="0" w:color="auto"/>
        <w:bottom w:val="none" w:sz="0" w:space="0" w:color="auto"/>
        <w:right w:val="none" w:sz="0" w:space="0" w:color="auto"/>
      </w:divBdr>
    </w:div>
    <w:div w:id="82185538">
      <w:marLeft w:val="0"/>
      <w:marRight w:val="0"/>
      <w:marTop w:val="0"/>
      <w:marBottom w:val="0"/>
      <w:divBdr>
        <w:top w:val="none" w:sz="0" w:space="0" w:color="auto"/>
        <w:left w:val="none" w:sz="0" w:space="0" w:color="auto"/>
        <w:bottom w:val="none" w:sz="0" w:space="0" w:color="auto"/>
        <w:right w:val="none" w:sz="0" w:space="0" w:color="auto"/>
      </w:divBdr>
    </w:div>
    <w:div w:id="82259786">
      <w:marLeft w:val="0"/>
      <w:marRight w:val="0"/>
      <w:marTop w:val="0"/>
      <w:marBottom w:val="0"/>
      <w:divBdr>
        <w:top w:val="none" w:sz="0" w:space="0" w:color="auto"/>
        <w:left w:val="none" w:sz="0" w:space="0" w:color="auto"/>
        <w:bottom w:val="none" w:sz="0" w:space="0" w:color="auto"/>
        <w:right w:val="none" w:sz="0" w:space="0" w:color="auto"/>
      </w:divBdr>
    </w:div>
    <w:div w:id="82259950">
      <w:marLeft w:val="0"/>
      <w:marRight w:val="0"/>
      <w:marTop w:val="0"/>
      <w:marBottom w:val="0"/>
      <w:divBdr>
        <w:top w:val="none" w:sz="0" w:space="0" w:color="auto"/>
        <w:left w:val="none" w:sz="0" w:space="0" w:color="auto"/>
        <w:bottom w:val="none" w:sz="0" w:space="0" w:color="auto"/>
        <w:right w:val="none" w:sz="0" w:space="0" w:color="auto"/>
      </w:divBdr>
    </w:div>
    <w:div w:id="82260924">
      <w:marLeft w:val="0"/>
      <w:marRight w:val="0"/>
      <w:marTop w:val="0"/>
      <w:marBottom w:val="0"/>
      <w:divBdr>
        <w:top w:val="none" w:sz="0" w:space="0" w:color="auto"/>
        <w:left w:val="none" w:sz="0" w:space="0" w:color="auto"/>
        <w:bottom w:val="none" w:sz="0" w:space="0" w:color="auto"/>
        <w:right w:val="none" w:sz="0" w:space="0" w:color="auto"/>
      </w:divBdr>
    </w:div>
    <w:div w:id="82262033">
      <w:marLeft w:val="0"/>
      <w:marRight w:val="0"/>
      <w:marTop w:val="0"/>
      <w:marBottom w:val="0"/>
      <w:divBdr>
        <w:top w:val="none" w:sz="0" w:space="0" w:color="auto"/>
        <w:left w:val="none" w:sz="0" w:space="0" w:color="auto"/>
        <w:bottom w:val="none" w:sz="0" w:space="0" w:color="auto"/>
        <w:right w:val="none" w:sz="0" w:space="0" w:color="auto"/>
      </w:divBdr>
    </w:div>
    <w:div w:id="82379689">
      <w:marLeft w:val="0"/>
      <w:marRight w:val="0"/>
      <w:marTop w:val="0"/>
      <w:marBottom w:val="0"/>
      <w:divBdr>
        <w:top w:val="none" w:sz="0" w:space="0" w:color="auto"/>
        <w:left w:val="none" w:sz="0" w:space="0" w:color="auto"/>
        <w:bottom w:val="none" w:sz="0" w:space="0" w:color="auto"/>
        <w:right w:val="none" w:sz="0" w:space="0" w:color="auto"/>
      </w:divBdr>
    </w:div>
    <w:div w:id="82384774">
      <w:marLeft w:val="0"/>
      <w:marRight w:val="0"/>
      <w:marTop w:val="0"/>
      <w:marBottom w:val="0"/>
      <w:divBdr>
        <w:top w:val="none" w:sz="0" w:space="0" w:color="auto"/>
        <w:left w:val="none" w:sz="0" w:space="0" w:color="auto"/>
        <w:bottom w:val="none" w:sz="0" w:space="0" w:color="auto"/>
        <w:right w:val="none" w:sz="0" w:space="0" w:color="auto"/>
      </w:divBdr>
    </w:div>
    <w:div w:id="82384921">
      <w:marLeft w:val="0"/>
      <w:marRight w:val="0"/>
      <w:marTop w:val="0"/>
      <w:marBottom w:val="0"/>
      <w:divBdr>
        <w:top w:val="none" w:sz="0" w:space="0" w:color="auto"/>
        <w:left w:val="none" w:sz="0" w:space="0" w:color="auto"/>
        <w:bottom w:val="none" w:sz="0" w:space="0" w:color="auto"/>
        <w:right w:val="none" w:sz="0" w:space="0" w:color="auto"/>
      </w:divBdr>
    </w:div>
    <w:div w:id="82385012">
      <w:marLeft w:val="0"/>
      <w:marRight w:val="0"/>
      <w:marTop w:val="0"/>
      <w:marBottom w:val="0"/>
      <w:divBdr>
        <w:top w:val="none" w:sz="0" w:space="0" w:color="auto"/>
        <w:left w:val="none" w:sz="0" w:space="0" w:color="auto"/>
        <w:bottom w:val="none" w:sz="0" w:space="0" w:color="auto"/>
        <w:right w:val="none" w:sz="0" w:space="0" w:color="auto"/>
      </w:divBdr>
    </w:div>
    <w:div w:id="82386174">
      <w:marLeft w:val="0"/>
      <w:marRight w:val="0"/>
      <w:marTop w:val="0"/>
      <w:marBottom w:val="0"/>
      <w:divBdr>
        <w:top w:val="none" w:sz="0" w:space="0" w:color="auto"/>
        <w:left w:val="none" w:sz="0" w:space="0" w:color="auto"/>
        <w:bottom w:val="none" w:sz="0" w:space="0" w:color="auto"/>
        <w:right w:val="none" w:sz="0" w:space="0" w:color="auto"/>
      </w:divBdr>
    </w:div>
    <w:div w:id="82646357">
      <w:marLeft w:val="0"/>
      <w:marRight w:val="0"/>
      <w:marTop w:val="0"/>
      <w:marBottom w:val="0"/>
      <w:divBdr>
        <w:top w:val="none" w:sz="0" w:space="0" w:color="auto"/>
        <w:left w:val="none" w:sz="0" w:space="0" w:color="auto"/>
        <w:bottom w:val="none" w:sz="0" w:space="0" w:color="auto"/>
        <w:right w:val="none" w:sz="0" w:space="0" w:color="auto"/>
      </w:divBdr>
    </w:div>
    <w:div w:id="82652045">
      <w:marLeft w:val="0"/>
      <w:marRight w:val="0"/>
      <w:marTop w:val="0"/>
      <w:marBottom w:val="0"/>
      <w:divBdr>
        <w:top w:val="none" w:sz="0" w:space="0" w:color="auto"/>
        <w:left w:val="none" w:sz="0" w:space="0" w:color="auto"/>
        <w:bottom w:val="none" w:sz="0" w:space="0" w:color="auto"/>
        <w:right w:val="none" w:sz="0" w:space="0" w:color="auto"/>
      </w:divBdr>
    </w:div>
    <w:div w:id="82723134">
      <w:marLeft w:val="0"/>
      <w:marRight w:val="0"/>
      <w:marTop w:val="0"/>
      <w:marBottom w:val="0"/>
      <w:divBdr>
        <w:top w:val="none" w:sz="0" w:space="0" w:color="auto"/>
        <w:left w:val="none" w:sz="0" w:space="0" w:color="auto"/>
        <w:bottom w:val="none" w:sz="0" w:space="0" w:color="auto"/>
        <w:right w:val="none" w:sz="0" w:space="0" w:color="auto"/>
      </w:divBdr>
    </w:div>
    <w:div w:id="82724027">
      <w:marLeft w:val="0"/>
      <w:marRight w:val="0"/>
      <w:marTop w:val="0"/>
      <w:marBottom w:val="0"/>
      <w:divBdr>
        <w:top w:val="none" w:sz="0" w:space="0" w:color="auto"/>
        <w:left w:val="none" w:sz="0" w:space="0" w:color="auto"/>
        <w:bottom w:val="none" w:sz="0" w:space="0" w:color="auto"/>
        <w:right w:val="none" w:sz="0" w:space="0" w:color="auto"/>
      </w:divBdr>
    </w:div>
    <w:div w:id="82724860">
      <w:marLeft w:val="0"/>
      <w:marRight w:val="0"/>
      <w:marTop w:val="0"/>
      <w:marBottom w:val="0"/>
      <w:divBdr>
        <w:top w:val="none" w:sz="0" w:space="0" w:color="auto"/>
        <w:left w:val="none" w:sz="0" w:space="0" w:color="auto"/>
        <w:bottom w:val="none" w:sz="0" w:space="0" w:color="auto"/>
        <w:right w:val="none" w:sz="0" w:space="0" w:color="auto"/>
      </w:divBdr>
    </w:div>
    <w:div w:id="82727481">
      <w:marLeft w:val="0"/>
      <w:marRight w:val="0"/>
      <w:marTop w:val="0"/>
      <w:marBottom w:val="0"/>
      <w:divBdr>
        <w:top w:val="none" w:sz="0" w:space="0" w:color="auto"/>
        <w:left w:val="none" w:sz="0" w:space="0" w:color="auto"/>
        <w:bottom w:val="none" w:sz="0" w:space="0" w:color="auto"/>
        <w:right w:val="none" w:sz="0" w:space="0" w:color="auto"/>
      </w:divBdr>
    </w:div>
    <w:div w:id="82840637">
      <w:marLeft w:val="0"/>
      <w:marRight w:val="0"/>
      <w:marTop w:val="0"/>
      <w:marBottom w:val="0"/>
      <w:divBdr>
        <w:top w:val="none" w:sz="0" w:space="0" w:color="auto"/>
        <w:left w:val="none" w:sz="0" w:space="0" w:color="auto"/>
        <w:bottom w:val="none" w:sz="0" w:space="0" w:color="auto"/>
        <w:right w:val="none" w:sz="0" w:space="0" w:color="auto"/>
      </w:divBdr>
    </w:div>
    <w:div w:id="82846049">
      <w:marLeft w:val="0"/>
      <w:marRight w:val="0"/>
      <w:marTop w:val="0"/>
      <w:marBottom w:val="0"/>
      <w:divBdr>
        <w:top w:val="none" w:sz="0" w:space="0" w:color="auto"/>
        <w:left w:val="none" w:sz="0" w:space="0" w:color="auto"/>
        <w:bottom w:val="none" w:sz="0" w:space="0" w:color="auto"/>
        <w:right w:val="none" w:sz="0" w:space="0" w:color="auto"/>
      </w:divBdr>
    </w:div>
    <w:div w:id="82847094">
      <w:bodyDiv w:val="1"/>
      <w:marLeft w:val="0"/>
      <w:marRight w:val="0"/>
      <w:marTop w:val="0"/>
      <w:marBottom w:val="0"/>
      <w:divBdr>
        <w:top w:val="none" w:sz="0" w:space="0" w:color="auto"/>
        <w:left w:val="none" w:sz="0" w:space="0" w:color="auto"/>
        <w:bottom w:val="none" w:sz="0" w:space="0" w:color="auto"/>
        <w:right w:val="none" w:sz="0" w:space="0" w:color="auto"/>
      </w:divBdr>
    </w:div>
    <w:div w:id="82922492">
      <w:marLeft w:val="0"/>
      <w:marRight w:val="0"/>
      <w:marTop w:val="0"/>
      <w:marBottom w:val="0"/>
      <w:divBdr>
        <w:top w:val="none" w:sz="0" w:space="0" w:color="auto"/>
        <w:left w:val="none" w:sz="0" w:space="0" w:color="auto"/>
        <w:bottom w:val="none" w:sz="0" w:space="0" w:color="auto"/>
        <w:right w:val="none" w:sz="0" w:space="0" w:color="auto"/>
      </w:divBdr>
    </w:div>
    <w:div w:id="82922656">
      <w:marLeft w:val="0"/>
      <w:marRight w:val="0"/>
      <w:marTop w:val="0"/>
      <w:marBottom w:val="0"/>
      <w:divBdr>
        <w:top w:val="none" w:sz="0" w:space="0" w:color="auto"/>
        <w:left w:val="none" w:sz="0" w:space="0" w:color="auto"/>
        <w:bottom w:val="none" w:sz="0" w:space="0" w:color="auto"/>
        <w:right w:val="none" w:sz="0" w:space="0" w:color="auto"/>
      </w:divBdr>
    </w:div>
    <w:div w:id="82923143">
      <w:marLeft w:val="480"/>
      <w:marRight w:val="0"/>
      <w:marTop w:val="0"/>
      <w:marBottom w:val="0"/>
      <w:divBdr>
        <w:top w:val="none" w:sz="0" w:space="0" w:color="auto"/>
        <w:left w:val="none" w:sz="0" w:space="0" w:color="auto"/>
        <w:bottom w:val="none" w:sz="0" w:space="0" w:color="auto"/>
        <w:right w:val="none" w:sz="0" w:space="0" w:color="auto"/>
      </w:divBdr>
    </w:div>
    <w:div w:id="83110128">
      <w:marLeft w:val="0"/>
      <w:marRight w:val="0"/>
      <w:marTop w:val="0"/>
      <w:marBottom w:val="0"/>
      <w:divBdr>
        <w:top w:val="none" w:sz="0" w:space="0" w:color="auto"/>
        <w:left w:val="none" w:sz="0" w:space="0" w:color="auto"/>
        <w:bottom w:val="none" w:sz="0" w:space="0" w:color="auto"/>
        <w:right w:val="none" w:sz="0" w:space="0" w:color="auto"/>
      </w:divBdr>
    </w:div>
    <w:div w:id="83110838">
      <w:marLeft w:val="0"/>
      <w:marRight w:val="0"/>
      <w:marTop w:val="0"/>
      <w:marBottom w:val="0"/>
      <w:divBdr>
        <w:top w:val="none" w:sz="0" w:space="0" w:color="auto"/>
        <w:left w:val="none" w:sz="0" w:space="0" w:color="auto"/>
        <w:bottom w:val="none" w:sz="0" w:space="0" w:color="auto"/>
        <w:right w:val="none" w:sz="0" w:space="0" w:color="auto"/>
      </w:divBdr>
    </w:div>
    <w:div w:id="83117099">
      <w:marLeft w:val="0"/>
      <w:marRight w:val="0"/>
      <w:marTop w:val="0"/>
      <w:marBottom w:val="0"/>
      <w:divBdr>
        <w:top w:val="none" w:sz="0" w:space="0" w:color="auto"/>
        <w:left w:val="none" w:sz="0" w:space="0" w:color="auto"/>
        <w:bottom w:val="none" w:sz="0" w:space="0" w:color="auto"/>
        <w:right w:val="none" w:sz="0" w:space="0" w:color="auto"/>
      </w:divBdr>
    </w:div>
    <w:div w:id="83185504">
      <w:marLeft w:val="0"/>
      <w:marRight w:val="0"/>
      <w:marTop w:val="0"/>
      <w:marBottom w:val="0"/>
      <w:divBdr>
        <w:top w:val="none" w:sz="0" w:space="0" w:color="auto"/>
        <w:left w:val="none" w:sz="0" w:space="0" w:color="auto"/>
        <w:bottom w:val="none" w:sz="0" w:space="0" w:color="auto"/>
        <w:right w:val="none" w:sz="0" w:space="0" w:color="auto"/>
      </w:divBdr>
    </w:div>
    <w:div w:id="83455134">
      <w:marLeft w:val="0"/>
      <w:marRight w:val="0"/>
      <w:marTop w:val="0"/>
      <w:marBottom w:val="0"/>
      <w:divBdr>
        <w:top w:val="none" w:sz="0" w:space="0" w:color="auto"/>
        <w:left w:val="none" w:sz="0" w:space="0" w:color="auto"/>
        <w:bottom w:val="none" w:sz="0" w:space="0" w:color="auto"/>
        <w:right w:val="none" w:sz="0" w:space="0" w:color="auto"/>
      </w:divBdr>
    </w:div>
    <w:div w:id="83501023">
      <w:marLeft w:val="0"/>
      <w:marRight w:val="0"/>
      <w:marTop w:val="0"/>
      <w:marBottom w:val="0"/>
      <w:divBdr>
        <w:top w:val="none" w:sz="0" w:space="0" w:color="auto"/>
        <w:left w:val="none" w:sz="0" w:space="0" w:color="auto"/>
        <w:bottom w:val="none" w:sz="0" w:space="0" w:color="auto"/>
        <w:right w:val="none" w:sz="0" w:space="0" w:color="auto"/>
      </w:divBdr>
    </w:div>
    <w:div w:id="83577497">
      <w:marLeft w:val="0"/>
      <w:marRight w:val="0"/>
      <w:marTop w:val="0"/>
      <w:marBottom w:val="0"/>
      <w:divBdr>
        <w:top w:val="none" w:sz="0" w:space="0" w:color="auto"/>
        <w:left w:val="none" w:sz="0" w:space="0" w:color="auto"/>
        <w:bottom w:val="none" w:sz="0" w:space="0" w:color="auto"/>
        <w:right w:val="none" w:sz="0" w:space="0" w:color="auto"/>
      </w:divBdr>
    </w:div>
    <w:div w:id="83692239">
      <w:marLeft w:val="0"/>
      <w:marRight w:val="0"/>
      <w:marTop w:val="0"/>
      <w:marBottom w:val="0"/>
      <w:divBdr>
        <w:top w:val="none" w:sz="0" w:space="0" w:color="auto"/>
        <w:left w:val="none" w:sz="0" w:space="0" w:color="auto"/>
        <w:bottom w:val="none" w:sz="0" w:space="0" w:color="auto"/>
        <w:right w:val="none" w:sz="0" w:space="0" w:color="auto"/>
      </w:divBdr>
    </w:div>
    <w:div w:id="83693120">
      <w:marLeft w:val="0"/>
      <w:marRight w:val="0"/>
      <w:marTop w:val="0"/>
      <w:marBottom w:val="0"/>
      <w:divBdr>
        <w:top w:val="none" w:sz="0" w:space="0" w:color="auto"/>
        <w:left w:val="none" w:sz="0" w:space="0" w:color="auto"/>
        <w:bottom w:val="none" w:sz="0" w:space="0" w:color="auto"/>
        <w:right w:val="none" w:sz="0" w:space="0" w:color="auto"/>
      </w:divBdr>
    </w:div>
    <w:div w:id="83694919">
      <w:marLeft w:val="0"/>
      <w:marRight w:val="0"/>
      <w:marTop w:val="0"/>
      <w:marBottom w:val="0"/>
      <w:divBdr>
        <w:top w:val="none" w:sz="0" w:space="0" w:color="auto"/>
        <w:left w:val="none" w:sz="0" w:space="0" w:color="auto"/>
        <w:bottom w:val="none" w:sz="0" w:space="0" w:color="auto"/>
        <w:right w:val="none" w:sz="0" w:space="0" w:color="auto"/>
      </w:divBdr>
    </w:div>
    <w:div w:id="83914653">
      <w:marLeft w:val="0"/>
      <w:marRight w:val="0"/>
      <w:marTop w:val="0"/>
      <w:marBottom w:val="0"/>
      <w:divBdr>
        <w:top w:val="none" w:sz="0" w:space="0" w:color="auto"/>
        <w:left w:val="none" w:sz="0" w:space="0" w:color="auto"/>
        <w:bottom w:val="none" w:sz="0" w:space="0" w:color="auto"/>
        <w:right w:val="none" w:sz="0" w:space="0" w:color="auto"/>
      </w:divBdr>
    </w:div>
    <w:div w:id="83964966">
      <w:marLeft w:val="0"/>
      <w:marRight w:val="0"/>
      <w:marTop w:val="0"/>
      <w:marBottom w:val="0"/>
      <w:divBdr>
        <w:top w:val="none" w:sz="0" w:space="0" w:color="auto"/>
        <w:left w:val="none" w:sz="0" w:space="0" w:color="auto"/>
        <w:bottom w:val="none" w:sz="0" w:space="0" w:color="auto"/>
        <w:right w:val="none" w:sz="0" w:space="0" w:color="auto"/>
      </w:divBdr>
    </w:div>
    <w:div w:id="83965540">
      <w:marLeft w:val="0"/>
      <w:marRight w:val="0"/>
      <w:marTop w:val="0"/>
      <w:marBottom w:val="0"/>
      <w:divBdr>
        <w:top w:val="none" w:sz="0" w:space="0" w:color="auto"/>
        <w:left w:val="none" w:sz="0" w:space="0" w:color="auto"/>
        <w:bottom w:val="none" w:sz="0" w:space="0" w:color="auto"/>
        <w:right w:val="none" w:sz="0" w:space="0" w:color="auto"/>
      </w:divBdr>
    </w:div>
    <w:div w:id="83965922">
      <w:marLeft w:val="0"/>
      <w:marRight w:val="0"/>
      <w:marTop w:val="0"/>
      <w:marBottom w:val="0"/>
      <w:divBdr>
        <w:top w:val="none" w:sz="0" w:space="0" w:color="auto"/>
        <w:left w:val="none" w:sz="0" w:space="0" w:color="auto"/>
        <w:bottom w:val="none" w:sz="0" w:space="0" w:color="auto"/>
        <w:right w:val="none" w:sz="0" w:space="0" w:color="auto"/>
      </w:divBdr>
    </w:div>
    <w:div w:id="83966263">
      <w:marLeft w:val="0"/>
      <w:marRight w:val="0"/>
      <w:marTop w:val="0"/>
      <w:marBottom w:val="0"/>
      <w:divBdr>
        <w:top w:val="none" w:sz="0" w:space="0" w:color="auto"/>
        <w:left w:val="none" w:sz="0" w:space="0" w:color="auto"/>
        <w:bottom w:val="none" w:sz="0" w:space="0" w:color="auto"/>
        <w:right w:val="none" w:sz="0" w:space="0" w:color="auto"/>
      </w:divBdr>
    </w:div>
    <w:div w:id="84083195">
      <w:marLeft w:val="0"/>
      <w:marRight w:val="0"/>
      <w:marTop w:val="0"/>
      <w:marBottom w:val="0"/>
      <w:divBdr>
        <w:top w:val="none" w:sz="0" w:space="0" w:color="auto"/>
        <w:left w:val="none" w:sz="0" w:space="0" w:color="auto"/>
        <w:bottom w:val="none" w:sz="0" w:space="0" w:color="auto"/>
        <w:right w:val="none" w:sz="0" w:space="0" w:color="auto"/>
      </w:divBdr>
    </w:div>
    <w:div w:id="84108503">
      <w:marLeft w:val="0"/>
      <w:marRight w:val="0"/>
      <w:marTop w:val="0"/>
      <w:marBottom w:val="0"/>
      <w:divBdr>
        <w:top w:val="none" w:sz="0" w:space="0" w:color="auto"/>
        <w:left w:val="none" w:sz="0" w:space="0" w:color="auto"/>
        <w:bottom w:val="none" w:sz="0" w:space="0" w:color="auto"/>
        <w:right w:val="none" w:sz="0" w:space="0" w:color="auto"/>
      </w:divBdr>
    </w:div>
    <w:div w:id="84349363">
      <w:marLeft w:val="0"/>
      <w:marRight w:val="0"/>
      <w:marTop w:val="0"/>
      <w:marBottom w:val="0"/>
      <w:divBdr>
        <w:top w:val="none" w:sz="0" w:space="0" w:color="auto"/>
        <w:left w:val="none" w:sz="0" w:space="0" w:color="auto"/>
        <w:bottom w:val="none" w:sz="0" w:space="0" w:color="auto"/>
        <w:right w:val="none" w:sz="0" w:space="0" w:color="auto"/>
      </w:divBdr>
    </w:div>
    <w:div w:id="84423463">
      <w:marLeft w:val="0"/>
      <w:marRight w:val="0"/>
      <w:marTop w:val="0"/>
      <w:marBottom w:val="0"/>
      <w:divBdr>
        <w:top w:val="none" w:sz="0" w:space="0" w:color="auto"/>
        <w:left w:val="none" w:sz="0" w:space="0" w:color="auto"/>
        <w:bottom w:val="none" w:sz="0" w:space="0" w:color="auto"/>
        <w:right w:val="none" w:sz="0" w:space="0" w:color="auto"/>
      </w:divBdr>
    </w:div>
    <w:div w:id="84425572">
      <w:marLeft w:val="0"/>
      <w:marRight w:val="0"/>
      <w:marTop w:val="0"/>
      <w:marBottom w:val="0"/>
      <w:divBdr>
        <w:top w:val="none" w:sz="0" w:space="0" w:color="auto"/>
        <w:left w:val="none" w:sz="0" w:space="0" w:color="auto"/>
        <w:bottom w:val="none" w:sz="0" w:space="0" w:color="auto"/>
        <w:right w:val="none" w:sz="0" w:space="0" w:color="auto"/>
      </w:divBdr>
    </w:div>
    <w:div w:id="84494903">
      <w:marLeft w:val="0"/>
      <w:marRight w:val="0"/>
      <w:marTop w:val="0"/>
      <w:marBottom w:val="0"/>
      <w:divBdr>
        <w:top w:val="none" w:sz="0" w:space="0" w:color="auto"/>
        <w:left w:val="none" w:sz="0" w:space="0" w:color="auto"/>
        <w:bottom w:val="none" w:sz="0" w:space="0" w:color="auto"/>
        <w:right w:val="none" w:sz="0" w:space="0" w:color="auto"/>
      </w:divBdr>
    </w:div>
    <w:div w:id="84503343">
      <w:marLeft w:val="0"/>
      <w:marRight w:val="0"/>
      <w:marTop w:val="0"/>
      <w:marBottom w:val="0"/>
      <w:divBdr>
        <w:top w:val="none" w:sz="0" w:space="0" w:color="auto"/>
        <w:left w:val="none" w:sz="0" w:space="0" w:color="auto"/>
        <w:bottom w:val="none" w:sz="0" w:space="0" w:color="auto"/>
        <w:right w:val="none" w:sz="0" w:space="0" w:color="auto"/>
      </w:divBdr>
    </w:div>
    <w:div w:id="84693307">
      <w:marLeft w:val="0"/>
      <w:marRight w:val="0"/>
      <w:marTop w:val="0"/>
      <w:marBottom w:val="0"/>
      <w:divBdr>
        <w:top w:val="none" w:sz="0" w:space="0" w:color="auto"/>
        <w:left w:val="none" w:sz="0" w:space="0" w:color="auto"/>
        <w:bottom w:val="none" w:sz="0" w:space="0" w:color="auto"/>
        <w:right w:val="none" w:sz="0" w:space="0" w:color="auto"/>
      </w:divBdr>
    </w:div>
    <w:div w:id="84739701">
      <w:marLeft w:val="0"/>
      <w:marRight w:val="0"/>
      <w:marTop w:val="0"/>
      <w:marBottom w:val="0"/>
      <w:divBdr>
        <w:top w:val="none" w:sz="0" w:space="0" w:color="auto"/>
        <w:left w:val="none" w:sz="0" w:space="0" w:color="auto"/>
        <w:bottom w:val="none" w:sz="0" w:space="0" w:color="auto"/>
        <w:right w:val="none" w:sz="0" w:space="0" w:color="auto"/>
      </w:divBdr>
    </w:div>
    <w:div w:id="84962619">
      <w:marLeft w:val="0"/>
      <w:marRight w:val="0"/>
      <w:marTop w:val="0"/>
      <w:marBottom w:val="0"/>
      <w:divBdr>
        <w:top w:val="none" w:sz="0" w:space="0" w:color="auto"/>
        <w:left w:val="none" w:sz="0" w:space="0" w:color="auto"/>
        <w:bottom w:val="none" w:sz="0" w:space="0" w:color="auto"/>
        <w:right w:val="none" w:sz="0" w:space="0" w:color="auto"/>
      </w:divBdr>
    </w:div>
    <w:div w:id="84962777">
      <w:marLeft w:val="0"/>
      <w:marRight w:val="0"/>
      <w:marTop w:val="0"/>
      <w:marBottom w:val="0"/>
      <w:divBdr>
        <w:top w:val="none" w:sz="0" w:space="0" w:color="auto"/>
        <w:left w:val="none" w:sz="0" w:space="0" w:color="auto"/>
        <w:bottom w:val="none" w:sz="0" w:space="0" w:color="auto"/>
        <w:right w:val="none" w:sz="0" w:space="0" w:color="auto"/>
      </w:divBdr>
    </w:div>
    <w:div w:id="84963154">
      <w:marLeft w:val="0"/>
      <w:marRight w:val="0"/>
      <w:marTop w:val="0"/>
      <w:marBottom w:val="0"/>
      <w:divBdr>
        <w:top w:val="none" w:sz="0" w:space="0" w:color="auto"/>
        <w:left w:val="none" w:sz="0" w:space="0" w:color="auto"/>
        <w:bottom w:val="none" w:sz="0" w:space="0" w:color="auto"/>
        <w:right w:val="none" w:sz="0" w:space="0" w:color="auto"/>
      </w:divBdr>
    </w:div>
    <w:div w:id="85007200">
      <w:marLeft w:val="0"/>
      <w:marRight w:val="0"/>
      <w:marTop w:val="0"/>
      <w:marBottom w:val="0"/>
      <w:divBdr>
        <w:top w:val="none" w:sz="0" w:space="0" w:color="auto"/>
        <w:left w:val="none" w:sz="0" w:space="0" w:color="auto"/>
        <w:bottom w:val="none" w:sz="0" w:space="0" w:color="auto"/>
        <w:right w:val="none" w:sz="0" w:space="0" w:color="auto"/>
      </w:divBdr>
    </w:div>
    <w:div w:id="85197982">
      <w:marLeft w:val="0"/>
      <w:marRight w:val="0"/>
      <w:marTop w:val="0"/>
      <w:marBottom w:val="0"/>
      <w:divBdr>
        <w:top w:val="none" w:sz="0" w:space="0" w:color="auto"/>
        <w:left w:val="none" w:sz="0" w:space="0" w:color="auto"/>
        <w:bottom w:val="none" w:sz="0" w:space="0" w:color="auto"/>
        <w:right w:val="none" w:sz="0" w:space="0" w:color="auto"/>
      </w:divBdr>
    </w:div>
    <w:div w:id="85198086">
      <w:marLeft w:val="0"/>
      <w:marRight w:val="0"/>
      <w:marTop w:val="0"/>
      <w:marBottom w:val="0"/>
      <w:divBdr>
        <w:top w:val="none" w:sz="0" w:space="0" w:color="auto"/>
        <w:left w:val="none" w:sz="0" w:space="0" w:color="auto"/>
        <w:bottom w:val="none" w:sz="0" w:space="0" w:color="auto"/>
        <w:right w:val="none" w:sz="0" w:space="0" w:color="auto"/>
      </w:divBdr>
    </w:div>
    <w:div w:id="85268946">
      <w:marLeft w:val="0"/>
      <w:marRight w:val="0"/>
      <w:marTop w:val="0"/>
      <w:marBottom w:val="0"/>
      <w:divBdr>
        <w:top w:val="none" w:sz="0" w:space="0" w:color="auto"/>
        <w:left w:val="none" w:sz="0" w:space="0" w:color="auto"/>
        <w:bottom w:val="none" w:sz="0" w:space="0" w:color="auto"/>
        <w:right w:val="none" w:sz="0" w:space="0" w:color="auto"/>
      </w:divBdr>
    </w:div>
    <w:div w:id="85423076">
      <w:marLeft w:val="0"/>
      <w:marRight w:val="0"/>
      <w:marTop w:val="0"/>
      <w:marBottom w:val="0"/>
      <w:divBdr>
        <w:top w:val="none" w:sz="0" w:space="0" w:color="auto"/>
        <w:left w:val="none" w:sz="0" w:space="0" w:color="auto"/>
        <w:bottom w:val="none" w:sz="0" w:space="0" w:color="auto"/>
        <w:right w:val="none" w:sz="0" w:space="0" w:color="auto"/>
      </w:divBdr>
    </w:div>
    <w:div w:id="85463251">
      <w:marLeft w:val="0"/>
      <w:marRight w:val="0"/>
      <w:marTop w:val="0"/>
      <w:marBottom w:val="0"/>
      <w:divBdr>
        <w:top w:val="none" w:sz="0" w:space="0" w:color="auto"/>
        <w:left w:val="none" w:sz="0" w:space="0" w:color="auto"/>
        <w:bottom w:val="none" w:sz="0" w:space="0" w:color="auto"/>
        <w:right w:val="none" w:sz="0" w:space="0" w:color="auto"/>
      </w:divBdr>
    </w:div>
    <w:div w:id="85616998">
      <w:marLeft w:val="0"/>
      <w:marRight w:val="0"/>
      <w:marTop w:val="0"/>
      <w:marBottom w:val="0"/>
      <w:divBdr>
        <w:top w:val="none" w:sz="0" w:space="0" w:color="auto"/>
        <w:left w:val="none" w:sz="0" w:space="0" w:color="auto"/>
        <w:bottom w:val="none" w:sz="0" w:space="0" w:color="auto"/>
        <w:right w:val="none" w:sz="0" w:space="0" w:color="auto"/>
      </w:divBdr>
    </w:div>
    <w:div w:id="85656516">
      <w:marLeft w:val="0"/>
      <w:marRight w:val="0"/>
      <w:marTop w:val="0"/>
      <w:marBottom w:val="0"/>
      <w:divBdr>
        <w:top w:val="none" w:sz="0" w:space="0" w:color="auto"/>
        <w:left w:val="none" w:sz="0" w:space="0" w:color="auto"/>
        <w:bottom w:val="none" w:sz="0" w:space="0" w:color="auto"/>
        <w:right w:val="none" w:sz="0" w:space="0" w:color="auto"/>
      </w:divBdr>
    </w:div>
    <w:div w:id="85662015">
      <w:marLeft w:val="0"/>
      <w:marRight w:val="0"/>
      <w:marTop w:val="0"/>
      <w:marBottom w:val="0"/>
      <w:divBdr>
        <w:top w:val="none" w:sz="0" w:space="0" w:color="auto"/>
        <w:left w:val="none" w:sz="0" w:space="0" w:color="auto"/>
        <w:bottom w:val="none" w:sz="0" w:space="0" w:color="auto"/>
        <w:right w:val="none" w:sz="0" w:space="0" w:color="auto"/>
      </w:divBdr>
    </w:div>
    <w:div w:id="85686862">
      <w:marLeft w:val="0"/>
      <w:marRight w:val="0"/>
      <w:marTop w:val="0"/>
      <w:marBottom w:val="0"/>
      <w:divBdr>
        <w:top w:val="none" w:sz="0" w:space="0" w:color="auto"/>
        <w:left w:val="none" w:sz="0" w:space="0" w:color="auto"/>
        <w:bottom w:val="none" w:sz="0" w:space="0" w:color="auto"/>
        <w:right w:val="none" w:sz="0" w:space="0" w:color="auto"/>
      </w:divBdr>
    </w:div>
    <w:div w:id="85733869">
      <w:marLeft w:val="0"/>
      <w:marRight w:val="0"/>
      <w:marTop w:val="0"/>
      <w:marBottom w:val="0"/>
      <w:divBdr>
        <w:top w:val="none" w:sz="0" w:space="0" w:color="auto"/>
        <w:left w:val="none" w:sz="0" w:space="0" w:color="auto"/>
        <w:bottom w:val="none" w:sz="0" w:space="0" w:color="auto"/>
        <w:right w:val="none" w:sz="0" w:space="0" w:color="auto"/>
      </w:divBdr>
    </w:div>
    <w:div w:id="85735583">
      <w:marLeft w:val="0"/>
      <w:marRight w:val="0"/>
      <w:marTop w:val="0"/>
      <w:marBottom w:val="0"/>
      <w:divBdr>
        <w:top w:val="none" w:sz="0" w:space="0" w:color="auto"/>
        <w:left w:val="none" w:sz="0" w:space="0" w:color="auto"/>
        <w:bottom w:val="none" w:sz="0" w:space="0" w:color="auto"/>
        <w:right w:val="none" w:sz="0" w:space="0" w:color="auto"/>
      </w:divBdr>
    </w:div>
    <w:div w:id="85809769">
      <w:marLeft w:val="0"/>
      <w:marRight w:val="0"/>
      <w:marTop w:val="0"/>
      <w:marBottom w:val="0"/>
      <w:divBdr>
        <w:top w:val="none" w:sz="0" w:space="0" w:color="auto"/>
        <w:left w:val="none" w:sz="0" w:space="0" w:color="auto"/>
        <w:bottom w:val="none" w:sz="0" w:space="0" w:color="auto"/>
        <w:right w:val="none" w:sz="0" w:space="0" w:color="auto"/>
      </w:divBdr>
    </w:div>
    <w:div w:id="85811834">
      <w:bodyDiv w:val="1"/>
      <w:marLeft w:val="0"/>
      <w:marRight w:val="0"/>
      <w:marTop w:val="0"/>
      <w:marBottom w:val="0"/>
      <w:divBdr>
        <w:top w:val="none" w:sz="0" w:space="0" w:color="auto"/>
        <w:left w:val="none" w:sz="0" w:space="0" w:color="auto"/>
        <w:bottom w:val="none" w:sz="0" w:space="0" w:color="auto"/>
        <w:right w:val="none" w:sz="0" w:space="0" w:color="auto"/>
      </w:divBdr>
    </w:div>
    <w:div w:id="85813668">
      <w:marLeft w:val="0"/>
      <w:marRight w:val="0"/>
      <w:marTop w:val="0"/>
      <w:marBottom w:val="0"/>
      <w:divBdr>
        <w:top w:val="none" w:sz="0" w:space="0" w:color="auto"/>
        <w:left w:val="none" w:sz="0" w:space="0" w:color="auto"/>
        <w:bottom w:val="none" w:sz="0" w:space="0" w:color="auto"/>
        <w:right w:val="none" w:sz="0" w:space="0" w:color="auto"/>
      </w:divBdr>
    </w:div>
    <w:div w:id="85883317">
      <w:marLeft w:val="0"/>
      <w:marRight w:val="0"/>
      <w:marTop w:val="0"/>
      <w:marBottom w:val="0"/>
      <w:divBdr>
        <w:top w:val="none" w:sz="0" w:space="0" w:color="auto"/>
        <w:left w:val="none" w:sz="0" w:space="0" w:color="auto"/>
        <w:bottom w:val="none" w:sz="0" w:space="0" w:color="auto"/>
        <w:right w:val="none" w:sz="0" w:space="0" w:color="auto"/>
      </w:divBdr>
    </w:div>
    <w:div w:id="85927327">
      <w:marLeft w:val="0"/>
      <w:marRight w:val="0"/>
      <w:marTop w:val="0"/>
      <w:marBottom w:val="0"/>
      <w:divBdr>
        <w:top w:val="none" w:sz="0" w:space="0" w:color="auto"/>
        <w:left w:val="none" w:sz="0" w:space="0" w:color="auto"/>
        <w:bottom w:val="none" w:sz="0" w:space="0" w:color="auto"/>
        <w:right w:val="none" w:sz="0" w:space="0" w:color="auto"/>
      </w:divBdr>
    </w:div>
    <w:div w:id="85999102">
      <w:marLeft w:val="0"/>
      <w:marRight w:val="0"/>
      <w:marTop w:val="0"/>
      <w:marBottom w:val="0"/>
      <w:divBdr>
        <w:top w:val="none" w:sz="0" w:space="0" w:color="auto"/>
        <w:left w:val="none" w:sz="0" w:space="0" w:color="auto"/>
        <w:bottom w:val="none" w:sz="0" w:space="0" w:color="auto"/>
        <w:right w:val="none" w:sz="0" w:space="0" w:color="auto"/>
      </w:divBdr>
    </w:div>
    <w:div w:id="86005894">
      <w:marLeft w:val="0"/>
      <w:marRight w:val="0"/>
      <w:marTop w:val="0"/>
      <w:marBottom w:val="0"/>
      <w:divBdr>
        <w:top w:val="none" w:sz="0" w:space="0" w:color="auto"/>
        <w:left w:val="none" w:sz="0" w:space="0" w:color="auto"/>
        <w:bottom w:val="none" w:sz="0" w:space="0" w:color="auto"/>
        <w:right w:val="none" w:sz="0" w:space="0" w:color="auto"/>
      </w:divBdr>
    </w:div>
    <w:div w:id="86006616">
      <w:marLeft w:val="0"/>
      <w:marRight w:val="0"/>
      <w:marTop w:val="0"/>
      <w:marBottom w:val="0"/>
      <w:divBdr>
        <w:top w:val="none" w:sz="0" w:space="0" w:color="auto"/>
        <w:left w:val="none" w:sz="0" w:space="0" w:color="auto"/>
        <w:bottom w:val="none" w:sz="0" w:space="0" w:color="auto"/>
        <w:right w:val="none" w:sz="0" w:space="0" w:color="auto"/>
      </w:divBdr>
    </w:div>
    <w:div w:id="86197801">
      <w:marLeft w:val="0"/>
      <w:marRight w:val="0"/>
      <w:marTop w:val="0"/>
      <w:marBottom w:val="0"/>
      <w:divBdr>
        <w:top w:val="none" w:sz="0" w:space="0" w:color="auto"/>
        <w:left w:val="none" w:sz="0" w:space="0" w:color="auto"/>
        <w:bottom w:val="none" w:sz="0" w:space="0" w:color="auto"/>
        <w:right w:val="none" w:sz="0" w:space="0" w:color="auto"/>
      </w:divBdr>
    </w:div>
    <w:div w:id="86272832">
      <w:marLeft w:val="0"/>
      <w:marRight w:val="0"/>
      <w:marTop w:val="0"/>
      <w:marBottom w:val="0"/>
      <w:divBdr>
        <w:top w:val="none" w:sz="0" w:space="0" w:color="auto"/>
        <w:left w:val="none" w:sz="0" w:space="0" w:color="auto"/>
        <w:bottom w:val="none" w:sz="0" w:space="0" w:color="auto"/>
        <w:right w:val="none" w:sz="0" w:space="0" w:color="auto"/>
      </w:divBdr>
    </w:div>
    <w:div w:id="86311836">
      <w:marLeft w:val="0"/>
      <w:marRight w:val="0"/>
      <w:marTop w:val="0"/>
      <w:marBottom w:val="0"/>
      <w:divBdr>
        <w:top w:val="none" w:sz="0" w:space="0" w:color="auto"/>
        <w:left w:val="none" w:sz="0" w:space="0" w:color="auto"/>
        <w:bottom w:val="none" w:sz="0" w:space="0" w:color="auto"/>
        <w:right w:val="none" w:sz="0" w:space="0" w:color="auto"/>
      </w:divBdr>
    </w:div>
    <w:div w:id="86313228">
      <w:marLeft w:val="0"/>
      <w:marRight w:val="0"/>
      <w:marTop w:val="0"/>
      <w:marBottom w:val="0"/>
      <w:divBdr>
        <w:top w:val="none" w:sz="0" w:space="0" w:color="auto"/>
        <w:left w:val="none" w:sz="0" w:space="0" w:color="auto"/>
        <w:bottom w:val="none" w:sz="0" w:space="0" w:color="auto"/>
        <w:right w:val="none" w:sz="0" w:space="0" w:color="auto"/>
      </w:divBdr>
    </w:div>
    <w:div w:id="86314527">
      <w:marLeft w:val="0"/>
      <w:marRight w:val="0"/>
      <w:marTop w:val="0"/>
      <w:marBottom w:val="0"/>
      <w:divBdr>
        <w:top w:val="none" w:sz="0" w:space="0" w:color="auto"/>
        <w:left w:val="none" w:sz="0" w:space="0" w:color="auto"/>
        <w:bottom w:val="none" w:sz="0" w:space="0" w:color="auto"/>
        <w:right w:val="none" w:sz="0" w:space="0" w:color="auto"/>
      </w:divBdr>
    </w:div>
    <w:div w:id="86466787">
      <w:marLeft w:val="0"/>
      <w:marRight w:val="0"/>
      <w:marTop w:val="0"/>
      <w:marBottom w:val="0"/>
      <w:divBdr>
        <w:top w:val="none" w:sz="0" w:space="0" w:color="auto"/>
        <w:left w:val="none" w:sz="0" w:space="0" w:color="auto"/>
        <w:bottom w:val="none" w:sz="0" w:space="0" w:color="auto"/>
        <w:right w:val="none" w:sz="0" w:space="0" w:color="auto"/>
      </w:divBdr>
    </w:div>
    <w:div w:id="86536077">
      <w:marLeft w:val="0"/>
      <w:marRight w:val="0"/>
      <w:marTop w:val="0"/>
      <w:marBottom w:val="0"/>
      <w:divBdr>
        <w:top w:val="none" w:sz="0" w:space="0" w:color="auto"/>
        <w:left w:val="none" w:sz="0" w:space="0" w:color="auto"/>
        <w:bottom w:val="none" w:sz="0" w:space="0" w:color="auto"/>
        <w:right w:val="none" w:sz="0" w:space="0" w:color="auto"/>
      </w:divBdr>
    </w:div>
    <w:div w:id="86774721">
      <w:marLeft w:val="0"/>
      <w:marRight w:val="0"/>
      <w:marTop w:val="0"/>
      <w:marBottom w:val="0"/>
      <w:divBdr>
        <w:top w:val="none" w:sz="0" w:space="0" w:color="auto"/>
        <w:left w:val="none" w:sz="0" w:space="0" w:color="auto"/>
        <w:bottom w:val="none" w:sz="0" w:space="0" w:color="auto"/>
        <w:right w:val="none" w:sz="0" w:space="0" w:color="auto"/>
      </w:divBdr>
    </w:div>
    <w:div w:id="86852856">
      <w:marLeft w:val="0"/>
      <w:marRight w:val="0"/>
      <w:marTop w:val="0"/>
      <w:marBottom w:val="0"/>
      <w:divBdr>
        <w:top w:val="none" w:sz="0" w:space="0" w:color="auto"/>
        <w:left w:val="none" w:sz="0" w:space="0" w:color="auto"/>
        <w:bottom w:val="none" w:sz="0" w:space="0" w:color="auto"/>
        <w:right w:val="none" w:sz="0" w:space="0" w:color="auto"/>
      </w:divBdr>
    </w:div>
    <w:div w:id="86922097">
      <w:marLeft w:val="0"/>
      <w:marRight w:val="0"/>
      <w:marTop w:val="0"/>
      <w:marBottom w:val="0"/>
      <w:divBdr>
        <w:top w:val="none" w:sz="0" w:space="0" w:color="auto"/>
        <w:left w:val="none" w:sz="0" w:space="0" w:color="auto"/>
        <w:bottom w:val="none" w:sz="0" w:space="0" w:color="auto"/>
        <w:right w:val="none" w:sz="0" w:space="0" w:color="auto"/>
      </w:divBdr>
    </w:div>
    <w:div w:id="86924886">
      <w:marLeft w:val="0"/>
      <w:marRight w:val="0"/>
      <w:marTop w:val="0"/>
      <w:marBottom w:val="0"/>
      <w:divBdr>
        <w:top w:val="none" w:sz="0" w:space="0" w:color="auto"/>
        <w:left w:val="none" w:sz="0" w:space="0" w:color="auto"/>
        <w:bottom w:val="none" w:sz="0" w:space="0" w:color="auto"/>
        <w:right w:val="none" w:sz="0" w:space="0" w:color="auto"/>
      </w:divBdr>
    </w:div>
    <w:div w:id="86927084">
      <w:marLeft w:val="0"/>
      <w:marRight w:val="0"/>
      <w:marTop w:val="0"/>
      <w:marBottom w:val="0"/>
      <w:divBdr>
        <w:top w:val="none" w:sz="0" w:space="0" w:color="auto"/>
        <w:left w:val="none" w:sz="0" w:space="0" w:color="auto"/>
        <w:bottom w:val="none" w:sz="0" w:space="0" w:color="auto"/>
        <w:right w:val="none" w:sz="0" w:space="0" w:color="auto"/>
      </w:divBdr>
    </w:div>
    <w:div w:id="86927554">
      <w:marLeft w:val="0"/>
      <w:marRight w:val="0"/>
      <w:marTop w:val="0"/>
      <w:marBottom w:val="0"/>
      <w:divBdr>
        <w:top w:val="none" w:sz="0" w:space="0" w:color="auto"/>
        <w:left w:val="none" w:sz="0" w:space="0" w:color="auto"/>
        <w:bottom w:val="none" w:sz="0" w:space="0" w:color="auto"/>
        <w:right w:val="none" w:sz="0" w:space="0" w:color="auto"/>
      </w:divBdr>
    </w:div>
    <w:div w:id="86967209">
      <w:marLeft w:val="0"/>
      <w:marRight w:val="0"/>
      <w:marTop w:val="0"/>
      <w:marBottom w:val="0"/>
      <w:divBdr>
        <w:top w:val="none" w:sz="0" w:space="0" w:color="auto"/>
        <w:left w:val="none" w:sz="0" w:space="0" w:color="auto"/>
        <w:bottom w:val="none" w:sz="0" w:space="0" w:color="auto"/>
        <w:right w:val="none" w:sz="0" w:space="0" w:color="auto"/>
      </w:divBdr>
    </w:div>
    <w:div w:id="87047376">
      <w:marLeft w:val="0"/>
      <w:marRight w:val="0"/>
      <w:marTop w:val="0"/>
      <w:marBottom w:val="0"/>
      <w:divBdr>
        <w:top w:val="none" w:sz="0" w:space="0" w:color="auto"/>
        <w:left w:val="none" w:sz="0" w:space="0" w:color="auto"/>
        <w:bottom w:val="none" w:sz="0" w:space="0" w:color="auto"/>
        <w:right w:val="none" w:sz="0" w:space="0" w:color="auto"/>
      </w:divBdr>
    </w:div>
    <w:div w:id="87166216">
      <w:marLeft w:val="0"/>
      <w:marRight w:val="0"/>
      <w:marTop w:val="0"/>
      <w:marBottom w:val="0"/>
      <w:divBdr>
        <w:top w:val="none" w:sz="0" w:space="0" w:color="auto"/>
        <w:left w:val="none" w:sz="0" w:space="0" w:color="auto"/>
        <w:bottom w:val="none" w:sz="0" w:space="0" w:color="auto"/>
        <w:right w:val="none" w:sz="0" w:space="0" w:color="auto"/>
      </w:divBdr>
    </w:div>
    <w:div w:id="87167184">
      <w:marLeft w:val="0"/>
      <w:marRight w:val="0"/>
      <w:marTop w:val="0"/>
      <w:marBottom w:val="0"/>
      <w:divBdr>
        <w:top w:val="none" w:sz="0" w:space="0" w:color="auto"/>
        <w:left w:val="none" w:sz="0" w:space="0" w:color="auto"/>
        <w:bottom w:val="none" w:sz="0" w:space="0" w:color="auto"/>
        <w:right w:val="none" w:sz="0" w:space="0" w:color="auto"/>
      </w:divBdr>
    </w:div>
    <w:div w:id="87238708">
      <w:marLeft w:val="0"/>
      <w:marRight w:val="0"/>
      <w:marTop w:val="0"/>
      <w:marBottom w:val="0"/>
      <w:divBdr>
        <w:top w:val="none" w:sz="0" w:space="0" w:color="auto"/>
        <w:left w:val="none" w:sz="0" w:space="0" w:color="auto"/>
        <w:bottom w:val="none" w:sz="0" w:space="0" w:color="auto"/>
        <w:right w:val="none" w:sz="0" w:space="0" w:color="auto"/>
      </w:divBdr>
    </w:div>
    <w:div w:id="87309339">
      <w:bodyDiv w:val="1"/>
      <w:marLeft w:val="0"/>
      <w:marRight w:val="0"/>
      <w:marTop w:val="0"/>
      <w:marBottom w:val="0"/>
      <w:divBdr>
        <w:top w:val="none" w:sz="0" w:space="0" w:color="auto"/>
        <w:left w:val="none" w:sz="0" w:space="0" w:color="auto"/>
        <w:bottom w:val="none" w:sz="0" w:space="0" w:color="auto"/>
        <w:right w:val="none" w:sz="0" w:space="0" w:color="auto"/>
      </w:divBdr>
    </w:div>
    <w:div w:id="87846211">
      <w:marLeft w:val="0"/>
      <w:marRight w:val="0"/>
      <w:marTop w:val="0"/>
      <w:marBottom w:val="0"/>
      <w:divBdr>
        <w:top w:val="none" w:sz="0" w:space="0" w:color="auto"/>
        <w:left w:val="none" w:sz="0" w:space="0" w:color="auto"/>
        <w:bottom w:val="none" w:sz="0" w:space="0" w:color="auto"/>
        <w:right w:val="none" w:sz="0" w:space="0" w:color="auto"/>
      </w:divBdr>
    </w:div>
    <w:div w:id="87888791">
      <w:marLeft w:val="0"/>
      <w:marRight w:val="0"/>
      <w:marTop w:val="0"/>
      <w:marBottom w:val="0"/>
      <w:divBdr>
        <w:top w:val="none" w:sz="0" w:space="0" w:color="auto"/>
        <w:left w:val="none" w:sz="0" w:space="0" w:color="auto"/>
        <w:bottom w:val="none" w:sz="0" w:space="0" w:color="auto"/>
        <w:right w:val="none" w:sz="0" w:space="0" w:color="auto"/>
      </w:divBdr>
    </w:div>
    <w:div w:id="87965777">
      <w:marLeft w:val="0"/>
      <w:marRight w:val="0"/>
      <w:marTop w:val="0"/>
      <w:marBottom w:val="0"/>
      <w:divBdr>
        <w:top w:val="none" w:sz="0" w:space="0" w:color="auto"/>
        <w:left w:val="none" w:sz="0" w:space="0" w:color="auto"/>
        <w:bottom w:val="none" w:sz="0" w:space="0" w:color="auto"/>
        <w:right w:val="none" w:sz="0" w:space="0" w:color="auto"/>
      </w:divBdr>
    </w:div>
    <w:div w:id="87966689">
      <w:marLeft w:val="0"/>
      <w:marRight w:val="0"/>
      <w:marTop w:val="0"/>
      <w:marBottom w:val="0"/>
      <w:divBdr>
        <w:top w:val="none" w:sz="0" w:space="0" w:color="auto"/>
        <w:left w:val="none" w:sz="0" w:space="0" w:color="auto"/>
        <w:bottom w:val="none" w:sz="0" w:space="0" w:color="auto"/>
        <w:right w:val="none" w:sz="0" w:space="0" w:color="auto"/>
      </w:divBdr>
    </w:div>
    <w:div w:id="87973123">
      <w:marLeft w:val="0"/>
      <w:marRight w:val="0"/>
      <w:marTop w:val="0"/>
      <w:marBottom w:val="0"/>
      <w:divBdr>
        <w:top w:val="none" w:sz="0" w:space="0" w:color="auto"/>
        <w:left w:val="none" w:sz="0" w:space="0" w:color="auto"/>
        <w:bottom w:val="none" w:sz="0" w:space="0" w:color="auto"/>
        <w:right w:val="none" w:sz="0" w:space="0" w:color="auto"/>
      </w:divBdr>
    </w:div>
    <w:div w:id="88161665">
      <w:marLeft w:val="0"/>
      <w:marRight w:val="0"/>
      <w:marTop w:val="0"/>
      <w:marBottom w:val="0"/>
      <w:divBdr>
        <w:top w:val="none" w:sz="0" w:space="0" w:color="auto"/>
        <w:left w:val="none" w:sz="0" w:space="0" w:color="auto"/>
        <w:bottom w:val="none" w:sz="0" w:space="0" w:color="auto"/>
        <w:right w:val="none" w:sz="0" w:space="0" w:color="auto"/>
      </w:divBdr>
    </w:div>
    <w:div w:id="88233689">
      <w:bodyDiv w:val="1"/>
      <w:marLeft w:val="0"/>
      <w:marRight w:val="0"/>
      <w:marTop w:val="0"/>
      <w:marBottom w:val="0"/>
      <w:divBdr>
        <w:top w:val="none" w:sz="0" w:space="0" w:color="auto"/>
        <w:left w:val="none" w:sz="0" w:space="0" w:color="auto"/>
        <w:bottom w:val="none" w:sz="0" w:space="0" w:color="auto"/>
        <w:right w:val="none" w:sz="0" w:space="0" w:color="auto"/>
      </w:divBdr>
    </w:div>
    <w:div w:id="88240105">
      <w:marLeft w:val="0"/>
      <w:marRight w:val="0"/>
      <w:marTop w:val="0"/>
      <w:marBottom w:val="0"/>
      <w:divBdr>
        <w:top w:val="none" w:sz="0" w:space="0" w:color="auto"/>
        <w:left w:val="none" w:sz="0" w:space="0" w:color="auto"/>
        <w:bottom w:val="none" w:sz="0" w:space="0" w:color="auto"/>
        <w:right w:val="none" w:sz="0" w:space="0" w:color="auto"/>
      </w:divBdr>
    </w:div>
    <w:div w:id="88278047">
      <w:marLeft w:val="0"/>
      <w:marRight w:val="0"/>
      <w:marTop w:val="0"/>
      <w:marBottom w:val="0"/>
      <w:divBdr>
        <w:top w:val="none" w:sz="0" w:space="0" w:color="auto"/>
        <w:left w:val="none" w:sz="0" w:space="0" w:color="auto"/>
        <w:bottom w:val="none" w:sz="0" w:space="0" w:color="auto"/>
        <w:right w:val="none" w:sz="0" w:space="0" w:color="auto"/>
      </w:divBdr>
    </w:div>
    <w:div w:id="88309623">
      <w:marLeft w:val="0"/>
      <w:marRight w:val="0"/>
      <w:marTop w:val="0"/>
      <w:marBottom w:val="0"/>
      <w:divBdr>
        <w:top w:val="none" w:sz="0" w:space="0" w:color="auto"/>
        <w:left w:val="none" w:sz="0" w:space="0" w:color="auto"/>
        <w:bottom w:val="none" w:sz="0" w:space="0" w:color="auto"/>
        <w:right w:val="none" w:sz="0" w:space="0" w:color="auto"/>
      </w:divBdr>
    </w:div>
    <w:div w:id="88426034">
      <w:marLeft w:val="0"/>
      <w:marRight w:val="0"/>
      <w:marTop w:val="0"/>
      <w:marBottom w:val="0"/>
      <w:divBdr>
        <w:top w:val="none" w:sz="0" w:space="0" w:color="auto"/>
        <w:left w:val="none" w:sz="0" w:space="0" w:color="auto"/>
        <w:bottom w:val="none" w:sz="0" w:space="0" w:color="auto"/>
        <w:right w:val="none" w:sz="0" w:space="0" w:color="auto"/>
      </w:divBdr>
    </w:div>
    <w:div w:id="88502078">
      <w:marLeft w:val="0"/>
      <w:marRight w:val="0"/>
      <w:marTop w:val="0"/>
      <w:marBottom w:val="0"/>
      <w:divBdr>
        <w:top w:val="none" w:sz="0" w:space="0" w:color="auto"/>
        <w:left w:val="none" w:sz="0" w:space="0" w:color="auto"/>
        <w:bottom w:val="none" w:sz="0" w:space="0" w:color="auto"/>
        <w:right w:val="none" w:sz="0" w:space="0" w:color="auto"/>
      </w:divBdr>
    </w:div>
    <w:div w:id="88552019">
      <w:marLeft w:val="0"/>
      <w:marRight w:val="0"/>
      <w:marTop w:val="0"/>
      <w:marBottom w:val="0"/>
      <w:divBdr>
        <w:top w:val="none" w:sz="0" w:space="0" w:color="auto"/>
        <w:left w:val="none" w:sz="0" w:space="0" w:color="auto"/>
        <w:bottom w:val="none" w:sz="0" w:space="0" w:color="auto"/>
        <w:right w:val="none" w:sz="0" w:space="0" w:color="auto"/>
      </w:divBdr>
    </w:div>
    <w:div w:id="88627345">
      <w:marLeft w:val="0"/>
      <w:marRight w:val="0"/>
      <w:marTop w:val="0"/>
      <w:marBottom w:val="0"/>
      <w:divBdr>
        <w:top w:val="none" w:sz="0" w:space="0" w:color="auto"/>
        <w:left w:val="none" w:sz="0" w:space="0" w:color="auto"/>
        <w:bottom w:val="none" w:sz="0" w:space="0" w:color="auto"/>
        <w:right w:val="none" w:sz="0" w:space="0" w:color="auto"/>
      </w:divBdr>
    </w:div>
    <w:div w:id="88935301">
      <w:marLeft w:val="0"/>
      <w:marRight w:val="0"/>
      <w:marTop w:val="0"/>
      <w:marBottom w:val="0"/>
      <w:divBdr>
        <w:top w:val="none" w:sz="0" w:space="0" w:color="auto"/>
        <w:left w:val="none" w:sz="0" w:space="0" w:color="auto"/>
        <w:bottom w:val="none" w:sz="0" w:space="0" w:color="auto"/>
        <w:right w:val="none" w:sz="0" w:space="0" w:color="auto"/>
      </w:divBdr>
    </w:div>
    <w:div w:id="88935867">
      <w:marLeft w:val="0"/>
      <w:marRight w:val="0"/>
      <w:marTop w:val="0"/>
      <w:marBottom w:val="0"/>
      <w:divBdr>
        <w:top w:val="none" w:sz="0" w:space="0" w:color="auto"/>
        <w:left w:val="none" w:sz="0" w:space="0" w:color="auto"/>
        <w:bottom w:val="none" w:sz="0" w:space="0" w:color="auto"/>
        <w:right w:val="none" w:sz="0" w:space="0" w:color="auto"/>
      </w:divBdr>
    </w:div>
    <w:div w:id="88963263">
      <w:marLeft w:val="0"/>
      <w:marRight w:val="0"/>
      <w:marTop w:val="0"/>
      <w:marBottom w:val="0"/>
      <w:divBdr>
        <w:top w:val="none" w:sz="0" w:space="0" w:color="auto"/>
        <w:left w:val="none" w:sz="0" w:space="0" w:color="auto"/>
        <w:bottom w:val="none" w:sz="0" w:space="0" w:color="auto"/>
        <w:right w:val="none" w:sz="0" w:space="0" w:color="auto"/>
      </w:divBdr>
    </w:div>
    <w:div w:id="89007098">
      <w:marLeft w:val="0"/>
      <w:marRight w:val="0"/>
      <w:marTop w:val="0"/>
      <w:marBottom w:val="0"/>
      <w:divBdr>
        <w:top w:val="none" w:sz="0" w:space="0" w:color="auto"/>
        <w:left w:val="none" w:sz="0" w:space="0" w:color="auto"/>
        <w:bottom w:val="none" w:sz="0" w:space="0" w:color="auto"/>
        <w:right w:val="none" w:sz="0" w:space="0" w:color="auto"/>
      </w:divBdr>
    </w:div>
    <w:div w:id="89008382">
      <w:marLeft w:val="0"/>
      <w:marRight w:val="0"/>
      <w:marTop w:val="0"/>
      <w:marBottom w:val="0"/>
      <w:divBdr>
        <w:top w:val="none" w:sz="0" w:space="0" w:color="auto"/>
        <w:left w:val="none" w:sz="0" w:space="0" w:color="auto"/>
        <w:bottom w:val="none" w:sz="0" w:space="0" w:color="auto"/>
        <w:right w:val="none" w:sz="0" w:space="0" w:color="auto"/>
      </w:divBdr>
    </w:div>
    <w:div w:id="89014021">
      <w:marLeft w:val="0"/>
      <w:marRight w:val="0"/>
      <w:marTop w:val="0"/>
      <w:marBottom w:val="0"/>
      <w:divBdr>
        <w:top w:val="none" w:sz="0" w:space="0" w:color="auto"/>
        <w:left w:val="none" w:sz="0" w:space="0" w:color="auto"/>
        <w:bottom w:val="none" w:sz="0" w:space="0" w:color="auto"/>
        <w:right w:val="none" w:sz="0" w:space="0" w:color="auto"/>
      </w:divBdr>
    </w:div>
    <w:div w:id="89130196">
      <w:marLeft w:val="0"/>
      <w:marRight w:val="0"/>
      <w:marTop w:val="0"/>
      <w:marBottom w:val="0"/>
      <w:divBdr>
        <w:top w:val="none" w:sz="0" w:space="0" w:color="auto"/>
        <w:left w:val="none" w:sz="0" w:space="0" w:color="auto"/>
        <w:bottom w:val="none" w:sz="0" w:space="0" w:color="auto"/>
        <w:right w:val="none" w:sz="0" w:space="0" w:color="auto"/>
      </w:divBdr>
    </w:div>
    <w:div w:id="89160765">
      <w:marLeft w:val="0"/>
      <w:marRight w:val="0"/>
      <w:marTop w:val="0"/>
      <w:marBottom w:val="0"/>
      <w:divBdr>
        <w:top w:val="none" w:sz="0" w:space="0" w:color="auto"/>
        <w:left w:val="none" w:sz="0" w:space="0" w:color="auto"/>
        <w:bottom w:val="none" w:sz="0" w:space="0" w:color="auto"/>
        <w:right w:val="none" w:sz="0" w:space="0" w:color="auto"/>
      </w:divBdr>
    </w:div>
    <w:div w:id="89199761">
      <w:marLeft w:val="0"/>
      <w:marRight w:val="0"/>
      <w:marTop w:val="0"/>
      <w:marBottom w:val="0"/>
      <w:divBdr>
        <w:top w:val="none" w:sz="0" w:space="0" w:color="auto"/>
        <w:left w:val="none" w:sz="0" w:space="0" w:color="auto"/>
        <w:bottom w:val="none" w:sz="0" w:space="0" w:color="auto"/>
        <w:right w:val="none" w:sz="0" w:space="0" w:color="auto"/>
      </w:divBdr>
    </w:div>
    <w:div w:id="89205435">
      <w:marLeft w:val="0"/>
      <w:marRight w:val="0"/>
      <w:marTop w:val="0"/>
      <w:marBottom w:val="0"/>
      <w:divBdr>
        <w:top w:val="none" w:sz="0" w:space="0" w:color="auto"/>
        <w:left w:val="none" w:sz="0" w:space="0" w:color="auto"/>
        <w:bottom w:val="none" w:sz="0" w:space="0" w:color="auto"/>
        <w:right w:val="none" w:sz="0" w:space="0" w:color="auto"/>
      </w:divBdr>
    </w:div>
    <w:div w:id="89275049">
      <w:marLeft w:val="0"/>
      <w:marRight w:val="0"/>
      <w:marTop w:val="0"/>
      <w:marBottom w:val="0"/>
      <w:divBdr>
        <w:top w:val="none" w:sz="0" w:space="0" w:color="auto"/>
        <w:left w:val="none" w:sz="0" w:space="0" w:color="auto"/>
        <w:bottom w:val="none" w:sz="0" w:space="0" w:color="auto"/>
        <w:right w:val="none" w:sz="0" w:space="0" w:color="auto"/>
      </w:divBdr>
    </w:div>
    <w:div w:id="89395062">
      <w:marLeft w:val="0"/>
      <w:marRight w:val="0"/>
      <w:marTop w:val="0"/>
      <w:marBottom w:val="0"/>
      <w:divBdr>
        <w:top w:val="none" w:sz="0" w:space="0" w:color="auto"/>
        <w:left w:val="none" w:sz="0" w:space="0" w:color="auto"/>
        <w:bottom w:val="none" w:sz="0" w:space="0" w:color="auto"/>
        <w:right w:val="none" w:sz="0" w:space="0" w:color="auto"/>
      </w:divBdr>
    </w:div>
    <w:div w:id="89588176">
      <w:marLeft w:val="0"/>
      <w:marRight w:val="0"/>
      <w:marTop w:val="0"/>
      <w:marBottom w:val="0"/>
      <w:divBdr>
        <w:top w:val="none" w:sz="0" w:space="0" w:color="auto"/>
        <w:left w:val="none" w:sz="0" w:space="0" w:color="auto"/>
        <w:bottom w:val="none" w:sz="0" w:space="0" w:color="auto"/>
        <w:right w:val="none" w:sz="0" w:space="0" w:color="auto"/>
      </w:divBdr>
    </w:div>
    <w:div w:id="89595033">
      <w:marLeft w:val="0"/>
      <w:marRight w:val="0"/>
      <w:marTop w:val="0"/>
      <w:marBottom w:val="0"/>
      <w:divBdr>
        <w:top w:val="none" w:sz="0" w:space="0" w:color="auto"/>
        <w:left w:val="none" w:sz="0" w:space="0" w:color="auto"/>
        <w:bottom w:val="none" w:sz="0" w:space="0" w:color="auto"/>
        <w:right w:val="none" w:sz="0" w:space="0" w:color="auto"/>
      </w:divBdr>
    </w:div>
    <w:div w:id="89661428">
      <w:marLeft w:val="0"/>
      <w:marRight w:val="0"/>
      <w:marTop w:val="0"/>
      <w:marBottom w:val="0"/>
      <w:divBdr>
        <w:top w:val="none" w:sz="0" w:space="0" w:color="auto"/>
        <w:left w:val="none" w:sz="0" w:space="0" w:color="auto"/>
        <w:bottom w:val="none" w:sz="0" w:space="0" w:color="auto"/>
        <w:right w:val="none" w:sz="0" w:space="0" w:color="auto"/>
      </w:divBdr>
    </w:div>
    <w:div w:id="89666242">
      <w:marLeft w:val="0"/>
      <w:marRight w:val="0"/>
      <w:marTop w:val="0"/>
      <w:marBottom w:val="0"/>
      <w:divBdr>
        <w:top w:val="none" w:sz="0" w:space="0" w:color="auto"/>
        <w:left w:val="none" w:sz="0" w:space="0" w:color="auto"/>
        <w:bottom w:val="none" w:sz="0" w:space="0" w:color="auto"/>
        <w:right w:val="none" w:sz="0" w:space="0" w:color="auto"/>
      </w:divBdr>
    </w:div>
    <w:div w:id="89666898">
      <w:marLeft w:val="0"/>
      <w:marRight w:val="0"/>
      <w:marTop w:val="0"/>
      <w:marBottom w:val="0"/>
      <w:divBdr>
        <w:top w:val="none" w:sz="0" w:space="0" w:color="auto"/>
        <w:left w:val="none" w:sz="0" w:space="0" w:color="auto"/>
        <w:bottom w:val="none" w:sz="0" w:space="0" w:color="auto"/>
        <w:right w:val="none" w:sz="0" w:space="0" w:color="auto"/>
      </w:divBdr>
    </w:div>
    <w:div w:id="89785756">
      <w:marLeft w:val="0"/>
      <w:marRight w:val="0"/>
      <w:marTop w:val="0"/>
      <w:marBottom w:val="0"/>
      <w:divBdr>
        <w:top w:val="none" w:sz="0" w:space="0" w:color="auto"/>
        <w:left w:val="none" w:sz="0" w:space="0" w:color="auto"/>
        <w:bottom w:val="none" w:sz="0" w:space="0" w:color="auto"/>
        <w:right w:val="none" w:sz="0" w:space="0" w:color="auto"/>
      </w:divBdr>
    </w:div>
    <w:div w:id="89860516">
      <w:marLeft w:val="0"/>
      <w:marRight w:val="0"/>
      <w:marTop w:val="0"/>
      <w:marBottom w:val="0"/>
      <w:divBdr>
        <w:top w:val="none" w:sz="0" w:space="0" w:color="auto"/>
        <w:left w:val="none" w:sz="0" w:space="0" w:color="auto"/>
        <w:bottom w:val="none" w:sz="0" w:space="0" w:color="auto"/>
        <w:right w:val="none" w:sz="0" w:space="0" w:color="auto"/>
      </w:divBdr>
    </w:div>
    <w:div w:id="89932107">
      <w:marLeft w:val="0"/>
      <w:marRight w:val="0"/>
      <w:marTop w:val="0"/>
      <w:marBottom w:val="0"/>
      <w:divBdr>
        <w:top w:val="none" w:sz="0" w:space="0" w:color="auto"/>
        <w:left w:val="none" w:sz="0" w:space="0" w:color="auto"/>
        <w:bottom w:val="none" w:sz="0" w:space="0" w:color="auto"/>
        <w:right w:val="none" w:sz="0" w:space="0" w:color="auto"/>
      </w:divBdr>
    </w:div>
    <w:div w:id="90055639">
      <w:marLeft w:val="0"/>
      <w:marRight w:val="0"/>
      <w:marTop w:val="0"/>
      <w:marBottom w:val="0"/>
      <w:divBdr>
        <w:top w:val="none" w:sz="0" w:space="0" w:color="auto"/>
        <w:left w:val="none" w:sz="0" w:space="0" w:color="auto"/>
        <w:bottom w:val="none" w:sz="0" w:space="0" w:color="auto"/>
        <w:right w:val="none" w:sz="0" w:space="0" w:color="auto"/>
      </w:divBdr>
    </w:div>
    <w:div w:id="90245878">
      <w:marLeft w:val="0"/>
      <w:marRight w:val="0"/>
      <w:marTop w:val="0"/>
      <w:marBottom w:val="0"/>
      <w:divBdr>
        <w:top w:val="none" w:sz="0" w:space="0" w:color="auto"/>
        <w:left w:val="none" w:sz="0" w:space="0" w:color="auto"/>
        <w:bottom w:val="none" w:sz="0" w:space="0" w:color="auto"/>
        <w:right w:val="none" w:sz="0" w:space="0" w:color="auto"/>
      </w:divBdr>
    </w:div>
    <w:div w:id="90245898">
      <w:marLeft w:val="0"/>
      <w:marRight w:val="0"/>
      <w:marTop w:val="0"/>
      <w:marBottom w:val="0"/>
      <w:divBdr>
        <w:top w:val="none" w:sz="0" w:space="0" w:color="auto"/>
        <w:left w:val="none" w:sz="0" w:space="0" w:color="auto"/>
        <w:bottom w:val="none" w:sz="0" w:space="0" w:color="auto"/>
        <w:right w:val="none" w:sz="0" w:space="0" w:color="auto"/>
      </w:divBdr>
    </w:div>
    <w:div w:id="90394170">
      <w:marLeft w:val="0"/>
      <w:marRight w:val="0"/>
      <w:marTop w:val="0"/>
      <w:marBottom w:val="0"/>
      <w:divBdr>
        <w:top w:val="none" w:sz="0" w:space="0" w:color="auto"/>
        <w:left w:val="none" w:sz="0" w:space="0" w:color="auto"/>
        <w:bottom w:val="none" w:sz="0" w:space="0" w:color="auto"/>
        <w:right w:val="none" w:sz="0" w:space="0" w:color="auto"/>
      </w:divBdr>
    </w:div>
    <w:div w:id="90399058">
      <w:marLeft w:val="0"/>
      <w:marRight w:val="0"/>
      <w:marTop w:val="0"/>
      <w:marBottom w:val="0"/>
      <w:divBdr>
        <w:top w:val="none" w:sz="0" w:space="0" w:color="auto"/>
        <w:left w:val="none" w:sz="0" w:space="0" w:color="auto"/>
        <w:bottom w:val="none" w:sz="0" w:space="0" w:color="auto"/>
        <w:right w:val="none" w:sz="0" w:space="0" w:color="auto"/>
      </w:divBdr>
    </w:div>
    <w:div w:id="90441339">
      <w:marLeft w:val="0"/>
      <w:marRight w:val="0"/>
      <w:marTop w:val="0"/>
      <w:marBottom w:val="0"/>
      <w:divBdr>
        <w:top w:val="none" w:sz="0" w:space="0" w:color="auto"/>
        <w:left w:val="none" w:sz="0" w:space="0" w:color="auto"/>
        <w:bottom w:val="none" w:sz="0" w:space="0" w:color="auto"/>
        <w:right w:val="none" w:sz="0" w:space="0" w:color="auto"/>
      </w:divBdr>
    </w:div>
    <w:div w:id="90443492">
      <w:marLeft w:val="0"/>
      <w:marRight w:val="0"/>
      <w:marTop w:val="0"/>
      <w:marBottom w:val="0"/>
      <w:divBdr>
        <w:top w:val="none" w:sz="0" w:space="0" w:color="auto"/>
        <w:left w:val="none" w:sz="0" w:space="0" w:color="auto"/>
        <w:bottom w:val="none" w:sz="0" w:space="0" w:color="auto"/>
        <w:right w:val="none" w:sz="0" w:space="0" w:color="auto"/>
      </w:divBdr>
    </w:div>
    <w:div w:id="90469437">
      <w:marLeft w:val="480"/>
      <w:marRight w:val="0"/>
      <w:marTop w:val="0"/>
      <w:marBottom w:val="0"/>
      <w:divBdr>
        <w:top w:val="none" w:sz="0" w:space="0" w:color="auto"/>
        <w:left w:val="none" w:sz="0" w:space="0" w:color="auto"/>
        <w:bottom w:val="none" w:sz="0" w:space="0" w:color="auto"/>
        <w:right w:val="none" w:sz="0" w:space="0" w:color="auto"/>
      </w:divBdr>
    </w:div>
    <w:div w:id="90585232">
      <w:marLeft w:val="0"/>
      <w:marRight w:val="0"/>
      <w:marTop w:val="0"/>
      <w:marBottom w:val="0"/>
      <w:divBdr>
        <w:top w:val="none" w:sz="0" w:space="0" w:color="auto"/>
        <w:left w:val="none" w:sz="0" w:space="0" w:color="auto"/>
        <w:bottom w:val="none" w:sz="0" w:space="0" w:color="auto"/>
        <w:right w:val="none" w:sz="0" w:space="0" w:color="auto"/>
      </w:divBdr>
    </w:div>
    <w:div w:id="90668530">
      <w:marLeft w:val="0"/>
      <w:marRight w:val="0"/>
      <w:marTop w:val="0"/>
      <w:marBottom w:val="0"/>
      <w:divBdr>
        <w:top w:val="none" w:sz="0" w:space="0" w:color="auto"/>
        <w:left w:val="none" w:sz="0" w:space="0" w:color="auto"/>
        <w:bottom w:val="none" w:sz="0" w:space="0" w:color="auto"/>
        <w:right w:val="none" w:sz="0" w:space="0" w:color="auto"/>
      </w:divBdr>
    </w:div>
    <w:div w:id="90705133">
      <w:marLeft w:val="0"/>
      <w:marRight w:val="0"/>
      <w:marTop w:val="0"/>
      <w:marBottom w:val="0"/>
      <w:divBdr>
        <w:top w:val="none" w:sz="0" w:space="0" w:color="auto"/>
        <w:left w:val="none" w:sz="0" w:space="0" w:color="auto"/>
        <w:bottom w:val="none" w:sz="0" w:space="0" w:color="auto"/>
        <w:right w:val="none" w:sz="0" w:space="0" w:color="auto"/>
      </w:divBdr>
    </w:div>
    <w:div w:id="90706331">
      <w:marLeft w:val="0"/>
      <w:marRight w:val="0"/>
      <w:marTop w:val="0"/>
      <w:marBottom w:val="0"/>
      <w:divBdr>
        <w:top w:val="none" w:sz="0" w:space="0" w:color="auto"/>
        <w:left w:val="none" w:sz="0" w:space="0" w:color="auto"/>
        <w:bottom w:val="none" w:sz="0" w:space="0" w:color="auto"/>
        <w:right w:val="none" w:sz="0" w:space="0" w:color="auto"/>
      </w:divBdr>
    </w:div>
    <w:div w:id="90780245">
      <w:marLeft w:val="0"/>
      <w:marRight w:val="0"/>
      <w:marTop w:val="0"/>
      <w:marBottom w:val="0"/>
      <w:divBdr>
        <w:top w:val="none" w:sz="0" w:space="0" w:color="auto"/>
        <w:left w:val="none" w:sz="0" w:space="0" w:color="auto"/>
        <w:bottom w:val="none" w:sz="0" w:space="0" w:color="auto"/>
        <w:right w:val="none" w:sz="0" w:space="0" w:color="auto"/>
      </w:divBdr>
    </w:div>
    <w:div w:id="90785318">
      <w:marLeft w:val="0"/>
      <w:marRight w:val="0"/>
      <w:marTop w:val="0"/>
      <w:marBottom w:val="0"/>
      <w:divBdr>
        <w:top w:val="none" w:sz="0" w:space="0" w:color="auto"/>
        <w:left w:val="none" w:sz="0" w:space="0" w:color="auto"/>
        <w:bottom w:val="none" w:sz="0" w:space="0" w:color="auto"/>
        <w:right w:val="none" w:sz="0" w:space="0" w:color="auto"/>
      </w:divBdr>
    </w:div>
    <w:div w:id="90901357">
      <w:marLeft w:val="0"/>
      <w:marRight w:val="0"/>
      <w:marTop w:val="0"/>
      <w:marBottom w:val="0"/>
      <w:divBdr>
        <w:top w:val="none" w:sz="0" w:space="0" w:color="auto"/>
        <w:left w:val="none" w:sz="0" w:space="0" w:color="auto"/>
        <w:bottom w:val="none" w:sz="0" w:space="0" w:color="auto"/>
        <w:right w:val="none" w:sz="0" w:space="0" w:color="auto"/>
      </w:divBdr>
    </w:div>
    <w:div w:id="90905615">
      <w:marLeft w:val="0"/>
      <w:marRight w:val="0"/>
      <w:marTop w:val="0"/>
      <w:marBottom w:val="0"/>
      <w:divBdr>
        <w:top w:val="none" w:sz="0" w:space="0" w:color="auto"/>
        <w:left w:val="none" w:sz="0" w:space="0" w:color="auto"/>
        <w:bottom w:val="none" w:sz="0" w:space="0" w:color="auto"/>
        <w:right w:val="none" w:sz="0" w:space="0" w:color="auto"/>
      </w:divBdr>
    </w:div>
    <w:div w:id="90976911">
      <w:bodyDiv w:val="1"/>
      <w:marLeft w:val="0"/>
      <w:marRight w:val="0"/>
      <w:marTop w:val="0"/>
      <w:marBottom w:val="0"/>
      <w:divBdr>
        <w:top w:val="none" w:sz="0" w:space="0" w:color="auto"/>
        <w:left w:val="none" w:sz="0" w:space="0" w:color="auto"/>
        <w:bottom w:val="none" w:sz="0" w:space="0" w:color="auto"/>
        <w:right w:val="none" w:sz="0" w:space="0" w:color="auto"/>
      </w:divBdr>
    </w:div>
    <w:div w:id="90978070">
      <w:marLeft w:val="0"/>
      <w:marRight w:val="0"/>
      <w:marTop w:val="0"/>
      <w:marBottom w:val="0"/>
      <w:divBdr>
        <w:top w:val="none" w:sz="0" w:space="0" w:color="auto"/>
        <w:left w:val="none" w:sz="0" w:space="0" w:color="auto"/>
        <w:bottom w:val="none" w:sz="0" w:space="0" w:color="auto"/>
        <w:right w:val="none" w:sz="0" w:space="0" w:color="auto"/>
      </w:divBdr>
    </w:div>
    <w:div w:id="91055399">
      <w:marLeft w:val="0"/>
      <w:marRight w:val="0"/>
      <w:marTop w:val="0"/>
      <w:marBottom w:val="0"/>
      <w:divBdr>
        <w:top w:val="none" w:sz="0" w:space="0" w:color="auto"/>
        <w:left w:val="none" w:sz="0" w:space="0" w:color="auto"/>
        <w:bottom w:val="none" w:sz="0" w:space="0" w:color="auto"/>
        <w:right w:val="none" w:sz="0" w:space="0" w:color="auto"/>
      </w:divBdr>
    </w:div>
    <w:div w:id="91173728">
      <w:marLeft w:val="0"/>
      <w:marRight w:val="0"/>
      <w:marTop w:val="0"/>
      <w:marBottom w:val="0"/>
      <w:divBdr>
        <w:top w:val="none" w:sz="0" w:space="0" w:color="auto"/>
        <w:left w:val="none" w:sz="0" w:space="0" w:color="auto"/>
        <w:bottom w:val="none" w:sz="0" w:space="0" w:color="auto"/>
        <w:right w:val="none" w:sz="0" w:space="0" w:color="auto"/>
      </w:divBdr>
    </w:div>
    <w:div w:id="91292381">
      <w:marLeft w:val="0"/>
      <w:marRight w:val="0"/>
      <w:marTop w:val="0"/>
      <w:marBottom w:val="0"/>
      <w:divBdr>
        <w:top w:val="none" w:sz="0" w:space="0" w:color="auto"/>
        <w:left w:val="none" w:sz="0" w:space="0" w:color="auto"/>
        <w:bottom w:val="none" w:sz="0" w:space="0" w:color="auto"/>
        <w:right w:val="none" w:sz="0" w:space="0" w:color="auto"/>
      </w:divBdr>
    </w:div>
    <w:div w:id="91318082">
      <w:marLeft w:val="0"/>
      <w:marRight w:val="0"/>
      <w:marTop w:val="0"/>
      <w:marBottom w:val="0"/>
      <w:divBdr>
        <w:top w:val="none" w:sz="0" w:space="0" w:color="auto"/>
        <w:left w:val="none" w:sz="0" w:space="0" w:color="auto"/>
        <w:bottom w:val="none" w:sz="0" w:space="0" w:color="auto"/>
        <w:right w:val="none" w:sz="0" w:space="0" w:color="auto"/>
      </w:divBdr>
    </w:div>
    <w:div w:id="91443009">
      <w:marLeft w:val="0"/>
      <w:marRight w:val="0"/>
      <w:marTop w:val="0"/>
      <w:marBottom w:val="0"/>
      <w:divBdr>
        <w:top w:val="none" w:sz="0" w:space="0" w:color="auto"/>
        <w:left w:val="none" w:sz="0" w:space="0" w:color="auto"/>
        <w:bottom w:val="none" w:sz="0" w:space="0" w:color="auto"/>
        <w:right w:val="none" w:sz="0" w:space="0" w:color="auto"/>
      </w:divBdr>
    </w:div>
    <w:div w:id="91516562">
      <w:marLeft w:val="0"/>
      <w:marRight w:val="0"/>
      <w:marTop w:val="0"/>
      <w:marBottom w:val="0"/>
      <w:divBdr>
        <w:top w:val="none" w:sz="0" w:space="0" w:color="auto"/>
        <w:left w:val="none" w:sz="0" w:space="0" w:color="auto"/>
        <w:bottom w:val="none" w:sz="0" w:space="0" w:color="auto"/>
        <w:right w:val="none" w:sz="0" w:space="0" w:color="auto"/>
      </w:divBdr>
    </w:div>
    <w:div w:id="91631518">
      <w:marLeft w:val="0"/>
      <w:marRight w:val="0"/>
      <w:marTop w:val="0"/>
      <w:marBottom w:val="0"/>
      <w:divBdr>
        <w:top w:val="none" w:sz="0" w:space="0" w:color="auto"/>
        <w:left w:val="none" w:sz="0" w:space="0" w:color="auto"/>
        <w:bottom w:val="none" w:sz="0" w:space="0" w:color="auto"/>
        <w:right w:val="none" w:sz="0" w:space="0" w:color="auto"/>
      </w:divBdr>
    </w:div>
    <w:div w:id="91710813">
      <w:marLeft w:val="0"/>
      <w:marRight w:val="0"/>
      <w:marTop w:val="0"/>
      <w:marBottom w:val="0"/>
      <w:divBdr>
        <w:top w:val="none" w:sz="0" w:space="0" w:color="auto"/>
        <w:left w:val="none" w:sz="0" w:space="0" w:color="auto"/>
        <w:bottom w:val="none" w:sz="0" w:space="0" w:color="auto"/>
        <w:right w:val="none" w:sz="0" w:space="0" w:color="auto"/>
      </w:divBdr>
    </w:div>
    <w:div w:id="91754351">
      <w:marLeft w:val="0"/>
      <w:marRight w:val="0"/>
      <w:marTop w:val="0"/>
      <w:marBottom w:val="0"/>
      <w:divBdr>
        <w:top w:val="none" w:sz="0" w:space="0" w:color="auto"/>
        <w:left w:val="none" w:sz="0" w:space="0" w:color="auto"/>
        <w:bottom w:val="none" w:sz="0" w:space="0" w:color="auto"/>
        <w:right w:val="none" w:sz="0" w:space="0" w:color="auto"/>
      </w:divBdr>
    </w:div>
    <w:div w:id="91778601">
      <w:marLeft w:val="0"/>
      <w:marRight w:val="0"/>
      <w:marTop w:val="0"/>
      <w:marBottom w:val="0"/>
      <w:divBdr>
        <w:top w:val="none" w:sz="0" w:space="0" w:color="auto"/>
        <w:left w:val="none" w:sz="0" w:space="0" w:color="auto"/>
        <w:bottom w:val="none" w:sz="0" w:space="0" w:color="auto"/>
        <w:right w:val="none" w:sz="0" w:space="0" w:color="auto"/>
      </w:divBdr>
    </w:div>
    <w:div w:id="91819973">
      <w:marLeft w:val="0"/>
      <w:marRight w:val="0"/>
      <w:marTop w:val="0"/>
      <w:marBottom w:val="0"/>
      <w:divBdr>
        <w:top w:val="none" w:sz="0" w:space="0" w:color="auto"/>
        <w:left w:val="none" w:sz="0" w:space="0" w:color="auto"/>
        <w:bottom w:val="none" w:sz="0" w:space="0" w:color="auto"/>
        <w:right w:val="none" w:sz="0" w:space="0" w:color="auto"/>
      </w:divBdr>
    </w:div>
    <w:div w:id="91822818">
      <w:marLeft w:val="0"/>
      <w:marRight w:val="0"/>
      <w:marTop w:val="0"/>
      <w:marBottom w:val="0"/>
      <w:divBdr>
        <w:top w:val="none" w:sz="0" w:space="0" w:color="auto"/>
        <w:left w:val="none" w:sz="0" w:space="0" w:color="auto"/>
        <w:bottom w:val="none" w:sz="0" w:space="0" w:color="auto"/>
        <w:right w:val="none" w:sz="0" w:space="0" w:color="auto"/>
      </w:divBdr>
    </w:div>
    <w:div w:id="91900313">
      <w:marLeft w:val="0"/>
      <w:marRight w:val="0"/>
      <w:marTop w:val="0"/>
      <w:marBottom w:val="0"/>
      <w:divBdr>
        <w:top w:val="none" w:sz="0" w:space="0" w:color="auto"/>
        <w:left w:val="none" w:sz="0" w:space="0" w:color="auto"/>
        <w:bottom w:val="none" w:sz="0" w:space="0" w:color="auto"/>
        <w:right w:val="none" w:sz="0" w:space="0" w:color="auto"/>
      </w:divBdr>
    </w:div>
    <w:div w:id="91973584">
      <w:marLeft w:val="0"/>
      <w:marRight w:val="0"/>
      <w:marTop w:val="0"/>
      <w:marBottom w:val="0"/>
      <w:divBdr>
        <w:top w:val="none" w:sz="0" w:space="0" w:color="auto"/>
        <w:left w:val="none" w:sz="0" w:space="0" w:color="auto"/>
        <w:bottom w:val="none" w:sz="0" w:space="0" w:color="auto"/>
        <w:right w:val="none" w:sz="0" w:space="0" w:color="auto"/>
      </w:divBdr>
    </w:div>
    <w:div w:id="92013248">
      <w:marLeft w:val="0"/>
      <w:marRight w:val="0"/>
      <w:marTop w:val="0"/>
      <w:marBottom w:val="0"/>
      <w:divBdr>
        <w:top w:val="none" w:sz="0" w:space="0" w:color="auto"/>
        <w:left w:val="none" w:sz="0" w:space="0" w:color="auto"/>
        <w:bottom w:val="none" w:sz="0" w:space="0" w:color="auto"/>
        <w:right w:val="none" w:sz="0" w:space="0" w:color="auto"/>
      </w:divBdr>
    </w:div>
    <w:div w:id="92018795">
      <w:marLeft w:val="0"/>
      <w:marRight w:val="0"/>
      <w:marTop w:val="0"/>
      <w:marBottom w:val="0"/>
      <w:divBdr>
        <w:top w:val="none" w:sz="0" w:space="0" w:color="auto"/>
        <w:left w:val="none" w:sz="0" w:space="0" w:color="auto"/>
        <w:bottom w:val="none" w:sz="0" w:space="0" w:color="auto"/>
        <w:right w:val="none" w:sz="0" w:space="0" w:color="auto"/>
      </w:divBdr>
    </w:div>
    <w:div w:id="92283024">
      <w:marLeft w:val="0"/>
      <w:marRight w:val="0"/>
      <w:marTop w:val="0"/>
      <w:marBottom w:val="0"/>
      <w:divBdr>
        <w:top w:val="none" w:sz="0" w:space="0" w:color="auto"/>
        <w:left w:val="none" w:sz="0" w:space="0" w:color="auto"/>
        <w:bottom w:val="none" w:sz="0" w:space="0" w:color="auto"/>
        <w:right w:val="none" w:sz="0" w:space="0" w:color="auto"/>
      </w:divBdr>
    </w:div>
    <w:div w:id="92551394">
      <w:marLeft w:val="0"/>
      <w:marRight w:val="0"/>
      <w:marTop w:val="0"/>
      <w:marBottom w:val="0"/>
      <w:divBdr>
        <w:top w:val="none" w:sz="0" w:space="0" w:color="auto"/>
        <w:left w:val="none" w:sz="0" w:space="0" w:color="auto"/>
        <w:bottom w:val="none" w:sz="0" w:space="0" w:color="auto"/>
        <w:right w:val="none" w:sz="0" w:space="0" w:color="auto"/>
      </w:divBdr>
    </w:div>
    <w:div w:id="92558161">
      <w:marLeft w:val="0"/>
      <w:marRight w:val="0"/>
      <w:marTop w:val="0"/>
      <w:marBottom w:val="0"/>
      <w:divBdr>
        <w:top w:val="none" w:sz="0" w:space="0" w:color="auto"/>
        <w:left w:val="none" w:sz="0" w:space="0" w:color="auto"/>
        <w:bottom w:val="none" w:sz="0" w:space="0" w:color="auto"/>
        <w:right w:val="none" w:sz="0" w:space="0" w:color="auto"/>
      </w:divBdr>
    </w:div>
    <w:div w:id="93137542">
      <w:marLeft w:val="0"/>
      <w:marRight w:val="0"/>
      <w:marTop w:val="0"/>
      <w:marBottom w:val="0"/>
      <w:divBdr>
        <w:top w:val="none" w:sz="0" w:space="0" w:color="auto"/>
        <w:left w:val="none" w:sz="0" w:space="0" w:color="auto"/>
        <w:bottom w:val="none" w:sz="0" w:space="0" w:color="auto"/>
        <w:right w:val="none" w:sz="0" w:space="0" w:color="auto"/>
      </w:divBdr>
    </w:div>
    <w:div w:id="93138141">
      <w:marLeft w:val="0"/>
      <w:marRight w:val="0"/>
      <w:marTop w:val="0"/>
      <w:marBottom w:val="0"/>
      <w:divBdr>
        <w:top w:val="none" w:sz="0" w:space="0" w:color="auto"/>
        <w:left w:val="none" w:sz="0" w:space="0" w:color="auto"/>
        <w:bottom w:val="none" w:sz="0" w:space="0" w:color="auto"/>
        <w:right w:val="none" w:sz="0" w:space="0" w:color="auto"/>
      </w:divBdr>
    </w:div>
    <w:div w:id="93213013">
      <w:marLeft w:val="0"/>
      <w:marRight w:val="0"/>
      <w:marTop w:val="0"/>
      <w:marBottom w:val="0"/>
      <w:divBdr>
        <w:top w:val="none" w:sz="0" w:space="0" w:color="auto"/>
        <w:left w:val="none" w:sz="0" w:space="0" w:color="auto"/>
        <w:bottom w:val="none" w:sz="0" w:space="0" w:color="auto"/>
        <w:right w:val="none" w:sz="0" w:space="0" w:color="auto"/>
      </w:divBdr>
    </w:div>
    <w:div w:id="93289541">
      <w:marLeft w:val="0"/>
      <w:marRight w:val="0"/>
      <w:marTop w:val="0"/>
      <w:marBottom w:val="0"/>
      <w:divBdr>
        <w:top w:val="none" w:sz="0" w:space="0" w:color="auto"/>
        <w:left w:val="none" w:sz="0" w:space="0" w:color="auto"/>
        <w:bottom w:val="none" w:sz="0" w:space="0" w:color="auto"/>
        <w:right w:val="none" w:sz="0" w:space="0" w:color="auto"/>
      </w:divBdr>
    </w:div>
    <w:div w:id="93326218">
      <w:bodyDiv w:val="1"/>
      <w:marLeft w:val="0"/>
      <w:marRight w:val="0"/>
      <w:marTop w:val="0"/>
      <w:marBottom w:val="0"/>
      <w:divBdr>
        <w:top w:val="none" w:sz="0" w:space="0" w:color="auto"/>
        <w:left w:val="none" w:sz="0" w:space="0" w:color="auto"/>
        <w:bottom w:val="none" w:sz="0" w:space="0" w:color="auto"/>
        <w:right w:val="none" w:sz="0" w:space="0" w:color="auto"/>
      </w:divBdr>
    </w:div>
    <w:div w:id="93328254">
      <w:marLeft w:val="0"/>
      <w:marRight w:val="0"/>
      <w:marTop w:val="0"/>
      <w:marBottom w:val="0"/>
      <w:divBdr>
        <w:top w:val="none" w:sz="0" w:space="0" w:color="auto"/>
        <w:left w:val="none" w:sz="0" w:space="0" w:color="auto"/>
        <w:bottom w:val="none" w:sz="0" w:space="0" w:color="auto"/>
        <w:right w:val="none" w:sz="0" w:space="0" w:color="auto"/>
      </w:divBdr>
    </w:div>
    <w:div w:id="93331074">
      <w:marLeft w:val="0"/>
      <w:marRight w:val="0"/>
      <w:marTop w:val="0"/>
      <w:marBottom w:val="0"/>
      <w:divBdr>
        <w:top w:val="none" w:sz="0" w:space="0" w:color="auto"/>
        <w:left w:val="none" w:sz="0" w:space="0" w:color="auto"/>
        <w:bottom w:val="none" w:sz="0" w:space="0" w:color="auto"/>
        <w:right w:val="none" w:sz="0" w:space="0" w:color="auto"/>
      </w:divBdr>
    </w:div>
    <w:div w:id="93405961">
      <w:marLeft w:val="0"/>
      <w:marRight w:val="0"/>
      <w:marTop w:val="0"/>
      <w:marBottom w:val="0"/>
      <w:divBdr>
        <w:top w:val="none" w:sz="0" w:space="0" w:color="auto"/>
        <w:left w:val="none" w:sz="0" w:space="0" w:color="auto"/>
        <w:bottom w:val="none" w:sz="0" w:space="0" w:color="auto"/>
        <w:right w:val="none" w:sz="0" w:space="0" w:color="auto"/>
      </w:divBdr>
    </w:div>
    <w:div w:id="93406022">
      <w:marLeft w:val="0"/>
      <w:marRight w:val="0"/>
      <w:marTop w:val="0"/>
      <w:marBottom w:val="0"/>
      <w:divBdr>
        <w:top w:val="none" w:sz="0" w:space="0" w:color="auto"/>
        <w:left w:val="none" w:sz="0" w:space="0" w:color="auto"/>
        <w:bottom w:val="none" w:sz="0" w:space="0" w:color="auto"/>
        <w:right w:val="none" w:sz="0" w:space="0" w:color="auto"/>
      </w:divBdr>
    </w:div>
    <w:div w:id="93477253">
      <w:marLeft w:val="0"/>
      <w:marRight w:val="0"/>
      <w:marTop w:val="0"/>
      <w:marBottom w:val="0"/>
      <w:divBdr>
        <w:top w:val="none" w:sz="0" w:space="0" w:color="auto"/>
        <w:left w:val="none" w:sz="0" w:space="0" w:color="auto"/>
        <w:bottom w:val="none" w:sz="0" w:space="0" w:color="auto"/>
        <w:right w:val="none" w:sz="0" w:space="0" w:color="auto"/>
      </w:divBdr>
    </w:div>
    <w:div w:id="93521279">
      <w:marLeft w:val="0"/>
      <w:marRight w:val="0"/>
      <w:marTop w:val="0"/>
      <w:marBottom w:val="0"/>
      <w:divBdr>
        <w:top w:val="none" w:sz="0" w:space="0" w:color="auto"/>
        <w:left w:val="none" w:sz="0" w:space="0" w:color="auto"/>
        <w:bottom w:val="none" w:sz="0" w:space="0" w:color="auto"/>
        <w:right w:val="none" w:sz="0" w:space="0" w:color="auto"/>
      </w:divBdr>
    </w:div>
    <w:div w:id="93523198">
      <w:marLeft w:val="0"/>
      <w:marRight w:val="0"/>
      <w:marTop w:val="0"/>
      <w:marBottom w:val="0"/>
      <w:divBdr>
        <w:top w:val="none" w:sz="0" w:space="0" w:color="auto"/>
        <w:left w:val="none" w:sz="0" w:space="0" w:color="auto"/>
        <w:bottom w:val="none" w:sz="0" w:space="0" w:color="auto"/>
        <w:right w:val="none" w:sz="0" w:space="0" w:color="auto"/>
      </w:divBdr>
    </w:div>
    <w:div w:id="93550666">
      <w:marLeft w:val="0"/>
      <w:marRight w:val="0"/>
      <w:marTop w:val="0"/>
      <w:marBottom w:val="0"/>
      <w:divBdr>
        <w:top w:val="none" w:sz="0" w:space="0" w:color="auto"/>
        <w:left w:val="none" w:sz="0" w:space="0" w:color="auto"/>
        <w:bottom w:val="none" w:sz="0" w:space="0" w:color="auto"/>
        <w:right w:val="none" w:sz="0" w:space="0" w:color="auto"/>
      </w:divBdr>
    </w:div>
    <w:div w:id="93594330">
      <w:marLeft w:val="0"/>
      <w:marRight w:val="0"/>
      <w:marTop w:val="0"/>
      <w:marBottom w:val="0"/>
      <w:divBdr>
        <w:top w:val="none" w:sz="0" w:space="0" w:color="auto"/>
        <w:left w:val="none" w:sz="0" w:space="0" w:color="auto"/>
        <w:bottom w:val="none" w:sz="0" w:space="0" w:color="auto"/>
        <w:right w:val="none" w:sz="0" w:space="0" w:color="auto"/>
      </w:divBdr>
    </w:div>
    <w:div w:id="93669963">
      <w:marLeft w:val="0"/>
      <w:marRight w:val="0"/>
      <w:marTop w:val="0"/>
      <w:marBottom w:val="0"/>
      <w:divBdr>
        <w:top w:val="none" w:sz="0" w:space="0" w:color="auto"/>
        <w:left w:val="none" w:sz="0" w:space="0" w:color="auto"/>
        <w:bottom w:val="none" w:sz="0" w:space="0" w:color="auto"/>
        <w:right w:val="none" w:sz="0" w:space="0" w:color="auto"/>
      </w:divBdr>
    </w:div>
    <w:div w:id="93745420">
      <w:marLeft w:val="0"/>
      <w:marRight w:val="0"/>
      <w:marTop w:val="0"/>
      <w:marBottom w:val="0"/>
      <w:divBdr>
        <w:top w:val="none" w:sz="0" w:space="0" w:color="auto"/>
        <w:left w:val="none" w:sz="0" w:space="0" w:color="auto"/>
        <w:bottom w:val="none" w:sz="0" w:space="0" w:color="auto"/>
        <w:right w:val="none" w:sz="0" w:space="0" w:color="auto"/>
      </w:divBdr>
    </w:div>
    <w:div w:id="93747852">
      <w:marLeft w:val="0"/>
      <w:marRight w:val="0"/>
      <w:marTop w:val="0"/>
      <w:marBottom w:val="0"/>
      <w:divBdr>
        <w:top w:val="none" w:sz="0" w:space="0" w:color="auto"/>
        <w:left w:val="none" w:sz="0" w:space="0" w:color="auto"/>
        <w:bottom w:val="none" w:sz="0" w:space="0" w:color="auto"/>
        <w:right w:val="none" w:sz="0" w:space="0" w:color="auto"/>
      </w:divBdr>
    </w:div>
    <w:div w:id="93788450">
      <w:marLeft w:val="0"/>
      <w:marRight w:val="0"/>
      <w:marTop w:val="0"/>
      <w:marBottom w:val="0"/>
      <w:divBdr>
        <w:top w:val="none" w:sz="0" w:space="0" w:color="auto"/>
        <w:left w:val="none" w:sz="0" w:space="0" w:color="auto"/>
        <w:bottom w:val="none" w:sz="0" w:space="0" w:color="auto"/>
        <w:right w:val="none" w:sz="0" w:space="0" w:color="auto"/>
      </w:divBdr>
    </w:div>
    <w:div w:id="93861132">
      <w:marLeft w:val="0"/>
      <w:marRight w:val="0"/>
      <w:marTop w:val="0"/>
      <w:marBottom w:val="0"/>
      <w:divBdr>
        <w:top w:val="none" w:sz="0" w:space="0" w:color="auto"/>
        <w:left w:val="none" w:sz="0" w:space="0" w:color="auto"/>
        <w:bottom w:val="none" w:sz="0" w:space="0" w:color="auto"/>
        <w:right w:val="none" w:sz="0" w:space="0" w:color="auto"/>
      </w:divBdr>
    </w:div>
    <w:div w:id="93863087">
      <w:marLeft w:val="0"/>
      <w:marRight w:val="0"/>
      <w:marTop w:val="0"/>
      <w:marBottom w:val="0"/>
      <w:divBdr>
        <w:top w:val="none" w:sz="0" w:space="0" w:color="auto"/>
        <w:left w:val="none" w:sz="0" w:space="0" w:color="auto"/>
        <w:bottom w:val="none" w:sz="0" w:space="0" w:color="auto"/>
        <w:right w:val="none" w:sz="0" w:space="0" w:color="auto"/>
      </w:divBdr>
    </w:div>
    <w:div w:id="93864626">
      <w:marLeft w:val="0"/>
      <w:marRight w:val="0"/>
      <w:marTop w:val="0"/>
      <w:marBottom w:val="0"/>
      <w:divBdr>
        <w:top w:val="none" w:sz="0" w:space="0" w:color="auto"/>
        <w:left w:val="none" w:sz="0" w:space="0" w:color="auto"/>
        <w:bottom w:val="none" w:sz="0" w:space="0" w:color="auto"/>
        <w:right w:val="none" w:sz="0" w:space="0" w:color="auto"/>
      </w:divBdr>
    </w:div>
    <w:div w:id="93867359">
      <w:marLeft w:val="0"/>
      <w:marRight w:val="0"/>
      <w:marTop w:val="0"/>
      <w:marBottom w:val="0"/>
      <w:divBdr>
        <w:top w:val="none" w:sz="0" w:space="0" w:color="auto"/>
        <w:left w:val="none" w:sz="0" w:space="0" w:color="auto"/>
        <w:bottom w:val="none" w:sz="0" w:space="0" w:color="auto"/>
        <w:right w:val="none" w:sz="0" w:space="0" w:color="auto"/>
      </w:divBdr>
    </w:div>
    <w:div w:id="93868290">
      <w:marLeft w:val="0"/>
      <w:marRight w:val="0"/>
      <w:marTop w:val="0"/>
      <w:marBottom w:val="0"/>
      <w:divBdr>
        <w:top w:val="none" w:sz="0" w:space="0" w:color="auto"/>
        <w:left w:val="none" w:sz="0" w:space="0" w:color="auto"/>
        <w:bottom w:val="none" w:sz="0" w:space="0" w:color="auto"/>
        <w:right w:val="none" w:sz="0" w:space="0" w:color="auto"/>
      </w:divBdr>
    </w:div>
    <w:div w:id="93937900">
      <w:marLeft w:val="0"/>
      <w:marRight w:val="0"/>
      <w:marTop w:val="0"/>
      <w:marBottom w:val="0"/>
      <w:divBdr>
        <w:top w:val="none" w:sz="0" w:space="0" w:color="auto"/>
        <w:left w:val="none" w:sz="0" w:space="0" w:color="auto"/>
        <w:bottom w:val="none" w:sz="0" w:space="0" w:color="auto"/>
        <w:right w:val="none" w:sz="0" w:space="0" w:color="auto"/>
      </w:divBdr>
    </w:div>
    <w:div w:id="94062448">
      <w:marLeft w:val="0"/>
      <w:marRight w:val="0"/>
      <w:marTop w:val="0"/>
      <w:marBottom w:val="0"/>
      <w:divBdr>
        <w:top w:val="none" w:sz="0" w:space="0" w:color="auto"/>
        <w:left w:val="none" w:sz="0" w:space="0" w:color="auto"/>
        <w:bottom w:val="none" w:sz="0" w:space="0" w:color="auto"/>
        <w:right w:val="none" w:sz="0" w:space="0" w:color="auto"/>
      </w:divBdr>
    </w:div>
    <w:div w:id="94131838">
      <w:marLeft w:val="0"/>
      <w:marRight w:val="0"/>
      <w:marTop w:val="0"/>
      <w:marBottom w:val="0"/>
      <w:divBdr>
        <w:top w:val="none" w:sz="0" w:space="0" w:color="auto"/>
        <w:left w:val="none" w:sz="0" w:space="0" w:color="auto"/>
        <w:bottom w:val="none" w:sz="0" w:space="0" w:color="auto"/>
        <w:right w:val="none" w:sz="0" w:space="0" w:color="auto"/>
      </w:divBdr>
    </w:div>
    <w:div w:id="94177796">
      <w:bodyDiv w:val="1"/>
      <w:marLeft w:val="0"/>
      <w:marRight w:val="0"/>
      <w:marTop w:val="0"/>
      <w:marBottom w:val="0"/>
      <w:divBdr>
        <w:top w:val="none" w:sz="0" w:space="0" w:color="auto"/>
        <w:left w:val="none" w:sz="0" w:space="0" w:color="auto"/>
        <w:bottom w:val="none" w:sz="0" w:space="0" w:color="auto"/>
        <w:right w:val="none" w:sz="0" w:space="0" w:color="auto"/>
      </w:divBdr>
    </w:div>
    <w:div w:id="94177820">
      <w:marLeft w:val="0"/>
      <w:marRight w:val="0"/>
      <w:marTop w:val="0"/>
      <w:marBottom w:val="0"/>
      <w:divBdr>
        <w:top w:val="none" w:sz="0" w:space="0" w:color="auto"/>
        <w:left w:val="none" w:sz="0" w:space="0" w:color="auto"/>
        <w:bottom w:val="none" w:sz="0" w:space="0" w:color="auto"/>
        <w:right w:val="none" w:sz="0" w:space="0" w:color="auto"/>
      </w:divBdr>
    </w:div>
    <w:div w:id="94180322">
      <w:marLeft w:val="0"/>
      <w:marRight w:val="0"/>
      <w:marTop w:val="0"/>
      <w:marBottom w:val="0"/>
      <w:divBdr>
        <w:top w:val="none" w:sz="0" w:space="0" w:color="auto"/>
        <w:left w:val="none" w:sz="0" w:space="0" w:color="auto"/>
        <w:bottom w:val="none" w:sz="0" w:space="0" w:color="auto"/>
        <w:right w:val="none" w:sz="0" w:space="0" w:color="auto"/>
      </w:divBdr>
    </w:div>
    <w:div w:id="94180940">
      <w:marLeft w:val="0"/>
      <w:marRight w:val="0"/>
      <w:marTop w:val="0"/>
      <w:marBottom w:val="0"/>
      <w:divBdr>
        <w:top w:val="none" w:sz="0" w:space="0" w:color="auto"/>
        <w:left w:val="none" w:sz="0" w:space="0" w:color="auto"/>
        <w:bottom w:val="none" w:sz="0" w:space="0" w:color="auto"/>
        <w:right w:val="none" w:sz="0" w:space="0" w:color="auto"/>
      </w:divBdr>
    </w:div>
    <w:div w:id="94181532">
      <w:marLeft w:val="0"/>
      <w:marRight w:val="0"/>
      <w:marTop w:val="0"/>
      <w:marBottom w:val="0"/>
      <w:divBdr>
        <w:top w:val="none" w:sz="0" w:space="0" w:color="auto"/>
        <w:left w:val="none" w:sz="0" w:space="0" w:color="auto"/>
        <w:bottom w:val="none" w:sz="0" w:space="0" w:color="auto"/>
        <w:right w:val="none" w:sz="0" w:space="0" w:color="auto"/>
      </w:divBdr>
    </w:div>
    <w:div w:id="94251124">
      <w:marLeft w:val="0"/>
      <w:marRight w:val="0"/>
      <w:marTop w:val="0"/>
      <w:marBottom w:val="0"/>
      <w:divBdr>
        <w:top w:val="none" w:sz="0" w:space="0" w:color="auto"/>
        <w:left w:val="none" w:sz="0" w:space="0" w:color="auto"/>
        <w:bottom w:val="none" w:sz="0" w:space="0" w:color="auto"/>
        <w:right w:val="none" w:sz="0" w:space="0" w:color="auto"/>
      </w:divBdr>
    </w:div>
    <w:div w:id="94328484">
      <w:marLeft w:val="0"/>
      <w:marRight w:val="0"/>
      <w:marTop w:val="0"/>
      <w:marBottom w:val="0"/>
      <w:divBdr>
        <w:top w:val="none" w:sz="0" w:space="0" w:color="auto"/>
        <w:left w:val="none" w:sz="0" w:space="0" w:color="auto"/>
        <w:bottom w:val="none" w:sz="0" w:space="0" w:color="auto"/>
        <w:right w:val="none" w:sz="0" w:space="0" w:color="auto"/>
      </w:divBdr>
    </w:div>
    <w:div w:id="94329049">
      <w:marLeft w:val="0"/>
      <w:marRight w:val="0"/>
      <w:marTop w:val="0"/>
      <w:marBottom w:val="0"/>
      <w:divBdr>
        <w:top w:val="none" w:sz="0" w:space="0" w:color="auto"/>
        <w:left w:val="none" w:sz="0" w:space="0" w:color="auto"/>
        <w:bottom w:val="none" w:sz="0" w:space="0" w:color="auto"/>
        <w:right w:val="none" w:sz="0" w:space="0" w:color="auto"/>
      </w:divBdr>
    </w:div>
    <w:div w:id="94401289">
      <w:marLeft w:val="0"/>
      <w:marRight w:val="0"/>
      <w:marTop w:val="0"/>
      <w:marBottom w:val="0"/>
      <w:divBdr>
        <w:top w:val="none" w:sz="0" w:space="0" w:color="auto"/>
        <w:left w:val="none" w:sz="0" w:space="0" w:color="auto"/>
        <w:bottom w:val="none" w:sz="0" w:space="0" w:color="auto"/>
        <w:right w:val="none" w:sz="0" w:space="0" w:color="auto"/>
      </w:divBdr>
    </w:div>
    <w:div w:id="94443877">
      <w:marLeft w:val="0"/>
      <w:marRight w:val="0"/>
      <w:marTop w:val="0"/>
      <w:marBottom w:val="0"/>
      <w:divBdr>
        <w:top w:val="none" w:sz="0" w:space="0" w:color="auto"/>
        <w:left w:val="none" w:sz="0" w:space="0" w:color="auto"/>
        <w:bottom w:val="none" w:sz="0" w:space="0" w:color="auto"/>
        <w:right w:val="none" w:sz="0" w:space="0" w:color="auto"/>
      </w:divBdr>
    </w:div>
    <w:div w:id="94446633">
      <w:marLeft w:val="0"/>
      <w:marRight w:val="0"/>
      <w:marTop w:val="0"/>
      <w:marBottom w:val="0"/>
      <w:divBdr>
        <w:top w:val="none" w:sz="0" w:space="0" w:color="auto"/>
        <w:left w:val="none" w:sz="0" w:space="0" w:color="auto"/>
        <w:bottom w:val="none" w:sz="0" w:space="0" w:color="auto"/>
        <w:right w:val="none" w:sz="0" w:space="0" w:color="auto"/>
      </w:divBdr>
    </w:div>
    <w:div w:id="94521110">
      <w:marLeft w:val="0"/>
      <w:marRight w:val="0"/>
      <w:marTop w:val="0"/>
      <w:marBottom w:val="0"/>
      <w:divBdr>
        <w:top w:val="none" w:sz="0" w:space="0" w:color="auto"/>
        <w:left w:val="none" w:sz="0" w:space="0" w:color="auto"/>
        <w:bottom w:val="none" w:sz="0" w:space="0" w:color="auto"/>
        <w:right w:val="none" w:sz="0" w:space="0" w:color="auto"/>
      </w:divBdr>
    </w:div>
    <w:div w:id="94599124">
      <w:marLeft w:val="0"/>
      <w:marRight w:val="0"/>
      <w:marTop w:val="0"/>
      <w:marBottom w:val="0"/>
      <w:divBdr>
        <w:top w:val="none" w:sz="0" w:space="0" w:color="auto"/>
        <w:left w:val="none" w:sz="0" w:space="0" w:color="auto"/>
        <w:bottom w:val="none" w:sz="0" w:space="0" w:color="auto"/>
        <w:right w:val="none" w:sz="0" w:space="0" w:color="auto"/>
      </w:divBdr>
    </w:div>
    <w:div w:id="94713298">
      <w:marLeft w:val="0"/>
      <w:marRight w:val="0"/>
      <w:marTop w:val="0"/>
      <w:marBottom w:val="0"/>
      <w:divBdr>
        <w:top w:val="none" w:sz="0" w:space="0" w:color="auto"/>
        <w:left w:val="none" w:sz="0" w:space="0" w:color="auto"/>
        <w:bottom w:val="none" w:sz="0" w:space="0" w:color="auto"/>
        <w:right w:val="none" w:sz="0" w:space="0" w:color="auto"/>
      </w:divBdr>
    </w:div>
    <w:div w:id="94715406">
      <w:marLeft w:val="0"/>
      <w:marRight w:val="0"/>
      <w:marTop w:val="0"/>
      <w:marBottom w:val="0"/>
      <w:divBdr>
        <w:top w:val="none" w:sz="0" w:space="0" w:color="auto"/>
        <w:left w:val="none" w:sz="0" w:space="0" w:color="auto"/>
        <w:bottom w:val="none" w:sz="0" w:space="0" w:color="auto"/>
        <w:right w:val="none" w:sz="0" w:space="0" w:color="auto"/>
      </w:divBdr>
    </w:div>
    <w:div w:id="94786169">
      <w:marLeft w:val="0"/>
      <w:marRight w:val="0"/>
      <w:marTop w:val="0"/>
      <w:marBottom w:val="0"/>
      <w:divBdr>
        <w:top w:val="none" w:sz="0" w:space="0" w:color="auto"/>
        <w:left w:val="none" w:sz="0" w:space="0" w:color="auto"/>
        <w:bottom w:val="none" w:sz="0" w:space="0" w:color="auto"/>
        <w:right w:val="none" w:sz="0" w:space="0" w:color="auto"/>
      </w:divBdr>
    </w:div>
    <w:div w:id="94792926">
      <w:marLeft w:val="0"/>
      <w:marRight w:val="0"/>
      <w:marTop w:val="0"/>
      <w:marBottom w:val="0"/>
      <w:divBdr>
        <w:top w:val="none" w:sz="0" w:space="0" w:color="auto"/>
        <w:left w:val="none" w:sz="0" w:space="0" w:color="auto"/>
        <w:bottom w:val="none" w:sz="0" w:space="0" w:color="auto"/>
        <w:right w:val="none" w:sz="0" w:space="0" w:color="auto"/>
      </w:divBdr>
    </w:div>
    <w:div w:id="94836560">
      <w:marLeft w:val="0"/>
      <w:marRight w:val="0"/>
      <w:marTop w:val="0"/>
      <w:marBottom w:val="0"/>
      <w:divBdr>
        <w:top w:val="none" w:sz="0" w:space="0" w:color="auto"/>
        <w:left w:val="none" w:sz="0" w:space="0" w:color="auto"/>
        <w:bottom w:val="none" w:sz="0" w:space="0" w:color="auto"/>
        <w:right w:val="none" w:sz="0" w:space="0" w:color="auto"/>
      </w:divBdr>
    </w:div>
    <w:div w:id="94908556">
      <w:marLeft w:val="0"/>
      <w:marRight w:val="0"/>
      <w:marTop w:val="0"/>
      <w:marBottom w:val="0"/>
      <w:divBdr>
        <w:top w:val="none" w:sz="0" w:space="0" w:color="auto"/>
        <w:left w:val="none" w:sz="0" w:space="0" w:color="auto"/>
        <w:bottom w:val="none" w:sz="0" w:space="0" w:color="auto"/>
        <w:right w:val="none" w:sz="0" w:space="0" w:color="auto"/>
      </w:divBdr>
    </w:div>
    <w:div w:id="94985044">
      <w:marLeft w:val="0"/>
      <w:marRight w:val="0"/>
      <w:marTop w:val="0"/>
      <w:marBottom w:val="0"/>
      <w:divBdr>
        <w:top w:val="none" w:sz="0" w:space="0" w:color="auto"/>
        <w:left w:val="none" w:sz="0" w:space="0" w:color="auto"/>
        <w:bottom w:val="none" w:sz="0" w:space="0" w:color="auto"/>
        <w:right w:val="none" w:sz="0" w:space="0" w:color="auto"/>
      </w:divBdr>
    </w:div>
    <w:div w:id="94985492">
      <w:marLeft w:val="480"/>
      <w:marRight w:val="0"/>
      <w:marTop w:val="0"/>
      <w:marBottom w:val="0"/>
      <w:divBdr>
        <w:top w:val="none" w:sz="0" w:space="0" w:color="auto"/>
        <w:left w:val="none" w:sz="0" w:space="0" w:color="auto"/>
        <w:bottom w:val="none" w:sz="0" w:space="0" w:color="auto"/>
        <w:right w:val="none" w:sz="0" w:space="0" w:color="auto"/>
      </w:divBdr>
    </w:div>
    <w:div w:id="95027409">
      <w:marLeft w:val="0"/>
      <w:marRight w:val="0"/>
      <w:marTop w:val="0"/>
      <w:marBottom w:val="0"/>
      <w:divBdr>
        <w:top w:val="none" w:sz="0" w:space="0" w:color="auto"/>
        <w:left w:val="none" w:sz="0" w:space="0" w:color="auto"/>
        <w:bottom w:val="none" w:sz="0" w:space="0" w:color="auto"/>
        <w:right w:val="none" w:sz="0" w:space="0" w:color="auto"/>
      </w:divBdr>
    </w:div>
    <w:div w:id="95057748">
      <w:marLeft w:val="0"/>
      <w:marRight w:val="0"/>
      <w:marTop w:val="0"/>
      <w:marBottom w:val="0"/>
      <w:divBdr>
        <w:top w:val="none" w:sz="0" w:space="0" w:color="auto"/>
        <w:left w:val="none" w:sz="0" w:space="0" w:color="auto"/>
        <w:bottom w:val="none" w:sz="0" w:space="0" w:color="auto"/>
        <w:right w:val="none" w:sz="0" w:space="0" w:color="auto"/>
      </w:divBdr>
    </w:div>
    <w:div w:id="95365868">
      <w:marLeft w:val="0"/>
      <w:marRight w:val="0"/>
      <w:marTop w:val="0"/>
      <w:marBottom w:val="0"/>
      <w:divBdr>
        <w:top w:val="none" w:sz="0" w:space="0" w:color="auto"/>
        <w:left w:val="none" w:sz="0" w:space="0" w:color="auto"/>
        <w:bottom w:val="none" w:sz="0" w:space="0" w:color="auto"/>
        <w:right w:val="none" w:sz="0" w:space="0" w:color="auto"/>
      </w:divBdr>
    </w:div>
    <w:div w:id="95447533">
      <w:marLeft w:val="0"/>
      <w:marRight w:val="0"/>
      <w:marTop w:val="0"/>
      <w:marBottom w:val="0"/>
      <w:divBdr>
        <w:top w:val="none" w:sz="0" w:space="0" w:color="auto"/>
        <w:left w:val="none" w:sz="0" w:space="0" w:color="auto"/>
        <w:bottom w:val="none" w:sz="0" w:space="0" w:color="auto"/>
        <w:right w:val="none" w:sz="0" w:space="0" w:color="auto"/>
      </w:divBdr>
    </w:div>
    <w:div w:id="95487043">
      <w:marLeft w:val="0"/>
      <w:marRight w:val="0"/>
      <w:marTop w:val="0"/>
      <w:marBottom w:val="0"/>
      <w:divBdr>
        <w:top w:val="none" w:sz="0" w:space="0" w:color="auto"/>
        <w:left w:val="none" w:sz="0" w:space="0" w:color="auto"/>
        <w:bottom w:val="none" w:sz="0" w:space="0" w:color="auto"/>
        <w:right w:val="none" w:sz="0" w:space="0" w:color="auto"/>
      </w:divBdr>
    </w:div>
    <w:div w:id="95489662">
      <w:marLeft w:val="0"/>
      <w:marRight w:val="0"/>
      <w:marTop w:val="0"/>
      <w:marBottom w:val="0"/>
      <w:divBdr>
        <w:top w:val="none" w:sz="0" w:space="0" w:color="auto"/>
        <w:left w:val="none" w:sz="0" w:space="0" w:color="auto"/>
        <w:bottom w:val="none" w:sz="0" w:space="0" w:color="auto"/>
        <w:right w:val="none" w:sz="0" w:space="0" w:color="auto"/>
      </w:divBdr>
    </w:div>
    <w:div w:id="95560459">
      <w:marLeft w:val="0"/>
      <w:marRight w:val="0"/>
      <w:marTop w:val="0"/>
      <w:marBottom w:val="0"/>
      <w:divBdr>
        <w:top w:val="none" w:sz="0" w:space="0" w:color="auto"/>
        <w:left w:val="none" w:sz="0" w:space="0" w:color="auto"/>
        <w:bottom w:val="none" w:sz="0" w:space="0" w:color="auto"/>
        <w:right w:val="none" w:sz="0" w:space="0" w:color="auto"/>
      </w:divBdr>
    </w:div>
    <w:div w:id="95563761">
      <w:marLeft w:val="0"/>
      <w:marRight w:val="0"/>
      <w:marTop w:val="0"/>
      <w:marBottom w:val="0"/>
      <w:divBdr>
        <w:top w:val="none" w:sz="0" w:space="0" w:color="auto"/>
        <w:left w:val="none" w:sz="0" w:space="0" w:color="auto"/>
        <w:bottom w:val="none" w:sz="0" w:space="0" w:color="auto"/>
        <w:right w:val="none" w:sz="0" w:space="0" w:color="auto"/>
      </w:divBdr>
    </w:div>
    <w:div w:id="95635756">
      <w:marLeft w:val="0"/>
      <w:marRight w:val="0"/>
      <w:marTop w:val="0"/>
      <w:marBottom w:val="0"/>
      <w:divBdr>
        <w:top w:val="none" w:sz="0" w:space="0" w:color="auto"/>
        <w:left w:val="none" w:sz="0" w:space="0" w:color="auto"/>
        <w:bottom w:val="none" w:sz="0" w:space="0" w:color="auto"/>
        <w:right w:val="none" w:sz="0" w:space="0" w:color="auto"/>
      </w:divBdr>
    </w:div>
    <w:div w:id="95639245">
      <w:marLeft w:val="0"/>
      <w:marRight w:val="0"/>
      <w:marTop w:val="0"/>
      <w:marBottom w:val="0"/>
      <w:divBdr>
        <w:top w:val="none" w:sz="0" w:space="0" w:color="auto"/>
        <w:left w:val="none" w:sz="0" w:space="0" w:color="auto"/>
        <w:bottom w:val="none" w:sz="0" w:space="0" w:color="auto"/>
        <w:right w:val="none" w:sz="0" w:space="0" w:color="auto"/>
      </w:divBdr>
    </w:div>
    <w:div w:id="95683556">
      <w:marLeft w:val="0"/>
      <w:marRight w:val="0"/>
      <w:marTop w:val="0"/>
      <w:marBottom w:val="0"/>
      <w:divBdr>
        <w:top w:val="none" w:sz="0" w:space="0" w:color="auto"/>
        <w:left w:val="none" w:sz="0" w:space="0" w:color="auto"/>
        <w:bottom w:val="none" w:sz="0" w:space="0" w:color="auto"/>
        <w:right w:val="none" w:sz="0" w:space="0" w:color="auto"/>
      </w:divBdr>
    </w:div>
    <w:div w:id="95709169">
      <w:marLeft w:val="0"/>
      <w:marRight w:val="0"/>
      <w:marTop w:val="0"/>
      <w:marBottom w:val="0"/>
      <w:divBdr>
        <w:top w:val="none" w:sz="0" w:space="0" w:color="auto"/>
        <w:left w:val="none" w:sz="0" w:space="0" w:color="auto"/>
        <w:bottom w:val="none" w:sz="0" w:space="0" w:color="auto"/>
        <w:right w:val="none" w:sz="0" w:space="0" w:color="auto"/>
      </w:divBdr>
    </w:div>
    <w:div w:id="95757568">
      <w:marLeft w:val="0"/>
      <w:marRight w:val="0"/>
      <w:marTop w:val="0"/>
      <w:marBottom w:val="0"/>
      <w:divBdr>
        <w:top w:val="none" w:sz="0" w:space="0" w:color="auto"/>
        <w:left w:val="none" w:sz="0" w:space="0" w:color="auto"/>
        <w:bottom w:val="none" w:sz="0" w:space="0" w:color="auto"/>
        <w:right w:val="none" w:sz="0" w:space="0" w:color="auto"/>
      </w:divBdr>
    </w:div>
    <w:div w:id="95831149">
      <w:marLeft w:val="0"/>
      <w:marRight w:val="0"/>
      <w:marTop w:val="0"/>
      <w:marBottom w:val="0"/>
      <w:divBdr>
        <w:top w:val="none" w:sz="0" w:space="0" w:color="auto"/>
        <w:left w:val="none" w:sz="0" w:space="0" w:color="auto"/>
        <w:bottom w:val="none" w:sz="0" w:space="0" w:color="auto"/>
        <w:right w:val="none" w:sz="0" w:space="0" w:color="auto"/>
      </w:divBdr>
    </w:div>
    <w:div w:id="95836029">
      <w:marLeft w:val="0"/>
      <w:marRight w:val="0"/>
      <w:marTop w:val="0"/>
      <w:marBottom w:val="0"/>
      <w:divBdr>
        <w:top w:val="none" w:sz="0" w:space="0" w:color="auto"/>
        <w:left w:val="none" w:sz="0" w:space="0" w:color="auto"/>
        <w:bottom w:val="none" w:sz="0" w:space="0" w:color="auto"/>
        <w:right w:val="none" w:sz="0" w:space="0" w:color="auto"/>
      </w:divBdr>
    </w:div>
    <w:div w:id="95904356">
      <w:marLeft w:val="0"/>
      <w:marRight w:val="0"/>
      <w:marTop w:val="0"/>
      <w:marBottom w:val="0"/>
      <w:divBdr>
        <w:top w:val="none" w:sz="0" w:space="0" w:color="auto"/>
        <w:left w:val="none" w:sz="0" w:space="0" w:color="auto"/>
        <w:bottom w:val="none" w:sz="0" w:space="0" w:color="auto"/>
        <w:right w:val="none" w:sz="0" w:space="0" w:color="auto"/>
      </w:divBdr>
    </w:div>
    <w:div w:id="95908620">
      <w:marLeft w:val="0"/>
      <w:marRight w:val="0"/>
      <w:marTop w:val="0"/>
      <w:marBottom w:val="0"/>
      <w:divBdr>
        <w:top w:val="none" w:sz="0" w:space="0" w:color="auto"/>
        <w:left w:val="none" w:sz="0" w:space="0" w:color="auto"/>
        <w:bottom w:val="none" w:sz="0" w:space="0" w:color="auto"/>
        <w:right w:val="none" w:sz="0" w:space="0" w:color="auto"/>
      </w:divBdr>
    </w:div>
    <w:div w:id="95949406">
      <w:marLeft w:val="0"/>
      <w:marRight w:val="0"/>
      <w:marTop w:val="0"/>
      <w:marBottom w:val="0"/>
      <w:divBdr>
        <w:top w:val="none" w:sz="0" w:space="0" w:color="auto"/>
        <w:left w:val="none" w:sz="0" w:space="0" w:color="auto"/>
        <w:bottom w:val="none" w:sz="0" w:space="0" w:color="auto"/>
        <w:right w:val="none" w:sz="0" w:space="0" w:color="auto"/>
      </w:divBdr>
    </w:div>
    <w:div w:id="96021017">
      <w:marLeft w:val="0"/>
      <w:marRight w:val="0"/>
      <w:marTop w:val="0"/>
      <w:marBottom w:val="0"/>
      <w:divBdr>
        <w:top w:val="none" w:sz="0" w:space="0" w:color="auto"/>
        <w:left w:val="none" w:sz="0" w:space="0" w:color="auto"/>
        <w:bottom w:val="none" w:sz="0" w:space="0" w:color="auto"/>
        <w:right w:val="none" w:sz="0" w:space="0" w:color="auto"/>
      </w:divBdr>
    </w:div>
    <w:div w:id="96022072">
      <w:marLeft w:val="0"/>
      <w:marRight w:val="0"/>
      <w:marTop w:val="0"/>
      <w:marBottom w:val="0"/>
      <w:divBdr>
        <w:top w:val="none" w:sz="0" w:space="0" w:color="auto"/>
        <w:left w:val="none" w:sz="0" w:space="0" w:color="auto"/>
        <w:bottom w:val="none" w:sz="0" w:space="0" w:color="auto"/>
        <w:right w:val="none" w:sz="0" w:space="0" w:color="auto"/>
      </w:divBdr>
    </w:div>
    <w:div w:id="96029772">
      <w:marLeft w:val="0"/>
      <w:marRight w:val="0"/>
      <w:marTop w:val="0"/>
      <w:marBottom w:val="0"/>
      <w:divBdr>
        <w:top w:val="none" w:sz="0" w:space="0" w:color="auto"/>
        <w:left w:val="none" w:sz="0" w:space="0" w:color="auto"/>
        <w:bottom w:val="none" w:sz="0" w:space="0" w:color="auto"/>
        <w:right w:val="none" w:sz="0" w:space="0" w:color="auto"/>
      </w:divBdr>
    </w:div>
    <w:div w:id="96101054">
      <w:marLeft w:val="0"/>
      <w:marRight w:val="0"/>
      <w:marTop w:val="0"/>
      <w:marBottom w:val="0"/>
      <w:divBdr>
        <w:top w:val="none" w:sz="0" w:space="0" w:color="auto"/>
        <w:left w:val="none" w:sz="0" w:space="0" w:color="auto"/>
        <w:bottom w:val="none" w:sz="0" w:space="0" w:color="auto"/>
        <w:right w:val="none" w:sz="0" w:space="0" w:color="auto"/>
      </w:divBdr>
    </w:div>
    <w:div w:id="96104084">
      <w:marLeft w:val="0"/>
      <w:marRight w:val="0"/>
      <w:marTop w:val="0"/>
      <w:marBottom w:val="0"/>
      <w:divBdr>
        <w:top w:val="none" w:sz="0" w:space="0" w:color="auto"/>
        <w:left w:val="none" w:sz="0" w:space="0" w:color="auto"/>
        <w:bottom w:val="none" w:sz="0" w:space="0" w:color="auto"/>
        <w:right w:val="none" w:sz="0" w:space="0" w:color="auto"/>
      </w:divBdr>
    </w:div>
    <w:div w:id="96143803">
      <w:marLeft w:val="0"/>
      <w:marRight w:val="0"/>
      <w:marTop w:val="0"/>
      <w:marBottom w:val="0"/>
      <w:divBdr>
        <w:top w:val="none" w:sz="0" w:space="0" w:color="auto"/>
        <w:left w:val="none" w:sz="0" w:space="0" w:color="auto"/>
        <w:bottom w:val="none" w:sz="0" w:space="0" w:color="auto"/>
        <w:right w:val="none" w:sz="0" w:space="0" w:color="auto"/>
      </w:divBdr>
    </w:div>
    <w:div w:id="96219657">
      <w:marLeft w:val="0"/>
      <w:marRight w:val="0"/>
      <w:marTop w:val="0"/>
      <w:marBottom w:val="0"/>
      <w:divBdr>
        <w:top w:val="none" w:sz="0" w:space="0" w:color="auto"/>
        <w:left w:val="none" w:sz="0" w:space="0" w:color="auto"/>
        <w:bottom w:val="none" w:sz="0" w:space="0" w:color="auto"/>
        <w:right w:val="none" w:sz="0" w:space="0" w:color="auto"/>
      </w:divBdr>
    </w:div>
    <w:div w:id="96412423">
      <w:marLeft w:val="0"/>
      <w:marRight w:val="0"/>
      <w:marTop w:val="0"/>
      <w:marBottom w:val="0"/>
      <w:divBdr>
        <w:top w:val="none" w:sz="0" w:space="0" w:color="auto"/>
        <w:left w:val="none" w:sz="0" w:space="0" w:color="auto"/>
        <w:bottom w:val="none" w:sz="0" w:space="0" w:color="auto"/>
        <w:right w:val="none" w:sz="0" w:space="0" w:color="auto"/>
      </w:divBdr>
    </w:div>
    <w:div w:id="96487348">
      <w:marLeft w:val="0"/>
      <w:marRight w:val="0"/>
      <w:marTop w:val="0"/>
      <w:marBottom w:val="0"/>
      <w:divBdr>
        <w:top w:val="none" w:sz="0" w:space="0" w:color="auto"/>
        <w:left w:val="none" w:sz="0" w:space="0" w:color="auto"/>
        <w:bottom w:val="none" w:sz="0" w:space="0" w:color="auto"/>
        <w:right w:val="none" w:sz="0" w:space="0" w:color="auto"/>
      </w:divBdr>
    </w:div>
    <w:div w:id="96752565">
      <w:marLeft w:val="0"/>
      <w:marRight w:val="0"/>
      <w:marTop w:val="0"/>
      <w:marBottom w:val="0"/>
      <w:divBdr>
        <w:top w:val="none" w:sz="0" w:space="0" w:color="auto"/>
        <w:left w:val="none" w:sz="0" w:space="0" w:color="auto"/>
        <w:bottom w:val="none" w:sz="0" w:space="0" w:color="auto"/>
        <w:right w:val="none" w:sz="0" w:space="0" w:color="auto"/>
      </w:divBdr>
    </w:div>
    <w:div w:id="96757025">
      <w:marLeft w:val="0"/>
      <w:marRight w:val="0"/>
      <w:marTop w:val="0"/>
      <w:marBottom w:val="0"/>
      <w:divBdr>
        <w:top w:val="none" w:sz="0" w:space="0" w:color="auto"/>
        <w:left w:val="none" w:sz="0" w:space="0" w:color="auto"/>
        <w:bottom w:val="none" w:sz="0" w:space="0" w:color="auto"/>
        <w:right w:val="none" w:sz="0" w:space="0" w:color="auto"/>
      </w:divBdr>
    </w:div>
    <w:div w:id="96757866">
      <w:marLeft w:val="0"/>
      <w:marRight w:val="0"/>
      <w:marTop w:val="0"/>
      <w:marBottom w:val="0"/>
      <w:divBdr>
        <w:top w:val="none" w:sz="0" w:space="0" w:color="auto"/>
        <w:left w:val="none" w:sz="0" w:space="0" w:color="auto"/>
        <w:bottom w:val="none" w:sz="0" w:space="0" w:color="auto"/>
        <w:right w:val="none" w:sz="0" w:space="0" w:color="auto"/>
      </w:divBdr>
    </w:div>
    <w:div w:id="96799457">
      <w:marLeft w:val="0"/>
      <w:marRight w:val="0"/>
      <w:marTop w:val="0"/>
      <w:marBottom w:val="0"/>
      <w:divBdr>
        <w:top w:val="none" w:sz="0" w:space="0" w:color="auto"/>
        <w:left w:val="none" w:sz="0" w:space="0" w:color="auto"/>
        <w:bottom w:val="none" w:sz="0" w:space="0" w:color="auto"/>
        <w:right w:val="none" w:sz="0" w:space="0" w:color="auto"/>
      </w:divBdr>
    </w:div>
    <w:div w:id="96800567">
      <w:marLeft w:val="0"/>
      <w:marRight w:val="0"/>
      <w:marTop w:val="0"/>
      <w:marBottom w:val="0"/>
      <w:divBdr>
        <w:top w:val="none" w:sz="0" w:space="0" w:color="auto"/>
        <w:left w:val="none" w:sz="0" w:space="0" w:color="auto"/>
        <w:bottom w:val="none" w:sz="0" w:space="0" w:color="auto"/>
        <w:right w:val="none" w:sz="0" w:space="0" w:color="auto"/>
      </w:divBdr>
    </w:div>
    <w:div w:id="96870334">
      <w:marLeft w:val="0"/>
      <w:marRight w:val="0"/>
      <w:marTop w:val="0"/>
      <w:marBottom w:val="0"/>
      <w:divBdr>
        <w:top w:val="none" w:sz="0" w:space="0" w:color="auto"/>
        <w:left w:val="none" w:sz="0" w:space="0" w:color="auto"/>
        <w:bottom w:val="none" w:sz="0" w:space="0" w:color="auto"/>
        <w:right w:val="none" w:sz="0" w:space="0" w:color="auto"/>
      </w:divBdr>
    </w:div>
    <w:div w:id="96874903">
      <w:marLeft w:val="0"/>
      <w:marRight w:val="0"/>
      <w:marTop w:val="0"/>
      <w:marBottom w:val="0"/>
      <w:divBdr>
        <w:top w:val="none" w:sz="0" w:space="0" w:color="auto"/>
        <w:left w:val="none" w:sz="0" w:space="0" w:color="auto"/>
        <w:bottom w:val="none" w:sz="0" w:space="0" w:color="auto"/>
        <w:right w:val="none" w:sz="0" w:space="0" w:color="auto"/>
      </w:divBdr>
    </w:div>
    <w:div w:id="97141868">
      <w:marLeft w:val="0"/>
      <w:marRight w:val="0"/>
      <w:marTop w:val="0"/>
      <w:marBottom w:val="0"/>
      <w:divBdr>
        <w:top w:val="none" w:sz="0" w:space="0" w:color="auto"/>
        <w:left w:val="none" w:sz="0" w:space="0" w:color="auto"/>
        <w:bottom w:val="none" w:sz="0" w:space="0" w:color="auto"/>
        <w:right w:val="none" w:sz="0" w:space="0" w:color="auto"/>
      </w:divBdr>
    </w:div>
    <w:div w:id="97212959">
      <w:marLeft w:val="0"/>
      <w:marRight w:val="0"/>
      <w:marTop w:val="0"/>
      <w:marBottom w:val="0"/>
      <w:divBdr>
        <w:top w:val="none" w:sz="0" w:space="0" w:color="auto"/>
        <w:left w:val="none" w:sz="0" w:space="0" w:color="auto"/>
        <w:bottom w:val="none" w:sz="0" w:space="0" w:color="auto"/>
        <w:right w:val="none" w:sz="0" w:space="0" w:color="auto"/>
      </w:divBdr>
    </w:div>
    <w:div w:id="97264384">
      <w:marLeft w:val="0"/>
      <w:marRight w:val="0"/>
      <w:marTop w:val="0"/>
      <w:marBottom w:val="0"/>
      <w:divBdr>
        <w:top w:val="none" w:sz="0" w:space="0" w:color="auto"/>
        <w:left w:val="none" w:sz="0" w:space="0" w:color="auto"/>
        <w:bottom w:val="none" w:sz="0" w:space="0" w:color="auto"/>
        <w:right w:val="none" w:sz="0" w:space="0" w:color="auto"/>
      </w:divBdr>
    </w:div>
    <w:div w:id="97332417">
      <w:marLeft w:val="0"/>
      <w:marRight w:val="0"/>
      <w:marTop w:val="0"/>
      <w:marBottom w:val="0"/>
      <w:divBdr>
        <w:top w:val="none" w:sz="0" w:space="0" w:color="auto"/>
        <w:left w:val="none" w:sz="0" w:space="0" w:color="auto"/>
        <w:bottom w:val="none" w:sz="0" w:space="0" w:color="auto"/>
        <w:right w:val="none" w:sz="0" w:space="0" w:color="auto"/>
      </w:divBdr>
    </w:div>
    <w:div w:id="97335298">
      <w:marLeft w:val="0"/>
      <w:marRight w:val="0"/>
      <w:marTop w:val="0"/>
      <w:marBottom w:val="0"/>
      <w:divBdr>
        <w:top w:val="none" w:sz="0" w:space="0" w:color="auto"/>
        <w:left w:val="none" w:sz="0" w:space="0" w:color="auto"/>
        <w:bottom w:val="none" w:sz="0" w:space="0" w:color="auto"/>
        <w:right w:val="none" w:sz="0" w:space="0" w:color="auto"/>
      </w:divBdr>
    </w:div>
    <w:div w:id="97335402">
      <w:bodyDiv w:val="1"/>
      <w:marLeft w:val="0"/>
      <w:marRight w:val="0"/>
      <w:marTop w:val="0"/>
      <w:marBottom w:val="0"/>
      <w:divBdr>
        <w:top w:val="none" w:sz="0" w:space="0" w:color="auto"/>
        <w:left w:val="none" w:sz="0" w:space="0" w:color="auto"/>
        <w:bottom w:val="none" w:sz="0" w:space="0" w:color="auto"/>
        <w:right w:val="none" w:sz="0" w:space="0" w:color="auto"/>
      </w:divBdr>
    </w:div>
    <w:div w:id="97482604">
      <w:marLeft w:val="0"/>
      <w:marRight w:val="0"/>
      <w:marTop w:val="0"/>
      <w:marBottom w:val="0"/>
      <w:divBdr>
        <w:top w:val="none" w:sz="0" w:space="0" w:color="auto"/>
        <w:left w:val="none" w:sz="0" w:space="0" w:color="auto"/>
        <w:bottom w:val="none" w:sz="0" w:space="0" w:color="auto"/>
        <w:right w:val="none" w:sz="0" w:space="0" w:color="auto"/>
      </w:divBdr>
    </w:div>
    <w:div w:id="97526263">
      <w:marLeft w:val="0"/>
      <w:marRight w:val="0"/>
      <w:marTop w:val="0"/>
      <w:marBottom w:val="0"/>
      <w:divBdr>
        <w:top w:val="none" w:sz="0" w:space="0" w:color="auto"/>
        <w:left w:val="none" w:sz="0" w:space="0" w:color="auto"/>
        <w:bottom w:val="none" w:sz="0" w:space="0" w:color="auto"/>
        <w:right w:val="none" w:sz="0" w:space="0" w:color="auto"/>
      </w:divBdr>
    </w:div>
    <w:div w:id="97532169">
      <w:marLeft w:val="0"/>
      <w:marRight w:val="0"/>
      <w:marTop w:val="0"/>
      <w:marBottom w:val="0"/>
      <w:divBdr>
        <w:top w:val="none" w:sz="0" w:space="0" w:color="auto"/>
        <w:left w:val="none" w:sz="0" w:space="0" w:color="auto"/>
        <w:bottom w:val="none" w:sz="0" w:space="0" w:color="auto"/>
        <w:right w:val="none" w:sz="0" w:space="0" w:color="auto"/>
      </w:divBdr>
    </w:div>
    <w:div w:id="97603065">
      <w:marLeft w:val="0"/>
      <w:marRight w:val="0"/>
      <w:marTop w:val="0"/>
      <w:marBottom w:val="0"/>
      <w:divBdr>
        <w:top w:val="none" w:sz="0" w:space="0" w:color="auto"/>
        <w:left w:val="none" w:sz="0" w:space="0" w:color="auto"/>
        <w:bottom w:val="none" w:sz="0" w:space="0" w:color="auto"/>
        <w:right w:val="none" w:sz="0" w:space="0" w:color="auto"/>
      </w:divBdr>
    </w:div>
    <w:div w:id="97603520">
      <w:marLeft w:val="0"/>
      <w:marRight w:val="0"/>
      <w:marTop w:val="0"/>
      <w:marBottom w:val="0"/>
      <w:divBdr>
        <w:top w:val="none" w:sz="0" w:space="0" w:color="auto"/>
        <w:left w:val="none" w:sz="0" w:space="0" w:color="auto"/>
        <w:bottom w:val="none" w:sz="0" w:space="0" w:color="auto"/>
        <w:right w:val="none" w:sz="0" w:space="0" w:color="auto"/>
      </w:divBdr>
    </w:div>
    <w:div w:id="97605008">
      <w:marLeft w:val="0"/>
      <w:marRight w:val="0"/>
      <w:marTop w:val="0"/>
      <w:marBottom w:val="0"/>
      <w:divBdr>
        <w:top w:val="none" w:sz="0" w:space="0" w:color="auto"/>
        <w:left w:val="none" w:sz="0" w:space="0" w:color="auto"/>
        <w:bottom w:val="none" w:sz="0" w:space="0" w:color="auto"/>
        <w:right w:val="none" w:sz="0" w:space="0" w:color="auto"/>
      </w:divBdr>
    </w:div>
    <w:div w:id="97608013">
      <w:marLeft w:val="0"/>
      <w:marRight w:val="0"/>
      <w:marTop w:val="0"/>
      <w:marBottom w:val="0"/>
      <w:divBdr>
        <w:top w:val="none" w:sz="0" w:space="0" w:color="auto"/>
        <w:left w:val="none" w:sz="0" w:space="0" w:color="auto"/>
        <w:bottom w:val="none" w:sz="0" w:space="0" w:color="auto"/>
        <w:right w:val="none" w:sz="0" w:space="0" w:color="auto"/>
      </w:divBdr>
    </w:div>
    <w:div w:id="97719676">
      <w:marLeft w:val="0"/>
      <w:marRight w:val="0"/>
      <w:marTop w:val="0"/>
      <w:marBottom w:val="0"/>
      <w:divBdr>
        <w:top w:val="none" w:sz="0" w:space="0" w:color="auto"/>
        <w:left w:val="none" w:sz="0" w:space="0" w:color="auto"/>
        <w:bottom w:val="none" w:sz="0" w:space="0" w:color="auto"/>
        <w:right w:val="none" w:sz="0" w:space="0" w:color="auto"/>
      </w:divBdr>
    </w:div>
    <w:div w:id="97720942">
      <w:marLeft w:val="0"/>
      <w:marRight w:val="0"/>
      <w:marTop w:val="0"/>
      <w:marBottom w:val="0"/>
      <w:divBdr>
        <w:top w:val="none" w:sz="0" w:space="0" w:color="auto"/>
        <w:left w:val="none" w:sz="0" w:space="0" w:color="auto"/>
        <w:bottom w:val="none" w:sz="0" w:space="0" w:color="auto"/>
        <w:right w:val="none" w:sz="0" w:space="0" w:color="auto"/>
      </w:divBdr>
    </w:div>
    <w:div w:id="97721409">
      <w:marLeft w:val="0"/>
      <w:marRight w:val="0"/>
      <w:marTop w:val="0"/>
      <w:marBottom w:val="0"/>
      <w:divBdr>
        <w:top w:val="none" w:sz="0" w:space="0" w:color="auto"/>
        <w:left w:val="none" w:sz="0" w:space="0" w:color="auto"/>
        <w:bottom w:val="none" w:sz="0" w:space="0" w:color="auto"/>
        <w:right w:val="none" w:sz="0" w:space="0" w:color="auto"/>
      </w:divBdr>
    </w:div>
    <w:div w:id="97725430">
      <w:marLeft w:val="0"/>
      <w:marRight w:val="0"/>
      <w:marTop w:val="0"/>
      <w:marBottom w:val="0"/>
      <w:divBdr>
        <w:top w:val="none" w:sz="0" w:space="0" w:color="auto"/>
        <w:left w:val="none" w:sz="0" w:space="0" w:color="auto"/>
        <w:bottom w:val="none" w:sz="0" w:space="0" w:color="auto"/>
        <w:right w:val="none" w:sz="0" w:space="0" w:color="auto"/>
      </w:divBdr>
    </w:div>
    <w:div w:id="97800988">
      <w:marLeft w:val="0"/>
      <w:marRight w:val="0"/>
      <w:marTop w:val="0"/>
      <w:marBottom w:val="0"/>
      <w:divBdr>
        <w:top w:val="none" w:sz="0" w:space="0" w:color="auto"/>
        <w:left w:val="none" w:sz="0" w:space="0" w:color="auto"/>
        <w:bottom w:val="none" w:sz="0" w:space="0" w:color="auto"/>
        <w:right w:val="none" w:sz="0" w:space="0" w:color="auto"/>
      </w:divBdr>
    </w:div>
    <w:div w:id="97876711">
      <w:marLeft w:val="0"/>
      <w:marRight w:val="0"/>
      <w:marTop w:val="0"/>
      <w:marBottom w:val="0"/>
      <w:divBdr>
        <w:top w:val="none" w:sz="0" w:space="0" w:color="auto"/>
        <w:left w:val="none" w:sz="0" w:space="0" w:color="auto"/>
        <w:bottom w:val="none" w:sz="0" w:space="0" w:color="auto"/>
        <w:right w:val="none" w:sz="0" w:space="0" w:color="auto"/>
      </w:divBdr>
    </w:div>
    <w:div w:id="98068361">
      <w:marLeft w:val="0"/>
      <w:marRight w:val="0"/>
      <w:marTop w:val="0"/>
      <w:marBottom w:val="0"/>
      <w:divBdr>
        <w:top w:val="none" w:sz="0" w:space="0" w:color="auto"/>
        <w:left w:val="none" w:sz="0" w:space="0" w:color="auto"/>
        <w:bottom w:val="none" w:sz="0" w:space="0" w:color="auto"/>
        <w:right w:val="none" w:sz="0" w:space="0" w:color="auto"/>
      </w:divBdr>
    </w:div>
    <w:div w:id="98112870">
      <w:marLeft w:val="0"/>
      <w:marRight w:val="0"/>
      <w:marTop w:val="0"/>
      <w:marBottom w:val="0"/>
      <w:divBdr>
        <w:top w:val="none" w:sz="0" w:space="0" w:color="auto"/>
        <w:left w:val="none" w:sz="0" w:space="0" w:color="auto"/>
        <w:bottom w:val="none" w:sz="0" w:space="0" w:color="auto"/>
        <w:right w:val="none" w:sz="0" w:space="0" w:color="auto"/>
      </w:divBdr>
    </w:div>
    <w:div w:id="98183867">
      <w:marLeft w:val="0"/>
      <w:marRight w:val="0"/>
      <w:marTop w:val="0"/>
      <w:marBottom w:val="0"/>
      <w:divBdr>
        <w:top w:val="none" w:sz="0" w:space="0" w:color="auto"/>
        <w:left w:val="none" w:sz="0" w:space="0" w:color="auto"/>
        <w:bottom w:val="none" w:sz="0" w:space="0" w:color="auto"/>
        <w:right w:val="none" w:sz="0" w:space="0" w:color="auto"/>
      </w:divBdr>
    </w:div>
    <w:div w:id="98184150">
      <w:marLeft w:val="0"/>
      <w:marRight w:val="0"/>
      <w:marTop w:val="0"/>
      <w:marBottom w:val="0"/>
      <w:divBdr>
        <w:top w:val="none" w:sz="0" w:space="0" w:color="auto"/>
        <w:left w:val="none" w:sz="0" w:space="0" w:color="auto"/>
        <w:bottom w:val="none" w:sz="0" w:space="0" w:color="auto"/>
        <w:right w:val="none" w:sz="0" w:space="0" w:color="auto"/>
      </w:divBdr>
    </w:div>
    <w:div w:id="98332330">
      <w:marLeft w:val="0"/>
      <w:marRight w:val="0"/>
      <w:marTop w:val="0"/>
      <w:marBottom w:val="0"/>
      <w:divBdr>
        <w:top w:val="none" w:sz="0" w:space="0" w:color="auto"/>
        <w:left w:val="none" w:sz="0" w:space="0" w:color="auto"/>
        <w:bottom w:val="none" w:sz="0" w:space="0" w:color="auto"/>
        <w:right w:val="none" w:sz="0" w:space="0" w:color="auto"/>
      </w:divBdr>
    </w:div>
    <w:div w:id="98332342">
      <w:marLeft w:val="0"/>
      <w:marRight w:val="0"/>
      <w:marTop w:val="0"/>
      <w:marBottom w:val="0"/>
      <w:divBdr>
        <w:top w:val="none" w:sz="0" w:space="0" w:color="auto"/>
        <w:left w:val="none" w:sz="0" w:space="0" w:color="auto"/>
        <w:bottom w:val="none" w:sz="0" w:space="0" w:color="auto"/>
        <w:right w:val="none" w:sz="0" w:space="0" w:color="auto"/>
      </w:divBdr>
    </w:div>
    <w:div w:id="98375805">
      <w:marLeft w:val="0"/>
      <w:marRight w:val="0"/>
      <w:marTop w:val="0"/>
      <w:marBottom w:val="0"/>
      <w:divBdr>
        <w:top w:val="none" w:sz="0" w:space="0" w:color="auto"/>
        <w:left w:val="none" w:sz="0" w:space="0" w:color="auto"/>
        <w:bottom w:val="none" w:sz="0" w:space="0" w:color="auto"/>
        <w:right w:val="none" w:sz="0" w:space="0" w:color="auto"/>
      </w:divBdr>
    </w:div>
    <w:div w:id="98377345">
      <w:marLeft w:val="0"/>
      <w:marRight w:val="0"/>
      <w:marTop w:val="0"/>
      <w:marBottom w:val="0"/>
      <w:divBdr>
        <w:top w:val="none" w:sz="0" w:space="0" w:color="auto"/>
        <w:left w:val="none" w:sz="0" w:space="0" w:color="auto"/>
        <w:bottom w:val="none" w:sz="0" w:space="0" w:color="auto"/>
        <w:right w:val="none" w:sz="0" w:space="0" w:color="auto"/>
      </w:divBdr>
    </w:div>
    <w:div w:id="98377928">
      <w:marLeft w:val="0"/>
      <w:marRight w:val="0"/>
      <w:marTop w:val="0"/>
      <w:marBottom w:val="0"/>
      <w:divBdr>
        <w:top w:val="none" w:sz="0" w:space="0" w:color="auto"/>
        <w:left w:val="none" w:sz="0" w:space="0" w:color="auto"/>
        <w:bottom w:val="none" w:sz="0" w:space="0" w:color="auto"/>
        <w:right w:val="none" w:sz="0" w:space="0" w:color="auto"/>
      </w:divBdr>
    </w:div>
    <w:div w:id="98456402">
      <w:marLeft w:val="0"/>
      <w:marRight w:val="0"/>
      <w:marTop w:val="0"/>
      <w:marBottom w:val="0"/>
      <w:divBdr>
        <w:top w:val="none" w:sz="0" w:space="0" w:color="auto"/>
        <w:left w:val="none" w:sz="0" w:space="0" w:color="auto"/>
        <w:bottom w:val="none" w:sz="0" w:space="0" w:color="auto"/>
        <w:right w:val="none" w:sz="0" w:space="0" w:color="auto"/>
      </w:divBdr>
    </w:div>
    <w:div w:id="98530693">
      <w:marLeft w:val="0"/>
      <w:marRight w:val="0"/>
      <w:marTop w:val="0"/>
      <w:marBottom w:val="0"/>
      <w:divBdr>
        <w:top w:val="none" w:sz="0" w:space="0" w:color="auto"/>
        <w:left w:val="none" w:sz="0" w:space="0" w:color="auto"/>
        <w:bottom w:val="none" w:sz="0" w:space="0" w:color="auto"/>
        <w:right w:val="none" w:sz="0" w:space="0" w:color="auto"/>
      </w:divBdr>
    </w:div>
    <w:div w:id="98566874">
      <w:marLeft w:val="0"/>
      <w:marRight w:val="0"/>
      <w:marTop w:val="0"/>
      <w:marBottom w:val="0"/>
      <w:divBdr>
        <w:top w:val="none" w:sz="0" w:space="0" w:color="auto"/>
        <w:left w:val="none" w:sz="0" w:space="0" w:color="auto"/>
        <w:bottom w:val="none" w:sz="0" w:space="0" w:color="auto"/>
        <w:right w:val="none" w:sz="0" w:space="0" w:color="auto"/>
      </w:divBdr>
    </w:div>
    <w:div w:id="98569945">
      <w:marLeft w:val="0"/>
      <w:marRight w:val="0"/>
      <w:marTop w:val="0"/>
      <w:marBottom w:val="0"/>
      <w:divBdr>
        <w:top w:val="none" w:sz="0" w:space="0" w:color="auto"/>
        <w:left w:val="none" w:sz="0" w:space="0" w:color="auto"/>
        <w:bottom w:val="none" w:sz="0" w:space="0" w:color="auto"/>
        <w:right w:val="none" w:sz="0" w:space="0" w:color="auto"/>
      </w:divBdr>
    </w:div>
    <w:div w:id="98649405">
      <w:marLeft w:val="0"/>
      <w:marRight w:val="0"/>
      <w:marTop w:val="0"/>
      <w:marBottom w:val="0"/>
      <w:divBdr>
        <w:top w:val="none" w:sz="0" w:space="0" w:color="auto"/>
        <w:left w:val="none" w:sz="0" w:space="0" w:color="auto"/>
        <w:bottom w:val="none" w:sz="0" w:space="0" w:color="auto"/>
        <w:right w:val="none" w:sz="0" w:space="0" w:color="auto"/>
      </w:divBdr>
    </w:div>
    <w:div w:id="98720252">
      <w:bodyDiv w:val="1"/>
      <w:marLeft w:val="0"/>
      <w:marRight w:val="0"/>
      <w:marTop w:val="0"/>
      <w:marBottom w:val="0"/>
      <w:divBdr>
        <w:top w:val="none" w:sz="0" w:space="0" w:color="auto"/>
        <w:left w:val="none" w:sz="0" w:space="0" w:color="auto"/>
        <w:bottom w:val="none" w:sz="0" w:space="0" w:color="auto"/>
        <w:right w:val="none" w:sz="0" w:space="0" w:color="auto"/>
      </w:divBdr>
    </w:div>
    <w:div w:id="98720547">
      <w:marLeft w:val="0"/>
      <w:marRight w:val="0"/>
      <w:marTop w:val="0"/>
      <w:marBottom w:val="0"/>
      <w:divBdr>
        <w:top w:val="none" w:sz="0" w:space="0" w:color="auto"/>
        <w:left w:val="none" w:sz="0" w:space="0" w:color="auto"/>
        <w:bottom w:val="none" w:sz="0" w:space="0" w:color="auto"/>
        <w:right w:val="none" w:sz="0" w:space="0" w:color="auto"/>
      </w:divBdr>
    </w:div>
    <w:div w:id="98721043">
      <w:marLeft w:val="0"/>
      <w:marRight w:val="0"/>
      <w:marTop w:val="0"/>
      <w:marBottom w:val="0"/>
      <w:divBdr>
        <w:top w:val="none" w:sz="0" w:space="0" w:color="auto"/>
        <w:left w:val="none" w:sz="0" w:space="0" w:color="auto"/>
        <w:bottom w:val="none" w:sz="0" w:space="0" w:color="auto"/>
        <w:right w:val="none" w:sz="0" w:space="0" w:color="auto"/>
      </w:divBdr>
    </w:div>
    <w:div w:id="98764478">
      <w:marLeft w:val="0"/>
      <w:marRight w:val="0"/>
      <w:marTop w:val="0"/>
      <w:marBottom w:val="0"/>
      <w:divBdr>
        <w:top w:val="none" w:sz="0" w:space="0" w:color="auto"/>
        <w:left w:val="none" w:sz="0" w:space="0" w:color="auto"/>
        <w:bottom w:val="none" w:sz="0" w:space="0" w:color="auto"/>
        <w:right w:val="none" w:sz="0" w:space="0" w:color="auto"/>
      </w:divBdr>
    </w:div>
    <w:div w:id="98795125">
      <w:marLeft w:val="0"/>
      <w:marRight w:val="0"/>
      <w:marTop w:val="0"/>
      <w:marBottom w:val="0"/>
      <w:divBdr>
        <w:top w:val="none" w:sz="0" w:space="0" w:color="auto"/>
        <w:left w:val="none" w:sz="0" w:space="0" w:color="auto"/>
        <w:bottom w:val="none" w:sz="0" w:space="0" w:color="auto"/>
        <w:right w:val="none" w:sz="0" w:space="0" w:color="auto"/>
      </w:divBdr>
    </w:div>
    <w:div w:id="98843421">
      <w:marLeft w:val="0"/>
      <w:marRight w:val="0"/>
      <w:marTop w:val="0"/>
      <w:marBottom w:val="0"/>
      <w:divBdr>
        <w:top w:val="none" w:sz="0" w:space="0" w:color="auto"/>
        <w:left w:val="none" w:sz="0" w:space="0" w:color="auto"/>
        <w:bottom w:val="none" w:sz="0" w:space="0" w:color="auto"/>
        <w:right w:val="none" w:sz="0" w:space="0" w:color="auto"/>
      </w:divBdr>
    </w:div>
    <w:div w:id="98910149">
      <w:marLeft w:val="0"/>
      <w:marRight w:val="0"/>
      <w:marTop w:val="0"/>
      <w:marBottom w:val="0"/>
      <w:divBdr>
        <w:top w:val="none" w:sz="0" w:space="0" w:color="auto"/>
        <w:left w:val="none" w:sz="0" w:space="0" w:color="auto"/>
        <w:bottom w:val="none" w:sz="0" w:space="0" w:color="auto"/>
        <w:right w:val="none" w:sz="0" w:space="0" w:color="auto"/>
      </w:divBdr>
    </w:div>
    <w:div w:id="98911446">
      <w:marLeft w:val="0"/>
      <w:marRight w:val="0"/>
      <w:marTop w:val="0"/>
      <w:marBottom w:val="0"/>
      <w:divBdr>
        <w:top w:val="none" w:sz="0" w:space="0" w:color="auto"/>
        <w:left w:val="none" w:sz="0" w:space="0" w:color="auto"/>
        <w:bottom w:val="none" w:sz="0" w:space="0" w:color="auto"/>
        <w:right w:val="none" w:sz="0" w:space="0" w:color="auto"/>
      </w:divBdr>
    </w:div>
    <w:div w:id="98912672">
      <w:marLeft w:val="0"/>
      <w:marRight w:val="0"/>
      <w:marTop w:val="0"/>
      <w:marBottom w:val="0"/>
      <w:divBdr>
        <w:top w:val="none" w:sz="0" w:space="0" w:color="auto"/>
        <w:left w:val="none" w:sz="0" w:space="0" w:color="auto"/>
        <w:bottom w:val="none" w:sz="0" w:space="0" w:color="auto"/>
        <w:right w:val="none" w:sz="0" w:space="0" w:color="auto"/>
      </w:divBdr>
    </w:div>
    <w:div w:id="98918986">
      <w:marLeft w:val="0"/>
      <w:marRight w:val="0"/>
      <w:marTop w:val="0"/>
      <w:marBottom w:val="0"/>
      <w:divBdr>
        <w:top w:val="none" w:sz="0" w:space="0" w:color="auto"/>
        <w:left w:val="none" w:sz="0" w:space="0" w:color="auto"/>
        <w:bottom w:val="none" w:sz="0" w:space="0" w:color="auto"/>
        <w:right w:val="none" w:sz="0" w:space="0" w:color="auto"/>
      </w:divBdr>
    </w:div>
    <w:div w:id="99030436">
      <w:marLeft w:val="0"/>
      <w:marRight w:val="0"/>
      <w:marTop w:val="0"/>
      <w:marBottom w:val="0"/>
      <w:divBdr>
        <w:top w:val="none" w:sz="0" w:space="0" w:color="auto"/>
        <w:left w:val="none" w:sz="0" w:space="0" w:color="auto"/>
        <w:bottom w:val="none" w:sz="0" w:space="0" w:color="auto"/>
        <w:right w:val="none" w:sz="0" w:space="0" w:color="auto"/>
      </w:divBdr>
    </w:div>
    <w:div w:id="99106320">
      <w:marLeft w:val="0"/>
      <w:marRight w:val="0"/>
      <w:marTop w:val="0"/>
      <w:marBottom w:val="0"/>
      <w:divBdr>
        <w:top w:val="none" w:sz="0" w:space="0" w:color="auto"/>
        <w:left w:val="none" w:sz="0" w:space="0" w:color="auto"/>
        <w:bottom w:val="none" w:sz="0" w:space="0" w:color="auto"/>
        <w:right w:val="none" w:sz="0" w:space="0" w:color="auto"/>
      </w:divBdr>
    </w:div>
    <w:div w:id="99226923">
      <w:marLeft w:val="0"/>
      <w:marRight w:val="0"/>
      <w:marTop w:val="0"/>
      <w:marBottom w:val="0"/>
      <w:divBdr>
        <w:top w:val="none" w:sz="0" w:space="0" w:color="auto"/>
        <w:left w:val="none" w:sz="0" w:space="0" w:color="auto"/>
        <w:bottom w:val="none" w:sz="0" w:space="0" w:color="auto"/>
        <w:right w:val="none" w:sz="0" w:space="0" w:color="auto"/>
      </w:divBdr>
    </w:div>
    <w:div w:id="99231018">
      <w:marLeft w:val="0"/>
      <w:marRight w:val="0"/>
      <w:marTop w:val="0"/>
      <w:marBottom w:val="0"/>
      <w:divBdr>
        <w:top w:val="none" w:sz="0" w:space="0" w:color="auto"/>
        <w:left w:val="none" w:sz="0" w:space="0" w:color="auto"/>
        <w:bottom w:val="none" w:sz="0" w:space="0" w:color="auto"/>
        <w:right w:val="none" w:sz="0" w:space="0" w:color="auto"/>
      </w:divBdr>
    </w:div>
    <w:div w:id="99379362">
      <w:marLeft w:val="0"/>
      <w:marRight w:val="0"/>
      <w:marTop w:val="0"/>
      <w:marBottom w:val="0"/>
      <w:divBdr>
        <w:top w:val="none" w:sz="0" w:space="0" w:color="auto"/>
        <w:left w:val="none" w:sz="0" w:space="0" w:color="auto"/>
        <w:bottom w:val="none" w:sz="0" w:space="0" w:color="auto"/>
        <w:right w:val="none" w:sz="0" w:space="0" w:color="auto"/>
      </w:divBdr>
    </w:div>
    <w:div w:id="99420322">
      <w:marLeft w:val="0"/>
      <w:marRight w:val="0"/>
      <w:marTop w:val="0"/>
      <w:marBottom w:val="0"/>
      <w:divBdr>
        <w:top w:val="none" w:sz="0" w:space="0" w:color="auto"/>
        <w:left w:val="none" w:sz="0" w:space="0" w:color="auto"/>
        <w:bottom w:val="none" w:sz="0" w:space="0" w:color="auto"/>
        <w:right w:val="none" w:sz="0" w:space="0" w:color="auto"/>
      </w:divBdr>
    </w:div>
    <w:div w:id="99491305">
      <w:marLeft w:val="0"/>
      <w:marRight w:val="0"/>
      <w:marTop w:val="0"/>
      <w:marBottom w:val="0"/>
      <w:divBdr>
        <w:top w:val="none" w:sz="0" w:space="0" w:color="auto"/>
        <w:left w:val="none" w:sz="0" w:space="0" w:color="auto"/>
        <w:bottom w:val="none" w:sz="0" w:space="0" w:color="auto"/>
        <w:right w:val="none" w:sz="0" w:space="0" w:color="auto"/>
      </w:divBdr>
    </w:div>
    <w:div w:id="99492307">
      <w:marLeft w:val="0"/>
      <w:marRight w:val="0"/>
      <w:marTop w:val="0"/>
      <w:marBottom w:val="0"/>
      <w:divBdr>
        <w:top w:val="none" w:sz="0" w:space="0" w:color="auto"/>
        <w:left w:val="none" w:sz="0" w:space="0" w:color="auto"/>
        <w:bottom w:val="none" w:sz="0" w:space="0" w:color="auto"/>
        <w:right w:val="none" w:sz="0" w:space="0" w:color="auto"/>
      </w:divBdr>
    </w:div>
    <w:div w:id="99494669">
      <w:marLeft w:val="0"/>
      <w:marRight w:val="0"/>
      <w:marTop w:val="0"/>
      <w:marBottom w:val="0"/>
      <w:divBdr>
        <w:top w:val="none" w:sz="0" w:space="0" w:color="auto"/>
        <w:left w:val="none" w:sz="0" w:space="0" w:color="auto"/>
        <w:bottom w:val="none" w:sz="0" w:space="0" w:color="auto"/>
        <w:right w:val="none" w:sz="0" w:space="0" w:color="auto"/>
      </w:divBdr>
    </w:div>
    <w:div w:id="99496612">
      <w:marLeft w:val="0"/>
      <w:marRight w:val="0"/>
      <w:marTop w:val="0"/>
      <w:marBottom w:val="0"/>
      <w:divBdr>
        <w:top w:val="none" w:sz="0" w:space="0" w:color="auto"/>
        <w:left w:val="none" w:sz="0" w:space="0" w:color="auto"/>
        <w:bottom w:val="none" w:sz="0" w:space="0" w:color="auto"/>
        <w:right w:val="none" w:sz="0" w:space="0" w:color="auto"/>
      </w:divBdr>
    </w:div>
    <w:div w:id="99498231">
      <w:marLeft w:val="0"/>
      <w:marRight w:val="0"/>
      <w:marTop w:val="0"/>
      <w:marBottom w:val="0"/>
      <w:divBdr>
        <w:top w:val="none" w:sz="0" w:space="0" w:color="auto"/>
        <w:left w:val="none" w:sz="0" w:space="0" w:color="auto"/>
        <w:bottom w:val="none" w:sz="0" w:space="0" w:color="auto"/>
        <w:right w:val="none" w:sz="0" w:space="0" w:color="auto"/>
      </w:divBdr>
    </w:div>
    <w:div w:id="99567136">
      <w:marLeft w:val="0"/>
      <w:marRight w:val="0"/>
      <w:marTop w:val="0"/>
      <w:marBottom w:val="0"/>
      <w:divBdr>
        <w:top w:val="none" w:sz="0" w:space="0" w:color="auto"/>
        <w:left w:val="none" w:sz="0" w:space="0" w:color="auto"/>
        <w:bottom w:val="none" w:sz="0" w:space="0" w:color="auto"/>
        <w:right w:val="none" w:sz="0" w:space="0" w:color="auto"/>
      </w:divBdr>
    </w:div>
    <w:div w:id="99569176">
      <w:marLeft w:val="0"/>
      <w:marRight w:val="0"/>
      <w:marTop w:val="0"/>
      <w:marBottom w:val="0"/>
      <w:divBdr>
        <w:top w:val="none" w:sz="0" w:space="0" w:color="auto"/>
        <w:left w:val="none" w:sz="0" w:space="0" w:color="auto"/>
        <w:bottom w:val="none" w:sz="0" w:space="0" w:color="auto"/>
        <w:right w:val="none" w:sz="0" w:space="0" w:color="auto"/>
      </w:divBdr>
    </w:div>
    <w:div w:id="99642467">
      <w:marLeft w:val="0"/>
      <w:marRight w:val="0"/>
      <w:marTop w:val="0"/>
      <w:marBottom w:val="0"/>
      <w:divBdr>
        <w:top w:val="none" w:sz="0" w:space="0" w:color="auto"/>
        <w:left w:val="none" w:sz="0" w:space="0" w:color="auto"/>
        <w:bottom w:val="none" w:sz="0" w:space="0" w:color="auto"/>
        <w:right w:val="none" w:sz="0" w:space="0" w:color="auto"/>
      </w:divBdr>
    </w:div>
    <w:div w:id="99684656">
      <w:marLeft w:val="0"/>
      <w:marRight w:val="0"/>
      <w:marTop w:val="0"/>
      <w:marBottom w:val="0"/>
      <w:divBdr>
        <w:top w:val="none" w:sz="0" w:space="0" w:color="auto"/>
        <w:left w:val="none" w:sz="0" w:space="0" w:color="auto"/>
        <w:bottom w:val="none" w:sz="0" w:space="0" w:color="auto"/>
        <w:right w:val="none" w:sz="0" w:space="0" w:color="auto"/>
      </w:divBdr>
    </w:div>
    <w:div w:id="99690447">
      <w:marLeft w:val="0"/>
      <w:marRight w:val="0"/>
      <w:marTop w:val="0"/>
      <w:marBottom w:val="0"/>
      <w:divBdr>
        <w:top w:val="none" w:sz="0" w:space="0" w:color="auto"/>
        <w:left w:val="none" w:sz="0" w:space="0" w:color="auto"/>
        <w:bottom w:val="none" w:sz="0" w:space="0" w:color="auto"/>
        <w:right w:val="none" w:sz="0" w:space="0" w:color="auto"/>
      </w:divBdr>
    </w:div>
    <w:div w:id="99758700">
      <w:marLeft w:val="0"/>
      <w:marRight w:val="0"/>
      <w:marTop w:val="0"/>
      <w:marBottom w:val="0"/>
      <w:divBdr>
        <w:top w:val="none" w:sz="0" w:space="0" w:color="auto"/>
        <w:left w:val="none" w:sz="0" w:space="0" w:color="auto"/>
        <w:bottom w:val="none" w:sz="0" w:space="0" w:color="auto"/>
        <w:right w:val="none" w:sz="0" w:space="0" w:color="auto"/>
      </w:divBdr>
    </w:div>
    <w:div w:id="99878606">
      <w:marLeft w:val="0"/>
      <w:marRight w:val="0"/>
      <w:marTop w:val="0"/>
      <w:marBottom w:val="0"/>
      <w:divBdr>
        <w:top w:val="none" w:sz="0" w:space="0" w:color="auto"/>
        <w:left w:val="none" w:sz="0" w:space="0" w:color="auto"/>
        <w:bottom w:val="none" w:sz="0" w:space="0" w:color="auto"/>
        <w:right w:val="none" w:sz="0" w:space="0" w:color="auto"/>
      </w:divBdr>
    </w:div>
    <w:div w:id="99957999">
      <w:marLeft w:val="0"/>
      <w:marRight w:val="0"/>
      <w:marTop w:val="0"/>
      <w:marBottom w:val="0"/>
      <w:divBdr>
        <w:top w:val="none" w:sz="0" w:space="0" w:color="auto"/>
        <w:left w:val="none" w:sz="0" w:space="0" w:color="auto"/>
        <w:bottom w:val="none" w:sz="0" w:space="0" w:color="auto"/>
        <w:right w:val="none" w:sz="0" w:space="0" w:color="auto"/>
      </w:divBdr>
    </w:div>
    <w:div w:id="100145692">
      <w:bodyDiv w:val="1"/>
      <w:marLeft w:val="0"/>
      <w:marRight w:val="0"/>
      <w:marTop w:val="0"/>
      <w:marBottom w:val="0"/>
      <w:divBdr>
        <w:top w:val="none" w:sz="0" w:space="0" w:color="auto"/>
        <w:left w:val="none" w:sz="0" w:space="0" w:color="auto"/>
        <w:bottom w:val="none" w:sz="0" w:space="0" w:color="auto"/>
        <w:right w:val="none" w:sz="0" w:space="0" w:color="auto"/>
      </w:divBdr>
    </w:div>
    <w:div w:id="100149961">
      <w:marLeft w:val="0"/>
      <w:marRight w:val="0"/>
      <w:marTop w:val="0"/>
      <w:marBottom w:val="0"/>
      <w:divBdr>
        <w:top w:val="none" w:sz="0" w:space="0" w:color="auto"/>
        <w:left w:val="none" w:sz="0" w:space="0" w:color="auto"/>
        <w:bottom w:val="none" w:sz="0" w:space="0" w:color="auto"/>
        <w:right w:val="none" w:sz="0" w:space="0" w:color="auto"/>
      </w:divBdr>
    </w:div>
    <w:div w:id="100150649">
      <w:marLeft w:val="0"/>
      <w:marRight w:val="0"/>
      <w:marTop w:val="0"/>
      <w:marBottom w:val="0"/>
      <w:divBdr>
        <w:top w:val="none" w:sz="0" w:space="0" w:color="auto"/>
        <w:left w:val="none" w:sz="0" w:space="0" w:color="auto"/>
        <w:bottom w:val="none" w:sz="0" w:space="0" w:color="auto"/>
        <w:right w:val="none" w:sz="0" w:space="0" w:color="auto"/>
      </w:divBdr>
    </w:div>
    <w:div w:id="100338898">
      <w:marLeft w:val="0"/>
      <w:marRight w:val="0"/>
      <w:marTop w:val="0"/>
      <w:marBottom w:val="0"/>
      <w:divBdr>
        <w:top w:val="none" w:sz="0" w:space="0" w:color="auto"/>
        <w:left w:val="none" w:sz="0" w:space="0" w:color="auto"/>
        <w:bottom w:val="none" w:sz="0" w:space="0" w:color="auto"/>
        <w:right w:val="none" w:sz="0" w:space="0" w:color="auto"/>
      </w:divBdr>
    </w:div>
    <w:div w:id="100345925">
      <w:marLeft w:val="0"/>
      <w:marRight w:val="0"/>
      <w:marTop w:val="0"/>
      <w:marBottom w:val="0"/>
      <w:divBdr>
        <w:top w:val="none" w:sz="0" w:space="0" w:color="auto"/>
        <w:left w:val="none" w:sz="0" w:space="0" w:color="auto"/>
        <w:bottom w:val="none" w:sz="0" w:space="0" w:color="auto"/>
        <w:right w:val="none" w:sz="0" w:space="0" w:color="auto"/>
      </w:divBdr>
    </w:div>
    <w:div w:id="100414420">
      <w:marLeft w:val="0"/>
      <w:marRight w:val="0"/>
      <w:marTop w:val="0"/>
      <w:marBottom w:val="0"/>
      <w:divBdr>
        <w:top w:val="none" w:sz="0" w:space="0" w:color="auto"/>
        <w:left w:val="none" w:sz="0" w:space="0" w:color="auto"/>
        <w:bottom w:val="none" w:sz="0" w:space="0" w:color="auto"/>
        <w:right w:val="none" w:sz="0" w:space="0" w:color="auto"/>
      </w:divBdr>
    </w:div>
    <w:div w:id="100489725">
      <w:marLeft w:val="0"/>
      <w:marRight w:val="0"/>
      <w:marTop w:val="0"/>
      <w:marBottom w:val="0"/>
      <w:divBdr>
        <w:top w:val="none" w:sz="0" w:space="0" w:color="auto"/>
        <w:left w:val="none" w:sz="0" w:space="0" w:color="auto"/>
        <w:bottom w:val="none" w:sz="0" w:space="0" w:color="auto"/>
        <w:right w:val="none" w:sz="0" w:space="0" w:color="auto"/>
      </w:divBdr>
    </w:div>
    <w:div w:id="100495850">
      <w:marLeft w:val="0"/>
      <w:marRight w:val="0"/>
      <w:marTop w:val="0"/>
      <w:marBottom w:val="0"/>
      <w:divBdr>
        <w:top w:val="none" w:sz="0" w:space="0" w:color="auto"/>
        <w:left w:val="none" w:sz="0" w:space="0" w:color="auto"/>
        <w:bottom w:val="none" w:sz="0" w:space="0" w:color="auto"/>
        <w:right w:val="none" w:sz="0" w:space="0" w:color="auto"/>
      </w:divBdr>
    </w:div>
    <w:div w:id="100539304">
      <w:marLeft w:val="0"/>
      <w:marRight w:val="0"/>
      <w:marTop w:val="0"/>
      <w:marBottom w:val="0"/>
      <w:divBdr>
        <w:top w:val="none" w:sz="0" w:space="0" w:color="auto"/>
        <w:left w:val="none" w:sz="0" w:space="0" w:color="auto"/>
        <w:bottom w:val="none" w:sz="0" w:space="0" w:color="auto"/>
        <w:right w:val="none" w:sz="0" w:space="0" w:color="auto"/>
      </w:divBdr>
    </w:div>
    <w:div w:id="100730708">
      <w:marLeft w:val="0"/>
      <w:marRight w:val="0"/>
      <w:marTop w:val="0"/>
      <w:marBottom w:val="0"/>
      <w:divBdr>
        <w:top w:val="none" w:sz="0" w:space="0" w:color="auto"/>
        <w:left w:val="none" w:sz="0" w:space="0" w:color="auto"/>
        <w:bottom w:val="none" w:sz="0" w:space="0" w:color="auto"/>
        <w:right w:val="none" w:sz="0" w:space="0" w:color="auto"/>
      </w:divBdr>
    </w:div>
    <w:div w:id="100805266">
      <w:marLeft w:val="0"/>
      <w:marRight w:val="0"/>
      <w:marTop w:val="0"/>
      <w:marBottom w:val="0"/>
      <w:divBdr>
        <w:top w:val="none" w:sz="0" w:space="0" w:color="auto"/>
        <w:left w:val="none" w:sz="0" w:space="0" w:color="auto"/>
        <w:bottom w:val="none" w:sz="0" w:space="0" w:color="auto"/>
        <w:right w:val="none" w:sz="0" w:space="0" w:color="auto"/>
      </w:divBdr>
    </w:div>
    <w:div w:id="100952920">
      <w:marLeft w:val="0"/>
      <w:marRight w:val="0"/>
      <w:marTop w:val="0"/>
      <w:marBottom w:val="0"/>
      <w:divBdr>
        <w:top w:val="none" w:sz="0" w:space="0" w:color="auto"/>
        <w:left w:val="none" w:sz="0" w:space="0" w:color="auto"/>
        <w:bottom w:val="none" w:sz="0" w:space="0" w:color="auto"/>
        <w:right w:val="none" w:sz="0" w:space="0" w:color="auto"/>
      </w:divBdr>
    </w:div>
    <w:div w:id="101072445">
      <w:marLeft w:val="0"/>
      <w:marRight w:val="0"/>
      <w:marTop w:val="0"/>
      <w:marBottom w:val="0"/>
      <w:divBdr>
        <w:top w:val="none" w:sz="0" w:space="0" w:color="auto"/>
        <w:left w:val="none" w:sz="0" w:space="0" w:color="auto"/>
        <w:bottom w:val="none" w:sz="0" w:space="0" w:color="auto"/>
        <w:right w:val="none" w:sz="0" w:space="0" w:color="auto"/>
      </w:divBdr>
    </w:div>
    <w:div w:id="101075576">
      <w:marLeft w:val="0"/>
      <w:marRight w:val="0"/>
      <w:marTop w:val="0"/>
      <w:marBottom w:val="0"/>
      <w:divBdr>
        <w:top w:val="none" w:sz="0" w:space="0" w:color="auto"/>
        <w:left w:val="none" w:sz="0" w:space="0" w:color="auto"/>
        <w:bottom w:val="none" w:sz="0" w:space="0" w:color="auto"/>
        <w:right w:val="none" w:sz="0" w:space="0" w:color="auto"/>
      </w:divBdr>
    </w:div>
    <w:div w:id="101078096">
      <w:marLeft w:val="0"/>
      <w:marRight w:val="0"/>
      <w:marTop w:val="0"/>
      <w:marBottom w:val="0"/>
      <w:divBdr>
        <w:top w:val="none" w:sz="0" w:space="0" w:color="auto"/>
        <w:left w:val="none" w:sz="0" w:space="0" w:color="auto"/>
        <w:bottom w:val="none" w:sz="0" w:space="0" w:color="auto"/>
        <w:right w:val="none" w:sz="0" w:space="0" w:color="auto"/>
      </w:divBdr>
    </w:div>
    <w:div w:id="101149150">
      <w:marLeft w:val="0"/>
      <w:marRight w:val="0"/>
      <w:marTop w:val="0"/>
      <w:marBottom w:val="0"/>
      <w:divBdr>
        <w:top w:val="none" w:sz="0" w:space="0" w:color="auto"/>
        <w:left w:val="none" w:sz="0" w:space="0" w:color="auto"/>
        <w:bottom w:val="none" w:sz="0" w:space="0" w:color="auto"/>
        <w:right w:val="none" w:sz="0" w:space="0" w:color="auto"/>
      </w:divBdr>
    </w:div>
    <w:div w:id="101153701">
      <w:bodyDiv w:val="1"/>
      <w:marLeft w:val="0"/>
      <w:marRight w:val="0"/>
      <w:marTop w:val="0"/>
      <w:marBottom w:val="0"/>
      <w:divBdr>
        <w:top w:val="none" w:sz="0" w:space="0" w:color="auto"/>
        <w:left w:val="none" w:sz="0" w:space="0" w:color="auto"/>
        <w:bottom w:val="none" w:sz="0" w:space="0" w:color="auto"/>
        <w:right w:val="none" w:sz="0" w:space="0" w:color="auto"/>
      </w:divBdr>
    </w:div>
    <w:div w:id="101192979">
      <w:marLeft w:val="0"/>
      <w:marRight w:val="0"/>
      <w:marTop w:val="0"/>
      <w:marBottom w:val="0"/>
      <w:divBdr>
        <w:top w:val="none" w:sz="0" w:space="0" w:color="auto"/>
        <w:left w:val="none" w:sz="0" w:space="0" w:color="auto"/>
        <w:bottom w:val="none" w:sz="0" w:space="0" w:color="auto"/>
        <w:right w:val="none" w:sz="0" w:space="0" w:color="auto"/>
      </w:divBdr>
    </w:div>
    <w:div w:id="101194447">
      <w:marLeft w:val="0"/>
      <w:marRight w:val="0"/>
      <w:marTop w:val="0"/>
      <w:marBottom w:val="0"/>
      <w:divBdr>
        <w:top w:val="none" w:sz="0" w:space="0" w:color="auto"/>
        <w:left w:val="none" w:sz="0" w:space="0" w:color="auto"/>
        <w:bottom w:val="none" w:sz="0" w:space="0" w:color="auto"/>
        <w:right w:val="none" w:sz="0" w:space="0" w:color="auto"/>
      </w:divBdr>
    </w:div>
    <w:div w:id="101196689">
      <w:marLeft w:val="0"/>
      <w:marRight w:val="0"/>
      <w:marTop w:val="0"/>
      <w:marBottom w:val="0"/>
      <w:divBdr>
        <w:top w:val="none" w:sz="0" w:space="0" w:color="auto"/>
        <w:left w:val="none" w:sz="0" w:space="0" w:color="auto"/>
        <w:bottom w:val="none" w:sz="0" w:space="0" w:color="auto"/>
        <w:right w:val="none" w:sz="0" w:space="0" w:color="auto"/>
      </w:divBdr>
    </w:div>
    <w:div w:id="101338196">
      <w:marLeft w:val="0"/>
      <w:marRight w:val="0"/>
      <w:marTop w:val="0"/>
      <w:marBottom w:val="0"/>
      <w:divBdr>
        <w:top w:val="none" w:sz="0" w:space="0" w:color="auto"/>
        <w:left w:val="none" w:sz="0" w:space="0" w:color="auto"/>
        <w:bottom w:val="none" w:sz="0" w:space="0" w:color="auto"/>
        <w:right w:val="none" w:sz="0" w:space="0" w:color="auto"/>
      </w:divBdr>
    </w:div>
    <w:div w:id="101386780">
      <w:marLeft w:val="0"/>
      <w:marRight w:val="0"/>
      <w:marTop w:val="0"/>
      <w:marBottom w:val="0"/>
      <w:divBdr>
        <w:top w:val="none" w:sz="0" w:space="0" w:color="auto"/>
        <w:left w:val="none" w:sz="0" w:space="0" w:color="auto"/>
        <w:bottom w:val="none" w:sz="0" w:space="0" w:color="auto"/>
        <w:right w:val="none" w:sz="0" w:space="0" w:color="auto"/>
      </w:divBdr>
    </w:div>
    <w:div w:id="101459088">
      <w:marLeft w:val="0"/>
      <w:marRight w:val="0"/>
      <w:marTop w:val="0"/>
      <w:marBottom w:val="0"/>
      <w:divBdr>
        <w:top w:val="none" w:sz="0" w:space="0" w:color="auto"/>
        <w:left w:val="none" w:sz="0" w:space="0" w:color="auto"/>
        <w:bottom w:val="none" w:sz="0" w:space="0" w:color="auto"/>
        <w:right w:val="none" w:sz="0" w:space="0" w:color="auto"/>
      </w:divBdr>
    </w:div>
    <w:div w:id="101462876">
      <w:marLeft w:val="0"/>
      <w:marRight w:val="0"/>
      <w:marTop w:val="0"/>
      <w:marBottom w:val="0"/>
      <w:divBdr>
        <w:top w:val="none" w:sz="0" w:space="0" w:color="auto"/>
        <w:left w:val="none" w:sz="0" w:space="0" w:color="auto"/>
        <w:bottom w:val="none" w:sz="0" w:space="0" w:color="auto"/>
        <w:right w:val="none" w:sz="0" w:space="0" w:color="auto"/>
      </w:divBdr>
    </w:div>
    <w:div w:id="101609263">
      <w:marLeft w:val="0"/>
      <w:marRight w:val="0"/>
      <w:marTop w:val="0"/>
      <w:marBottom w:val="0"/>
      <w:divBdr>
        <w:top w:val="none" w:sz="0" w:space="0" w:color="auto"/>
        <w:left w:val="none" w:sz="0" w:space="0" w:color="auto"/>
        <w:bottom w:val="none" w:sz="0" w:space="0" w:color="auto"/>
        <w:right w:val="none" w:sz="0" w:space="0" w:color="auto"/>
      </w:divBdr>
    </w:div>
    <w:div w:id="101651257">
      <w:marLeft w:val="0"/>
      <w:marRight w:val="0"/>
      <w:marTop w:val="0"/>
      <w:marBottom w:val="0"/>
      <w:divBdr>
        <w:top w:val="none" w:sz="0" w:space="0" w:color="auto"/>
        <w:left w:val="none" w:sz="0" w:space="0" w:color="auto"/>
        <w:bottom w:val="none" w:sz="0" w:space="0" w:color="auto"/>
        <w:right w:val="none" w:sz="0" w:space="0" w:color="auto"/>
      </w:divBdr>
    </w:div>
    <w:div w:id="101652920">
      <w:marLeft w:val="0"/>
      <w:marRight w:val="0"/>
      <w:marTop w:val="0"/>
      <w:marBottom w:val="0"/>
      <w:divBdr>
        <w:top w:val="none" w:sz="0" w:space="0" w:color="auto"/>
        <w:left w:val="none" w:sz="0" w:space="0" w:color="auto"/>
        <w:bottom w:val="none" w:sz="0" w:space="0" w:color="auto"/>
        <w:right w:val="none" w:sz="0" w:space="0" w:color="auto"/>
      </w:divBdr>
    </w:div>
    <w:div w:id="101809108">
      <w:marLeft w:val="0"/>
      <w:marRight w:val="0"/>
      <w:marTop w:val="0"/>
      <w:marBottom w:val="0"/>
      <w:divBdr>
        <w:top w:val="none" w:sz="0" w:space="0" w:color="auto"/>
        <w:left w:val="none" w:sz="0" w:space="0" w:color="auto"/>
        <w:bottom w:val="none" w:sz="0" w:space="0" w:color="auto"/>
        <w:right w:val="none" w:sz="0" w:space="0" w:color="auto"/>
      </w:divBdr>
    </w:div>
    <w:div w:id="101924330">
      <w:marLeft w:val="0"/>
      <w:marRight w:val="0"/>
      <w:marTop w:val="0"/>
      <w:marBottom w:val="0"/>
      <w:divBdr>
        <w:top w:val="none" w:sz="0" w:space="0" w:color="auto"/>
        <w:left w:val="none" w:sz="0" w:space="0" w:color="auto"/>
        <w:bottom w:val="none" w:sz="0" w:space="0" w:color="auto"/>
        <w:right w:val="none" w:sz="0" w:space="0" w:color="auto"/>
      </w:divBdr>
    </w:div>
    <w:div w:id="102071657">
      <w:marLeft w:val="0"/>
      <w:marRight w:val="0"/>
      <w:marTop w:val="0"/>
      <w:marBottom w:val="0"/>
      <w:divBdr>
        <w:top w:val="none" w:sz="0" w:space="0" w:color="auto"/>
        <w:left w:val="none" w:sz="0" w:space="0" w:color="auto"/>
        <w:bottom w:val="none" w:sz="0" w:space="0" w:color="auto"/>
        <w:right w:val="none" w:sz="0" w:space="0" w:color="auto"/>
      </w:divBdr>
    </w:div>
    <w:div w:id="102112108">
      <w:marLeft w:val="0"/>
      <w:marRight w:val="0"/>
      <w:marTop w:val="0"/>
      <w:marBottom w:val="0"/>
      <w:divBdr>
        <w:top w:val="none" w:sz="0" w:space="0" w:color="auto"/>
        <w:left w:val="none" w:sz="0" w:space="0" w:color="auto"/>
        <w:bottom w:val="none" w:sz="0" w:space="0" w:color="auto"/>
        <w:right w:val="none" w:sz="0" w:space="0" w:color="auto"/>
      </w:divBdr>
    </w:div>
    <w:div w:id="102115158">
      <w:bodyDiv w:val="1"/>
      <w:marLeft w:val="0"/>
      <w:marRight w:val="0"/>
      <w:marTop w:val="0"/>
      <w:marBottom w:val="0"/>
      <w:divBdr>
        <w:top w:val="none" w:sz="0" w:space="0" w:color="auto"/>
        <w:left w:val="none" w:sz="0" w:space="0" w:color="auto"/>
        <w:bottom w:val="none" w:sz="0" w:space="0" w:color="auto"/>
        <w:right w:val="none" w:sz="0" w:space="0" w:color="auto"/>
      </w:divBdr>
    </w:div>
    <w:div w:id="102115822">
      <w:marLeft w:val="0"/>
      <w:marRight w:val="0"/>
      <w:marTop w:val="0"/>
      <w:marBottom w:val="0"/>
      <w:divBdr>
        <w:top w:val="none" w:sz="0" w:space="0" w:color="auto"/>
        <w:left w:val="none" w:sz="0" w:space="0" w:color="auto"/>
        <w:bottom w:val="none" w:sz="0" w:space="0" w:color="auto"/>
        <w:right w:val="none" w:sz="0" w:space="0" w:color="auto"/>
      </w:divBdr>
    </w:div>
    <w:div w:id="102189635">
      <w:marLeft w:val="0"/>
      <w:marRight w:val="0"/>
      <w:marTop w:val="0"/>
      <w:marBottom w:val="0"/>
      <w:divBdr>
        <w:top w:val="none" w:sz="0" w:space="0" w:color="auto"/>
        <w:left w:val="none" w:sz="0" w:space="0" w:color="auto"/>
        <w:bottom w:val="none" w:sz="0" w:space="0" w:color="auto"/>
        <w:right w:val="none" w:sz="0" w:space="0" w:color="auto"/>
      </w:divBdr>
    </w:div>
    <w:div w:id="102267351">
      <w:marLeft w:val="0"/>
      <w:marRight w:val="0"/>
      <w:marTop w:val="0"/>
      <w:marBottom w:val="0"/>
      <w:divBdr>
        <w:top w:val="none" w:sz="0" w:space="0" w:color="auto"/>
        <w:left w:val="none" w:sz="0" w:space="0" w:color="auto"/>
        <w:bottom w:val="none" w:sz="0" w:space="0" w:color="auto"/>
        <w:right w:val="none" w:sz="0" w:space="0" w:color="auto"/>
      </w:divBdr>
    </w:div>
    <w:div w:id="102460367">
      <w:bodyDiv w:val="1"/>
      <w:marLeft w:val="0"/>
      <w:marRight w:val="0"/>
      <w:marTop w:val="0"/>
      <w:marBottom w:val="0"/>
      <w:divBdr>
        <w:top w:val="none" w:sz="0" w:space="0" w:color="auto"/>
        <w:left w:val="none" w:sz="0" w:space="0" w:color="auto"/>
        <w:bottom w:val="none" w:sz="0" w:space="0" w:color="auto"/>
        <w:right w:val="none" w:sz="0" w:space="0" w:color="auto"/>
      </w:divBdr>
    </w:div>
    <w:div w:id="102461458">
      <w:marLeft w:val="0"/>
      <w:marRight w:val="0"/>
      <w:marTop w:val="0"/>
      <w:marBottom w:val="0"/>
      <w:divBdr>
        <w:top w:val="none" w:sz="0" w:space="0" w:color="auto"/>
        <w:left w:val="none" w:sz="0" w:space="0" w:color="auto"/>
        <w:bottom w:val="none" w:sz="0" w:space="0" w:color="auto"/>
        <w:right w:val="none" w:sz="0" w:space="0" w:color="auto"/>
      </w:divBdr>
    </w:div>
    <w:div w:id="102695561">
      <w:marLeft w:val="0"/>
      <w:marRight w:val="0"/>
      <w:marTop w:val="0"/>
      <w:marBottom w:val="0"/>
      <w:divBdr>
        <w:top w:val="none" w:sz="0" w:space="0" w:color="auto"/>
        <w:left w:val="none" w:sz="0" w:space="0" w:color="auto"/>
        <w:bottom w:val="none" w:sz="0" w:space="0" w:color="auto"/>
        <w:right w:val="none" w:sz="0" w:space="0" w:color="auto"/>
      </w:divBdr>
    </w:div>
    <w:div w:id="102724329">
      <w:bodyDiv w:val="1"/>
      <w:marLeft w:val="0"/>
      <w:marRight w:val="0"/>
      <w:marTop w:val="0"/>
      <w:marBottom w:val="0"/>
      <w:divBdr>
        <w:top w:val="none" w:sz="0" w:space="0" w:color="auto"/>
        <w:left w:val="none" w:sz="0" w:space="0" w:color="auto"/>
        <w:bottom w:val="none" w:sz="0" w:space="0" w:color="auto"/>
        <w:right w:val="none" w:sz="0" w:space="0" w:color="auto"/>
      </w:divBdr>
    </w:div>
    <w:div w:id="102725285">
      <w:marLeft w:val="0"/>
      <w:marRight w:val="0"/>
      <w:marTop w:val="0"/>
      <w:marBottom w:val="0"/>
      <w:divBdr>
        <w:top w:val="none" w:sz="0" w:space="0" w:color="auto"/>
        <w:left w:val="none" w:sz="0" w:space="0" w:color="auto"/>
        <w:bottom w:val="none" w:sz="0" w:space="0" w:color="auto"/>
        <w:right w:val="none" w:sz="0" w:space="0" w:color="auto"/>
      </w:divBdr>
    </w:div>
    <w:div w:id="102726648">
      <w:marLeft w:val="0"/>
      <w:marRight w:val="0"/>
      <w:marTop w:val="0"/>
      <w:marBottom w:val="0"/>
      <w:divBdr>
        <w:top w:val="none" w:sz="0" w:space="0" w:color="auto"/>
        <w:left w:val="none" w:sz="0" w:space="0" w:color="auto"/>
        <w:bottom w:val="none" w:sz="0" w:space="0" w:color="auto"/>
        <w:right w:val="none" w:sz="0" w:space="0" w:color="auto"/>
      </w:divBdr>
    </w:div>
    <w:div w:id="102845987">
      <w:marLeft w:val="0"/>
      <w:marRight w:val="0"/>
      <w:marTop w:val="0"/>
      <w:marBottom w:val="0"/>
      <w:divBdr>
        <w:top w:val="none" w:sz="0" w:space="0" w:color="auto"/>
        <w:left w:val="none" w:sz="0" w:space="0" w:color="auto"/>
        <w:bottom w:val="none" w:sz="0" w:space="0" w:color="auto"/>
        <w:right w:val="none" w:sz="0" w:space="0" w:color="auto"/>
      </w:divBdr>
    </w:div>
    <w:div w:id="102893883">
      <w:marLeft w:val="0"/>
      <w:marRight w:val="0"/>
      <w:marTop w:val="0"/>
      <w:marBottom w:val="0"/>
      <w:divBdr>
        <w:top w:val="none" w:sz="0" w:space="0" w:color="auto"/>
        <w:left w:val="none" w:sz="0" w:space="0" w:color="auto"/>
        <w:bottom w:val="none" w:sz="0" w:space="0" w:color="auto"/>
        <w:right w:val="none" w:sz="0" w:space="0" w:color="auto"/>
      </w:divBdr>
    </w:div>
    <w:div w:id="102967979">
      <w:bodyDiv w:val="1"/>
      <w:marLeft w:val="0"/>
      <w:marRight w:val="0"/>
      <w:marTop w:val="0"/>
      <w:marBottom w:val="0"/>
      <w:divBdr>
        <w:top w:val="none" w:sz="0" w:space="0" w:color="auto"/>
        <w:left w:val="none" w:sz="0" w:space="0" w:color="auto"/>
        <w:bottom w:val="none" w:sz="0" w:space="0" w:color="auto"/>
        <w:right w:val="none" w:sz="0" w:space="0" w:color="auto"/>
      </w:divBdr>
    </w:div>
    <w:div w:id="103112831">
      <w:marLeft w:val="0"/>
      <w:marRight w:val="0"/>
      <w:marTop w:val="0"/>
      <w:marBottom w:val="0"/>
      <w:divBdr>
        <w:top w:val="none" w:sz="0" w:space="0" w:color="auto"/>
        <w:left w:val="none" w:sz="0" w:space="0" w:color="auto"/>
        <w:bottom w:val="none" w:sz="0" w:space="0" w:color="auto"/>
        <w:right w:val="none" w:sz="0" w:space="0" w:color="auto"/>
      </w:divBdr>
    </w:div>
    <w:div w:id="103231312">
      <w:marLeft w:val="0"/>
      <w:marRight w:val="0"/>
      <w:marTop w:val="0"/>
      <w:marBottom w:val="0"/>
      <w:divBdr>
        <w:top w:val="none" w:sz="0" w:space="0" w:color="auto"/>
        <w:left w:val="none" w:sz="0" w:space="0" w:color="auto"/>
        <w:bottom w:val="none" w:sz="0" w:space="0" w:color="auto"/>
        <w:right w:val="none" w:sz="0" w:space="0" w:color="auto"/>
      </w:divBdr>
    </w:div>
    <w:div w:id="103236695">
      <w:marLeft w:val="0"/>
      <w:marRight w:val="0"/>
      <w:marTop w:val="0"/>
      <w:marBottom w:val="0"/>
      <w:divBdr>
        <w:top w:val="none" w:sz="0" w:space="0" w:color="auto"/>
        <w:left w:val="none" w:sz="0" w:space="0" w:color="auto"/>
        <w:bottom w:val="none" w:sz="0" w:space="0" w:color="auto"/>
        <w:right w:val="none" w:sz="0" w:space="0" w:color="auto"/>
      </w:divBdr>
    </w:div>
    <w:div w:id="103237662">
      <w:marLeft w:val="0"/>
      <w:marRight w:val="0"/>
      <w:marTop w:val="0"/>
      <w:marBottom w:val="0"/>
      <w:divBdr>
        <w:top w:val="none" w:sz="0" w:space="0" w:color="auto"/>
        <w:left w:val="none" w:sz="0" w:space="0" w:color="auto"/>
        <w:bottom w:val="none" w:sz="0" w:space="0" w:color="auto"/>
        <w:right w:val="none" w:sz="0" w:space="0" w:color="auto"/>
      </w:divBdr>
    </w:div>
    <w:div w:id="103500196">
      <w:marLeft w:val="0"/>
      <w:marRight w:val="0"/>
      <w:marTop w:val="0"/>
      <w:marBottom w:val="0"/>
      <w:divBdr>
        <w:top w:val="none" w:sz="0" w:space="0" w:color="auto"/>
        <w:left w:val="none" w:sz="0" w:space="0" w:color="auto"/>
        <w:bottom w:val="none" w:sz="0" w:space="0" w:color="auto"/>
        <w:right w:val="none" w:sz="0" w:space="0" w:color="auto"/>
      </w:divBdr>
    </w:div>
    <w:div w:id="103547949">
      <w:marLeft w:val="0"/>
      <w:marRight w:val="0"/>
      <w:marTop w:val="0"/>
      <w:marBottom w:val="0"/>
      <w:divBdr>
        <w:top w:val="none" w:sz="0" w:space="0" w:color="auto"/>
        <w:left w:val="none" w:sz="0" w:space="0" w:color="auto"/>
        <w:bottom w:val="none" w:sz="0" w:space="0" w:color="auto"/>
        <w:right w:val="none" w:sz="0" w:space="0" w:color="auto"/>
      </w:divBdr>
    </w:div>
    <w:div w:id="103578124">
      <w:bodyDiv w:val="1"/>
      <w:marLeft w:val="0"/>
      <w:marRight w:val="0"/>
      <w:marTop w:val="0"/>
      <w:marBottom w:val="0"/>
      <w:divBdr>
        <w:top w:val="none" w:sz="0" w:space="0" w:color="auto"/>
        <w:left w:val="none" w:sz="0" w:space="0" w:color="auto"/>
        <w:bottom w:val="none" w:sz="0" w:space="0" w:color="auto"/>
        <w:right w:val="none" w:sz="0" w:space="0" w:color="auto"/>
      </w:divBdr>
    </w:div>
    <w:div w:id="103885320">
      <w:marLeft w:val="0"/>
      <w:marRight w:val="0"/>
      <w:marTop w:val="0"/>
      <w:marBottom w:val="0"/>
      <w:divBdr>
        <w:top w:val="none" w:sz="0" w:space="0" w:color="auto"/>
        <w:left w:val="none" w:sz="0" w:space="0" w:color="auto"/>
        <w:bottom w:val="none" w:sz="0" w:space="0" w:color="auto"/>
        <w:right w:val="none" w:sz="0" w:space="0" w:color="auto"/>
      </w:divBdr>
    </w:div>
    <w:div w:id="103887512">
      <w:marLeft w:val="0"/>
      <w:marRight w:val="0"/>
      <w:marTop w:val="0"/>
      <w:marBottom w:val="0"/>
      <w:divBdr>
        <w:top w:val="none" w:sz="0" w:space="0" w:color="auto"/>
        <w:left w:val="none" w:sz="0" w:space="0" w:color="auto"/>
        <w:bottom w:val="none" w:sz="0" w:space="0" w:color="auto"/>
        <w:right w:val="none" w:sz="0" w:space="0" w:color="auto"/>
      </w:divBdr>
    </w:div>
    <w:div w:id="104156860">
      <w:marLeft w:val="0"/>
      <w:marRight w:val="0"/>
      <w:marTop w:val="0"/>
      <w:marBottom w:val="0"/>
      <w:divBdr>
        <w:top w:val="none" w:sz="0" w:space="0" w:color="auto"/>
        <w:left w:val="none" w:sz="0" w:space="0" w:color="auto"/>
        <w:bottom w:val="none" w:sz="0" w:space="0" w:color="auto"/>
        <w:right w:val="none" w:sz="0" w:space="0" w:color="auto"/>
      </w:divBdr>
    </w:div>
    <w:div w:id="104159530">
      <w:marLeft w:val="0"/>
      <w:marRight w:val="0"/>
      <w:marTop w:val="0"/>
      <w:marBottom w:val="0"/>
      <w:divBdr>
        <w:top w:val="none" w:sz="0" w:space="0" w:color="auto"/>
        <w:left w:val="none" w:sz="0" w:space="0" w:color="auto"/>
        <w:bottom w:val="none" w:sz="0" w:space="0" w:color="auto"/>
        <w:right w:val="none" w:sz="0" w:space="0" w:color="auto"/>
      </w:divBdr>
    </w:div>
    <w:div w:id="104203474">
      <w:marLeft w:val="0"/>
      <w:marRight w:val="0"/>
      <w:marTop w:val="0"/>
      <w:marBottom w:val="0"/>
      <w:divBdr>
        <w:top w:val="none" w:sz="0" w:space="0" w:color="auto"/>
        <w:left w:val="none" w:sz="0" w:space="0" w:color="auto"/>
        <w:bottom w:val="none" w:sz="0" w:space="0" w:color="auto"/>
        <w:right w:val="none" w:sz="0" w:space="0" w:color="auto"/>
      </w:divBdr>
    </w:div>
    <w:div w:id="104227518">
      <w:marLeft w:val="0"/>
      <w:marRight w:val="0"/>
      <w:marTop w:val="0"/>
      <w:marBottom w:val="0"/>
      <w:divBdr>
        <w:top w:val="none" w:sz="0" w:space="0" w:color="auto"/>
        <w:left w:val="none" w:sz="0" w:space="0" w:color="auto"/>
        <w:bottom w:val="none" w:sz="0" w:space="0" w:color="auto"/>
        <w:right w:val="none" w:sz="0" w:space="0" w:color="auto"/>
      </w:divBdr>
    </w:div>
    <w:div w:id="104271069">
      <w:marLeft w:val="0"/>
      <w:marRight w:val="0"/>
      <w:marTop w:val="0"/>
      <w:marBottom w:val="0"/>
      <w:divBdr>
        <w:top w:val="none" w:sz="0" w:space="0" w:color="auto"/>
        <w:left w:val="none" w:sz="0" w:space="0" w:color="auto"/>
        <w:bottom w:val="none" w:sz="0" w:space="0" w:color="auto"/>
        <w:right w:val="none" w:sz="0" w:space="0" w:color="auto"/>
      </w:divBdr>
    </w:div>
    <w:div w:id="104279592">
      <w:marLeft w:val="0"/>
      <w:marRight w:val="0"/>
      <w:marTop w:val="0"/>
      <w:marBottom w:val="0"/>
      <w:divBdr>
        <w:top w:val="none" w:sz="0" w:space="0" w:color="auto"/>
        <w:left w:val="none" w:sz="0" w:space="0" w:color="auto"/>
        <w:bottom w:val="none" w:sz="0" w:space="0" w:color="auto"/>
        <w:right w:val="none" w:sz="0" w:space="0" w:color="auto"/>
      </w:divBdr>
    </w:div>
    <w:div w:id="104422269">
      <w:marLeft w:val="0"/>
      <w:marRight w:val="0"/>
      <w:marTop w:val="0"/>
      <w:marBottom w:val="0"/>
      <w:divBdr>
        <w:top w:val="none" w:sz="0" w:space="0" w:color="auto"/>
        <w:left w:val="none" w:sz="0" w:space="0" w:color="auto"/>
        <w:bottom w:val="none" w:sz="0" w:space="0" w:color="auto"/>
        <w:right w:val="none" w:sz="0" w:space="0" w:color="auto"/>
      </w:divBdr>
    </w:div>
    <w:div w:id="104473120">
      <w:marLeft w:val="0"/>
      <w:marRight w:val="0"/>
      <w:marTop w:val="0"/>
      <w:marBottom w:val="0"/>
      <w:divBdr>
        <w:top w:val="none" w:sz="0" w:space="0" w:color="auto"/>
        <w:left w:val="none" w:sz="0" w:space="0" w:color="auto"/>
        <w:bottom w:val="none" w:sz="0" w:space="0" w:color="auto"/>
        <w:right w:val="none" w:sz="0" w:space="0" w:color="auto"/>
      </w:divBdr>
    </w:div>
    <w:div w:id="104539891">
      <w:marLeft w:val="0"/>
      <w:marRight w:val="0"/>
      <w:marTop w:val="0"/>
      <w:marBottom w:val="0"/>
      <w:divBdr>
        <w:top w:val="none" w:sz="0" w:space="0" w:color="auto"/>
        <w:left w:val="none" w:sz="0" w:space="0" w:color="auto"/>
        <w:bottom w:val="none" w:sz="0" w:space="0" w:color="auto"/>
        <w:right w:val="none" w:sz="0" w:space="0" w:color="auto"/>
      </w:divBdr>
    </w:div>
    <w:div w:id="104540264">
      <w:marLeft w:val="0"/>
      <w:marRight w:val="0"/>
      <w:marTop w:val="0"/>
      <w:marBottom w:val="0"/>
      <w:divBdr>
        <w:top w:val="none" w:sz="0" w:space="0" w:color="auto"/>
        <w:left w:val="none" w:sz="0" w:space="0" w:color="auto"/>
        <w:bottom w:val="none" w:sz="0" w:space="0" w:color="auto"/>
        <w:right w:val="none" w:sz="0" w:space="0" w:color="auto"/>
      </w:divBdr>
    </w:div>
    <w:div w:id="104544933">
      <w:marLeft w:val="0"/>
      <w:marRight w:val="0"/>
      <w:marTop w:val="0"/>
      <w:marBottom w:val="0"/>
      <w:divBdr>
        <w:top w:val="none" w:sz="0" w:space="0" w:color="auto"/>
        <w:left w:val="none" w:sz="0" w:space="0" w:color="auto"/>
        <w:bottom w:val="none" w:sz="0" w:space="0" w:color="auto"/>
        <w:right w:val="none" w:sz="0" w:space="0" w:color="auto"/>
      </w:divBdr>
    </w:div>
    <w:div w:id="104663122">
      <w:marLeft w:val="0"/>
      <w:marRight w:val="0"/>
      <w:marTop w:val="0"/>
      <w:marBottom w:val="0"/>
      <w:divBdr>
        <w:top w:val="none" w:sz="0" w:space="0" w:color="auto"/>
        <w:left w:val="none" w:sz="0" w:space="0" w:color="auto"/>
        <w:bottom w:val="none" w:sz="0" w:space="0" w:color="auto"/>
        <w:right w:val="none" w:sz="0" w:space="0" w:color="auto"/>
      </w:divBdr>
    </w:div>
    <w:div w:id="104814952">
      <w:marLeft w:val="0"/>
      <w:marRight w:val="0"/>
      <w:marTop w:val="0"/>
      <w:marBottom w:val="0"/>
      <w:divBdr>
        <w:top w:val="none" w:sz="0" w:space="0" w:color="auto"/>
        <w:left w:val="none" w:sz="0" w:space="0" w:color="auto"/>
        <w:bottom w:val="none" w:sz="0" w:space="0" w:color="auto"/>
        <w:right w:val="none" w:sz="0" w:space="0" w:color="auto"/>
      </w:divBdr>
    </w:div>
    <w:div w:id="104886647">
      <w:marLeft w:val="480"/>
      <w:marRight w:val="0"/>
      <w:marTop w:val="0"/>
      <w:marBottom w:val="0"/>
      <w:divBdr>
        <w:top w:val="none" w:sz="0" w:space="0" w:color="auto"/>
        <w:left w:val="none" w:sz="0" w:space="0" w:color="auto"/>
        <w:bottom w:val="none" w:sz="0" w:space="0" w:color="auto"/>
        <w:right w:val="none" w:sz="0" w:space="0" w:color="auto"/>
      </w:divBdr>
    </w:div>
    <w:div w:id="105119993">
      <w:marLeft w:val="0"/>
      <w:marRight w:val="0"/>
      <w:marTop w:val="0"/>
      <w:marBottom w:val="0"/>
      <w:divBdr>
        <w:top w:val="none" w:sz="0" w:space="0" w:color="auto"/>
        <w:left w:val="none" w:sz="0" w:space="0" w:color="auto"/>
        <w:bottom w:val="none" w:sz="0" w:space="0" w:color="auto"/>
        <w:right w:val="none" w:sz="0" w:space="0" w:color="auto"/>
      </w:divBdr>
    </w:div>
    <w:div w:id="105202246">
      <w:marLeft w:val="0"/>
      <w:marRight w:val="0"/>
      <w:marTop w:val="0"/>
      <w:marBottom w:val="0"/>
      <w:divBdr>
        <w:top w:val="none" w:sz="0" w:space="0" w:color="auto"/>
        <w:left w:val="none" w:sz="0" w:space="0" w:color="auto"/>
        <w:bottom w:val="none" w:sz="0" w:space="0" w:color="auto"/>
        <w:right w:val="none" w:sz="0" w:space="0" w:color="auto"/>
      </w:divBdr>
    </w:div>
    <w:div w:id="105272578">
      <w:marLeft w:val="0"/>
      <w:marRight w:val="0"/>
      <w:marTop w:val="0"/>
      <w:marBottom w:val="0"/>
      <w:divBdr>
        <w:top w:val="none" w:sz="0" w:space="0" w:color="auto"/>
        <w:left w:val="none" w:sz="0" w:space="0" w:color="auto"/>
        <w:bottom w:val="none" w:sz="0" w:space="0" w:color="auto"/>
        <w:right w:val="none" w:sz="0" w:space="0" w:color="auto"/>
      </w:divBdr>
    </w:div>
    <w:div w:id="105274774">
      <w:marLeft w:val="0"/>
      <w:marRight w:val="0"/>
      <w:marTop w:val="0"/>
      <w:marBottom w:val="0"/>
      <w:divBdr>
        <w:top w:val="none" w:sz="0" w:space="0" w:color="auto"/>
        <w:left w:val="none" w:sz="0" w:space="0" w:color="auto"/>
        <w:bottom w:val="none" w:sz="0" w:space="0" w:color="auto"/>
        <w:right w:val="none" w:sz="0" w:space="0" w:color="auto"/>
      </w:divBdr>
    </w:div>
    <w:div w:id="105319549">
      <w:marLeft w:val="0"/>
      <w:marRight w:val="0"/>
      <w:marTop w:val="0"/>
      <w:marBottom w:val="0"/>
      <w:divBdr>
        <w:top w:val="none" w:sz="0" w:space="0" w:color="auto"/>
        <w:left w:val="none" w:sz="0" w:space="0" w:color="auto"/>
        <w:bottom w:val="none" w:sz="0" w:space="0" w:color="auto"/>
        <w:right w:val="none" w:sz="0" w:space="0" w:color="auto"/>
      </w:divBdr>
    </w:div>
    <w:div w:id="105346488">
      <w:marLeft w:val="0"/>
      <w:marRight w:val="0"/>
      <w:marTop w:val="0"/>
      <w:marBottom w:val="0"/>
      <w:divBdr>
        <w:top w:val="none" w:sz="0" w:space="0" w:color="auto"/>
        <w:left w:val="none" w:sz="0" w:space="0" w:color="auto"/>
        <w:bottom w:val="none" w:sz="0" w:space="0" w:color="auto"/>
        <w:right w:val="none" w:sz="0" w:space="0" w:color="auto"/>
      </w:divBdr>
    </w:div>
    <w:div w:id="105583249">
      <w:marLeft w:val="0"/>
      <w:marRight w:val="0"/>
      <w:marTop w:val="0"/>
      <w:marBottom w:val="0"/>
      <w:divBdr>
        <w:top w:val="none" w:sz="0" w:space="0" w:color="auto"/>
        <w:left w:val="none" w:sz="0" w:space="0" w:color="auto"/>
        <w:bottom w:val="none" w:sz="0" w:space="0" w:color="auto"/>
        <w:right w:val="none" w:sz="0" w:space="0" w:color="auto"/>
      </w:divBdr>
    </w:div>
    <w:div w:id="105585686">
      <w:marLeft w:val="0"/>
      <w:marRight w:val="0"/>
      <w:marTop w:val="0"/>
      <w:marBottom w:val="0"/>
      <w:divBdr>
        <w:top w:val="none" w:sz="0" w:space="0" w:color="auto"/>
        <w:left w:val="none" w:sz="0" w:space="0" w:color="auto"/>
        <w:bottom w:val="none" w:sz="0" w:space="0" w:color="auto"/>
        <w:right w:val="none" w:sz="0" w:space="0" w:color="auto"/>
      </w:divBdr>
    </w:div>
    <w:div w:id="105972120">
      <w:marLeft w:val="0"/>
      <w:marRight w:val="0"/>
      <w:marTop w:val="0"/>
      <w:marBottom w:val="0"/>
      <w:divBdr>
        <w:top w:val="none" w:sz="0" w:space="0" w:color="auto"/>
        <w:left w:val="none" w:sz="0" w:space="0" w:color="auto"/>
        <w:bottom w:val="none" w:sz="0" w:space="0" w:color="auto"/>
        <w:right w:val="none" w:sz="0" w:space="0" w:color="auto"/>
      </w:divBdr>
    </w:div>
    <w:div w:id="106046910">
      <w:marLeft w:val="0"/>
      <w:marRight w:val="0"/>
      <w:marTop w:val="0"/>
      <w:marBottom w:val="0"/>
      <w:divBdr>
        <w:top w:val="none" w:sz="0" w:space="0" w:color="auto"/>
        <w:left w:val="none" w:sz="0" w:space="0" w:color="auto"/>
        <w:bottom w:val="none" w:sz="0" w:space="0" w:color="auto"/>
        <w:right w:val="none" w:sz="0" w:space="0" w:color="auto"/>
      </w:divBdr>
    </w:div>
    <w:div w:id="106120278">
      <w:marLeft w:val="0"/>
      <w:marRight w:val="0"/>
      <w:marTop w:val="0"/>
      <w:marBottom w:val="0"/>
      <w:divBdr>
        <w:top w:val="none" w:sz="0" w:space="0" w:color="auto"/>
        <w:left w:val="none" w:sz="0" w:space="0" w:color="auto"/>
        <w:bottom w:val="none" w:sz="0" w:space="0" w:color="auto"/>
        <w:right w:val="none" w:sz="0" w:space="0" w:color="auto"/>
      </w:divBdr>
    </w:div>
    <w:div w:id="106125908">
      <w:marLeft w:val="0"/>
      <w:marRight w:val="0"/>
      <w:marTop w:val="0"/>
      <w:marBottom w:val="0"/>
      <w:divBdr>
        <w:top w:val="none" w:sz="0" w:space="0" w:color="auto"/>
        <w:left w:val="none" w:sz="0" w:space="0" w:color="auto"/>
        <w:bottom w:val="none" w:sz="0" w:space="0" w:color="auto"/>
        <w:right w:val="none" w:sz="0" w:space="0" w:color="auto"/>
      </w:divBdr>
    </w:div>
    <w:div w:id="106126439">
      <w:marLeft w:val="0"/>
      <w:marRight w:val="0"/>
      <w:marTop w:val="0"/>
      <w:marBottom w:val="0"/>
      <w:divBdr>
        <w:top w:val="none" w:sz="0" w:space="0" w:color="auto"/>
        <w:left w:val="none" w:sz="0" w:space="0" w:color="auto"/>
        <w:bottom w:val="none" w:sz="0" w:space="0" w:color="auto"/>
        <w:right w:val="none" w:sz="0" w:space="0" w:color="auto"/>
      </w:divBdr>
    </w:div>
    <w:div w:id="106238887">
      <w:marLeft w:val="0"/>
      <w:marRight w:val="0"/>
      <w:marTop w:val="0"/>
      <w:marBottom w:val="0"/>
      <w:divBdr>
        <w:top w:val="none" w:sz="0" w:space="0" w:color="auto"/>
        <w:left w:val="none" w:sz="0" w:space="0" w:color="auto"/>
        <w:bottom w:val="none" w:sz="0" w:space="0" w:color="auto"/>
        <w:right w:val="none" w:sz="0" w:space="0" w:color="auto"/>
      </w:divBdr>
    </w:div>
    <w:div w:id="106239457">
      <w:marLeft w:val="0"/>
      <w:marRight w:val="0"/>
      <w:marTop w:val="0"/>
      <w:marBottom w:val="0"/>
      <w:divBdr>
        <w:top w:val="none" w:sz="0" w:space="0" w:color="auto"/>
        <w:left w:val="none" w:sz="0" w:space="0" w:color="auto"/>
        <w:bottom w:val="none" w:sz="0" w:space="0" w:color="auto"/>
        <w:right w:val="none" w:sz="0" w:space="0" w:color="auto"/>
      </w:divBdr>
    </w:div>
    <w:div w:id="106241025">
      <w:marLeft w:val="0"/>
      <w:marRight w:val="0"/>
      <w:marTop w:val="0"/>
      <w:marBottom w:val="0"/>
      <w:divBdr>
        <w:top w:val="none" w:sz="0" w:space="0" w:color="auto"/>
        <w:left w:val="none" w:sz="0" w:space="0" w:color="auto"/>
        <w:bottom w:val="none" w:sz="0" w:space="0" w:color="auto"/>
        <w:right w:val="none" w:sz="0" w:space="0" w:color="auto"/>
      </w:divBdr>
    </w:div>
    <w:div w:id="106241112">
      <w:marLeft w:val="0"/>
      <w:marRight w:val="0"/>
      <w:marTop w:val="0"/>
      <w:marBottom w:val="0"/>
      <w:divBdr>
        <w:top w:val="none" w:sz="0" w:space="0" w:color="auto"/>
        <w:left w:val="none" w:sz="0" w:space="0" w:color="auto"/>
        <w:bottom w:val="none" w:sz="0" w:space="0" w:color="auto"/>
        <w:right w:val="none" w:sz="0" w:space="0" w:color="auto"/>
      </w:divBdr>
    </w:div>
    <w:div w:id="106387619">
      <w:marLeft w:val="0"/>
      <w:marRight w:val="0"/>
      <w:marTop w:val="0"/>
      <w:marBottom w:val="0"/>
      <w:divBdr>
        <w:top w:val="none" w:sz="0" w:space="0" w:color="auto"/>
        <w:left w:val="none" w:sz="0" w:space="0" w:color="auto"/>
        <w:bottom w:val="none" w:sz="0" w:space="0" w:color="auto"/>
        <w:right w:val="none" w:sz="0" w:space="0" w:color="auto"/>
      </w:divBdr>
    </w:div>
    <w:div w:id="106436571">
      <w:marLeft w:val="0"/>
      <w:marRight w:val="0"/>
      <w:marTop w:val="0"/>
      <w:marBottom w:val="0"/>
      <w:divBdr>
        <w:top w:val="none" w:sz="0" w:space="0" w:color="auto"/>
        <w:left w:val="none" w:sz="0" w:space="0" w:color="auto"/>
        <w:bottom w:val="none" w:sz="0" w:space="0" w:color="auto"/>
        <w:right w:val="none" w:sz="0" w:space="0" w:color="auto"/>
      </w:divBdr>
    </w:div>
    <w:div w:id="106437590">
      <w:marLeft w:val="0"/>
      <w:marRight w:val="0"/>
      <w:marTop w:val="0"/>
      <w:marBottom w:val="0"/>
      <w:divBdr>
        <w:top w:val="none" w:sz="0" w:space="0" w:color="auto"/>
        <w:left w:val="none" w:sz="0" w:space="0" w:color="auto"/>
        <w:bottom w:val="none" w:sz="0" w:space="0" w:color="auto"/>
        <w:right w:val="none" w:sz="0" w:space="0" w:color="auto"/>
      </w:divBdr>
    </w:div>
    <w:div w:id="106584332">
      <w:marLeft w:val="0"/>
      <w:marRight w:val="0"/>
      <w:marTop w:val="0"/>
      <w:marBottom w:val="0"/>
      <w:divBdr>
        <w:top w:val="none" w:sz="0" w:space="0" w:color="auto"/>
        <w:left w:val="none" w:sz="0" w:space="0" w:color="auto"/>
        <w:bottom w:val="none" w:sz="0" w:space="0" w:color="auto"/>
        <w:right w:val="none" w:sz="0" w:space="0" w:color="auto"/>
      </w:divBdr>
    </w:div>
    <w:div w:id="106584616">
      <w:marLeft w:val="0"/>
      <w:marRight w:val="0"/>
      <w:marTop w:val="0"/>
      <w:marBottom w:val="0"/>
      <w:divBdr>
        <w:top w:val="none" w:sz="0" w:space="0" w:color="auto"/>
        <w:left w:val="none" w:sz="0" w:space="0" w:color="auto"/>
        <w:bottom w:val="none" w:sz="0" w:space="0" w:color="auto"/>
        <w:right w:val="none" w:sz="0" w:space="0" w:color="auto"/>
      </w:divBdr>
    </w:div>
    <w:div w:id="106586073">
      <w:marLeft w:val="0"/>
      <w:marRight w:val="0"/>
      <w:marTop w:val="0"/>
      <w:marBottom w:val="0"/>
      <w:divBdr>
        <w:top w:val="none" w:sz="0" w:space="0" w:color="auto"/>
        <w:left w:val="none" w:sz="0" w:space="0" w:color="auto"/>
        <w:bottom w:val="none" w:sz="0" w:space="0" w:color="auto"/>
        <w:right w:val="none" w:sz="0" w:space="0" w:color="auto"/>
      </w:divBdr>
    </w:div>
    <w:div w:id="106630396">
      <w:marLeft w:val="0"/>
      <w:marRight w:val="0"/>
      <w:marTop w:val="0"/>
      <w:marBottom w:val="0"/>
      <w:divBdr>
        <w:top w:val="none" w:sz="0" w:space="0" w:color="auto"/>
        <w:left w:val="none" w:sz="0" w:space="0" w:color="auto"/>
        <w:bottom w:val="none" w:sz="0" w:space="0" w:color="auto"/>
        <w:right w:val="none" w:sz="0" w:space="0" w:color="auto"/>
      </w:divBdr>
    </w:div>
    <w:div w:id="106700530">
      <w:marLeft w:val="0"/>
      <w:marRight w:val="0"/>
      <w:marTop w:val="0"/>
      <w:marBottom w:val="0"/>
      <w:divBdr>
        <w:top w:val="none" w:sz="0" w:space="0" w:color="auto"/>
        <w:left w:val="none" w:sz="0" w:space="0" w:color="auto"/>
        <w:bottom w:val="none" w:sz="0" w:space="0" w:color="auto"/>
        <w:right w:val="none" w:sz="0" w:space="0" w:color="auto"/>
      </w:divBdr>
    </w:div>
    <w:div w:id="106774433">
      <w:marLeft w:val="0"/>
      <w:marRight w:val="0"/>
      <w:marTop w:val="0"/>
      <w:marBottom w:val="0"/>
      <w:divBdr>
        <w:top w:val="none" w:sz="0" w:space="0" w:color="auto"/>
        <w:left w:val="none" w:sz="0" w:space="0" w:color="auto"/>
        <w:bottom w:val="none" w:sz="0" w:space="0" w:color="auto"/>
        <w:right w:val="none" w:sz="0" w:space="0" w:color="auto"/>
      </w:divBdr>
    </w:div>
    <w:div w:id="106775843">
      <w:marLeft w:val="0"/>
      <w:marRight w:val="0"/>
      <w:marTop w:val="0"/>
      <w:marBottom w:val="0"/>
      <w:divBdr>
        <w:top w:val="none" w:sz="0" w:space="0" w:color="auto"/>
        <w:left w:val="none" w:sz="0" w:space="0" w:color="auto"/>
        <w:bottom w:val="none" w:sz="0" w:space="0" w:color="auto"/>
        <w:right w:val="none" w:sz="0" w:space="0" w:color="auto"/>
      </w:divBdr>
    </w:div>
    <w:div w:id="106777871">
      <w:marLeft w:val="0"/>
      <w:marRight w:val="0"/>
      <w:marTop w:val="0"/>
      <w:marBottom w:val="0"/>
      <w:divBdr>
        <w:top w:val="none" w:sz="0" w:space="0" w:color="auto"/>
        <w:left w:val="none" w:sz="0" w:space="0" w:color="auto"/>
        <w:bottom w:val="none" w:sz="0" w:space="0" w:color="auto"/>
        <w:right w:val="none" w:sz="0" w:space="0" w:color="auto"/>
      </w:divBdr>
    </w:div>
    <w:div w:id="106895629">
      <w:marLeft w:val="0"/>
      <w:marRight w:val="0"/>
      <w:marTop w:val="0"/>
      <w:marBottom w:val="0"/>
      <w:divBdr>
        <w:top w:val="none" w:sz="0" w:space="0" w:color="auto"/>
        <w:left w:val="none" w:sz="0" w:space="0" w:color="auto"/>
        <w:bottom w:val="none" w:sz="0" w:space="0" w:color="auto"/>
        <w:right w:val="none" w:sz="0" w:space="0" w:color="auto"/>
      </w:divBdr>
    </w:div>
    <w:div w:id="106974976">
      <w:marLeft w:val="0"/>
      <w:marRight w:val="0"/>
      <w:marTop w:val="0"/>
      <w:marBottom w:val="0"/>
      <w:divBdr>
        <w:top w:val="none" w:sz="0" w:space="0" w:color="auto"/>
        <w:left w:val="none" w:sz="0" w:space="0" w:color="auto"/>
        <w:bottom w:val="none" w:sz="0" w:space="0" w:color="auto"/>
        <w:right w:val="none" w:sz="0" w:space="0" w:color="auto"/>
      </w:divBdr>
    </w:div>
    <w:div w:id="106976088">
      <w:marLeft w:val="0"/>
      <w:marRight w:val="0"/>
      <w:marTop w:val="0"/>
      <w:marBottom w:val="0"/>
      <w:divBdr>
        <w:top w:val="none" w:sz="0" w:space="0" w:color="auto"/>
        <w:left w:val="none" w:sz="0" w:space="0" w:color="auto"/>
        <w:bottom w:val="none" w:sz="0" w:space="0" w:color="auto"/>
        <w:right w:val="none" w:sz="0" w:space="0" w:color="auto"/>
      </w:divBdr>
    </w:div>
    <w:div w:id="107046235">
      <w:marLeft w:val="0"/>
      <w:marRight w:val="0"/>
      <w:marTop w:val="0"/>
      <w:marBottom w:val="0"/>
      <w:divBdr>
        <w:top w:val="none" w:sz="0" w:space="0" w:color="auto"/>
        <w:left w:val="none" w:sz="0" w:space="0" w:color="auto"/>
        <w:bottom w:val="none" w:sz="0" w:space="0" w:color="auto"/>
        <w:right w:val="none" w:sz="0" w:space="0" w:color="auto"/>
      </w:divBdr>
    </w:div>
    <w:div w:id="107051397">
      <w:marLeft w:val="0"/>
      <w:marRight w:val="0"/>
      <w:marTop w:val="0"/>
      <w:marBottom w:val="0"/>
      <w:divBdr>
        <w:top w:val="none" w:sz="0" w:space="0" w:color="auto"/>
        <w:left w:val="none" w:sz="0" w:space="0" w:color="auto"/>
        <w:bottom w:val="none" w:sz="0" w:space="0" w:color="auto"/>
        <w:right w:val="none" w:sz="0" w:space="0" w:color="auto"/>
      </w:divBdr>
    </w:div>
    <w:div w:id="107090496">
      <w:marLeft w:val="0"/>
      <w:marRight w:val="0"/>
      <w:marTop w:val="0"/>
      <w:marBottom w:val="0"/>
      <w:divBdr>
        <w:top w:val="none" w:sz="0" w:space="0" w:color="auto"/>
        <w:left w:val="none" w:sz="0" w:space="0" w:color="auto"/>
        <w:bottom w:val="none" w:sz="0" w:space="0" w:color="auto"/>
        <w:right w:val="none" w:sz="0" w:space="0" w:color="auto"/>
      </w:divBdr>
    </w:div>
    <w:div w:id="107090705">
      <w:marLeft w:val="0"/>
      <w:marRight w:val="0"/>
      <w:marTop w:val="0"/>
      <w:marBottom w:val="0"/>
      <w:divBdr>
        <w:top w:val="none" w:sz="0" w:space="0" w:color="auto"/>
        <w:left w:val="none" w:sz="0" w:space="0" w:color="auto"/>
        <w:bottom w:val="none" w:sz="0" w:space="0" w:color="auto"/>
        <w:right w:val="none" w:sz="0" w:space="0" w:color="auto"/>
      </w:divBdr>
    </w:div>
    <w:div w:id="107167324">
      <w:marLeft w:val="0"/>
      <w:marRight w:val="0"/>
      <w:marTop w:val="0"/>
      <w:marBottom w:val="0"/>
      <w:divBdr>
        <w:top w:val="none" w:sz="0" w:space="0" w:color="auto"/>
        <w:left w:val="none" w:sz="0" w:space="0" w:color="auto"/>
        <w:bottom w:val="none" w:sz="0" w:space="0" w:color="auto"/>
        <w:right w:val="none" w:sz="0" w:space="0" w:color="auto"/>
      </w:divBdr>
    </w:div>
    <w:div w:id="107241614">
      <w:marLeft w:val="0"/>
      <w:marRight w:val="0"/>
      <w:marTop w:val="0"/>
      <w:marBottom w:val="0"/>
      <w:divBdr>
        <w:top w:val="none" w:sz="0" w:space="0" w:color="auto"/>
        <w:left w:val="none" w:sz="0" w:space="0" w:color="auto"/>
        <w:bottom w:val="none" w:sz="0" w:space="0" w:color="auto"/>
        <w:right w:val="none" w:sz="0" w:space="0" w:color="auto"/>
      </w:divBdr>
    </w:div>
    <w:div w:id="107287146">
      <w:marLeft w:val="0"/>
      <w:marRight w:val="0"/>
      <w:marTop w:val="0"/>
      <w:marBottom w:val="0"/>
      <w:divBdr>
        <w:top w:val="none" w:sz="0" w:space="0" w:color="auto"/>
        <w:left w:val="none" w:sz="0" w:space="0" w:color="auto"/>
        <w:bottom w:val="none" w:sz="0" w:space="0" w:color="auto"/>
        <w:right w:val="none" w:sz="0" w:space="0" w:color="auto"/>
      </w:divBdr>
    </w:div>
    <w:div w:id="107311021">
      <w:marLeft w:val="0"/>
      <w:marRight w:val="0"/>
      <w:marTop w:val="0"/>
      <w:marBottom w:val="0"/>
      <w:divBdr>
        <w:top w:val="none" w:sz="0" w:space="0" w:color="auto"/>
        <w:left w:val="none" w:sz="0" w:space="0" w:color="auto"/>
        <w:bottom w:val="none" w:sz="0" w:space="0" w:color="auto"/>
        <w:right w:val="none" w:sz="0" w:space="0" w:color="auto"/>
      </w:divBdr>
    </w:div>
    <w:div w:id="107356678">
      <w:marLeft w:val="0"/>
      <w:marRight w:val="0"/>
      <w:marTop w:val="0"/>
      <w:marBottom w:val="0"/>
      <w:divBdr>
        <w:top w:val="none" w:sz="0" w:space="0" w:color="auto"/>
        <w:left w:val="none" w:sz="0" w:space="0" w:color="auto"/>
        <w:bottom w:val="none" w:sz="0" w:space="0" w:color="auto"/>
        <w:right w:val="none" w:sz="0" w:space="0" w:color="auto"/>
      </w:divBdr>
    </w:div>
    <w:div w:id="107357245">
      <w:marLeft w:val="0"/>
      <w:marRight w:val="0"/>
      <w:marTop w:val="0"/>
      <w:marBottom w:val="0"/>
      <w:divBdr>
        <w:top w:val="none" w:sz="0" w:space="0" w:color="auto"/>
        <w:left w:val="none" w:sz="0" w:space="0" w:color="auto"/>
        <w:bottom w:val="none" w:sz="0" w:space="0" w:color="auto"/>
        <w:right w:val="none" w:sz="0" w:space="0" w:color="auto"/>
      </w:divBdr>
    </w:div>
    <w:div w:id="107360506">
      <w:marLeft w:val="0"/>
      <w:marRight w:val="0"/>
      <w:marTop w:val="0"/>
      <w:marBottom w:val="0"/>
      <w:divBdr>
        <w:top w:val="none" w:sz="0" w:space="0" w:color="auto"/>
        <w:left w:val="none" w:sz="0" w:space="0" w:color="auto"/>
        <w:bottom w:val="none" w:sz="0" w:space="0" w:color="auto"/>
        <w:right w:val="none" w:sz="0" w:space="0" w:color="auto"/>
      </w:divBdr>
    </w:div>
    <w:div w:id="107362766">
      <w:marLeft w:val="0"/>
      <w:marRight w:val="0"/>
      <w:marTop w:val="0"/>
      <w:marBottom w:val="0"/>
      <w:divBdr>
        <w:top w:val="none" w:sz="0" w:space="0" w:color="auto"/>
        <w:left w:val="none" w:sz="0" w:space="0" w:color="auto"/>
        <w:bottom w:val="none" w:sz="0" w:space="0" w:color="auto"/>
        <w:right w:val="none" w:sz="0" w:space="0" w:color="auto"/>
      </w:divBdr>
    </w:div>
    <w:div w:id="107431640">
      <w:marLeft w:val="0"/>
      <w:marRight w:val="0"/>
      <w:marTop w:val="0"/>
      <w:marBottom w:val="0"/>
      <w:divBdr>
        <w:top w:val="none" w:sz="0" w:space="0" w:color="auto"/>
        <w:left w:val="none" w:sz="0" w:space="0" w:color="auto"/>
        <w:bottom w:val="none" w:sz="0" w:space="0" w:color="auto"/>
        <w:right w:val="none" w:sz="0" w:space="0" w:color="auto"/>
      </w:divBdr>
    </w:div>
    <w:div w:id="107431799">
      <w:marLeft w:val="0"/>
      <w:marRight w:val="0"/>
      <w:marTop w:val="0"/>
      <w:marBottom w:val="0"/>
      <w:divBdr>
        <w:top w:val="none" w:sz="0" w:space="0" w:color="auto"/>
        <w:left w:val="none" w:sz="0" w:space="0" w:color="auto"/>
        <w:bottom w:val="none" w:sz="0" w:space="0" w:color="auto"/>
        <w:right w:val="none" w:sz="0" w:space="0" w:color="auto"/>
      </w:divBdr>
    </w:div>
    <w:div w:id="107547987">
      <w:marLeft w:val="0"/>
      <w:marRight w:val="0"/>
      <w:marTop w:val="0"/>
      <w:marBottom w:val="0"/>
      <w:divBdr>
        <w:top w:val="none" w:sz="0" w:space="0" w:color="auto"/>
        <w:left w:val="none" w:sz="0" w:space="0" w:color="auto"/>
        <w:bottom w:val="none" w:sz="0" w:space="0" w:color="auto"/>
        <w:right w:val="none" w:sz="0" w:space="0" w:color="auto"/>
      </w:divBdr>
    </w:div>
    <w:div w:id="107630177">
      <w:marLeft w:val="0"/>
      <w:marRight w:val="0"/>
      <w:marTop w:val="0"/>
      <w:marBottom w:val="0"/>
      <w:divBdr>
        <w:top w:val="none" w:sz="0" w:space="0" w:color="auto"/>
        <w:left w:val="none" w:sz="0" w:space="0" w:color="auto"/>
        <w:bottom w:val="none" w:sz="0" w:space="0" w:color="auto"/>
        <w:right w:val="none" w:sz="0" w:space="0" w:color="auto"/>
      </w:divBdr>
    </w:div>
    <w:div w:id="107701009">
      <w:marLeft w:val="0"/>
      <w:marRight w:val="0"/>
      <w:marTop w:val="0"/>
      <w:marBottom w:val="0"/>
      <w:divBdr>
        <w:top w:val="none" w:sz="0" w:space="0" w:color="auto"/>
        <w:left w:val="none" w:sz="0" w:space="0" w:color="auto"/>
        <w:bottom w:val="none" w:sz="0" w:space="0" w:color="auto"/>
        <w:right w:val="none" w:sz="0" w:space="0" w:color="auto"/>
      </w:divBdr>
    </w:div>
    <w:div w:id="107702883">
      <w:marLeft w:val="0"/>
      <w:marRight w:val="0"/>
      <w:marTop w:val="0"/>
      <w:marBottom w:val="0"/>
      <w:divBdr>
        <w:top w:val="none" w:sz="0" w:space="0" w:color="auto"/>
        <w:left w:val="none" w:sz="0" w:space="0" w:color="auto"/>
        <w:bottom w:val="none" w:sz="0" w:space="0" w:color="auto"/>
        <w:right w:val="none" w:sz="0" w:space="0" w:color="auto"/>
      </w:divBdr>
    </w:div>
    <w:div w:id="107819126">
      <w:marLeft w:val="0"/>
      <w:marRight w:val="0"/>
      <w:marTop w:val="0"/>
      <w:marBottom w:val="0"/>
      <w:divBdr>
        <w:top w:val="none" w:sz="0" w:space="0" w:color="auto"/>
        <w:left w:val="none" w:sz="0" w:space="0" w:color="auto"/>
        <w:bottom w:val="none" w:sz="0" w:space="0" w:color="auto"/>
        <w:right w:val="none" w:sz="0" w:space="0" w:color="auto"/>
      </w:divBdr>
    </w:div>
    <w:div w:id="108009521">
      <w:marLeft w:val="0"/>
      <w:marRight w:val="0"/>
      <w:marTop w:val="0"/>
      <w:marBottom w:val="0"/>
      <w:divBdr>
        <w:top w:val="none" w:sz="0" w:space="0" w:color="auto"/>
        <w:left w:val="none" w:sz="0" w:space="0" w:color="auto"/>
        <w:bottom w:val="none" w:sz="0" w:space="0" w:color="auto"/>
        <w:right w:val="none" w:sz="0" w:space="0" w:color="auto"/>
      </w:divBdr>
    </w:div>
    <w:div w:id="108091506">
      <w:marLeft w:val="0"/>
      <w:marRight w:val="0"/>
      <w:marTop w:val="0"/>
      <w:marBottom w:val="0"/>
      <w:divBdr>
        <w:top w:val="none" w:sz="0" w:space="0" w:color="auto"/>
        <w:left w:val="none" w:sz="0" w:space="0" w:color="auto"/>
        <w:bottom w:val="none" w:sz="0" w:space="0" w:color="auto"/>
        <w:right w:val="none" w:sz="0" w:space="0" w:color="auto"/>
      </w:divBdr>
    </w:div>
    <w:div w:id="108205264">
      <w:marLeft w:val="0"/>
      <w:marRight w:val="0"/>
      <w:marTop w:val="0"/>
      <w:marBottom w:val="0"/>
      <w:divBdr>
        <w:top w:val="none" w:sz="0" w:space="0" w:color="auto"/>
        <w:left w:val="none" w:sz="0" w:space="0" w:color="auto"/>
        <w:bottom w:val="none" w:sz="0" w:space="0" w:color="auto"/>
        <w:right w:val="none" w:sz="0" w:space="0" w:color="auto"/>
      </w:divBdr>
    </w:div>
    <w:div w:id="108283605">
      <w:marLeft w:val="0"/>
      <w:marRight w:val="0"/>
      <w:marTop w:val="0"/>
      <w:marBottom w:val="0"/>
      <w:divBdr>
        <w:top w:val="none" w:sz="0" w:space="0" w:color="auto"/>
        <w:left w:val="none" w:sz="0" w:space="0" w:color="auto"/>
        <w:bottom w:val="none" w:sz="0" w:space="0" w:color="auto"/>
        <w:right w:val="none" w:sz="0" w:space="0" w:color="auto"/>
      </w:divBdr>
    </w:div>
    <w:div w:id="108357412">
      <w:bodyDiv w:val="1"/>
      <w:marLeft w:val="0"/>
      <w:marRight w:val="0"/>
      <w:marTop w:val="0"/>
      <w:marBottom w:val="0"/>
      <w:divBdr>
        <w:top w:val="none" w:sz="0" w:space="0" w:color="auto"/>
        <w:left w:val="none" w:sz="0" w:space="0" w:color="auto"/>
        <w:bottom w:val="none" w:sz="0" w:space="0" w:color="auto"/>
        <w:right w:val="none" w:sz="0" w:space="0" w:color="auto"/>
      </w:divBdr>
    </w:div>
    <w:div w:id="108402375">
      <w:marLeft w:val="0"/>
      <w:marRight w:val="0"/>
      <w:marTop w:val="0"/>
      <w:marBottom w:val="0"/>
      <w:divBdr>
        <w:top w:val="none" w:sz="0" w:space="0" w:color="auto"/>
        <w:left w:val="none" w:sz="0" w:space="0" w:color="auto"/>
        <w:bottom w:val="none" w:sz="0" w:space="0" w:color="auto"/>
        <w:right w:val="none" w:sz="0" w:space="0" w:color="auto"/>
      </w:divBdr>
    </w:div>
    <w:div w:id="108472659">
      <w:marLeft w:val="0"/>
      <w:marRight w:val="0"/>
      <w:marTop w:val="0"/>
      <w:marBottom w:val="0"/>
      <w:divBdr>
        <w:top w:val="none" w:sz="0" w:space="0" w:color="auto"/>
        <w:left w:val="none" w:sz="0" w:space="0" w:color="auto"/>
        <w:bottom w:val="none" w:sz="0" w:space="0" w:color="auto"/>
        <w:right w:val="none" w:sz="0" w:space="0" w:color="auto"/>
      </w:divBdr>
    </w:div>
    <w:div w:id="108552252">
      <w:marLeft w:val="0"/>
      <w:marRight w:val="0"/>
      <w:marTop w:val="0"/>
      <w:marBottom w:val="0"/>
      <w:divBdr>
        <w:top w:val="none" w:sz="0" w:space="0" w:color="auto"/>
        <w:left w:val="none" w:sz="0" w:space="0" w:color="auto"/>
        <w:bottom w:val="none" w:sz="0" w:space="0" w:color="auto"/>
        <w:right w:val="none" w:sz="0" w:space="0" w:color="auto"/>
      </w:divBdr>
    </w:div>
    <w:div w:id="108621484">
      <w:marLeft w:val="0"/>
      <w:marRight w:val="0"/>
      <w:marTop w:val="0"/>
      <w:marBottom w:val="0"/>
      <w:divBdr>
        <w:top w:val="none" w:sz="0" w:space="0" w:color="auto"/>
        <w:left w:val="none" w:sz="0" w:space="0" w:color="auto"/>
        <w:bottom w:val="none" w:sz="0" w:space="0" w:color="auto"/>
        <w:right w:val="none" w:sz="0" w:space="0" w:color="auto"/>
      </w:divBdr>
    </w:div>
    <w:div w:id="108625218">
      <w:marLeft w:val="0"/>
      <w:marRight w:val="0"/>
      <w:marTop w:val="0"/>
      <w:marBottom w:val="0"/>
      <w:divBdr>
        <w:top w:val="none" w:sz="0" w:space="0" w:color="auto"/>
        <w:left w:val="none" w:sz="0" w:space="0" w:color="auto"/>
        <w:bottom w:val="none" w:sz="0" w:space="0" w:color="auto"/>
        <w:right w:val="none" w:sz="0" w:space="0" w:color="auto"/>
      </w:divBdr>
    </w:div>
    <w:div w:id="108748078">
      <w:marLeft w:val="0"/>
      <w:marRight w:val="0"/>
      <w:marTop w:val="0"/>
      <w:marBottom w:val="0"/>
      <w:divBdr>
        <w:top w:val="none" w:sz="0" w:space="0" w:color="auto"/>
        <w:left w:val="none" w:sz="0" w:space="0" w:color="auto"/>
        <w:bottom w:val="none" w:sz="0" w:space="0" w:color="auto"/>
        <w:right w:val="none" w:sz="0" w:space="0" w:color="auto"/>
      </w:divBdr>
    </w:div>
    <w:div w:id="108815161">
      <w:marLeft w:val="0"/>
      <w:marRight w:val="0"/>
      <w:marTop w:val="0"/>
      <w:marBottom w:val="0"/>
      <w:divBdr>
        <w:top w:val="none" w:sz="0" w:space="0" w:color="auto"/>
        <w:left w:val="none" w:sz="0" w:space="0" w:color="auto"/>
        <w:bottom w:val="none" w:sz="0" w:space="0" w:color="auto"/>
        <w:right w:val="none" w:sz="0" w:space="0" w:color="auto"/>
      </w:divBdr>
    </w:div>
    <w:div w:id="108819641">
      <w:marLeft w:val="0"/>
      <w:marRight w:val="0"/>
      <w:marTop w:val="0"/>
      <w:marBottom w:val="0"/>
      <w:divBdr>
        <w:top w:val="none" w:sz="0" w:space="0" w:color="auto"/>
        <w:left w:val="none" w:sz="0" w:space="0" w:color="auto"/>
        <w:bottom w:val="none" w:sz="0" w:space="0" w:color="auto"/>
        <w:right w:val="none" w:sz="0" w:space="0" w:color="auto"/>
      </w:divBdr>
    </w:div>
    <w:div w:id="108863348">
      <w:marLeft w:val="0"/>
      <w:marRight w:val="0"/>
      <w:marTop w:val="0"/>
      <w:marBottom w:val="0"/>
      <w:divBdr>
        <w:top w:val="none" w:sz="0" w:space="0" w:color="auto"/>
        <w:left w:val="none" w:sz="0" w:space="0" w:color="auto"/>
        <w:bottom w:val="none" w:sz="0" w:space="0" w:color="auto"/>
        <w:right w:val="none" w:sz="0" w:space="0" w:color="auto"/>
      </w:divBdr>
    </w:div>
    <w:div w:id="109016143">
      <w:bodyDiv w:val="1"/>
      <w:marLeft w:val="0"/>
      <w:marRight w:val="0"/>
      <w:marTop w:val="0"/>
      <w:marBottom w:val="0"/>
      <w:divBdr>
        <w:top w:val="none" w:sz="0" w:space="0" w:color="auto"/>
        <w:left w:val="none" w:sz="0" w:space="0" w:color="auto"/>
        <w:bottom w:val="none" w:sz="0" w:space="0" w:color="auto"/>
        <w:right w:val="none" w:sz="0" w:space="0" w:color="auto"/>
      </w:divBdr>
    </w:div>
    <w:div w:id="109320094">
      <w:marLeft w:val="0"/>
      <w:marRight w:val="0"/>
      <w:marTop w:val="0"/>
      <w:marBottom w:val="0"/>
      <w:divBdr>
        <w:top w:val="none" w:sz="0" w:space="0" w:color="auto"/>
        <w:left w:val="none" w:sz="0" w:space="0" w:color="auto"/>
        <w:bottom w:val="none" w:sz="0" w:space="0" w:color="auto"/>
        <w:right w:val="none" w:sz="0" w:space="0" w:color="auto"/>
      </w:divBdr>
    </w:div>
    <w:div w:id="109320842">
      <w:marLeft w:val="0"/>
      <w:marRight w:val="0"/>
      <w:marTop w:val="0"/>
      <w:marBottom w:val="0"/>
      <w:divBdr>
        <w:top w:val="none" w:sz="0" w:space="0" w:color="auto"/>
        <w:left w:val="none" w:sz="0" w:space="0" w:color="auto"/>
        <w:bottom w:val="none" w:sz="0" w:space="0" w:color="auto"/>
        <w:right w:val="none" w:sz="0" w:space="0" w:color="auto"/>
      </w:divBdr>
    </w:div>
    <w:div w:id="109321100">
      <w:marLeft w:val="0"/>
      <w:marRight w:val="0"/>
      <w:marTop w:val="0"/>
      <w:marBottom w:val="0"/>
      <w:divBdr>
        <w:top w:val="none" w:sz="0" w:space="0" w:color="auto"/>
        <w:left w:val="none" w:sz="0" w:space="0" w:color="auto"/>
        <w:bottom w:val="none" w:sz="0" w:space="0" w:color="auto"/>
        <w:right w:val="none" w:sz="0" w:space="0" w:color="auto"/>
      </w:divBdr>
    </w:div>
    <w:div w:id="109400441">
      <w:marLeft w:val="0"/>
      <w:marRight w:val="0"/>
      <w:marTop w:val="0"/>
      <w:marBottom w:val="0"/>
      <w:divBdr>
        <w:top w:val="none" w:sz="0" w:space="0" w:color="auto"/>
        <w:left w:val="none" w:sz="0" w:space="0" w:color="auto"/>
        <w:bottom w:val="none" w:sz="0" w:space="0" w:color="auto"/>
        <w:right w:val="none" w:sz="0" w:space="0" w:color="auto"/>
      </w:divBdr>
    </w:div>
    <w:div w:id="109469952">
      <w:marLeft w:val="0"/>
      <w:marRight w:val="0"/>
      <w:marTop w:val="0"/>
      <w:marBottom w:val="0"/>
      <w:divBdr>
        <w:top w:val="none" w:sz="0" w:space="0" w:color="auto"/>
        <w:left w:val="none" w:sz="0" w:space="0" w:color="auto"/>
        <w:bottom w:val="none" w:sz="0" w:space="0" w:color="auto"/>
        <w:right w:val="none" w:sz="0" w:space="0" w:color="auto"/>
      </w:divBdr>
    </w:div>
    <w:div w:id="109474563">
      <w:marLeft w:val="0"/>
      <w:marRight w:val="0"/>
      <w:marTop w:val="0"/>
      <w:marBottom w:val="0"/>
      <w:divBdr>
        <w:top w:val="none" w:sz="0" w:space="0" w:color="auto"/>
        <w:left w:val="none" w:sz="0" w:space="0" w:color="auto"/>
        <w:bottom w:val="none" w:sz="0" w:space="0" w:color="auto"/>
        <w:right w:val="none" w:sz="0" w:space="0" w:color="auto"/>
      </w:divBdr>
    </w:div>
    <w:div w:id="109519336">
      <w:bodyDiv w:val="1"/>
      <w:marLeft w:val="0"/>
      <w:marRight w:val="0"/>
      <w:marTop w:val="0"/>
      <w:marBottom w:val="0"/>
      <w:divBdr>
        <w:top w:val="none" w:sz="0" w:space="0" w:color="auto"/>
        <w:left w:val="none" w:sz="0" w:space="0" w:color="auto"/>
        <w:bottom w:val="none" w:sz="0" w:space="0" w:color="auto"/>
        <w:right w:val="none" w:sz="0" w:space="0" w:color="auto"/>
      </w:divBdr>
    </w:div>
    <w:div w:id="109589419">
      <w:marLeft w:val="0"/>
      <w:marRight w:val="0"/>
      <w:marTop w:val="0"/>
      <w:marBottom w:val="0"/>
      <w:divBdr>
        <w:top w:val="none" w:sz="0" w:space="0" w:color="auto"/>
        <w:left w:val="none" w:sz="0" w:space="0" w:color="auto"/>
        <w:bottom w:val="none" w:sz="0" w:space="0" w:color="auto"/>
        <w:right w:val="none" w:sz="0" w:space="0" w:color="auto"/>
      </w:divBdr>
    </w:div>
    <w:div w:id="109593879">
      <w:marLeft w:val="0"/>
      <w:marRight w:val="0"/>
      <w:marTop w:val="0"/>
      <w:marBottom w:val="0"/>
      <w:divBdr>
        <w:top w:val="none" w:sz="0" w:space="0" w:color="auto"/>
        <w:left w:val="none" w:sz="0" w:space="0" w:color="auto"/>
        <w:bottom w:val="none" w:sz="0" w:space="0" w:color="auto"/>
        <w:right w:val="none" w:sz="0" w:space="0" w:color="auto"/>
      </w:divBdr>
    </w:div>
    <w:div w:id="109711066">
      <w:marLeft w:val="0"/>
      <w:marRight w:val="0"/>
      <w:marTop w:val="0"/>
      <w:marBottom w:val="0"/>
      <w:divBdr>
        <w:top w:val="none" w:sz="0" w:space="0" w:color="auto"/>
        <w:left w:val="none" w:sz="0" w:space="0" w:color="auto"/>
        <w:bottom w:val="none" w:sz="0" w:space="0" w:color="auto"/>
        <w:right w:val="none" w:sz="0" w:space="0" w:color="auto"/>
      </w:divBdr>
    </w:div>
    <w:div w:id="109862787">
      <w:bodyDiv w:val="1"/>
      <w:marLeft w:val="0"/>
      <w:marRight w:val="0"/>
      <w:marTop w:val="0"/>
      <w:marBottom w:val="0"/>
      <w:divBdr>
        <w:top w:val="none" w:sz="0" w:space="0" w:color="auto"/>
        <w:left w:val="none" w:sz="0" w:space="0" w:color="auto"/>
        <w:bottom w:val="none" w:sz="0" w:space="0" w:color="auto"/>
        <w:right w:val="none" w:sz="0" w:space="0" w:color="auto"/>
      </w:divBdr>
    </w:div>
    <w:div w:id="109864732">
      <w:marLeft w:val="0"/>
      <w:marRight w:val="0"/>
      <w:marTop w:val="0"/>
      <w:marBottom w:val="0"/>
      <w:divBdr>
        <w:top w:val="none" w:sz="0" w:space="0" w:color="auto"/>
        <w:left w:val="none" w:sz="0" w:space="0" w:color="auto"/>
        <w:bottom w:val="none" w:sz="0" w:space="0" w:color="auto"/>
        <w:right w:val="none" w:sz="0" w:space="0" w:color="auto"/>
      </w:divBdr>
    </w:div>
    <w:div w:id="109865435">
      <w:marLeft w:val="0"/>
      <w:marRight w:val="0"/>
      <w:marTop w:val="0"/>
      <w:marBottom w:val="0"/>
      <w:divBdr>
        <w:top w:val="none" w:sz="0" w:space="0" w:color="auto"/>
        <w:left w:val="none" w:sz="0" w:space="0" w:color="auto"/>
        <w:bottom w:val="none" w:sz="0" w:space="0" w:color="auto"/>
        <w:right w:val="none" w:sz="0" w:space="0" w:color="auto"/>
      </w:divBdr>
    </w:div>
    <w:div w:id="109932696">
      <w:marLeft w:val="0"/>
      <w:marRight w:val="0"/>
      <w:marTop w:val="0"/>
      <w:marBottom w:val="0"/>
      <w:divBdr>
        <w:top w:val="none" w:sz="0" w:space="0" w:color="auto"/>
        <w:left w:val="none" w:sz="0" w:space="0" w:color="auto"/>
        <w:bottom w:val="none" w:sz="0" w:space="0" w:color="auto"/>
        <w:right w:val="none" w:sz="0" w:space="0" w:color="auto"/>
      </w:divBdr>
    </w:div>
    <w:div w:id="109932918">
      <w:marLeft w:val="0"/>
      <w:marRight w:val="0"/>
      <w:marTop w:val="0"/>
      <w:marBottom w:val="0"/>
      <w:divBdr>
        <w:top w:val="none" w:sz="0" w:space="0" w:color="auto"/>
        <w:left w:val="none" w:sz="0" w:space="0" w:color="auto"/>
        <w:bottom w:val="none" w:sz="0" w:space="0" w:color="auto"/>
        <w:right w:val="none" w:sz="0" w:space="0" w:color="auto"/>
      </w:divBdr>
    </w:div>
    <w:div w:id="109977478">
      <w:marLeft w:val="0"/>
      <w:marRight w:val="0"/>
      <w:marTop w:val="0"/>
      <w:marBottom w:val="0"/>
      <w:divBdr>
        <w:top w:val="none" w:sz="0" w:space="0" w:color="auto"/>
        <w:left w:val="none" w:sz="0" w:space="0" w:color="auto"/>
        <w:bottom w:val="none" w:sz="0" w:space="0" w:color="auto"/>
        <w:right w:val="none" w:sz="0" w:space="0" w:color="auto"/>
      </w:divBdr>
    </w:div>
    <w:div w:id="110055336">
      <w:marLeft w:val="0"/>
      <w:marRight w:val="0"/>
      <w:marTop w:val="0"/>
      <w:marBottom w:val="0"/>
      <w:divBdr>
        <w:top w:val="none" w:sz="0" w:space="0" w:color="auto"/>
        <w:left w:val="none" w:sz="0" w:space="0" w:color="auto"/>
        <w:bottom w:val="none" w:sz="0" w:space="0" w:color="auto"/>
        <w:right w:val="none" w:sz="0" w:space="0" w:color="auto"/>
      </w:divBdr>
    </w:div>
    <w:div w:id="110132710">
      <w:marLeft w:val="0"/>
      <w:marRight w:val="0"/>
      <w:marTop w:val="0"/>
      <w:marBottom w:val="0"/>
      <w:divBdr>
        <w:top w:val="none" w:sz="0" w:space="0" w:color="auto"/>
        <w:left w:val="none" w:sz="0" w:space="0" w:color="auto"/>
        <w:bottom w:val="none" w:sz="0" w:space="0" w:color="auto"/>
        <w:right w:val="none" w:sz="0" w:space="0" w:color="auto"/>
      </w:divBdr>
    </w:div>
    <w:div w:id="110244763">
      <w:marLeft w:val="0"/>
      <w:marRight w:val="0"/>
      <w:marTop w:val="0"/>
      <w:marBottom w:val="0"/>
      <w:divBdr>
        <w:top w:val="none" w:sz="0" w:space="0" w:color="auto"/>
        <w:left w:val="none" w:sz="0" w:space="0" w:color="auto"/>
        <w:bottom w:val="none" w:sz="0" w:space="0" w:color="auto"/>
        <w:right w:val="none" w:sz="0" w:space="0" w:color="auto"/>
      </w:divBdr>
    </w:div>
    <w:div w:id="110321051">
      <w:marLeft w:val="0"/>
      <w:marRight w:val="0"/>
      <w:marTop w:val="0"/>
      <w:marBottom w:val="0"/>
      <w:divBdr>
        <w:top w:val="none" w:sz="0" w:space="0" w:color="auto"/>
        <w:left w:val="none" w:sz="0" w:space="0" w:color="auto"/>
        <w:bottom w:val="none" w:sz="0" w:space="0" w:color="auto"/>
        <w:right w:val="none" w:sz="0" w:space="0" w:color="auto"/>
      </w:divBdr>
    </w:div>
    <w:div w:id="110445621">
      <w:marLeft w:val="0"/>
      <w:marRight w:val="0"/>
      <w:marTop w:val="0"/>
      <w:marBottom w:val="0"/>
      <w:divBdr>
        <w:top w:val="none" w:sz="0" w:space="0" w:color="auto"/>
        <w:left w:val="none" w:sz="0" w:space="0" w:color="auto"/>
        <w:bottom w:val="none" w:sz="0" w:space="0" w:color="auto"/>
        <w:right w:val="none" w:sz="0" w:space="0" w:color="auto"/>
      </w:divBdr>
    </w:div>
    <w:div w:id="110635766">
      <w:marLeft w:val="0"/>
      <w:marRight w:val="0"/>
      <w:marTop w:val="0"/>
      <w:marBottom w:val="0"/>
      <w:divBdr>
        <w:top w:val="none" w:sz="0" w:space="0" w:color="auto"/>
        <w:left w:val="none" w:sz="0" w:space="0" w:color="auto"/>
        <w:bottom w:val="none" w:sz="0" w:space="0" w:color="auto"/>
        <w:right w:val="none" w:sz="0" w:space="0" w:color="auto"/>
      </w:divBdr>
    </w:div>
    <w:div w:id="110712644">
      <w:marLeft w:val="0"/>
      <w:marRight w:val="0"/>
      <w:marTop w:val="0"/>
      <w:marBottom w:val="0"/>
      <w:divBdr>
        <w:top w:val="none" w:sz="0" w:space="0" w:color="auto"/>
        <w:left w:val="none" w:sz="0" w:space="0" w:color="auto"/>
        <w:bottom w:val="none" w:sz="0" w:space="0" w:color="auto"/>
        <w:right w:val="none" w:sz="0" w:space="0" w:color="auto"/>
      </w:divBdr>
    </w:div>
    <w:div w:id="110714151">
      <w:marLeft w:val="0"/>
      <w:marRight w:val="0"/>
      <w:marTop w:val="0"/>
      <w:marBottom w:val="0"/>
      <w:divBdr>
        <w:top w:val="none" w:sz="0" w:space="0" w:color="auto"/>
        <w:left w:val="none" w:sz="0" w:space="0" w:color="auto"/>
        <w:bottom w:val="none" w:sz="0" w:space="0" w:color="auto"/>
        <w:right w:val="none" w:sz="0" w:space="0" w:color="auto"/>
      </w:divBdr>
    </w:div>
    <w:div w:id="110755932">
      <w:marLeft w:val="0"/>
      <w:marRight w:val="0"/>
      <w:marTop w:val="0"/>
      <w:marBottom w:val="0"/>
      <w:divBdr>
        <w:top w:val="none" w:sz="0" w:space="0" w:color="auto"/>
        <w:left w:val="none" w:sz="0" w:space="0" w:color="auto"/>
        <w:bottom w:val="none" w:sz="0" w:space="0" w:color="auto"/>
        <w:right w:val="none" w:sz="0" w:space="0" w:color="auto"/>
      </w:divBdr>
    </w:div>
    <w:div w:id="110756587">
      <w:marLeft w:val="0"/>
      <w:marRight w:val="0"/>
      <w:marTop w:val="0"/>
      <w:marBottom w:val="0"/>
      <w:divBdr>
        <w:top w:val="none" w:sz="0" w:space="0" w:color="auto"/>
        <w:left w:val="none" w:sz="0" w:space="0" w:color="auto"/>
        <w:bottom w:val="none" w:sz="0" w:space="0" w:color="auto"/>
        <w:right w:val="none" w:sz="0" w:space="0" w:color="auto"/>
      </w:divBdr>
    </w:div>
    <w:div w:id="110827720">
      <w:marLeft w:val="0"/>
      <w:marRight w:val="0"/>
      <w:marTop w:val="0"/>
      <w:marBottom w:val="0"/>
      <w:divBdr>
        <w:top w:val="none" w:sz="0" w:space="0" w:color="auto"/>
        <w:left w:val="none" w:sz="0" w:space="0" w:color="auto"/>
        <w:bottom w:val="none" w:sz="0" w:space="0" w:color="auto"/>
        <w:right w:val="none" w:sz="0" w:space="0" w:color="auto"/>
      </w:divBdr>
    </w:div>
    <w:div w:id="110978463">
      <w:marLeft w:val="0"/>
      <w:marRight w:val="0"/>
      <w:marTop w:val="0"/>
      <w:marBottom w:val="0"/>
      <w:divBdr>
        <w:top w:val="none" w:sz="0" w:space="0" w:color="auto"/>
        <w:left w:val="none" w:sz="0" w:space="0" w:color="auto"/>
        <w:bottom w:val="none" w:sz="0" w:space="0" w:color="auto"/>
        <w:right w:val="none" w:sz="0" w:space="0" w:color="auto"/>
      </w:divBdr>
    </w:div>
    <w:div w:id="111094631">
      <w:marLeft w:val="0"/>
      <w:marRight w:val="0"/>
      <w:marTop w:val="0"/>
      <w:marBottom w:val="0"/>
      <w:divBdr>
        <w:top w:val="none" w:sz="0" w:space="0" w:color="auto"/>
        <w:left w:val="none" w:sz="0" w:space="0" w:color="auto"/>
        <w:bottom w:val="none" w:sz="0" w:space="0" w:color="auto"/>
        <w:right w:val="none" w:sz="0" w:space="0" w:color="auto"/>
      </w:divBdr>
    </w:div>
    <w:div w:id="111362558">
      <w:marLeft w:val="0"/>
      <w:marRight w:val="0"/>
      <w:marTop w:val="0"/>
      <w:marBottom w:val="0"/>
      <w:divBdr>
        <w:top w:val="none" w:sz="0" w:space="0" w:color="auto"/>
        <w:left w:val="none" w:sz="0" w:space="0" w:color="auto"/>
        <w:bottom w:val="none" w:sz="0" w:space="0" w:color="auto"/>
        <w:right w:val="none" w:sz="0" w:space="0" w:color="auto"/>
      </w:divBdr>
    </w:div>
    <w:div w:id="111560870">
      <w:marLeft w:val="0"/>
      <w:marRight w:val="0"/>
      <w:marTop w:val="0"/>
      <w:marBottom w:val="0"/>
      <w:divBdr>
        <w:top w:val="none" w:sz="0" w:space="0" w:color="auto"/>
        <w:left w:val="none" w:sz="0" w:space="0" w:color="auto"/>
        <w:bottom w:val="none" w:sz="0" w:space="0" w:color="auto"/>
        <w:right w:val="none" w:sz="0" w:space="0" w:color="auto"/>
      </w:divBdr>
    </w:div>
    <w:div w:id="111634789">
      <w:marLeft w:val="0"/>
      <w:marRight w:val="0"/>
      <w:marTop w:val="0"/>
      <w:marBottom w:val="0"/>
      <w:divBdr>
        <w:top w:val="none" w:sz="0" w:space="0" w:color="auto"/>
        <w:left w:val="none" w:sz="0" w:space="0" w:color="auto"/>
        <w:bottom w:val="none" w:sz="0" w:space="0" w:color="auto"/>
        <w:right w:val="none" w:sz="0" w:space="0" w:color="auto"/>
      </w:divBdr>
    </w:div>
    <w:div w:id="111677552">
      <w:marLeft w:val="0"/>
      <w:marRight w:val="0"/>
      <w:marTop w:val="0"/>
      <w:marBottom w:val="0"/>
      <w:divBdr>
        <w:top w:val="none" w:sz="0" w:space="0" w:color="auto"/>
        <w:left w:val="none" w:sz="0" w:space="0" w:color="auto"/>
        <w:bottom w:val="none" w:sz="0" w:space="0" w:color="auto"/>
        <w:right w:val="none" w:sz="0" w:space="0" w:color="auto"/>
      </w:divBdr>
    </w:div>
    <w:div w:id="111678021">
      <w:marLeft w:val="0"/>
      <w:marRight w:val="0"/>
      <w:marTop w:val="0"/>
      <w:marBottom w:val="0"/>
      <w:divBdr>
        <w:top w:val="none" w:sz="0" w:space="0" w:color="auto"/>
        <w:left w:val="none" w:sz="0" w:space="0" w:color="auto"/>
        <w:bottom w:val="none" w:sz="0" w:space="0" w:color="auto"/>
        <w:right w:val="none" w:sz="0" w:space="0" w:color="auto"/>
      </w:divBdr>
    </w:div>
    <w:div w:id="111753359">
      <w:marLeft w:val="0"/>
      <w:marRight w:val="0"/>
      <w:marTop w:val="0"/>
      <w:marBottom w:val="0"/>
      <w:divBdr>
        <w:top w:val="none" w:sz="0" w:space="0" w:color="auto"/>
        <w:left w:val="none" w:sz="0" w:space="0" w:color="auto"/>
        <w:bottom w:val="none" w:sz="0" w:space="0" w:color="auto"/>
        <w:right w:val="none" w:sz="0" w:space="0" w:color="auto"/>
      </w:divBdr>
    </w:div>
    <w:div w:id="111824427">
      <w:marLeft w:val="0"/>
      <w:marRight w:val="0"/>
      <w:marTop w:val="0"/>
      <w:marBottom w:val="0"/>
      <w:divBdr>
        <w:top w:val="none" w:sz="0" w:space="0" w:color="auto"/>
        <w:left w:val="none" w:sz="0" w:space="0" w:color="auto"/>
        <w:bottom w:val="none" w:sz="0" w:space="0" w:color="auto"/>
        <w:right w:val="none" w:sz="0" w:space="0" w:color="auto"/>
      </w:divBdr>
    </w:div>
    <w:div w:id="111872730">
      <w:marLeft w:val="0"/>
      <w:marRight w:val="0"/>
      <w:marTop w:val="0"/>
      <w:marBottom w:val="0"/>
      <w:divBdr>
        <w:top w:val="none" w:sz="0" w:space="0" w:color="auto"/>
        <w:left w:val="none" w:sz="0" w:space="0" w:color="auto"/>
        <w:bottom w:val="none" w:sz="0" w:space="0" w:color="auto"/>
        <w:right w:val="none" w:sz="0" w:space="0" w:color="auto"/>
      </w:divBdr>
    </w:div>
    <w:div w:id="111873426">
      <w:marLeft w:val="0"/>
      <w:marRight w:val="0"/>
      <w:marTop w:val="0"/>
      <w:marBottom w:val="0"/>
      <w:divBdr>
        <w:top w:val="none" w:sz="0" w:space="0" w:color="auto"/>
        <w:left w:val="none" w:sz="0" w:space="0" w:color="auto"/>
        <w:bottom w:val="none" w:sz="0" w:space="0" w:color="auto"/>
        <w:right w:val="none" w:sz="0" w:space="0" w:color="auto"/>
      </w:divBdr>
    </w:div>
    <w:div w:id="111899896">
      <w:marLeft w:val="0"/>
      <w:marRight w:val="0"/>
      <w:marTop w:val="0"/>
      <w:marBottom w:val="0"/>
      <w:divBdr>
        <w:top w:val="none" w:sz="0" w:space="0" w:color="auto"/>
        <w:left w:val="none" w:sz="0" w:space="0" w:color="auto"/>
        <w:bottom w:val="none" w:sz="0" w:space="0" w:color="auto"/>
        <w:right w:val="none" w:sz="0" w:space="0" w:color="auto"/>
      </w:divBdr>
    </w:div>
    <w:div w:id="111902393">
      <w:bodyDiv w:val="1"/>
      <w:marLeft w:val="0"/>
      <w:marRight w:val="0"/>
      <w:marTop w:val="0"/>
      <w:marBottom w:val="0"/>
      <w:divBdr>
        <w:top w:val="none" w:sz="0" w:space="0" w:color="auto"/>
        <w:left w:val="none" w:sz="0" w:space="0" w:color="auto"/>
        <w:bottom w:val="none" w:sz="0" w:space="0" w:color="auto"/>
        <w:right w:val="none" w:sz="0" w:space="0" w:color="auto"/>
      </w:divBdr>
    </w:div>
    <w:div w:id="111941107">
      <w:marLeft w:val="0"/>
      <w:marRight w:val="0"/>
      <w:marTop w:val="0"/>
      <w:marBottom w:val="0"/>
      <w:divBdr>
        <w:top w:val="none" w:sz="0" w:space="0" w:color="auto"/>
        <w:left w:val="none" w:sz="0" w:space="0" w:color="auto"/>
        <w:bottom w:val="none" w:sz="0" w:space="0" w:color="auto"/>
        <w:right w:val="none" w:sz="0" w:space="0" w:color="auto"/>
      </w:divBdr>
    </w:div>
    <w:div w:id="111946525">
      <w:marLeft w:val="0"/>
      <w:marRight w:val="0"/>
      <w:marTop w:val="0"/>
      <w:marBottom w:val="0"/>
      <w:divBdr>
        <w:top w:val="none" w:sz="0" w:space="0" w:color="auto"/>
        <w:left w:val="none" w:sz="0" w:space="0" w:color="auto"/>
        <w:bottom w:val="none" w:sz="0" w:space="0" w:color="auto"/>
        <w:right w:val="none" w:sz="0" w:space="0" w:color="auto"/>
      </w:divBdr>
    </w:div>
    <w:div w:id="112017333">
      <w:bodyDiv w:val="1"/>
      <w:marLeft w:val="0"/>
      <w:marRight w:val="0"/>
      <w:marTop w:val="0"/>
      <w:marBottom w:val="0"/>
      <w:divBdr>
        <w:top w:val="none" w:sz="0" w:space="0" w:color="auto"/>
        <w:left w:val="none" w:sz="0" w:space="0" w:color="auto"/>
        <w:bottom w:val="none" w:sz="0" w:space="0" w:color="auto"/>
        <w:right w:val="none" w:sz="0" w:space="0" w:color="auto"/>
      </w:divBdr>
    </w:div>
    <w:div w:id="112019629">
      <w:marLeft w:val="0"/>
      <w:marRight w:val="0"/>
      <w:marTop w:val="0"/>
      <w:marBottom w:val="0"/>
      <w:divBdr>
        <w:top w:val="none" w:sz="0" w:space="0" w:color="auto"/>
        <w:left w:val="none" w:sz="0" w:space="0" w:color="auto"/>
        <w:bottom w:val="none" w:sz="0" w:space="0" w:color="auto"/>
        <w:right w:val="none" w:sz="0" w:space="0" w:color="auto"/>
      </w:divBdr>
    </w:div>
    <w:div w:id="112020261">
      <w:marLeft w:val="0"/>
      <w:marRight w:val="0"/>
      <w:marTop w:val="0"/>
      <w:marBottom w:val="0"/>
      <w:divBdr>
        <w:top w:val="none" w:sz="0" w:space="0" w:color="auto"/>
        <w:left w:val="none" w:sz="0" w:space="0" w:color="auto"/>
        <w:bottom w:val="none" w:sz="0" w:space="0" w:color="auto"/>
        <w:right w:val="none" w:sz="0" w:space="0" w:color="auto"/>
      </w:divBdr>
    </w:div>
    <w:div w:id="112092778">
      <w:marLeft w:val="0"/>
      <w:marRight w:val="0"/>
      <w:marTop w:val="0"/>
      <w:marBottom w:val="0"/>
      <w:divBdr>
        <w:top w:val="none" w:sz="0" w:space="0" w:color="auto"/>
        <w:left w:val="none" w:sz="0" w:space="0" w:color="auto"/>
        <w:bottom w:val="none" w:sz="0" w:space="0" w:color="auto"/>
        <w:right w:val="none" w:sz="0" w:space="0" w:color="auto"/>
      </w:divBdr>
    </w:div>
    <w:div w:id="112093896">
      <w:marLeft w:val="0"/>
      <w:marRight w:val="0"/>
      <w:marTop w:val="0"/>
      <w:marBottom w:val="0"/>
      <w:divBdr>
        <w:top w:val="none" w:sz="0" w:space="0" w:color="auto"/>
        <w:left w:val="none" w:sz="0" w:space="0" w:color="auto"/>
        <w:bottom w:val="none" w:sz="0" w:space="0" w:color="auto"/>
        <w:right w:val="none" w:sz="0" w:space="0" w:color="auto"/>
      </w:divBdr>
    </w:div>
    <w:div w:id="112134656">
      <w:marLeft w:val="0"/>
      <w:marRight w:val="0"/>
      <w:marTop w:val="0"/>
      <w:marBottom w:val="0"/>
      <w:divBdr>
        <w:top w:val="none" w:sz="0" w:space="0" w:color="auto"/>
        <w:left w:val="none" w:sz="0" w:space="0" w:color="auto"/>
        <w:bottom w:val="none" w:sz="0" w:space="0" w:color="auto"/>
        <w:right w:val="none" w:sz="0" w:space="0" w:color="auto"/>
      </w:divBdr>
    </w:div>
    <w:div w:id="112284192">
      <w:marLeft w:val="0"/>
      <w:marRight w:val="0"/>
      <w:marTop w:val="0"/>
      <w:marBottom w:val="0"/>
      <w:divBdr>
        <w:top w:val="none" w:sz="0" w:space="0" w:color="auto"/>
        <w:left w:val="none" w:sz="0" w:space="0" w:color="auto"/>
        <w:bottom w:val="none" w:sz="0" w:space="0" w:color="auto"/>
        <w:right w:val="none" w:sz="0" w:space="0" w:color="auto"/>
      </w:divBdr>
    </w:div>
    <w:div w:id="112289746">
      <w:marLeft w:val="0"/>
      <w:marRight w:val="0"/>
      <w:marTop w:val="0"/>
      <w:marBottom w:val="0"/>
      <w:divBdr>
        <w:top w:val="none" w:sz="0" w:space="0" w:color="auto"/>
        <w:left w:val="none" w:sz="0" w:space="0" w:color="auto"/>
        <w:bottom w:val="none" w:sz="0" w:space="0" w:color="auto"/>
        <w:right w:val="none" w:sz="0" w:space="0" w:color="auto"/>
      </w:divBdr>
    </w:div>
    <w:div w:id="112407479">
      <w:marLeft w:val="0"/>
      <w:marRight w:val="0"/>
      <w:marTop w:val="0"/>
      <w:marBottom w:val="0"/>
      <w:divBdr>
        <w:top w:val="none" w:sz="0" w:space="0" w:color="auto"/>
        <w:left w:val="none" w:sz="0" w:space="0" w:color="auto"/>
        <w:bottom w:val="none" w:sz="0" w:space="0" w:color="auto"/>
        <w:right w:val="none" w:sz="0" w:space="0" w:color="auto"/>
      </w:divBdr>
    </w:div>
    <w:div w:id="112481936">
      <w:marLeft w:val="0"/>
      <w:marRight w:val="0"/>
      <w:marTop w:val="0"/>
      <w:marBottom w:val="0"/>
      <w:divBdr>
        <w:top w:val="none" w:sz="0" w:space="0" w:color="auto"/>
        <w:left w:val="none" w:sz="0" w:space="0" w:color="auto"/>
        <w:bottom w:val="none" w:sz="0" w:space="0" w:color="auto"/>
        <w:right w:val="none" w:sz="0" w:space="0" w:color="auto"/>
      </w:divBdr>
    </w:div>
    <w:div w:id="112482909">
      <w:marLeft w:val="0"/>
      <w:marRight w:val="0"/>
      <w:marTop w:val="0"/>
      <w:marBottom w:val="0"/>
      <w:divBdr>
        <w:top w:val="none" w:sz="0" w:space="0" w:color="auto"/>
        <w:left w:val="none" w:sz="0" w:space="0" w:color="auto"/>
        <w:bottom w:val="none" w:sz="0" w:space="0" w:color="auto"/>
        <w:right w:val="none" w:sz="0" w:space="0" w:color="auto"/>
      </w:divBdr>
    </w:div>
    <w:div w:id="112529514">
      <w:marLeft w:val="0"/>
      <w:marRight w:val="0"/>
      <w:marTop w:val="0"/>
      <w:marBottom w:val="0"/>
      <w:divBdr>
        <w:top w:val="none" w:sz="0" w:space="0" w:color="auto"/>
        <w:left w:val="none" w:sz="0" w:space="0" w:color="auto"/>
        <w:bottom w:val="none" w:sz="0" w:space="0" w:color="auto"/>
        <w:right w:val="none" w:sz="0" w:space="0" w:color="auto"/>
      </w:divBdr>
    </w:div>
    <w:div w:id="112598067">
      <w:marLeft w:val="0"/>
      <w:marRight w:val="0"/>
      <w:marTop w:val="0"/>
      <w:marBottom w:val="0"/>
      <w:divBdr>
        <w:top w:val="none" w:sz="0" w:space="0" w:color="auto"/>
        <w:left w:val="none" w:sz="0" w:space="0" w:color="auto"/>
        <w:bottom w:val="none" w:sz="0" w:space="0" w:color="auto"/>
        <w:right w:val="none" w:sz="0" w:space="0" w:color="auto"/>
      </w:divBdr>
    </w:div>
    <w:div w:id="112603047">
      <w:marLeft w:val="0"/>
      <w:marRight w:val="0"/>
      <w:marTop w:val="0"/>
      <w:marBottom w:val="0"/>
      <w:divBdr>
        <w:top w:val="none" w:sz="0" w:space="0" w:color="auto"/>
        <w:left w:val="none" w:sz="0" w:space="0" w:color="auto"/>
        <w:bottom w:val="none" w:sz="0" w:space="0" w:color="auto"/>
        <w:right w:val="none" w:sz="0" w:space="0" w:color="auto"/>
      </w:divBdr>
    </w:div>
    <w:div w:id="112674535">
      <w:marLeft w:val="0"/>
      <w:marRight w:val="0"/>
      <w:marTop w:val="0"/>
      <w:marBottom w:val="0"/>
      <w:divBdr>
        <w:top w:val="none" w:sz="0" w:space="0" w:color="auto"/>
        <w:left w:val="none" w:sz="0" w:space="0" w:color="auto"/>
        <w:bottom w:val="none" w:sz="0" w:space="0" w:color="auto"/>
        <w:right w:val="none" w:sz="0" w:space="0" w:color="auto"/>
      </w:divBdr>
    </w:div>
    <w:div w:id="112748508">
      <w:marLeft w:val="0"/>
      <w:marRight w:val="0"/>
      <w:marTop w:val="0"/>
      <w:marBottom w:val="0"/>
      <w:divBdr>
        <w:top w:val="none" w:sz="0" w:space="0" w:color="auto"/>
        <w:left w:val="none" w:sz="0" w:space="0" w:color="auto"/>
        <w:bottom w:val="none" w:sz="0" w:space="0" w:color="auto"/>
        <w:right w:val="none" w:sz="0" w:space="0" w:color="auto"/>
      </w:divBdr>
    </w:div>
    <w:div w:id="112750482">
      <w:marLeft w:val="0"/>
      <w:marRight w:val="0"/>
      <w:marTop w:val="0"/>
      <w:marBottom w:val="0"/>
      <w:divBdr>
        <w:top w:val="none" w:sz="0" w:space="0" w:color="auto"/>
        <w:left w:val="none" w:sz="0" w:space="0" w:color="auto"/>
        <w:bottom w:val="none" w:sz="0" w:space="0" w:color="auto"/>
        <w:right w:val="none" w:sz="0" w:space="0" w:color="auto"/>
      </w:divBdr>
    </w:div>
    <w:div w:id="112798122">
      <w:marLeft w:val="0"/>
      <w:marRight w:val="0"/>
      <w:marTop w:val="0"/>
      <w:marBottom w:val="0"/>
      <w:divBdr>
        <w:top w:val="none" w:sz="0" w:space="0" w:color="auto"/>
        <w:left w:val="none" w:sz="0" w:space="0" w:color="auto"/>
        <w:bottom w:val="none" w:sz="0" w:space="0" w:color="auto"/>
        <w:right w:val="none" w:sz="0" w:space="0" w:color="auto"/>
      </w:divBdr>
    </w:div>
    <w:div w:id="112868455">
      <w:bodyDiv w:val="1"/>
      <w:marLeft w:val="0"/>
      <w:marRight w:val="0"/>
      <w:marTop w:val="0"/>
      <w:marBottom w:val="0"/>
      <w:divBdr>
        <w:top w:val="none" w:sz="0" w:space="0" w:color="auto"/>
        <w:left w:val="none" w:sz="0" w:space="0" w:color="auto"/>
        <w:bottom w:val="none" w:sz="0" w:space="0" w:color="auto"/>
        <w:right w:val="none" w:sz="0" w:space="0" w:color="auto"/>
      </w:divBdr>
    </w:div>
    <w:div w:id="112869751">
      <w:marLeft w:val="0"/>
      <w:marRight w:val="0"/>
      <w:marTop w:val="0"/>
      <w:marBottom w:val="0"/>
      <w:divBdr>
        <w:top w:val="none" w:sz="0" w:space="0" w:color="auto"/>
        <w:left w:val="none" w:sz="0" w:space="0" w:color="auto"/>
        <w:bottom w:val="none" w:sz="0" w:space="0" w:color="auto"/>
        <w:right w:val="none" w:sz="0" w:space="0" w:color="auto"/>
      </w:divBdr>
    </w:div>
    <w:div w:id="112988269">
      <w:marLeft w:val="0"/>
      <w:marRight w:val="0"/>
      <w:marTop w:val="0"/>
      <w:marBottom w:val="0"/>
      <w:divBdr>
        <w:top w:val="none" w:sz="0" w:space="0" w:color="auto"/>
        <w:left w:val="none" w:sz="0" w:space="0" w:color="auto"/>
        <w:bottom w:val="none" w:sz="0" w:space="0" w:color="auto"/>
        <w:right w:val="none" w:sz="0" w:space="0" w:color="auto"/>
      </w:divBdr>
    </w:div>
    <w:div w:id="113016458">
      <w:marLeft w:val="0"/>
      <w:marRight w:val="0"/>
      <w:marTop w:val="0"/>
      <w:marBottom w:val="0"/>
      <w:divBdr>
        <w:top w:val="none" w:sz="0" w:space="0" w:color="auto"/>
        <w:left w:val="none" w:sz="0" w:space="0" w:color="auto"/>
        <w:bottom w:val="none" w:sz="0" w:space="0" w:color="auto"/>
        <w:right w:val="none" w:sz="0" w:space="0" w:color="auto"/>
      </w:divBdr>
    </w:div>
    <w:div w:id="113134365">
      <w:bodyDiv w:val="1"/>
      <w:marLeft w:val="0"/>
      <w:marRight w:val="0"/>
      <w:marTop w:val="0"/>
      <w:marBottom w:val="0"/>
      <w:divBdr>
        <w:top w:val="none" w:sz="0" w:space="0" w:color="auto"/>
        <w:left w:val="none" w:sz="0" w:space="0" w:color="auto"/>
        <w:bottom w:val="none" w:sz="0" w:space="0" w:color="auto"/>
        <w:right w:val="none" w:sz="0" w:space="0" w:color="auto"/>
      </w:divBdr>
    </w:div>
    <w:div w:id="113138376">
      <w:marLeft w:val="0"/>
      <w:marRight w:val="0"/>
      <w:marTop w:val="0"/>
      <w:marBottom w:val="0"/>
      <w:divBdr>
        <w:top w:val="none" w:sz="0" w:space="0" w:color="auto"/>
        <w:left w:val="none" w:sz="0" w:space="0" w:color="auto"/>
        <w:bottom w:val="none" w:sz="0" w:space="0" w:color="auto"/>
        <w:right w:val="none" w:sz="0" w:space="0" w:color="auto"/>
      </w:divBdr>
    </w:div>
    <w:div w:id="113208980">
      <w:marLeft w:val="0"/>
      <w:marRight w:val="0"/>
      <w:marTop w:val="0"/>
      <w:marBottom w:val="0"/>
      <w:divBdr>
        <w:top w:val="none" w:sz="0" w:space="0" w:color="auto"/>
        <w:left w:val="none" w:sz="0" w:space="0" w:color="auto"/>
        <w:bottom w:val="none" w:sz="0" w:space="0" w:color="auto"/>
        <w:right w:val="none" w:sz="0" w:space="0" w:color="auto"/>
      </w:divBdr>
    </w:div>
    <w:div w:id="113253320">
      <w:marLeft w:val="0"/>
      <w:marRight w:val="0"/>
      <w:marTop w:val="0"/>
      <w:marBottom w:val="0"/>
      <w:divBdr>
        <w:top w:val="none" w:sz="0" w:space="0" w:color="auto"/>
        <w:left w:val="none" w:sz="0" w:space="0" w:color="auto"/>
        <w:bottom w:val="none" w:sz="0" w:space="0" w:color="auto"/>
        <w:right w:val="none" w:sz="0" w:space="0" w:color="auto"/>
      </w:divBdr>
    </w:div>
    <w:div w:id="113259389">
      <w:marLeft w:val="0"/>
      <w:marRight w:val="0"/>
      <w:marTop w:val="0"/>
      <w:marBottom w:val="0"/>
      <w:divBdr>
        <w:top w:val="none" w:sz="0" w:space="0" w:color="auto"/>
        <w:left w:val="none" w:sz="0" w:space="0" w:color="auto"/>
        <w:bottom w:val="none" w:sz="0" w:space="0" w:color="auto"/>
        <w:right w:val="none" w:sz="0" w:space="0" w:color="auto"/>
      </w:divBdr>
    </w:div>
    <w:div w:id="113260115">
      <w:marLeft w:val="0"/>
      <w:marRight w:val="0"/>
      <w:marTop w:val="0"/>
      <w:marBottom w:val="0"/>
      <w:divBdr>
        <w:top w:val="none" w:sz="0" w:space="0" w:color="auto"/>
        <w:left w:val="none" w:sz="0" w:space="0" w:color="auto"/>
        <w:bottom w:val="none" w:sz="0" w:space="0" w:color="auto"/>
        <w:right w:val="none" w:sz="0" w:space="0" w:color="auto"/>
      </w:divBdr>
    </w:div>
    <w:div w:id="113330095">
      <w:bodyDiv w:val="1"/>
      <w:marLeft w:val="0"/>
      <w:marRight w:val="0"/>
      <w:marTop w:val="0"/>
      <w:marBottom w:val="0"/>
      <w:divBdr>
        <w:top w:val="none" w:sz="0" w:space="0" w:color="auto"/>
        <w:left w:val="none" w:sz="0" w:space="0" w:color="auto"/>
        <w:bottom w:val="none" w:sz="0" w:space="0" w:color="auto"/>
        <w:right w:val="none" w:sz="0" w:space="0" w:color="auto"/>
      </w:divBdr>
    </w:div>
    <w:div w:id="113405458">
      <w:marLeft w:val="0"/>
      <w:marRight w:val="0"/>
      <w:marTop w:val="0"/>
      <w:marBottom w:val="0"/>
      <w:divBdr>
        <w:top w:val="none" w:sz="0" w:space="0" w:color="auto"/>
        <w:left w:val="none" w:sz="0" w:space="0" w:color="auto"/>
        <w:bottom w:val="none" w:sz="0" w:space="0" w:color="auto"/>
        <w:right w:val="none" w:sz="0" w:space="0" w:color="auto"/>
      </w:divBdr>
    </w:div>
    <w:div w:id="113449752">
      <w:marLeft w:val="0"/>
      <w:marRight w:val="0"/>
      <w:marTop w:val="0"/>
      <w:marBottom w:val="0"/>
      <w:divBdr>
        <w:top w:val="none" w:sz="0" w:space="0" w:color="auto"/>
        <w:left w:val="none" w:sz="0" w:space="0" w:color="auto"/>
        <w:bottom w:val="none" w:sz="0" w:space="0" w:color="auto"/>
        <w:right w:val="none" w:sz="0" w:space="0" w:color="auto"/>
      </w:divBdr>
    </w:div>
    <w:div w:id="113521623">
      <w:marLeft w:val="0"/>
      <w:marRight w:val="0"/>
      <w:marTop w:val="0"/>
      <w:marBottom w:val="0"/>
      <w:divBdr>
        <w:top w:val="none" w:sz="0" w:space="0" w:color="auto"/>
        <w:left w:val="none" w:sz="0" w:space="0" w:color="auto"/>
        <w:bottom w:val="none" w:sz="0" w:space="0" w:color="auto"/>
        <w:right w:val="none" w:sz="0" w:space="0" w:color="auto"/>
      </w:divBdr>
    </w:div>
    <w:div w:id="113522536">
      <w:marLeft w:val="0"/>
      <w:marRight w:val="0"/>
      <w:marTop w:val="0"/>
      <w:marBottom w:val="0"/>
      <w:divBdr>
        <w:top w:val="none" w:sz="0" w:space="0" w:color="auto"/>
        <w:left w:val="none" w:sz="0" w:space="0" w:color="auto"/>
        <w:bottom w:val="none" w:sz="0" w:space="0" w:color="auto"/>
        <w:right w:val="none" w:sz="0" w:space="0" w:color="auto"/>
      </w:divBdr>
    </w:div>
    <w:div w:id="113526314">
      <w:marLeft w:val="0"/>
      <w:marRight w:val="0"/>
      <w:marTop w:val="0"/>
      <w:marBottom w:val="0"/>
      <w:divBdr>
        <w:top w:val="none" w:sz="0" w:space="0" w:color="auto"/>
        <w:left w:val="none" w:sz="0" w:space="0" w:color="auto"/>
        <w:bottom w:val="none" w:sz="0" w:space="0" w:color="auto"/>
        <w:right w:val="none" w:sz="0" w:space="0" w:color="auto"/>
      </w:divBdr>
    </w:div>
    <w:div w:id="113528351">
      <w:marLeft w:val="0"/>
      <w:marRight w:val="0"/>
      <w:marTop w:val="0"/>
      <w:marBottom w:val="0"/>
      <w:divBdr>
        <w:top w:val="none" w:sz="0" w:space="0" w:color="auto"/>
        <w:left w:val="none" w:sz="0" w:space="0" w:color="auto"/>
        <w:bottom w:val="none" w:sz="0" w:space="0" w:color="auto"/>
        <w:right w:val="none" w:sz="0" w:space="0" w:color="auto"/>
      </w:divBdr>
    </w:div>
    <w:div w:id="113642993">
      <w:marLeft w:val="0"/>
      <w:marRight w:val="0"/>
      <w:marTop w:val="0"/>
      <w:marBottom w:val="0"/>
      <w:divBdr>
        <w:top w:val="none" w:sz="0" w:space="0" w:color="auto"/>
        <w:left w:val="none" w:sz="0" w:space="0" w:color="auto"/>
        <w:bottom w:val="none" w:sz="0" w:space="0" w:color="auto"/>
        <w:right w:val="none" w:sz="0" w:space="0" w:color="auto"/>
      </w:divBdr>
    </w:div>
    <w:div w:id="113714978">
      <w:marLeft w:val="0"/>
      <w:marRight w:val="0"/>
      <w:marTop w:val="0"/>
      <w:marBottom w:val="0"/>
      <w:divBdr>
        <w:top w:val="none" w:sz="0" w:space="0" w:color="auto"/>
        <w:left w:val="none" w:sz="0" w:space="0" w:color="auto"/>
        <w:bottom w:val="none" w:sz="0" w:space="0" w:color="auto"/>
        <w:right w:val="none" w:sz="0" w:space="0" w:color="auto"/>
      </w:divBdr>
    </w:div>
    <w:div w:id="113717930">
      <w:marLeft w:val="0"/>
      <w:marRight w:val="0"/>
      <w:marTop w:val="0"/>
      <w:marBottom w:val="0"/>
      <w:divBdr>
        <w:top w:val="none" w:sz="0" w:space="0" w:color="auto"/>
        <w:left w:val="none" w:sz="0" w:space="0" w:color="auto"/>
        <w:bottom w:val="none" w:sz="0" w:space="0" w:color="auto"/>
        <w:right w:val="none" w:sz="0" w:space="0" w:color="auto"/>
      </w:divBdr>
    </w:div>
    <w:div w:id="113720688">
      <w:marLeft w:val="0"/>
      <w:marRight w:val="0"/>
      <w:marTop w:val="0"/>
      <w:marBottom w:val="0"/>
      <w:divBdr>
        <w:top w:val="none" w:sz="0" w:space="0" w:color="auto"/>
        <w:left w:val="none" w:sz="0" w:space="0" w:color="auto"/>
        <w:bottom w:val="none" w:sz="0" w:space="0" w:color="auto"/>
        <w:right w:val="none" w:sz="0" w:space="0" w:color="auto"/>
      </w:divBdr>
    </w:div>
    <w:div w:id="113792780">
      <w:marLeft w:val="0"/>
      <w:marRight w:val="0"/>
      <w:marTop w:val="0"/>
      <w:marBottom w:val="0"/>
      <w:divBdr>
        <w:top w:val="none" w:sz="0" w:space="0" w:color="auto"/>
        <w:left w:val="none" w:sz="0" w:space="0" w:color="auto"/>
        <w:bottom w:val="none" w:sz="0" w:space="0" w:color="auto"/>
        <w:right w:val="none" w:sz="0" w:space="0" w:color="auto"/>
      </w:divBdr>
    </w:div>
    <w:div w:id="113837649">
      <w:marLeft w:val="0"/>
      <w:marRight w:val="0"/>
      <w:marTop w:val="0"/>
      <w:marBottom w:val="0"/>
      <w:divBdr>
        <w:top w:val="none" w:sz="0" w:space="0" w:color="auto"/>
        <w:left w:val="none" w:sz="0" w:space="0" w:color="auto"/>
        <w:bottom w:val="none" w:sz="0" w:space="0" w:color="auto"/>
        <w:right w:val="none" w:sz="0" w:space="0" w:color="auto"/>
      </w:divBdr>
    </w:div>
    <w:div w:id="113838768">
      <w:marLeft w:val="0"/>
      <w:marRight w:val="0"/>
      <w:marTop w:val="0"/>
      <w:marBottom w:val="0"/>
      <w:divBdr>
        <w:top w:val="none" w:sz="0" w:space="0" w:color="auto"/>
        <w:left w:val="none" w:sz="0" w:space="0" w:color="auto"/>
        <w:bottom w:val="none" w:sz="0" w:space="0" w:color="auto"/>
        <w:right w:val="none" w:sz="0" w:space="0" w:color="auto"/>
      </w:divBdr>
    </w:div>
    <w:div w:id="113912787">
      <w:marLeft w:val="0"/>
      <w:marRight w:val="0"/>
      <w:marTop w:val="0"/>
      <w:marBottom w:val="0"/>
      <w:divBdr>
        <w:top w:val="none" w:sz="0" w:space="0" w:color="auto"/>
        <w:left w:val="none" w:sz="0" w:space="0" w:color="auto"/>
        <w:bottom w:val="none" w:sz="0" w:space="0" w:color="auto"/>
        <w:right w:val="none" w:sz="0" w:space="0" w:color="auto"/>
      </w:divBdr>
    </w:div>
    <w:div w:id="113981811">
      <w:marLeft w:val="0"/>
      <w:marRight w:val="0"/>
      <w:marTop w:val="0"/>
      <w:marBottom w:val="0"/>
      <w:divBdr>
        <w:top w:val="none" w:sz="0" w:space="0" w:color="auto"/>
        <w:left w:val="none" w:sz="0" w:space="0" w:color="auto"/>
        <w:bottom w:val="none" w:sz="0" w:space="0" w:color="auto"/>
        <w:right w:val="none" w:sz="0" w:space="0" w:color="auto"/>
      </w:divBdr>
    </w:div>
    <w:div w:id="113984042">
      <w:marLeft w:val="0"/>
      <w:marRight w:val="0"/>
      <w:marTop w:val="0"/>
      <w:marBottom w:val="0"/>
      <w:divBdr>
        <w:top w:val="none" w:sz="0" w:space="0" w:color="auto"/>
        <w:left w:val="none" w:sz="0" w:space="0" w:color="auto"/>
        <w:bottom w:val="none" w:sz="0" w:space="0" w:color="auto"/>
        <w:right w:val="none" w:sz="0" w:space="0" w:color="auto"/>
      </w:divBdr>
    </w:div>
    <w:div w:id="114174982">
      <w:marLeft w:val="0"/>
      <w:marRight w:val="0"/>
      <w:marTop w:val="0"/>
      <w:marBottom w:val="0"/>
      <w:divBdr>
        <w:top w:val="none" w:sz="0" w:space="0" w:color="auto"/>
        <w:left w:val="none" w:sz="0" w:space="0" w:color="auto"/>
        <w:bottom w:val="none" w:sz="0" w:space="0" w:color="auto"/>
        <w:right w:val="none" w:sz="0" w:space="0" w:color="auto"/>
      </w:divBdr>
    </w:div>
    <w:div w:id="114257269">
      <w:marLeft w:val="0"/>
      <w:marRight w:val="0"/>
      <w:marTop w:val="0"/>
      <w:marBottom w:val="0"/>
      <w:divBdr>
        <w:top w:val="none" w:sz="0" w:space="0" w:color="auto"/>
        <w:left w:val="none" w:sz="0" w:space="0" w:color="auto"/>
        <w:bottom w:val="none" w:sz="0" w:space="0" w:color="auto"/>
        <w:right w:val="none" w:sz="0" w:space="0" w:color="auto"/>
      </w:divBdr>
    </w:div>
    <w:div w:id="114259029">
      <w:marLeft w:val="480"/>
      <w:marRight w:val="0"/>
      <w:marTop w:val="0"/>
      <w:marBottom w:val="0"/>
      <w:divBdr>
        <w:top w:val="none" w:sz="0" w:space="0" w:color="auto"/>
        <w:left w:val="none" w:sz="0" w:space="0" w:color="auto"/>
        <w:bottom w:val="none" w:sz="0" w:space="0" w:color="auto"/>
        <w:right w:val="none" w:sz="0" w:space="0" w:color="auto"/>
      </w:divBdr>
    </w:div>
    <w:div w:id="114326114">
      <w:marLeft w:val="0"/>
      <w:marRight w:val="0"/>
      <w:marTop w:val="0"/>
      <w:marBottom w:val="0"/>
      <w:divBdr>
        <w:top w:val="none" w:sz="0" w:space="0" w:color="auto"/>
        <w:left w:val="none" w:sz="0" w:space="0" w:color="auto"/>
        <w:bottom w:val="none" w:sz="0" w:space="0" w:color="auto"/>
        <w:right w:val="none" w:sz="0" w:space="0" w:color="auto"/>
      </w:divBdr>
    </w:div>
    <w:div w:id="114369884">
      <w:marLeft w:val="0"/>
      <w:marRight w:val="0"/>
      <w:marTop w:val="0"/>
      <w:marBottom w:val="0"/>
      <w:divBdr>
        <w:top w:val="none" w:sz="0" w:space="0" w:color="auto"/>
        <w:left w:val="none" w:sz="0" w:space="0" w:color="auto"/>
        <w:bottom w:val="none" w:sz="0" w:space="0" w:color="auto"/>
        <w:right w:val="none" w:sz="0" w:space="0" w:color="auto"/>
      </w:divBdr>
    </w:div>
    <w:div w:id="114373123">
      <w:marLeft w:val="0"/>
      <w:marRight w:val="0"/>
      <w:marTop w:val="0"/>
      <w:marBottom w:val="0"/>
      <w:divBdr>
        <w:top w:val="none" w:sz="0" w:space="0" w:color="auto"/>
        <w:left w:val="none" w:sz="0" w:space="0" w:color="auto"/>
        <w:bottom w:val="none" w:sz="0" w:space="0" w:color="auto"/>
        <w:right w:val="none" w:sz="0" w:space="0" w:color="auto"/>
      </w:divBdr>
    </w:div>
    <w:div w:id="114492761">
      <w:marLeft w:val="0"/>
      <w:marRight w:val="0"/>
      <w:marTop w:val="0"/>
      <w:marBottom w:val="0"/>
      <w:divBdr>
        <w:top w:val="none" w:sz="0" w:space="0" w:color="auto"/>
        <w:left w:val="none" w:sz="0" w:space="0" w:color="auto"/>
        <w:bottom w:val="none" w:sz="0" w:space="0" w:color="auto"/>
        <w:right w:val="none" w:sz="0" w:space="0" w:color="auto"/>
      </w:divBdr>
    </w:div>
    <w:div w:id="114566563">
      <w:marLeft w:val="0"/>
      <w:marRight w:val="0"/>
      <w:marTop w:val="0"/>
      <w:marBottom w:val="0"/>
      <w:divBdr>
        <w:top w:val="none" w:sz="0" w:space="0" w:color="auto"/>
        <w:left w:val="none" w:sz="0" w:space="0" w:color="auto"/>
        <w:bottom w:val="none" w:sz="0" w:space="0" w:color="auto"/>
        <w:right w:val="none" w:sz="0" w:space="0" w:color="auto"/>
      </w:divBdr>
    </w:div>
    <w:div w:id="114755858">
      <w:marLeft w:val="0"/>
      <w:marRight w:val="0"/>
      <w:marTop w:val="0"/>
      <w:marBottom w:val="0"/>
      <w:divBdr>
        <w:top w:val="none" w:sz="0" w:space="0" w:color="auto"/>
        <w:left w:val="none" w:sz="0" w:space="0" w:color="auto"/>
        <w:bottom w:val="none" w:sz="0" w:space="0" w:color="auto"/>
        <w:right w:val="none" w:sz="0" w:space="0" w:color="auto"/>
      </w:divBdr>
    </w:div>
    <w:div w:id="114756648">
      <w:marLeft w:val="0"/>
      <w:marRight w:val="0"/>
      <w:marTop w:val="0"/>
      <w:marBottom w:val="0"/>
      <w:divBdr>
        <w:top w:val="none" w:sz="0" w:space="0" w:color="auto"/>
        <w:left w:val="none" w:sz="0" w:space="0" w:color="auto"/>
        <w:bottom w:val="none" w:sz="0" w:space="0" w:color="auto"/>
        <w:right w:val="none" w:sz="0" w:space="0" w:color="auto"/>
      </w:divBdr>
    </w:div>
    <w:div w:id="114757592">
      <w:marLeft w:val="0"/>
      <w:marRight w:val="0"/>
      <w:marTop w:val="0"/>
      <w:marBottom w:val="0"/>
      <w:divBdr>
        <w:top w:val="none" w:sz="0" w:space="0" w:color="auto"/>
        <w:left w:val="none" w:sz="0" w:space="0" w:color="auto"/>
        <w:bottom w:val="none" w:sz="0" w:space="0" w:color="auto"/>
        <w:right w:val="none" w:sz="0" w:space="0" w:color="auto"/>
      </w:divBdr>
    </w:div>
    <w:div w:id="114762773">
      <w:marLeft w:val="0"/>
      <w:marRight w:val="0"/>
      <w:marTop w:val="0"/>
      <w:marBottom w:val="0"/>
      <w:divBdr>
        <w:top w:val="none" w:sz="0" w:space="0" w:color="auto"/>
        <w:left w:val="none" w:sz="0" w:space="0" w:color="auto"/>
        <w:bottom w:val="none" w:sz="0" w:space="0" w:color="auto"/>
        <w:right w:val="none" w:sz="0" w:space="0" w:color="auto"/>
      </w:divBdr>
    </w:div>
    <w:div w:id="114832390">
      <w:marLeft w:val="0"/>
      <w:marRight w:val="0"/>
      <w:marTop w:val="0"/>
      <w:marBottom w:val="0"/>
      <w:divBdr>
        <w:top w:val="none" w:sz="0" w:space="0" w:color="auto"/>
        <w:left w:val="none" w:sz="0" w:space="0" w:color="auto"/>
        <w:bottom w:val="none" w:sz="0" w:space="0" w:color="auto"/>
        <w:right w:val="none" w:sz="0" w:space="0" w:color="auto"/>
      </w:divBdr>
    </w:div>
    <w:div w:id="114833950">
      <w:marLeft w:val="0"/>
      <w:marRight w:val="0"/>
      <w:marTop w:val="0"/>
      <w:marBottom w:val="0"/>
      <w:divBdr>
        <w:top w:val="none" w:sz="0" w:space="0" w:color="auto"/>
        <w:left w:val="none" w:sz="0" w:space="0" w:color="auto"/>
        <w:bottom w:val="none" w:sz="0" w:space="0" w:color="auto"/>
        <w:right w:val="none" w:sz="0" w:space="0" w:color="auto"/>
      </w:divBdr>
    </w:div>
    <w:div w:id="114835132">
      <w:marLeft w:val="0"/>
      <w:marRight w:val="0"/>
      <w:marTop w:val="0"/>
      <w:marBottom w:val="0"/>
      <w:divBdr>
        <w:top w:val="none" w:sz="0" w:space="0" w:color="auto"/>
        <w:left w:val="none" w:sz="0" w:space="0" w:color="auto"/>
        <w:bottom w:val="none" w:sz="0" w:space="0" w:color="auto"/>
        <w:right w:val="none" w:sz="0" w:space="0" w:color="auto"/>
      </w:divBdr>
    </w:div>
    <w:div w:id="114838009">
      <w:marLeft w:val="0"/>
      <w:marRight w:val="0"/>
      <w:marTop w:val="0"/>
      <w:marBottom w:val="0"/>
      <w:divBdr>
        <w:top w:val="none" w:sz="0" w:space="0" w:color="auto"/>
        <w:left w:val="none" w:sz="0" w:space="0" w:color="auto"/>
        <w:bottom w:val="none" w:sz="0" w:space="0" w:color="auto"/>
        <w:right w:val="none" w:sz="0" w:space="0" w:color="auto"/>
      </w:divBdr>
    </w:div>
    <w:div w:id="114907314">
      <w:marLeft w:val="0"/>
      <w:marRight w:val="0"/>
      <w:marTop w:val="0"/>
      <w:marBottom w:val="0"/>
      <w:divBdr>
        <w:top w:val="none" w:sz="0" w:space="0" w:color="auto"/>
        <w:left w:val="none" w:sz="0" w:space="0" w:color="auto"/>
        <w:bottom w:val="none" w:sz="0" w:space="0" w:color="auto"/>
        <w:right w:val="none" w:sz="0" w:space="0" w:color="auto"/>
      </w:divBdr>
    </w:div>
    <w:div w:id="114912698">
      <w:marLeft w:val="0"/>
      <w:marRight w:val="0"/>
      <w:marTop w:val="0"/>
      <w:marBottom w:val="0"/>
      <w:divBdr>
        <w:top w:val="none" w:sz="0" w:space="0" w:color="auto"/>
        <w:left w:val="none" w:sz="0" w:space="0" w:color="auto"/>
        <w:bottom w:val="none" w:sz="0" w:space="0" w:color="auto"/>
        <w:right w:val="none" w:sz="0" w:space="0" w:color="auto"/>
      </w:divBdr>
    </w:div>
    <w:div w:id="115026685">
      <w:marLeft w:val="0"/>
      <w:marRight w:val="0"/>
      <w:marTop w:val="0"/>
      <w:marBottom w:val="0"/>
      <w:divBdr>
        <w:top w:val="none" w:sz="0" w:space="0" w:color="auto"/>
        <w:left w:val="none" w:sz="0" w:space="0" w:color="auto"/>
        <w:bottom w:val="none" w:sz="0" w:space="0" w:color="auto"/>
        <w:right w:val="none" w:sz="0" w:space="0" w:color="auto"/>
      </w:divBdr>
    </w:div>
    <w:div w:id="115148905">
      <w:marLeft w:val="0"/>
      <w:marRight w:val="0"/>
      <w:marTop w:val="0"/>
      <w:marBottom w:val="0"/>
      <w:divBdr>
        <w:top w:val="none" w:sz="0" w:space="0" w:color="auto"/>
        <w:left w:val="none" w:sz="0" w:space="0" w:color="auto"/>
        <w:bottom w:val="none" w:sz="0" w:space="0" w:color="auto"/>
        <w:right w:val="none" w:sz="0" w:space="0" w:color="auto"/>
      </w:divBdr>
    </w:div>
    <w:div w:id="115217744">
      <w:marLeft w:val="0"/>
      <w:marRight w:val="0"/>
      <w:marTop w:val="0"/>
      <w:marBottom w:val="0"/>
      <w:divBdr>
        <w:top w:val="none" w:sz="0" w:space="0" w:color="auto"/>
        <w:left w:val="none" w:sz="0" w:space="0" w:color="auto"/>
        <w:bottom w:val="none" w:sz="0" w:space="0" w:color="auto"/>
        <w:right w:val="none" w:sz="0" w:space="0" w:color="auto"/>
      </w:divBdr>
    </w:div>
    <w:div w:id="115295229">
      <w:marLeft w:val="0"/>
      <w:marRight w:val="0"/>
      <w:marTop w:val="0"/>
      <w:marBottom w:val="0"/>
      <w:divBdr>
        <w:top w:val="none" w:sz="0" w:space="0" w:color="auto"/>
        <w:left w:val="none" w:sz="0" w:space="0" w:color="auto"/>
        <w:bottom w:val="none" w:sz="0" w:space="0" w:color="auto"/>
        <w:right w:val="none" w:sz="0" w:space="0" w:color="auto"/>
      </w:divBdr>
    </w:div>
    <w:div w:id="115343760">
      <w:marLeft w:val="0"/>
      <w:marRight w:val="0"/>
      <w:marTop w:val="0"/>
      <w:marBottom w:val="0"/>
      <w:divBdr>
        <w:top w:val="none" w:sz="0" w:space="0" w:color="auto"/>
        <w:left w:val="none" w:sz="0" w:space="0" w:color="auto"/>
        <w:bottom w:val="none" w:sz="0" w:space="0" w:color="auto"/>
        <w:right w:val="none" w:sz="0" w:space="0" w:color="auto"/>
      </w:divBdr>
    </w:div>
    <w:div w:id="115371259">
      <w:marLeft w:val="0"/>
      <w:marRight w:val="0"/>
      <w:marTop w:val="0"/>
      <w:marBottom w:val="0"/>
      <w:divBdr>
        <w:top w:val="none" w:sz="0" w:space="0" w:color="auto"/>
        <w:left w:val="none" w:sz="0" w:space="0" w:color="auto"/>
        <w:bottom w:val="none" w:sz="0" w:space="0" w:color="auto"/>
        <w:right w:val="none" w:sz="0" w:space="0" w:color="auto"/>
      </w:divBdr>
    </w:div>
    <w:div w:id="115372619">
      <w:marLeft w:val="0"/>
      <w:marRight w:val="0"/>
      <w:marTop w:val="0"/>
      <w:marBottom w:val="0"/>
      <w:divBdr>
        <w:top w:val="none" w:sz="0" w:space="0" w:color="auto"/>
        <w:left w:val="none" w:sz="0" w:space="0" w:color="auto"/>
        <w:bottom w:val="none" w:sz="0" w:space="0" w:color="auto"/>
        <w:right w:val="none" w:sz="0" w:space="0" w:color="auto"/>
      </w:divBdr>
    </w:div>
    <w:div w:id="115491856">
      <w:marLeft w:val="0"/>
      <w:marRight w:val="0"/>
      <w:marTop w:val="0"/>
      <w:marBottom w:val="0"/>
      <w:divBdr>
        <w:top w:val="none" w:sz="0" w:space="0" w:color="auto"/>
        <w:left w:val="none" w:sz="0" w:space="0" w:color="auto"/>
        <w:bottom w:val="none" w:sz="0" w:space="0" w:color="auto"/>
        <w:right w:val="none" w:sz="0" w:space="0" w:color="auto"/>
      </w:divBdr>
    </w:div>
    <w:div w:id="115561663">
      <w:marLeft w:val="0"/>
      <w:marRight w:val="0"/>
      <w:marTop w:val="0"/>
      <w:marBottom w:val="0"/>
      <w:divBdr>
        <w:top w:val="none" w:sz="0" w:space="0" w:color="auto"/>
        <w:left w:val="none" w:sz="0" w:space="0" w:color="auto"/>
        <w:bottom w:val="none" w:sz="0" w:space="0" w:color="auto"/>
        <w:right w:val="none" w:sz="0" w:space="0" w:color="auto"/>
      </w:divBdr>
    </w:div>
    <w:div w:id="115679560">
      <w:marLeft w:val="0"/>
      <w:marRight w:val="0"/>
      <w:marTop w:val="0"/>
      <w:marBottom w:val="0"/>
      <w:divBdr>
        <w:top w:val="none" w:sz="0" w:space="0" w:color="auto"/>
        <w:left w:val="none" w:sz="0" w:space="0" w:color="auto"/>
        <w:bottom w:val="none" w:sz="0" w:space="0" w:color="auto"/>
        <w:right w:val="none" w:sz="0" w:space="0" w:color="auto"/>
      </w:divBdr>
    </w:div>
    <w:div w:id="115685059">
      <w:marLeft w:val="0"/>
      <w:marRight w:val="0"/>
      <w:marTop w:val="0"/>
      <w:marBottom w:val="0"/>
      <w:divBdr>
        <w:top w:val="none" w:sz="0" w:space="0" w:color="auto"/>
        <w:left w:val="none" w:sz="0" w:space="0" w:color="auto"/>
        <w:bottom w:val="none" w:sz="0" w:space="0" w:color="auto"/>
        <w:right w:val="none" w:sz="0" w:space="0" w:color="auto"/>
      </w:divBdr>
    </w:div>
    <w:div w:id="115753827">
      <w:marLeft w:val="0"/>
      <w:marRight w:val="0"/>
      <w:marTop w:val="0"/>
      <w:marBottom w:val="0"/>
      <w:divBdr>
        <w:top w:val="none" w:sz="0" w:space="0" w:color="auto"/>
        <w:left w:val="none" w:sz="0" w:space="0" w:color="auto"/>
        <w:bottom w:val="none" w:sz="0" w:space="0" w:color="auto"/>
        <w:right w:val="none" w:sz="0" w:space="0" w:color="auto"/>
      </w:divBdr>
    </w:div>
    <w:div w:id="115802685">
      <w:marLeft w:val="0"/>
      <w:marRight w:val="0"/>
      <w:marTop w:val="0"/>
      <w:marBottom w:val="0"/>
      <w:divBdr>
        <w:top w:val="none" w:sz="0" w:space="0" w:color="auto"/>
        <w:left w:val="none" w:sz="0" w:space="0" w:color="auto"/>
        <w:bottom w:val="none" w:sz="0" w:space="0" w:color="auto"/>
        <w:right w:val="none" w:sz="0" w:space="0" w:color="auto"/>
      </w:divBdr>
    </w:div>
    <w:div w:id="115875065">
      <w:marLeft w:val="0"/>
      <w:marRight w:val="0"/>
      <w:marTop w:val="0"/>
      <w:marBottom w:val="0"/>
      <w:divBdr>
        <w:top w:val="none" w:sz="0" w:space="0" w:color="auto"/>
        <w:left w:val="none" w:sz="0" w:space="0" w:color="auto"/>
        <w:bottom w:val="none" w:sz="0" w:space="0" w:color="auto"/>
        <w:right w:val="none" w:sz="0" w:space="0" w:color="auto"/>
      </w:divBdr>
    </w:div>
    <w:div w:id="116024659">
      <w:marLeft w:val="0"/>
      <w:marRight w:val="0"/>
      <w:marTop w:val="0"/>
      <w:marBottom w:val="0"/>
      <w:divBdr>
        <w:top w:val="none" w:sz="0" w:space="0" w:color="auto"/>
        <w:left w:val="none" w:sz="0" w:space="0" w:color="auto"/>
        <w:bottom w:val="none" w:sz="0" w:space="0" w:color="auto"/>
        <w:right w:val="none" w:sz="0" w:space="0" w:color="auto"/>
      </w:divBdr>
    </w:div>
    <w:div w:id="116143063">
      <w:marLeft w:val="0"/>
      <w:marRight w:val="0"/>
      <w:marTop w:val="0"/>
      <w:marBottom w:val="0"/>
      <w:divBdr>
        <w:top w:val="none" w:sz="0" w:space="0" w:color="auto"/>
        <w:left w:val="none" w:sz="0" w:space="0" w:color="auto"/>
        <w:bottom w:val="none" w:sz="0" w:space="0" w:color="auto"/>
        <w:right w:val="none" w:sz="0" w:space="0" w:color="auto"/>
      </w:divBdr>
    </w:div>
    <w:div w:id="116216882">
      <w:marLeft w:val="0"/>
      <w:marRight w:val="0"/>
      <w:marTop w:val="0"/>
      <w:marBottom w:val="0"/>
      <w:divBdr>
        <w:top w:val="none" w:sz="0" w:space="0" w:color="auto"/>
        <w:left w:val="none" w:sz="0" w:space="0" w:color="auto"/>
        <w:bottom w:val="none" w:sz="0" w:space="0" w:color="auto"/>
        <w:right w:val="none" w:sz="0" w:space="0" w:color="auto"/>
      </w:divBdr>
    </w:div>
    <w:div w:id="116221690">
      <w:marLeft w:val="0"/>
      <w:marRight w:val="0"/>
      <w:marTop w:val="0"/>
      <w:marBottom w:val="0"/>
      <w:divBdr>
        <w:top w:val="none" w:sz="0" w:space="0" w:color="auto"/>
        <w:left w:val="none" w:sz="0" w:space="0" w:color="auto"/>
        <w:bottom w:val="none" w:sz="0" w:space="0" w:color="auto"/>
        <w:right w:val="none" w:sz="0" w:space="0" w:color="auto"/>
      </w:divBdr>
    </w:div>
    <w:div w:id="116291983">
      <w:marLeft w:val="0"/>
      <w:marRight w:val="0"/>
      <w:marTop w:val="0"/>
      <w:marBottom w:val="0"/>
      <w:divBdr>
        <w:top w:val="none" w:sz="0" w:space="0" w:color="auto"/>
        <w:left w:val="none" w:sz="0" w:space="0" w:color="auto"/>
        <w:bottom w:val="none" w:sz="0" w:space="0" w:color="auto"/>
        <w:right w:val="none" w:sz="0" w:space="0" w:color="auto"/>
      </w:divBdr>
    </w:div>
    <w:div w:id="116293431">
      <w:marLeft w:val="0"/>
      <w:marRight w:val="0"/>
      <w:marTop w:val="0"/>
      <w:marBottom w:val="0"/>
      <w:divBdr>
        <w:top w:val="none" w:sz="0" w:space="0" w:color="auto"/>
        <w:left w:val="none" w:sz="0" w:space="0" w:color="auto"/>
        <w:bottom w:val="none" w:sz="0" w:space="0" w:color="auto"/>
        <w:right w:val="none" w:sz="0" w:space="0" w:color="auto"/>
      </w:divBdr>
    </w:div>
    <w:div w:id="116339108">
      <w:marLeft w:val="0"/>
      <w:marRight w:val="0"/>
      <w:marTop w:val="0"/>
      <w:marBottom w:val="0"/>
      <w:divBdr>
        <w:top w:val="none" w:sz="0" w:space="0" w:color="auto"/>
        <w:left w:val="none" w:sz="0" w:space="0" w:color="auto"/>
        <w:bottom w:val="none" w:sz="0" w:space="0" w:color="auto"/>
        <w:right w:val="none" w:sz="0" w:space="0" w:color="auto"/>
      </w:divBdr>
    </w:div>
    <w:div w:id="116409408">
      <w:marLeft w:val="0"/>
      <w:marRight w:val="0"/>
      <w:marTop w:val="0"/>
      <w:marBottom w:val="0"/>
      <w:divBdr>
        <w:top w:val="none" w:sz="0" w:space="0" w:color="auto"/>
        <w:left w:val="none" w:sz="0" w:space="0" w:color="auto"/>
        <w:bottom w:val="none" w:sz="0" w:space="0" w:color="auto"/>
        <w:right w:val="none" w:sz="0" w:space="0" w:color="auto"/>
      </w:divBdr>
    </w:div>
    <w:div w:id="116411049">
      <w:marLeft w:val="0"/>
      <w:marRight w:val="0"/>
      <w:marTop w:val="0"/>
      <w:marBottom w:val="0"/>
      <w:divBdr>
        <w:top w:val="none" w:sz="0" w:space="0" w:color="auto"/>
        <w:left w:val="none" w:sz="0" w:space="0" w:color="auto"/>
        <w:bottom w:val="none" w:sz="0" w:space="0" w:color="auto"/>
        <w:right w:val="none" w:sz="0" w:space="0" w:color="auto"/>
      </w:divBdr>
    </w:div>
    <w:div w:id="116413650">
      <w:marLeft w:val="0"/>
      <w:marRight w:val="0"/>
      <w:marTop w:val="0"/>
      <w:marBottom w:val="0"/>
      <w:divBdr>
        <w:top w:val="none" w:sz="0" w:space="0" w:color="auto"/>
        <w:left w:val="none" w:sz="0" w:space="0" w:color="auto"/>
        <w:bottom w:val="none" w:sz="0" w:space="0" w:color="auto"/>
        <w:right w:val="none" w:sz="0" w:space="0" w:color="auto"/>
      </w:divBdr>
    </w:div>
    <w:div w:id="116414779">
      <w:marLeft w:val="0"/>
      <w:marRight w:val="0"/>
      <w:marTop w:val="0"/>
      <w:marBottom w:val="0"/>
      <w:divBdr>
        <w:top w:val="none" w:sz="0" w:space="0" w:color="auto"/>
        <w:left w:val="none" w:sz="0" w:space="0" w:color="auto"/>
        <w:bottom w:val="none" w:sz="0" w:space="0" w:color="auto"/>
        <w:right w:val="none" w:sz="0" w:space="0" w:color="auto"/>
      </w:divBdr>
    </w:div>
    <w:div w:id="116611217">
      <w:marLeft w:val="0"/>
      <w:marRight w:val="0"/>
      <w:marTop w:val="0"/>
      <w:marBottom w:val="0"/>
      <w:divBdr>
        <w:top w:val="none" w:sz="0" w:space="0" w:color="auto"/>
        <w:left w:val="none" w:sz="0" w:space="0" w:color="auto"/>
        <w:bottom w:val="none" w:sz="0" w:space="0" w:color="auto"/>
        <w:right w:val="none" w:sz="0" w:space="0" w:color="auto"/>
      </w:divBdr>
    </w:div>
    <w:div w:id="116680516">
      <w:marLeft w:val="0"/>
      <w:marRight w:val="0"/>
      <w:marTop w:val="0"/>
      <w:marBottom w:val="0"/>
      <w:divBdr>
        <w:top w:val="none" w:sz="0" w:space="0" w:color="auto"/>
        <w:left w:val="none" w:sz="0" w:space="0" w:color="auto"/>
        <w:bottom w:val="none" w:sz="0" w:space="0" w:color="auto"/>
        <w:right w:val="none" w:sz="0" w:space="0" w:color="auto"/>
      </w:divBdr>
    </w:div>
    <w:div w:id="116725639">
      <w:bodyDiv w:val="1"/>
      <w:marLeft w:val="0"/>
      <w:marRight w:val="0"/>
      <w:marTop w:val="0"/>
      <w:marBottom w:val="0"/>
      <w:divBdr>
        <w:top w:val="none" w:sz="0" w:space="0" w:color="auto"/>
        <w:left w:val="none" w:sz="0" w:space="0" w:color="auto"/>
        <w:bottom w:val="none" w:sz="0" w:space="0" w:color="auto"/>
        <w:right w:val="none" w:sz="0" w:space="0" w:color="auto"/>
      </w:divBdr>
    </w:div>
    <w:div w:id="116795907">
      <w:marLeft w:val="0"/>
      <w:marRight w:val="0"/>
      <w:marTop w:val="0"/>
      <w:marBottom w:val="0"/>
      <w:divBdr>
        <w:top w:val="none" w:sz="0" w:space="0" w:color="auto"/>
        <w:left w:val="none" w:sz="0" w:space="0" w:color="auto"/>
        <w:bottom w:val="none" w:sz="0" w:space="0" w:color="auto"/>
        <w:right w:val="none" w:sz="0" w:space="0" w:color="auto"/>
      </w:divBdr>
    </w:div>
    <w:div w:id="116801517">
      <w:marLeft w:val="0"/>
      <w:marRight w:val="0"/>
      <w:marTop w:val="0"/>
      <w:marBottom w:val="0"/>
      <w:divBdr>
        <w:top w:val="none" w:sz="0" w:space="0" w:color="auto"/>
        <w:left w:val="none" w:sz="0" w:space="0" w:color="auto"/>
        <w:bottom w:val="none" w:sz="0" w:space="0" w:color="auto"/>
        <w:right w:val="none" w:sz="0" w:space="0" w:color="auto"/>
      </w:divBdr>
    </w:div>
    <w:div w:id="116878736">
      <w:marLeft w:val="0"/>
      <w:marRight w:val="0"/>
      <w:marTop w:val="0"/>
      <w:marBottom w:val="0"/>
      <w:divBdr>
        <w:top w:val="none" w:sz="0" w:space="0" w:color="auto"/>
        <w:left w:val="none" w:sz="0" w:space="0" w:color="auto"/>
        <w:bottom w:val="none" w:sz="0" w:space="0" w:color="auto"/>
        <w:right w:val="none" w:sz="0" w:space="0" w:color="auto"/>
      </w:divBdr>
    </w:div>
    <w:div w:id="116920762">
      <w:bodyDiv w:val="1"/>
      <w:marLeft w:val="0"/>
      <w:marRight w:val="0"/>
      <w:marTop w:val="0"/>
      <w:marBottom w:val="0"/>
      <w:divBdr>
        <w:top w:val="none" w:sz="0" w:space="0" w:color="auto"/>
        <w:left w:val="none" w:sz="0" w:space="0" w:color="auto"/>
        <w:bottom w:val="none" w:sz="0" w:space="0" w:color="auto"/>
        <w:right w:val="none" w:sz="0" w:space="0" w:color="auto"/>
      </w:divBdr>
    </w:div>
    <w:div w:id="116920882">
      <w:marLeft w:val="0"/>
      <w:marRight w:val="0"/>
      <w:marTop w:val="0"/>
      <w:marBottom w:val="0"/>
      <w:divBdr>
        <w:top w:val="none" w:sz="0" w:space="0" w:color="auto"/>
        <w:left w:val="none" w:sz="0" w:space="0" w:color="auto"/>
        <w:bottom w:val="none" w:sz="0" w:space="0" w:color="auto"/>
        <w:right w:val="none" w:sz="0" w:space="0" w:color="auto"/>
      </w:divBdr>
    </w:div>
    <w:div w:id="116989245">
      <w:marLeft w:val="0"/>
      <w:marRight w:val="0"/>
      <w:marTop w:val="0"/>
      <w:marBottom w:val="0"/>
      <w:divBdr>
        <w:top w:val="none" w:sz="0" w:space="0" w:color="auto"/>
        <w:left w:val="none" w:sz="0" w:space="0" w:color="auto"/>
        <w:bottom w:val="none" w:sz="0" w:space="0" w:color="auto"/>
        <w:right w:val="none" w:sz="0" w:space="0" w:color="auto"/>
      </w:divBdr>
    </w:div>
    <w:div w:id="116989308">
      <w:marLeft w:val="480"/>
      <w:marRight w:val="0"/>
      <w:marTop w:val="0"/>
      <w:marBottom w:val="0"/>
      <w:divBdr>
        <w:top w:val="none" w:sz="0" w:space="0" w:color="auto"/>
        <w:left w:val="none" w:sz="0" w:space="0" w:color="auto"/>
        <w:bottom w:val="none" w:sz="0" w:space="0" w:color="auto"/>
        <w:right w:val="none" w:sz="0" w:space="0" w:color="auto"/>
      </w:divBdr>
    </w:div>
    <w:div w:id="117064326">
      <w:marLeft w:val="0"/>
      <w:marRight w:val="0"/>
      <w:marTop w:val="0"/>
      <w:marBottom w:val="0"/>
      <w:divBdr>
        <w:top w:val="none" w:sz="0" w:space="0" w:color="auto"/>
        <w:left w:val="none" w:sz="0" w:space="0" w:color="auto"/>
        <w:bottom w:val="none" w:sz="0" w:space="0" w:color="auto"/>
        <w:right w:val="none" w:sz="0" w:space="0" w:color="auto"/>
      </w:divBdr>
    </w:div>
    <w:div w:id="117064349">
      <w:marLeft w:val="0"/>
      <w:marRight w:val="0"/>
      <w:marTop w:val="0"/>
      <w:marBottom w:val="0"/>
      <w:divBdr>
        <w:top w:val="none" w:sz="0" w:space="0" w:color="auto"/>
        <w:left w:val="none" w:sz="0" w:space="0" w:color="auto"/>
        <w:bottom w:val="none" w:sz="0" w:space="0" w:color="auto"/>
        <w:right w:val="none" w:sz="0" w:space="0" w:color="auto"/>
      </w:divBdr>
    </w:div>
    <w:div w:id="117533203">
      <w:marLeft w:val="0"/>
      <w:marRight w:val="0"/>
      <w:marTop w:val="0"/>
      <w:marBottom w:val="0"/>
      <w:divBdr>
        <w:top w:val="none" w:sz="0" w:space="0" w:color="auto"/>
        <w:left w:val="none" w:sz="0" w:space="0" w:color="auto"/>
        <w:bottom w:val="none" w:sz="0" w:space="0" w:color="auto"/>
        <w:right w:val="none" w:sz="0" w:space="0" w:color="auto"/>
      </w:divBdr>
    </w:div>
    <w:div w:id="117535106">
      <w:marLeft w:val="0"/>
      <w:marRight w:val="0"/>
      <w:marTop w:val="0"/>
      <w:marBottom w:val="0"/>
      <w:divBdr>
        <w:top w:val="none" w:sz="0" w:space="0" w:color="auto"/>
        <w:left w:val="none" w:sz="0" w:space="0" w:color="auto"/>
        <w:bottom w:val="none" w:sz="0" w:space="0" w:color="auto"/>
        <w:right w:val="none" w:sz="0" w:space="0" w:color="auto"/>
      </w:divBdr>
    </w:div>
    <w:div w:id="117575945">
      <w:marLeft w:val="0"/>
      <w:marRight w:val="0"/>
      <w:marTop w:val="0"/>
      <w:marBottom w:val="0"/>
      <w:divBdr>
        <w:top w:val="none" w:sz="0" w:space="0" w:color="auto"/>
        <w:left w:val="none" w:sz="0" w:space="0" w:color="auto"/>
        <w:bottom w:val="none" w:sz="0" w:space="0" w:color="auto"/>
        <w:right w:val="none" w:sz="0" w:space="0" w:color="auto"/>
      </w:divBdr>
    </w:div>
    <w:div w:id="117644151">
      <w:marLeft w:val="0"/>
      <w:marRight w:val="0"/>
      <w:marTop w:val="0"/>
      <w:marBottom w:val="0"/>
      <w:divBdr>
        <w:top w:val="none" w:sz="0" w:space="0" w:color="auto"/>
        <w:left w:val="none" w:sz="0" w:space="0" w:color="auto"/>
        <w:bottom w:val="none" w:sz="0" w:space="0" w:color="auto"/>
        <w:right w:val="none" w:sz="0" w:space="0" w:color="auto"/>
      </w:divBdr>
    </w:div>
    <w:div w:id="117721033">
      <w:marLeft w:val="0"/>
      <w:marRight w:val="0"/>
      <w:marTop w:val="0"/>
      <w:marBottom w:val="0"/>
      <w:divBdr>
        <w:top w:val="none" w:sz="0" w:space="0" w:color="auto"/>
        <w:left w:val="none" w:sz="0" w:space="0" w:color="auto"/>
        <w:bottom w:val="none" w:sz="0" w:space="0" w:color="auto"/>
        <w:right w:val="none" w:sz="0" w:space="0" w:color="auto"/>
      </w:divBdr>
    </w:div>
    <w:div w:id="117768628">
      <w:marLeft w:val="0"/>
      <w:marRight w:val="0"/>
      <w:marTop w:val="0"/>
      <w:marBottom w:val="0"/>
      <w:divBdr>
        <w:top w:val="none" w:sz="0" w:space="0" w:color="auto"/>
        <w:left w:val="none" w:sz="0" w:space="0" w:color="auto"/>
        <w:bottom w:val="none" w:sz="0" w:space="0" w:color="auto"/>
        <w:right w:val="none" w:sz="0" w:space="0" w:color="auto"/>
      </w:divBdr>
    </w:div>
    <w:div w:id="117800617">
      <w:bodyDiv w:val="1"/>
      <w:marLeft w:val="0"/>
      <w:marRight w:val="0"/>
      <w:marTop w:val="0"/>
      <w:marBottom w:val="0"/>
      <w:divBdr>
        <w:top w:val="none" w:sz="0" w:space="0" w:color="auto"/>
        <w:left w:val="none" w:sz="0" w:space="0" w:color="auto"/>
        <w:bottom w:val="none" w:sz="0" w:space="0" w:color="auto"/>
        <w:right w:val="none" w:sz="0" w:space="0" w:color="auto"/>
      </w:divBdr>
    </w:div>
    <w:div w:id="117837576">
      <w:marLeft w:val="0"/>
      <w:marRight w:val="0"/>
      <w:marTop w:val="0"/>
      <w:marBottom w:val="0"/>
      <w:divBdr>
        <w:top w:val="none" w:sz="0" w:space="0" w:color="auto"/>
        <w:left w:val="none" w:sz="0" w:space="0" w:color="auto"/>
        <w:bottom w:val="none" w:sz="0" w:space="0" w:color="auto"/>
        <w:right w:val="none" w:sz="0" w:space="0" w:color="auto"/>
      </w:divBdr>
    </w:div>
    <w:div w:id="117843129">
      <w:marLeft w:val="0"/>
      <w:marRight w:val="0"/>
      <w:marTop w:val="0"/>
      <w:marBottom w:val="0"/>
      <w:divBdr>
        <w:top w:val="none" w:sz="0" w:space="0" w:color="auto"/>
        <w:left w:val="none" w:sz="0" w:space="0" w:color="auto"/>
        <w:bottom w:val="none" w:sz="0" w:space="0" w:color="auto"/>
        <w:right w:val="none" w:sz="0" w:space="0" w:color="auto"/>
      </w:divBdr>
    </w:div>
    <w:div w:id="117844042">
      <w:marLeft w:val="0"/>
      <w:marRight w:val="0"/>
      <w:marTop w:val="0"/>
      <w:marBottom w:val="0"/>
      <w:divBdr>
        <w:top w:val="none" w:sz="0" w:space="0" w:color="auto"/>
        <w:left w:val="none" w:sz="0" w:space="0" w:color="auto"/>
        <w:bottom w:val="none" w:sz="0" w:space="0" w:color="auto"/>
        <w:right w:val="none" w:sz="0" w:space="0" w:color="auto"/>
      </w:divBdr>
    </w:div>
    <w:div w:id="117846838">
      <w:marLeft w:val="0"/>
      <w:marRight w:val="0"/>
      <w:marTop w:val="0"/>
      <w:marBottom w:val="0"/>
      <w:divBdr>
        <w:top w:val="none" w:sz="0" w:space="0" w:color="auto"/>
        <w:left w:val="none" w:sz="0" w:space="0" w:color="auto"/>
        <w:bottom w:val="none" w:sz="0" w:space="0" w:color="auto"/>
        <w:right w:val="none" w:sz="0" w:space="0" w:color="auto"/>
      </w:divBdr>
    </w:div>
    <w:div w:id="117918371">
      <w:marLeft w:val="0"/>
      <w:marRight w:val="0"/>
      <w:marTop w:val="0"/>
      <w:marBottom w:val="0"/>
      <w:divBdr>
        <w:top w:val="none" w:sz="0" w:space="0" w:color="auto"/>
        <w:left w:val="none" w:sz="0" w:space="0" w:color="auto"/>
        <w:bottom w:val="none" w:sz="0" w:space="0" w:color="auto"/>
        <w:right w:val="none" w:sz="0" w:space="0" w:color="auto"/>
      </w:divBdr>
    </w:div>
    <w:div w:id="117918780">
      <w:marLeft w:val="0"/>
      <w:marRight w:val="0"/>
      <w:marTop w:val="0"/>
      <w:marBottom w:val="0"/>
      <w:divBdr>
        <w:top w:val="none" w:sz="0" w:space="0" w:color="auto"/>
        <w:left w:val="none" w:sz="0" w:space="0" w:color="auto"/>
        <w:bottom w:val="none" w:sz="0" w:space="0" w:color="auto"/>
        <w:right w:val="none" w:sz="0" w:space="0" w:color="auto"/>
      </w:divBdr>
    </w:div>
    <w:div w:id="117988203">
      <w:marLeft w:val="0"/>
      <w:marRight w:val="0"/>
      <w:marTop w:val="0"/>
      <w:marBottom w:val="0"/>
      <w:divBdr>
        <w:top w:val="none" w:sz="0" w:space="0" w:color="auto"/>
        <w:left w:val="none" w:sz="0" w:space="0" w:color="auto"/>
        <w:bottom w:val="none" w:sz="0" w:space="0" w:color="auto"/>
        <w:right w:val="none" w:sz="0" w:space="0" w:color="auto"/>
      </w:divBdr>
    </w:div>
    <w:div w:id="118378088">
      <w:marLeft w:val="0"/>
      <w:marRight w:val="0"/>
      <w:marTop w:val="0"/>
      <w:marBottom w:val="0"/>
      <w:divBdr>
        <w:top w:val="none" w:sz="0" w:space="0" w:color="auto"/>
        <w:left w:val="none" w:sz="0" w:space="0" w:color="auto"/>
        <w:bottom w:val="none" w:sz="0" w:space="0" w:color="auto"/>
        <w:right w:val="none" w:sz="0" w:space="0" w:color="auto"/>
      </w:divBdr>
    </w:div>
    <w:div w:id="118382427">
      <w:marLeft w:val="0"/>
      <w:marRight w:val="0"/>
      <w:marTop w:val="0"/>
      <w:marBottom w:val="0"/>
      <w:divBdr>
        <w:top w:val="none" w:sz="0" w:space="0" w:color="auto"/>
        <w:left w:val="none" w:sz="0" w:space="0" w:color="auto"/>
        <w:bottom w:val="none" w:sz="0" w:space="0" w:color="auto"/>
        <w:right w:val="none" w:sz="0" w:space="0" w:color="auto"/>
      </w:divBdr>
    </w:div>
    <w:div w:id="118424713">
      <w:marLeft w:val="0"/>
      <w:marRight w:val="0"/>
      <w:marTop w:val="0"/>
      <w:marBottom w:val="0"/>
      <w:divBdr>
        <w:top w:val="none" w:sz="0" w:space="0" w:color="auto"/>
        <w:left w:val="none" w:sz="0" w:space="0" w:color="auto"/>
        <w:bottom w:val="none" w:sz="0" w:space="0" w:color="auto"/>
        <w:right w:val="none" w:sz="0" w:space="0" w:color="auto"/>
      </w:divBdr>
    </w:div>
    <w:div w:id="118453878">
      <w:marLeft w:val="0"/>
      <w:marRight w:val="0"/>
      <w:marTop w:val="0"/>
      <w:marBottom w:val="0"/>
      <w:divBdr>
        <w:top w:val="none" w:sz="0" w:space="0" w:color="auto"/>
        <w:left w:val="none" w:sz="0" w:space="0" w:color="auto"/>
        <w:bottom w:val="none" w:sz="0" w:space="0" w:color="auto"/>
        <w:right w:val="none" w:sz="0" w:space="0" w:color="auto"/>
      </w:divBdr>
    </w:div>
    <w:div w:id="118454869">
      <w:marLeft w:val="0"/>
      <w:marRight w:val="0"/>
      <w:marTop w:val="0"/>
      <w:marBottom w:val="0"/>
      <w:divBdr>
        <w:top w:val="none" w:sz="0" w:space="0" w:color="auto"/>
        <w:left w:val="none" w:sz="0" w:space="0" w:color="auto"/>
        <w:bottom w:val="none" w:sz="0" w:space="0" w:color="auto"/>
        <w:right w:val="none" w:sz="0" w:space="0" w:color="auto"/>
      </w:divBdr>
    </w:div>
    <w:div w:id="118498554">
      <w:marLeft w:val="0"/>
      <w:marRight w:val="0"/>
      <w:marTop w:val="0"/>
      <w:marBottom w:val="0"/>
      <w:divBdr>
        <w:top w:val="none" w:sz="0" w:space="0" w:color="auto"/>
        <w:left w:val="none" w:sz="0" w:space="0" w:color="auto"/>
        <w:bottom w:val="none" w:sz="0" w:space="0" w:color="auto"/>
        <w:right w:val="none" w:sz="0" w:space="0" w:color="auto"/>
      </w:divBdr>
    </w:div>
    <w:div w:id="118573712">
      <w:marLeft w:val="0"/>
      <w:marRight w:val="0"/>
      <w:marTop w:val="0"/>
      <w:marBottom w:val="0"/>
      <w:divBdr>
        <w:top w:val="none" w:sz="0" w:space="0" w:color="auto"/>
        <w:left w:val="none" w:sz="0" w:space="0" w:color="auto"/>
        <w:bottom w:val="none" w:sz="0" w:space="0" w:color="auto"/>
        <w:right w:val="none" w:sz="0" w:space="0" w:color="auto"/>
      </w:divBdr>
    </w:div>
    <w:div w:id="118689170">
      <w:marLeft w:val="0"/>
      <w:marRight w:val="0"/>
      <w:marTop w:val="0"/>
      <w:marBottom w:val="0"/>
      <w:divBdr>
        <w:top w:val="none" w:sz="0" w:space="0" w:color="auto"/>
        <w:left w:val="none" w:sz="0" w:space="0" w:color="auto"/>
        <w:bottom w:val="none" w:sz="0" w:space="0" w:color="auto"/>
        <w:right w:val="none" w:sz="0" w:space="0" w:color="auto"/>
      </w:divBdr>
    </w:div>
    <w:div w:id="118766034">
      <w:marLeft w:val="0"/>
      <w:marRight w:val="0"/>
      <w:marTop w:val="0"/>
      <w:marBottom w:val="0"/>
      <w:divBdr>
        <w:top w:val="none" w:sz="0" w:space="0" w:color="auto"/>
        <w:left w:val="none" w:sz="0" w:space="0" w:color="auto"/>
        <w:bottom w:val="none" w:sz="0" w:space="0" w:color="auto"/>
        <w:right w:val="none" w:sz="0" w:space="0" w:color="auto"/>
      </w:divBdr>
    </w:div>
    <w:div w:id="118841747">
      <w:marLeft w:val="0"/>
      <w:marRight w:val="0"/>
      <w:marTop w:val="0"/>
      <w:marBottom w:val="0"/>
      <w:divBdr>
        <w:top w:val="none" w:sz="0" w:space="0" w:color="auto"/>
        <w:left w:val="none" w:sz="0" w:space="0" w:color="auto"/>
        <w:bottom w:val="none" w:sz="0" w:space="0" w:color="auto"/>
        <w:right w:val="none" w:sz="0" w:space="0" w:color="auto"/>
      </w:divBdr>
    </w:div>
    <w:div w:id="118914726">
      <w:marLeft w:val="0"/>
      <w:marRight w:val="0"/>
      <w:marTop w:val="0"/>
      <w:marBottom w:val="0"/>
      <w:divBdr>
        <w:top w:val="none" w:sz="0" w:space="0" w:color="auto"/>
        <w:left w:val="none" w:sz="0" w:space="0" w:color="auto"/>
        <w:bottom w:val="none" w:sz="0" w:space="0" w:color="auto"/>
        <w:right w:val="none" w:sz="0" w:space="0" w:color="auto"/>
      </w:divBdr>
    </w:div>
    <w:div w:id="118963379">
      <w:marLeft w:val="0"/>
      <w:marRight w:val="0"/>
      <w:marTop w:val="0"/>
      <w:marBottom w:val="0"/>
      <w:divBdr>
        <w:top w:val="none" w:sz="0" w:space="0" w:color="auto"/>
        <w:left w:val="none" w:sz="0" w:space="0" w:color="auto"/>
        <w:bottom w:val="none" w:sz="0" w:space="0" w:color="auto"/>
        <w:right w:val="none" w:sz="0" w:space="0" w:color="auto"/>
      </w:divBdr>
    </w:div>
    <w:div w:id="119081624">
      <w:marLeft w:val="0"/>
      <w:marRight w:val="0"/>
      <w:marTop w:val="0"/>
      <w:marBottom w:val="0"/>
      <w:divBdr>
        <w:top w:val="none" w:sz="0" w:space="0" w:color="auto"/>
        <w:left w:val="none" w:sz="0" w:space="0" w:color="auto"/>
        <w:bottom w:val="none" w:sz="0" w:space="0" w:color="auto"/>
        <w:right w:val="none" w:sz="0" w:space="0" w:color="auto"/>
      </w:divBdr>
    </w:div>
    <w:div w:id="119149734">
      <w:marLeft w:val="0"/>
      <w:marRight w:val="0"/>
      <w:marTop w:val="0"/>
      <w:marBottom w:val="0"/>
      <w:divBdr>
        <w:top w:val="none" w:sz="0" w:space="0" w:color="auto"/>
        <w:left w:val="none" w:sz="0" w:space="0" w:color="auto"/>
        <w:bottom w:val="none" w:sz="0" w:space="0" w:color="auto"/>
        <w:right w:val="none" w:sz="0" w:space="0" w:color="auto"/>
      </w:divBdr>
    </w:div>
    <w:div w:id="119154272">
      <w:marLeft w:val="0"/>
      <w:marRight w:val="0"/>
      <w:marTop w:val="0"/>
      <w:marBottom w:val="0"/>
      <w:divBdr>
        <w:top w:val="none" w:sz="0" w:space="0" w:color="auto"/>
        <w:left w:val="none" w:sz="0" w:space="0" w:color="auto"/>
        <w:bottom w:val="none" w:sz="0" w:space="0" w:color="auto"/>
        <w:right w:val="none" w:sz="0" w:space="0" w:color="auto"/>
      </w:divBdr>
    </w:div>
    <w:div w:id="119231333">
      <w:marLeft w:val="0"/>
      <w:marRight w:val="0"/>
      <w:marTop w:val="0"/>
      <w:marBottom w:val="0"/>
      <w:divBdr>
        <w:top w:val="none" w:sz="0" w:space="0" w:color="auto"/>
        <w:left w:val="none" w:sz="0" w:space="0" w:color="auto"/>
        <w:bottom w:val="none" w:sz="0" w:space="0" w:color="auto"/>
        <w:right w:val="none" w:sz="0" w:space="0" w:color="auto"/>
      </w:divBdr>
    </w:div>
    <w:div w:id="119301786">
      <w:marLeft w:val="0"/>
      <w:marRight w:val="0"/>
      <w:marTop w:val="0"/>
      <w:marBottom w:val="0"/>
      <w:divBdr>
        <w:top w:val="none" w:sz="0" w:space="0" w:color="auto"/>
        <w:left w:val="none" w:sz="0" w:space="0" w:color="auto"/>
        <w:bottom w:val="none" w:sz="0" w:space="0" w:color="auto"/>
        <w:right w:val="none" w:sz="0" w:space="0" w:color="auto"/>
      </w:divBdr>
    </w:div>
    <w:div w:id="119304713">
      <w:marLeft w:val="0"/>
      <w:marRight w:val="0"/>
      <w:marTop w:val="0"/>
      <w:marBottom w:val="0"/>
      <w:divBdr>
        <w:top w:val="none" w:sz="0" w:space="0" w:color="auto"/>
        <w:left w:val="none" w:sz="0" w:space="0" w:color="auto"/>
        <w:bottom w:val="none" w:sz="0" w:space="0" w:color="auto"/>
        <w:right w:val="none" w:sz="0" w:space="0" w:color="auto"/>
      </w:divBdr>
    </w:div>
    <w:div w:id="119346124">
      <w:marLeft w:val="0"/>
      <w:marRight w:val="0"/>
      <w:marTop w:val="0"/>
      <w:marBottom w:val="0"/>
      <w:divBdr>
        <w:top w:val="none" w:sz="0" w:space="0" w:color="auto"/>
        <w:left w:val="none" w:sz="0" w:space="0" w:color="auto"/>
        <w:bottom w:val="none" w:sz="0" w:space="0" w:color="auto"/>
        <w:right w:val="none" w:sz="0" w:space="0" w:color="auto"/>
      </w:divBdr>
    </w:div>
    <w:div w:id="119348528">
      <w:marLeft w:val="0"/>
      <w:marRight w:val="0"/>
      <w:marTop w:val="0"/>
      <w:marBottom w:val="0"/>
      <w:divBdr>
        <w:top w:val="none" w:sz="0" w:space="0" w:color="auto"/>
        <w:left w:val="none" w:sz="0" w:space="0" w:color="auto"/>
        <w:bottom w:val="none" w:sz="0" w:space="0" w:color="auto"/>
        <w:right w:val="none" w:sz="0" w:space="0" w:color="auto"/>
      </w:divBdr>
    </w:div>
    <w:div w:id="119349963">
      <w:marLeft w:val="0"/>
      <w:marRight w:val="0"/>
      <w:marTop w:val="0"/>
      <w:marBottom w:val="0"/>
      <w:divBdr>
        <w:top w:val="none" w:sz="0" w:space="0" w:color="auto"/>
        <w:left w:val="none" w:sz="0" w:space="0" w:color="auto"/>
        <w:bottom w:val="none" w:sz="0" w:space="0" w:color="auto"/>
        <w:right w:val="none" w:sz="0" w:space="0" w:color="auto"/>
      </w:divBdr>
    </w:div>
    <w:div w:id="119495888">
      <w:marLeft w:val="0"/>
      <w:marRight w:val="0"/>
      <w:marTop w:val="0"/>
      <w:marBottom w:val="0"/>
      <w:divBdr>
        <w:top w:val="none" w:sz="0" w:space="0" w:color="auto"/>
        <w:left w:val="none" w:sz="0" w:space="0" w:color="auto"/>
        <w:bottom w:val="none" w:sz="0" w:space="0" w:color="auto"/>
        <w:right w:val="none" w:sz="0" w:space="0" w:color="auto"/>
      </w:divBdr>
    </w:div>
    <w:div w:id="119501613">
      <w:marLeft w:val="0"/>
      <w:marRight w:val="0"/>
      <w:marTop w:val="0"/>
      <w:marBottom w:val="0"/>
      <w:divBdr>
        <w:top w:val="none" w:sz="0" w:space="0" w:color="auto"/>
        <w:left w:val="none" w:sz="0" w:space="0" w:color="auto"/>
        <w:bottom w:val="none" w:sz="0" w:space="0" w:color="auto"/>
        <w:right w:val="none" w:sz="0" w:space="0" w:color="auto"/>
      </w:divBdr>
    </w:div>
    <w:div w:id="119610118">
      <w:marLeft w:val="0"/>
      <w:marRight w:val="0"/>
      <w:marTop w:val="0"/>
      <w:marBottom w:val="0"/>
      <w:divBdr>
        <w:top w:val="none" w:sz="0" w:space="0" w:color="auto"/>
        <w:left w:val="none" w:sz="0" w:space="0" w:color="auto"/>
        <w:bottom w:val="none" w:sz="0" w:space="0" w:color="auto"/>
        <w:right w:val="none" w:sz="0" w:space="0" w:color="auto"/>
      </w:divBdr>
    </w:div>
    <w:div w:id="119762108">
      <w:marLeft w:val="0"/>
      <w:marRight w:val="0"/>
      <w:marTop w:val="0"/>
      <w:marBottom w:val="0"/>
      <w:divBdr>
        <w:top w:val="none" w:sz="0" w:space="0" w:color="auto"/>
        <w:left w:val="none" w:sz="0" w:space="0" w:color="auto"/>
        <w:bottom w:val="none" w:sz="0" w:space="0" w:color="auto"/>
        <w:right w:val="none" w:sz="0" w:space="0" w:color="auto"/>
      </w:divBdr>
    </w:div>
    <w:div w:id="119880683">
      <w:marLeft w:val="0"/>
      <w:marRight w:val="0"/>
      <w:marTop w:val="0"/>
      <w:marBottom w:val="0"/>
      <w:divBdr>
        <w:top w:val="none" w:sz="0" w:space="0" w:color="auto"/>
        <w:left w:val="none" w:sz="0" w:space="0" w:color="auto"/>
        <w:bottom w:val="none" w:sz="0" w:space="0" w:color="auto"/>
        <w:right w:val="none" w:sz="0" w:space="0" w:color="auto"/>
      </w:divBdr>
    </w:div>
    <w:div w:id="119884774">
      <w:marLeft w:val="0"/>
      <w:marRight w:val="0"/>
      <w:marTop w:val="0"/>
      <w:marBottom w:val="0"/>
      <w:divBdr>
        <w:top w:val="none" w:sz="0" w:space="0" w:color="auto"/>
        <w:left w:val="none" w:sz="0" w:space="0" w:color="auto"/>
        <w:bottom w:val="none" w:sz="0" w:space="0" w:color="auto"/>
        <w:right w:val="none" w:sz="0" w:space="0" w:color="auto"/>
      </w:divBdr>
    </w:div>
    <w:div w:id="119884929">
      <w:marLeft w:val="0"/>
      <w:marRight w:val="0"/>
      <w:marTop w:val="0"/>
      <w:marBottom w:val="0"/>
      <w:divBdr>
        <w:top w:val="none" w:sz="0" w:space="0" w:color="auto"/>
        <w:left w:val="none" w:sz="0" w:space="0" w:color="auto"/>
        <w:bottom w:val="none" w:sz="0" w:space="0" w:color="auto"/>
        <w:right w:val="none" w:sz="0" w:space="0" w:color="auto"/>
      </w:divBdr>
    </w:div>
    <w:div w:id="119996853">
      <w:marLeft w:val="0"/>
      <w:marRight w:val="0"/>
      <w:marTop w:val="0"/>
      <w:marBottom w:val="0"/>
      <w:divBdr>
        <w:top w:val="none" w:sz="0" w:space="0" w:color="auto"/>
        <w:left w:val="none" w:sz="0" w:space="0" w:color="auto"/>
        <w:bottom w:val="none" w:sz="0" w:space="0" w:color="auto"/>
        <w:right w:val="none" w:sz="0" w:space="0" w:color="auto"/>
      </w:divBdr>
    </w:div>
    <w:div w:id="119998451">
      <w:marLeft w:val="0"/>
      <w:marRight w:val="0"/>
      <w:marTop w:val="0"/>
      <w:marBottom w:val="0"/>
      <w:divBdr>
        <w:top w:val="none" w:sz="0" w:space="0" w:color="auto"/>
        <w:left w:val="none" w:sz="0" w:space="0" w:color="auto"/>
        <w:bottom w:val="none" w:sz="0" w:space="0" w:color="auto"/>
        <w:right w:val="none" w:sz="0" w:space="0" w:color="auto"/>
      </w:divBdr>
    </w:div>
    <w:div w:id="120006235">
      <w:bodyDiv w:val="1"/>
      <w:marLeft w:val="0"/>
      <w:marRight w:val="0"/>
      <w:marTop w:val="0"/>
      <w:marBottom w:val="0"/>
      <w:divBdr>
        <w:top w:val="none" w:sz="0" w:space="0" w:color="auto"/>
        <w:left w:val="none" w:sz="0" w:space="0" w:color="auto"/>
        <w:bottom w:val="none" w:sz="0" w:space="0" w:color="auto"/>
        <w:right w:val="none" w:sz="0" w:space="0" w:color="auto"/>
      </w:divBdr>
    </w:div>
    <w:div w:id="120073289">
      <w:marLeft w:val="0"/>
      <w:marRight w:val="0"/>
      <w:marTop w:val="0"/>
      <w:marBottom w:val="0"/>
      <w:divBdr>
        <w:top w:val="none" w:sz="0" w:space="0" w:color="auto"/>
        <w:left w:val="none" w:sz="0" w:space="0" w:color="auto"/>
        <w:bottom w:val="none" w:sz="0" w:space="0" w:color="auto"/>
        <w:right w:val="none" w:sz="0" w:space="0" w:color="auto"/>
      </w:divBdr>
    </w:div>
    <w:div w:id="120196032">
      <w:marLeft w:val="0"/>
      <w:marRight w:val="0"/>
      <w:marTop w:val="0"/>
      <w:marBottom w:val="0"/>
      <w:divBdr>
        <w:top w:val="none" w:sz="0" w:space="0" w:color="auto"/>
        <w:left w:val="none" w:sz="0" w:space="0" w:color="auto"/>
        <w:bottom w:val="none" w:sz="0" w:space="0" w:color="auto"/>
        <w:right w:val="none" w:sz="0" w:space="0" w:color="auto"/>
      </w:divBdr>
    </w:div>
    <w:div w:id="120199532">
      <w:marLeft w:val="0"/>
      <w:marRight w:val="0"/>
      <w:marTop w:val="0"/>
      <w:marBottom w:val="0"/>
      <w:divBdr>
        <w:top w:val="none" w:sz="0" w:space="0" w:color="auto"/>
        <w:left w:val="none" w:sz="0" w:space="0" w:color="auto"/>
        <w:bottom w:val="none" w:sz="0" w:space="0" w:color="auto"/>
        <w:right w:val="none" w:sz="0" w:space="0" w:color="auto"/>
      </w:divBdr>
    </w:div>
    <w:div w:id="120340598">
      <w:marLeft w:val="0"/>
      <w:marRight w:val="0"/>
      <w:marTop w:val="0"/>
      <w:marBottom w:val="0"/>
      <w:divBdr>
        <w:top w:val="none" w:sz="0" w:space="0" w:color="auto"/>
        <w:left w:val="none" w:sz="0" w:space="0" w:color="auto"/>
        <w:bottom w:val="none" w:sz="0" w:space="0" w:color="auto"/>
        <w:right w:val="none" w:sz="0" w:space="0" w:color="auto"/>
      </w:divBdr>
    </w:div>
    <w:div w:id="120341820">
      <w:marLeft w:val="0"/>
      <w:marRight w:val="0"/>
      <w:marTop w:val="0"/>
      <w:marBottom w:val="0"/>
      <w:divBdr>
        <w:top w:val="none" w:sz="0" w:space="0" w:color="auto"/>
        <w:left w:val="none" w:sz="0" w:space="0" w:color="auto"/>
        <w:bottom w:val="none" w:sz="0" w:space="0" w:color="auto"/>
        <w:right w:val="none" w:sz="0" w:space="0" w:color="auto"/>
      </w:divBdr>
    </w:div>
    <w:div w:id="120344981">
      <w:marLeft w:val="0"/>
      <w:marRight w:val="0"/>
      <w:marTop w:val="0"/>
      <w:marBottom w:val="0"/>
      <w:divBdr>
        <w:top w:val="none" w:sz="0" w:space="0" w:color="auto"/>
        <w:left w:val="none" w:sz="0" w:space="0" w:color="auto"/>
        <w:bottom w:val="none" w:sz="0" w:space="0" w:color="auto"/>
        <w:right w:val="none" w:sz="0" w:space="0" w:color="auto"/>
      </w:divBdr>
    </w:div>
    <w:div w:id="120345464">
      <w:marLeft w:val="0"/>
      <w:marRight w:val="0"/>
      <w:marTop w:val="0"/>
      <w:marBottom w:val="0"/>
      <w:divBdr>
        <w:top w:val="none" w:sz="0" w:space="0" w:color="auto"/>
        <w:left w:val="none" w:sz="0" w:space="0" w:color="auto"/>
        <w:bottom w:val="none" w:sz="0" w:space="0" w:color="auto"/>
        <w:right w:val="none" w:sz="0" w:space="0" w:color="auto"/>
      </w:divBdr>
    </w:div>
    <w:div w:id="120420321">
      <w:marLeft w:val="0"/>
      <w:marRight w:val="0"/>
      <w:marTop w:val="0"/>
      <w:marBottom w:val="0"/>
      <w:divBdr>
        <w:top w:val="none" w:sz="0" w:space="0" w:color="auto"/>
        <w:left w:val="none" w:sz="0" w:space="0" w:color="auto"/>
        <w:bottom w:val="none" w:sz="0" w:space="0" w:color="auto"/>
        <w:right w:val="none" w:sz="0" w:space="0" w:color="auto"/>
      </w:divBdr>
    </w:div>
    <w:div w:id="120459420">
      <w:marLeft w:val="0"/>
      <w:marRight w:val="0"/>
      <w:marTop w:val="0"/>
      <w:marBottom w:val="0"/>
      <w:divBdr>
        <w:top w:val="none" w:sz="0" w:space="0" w:color="auto"/>
        <w:left w:val="none" w:sz="0" w:space="0" w:color="auto"/>
        <w:bottom w:val="none" w:sz="0" w:space="0" w:color="auto"/>
        <w:right w:val="none" w:sz="0" w:space="0" w:color="auto"/>
      </w:divBdr>
    </w:div>
    <w:div w:id="120534566">
      <w:marLeft w:val="0"/>
      <w:marRight w:val="0"/>
      <w:marTop w:val="0"/>
      <w:marBottom w:val="0"/>
      <w:divBdr>
        <w:top w:val="none" w:sz="0" w:space="0" w:color="auto"/>
        <w:left w:val="none" w:sz="0" w:space="0" w:color="auto"/>
        <w:bottom w:val="none" w:sz="0" w:space="0" w:color="auto"/>
        <w:right w:val="none" w:sz="0" w:space="0" w:color="auto"/>
      </w:divBdr>
    </w:div>
    <w:div w:id="120615963">
      <w:marLeft w:val="0"/>
      <w:marRight w:val="0"/>
      <w:marTop w:val="0"/>
      <w:marBottom w:val="0"/>
      <w:divBdr>
        <w:top w:val="none" w:sz="0" w:space="0" w:color="auto"/>
        <w:left w:val="none" w:sz="0" w:space="0" w:color="auto"/>
        <w:bottom w:val="none" w:sz="0" w:space="0" w:color="auto"/>
        <w:right w:val="none" w:sz="0" w:space="0" w:color="auto"/>
      </w:divBdr>
    </w:div>
    <w:div w:id="120652926">
      <w:marLeft w:val="0"/>
      <w:marRight w:val="0"/>
      <w:marTop w:val="0"/>
      <w:marBottom w:val="0"/>
      <w:divBdr>
        <w:top w:val="none" w:sz="0" w:space="0" w:color="auto"/>
        <w:left w:val="none" w:sz="0" w:space="0" w:color="auto"/>
        <w:bottom w:val="none" w:sz="0" w:space="0" w:color="auto"/>
        <w:right w:val="none" w:sz="0" w:space="0" w:color="auto"/>
      </w:divBdr>
    </w:div>
    <w:div w:id="120659996">
      <w:marLeft w:val="0"/>
      <w:marRight w:val="0"/>
      <w:marTop w:val="0"/>
      <w:marBottom w:val="0"/>
      <w:divBdr>
        <w:top w:val="none" w:sz="0" w:space="0" w:color="auto"/>
        <w:left w:val="none" w:sz="0" w:space="0" w:color="auto"/>
        <w:bottom w:val="none" w:sz="0" w:space="0" w:color="auto"/>
        <w:right w:val="none" w:sz="0" w:space="0" w:color="auto"/>
      </w:divBdr>
    </w:div>
    <w:div w:id="120811004">
      <w:marLeft w:val="0"/>
      <w:marRight w:val="0"/>
      <w:marTop w:val="0"/>
      <w:marBottom w:val="0"/>
      <w:divBdr>
        <w:top w:val="none" w:sz="0" w:space="0" w:color="auto"/>
        <w:left w:val="none" w:sz="0" w:space="0" w:color="auto"/>
        <w:bottom w:val="none" w:sz="0" w:space="0" w:color="auto"/>
        <w:right w:val="none" w:sz="0" w:space="0" w:color="auto"/>
      </w:divBdr>
    </w:div>
    <w:div w:id="120925471">
      <w:marLeft w:val="0"/>
      <w:marRight w:val="0"/>
      <w:marTop w:val="0"/>
      <w:marBottom w:val="0"/>
      <w:divBdr>
        <w:top w:val="none" w:sz="0" w:space="0" w:color="auto"/>
        <w:left w:val="none" w:sz="0" w:space="0" w:color="auto"/>
        <w:bottom w:val="none" w:sz="0" w:space="0" w:color="auto"/>
        <w:right w:val="none" w:sz="0" w:space="0" w:color="auto"/>
      </w:divBdr>
    </w:div>
    <w:div w:id="121004440">
      <w:marLeft w:val="0"/>
      <w:marRight w:val="0"/>
      <w:marTop w:val="0"/>
      <w:marBottom w:val="0"/>
      <w:divBdr>
        <w:top w:val="none" w:sz="0" w:space="0" w:color="auto"/>
        <w:left w:val="none" w:sz="0" w:space="0" w:color="auto"/>
        <w:bottom w:val="none" w:sz="0" w:space="0" w:color="auto"/>
        <w:right w:val="none" w:sz="0" w:space="0" w:color="auto"/>
      </w:divBdr>
    </w:div>
    <w:div w:id="121077311">
      <w:marLeft w:val="0"/>
      <w:marRight w:val="0"/>
      <w:marTop w:val="0"/>
      <w:marBottom w:val="0"/>
      <w:divBdr>
        <w:top w:val="none" w:sz="0" w:space="0" w:color="auto"/>
        <w:left w:val="none" w:sz="0" w:space="0" w:color="auto"/>
        <w:bottom w:val="none" w:sz="0" w:space="0" w:color="auto"/>
        <w:right w:val="none" w:sz="0" w:space="0" w:color="auto"/>
      </w:divBdr>
    </w:div>
    <w:div w:id="121119188">
      <w:marLeft w:val="0"/>
      <w:marRight w:val="0"/>
      <w:marTop w:val="0"/>
      <w:marBottom w:val="0"/>
      <w:divBdr>
        <w:top w:val="none" w:sz="0" w:space="0" w:color="auto"/>
        <w:left w:val="none" w:sz="0" w:space="0" w:color="auto"/>
        <w:bottom w:val="none" w:sz="0" w:space="0" w:color="auto"/>
        <w:right w:val="none" w:sz="0" w:space="0" w:color="auto"/>
      </w:divBdr>
    </w:div>
    <w:div w:id="121121947">
      <w:marLeft w:val="0"/>
      <w:marRight w:val="0"/>
      <w:marTop w:val="0"/>
      <w:marBottom w:val="0"/>
      <w:divBdr>
        <w:top w:val="none" w:sz="0" w:space="0" w:color="auto"/>
        <w:left w:val="none" w:sz="0" w:space="0" w:color="auto"/>
        <w:bottom w:val="none" w:sz="0" w:space="0" w:color="auto"/>
        <w:right w:val="none" w:sz="0" w:space="0" w:color="auto"/>
      </w:divBdr>
    </w:div>
    <w:div w:id="121192222">
      <w:marLeft w:val="0"/>
      <w:marRight w:val="0"/>
      <w:marTop w:val="0"/>
      <w:marBottom w:val="0"/>
      <w:divBdr>
        <w:top w:val="none" w:sz="0" w:space="0" w:color="auto"/>
        <w:left w:val="none" w:sz="0" w:space="0" w:color="auto"/>
        <w:bottom w:val="none" w:sz="0" w:space="0" w:color="auto"/>
        <w:right w:val="none" w:sz="0" w:space="0" w:color="auto"/>
      </w:divBdr>
    </w:div>
    <w:div w:id="121195325">
      <w:marLeft w:val="0"/>
      <w:marRight w:val="0"/>
      <w:marTop w:val="0"/>
      <w:marBottom w:val="0"/>
      <w:divBdr>
        <w:top w:val="none" w:sz="0" w:space="0" w:color="auto"/>
        <w:left w:val="none" w:sz="0" w:space="0" w:color="auto"/>
        <w:bottom w:val="none" w:sz="0" w:space="0" w:color="auto"/>
        <w:right w:val="none" w:sz="0" w:space="0" w:color="auto"/>
      </w:divBdr>
    </w:div>
    <w:div w:id="121467046">
      <w:marLeft w:val="0"/>
      <w:marRight w:val="0"/>
      <w:marTop w:val="0"/>
      <w:marBottom w:val="0"/>
      <w:divBdr>
        <w:top w:val="none" w:sz="0" w:space="0" w:color="auto"/>
        <w:left w:val="none" w:sz="0" w:space="0" w:color="auto"/>
        <w:bottom w:val="none" w:sz="0" w:space="0" w:color="auto"/>
        <w:right w:val="none" w:sz="0" w:space="0" w:color="auto"/>
      </w:divBdr>
    </w:div>
    <w:div w:id="121505638">
      <w:marLeft w:val="0"/>
      <w:marRight w:val="0"/>
      <w:marTop w:val="0"/>
      <w:marBottom w:val="0"/>
      <w:divBdr>
        <w:top w:val="none" w:sz="0" w:space="0" w:color="auto"/>
        <w:left w:val="none" w:sz="0" w:space="0" w:color="auto"/>
        <w:bottom w:val="none" w:sz="0" w:space="0" w:color="auto"/>
        <w:right w:val="none" w:sz="0" w:space="0" w:color="auto"/>
      </w:divBdr>
    </w:div>
    <w:div w:id="121583813">
      <w:marLeft w:val="0"/>
      <w:marRight w:val="0"/>
      <w:marTop w:val="0"/>
      <w:marBottom w:val="0"/>
      <w:divBdr>
        <w:top w:val="none" w:sz="0" w:space="0" w:color="auto"/>
        <w:left w:val="none" w:sz="0" w:space="0" w:color="auto"/>
        <w:bottom w:val="none" w:sz="0" w:space="0" w:color="auto"/>
        <w:right w:val="none" w:sz="0" w:space="0" w:color="auto"/>
      </w:divBdr>
    </w:div>
    <w:div w:id="121654160">
      <w:marLeft w:val="0"/>
      <w:marRight w:val="0"/>
      <w:marTop w:val="0"/>
      <w:marBottom w:val="0"/>
      <w:divBdr>
        <w:top w:val="none" w:sz="0" w:space="0" w:color="auto"/>
        <w:left w:val="none" w:sz="0" w:space="0" w:color="auto"/>
        <w:bottom w:val="none" w:sz="0" w:space="0" w:color="auto"/>
        <w:right w:val="none" w:sz="0" w:space="0" w:color="auto"/>
      </w:divBdr>
    </w:div>
    <w:div w:id="121660787">
      <w:marLeft w:val="0"/>
      <w:marRight w:val="0"/>
      <w:marTop w:val="0"/>
      <w:marBottom w:val="0"/>
      <w:divBdr>
        <w:top w:val="none" w:sz="0" w:space="0" w:color="auto"/>
        <w:left w:val="none" w:sz="0" w:space="0" w:color="auto"/>
        <w:bottom w:val="none" w:sz="0" w:space="0" w:color="auto"/>
        <w:right w:val="none" w:sz="0" w:space="0" w:color="auto"/>
      </w:divBdr>
    </w:div>
    <w:div w:id="121702078">
      <w:marLeft w:val="0"/>
      <w:marRight w:val="0"/>
      <w:marTop w:val="0"/>
      <w:marBottom w:val="0"/>
      <w:divBdr>
        <w:top w:val="none" w:sz="0" w:space="0" w:color="auto"/>
        <w:left w:val="none" w:sz="0" w:space="0" w:color="auto"/>
        <w:bottom w:val="none" w:sz="0" w:space="0" w:color="auto"/>
        <w:right w:val="none" w:sz="0" w:space="0" w:color="auto"/>
      </w:divBdr>
    </w:div>
    <w:div w:id="121731034">
      <w:marLeft w:val="0"/>
      <w:marRight w:val="0"/>
      <w:marTop w:val="0"/>
      <w:marBottom w:val="0"/>
      <w:divBdr>
        <w:top w:val="none" w:sz="0" w:space="0" w:color="auto"/>
        <w:left w:val="none" w:sz="0" w:space="0" w:color="auto"/>
        <w:bottom w:val="none" w:sz="0" w:space="0" w:color="auto"/>
        <w:right w:val="none" w:sz="0" w:space="0" w:color="auto"/>
      </w:divBdr>
    </w:div>
    <w:div w:id="121770058">
      <w:marLeft w:val="0"/>
      <w:marRight w:val="0"/>
      <w:marTop w:val="0"/>
      <w:marBottom w:val="0"/>
      <w:divBdr>
        <w:top w:val="none" w:sz="0" w:space="0" w:color="auto"/>
        <w:left w:val="none" w:sz="0" w:space="0" w:color="auto"/>
        <w:bottom w:val="none" w:sz="0" w:space="0" w:color="auto"/>
        <w:right w:val="none" w:sz="0" w:space="0" w:color="auto"/>
      </w:divBdr>
    </w:div>
    <w:div w:id="121770441">
      <w:marLeft w:val="0"/>
      <w:marRight w:val="0"/>
      <w:marTop w:val="0"/>
      <w:marBottom w:val="0"/>
      <w:divBdr>
        <w:top w:val="none" w:sz="0" w:space="0" w:color="auto"/>
        <w:left w:val="none" w:sz="0" w:space="0" w:color="auto"/>
        <w:bottom w:val="none" w:sz="0" w:space="0" w:color="auto"/>
        <w:right w:val="none" w:sz="0" w:space="0" w:color="auto"/>
      </w:divBdr>
    </w:div>
    <w:div w:id="121778190">
      <w:marLeft w:val="0"/>
      <w:marRight w:val="0"/>
      <w:marTop w:val="0"/>
      <w:marBottom w:val="0"/>
      <w:divBdr>
        <w:top w:val="none" w:sz="0" w:space="0" w:color="auto"/>
        <w:left w:val="none" w:sz="0" w:space="0" w:color="auto"/>
        <w:bottom w:val="none" w:sz="0" w:space="0" w:color="auto"/>
        <w:right w:val="none" w:sz="0" w:space="0" w:color="auto"/>
      </w:divBdr>
    </w:div>
    <w:div w:id="121846037">
      <w:marLeft w:val="0"/>
      <w:marRight w:val="0"/>
      <w:marTop w:val="0"/>
      <w:marBottom w:val="0"/>
      <w:divBdr>
        <w:top w:val="none" w:sz="0" w:space="0" w:color="auto"/>
        <w:left w:val="none" w:sz="0" w:space="0" w:color="auto"/>
        <w:bottom w:val="none" w:sz="0" w:space="0" w:color="auto"/>
        <w:right w:val="none" w:sz="0" w:space="0" w:color="auto"/>
      </w:divBdr>
    </w:div>
    <w:div w:id="121853476">
      <w:marLeft w:val="0"/>
      <w:marRight w:val="0"/>
      <w:marTop w:val="0"/>
      <w:marBottom w:val="0"/>
      <w:divBdr>
        <w:top w:val="none" w:sz="0" w:space="0" w:color="auto"/>
        <w:left w:val="none" w:sz="0" w:space="0" w:color="auto"/>
        <w:bottom w:val="none" w:sz="0" w:space="0" w:color="auto"/>
        <w:right w:val="none" w:sz="0" w:space="0" w:color="auto"/>
      </w:divBdr>
    </w:div>
    <w:div w:id="121919800">
      <w:marLeft w:val="0"/>
      <w:marRight w:val="0"/>
      <w:marTop w:val="0"/>
      <w:marBottom w:val="0"/>
      <w:divBdr>
        <w:top w:val="none" w:sz="0" w:space="0" w:color="auto"/>
        <w:left w:val="none" w:sz="0" w:space="0" w:color="auto"/>
        <w:bottom w:val="none" w:sz="0" w:space="0" w:color="auto"/>
        <w:right w:val="none" w:sz="0" w:space="0" w:color="auto"/>
      </w:divBdr>
    </w:div>
    <w:div w:id="121927355">
      <w:marLeft w:val="0"/>
      <w:marRight w:val="0"/>
      <w:marTop w:val="0"/>
      <w:marBottom w:val="0"/>
      <w:divBdr>
        <w:top w:val="none" w:sz="0" w:space="0" w:color="auto"/>
        <w:left w:val="none" w:sz="0" w:space="0" w:color="auto"/>
        <w:bottom w:val="none" w:sz="0" w:space="0" w:color="auto"/>
        <w:right w:val="none" w:sz="0" w:space="0" w:color="auto"/>
      </w:divBdr>
    </w:div>
    <w:div w:id="121967931">
      <w:marLeft w:val="0"/>
      <w:marRight w:val="0"/>
      <w:marTop w:val="0"/>
      <w:marBottom w:val="0"/>
      <w:divBdr>
        <w:top w:val="none" w:sz="0" w:space="0" w:color="auto"/>
        <w:left w:val="none" w:sz="0" w:space="0" w:color="auto"/>
        <w:bottom w:val="none" w:sz="0" w:space="0" w:color="auto"/>
        <w:right w:val="none" w:sz="0" w:space="0" w:color="auto"/>
      </w:divBdr>
    </w:div>
    <w:div w:id="122041806">
      <w:marLeft w:val="0"/>
      <w:marRight w:val="0"/>
      <w:marTop w:val="0"/>
      <w:marBottom w:val="0"/>
      <w:divBdr>
        <w:top w:val="none" w:sz="0" w:space="0" w:color="auto"/>
        <w:left w:val="none" w:sz="0" w:space="0" w:color="auto"/>
        <w:bottom w:val="none" w:sz="0" w:space="0" w:color="auto"/>
        <w:right w:val="none" w:sz="0" w:space="0" w:color="auto"/>
      </w:divBdr>
    </w:div>
    <w:div w:id="122043382">
      <w:marLeft w:val="0"/>
      <w:marRight w:val="0"/>
      <w:marTop w:val="0"/>
      <w:marBottom w:val="0"/>
      <w:divBdr>
        <w:top w:val="none" w:sz="0" w:space="0" w:color="auto"/>
        <w:left w:val="none" w:sz="0" w:space="0" w:color="auto"/>
        <w:bottom w:val="none" w:sz="0" w:space="0" w:color="auto"/>
        <w:right w:val="none" w:sz="0" w:space="0" w:color="auto"/>
      </w:divBdr>
    </w:div>
    <w:div w:id="122159504">
      <w:marLeft w:val="0"/>
      <w:marRight w:val="0"/>
      <w:marTop w:val="0"/>
      <w:marBottom w:val="0"/>
      <w:divBdr>
        <w:top w:val="none" w:sz="0" w:space="0" w:color="auto"/>
        <w:left w:val="none" w:sz="0" w:space="0" w:color="auto"/>
        <w:bottom w:val="none" w:sz="0" w:space="0" w:color="auto"/>
        <w:right w:val="none" w:sz="0" w:space="0" w:color="auto"/>
      </w:divBdr>
    </w:div>
    <w:div w:id="122307798">
      <w:marLeft w:val="0"/>
      <w:marRight w:val="0"/>
      <w:marTop w:val="0"/>
      <w:marBottom w:val="0"/>
      <w:divBdr>
        <w:top w:val="none" w:sz="0" w:space="0" w:color="auto"/>
        <w:left w:val="none" w:sz="0" w:space="0" w:color="auto"/>
        <w:bottom w:val="none" w:sz="0" w:space="0" w:color="auto"/>
        <w:right w:val="none" w:sz="0" w:space="0" w:color="auto"/>
      </w:divBdr>
    </w:div>
    <w:div w:id="122387337">
      <w:marLeft w:val="0"/>
      <w:marRight w:val="0"/>
      <w:marTop w:val="0"/>
      <w:marBottom w:val="0"/>
      <w:divBdr>
        <w:top w:val="none" w:sz="0" w:space="0" w:color="auto"/>
        <w:left w:val="none" w:sz="0" w:space="0" w:color="auto"/>
        <w:bottom w:val="none" w:sz="0" w:space="0" w:color="auto"/>
        <w:right w:val="none" w:sz="0" w:space="0" w:color="auto"/>
      </w:divBdr>
    </w:div>
    <w:div w:id="122424615">
      <w:marLeft w:val="0"/>
      <w:marRight w:val="0"/>
      <w:marTop w:val="0"/>
      <w:marBottom w:val="0"/>
      <w:divBdr>
        <w:top w:val="none" w:sz="0" w:space="0" w:color="auto"/>
        <w:left w:val="none" w:sz="0" w:space="0" w:color="auto"/>
        <w:bottom w:val="none" w:sz="0" w:space="0" w:color="auto"/>
        <w:right w:val="none" w:sz="0" w:space="0" w:color="auto"/>
      </w:divBdr>
    </w:div>
    <w:div w:id="122579675">
      <w:marLeft w:val="0"/>
      <w:marRight w:val="0"/>
      <w:marTop w:val="0"/>
      <w:marBottom w:val="0"/>
      <w:divBdr>
        <w:top w:val="none" w:sz="0" w:space="0" w:color="auto"/>
        <w:left w:val="none" w:sz="0" w:space="0" w:color="auto"/>
        <w:bottom w:val="none" w:sz="0" w:space="0" w:color="auto"/>
        <w:right w:val="none" w:sz="0" w:space="0" w:color="auto"/>
      </w:divBdr>
    </w:div>
    <w:div w:id="122581858">
      <w:marLeft w:val="0"/>
      <w:marRight w:val="0"/>
      <w:marTop w:val="0"/>
      <w:marBottom w:val="0"/>
      <w:divBdr>
        <w:top w:val="none" w:sz="0" w:space="0" w:color="auto"/>
        <w:left w:val="none" w:sz="0" w:space="0" w:color="auto"/>
        <w:bottom w:val="none" w:sz="0" w:space="0" w:color="auto"/>
        <w:right w:val="none" w:sz="0" w:space="0" w:color="auto"/>
      </w:divBdr>
    </w:div>
    <w:div w:id="122584373">
      <w:marLeft w:val="0"/>
      <w:marRight w:val="0"/>
      <w:marTop w:val="0"/>
      <w:marBottom w:val="0"/>
      <w:divBdr>
        <w:top w:val="none" w:sz="0" w:space="0" w:color="auto"/>
        <w:left w:val="none" w:sz="0" w:space="0" w:color="auto"/>
        <w:bottom w:val="none" w:sz="0" w:space="0" w:color="auto"/>
        <w:right w:val="none" w:sz="0" w:space="0" w:color="auto"/>
      </w:divBdr>
    </w:div>
    <w:div w:id="122695388">
      <w:marLeft w:val="0"/>
      <w:marRight w:val="0"/>
      <w:marTop w:val="0"/>
      <w:marBottom w:val="0"/>
      <w:divBdr>
        <w:top w:val="none" w:sz="0" w:space="0" w:color="auto"/>
        <w:left w:val="none" w:sz="0" w:space="0" w:color="auto"/>
        <w:bottom w:val="none" w:sz="0" w:space="0" w:color="auto"/>
        <w:right w:val="none" w:sz="0" w:space="0" w:color="auto"/>
      </w:divBdr>
    </w:div>
    <w:div w:id="122845610">
      <w:marLeft w:val="0"/>
      <w:marRight w:val="0"/>
      <w:marTop w:val="0"/>
      <w:marBottom w:val="0"/>
      <w:divBdr>
        <w:top w:val="none" w:sz="0" w:space="0" w:color="auto"/>
        <w:left w:val="none" w:sz="0" w:space="0" w:color="auto"/>
        <w:bottom w:val="none" w:sz="0" w:space="0" w:color="auto"/>
        <w:right w:val="none" w:sz="0" w:space="0" w:color="auto"/>
      </w:divBdr>
    </w:div>
    <w:div w:id="122886304">
      <w:marLeft w:val="0"/>
      <w:marRight w:val="0"/>
      <w:marTop w:val="0"/>
      <w:marBottom w:val="0"/>
      <w:divBdr>
        <w:top w:val="none" w:sz="0" w:space="0" w:color="auto"/>
        <w:left w:val="none" w:sz="0" w:space="0" w:color="auto"/>
        <w:bottom w:val="none" w:sz="0" w:space="0" w:color="auto"/>
        <w:right w:val="none" w:sz="0" w:space="0" w:color="auto"/>
      </w:divBdr>
    </w:div>
    <w:div w:id="122965637">
      <w:marLeft w:val="0"/>
      <w:marRight w:val="0"/>
      <w:marTop w:val="0"/>
      <w:marBottom w:val="0"/>
      <w:divBdr>
        <w:top w:val="none" w:sz="0" w:space="0" w:color="auto"/>
        <w:left w:val="none" w:sz="0" w:space="0" w:color="auto"/>
        <w:bottom w:val="none" w:sz="0" w:space="0" w:color="auto"/>
        <w:right w:val="none" w:sz="0" w:space="0" w:color="auto"/>
      </w:divBdr>
    </w:div>
    <w:div w:id="123012688">
      <w:marLeft w:val="0"/>
      <w:marRight w:val="0"/>
      <w:marTop w:val="0"/>
      <w:marBottom w:val="0"/>
      <w:divBdr>
        <w:top w:val="none" w:sz="0" w:space="0" w:color="auto"/>
        <w:left w:val="none" w:sz="0" w:space="0" w:color="auto"/>
        <w:bottom w:val="none" w:sz="0" w:space="0" w:color="auto"/>
        <w:right w:val="none" w:sz="0" w:space="0" w:color="auto"/>
      </w:divBdr>
    </w:div>
    <w:div w:id="123081465">
      <w:marLeft w:val="0"/>
      <w:marRight w:val="0"/>
      <w:marTop w:val="0"/>
      <w:marBottom w:val="0"/>
      <w:divBdr>
        <w:top w:val="none" w:sz="0" w:space="0" w:color="auto"/>
        <w:left w:val="none" w:sz="0" w:space="0" w:color="auto"/>
        <w:bottom w:val="none" w:sz="0" w:space="0" w:color="auto"/>
        <w:right w:val="none" w:sz="0" w:space="0" w:color="auto"/>
      </w:divBdr>
    </w:div>
    <w:div w:id="123157981">
      <w:marLeft w:val="0"/>
      <w:marRight w:val="0"/>
      <w:marTop w:val="0"/>
      <w:marBottom w:val="0"/>
      <w:divBdr>
        <w:top w:val="none" w:sz="0" w:space="0" w:color="auto"/>
        <w:left w:val="none" w:sz="0" w:space="0" w:color="auto"/>
        <w:bottom w:val="none" w:sz="0" w:space="0" w:color="auto"/>
        <w:right w:val="none" w:sz="0" w:space="0" w:color="auto"/>
      </w:divBdr>
    </w:div>
    <w:div w:id="123351684">
      <w:marLeft w:val="0"/>
      <w:marRight w:val="0"/>
      <w:marTop w:val="0"/>
      <w:marBottom w:val="0"/>
      <w:divBdr>
        <w:top w:val="none" w:sz="0" w:space="0" w:color="auto"/>
        <w:left w:val="none" w:sz="0" w:space="0" w:color="auto"/>
        <w:bottom w:val="none" w:sz="0" w:space="0" w:color="auto"/>
        <w:right w:val="none" w:sz="0" w:space="0" w:color="auto"/>
      </w:divBdr>
    </w:div>
    <w:div w:id="123354517">
      <w:marLeft w:val="0"/>
      <w:marRight w:val="0"/>
      <w:marTop w:val="0"/>
      <w:marBottom w:val="0"/>
      <w:divBdr>
        <w:top w:val="none" w:sz="0" w:space="0" w:color="auto"/>
        <w:left w:val="none" w:sz="0" w:space="0" w:color="auto"/>
        <w:bottom w:val="none" w:sz="0" w:space="0" w:color="auto"/>
        <w:right w:val="none" w:sz="0" w:space="0" w:color="auto"/>
      </w:divBdr>
    </w:div>
    <w:div w:id="123425353">
      <w:marLeft w:val="0"/>
      <w:marRight w:val="0"/>
      <w:marTop w:val="0"/>
      <w:marBottom w:val="0"/>
      <w:divBdr>
        <w:top w:val="none" w:sz="0" w:space="0" w:color="auto"/>
        <w:left w:val="none" w:sz="0" w:space="0" w:color="auto"/>
        <w:bottom w:val="none" w:sz="0" w:space="0" w:color="auto"/>
        <w:right w:val="none" w:sz="0" w:space="0" w:color="auto"/>
      </w:divBdr>
    </w:div>
    <w:div w:id="123474660">
      <w:marLeft w:val="0"/>
      <w:marRight w:val="0"/>
      <w:marTop w:val="0"/>
      <w:marBottom w:val="0"/>
      <w:divBdr>
        <w:top w:val="none" w:sz="0" w:space="0" w:color="auto"/>
        <w:left w:val="none" w:sz="0" w:space="0" w:color="auto"/>
        <w:bottom w:val="none" w:sz="0" w:space="0" w:color="auto"/>
        <w:right w:val="none" w:sz="0" w:space="0" w:color="auto"/>
      </w:divBdr>
    </w:div>
    <w:div w:id="123624975">
      <w:marLeft w:val="0"/>
      <w:marRight w:val="0"/>
      <w:marTop w:val="0"/>
      <w:marBottom w:val="0"/>
      <w:divBdr>
        <w:top w:val="none" w:sz="0" w:space="0" w:color="auto"/>
        <w:left w:val="none" w:sz="0" w:space="0" w:color="auto"/>
        <w:bottom w:val="none" w:sz="0" w:space="0" w:color="auto"/>
        <w:right w:val="none" w:sz="0" w:space="0" w:color="auto"/>
      </w:divBdr>
    </w:div>
    <w:div w:id="123625819">
      <w:marLeft w:val="0"/>
      <w:marRight w:val="0"/>
      <w:marTop w:val="0"/>
      <w:marBottom w:val="0"/>
      <w:divBdr>
        <w:top w:val="none" w:sz="0" w:space="0" w:color="auto"/>
        <w:left w:val="none" w:sz="0" w:space="0" w:color="auto"/>
        <w:bottom w:val="none" w:sz="0" w:space="0" w:color="auto"/>
        <w:right w:val="none" w:sz="0" w:space="0" w:color="auto"/>
      </w:divBdr>
    </w:div>
    <w:div w:id="123625838">
      <w:marLeft w:val="0"/>
      <w:marRight w:val="0"/>
      <w:marTop w:val="0"/>
      <w:marBottom w:val="0"/>
      <w:divBdr>
        <w:top w:val="none" w:sz="0" w:space="0" w:color="auto"/>
        <w:left w:val="none" w:sz="0" w:space="0" w:color="auto"/>
        <w:bottom w:val="none" w:sz="0" w:space="0" w:color="auto"/>
        <w:right w:val="none" w:sz="0" w:space="0" w:color="auto"/>
      </w:divBdr>
    </w:div>
    <w:div w:id="123625879">
      <w:marLeft w:val="0"/>
      <w:marRight w:val="0"/>
      <w:marTop w:val="0"/>
      <w:marBottom w:val="0"/>
      <w:divBdr>
        <w:top w:val="none" w:sz="0" w:space="0" w:color="auto"/>
        <w:left w:val="none" w:sz="0" w:space="0" w:color="auto"/>
        <w:bottom w:val="none" w:sz="0" w:space="0" w:color="auto"/>
        <w:right w:val="none" w:sz="0" w:space="0" w:color="auto"/>
      </w:divBdr>
    </w:div>
    <w:div w:id="123698402">
      <w:marLeft w:val="0"/>
      <w:marRight w:val="0"/>
      <w:marTop w:val="0"/>
      <w:marBottom w:val="0"/>
      <w:divBdr>
        <w:top w:val="none" w:sz="0" w:space="0" w:color="auto"/>
        <w:left w:val="none" w:sz="0" w:space="0" w:color="auto"/>
        <w:bottom w:val="none" w:sz="0" w:space="0" w:color="auto"/>
        <w:right w:val="none" w:sz="0" w:space="0" w:color="auto"/>
      </w:divBdr>
    </w:div>
    <w:div w:id="124080225">
      <w:marLeft w:val="0"/>
      <w:marRight w:val="0"/>
      <w:marTop w:val="0"/>
      <w:marBottom w:val="0"/>
      <w:divBdr>
        <w:top w:val="none" w:sz="0" w:space="0" w:color="auto"/>
        <w:left w:val="none" w:sz="0" w:space="0" w:color="auto"/>
        <w:bottom w:val="none" w:sz="0" w:space="0" w:color="auto"/>
        <w:right w:val="none" w:sz="0" w:space="0" w:color="auto"/>
      </w:divBdr>
    </w:div>
    <w:div w:id="124080647">
      <w:marLeft w:val="0"/>
      <w:marRight w:val="0"/>
      <w:marTop w:val="0"/>
      <w:marBottom w:val="0"/>
      <w:divBdr>
        <w:top w:val="none" w:sz="0" w:space="0" w:color="auto"/>
        <w:left w:val="none" w:sz="0" w:space="0" w:color="auto"/>
        <w:bottom w:val="none" w:sz="0" w:space="0" w:color="auto"/>
        <w:right w:val="none" w:sz="0" w:space="0" w:color="auto"/>
      </w:divBdr>
    </w:div>
    <w:div w:id="124086384">
      <w:marLeft w:val="0"/>
      <w:marRight w:val="0"/>
      <w:marTop w:val="0"/>
      <w:marBottom w:val="0"/>
      <w:divBdr>
        <w:top w:val="none" w:sz="0" w:space="0" w:color="auto"/>
        <w:left w:val="none" w:sz="0" w:space="0" w:color="auto"/>
        <w:bottom w:val="none" w:sz="0" w:space="0" w:color="auto"/>
        <w:right w:val="none" w:sz="0" w:space="0" w:color="auto"/>
      </w:divBdr>
    </w:div>
    <w:div w:id="124197159">
      <w:marLeft w:val="0"/>
      <w:marRight w:val="0"/>
      <w:marTop w:val="0"/>
      <w:marBottom w:val="0"/>
      <w:divBdr>
        <w:top w:val="none" w:sz="0" w:space="0" w:color="auto"/>
        <w:left w:val="none" w:sz="0" w:space="0" w:color="auto"/>
        <w:bottom w:val="none" w:sz="0" w:space="0" w:color="auto"/>
        <w:right w:val="none" w:sz="0" w:space="0" w:color="auto"/>
      </w:divBdr>
    </w:div>
    <w:div w:id="124275797">
      <w:marLeft w:val="0"/>
      <w:marRight w:val="0"/>
      <w:marTop w:val="0"/>
      <w:marBottom w:val="0"/>
      <w:divBdr>
        <w:top w:val="none" w:sz="0" w:space="0" w:color="auto"/>
        <w:left w:val="none" w:sz="0" w:space="0" w:color="auto"/>
        <w:bottom w:val="none" w:sz="0" w:space="0" w:color="auto"/>
        <w:right w:val="none" w:sz="0" w:space="0" w:color="auto"/>
      </w:divBdr>
    </w:div>
    <w:div w:id="124395163">
      <w:marLeft w:val="0"/>
      <w:marRight w:val="0"/>
      <w:marTop w:val="0"/>
      <w:marBottom w:val="0"/>
      <w:divBdr>
        <w:top w:val="none" w:sz="0" w:space="0" w:color="auto"/>
        <w:left w:val="none" w:sz="0" w:space="0" w:color="auto"/>
        <w:bottom w:val="none" w:sz="0" w:space="0" w:color="auto"/>
        <w:right w:val="none" w:sz="0" w:space="0" w:color="auto"/>
      </w:divBdr>
    </w:div>
    <w:div w:id="124469888">
      <w:marLeft w:val="0"/>
      <w:marRight w:val="0"/>
      <w:marTop w:val="0"/>
      <w:marBottom w:val="0"/>
      <w:divBdr>
        <w:top w:val="none" w:sz="0" w:space="0" w:color="auto"/>
        <w:left w:val="none" w:sz="0" w:space="0" w:color="auto"/>
        <w:bottom w:val="none" w:sz="0" w:space="0" w:color="auto"/>
        <w:right w:val="none" w:sz="0" w:space="0" w:color="auto"/>
      </w:divBdr>
    </w:div>
    <w:div w:id="124736978">
      <w:marLeft w:val="0"/>
      <w:marRight w:val="0"/>
      <w:marTop w:val="0"/>
      <w:marBottom w:val="0"/>
      <w:divBdr>
        <w:top w:val="none" w:sz="0" w:space="0" w:color="auto"/>
        <w:left w:val="none" w:sz="0" w:space="0" w:color="auto"/>
        <w:bottom w:val="none" w:sz="0" w:space="0" w:color="auto"/>
        <w:right w:val="none" w:sz="0" w:space="0" w:color="auto"/>
      </w:divBdr>
    </w:div>
    <w:div w:id="124855168">
      <w:marLeft w:val="0"/>
      <w:marRight w:val="0"/>
      <w:marTop w:val="0"/>
      <w:marBottom w:val="0"/>
      <w:divBdr>
        <w:top w:val="none" w:sz="0" w:space="0" w:color="auto"/>
        <w:left w:val="none" w:sz="0" w:space="0" w:color="auto"/>
        <w:bottom w:val="none" w:sz="0" w:space="0" w:color="auto"/>
        <w:right w:val="none" w:sz="0" w:space="0" w:color="auto"/>
      </w:divBdr>
    </w:div>
    <w:div w:id="124860919">
      <w:marLeft w:val="0"/>
      <w:marRight w:val="0"/>
      <w:marTop w:val="0"/>
      <w:marBottom w:val="0"/>
      <w:divBdr>
        <w:top w:val="none" w:sz="0" w:space="0" w:color="auto"/>
        <w:left w:val="none" w:sz="0" w:space="0" w:color="auto"/>
        <w:bottom w:val="none" w:sz="0" w:space="0" w:color="auto"/>
        <w:right w:val="none" w:sz="0" w:space="0" w:color="auto"/>
      </w:divBdr>
    </w:div>
    <w:div w:id="124933202">
      <w:marLeft w:val="0"/>
      <w:marRight w:val="0"/>
      <w:marTop w:val="0"/>
      <w:marBottom w:val="0"/>
      <w:divBdr>
        <w:top w:val="none" w:sz="0" w:space="0" w:color="auto"/>
        <w:left w:val="none" w:sz="0" w:space="0" w:color="auto"/>
        <w:bottom w:val="none" w:sz="0" w:space="0" w:color="auto"/>
        <w:right w:val="none" w:sz="0" w:space="0" w:color="auto"/>
      </w:divBdr>
    </w:div>
    <w:div w:id="125006183">
      <w:marLeft w:val="0"/>
      <w:marRight w:val="0"/>
      <w:marTop w:val="0"/>
      <w:marBottom w:val="0"/>
      <w:divBdr>
        <w:top w:val="none" w:sz="0" w:space="0" w:color="auto"/>
        <w:left w:val="none" w:sz="0" w:space="0" w:color="auto"/>
        <w:bottom w:val="none" w:sz="0" w:space="0" w:color="auto"/>
        <w:right w:val="none" w:sz="0" w:space="0" w:color="auto"/>
      </w:divBdr>
    </w:div>
    <w:div w:id="125048407">
      <w:marLeft w:val="0"/>
      <w:marRight w:val="0"/>
      <w:marTop w:val="0"/>
      <w:marBottom w:val="0"/>
      <w:divBdr>
        <w:top w:val="none" w:sz="0" w:space="0" w:color="auto"/>
        <w:left w:val="none" w:sz="0" w:space="0" w:color="auto"/>
        <w:bottom w:val="none" w:sz="0" w:space="0" w:color="auto"/>
        <w:right w:val="none" w:sz="0" w:space="0" w:color="auto"/>
      </w:divBdr>
    </w:div>
    <w:div w:id="125122255">
      <w:marLeft w:val="0"/>
      <w:marRight w:val="0"/>
      <w:marTop w:val="0"/>
      <w:marBottom w:val="0"/>
      <w:divBdr>
        <w:top w:val="none" w:sz="0" w:space="0" w:color="auto"/>
        <w:left w:val="none" w:sz="0" w:space="0" w:color="auto"/>
        <w:bottom w:val="none" w:sz="0" w:space="0" w:color="auto"/>
        <w:right w:val="none" w:sz="0" w:space="0" w:color="auto"/>
      </w:divBdr>
    </w:div>
    <w:div w:id="125130101">
      <w:marLeft w:val="0"/>
      <w:marRight w:val="0"/>
      <w:marTop w:val="0"/>
      <w:marBottom w:val="0"/>
      <w:divBdr>
        <w:top w:val="none" w:sz="0" w:space="0" w:color="auto"/>
        <w:left w:val="none" w:sz="0" w:space="0" w:color="auto"/>
        <w:bottom w:val="none" w:sz="0" w:space="0" w:color="auto"/>
        <w:right w:val="none" w:sz="0" w:space="0" w:color="auto"/>
      </w:divBdr>
    </w:div>
    <w:div w:id="125196556">
      <w:marLeft w:val="0"/>
      <w:marRight w:val="0"/>
      <w:marTop w:val="0"/>
      <w:marBottom w:val="0"/>
      <w:divBdr>
        <w:top w:val="none" w:sz="0" w:space="0" w:color="auto"/>
        <w:left w:val="none" w:sz="0" w:space="0" w:color="auto"/>
        <w:bottom w:val="none" w:sz="0" w:space="0" w:color="auto"/>
        <w:right w:val="none" w:sz="0" w:space="0" w:color="auto"/>
      </w:divBdr>
    </w:div>
    <w:div w:id="125198931">
      <w:marLeft w:val="0"/>
      <w:marRight w:val="0"/>
      <w:marTop w:val="0"/>
      <w:marBottom w:val="0"/>
      <w:divBdr>
        <w:top w:val="none" w:sz="0" w:space="0" w:color="auto"/>
        <w:left w:val="none" w:sz="0" w:space="0" w:color="auto"/>
        <w:bottom w:val="none" w:sz="0" w:space="0" w:color="auto"/>
        <w:right w:val="none" w:sz="0" w:space="0" w:color="auto"/>
      </w:divBdr>
    </w:div>
    <w:div w:id="125200257">
      <w:marLeft w:val="0"/>
      <w:marRight w:val="0"/>
      <w:marTop w:val="0"/>
      <w:marBottom w:val="0"/>
      <w:divBdr>
        <w:top w:val="none" w:sz="0" w:space="0" w:color="auto"/>
        <w:left w:val="none" w:sz="0" w:space="0" w:color="auto"/>
        <w:bottom w:val="none" w:sz="0" w:space="0" w:color="auto"/>
        <w:right w:val="none" w:sz="0" w:space="0" w:color="auto"/>
      </w:divBdr>
    </w:div>
    <w:div w:id="125318611">
      <w:marLeft w:val="0"/>
      <w:marRight w:val="0"/>
      <w:marTop w:val="0"/>
      <w:marBottom w:val="0"/>
      <w:divBdr>
        <w:top w:val="none" w:sz="0" w:space="0" w:color="auto"/>
        <w:left w:val="none" w:sz="0" w:space="0" w:color="auto"/>
        <w:bottom w:val="none" w:sz="0" w:space="0" w:color="auto"/>
        <w:right w:val="none" w:sz="0" w:space="0" w:color="auto"/>
      </w:divBdr>
    </w:div>
    <w:div w:id="125582713">
      <w:marLeft w:val="0"/>
      <w:marRight w:val="0"/>
      <w:marTop w:val="0"/>
      <w:marBottom w:val="0"/>
      <w:divBdr>
        <w:top w:val="none" w:sz="0" w:space="0" w:color="auto"/>
        <w:left w:val="none" w:sz="0" w:space="0" w:color="auto"/>
        <w:bottom w:val="none" w:sz="0" w:space="0" w:color="auto"/>
        <w:right w:val="none" w:sz="0" w:space="0" w:color="auto"/>
      </w:divBdr>
    </w:div>
    <w:div w:id="125585373">
      <w:marLeft w:val="0"/>
      <w:marRight w:val="0"/>
      <w:marTop w:val="0"/>
      <w:marBottom w:val="0"/>
      <w:divBdr>
        <w:top w:val="none" w:sz="0" w:space="0" w:color="auto"/>
        <w:left w:val="none" w:sz="0" w:space="0" w:color="auto"/>
        <w:bottom w:val="none" w:sz="0" w:space="0" w:color="auto"/>
        <w:right w:val="none" w:sz="0" w:space="0" w:color="auto"/>
      </w:divBdr>
    </w:div>
    <w:div w:id="125634493">
      <w:marLeft w:val="0"/>
      <w:marRight w:val="0"/>
      <w:marTop w:val="0"/>
      <w:marBottom w:val="0"/>
      <w:divBdr>
        <w:top w:val="none" w:sz="0" w:space="0" w:color="auto"/>
        <w:left w:val="none" w:sz="0" w:space="0" w:color="auto"/>
        <w:bottom w:val="none" w:sz="0" w:space="0" w:color="auto"/>
        <w:right w:val="none" w:sz="0" w:space="0" w:color="auto"/>
      </w:divBdr>
    </w:div>
    <w:div w:id="125701345">
      <w:marLeft w:val="0"/>
      <w:marRight w:val="0"/>
      <w:marTop w:val="0"/>
      <w:marBottom w:val="0"/>
      <w:divBdr>
        <w:top w:val="none" w:sz="0" w:space="0" w:color="auto"/>
        <w:left w:val="none" w:sz="0" w:space="0" w:color="auto"/>
        <w:bottom w:val="none" w:sz="0" w:space="0" w:color="auto"/>
        <w:right w:val="none" w:sz="0" w:space="0" w:color="auto"/>
      </w:divBdr>
    </w:div>
    <w:div w:id="125704486">
      <w:marLeft w:val="0"/>
      <w:marRight w:val="0"/>
      <w:marTop w:val="0"/>
      <w:marBottom w:val="0"/>
      <w:divBdr>
        <w:top w:val="none" w:sz="0" w:space="0" w:color="auto"/>
        <w:left w:val="none" w:sz="0" w:space="0" w:color="auto"/>
        <w:bottom w:val="none" w:sz="0" w:space="0" w:color="auto"/>
        <w:right w:val="none" w:sz="0" w:space="0" w:color="auto"/>
      </w:divBdr>
    </w:div>
    <w:div w:id="125778691">
      <w:marLeft w:val="0"/>
      <w:marRight w:val="0"/>
      <w:marTop w:val="0"/>
      <w:marBottom w:val="0"/>
      <w:divBdr>
        <w:top w:val="none" w:sz="0" w:space="0" w:color="auto"/>
        <w:left w:val="none" w:sz="0" w:space="0" w:color="auto"/>
        <w:bottom w:val="none" w:sz="0" w:space="0" w:color="auto"/>
        <w:right w:val="none" w:sz="0" w:space="0" w:color="auto"/>
      </w:divBdr>
    </w:div>
    <w:div w:id="125785286">
      <w:marLeft w:val="0"/>
      <w:marRight w:val="0"/>
      <w:marTop w:val="0"/>
      <w:marBottom w:val="0"/>
      <w:divBdr>
        <w:top w:val="none" w:sz="0" w:space="0" w:color="auto"/>
        <w:left w:val="none" w:sz="0" w:space="0" w:color="auto"/>
        <w:bottom w:val="none" w:sz="0" w:space="0" w:color="auto"/>
        <w:right w:val="none" w:sz="0" w:space="0" w:color="auto"/>
      </w:divBdr>
    </w:div>
    <w:div w:id="125900168">
      <w:marLeft w:val="0"/>
      <w:marRight w:val="0"/>
      <w:marTop w:val="0"/>
      <w:marBottom w:val="0"/>
      <w:divBdr>
        <w:top w:val="none" w:sz="0" w:space="0" w:color="auto"/>
        <w:left w:val="none" w:sz="0" w:space="0" w:color="auto"/>
        <w:bottom w:val="none" w:sz="0" w:space="0" w:color="auto"/>
        <w:right w:val="none" w:sz="0" w:space="0" w:color="auto"/>
      </w:divBdr>
    </w:div>
    <w:div w:id="125971414">
      <w:marLeft w:val="0"/>
      <w:marRight w:val="0"/>
      <w:marTop w:val="0"/>
      <w:marBottom w:val="0"/>
      <w:divBdr>
        <w:top w:val="none" w:sz="0" w:space="0" w:color="auto"/>
        <w:left w:val="none" w:sz="0" w:space="0" w:color="auto"/>
        <w:bottom w:val="none" w:sz="0" w:space="0" w:color="auto"/>
        <w:right w:val="none" w:sz="0" w:space="0" w:color="auto"/>
      </w:divBdr>
    </w:div>
    <w:div w:id="126052684">
      <w:marLeft w:val="0"/>
      <w:marRight w:val="0"/>
      <w:marTop w:val="0"/>
      <w:marBottom w:val="0"/>
      <w:divBdr>
        <w:top w:val="none" w:sz="0" w:space="0" w:color="auto"/>
        <w:left w:val="none" w:sz="0" w:space="0" w:color="auto"/>
        <w:bottom w:val="none" w:sz="0" w:space="0" w:color="auto"/>
        <w:right w:val="none" w:sz="0" w:space="0" w:color="auto"/>
      </w:divBdr>
    </w:div>
    <w:div w:id="126166636">
      <w:marLeft w:val="0"/>
      <w:marRight w:val="0"/>
      <w:marTop w:val="0"/>
      <w:marBottom w:val="0"/>
      <w:divBdr>
        <w:top w:val="none" w:sz="0" w:space="0" w:color="auto"/>
        <w:left w:val="none" w:sz="0" w:space="0" w:color="auto"/>
        <w:bottom w:val="none" w:sz="0" w:space="0" w:color="auto"/>
        <w:right w:val="none" w:sz="0" w:space="0" w:color="auto"/>
      </w:divBdr>
    </w:div>
    <w:div w:id="126238139">
      <w:bodyDiv w:val="1"/>
      <w:marLeft w:val="0"/>
      <w:marRight w:val="0"/>
      <w:marTop w:val="0"/>
      <w:marBottom w:val="0"/>
      <w:divBdr>
        <w:top w:val="none" w:sz="0" w:space="0" w:color="auto"/>
        <w:left w:val="none" w:sz="0" w:space="0" w:color="auto"/>
        <w:bottom w:val="none" w:sz="0" w:space="0" w:color="auto"/>
        <w:right w:val="none" w:sz="0" w:space="0" w:color="auto"/>
      </w:divBdr>
    </w:div>
    <w:div w:id="126316384">
      <w:marLeft w:val="0"/>
      <w:marRight w:val="0"/>
      <w:marTop w:val="0"/>
      <w:marBottom w:val="0"/>
      <w:divBdr>
        <w:top w:val="none" w:sz="0" w:space="0" w:color="auto"/>
        <w:left w:val="none" w:sz="0" w:space="0" w:color="auto"/>
        <w:bottom w:val="none" w:sz="0" w:space="0" w:color="auto"/>
        <w:right w:val="none" w:sz="0" w:space="0" w:color="auto"/>
      </w:divBdr>
    </w:div>
    <w:div w:id="126358833">
      <w:marLeft w:val="0"/>
      <w:marRight w:val="0"/>
      <w:marTop w:val="0"/>
      <w:marBottom w:val="0"/>
      <w:divBdr>
        <w:top w:val="none" w:sz="0" w:space="0" w:color="auto"/>
        <w:left w:val="none" w:sz="0" w:space="0" w:color="auto"/>
        <w:bottom w:val="none" w:sz="0" w:space="0" w:color="auto"/>
        <w:right w:val="none" w:sz="0" w:space="0" w:color="auto"/>
      </w:divBdr>
    </w:div>
    <w:div w:id="126363612">
      <w:marLeft w:val="0"/>
      <w:marRight w:val="0"/>
      <w:marTop w:val="0"/>
      <w:marBottom w:val="0"/>
      <w:divBdr>
        <w:top w:val="none" w:sz="0" w:space="0" w:color="auto"/>
        <w:left w:val="none" w:sz="0" w:space="0" w:color="auto"/>
        <w:bottom w:val="none" w:sz="0" w:space="0" w:color="auto"/>
        <w:right w:val="none" w:sz="0" w:space="0" w:color="auto"/>
      </w:divBdr>
    </w:div>
    <w:div w:id="126437312">
      <w:marLeft w:val="0"/>
      <w:marRight w:val="0"/>
      <w:marTop w:val="0"/>
      <w:marBottom w:val="0"/>
      <w:divBdr>
        <w:top w:val="none" w:sz="0" w:space="0" w:color="auto"/>
        <w:left w:val="none" w:sz="0" w:space="0" w:color="auto"/>
        <w:bottom w:val="none" w:sz="0" w:space="0" w:color="auto"/>
        <w:right w:val="none" w:sz="0" w:space="0" w:color="auto"/>
      </w:divBdr>
    </w:div>
    <w:div w:id="126508478">
      <w:marLeft w:val="0"/>
      <w:marRight w:val="0"/>
      <w:marTop w:val="0"/>
      <w:marBottom w:val="0"/>
      <w:divBdr>
        <w:top w:val="none" w:sz="0" w:space="0" w:color="auto"/>
        <w:left w:val="none" w:sz="0" w:space="0" w:color="auto"/>
        <w:bottom w:val="none" w:sz="0" w:space="0" w:color="auto"/>
        <w:right w:val="none" w:sz="0" w:space="0" w:color="auto"/>
      </w:divBdr>
    </w:div>
    <w:div w:id="126509867">
      <w:marLeft w:val="0"/>
      <w:marRight w:val="0"/>
      <w:marTop w:val="0"/>
      <w:marBottom w:val="0"/>
      <w:divBdr>
        <w:top w:val="none" w:sz="0" w:space="0" w:color="auto"/>
        <w:left w:val="none" w:sz="0" w:space="0" w:color="auto"/>
        <w:bottom w:val="none" w:sz="0" w:space="0" w:color="auto"/>
        <w:right w:val="none" w:sz="0" w:space="0" w:color="auto"/>
      </w:divBdr>
    </w:div>
    <w:div w:id="126516254">
      <w:marLeft w:val="0"/>
      <w:marRight w:val="0"/>
      <w:marTop w:val="0"/>
      <w:marBottom w:val="0"/>
      <w:divBdr>
        <w:top w:val="none" w:sz="0" w:space="0" w:color="auto"/>
        <w:left w:val="none" w:sz="0" w:space="0" w:color="auto"/>
        <w:bottom w:val="none" w:sz="0" w:space="0" w:color="auto"/>
        <w:right w:val="none" w:sz="0" w:space="0" w:color="auto"/>
      </w:divBdr>
    </w:div>
    <w:div w:id="126703121">
      <w:marLeft w:val="0"/>
      <w:marRight w:val="0"/>
      <w:marTop w:val="0"/>
      <w:marBottom w:val="0"/>
      <w:divBdr>
        <w:top w:val="none" w:sz="0" w:space="0" w:color="auto"/>
        <w:left w:val="none" w:sz="0" w:space="0" w:color="auto"/>
        <w:bottom w:val="none" w:sz="0" w:space="0" w:color="auto"/>
        <w:right w:val="none" w:sz="0" w:space="0" w:color="auto"/>
      </w:divBdr>
    </w:div>
    <w:div w:id="126750317">
      <w:marLeft w:val="0"/>
      <w:marRight w:val="0"/>
      <w:marTop w:val="0"/>
      <w:marBottom w:val="0"/>
      <w:divBdr>
        <w:top w:val="none" w:sz="0" w:space="0" w:color="auto"/>
        <w:left w:val="none" w:sz="0" w:space="0" w:color="auto"/>
        <w:bottom w:val="none" w:sz="0" w:space="0" w:color="auto"/>
        <w:right w:val="none" w:sz="0" w:space="0" w:color="auto"/>
      </w:divBdr>
    </w:div>
    <w:div w:id="126825310">
      <w:marLeft w:val="0"/>
      <w:marRight w:val="0"/>
      <w:marTop w:val="0"/>
      <w:marBottom w:val="0"/>
      <w:divBdr>
        <w:top w:val="none" w:sz="0" w:space="0" w:color="auto"/>
        <w:left w:val="none" w:sz="0" w:space="0" w:color="auto"/>
        <w:bottom w:val="none" w:sz="0" w:space="0" w:color="auto"/>
        <w:right w:val="none" w:sz="0" w:space="0" w:color="auto"/>
      </w:divBdr>
    </w:div>
    <w:div w:id="126902661">
      <w:marLeft w:val="0"/>
      <w:marRight w:val="0"/>
      <w:marTop w:val="0"/>
      <w:marBottom w:val="0"/>
      <w:divBdr>
        <w:top w:val="none" w:sz="0" w:space="0" w:color="auto"/>
        <w:left w:val="none" w:sz="0" w:space="0" w:color="auto"/>
        <w:bottom w:val="none" w:sz="0" w:space="0" w:color="auto"/>
        <w:right w:val="none" w:sz="0" w:space="0" w:color="auto"/>
      </w:divBdr>
    </w:div>
    <w:div w:id="126972060">
      <w:marLeft w:val="0"/>
      <w:marRight w:val="0"/>
      <w:marTop w:val="0"/>
      <w:marBottom w:val="0"/>
      <w:divBdr>
        <w:top w:val="none" w:sz="0" w:space="0" w:color="auto"/>
        <w:left w:val="none" w:sz="0" w:space="0" w:color="auto"/>
        <w:bottom w:val="none" w:sz="0" w:space="0" w:color="auto"/>
        <w:right w:val="none" w:sz="0" w:space="0" w:color="auto"/>
      </w:divBdr>
    </w:div>
    <w:div w:id="126973125">
      <w:marLeft w:val="0"/>
      <w:marRight w:val="0"/>
      <w:marTop w:val="0"/>
      <w:marBottom w:val="0"/>
      <w:divBdr>
        <w:top w:val="none" w:sz="0" w:space="0" w:color="auto"/>
        <w:left w:val="none" w:sz="0" w:space="0" w:color="auto"/>
        <w:bottom w:val="none" w:sz="0" w:space="0" w:color="auto"/>
        <w:right w:val="none" w:sz="0" w:space="0" w:color="auto"/>
      </w:divBdr>
    </w:div>
    <w:div w:id="126974051">
      <w:marLeft w:val="0"/>
      <w:marRight w:val="0"/>
      <w:marTop w:val="0"/>
      <w:marBottom w:val="0"/>
      <w:divBdr>
        <w:top w:val="none" w:sz="0" w:space="0" w:color="auto"/>
        <w:left w:val="none" w:sz="0" w:space="0" w:color="auto"/>
        <w:bottom w:val="none" w:sz="0" w:space="0" w:color="auto"/>
        <w:right w:val="none" w:sz="0" w:space="0" w:color="auto"/>
      </w:divBdr>
    </w:div>
    <w:div w:id="127165804">
      <w:marLeft w:val="0"/>
      <w:marRight w:val="0"/>
      <w:marTop w:val="0"/>
      <w:marBottom w:val="0"/>
      <w:divBdr>
        <w:top w:val="none" w:sz="0" w:space="0" w:color="auto"/>
        <w:left w:val="none" w:sz="0" w:space="0" w:color="auto"/>
        <w:bottom w:val="none" w:sz="0" w:space="0" w:color="auto"/>
        <w:right w:val="none" w:sz="0" w:space="0" w:color="auto"/>
      </w:divBdr>
    </w:div>
    <w:div w:id="127208129">
      <w:marLeft w:val="0"/>
      <w:marRight w:val="0"/>
      <w:marTop w:val="0"/>
      <w:marBottom w:val="0"/>
      <w:divBdr>
        <w:top w:val="none" w:sz="0" w:space="0" w:color="auto"/>
        <w:left w:val="none" w:sz="0" w:space="0" w:color="auto"/>
        <w:bottom w:val="none" w:sz="0" w:space="0" w:color="auto"/>
        <w:right w:val="none" w:sz="0" w:space="0" w:color="auto"/>
      </w:divBdr>
    </w:div>
    <w:div w:id="127209629">
      <w:marLeft w:val="0"/>
      <w:marRight w:val="0"/>
      <w:marTop w:val="0"/>
      <w:marBottom w:val="0"/>
      <w:divBdr>
        <w:top w:val="none" w:sz="0" w:space="0" w:color="auto"/>
        <w:left w:val="none" w:sz="0" w:space="0" w:color="auto"/>
        <w:bottom w:val="none" w:sz="0" w:space="0" w:color="auto"/>
        <w:right w:val="none" w:sz="0" w:space="0" w:color="auto"/>
      </w:divBdr>
    </w:div>
    <w:div w:id="127213515">
      <w:marLeft w:val="0"/>
      <w:marRight w:val="0"/>
      <w:marTop w:val="0"/>
      <w:marBottom w:val="0"/>
      <w:divBdr>
        <w:top w:val="none" w:sz="0" w:space="0" w:color="auto"/>
        <w:left w:val="none" w:sz="0" w:space="0" w:color="auto"/>
        <w:bottom w:val="none" w:sz="0" w:space="0" w:color="auto"/>
        <w:right w:val="none" w:sz="0" w:space="0" w:color="auto"/>
      </w:divBdr>
    </w:div>
    <w:div w:id="127288300">
      <w:marLeft w:val="0"/>
      <w:marRight w:val="0"/>
      <w:marTop w:val="0"/>
      <w:marBottom w:val="0"/>
      <w:divBdr>
        <w:top w:val="none" w:sz="0" w:space="0" w:color="auto"/>
        <w:left w:val="none" w:sz="0" w:space="0" w:color="auto"/>
        <w:bottom w:val="none" w:sz="0" w:space="0" w:color="auto"/>
        <w:right w:val="none" w:sz="0" w:space="0" w:color="auto"/>
      </w:divBdr>
    </w:div>
    <w:div w:id="127358045">
      <w:marLeft w:val="0"/>
      <w:marRight w:val="0"/>
      <w:marTop w:val="0"/>
      <w:marBottom w:val="0"/>
      <w:divBdr>
        <w:top w:val="none" w:sz="0" w:space="0" w:color="auto"/>
        <w:left w:val="none" w:sz="0" w:space="0" w:color="auto"/>
        <w:bottom w:val="none" w:sz="0" w:space="0" w:color="auto"/>
        <w:right w:val="none" w:sz="0" w:space="0" w:color="auto"/>
      </w:divBdr>
    </w:div>
    <w:div w:id="127361183">
      <w:marLeft w:val="0"/>
      <w:marRight w:val="0"/>
      <w:marTop w:val="0"/>
      <w:marBottom w:val="0"/>
      <w:divBdr>
        <w:top w:val="none" w:sz="0" w:space="0" w:color="auto"/>
        <w:left w:val="none" w:sz="0" w:space="0" w:color="auto"/>
        <w:bottom w:val="none" w:sz="0" w:space="0" w:color="auto"/>
        <w:right w:val="none" w:sz="0" w:space="0" w:color="auto"/>
      </w:divBdr>
    </w:div>
    <w:div w:id="127403692">
      <w:marLeft w:val="0"/>
      <w:marRight w:val="0"/>
      <w:marTop w:val="0"/>
      <w:marBottom w:val="0"/>
      <w:divBdr>
        <w:top w:val="none" w:sz="0" w:space="0" w:color="auto"/>
        <w:left w:val="none" w:sz="0" w:space="0" w:color="auto"/>
        <w:bottom w:val="none" w:sz="0" w:space="0" w:color="auto"/>
        <w:right w:val="none" w:sz="0" w:space="0" w:color="auto"/>
      </w:divBdr>
    </w:div>
    <w:div w:id="127742563">
      <w:marLeft w:val="0"/>
      <w:marRight w:val="0"/>
      <w:marTop w:val="0"/>
      <w:marBottom w:val="0"/>
      <w:divBdr>
        <w:top w:val="none" w:sz="0" w:space="0" w:color="auto"/>
        <w:left w:val="none" w:sz="0" w:space="0" w:color="auto"/>
        <w:bottom w:val="none" w:sz="0" w:space="0" w:color="auto"/>
        <w:right w:val="none" w:sz="0" w:space="0" w:color="auto"/>
      </w:divBdr>
    </w:div>
    <w:div w:id="127864811">
      <w:marLeft w:val="0"/>
      <w:marRight w:val="0"/>
      <w:marTop w:val="0"/>
      <w:marBottom w:val="0"/>
      <w:divBdr>
        <w:top w:val="none" w:sz="0" w:space="0" w:color="auto"/>
        <w:left w:val="none" w:sz="0" w:space="0" w:color="auto"/>
        <w:bottom w:val="none" w:sz="0" w:space="0" w:color="auto"/>
        <w:right w:val="none" w:sz="0" w:space="0" w:color="auto"/>
      </w:divBdr>
    </w:div>
    <w:div w:id="127866355">
      <w:marLeft w:val="0"/>
      <w:marRight w:val="0"/>
      <w:marTop w:val="0"/>
      <w:marBottom w:val="0"/>
      <w:divBdr>
        <w:top w:val="none" w:sz="0" w:space="0" w:color="auto"/>
        <w:left w:val="none" w:sz="0" w:space="0" w:color="auto"/>
        <w:bottom w:val="none" w:sz="0" w:space="0" w:color="auto"/>
        <w:right w:val="none" w:sz="0" w:space="0" w:color="auto"/>
      </w:divBdr>
    </w:div>
    <w:div w:id="127940230">
      <w:marLeft w:val="0"/>
      <w:marRight w:val="0"/>
      <w:marTop w:val="0"/>
      <w:marBottom w:val="0"/>
      <w:divBdr>
        <w:top w:val="none" w:sz="0" w:space="0" w:color="auto"/>
        <w:left w:val="none" w:sz="0" w:space="0" w:color="auto"/>
        <w:bottom w:val="none" w:sz="0" w:space="0" w:color="auto"/>
        <w:right w:val="none" w:sz="0" w:space="0" w:color="auto"/>
      </w:divBdr>
    </w:div>
    <w:div w:id="128013463">
      <w:marLeft w:val="0"/>
      <w:marRight w:val="0"/>
      <w:marTop w:val="0"/>
      <w:marBottom w:val="0"/>
      <w:divBdr>
        <w:top w:val="none" w:sz="0" w:space="0" w:color="auto"/>
        <w:left w:val="none" w:sz="0" w:space="0" w:color="auto"/>
        <w:bottom w:val="none" w:sz="0" w:space="0" w:color="auto"/>
        <w:right w:val="none" w:sz="0" w:space="0" w:color="auto"/>
      </w:divBdr>
    </w:div>
    <w:div w:id="128060111">
      <w:marLeft w:val="0"/>
      <w:marRight w:val="0"/>
      <w:marTop w:val="0"/>
      <w:marBottom w:val="0"/>
      <w:divBdr>
        <w:top w:val="none" w:sz="0" w:space="0" w:color="auto"/>
        <w:left w:val="none" w:sz="0" w:space="0" w:color="auto"/>
        <w:bottom w:val="none" w:sz="0" w:space="0" w:color="auto"/>
        <w:right w:val="none" w:sz="0" w:space="0" w:color="auto"/>
      </w:divBdr>
    </w:div>
    <w:div w:id="128061640">
      <w:marLeft w:val="0"/>
      <w:marRight w:val="0"/>
      <w:marTop w:val="0"/>
      <w:marBottom w:val="0"/>
      <w:divBdr>
        <w:top w:val="none" w:sz="0" w:space="0" w:color="auto"/>
        <w:left w:val="none" w:sz="0" w:space="0" w:color="auto"/>
        <w:bottom w:val="none" w:sz="0" w:space="0" w:color="auto"/>
        <w:right w:val="none" w:sz="0" w:space="0" w:color="auto"/>
      </w:divBdr>
    </w:div>
    <w:div w:id="128212057">
      <w:marLeft w:val="0"/>
      <w:marRight w:val="0"/>
      <w:marTop w:val="0"/>
      <w:marBottom w:val="0"/>
      <w:divBdr>
        <w:top w:val="none" w:sz="0" w:space="0" w:color="auto"/>
        <w:left w:val="none" w:sz="0" w:space="0" w:color="auto"/>
        <w:bottom w:val="none" w:sz="0" w:space="0" w:color="auto"/>
        <w:right w:val="none" w:sz="0" w:space="0" w:color="auto"/>
      </w:divBdr>
    </w:div>
    <w:div w:id="128213142">
      <w:marLeft w:val="0"/>
      <w:marRight w:val="0"/>
      <w:marTop w:val="0"/>
      <w:marBottom w:val="0"/>
      <w:divBdr>
        <w:top w:val="none" w:sz="0" w:space="0" w:color="auto"/>
        <w:left w:val="none" w:sz="0" w:space="0" w:color="auto"/>
        <w:bottom w:val="none" w:sz="0" w:space="0" w:color="auto"/>
        <w:right w:val="none" w:sz="0" w:space="0" w:color="auto"/>
      </w:divBdr>
    </w:div>
    <w:div w:id="128325383">
      <w:marLeft w:val="0"/>
      <w:marRight w:val="0"/>
      <w:marTop w:val="0"/>
      <w:marBottom w:val="0"/>
      <w:divBdr>
        <w:top w:val="none" w:sz="0" w:space="0" w:color="auto"/>
        <w:left w:val="none" w:sz="0" w:space="0" w:color="auto"/>
        <w:bottom w:val="none" w:sz="0" w:space="0" w:color="auto"/>
        <w:right w:val="none" w:sz="0" w:space="0" w:color="auto"/>
      </w:divBdr>
    </w:div>
    <w:div w:id="128330103">
      <w:marLeft w:val="0"/>
      <w:marRight w:val="0"/>
      <w:marTop w:val="0"/>
      <w:marBottom w:val="0"/>
      <w:divBdr>
        <w:top w:val="none" w:sz="0" w:space="0" w:color="auto"/>
        <w:left w:val="none" w:sz="0" w:space="0" w:color="auto"/>
        <w:bottom w:val="none" w:sz="0" w:space="0" w:color="auto"/>
        <w:right w:val="none" w:sz="0" w:space="0" w:color="auto"/>
      </w:divBdr>
    </w:div>
    <w:div w:id="128518839">
      <w:marLeft w:val="0"/>
      <w:marRight w:val="0"/>
      <w:marTop w:val="0"/>
      <w:marBottom w:val="0"/>
      <w:divBdr>
        <w:top w:val="none" w:sz="0" w:space="0" w:color="auto"/>
        <w:left w:val="none" w:sz="0" w:space="0" w:color="auto"/>
        <w:bottom w:val="none" w:sz="0" w:space="0" w:color="auto"/>
        <w:right w:val="none" w:sz="0" w:space="0" w:color="auto"/>
      </w:divBdr>
    </w:div>
    <w:div w:id="128523896">
      <w:marLeft w:val="0"/>
      <w:marRight w:val="0"/>
      <w:marTop w:val="0"/>
      <w:marBottom w:val="0"/>
      <w:divBdr>
        <w:top w:val="none" w:sz="0" w:space="0" w:color="auto"/>
        <w:left w:val="none" w:sz="0" w:space="0" w:color="auto"/>
        <w:bottom w:val="none" w:sz="0" w:space="0" w:color="auto"/>
        <w:right w:val="none" w:sz="0" w:space="0" w:color="auto"/>
      </w:divBdr>
    </w:div>
    <w:div w:id="128548503">
      <w:marLeft w:val="0"/>
      <w:marRight w:val="0"/>
      <w:marTop w:val="0"/>
      <w:marBottom w:val="0"/>
      <w:divBdr>
        <w:top w:val="none" w:sz="0" w:space="0" w:color="auto"/>
        <w:left w:val="none" w:sz="0" w:space="0" w:color="auto"/>
        <w:bottom w:val="none" w:sz="0" w:space="0" w:color="auto"/>
        <w:right w:val="none" w:sz="0" w:space="0" w:color="auto"/>
      </w:divBdr>
    </w:div>
    <w:div w:id="128667982">
      <w:marLeft w:val="0"/>
      <w:marRight w:val="0"/>
      <w:marTop w:val="0"/>
      <w:marBottom w:val="0"/>
      <w:divBdr>
        <w:top w:val="none" w:sz="0" w:space="0" w:color="auto"/>
        <w:left w:val="none" w:sz="0" w:space="0" w:color="auto"/>
        <w:bottom w:val="none" w:sz="0" w:space="0" w:color="auto"/>
        <w:right w:val="none" w:sz="0" w:space="0" w:color="auto"/>
      </w:divBdr>
    </w:div>
    <w:div w:id="128716164">
      <w:marLeft w:val="0"/>
      <w:marRight w:val="0"/>
      <w:marTop w:val="0"/>
      <w:marBottom w:val="0"/>
      <w:divBdr>
        <w:top w:val="none" w:sz="0" w:space="0" w:color="auto"/>
        <w:left w:val="none" w:sz="0" w:space="0" w:color="auto"/>
        <w:bottom w:val="none" w:sz="0" w:space="0" w:color="auto"/>
        <w:right w:val="none" w:sz="0" w:space="0" w:color="auto"/>
      </w:divBdr>
    </w:div>
    <w:div w:id="128717943">
      <w:bodyDiv w:val="1"/>
      <w:marLeft w:val="0"/>
      <w:marRight w:val="0"/>
      <w:marTop w:val="0"/>
      <w:marBottom w:val="0"/>
      <w:divBdr>
        <w:top w:val="none" w:sz="0" w:space="0" w:color="auto"/>
        <w:left w:val="none" w:sz="0" w:space="0" w:color="auto"/>
        <w:bottom w:val="none" w:sz="0" w:space="0" w:color="auto"/>
        <w:right w:val="none" w:sz="0" w:space="0" w:color="auto"/>
      </w:divBdr>
    </w:div>
    <w:div w:id="128868690">
      <w:marLeft w:val="0"/>
      <w:marRight w:val="0"/>
      <w:marTop w:val="0"/>
      <w:marBottom w:val="0"/>
      <w:divBdr>
        <w:top w:val="none" w:sz="0" w:space="0" w:color="auto"/>
        <w:left w:val="none" w:sz="0" w:space="0" w:color="auto"/>
        <w:bottom w:val="none" w:sz="0" w:space="0" w:color="auto"/>
        <w:right w:val="none" w:sz="0" w:space="0" w:color="auto"/>
      </w:divBdr>
    </w:div>
    <w:div w:id="128983680">
      <w:marLeft w:val="0"/>
      <w:marRight w:val="0"/>
      <w:marTop w:val="0"/>
      <w:marBottom w:val="0"/>
      <w:divBdr>
        <w:top w:val="none" w:sz="0" w:space="0" w:color="auto"/>
        <w:left w:val="none" w:sz="0" w:space="0" w:color="auto"/>
        <w:bottom w:val="none" w:sz="0" w:space="0" w:color="auto"/>
        <w:right w:val="none" w:sz="0" w:space="0" w:color="auto"/>
      </w:divBdr>
    </w:div>
    <w:div w:id="129055068">
      <w:marLeft w:val="0"/>
      <w:marRight w:val="0"/>
      <w:marTop w:val="0"/>
      <w:marBottom w:val="0"/>
      <w:divBdr>
        <w:top w:val="none" w:sz="0" w:space="0" w:color="auto"/>
        <w:left w:val="none" w:sz="0" w:space="0" w:color="auto"/>
        <w:bottom w:val="none" w:sz="0" w:space="0" w:color="auto"/>
        <w:right w:val="none" w:sz="0" w:space="0" w:color="auto"/>
      </w:divBdr>
    </w:div>
    <w:div w:id="129055403">
      <w:marLeft w:val="0"/>
      <w:marRight w:val="0"/>
      <w:marTop w:val="0"/>
      <w:marBottom w:val="0"/>
      <w:divBdr>
        <w:top w:val="none" w:sz="0" w:space="0" w:color="auto"/>
        <w:left w:val="none" w:sz="0" w:space="0" w:color="auto"/>
        <w:bottom w:val="none" w:sz="0" w:space="0" w:color="auto"/>
        <w:right w:val="none" w:sz="0" w:space="0" w:color="auto"/>
      </w:divBdr>
    </w:div>
    <w:div w:id="129061636">
      <w:marLeft w:val="0"/>
      <w:marRight w:val="0"/>
      <w:marTop w:val="0"/>
      <w:marBottom w:val="0"/>
      <w:divBdr>
        <w:top w:val="none" w:sz="0" w:space="0" w:color="auto"/>
        <w:left w:val="none" w:sz="0" w:space="0" w:color="auto"/>
        <w:bottom w:val="none" w:sz="0" w:space="0" w:color="auto"/>
        <w:right w:val="none" w:sz="0" w:space="0" w:color="auto"/>
      </w:divBdr>
    </w:div>
    <w:div w:id="129203559">
      <w:marLeft w:val="0"/>
      <w:marRight w:val="0"/>
      <w:marTop w:val="0"/>
      <w:marBottom w:val="0"/>
      <w:divBdr>
        <w:top w:val="none" w:sz="0" w:space="0" w:color="auto"/>
        <w:left w:val="none" w:sz="0" w:space="0" w:color="auto"/>
        <w:bottom w:val="none" w:sz="0" w:space="0" w:color="auto"/>
        <w:right w:val="none" w:sz="0" w:space="0" w:color="auto"/>
      </w:divBdr>
    </w:div>
    <w:div w:id="129372421">
      <w:marLeft w:val="0"/>
      <w:marRight w:val="0"/>
      <w:marTop w:val="0"/>
      <w:marBottom w:val="0"/>
      <w:divBdr>
        <w:top w:val="none" w:sz="0" w:space="0" w:color="auto"/>
        <w:left w:val="none" w:sz="0" w:space="0" w:color="auto"/>
        <w:bottom w:val="none" w:sz="0" w:space="0" w:color="auto"/>
        <w:right w:val="none" w:sz="0" w:space="0" w:color="auto"/>
      </w:divBdr>
    </w:div>
    <w:div w:id="129441438">
      <w:marLeft w:val="0"/>
      <w:marRight w:val="0"/>
      <w:marTop w:val="0"/>
      <w:marBottom w:val="0"/>
      <w:divBdr>
        <w:top w:val="none" w:sz="0" w:space="0" w:color="auto"/>
        <w:left w:val="none" w:sz="0" w:space="0" w:color="auto"/>
        <w:bottom w:val="none" w:sz="0" w:space="0" w:color="auto"/>
        <w:right w:val="none" w:sz="0" w:space="0" w:color="auto"/>
      </w:divBdr>
    </w:div>
    <w:div w:id="129446376">
      <w:marLeft w:val="0"/>
      <w:marRight w:val="0"/>
      <w:marTop w:val="0"/>
      <w:marBottom w:val="0"/>
      <w:divBdr>
        <w:top w:val="none" w:sz="0" w:space="0" w:color="auto"/>
        <w:left w:val="none" w:sz="0" w:space="0" w:color="auto"/>
        <w:bottom w:val="none" w:sz="0" w:space="0" w:color="auto"/>
        <w:right w:val="none" w:sz="0" w:space="0" w:color="auto"/>
      </w:divBdr>
    </w:div>
    <w:div w:id="129516707">
      <w:marLeft w:val="0"/>
      <w:marRight w:val="0"/>
      <w:marTop w:val="0"/>
      <w:marBottom w:val="0"/>
      <w:divBdr>
        <w:top w:val="none" w:sz="0" w:space="0" w:color="auto"/>
        <w:left w:val="none" w:sz="0" w:space="0" w:color="auto"/>
        <w:bottom w:val="none" w:sz="0" w:space="0" w:color="auto"/>
        <w:right w:val="none" w:sz="0" w:space="0" w:color="auto"/>
      </w:divBdr>
    </w:div>
    <w:div w:id="129519961">
      <w:marLeft w:val="0"/>
      <w:marRight w:val="0"/>
      <w:marTop w:val="0"/>
      <w:marBottom w:val="0"/>
      <w:divBdr>
        <w:top w:val="none" w:sz="0" w:space="0" w:color="auto"/>
        <w:left w:val="none" w:sz="0" w:space="0" w:color="auto"/>
        <w:bottom w:val="none" w:sz="0" w:space="0" w:color="auto"/>
        <w:right w:val="none" w:sz="0" w:space="0" w:color="auto"/>
      </w:divBdr>
    </w:div>
    <w:div w:id="129590064">
      <w:marLeft w:val="0"/>
      <w:marRight w:val="0"/>
      <w:marTop w:val="0"/>
      <w:marBottom w:val="0"/>
      <w:divBdr>
        <w:top w:val="none" w:sz="0" w:space="0" w:color="auto"/>
        <w:left w:val="none" w:sz="0" w:space="0" w:color="auto"/>
        <w:bottom w:val="none" w:sz="0" w:space="0" w:color="auto"/>
        <w:right w:val="none" w:sz="0" w:space="0" w:color="auto"/>
      </w:divBdr>
    </w:div>
    <w:div w:id="129594570">
      <w:marLeft w:val="0"/>
      <w:marRight w:val="0"/>
      <w:marTop w:val="0"/>
      <w:marBottom w:val="0"/>
      <w:divBdr>
        <w:top w:val="none" w:sz="0" w:space="0" w:color="auto"/>
        <w:left w:val="none" w:sz="0" w:space="0" w:color="auto"/>
        <w:bottom w:val="none" w:sz="0" w:space="0" w:color="auto"/>
        <w:right w:val="none" w:sz="0" w:space="0" w:color="auto"/>
      </w:divBdr>
    </w:div>
    <w:div w:id="129635505">
      <w:marLeft w:val="0"/>
      <w:marRight w:val="0"/>
      <w:marTop w:val="0"/>
      <w:marBottom w:val="0"/>
      <w:divBdr>
        <w:top w:val="none" w:sz="0" w:space="0" w:color="auto"/>
        <w:left w:val="none" w:sz="0" w:space="0" w:color="auto"/>
        <w:bottom w:val="none" w:sz="0" w:space="0" w:color="auto"/>
        <w:right w:val="none" w:sz="0" w:space="0" w:color="auto"/>
      </w:divBdr>
    </w:div>
    <w:div w:id="129707608">
      <w:bodyDiv w:val="1"/>
      <w:marLeft w:val="0"/>
      <w:marRight w:val="0"/>
      <w:marTop w:val="0"/>
      <w:marBottom w:val="0"/>
      <w:divBdr>
        <w:top w:val="none" w:sz="0" w:space="0" w:color="auto"/>
        <w:left w:val="none" w:sz="0" w:space="0" w:color="auto"/>
        <w:bottom w:val="none" w:sz="0" w:space="0" w:color="auto"/>
        <w:right w:val="none" w:sz="0" w:space="0" w:color="auto"/>
      </w:divBdr>
    </w:div>
    <w:div w:id="129715684">
      <w:marLeft w:val="0"/>
      <w:marRight w:val="0"/>
      <w:marTop w:val="0"/>
      <w:marBottom w:val="0"/>
      <w:divBdr>
        <w:top w:val="none" w:sz="0" w:space="0" w:color="auto"/>
        <w:left w:val="none" w:sz="0" w:space="0" w:color="auto"/>
        <w:bottom w:val="none" w:sz="0" w:space="0" w:color="auto"/>
        <w:right w:val="none" w:sz="0" w:space="0" w:color="auto"/>
      </w:divBdr>
    </w:div>
    <w:div w:id="129786979">
      <w:marLeft w:val="0"/>
      <w:marRight w:val="0"/>
      <w:marTop w:val="0"/>
      <w:marBottom w:val="0"/>
      <w:divBdr>
        <w:top w:val="none" w:sz="0" w:space="0" w:color="auto"/>
        <w:left w:val="none" w:sz="0" w:space="0" w:color="auto"/>
        <w:bottom w:val="none" w:sz="0" w:space="0" w:color="auto"/>
        <w:right w:val="none" w:sz="0" w:space="0" w:color="auto"/>
      </w:divBdr>
    </w:div>
    <w:div w:id="129791639">
      <w:marLeft w:val="0"/>
      <w:marRight w:val="0"/>
      <w:marTop w:val="0"/>
      <w:marBottom w:val="0"/>
      <w:divBdr>
        <w:top w:val="none" w:sz="0" w:space="0" w:color="auto"/>
        <w:left w:val="none" w:sz="0" w:space="0" w:color="auto"/>
        <w:bottom w:val="none" w:sz="0" w:space="0" w:color="auto"/>
        <w:right w:val="none" w:sz="0" w:space="0" w:color="auto"/>
      </w:divBdr>
    </w:div>
    <w:div w:id="129834142">
      <w:marLeft w:val="0"/>
      <w:marRight w:val="0"/>
      <w:marTop w:val="0"/>
      <w:marBottom w:val="0"/>
      <w:divBdr>
        <w:top w:val="none" w:sz="0" w:space="0" w:color="auto"/>
        <w:left w:val="none" w:sz="0" w:space="0" w:color="auto"/>
        <w:bottom w:val="none" w:sz="0" w:space="0" w:color="auto"/>
        <w:right w:val="none" w:sz="0" w:space="0" w:color="auto"/>
      </w:divBdr>
    </w:div>
    <w:div w:id="129906756">
      <w:marLeft w:val="0"/>
      <w:marRight w:val="0"/>
      <w:marTop w:val="0"/>
      <w:marBottom w:val="0"/>
      <w:divBdr>
        <w:top w:val="none" w:sz="0" w:space="0" w:color="auto"/>
        <w:left w:val="none" w:sz="0" w:space="0" w:color="auto"/>
        <w:bottom w:val="none" w:sz="0" w:space="0" w:color="auto"/>
        <w:right w:val="none" w:sz="0" w:space="0" w:color="auto"/>
      </w:divBdr>
    </w:div>
    <w:div w:id="129976436">
      <w:marLeft w:val="0"/>
      <w:marRight w:val="0"/>
      <w:marTop w:val="0"/>
      <w:marBottom w:val="0"/>
      <w:divBdr>
        <w:top w:val="none" w:sz="0" w:space="0" w:color="auto"/>
        <w:left w:val="none" w:sz="0" w:space="0" w:color="auto"/>
        <w:bottom w:val="none" w:sz="0" w:space="0" w:color="auto"/>
        <w:right w:val="none" w:sz="0" w:space="0" w:color="auto"/>
      </w:divBdr>
    </w:div>
    <w:div w:id="130023848">
      <w:marLeft w:val="0"/>
      <w:marRight w:val="0"/>
      <w:marTop w:val="0"/>
      <w:marBottom w:val="0"/>
      <w:divBdr>
        <w:top w:val="none" w:sz="0" w:space="0" w:color="auto"/>
        <w:left w:val="none" w:sz="0" w:space="0" w:color="auto"/>
        <w:bottom w:val="none" w:sz="0" w:space="0" w:color="auto"/>
        <w:right w:val="none" w:sz="0" w:space="0" w:color="auto"/>
      </w:divBdr>
    </w:div>
    <w:div w:id="130028148">
      <w:marLeft w:val="0"/>
      <w:marRight w:val="0"/>
      <w:marTop w:val="0"/>
      <w:marBottom w:val="0"/>
      <w:divBdr>
        <w:top w:val="none" w:sz="0" w:space="0" w:color="auto"/>
        <w:left w:val="none" w:sz="0" w:space="0" w:color="auto"/>
        <w:bottom w:val="none" w:sz="0" w:space="0" w:color="auto"/>
        <w:right w:val="none" w:sz="0" w:space="0" w:color="auto"/>
      </w:divBdr>
    </w:div>
    <w:div w:id="130245303">
      <w:marLeft w:val="0"/>
      <w:marRight w:val="0"/>
      <w:marTop w:val="0"/>
      <w:marBottom w:val="0"/>
      <w:divBdr>
        <w:top w:val="none" w:sz="0" w:space="0" w:color="auto"/>
        <w:left w:val="none" w:sz="0" w:space="0" w:color="auto"/>
        <w:bottom w:val="none" w:sz="0" w:space="0" w:color="auto"/>
        <w:right w:val="none" w:sz="0" w:space="0" w:color="auto"/>
      </w:divBdr>
    </w:div>
    <w:div w:id="130294899">
      <w:marLeft w:val="0"/>
      <w:marRight w:val="0"/>
      <w:marTop w:val="0"/>
      <w:marBottom w:val="0"/>
      <w:divBdr>
        <w:top w:val="none" w:sz="0" w:space="0" w:color="auto"/>
        <w:left w:val="none" w:sz="0" w:space="0" w:color="auto"/>
        <w:bottom w:val="none" w:sz="0" w:space="0" w:color="auto"/>
        <w:right w:val="none" w:sz="0" w:space="0" w:color="auto"/>
      </w:divBdr>
    </w:div>
    <w:div w:id="130513696">
      <w:marLeft w:val="0"/>
      <w:marRight w:val="0"/>
      <w:marTop w:val="0"/>
      <w:marBottom w:val="0"/>
      <w:divBdr>
        <w:top w:val="none" w:sz="0" w:space="0" w:color="auto"/>
        <w:left w:val="none" w:sz="0" w:space="0" w:color="auto"/>
        <w:bottom w:val="none" w:sz="0" w:space="0" w:color="auto"/>
        <w:right w:val="none" w:sz="0" w:space="0" w:color="auto"/>
      </w:divBdr>
    </w:div>
    <w:div w:id="130514752">
      <w:marLeft w:val="0"/>
      <w:marRight w:val="0"/>
      <w:marTop w:val="0"/>
      <w:marBottom w:val="0"/>
      <w:divBdr>
        <w:top w:val="none" w:sz="0" w:space="0" w:color="auto"/>
        <w:left w:val="none" w:sz="0" w:space="0" w:color="auto"/>
        <w:bottom w:val="none" w:sz="0" w:space="0" w:color="auto"/>
        <w:right w:val="none" w:sz="0" w:space="0" w:color="auto"/>
      </w:divBdr>
    </w:div>
    <w:div w:id="130565576">
      <w:marLeft w:val="0"/>
      <w:marRight w:val="0"/>
      <w:marTop w:val="0"/>
      <w:marBottom w:val="0"/>
      <w:divBdr>
        <w:top w:val="none" w:sz="0" w:space="0" w:color="auto"/>
        <w:left w:val="none" w:sz="0" w:space="0" w:color="auto"/>
        <w:bottom w:val="none" w:sz="0" w:space="0" w:color="auto"/>
        <w:right w:val="none" w:sz="0" w:space="0" w:color="auto"/>
      </w:divBdr>
    </w:div>
    <w:div w:id="130679928">
      <w:marLeft w:val="0"/>
      <w:marRight w:val="0"/>
      <w:marTop w:val="0"/>
      <w:marBottom w:val="0"/>
      <w:divBdr>
        <w:top w:val="none" w:sz="0" w:space="0" w:color="auto"/>
        <w:left w:val="none" w:sz="0" w:space="0" w:color="auto"/>
        <w:bottom w:val="none" w:sz="0" w:space="0" w:color="auto"/>
        <w:right w:val="none" w:sz="0" w:space="0" w:color="auto"/>
      </w:divBdr>
    </w:div>
    <w:div w:id="130755163">
      <w:marLeft w:val="0"/>
      <w:marRight w:val="0"/>
      <w:marTop w:val="0"/>
      <w:marBottom w:val="0"/>
      <w:divBdr>
        <w:top w:val="none" w:sz="0" w:space="0" w:color="auto"/>
        <w:left w:val="none" w:sz="0" w:space="0" w:color="auto"/>
        <w:bottom w:val="none" w:sz="0" w:space="0" w:color="auto"/>
        <w:right w:val="none" w:sz="0" w:space="0" w:color="auto"/>
      </w:divBdr>
    </w:div>
    <w:div w:id="130756672">
      <w:marLeft w:val="0"/>
      <w:marRight w:val="0"/>
      <w:marTop w:val="0"/>
      <w:marBottom w:val="0"/>
      <w:divBdr>
        <w:top w:val="none" w:sz="0" w:space="0" w:color="auto"/>
        <w:left w:val="none" w:sz="0" w:space="0" w:color="auto"/>
        <w:bottom w:val="none" w:sz="0" w:space="0" w:color="auto"/>
        <w:right w:val="none" w:sz="0" w:space="0" w:color="auto"/>
      </w:divBdr>
    </w:div>
    <w:div w:id="130826358">
      <w:marLeft w:val="0"/>
      <w:marRight w:val="0"/>
      <w:marTop w:val="0"/>
      <w:marBottom w:val="0"/>
      <w:divBdr>
        <w:top w:val="none" w:sz="0" w:space="0" w:color="auto"/>
        <w:left w:val="none" w:sz="0" w:space="0" w:color="auto"/>
        <w:bottom w:val="none" w:sz="0" w:space="0" w:color="auto"/>
        <w:right w:val="none" w:sz="0" w:space="0" w:color="auto"/>
      </w:divBdr>
    </w:div>
    <w:div w:id="130833286">
      <w:marLeft w:val="0"/>
      <w:marRight w:val="0"/>
      <w:marTop w:val="0"/>
      <w:marBottom w:val="0"/>
      <w:divBdr>
        <w:top w:val="none" w:sz="0" w:space="0" w:color="auto"/>
        <w:left w:val="none" w:sz="0" w:space="0" w:color="auto"/>
        <w:bottom w:val="none" w:sz="0" w:space="0" w:color="auto"/>
        <w:right w:val="none" w:sz="0" w:space="0" w:color="auto"/>
      </w:divBdr>
    </w:div>
    <w:div w:id="131102325">
      <w:marLeft w:val="0"/>
      <w:marRight w:val="0"/>
      <w:marTop w:val="0"/>
      <w:marBottom w:val="0"/>
      <w:divBdr>
        <w:top w:val="none" w:sz="0" w:space="0" w:color="auto"/>
        <w:left w:val="none" w:sz="0" w:space="0" w:color="auto"/>
        <w:bottom w:val="none" w:sz="0" w:space="0" w:color="auto"/>
        <w:right w:val="none" w:sz="0" w:space="0" w:color="auto"/>
      </w:divBdr>
    </w:div>
    <w:div w:id="131290450">
      <w:marLeft w:val="0"/>
      <w:marRight w:val="0"/>
      <w:marTop w:val="0"/>
      <w:marBottom w:val="0"/>
      <w:divBdr>
        <w:top w:val="none" w:sz="0" w:space="0" w:color="auto"/>
        <w:left w:val="none" w:sz="0" w:space="0" w:color="auto"/>
        <w:bottom w:val="none" w:sz="0" w:space="0" w:color="auto"/>
        <w:right w:val="none" w:sz="0" w:space="0" w:color="auto"/>
      </w:divBdr>
    </w:div>
    <w:div w:id="131337869">
      <w:marLeft w:val="0"/>
      <w:marRight w:val="0"/>
      <w:marTop w:val="0"/>
      <w:marBottom w:val="0"/>
      <w:divBdr>
        <w:top w:val="none" w:sz="0" w:space="0" w:color="auto"/>
        <w:left w:val="none" w:sz="0" w:space="0" w:color="auto"/>
        <w:bottom w:val="none" w:sz="0" w:space="0" w:color="auto"/>
        <w:right w:val="none" w:sz="0" w:space="0" w:color="auto"/>
      </w:divBdr>
    </w:div>
    <w:div w:id="131411291">
      <w:marLeft w:val="0"/>
      <w:marRight w:val="0"/>
      <w:marTop w:val="0"/>
      <w:marBottom w:val="0"/>
      <w:divBdr>
        <w:top w:val="none" w:sz="0" w:space="0" w:color="auto"/>
        <w:left w:val="none" w:sz="0" w:space="0" w:color="auto"/>
        <w:bottom w:val="none" w:sz="0" w:space="0" w:color="auto"/>
        <w:right w:val="none" w:sz="0" w:space="0" w:color="auto"/>
      </w:divBdr>
    </w:div>
    <w:div w:id="131531901">
      <w:marLeft w:val="0"/>
      <w:marRight w:val="0"/>
      <w:marTop w:val="0"/>
      <w:marBottom w:val="0"/>
      <w:divBdr>
        <w:top w:val="none" w:sz="0" w:space="0" w:color="auto"/>
        <w:left w:val="none" w:sz="0" w:space="0" w:color="auto"/>
        <w:bottom w:val="none" w:sz="0" w:space="0" w:color="auto"/>
        <w:right w:val="none" w:sz="0" w:space="0" w:color="auto"/>
      </w:divBdr>
    </w:div>
    <w:div w:id="131555624">
      <w:marLeft w:val="0"/>
      <w:marRight w:val="0"/>
      <w:marTop w:val="0"/>
      <w:marBottom w:val="0"/>
      <w:divBdr>
        <w:top w:val="none" w:sz="0" w:space="0" w:color="auto"/>
        <w:left w:val="none" w:sz="0" w:space="0" w:color="auto"/>
        <w:bottom w:val="none" w:sz="0" w:space="0" w:color="auto"/>
        <w:right w:val="none" w:sz="0" w:space="0" w:color="auto"/>
      </w:divBdr>
    </w:div>
    <w:div w:id="131558479">
      <w:marLeft w:val="0"/>
      <w:marRight w:val="0"/>
      <w:marTop w:val="0"/>
      <w:marBottom w:val="0"/>
      <w:divBdr>
        <w:top w:val="none" w:sz="0" w:space="0" w:color="auto"/>
        <w:left w:val="none" w:sz="0" w:space="0" w:color="auto"/>
        <w:bottom w:val="none" w:sz="0" w:space="0" w:color="auto"/>
        <w:right w:val="none" w:sz="0" w:space="0" w:color="auto"/>
      </w:divBdr>
    </w:div>
    <w:div w:id="131563288">
      <w:marLeft w:val="0"/>
      <w:marRight w:val="0"/>
      <w:marTop w:val="0"/>
      <w:marBottom w:val="0"/>
      <w:divBdr>
        <w:top w:val="none" w:sz="0" w:space="0" w:color="auto"/>
        <w:left w:val="none" w:sz="0" w:space="0" w:color="auto"/>
        <w:bottom w:val="none" w:sz="0" w:space="0" w:color="auto"/>
        <w:right w:val="none" w:sz="0" w:space="0" w:color="auto"/>
      </w:divBdr>
    </w:div>
    <w:div w:id="131599529">
      <w:marLeft w:val="0"/>
      <w:marRight w:val="0"/>
      <w:marTop w:val="0"/>
      <w:marBottom w:val="0"/>
      <w:divBdr>
        <w:top w:val="none" w:sz="0" w:space="0" w:color="auto"/>
        <w:left w:val="none" w:sz="0" w:space="0" w:color="auto"/>
        <w:bottom w:val="none" w:sz="0" w:space="0" w:color="auto"/>
        <w:right w:val="none" w:sz="0" w:space="0" w:color="auto"/>
      </w:divBdr>
    </w:div>
    <w:div w:id="131606045">
      <w:marLeft w:val="0"/>
      <w:marRight w:val="0"/>
      <w:marTop w:val="0"/>
      <w:marBottom w:val="0"/>
      <w:divBdr>
        <w:top w:val="none" w:sz="0" w:space="0" w:color="auto"/>
        <w:left w:val="none" w:sz="0" w:space="0" w:color="auto"/>
        <w:bottom w:val="none" w:sz="0" w:space="0" w:color="auto"/>
        <w:right w:val="none" w:sz="0" w:space="0" w:color="auto"/>
      </w:divBdr>
    </w:div>
    <w:div w:id="131607229">
      <w:marLeft w:val="0"/>
      <w:marRight w:val="0"/>
      <w:marTop w:val="0"/>
      <w:marBottom w:val="0"/>
      <w:divBdr>
        <w:top w:val="none" w:sz="0" w:space="0" w:color="auto"/>
        <w:left w:val="none" w:sz="0" w:space="0" w:color="auto"/>
        <w:bottom w:val="none" w:sz="0" w:space="0" w:color="auto"/>
        <w:right w:val="none" w:sz="0" w:space="0" w:color="auto"/>
      </w:divBdr>
    </w:div>
    <w:div w:id="131677103">
      <w:marLeft w:val="0"/>
      <w:marRight w:val="0"/>
      <w:marTop w:val="0"/>
      <w:marBottom w:val="0"/>
      <w:divBdr>
        <w:top w:val="none" w:sz="0" w:space="0" w:color="auto"/>
        <w:left w:val="none" w:sz="0" w:space="0" w:color="auto"/>
        <w:bottom w:val="none" w:sz="0" w:space="0" w:color="auto"/>
        <w:right w:val="none" w:sz="0" w:space="0" w:color="auto"/>
      </w:divBdr>
    </w:div>
    <w:div w:id="131679387">
      <w:marLeft w:val="0"/>
      <w:marRight w:val="0"/>
      <w:marTop w:val="0"/>
      <w:marBottom w:val="0"/>
      <w:divBdr>
        <w:top w:val="none" w:sz="0" w:space="0" w:color="auto"/>
        <w:left w:val="none" w:sz="0" w:space="0" w:color="auto"/>
        <w:bottom w:val="none" w:sz="0" w:space="0" w:color="auto"/>
        <w:right w:val="none" w:sz="0" w:space="0" w:color="auto"/>
      </w:divBdr>
    </w:div>
    <w:div w:id="131795890">
      <w:marLeft w:val="0"/>
      <w:marRight w:val="0"/>
      <w:marTop w:val="0"/>
      <w:marBottom w:val="0"/>
      <w:divBdr>
        <w:top w:val="none" w:sz="0" w:space="0" w:color="auto"/>
        <w:left w:val="none" w:sz="0" w:space="0" w:color="auto"/>
        <w:bottom w:val="none" w:sz="0" w:space="0" w:color="auto"/>
        <w:right w:val="none" w:sz="0" w:space="0" w:color="auto"/>
      </w:divBdr>
    </w:div>
    <w:div w:id="131795936">
      <w:marLeft w:val="0"/>
      <w:marRight w:val="0"/>
      <w:marTop w:val="0"/>
      <w:marBottom w:val="0"/>
      <w:divBdr>
        <w:top w:val="none" w:sz="0" w:space="0" w:color="auto"/>
        <w:left w:val="none" w:sz="0" w:space="0" w:color="auto"/>
        <w:bottom w:val="none" w:sz="0" w:space="0" w:color="auto"/>
        <w:right w:val="none" w:sz="0" w:space="0" w:color="auto"/>
      </w:divBdr>
    </w:div>
    <w:div w:id="131867218">
      <w:marLeft w:val="0"/>
      <w:marRight w:val="0"/>
      <w:marTop w:val="0"/>
      <w:marBottom w:val="0"/>
      <w:divBdr>
        <w:top w:val="none" w:sz="0" w:space="0" w:color="auto"/>
        <w:left w:val="none" w:sz="0" w:space="0" w:color="auto"/>
        <w:bottom w:val="none" w:sz="0" w:space="0" w:color="auto"/>
        <w:right w:val="none" w:sz="0" w:space="0" w:color="auto"/>
      </w:divBdr>
    </w:div>
    <w:div w:id="131871877">
      <w:marLeft w:val="0"/>
      <w:marRight w:val="0"/>
      <w:marTop w:val="0"/>
      <w:marBottom w:val="0"/>
      <w:divBdr>
        <w:top w:val="none" w:sz="0" w:space="0" w:color="auto"/>
        <w:left w:val="none" w:sz="0" w:space="0" w:color="auto"/>
        <w:bottom w:val="none" w:sz="0" w:space="0" w:color="auto"/>
        <w:right w:val="none" w:sz="0" w:space="0" w:color="auto"/>
      </w:divBdr>
    </w:div>
    <w:div w:id="131876293">
      <w:marLeft w:val="0"/>
      <w:marRight w:val="0"/>
      <w:marTop w:val="0"/>
      <w:marBottom w:val="0"/>
      <w:divBdr>
        <w:top w:val="none" w:sz="0" w:space="0" w:color="auto"/>
        <w:left w:val="none" w:sz="0" w:space="0" w:color="auto"/>
        <w:bottom w:val="none" w:sz="0" w:space="0" w:color="auto"/>
        <w:right w:val="none" w:sz="0" w:space="0" w:color="auto"/>
      </w:divBdr>
    </w:div>
    <w:div w:id="131950798">
      <w:marLeft w:val="0"/>
      <w:marRight w:val="0"/>
      <w:marTop w:val="0"/>
      <w:marBottom w:val="0"/>
      <w:divBdr>
        <w:top w:val="none" w:sz="0" w:space="0" w:color="auto"/>
        <w:left w:val="none" w:sz="0" w:space="0" w:color="auto"/>
        <w:bottom w:val="none" w:sz="0" w:space="0" w:color="auto"/>
        <w:right w:val="none" w:sz="0" w:space="0" w:color="auto"/>
      </w:divBdr>
    </w:div>
    <w:div w:id="131950963">
      <w:marLeft w:val="0"/>
      <w:marRight w:val="0"/>
      <w:marTop w:val="0"/>
      <w:marBottom w:val="0"/>
      <w:divBdr>
        <w:top w:val="none" w:sz="0" w:space="0" w:color="auto"/>
        <w:left w:val="none" w:sz="0" w:space="0" w:color="auto"/>
        <w:bottom w:val="none" w:sz="0" w:space="0" w:color="auto"/>
        <w:right w:val="none" w:sz="0" w:space="0" w:color="auto"/>
      </w:divBdr>
    </w:div>
    <w:div w:id="132022263">
      <w:marLeft w:val="0"/>
      <w:marRight w:val="0"/>
      <w:marTop w:val="0"/>
      <w:marBottom w:val="0"/>
      <w:divBdr>
        <w:top w:val="none" w:sz="0" w:space="0" w:color="auto"/>
        <w:left w:val="none" w:sz="0" w:space="0" w:color="auto"/>
        <w:bottom w:val="none" w:sz="0" w:space="0" w:color="auto"/>
        <w:right w:val="none" w:sz="0" w:space="0" w:color="auto"/>
      </w:divBdr>
    </w:div>
    <w:div w:id="132068003">
      <w:marLeft w:val="0"/>
      <w:marRight w:val="0"/>
      <w:marTop w:val="0"/>
      <w:marBottom w:val="0"/>
      <w:divBdr>
        <w:top w:val="none" w:sz="0" w:space="0" w:color="auto"/>
        <w:left w:val="none" w:sz="0" w:space="0" w:color="auto"/>
        <w:bottom w:val="none" w:sz="0" w:space="0" w:color="auto"/>
        <w:right w:val="none" w:sz="0" w:space="0" w:color="auto"/>
      </w:divBdr>
    </w:div>
    <w:div w:id="132138663">
      <w:marLeft w:val="0"/>
      <w:marRight w:val="0"/>
      <w:marTop w:val="0"/>
      <w:marBottom w:val="0"/>
      <w:divBdr>
        <w:top w:val="none" w:sz="0" w:space="0" w:color="auto"/>
        <w:left w:val="none" w:sz="0" w:space="0" w:color="auto"/>
        <w:bottom w:val="none" w:sz="0" w:space="0" w:color="auto"/>
        <w:right w:val="none" w:sz="0" w:space="0" w:color="auto"/>
      </w:divBdr>
    </w:div>
    <w:div w:id="132142249">
      <w:marLeft w:val="0"/>
      <w:marRight w:val="0"/>
      <w:marTop w:val="0"/>
      <w:marBottom w:val="0"/>
      <w:divBdr>
        <w:top w:val="none" w:sz="0" w:space="0" w:color="auto"/>
        <w:left w:val="none" w:sz="0" w:space="0" w:color="auto"/>
        <w:bottom w:val="none" w:sz="0" w:space="0" w:color="auto"/>
        <w:right w:val="none" w:sz="0" w:space="0" w:color="auto"/>
      </w:divBdr>
    </w:div>
    <w:div w:id="132450128">
      <w:marLeft w:val="0"/>
      <w:marRight w:val="0"/>
      <w:marTop w:val="0"/>
      <w:marBottom w:val="0"/>
      <w:divBdr>
        <w:top w:val="none" w:sz="0" w:space="0" w:color="auto"/>
        <w:left w:val="none" w:sz="0" w:space="0" w:color="auto"/>
        <w:bottom w:val="none" w:sz="0" w:space="0" w:color="auto"/>
        <w:right w:val="none" w:sz="0" w:space="0" w:color="auto"/>
      </w:divBdr>
    </w:div>
    <w:div w:id="132525974">
      <w:marLeft w:val="0"/>
      <w:marRight w:val="0"/>
      <w:marTop w:val="0"/>
      <w:marBottom w:val="0"/>
      <w:divBdr>
        <w:top w:val="none" w:sz="0" w:space="0" w:color="auto"/>
        <w:left w:val="none" w:sz="0" w:space="0" w:color="auto"/>
        <w:bottom w:val="none" w:sz="0" w:space="0" w:color="auto"/>
        <w:right w:val="none" w:sz="0" w:space="0" w:color="auto"/>
      </w:divBdr>
    </w:div>
    <w:div w:id="132527890">
      <w:marLeft w:val="0"/>
      <w:marRight w:val="0"/>
      <w:marTop w:val="0"/>
      <w:marBottom w:val="0"/>
      <w:divBdr>
        <w:top w:val="none" w:sz="0" w:space="0" w:color="auto"/>
        <w:left w:val="none" w:sz="0" w:space="0" w:color="auto"/>
        <w:bottom w:val="none" w:sz="0" w:space="0" w:color="auto"/>
        <w:right w:val="none" w:sz="0" w:space="0" w:color="auto"/>
      </w:divBdr>
    </w:div>
    <w:div w:id="132675191">
      <w:marLeft w:val="0"/>
      <w:marRight w:val="0"/>
      <w:marTop w:val="0"/>
      <w:marBottom w:val="0"/>
      <w:divBdr>
        <w:top w:val="none" w:sz="0" w:space="0" w:color="auto"/>
        <w:left w:val="none" w:sz="0" w:space="0" w:color="auto"/>
        <w:bottom w:val="none" w:sz="0" w:space="0" w:color="auto"/>
        <w:right w:val="none" w:sz="0" w:space="0" w:color="auto"/>
      </w:divBdr>
    </w:div>
    <w:div w:id="132716609">
      <w:marLeft w:val="0"/>
      <w:marRight w:val="0"/>
      <w:marTop w:val="0"/>
      <w:marBottom w:val="0"/>
      <w:divBdr>
        <w:top w:val="none" w:sz="0" w:space="0" w:color="auto"/>
        <w:left w:val="none" w:sz="0" w:space="0" w:color="auto"/>
        <w:bottom w:val="none" w:sz="0" w:space="0" w:color="auto"/>
        <w:right w:val="none" w:sz="0" w:space="0" w:color="auto"/>
      </w:divBdr>
    </w:div>
    <w:div w:id="132717444">
      <w:marLeft w:val="0"/>
      <w:marRight w:val="0"/>
      <w:marTop w:val="0"/>
      <w:marBottom w:val="0"/>
      <w:divBdr>
        <w:top w:val="none" w:sz="0" w:space="0" w:color="auto"/>
        <w:left w:val="none" w:sz="0" w:space="0" w:color="auto"/>
        <w:bottom w:val="none" w:sz="0" w:space="0" w:color="auto"/>
        <w:right w:val="none" w:sz="0" w:space="0" w:color="auto"/>
      </w:divBdr>
    </w:div>
    <w:div w:id="132719560">
      <w:marLeft w:val="0"/>
      <w:marRight w:val="0"/>
      <w:marTop w:val="0"/>
      <w:marBottom w:val="0"/>
      <w:divBdr>
        <w:top w:val="none" w:sz="0" w:space="0" w:color="auto"/>
        <w:left w:val="none" w:sz="0" w:space="0" w:color="auto"/>
        <w:bottom w:val="none" w:sz="0" w:space="0" w:color="auto"/>
        <w:right w:val="none" w:sz="0" w:space="0" w:color="auto"/>
      </w:divBdr>
    </w:div>
    <w:div w:id="132841617">
      <w:marLeft w:val="0"/>
      <w:marRight w:val="0"/>
      <w:marTop w:val="0"/>
      <w:marBottom w:val="0"/>
      <w:divBdr>
        <w:top w:val="none" w:sz="0" w:space="0" w:color="auto"/>
        <w:left w:val="none" w:sz="0" w:space="0" w:color="auto"/>
        <w:bottom w:val="none" w:sz="0" w:space="0" w:color="auto"/>
        <w:right w:val="none" w:sz="0" w:space="0" w:color="auto"/>
      </w:divBdr>
    </w:div>
    <w:div w:id="132873581">
      <w:marLeft w:val="0"/>
      <w:marRight w:val="0"/>
      <w:marTop w:val="0"/>
      <w:marBottom w:val="0"/>
      <w:divBdr>
        <w:top w:val="none" w:sz="0" w:space="0" w:color="auto"/>
        <w:left w:val="none" w:sz="0" w:space="0" w:color="auto"/>
        <w:bottom w:val="none" w:sz="0" w:space="0" w:color="auto"/>
        <w:right w:val="none" w:sz="0" w:space="0" w:color="auto"/>
      </w:divBdr>
    </w:div>
    <w:div w:id="132873729">
      <w:marLeft w:val="0"/>
      <w:marRight w:val="0"/>
      <w:marTop w:val="0"/>
      <w:marBottom w:val="0"/>
      <w:divBdr>
        <w:top w:val="none" w:sz="0" w:space="0" w:color="auto"/>
        <w:left w:val="none" w:sz="0" w:space="0" w:color="auto"/>
        <w:bottom w:val="none" w:sz="0" w:space="0" w:color="auto"/>
        <w:right w:val="none" w:sz="0" w:space="0" w:color="auto"/>
      </w:divBdr>
    </w:div>
    <w:div w:id="132913186">
      <w:marLeft w:val="0"/>
      <w:marRight w:val="0"/>
      <w:marTop w:val="0"/>
      <w:marBottom w:val="0"/>
      <w:divBdr>
        <w:top w:val="none" w:sz="0" w:space="0" w:color="auto"/>
        <w:left w:val="none" w:sz="0" w:space="0" w:color="auto"/>
        <w:bottom w:val="none" w:sz="0" w:space="0" w:color="auto"/>
        <w:right w:val="none" w:sz="0" w:space="0" w:color="auto"/>
      </w:divBdr>
    </w:div>
    <w:div w:id="132918139">
      <w:bodyDiv w:val="1"/>
      <w:marLeft w:val="0"/>
      <w:marRight w:val="0"/>
      <w:marTop w:val="0"/>
      <w:marBottom w:val="0"/>
      <w:divBdr>
        <w:top w:val="none" w:sz="0" w:space="0" w:color="auto"/>
        <w:left w:val="none" w:sz="0" w:space="0" w:color="auto"/>
        <w:bottom w:val="none" w:sz="0" w:space="0" w:color="auto"/>
        <w:right w:val="none" w:sz="0" w:space="0" w:color="auto"/>
      </w:divBdr>
    </w:div>
    <w:div w:id="132991004">
      <w:marLeft w:val="0"/>
      <w:marRight w:val="0"/>
      <w:marTop w:val="0"/>
      <w:marBottom w:val="0"/>
      <w:divBdr>
        <w:top w:val="none" w:sz="0" w:space="0" w:color="auto"/>
        <w:left w:val="none" w:sz="0" w:space="0" w:color="auto"/>
        <w:bottom w:val="none" w:sz="0" w:space="0" w:color="auto"/>
        <w:right w:val="none" w:sz="0" w:space="0" w:color="auto"/>
      </w:divBdr>
    </w:div>
    <w:div w:id="133059507">
      <w:marLeft w:val="0"/>
      <w:marRight w:val="0"/>
      <w:marTop w:val="0"/>
      <w:marBottom w:val="0"/>
      <w:divBdr>
        <w:top w:val="none" w:sz="0" w:space="0" w:color="auto"/>
        <w:left w:val="none" w:sz="0" w:space="0" w:color="auto"/>
        <w:bottom w:val="none" w:sz="0" w:space="0" w:color="auto"/>
        <w:right w:val="none" w:sz="0" w:space="0" w:color="auto"/>
      </w:divBdr>
    </w:div>
    <w:div w:id="133062698">
      <w:marLeft w:val="0"/>
      <w:marRight w:val="0"/>
      <w:marTop w:val="0"/>
      <w:marBottom w:val="0"/>
      <w:divBdr>
        <w:top w:val="none" w:sz="0" w:space="0" w:color="auto"/>
        <w:left w:val="none" w:sz="0" w:space="0" w:color="auto"/>
        <w:bottom w:val="none" w:sz="0" w:space="0" w:color="auto"/>
        <w:right w:val="none" w:sz="0" w:space="0" w:color="auto"/>
      </w:divBdr>
    </w:div>
    <w:div w:id="133066578">
      <w:marLeft w:val="480"/>
      <w:marRight w:val="0"/>
      <w:marTop w:val="0"/>
      <w:marBottom w:val="0"/>
      <w:divBdr>
        <w:top w:val="none" w:sz="0" w:space="0" w:color="auto"/>
        <w:left w:val="none" w:sz="0" w:space="0" w:color="auto"/>
        <w:bottom w:val="none" w:sz="0" w:space="0" w:color="auto"/>
        <w:right w:val="none" w:sz="0" w:space="0" w:color="auto"/>
      </w:divBdr>
    </w:div>
    <w:div w:id="133105017">
      <w:marLeft w:val="0"/>
      <w:marRight w:val="0"/>
      <w:marTop w:val="0"/>
      <w:marBottom w:val="0"/>
      <w:divBdr>
        <w:top w:val="none" w:sz="0" w:space="0" w:color="auto"/>
        <w:left w:val="none" w:sz="0" w:space="0" w:color="auto"/>
        <w:bottom w:val="none" w:sz="0" w:space="0" w:color="auto"/>
        <w:right w:val="none" w:sz="0" w:space="0" w:color="auto"/>
      </w:divBdr>
    </w:div>
    <w:div w:id="133110615">
      <w:marLeft w:val="0"/>
      <w:marRight w:val="0"/>
      <w:marTop w:val="0"/>
      <w:marBottom w:val="0"/>
      <w:divBdr>
        <w:top w:val="none" w:sz="0" w:space="0" w:color="auto"/>
        <w:left w:val="none" w:sz="0" w:space="0" w:color="auto"/>
        <w:bottom w:val="none" w:sz="0" w:space="0" w:color="auto"/>
        <w:right w:val="none" w:sz="0" w:space="0" w:color="auto"/>
      </w:divBdr>
    </w:div>
    <w:div w:id="133301369">
      <w:marLeft w:val="0"/>
      <w:marRight w:val="0"/>
      <w:marTop w:val="0"/>
      <w:marBottom w:val="0"/>
      <w:divBdr>
        <w:top w:val="none" w:sz="0" w:space="0" w:color="auto"/>
        <w:left w:val="none" w:sz="0" w:space="0" w:color="auto"/>
        <w:bottom w:val="none" w:sz="0" w:space="0" w:color="auto"/>
        <w:right w:val="none" w:sz="0" w:space="0" w:color="auto"/>
      </w:divBdr>
    </w:div>
    <w:div w:id="133303590">
      <w:marLeft w:val="0"/>
      <w:marRight w:val="0"/>
      <w:marTop w:val="0"/>
      <w:marBottom w:val="0"/>
      <w:divBdr>
        <w:top w:val="none" w:sz="0" w:space="0" w:color="auto"/>
        <w:left w:val="none" w:sz="0" w:space="0" w:color="auto"/>
        <w:bottom w:val="none" w:sz="0" w:space="0" w:color="auto"/>
        <w:right w:val="none" w:sz="0" w:space="0" w:color="auto"/>
      </w:divBdr>
    </w:div>
    <w:div w:id="133329354">
      <w:marLeft w:val="0"/>
      <w:marRight w:val="0"/>
      <w:marTop w:val="0"/>
      <w:marBottom w:val="0"/>
      <w:divBdr>
        <w:top w:val="none" w:sz="0" w:space="0" w:color="auto"/>
        <w:left w:val="none" w:sz="0" w:space="0" w:color="auto"/>
        <w:bottom w:val="none" w:sz="0" w:space="0" w:color="auto"/>
        <w:right w:val="none" w:sz="0" w:space="0" w:color="auto"/>
      </w:divBdr>
    </w:div>
    <w:div w:id="133372346">
      <w:marLeft w:val="0"/>
      <w:marRight w:val="0"/>
      <w:marTop w:val="0"/>
      <w:marBottom w:val="0"/>
      <w:divBdr>
        <w:top w:val="none" w:sz="0" w:space="0" w:color="auto"/>
        <w:left w:val="none" w:sz="0" w:space="0" w:color="auto"/>
        <w:bottom w:val="none" w:sz="0" w:space="0" w:color="auto"/>
        <w:right w:val="none" w:sz="0" w:space="0" w:color="auto"/>
      </w:divBdr>
    </w:div>
    <w:div w:id="133376874">
      <w:marLeft w:val="0"/>
      <w:marRight w:val="0"/>
      <w:marTop w:val="0"/>
      <w:marBottom w:val="0"/>
      <w:divBdr>
        <w:top w:val="none" w:sz="0" w:space="0" w:color="auto"/>
        <w:left w:val="none" w:sz="0" w:space="0" w:color="auto"/>
        <w:bottom w:val="none" w:sz="0" w:space="0" w:color="auto"/>
        <w:right w:val="none" w:sz="0" w:space="0" w:color="auto"/>
      </w:divBdr>
    </w:div>
    <w:div w:id="133521682">
      <w:marLeft w:val="0"/>
      <w:marRight w:val="0"/>
      <w:marTop w:val="0"/>
      <w:marBottom w:val="0"/>
      <w:divBdr>
        <w:top w:val="none" w:sz="0" w:space="0" w:color="auto"/>
        <w:left w:val="none" w:sz="0" w:space="0" w:color="auto"/>
        <w:bottom w:val="none" w:sz="0" w:space="0" w:color="auto"/>
        <w:right w:val="none" w:sz="0" w:space="0" w:color="auto"/>
      </w:divBdr>
    </w:div>
    <w:div w:id="133521994">
      <w:marLeft w:val="0"/>
      <w:marRight w:val="0"/>
      <w:marTop w:val="0"/>
      <w:marBottom w:val="0"/>
      <w:divBdr>
        <w:top w:val="none" w:sz="0" w:space="0" w:color="auto"/>
        <w:left w:val="none" w:sz="0" w:space="0" w:color="auto"/>
        <w:bottom w:val="none" w:sz="0" w:space="0" w:color="auto"/>
        <w:right w:val="none" w:sz="0" w:space="0" w:color="auto"/>
      </w:divBdr>
    </w:div>
    <w:div w:id="133522400">
      <w:marLeft w:val="0"/>
      <w:marRight w:val="0"/>
      <w:marTop w:val="0"/>
      <w:marBottom w:val="0"/>
      <w:divBdr>
        <w:top w:val="none" w:sz="0" w:space="0" w:color="auto"/>
        <w:left w:val="none" w:sz="0" w:space="0" w:color="auto"/>
        <w:bottom w:val="none" w:sz="0" w:space="0" w:color="auto"/>
        <w:right w:val="none" w:sz="0" w:space="0" w:color="auto"/>
      </w:divBdr>
    </w:div>
    <w:div w:id="133528566">
      <w:bodyDiv w:val="1"/>
      <w:marLeft w:val="0"/>
      <w:marRight w:val="0"/>
      <w:marTop w:val="0"/>
      <w:marBottom w:val="0"/>
      <w:divBdr>
        <w:top w:val="none" w:sz="0" w:space="0" w:color="auto"/>
        <w:left w:val="none" w:sz="0" w:space="0" w:color="auto"/>
        <w:bottom w:val="none" w:sz="0" w:space="0" w:color="auto"/>
        <w:right w:val="none" w:sz="0" w:space="0" w:color="auto"/>
      </w:divBdr>
    </w:div>
    <w:div w:id="133640420">
      <w:marLeft w:val="0"/>
      <w:marRight w:val="0"/>
      <w:marTop w:val="0"/>
      <w:marBottom w:val="0"/>
      <w:divBdr>
        <w:top w:val="none" w:sz="0" w:space="0" w:color="auto"/>
        <w:left w:val="none" w:sz="0" w:space="0" w:color="auto"/>
        <w:bottom w:val="none" w:sz="0" w:space="0" w:color="auto"/>
        <w:right w:val="none" w:sz="0" w:space="0" w:color="auto"/>
      </w:divBdr>
    </w:div>
    <w:div w:id="133648888">
      <w:marLeft w:val="0"/>
      <w:marRight w:val="0"/>
      <w:marTop w:val="0"/>
      <w:marBottom w:val="0"/>
      <w:divBdr>
        <w:top w:val="none" w:sz="0" w:space="0" w:color="auto"/>
        <w:left w:val="none" w:sz="0" w:space="0" w:color="auto"/>
        <w:bottom w:val="none" w:sz="0" w:space="0" w:color="auto"/>
        <w:right w:val="none" w:sz="0" w:space="0" w:color="auto"/>
      </w:divBdr>
    </w:div>
    <w:div w:id="133722933">
      <w:marLeft w:val="0"/>
      <w:marRight w:val="0"/>
      <w:marTop w:val="0"/>
      <w:marBottom w:val="0"/>
      <w:divBdr>
        <w:top w:val="none" w:sz="0" w:space="0" w:color="auto"/>
        <w:left w:val="none" w:sz="0" w:space="0" w:color="auto"/>
        <w:bottom w:val="none" w:sz="0" w:space="0" w:color="auto"/>
        <w:right w:val="none" w:sz="0" w:space="0" w:color="auto"/>
      </w:divBdr>
    </w:div>
    <w:div w:id="133759274">
      <w:marLeft w:val="0"/>
      <w:marRight w:val="0"/>
      <w:marTop w:val="0"/>
      <w:marBottom w:val="0"/>
      <w:divBdr>
        <w:top w:val="none" w:sz="0" w:space="0" w:color="auto"/>
        <w:left w:val="none" w:sz="0" w:space="0" w:color="auto"/>
        <w:bottom w:val="none" w:sz="0" w:space="0" w:color="auto"/>
        <w:right w:val="none" w:sz="0" w:space="0" w:color="auto"/>
      </w:divBdr>
    </w:div>
    <w:div w:id="133760972">
      <w:marLeft w:val="0"/>
      <w:marRight w:val="0"/>
      <w:marTop w:val="0"/>
      <w:marBottom w:val="0"/>
      <w:divBdr>
        <w:top w:val="none" w:sz="0" w:space="0" w:color="auto"/>
        <w:left w:val="none" w:sz="0" w:space="0" w:color="auto"/>
        <w:bottom w:val="none" w:sz="0" w:space="0" w:color="auto"/>
        <w:right w:val="none" w:sz="0" w:space="0" w:color="auto"/>
      </w:divBdr>
    </w:div>
    <w:div w:id="133761667">
      <w:marLeft w:val="0"/>
      <w:marRight w:val="0"/>
      <w:marTop w:val="0"/>
      <w:marBottom w:val="0"/>
      <w:divBdr>
        <w:top w:val="none" w:sz="0" w:space="0" w:color="auto"/>
        <w:left w:val="none" w:sz="0" w:space="0" w:color="auto"/>
        <w:bottom w:val="none" w:sz="0" w:space="0" w:color="auto"/>
        <w:right w:val="none" w:sz="0" w:space="0" w:color="auto"/>
      </w:divBdr>
    </w:div>
    <w:div w:id="133986376">
      <w:marLeft w:val="0"/>
      <w:marRight w:val="0"/>
      <w:marTop w:val="0"/>
      <w:marBottom w:val="0"/>
      <w:divBdr>
        <w:top w:val="none" w:sz="0" w:space="0" w:color="auto"/>
        <w:left w:val="none" w:sz="0" w:space="0" w:color="auto"/>
        <w:bottom w:val="none" w:sz="0" w:space="0" w:color="auto"/>
        <w:right w:val="none" w:sz="0" w:space="0" w:color="auto"/>
      </w:divBdr>
    </w:div>
    <w:div w:id="134027978">
      <w:marLeft w:val="0"/>
      <w:marRight w:val="0"/>
      <w:marTop w:val="0"/>
      <w:marBottom w:val="0"/>
      <w:divBdr>
        <w:top w:val="none" w:sz="0" w:space="0" w:color="auto"/>
        <w:left w:val="none" w:sz="0" w:space="0" w:color="auto"/>
        <w:bottom w:val="none" w:sz="0" w:space="0" w:color="auto"/>
        <w:right w:val="none" w:sz="0" w:space="0" w:color="auto"/>
      </w:divBdr>
    </w:div>
    <w:div w:id="134035000">
      <w:marLeft w:val="0"/>
      <w:marRight w:val="0"/>
      <w:marTop w:val="0"/>
      <w:marBottom w:val="0"/>
      <w:divBdr>
        <w:top w:val="none" w:sz="0" w:space="0" w:color="auto"/>
        <w:left w:val="none" w:sz="0" w:space="0" w:color="auto"/>
        <w:bottom w:val="none" w:sz="0" w:space="0" w:color="auto"/>
        <w:right w:val="none" w:sz="0" w:space="0" w:color="auto"/>
      </w:divBdr>
    </w:div>
    <w:div w:id="134224674">
      <w:marLeft w:val="0"/>
      <w:marRight w:val="0"/>
      <w:marTop w:val="0"/>
      <w:marBottom w:val="0"/>
      <w:divBdr>
        <w:top w:val="none" w:sz="0" w:space="0" w:color="auto"/>
        <w:left w:val="none" w:sz="0" w:space="0" w:color="auto"/>
        <w:bottom w:val="none" w:sz="0" w:space="0" w:color="auto"/>
        <w:right w:val="none" w:sz="0" w:space="0" w:color="auto"/>
      </w:divBdr>
    </w:div>
    <w:div w:id="134225749">
      <w:bodyDiv w:val="1"/>
      <w:marLeft w:val="0"/>
      <w:marRight w:val="0"/>
      <w:marTop w:val="0"/>
      <w:marBottom w:val="0"/>
      <w:divBdr>
        <w:top w:val="none" w:sz="0" w:space="0" w:color="auto"/>
        <w:left w:val="none" w:sz="0" w:space="0" w:color="auto"/>
        <w:bottom w:val="none" w:sz="0" w:space="0" w:color="auto"/>
        <w:right w:val="none" w:sz="0" w:space="0" w:color="auto"/>
      </w:divBdr>
    </w:div>
    <w:div w:id="134378967">
      <w:marLeft w:val="0"/>
      <w:marRight w:val="0"/>
      <w:marTop w:val="0"/>
      <w:marBottom w:val="0"/>
      <w:divBdr>
        <w:top w:val="none" w:sz="0" w:space="0" w:color="auto"/>
        <w:left w:val="none" w:sz="0" w:space="0" w:color="auto"/>
        <w:bottom w:val="none" w:sz="0" w:space="0" w:color="auto"/>
        <w:right w:val="none" w:sz="0" w:space="0" w:color="auto"/>
      </w:divBdr>
    </w:div>
    <w:div w:id="134489754">
      <w:marLeft w:val="0"/>
      <w:marRight w:val="0"/>
      <w:marTop w:val="0"/>
      <w:marBottom w:val="0"/>
      <w:divBdr>
        <w:top w:val="none" w:sz="0" w:space="0" w:color="auto"/>
        <w:left w:val="none" w:sz="0" w:space="0" w:color="auto"/>
        <w:bottom w:val="none" w:sz="0" w:space="0" w:color="auto"/>
        <w:right w:val="none" w:sz="0" w:space="0" w:color="auto"/>
      </w:divBdr>
    </w:div>
    <w:div w:id="134493388">
      <w:marLeft w:val="0"/>
      <w:marRight w:val="0"/>
      <w:marTop w:val="0"/>
      <w:marBottom w:val="0"/>
      <w:divBdr>
        <w:top w:val="none" w:sz="0" w:space="0" w:color="auto"/>
        <w:left w:val="none" w:sz="0" w:space="0" w:color="auto"/>
        <w:bottom w:val="none" w:sz="0" w:space="0" w:color="auto"/>
        <w:right w:val="none" w:sz="0" w:space="0" w:color="auto"/>
      </w:divBdr>
    </w:div>
    <w:div w:id="134564449">
      <w:marLeft w:val="0"/>
      <w:marRight w:val="0"/>
      <w:marTop w:val="0"/>
      <w:marBottom w:val="0"/>
      <w:divBdr>
        <w:top w:val="none" w:sz="0" w:space="0" w:color="auto"/>
        <w:left w:val="none" w:sz="0" w:space="0" w:color="auto"/>
        <w:bottom w:val="none" w:sz="0" w:space="0" w:color="auto"/>
        <w:right w:val="none" w:sz="0" w:space="0" w:color="auto"/>
      </w:divBdr>
    </w:div>
    <w:div w:id="134566033">
      <w:marLeft w:val="0"/>
      <w:marRight w:val="0"/>
      <w:marTop w:val="0"/>
      <w:marBottom w:val="0"/>
      <w:divBdr>
        <w:top w:val="none" w:sz="0" w:space="0" w:color="auto"/>
        <w:left w:val="none" w:sz="0" w:space="0" w:color="auto"/>
        <w:bottom w:val="none" w:sz="0" w:space="0" w:color="auto"/>
        <w:right w:val="none" w:sz="0" w:space="0" w:color="auto"/>
      </w:divBdr>
    </w:div>
    <w:div w:id="134756490">
      <w:marLeft w:val="0"/>
      <w:marRight w:val="0"/>
      <w:marTop w:val="0"/>
      <w:marBottom w:val="0"/>
      <w:divBdr>
        <w:top w:val="none" w:sz="0" w:space="0" w:color="auto"/>
        <w:left w:val="none" w:sz="0" w:space="0" w:color="auto"/>
        <w:bottom w:val="none" w:sz="0" w:space="0" w:color="auto"/>
        <w:right w:val="none" w:sz="0" w:space="0" w:color="auto"/>
      </w:divBdr>
    </w:div>
    <w:div w:id="134876839">
      <w:marLeft w:val="0"/>
      <w:marRight w:val="0"/>
      <w:marTop w:val="0"/>
      <w:marBottom w:val="0"/>
      <w:divBdr>
        <w:top w:val="none" w:sz="0" w:space="0" w:color="auto"/>
        <w:left w:val="none" w:sz="0" w:space="0" w:color="auto"/>
        <w:bottom w:val="none" w:sz="0" w:space="0" w:color="auto"/>
        <w:right w:val="none" w:sz="0" w:space="0" w:color="auto"/>
      </w:divBdr>
    </w:div>
    <w:div w:id="134877220">
      <w:marLeft w:val="0"/>
      <w:marRight w:val="0"/>
      <w:marTop w:val="0"/>
      <w:marBottom w:val="0"/>
      <w:divBdr>
        <w:top w:val="none" w:sz="0" w:space="0" w:color="auto"/>
        <w:left w:val="none" w:sz="0" w:space="0" w:color="auto"/>
        <w:bottom w:val="none" w:sz="0" w:space="0" w:color="auto"/>
        <w:right w:val="none" w:sz="0" w:space="0" w:color="auto"/>
      </w:divBdr>
    </w:div>
    <w:div w:id="134956218">
      <w:marLeft w:val="0"/>
      <w:marRight w:val="0"/>
      <w:marTop w:val="0"/>
      <w:marBottom w:val="0"/>
      <w:divBdr>
        <w:top w:val="none" w:sz="0" w:space="0" w:color="auto"/>
        <w:left w:val="none" w:sz="0" w:space="0" w:color="auto"/>
        <w:bottom w:val="none" w:sz="0" w:space="0" w:color="auto"/>
        <w:right w:val="none" w:sz="0" w:space="0" w:color="auto"/>
      </w:divBdr>
    </w:div>
    <w:div w:id="134957140">
      <w:marLeft w:val="0"/>
      <w:marRight w:val="0"/>
      <w:marTop w:val="0"/>
      <w:marBottom w:val="0"/>
      <w:divBdr>
        <w:top w:val="none" w:sz="0" w:space="0" w:color="auto"/>
        <w:left w:val="none" w:sz="0" w:space="0" w:color="auto"/>
        <w:bottom w:val="none" w:sz="0" w:space="0" w:color="auto"/>
        <w:right w:val="none" w:sz="0" w:space="0" w:color="auto"/>
      </w:divBdr>
    </w:div>
    <w:div w:id="135027758">
      <w:marLeft w:val="0"/>
      <w:marRight w:val="0"/>
      <w:marTop w:val="0"/>
      <w:marBottom w:val="0"/>
      <w:divBdr>
        <w:top w:val="none" w:sz="0" w:space="0" w:color="auto"/>
        <w:left w:val="none" w:sz="0" w:space="0" w:color="auto"/>
        <w:bottom w:val="none" w:sz="0" w:space="0" w:color="auto"/>
        <w:right w:val="none" w:sz="0" w:space="0" w:color="auto"/>
      </w:divBdr>
    </w:div>
    <w:div w:id="135030178">
      <w:marLeft w:val="0"/>
      <w:marRight w:val="0"/>
      <w:marTop w:val="0"/>
      <w:marBottom w:val="0"/>
      <w:divBdr>
        <w:top w:val="none" w:sz="0" w:space="0" w:color="auto"/>
        <w:left w:val="none" w:sz="0" w:space="0" w:color="auto"/>
        <w:bottom w:val="none" w:sz="0" w:space="0" w:color="auto"/>
        <w:right w:val="none" w:sz="0" w:space="0" w:color="auto"/>
      </w:divBdr>
    </w:div>
    <w:div w:id="135076664">
      <w:marLeft w:val="0"/>
      <w:marRight w:val="0"/>
      <w:marTop w:val="0"/>
      <w:marBottom w:val="0"/>
      <w:divBdr>
        <w:top w:val="none" w:sz="0" w:space="0" w:color="auto"/>
        <w:left w:val="none" w:sz="0" w:space="0" w:color="auto"/>
        <w:bottom w:val="none" w:sz="0" w:space="0" w:color="auto"/>
        <w:right w:val="none" w:sz="0" w:space="0" w:color="auto"/>
      </w:divBdr>
    </w:div>
    <w:div w:id="135151503">
      <w:marLeft w:val="0"/>
      <w:marRight w:val="0"/>
      <w:marTop w:val="0"/>
      <w:marBottom w:val="0"/>
      <w:divBdr>
        <w:top w:val="none" w:sz="0" w:space="0" w:color="auto"/>
        <w:left w:val="none" w:sz="0" w:space="0" w:color="auto"/>
        <w:bottom w:val="none" w:sz="0" w:space="0" w:color="auto"/>
        <w:right w:val="none" w:sz="0" w:space="0" w:color="auto"/>
      </w:divBdr>
    </w:div>
    <w:div w:id="135222033">
      <w:marLeft w:val="0"/>
      <w:marRight w:val="0"/>
      <w:marTop w:val="0"/>
      <w:marBottom w:val="0"/>
      <w:divBdr>
        <w:top w:val="none" w:sz="0" w:space="0" w:color="auto"/>
        <w:left w:val="none" w:sz="0" w:space="0" w:color="auto"/>
        <w:bottom w:val="none" w:sz="0" w:space="0" w:color="auto"/>
        <w:right w:val="none" w:sz="0" w:space="0" w:color="auto"/>
      </w:divBdr>
    </w:div>
    <w:div w:id="135338670">
      <w:marLeft w:val="0"/>
      <w:marRight w:val="0"/>
      <w:marTop w:val="0"/>
      <w:marBottom w:val="0"/>
      <w:divBdr>
        <w:top w:val="none" w:sz="0" w:space="0" w:color="auto"/>
        <w:left w:val="none" w:sz="0" w:space="0" w:color="auto"/>
        <w:bottom w:val="none" w:sz="0" w:space="0" w:color="auto"/>
        <w:right w:val="none" w:sz="0" w:space="0" w:color="auto"/>
      </w:divBdr>
    </w:div>
    <w:div w:id="135342214">
      <w:marLeft w:val="0"/>
      <w:marRight w:val="0"/>
      <w:marTop w:val="0"/>
      <w:marBottom w:val="0"/>
      <w:divBdr>
        <w:top w:val="none" w:sz="0" w:space="0" w:color="auto"/>
        <w:left w:val="none" w:sz="0" w:space="0" w:color="auto"/>
        <w:bottom w:val="none" w:sz="0" w:space="0" w:color="auto"/>
        <w:right w:val="none" w:sz="0" w:space="0" w:color="auto"/>
      </w:divBdr>
    </w:div>
    <w:div w:id="135487449">
      <w:marLeft w:val="0"/>
      <w:marRight w:val="0"/>
      <w:marTop w:val="0"/>
      <w:marBottom w:val="0"/>
      <w:divBdr>
        <w:top w:val="none" w:sz="0" w:space="0" w:color="auto"/>
        <w:left w:val="none" w:sz="0" w:space="0" w:color="auto"/>
        <w:bottom w:val="none" w:sz="0" w:space="0" w:color="auto"/>
        <w:right w:val="none" w:sz="0" w:space="0" w:color="auto"/>
      </w:divBdr>
    </w:div>
    <w:div w:id="135490780">
      <w:marLeft w:val="0"/>
      <w:marRight w:val="0"/>
      <w:marTop w:val="0"/>
      <w:marBottom w:val="0"/>
      <w:divBdr>
        <w:top w:val="none" w:sz="0" w:space="0" w:color="auto"/>
        <w:left w:val="none" w:sz="0" w:space="0" w:color="auto"/>
        <w:bottom w:val="none" w:sz="0" w:space="0" w:color="auto"/>
        <w:right w:val="none" w:sz="0" w:space="0" w:color="auto"/>
      </w:divBdr>
    </w:div>
    <w:div w:id="135494020">
      <w:marLeft w:val="0"/>
      <w:marRight w:val="0"/>
      <w:marTop w:val="0"/>
      <w:marBottom w:val="0"/>
      <w:divBdr>
        <w:top w:val="none" w:sz="0" w:space="0" w:color="auto"/>
        <w:left w:val="none" w:sz="0" w:space="0" w:color="auto"/>
        <w:bottom w:val="none" w:sz="0" w:space="0" w:color="auto"/>
        <w:right w:val="none" w:sz="0" w:space="0" w:color="auto"/>
      </w:divBdr>
    </w:div>
    <w:div w:id="135612242">
      <w:marLeft w:val="0"/>
      <w:marRight w:val="0"/>
      <w:marTop w:val="0"/>
      <w:marBottom w:val="0"/>
      <w:divBdr>
        <w:top w:val="none" w:sz="0" w:space="0" w:color="auto"/>
        <w:left w:val="none" w:sz="0" w:space="0" w:color="auto"/>
        <w:bottom w:val="none" w:sz="0" w:space="0" w:color="auto"/>
        <w:right w:val="none" w:sz="0" w:space="0" w:color="auto"/>
      </w:divBdr>
    </w:div>
    <w:div w:id="135689055">
      <w:marLeft w:val="0"/>
      <w:marRight w:val="0"/>
      <w:marTop w:val="0"/>
      <w:marBottom w:val="0"/>
      <w:divBdr>
        <w:top w:val="none" w:sz="0" w:space="0" w:color="auto"/>
        <w:left w:val="none" w:sz="0" w:space="0" w:color="auto"/>
        <w:bottom w:val="none" w:sz="0" w:space="0" w:color="auto"/>
        <w:right w:val="none" w:sz="0" w:space="0" w:color="auto"/>
      </w:divBdr>
    </w:div>
    <w:div w:id="135755984">
      <w:marLeft w:val="0"/>
      <w:marRight w:val="0"/>
      <w:marTop w:val="0"/>
      <w:marBottom w:val="0"/>
      <w:divBdr>
        <w:top w:val="none" w:sz="0" w:space="0" w:color="auto"/>
        <w:left w:val="none" w:sz="0" w:space="0" w:color="auto"/>
        <w:bottom w:val="none" w:sz="0" w:space="0" w:color="auto"/>
        <w:right w:val="none" w:sz="0" w:space="0" w:color="auto"/>
      </w:divBdr>
    </w:div>
    <w:div w:id="135883173">
      <w:marLeft w:val="0"/>
      <w:marRight w:val="0"/>
      <w:marTop w:val="0"/>
      <w:marBottom w:val="0"/>
      <w:divBdr>
        <w:top w:val="none" w:sz="0" w:space="0" w:color="auto"/>
        <w:left w:val="none" w:sz="0" w:space="0" w:color="auto"/>
        <w:bottom w:val="none" w:sz="0" w:space="0" w:color="auto"/>
        <w:right w:val="none" w:sz="0" w:space="0" w:color="auto"/>
      </w:divBdr>
    </w:div>
    <w:div w:id="135923241">
      <w:marLeft w:val="0"/>
      <w:marRight w:val="0"/>
      <w:marTop w:val="0"/>
      <w:marBottom w:val="0"/>
      <w:divBdr>
        <w:top w:val="none" w:sz="0" w:space="0" w:color="auto"/>
        <w:left w:val="none" w:sz="0" w:space="0" w:color="auto"/>
        <w:bottom w:val="none" w:sz="0" w:space="0" w:color="auto"/>
        <w:right w:val="none" w:sz="0" w:space="0" w:color="auto"/>
      </w:divBdr>
    </w:div>
    <w:div w:id="135993699">
      <w:marLeft w:val="0"/>
      <w:marRight w:val="0"/>
      <w:marTop w:val="0"/>
      <w:marBottom w:val="0"/>
      <w:divBdr>
        <w:top w:val="none" w:sz="0" w:space="0" w:color="auto"/>
        <w:left w:val="none" w:sz="0" w:space="0" w:color="auto"/>
        <w:bottom w:val="none" w:sz="0" w:space="0" w:color="auto"/>
        <w:right w:val="none" w:sz="0" w:space="0" w:color="auto"/>
      </w:divBdr>
    </w:div>
    <w:div w:id="136069896">
      <w:marLeft w:val="0"/>
      <w:marRight w:val="0"/>
      <w:marTop w:val="0"/>
      <w:marBottom w:val="0"/>
      <w:divBdr>
        <w:top w:val="none" w:sz="0" w:space="0" w:color="auto"/>
        <w:left w:val="none" w:sz="0" w:space="0" w:color="auto"/>
        <w:bottom w:val="none" w:sz="0" w:space="0" w:color="auto"/>
        <w:right w:val="none" w:sz="0" w:space="0" w:color="auto"/>
      </w:divBdr>
    </w:div>
    <w:div w:id="136072543">
      <w:marLeft w:val="0"/>
      <w:marRight w:val="0"/>
      <w:marTop w:val="0"/>
      <w:marBottom w:val="0"/>
      <w:divBdr>
        <w:top w:val="none" w:sz="0" w:space="0" w:color="auto"/>
        <w:left w:val="none" w:sz="0" w:space="0" w:color="auto"/>
        <w:bottom w:val="none" w:sz="0" w:space="0" w:color="auto"/>
        <w:right w:val="none" w:sz="0" w:space="0" w:color="auto"/>
      </w:divBdr>
    </w:div>
    <w:div w:id="136075788">
      <w:marLeft w:val="0"/>
      <w:marRight w:val="0"/>
      <w:marTop w:val="0"/>
      <w:marBottom w:val="0"/>
      <w:divBdr>
        <w:top w:val="none" w:sz="0" w:space="0" w:color="auto"/>
        <w:left w:val="none" w:sz="0" w:space="0" w:color="auto"/>
        <w:bottom w:val="none" w:sz="0" w:space="0" w:color="auto"/>
        <w:right w:val="none" w:sz="0" w:space="0" w:color="auto"/>
      </w:divBdr>
    </w:div>
    <w:div w:id="136143663">
      <w:bodyDiv w:val="1"/>
      <w:marLeft w:val="0"/>
      <w:marRight w:val="0"/>
      <w:marTop w:val="0"/>
      <w:marBottom w:val="0"/>
      <w:divBdr>
        <w:top w:val="none" w:sz="0" w:space="0" w:color="auto"/>
        <w:left w:val="none" w:sz="0" w:space="0" w:color="auto"/>
        <w:bottom w:val="none" w:sz="0" w:space="0" w:color="auto"/>
        <w:right w:val="none" w:sz="0" w:space="0" w:color="auto"/>
      </w:divBdr>
    </w:div>
    <w:div w:id="136144015">
      <w:marLeft w:val="0"/>
      <w:marRight w:val="0"/>
      <w:marTop w:val="0"/>
      <w:marBottom w:val="0"/>
      <w:divBdr>
        <w:top w:val="none" w:sz="0" w:space="0" w:color="auto"/>
        <w:left w:val="none" w:sz="0" w:space="0" w:color="auto"/>
        <w:bottom w:val="none" w:sz="0" w:space="0" w:color="auto"/>
        <w:right w:val="none" w:sz="0" w:space="0" w:color="auto"/>
      </w:divBdr>
    </w:div>
    <w:div w:id="136186570">
      <w:marLeft w:val="0"/>
      <w:marRight w:val="0"/>
      <w:marTop w:val="0"/>
      <w:marBottom w:val="0"/>
      <w:divBdr>
        <w:top w:val="none" w:sz="0" w:space="0" w:color="auto"/>
        <w:left w:val="none" w:sz="0" w:space="0" w:color="auto"/>
        <w:bottom w:val="none" w:sz="0" w:space="0" w:color="auto"/>
        <w:right w:val="none" w:sz="0" w:space="0" w:color="auto"/>
      </w:divBdr>
    </w:div>
    <w:div w:id="136192909">
      <w:marLeft w:val="0"/>
      <w:marRight w:val="0"/>
      <w:marTop w:val="0"/>
      <w:marBottom w:val="0"/>
      <w:divBdr>
        <w:top w:val="none" w:sz="0" w:space="0" w:color="auto"/>
        <w:left w:val="none" w:sz="0" w:space="0" w:color="auto"/>
        <w:bottom w:val="none" w:sz="0" w:space="0" w:color="auto"/>
        <w:right w:val="none" w:sz="0" w:space="0" w:color="auto"/>
      </w:divBdr>
    </w:div>
    <w:div w:id="136267456">
      <w:marLeft w:val="0"/>
      <w:marRight w:val="0"/>
      <w:marTop w:val="0"/>
      <w:marBottom w:val="0"/>
      <w:divBdr>
        <w:top w:val="none" w:sz="0" w:space="0" w:color="auto"/>
        <w:left w:val="none" w:sz="0" w:space="0" w:color="auto"/>
        <w:bottom w:val="none" w:sz="0" w:space="0" w:color="auto"/>
        <w:right w:val="none" w:sz="0" w:space="0" w:color="auto"/>
      </w:divBdr>
    </w:div>
    <w:div w:id="136387807">
      <w:marLeft w:val="0"/>
      <w:marRight w:val="0"/>
      <w:marTop w:val="0"/>
      <w:marBottom w:val="0"/>
      <w:divBdr>
        <w:top w:val="none" w:sz="0" w:space="0" w:color="auto"/>
        <w:left w:val="none" w:sz="0" w:space="0" w:color="auto"/>
        <w:bottom w:val="none" w:sz="0" w:space="0" w:color="auto"/>
        <w:right w:val="none" w:sz="0" w:space="0" w:color="auto"/>
      </w:divBdr>
    </w:div>
    <w:div w:id="136457423">
      <w:marLeft w:val="0"/>
      <w:marRight w:val="0"/>
      <w:marTop w:val="0"/>
      <w:marBottom w:val="0"/>
      <w:divBdr>
        <w:top w:val="none" w:sz="0" w:space="0" w:color="auto"/>
        <w:left w:val="none" w:sz="0" w:space="0" w:color="auto"/>
        <w:bottom w:val="none" w:sz="0" w:space="0" w:color="auto"/>
        <w:right w:val="none" w:sz="0" w:space="0" w:color="auto"/>
      </w:divBdr>
    </w:div>
    <w:div w:id="136579470">
      <w:marLeft w:val="0"/>
      <w:marRight w:val="0"/>
      <w:marTop w:val="0"/>
      <w:marBottom w:val="0"/>
      <w:divBdr>
        <w:top w:val="none" w:sz="0" w:space="0" w:color="auto"/>
        <w:left w:val="none" w:sz="0" w:space="0" w:color="auto"/>
        <w:bottom w:val="none" w:sz="0" w:space="0" w:color="auto"/>
        <w:right w:val="none" w:sz="0" w:space="0" w:color="auto"/>
      </w:divBdr>
    </w:div>
    <w:div w:id="136608370">
      <w:marLeft w:val="0"/>
      <w:marRight w:val="0"/>
      <w:marTop w:val="0"/>
      <w:marBottom w:val="0"/>
      <w:divBdr>
        <w:top w:val="none" w:sz="0" w:space="0" w:color="auto"/>
        <w:left w:val="none" w:sz="0" w:space="0" w:color="auto"/>
        <w:bottom w:val="none" w:sz="0" w:space="0" w:color="auto"/>
        <w:right w:val="none" w:sz="0" w:space="0" w:color="auto"/>
      </w:divBdr>
    </w:div>
    <w:div w:id="136654445">
      <w:marLeft w:val="0"/>
      <w:marRight w:val="0"/>
      <w:marTop w:val="0"/>
      <w:marBottom w:val="0"/>
      <w:divBdr>
        <w:top w:val="none" w:sz="0" w:space="0" w:color="auto"/>
        <w:left w:val="none" w:sz="0" w:space="0" w:color="auto"/>
        <w:bottom w:val="none" w:sz="0" w:space="0" w:color="auto"/>
        <w:right w:val="none" w:sz="0" w:space="0" w:color="auto"/>
      </w:divBdr>
    </w:div>
    <w:div w:id="136655559">
      <w:marLeft w:val="0"/>
      <w:marRight w:val="0"/>
      <w:marTop w:val="0"/>
      <w:marBottom w:val="0"/>
      <w:divBdr>
        <w:top w:val="none" w:sz="0" w:space="0" w:color="auto"/>
        <w:left w:val="none" w:sz="0" w:space="0" w:color="auto"/>
        <w:bottom w:val="none" w:sz="0" w:space="0" w:color="auto"/>
        <w:right w:val="none" w:sz="0" w:space="0" w:color="auto"/>
      </w:divBdr>
    </w:div>
    <w:div w:id="136728883">
      <w:marLeft w:val="0"/>
      <w:marRight w:val="0"/>
      <w:marTop w:val="0"/>
      <w:marBottom w:val="0"/>
      <w:divBdr>
        <w:top w:val="none" w:sz="0" w:space="0" w:color="auto"/>
        <w:left w:val="none" w:sz="0" w:space="0" w:color="auto"/>
        <w:bottom w:val="none" w:sz="0" w:space="0" w:color="auto"/>
        <w:right w:val="none" w:sz="0" w:space="0" w:color="auto"/>
      </w:divBdr>
    </w:div>
    <w:div w:id="136731395">
      <w:marLeft w:val="0"/>
      <w:marRight w:val="0"/>
      <w:marTop w:val="0"/>
      <w:marBottom w:val="0"/>
      <w:divBdr>
        <w:top w:val="none" w:sz="0" w:space="0" w:color="auto"/>
        <w:left w:val="none" w:sz="0" w:space="0" w:color="auto"/>
        <w:bottom w:val="none" w:sz="0" w:space="0" w:color="auto"/>
        <w:right w:val="none" w:sz="0" w:space="0" w:color="auto"/>
      </w:divBdr>
    </w:div>
    <w:div w:id="136802669">
      <w:marLeft w:val="0"/>
      <w:marRight w:val="0"/>
      <w:marTop w:val="0"/>
      <w:marBottom w:val="0"/>
      <w:divBdr>
        <w:top w:val="none" w:sz="0" w:space="0" w:color="auto"/>
        <w:left w:val="none" w:sz="0" w:space="0" w:color="auto"/>
        <w:bottom w:val="none" w:sz="0" w:space="0" w:color="auto"/>
        <w:right w:val="none" w:sz="0" w:space="0" w:color="auto"/>
      </w:divBdr>
    </w:div>
    <w:div w:id="136802873">
      <w:marLeft w:val="0"/>
      <w:marRight w:val="0"/>
      <w:marTop w:val="0"/>
      <w:marBottom w:val="0"/>
      <w:divBdr>
        <w:top w:val="none" w:sz="0" w:space="0" w:color="auto"/>
        <w:left w:val="none" w:sz="0" w:space="0" w:color="auto"/>
        <w:bottom w:val="none" w:sz="0" w:space="0" w:color="auto"/>
        <w:right w:val="none" w:sz="0" w:space="0" w:color="auto"/>
      </w:divBdr>
    </w:div>
    <w:div w:id="136844424">
      <w:marLeft w:val="0"/>
      <w:marRight w:val="0"/>
      <w:marTop w:val="0"/>
      <w:marBottom w:val="0"/>
      <w:divBdr>
        <w:top w:val="none" w:sz="0" w:space="0" w:color="auto"/>
        <w:left w:val="none" w:sz="0" w:space="0" w:color="auto"/>
        <w:bottom w:val="none" w:sz="0" w:space="0" w:color="auto"/>
        <w:right w:val="none" w:sz="0" w:space="0" w:color="auto"/>
      </w:divBdr>
    </w:div>
    <w:div w:id="136845037">
      <w:marLeft w:val="0"/>
      <w:marRight w:val="0"/>
      <w:marTop w:val="0"/>
      <w:marBottom w:val="0"/>
      <w:divBdr>
        <w:top w:val="none" w:sz="0" w:space="0" w:color="auto"/>
        <w:left w:val="none" w:sz="0" w:space="0" w:color="auto"/>
        <w:bottom w:val="none" w:sz="0" w:space="0" w:color="auto"/>
        <w:right w:val="none" w:sz="0" w:space="0" w:color="auto"/>
      </w:divBdr>
    </w:div>
    <w:div w:id="136846736">
      <w:bodyDiv w:val="1"/>
      <w:marLeft w:val="0"/>
      <w:marRight w:val="0"/>
      <w:marTop w:val="0"/>
      <w:marBottom w:val="0"/>
      <w:divBdr>
        <w:top w:val="none" w:sz="0" w:space="0" w:color="auto"/>
        <w:left w:val="none" w:sz="0" w:space="0" w:color="auto"/>
        <w:bottom w:val="none" w:sz="0" w:space="0" w:color="auto"/>
        <w:right w:val="none" w:sz="0" w:space="0" w:color="auto"/>
      </w:divBdr>
    </w:div>
    <w:div w:id="136918939">
      <w:marLeft w:val="0"/>
      <w:marRight w:val="0"/>
      <w:marTop w:val="0"/>
      <w:marBottom w:val="0"/>
      <w:divBdr>
        <w:top w:val="none" w:sz="0" w:space="0" w:color="auto"/>
        <w:left w:val="none" w:sz="0" w:space="0" w:color="auto"/>
        <w:bottom w:val="none" w:sz="0" w:space="0" w:color="auto"/>
        <w:right w:val="none" w:sz="0" w:space="0" w:color="auto"/>
      </w:divBdr>
    </w:div>
    <w:div w:id="136920949">
      <w:marLeft w:val="0"/>
      <w:marRight w:val="0"/>
      <w:marTop w:val="0"/>
      <w:marBottom w:val="0"/>
      <w:divBdr>
        <w:top w:val="none" w:sz="0" w:space="0" w:color="auto"/>
        <w:left w:val="none" w:sz="0" w:space="0" w:color="auto"/>
        <w:bottom w:val="none" w:sz="0" w:space="0" w:color="auto"/>
        <w:right w:val="none" w:sz="0" w:space="0" w:color="auto"/>
      </w:divBdr>
    </w:div>
    <w:div w:id="136995484">
      <w:marLeft w:val="0"/>
      <w:marRight w:val="0"/>
      <w:marTop w:val="0"/>
      <w:marBottom w:val="0"/>
      <w:divBdr>
        <w:top w:val="none" w:sz="0" w:space="0" w:color="auto"/>
        <w:left w:val="none" w:sz="0" w:space="0" w:color="auto"/>
        <w:bottom w:val="none" w:sz="0" w:space="0" w:color="auto"/>
        <w:right w:val="none" w:sz="0" w:space="0" w:color="auto"/>
      </w:divBdr>
    </w:div>
    <w:div w:id="136999395">
      <w:marLeft w:val="0"/>
      <w:marRight w:val="0"/>
      <w:marTop w:val="0"/>
      <w:marBottom w:val="0"/>
      <w:divBdr>
        <w:top w:val="none" w:sz="0" w:space="0" w:color="auto"/>
        <w:left w:val="none" w:sz="0" w:space="0" w:color="auto"/>
        <w:bottom w:val="none" w:sz="0" w:space="0" w:color="auto"/>
        <w:right w:val="none" w:sz="0" w:space="0" w:color="auto"/>
      </w:divBdr>
    </w:div>
    <w:div w:id="137041086">
      <w:marLeft w:val="0"/>
      <w:marRight w:val="0"/>
      <w:marTop w:val="0"/>
      <w:marBottom w:val="0"/>
      <w:divBdr>
        <w:top w:val="none" w:sz="0" w:space="0" w:color="auto"/>
        <w:left w:val="none" w:sz="0" w:space="0" w:color="auto"/>
        <w:bottom w:val="none" w:sz="0" w:space="0" w:color="auto"/>
        <w:right w:val="none" w:sz="0" w:space="0" w:color="auto"/>
      </w:divBdr>
    </w:div>
    <w:div w:id="137110538">
      <w:marLeft w:val="0"/>
      <w:marRight w:val="0"/>
      <w:marTop w:val="0"/>
      <w:marBottom w:val="0"/>
      <w:divBdr>
        <w:top w:val="none" w:sz="0" w:space="0" w:color="auto"/>
        <w:left w:val="none" w:sz="0" w:space="0" w:color="auto"/>
        <w:bottom w:val="none" w:sz="0" w:space="0" w:color="auto"/>
        <w:right w:val="none" w:sz="0" w:space="0" w:color="auto"/>
      </w:divBdr>
    </w:div>
    <w:div w:id="137187613">
      <w:marLeft w:val="0"/>
      <w:marRight w:val="0"/>
      <w:marTop w:val="0"/>
      <w:marBottom w:val="0"/>
      <w:divBdr>
        <w:top w:val="none" w:sz="0" w:space="0" w:color="auto"/>
        <w:left w:val="none" w:sz="0" w:space="0" w:color="auto"/>
        <w:bottom w:val="none" w:sz="0" w:space="0" w:color="auto"/>
        <w:right w:val="none" w:sz="0" w:space="0" w:color="auto"/>
      </w:divBdr>
    </w:div>
    <w:div w:id="137378962">
      <w:marLeft w:val="0"/>
      <w:marRight w:val="0"/>
      <w:marTop w:val="0"/>
      <w:marBottom w:val="0"/>
      <w:divBdr>
        <w:top w:val="none" w:sz="0" w:space="0" w:color="auto"/>
        <w:left w:val="none" w:sz="0" w:space="0" w:color="auto"/>
        <w:bottom w:val="none" w:sz="0" w:space="0" w:color="auto"/>
        <w:right w:val="none" w:sz="0" w:space="0" w:color="auto"/>
      </w:divBdr>
    </w:div>
    <w:div w:id="137452958">
      <w:bodyDiv w:val="1"/>
      <w:marLeft w:val="0"/>
      <w:marRight w:val="0"/>
      <w:marTop w:val="0"/>
      <w:marBottom w:val="0"/>
      <w:divBdr>
        <w:top w:val="none" w:sz="0" w:space="0" w:color="auto"/>
        <w:left w:val="none" w:sz="0" w:space="0" w:color="auto"/>
        <w:bottom w:val="none" w:sz="0" w:space="0" w:color="auto"/>
        <w:right w:val="none" w:sz="0" w:space="0" w:color="auto"/>
      </w:divBdr>
    </w:div>
    <w:div w:id="137765990">
      <w:marLeft w:val="0"/>
      <w:marRight w:val="0"/>
      <w:marTop w:val="0"/>
      <w:marBottom w:val="0"/>
      <w:divBdr>
        <w:top w:val="none" w:sz="0" w:space="0" w:color="auto"/>
        <w:left w:val="none" w:sz="0" w:space="0" w:color="auto"/>
        <w:bottom w:val="none" w:sz="0" w:space="0" w:color="auto"/>
        <w:right w:val="none" w:sz="0" w:space="0" w:color="auto"/>
      </w:divBdr>
    </w:div>
    <w:div w:id="137917095">
      <w:marLeft w:val="0"/>
      <w:marRight w:val="0"/>
      <w:marTop w:val="0"/>
      <w:marBottom w:val="0"/>
      <w:divBdr>
        <w:top w:val="none" w:sz="0" w:space="0" w:color="auto"/>
        <w:left w:val="none" w:sz="0" w:space="0" w:color="auto"/>
        <w:bottom w:val="none" w:sz="0" w:space="0" w:color="auto"/>
        <w:right w:val="none" w:sz="0" w:space="0" w:color="auto"/>
      </w:divBdr>
    </w:div>
    <w:div w:id="137918260">
      <w:marLeft w:val="0"/>
      <w:marRight w:val="0"/>
      <w:marTop w:val="0"/>
      <w:marBottom w:val="0"/>
      <w:divBdr>
        <w:top w:val="none" w:sz="0" w:space="0" w:color="auto"/>
        <w:left w:val="none" w:sz="0" w:space="0" w:color="auto"/>
        <w:bottom w:val="none" w:sz="0" w:space="0" w:color="auto"/>
        <w:right w:val="none" w:sz="0" w:space="0" w:color="auto"/>
      </w:divBdr>
    </w:div>
    <w:div w:id="137960298">
      <w:marLeft w:val="0"/>
      <w:marRight w:val="0"/>
      <w:marTop w:val="0"/>
      <w:marBottom w:val="0"/>
      <w:divBdr>
        <w:top w:val="none" w:sz="0" w:space="0" w:color="auto"/>
        <w:left w:val="none" w:sz="0" w:space="0" w:color="auto"/>
        <w:bottom w:val="none" w:sz="0" w:space="0" w:color="auto"/>
        <w:right w:val="none" w:sz="0" w:space="0" w:color="auto"/>
      </w:divBdr>
    </w:div>
    <w:div w:id="137965672">
      <w:marLeft w:val="0"/>
      <w:marRight w:val="0"/>
      <w:marTop w:val="0"/>
      <w:marBottom w:val="0"/>
      <w:divBdr>
        <w:top w:val="none" w:sz="0" w:space="0" w:color="auto"/>
        <w:left w:val="none" w:sz="0" w:space="0" w:color="auto"/>
        <w:bottom w:val="none" w:sz="0" w:space="0" w:color="auto"/>
        <w:right w:val="none" w:sz="0" w:space="0" w:color="auto"/>
      </w:divBdr>
    </w:div>
    <w:div w:id="138038751">
      <w:marLeft w:val="0"/>
      <w:marRight w:val="0"/>
      <w:marTop w:val="0"/>
      <w:marBottom w:val="0"/>
      <w:divBdr>
        <w:top w:val="none" w:sz="0" w:space="0" w:color="auto"/>
        <w:left w:val="none" w:sz="0" w:space="0" w:color="auto"/>
        <w:bottom w:val="none" w:sz="0" w:space="0" w:color="auto"/>
        <w:right w:val="none" w:sz="0" w:space="0" w:color="auto"/>
      </w:divBdr>
    </w:div>
    <w:div w:id="138110467">
      <w:marLeft w:val="0"/>
      <w:marRight w:val="0"/>
      <w:marTop w:val="0"/>
      <w:marBottom w:val="0"/>
      <w:divBdr>
        <w:top w:val="none" w:sz="0" w:space="0" w:color="auto"/>
        <w:left w:val="none" w:sz="0" w:space="0" w:color="auto"/>
        <w:bottom w:val="none" w:sz="0" w:space="0" w:color="auto"/>
        <w:right w:val="none" w:sz="0" w:space="0" w:color="auto"/>
      </w:divBdr>
    </w:div>
    <w:div w:id="138113788">
      <w:marLeft w:val="0"/>
      <w:marRight w:val="0"/>
      <w:marTop w:val="0"/>
      <w:marBottom w:val="0"/>
      <w:divBdr>
        <w:top w:val="none" w:sz="0" w:space="0" w:color="auto"/>
        <w:left w:val="none" w:sz="0" w:space="0" w:color="auto"/>
        <w:bottom w:val="none" w:sz="0" w:space="0" w:color="auto"/>
        <w:right w:val="none" w:sz="0" w:space="0" w:color="auto"/>
      </w:divBdr>
    </w:div>
    <w:div w:id="138152907">
      <w:marLeft w:val="0"/>
      <w:marRight w:val="0"/>
      <w:marTop w:val="0"/>
      <w:marBottom w:val="0"/>
      <w:divBdr>
        <w:top w:val="none" w:sz="0" w:space="0" w:color="auto"/>
        <w:left w:val="none" w:sz="0" w:space="0" w:color="auto"/>
        <w:bottom w:val="none" w:sz="0" w:space="0" w:color="auto"/>
        <w:right w:val="none" w:sz="0" w:space="0" w:color="auto"/>
      </w:divBdr>
    </w:div>
    <w:div w:id="138160258">
      <w:marLeft w:val="0"/>
      <w:marRight w:val="0"/>
      <w:marTop w:val="0"/>
      <w:marBottom w:val="0"/>
      <w:divBdr>
        <w:top w:val="none" w:sz="0" w:space="0" w:color="auto"/>
        <w:left w:val="none" w:sz="0" w:space="0" w:color="auto"/>
        <w:bottom w:val="none" w:sz="0" w:space="0" w:color="auto"/>
        <w:right w:val="none" w:sz="0" w:space="0" w:color="auto"/>
      </w:divBdr>
    </w:div>
    <w:div w:id="138234206">
      <w:marLeft w:val="0"/>
      <w:marRight w:val="0"/>
      <w:marTop w:val="0"/>
      <w:marBottom w:val="0"/>
      <w:divBdr>
        <w:top w:val="none" w:sz="0" w:space="0" w:color="auto"/>
        <w:left w:val="none" w:sz="0" w:space="0" w:color="auto"/>
        <w:bottom w:val="none" w:sz="0" w:space="0" w:color="auto"/>
        <w:right w:val="none" w:sz="0" w:space="0" w:color="auto"/>
      </w:divBdr>
    </w:div>
    <w:div w:id="138303525">
      <w:marLeft w:val="0"/>
      <w:marRight w:val="0"/>
      <w:marTop w:val="0"/>
      <w:marBottom w:val="0"/>
      <w:divBdr>
        <w:top w:val="none" w:sz="0" w:space="0" w:color="auto"/>
        <w:left w:val="none" w:sz="0" w:space="0" w:color="auto"/>
        <w:bottom w:val="none" w:sz="0" w:space="0" w:color="auto"/>
        <w:right w:val="none" w:sz="0" w:space="0" w:color="auto"/>
      </w:divBdr>
    </w:div>
    <w:div w:id="138305110">
      <w:marLeft w:val="0"/>
      <w:marRight w:val="0"/>
      <w:marTop w:val="0"/>
      <w:marBottom w:val="0"/>
      <w:divBdr>
        <w:top w:val="none" w:sz="0" w:space="0" w:color="auto"/>
        <w:left w:val="none" w:sz="0" w:space="0" w:color="auto"/>
        <w:bottom w:val="none" w:sz="0" w:space="0" w:color="auto"/>
        <w:right w:val="none" w:sz="0" w:space="0" w:color="auto"/>
      </w:divBdr>
    </w:div>
    <w:div w:id="138305423">
      <w:marLeft w:val="0"/>
      <w:marRight w:val="0"/>
      <w:marTop w:val="0"/>
      <w:marBottom w:val="0"/>
      <w:divBdr>
        <w:top w:val="none" w:sz="0" w:space="0" w:color="auto"/>
        <w:left w:val="none" w:sz="0" w:space="0" w:color="auto"/>
        <w:bottom w:val="none" w:sz="0" w:space="0" w:color="auto"/>
        <w:right w:val="none" w:sz="0" w:space="0" w:color="auto"/>
      </w:divBdr>
    </w:div>
    <w:div w:id="138310998">
      <w:marLeft w:val="0"/>
      <w:marRight w:val="0"/>
      <w:marTop w:val="0"/>
      <w:marBottom w:val="0"/>
      <w:divBdr>
        <w:top w:val="none" w:sz="0" w:space="0" w:color="auto"/>
        <w:left w:val="none" w:sz="0" w:space="0" w:color="auto"/>
        <w:bottom w:val="none" w:sz="0" w:space="0" w:color="auto"/>
        <w:right w:val="none" w:sz="0" w:space="0" w:color="auto"/>
      </w:divBdr>
    </w:div>
    <w:div w:id="138495942">
      <w:marLeft w:val="0"/>
      <w:marRight w:val="0"/>
      <w:marTop w:val="0"/>
      <w:marBottom w:val="0"/>
      <w:divBdr>
        <w:top w:val="none" w:sz="0" w:space="0" w:color="auto"/>
        <w:left w:val="none" w:sz="0" w:space="0" w:color="auto"/>
        <w:bottom w:val="none" w:sz="0" w:space="0" w:color="auto"/>
        <w:right w:val="none" w:sz="0" w:space="0" w:color="auto"/>
      </w:divBdr>
    </w:div>
    <w:div w:id="138570645">
      <w:marLeft w:val="0"/>
      <w:marRight w:val="0"/>
      <w:marTop w:val="0"/>
      <w:marBottom w:val="0"/>
      <w:divBdr>
        <w:top w:val="none" w:sz="0" w:space="0" w:color="auto"/>
        <w:left w:val="none" w:sz="0" w:space="0" w:color="auto"/>
        <w:bottom w:val="none" w:sz="0" w:space="0" w:color="auto"/>
        <w:right w:val="none" w:sz="0" w:space="0" w:color="auto"/>
      </w:divBdr>
    </w:div>
    <w:div w:id="138616566">
      <w:marLeft w:val="0"/>
      <w:marRight w:val="0"/>
      <w:marTop w:val="0"/>
      <w:marBottom w:val="0"/>
      <w:divBdr>
        <w:top w:val="none" w:sz="0" w:space="0" w:color="auto"/>
        <w:left w:val="none" w:sz="0" w:space="0" w:color="auto"/>
        <w:bottom w:val="none" w:sz="0" w:space="0" w:color="auto"/>
        <w:right w:val="none" w:sz="0" w:space="0" w:color="auto"/>
      </w:divBdr>
    </w:div>
    <w:div w:id="138688127">
      <w:marLeft w:val="0"/>
      <w:marRight w:val="0"/>
      <w:marTop w:val="0"/>
      <w:marBottom w:val="0"/>
      <w:divBdr>
        <w:top w:val="none" w:sz="0" w:space="0" w:color="auto"/>
        <w:left w:val="none" w:sz="0" w:space="0" w:color="auto"/>
        <w:bottom w:val="none" w:sz="0" w:space="0" w:color="auto"/>
        <w:right w:val="none" w:sz="0" w:space="0" w:color="auto"/>
      </w:divBdr>
    </w:div>
    <w:div w:id="138690164">
      <w:marLeft w:val="0"/>
      <w:marRight w:val="0"/>
      <w:marTop w:val="0"/>
      <w:marBottom w:val="0"/>
      <w:divBdr>
        <w:top w:val="none" w:sz="0" w:space="0" w:color="auto"/>
        <w:left w:val="none" w:sz="0" w:space="0" w:color="auto"/>
        <w:bottom w:val="none" w:sz="0" w:space="0" w:color="auto"/>
        <w:right w:val="none" w:sz="0" w:space="0" w:color="auto"/>
      </w:divBdr>
    </w:div>
    <w:div w:id="138808832">
      <w:marLeft w:val="0"/>
      <w:marRight w:val="0"/>
      <w:marTop w:val="0"/>
      <w:marBottom w:val="0"/>
      <w:divBdr>
        <w:top w:val="none" w:sz="0" w:space="0" w:color="auto"/>
        <w:left w:val="none" w:sz="0" w:space="0" w:color="auto"/>
        <w:bottom w:val="none" w:sz="0" w:space="0" w:color="auto"/>
        <w:right w:val="none" w:sz="0" w:space="0" w:color="auto"/>
      </w:divBdr>
    </w:div>
    <w:div w:id="138885156">
      <w:marLeft w:val="0"/>
      <w:marRight w:val="0"/>
      <w:marTop w:val="0"/>
      <w:marBottom w:val="0"/>
      <w:divBdr>
        <w:top w:val="none" w:sz="0" w:space="0" w:color="auto"/>
        <w:left w:val="none" w:sz="0" w:space="0" w:color="auto"/>
        <w:bottom w:val="none" w:sz="0" w:space="0" w:color="auto"/>
        <w:right w:val="none" w:sz="0" w:space="0" w:color="auto"/>
      </w:divBdr>
    </w:div>
    <w:div w:id="139004791">
      <w:marLeft w:val="0"/>
      <w:marRight w:val="0"/>
      <w:marTop w:val="0"/>
      <w:marBottom w:val="0"/>
      <w:divBdr>
        <w:top w:val="none" w:sz="0" w:space="0" w:color="auto"/>
        <w:left w:val="none" w:sz="0" w:space="0" w:color="auto"/>
        <w:bottom w:val="none" w:sz="0" w:space="0" w:color="auto"/>
        <w:right w:val="none" w:sz="0" w:space="0" w:color="auto"/>
      </w:divBdr>
    </w:div>
    <w:div w:id="139033232">
      <w:bodyDiv w:val="1"/>
      <w:marLeft w:val="0"/>
      <w:marRight w:val="0"/>
      <w:marTop w:val="0"/>
      <w:marBottom w:val="0"/>
      <w:divBdr>
        <w:top w:val="none" w:sz="0" w:space="0" w:color="auto"/>
        <w:left w:val="none" w:sz="0" w:space="0" w:color="auto"/>
        <w:bottom w:val="none" w:sz="0" w:space="0" w:color="auto"/>
        <w:right w:val="none" w:sz="0" w:space="0" w:color="auto"/>
      </w:divBdr>
    </w:div>
    <w:div w:id="139078775">
      <w:marLeft w:val="0"/>
      <w:marRight w:val="0"/>
      <w:marTop w:val="0"/>
      <w:marBottom w:val="0"/>
      <w:divBdr>
        <w:top w:val="none" w:sz="0" w:space="0" w:color="auto"/>
        <w:left w:val="none" w:sz="0" w:space="0" w:color="auto"/>
        <w:bottom w:val="none" w:sz="0" w:space="0" w:color="auto"/>
        <w:right w:val="none" w:sz="0" w:space="0" w:color="auto"/>
      </w:divBdr>
    </w:div>
    <w:div w:id="139157150">
      <w:marLeft w:val="0"/>
      <w:marRight w:val="0"/>
      <w:marTop w:val="0"/>
      <w:marBottom w:val="0"/>
      <w:divBdr>
        <w:top w:val="none" w:sz="0" w:space="0" w:color="auto"/>
        <w:left w:val="none" w:sz="0" w:space="0" w:color="auto"/>
        <w:bottom w:val="none" w:sz="0" w:space="0" w:color="auto"/>
        <w:right w:val="none" w:sz="0" w:space="0" w:color="auto"/>
      </w:divBdr>
    </w:div>
    <w:div w:id="139421882">
      <w:marLeft w:val="0"/>
      <w:marRight w:val="0"/>
      <w:marTop w:val="0"/>
      <w:marBottom w:val="0"/>
      <w:divBdr>
        <w:top w:val="none" w:sz="0" w:space="0" w:color="auto"/>
        <w:left w:val="none" w:sz="0" w:space="0" w:color="auto"/>
        <w:bottom w:val="none" w:sz="0" w:space="0" w:color="auto"/>
        <w:right w:val="none" w:sz="0" w:space="0" w:color="auto"/>
      </w:divBdr>
    </w:div>
    <w:div w:id="139422553">
      <w:marLeft w:val="0"/>
      <w:marRight w:val="0"/>
      <w:marTop w:val="0"/>
      <w:marBottom w:val="0"/>
      <w:divBdr>
        <w:top w:val="none" w:sz="0" w:space="0" w:color="auto"/>
        <w:left w:val="none" w:sz="0" w:space="0" w:color="auto"/>
        <w:bottom w:val="none" w:sz="0" w:space="0" w:color="auto"/>
        <w:right w:val="none" w:sz="0" w:space="0" w:color="auto"/>
      </w:divBdr>
    </w:div>
    <w:div w:id="139538674">
      <w:marLeft w:val="0"/>
      <w:marRight w:val="0"/>
      <w:marTop w:val="0"/>
      <w:marBottom w:val="0"/>
      <w:divBdr>
        <w:top w:val="none" w:sz="0" w:space="0" w:color="auto"/>
        <w:left w:val="none" w:sz="0" w:space="0" w:color="auto"/>
        <w:bottom w:val="none" w:sz="0" w:space="0" w:color="auto"/>
        <w:right w:val="none" w:sz="0" w:space="0" w:color="auto"/>
      </w:divBdr>
    </w:div>
    <w:div w:id="139538824">
      <w:marLeft w:val="0"/>
      <w:marRight w:val="0"/>
      <w:marTop w:val="0"/>
      <w:marBottom w:val="0"/>
      <w:divBdr>
        <w:top w:val="none" w:sz="0" w:space="0" w:color="auto"/>
        <w:left w:val="none" w:sz="0" w:space="0" w:color="auto"/>
        <w:bottom w:val="none" w:sz="0" w:space="0" w:color="auto"/>
        <w:right w:val="none" w:sz="0" w:space="0" w:color="auto"/>
      </w:divBdr>
    </w:div>
    <w:div w:id="139618418">
      <w:marLeft w:val="0"/>
      <w:marRight w:val="0"/>
      <w:marTop w:val="0"/>
      <w:marBottom w:val="0"/>
      <w:divBdr>
        <w:top w:val="none" w:sz="0" w:space="0" w:color="auto"/>
        <w:left w:val="none" w:sz="0" w:space="0" w:color="auto"/>
        <w:bottom w:val="none" w:sz="0" w:space="0" w:color="auto"/>
        <w:right w:val="none" w:sz="0" w:space="0" w:color="auto"/>
      </w:divBdr>
    </w:div>
    <w:div w:id="139657804">
      <w:marLeft w:val="0"/>
      <w:marRight w:val="0"/>
      <w:marTop w:val="0"/>
      <w:marBottom w:val="0"/>
      <w:divBdr>
        <w:top w:val="none" w:sz="0" w:space="0" w:color="auto"/>
        <w:left w:val="none" w:sz="0" w:space="0" w:color="auto"/>
        <w:bottom w:val="none" w:sz="0" w:space="0" w:color="auto"/>
        <w:right w:val="none" w:sz="0" w:space="0" w:color="auto"/>
      </w:divBdr>
    </w:div>
    <w:div w:id="139661530">
      <w:marLeft w:val="0"/>
      <w:marRight w:val="0"/>
      <w:marTop w:val="0"/>
      <w:marBottom w:val="0"/>
      <w:divBdr>
        <w:top w:val="none" w:sz="0" w:space="0" w:color="auto"/>
        <w:left w:val="none" w:sz="0" w:space="0" w:color="auto"/>
        <w:bottom w:val="none" w:sz="0" w:space="0" w:color="auto"/>
        <w:right w:val="none" w:sz="0" w:space="0" w:color="auto"/>
      </w:divBdr>
    </w:div>
    <w:div w:id="139662059">
      <w:marLeft w:val="0"/>
      <w:marRight w:val="0"/>
      <w:marTop w:val="0"/>
      <w:marBottom w:val="0"/>
      <w:divBdr>
        <w:top w:val="none" w:sz="0" w:space="0" w:color="auto"/>
        <w:left w:val="none" w:sz="0" w:space="0" w:color="auto"/>
        <w:bottom w:val="none" w:sz="0" w:space="0" w:color="auto"/>
        <w:right w:val="none" w:sz="0" w:space="0" w:color="auto"/>
      </w:divBdr>
    </w:div>
    <w:div w:id="139732096">
      <w:marLeft w:val="0"/>
      <w:marRight w:val="0"/>
      <w:marTop w:val="0"/>
      <w:marBottom w:val="0"/>
      <w:divBdr>
        <w:top w:val="none" w:sz="0" w:space="0" w:color="auto"/>
        <w:left w:val="none" w:sz="0" w:space="0" w:color="auto"/>
        <w:bottom w:val="none" w:sz="0" w:space="0" w:color="auto"/>
        <w:right w:val="none" w:sz="0" w:space="0" w:color="auto"/>
      </w:divBdr>
    </w:div>
    <w:div w:id="139739063">
      <w:marLeft w:val="0"/>
      <w:marRight w:val="0"/>
      <w:marTop w:val="0"/>
      <w:marBottom w:val="0"/>
      <w:divBdr>
        <w:top w:val="none" w:sz="0" w:space="0" w:color="auto"/>
        <w:left w:val="none" w:sz="0" w:space="0" w:color="auto"/>
        <w:bottom w:val="none" w:sz="0" w:space="0" w:color="auto"/>
        <w:right w:val="none" w:sz="0" w:space="0" w:color="auto"/>
      </w:divBdr>
    </w:div>
    <w:div w:id="139809572">
      <w:marLeft w:val="0"/>
      <w:marRight w:val="0"/>
      <w:marTop w:val="0"/>
      <w:marBottom w:val="0"/>
      <w:divBdr>
        <w:top w:val="none" w:sz="0" w:space="0" w:color="auto"/>
        <w:left w:val="none" w:sz="0" w:space="0" w:color="auto"/>
        <w:bottom w:val="none" w:sz="0" w:space="0" w:color="auto"/>
        <w:right w:val="none" w:sz="0" w:space="0" w:color="auto"/>
      </w:divBdr>
    </w:div>
    <w:div w:id="139809945">
      <w:marLeft w:val="0"/>
      <w:marRight w:val="0"/>
      <w:marTop w:val="0"/>
      <w:marBottom w:val="0"/>
      <w:divBdr>
        <w:top w:val="none" w:sz="0" w:space="0" w:color="auto"/>
        <w:left w:val="none" w:sz="0" w:space="0" w:color="auto"/>
        <w:bottom w:val="none" w:sz="0" w:space="0" w:color="auto"/>
        <w:right w:val="none" w:sz="0" w:space="0" w:color="auto"/>
      </w:divBdr>
    </w:div>
    <w:div w:id="139811149">
      <w:marLeft w:val="0"/>
      <w:marRight w:val="0"/>
      <w:marTop w:val="0"/>
      <w:marBottom w:val="0"/>
      <w:divBdr>
        <w:top w:val="none" w:sz="0" w:space="0" w:color="auto"/>
        <w:left w:val="none" w:sz="0" w:space="0" w:color="auto"/>
        <w:bottom w:val="none" w:sz="0" w:space="0" w:color="auto"/>
        <w:right w:val="none" w:sz="0" w:space="0" w:color="auto"/>
      </w:divBdr>
    </w:div>
    <w:div w:id="139886323">
      <w:marLeft w:val="0"/>
      <w:marRight w:val="0"/>
      <w:marTop w:val="0"/>
      <w:marBottom w:val="0"/>
      <w:divBdr>
        <w:top w:val="none" w:sz="0" w:space="0" w:color="auto"/>
        <w:left w:val="none" w:sz="0" w:space="0" w:color="auto"/>
        <w:bottom w:val="none" w:sz="0" w:space="0" w:color="auto"/>
        <w:right w:val="none" w:sz="0" w:space="0" w:color="auto"/>
      </w:divBdr>
    </w:div>
    <w:div w:id="139928224">
      <w:marLeft w:val="0"/>
      <w:marRight w:val="0"/>
      <w:marTop w:val="0"/>
      <w:marBottom w:val="0"/>
      <w:divBdr>
        <w:top w:val="none" w:sz="0" w:space="0" w:color="auto"/>
        <w:left w:val="none" w:sz="0" w:space="0" w:color="auto"/>
        <w:bottom w:val="none" w:sz="0" w:space="0" w:color="auto"/>
        <w:right w:val="none" w:sz="0" w:space="0" w:color="auto"/>
      </w:divBdr>
    </w:div>
    <w:div w:id="139930201">
      <w:marLeft w:val="0"/>
      <w:marRight w:val="0"/>
      <w:marTop w:val="0"/>
      <w:marBottom w:val="0"/>
      <w:divBdr>
        <w:top w:val="none" w:sz="0" w:space="0" w:color="auto"/>
        <w:left w:val="none" w:sz="0" w:space="0" w:color="auto"/>
        <w:bottom w:val="none" w:sz="0" w:space="0" w:color="auto"/>
        <w:right w:val="none" w:sz="0" w:space="0" w:color="auto"/>
      </w:divBdr>
    </w:div>
    <w:div w:id="139930705">
      <w:marLeft w:val="0"/>
      <w:marRight w:val="0"/>
      <w:marTop w:val="0"/>
      <w:marBottom w:val="0"/>
      <w:divBdr>
        <w:top w:val="none" w:sz="0" w:space="0" w:color="auto"/>
        <w:left w:val="none" w:sz="0" w:space="0" w:color="auto"/>
        <w:bottom w:val="none" w:sz="0" w:space="0" w:color="auto"/>
        <w:right w:val="none" w:sz="0" w:space="0" w:color="auto"/>
      </w:divBdr>
    </w:div>
    <w:div w:id="139932932">
      <w:marLeft w:val="0"/>
      <w:marRight w:val="0"/>
      <w:marTop w:val="0"/>
      <w:marBottom w:val="0"/>
      <w:divBdr>
        <w:top w:val="none" w:sz="0" w:space="0" w:color="auto"/>
        <w:left w:val="none" w:sz="0" w:space="0" w:color="auto"/>
        <w:bottom w:val="none" w:sz="0" w:space="0" w:color="auto"/>
        <w:right w:val="none" w:sz="0" w:space="0" w:color="auto"/>
      </w:divBdr>
    </w:div>
    <w:div w:id="140003768">
      <w:marLeft w:val="0"/>
      <w:marRight w:val="0"/>
      <w:marTop w:val="0"/>
      <w:marBottom w:val="0"/>
      <w:divBdr>
        <w:top w:val="none" w:sz="0" w:space="0" w:color="auto"/>
        <w:left w:val="none" w:sz="0" w:space="0" w:color="auto"/>
        <w:bottom w:val="none" w:sz="0" w:space="0" w:color="auto"/>
        <w:right w:val="none" w:sz="0" w:space="0" w:color="auto"/>
      </w:divBdr>
    </w:div>
    <w:div w:id="140120036">
      <w:marLeft w:val="0"/>
      <w:marRight w:val="0"/>
      <w:marTop w:val="0"/>
      <w:marBottom w:val="0"/>
      <w:divBdr>
        <w:top w:val="none" w:sz="0" w:space="0" w:color="auto"/>
        <w:left w:val="none" w:sz="0" w:space="0" w:color="auto"/>
        <w:bottom w:val="none" w:sz="0" w:space="0" w:color="auto"/>
        <w:right w:val="none" w:sz="0" w:space="0" w:color="auto"/>
      </w:divBdr>
    </w:div>
    <w:div w:id="140467855">
      <w:marLeft w:val="0"/>
      <w:marRight w:val="0"/>
      <w:marTop w:val="0"/>
      <w:marBottom w:val="0"/>
      <w:divBdr>
        <w:top w:val="none" w:sz="0" w:space="0" w:color="auto"/>
        <w:left w:val="none" w:sz="0" w:space="0" w:color="auto"/>
        <w:bottom w:val="none" w:sz="0" w:space="0" w:color="auto"/>
        <w:right w:val="none" w:sz="0" w:space="0" w:color="auto"/>
      </w:divBdr>
    </w:div>
    <w:div w:id="140512400">
      <w:marLeft w:val="0"/>
      <w:marRight w:val="0"/>
      <w:marTop w:val="0"/>
      <w:marBottom w:val="0"/>
      <w:divBdr>
        <w:top w:val="none" w:sz="0" w:space="0" w:color="auto"/>
        <w:left w:val="none" w:sz="0" w:space="0" w:color="auto"/>
        <w:bottom w:val="none" w:sz="0" w:space="0" w:color="auto"/>
        <w:right w:val="none" w:sz="0" w:space="0" w:color="auto"/>
      </w:divBdr>
    </w:div>
    <w:div w:id="140538793">
      <w:marLeft w:val="0"/>
      <w:marRight w:val="0"/>
      <w:marTop w:val="0"/>
      <w:marBottom w:val="0"/>
      <w:divBdr>
        <w:top w:val="none" w:sz="0" w:space="0" w:color="auto"/>
        <w:left w:val="none" w:sz="0" w:space="0" w:color="auto"/>
        <w:bottom w:val="none" w:sz="0" w:space="0" w:color="auto"/>
        <w:right w:val="none" w:sz="0" w:space="0" w:color="auto"/>
      </w:divBdr>
    </w:div>
    <w:div w:id="140541464">
      <w:marLeft w:val="0"/>
      <w:marRight w:val="0"/>
      <w:marTop w:val="0"/>
      <w:marBottom w:val="0"/>
      <w:divBdr>
        <w:top w:val="none" w:sz="0" w:space="0" w:color="auto"/>
        <w:left w:val="none" w:sz="0" w:space="0" w:color="auto"/>
        <w:bottom w:val="none" w:sz="0" w:space="0" w:color="auto"/>
        <w:right w:val="none" w:sz="0" w:space="0" w:color="auto"/>
      </w:divBdr>
    </w:div>
    <w:div w:id="140578910">
      <w:marLeft w:val="0"/>
      <w:marRight w:val="0"/>
      <w:marTop w:val="0"/>
      <w:marBottom w:val="0"/>
      <w:divBdr>
        <w:top w:val="none" w:sz="0" w:space="0" w:color="auto"/>
        <w:left w:val="none" w:sz="0" w:space="0" w:color="auto"/>
        <w:bottom w:val="none" w:sz="0" w:space="0" w:color="auto"/>
        <w:right w:val="none" w:sz="0" w:space="0" w:color="auto"/>
      </w:divBdr>
    </w:div>
    <w:div w:id="140729685">
      <w:marLeft w:val="0"/>
      <w:marRight w:val="0"/>
      <w:marTop w:val="0"/>
      <w:marBottom w:val="0"/>
      <w:divBdr>
        <w:top w:val="none" w:sz="0" w:space="0" w:color="auto"/>
        <w:left w:val="none" w:sz="0" w:space="0" w:color="auto"/>
        <w:bottom w:val="none" w:sz="0" w:space="0" w:color="auto"/>
        <w:right w:val="none" w:sz="0" w:space="0" w:color="auto"/>
      </w:divBdr>
    </w:div>
    <w:div w:id="140734805">
      <w:marLeft w:val="0"/>
      <w:marRight w:val="0"/>
      <w:marTop w:val="0"/>
      <w:marBottom w:val="0"/>
      <w:divBdr>
        <w:top w:val="none" w:sz="0" w:space="0" w:color="auto"/>
        <w:left w:val="none" w:sz="0" w:space="0" w:color="auto"/>
        <w:bottom w:val="none" w:sz="0" w:space="0" w:color="auto"/>
        <w:right w:val="none" w:sz="0" w:space="0" w:color="auto"/>
      </w:divBdr>
    </w:div>
    <w:div w:id="140738118">
      <w:marLeft w:val="0"/>
      <w:marRight w:val="0"/>
      <w:marTop w:val="0"/>
      <w:marBottom w:val="0"/>
      <w:divBdr>
        <w:top w:val="none" w:sz="0" w:space="0" w:color="auto"/>
        <w:left w:val="none" w:sz="0" w:space="0" w:color="auto"/>
        <w:bottom w:val="none" w:sz="0" w:space="0" w:color="auto"/>
        <w:right w:val="none" w:sz="0" w:space="0" w:color="auto"/>
      </w:divBdr>
    </w:div>
    <w:div w:id="140774747">
      <w:marLeft w:val="0"/>
      <w:marRight w:val="0"/>
      <w:marTop w:val="0"/>
      <w:marBottom w:val="0"/>
      <w:divBdr>
        <w:top w:val="none" w:sz="0" w:space="0" w:color="auto"/>
        <w:left w:val="none" w:sz="0" w:space="0" w:color="auto"/>
        <w:bottom w:val="none" w:sz="0" w:space="0" w:color="auto"/>
        <w:right w:val="none" w:sz="0" w:space="0" w:color="auto"/>
      </w:divBdr>
    </w:div>
    <w:div w:id="140780537">
      <w:marLeft w:val="0"/>
      <w:marRight w:val="0"/>
      <w:marTop w:val="0"/>
      <w:marBottom w:val="0"/>
      <w:divBdr>
        <w:top w:val="none" w:sz="0" w:space="0" w:color="auto"/>
        <w:left w:val="none" w:sz="0" w:space="0" w:color="auto"/>
        <w:bottom w:val="none" w:sz="0" w:space="0" w:color="auto"/>
        <w:right w:val="none" w:sz="0" w:space="0" w:color="auto"/>
      </w:divBdr>
    </w:div>
    <w:div w:id="140848536">
      <w:marLeft w:val="0"/>
      <w:marRight w:val="0"/>
      <w:marTop w:val="0"/>
      <w:marBottom w:val="0"/>
      <w:divBdr>
        <w:top w:val="none" w:sz="0" w:space="0" w:color="auto"/>
        <w:left w:val="none" w:sz="0" w:space="0" w:color="auto"/>
        <w:bottom w:val="none" w:sz="0" w:space="0" w:color="auto"/>
        <w:right w:val="none" w:sz="0" w:space="0" w:color="auto"/>
      </w:divBdr>
    </w:div>
    <w:div w:id="140924849">
      <w:marLeft w:val="0"/>
      <w:marRight w:val="0"/>
      <w:marTop w:val="0"/>
      <w:marBottom w:val="0"/>
      <w:divBdr>
        <w:top w:val="none" w:sz="0" w:space="0" w:color="auto"/>
        <w:left w:val="none" w:sz="0" w:space="0" w:color="auto"/>
        <w:bottom w:val="none" w:sz="0" w:space="0" w:color="auto"/>
        <w:right w:val="none" w:sz="0" w:space="0" w:color="auto"/>
      </w:divBdr>
    </w:div>
    <w:div w:id="140925193">
      <w:bodyDiv w:val="1"/>
      <w:marLeft w:val="0"/>
      <w:marRight w:val="0"/>
      <w:marTop w:val="0"/>
      <w:marBottom w:val="0"/>
      <w:divBdr>
        <w:top w:val="none" w:sz="0" w:space="0" w:color="auto"/>
        <w:left w:val="none" w:sz="0" w:space="0" w:color="auto"/>
        <w:bottom w:val="none" w:sz="0" w:space="0" w:color="auto"/>
        <w:right w:val="none" w:sz="0" w:space="0" w:color="auto"/>
      </w:divBdr>
    </w:div>
    <w:div w:id="140928288">
      <w:marLeft w:val="0"/>
      <w:marRight w:val="0"/>
      <w:marTop w:val="0"/>
      <w:marBottom w:val="0"/>
      <w:divBdr>
        <w:top w:val="none" w:sz="0" w:space="0" w:color="auto"/>
        <w:left w:val="none" w:sz="0" w:space="0" w:color="auto"/>
        <w:bottom w:val="none" w:sz="0" w:space="0" w:color="auto"/>
        <w:right w:val="none" w:sz="0" w:space="0" w:color="auto"/>
      </w:divBdr>
    </w:div>
    <w:div w:id="140972013">
      <w:marLeft w:val="0"/>
      <w:marRight w:val="0"/>
      <w:marTop w:val="0"/>
      <w:marBottom w:val="0"/>
      <w:divBdr>
        <w:top w:val="none" w:sz="0" w:space="0" w:color="auto"/>
        <w:left w:val="none" w:sz="0" w:space="0" w:color="auto"/>
        <w:bottom w:val="none" w:sz="0" w:space="0" w:color="auto"/>
        <w:right w:val="none" w:sz="0" w:space="0" w:color="auto"/>
      </w:divBdr>
    </w:div>
    <w:div w:id="141049023">
      <w:marLeft w:val="0"/>
      <w:marRight w:val="0"/>
      <w:marTop w:val="0"/>
      <w:marBottom w:val="0"/>
      <w:divBdr>
        <w:top w:val="none" w:sz="0" w:space="0" w:color="auto"/>
        <w:left w:val="none" w:sz="0" w:space="0" w:color="auto"/>
        <w:bottom w:val="none" w:sz="0" w:space="0" w:color="auto"/>
        <w:right w:val="none" w:sz="0" w:space="0" w:color="auto"/>
      </w:divBdr>
    </w:div>
    <w:div w:id="141116239">
      <w:marLeft w:val="0"/>
      <w:marRight w:val="0"/>
      <w:marTop w:val="0"/>
      <w:marBottom w:val="0"/>
      <w:divBdr>
        <w:top w:val="none" w:sz="0" w:space="0" w:color="auto"/>
        <w:left w:val="none" w:sz="0" w:space="0" w:color="auto"/>
        <w:bottom w:val="none" w:sz="0" w:space="0" w:color="auto"/>
        <w:right w:val="none" w:sz="0" w:space="0" w:color="auto"/>
      </w:divBdr>
    </w:div>
    <w:div w:id="141119010">
      <w:marLeft w:val="0"/>
      <w:marRight w:val="0"/>
      <w:marTop w:val="0"/>
      <w:marBottom w:val="0"/>
      <w:divBdr>
        <w:top w:val="none" w:sz="0" w:space="0" w:color="auto"/>
        <w:left w:val="none" w:sz="0" w:space="0" w:color="auto"/>
        <w:bottom w:val="none" w:sz="0" w:space="0" w:color="auto"/>
        <w:right w:val="none" w:sz="0" w:space="0" w:color="auto"/>
      </w:divBdr>
    </w:div>
    <w:div w:id="141166833">
      <w:marLeft w:val="0"/>
      <w:marRight w:val="0"/>
      <w:marTop w:val="0"/>
      <w:marBottom w:val="0"/>
      <w:divBdr>
        <w:top w:val="none" w:sz="0" w:space="0" w:color="auto"/>
        <w:left w:val="none" w:sz="0" w:space="0" w:color="auto"/>
        <w:bottom w:val="none" w:sz="0" w:space="0" w:color="auto"/>
        <w:right w:val="none" w:sz="0" w:space="0" w:color="auto"/>
      </w:divBdr>
    </w:div>
    <w:div w:id="141233963">
      <w:marLeft w:val="0"/>
      <w:marRight w:val="0"/>
      <w:marTop w:val="0"/>
      <w:marBottom w:val="0"/>
      <w:divBdr>
        <w:top w:val="none" w:sz="0" w:space="0" w:color="auto"/>
        <w:left w:val="none" w:sz="0" w:space="0" w:color="auto"/>
        <w:bottom w:val="none" w:sz="0" w:space="0" w:color="auto"/>
        <w:right w:val="none" w:sz="0" w:space="0" w:color="auto"/>
      </w:divBdr>
    </w:div>
    <w:div w:id="141234416">
      <w:marLeft w:val="0"/>
      <w:marRight w:val="0"/>
      <w:marTop w:val="0"/>
      <w:marBottom w:val="0"/>
      <w:divBdr>
        <w:top w:val="none" w:sz="0" w:space="0" w:color="auto"/>
        <w:left w:val="none" w:sz="0" w:space="0" w:color="auto"/>
        <w:bottom w:val="none" w:sz="0" w:space="0" w:color="auto"/>
        <w:right w:val="none" w:sz="0" w:space="0" w:color="auto"/>
      </w:divBdr>
    </w:div>
    <w:div w:id="141235667">
      <w:marLeft w:val="0"/>
      <w:marRight w:val="0"/>
      <w:marTop w:val="0"/>
      <w:marBottom w:val="0"/>
      <w:divBdr>
        <w:top w:val="none" w:sz="0" w:space="0" w:color="auto"/>
        <w:left w:val="none" w:sz="0" w:space="0" w:color="auto"/>
        <w:bottom w:val="none" w:sz="0" w:space="0" w:color="auto"/>
        <w:right w:val="none" w:sz="0" w:space="0" w:color="auto"/>
      </w:divBdr>
    </w:div>
    <w:div w:id="141316143">
      <w:marLeft w:val="0"/>
      <w:marRight w:val="0"/>
      <w:marTop w:val="0"/>
      <w:marBottom w:val="0"/>
      <w:divBdr>
        <w:top w:val="none" w:sz="0" w:space="0" w:color="auto"/>
        <w:left w:val="none" w:sz="0" w:space="0" w:color="auto"/>
        <w:bottom w:val="none" w:sz="0" w:space="0" w:color="auto"/>
        <w:right w:val="none" w:sz="0" w:space="0" w:color="auto"/>
      </w:divBdr>
    </w:div>
    <w:div w:id="141655556">
      <w:marLeft w:val="0"/>
      <w:marRight w:val="0"/>
      <w:marTop w:val="0"/>
      <w:marBottom w:val="0"/>
      <w:divBdr>
        <w:top w:val="none" w:sz="0" w:space="0" w:color="auto"/>
        <w:left w:val="none" w:sz="0" w:space="0" w:color="auto"/>
        <w:bottom w:val="none" w:sz="0" w:space="0" w:color="auto"/>
        <w:right w:val="none" w:sz="0" w:space="0" w:color="auto"/>
      </w:divBdr>
    </w:div>
    <w:div w:id="141703675">
      <w:marLeft w:val="0"/>
      <w:marRight w:val="0"/>
      <w:marTop w:val="0"/>
      <w:marBottom w:val="0"/>
      <w:divBdr>
        <w:top w:val="none" w:sz="0" w:space="0" w:color="auto"/>
        <w:left w:val="none" w:sz="0" w:space="0" w:color="auto"/>
        <w:bottom w:val="none" w:sz="0" w:space="0" w:color="auto"/>
        <w:right w:val="none" w:sz="0" w:space="0" w:color="auto"/>
      </w:divBdr>
    </w:div>
    <w:div w:id="141778224">
      <w:marLeft w:val="0"/>
      <w:marRight w:val="0"/>
      <w:marTop w:val="0"/>
      <w:marBottom w:val="0"/>
      <w:divBdr>
        <w:top w:val="none" w:sz="0" w:space="0" w:color="auto"/>
        <w:left w:val="none" w:sz="0" w:space="0" w:color="auto"/>
        <w:bottom w:val="none" w:sz="0" w:space="0" w:color="auto"/>
        <w:right w:val="none" w:sz="0" w:space="0" w:color="auto"/>
      </w:divBdr>
    </w:div>
    <w:div w:id="141822290">
      <w:marLeft w:val="0"/>
      <w:marRight w:val="0"/>
      <w:marTop w:val="0"/>
      <w:marBottom w:val="0"/>
      <w:divBdr>
        <w:top w:val="none" w:sz="0" w:space="0" w:color="auto"/>
        <w:left w:val="none" w:sz="0" w:space="0" w:color="auto"/>
        <w:bottom w:val="none" w:sz="0" w:space="0" w:color="auto"/>
        <w:right w:val="none" w:sz="0" w:space="0" w:color="auto"/>
      </w:divBdr>
    </w:div>
    <w:div w:id="141891551">
      <w:marLeft w:val="0"/>
      <w:marRight w:val="0"/>
      <w:marTop w:val="0"/>
      <w:marBottom w:val="0"/>
      <w:divBdr>
        <w:top w:val="none" w:sz="0" w:space="0" w:color="auto"/>
        <w:left w:val="none" w:sz="0" w:space="0" w:color="auto"/>
        <w:bottom w:val="none" w:sz="0" w:space="0" w:color="auto"/>
        <w:right w:val="none" w:sz="0" w:space="0" w:color="auto"/>
      </w:divBdr>
    </w:div>
    <w:div w:id="141972633">
      <w:marLeft w:val="0"/>
      <w:marRight w:val="0"/>
      <w:marTop w:val="0"/>
      <w:marBottom w:val="0"/>
      <w:divBdr>
        <w:top w:val="none" w:sz="0" w:space="0" w:color="auto"/>
        <w:left w:val="none" w:sz="0" w:space="0" w:color="auto"/>
        <w:bottom w:val="none" w:sz="0" w:space="0" w:color="auto"/>
        <w:right w:val="none" w:sz="0" w:space="0" w:color="auto"/>
      </w:divBdr>
    </w:div>
    <w:div w:id="142046909">
      <w:marLeft w:val="0"/>
      <w:marRight w:val="0"/>
      <w:marTop w:val="0"/>
      <w:marBottom w:val="0"/>
      <w:divBdr>
        <w:top w:val="none" w:sz="0" w:space="0" w:color="auto"/>
        <w:left w:val="none" w:sz="0" w:space="0" w:color="auto"/>
        <w:bottom w:val="none" w:sz="0" w:space="0" w:color="auto"/>
        <w:right w:val="none" w:sz="0" w:space="0" w:color="auto"/>
      </w:divBdr>
    </w:div>
    <w:div w:id="142357859">
      <w:marLeft w:val="0"/>
      <w:marRight w:val="0"/>
      <w:marTop w:val="0"/>
      <w:marBottom w:val="0"/>
      <w:divBdr>
        <w:top w:val="none" w:sz="0" w:space="0" w:color="auto"/>
        <w:left w:val="none" w:sz="0" w:space="0" w:color="auto"/>
        <w:bottom w:val="none" w:sz="0" w:space="0" w:color="auto"/>
        <w:right w:val="none" w:sz="0" w:space="0" w:color="auto"/>
      </w:divBdr>
    </w:div>
    <w:div w:id="142358203">
      <w:marLeft w:val="0"/>
      <w:marRight w:val="0"/>
      <w:marTop w:val="0"/>
      <w:marBottom w:val="0"/>
      <w:divBdr>
        <w:top w:val="none" w:sz="0" w:space="0" w:color="auto"/>
        <w:left w:val="none" w:sz="0" w:space="0" w:color="auto"/>
        <w:bottom w:val="none" w:sz="0" w:space="0" w:color="auto"/>
        <w:right w:val="none" w:sz="0" w:space="0" w:color="auto"/>
      </w:divBdr>
    </w:div>
    <w:div w:id="142476652">
      <w:marLeft w:val="0"/>
      <w:marRight w:val="0"/>
      <w:marTop w:val="0"/>
      <w:marBottom w:val="0"/>
      <w:divBdr>
        <w:top w:val="none" w:sz="0" w:space="0" w:color="auto"/>
        <w:left w:val="none" w:sz="0" w:space="0" w:color="auto"/>
        <w:bottom w:val="none" w:sz="0" w:space="0" w:color="auto"/>
        <w:right w:val="none" w:sz="0" w:space="0" w:color="auto"/>
      </w:divBdr>
    </w:div>
    <w:div w:id="142504019">
      <w:marLeft w:val="0"/>
      <w:marRight w:val="0"/>
      <w:marTop w:val="0"/>
      <w:marBottom w:val="0"/>
      <w:divBdr>
        <w:top w:val="none" w:sz="0" w:space="0" w:color="auto"/>
        <w:left w:val="none" w:sz="0" w:space="0" w:color="auto"/>
        <w:bottom w:val="none" w:sz="0" w:space="0" w:color="auto"/>
        <w:right w:val="none" w:sz="0" w:space="0" w:color="auto"/>
      </w:divBdr>
    </w:div>
    <w:div w:id="142504780">
      <w:marLeft w:val="0"/>
      <w:marRight w:val="0"/>
      <w:marTop w:val="0"/>
      <w:marBottom w:val="0"/>
      <w:divBdr>
        <w:top w:val="none" w:sz="0" w:space="0" w:color="auto"/>
        <w:left w:val="none" w:sz="0" w:space="0" w:color="auto"/>
        <w:bottom w:val="none" w:sz="0" w:space="0" w:color="auto"/>
        <w:right w:val="none" w:sz="0" w:space="0" w:color="auto"/>
      </w:divBdr>
    </w:div>
    <w:div w:id="142701043">
      <w:marLeft w:val="0"/>
      <w:marRight w:val="0"/>
      <w:marTop w:val="0"/>
      <w:marBottom w:val="0"/>
      <w:divBdr>
        <w:top w:val="none" w:sz="0" w:space="0" w:color="auto"/>
        <w:left w:val="none" w:sz="0" w:space="0" w:color="auto"/>
        <w:bottom w:val="none" w:sz="0" w:space="0" w:color="auto"/>
        <w:right w:val="none" w:sz="0" w:space="0" w:color="auto"/>
      </w:divBdr>
    </w:div>
    <w:div w:id="142738998">
      <w:marLeft w:val="0"/>
      <w:marRight w:val="0"/>
      <w:marTop w:val="0"/>
      <w:marBottom w:val="0"/>
      <w:divBdr>
        <w:top w:val="none" w:sz="0" w:space="0" w:color="auto"/>
        <w:left w:val="none" w:sz="0" w:space="0" w:color="auto"/>
        <w:bottom w:val="none" w:sz="0" w:space="0" w:color="auto"/>
        <w:right w:val="none" w:sz="0" w:space="0" w:color="auto"/>
      </w:divBdr>
    </w:div>
    <w:div w:id="142816462">
      <w:marLeft w:val="0"/>
      <w:marRight w:val="0"/>
      <w:marTop w:val="0"/>
      <w:marBottom w:val="0"/>
      <w:divBdr>
        <w:top w:val="none" w:sz="0" w:space="0" w:color="auto"/>
        <w:left w:val="none" w:sz="0" w:space="0" w:color="auto"/>
        <w:bottom w:val="none" w:sz="0" w:space="0" w:color="auto"/>
        <w:right w:val="none" w:sz="0" w:space="0" w:color="auto"/>
      </w:divBdr>
    </w:div>
    <w:div w:id="142821101">
      <w:marLeft w:val="0"/>
      <w:marRight w:val="0"/>
      <w:marTop w:val="0"/>
      <w:marBottom w:val="0"/>
      <w:divBdr>
        <w:top w:val="none" w:sz="0" w:space="0" w:color="auto"/>
        <w:left w:val="none" w:sz="0" w:space="0" w:color="auto"/>
        <w:bottom w:val="none" w:sz="0" w:space="0" w:color="auto"/>
        <w:right w:val="none" w:sz="0" w:space="0" w:color="auto"/>
      </w:divBdr>
    </w:div>
    <w:div w:id="142966266">
      <w:marLeft w:val="0"/>
      <w:marRight w:val="0"/>
      <w:marTop w:val="0"/>
      <w:marBottom w:val="0"/>
      <w:divBdr>
        <w:top w:val="none" w:sz="0" w:space="0" w:color="auto"/>
        <w:left w:val="none" w:sz="0" w:space="0" w:color="auto"/>
        <w:bottom w:val="none" w:sz="0" w:space="0" w:color="auto"/>
        <w:right w:val="none" w:sz="0" w:space="0" w:color="auto"/>
      </w:divBdr>
    </w:div>
    <w:div w:id="143084037">
      <w:marLeft w:val="0"/>
      <w:marRight w:val="0"/>
      <w:marTop w:val="0"/>
      <w:marBottom w:val="0"/>
      <w:divBdr>
        <w:top w:val="none" w:sz="0" w:space="0" w:color="auto"/>
        <w:left w:val="none" w:sz="0" w:space="0" w:color="auto"/>
        <w:bottom w:val="none" w:sz="0" w:space="0" w:color="auto"/>
        <w:right w:val="none" w:sz="0" w:space="0" w:color="auto"/>
      </w:divBdr>
    </w:div>
    <w:div w:id="143088644">
      <w:marLeft w:val="0"/>
      <w:marRight w:val="0"/>
      <w:marTop w:val="0"/>
      <w:marBottom w:val="0"/>
      <w:divBdr>
        <w:top w:val="none" w:sz="0" w:space="0" w:color="auto"/>
        <w:left w:val="none" w:sz="0" w:space="0" w:color="auto"/>
        <w:bottom w:val="none" w:sz="0" w:space="0" w:color="auto"/>
        <w:right w:val="none" w:sz="0" w:space="0" w:color="auto"/>
      </w:divBdr>
    </w:div>
    <w:div w:id="143133983">
      <w:marLeft w:val="0"/>
      <w:marRight w:val="0"/>
      <w:marTop w:val="0"/>
      <w:marBottom w:val="0"/>
      <w:divBdr>
        <w:top w:val="none" w:sz="0" w:space="0" w:color="auto"/>
        <w:left w:val="none" w:sz="0" w:space="0" w:color="auto"/>
        <w:bottom w:val="none" w:sz="0" w:space="0" w:color="auto"/>
        <w:right w:val="none" w:sz="0" w:space="0" w:color="auto"/>
      </w:divBdr>
    </w:div>
    <w:div w:id="143157869">
      <w:marLeft w:val="0"/>
      <w:marRight w:val="0"/>
      <w:marTop w:val="0"/>
      <w:marBottom w:val="0"/>
      <w:divBdr>
        <w:top w:val="none" w:sz="0" w:space="0" w:color="auto"/>
        <w:left w:val="none" w:sz="0" w:space="0" w:color="auto"/>
        <w:bottom w:val="none" w:sz="0" w:space="0" w:color="auto"/>
        <w:right w:val="none" w:sz="0" w:space="0" w:color="auto"/>
      </w:divBdr>
    </w:div>
    <w:div w:id="143206169">
      <w:marLeft w:val="0"/>
      <w:marRight w:val="0"/>
      <w:marTop w:val="0"/>
      <w:marBottom w:val="0"/>
      <w:divBdr>
        <w:top w:val="none" w:sz="0" w:space="0" w:color="auto"/>
        <w:left w:val="none" w:sz="0" w:space="0" w:color="auto"/>
        <w:bottom w:val="none" w:sz="0" w:space="0" w:color="auto"/>
        <w:right w:val="none" w:sz="0" w:space="0" w:color="auto"/>
      </w:divBdr>
    </w:div>
    <w:div w:id="143276200">
      <w:marLeft w:val="0"/>
      <w:marRight w:val="0"/>
      <w:marTop w:val="0"/>
      <w:marBottom w:val="0"/>
      <w:divBdr>
        <w:top w:val="none" w:sz="0" w:space="0" w:color="auto"/>
        <w:left w:val="none" w:sz="0" w:space="0" w:color="auto"/>
        <w:bottom w:val="none" w:sz="0" w:space="0" w:color="auto"/>
        <w:right w:val="none" w:sz="0" w:space="0" w:color="auto"/>
      </w:divBdr>
    </w:div>
    <w:div w:id="143282174">
      <w:marLeft w:val="0"/>
      <w:marRight w:val="0"/>
      <w:marTop w:val="0"/>
      <w:marBottom w:val="0"/>
      <w:divBdr>
        <w:top w:val="none" w:sz="0" w:space="0" w:color="auto"/>
        <w:left w:val="none" w:sz="0" w:space="0" w:color="auto"/>
        <w:bottom w:val="none" w:sz="0" w:space="0" w:color="auto"/>
        <w:right w:val="none" w:sz="0" w:space="0" w:color="auto"/>
      </w:divBdr>
    </w:div>
    <w:div w:id="143354387">
      <w:marLeft w:val="0"/>
      <w:marRight w:val="0"/>
      <w:marTop w:val="0"/>
      <w:marBottom w:val="0"/>
      <w:divBdr>
        <w:top w:val="none" w:sz="0" w:space="0" w:color="auto"/>
        <w:left w:val="none" w:sz="0" w:space="0" w:color="auto"/>
        <w:bottom w:val="none" w:sz="0" w:space="0" w:color="auto"/>
        <w:right w:val="none" w:sz="0" w:space="0" w:color="auto"/>
      </w:divBdr>
    </w:div>
    <w:div w:id="143469188">
      <w:marLeft w:val="0"/>
      <w:marRight w:val="0"/>
      <w:marTop w:val="0"/>
      <w:marBottom w:val="0"/>
      <w:divBdr>
        <w:top w:val="none" w:sz="0" w:space="0" w:color="auto"/>
        <w:left w:val="none" w:sz="0" w:space="0" w:color="auto"/>
        <w:bottom w:val="none" w:sz="0" w:space="0" w:color="auto"/>
        <w:right w:val="none" w:sz="0" w:space="0" w:color="auto"/>
      </w:divBdr>
    </w:div>
    <w:div w:id="143666766">
      <w:marLeft w:val="0"/>
      <w:marRight w:val="0"/>
      <w:marTop w:val="0"/>
      <w:marBottom w:val="0"/>
      <w:divBdr>
        <w:top w:val="none" w:sz="0" w:space="0" w:color="auto"/>
        <w:left w:val="none" w:sz="0" w:space="0" w:color="auto"/>
        <w:bottom w:val="none" w:sz="0" w:space="0" w:color="auto"/>
        <w:right w:val="none" w:sz="0" w:space="0" w:color="auto"/>
      </w:divBdr>
    </w:div>
    <w:div w:id="143786313">
      <w:marLeft w:val="0"/>
      <w:marRight w:val="0"/>
      <w:marTop w:val="0"/>
      <w:marBottom w:val="0"/>
      <w:divBdr>
        <w:top w:val="none" w:sz="0" w:space="0" w:color="auto"/>
        <w:left w:val="none" w:sz="0" w:space="0" w:color="auto"/>
        <w:bottom w:val="none" w:sz="0" w:space="0" w:color="auto"/>
        <w:right w:val="none" w:sz="0" w:space="0" w:color="auto"/>
      </w:divBdr>
    </w:div>
    <w:div w:id="143812918">
      <w:marLeft w:val="0"/>
      <w:marRight w:val="0"/>
      <w:marTop w:val="0"/>
      <w:marBottom w:val="0"/>
      <w:divBdr>
        <w:top w:val="none" w:sz="0" w:space="0" w:color="auto"/>
        <w:left w:val="none" w:sz="0" w:space="0" w:color="auto"/>
        <w:bottom w:val="none" w:sz="0" w:space="0" w:color="auto"/>
        <w:right w:val="none" w:sz="0" w:space="0" w:color="auto"/>
      </w:divBdr>
    </w:div>
    <w:div w:id="143812987">
      <w:marLeft w:val="0"/>
      <w:marRight w:val="0"/>
      <w:marTop w:val="0"/>
      <w:marBottom w:val="0"/>
      <w:divBdr>
        <w:top w:val="none" w:sz="0" w:space="0" w:color="auto"/>
        <w:left w:val="none" w:sz="0" w:space="0" w:color="auto"/>
        <w:bottom w:val="none" w:sz="0" w:space="0" w:color="auto"/>
        <w:right w:val="none" w:sz="0" w:space="0" w:color="auto"/>
      </w:divBdr>
    </w:div>
    <w:div w:id="144049311">
      <w:marLeft w:val="0"/>
      <w:marRight w:val="0"/>
      <w:marTop w:val="0"/>
      <w:marBottom w:val="0"/>
      <w:divBdr>
        <w:top w:val="none" w:sz="0" w:space="0" w:color="auto"/>
        <w:left w:val="none" w:sz="0" w:space="0" w:color="auto"/>
        <w:bottom w:val="none" w:sz="0" w:space="0" w:color="auto"/>
        <w:right w:val="none" w:sz="0" w:space="0" w:color="auto"/>
      </w:divBdr>
    </w:div>
    <w:div w:id="144050185">
      <w:marLeft w:val="0"/>
      <w:marRight w:val="0"/>
      <w:marTop w:val="0"/>
      <w:marBottom w:val="0"/>
      <w:divBdr>
        <w:top w:val="none" w:sz="0" w:space="0" w:color="auto"/>
        <w:left w:val="none" w:sz="0" w:space="0" w:color="auto"/>
        <w:bottom w:val="none" w:sz="0" w:space="0" w:color="auto"/>
        <w:right w:val="none" w:sz="0" w:space="0" w:color="auto"/>
      </w:divBdr>
    </w:div>
    <w:div w:id="144053515">
      <w:marLeft w:val="0"/>
      <w:marRight w:val="0"/>
      <w:marTop w:val="0"/>
      <w:marBottom w:val="0"/>
      <w:divBdr>
        <w:top w:val="none" w:sz="0" w:space="0" w:color="auto"/>
        <w:left w:val="none" w:sz="0" w:space="0" w:color="auto"/>
        <w:bottom w:val="none" w:sz="0" w:space="0" w:color="auto"/>
        <w:right w:val="none" w:sz="0" w:space="0" w:color="auto"/>
      </w:divBdr>
    </w:div>
    <w:div w:id="144130982">
      <w:marLeft w:val="0"/>
      <w:marRight w:val="0"/>
      <w:marTop w:val="0"/>
      <w:marBottom w:val="0"/>
      <w:divBdr>
        <w:top w:val="none" w:sz="0" w:space="0" w:color="auto"/>
        <w:left w:val="none" w:sz="0" w:space="0" w:color="auto"/>
        <w:bottom w:val="none" w:sz="0" w:space="0" w:color="auto"/>
        <w:right w:val="none" w:sz="0" w:space="0" w:color="auto"/>
      </w:divBdr>
    </w:div>
    <w:div w:id="144130985">
      <w:marLeft w:val="0"/>
      <w:marRight w:val="0"/>
      <w:marTop w:val="0"/>
      <w:marBottom w:val="0"/>
      <w:divBdr>
        <w:top w:val="none" w:sz="0" w:space="0" w:color="auto"/>
        <w:left w:val="none" w:sz="0" w:space="0" w:color="auto"/>
        <w:bottom w:val="none" w:sz="0" w:space="0" w:color="auto"/>
        <w:right w:val="none" w:sz="0" w:space="0" w:color="auto"/>
      </w:divBdr>
    </w:div>
    <w:div w:id="144204721">
      <w:marLeft w:val="0"/>
      <w:marRight w:val="0"/>
      <w:marTop w:val="0"/>
      <w:marBottom w:val="0"/>
      <w:divBdr>
        <w:top w:val="none" w:sz="0" w:space="0" w:color="auto"/>
        <w:left w:val="none" w:sz="0" w:space="0" w:color="auto"/>
        <w:bottom w:val="none" w:sz="0" w:space="0" w:color="auto"/>
        <w:right w:val="none" w:sz="0" w:space="0" w:color="auto"/>
      </w:divBdr>
    </w:div>
    <w:div w:id="144321402">
      <w:marLeft w:val="0"/>
      <w:marRight w:val="0"/>
      <w:marTop w:val="0"/>
      <w:marBottom w:val="0"/>
      <w:divBdr>
        <w:top w:val="none" w:sz="0" w:space="0" w:color="auto"/>
        <w:left w:val="none" w:sz="0" w:space="0" w:color="auto"/>
        <w:bottom w:val="none" w:sz="0" w:space="0" w:color="auto"/>
        <w:right w:val="none" w:sz="0" w:space="0" w:color="auto"/>
      </w:divBdr>
    </w:div>
    <w:div w:id="144511443">
      <w:marLeft w:val="0"/>
      <w:marRight w:val="0"/>
      <w:marTop w:val="0"/>
      <w:marBottom w:val="0"/>
      <w:divBdr>
        <w:top w:val="none" w:sz="0" w:space="0" w:color="auto"/>
        <w:left w:val="none" w:sz="0" w:space="0" w:color="auto"/>
        <w:bottom w:val="none" w:sz="0" w:space="0" w:color="auto"/>
        <w:right w:val="none" w:sz="0" w:space="0" w:color="auto"/>
      </w:divBdr>
    </w:div>
    <w:div w:id="144513579">
      <w:marLeft w:val="0"/>
      <w:marRight w:val="0"/>
      <w:marTop w:val="0"/>
      <w:marBottom w:val="0"/>
      <w:divBdr>
        <w:top w:val="none" w:sz="0" w:space="0" w:color="auto"/>
        <w:left w:val="none" w:sz="0" w:space="0" w:color="auto"/>
        <w:bottom w:val="none" w:sz="0" w:space="0" w:color="auto"/>
        <w:right w:val="none" w:sz="0" w:space="0" w:color="auto"/>
      </w:divBdr>
    </w:div>
    <w:div w:id="144518573">
      <w:marLeft w:val="0"/>
      <w:marRight w:val="0"/>
      <w:marTop w:val="0"/>
      <w:marBottom w:val="0"/>
      <w:divBdr>
        <w:top w:val="none" w:sz="0" w:space="0" w:color="auto"/>
        <w:left w:val="none" w:sz="0" w:space="0" w:color="auto"/>
        <w:bottom w:val="none" w:sz="0" w:space="0" w:color="auto"/>
        <w:right w:val="none" w:sz="0" w:space="0" w:color="auto"/>
      </w:divBdr>
    </w:div>
    <w:div w:id="144587061">
      <w:marLeft w:val="0"/>
      <w:marRight w:val="0"/>
      <w:marTop w:val="0"/>
      <w:marBottom w:val="0"/>
      <w:divBdr>
        <w:top w:val="none" w:sz="0" w:space="0" w:color="auto"/>
        <w:left w:val="none" w:sz="0" w:space="0" w:color="auto"/>
        <w:bottom w:val="none" w:sz="0" w:space="0" w:color="auto"/>
        <w:right w:val="none" w:sz="0" w:space="0" w:color="auto"/>
      </w:divBdr>
    </w:div>
    <w:div w:id="144589717">
      <w:marLeft w:val="0"/>
      <w:marRight w:val="0"/>
      <w:marTop w:val="0"/>
      <w:marBottom w:val="0"/>
      <w:divBdr>
        <w:top w:val="none" w:sz="0" w:space="0" w:color="auto"/>
        <w:left w:val="none" w:sz="0" w:space="0" w:color="auto"/>
        <w:bottom w:val="none" w:sz="0" w:space="0" w:color="auto"/>
        <w:right w:val="none" w:sz="0" w:space="0" w:color="auto"/>
      </w:divBdr>
    </w:div>
    <w:div w:id="144593074">
      <w:marLeft w:val="0"/>
      <w:marRight w:val="0"/>
      <w:marTop w:val="0"/>
      <w:marBottom w:val="0"/>
      <w:divBdr>
        <w:top w:val="none" w:sz="0" w:space="0" w:color="auto"/>
        <w:left w:val="none" w:sz="0" w:space="0" w:color="auto"/>
        <w:bottom w:val="none" w:sz="0" w:space="0" w:color="auto"/>
        <w:right w:val="none" w:sz="0" w:space="0" w:color="auto"/>
      </w:divBdr>
    </w:div>
    <w:div w:id="144669272">
      <w:marLeft w:val="0"/>
      <w:marRight w:val="0"/>
      <w:marTop w:val="0"/>
      <w:marBottom w:val="0"/>
      <w:divBdr>
        <w:top w:val="none" w:sz="0" w:space="0" w:color="auto"/>
        <w:left w:val="none" w:sz="0" w:space="0" w:color="auto"/>
        <w:bottom w:val="none" w:sz="0" w:space="0" w:color="auto"/>
        <w:right w:val="none" w:sz="0" w:space="0" w:color="auto"/>
      </w:divBdr>
    </w:div>
    <w:div w:id="144709063">
      <w:marLeft w:val="0"/>
      <w:marRight w:val="0"/>
      <w:marTop w:val="0"/>
      <w:marBottom w:val="0"/>
      <w:divBdr>
        <w:top w:val="none" w:sz="0" w:space="0" w:color="auto"/>
        <w:left w:val="none" w:sz="0" w:space="0" w:color="auto"/>
        <w:bottom w:val="none" w:sz="0" w:space="0" w:color="auto"/>
        <w:right w:val="none" w:sz="0" w:space="0" w:color="auto"/>
      </w:divBdr>
    </w:div>
    <w:div w:id="144856340">
      <w:marLeft w:val="0"/>
      <w:marRight w:val="0"/>
      <w:marTop w:val="0"/>
      <w:marBottom w:val="0"/>
      <w:divBdr>
        <w:top w:val="none" w:sz="0" w:space="0" w:color="auto"/>
        <w:left w:val="none" w:sz="0" w:space="0" w:color="auto"/>
        <w:bottom w:val="none" w:sz="0" w:space="0" w:color="auto"/>
        <w:right w:val="none" w:sz="0" w:space="0" w:color="auto"/>
      </w:divBdr>
    </w:div>
    <w:div w:id="144857089">
      <w:marLeft w:val="0"/>
      <w:marRight w:val="0"/>
      <w:marTop w:val="0"/>
      <w:marBottom w:val="0"/>
      <w:divBdr>
        <w:top w:val="none" w:sz="0" w:space="0" w:color="auto"/>
        <w:left w:val="none" w:sz="0" w:space="0" w:color="auto"/>
        <w:bottom w:val="none" w:sz="0" w:space="0" w:color="auto"/>
        <w:right w:val="none" w:sz="0" w:space="0" w:color="auto"/>
      </w:divBdr>
    </w:div>
    <w:div w:id="144858226">
      <w:marLeft w:val="0"/>
      <w:marRight w:val="0"/>
      <w:marTop w:val="0"/>
      <w:marBottom w:val="0"/>
      <w:divBdr>
        <w:top w:val="none" w:sz="0" w:space="0" w:color="auto"/>
        <w:left w:val="none" w:sz="0" w:space="0" w:color="auto"/>
        <w:bottom w:val="none" w:sz="0" w:space="0" w:color="auto"/>
        <w:right w:val="none" w:sz="0" w:space="0" w:color="auto"/>
      </w:divBdr>
    </w:div>
    <w:div w:id="144858317">
      <w:marLeft w:val="0"/>
      <w:marRight w:val="0"/>
      <w:marTop w:val="0"/>
      <w:marBottom w:val="0"/>
      <w:divBdr>
        <w:top w:val="none" w:sz="0" w:space="0" w:color="auto"/>
        <w:left w:val="none" w:sz="0" w:space="0" w:color="auto"/>
        <w:bottom w:val="none" w:sz="0" w:space="0" w:color="auto"/>
        <w:right w:val="none" w:sz="0" w:space="0" w:color="auto"/>
      </w:divBdr>
    </w:div>
    <w:div w:id="144861123">
      <w:marLeft w:val="0"/>
      <w:marRight w:val="0"/>
      <w:marTop w:val="0"/>
      <w:marBottom w:val="0"/>
      <w:divBdr>
        <w:top w:val="none" w:sz="0" w:space="0" w:color="auto"/>
        <w:left w:val="none" w:sz="0" w:space="0" w:color="auto"/>
        <w:bottom w:val="none" w:sz="0" w:space="0" w:color="auto"/>
        <w:right w:val="none" w:sz="0" w:space="0" w:color="auto"/>
      </w:divBdr>
    </w:div>
    <w:div w:id="144972891">
      <w:marLeft w:val="0"/>
      <w:marRight w:val="0"/>
      <w:marTop w:val="0"/>
      <w:marBottom w:val="0"/>
      <w:divBdr>
        <w:top w:val="none" w:sz="0" w:space="0" w:color="auto"/>
        <w:left w:val="none" w:sz="0" w:space="0" w:color="auto"/>
        <w:bottom w:val="none" w:sz="0" w:space="0" w:color="auto"/>
        <w:right w:val="none" w:sz="0" w:space="0" w:color="auto"/>
      </w:divBdr>
    </w:div>
    <w:div w:id="145167648">
      <w:marLeft w:val="0"/>
      <w:marRight w:val="0"/>
      <w:marTop w:val="0"/>
      <w:marBottom w:val="0"/>
      <w:divBdr>
        <w:top w:val="none" w:sz="0" w:space="0" w:color="auto"/>
        <w:left w:val="none" w:sz="0" w:space="0" w:color="auto"/>
        <w:bottom w:val="none" w:sz="0" w:space="0" w:color="auto"/>
        <w:right w:val="none" w:sz="0" w:space="0" w:color="auto"/>
      </w:divBdr>
    </w:div>
    <w:div w:id="145245531">
      <w:marLeft w:val="0"/>
      <w:marRight w:val="0"/>
      <w:marTop w:val="0"/>
      <w:marBottom w:val="0"/>
      <w:divBdr>
        <w:top w:val="none" w:sz="0" w:space="0" w:color="auto"/>
        <w:left w:val="none" w:sz="0" w:space="0" w:color="auto"/>
        <w:bottom w:val="none" w:sz="0" w:space="0" w:color="auto"/>
        <w:right w:val="none" w:sz="0" w:space="0" w:color="auto"/>
      </w:divBdr>
    </w:div>
    <w:div w:id="145248556">
      <w:marLeft w:val="0"/>
      <w:marRight w:val="0"/>
      <w:marTop w:val="0"/>
      <w:marBottom w:val="0"/>
      <w:divBdr>
        <w:top w:val="none" w:sz="0" w:space="0" w:color="auto"/>
        <w:left w:val="none" w:sz="0" w:space="0" w:color="auto"/>
        <w:bottom w:val="none" w:sz="0" w:space="0" w:color="auto"/>
        <w:right w:val="none" w:sz="0" w:space="0" w:color="auto"/>
      </w:divBdr>
    </w:div>
    <w:div w:id="145249083">
      <w:marLeft w:val="0"/>
      <w:marRight w:val="0"/>
      <w:marTop w:val="0"/>
      <w:marBottom w:val="0"/>
      <w:divBdr>
        <w:top w:val="none" w:sz="0" w:space="0" w:color="auto"/>
        <w:left w:val="none" w:sz="0" w:space="0" w:color="auto"/>
        <w:bottom w:val="none" w:sz="0" w:space="0" w:color="auto"/>
        <w:right w:val="none" w:sz="0" w:space="0" w:color="auto"/>
      </w:divBdr>
    </w:div>
    <w:div w:id="145363955">
      <w:marLeft w:val="0"/>
      <w:marRight w:val="0"/>
      <w:marTop w:val="0"/>
      <w:marBottom w:val="0"/>
      <w:divBdr>
        <w:top w:val="none" w:sz="0" w:space="0" w:color="auto"/>
        <w:left w:val="none" w:sz="0" w:space="0" w:color="auto"/>
        <w:bottom w:val="none" w:sz="0" w:space="0" w:color="auto"/>
        <w:right w:val="none" w:sz="0" w:space="0" w:color="auto"/>
      </w:divBdr>
    </w:div>
    <w:div w:id="145440664">
      <w:marLeft w:val="0"/>
      <w:marRight w:val="0"/>
      <w:marTop w:val="0"/>
      <w:marBottom w:val="0"/>
      <w:divBdr>
        <w:top w:val="none" w:sz="0" w:space="0" w:color="auto"/>
        <w:left w:val="none" w:sz="0" w:space="0" w:color="auto"/>
        <w:bottom w:val="none" w:sz="0" w:space="0" w:color="auto"/>
        <w:right w:val="none" w:sz="0" w:space="0" w:color="auto"/>
      </w:divBdr>
    </w:div>
    <w:div w:id="145518634">
      <w:marLeft w:val="0"/>
      <w:marRight w:val="0"/>
      <w:marTop w:val="0"/>
      <w:marBottom w:val="0"/>
      <w:divBdr>
        <w:top w:val="none" w:sz="0" w:space="0" w:color="auto"/>
        <w:left w:val="none" w:sz="0" w:space="0" w:color="auto"/>
        <w:bottom w:val="none" w:sz="0" w:space="0" w:color="auto"/>
        <w:right w:val="none" w:sz="0" w:space="0" w:color="auto"/>
      </w:divBdr>
    </w:div>
    <w:div w:id="145556493">
      <w:marLeft w:val="0"/>
      <w:marRight w:val="0"/>
      <w:marTop w:val="0"/>
      <w:marBottom w:val="0"/>
      <w:divBdr>
        <w:top w:val="none" w:sz="0" w:space="0" w:color="auto"/>
        <w:left w:val="none" w:sz="0" w:space="0" w:color="auto"/>
        <w:bottom w:val="none" w:sz="0" w:space="0" w:color="auto"/>
        <w:right w:val="none" w:sz="0" w:space="0" w:color="auto"/>
      </w:divBdr>
    </w:div>
    <w:div w:id="145585408">
      <w:marLeft w:val="0"/>
      <w:marRight w:val="0"/>
      <w:marTop w:val="0"/>
      <w:marBottom w:val="0"/>
      <w:divBdr>
        <w:top w:val="none" w:sz="0" w:space="0" w:color="auto"/>
        <w:left w:val="none" w:sz="0" w:space="0" w:color="auto"/>
        <w:bottom w:val="none" w:sz="0" w:space="0" w:color="auto"/>
        <w:right w:val="none" w:sz="0" w:space="0" w:color="auto"/>
      </w:divBdr>
    </w:div>
    <w:div w:id="145628812">
      <w:marLeft w:val="0"/>
      <w:marRight w:val="0"/>
      <w:marTop w:val="0"/>
      <w:marBottom w:val="0"/>
      <w:divBdr>
        <w:top w:val="none" w:sz="0" w:space="0" w:color="auto"/>
        <w:left w:val="none" w:sz="0" w:space="0" w:color="auto"/>
        <w:bottom w:val="none" w:sz="0" w:space="0" w:color="auto"/>
        <w:right w:val="none" w:sz="0" w:space="0" w:color="auto"/>
      </w:divBdr>
    </w:div>
    <w:div w:id="145631562">
      <w:marLeft w:val="0"/>
      <w:marRight w:val="0"/>
      <w:marTop w:val="0"/>
      <w:marBottom w:val="0"/>
      <w:divBdr>
        <w:top w:val="none" w:sz="0" w:space="0" w:color="auto"/>
        <w:left w:val="none" w:sz="0" w:space="0" w:color="auto"/>
        <w:bottom w:val="none" w:sz="0" w:space="0" w:color="auto"/>
        <w:right w:val="none" w:sz="0" w:space="0" w:color="auto"/>
      </w:divBdr>
    </w:div>
    <w:div w:id="145706585">
      <w:marLeft w:val="0"/>
      <w:marRight w:val="0"/>
      <w:marTop w:val="0"/>
      <w:marBottom w:val="0"/>
      <w:divBdr>
        <w:top w:val="none" w:sz="0" w:space="0" w:color="auto"/>
        <w:left w:val="none" w:sz="0" w:space="0" w:color="auto"/>
        <w:bottom w:val="none" w:sz="0" w:space="0" w:color="auto"/>
        <w:right w:val="none" w:sz="0" w:space="0" w:color="auto"/>
      </w:divBdr>
    </w:div>
    <w:div w:id="145897726">
      <w:marLeft w:val="0"/>
      <w:marRight w:val="0"/>
      <w:marTop w:val="0"/>
      <w:marBottom w:val="0"/>
      <w:divBdr>
        <w:top w:val="none" w:sz="0" w:space="0" w:color="auto"/>
        <w:left w:val="none" w:sz="0" w:space="0" w:color="auto"/>
        <w:bottom w:val="none" w:sz="0" w:space="0" w:color="auto"/>
        <w:right w:val="none" w:sz="0" w:space="0" w:color="auto"/>
      </w:divBdr>
    </w:div>
    <w:div w:id="146016123">
      <w:marLeft w:val="0"/>
      <w:marRight w:val="0"/>
      <w:marTop w:val="0"/>
      <w:marBottom w:val="0"/>
      <w:divBdr>
        <w:top w:val="none" w:sz="0" w:space="0" w:color="auto"/>
        <w:left w:val="none" w:sz="0" w:space="0" w:color="auto"/>
        <w:bottom w:val="none" w:sz="0" w:space="0" w:color="auto"/>
        <w:right w:val="none" w:sz="0" w:space="0" w:color="auto"/>
      </w:divBdr>
    </w:div>
    <w:div w:id="146018138">
      <w:marLeft w:val="0"/>
      <w:marRight w:val="0"/>
      <w:marTop w:val="0"/>
      <w:marBottom w:val="0"/>
      <w:divBdr>
        <w:top w:val="none" w:sz="0" w:space="0" w:color="auto"/>
        <w:left w:val="none" w:sz="0" w:space="0" w:color="auto"/>
        <w:bottom w:val="none" w:sz="0" w:space="0" w:color="auto"/>
        <w:right w:val="none" w:sz="0" w:space="0" w:color="auto"/>
      </w:divBdr>
    </w:div>
    <w:div w:id="146092157">
      <w:marLeft w:val="0"/>
      <w:marRight w:val="0"/>
      <w:marTop w:val="0"/>
      <w:marBottom w:val="0"/>
      <w:divBdr>
        <w:top w:val="none" w:sz="0" w:space="0" w:color="auto"/>
        <w:left w:val="none" w:sz="0" w:space="0" w:color="auto"/>
        <w:bottom w:val="none" w:sz="0" w:space="0" w:color="auto"/>
        <w:right w:val="none" w:sz="0" w:space="0" w:color="auto"/>
      </w:divBdr>
    </w:div>
    <w:div w:id="146167663">
      <w:marLeft w:val="0"/>
      <w:marRight w:val="0"/>
      <w:marTop w:val="0"/>
      <w:marBottom w:val="0"/>
      <w:divBdr>
        <w:top w:val="none" w:sz="0" w:space="0" w:color="auto"/>
        <w:left w:val="none" w:sz="0" w:space="0" w:color="auto"/>
        <w:bottom w:val="none" w:sz="0" w:space="0" w:color="auto"/>
        <w:right w:val="none" w:sz="0" w:space="0" w:color="auto"/>
      </w:divBdr>
    </w:div>
    <w:div w:id="146173901">
      <w:marLeft w:val="0"/>
      <w:marRight w:val="0"/>
      <w:marTop w:val="0"/>
      <w:marBottom w:val="0"/>
      <w:divBdr>
        <w:top w:val="none" w:sz="0" w:space="0" w:color="auto"/>
        <w:left w:val="none" w:sz="0" w:space="0" w:color="auto"/>
        <w:bottom w:val="none" w:sz="0" w:space="0" w:color="auto"/>
        <w:right w:val="none" w:sz="0" w:space="0" w:color="auto"/>
      </w:divBdr>
    </w:div>
    <w:div w:id="146211067">
      <w:marLeft w:val="0"/>
      <w:marRight w:val="0"/>
      <w:marTop w:val="0"/>
      <w:marBottom w:val="0"/>
      <w:divBdr>
        <w:top w:val="none" w:sz="0" w:space="0" w:color="auto"/>
        <w:left w:val="none" w:sz="0" w:space="0" w:color="auto"/>
        <w:bottom w:val="none" w:sz="0" w:space="0" w:color="auto"/>
        <w:right w:val="none" w:sz="0" w:space="0" w:color="auto"/>
      </w:divBdr>
    </w:div>
    <w:div w:id="146211722">
      <w:marLeft w:val="0"/>
      <w:marRight w:val="0"/>
      <w:marTop w:val="0"/>
      <w:marBottom w:val="0"/>
      <w:divBdr>
        <w:top w:val="none" w:sz="0" w:space="0" w:color="auto"/>
        <w:left w:val="none" w:sz="0" w:space="0" w:color="auto"/>
        <w:bottom w:val="none" w:sz="0" w:space="0" w:color="auto"/>
        <w:right w:val="none" w:sz="0" w:space="0" w:color="auto"/>
      </w:divBdr>
    </w:div>
    <w:div w:id="146213407">
      <w:marLeft w:val="0"/>
      <w:marRight w:val="0"/>
      <w:marTop w:val="0"/>
      <w:marBottom w:val="0"/>
      <w:divBdr>
        <w:top w:val="none" w:sz="0" w:space="0" w:color="auto"/>
        <w:left w:val="none" w:sz="0" w:space="0" w:color="auto"/>
        <w:bottom w:val="none" w:sz="0" w:space="0" w:color="auto"/>
        <w:right w:val="none" w:sz="0" w:space="0" w:color="auto"/>
      </w:divBdr>
    </w:div>
    <w:div w:id="146216547">
      <w:marLeft w:val="0"/>
      <w:marRight w:val="0"/>
      <w:marTop w:val="0"/>
      <w:marBottom w:val="0"/>
      <w:divBdr>
        <w:top w:val="none" w:sz="0" w:space="0" w:color="auto"/>
        <w:left w:val="none" w:sz="0" w:space="0" w:color="auto"/>
        <w:bottom w:val="none" w:sz="0" w:space="0" w:color="auto"/>
        <w:right w:val="none" w:sz="0" w:space="0" w:color="auto"/>
      </w:divBdr>
    </w:div>
    <w:div w:id="146286902">
      <w:marLeft w:val="0"/>
      <w:marRight w:val="0"/>
      <w:marTop w:val="0"/>
      <w:marBottom w:val="0"/>
      <w:divBdr>
        <w:top w:val="none" w:sz="0" w:space="0" w:color="auto"/>
        <w:left w:val="none" w:sz="0" w:space="0" w:color="auto"/>
        <w:bottom w:val="none" w:sz="0" w:space="0" w:color="auto"/>
        <w:right w:val="none" w:sz="0" w:space="0" w:color="auto"/>
      </w:divBdr>
    </w:div>
    <w:div w:id="146361291">
      <w:marLeft w:val="0"/>
      <w:marRight w:val="0"/>
      <w:marTop w:val="0"/>
      <w:marBottom w:val="0"/>
      <w:divBdr>
        <w:top w:val="none" w:sz="0" w:space="0" w:color="auto"/>
        <w:left w:val="none" w:sz="0" w:space="0" w:color="auto"/>
        <w:bottom w:val="none" w:sz="0" w:space="0" w:color="auto"/>
        <w:right w:val="none" w:sz="0" w:space="0" w:color="auto"/>
      </w:divBdr>
    </w:div>
    <w:div w:id="146478006">
      <w:marLeft w:val="0"/>
      <w:marRight w:val="0"/>
      <w:marTop w:val="0"/>
      <w:marBottom w:val="0"/>
      <w:divBdr>
        <w:top w:val="none" w:sz="0" w:space="0" w:color="auto"/>
        <w:left w:val="none" w:sz="0" w:space="0" w:color="auto"/>
        <w:bottom w:val="none" w:sz="0" w:space="0" w:color="auto"/>
        <w:right w:val="none" w:sz="0" w:space="0" w:color="auto"/>
      </w:divBdr>
    </w:div>
    <w:div w:id="146481686">
      <w:marLeft w:val="0"/>
      <w:marRight w:val="0"/>
      <w:marTop w:val="0"/>
      <w:marBottom w:val="0"/>
      <w:divBdr>
        <w:top w:val="none" w:sz="0" w:space="0" w:color="auto"/>
        <w:left w:val="none" w:sz="0" w:space="0" w:color="auto"/>
        <w:bottom w:val="none" w:sz="0" w:space="0" w:color="auto"/>
        <w:right w:val="none" w:sz="0" w:space="0" w:color="auto"/>
      </w:divBdr>
    </w:div>
    <w:div w:id="146482714">
      <w:marLeft w:val="0"/>
      <w:marRight w:val="0"/>
      <w:marTop w:val="0"/>
      <w:marBottom w:val="0"/>
      <w:divBdr>
        <w:top w:val="none" w:sz="0" w:space="0" w:color="auto"/>
        <w:left w:val="none" w:sz="0" w:space="0" w:color="auto"/>
        <w:bottom w:val="none" w:sz="0" w:space="0" w:color="auto"/>
        <w:right w:val="none" w:sz="0" w:space="0" w:color="auto"/>
      </w:divBdr>
    </w:div>
    <w:div w:id="146673467">
      <w:marLeft w:val="0"/>
      <w:marRight w:val="0"/>
      <w:marTop w:val="0"/>
      <w:marBottom w:val="0"/>
      <w:divBdr>
        <w:top w:val="none" w:sz="0" w:space="0" w:color="auto"/>
        <w:left w:val="none" w:sz="0" w:space="0" w:color="auto"/>
        <w:bottom w:val="none" w:sz="0" w:space="0" w:color="auto"/>
        <w:right w:val="none" w:sz="0" w:space="0" w:color="auto"/>
      </w:divBdr>
    </w:div>
    <w:div w:id="146942900">
      <w:marLeft w:val="0"/>
      <w:marRight w:val="0"/>
      <w:marTop w:val="0"/>
      <w:marBottom w:val="0"/>
      <w:divBdr>
        <w:top w:val="none" w:sz="0" w:space="0" w:color="auto"/>
        <w:left w:val="none" w:sz="0" w:space="0" w:color="auto"/>
        <w:bottom w:val="none" w:sz="0" w:space="0" w:color="auto"/>
        <w:right w:val="none" w:sz="0" w:space="0" w:color="auto"/>
      </w:divBdr>
    </w:div>
    <w:div w:id="147094760">
      <w:marLeft w:val="0"/>
      <w:marRight w:val="0"/>
      <w:marTop w:val="0"/>
      <w:marBottom w:val="0"/>
      <w:divBdr>
        <w:top w:val="none" w:sz="0" w:space="0" w:color="auto"/>
        <w:left w:val="none" w:sz="0" w:space="0" w:color="auto"/>
        <w:bottom w:val="none" w:sz="0" w:space="0" w:color="auto"/>
        <w:right w:val="none" w:sz="0" w:space="0" w:color="auto"/>
      </w:divBdr>
    </w:div>
    <w:div w:id="147135801">
      <w:marLeft w:val="0"/>
      <w:marRight w:val="0"/>
      <w:marTop w:val="0"/>
      <w:marBottom w:val="0"/>
      <w:divBdr>
        <w:top w:val="none" w:sz="0" w:space="0" w:color="auto"/>
        <w:left w:val="none" w:sz="0" w:space="0" w:color="auto"/>
        <w:bottom w:val="none" w:sz="0" w:space="0" w:color="auto"/>
        <w:right w:val="none" w:sz="0" w:space="0" w:color="auto"/>
      </w:divBdr>
    </w:div>
    <w:div w:id="147212657">
      <w:marLeft w:val="0"/>
      <w:marRight w:val="0"/>
      <w:marTop w:val="0"/>
      <w:marBottom w:val="0"/>
      <w:divBdr>
        <w:top w:val="none" w:sz="0" w:space="0" w:color="auto"/>
        <w:left w:val="none" w:sz="0" w:space="0" w:color="auto"/>
        <w:bottom w:val="none" w:sz="0" w:space="0" w:color="auto"/>
        <w:right w:val="none" w:sz="0" w:space="0" w:color="auto"/>
      </w:divBdr>
    </w:div>
    <w:div w:id="147213467">
      <w:marLeft w:val="0"/>
      <w:marRight w:val="0"/>
      <w:marTop w:val="0"/>
      <w:marBottom w:val="0"/>
      <w:divBdr>
        <w:top w:val="none" w:sz="0" w:space="0" w:color="auto"/>
        <w:left w:val="none" w:sz="0" w:space="0" w:color="auto"/>
        <w:bottom w:val="none" w:sz="0" w:space="0" w:color="auto"/>
        <w:right w:val="none" w:sz="0" w:space="0" w:color="auto"/>
      </w:divBdr>
    </w:div>
    <w:div w:id="147214702">
      <w:marLeft w:val="0"/>
      <w:marRight w:val="0"/>
      <w:marTop w:val="0"/>
      <w:marBottom w:val="0"/>
      <w:divBdr>
        <w:top w:val="none" w:sz="0" w:space="0" w:color="auto"/>
        <w:left w:val="none" w:sz="0" w:space="0" w:color="auto"/>
        <w:bottom w:val="none" w:sz="0" w:space="0" w:color="auto"/>
        <w:right w:val="none" w:sz="0" w:space="0" w:color="auto"/>
      </w:divBdr>
    </w:div>
    <w:div w:id="147328628">
      <w:marLeft w:val="0"/>
      <w:marRight w:val="0"/>
      <w:marTop w:val="0"/>
      <w:marBottom w:val="0"/>
      <w:divBdr>
        <w:top w:val="none" w:sz="0" w:space="0" w:color="auto"/>
        <w:left w:val="none" w:sz="0" w:space="0" w:color="auto"/>
        <w:bottom w:val="none" w:sz="0" w:space="0" w:color="auto"/>
        <w:right w:val="none" w:sz="0" w:space="0" w:color="auto"/>
      </w:divBdr>
    </w:div>
    <w:div w:id="147357455">
      <w:marLeft w:val="0"/>
      <w:marRight w:val="0"/>
      <w:marTop w:val="0"/>
      <w:marBottom w:val="0"/>
      <w:divBdr>
        <w:top w:val="none" w:sz="0" w:space="0" w:color="auto"/>
        <w:left w:val="none" w:sz="0" w:space="0" w:color="auto"/>
        <w:bottom w:val="none" w:sz="0" w:space="0" w:color="auto"/>
        <w:right w:val="none" w:sz="0" w:space="0" w:color="auto"/>
      </w:divBdr>
    </w:div>
    <w:div w:id="147401945">
      <w:marLeft w:val="0"/>
      <w:marRight w:val="0"/>
      <w:marTop w:val="0"/>
      <w:marBottom w:val="0"/>
      <w:divBdr>
        <w:top w:val="none" w:sz="0" w:space="0" w:color="auto"/>
        <w:left w:val="none" w:sz="0" w:space="0" w:color="auto"/>
        <w:bottom w:val="none" w:sz="0" w:space="0" w:color="auto"/>
        <w:right w:val="none" w:sz="0" w:space="0" w:color="auto"/>
      </w:divBdr>
    </w:div>
    <w:div w:id="147404156">
      <w:bodyDiv w:val="1"/>
      <w:marLeft w:val="0"/>
      <w:marRight w:val="0"/>
      <w:marTop w:val="0"/>
      <w:marBottom w:val="0"/>
      <w:divBdr>
        <w:top w:val="none" w:sz="0" w:space="0" w:color="auto"/>
        <w:left w:val="none" w:sz="0" w:space="0" w:color="auto"/>
        <w:bottom w:val="none" w:sz="0" w:space="0" w:color="auto"/>
        <w:right w:val="none" w:sz="0" w:space="0" w:color="auto"/>
      </w:divBdr>
    </w:div>
    <w:div w:id="147598107">
      <w:marLeft w:val="0"/>
      <w:marRight w:val="0"/>
      <w:marTop w:val="0"/>
      <w:marBottom w:val="0"/>
      <w:divBdr>
        <w:top w:val="none" w:sz="0" w:space="0" w:color="auto"/>
        <w:left w:val="none" w:sz="0" w:space="0" w:color="auto"/>
        <w:bottom w:val="none" w:sz="0" w:space="0" w:color="auto"/>
        <w:right w:val="none" w:sz="0" w:space="0" w:color="auto"/>
      </w:divBdr>
    </w:div>
    <w:div w:id="147601745">
      <w:marLeft w:val="0"/>
      <w:marRight w:val="0"/>
      <w:marTop w:val="0"/>
      <w:marBottom w:val="0"/>
      <w:divBdr>
        <w:top w:val="none" w:sz="0" w:space="0" w:color="auto"/>
        <w:left w:val="none" w:sz="0" w:space="0" w:color="auto"/>
        <w:bottom w:val="none" w:sz="0" w:space="0" w:color="auto"/>
        <w:right w:val="none" w:sz="0" w:space="0" w:color="auto"/>
      </w:divBdr>
    </w:div>
    <w:div w:id="147671785">
      <w:marLeft w:val="0"/>
      <w:marRight w:val="0"/>
      <w:marTop w:val="0"/>
      <w:marBottom w:val="0"/>
      <w:divBdr>
        <w:top w:val="none" w:sz="0" w:space="0" w:color="auto"/>
        <w:left w:val="none" w:sz="0" w:space="0" w:color="auto"/>
        <w:bottom w:val="none" w:sz="0" w:space="0" w:color="auto"/>
        <w:right w:val="none" w:sz="0" w:space="0" w:color="auto"/>
      </w:divBdr>
    </w:div>
    <w:div w:id="147674230">
      <w:marLeft w:val="0"/>
      <w:marRight w:val="0"/>
      <w:marTop w:val="0"/>
      <w:marBottom w:val="0"/>
      <w:divBdr>
        <w:top w:val="none" w:sz="0" w:space="0" w:color="auto"/>
        <w:left w:val="none" w:sz="0" w:space="0" w:color="auto"/>
        <w:bottom w:val="none" w:sz="0" w:space="0" w:color="auto"/>
        <w:right w:val="none" w:sz="0" w:space="0" w:color="auto"/>
      </w:divBdr>
    </w:div>
    <w:div w:id="147678201">
      <w:marLeft w:val="0"/>
      <w:marRight w:val="0"/>
      <w:marTop w:val="0"/>
      <w:marBottom w:val="0"/>
      <w:divBdr>
        <w:top w:val="none" w:sz="0" w:space="0" w:color="auto"/>
        <w:left w:val="none" w:sz="0" w:space="0" w:color="auto"/>
        <w:bottom w:val="none" w:sz="0" w:space="0" w:color="auto"/>
        <w:right w:val="none" w:sz="0" w:space="0" w:color="auto"/>
      </w:divBdr>
    </w:div>
    <w:div w:id="147789702">
      <w:marLeft w:val="0"/>
      <w:marRight w:val="0"/>
      <w:marTop w:val="0"/>
      <w:marBottom w:val="0"/>
      <w:divBdr>
        <w:top w:val="none" w:sz="0" w:space="0" w:color="auto"/>
        <w:left w:val="none" w:sz="0" w:space="0" w:color="auto"/>
        <w:bottom w:val="none" w:sz="0" w:space="0" w:color="auto"/>
        <w:right w:val="none" w:sz="0" w:space="0" w:color="auto"/>
      </w:divBdr>
    </w:div>
    <w:div w:id="147791477">
      <w:marLeft w:val="0"/>
      <w:marRight w:val="0"/>
      <w:marTop w:val="0"/>
      <w:marBottom w:val="0"/>
      <w:divBdr>
        <w:top w:val="none" w:sz="0" w:space="0" w:color="auto"/>
        <w:left w:val="none" w:sz="0" w:space="0" w:color="auto"/>
        <w:bottom w:val="none" w:sz="0" w:space="0" w:color="auto"/>
        <w:right w:val="none" w:sz="0" w:space="0" w:color="auto"/>
      </w:divBdr>
    </w:div>
    <w:div w:id="147869929">
      <w:bodyDiv w:val="1"/>
      <w:marLeft w:val="0"/>
      <w:marRight w:val="0"/>
      <w:marTop w:val="0"/>
      <w:marBottom w:val="0"/>
      <w:divBdr>
        <w:top w:val="none" w:sz="0" w:space="0" w:color="auto"/>
        <w:left w:val="none" w:sz="0" w:space="0" w:color="auto"/>
        <w:bottom w:val="none" w:sz="0" w:space="0" w:color="auto"/>
        <w:right w:val="none" w:sz="0" w:space="0" w:color="auto"/>
      </w:divBdr>
    </w:div>
    <w:div w:id="147938970">
      <w:marLeft w:val="0"/>
      <w:marRight w:val="0"/>
      <w:marTop w:val="0"/>
      <w:marBottom w:val="0"/>
      <w:divBdr>
        <w:top w:val="none" w:sz="0" w:space="0" w:color="auto"/>
        <w:left w:val="none" w:sz="0" w:space="0" w:color="auto"/>
        <w:bottom w:val="none" w:sz="0" w:space="0" w:color="auto"/>
        <w:right w:val="none" w:sz="0" w:space="0" w:color="auto"/>
      </w:divBdr>
    </w:div>
    <w:div w:id="147983126">
      <w:marLeft w:val="0"/>
      <w:marRight w:val="0"/>
      <w:marTop w:val="0"/>
      <w:marBottom w:val="0"/>
      <w:divBdr>
        <w:top w:val="none" w:sz="0" w:space="0" w:color="auto"/>
        <w:left w:val="none" w:sz="0" w:space="0" w:color="auto"/>
        <w:bottom w:val="none" w:sz="0" w:space="0" w:color="auto"/>
        <w:right w:val="none" w:sz="0" w:space="0" w:color="auto"/>
      </w:divBdr>
    </w:div>
    <w:div w:id="148055532">
      <w:marLeft w:val="0"/>
      <w:marRight w:val="0"/>
      <w:marTop w:val="0"/>
      <w:marBottom w:val="0"/>
      <w:divBdr>
        <w:top w:val="none" w:sz="0" w:space="0" w:color="auto"/>
        <w:left w:val="none" w:sz="0" w:space="0" w:color="auto"/>
        <w:bottom w:val="none" w:sz="0" w:space="0" w:color="auto"/>
        <w:right w:val="none" w:sz="0" w:space="0" w:color="auto"/>
      </w:divBdr>
    </w:div>
    <w:div w:id="148055647">
      <w:marLeft w:val="0"/>
      <w:marRight w:val="0"/>
      <w:marTop w:val="0"/>
      <w:marBottom w:val="0"/>
      <w:divBdr>
        <w:top w:val="none" w:sz="0" w:space="0" w:color="auto"/>
        <w:left w:val="none" w:sz="0" w:space="0" w:color="auto"/>
        <w:bottom w:val="none" w:sz="0" w:space="0" w:color="auto"/>
        <w:right w:val="none" w:sz="0" w:space="0" w:color="auto"/>
      </w:divBdr>
    </w:div>
    <w:div w:id="148062985">
      <w:marLeft w:val="0"/>
      <w:marRight w:val="0"/>
      <w:marTop w:val="0"/>
      <w:marBottom w:val="0"/>
      <w:divBdr>
        <w:top w:val="none" w:sz="0" w:space="0" w:color="auto"/>
        <w:left w:val="none" w:sz="0" w:space="0" w:color="auto"/>
        <w:bottom w:val="none" w:sz="0" w:space="0" w:color="auto"/>
        <w:right w:val="none" w:sz="0" w:space="0" w:color="auto"/>
      </w:divBdr>
    </w:div>
    <w:div w:id="148134770">
      <w:marLeft w:val="0"/>
      <w:marRight w:val="0"/>
      <w:marTop w:val="0"/>
      <w:marBottom w:val="0"/>
      <w:divBdr>
        <w:top w:val="none" w:sz="0" w:space="0" w:color="auto"/>
        <w:left w:val="none" w:sz="0" w:space="0" w:color="auto"/>
        <w:bottom w:val="none" w:sz="0" w:space="0" w:color="auto"/>
        <w:right w:val="none" w:sz="0" w:space="0" w:color="auto"/>
      </w:divBdr>
    </w:div>
    <w:div w:id="148136167">
      <w:marLeft w:val="0"/>
      <w:marRight w:val="0"/>
      <w:marTop w:val="0"/>
      <w:marBottom w:val="0"/>
      <w:divBdr>
        <w:top w:val="none" w:sz="0" w:space="0" w:color="auto"/>
        <w:left w:val="none" w:sz="0" w:space="0" w:color="auto"/>
        <w:bottom w:val="none" w:sz="0" w:space="0" w:color="auto"/>
        <w:right w:val="none" w:sz="0" w:space="0" w:color="auto"/>
      </w:divBdr>
    </w:div>
    <w:div w:id="148252378">
      <w:marLeft w:val="0"/>
      <w:marRight w:val="0"/>
      <w:marTop w:val="0"/>
      <w:marBottom w:val="0"/>
      <w:divBdr>
        <w:top w:val="none" w:sz="0" w:space="0" w:color="auto"/>
        <w:left w:val="none" w:sz="0" w:space="0" w:color="auto"/>
        <w:bottom w:val="none" w:sz="0" w:space="0" w:color="auto"/>
        <w:right w:val="none" w:sz="0" w:space="0" w:color="auto"/>
      </w:divBdr>
    </w:div>
    <w:div w:id="148330754">
      <w:marLeft w:val="0"/>
      <w:marRight w:val="0"/>
      <w:marTop w:val="0"/>
      <w:marBottom w:val="0"/>
      <w:divBdr>
        <w:top w:val="none" w:sz="0" w:space="0" w:color="auto"/>
        <w:left w:val="none" w:sz="0" w:space="0" w:color="auto"/>
        <w:bottom w:val="none" w:sz="0" w:space="0" w:color="auto"/>
        <w:right w:val="none" w:sz="0" w:space="0" w:color="auto"/>
      </w:divBdr>
    </w:div>
    <w:div w:id="148332156">
      <w:marLeft w:val="0"/>
      <w:marRight w:val="0"/>
      <w:marTop w:val="0"/>
      <w:marBottom w:val="0"/>
      <w:divBdr>
        <w:top w:val="none" w:sz="0" w:space="0" w:color="auto"/>
        <w:left w:val="none" w:sz="0" w:space="0" w:color="auto"/>
        <w:bottom w:val="none" w:sz="0" w:space="0" w:color="auto"/>
        <w:right w:val="none" w:sz="0" w:space="0" w:color="auto"/>
      </w:divBdr>
    </w:div>
    <w:div w:id="148404868">
      <w:marLeft w:val="0"/>
      <w:marRight w:val="0"/>
      <w:marTop w:val="0"/>
      <w:marBottom w:val="0"/>
      <w:divBdr>
        <w:top w:val="none" w:sz="0" w:space="0" w:color="auto"/>
        <w:left w:val="none" w:sz="0" w:space="0" w:color="auto"/>
        <w:bottom w:val="none" w:sz="0" w:space="0" w:color="auto"/>
        <w:right w:val="none" w:sz="0" w:space="0" w:color="auto"/>
      </w:divBdr>
    </w:div>
    <w:div w:id="148405873">
      <w:marLeft w:val="0"/>
      <w:marRight w:val="0"/>
      <w:marTop w:val="0"/>
      <w:marBottom w:val="0"/>
      <w:divBdr>
        <w:top w:val="none" w:sz="0" w:space="0" w:color="auto"/>
        <w:left w:val="none" w:sz="0" w:space="0" w:color="auto"/>
        <w:bottom w:val="none" w:sz="0" w:space="0" w:color="auto"/>
        <w:right w:val="none" w:sz="0" w:space="0" w:color="auto"/>
      </w:divBdr>
    </w:div>
    <w:div w:id="148445203">
      <w:marLeft w:val="0"/>
      <w:marRight w:val="0"/>
      <w:marTop w:val="0"/>
      <w:marBottom w:val="0"/>
      <w:divBdr>
        <w:top w:val="none" w:sz="0" w:space="0" w:color="auto"/>
        <w:left w:val="none" w:sz="0" w:space="0" w:color="auto"/>
        <w:bottom w:val="none" w:sz="0" w:space="0" w:color="auto"/>
        <w:right w:val="none" w:sz="0" w:space="0" w:color="auto"/>
      </w:divBdr>
    </w:div>
    <w:div w:id="148448836">
      <w:marLeft w:val="0"/>
      <w:marRight w:val="0"/>
      <w:marTop w:val="0"/>
      <w:marBottom w:val="0"/>
      <w:divBdr>
        <w:top w:val="none" w:sz="0" w:space="0" w:color="auto"/>
        <w:left w:val="none" w:sz="0" w:space="0" w:color="auto"/>
        <w:bottom w:val="none" w:sz="0" w:space="0" w:color="auto"/>
        <w:right w:val="none" w:sz="0" w:space="0" w:color="auto"/>
      </w:divBdr>
    </w:div>
    <w:div w:id="148793925">
      <w:marLeft w:val="0"/>
      <w:marRight w:val="0"/>
      <w:marTop w:val="0"/>
      <w:marBottom w:val="0"/>
      <w:divBdr>
        <w:top w:val="none" w:sz="0" w:space="0" w:color="auto"/>
        <w:left w:val="none" w:sz="0" w:space="0" w:color="auto"/>
        <w:bottom w:val="none" w:sz="0" w:space="0" w:color="auto"/>
        <w:right w:val="none" w:sz="0" w:space="0" w:color="auto"/>
      </w:divBdr>
    </w:div>
    <w:div w:id="148862396">
      <w:marLeft w:val="0"/>
      <w:marRight w:val="0"/>
      <w:marTop w:val="0"/>
      <w:marBottom w:val="0"/>
      <w:divBdr>
        <w:top w:val="none" w:sz="0" w:space="0" w:color="auto"/>
        <w:left w:val="none" w:sz="0" w:space="0" w:color="auto"/>
        <w:bottom w:val="none" w:sz="0" w:space="0" w:color="auto"/>
        <w:right w:val="none" w:sz="0" w:space="0" w:color="auto"/>
      </w:divBdr>
    </w:div>
    <w:div w:id="148865010">
      <w:marLeft w:val="0"/>
      <w:marRight w:val="0"/>
      <w:marTop w:val="0"/>
      <w:marBottom w:val="0"/>
      <w:divBdr>
        <w:top w:val="none" w:sz="0" w:space="0" w:color="auto"/>
        <w:left w:val="none" w:sz="0" w:space="0" w:color="auto"/>
        <w:bottom w:val="none" w:sz="0" w:space="0" w:color="auto"/>
        <w:right w:val="none" w:sz="0" w:space="0" w:color="auto"/>
      </w:divBdr>
    </w:div>
    <w:div w:id="148904075">
      <w:marLeft w:val="0"/>
      <w:marRight w:val="0"/>
      <w:marTop w:val="0"/>
      <w:marBottom w:val="0"/>
      <w:divBdr>
        <w:top w:val="none" w:sz="0" w:space="0" w:color="auto"/>
        <w:left w:val="none" w:sz="0" w:space="0" w:color="auto"/>
        <w:bottom w:val="none" w:sz="0" w:space="0" w:color="auto"/>
        <w:right w:val="none" w:sz="0" w:space="0" w:color="auto"/>
      </w:divBdr>
    </w:div>
    <w:div w:id="148904463">
      <w:marLeft w:val="0"/>
      <w:marRight w:val="0"/>
      <w:marTop w:val="0"/>
      <w:marBottom w:val="0"/>
      <w:divBdr>
        <w:top w:val="none" w:sz="0" w:space="0" w:color="auto"/>
        <w:left w:val="none" w:sz="0" w:space="0" w:color="auto"/>
        <w:bottom w:val="none" w:sz="0" w:space="0" w:color="auto"/>
        <w:right w:val="none" w:sz="0" w:space="0" w:color="auto"/>
      </w:divBdr>
    </w:div>
    <w:div w:id="148980148">
      <w:marLeft w:val="0"/>
      <w:marRight w:val="0"/>
      <w:marTop w:val="0"/>
      <w:marBottom w:val="0"/>
      <w:divBdr>
        <w:top w:val="none" w:sz="0" w:space="0" w:color="auto"/>
        <w:left w:val="none" w:sz="0" w:space="0" w:color="auto"/>
        <w:bottom w:val="none" w:sz="0" w:space="0" w:color="auto"/>
        <w:right w:val="none" w:sz="0" w:space="0" w:color="auto"/>
      </w:divBdr>
    </w:div>
    <w:div w:id="148983491">
      <w:marLeft w:val="0"/>
      <w:marRight w:val="0"/>
      <w:marTop w:val="0"/>
      <w:marBottom w:val="0"/>
      <w:divBdr>
        <w:top w:val="none" w:sz="0" w:space="0" w:color="auto"/>
        <w:left w:val="none" w:sz="0" w:space="0" w:color="auto"/>
        <w:bottom w:val="none" w:sz="0" w:space="0" w:color="auto"/>
        <w:right w:val="none" w:sz="0" w:space="0" w:color="auto"/>
      </w:divBdr>
    </w:div>
    <w:div w:id="149059507">
      <w:marLeft w:val="0"/>
      <w:marRight w:val="0"/>
      <w:marTop w:val="0"/>
      <w:marBottom w:val="0"/>
      <w:divBdr>
        <w:top w:val="none" w:sz="0" w:space="0" w:color="auto"/>
        <w:left w:val="none" w:sz="0" w:space="0" w:color="auto"/>
        <w:bottom w:val="none" w:sz="0" w:space="0" w:color="auto"/>
        <w:right w:val="none" w:sz="0" w:space="0" w:color="auto"/>
      </w:divBdr>
    </w:div>
    <w:div w:id="149099221">
      <w:marLeft w:val="0"/>
      <w:marRight w:val="0"/>
      <w:marTop w:val="0"/>
      <w:marBottom w:val="0"/>
      <w:divBdr>
        <w:top w:val="none" w:sz="0" w:space="0" w:color="auto"/>
        <w:left w:val="none" w:sz="0" w:space="0" w:color="auto"/>
        <w:bottom w:val="none" w:sz="0" w:space="0" w:color="auto"/>
        <w:right w:val="none" w:sz="0" w:space="0" w:color="auto"/>
      </w:divBdr>
    </w:div>
    <w:div w:id="149375223">
      <w:bodyDiv w:val="1"/>
      <w:marLeft w:val="0"/>
      <w:marRight w:val="0"/>
      <w:marTop w:val="0"/>
      <w:marBottom w:val="0"/>
      <w:divBdr>
        <w:top w:val="none" w:sz="0" w:space="0" w:color="auto"/>
        <w:left w:val="none" w:sz="0" w:space="0" w:color="auto"/>
        <w:bottom w:val="none" w:sz="0" w:space="0" w:color="auto"/>
        <w:right w:val="none" w:sz="0" w:space="0" w:color="auto"/>
      </w:divBdr>
    </w:div>
    <w:div w:id="149489242">
      <w:marLeft w:val="0"/>
      <w:marRight w:val="0"/>
      <w:marTop w:val="0"/>
      <w:marBottom w:val="0"/>
      <w:divBdr>
        <w:top w:val="none" w:sz="0" w:space="0" w:color="auto"/>
        <w:left w:val="none" w:sz="0" w:space="0" w:color="auto"/>
        <w:bottom w:val="none" w:sz="0" w:space="0" w:color="auto"/>
        <w:right w:val="none" w:sz="0" w:space="0" w:color="auto"/>
      </w:divBdr>
    </w:div>
    <w:div w:id="149516484">
      <w:marLeft w:val="0"/>
      <w:marRight w:val="0"/>
      <w:marTop w:val="0"/>
      <w:marBottom w:val="0"/>
      <w:divBdr>
        <w:top w:val="none" w:sz="0" w:space="0" w:color="auto"/>
        <w:left w:val="none" w:sz="0" w:space="0" w:color="auto"/>
        <w:bottom w:val="none" w:sz="0" w:space="0" w:color="auto"/>
        <w:right w:val="none" w:sz="0" w:space="0" w:color="auto"/>
      </w:divBdr>
    </w:div>
    <w:div w:id="149559818">
      <w:marLeft w:val="0"/>
      <w:marRight w:val="0"/>
      <w:marTop w:val="0"/>
      <w:marBottom w:val="0"/>
      <w:divBdr>
        <w:top w:val="none" w:sz="0" w:space="0" w:color="auto"/>
        <w:left w:val="none" w:sz="0" w:space="0" w:color="auto"/>
        <w:bottom w:val="none" w:sz="0" w:space="0" w:color="auto"/>
        <w:right w:val="none" w:sz="0" w:space="0" w:color="auto"/>
      </w:divBdr>
    </w:div>
    <w:div w:id="149561019">
      <w:marLeft w:val="0"/>
      <w:marRight w:val="0"/>
      <w:marTop w:val="0"/>
      <w:marBottom w:val="0"/>
      <w:divBdr>
        <w:top w:val="none" w:sz="0" w:space="0" w:color="auto"/>
        <w:left w:val="none" w:sz="0" w:space="0" w:color="auto"/>
        <w:bottom w:val="none" w:sz="0" w:space="0" w:color="auto"/>
        <w:right w:val="none" w:sz="0" w:space="0" w:color="auto"/>
      </w:divBdr>
    </w:div>
    <w:div w:id="149637019">
      <w:marLeft w:val="0"/>
      <w:marRight w:val="0"/>
      <w:marTop w:val="0"/>
      <w:marBottom w:val="0"/>
      <w:divBdr>
        <w:top w:val="none" w:sz="0" w:space="0" w:color="auto"/>
        <w:left w:val="none" w:sz="0" w:space="0" w:color="auto"/>
        <w:bottom w:val="none" w:sz="0" w:space="0" w:color="auto"/>
        <w:right w:val="none" w:sz="0" w:space="0" w:color="auto"/>
      </w:divBdr>
    </w:div>
    <w:div w:id="149637349">
      <w:marLeft w:val="0"/>
      <w:marRight w:val="0"/>
      <w:marTop w:val="0"/>
      <w:marBottom w:val="0"/>
      <w:divBdr>
        <w:top w:val="none" w:sz="0" w:space="0" w:color="auto"/>
        <w:left w:val="none" w:sz="0" w:space="0" w:color="auto"/>
        <w:bottom w:val="none" w:sz="0" w:space="0" w:color="auto"/>
        <w:right w:val="none" w:sz="0" w:space="0" w:color="auto"/>
      </w:divBdr>
    </w:div>
    <w:div w:id="150097436">
      <w:marLeft w:val="0"/>
      <w:marRight w:val="0"/>
      <w:marTop w:val="0"/>
      <w:marBottom w:val="0"/>
      <w:divBdr>
        <w:top w:val="none" w:sz="0" w:space="0" w:color="auto"/>
        <w:left w:val="none" w:sz="0" w:space="0" w:color="auto"/>
        <w:bottom w:val="none" w:sz="0" w:space="0" w:color="auto"/>
        <w:right w:val="none" w:sz="0" w:space="0" w:color="auto"/>
      </w:divBdr>
    </w:div>
    <w:div w:id="150100931">
      <w:marLeft w:val="0"/>
      <w:marRight w:val="0"/>
      <w:marTop w:val="0"/>
      <w:marBottom w:val="0"/>
      <w:divBdr>
        <w:top w:val="none" w:sz="0" w:space="0" w:color="auto"/>
        <w:left w:val="none" w:sz="0" w:space="0" w:color="auto"/>
        <w:bottom w:val="none" w:sz="0" w:space="0" w:color="auto"/>
        <w:right w:val="none" w:sz="0" w:space="0" w:color="auto"/>
      </w:divBdr>
    </w:div>
    <w:div w:id="150102156">
      <w:marLeft w:val="0"/>
      <w:marRight w:val="0"/>
      <w:marTop w:val="0"/>
      <w:marBottom w:val="0"/>
      <w:divBdr>
        <w:top w:val="none" w:sz="0" w:space="0" w:color="auto"/>
        <w:left w:val="none" w:sz="0" w:space="0" w:color="auto"/>
        <w:bottom w:val="none" w:sz="0" w:space="0" w:color="auto"/>
        <w:right w:val="none" w:sz="0" w:space="0" w:color="auto"/>
      </w:divBdr>
    </w:div>
    <w:div w:id="150145610">
      <w:bodyDiv w:val="1"/>
      <w:marLeft w:val="0"/>
      <w:marRight w:val="0"/>
      <w:marTop w:val="0"/>
      <w:marBottom w:val="0"/>
      <w:divBdr>
        <w:top w:val="none" w:sz="0" w:space="0" w:color="auto"/>
        <w:left w:val="none" w:sz="0" w:space="0" w:color="auto"/>
        <w:bottom w:val="none" w:sz="0" w:space="0" w:color="auto"/>
        <w:right w:val="none" w:sz="0" w:space="0" w:color="auto"/>
      </w:divBdr>
    </w:div>
    <w:div w:id="150145742">
      <w:marLeft w:val="0"/>
      <w:marRight w:val="0"/>
      <w:marTop w:val="0"/>
      <w:marBottom w:val="0"/>
      <w:divBdr>
        <w:top w:val="none" w:sz="0" w:space="0" w:color="auto"/>
        <w:left w:val="none" w:sz="0" w:space="0" w:color="auto"/>
        <w:bottom w:val="none" w:sz="0" w:space="0" w:color="auto"/>
        <w:right w:val="none" w:sz="0" w:space="0" w:color="auto"/>
      </w:divBdr>
    </w:div>
    <w:div w:id="150147370">
      <w:marLeft w:val="0"/>
      <w:marRight w:val="0"/>
      <w:marTop w:val="0"/>
      <w:marBottom w:val="0"/>
      <w:divBdr>
        <w:top w:val="none" w:sz="0" w:space="0" w:color="auto"/>
        <w:left w:val="none" w:sz="0" w:space="0" w:color="auto"/>
        <w:bottom w:val="none" w:sz="0" w:space="0" w:color="auto"/>
        <w:right w:val="none" w:sz="0" w:space="0" w:color="auto"/>
      </w:divBdr>
    </w:div>
    <w:div w:id="150174030">
      <w:marLeft w:val="0"/>
      <w:marRight w:val="0"/>
      <w:marTop w:val="0"/>
      <w:marBottom w:val="0"/>
      <w:divBdr>
        <w:top w:val="none" w:sz="0" w:space="0" w:color="auto"/>
        <w:left w:val="none" w:sz="0" w:space="0" w:color="auto"/>
        <w:bottom w:val="none" w:sz="0" w:space="0" w:color="auto"/>
        <w:right w:val="none" w:sz="0" w:space="0" w:color="auto"/>
      </w:divBdr>
    </w:div>
    <w:div w:id="150175103">
      <w:marLeft w:val="0"/>
      <w:marRight w:val="0"/>
      <w:marTop w:val="0"/>
      <w:marBottom w:val="0"/>
      <w:divBdr>
        <w:top w:val="none" w:sz="0" w:space="0" w:color="auto"/>
        <w:left w:val="none" w:sz="0" w:space="0" w:color="auto"/>
        <w:bottom w:val="none" w:sz="0" w:space="0" w:color="auto"/>
        <w:right w:val="none" w:sz="0" w:space="0" w:color="auto"/>
      </w:divBdr>
    </w:div>
    <w:div w:id="150215303">
      <w:marLeft w:val="0"/>
      <w:marRight w:val="0"/>
      <w:marTop w:val="0"/>
      <w:marBottom w:val="0"/>
      <w:divBdr>
        <w:top w:val="none" w:sz="0" w:space="0" w:color="auto"/>
        <w:left w:val="none" w:sz="0" w:space="0" w:color="auto"/>
        <w:bottom w:val="none" w:sz="0" w:space="0" w:color="auto"/>
        <w:right w:val="none" w:sz="0" w:space="0" w:color="auto"/>
      </w:divBdr>
    </w:div>
    <w:div w:id="150219156">
      <w:marLeft w:val="0"/>
      <w:marRight w:val="0"/>
      <w:marTop w:val="0"/>
      <w:marBottom w:val="0"/>
      <w:divBdr>
        <w:top w:val="none" w:sz="0" w:space="0" w:color="auto"/>
        <w:left w:val="none" w:sz="0" w:space="0" w:color="auto"/>
        <w:bottom w:val="none" w:sz="0" w:space="0" w:color="auto"/>
        <w:right w:val="none" w:sz="0" w:space="0" w:color="auto"/>
      </w:divBdr>
    </w:div>
    <w:div w:id="150221006">
      <w:marLeft w:val="0"/>
      <w:marRight w:val="0"/>
      <w:marTop w:val="0"/>
      <w:marBottom w:val="0"/>
      <w:divBdr>
        <w:top w:val="none" w:sz="0" w:space="0" w:color="auto"/>
        <w:left w:val="none" w:sz="0" w:space="0" w:color="auto"/>
        <w:bottom w:val="none" w:sz="0" w:space="0" w:color="auto"/>
        <w:right w:val="none" w:sz="0" w:space="0" w:color="auto"/>
      </w:divBdr>
    </w:div>
    <w:div w:id="150295706">
      <w:marLeft w:val="0"/>
      <w:marRight w:val="0"/>
      <w:marTop w:val="0"/>
      <w:marBottom w:val="0"/>
      <w:divBdr>
        <w:top w:val="none" w:sz="0" w:space="0" w:color="auto"/>
        <w:left w:val="none" w:sz="0" w:space="0" w:color="auto"/>
        <w:bottom w:val="none" w:sz="0" w:space="0" w:color="auto"/>
        <w:right w:val="none" w:sz="0" w:space="0" w:color="auto"/>
      </w:divBdr>
    </w:div>
    <w:div w:id="150484672">
      <w:marLeft w:val="0"/>
      <w:marRight w:val="0"/>
      <w:marTop w:val="0"/>
      <w:marBottom w:val="0"/>
      <w:divBdr>
        <w:top w:val="none" w:sz="0" w:space="0" w:color="auto"/>
        <w:left w:val="none" w:sz="0" w:space="0" w:color="auto"/>
        <w:bottom w:val="none" w:sz="0" w:space="0" w:color="auto"/>
        <w:right w:val="none" w:sz="0" w:space="0" w:color="auto"/>
      </w:divBdr>
    </w:div>
    <w:div w:id="150486081">
      <w:bodyDiv w:val="1"/>
      <w:marLeft w:val="0"/>
      <w:marRight w:val="0"/>
      <w:marTop w:val="0"/>
      <w:marBottom w:val="0"/>
      <w:divBdr>
        <w:top w:val="none" w:sz="0" w:space="0" w:color="auto"/>
        <w:left w:val="none" w:sz="0" w:space="0" w:color="auto"/>
        <w:bottom w:val="none" w:sz="0" w:space="0" w:color="auto"/>
        <w:right w:val="none" w:sz="0" w:space="0" w:color="auto"/>
      </w:divBdr>
    </w:div>
    <w:div w:id="150489697">
      <w:marLeft w:val="0"/>
      <w:marRight w:val="0"/>
      <w:marTop w:val="0"/>
      <w:marBottom w:val="0"/>
      <w:divBdr>
        <w:top w:val="none" w:sz="0" w:space="0" w:color="auto"/>
        <w:left w:val="none" w:sz="0" w:space="0" w:color="auto"/>
        <w:bottom w:val="none" w:sz="0" w:space="0" w:color="auto"/>
        <w:right w:val="none" w:sz="0" w:space="0" w:color="auto"/>
      </w:divBdr>
    </w:div>
    <w:div w:id="150491921">
      <w:marLeft w:val="0"/>
      <w:marRight w:val="0"/>
      <w:marTop w:val="0"/>
      <w:marBottom w:val="0"/>
      <w:divBdr>
        <w:top w:val="none" w:sz="0" w:space="0" w:color="auto"/>
        <w:left w:val="none" w:sz="0" w:space="0" w:color="auto"/>
        <w:bottom w:val="none" w:sz="0" w:space="0" w:color="auto"/>
        <w:right w:val="none" w:sz="0" w:space="0" w:color="auto"/>
      </w:divBdr>
    </w:div>
    <w:div w:id="150752517">
      <w:marLeft w:val="0"/>
      <w:marRight w:val="0"/>
      <w:marTop w:val="0"/>
      <w:marBottom w:val="0"/>
      <w:divBdr>
        <w:top w:val="none" w:sz="0" w:space="0" w:color="auto"/>
        <w:left w:val="none" w:sz="0" w:space="0" w:color="auto"/>
        <w:bottom w:val="none" w:sz="0" w:space="0" w:color="auto"/>
        <w:right w:val="none" w:sz="0" w:space="0" w:color="auto"/>
      </w:divBdr>
    </w:div>
    <w:div w:id="150757822">
      <w:marLeft w:val="0"/>
      <w:marRight w:val="0"/>
      <w:marTop w:val="0"/>
      <w:marBottom w:val="0"/>
      <w:divBdr>
        <w:top w:val="none" w:sz="0" w:space="0" w:color="auto"/>
        <w:left w:val="none" w:sz="0" w:space="0" w:color="auto"/>
        <w:bottom w:val="none" w:sz="0" w:space="0" w:color="auto"/>
        <w:right w:val="none" w:sz="0" w:space="0" w:color="auto"/>
      </w:divBdr>
    </w:div>
    <w:div w:id="150757903">
      <w:marLeft w:val="0"/>
      <w:marRight w:val="0"/>
      <w:marTop w:val="0"/>
      <w:marBottom w:val="0"/>
      <w:divBdr>
        <w:top w:val="none" w:sz="0" w:space="0" w:color="auto"/>
        <w:left w:val="none" w:sz="0" w:space="0" w:color="auto"/>
        <w:bottom w:val="none" w:sz="0" w:space="0" w:color="auto"/>
        <w:right w:val="none" w:sz="0" w:space="0" w:color="auto"/>
      </w:divBdr>
    </w:div>
    <w:div w:id="150800407">
      <w:marLeft w:val="0"/>
      <w:marRight w:val="0"/>
      <w:marTop w:val="0"/>
      <w:marBottom w:val="0"/>
      <w:divBdr>
        <w:top w:val="none" w:sz="0" w:space="0" w:color="auto"/>
        <w:left w:val="none" w:sz="0" w:space="0" w:color="auto"/>
        <w:bottom w:val="none" w:sz="0" w:space="0" w:color="auto"/>
        <w:right w:val="none" w:sz="0" w:space="0" w:color="auto"/>
      </w:divBdr>
    </w:div>
    <w:div w:id="150873846">
      <w:marLeft w:val="0"/>
      <w:marRight w:val="0"/>
      <w:marTop w:val="0"/>
      <w:marBottom w:val="0"/>
      <w:divBdr>
        <w:top w:val="none" w:sz="0" w:space="0" w:color="auto"/>
        <w:left w:val="none" w:sz="0" w:space="0" w:color="auto"/>
        <w:bottom w:val="none" w:sz="0" w:space="0" w:color="auto"/>
        <w:right w:val="none" w:sz="0" w:space="0" w:color="auto"/>
      </w:divBdr>
    </w:div>
    <w:div w:id="150879234">
      <w:marLeft w:val="0"/>
      <w:marRight w:val="0"/>
      <w:marTop w:val="0"/>
      <w:marBottom w:val="0"/>
      <w:divBdr>
        <w:top w:val="none" w:sz="0" w:space="0" w:color="auto"/>
        <w:left w:val="none" w:sz="0" w:space="0" w:color="auto"/>
        <w:bottom w:val="none" w:sz="0" w:space="0" w:color="auto"/>
        <w:right w:val="none" w:sz="0" w:space="0" w:color="auto"/>
      </w:divBdr>
    </w:div>
    <w:div w:id="150948666">
      <w:marLeft w:val="0"/>
      <w:marRight w:val="0"/>
      <w:marTop w:val="0"/>
      <w:marBottom w:val="0"/>
      <w:divBdr>
        <w:top w:val="none" w:sz="0" w:space="0" w:color="auto"/>
        <w:left w:val="none" w:sz="0" w:space="0" w:color="auto"/>
        <w:bottom w:val="none" w:sz="0" w:space="0" w:color="auto"/>
        <w:right w:val="none" w:sz="0" w:space="0" w:color="auto"/>
      </w:divBdr>
    </w:div>
    <w:div w:id="150995520">
      <w:marLeft w:val="0"/>
      <w:marRight w:val="0"/>
      <w:marTop w:val="0"/>
      <w:marBottom w:val="0"/>
      <w:divBdr>
        <w:top w:val="none" w:sz="0" w:space="0" w:color="auto"/>
        <w:left w:val="none" w:sz="0" w:space="0" w:color="auto"/>
        <w:bottom w:val="none" w:sz="0" w:space="0" w:color="auto"/>
        <w:right w:val="none" w:sz="0" w:space="0" w:color="auto"/>
      </w:divBdr>
    </w:div>
    <w:div w:id="151067081">
      <w:marLeft w:val="0"/>
      <w:marRight w:val="0"/>
      <w:marTop w:val="0"/>
      <w:marBottom w:val="0"/>
      <w:divBdr>
        <w:top w:val="none" w:sz="0" w:space="0" w:color="auto"/>
        <w:left w:val="none" w:sz="0" w:space="0" w:color="auto"/>
        <w:bottom w:val="none" w:sz="0" w:space="0" w:color="auto"/>
        <w:right w:val="none" w:sz="0" w:space="0" w:color="auto"/>
      </w:divBdr>
    </w:div>
    <w:div w:id="151068921">
      <w:marLeft w:val="0"/>
      <w:marRight w:val="0"/>
      <w:marTop w:val="0"/>
      <w:marBottom w:val="0"/>
      <w:divBdr>
        <w:top w:val="none" w:sz="0" w:space="0" w:color="auto"/>
        <w:left w:val="none" w:sz="0" w:space="0" w:color="auto"/>
        <w:bottom w:val="none" w:sz="0" w:space="0" w:color="auto"/>
        <w:right w:val="none" w:sz="0" w:space="0" w:color="auto"/>
      </w:divBdr>
    </w:div>
    <w:div w:id="151070650">
      <w:marLeft w:val="0"/>
      <w:marRight w:val="0"/>
      <w:marTop w:val="0"/>
      <w:marBottom w:val="0"/>
      <w:divBdr>
        <w:top w:val="none" w:sz="0" w:space="0" w:color="auto"/>
        <w:left w:val="none" w:sz="0" w:space="0" w:color="auto"/>
        <w:bottom w:val="none" w:sz="0" w:space="0" w:color="auto"/>
        <w:right w:val="none" w:sz="0" w:space="0" w:color="auto"/>
      </w:divBdr>
    </w:div>
    <w:div w:id="151146642">
      <w:marLeft w:val="0"/>
      <w:marRight w:val="0"/>
      <w:marTop w:val="0"/>
      <w:marBottom w:val="0"/>
      <w:divBdr>
        <w:top w:val="none" w:sz="0" w:space="0" w:color="auto"/>
        <w:left w:val="none" w:sz="0" w:space="0" w:color="auto"/>
        <w:bottom w:val="none" w:sz="0" w:space="0" w:color="auto"/>
        <w:right w:val="none" w:sz="0" w:space="0" w:color="auto"/>
      </w:divBdr>
    </w:div>
    <w:div w:id="151213641">
      <w:marLeft w:val="0"/>
      <w:marRight w:val="0"/>
      <w:marTop w:val="0"/>
      <w:marBottom w:val="0"/>
      <w:divBdr>
        <w:top w:val="none" w:sz="0" w:space="0" w:color="auto"/>
        <w:left w:val="none" w:sz="0" w:space="0" w:color="auto"/>
        <w:bottom w:val="none" w:sz="0" w:space="0" w:color="auto"/>
        <w:right w:val="none" w:sz="0" w:space="0" w:color="auto"/>
      </w:divBdr>
    </w:div>
    <w:div w:id="151262227">
      <w:marLeft w:val="0"/>
      <w:marRight w:val="0"/>
      <w:marTop w:val="0"/>
      <w:marBottom w:val="0"/>
      <w:divBdr>
        <w:top w:val="none" w:sz="0" w:space="0" w:color="auto"/>
        <w:left w:val="none" w:sz="0" w:space="0" w:color="auto"/>
        <w:bottom w:val="none" w:sz="0" w:space="0" w:color="auto"/>
        <w:right w:val="none" w:sz="0" w:space="0" w:color="auto"/>
      </w:divBdr>
    </w:div>
    <w:div w:id="151332939">
      <w:marLeft w:val="0"/>
      <w:marRight w:val="0"/>
      <w:marTop w:val="0"/>
      <w:marBottom w:val="0"/>
      <w:divBdr>
        <w:top w:val="none" w:sz="0" w:space="0" w:color="auto"/>
        <w:left w:val="none" w:sz="0" w:space="0" w:color="auto"/>
        <w:bottom w:val="none" w:sz="0" w:space="0" w:color="auto"/>
        <w:right w:val="none" w:sz="0" w:space="0" w:color="auto"/>
      </w:divBdr>
    </w:div>
    <w:div w:id="151333563">
      <w:marLeft w:val="0"/>
      <w:marRight w:val="0"/>
      <w:marTop w:val="0"/>
      <w:marBottom w:val="0"/>
      <w:divBdr>
        <w:top w:val="none" w:sz="0" w:space="0" w:color="auto"/>
        <w:left w:val="none" w:sz="0" w:space="0" w:color="auto"/>
        <w:bottom w:val="none" w:sz="0" w:space="0" w:color="auto"/>
        <w:right w:val="none" w:sz="0" w:space="0" w:color="auto"/>
      </w:divBdr>
    </w:div>
    <w:div w:id="151457665">
      <w:marLeft w:val="0"/>
      <w:marRight w:val="0"/>
      <w:marTop w:val="0"/>
      <w:marBottom w:val="0"/>
      <w:divBdr>
        <w:top w:val="none" w:sz="0" w:space="0" w:color="auto"/>
        <w:left w:val="none" w:sz="0" w:space="0" w:color="auto"/>
        <w:bottom w:val="none" w:sz="0" w:space="0" w:color="auto"/>
        <w:right w:val="none" w:sz="0" w:space="0" w:color="auto"/>
      </w:divBdr>
    </w:div>
    <w:div w:id="151531475">
      <w:marLeft w:val="0"/>
      <w:marRight w:val="0"/>
      <w:marTop w:val="0"/>
      <w:marBottom w:val="0"/>
      <w:divBdr>
        <w:top w:val="none" w:sz="0" w:space="0" w:color="auto"/>
        <w:left w:val="none" w:sz="0" w:space="0" w:color="auto"/>
        <w:bottom w:val="none" w:sz="0" w:space="0" w:color="auto"/>
        <w:right w:val="none" w:sz="0" w:space="0" w:color="auto"/>
      </w:divBdr>
    </w:div>
    <w:div w:id="151601189">
      <w:marLeft w:val="0"/>
      <w:marRight w:val="0"/>
      <w:marTop w:val="0"/>
      <w:marBottom w:val="0"/>
      <w:divBdr>
        <w:top w:val="none" w:sz="0" w:space="0" w:color="auto"/>
        <w:left w:val="none" w:sz="0" w:space="0" w:color="auto"/>
        <w:bottom w:val="none" w:sz="0" w:space="0" w:color="auto"/>
        <w:right w:val="none" w:sz="0" w:space="0" w:color="auto"/>
      </w:divBdr>
    </w:div>
    <w:div w:id="151606470">
      <w:marLeft w:val="0"/>
      <w:marRight w:val="0"/>
      <w:marTop w:val="0"/>
      <w:marBottom w:val="0"/>
      <w:divBdr>
        <w:top w:val="none" w:sz="0" w:space="0" w:color="auto"/>
        <w:left w:val="none" w:sz="0" w:space="0" w:color="auto"/>
        <w:bottom w:val="none" w:sz="0" w:space="0" w:color="auto"/>
        <w:right w:val="none" w:sz="0" w:space="0" w:color="auto"/>
      </w:divBdr>
    </w:div>
    <w:div w:id="151652419">
      <w:marLeft w:val="0"/>
      <w:marRight w:val="0"/>
      <w:marTop w:val="0"/>
      <w:marBottom w:val="0"/>
      <w:divBdr>
        <w:top w:val="none" w:sz="0" w:space="0" w:color="auto"/>
        <w:left w:val="none" w:sz="0" w:space="0" w:color="auto"/>
        <w:bottom w:val="none" w:sz="0" w:space="0" w:color="auto"/>
        <w:right w:val="none" w:sz="0" w:space="0" w:color="auto"/>
      </w:divBdr>
    </w:div>
    <w:div w:id="151724895">
      <w:marLeft w:val="0"/>
      <w:marRight w:val="0"/>
      <w:marTop w:val="0"/>
      <w:marBottom w:val="0"/>
      <w:divBdr>
        <w:top w:val="none" w:sz="0" w:space="0" w:color="auto"/>
        <w:left w:val="none" w:sz="0" w:space="0" w:color="auto"/>
        <w:bottom w:val="none" w:sz="0" w:space="0" w:color="auto"/>
        <w:right w:val="none" w:sz="0" w:space="0" w:color="auto"/>
      </w:divBdr>
    </w:div>
    <w:div w:id="151726220">
      <w:marLeft w:val="0"/>
      <w:marRight w:val="0"/>
      <w:marTop w:val="0"/>
      <w:marBottom w:val="0"/>
      <w:divBdr>
        <w:top w:val="none" w:sz="0" w:space="0" w:color="auto"/>
        <w:left w:val="none" w:sz="0" w:space="0" w:color="auto"/>
        <w:bottom w:val="none" w:sz="0" w:space="0" w:color="auto"/>
        <w:right w:val="none" w:sz="0" w:space="0" w:color="auto"/>
      </w:divBdr>
    </w:div>
    <w:div w:id="151799325">
      <w:marLeft w:val="0"/>
      <w:marRight w:val="0"/>
      <w:marTop w:val="0"/>
      <w:marBottom w:val="0"/>
      <w:divBdr>
        <w:top w:val="none" w:sz="0" w:space="0" w:color="auto"/>
        <w:left w:val="none" w:sz="0" w:space="0" w:color="auto"/>
        <w:bottom w:val="none" w:sz="0" w:space="0" w:color="auto"/>
        <w:right w:val="none" w:sz="0" w:space="0" w:color="auto"/>
      </w:divBdr>
    </w:div>
    <w:div w:id="151800821">
      <w:marLeft w:val="0"/>
      <w:marRight w:val="0"/>
      <w:marTop w:val="0"/>
      <w:marBottom w:val="0"/>
      <w:divBdr>
        <w:top w:val="none" w:sz="0" w:space="0" w:color="auto"/>
        <w:left w:val="none" w:sz="0" w:space="0" w:color="auto"/>
        <w:bottom w:val="none" w:sz="0" w:space="0" w:color="auto"/>
        <w:right w:val="none" w:sz="0" w:space="0" w:color="auto"/>
      </w:divBdr>
    </w:div>
    <w:div w:id="151871747">
      <w:marLeft w:val="0"/>
      <w:marRight w:val="0"/>
      <w:marTop w:val="0"/>
      <w:marBottom w:val="0"/>
      <w:divBdr>
        <w:top w:val="none" w:sz="0" w:space="0" w:color="auto"/>
        <w:left w:val="none" w:sz="0" w:space="0" w:color="auto"/>
        <w:bottom w:val="none" w:sz="0" w:space="0" w:color="auto"/>
        <w:right w:val="none" w:sz="0" w:space="0" w:color="auto"/>
      </w:divBdr>
    </w:div>
    <w:div w:id="151994153">
      <w:marLeft w:val="0"/>
      <w:marRight w:val="0"/>
      <w:marTop w:val="0"/>
      <w:marBottom w:val="0"/>
      <w:divBdr>
        <w:top w:val="none" w:sz="0" w:space="0" w:color="auto"/>
        <w:left w:val="none" w:sz="0" w:space="0" w:color="auto"/>
        <w:bottom w:val="none" w:sz="0" w:space="0" w:color="auto"/>
        <w:right w:val="none" w:sz="0" w:space="0" w:color="auto"/>
      </w:divBdr>
    </w:div>
    <w:div w:id="152062244">
      <w:marLeft w:val="0"/>
      <w:marRight w:val="0"/>
      <w:marTop w:val="0"/>
      <w:marBottom w:val="0"/>
      <w:divBdr>
        <w:top w:val="none" w:sz="0" w:space="0" w:color="auto"/>
        <w:left w:val="none" w:sz="0" w:space="0" w:color="auto"/>
        <w:bottom w:val="none" w:sz="0" w:space="0" w:color="auto"/>
        <w:right w:val="none" w:sz="0" w:space="0" w:color="auto"/>
      </w:divBdr>
    </w:div>
    <w:div w:id="152062875">
      <w:marLeft w:val="0"/>
      <w:marRight w:val="0"/>
      <w:marTop w:val="0"/>
      <w:marBottom w:val="0"/>
      <w:divBdr>
        <w:top w:val="none" w:sz="0" w:space="0" w:color="auto"/>
        <w:left w:val="none" w:sz="0" w:space="0" w:color="auto"/>
        <w:bottom w:val="none" w:sz="0" w:space="0" w:color="auto"/>
        <w:right w:val="none" w:sz="0" w:space="0" w:color="auto"/>
      </w:divBdr>
    </w:div>
    <w:div w:id="152063053">
      <w:marLeft w:val="0"/>
      <w:marRight w:val="0"/>
      <w:marTop w:val="0"/>
      <w:marBottom w:val="0"/>
      <w:divBdr>
        <w:top w:val="none" w:sz="0" w:space="0" w:color="auto"/>
        <w:left w:val="none" w:sz="0" w:space="0" w:color="auto"/>
        <w:bottom w:val="none" w:sz="0" w:space="0" w:color="auto"/>
        <w:right w:val="none" w:sz="0" w:space="0" w:color="auto"/>
      </w:divBdr>
    </w:div>
    <w:div w:id="152064989">
      <w:marLeft w:val="0"/>
      <w:marRight w:val="0"/>
      <w:marTop w:val="0"/>
      <w:marBottom w:val="0"/>
      <w:divBdr>
        <w:top w:val="none" w:sz="0" w:space="0" w:color="auto"/>
        <w:left w:val="none" w:sz="0" w:space="0" w:color="auto"/>
        <w:bottom w:val="none" w:sz="0" w:space="0" w:color="auto"/>
        <w:right w:val="none" w:sz="0" w:space="0" w:color="auto"/>
      </w:divBdr>
    </w:div>
    <w:div w:id="152066523">
      <w:marLeft w:val="0"/>
      <w:marRight w:val="0"/>
      <w:marTop w:val="0"/>
      <w:marBottom w:val="0"/>
      <w:divBdr>
        <w:top w:val="none" w:sz="0" w:space="0" w:color="auto"/>
        <w:left w:val="none" w:sz="0" w:space="0" w:color="auto"/>
        <w:bottom w:val="none" w:sz="0" w:space="0" w:color="auto"/>
        <w:right w:val="none" w:sz="0" w:space="0" w:color="auto"/>
      </w:divBdr>
    </w:div>
    <w:div w:id="152110998">
      <w:marLeft w:val="0"/>
      <w:marRight w:val="0"/>
      <w:marTop w:val="0"/>
      <w:marBottom w:val="0"/>
      <w:divBdr>
        <w:top w:val="none" w:sz="0" w:space="0" w:color="auto"/>
        <w:left w:val="none" w:sz="0" w:space="0" w:color="auto"/>
        <w:bottom w:val="none" w:sz="0" w:space="0" w:color="auto"/>
        <w:right w:val="none" w:sz="0" w:space="0" w:color="auto"/>
      </w:divBdr>
    </w:div>
    <w:div w:id="152138653">
      <w:marLeft w:val="0"/>
      <w:marRight w:val="0"/>
      <w:marTop w:val="0"/>
      <w:marBottom w:val="0"/>
      <w:divBdr>
        <w:top w:val="none" w:sz="0" w:space="0" w:color="auto"/>
        <w:left w:val="none" w:sz="0" w:space="0" w:color="auto"/>
        <w:bottom w:val="none" w:sz="0" w:space="0" w:color="auto"/>
        <w:right w:val="none" w:sz="0" w:space="0" w:color="auto"/>
      </w:divBdr>
    </w:div>
    <w:div w:id="152189636">
      <w:marLeft w:val="0"/>
      <w:marRight w:val="0"/>
      <w:marTop w:val="0"/>
      <w:marBottom w:val="0"/>
      <w:divBdr>
        <w:top w:val="none" w:sz="0" w:space="0" w:color="auto"/>
        <w:left w:val="none" w:sz="0" w:space="0" w:color="auto"/>
        <w:bottom w:val="none" w:sz="0" w:space="0" w:color="auto"/>
        <w:right w:val="none" w:sz="0" w:space="0" w:color="auto"/>
      </w:divBdr>
    </w:div>
    <w:div w:id="152259857">
      <w:marLeft w:val="0"/>
      <w:marRight w:val="0"/>
      <w:marTop w:val="0"/>
      <w:marBottom w:val="0"/>
      <w:divBdr>
        <w:top w:val="none" w:sz="0" w:space="0" w:color="auto"/>
        <w:left w:val="none" w:sz="0" w:space="0" w:color="auto"/>
        <w:bottom w:val="none" w:sz="0" w:space="0" w:color="auto"/>
        <w:right w:val="none" w:sz="0" w:space="0" w:color="auto"/>
      </w:divBdr>
    </w:div>
    <w:div w:id="152262163">
      <w:marLeft w:val="0"/>
      <w:marRight w:val="0"/>
      <w:marTop w:val="0"/>
      <w:marBottom w:val="0"/>
      <w:divBdr>
        <w:top w:val="none" w:sz="0" w:space="0" w:color="auto"/>
        <w:left w:val="none" w:sz="0" w:space="0" w:color="auto"/>
        <w:bottom w:val="none" w:sz="0" w:space="0" w:color="auto"/>
        <w:right w:val="none" w:sz="0" w:space="0" w:color="auto"/>
      </w:divBdr>
    </w:div>
    <w:div w:id="152374343">
      <w:marLeft w:val="0"/>
      <w:marRight w:val="0"/>
      <w:marTop w:val="0"/>
      <w:marBottom w:val="0"/>
      <w:divBdr>
        <w:top w:val="none" w:sz="0" w:space="0" w:color="auto"/>
        <w:left w:val="none" w:sz="0" w:space="0" w:color="auto"/>
        <w:bottom w:val="none" w:sz="0" w:space="0" w:color="auto"/>
        <w:right w:val="none" w:sz="0" w:space="0" w:color="auto"/>
      </w:divBdr>
    </w:div>
    <w:div w:id="152379094">
      <w:marLeft w:val="0"/>
      <w:marRight w:val="0"/>
      <w:marTop w:val="0"/>
      <w:marBottom w:val="0"/>
      <w:divBdr>
        <w:top w:val="none" w:sz="0" w:space="0" w:color="auto"/>
        <w:left w:val="none" w:sz="0" w:space="0" w:color="auto"/>
        <w:bottom w:val="none" w:sz="0" w:space="0" w:color="auto"/>
        <w:right w:val="none" w:sz="0" w:space="0" w:color="auto"/>
      </w:divBdr>
    </w:div>
    <w:div w:id="152569320">
      <w:marLeft w:val="0"/>
      <w:marRight w:val="0"/>
      <w:marTop w:val="0"/>
      <w:marBottom w:val="0"/>
      <w:divBdr>
        <w:top w:val="none" w:sz="0" w:space="0" w:color="auto"/>
        <w:left w:val="none" w:sz="0" w:space="0" w:color="auto"/>
        <w:bottom w:val="none" w:sz="0" w:space="0" w:color="auto"/>
        <w:right w:val="none" w:sz="0" w:space="0" w:color="auto"/>
      </w:divBdr>
    </w:div>
    <w:div w:id="152721372">
      <w:marLeft w:val="0"/>
      <w:marRight w:val="0"/>
      <w:marTop w:val="0"/>
      <w:marBottom w:val="0"/>
      <w:divBdr>
        <w:top w:val="none" w:sz="0" w:space="0" w:color="auto"/>
        <w:left w:val="none" w:sz="0" w:space="0" w:color="auto"/>
        <w:bottom w:val="none" w:sz="0" w:space="0" w:color="auto"/>
        <w:right w:val="none" w:sz="0" w:space="0" w:color="auto"/>
      </w:divBdr>
    </w:div>
    <w:div w:id="152724641">
      <w:marLeft w:val="0"/>
      <w:marRight w:val="0"/>
      <w:marTop w:val="0"/>
      <w:marBottom w:val="0"/>
      <w:divBdr>
        <w:top w:val="none" w:sz="0" w:space="0" w:color="auto"/>
        <w:left w:val="none" w:sz="0" w:space="0" w:color="auto"/>
        <w:bottom w:val="none" w:sz="0" w:space="0" w:color="auto"/>
        <w:right w:val="none" w:sz="0" w:space="0" w:color="auto"/>
      </w:divBdr>
    </w:div>
    <w:div w:id="152842735">
      <w:marLeft w:val="0"/>
      <w:marRight w:val="0"/>
      <w:marTop w:val="0"/>
      <w:marBottom w:val="0"/>
      <w:divBdr>
        <w:top w:val="none" w:sz="0" w:space="0" w:color="auto"/>
        <w:left w:val="none" w:sz="0" w:space="0" w:color="auto"/>
        <w:bottom w:val="none" w:sz="0" w:space="0" w:color="auto"/>
        <w:right w:val="none" w:sz="0" w:space="0" w:color="auto"/>
      </w:divBdr>
    </w:div>
    <w:div w:id="152844223">
      <w:marLeft w:val="0"/>
      <w:marRight w:val="0"/>
      <w:marTop w:val="0"/>
      <w:marBottom w:val="0"/>
      <w:divBdr>
        <w:top w:val="none" w:sz="0" w:space="0" w:color="auto"/>
        <w:left w:val="none" w:sz="0" w:space="0" w:color="auto"/>
        <w:bottom w:val="none" w:sz="0" w:space="0" w:color="auto"/>
        <w:right w:val="none" w:sz="0" w:space="0" w:color="auto"/>
      </w:divBdr>
    </w:div>
    <w:div w:id="153032569">
      <w:marLeft w:val="0"/>
      <w:marRight w:val="0"/>
      <w:marTop w:val="0"/>
      <w:marBottom w:val="0"/>
      <w:divBdr>
        <w:top w:val="none" w:sz="0" w:space="0" w:color="auto"/>
        <w:left w:val="none" w:sz="0" w:space="0" w:color="auto"/>
        <w:bottom w:val="none" w:sz="0" w:space="0" w:color="auto"/>
        <w:right w:val="none" w:sz="0" w:space="0" w:color="auto"/>
      </w:divBdr>
    </w:div>
    <w:div w:id="153180517">
      <w:marLeft w:val="0"/>
      <w:marRight w:val="0"/>
      <w:marTop w:val="0"/>
      <w:marBottom w:val="0"/>
      <w:divBdr>
        <w:top w:val="none" w:sz="0" w:space="0" w:color="auto"/>
        <w:left w:val="none" w:sz="0" w:space="0" w:color="auto"/>
        <w:bottom w:val="none" w:sz="0" w:space="0" w:color="auto"/>
        <w:right w:val="none" w:sz="0" w:space="0" w:color="auto"/>
      </w:divBdr>
    </w:div>
    <w:div w:id="153182335">
      <w:marLeft w:val="0"/>
      <w:marRight w:val="0"/>
      <w:marTop w:val="0"/>
      <w:marBottom w:val="0"/>
      <w:divBdr>
        <w:top w:val="none" w:sz="0" w:space="0" w:color="auto"/>
        <w:left w:val="none" w:sz="0" w:space="0" w:color="auto"/>
        <w:bottom w:val="none" w:sz="0" w:space="0" w:color="auto"/>
        <w:right w:val="none" w:sz="0" w:space="0" w:color="auto"/>
      </w:divBdr>
    </w:div>
    <w:div w:id="153297580">
      <w:marLeft w:val="0"/>
      <w:marRight w:val="0"/>
      <w:marTop w:val="0"/>
      <w:marBottom w:val="0"/>
      <w:divBdr>
        <w:top w:val="none" w:sz="0" w:space="0" w:color="auto"/>
        <w:left w:val="none" w:sz="0" w:space="0" w:color="auto"/>
        <w:bottom w:val="none" w:sz="0" w:space="0" w:color="auto"/>
        <w:right w:val="none" w:sz="0" w:space="0" w:color="auto"/>
      </w:divBdr>
    </w:div>
    <w:div w:id="153300881">
      <w:marLeft w:val="0"/>
      <w:marRight w:val="0"/>
      <w:marTop w:val="0"/>
      <w:marBottom w:val="0"/>
      <w:divBdr>
        <w:top w:val="none" w:sz="0" w:space="0" w:color="auto"/>
        <w:left w:val="none" w:sz="0" w:space="0" w:color="auto"/>
        <w:bottom w:val="none" w:sz="0" w:space="0" w:color="auto"/>
        <w:right w:val="none" w:sz="0" w:space="0" w:color="auto"/>
      </w:divBdr>
    </w:div>
    <w:div w:id="153303119">
      <w:marLeft w:val="0"/>
      <w:marRight w:val="0"/>
      <w:marTop w:val="0"/>
      <w:marBottom w:val="0"/>
      <w:divBdr>
        <w:top w:val="none" w:sz="0" w:space="0" w:color="auto"/>
        <w:left w:val="none" w:sz="0" w:space="0" w:color="auto"/>
        <w:bottom w:val="none" w:sz="0" w:space="0" w:color="auto"/>
        <w:right w:val="none" w:sz="0" w:space="0" w:color="auto"/>
      </w:divBdr>
    </w:div>
    <w:div w:id="153450398">
      <w:marLeft w:val="0"/>
      <w:marRight w:val="0"/>
      <w:marTop w:val="0"/>
      <w:marBottom w:val="0"/>
      <w:divBdr>
        <w:top w:val="none" w:sz="0" w:space="0" w:color="auto"/>
        <w:left w:val="none" w:sz="0" w:space="0" w:color="auto"/>
        <w:bottom w:val="none" w:sz="0" w:space="0" w:color="auto"/>
        <w:right w:val="none" w:sz="0" w:space="0" w:color="auto"/>
      </w:divBdr>
    </w:div>
    <w:div w:id="153451100">
      <w:marLeft w:val="0"/>
      <w:marRight w:val="0"/>
      <w:marTop w:val="0"/>
      <w:marBottom w:val="0"/>
      <w:divBdr>
        <w:top w:val="none" w:sz="0" w:space="0" w:color="auto"/>
        <w:left w:val="none" w:sz="0" w:space="0" w:color="auto"/>
        <w:bottom w:val="none" w:sz="0" w:space="0" w:color="auto"/>
        <w:right w:val="none" w:sz="0" w:space="0" w:color="auto"/>
      </w:divBdr>
    </w:div>
    <w:div w:id="153451925">
      <w:marLeft w:val="0"/>
      <w:marRight w:val="0"/>
      <w:marTop w:val="0"/>
      <w:marBottom w:val="0"/>
      <w:divBdr>
        <w:top w:val="none" w:sz="0" w:space="0" w:color="auto"/>
        <w:left w:val="none" w:sz="0" w:space="0" w:color="auto"/>
        <w:bottom w:val="none" w:sz="0" w:space="0" w:color="auto"/>
        <w:right w:val="none" w:sz="0" w:space="0" w:color="auto"/>
      </w:divBdr>
    </w:div>
    <w:div w:id="153497035">
      <w:marLeft w:val="0"/>
      <w:marRight w:val="0"/>
      <w:marTop w:val="0"/>
      <w:marBottom w:val="0"/>
      <w:divBdr>
        <w:top w:val="none" w:sz="0" w:space="0" w:color="auto"/>
        <w:left w:val="none" w:sz="0" w:space="0" w:color="auto"/>
        <w:bottom w:val="none" w:sz="0" w:space="0" w:color="auto"/>
        <w:right w:val="none" w:sz="0" w:space="0" w:color="auto"/>
      </w:divBdr>
    </w:div>
    <w:div w:id="153571099">
      <w:marLeft w:val="0"/>
      <w:marRight w:val="0"/>
      <w:marTop w:val="0"/>
      <w:marBottom w:val="0"/>
      <w:divBdr>
        <w:top w:val="none" w:sz="0" w:space="0" w:color="auto"/>
        <w:left w:val="none" w:sz="0" w:space="0" w:color="auto"/>
        <w:bottom w:val="none" w:sz="0" w:space="0" w:color="auto"/>
        <w:right w:val="none" w:sz="0" w:space="0" w:color="auto"/>
      </w:divBdr>
    </w:div>
    <w:div w:id="153572141">
      <w:marLeft w:val="0"/>
      <w:marRight w:val="0"/>
      <w:marTop w:val="0"/>
      <w:marBottom w:val="0"/>
      <w:divBdr>
        <w:top w:val="none" w:sz="0" w:space="0" w:color="auto"/>
        <w:left w:val="none" w:sz="0" w:space="0" w:color="auto"/>
        <w:bottom w:val="none" w:sz="0" w:space="0" w:color="auto"/>
        <w:right w:val="none" w:sz="0" w:space="0" w:color="auto"/>
      </w:divBdr>
    </w:div>
    <w:div w:id="153572328">
      <w:marLeft w:val="0"/>
      <w:marRight w:val="0"/>
      <w:marTop w:val="0"/>
      <w:marBottom w:val="0"/>
      <w:divBdr>
        <w:top w:val="none" w:sz="0" w:space="0" w:color="auto"/>
        <w:left w:val="none" w:sz="0" w:space="0" w:color="auto"/>
        <w:bottom w:val="none" w:sz="0" w:space="0" w:color="auto"/>
        <w:right w:val="none" w:sz="0" w:space="0" w:color="auto"/>
      </w:divBdr>
    </w:div>
    <w:div w:id="153648159">
      <w:marLeft w:val="0"/>
      <w:marRight w:val="0"/>
      <w:marTop w:val="0"/>
      <w:marBottom w:val="0"/>
      <w:divBdr>
        <w:top w:val="none" w:sz="0" w:space="0" w:color="auto"/>
        <w:left w:val="none" w:sz="0" w:space="0" w:color="auto"/>
        <w:bottom w:val="none" w:sz="0" w:space="0" w:color="auto"/>
        <w:right w:val="none" w:sz="0" w:space="0" w:color="auto"/>
      </w:divBdr>
    </w:div>
    <w:div w:id="153690179">
      <w:marLeft w:val="0"/>
      <w:marRight w:val="0"/>
      <w:marTop w:val="0"/>
      <w:marBottom w:val="0"/>
      <w:divBdr>
        <w:top w:val="none" w:sz="0" w:space="0" w:color="auto"/>
        <w:left w:val="none" w:sz="0" w:space="0" w:color="auto"/>
        <w:bottom w:val="none" w:sz="0" w:space="0" w:color="auto"/>
        <w:right w:val="none" w:sz="0" w:space="0" w:color="auto"/>
      </w:divBdr>
    </w:div>
    <w:div w:id="153764786">
      <w:marLeft w:val="0"/>
      <w:marRight w:val="0"/>
      <w:marTop w:val="0"/>
      <w:marBottom w:val="0"/>
      <w:divBdr>
        <w:top w:val="none" w:sz="0" w:space="0" w:color="auto"/>
        <w:left w:val="none" w:sz="0" w:space="0" w:color="auto"/>
        <w:bottom w:val="none" w:sz="0" w:space="0" w:color="auto"/>
        <w:right w:val="none" w:sz="0" w:space="0" w:color="auto"/>
      </w:divBdr>
    </w:div>
    <w:div w:id="153834662">
      <w:marLeft w:val="0"/>
      <w:marRight w:val="0"/>
      <w:marTop w:val="0"/>
      <w:marBottom w:val="0"/>
      <w:divBdr>
        <w:top w:val="none" w:sz="0" w:space="0" w:color="auto"/>
        <w:left w:val="none" w:sz="0" w:space="0" w:color="auto"/>
        <w:bottom w:val="none" w:sz="0" w:space="0" w:color="auto"/>
        <w:right w:val="none" w:sz="0" w:space="0" w:color="auto"/>
      </w:divBdr>
    </w:div>
    <w:div w:id="153841266">
      <w:marLeft w:val="0"/>
      <w:marRight w:val="0"/>
      <w:marTop w:val="0"/>
      <w:marBottom w:val="0"/>
      <w:divBdr>
        <w:top w:val="none" w:sz="0" w:space="0" w:color="auto"/>
        <w:left w:val="none" w:sz="0" w:space="0" w:color="auto"/>
        <w:bottom w:val="none" w:sz="0" w:space="0" w:color="auto"/>
        <w:right w:val="none" w:sz="0" w:space="0" w:color="auto"/>
      </w:divBdr>
    </w:div>
    <w:div w:id="153843948">
      <w:marLeft w:val="0"/>
      <w:marRight w:val="0"/>
      <w:marTop w:val="0"/>
      <w:marBottom w:val="0"/>
      <w:divBdr>
        <w:top w:val="none" w:sz="0" w:space="0" w:color="auto"/>
        <w:left w:val="none" w:sz="0" w:space="0" w:color="auto"/>
        <w:bottom w:val="none" w:sz="0" w:space="0" w:color="auto"/>
        <w:right w:val="none" w:sz="0" w:space="0" w:color="auto"/>
      </w:divBdr>
    </w:div>
    <w:div w:id="153879997">
      <w:marLeft w:val="0"/>
      <w:marRight w:val="0"/>
      <w:marTop w:val="0"/>
      <w:marBottom w:val="0"/>
      <w:divBdr>
        <w:top w:val="none" w:sz="0" w:space="0" w:color="auto"/>
        <w:left w:val="none" w:sz="0" w:space="0" w:color="auto"/>
        <w:bottom w:val="none" w:sz="0" w:space="0" w:color="auto"/>
        <w:right w:val="none" w:sz="0" w:space="0" w:color="auto"/>
      </w:divBdr>
    </w:div>
    <w:div w:id="154030700">
      <w:marLeft w:val="0"/>
      <w:marRight w:val="0"/>
      <w:marTop w:val="0"/>
      <w:marBottom w:val="0"/>
      <w:divBdr>
        <w:top w:val="none" w:sz="0" w:space="0" w:color="auto"/>
        <w:left w:val="none" w:sz="0" w:space="0" w:color="auto"/>
        <w:bottom w:val="none" w:sz="0" w:space="0" w:color="auto"/>
        <w:right w:val="none" w:sz="0" w:space="0" w:color="auto"/>
      </w:divBdr>
    </w:div>
    <w:div w:id="154037376">
      <w:marLeft w:val="0"/>
      <w:marRight w:val="0"/>
      <w:marTop w:val="0"/>
      <w:marBottom w:val="0"/>
      <w:divBdr>
        <w:top w:val="none" w:sz="0" w:space="0" w:color="auto"/>
        <w:left w:val="none" w:sz="0" w:space="0" w:color="auto"/>
        <w:bottom w:val="none" w:sz="0" w:space="0" w:color="auto"/>
        <w:right w:val="none" w:sz="0" w:space="0" w:color="auto"/>
      </w:divBdr>
    </w:div>
    <w:div w:id="154146787">
      <w:marLeft w:val="0"/>
      <w:marRight w:val="0"/>
      <w:marTop w:val="0"/>
      <w:marBottom w:val="0"/>
      <w:divBdr>
        <w:top w:val="none" w:sz="0" w:space="0" w:color="auto"/>
        <w:left w:val="none" w:sz="0" w:space="0" w:color="auto"/>
        <w:bottom w:val="none" w:sz="0" w:space="0" w:color="auto"/>
        <w:right w:val="none" w:sz="0" w:space="0" w:color="auto"/>
      </w:divBdr>
    </w:div>
    <w:div w:id="154226254">
      <w:bodyDiv w:val="1"/>
      <w:marLeft w:val="0"/>
      <w:marRight w:val="0"/>
      <w:marTop w:val="0"/>
      <w:marBottom w:val="0"/>
      <w:divBdr>
        <w:top w:val="none" w:sz="0" w:space="0" w:color="auto"/>
        <w:left w:val="none" w:sz="0" w:space="0" w:color="auto"/>
        <w:bottom w:val="none" w:sz="0" w:space="0" w:color="auto"/>
        <w:right w:val="none" w:sz="0" w:space="0" w:color="auto"/>
      </w:divBdr>
    </w:div>
    <w:div w:id="154298429">
      <w:marLeft w:val="0"/>
      <w:marRight w:val="0"/>
      <w:marTop w:val="0"/>
      <w:marBottom w:val="0"/>
      <w:divBdr>
        <w:top w:val="none" w:sz="0" w:space="0" w:color="auto"/>
        <w:left w:val="none" w:sz="0" w:space="0" w:color="auto"/>
        <w:bottom w:val="none" w:sz="0" w:space="0" w:color="auto"/>
        <w:right w:val="none" w:sz="0" w:space="0" w:color="auto"/>
      </w:divBdr>
    </w:div>
    <w:div w:id="154342651">
      <w:marLeft w:val="0"/>
      <w:marRight w:val="0"/>
      <w:marTop w:val="0"/>
      <w:marBottom w:val="0"/>
      <w:divBdr>
        <w:top w:val="none" w:sz="0" w:space="0" w:color="auto"/>
        <w:left w:val="none" w:sz="0" w:space="0" w:color="auto"/>
        <w:bottom w:val="none" w:sz="0" w:space="0" w:color="auto"/>
        <w:right w:val="none" w:sz="0" w:space="0" w:color="auto"/>
      </w:divBdr>
    </w:div>
    <w:div w:id="154347913">
      <w:marLeft w:val="0"/>
      <w:marRight w:val="0"/>
      <w:marTop w:val="0"/>
      <w:marBottom w:val="0"/>
      <w:divBdr>
        <w:top w:val="none" w:sz="0" w:space="0" w:color="auto"/>
        <w:left w:val="none" w:sz="0" w:space="0" w:color="auto"/>
        <w:bottom w:val="none" w:sz="0" w:space="0" w:color="auto"/>
        <w:right w:val="none" w:sz="0" w:space="0" w:color="auto"/>
      </w:divBdr>
    </w:div>
    <w:div w:id="154416884">
      <w:marLeft w:val="0"/>
      <w:marRight w:val="0"/>
      <w:marTop w:val="0"/>
      <w:marBottom w:val="0"/>
      <w:divBdr>
        <w:top w:val="none" w:sz="0" w:space="0" w:color="auto"/>
        <w:left w:val="none" w:sz="0" w:space="0" w:color="auto"/>
        <w:bottom w:val="none" w:sz="0" w:space="0" w:color="auto"/>
        <w:right w:val="none" w:sz="0" w:space="0" w:color="auto"/>
      </w:divBdr>
    </w:div>
    <w:div w:id="154418597">
      <w:marLeft w:val="0"/>
      <w:marRight w:val="0"/>
      <w:marTop w:val="0"/>
      <w:marBottom w:val="0"/>
      <w:divBdr>
        <w:top w:val="none" w:sz="0" w:space="0" w:color="auto"/>
        <w:left w:val="none" w:sz="0" w:space="0" w:color="auto"/>
        <w:bottom w:val="none" w:sz="0" w:space="0" w:color="auto"/>
        <w:right w:val="none" w:sz="0" w:space="0" w:color="auto"/>
      </w:divBdr>
    </w:div>
    <w:div w:id="154419371">
      <w:marLeft w:val="0"/>
      <w:marRight w:val="0"/>
      <w:marTop w:val="0"/>
      <w:marBottom w:val="0"/>
      <w:divBdr>
        <w:top w:val="none" w:sz="0" w:space="0" w:color="auto"/>
        <w:left w:val="none" w:sz="0" w:space="0" w:color="auto"/>
        <w:bottom w:val="none" w:sz="0" w:space="0" w:color="auto"/>
        <w:right w:val="none" w:sz="0" w:space="0" w:color="auto"/>
      </w:divBdr>
    </w:div>
    <w:div w:id="154492044">
      <w:marLeft w:val="0"/>
      <w:marRight w:val="0"/>
      <w:marTop w:val="0"/>
      <w:marBottom w:val="0"/>
      <w:divBdr>
        <w:top w:val="none" w:sz="0" w:space="0" w:color="auto"/>
        <w:left w:val="none" w:sz="0" w:space="0" w:color="auto"/>
        <w:bottom w:val="none" w:sz="0" w:space="0" w:color="auto"/>
        <w:right w:val="none" w:sz="0" w:space="0" w:color="auto"/>
      </w:divBdr>
    </w:div>
    <w:div w:id="154492422">
      <w:marLeft w:val="0"/>
      <w:marRight w:val="0"/>
      <w:marTop w:val="0"/>
      <w:marBottom w:val="0"/>
      <w:divBdr>
        <w:top w:val="none" w:sz="0" w:space="0" w:color="auto"/>
        <w:left w:val="none" w:sz="0" w:space="0" w:color="auto"/>
        <w:bottom w:val="none" w:sz="0" w:space="0" w:color="auto"/>
        <w:right w:val="none" w:sz="0" w:space="0" w:color="auto"/>
      </w:divBdr>
    </w:div>
    <w:div w:id="154498956">
      <w:marLeft w:val="0"/>
      <w:marRight w:val="0"/>
      <w:marTop w:val="0"/>
      <w:marBottom w:val="0"/>
      <w:divBdr>
        <w:top w:val="none" w:sz="0" w:space="0" w:color="auto"/>
        <w:left w:val="none" w:sz="0" w:space="0" w:color="auto"/>
        <w:bottom w:val="none" w:sz="0" w:space="0" w:color="auto"/>
        <w:right w:val="none" w:sz="0" w:space="0" w:color="auto"/>
      </w:divBdr>
    </w:div>
    <w:div w:id="154537030">
      <w:marLeft w:val="0"/>
      <w:marRight w:val="0"/>
      <w:marTop w:val="0"/>
      <w:marBottom w:val="0"/>
      <w:divBdr>
        <w:top w:val="none" w:sz="0" w:space="0" w:color="auto"/>
        <w:left w:val="none" w:sz="0" w:space="0" w:color="auto"/>
        <w:bottom w:val="none" w:sz="0" w:space="0" w:color="auto"/>
        <w:right w:val="none" w:sz="0" w:space="0" w:color="auto"/>
      </w:divBdr>
    </w:div>
    <w:div w:id="154541032">
      <w:marLeft w:val="0"/>
      <w:marRight w:val="0"/>
      <w:marTop w:val="0"/>
      <w:marBottom w:val="0"/>
      <w:divBdr>
        <w:top w:val="none" w:sz="0" w:space="0" w:color="auto"/>
        <w:left w:val="none" w:sz="0" w:space="0" w:color="auto"/>
        <w:bottom w:val="none" w:sz="0" w:space="0" w:color="auto"/>
        <w:right w:val="none" w:sz="0" w:space="0" w:color="auto"/>
      </w:divBdr>
    </w:div>
    <w:div w:id="154614912">
      <w:marLeft w:val="0"/>
      <w:marRight w:val="0"/>
      <w:marTop w:val="0"/>
      <w:marBottom w:val="0"/>
      <w:divBdr>
        <w:top w:val="none" w:sz="0" w:space="0" w:color="auto"/>
        <w:left w:val="none" w:sz="0" w:space="0" w:color="auto"/>
        <w:bottom w:val="none" w:sz="0" w:space="0" w:color="auto"/>
        <w:right w:val="none" w:sz="0" w:space="0" w:color="auto"/>
      </w:divBdr>
    </w:div>
    <w:div w:id="154617201">
      <w:marLeft w:val="0"/>
      <w:marRight w:val="0"/>
      <w:marTop w:val="0"/>
      <w:marBottom w:val="0"/>
      <w:divBdr>
        <w:top w:val="none" w:sz="0" w:space="0" w:color="auto"/>
        <w:left w:val="none" w:sz="0" w:space="0" w:color="auto"/>
        <w:bottom w:val="none" w:sz="0" w:space="0" w:color="auto"/>
        <w:right w:val="none" w:sz="0" w:space="0" w:color="auto"/>
      </w:divBdr>
    </w:div>
    <w:div w:id="154687056">
      <w:marLeft w:val="0"/>
      <w:marRight w:val="0"/>
      <w:marTop w:val="0"/>
      <w:marBottom w:val="0"/>
      <w:divBdr>
        <w:top w:val="none" w:sz="0" w:space="0" w:color="auto"/>
        <w:left w:val="none" w:sz="0" w:space="0" w:color="auto"/>
        <w:bottom w:val="none" w:sz="0" w:space="0" w:color="auto"/>
        <w:right w:val="none" w:sz="0" w:space="0" w:color="auto"/>
      </w:divBdr>
    </w:div>
    <w:div w:id="154689541">
      <w:marLeft w:val="0"/>
      <w:marRight w:val="0"/>
      <w:marTop w:val="0"/>
      <w:marBottom w:val="0"/>
      <w:divBdr>
        <w:top w:val="none" w:sz="0" w:space="0" w:color="auto"/>
        <w:left w:val="none" w:sz="0" w:space="0" w:color="auto"/>
        <w:bottom w:val="none" w:sz="0" w:space="0" w:color="auto"/>
        <w:right w:val="none" w:sz="0" w:space="0" w:color="auto"/>
      </w:divBdr>
    </w:div>
    <w:div w:id="154808640">
      <w:marLeft w:val="0"/>
      <w:marRight w:val="0"/>
      <w:marTop w:val="0"/>
      <w:marBottom w:val="0"/>
      <w:divBdr>
        <w:top w:val="none" w:sz="0" w:space="0" w:color="auto"/>
        <w:left w:val="none" w:sz="0" w:space="0" w:color="auto"/>
        <w:bottom w:val="none" w:sz="0" w:space="0" w:color="auto"/>
        <w:right w:val="none" w:sz="0" w:space="0" w:color="auto"/>
      </w:divBdr>
    </w:div>
    <w:div w:id="154996756">
      <w:marLeft w:val="0"/>
      <w:marRight w:val="0"/>
      <w:marTop w:val="0"/>
      <w:marBottom w:val="0"/>
      <w:divBdr>
        <w:top w:val="none" w:sz="0" w:space="0" w:color="auto"/>
        <w:left w:val="none" w:sz="0" w:space="0" w:color="auto"/>
        <w:bottom w:val="none" w:sz="0" w:space="0" w:color="auto"/>
        <w:right w:val="none" w:sz="0" w:space="0" w:color="auto"/>
      </w:divBdr>
    </w:div>
    <w:div w:id="155071982">
      <w:marLeft w:val="0"/>
      <w:marRight w:val="0"/>
      <w:marTop w:val="0"/>
      <w:marBottom w:val="0"/>
      <w:divBdr>
        <w:top w:val="none" w:sz="0" w:space="0" w:color="auto"/>
        <w:left w:val="none" w:sz="0" w:space="0" w:color="auto"/>
        <w:bottom w:val="none" w:sz="0" w:space="0" w:color="auto"/>
        <w:right w:val="none" w:sz="0" w:space="0" w:color="auto"/>
      </w:divBdr>
    </w:div>
    <w:div w:id="155073095">
      <w:marLeft w:val="0"/>
      <w:marRight w:val="0"/>
      <w:marTop w:val="0"/>
      <w:marBottom w:val="0"/>
      <w:divBdr>
        <w:top w:val="none" w:sz="0" w:space="0" w:color="auto"/>
        <w:left w:val="none" w:sz="0" w:space="0" w:color="auto"/>
        <w:bottom w:val="none" w:sz="0" w:space="0" w:color="auto"/>
        <w:right w:val="none" w:sz="0" w:space="0" w:color="auto"/>
      </w:divBdr>
    </w:div>
    <w:div w:id="155076217">
      <w:marLeft w:val="0"/>
      <w:marRight w:val="0"/>
      <w:marTop w:val="0"/>
      <w:marBottom w:val="0"/>
      <w:divBdr>
        <w:top w:val="none" w:sz="0" w:space="0" w:color="auto"/>
        <w:left w:val="none" w:sz="0" w:space="0" w:color="auto"/>
        <w:bottom w:val="none" w:sz="0" w:space="0" w:color="auto"/>
        <w:right w:val="none" w:sz="0" w:space="0" w:color="auto"/>
      </w:divBdr>
    </w:div>
    <w:div w:id="155190581">
      <w:bodyDiv w:val="1"/>
      <w:marLeft w:val="0"/>
      <w:marRight w:val="0"/>
      <w:marTop w:val="0"/>
      <w:marBottom w:val="0"/>
      <w:divBdr>
        <w:top w:val="none" w:sz="0" w:space="0" w:color="auto"/>
        <w:left w:val="none" w:sz="0" w:space="0" w:color="auto"/>
        <w:bottom w:val="none" w:sz="0" w:space="0" w:color="auto"/>
        <w:right w:val="none" w:sz="0" w:space="0" w:color="auto"/>
      </w:divBdr>
    </w:div>
    <w:div w:id="155192442">
      <w:marLeft w:val="0"/>
      <w:marRight w:val="0"/>
      <w:marTop w:val="0"/>
      <w:marBottom w:val="0"/>
      <w:divBdr>
        <w:top w:val="none" w:sz="0" w:space="0" w:color="auto"/>
        <w:left w:val="none" w:sz="0" w:space="0" w:color="auto"/>
        <w:bottom w:val="none" w:sz="0" w:space="0" w:color="auto"/>
        <w:right w:val="none" w:sz="0" w:space="0" w:color="auto"/>
      </w:divBdr>
    </w:div>
    <w:div w:id="155267440">
      <w:marLeft w:val="0"/>
      <w:marRight w:val="0"/>
      <w:marTop w:val="0"/>
      <w:marBottom w:val="0"/>
      <w:divBdr>
        <w:top w:val="none" w:sz="0" w:space="0" w:color="auto"/>
        <w:left w:val="none" w:sz="0" w:space="0" w:color="auto"/>
        <w:bottom w:val="none" w:sz="0" w:space="0" w:color="auto"/>
        <w:right w:val="none" w:sz="0" w:space="0" w:color="auto"/>
      </w:divBdr>
    </w:div>
    <w:div w:id="155338775">
      <w:marLeft w:val="0"/>
      <w:marRight w:val="0"/>
      <w:marTop w:val="0"/>
      <w:marBottom w:val="0"/>
      <w:divBdr>
        <w:top w:val="none" w:sz="0" w:space="0" w:color="auto"/>
        <w:left w:val="none" w:sz="0" w:space="0" w:color="auto"/>
        <w:bottom w:val="none" w:sz="0" w:space="0" w:color="auto"/>
        <w:right w:val="none" w:sz="0" w:space="0" w:color="auto"/>
      </w:divBdr>
    </w:div>
    <w:div w:id="155344817">
      <w:bodyDiv w:val="1"/>
      <w:marLeft w:val="0"/>
      <w:marRight w:val="0"/>
      <w:marTop w:val="0"/>
      <w:marBottom w:val="0"/>
      <w:divBdr>
        <w:top w:val="none" w:sz="0" w:space="0" w:color="auto"/>
        <w:left w:val="none" w:sz="0" w:space="0" w:color="auto"/>
        <w:bottom w:val="none" w:sz="0" w:space="0" w:color="auto"/>
        <w:right w:val="none" w:sz="0" w:space="0" w:color="auto"/>
      </w:divBdr>
    </w:div>
    <w:div w:id="155386904">
      <w:marLeft w:val="0"/>
      <w:marRight w:val="0"/>
      <w:marTop w:val="0"/>
      <w:marBottom w:val="0"/>
      <w:divBdr>
        <w:top w:val="none" w:sz="0" w:space="0" w:color="auto"/>
        <w:left w:val="none" w:sz="0" w:space="0" w:color="auto"/>
        <w:bottom w:val="none" w:sz="0" w:space="0" w:color="auto"/>
        <w:right w:val="none" w:sz="0" w:space="0" w:color="auto"/>
      </w:divBdr>
    </w:div>
    <w:div w:id="155387194">
      <w:marLeft w:val="0"/>
      <w:marRight w:val="0"/>
      <w:marTop w:val="0"/>
      <w:marBottom w:val="0"/>
      <w:divBdr>
        <w:top w:val="none" w:sz="0" w:space="0" w:color="auto"/>
        <w:left w:val="none" w:sz="0" w:space="0" w:color="auto"/>
        <w:bottom w:val="none" w:sz="0" w:space="0" w:color="auto"/>
        <w:right w:val="none" w:sz="0" w:space="0" w:color="auto"/>
      </w:divBdr>
    </w:div>
    <w:div w:id="155457976">
      <w:marLeft w:val="0"/>
      <w:marRight w:val="0"/>
      <w:marTop w:val="0"/>
      <w:marBottom w:val="0"/>
      <w:divBdr>
        <w:top w:val="none" w:sz="0" w:space="0" w:color="auto"/>
        <w:left w:val="none" w:sz="0" w:space="0" w:color="auto"/>
        <w:bottom w:val="none" w:sz="0" w:space="0" w:color="auto"/>
        <w:right w:val="none" w:sz="0" w:space="0" w:color="auto"/>
      </w:divBdr>
    </w:div>
    <w:div w:id="155608064">
      <w:marLeft w:val="0"/>
      <w:marRight w:val="0"/>
      <w:marTop w:val="0"/>
      <w:marBottom w:val="0"/>
      <w:divBdr>
        <w:top w:val="none" w:sz="0" w:space="0" w:color="auto"/>
        <w:left w:val="none" w:sz="0" w:space="0" w:color="auto"/>
        <w:bottom w:val="none" w:sz="0" w:space="0" w:color="auto"/>
        <w:right w:val="none" w:sz="0" w:space="0" w:color="auto"/>
      </w:divBdr>
    </w:div>
    <w:div w:id="155654400">
      <w:marLeft w:val="0"/>
      <w:marRight w:val="0"/>
      <w:marTop w:val="0"/>
      <w:marBottom w:val="0"/>
      <w:divBdr>
        <w:top w:val="none" w:sz="0" w:space="0" w:color="auto"/>
        <w:left w:val="none" w:sz="0" w:space="0" w:color="auto"/>
        <w:bottom w:val="none" w:sz="0" w:space="0" w:color="auto"/>
        <w:right w:val="none" w:sz="0" w:space="0" w:color="auto"/>
      </w:divBdr>
    </w:div>
    <w:div w:id="155729977">
      <w:marLeft w:val="0"/>
      <w:marRight w:val="0"/>
      <w:marTop w:val="0"/>
      <w:marBottom w:val="0"/>
      <w:divBdr>
        <w:top w:val="none" w:sz="0" w:space="0" w:color="auto"/>
        <w:left w:val="none" w:sz="0" w:space="0" w:color="auto"/>
        <w:bottom w:val="none" w:sz="0" w:space="0" w:color="auto"/>
        <w:right w:val="none" w:sz="0" w:space="0" w:color="auto"/>
      </w:divBdr>
    </w:div>
    <w:div w:id="155850345">
      <w:marLeft w:val="0"/>
      <w:marRight w:val="0"/>
      <w:marTop w:val="0"/>
      <w:marBottom w:val="0"/>
      <w:divBdr>
        <w:top w:val="none" w:sz="0" w:space="0" w:color="auto"/>
        <w:left w:val="none" w:sz="0" w:space="0" w:color="auto"/>
        <w:bottom w:val="none" w:sz="0" w:space="0" w:color="auto"/>
        <w:right w:val="none" w:sz="0" w:space="0" w:color="auto"/>
      </w:divBdr>
    </w:div>
    <w:div w:id="155921098">
      <w:marLeft w:val="0"/>
      <w:marRight w:val="0"/>
      <w:marTop w:val="0"/>
      <w:marBottom w:val="0"/>
      <w:divBdr>
        <w:top w:val="none" w:sz="0" w:space="0" w:color="auto"/>
        <w:left w:val="none" w:sz="0" w:space="0" w:color="auto"/>
        <w:bottom w:val="none" w:sz="0" w:space="0" w:color="auto"/>
        <w:right w:val="none" w:sz="0" w:space="0" w:color="auto"/>
      </w:divBdr>
    </w:div>
    <w:div w:id="155922084">
      <w:marLeft w:val="0"/>
      <w:marRight w:val="0"/>
      <w:marTop w:val="0"/>
      <w:marBottom w:val="0"/>
      <w:divBdr>
        <w:top w:val="none" w:sz="0" w:space="0" w:color="auto"/>
        <w:left w:val="none" w:sz="0" w:space="0" w:color="auto"/>
        <w:bottom w:val="none" w:sz="0" w:space="0" w:color="auto"/>
        <w:right w:val="none" w:sz="0" w:space="0" w:color="auto"/>
      </w:divBdr>
    </w:div>
    <w:div w:id="156069642">
      <w:marLeft w:val="0"/>
      <w:marRight w:val="0"/>
      <w:marTop w:val="0"/>
      <w:marBottom w:val="0"/>
      <w:divBdr>
        <w:top w:val="none" w:sz="0" w:space="0" w:color="auto"/>
        <w:left w:val="none" w:sz="0" w:space="0" w:color="auto"/>
        <w:bottom w:val="none" w:sz="0" w:space="0" w:color="auto"/>
        <w:right w:val="none" w:sz="0" w:space="0" w:color="auto"/>
      </w:divBdr>
    </w:div>
    <w:div w:id="156070124">
      <w:marLeft w:val="0"/>
      <w:marRight w:val="0"/>
      <w:marTop w:val="0"/>
      <w:marBottom w:val="0"/>
      <w:divBdr>
        <w:top w:val="none" w:sz="0" w:space="0" w:color="auto"/>
        <w:left w:val="none" w:sz="0" w:space="0" w:color="auto"/>
        <w:bottom w:val="none" w:sz="0" w:space="0" w:color="auto"/>
        <w:right w:val="none" w:sz="0" w:space="0" w:color="auto"/>
      </w:divBdr>
    </w:div>
    <w:div w:id="156118565">
      <w:bodyDiv w:val="1"/>
      <w:marLeft w:val="0"/>
      <w:marRight w:val="0"/>
      <w:marTop w:val="0"/>
      <w:marBottom w:val="0"/>
      <w:divBdr>
        <w:top w:val="none" w:sz="0" w:space="0" w:color="auto"/>
        <w:left w:val="none" w:sz="0" w:space="0" w:color="auto"/>
        <w:bottom w:val="none" w:sz="0" w:space="0" w:color="auto"/>
        <w:right w:val="none" w:sz="0" w:space="0" w:color="auto"/>
      </w:divBdr>
    </w:div>
    <w:div w:id="156188446">
      <w:marLeft w:val="0"/>
      <w:marRight w:val="0"/>
      <w:marTop w:val="0"/>
      <w:marBottom w:val="0"/>
      <w:divBdr>
        <w:top w:val="none" w:sz="0" w:space="0" w:color="auto"/>
        <w:left w:val="none" w:sz="0" w:space="0" w:color="auto"/>
        <w:bottom w:val="none" w:sz="0" w:space="0" w:color="auto"/>
        <w:right w:val="none" w:sz="0" w:space="0" w:color="auto"/>
      </w:divBdr>
    </w:div>
    <w:div w:id="156381515">
      <w:marLeft w:val="0"/>
      <w:marRight w:val="0"/>
      <w:marTop w:val="0"/>
      <w:marBottom w:val="0"/>
      <w:divBdr>
        <w:top w:val="none" w:sz="0" w:space="0" w:color="auto"/>
        <w:left w:val="none" w:sz="0" w:space="0" w:color="auto"/>
        <w:bottom w:val="none" w:sz="0" w:space="0" w:color="auto"/>
        <w:right w:val="none" w:sz="0" w:space="0" w:color="auto"/>
      </w:divBdr>
    </w:div>
    <w:div w:id="156386507">
      <w:marLeft w:val="0"/>
      <w:marRight w:val="0"/>
      <w:marTop w:val="0"/>
      <w:marBottom w:val="0"/>
      <w:divBdr>
        <w:top w:val="none" w:sz="0" w:space="0" w:color="auto"/>
        <w:left w:val="none" w:sz="0" w:space="0" w:color="auto"/>
        <w:bottom w:val="none" w:sz="0" w:space="0" w:color="auto"/>
        <w:right w:val="none" w:sz="0" w:space="0" w:color="auto"/>
      </w:divBdr>
    </w:div>
    <w:div w:id="156503316">
      <w:marLeft w:val="0"/>
      <w:marRight w:val="0"/>
      <w:marTop w:val="0"/>
      <w:marBottom w:val="0"/>
      <w:divBdr>
        <w:top w:val="none" w:sz="0" w:space="0" w:color="auto"/>
        <w:left w:val="none" w:sz="0" w:space="0" w:color="auto"/>
        <w:bottom w:val="none" w:sz="0" w:space="0" w:color="auto"/>
        <w:right w:val="none" w:sz="0" w:space="0" w:color="auto"/>
      </w:divBdr>
    </w:div>
    <w:div w:id="156578017">
      <w:marLeft w:val="0"/>
      <w:marRight w:val="0"/>
      <w:marTop w:val="0"/>
      <w:marBottom w:val="0"/>
      <w:divBdr>
        <w:top w:val="none" w:sz="0" w:space="0" w:color="auto"/>
        <w:left w:val="none" w:sz="0" w:space="0" w:color="auto"/>
        <w:bottom w:val="none" w:sz="0" w:space="0" w:color="auto"/>
        <w:right w:val="none" w:sz="0" w:space="0" w:color="auto"/>
      </w:divBdr>
    </w:div>
    <w:div w:id="156650026">
      <w:marLeft w:val="0"/>
      <w:marRight w:val="0"/>
      <w:marTop w:val="0"/>
      <w:marBottom w:val="0"/>
      <w:divBdr>
        <w:top w:val="none" w:sz="0" w:space="0" w:color="auto"/>
        <w:left w:val="none" w:sz="0" w:space="0" w:color="auto"/>
        <w:bottom w:val="none" w:sz="0" w:space="0" w:color="auto"/>
        <w:right w:val="none" w:sz="0" w:space="0" w:color="auto"/>
      </w:divBdr>
    </w:div>
    <w:div w:id="156652262">
      <w:marLeft w:val="0"/>
      <w:marRight w:val="0"/>
      <w:marTop w:val="0"/>
      <w:marBottom w:val="0"/>
      <w:divBdr>
        <w:top w:val="none" w:sz="0" w:space="0" w:color="auto"/>
        <w:left w:val="none" w:sz="0" w:space="0" w:color="auto"/>
        <w:bottom w:val="none" w:sz="0" w:space="0" w:color="auto"/>
        <w:right w:val="none" w:sz="0" w:space="0" w:color="auto"/>
      </w:divBdr>
    </w:div>
    <w:div w:id="156655073">
      <w:marLeft w:val="0"/>
      <w:marRight w:val="0"/>
      <w:marTop w:val="0"/>
      <w:marBottom w:val="0"/>
      <w:divBdr>
        <w:top w:val="none" w:sz="0" w:space="0" w:color="auto"/>
        <w:left w:val="none" w:sz="0" w:space="0" w:color="auto"/>
        <w:bottom w:val="none" w:sz="0" w:space="0" w:color="auto"/>
        <w:right w:val="none" w:sz="0" w:space="0" w:color="auto"/>
      </w:divBdr>
    </w:div>
    <w:div w:id="156769661">
      <w:marLeft w:val="0"/>
      <w:marRight w:val="0"/>
      <w:marTop w:val="0"/>
      <w:marBottom w:val="0"/>
      <w:divBdr>
        <w:top w:val="none" w:sz="0" w:space="0" w:color="auto"/>
        <w:left w:val="none" w:sz="0" w:space="0" w:color="auto"/>
        <w:bottom w:val="none" w:sz="0" w:space="0" w:color="auto"/>
        <w:right w:val="none" w:sz="0" w:space="0" w:color="auto"/>
      </w:divBdr>
    </w:div>
    <w:div w:id="156850177">
      <w:marLeft w:val="0"/>
      <w:marRight w:val="0"/>
      <w:marTop w:val="0"/>
      <w:marBottom w:val="0"/>
      <w:divBdr>
        <w:top w:val="none" w:sz="0" w:space="0" w:color="auto"/>
        <w:left w:val="none" w:sz="0" w:space="0" w:color="auto"/>
        <w:bottom w:val="none" w:sz="0" w:space="0" w:color="auto"/>
        <w:right w:val="none" w:sz="0" w:space="0" w:color="auto"/>
      </w:divBdr>
    </w:div>
    <w:div w:id="157119464">
      <w:marLeft w:val="0"/>
      <w:marRight w:val="0"/>
      <w:marTop w:val="0"/>
      <w:marBottom w:val="0"/>
      <w:divBdr>
        <w:top w:val="none" w:sz="0" w:space="0" w:color="auto"/>
        <w:left w:val="none" w:sz="0" w:space="0" w:color="auto"/>
        <w:bottom w:val="none" w:sz="0" w:space="0" w:color="auto"/>
        <w:right w:val="none" w:sz="0" w:space="0" w:color="auto"/>
      </w:divBdr>
    </w:div>
    <w:div w:id="157160358">
      <w:bodyDiv w:val="1"/>
      <w:marLeft w:val="0"/>
      <w:marRight w:val="0"/>
      <w:marTop w:val="0"/>
      <w:marBottom w:val="0"/>
      <w:divBdr>
        <w:top w:val="none" w:sz="0" w:space="0" w:color="auto"/>
        <w:left w:val="none" w:sz="0" w:space="0" w:color="auto"/>
        <w:bottom w:val="none" w:sz="0" w:space="0" w:color="auto"/>
        <w:right w:val="none" w:sz="0" w:space="0" w:color="auto"/>
      </w:divBdr>
    </w:div>
    <w:div w:id="157161923">
      <w:marLeft w:val="0"/>
      <w:marRight w:val="0"/>
      <w:marTop w:val="0"/>
      <w:marBottom w:val="0"/>
      <w:divBdr>
        <w:top w:val="none" w:sz="0" w:space="0" w:color="auto"/>
        <w:left w:val="none" w:sz="0" w:space="0" w:color="auto"/>
        <w:bottom w:val="none" w:sz="0" w:space="0" w:color="auto"/>
        <w:right w:val="none" w:sz="0" w:space="0" w:color="auto"/>
      </w:divBdr>
    </w:div>
    <w:div w:id="157186919">
      <w:marLeft w:val="0"/>
      <w:marRight w:val="0"/>
      <w:marTop w:val="0"/>
      <w:marBottom w:val="0"/>
      <w:divBdr>
        <w:top w:val="none" w:sz="0" w:space="0" w:color="auto"/>
        <w:left w:val="none" w:sz="0" w:space="0" w:color="auto"/>
        <w:bottom w:val="none" w:sz="0" w:space="0" w:color="auto"/>
        <w:right w:val="none" w:sz="0" w:space="0" w:color="auto"/>
      </w:divBdr>
    </w:div>
    <w:div w:id="157305689">
      <w:marLeft w:val="0"/>
      <w:marRight w:val="0"/>
      <w:marTop w:val="0"/>
      <w:marBottom w:val="0"/>
      <w:divBdr>
        <w:top w:val="none" w:sz="0" w:space="0" w:color="auto"/>
        <w:left w:val="none" w:sz="0" w:space="0" w:color="auto"/>
        <w:bottom w:val="none" w:sz="0" w:space="0" w:color="auto"/>
        <w:right w:val="none" w:sz="0" w:space="0" w:color="auto"/>
      </w:divBdr>
    </w:div>
    <w:div w:id="157312825">
      <w:marLeft w:val="0"/>
      <w:marRight w:val="0"/>
      <w:marTop w:val="0"/>
      <w:marBottom w:val="0"/>
      <w:divBdr>
        <w:top w:val="none" w:sz="0" w:space="0" w:color="auto"/>
        <w:left w:val="none" w:sz="0" w:space="0" w:color="auto"/>
        <w:bottom w:val="none" w:sz="0" w:space="0" w:color="auto"/>
        <w:right w:val="none" w:sz="0" w:space="0" w:color="auto"/>
      </w:divBdr>
    </w:div>
    <w:div w:id="157313464">
      <w:marLeft w:val="0"/>
      <w:marRight w:val="0"/>
      <w:marTop w:val="0"/>
      <w:marBottom w:val="0"/>
      <w:divBdr>
        <w:top w:val="none" w:sz="0" w:space="0" w:color="auto"/>
        <w:left w:val="none" w:sz="0" w:space="0" w:color="auto"/>
        <w:bottom w:val="none" w:sz="0" w:space="0" w:color="auto"/>
        <w:right w:val="none" w:sz="0" w:space="0" w:color="auto"/>
      </w:divBdr>
    </w:div>
    <w:div w:id="157352143">
      <w:marLeft w:val="0"/>
      <w:marRight w:val="0"/>
      <w:marTop w:val="0"/>
      <w:marBottom w:val="0"/>
      <w:divBdr>
        <w:top w:val="none" w:sz="0" w:space="0" w:color="auto"/>
        <w:left w:val="none" w:sz="0" w:space="0" w:color="auto"/>
        <w:bottom w:val="none" w:sz="0" w:space="0" w:color="auto"/>
        <w:right w:val="none" w:sz="0" w:space="0" w:color="auto"/>
      </w:divBdr>
    </w:div>
    <w:div w:id="157431416">
      <w:marLeft w:val="0"/>
      <w:marRight w:val="0"/>
      <w:marTop w:val="0"/>
      <w:marBottom w:val="0"/>
      <w:divBdr>
        <w:top w:val="none" w:sz="0" w:space="0" w:color="auto"/>
        <w:left w:val="none" w:sz="0" w:space="0" w:color="auto"/>
        <w:bottom w:val="none" w:sz="0" w:space="0" w:color="auto"/>
        <w:right w:val="none" w:sz="0" w:space="0" w:color="auto"/>
      </w:divBdr>
    </w:div>
    <w:div w:id="157573609">
      <w:marLeft w:val="0"/>
      <w:marRight w:val="0"/>
      <w:marTop w:val="0"/>
      <w:marBottom w:val="0"/>
      <w:divBdr>
        <w:top w:val="none" w:sz="0" w:space="0" w:color="auto"/>
        <w:left w:val="none" w:sz="0" w:space="0" w:color="auto"/>
        <w:bottom w:val="none" w:sz="0" w:space="0" w:color="auto"/>
        <w:right w:val="none" w:sz="0" w:space="0" w:color="auto"/>
      </w:divBdr>
    </w:div>
    <w:div w:id="157578521">
      <w:marLeft w:val="0"/>
      <w:marRight w:val="0"/>
      <w:marTop w:val="0"/>
      <w:marBottom w:val="0"/>
      <w:divBdr>
        <w:top w:val="none" w:sz="0" w:space="0" w:color="auto"/>
        <w:left w:val="none" w:sz="0" w:space="0" w:color="auto"/>
        <w:bottom w:val="none" w:sz="0" w:space="0" w:color="auto"/>
        <w:right w:val="none" w:sz="0" w:space="0" w:color="auto"/>
      </w:divBdr>
    </w:div>
    <w:div w:id="157616915">
      <w:marLeft w:val="0"/>
      <w:marRight w:val="0"/>
      <w:marTop w:val="0"/>
      <w:marBottom w:val="0"/>
      <w:divBdr>
        <w:top w:val="none" w:sz="0" w:space="0" w:color="auto"/>
        <w:left w:val="none" w:sz="0" w:space="0" w:color="auto"/>
        <w:bottom w:val="none" w:sz="0" w:space="0" w:color="auto"/>
        <w:right w:val="none" w:sz="0" w:space="0" w:color="auto"/>
      </w:divBdr>
    </w:div>
    <w:div w:id="157622199">
      <w:marLeft w:val="0"/>
      <w:marRight w:val="0"/>
      <w:marTop w:val="0"/>
      <w:marBottom w:val="0"/>
      <w:divBdr>
        <w:top w:val="none" w:sz="0" w:space="0" w:color="auto"/>
        <w:left w:val="none" w:sz="0" w:space="0" w:color="auto"/>
        <w:bottom w:val="none" w:sz="0" w:space="0" w:color="auto"/>
        <w:right w:val="none" w:sz="0" w:space="0" w:color="auto"/>
      </w:divBdr>
    </w:div>
    <w:div w:id="157768875">
      <w:marLeft w:val="0"/>
      <w:marRight w:val="0"/>
      <w:marTop w:val="0"/>
      <w:marBottom w:val="0"/>
      <w:divBdr>
        <w:top w:val="none" w:sz="0" w:space="0" w:color="auto"/>
        <w:left w:val="none" w:sz="0" w:space="0" w:color="auto"/>
        <w:bottom w:val="none" w:sz="0" w:space="0" w:color="auto"/>
        <w:right w:val="none" w:sz="0" w:space="0" w:color="auto"/>
      </w:divBdr>
    </w:div>
    <w:div w:id="157771343">
      <w:marLeft w:val="0"/>
      <w:marRight w:val="0"/>
      <w:marTop w:val="0"/>
      <w:marBottom w:val="0"/>
      <w:divBdr>
        <w:top w:val="none" w:sz="0" w:space="0" w:color="auto"/>
        <w:left w:val="none" w:sz="0" w:space="0" w:color="auto"/>
        <w:bottom w:val="none" w:sz="0" w:space="0" w:color="auto"/>
        <w:right w:val="none" w:sz="0" w:space="0" w:color="auto"/>
      </w:divBdr>
    </w:div>
    <w:div w:id="157772733">
      <w:marLeft w:val="0"/>
      <w:marRight w:val="0"/>
      <w:marTop w:val="0"/>
      <w:marBottom w:val="0"/>
      <w:divBdr>
        <w:top w:val="none" w:sz="0" w:space="0" w:color="auto"/>
        <w:left w:val="none" w:sz="0" w:space="0" w:color="auto"/>
        <w:bottom w:val="none" w:sz="0" w:space="0" w:color="auto"/>
        <w:right w:val="none" w:sz="0" w:space="0" w:color="auto"/>
      </w:divBdr>
    </w:div>
    <w:div w:id="157811751">
      <w:marLeft w:val="0"/>
      <w:marRight w:val="0"/>
      <w:marTop w:val="0"/>
      <w:marBottom w:val="0"/>
      <w:divBdr>
        <w:top w:val="none" w:sz="0" w:space="0" w:color="auto"/>
        <w:left w:val="none" w:sz="0" w:space="0" w:color="auto"/>
        <w:bottom w:val="none" w:sz="0" w:space="0" w:color="auto"/>
        <w:right w:val="none" w:sz="0" w:space="0" w:color="auto"/>
      </w:divBdr>
    </w:div>
    <w:div w:id="157892296">
      <w:marLeft w:val="0"/>
      <w:marRight w:val="0"/>
      <w:marTop w:val="0"/>
      <w:marBottom w:val="0"/>
      <w:divBdr>
        <w:top w:val="none" w:sz="0" w:space="0" w:color="auto"/>
        <w:left w:val="none" w:sz="0" w:space="0" w:color="auto"/>
        <w:bottom w:val="none" w:sz="0" w:space="0" w:color="auto"/>
        <w:right w:val="none" w:sz="0" w:space="0" w:color="auto"/>
      </w:divBdr>
    </w:div>
    <w:div w:id="157893462">
      <w:marLeft w:val="0"/>
      <w:marRight w:val="0"/>
      <w:marTop w:val="0"/>
      <w:marBottom w:val="0"/>
      <w:divBdr>
        <w:top w:val="none" w:sz="0" w:space="0" w:color="auto"/>
        <w:left w:val="none" w:sz="0" w:space="0" w:color="auto"/>
        <w:bottom w:val="none" w:sz="0" w:space="0" w:color="auto"/>
        <w:right w:val="none" w:sz="0" w:space="0" w:color="auto"/>
      </w:divBdr>
    </w:div>
    <w:div w:id="157964805">
      <w:marLeft w:val="0"/>
      <w:marRight w:val="0"/>
      <w:marTop w:val="0"/>
      <w:marBottom w:val="0"/>
      <w:divBdr>
        <w:top w:val="none" w:sz="0" w:space="0" w:color="auto"/>
        <w:left w:val="none" w:sz="0" w:space="0" w:color="auto"/>
        <w:bottom w:val="none" w:sz="0" w:space="0" w:color="auto"/>
        <w:right w:val="none" w:sz="0" w:space="0" w:color="auto"/>
      </w:divBdr>
    </w:div>
    <w:div w:id="157966615">
      <w:marLeft w:val="0"/>
      <w:marRight w:val="0"/>
      <w:marTop w:val="0"/>
      <w:marBottom w:val="0"/>
      <w:divBdr>
        <w:top w:val="none" w:sz="0" w:space="0" w:color="auto"/>
        <w:left w:val="none" w:sz="0" w:space="0" w:color="auto"/>
        <w:bottom w:val="none" w:sz="0" w:space="0" w:color="auto"/>
        <w:right w:val="none" w:sz="0" w:space="0" w:color="auto"/>
      </w:divBdr>
    </w:div>
    <w:div w:id="157967684">
      <w:marLeft w:val="480"/>
      <w:marRight w:val="0"/>
      <w:marTop w:val="0"/>
      <w:marBottom w:val="0"/>
      <w:divBdr>
        <w:top w:val="none" w:sz="0" w:space="0" w:color="auto"/>
        <w:left w:val="none" w:sz="0" w:space="0" w:color="auto"/>
        <w:bottom w:val="none" w:sz="0" w:space="0" w:color="auto"/>
        <w:right w:val="none" w:sz="0" w:space="0" w:color="auto"/>
      </w:divBdr>
    </w:div>
    <w:div w:id="158080831">
      <w:marLeft w:val="0"/>
      <w:marRight w:val="0"/>
      <w:marTop w:val="0"/>
      <w:marBottom w:val="0"/>
      <w:divBdr>
        <w:top w:val="none" w:sz="0" w:space="0" w:color="auto"/>
        <w:left w:val="none" w:sz="0" w:space="0" w:color="auto"/>
        <w:bottom w:val="none" w:sz="0" w:space="0" w:color="auto"/>
        <w:right w:val="none" w:sz="0" w:space="0" w:color="auto"/>
      </w:divBdr>
    </w:div>
    <w:div w:id="158083005">
      <w:marLeft w:val="0"/>
      <w:marRight w:val="0"/>
      <w:marTop w:val="0"/>
      <w:marBottom w:val="0"/>
      <w:divBdr>
        <w:top w:val="none" w:sz="0" w:space="0" w:color="auto"/>
        <w:left w:val="none" w:sz="0" w:space="0" w:color="auto"/>
        <w:bottom w:val="none" w:sz="0" w:space="0" w:color="auto"/>
        <w:right w:val="none" w:sz="0" w:space="0" w:color="auto"/>
      </w:divBdr>
    </w:div>
    <w:div w:id="158156078">
      <w:marLeft w:val="0"/>
      <w:marRight w:val="0"/>
      <w:marTop w:val="0"/>
      <w:marBottom w:val="0"/>
      <w:divBdr>
        <w:top w:val="none" w:sz="0" w:space="0" w:color="auto"/>
        <w:left w:val="none" w:sz="0" w:space="0" w:color="auto"/>
        <w:bottom w:val="none" w:sz="0" w:space="0" w:color="auto"/>
        <w:right w:val="none" w:sz="0" w:space="0" w:color="auto"/>
      </w:divBdr>
    </w:div>
    <w:div w:id="158423516">
      <w:marLeft w:val="0"/>
      <w:marRight w:val="0"/>
      <w:marTop w:val="0"/>
      <w:marBottom w:val="0"/>
      <w:divBdr>
        <w:top w:val="none" w:sz="0" w:space="0" w:color="auto"/>
        <w:left w:val="none" w:sz="0" w:space="0" w:color="auto"/>
        <w:bottom w:val="none" w:sz="0" w:space="0" w:color="auto"/>
        <w:right w:val="none" w:sz="0" w:space="0" w:color="auto"/>
      </w:divBdr>
    </w:div>
    <w:div w:id="158423953">
      <w:marLeft w:val="0"/>
      <w:marRight w:val="0"/>
      <w:marTop w:val="0"/>
      <w:marBottom w:val="0"/>
      <w:divBdr>
        <w:top w:val="none" w:sz="0" w:space="0" w:color="auto"/>
        <w:left w:val="none" w:sz="0" w:space="0" w:color="auto"/>
        <w:bottom w:val="none" w:sz="0" w:space="0" w:color="auto"/>
        <w:right w:val="none" w:sz="0" w:space="0" w:color="auto"/>
      </w:divBdr>
    </w:div>
    <w:div w:id="158472698">
      <w:marLeft w:val="0"/>
      <w:marRight w:val="0"/>
      <w:marTop w:val="0"/>
      <w:marBottom w:val="0"/>
      <w:divBdr>
        <w:top w:val="none" w:sz="0" w:space="0" w:color="auto"/>
        <w:left w:val="none" w:sz="0" w:space="0" w:color="auto"/>
        <w:bottom w:val="none" w:sz="0" w:space="0" w:color="auto"/>
        <w:right w:val="none" w:sz="0" w:space="0" w:color="auto"/>
      </w:divBdr>
    </w:div>
    <w:div w:id="158497904">
      <w:marLeft w:val="0"/>
      <w:marRight w:val="0"/>
      <w:marTop w:val="0"/>
      <w:marBottom w:val="0"/>
      <w:divBdr>
        <w:top w:val="none" w:sz="0" w:space="0" w:color="auto"/>
        <w:left w:val="none" w:sz="0" w:space="0" w:color="auto"/>
        <w:bottom w:val="none" w:sz="0" w:space="0" w:color="auto"/>
        <w:right w:val="none" w:sz="0" w:space="0" w:color="auto"/>
      </w:divBdr>
    </w:div>
    <w:div w:id="158546677">
      <w:marLeft w:val="0"/>
      <w:marRight w:val="0"/>
      <w:marTop w:val="0"/>
      <w:marBottom w:val="0"/>
      <w:divBdr>
        <w:top w:val="none" w:sz="0" w:space="0" w:color="auto"/>
        <w:left w:val="none" w:sz="0" w:space="0" w:color="auto"/>
        <w:bottom w:val="none" w:sz="0" w:space="0" w:color="auto"/>
        <w:right w:val="none" w:sz="0" w:space="0" w:color="auto"/>
      </w:divBdr>
    </w:div>
    <w:div w:id="158619477">
      <w:marLeft w:val="0"/>
      <w:marRight w:val="0"/>
      <w:marTop w:val="0"/>
      <w:marBottom w:val="0"/>
      <w:divBdr>
        <w:top w:val="none" w:sz="0" w:space="0" w:color="auto"/>
        <w:left w:val="none" w:sz="0" w:space="0" w:color="auto"/>
        <w:bottom w:val="none" w:sz="0" w:space="0" w:color="auto"/>
        <w:right w:val="none" w:sz="0" w:space="0" w:color="auto"/>
      </w:divBdr>
    </w:div>
    <w:div w:id="158621518">
      <w:marLeft w:val="0"/>
      <w:marRight w:val="0"/>
      <w:marTop w:val="0"/>
      <w:marBottom w:val="0"/>
      <w:divBdr>
        <w:top w:val="none" w:sz="0" w:space="0" w:color="auto"/>
        <w:left w:val="none" w:sz="0" w:space="0" w:color="auto"/>
        <w:bottom w:val="none" w:sz="0" w:space="0" w:color="auto"/>
        <w:right w:val="none" w:sz="0" w:space="0" w:color="auto"/>
      </w:divBdr>
    </w:div>
    <w:div w:id="158624248">
      <w:marLeft w:val="0"/>
      <w:marRight w:val="0"/>
      <w:marTop w:val="0"/>
      <w:marBottom w:val="0"/>
      <w:divBdr>
        <w:top w:val="none" w:sz="0" w:space="0" w:color="auto"/>
        <w:left w:val="none" w:sz="0" w:space="0" w:color="auto"/>
        <w:bottom w:val="none" w:sz="0" w:space="0" w:color="auto"/>
        <w:right w:val="none" w:sz="0" w:space="0" w:color="auto"/>
      </w:divBdr>
    </w:div>
    <w:div w:id="158666471">
      <w:marLeft w:val="0"/>
      <w:marRight w:val="0"/>
      <w:marTop w:val="0"/>
      <w:marBottom w:val="0"/>
      <w:divBdr>
        <w:top w:val="none" w:sz="0" w:space="0" w:color="auto"/>
        <w:left w:val="none" w:sz="0" w:space="0" w:color="auto"/>
        <w:bottom w:val="none" w:sz="0" w:space="0" w:color="auto"/>
        <w:right w:val="none" w:sz="0" w:space="0" w:color="auto"/>
      </w:divBdr>
    </w:div>
    <w:div w:id="158733521">
      <w:marLeft w:val="0"/>
      <w:marRight w:val="0"/>
      <w:marTop w:val="0"/>
      <w:marBottom w:val="0"/>
      <w:divBdr>
        <w:top w:val="none" w:sz="0" w:space="0" w:color="auto"/>
        <w:left w:val="none" w:sz="0" w:space="0" w:color="auto"/>
        <w:bottom w:val="none" w:sz="0" w:space="0" w:color="auto"/>
        <w:right w:val="none" w:sz="0" w:space="0" w:color="auto"/>
      </w:divBdr>
    </w:div>
    <w:div w:id="158741527">
      <w:marLeft w:val="0"/>
      <w:marRight w:val="0"/>
      <w:marTop w:val="0"/>
      <w:marBottom w:val="0"/>
      <w:divBdr>
        <w:top w:val="none" w:sz="0" w:space="0" w:color="auto"/>
        <w:left w:val="none" w:sz="0" w:space="0" w:color="auto"/>
        <w:bottom w:val="none" w:sz="0" w:space="0" w:color="auto"/>
        <w:right w:val="none" w:sz="0" w:space="0" w:color="auto"/>
      </w:divBdr>
    </w:div>
    <w:div w:id="158926721">
      <w:marLeft w:val="0"/>
      <w:marRight w:val="0"/>
      <w:marTop w:val="0"/>
      <w:marBottom w:val="0"/>
      <w:divBdr>
        <w:top w:val="none" w:sz="0" w:space="0" w:color="auto"/>
        <w:left w:val="none" w:sz="0" w:space="0" w:color="auto"/>
        <w:bottom w:val="none" w:sz="0" w:space="0" w:color="auto"/>
        <w:right w:val="none" w:sz="0" w:space="0" w:color="auto"/>
      </w:divBdr>
    </w:div>
    <w:div w:id="159004073">
      <w:marLeft w:val="0"/>
      <w:marRight w:val="0"/>
      <w:marTop w:val="0"/>
      <w:marBottom w:val="0"/>
      <w:divBdr>
        <w:top w:val="none" w:sz="0" w:space="0" w:color="auto"/>
        <w:left w:val="none" w:sz="0" w:space="0" w:color="auto"/>
        <w:bottom w:val="none" w:sz="0" w:space="0" w:color="auto"/>
        <w:right w:val="none" w:sz="0" w:space="0" w:color="auto"/>
      </w:divBdr>
    </w:div>
    <w:div w:id="159084666">
      <w:marLeft w:val="0"/>
      <w:marRight w:val="0"/>
      <w:marTop w:val="0"/>
      <w:marBottom w:val="0"/>
      <w:divBdr>
        <w:top w:val="none" w:sz="0" w:space="0" w:color="auto"/>
        <w:left w:val="none" w:sz="0" w:space="0" w:color="auto"/>
        <w:bottom w:val="none" w:sz="0" w:space="0" w:color="auto"/>
        <w:right w:val="none" w:sz="0" w:space="0" w:color="auto"/>
      </w:divBdr>
    </w:div>
    <w:div w:id="159124223">
      <w:marLeft w:val="0"/>
      <w:marRight w:val="0"/>
      <w:marTop w:val="0"/>
      <w:marBottom w:val="0"/>
      <w:divBdr>
        <w:top w:val="none" w:sz="0" w:space="0" w:color="auto"/>
        <w:left w:val="none" w:sz="0" w:space="0" w:color="auto"/>
        <w:bottom w:val="none" w:sz="0" w:space="0" w:color="auto"/>
        <w:right w:val="none" w:sz="0" w:space="0" w:color="auto"/>
      </w:divBdr>
    </w:div>
    <w:div w:id="159126517">
      <w:marLeft w:val="0"/>
      <w:marRight w:val="0"/>
      <w:marTop w:val="0"/>
      <w:marBottom w:val="0"/>
      <w:divBdr>
        <w:top w:val="none" w:sz="0" w:space="0" w:color="auto"/>
        <w:left w:val="none" w:sz="0" w:space="0" w:color="auto"/>
        <w:bottom w:val="none" w:sz="0" w:space="0" w:color="auto"/>
        <w:right w:val="none" w:sz="0" w:space="0" w:color="auto"/>
      </w:divBdr>
    </w:div>
    <w:div w:id="159128658">
      <w:marLeft w:val="0"/>
      <w:marRight w:val="0"/>
      <w:marTop w:val="0"/>
      <w:marBottom w:val="0"/>
      <w:divBdr>
        <w:top w:val="none" w:sz="0" w:space="0" w:color="auto"/>
        <w:left w:val="none" w:sz="0" w:space="0" w:color="auto"/>
        <w:bottom w:val="none" w:sz="0" w:space="0" w:color="auto"/>
        <w:right w:val="none" w:sz="0" w:space="0" w:color="auto"/>
      </w:divBdr>
    </w:div>
    <w:div w:id="159194739">
      <w:marLeft w:val="0"/>
      <w:marRight w:val="0"/>
      <w:marTop w:val="0"/>
      <w:marBottom w:val="0"/>
      <w:divBdr>
        <w:top w:val="none" w:sz="0" w:space="0" w:color="auto"/>
        <w:left w:val="none" w:sz="0" w:space="0" w:color="auto"/>
        <w:bottom w:val="none" w:sz="0" w:space="0" w:color="auto"/>
        <w:right w:val="none" w:sz="0" w:space="0" w:color="auto"/>
      </w:divBdr>
    </w:div>
    <w:div w:id="159270612">
      <w:marLeft w:val="0"/>
      <w:marRight w:val="0"/>
      <w:marTop w:val="0"/>
      <w:marBottom w:val="0"/>
      <w:divBdr>
        <w:top w:val="none" w:sz="0" w:space="0" w:color="auto"/>
        <w:left w:val="none" w:sz="0" w:space="0" w:color="auto"/>
        <w:bottom w:val="none" w:sz="0" w:space="0" w:color="auto"/>
        <w:right w:val="none" w:sz="0" w:space="0" w:color="auto"/>
      </w:divBdr>
    </w:div>
    <w:div w:id="159277594">
      <w:marLeft w:val="0"/>
      <w:marRight w:val="0"/>
      <w:marTop w:val="0"/>
      <w:marBottom w:val="0"/>
      <w:divBdr>
        <w:top w:val="none" w:sz="0" w:space="0" w:color="auto"/>
        <w:left w:val="none" w:sz="0" w:space="0" w:color="auto"/>
        <w:bottom w:val="none" w:sz="0" w:space="0" w:color="auto"/>
        <w:right w:val="none" w:sz="0" w:space="0" w:color="auto"/>
      </w:divBdr>
    </w:div>
    <w:div w:id="159321900">
      <w:marLeft w:val="0"/>
      <w:marRight w:val="0"/>
      <w:marTop w:val="0"/>
      <w:marBottom w:val="0"/>
      <w:divBdr>
        <w:top w:val="none" w:sz="0" w:space="0" w:color="auto"/>
        <w:left w:val="none" w:sz="0" w:space="0" w:color="auto"/>
        <w:bottom w:val="none" w:sz="0" w:space="0" w:color="auto"/>
        <w:right w:val="none" w:sz="0" w:space="0" w:color="auto"/>
      </w:divBdr>
    </w:div>
    <w:div w:id="159392656">
      <w:marLeft w:val="0"/>
      <w:marRight w:val="0"/>
      <w:marTop w:val="0"/>
      <w:marBottom w:val="0"/>
      <w:divBdr>
        <w:top w:val="none" w:sz="0" w:space="0" w:color="auto"/>
        <w:left w:val="none" w:sz="0" w:space="0" w:color="auto"/>
        <w:bottom w:val="none" w:sz="0" w:space="0" w:color="auto"/>
        <w:right w:val="none" w:sz="0" w:space="0" w:color="auto"/>
      </w:divBdr>
    </w:div>
    <w:div w:id="159465554">
      <w:marLeft w:val="0"/>
      <w:marRight w:val="0"/>
      <w:marTop w:val="0"/>
      <w:marBottom w:val="0"/>
      <w:divBdr>
        <w:top w:val="none" w:sz="0" w:space="0" w:color="auto"/>
        <w:left w:val="none" w:sz="0" w:space="0" w:color="auto"/>
        <w:bottom w:val="none" w:sz="0" w:space="0" w:color="auto"/>
        <w:right w:val="none" w:sz="0" w:space="0" w:color="auto"/>
      </w:divBdr>
    </w:div>
    <w:div w:id="159589940">
      <w:marLeft w:val="0"/>
      <w:marRight w:val="0"/>
      <w:marTop w:val="0"/>
      <w:marBottom w:val="0"/>
      <w:divBdr>
        <w:top w:val="none" w:sz="0" w:space="0" w:color="auto"/>
        <w:left w:val="none" w:sz="0" w:space="0" w:color="auto"/>
        <w:bottom w:val="none" w:sz="0" w:space="0" w:color="auto"/>
        <w:right w:val="none" w:sz="0" w:space="0" w:color="auto"/>
      </w:divBdr>
    </w:div>
    <w:div w:id="159854230">
      <w:marLeft w:val="0"/>
      <w:marRight w:val="0"/>
      <w:marTop w:val="0"/>
      <w:marBottom w:val="0"/>
      <w:divBdr>
        <w:top w:val="none" w:sz="0" w:space="0" w:color="auto"/>
        <w:left w:val="none" w:sz="0" w:space="0" w:color="auto"/>
        <w:bottom w:val="none" w:sz="0" w:space="0" w:color="auto"/>
        <w:right w:val="none" w:sz="0" w:space="0" w:color="auto"/>
      </w:divBdr>
    </w:div>
    <w:div w:id="159858588">
      <w:marLeft w:val="0"/>
      <w:marRight w:val="0"/>
      <w:marTop w:val="0"/>
      <w:marBottom w:val="0"/>
      <w:divBdr>
        <w:top w:val="none" w:sz="0" w:space="0" w:color="auto"/>
        <w:left w:val="none" w:sz="0" w:space="0" w:color="auto"/>
        <w:bottom w:val="none" w:sz="0" w:space="0" w:color="auto"/>
        <w:right w:val="none" w:sz="0" w:space="0" w:color="auto"/>
      </w:divBdr>
    </w:div>
    <w:div w:id="160001247">
      <w:marLeft w:val="0"/>
      <w:marRight w:val="0"/>
      <w:marTop w:val="0"/>
      <w:marBottom w:val="0"/>
      <w:divBdr>
        <w:top w:val="none" w:sz="0" w:space="0" w:color="auto"/>
        <w:left w:val="none" w:sz="0" w:space="0" w:color="auto"/>
        <w:bottom w:val="none" w:sz="0" w:space="0" w:color="auto"/>
        <w:right w:val="none" w:sz="0" w:space="0" w:color="auto"/>
      </w:divBdr>
    </w:div>
    <w:div w:id="160121136">
      <w:marLeft w:val="0"/>
      <w:marRight w:val="0"/>
      <w:marTop w:val="0"/>
      <w:marBottom w:val="0"/>
      <w:divBdr>
        <w:top w:val="none" w:sz="0" w:space="0" w:color="auto"/>
        <w:left w:val="none" w:sz="0" w:space="0" w:color="auto"/>
        <w:bottom w:val="none" w:sz="0" w:space="0" w:color="auto"/>
        <w:right w:val="none" w:sz="0" w:space="0" w:color="auto"/>
      </w:divBdr>
    </w:div>
    <w:div w:id="160196153">
      <w:marLeft w:val="0"/>
      <w:marRight w:val="0"/>
      <w:marTop w:val="0"/>
      <w:marBottom w:val="0"/>
      <w:divBdr>
        <w:top w:val="none" w:sz="0" w:space="0" w:color="auto"/>
        <w:left w:val="none" w:sz="0" w:space="0" w:color="auto"/>
        <w:bottom w:val="none" w:sz="0" w:space="0" w:color="auto"/>
        <w:right w:val="none" w:sz="0" w:space="0" w:color="auto"/>
      </w:divBdr>
    </w:div>
    <w:div w:id="160312121">
      <w:marLeft w:val="0"/>
      <w:marRight w:val="0"/>
      <w:marTop w:val="0"/>
      <w:marBottom w:val="0"/>
      <w:divBdr>
        <w:top w:val="none" w:sz="0" w:space="0" w:color="auto"/>
        <w:left w:val="none" w:sz="0" w:space="0" w:color="auto"/>
        <w:bottom w:val="none" w:sz="0" w:space="0" w:color="auto"/>
        <w:right w:val="none" w:sz="0" w:space="0" w:color="auto"/>
      </w:divBdr>
    </w:div>
    <w:div w:id="160581170">
      <w:marLeft w:val="0"/>
      <w:marRight w:val="0"/>
      <w:marTop w:val="0"/>
      <w:marBottom w:val="0"/>
      <w:divBdr>
        <w:top w:val="none" w:sz="0" w:space="0" w:color="auto"/>
        <w:left w:val="none" w:sz="0" w:space="0" w:color="auto"/>
        <w:bottom w:val="none" w:sz="0" w:space="0" w:color="auto"/>
        <w:right w:val="none" w:sz="0" w:space="0" w:color="auto"/>
      </w:divBdr>
    </w:div>
    <w:div w:id="160582718">
      <w:marLeft w:val="0"/>
      <w:marRight w:val="0"/>
      <w:marTop w:val="0"/>
      <w:marBottom w:val="0"/>
      <w:divBdr>
        <w:top w:val="none" w:sz="0" w:space="0" w:color="auto"/>
        <w:left w:val="none" w:sz="0" w:space="0" w:color="auto"/>
        <w:bottom w:val="none" w:sz="0" w:space="0" w:color="auto"/>
        <w:right w:val="none" w:sz="0" w:space="0" w:color="auto"/>
      </w:divBdr>
    </w:div>
    <w:div w:id="160585782">
      <w:marLeft w:val="0"/>
      <w:marRight w:val="0"/>
      <w:marTop w:val="0"/>
      <w:marBottom w:val="0"/>
      <w:divBdr>
        <w:top w:val="none" w:sz="0" w:space="0" w:color="auto"/>
        <w:left w:val="none" w:sz="0" w:space="0" w:color="auto"/>
        <w:bottom w:val="none" w:sz="0" w:space="0" w:color="auto"/>
        <w:right w:val="none" w:sz="0" w:space="0" w:color="auto"/>
      </w:divBdr>
    </w:div>
    <w:div w:id="160782583">
      <w:marLeft w:val="0"/>
      <w:marRight w:val="0"/>
      <w:marTop w:val="0"/>
      <w:marBottom w:val="0"/>
      <w:divBdr>
        <w:top w:val="none" w:sz="0" w:space="0" w:color="auto"/>
        <w:left w:val="none" w:sz="0" w:space="0" w:color="auto"/>
        <w:bottom w:val="none" w:sz="0" w:space="0" w:color="auto"/>
        <w:right w:val="none" w:sz="0" w:space="0" w:color="auto"/>
      </w:divBdr>
    </w:div>
    <w:div w:id="160850564">
      <w:marLeft w:val="0"/>
      <w:marRight w:val="0"/>
      <w:marTop w:val="0"/>
      <w:marBottom w:val="0"/>
      <w:divBdr>
        <w:top w:val="none" w:sz="0" w:space="0" w:color="auto"/>
        <w:left w:val="none" w:sz="0" w:space="0" w:color="auto"/>
        <w:bottom w:val="none" w:sz="0" w:space="0" w:color="auto"/>
        <w:right w:val="none" w:sz="0" w:space="0" w:color="auto"/>
      </w:divBdr>
    </w:div>
    <w:div w:id="160855772">
      <w:marLeft w:val="0"/>
      <w:marRight w:val="0"/>
      <w:marTop w:val="0"/>
      <w:marBottom w:val="0"/>
      <w:divBdr>
        <w:top w:val="none" w:sz="0" w:space="0" w:color="auto"/>
        <w:left w:val="none" w:sz="0" w:space="0" w:color="auto"/>
        <w:bottom w:val="none" w:sz="0" w:space="0" w:color="auto"/>
        <w:right w:val="none" w:sz="0" w:space="0" w:color="auto"/>
      </w:divBdr>
    </w:div>
    <w:div w:id="160901626">
      <w:marLeft w:val="0"/>
      <w:marRight w:val="0"/>
      <w:marTop w:val="0"/>
      <w:marBottom w:val="0"/>
      <w:divBdr>
        <w:top w:val="none" w:sz="0" w:space="0" w:color="auto"/>
        <w:left w:val="none" w:sz="0" w:space="0" w:color="auto"/>
        <w:bottom w:val="none" w:sz="0" w:space="0" w:color="auto"/>
        <w:right w:val="none" w:sz="0" w:space="0" w:color="auto"/>
      </w:divBdr>
    </w:div>
    <w:div w:id="160971638">
      <w:marLeft w:val="0"/>
      <w:marRight w:val="0"/>
      <w:marTop w:val="0"/>
      <w:marBottom w:val="0"/>
      <w:divBdr>
        <w:top w:val="none" w:sz="0" w:space="0" w:color="auto"/>
        <w:left w:val="none" w:sz="0" w:space="0" w:color="auto"/>
        <w:bottom w:val="none" w:sz="0" w:space="0" w:color="auto"/>
        <w:right w:val="none" w:sz="0" w:space="0" w:color="auto"/>
      </w:divBdr>
    </w:div>
    <w:div w:id="160974014">
      <w:marLeft w:val="0"/>
      <w:marRight w:val="0"/>
      <w:marTop w:val="0"/>
      <w:marBottom w:val="0"/>
      <w:divBdr>
        <w:top w:val="none" w:sz="0" w:space="0" w:color="auto"/>
        <w:left w:val="none" w:sz="0" w:space="0" w:color="auto"/>
        <w:bottom w:val="none" w:sz="0" w:space="0" w:color="auto"/>
        <w:right w:val="none" w:sz="0" w:space="0" w:color="auto"/>
      </w:divBdr>
    </w:div>
    <w:div w:id="161050501">
      <w:marLeft w:val="0"/>
      <w:marRight w:val="0"/>
      <w:marTop w:val="0"/>
      <w:marBottom w:val="0"/>
      <w:divBdr>
        <w:top w:val="none" w:sz="0" w:space="0" w:color="auto"/>
        <w:left w:val="none" w:sz="0" w:space="0" w:color="auto"/>
        <w:bottom w:val="none" w:sz="0" w:space="0" w:color="auto"/>
        <w:right w:val="none" w:sz="0" w:space="0" w:color="auto"/>
      </w:divBdr>
    </w:div>
    <w:div w:id="161241501">
      <w:marLeft w:val="0"/>
      <w:marRight w:val="0"/>
      <w:marTop w:val="0"/>
      <w:marBottom w:val="0"/>
      <w:divBdr>
        <w:top w:val="none" w:sz="0" w:space="0" w:color="auto"/>
        <w:left w:val="none" w:sz="0" w:space="0" w:color="auto"/>
        <w:bottom w:val="none" w:sz="0" w:space="0" w:color="auto"/>
        <w:right w:val="none" w:sz="0" w:space="0" w:color="auto"/>
      </w:divBdr>
    </w:div>
    <w:div w:id="161315272">
      <w:marLeft w:val="0"/>
      <w:marRight w:val="0"/>
      <w:marTop w:val="0"/>
      <w:marBottom w:val="0"/>
      <w:divBdr>
        <w:top w:val="none" w:sz="0" w:space="0" w:color="auto"/>
        <w:left w:val="none" w:sz="0" w:space="0" w:color="auto"/>
        <w:bottom w:val="none" w:sz="0" w:space="0" w:color="auto"/>
        <w:right w:val="none" w:sz="0" w:space="0" w:color="auto"/>
      </w:divBdr>
    </w:div>
    <w:div w:id="161356335">
      <w:marLeft w:val="0"/>
      <w:marRight w:val="0"/>
      <w:marTop w:val="0"/>
      <w:marBottom w:val="0"/>
      <w:divBdr>
        <w:top w:val="none" w:sz="0" w:space="0" w:color="auto"/>
        <w:left w:val="none" w:sz="0" w:space="0" w:color="auto"/>
        <w:bottom w:val="none" w:sz="0" w:space="0" w:color="auto"/>
        <w:right w:val="none" w:sz="0" w:space="0" w:color="auto"/>
      </w:divBdr>
    </w:div>
    <w:div w:id="161357652">
      <w:marLeft w:val="0"/>
      <w:marRight w:val="0"/>
      <w:marTop w:val="0"/>
      <w:marBottom w:val="0"/>
      <w:divBdr>
        <w:top w:val="none" w:sz="0" w:space="0" w:color="auto"/>
        <w:left w:val="none" w:sz="0" w:space="0" w:color="auto"/>
        <w:bottom w:val="none" w:sz="0" w:space="0" w:color="auto"/>
        <w:right w:val="none" w:sz="0" w:space="0" w:color="auto"/>
      </w:divBdr>
    </w:div>
    <w:div w:id="161359529">
      <w:marLeft w:val="0"/>
      <w:marRight w:val="0"/>
      <w:marTop w:val="0"/>
      <w:marBottom w:val="0"/>
      <w:divBdr>
        <w:top w:val="none" w:sz="0" w:space="0" w:color="auto"/>
        <w:left w:val="none" w:sz="0" w:space="0" w:color="auto"/>
        <w:bottom w:val="none" w:sz="0" w:space="0" w:color="auto"/>
        <w:right w:val="none" w:sz="0" w:space="0" w:color="auto"/>
      </w:divBdr>
    </w:div>
    <w:div w:id="161359669">
      <w:marLeft w:val="0"/>
      <w:marRight w:val="0"/>
      <w:marTop w:val="0"/>
      <w:marBottom w:val="0"/>
      <w:divBdr>
        <w:top w:val="none" w:sz="0" w:space="0" w:color="auto"/>
        <w:left w:val="none" w:sz="0" w:space="0" w:color="auto"/>
        <w:bottom w:val="none" w:sz="0" w:space="0" w:color="auto"/>
        <w:right w:val="none" w:sz="0" w:space="0" w:color="auto"/>
      </w:divBdr>
    </w:div>
    <w:div w:id="161438553">
      <w:marLeft w:val="0"/>
      <w:marRight w:val="0"/>
      <w:marTop w:val="0"/>
      <w:marBottom w:val="0"/>
      <w:divBdr>
        <w:top w:val="none" w:sz="0" w:space="0" w:color="auto"/>
        <w:left w:val="none" w:sz="0" w:space="0" w:color="auto"/>
        <w:bottom w:val="none" w:sz="0" w:space="0" w:color="auto"/>
        <w:right w:val="none" w:sz="0" w:space="0" w:color="auto"/>
      </w:divBdr>
    </w:div>
    <w:div w:id="161481466">
      <w:marLeft w:val="0"/>
      <w:marRight w:val="0"/>
      <w:marTop w:val="0"/>
      <w:marBottom w:val="0"/>
      <w:divBdr>
        <w:top w:val="none" w:sz="0" w:space="0" w:color="auto"/>
        <w:left w:val="none" w:sz="0" w:space="0" w:color="auto"/>
        <w:bottom w:val="none" w:sz="0" w:space="0" w:color="auto"/>
        <w:right w:val="none" w:sz="0" w:space="0" w:color="auto"/>
      </w:divBdr>
    </w:div>
    <w:div w:id="161550606">
      <w:marLeft w:val="0"/>
      <w:marRight w:val="0"/>
      <w:marTop w:val="0"/>
      <w:marBottom w:val="0"/>
      <w:divBdr>
        <w:top w:val="none" w:sz="0" w:space="0" w:color="auto"/>
        <w:left w:val="none" w:sz="0" w:space="0" w:color="auto"/>
        <w:bottom w:val="none" w:sz="0" w:space="0" w:color="auto"/>
        <w:right w:val="none" w:sz="0" w:space="0" w:color="auto"/>
      </w:divBdr>
    </w:div>
    <w:div w:id="161631006">
      <w:marLeft w:val="0"/>
      <w:marRight w:val="0"/>
      <w:marTop w:val="0"/>
      <w:marBottom w:val="0"/>
      <w:divBdr>
        <w:top w:val="none" w:sz="0" w:space="0" w:color="auto"/>
        <w:left w:val="none" w:sz="0" w:space="0" w:color="auto"/>
        <w:bottom w:val="none" w:sz="0" w:space="0" w:color="auto"/>
        <w:right w:val="none" w:sz="0" w:space="0" w:color="auto"/>
      </w:divBdr>
    </w:div>
    <w:div w:id="161746533">
      <w:marLeft w:val="0"/>
      <w:marRight w:val="0"/>
      <w:marTop w:val="0"/>
      <w:marBottom w:val="0"/>
      <w:divBdr>
        <w:top w:val="none" w:sz="0" w:space="0" w:color="auto"/>
        <w:left w:val="none" w:sz="0" w:space="0" w:color="auto"/>
        <w:bottom w:val="none" w:sz="0" w:space="0" w:color="auto"/>
        <w:right w:val="none" w:sz="0" w:space="0" w:color="auto"/>
      </w:divBdr>
    </w:div>
    <w:div w:id="161896734">
      <w:marLeft w:val="0"/>
      <w:marRight w:val="0"/>
      <w:marTop w:val="0"/>
      <w:marBottom w:val="0"/>
      <w:divBdr>
        <w:top w:val="none" w:sz="0" w:space="0" w:color="auto"/>
        <w:left w:val="none" w:sz="0" w:space="0" w:color="auto"/>
        <w:bottom w:val="none" w:sz="0" w:space="0" w:color="auto"/>
        <w:right w:val="none" w:sz="0" w:space="0" w:color="auto"/>
      </w:divBdr>
    </w:div>
    <w:div w:id="161899186">
      <w:marLeft w:val="0"/>
      <w:marRight w:val="0"/>
      <w:marTop w:val="0"/>
      <w:marBottom w:val="0"/>
      <w:divBdr>
        <w:top w:val="none" w:sz="0" w:space="0" w:color="auto"/>
        <w:left w:val="none" w:sz="0" w:space="0" w:color="auto"/>
        <w:bottom w:val="none" w:sz="0" w:space="0" w:color="auto"/>
        <w:right w:val="none" w:sz="0" w:space="0" w:color="auto"/>
      </w:divBdr>
    </w:div>
    <w:div w:id="161968681">
      <w:marLeft w:val="0"/>
      <w:marRight w:val="0"/>
      <w:marTop w:val="0"/>
      <w:marBottom w:val="0"/>
      <w:divBdr>
        <w:top w:val="none" w:sz="0" w:space="0" w:color="auto"/>
        <w:left w:val="none" w:sz="0" w:space="0" w:color="auto"/>
        <w:bottom w:val="none" w:sz="0" w:space="0" w:color="auto"/>
        <w:right w:val="none" w:sz="0" w:space="0" w:color="auto"/>
      </w:divBdr>
    </w:div>
    <w:div w:id="162013676">
      <w:bodyDiv w:val="1"/>
      <w:marLeft w:val="0"/>
      <w:marRight w:val="0"/>
      <w:marTop w:val="0"/>
      <w:marBottom w:val="0"/>
      <w:divBdr>
        <w:top w:val="none" w:sz="0" w:space="0" w:color="auto"/>
        <w:left w:val="none" w:sz="0" w:space="0" w:color="auto"/>
        <w:bottom w:val="none" w:sz="0" w:space="0" w:color="auto"/>
        <w:right w:val="none" w:sz="0" w:space="0" w:color="auto"/>
      </w:divBdr>
    </w:div>
    <w:div w:id="162162397">
      <w:marLeft w:val="0"/>
      <w:marRight w:val="0"/>
      <w:marTop w:val="0"/>
      <w:marBottom w:val="0"/>
      <w:divBdr>
        <w:top w:val="none" w:sz="0" w:space="0" w:color="auto"/>
        <w:left w:val="none" w:sz="0" w:space="0" w:color="auto"/>
        <w:bottom w:val="none" w:sz="0" w:space="0" w:color="auto"/>
        <w:right w:val="none" w:sz="0" w:space="0" w:color="auto"/>
      </w:divBdr>
    </w:div>
    <w:div w:id="162167987">
      <w:marLeft w:val="0"/>
      <w:marRight w:val="0"/>
      <w:marTop w:val="0"/>
      <w:marBottom w:val="0"/>
      <w:divBdr>
        <w:top w:val="none" w:sz="0" w:space="0" w:color="auto"/>
        <w:left w:val="none" w:sz="0" w:space="0" w:color="auto"/>
        <w:bottom w:val="none" w:sz="0" w:space="0" w:color="auto"/>
        <w:right w:val="none" w:sz="0" w:space="0" w:color="auto"/>
      </w:divBdr>
    </w:div>
    <w:div w:id="162207111">
      <w:marLeft w:val="0"/>
      <w:marRight w:val="0"/>
      <w:marTop w:val="0"/>
      <w:marBottom w:val="0"/>
      <w:divBdr>
        <w:top w:val="none" w:sz="0" w:space="0" w:color="auto"/>
        <w:left w:val="none" w:sz="0" w:space="0" w:color="auto"/>
        <w:bottom w:val="none" w:sz="0" w:space="0" w:color="auto"/>
        <w:right w:val="none" w:sz="0" w:space="0" w:color="auto"/>
      </w:divBdr>
    </w:div>
    <w:div w:id="162280407">
      <w:marLeft w:val="0"/>
      <w:marRight w:val="0"/>
      <w:marTop w:val="0"/>
      <w:marBottom w:val="0"/>
      <w:divBdr>
        <w:top w:val="none" w:sz="0" w:space="0" w:color="auto"/>
        <w:left w:val="none" w:sz="0" w:space="0" w:color="auto"/>
        <w:bottom w:val="none" w:sz="0" w:space="0" w:color="auto"/>
        <w:right w:val="none" w:sz="0" w:space="0" w:color="auto"/>
      </w:divBdr>
    </w:div>
    <w:div w:id="162353591">
      <w:marLeft w:val="0"/>
      <w:marRight w:val="0"/>
      <w:marTop w:val="0"/>
      <w:marBottom w:val="0"/>
      <w:divBdr>
        <w:top w:val="none" w:sz="0" w:space="0" w:color="auto"/>
        <w:left w:val="none" w:sz="0" w:space="0" w:color="auto"/>
        <w:bottom w:val="none" w:sz="0" w:space="0" w:color="auto"/>
        <w:right w:val="none" w:sz="0" w:space="0" w:color="auto"/>
      </w:divBdr>
    </w:div>
    <w:div w:id="162353831">
      <w:marLeft w:val="0"/>
      <w:marRight w:val="0"/>
      <w:marTop w:val="0"/>
      <w:marBottom w:val="0"/>
      <w:divBdr>
        <w:top w:val="none" w:sz="0" w:space="0" w:color="auto"/>
        <w:left w:val="none" w:sz="0" w:space="0" w:color="auto"/>
        <w:bottom w:val="none" w:sz="0" w:space="0" w:color="auto"/>
        <w:right w:val="none" w:sz="0" w:space="0" w:color="auto"/>
      </w:divBdr>
    </w:div>
    <w:div w:id="162356893">
      <w:marLeft w:val="0"/>
      <w:marRight w:val="0"/>
      <w:marTop w:val="0"/>
      <w:marBottom w:val="0"/>
      <w:divBdr>
        <w:top w:val="none" w:sz="0" w:space="0" w:color="auto"/>
        <w:left w:val="none" w:sz="0" w:space="0" w:color="auto"/>
        <w:bottom w:val="none" w:sz="0" w:space="0" w:color="auto"/>
        <w:right w:val="none" w:sz="0" w:space="0" w:color="auto"/>
      </w:divBdr>
    </w:div>
    <w:div w:id="162400631">
      <w:marLeft w:val="0"/>
      <w:marRight w:val="0"/>
      <w:marTop w:val="0"/>
      <w:marBottom w:val="0"/>
      <w:divBdr>
        <w:top w:val="none" w:sz="0" w:space="0" w:color="auto"/>
        <w:left w:val="none" w:sz="0" w:space="0" w:color="auto"/>
        <w:bottom w:val="none" w:sz="0" w:space="0" w:color="auto"/>
        <w:right w:val="none" w:sz="0" w:space="0" w:color="auto"/>
      </w:divBdr>
    </w:div>
    <w:div w:id="162474759">
      <w:marLeft w:val="0"/>
      <w:marRight w:val="0"/>
      <w:marTop w:val="0"/>
      <w:marBottom w:val="0"/>
      <w:divBdr>
        <w:top w:val="none" w:sz="0" w:space="0" w:color="auto"/>
        <w:left w:val="none" w:sz="0" w:space="0" w:color="auto"/>
        <w:bottom w:val="none" w:sz="0" w:space="0" w:color="auto"/>
        <w:right w:val="none" w:sz="0" w:space="0" w:color="auto"/>
      </w:divBdr>
    </w:div>
    <w:div w:id="162546837">
      <w:marLeft w:val="0"/>
      <w:marRight w:val="0"/>
      <w:marTop w:val="0"/>
      <w:marBottom w:val="0"/>
      <w:divBdr>
        <w:top w:val="none" w:sz="0" w:space="0" w:color="auto"/>
        <w:left w:val="none" w:sz="0" w:space="0" w:color="auto"/>
        <w:bottom w:val="none" w:sz="0" w:space="0" w:color="auto"/>
        <w:right w:val="none" w:sz="0" w:space="0" w:color="auto"/>
      </w:divBdr>
    </w:div>
    <w:div w:id="162552866">
      <w:marLeft w:val="0"/>
      <w:marRight w:val="0"/>
      <w:marTop w:val="0"/>
      <w:marBottom w:val="0"/>
      <w:divBdr>
        <w:top w:val="none" w:sz="0" w:space="0" w:color="auto"/>
        <w:left w:val="none" w:sz="0" w:space="0" w:color="auto"/>
        <w:bottom w:val="none" w:sz="0" w:space="0" w:color="auto"/>
        <w:right w:val="none" w:sz="0" w:space="0" w:color="auto"/>
      </w:divBdr>
    </w:div>
    <w:div w:id="162554505">
      <w:marLeft w:val="0"/>
      <w:marRight w:val="0"/>
      <w:marTop w:val="0"/>
      <w:marBottom w:val="0"/>
      <w:divBdr>
        <w:top w:val="none" w:sz="0" w:space="0" w:color="auto"/>
        <w:left w:val="none" w:sz="0" w:space="0" w:color="auto"/>
        <w:bottom w:val="none" w:sz="0" w:space="0" w:color="auto"/>
        <w:right w:val="none" w:sz="0" w:space="0" w:color="auto"/>
      </w:divBdr>
    </w:div>
    <w:div w:id="162667389">
      <w:marLeft w:val="0"/>
      <w:marRight w:val="0"/>
      <w:marTop w:val="0"/>
      <w:marBottom w:val="0"/>
      <w:divBdr>
        <w:top w:val="none" w:sz="0" w:space="0" w:color="auto"/>
        <w:left w:val="none" w:sz="0" w:space="0" w:color="auto"/>
        <w:bottom w:val="none" w:sz="0" w:space="0" w:color="auto"/>
        <w:right w:val="none" w:sz="0" w:space="0" w:color="auto"/>
      </w:divBdr>
    </w:div>
    <w:div w:id="162667907">
      <w:marLeft w:val="0"/>
      <w:marRight w:val="0"/>
      <w:marTop w:val="0"/>
      <w:marBottom w:val="0"/>
      <w:divBdr>
        <w:top w:val="none" w:sz="0" w:space="0" w:color="auto"/>
        <w:left w:val="none" w:sz="0" w:space="0" w:color="auto"/>
        <w:bottom w:val="none" w:sz="0" w:space="0" w:color="auto"/>
        <w:right w:val="none" w:sz="0" w:space="0" w:color="auto"/>
      </w:divBdr>
    </w:div>
    <w:div w:id="162743470">
      <w:marLeft w:val="0"/>
      <w:marRight w:val="0"/>
      <w:marTop w:val="0"/>
      <w:marBottom w:val="0"/>
      <w:divBdr>
        <w:top w:val="none" w:sz="0" w:space="0" w:color="auto"/>
        <w:left w:val="none" w:sz="0" w:space="0" w:color="auto"/>
        <w:bottom w:val="none" w:sz="0" w:space="0" w:color="auto"/>
        <w:right w:val="none" w:sz="0" w:space="0" w:color="auto"/>
      </w:divBdr>
    </w:div>
    <w:div w:id="162820125">
      <w:marLeft w:val="0"/>
      <w:marRight w:val="0"/>
      <w:marTop w:val="0"/>
      <w:marBottom w:val="0"/>
      <w:divBdr>
        <w:top w:val="none" w:sz="0" w:space="0" w:color="auto"/>
        <w:left w:val="none" w:sz="0" w:space="0" w:color="auto"/>
        <w:bottom w:val="none" w:sz="0" w:space="0" w:color="auto"/>
        <w:right w:val="none" w:sz="0" w:space="0" w:color="auto"/>
      </w:divBdr>
    </w:div>
    <w:div w:id="163056230">
      <w:marLeft w:val="0"/>
      <w:marRight w:val="0"/>
      <w:marTop w:val="0"/>
      <w:marBottom w:val="0"/>
      <w:divBdr>
        <w:top w:val="none" w:sz="0" w:space="0" w:color="auto"/>
        <w:left w:val="none" w:sz="0" w:space="0" w:color="auto"/>
        <w:bottom w:val="none" w:sz="0" w:space="0" w:color="auto"/>
        <w:right w:val="none" w:sz="0" w:space="0" w:color="auto"/>
      </w:divBdr>
    </w:div>
    <w:div w:id="163129016">
      <w:marLeft w:val="0"/>
      <w:marRight w:val="0"/>
      <w:marTop w:val="0"/>
      <w:marBottom w:val="0"/>
      <w:divBdr>
        <w:top w:val="none" w:sz="0" w:space="0" w:color="auto"/>
        <w:left w:val="none" w:sz="0" w:space="0" w:color="auto"/>
        <w:bottom w:val="none" w:sz="0" w:space="0" w:color="auto"/>
        <w:right w:val="none" w:sz="0" w:space="0" w:color="auto"/>
      </w:divBdr>
    </w:div>
    <w:div w:id="163205000">
      <w:marLeft w:val="0"/>
      <w:marRight w:val="0"/>
      <w:marTop w:val="0"/>
      <w:marBottom w:val="0"/>
      <w:divBdr>
        <w:top w:val="none" w:sz="0" w:space="0" w:color="auto"/>
        <w:left w:val="none" w:sz="0" w:space="0" w:color="auto"/>
        <w:bottom w:val="none" w:sz="0" w:space="0" w:color="auto"/>
        <w:right w:val="none" w:sz="0" w:space="0" w:color="auto"/>
      </w:divBdr>
    </w:div>
    <w:div w:id="163327240">
      <w:marLeft w:val="0"/>
      <w:marRight w:val="0"/>
      <w:marTop w:val="0"/>
      <w:marBottom w:val="0"/>
      <w:divBdr>
        <w:top w:val="none" w:sz="0" w:space="0" w:color="auto"/>
        <w:left w:val="none" w:sz="0" w:space="0" w:color="auto"/>
        <w:bottom w:val="none" w:sz="0" w:space="0" w:color="auto"/>
        <w:right w:val="none" w:sz="0" w:space="0" w:color="auto"/>
      </w:divBdr>
    </w:div>
    <w:div w:id="163398221">
      <w:marLeft w:val="0"/>
      <w:marRight w:val="0"/>
      <w:marTop w:val="0"/>
      <w:marBottom w:val="0"/>
      <w:divBdr>
        <w:top w:val="none" w:sz="0" w:space="0" w:color="auto"/>
        <w:left w:val="none" w:sz="0" w:space="0" w:color="auto"/>
        <w:bottom w:val="none" w:sz="0" w:space="0" w:color="auto"/>
        <w:right w:val="none" w:sz="0" w:space="0" w:color="auto"/>
      </w:divBdr>
    </w:div>
    <w:div w:id="163400283">
      <w:marLeft w:val="0"/>
      <w:marRight w:val="0"/>
      <w:marTop w:val="0"/>
      <w:marBottom w:val="0"/>
      <w:divBdr>
        <w:top w:val="none" w:sz="0" w:space="0" w:color="auto"/>
        <w:left w:val="none" w:sz="0" w:space="0" w:color="auto"/>
        <w:bottom w:val="none" w:sz="0" w:space="0" w:color="auto"/>
        <w:right w:val="none" w:sz="0" w:space="0" w:color="auto"/>
      </w:divBdr>
    </w:div>
    <w:div w:id="163474250">
      <w:marLeft w:val="0"/>
      <w:marRight w:val="0"/>
      <w:marTop w:val="0"/>
      <w:marBottom w:val="0"/>
      <w:divBdr>
        <w:top w:val="none" w:sz="0" w:space="0" w:color="auto"/>
        <w:left w:val="none" w:sz="0" w:space="0" w:color="auto"/>
        <w:bottom w:val="none" w:sz="0" w:space="0" w:color="auto"/>
        <w:right w:val="none" w:sz="0" w:space="0" w:color="auto"/>
      </w:divBdr>
    </w:div>
    <w:div w:id="163476652">
      <w:marLeft w:val="0"/>
      <w:marRight w:val="0"/>
      <w:marTop w:val="0"/>
      <w:marBottom w:val="0"/>
      <w:divBdr>
        <w:top w:val="none" w:sz="0" w:space="0" w:color="auto"/>
        <w:left w:val="none" w:sz="0" w:space="0" w:color="auto"/>
        <w:bottom w:val="none" w:sz="0" w:space="0" w:color="auto"/>
        <w:right w:val="none" w:sz="0" w:space="0" w:color="auto"/>
      </w:divBdr>
    </w:div>
    <w:div w:id="163665084">
      <w:marLeft w:val="0"/>
      <w:marRight w:val="0"/>
      <w:marTop w:val="0"/>
      <w:marBottom w:val="0"/>
      <w:divBdr>
        <w:top w:val="none" w:sz="0" w:space="0" w:color="auto"/>
        <w:left w:val="none" w:sz="0" w:space="0" w:color="auto"/>
        <w:bottom w:val="none" w:sz="0" w:space="0" w:color="auto"/>
        <w:right w:val="none" w:sz="0" w:space="0" w:color="auto"/>
      </w:divBdr>
    </w:div>
    <w:div w:id="163740141">
      <w:marLeft w:val="0"/>
      <w:marRight w:val="0"/>
      <w:marTop w:val="0"/>
      <w:marBottom w:val="0"/>
      <w:divBdr>
        <w:top w:val="none" w:sz="0" w:space="0" w:color="auto"/>
        <w:left w:val="none" w:sz="0" w:space="0" w:color="auto"/>
        <w:bottom w:val="none" w:sz="0" w:space="0" w:color="auto"/>
        <w:right w:val="none" w:sz="0" w:space="0" w:color="auto"/>
      </w:divBdr>
    </w:div>
    <w:div w:id="163781695">
      <w:marLeft w:val="0"/>
      <w:marRight w:val="0"/>
      <w:marTop w:val="0"/>
      <w:marBottom w:val="0"/>
      <w:divBdr>
        <w:top w:val="none" w:sz="0" w:space="0" w:color="auto"/>
        <w:left w:val="none" w:sz="0" w:space="0" w:color="auto"/>
        <w:bottom w:val="none" w:sz="0" w:space="0" w:color="auto"/>
        <w:right w:val="none" w:sz="0" w:space="0" w:color="auto"/>
      </w:divBdr>
    </w:div>
    <w:div w:id="163790391">
      <w:marLeft w:val="0"/>
      <w:marRight w:val="0"/>
      <w:marTop w:val="0"/>
      <w:marBottom w:val="0"/>
      <w:divBdr>
        <w:top w:val="none" w:sz="0" w:space="0" w:color="auto"/>
        <w:left w:val="none" w:sz="0" w:space="0" w:color="auto"/>
        <w:bottom w:val="none" w:sz="0" w:space="0" w:color="auto"/>
        <w:right w:val="none" w:sz="0" w:space="0" w:color="auto"/>
      </w:divBdr>
    </w:div>
    <w:div w:id="163975606">
      <w:marLeft w:val="0"/>
      <w:marRight w:val="0"/>
      <w:marTop w:val="0"/>
      <w:marBottom w:val="0"/>
      <w:divBdr>
        <w:top w:val="none" w:sz="0" w:space="0" w:color="auto"/>
        <w:left w:val="none" w:sz="0" w:space="0" w:color="auto"/>
        <w:bottom w:val="none" w:sz="0" w:space="0" w:color="auto"/>
        <w:right w:val="none" w:sz="0" w:space="0" w:color="auto"/>
      </w:divBdr>
    </w:div>
    <w:div w:id="163982210">
      <w:marLeft w:val="0"/>
      <w:marRight w:val="0"/>
      <w:marTop w:val="0"/>
      <w:marBottom w:val="0"/>
      <w:divBdr>
        <w:top w:val="none" w:sz="0" w:space="0" w:color="auto"/>
        <w:left w:val="none" w:sz="0" w:space="0" w:color="auto"/>
        <w:bottom w:val="none" w:sz="0" w:space="0" w:color="auto"/>
        <w:right w:val="none" w:sz="0" w:space="0" w:color="auto"/>
      </w:divBdr>
    </w:div>
    <w:div w:id="164050719">
      <w:marLeft w:val="0"/>
      <w:marRight w:val="0"/>
      <w:marTop w:val="0"/>
      <w:marBottom w:val="0"/>
      <w:divBdr>
        <w:top w:val="none" w:sz="0" w:space="0" w:color="auto"/>
        <w:left w:val="none" w:sz="0" w:space="0" w:color="auto"/>
        <w:bottom w:val="none" w:sz="0" w:space="0" w:color="auto"/>
        <w:right w:val="none" w:sz="0" w:space="0" w:color="auto"/>
      </w:divBdr>
    </w:div>
    <w:div w:id="164055481">
      <w:marLeft w:val="0"/>
      <w:marRight w:val="0"/>
      <w:marTop w:val="0"/>
      <w:marBottom w:val="0"/>
      <w:divBdr>
        <w:top w:val="none" w:sz="0" w:space="0" w:color="auto"/>
        <w:left w:val="none" w:sz="0" w:space="0" w:color="auto"/>
        <w:bottom w:val="none" w:sz="0" w:space="0" w:color="auto"/>
        <w:right w:val="none" w:sz="0" w:space="0" w:color="auto"/>
      </w:divBdr>
    </w:div>
    <w:div w:id="164059398">
      <w:marLeft w:val="0"/>
      <w:marRight w:val="0"/>
      <w:marTop w:val="0"/>
      <w:marBottom w:val="0"/>
      <w:divBdr>
        <w:top w:val="none" w:sz="0" w:space="0" w:color="auto"/>
        <w:left w:val="none" w:sz="0" w:space="0" w:color="auto"/>
        <w:bottom w:val="none" w:sz="0" w:space="0" w:color="auto"/>
        <w:right w:val="none" w:sz="0" w:space="0" w:color="auto"/>
      </w:divBdr>
    </w:div>
    <w:div w:id="164126351">
      <w:marLeft w:val="0"/>
      <w:marRight w:val="0"/>
      <w:marTop w:val="0"/>
      <w:marBottom w:val="0"/>
      <w:divBdr>
        <w:top w:val="none" w:sz="0" w:space="0" w:color="auto"/>
        <w:left w:val="none" w:sz="0" w:space="0" w:color="auto"/>
        <w:bottom w:val="none" w:sz="0" w:space="0" w:color="auto"/>
        <w:right w:val="none" w:sz="0" w:space="0" w:color="auto"/>
      </w:divBdr>
    </w:div>
    <w:div w:id="164246526">
      <w:marLeft w:val="0"/>
      <w:marRight w:val="0"/>
      <w:marTop w:val="0"/>
      <w:marBottom w:val="0"/>
      <w:divBdr>
        <w:top w:val="none" w:sz="0" w:space="0" w:color="auto"/>
        <w:left w:val="none" w:sz="0" w:space="0" w:color="auto"/>
        <w:bottom w:val="none" w:sz="0" w:space="0" w:color="auto"/>
        <w:right w:val="none" w:sz="0" w:space="0" w:color="auto"/>
      </w:divBdr>
    </w:div>
    <w:div w:id="164251173">
      <w:marLeft w:val="0"/>
      <w:marRight w:val="0"/>
      <w:marTop w:val="0"/>
      <w:marBottom w:val="0"/>
      <w:divBdr>
        <w:top w:val="none" w:sz="0" w:space="0" w:color="auto"/>
        <w:left w:val="none" w:sz="0" w:space="0" w:color="auto"/>
        <w:bottom w:val="none" w:sz="0" w:space="0" w:color="auto"/>
        <w:right w:val="none" w:sz="0" w:space="0" w:color="auto"/>
      </w:divBdr>
    </w:div>
    <w:div w:id="164561474">
      <w:marLeft w:val="0"/>
      <w:marRight w:val="0"/>
      <w:marTop w:val="0"/>
      <w:marBottom w:val="0"/>
      <w:divBdr>
        <w:top w:val="none" w:sz="0" w:space="0" w:color="auto"/>
        <w:left w:val="none" w:sz="0" w:space="0" w:color="auto"/>
        <w:bottom w:val="none" w:sz="0" w:space="0" w:color="auto"/>
        <w:right w:val="none" w:sz="0" w:space="0" w:color="auto"/>
      </w:divBdr>
    </w:div>
    <w:div w:id="164709931">
      <w:marLeft w:val="0"/>
      <w:marRight w:val="0"/>
      <w:marTop w:val="0"/>
      <w:marBottom w:val="0"/>
      <w:divBdr>
        <w:top w:val="none" w:sz="0" w:space="0" w:color="auto"/>
        <w:left w:val="none" w:sz="0" w:space="0" w:color="auto"/>
        <w:bottom w:val="none" w:sz="0" w:space="0" w:color="auto"/>
        <w:right w:val="none" w:sz="0" w:space="0" w:color="auto"/>
      </w:divBdr>
    </w:div>
    <w:div w:id="164713269">
      <w:marLeft w:val="0"/>
      <w:marRight w:val="0"/>
      <w:marTop w:val="0"/>
      <w:marBottom w:val="0"/>
      <w:divBdr>
        <w:top w:val="none" w:sz="0" w:space="0" w:color="auto"/>
        <w:left w:val="none" w:sz="0" w:space="0" w:color="auto"/>
        <w:bottom w:val="none" w:sz="0" w:space="0" w:color="auto"/>
        <w:right w:val="none" w:sz="0" w:space="0" w:color="auto"/>
      </w:divBdr>
    </w:div>
    <w:div w:id="164824362">
      <w:marLeft w:val="0"/>
      <w:marRight w:val="0"/>
      <w:marTop w:val="0"/>
      <w:marBottom w:val="0"/>
      <w:divBdr>
        <w:top w:val="none" w:sz="0" w:space="0" w:color="auto"/>
        <w:left w:val="none" w:sz="0" w:space="0" w:color="auto"/>
        <w:bottom w:val="none" w:sz="0" w:space="0" w:color="auto"/>
        <w:right w:val="none" w:sz="0" w:space="0" w:color="auto"/>
      </w:divBdr>
    </w:div>
    <w:div w:id="164827982">
      <w:marLeft w:val="0"/>
      <w:marRight w:val="0"/>
      <w:marTop w:val="0"/>
      <w:marBottom w:val="0"/>
      <w:divBdr>
        <w:top w:val="none" w:sz="0" w:space="0" w:color="auto"/>
        <w:left w:val="none" w:sz="0" w:space="0" w:color="auto"/>
        <w:bottom w:val="none" w:sz="0" w:space="0" w:color="auto"/>
        <w:right w:val="none" w:sz="0" w:space="0" w:color="auto"/>
      </w:divBdr>
    </w:div>
    <w:div w:id="164829809">
      <w:marLeft w:val="0"/>
      <w:marRight w:val="0"/>
      <w:marTop w:val="0"/>
      <w:marBottom w:val="0"/>
      <w:divBdr>
        <w:top w:val="none" w:sz="0" w:space="0" w:color="auto"/>
        <w:left w:val="none" w:sz="0" w:space="0" w:color="auto"/>
        <w:bottom w:val="none" w:sz="0" w:space="0" w:color="auto"/>
        <w:right w:val="none" w:sz="0" w:space="0" w:color="auto"/>
      </w:divBdr>
    </w:div>
    <w:div w:id="164903875">
      <w:marLeft w:val="0"/>
      <w:marRight w:val="0"/>
      <w:marTop w:val="0"/>
      <w:marBottom w:val="0"/>
      <w:divBdr>
        <w:top w:val="none" w:sz="0" w:space="0" w:color="auto"/>
        <w:left w:val="none" w:sz="0" w:space="0" w:color="auto"/>
        <w:bottom w:val="none" w:sz="0" w:space="0" w:color="auto"/>
        <w:right w:val="none" w:sz="0" w:space="0" w:color="auto"/>
      </w:divBdr>
    </w:div>
    <w:div w:id="164907355">
      <w:marLeft w:val="0"/>
      <w:marRight w:val="0"/>
      <w:marTop w:val="0"/>
      <w:marBottom w:val="0"/>
      <w:divBdr>
        <w:top w:val="none" w:sz="0" w:space="0" w:color="auto"/>
        <w:left w:val="none" w:sz="0" w:space="0" w:color="auto"/>
        <w:bottom w:val="none" w:sz="0" w:space="0" w:color="auto"/>
        <w:right w:val="none" w:sz="0" w:space="0" w:color="auto"/>
      </w:divBdr>
    </w:div>
    <w:div w:id="165052095">
      <w:marLeft w:val="0"/>
      <w:marRight w:val="0"/>
      <w:marTop w:val="0"/>
      <w:marBottom w:val="0"/>
      <w:divBdr>
        <w:top w:val="none" w:sz="0" w:space="0" w:color="auto"/>
        <w:left w:val="none" w:sz="0" w:space="0" w:color="auto"/>
        <w:bottom w:val="none" w:sz="0" w:space="0" w:color="auto"/>
        <w:right w:val="none" w:sz="0" w:space="0" w:color="auto"/>
      </w:divBdr>
    </w:div>
    <w:div w:id="165289914">
      <w:marLeft w:val="0"/>
      <w:marRight w:val="0"/>
      <w:marTop w:val="0"/>
      <w:marBottom w:val="0"/>
      <w:divBdr>
        <w:top w:val="none" w:sz="0" w:space="0" w:color="auto"/>
        <w:left w:val="none" w:sz="0" w:space="0" w:color="auto"/>
        <w:bottom w:val="none" w:sz="0" w:space="0" w:color="auto"/>
        <w:right w:val="none" w:sz="0" w:space="0" w:color="auto"/>
      </w:divBdr>
    </w:div>
    <w:div w:id="165292223">
      <w:marLeft w:val="0"/>
      <w:marRight w:val="0"/>
      <w:marTop w:val="0"/>
      <w:marBottom w:val="0"/>
      <w:divBdr>
        <w:top w:val="none" w:sz="0" w:space="0" w:color="auto"/>
        <w:left w:val="none" w:sz="0" w:space="0" w:color="auto"/>
        <w:bottom w:val="none" w:sz="0" w:space="0" w:color="auto"/>
        <w:right w:val="none" w:sz="0" w:space="0" w:color="auto"/>
      </w:divBdr>
    </w:div>
    <w:div w:id="165293327">
      <w:bodyDiv w:val="1"/>
      <w:marLeft w:val="0"/>
      <w:marRight w:val="0"/>
      <w:marTop w:val="0"/>
      <w:marBottom w:val="0"/>
      <w:divBdr>
        <w:top w:val="none" w:sz="0" w:space="0" w:color="auto"/>
        <w:left w:val="none" w:sz="0" w:space="0" w:color="auto"/>
        <w:bottom w:val="none" w:sz="0" w:space="0" w:color="auto"/>
        <w:right w:val="none" w:sz="0" w:space="0" w:color="auto"/>
      </w:divBdr>
    </w:div>
    <w:div w:id="165487337">
      <w:marLeft w:val="0"/>
      <w:marRight w:val="0"/>
      <w:marTop w:val="0"/>
      <w:marBottom w:val="0"/>
      <w:divBdr>
        <w:top w:val="none" w:sz="0" w:space="0" w:color="auto"/>
        <w:left w:val="none" w:sz="0" w:space="0" w:color="auto"/>
        <w:bottom w:val="none" w:sz="0" w:space="0" w:color="auto"/>
        <w:right w:val="none" w:sz="0" w:space="0" w:color="auto"/>
      </w:divBdr>
    </w:div>
    <w:div w:id="165561190">
      <w:marLeft w:val="0"/>
      <w:marRight w:val="0"/>
      <w:marTop w:val="0"/>
      <w:marBottom w:val="0"/>
      <w:divBdr>
        <w:top w:val="none" w:sz="0" w:space="0" w:color="auto"/>
        <w:left w:val="none" w:sz="0" w:space="0" w:color="auto"/>
        <w:bottom w:val="none" w:sz="0" w:space="0" w:color="auto"/>
        <w:right w:val="none" w:sz="0" w:space="0" w:color="auto"/>
      </w:divBdr>
    </w:div>
    <w:div w:id="165561828">
      <w:marLeft w:val="0"/>
      <w:marRight w:val="0"/>
      <w:marTop w:val="0"/>
      <w:marBottom w:val="0"/>
      <w:divBdr>
        <w:top w:val="none" w:sz="0" w:space="0" w:color="auto"/>
        <w:left w:val="none" w:sz="0" w:space="0" w:color="auto"/>
        <w:bottom w:val="none" w:sz="0" w:space="0" w:color="auto"/>
        <w:right w:val="none" w:sz="0" w:space="0" w:color="auto"/>
      </w:divBdr>
    </w:div>
    <w:div w:id="165637320">
      <w:marLeft w:val="0"/>
      <w:marRight w:val="0"/>
      <w:marTop w:val="0"/>
      <w:marBottom w:val="0"/>
      <w:divBdr>
        <w:top w:val="none" w:sz="0" w:space="0" w:color="auto"/>
        <w:left w:val="none" w:sz="0" w:space="0" w:color="auto"/>
        <w:bottom w:val="none" w:sz="0" w:space="0" w:color="auto"/>
        <w:right w:val="none" w:sz="0" w:space="0" w:color="auto"/>
      </w:divBdr>
    </w:div>
    <w:div w:id="165637600">
      <w:marLeft w:val="0"/>
      <w:marRight w:val="0"/>
      <w:marTop w:val="0"/>
      <w:marBottom w:val="0"/>
      <w:divBdr>
        <w:top w:val="none" w:sz="0" w:space="0" w:color="auto"/>
        <w:left w:val="none" w:sz="0" w:space="0" w:color="auto"/>
        <w:bottom w:val="none" w:sz="0" w:space="0" w:color="auto"/>
        <w:right w:val="none" w:sz="0" w:space="0" w:color="auto"/>
      </w:divBdr>
    </w:div>
    <w:div w:id="165676760">
      <w:marLeft w:val="0"/>
      <w:marRight w:val="0"/>
      <w:marTop w:val="0"/>
      <w:marBottom w:val="0"/>
      <w:divBdr>
        <w:top w:val="none" w:sz="0" w:space="0" w:color="auto"/>
        <w:left w:val="none" w:sz="0" w:space="0" w:color="auto"/>
        <w:bottom w:val="none" w:sz="0" w:space="0" w:color="auto"/>
        <w:right w:val="none" w:sz="0" w:space="0" w:color="auto"/>
      </w:divBdr>
    </w:div>
    <w:div w:id="165747414">
      <w:marLeft w:val="0"/>
      <w:marRight w:val="0"/>
      <w:marTop w:val="0"/>
      <w:marBottom w:val="0"/>
      <w:divBdr>
        <w:top w:val="none" w:sz="0" w:space="0" w:color="auto"/>
        <w:left w:val="none" w:sz="0" w:space="0" w:color="auto"/>
        <w:bottom w:val="none" w:sz="0" w:space="0" w:color="auto"/>
        <w:right w:val="none" w:sz="0" w:space="0" w:color="auto"/>
      </w:divBdr>
    </w:div>
    <w:div w:id="165752892">
      <w:marLeft w:val="0"/>
      <w:marRight w:val="0"/>
      <w:marTop w:val="0"/>
      <w:marBottom w:val="0"/>
      <w:divBdr>
        <w:top w:val="none" w:sz="0" w:space="0" w:color="auto"/>
        <w:left w:val="none" w:sz="0" w:space="0" w:color="auto"/>
        <w:bottom w:val="none" w:sz="0" w:space="0" w:color="auto"/>
        <w:right w:val="none" w:sz="0" w:space="0" w:color="auto"/>
      </w:divBdr>
    </w:div>
    <w:div w:id="165872359">
      <w:marLeft w:val="0"/>
      <w:marRight w:val="0"/>
      <w:marTop w:val="0"/>
      <w:marBottom w:val="0"/>
      <w:divBdr>
        <w:top w:val="none" w:sz="0" w:space="0" w:color="auto"/>
        <w:left w:val="none" w:sz="0" w:space="0" w:color="auto"/>
        <w:bottom w:val="none" w:sz="0" w:space="0" w:color="auto"/>
        <w:right w:val="none" w:sz="0" w:space="0" w:color="auto"/>
      </w:divBdr>
    </w:div>
    <w:div w:id="165946291">
      <w:marLeft w:val="0"/>
      <w:marRight w:val="0"/>
      <w:marTop w:val="0"/>
      <w:marBottom w:val="0"/>
      <w:divBdr>
        <w:top w:val="none" w:sz="0" w:space="0" w:color="auto"/>
        <w:left w:val="none" w:sz="0" w:space="0" w:color="auto"/>
        <w:bottom w:val="none" w:sz="0" w:space="0" w:color="auto"/>
        <w:right w:val="none" w:sz="0" w:space="0" w:color="auto"/>
      </w:divBdr>
    </w:div>
    <w:div w:id="165946451">
      <w:marLeft w:val="0"/>
      <w:marRight w:val="0"/>
      <w:marTop w:val="0"/>
      <w:marBottom w:val="0"/>
      <w:divBdr>
        <w:top w:val="none" w:sz="0" w:space="0" w:color="auto"/>
        <w:left w:val="none" w:sz="0" w:space="0" w:color="auto"/>
        <w:bottom w:val="none" w:sz="0" w:space="0" w:color="auto"/>
        <w:right w:val="none" w:sz="0" w:space="0" w:color="auto"/>
      </w:divBdr>
    </w:div>
    <w:div w:id="166093047">
      <w:marLeft w:val="0"/>
      <w:marRight w:val="0"/>
      <w:marTop w:val="0"/>
      <w:marBottom w:val="0"/>
      <w:divBdr>
        <w:top w:val="none" w:sz="0" w:space="0" w:color="auto"/>
        <w:left w:val="none" w:sz="0" w:space="0" w:color="auto"/>
        <w:bottom w:val="none" w:sz="0" w:space="0" w:color="auto"/>
        <w:right w:val="none" w:sz="0" w:space="0" w:color="auto"/>
      </w:divBdr>
    </w:div>
    <w:div w:id="166137939">
      <w:marLeft w:val="0"/>
      <w:marRight w:val="0"/>
      <w:marTop w:val="0"/>
      <w:marBottom w:val="0"/>
      <w:divBdr>
        <w:top w:val="none" w:sz="0" w:space="0" w:color="auto"/>
        <w:left w:val="none" w:sz="0" w:space="0" w:color="auto"/>
        <w:bottom w:val="none" w:sz="0" w:space="0" w:color="auto"/>
        <w:right w:val="none" w:sz="0" w:space="0" w:color="auto"/>
      </w:divBdr>
    </w:div>
    <w:div w:id="166140370">
      <w:marLeft w:val="0"/>
      <w:marRight w:val="0"/>
      <w:marTop w:val="0"/>
      <w:marBottom w:val="0"/>
      <w:divBdr>
        <w:top w:val="none" w:sz="0" w:space="0" w:color="auto"/>
        <w:left w:val="none" w:sz="0" w:space="0" w:color="auto"/>
        <w:bottom w:val="none" w:sz="0" w:space="0" w:color="auto"/>
        <w:right w:val="none" w:sz="0" w:space="0" w:color="auto"/>
      </w:divBdr>
    </w:div>
    <w:div w:id="166140827">
      <w:marLeft w:val="0"/>
      <w:marRight w:val="0"/>
      <w:marTop w:val="0"/>
      <w:marBottom w:val="0"/>
      <w:divBdr>
        <w:top w:val="none" w:sz="0" w:space="0" w:color="auto"/>
        <w:left w:val="none" w:sz="0" w:space="0" w:color="auto"/>
        <w:bottom w:val="none" w:sz="0" w:space="0" w:color="auto"/>
        <w:right w:val="none" w:sz="0" w:space="0" w:color="auto"/>
      </w:divBdr>
    </w:div>
    <w:div w:id="166143803">
      <w:marLeft w:val="0"/>
      <w:marRight w:val="0"/>
      <w:marTop w:val="0"/>
      <w:marBottom w:val="0"/>
      <w:divBdr>
        <w:top w:val="none" w:sz="0" w:space="0" w:color="auto"/>
        <w:left w:val="none" w:sz="0" w:space="0" w:color="auto"/>
        <w:bottom w:val="none" w:sz="0" w:space="0" w:color="auto"/>
        <w:right w:val="none" w:sz="0" w:space="0" w:color="auto"/>
      </w:divBdr>
    </w:div>
    <w:div w:id="166209404">
      <w:marLeft w:val="0"/>
      <w:marRight w:val="0"/>
      <w:marTop w:val="0"/>
      <w:marBottom w:val="0"/>
      <w:divBdr>
        <w:top w:val="none" w:sz="0" w:space="0" w:color="auto"/>
        <w:left w:val="none" w:sz="0" w:space="0" w:color="auto"/>
        <w:bottom w:val="none" w:sz="0" w:space="0" w:color="auto"/>
        <w:right w:val="none" w:sz="0" w:space="0" w:color="auto"/>
      </w:divBdr>
    </w:div>
    <w:div w:id="166330679">
      <w:marLeft w:val="0"/>
      <w:marRight w:val="0"/>
      <w:marTop w:val="0"/>
      <w:marBottom w:val="0"/>
      <w:divBdr>
        <w:top w:val="none" w:sz="0" w:space="0" w:color="auto"/>
        <w:left w:val="none" w:sz="0" w:space="0" w:color="auto"/>
        <w:bottom w:val="none" w:sz="0" w:space="0" w:color="auto"/>
        <w:right w:val="none" w:sz="0" w:space="0" w:color="auto"/>
      </w:divBdr>
    </w:div>
    <w:div w:id="166330858">
      <w:marLeft w:val="0"/>
      <w:marRight w:val="0"/>
      <w:marTop w:val="0"/>
      <w:marBottom w:val="0"/>
      <w:divBdr>
        <w:top w:val="none" w:sz="0" w:space="0" w:color="auto"/>
        <w:left w:val="none" w:sz="0" w:space="0" w:color="auto"/>
        <w:bottom w:val="none" w:sz="0" w:space="0" w:color="auto"/>
        <w:right w:val="none" w:sz="0" w:space="0" w:color="auto"/>
      </w:divBdr>
    </w:div>
    <w:div w:id="166360418">
      <w:marLeft w:val="0"/>
      <w:marRight w:val="0"/>
      <w:marTop w:val="0"/>
      <w:marBottom w:val="0"/>
      <w:divBdr>
        <w:top w:val="none" w:sz="0" w:space="0" w:color="auto"/>
        <w:left w:val="none" w:sz="0" w:space="0" w:color="auto"/>
        <w:bottom w:val="none" w:sz="0" w:space="0" w:color="auto"/>
        <w:right w:val="none" w:sz="0" w:space="0" w:color="auto"/>
      </w:divBdr>
    </w:div>
    <w:div w:id="166403358">
      <w:marLeft w:val="0"/>
      <w:marRight w:val="0"/>
      <w:marTop w:val="0"/>
      <w:marBottom w:val="0"/>
      <w:divBdr>
        <w:top w:val="none" w:sz="0" w:space="0" w:color="auto"/>
        <w:left w:val="none" w:sz="0" w:space="0" w:color="auto"/>
        <w:bottom w:val="none" w:sz="0" w:space="0" w:color="auto"/>
        <w:right w:val="none" w:sz="0" w:space="0" w:color="auto"/>
      </w:divBdr>
    </w:div>
    <w:div w:id="166407120">
      <w:bodyDiv w:val="1"/>
      <w:marLeft w:val="0"/>
      <w:marRight w:val="0"/>
      <w:marTop w:val="0"/>
      <w:marBottom w:val="0"/>
      <w:divBdr>
        <w:top w:val="none" w:sz="0" w:space="0" w:color="auto"/>
        <w:left w:val="none" w:sz="0" w:space="0" w:color="auto"/>
        <w:bottom w:val="none" w:sz="0" w:space="0" w:color="auto"/>
        <w:right w:val="none" w:sz="0" w:space="0" w:color="auto"/>
      </w:divBdr>
    </w:div>
    <w:div w:id="166480384">
      <w:marLeft w:val="0"/>
      <w:marRight w:val="0"/>
      <w:marTop w:val="0"/>
      <w:marBottom w:val="0"/>
      <w:divBdr>
        <w:top w:val="none" w:sz="0" w:space="0" w:color="auto"/>
        <w:left w:val="none" w:sz="0" w:space="0" w:color="auto"/>
        <w:bottom w:val="none" w:sz="0" w:space="0" w:color="auto"/>
        <w:right w:val="none" w:sz="0" w:space="0" w:color="auto"/>
      </w:divBdr>
    </w:div>
    <w:div w:id="166556237">
      <w:marLeft w:val="0"/>
      <w:marRight w:val="0"/>
      <w:marTop w:val="0"/>
      <w:marBottom w:val="0"/>
      <w:divBdr>
        <w:top w:val="none" w:sz="0" w:space="0" w:color="auto"/>
        <w:left w:val="none" w:sz="0" w:space="0" w:color="auto"/>
        <w:bottom w:val="none" w:sz="0" w:space="0" w:color="auto"/>
        <w:right w:val="none" w:sz="0" w:space="0" w:color="auto"/>
      </w:divBdr>
    </w:div>
    <w:div w:id="166596651">
      <w:marLeft w:val="0"/>
      <w:marRight w:val="0"/>
      <w:marTop w:val="0"/>
      <w:marBottom w:val="0"/>
      <w:divBdr>
        <w:top w:val="none" w:sz="0" w:space="0" w:color="auto"/>
        <w:left w:val="none" w:sz="0" w:space="0" w:color="auto"/>
        <w:bottom w:val="none" w:sz="0" w:space="0" w:color="auto"/>
        <w:right w:val="none" w:sz="0" w:space="0" w:color="auto"/>
      </w:divBdr>
    </w:div>
    <w:div w:id="166603229">
      <w:marLeft w:val="0"/>
      <w:marRight w:val="0"/>
      <w:marTop w:val="0"/>
      <w:marBottom w:val="0"/>
      <w:divBdr>
        <w:top w:val="none" w:sz="0" w:space="0" w:color="auto"/>
        <w:left w:val="none" w:sz="0" w:space="0" w:color="auto"/>
        <w:bottom w:val="none" w:sz="0" w:space="0" w:color="auto"/>
        <w:right w:val="none" w:sz="0" w:space="0" w:color="auto"/>
      </w:divBdr>
    </w:div>
    <w:div w:id="166673223">
      <w:bodyDiv w:val="1"/>
      <w:marLeft w:val="0"/>
      <w:marRight w:val="0"/>
      <w:marTop w:val="0"/>
      <w:marBottom w:val="0"/>
      <w:divBdr>
        <w:top w:val="none" w:sz="0" w:space="0" w:color="auto"/>
        <w:left w:val="none" w:sz="0" w:space="0" w:color="auto"/>
        <w:bottom w:val="none" w:sz="0" w:space="0" w:color="auto"/>
        <w:right w:val="none" w:sz="0" w:space="0" w:color="auto"/>
      </w:divBdr>
    </w:div>
    <w:div w:id="166675269">
      <w:marLeft w:val="0"/>
      <w:marRight w:val="0"/>
      <w:marTop w:val="0"/>
      <w:marBottom w:val="0"/>
      <w:divBdr>
        <w:top w:val="none" w:sz="0" w:space="0" w:color="auto"/>
        <w:left w:val="none" w:sz="0" w:space="0" w:color="auto"/>
        <w:bottom w:val="none" w:sz="0" w:space="0" w:color="auto"/>
        <w:right w:val="none" w:sz="0" w:space="0" w:color="auto"/>
      </w:divBdr>
    </w:div>
    <w:div w:id="166680682">
      <w:marLeft w:val="0"/>
      <w:marRight w:val="0"/>
      <w:marTop w:val="0"/>
      <w:marBottom w:val="0"/>
      <w:divBdr>
        <w:top w:val="none" w:sz="0" w:space="0" w:color="auto"/>
        <w:left w:val="none" w:sz="0" w:space="0" w:color="auto"/>
        <w:bottom w:val="none" w:sz="0" w:space="0" w:color="auto"/>
        <w:right w:val="none" w:sz="0" w:space="0" w:color="auto"/>
      </w:divBdr>
    </w:div>
    <w:div w:id="166750650">
      <w:marLeft w:val="0"/>
      <w:marRight w:val="0"/>
      <w:marTop w:val="0"/>
      <w:marBottom w:val="0"/>
      <w:divBdr>
        <w:top w:val="none" w:sz="0" w:space="0" w:color="auto"/>
        <w:left w:val="none" w:sz="0" w:space="0" w:color="auto"/>
        <w:bottom w:val="none" w:sz="0" w:space="0" w:color="auto"/>
        <w:right w:val="none" w:sz="0" w:space="0" w:color="auto"/>
      </w:divBdr>
    </w:div>
    <w:div w:id="166796525">
      <w:marLeft w:val="0"/>
      <w:marRight w:val="0"/>
      <w:marTop w:val="0"/>
      <w:marBottom w:val="0"/>
      <w:divBdr>
        <w:top w:val="none" w:sz="0" w:space="0" w:color="auto"/>
        <w:left w:val="none" w:sz="0" w:space="0" w:color="auto"/>
        <w:bottom w:val="none" w:sz="0" w:space="0" w:color="auto"/>
        <w:right w:val="none" w:sz="0" w:space="0" w:color="auto"/>
      </w:divBdr>
    </w:div>
    <w:div w:id="166796731">
      <w:marLeft w:val="0"/>
      <w:marRight w:val="0"/>
      <w:marTop w:val="0"/>
      <w:marBottom w:val="0"/>
      <w:divBdr>
        <w:top w:val="none" w:sz="0" w:space="0" w:color="auto"/>
        <w:left w:val="none" w:sz="0" w:space="0" w:color="auto"/>
        <w:bottom w:val="none" w:sz="0" w:space="0" w:color="auto"/>
        <w:right w:val="none" w:sz="0" w:space="0" w:color="auto"/>
      </w:divBdr>
    </w:div>
    <w:div w:id="166864741">
      <w:marLeft w:val="0"/>
      <w:marRight w:val="0"/>
      <w:marTop w:val="0"/>
      <w:marBottom w:val="0"/>
      <w:divBdr>
        <w:top w:val="none" w:sz="0" w:space="0" w:color="auto"/>
        <w:left w:val="none" w:sz="0" w:space="0" w:color="auto"/>
        <w:bottom w:val="none" w:sz="0" w:space="0" w:color="auto"/>
        <w:right w:val="none" w:sz="0" w:space="0" w:color="auto"/>
      </w:divBdr>
    </w:div>
    <w:div w:id="166867926">
      <w:marLeft w:val="0"/>
      <w:marRight w:val="0"/>
      <w:marTop w:val="0"/>
      <w:marBottom w:val="0"/>
      <w:divBdr>
        <w:top w:val="none" w:sz="0" w:space="0" w:color="auto"/>
        <w:left w:val="none" w:sz="0" w:space="0" w:color="auto"/>
        <w:bottom w:val="none" w:sz="0" w:space="0" w:color="auto"/>
        <w:right w:val="none" w:sz="0" w:space="0" w:color="auto"/>
      </w:divBdr>
    </w:div>
    <w:div w:id="166867929">
      <w:marLeft w:val="0"/>
      <w:marRight w:val="0"/>
      <w:marTop w:val="0"/>
      <w:marBottom w:val="0"/>
      <w:divBdr>
        <w:top w:val="none" w:sz="0" w:space="0" w:color="auto"/>
        <w:left w:val="none" w:sz="0" w:space="0" w:color="auto"/>
        <w:bottom w:val="none" w:sz="0" w:space="0" w:color="auto"/>
        <w:right w:val="none" w:sz="0" w:space="0" w:color="auto"/>
      </w:divBdr>
    </w:div>
    <w:div w:id="166869020">
      <w:marLeft w:val="0"/>
      <w:marRight w:val="0"/>
      <w:marTop w:val="0"/>
      <w:marBottom w:val="0"/>
      <w:divBdr>
        <w:top w:val="none" w:sz="0" w:space="0" w:color="auto"/>
        <w:left w:val="none" w:sz="0" w:space="0" w:color="auto"/>
        <w:bottom w:val="none" w:sz="0" w:space="0" w:color="auto"/>
        <w:right w:val="none" w:sz="0" w:space="0" w:color="auto"/>
      </w:divBdr>
    </w:div>
    <w:div w:id="166943569">
      <w:marLeft w:val="0"/>
      <w:marRight w:val="0"/>
      <w:marTop w:val="0"/>
      <w:marBottom w:val="0"/>
      <w:divBdr>
        <w:top w:val="none" w:sz="0" w:space="0" w:color="auto"/>
        <w:left w:val="none" w:sz="0" w:space="0" w:color="auto"/>
        <w:bottom w:val="none" w:sz="0" w:space="0" w:color="auto"/>
        <w:right w:val="none" w:sz="0" w:space="0" w:color="auto"/>
      </w:divBdr>
    </w:div>
    <w:div w:id="166946837">
      <w:marLeft w:val="0"/>
      <w:marRight w:val="0"/>
      <w:marTop w:val="0"/>
      <w:marBottom w:val="0"/>
      <w:divBdr>
        <w:top w:val="none" w:sz="0" w:space="0" w:color="auto"/>
        <w:left w:val="none" w:sz="0" w:space="0" w:color="auto"/>
        <w:bottom w:val="none" w:sz="0" w:space="0" w:color="auto"/>
        <w:right w:val="none" w:sz="0" w:space="0" w:color="auto"/>
      </w:divBdr>
    </w:div>
    <w:div w:id="166990972">
      <w:marLeft w:val="0"/>
      <w:marRight w:val="0"/>
      <w:marTop w:val="0"/>
      <w:marBottom w:val="0"/>
      <w:divBdr>
        <w:top w:val="none" w:sz="0" w:space="0" w:color="auto"/>
        <w:left w:val="none" w:sz="0" w:space="0" w:color="auto"/>
        <w:bottom w:val="none" w:sz="0" w:space="0" w:color="auto"/>
        <w:right w:val="none" w:sz="0" w:space="0" w:color="auto"/>
      </w:divBdr>
    </w:div>
    <w:div w:id="167058000">
      <w:marLeft w:val="0"/>
      <w:marRight w:val="0"/>
      <w:marTop w:val="0"/>
      <w:marBottom w:val="0"/>
      <w:divBdr>
        <w:top w:val="none" w:sz="0" w:space="0" w:color="auto"/>
        <w:left w:val="none" w:sz="0" w:space="0" w:color="auto"/>
        <w:bottom w:val="none" w:sz="0" w:space="0" w:color="auto"/>
        <w:right w:val="none" w:sz="0" w:space="0" w:color="auto"/>
      </w:divBdr>
    </w:div>
    <w:div w:id="167137976">
      <w:marLeft w:val="0"/>
      <w:marRight w:val="0"/>
      <w:marTop w:val="0"/>
      <w:marBottom w:val="0"/>
      <w:divBdr>
        <w:top w:val="none" w:sz="0" w:space="0" w:color="auto"/>
        <w:left w:val="none" w:sz="0" w:space="0" w:color="auto"/>
        <w:bottom w:val="none" w:sz="0" w:space="0" w:color="auto"/>
        <w:right w:val="none" w:sz="0" w:space="0" w:color="auto"/>
      </w:divBdr>
    </w:div>
    <w:div w:id="167211586">
      <w:marLeft w:val="0"/>
      <w:marRight w:val="0"/>
      <w:marTop w:val="0"/>
      <w:marBottom w:val="0"/>
      <w:divBdr>
        <w:top w:val="none" w:sz="0" w:space="0" w:color="auto"/>
        <w:left w:val="none" w:sz="0" w:space="0" w:color="auto"/>
        <w:bottom w:val="none" w:sz="0" w:space="0" w:color="auto"/>
        <w:right w:val="none" w:sz="0" w:space="0" w:color="auto"/>
      </w:divBdr>
    </w:div>
    <w:div w:id="167256636">
      <w:marLeft w:val="0"/>
      <w:marRight w:val="0"/>
      <w:marTop w:val="0"/>
      <w:marBottom w:val="0"/>
      <w:divBdr>
        <w:top w:val="none" w:sz="0" w:space="0" w:color="auto"/>
        <w:left w:val="none" w:sz="0" w:space="0" w:color="auto"/>
        <w:bottom w:val="none" w:sz="0" w:space="0" w:color="auto"/>
        <w:right w:val="none" w:sz="0" w:space="0" w:color="auto"/>
      </w:divBdr>
    </w:div>
    <w:div w:id="167329139">
      <w:marLeft w:val="0"/>
      <w:marRight w:val="0"/>
      <w:marTop w:val="0"/>
      <w:marBottom w:val="0"/>
      <w:divBdr>
        <w:top w:val="none" w:sz="0" w:space="0" w:color="auto"/>
        <w:left w:val="none" w:sz="0" w:space="0" w:color="auto"/>
        <w:bottom w:val="none" w:sz="0" w:space="0" w:color="auto"/>
        <w:right w:val="none" w:sz="0" w:space="0" w:color="auto"/>
      </w:divBdr>
    </w:div>
    <w:div w:id="167403074">
      <w:marLeft w:val="0"/>
      <w:marRight w:val="0"/>
      <w:marTop w:val="0"/>
      <w:marBottom w:val="0"/>
      <w:divBdr>
        <w:top w:val="none" w:sz="0" w:space="0" w:color="auto"/>
        <w:left w:val="none" w:sz="0" w:space="0" w:color="auto"/>
        <w:bottom w:val="none" w:sz="0" w:space="0" w:color="auto"/>
        <w:right w:val="none" w:sz="0" w:space="0" w:color="auto"/>
      </w:divBdr>
    </w:div>
    <w:div w:id="167405040">
      <w:marLeft w:val="0"/>
      <w:marRight w:val="0"/>
      <w:marTop w:val="0"/>
      <w:marBottom w:val="0"/>
      <w:divBdr>
        <w:top w:val="none" w:sz="0" w:space="0" w:color="auto"/>
        <w:left w:val="none" w:sz="0" w:space="0" w:color="auto"/>
        <w:bottom w:val="none" w:sz="0" w:space="0" w:color="auto"/>
        <w:right w:val="none" w:sz="0" w:space="0" w:color="auto"/>
      </w:divBdr>
    </w:div>
    <w:div w:id="167405313">
      <w:marLeft w:val="0"/>
      <w:marRight w:val="0"/>
      <w:marTop w:val="0"/>
      <w:marBottom w:val="0"/>
      <w:divBdr>
        <w:top w:val="none" w:sz="0" w:space="0" w:color="auto"/>
        <w:left w:val="none" w:sz="0" w:space="0" w:color="auto"/>
        <w:bottom w:val="none" w:sz="0" w:space="0" w:color="auto"/>
        <w:right w:val="none" w:sz="0" w:space="0" w:color="auto"/>
      </w:divBdr>
    </w:div>
    <w:div w:id="167408097">
      <w:marLeft w:val="0"/>
      <w:marRight w:val="0"/>
      <w:marTop w:val="0"/>
      <w:marBottom w:val="0"/>
      <w:divBdr>
        <w:top w:val="none" w:sz="0" w:space="0" w:color="auto"/>
        <w:left w:val="none" w:sz="0" w:space="0" w:color="auto"/>
        <w:bottom w:val="none" w:sz="0" w:space="0" w:color="auto"/>
        <w:right w:val="none" w:sz="0" w:space="0" w:color="auto"/>
      </w:divBdr>
    </w:div>
    <w:div w:id="167447622">
      <w:marLeft w:val="0"/>
      <w:marRight w:val="0"/>
      <w:marTop w:val="0"/>
      <w:marBottom w:val="0"/>
      <w:divBdr>
        <w:top w:val="none" w:sz="0" w:space="0" w:color="auto"/>
        <w:left w:val="none" w:sz="0" w:space="0" w:color="auto"/>
        <w:bottom w:val="none" w:sz="0" w:space="0" w:color="auto"/>
        <w:right w:val="none" w:sz="0" w:space="0" w:color="auto"/>
      </w:divBdr>
    </w:div>
    <w:div w:id="167452666">
      <w:marLeft w:val="0"/>
      <w:marRight w:val="0"/>
      <w:marTop w:val="0"/>
      <w:marBottom w:val="0"/>
      <w:divBdr>
        <w:top w:val="none" w:sz="0" w:space="0" w:color="auto"/>
        <w:left w:val="none" w:sz="0" w:space="0" w:color="auto"/>
        <w:bottom w:val="none" w:sz="0" w:space="0" w:color="auto"/>
        <w:right w:val="none" w:sz="0" w:space="0" w:color="auto"/>
      </w:divBdr>
    </w:div>
    <w:div w:id="167643962">
      <w:marLeft w:val="0"/>
      <w:marRight w:val="0"/>
      <w:marTop w:val="0"/>
      <w:marBottom w:val="0"/>
      <w:divBdr>
        <w:top w:val="none" w:sz="0" w:space="0" w:color="auto"/>
        <w:left w:val="none" w:sz="0" w:space="0" w:color="auto"/>
        <w:bottom w:val="none" w:sz="0" w:space="0" w:color="auto"/>
        <w:right w:val="none" w:sz="0" w:space="0" w:color="auto"/>
      </w:divBdr>
    </w:div>
    <w:div w:id="167793915">
      <w:bodyDiv w:val="1"/>
      <w:marLeft w:val="0"/>
      <w:marRight w:val="0"/>
      <w:marTop w:val="0"/>
      <w:marBottom w:val="0"/>
      <w:divBdr>
        <w:top w:val="none" w:sz="0" w:space="0" w:color="auto"/>
        <w:left w:val="none" w:sz="0" w:space="0" w:color="auto"/>
        <w:bottom w:val="none" w:sz="0" w:space="0" w:color="auto"/>
        <w:right w:val="none" w:sz="0" w:space="0" w:color="auto"/>
      </w:divBdr>
    </w:div>
    <w:div w:id="167797090">
      <w:marLeft w:val="0"/>
      <w:marRight w:val="0"/>
      <w:marTop w:val="0"/>
      <w:marBottom w:val="0"/>
      <w:divBdr>
        <w:top w:val="none" w:sz="0" w:space="0" w:color="auto"/>
        <w:left w:val="none" w:sz="0" w:space="0" w:color="auto"/>
        <w:bottom w:val="none" w:sz="0" w:space="0" w:color="auto"/>
        <w:right w:val="none" w:sz="0" w:space="0" w:color="auto"/>
      </w:divBdr>
    </w:div>
    <w:div w:id="167840051">
      <w:marLeft w:val="0"/>
      <w:marRight w:val="0"/>
      <w:marTop w:val="0"/>
      <w:marBottom w:val="0"/>
      <w:divBdr>
        <w:top w:val="none" w:sz="0" w:space="0" w:color="auto"/>
        <w:left w:val="none" w:sz="0" w:space="0" w:color="auto"/>
        <w:bottom w:val="none" w:sz="0" w:space="0" w:color="auto"/>
        <w:right w:val="none" w:sz="0" w:space="0" w:color="auto"/>
      </w:divBdr>
    </w:div>
    <w:div w:id="167867802">
      <w:marLeft w:val="0"/>
      <w:marRight w:val="0"/>
      <w:marTop w:val="0"/>
      <w:marBottom w:val="0"/>
      <w:divBdr>
        <w:top w:val="none" w:sz="0" w:space="0" w:color="auto"/>
        <w:left w:val="none" w:sz="0" w:space="0" w:color="auto"/>
        <w:bottom w:val="none" w:sz="0" w:space="0" w:color="auto"/>
        <w:right w:val="none" w:sz="0" w:space="0" w:color="auto"/>
      </w:divBdr>
    </w:div>
    <w:div w:id="167907415">
      <w:marLeft w:val="0"/>
      <w:marRight w:val="0"/>
      <w:marTop w:val="0"/>
      <w:marBottom w:val="0"/>
      <w:divBdr>
        <w:top w:val="none" w:sz="0" w:space="0" w:color="auto"/>
        <w:left w:val="none" w:sz="0" w:space="0" w:color="auto"/>
        <w:bottom w:val="none" w:sz="0" w:space="0" w:color="auto"/>
        <w:right w:val="none" w:sz="0" w:space="0" w:color="auto"/>
      </w:divBdr>
    </w:div>
    <w:div w:id="167914988">
      <w:marLeft w:val="0"/>
      <w:marRight w:val="0"/>
      <w:marTop w:val="0"/>
      <w:marBottom w:val="0"/>
      <w:divBdr>
        <w:top w:val="none" w:sz="0" w:space="0" w:color="auto"/>
        <w:left w:val="none" w:sz="0" w:space="0" w:color="auto"/>
        <w:bottom w:val="none" w:sz="0" w:space="0" w:color="auto"/>
        <w:right w:val="none" w:sz="0" w:space="0" w:color="auto"/>
      </w:divBdr>
    </w:div>
    <w:div w:id="167986719">
      <w:marLeft w:val="0"/>
      <w:marRight w:val="0"/>
      <w:marTop w:val="0"/>
      <w:marBottom w:val="0"/>
      <w:divBdr>
        <w:top w:val="none" w:sz="0" w:space="0" w:color="auto"/>
        <w:left w:val="none" w:sz="0" w:space="0" w:color="auto"/>
        <w:bottom w:val="none" w:sz="0" w:space="0" w:color="auto"/>
        <w:right w:val="none" w:sz="0" w:space="0" w:color="auto"/>
      </w:divBdr>
    </w:div>
    <w:div w:id="168061536">
      <w:marLeft w:val="0"/>
      <w:marRight w:val="0"/>
      <w:marTop w:val="0"/>
      <w:marBottom w:val="0"/>
      <w:divBdr>
        <w:top w:val="none" w:sz="0" w:space="0" w:color="auto"/>
        <w:left w:val="none" w:sz="0" w:space="0" w:color="auto"/>
        <w:bottom w:val="none" w:sz="0" w:space="0" w:color="auto"/>
        <w:right w:val="none" w:sz="0" w:space="0" w:color="auto"/>
      </w:divBdr>
    </w:div>
    <w:div w:id="168064083">
      <w:marLeft w:val="0"/>
      <w:marRight w:val="0"/>
      <w:marTop w:val="0"/>
      <w:marBottom w:val="0"/>
      <w:divBdr>
        <w:top w:val="none" w:sz="0" w:space="0" w:color="auto"/>
        <w:left w:val="none" w:sz="0" w:space="0" w:color="auto"/>
        <w:bottom w:val="none" w:sz="0" w:space="0" w:color="auto"/>
        <w:right w:val="none" w:sz="0" w:space="0" w:color="auto"/>
      </w:divBdr>
    </w:div>
    <w:div w:id="168104615">
      <w:marLeft w:val="0"/>
      <w:marRight w:val="0"/>
      <w:marTop w:val="0"/>
      <w:marBottom w:val="0"/>
      <w:divBdr>
        <w:top w:val="none" w:sz="0" w:space="0" w:color="auto"/>
        <w:left w:val="none" w:sz="0" w:space="0" w:color="auto"/>
        <w:bottom w:val="none" w:sz="0" w:space="0" w:color="auto"/>
        <w:right w:val="none" w:sz="0" w:space="0" w:color="auto"/>
      </w:divBdr>
    </w:div>
    <w:div w:id="168182111">
      <w:marLeft w:val="0"/>
      <w:marRight w:val="0"/>
      <w:marTop w:val="0"/>
      <w:marBottom w:val="0"/>
      <w:divBdr>
        <w:top w:val="none" w:sz="0" w:space="0" w:color="auto"/>
        <w:left w:val="none" w:sz="0" w:space="0" w:color="auto"/>
        <w:bottom w:val="none" w:sz="0" w:space="0" w:color="auto"/>
        <w:right w:val="none" w:sz="0" w:space="0" w:color="auto"/>
      </w:divBdr>
    </w:div>
    <w:div w:id="168252630">
      <w:marLeft w:val="0"/>
      <w:marRight w:val="0"/>
      <w:marTop w:val="0"/>
      <w:marBottom w:val="0"/>
      <w:divBdr>
        <w:top w:val="none" w:sz="0" w:space="0" w:color="auto"/>
        <w:left w:val="none" w:sz="0" w:space="0" w:color="auto"/>
        <w:bottom w:val="none" w:sz="0" w:space="0" w:color="auto"/>
        <w:right w:val="none" w:sz="0" w:space="0" w:color="auto"/>
      </w:divBdr>
    </w:div>
    <w:div w:id="168252869">
      <w:marLeft w:val="0"/>
      <w:marRight w:val="0"/>
      <w:marTop w:val="0"/>
      <w:marBottom w:val="0"/>
      <w:divBdr>
        <w:top w:val="none" w:sz="0" w:space="0" w:color="auto"/>
        <w:left w:val="none" w:sz="0" w:space="0" w:color="auto"/>
        <w:bottom w:val="none" w:sz="0" w:space="0" w:color="auto"/>
        <w:right w:val="none" w:sz="0" w:space="0" w:color="auto"/>
      </w:divBdr>
    </w:div>
    <w:div w:id="168296798">
      <w:marLeft w:val="0"/>
      <w:marRight w:val="0"/>
      <w:marTop w:val="0"/>
      <w:marBottom w:val="0"/>
      <w:divBdr>
        <w:top w:val="none" w:sz="0" w:space="0" w:color="auto"/>
        <w:left w:val="none" w:sz="0" w:space="0" w:color="auto"/>
        <w:bottom w:val="none" w:sz="0" w:space="0" w:color="auto"/>
        <w:right w:val="none" w:sz="0" w:space="0" w:color="auto"/>
      </w:divBdr>
    </w:div>
    <w:div w:id="168369228">
      <w:marLeft w:val="0"/>
      <w:marRight w:val="0"/>
      <w:marTop w:val="0"/>
      <w:marBottom w:val="0"/>
      <w:divBdr>
        <w:top w:val="none" w:sz="0" w:space="0" w:color="auto"/>
        <w:left w:val="none" w:sz="0" w:space="0" w:color="auto"/>
        <w:bottom w:val="none" w:sz="0" w:space="0" w:color="auto"/>
        <w:right w:val="none" w:sz="0" w:space="0" w:color="auto"/>
      </w:divBdr>
    </w:div>
    <w:div w:id="168447183">
      <w:marLeft w:val="0"/>
      <w:marRight w:val="0"/>
      <w:marTop w:val="0"/>
      <w:marBottom w:val="0"/>
      <w:divBdr>
        <w:top w:val="none" w:sz="0" w:space="0" w:color="auto"/>
        <w:left w:val="none" w:sz="0" w:space="0" w:color="auto"/>
        <w:bottom w:val="none" w:sz="0" w:space="0" w:color="auto"/>
        <w:right w:val="none" w:sz="0" w:space="0" w:color="auto"/>
      </w:divBdr>
    </w:div>
    <w:div w:id="168494706">
      <w:marLeft w:val="0"/>
      <w:marRight w:val="0"/>
      <w:marTop w:val="0"/>
      <w:marBottom w:val="0"/>
      <w:divBdr>
        <w:top w:val="none" w:sz="0" w:space="0" w:color="auto"/>
        <w:left w:val="none" w:sz="0" w:space="0" w:color="auto"/>
        <w:bottom w:val="none" w:sz="0" w:space="0" w:color="auto"/>
        <w:right w:val="none" w:sz="0" w:space="0" w:color="auto"/>
      </w:divBdr>
    </w:div>
    <w:div w:id="168563669">
      <w:marLeft w:val="0"/>
      <w:marRight w:val="0"/>
      <w:marTop w:val="0"/>
      <w:marBottom w:val="0"/>
      <w:divBdr>
        <w:top w:val="none" w:sz="0" w:space="0" w:color="auto"/>
        <w:left w:val="none" w:sz="0" w:space="0" w:color="auto"/>
        <w:bottom w:val="none" w:sz="0" w:space="0" w:color="auto"/>
        <w:right w:val="none" w:sz="0" w:space="0" w:color="auto"/>
      </w:divBdr>
    </w:div>
    <w:div w:id="168714613">
      <w:marLeft w:val="0"/>
      <w:marRight w:val="0"/>
      <w:marTop w:val="0"/>
      <w:marBottom w:val="0"/>
      <w:divBdr>
        <w:top w:val="none" w:sz="0" w:space="0" w:color="auto"/>
        <w:left w:val="none" w:sz="0" w:space="0" w:color="auto"/>
        <w:bottom w:val="none" w:sz="0" w:space="0" w:color="auto"/>
        <w:right w:val="none" w:sz="0" w:space="0" w:color="auto"/>
      </w:divBdr>
    </w:div>
    <w:div w:id="168721671">
      <w:marLeft w:val="0"/>
      <w:marRight w:val="0"/>
      <w:marTop w:val="0"/>
      <w:marBottom w:val="0"/>
      <w:divBdr>
        <w:top w:val="none" w:sz="0" w:space="0" w:color="auto"/>
        <w:left w:val="none" w:sz="0" w:space="0" w:color="auto"/>
        <w:bottom w:val="none" w:sz="0" w:space="0" w:color="auto"/>
        <w:right w:val="none" w:sz="0" w:space="0" w:color="auto"/>
      </w:divBdr>
    </w:div>
    <w:div w:id="168761607">
      <w:marLeft w:val="0"/>
      <w:marRight w:val="0"/>
      <w:marTop w:val="0"/>
      <w:marBottom w:val="0"/>
      <w:divBdr>
        <w:top w:val="none" w:sz="0" w:space="0" w:color="auto"/>
        <w:left w:val="none" w:sz="0" w:space="0" w:color="auto"/>
        <w:bottom w:val="none" w:sz="0" w:space="0" w:color="auto"/>
        <w:right w:val="none" w:sz="0" w:space="0" w:color="auto"/>
      </w:divBdr>
    </w:div>
    <w:div w:id="168838307">
      <w:marLeft w:val="0"/>
      <w:marRight w:val="0"/>
      <w:marTop w:val="0"/>
      <w:marBottom w:val="0"/>
      <w:divBdr>
        <w:top w:val="none" w:sz="0" w:space="0" w:color="auto"/>
        <w:left w:val="none" w:sz="0" w:space="0" w:color="auto"/>
        <w:bottom w:val="none" w:sz="0" w:space="0" w:color="auto"/>
        <w:right w:val="none" w:sz="0" w:space="0" w:color="auto"/>
      </w:divBdr>
    </w:div>
    <w:div w:id="168838500">
      <w:marLeft w:val="0"/>
      <w:marRight w:val="0"/>
      <w:marTop w:val="0"/>
      <w:marBottom w:val="0"/>
      <w:divBdr>
        <w:top w:val="none" w:sz="0" w:space="0" w:color="auto"/>
        <w:left w:val="none" w:sz="0" w:space="0" w:color="auto"/>
        <w:bottom w:val="none" w:sz="0" w:space="0" w:color="auto"/>
        <w:right w:val="none" w:sz="0" w:space="0" w:color="auto"/>
      </w:divBdr>
    </w:div>
    <w:div w:id="168908838">
      <w:marLeft w:val="0"/>
      <w:marRight w:val="0"/>
      <w:marTop w:val="0"/>
      <w:marBottom w:val="0"/>
      <w:divBdr>
        <w:top w:val="none" w:sz="0" w:space="0" w:color="auto"/>
        <w:left w:val="none" w:sz="0" w:space="0" w:color="auto"/>
        <w:bottom w:val="none" w:sz="0" w:space="0" w:color="auto"/>
        <w:right w:val="none" w:sz="0" w:space="0" w:color="auto"/>
      </w:divBdr>
    </w:div>
    <w:div w:id="169100810">
      <w:marLeft w:val="0"/>
      <w:marRight w:val="0"/>
      <w:marTop w:val="0"/>
      <w:marBottom w:val="0"/>
      <w:divBdr>
        <w:top w:val="none" w:sz="0" w:space="0" w:color="auto"/>
        <w:left w:val="none" w:sz="0" w:space="0" w:color="auto"/>
        <w:bottom w:val="none" w:sz="0" w:space="0" w:color="auto"/>
        <w:right w:val="none" w:sz="0" w:space="0" w:color="auto"/>
      </w:divBdr>
    </w:div>
    <w:div w:id="169176878">
      <w:marLeft w:val="0"/>
      <w:marRight w:val="0"/>
      <w:marTop w:val="0"/>
      <w:marBottom w:val="0"/>
      <w:divBdr>
        <w:top w:val="none" w:sz="0" w:space="0" w:color="auto"/>
        <w:left w:val="none" w:sz="0" w:space="0" w:color="auto"/>
        <w:bottom w:val="none" w:sz="0" w:space="0" w:color="auto"/>
        <w:right w:val="none" w:sz="0" w:space="0" w:color="auto"/>
      </w:divBdr>
    </w:div>
    <w:div w:id="169293747">
      <w:marLeft w:val="0"/>
      <w:marRight w:val="0"/>
      <w:marTop w:val="0"/>
      <w:marBottom w:val="0"/>
      <w:divBdr>
        <w:top w:val="none" w:sz="0" w:space="0" w:color="auto"/>
        <w:left w:val="none" w:sz="0" w:space="0" w:color="auto"/>
        <w:bottom w:val="none" w:sz="0" w:space="0" w:color="auto"/>
        <w:right w:val="none" w:sz="0" w:space="0" w:color="auto"/>
      </w:divBdr>
    </w:div>
    <w:div w:id="169375224">
      <w:marLeft w:val="0"/>
      <w:marRight w:val="0"/>
      <w:marTop w:val="0"/>
      <w:marBottom w:val="0"/>
      <w:divBdr>
        <w:top w:val="none" w:sz="0" w:space="0" w:color="auto"/>
        <w:left w:val="none" w:sz="0" w:space="0" w:color="auto"/>
        <w:bottom w:val="none" w:sz="0" w:space="0" w:color="auto"/>
        <w:right w:val="none" w:sz="0" w:space="0" w:color="auto"/>
      </w:divBdr>
    </w:div>
    <w:div w:id="169415729">
      <w:marLeft w:val="0"/>
      <w:marRight w:val="0"/>
      <w:marTop w:val="0"/>
      <w:marBottom w:val="0"/>
      <w:divBdr>
        <w:top w:val="none" w:sz="0" w:space="0" w:color="auto"/>
        <w:left w:val="none" w:sz="0" w:space="0" w:color="auto"/>
        <w:bottom w:val="none" w:sz="0" w:space="0" w:color="auto"/>
        <w:right w:val="none" w:sz="0" w:space="0" w:color="auto"/>
      </w:divBdr>
    </w:div>
    <w:div w:id="169419768">
      <w:marLeft w:val="0"/>
      <w:marRight w:val="0"/>
      <w:marTop w:val="0"/>
      <w:marBottom w:val="0"/>
      <w:divBdr>
        <w:top w:val="none" w:sz="0" w:space="0" w:color="auto"/>
        <w:left w:val="none" w:sz="0" w:space="0" w:color="auto"/>
        <w:bottom w:val="none" w:sz="0" w:space="0" w:color="auto"/>
        <w:right w:val="none" w:sz="0" w:space="0" w:color="auto"/>
      </w:divBdr>
    </w:div>
    <w:div w:id="169569437">
      <w:marLeft w:val="0"/>
      <w:marRight w:val="0"/>
      <w:marTop w:val="0"/>
      <w:marBottom w:val="0"/>
      <w:divBdr>
        <w:top w:val="none" w:sz="0" w:space="0" w:color="auto"/>
        <w:left w:val="none" w:sz="0" w:space="0" w:color="auto"/>
        <w:bottom w:val="none" w:sz="0" w:space="0" w:color="auto"/>
        <w:right w:val="none" w:sz="0" w:space="0" w:color="auto"/>
      </w:divBdr>
    </w:div>
    <w:div w:id="169611028">
      <w:marLeft w:val="0"/>
      <w:marRight w:val="0"/>
      <w:marTop w:val="0"/>
      <w:marBottom w:val="0"/>
      <w:divBdr>
        <w:top w:val="none" w:sz="0" w:space="0" w:color="auto"/>
        <w:left w:val="none" w:sz="0" w:space="0" w:color="auto"/>
        <w:bottom w:val="none" w:sz="0" w:space="0" w:color="auto"/>
        <w:right w:val="none" w:sz="0" w:space="0" w:color="auto"/>
      </w:divBdr>
    </w:div>
    <w:div w:id="169639053">
      <w:marLeft w:val="0"/>
      <w:marRight w:val="0"/>
      <w:marTop w:val="0"/>
      <w:marBottom w:val="0"/>
      <w:divBdr>
        <w:top w:val="none" w:sz="0" w:space="0" w:color="auto"/>
        <w:left w:val="none" w:sz="0" w:space="0" w:color="auto"/>
        <w:bottom w:val="none" w:sz="0" w:space="0" w:color="auto"/>
        <w:right w:val="none" w:sz="0" w:space="0" w:color="auto"/>
      </w:divBdr>
    </w:div>
    <w:div w:id="169639235">
      <w:marLeft w:val="0"/>
      <w:marRight w:val="0"/>
      <w:marTop w:val="0"/>
      <w:marBottom w:val="0"/>
      <w:divBdr>
        <w:top w:val="none" w:sz="0" w:space="0" w:color="auto"/>
        <w:left w:val="none" w:sz="0" w:space="0" w:color="auto"/>
        <w:bottom w:val="none" w:sz="0" w:space="0" w:color="auto"/>
        <w:right w:val="none" w:sz="0" w:space="0" w:color="auto"/>
      </w:divBdr>
    </w:div>
    <w:div w:id="169639496">
      <w:marLeft w:val="0"/>
      <w:marRight w:val="0"/>
      <w:marTop w:val="0"/>
      <w:marBottom w:val="0"/>
      <w:divBdr>
        <w:top w:val="none" w:sz="0" w:space="0" w:color="auto"/>
        <w:left w:val="none" w:sz="0" w:space="0" w:color="auto"/>
        <w:bottom w:val="none" w:sz="0" w:space="0" w:color="auto"/>
        <w:right w:val="none" w:sz="0" w:space="0" w:color="auto"/>
      </w:divBdr>
    </w:div>
    <w:div w:id="169682571">
      <w:marLeft w:val="0"/>
      <w:marRight w:val="0"/>
      <w:marTop w:val="0"/>
      <w:marBottom w:val="0"/>
      <w:divBdr>
        <w:top w:val="none" w:sz="0" w:space="0" w:color="auto"/>
        <w:left w:val="none" w:sz="0" w:space="0" w:color="auto"/>
        <w:bottom w:val="none" w:sz="0" w:space="0" w:color="auto"/>
        <w:right w:val="none" w:sz="0" w:space="0" w:color="auto"/>
      </w:divBdr>
    </w:div>
    <w:div w:id="169685769">
      <w:marLeft w:val="0"/>
      <w:marRight w:val="0"/>
      <w:marTop w:val="0"/>
      <w:marBottom w:val="0"/>
      <w:divBdr>
        <w:top w:val="none" w:sz="0" w:space="0" w:color="auto"/>
        <w:left w:val="none" w:sz="0" w:space="0" w:color="auto"/>
        <w:bottom w:val="none" w:sz="0" w:space="0" w:color="auto"/>
        <w:right w:val="none" w:sz="0" w:space="0" w:color="auto"/>
      </w:divBdr>
    </w:div>
    <w:div w:id="169685834">
      <w:marLeft w:val="0"/>
      <w:marRight w:val="0"/>
      <w:marTop w:val="0"/>
      <w:marBottom w:val="0"/>
      <w:divBdr>
        <w:top w:val="none" w:sz="0" w:space="0" w:color="auto"/>
        <w:left w:val="none" w:sz="0" w:space="0" w:color="auto"/>
        <w:bottom w:val="none" w:sz="0" w:space="0" w:color="auto"/>
        <w:right w:val="none" w:sz="0" w:space="0" w:color="auto"/>
      </w:divBdr>
    </w:div>
    <w:div w:id="169879719">
      <w:marLeft w:val="0"/>
      <w:marRight w:val="0"/>
      <w:marTop w:val="0"/>
      <w:marBottom w:val="0"/>
      <w:divBdr>
        <w:top w:val="none" w:sz="0" w:space="0" w:color="auto"/>
        <w:left w:val="none" w:sz="0" w:space="0" w:color="auto"/>
        <w:bottom w:val="none" w:sz="0" w:space="0" w:color="auto"/>
        <w:right w:val="none" w:sz="0" w:space="0" w:color="auto"/>
      </w:divBdr>
    </w:div>
    <w:div w:id="170024751">
      <w:marLeft w:val="0"/>
      <w:marRight w:val="0"/>
      <w:marTop w:val="0"/>
      <w:marBottom w:val="0"/>
      <w:divBdr>
        <w:top w:val="none" w:sz="0" w:space="0" w:color="auto"/>
        <w:left w:val="none" w:sz="0" w:space="0" w:color="auto"/>
        <w:bottom w:val="none" w:sz="0" w:space="0" w:color="auto"/>
        <w:right w:val="none" w:sz="0" w:space="0" w:color="auto"/>
      </w:divBdr>
    </w:div>
    <w:div w:id="170066192">
      <w:marLeft w:val="0"/>
      <w:marRight w:val="0"/>
      <w:marTop w:val="0"/>
      <w:marBottom w:val="0"/>
      <w:divBdr>
        <w:top w:val="none" w:sz="0" w:space="0" w:color="auto"/>
        <w:left w:val="none" w:sz="0" w:space="0" w:color="auto"/>
        <w:bottom w:val="none" w:sz="0" w:space="0" w:color="auto"/>
        <w:right w:val="none" w:sz="0" w:space="0" w:color="auto"/>
      </w:divBdr>
    </w:div>
    <w:div w:id="170071822">
      <w:marLeft w:val="0"/>
      <w:marRight w:val="0"/>
      <w:marTop w:val="0"/>
      <w:marBottom w:val="0"/>
      <w:divBdr>
        <w:top w:val="none" w:sz="0" w:space="0" w:color="auto"/>
        <w:left w:val="none" w:sz="0" w:space="0" w:color="auto"/>
        <w:bottom w:val="none" w:sz="0" w:space="0" w:color="auto"/>
        <w:right w:val="none" w:sz="0" w:space="0" w:color="auto"/>
      </w:divBdr>
    </w:div>
    <w:div w:id="170143128">
      <w:marLeft w:val="0"/>
      <w:marRight w:val="0"/>
      <w:marTop w:val="0"/>
      <w:marBottom w:val="0"/>
      <w:divBdr>
        <w:top w:val="none" w:sz="0" w:space="0" w:color="auto"/>
        <w:left w:val="none" w:sz="0" w:space="0" w:color="auto"/>
        <w:bottom w:val="none" w:sz="0" w:space="0" w:color="auto"/>
        <w:right w:val="none" w:sz="0" w:space="0" w:color="auto"/>
      </w:divBdr>
    </w:div>
    <w:div w:id="170263802">
      <w:marLeft w:val="0"/>
      <w:marRight w:val="0"/>
      <w:marTop w:val="0"/>
      <w:marBottom w:val="0"/>
      <w:divBdr>
        <w:top w:val="none" w:sz="0" w:space="0" w:color="auto"/>
        <w:left w:val="none" w:sz="0" w:space="0" w:color="auto"/>
        <w:bottom w:val="none" w:sz="0" w:space="0" w:color="auto"/>
        <w:right w:val="none" w:sz="0" w:space="0" w:color="auto"/>
      </w:divBdr>
    </w:div>
    <w:div w:id="170266164">
      <w:marLeft w:val="0"/>
      <w:marRight w:val="0"/>
      <w:marTop w:val="0"/>
      <w:marBottom w:val="0"/>
      <w:divBdr>
        <w:top w:val="none" w:sz="0" w:space="0" w:color="auto"/>
        <w:left w:val="none" w:sz="0" w:space="0" w:color="auto"/>
        <w:bottom w:val="none" w:sz="0" w:space="0" w:color="auto"/>
        <w:right w:val="none" w:sz="0" w:space="0" w:color="auto"/>
      </w:divBdr>
    </w:div>
    <w:div w:id="170267845">
      <w:marLeft w:val="0"/>
      <w:marRight w:val="0"/>
      <w:marTop w:val="0"/>
      <w:marBottom w:val="0"/>
      <w:divBdr>
        <w:top w:val="none" w:sz="0" w:space="0" w:color="auto"/>
        <w:left w:val="none" w:sz="0" w:space="0" w:color="auto"/>
        <w:bottom w:val="none" w:sz="0" w:space="0" w:color="auto"/>
        <w:right w:val="none" w:sz="0" w:space="0" w:color="auto"/>
      </w:divBdr>
    </w:div>
    <w:div w:id="170341879">
      <w:marLeft w:val="0"/>
      <w:marRight w:val="0"/>
      <w:marTop w:val="0"/>
      <w:marBottom w:val="0"/>
      <w:divBdr>
        <w:top w:val="none" w:sz="0" w:space="0" w:color="auto"/>
        <w:left w:val="none" w:sz="0" w:space="0" w:color="auto"/>
        <w:bottom w:val="none" w:sz="0" w:space="0" w:color="auto"/>
        <w:right w:val="none" w:sz="0" w:space="0" w:color="auto"/>
      </w:divBdr>
    </w:div>
    <w:div w:id="170418452">
      <w:marLeft w:val="0"/>
      <w:marRight w:val="0"/>
      <w:marTop w:val="0"/>
      <w:marBottom w:val="0"/>
      <w:divBdr>
        <w:top w:val="none" w:sz="0" w:space="0" w:color="auto"/>
        <w:left w:val="none" w:sz="0" w:space="0" w:color="auto"/>
        <w:bottom w:val="none" w:sz="0" w:space="0" w:color="auto"/>
        <w:right w:val="none" w:sz="0" w:space="0" w:color="auto"/>
      </w:divBdr>
    </w:div>
    <w:div w:id="170460573">
      <w:marLeft w:val="0"/>
      <w:marRight w:val="0"/>
      <w:marTop w:val="0"/>
      <w:marBottom w:val="0"/>
      <w:divBdr>
        <w:top w:val="none" w:sz="0" w:space="0" w:color="auto"/>
        <w:left w:val="none" w:sz="0" w:space="0" w:color="auto"/>
        <w:bottom w:val="none" w:sz="0" w:space="0" w:color="auto"/>
        <w:right w:val="none" w:sz="0" w:space="0" w:color="auto"/>
      </w:divBdr>
    </w:div>
    <w:div w:id="170491142">
      <w:marLeft w:val="0"/>
      <w:marRight w:val="0"/>
      <w:marTop w:val="0"/>
      <w:marBottom w:val="0"/>
      <w:divBdr>
        <w:top w:val="none" w:sz="0" w:space="0" w:color="auto"/>
        <w:left w:val="none" w:sz="0" w:space="0" w:color="auto"/>
        <w:bottom w:val="none" w:sz="0" w:space="0" w:color="auto"/>
        <w:right w:val="none" w:sz="0" w:space="0" w:color="auto"/>
      </w:divBdr>
    </w:div>
    <w:div w:id="170528672">
      <w:marLeft w:val="0"/>
      <w:marRight w:val="0"/>
      <w:marTop w:val="0"/>
      <w:marBottom w:val="0"/>
      <w:divBdr>
        <w:top w:val="none" w:sz="0" w:space="0" w:color="auto"/>
        <w:left w:val="none" w:sz="0" w:space="0" w:color="auto"/>
        <w:bottom w:val="none" w:sz="0" w:space="0" w:color="auto"/>
        <w:right w:val="none" w:sz="0" w:space="0" w:color="auto"/>
      </w:divBdr>
    </w:div>
    <w:div w:id="170603171">
      <w:marLeft w:val="0"/>
      <w:marRight w:val="0"/>
      <w:marTop w:val="0"/>
      <w:marBottom w:val="0"/>
      <w:divBdr>
        <w:top w:val="none" w:sz="0" w:space="0" w:color="auto"/>
        <w:left w:val="none" w:sz="0" w:space="0" w:color="auto"/>
        <w:bottom w:val="none" w:sz="0" w:space="0" w:color="auto"/>
        <w:right w:val="none" w:sz="0" w:space="0" w:color="auto"/>
      </w:divBdr>
    </w:div>
    <w:div w:id="170726724">
      <w:marLeft w:val="0"/>
      <w:marRight w:val="0"/>
      <w:marTop w:val="0"/>
      <w:marBottom w:val="0"/>
      <w:divBdr>
        <w:top w:val="none" w:sz="0" w:space="0" w:color="auto"/>
        <w:left w:val="none" w:sz="0" w:space="0" w:color="auto"/>
        <w:bottom w:val="none" w:sz="0" w:space="0" w:color="auto"/>
        <w:right w:val="none" w:sz="0" w:space="0" w:color="auto"/>
      </w:divBdr>
    </w:div>
    <w:div w:id="170801517">
      <w:marLeft w:val="0"/>
      <w:marRight w:val="0"/>
      <w:marTop w:val="0"/>
      <w:marBottom w:val="0"/>
      <w:divBdr>
        <w:top w:val="none" w:sz="0" w:space="0" w:color="auto"/>
        <w:left w:val="none" w:sz="0" w:space="0" w:color="auto"/>
        <w:bottom w:val="none" w:sz="0" w:space="0" w:color="auto"/>
        <w:right w:val="none" w:sz="0" w:space="0" w:color="auto"/>
      </w:divBdr>
    </w:div>
    <w:div w:id="170803887">
      <w:marLeft w:val="0"/>
      <w:marRight w:val="0"/>
      <w:marTop w:val="0"/>
      <w:marBottom w:val="0"/>
      <w:divBdr>
        <w:top w:val="none" w:sz="0" w:space="0" w:color="auto"/>
        <w:left w:val="none" w:sz="0" w:space="0" w:color="auto"/>
        <w:bottom w:val="none" w:sz="0" w:space="0" w:color="auto"/>
        <w:right w:val="none" w:sz="0" w:space="0" w:color="auto"/>
      </w:divBdr>
    </w:div>
    <w:div w:id="170876813">
      <w:marLeft w:val="0"/>
      <w:marRight w:val="0"/>
      <w:marTop w:val="0"/>
      <w:marBottom w:val="0"/>
      <w:divBdr>
        <w:top w:val="none" w:sz="0" w:space="0" w:color="auto"/>
        <w:left w:val="none" w:sz="0" w:space="0" w:color="auto"/>
        <w:bottom w:val="none" w:sz="0" w:space="0" w:color="auto"/>
        <w:right w:val="none" w:sz="0" w:space="0" w:color="auto"/>
      </w:divBdr>
    </w:div>
    <w:div w:id="170879018">
      <w:marLeft w:val="0"/>
      <w:marRight w:val="0"/>
      <w:marTop w:val="0"/>
      <w:marBottom w:val="0"/>
      <w:divBdr>
        <w:top w:val="none" w:sz="0" w:space="0" w:color="auto"/>
        <w:left w:val="none" w:sz="0" w:space="0" w:color="auto"/>
        <w:bottom w:val="none" w:sz="0" w:space="0" w:color="auto"/>
        <w:right w:val="none" w:sz="0" w:space="0" w:color="auto"/>
      </w:divBdr>
    </w:div>
    <w:div w:id="170949749">
      <w:bodyDiv w:val="1"/>
      <w:marLeft w:val="0"/>
      <w:marRight w:val="0"/>
      <w:marTop w:val="0"/>
      <w:marBottom w:val="0"/>
      <w:divBdr>
        <w:top w:val="none" w:sz="0" w:space="0" w:color="auto"/>
        <w:left w:val="none" w:sz="0" w:space="0" w:color="auto"/>
        <w:bottom w:val="none" w:sz="0" w:space="0" w:color="auto"/>
        <w:right w:val="none" w:sz="0" w:space="0" w:color="auto"/>
      </w:divBdr>
    </w:div>
    <w:div w:id="171142410">
      <w:marLeft w:val="0"/>
      <w:marRight w:val="0"/>
      <w:marTop w:val="0"/>
      <w:marBottom w:val="0"/>
      <w:divBdr>
        <w:top w:val="none" w:sz="0" w:space="0" w:color="auto"/>
        <w:left w:val="none" w:sz="0" w:space="0" w:color="auto"/>
        <w:bottom w:val="none" w:sz="0" w:space="0" w:color="auto"/>
        <w:right w:val="none" w:sz="0" w:space="0" w:color="auto"/>
      </w:divBdr>
    </w:div>
    <w:div w:id="171186446">
      <w:marLeft w:val="0"/>
      <w:marRight w:val="0"/>
      <w:marTop w:val="0"/>
      <w:marBottom w:val="0"/>
      <w:divBdr>
        <w:top w:val="none" w:sz="0" w:space="0" w:color="auto"/>
        <w:left w:val="none" w:sz="0" w:space="0" w:color="auto"/>
        <w:bottom w:val="none" w:sz="0" w:space="0" w:color="auto"/>
        <w:right w:val="none" w:sz="0" w:space="0" w:color="auto"/>
      </w:divBdr>
    </w:div>
    <w:div w:id="171340797">
      <w:marLeft w:val="0"/>
      <w:marRight w:val="0"/>
      <w:marTop w:val="0"/>
      <w:marBottom w:val="0"/>
      <w:divBdr>
        <w:top w:val="none" w:sz="0" w:space="0" w:color="auto"/>
        <w:left w:val="none" w:sz="0" w:space="0" w:color="auto"/>
        <w:bottom w:val="none" w:sz="0" w:space="0" w:color="auto"/>
        <w:right w:val="none" w:sz="0" w:space="0" w:color="auto"/>
      </w:divBdr>
    </w:div>
    <w:div w:id="171342230">
      <w:marLeft w:val="0"/>
      <w:marRight w:val="0"/>
      <w:marTop w:val="0"/>
      <w:marBottom w:val="0"/>
      <w:divBdr>
        <w:top w:val="none" w:sz="0" w:space="0" w:color="auto"/>
        <w:left w:val="none" w:sz="0" w:space="0" w:color="auto"/>
        <w:bottom w:val="none" w:sz="0" w:space="0" w:color="auto"/>
        <w:right w:val="none" w:sz="0" w:space="0" w:color="auto"/>
      </w:divBdr>
    </w:div>
    <w:div w:id="171454535">
      <w:marLeft w:val="0"/>
      <w:marRight w:val="0"/>
      <w:marTop w:val="0"/>
      <w:marBottom w:val="0"/>
      <w:divBdr>
        <w:top w:val="none" w:sz="0" w:space="0" w:color="auto"/>
        <w:left w:val="none" w:sz="0" w:space="0" w:color="auto"/>
        <w:bottom w:val="none" w:sz="0" w:space="0" w:color="auto"/>
        <w:right w:val="none" w:sz="0" w:space="0" w:color="auto"/>
      </w:divBdr>
    </w:div>
    <w:div w:id="171457895">
      <w:marLeft w:val="0"/>
      <w:marRight w:val="0"/>
      <w:marTop w:val="0"/>
      <w:marBottom w:val="0"/>
      <w:divBdr>
        <w:top w:val="none" w:sz="0" w:space="0" w:color="auto"/>
        <w:left w:val="none" w:sz="0" w:space="0" w:color="auto"/>
        <w:bottom w:val="none" w:sz="0" w:space="0" w:color="auto"/>
        <w:right w:val="none" w:sz="0" w:space="0" w:color="auto"/>
      </w:divBdr>
    </w:div>
    <w:div w:id="171534078">
      <w:marLeft w:val="0"/>
      <w:marRight w:val="0"/>
      <w:marTop w:val="0"/>
      <w:marBottom w:val="0"/>
      <w:divBdr>
        <w:top w:val="none" w:sz="0" w:space="0" w:color="auto"/>
        <w:left w:val="none" w:sz="0" w:space="0" w:color="auto"/>
        <w:bottom w:val="none" w:sz="0" w:space="0" w:color="auto"/>
        <w:right w:val="none" w:sz="0" w:space="0" w:color="auto"/>
      </w:divBdr>
    </w:div>
    <w:div w:id="171576371">
      <w:marLeft w:val="0"/>
      <w:marRight w:val="0"/>
      <w:marTop w:val="0"/>
      <w:marBottom w:val="0"/>
      <w:divBdr>
        <w:top w:val="none" w:sz="0" w:space="0" w:color="auto"/>
        <w:left w:val="none" w:sz="0" w:space="0" w:color="auto"/>
        <w:bottom w:val="none" w:sz="0" w:space="0" w:color="auto"/>
        <w:right w:val="none" w:sz="0" w:space="0" w:color="auto"/>
      </w:divBdr>
    </w:div>
    <w:div w:id="171603773">
      <w:marLeft w:val="0"/>
      <w:marRight w:val="0"/>
      <w:marTop w:val="0"/>
      <w:marBottom w:val="0"/>
      <w:divBdr>
        <w:top w:val="none" w:sz="0" w:space="0" w:color="auto"/>
        <w:left w:val="none" w:sz="0" w:space="0" w:color="auto"/>
        <w:bottom w:val="none" w:sz="0" w:space="0" w:color="auto"/>
        <w:right w:val="none" w:sz="0" w:space="0" w:color="auto"/>
      </w:divBdr>
    </w:div>
    <w:div w:id="171649716">
      <w:marLeft w:val="0"/>
      <w:marRight w:val="0"/>
      <w:marTop w:val="0"/>
      <w:marBottom w:val="0"/>
      <w:divBdr>
        <w:top w:val="none" w:sz="0" w:space="0" w:color="auto"/>
        <w:left w:val="none" w:sz="0" w:space="0" w:color="auto"/>
        <w:bottom w:val="none" w:sz="0" w:space="0" w:color="auto"/>
        <w:right w:val="none" w:sz="0" w:space="0" w:color="auto"/>
      </w:divBdr>
    </w:div>
    <w:div w:id="171650912">
      <w:marLeft w:val="0"/>
      <w:marRight w:val="0"/>
      <w:marTop w:val="0"/>
      <w:marBottom w:val="0"/>
      <w:divBdr>
        <w:top w:val="none" w:sz="0" w:space="0" w:color="auto"/>
        <w:left w:val="none" w:sz="0" w:space="0" w:color="auto"/>
        <w:bottom w:val="none" w:sz="0" w:space="0" w:color="auto"/>
        <w:right w:val="none" w:sz="0" w:space="0" w:color="auto"/>
      </w:divBdr>
    </w:div>
    <w:div w:id="171651421">
      <w:marLeft w:val="0"/>
      <w:marRight w:val="0"/>
      <w:marTop w:val="0"/>
      <w:marBottom w:val="0"/>
      <w:divBdr>
        <w:top w:val="none" w:sz="0" w:space="0" w:color="auto"/>
        <w:left w:val="none" w:sz="0" w:space="0" w:color="auto"/>
        <w:bottom w:val="none" w:sz="0" w:space="0" w:color="auto"/>
        <w:right w:val="none" w:sz="0" w:space="0" w:color="auto"/>
      </w:divBdr>
    </w:div>
    <w:div w:id="171653615">
      <w:marLeft w:val="0"/>
      <w:marRight w:val="0"/>
      <w:marTop w:val="0"/>
      <w:marBottom w:val="0"/>
      <w:divBdr>
        <w:top w:val="none" w:sz="0" w:space="0" w:color="auto"/>
        <w:left w:val="none" w:sz="0" w:space="0" w:color="auto"/>
        <w:bottom w:val="none" w:sz="0" w:space="0" w:color="auto"/>
        <w:right w:val="none" w:sz="0" w:space="0" w:color="auto"/>
      </w:divBdr>
    </w:div>
    <w:div w:id="171720289">
      <w:marLeft w:val="0"/>
      <w:marRight w:val="0"/>
      <w:marTop w:val="0"/>
      <w:marBottom w:val="0"/>
      <w:divBdr>
        <w:top w:val="none" w:sz="0" w:space="0" w:color="auto"/>
        <w:left w:val="none" w:sz="0" w:space="0" w:color="auto"/>
        <w:bottom w:val="none" w:sz="0" w:space="0" w:color="auto"/>
        <w:right w:val="none" w:sz="0" w:space="0" w:color="auto"/>
      </w:divBdr>
    </w:div>
    <w:div w:id="171771102">
      <w:marLeft w:val="0"/>
      <w:marRight w:val="0"/>
      <w:marTop w:val="0"/>
      <w:marBottom w:val="0"/>
      <w:divBdr>
        <w:top w:val="none" w:sz="0" w:space="0" w:color="auto"/>
        <w:left w:val="none" w:sz="0" w:space="0" w:color="auto"/>
        <w:bottom w:val="none" w:sz="0" w:space="0" w:color="auto"/>
        <w:right w:val="none" w:sz="0" w:space="0" w:color="auto"/>
      </w:divBdr>
    </w:div>
    <w:div w:id="171800586">
      <w:marLeft w:val="0"/>
      <w:marRight w:val="0"/>
      <w:marTop w:val="0"/>
      <w:marBottom w:val="0"/>
      <w:divBdr>
        <w:top w:val="none" w:sz="0" w:space="0" w:color="auto"/>
        <w:left w:val="none" w:sz="0" w:space="0" w:color="auto"/>
        <w:bottom w:val="none" w:sz="0" w:space="0" w:color="auto"/>
        <w:right w:val="none" w:sz="0" w:space="0" w:color="auto"/>
      </w:divBdr>
    </w:div>
    <w:div w:id="172032682">
      <w:marLeft w:val="0"/>
      <w:marRight w:val="0"/>
      <w:marTop w:val="0"/>
      <w:marBottom w:val="0"/>
      <w:divBdr>
        <w:top w:val="none" w:sz="0" w:space="0" w:color="auto"/>
        <w:left w:val="none" w:sz="0" w:space="0" w:color="auto"/>
        <w:bottom w:val="none" w:sz="0" w:space="0" w:color="auto"/>
        <w:right w:val="none" w:sz="0" w:space="0" w:color="auto"/>
      </w:divBdr>
    </w:div>
    <w:div w:id="172034993">
      <w:marLeft w:val="0"/>
      <w:marRight w:val="0"/>
      <w:marTop w:val="0"/>
      <w:marBottom w:val="0"/>
      <w:divBdr>
        <w:top w:val="none" w:sz="0" w:space="0" w:color="auto"/>
        <w:left w:val="none" w:sz="0" w:space="0" w:color="auto"/>
        <w:bottom w:val="none" w:sz="0" w:space="0" w:color="auto"/>
        <w:right w:val="none" w:sz="0" w:space="0" w:color="auto"/>
      </w:divBdr>
    </w:div>
    <w:div w:id="172035932">
      <w:marLeft w:val="0"/>
      <w:marRight w:val="0"/>
      <w:marTop w:val="0"/>
      <w:marBottom w:val="0"/>
      <w:divBdr>
        <w:top w:val="none" w:sz="0" w:space="0" w:color="auto"/>
        <w:left w:val="none" w:sz="0" w:space="0" w:color="auto"/>
        <w:bottom w:val="none" w:sz="0" w:space="0" w:color="auto"/>
        <w:right w:val="none" w:sz="0" w:space="0" w:color="auto"/>
      </w:divBdr>
    </w:div>
    <w:div w:id="172111446">
      <w:marLeft w:val="0"/>
      <w:marRight w:val="0"/>
      <w:marTop w:val="0"/>
      <w:marBottom w:val="0"/>
      <w:divBdr>
        <w:top w:val="none" w:sz="0" w:space="0" w:color="auto"/>
        <w:left w:val="none" w:sz="0" w:space="0" w:color="auto"/>
        <w:bottom w:val="none" w:sz="0" w:space="0" w:color="auto"/>
        <w:right w:val="none" w:sz="0" w:space="0" w:color="auto"/>
      </w:divBdr>
    </w:div>
    <w:div w:id="172191609">
      <w:bodyDiv w:val="1"/>
      <w:marLeft w:val="0"/>
      <w:marRight w:val="0"/>
      <w:marTop w:val="0"/>
      <w:marBottom w:val="0"/>
      <w:divBdr>
        <w:top w:val="none" w:sz="0" w:space="0" w:color="auto"/>
        <w:left w:val="none" w:sz="0" w:space="0" w:color="auto"/>
        <w:bottom w:val="none" w:sz="0" w:space="0" w:color="auto"/>
        <w:right w:val="none" w:sz="0" w:space="0" w:color="auto"/>
      </w:divBdr>
    </w:div>
    <w:div w:id="172232677">
      <w:marLeft w:val="0"/>
      <w:marRight w:val="0"/>
      <w:marTop w:val="0"/>
      <w:marBottom w:val="0"/>
      <w:divBdr>
        <w:top w:val="none" w:sz="0" w:space="0" w:color="auto"/>
        <w:left w:val="none" w:sz="0" w:space="0" w:color="auto"/>
        <w:bottom w:val="none" w:sz="0" w:space="0" w:color="auto"/>
        <w:right w:val="none" w:sz="0" w:space="0" w:color="auto"/>
      </w:divBdr>
    </w:div>
    <w:div w:id="172257839">
      <w:marLeft w:val="0"/>
      <w:marRight w:val="0"/>
      <w:marTop w:val="0"/>
      <w:marBottom w:val="0"/>
      <w:divBdr>
        <w:top w:val="none" w:sz="0" w:space="0" w:color="auto"/>
        <w:left w:val="none" w:sz="0" w:space="0" w:color="auto"/>
        <w:bottom w:val="none" w:sz="0" w:space="0" w:color="auto"/>
        <w:right w:val="none" w:sz="0" w:space="0" w:color="auto"/>
      </w:divBdr>
    </w:div>
    <w:div w:id="172305910">
      <w:marLeft w:val="0"/>
      <w:marRight w:val="0"/>
      <w:marTop w:val="0"/>
      <w:marBottom w:val="0"/>
      <w:divBdr>
        <w:top w:val="none" w:sz="0" w:space="0" w:color="auto"/>
        <w:left w:val="none" w:sz="0" w:space="0" w:color="auto"/>
        <w:bottom w:val="none" w:sz="0" w:space="0" w:color="auto"/>
        <w:right w:val="none" w:sz="0" w:space="0" w:color="auto"/>
      </w:divBdr>
    </w:div>
    <w:div w:id="172307163">
      <w:marLeft w:val="0"/>
      <w:marRight w:val="0"/>
      <w:marTop w:val="0"/>
      <w:marBottom w:val="0"/>
      <w:divBdr>
        <w:top w:val="none" w:sz="0" w:space="0" w:color="auto"/>
        <w:left w:val="none" w:sz="0" w:space="0" w:color="auto"/>
        <w:bottom w:val="none" w:sz="0" w:space="0" w:color="auto"/>
        <w:right w:val="none" w:sz="0" w:space="0" w:color="auto"/>
      </w:divBdr>
    </w:div>
    <w:div w:id="172502549">
      <w:marLeft w:val="0"/>
      <w:marRight w:val="0"/>
      <w:marTop w:val="0"/>
      <w:marBottom w:val="0"/>
      <w:divBdr>
        <w:top w:val="none" w:sz="0" w:space="0" w:color="auto"/>
        <w:left w:val="none" w:sz="0" w:space="0" w:color="auto"/>
        <w:bottom w:val="none" w:sz="0" w:space="0" w:color="auto"/>
        <w:right w:val="none" w:sz="0" w:space="0" w:color="auto"/>
      </w:divBdr>
    </w:div>
    <w:div w:id="172652688">
      <w:marLeft w:val="0"/>
      <w:marRight w:val="0"/>
      <w:marTop w:val="0"/>
      <w:marBottom w:val="0"/>
      <w:divBdr>
        <w:top w:val="none" w:sz="0" w:space="0" w:color="auto"/>
        <w:left w:val="none" w:sz="0" w:space="0" w:color="auto"/>
        <w:bottom w:val="none" w:sz="0" w:space="0" w:color="auto"/>
        <w:right w:val="none" w:sz="0" w:space="0" w:color="auto"/>
      </w:divBdr>
    </w:div>
    <w:div w:id="172693619">
      <w:marLeft w:val="0"/>
      <w:marRight w:val="0"/>
      <w:marTop w:val="0"/>
      <w:marBottom w:val="0"/>
      <w:divBdr>
        <w:top w:val="none" w:sz="0" w:space="0" w:color="auto"/>
        <w:left w:val="none" w:sz="0" w:space="0" w:color="auto"/>
        <w:bottom w:val="none" w:sz="0" w:space="0" w:color="auto"/>
        <w:right w:val="none" w:sz="0" w:space="0" w:color="auto"/>
      </w:divBdr>
    </w:div>
    <w:div w:id="172695426">
      <w:marLeft w:val="0"/>
      <w:marRight w:val="0"/>
      <w:marTop w:val="0"/>
      <w:marBottom w:val="0"/>
      <w:divBdr>
        <w:top w:val="none" w:sz="0" w:space="0" w:color="auto"/>
        <w:left w:val="none" w:sz="0" w:space="0" w:color="auto"/>
        <w:bottom w:val="none" w:sz="0" w:space="0" w:color="auto"/>
        <w:right w:val="none" w:sz="0" w:space="0" w:color="auto"/>
      </w:divBdr>
    </w:div>
    <w:div w:id="172696189">
      <w:marLeft w:val="0"/>
      <w:marRight w:val="0"/>
      <w:marTop w:val="0"/>
      <w:marBottom w:val="0"/>
      <w:divBdr>
        <w:top w:val="none" w:sz="0" w:space="0" w:color="auto"/>
        <w:left w:val="none" w:sz="0" w:space="0" w:color="auto"/>
        <w:bottom w:val="none" w:sz="0" w:space="0" w:color="auto"/>
        <w:right w:val="none" w:sz="0" w:space="0" w:color="auto"/>
      </w:divBdr>
    </w:div>
    <w:div w:id="172719967">
      <w:marLeft w:val="0"/>
      <w:marRight w:val="0"/>
      <w:marTop w:val="0"/>
      <w:marBottom w:val="0"/>
      <w:divBdr>
        <w:top w:val="none" w:sz="0" w:space="0" w:color="auto"/>
        <w:left w:val="none" w:sz="0" w:space="0" w:color="auto"/>
        <w:bottom w:val="none" w:sz="0" w:space="0" w:color="auto"/>
        <w:right w:val="none" w:sz="0" w:space="0" w:color="auto"/>
      </w:divBdr>
    </w:div>
    <w:div w:id="172840677">
      <w:marLeft w:val="0"/>
      <w:marRight w:val="0"/>
      <w:marTop w:val="0"/>
      <w:marBottom w:val="0"/>
      <w:divBdr>
        <w:top w:val="none" w:sz="0" w:space="0" w:color="auto"/>
        <w:left w:val="none" w:sz="0" w:space="0" w:color="auto"/>
        <w:bottom w:val="none" w:sz="0" w:space="0" w:color="auto"/>
        <w:right w:val="none" w:sz="0" w:space="0" w:color="auto"/>
      </w:divBdr>
    </w:div>
    <w:div w:id="172959561">
      <w:marLeft w:val="0"/>
      <w:marRight w:val="0"/>
      <w:marTop w:val="0"/>
      <w:marBottom w:val="0"/>
      <w:divBdr>
        <w:top w:val="none" w:sz="0" w:space="0" w:color="auto"/>
        <w:left w:val="none" w:sz="0" w:space="0" w:color="auto"/>
        <w:bottom w:val="none" w:sz="0" w:space="0" w:color="auto"/>
        <w:right w:val="none" w:sz="0" w:space="0" w:color="auto"/>
      </w:divBdr>
    </w:div>
    <w:div w:id="172962756">
      <w:marLeft w:val="0"/>
      <w:marRight w:val="0"/>
      <w:marTop w:val="0"/>
      <w:marBottom w:val="0"/>
      <w:divBdr>
        <w:top w:val="none" w:sz="0" w:space="0" w:color="auto"/>
        <w:left w:val="none" w:sz="0" w:space="0" w:color="auto"/>
        <w:bottom w:val="none" w:sz="0" w:space="0" w:color="auto"/>
        <w:right w:val="none" w:sz="0" w:space="0" w:color="auto"/>
      </w:divBdr>
    </w:div>
    <w:div w:id="173082938">
      <w:marLeft w:val="0"/>
      <w:marRight w:val="0"/>
      <w:marTop w:val="0"/>
      <w:marBottom w:val="0"/>
      <w:divBdr>
        <w:top w:val="none" w:sz="0" w:space="0" w:color="auto"/>
        <w:left w:val="none" w:sz="0" w:space="0" w:color="auto"/>
        <w:bottom w:val="none" w:sz="0" w:space="0" w:color="auto"/>
        <w:right w:val="none" w:sz="0" w:space="0" w:color="auto"/>
      </w:divBdr>
    </w:div>
    <w:div w:id="173083000">
      <w:marLeft w:val="0"/>
      <w:marRight w:val="0"/>
      <w:marTop w:val="0"/>
      <w:marBottom w:val="0"/>
      <w:divBdr>
        <w:top w:val="none" w:sz="0" w:space="0" w:color="auto"/>
        <w:left w:val="none" w:sz="0" w:space="0" w:color="auto"/>
        <w:bottom w:val="none" w:sz="0" w:space="0" w:color="auto"/>
        <w:right w:val="none" w:sz="0" w:space="0" w:color="auto"/>
      </w:divBdr>
    </w:div>
    <w:div w:id="173152324">
      <w:marLeft w:val="0"/>
      <w:marRight w:val="0"/>
      <w:marTop w:val="0"/>
      <w:marBottom w:val="0"/>
      <w:divBdr>
        <w:top w:val="none" w:sz="0" w:space="0" w:color="auto"/>
        <w:left w:val="none" w:sz="0" w:space="0" w:color="auto"/>
        <w:bottom w:val="none" w:sz="0" w:space="0" w:color="auto"/>
        <w:right w:val="none" w:sz="0" w:space="0" w:color="auto"/>
      </w:divBdr>
    </w:div>
    <w:div w:id="173302357">
      <w:marLeft w:val="0"/>
      <w:marRight w:val="0"/>
      <w:marTop w:val="0"/>
      <w:marBottom w:val="0"/>
      <w:divBdr>
        <w:top w:val="none" w:sz="0" w:space="0" w:color="auto"/>
        <w:left w:val="none" w:sz="0" w:space="0" w:color="auto"/>
        <w:bottom w:val="none" w:sz="0" w:space="0" w:color="auto"/>
        <w:right w:val="none" w:sz="0" w:space="0" w:color="auto"/>
      </w:divBdr>
    </w:div>
    <w:div w:id="173303219">
      <w:marLeft w:val="0"/>
      <w:marRight w:val="0"/>
      <w:marTop w:val="0"/>
      <w:marBottom w:val="0"/>
      <w:divBdr>
        <w:top w:val="none" w:sz="0" w:space="0" w:color="auto"/>
        <w:left w:val="none" w:sz="0" w:space="0" w:color="auto"/>
        <w:bottom w:val="none" w:sz="0" w:space="0" w:color="auto"/>
        <w:right w:val="none" w:sz="0" w:space="0" w:color="auto"/>
      </w:divBdr>
    </w:div>
    <w:div w:id="173307440">
      <w:marLeft w:val="0"/>
      <w:marRight w:val="0"/>
      <w:marTop w:val="0"/>
      <w:marBottom w:val="0"/>
      <w:divBdr>
        <w:top w:val="none" w:sz="0" w:space="0" w:color="auto"/>
        <w:left w:val="none" w:sz="0" w:space="0" w:color="auto"/>
        <w:bottom w:val="none" w:sz="0" w:space="0" w:color="auto"/>
        <w:right w:val="none" w:sz="0" w:space="0" w:color="auto"/>
      </w:divBdr>
    </w:div>
    <w:div w:id="173612598">
      <w:marLeft w:val="0"/>
      <w:marRight w:val="0"/>
      <w:marTop w:val="0"/>
      <w:marBottom w:val="0"/>
      <w:divBdr>
        <w:top w:val="none" w:sz="0" w:space="0" w:color="auto"/>
        <w:left w:val="none" w:sz="0" w:space="0" w:color="auto"/>
        <w:bottom w:val="none" w:sz="0" w:space="0" w:color="auto"/>
        <w:right w:val="none" w:sz="0" w:space="0" w:color="auto"/>
      </w:divBdr>
    </w:div>
    <w:div w:id="173615347">
      <w:marLeft w:val="0"/>
      <w:marRight w:val="0"/>
      <w:marTop w:val="0"/>
      <w:marBottom w:val="0"/>
      <w:divBdr>
        <w:top w:val="none" w:sz="0" w:space="0" w:color="auto"/>
        <w:left w:val="none" w:sz="0" w:space="0" w:color="auto"/>
        <w:bottom w:val="none" w:sz="0" w:space="0" w:color="auto"/>
        <w:right w:val="none" w:sz="0" w:space="0" w:color="auto"/>
      </w:divBdr>
    </w:div>
    <w:div w:id="173617012">
      <w:marLeft w:val="0"/>
      <w:marRight w:val="0"/>
      <w:marTop w:val="0"/>
      <w:marBottom w:val="0"/>
      <w:divBdr>
        <w:top w:val="none" w:sz="0" w:space="0" w:color="auto"/>
        <w:left w:val="none" w:sz="0" w:space="0" w:color="auto"/>
        <w:bottom w:val="none" w:sz="0" w:space="0" w:color="auto"/>
        <w:right w:val="none" w:sz="0" w:space="0" w:color="auto"/>
      </w:divBdr>
    </w:div>
    <w:div w:id="173617307">
      <w:marLeft w:val="0"/>
      <w:marRight w:val="0"/>
      <w:marTop w:val="0"/>
      <w:marBottom w:val="0"/>
      <w:divBdr>
        <w:top w:val="none" w:sz="0" w:space="0" w:color="auto"/>
        <w:left w:val="none" w:sz="0" w:space="0" w:color="auto"/>
        <w:bottom w:val="none" w:sz="0" w:space="0" w:color="auto"/>
        <w:right w:val="none" w:sz="0" w:space="0" w:color="auto"/>
      </w:divBdr>
    </w:div>
    <w:div w:id="173689135">
      <w:marLeft w:val="0"/>
      <w:marRight w:val="0"/>
      <w:marTop w:val="0"/>
      <w:marBottom w:val="0"/>
      <w:divBdr>
        <w:top w:val="none" w:sz="0" w:space="0" w:color="auto"/>
        <w:left w:val="none" w:sz="0" w:space="0" w:color="auto"/>
        <w:bottom w:val="none" w:sz="0" w:space="0" w:color="auto"/>
        <w:right w:val="none" w:sz="0" w:space="0" w:color="auto"/>
      </w:divBdr>
    </w:div>
    <w:div w:id="173694134">
      <w:marLeft w:val="0"/>
      <w:marRight w:val="0"/>
      <w:marTop w:val="0"/>
      <w:marBottom w:val="0"/>
      <w:divBdr>
        <w:top w:val="none" w:sz="0" w:space="0" w:color="auto"/>
        <w:left w:val="none" w:sz="0" w:space="0" w:color="auto"/>
        <w:bottom w:val="none" w:sz="0" w:space="0" w:color="auto"/>
        <w:right w:val="none" w:sz="0" w:space="0" w:color="auto"/>
      </w:divBdr>
    </w:div>
    <w:div w:id="173766546">
      <w:marLeft w:val="0"/>
      <w:marRight w:val="0"/>
      <w:marTop w:val="0"/>
      <w:marBottom w:val="0"/>
      <w:divBdr>
        <w:top w:val="none" w:sz="0" w:space="0" w:color="auto"/>
        <w:left w:val="none" w:sz="0" w:space="0" w:color="auto"/>
        <w:bottom w:val="none" w:sz="0" w:space="0" w:color="auto"/>
        <w:right w:val="none" w:sz="0" w:space="0" w:color="auto"/>
      </w:divBdr>
    </w:div>
    <w:div w:id="173805406">
      <w:marLeft w:val="0"/>
      <w:marRight w:val="0"/>
      <w:marTop w:val="0"/>
      <w:marBottom w:val="0"/>
      <w:divBdr>
        <w:top w:val="none" w:sz="0" w:space="0" w:color="auto"/>
        <w:left w:val="none" w:sz="0" w:space="0" w:color="auto"/>
        <w:bottom w:val="none" w:sz="0" w:space="0" w:color="auto"/>
        <w:right w:val="none" w:sz="0" w:space="0" w:color="auto"/>
      </w:divBdr>
    </w:div>
    <w:div w:id="173999723">
      <w:marLeft w:val="0"/>
      <w:marRight w:val="0"/>
      <w:marTop w:val="0"/>
      <w:marBottom w:val="0"/>
      <w:divBdr>
        <w:top w:val="none" w:sz="0" w:space="0" w:color="auto"/>
        <w:left w:val="none" w:sz="0" w:space="0" w:color="auto"/>
        <w:bottom w:val="none" w:sz="0" w:space="0" w:color="auto"/>
        <w:right w:val="none" w:sz="0" w:space="0" w:color="auto"/>
      </w:divBdr>
    </w:div>
    <w:div w:id="174154267">
      <w:marLeft w:val="0"/>
      <w:marRight w:val="0"/>
      <w:marTop w:val="0"/>
      <w:marBottom w:val="0"/>
      <w:divBdr>
        <w:top w:val="none" w:sz="0" w:space="0" w:color="auto"/>
        <w:left w:val="none" w:sz="0" w:space="0" w:color="auto"/>
        <w:bottom w:val="none" w:sz="0" w:space="0" w:color="auto"/>
        <w:right w:val="none" w:sz="0" w:space="0" w:color="auto"/>
      </w:divBdr>
    </w:div>
    <w:div w:id="174197080">
      <w:marLeft w:val="0"/>
      <w:marRight w:val="0"/>
      <w:marTop w:val="0"/>
      <w:marBottom w:val="0"/>
      <w:divBdr>
        <w:top w:val="none" w:sz="0" w:space="0" w:color="auto"/>
        <w:left w:val="none" w:sz="0" w:space="0" w:color="auto"/>
        <w:bottom w:val="none" w:sz="0" w:space="0" w:color="auto"/>
        <w:right w:val="none" w:sz="0" w:space="0" w:color="auto"/>
      </w:divBdr>
    </w:div>
    <w:div w:id="174267596">
      <w:marLeft w:val="0"/>
      <w:marRight w:val="0"/>
      <w:marTop w:val="0"/>
      <w:marBottom w:val="0"/>
      <w:divBdr>
        <w:top w:val="none" w:sz="0" w:space="0" w:color="auto"/>
        <w:left w:val="none" w:sz="0" w:space="0" w:color="auto"/>
        <w:bottom w:val="none" w:sz="0" w:space="0" w:color="auto"/>
        <w:right w:val="none" w:sz="0" w:space="0" w:color="auto"/>
      </w:divBdr>
    </w:div>
    <w:div w:id="174268876">
      <w:marLeft w:val="0"/>
      <w:marRight w:val="0"/>
      <w:marTop w:val="0"/>
      <w:marBottom w:val="0"/>
      <w:divBdr>
        <w:top w:val="none" w:sz="0" w:space="0" w:color="auto"/>
        <w:left w:val="none" w:sz="0" w:space="0" w:color="auto"/>
        <w:bottom w:val="none" w:sz="0" w:space="0" w:color="auto"/>
        <w:right w:val="none" w:sz="0" w:space="0" w:color="auto"/>
      </w:divBdr>
    </w:div>
    <w:div w:id="174343015">
      <w:marLeft w:val="0"/>
      <w:marRight w:val="0"/>
      <w:marTop w:val="0"/>
      <w:marBottom w:val="0"/>
      <w:divBdr>
        <w:top w:val="none" w:sz="0" w:space="0" w:color="auto"/>
        <w:left w:val="none" w:sz="0" w:space="0" w:color="auto"/>
        <w:bottom w:val="none" w:sz="0" w:space="0" w:color="auto"/>
        <w:right w:val="none" w:sz="0" w:space="0" w:color="auto"/>
      </w:divBdr>
    </w:div>
    <w:div w:id="174343277">
      <w:marLeft w:val="0"/>
      <w:marRight w:val="0"/>
      <w:marTop w:val="0"/>
      <w:marBottom w:val="0"/>
      <w:divBdr>
        <w:top w:val="none" w:sz="0" w:space="0" w:color="auto"/>
        <w:left w:val="none" w:sz="0" w:space="0" w:color="auto"/>
        <w:bottom w:val="none" w:sz="0" w:space="0" w:color="auto"/>
        <w:right w:val="none" w:sz="0" w:space="0" w:color="auto"/>
      </w:divBdr>
    </w:div>
    <w:div w:id="174417644">
      <w:marLeft w:val="0"/>
      <w:marRight w:val="0"/>
      <w:marTop w:val="0"/>
      <w:marBottom w:val="0"/>
      <w:divBdr>
        <w:top w:val="none" w:sz="0" w:space="0" w:color="auto"/>
        <w:left w:val="none" w:sz="0" w:space="0" w:color="auto"/>
        <w:bottom w:val="none" w:sz="0" w:space="0" w:color="auto"/>
        <w:right w:val="none" w:sz="0" w:space="0" w:color="auto"/>
      </w:divBdr>
    </w:div>
    <w:div w:id="174466214">
      <w:marLeft w:val="0"/>
      <w:marRight w:val="0"/>
      <w:marTop w:val="0"/>
      <w:marBottom w:val="0"/>
      <w:divBdr>
        <w:top w:val="none" w:sz="0" w:space="0" w:color="auto"/>
        <w:left w:val="none" w:sz="0" w:space="0" w:color="auto"/>
        <w:bottom w:val="none" w:sz="0" w:space="0" w:color="auto"/>
        <w:right w:val="none" w:sz="0" w:space="0" w:color="auto"/>
      </w:divBdr>
    </w:div>
    <w:div w:id="174536197">
      <w:marLeft w:val="0"/>
      <w:marRight w:val="0"/>
      <w:marTop w:val="0"/>
      <w:marBottom w:val="0"/>
      <w:divBdr>
        <w:top w:val="none" w:sz="0" w:space="0" w:color="auto"/>
        <w:left w:val="none" w:sz="0" w:space="0" w:color="auto"/>
        <w:bottom w:val="none" w:sz="0" w:space="0" w:color="auto"/>
        <w:right w:val="none" w:sz="0" w:space="0" w:color="auto"/>
      </w:divBdr>
    </w:div>
    <w:div w:id="174540002">
      <w:marLeft w:val="0"/>
      <w:marRight w:val="0"/>
      <w:marTop w:val="0"/>
      <w:marBottom w:val="0"/>
      <w:divBdr>
        <w:top w:val="none" w:sz="0" w:space="0" w:color="auto"/>
        <w:left w:val="none" w:sz="0" w:space="0" w:color="auto"/>
        <w:bottom w:val="none" w:sz="0" w:space="0" w:color="auto"/>
        <w:right w:val="none" w:sz="0" w:space="0" w:color="auto"/>
      </w:divBdr>
    </w:div>
    <w:div w:id="174610846">
      <w:marLeft w:val="0"/>
      <w:marRight w:val="0"/>
      <w:marTop w:val="0"/>
      <w:marBottom w:val="0"/>
      <w:divBdr>
        <w:top w:val="none" w:sz="0" w:space="0" w:color="auto"/>
        <w:left w:val="none" w:sz="0" w:space="0" w:color="auto"/>
        <w:bottom w:val="none" w:sz="0" w:space="0" w:color="auto"/>
        <w:right w:val="none" w:sz="0" w:space="0" w:color="auto"/>
      </w:divBdr>
    </w:div>
    <w:div w:id="174615622">
      <w:marLeft w:val="0"/>
      <w:marRight w:val="0"/>
      <w:marTop w:val="0"/>
      <w:marBottom w:val="0"/>
      <w:divBdr>
        <w:top w:val="none" w:sz="0" w:space="0" w:color="auto"/>
        <w:left w:val="none" w:sz="0" w:space="0" w:color="auto"/>
        <w:bottom w:val="none" w:sz="0" w:space="0" w:color="auto"/>
        <w:right w:val="none" w:sz="0" w:space="0" w:color="auto"/>
      </w:divBdr>
    </w:div>
    <w:div w:id="174658719">
      <w:marLeft w:val="0"/>
      <w:marRight w:val="0"/>
      <w:marTop w:val="0"/>
      <w:marBottom w:val="0"/>
      <w:divBdr>
        <w:top w:val="none" w:sz="0" w:space="0" w:color="auto"/>
        <w:left w:val="none" w:sz="0" w:space="0" w:color="auto"/>
        <w:bottom w:val="none" w:sz="0" w:space="0" w:color="auto"/>
        <w:right w:val="none" w:sz="0" w:space="0" w:color="auto"/>
      </w:divBdr>
    </w:div>
    <w:div w:id="174810664">
      <w:marLeft w:val="0"/>
      <w:marRight w:val="0"/>
      <w:marTop w:val="0"/>
      <w:marBottom w:val="0"/>
      <w:divBdr>
        <w:top w:val="none" w:sz="0" w:space="0" w:color="auto"/>
        <w:left w:val="none" w:sz="0" w:space="0" w:color="auto"/>
        <w:bottom w:val="none" w:sz="0" w:space="0" w:color="auto"/>
        <w:right w:val="none" w:sz="0" w:space="0" w:color="auto"/>
      </w:divBdr>
    </w:div>
    <w:div w:id="174924759">
      <w:marLeft w:val="0"/>
      <w:marRight w:val="0"/>
      <w:marTop w:val="0"/>
      <w:marBottom w:val="0"/>
      <w:divBdr>
        <w:top w:val="none" w:sz="0" w:space="0" w:color="auto"/>
        <w:left w:val="none" w:sz="0" w:space="0" w:color="auto"/>
        <w:bottom w:val="none" w:sz="0" w:space="0" w:color="auto"/>
        <w:right w:val="none" w:sz="0" w:space="0" w:color="auto"/>
      </w:divBdr>
    </w:div>
    <w:div w:id="175001209">
      <w:marLeft w:val="0"/>
      <w:marRight w:val="0"/>
      <w:marTop w:val="0"/>
      <w:marBottom w:val="0"/>
      <w:divBdr>
        <w:top w:val="none" w:sz="0" w:space="0" w:color="auto"/>
        <w:left w:val="none" w:sz="0" w:space="0" w:color="auto"/>
        <w:bottom w:val="none" w:sz="0" w:space="0" w:color="auto"/>
        <w:right w:val="none" w:sz="0" w:space="0" w:color="auto"/>
      </w:divBdr>
    </w:div>
    <w:div w:id="175075437">
      <w:marLeft w:val="0"/>
      <w:marRight w:val="0"/>
      <w:marTop w:val="0"/>
      <w:marBottom w:val="0"/>
      <w:divBdr>
        <w:top w:val="none" w:sz="0" w:space="0" w:color="auto"/>
        <w:left w:val="none" w:sz="0" w:space="0" w:color="auto"/>
        <w:bottom w:val="none" w:sz="0" w:space="0" w:color="auto"/>
        <w:right w:val="none" w:sz="0" w:space="0" w:color="auto"/>
      </w:divBdr>
    </w:div>
    <w:div w:id="175117132">
      <w:marLeft w:val="0"/>
      <w:marRight w:val="0"/>
      <w:marTop w:val="0"/>
      <w:marBottom w:val="0"/>
      <w:divBdr>
        <w:top w:val="none" w:sz="0" w:space="0" w:color="auto"/>
        <w:left w:val="none" w:sz="0" w:space="0" w:color="auto"/>
        <w:bottom w:val="none" w:sz="0" w:space="0" w:color="auto"/>
        <w:right w:val="none" w:sz="0" w:space="0" w:color="auto"/>
      </w:divBdr>
    </w:div>
    <w:div w:id="175193177">
      <w:marLeft w:val="0"/>
      <w:marRight w:val="0"/>
      <w:marTop w:val="0"/>
      <w:marBottom w:val="0"/>
      <w:divBdr>
        <w:top w:val="none" w:sz="0" w:space="0" w:color="auto"/>
        <w:left w:val="none" w:sz="0" w:space="0" w:color="auto"/>
        <w:bottom w:val="none" w:sz="0" w:space="0" w:color="auto"/>
        <w:right w:val="none" w:sz="0" w:space="0" w:color="auto"/>
      </w:divBdr>
    </w:div>
    <w:div w:id="175197088">
      <w:marLeft w:val="0"/>
      <w:marRight w:val="0"/>
      <w:marTop w:val="0"/>
      <w:marBottom w:val="0"/>
      <w:divBdr>
        <w:top w:val="none" w:sz="0" w:space="0" w:color="auto"/>
        <w:left w:val="none" w:sz="0" w:space="0" w:color="auto"/>
        <w:bottom w:val="none" w:sz="0" w:space="0" w:color="auto"/>
        <w:right w:val="none" w:sz="0" w:space="0" w:color="auto"/>
      </w:divBdr>
    </w:div>
    <w:div w:id="175311137">
      <w:marLeft w:val="0"/>
      <w:marRight w:val="0"/>
      <w:marTop w:val="0"/>
      <w:marBottom w:val="0"/>
      <w:divBdr>
        <w:top w:val="none" w:sz="0" w:space="0" w:color="auto"/>
        <w:left w:val="none" w:sz="0" w:space="0" w:color="auto"/>
        <w:bottom w:val="none" w:sz="0" w:space="0" w:color="auto"/>
        <w:right w:val="none" w:sz="0" w:space="0" w:color="auto"/>
      </w:divBdr>
    </w:div>
    <w:div w:id="175313798">
      <w:marLeft w:val="0"/>
      <w:marRight w:val="0"/>
      <w:marTop w:val="0"/>
      <w:marBottom w:val="0"/>
      <w:divBdr>
        <w:top w:val="none" w:sz="0" w:space="0" w:color="auto"/>
        <w:left w:val="none" w:sz="0" w:space="0" w:color="auto"/>
        <w:bottom w:val="none" w:sz="0" w:space="0" w:color="auto"/>
        <w:right w:val="none" w:sz="0" w:space="0" w:color="auto"/>
      </w:divBdr>
    </w:div>
    <w:div w:id="175317159">
      <w:marLeft w:val="0"/>
      <w:marRight w:val="0"/>
      <w:marTop w:val="0"/>
      <w:marBottom w:val="0"/>
      <w:divBdr>
        <w:top w:val="none" w:sz="0" w:space="0" w:color="auto"/>
        <w:left w:val="none" w:sz="0" w:space="0" w:color="auto"/>
        <w:bottom w:val="none" w:sz="0" w:space="0" w:color="auto"/>
        <w:right w:val="none" w:sz="0" w:space="0" w:color="auto"/>
      </w:divBdr>
    </w:div>
    <w:div w:id="175508355">
      <w:marLeft w:val="0"/>
      <w:marRight w:val="0"/>
      <w:marTop w:val="0"/>
      <w:marBottom w:val="0"/>
      <w:divBdr>
        <w:top w:val="none" w:sz="0" w:space="0" w:color="auto"/>
        <w:left w:val="none" w:sz="0" w:space="0" w:color="auto"/>
        <w:bottom w:val="none" w:sz="0" w:space="0" w:color="auto"/>
        <w:right w:val="none" w:sz="0" w:space="0" w:color="auto"/>
      </w:divBdr>
    </w:div>
    <w:div w:id="175509348">
      <w:marLeft w:val="0"/>
      <w:marRight w:val="0"/>
      <w:marTop w:val="0"/>
      <w:marBottom w:val="0"/>
      <w:divBdr>
        <w:top w:val="none" w:sz="0" w:space="0" w:color="auto"/>
        <w:left w:val="none" w:sz="0" w:space="0" w:color="auto"/>
        <w:bottom w:val="none" w:sz="0" w:space="0" w:color="auto"/>
        <w:right w:val="none" w:sz="0" w:space="0" w:color="auto"/>
      </w:divBdr>
    </w:div>
    <w:div w:id="175535378">
      <w:marLeft w:val="0"/>
      <w:marRight w:val="0"/>
      <w:marTop w:val="0"/>
      <w:marBottom w:val="0"/>
      <w:divBdr>
        <w:top w:val="none" w:sz="0" w:space="0" w:color="auto"/>
        <w:left w:val="none" w:sz="0" w:space="0" w:color="auto"/>
        <w:bottom w:val="none" w:sz="0" w:space="0" w:color="auto"/>
        <w:right w:val="none" w:sz="0" w:space="0" w:color="auto"/>
      </w:divBdr>
    </w:div>
    <w:div w:id="175536195">
      <w:marLeft w:val="0"/>
      <w:marRight w:val="0"/>
      <w:marTop w:val="0"/>
      <w:marBottom w:val="0"/>
      <w:divBdr>
        <w:top w:val="none" w:sz="0" w:space="0" w:color="auto"/>
        <w:left w:val="none" w:sz="0" w:space="0" w:color="auto"/>
        <w:bottom w:val="none" w:sz="0" w:space="0" w:color="auto"/>
        <w:right w:val="none" w:sz="0" w:space="0" w:color="auto"/>
      </w:divBdr>
    </w:div>
    <w:div w:id="175584617">
      <w:marLeft w:val="0"/>
      <w:marRight w:val="0"/>
      <w:marTop w:val="0"/>
      <w:marBottom w:val="0"/>
      <w:divBdr>
        <w:top w:val="none" w:sz="0" w:space="0" w:color="auto"/>
        <w:left w:val="none" w:sz="0" w:space="0" w:color="auto"/>
        <w:bottom w:val="none" w:sz="0" w:space="0" w:color="auto"/>
        <w:right w:val="none" w:sz="0" w:space="0" w:color="auto"/>
      </w:divBdr>
    </w:div>
    <w:div w:id="175654050">
      <w:bodyDiv w:val="1"/>
      <w:marLeft w:val="0"/>
      <w:marRight w:val="0"/>
      <w:marTop w:val="0"/>
      <w:marBottom w:val="0"/>
      <w:divBdr>
        <w:top w:val="none" w:sz="0" w:space="0" w:color="auto"/>
        <w:left w:val="none" w:sz="0" w:space="0" w:color="auto"/>
        <w:bottom w:val="none" w:sz="0" w:space="0" w:color="auto"/>
        <w:right w:val="none" w:sz="0" w:space="0" w:color="auto"/>
      </w:divBdr>
    </w:div>
    <w:div w:id="175657104">
      <w:marLeft w:val="0"/>
      <w:marRight w:val="0"/>
      <w:marTop w:val="0"/>
      <w:marBottom w:val="0"/>
      <w:divBdr>
        <w:top w:val="none" w:sz="0" w:space="0" w:color="auto"/>
        <w:left w:val="none" w:sz="0" w:space="0" w:color="auto"/>
        <w:bottom w:val="none" w:sz="0" w:space="0" w:color="auto"/>
        <w:right w:val="none" w:sz="0" w:space="0" w:color="auto"/>
      </w:divBdr>
    </w:div>
    <w:div w:id="175734447">
      <w:marLeft w:val="0"/>
      <w:marRight w:val="0"/>
      <w:marTop w:val="0"/>
      <w:marBottom w:val="0"/>
      <w:divBdr>
        <w:top w:val="none" w:sz="0" w:space="0" w:color="auto"/>
        <w:left w:val="none" w:sz="0" w:space="0" w:color="auto"/>
        <w:bottom w:val="none" w:sz="0" w:space="0" w:color="auto"/>
        <w:right w:val="none" w:sz="0" w:space="0" w:color="auto"/>
      </w:divBdr>
    </w:div>
    <w:div w:id="175853714">
      <w:marLeft w:val="0"/>
      <w:marRight w:val="0"/>
      <w:marTop w:val="0"/>
      <w:marBottom w:val="0"/>
      <w:divBdr>
        <w:top w:val="none" w:sz="0" w:space="0" w:color="auto"/>
        <w:left w:val="none" w:sz="0" w:space="0" w:color="auto"/>
        <w:bottom w:val="none" w:sz="0" w:space="0" w:color="auto"/>
        <w:right w:val="none" w:sz="0" w:space="0" w:color="auto"/>
      </w:divBdr>
    </w:div>
    <w:div w:id="175924440">
      <w:marLeft w:val="0"/>
      <w:marRight w:val="0"/>
      <w:marTop w:val="0"/>
      <w:marBottom w:val="0"/>
      <w:divBdr>
        <w:top w:val="none" w:sz="0" w:space="0" w:color="auto"/>
        <w:left w:val="none" w:sz="0" w:space="0" w:color="auto"/>
        <w:bottom w:val="none" w:sz="0" w:space="0" w:color="auto"/>
        <w:right w:val="none" w:sz="0" w:space="0" w:color="auto"/>
      </w:divBdr>
    </w:div>
    <w:div w:id="175924684">
      <w:marLeft w:val="0"/>
      <w:marRight w:val="0"/>
      <w:marTop w:val="0"/>
      <w:marBottom w:val="0"/>
      <w:divBdr>
        <w:top w:val="none" w:sz="0" w:space="0" w:color="auto"/>
        <w:left w:val="none" w:sz="0" w:space="0" w:color="auto"/>
        <w:bottom w:val="none" w:sz="0" w:space="0" w:color="auto"/>
        <w:right w:val="none" w:sz="0" w:space="0" w:color="auto"/>
      </w:divBdr>
    </w:div>
    <w:div w:id="176043644">
      <w:marLeft w:val="0"/>
      <w:marRight w:val="0"/>
      <w:marTop w:val="0"/>
      <w:marBottom w:val="0"/>
      <w:divBdr>
        <w:top w:val="none" w:sz="0" w:space="0" w:color="auto"/>
        <w:left w:val="none" w:sz="0" w:space="0" w:color="auto"/>
        <w:bottom w:val="none" w:sz="0" w:space="0" w:color="auto"/>
        <w:right w:val="none" w:sz="0" w:space="0" w:color="auto"/>
      </w:divBdr>
    </w:div>
    <w:div w:id="176044802">
      <w:marLeft w:val="0"/>
      <w:marRight w:val="0"/>
      <w:marTop w:val="0"/>
      <w:marBottom w:val="0"/>
      <w:divBdr>
        <w:top w:val="none" w:sz="0" w:space="0" w:color="auto"/>
        <w:left w:val="none" w:sz="0" w:space="0" w:color="auto"/>
        <w:bottom w:val="none" w:sz="0" w:space="0" w:color="auto"/>
        <w:right w:val="none" w:sz="0" w:space="0" w:color="auto"/>
      </w:divBdr>
    </w:div>
    <w:div w:id="176118932">
      <w:marLeft w:val="0"/>
      <w:marRight w:val="0"/>
      <w:marTop w:val="0"/>
      <w:marBottom w:val="0"/>
      <w:divBdr>
        <w:top w:val="none" w:sz="0" w:space="0" w:color="auto"/>
        <w:left w:val="none" w:sz="0" w:space="0" w:color="auto"/>
        <w:bottom w:val="none" w:sz="0" w:space="0" w:color="auto"/>
        <w:right w:val="none" w:sz="0" w:space="0" w:color="auto"/>
      </w:divBdr>
    </w:div>
    <w:div w:id="176385713">
      <w:marLeft w:val="0"/>
      <w:marRight w:val="0"/>
      <w:marTop w:val="0"/>
      <w:marBottom w:val="0"/>
      <w:divBdr>
        <w:top w:val="none" w:sz="0" w:space="0" w:color="auto"/>
        <w:left w:val="none" w:sz="0" w:space="0" w:color="auto"/>
        <w:bottom w:val="none" w:sz="0" w:space="0" w:color="auto"/>
        <w:right w:val="none" w:sz="0" w:space="0" w:color="auto"/>
      </w:divBdr>
    </w:div>
    <w:div w:id="176431206">
      <w:marLeft w:val="0"/>
      <w:marRight w:val="0"/>
      <w:marTop w:val="0"/>
      <w:marBottom w:val="0"/>
      <w:divBdr>
        <w:top w:val="none" w:sz="0" w:space="0" w:color="auto"/>
        <w:left w:val="none" w:sz="0" w:space="0" w:color="auto"/>
        <w:bottom w:val="none" w:sz="0" w:space="0" w:color="auto"/>
        <w:right w:val="none" w:sz="0" w:space="0" w:color="auto"/>
      </w:divBdr>
    </w:div>
    <w:div w:id="176584895">
      <w:marLeft w:val="0"/>
      <w:marRight w:val="0"/>
      <w:marTop w:val="0"/>
      <w:marBottom w:val="0"/>
      <w:divBdr>
        <w:top w:val="none" w:sz="0" w:space="0" w:color="auto"/>
        <w:left w:val="none" w:sz="0" w:space="0" w:color="auto"/>
        <w:bottom w:val="none" w:sz="0" w:space="0" w:color="auto"/>
        <w:right w:val="none" w:sz="0" w:space="0" w:color="auto"/>
      </w:divBdr>
    </w:div>
    <w:div w:id="176623780">
      <w:marLeft w:val="0"/>
      <w:marRight w:val="0"/>
      <w:marTop w:val="0"/>
      <w:marBottom w:val="0"/>
      <w:divBdr>
        <w:top w:val="none" w:sz="0" w:space="0" w:color="auto"/>
        <w:left w:val="none" w:sz="0" w:space="0" w:color="auto"/>
        <w:bottom w:val="none" w:sz="0" w:space="0" w:color="auto"/>
        <w:right w:val="none" w:sz="0" w:space="0" w:color="auto"/>
      </w:divBdr>
    </w:div>
    <w:div w:id="176775210">
      <w:marLeft w:val="0"/>
      <w:marRight w:val="0"/>
      <w:marTop w:val="0"/>
      <w:marBottom w:val="0"/>
      <w:divBdr>
        <w:top w:val="none" w:sz="0" w:space="0" w:color="auto"/>
        <w:left w:val="none" w:sz="0" w:space="0" w:color="auto"/>
        <w:bottom w:val="none" w:sz="0" w:space="0" w:color="auto"/>
        <w:right w:val="none" w:sz="0" w:space="0" w:color="auto"/>
      </w:divBdr>
    </w:div>
    <w:div w:id="176893098">
      <w:marLeft w:val="0"/>
      <w:marRight w:val="0"/>
      <w:marTop w:val="0"/>
      <w:marBottom w:val="0"/>
      <w:divBdr>
        <w:top w:val="none" w:sz="0" w:space="0" w:color="auto"/>
        <w:left w:val="none" w:sz="0" w:space="0" w:color="auto"/>
        <w:bottom w:val="none" w:sz="0" w:space="0" w:color="auto"/>
        <w:right w:val="none" w:sz="0" w:space="0" w:color="auto"/>
      </w:divBdr>
    </w:div>
    <w:div w:id="176894981">
      <w:marLeft w:val="0"/>
      <w:marRight w:val="0"/>
      <w:marTop w:val="0"/>
      <w:marBottom w:val="0"/>
      <w:divBdr>
        <w:top w:val="none" w:sz="0" w:space="0" w:color="auto"/>
        <w:left w:val="none" w:sz="0" w:space="0" w:color="auto"/>
        <w:bottom w:val="none" w:sz="0" w:space="0" w:color="auto"/>
        <w:right w:val="none" w:sz="0" w:space="0" w:color="auto"/>
      </w:divBdr>
    </w:div>
    <w:div w:id="176967995">
      <w:marLeft w:val="0"/>
      <w:marRight w:val="0"/>
      <w:marTop w:val="0"/>
      <w:marBottom w:val="0"/>
      <w:divBdr>
        <w:top w:val="none" w:sz="0" w:space="0" w:color="auto"/>
        <w:left w:val="none" w:sz="0" w:space="0" w:color="auto"/>
        <w:bottom w:val="none" w:sz="0" w:space="0" w:color="auto"/>
        <w:right w:val="none" w:sz="0" w:space="0" w:color="auto"/>
      </w:divBdr>
    </w:div>
    <w:div w:id="176969835">
      <w:marLeft w:val="0"/>
      <w:marRight w:val="0"/>
      <w:marTop w:val="0"/>
      <w:marBottom w:val="0"/>
      <w:divBdr>
        <w:top w:val="none" w:sz="0" w:space="0" w:color="auto"/>
        <w:left w:val="none" w:sz="0" w:space="0" w:color="auto"/>
        <w:bottom w:val="none" w:sz="0" w:space="0" w:color="auto"/>
        <w:right w:val="none" w:sz="0" w:space="0" w:color="auto"/>
      </w:divBdr>
    </w:div>
    <w:div w:id="176970614">
      <w:marLeft w:val="0"/>
      <w:marRight w:val="0"/>
      <w:marTop w:val="0"/>
      <w:marBottom w:val="0"/>
      <w:divBdr>
        <w:top w:val="none" w:sz="0" w:space="0" w:color="auto"/>
        <w:left w:val="none" w:sz="0" w:space="0" w:color="auto"/>
        <w:bottom w:val="none" w:sz="0" w:space="0" w:color="auto"/>
        <w:right w:val="none" w:sz="0" w:space="0" w:color="auto"/>
      </w:divBdr>
    </w:div>
    <w:div w:id="177013672">
      <w:marLeft w:val="0"/>
      <w:marRight w:val="0"/>
      <w:marTop w:val="0"/>
      <w:marBottom w:val="0"/>
      <w:divBdr>
        <w:top w:val="none" w:sz="0" w:space="0" w:color="auto"/>
        <w:left w:val="none" w:sz="0" w:space="0" w:color="auto"/>
        <w:bottom w:val="none" w:sz="0" w:space="0" w:color="auto"/>
        <w:right w:val="none" w:sz="0" w:space="0" w:color="auto"/>
      </w:divBdr>
    </w:div>
    <w:div w:id="177082157">
      <w:marLeft w:val="0"/>
      <w:marRight w:val="0"/>
      <w:marTop w:val="0"/>
      <w:marBottom w:val="0"/>
      <w:divBdr>
        <w:top w:val="none" w:sz="0" w:space="0" w:color="auto"/>
        <w:left w:val="none" w:sz="0" w:space="0" w:color="auto"/>
        <w:bottom w:val="none" w:sz="0" w:space="0" w:color="auto"/>
        <w:right w:val="none" w:sz="0" w:space="0" w:color="auto"/>
      </w:divBdr>
    </w:div>
    <w:div w:id="177160223">
      <w:marLeft w:val="0"/>
      <w:marRight w:val="0"/>
      <w:marTop w:val="0"/>
      <w:marBottom w:val="0"/>
      <w:divBdr>
        <w:top w:val="none" w:sz="0" w:space="0" w:color="auto"/>
        <w:left w:val="none" w:sz="0" w:space="0" w:color="auto"/>
        <w:bottom w:val="none" w:sz="0" w:space="0" w:color="auto"/>
        <w:right w:val="none" w:sz="0" w:space="0" w:color="auto"/>
      </w:divBdr>
    </w:div>
    <w:div w:id="177240644">
      <w:marLeft w:val="0"/>
      <w:marRight w:val="0"/>
      <w:marTop w:val="0"/>
      <w:marBottom w:val="0"/>
      <w:divBdr>
        <w:top w:val="none" w:sz="0" w:space="0" w:color="auto"/>
        <w:left w:val="none" w:sz="0" w:space="0" w:color="auto"/>
        <w:bottom w:val="none" w:sz="0" w:space="0" w:color="auto"/>
        <w:right w:val="none" w:sz="0" w:space="0" w:color="auto"/>
      </w:divBdr>
    </w:div>
    <w:div w:id="177275495">
      <w:marLeft w:val="0"/>
      <w:marRight w:val="0"/>
      <w:marTop w:val="0"/>
      <w:marBottom w:val="0"/>
      <w:divBdr>
        <w:top w:val="none" w:sz="0" w:space="0" w:color="auto"/>
        <w:left w:val="none" w:sz="0" w:space="0" w:color="auto"/>
        <w:bottom w:val="none" w:sz="0" w:space="0" w:color="auto"/>
        <w:right w:val="none" w:sz="0" w:space="0" w:color="auto"/>
      </w:divBdr>
    </w:div>
    <w:div w:id="177349842">
      <w:marLeft w:val="0"/>
      <w:marRight w:val="0"/>
      <w:marTop w:val="0"/>
      <w:marBottom w:val="0"/>
      <w:divBdr>
        <w:top w:val="none" w:sz="0" w:space="0" w:color="auto"/>
        <w:left w:val="none" w:sz="0" w:space="0" w:color="auto"/>
        <w:bottom w:val="none" w:sz="0" w:space="0" w:color="auto"/>
        <w:right w:val="none" w:sz="0" w:space="0" w:color="auto"/>
      </w:divBdr>
    </w:div>
    <w:div w:id="177429930">
      <w:marLeft w:val="0"/>
      <w:marRight w:val="0"/>
      <w:marTop w:val="0"/>
      <w:marBottom w:val="0"/>
      <w:divBdr>
        <w:top w:val="none" w:sz="0" w:space="0" w:color="auto"/>
        <w:left w:val="none" w:sz="0" w:space="0" w:color="auto"/>
        <w:bottom w:val="none" w:sz="0" w:space="0" w:color="auto"/>
        <w:right w:val="none" w:sz="0" w:space="0" w:color="auto"/>
      </w:divBdr>
    </w:div>
    <w:div w:id="177475374">
      <w:marLeft w:val="0"/>
      <w:marRight w:val="0"/>
      <w:marTop w:val="0"/>
      <w:marBottom w:val="0"/>
      <w:divBdr>
        <w:top w:val="none" w:sz="0" w:space="0" w:color="auto"/>
        <w:left w:val="none" w:sz="0" w:space="0" w:color="auto"/>
        <w:bottom w:val="none" w:sz="0" w:space="0" w:color="auto"/>
        <w:right w:val="none" w:sz="0" w:space="0" w:color="auto"/>
      </w:divBdr>
    </w:div>
    <w:div w:id="177620778">
      <w:marLeft w:val="0"/>
      <w:marRight w:val="0"/>
      <w:marTop w:val="0"/>
      <w:marBottom w:val="0"/>
      <w:divBdr>
        <w:top w:val="none" w:sz="0" w:space="0" w:color="auto"/>
        <w:left w:val="none" w:sz="0" w:space="0" w:color="auto"/>
        <w:bottom w:val="none" w:sz="0" w:space="0" w:color="auto"/>
        <w:right w:val="none" w:sz="0" w:space="0" w:color="auto"/>
      </w:divBdr>
    </w:div>
    <w:div w:id="177627124">
      <w:marLeft w:val="0"/>
      <w:marRight w:val="0"/>
      <w:marTop w:val="0"/>
      <w:marBottom w:val="0"/>
      <w:divBdr>
        <w:top w:val="none" w:sz="0" w:space="0" w:color="auto"/>
        <w:left w:val="none" w:sz="0" w:space="0" w:color="auto"/>
        <w:bottom w:val="none" w:sz="0" w:space="0" w:color="auto"/>
        <w:right w:val="none" w:sz="0" w:space="0" w:color="auto"/>
      </w:divBdr>
    </w:div>
    <w:div w:id="177736489">
      <w:marLeft w:val="0"/>
      <w:marRight w:val="0"/>
      <w:marTop w:val="0"/>
      <w:marBottom w:val="0"/>
      <w:divBdr>
        <w:top w:val="none" w:sz="0" w:space="0" w:color="auto"/>
        <w:left w:val="none" w:sz="0" w:space="0" w:color="auto"/>
        <w:bottom w:val="none" w:sz="0" w:space="0" w:color="auto"/>
        <w:right w:val="none" w:sz="0" w:space="0" w:color="auto"/>
      </w:divBdr>
    </w:div>
    <w:div w:id="177743665">
      <w:bodyDiv w:val="1"/>
      <w:marLeft w:val="0"/>
      <w:marRight w:val="0"/>
      <w:marTop w:val="0"/>
      <w:marBottom w:val="0"/>
      <w:divBdr>
        <w:top w:val="none" w:sz="0" w:space="0" w:color="auto"/>
        <w:left w:val="none" w:sz="0" w:space="0" w:color="auto"/>
        <w:bottom w:val="none" w:sz="0" w:space="0" w:color="auto"/>
        <w:right w:val="none" w:sz="0" w:space="0" w:color="auto"/>
      </w:divBdr>
    </w:div>
    <w:div w:id="177815939">
      <w:marLeft w:val="0"/>
      <w:marRight w:val="0"/>
      <w:marTop w:val="0"/>
      <w:marBottom w:val="0"/>
      <w:divBdr>
        <w:top w:val="none" w:sz="0" w:space="0" w:color="auto"/>
        <w:left w:val="none" w:sz="0" w:space="0" w:color="auto"/>
        <w:bottom w:val="none" w:sz="0" w:space="0" w:color="auto"/>
        <w:right w:val="none" w:sz="0" w:space="0" w:color="auto"/>
      </w:divBdr>
    </w:div>
    <w:div w:id="177819851">
      <w:marLeft w:val="0"/>
      <w:marRight w:val="0"/>
      <w:marTop w:val="0"/>
      <w:marBottom w:val="0"/>
      <w:divBdr>
        <w:top w:val="none" w:sz="0" w:space="0" w:color="auto"/>
        <w:left w:val="none" w:sz="0" w:space="0" w:color="auto"/>
        <w:bottom w:val="none" w:sz="0" w:space="0" w:color="auto"/>
        <w:right w:val="none" w:sz="0" w:space="0" w:color="auto"/>
      </w:divBdr>
    </w:div>
    <w:div w:id="177890643">
      <w:marLeft w:val="0"/>
      <w:marRight w:val="0"/>
      <w:marTop w:val="0"/>
      <w:marBottom w:val="0"/>
      <w:divBdr>
        <w:top w:val="none" w:sz="0" w:space="0" w:color="auto"/>
        <w:left w:val="none" w:sz="0" w:space="0" w:color="auto"/>
        <w:bottom w:val="none" w:sz="0" w:space="0" w:color="auto"/>
        <w:right w:val="none" w:sz="0" w:space="0" w:color="auto"/>
      </w:divBdr>
    </w:div>
    <w:div w:id="177930620">
      <w:marLeft w:val="0"/>
      <w:marRight w:val="0"/>
      <w:marTop w:val="0"/>
      <w:marBottom w:val="0"/>
      <w:divBdr>
        <w:top w:val="none" w:sz="0" w:space="0" w:color="auto"/>
        <w:left w:val="none" w:sz="0" w:space="0" w:color="auto"/>
        <w:bottom w:val="none" w:sz="0" w:space="0" w:color="auto"/>
        <w:right w:val="none" w:sz="0" w:space="0" w:color="auto"/>
      </w:divBdr>
    </w:div>
    <w:div w:id="177935020">
      <w:marLeft w:val="0"/>
      <w:marRight w:val="0"/>
      <w:marTop w:val="0"/>
      <w:marBottom w:val="0"/>
      <w:divBdr>
        <w:top w:val="none" w:sz="0" w:space="0" w:color="auto"/>
        <w:left w:val="none" w:sz="0" w:space="0" w:color="auto"/>
        <w:bottom w:val="none" w:sz="0" w:space="0" w:color="auto"/>
        <w:right w:val="none" w:sz="0" w:space="0" w:color="auto"/>
      </w:divBdr>
    </w:div>
    <w:div w:id="178086299">
      <w:marLeft w:val="0"/>
      <w:marRight w:val="0"/>
      <w:marTop w:val="0"/>
      <w:marBottom w:val="0"/>
      <w:divBdr>
        <w:top w:val="none" w:sz="0" w:space="0" w:color="auto"/>
        <w:left w:val="none" w:sz="0" w:space="0" w:color="auto"/>
        <w:bottom w:val="none" w:sz="0" w:space="0" w:color="auto"/>
        <w:right w:val="none" w:sz="0" w:space="0" w:color="auto"/>
      </w:divBdr>
    </w:div>
    <w:div w:id="178323886">
      <w:marLeft w:val="0"/>
      <w:marRight w:val="0"/>
      <w:marTop w:val="0"/>
      <w:marBottom w:val="0"/>
      <w:divBdr>
        <w:top w:val="none" w:sz="0" w:space="0" w:color="auto"/>
        <w:left w:val="none" w:sz="0" w:space="0" w:color="auto"/>
        <w:bottom w:val="none" w:sz="0" w:space="0" w:color="auto"/>
        <w:right w:val="none" w:sz="0" w:space="0" w:color="auto"/>
      </w:divBdr>
    </w:div>
    <w:div w:id="178395941">
      <w:marLeft w:val="0"/>
      <w:marRight w:val="0"/>
      <w:marTop w:val="0"/>
      <w:marBottom w:val="0"/>
      <w:divBdr>
        <w:top w:val="none" w:sz="0" w:space="0" w:color="auto"/>
        <w:left w:val="none" w:sz="0" w:space="0" w:color="auto"/>
        <w:bottom w:val="none" w:sz="0" w:space="0" w:color="auto"/>
        <w:right w:val="none" w:sz="0" w:space="0" w:color="auto"/>
      </w:divBdr>
    </w:div>
    <w:div w:id="178398997">
      <w:marLeft w:val="0"/>
      <w:marRight w:val="0"/>
      <w:marTop w:val="0"/>
      <w:marBottom w:val="0"/>
      <w:divBdr>
        <w:top w:val="none" w:sz="0" w:space="0" w:color="auto"/>
        <w:left w:val="none" w:sz="0" w:space="0" w:color="auto"/>
        <w:bottom w:val="none" w:sz="0" w:space="0" w:color="auto"/>
        <w:right w:val="none" w:sz="0" w:space="0" w:color="auto"/>
      </w:divBdr>
    </w:div>
    <w:div w:id="178400626">
      <w:marLeft w:val="0"/>
      <w:marRight w:val="0"/>
      <w:marTop w:val="0"/>
      <w:marBottom w:val="0"/>
      <w:divBdr>
        <w:top w:val="none" w:sz="0" w:space="0" w:color="auto"/>
        <w:left w:val="none" w:sz="0" w:space="0" w:color="auto"/>
        <w:bottom w:val="none" w:sz="0" w:space="0" w:color="auto"/>
        <w:right w:val="none" w:sz="0" w:space="0" w:color="auto"/>
      </w:divBdr>
    </w:div>
    <w:div w:id="178469408">
      <w:bodyDiv w:val="1"/>
      <w:marLeft w:val="0"/>
      <w:marRight w:val="0"/>
      <w:marTop w:val="0"/>
      <w:marBottom w:val="0"/>
      <w:divBdr>
        <w:top w:val="none" w:sz="0" w:space="0" w:color="auto"/>
        <w:left w:val="none" w:sz="0" w:space="0" w:color="auto"/>
        <w:bottom w:val="none" w:sz="0" w:space="0" w:color="auto"/>
        <w:right w:val="none" w:sz="0" w:space="0" w:color="auto"/>
      </w:divBdr>
    </w:div>
    <w:div w:id="178470648">
      <w:marLeft w:val="0"/>
      <w:marRight w:val="0"/>
      <w:marTop w:val="0"/>
      <w:marBottom w:val="0"/>
      <w:divBdr>
        <w:top w:val="none" w:sz="0" w:space="0" w:color="auto"/>
        <w:left w:val="none" w:sz="0" w:space="0" w:color="auto"/>
        <w:bottom w:val="none" w:sz="0" w:space="0" w:color="auto"/>
        <w:right w:val="none" w:sz="0" w:space="0" w:color="auto"/>
      </w:divBdr>
    </w:div>
    <w:div w:id="178541711">
      <w:marLeft w:val="0"/>
      <w:marRight w:val="0"/>
      <w:marTop w:val="0"/>
      <w:marBottom w:val="0"/>
      <w:divBdr>
        <w:top w:val="none" w:sz="0" w:space="0" w:color="auto"/>
        <w:left w:val="none" w:sz="0" w:space="0" w:color="auto"/>
        <w:bottom w:val="none" w:sz="0" w:space="0" w:color="auto"/>
        <w:right w:val="none" w:sz="0" w:space="0" w:color="auto"/>
      </w:divBdr>
    </w:div>
    <w:div w:id="178586226">
      <w:marLeft w:val="0"/>
      <w:marRight w:val="0"/>
      <w:marTop w:val="0"/>
      <w:marBottom w:val="0"/>
      <w:divBdr>
        <w:top w:val="none" w:sz="0" w:space="0" w:color="auto"/>
        <w:left w:val="none" w:sz="0" w:space="0" w:color="auto"/>
        <w:bottom w:val="none" w:sz="0" w:space="0" w:color="auto"/>
        <w:right w:val="none" w:sz="0" w:space="0" w:color="auto"/>
      </w:divBdr>
    </w:div>
    <w:div w:id="178588394">
      <w:marLeft w:val="0"/>
      <w:marRight w:val="0"/>
      <w:marTop w:val="0"/>
      <w:marBottom w:val="0"/>
      <w:divBdr>
        <w:top w:val="none" w:sz="0" w:space="0" w:color="auto"/>
        <w:left w:val="none" w:sz="0" w:space="0" w:color="auto"/>
        <w:bottom w:val="none" w:sz="0" w:space="0" w:color="auto"/>
        <w:right w:val="none" w:sz="0" w:space="0" w:color="auto"/>
      </w:divBdr>
    </w:div>
    <w:div w:id="178660913">
      <w:marLeft w:val="0"/>
      <w:marRight w:val="0"/>
      <w:marTop w:val="0"/>
      <w:marBottom w:val="0"/>
      <w:divBdr>
        <w:top w:val="none" w:sz="0" w:space="0" w:color="auto"/>
        <w:left w:val="none" w:sz="0" w:space="0" w:color="auto"/>
        <w:bottom w:val="none" w:sz="0" w:space="0" w:color="auto"/>
        <w:right w:val="none" w:sz="0" w:space="0" w:color="auto"/>
      </w:divBdr>
    </w:div>
    <w:div w:id="178662062">
      <w:marLeft w:val="0"/>
      <w:marRight w:val="0"/>
      <w:marTop w:val="0"/>
      <w:marBottom w:val="0"/>
      <w:divBdr>
        <w:top w:val="none" w:sz="0" w:space="0" w:color="auto"/>
        <w:left w:val="none" w:sz="0" w:space="0" w:color="auto"/>
        <w:bottom w:val="none" w:sz="0" w:space="0" w:color="auto"/>
        <w:right w:val="none" w:sz="0" w:space="0" w:color="auto"/>
      </w:divBdr>
    </w:div>
    <w:div w:id="178665454">
      <w:marLeft w:val="0"/>
      <w:marRight w:val="0"/>
      <w:marTop w:val="0"/>
      <w:marBottom w:val="0"/>
      <w:divBdr>
        <w:top w:val="none" w:sz="0" w:space="0" w:color="auto"/>
        <w:left w:val="none" w:sz="0" w:space="0" w:color="auto"/>
        <w:bottom w:val="none" w:sz="0" w:space="0" w:color="auto"/>
        <w:right w:val="none" w:sz="0" w:space="0" w:color="auto"/>
      </w:divBdr>
    </w:div>
    <w:div w:id="178737240">
      <w:marLeft w:val="0"/>
      <w:marRight w:val="0"/>
      <w:marTop w:val="0"/>
      <w:marBottom w:val="0"/>
      <w:divBdr>
        <w:top w:val="none" w:sz="0" w:space="0" w:color="auto"/>
        <w:left w:val="none" w:sz="0" w:space="0" w:color="auto"/>
        <w:bottom w:val="none" w:sz="0" w:space="0" w:color="auto"/>
        <w:right w:val="none" w:sz="0" w:space="0" w:color="auto"/>
      </w:divBdr>
    </w:div>
    <w:div w:id="178739986">
      <w:marLeft w:val="0"/>
      <w:marRight w:val="0"/>
      <w:marTop w:val="0"/>
      <w:marBottom w:val="0"/>
      <w:divBdr>
        <w:top w:val="none" w:sz="0" w:space="0" w:color="auto"/>
        <w:left w:val="none" w:sz="0" w:space="0" w:color="auto"/>
        <w:bottom w:val="none" w:sz="0" w:space="0" w:color="auto"/>
        <w:right w:val="none" w:sz="0" w:space="0" w:color="auto"/>
      </w:divBdr>
    </w:div>
    <w:div w:id="178784268">
      <w:marLeft w:val="0"/>
      <w:marRight w:val="0"/>
      <w:marTop w:val="0"/>
      <w:marBottom w:val="0"/>
      <w:divBdr>
        <w:top w:val="none" w:sz="0" w:space="0" w:color="auto"/>
        <w:left w:val="none" w:sz="0" w:space="0" w:color="auto"/>
        <w:bottom w:val="none" w:sz="0" w:space="0" w:color="auto"/>
        <w:right w:val="none" w:sz="0" w:space="0" w:color="auto"/>
      </w:divBdr>
    </w:div>
    <w:div w:id="178859144">
      <w:marLeft w:val="0"/>
      <w:marRight w:val="0"/>
      <w:marTop w:val="0"/>
      <w:marBottom w:val="0"/>
      <w:divBdr>
        <w:top w:val="none" w:sz="0" w:space="0" w:color="auto"/>
        <w:left w:val="none" w:sz="0" w:space="0" w:color="auto"/>
        <w:bottom w:val="none" w:sz="0" w:space="0" w:color="auto"/>
        <w:right w:val="none" w:sz="0" w:space="0" w:color="auto"/>
      </w:divBdr>
    </w:div>
    <w:div w:id="178860306">
      <w:marLeft w:val="0"/>
      <w:marRight w:val="0"/>
      <w:marTop w:val="0"/>
      <w:marBottom w:val="0"/>
      <w:divBdr>
        <w:top w:val="none" w:sz="0" w:space="0" w:color="auto"/>
        <w:left w:val="none" w:sz="0" w:space="0" w:color="auto"/>
        <w:bottom w:val="none" w:sz="0" w:space="0" w:color="auto"/>
        <w:right w:val="none" w:sz="0" w:space="0" w:color="auto"/>
      </w:divBdr>
    </w:div>
    <w:div w:id="178936195">
      <w:marLeft w:val="0"/>
      <w:marRight w:val="0"/>
      <w:marTop w:val="0"/>
      <w:marBottom w:val="0"/>
      <w:divBdr>
        <w:top w:val="none" w:sz="0" w:space="0" w:color="auto"/>
        <w:left w:val="none" w:sz="0" w:space="0" w:color="auto"/>
        <w:bottom w:val="none" w:sz="0" w:space="0" w:color="auto"/>
        <w:right w:val="none" w:sz="0" w:space="0" w:color="auto"/>
      </w:divBdr>
    </w:div>
    <w:div w:id="179005520">
      <w:marLeft w:val="0"/>
      <w:marRight w:val="0"/>
      <w:marTop w:val="0"/>
      <w:marBottom w:val="0"/>
      <w:divBdr>
        <w:top w:val="none" w:sz="0" w:space="0" w:color="auto"/>
        <w:left w:val="none" w:sz="0" w:space="0" w:color="auto"/>
        <w:bottom w:val="none" w:sz="0" w:space="0" w:color="auto"/>
        <w:right w:val="none" w:sz="0" w:space="0" w:color="auto"/>
      </w:divBdr>
    </w:div>
    <w:div w:id="179051967">
      <w:marLeft w:val="0"/>
      <w:marRight w:val="0"/>
      <w:marTop w:val="0"/>
      <w:marBottom w:val="0"/>
      <w:divBdr>
        <w:top w:val="none" w:sz="0" w:space="0" w:color="auto"/>
        <w:left w:val="none" w:sz="0" w:space="0" w:color="auto"/>
        <w:bottom w:val="none" w:sz="0" w:space="0" w:color="auto"/>
        <w:right w:val="none" w:sz="0" w:space="0" w:color="auto"/>
      </w:divBdr>
    </w:div>
    <w:div w:id="179127495">
      <w:marLeft w:val="0"/>
      <w:marRight w:val="0"/>
      <w:marTop w:val="0"/>
      <w:marBottom w:val="0"/>
      <w:divBdr>
        <w:top w:val="none" w:sz="0" w:space="0" w:color="auto"/>
        <w:left w:val="none" w:sz="0" w:space="0" w:color="auto"/>
        <w:bottom w:val="none" w:sz="0" w:space="0" w:color="auto"/>
        <w:right w:val="none" w:sz="0" w:space="0" w:color="auto"/>
      </w:divBdr>
    </w:div>
    <w:div w:id="179128363">
      <w:marLeft w:val="0"/>
      <w:marRight w:val="0"/>
      <w:marTop w:val="0"/>
      <w:marBottom w:val="0"/>
      <w:divBdr>
        <w:top w:val="none" w:sz="0" w:space="0" w:color="auto"/>
        <w:left w:val="none" w:sz="0" w:space="0" w:color="auto"/>
        <w:bottom w:val="none" w:sz="0" w:space="0" w:color="auto"/>
        <w:right w:val="none" w:sz="0" w:space="0" w:color="auto"/>
      </w:divBdr>
    </w:div>
    <w:div w:id="179197990">
      <w:marLeft w:val="0"/>
      <w:marRight w:val="0"/>
      <w:marTop w:val="0"/>
      <w:marBottom w:val="0"/>
      <w:divBdr>
        <w:top w:val="none" w:sz="0" w:space="0" w:color="auto"/>
        <w:left w:val="none" w:sz="0" w:space="0" w:color="auto"/>
        <w:bottom w:val="none" w:sz="0" w:space="0" w:color="auto"/>
        <w:right w:val="none" w:sz="0" w:space="0" w:color="auto"/>
      </w:divBdr>
    </w:div>
    <w:div w:id="179203141">
      <w:marLeft w:val="0"/>
      <w:marRight w:val="0"/>
      <w:marTop w:val="0"/>
      <w:marBottom w:val="0"/>
      <w:divBdr>
        <w:top w:val="none" w:sz="0" w:space="0" w:color="auto"/>
        <w:left w:val="none" w:sz="0" w:space="0" w:color="auto"/>
        <w:bottom w:val="none" w:sz="0" w:space="0" w:color="auto"/>
        <w:right w:val="none" w:sz="0" w:space="0" w:color="auto"/>
      </w:divBdr>
    </w:div>
    <w:div w:id="179318893">
      <w:marLeft w:val="0"/>
      <w:marRight w:val="0"/>
      <w:marTop w:val="0"/>
      <w:marBottom w:val="0"/>
      <w:divBdr>
        <w:top w:val="none" w:sz="0" w:space="0" w:color="auto"/>
        <w:left w:val="none" w:sz="0" w:space="0" w:color="auto"/>
        <w:bottom w:val="none" w:sz="0" w:space="0" w:color="auto"/>
        <w:right w:val="none" w:sz="0" w:space="0" w:color="auto"/>
      </w:divBdr>
    </w:div>
    <w:div w:id="179320527">
      <w:marLeft w:val="0"/>
      <w:marRight w:val="0"/>
      <w:marTop w:val="0"/>
      <w:marBottom w:val="0"/>
      <w:divBdr>
        <w:top w:val="none" w:sz="0" w:space="0" w:color="auto"/>
        <w:left w:val="none" w:sz="0" w:space="0" w:color="auto"/>
        <w:bottom w:val="none" w:sz="0" w:space="0" w:color="auto"/>
        <w:right w:val="none" w:sz="0" w:space="0" w:color="auto"/>
      </w:divBdr>
    </w:div>
    <w:div w:id="179393339">
      <w:marLeft w:val="0"/>
      <w:marRight w:val="0"/>
      <w:marTop w:val="0"/>
      <w:marBottom w:val="0"/>
      <w:divBdr>
        <w:top w:val="none" w:sz="0" w:space="0" w:color="auto"/>
        <w:left w:val="none" w:sz="0" w:space="0" w:color="auto"/>
        <w:bottom w:val="none" w:sz="0" w:space="0" w:color="auto"/>
        <w:right w:val="none" w:sz="0" w:space="0" w:color="auto"/>
      </w:divBdr>
    </w:div>
    <w:div w:id="179468925">
      <w:marLeft w:val="0"/>
      <w:marRight w:val="0"/>
      <w:marTop w:val="0"/>
      <w:marBottom w:val="0"/>
      <w:divBdr>
        <w:top w:val="none" w:sz="0" w:space="0" w:color="auto"/>
        <w:left w:val="none" w:sz="0" w:space="0" w:color="auto"/>
        <w:bottom w:val="none" w:sz="0" w:space="0" w:color="auto"/>
        <w:right w:val="none" w:sz="0" w:space="0" w:color="auto"/>
      </w:divBdr>
    </w:div>
    <w:div w:id="179508099">
      <w:marLeft w:val="0"/>
      <w:marRight w:val="0"/>
      <w:marTop w:val="0"/>
      <w:marBottom w:val="0"/>
      <w:divBdr>
        <w:top w:val="none" w:sz="0" w:space="0" w:color="auto"/>
        <w:left w:val="none" w:sz="0" w:space="0" w:color="auto"/>
        <w:bottom w:val="none" w:sz="0" w:space="0" w:color="auto"/>
        <w:right w:val="none" w:sz="0" w:space="0" w:color="auto"/>
      </w:divBdr>
    </w:div>
    <w:div w:id="179508328">
      <w:marLeft w:val="0"/>
      <w:marRight w:val="0"/>
      <w:marTop w:val="0"/>
      <w:marBottom w:val="0"/>
      <w:divBdr>
        <w:top w:val="none" w:sz="0" w:space="0" w:color="auto"/>
        <w:left w:val="none" w:sz="0" w:space="0" w:color="auto"/>
        <w:bottom w:val="none" w:sz="0" w:space="0" w:color="auto"/>
        <w:right w:val="none" w:sz="0" w:space="0" w:color="auto"/>
      </w:divBdr>
    </w:div>
    <w:div w:id="179513837">
      <w:marLeft w:val="0"/>
      <w:marRight w:val="0"/>
      <w:marTop w:val="0"/>
      <w:marBottom w:val="0"/>
      <w:divBdr>
        <w:top w:val="none" w:sz="0" w:space="0" w:color="auto"/>
        <w:left w:val="none" w:sz="0" w:space="0" w:color="auto"/>
        <w:bottom w:val="none" w:sz="0" w:space="0" w:color="auto"/>
        <w:right w:val="none" w:sz="0" w:space="0" w:color="auto"/>
      </w:divBdr>
    </w:div>
    <w:div w:id="179784923">
      <w:marLeft w:val="0"/>
      <w:marRight w:val="0"/>
      <w:marTop w:val="0"/>
      <w:marBottom w:val="0"/>
      <w:divBdr>
        <w:top w:val="none" w:sz="0" w:space="0" w:color="auto"/>
        <w:left w:val="none" w:sz="0" w:space="0" w:color="auto"/>
        <w:bottom w:val="none" w:sz="0" w:space="0" w:color="auto"/>
        <w:right w:val="none" w:sz="0" w:space="0" w:color="auto"/>
      </w:divBdr>
    </w:div>
    <w:div w:id="179852114">
      <w:marLeft w:val="0"/>
      <w:marRight w:val="0"/>
      <w:marTop w:val="0"/>
      <w:marBottom w:val="0"/>
      <w:divBdr>
        <w:top w:val="none" w:sz="0" w:space="0" w:color="auto"/>
        <w:left w:val="none" w:sz="0" w:space="0" w:color="auto"/>
        <w:bottom w:val="none" w:sz="0" w:space="0" w:color="auto"/>
        <w:right w:val="none" w:sz="0" w:space="0" w:color="auto"/>
      </w:divBdr>
    </w:div>
    <w:div w:id="179900880">
      <w:marLeft w:val="0"/>
      <w:marRight w:val="0"/>
      <w:marTop w:val="0"/>
      <w:marBottom w:val="0"/>
      <w:divBdr>
        <w:top w:val="none" w:sz="0" w:space="0" w:color="auto"/>
        <w:left w:val="none" w:sz="0" w:space="0" w:color="auto"/>
        <w:bottom w:val="none" w:sz="0" w:space="0" w:color="auto"/>
        <w:right w:val="none" w:sz="0" w:space="0" w:color="auto"/>
      </w:divBdr>
    </w:div>
    <w:div w:id="179903232">
      <w:marLeft w:val="0"/>
      <w:marRight w:val="0"/>
      <w:marTop w:val="0"/>
      <w:marBottom w:val="0"/>
      <w:divBdr>
        <w:top w:val="none" w:sz="0" w:space="0" w:color="auto"/>
        <w:left w:val="none" w:sz="0" w:space="0" w:color="auto"/>
        <w:bottom w:val="none" w:sz="0" w:space="0" w:color="auto"/>
        <w:right w:val="none" w:sz="0" w:space="0" w:color="auto"/>
      </w:divBdr>
    </w:div>
    <w:div w:id="180095133">
      <w:marLeft w:val="0"/>
      <w:marRight w:val="0"/>
      <w:marTop w:val="0"/>
      <w:marBottom w:val="0"/>
      <w:divBdr>
        <w:top w:val="none" w:sz="0" w:space="0" w:color="auto"/>
        <w:left w:val="none" w:sz="0" w:space="0" w:color="auto"/>
        <w:bottom w:val="none" w:sz="0" w:space="0" w:color="auto"/>
        <w:right w:val="none" w:sz="0" w:space="0" w:color="auto"/>
      </w:divBdr>
    </w:div>
    <w:div w:id="180096502">
      <w:marLeft w:val="0"/>
      <w:marRight w:val="0"/>
      <w:marTop w:val="0"/>
      <w:marBottom w:val="0"/>
      <w:divBdr>
        <w:top w:val="none" w:sz="0" w:space="0" w:color="auto"/>
        <w:left w:val="none" w:sz="0" w:space="0" w:color="auto"/>
        <w:bottom w:val="none" w:sz="0" w:space="0" w:color="auto"/>
        <w:right w:val="none" w:sz="0" w:space="0" w:color="auto"/>
      </w:divBdr>
    </w:div>
    <w:div w:id="180165546">
      <w:marLeft w:val="0"/>
      <w:marRight w:val="0"/>
      <w:marTop w:val="0"/>
      <w:marBottom w:val="0"/>
      <w:divBdr>
        <w:top w:val="none" w:sz="0" w:space="0" w:color="auto"/>
        <w:left w:val="none" w:sz="0" w:space="0" w:color="auto"/>
        <w:bottom w:val="none" w:sz="0" w:space="0" w:color="auto"/>
        <w:right w:val="none" w:sz="0" w:space="0" w:color="auto"/>
      </w:divBdr>
    </w:div>
    <w:div w:id="180168752">
      <w:marLeft w:val="0"/>
      <w:marRight w:val="0"/>
      <w:marTop w:val="0"/>
      <w:marBottom w:val="0"/>
      <w:divBdr>
        <w:top w:val="none" w:sz="0" w:space="0" w:color="auto"/>
        <w:left w:val="none" w:sz="0" w:space="0" w:color="auto"/>
        <w:bottom w:val="none" w:sz="0" w:space="0" w:color="auto"/>
        <w:right w:val="none" w:sz="0" w:space="0" w:color="auto"/>
      </w:divBdr>
    </w:div>
    <w:div w:id="180238668">
      <w:marLeft w:val="0"/>
      <w:marRight w:val="0"/>
      <w:marTop w:val="0"/>
      <w:marBottom w:val="0"/>
      <w:divBdr>
        <w:top w:val="none" w:sz="0" w:space="0" w:color="auto"/>
        <w:left w:val="none" w:sz="0" w:space="0" w:color="auto"/>
        <w:bottom w:val="none" w:sz="0" w:space="0" w:color="auto"/>
        <w:right w:val="none" w:sz="0" w:space="0" w:color="auto"/>
      </w:divBdr>
    </w:div>
    <w:div w:id="180289892">
      <w:marLeft w:val="0"/>
      <w:marRight w:val="0"/>
      <w:marTop w:val="0"/>
      <w:marBottom w:val="0"/>
      <w:divBdr>
        <w:top w:val="none" w:sz="0" w:space="0" w:color="auto"/>
        <w:left w:val="none" w:sz="0" w:space="0" w:color="auto"/>
        <w:bottom w:val="none" w:sz="0" w:space="0" w:color="auto"/>
        <w:right w:val="none" w:sz="0" w:space="0" w:color="auto"/>
      </w:divBdr>
    </w:div>
    <w:div w:id="180318287">
      <w:marLeft w:val="0"/>
      <w:marRight w:val="0"/>
      <w:marTop w:val="0"/>
      <w:marBottom w:val="0"/>
      <w:divBdr>
        <w:top w:val="none" w:sz="0" w:space="0" w:color="auto"/>
        <w:left w:val="none" w:sz="0" w:space="0" w:color="auto"/>
        <w:bottom w:val="none" w:sz="0" w:space="0" w:color="auto"/>
        <w:right w:val="none" w:sz="0" w:space="0" w:color="auto"/>
      </w:divBdr>
    </w:div>
    <w:div w:id="180439373">
      <w:marLeft w:val="0"/>
      <w:marRight w:val="0"/>
      <w:marTop w:val="0"/>
      <w:marBottom w:val="0"/>
      <w:divBdr>
        <w:top w:val="none" w:sz="0" w:space="0" w:color="auto"/>
        <w:left w:val="none" w:sz="0" w:space="0" w:color="auto"/>
        <w:bottom w:val="none" w:sz="0" w:space="0" w:color="auto"/>
        <w:right w:val="none" w:sz="0" w:space="0" w:color="auto"/>
      </w:divBdr>
    </w:div>
    <w:div w:id="180509656">
      <w:marLeft w:val="0"/>
      <w:marRight w:val="0"/>
      <w:marTop w:val="0"/>
      <w:marBottom w:val="0"/>
      <w:divBdr>
        <w:top w:val="none" w:sz="0" w:space="0" w:color="auto"/>
        <w:left w:val="none" w:sz="0" w:space="0" w:color="auto"/>
        <w:bottom w:val="none" w:sz="0" w:space="0" w:color="auto"/>
        <w:right w:val="none" w:sz="0" w:space="0" w:color="auto"/>
      </w:divBdr>
    </w:div>
    <w:div w:id="180556601">
      <w:marLeft w:val="0"/>
      <w:marRight w:val="0"/>
      <w:marTop w:val="0"/>
      <w:marBottom w:val="0"/>
      <w:divBdr>
        <w:top w:val="none" w:sz="0" w:space="0" w:color="auto"/>
        <w:left w:val="none" w:sz="0" w:space="0" w:color="auto"/>
        <w:bottom w:val="none" w:sz="0" w:space="0" w:color="auto"/>
        <w:right w:val="none" w:sz="0" w:space="0" w:color="auto"/>
      </w:divBdr>
    </w:div>
    <w:div w:id="180705170">
      <w:marLeft w:val="0"/>
      <w:marRight w:val="0"/>
      <w:marTop w:val="0"/>
      <w:marBottom w:val="0"/>
      <w:divBdr>
        <w:top w:val="none" w:sz="0" w:space="0" w:color="auto"/>
        <w:left w:val="none" w:sz="0" w:space="0" w:color="auto"/>
        <w:bottom w:val="none" w:sz="0" w:space="0" w:color="auto"/>
        <w:right w:val="none" w:sz="0" w:space="0" w:color="auto"/>
      </w:divBdr>
    </w:div>
    <w:div w:id="180750643">
      <w:bodyDiv w:val="1"/>
      <w:marLeft w:val="0"/>
      <w:marRight w:val="0"/>
      <w:marTop w:val="0"/>
      <w:marBottom w:val="0"/>
      <w:divBdr>
        <w:top w:val="none" w:sz="0" w:space="0" w:color="auto"/>
        <w:left w:val="none" w:sz="0" w:space="0" w:color="auto"/>
        <w:bottom w:val="none" w:sz="0" w:space="0" w:color="auto"/>
        <w:right w:val="none" w:sz="0" w:space="0" w:color="auto"/>
      </w:divBdr>
    </w:div>
    <w:div w:id="180777643">
      <w:marLeft w:val="0"/>
      <w:marRight w:val="0"/>
      <w:marTop w:val="0"/>
      <w:marBottom w:val="0"/>
      <w:divBdr>
        <w:top w:val="none" w:sz="0" w:space="0" w:color="auto"/>
        <w:left w:val="none" w:sz="0" w:space="0" w:color="auto"/>
        <w:bottom w:val="none" w:sz="0" w:space="0" w:color="auto"/>
        <w:right w:val="none" w:sz="0" w:space="0" w:color="auto"/>
      </w:divBdr>
    </w:div>
    <w:div w:id="180823906">
      <w:marLeft w:val="0"/>
      <w:marRight w:val="0"/>
      <w:marTop w:val="0"/>
      <w:marBottom w:val="0"/>
      <w:divBdr>
        <w:top w:val="none" w:sz="0" w:space="0" w:color="auto"/>
        <w:left w:val="none" w:sz="0" w:space="0" w:color="auto"/>
        <w:bottom w:val="none" w:sz="0" w:space="0" w:color="auto"/>
        <w:right w:val="none" w:sz="0" w:space="0" w:color="auto"/>
      </w:divBdr>
    </w:div>
    <w:div w:id="180826100">
      <w:marLeft w:val="0"/>
      <w:marRight w:val="0"/>
      <w:marTop w:val="0"/>
      <w:marBottom w:val="0"/>
      <w:divBdr>
        <w:top w:val="none" w:sz="0" w:space="0" w:color="auto"/>
        <w:left w:val="none" w:sz="0" w:space="0" w:color="auto"/>
        <w:bottom w:val="none" w:sz="0" w:space="0" w:color="auto"/>
        <w:right w:val="none" w:sz="0" w:space="0" w:color="auto"/>
      </w:divBdr>
    </w:div>
    <w:div w:id="180895009">
      <w:marLeft w:val="0"/>
      <w:marRight w:val="0"/>
      <w:marTop w:val="0"/>
      <w:marBottom w:val="0"/>
      <w:divBdr>
        <w:top w:val="none" w:sz="0" w:space="0" w:color="auto"/>
        <w:left w:val="none" w:sz="0" w:space="0" w:color="auto"/>
        <w:bottom w:val="none" w:sz="0" w:space="0" w:color="auto"/>
        <w:right w:val="none" w:sz="0" w:space="0" w:color="auto"/>
      </w:divBdr>
    </w:div>
    <w:div w:id="180901524">
      <w:marLeft w:val="0"/>
      <w:marRight w:val="0"/>
      <w:marTop w:val="0"/>
      <w:marBottom w:val="0"/>
      <w:divBdr>
        <w:top w:val="none" w:sz="0" w:space="0" w:color="auto"/>
        <w:left w:val="none" w:sz="0" w:space="0" w:color="auto"/>
        <w:bottom w:val="none" w:sz="0" w:space="0" w:color="auto"/>
        <w:right w:val="none" w:sz="0" w:space="0" w:color="auto"/>
      </w:divBdr>
    </w:div>
    <w:div w:id="180974396">
      <w:marLeft w:val="0"/>
      <w:marRight w:val="0"/>
      <w:marTop w:val="0"/>
      <w:marBottom w:val="0"/>
      <w:divBdr>
        <w:top w:val="none" w:sz="0" w:space="0" w:color="auto"/>
        <w:left w:val="none" w:sz="0" w:space="0" w:color="auto"/>
        <w:bottom w:val="none" w:sz="0" w:space="0" w:color="auto"/>
        <w:right w:val="none" w:sz="0" w:space="0" w:color="auto"/>
      </w:divBdr>
    </w:div>
    <w:div w:id="181019681">
      <w:marLeft w:val="0"/>
      <w:marRight w:val="0"/>
      <w:marTop w:val="0"/>
      <w:marBottom w:val="0"/>
      <w:divBdr>
        <w:top w:val="none" w:sz="0" w:space="0" w:color="auto"/>
        <w:left w:val="none" w:sz="0" w:space="0" w:color="auto"/>
        <w:bottom w:val="none" w:sz="0" w:space="0" w:color="auto"/>
        <w:right w:val="none" w:sz="0" w:space="0" w:color="auto"/>
      </w:divBdr>
    </w:div>
    <w:div w:id="181094497">
      <w:marLeft w:val="0"/>
      <w:marRight w:val="0"/>
      <w:marTop w:val="0"/>
      <w:marBottom w:val="0"/>
      <w:divBdr>
        <w:top w:val="none" w:sz="0" w:space="0" w:color="auto"/>
        <w:left w:val="none" w:sz="0" w:space="0" w:color="auto"/>
        <w:bottom w:val="none" w:sz="0" w:space="0" w:color="auto"/>
        <w:right w:val="none" w:sz="0" w:space="0" w:color="auto"/>
      </w:divBdr>
    </w:div>
    <w:div w:id="181168536">
      <w:marLeft w:val="0"/>
      <w:marRight w:val="0"/>
      <w:marTop w:val="0"/>
      <w:marBottom w:val="0"/>
      <w:divBdr>
        <w:top w:val="none" w:sz="0" w:space="0" w:color="auto"/>
        <w:left w:val="none" w:sz="0" w:space="0" w:color="auto"/>
        <w:bottom w:val="none" w:sz="0" w:space="0" w:color="auto"/>
        <w:right w:val="none" w:sz="0" w:space="0" w:color="auto"/>
      </w:divBdr>
    </w:div>
    <w:div w:id="181282062">
      <w:marLeft w:val="0"/>
      <w:marRight w:val="0"/>
      <w:marTop w:val="0"/>
      <w:marBottom w:val="0"/>
      <w:divBdr>
        <w:top w:val="none" w:sz="0" w:space="0" w:color="auto"/>
        <w:left w:val="none" w:sz="0" w:space="0" w:color="auto"/>
        <w:bottom w:val="none" w:sz="0" w:space="0" w:color="auto"/>
        <w:right w:val="none" w:sz="0" w:space="0" w:color="auto"/>
      </w:divBdr>
    </w:div>
    <w:div w:id="181285278">
      <w:marLeft w:val="0"/>
      <w:marRight w:val="0"/>
      <w:marTop w:val="0"/>
      <w:marBottom w:val="0"/>
      <w:divBdr>
        <w:top w:val="none" w:sz="0" w:space="0" w:color="auto"/>
        <w:left w:val="none" w:sz="0" w:space="0" w:color="auto"/>
        <w:bottom w:val="none" w:sz="0" w:space="0" w:color="auto"/>
        <w:right w:val="none" w:sz="0" w:space="0" w:color="auto"/>
      </w:divBdr>
    </w:div>
    <w:div w:id="181475417">
      <w:marLeft w:val="0"/>
      <w:marRight w:val="0"/>
      <w:marTop w:val="0"/>
      <w:marBottom w:val="0"/>
      <w:divBdr>
        <w:top w:val="none" w:sz="0" w:space="0" w:color="auto"/>
        <w:left w:val="none" w:sz="0" w:space="0" w:color="auto"/>
        <w:bottom w:val="none" w:sz="0" w:space="0" w:color="auto"/>
        <w:right w:val="none" w:sz="0" w:space="0" w:color="auto"/>
      </w:divBdr>
    </w:div>
    <w:div w:id="181477760">
      <w:marLeft w:val="0"/>
      <w:marRight w:val="0"/>
      <w:marTop w:val="0"/>
      <w:marBottom w:val="0"/>
      <w:divBdr>
        <w:top w:val="none" w:sz="0" w:space="0" w:color="auto"/>
        <w:left w:val="none" w:sz="0" w:space="0" w:color="auto"/>
        <w:bottom w:val="none" w:sz="0" w:space="0" w:color="auto"/>
        <w:right w:val="none" w:sz="0" w:space="0" w:color="auto"/>
      </w:divBdr>
    </w:div>
    <w:div w:id="181552220">
      <w:marLeft w:val="0"/>
      <w:marRight w:val="0"/>
      <w:marTop w:val="0"/>
      <w:marBottom w:val="0"/>
      <w:divBdr>
        <w:top w:val="none" w:sz="0" w:space="0" w:color="auto"/>
        <w:left w:val="none" w:sz="0" w:space="0" w:color="auto"/>
        <w:bottom w:val="none" w:sz="0" w:space="0" w:color="auto"/>
        <w:right w:val="none" w:sz="0" w:space="0" w:color="auto"/>
      </w:divBdr>
    </w:div>
    <w:div w:id="181600862">
      <w:marLeft w:val="0"/>
      <w:marRight w:val="0"/>
      <w:marTop w:val="0"/>
      <w:marBottom w:val="0"/>
      <w:divBdr>
        <w:top w:val="none" w:sz="0" w:space="0" w:color="auto"/>
        <w:left w:val="none" w:sz="0" w:space="0" w:color="auto"/>
        <w:bottom w:val="none" w:sz="0" w:space="0" w:color="auto"/>
        <w:right w:val="none" w:sz="0" w:space="0" w:color="auto"/>
      </w:divBdr>
    </w:div>
    <w:div w:id="181625097">
      <w:marLeft w:val="0"/>
      <w:marRight w:val="0"/>
      <w:marTop w:val="0"/>
      <w:marBottom w:val="0"/>
      <w:divBdr>
        <w:top w:val="none" w:sz="0" w:space="0" w:color="auto"/>
        <w:left w:val="none" w:sz="0" w:space="0" w:color="auto"/>
        <w:bottom w:val="none" w:sz="0" w:space="0" w:color="auto"/>
        <w:right w:val="none" w:sz="0" w:space="0" w:color="auto"/>
      </w:divBdr>
    </w:div>
    <w:div w:id="181672265">
      <w:marLeft w:val="0"/>
      <w:marRight w:val="0"/>
      <w:marTop w:val="0"/>
      <w:marBottom w:val="0"/>
      <w:divBdr>
        <w:top w:val="none" w:sz="0" w:space="0" w:color="auto"/>
        <w:left w:val="none" w:sz="0" w:space="0" w:color="auto"/>
        <w:bottom w:val="none" w:sz="0" w:space="0" w:color="auto"/>
        <w:right w:val="none" w:sz="0" w:space="0" w:color="auto"/>
      </w:divBdr>
    </w:div>
    <w:div w:id="181675650">
      <w:marLeft w:val="0"/>
      <w:marRight w:val="0"/>
      <w:marTop w:val="0"/>
      <w:marBottom w:val="0"/>
      <w:divBdr>
        <w:top w:val="none" w:sz="0" w:space="0" w:color="auto"/>
        <w:left w:val="none" w:sz="0" w:space="0" w:color="auto"/>
        <w:bottom w:val="none" w:sz="0" w:space="0" w:color="auto"/>
        <w:right w:val="none" w:sz="0" w:space="0" w:color="auto"/>
      </w:divBdr>
    </w:div>
    <w:div w:id="181744929">
      <w:marLeft w:val="0"/>
      <w:marRight w:val="0"/>
      <w:marTop w:val="0"/>
      <w:marBottom w:val="0"/>
      <w:divBdr>
        <w:top w:val="none" w:sz="0" w:space="0" w:color="auto"/>
        <w:left w:val="none" w:sz="0" w:space="0" w:color="auto"/>
        <w:bottom w:val="none" w:sz="0" w:space="0" w:color="auto"/>
        <w:right w:val="none" w:sz="0" w:space="0" w:color="auto"/>
      </w:divBdr>
    </w:div>
    <w:div w:id="181751053">
      <w:marLeft w:val="0"/>
      <w:marRight w:val="0"/>
      <w:marTop w:val="0"/>
      <w:marBottom w:val="0"/>
      <w:divBdr>
        <w:top w:val="none" w:sz="0" w:space="0" w:color="auto"/>
        <w:left w:val="none" w:sz="0" w:space="0" w:color="auto"/>
        <w:bottom w:val="none" w:sz="0" w:space="0" w:color="auto"/>
        <w:right w:val="none" w:sz="0" w:space="0" w:color="auto"/>
      </w:divBdr>
    </w:div>
    <w:div w:id="181825150">
      <w:marLeft w:val="0"/>
      <w:marRight w:val="0"/>
      <w:marTop w:val="0"/>
      <w:marBottom w:val="0"/>
      <w:divBdr>
        <w:top w:val="none" w:sz="0" w:space="0" w:color="auto"/>
        <w:left w:val="none" w:sz="0" w:space="0" w:color="auto"/>
        <w:bottom w:val="none" w:sz="0" w:space="0" w:color="auto"/>
        <w:right w:val="none" w:sz="0" w:space="0" w:color="auto"/>
      </w:divBdr>
    </w:div>
    <w:div w:id="181936222">
      <w:marLeft w:val="0"/>
      <w:marRight w:val="0"/>
      <w:marTop w:val="0"/>
      <w:marBottom w:val="0"/>
      <w:divBdr>
        <w:top w:val="none" w:sz="0" w:space="0" w:color="auto"/>
        <w:left w:val="none" w:sz="0" w:space="0" w:color="auto"/>
        <w:bottom w:val="none" w:sz="0" w:space="0" w:color="auto"/>
        <w:right w:val="none" w:sz="0" w:space="0" w:color="auto"/>
      </w:divBdr>
    </w:div>
    <w:div w:id="181939209">
      <w:marLeft w:val="0"/>
      <w:marRight w:val="0"/>
      <w:marTop w:val="0"/>
      <w:marBottom w:val="0"/>
      <w:divBdr>
        <w:top w:val="none" w:sz="0" w:space="0" w:color="auto"/>
        <w:left w:val="none" w:sz="0" w:space="0" w:color="auto"/>
        <w:bottom w:val="none" w:sz="0" w:space="0" w:color="auto"/>
        <w:right w:val="none" w:sz="0" w:space="0" w:color="auto"/>
      </w:divBdr>
    </w:div>
    <w:div w:id="181943572">
      <w:marLeft w:val="0"/>
      <w:marRight w:val="0"/>
      <w:marTop w:val="0"/>
      <w:marBottom w:val="0"/>
      <w:divBdr>
        <w:top w:val="none" w:sz="0" w:space="0" w:color="auto"/>
        <w:left w:val="none" w:sz="0" w:space="0" w:color="auto"/>
        <w:bottom w:val="none" w:sz="0" w:space="0" w:color="auto"/>
        <w:right w:val="none" w:sz="0" w:space="0" w:color="auto"/>
      </w:divBdr>
    </w:div>
    <w:div w:id="182011190">
      <w:marLeft w:val="0"/>
      <w:marRight w:val="0"/>
      <w:marTop w:val="0"/>
      <w:marBottom w:val="0"/>
      <w:divBdr>
        <w:top w:val="none" w:sz="0" w:space="0" w:color="auto"/>
        <w:left w:val="none" w:sz="0" w:space="0" w:color="auto"/>
        <w:bottom w:val="none" w:sz="0" w:space="0" w:color="auto"/>
        <w:right w:val="none" w:sz="0" w:space="0" w:color="auto"/>
      </w:divBdr>
    </w:div>
    <w:div w:id="182017739">
      <w:marLeft w:val="0"/>
      <w:marRight w:val="0"/>
      <w:marTop w:val="0"/>
      <w:marBottom w:val="0"/>
      <w:divBdr>
        <w:top w:val="none" w:sz="0" w:space="0" w:color="auto"/>
        <w:left w:val="none" w:sz="0" w:space="0" w:color="auto"/>
        <w:bottom w:val="none" w:sz="0" w:space="0" w:color="auto"/>
        <w:right w:val="none" w:sz="0" w:space="0" w:color="auto"/>
      </w:divBdr>
    </w:div>
    <w:div w:id="182091263">
      <w:marLeft w:val="0"/>
      <w:marRight w:val="0"/>
      <w:marTop w:val="0"/>
      <w:marBottom w:val="0"/>
      <w:divBdr>
        <w:top w:val="none" w:sz="0" w:space="0" w:color="auto"/>
        <w:left w:val="none" w:sz="0" w:space="0" w:color="auto"/>
        <w:bottom w:val="none" w:sz="0" w:space="0" w:color="auto"/>
        <w:right w:val="none" w:sz="0" w:space="0" w:color="auto"/>
      </w:divBdr>
    </w:div>
    <w:div w:id="182213499">
      <w:marLeft w:val="0"/>
      <w:marRight w:val="0"/>
      <w:marTop w:val="0"/>
      <w:marBottom w:val="0"/>
      <w:divBdr>
        <w:top w:val="none" w:sz="0" w:space="0" w:color="auto"/>
        <w:left w:val="none" w:sz="0" w:space="0" w:color="auto"/>
        <w:bottom w:val="none" w:sz="0" w:space="0" w:color="auto"/>
        <w:right w:val="none" w:sz="0" w:space="0" w:color="auto"/>
      </w:divBdr>
    </w:div>
    <w:div w:id="182281886">
      <w:marLeft w:val="0"/>
      <w:marRight w:val="0"/>
      <w:marTop w:val="0"/>
      <w:marBottom w:val="0"/>
      <w:divBdr>
        <w:top w:val="none" w:sz="0" w:space="0" w:color="auto"/>
        <w:left w:val="none" w:sz="0" w:space="0" w:color="auto"/>
        <w:bottom w:val="none" w:sz="0" w:space="0" w:color="auto"/>
        <w:right w:val="none" w:sz="0" w:space="0" w:color="auto"/>
      </w:divBdr>
    </w:div>
    <w:div w:id="182522781">
      <w:marLeft w:val="0"/>
      <w:marRight w:val="0"/>
      <w:marTop w:val="0"/>
      <w:marBottom w:val="0"/>
      <w:divBdr>
        <w:top w:val="none" w:sz="0" w:space="0" w:color="auto"/>
        <w:left w:val="none" w:sz="0" w:space="0" w:color="auto"/>
        <w:bottom w:val="none" w:sz="0" w:space="0" w:color="auto"/>
        <w:right w:val="none" w:sz="0" w:space="0" w:color="auto"/>
      </w:divBdr>
    </w:div>
    <w:div w:id="182597205">
      <w:marLeft w:val="0"/>
      <w:marRight w:val="0"/>
      <w:marTop w:val="0"/>
      <w:marBottom w:val="0"/>
      <w:divBdr>
        <w:top w:val="none" w:sz="0" w:space="0" w:color="auto"/>
        <w:left w:val="none" w:sz="0" w:space="0" w:color="auto"/>
        <w:bottom w:val="none" w:sz="0" w:space="0" w:color="auto"/>
        <w:right w:val="none" w:sz="0" w:space="0" w:color="auto"/>
      </w:divBdr>
    </w:div>
    <w:div w:id="182599107">
      <w:marLeft w:val="0"/>
      <w:marRight w:val="0"/>
      <w:marTop w:val="0"/>
      <w:marBottom w:val="0"/>
      <w:divBdr>
        <w:top w:val="none" w:sz="0" w:space="0" w:color="auto"/>
        <w:left w:val="none" w:sz="0" w:space="0" w:color="auto"/>
        <w:bottom w:val="none" w:sz="0" w:space="0" w:color="auto"/>
        <w:right w:val="none" w:sz="0" w:space="0" w:color="auto"/>
      </w:divBdr>
    </w:div>
    <w:div w:id="182599820">
      <w:marLeft w:val="0"/>
      <w:marRight w:val="0"/>
      <w:marTop w:val="0"/>
      <w:marBottom w:val="0"/>
      <w:divBdr>
        <w:top w:val="none" w:sz="0" w:space="0" w:color="auto"/>
        <w:left w:val="none" w:sz="0" w:space="0" w:color="auto"/>
        <w:bottom w:val="none" w:sz="0" w:space="0" w:color="auto"/>
        <w:right w:val="none" w:sz="0" w:space="0" w:color="auto"/>
      </w:divBdr>
    </w:div>
    <w:div w:id="182674427">
      <w:marLeft w:val="0"/>
      <w:marRight w:val="0"/>
      <w:marTop w:val="0"/>
      <w:marBottom w:val="0"/>
      <w:divBdr>
        <w:top w:val="none" w:sz="0" w:space="0" w:color="auto"/>
        <w:left w:val="none" w:sz="0" w:space="0" w:color="auto"/>
        <w:bottom w:val="none" w:sz="0" w:space="0" w:color="auto"/>
        <w:right w:val="none" w:sz="0" w:space="0" w:color="auto"/>
      </w:divBdr>
    </w:div>
    <w:div w:id="182675701">
      <w:marLeft w:val="0"/>
      <w:marRight w:val="0"/>
      <w:marTop w:val="0"/>
      <w:marBottom w:val="0"/>
      <w:divBdr>
        <w:top w:val="none" w:sz="0" w:space="0" w:color="auto"/>
        <w:left w:val="none" w:sz="0" w:space="0" w:color="auto"/>
        <w:bottom w:val="none" w:sz="0" w:space="0" w:color="auto"/>
        <w:right w:val="none" w:sz="0" w:space="0" w:color="auto"/>
      </w:divBdr>
    </w:div>
    <w:div w:id="182743510">
      <w:marLeft w:val="0"/>
      <w:marRight w:val="0"/>
      <w:marTop w:val="0"/>
      <w:marBottom w:val="0"/>
      <w:divBdr>
        <w:top w:val="none" w:sz="0" w:space="0" w:color="auto"/>
        <w:left w:val="none" w:sz="0" w:space="0" w:color="auto"/>
        <w:bottom w:val="none" w:sz="0" w:space="0" w:color="auto"/>
        <w:right w:val="none" w:sz="0" w:space="0" w:color="auto"/>
      </w:divBdr>
    </w:div>
    <w:div w:id="182860901">
      <w:marLeft w:val="0"/>
      <w:marRight w:val="0"/>
      <w:marTop w:val="0"/>
      <w:marBottom w:val="0"/>
      <w:divBdr>
        <w:top w:val="none" w:sz="0" w:space="0" w:color="auto"/>
        <w:left w:val="none" w:sz="0" w:space="0" w:color="auto"/>
        <w:bottom w:val="none" w:sz="0" w:space="0" w:color="auto"/>
        <w:right w:val="none" w:sz="0" w:space="0" w:color="auto"/>
      </w:divBdr>
    </w:div>
    <w:div w:id="182939495">
      <w:marLeft w:val="0"/>
      <w:marRight w:val="0"/>
      <w:marTop w:val="0"/>
      <w:marBottom w:val="0"/>
      <w:divBdr>
        <w:top w:val="none" w:sz="0" w:space="0" w:color="auto"/>
        <w:left w:val="none" w:sz="0" w:space="0" w:color="auto"/>
        <w:bottom w:val="none" w:sz="0" w:space="0" w:color="auto"/>
        <w:right w:val="none" w:sz="0" w:space="0" w:color="auto"/>
      </w:divBdr>
    </w:div>
    <w:div w:id="182939564">
      <w:marLeft w:val="0"/>
      <w:marRight w:val="0"/>
      <w:marTop w:val="0"/>
      <w:marBottom w:val="0"/>
      <w:divBdr>
        <w:top w:val="none" w:sz="0" w:space="0" w:color="auto"/>
        <w:left w:val="none" w:sz="0" w:space="0" w:color="auto"/>
        <w:bottom w:val="none" w:sz="0" w:space="0" w:color="auto"/>
        <w:right w:val="none" w:sz="0" w:space="0" w:color="auto"/>
      </w:divBdr>
    </w:div>
    <w:div w:id="182980666">
      <w:marLeft w:val="0"/>
      <w:marRight w:val="0"/>
      <w:marTop w:val="0"/>
      <w:marBottom w:val="0"/>
      <w:divBdr>
        <w:top w:val="none" w:sz="0" w:space="0" w:color="auto"/>
        <w:left w:val="none" w:sz="0" w:space="0" w:color="auto"/>
        <w:bottom w:val="none" w:sz="0" w:space="0" w:color="auto"/>
        <w:right w:val="none" w:sz="0" w:space="0" w:color="auto"/>
      </w:divBdr>
    </w:div>
    <w:div w:id="182986309">
      <w:marLeft w:val="0"/>
      <w:marRight w:val="0"/>
      <w:marTop w:val="0"/>
      <w:marBottom w:val="0"/>
      <w:divBdr>
        <w:top w:val="none" w:sz="0" w:space="0" w:color="auto"/>
        <w:left w:val="none" w:sz="0" w:space="0" w:color="auto"/>
        <w:bottom w:val="none" w:sz="0" w:space="0" w:color="auto"/>
        <w:right w:val="none" w:sz="0" w:space="0" w:color="auto"/>
      </w:divBdr>
    </w:div>
    <w:div w:id="183053272">
      <w:marLeft w:val="0"/>
      <w:marRight w:val="0"/>
      <w:marTop w:val="0"/>
      <w:marBottom w:val="0"/>
      <w:divBdr>
        <w:top w:val="none" w:sz="0" w:space="0" w:color="auto"/>
        <w:left w:val="none" w:sz="0" w:space="0" w:color="auto"/>
        <w:bottom w:val="none" w:sz="0" w:space="0" w:color="auto"/>
        <w:right w:val="none" w:sz="0" w:space="0" w:color="auto"/>
      </w:divBdr>
    </w:div>
    <w:div w:id="183055285">
      <w:marLeft w:val="0"/>
      <w:marRight w:val="0"/>
      <w:marTop w:val="0"/>
      <w:marBottom w:val="0"/>
      <w:divBdr>
        <w:top w:val="none" w:sz="0" w:space="0" w:color="auto"/>
        <w:left w:val="none" w:sz="0" w:space="0" w:color="auto"/>
        <w:bottom w:val="none" w:sz="0" w:space="0" w:color="auto"/>
        <w:right w:val="none" w:sz="0" w:space="0" w:color="auto"/>
      </w:divBdr>
    </w:div>
    <w:div w:id="183250705">
      <w:marLeft w:val="0"/>
      <w:marRight w:val="0"/>
      <w:marTop w:val="0"/>
      <w:marBottom w:val="0"/>
      <w:divBdr>
        <w:top w:val="none" w:sz="0" w:space="0" w:color="auto"/>
        <w:left w:val="none" w:sz="0" w:space="0" w:color="auto"/>
        <w:bottom w:val="none" w:sz="0" w:space="0" w:color="auto"/>
        <w:right w:val="none" w:sz="0" w:space="0" w:color="auto"/>
      </w:divBdr>
    </w:div>
    <w:div w:id="183325233">
      <w:marLeft w:val="0"/>
      <w:marRight w:val="0"/>
      <w:marTop w:val="0"/>
      <w:marBottom w:val="0"/>
      <w:divBdr>
        <w:top w:val="none" w:sz="0" w:space="0" w:color="auto"/>
        <w:left w:val="none" w:sz="0" w:space="0" w:color="auto"/>
        <w:bottom w:val="none" w:sz="0" w:space="0" w:color="auto"/>
        <w:right w:val="none" w:sz="0" w:space="0" w:color="auto"/>
      </w:divBdr>
    </w:div>
    <w:div w:id="183328189">
      <w:marLeft w:val="0"/>
      <w:marRight w:val="0"/>
      <w:marTop w:val="0"/>
      <w:marBottom w:val="0"/>
      <w:divBdr>
        <w:top w:val="none" w:sz="0" w:space="0" w:color="auto"/>
        <w:left w:val="none" w:sz="0" w:space="0" w:color="auto"/>
        <w:bottom w:val="none" w:sz="0" w:space="0" w:color="auto"/>
        <w:right w:val="none" w:sz="0" w:space="0" w:color="auto"/>
      </w:divBdr>
    </w:div>
    <w:div w:id="183329175">
      <w:marLeft w:val="0"/>
      <w:marRight w:val="0"/>
      <w:marTop w:val="0"/>
      <w:marBottom w:val="0"/>
      <w:divBdr>
        <w:top w:val="none" w:sz="0" w:space="0" w:color="auto"/>
        <w:left w:val="none" w:sz="0" w:space="0" w:color="auto"/>
        <w:bottom w:val="none" w:sz="0" w:space="0" w:color="auto"/>
        <w:right w:val="none" w:sz="0" w:space="0" w:color="auto"/>
      </w:divBdr>
    </w:div>
    <w:div w:id="183330681">
      <w:marLeft w:val="0"/>
      <w:marRight w:val="0"/>
      <w:marTop w:val="0"/>
      <w:marBottom w:val="0"/>
      <w:divBdr>
        <w:top w:val="none" w:sz="0" w:space="0" w:color="auto"/>
        <w:left w:val="none" w:sz="0" w:space="0" w:color="auto"/>
        <w:bottom w:val="none" w:sz="0" w:space="0" w:color="auto"/>
        <w:right w:val="none" w:sz="0" w:space="0" w:color="auto"/>
      </w:divBdr>
    </w:div>
    <w:div w:id="183439839">
      <w:marLeft w:val="0"/>
      <w:marRight w:val="0"/>
      <w:marTop w:val="0"/>
      <w:marBottom w:val="0"/>
      <w:divBdr>
        <w:top w:val="none" w:sz="0" w:space="0" w:color="auto"/>
        <w:left w:val="none" w:sz="0" w:space="0" w:color="auto"/>
        <w:bottom w:val="none" w:sz="0" w:space="0" w:color="auto"/>
        <w:right w:val="none" w:sz="0" w:space="0" w:color="auto"/>
      </w:divBdr>
    </w:div>
    <w:div w:id="183441322">
      <w:marLeft w:val="0"/>
      <w:marRight w:val="0"/>
      <w:marTop w:val="0"/>
      <w:marBottom w:val="0"/>
      <w:divBdr>
        <w:top w:val="none" w:sz="0" w:space="0" w:color="auto"/>
        <w:left w:val="none" w:sz="0" w:space="0" w:color="auto"/>
        <w:bottom w:val="none" w:sz="0" w:space="0" w:color="auto"/>
        <w:right w:val="none" w:sz="0" w:space="0" w:color="auto"/>
      </w:divBdr>
    </w:div>
    <w:div w:id="183441700">
      <w:marLeft w:val="0"/>
      <w:marRight w:val="0"/>
      <w:marTop w:val="0"/>
      <w:marBottom w:val="0"/>
      <w:divBdr>
        <w:top w:val="none" w:sz="0" w:space="0" w:color="auto"/>
        <w:left w:val="none" w:sz="0" w:space="0" w:color="auto"/>
        <w:bottom w:val="none" w:sz="0" w:space="0" w:color="auto"/>
        <w:right w:val="none" w:sz="0" w:space="0" w:color="auto"/>
      </w:divBdr>
    </w:div>
    <w:div w:id="183443510">
      <w:marLeft w:val="0"/>
      <w:marRight w:val="0"/>
      <w:marTop w:val="0"/>
      <w:marBottom w:val="0"/>
      <w:divBdr>
        <w:top w:val="none" w:sz="0" w:space="0" w:color="auto"/>
        <w:left w:val="none" w:sz="0" w:space="0" w:color="auto"/>
        <w:bottom w:val="none" w:sz="0" w:space="0" w:color="auto"/>
        <w:right w:val="none" w:sz="0" w:space="0" w:color="auto"/>
      </w:divBdr>
    </w:div>
    <w:div w:id="183446653">
      <w:marLeft w:val="0"/>
      <w:marRight w:val="0"/>
      <w:marTop w:val="0"/>
      <w:marBottom w:val="0"/>
      <w:divBdr>
        <w:top w:val="none" w:sz="0" w:space="0" w:color="auto"/>
        <w:left w:val="none" w:sz="0" w:space="0" w:color="auto"/>
        <w:bottom w:val="none" w:sz="0" w:space="0" w:color="auto"/>
        <w:right w:val="none" w:sz="0" w:space="0" w:color="auto"/>
      </w:divBdr>
    </w:div>
    <w:div w:id="183638950">
      <w:marLeft w:val="0"/>
      <w:marRight w:val="0"/>
      <w:marTop w:val="0"/>
      <w:marBottom w:val="0"/>
      <w:divBdr>
        <w:top w:val="none" w:sz="0" w:space="0" w:color="auto"/>
        <w:left w:val="none" w:sz="0" w:space="0" w:color="auto"/>
        <w:bottom w:val="none" w:sz="0" w:space="0" w:color="auto"/>
        <w:right w:val="none" w:sz="0" w:space="0" w:color="auto"/>
      </w:divBdr>
    </w:div>
    <w:div w:id="183789210">
      <w:marLeft w:val="0"/>
      <w:marRight w:val="0"/>
      <w:marTop w:val="0"/>
      <w:marBottom w:val="0"/>
      <w:divBdr>
        <w:top w:val="none" w:sz="0" w:space="0" w:color="auto"/>
        <w:left w:val="none" w:sz="0" w:space="0" w:color="auto"/>
        <w:bottom w:val="none" w:sz="0" w:space="0" w:color="auto"/>
        <w:right w:val="none" w:sz="0" w:space="0" w:color="auto"/>
      </w:divBdr>
    </w:div>
    <w:div w:id="183833475">
      <w:marLeft w:val="0"/>
      <w:marRight w:val="0"/>
      <w:marTop w:val="0"/>
      <w:marBottom w:val="0"/>
      <w:divBdr>
        <w:top w:val="none" w:sz="0" w:space="0" w:color="auto"/>
        <w:left w:val="none" w:sz="0" w:space="0" w:color="auto"/>
        <w:bottom w:val="none" w:sz="0" w:space="0" w:color="auto"/>
        <w:right w:val="none" w:sz="0" w:space="0" w:color="auto"/>
      </w:divBdr>
    </w:div>
    <w:div w:id="183905625">
      <w:marLeft w:val="0"/>
      <w:marRight w:val="0"/>
      <w:marTop w:val="0"/>
      <w:marBottom w:val="0"/>
      <w:divBdr>
        <w:top w:val="none" w:sz="0" w:space="0" w:color="auto"/>
        <w:left w:val="none" w:sz="0" w:space="0" w:color="auto"/>
        <w:bottom w:val="none" w:sz="0" w:space="0" w:color="auto"/>
        <w:right w:val="none" w:sz="0" w:space="0" w:color="auto"/>
      </w:divBdr>
    </w:div>
    <w:div w:id="184026176">
      <w:marLeft w:val="0"/>
      <w:marRight w:val="0"/>
      <w:marTop w:val="0"/>
      <w:marBottom w:val="0"/>
      <w:divBdr>
        <w:top w:val="none" w:sz="0" w:space="0" w:color="auto"/>
        <w:left w:val="none" w:sz="0" w:space="0" w:color="auto"/>
        <w:bottom w:val="none" w:sz="0" w:space="0" w:color="auto"/>
        <w:right w:val="none" w:sz="0" w:space="0" w:color="auto"/>
      </w:divBdr>
    </w:div>
    <w:div w:id="184096317">
      <w:marLeft w:val="0"/>
      <w:marRight w:val="0"/>
      <w:marTop w:val="0"/>
      <w:marBottom w:val="0"/>
      <w:divBdr>
        <w:top w:val="none" w:sz="0" w:space="0" w:color="auto"/>
        <w:left w:val="none" w:sz="0" w:space="0" w:color="auto"/>
        <w:bottom w:val="none" w:sz="0" w:space="0" w:color="auto"/>
        <w:right w:val="none" w:sz="0" w:space="0" w:color="auto"/>
      </w:divBdr>
    </w:div>
    <w:div w:id="184100668">
      <w:marLeft w:val="0"/>
      <w:marRight w:val="0"/>
      <w:marTop w:val="0"/>
      <w:marBottom w:val="0"/>
      <w:divBdr>
        <w:top w:val="none" w:sz="0" w:space="0" w:color="auto"/>
        <w:left w:val="none" w:sz="0" w:space="0" w:color="auto"/>
        <w:bottom w:val="none" w:sz="0" w:space="0" w:color="auto"/>
        <w:right w:val="none" w:sz="0" w:space="0" w:color="auto"/>
      </w:divBdr>
    </w:div>
    <w:div w:id="184254408">
      <w:marLeft w:val="0"/>
      <w:marRight w:val="0"/>
      <w:marTop w:val="0"/>
      <w:marBottom w:val="0"/>
      <w:divBdr>
        <w:top w:val="none" w:sz="0" w:space="0" w:color="auto"/>
        <w:left w:val="none" w:sz="0" w:space="0" w:color="auto"/>
        <w:bottom w:val="none" w:sz="0" w:space="0" w:color="auto"/>
        <w:right w:val="none" w:sz="0" w:space="0" w:color="auto"/>
      </w:divBdr>
    </w:div>
    <w:div w:id="184368961">
      <w:marLeft w:val="0"/>
      <w:marRight w:val="0"/>
      <w:marTop w:val="0"/>
      <w:marBottom w:val="0"/>
      <w:divBdr>
        <w:top w:val="none" w:sz="0" w:space="0" w:color="auto"/>
        <w:left w:val="none" w:sz="0" w:space="0" w:color="auto"/>
        <w:bottom w:val="none" w:sz="0" w:space="0" w:color="auto"/>
        <w:right w:val="none" w:sz="0" w:space="0" w:color="auto"/>
      </w:divBdr>
    </w:div>
    <w:div w:id="184487237">
      <w:marLeft w:val="0"/>
      <w:marRight w:val="0"/>
      <w:marTop w:val="0"/>
      <w:marBottom w:val="0"/>
      <w:divBdr>
        <w:top w:val="none" w:sz="0" w:space="0" w:color="auto"/>
        <w:left w:val="none" w:sz="0" w:space="0" w:color="auto"/>
        <w:bottom w:val="none" w:sz="0" w:space="0" w:color="auto"/>
        <w:right w:val="none" w:sz="0" w:space="0" w:color="auto"/>
      </w:divBdr>
    </w:div>
    <w:div w:id="184559404">
      <w:marLeft w:val="0"/>
      <w:marRight w:val="0"/>
      <w:marTop w:val="0"/>
      <w:marBottom w:val="0"/>
      <w:divBdr>
        <w:top w:val="none" w:sz="0" w:space="0" w:color="auto"/>
        <w:left w:val="none" w:sz="0" w:space="0" w:color="auto"/>
        <w:bottom w:val="none" w:sz="0" w:space="0" w:color="auto"/>
        <w:right w:val="none" w:sz="0" w:space="0" w:color="auto"/>
      </w:divBdr>
    </w:div>
    <w:div w:id="184632821">
      <w:marLeft w:val="0"/>
      <w:marRight w:val="0"/>
      <w:marTop w:val="0"/>
      <w:marBottom w:val="0"/>
      <w:divBdr>
        <w:top w:val="none" w:sz="0" w:space="0" w:color="auto"/>
        <w:left w:val="none" w:sz="0" w:space="0" w:color="auto"/>
        <w:bottom w:val="none" w:sz="0" w:space="0" w:color="auto"/>
        <w:right w:val="none" w:sz="0" w:space="0" w:color="auto"/>
      </w:divBdr>
    </w:div>
    <w:div w:id="184632832">
      <w:marLeft w:val="0"/>
      <w:marRight w:val="0"/>
      <w:marTop w:val="0"/>
      <w:marBottom w:val="0"/>
      <w:divBdr>
        <w:top w:val="none" w:sz="0" w:space="0" w:color="auto"/>
        <w:left w:val="none" w:sz="0" w:space="0" w:color="auto"/>
        <w:bottom w:val="none" w:sz="0" w:space="0" w:color="auto"/>
        <w:right w:val="none" w:sz="0" w:space="0" w:color="auto"/>
      </w:divBdr>
    </w:div>
    <w:div w:id="184637424">
      <w:marLeft w:val="0"/>
      <w:marRight w:val="0"/>
      <w:marTop w:val="0"/>
      <w:marBottom w:val="0"/>
      <w:divBdr>
        <w:top w:val="none" w:sz="0" w:space="0" w:color="auto"/>
        <w:left w:val="none" w:sz="0" w:space="0" w:color="auto"/>
        <w:bottom w:val="none" w:sz="0" w:space="0" w:color="auto"/>
        <w:right w:val="none" w:sz="0" w:space="0" w:color="auto"/>
      </w:divBdr>
    </w:div>
    <w:div w:id="184757327">
      <w:marLeft w:val="0"/>
      <w:marRight w:val="0"/>
      <w:marTop w:val="0"/>
      <w:marBottom w:val="0"/>
      <w:divBdr>
        <w:top w:val="none" w:sz="0" w:space="0" w:color="auto"/>
        <w:left w:val="none" w:sz="0" w:space="0" w:color="auto"/>
        <w:bottom w:val="none" w:sz="0" w:space="0" w:color="auto"/>
        <w:right w:val="none" w:sz="0" w:space="0" w:color="auto"/>
      </w:divBdr>
    </w:div>
    <w:div w:id="184834681">
      <w:marLeft w:val="0"/>
      <w:marRight w:val="0"/>
      <w:marTop w:val="0"/>
      <w:marBottom w:val="0"/>
      <w:divBdr>
        <w:top w:val="none" w:sz="0" w:space="0" w:color="auto"/>
        <w:left w:val="none" w:sz="0" w:space="0" w:color="auto"/>
        <w:bottom w:val="none" w:sz="0" w:space="0" w:color="auto"/>
        <w:right w:val="none" w:sz="0" w:space="0" w:color="auto"/>
      </w:divBdr>
    </w:div>
    <w:div w:id="184946470">
      <w:marLeft w:val="0"/>
      <w:marRight w:val="0"/>
      <w:marTop w:val="0"/>
      <w:marBottom w:val="0"/>
      <w:divBdr>
        <w:top w:val="none" w:sz="0" w:space="0" w:color="auto"/>
        <w:left w:val="none" w:sz="0" w:space="0" w:color="auto"/>
        <w:bottom w:val="none" w:sz="0" w:space="0" w:color="auto"/>
        <w:right w:val="none" w:sz="0" w:space="0" w:color="auto"/>
      </w:divBdr>
    </w:div>
    <w:div w:id="185024316">
      <w:marLeft w:val="0"/>
      <w:marRight w:val="0"/>
      <w:marTop w:val="0"/>
      <w:marBottom w:val="0"/>
      <w:divBdr>
        <w:top w:val="none" w:sz="0" w:space="0" w:color="auto"/>
        <w:left w:val="none" w:sz="0" w:space="0" w:color="auto"/>
        <w:bottom w:val="none" w:sz="0" w:space="0" w:color="auto"/>
        <w:right w:val="none" w:sz="0" w:space="0" w:color="auto"/>
      </w:divBdr>
    </w:div>
    <w:div w:id="185095845">
      <w:marLeft w:val="0"/>
      <w:marRight w:val="0"/>
      <w:marTop w:val="0"/>
      <w:marBottom w:val="0"/>
      <w:divBdr>
        <w:top w:val="none" w:sz="0" w:space="0" w:color="auto"/>
        <w:left w:val="none" w:sz="0" w:space="0" w:color="auto"/>
        <w:bottom w:val="none" w:sz="0" w:space="0" w:color="auto"/>
        <w:right w:val="none" w:sz="0" w:space="0" w:color="auto"/>
      </w:divBdr>
    </w:div>
    <w:div w:id="185214826">
      <w:marLeft w:val="0"/>
      <w:marRight w:val="0"/>
      <w:marTop w:val="0"/>
      <w:marBottom w:val="0"/>
      <w:divBdr>
        <w:top w:val="none" w:sz="0" w:space="0" w:color="auto"/>
        <w:left w:val="none" w:sz="0" w:space="0" w:color="auto"/>
        <w:bottom w:val="none" w:sz="0" w:space="0" w:color="auto"/>
        <w:right w:val="none" w:sz="0" w:space="0" w:color="auto"/>
      </w:divBdr>
    </w:div>
    <w:div w:id="185290514">
      <w:marLeft w:val="0"/>
      <w:marRight w:val="0"/>
      <w:marTop w:val="0"/>
      <w:marBottom w:val="0"/>
      <w:divBdr>
        <w:top w:val="none" w:sz="0" w:space="0" w:color="auto"/>
        <w:left w:val="none" w:sz="0" w:space="0" w:color="auto"/>
        <w:bottom w:val="none" w:sz="0" w:space="0" w:color="auto"/>
        <w:right w:val="none" w:sz="0" w:space="0" w:color="auto"/>
      </w:divBdr>
    </w:div>
    <w:div w:id="185561987">
      <w:marLeft w:val="0"/>
      <w:marRight w:val="0"/>
      <w:marTop w:val="0"/>
      <w:marBottom w:val="0"/>
      <w:divBdr>
        <w:top w:val="none" w:sz="0" w:space="0" w:color="auto"/>
        <w:left w:val="none" w:sz="0" w:space="0" w:color="auto"/>
        <w:bottom w:val="none" w:sz="0" w:space="0" w:color="auto"/>
        <w:right w:val="none" w:sz="0" w:space="0" w:color="auto"/>
      </w:divBdr>
    </w:div>
    <w:div w:id="185751708">
      <w:marLeft w:val="0"/>
      <w:marRight w:val="0"/>
      <w:marTop w:val="0"/>
      <w:marBottom w:val="0"/>
      <w:divBdr>
        <w:top w:val="none" w:sz="0" w:space="0" w:color="auto"/>
        <w:left w:val="none" w:sz="0" w:space="0" w:color="auto"/>
        <w:bottom w:val="none" w:sz="0" w:space="0" w:color="auto"/>
        <w:right w:val="none" w:sz="0" w:space="0" w:color="auto"/>
      </w:divBdr>
    </w:div>
    <w:div w:id="185754687">
      <w:marLeft w:val="0"/>
      <w:marRight w:val="0"/>
      <w:marTop w:val="0"/>
      <w:marBottom w:val="0"/>
      <w:divBdr>
        <w:top w:val="none" w:sz="0" w:space="0" w:color="auto"/>
        <w:left w:val="none" w:sz="0" w:space="0" w:color="auto"/>
        <w:bottom w:val="none" w:sz="0" w:space="0" w:color="auto"/>
        <w:right w:val="none" w:sz="0" w:space="0" w:color="auto"/>
      </w:divBdr>
    </w:div>
    <w:div w:id="185993646">
      <w:marLeft w:val="0"/>
      <w:marRight w:val="0"/>
      <w:marTop w:val="0"/>
      <w:marBottom w:val="0"/>
      <w:divBdr>
        <w:top w:val="none" w:sz="0" w:space="0" w:color="auto"/>
        <w:left w:val="none" w:sz="0" w:space="0" w:color="auto"/>
        <w:bottom w:val="none" w:sz="0" w:space="0" w:color="auto"/>
        <w:right w:val="none" w:sz="0" w:space="0" w:color="auto"/>
      </w:divBdr>
    </w:div>
    <w:div w:id="186139697">
      <w:marLeft w:val="0"/>
      <w:marRight w:val="0"/>
      <w:marTop w:val="0"/>
      <w:marBottom w:val="0"/>
      <w:divBdr>
        <w:top w:val="none" w:sz="0" w:space="0" w:color="auto"/>
        <w:left w:val="none" w:sz="0" w:space="0" w:color="auto"/>
        <w:bottom w:val="none" w:sz="0" w:space="0" w:color="auto"/>
        <w:right w:val="none" w:sz="0" w:space="0" w:color="auto"/>
      </w:divBdr>
    </w:div>
    <w:div w:id="186141661">
      <w:marLeft w:val="0"/>
      <w:marRight w:val="0"/>
      <w:marTop w:val="0"/>
      <w:marBottom w:val="0"/>
      <w:divBdr>
        <w:top w:val="none" w:sz="0" w:space="0" w:color="auto"/>
        <w:left w:val="none" w:sz="0" w:space="0" w:color="auto"/>
        <w:bottom w:val="none" w:sz="0" w:space="0" w:color="auto"/>
        <w:right w:val="none" w:sz="0" w:space="0" w:color="auto"/>
      </w:divBdr>
    </w:div>
    <w:div w:id="186214044">
      <w:marLeft w:val="0"/>
      <w:marRight w:val="0"/>
      <w:marTop w:val="0"/>
      <w:marBottom w:val="0"/>
      <w:divBdr>
        <w:top w:val="none" w:sz="0" w:space="0" w:color="auto"/>
        <w:left w:val="none" w:sz="0" w:space="0" w:color="auto"/>
        <w:bottom w:val="none" w:sz="0" w:space="0" w:color="auto"/>
        <w:right w:val="none" w:sz="0" w:space="0" w:color="auto"/>
      </w:divBdr>
    </w:div>
    <w:div w:id="186261687">
      <w:marLeft w:val="0"/>
      <w:marRight w:val="0"/>
      <w:marTop w:val="0"/>
      <w:marBottom w:val="0"/>
      <w:divBdr>
        <w:top w:val="none" w:sz="0" w:space="0" w:color="auto"/>
        <w:left w:val="none" w:sz="0" w:space="0" w:color="auto"/>
        <w:bottom w:val="none" w:sz="0" w:space="0" w:color="auto"/>
        <w:right w:val="none" w:sz="0" w:space="0" w:color="auto"/>
      </w:divBdr>
    </w:div>
    <w:div w:id="186331669">
      <w:marLeft w:val="0"/>
      <w:marRight w:val="0"/>
      <w:marTop w:val="0"/>
      <w:marBottom w:val="0"/>
      <w:divBdr>
        <w:top w:val="none" w:sz="0" w:space="0" w:color="auto"/>
        <w:left w:val="none" w:sz="0" w:space="0" w:color="auto"/>
        <w:bottom w:val="none" w:sz="0" w:space="0" w:color="auto"/>
        <w:right w:val="none" w:sz="0" w:space="0" w:color="auto"/>
      </w:divBdr>
    </w:div>
    <w:div w:id="186409552">
      <w:marLeft w:val="0"/>
      <w:marRight w:val="0"/>
      <w:marTop w:val="0"/>
      <w:marBottom w:val="0"/>
      <w:divBdr>
        <w:top w:val="none" w:sz="0" w:space="0" w:color="auto"/>
        <w:left w:val="none" w:sz="0" w:space="0" w:color="auto"/>
        <w:bottom w:val="none" w:sz="0" w:space="0" w:color="auto"/>
        <w:right w:val="none" w:sz="0" w:space="0" w:color="auto"/>
      </w:divBdr>
    </w:div>
    <w:div w:id="186414524">
      <w:marLeft w:val="0"/>
      <w:marRight w:val="0"/>
      <w:marTop w:val="0"/>
      <w:marBottom w:val="0"/>
      <w:divBdr>
        <w:top w:val="none" w:sz="0" w:space="0" w:color="auto"/>
        <w:left w:val="none" w:sz="0" w:space="0" w:color="auto"/>
        <w:bottom w:val="none" w:sz="0" w:space="0" w:color="auto"/>
        <w:right w:val="none" w:sz="0" w:space="0" w:color="auto"/>
      </w:divBdr>
    </w:div>
    <w:div w:id="186480844">
      <w:marLeft w:val="0"/>
      <w:marRight w:val="0"/>
      <w:marTop w:val="0"/>
      <w:marBottom w:val="0"/>
      <w:divBdr>
        <w:top w:val="none" w:sz="0" w:space="0" w:color="auto"/>
        <w:left w:val="none" w:sz="0" w:space="0" w:color="auto"/>
        <w:bottom w:val="none" w:sz="0" w:space="0" w:color="auto"/>
        <w:right w:val="none" w:sz="0" w:space="0" w:color="auto"/>
      </w:divBdr>
    </w:div>
    <w:div w:id="186601683">
      <w:marLeft w:val="0"/>
      <w:marRight w:val="0"/>
      <w:marTop w:val="0"/>
      <w:marBottom w:val="0"/>
      <w:divBdr>
        <w:top w:val="none" w:sz="0" w:space="0" w:color="auto"/>
        <w:left w:val="none" w:sz="0" w:space="0" w:color="auto"/>
        <w:bottom w:val="none" w:sz="0" w:space="0" w:color="auto"/>
        <w:right w:val="none" w:sz="0" w:space="0" w:color="auto"/>
      </w:divBdr>
    </w:div>
    <w:div w:id="186603692">
      <w:marLeft w:val="0"/>
      <w:marRight w:val="0"/>
      <w:marTop w:val="0"/>
      <w:marBottom w:val="0"/>
      <w:divBdr>
        <w:top w:val="none" w:sz="0" w:space="0" w:color="auto"/>
        <w:left w:val="none" w:sz="0" w:space="0" w:color="auto"/>
        <w:bottom w:val="none" w:sz="0" w:space="0" w:color="auto"/>
        <w:right w:val="none" w:sz="0" w:space="0" w:color="auto"/>
      </w:divBdr>
    </w:div>
    <w:div w:id="186607564">
      <w:marLeft w:val="0"/>
      <w:marRight w:val="0"/>
      <w:marTop w:val="0"/>
      <w:marBottom w:val="0"/>
      <w:divBdr>
        <w:top w:val="none" w:sz="0" w:space="0" w:color="auto"/>
        <w:left w:val="none" w:sz="0" w:space="0" w:color="auto"/>
        <w:bottom w:val="none" w:sz="0" w:space="0" w:color="auto"/>
        <w:right w:val="none" w:sz="0" w:space="0" w:color="auto"/>
      </w:divBdr>
    </w:div>
    <w:div w:id="186646682">
      <w:marLeft w:val="0"/>
      <w:marRight w:val="0"/>
      <w:marTop w:val="0"/>
      <w:marBottom w:val="0"/>
      <w:divBdr>
        <w:top w:val="none" w:sz="0" w:space="0" w:color="auto"/>
        <w:left w:val="none" w:sz="0" w:space="0" w:color="auto"/>
        <w:bottom w:val="none" w:sz="0" w:space="0" w:color="auto"/>
        <w:right w:val="none" w:sz="0" w:space="0" w:color="auto"/>
      </w:divBdr>
    </w:div>
    <w:div w:id="186649145">
      <w:marLeft w:val="0"/>
      <w:marRight w:val="0"/>
      <w:marTop w:val="0"/>
      <w:marBottom w:val="0"/>
      <w:divBdr>
        <w:top w:val="none" w:sz="0" w:space="0" w:color="auto"/>
        <w:left w:val="none" w:sz="0" w:space="0" w:color="auto"/>
        <w:bottom w:val="none" w:sz="0" w:space="0" w:color="auto"/>
        <w:right w:val="none" w:sz="0" w:space="0" w:color="auto"/>
      </w:divBdr>
    </w:div>
    <w:div w:id="186650087">
      <w:marLeft w:val="0"/>
      <w:marRight w:val="0"/>
      <w:marTop w:val="0"/>
      <w:marBottom w:val="0"/>
      <w:divBdr>
        <w:top w:val="none" w:sz="0" w:space="0" w:color="auto"/>
        <w:left w:val="none" w:sz="0" w:space="0" w:color="auto"/>
        <w:bottom w:val="none" w:sz="0" w:space="0" w:color="auto"/>
        <w:right w:val="none" w:sz="0" w:space="0" w:color="auto"/>
      </w:divBdr>
    </w:div>
    <w:div w:id="186675515">
      <w:marLeft w:val="0"/>
      <w:marRight w:val="0"/>
      <w:marTop w:val="0"/>
      <w:marBottom w:val="0"/>
      <w:divBdr>
        <w:top w:val="none" w:sz="0" w:space="0" w:color="auto"/>
        <w:left w:val="none" w:sz="0" w:space="0" w:color="auto"/>
        <w:bottom w:val="none" w:sz="0" w:space="0" w:color="auto"/>
        <w:right w:val="none" w:sz="0" w:space="0" w:color="auto"/>
      </w:divBdr>
    </w:div>
    <w:div w:id="186717992">
      <w:marLeft w:val="0"/>
      <w:marRight w:val="0"/>
      <w:marTop w:val="0"/>
      <w:marBottom w:val="0"/>
      <w:divBdr>
        <w:top w:val="none" w:sz="0" w:space="0" w:color="auto"/>
        <w:left w:val="none" w:sz="0" w:space="0" w:color="auto"/>
        <w:bottom w:val="none" w:sz="0" w:space="0" w:color="auto"/>
        <w:right w:val="none" w:sz="0" w:space="0" w:color="auto"/>
      </w:divBdr>
    </w:div>
    <w:div w:id="186794904">
      <w:marLeft w:val="0"/>
      <w:marRight w:val="0"/>
      <w:marTop w:val="0"/>
      <w:marBottom w:val="0"/>
      <w:divBdr>
        <w:top w:val="none" w:sz="0" w:space="0" w:color="auto"/>
        <w:left w:val="none" w:sz="0" w:space="0" w:color="auto"/>
        <w:bottom w:val="none" w:sz="0" w:space="0" w:color="auto"/>
        <w:right w:val="none" w:sz="0" w:space="0" w:color="auto"/>
      </w:divBdr>
    </w:div>
    <w:div w:id="186871214">
      <w:marLeft w:val="0"/>
      <w:marRight w:val="0"/>
      <w:marTop w:val="0"/>
      <w:marBottom w:val="0"/>
      <w:divBdr>
        <w:top w:val="none" w:sz="0" w:space="0" w:color="auto"/>
        <w:left w:val="none" w:sz="0" w:space="0" w:color="auto"/>
        <w:bottom w:val="none" w:sz="0" w:space="0" w:color="auto"/>
        <w:right w:val="none" w:sz="0" w:space="0" w:color="auto"/>
      </w:divBdr>
    </w:div>
    <w:div w:id="186911969">
      <w:marLeft w:val="0"/>
      <w:marRight w:val="0"/>
      <w:marTop w:val="0"/>
      <w:marBottom w:val="0"/>
      <w:divBdr>
        <w:top w:val="none" w:sz="0" w:space="0" w:color="auto"/>
        <w:left w:val="none" w:sz="0" w:space="0" w:color="auto"/>
        <w:bottom w:val="none" w:sz="0" w:space="0" w:color="auto"/>
        <w:right w:val="none" w:sz="0" w:space="0" w:color="auto"/>
      </w:divBdr>
    </w:div>
    <w:div w:id="186916897">
      <w:marLeft w:val="0"/>
      <w:marRight w:val="0"/>
      <w:marTop w:val="0"/>
      <w:marBottom w:val="0"/>
      <w:divBdr>
        <w:top w:val="none" w:sz="0" w:space="0" w:color="auto"/>
        <w:left w:val="none" w:sz="0" w:space="0" w:color="auto"/>
        <w:bottom w:val="none" w:sz="0" w:space="0" w:color="auto"/>
        <w:right w:val="none" w:sz="0" w:space="0" w:color="auto"/>
      </w:divBdr>
    </w:div>
    <w:div w:id="186917438">
      <w:marLeft w:val="480"/>
      <w:marRight w:val="0"/>
      <w:marTop w:val="0"/>
      <w:marBottom w:val="0"/>
      <w:divBdr>
        <w:top w:val="none" w:sz="0" w:space="0" w:color="auto"/>
        <w:left w:val="none" w:sz="0" w:space="0" w:color="auto"/>
        <w:bottom w:val="none" w:sz="0" w:space="0" w:color="auto"/>
        <w:right w:val="none" w:sz="0" w:space="0" w:color="auto"/>
      </w:divBdr>
    </w:div>
    <w:div w:id="186918779">
      <w:marLeft w:val="0"/>
      <w:marRight w:val="0"/>
      <w:marTop w:val="0"/>
      <w:marBottom w:val="0"/>
      <w:divBdr>
        <w:top w:val="none" w:sz="0" w:space="0" w:color="auto"/>
        <w:left w:val="none" w:sz="0" w:space="0" w:color="auto"/>
        <w:bottom w:val="none" w:sz="0" w:space="0" w:color="auto"/>
        <w:right w:val="none" w:sz="0" w:space="0" w:color="auto"/>
      </w:divBdr>
    </w:div>
    <w:div w:id="187063123">
      <w:marLeft w:val="0"/>
      <w:marRight w:val="0"/>
      <w:marTop w:val="0"/>
      <w:marBottom w:val="0"/>
      <w:divBdr>
        <w:top w:val="none" w:sz="0" w:space="0" w:color="auto"/>
        <w:left w:val="none" w:sz="0" w:space="0" w:color="auto"/>
        <w:bottom w:val="none" w:sz="0" w:space="0" w:color="auto"/>
        <w:right w:val="none" w:sz="0" w:space="0" w:color="auto"/>
      </w:divBdr>
    </w:div>
    <w:div w:id="187178450">
      <w:marLeft w:val="0"/>
      <w:marRight w:val="0"/>
      <w:marTop w:val="0"/>
      <w:marBottom w:val="0"/>
      <w:divBdr>
        <w:top w:val="none" w:sz="0" w:space="0" w:color="auto"/>
        <w:left w:val="none" w:sz="0" w:space="0" w:color="auto"/>
        <w:bottom w:val="none" w:sz="0" w:space="0" w:color="auto"/>
        <w:right w:val="none" w:sz="0" w:space="0" w:color="auto"/>
      </w:divBdr>
    </w:div>
    <w:div w:id="187254587">
      <w:marLeft w:val="0"/>
      <w:marRight w:val="0"/>
      <w:marTop w:val="0"/>
      <w:marBottom w:val="0"/>
      <w:divBdr>
        <w:top w:val="none" w:sz="0" w:space="0" w:color="auto"/>
        <w:left w:val="none" w:sz="0" w:space="0" w:color="auto"/>
        <w:bottom w:val="none" w:sz="0" w:space="0" w:color="auto"/>
        <w:right w:val="none" w:sz="0" w:space="0" w:color="auto"/>
      </w:divBdr>
    </w:div>
    <w:div w:id="187303406">
      <w:marLeft w:val="0"/>
      <w:marRight w:val="0"/>
      <w:marTop w:val="0"/>
      <w:marBottom w:val="0"/>
      <w:divBdr>
        <w:top w:val="none" w:sz="0" w:space="0" w:color="auto"/>
        <w:left w:val="none" w:sz="0" w:space="0" w:color="auto"/>
        <w:bottom w:val="none" w:sz="0" w:space="0" w:color="auto"/>
        <w:right w:val="none" w:sz="0" w:space="0" w:color="auto"/>
      </w:divBdr>
    </w:div>
    <w:div w:id="187303916">
      <w:marLeft w:val="0"/>
      <w:marRight w:val="0"/>
      <w:marTop w:val="0"/>
      <w:marBottom w:val="0"/>
      <w:divBdr>
        <w:top w:val="none" w:sz="0" w:space="0" w:color="auto"/>
        <w:left w:val="none" w:sz="0" w:space="0" w:color="auto"/>
        <w:bottom w:val="none" w:sz="0" w:space="0" w:color="auto"/>
        <w:right w:val="none" w:sz="0" w:space="0" w:color="auto"/>
      </w:divBdr>
    </w:div>
    <w:div w:id="187305724">
      <w:bodyDiv w:val="1"/>
      <w:marLeft w:val="0"/>
      <w:marRight w:val="0"/>
      <w:marTop w:val="0"/>
      <w:marBottom w:val="0"/>
      <w:divBdr>
        <w:top w:val="none" w:sz="0" w:space="0" w:color="auto"/>
        <w:left w:val="none" w:sz="0" w:space="0" w:color="auto"/>
        <w:bottom w:val="none" w:sz="0" w:space="0" w:color="auto"/>
        <w:right w:val="none" w:sz="0" w:space="0" w:color="auto"/>
      </w:divBdr>
    </w:div>
    <w:div w:id="187372614">
      <w:bodyDiv w:val="1"/>
      <w:marLeft w:val="0"/>
      <w:marRight w:val="0"/>
      <w:marTop w:val="0"/>
      <w:marBottom w:val="0"/>
      <w:divBdr>
        <w:top w:val="none" w:sz="0" w:space="0" w:color="auto"/>
        <w:left w:val="none" w:sz="0" w:space="0" w:color="auto"/>
        <w:bottom w:val="none" w:sz="0" w:space="0" w:color="auto"/>
        <w:right w:val="none" w:sz="0" w:space="0" w:color="auto"/>
      </w:divBdr>
    </w:div>
    <w:div w:id="187372879">
      <w:marLeft w:val="0"/>
      <w:marRight w:val="0"/>
      <w:marTop w:val="0"/>
      <w:marBottom w:val="0"/>
      <w:divBdr>
        <w:top w:val="none" w:sz="0" w:space="0" w:color="auto"/>
        <w:left w:val="none" w:sz="0" w:space="0" w:color="auto"/>
        <w:bottom w:val="none" w:sz="0" w:space="0" w:color="auto"/>
        <w:right w:val="none" w:sz="0" w:space="0" w:color="auto"/>
      </w:divBdr>
    </w:div>
    <w:div w:id="187376978">
      <w:marLeft w:val="0"/>
      <w:marRight w:val="0"/>
      <w:marTop w:val="0"/>
      <w:marBottom w:val="0"/>
      <w:divBdr>
        <w:top w:val="none" w:sz="0" w:space="0" w:color="auto"/>
        <w:left w:val="none" w:sz="0" w:space="0" w:color="auto"/>
        <w:bottom w:val="none" w:sz="0" w:space="0" w:color="auto"/>
        <w:right w:val="none" w:sz="0" w:space="0" w:color="auto"/>
      </w:divBdr>
    </w:div>
    <w:div w:id="187379460">
      <w:marLeft w:val="0"/>
      <w:marRight w:val="0"/>
      <w:marTop w:val="0"/>
      <w:marBottom w:val="0"/>
      <w:divBdr>
        <w:top w:val="none" w:sz="0" w:space="0" w:color="auto"/>
        <w:left w:val="none" w:sz="0" w:space="0" w:color="auto"/>
        <w:bottom w:val="none" w:sz="0" w:space="0" w:color="auto"/>
        <w:right w:val="none" w:sz="0" w:space="0" w:color="auto"/>
      </w:divBdr>
    </w:div>
    <w:div w:id="187451900">
      <w:marLeft w:val="0"/>
      <w:marRight w:val="0"/>
      <w:marTop w:val="0"/>
      <w:marBottom w:val="0"/>
      <w:divBdr>
        <w:top w:val="none" w:sz="0" w:space="0" w:color="auto"/>
        <w:left w:val="none" w:sz="0" w:space="0" w:color="auto"/>
        <w:bottom w:val="none" w:sz="0" w:space="0" w:color="auto"/>
        <w:right w:val="none" w:sz="0" w:space="0" w:color="auto"/>
      </w:divBdr>
    </w:div>
    <w:div w:id="187452928">
      <w:marLeft w:val="0"/>
      <w:marRight w:val="0"/>
      <w:marTop w:val="0"/>
      <w:marBottom w:val="0"/>
      <w:divBdr>
        <w:top w:val="none" w:sz="0" w:space="0" w:color="auto"/>
        <w:left w:val="none" w:sz="0" w:space="0" w:color="auto"/>
        <w:bottom w:val="none" w:sz="0" w:space="0" w:color="auto"/>
        <w:right w:val="none" w:sz="0" w:space="0" w:color="auto"/>
      </w:divBdr>
    </w:div>
    <w:div w:id="187523528">
      <w:marLeft w:val="0"/>
      <w:marRight w:val="0"/>
      <w:marTop w:val="0"/>
      <w:marBottom w:val="0"/>
      <w:divBdr>
        <w:top w:val="none" w:sz="0" w:space="0" w:color="auto"/>
        <w:left w:val="none" w:sz="0" w:space="0" w:color="auto"/>
        <w:bottom w:val="none" w:sz="0" w:space="0" w:color="auto"/>
        <w:right w:val="none" w:sz="0" w:space="0" w:color="auto"/>
      </w:divBdr>
    </w:div>
    <w:div w:id="187530965">
      <w:marLeft w:val="0"/>
      <w:marRight w:val="0"/>
      <w:marTop w:val="0"/>
      <w:marBottom w:val="0"/>
      <w:divBdr>
        <w:top w:val="none" w:sz="0" w:space="0" w:color="auto"/>
        <w:left w:val="none" w:sz="0" w:space="0" w:color="auto"/>
        <w:bottom w:val="none" w:sz="0" w:space="0" w:color="auto"/>
        <w:right w:val="none" w:sz="0" w:space="0" w:color="auto"/>
      </w:divBdr>
    </w:div>
    <w:div w:id="187649695">
      <w:marLeft w:val="0"/>
      <w:marRight w:val="0"/>
      <w:marTop w:val="0"/>
      <w:marBottom w:val="0"/>
      <w:divBdr>
        <w:top w:val="none" w:sz="0" w:space="0" w:color="auto"/>
        <w:left w:val="none" w:sz="0" w:space="0" w:color="auto"/>
        <w:bottom w:val="none" w:sz="0" w:space="0" w:color="auto"/>
        <w:right w:val="none" w:sz="0" w:space="0" w:color="auto"/>
      </w:divBdr>
    </w:div>
    <w:div w:id="187765823">
      <w:marLeft w:val="0"/>
      <w:marRight w:val="0"/>
      <w:marTop w:val="0"/>
      <w:marBottom w:val="0"/>
      <w:divBdr>
        <w:top w:val="none" w:sz="0" w:space="0" w:color="auto"/>
        <w:left w:val="none" w:sz="0" w:space="0" w:color="auto"/>
        <w:bottom w:val="none" w:sz="0" w:space="0" w:color="auto"/>
        <w:right w:val="none" w:sz="0" w:space="0" w:color="auto"/>
      </w:divBdr>
    </w:div>
    <w:div w:id="187793001">
      <w:marLeft w:val="0"/>
      <w:marRight w:val="0"/>
      <w:marTop w:val="0"/>
      <w:marBottom w:val="0"/>
      <w:divBdr>
        <w:top w:val="none" w:sz="0" w:space="0" w:color="auto"/>
        <w:left w:val="none" w:sz="0" w:space="0" w:color="auto"/>
        <w:bottom w:val="none" w:sz="0" w:space="0" w:color="auto"/>
        <w:right w:val="none" w:sz="0" w:space="0" w:color="auto"/>
      </w:divBdr>
    </w:div>
    <w:div w:id="187916705">
      <w:marLeft w:val="0"/>
      <w:marRight w:val="0"/>
      <w:marTop w:val="0"/>
      <w:marBottom w:val="0"/>
      <w:divBdr>
        <w:top w:val="none" w:sz="0" w:space="0" w:color="auto"/>
        <w:left w:val="none" w:sz="0" w:space="0" w:color="auto"/>
        <w:bottom w:val="none" w:sz="0" w:space="0" w:color="auto"/>
        <w:right w:val="none" w:sz="0" w:space="0" w:color="auto"/>
      </w:divBdr>
    </w:div>
    <w:div w:id="187989157">
      <w:marLeft w:val="0"/>
      <w:marRight w:val="0"/>
      <w:marTop w:val="0"/>
      <w:marBottom w:val="0"/>
      <w:divBdr>
        <w:top w:val="none" w:sz="0" w:space="0" w:color="auto"/>
        <w:left w:val="none" w:sz="0" w:space="0" w:color="auto"/>
        <w:bottom w:val="none" w:sz="0" w:space="0" w:color="auto"/>
        <w:right w:val="none" w:sz="0" w:space="0" w:color="auto"/>
      </w:divBdr>
    </w:div>
    <w:div w:id="188031329">
      <w:marLeft w:val="0"/>
      <w:marRight w:val="0"/>
      <w:marTop w:val="0"/>
      <w:marBottom w:val="0"/>
      <w:divBdr>
        <w:top w:val="none" w:sz="0" w:space="0" w:color="auto"/>
        <w:left w:val="none" w:sz="0" w:space="0" w:color="auto"/>
        <w:bottom w:val="none" w:sz="0" w:space="0" w:color="auto"/>
        <w:right w:val="none" w:sz="0" w:space="0" w:color="auto"/>
      </w:divBdr>
    </w:div>
    <w:div w:id="188177722">
      <w:marLeft w:val="0"/>
      <w:marRight w:val="0"/>
      <w:marTop w:val="0"/>
      <w:marBottom w:val="0"/>
      <w:divBdr>
        <w:top w:val="none" w:sz="0" w:space="0" w:color="auto"/>
        <w:left w:val="none" w:sz="0" w:space="0" w:color="auto"/>
        <w:bottom w:val="none" w:sz="0" w:space="0" w:color="auto"/>
        <w:right w:val="none" w:sz="0" w:space="0" w:color="auto"/>
      </w:divBdr>
    </w:div>
    <w:div w:id="188178421">
      <w:bodyDiv w:val="1"/>
      <w:marLeft w:val="0"/>
      <w:marRight w:val="0"/>
      <w:marTop w:val="0"/>
      <w:marBottom w:val="0"/>
      <w:divBdr>
        <w:top w:val="none" w:sz="0" w:space="0" w:color="auto"/>
        <w:left w:val="none" w:sz="0" w:space="0" w:color="auto"/>
        <w:bottom w:val="none" w:sz="0" w:space="0" w:color="auto"/>
        <w:right w:val="none" w:sz="0" w:space="0" w:color="auto"/>
      </w:divBdr>
    </w:div>
    <w:div w:id="188182927">
      <w:marLeft w:val="0"/>
      <w:marRight w:val="0"/>
      <w:marTop w:val="0"/>
      <w:marBottom w:val="0"/>
      <w:divBdr>
        <w:top w:val="none" w:sz="0" w:space="0" w:color="auto"/>
        <w:left w:val="none" w:sz="0" w:space="0" w:color="auto"/>
        <w:bottom w:val="none" w:sz="0" w:space="0" w:color="auto"/>
        <w:right w:val="none" w:sz="0" w:space="0" w:color="auto"/>
      </w:divBdr>
    </w:div>
    <w:div w:id="188223122">
      <w:marLeft w:val="0"/>
      <w:marRight w:val="0"/>
      <w:marTop w:val="0"/>
      <w:marBottom w:val="0"/>
      <w:divBdr>
        <w:top w:val="none" w:sz="0" w:space="0" w:color="auto"/>
        <w:left w:val="none" w:sz="0" w:space="0" w:color="auto"/>
        <w:bottom w:val="none" w:sz="0" w:space="0" w:color="auto"/>
        <w:right w:val="none" w:sz="0" w:space="0" w:color="auto"/>
      </w:divBdr>
    </w:div>
    <w:div w:id="188297136">
      <w:marLeft w:val="0"/>
      <w:marRight w:val="0"/>
      <w:marTop w:val="0"/>
      <w:marBottom w:val="0"/>
      <w:divBdr>
        <w:top w:val="none" w:sz="0" w:space="0" w:color="auto"/>
        <w:left w:val="none" w:sz="0" w:space="0" w:color="auto"/>
        <w:bottom w:val="none" w:sz="0" w:space="0" w:color="auto"/>
        <w:right w:val="none" w:sz="0" w:space="0" w:color="auto"/>
      </w:divBdr>
    </w:div>
    <w:div w:id="188299175">
      <w:marLeft w:val="0"/>
      <w:marRight w:val="0"/>
      <w:marTop w:val="0"/>
      <w:marBottom w:val="0"/>
      <w:divBdr>
        <w:top w:val="none" w:sz="0" w:space="0" w:color="auto"/>
        <w:left w:val="none" w:sz="0" w:space="0" w:color="auto"/>
        <w:bottom w:val="none" w:sz="0" w:space="0" w:color="auto"/>
        <w:right w:val="none" w:sz="0" w:space="0" w:color="auto"/>
      </w:divBdr>
    </w:div>
    <w:div w:id="188302733">
      <w:marLeft w:val="0"/>
      <w:marRight w:val="0"/>
      <w:marTop w:val="0"/>
      <w:marBottom w:val="0"/>
      <w:divBdr>
        <w:top w:val="none" w:sz="0" w:space="0" w:color="auto"/>
        <w:left w:val="none" w:sz="0" w:space="0" w:color="auto"/>
        <w:bottom w:val="none" w:sz="0" w:space="0" w:color="auto"/>
        <w:right w:val="none" w:sz="0" w:space="0" w:color="auto"/>
      </w:divBdr>
    </w:div>
    <w:div w:id="188303618">
      <w:marLeft w:val="0"/>
      <w:marRight w:val="0"/>
      <w:marTop w:val="0"/>
      <w:marBottom w:val="0"/>
      <w:divBdr>
        <w:top w:val="none" w:sz="0" w:space="0" w:color="auto"/>
        <w:left w:val="none" w:sz="0" w:space="0" w:color="auto"/>
        <w:bottom w:val="none" w:sz="0" w:space="0" w:color="auto"/>
        <w:right w:val="none" w:sz="0" w:space="0" w:color="auto"/>
      </w:divBdr>
    </w:div>
    <w:div w:id="188418881">
      <w:marLeft w:val="0"/>
      <w:marRight w:val="0"/>
      <w:marTop w:val="0"/>
      <w:marBottom w:val="0"/>
      <w:divBdr>
        <w:top w:val="none" w:sz="0" w:space="0" w:color="auto"/>
        <w:left w:val="none" w:sz="0" w:space="0" w:color="auto"/>
        <w:bottom w:val="none" w:sz="0" w:space="0" w:color="auto"/>
        <w:right w:val="none" w:sz="0" w:space="0" w:color="auto"/>
      </w:divBdr>
    </w:div>
    <w:div w:id="188491363">
      <w:marLeft w:val="0"/>
      <w:marRight w:val="0"/>
      <w:marTop w:val="0"/>
      <w:marBottom w:val="0"/>
      <w:divBdr>
        <w:top w:val="none" w:sz="0" w:space="0" w:color="auto"/>
        <w:left w:val="none" w:sz="0" w:space="0" w:color="auto"/>
        <w:bottom w:val="none" w:sz="0" w:space="0" w:color="auto"/>
        <w:right w:val="none" w:sz="0" w:space="0" w:color="auto"/>
      </w:divBdr>
    </w:div>
    <w:div w:id="188495423">
      <w:marLeft w:val="0"/>
      <w:marRight w:val="0"/>
      <w:marTop w:val="0"/>
      <w:marBottom w:val="0"/>
      <w:divBdr>
        <w:top w:val="none" w:sz="0" w:space="0" w:color="auto"/>
        <w:left w:val="none" w:sz="0" w:space="0" w:color="auto"/>
        <w:bottom w:val="none" w:sz="0" w:space="0" w:color="auto"/>
        <w:right w:val="none" w:sz="0" w:space="0" w:color="auto"/>
      </w:divBdr>
    </w:div>
    <w:div w:id="188644506">
      <w:marLeft w:val="0"/>
      <w:marRight w:val="0"/>
      <w:marTop w:val="0"/>
      <w:marBottom w:val="0"/>
      <w:divBdr>
        <w:top w:val="none" w:sz="0" w:space="0" w:color="auto"/>
        <w:left w:val="none" w:sz="0" w:space="0" w:color="auto"/>
        <w:bottom w:val="none" w:sz="0" w:space="0" w:color="auto"/>
        <w:right w:val="none" w:sz="0" w:space="0" w:color="auto"/>
      </w:divBdr>
    </w:div>
    <w:div w:id="188838512">
      <w:marLeft w:val="0"/>
      <w:marRight w:val="0"/>
      <w:marTop w:val="0"/>
      <w:marBottom w:val="0"/>
      <w:divBdr>
        <w:top w:val="none" w:sz="0" w:space="0" w:color="auto"/>
        <w:left w:val="none" w:sz="0" w:space="0" w:color="auto"/>
        <w:bottom w:val="none" w:sz="0" w:space="0" w:color="auto"/>
        <w:right w:val="none" w:sz="0" w:space="0" w:color="auto"/>
      </w:divBdr>
    </w:div>
    <w:div w:id="188878371">
      <w:marLeft w:val="0"/>
      <w:marRight w:val="0"/>
      <w:marTop w:val="0"/>
      <w:marBottom w:val="0"/>
      <w:divBdr>
        <w:top w:val="none" w:sz="0" w:space="0" w:color="auto"/>
        <w:left w:val="none" w:sz="0" w:space="0" w:color="auto"/>
        <w:bottom w:val="none" w:sz="0" w:space="0" w:color="auto"/>
        <w:right w:val="none" w:sz="0" w:space="0" w:color="auto"/>
      </w:divBdr>
    </w:div>
    <w:div w:id="189028941">
      <w:marLeft w:val="0"/>
      <w:marRight w:val="0"/>
      <w:marTop w:val="0"/>
      <w:marBottom w:val="0"/>
      <w:divBdr>
        <w:top w:val="none" w:sz="0" w:space="0" w:color="auto"/>
        <w:left w:val="none" w:sz="0" w:space="0" w:color="auto"/>
        <w:bottom w:val="none" w:sz="0" w:space="0" w:color="auto"/>
        <w:right w:val="none" w:sz="0" w:space="0" w:color="auto"/>
      </w:divBdr>
    </w:div>
    <w:div w:id="189029016">
      <w:marLeft w:val="0"/>
      <w:marRight w:val="0"/>
      <w:marTop w:val="0"/>
      <w:marBottom w:val="0"/>
      <w:divBdr>
        <w:top w:val="none" w:sz="0" w:space="0" w:color="auto"/>
        <w:left w:val="none" w:sz="0" w:space="0" w:color="auto"/>
        <w:bottom w:val="none" w:sz="0" w:space="0" w:color="auto"/>
        <w:right w:val="none" w:sz="0" w:space="0" w:color="auto"/>
      </w:divBdr>
    </w:div>
    <w:div w:id="189147104">
      <w:marLeft w:val="0"/>
      <w:marRight w:val="0"/>
      <w:marTop w:val="0"/>
      <w:marBottom w:val="0"/>
      <w:divBdr>
        <w:top w:val="none" w:sz="0" w:space="0" w:color="auto"/>
        <w:left w:val="none" w:sz="0" w:space="0" w:color="auto"/>
        <w:bottom w:val="none" w:sz="0" w:space="0" w:color="auto"/>
        <w:right w:val="none" w:sz="0" w:space="0" w:color="auto"/>
      </w:divBdr>
    </w:div>
    <w:div w:id="189226703">
      <w:marLeft w:val="0"/>
      <w:marRight w:val="0"/>
      <w:marTop w:val="0"/>
      <w:marBottom w:val="0"/>
      <w:divBdr>
        <w:top w:val="none" w:sz="0" w:space="0" w:color="auto"/>
        <w:left w:val="none" w:sz="0" w:space="0" w:color="auto"/>
        <w:bottom w:val="none" w:sz="0" w:space="0" w:color="auto"/>
        <w:right w:val="none" w:sz="0" w:space="0" w:color="auto"/>
      </w:divBdr>
    </w:div>
    <w:div w:id="189268687">
      <w:marLeft w:val="0"/>
      <w:marRight w:val="0"/>
      <w:marTop w:val="0"/>
      <w:marBottom w:val="0"/>
      <w:divBdr>
        <w:top w:val="none" w:sz="0" w:space="0" w:color="auto"/>
        <w:left w:val="none" w:sz="0" w:space="0" w:color="auto"/>
        <w:bottom w:val="none" w:sz="0" w:space="0" w:color="auto"/>
        <w:right w:val="none" w:sz="0" w:space="0" w:color="auto"/>
      </w:divBdr>
    </w:div>
    <w:div w:id="189297282">
      <w:marLeft w:val="0"/>
      <w:marRight w:val="0"/>
      <w:marTop w:val="0"/>
      <w:marBottom w:val="0"/>
      <w:divBdr>
        <w:top w:val="none" w:sz="0" w:space="0" w:color="auto"/>
        <w:left w:val="none" w:sz="0" w:space="0" w:color="auto"/>
        <w:bottom w:val="none" w:sz="0" w:space="0" w:color="auto"/>
        <w:right w:val="none" w:sz="0" w:space="0" w:color="auto"/>
      </w:divBdr>
    </w:div>
    <w:div w:id="189343113">
      <w:marLeft w:val="0"/>
      <w:marRight w:val="0"/>
      <w:marTop w:val="0"/>
      <w:marBottom w:val="0"/>
      <w:divBdr>
        <w:top w:val="none" w:sz="0" w:space="0" w:color="auto"/>
        <w:left w:val="none" w:sz="0" w:space="0" w:color="auto"/>
        <w:bottom w:val="none" w:sz="0" w:space="0" w:color="auto"/>
        <w:right w:val="none" w:sz="0" w:space="0" w:color="auto"/>
      </w:divBdr>
    </w:div>
    <w:div w:id="189683372">
      <w:bodyDiv w:val="1"/>
      <w:marLeft w:val="0"/>
      <w:marRight w:val="0"/>
      <w:marTop w:val="0"/>
      <w:marBottom w:val="0"/>
      <w:divBdr>
        <w:top w:val="none" w:sz="0" w:space="0" w:color="auto"/>
        <w:left w:val="none" w:sz="0" w:space="0" w:color="auto"/>
        <w:bottom w:val="none" w:sz="0" w:space="0" w:color="auto"/>
        <w:right w:val="none" w:sz="0" w:space="0" w:color="auto"/>
      </w:divBdr>
    </w:div>
    <w:div w:id="189733195">
      <w:marLeft w:val="0"/>
      <w:marRight w:val="0"/>
      <w:marTop w:val="0"/>
      <w:marBottom w:val="0"/>
      <w:divBdr>
        <w:top w:val="none" w:sz="0" w:space="0" w:color="auto"/>
        <w:left w:val="none" w:sz="0" w:space="0" w:color="auto"/>
        <w:bottom w:val="none" w:sz="0" w:space="0" w:color="auto"/>
        <w:right w:val="none" w:sz="0" w:space="0" w:color="auto"/>
      </w:divBdr>
    </w:div>
    <w:div w:id="189802663">
      <w:marLeft w:val="480"/>
      <w:marRight w:val="0"/>
      <w:marTop w:val="0"/>
      <w:marBottom w:val="0"/>
      <w:divBdr>
        <w:top w:val="none" w:sz="0" w:space="0" w:color="auto"/>
        <w:left w:val="none" w:sz="0" w:space="0" w:color="auto"/>
        <w:bottom w:val="none" w:sz="0" w:space="0" w:color="auto"/>
        <w:right w:val="none" w:sz="0" w:space="0" w:color="auto"/>
      </w:divBdr>
    </w:div>
    <w:div w:id="189803983">
      <w:marLeft w:val="0"/>
      <w:marRight w:val="0"/>
      <w:marTop w:val="0"/>
      <w:marBottom w:val="0"/>
      <w:divBdr>
        <w:top w:val="none" w:sz="0" w:space="0" w:color="auto"/>
        <w:left w:val="none" w:sz="0" w:space="0" w:color="auto"/>
        <w:bottom w:val="none" w:sz="0" w:space="0" w:color="auto"/>
        <w:right w:val="none" w:sz="0" w:space="0" w:color="auto"/>
      </w:divBdr>
    </w:div>
    <w:div w:id="189804364">
      <w:marLeft w:val="0"/>
      <w:marRight w:val="0"/>
      <w:marTop w:val="0"/>
      <w:marBottom w:val="0"/>
      <w:divBdr>
        <w:top w:val="none" w:sz="0" w:space="0" w:color="auto"/>
        <w:left w:val="none" w:sz="0" w:space="0" w:color="auto"/>
        <w:bottom w:val="none" w:sz="0" w:space="0" w:color="auto"/>
        <w:right w:val="none" w:sz="0" w:space="0" w:color="auto"/>
      </w:divBdr>
    </w:div>
    <w:div w:id="189875769">
      <w:marLeft w:val="0"/>
      <w:marRight w:val="0"/>
      <w:marTop w:val="0"/>
      <w:marBottom w:val="0"/>
      <w:divBdr>
        <w:top w:val="none" w:sz="0" w:space="0" w:color="auto"/>
        <w:left w:val="none" w:sz="0" w:space="0" w:color="auto"/>
        <w:bottom w:val="none" w:sz="0" w:space="0" w:color="auto"/>
        <w:right w:val="none" w:sz="0" w:space="0" w:color="auto"/>
      </w:divBdr>
    </w:div>
    <w:div w:id="189876701">
      <w:marLeft w:val="0"/>
      <w:marRight w:val="0"/>
      <w:marTop w:val="0"/>
      <w:marBottom w:val="0"/>
      <w:divBdr>
        <w:top w:val="none" w:sz="0" w:space="0" w:color="auto"/>
        <w:left w:val="none" w:sz="0" w:space="0" w:color="auto"/>
        <w:bottom w:val="none" w:sz="0" w:space="0" w:color="auto"/>
        <w:right w:val="none" w:sz="0" w:space="0" w:color="auto"/>
      </w:divBdr>
    </w:div>
    <w:div w:id="189878172">
      <w:marLeft w:val="0"/>
      <w:marRight w:val="0"/>
      <w:marTop w:val="0"/>
      <w:marBottom w:val="0"/>
      <w:divBdr>
        <w:top w:val="none" w:sz="0" w:space="0" w:color="auto"/>
        <w:left w:val="none" w:sz="0" w:space="0" w:color="auto"/>
        <w:bottom w:val="none" w:sz="0" w:space="0" w:color="auto"/>
        <w:right w:val="none" w:sz="0" w:space="0" w:color="auto"/>
      </w:divBdr>
    </w:div>
    <w:div w:id="189992408">
      <w:marLeft w:val="0"/>
      <w:marRight w:val="0"/>
      <w:marTop w:val="0"/>
      <w:marBottom w:val="0"/>
      <w:divBdr>
        <w:top w:val="none" w:sz="0" w:space="0" w:color="auto"/>
        <w:left w:val="none" w:sz="0" w:space="0" w:color="auto"/>
        <w:bottom w:val="none" w:sz="0" w:space="0" w:color="auto"/>
        <w:right w:val="none" w:sz="0" w:space="0" w:color="auto"/>
      </w:divBdr>
    </w:div>
    <w:div w:id="189996343">
      <w:marLeft w:val="0"/>
      <w:marRight w:val="0"/>
      <w:marTop w:val="0"/>
      <w:marBottom w:val="0"/>
      <w:divBdr>
        <w:top w:val="none" w:sz="0" w:space="0" w:color="auto"/>
        <w:left w:val="none" w:sz="0" w:space="0" w:color="auto"/>
        <w:bottom w:val="none" w:sz="0" w:space="0" w:color="auto"/>
        <w:right w:val="none" w:sz="0" w:space="0" w:color="auto"/>
      </w:divBdr>
    </w:div>
    <w:div w:id="190145596">
      <w:marLeft w:val="0"/>
      <w:marRight w:val="0"/>
      <w:marTop w:val="0"/>
      <w:marBottom w:val="0"/>
      <w:divBdr>
        <w:top w:val="none" w:sz="0" w:space="0" w:color="auto"/>
        <w:left w:val="none" w:sz="0" w:space="0" w:color="auto"/>
        <w:bottom w:val="none" w:sz="0" w:space="0" w:color="auto"/>
        <w:right w:val="none" w:sz="0" w:space="0" w:color="auto"/>
      </w:divBdr>
    </w:div>
    <w:div w:id="190148089">
      <w:marLeft w:val="0"/>
      <w:marRight w:val="0"/>
      <w:marTop w:val="0"/>
      <w:marBottom w:val="0"/>
      <w:divBdr>
        <w:top w:val="none" w:sz="0" w:space="0" w:color="auto"/>
        <w:left w:val="none" w:sz="0" w:space="0" w:color="auto"/>
        <w:bottom w:val="none" w:sz="0" w:space="0" w:color="auto"/>
        <w:right w:val="none" w:sz="0" w:space="0" w:color="auto"/>
      </w:divBdr>
    </w:div>
    <w:div w:id="190266531">
      <w:marLeft w:val="0"/>
      <w:marRight w:val="0"/>
      <w:marTop w:val="0"/>
      <w:marBottom w:val="0"/>
      <w:divBdr>
        <w:top w:val="none" w:sz="0" w:space="0" w:color="auto"/>
        <w:left w:val="none" w:sz="0" w:space="0" w:color="auto"/>
        <w:bottom w:val="none" w:sz="0" w:space="0" w:color="auto"/>
        <w:right w:val="none" w:sz="0" w:space="0" w:color="auto"/>
      </w:divBdr>
    </w:div>
    <w:div w:id="190383895">
      <w:marLeft w:val="0"/>
      <w:marRight w:val="0"/>
      <w:marTop w:val="0"/>
      <w:marBottom w:val="0"/>
      <w:divBdr>
        <w:top w:val="none" w:sz="0" w:space="0" w:color="auto"/>
        <w:left w:val="none" w:sz="0" w:space="0" w:color="auto"/>
        <w:bottom w:val="none" w:sz="0" w:space="0" w:color="auto"/>
        <w:right w:val="none" w:sz="0" w:space="0" w:color="auto"/>
      </w:divBdr>
    </w:div>
    <w:div w:id="190461675">
      <w:marLeft w:val="0"/>
      <w:marRight w:val="0"/>
      <w:marTop w:val="0"/>
      <w:marBottom w:val="0"/>
      <w:divBdr>
        <w:top w:val="none" w:sz="0" w:space="0" w:color="auto"/>
        <w:left w:val="none" w:sz="0" w:space="0" w:color="auto"/>
        <w:bottom w:val="none" w:sz="0" w:space="0" w:color="auto"/>
        <w:right w:val="none" w:sz="0" w:space="0" w:color="auto"/>
      </w:divBdr>
    </w:div>
    <w:div w:id="190730291">
      <w:marLeft w:val="0"/>
      <w:marRight w:val="0"/>
      <w:marTop w:val="0"/>
      <w:marBottom w:val="0"/>
      <w:divBdr>
        <w:top w:val="none" w:sz="0" w:space="0" w:color="auto"/>
        <w:left w:val="none" w:sz="0" w:space="0" w:color="auto"/>
        <w:bottom w:val="none" w:sz="0" w:space="0" w:color="auto"/>
        <w:right w:val="none" w:sz="0" w:space="0" w:color="auto"/>
      </w:divBdr>
    </w:div>
    <w:div w:id="190848605">
      <w:marLeft w:val="0"/>
      <w:marRight w:val="0"/>
      <w:marTop w:val="0"/>
      <w:marBottom w:val="0"/>
      <w:divBdr>
        <w:top w:val="none" w:sz="0" w:space="0" w:color="auto"/>
        <w:left w:val="none" w:sz="0" w:space="0" w:color="auto"/>
        <w:bottom w:val="none" w:sz="0" w:space="0" w:color="auto"/>
        <w:right w:val="none" w:sz="0" w:space="0" w:color="auto"/>
      </w:divBdr>
    </w:div>
    <w:div w:id="190993565">
      <w:marLeft w:val="0"/>
      <w:marRight w:val="0"/>
      <w:marTop w:val="0"/>
      <w:marBottom w:val="0"/>
      <w:divBdr>
        <w:top w:val="none" w:sz="0" w:space="0" w:color="auto"/>
        <w:left w:val="none" w:sz="0" w:space="0" w:color="auto"/>
        <w:bottom w:val="none" w:sz="0" w:space="0" w:color="auto"/>
        <w:right w:val="none" w:sz="0" w:space="0" w:color="auto"/>
      </w:divBdr>
    </w:div>
    <w:div w:id="190998207">
      <w:marLeft w:val="0"/>
      <w:marRight w:val="0"/>
      <w:marTop w:val="0"/>
      <w:marBottom w:val="0"/>
      <w:divBdr>
        <w:top w:val="none" w:sz="0" w:space="0" w:color="auto"/>
        <w:left w:val="none" w:sz="0" w:space="0" w:color="auto"/>
        <w:bottom w:val="none" w:sz="0" w:space="0" w:color="auto"/>
        <w:right w:val="none" w:sz="0" w:space="0" w:color="auto"/>
      </w:divBdr>
    </w:div>
    <w:div w:id="190999837">
      <w:marLeft w:val="0"/>
      <w:marRight w:val="0"/>
      <w:marTop w:val="0"/>
      <w:marBottom w:val="0"/>
      <w:divBdr>
        <w:top w:val="none" w:sz="0" w:space="0" w:color="auto"/>
        <w:left w:val="none" w:sz="0" w:space="0" w:color="auto"/>
        <w:bottom w:val="none" w:sz="0" w:space="0" w:color="auto"/>
        <w:right w:val="none" w:sz="0" w:space="0" w:color="auto"/>
      </w:divBdr>
    </w:div>
    <w:div w:id="191000966">
      <w:marLeft w:val="0"/>
      <w:marRight w:val="0"/>
      <w:marTop w:val="0"/>
      <w:marBottom w:val="0"/>
      <w:divBdr>
        <w:top w:val="none" w:sz="0" w:space="0" w:color="auto"/>
        <w:left w:val="none" w:sz="0" w:space="0" w:color="auto"/>
        <w:bottom w:val="none" w:sz="0" w:space="0" w:color="auto"/>
        <w:right w:val="none" w:sz="0" w:space="0" w:color="auto"/>
      </w:divBdr>
    </w:div>
    <w:div w:id="191114514">
      <w:marLeft w:val="0"/>
      <w:marRight w:val="0"/>
      <w:marTop w:val="0"/>
      <w:marBottom w:val="0"/>
      <w:divBdr>
        <w:top w:val="none" w:sz="0" w:space="0" w:color="auto"/>
        <w:left w:val="none" w:sz="0" w:space="0" w:color="auto"/>
        <w:bottom w:val="none" w:sz="0" w:space="0" w:color="auto"/>
        <w:right w:val="none" w:sz="0" w:space="0" w:color="auto"/>
      </w:divBdr>
    </w:div>
    <w:div w:id="191117985">
      <w:marLeft w:val="0"/>
      <w:marRight w:val="0"/>
      <w:marTop w:val="0"/>
      <w:marBottom w:val="0"/>
      <w:divBdr>
        <w:top w:val="none" w:sz="0" w:space="0" w:color="auto"/>
        <w:left w:val="none" w:sz="0" w:space="0" w:color="auto"/>
        <w:bottom w:val="none" w:sz="0" w:space="0" w:color="auto"/>
        <w:right w:val="none" w:sz="0" w:space="0" w:color="auto"/>
      </w:divBdr>
    </w:div>
    <w:div w:id="191262684">
      <w:marLeft w:val="0"/>
      <w:marRight w:val="0"/>
      <w:marTop w:val="0"/>
      <w:marBottom w:val="0"/>
      <w:divBdr>
        <w:top w:val="none" w:sz="0" w:space="0" w:color="auto"/>
        <w:left w:val="none" w:sz="0" w:space="0" w:color="auto"/>
        <w:bottom w:val="none" w:sz="0" w:space="0" w:color="auto"/>
        <w:right w:val="none" w:sz="0" w:space="0" w:color="auto"/>
      </w:divBdr>
    </w:div>
    <w:div w:id="191263538">
      <w:marLeft w:val="0"/>
      <w:marRight w:val="0"/>
      <w:marTop w:val="0"/>
      <w:marBottom w:val="0"/>
      <w:divBdr>
        <w:top w:val="none" w:sz="0" w:space="0" w:color="auto"/>
        <w:left w:val="none" w:sz="0" w:space="0" w:color="auto"/>
        <w:bottom w:val="none" w:sz="0" w:space="0" w:color="auto"/>
        <w:right w:val="none" w:sz="0" w:space="0" w:color="auto"/>
      </w:divBdr>
    </w:div>
    <w:div w:id="191264886">
      <w:marLeft w:val="0"/>
      <w:marRight w:val="0"/>
      <w:marTop w:val="0"/>
      <w:marBottom w:val="0"/>
      <w:divBdr>
        <w:top w:val="none" w:sz="0" w:space="0" w:color="auto"/>
        <w:left w:val="none" w:sz="0" w:space="0" w:color="auto"/>
        <w:bottom w:val="none" w:sz="0" w:space="0" w:color="auto"/>
        <w:right w:val="none" w:sz="0" w:space="0" w:color="auto"/>
      </w:divBdr>
    </w:div>
    <w:div w:id="191308307">
      <w:marLeft w:val="0"/>
      <w:marRight w:val="0"/>
      <w:marTop w:val="0"/>
      <w:marBottom w:val="0"/>
      <w:divBdr>
        <w:top w:val="none" w:sz="0" w:space="0" w:color="auto"/>
        <w:left w:val="none" w:sz="0" w:space="0" w:color="auto"/>
        <w:bottom w:val="none" w:sz="0" w:space="0" w:color="auto"/>
        <w:right w:val="none" w:sz="0" w:space="0" w:color="auto"/>
      </w:divBdr>
    </w:div>
    <w:div w:id="191453640">
      <w:marLeft w:val="0"/>
      <w:marRight w:val="0"/>
      <w:marTop w:val="0"/>
      <w:marBottom w:val="0"/>
      <w:divBdr>
        <w:top w:val="none" w:sz="0" w:space="0" w:color="auto"/>
        <w:left w:val="none" w:sz="0" w:space="0" w:color="auto"/>
        <w:bottom w:val="none" w:sz="0" w:space="0" w:color="auto"/>
        <w:right w:val="none" w:sz="0" w:space="0" w:color="auto"/>
      </w:divBdr>
    </w:div>
    <w:div w:id="191453923">
      <w:marLeft w:val="0"/>
      <w:marRight w:val="0"/>
      <w:marTop w:val="0"/>
      <w:marBottom w:val="0"/>
      <w:divBdr>
        <w:top w:val="none" w:sz="0" w:space="0" w:color="auto"/>
        <w:left w:val="none" w:sz="0" w:space="0" w:color="auto"/>
        <w:bottom w:val="none" w:sz="0" w:space="0" w:color="auto"/>
        <w:right w:val="none" w:sz="0" w:space="0" w:color="auto"/>
      </w:divBdr>
    </w:div>
    <w:div w:id="191456011">
      <w:bodyDiv w:val="1"/>
      <w:marLeft w:val="0"/>
      <w:marRight w:val="0"/>
      <w:marTop w:val="0"/>
      <w:marBottom w:val="0"/>
      <w:divBdr>
        <w:top w:val="none" w:sz="0" w:space="0" w:color="auto"/>
        <w:left w:val="none" w:sz="0" w:space="0" w:color="auto"/>
        <w:bottom w:val="none" w:sz="0" w:space="0" w:color="auto"/>
        <w:right w:val="none" w:sz="0" w:space="0" w:color="auto"/>
      </w:divBdr>
    </w:div>
    <w:div w:id="191723526">
      <w:marLeft w:val="0"/>
      <w:marRight w:val="0"/>
      <w:marTop w:val="0"/>
      <w:marBottom w:val="0"/>
      <w:divBdr>
        <w:top w:val="none" w:sz="0" w:space="0" w:color="auto"/>
        <w:left w:val="none" w:sz="0" w:space="0" w:color="auto"/>
        <w:bottom w:val="none" w:sz="0" w:space="0" w:color="auto"/>
        <w:right w:val="none" w:sz="0" w:space="0" w:color="auto"/>
      </w:divBdr>
    </w:div>
    <w:div w:id="192039854">
      <w:marLeft w:val="0"/>
      <w:marRight w:val="0"/>
      <w:marTop w:val="0"/>
      <w:marBottom w:val="0"/>
      <w:divBdr>
        <w:top w:val="none" w:sz="0" w:space="0" w:color="auto"/>
        <w:left w:val="none" w:sz="0" w:space="0" w:color="auto"/>
        <w:bottom w:val="none" w:sz="0" w:space="0" w:color="auto"/>
        <w:right w:val="none" w:sz="0" w:space="0" w:color="auto"/>
      </w:divBdr>
    </w:div>
    <w:div w:id="192161247">
      <w:marLeft w:val="0"/>
      <w:marRight w:val="0"/>
      <w:marTop w:val="0"/>
      <w:marBottom w:val="0"/>
      <w:divBdr>
        <w:top w:val="none" w:sz="0" w:space="0" w:color="auto"/>
        <w:left w:val="none" w:sz="0" w:space="0" w:color="auto"/>
        <w:bottom w:val="none" w:sz="0" w:space="0" w:color="auto"/>
        <w:right w:val="none" w:sz="0" w:space="0" w:color="auto"/>
      </w:divBdr>
    </w:div>
    <w:div w:id="192233199">
      <w:bodyDiv w:val="1"/>
      <w:marLeft w:val="0"/>
      <w:marRight w:val="0"/>
      <w:marTop w:val="0"/>
      <w:marBottom w:val="0"/>
      <w:divBdr>
        <w:top w:val="none" w:sz="0" w:space="0" w:color="auto"/>
        <w:left w:val="none" w:sz="0" w:space="0" w:color="auto"/>
        <w:bottom w:val="none" w:sz="0" w:space="0" w:color="auto"/>
        <w:right w:val="none" w:sz="0" w:space="0" w:color="auto"/>
      </w:divBdr>
    </w:div>
    <w:div w:id="192234770">
      <w:marLeft w:val="0"/>
      <w:marRight w:val="0"/>
      <w:marTop w:val="0"/>
      <w:marBottom w:val="0"/>
      <w:divBdr>
        <w:top w:val="none" w:sz="0" w:space="0" w:color="auto"/>
        <w:left w:val="none" w:sz="0" w:space="0" w:color="auto"/>
        <w:bottom w:val="none" w:sz="0" w:space="0" w:color="auto"/>
        <w:right w:val="none" w:sz="0" w:space="0" w:color="auto"/>
      </w:divBdr>
    </w:div>
    <w:div w:id="192234936">
      <w:marLeft w:val="0"/>
      <w:marRight w:val="0"/>
      <w:marTop w:val="0"/>
      <w:marBottom w:val="0"/>
      <w:divBdr>
        <w:top w:val="none" w:sz="0" w:space="0" w:color="auto"/>
        <w:left w:val="none" w:sz="0" w:space="0" w:color="auto"/>
        <w:bottom w:val="none" w:sz="0" w:space="0" w:color="auto"/>
        <w:right w:val="none" w:sz="0" w:space="0" w:color="auto"/>
      </w:divBdr>
    </w:div>
    <w:div w:id="192235065">
      <w:bodyDiv w:val="1"/>
      <w:marLeft w:val="0"/>
      <w:marRight w:val="0"/>
      <w:marTop w:val="0"/>
      <w:marBottom w:val="0"/>
      <w:divBdr>
        <w:top w:val="none" w:sz="0" w:space="0" w:color="auto"/>
        <w:left w:val="none" w:sz="0" w:space="0" w:color="auto"/>
        <w:bottom w:val="none" w:sz="0" w:space="0" w:color="auto"/>
        <w:right w:val="none" w:sz="0" w:space="0" w:color="auto"/>
      </w:divBdr>
    </w:div>
    <w:div w:id="192309338">
      <w:marLeft w:val="0"/>
      <w:marRight w:val="0"/>
      <w:marTop w:val="0"/>
      <w:marBottom w:val="0"/>
      <w:divBdr>
        <w:top w:val="none" w:sz="0" w:space="0" w:color="auto"/>
        <w:left w:val="none" w:sz="0" w:space="0" w:color="auto"/>
        <w:bottom w:val="none" w:sz="0" w:space="0" w:color="auto"/>
        <w:right w:val="none" w:sz="0" w:space="0" w:color="auto"/>
      </w:divBdr>
    </w:div>
    <w:div w:id="192546904">
      <w:marLeft w:val="0"/>
      <w:marRight w:val="0"/>
      <w:marTop w:val="0"/>
      <w:marBottom w:val="0"/>
      <w:divBdr>
        <w:top w:val="none" w:sz="0" w:space="0" w:color="auto"/>
        <w:left w:val="none" w:sz="0" w:space="0" w:color="auto"/>
        <w:bottom w:val="none" w:sz="0" w:space="0" w:color="auto"/>
        <w:right w:val="none" w:sz="0" w:space="0" w:color="auto"/>
      </w:divBdr>
    </w:div>
    <w:div w:id="192571872">
      <w:marLeft w:val="0"/>
      <w:marRight w:val="0"/>
      <w:marTop w:val="0"/>
      <w:marBottom w:val="0"/>
      <w:divBdr>
        <w:top w:val="none" w:sz="0" w:space="0" w:color="auto"/>
        <w:left w:val="none" w:sz="0" w:space="0" w:color="auto"/>
        <w:bottom w:val="none" w:sz="0" w:space="0" w:color="auto"/>
        <w:right w:val="none" w:sz="0" w:space="0" w:color="auto"/>
      </w:divBdr>
    </w:div>
    <w:div w:id="192613629">
      <w:marLeft w:val="0"/>
      <w:marRight w:val="0"/>
      <w:marTop w:val="0"/>
      <w:marBottom w:val="0"/>
      <w:divBdr>
        <w:top w:val="none" w:sz="0" w:space="0" w:color="auto"/>
        <w:left w:val="none" w:sz="0" w:space="0" w:color="auto"/>
        <w:bottom w:val="none" w:sz="0" w:space="0" w:color="auto"/>
        <w:right w:val="none" w:sz="0" w:space="0" w:color="auto"/>
      </w:divBdr>
    </w:div>
    <w:div w:id="192614207">
      <w:marLeft w:val="0"/>
      <w:marRight w:val="0"/>
      <w:marTop w:val="0"/>
      <w:marBottom w:val="0"/>
      <w:divBdr>
        <w:top w:val="none" w:sz="0" w:space="0" w:color="auto"/>
        <w:left w:val="none" w:sz="0" w:space="0" w:color="auto"/>
        <w:bottom w:val="none" w:sz="0" w:space="0" w:color="auto"/>
        <w:right w:val="none" w:sz="0" w:space="0" w:color="auto"/>
      </w:divBdr>
    </w:div>
    <w:div w:id="192617390">
      <w:marLeft w:val="0"/>
      <w:marRight w:val="0"/>
      <w:marTop w:val="0"/>
      <w:marBottom w:val="0"/>
      <w:divBdr>
        <w:top w:val="none" w:sz="0" w:space="0" w:color="auto"/>
        <w:left w:val="none" w:sz="0" w:space="0" w:color="auto"/>
        <w:bottom w:val="none" w:sz="0" w:space="0" w:color="auto"/>
        <w:right w:val="none" w:sz="0" w:space="0" w:color="auto"/>
      </w:divBdr>
    </w:div>
    <w:div w:id="192622692">
      <w:marLeft w:val="0"/>
      <w:marRight w:val="0"/>
      <w:marTop w:val="0"/>
      <w:marBottom w:val="0"/>
      <w:divBdr>
        <w:top w:val="none" w:sz="0" w:space="0" w:color="auto"/>
        <w:left w:val="none" w:sz="0" w:space="0" w:color="auto"/>
        <w:bottom w:val="none" w:sz="0" w:space="0" w:color="auto"/>
        <w:right w:val="none" w:sz="0" w:space="0" w:color="auto"/>
      </w:divBdr>
    </w:div>
    <w:div w:id="192696923">
      <w:marLeft w:val="0"/>
      <w:marRight w:val="0"/>
      <w:marTop w:val="0"/>
      <w:marBottom w:val="0"/>
      <w:divBdr>
        <w:top w:val="none" w:sz="0" w:space="0" w:color="auto"/>
        <w:left w:val="none" w:sz="0" w:space="0" w:color="auto"/>
        <w:bottom w:val="none" w:sz="0" w:space="0" w:color="auto"/>
        <w:right w:val="none" w:sz="0" w:space="0" w:color="auto"/>
      </w:divBdr>
    </w:div>
    <w:div w:id="192764436">
      <w:marLeft w:val="0"/>
      <w:marRight w:val="0"/>
      <w:marTop w:val="0"/>
      <w:marBottom w:val="0"/>
      <w:divBdr>
        <w:top w:val="none" w:sz="0" w:space="0" w:color="auto"/>
        <w:left w:val="none" w:sz="0" w:space="0" w:color="auto"/>
        <w:bottom w:val="none" w:sz="0" w:space="0" w:color="auto"/>
        <w:right w:val="none" w:sz="0" w:space="0" w:color="auto"/>
      </w:divBdr>
    </w:div>
    <w:div w:id="192771731">
      <w:marLeft w:val="0"/>
      <w:marRight w:val="0"/>
      <w:marTop w:val="0"/>
      <w:marBottom w:val="0"/>
      <w:divBdr>
        <w:top w:val="none" w:sz="0" w:space="0" w:color="auto"/>
        <w:left w:val="none" w:sz="0" w:space="0" w:color="auto"/>
        <w:bottom w:val="none" w:sz="0" w:space="0" w:color="auto"/>
        <w:right w:val="none" w:sz="0" w:space="0" w:color="auto"/>
      </w:divBdr>
    </w:div>
    <w:div w:id="192809779">
      <w:marLeft w:val="0"/>
      <w:marRight w:val="0"/>
      <w:marTop w:val="0"/>
      <w:marBottom w:val="0"/>
      <w:divBdr>
        <w:top w:val="none" w:sz="0" w:space="0" w:color="auto"/>
        <w:left w:val="none" w:sz="0" w:space="0" w:color="auto"/>
        <w:bottom w:val="none" w:sz="0" w:space="0" w:color="auto"/>
        <w:right w:val="none" w:sz="0" w:space="0" w:color="auto"/>
      </w:divBdr>
    </w:div>
    <w:div w:id="192890071">
      <w:marLeft w:val="0"/>
      <w:marRight w:val="0"/>
      <w:marTop w:val="0"/>
      <w:marBottom w:val="0"/>
      <w:divBdr>
        <w:top w:val="none" w:sz="0" w:space="0" w:color="auto"/>
        <w:left w:val="none" w:sz="0" w:space="0" w:color="auto"/>
        <w:bottom w:val="none" w:sz="0" w:space="0" w:color="auto"/>
        <w:right w:val="none" w:sz="0" w:space="0" w:color="auto"/>
      </w:divBdr>
    </w:div>
    <w:div w:id="193006225">
      <w:marLeft w:val="0"/>
      <w:marRight w:val="0"/>
      <w:marTop w:val="0"/>
      <w:marBottom w:val="0"/>
      <w:divBdr>
        <w:top w:val="none" w:sz="0" w:space="0" w:color="auto"/>
        <w:left w:val="none" w:sz="0" w:space="0" w:color="auto"/>
        <w:bottom w:val="none" w:sz="0" w:space="0" w:color="auto"/>
        <w:right w:val="none" w:sz="0" w:space="0" w:color="auto"/>
      </w:divBdr>
    </w:div>
    <w:div w:id="193077774">
      <w:marLeft w:val="0"/>
      <w:marRight w:val="0"/>
      <w:marTop w:val="0"/>
      <w:marBottom w:val="0"/>
      <w:divBdr>
        <w:top w:val="none" w:sz="0" w:space="0" w:color="auto"/>
        <w:left w:val="none" w:sz="0" w:space="0" w:color="auto"/>
        <w:bottom w:val="none" w:sz="0" w:space="0" w:color="auto"/>
        <w:right w:val="none" w:sz="0" w:space="0" w:color="auto"/>
      </w:divBdr>
    </w:div>
    <w:div w:id="193158557">
      <w:marLeft w:val="0"/>
      <w:marRight w:val="0"/>
      <w:marTop w:val="0"/>
      <w:marBottom w:val="0"/>
      <w:divBdr>
        <w:top w:val="none" w:sz="0" w:space="0" w:color="auto"/>
        <w:left w:val="none" w:sz="0" w:space="0" w:color="auto"/>
        <w:bottom w:val="none" w:sz="0" w:space="0" w:color="auto"/>
        <w:right w:val="none" w:sz="0" w:space="0" w:color="auto"/>
      </w:divBdr>
    </w:div>
    <w:div w:id="193227711">
      <w:marLeft w:val="0"/>
      <w:marRight w:val="0"/>
      <w:marTop w:val="0"/>
      <w:marBottom w:val="0"/>
      <w:divBdr>
        <w:top w:val="none" w:sz="0" w:space="0" w:color="auto"/>
        <w:left w:val="none" w:sz="0" w:space="0" w:color="auto"/>
        <w:bottom w:val="none" w:sz="0" w:space="0" w:color="auto"/>
        <w:right w:val="none" w:sz="0" w:space="0" w:color="auto"/>
      </w:divBdr>
    </w:div>
    <w:div w:id="193272087">
      <w:marLeft w:val="0"/>
      <w:marRight w:val="0"/>
      <w:marTop w:val="0"/>
      <w:marBottom w:val="0"/>
      <w:divBdr>
        <w:top w:val="none" w:sz="0" w:space="0" w:color="auto"/>
        <w:left w:val="none" w:sz="0" w:space="0" w:color="auto"/>
        <w:bottom w:val="none" w:sz="0" w:space="0" w:color="auto"/>
        <w:right w:val="none" w:sz="0" w:space="0" w:color="auto"/>
      </w:divBdr>
    </w:div>
    <w:div w:id="193277973">
      <w:marLeft w:val="0"/>
      <w:marRight w:val="0"/>
      <w:marTop w:val="0"/>
      <w:marBottom w:val="0"/>
      <w:divBdr>
        <w:top w:val="none" w:sz="0" w:space="0" w:color="auto"/>
        <w:left w:val="none" w:sz="0" w:space="0" w:color="auto"/>
        <w:bottom w:val="none" w:sz="0" w:space="0" w:color="auto"/>
        <w:right w:val="none" w:sz="0" w:space="0" w:color="auto"/>
      </w:divBdr>
    </w:div>
    <w:div w:id="193345248">
      <w:marLeft w:val="0"/>
      <w:marRight w:val="0"/>
      <w:marTop w:val="0"/>
      <w:marBottom w:val="0"/>
      <w:divBdr>
        <w:top w:val="none" w:sz="0" w:space="0" w:color="auto"/>
        <w:left w:val="none" w:sz="0" w:space="0" w:color="auto"/>
        <w:bottom w:val="none" w:sz="0" w:space="0" w:color="auto"/>
        <w:right w:val="none" w:sz="0" w:space="0" w:color="auto"/>
      </w:divBdr>
    </w:div>
    <w:div w:id="193346649">
      <w:marLeft w:val="0"/>
      <w:marRight w:val="0"/>
      <w:marTop w:val="0"/>
      <w:marBottom w:val="0"/>
      <w:divBdr>
        <w:top w:val="none" w:sz="0" w:space="0" w:color="auto"/>
        <w:left w:val="none" w:sz="0" w:space="0" w:color="auto"/>
        <w:bottom w:val="none" w:sz="0" w:space="0" w:color="auto"/>
        <w:right w:val="none" w:sz="0" w:space="0" w:color="auto"/>
      </w:divBdr>
    </w:div>
    <w:div w:id="193350726">
      <w:marLeft w:val="0"/>
      <w:marRight w:val="0"/>
      <w:marTop w:val="0"/>
      <w:marBottom w:val="0"/>
      <w:divBdr>
        <w:top w:val="none" w:sz="0" w:space="0" w:color="auto"/>
        <w:left w:val="none" w:sz="0" w:space="0" w:color="auto"/>
        <w:bottom w:val="none" w:sz="0" w:space="0" w:color="auto"/>
        <w:right w:val="none" w:sz="0" w:space="0" w:color="auto"/>
      </w:divBdr>
    </w:div>
    <w:div w:id="193462730">
      <w:bodyDiv w:val="1"/>
      <w:marLeft w:val="0"/>
      <w:marRight w:val="0"/>
      <w:marTop w:val="0"/>
      <w:marBottom w:val="0"/>
      <w:divBdr>
        <w:top w:val="none" w:sz="0" w:space="0" w:color="auto"/>
        <w:left w:val="none" w:sz="0" w:space="0" w:color="auto"/>
        <w:bottom w:val="none" w:sz="0" w:space="0" w:color="auto"/>
        <w:right w:val="none" w:sz="0" w:space="0" w:color="auto"/>
      </w:divBdr>
    </w:div>
    <w:div w:id="193544870">
      <w:marLeft w:val="0"/>
      <w:marRight w:val="0"/>
      <w:marTop w:val="0"/>
      <w:marBottom w:val="0"/>
      <w:divBdr>
        <w:top w:val="none" w:sz="0" w:space="0" w:color="auto"/>
        <w:left w:val="none" w:sz="0" w:space="0" w:color="auto"/>
        <w:bottom w:val="none" w:sz="0" w:space="0" w:color="auto"/>
        <w:right w:val="none" w:sz="0" w:space="0" w:color="auto"/>
      </w:divBdr>
    </w:div>
    <w:div w:id="193616145">
      <w:marLeft w:val="0"/>
      <w:marRight w:val="0"/>
      <w:marTop w:val="0"/>
      <w:marBottom w:val="0"/>
      <w:divBdr>
        <w:top w:val="none" w:sz="0" w:space="0" w:color="auto"/>
        <w:left w:val="none" w:sz="0" w:space="0" w:color="auto"/>
        <w:bottom w:val="none" w:sz="0" w:space="0" w:color="auto"/>
        <w:right w:val="none" w:sz="0" w:space="0" w:color="auto"/>
      </w:divBdr>
    </w:div>
    <w:div w:id="193663065">
      <w:marLeft w:val="0"/>
      <w:marRight w:val="0"/>
      <w:marTop w:val="0"/>
      <w:marBottom w:val="0"/>
      <w:divBdr>
        <w:top w:val="none" w:sz="0" w:space="0" w:color="auto"/>
        <w:left w:val="none" w:sz="0" w:space="0" w:color="auto"/>
        <w:bottom w:val="none" w:sz="0" w:space="0" w:color="auto"/>
        <w:right w:val="none" w:sz="0" w:space="0" w:color="auto"/>
      </w:divBdr>
    </w:div>
    <w:div w:id="193807739">
      <w:marLeft w:val="0"/>
      <w:marRight w:val="0"/>
      <w:marTop w:val="0"/>
      <w:marBottom w:val="0"/>
      <w:divBdr>
        <w:top w:val="none" w:sz="0" w:space="0" w:color="auto"/>
        <w:left w:val="none" w:sz="0" w:space="0" w:color="auto"/>
        <w:bottom w:val="none" w:sz="0" w:space="0" w:color="auto"/>
        <w:right w:val="none" w:sz="0" w:space="0" w:color="auto"/>
      </w:divBdr>
    </w:div>
    <w:div w:id="193812222">
      <w:marLeft w:val="0"/>
      <w:marRight w:val="0"/>
      <w:marTop w:val="0"/>
      <w:marBottom w:val="0"/>
      <w:divBdr>
        <w:top w:val="none" w:sz="0" w:space="0" w:color="auto"/>
        <w:left w:val="none" w:sz="0" w:space="0" w:color="auto"/>
        <w:bottom w:val="none" w:sz="0" w:space="0" w:color="auto"/>
        <w:right w:val="none" w:sz="0" w:space="0" w:color="auto"/>
      </w:divBdr>
    </w:div>
    <w:div w:id="193926854">
      <w:marLeft w:val="0"/>
      <w:marRight w:val="0"/>
      <w:marTop w:val="0"/>
      <w:marBottom w:val="0"/>
      <w:divBdr>
        <w:top w:val="none" w:sz="0" w:space="0" w:color="auto"/>
        <w:left w:val="none" w:sz="0" w:space="0" w:color="auto"/>
        <w:bottom w:val="none" w:sz="0" w:space="0" w:color="auto"/>
        <w:right w:val="none" w:sz="0" w:space="0" w:color="auto"/>
      </w:divBdr>
    </w:div>
    <w:div w:id="193930761">
      <w:marLeft w:val="0"/>
      <w:marRight w:val="0"/>
      <w:marTop w:val="0"/>
      <w:marBottom w:val="0"/>
      <w:divBdr>
        <w:top w:val="none" w:sz="0" w:space="0" w:color="auto"/>
        <w:left w:val="none" w:sz="0" w:space="0" w:color="auto"/>
        <w:bottom w:val="none" w:sz="0" w:space="0" w:color="auto"/>
        <w:right w:val="none" w:sz="0" w:space="0" w:color="auto"/>
      </w:divBdr>
    </w:div>
    <w:div w:id="193931790">
      <w:marLeft w:val="0"/>
      <w:marRight w:val="0"/>
      <w:marTop w:val="0"/>
      <w:marBottom w:val="0"/>
      <w:divBdr>
        <w:top w:val="none" w:sz="0" w:space="0" w:color="auto"/>
        <w:left w:val="none" w:sz="0" w:space="0" w:color="auto"/>
        <w:bottom w:val="none" w:sz="0" w:space="0" w:color="auto"/>
        <w:right w:val="none" w:sz="0" w:space="0" w:color="auto"/>
      </w:divBdr>
    </w:div>
    <w:div w:id="194124497">
      <w:marLeft w:val="0"/>
      <w:marRight w:val="0"/>
      <w:marTop w:val="0"/>
      <w:marBottom w:val="0"/>
      <w:divBdr>
        <w:top w:val="none" w:sz="0" w:space="0" w:color="auto"/>
        <w:left w:val="none" w:sz="0" w:space="0" w:color="auto"/>
        <w:bottom w:val="none" w:sz="0" w:space="0" w:color="auto"/>
        <w:right w:val="none" w:sz="0" w:space="0" w:color="auto"/>
      </w:divBdr>
    </w:div>
    <w:div w:id="194195104">
      <w:marLeft w:val="0"/>
      <w:marRight w:val="0"/>
      <w:marTop w:val="0"/>
      <w:marBottom w:val="0"/>
      <w:divBdr>
        <w:top w:val="none" w:sz="0" w:space="0" w:color="auto"/>
        <w:left w:val="none" w:sz="0" w:space="0" w:color="auto"/>
        <w:bottom w:val="none" w:sz="0" w:space="0" w:color="auto"/>
        <w:right w:val="none" w:sz="0" w:space="0" w:color="auto"/>
      </w:divBdr>
    </w:div>
    <w:div w:id="194197575">
      <w:marLeft w:val="0"/>
      <w:marRight w:val="0"/>
      <w:marTop w:val="0"/>
      <w:marBottom w:val="0"/>
      <w:divBdr>
        <w:top w:val="none" w:sz="0" w:space="0" w:color="auto"/>
        <w:left w:val="none" w:sz="0" w:space="0" w:color="auto"/>
        <w:bottom w:val="none" w:sz="0" w:space="0" w:color="auto"/>
        <w:right w:val="none" w:sz="0" w:space="0" w:color="auto"/>
      </w:divBdr>
    </w:div>
    <w:div w:id="194392629">
      <w:marLeft w:val="0"/>
      <w:marRight w:val="0"/>
      <w:marTop w:val="0"/>
      <w:marBottom w:val="0"/>
      <w:divBdr>
        <w:top w:val="none" w:sz="0" w:space="0" w:color="auto"/>
        <w:left w:val="none" w:sz="0" w:space="0" w:color="auto"/>
        <w:bottom w:val="none" w:sz="0" w:space="0" w:color="auto"/>
        <w:right w:val="none" w:sz="0" w:space="0" w:color="auto"/>
      </w:divBdr>
    </w:div>
    <w:div w:id="194467372">
      <w:marLeft w:val="0"/>
      <w:marRight w:val="0"/>
      <w:marTop w:val="0"/>
      <w:marBottom w:val="0"/>
      <w:divBdr>
        <w:top w:val="none" w:sz="0" w:space="0" w:color="auto"/>
        <w:left w:val="none" w:sz="0" w:space="0" w:color="auto"/>
        <w:bottom w:val="none" w:sz="0" w:space="0" w:color="auto"/>
        <w:right w:val="none" w:sz="0" w:space="0" w:color="auto"/>
      </w:divBdr>
    </w:div>
    <w:div w:id="194542211">
      <w:marLeft w:val="0"/>
      <w:marRight w:val="0"/>
      <w:marTop w:val="0"/>
      <w:marBottom w:val="0"/>
      <w:divBdr>
        <w:top w:val="none" w:sz="0" w:space="0" w:color="auto"/>
        <w:left w:val="none" w:sz="0" w:space="0" w:color="auto"/>
        <w:bottom w:val="none" w:sz="0" w:space="0" w:color="auto"/>
        <w:right w:val="none" w:sz="0" w:space="0" w:color="auto"/>
      </w:divBdr>
    </w:div>
    <w:div w:id="194662009">
      <w:marLeft w:val="0"/>
      <w:marRight w:val="0"/>
      <w:marTop w:val="0"/>
      <w:marBottom w:val="0"/>
      <w:divBdr>
        <w:top w:val="none" w:sz="0" w:space="0" w:color="auto"/>
        <w:left w:val="none" w:sz="0" w:space="0" w:color="auto"/>
        <w:bottom w:val="none" w:sz="0" w:space="0" w:color="auto"/>
        <w:right w:val="none" w:sz="0" w:space="0" w:color="auto"/>
      </w:divBdr>
    </w:div>
    <w:div w:id="194734343">
      <w:marLeft w:val="0"/>
      <w:marRight w:val="0"/>
      <w:marTop w:val="0"/>
      <w:marBottom w:val="0"/>
      <w:divBdr>
        <w:top w:val="none" w:sz="0" w:space="0" w:color="auto"/>
        <w:left w:val="none" w:sz="0" w:space="0" w:color="auto"/>
        <w:bottom w:val="none" w:sz="0" w:space="0" w:color="auto"/>
        <w:right w:val="none" w:sz="0" w:space="0" w:color="auto"/>
      </w:divBdr>
    </w:div>
    <w:div w:id="194773907">
      <w:marLeft w:val="0"/>
      <w:marRight w:val="0"/>
      <w:marTop w:val="0"/>
      <w:marBottom w:val="0"/>
      <w:divBdr>
        <w:top w:val="none" w:sz="0" w:space="0" w:color="auto"/>
        <w:left w:val="none" w:sz="0" w:space="0" w:color="auto"/>
        <w:bottom w:val="none" w:sz="0" w:space="0" w:color="auto"/>
        <w:right w:val="none" w:sz="0" w:space="0" w:color="auto"/>
      </w:divBdr>
    </w:div>
    <w:div w:id="194779589">
      <w:marLeft w:val="0"/>
      <w:marRight w:val="0"/>
      <w:marTop w:val="0"/>
      <w:marBottom w:val="0"/>
      <w:divBdr>
        <w:top w:val="none" w:sz="0" w:space="0" w:color="auto"/>
        <w:left w:val="none" w:sz="0" w:space="0" w:color="auto"/>
        <w:bottom w:val="none" w:sz="0" w:space="0" w:color="auto"/>
        <w:right w:val="none" w:sz="0" w:space="0" w:color="auto"/>
      </w:divBdr>
    </w:div>
    <w:div w:id="194848872">
      <w:marLeft w:val="0"/>
      <w:marRight w:val="0"/>
      <w:marTop w:val="0"/>
      <w:marBottom w:val="0"/>
      <w:divBdr>
        <w:top w:val="none" w:sz="0" w:space="0" w:color="auto"/>
        <w:left w:val="none" w:sz="0" w:space="0" w:color="auto"/>
        <w:bottom w:val="none" w:sz="0" w:space="0" w:color="auto"/>
        <w:right w:val="none" w:sz="0" w:space="0" w:color="auto"/>
      </w:divBdr>
    </w:div>
    <w:div w:id="194853367">
      <w:marLeft w:val="0"/>
      <w:marRight w:val="0"/>
      <w:marTop w:val="0"/>
      <w:marBottom w:val="0"/>
      <w:divBdr>
        <w:top w:val="none" w:sz="0" w:space="0" w:color="auto"/>
        <w:left w:val="none" w:sz="0" w:space="0" w:color="auto"/>
        <w:bottom w:val="none" w:sz="0" w:space="0" w:color="auto"/>
        <w:right w:val="none" w:sz="0" w:space="0" w:color="auto"/>
      </w:divBdr>
    </w:div>
    <w:div w:id="194853852">
      <w:marLeft w:val="0"/>
      <w:marRight w:val="0"/>
      <w:marTop w:val="0"/>
      <w:marBottom w:val="0"/>
      <w:divBdr>
        <w:top w:val="none" w:sz="0" w:space="0" w:color="auto"/>
        <w:left w:val="none" w:sz="0" w:space="0" w:color="auto"/>
        <w:bottom w:val="none" w:sz="0" w:space="0" w:color="auto"/>
        <w:right w:val="none" w:sz="0" w:space="0" w:color="auto"/>
      </w:divBdr>
    </w:div>
    <w:div w:id="194855279">
      <w:marLeft w:val="0"/>
      <w:marRight w:val="0"/>
      <w:marTop w:val="0"/>
      <w:marBottom w:val="0"/>
      <w:divBdr>
        <w:top w:val="none" w:sz="0" w:space="0" w:color="auto"/>
        <w:left w:val="none" w:sz="0" w:space="0" w:color="auto"/>
        <w:bottom w:val="none" w:sz="0" w:space="0" w:color="auto"/>
        <w:right w:val="none" w:sz="0" w:space="0" w:color="auto"/>
      </w:divBdr>
    </w:div>
    <w:div w:id="194923250">
      <w:marLeft w:val="0"/>
      <w:marRight w:val="0"/>
      <w:marTop w:val="0"/>
      <w:marBottom w:val="0"/>
      <w:divBdr>
        <w:top w:val="none" w:sz="0" w:space="0" w:color="auto"/>
        <w:left w:val="none" w:sz="0" w:space="0" w:color="auto"/>
        <w:bottom w:val="none" w:sz="0" w:space="0" w:color="auto"/>
        <w:right w:val="none" w:sz="0" w:space="0" w:color="auto"/>
      </w:divBdr>
    </w:div>
    <w:div w:id="195118860">
      <w:marLeft w:val="0"/>
      <w:marRight w:val="0"/>
      <w:marTop w:val="0"/>
      <w:marBottom w:val="0"/>
      <w:divBdr>
        <w:top w:val="none" w:sz="0" w:space="0" w:color="auto"/>
        <w:left w:val="none" w:sz="0" w:space="0" w:color="auto"/>
        <w:bottom w:val="none" w:sz="0" w:space="0" w:color="auto"/>
        <w:right w:val="none" w:sz="0" w:space="0" w:color="auto"/>
      </w:divBdr>
    </w:div>
    <w:div w:id="195122761">
      <w:marLeft w:val="0"/>
      <w:marRight w:val="0"/>
      <w:marTop w:val="0"/>
      <w:marBottom w:val="0"/>
      <w:divBdr>
        <w:top w:val="none" w:sz="0" w:space="0" w:color="auto"/>
        <w:left w:val="none" w:sz="0" w:space="0" w:color="auto"/>
        <w:bottom w:val="none" w:sz="0" w:space="0" w:color="auto"/>
        <w:right w:val="none" w:sz="0" w:space="0" w:color="auto"/>
      </w:divBdr>
    </w:div>
    <w:div w:id="195125454">
      <w:marLeft w:val="0"/>
      <w:marRight w:val="0"/>
      <w:marTop w:val="0"/>
      <w:marBottom w:val="0"/>
      <w:divBdr>
        <w:top w:val="none" w:sz="0" w:space="0" w:color="auto"/>
        <w:left w:val="none" w:sz="0" w:space="0" w:color="auto"/>
        <w:bottom w:val="none" w:sz="0" w:space="0" w:color="auto"/>
        <w:right w:val="none" w:sz="0" w:space="0" w:color="auto"/>
      </w:divBdr>
    </w:div>
    <w:div w:id="195126170">
      <w:marLeft w:val="0"/>
      <w:marRight w:val="0"/>
      <w:marTop w:val="0"/>
      <w:marBottom w:val="0"/>
      <w:divBdr>
        <w:top w:val="none" w:sz="0" w:space="0" w:color="auto"/>
        <w:left w:val="none" w:sz="0" w:space="0" w:color="auto"/>
        <w:bottom w:val="none" w:sz="0" w:space="0" w:color="auto"/>
        <w:right w:val="none" w:sz="0" w:space="0" w:color="auto"/>
      </w:divBdr>
    </w:div>
    <w:div w:id="195192510">
      <w:marLeft w:val="0"/>
      <w:marRight w:val="0"/>
      <w:marTop w:val="0"/>
      <w:marBottom w:val="0"/>
      <w:divBdr>
        <w:top w:val="none" w:sz="0" w:space="0" w:color="auto"/>
        <w:left w:val="none" w:sz="0" w:space="0" w:color="auto"/>
        <w:bottom w:val="none" w:sz="0" w:space="0" w:color="auto"/>
        <w:right w:val="none" w:sz="0" w:space="0" w:color="auto"/>
      </w:divBdr>
    </w:div>
    <w:div w:id="195243745">
      <w:marLeft w:val="0"/>
      <w:marRight w:val="0"/>
      <w:marTop w:val="0"/>
      <w:marBottom w:val="0"/>
      <w:divBdr>
        <w:top w:val="none" w:sz="0" w:space="0" w:color="auto"/>
        <w:left w:val="none" w:sz="0" w:space="0" w:color="auto"/>
        <w:bottom w:val="none" w:sz="0" w:space="0" w:color="auto"/>
        <w:right w:val="none" w:sz="0" w:space="0" w:color="auto"/>
      </w:divBdr>
    </w:div>
    <w:div w:id="195312847">
      <w:marLeft w:val="0"/>
      <w:marRight w:val="0"/>
      <w:marTop w:val="0"/>
      <w:marBottom w:val="0"/>
      <w:divBdr>
        <w:top w:val="none" w:sz="0" w:space="0" w:color="auto"/>
        <w:left w:val="none" w:sz="0" w:space="0" w:color="auto"/>
        <w:bottom w:val="none" w:sz="0" w:space="0" w:color="auto"/>
        <w:right w:val="none" w:sz="0" w:space="0" w:color="auto"/>
      </w:divBdr>
    </w:div>
    <w:div w:id="195392727">
      <w:marLeft w:val="0"/>
      <w:marRight w:val="0"/>
      <w:marTop w:val="0"/>
      <w:marBottom w:val="0"/>
      <w:divBdr>
        <w:top w:val="none" w:sz="0" w:space="0" w:color="auto"/>
        <w:left w:val="none" w:sz="0" w:space="0" w:color="auto"/>
        <w:bottom w:val="none" w:sz="0" w:space="0" w:color="auto"/>
        <w:right w:val="none" w:sz="0" w:space="0" w:color="auto"/>
      </w:divBdr>
    </w:div>
    <w:div w:id="195436269">
      <w:marLeft w:val="0"/>
      <w:marRight w:val="0"/>
      <w:marTop w:val="0"/>
      <w:marBottom w:val="0"/>
      <w:divBdr>
        <w:top w:val="none" w:sz="0" w:space="0" w:color="auto"/>
        <w:left w:val="none" w:sz="0" w:space="0" w:color="auto"/>
        <w:bottom w:val="none" w:sz="0" w:space="0" w:color="auto"/>
        <w:right w:val="none" w:sz="0" w:space="0" w:color="auto"/>
      </w:divBdr>
    </w:div>
    <w:div w:id="195507034">
      <w:marLeft w:val="0"/>
      <w:marRight w:val="0"/>
      <w:marTop w:val="0"/>
      <w:marBottom w:val="0"/>
      <w:divBdr>
        <w:top w:val="none" w:sz="0" w:space="0" w:color="auto"/>
        <w:left w:val="none" w:sz="0" w:space="0" w:color="auto"/>
        <w:bottom w:val="none" w:sz="0" w:space="0" w:color="auto"/>
        <w:right w:val="none" w:sz="0" w:space="0" w:color="auto"/>
      </w:divBdr>
    </w:div>
    <w:div w:id="195581053">
      <w:marLeft w:val="0"/>
      <w:marRight w:val="0"/>
      <w:marTop w:val="0"/>
      <w:marBottom w:val="0"/>
      <w:divBdr>
        <w:top w:val="none" w:sz="0" w:space="0" w:color="auto"/>
        <w:left w:val="none" w:sz="0" w:space="0" w:color="auto"/>
        <w:bottom w:val="none" w:sz="0" w:space="0" w:color="auto"/>
        <w:right w:val="none" w:sz="0" w:space="0" w:color="auto"/>
      </w:divBdr>
    </w:div>
    <w:div w:id="195581530">
      <w:marLeft w:val="0"/>
      <w:marRight w:val="0"/>
      <w:marTop w:val="0"/>
      <w:marBottom w:val="0"/>
      <w:divBdr>
        <w:top w:val="none" w:sz="0" w:space="0" w:color="auto"/>
        <w:left w:val="none" w:sz="0" w:space="0" w:color="auto"/>
        <w:bottom w:val="none" w:sz="0" w:space="0" w:color="auto"/>
        <w:right w:val="none" w:sz="0" w:space="0" w:color="auto"/>
      </w:divBdr>
    </w:div>
    <w:div w:id="195583555">
      <w:marLeft w:val="0"/>
      <w:marRight w:val="0"/>
      <w:marTop w:val="0"/>
      <w:marBottom w:val="0"/>
      <w:divBdr>
        <w:top w:val="none" w:sz="0" w:space="0" w:color="auto"/>
        <w:left w:val="none" w:sz="0" w:space="0" w:color="auto"/>
        <w:bottom w:val="none" w:sz="0" w:space="0" w:color="auto"/>
        <w:right w:val="none" w:sz="0" w:space="0" w:color="auto"/>
      </w:divBdr>
    </w:div>
    <w:div w:id="195772152">
      <w:marLeft w:val="0"/>
      <w:marRight w:val="0"/>
      <w:marTop w:val="0"/>
      <w:marBottom w:val="0"/>
      <w:divBdr>
        <w:top w:val="none" w:sz="0" w:space="0" w:color="auto"/>
        <w:left w:val="none" w:sz="0" w:space="0" w:color="auto"/>
        <w:bottom w:val="none" w:sz="0" w:space="0" w:color="auto"/>
        <w:right w:val="none" w:sz="0" w:space="0" w:color="auto"/>
      </w:divBdr>
    </w:div>
    <w:div w:id="195823385">
      <w:marLeft w:val="0"/>
      <w:marRight w:val="0"/>
      <w:marTop w:val="0"/>
      <w:marBottom w:val="0"/>
      <w:divBdr>
        <w:top w:val="none" w:sz="0" w:space="0" w:color="auto"/>
        <w:left w:val="none" w:sz="0" w:space="0" w:color="auto"/>
        <w:bottom w:val="none" w:sz="0" w:space="0" w:color="auto"/>
        <w:right w:val="none" w:sz="0" w:space="0" w:color="auto"/>
      </w:divBdr>
    </w:div>
    <w:div w:id="196042345">
      <w:marLeft w:val="0"/>
      <w:marRight w:val="0"/>
      <w:marTop w:val="0"/>
      <w:marBottom w:val="0"/>
      <w:divBdr>
        <w:top w:val="none" w:sz="0" w:space="0" w:color="auto"/>
        <w:left w:val="none" w:sz="0" w:space="0" w:color="auto"/>
        <w:bottom w:val="none" w:sz="0" w:space="0" w:color="auto"/>
        <w:right w:val="none" w:sz="0" w:space="0" w:color="auto"/>
      </w:divBdr>
    </w:div>
    <w:div w:id="196046279">
      <w:marLeft w:val="0"/>
      <w:marRight w:val="0"/>
      <w:marTop w:val="0"/>
      <w:marBottom w:val="0"/>
      <w:divBdr>
        <w:top w:val="none" w:sz="0" w:space="0" w:color="auto"/>
        <w:left w:val="none" w:sz="0" w:space="0" w:color="auto"/>
        <w:bottom w:val="none" w:sz="0" w:space="0" w:color="auto"/>
        <w:right w:val="none" w:sz="0" w:space="0" w:color="auto"/>
      </w:divBdr>
    </w:div>
    <w:div w:id="196090111">
      <w:marLeft w:val="0"/>
      <w:marRight w:val="0"/>
      <w:marTop w:val="0"/>
      <w:marBottom w:val="0"/>
      <w:divBdr>
        <w:top w:val="none" w:sz="0" w:space="0" w:color="auto"/>
        <w:left w:val="none" w:sz="0" w:space="0" w:color="auto"/>
        <w:bottom w:val="none" w:sz="0" w:space="0" w:color="auto"/>
        <w:right w:val="none" w:sz="0" w:space="0" w:color="auto"/>
      </w:divBdr>
    </w:div>
    <w:div w:id="196162866">
      <w:marLeft w:val="0"/>
      <w:marRight w:val="0"/>
      <w:marTop w:val="0"/>
      <w:marBottom w:val="0"/>
      <w:divBdr>
        <w:top w:val="none" w:sz="0" w:space="0" w:color="auto"/>
        <w:left w:val="none" w:sz="0" w:space="0" w:color="auto"/>
        <w:bottom w:val="none" w:sz="0" w:space="0" w:color="auto"/>
        <w:right w:val="none" w:sz="0" w:space="0" w:color="auto"/>
      </w:divBdr>
    </w:div>
    <w:div w:id="196166459">
      <w:marLeft w:val="0"/>
      <w:marRight w:val="0"/>
      <w:marTop w:val="0"/>
      <w:marBottom w:val="0"/>
      <w:divBdr>
        <w:top w:val="none" w:sz="0" w:space="0" w:color="auto"/>
        <w:left w:val="none" w:sz="0" w:space="0" w:color="auto"/>
        <w:bottom w:val="none" w:sz="0" w:space="0" w:color="auto"/>
        <w:right w:val="none" w:sz="0" w:space="0" w:color="auto"/>
      </w:divBdr>
    </w:div>
    <w:div w:id="196507246">
      <w:marLeft w:val="0"/>
      <w:marRight w:val="0"/>
      <w:marTop w:val="0"/>
      <w:marBottom w:val="0"/>
      <w:divBdr>
        <w:top w:val="none" w:sz="0" w:space="0" w:color="auto"/>
        <w:left w:val="none" w:sz="0" w:space="0" w:color="auto"/>
        <w:bottom w:val="none" w:sz="0" w:space="0" w:color="auto"/>
        <w:right w:val="none" w:sz="0" w:space="0" w:color="auto"/>
      </w:divBdr>
    </w:div>
    <w:div w:id="196551386">
      <w:marLeft w:val="0"/>
      <w:marRight w:val="0"/>
      <w:marTop w:val="0"/>
      <w:marBottom w:val="0"/>
      <w:divBdr>
        <w:top w:val="none" w:sz="0" w:space="0" w:color="auto"/>
        <w:left w:val="none" w:sz="0" w:space="0" w:color="auto"/>
        <w:bottom w:val="none" w:sz="0" w:space="0" w:color="auto"/>
        <w:right w:val="none" w:sz="0" w:space="0" w:color="auto"/>
      </w:divBdr>
    </w:div>
    <w:div w:id="196552448">
      <w:bodyDiv w:val="1"/>
      <w:marLeft w:val="0"/>
      <w:marRight w:val="0"/>
      <w:marTop w:val="0"/>
      <w:marBottom w:val="0"/>
      <w:divBdr>
        <w:top w:val="none" w:sz="0" w:space="0" w:color="auto"/>
        <w:left w:val="none" w:sz="0" w:space="0" w:color="auto"/>
        <w:bottom w:val="none" w:sz="0" w:space="0" w:color="auto"/>
        <w:right w:val="none" w:sz="0" w:space="0" w:color="auto"/>
      </w:divBdr>
    </w:div>
    <w:div w:id="196620602">
      <w:marLeft w:val="0"/>
      <w:marRight w:val="0"/>
      <w:marTop w:val="0"/>
      <w:marBottom w:val="0"/>
      <w:divBdr>
        <w:top w:val="none" w:sz="0" w:space="0" w:color="auto"/>
        <w:left w:val="none" w:sz="0" w:space="0" w:color="auto"/>
        <w:bottom w:val="none" w:sz="0" w:space="0" w:color="auto"/>
        <w:right w:val="none" w:sz="0" w:space="0" w:color="auto"/>
      </w:divBdr>
    </w:div>
    <w:div w:id="196622511">
      <w:marLeft w:val="0"/>
      <w:marRight w:val="0"/>
      <w:marTop w:val="0"/>
      <w:marBottom w:val="0"/>
      <w:divBdr>
        <w:top w:val="none" w:sz="0" w:space="0" w:color="auto"/>
        <w:left w:val="none" w:sz="0" w:space="0" w:color="auto"/>
        <w:bottom w:val="none" w:sz="0" w:space="0" w:color="auto"/>
        <w:right w:val="none" w:sz="0" w:space="0" w:color="auto"/>
      </w:divBdr>
    </w:div>
    <w:div w:id="196698553">
      <w:marLeft w:val="0"/>
      <w:marRight w:val="0"/>
      <w:marTop w:val="0"/>
      <w:marBottom w:val="0"/>
      <w:divBdr>
        <w:top w:val="none" w:sz="0" w:space="0" w:color="auto"/>
        <w:left w:val="none" w:sz="0" w:space="0" w:color="auto"/>
        <w:bottom w:val="none" w:sz="0" w:space="0" w:color="auto"/>
        <w:right w:val="none" w:sz="0" w:space="0" w:color="auto"/>
      </w:divBdr>
    </w:div>
    <w:div w:id="196771406">
      <w:marLeft w:val="0"/>
      <w:marRight w:val="0"/>
      <w:marTop w:val="0"/>
      <w:marBottom w:val="0"/>
      <w:divBdr>
        <w:top w:val="none" w:sz="0" w:space="0" w:color="auto"/>
        <w:left w:val="none" w:sz="0" w:space="0" w:color="auto"/>
        <w:bottom w:val="none" w:sz="0" w:space="0" w:color="auto"/>
        <w:right w:val="none" w:sz="0" w:space="0" w:color="auto"/>
      </w:divBdr>
    </w:div>
    <w:div w:id="196936456">
      <w:marLeft w:val="0"/>
      <w:marRight w:val="0"/>
      <w:marTop w:val="0"/>
      <w:marBottom w:val="0"/>
      <w:divBdr>
        <w:top w:val="none" w:sz="0" w:space="0" w:color="auto"/>
        <w:left w:val="none" w:sz="0" w:space="0" w:color="auto"/>
        <w:bottom w:val="none" w:sz="0" w:space="0" w:color="auto"/>
        <w:right w:val="none" w:sz="0" w:space="0" w:color="auto"/>
      </w:divBdr>
    </w:div>
    <w:div w:id="196968246">
      <w:marLeft w:val="480"/>
      <w:marRight w:val="0"/>
      <w:marTop w:val="0"/>
      <w:marBottom w:val="0"/>
      <w:divBdr>
        <w:top w:val="none" w:sz="0" w:space="0" w:color="auto"/>
        <w:left w:val="none" w:sz="0" w:space="0" w:color="auto"/>
        <w:bottom w:val="none" w:sz="0" w:space="0" w:color="auto"/>
        <w:right w:val="none" w:sz="0" w:space="0" w:color="auto"/>
      </w:divBdr>
    </w:div>
    <w:div w:id="197088684">
      <w:marLeft w:val="0"/>
      <w:marRight w:val="0"/>
      <w:marTop w:val="0"/>
      <w:marBottom w:val="0"/>
      <w:divBdr>
        <w:top w:val="none" w:sz="0" w:space="0" w:color="auto"/>
        <w:left w:val="none" w:sz="0" w:space="0" w:color="auto"/>
        <w:bottom w:val="none" w:sz="0" w:space="0" w:color="auto"/>
        <w:right w:val="none" w:sz="0" w:space="0" w:color="auto"/>
      </w:divBdr>
    </w:div>
    <w:div w:id="197200610">
      <w:marLeft w:val="0"/>
      <w:marRight w:val="0"/>
      <w:marTop w:val="0"/>
      <w:marBottom w:val="0"/>
      <w:divBdr>
        <w:top w:val="none" w:sz="0" w:space="0" w:color="auto"/>
        <w:left w:val="none" w:sz="0" w:space="0" w:color="auto"/>
        <w:bottom w:val="none" w:sz="0" w:space="0" w:color="auto"/>
        <w:right w:val="none" w:sz="0" w:space="0" w:color="auto"/>
      </w:divBdr>
    </w:div>
    <w:div w:id="197200772">
      <w:marLeft w:val="0"/>
      <w:marRight w:val="0"/>
      <w:marTop w:val="0"/>
      <w:marBottom w:val="0"/>
      <w:divBdr>
        <w:top w:val="none" w:sz="0" w:space="0" w:color="auto"/>
        <w:left w:val="none" w:sz="0" w:space="0" w:color="auto"/>
        <w:bottom w:val="none" w:sz="0" w:space="0" w:color="auto"/>
        <w:right w:val="none" w:sz="0" w:space="0" w:color="auto"/>
      </w:divBdr>
    </w:div>
    <w:div w:id="197352951">
      <w:marLeft w:val="0"/>
      <w:marRight w:val="0"/>
      <w:marTop w:val="0"/>
      <w:marBottom w:val="0"/>
      <w:divBdr>
        <w:top w:val="none" w:sz="0" w:space="0" w:color="auto"/>
        <w:left w:val="none" w:sz="0" w:space="0" w:color="auto"/>
        <w:bottom w:val="none" w:sz="0" w:space="0" w:color="auto"/>
        <w:right w:val="none" w:sz="0" w:space="0" w:color="auto"/>
      </w:divBdr>
    </w:div>
    <w:div w:id="197356443">
      <w:marLeft w:val="0"/>
      <w:marRight w:val="0"/>
      <w:marTop w:val="0"/>
      <w:marBottom w:val="0"/>
      <w:divBdr>
        <w:top w:val="none" w:sz="0" w:space="0" w:color="auto"/>
        <w:left w:val="none" w:sz="0" w:space="0" w:color="auto"/>
        <w:bottom w:val="none" w:sz="0" w:space="0" w:color="auto"/>
        <w:right w:val="none" w:sz="0" w:space="0" w:color="auto"/>
      </w:divBdr>
    </w:div>
    <w:div w:id="197403187">
      <w:marLeft w:val="0"/>
      <w:marRight w:val="0"/>
      <w:marTop w:val="0"/>
      <w:marBottom w:val="0"/>
      <w:divBdr>
        <w:top w:val="none" w:sz="0" w:space="0" w:color="auto"/>
        <w:left w:val="none" w:sz="0" w:space="0" w:color="auto"/>
        <w:bottom w:val="none" w:sz="0" w:space="0" w:color="auto"/>
        <w:right w:val="none" w:sz="0" w:space="0" w:color="auto"/>
      </w:divBdr>
    </w:div>
    <w:div w:id="197473136">
      <w:bodyDiv w:val="1"/>
      <w:marLeft w:val="0"/>
      <w:marRight w:val="0"/>
      <w:marTop w:val="0"/>
      <w:marBottom w:val="0"/>
      <w:divBdr>
        <w:top w:val="none" w:sz="0" w:space="0" w:color="auto"/>
        <w:left w:val="none" w:sz="0" w:space="0" w:color="auto"/>
        <w:bottom w:val="none" w:sz="0" w:space="0" w:color="auto"/>
        <w:right w:val="none" w:sz="0" w:space="0" w:color="auto"/>
      </w:divBdr>
    </w:div>
    <w:div w:id="197474146">
      <w:marLeft w:val="0"/>
      <w:marRight w:val="0"/>
      <w:marTop w:val="0"/>
      <w:marBottom w:val="0"/>
      <w:divBdr>
        <w:top w:val="none" w:sz="0" w:space="0" w:color="auto"/>
        <w:left w:val="none" w:sz="0" w:space="0" w:color="auto"/>
        <w:bottom w:val="none" w:sz="0" w:space="0" w:color="auto"/>
        <w:right w:val="none" w:sz="0" w:space="0" w:color="auto"/>
      </w:divBdr>
    </w:div>
    <w:div w:id="197592827">
      <w:marLeft w:val="0"/>
      <w:marRight w:val="0"/>
      <w:marTop w:val="0"/>
      <w:marBottom w:val="0"/>
      <w:divBdr>
        <w:top w:val="none" w:sz="0" w:space="0" w:color="auto"/>
        <w:left w:val="none" w:sz="0" w:space="0" w:color="auto"/>
        <w:bottom w:val="none" w:sz="0" w:space="0" w:color="auto"/>
        <w:right w:val="none" w:sz="0" w:space="0" w:color="auto"/>
      </w:divBdr>
    </w:div>
    <w:div w:id="197667528">
      <w:marLeft w:val="0"/>
      <w:marRight w:val="0"/>
      <w:marTop w:val="0"/>
      <w:marBottom w:val="0"/>
      <w:divBdr>
        <w:top w:val="none" w:sz="0" w:space="0" w:color="auto"/>
        <w:left w:val="none" w:sz="0" w:space="0" w:color="auto"/>
        <w:bottom w:val="none" w:sz="0" w:space="0" w:color="auto"/>
        <w:right w:val="none" w:sz="0" w:space="0" w:color="auto"/>
      </w:divBdr>
    </w:div>
    <w:div w:id="197814675">
      <w:marLeft w:val="0"/>
      <w:marRight w:val="0"/>
      <w:marTop w:val="0"/>
      <w:marBottom w:val="0"/>
      <w:divBdr>
        <w:top w:val="none" w:sz="0" w:space="0" w:color="auto"/>
        <w:left w:val="none" w:sz="0" w:space="0" w:color="auto"/>
        <w:bottom w:val="none" w:sz="0" w:space="0" w:color="auto"/>
        <w:right w:val="none" w:sz="0" w:space="0" w:color="auto"/>
      </w:divBdr>
    </w:div>
    <w:div w:id="197858230">
      <w:marLeft w:val="0"/>
      <w:marRight w:val="0"/>
      <w:marTop w:val="0"/>
      <w:marBottom w:val="0"/>
      <w:divBdr>
        <w:top w:val="none" w:sz="0" w:space="0" w:color="auto"/>
        <w:left w:val="none" w:sz="0" w:space="0" w:color="auto"/>
        <w:bottom w:val="none" w:sz="0" w:space="0" w:color="auto"/>
        <w:right w:val="none" w:sz="0" w:space="0" w:color="auto"/>
      </w:divBdr>
    </w:div>
    <w:div w:id="198125178">
      <w:marLeft w:val="0"/>
      <w:marRight w:val="0"/>
      <w:marTop w:val="0"/>
      <w:marBottom w:val="0"/>
      <w:divBdr>
        <w:top w:val="none" w:sz="0" w:space="0" w:color="auto"/>
        <w:left w:val="none" w:sz="0" w:space="0" w:color="auto"/>
        <w:bottom w:val="none" w:sz="0" w:space="0" w:color="auto"/>
        <w:right w:val="none" w:sz="0" w:space="0" w:color="auto"/>
      </w:divBdr>
    </w:div>
    <w:div w:id="198201946">
      <w:marLeft w:val="0"/>
      <w:marRight w:val="0"/>
      <w:marTop w:val="0"/>
      <w:marBottom w:val="0"/>
      <w:divBdr>
        <w:top w:val="none" w:sz="0" w:space="0" w:color="auto"/>
        <w:left w:val="none" w:sz="0" w:space="0" w:color="auto"/>
        <w:bottom w:val="none" w:sz="0" w:space="0" w:color="auto"/>
        <w:right w:val="none" w:sz="0" w:space="0" w:color="auto"/>
      </w:divBdr>
    </w:div>
    <w:div w:id="198321832">
      <w:marLeft w:val="0"/>
      <w:marRight w:val="0"/>
      <w:marTop w:val="0"/>
      <w:marBottom w:val="0"/>
      <w:divBdr>
        <w:top w:val="none" w:sz="0" w:space="0" w:color="auto"/>
        <w:left w:val="none" w:sz="0" w:space="0" w:color="auto"/>
        <w:bottom w:val="none" w:sz="0" w:space="0" w:color="auto"/>
        <w:right w:val="none" w:sz="0" w:space="0" w:color="auto"/>
      </w:divBdr>
    </w:div>
    <w:div w:id="198322444">
      <w:marLeft w:val="0"/>
      <w:marRight w:val="0"/>
      <w:marTop w:val="0"/>
      <w:marBottom w:val="0"/>
      <w:divBdr>
        <w:top w:val="none" w:sz="0" w:space="0" w:color="auto"/>
        <w:left w:val="none" w:sz="0" w:space="0" w:color="auto"/>
        <w:bottom w:val="none" w:sz="0" w:space="0" w:color="auto"/>
        <w:right w:val="none" w:sz="0" w:space="0" w:color="auto"/>
      </w:divBdr>
    </w:div>
    <w:div w:id="198394077">
      <w:marLeft w:val="0"/>
      <w:marRight w:val="0"/>
      <w:marTop w:val="0"/>
      <w:marBottom w:val="0"/>
      <w:divBdr>
        <w:top w:val="none" w:sz="0" w:space="0" w:color="auto"/>
        <w:left w:val="none" w:sz="0" w:space="0" w:color="auto"/>
        <w:bottom w:val="none" w:sz="0" w:space="0" w:color="auto"/>
        <w:right w:val="none" w:sz="0" w:space="0" w:color="auto"/>
      </w:divBdr>
    </w:div>
    <w:div w:id="198517519">
      <w:marLeft w:val="0"/>
      <w:marRight w:val="0"/>
      <w:marTop w:val="0"/>
      <w:marBottom w:val="0"/>
      <w:divBdr>
        <w:top w:val="none" w:sz="0" w:space="0" w:color="auto"/>
        <w:left w:val="none" w:sz="0" w:space="0" w:color="auto"/>
        <w:bottom w:val="none" w:sz="0" w:space="0" w:color="auto"/>
        <w:right w:val="none" w:sz="0" w:space="0" w:color="auto"/>
      </w:divBdr>
    </w:div>
    <w:div w:id="198593752">
      <w:marLeft w:val="0"/>
      <w:marRight w:val="0"/>
      <w:marTop w:val="0"/>
      <w:marBottom w:val="0"/>
      <w:divBdr>
        <w:top w:val="none" w:sz="0" w:space="0" w:color="auto"/>
        <w:left w:val="none" w:sz="0" w:space="0" w:color="auto"/>
        <w:bottom w:val="none" w:sz="0" w:space="0" w:color="auto"/>
        <w:right w:val="none" w:sz="0" w:space="0" w:color="auto"/>
      </w:divBdr>
    </w:div>
    <w:div w:id="198670696">
      <w:marLeft w:val="0"/>
      <w:marRight w:val="0"/>
      <w:marTop w:val="0"/>
      <w:marBottom w:val="0"/>
      <w:divBdr>
        <w:top w:val="none" w:sz="0" w:space="0" w:color="auto"/>
        <w:left w:val="none" w:sz="0" w:space="0" w:color="auto"/>
        <w:bottom w:val="none" w:sz="0" w:space="0" w:color="auto"/>
        <w:right w:val="none" w:sz="0" w:space="0" w:color="auto"/>
      </w:divBdr>
    </w:div>
    <w:div w:id="198712177">
      <w:marLeft w:val="0"/>
      <w:marRight w:val="0"/>
      <w:marTop w:val="0"/>
      <w:marBottom w:val="0"/>
      <w:divBdr>
        <w:top w:val="none" w:sz="0" w:space="0" w:color="auto"/>
        <w:left w:val="none" w:sz="0" w:space="0" w:color="auto"/>
        <w:bottom w:val="none" w:sz="0" w:space="0" w:color="auto"/>
        <w:right w:val="none" w:sz="0" w:space="0" w:color="auto"/>
      </w:divBdr>
    </w:div>
    <w:div w:id="198782346">
      <w:marLeft w:val="0"/>
      <w:marRight w:val="0"/>
      <w:marTop w:val="0"/>
      <w:marBottom w:val="0"/>
      <w:divBdr>
        <w:top w:val="none" w:sz="0" w:space="0" w:color="auto"/>
        <w:left w:val="none" w:sz="0" w:space="0" w:color="auto"/>
        <w:bottom w:val="none" w:sz="0" w:space="0" w:color="auto"/>
        <w:right w:val="none" w:sz="0" w:space="0" w:color="auto"/>
      </w:divBdr>
    </w:div>
    <w:div w:id="198855925">
      <w:marLeft w:val="0"/>
      <w:marRight w:val="0"/>
      <w:marTop w:val="0"/>
      <w:marBottom w:val="0"/>
      <w:divBdr>
        <w:top w:val="none" w:sz="0" w:space="0" w:color="auto"/>
        <w:left w:val="none" w:sz="0" w:space="0" w:color="auto"/>
        <w:bottom w:val="none" w:sz="0" w:space="0" w:color="auto"/>
        <w:right w:val="none" w:sz="0" w:space="0" w:color="auto"/>
      </w:divBdr>
    </w:div>
    <w:div w:id="198904713">
      <w:bodyDiv w:val="1"/>
      <w:marLeft w:val="0"/>
      <w:marRight w:val="0"/>
      <w:marTop w:val="0"/>
      <w:marBottom w:val="0"/>
      <w:divBdr>
        <w:top w:val="none" w:sz="0" w:space="0" w:color="auto"/>
        <w:left w:val="none" w:sz="0" w:space="0" w:color="auto"/>
        <w:bottom w:val="none" w:sz="0" w:space="0" w:color="auto"/>
        <w:right w:val="none" w:sz="0" w:space="0" w:color="auto"/>
      </w:divBdr>
    </w:div>
    <w:div w:id="198934444">
      <w:marLeft w:val="0"/>
      <w:marRight w:val="0"/>
      <w:marTop w:val="0"/>
      <w:marBottom w:val="0"/>
      <w:divBdr>
        <w:top w:val="none" w:sz="0" w:space="0" w:color="auto"/>
        <w:left w:val="none" w:sz="0" w:space="0" w:color="auto"/>
        <w:bottom w:val="none" w:sz="0" w:space="0" w:color="auto"/>
        <w:right w:val="none" w:sz="0" w:space="0" w:color="auto"/>
      </w:divBdr>
    </w:div>
    <w:div w:id="199053346">
      <w:marLeft w:val="0"/>
      <w:marRight w:val="0"/>
      <w:marTop w:val="0"/>
      <w:marBottom w:val="0"/>
      <w:divBdr>
        <w:top w:val="none" w:sz="0" w:space="0" w:color="auto"/>
        <w:left w:val="none" w:sz="0" w:space="0" w:color="auto"/>
        <w:bottom w:val="none" w:sz="0" w:space="0" w:color="auto"/>
        <w:right w:val="none" w:sz="0" w:space="0" w:color="auto"/>
      </w:divBdr>
    </w:div>
    <w:div w:id="199123580">
      <w:marLeft w:val="0"/>
      <w:marRight w:val="0"/>
      <w:marTop w:val="0"/>
      <w:marBottom w:val="0"/>
      <w:divBdr>
        <w:top w:val="none" w:sz="0" w:space="0" w:color="auto"/>
        <w:left w:val="none" w:sz="0" w:space="0" w:color="auto"/>
        <w:bottom w:val="none" w:sz="0" w:space="0" w:color="auto"/>
        <w:right w:val="none" w:sz="0" w:space="0" w:color="auto"/>
      </w:divBdr>
    </w:div>
    <w:div w:id="199126940">
      <w:marLeft w:val="0"/>
      <w:marRight w:val="0"/>
      <w:marTop w:val="0"/>
      <w:marBottom w:val="0"/>
      <w:divBdr>
        <w:top w:val="none" w:sz="0" w:space="0" w:color="auto"/>
        <w:left w:val="none" w:sz="0" w:space="0" w:color="auto"/>
        <w:bottom w:val="none" w:sz="0" w:space="0" w:color="auto"/>
        <w:right w:val="none" w:sz="0" w:space="0" w:color="auto"/>
      </w:divBdr>
    </w:div>
    <w:div w:id="199170895">
      <w:marLeft w:val="0"/>
      <w:marRight w:val="0"/>
      <w:marTop w:val="0"/>
      <w:marBottom w:val="0"/>
      <w:divBdr>
        <w:top w:val="none" w:sz="0" w:space="0" w:color="auto"/>
        <w:left w:val="none" w:sz="0" w:space="0" w:color="auto"/>
        <w:bottom w:val="none" w:sz="0" w:space="0" w:color="auto"/>
        <w:right w:val="none" w:sz="0" w:space="0" w:color="auto"/>
      </w:divBdr>
    </w:div>
    <w:div w:id="199320670">
      <w:marLeft w:val="0"/>
      <w:marRight w:val="0"/>
      <w:marTop w:val="0"/>
      <w:marBottom w:val="0"/>
      <w:divBdr>
        <w:top w:val="none" w:sz="0" w:space="0" w:color="auto"/>
        <w:left w:val="none" w:sz="0" w:space="0" w:color="auto"/>
        <w:bottom w:val="none" w:sz="0" w:space="0" w:color="auto"/>
        <w:right w:val="none" w:sz="0" w:space="0" w:color="auto"/>
      </w:divBdr>
    </w:div>
    <w:div w:id="199321700">
      <w:marLeft w:val="0"/>
      <w:marRight w:val="0"/>
      <w:marTop w:val="0"/>
      <w:marBottom w:val="0"/>
      <w:divBdr>
        <w:top w:val="none" w:sz="0" w:space="0" w:color="auto"/>
        <w:left w:val="none" w:sz="0" w:space="0" w:color="auto"/>
        <w:bottom w:val="none" w:sz="0" w:space="0" w:color="auto"/>
        <w:right w:val="none" w:sz="0" w:space="0" w:color="auto"/>
      </w:divBdr>
    </w:div>
    <w:div w:id="199361639">
      <w:marLeft w:val="0"/>
      <w:marRight w:val="0"/>
      <w:marTop w:val="0"/>
      <w:marBottom w:val="0"/>
      <w:divBdr>
        <w:top w:val="none" w:sz="0" w:space="0" w:color="auto"/>
        <w:left w:val="none" w:sz="0" w:space="0" w:color="auto"/>
        <w:bottom w:val="none" w:sz="0" w:space="0" w:color="auto"/>
        <w:right w:val="none" w:sz="0" w:space="0" w:color="auto"/>
      </w:divBdr>
    </w:div>
    <w:div w:id="199559892">
      <w:marLeft w:val="0"/>
      <w:marRight w:val="0"/>
      <w:marTop w:val="0"/>
      <w:marBottom w:val="0"/>
      <w:divBdr>
        <w:top w:val="none" w:sz="0" w:space="0" w:color="auto"/>
        <w:left w:val="none" w:sz="0" w:space="0" w:color="auto"/>
        <w:bottom w:val="none" w:sz="0" w:space="0" w:color="auto"/>
        <w:right w:val="none" w:sz="0" w:space="0" w:color="auto"/>
      </w:divBdr>
    </w:div>
    <w:div w:id="199637799">
      <w:marLeft w:val="0"/>
      <w:marRight w:val="0"/>
      <w:marTop w:val="0"/>
      <w:marBottom w:val="0"/>
      <w:divBdr>
        <w:top w:val="none" w:sz="0" w:space="0" w:color="auto"/>
        <w:left w:val="none" w:sz="0" w:space="0" w:color="auto"/>
        <w:bottom w:val="none" w:sz="0" w:space="0" w:color="auto"/>
        <w:right w:val="none" w:sz="0" w:space="0" w:color="auto"/>
      </w:divBdr>
    </w:div>
    <w:div w:id="199708017">
      <w:marLeft w:val="0"/>
      <w:marRight w:val="0"/>
      <w:marTop w:val="0"/>
      <w:marBottom w:val="0"/>
      <w:divBdr>
        <w:top w:val="none" w:sz="0" w:space="0" w:color="auto"/>
        <w:left w:val="none" w:sz="0" w:space="0" w:color="auto"/>
        <w:bottom w:val="none" w:sz="0" w:space="0" w:color="auto"/>
        <w:right w:val="none" w:sz="0" w:space="0" w:color="auto"/>
      </w:divBdr>
    </w:div>
    <w:div w:id="199711671">
      <w:marLeft w:val="0"/>
      <w:marRight w:val="0"/>
      <w:marTop w:val="0"/>
      <w:marBottom w:val="0"/>
      <w:divBdr>
        <w:top w:val="none" w:sz="0" w:space="0" w:color="auto"/>
        <w:left w:val="none" w:sz="0" w:space="0" w:color="auto"/>
        <w:bottom w:val="none" w:sz="0" w:space="0" w:color="auto"/>
        <w:right w:val="none" w:sz="0" w:space="0" w:color="auto"/>
      </w:divBdr>
    </w:div>
    <w:div w:id="199780708">
      <w:marLeft w:val="0"/>
      <w:marRight w:val="0"/>
      <w:marTop w:val="0"/>
      <w:marBottom w:val="0"/>
      <w:divBdr>
        <w:top w:val="none" w:sz="0" w:space="0" w:color="auto"/>
        <w:left w:val="none" w:sz="0" w:space="0" w:color="auto"/>
        <w:bottom w:val="none" w:sz="0" w:space="0" w:color="auto"/>
        <w:right w:val="none" w:sz="0" w:space="0" w:color="auto"/>
      </w:divBdr>
    </w:div>
    <w:div w:id="199898591">
      <w:marLeft w:val="0"/>
      <w:marRight w:val="0"/>
      <w:marTop w:val="0"/>
      <w:marBottom w:val="0"/>
      <w:divBdr>
        <w:top w:val="none" w:sz="0" w:space="0" w:color="auto"/>
        <w:left w:val="none" w:sz="0" w:space="0" w:color="auto"/>
        <w:bottom w:val="none" w:sz="0" w:space="0" w:color="auto"/>
        <w:right w:val="none" w:sz="0" w:space="0" w:color="auto"/>
      </w:divBdr>
    </w:div>
    <w:div w:id="199972848">
      <w:marLeft w:val="0"/>
      <w:marRight w:val="0"/>
      <w:marTop w:val="0"/>
      <w:marBottom w:val="0"/>
      <w:divBdr>
        <w:top w:val="none" w:sz="0" w:space="0" w:color="auto"/>
        <w:left w:val="none" w:sz="0" w:space="0" w:color="auto"/>
        <w:bottom w:val="none" w:sz="0" w:space="0" w:color="auto"/>
        <w:right w:val="none" w:sz="0" w:space="0" w:color="auto"/>
      </w:divBdr>
    </w:div>
    <w:div w:id="200172161">
      <w:bodyDiv w:val="1"/>
      <w:marLeft w:val="0"/>
      <w:marRight w:val="0"/>
      <w:marTop w:val="0"/>
      <w:marBottom w:val="0"/>
      <w:divBdr>
        <w:top w:val="none" w:sz="0" w:space="0" w:color="auto"/>
        <w:left w:val="none" w:sz="0" w:space="0" w:color="auto"/>
        <w:bottom w:val="none" w:sz="0" w:space="0" w:color="auto"/>
        <w:right w:val="none" w:sz="0" w:space="0" w:color="auto"/>
      </w:divBdr>
    </w:div>
    <w:div w:id="200174773">
      <w:marLeft w:val="0"/>
      <w:marRight w:val="0"/>
      <w:marTop w:val="0"/>
      <w:marBottom w:val="0"/>
      <w:divBdr>
        <w:top w:val="none" w:sz="0" w:space="0" w:color="auto"/>
        <w:left w:val="none" w:sz="0" w:space="0" w:color="auto"/>
        <w:bottom w:val="none" w:sz="0" w:space="0" w:color="auto"/>
        <w:right w:val="none" w:sz="0" w:space="0" w:color="auto"/>
      </w:divBdr>
    </w:div>
    <w:div w:id="200215307">
      <w:bodyDiv w:val="1"/>
      <w:marLeft w:val="0"/>
      <w:marRight w:val="0"/>
      <w:marTop w:val="0"/>
      <w:marBottom w:val="0"/>
      <w:divBdr>
        <w:top w:val="none" w:sz="0" w:space="0" w:color="auto"/>
        <w:left w:val="none" w:sz="0" w:space="0" w:color="auto"/>
        <w:bottom w:val="none" w:sz="0" w:space="0" w:color="auto"/>
        <w:right w:val="none" w:sz="0" w:space="0" w:color="auto"/>
      </w:divBdr>
    </w:div>
    <w:div w:id="200286375">
      <w:marLeft w:val="0"/>
      <w:marRight w:val="0"/>
      <w:marTop w:val="0"/>
      <w:marBottom w:val="0"/>
      <w:divBdr>
        <w:top w:val="none" w:sz="0" w:space="0" w:color="auto"/>
        <w:left w:val="none" w:sz="0" w:space="0" w:color="auto"/>
        <w:bottom w:val="none" w:sz="0" w:space="0" w:color="auto"/>
        <w:right w:val="none" w:sz="0" w:space="0" w:color="auto"/>
      </w:divBdr>
    </w:div>
    <w:div w:id="200288740">
      <w:marLeft w:val="0"/>
      <w:marRight w:val="0"/>
      <w:marTop w:val="0"/>
      <w:marBottom w:val="0"/>
      <w:divBdr>
        <w:top w:val="none" w:sz="0" w:space="0" w:color="auto"/>
        <w:left w:val="none" w:sz="0" w:space="0" w:color="auto"/>
        <w:bottom w:val="none" w:sz="0" w:space="0" w:color="auto"/>
        <w:right w:val="none" w:sz="0" w:space="0" w:color="auto"/>
      </w:divBdr>
    </w:div>
    <w:div w:id="200364918">
      <w:marLeft w:val="0"/>
      <w:marRight w:val="0"/>
      <w:marTop w:val="0"/>
      <w:marBottom w:val="0"/>
      <w:divBdr>
        <w:top w:val="none" w:sz="0" w:space="0" w:color="auto"/>
        <w:left w:val="none" w:sz="0" w:space="0" w:color="auto"/>
        <w:bottom w:val="none" w:sz="0" w:space="0" w:color="auto"/>
        <w:right w:val="none" w:sz="0" w:space="0" w:color="auto"/>
      </w:divBdr>
    </w:div>
    <w:div w:id="200368395">
      <w:marLeft w:val="0"/>
      <w:marRight w:val="0"/>
      <w:marTop w:val="0"/>
      <w:marBottom w:val="0"/>
      <w:divBdr>
        <w:top w:val="none" w:sz="0" w:space="0" w:color="auto"/>
        <w:left w:val="none" w:sz="0" w:space="0" w:color="auto"/>
        <w:bottom w:val="none" w:sz="0" w:space="0" w:color="auto"/>
        <w:right w:val="none" w:sz="0" w:space="0" w:color="auto"/>
      </w:divBdr>
    </w:div>
    <w:div w:id="200435219">
      <w:marLeft w:val="0"/>
      <w:marRight w:val="0"/>
      <w:marTop w:val="0"/>
      <w:marBottom w:val="0"/>
      <w:divBdr>
        <w:top w:val="none" w:sz="0" w:space="0" w:color="auto"/>
        <w:left w:val="none" w:sz="0" w:space="0" w:color="auto"/>
        <w:bottom w:val="none" w:sz="0" w:space="0" w:color="auto"/>
        <w:right w:val="none" w:sz="0" w:space="0" w:color="auto"/>
      </w:divBdr>
    </w:div>
    <w:div w:id="200632125">
      <w:marLeft w:val="0"/>
      <w:marRight w:val="0"/>
      <w:marTop w:val="0"/>
      <w:marBottom w:val="0"/>
      <w:divBdr>
        <w:top w:val="none" w:sz="0" w:space="0" w:color="auto"/>
        <w:left w:val="none" w:sz="0" w:space="0" w:color="auto"/>
        <w:bottom w:val="none" w:sz="0" w:space="0" w:color="auto"/>
        <w:right w:val="none" w:sz="0" w:space="0" w:color="auto"/>
      </w:divBdr>
    </w:div>
    <w:div w:id="200633097">
      <w:marLeft w:val="0"/>
      <w:marRight w:val="0"/>
      <w:marTop w:val="0"/>
      <w:marBottom w:val="0"/>
      <w:divBdr>
        <w:top w:val="none" w:sz="0" w:space="0" w:color="auto"/>
        <w:left w:val="none" w:sz="0" w:space="0" w:color="auto"/>
        <w:bottom w:val="none" w:sz="0" w:space="0" w:color="auto"/>
        <w:right w:val="none" w:sz="0" w:space="0" w:color="auto"/>
      </w:divBdr>
    </w:div>
    <w:div w:id="200753748">
      <w:marLeft w:val="0"/>
      <w:marRight w:val="0"/>
      <w:marTop w:val="0"/>
      <w:marBottom w:val="0"/>
      <w:divBdr>
        <w:top w:val="none" w:sz="0" w:space="0" w:color="auto"/>
        <w:left w:val="none" w:sz="0" w:space="0" w:color="auto"/>
        <w:bottom w:val="none" w:sz="0" w:space="0" w:color="auto"/>
        <w:right w:val="none" w:sz="0" w:space="0" w:color="auto"/>
      </w:divBdr>
    </w:div>
    <w:div w:id="201018175">
      <w:marLeft w:val="0"/>
      <w:marRight w:val="0"/>
      <w:marTop w:val="0"/>
      <w:marBottom w:val="0"/>
      <w:divBdr>
        <w:top w:val="none" w:sz="0" w:space="0" w:color="auto"/>
        <w:left w:val="none" w:sz="0" w:space="0" w:color="auto"/>
        <w:bottom w:val="none" w:sz="0" w:space="0" w:color="auto"/>
        <w:right w:val="none" w:sz="0" w:space="0" w:color="auto"/>
      </w:divBdr>
    </w:div>
    <w:div w:id="201208031">
      <w:marLeft w:val="0"/>
      <w:marRight w:val="0"/>
      <w:marTop w:val="0"/>
      <w:marBottom w:val="0"/>
      <w:divBdr>
        <w:top w:val="none" w:sz="0" w:space="0" w:color="auto"/>
        <w:left w:val="none" w:sz="0" w:space="0" w:color="auto"/>
        <w:bottom w:val="none" w:sz="0" w:space="0" w:color="auto"/>
        <w:right w:val="none" w:sz="0" w:space="0" w:color="auto"/>
      </w:divBdr>
    </w:div>
    <w:div w:id="201209755">
      <w:marLeft w:val="0"/>
      <w:marRight w:val="0"/>
      <w:marTop w:val="0"/>
      <w:marBottom w:val="0"/>
      <w:divBdr>
        <w:top w:val="none" w:sz="0" w:space="0" w:color="auto"/>
        <w:left w:val="none" w:sz="0" w:space="0" w:color="auto"/>
        <w:bottom w:val="none" w:sz="0" w:space="0" w:color="auto"/>
        <w:right w:val="none" w:sz="0" w:space="0" w:color="auto"/>
      </w:divBdr>
    </w:div>
    <w:div w:id="201333053">
      <w:marLeft w:val="0"/>
      <w:marRight w:val="0"/>
      <w:marTop w:val="0"/>
      <w:marBottom w:val="0"/>
      <w:divBdr>
        <w:top w:val="none" w:sz="0" w:space="0" w:color="auto"/>
        <w:left w:val="none" w:sz="0" w:space="0" w:color="auto"/>
        <w:bottom w:val="none" w:sz="0" w:space="0" w:color="auto"/>
        <w:right w:val="none" w:sz="0" w:space="0" w:color="auto"/>
      </w:divBdr>
    </w:div>
    <w:div w:id="201402523">
      <w:marLeft w:val="0"/>
      <w:marRight w:val="0"/>
      <w:marTop w:val="0"/>
      <w:marBottom w:val="0"/>
      <w:divBdr>
        <w:top w:val="none" w:sz="0" w:space="0" w:color="auto"/>
        <w:left w:val="none" w:sz="0" w:space="0" w:color="auto"/>
        <w:bottom w:val="none" w:sz="0" w:space="0" w:color="auto"/>
        <w:right w:val="none" w:sz="0" w:space="0" w:color="auto"/>
      </w:divBdr>
    </w:div>
    <w:div w:id="201480455">
      <w:marLeft w:val="0"/>
      <w:marRight w:val="0"/>
      <w:marTop w:val="0"/>
      <w:marBottom w:val="0"/>
      <w:divBdr>
        <w:top w:val="none" w:sz="0" w:space="0" w:color="auto"/>
        <w:left w:val="none" w:sz="0" w:space="0" w:color="auto"/>
        <w:bottom w:val="none" w:sz="0" w:space="0" w:color="auto"/>
        <w:right w:val="none" w:sz="0" w:space="0" w:color="auto"/>
      </w:divBdr>
    </w:div>
    <w:div w:id="201594372">
      <w:marLeft w:val="0"/>
      <w:marRight w:val="0"/>
      <w:marTop w:val="0"/>
      <w:marBottom w:val="0"/>
      <w:divBdr>
        <w:top w:val="none" w:sz="0" w:space="0" w:color="auto"/>
        <w:left w:val="none" w:sz="0" w:space="0" w:color="auto"/>
        <w:bottom w:val="none" w:sz="0" w:space="0" w:color="auto"/>
        <w:right w:val="none" w:sz="0" w:space="0" w:color="auto"/>
      </w:divBdr>
    </w:div>
    <w:div w:id="201599996">
      <w:marLeft w:val="480"/>
      <w:marRight w:val="0"/>
      <w:marTop w:val="0"/>
      <w:marBottom w:val="0"/>
      <w:divBdr>
        <w:top w:val="none" w:sz="0" w:space="0" w:color="auto"/>
        <w:left w:val="none" w:sz="0" w:space="0" w:color="auto"/>
        <w:bottom w:val="none" w:sz="0" w:space="0" w:color="auto"/>
        <w:right w:val="none" w:sz="0" w:space="0" w:color="auto"/>
      </w:divBdr>
    </w:div>
    <w:div w:id="201601831">
      <w:marLeft w:val="0"/>
      <w:marRight w:val="0"/>
      <w:marTop w:val="0"/>
      <w:marBottom w:val="0"/>
      <w:divBdr>
        <w:top w:val="none" w:sz="0" w:space="0" w:color="auto"/>
        <w:left w:val="none" w:sz="0" w:space="0" w:color="auto"/>
        <w:bottom w:val="none" w:sz="0" w:space="0" w:color="auto"/>
        <w:right w:val="none" w:sz="0" w:space="0" w:color="auto"/>
      </w:divBdr>
    </w:div>
    <w:div w:id="201673558">
      <w:marLeft w:val="0"/>
      <w:marRight w:val="0"/>
      <w:marTop w:val="0"/>
      <w:marBottom w:val="0"/>
      <w:divBdr>
        <w:top w:val="none" w:sz="0" w:space="0" w:color="auto"/>
        <w:left w:val="none" w:sz="0" w:space="0" w:color="auto"/>
        <w:bottom w:val="none" w:sz="0" w:space="0" w:color="auto"/>
        <w:right w:val="none" w:sz="0" w:space="0" w:color="auto"/>
      </w:divBdr>
    </w:div>
    <w:div w:id="201677209">
      <w:marLeft w:val="0"/>
      <w:marRight w:val="0"/>
      <w:marTop w:val="0"/>
      <w:marBottom w:val="0"/>
      <w:divBdr>
        <w:top w:val="none" w:sz="0" w:space="0" w:color="auto"/>
        <w:left w:val="none" w:sz="0" w:space="0" w:color="auto"/>
        <w:bottom w:val="none" w:sz="0" w:space="0" w:color="auto"/>
        <w:right w:val="none" w:sz="0" w:space="0" w:color="auto"/>
      </w:divBdr>
    </w:div>
    <w:div w:id="201792085">
      <w:marLeft w:val="0"/>
      <w:marRight w:val="0"/>
      <w:marTop w:val="0"/>
      <w:marBottom w:val="0"/>
      <w:divBdr>
        <w:top w:val="none" w:sz="0" w:space="0" w:color="auto"/>
        <w:left w:val="none" w:sz="0" w:space="0" w:color="auto"/>
        <w:bottom w:val="none" w:sz="0" w:space="0" w:color="auto"/>
        <w:right w:val="none" w:sz="0" w:space="0" w:color="auto"/>
      </w:divBdr>
    </w:div>
    <w:div w:id="201945129">
      <w:marLeft w:val="0"/>
      <w:marRight w:val="0"/>
      <w:marTop w:val="0"/>
      <w:marBottom w:val="0"/>
      <w:divBdr>
        <w:top w:val="none" w:sz="0" w:space="0" w:color="auto"/>
        <w:left w:val="none" w:sz="0" w:space="0" w:color="auto"/>
        <w:bottom w:val="none" w:sz="0" w:space="0" w:color="auto"/>
        <w:right w:val="none" w:sz="0" w:space="0" w:color="auto"/>
      </w:divBdr>
    </w:div>
    <w:div w:id="202060609">
      <w:marLeft w:val="0"/>
      <w:marRight w:val="0"/>
      <w:marTop w:val="0"/>
      <w:marBottom w:val="0"/>
      <w:divBdr>
        <w:top w:val="none" w:sz="0" w:space="0" w:color="auto"/>
        <w:left w:val="none" w:sz="0" w:space="0" w:color="auto"/>
        <w:bottom w:val="none" w:sz="0" w:space="0" w:color="auto"/>
        <w:right w:val="none" w:sz="0" w:space="0" w:color="auto"/>
      </w:divBdr>
    </w:div>
    <w:div w:id="202131973">
      <w:marLeft w:val="0"/>
      <w:marRight w:val="0"/>
      <w:marTop w:val="0"/>
      <w:marBottom w:val="0"/>
      <w:divBdr>
        <w:top w:val="none" w:sz="0" w:space="0" w:color="auto"/>
        <w:left w:val="none" w:sz="0" w:space="0" w:color="auto"/>
        <w:bottom w:val="none" w:sz="0" w:space="0" w:color="auto"/>
        <w:right w:val="none" w:sz="0" w:space="0" w:color="auto"/>
      </w:divBdr>
    </w:div>
    <w:div w:id="202137028">
      <w:marLeft w:val="0"/>
      <w:marRight w:val="0"/>
      <w:marTop w:val="0"/>
      <w:marBottom w:val="0"/>
      <w:divBdr>
        <w:top w:val="none" w:sz="0" w:space="0" w:color="auto"/>
        <w:left w:val="none" w:sz="0" w:space="0" w:color="auto"/>
        <w:bottom w:val="none" w:sz="0" w:space="0" w:color="auto"/>
        <w:right w:val="none" w:sz="0" w:space="0" w:color="auto"/>
      </w:divBdr>
    </w:div>
    <w:div w:id="202179439">
      <w:bodyDiv w:val="1"/>
      <w:marLeft w:val="0"/>
      <w:marRight w:val="0"/>
      <w:marTop w:val="0"/>
      <w:marBottom w:val="0"/>
      <w:divBdr>
        <w:top w:val="none" w:sz="0" w:space="0" w:color="auto"/>
        <w:left w:val="none" w:sz="0" w:space="0" w:color="auto"/>
        <w:bottom w:val="none" w:sz="0" w:space="0" w:color="auto"/>
        <w:right w:val="none" w:sz="0" w:space="0" w:color="auto"/>
      </w:divBdr>
    </w:div>
    <w:div w:id="202180578">
      <w:marLeft w:val="0"/>
      <w:marRight w:val="0"/>
      <w:marTop w:val="0"/>
      <w:marBottom w:val="0"/>
      <w:divBdr>
        <w:top w:val="none" w:sz="0" w:space="0" w:color="auto"/>
        <w:left w:val="none" w:sz="0" w:space="0" w:color="auto"/>
        <w:bottom w:val="none" w:sz="0" w:space="0" w:color="auto"/>
        <w:right w:val="none" w:sz="0" w:space="0" w:color="auto"/>
      </w:divBdr>
    </w:div>
    <w:div w:id="202181229">
      <w:marLeft w:val="0"/>
      <w:marRight w:val="0"/>
      <w:marTop w:val="0"/>
      <w:marBottom w:val="0"/>
      <w:divBdr>
        <w:top w:val="none" w:sz="0" w:space="0" w:color="auto"/>
        <w:left w:val="none" w:sz="0" w:space="0" w:color="auto"/>
        <w:bottom w:val="none" w:sz="0" w:space="0" w:color="auto"/>
        <w:right w:val="none" w:sz="0" w:space="0" w:color="auto"/>
      </w:divBdr>
    </w:div>
    <w:div w:id="202210087">
      <w:marLeft w:val="0"/>
      <w:marRight w:val="0"/>
      <w:marTop w:val="0"/>
      <w:marBottom w:val="0"/>
      <w:divBdr>
        <w:top w:val="none" w:sz="0" w:space="0" w:color="auto"/>
        <w:left w:val="none" w:sz="0" w:space="0" w:color="auto"/>
        <w:bottom w:val="none" w:sz="0" w:space="0" w:color="auto"/>
        <w:right w:val="none" w:sz="0" w:space="0" w:color="auto"/>
      </w:divBdr>
    </w:div>
    <w:div w:id="202332897">
      <w:marLeft w:val="0"/>
      <w:marRight w:val="0"/>
      <w:marTop w:val="0"/>
      <w:marBottom w:val="0"/>
      <w:divBdr>
        <w:top w:val="none" w:sz="0" w:space="0" w:color="auto"/>
        <w:left w:val="none" w:sz="0" w:space="0" w:color="auto"/>
        <w:bottom w:val="none" w:sz="0" w:space="0" w:color="auto"/>
        <w:right w:val="none" w:sz="0" w:space="0" w:color="auto"/>
      </w:divBdr>
    </w:div>
    <w:div w:id="202406121">
      <w:marLeft w:val="0"/>
      <w:marRight w:val="0"/>
      <w:marTop w:val="0"/>
      <w:marBottom w:val="0"/>
      <w:divBdr>
        <w:top w:val="none" w:sz="0" w:space="0" w:color="auto"/>
        <w:left w:val="none" w:sz="0" w:space="0" w:color="auto"/>
        <w:bottom w:val="none" w:sz="0" w:space="0" w:color="auto"/>
        <w:right w:val="none" w:sz="0" w:space="0" w:color="auto"/>
      </w:divBdr>
    </w:div>
    <w:div w:id="202406510">
      <w:marLeft w:val="0"/>
      <w:marRight w:val="0"/>
      <w:marTop w:val="0"/>
      <w:marBottom w:val="0"/>
      <w:divBdr>
        <w:top w:val="none" w:sz="0" w:space="0" w:color="auto"/>
        <w:left w:val="none" w:sz="0" w:space="0" w:color="auto"/>
        <w:bottom w:val="none" w:sz="0" w:space="0" w:color="auto"/>
        <w:right w:val="none" w:sz="0" w:space="0" w:color="auto"/>
      </w:divBdr>
    </w:div>
    <w:div w:id="202445797">
      <w:marLeft w:val="0"/>
      <w:marRight w:val="0"/>
      <w:marTop w:val="0"/>
      <w:marBottom w:val="0"/>
      <w:divBdr>
        <w:top w:val="none" w:sz="0" w:space="0" w:color="auto"/>
        <w:left w:val="none" w:sz="0" w:space="0" w:color="auto"/>
        <w:bottom w:val="none" w:sz="0" w:space="0" w:color="auto"/>
        <w:right w:val="none" w:sz="0" w:space="0" w:color="auto"/>
      </w:divBdr>
    </w:div>
    <w:div w:id="202449648">
      <w:marLeft w:val="0"/>
      <w:marRight w:val="0"/>
      <w:marTop w:val="0"/>
      <w:marBottom w:val="0"/>
      <w:divBdr>
        <w:top w:val="none" w:sz="0" w:space="0" w:color="auto"/>
        <w:left w:val="none" w:sz="0" w:space="0" w:color="auto"/>
        <w:bottom w:val="none" w:sz="0" w:space="0" w:color="auto"/>
        <w:right w:val="none" w:sz="0" w:space="0" w:color="auto"/>
      </w:divBdr>
    </w:div>
    <w:div w:id="202521759">
      <w:marLeft w:val="0"/>
      <w:marRight w:val="0"/>
      <w:marTop w:val="0"/>
      <w:marBottom w:val="0"/>
      <w:divBdr>
        <w:top w:val="none" w:sz="0" w:space="0" w:color="auto"/>
        <w:left w:val="none" w:sz="0" w:space="0" w:color="auto"/>
        <w:bottom w:val="none" w:sz="0" w:space="0" w:color="auto"/>
        <w:right w:val="none" w:sz="0" w:space="0" w:color="auto"/>
      </w:divBdr>
    </w:div>
    <w:div w:id="202523892">
      <w:marLeft w:val="0"/>
      <w:marRight w:val="0"/>
      <w:marTop w:val="0"/>
      <w:marBottom w:val="0"/>
      <w:divBdr>
        <w:top w:val="none" w:sz="0" w:space="0" w:color="auto"/>
        <w:left w:val="none" w:sz="0" w:space="0" w:color="auto"/>
        <w:bottom w:val="none" w:sz="0" w:space="0" w:color="auto"/>
        <w:right w:val="none" w:sz="0" w:space="0" w:color="auto"/>
      </w:divBdr>
    </w:div>
    <w:div w:id="202526359">
      <w:marLeft w:val="0"/>
      <w:marRight w:val="0"/>
      <w:marTop w:val="0"/>
      <w:marBottom w:val="0"/>
      <w:divBdr>
        <w:top w:val="none" w:sz="0" w:space="0" w:color="auto"/>
        <w:left w:val="none" w:sz="0" w:space="0" w:color="auto"/>
        <w:bottom w:val="none" w:sz="0" w:space="0" w:color="auto"/>
        <w:right w:val="none" w:sz="0" w:space="0" w:color="auto"/>
      </w:divBdr>
    </w:div>
    <w:div w:id="202637648">
      <w:marLeft w:val="0"/>
      <w:marRight w:val="0"/>
      <w:marTop w:val="0"/>
      <w:marBottom w:val="0"/>
      <w:divBdr>
        <w:top w:val="none" w:sz="0" w:space="0" w:color="auto"/>
        <w:left w:val="none" w:sz="0" w:space="0" w:color="auto"/>
        <w:bottom w:val="none" w:sz="0" w:space="0" w:color="auto"/>
        <w:right w:val="none" w:sz="0" w:space="0" w:color="auto"/>
      </w:divBdr>
    </w:div>
    <w:div w:id="202638336">
      <w:marLeft w:val="0"/>
      <w:marRight w:val="0"/>
      <w:marTop w:val="0"/>
      <w:marBottom w:val="0"/>
      <w:divBdr>
        <w:top w:val="none" w:sz="0" w:space="0" w:color="auto"/>
        <w:left w:val="none" w:sz="0" w:space="0" w:color="auto"/>
        <w:bottom w:val="none" w:sz="0" w:space="0" w:color="auto"/>
        <w:right w:val="none" w:sz="0" w:space="0" w:color="auto"/>
      </w:divBdr>
    </w:div>
    <w:div w:id="202668735">
      <w:marLeft w:val="0"/>
      <w:marRight w:val="0"/>
      <w:marTop w:val="0"/>
      <w:marBottom w:val="0"/>
      <w:divBdr>
        <w:top w:val="none" w:sz="0" w:space="0" w:color="auto"/>
        <w:left w:val="none" w:sz="0" w:space="0" w:color="auto"/>
        <w:bottom w:val="none" w:sz="0" w:space="0" w:color="auto"/>
        <w:right w:val="none" w:sz="0" w:space="0" w:color="auto"/>
      </w:divBdr>
    </w:div>
    <w:div w:id="202904474">
      <w:marLeft w:val="0"/>
      <w:marRight w:val="0"/>
      <w:marTop w:val="0"/>
      <w:marBottom w:val="0"/>
      <w:divBdr>
        <w:top w:val="none" w:sz="0" w:space="0" w:color="auto"/>
        <w:left w:val="none" w:sz="0" w:space="0" w:color="auto"/>
        <w:bottom w:val="none" w:sz="0" w:space="0" w:color="auto"/>
        <w:right w:val="none" w:sz="0" w:space="0" w:color="auto"/>
      </w:divBdr>
    </w:div>
    <w:div w:id="202909063">
      <w:marLeft w:val="0"/>
      <w:marRight w:val="0"/>
      <w:marTop w:val="0"/>
      <w:marBottom w:val="0"/>
      <w:divBdr>
        <w:top w:val="none" w:sz="0" w:space="0" w:color="auto"/>
        <w:left w:val="none" w:sz="0" w:space="0" w:color="auto"/>
        <w:bottom w:val="none" w:sz="0" w:space="0" w:color="auto"/>
        <w:right w:val="none" w:sz="0" w:space="0" w:color="auto"/>
      </w:divBdr>
    </w:div>
    <w:div w:id="202982490">
      <w:marLeft w:val="0"/>
      <w:marRight w:val="0"/>
      <w:marTop w:val="0"/>
      <w:marBottom w:val="0"/>
      <w:divBdr>
        <w:top w:val="none" w:sz="0" w:space="0" w:color="auto"/>
        <w:left w:val="none" w:sz="0" w:space="0" w:color="auto"/>
        <w:bottom w:val="none" w:sz="0" w:space="0" w:color="auto"/>
        <w:right w:val="none" w:sz="0" w:space="0" w:color="auto"/>
      </w:divBdr>
    </w:div>
    <w:div w:id="202987506">
      <w:marLeft w:val="0"/>
      <w:marRight w:val="0"/>
      <w:marTop w:val="0"/>
      <w:marBottom w:val="0"/>
      <w:divBdr>
        <w:top w:val="none" w:sz="0" w:space="0" w:color="auto"/>
        <w:left w:val="none" w:sz="0" w:space="0" w:color="auto"/>
        <w:bottom w:val="none" w:sz="0" w:space="0" w:color="auto"/>
        <w:right w:val="none" w:sz="0" w:space="0" w:color="auto"/>
      </w:divBdr>
    </w:div>
    <w:div w:id="203102375">
      <w:marLeft w:val="0"/>
      <w:marRight w:val="0"/>
      <w:marTop w:val="0"/>
      <w:marBottom w:val="0"/>
      <w:divBdr>
        <w:top w:val="none" w:sz="0" w:space="0" w:color="auto"/>
        <w:left w:val="none" w:sz="0" w:space="0" w:color="auto"/>
        <w:bottom w:val="none" w:sz="0" w:space="0" w:color="auto"/>
        <w:right w:val="none" w:sz="0" w:space="0" w:color="auto"/>
      </w:divBdr>
    </w:div>
    <w:div w:id="203251420">
      <w:marLeft w:val="0"/>
      <w:marRight w:val="0"/>
      <w:marTop w:val="0"/>
      <w:marBottom w:val="0"/>
      <w:divBdr>
        <w:top w:val="none" w:sz="0" w:space="0" w:color="auto"/>
        <w:left w:val="none" w:sz="0" w:space="0" w:color="auto"/>
        <w:bottom w:val="none" w:sz="0" w:space="0" w:color="auto"/>
        <w:right w:val="none" w:sz="0" w:space="0" w:color="auto"/>
      </w:divBdr>
    </w:div>
    <w:div w:id="203300495">
      <w:marLeft w:val="0"/>
      <w:marRight w:val="0"/>
      <w:marTop w:val="0"/>
      <w:marBottom w:val="0"/>
      <w:divBdr>
        <w:top w:val="none" w:sz="0" w:space="0" w:color="auto"/>
        <w:left w:val="none" w:sz="0" w:space="0" w:color="auto"/>
        <w:bottom w:val="none" w:sz="0" w:space="0" w:color="auto"/>
        <w:right w:val="none" w:sz="0" w:space="0" w:color="auto"/>
      </w:divBdr>
    </w:div>
    <w:div w:id="203368381">
      <w:marLeft w:val="0"/>
      <w:marRight w:val="0"/>
      <w:marTop w:val="0"/>
      <w:marBottom w:val="0"/>
      <w:divBdr>
        <w:top w:val="none" w:sz="0" w:space="0" w:color="auto"/>
        <w:left w:val="none" w:sz="0" w:space="0" w:color="auto"/>
        <w:bottom w:val="none" w:sz="0" w:space="0" w:color="auto"/>
        <w:right w:val="none" w:sz="0" w:space="0" w:color="auto"/>
      </w:divBdr>
    </w:div>
    <w:div w:id="203375706">
      <w:marLeft w:val="0"/>
      <w:marRight w:val="0"/>
      <w:marTop w:val="0"/>
      <w:marBottom w:val="0"/>
      <w:divBdr>
        <w:top w:val="none" w:sz="0" w:space="0" w:color="auto"/>
        <w:left w:val="none" w:sz="0" w:space="0" w:color="auto"/>
        <w:bottom w:val="none" w:sz="0" w:space="0" w:color="auto"/>
        <w:right w:val="none" w:sz="0" w:space="0" w:color="auto"/>
      </w:divBdr>
    </w:div>
    <w:div w:id="203449650">
      <w:marLeft w:val="0"/>
      <w:marRight w:val="0"/>
      <w:marTop w:val="0"/>
      <w:marBottom w:val="0"/>
      <w:divBdr>
        <w:top w:val="none" w:sz="0" w:space="0" w:color="auto"/>
        <w:left w:val="none" w:sz="0" w:space="0" w:color="auto"/>
        <w:bottom w:val="none" w:sz="0" w:space="0" w:color="auto"/>
        <w:right w:val="none" w:sz="0" w:space="0" w:color="auto"/>
      </w:divBdr>
    </w:div>
    <w:div w:id="203520682">
      <w:marLeft w:val="0"/>
      <w:marRight w:val="0"/>
      <w:marTop w:val="0"/>
      <w:marBottom w:val="0"/>
      <w:divBdr>
        <w:top w:val="none" w:sz="0" w:space="0" w:color="auto"/>
        <w:left w:val="none" w:sz="0" w:space="0" w:color="auto"/>
        <w:bottom w:val="none" w:sz="0" w:space="0" w:color="auto"/>
        <w:right w:val="none" w:sz="0" w:space="0" w:color="auto"/>
      </w:divBdr>
    </w:div>
    <w:div w:id="203562675">
      <w:marLeft w:val="0"/>
      <w:marRight w:val="0"/>
      <w:marTop w:val="0"/>
      <w:marBottom w:val="0"/>
      <w:divBdr>
        <w:top w:val="none" w:sz="0" w:space="0" w:color="auto"/>
        <w:left w:val="none" w:sz="0" w:space="0" w:color="auto"/>
        <w:bottom w:val="none" w:sz="0" w:space="0" w:color="auto"/>
        <w:right w:val="none" w:sz="0" w:space="0" w:color="auto"/>
      </w:divBdr>
    </w:div>
    <w:div w:id="203642748">
      <w:marLeft w:val="0"/>
      <w:marRight w:val="0"/>
      <w:marTop w:val="0"/>
      <w:marBottom w:val="0"/>
      <w:divBdr>
        <w:top w:val="none" w:sz="0" w:space="0" w:color="auto"/>
        <w:left w:val="none" w:sz="0" w:space="0" w:color="auto"/>
        <w:bottom w:val="none" w:sz="0" w:space="0" w:color="auto"/>
        <w:right w:val="none" w:sz="0" w:space="0" w:color="auto"/>
      </w:divBdr>
    </w:div>
    <w:div w:id="203829677">
      <w:marLeft w:val="0"/>
      <w:marRight w:val="0"/>
      <w:marTop w:val="0"/>
      <w:marBottom w:val="0"/>
      <w:divBdr>
        <w:top w:val="none" w:sz="0" w:space="0" w:color="auto"/>
        <w:left w:val="none" w:sz="0" w:space="0" w:color="auto"/>
        <w:bottom w:val="none" w:sz="0" w:space="0" w:color="auto"/>
        <w:right w:val="none" w:sz="0" w:space="0" w:color="auto"/>
      </w:divBdr>
    </w:div>
    <w:div w:id="203832350">
      <w:marLeft w:val="0"/>
      <w:marRight w:val="0"/>
      <w:marTop w:val="0"/>
      <w:marBottom w:val="0"/>
      <w:divBdr>
        <w:top w:val="none" w:sz="0" w:space="0" w:color="auto"/>
        <w:left w:val="none" w:sz="0" w:space="0" w:color="auto"/>
        <w:bottom w:val="none" w:sz="0" w:space="0" w:color="auto"/>
        <w:right w:val="none" w:sz="0" w:space="0" w:color="auto"/>
      </w:divBdr>
    </w:div>
    <w:div w:id="203833714">
      <w:bodyDiv w:val="1"/>
      <w:marLeft w:val="0"/>
      <w:marRight w:val="0"/>
      <w:marTop w:val="0"/>
      <w:marBottom w:val="0"/>
      <w:divBdr>
        <w:top w:val="none" w:sz="0" w:space="0" w:color="auto"/>
        <w:left w:val="none" w:sz="0" w:space="0" w:color="auto"/>
        <w:bottom w:val="none" w:sz="0" w:space="0" w:color="auto"/>
        <w:right w:val="none" w:sz="0" w:space="0" w:color="auto"/>
      </w:divBdr>
    </w:div>
    <w:div w:id="203837095">
      <w:marLeft w:val="0"/>
      <w:marRight w:val="0"/>
      <w:marTop w:val="0"/>
      <w:marBottom w:val="0"/>
      <w:divBdr>
        <w:top w:val="none" w:sz="0" w:space="0" w:color="auto"/>
        <w:left w:val="none" w:sz="0" w:space="0" w:color="auto"/>
        <w:bottom w:val="none" w:sz="0" w:space="0" w:color="auto"/>
        <w:right w:val="none" w:sz="0" w:space="0" w:color="auto"/>
      </w:divBdr>
    </w:div>
    <w:div w:id="203951068">
      <w:marLeft w:val="0"/>
      <w:marRight w:val="0"/>
      <w:marTop w:val="0"/>
      <w:marBottom w:val="0"/>
      <w:divBdr>
        <w:top w:val="none" w:sz="0" w:space="0" w:color="auto"/>
        <w:left w:val="none" w:sz="0" w:space="0" w:color="auto"/>
        <w:bottom w:val="none" w:sz="0" w:space="0" w:color="auto"/>
        <w:right w:val="none" w:sz="0" w:space="0" w:color="auto"/>
      </w:divBdr>
    </w:div>
    <w:div w:id="203951721">
      <w:marLeft w:val="0"/>
      <w:marRight w:val="0"/>
      <w:marTop w:val="0"/>
      <w:marBottom w:val="0"/>
      <w:divBdr>
        <w:top w:val="none" w:sz="0" w:space="0" w:color="auto"/>
        <w:left w:val="none" w:sz="0" w:space="0" w:color="auto"/>
        <w:bottom w:val="none" w:sz="0" w:space="0" w:color="auto"/>
        <w:right w:val="none" w:sz="0" w:space="0" w:color="auto"/>
      </w:divBdr>
    </w:div>
    <w:div w:id="203952438">
      <w:marLeft w:val="0"/>
      <w:marRight w:val="0"/>
      <w:marTop w:val="0"/>
      <w:marBottom w:val="0"/>
      <w:divBdr>
        <w:top w:val="none" w:sz="0" w:space="0" w:color="auto"/>
        <w:left w:val="none" w:sz="0" w:space="0" w:color="auto"/>
        <w:bottom w:val="none" w:sz="0" w:space="0" w:color="auto"/>
        <w:right w:val="none" w:sz="0" w:space="0" w:color="auto"/>
      </w:divBdr>
    </w:div>
    <w:div w:id="204149315">
      <w:marLeft w:val="0"/>
      <w:marRight w:val="0"/>
      <w:marTop w:val="0"/>
      <w:marBottom w:val="0"/>
      <w:divBdr>
        <w:top w:val="none" w:sz="0" w:space="0" w:color="auto"/>
        <w:left w:val="none" w:sz="0" w:space="0" w:color="auto"/>
        <w:bottom w:val="none" w:sz="0" w:space="0" w:color="auto"/>
        <w:right w:val="none" w:sz="0" w:space="0" w:color="auto"/>
      </w:divBdr>
    </w:div>
    <w:div w:id="204174445">
      <w:marLeft w:val="0"/>
      <w:marRight w:val="0"/>
      <w:marTop w:val="0"/>
      <w:marBottom w:val="0"/>
      <w:divBdr>
        <w:top w:val="none" w:sz="0" w:space="0" w:color="auto"/>
        <w:left w:val="none" w:sz="0" w:space="0" w:color="auto"/>
        <w:bottom w:val="none" w:sz="0" w:space="0" w:color="auto"/>
        <w:right w:val="none" w:sz="0" w:space="0" w:color="auto"/>
      </w:divBdr>
    </w:div>
    <w:div w:id="204176786">
      <w:bodyDiv w:val="1"/>
      <w:marLeft w:val="0"/>
      <w:marRight w:val="0"/>
      <w:marTop w:val="0"/>
      <w:marBottom w:val="0"/>
      <w:divBdr>
        <w:top w:val="none" w:sz="0" w:space="0" w:color="auto"/>
        <w:left w:val="none" w:sz="0" w:space="0" w:color="auto"/>
        <w:bottom w:val="none" w:sz="0" w:space="0" w:color="auto"/>
        <w:right w:val="none" w:sz="0" w:space="0" w:color="auto"/>
      </w:divBdr>
    </w:div>
    <w:div w:id="204221654">
      <w:marLeft w:val="0"/>
      <w:marRight w:val="0"/>
      <w:marTop w:val="0"/>
      <w:marBottom w:val="0"/>
      <w:divBdr>
        <w:top w:val="none" w:sz="0" w:space="0" w:color="auto"/>
        <w:left w:val="none" w:sz="0" w:space="0" w:color="auto"/>
        <w:bottom w:val="none" w:sz="0" w:space="0" w:color="auto"/>
        <w:right w:val="none" w:sz="0" w:space="0" w:color="auto"/>
      </w:divBdr>
    </w:div>
    <w:div w:id="204294113">
      <w:marLeft w:val="0"/>
      <w:marRight w:val="0"/>
      <w:marTop w:val="0"/>
      <w:marBottom w:val="0"/>
      <w:divBdr>
        <w:top w:val="none" w:sz="0" w:space="0" w:color="auto"/>
        <w:left w:val="none" w:sz="0" w:space="0" w:color="auto"/>
        <w:bottom w:val="none" w:sz="0" w:space="0" w:color="auto"/>
        <w:right w:val="none" w:sz="0" w:space="0" w:color="auto"/>
      </w:divBdr>
    </w:div>
    <w:div w:id="204298167">
      <w:marLeft w:val="0"/>
      <w:marRight w:val="0"/>
      <w:marTop w:val="0"/>
      <w:marBottom w:val="0"/>
      <w:divBdr>
        <w:top w:val="none" w:sz="0" w:space="0" w:color="auto"/>
        <w:left w:val="none" w:sz="0" w:space="0" w:color="auto"/>
        <w:bottom w:val="none" w:sz="0" w:space="0" w:color="auto"/>
        <w:right w:val="none" w:sz="0" w:space="0" w:color="auto"/>
      </w:divBdr>
    </w:div>
    <w:div w:id="204367979">
      <w:marLeft w:val="0"/>
      <w:marRight w:val="0"/>
      <w:marTop w:val="0"/>
      <w:marBottom w:val="0"/>
      <w:divBdr>
        <w:top w:val="none" w:sz="0" w:space="0" w:color="auto"/>
        <w:left w:val="none" w:sz="0" w:space="0" w:color="auto"/>
        <w:bottom w:val="none" w:sz="0" w:space="0" w:color="auto"/>
        <w:right w:val="none" w:sz="0" w:space="0" w:color="auto"/>
      </w:divBdr>
    </w:div>
    <w:div w:id="204488117">
      <w:marLeft w:val="0"/>
      <w:marRight w:val="0"/>
      <w:marTop w:val="0"/>
      <w:marBottom w:val="0"/>
      <w:divBdr>
        <w:top w:val="none" w:sz="0" w:space="0" w:color="auto"/>
        <w:left w:val="none" w:sz="0" w:space="0" w:color="auto"/>
        <w:bottom w:val="none" w:sz="0" w:space="0" w:color="auto"/>
        <w:right w:val="none" w:sz="0" w:space="0" w:color="auto"/>
      </w:divBdr>
    </w:div>
    <w:div w:id="204678023">
      <w:marLeft w:val="0"/>
      <w:marRight w:val="0"/>
      <w:marTop w:val="0"/>
      <w:marBottom w:val="0"/>
      <w:divBdr>
        <w:top w:val="none" w:sz="0" w:space="0" w:color="auto"/>
        <w:left w:val="none" w:sz="0" w:space="0" w:color="auto"/>
        <w:bottom w:val="none" w:sz="0" w:space="0" w:color="auto"/>
        <w:right w:val="none" w:sz="0" w:space="0" w:color="auto"/>
      </w:divBdr>
    </w:div>
    <w:div w:id="204686571">
      <w:marLeft w:val="0"/>
      <w:marRight w:val="0"/>
      <w:marTop w:val="0"/>
      <w:marBottom w:val="0"/>
      <w:divBdr>
        <w:top w:val="none" w:sz="0" w:space="0" w:color="auto"/>
        <w:left w:val="none" w:sz="0" w:space="0" w:color="auto"/>
        <w:bottom w:val="none" w:sz="0" w:space="0" w:color="auto"/>
        <w:right w:val="none" w:sz="0" w:space="0" w:color="auto"/>
      </w:divBdr>
    </w:div>
    <w:div w:id="204802181">
      <w:marLeft w:val="0"/>
      <w:marRight w:val="0"/>
      <w:marTop w:val="0"/>
      <w:marBottom w:val="0"/>
      <w:divBdr>
        <w:top w:val="none" w:sz="0" w:space="0" w:color="auto"/>
        <w:left w:val="none" w:sz="0" w:space="0" w:color="auto"/>
        <w:bottom w:val="none" w:sz="0" w:space="0" w:color="auto"/>
        <w:right w:val="none" w:sz="0" w:space="0" w:color="auto"/>
      </w:divBdr>
    </w:div>
    <w:div w:id="204827782">
      <w:marLeft w:val="0"/>
      <w:marRight w:val="0"/>
      <w:marTop w:val="0"/>
      <w:marBottom w:val="0"/>
      <w:divBdr>
        <w:top w:val="none" w:sz="0" w:space="0" w:color="auto"/>
        <w:left w:val="none" w:sz="0" w:space="0" w:color="auto"/>
        <w:bottom w:val="none" w:sz="0" w:space="0" w:color="auto"/>
        <w:right w:val="none" w:sz="0" w:space="0" w:color="auto"/>
      </w:divBdr>
    </w:div>
    <w:div w:id="204831207">
      <w:marLeft w:val="0"/>
      <w:marRight w:val="0"/>
      <w:marTop w:val="0"/>
      <w:marBottom w:val="0"/>
      <w:divBdr>
        <w:top w:val="none" w:sz="0" w:space="0" w:color="auto"/>
        <w:left w:val="none" w:sz="0" w:space="0" w:color="auto"/>
        <w:bottom w:val="none" w:sz="0" w:space="0" w:color="auto"/>
        <w:right w:val="none" w:sz="0" w:space="0" w:color="auto"/>
      </w:divBdr>
    </w:div>
    <w:div w:id="204873044">
      <w:marLeft w:val="0"/>
      <w:marRight w:val="0"/>
      <w:marTop w:val="0"/>
      <w:marBottom w:val="0"/>
      <w:divBdr>
        <w:top w:val="none" w:sz="0" w:space="0" w:color="auto"/>
        <w:left w:val="none" w:sz="0" w:space="0" w:color="auto"/>
        <w:bottom w:val="none" w:sz="0" w:space="0" w:color="auto"/>
        <w:right w:val="none" w:sz="0" w:space="0" w:color="auto"/>
      </w:divBdr>
    </w:div>
    <w:div w:id="204952887">
      <w:marLeft w:val="480"/>
      <w:marRight w:val="0"/>
      <w:marTop w:val="0"/>
      <w:marBottom w:val="0"/>
      <w:divBdr>
        <w:top w:val="none" w:sz="0" w:space="0" w:color="auto"/>
        <w:left w:val="none" w:sz="0" w:space="0" w:color="auto"/>
        <w:bottom w:val="none" w:sz="0" w:space="0" w:color="auto"/>
        <w:right w:val="none" w:sz="0" w:space="0" w:color="auto"/>
      </w:divBdr>
    </w:div>
    <w:div w:id="205028087">
      <w:marLeft w:val="0"/>
      <w:marRight w:val="0"/>
      <w:marTop w:val="0"/>
      <w:marBottom w:val="0"/>
      <w:divBdr>
        <w:top w:val="none" w:sz="0" w:space="0" w:color="auto"/>
        <w:left w:val="none" w:sz="0" w:space="0" w:color="auto"/>
        <w:bottom w:val="none" w:sz="0" w:space="0" w:color="auto"/>
        <w:right w:val="none" w:sz="0" w:space="0" w:color="auto"/>
      </w:divBdr>
    </w:div>
    <w:div w:id="205139226">
      <w:marLeft w:val="0"/>
      <w:marRight w:val="0"/>
      <w:marTop w:val="0"/>
      <w:marBottom w:val="0"/>
      <w:divBdr>
        <w:top w:val="none" w:sz="0" w:space="0" w:color="auto"/>
        <w:left w:val="none" w:sz="0" w:space="0" w:color="auto"/>
        <w:bottom w:val="none" w:sz="0" w:space="0" w:color="auto"/>
        <w:right w:val="none" w:sz="0" w:space="0" w:color="auto"/>
      </w:divBdr>
    </w:div>
    <w:div w:id="205217014">
      <w:marLeft w:val="0"/>
      <w:marRight w:val="0"/>
      <w:marTop w:val="0"/>
      <w:marBottom w:val="0"/>
      <w:divBdr>
        <w:top w:val="none" w:sz="0" w:space="0" w:color="auto"/>
        <w:left w:val="none" w:sz="0" w:space="0" w:color="auto"/>
        <w:bottom w:val="none" w:sz="0" w:space="0" w:color="auto"/>
        <w:right w:val="none" w:sz="0" w:space="0" w:color="auto"/>
      </w:divBdr>
    </w:div>
    <w:div w:id="205218530">
      <w:marLeft w:val="0"/>
      <w:marRight w:val="0"/>
      <w:marTop w:val="0"/>
      <w:marBottom w:val="0"/>
      <w:divBdr>
        <w:top w:val="none" w:sz="0" w:space="0" w:color="auto"/>
        <w:left w:val="none" w:sz="0" w:space="0" w:color="auto"/>
        <w:bottom w:val="none" w:sz="0" w:space="0" w:color="auto"/>
        <w:right w:val="none" w:sz="0" w:space="0" w:color="auto"/>
      </w:divBdr>
    </w:div>
    <w:div w:id="205262593">
      <w:marLeft w:val="0"/>
      <w:marRight w:val="0"/>
      <w:marTop w:val="0"/>
      <w:marBottom w:val="0"/>
      <w:divBdr>
        <w:top w:val="none" w:sz="0" w:space="0" w:color="auto"/>
        <w:left w:val="none" w:sz="0" w:space="0" w:color="auto"/>
        <w:bottom w:val="none" w:sz="0" w:space="0" w:color="auto"/>
        <w:right w:val="none" w:sz="0" w:space="0" w:color="auto"/>
      </w:divBdr>
    </w:div>
    <w:div w:id="205407783">
      <w:marLeft w:val="0"/>
      <w:marRight w:val="0"/>
      <w:marTop w:val="0"/>
      <w:marBottom w:val="0"/>
      <w:divBdr>
        <w:top w:val="none" w:sz="0" w:space="0" w:color="auto"/>
        <w:left w:val="none" w:sz="0" w:space="0" w:color="auto"/>
        <w:bottom w:val="none" w:sz="0" w:space="0" w:color="auto"/>
        <w:right w:val="none" w:sz="0" w:space="0" w:color="auto"/>
      </w:divBdr>
    </w:div>
    <w:div w:id="205414020">
      <w:marLeft w:val="0"/>
      <w:marRight w:val="0"/>
      <w:marTop w:val="0"/>
      <w:marBottom w:val="0"/>
      <w:divBdr>
        <w:top w:val="none" w:sz="0" w:space="0" w:color="auto"/>
        <w:left w:val="none" w:sz="0" w:space="0" w:color="auto"/>
        <w:bottom w:val="none" w:sz="0" w:space="0" w:color="auto"/>
        <w:right w:val="none" w:sz="0" w:space="0" w:color="auto"/>
      </w:divBdr>
    </w:div>
    <w:div w:id="205457160">
      <w:marLeft w:val="0"/>
      <w:marRight w:val="0"/>
      <w:marTop w:val="0"/>
      <w:marBottom w:val="0"/>
      <w:divBdr>
        <w:top w:val="none" w:sz="0" w:space="0" w:color="auto"/>
        <w:left w:val="none" w:sz="0" w:space="0" w:color="auto"/>
        <w:bottom w:val="none" w:sz="0" w:space="0" w:color="auto"/>
        <w:right w:val="none" w:sz="0" w:space="0" w:color="auto"/>
      </w:divBdr>
    </w:div>
    <w:div w:id="205484411">
      <w:marLeft w:val="0"/>
      <w:marRight w:val="0"/>
      <w:marTop w:val="0"/>
      <w:marBottom w:val="0"/>
      <w:divBdr>
        <w:top w:val="none" w:sz="0" w:space="0" w:color="auto"/>
        <w:left w:val="none" w:sz="0" w:space="0" w:color="auto"/>
        <w:bottom w:val="none" w:sz="0" w:space="0" w:color="auto"/>
        <w:right w:val="none" w:sz="0" w:space="0" w:color="auto"/>
      </w:divBdr>
    </w:div>
    <w:div w:id="205605293">
      <w:marLeft w:val="0"/>
      <w:marRight w:val="0"/>
      <w:marTop w:val="0"/>
      <w:marBottom w:val="0"/>
      <w:divBdr>
        <w:top w:val="none" w:sz="0" w:space="0" w:color="auto"/>
        <w:left w:val="none" w:sz="0" w:space="0" w:color="auto"/>
        <w:bottom w:val="none" w:sz="0" w:space="0" w:color="auto"/>
        <w:right w:val="none" w:sz="0" w:space="0" w:color="auto"/>
      </w:divBdr>
    </w:div>
    <w:div w:id="205722838">
      <w:marLeft w:val="0"/>
      <w:marRight w:val="0"/>
      <w:marTop w:val="0"/>
      <w:marBottom w:val="0"/>
      <w:divBdr>
        <w:top w:val="none" w:sz="0" w:space="0" w:color="auto"/>
        <w:left w:val="none" w:sz="0" w:space="0" w:color="auto"/>
        <w:bottom w:val="none" w:sz="0" w:space="0" w:color="auto"/>
        <w:right w:val="none" w:sz="0" w:space="0" w:color="auto"/>
      </w:divBdr>
    </w:div>
    <w:div w:id="205725960">
      <w:marLeft w:val="0"/>
      <w:marRight w:val="0"/>
      <w:marTop w:val="0"/>
      <w:marBottom w:val="0"/>
      <w:divBdr>
        <w:top w:val="none" w:sz="0" w:space="0" w:color="auto"/>
        <w:left w:val="none" w:sz="0" w:space="0" w:color="auto"/>
        <w:bottom w:val="none" w:sz="0" w:space="0" w:color="auto"/>
        <w:right w:val="none" w:sz="0" w:space="0" w:color="auto"/>
      </w:divBdr>
    </w:div>
    <w:div w:id="205870812">
      <w:marLeft w:val="0"/>
      <w:marRight w:val="0"/>
      <w:marTop w:val="0"/>
      <w:marBottom w:val="0"/>
      <w:divBdr>
        <w:top w:val="none" w:sz="0" w:space="0" w:color="auto"/>
        <w:left w:val="none" w:sz="0" w:space="0" w:color="auto"/>
        <w:bottom w:val="none" w:sz="0" w:space="0" w:color="auto"/>
        <w:right w:val="none" w:sz="0" w:space="0" w:color="auto"/>
      </w:divBdr>
    </w:div>
    <w:div w:id="205987690">
      <w:marLeft w:val="0"/>
      <w:marRight w:val="0"/>
      <w:marTop w:val="0"/>
      <w:marBottom w:val="0"/>
      <w:divBdr>
        <w:top w:val="none" w:sz="0" w:space="0" w:color="auto"/>
        <w:left w:val="none" w:sz="0" w:space="0" w:color="auto"/>
        <w:bottom w:val="none" w:sz="0" w:space="0" w:color="auto"/>
        <w:right w:val="none" w:sz="0" w:space="0" w:color="auto"/>
      </w:divBdr>
    </w:div>
    <w:div w:id="205987915">
      <w:marLeft w:val="0"/>
      <w:marRight w:val="0"/>
      <w:marTop w:val="0"/>
      <w:marBottom w:val="0"/>
      <w:divBdr>
        <w:top w:val="none" w:sz="0" w:space="0" w:color="auto"/>
        <w:left w:val="none" w:sz="0" w:space="0" w:color="auto"/>
        <w:bottom w:val="none" w:sz="0" w:space="0" w:color="auto"/>
        <w:right w:val="none" w:sz="0" w:space="0" w:color="auto"/>
      </w:divBdr>
    </w:div>
    <w:div w:id="205992572">
      <w:marLeft w:val="0"/>
      <w:marRight w:val="0"/>
      <w:marTop w:val="0"/>
      <w:marBottom w:val="0"/>
      <w:divBdr>
        <w:top w:val="none" w:sz="0" w:space="0" w:color="auto"/>
        <w:left w:val="none" w:sz="0" w:space="0" w:color="auto"/>
        <w:bottom w:val="none" w:sz="0" w:space="0" w:color="auto"/>
        <w:right w:val="none" w:sz="0" w:space="0" w:color="auto"/>
      </w:divBdr>
    </w:div>
    <w:div w:id="206069531">
      <w:marLeft w:val="0"/>
      <w:marRight w:val="0"/>
      <w:marTop w:val="0"/>
      <w:marBottom w:val="0"/>
      <w:divBdr>
        <w:top w:val="none" w:sz="0" w:space="0" w:color="auto"/>
        <w:left w:val="none" w:sz="0" w:space="0" w:color="auto"/>
        <w:bottom w:val="none" w:sz="0" w:space="0" w:color="auto"/>
        <w:right w:val="none" w:sz="0" w:space="0" w:color="auto"/>
      </w:divBdr>
    </w:div>
    <w:div w:id="206113433">
      <w:marLeft w:val="0"/>
      <w:marRight w:val="0"/>
      <w:marTop w:val="0"/>
      <w:marBottom w:val="0"/>
      <w:divBdr>
        <w:top w:val="none" w:sz="0" w:space="0" w:color="auto"/>
        <w:left w:val="none" w:sz="0" w:space="0" w:color="auto"/>
        <w:bottom w:val="none" w:sz="0" w:space="0" w:color="auto"/>
        <w:right w:val="none" w:sz="0" w:space="0" w:color="auto"/>
      </w:divBdr>
    </w:div>
    <w:div w:id="206188916">
      <w:marLeft w:val="0"/>
      <w:marRight w:val="0"/>
      <w:marTop w:val="0"/>
      <w:marBottom w:val="0"/>
      <w:divBdr>
        <w:top w:val="none" w:sz="0" w:space="0" w:color="auto"/>
        <w:left w:val="none" w:sz="0" w:space="0" w:color="auto"/>
        <w:bottom w:val="none" w:sz="0" w:space="0" w:color="auto"/>
        <w:right w:val="none" w:sz="0" w:space="0" w:color="auto"/>
      </w:divBdr>
    </w:div>
    <w:div w:id="206377831">
      <w:marLeft w:val="0"/>
      <w:marRight w:val="0"/>
      <w:marTop w:val="0"/>
      <w:marBottom w:val="0"/>
      <w:divBdr>
        <w:top w:val="none" w:sz="0" w:space="0" w:color="auto"/>
        <w:left w:val="none" w:sz="0" w:space="0" w:color="auto"/>
        <w:bottom w:val="none" w:sz="0" w:space="0" w:color="auto"/>
        <w:right w:val="none" w:sz="0" w:space="0" w:color="auto"/>
      </w:divBdr>
    </w:div>
    <w:div w:id="206380274">
      <w:marLeft w:val="0"/>
      <w:marRight w:val="0"/>
      <w:marTop w:val="0"/>
      <w:marBottom w:val="0"/>
      <w:divBdr>
        <w:top w:val="none" w:sz="0" w:space="0" w:color="auto"/>
        <w:left w:val="none" w:sz="0" w:space="0" w:color="auto"/>
        <w:bottom w:val="none" w:sz="0" w:space="0" w:color="auto"/>
        <w:right w:val="none" w:sz="0" w:space="0" w:color="auto"/>
      </w:divBdr>
    </w:div>
    <w:div w:id="206527473">
      <w:marLeft w:val="0"/>
      <w:marRight w:val="0"/>
      <w:marTop w:val="0"/>
      <w:marBottom w:val="0"/>
      <w:divBdr>
        <w:top w:val="none" w:sz="0" w:space="0" w:color="auto"/>
        <w:left w:val="none" w:sz="0" w:space="0" w:color="auto"/>
        <w:bottom w:val="none" w:sz="0" w:space="0" w:color="auto"/>
        <w:right w:val="none" w:sz="0" w:space="0" w:color="auto"/>
      </w:divBdr>
    </w:div>
    <w:div w:id="206646400">
      <w:marLeft w:val="0"/>
      <w:marRight w:val="0"/>
      <w:marTop w:val="0"/>
      <w:marBottom w:val="0"/>
      <w:divBdr>
        <w:top w:val="none" w:sz="0" w:space="0" w:color="auto"/>
        <w:left w:val="none" w:sz="0" w:space="0" w:color="auto"/>
        <w:bottom w:val="none" w:sz="0" w:space="0" w:color="auto"/>
        <w:right w:val="none" w:sz="0" w:space="0" w:color="auto"/>
      </w:divBdr>
    </w:div>
    <w:div w:id="206723391">
      <w:marLeft w:val="0"/>
      <w:marRight w:val="0"/>
      <w:marTop w:val="0"/>
      <w:marBottom w:val="0"/>
      <w:divBdr>
        <w:top w:val="none" w:sz="0" w:space="0" w:color="auto"/>
        <w:left w:val="none" w:sz="0" w:space="0" w:color="auto"/>
        <w:bottom w:val="none" w:sz="0" w:space="0" w:color="auto"/>
        <w:right w:val="none" w:sz="0" w:space="0" w:color="auto"/>
      </w:divBdr>
    </w:div>
    <w:div w:id="206794034">
      <w:marLeft w:val="0"/>
      <w:marRight w:val="0"/>
      <w:marTop w:val="0"/>
      <w:marBottom w:val="0"/>
      <w:divBdr>
        <w:top w:val="none" w:sz="0" w:space="0" w:color="auto"/>
        <w:left w:val="none" w:sz="0" w:space="0" w:color="auto"/>
        <w:bottom w:val="none" w:sz="0" w:space="0" w:color="auto"/>
        <w:right w:val="none" w:sz="0" w:space="0" w:color="auto"/>
      </w:divBdr>
    </w:div>
    <w:div w:id="206796363">
      <w:marLeft w:val="0"/>
      <w:marRight w:val="0"/>
      <w:marTop w:val="0"/>
      <w:marBottom w:val="0"/>
      <w:divBdr>
        <w:top w:val="none" w:sz="0" w:space="0" w:color="auto"/>
        <w:left w:val="none" w:sz="0" w:space="0" w:color="auto"/>
        <w:bottom w:val="none" w:sz="0" w:space="0" w:color="auto"/>
        <w:right w:val="none" w:sz="0" w:space="0" w:color="auto"/>
      </w:divBdr>
    </w:div>
    <w:div w:id="206837523">
      <w:bodyDiv w:val="1"/>
      <w:marLeft w:val="0"/>
      <w:marRight w:val="0"/>
      <w:marTop w:val="0"/>
      <w:marBottom w:val="0"/>
      <w:divBdr>
        <w:top w:val="none" w:sz="0" w:space="0" w:color="auto"/>
        <w:left w:val="none" w:sz="0" w:space="0" w:color="auto"/>
        <w:bottom w:val="none" w:sz="0" w:space="0" w:color="auto"/>
        <w:right w:val="none" w:sz="0" w:space="0" w:color="auto"/>
      </w:divBdr>
    </w:div>
    <w:div w:id="206914308">
      <w:bodyDiv w:val="1"/>
      <w:marLeft w:val="0"/>
      <w:marRight w:val="0"/>
      <w:marTop w:val="0"/>
      <w:marBottom w:val="0"/>
      <w:divBdr>
        <w:top w:val="none" w:sz="0" w:space="0" w:color="auto"/>
        <w:left w:val="none" w:sz="0" w:space="0" w:color="auto"/>
        <w:bottom w:val="none" w:sz="0" w:space="0" w:color="auto"/>
        <w:right w:val="none" w:sz="0" w:space="0" w:color="auto"/>
      </w:divBdr>
    </w:div>
    <w:div w:id="206989340">
      <w:marLeft w:val="0"/>
      <w:marRight w:val="0"/>
      <w:marTop w:val="0"/>
      <w:marBottom w:val="0"/>
      <w:divBdr>
        <w:top w:val="none" w:sz="0" w:space="0" w:color="auto"/>
        <w:left w:val="none" w:sz="0" w:space="0" w:color="auto"/>
        <w:bottom w:val="none" w:sz="0" w:space="0" w:color="auto"/>
        <w:right w:val="none" w:sz="0" w:space="0" w:color="auto"/>
      </w:divBdr>
    </w:div>
    <w:div w:id="206992107">
      <w:marLeft w:val="0"/>
      <w:marRight w:val="0"/>
      <w:marTop w:val="0"/>
      <w:marBottom w:val="0"/>
      <w:divBdr>
        <w:top w:val="none" w:sz="0" w:space="0" w:color="auto"/>
        <w:left w:val="none" w:sz="0" w:space="0" w:color="auto"/>
        <w:bottom w:val="none" w:sz="0" w:space="0" w:color="auto"/>
        <w:right w:val="none" w:sz="0" w:space="0" w:color="auto"/>
      </w:divBdr>
    </w:div>
    <w:div w:id="207105843">
      <w:marLeft w:val="0"/>
      <w:marRight w:val="0"/>
      <w:marTop w:val="0"/>
      <w:marBottom w:val="0"/>
      <w:divBdr>
        <w:top w:val="none" w:sz="0" w:space="0" w:color="auto"/>
        <w:left w:val="none" w:sz="0" w:space="0" w:color="auto"/>
        <w:bottom w:val="none" w:sz="0" w:space="0" w:color="auto"/>
        <w:right w:val="none" w:sz="0" w:space="0" w:color="auto"/>
      </w:divBdr>
    </w:div>
    <w:div w:id="207113650">
      <w:marLeft w:val="0"/>
      <w:marRight w:val="0"/>
      <w:marTop w:val="0"/>
      <w:marBottom w:val="0"/>
      <w:divBdr>
        <w:top w:val="none" w:sz="0" w:space="0" w:color="auto"/>
        <w:left w:val="none" w:sz="0" w:space="0" w:color="auto"/>
        <w:bottom w:val="none" w:sz="0" w:space="0" w:color="auto"/>
        <w:right w:val="none" w:sz="0" w:space="0" w:color="auto"/>
      </w:divBdr>
    </w:div>
    <w:div w:id="207180884">
      <w:marLeft w:val="0"/>
      <w:marRight w:val="0"/>
      <w:marTop w:val="0"/>
      <w:marBottom w:val="0"/>
      <w:divBdr>
        <w:top w:val="none" w:sz="0" w:space="0" w:color="auto"/>
        <w:left w:val="none" w:sz="0" w:space="0" w:color="auto"/>
        <w:bottom w:val="none" w:sz="0" w:space="0" w:color="auto"/>
        <w:right w:val="none" w:sz="0" w:space="0" w:color="auto"/>
      </w:divBdr>
    </w:div>
    <w:div w:id="207301933">
      <w:marLeft w:val="0"/>
      <w:marRight w:val="0"/>
      <w:marTop w:val="0"/>
      <w:marBottom w:val="0"/>
      <w:divBdr>
        <w:top w:val="none" w:sz="0" w:space="0" w:color="auto"/>
        <w:left w:val="none" w:sz="0" w:space="0" w:color="auto"/>
        <w:bottom w:val="none" w:sz="0" w:space="0" w:color="auto"/>
        <w:right w:val="none" w:sz="0" w:space="0" w:color="auto"/>
      </w:divBdr>
    </w:div>
    <w:div w:id="207374904">
      <w:marLeft w:val="0"/>
      <w:marRight w:val="0"/>
      <w:marTop w:val="0"/>
      <w:marBottom w:val="0"/>
      <w:divBdr>
        <w:top w:val="none" w:sz="0" w:space="0" w:color="auto"/>
        <w:left w:val="none" w:sz="0" w:space="0" w:color="auto"/>
        <w:bottom w:val="none" w:sz="0" w:space="0" w:color="auto"/>
        <w:right w:val="none" w:sz="0" w:space="0" w:color="auto"/>
      </w:divBdr>
    </w:div>
    <w:div w:id="207382546">
      <w:marLeft w:val="0"/>
      <w:marRight w:val="0"/>
      <w:marTop w:val="0"/>
      <w:marBottom w:val="0"/>
      <w:divBdr>
        <w:top w:val="none" w:sz="0" w:space="0" w:color="auto"/>
        <w:left w:val="none" w:sz="0" w:space="0" w:color="auto"/>
        <w:bottom w:val="none" w:sz="0" w:space="0" w:color="auto"/>
        <w:right w:val="none" w:sz="0" w:space="0" w:color="auto"/>
      </w:divBdr>
    </w:div>
    <w:div w:id="207424311">
      <w:marLeft w:val="0"/>
      <w:marRight w:val="0"/>
      <w:marTop w:val="0"/>
      <w:marBottom w:val="0"/>
      <w:divBdr>
        <w:top w:val="none" w:sz="0" w:space="0" w:color="auto"/>
        <w:left w:val="none" w:sz="0" w:space="0" w:color="auto"/>
        <w:bottom w:val="none" w:sz="0" w:space="0" w:color="auto"/>
        <w:right w:val="none" w:sz="0" w:space="0" w:color="auto"/>
      </w:divBdr>
    </w:div>
    <w:div w:id="207452591">
      <w:marLeft w:val="0"/>
      <w:marRight w:val="0"/>
      <w:marTop w:val="0"/>
      <w:marBottom w:val="0"/>
      <w:divBdr>
        <w:top w:val="none" w:sz="0" w:space="0" w:color="auto"/>
        <w:left w:val="none" w:sz="0" w:space="0" w:color="auto"/>
        <w:bottom w:val="none" w:sz="0" w:space="0" w:color="auto"/>
        <w:right w:val="none" w:sz="0" w:space="0" w:color="auto"/>
      </w:divBdr>
    </w:div>
    <w:div w:id="207492665">
      <w:marLeft w:val="0"/>
      <w:marRight w:val="0"/>
      <w:marTop w:val="0"/>
      <w:marBottom w:val="0"/>
      <w:divBdr>
        <w:top w:val="none" w:sz="0" w:space="0" w:color="auto"/>
        <w:left w:val="none" w:sz="0" w:space="0" w:color="auto"/>
        <w:bottom w:val="none" w:sz="0" w:space="0" w:color="auto"/>
        <w:right w:val="none" w:sz="0" w:space="0" w:color="auto"/>
      </w:divBdr>
    </w:div>
    <w:div w:id="207494074">
      <w:marLeft w:val="0"/>
      <w:marRight w:val="0"/>
      <w:marTop w:val="0"/>
      <w:marBottom w:val="0"/>
      <w:divBdr>
        <w:top w:val="none" w:sz="0" w:space="0" w:color="auto"/>
        <w:left w:val="none" w:sz="0" w:space="0" w:color="auto"/>
        <w:bottom w:val="none" w:sz="0" w:space="0" w:color="auto"/>
        <w:right w:val="none" w:sz="0" w:space="0" w:color="auto"/>
      </w:divBdr>
    </w:div>
    <w:div w:id="207494939">
      <w:bodyDiv w:val="1"/>
      <w:marLeft w:val="0"/>
      <w:marRight w:val="0"/>
      <w:marTop w:val="0"/>
      <w:marBottom w:val="0"/>
      <w:divBdr>
        <w:top w:val="none" w:sz="0" w:space="0" w:color="auto"/>
        <w:left w:val="none" w:sz="0" w:space="0" w:color="auto"/>
        <w:bottom w:val="none" w:sz="0" w:space="0" w:color="auto"/>
        <w:right w:val="none" w:sz="0" w:space="0" w:color="auto"/>
      </w:divBdr>
    </w:div>
    <w:div w:id="207499436">
      <w:marLeft w:val="0"/>
      <w:marRight w:val="0"/>
      <w:marTop w:val="0"/>
      <w:marBottom w:val="0"/>
      <w:divBdr>
        <w:top w:val="none" w:sz="0" w:space="0" w:color="auto"/>
        <w:left w:val="none" w:sz="0" w:space="0" w:color="auto"/>
        <w:bottom w:val="none" w:sz="0" w:space="0" w:color="auto"/>
        <w:right w:val="none" w:sz="0" w:space="0" w:color="auto"/>
      </w:divBdr>
    </w:div>
    <w:div w:id="207567966">
      <w:marLeft w:val="0"/>
      <w:marRight w:val="0"/>
      <w:marTop w:val="0"/>
      <w:marBottom w:val="0"/>
      <w:divBdr>
        <w:top w:val="none" w:sz="0" w:space="0" w:color="auto"/>
        <w:left w:val="none" w:sz="0" w:space="0" w:color="auto"/>
        <w:bottom w:val="none" w:sz="0" w:space="0" w:color="auto"/>
        <w:right w:val="none" w:sz="0" w:space="0" w:color="auto"/>
      </w:divBdr>
    </w:div>
    <w:div w:id="207685678">
      <w:marLeft w:val="0"/>
      <w:marRight w:val="0"/>
      <w:marTop w:val="0"/>
      <w:marBottom w:val="0"/>
      <w:divBdr>
        <w:top w:val="none" w:sz="0" w:space="0" w:color="auto"/>
        <w:left w:val="none" w:sz="0" w:space="0" w:color="auto"/>
        <w:bottom w:val="none" w:sz="0" w:space="0" w:color="auto"/>
        <w:right w:val="none" w:sz="0" w:space="0" w:color="auto"/>
      </w:divBdr>
    </w:div>
    <w:div w:id="207761147">
      <w:marLeft w:val="0"/>
      <w:marRight w:val="0"/>
      <w:marTop w:val="0"/>
      <w:marBottom w:val="0"/>
      <w:divBdr>
        <w:top w:val="none" w:sz="0" w:space="0" w:color="auto"/>
        <w:left w:val="none" w:sz="0" w:space="0" w:color="auto"/>
        <w:bottom w:val="none" w:sz="0" w:space="0" w:color="auto"/>
        <w:right w:val="none" w:sz="0" w:space="0" w:color="auto"/>
      </w:divBdr>
    </w:div>
    <w:div w:id="207765133">
      <w:marLeft w:val="0"/>
      <w:marRight w:val="0"/>
      <w:marTop w:val="0"/>
      <w:marBottom w:val="0"/>
      <w:divBdr>
        <w:top w:val="none" w:sz="0" w:space="0" w:color="auto"/>
        <w:left w:val="none" w:sz="0" w:space="0" w:color="auto"/>
        <w:bottom w:val="none" w:sz="0" w:space="0" w:color="auto"/>
        <w:right w:val="none" w:sz="0" w:space="0" w:color="auto"/>
      </w:divBdr>
    </w:div>
    <w:div w:id="207767801">
      <w:marLeft w:val="0"/>
      <w:marRight w:val="0"/>
      <w:marTop w:val="0"/>
      <w:marBottom w:val="0"/>
      <w:divBdr>
        <w:top w:val="none" w:sz="0" w:space="0" w:color="auto"/>
        <w:left w:val="none" w:sz="0" w:space="0" w:color="auto"/>
        <w:bottom w:val="none" w:sz="0" w:space="0" w:color="auto"/>
        <w:right w:val="none" w:sz="0" w:space="0" w:color="auto"/>
      </w:divBdr>
    </w:div>
    <w:div w:id="207886249">
      <w:marLeft w:val="0"/>
      <w:marRight w:val="0"/>
      <w:marTop w:val="0"/>
      <w:marBottom w:val="0"/>
      <w:divBdr>
        <w:top w:val="none" w:sz="0" w:space="0" w:color="auto"/>
        <w:left w:val="none" w:sz="0" w:space="0" w:color="auto"/>
        <w:bottom w:val="none" w:sz="0" w:space="0" w:color="auto"/>
        <w:right w:val="none" w:sz="0" w:space="0" w:color="auto"/>
      </w:divBdr>
    </w:div>
    <w:div w:id="207959445">
      <w:marLeft w:val="0"/>
      <w:marRight w:val="0"/>
      <w:marTop w:val="0"/>
      <w:marBottom w:val="0"/>
      <w:divBdr>
        <w:top w:val="none" w:sz="0" w:space="0" w:color="auto"/>
        <w:left w:val="none" w:sz="0" w:space="0" w:color="auto"/>
        <w:bottom w:val="none" w:sz="0" w:space="0" w:color="auto"/>
        <w:right w:val="none" w:sz="0" w:space="0" w:color="auto"/>
      </w:divBdr>
    </w:div>
    <w:div w:id="208029102">
      <w:marLeft w:val="0"/>
      <w:marRight w:val="0"/>
      <w:marTop w:val="0"/>
      <w:marBottom w:val="0"/>
      <w:divBdr>
        <w:top w:val="none" w:sz="0" w:space="0" w:color="auto"/>
        <w:left w:val="none" w:sz="0" w:space="0" w:color="auto"/>
        <w:bottom w:val="none" w:sz="0" w:space="0" w:color="auto"/>
        <w:right w:val="none" w:sz="0" w:space="0" w:color="auto"/>
      </w:divBdr>
    </w:div>
    <w:div w:id="208032053">
      <w:marLeft w:val="0"/>
      <w:marRight w:val="0"/>
      <w:marTop w:val="0"/>
      <w:marBottom w:val="0"/>
      <w:divBdr>
        <w:top w:val="none" w:sz="0" w:space="0" w:color="auto"/>
        <w:left w:val="none" w:sz="0" w:space="0" w:color="auto"/>
        <w:bottom w:val="none" w:sz="0" w:space="0" w:color="auto"/>
        <w:right w:val="none" w:sz="0" w:space="0" w:color="auto"/>
      </w:divBdr>
    </w:div>
    <w:div w:id="208080904">
      <w:marLeft w:val="0"/>
      <w:marRight w:val="0"/>
      <w:marTop w:val="0"/>
      <w:marBottom w:val="0"/>
      <w:divBdr>
        <w:top w:val="none" w:sz="0" w:space="0" w:color="auto"/>
        <w:left w:val="none" w:sz="0" w:space="0" w:color="auto"/>
        <w:bottom w:val="none" w:sz="0" w:space="0" w:color="auto"/>
        <w:right w:val="none" w:sz="0" w:space="0" w:color="auto"/>
      </w:divBdr>
    </w:div>
    <w:div w:id="208107634">
      <w:marLeft w:val="0"/>
      <w:marRight w:val="0"/>
      <w:marTop w:val="0"/>
      <w:marBottom w:val="0"/>
      <w:divBdr>
        <w:top w:val="none" w:sz="0" w:space="0" w:color="auto"/>
        <w:left w:val="none" w:sz="0" w:space="0" w:color="auto"/>
        <w:bottom w:val="none" w:sz="0" w:space="0" w:color="auto"/>
        <w:right w:val="none" w:sz="0" w:space="0" w:color="auto"/>
      </w:divBdr>
    </w:div>
    <w:div w:id="208341376">
      <w:marLeft w:val="0"/>
      <w:marRight w:val="0"/>
      <w:marTop w:val="0"/>
      <w:marBottom w:val="0"/>
      <w:divBdr>
        <w:top w:val="none" w:sz="0" w:space="0" w:color="auto"/>
        <w:left w:val="none" w:sz="0" w:space="0" w:color="auto"/>
        <w:bottom w:val="none" w:sz="0" w:space="0" w:color="auto"/>
        <w:right w:val="none" w:sz="0" w:space="0" w:color="auto"/>
      </w:divBdr>
    </w:div>
    <w:div w:id="208341638">
      <w:marLeft w:val="0"/>
      <w:marRight w:val="0"/>
      <w:marTop w:val="0"/>
      <w:marBottom w:val="0"/>
      <w:divBdr>
        <w:top w:val="none" w:sz="0" w:space="0" w:color="auto"/>
        <w:left w:val="none" w:sz="0" w:space="0" w:color="auto"/>
        <w:bottom w:val="none" w:sz="0" w:space="0" w:color="auto"/>
        <w:right w:val="none" w:sz="0" w:space="0" w:color="auto"/>
      </w:divBdr>
    </w:div>
    <w:div w:id="208347344">
      <w:marLeft w:val="0"/>
      <w:marRight w:val="0"/>
      <w:marTop w:val="0"/>
      <w:marBottom w:val="0"/>
      <w:divBdr>
        <w:top w:val="none" w:sz="0" w:space="0" w:color="auto"/>
        <w:left w:val="none" w:sz="0" w:space="0" w:color="auto"/>
        <w:bottom w:val="none" w:sz="0" w:space="0" w:color="auto"/>
        <w:right w:val="none" w:sz="0" w:space="0" w:color="auto"/>
      </w:divBdr>
    </w:div>
    <w:div w:id="208348003">
      <w:marLeft w:val="0"/>
      <w:marRight w:val="0"/>
      <w:marTop w:val="0"/>
      <w:marBottom w:val="0"/>
      <w:divBdr>
        <w:top w:val="none" w:sz="0" w:space="0" w:color="auto"/>
        <w:left w:val="none" w:sz="0" w:space="0" w:color="auto"/>
        <w:bottom w:val="none" w:sz="0" w:space="0" w:color="auto"/>
        <w:right w:val="none" w:sz="0" w:space="0" w:color="auto"/>
      </w:divBdr>
    </w:div>
    <w:div w:id="208495437">
      <w:marLeft w:val="0"/>
      <w:marRight w:val="0"/>
      <w:marTop w:val="0"/>
      <w:marBottom w:val="0"/>
      <w:divBdr>
        <w:top w:val="none" w:sz="0" w:space="0" w:color="auto"/>
        <w:left w:val="none" w:sz="0" w:space="0" w:color="auto"/>
        <w:bottom w:val="none" w:sz="0" w:space="0" w:color="auto"/>
        <w:right w:val="none" w:sz="0" w:space="0" w:color="auto"/>
      </w:divBdr>
    </w:div>
    <w:div w:id="208497622">
      <w:marLeft w:val="0"/>
      <w:marRight w:val="0"/>
      <w:marTop w:val="0"/>
      <w:marBottom w:val="0"/>
      <w:divBdr>
        <w:top w:val="none" w:sz="0" w:space="0" w:color="auto"/>
        <w:left w:val="none" w:sz="0" w:space="0" w:color="auto"/>
        <w:bottom w:val="none" w:sz="0" w:space="0" w:color="auto"/>
        <w:right w:val="none" w:sz="0" w:space="0" w:color="auto"/>
      </w:divBdr>
    </w:div>
    <w:div w:id="208538186">
      <w:marLeft w:val="0"/>
      <w:marRight w:val="0"/>
      <w:marTop w:val="0"/>
      <w:marBottom w:val="0"/>
      <w:divBdr>
        <w:top w:val="none" w:sz="0" w:space="0" w:color="auto"/>
        <w:left w:val="none" w:sz="0" w:space="0" w:color="auto"/>
        <w:bottom w:val="none" w:sz="0" w:space="0" w:color="auto"/>
        <w:right w:val="none" w:sz="0" w:space="0" w:color="auto"/>
      </w:divBdr>
    </w:div>
    <w:div w:id="208568280">
      <w:marLeft w:val="0"/>
      <w:marRight w:val="0"/>
      <w:marTop w:val="0"/>
      <w:marBottom w:val="0"/>
      <w:divBdr>
        <w:top w:val="none" w:sz="0" w:space="0" w:color="auto"/>
        <w:left w:val="none" w:sz="0" w:space="0" w:color="auto"/>
        <w:bottom w:val="none" w:sz="0" w:space="0" w:color="auto"/>
        <w:right w:val="none" w:sz="0" w:space="0" w:color="auto"/>
      </w:divBdr>
    </w:div>
    <w:div w:id="208735743">
      <w:marLeft w:val="0"/>
      <w:marRight w:val="0"/>
      <w:marTop w:val="0"/>
      <w:marBottom w:val="0"/>
      <w:divBdr>
        <w:top w:val="none" w:sz="0" w:space="0" w:color="auto"/>
        <w:left w:val="none" w:sz="0" w:space="0" w:color="auto"/>
        <w:bottom w:val="none" w:sz="0" w:space="0" w:color="auto"/>
        <w:right w:val="none" w:sz="0" w:space="0" w:color="auto"/>
      </w:divBdr>
    </w:div>
    <w:div w:id="208885000">
      <w:marLeft w:val="0"/>
      <w:marRight w:val="0"/>
      <w:marTop w:val="0"/>
      <w:marBottom w:val="0"/>
      <w:divBdr>
        <w:top w:val="none" w:sz="0" w:space="0" w:color="auto"/>
        <w:left w:val="none" w:sz="0" w:space="0" w:color="auto"/>
        <w:bottom w:val="none" w:sz="0" w:space="0" w:color="auto"/>
        <w:right w:val="none" w:sz="0" w:space="0" w:color="auto"/>
      </w:divBdr>
    </w:div>
    <w:div w:id="209004593">
      <w:marLeft w:val="0"/>
      <w:marRight w:val="0"/>
      <w:marTop w:val="0"/>
      <w:marBottom w:val="0"/>
      <w:divBdr>
        <w:top w:val="none" w:sz="0" w:space="0" w:color="auto"/>
        <w:left w:val="none" w:sz="0" w:space="0" w:color="auto"/>
        <w:bottom w:val="none" w:sz="0" w:space="0" w:color="auto"/>
        <w:right w:val="none" w:sz="0" w:space="0" w:color="auto"/>
      </w:divBdr>
    </w:div>
    <w:div w:id="209074817">
      <w:marLeft w:val="0"/>
      <w:marRight w:val="0"/>
      <w:marTop w:val="0"/>
      <w:marBottom w:val="0"/>
      <w:divBdr>
        <w:top w:val="none" w:sz="0" w:space="0" w:color="auto"/>
        <w:left w:val="none" w:sz="0" w:space="0" w:color="auto"/>
        <w:bottom w:val="none" w:sz="0" w:space="0" w:color="auto"/>
        <w:right w:val="none" w:sz="0" w:space="0" w:color="auto"/>
      </w:divBdr>
    </w:div>
    <w:div w:id="209222025">
      <w:marLeft w:val="0"/>
      <w:marRight w:val="0"/>
      <w:marTop w:val="0"/>
      <w:marBottom w:val="0"/>
      <w:divBdr>
        <w:top w:val="none" w:sz="0" w:space="0" w:color="auto"/>
        <w:left w:val="none" w:sz="0" w:space="0" w:color="auto"/>
        <w:bottom w:val="none" w:sz="0" w:space="0" w:color="auto"/>
        <w:right w:val="none" w:sz="0" w:space="0" w:color="auto"/>
      </w:divBdr>
    </w:div>
    <w:div w:id="209265926">
      <w:marLeft w:val="0"/>
      <w:marRight w:val="0"/>
      <w:marTop w:val="0"/>
      <w:marBottom w:val="0"/>
      <w:divBdr>
        <w:top w:val="none" w:sz="0" w:space="0" w:color="auto"/>
        <w:left w:val="none" w:sz="0" w:space="0" w:color="auto"/>
        <w:bottom w:val="none" w:sz="0" w:space="0" w:color="auto"/>
        <w:right w:val="none" w:sz="0" w:space="0" w:color="auto"/>
      </w:divBdr>
    </w:div>
    <w:div w:id="209271816">
      <w:marLeft w:val="0"/>
      <w:marRight w:val="0"/>
      <w:marTop w:val="0"/>
      <w:marBottom w:val="0"/>
      <w:divBdr>
        <w:top w:val="none" w:sz="0" w:space="0" w:color="auto"/>
        <w:left w:val="none" w:sz="0" w:space="0" w:color="auto"/>
        <w:bottom w:val="none" w:sz="0" w:space="0" w:color="auto"/>
        <w:right w:val="none" w:sz="0" w:space="0" w:color="auto"/>
      </w:divBdr>
    </w:div>
    <w:div w:id="209348600">
      <w:marLeft w:val="0"/>
      <w:marRight w:val="0"/>
      <w:marTop w:val="0"/>
      <w:marBottom w:val="0"/>
      <w:divBdr>
        <w:top w:val="none" w:sz="0" w:space="0" w:color="auto"/>
        <w:left w:val="none" w:sz="0" w:space="0" w:color="auto"/>
        <w:bottom w:val="none" w:sz="0" w:space="0" w:color="auto"/>
        <w:right w:val="none" w:sz="0" w:space="0" w:color="auto"/>
      </w:divBdr>
    </w:div>
    <w:div w:id="209391212">
      <w:marLeft w:val="0"/>
      <w:marRight w:val="0"/>
      <w:marTop w:val="0"/>
      <w:marBottom w:val="0"/>
      <w:divBdr>
        <w:top w:val="none" w:sz="0" w:space="0" w:color="auto"/>
        <w:left w:val="none" w:sz="0" w:space="0" w:color="auto"/>
        <w:bottom w:val="none" w:sz="0" w:space="0" w:color="auto"/>
        <w:right w:val="none" w:sz="0" w:space="0" w:color="auto"/>
      </w:divBdr>
    </w:div>
    <w:div w:id="209609290">
      <w:marLeft w:val="0"/>
      <w:marRight w:val="0"/>
      <w:marTop w:val="0"/>
      <w:marBottom w:val="0"/>
      <w:divBdr>
        <w:top w:val="none" w:sz="0" w:space="0" w:color="auto"/>
        <w:left w:val="none" w:sz="0" w:space="0" w:color="auto"/>
        <w:bottom w:val="none" w:sz="0" w:space="0" w:color="auto"/>
        <w:right w:val="none" w:sz="0" w:space="0" w:color="auto"/>
      </w:divBdr>
    </w:div>
    <w:div w:id="209616403">
      <w:marLeft w:val="0"/>
      <w:marRight w:val="0"/>
      <w:marTop w:val="0"/>
      <w:marBottom w:val="0"/>
      <w:divBdr>
        <w:top w:val="none" w:sz="0" w:space="0" w:color="auto"/>
        <w:left w:val="none" w:sz="0" w:space="0" w:color="auto"/>
        <w:bottom w:val="none" w:sz="0" w:space="0" w:color="auto"/>
        <w:right w:val="none" w:sz="0" w:space="0" w:color="auto"/>
      </w:divBdr>
    </w:div>
    <w:div w:id="209653151">
      <w:marLeft w:val="0"/>
      <w:marRight w:val="0"/>
      <w:marTop w:val="0"/>
      <w:marBottom w:val="0"/>
      <w:divBdr>
        <w:top w:val="none" w:sz="0" w:space="0" w:color="auto"/>
        <w:left w:val="none" w:sz="0" w:space="0" w:color="auto"/>
        <w:bottom w:val="none" w:sz="0" w:space="0" w:color="auto"/>
        <w:right w:val="none" w:sz="0" w:space="0" w:color="auto"/>
      </w:divBdr>
    </w:div>
    <w:div w:id="209728069">
      <w:marLeft w:val="0"/>
      <w:marRight w:val="0"/>
      <w:marTop w:val="0"/>
      <w:marBottom w:val="0"/>
      <w:divBdr>
        <w:top w:val="none" w:sz="0" w:space="0" w:color="auto"/>
        <w:left w:val="none" w:sz="0" w:space="0" w:color="auto"/>
        <w:bottom w:val="none" w:sz="0" w:space="0" w:color="auto"/>
        <w:right w:val="none" w:sz="0" w:space="0" w:color="auto"/>
      </w:divBdr>
    </w:div>
    <w:div w:id="209804884">
      <w:marLeft w:val="0"/>
      <w:marRight w:val="0"/>
      <w:marTop w:val="0"/>
      <w:marBottom w:val="0"/>
      <w:divBdr>
        <w:top w:val="none" w:sz="0" w:space="0" w:color="auto"/>
        <w:left w:val="none" w:sz="0" w:space="0" w:color="auto"/>
        <w:bottom w:val="none" w:sz="0" w:space="0" w:color="auto"/>
        <w:right w:val="none" w:sz="0" w:space="0" w:color="auto"/>
      </w:divBdr>
    </w:div>
    <w:div w:id="209808273">
      <w:marLeft w:val="0"/>
      <w:marRight w:val="0"/>
      <w:marTop w:val="0"/>
      <w:marBottom w:val="0"/>
      <w:divBdr>
        <w:top w:val="none" w:sz="0" w:space="0" w:color="auto"/>
        <w:left w:val="none" w:sz="0" w:space="0" w:color="auto"/>
        <w:bottom w:val="none" w:sz="0" w:space="0" w:color="auto"/>
        <w:right w:val="none" w:sz="0" w:space="0" w:color="auto"/>
      </w:divBdr>
    </w:div>
    <w:div w:id="209809026">
      <w:marLeft w:val="0"/>
      <w:marRight w:val="0"/>
      <w:marTop w:val="0"/>
      <w:marBottom w:val="0"/>
      <w:divBdr>
        <w:top w:val="none" w:sz="0" w:space="0" w:color="auto"/>
        <w:left w:val="none" w:sz="0" w:space="0" w:color="auto"/>
        <w:bottom w:val="none" w:sz="0" w:space="0" w:color="auto"/>
        <w:right w:val="none" w:sz="0" w:space="0" w:color="auto"/>
      </w:divBdr>
    </w:div>
    <w:div w:id="209809920">
      <w:marLeft w:val="0"/>
      <w:marRight w:val="0"/>
      <w:marTop w:val="0"/>
      <w:marBottom w:val="0"/>
      <w:divBdr>
        <w:top w:val="none" w:sz="0" w:space="0" w:color="auto"/>
        <w:left w:val="none" w:sz="0" w:space="0" w:color="auto"/>
        <w:bottom w:val="none" w:sz="0" w:space="0" w:color="auto"/>
        <w:right w:val="none" w:sz="0" w:space="0" w:color="auto"/>
      </w:divBdr>
    </w:div>
    <w:div w:id="209922564">
      <w:marLeft w:val="0"/>
      <w:marRight w:val="0"/>
      <w:marTop w:val="0"/>
      <w:marBottom w:val="0"/>
      <w:divBdr>
        <w:top w:val="none" w:sz="0" w:space="0" w:color="auto"/>
        <w:left w:val="none" w:sz="0" w:space="0" w:color="auto"/>
        <w:bottom w:val="none" w:sz="0" w:space="0" w:color="auto"/>
        <w:right w:val="none" w:sz="0" w:space="0" w:color="auto"/>
      </w:divBdr>
    </w:div>
    <w:div w:id="210044678">
      <w:marLeft w:val="0"/>
      <w:marRight w:val="0"/>
      <w:marTop w:val="0"/>
      <w:marBottom w:val="0"/>
      <w:divBdr>
        <w:top w:val="none" w:sz="0" w:space="0" w:color="auto"/>
        <w:left w:val="none" w:sz="0" w:space="0" w:color="auto"/>
        <w:bottom w:val="none" w:sz="0" w:space="0" w:color="auto"/>
        <w:right w:val="none" w:sz="0" w:space="0" w:color="auto"/>
      </w:divBdr>
    </w:div>
    <w:div w:id="210070989">
      <w:marLeft w:val="0"/>
      <w:marRight w:val="0"/>
      <w:marTop w:val="0"/>
      <w:marBottom w:val="0"/>
      <w:divBdr>
        <w:top w:val="none" w:sz="0" w:space="0" w:color="auto"/>
        <w:left w:val="none" w:sz="0" w:space="0" w:color="auto"/>
        <w:bottom w:val="none" w:sz="0" w:space="0" w:color="auto"/>
        <w:right w:val="none" w:sz="0" w:space="0" w:color="auto"/>
      </w:divBdr>
    </w:div>
    <w:div w:id="210114970">
      <w:marLeft w:val="0"/>
      <w:marRight w:val="0"/>
      <w:marTop w:val="0"/>
      <w:marBottom w:val="0"/>
      <w:divBdr>
        <w:top w:val="none" w:sz="0" w:space="0" w:color="auto"/>
        <w:left w:val="none" w:sz="0" w:space="0" w:color="auto"/>
        <w:bottom w:val="none" w:sz="0" w:space="0" w:color="auto"/>
        <w:right w:val="none" w:sz="0" w:space="0" w:color="auto"/>
      </w:divBdr>
    </w:div>
    <w:div w:id="210115885">
      <w:marLeft w:val="0"/>
      <w:marRight w:val="0"/>
      <w:marTop w:val="0"/>
      <w:marBottom w:val="0"/>
      <w:divBdr>
        <w:top w:val="none" w:sz="0" w:space="0" w:color="auto"/>
        <w:left w:val="none" w:sz="0" w:space="0" w:color="auto"/>
        <w:bottom w:val="none" w:sz="0" w:space="0" w:color="auto"/>
        <w:right w:val="none" w:sz="0" w:space="0" w:color="auto"/>
      </w:divBdr>
    </w:div>
    <w:div w:id="210188027">
      <w:marLeft w:val="0"/>
      <w:marRight w:val="0"/>
      <w:marTop w:val="0"/>
      <w:marBottom w:val="0"/>
      <w:divBdr>
        <w:top w:val="none" w:sz="0" w:space="0" w:color="auto"/>
        <w:left w:val="none" w:sz="0" w:space="0" w:color="auto"/>
        <w:bottom w:val="none" w:sz="0" w:space="0" w:color="auto"/>
        <w:right w:val="none" w:sz="0" w:space="0" w:color="auto"/>
      </w:divBdr>
    </w:div>
    <w:div w:id="210263647">
      <w:marLeft w:val="0"/>
      <w:marRight w:val="0"/>
      <w:marTop w:val="0"/>
      <w:marBottom w:val="0"/>
      <w:divBdr>
        <w:top w:val="none" w:sz="0" w:space="0" w:color="auto"/>
        <w:left w:val="none" w:sz="0" w:space="0" w:color="auto"/>
        <w:bottom w:val="none" w:sz="0" w:space="0" w:color="auto"/>
        <w:right w:val="none" w:sz="0" w:space="0" w:color="auto"/>
      </w:divBdr>
    </w:div>
    <w:div w:id="210314163">
      <w:bodyDiv w:val="1"/>
      <w:marLeft w:val="0"/>
      <w:marRight w:val="0"/>
      <w:marTop w:val="0"/>
      <w:marBottom w:val="0"/>
      <w:divBdr>
        <w:top w:val="none" w:sz="0" w:space="0" w:color="auto"/>
        <w:left w:val="none" w:sz="0" w:space="0" w:color="auto"/>
        <w:bottom w:val="none" w:sz="0" w:space="0" w:color="auto"/>
        <w:right w:val="none" w:sz="0" w:space="0" w:color="auto"/>
      </w:divBdr>
    </w:div>
    <w:div w:id="210698664">
      <w:marLeft w:val="0"/>
      <w:marRight w:val="0"/>
      <w:marTop w:val="0"/>
      <w:marBottom w:val="0"/>
      <w:divBdr>
        <w:top w:val="none" w:sz="0" w:space="0" w:color="auto"/>
        <w:left w:val="none" w:sz="0" w:space="0" w:color="auto"/>
        <w:bottom w:val="none" w:sz="0" w:space="0" w:color="auto"/>
        <w:right w:val="none" w:sz="0" w:space="0" w:color="auto"/>
      </w:divBdr>
    </w:div>
    <w:div w:id="210700282">
      <w:marLeft w:val="0"/>
      <w:marRight w:val="0"/>
      <w:marTop w:val="0"/>
      <w:marBottom w:val="0"/>
      <w:divBdr>
        <w:top w:val="none" w:sz="0" w:space="0" w:color="auto"/>
        <w:left w:val="none" w:sz="0" w:space="0" w:color="auto"/>
        <w:bottom w:val="none" w:sz="0" w:space="0" w:color="auto"/>
        <w:right w:val="none" w:sz="0" w:space="0" w:color="auto"/>
      </w:divBdr>
    </w:div>
    <w:div w:id="210726929">
      <w:marLeft w:val="0"/>
      <w:marRight w:val="0"/>
      <w:marTop w:val="0"/>
      <w:marBottom w:val="0"/>
      <w:divBdr>
        <w:top w:val="none" w:sz="0" w:space="0" w:color="auto"/>
        <w:left w:val="none" w:sz="0" w:space="0" w:color="auto"/>
        <w:bottom w:val="none" w:sz="0" w:space="0" w:color="auto"/>
        <w:right w:val="none" w:sz="0" w:space="0" w:color="auto"/>
      </w:divBdr>
    </w:div>
    <w:div w:id="210727308">
      <w:bodyDiv w:val="1"/>
      <w:marLeft w:val="0"/>
      <w:marRight w:val="0"/>
      <w:marTop w:val="0"/>
      <w:marBottom w:val="0"/>
      <w:divBdr>
        <w:top w:val="none" w:sz="0" w:space="0" w:color="auto"/>
        <w:left w:val="none" w:sz="0" w:space="0" w:color="auto"/>
        <w:bottom w:val="none" w:sz="0" w:space="0" w:color="auto"/>
        <w:right w:val="none" w:sz="0" w:space="0" w:color="auto"/>
      </w:divBdr>
    </w:div>
    <w:div w:id="210768707">
      <w:marLeft w:val="0"/>
      <w:marRight w:val="0"/>
      <w:marTop w:val="0"/>
      <w:marBottom w:val="0"/>
      <w:divBdr>
        <w:top w:val="none" w:sz="0" w:space="0" w:color="auto"/>
        <w:left w:val="none" w:sz="0" w:space="0" w:color="auto"/>
        <w:bottom w:val="none" w:sz="0" w:space="0" w:color="auto"/>
        <w:right w:val="none" w:sz="0" w:space="0" w:color="auto"/>
      </w:divBdr>
    </w:div>
    <w:div w:id="210847203">
      <w:marLeft w:val="0"/>
      <w:marRight w:val="0"/>
      <w:marTop w:val="0"/>
      <w:marBottom w:val="0"/>
      <w:divBdr>
        <w:top w:val="none" w:sz="0" w:space="0" w:color="auto"/>
        <w:left w:val="none" w:sz="0" w:space="0" w:color="auto"/>
        <w:bottom w:val="none" w:sz="0" w:space="0" w:color="auto"/>
        <w:right w:val="none" w:sz="0" w:space="0" w:color="auto"/>
      </w:divBdr>
    </w:div>
    <w:div w:id="210918412">
      <w:marLeft w:val="0"/>
      <w:marRight w:val="0"/>
      <w:marTop w:val="0"/>
      <w:marBottom w:val="0"/>
      <w:divBdr>
        <w:top w:val="none" w:sz="0" w:space="0" w:color="auto"/>
        <w:left w:val="none" w:sz="0" w:space="0" w:color="auto"/>
        <w:bottom w:val="none" w:sz="0" w:space="0" w:color="auto"/>
        <w:right w:val="none" w:sz="0" w:space="0" w:color="auto"/>
      </w:divBdr>
    </w:div>
    <w:div w:id="210923777">
      <w:marLeft w:val="0"/>
      <w:marRight w:val="0"/>
      <w:marTop w:val="0"/>
      <w:marBottom w:val="0"/>
      <w:divBdr>
        <w:top w:val="none" w:sz="0" w:space="0" w:color="auto"/>
        <w:left w:val="none" w:sz="0" w:space="0" w:color="auto"/>
        <w:bottom w:val="none" w:sz="0" w:space="0" w:color="auto"/>
        <w:right w:val="none" w:sz="0" w:space="0" w:color="auto"/>
      </w:divBdr>
    </w:div>
    <w:div w:id="211041555">
      <w:marLeft w:val="0"/>
      <w:marRight w:val="0"/>
      <w:marTop w:val="0"/>
      <w:marBottom w:val="0"/>
      <w:divBdr>
        <w:top w:val="none" w:sz="0" w:space="0" w:color="auto"/>
        <w:left w:val="none" w:sz="0" w:space="0" w:color="auto"/>
        <w:bottom w:val="none" w:sz="0" w:space="0" w:color="auto"/>
        <w:right w:val="none" w:sz="0" w:space="0" w:color="auto"/>
      </w:divBdr>
    </w:div>
    <w:div w:id="211043934">
      <w:marLeft w:val="0"/>
      <w:marRight w:val="0"/>
      <w:marTop w:val="0"/>
      <w:marBottom w:val="0"/>
      <w:divBdr>
        <w:top w:val="none" w:sz="0" w:space="0" w:color="auto"/>
        <w:left w:val="none" w:sz="0" w:space="0" w:color="auto"/>
        <w:bottom w:val="none" w:sz="0" w:space="0" w:color="auto"/>
        <w:right w:val="none" w:sz="0" w:space="0" w:color="auto"/>
      </w:divBdr>
    </w:div>
    <w:div w:id="211118339">
      <w:marLeft w:val="0"/>
      <w:marRight w:val="0"/>
      <w:marTop w:val="0"/>
      <w:marBottom w:val="0"/>
      <w:divBdr>
        <w:top w:val="none" w:sz="0" w:space="0" w:color="auto"/>
        <w:left w:val="none" w:sz="0" w:space="0" w:color="auto"/>
        <w:bottom w:val="none" w:sz="0" w:space="0" w:color="auto"/>
        <w:right w:val="none" w:sz="0" w:space="0" w:color="auto"/>
      </w:divBdr>
    </w:div>
    <w:div w:id="211120756">
      <w:marLeft w:val="0"/>
      <w:marRight w:val="0"/>
      <w:marTop w:val="0"/>
      <w:marBottom w:val="0"/>
      <w:divBdr>
        <w:top w:val="none" w:sz="0" w:space="0" w:color="auto"/>
        <w:left w:val="none" w:sz="0" w:space="0" w:color="auto"/>
        <w:bottom w:val="none" w:sz="0" w:space="0" w:color="auto"/>
        <w:right w:val="none" w:sz="0" w:space="0" w:color="auto"/>
      </w:divBdr>
    </w:div>
    <w:div w:id="211357177">
      <w:marLeft w:val="0"/>
      <w:marRight w:val="0"/>
      <w:marTop w:val="0"/>
      <w:marBottom w:val="0"/>
      <w:divBdr>
        <w:top w:val="none" w:sz="0" w:space="0" w:color="auto"/>
        <w:left w:val="none" w:sz="0" w:space="0" w:color="auto"/>
        <w:bottom w:val="none" w:sz="0" w:space="0" w:color="auto"/>
        <w:right w:val="none" w:sz="0" w:space="0" w:color="auto"/>
      </w:divBdr>
    </w:div>
    <w:div w:id="211426792">
      <w:marLeft w:val="0"/>
      <w:marRight w:val="0"/>
      <w:marTop w:val="0"/>
      <w:marBottom w:val="0"/>
      <w:divBdr>
        <w:top w:val="none" w:sz="0" w:space="0" w:color="auto"/>
        <w:left w:val="none" w:sz="0" w:space="0" w:color="auto"/>
        <w:bottom w:val="none" w:sz="0" w:space="0" w:color="auto"/>
        <w:right w:val="none" w:sz="0" w:space="0" w:color="auto"/>
      </w:divBdr>
    </w:div>
    <w:div w:id="211431246">
      <w:marLeft w:val="0"/>
      <w:marRight w:val="0"/>
      <w:marTop w:val="0"/>
      <w:marBottom w:val="0"/>
      <w:divBdr>
        <w:top w:val="none" w:sz="0" w:space="0" w:color="auto"/>
        <w:left w:val="none" w:sz="0" w:space="0" w:color="auto"/>
        <w:bottom w:val="none" w:sz="0" w:space="0" w:color="auto"/>
        <w:right w:val="none" w:sz="0" w:space="0" w:color="auto"/>
      </w:divBdr>
    </w:div>
    <w:div w:id="211696920">
      <w:marLeft w:val="0"/>
      <w:marRight w:val="0"/>
      <w:marTop w:val="0"/>
      <w:marBottom w:val="0"/>
      <w:divBdr>
        <w:top w:val="none" w:sz="0" w:space="0" w:color="auto"/>
        <w:left w:val="none" w:sz="0" w:space="0" w:color="auto"/>
        <w:bottom w:val="none" w:sz="0" w:space="0" w:color="auto"/>
        <w:right w:val="none" w:sz="0" w:space="0" w:color="auto"/>
      </w:divBdr>
    </w:div>
    <w:div w:id="211771253">
      <w:marLeft w:val="0"/>
      <w:marRight w:val="0"/>
      <w:marTop w:val="0"/>
      <w:marBottom w:val="0"/>
      <w:divBdr>
        <w:top w:val="none" w:sz="0" w:space="0" w:color="auto"/>
        <w:left w:val="none" w:sz="0" w:space="0" w:color="auto"/>
        <w:bottom w:val="none" w:sz="0" w:space="0" w:color="auto"/>
        <w:right w:val="none" w:sz="0" w:space="0" w:color="auto"/>
      </w:divBdr>
    </w:div>
    <w:div w:id="212036529">
      <w:marLeft w:val="0"/>
      <w:marRight w:val="0"/>
      <w:marTop w:val="0"/>
      <w:marBottom w:val="0"/>
      <w:divBdr>
        <w:top w:val="none" w:sz="0" w:space="0" w:color="auto"/>
        <w:left w:val="none" w:sz="0" w:space="0" w:color="auto"/>
        <w:bottom w:val="none" w:sz="0" w:space="0" w:color="auto"/>
        <w:right w:val="none" w:sz="0" w:space="0" w:color="auto"/>
      </w:divBdr>
    </w:div>
    <w:div w:id="212158453">
      <w:marLeft w:val="0"/>
      <w:marRight w:val="0"/>
      <w:marTop w:val="0"/>
      <w:marBottom w:val="0"/>
      <w:divBdr>
        <w:top w:val="none" w:sz="0" w:space="0" w:color="auto"/>
        <w:left w:val="none" w:sz="0" w:space="0" w:color="auto"/>
        <w:bottom w:val="none" w:sz="0" w:space="0" w:color="auto"/>
        <w:right w:val="none" w:sz="0" w:space="0" w:color="auto"/>
      </w:divBdr>
    </w:div>
    <w:div w:id="212468200">
      <w:marLeft w:val="0"/>
      <w:marRight w:val="0"/>
      <w:marTop w:val="0"/>
      <w:marBottom w:val="0"/>
      <w:divBdr>
        <w:top w:val="none" w:sz="0" w:space="0" w:color="auto"/>
        <w:left w:val="none" w:sz="0" w:space="0" w:color="auto"/>
        <w:bottom w:val="none" w:sz="0" w:space="0" w:color="auto"/>
        <w:right w:val="none" w:sz="0" w:space="0" w:color="auto"/>
      </w:divBdr>
    </w:div>
    <w:div w:id="212541491">
      <w:marLeft w:val="0"/>
      <w:marRight w:val="0"/>
      <w:marTop w:val="0"/>
      <w:marBottom w:val="0"/>
      <w:divBdr>
        <w:top w:val="none" w:sz="0" w:space="0" w:color="auto"/>
        <w:left w:val="none" w:sz="0" w:space="0" w:color="auto"/>
        <w:bottom w:val="none" w:sz="0" w:space="0" w:color="auto"/>
        <w:right w:val="none" w:sz="0" w:space="0" w:color="auto"/>
      </w:divBdr>
    </w:div>
    <w:div w:id="212542944">
      <w:marLeft w:val="0"/>
      <w:marRight w:val="0"/>
      <w:marTop w:val="0"/>
      <w:marBottom w:val="0"/>
      <w:divBdr>
        <w:top w:val="none" w:sz="0" w:space="0" w:color="auto"/>
        <w:left w:val="none" w:sz="0" w:space="0" w:color="auto"/>
        <w:bottom w:val="none" w:sz="0" w:space="0" w:color="auto"/>
        <w:right w:val="none" w:sz="0" w:space="0" w:color="auto"/>
      </w:divBdr>
    </w:div>
    <w:div w:id="212547687">
      <w:marLeft w:val="0"/>
      <w:marRight w:val="0"/>
      <w:marTop w:val="0"/>
      <w:marBottom w:val="0"/>
      <w:divBdr>
        <w:top w:val="none" w:sz="0" w:space="0" w:color="auto"/>
        <w:left w:val="none" w:sz="0" w:space="0" w:color="auto"/>
        <w:bottom w:val="none" w:sz="0" w:space="0" w:color="auto"/>
        <w:right w:val="none" w:sz="0" w:space="0" w:color="auto"/>
      </w:divBdr>
    </w:div>
    <w:div w:id="212617258">
      <w:marLeft w:val="0"/>
      <w:marRight w:val="0"/>
      <w:marTop w:val="0"/>
      <w:marBottom w:val="0"/>
      <w:divBdr>
        <w:top w:val="none" w:sz="0" w:space="0" w:color="auto"/>
        <w:left w:val="none" w:sz="0" w:space="0" w:color="auto"/>
        <w:bottom w:val="none" w:sz="0" w:space="0" w:color="auto"/>
        <w:right w:val="none" w:sz="0" w:space="0" w:color="auto"/>
      </w:divBdr>
    </w:div>
    <w:div w:id="212692450">
      <w:marLeft w:val="0"/>
      <w:marRight w:val="0"/>
      <w:marTop w:val="0"/>
      <w:marBottom w:val="0"/>
      <w:divBdr>
        <w:top w:val="none" w:sz="0" w:space="0" w:color="auto"/>
        <w:left w:val="none" w:sz="0" w:space="0" w:color="auto"/>
        <w:bottom w:val="none" w:sz="0" w:space="0" w:color="auto"/>
        <w:right w:val="none" w:sz="0" w:space="0" w:color="auto"/>
      </w:divBdr>
    </w:div>
    <w:div w:id="212695218">
      <w:marLeft w:val="0"/>
      <w:marRight w:val="0"/>
      <w:marTop w:val="0"/>
      <w:marBottom w:val="0"/>
      <w:divBdr>
        <w:top w:val="none" w:sz="0" w:space="0" w:color="auto"/>
        <w:left w:val="none" w:sz="0" w:space="0" w:color="auto"/>
        <w:bottom w:val="none" w:sz="0" w:space="0" w:color="auto"/>
        <w:right w:val="none" w:sz="0" w:space="0" w:color="auto"/>
      </w:divBdr>
    </w:div>
    <w:div w:id="212734415">
      <w:marLeft w:val="0"/>
      <w:marRight w:val="0"/>
      <w:marTop w:val="0"/>
      <w:marBottom w:val="0"/>
      <w:divBdr>
        <w:top w:val="none" w:sz="0" w:space="0" w:color="auto"/>
        <w:left w:val="none" w:sz="0" w:space="0" w:color="auto"/>
        <w:bottom w:val="none" w:sz="0" w:space="0" w:color="auto"/>
        <w:right w:val="none" w:sz="0" w:space="0" w:color="auto"/>
      </w:divBdr>
    </w:div>
    <w:div w:id="212932692">
      <w:marLeft w:val="0"/>
      <w:marRight w:val="0"/>
      <w:marTop w:val="0"/>
      <w:marBottom w:val="0"/>
      <w:divBdr>
        <w:top w:val="none" w:sz="0" w:space="0" w:color="auto"/>
        <w:left w:val="none" w:sz="0" w:space="0" w:color="auto"/>
        <w:bottom w:val="none" w:sz="0" w:space="0" w:color="auto"/>
        <w:right w:val="none" w:sz="0" w:space="0" w:color="auto"/>
      </w:divBdr>
    </w:div>
    <w:div w:id="213004367">
      <w:marLeft w:val="0"/>
      <w:marRight w:val="0"/>
      <w:marTop w:val="0"/>
      <w:marBottom w:val="0"/>
      <w:divBdr>
        <w:top w:val="none" w:sz="0" w:space="0" w:color="auto"/>
        <w:left w:val="none" w:sz="0" w:space="0" w:color="auto"/>
        <w:bottom w:val="none" w:sz="0" w:space="0" w:color="auto"/>
        <w:right w:val="none" w:sz="0" w:space="0" w:color="auto"/>
      </w:divBdr>
    </w:div>
    <w:div w:id="213007294">
      <w:marLeft w:val="0"/>
      <w:marRight w:val="0"/>
      <w:marTop w:val="0"/>
      <w:marBottom w:val="0"/>
      <w:divBdr>
        <w:top w:val="none" w:sz="0" w:space="0" w:color="auto"/>
        <w:left w:val="none" w:sz="0" w:space="0" w:color="auto"/>
        <w:bottom w:val="none" w:sz="0" w:space="0" w:color="auto"/>
        <w:right w:val="none" w:sz="0" w:space="0" w:color="auto"/>
      </w:divBdr>
    </w:div>
    <w:div w:id="213009008">
      <w:marLeft w:val="0"/>
      <w:marRight w:val="0"/>
      <w:marTop w:val="0"/>
      <w:marBottom w:val="0"/>
      <w:divBdr>
        <w:top w:val="none" w:sz="0" w:space="0" w:color="auto"/>
        <w:left w:val="none" w:sz="0" w:space="0" w:color="auto"/>
        <w:bottom w:val="none" w:sz="0" w:space="0" w:color="auto"/>
        <w:right w:val="none" w:sz="0" w:space="0" w:color="auto"/>
      </w:divBdr>
    </w:div>
    <w:div w:id="213081598">
      <w:marLeft w:val="0"/>
      <w:marRight w:val="0"/>
      <w:marTop w:val="0"/>
      <w:marBottom w:val="0"/>
      <w:divBdr>
        <w:top w:val="none" w:sz="0" w:space="0" w:color="auto"/>
        <w:left w:val="none" w:sz="0" w:space="0" w:color="auto"/>
        <w:bottom w:val="none" w:sz="0" w:space="0" w:color="auto"/>
        <w:right w:val="none" w:sz="0" w:space="0" w:color="auto"/>
      </w:divBdr>
    </w:div>
    <w:div w:id="213200802">
      <w:marLeft w:val="0"/>
      <w:marRight w:val="0"/>
      <w:marTop w:val="0"/>
      <w:marBottom w:val="0"/>
      <w:divBdr>
        <w:top w:val="none" w:sz="0" w:space="0" w:color="auto"/>
        <w:left w:val="none" w:sz="0" w:space="0" w:color="auto"/>
        <w:bottom w:val="none" w:sz="0" w:space="0" w:color="auto"/>
        <w:right w:val="none" w:sz="0" w:space="0" w:color="auto"/>
      </w:divBdr>
    </w:div>
    <w:div w:id="213389372">
      <w:bodyDiv w:val="1"/>
      <w:marLeft w:val="0"/>
      <w:marRight w:val="0"/>
      <w:marTop w:val="0"/>
      <w:marBottom w:val="0"/>
      <w:divBdr>
        <w:top w:val="none" w:sz="0" w:space="0" w:color="auto"/>
        <w:left w:val="none" w:sz="0" w:space="0" w:color="auto"/>
        <w:bottom w:val="none" w:sz="0" w:space="0" w:color="auto"/>
        <w:right w:val="none" w:sz="0" w:space="0" w:color="auto"/>
      </w:divBdr>
    </w:div>
    <w:div w:id="213394387">
      <w:marLeft w:val="0"/>
      <w:marRight w:val="0"/>
      <w:marTop w:val="0"/>
      <w:marBottom w:val="0"/>
      <w:divBdr>
        <w:top w:val="none" w:sz="0" w:space="0" w:color="auto"/>
        <w:left w:val="none" w:sz="0" w:space="0" w:color="auto"/>
        <w:bottom w:val="none" w:sz="0" w:space="0" w:color="auto"/>
        <w:right w:val="none" w:sz="0" w:space="0" w:color="auto"/>
      </w:divBdr>
    </w:div>
    <w:div w:id="213465739">
      <w:marLeft w:val="0"/>
      <w:marRight w:val="0"/>
      <w:marTop w:val="0"/>
      <w:marBottom w:val="0"/>
      <w:divBdr>
        <w:top w:val="none" w:sz="0" w:space="0" w:color="auto"/>
        <w:left w:val="none" w:sz="0" w:space="0" w:color="auto"/>
        <w:bottom w:val="none" w:sz="0" w:space="0" w:color="auto"/>
        <w:right w:val="none" w:sz="0" w:space="0" w:color="auto"/>
      </w:divBdr>
    </w:div>
    <w:div w:id="213547956">
      <w:marLeft w:val="0"/>
      <w:marRight w:val="0"/>
      <w:marTop w:val="0"/>
      <w:marBottom w:val="0"/>
      <w:divBdr>
        <w:top w:val="none" w:sz="0" w:space="0" w:color="auto"/>
        <w:left w:val="none" w:sz="0" w:space="0" w:color="auto"/>
        <w:bottom w:val="none" w:sz="0" w:space="0" w:color="auto"/>
        <w:right w:val="none" w:sz="0" w:space="0" w:color="auto"/>
      </w:divBdr>
    </w:div>
    <w:div w:id="213588723">
      <w:marLeft w:val="0"/>
      <w:marRight w:val="0"/>
      <w:marTop w:val="0"/>
      <w:marBottom w:val="0"/>
      <w:divBdr>
        <w:top w:val="none" w:sz="0" w:space="0" w:color="auto"/>
        <w:left w:val="none" w:sz="0" w:space="0" w:color="auto"/>
        <w:bottom w:val="none" w:sz="0" w:space="0" w:color="auto"/>
        <w:right w:val="none" w:sz="0" w:space="0" w:color="auto"/>
      </w:divBdr>
    </w:div>
    <w:div w:id="213591390">
      <w:marLeft w:val="0"/>
      <w:marRight w:val="0"/>
      <w:marTop w:val="0"/>
      <w:marBottom w:val="0"/>
      <w:divBdr>
        <w:top w:val="none" w:sz="0" w:space="0" w:color="auto"/>
        <w:left w:val="none" w:sz="0" w:space="0" w:color="auto"/>
        <w:bottom w:val="none" w:sz="0" w:space="0" w:color="auto"/>
        <w:right w:val="none" w:sz="0" w:space="0" w:color="auto"/>
      </w:divBdr>
    </w:div>
    <w:div w:id="213929389">
      <w:marLeft w:val="0"/>
      <w:marRight w:val="0"/>
      <w:marTop w:val="0"/>
      <w:marBottom w:val="0"/>
      <w:divBdr>
        <w:top w:val="none" w:sz="0" w:space="0" w:color="auto"/>
        <w:left w:val="none" w:sz="0" w:space="0" w:color="auto"/>
        <w:bottom w:val="none" w:sz="0" w:space="0" w:color="auto"/>
        <w:right w:val="none" w:sz="0" w:space="0" w:color="auto"/>
      </w:divBdr>
    </w:div>
    <w:div w:id="214050653">
      <w:marLeft w:val="0"/>
      <w:marRight w:val="0"/>
      <w:marTop w:val="0"/>
      <w:marBottom w:val="0"/>
      <w:divBdr>
        <w:top w:val="none" w:sz="0" w:space="0" w:color="auto"/>
        <w:left w:val="none" w:sz="0" w:space="0" w:color="auto"/>
        <w:bottom w:val="none" w:sz="0" w:space="0" w:color="auto"/>
        <w:right w:val="none" w:sz="0" w:space="0" w:color="auto"/>
      </w:divBdr>
    </w:div>
    <w:div w:id="214124451">
      <w:marLeft w:val="0"/>
      <w:marRight w:val="0"/>
      <w:marTop w:val="0"/>
      <w:marBottom w:val="0"/>
      <w:divBdr>
        <w:top w:val="none" w:sz="0" w:space="0" w:color="auto"/>
        <w:left w:val="none" w:sz="0" w:space="0" w:color="auto"/>
        <w:bottom w:val="none" w:sz="0" w:space="0" w:color="auto"/>
        <w:right w:val="none" w:sz="0" w:space="0" w:color="auto"/>
      </w:divBdr>
    </w:div>
    <w:div w:id="214125514">
      <w:marLeft w:val="0"/>
      <w:marRight w:val="0"/>
      <w:marTop w:val="0"/>
      <w:marBottom w:val="0"/>
      <w:divBdr>
        <w:top w:val="none" w:sz="0" w:space="0" w:color="auto"/>
        <w:left w:val="none" w:sz="0" w:space="0" w:color="auto"/>
        <w:bottom w:val="none" w:sz="0" w:space="0" w:color="auto"/>
        <w:right w:val="none" w:sz="0" w:space="0" w:color="auto"/>
      </w:divBdr>
    </w:div>
    <w:div w:id="214127853">
      <w:marLeft w:val="0"/>
      <w:marRight w:val="0"/>
      <w:marTop w:val="0"/>
      <w:marBottom w:val="0"/>
      <w:divBdr>
        <w:top w:val="none" w:sz="0" w:space="0" w:color="auto"/>
        <w:left w:val="none" w:sz="0" w:space="0" w:color="auto"/>
        <w:bottom w:val="none" w:sz="0" w:space="0" w:color="auto"/>
        <w:right w:val="none" w:sz="0" w:space="0" w:color="auto"/>
      </w:divBdr>
    </w:div>
    <w:div w:id="214199947">
      <w:marLeft w:val="0"/>
      <w:marRight w:val="0"/>
      <w:marTop w:val="0"/>
      <w:marBottom w:val="0"/>
      <w:divBdr>
        <w:top w:val="none" w:sz="0" w:space="0" w:color="auto"/>
        <w:left w:val="none" w:sz="0" w:space="0" w:color="auto"/>
        <w:bottom w:val="none" w:sz="0" w:space="0" w:color="auto"/>
        <w:right w:val="none" w:sz="0" w:space="0" w:color="auto"/>
      </w:divBdr>
    </w:div>
    <w:div w:id="214241591">
      <w:marLeft w:val="0"/>
      <w:marRight w:val="0"/>
      <w:marTop w:val="0"/>
      <w:marBottom w:val="0"/>
      <w:divBdr>
        <w:top w:val="none" w:sz="0" w:space="0" w:color="auto"/>
        <w:left w:val="none" w:sz="0" w:space="0" w:color="auto"/>
        <w:bottom w:val="none" w:sz="0" w:space="0" w:color="auto"/>
        <w:right w:val="none" w:sz="0" w:space="0" w:color="auto"/>
      </w:divBdr>
    </w:div>
    <w:div w:id="214317852">
      <w:marLeft w:val="0"/>
      <w:marRight w:val="0"/>
      <w:marTop w:val="0"/>
      <w:marBottom w:val="0"/>
      <w:divBdr>
        <w:top w:val="none" w:sz="0" w:space="0" w:color="auto"/>
        <w:left w:val="none" w:sz="0" w:space="0" w:color="auto"/>
        <w:bottom w:val="none" w:sz="0" w:space="0" w:color="auto"/>
        <w:right w:val="none" w:sz="0" w:space="0" w:color="auto"/>
      </w:divBdr>
    </w:div>
    <w:div w:id="214394668">
      <w:marLeft w:val="0"/>
      <w:marRight w:val="0"/>
      <w:marTop w:val="0"/>
      <w:marBottom w:val="0"/>
      <w:divBdr>
        <w:top w:val="none" w:sz="0" w:space="0" w:color="auto"/>
        <w:left w:val="none" w:sz="0" w:space="0" w:color="auto"/>
        <w:bottom w:val="none" w:sz="0" w:space="0" w:color="auto"/>
        <w:right w:val="none" w:sz="0" w:space="0" w:color="auto"/>
      </w:divBdr>
    </w:div>
    <w:div w:id="214440283">
      <w:bodyDiv w:val="1"/>
      <w:marLeft w:val="0"/>
      <w:marRight w:val="0"/>
      <w:marTop w:val="0"/>
      <w:marBottom w:val="0"/>
      <w:divBdr>
        <w:top w:val="none" w:sz="0" w:space="0" w:color="auto"/>
        <w:left w:val="none" w:sz="0" w:space="0" w:color="auto"/>
        <w:bottom w:val="none" w:sz="0" w:space="0" w:color="auto"/>
        <w:right w:val="none" w:sz="0" w:space="0" w:color="auto"/>
      </w:divBdr>
    </w:div>
    <w:div w:id="214582859">
      <w:marLeft w:val="0"/>
      <w:marRight w:val="0"/>
      <w:marTop w:val="0"/>
      <w:marBottom w:val="0"/>
      <w:divBdr>
        <w:top w:val="none" w:sz="0" w:space="0" w:color="auto"/>
        <w:left w:val="none" w:sz="0" w:space="0" w:color="auto"/>
        <w:bottom w:val="none" w:sz="0" w:space="0" w:color="auto"/>
        <w:right w:val="none" w:sz="0" w:space="0" w:color="auto"/>
      </w:divBdr>
    </w:div>
    <w:div w:id="214630826">
      <w:marLeft w:val="0"/>
      <w:marRight w:val="0"/>
      <w:marTop w:val="0"/>
      <w:marBottom w:val="0"/>
      <w:divBdr>
        <w:top w:val="none" w:sz="0" w:space="0" w:color="auto"/>
        <w:left w:val="none" w:sz="0" w:space="0" w:color="auto"/>
        <w:bottom w:val="none" w:sz="0" w:space="0" w:color="auto"/>
        <w:right w:val="none" w:sz="0" w:space="0" w:color="auto"/>
      </w:divBdr>
    </w:div>
    <w:div w:id="214659146">
      <w:marLeft w:val="0"/>
      <w:marRight w:val="0"/>
      <w:marTop w:val="0"/>
      <w:marBottom w:val="0"/>
      <w:divBdr>
        <w:top w:val="none" w:sz="0" w:space="0" w:color="auto"/>
        <w:left w:val="none" w:sz="0" w:space="0" w:color="auto"/>
        <w:bottom w:val="none" w:sz="0" w:space="0" w:color="auto"/>
        <w:right w:val="none" w:sz="0" w:space="0" w:color="auto"/>
      </w:divBdr>
    </w:div>
    <w:div w:id="214659477">
      <w:marLeft w:val="0"/>
      <w:marRight w:val="0"/>
      <w:marTop w:val="0"/>
      <w:marBottom w:val="0"/>
      <w:divBdr>
        <w:top w:val="none" w:sz="0" w:space="0" w:color="auto"/>
        <w:left w:val="none" w:sz="0" w:space="0" w:color="auto"/>
        <w:bottom w:val="none" w:sz="0" w:space="0" w:color="auto"/>
        <w:right w:val="none" w:sz="0" w:space="0" w:color="auto"/>
      </w:divBdr>
    </w:div>
    <w:div w:id="214661566">
      <w:marLeft w:val="0"/>
      <w:marRight w:val="0"/>
      <w:marTop w:val="0"/>
      <w:marBottom w:val="0"/>
      <w:divBdr>
        <w:top w:val="none" w:sz="0" w:space="0" w:color="auto"/>
        <w:left w:val="none" w:sz="0" w:space="0" w:color="auto"/>
        <w:bottom w:val="none" w:sz="0" w:space="0" w:color="auto"/>
        <w:right w:val="none" w:sz="0" w:space="0" w:color="auto"/>
      </w:divBdr>
    </w:div>
    <w:div w:id="214661967">
      <w:marLeft w:val="0"/>
      <w:marRight w:val="0"/>
      <w:marTop w:val="0"/>
      <w:marBottom w:val="0"/>
      <w:divBdr>
        <w:top w:val="none" w:sz="0" w:space="0" w:color="auto"/>
        <w:left w:val="none" w:sz="0" w:space="0" w:color="auto"/>
        <w:bottom w:val="none" w:sz="0" w:space="0" w:color="auto"/>
        <w:right w:val="none" w:sz="0" w:space="0" w:color="auto"/>
      </w:divBdr>
    </w:div>
    <w:div w:id="214703250">
      <w:bodyDiv w:val="1"/>
      <w:marLeft w:val="0"/>
      <w:marRight w:val="0"/>
      <w:marTop w:val="0"/>
      <w:marBottom w:val="0"/>
      <w:divBdr>
        <w:top w:val="none" w:sz="0" w:space="0" w:color="auto"/>
        <w:left w:val="none" w:sz="0" w:space="0" w:color="auto"/>
        <w:bottom w:val="none" w:sz="0" w:space="0" w:color="auto"/>
        <w:right w:val="none" w:sz="0" w:space="0" w:color="auto"/>
      </w:divBdr>
    </w:div>
    <w:div w:id="214896054">
      <w:marLeft w:val="0"/>
      <w:marRight w:val="0"/>
      <w:marTop w:val="0"/>
      <w:marBottom w:val="0"/>
      <w:divBdr>
        <w:top w:val="none" w:sz="0" w:space="0" w:color="auto"/>
        <w:left w:val="none" w:sz="0" w:space="0" w:color="auto"/>
        <w:bottom w:val="none" w:sz="0" w:space="0" w:color="auto"/>
        <w:right w:val="none" w:sz="0" w:space="0" w:color="auto"/>
      </w:divBdr>
    </w:div>
    <w:div w:id="214969367">
      <w:marLeft w:val="0"/>
      <w:marRight w:val="0"/>
      <w:marTop w:val="0"/>
      <w:marBottom w:val="0"/>
      <w:divBdr>
        <w:top w:val="none" w:sz="0" w:space="0" w:color="auto"/>
        <w:left w:val="none" w:sz="0" w:space="0" w:color="auto"/>
        <w:bottom w:val="none" w:sz="0" w:space="0" w:color="auto"/>
        <w:right w:val="none" w:sz="0" w:space="0" w:color="auto"/>
      </w:divBdr>
    </w:div>
    <w:div w:id="214969657">
      <w:marLeft w:val="0"/>
      <w:marRight w:val="0"/>
      <w:marTop w:val="0"/>
      <w:marBottom w:val="0"/>
      <w:divBdr>
        <w:top w:val="none" w:sz="0" w:space="0" w:color="auto"/>
        <w:left w:val="none" w:sz="0" w:space="0" w:color="auto"/>
        <w:bottom w:val="none" w:sz="0" w:space="0" w:color="auto"/>
        <w:right w:val="none" w:sz="0" w:space="0" w:color="auto"/>
      </w:divBdr>
    </w:div>
    <w:div w:id="214970493">
      <w:marLeft w:val="0"/>
      <w:marRight w:val="0"/>
      <w:marTop w:val="0"/>
      <w:marBottom w:val="0"/>
      <w:divBdr>
        <w:top w:val="none" w:sz="0" w:space="0" w:color="auto"/>
        <w:left w:val="none" w:sz="0" w:space="0" w:color="auto"/>
        <w:bottom w:val="none" w:sz="0" w:space="0" w:color="auto"/>
        <w:right w:val="none" w:sz="0" w:space="0" w:color="auto"/>
      </w:divBdr>
    </w:div>
    <w:div w:id="215356764">
      <w:marLeft w:val="0"/>
      <w:marRight w:val="0"/>
      <w:marTop w:val="0"/>
      <w:marBottom w:val="0"/>
      <w:divBdr>
        <w:top w:val="none" w:sz="0" w:space="0" w:color="auto"/>
        <w:left w:val="none" w:sz="0" w:space="0" w:color="auto"/>
        <w:bottom w:val="none" w:sz="0" w:space="0" w:color="auto"/>
        <w:right w:val="none" w:sz="0" w:space="0" w:color="auto"/>
      </w:divBdr>
    </w:div>
    <w:div w:id="215434219">
      <w:marLeft w:val="0"/>
      <w:marRight w:val="0"/>
      <w:marTop w:val="0"/>
      <w:marBottom w:val="0"/>
      <w:divBdr>
        <w:top w:val="none" w:sz="0" w:space="0" w:color="auto"/>
        <w:left w:val="none" w:sz="0" w:space="0" w:color="auto"/>
        <w:bottom w:val="none" w:sz="0" w:space="0" w:color="auto"/>
        <w:right w:val="none" w:sz="0" w:space="0" w:color="auto"/>
      </w:divBdr>
    </w:div>
    <w:div w:id="215550603">
      <w:marLeft w:val="0"/>
      <w:marRight w:val="0"/>
      <w:marTop w:val="0"/>
      <w:marBottom w:val="0"/>
      <w:divBdr>
        <w:top w:val="none" w:sz="0" w:space="0" w:color="auto"/>
        <w:left w:val="none" w:sz="0" w:space="0" w:color="auto"/>
        <w:bottom w:val="none" w:sz="0" w:space="0" w:color="auto"/>
        <w:right w:val="none" w:sz="0" w:space="0" w:color="auto"/>
      </w:divBdr>
    </w:div>
    <w:div w:id="215705495">
      <w:marLeft w:val="0"/>
      <w:marRight w:val="0"/>
      <w:marTop w:val="0"/>
      <w:marBottom w:val="0"/>
      <w:divBdr>
        <w:top w:val="none" w:sz="0" w:space="0" w:color="auto"/>
        <w:left w:val="none" w:sz="0" w:space="0" w:color="auto"/>
        <w:bottom w:val="none" w:sz="0" w:space="0" w:color="auto"/>
        <w:right w:val="none" w:sz="0" w:space="0" w:color="auto"/>
      </w:divBdr>
    </w:div>
    <w:div w:id="215745190">
      <w:marLeft w:val="0"/>
      <w:marRight w:val="0"/>
      <w:marTop w:val="0"/>
      <w:marBottom w:val="0"/>
      <w:divBdr>
        <w:top w:val="none" w:sz="0" w:space="0" w:color="auto"/>
        <w:left w:val="none" w:sz="0" w:space="0" w:color="auto"/>
        <w:bottom w:val="none" w:sz="0" w:space="0" w:color="auto"/>
        <w:right w:val="none" w:sz="0" w:space="0" w:color="auto"/>
      </w:divBdr>
    </w:div>
    <w:div w:id="215820576">
      <w:marLeft w:val="0"/>
      <w:marRight w:val="0"/>
      <w:marTop w:val="0"/>
      <w:marBottom w:val="0"/>
      <w:divBdr>
        <w:top w:val="none" w:sz="0" w:space="0" w:color="auto"/>
        <w:left w:val="none" w:sz="0" w:space="0" w:color="auto"/>
        <w:bottom w:val="none" w:sz="0" w:space="0" w:color="auto"/>
        <w:right w:val="none" w:sz="0" w:space="0" w:color="auto"/>
      </w:divBdr>
    </w:div>
    <w:div w:id="216091975">
      <w:marLeft w:val="0"/>
      <w:marRight w:val="0"/>
      <w:marTop w:val="0"/>
      <w:marBottom w:val="0"/>
      <w:divBdr>
        <w:top w:val="none" w:sz="0" w:space="0" w:color="auto"/>
        <w:left w:val="none" w:sz="0" w:space="0" w:color="auto"/>
        <w:bottom w:val="none" w:sz="0" w:space="0" w:color="auto"/>
        <w:right w:val="none" w:sz="0" w:space="0" w:color="auto"/>
      </w:divBdr>
    </w:div>
    <w:div w:id="216279951">
      <w:marLeft w:val="0"/>
      <w:marRight w:val="0"/>
      <w:marTop w:val="0"/>
      <w:marBottom w:val="0"/>
      <w:divBdr>
        <w:top w:val="none" w:sz="0" w:space="0" w:color="auto"/>
        <w:left w:val="none" w:sz="0" w:space="0" w:color="auto"/>
        <w:bottom w:val="none" w:sz="0" w:space="0" w:color="auto"/>
        <w:right w:val="none" w:sz="0" w:space="0" w:color="auto"/>
      </w:divBdr>
    </w:div>
    <w:div w:id="216287936">
      <w:marLeft w:val="0"/>
      <w:marRight w:val="0"/>
      <w:marTop w:val="0"/>
      <w:marBottom w:val="0"/>
      <w:divBdr>
        <w:top w:val="none" w:sz="0" w:space="0" w:color="auto"/>
        <w:left w:val="none" w:sz="0" w:space="0" w:color="auto"/>
        <w:bottom w:val="none" w:sz="0" w:space="0" w:color="auto"/>
        <w:right w:val="none" w:sz="0" w:space="0" w:color="auto"/>
      </w:divBdr>
    </w:div>
    <w:div w:id="216355783">
      <w:marLeft w:val="0"/>
      <w:marRight w:val="0"/>
      <w:marTop w:val="0"/>
      <w:marBottom w:val="0"/>
      <w:divBdr>
        <w:top w:val="none" w:sz="0" w:space="0" w:color="auto"/>
        <w:left w:val="none" w:sz="0" w:space="0" w:color="auto"/>
        <w:bottom w:val="none" w:sz="0" w:space="0" w:color="auto"/>
        <w:right w:val="none" w:sz="0" w:space="0" w:color="auto"/>
      </w:divBdr>
    </w:div>
    <w:div w:id="216402874">
      <w:marLeft w:val="0"/>
      <w:marRight w:val="0"/>
      <w:marTop w:val="0"/>
      <w:marBottom w:val="0"/>
      <w:divBdr>
        <w:top w:val="none" w:sz="0" w:space="0" w:color="auto"/>
        <w:left w:val="none" w:sz="0" w:space="0" w:color="auto"/>
        <w:bottom w:val="none" w:sz="0" w:space="0" w:color="auto"/>
        <w:right w:val="none" w:sz="0" w:space="0" w:color="auto"/>
      </w:divBdr>
    </w:div>
    <w:div w:id="216404060">
      <w:marLeft w:val="0"/>
      <w:marRight w:val="0"/>
      <w:marTop w:val="0"/>
      <w:marBottom w:val="0"/>
      <w:divBdr>
        <w:top w:val="none" w:sz="0" w:space="0" w:color="auto"/>
        <w:left w:val="none" w:sz="0" w:space="0" w:color="auto"/>
        <w:bottom w:val="none" w:sz="0" w:space="0" w:color="auto"/>
        <w:right w:val="none" w:sz="0" w:space="0" w:color="auto"/>
      </w:divBdr>
    </w:div>
    <w:div w:id="216473079">
      <w:marLeft w:val="0"/>
      <w:marRight w:val="0"/>
      <w:marTop w:val="0"/>
      <w:marBottom w:val="0"/>
      <w:divBdr>
        <w:top w:val="none" w:sz="0" w:space="0" w:color="auto"/>
        <w:left w:val="none" w:sz="0" w:space="0" w:color="auto"/>
        <w:bottom w:val="none" w:sz="0" w:space="0" w:color="auto"/>
        <w:right w:val="none" w:sz="0" w:space="0" w:color="auto"/>
      </w:divBdr>
    </w:div>
    <w:div w:id="216742224">
      <w:marLeft w:val="0"/>
      <w:marRight w:val="0"/>
      <w:marTop w:val="0"/>
      <w:marBottom w:val="0"/>
      <w:divBdr>
        <w:top w:val="none" w:sz="0" w:space="0" w:color="auto"/>
        <w:left w:val="none" w:sz="0" w:space="0" w:color="auto"/>
        <w:bottom w:val="none" w:sz="0" w:space="0" w:color="auto"/>
        <w:right w:val="none" w:sz="0" w:space="0" w:color="auto"/>
      </w:divBdr>
    </w:div>
    <w:div w:id="216749802">
      <w:marLeft w:val="0"/>
      <w:marRight w:val="0"/>
      <w:marTop w:val="0"/>
      <w:marBottom w:val="0"/>
      <w:divBdr>
        <w:top w:val="none" w:sz="0" w:space="0" w:color="auto"/>
        <w:left w:val="none" w:sz="0" w:space="0" w:color="auto"/>
        <w:bottom w:val="none" w:sz="0" w:space="0" w:color="auto"/>
        <w:right w:val="none" w:sz="0" w:space="0" w:color="auto"/>
      </w:divBdr>
    </w:div>
    <w:div w:id="216820365">
      <w:marLeft w:val="0"/>
      <w:marRight w:val="0"/>
      <w:marTop w:val="0"/>
      <w:marBottom w:val="0"/>
      <w:divBdr>
        <w:top w:val="none" w:sz="0" w:space="0" w:color="auto"/>
        <w:left w:val="none" w:sz="0" w:space="0" w:color="auto"/>
        <w:bottom w:val="none" w:sz="0" w:space="0" w:color="auto"/>
        <w:right w:val="none" w:sz="0" w:space="0" w:color="auto"/>
      </w:divBdr>
    </w:div>
    <w:div w:id="216821616">
      <w:marLeft w:val="0"/>
      <w:marRight w:val="0"/>
      <w:marTop w:val="0"/>
      <w:marBottom w:val="0"/>
      <w:divBdr>
        <w:top w:val="none" w:sz="0" w:space="0" w:color="auto"/>
        <w:left w:val="none" w:sz="0" w:space="0" w:color="auto"/>
        <w:bottom w:val="none" w:sz="0" w:space="0" w:color="auto"/>
        <w:right w:val="none" w:sz="0" w:space="0" w:color="auto"/>
      </w:divBdr>
    </w:div>
    <w:div w:id="216866472">
      <w:marLeft w:val="0"/>
      <w:marRight w:val="0"/>
      <w:marTop w:val="0"/>
      <w:marBottom w:val="0"/>
      <w:divBdr>
        <w:top w:val="none" w:sz="0" w:space="0" w:color="auto"/>
        <w:left w:val="none" w:sz="0" w:space="0" w:color="auto"/>
        <w:bottom w:val="none" w:sz="0" w:space="0" w:color="auto"/>
        <w:right w:val="none" w:sz="0" w:space="0" w:color="auto"/>
      </w:divBdr>
    </w:div>
    <w:div w:id="216933993">
      <w:marLeft w:val="0"/>
      <w:marRight w:val="0"/>
      <w:marTop w:val="0"/>
      <w:marBottom w:val="0"/>
      <w:divBdr>
        <w:top w:val="none" w:sz="0" w:space="0" w:color="auto"/>
        <w:left w:val="none" w:sz="0" w:space="0" w:color="auto"/>
        <w:bottom w:val="none" w:sz="0" w:space="0" w:color="auto"/>
        <w:right w:val="none" w:sz="0" w:space="0" w:color="auto"/>
      </w:divBdr>
    </w:div>
    <w:div w:id="216936748">
      <w:marLeft w:val="0"/>
      <w:marRight w:val="0"/>
      <w:marTop w:val="0"/>
      <w:marBottom w:val="0"/>
      <w:divBdr>
        <w:top w:val="none" w:sz="0" w:space="0" w:color="auto"/>
        <w:left w:val="none" w:sz="0" w:space="0" w:color="auto"/>
        <w:bottom w:val="none" w:sz="0" w:space="0" w:color="auto"/>
        <w:right w:val="none" w:sz="0" w:space="0" w:color="auto"/>
      </w:divBdr>
    </w:div>
    <w:div w:id="217018172">
      <w:marLeft w:val="0"/>
      <w:marRight w:val="0"/>
      <w:marTop w:val="0"/>
      <w:marBottom w:val="0"/>
      <w:divBdr>
        <w:top w:val="none" w:sz="0" w:space="0" w:color="auto"/>
        <w:left w:val="none" w:sz="0" w:space="0" w:color="auto"/>
        <w:bottom w:val="none" w:sz="0" w:space="0" w:color="auto"/>
        <w:right w:val="none" w:sz="0" w:space="0" w:color="auto"/>
      </w:divBdr>
    </w:div>
    <w:div w:id="217131039">
      <w:marLeft w:val="0"/>
      <w:marRight w:val="0"/>
      <w:marTop w:val="0"/>
      <w:marBottom w:val="0"/>
      <w:divBdr>
        <w:top w:val="none" w:sz="0" w:space="0" w:color="auto"/>
        <w:left w:val="none" w:sz="0" w:space="0" w:color="auto"/>
        <w:bottom w:val="none" w:sz="0" w:space="0" w:color="auto"/>
        <w:right w:val="none" w:sz="0" w:space="0" w:color="auto"/>
      </w:divBdr>
    </w:div>
    <w:div w:id="217135504">
      <w:bodyDiv w:val="1"/>
      <w:marLeft w:val="0"/>
      <w:marRight w:val="0"/>
      <w:marTop w:val="0"/>
      <w:marBottom w:val="0"/>
      <w:divBdr>
        <w:top w:val="none" w:sz="0" w:space="0" w:color="auto"/>
        <w:left w:val="none" w:sz="0" w:space="0" w:color="auto"/>
        <w:bottom w:val="none" w:sz="0" w:space="0" w:color="auto"/>
        <w:right w:val="none" w:sz="0" w:space="0" w:color="auto"/>
      </w:divBdr>
    </w:div>
    <w:div w:id="217322014">
      <w:marLeft w:val="0"/>
      <w:marRight w:val="0"/>
      <w:marTop w:val="0"/>
      <w:marBottom w:val="0"/>
      <w:divBdr>
        <w:top w:val="none" w:sz="0" w:space="0" w:color="auto"/>
        <w:left w:val="none" w:sz="0" w:space="0" w:color="auto"/>
        <w:bottom w:val="none" w:sz="0" w:space="0" w:color="auto"/>
        <w:right w:val="none" w:sz="0" w:space="0" w:color="auto"/>
      </w:divBdr>
    </w:div>
    <w:div w:id="217323520">
      <w:marLeft w:val="0"/>
      <w:marRight w:val="0"/>
      <w:marTop w:val="0"/>
      <w:marBottom w:val="0"/>
      <w:divBdr>
        <w:top w:val="none" w:sz="0" w:space="0" w:color="auto"/>
        <w:left w:val="none" w:sz="0" w:space="0" w:color="auto"/>
        <w:bottom w:val="none" w:sz="0" w:space="0" w:color="auto"/>
        <w:right w:val="none" w:sz="0" w:space="0" w:color="auto"/>
      </w:divBdr>
    </w:div>
    <w:div w:id="217397815">
      <w:marLeft w:val="0"/>
      <w:marRight w:val="0"/>
      <w:marTop w:val="0"/>
      <w:marBottom w:val="0"/>
      <w:divBdr>
        <w:top w:val="none" w:sz="0" w:space="0" w:color="auto"/>
        <w:left w:val="none" w:sz="0" w:space="0" w:color="auto"/>
        <w:bottom w:val="none" w:sz="0" w:space="0" w:color="auto"/>
        <w:right w:val="none" w:sz="0" w:space="0" w:color="auto"/>
      </w:divBdr>
    </w:div>
    <w:div w:id="217399769">
      <w:marLeft w:val="0"/>
      <w:marRight w:val="0"/>
      <w:marTop w:val="0"/>
      <w:marBottom w:val="0"/>
      <w:divBdr>
        <w:top w:val="none" w:sz="0" w:space="0" w:color="auto"/>
        <w:left w:val="none" w:sz="0" w:space="0" w:color="auto"/>
        <w:bottom w:val="none" w:sz="0" w:space="0" w:color="auto"/>
        <w:right w:val="none" w:sz="0" w:space="0" w:color="auto"/>
      </w:divBdr>
    </w:div>
    <w:div w:id="217471832">
      <w:marLeft w:val="0"/>
      <w:marRight w:val="0"/>
      <w:marTop w:val="0"/>
      <w:marBottom w:val="0"/>
      <w:divBdr>
        <w:top w:val="none" w:sz="0" w:space="0" w:color="auto"/>
        <w:left w:val="none" w:sz="0" w:space="0" w:color="auto"/>
        <w:bottom w:val="none" w:sz="0" w:space="0" w:color="auto"/>
        <w:right w:val="none" w:sz="0" w:space="0" w:color="auto"/>
      </w:divBdr>
    </w:div>
    <w:div w:id="217472255">
      <w:marLeft w:val="0"/>
      <w:marRight w:val="0"/>
      <w:marTop w:val="0"/>
      <w:marBottom w:val="0"/>
      <w:divBdr>
        <w:top w:val="none" w:sz="0" w:space="0" w:color="auto"/>
        <w:left w:val="none" w:sz="0" w:space="0" w:color="auto"/>
        <w:bottom w:val="none" w:sz="0" w:space="0" w:color="auto"/>
        <w:right w:val="none" w:sz="0" w:space="0" w:color="auto"/>
      </w:divBdr>
    </w:div>
    <w:div w:id="217473794">
      <w:marLeft w:val="0"/>
      <w:marRight w:val="0"/>
      <w:marTop w:val="0"/>
      <w:marBottom w:val="0"/>
      <w:divBdr>
        <w:top w:val="none" w:sz="0" w:space="0" w:color="auto"/>
        <w:left w:val="none" w:sz="0" w:space="0" w:color="auto"/>
        <w:bottom w:val="none" w:sz="0" w:space="0" w:color="auto"/>
        <w:right w:val="none" w:sz="0" w:space="0" w:color="auto"/>
      </w:divBdr>
    </w:div>
    <w:div w:id="217478974">
      <w:marLeft w:val="0"/>
      <w:marRight w:val="0"/>
      <w:marTop w:val="0"/>
      <w:marBottom w:val="0"/>
      <w:divBdr>
        <w:top w:val="none" w:sz="0" w:space="0" w:color="auto"/>
        <w:left w:val="none" w:sz="0" w:space="0" w:color="auto"/>
        <w:bottom w:val="none" w:sz="0" w:space="0" w:color="auto"/>
        <w:right w:val="none" w:sz="0" w:space="0" w:color="auto"/>
      </w:divBdr>
    </w:div>
    <w:div w:id="217515105">
      <w:marLeft w:val="0"/>
      <w:marRight w:val="0"/>
      <w:marTop w:val="0"/>
      <w:marBottom w:val="0"/>
      <w:divBdr>
        <w:top w:val="none" w:sz="0" w:space="0" w:color="auto"/>
        <w:left w:val="none" w:sz="0" w:space="0" w:color="auto"/>
        <w:bottom w:val="none" w:sz="0" w:space="0" w:color="auto"/>
        <w:right w:val="none" w:sz="0" w:space="0" w:color="auto"/>
      </w:divBdr>
    </w:div>
    <w:div w:id="217517819">
      <w:marLeft w:val="0"/>
      <w:marRight w:val="0"/>
      <w:marTop w:val="0"/>
      <w:marBottom w:val="0"/>
      <w:divBdr>
        <w:top w:val="none" w:sz="0" w:space="0" w:color="auto"/>
        <w:left w:val="none" w:sz="0" w:space="0" w:color="auto"/>
        <w:bottom w:val="none" w:sz="0" w:space="0" w:color="auto"/>
        <w:right w:val="none" w:sz="0" w:space="0" w:color="auto"/>
      </w:divBdr>
    </w:div>
    <w:div w:id="217665605">
      <w:marLeft w:val="0"/>
      <w:marRight w:val="0"/>
      <w:marTop w:val="0"/>
      <w:marBottom w:val="0"/>
      <w:divBdr>
        <w:top w:val="none" w:sz="0" w:space="0" w:color="auto"/>
        <w:left w:val="none" w:sz="0" w:space="0" w:color="auto"/>
        <w:bottom w:val="none" w:sz="0" w:space="0" w:color="auto"/>
        <w:right w:val="none" w:sz="0" w:space="0" w:color="auto"/>
      </w:divBdr>
    </w:div>
    <w:div w:id="217666022">
      <w:marLeft w:val="0"/>
      <w:marRight w:val="0"/>
      <w:marTop w:val="0"/>
      <w:marBottom w:val="0"/>
      <w:divBdr>
        <w:top w:val="none" w:sz="0" w:space="0" w:color="auto"/>
        <w:left w:val="none" w:sz="0" w:space="0" w:color="auto"/>
        <w:bottom w:val="none" w:sz="0" w:space="0" w:color="auto"/>
        <w:right w:val="none" w:sz="0" w:space="0" w:color="auto"/>
      </w:divBdr>
    </w:div>
    <w:div w:id="217866300">
      <w:marLeft w:val="0"/>
      <w:marRight w:val="0"/>
      <w:marTop w:val="0"/>
      <w:marBottom w:val="0"/>
      <w:divBdr>
        <w:top w:val="none" w:sz="0" w:space="0" w:color="auto"/>
        <w:left w:val="none" w:sz="0" w:space="0" w:color="auto"/>
        <w:bottom w:val="none" w:sz="0" w:space="0" w:color="auto"/>
        <w:right w:val="none" w:sz="0" w:space="0" w:color="auto"/>
      </w:divBdr>
    </w:div>
    <w:div w:id="217907612">
      <w:marLeft w:val="0"/>
      <w:marRight w:val="0"/>
      <w:marTop w:val="0"/>
      <w:marBottom w:val="0"/>
      <w:divBdr>
        <w:top w:val="none" w:sz="0" w:space="0" w:color="auto"/>
        <w:left w:val="none" w:sz="0" w:space="0" w:color="auto"/>
        <w:bottom w:val="none" w:sz="0" w:space="0" w:color="auto"/>
        <w:right w:val="none" w:sz="0" w:space="0" w:color="auto"/>
      </w:divBdr>
    </w:div>
    <w:div w:id="217908343">
      <w:marLeft w:val="0"/>
      <w:marRight w:val="0"/>
      <w:marTop w:val="0"/>
      <w:marBottom w:val="0"/>
      <w:divBdr>
        <w:top w:val="none" w:sz="0" w:space="0" w:color="auto"/>
        <w:left w:val="none" w:sz="0" w:space="0" w:color="auto"/>
        <w:bottom w:val="none" w:sz="0" w:space="0" w:color="auto"/>
        <w:right w:val="none" w:sz="0" w:space="0" w:color="auto"/>
      </w:divBdr>
    </w:div>
    <w:div w:id="217934692">
      <w:marLeft w:val="0"/>
      <w:marRight w:val="0"/>
      <w:marTop w:val="0"/>
      <w:marBottom w:val="0"/>
      <w:divBdr>
        <w:top w:val="none" w:sz="0" w:space="0" w:color="auto"/>
        <w:left w:val="none" w:sz="0" w:space="0" w:color="auto"/>
        <w:bottom w:val="none" w:sz="0" w:space="0" w:color="auto"/>
        <w:right w:val="none" w:sz="0" w:space="0" w:color="auto"/>
      </w:divBdr>
    </w:div>
    <w:div w:id="217978152">
      <w:marLeft w:val="0"/>
      <w:marRight w:val="0"/>
      <w:marTop w:val="0"/>
      <w:marBottom w:val="0"/>
      <w:divBdr>
        <w:top w:val="none" w:sz="0" w:space="0" w:color="auto"/>
        <w:left w:val="none" w:sz="0" w:space="0" w:color="auto"/>
        <w:bottom w:val="none" w:sz="0" w:space="0" w:color="auto"/>
        <w:right w:val="none" w:sz="0" w:space="0" w:color="auto"/>
      </w:divBdr>
    </w:div>
    <w:div w:id="217978234">
      <w:marLeft w:val="0"/>
      <w:marRight w:val="0"/>
      <w:marTop w:val="0"/>
      <w:marBottom w:val="0"/>
      <w:divBdr>
        <w:top w:val="none" w:sz="0" w:space="0" w:color="auto"/>
        <w:left w:val="none" w:sz="0" w:space="0" w:color="auto"/>
        <w:bottom w:val="none" w:sz="0" w:space="0" w:color="auto"/>
        <w:right w:val="none" w:sz="0" w:space="0" w:color="auto"/>
      </w:divBdr>
    </w:div>
    <w:div w:id="218057719">
      <w:marLeft w:val="0"/>
      <w:marRight w:val="0"/>
      <w:marTop w:val="0"/>
      <w:marBottom w:val="0"/>
      <w:divBdr>
        <w:top w:val="none" w:sz="0" w:space="0" w:color="auto"/>
        <w:left w:val="none" w:sz="0" w:space="0" w:color="auto"/>
        <w:bottom w:val="none" w:sz="0" w:space="0" w:color="auto"/>
        <w:right w:val="none" w:sz="0" w:space="0" w:color="auto"/>
      </w:divBdr>
    </w:div>
    <w:div w:id="218132100">
      <w:marLeft w:val="0"/>
      <w:marRight w:val="0"/>
      <w:marTop w:val="0"/>
      <w:marBottom w:val="0"/>
      <w:divBdr>
        <w:top w:val="none" w:sz="0" w:space="0" w:color="auto"/>
        <w:left w:val="none" w:sz="0" w:space="0" w:color="auto"/>
        <w:bottom w:val="none" w:sz="0" w:space="0" w:color="auto"/>
        <w:right w:val="none" w:sz="0" w:space="0" w:color="auto"/>
      </w:divBdr>
    </w:div>
    <w:div w:id="218177497">
      <w:marLeft w:val="0"/>
      <w:marRight w:val="0"/>
      <w:marTop w:val="0"/>
      <w:marBottom w:val="0"/>
      <w:divBdr>
        <w:top w:val="none" w:sz="0" w:space="0" w:color="auto"/>
        <w:left w:val="none" w:sz="0" w:space="0" w:color="auto"/>
        <w:bottom w:val="none" w:sz="0" w:space="0" w:color="auto"/>
        <w:right w:val="none" w:sz="0" w:space="0" w:color="auto"/>
      </w:divBdr>
    </w:div>
    <w:div w:id="218328111">
      <w:marLeft w:val="0"/>
      <w:marRight w:val="0"/>
      <w:marTop w:val="0"/>
      <w:marBottom w:val="0"/>
      <w:divBdr>
        <w:top w:val="none" w:sz="0" w:space="0" w:color="auto"/>
        <w:left w:val="none" w:sz="0" w:space="0" w:color="auto"/>
        <w:bottom w:val="none" w:sz="0" w:space="0" w:color="auto"/>
        <w:right w:val="none" w:sz="0" w:space="0" w:color="auto"/>
      </w:divBdr>
    </w:div>
    <w:div w:id="218397012">
      <w:marLeft w:val="0"/>
      <w:marRight w:val="0"/>
      <w:marTop w:val="0"/>
      <w:marBottom w:val="0"/>
      <w:divBdr>
        <w:top w:val="none" w:sz="0" w:space="0" w:color="auto"/>
        <w:left w:val="none" w:sz="0" w:space="0" w:color="auto"/>
        <w:bottom w:val="none" w:sz="0" w:space="0" w:color="auto"/>
        <w:right w:val="none" w:sz="0" w:space="0" w:color="auto"/>
      </w:divBdr>
    </w:div>
    <w:div w:id="218442399">
      <w:marLeft w:val="0"/>
      <w:marRight w:val="0"/>
      <w:marTop w:val="0"/>
      <w:marBottom w:val="0"/>
      <w:divBdr>
        <w:top w:val="none" w:sz="0" w:space="0" w:color="auto"/>
        <w:left w:val="none" w:sz="0" w:space="0" w:color="auto"/>
        <w:bottom w:val="none" w:sz="0" w:space="0" w:color="auto"/>
        <w:right w:val="none" w:sz="0" w:space="0" w:color="auto"/>
      </w:divBdr>
    </w:div>
    <w:div w:id="218519369">
      <w:marLeft w:val="0"/>
      <w:marRight w:val="0"/>
      <w:marTop w:val="0"/>
      <w:marBottom w:val="0"/>
      <w:divBdr>
        <w:top w:val="none" w:sz="0" w:space="0" w:color="auto"/>
        <w:left w:val="none" w:sz="0" w:space="0" w:color="auto"/>
        <w:bottom w:val="none" w:sz="0" w:space="0" w:color="auto"/>
        <w:right w:val="none" w:sz="0" w:space="0" w:color="auto"/>
      </w:divBdr>
    </w:div>
    <w:div w:id="218564211">
      <w:marLeft w:val="0"/>
      <w:marRight w:val="0"/>
      <w:marTop w:val="0"/>
      <w:marBottom w:val="0"/>
      <w:divBdr>
        <w:top w:val="none" w:sz="0" w:space="0" w:color="auto"/>
        <w:left w:val="none" w:sz="0" w:space="0" w:color="auto"/>
        <w:bottom w:val="none" w:sz="0" w:space="0" w:color="auto"/>
        <w:right w:val="none" w:sz="0" w:space="0" w:color="auto"/>
      </w:divBdr>
    </w:div>
    <w:div w:id="218787762">
      <w:marLeft w:val="0"/>
      <w:marRight w:val="0"/>
      <w:marTop w:val="0"/>
      <w:marBottom w:val="0"/>
      <w:divBdr>
        <w:top w:val="none" w:sz="0" w:space="0" w:color="auto"/>
        <w:left w:val="none" w:sz="0" w:space="0" w:color="auto"/>
        <w:bottom w:val="none" w:sz="0" w:space="0" w:color="auto"/>
        <w:right w:val="none" w:sz="0" w:space="0" w:color="auto"/>
      </w:divBdr>
    </w:div>
    <w:div w:id="218899641">
      <w:marLeft w:val="0"/>
      <w:marRight w:val="0"/>
      <w:marTop w:val="0"/>
      <w:marBottom w:val="0"/>
      <w:divBdr>
        <w:top w:val="none" w:sz="0" w:space="0" w:color="auto"/>
        <w:left w:val="none" w:sz="0" w:space="0" w:color="auto"/>
        <w:bottom w:val="none" w:sz="0" w:space="0" w:color="auto"/>
        <w:right w:val="none" w:sz="0" w:space="0" w:color="auto"/>
      </w:divBdr>
    </w:div>
    <w:div w:id="219096330">
      <w:marLeft w:val="0"/>
      <w:marRight w:val="0"/>
      <w:marTop w:val="0"/>
      <w:marBottom w:val="0"/>
      <w:divBdr>
        <w:top w:val="none" w:sz="0" w:space="0" w:color="auto"/>
        <w:left w:val="none" w:sz="0" w:space="0" w:color="auto"/>
        <w:bottom w:val="none" w:sz="0" w:space="0" w:color="auto"/>
        <w:right w:val="none" w:sz="0" w:space="0" w:color="auto"/>
      </w:divBdr>
    </w:div>
    <w:div w:id="219177452">
      <w:marLeft w:val="0"/>
      <w:marRight w:val="0"/>
      <w:marTop w:val="0"/>
      <w:marBottom w:val="0"/>
      <w:divBdr>
        <w:top w:val="none" w:sz="0" w:space="0" w:color="auto"/>
        <w:left w:val="none" w:sz="0" w:space="0" w:color="auto"/>
        <w:bottom w:val="none" w:sz="0" w:space="0" w:color="auto"/>
        <w:right w:val="none" w:sz="0" w:space="0" w:color="auto"/>
      </w:divBdr>
    </w:div>
    <w:div w:id="219244063">
      <w:marLeft w:val="0"/>
      <w:marRight w:val="0"/>
      <w:marTop w:val="0"/>
      <w:marBottom w:val="0"/>
      <w:divBdr>
        <w:top w:val="none" w:sz="0" w:space="0" w:color="auto"/>
        <w:left w:val="none" w:sz="0" w:space="0" w:color="auto"/>
        <w:bottom w:val="none" w:sz="0" w:space="0" w:color="auto"/>
        <w:right w:val="none" w:sz="0" w:space="0" w:color="auto"/>
      </w:divBdr>
    </w:div>
    <w:div w:id="219368144">
      <w:marLeft w:val="0"/>
      <w:marRight w:val="0"/>
      <w:marTop w:val="0"/>
      <w:marBottom w:val="0"/>
      <w:divBdr>
        <w:top w:val="none" w:sz="0" w:space="0" w:color="auto"/>
        <w:left w:val="none" w:sz="0" w:space="0" w:color="auto"/>
        <w:bottom w:val="none" w:sz="0" w:space="0" w:color="auto"/>
        <w:right w:val="none" w:sz="0" w:space="0" w:color="auto"/>
      </w:divBdr>
    </w:div>
    <w:div w:id="219483316">
      <w:marLeft w:val="0"/>
      <w:marRight w:val="0"/>
      <w:marTop w:val="0"/>
      <w:marBottom w:val="0"/>
      <w:divBdr>
        <w:top w:val="none" w:sz="0" w:space="0" w:color="auto"/>
        <w:left w:val="none" w:sz="0" w:space="0" w:color="auto"/>
        <w:bottom w:val="none" w:sz="0" w:space="0" w:color="auto"/>
        <w:right w:val="none" w:sz="0" w:space="0" w:color="auto"/>
      </w:divBdr>
    </w:div>
    <w:div w:id="219512256">
      <w:marLeft w:val="0"/>
      <w:marRight w:val="0"/>
      <w:marTop w:val="0"/>
      <w:marBottom w:val="0"/>
      <w:divBdr>
        <w:top w:val="none" w:sz="0" w:space="0" w:color="auto"/>
        <w:left w:val="none" w:sz="0" w:space="0" w:color="auto"/>
        <w:bottom w:val="none" w:sz="0" w:space="0" w:color="auto"/>
        <w:right w:val="none" w:sz="0" w:space="0" w:color="auto"/>
      </w:divBdr>
    </w:div>
    <w:div w:id="219557415">
      <w:marLeft w:val="0"/>
      <w:marRight w:val="0"/>
      <w:marTop w:val="0"/>
      <w:marBottom w:val="0"/>
      <w:divBdr>
        <w:top w:val="none" w:sz="0" w:space="0" w:color="auto"/>
        <w:left w:val="none" w:sz="0" w:space="0" w:color="auto"/>
        <w:bottom w:val="none" w:sz="0" w:space="0" w:color="auto"/>
        <w:right w:val="none" w:sz="0" w:space="0" w:color="auto"/>
      </w:divBdr>
    </w:div>
    <w:div w:id="219559327">
      <w:marLeft w:val="0"/>
      <w:marRight w:val="0"/>
      <w:marTop w:val="0"/>
      <w:marBottom w:val="0"/>
      <w:divBdr>
        <w:top w:val="none" w:sz="0" w:space="0" w:color="auto"/>
        <w:left w:val="none" w:sz="0" w:space="0" w:color="auto"/>
        <w:bottom w:val="none" w:sz="0" w:space="0" w:color="auto"/>
        <w:right w:val="none" w:sz="0" w:space="0" w:color="auto"/>
      </w:divBdr>
    </w:div>
    <w:div w:id="219677117">
      <w:marLeft w:val="0"/>
      <w:marRight w:val="0"/>
      <w:marTop w:val="0"/>
      <w:marBottom w:val="0"/>
      <w:divBdr>
        <w:top w:val="none" w:sz="0" w:space="0" w:color="auto"/>
        <w:left w:val="none" w:sz="0" w:space="0" w:color="auto"/>
        <w:bottom w:val="none" w:sz="0" w:space="0" w:color="auto"/>
        <w:right w:val="none" w:sz="0" w:space="0" w:color="auto"/>
      </w:divBdr>
    </w:div>
    <w:div w:id="219946708">
      <w:marLeft w:val="0"/>
      <w:marRight w:val="0"/>
      <w:marTop w:val="0"/>
      <w:marBottom w:val="0"/>
      <w:divBdr>
        <w:top w:val="none" w:sz="0" w:space="0" w:color="auto"/>
        <w:left w:val="none" w:sz="0" w:space="0" w:color="auto"/>
        <w:bottom w:val="none" w:sz="0" w:space="0" w:color="auto"/>
        <w:right w:val="none" w:sz="0" w:space="0" w:color="auto"/>
      </w:divBdr>
    </w:div>
    <w:div w:id="219949966">
      <w:marLeft w:val="0"/>
      <w:marRight w:val="0"/>
      <w:marTop w:val="0"/>
      <w:marBottom w:val="0"/>
      <w:divBdr>
        <w:top w:val="none" w:sz="0" w:space="0" w:color="auto"/>
        <w:left w:val="none" w:sz="0" w:space="0" w:color="auto"/>
        <w:bottom w:val="none" w:sz="0" w:space="0" w:color="auto"/>
        <w:right w:val="none" w:sz="0" w:space="0" w:color="auto"/>
      </w:divBdr>
    </w:div>
    <w:div w:id="220018788">
      <w:marLeft w:val="0"/>
      <w:marRight w:val="0"/>
      <w:marTop w:val="0"/>
      <w:marBottom w:val="0"/>
      <w:divBdr>
        <w:top w:val="none" w:sz="0" w:space="0" w:color="auto"/>
        <w:left w:val="none" w:sz="0" w:space="0" w:color="auto"/>
        <w:bottom w:val="none" w:sz="0" w:space="0" w:color="auto"/>
        <w:right w:val="none" w:sz="0" w:space="0" w:color="auto"/>
      </w:divBdr>
    </w:div>
    <w:div w:id="220023811">
      <w:marLeft w:val="0"/>
      <w:marRight w:val="0"/>
      <w:marTop w:val="0"/>
      <w:marBottom w:val="0"/>
      <w:divBdr>
        <w:top w:val="none" w:sz="0" w:space="0" w:color="auto"/>
        <w:left w:val="none" w:sz="0" w:space="0" w:color="auto"/>
        <w:bottom w:val="none" w:sz="0" w:space="0" w:color="auto"/>
        <w:right w:val="none" w:sz="0" w:space="0" w:color="auto"/>
      </w:divBdr>
    </w:div>
    <w:div w:id="220140103">
      <w:marLeft w:val="0"/>
      <w:marRight w:val="0"/>
      <w:marTop w:val="0"/>
      <w:marBottom w:val="0"/>
      <w:divBdr>
        <w:top w:val="none" w:sz="0" w:space="0" w:color="auto"/>
        <w:left w:val="none" w:sz="0" w:space="0" w:color="auto"/>
        <w:bottom w:val="none" w:sz="0" w:space="0" w:color="auto"/>
        <w:right w:val="none" w:sz="0" w:space="0" w:color="auto"/>
      </w:divBdr>
    </w:div>
    <w:div w:id="220143212">
      <w:marLeft w:val="0"/>
      <w:marRight w:val="0"/>
      <w:marTop w:val="0"/>
      <w:marBottom w:val="0"/>
      <w:divBdr>
        <w:top w:val="none" w:sz="0" w:space="0" w:color="auto"/>
        <w:left w:val="none" w:sz="0" w:space="0" w:color="auto"/>
        <w:bottom w:val="none" w:sz="0" w:space="0" w:color="auto"/>
        <w:right w:val="none" w:sz="0" w:space="0" w:color="auto"/>
      </w:divBdr>
    </w:div>
    <w:div w:id="220216411">
      <w:marLeft w:val="0"/>
      <w:marRight w:val="0"/>
      <w:marTop w:val="0"/>
      <w:marBottom w:val="0"/>
      <w:divBdr>
        <w:top w:val="none" w:sz="0" w:space="0" w:color="auto"/>
        <w:left w:val="none" w:sz="0" w:space="0" w:color="auto"/>
        <w:bottom w:val="none" w:sz="0" w:space="0" w:color="auto"/>
        <w:right w:val="none" w:sz="0" w:space="0" w:color="auto"/>
      </w:divBdr>
    </w:div>
    <w:div w:id="220288962">
      <w:marLeft w:val="0"/>
      <w:marRight w:val="0"/>
      <w:marTop w:val="0"/>
      <w:marBottom w:val="0"/>
      <w:divBdr>
        <w:top w:val="none" w:sz="0" w:space="0" w:color="auto"/>
        <w:left w:val="none" w:sz="0" w:space="0" w:color="auto"/>
        <w:bottom w:val="none" w:sz="0" w:space="0" w:color="auto"/>
        <w:right w:val="none" w:sz="0" w:space="0" w:color="auto"/>
      </w:divBdr>
    </w:div>
    <w:div w:id="220289721">
      <w:marLeft w:val="0"/>
      <w:marRight w:val="0"/>
      <w:marTop w:val="0"/>
      <w:marBottom w:val="0"/>
      <w:divBdr>
        <w:top w:val="none" w:sz="0" w:space="0" w:color="auto"/>
        <w:left w:val="none" w:sz="0" w:space="0" w:color="auto"/>
        <w:bottom w:val="none" w:sz="0" w:space="0" w:color="auto"/>
        <w:right w:val="none" w:sz="0" w:space="0" w:color="auto"/>
      </w:divBdr>
    </w:div>
    <w:div w:id="220294137">
      <w:marLeft w:val="0"/>
      <w:marRight w:val="0"/>
      <w:marTop w:val="0"/>
      <w:marBottom w:val="0"/>
      <w:divBdr>
        <w:top w:val="none" w:sz="0" w:space="0" w:color="auto"/>
        <w:left w:val="none" w:sz="0" w:space="0" w:color="auto"/>
        <w:bottom w:val="none" w:sz="0" w:space="0" w:color="auto"/>
        <w:right w:val="none" w:sz="0" w:space="0" w:color="auto"/>
      </w:divBdr>
    </w:div>
    <w:div w:id="220407504">
      <w:marLeft w:val="0"/>
      <w:marRight w:val="0"/>
      <w:marTop w:val="0"/>
      <w:marBottom w:val="0"/>
      <w:divBdr>
        <w:top w:val="none" w:sz="0" w:space="0" w:color="auto"/>
        <w:left w:val="none" w:sz="0" w:space="0" w:color="auto"/>
        <w:bottom w:val="none" w:sz="0" w:space="0" w:color="auto"/>
        <w:right w:val="none" w:sz="0" w:space="0" w:color="auto"/>
      </w:divBdr>
    </w:div>
    <w:div w:id="220407913">
      <w:marLeft w:val="0"/>
      <w:marRight w:val="0"/>
      <w:marTop w:val="0"/>
      <w:marBottom w:val="0"/>
      <w:divBdr>
        <w:top w:val="none" w:sz="0" w:space="0" w:color="auto"/>
        <w:left w:val="none" w:sz="0" w:space="0" w:color="auto"/>
        <w:bottom w:val="none" w:sz="0" w:space="0" w:color="auto"/>
        <w:right w:val="none" w:sz="0" w:space="0" w:color="auto"/>
      </w:divBdr>
    </w:div>
    <w:div w:id="220604106">
      <w:marLeft w:val="0"/>
      <w:marRight w:val="0"/>
      <w:marTop w:val="0"/>
      <w:marBottom w:val="0"/>
      <w:divBdr>
        <w:top w:val="none" w:sz="0" w:space="0" w:color="auto"/>
        <w:left w:val="none" w:sz="0" w:space="0" w:color="auto"/>
        <w:bottom w:val="none" w:sz="0" w:space="0" w:color="auto"/>
        <w:right w:val="none" w:sz="0" w:space="0" w:color="auto"/>
      </w:divBdr>
    </w:div>
    <w:div w:id="220605476">
      <w:marLeft w:val="0"/>
      <w:marRight w:val="0"/>
      <w:marTop w:val="0"/>
      <w:marBottom w:val="0"/>
      <w:divBdr>
        <w:top w:val="none" w:sz="0" w:space="0" w:color="auto"/>
        <w:left w:val="none" w:sz="0" w:space="0" w:color="auto"/>
        <w:bottom w:val="none" w:sz="0" w:space="0" w:color="auto"/>
        <w:right w:val="none" w:sz="0" w:space="0" w:color="auto"/>
      </w:divBdr>
    </w:div>
    <w:div w:id="220756551">
      <w:marLeft w:val="0"/>
      <w:marRight w:val="0"/>
      <w:marTop w:val="0"/>
      <w:marBottom w:val="0"/>
      <w:divBdr>
        <w:top w:val="none" w:sz="0" w:space="0" w:color="auto"/>
        <w:left w:val="none" w:sz="0" w:space="0" w:color="auto"/>
        <w:bottom w:val="none" w:sz="0" w:space="0" w:color="auto"/>
        <w:right w:val="none" w:sz="0" w:space="0" w:color="auto"/>
      </w:divBdr>
    </w:div>
    <w:div w:id="220792469">
      <w:marLeft w:val="0"/>
      <w:marRight w:val="0"/>
      <w:marTop w:val="0"/>
      <w:marBottom w:val="0"/>
      <w:divBdr>
        <w:top w:val="none" w:sz="0" w:space="0" w:color="auto"/>
        <w:left w:val="none" w:sz="0" w:space="0" w:color="auto"/>
        <w:bottom w:val="none" w:sz="0" w:space="0" w:color="auto"/>
        <w:right w:val="none" w:sz="0" w:space="0" w:color="auto"/>
      </w:divBdr>
    </w:div>
    <w:div w:id="220868001">
      <w:marLeft w:val="0"/>
      <w:marRight w:val="0"/>
      <w:marTop w:val="0"/>
      <w:marBottom w:val="0"/>
      <w:divBdr>
        <w:top w:val="none" w:sz="0" w:space="0" w:color="auto"/>
        <w:left w:val="none" w:sz="0" w:space="0" w:color="auto"/>
        <w:bottom w:val="none" w:sz="0" w:space="0" w:color="auto"/>
        <w:right w:val="none" w:sz="0" w:space="0" w:color="auto"/>
      </w:divBdr>
    </w:div>
    <w:div w:id="220950189">
      <w:bodyDiv w:val="1"/>
      <w:marLeft w:val="0"/>
      <w:marRight w:val="0"/>
      <w:marTop w:val="0"/>
      <w:marBottom w:val="0"/>
      <w:divBdr>
        <w:top w:val="none" w:sz="0" w:space="0" w:color="auto"/>
        <w:left w:val="none" w:sz="0" w:space="0" w:color="auto"/>
        <w:bottom w:val="none" w:sz="0" w:space="0" w:color="auto"/>
        <w:right w:val="none" w:sz="0" w:space="0" w:color="auto"/>
      </w:divBdr>
    </w:div>
    <w:div w:id="220992416">
      <w:marLeft w:val="0"/>
      <w:marRight w:val="0"/>
      <w:marTop w:val="0"/>
      <w:marBottom w:val="0"/>
      <w:divBdr>
        <w:top w:val="none" w:sz="0" w:space="0" w:color="auto"/>
        <w:left w:val="none" w:sz="0" w:space="0" w:color="auto"/>
        <w:bottom w:val="none" w:sz="0" w:space="0" w:color="auto"/>
        <w:right w:val="none" w:sz="0" w:space="0" w:color="auto"/>
      </w:divBdr>
    </w:div>
    <w:div w:id="221141106">
      <w:marLeft w:val="0"/>
      <w:marRight w:val="0"/>
      <w:marTop w:val="0"/>
      <w:marBottom w:val="0"/>
      <w:divBdr>
        <w:top w:val="none" w:sz="0" w:space="0" w:color="auto"/>
        <w:left w:val="none" w:sz="0" w:space="0" w:color="auto"/>
        <w:bottom w:val="none" w:sz="0" w:space="0" w:color="auto"/>
        <w:right w:val="none" w:sz="0" w:space="0" w:color="auto"/>
      </w:divBdr>
    </w:div>
    <w:div w:id="221142686">
      <w:marLeft w:val="0"/>
      <w:marRight w:val="0"/>
      <w:marTop w:val="0"/>
      <w:marBottom w:val="0"/>
      <w:divBdr>
        <w:top w:val="none" w:sz="0" w:space="0" w:color="auto"/>
        <w:left w:val="none" w:sz="0" w:space="0" w:color="auto"/>
        <w:bottom w:val="none" w:sz="0" w:space="0" w:color="auto"/>
        <w:right w:val="none" w:sz="0" w:space="0" w:color="auto"/>
      </w:divBdr>
    </w:div>
    <w:div w:id="221143649">
      <w:marLeft w:val="0"/>
      <w:marRight w:val="0"/>
      <w:marTop w:val="0"/>
      <w:marBottom w:val="0"/>
      <w:divBdr>
        <w:top w:val="none" w:sz="0" w:space="0" w:color="auto"/>
        <w:left w:val="none" w:sz="0" w:space="0" w:color="auto"/>
        <w:bottom w:val="none" w:sz="0" w:space="0" w:color="auto"/>
        <w:right w:val="none" w:sz="0" w:space="0" w:color="auto"/>
      </w:divBdr>
    </w:div>
    <w:div w:id="221210297">
      <w:marLeft w:val="0"/>
      <w:marRight w:val="0"/>
      <w:marTop w:val="0"/>
      <w:marBottom w:val="0"/>
      <w:divBdr>
        <w:top w:val="none" w:sz="0" w:space="0" w:color="auto"/>
        <w:left w:val="none" w:sz="0" w:space="0" w:color="auto"/>
        <w:bottom w:val="none" w:sz="0" w:space="0" w:color="auto"/>
        <w:right w:val="none" w:sz="0" w:space="0" w:color="auto"/>
      </w:divBdr>
    </w:div>
    <w:div w:id="221213604">
      <w:marLeft w:val="0"/>
      <w:marRight w:val="0"/>
      <w:marTop w:val="0"/>
      <w:marBottom w:val="0"/>
      <w:divBdr>
        <w:top w:val="none" w:sz="0" w:space="0" w:color="auto"/>
        <w:left w:val="none" w:sz="0" w:space="0" w:color="auto"/>
        <w:bottom w:val="none" w:sz="0" w:space="0" w:color="auto"/>
        <w:right w:val="none" w:sz="0" w:space="0" w:color="auto"/>
      </w:divBdr>
    </w:div>
    <w:div w:id="221216612">
      <w:marLeft w:val="0"/>
      <w:marRight w:val="0"/>
      <w:marTop w:val="0"/>
      <w:marBottom w:val="0"/>
      <w:divBdr>
        <w:top w:val="none" w:sz="0" w:space="0" w:color="auto"/>
        <w:left w:val="none" w:sz="0" w:space="0" w:color="auto"/>
        <w:bottom w:val="none" w:sz="0" w:space="0" w:color="auto"/>
        <w:right w:val="none" w:sz="0" w:space="0" w:color="auto"/>
      </w:divBdr>
    </w:div>
    <w:div w:id="221254083">
      <w:marLeft w:val="0"/>
      <w:marRight w:val="0"/>
      <w:marTop w:val="0"/>
      <w:marBottom w:val="0"/>
      <w:divBdr>
        <w:top w:val="none" w:sz="0" w:space="0" w:color="auto"/>
        <w:left w:val="none" w:sz="0" w:space="0" w:color="auto"/>
        <w:bottom w:val="none" w:sz="0" w:space="0" w:color="auto"/>
        <w:right w:val="none" w:sz="0" w:space="0" w:color="auto"/>
      </w:divBdr>
    </w:div>
    <w:div w:id="221336084">
      <w:bodyDiv w:val="1"/>
      <w:marLeft w:val="0"/>
      <w:marRight w:val="0"/>
      <w:marTop w:val="0"/>
      <w:marBottom w:val="0"/>
      <w:divBdr>
        <w:top w:val="none" w:sz="0" w:space="0" w:color="auto"/>
        <w:left w:val="none" w:sz="0" w:space="0" w:color="auto"/>
        <w:bottom w:val="none" w:sz="0" w:space="0" w:color="auto"/>
        <w:right w:val="none" w:sz="0" w:space="0" w:color="auto"/>
      </w:divBdr>
    </w:div>
    <w:div w:id="221450639">
      <w:marLeft w:val="0"/>
      <w:marRight w:val="0"/>
      <w:marTop w:val="0"/>
      <w:marBottom w:val="0"/>
      <w:divBdr>
        <w:top w:val="none" w:sz="0" w:space="0" w:color="auto"/>
        <w:left w:val="none" w:sz="0" w:space="0" w:color="auto"/>
        <w:bottom w:val="none" w:sz="0" w:space="0" w:color="auto"/>
        <w:right w:val="none" w:sz="0" w:space="0" w:color="auto"/>
      </w:divBdr>
    </w:div>
    <w:div w:id="221453079">
      <w:marLeft w:val="0"/>
      <w:marRight w:val="0"/>
      <w:marTop w:val="0"/>
      <w:marBottom w:val="0"/>
      <w:divBdr>
        <w:top w:val="none" w:sz="0" w:space="0" w:color="auto"/>
        <w:left w:val="none" w:sz="0" w:space="0" w:color="auto"/>
        <w:bottom w:val="none" w:sz="0" w:space="0" w:color="auto"/>
        <w:right w:val="none" w:sz="0" w:space="0" w:color="auto"/>
      </w:divBdr>
    </w:div>
    <w:div w:id="221596444">
      <w:marLeft w:val="0"/>
      <w:marRight w:val="0"/>
      <w:marTop w:val="0"/>
      <w:marBottom w:val="0"/>
      <w:divBdr>
        <w:top w:val="none" w:sz="0" w:space="0" w:color="auto"/>
        <w:left w:val="none" w:sz="0" w:space="0" w:color="auto"/>
        <w:bottom w:val="none" w:sz="0" w:space="0" w:color="auto"/>
        <w:right w:val="none" w:sz="0" w:space="0" w:color="auto"/>
      </w:divBdr>
    </w:div>
    <w:div w:id="221599658">
      <w:marLeft w:val="0"/>
      <w:marRight w:val="0"/>
      <w:marTop w:val="0"/>
      <w:marBottom w:val="0"/>
      <w:divBdr>
        <w:top w:val="none" w:sz="0" w:space="0" w:color="auto"/>
        <w:left w:val="none" w:sz="0" w:space="0" w:color="auto"/>
        <w:bottom w:val="none" w:sz="0" w:space="0" w:color="auto"/>
        <w:right w:val="none" w:sz="0" w:space="0" w:color="auto"/>
      </w:divBdr>
    </w:div>
    <w:div w:id="221647982">
      <w:bodyDiv w:val="1"/>
      <w:marLeft w:val="0"/>
      <w:marRight w:val="0"/>
      <w:marTop w:val="0"/>
      <w:marBottom w:val="0"/>
      <w:divBdr>
        <w:top w:val="none" w:sz="0" w:space="0" w:color="auto"/>
        <w:left w:val="none" w:sz="0" w:space="0" w:color="auto"/>
        <w:bottom w:val="none" w:sz="0" w:space="0" w:color="auto"/>
        <w:right w:val="none" w:sz="0" w:space="0" w:color="auto"/>
      </w:divBdr>
    </w:div>
    <w:div w:id="221792409">
      <w:bodyDiv w:val="1"/>
      <w:marLeft w:val="0"/>
      <w:marRight w:val="0"/>
      <w:marTop w:val="0"/>
      <w:marBottom w:val="0"/>
      <w:divBdr>
        <w:top w:val="none" w:sz="0" w:space="0" w:color="auto"/>
        <w:left w:val="none" w:sz="0" w:space="0" w:color="auto"/>
        <w:bottom w:val="none" w:sz="0" w:space="0" w:color="auto"/>
        <w:right w:val="none" w:sz="0" w:space="0" w:color="auto"/>
      </w:divBdr>
    </w:div>
    <w:div w:id="221797564">
      <w:marLeft w:val="0"/>
      <w:marRight w:val="0"/>
      <w:marTop w:val="0"/>
      <w:marBottom w:val="0"/>
      <w:divBdr>
        <w:top w:val="none" w:sz="0" w:space="0" w:color="auto"/>
        <w:left w:val="none" w:sz="0" w:space="0" w:color="auto"/>
        <w:bottom w:val="none" w:sz="0" w:space="0" w:color="auto"/>
        <w:right w:val="none" w:sz="0" w:space="0" w:color="auto"/>
      </w:divBdr>
    </w:div>
    <w:div w:id="221839765">
      <w:marLeft w:val="0"/>
      <w:marRight w:val="0"/>
      <w:marTop w:val="0"/>
      <w:marBottom w:val="0"/>
      <w:divBdr>
        <w:top w:val="none" w:sz="0" w:space="0" w:color="auto"/>
        <w:left w:val="none" w:sz="0" w:space="0" w:color="auto"/>
        <w:bottom w:val="none" w:sz="0" w:space="0" w:color="auto"/>
        <w:right w:val="none" w:sz="0" w:space="0" w:color="auto"/>
      </w:divBdr>
    </w:div>
    <w:div w:id="221869923">
      <w:marLeft w:val="0"/>
      <w:marRight w:val="0"/>
      <w:marTop w:val="0"/>
      <w:marBottom w:val="0"/>
      <w:divBdr>
        <w:top w:val="none" w:sz="0" w:space="0" w:color="auto"/>
        <w:left w:val="none" w:sz="0" w:space="0" w:color="auto"/>
        <w:bottom w:val="none" w:sz="0" w:space="0" w:color="auto"/>
        <w:right w:val="none" w:sz="0" w:space="0" w:color="auto"/>
      </w:divBdr>
    </w:div>
    <w:div w:id="221915423">
      <w:marLeft w:val="0"/>
      <w:marRight w:val="0"/>
      <w:marTop w:val="0"/>
      <w:marBottom w:val="0"/>
      <w:divBdr>
        <w:top w:val="none" w:sz="0" w:space="0" w:color="auto"/>
        <w:left w:val="none" w:sz="0" w:space="0" w:color="auto"/>
        <w:bottom w:val="none" w:sz="0" w:space="0" w:color="auto"/>
        <w:right w:val="none" w:sz="0" w:space="0" w:color="auto"/>
      </w:divBdr>
    </w:div>
    <w:div w:id="222105951">
      <w:marLeft w:val="0"/>
      <w:marRight w:val="0"/>
      <w:marTop w:val="0"/>
      <w:marBottom w:val="0"/>
      <w:divBdr>
        <w:top w:val="none" w:sz="0" w:space="0" w:color="auto"/>
        <w:left w:val="none" w:sz="0" w:space="0" w:color="auto"/>
        <w:bottom w:val="none" w:sz="0" w:space="0" w:color="auto"/>
        <w:right w:val="none" w:sz="0" w:space="0" w:color="auto"/>
      </w:divBdr>
    </w:div>
    <w:div w:id="222109341">
      <w:marLeft w:val="0"/>
      <w:marRight w:val="0"/>
      <w:marTop w:val="0"/>
      <w:marBottom w:val="0"/>
      <w:divBdr>
        <w:top w:val="none" w:sz="0" w:space="0" w:color="auto"/>
        <w:left w:val="none" w:sz="0" w:space="0" w:color="auto"/>
        <w:bottom w:val="none" w:sz="0" w:space="0" w:color="auto"/>
        <w:right w:val="none" w:sz="0" w:space="0" w:color="auto"/>
      </w:divBdr>
    </w:div>
    <w:div w:id="222176834">
      <w:marLeft w:val="0"/>
      <w:marRight w:val="0"/>
      <w:marTop w:val="0"/>
      <w:marBottom w:val="0"/>
      <w:divBdr>
        <w:top w:val="none" w:sz="0" w:space="0" w:color="auto"/>
        <w:left w:val="none" w:sz="0" w:space="0" w:color="auto"/>
        <w:bottom w:val="none" w:sz="0" w:space="0" w:color="auto"/>
        <w:right w:val="none" w:sz="0" w:space="0" w:color="auto"/>
      </w:divBdr>
    </w:div>
    <w:div w:id="222179381">
      <w:marLeft w:val="0"/>
      <w:marRight w:val="0"/>
      <w:marTop w:val="0"/>
      <w:marBottom w:val="0"/>
      <w:divBdr>
        <w:top w:val="none" w:sz="0" w:space="0" w:color="auto"/>
        <w:left w:val="none" w:sz="0" w:space="0" w:color="auto"/>
        <w:bottom w:val="none" w:sz="0" w:space="0" w:color="auto"/>
        <w:right w:val="none" w:sz="0" w:space="0" w:color="auto"/>
      </w:divBdr>
    </w:div>
    <w:div w:id="222182297">
      <w:marLeft w:val="0"/>
      <w:marRight w:val="0"/>
      <w:marTop w:val="0"/>
      <w:marBottom w:val="0"/>
      <w:divBdr>
        <w:top w:val="none" w:sz="0" w:space="0" w:color="auto"/>
        <w:left w:val="none" w:sz="0" w:space="0" w:color="auto"/>
        <w:bottom w:val="none" w:sz="0" w:space="0" w:color="auto"/>
        <w:right w:val="none" w:sz="0" w:space="0" w:color="auto"/>
      </w:divBdr>
    </w:div>
    <w:div w:id="222252804">
      <w:marLeft w:val="0"/>
      <w:marRight w:val="0"/>
      <w:marTop w:val="0"/>
      <w:marBottom w:val="0"/>
      <w:divBdr>
        <w:top w:val="none" w:sz="0" w:space="0" w:color="auto"/>
        <w:left w:val="none" w:sz="0" w:space="0" w:color="auto"/>
        <w:bottom w:val="none" w:sz="0" w:space="0" w:color="auto"/>
        <w:right w:val="none" w:sz="0" w:space="0" w:color="auto"/>
      </w:divBdr>
    </w:div>
    <w:div w:id="222299571">
      <w:marLeft w:val="0"/>
      <w:marRight w:val="0"/>
      <w:marTop w:val="0"/>
      <w:marBottom w:val="0"/>
      <w:divBdr>
        <w:top w:val="none" w:sz="0" w:space="0" w:color="auto"/>
        <w:left w:val="none" w:sz="0" w:space="0" w:color="auto"/>
        <w:bottom w:val="none" w:sz="0" w:space="0" w:color="auto"/>
        <w:right w:val="none" w:sz="0" w:space="0" w:color="auto"/>
      </w:divBdr>
    </w:div>
    <w:div w:id="222300018">
      <w:marLeft w:val="0"/>
      <w:marRight w:val="0"/>
      <w:marTop w:val="0"/>
      <w:marBottom w:val="0"/>
      <w:divBdr>
        <w:top w:val="none" w:sz="0" w:space="0" w:color="auto"/>
        <w:left w:val="none" w:sz="0" w:space="0" w:color="auto"/>
        <w:bottom w:val="none" w:sz="0" w:space="0" w:color="auto"/>
        <w:right w:val="none" w:sz="0" w:space="0" w:color="auto"/>
      </w:divBdr>
    </w:div>
    <w:div w:id="222641358">
      <w:marLeft w:val="0"/>
      <w:marRight w:val="0"/>
      <w:marTop w:val="0"/>
      <w:marBottom w:val="0"/>
      <w:divBdr>
        <w:top w:val="none" w:sz="0" w:space="0" w:color="auto"/>
        <w:left w:val="none" w:sz="0" w:space="0" w:color="auto"/>
        <w:bottom w:val="none" w:sz="0" w:space="0" w:color="auto"/>
        <w:right w:val="none" w:sz="0" w:space="0" w:color="auto"/>
      </w:divBdr>
    </w:div>
    <w:div w:id="222761845">
      <w:marLeft w:val="0"/>
      <w:marRight w:val="0"/>
      <w:marTop w:val="0"/>
      <w:marBottom w:val="0"/>
      <w:divBdr>
        <w:top w:val="none" w:sz="0" w:space="0" w:color="auto"/>
        <w:left w:val="none" w:sz="0" w:space="0" w:color="auto"/>
        <w:bottom w:val="none" w:sz="0" w:space="0" w:color="auto"/>
        <w:right w:val="none" w:sz="0" w:space="0" w:color="auto"/>
      </w:divBdr>
    </w:div>
    <w:div w:id="222788653">
      <w:marLeft w:val="0"/>
      <w:marRight w:val="0"/>
      <w:marTop w:val="0"/>
      <w:marBottom w:val="0"/>
      <w:divBdr>
        <w:top w:val="none" w:sz="0" w:space="0" w:color="auto"/>
        <w:left w:val="none" w:sz="0" w:space="0" w:color="auto"/>
        <w:bottom w:val="none" w:sz="0" w:space="0" w:color="auto"/>
        <w:right w:val="none" w:sz="0" w:space="0" w:color="auto"/>
      </w:divBdr>
    </w:div>
    <w:div w:id="222836996">
      <w:bodyDiv w:val="1"/>
      <w:marLeft w:val="0"/>
      <w:marRight w:val="0"/>
      <w:marTop w:val="0"/>
      <w:marBottom w:val="0"/>
      <w:divBdr>
        <w:top w:val="none" w:sz="0" w:space="0" w:color="auto"/>
        <w:left w:val="none" w:sz="0" w:space="0" w:color="auto"/>
        <w:bottom w:val="none" w:sz="0" w:space="0" w:color="auto"/>
        <w:right w:val="none" w:sz="0" w:space="0" w:color="auto"/>
      </w:divBdr>
    </w:div>
    <w:div w:id="222838734">
      <w:marLeft w:val="0"/>
      <w:marRight w:val="0"/>
      <w:marTop w:val="0"/>
      <w:marBottom w:val="0"/>
      <w:divBdr>
        <w:top w:val="none" w:sz="0" w:space="0" w:color="auto"/>
        <w:left w:val="none" w:sz="0" w:space="0" w:color="auto"/>
        <w:bottom w:val="none" w:sz="0" w:space="0" w:color="auto"/>
        <w:right w:val="none" w:sz="0" w:space="0" w:color="auto"/>
      </w:divBdr>
    </w:div>
    <w:div w:id="222983065">
      <w:marLeft w:val="0"/>
      <w:marRight w:val="0"/>
      <w:marTop w:val="0"/>
      <w:marBottom w:val="0"/>
      <w:divBdr>
        <w:top w:val="none" w:sz="0" w:space="0" w:color="auto"/>
        <w:left w:val="none" w:sz="0" w:space="0" w:color="auto"/>
        <w:bottom w:val="none" w:sz="0" w:space="0" w:color="auto"/>
        <w:right w:val="none" w:sz="0" w:space="0" w:color="auto"/>
      </w:divBdr>
    </w:div>
    <w:div w:id="223031418">
      <w:marLeft w:val="0"/>
      <w:marRight w:val="0"/>
      <w:marTop w:val="0"/>
      <w:marBottom w:val="0"/>
      <w:divBdr>
        <w:top w:val="none" w:sz="0" w:space="0" w:color="auto"/>
        <w:left w:val="none" w:sz="0" w:space="0" w:color="auto"/>
        <w:bottom w:val="none" w:sz="0" w:space="0" w:color="auto"/>
        <w:right w:val="none" w:sz="0" w:space="0" w:color="auto"/>
      </w:divBdr>
    </w:div>
    <w:div w:id="223105583">
      <w:marLeft w:val="0"/>
      <w:marRight w:val="0"/>
      <w:marTop w:val="0"/>
      <w:marBottom w:val="0"/>
      <w:divBdr>
        <w:top w:val="none" w:sz="0" w:space="0" w:color="auto"/>
        <w:left w:val="none" w:sz="0" w:space="0" w:color="auto"/>
        <w:bottom w:val="none" w:sz="0" w:space="0" w:color="auto"/>
        <w:right w:val="none" w:sz="0" w:space="0" w:color="auto"/>
      </w:divBdr>
    </w:div>
    <w:div w:id="223106850">
      <w:marLeft w:val="0"/>
      <w:marRight w:val="0"/>
      <w:marTop w:val="0"/>
      <w:marBottom w:val="0"/>
      <w:divBdr>
        <w:top w:val="none" w:sz="0" w:space="0" w:color="auto"/>
        <w:left w:val="none" w:sz="0" w:space="0" w:color="auto"/>
        <w:bottom w:val="none" w:sz="0" w:space="0" w:color="auto"/>
        <w:right w:val="none" w:sz="0" w:space="0" w:color="auto"/>
      </w:divBdr>
    </w:div>
    <w:div w:id="223150225">
      <w:marLeft w:val="0"/>
      <w:marRight w:val="0"/>
      <w:marTop w:val="0"/>
      <w:marBottom w:val="0"/>
      <w:divBdr>
        <w:top w:val="none" w:sz="0" w:space="0" w:color="auto"/>
        <w:left w:val="none" w:sz="0" w:space="0" w:color="auto"/>
        <w:bottom w:val="none" w:sz="0" w:space="0" w:color="auto"/>
        <w:right w:val="none" w:sz="0" w:space="0" w:color="auto"/>
      </w:divBdr>
    </w:div>
    <w:div w:id="223297282">
      <w:marLeft w:val="0"/>
      <w:marRight w:val="0"/>
      <w:marTop w:val="0"/>
      <w:marBottom w:val="0"/>
      <w:divBdr>
        <w:top w:val="none" w:sz="0" w:space="0" w:color="auto"/>
        <w:left w:val="none" w:sz="0" w:space="0" w:color="auto"/>
        <w:bottom w:val="none" w:sz="0" w:space="0" w:color="auto"/>
        <w:right w:val="none" w:sz="0" w:space="0" w:color="auto"/>
      </w:divBdr>
    </w:div>
    <w:div w:id="223300186">
      <w:marLeft w:val="0"/>
      <w:marRight w:val="0"/>
      <w:marTop w:val="0"/>
      <w:marBottom w:val="0"/>
      <w:divBdr>
        <w:top w:val="none" w:sz="0" w:space="0" w:color="auto"/>
        <w:left w:val="none" w:sz="0" w:space="0" w:color="auto"/>
        <w:bottom w:val="none" w:sz="0" w:space="0" w:color="auto"/>
        <w:right w:val="none" w:sz="0" w:space="0" w:color="auto"/>
      </w:divBdr>
    </w:div>
    <w:div w:id="223371749">
      <w:marLeft w:val="0"/>
      <w:marRight w:val="0"/>
      <w:marTop w:val="0"/>
      <w:marBottom w:val="0"/>
      <w:divBdr>
        <w:top w:val="none" w:sz="0" w:space="0" w:color="auto"/>
        <w:left w:val="none" w:sz="0" w:space="0" w:color="auto"/>
        <w:bottom w:val="none" w:sz="0" w:space="0" w:color="auto"/>
        <w:right w:val="none" w:sz="0" w:space="0" w:color="auto"/>
      </w:divBdr>
    </w:div>
    <w:div w:id="223373212">
      <w:marLeft w:val="0"/>
      <w:marRight w:val="0"/>
      <w:marTop w:val="0"/>
      <w:marBottom w:val="0"/>
      <w:divBdr>
        <w:top w:val="none" w:sz="0" w:space="0" w:color="auto"/>
        <w:left w:val="none" w:sz="0" w:space="0" w:color="auto"/>
        <w:bottom w:val="none" w:sz="0" w:space="0" w:color="auto"/>
        <w:right w:val="none" w:sz="0" w:space="0" w:color="auto"/>
      </w:divBdr>
    </w:div>
    <w:div w:id="223373624">
      <w:marLeft w:val="0"/>
      <w:marRight w:val="0"/>
      <w:marTop w:val="0"/>
      <w:marBottom w:val="0"/>
      <w:divBdr>
        <w:top w:val="none" w:sz="0" w:space="0" w:color="auto"/>
        <w:left w:val="none" w:sz="0" w:space="0" w:color="auto"/>
        <w:bottom w:val="none" w:sz="0" w:space="0" w:color="auto"/>
        <w:right w:val="none" w:sz="0" w:space="0" w:color="auto"/>
      </w:divBdr>
    </w:div>
    <w:div w:id="223493386">
      <w:marLeft w:val="0"/>
      <w:marRight w:val="0"/>
      <w:marTop w:val="0"/>
      <w:marBottom w:val="0"/>
      <w:divBdr>
        <w:top w:val="none" w:sz="0" w:space="0" w:color="auto"/>
        <w:left w:val="none" w:sz="0" w:space="0" w:color="auto"/>
        <w:bottom w:val="none" w:sz="0" w:space="0" w:color="auto"/>
        <w:right w:val="none" w:sz="0" w:space="0" w:color="auto"/>
      </w:divBdr>
    </w:div>
    <w:div w:id="223610829">
      <w:marLeft w:val="0"/>
      <w:marRight w:val="0"/>
      <w:marTop w:val="0"/>
      <w:marBottom w:val="0"/>
      <w:divBdr>
        <w:top w:val="none" w:sz="0" w:space="0" w:color="auto"/>
        <w:left w:val="none" w:sz="0" w:space="0" w:color="auto"/>
        <w:bottom w:val="none" w:sz="0" w:space="0" w:color="auto"/>
        <w:right w:val="none" w:sz="0" w:space="0" w:color="auto"/>
      </w:divBdr>
    </w:div>
    <w:div w:id="223638237">
      <w:marLeft w:val="0"/>
      <w:marRight w:val="0"/>
      <w:marTop w:val="0"/>
      <w:marBottom w:val="0"/>
      <w:divBdr>
        <w:top w:val="none" w:sz="0" w:space="0" w:color="auto"/>
        <w:left w:val="none" w:sz="0" w:space="0" w:color="auto"/>
        <w:bottom w:val="none" w:sz="0" w:space="0" w:color="auto"/>
        <w:right w:val="none" w:sz="0" w:space="0" w:color="auto"/>
      </w:divBdr>
    </w:div>
    <w:div w:id="223638747">
      <w:marLeft w:val="0"/>
      <w:marRight w:val="0"/>
      <w:marTop w:val="0"/>
      <w:marBottom w:val="0"/>
      <w:divBdr>
        <w:top w:val="none" w:sz="0" w:space="0" w:color="auto"/>
        <w:left w:val="none" w:sz="0" w:space="0" w:color="auto"/>
        <w:bottom w:val="none" w:sz="0" w:space="0" w:color="auto"/>
        <w:right w:val="none" w:sz="0" w:space="0" w:color="auto"/>
      </w:divBdr>
    </w:div>
    <w:div w:id="223685160">
      <w:marLeft w:val="0"/>
      <w:marRight w:val="0"/>
      <w:marTop w:val="0"/>
      <w:marBottom w:val="0"/>
      <w:divBdr>
        <w:top w:val="none" w:sz="0" w:space="0" w:color="auto"/>
        <w:left w:val="none" w:sz="0" w:space="0" w:color="auto"/>
        <w:bottom w:val="none" w:sz="0" w:space="0" w:color="auto"/>
        <w:right w:val="none" w:sz="0" w:space="0" w:color="auto"/>
      </w:divBdr>
    </w:div>
    <w:div w:id="223764078">
      <w:marLeft w:val="0"/>
      <w:marRight w:val="0"/>
      <w:marTop w:val="0"/>
      <w:marBottom w:val="0"/>
      <w:divBdr>
        <w:top w:val="none" w:sz="0" w:space="0" w:color="auto"/>
        <w:left w:val="none" w:sz="0" w:space="0" w:color="auto"/>
        <w:bottom w:val="none" w:sz="0" w:space="0" w:color="auto"/>
        <w:right w:val="none" w:sz="0" w:space="0" w:color="auto"/>
      </w:divBdr>
    </w:div>
    <w:div w:id="223831549">
      <w:marLeft w:val="0"/>
      <w:marRight w:val="0"/>
      <w:marTop w:val="0"/>
      <w:marBottom w:val="0"/>
      <w:divBdr>
        <w:top w:val="none" w:sz="0" w:space="0" w:color="auto"/>
        <w:left w:val="none" w:sz="0" w:space="0" w:color="auto"/>
        <w:bottom w:val="none" w:sz="0" w:space="0" w:color="auto"/>
        <w:right w:val="none" w:sz="0" w:space="0" w:color="auto"/>
      </w:divBdr>
    </w:div>
    <w:div w:id="223833631">
      <w:marLeft w:val="0"/>
      <w:marRight w:val="0"/>
      <w:marTop w:val="0"/>
      <w:marBottom w:val="0"/>
      <w:divBdr>
        <w:top w:val="none" w:sz="0" w:space="0" w:color="auto"/>
        <w:left w:val="none" w:sz="0" w:space="0" w:color="auto"/>
        <w:bottom w:val="none" w:sz="0" w:space="0" w:color="auto"/>
        <w:right w:val="none" w:sz="0" w:space="0" w:color="auto"/>
      </w:divBdr>
    </w:div>
    <w:div w:id="223951547">
      <w:marLeft w:val="0"/>
      <w:marRight w:val="0"/>
      <w:marTop w:val="0"/>
      <w:marBottom w:val="0"/>
      <w:divBdr>
        <w:top w:val="none" w:sz="0" w:space="0" w:color="auto"/>
        <w:left w:val="none" w:sz="0" w:space="0" w:color="auto"/>
        <w:bottom w:val="none" w:sz="0" w:space="0" w:color="auto"/>
        <w:right w:val="none" w:sz="0" w:space="0" w:color="auto"/>
      </w:divBdr>
    </w:div>
    <w:div w:id="223955855">
      <w:marLeft w:val="0"/>
      <w:marRight w:val="0"/>
      <w:marTop w:val="0"/>
      <w:marBottom w:val="0"/>
      <w:divBdr>
        <w:top w:val="none" w:sz="0" w:space="0" w:color="auto"/>
        <w:left w:val="none" w:sz="0" w:space="0" w:color="auto"/>
        <w:bottom w:val="none" w:sz="0" w:space="0" w:color="auto"/>
        <w:right w:val="none" w:sz="0" w:space="0" w:color="auto"/>
      </w:divBdr>
    </w:div>
    <w:div w:id="224068379">
      <w:marLeft w:val="0"/>
      <w:marRight w:val="0"/>
      <w:marTop w:val="0"/>
      <w:marBottom w:val="0"/>
      <w:divBdr>
        <w:top w:val="none" w:sz="0" w:space="0" w:color="auto"/>
        <w:left w:val="none" w:sz="0" w:space="0" w:color="auto"/>
        <w:bottom w:val="none" w:sz="0" w:space="0" w:color="auto"/>
        <w:right w:val="none" w:sz="0" w:space="0" w:color="auto"/>
      </w:divBdr>
    </w:div>
    <w:div w:id="224217066">
      <w:marLeft w:val="0"/>
      <w:marRight w:val="0"/>
      <w:marTop w:val="0"/>
      <w:marBottom w:val="0"/>
      <w:divBdr>
        <w:top w:val="none" w:sz="0" w:space="0" w:color="auto"/>
        <w:left w:val="none" w:sz="0" w:space="0" w:color="auto"/>
        <w:bottom w:val="none" w:sz="0" w:space="0" w:color="auto"/>
        <w:right w:val="none" w:sz="0" w:space="0" w:color="auto"/>
      </w:divBdr>
    </w:div>
    <w:div w:id="224220698">
      <w:marLeft w:val="0"/>
      <w:marRight w:val="0"/>
      <w:marTop w:val="0"/>
      <w:marBottom w:val="0"/>
      <w:divBdr>
        <w:top w:val="none" w:sz="0" w:space="0" w:color="auto"/>
        <w:left w:val="none" w:sz="0" w:space="0" w:color="auto"/>
        <w:bottom w:val="none" w:sz="0" w:space="0" w:color="auto"/>
        <w:right w:val="none" w:sz="0" w:space="0" w:color="auto"/>
      </w:divBdr>
    </w:div>
    <w:div w:id="224335939">
      <w:marLeft w:val="0"/>
      <w:marRight w:val="0"/>
      <w:marTop w:val="0"/>
      <w:marBottom w:val="0"/>
      <w:divBdr>
        <w:top w:val="none" w:sz="0" w:space="0" w:color="auto"/>
        <w:left w:val="none" w:sz="0" w:space="0" w:color="auto"/>
        <w:bottom w:val="none" w:sz="0" w:space="0" w:color="auto"/>
        <w:right w:val="none" w:sz="0" w:space="0" w:color="auto"/>
      </w:divBdr>
    </w:div>
    <w:div w:id="224340523">
      <w:marLeft w:val="0"/>
      <w:marRight w:val="0"/>
      <w:marTop w:val="0"/>
      <w:marBottom w:val="0"/>
      <w:divBdr>
        <w:top w:val="none" w:sz="0" w:space="0" w:color="auto"/>
        <w:left w:val="none" w:sz="0" w:space="0" w:color="auto"/>
        <w:bottom w:val="none" w:sz="0" w:space="0" w:color="auto"/>
        <w:right w:val="none" w:sz="0" w:space="0" w:color="auto"/>
      </w:divBdr>
    </w:div>
    <w:div w:id="224341100">
      <w:marLeft w:val="0"/>
      <w:marRight w:val="0"/>
      <w:marTop w:val="0"/>
      <w:marBottom w:val="0"/>
      <w:divBdr>
        <w:top w:val="none" w:sz="0" w:space="0" w:color="auto"/>
        <w:left w:val="none" w:sz="0" w:space="0" w:color="auto"/>
        <w:bottom w:val="none" w:sz="0" w:space="0" w:color="auto"/>
        <w:right w:val="none" w:sz="0" w:space="0" w:color="auto"/>
      </w:divBdr>
    </w:div>
    <w:div w:id="224342074">
      <w:marLeft w:val="0"/>
      <w:marRight w:val="0"/>
      <w:marTop w:val="0"/>
      <w:marBottom w:val="0"/>
      <w:divBdr>
        <w:top w:val="none" w:sz="0" w:space="0" w:color="auto"/>
        <w:left w:val="none" w:sz="0" w:space="0" w:color="auto"/>
        <w:bottom w:val="none" w:sz="0" w:space="0" w:color="auto"/>
        <w:right w:val="none" w:sz="0" w:space="0" w:color="auto"/>
      </w:divBdr>
    </w:div>
    <w:div w:id="224342422">
      <w:marLeft w:val="0"/>
      <w:marRight w:val="0"/>
      <w:marTop w:val="0"/>
      <w:marBottom w:val="0"/>
      <w:divBdr>
        <w:top w:val="none" w:sz="0" w:space="0" w:color="auto"/>
        <w:left w:val="none" w:sz="0" w:space="0" w:color="auto"/>
        <w:bottom w:val="none" w:sz="0" w:space="0" w:color="auto"/>
        <w:right w:val="none" w:sz="0" w:space="0" w:color="auto"/>
      </w:divBdr>
    </w:div>
    <w:div w:id="224418744">
      <w:marLeft w:val="0"/>
      <w:marRight w:val="0"/>
      <w:marTop w:val="0"/>
      <w:marBottom w:val="0"/>
      <w:divBdr>
        <w:top w:val="none" w:sz="0" w:space="0" w:color="auto"/>
        <w:left w:val="none" w:sz="0" w:space="0" w:color="auto"/>
        <w:bottom w:val="none" w:sz="0" w:space="0" w:color="auto"/>
        <w:right w:val="none" w:sz="0" w:space="0" w:color="auto"/>
      </w:divBdr>
    </w:div>
    <w:div w:id="224489538">
      <w:marLeft w:val="0"/>
      <w:marRight w:val="0"/>
      <w:marTop w:val="0"/>
      <w:marBottom w:val="0"/>
      <w:divBdr>
        <w:top w:val="none" w:sz="0" w:space="0" w:color="auto"/>
        <w:left w:val="none" w:sz="0" w:space="0" w:color="auto"/>
        <w:bottom w:val="none" w:sz="0" w:space="0" w:color="auto"/>
        <w:right w:val="none" w:sz="0" w:space="0" w:color="auto"/>
      </w:divBdr>
    </w:div>
    <w:div w:id="224489900">
      <w:marLeft w:val="0"/>
      <w:marRight w:val="0"/>
      <w:marTop w:val="0"/>
      <w:marBottom w:val="0"/>
      <w:divBdr>
        <w:top w:val="none" w:sz="0" w:space="0" w:color="auto"/>
        <w:left w:val="none" w:sz="0" w:space="0" w:color="auto"/>
        <w:bottom w:val="none" w:sz="0" w:space="0" w:color="auto"/>
        <w:right w:val="none" w:sz="0" w:space="0" w:color="auto"/>
      </w:divBdr>
    </w:div>
    <w:div w:id="224491893">
      <w:marLeft w:val="480"/>
      <w:marRight w:val="0"/>
      <w:marTop w:val="0"/>
      <w:marBottom w:val="0"/>
      <w:divBdr>
        <w:top w:val="none" w:sz="0" w:space="0" w:color="auto"/>
        <w:left w:val="none" w:sz="0" w:space="0" w:color="auto"/>
        <w:bottom w:val="none" w:sz="0" w:space="0" w:color="auto"/>
        <w:right w:val="none" w:sz="0" w:space="0" w:color="auto"/>
      </w:divBdr>
    </w:div>
    <w:div w:id="224492292">
      <w:marLeft w:val="0"/>
      <w:marRight w:val="0"/>
      <w:marTop w:val="0"/>
      <w:marBottom w:val="0"/>
      <w:divBdr>
        <w:top w:val="none" w:sz="0" w:space="0" w:color="auto"/>
        <w:left w:val="none" w:sz="0" w:space="0" w:color="auto"/>
        <w:bottom w:val="none" w:sz="0" w:space="0" w:color="auto"/>
        <w:right w:val="none" w:sz="0" w:space="0" w:color="auto"/>
      </w:divBdr>
    </w:div>
    <w:div w:id="224529303">
      <w:marLeft w:val="0"/>
      <w:marRight w:val="0"/>
      <w:marTop w:val="0"/>
      <w:marBottom w:val="0"/>
      <w:divBdr>
        <w:top w:val="none" w:sz="0" w:space="0" w:color="auto"/>
        <w:left w:val="none" w:sz="0" w:space="0" w:color="auto"/>
        <w:bottom w:val="none" w:sz="0" w:space="0" w:color="auto"/>
        <w:right w:val="none" w:sz="0" w:space="0" w:color="auto"/>
      </w:divBdr>
    </w:div>
    <w:div w:id="224537687">
      <w:marLeft w:val="0"/>
      <w:marRight w:val="0"/>
      <w:marTop w:val="0"/>
      <w:marBottom w:val="0"/>
      <w:divBdr>
        <w:top w:val="none" w:sz="0" w:space="0" w:color="auto"/>
        <w:left w:val="none" w:sz="0" w:space="0" w:color="auto"/>
        <w:bottom w:val="none" w:sz="0" w:space="0" w:color="auto"/>
        <w:right w:val="none" w:sz="0" w:space="0" w:color="auto"/>
      </w:divBdr>
    </w:div>
    <w:div w:id="224687214">
      <w:marLeft w:val="0"/>
      <w:marRight w:val="0"/>
      <w:marTop w:val="0"/>
      <w:marBottom w:val="0"/>
      <w:divBdr>
        <w:top w:val="none" w:sz="0" w:space="0" w:color="auto"/>
        <w:left w:val="none" w:sz="0" w:space="0" w:color="auto"/>
        <w:bottom w:val="none" w:sz="0" w:space="0" w:color="auto"/>
        <w:right w:val="none" w:sz="0" w:space="0" w:color="auto"/>
      </w:divBdr>
    </w:div>
    <w:div w:id="224880984">
      <w:marLeft w:val="0"/>
      <w:marRight w:val="0"/>
      <w:marTop w:val="0"/>
      <w:marBottom w:val="0"/>
      <w:divBdr>
        <w:top w:val="none" w:sz="0" w:space="0" w:color="auto"/>
        <w:left w:val="none" w:sz="0" w:space="0" w:color="auto"/>
        <w:bottom w:val="none" w:sz="0" w:space="0" w:color="auto"/>
        <w:right w:val="none" w:sz="0" w:space="0" w:color="auto"/>
      </w:divBdr>
    </w:div>
    <w:div w:id="224881494">
      <w:marLeft w:val="0"/>
      <w:marRight w:val="0"/>
      <w:marTop w:val="0"/>
      <w:marBottom w:val="0"/>
      <w:divBdr>
        <w:top w:val="none" w:sz="0" w:space="0" w:color="auto"/>
        <w:left w:val="none" w:sz="0" w:space="0" w:color="auto"/>
        <w:bottom w:val="none" w:sz="0" w:space="0" w:color="auto"/>
        <w:right w:val="none" w:sz="0" w:space="0" w:color="auto"/>
      </w:divBdr>
    </w:div>
    <w:div w:id="224949197">
      <w:marLeft w:val="0"/>
      <w:marRight w:val="0"/>
      <w:marTop w:val="0"/>
      <w:marBottom w:val="0"/>
      <w:divBdr>
        <w:top w:val="none" w:sz="0" w:space="0" w:color="auto"/>
        <w:left w:val="none" w:sz="0" w:space="0" w:color="auto"/>
        <w:bottom w:val="none" w:sz="0" w:space="0" w:color="auto"/>
        <w:right w:val="none" w:sz="0" w:space="0" w:color="auto"/>
      </w:divBdr>
    </w:div>
    <w:div w:id="224949889">
      <w:marLeft w:val="0"/>
      <w:marRight w:val="0"/>
      <w:marTop w:val="0"/>
      <w:marBottom w:val="0"/>
      <w:divBdr>
        <w:top w:val="none" w:sz="0" w:space="0" w:color="auto"/>
        <w:left w:val="none" w:sz="0" w:space="0" w:color="auto"/>
        <w:bottom w:val="none" w:sz="0" w:space="0" w:color="auto"/>
        <w:right w:val="none" w:sz="0" w:space="0" w:color="auto"/>
      </w:divBdr>
    </w:div>
    <w:div w:id="224994656">
      <w:marLeft w:val="0"/>
      <w:marRight w:val="0"/>
      <w:marTop w:val="0"/>
      <w:marBottom w:val="0"/>
      <w:divBdr>
        <w:top w:val="none" w:sz="0" w:space="0" w:color="auto"/>
        <w:left w:val="none" w:sz="0" w:space="0" w:color="auto"/>
        <w:bottom w:val="none" w:sz="0" w:space="0" w:color="auto"/>
        <w:right w:val="none" w:sz="0" w:space="0" w:color="auto"/>
      </w:divBdr>
    </w:div>
    <w:div w:id="224999551">
      <w:marLeft w:val="0"/>
      <w:marRight w:val="0"/>
      <w:marTop w:val="0"/>
      <w:marBottom w:val="0"/>
      <w:divBdr>
        <w:top w:val="none" w:sz="0" w:space="0" w:color="auto"/>
        <w:left w:val="none" w:sz="0" w:space="0" w:color="auto"/>
        <w:bottom w:val="none" w:sz="0" w:space="0" w:color="auto"/>
        <w:right w:val="none" w:sz="0" w:space="0" w:color="auto"/>
      </w:divBdr>
    </w:div>
    <w:div w:id="224999572">
      <w:marLeft w:val="0"/>
      <w:marRight w:val="0"/>
      <w:marTop w:val="0"/>
      <w:marBottom w:val="0"/>
      <w:divBdr>
        <w:top w:val="none" w:sz="0" w:space="0" w:color="auto"/>
        <w:left w:val="none" w:sz="0" w:space="0" w:color="auto"/>
        <w:bottom w:val="none" w:sz="0" w:space="0" w:color="auto"/>
        <w:right w:val="none" w:sz="0" w:space="0" w:color="auto"/>
      </w:divBdr>
    </w:div>
    <w:div w:id="225148107">
      <w:marLeft w:val="0"/>
      <w:marRight w:val="0"/>
      <w:marTop w:val="0"/>
      <w:marBottom w:val="0"/>
      <w:divBdr>
        <w:top w:val="none" w:sz="0" w:space="0" w:color="auto"/>
        <w:left w:val="none" w:sz="0" w:space="0" w:color="auto"/>
        <w:bottom w:val="none" w:sz="0" w:space="0" w:color="auto"/>
        <w:right w:val="none" w:sz="0" w:space="0" w:color="auto"/>
      </w:divBdr>
    </w:div>
    <w:div w:id="225187933">
      <w:marLeft w:val="0"/>
      <w:marRight w:val="0"/>
      <w:marTop w:val="0"/>
      <w:marBottom w:val="0"/>
      <w:divBdr>
        <w:top w:val="none" w:sz="0" w:space="0" w:color="auto"/>
        <w:left w:val="none" w:sz="0" w:space="0" w:color="auto"/>
        <w:bottom w:val="none" w:sz="0" w:space="0" w:color="auto"/>
        <w:right w:val="none" w:sz="0" w:space="0" w:color="auto"/>
      </w:divBdr>
    </w:div>
    <w:div w:id="225192779">
      <w:marLeft w:val="0"/>
      <w:marRight w:val="0"/>
      <w:marTop w:val="0"/>
      <w:marBottom w:val="0"/>
      <w:divBdr>
        <w:top w:val="none" w:sz="0" w:space="0" w:color="auto"/>
        <w:left w:val="none" w:sz="0" w:space="0" w:color="auto"/>
        <w:bottom w:val="none" w:sz="0" w:space="0" w:color="auto"/>
        <w:right w:val="none" w:sz="0" w:space="0" w:color="auto"/>
      </w:divBdr>
    </w:div>
    <w:div w:id="225261751">
      <w:marLeft w:val="0"/>
      <w:marRight w:val="0"/>
      <w:marTop w:val="0"/>
      <w:marBottom w:val="0"/>
      <w:divBdr>
        <w:top w:val="none" w:sz="0" w:space="0" w:color="auto"/>
        <w:left w:val="none" w:sz="0" w:space="0" w:color="auto"/>
        <w:bottom w:val="none" w:sz="0" w:space="0" w:color="auto"/>
        <w:right w:val="none" w:sz="0" w:space="0" w:color="auto"/>
      </w:divBdr>
    </w:div>
    <w:div w:id="225338831">
      <w:marLeft w:val="0"/>
      <w:marRight w:val="0"/>
      <w:marTop w:val="0"/>
      <w:marBottom w:val="0"/>
      <w:divBdr>
        <w:top w:val="none" w:sz="0" w:space="0" w:color="auto"/>
        <w:left w:val="none" w:sz="0" w:space="0" w:color="auto"/>
        <w:bottom w:val="none" w:sz="0" w:space="0" w:color="auto"/>
        <w:right w:val="none" w:sz="0" w:space="0" w:color="auto"/>
      </w:divBdr>
    </w:div>
    <w:div w:id="225379581">
      <w:bodyDiv w:val="1"/>
      <w:marLeft w:val="0"/>
      <w:marRight w:val="0"/>
      <w:marTop w:val="0"/>
      <w:marBottom w:val="0"/>
      <w:divBdr>
        <w:top w:val="none" w:sz="0" w:space="0" w:color="auto"/>
        <w:left w:val="none" w:sz="0" w:space="0" w:color="auto"/>
        <w:bottom w:val="none" w:sz="0" w:space="0" w:color="auto"/>
        <w:right w:val="none" w:sz="0" w:space="0" w:color="auto"/>
      </w:divBdr>
    </w:div>
    <w:div w:id="225380188">
      <w:marLeft w:val="0"/>
      <w:marRight w:val="0"/>
      <w:marTop w:val="0"/>
      <w:marBottom w:val="0"/>
      <w:divBdr>
        <w:top w:val="none" w:sz="0" w:space="0" w:color="auto"/>
        <w:left w:val="none" w:sz="0" w:space="0" w:color="auto"/>
        <w:bottom w:val="none" w:sz="0" w:space="0" w:color="auto"/>
        <w:right w:val="none" w:sz="0" w:space="0" w:color="auto"/>
      </w:divBdr>
    </w:div>
    <w:div w:id="225454299">
      <w:marLeft w:val="0"/>
      <w:marRight w:val="0"/>
      <w:marTop w:val="0"/>
      <w:marBottom w:val="0"/>
      <w:divBdr>
        <w:top w:val="none" w:sz="0" w:space="0" w:color="auto"/>
        <w:left w:val="none" w:sz="0" w:space="0" w:color="auto"/>
        <w:bottom w:val="none" w:sz="0" w:space="0" w:color="auto"/>
        <w:right w:val="none" w:sz="0" w:space="0" w:color="auto"/>
      </w:divBdr>
    </w:div>
    <w:div w:id="225579874">
      <w:marLeft w:val="0"/>
      <w:marRight w:val="0"/>
      <w:marTop w:val="0"/>
      <w:marBottom w:val="0"/>
      <w:divBdr>
        <w:top w:val="none" w:sz="0" w:space="0" w:color="auto"/>
        <w:left w:val="none" w:sz="0" w:space="0" w:color="auto"/>
        <w:bottom w:val="none" w:sz="0" w:space="0" w:color="auto"/>
        <w:right w:val="none" w:sz="0" w:space="0" w:color="auto"/>
      </w:divBdr>
    </w:div>
    <w:div w:id="225729009">
      <w:marLeft w:val="0"/>
      <w:marRight w:val="0"/>
      <w:marTop w:val="0"/>
      <w:marBottom w:val="0"/>
      <w:divBdr>
        <w:top w:val="none" w:sz="0" w:space="0" w:color="auto"/>
        <w:left w:val="none" w:sz="0" w:space="0" w:color="auto"/>
        <w:bottom w:val="none" w:sz="0" w:space="0" w:color="auto"/>
        <w:right w:val="none" w:sz="0" w:space="0" w:color="auto"/>
      </w:divBdr>
    </w:div>
    <w:div w:id="225800183">
      <w:marLeft w:val="0"/>
      <w:marRight w:val="0"/>
      <w:marTop w:val="0"/>
      <w:marBottom w:val="0"/>
      <w:divBdr>
        <w:top w:val="none" w:sz="0" w:space="0" w:color="auto"/>
        <w:left w:val="none" w:sz="0" w:space="0" w:color="auto"/>
        <w:bottom w:val="none" w:sz="0" w:space="0" w:color="auto"/>
        <w:right w:val="none" w:sz="0" w:space="0" w:color="auto"/>
      </w:divBdr>
    </w:div>
    <w:div w:id="225846999">
      <w:marLeft w:val="0"/>
      <w:marRight w:val="0"/>
      <w:marTop w:val="0"/>
      <w:marBottom w:val="0"/>
      <w:divBdr>
        <w:top w:val="none" w:sz="0" w:space="0" w:color="auto"/>
        <w:left w:val="none" w:sz="0" w:space="0" w:color="auto"/>
        <w:bottom w:val="none" w:sz="0" w:space="0" w:color="auto"/>
        <w:right w:val="none" w:sz="0" w:space="0" w:color="auto"/>
      </w:divBdr>
    </w:div>
    <w:div w:id="225919423">
      <w:marLeft w:val="0"/>
      <w:marRight w:val="0"/>
      <w:marTop w:val="0"/>
      <w:marBottom w:val="0"/>
      <w:divBdr>
        <w:top w:val="none" w:sz="0" w:space="0" w:color="auto"/>
        <w:left w:val="none" w:sz="0" w:space="0" w:color="auto"/>
        <w:bottom w:val="none" w:sz="0" w:space="0" w:color="auto"/>
        <w:right w:val="none" w:sz="0" w:space="0" w:color="auto"/>
      </w:divBdr>
    </w:div>
    <w:div w:id="225995226">
      <w:marLeft w:val="0"/>
      <w:marRight w:val="0"/>
      <w:marTop w:val="0"/>
      <w:marBottom w:val="0"/>
      <w:divBdr>
        <w:top w:val="none" w:sz="0" w:space="0" w:color="auto"/>
        <w:left w:val="none" w:sz="0" w:space="0" w:color="auto"/>
        <w:bottom w:val="none" w:sz="0" w:space="0" w:color="auto"/>
        <w:right w:val="none" w:sz="0" w:space="0" w:color="auto"/>
      </w:divBdr>
    </w:div>
    <w:div w:id="226034803">
      <w:marLeft w:val="0"/>
      <w:marRight w:val="0"/>
      <w:marTop w:val="0"/>
      <w:marBottom w:val="0"/>
      <w:divBdr>
        <w:top w:val="none" w:sz="0" w:space="0" w:color="auto"/>
        <w:left w:val="none" w:sz="0" w:space="0" w:color="auto"/>
        <w:bottom w:val="none" w:sz="0" w:space="0" w:color="auto"/>
        <w:right w:val="none" w:sz="0" w:space="0" w:color="auto"/>
      </w:divBdr>
    </w:div>
    <w:div w:id="226113818">
      <w:marLeft w:val="0"/>
      <w:marRight w:val="0"/>
      <w:marTop w:val="0"/>
      <w:marBottom w:val="0"/>
      <w:divBdr>
        <w:top w:val="none" w:sz="0" w:space="0" w:color="auto"/>
        <w:left w:val="none" w:sz="0" w:space="0" w:color="auto"/>
        <w:bottom w:val="none" w:sz="0" w:space="0" w:color="auto"/>
        <w:right w:val="none" w:sz="0" w:space="0" w:color="auto"/>
      </w:divBdr>
    </w:div>
    <w:div w:id="226115776">
      <w:marLeft w:val="0"/>
      <w:marRight w:val="0"/>
      <w:marTop w:val="0"/>
      <w:marBottom w:val="0"/>
      <w:divBdr>
        <w:top w:val="none" w:sz="0" w:space="0" w:color="auto"/>
        <w:left w:val="none" w:sz="0" w:space="0" w:color="auto"/>
        <w:bottom w:val="none" w:sz="0" w:space="0" w:color="auto"/>
        <w:right w:val="none" w:sz="0" w:space="0" w:color="auto"/>
      </w:divBdr>
    </w:div>
    <w:div w:id="226183401">
      <w:marLeft w:val="0"/>
      <w:marRight w:val="0"/>
      <w:marTop w:val="0"/>
      <w:marBottom w:val="0"/>
      <w:divBdr>
        <w:top w:val="none" w:sz="0" w:space="0" w:color="auto"/>
        <w:left w:val="none" w:sz="0" w:space="0" w:color="auto"/>
        <w:bottom w:val="none" w:sz="0" w:space="0" w:color="auto"/>
        <w:right w:val="none" w:sz="0" w:space="0" w:color="auto"/>
      </w:divBdr>
    </w:div>
    <w:div w:id="226184195">
      <w:marLeft w:val="0"/>
      <w:marRight w:val="0"/>
      <w:marTop w:val="0"/>
      <w:marBottom w:val="0"/>
      <w:divBdr>
        <w:top w:val="none" w:sz="0" w:space="0" w:color="auto"/>
        <w:left w:val="none" w:sz="0" w:space="0" w:color="auto"/>
        <w:bottom w:val="none" w:sz="0" w:space="0" w:color="auto"/>
        <w:right w:val="none" w:sz="0" w:space="0" w:color="auto"/>
      </w:divBdr>
    </w:div>
    <w:div w:id="226189355">
      <w:marLeft w:val="0"/>
      <w:marRight w:val="0"/>
      <w:marTop w:val="0"/>
      <w:marBottom w:val="0"/>
      <w:divBdr>
        <w:top w:val="none" w:sz="0" w:space="0" w:color="auto"/>
        <w:left w:val="none" w:sz="0" w:space="0" w:color="auto"/>
        <w:bottom w:val="none" w:sz="0" w:space="0" w:color="auto"/>
        <w:right w:val="none" w:sz="0" w:space="0" w:color="auto"/>
      </w:divBdr>
    </w:div>
    <w:div w:id="226231938">
      <w:marLeft w:val="0"/>
      <w:marRight w:val="0"/>
      <w:marTop w:val="0"/>
      <w:marBottom w:val="0"/>
      <w:divBdr>
        <w:top w:val="none" w:sz="0" w:space="0" w:color="auto"/>
        <w:left w:val="none" w:sz="0" w:space="0" w:color="auto"/>
        <w:bottom w:val="none" w:sz="0" w:space="0" w:color="auto"/>
        <w:right w:val="none" w:sz="0" w:space="0" w:color="auto"/>
      </w:divBdr>
    </w:div>
    <w:div w:id="226381287">
      <w:marLeft w:val="0"/>
      <w:marRight w:val="0"/>
      <w:marTop w:val="0"/>
      <w:marBottom w:val="0"/>
      <w:divBdr>
        <w:top w:val="none" w:sz="0" w:space="0" w:color="auto"/>
        <w:left w:val="none" w:sz="0" w:space="0" w:color="auto"/>
        <w:bottom w:val="none" w:sz="0" w:space="0" w:color="auto"/>
        <w:right w:val="none" w:sz="0" w:space="0" w:color="auto"/>
      </w:divBdr>
    </w:div>
    <w:div w:id="226383595">
      <w:marLeft w:val="0"/>
      <w:marRight w:val="0"/>
      <w:marTop w:val="0"/>
      <w:marBottom w:val="0"/>
      <w:divBdr>
        <w:top w:val="none" w:sz="0" w:space="0" w:color="auto"/>
        <w:left w:val="none" w:sz="0" w:space="0" w:color="auto"/>
        <w:bottom w:val="none" w:sz="0" w:space="0" w:color="auto"/>
        <w:right w:val="none" w:sz="0" w:space="0" w:color="auto"/>
      </w:divBdr>
    </w:div>
    <w:div w:id="226385141">
      <w:marLeft w:val="0"/>
      <w:marRight w:val="0"/>
      <w:marTop w:val="0"/>
      <w:marBottom w:val="0"/>
      <w:divBdr>
        <w:top w:val="none" w:sz="0" w:space="0" w:color="auto"/>
        <w:left w:val="none" w:sz="0" w:space="0" w:color="auto"/>
        <w:bottom w:val="none" w:sz="0" w:space="0" w:color="auto"/>
        <w:right w:val="none" w:sz="0" w:space="0" w:color="auto"/>
      </w:divBdr>
    </w:div>
    <w:div w:id="226503271">
      <w:marLeft w:val="0"/>
      <w:marRight w:val="0"/>
      <w:marTop w:val="0"/>
      <w:marBottom w:val="0"/>
      <w:divBdr>
        <w:top w:val="none" w:sz="0" w:space="0" w:color="auto"/>
        <w:left w:val="none" w:sz="0" w:space="0" w:color="auto"/>
        <w:bottom w:val="none" w:sz="0" w:space="0" w:color="auto"/>
        <w:right w:val="none" w:sz="0" w:space="0" w:color="auto"/>
      </w:divBdr>
    </w:div>
    <w:div w:id="226572445">
      <w:marLeft w:val="0"/>
      <w:marRight w:val="0"/>
      <w:marTop w:val="0"/>
      <w:marBottom w:val="0"/>
      <w:divBdr>
        <w:top w:val="none" w:sz="0" w:space="0" w:color="auto"/>
        <w:left w:val="none" w:sz="0" w:space="0" w:color="auto"/>
        <w:bottom w:val="none" w:sz="0" w:space="0" w:color="auto"/>
        <w:right w:val="none" w:sz="0" w:space="0" w:color="auto"/>
      </w:divBdr>
    </w:div>
    <w:div w:id="226573227">
      <w:marLeft w:val="0"/>
      <w:marRight w:val="0"/>
      <w:marTop w:val="0"/>
      <w:marBottom w:val="0"/>
      <w:divBdr>
        <w:top w:val="none" w:sz="0" w:space="0" w:color="auto"/>
        <w:left w:val="none" w:sz="0" w:space="0" w:color="auto"/>
        <w:bottom w:val="none" w:sz="0" w:space="0" w:color="auto"/>
        <w:right w:val="none" w:sz="0" w:space="0" w:color="auto"/>
      </w:divBdr>
    </w:div>
    <w:div w:id="226645157">
      <w:marLeft w:val="0"/>
      <w:marRight w:val="0"/>
      <w:marTop w:val="0"/>
      <w:marBottom w:val="0"/>
      <w:divBdr>
        <w:top w:val="none" w:sz="0" w:space="0" w:color="auto"/>
        <w:left w:val="none" w:sz="0" w:space="0" w:color="auto"/>
        <w:bottom w:val="none" w:sz="0" w:space="0" w:color="auto"/>
        <w:right w:val="none" w:sz="0" w:space="0" w:color="auto"/>
      </w:divBdr>
    </w:div>
    <w:div w:id="226720421">
      <w:marLeft w:val="0"/>
      <w:marRight w:val="0"/>
      <w:marTop w:val="0"/>
      <w:marBottom w:val="0"/>
      <w:divBdr>
        <w:top w:val="none" w:sz="0" w:space="0" w:color="auto"/>
        <w:left w:val="none" w:sz="0" w:space="0" w:color="auto"/>
        <w:bottom w:val="none" w:sz="0" w:space="0" w:color="auto"/>
        <w:right w:val="none" w:sz="0" w:space="0" w:color="auto"/>
      </w:divBdr>
    </w:div>
    <w:div w:id="226765019">
      <w:marLeft w:val="0"/>
      <w:marRight w:val="0"/>
      <w:marTop w:val="0"/>
      <w:marBottom w:val="0"/>
      <w:divBdr>
        <w:top w:val="none" w:sz="0" w:space="0" w:color="auto"/>
        <w:left w:val="none" w:sz="0" w:space="0" w:color="auto"/>
        <w:bottom w:val="none" w:sz="0" w:space="0" w:color="auto"/>
        <w:right w:val="none" w:sz="0" w:space="0" w:color="auto"/>
      </w:divBdr>
    </w:div>
    <w:div w:id="226766254">
      <w:marLeft w:val="0"/>
      <w:marRight w:val="0"/>
      <w:marTop w:val="0"/>
      <w:marBottom w:val="0"/>
      <w:divBdr>
        <w:top w:val="none" w:sz="0" w:space="0" w:color="auto"/>
        <w:left w:val="none" w:sz="0" w:space="0" w:color="auto"/>
        <w:bottom w:val="none" w:sz="0" w:space="0" w:color="auto"/>
        <w:right w:val="none" w:sz="0" w:space="0" w:color="auto"/>
      </w:divBdr>
    </w:div>
    <w:div w:id="226839198">
      <w:marLeft w:val="0"/>
      <w:marRight w:val="0"/>
      <w:marTop w:val="0"/>
      <w:marBottom w:val="0"/>
      <w:divBdr>
        <w:top w:val="none" w:sz="0" w:space="0" w:color="auto"/>
        <w:left w:val="none" w:sz="0" w:space="0" w:color="auto"/>
        <w:bottom w:val="none" w:sz="0" w:space="0" w:color="auto"/>
        <w:right w:val="none" w:sz="0" w:space="0" w:color="auto"/>
      </w:divBdr>
    </w:div>
    <w:div w:id="226840469">
      <w:marLeft w:val="0"/>
      <w:marRight w:val="0"/>
      <w:marTop w:val="0"/>
      <w:marBottom w:val="0"/>
      <w:divBdr>
        <w:top w:val="none" w:sz="0" w:space="0" w:color="auto"/>
        <w:left w:val="none" w:sz="0" w:space="0" w:color="auto"/>
        <w:bottom w:val="none" w:sz="0" w:space="0" w:color="auto"/>
        <w:right w:val="none" w:sz="0" w:space="0" w:color="auto"/>
      </w:divBdr>
    </w:div>
    <w:div w:id="226841596">
      <w:marLeft w:val="0"/>
      <w:marRight w:val="0"/>
      <w:marTop w:val="0"/>
      <w:marBottom w:val="0"/>
      <w:divBdr>
        <w:top w:val="none" w:sz="0" w:space="0" w:color="auto"/>
        <w:left w:val="none" w:sz="0" w:space="0" w:color="auto"/>
        <w:bottom w:val="none" w:sz="0" w:space="0" w:color="auto"/>
        <w:right w:val="none" w:sz="0" w:space="0" w:color="auto"/>
      </w:divBdr>
    </w:div>
    <w:div w:id="226846723">
      <w:marLeft w:val="0"/>
      <w:marRight w:val="0"/>
      <w:marTop w:val="0"/>
      <w:marBottom w:val="0"/>
      <w:divBdr>
        <w:top w:val="none" w:sz="0" w:space="0" w:color="auto"/>
        <w:left w:val="none" w:sz="0" w:space="0" w:color="auto"/>
        <w:bottom w:val="none" w:sz="0" w:space="0" w:color="auto"/>
        <w:right w:val="none" w:sz="0" w:space="0" w:color="auto"/>
      </w:divBdr>
    </w:div>
    <w:div w:id="226846918">
      <w:marLeft w:val="0"/>
      <w:marRight w:val="0"/>
      <w:marTop w:val="0"/>
      <w:marBottom w:val="0"/>
      <w:divBdr>
        <w:top w:val="none" w:sz="0" w:space="0" w:color="auto"/>
        <w:left w:val="none" w:sz="0" w:space="0" w:color="auto"/>
        <w:bottom w:val="none" w:sz="0" w:space="0" w:color="auto"/>
        <w:right w:val="none" w:sz="0" w:space="0" w:color="auto"/>
      </w:divBdr>
    </w:div>
    <w:div w:id="226916954">
      <w:marLeft w:val="0"/>
      <w:marRight w:val="0"/>
      <w:marTop w:val="0"/>
      <w:marBottom w:val="0"/>
      <w:divBdr>
        <w:top w:val="none" w:sz="0" w:space="0" w:color="auto"/>
        <w:left w:val="none" w:sz="0" w:space="0" w:color="auto"/>
        <w:bottom w:val="none" w:sz="0" w:space="0" w:color="auto"/>
        <w:right w:val="none" w:sz="0" w:space="0" w:color="auto"/>
      </w:divBdr>
    </w:div>
    <w:div w:id="226958841">
      <w:marLeft w:val="0"/>
      <w:marRight w:val="0"/>
      <w:marTop w:val="0"/>
      <w:marBottom w:val="0"/>
      <w:divBdr>
        <w:top w:val="none" w:sz="0" w:space="0" w:color="auto"/>
        <w:left w:val="none" w:sz="0" w:space="0" w:color="auto"/>
        <w:bottom w:val="none" w:sz="0" w:space="0" w:color="auto"/>
        <w:right w:val="none" w:sz="0" w:space="0" w:color="auto"/>
      </w:divBdr>
    </w:div>
    <w:div w:id="227034350">
      <w:marLeft w:val="0"/>
      <w:marRight w:val="0"/>
      <w:marTop w:val="0"/>
      <w:marBottom w:val="0"/>
      <w:divBdr>
        <w:top w:val="none" w:sz="0" w:space="0" w:color="auto"/>
        <w:left w:val="none" w:sz="0" w:space="0" w:color="auto"/>
        <w:bottom w:val="none" w:sz="0" w:space="0" w:color="auto"/>
        <w:right w:val="none" w:sz="0" w:space="0" w:color="auto"/>
      </w:divBdr>
    </w:div>
    <w:div w:id="227035064">
      <w:marLeft w:val="0"/>
      <w:marRight w:val="0"/>
      <w:marTop w:val="0"/>
      <w:marBottom w:val="0"/>
      <w:divBdr>
        <w:top w:val="none" w:sz="0" w:space="0" w:color="auto"/>
        <w:left w:val="none" w:sz="0" w:space="0" w:color="auto"/>
        <w:bottom w:val="none" w:sz="0" w:space="0" w:color="auto"/>
        <w:right w:val="none" w:sz="0" w:space="0" w:color="auto"/>
      </w:divBdr>
    </w:div>
    <w:div w:id="227157735">
      <w:marLeft w:val="0"/>
      <w:marRight w:val="0"/>
      <w:marTop w:val="0"/>
      <w:marBottom w:val="0"/>
      <w:divBdr>
        <w:top w:val="none" w:sz="0" w:space="0" w:color="auto"/>
        <w:left w:val="none" w:sz="0" w:space="0" w:color="auto"/>
        <w:bottom w:val="none" w:sz="0" w:space="0" w:color="auto"/>
        <w:right w:val="none" w:sz="0" w:space="0" w:color="auto"/>
      </w:divBdr>
    </w:div>
    <w:div w:id="227233085">
      <w:marLeft w:val="0"/>
      <w:marRight w:val="0"/>
      <w:marTop w:val="0"/>
      <w:marBottom w:val="0"/>
      <w:divBdr>
        <w:top w:val="none" w:sz="0" w:space="0" w:color="auto"/>
        <w:left w:val="none" w:sz="0" w:space="0" w:color="auto"/>
        <w:bottom w:val="none" w:sz="0" w:space="0" w:color="auto"/>
        <w:right w:val="none" w:sz="0" w:space="0" w:color="auto"/>
      </w:divBdr>
    </w:div>
    <w:div w:id="227301572">
      <w:marLeft w:val="0"/>
      <w:marRight w:val="0"/>
      <w:marTop w:val="0"/>
      <w:marBottom w:val="0"/>
      <w:divBdr>
        <w:top w:val="none" w:sz="0" w:space="0" w:color="auto"/>
        <w:left w:val="none" w:sz="0" w:space="0" w:color="auto"/>
        <w:bottom w:val="none" w:sz="0" w:space="0" w:color="auto"/>
        <w:right w:val="none" w:sz="0" w:space="0" w:color="auto"/>
      </w:divBdr>
    </w:div>
    <w:div w:id="227305296">
      <w:marLeft w:val="0"/>
      <w:marRight w:val="0"/>
      <w:marTop w:val="0"/>
      <w:marBottom w:val="0"/>
      <w:divBdr>
        <w:top w:val="none" w:sz="0" w:space="0" w:color="auto"/>
        <w:left w:val="none" w:sz="0" w:space="0" w:color="auto"/>
        <w:bottom w:val="none" w:sz="0" w:space="0" w:color="auto"/>
        <w:right w:val="none" w:sz="0" w:space="0" w:color="auto"/>
      </w:divBdr>
    </w:div>
    <w:div w:id="227345263">
      <w:marLeft w:val="0"/>
      <w:marRight w:val="0"/>
      <w:marTop w:val="0"/>
      <w:marBottom w:val="0"/>
      <w:divBdr>
        <w:top w:val="none" w:sz="0" w:space="0" w:color="auto"/>
        <w:left w:val="none" w:sz="0" w:space="0" w:color="auto"/>
        <w:bottom w:val="none" w:sz="0" w:space="0" w:color="auto"/>
        <w:right w:val="none" w:sz="0" w:space="0" w:color="auto"/>
      </w:divBdr>
    </w:div>
    <w:div w:id="227349276">
      <w:marLeft w:val="0"/>
      <w:marRight w:val="0"/>
      <w:marTop w:val="0"/>
      <w:marBottom w:val="0"/>
      <w:divBdr>
        <w:top w:val="none" w:sz="0" w:space="0" w:color="auto"/>
        <w:left w:val="none" w:sz="0" w:space="0" w:color="auto"/>
        <w:bottom w:val="none" w:sz="0" w:space="0" w:color="auto"/>
        <w:right w:val="none" w:sz="0" w:space="0" w:color="auto"/>
      </w:divBdr>
    </w:div>
    <w:div w:id="227377064">
      <w:marLeft w:val="0"/>
      <w:marRight w:val="0"/>
      <w:marTop w:val="0"/>
      <w:marBottom w:val="0"/>
      <w:divBdr>
        <w:top w:val="none" w:sz="0" w:space="0" w:color="auto"/>
        <w:left w:val="none" w:sz="0" w:space="0" w:color="auto"/>
        <w:bottom w:val="none" w:sz="0" w:space="0" w:color="auto"/>
        <w:right w:val="none" w:sz="0" w:space="0" w:color="auto"/>
      </w:divBdr>
    </w:div>
    <w:div w:id="227496627">
      <w:marLeft w:val="0"/>
      <w:marRight w:val="0"/>
      <w:marTop w:val="0"/>
      <w:marBottom w:val="0"/>
      <w:divBdr>
        <w:top w:val="none" w:sz="0" w:space="0" w:color="auto"/>
        <w:left w:val="none" w:sz="0" w:space="0" w:color="auto"/>
        <w:bottom w:val="none" w:sz="0" w:space="0" w:color="auto"/>
        <w:right w:val="none" w:sz="0" w:space="0" w:color="auto"/>
      </w:divBdr>
    </w:div>
    <w:div w:id="227620887">
      <w:marLeft w:val="0"/>
      <w:marRight w:val="0"/>
      <w:marTop w:val="0"/>
      <w:marBottom w:val="0"/>
      <w:divBdr>
        <w:top w:val="none" w:sz="0" w:space="0" w:color="auto"/>
        <w:left w:val="none" w:sz="0" w:space="0" w:color="auto"/>
        <w:bottom w:val="none" w:sz="0" w:space="0" w:color="auto"/>
        <w:right w:val="none" w:sz="0" w:space="0" w:color="auto"/>
      </w:divBdr>
    </w:div>
    <w:div w:id="227691677">
      <w:marLeft w:val="0"/>
      <w:marRight w:val="0"/>
      <w:marTop w:val="0"/>
      <w:marBottom w:val="0"/>
      <w:divBdr>
        <w:top w:val="none" w:sz="0" w:space="0" w:color="auto"/>
        <w:left w:val="none" w:sz="0" w:space="0" w:color="auto"/>
        <w:bottom w:val="none" w:sz="0" w:space="0" w:color="auto"/>
        <w:right w:val="none" w:sz="0" w:space="0" w:color="auto"/>
      </w:divBdr>
    </w:div>
    <w:div w:id="227807391">
      <w:marLeft w:val="0"/>
      <w:marRight w:val="0"/>
      <w:marTop w:val="0"/>
      <w:marBottom w:val="0"/>
      <w:divBdr>
        <w:top w:val="none" w:sz="0" w:space="0" w:color="auto"/>
        <w:left w:val="none" w:sz="0" w:space="0" w:color="auto"/>
        <w:bottom w:val="none" w:sz="0" w:space="0" w:color="auto"/>
        <w:right w:val="none" w:sz="0" w:space="0" w:color="auto"/>
      </w:divBdr>
    </w:div>
    <w:div w:id="227958166">
      <w:marLeft w:val="0"/>
      <w:marRight w:val="0"/>
      <w:marTop w:val="0"/>
      <w:marBottom w:val="0"/>
      <w:divBdr>
        <w:top w:val="none" w:sz="0" w:space="0" w:color="auto"/>
        <w:left w:val="none" w:sz="0" w:space="0" w:color="auto"/>
        <w:bottom w:val="none" w:sz="0" w:space="0" w:color="auto"/>
        <w:right w:val="none" w:sz="0" w:space="0" w:color="auto"/>
      </w:divBdr>
    </w:div>
    <w:div w:id="227960609">
      <w:marLeft w:val="0"/>
      <w:marRight w:val="0"/>
      <w:marTop w:val="0"/>
      <w:marBottom w:val="0"/>
      <w:divBdr>
        <w:top w:val="none" w:sz="0" w:space="0" w:color="auto"/>
        <w:left w:val="none" w:sz="0" w:space="0" w:color="auto"/>
        <w:bottom w:val="none" w:sz="0" w:space="0" w:color="auto"/>
        <w:right w:val="none" w:sz="0" w:space="0" w:color="auto"/>
      </w:divBdr>
    </w:div>
    <w:div w:id="227961888">
      <w:marLeft w:val="0"/>
      <w:marRight w:val="0"/>
      <w:marTop w:val="0"/>
      <w:marBottom w:val="0"/>
      <w:divBdr>
        <w:top w:val="none" w:sz="0" w:space="0" w:color="auto"/>
        <w:left w:val="none" w:sz="0" w:space="0" w:color="auto"/>
        <w:bottom w:val="none" w:sz="0" w:space="0" w:color="auto"/>
        <w:right w:val="none" w:sz="0" w:space="0" w:color="auto"/>
      </w:divBdr>
    </w:div>
    <w:div w:id="227962042">
      <w:bodyDiv w:val="1"/>
      <w:marLeft w:val="0"/>
      <w:marRight w:val="0"/>
      <w:marTop w:val="0"/>
      <w:marBottom w:val="0"/>
      <w:divBdr>
        <w:top w:val="none" w:sz="0" w:space="0" w:color="auto"/>
        <w:left w:val="none" w:sz="0" w:space="0" w:color="auto"/>
        <w:bottom w:val="none" w:sz="0" w:space="0" w:color="auto"/>
        <w:right w:val="none" w:sz="0" w:space="0" w:color="auto"/>
      </w:divBdr>
    </w:div>
    <w:div w:id="227999806">
      <w:marLeft w:val="0"/>
      <w:marRight w:val="0"/>
      <w:marTop w:val="0"/>
      <w:marBottom w:val="0"/>
      <w:divBdr>
        <w:top w:val="none" w:sz="0" w:space="0" w:color="auto"/>
        <w:left w:val="none" w:sz="0" w:space="0" w:color="auto"/>
        <w:bottom w:val="none" w:sz="0" w:space="0" w:color="auto"/>
        <w:right w:val="none" w:sz="0" w:space="0" w:color="auto"/>
      </w:divBdr>
    </w:div>
    <w:div w:id="228001569">
      <w:marLeft w:val="0"/>
      <w:marRight w:val="0"/>
      <w:marTop w:val="0"/>
      <w:marBottom w:val="0"/>
      <w:divBdr>
        <w:top w:val="none" w:sz="0" w:space="0" w:color="auto"/>
        <w:left w:val="none" w:sz="0" w:space="0" w:color="auto"/>
        <w:bottom w:val="none" w:sz="0" w:space="0" w:color="auto"/>
        <w:right w:val="none" w:sz="0" w:space="0" w:color="auto"/>
      </w:divBdr>
    </w:div>
    <w:div w:id="228030864">
      <w:bodyDiv w:val="1"/>
      <w:marLeft w:val="0"/>
      <w:marRight w:val="0"/>
      <w:marTop w:val="0"/>
      <w:marBottom w:val="0"/>
      <w:divBdr>
        <w:top w:val="none" w:sz="0" w:space="0" w:color="auto"/>
        <w:left w:val="none" w:sz="0" w:space="0" w:color="auto"/>
        <w:bottom w:val="none" w:sz="0" w:space="0" w:color="auto"/>
        <w:right w:val="none" w:sz="0" w:space="0" w:color="auto"/>
      </w:divBdr>
    </w:div>
    <w:div w:id="228032373">
      <w:marLeft w:val="0"/>
      <w:marRight w:val="0"/>
      <w:marTop w:val="0"/>
      <w:marBottom w:val="0"/>
      <w:divBdr>
        <w:top w:val="none" w:sz="0" w:space="0" w:color="auto"/>
        <w:left w:val="none" w:sz="0" w:space="0" w:color="auto"/>
        <w:bottom w:val="none" w:sz="0" w:space="0" w:color="auto"/>
        <w:right w:val="none" w:sz="0" w:space="0" w:color="auto"/>
      </w:divBdr>
    </w:div>
    <w:div w:id="228080765">
      <w:bodyDiv w:val="1"/>
      <w:marLeft w:val="0"/>
      <w:marRight w:val="0"/>
      <w:marTop w:val="0"/>
      <w:marBottom w:val="0"/>
      <w:divBdr>
        <w:top w:val="none" w:sz="0" w:space="0" w:color="auto"/>
        <w:left w:val="none" w:sz="0" w:space="0" w:color="auto"/>
        <w:bottom w:val="none" w:sz="0" w:space="0" w:color="auto"/>
        <w:right w:val="none" w:sz="0" w:space="0" w:color="auto"/>
      </w:divBdr>
    </w:div>
    <w:div w:id="228227586">
      <w:marLeft w:val="0"/>
      <w:marRight w:val="0"/>
      <w:marTop w:val="0"/>
      <w:marBottom w:val="0"/>
      <w:divBdr>
        <w:top w:val="none" w:sz="0" w:space="0" w:color="auto"/>
        <w:left w:val="none" w:sz="0" w:space="0" w:color="auto"/>
        <w:bottom w:val="none" w:sz="0" w:space="0" w:color="auto"/>
        <w:right w:val="none" w:sz="0" w:space="0" w:color="auto"/>
      </w:divBdr>
    </w:div>
    <w:div w:id="228269603">
      <w:marLeft w:val="0"/>
      <w:marRight w:val="0"/>
      <w:marTop w:val="0"/>
      <w:marBottom w:val="0"/>
      <w:divBdr>
        <w:top w:val="none" w:sz="0" w:space="0" w:color="auto"/>
        <w:left w:val="none" w:sz="0" w:space="0" w:color="auto"/>
        <w:bottom w:val="none" w:sz="0" w:space="0" w:color="auto"/>
        <w:right w:val="none" w:sz="0" w:space="0" w:color="auto"/>
      </w:divBdr>
    </w:div>
    <w:div w:id="228275424">
      <w:marLeft w:val="0"/>
      <w:marRight w:val="0"/>
      <w:marTop w:val="0"/>
      <w:marBottom w:val="0"/>
      <w:divBdr>
        <w:top w:val="none" w:sz="0" w:space="0" w:color="auto"/>
        <w:left w:val="none" w:sz="0" w:space="0" w:color="auto"/>
        <w:bottom w:val="none" w:sz="0" w:space="0" w:color="auto"/>
        <w:right w:val="none" w:sz="0" w:space="0" w:color="auto"/>
      </w:divBdr>
    </w:div>
    <w:div w:id="228276401">
      <w:marLeft w:val="0"/>
      <w:marRight w:val="0"/>
      <w:marTop w:val="0"/>
      <w:marBottom w:val="0"/>
      <w:divBdr>
        <w:top w:val="none" w:sz="0" w:space="0" w:color="auto"/>
        <w:left w:val="none" w:sz="0" w:space="0" w:color="auto"/>
        <w:bottom w:val="none" w:sz="0" w:space="0" w:color="auto"/>
        <w:right w:val="none" w:sz="0" w:space="0" w:color="auto"/>
      </w:divBdr>
    </w:div>
    <w:div w:id="228346362">
      <w:marLeft w:val="0"/>
      <w:marRight w:val="0"/>
      <w:marTop w:val="0"/>
      <w:marBottom w:val="0"/>
      <w:divBdr>
        <w:top w:val="none" w:sz="0" w:space="0" w:color="auto"/>
        <w:left w:val="none" w:sz="0" w:space="0" w:color="auto"/>
        <w:bottom w:val="none" w:sz="0" w:space="0" w:color="auto"/>
        <w:right w:val="none" w:sz="0" w:space="0" w:color="auto"/>
      </w:divBdr>
    </w:div>
    <w:div w:id="228394238">
      <w:marLeft w:val="0"/>
      <w:marRight w:val="0"/>
      <w:marTop w:val="0"/>
      <w:marBottom w:val="0"/>
      <w:divBdr>
        <w:top w:val="none" w:sz="0" w:space="0" w:color="auto"/>
        <w:left w:val="none" w:sz="0" w:space="0" w:color="auto"/>
        <w:bottom w:val="none" w:sz="0" w:space="0" w:color="auto"/>
        <w:right w:val="none" w:sz="0" w:space="0" w:color="auto"/>
      </w:divBdr>
    </w:div>
    <w:div w:id="228423441">
      <w:marLeft w:val="0"/>
      <w:marRight w:val="0"/>
      <w:marTop w:val="0"/>
      <w:marBottom w:val="0"/>
      <w:divBdr>
        <w:top w:val="none" w:sz="0" w:space="0" w:color="auto"/>
        <w:left w:val="none" w:sz="0" w:space="0" w:color="auto"/>
        <w:bottom w:val="none" w:sz="0" w:space="0" w:color="auto"/>
        <w:right w:val="none" w:sz="0" w:space="0" w:color="auto"/>
      </w:divBdr>
    </w:div>
    <w:div w:id="228542549">
      <w:marLeft w:val="0"/>
      <w:marRight w:val="0"/>
      <w:marTop w:val="0"/>
      <w:marBottom w:val="0"/>
      <w:divBdr>
        <w:top w:val="none" w:sz="0" w:space="0" w:color="auto"/>
        <w:left w:val="none" w:sz="0" w:space="0" w:color="auto"/>
        <w:bottom w:val="none" w:sz="0" w:space="0" w:color="auto"/>
        <w:right w:val="none" w:sz="0" w:space="0" w:color="auto"/>
      </w:divBdr>
    </w:div>
    <w:div w:id="228728974">
      <w:marLeft w:val="0"/>
      <w:marRight w:val="0"/>
      <w:marTop w:val="0"/>
      <w:marBottom w:val="0"/>
      <w:divBdr>
        <w:top w:val="none" w:sz="0" w:space="0" w:color="auto"/>
        <w:left w:val="none" w:sz="0" w:space="0" w:color="auto"/>
        <w:bottom w:val="none" w:sz="0" w:space="0" w:color="auto"/>
        <w:right w:val="none" w:sz="0" w:space="0" w:color="auto"/>
      </w:divBdr>
    </w:div>
    <w:div w:id="228852740">
      <w:marLeft w:val="0"/>
      <w:marRight w:val="0"/>
      <w:marTop w:val="0"/>
      <w:marBottom w:val="0"/>
      <w:divBdr>
        <w:top w:val="none" w:sz="0" w:space="0" w:color="auto"/>
        <w:left w:val="none" w:sz="0" w:space="0" w:color="auto"/>
        <w:bottom w:val="none" w:sz="0" w:space="0" w:color="auto"/>
        <w:right w:val="none" w:sz="0" w:space="0" w:color="auto"/>
      </w:divBdr>
    </w:div>
    <w:div w:id="228881871">
      <w:marLeft w:val="0"/>
      <w:marRight w:val="0"/>
      <w:marTop w:val="0"/>
      <w:marBottom w:val="0"/>
      <w:divBdr>
        <w:top w:val="none" w:sz="0" w:space="0" w:color="auto"/>
        <w:left w:val="none" w:sz="0" w:space="0" w:color="auto"/>
        <w:bottom w:val="none" w:sz="0" w:space="0" w:color="auto"/>
        <w:right w:val="none" w:sz="0" w:space="0" w:color="auto"/>
      </w:divBdr>
    </w:div>
    <w:div w:id="228924337">
      <w:marLeft w:val="0"/>
      <w:marRight w:val="0"/>
      <w:marTop w:val="0"/>
      <w:marBottom w:val="0"/>
      <w:divBdr>
        <w:top w:val="none" w:sz="0" w:space="0" w:color="auto"/>
        <w:left w:val="none" w:sz="0" w:space="0" w:color="auto"/>
        <w:bottom w:val="none" w:sz="0" w:space="0" w:color="auto"/>
        <w:right w:val="none" w:sz="0" w:space="0" w:color="auto"/>
      </w:divBdr>
    </w:div>
    <w:div w:id="228999601">
      <w:marLeft w:val="0"/>
      <w:marRight w:val="0"/>
      <w:marTop w:val="0"/>
      <w:marBottom w:val="0"/>
      <w:divBdr>
        <w:top w:val="none" w:sz="0" w:space="0" w:color="auto"/>
        <w:left w:val="none" w:sz="0" w:space="0" w:color="auto"/>
        <w:bottom w:val="none" w:sz="0" w:space="0" w:color="auto"/>
        <w:right w:val="none" w:sz="0" w:space="0" w:color="auto"/>
      </w:divBdr>
    </w:div>
    <w:div w:id="229079869">
      <w:marLeft w:val="0"/>
      <w:marRight w:val="0"/>
      <w:marTop w:val="0"/>
      <w:marBottom w:val="0"/>
      <w:divBdr>
        <w:top w:val="none" w:sz="0" w:space="0" w:color="auto"/>
        <w:left w:val="none" w:sz="0" w:space="0" w:color="auto"/>
        <w:bottom w:val="none" w:sz="0" w:space="0" w:color="auto"/>
        <w:right w:val="none" w:sz="0" w:space="0" w:color="auto"/>
      </w:divBdr>
    </w:div>
    <w:div w:id="229116146">
      <w:marLeft w:val="0"/>
      <w:marRight w:val="0"/>
      <w:marTop w:val="0"/>
      <w:marBottom w:val="0"/>
      <w:divBdr>
        <w:top w:val="none" w:sz="0" w:space="0" w:color="auto"/>
        <w:left w:val="none" w:sz="0" w:space="0" w:color="auto"/>
        <w:bottom w:val="none" w:sz="0" w:space="0" w:color="auto"/>
        <w:right w:val="none" w:sz="0" w:space="0" w:color="auto"/>
      </w:divBdr>
    </w:div>
    <w:div w:id="229192308">
      <w:marLeft w:val="0"/>
      <w:marRight w:val="0"/>
      <w:marTop w:val="0"/>
      <w:marBottom w:val="0"/>
      <w:divBdr>
        <w:top w:val="none" w:sz="0" w:space="0" w:color="auto"/>
        <w:left w:val="none" w:sz="0" w:space="0" w:color="auto"/>
        <w:bottom w:val="none" w:sz="0" w:space="0" w:color="auto"/>
        <w:right w:val="none" w:sz="0" w:space="0" w:color="auto"/>
      </w:divBdr>
    </w:div>
    <w:div w:id="229195861">
      <w:marLeft w:val="0"/>
      <w:marRight w:val="0"/>
      <w:marTop w:val="0"/>
      <w:marBottom w:val="0"/>
      <w:divBdr>
        <w:top w:val="none" w:sz="0" w:space="0" w:color="auto"/>
        <w:left w:val="none" w:sz="0" w:space="0" w:color="auto"/>
        <w:bottom w:val="none" w:sz="0" w:space="0" w:color="auto"/>
        <w:right w:val="none" w:sz="0" w:space="0" w:color="auto"/>
      </w:divBdr>
    </w:div>
    <w:div w:id="229341274">
      <w:marLeft w:val="0"/>
      <w:marRight w:val="0"/>
      <w:marTop w:val="0"/>
      <w:marBottom w:val="0"/>
      <w:divBdr>
        <w:top w:val="none" w:sz="0" w:space="0" w:color="auto"/>
        <w:left w:val="none" w:sz="0" w:space="0" w:color="auto"/>
        <w:bottom w:val="none" w:sz="0" w:space="0" w:color="auto"/>
        <w:right w:val="none" w:sz="0" w:space="0" w:color="auto"/>
      </w:divBdr>
    </w:div>
    <w:div w:id="229342365">
      <w:marLeft w:val="0"/>
      <w:marRight w:val="0"/>
      <w:marTop w:val="0"/>
      <w:marBottom w:val="0"/>
      <w:divBdr>
        <w:top w:val="none" w:sz="0" w:space="0" w:color="auto"/>
        <w:left w:val="none" w:sz="0" w:space="0" w:color="auto"/>
        <w:bottom w:val="none" w:sz="0" w:space="0" w:color="auto"/>
        <w:right w:val="none" w:sz="0" w:space="0" w:color="auto"/>
      </w:divBdr>
    </w:div>
    <w:div w:id="229384940">
      <w:marLeft w:val="0"/>
      <w:marRight w:val="0"/>
      <w:marTop w:val="0"/>
      <w:marBottom w:val="0"/>
      <w:divBdr>
        <w:top w:val="none" w:sz="0" w:space="0" w:color="auto"/>
        <w:left w:val="none" w:sz="0" w:space="0" w:color="auto"/>
        <w:bottom w:val="none" w:sz="0" w:space="0" w:color="auto"/>
        <w:right w:val="none" w:sz="0" w:space="0" w:color="auto"/>
      </w:divBdr>
    </w:div>
    <w:div w:id="229461577">
      <w:marLeft w:val="0"/>
      <w:marRight w:val="0"/>
      <w:marTop w:val="0"/>
      <w:marBottom w:val="0"/>
      <w:divBdr>
        <w:top w:val="none" w:sz="0" w:space="0" w:color="auto"/>
        <w:left w:val="none" w:sz="0" w:space="0" w:color="auto"/>
        <w:bottom w:val="none" w:sz="0" w:space="0" w:color="auto"/>
        <w:right w:val="none" w:sz="0" w:space="0" w:color="auto"/>
      </w:divBdr>
    </w:div>
    <w:div w:id="229509709">
      <w:marLeft w:val="0"/>
      <w:marRight w:val="0"/>
      <w:marTop w:val="0"/>
      <w:marBottom w:val="0"/>
      <w:divBdr>
        <w:top w:val="none" w:sz="0" w:space="0" w:color="auto"/>
        <w:left w:val="none" w:sz="0" w:space="0" w:color="auto"/>
        <w:bottom w:val="none" w:sz="0" w:space="0" w:color="auto"/>
        <w:right w:val="none" w:sz="0" w:space="0" w:color="auto"/>
      </w:divBdr>
    </w:div>
    <w:div w:id="229535768">
      <w:marLeft w:val="0"/>
      <w:marRight w:val="0"/>
      <w:marTop w:val="0"/>
      <w:marBottom w:val="0"/>
      <w:divBdr>
        <w:top w:val="none" w:sz="0" w:space="0" w:color="auto"/>
        <w:left w:val="none" w:sz="0" w:space="0" w:color="auto"/>
        <w:bottom w:val="none" w:sz="0" w:space="0" w:color="auto"/>
        <w:right w:val="none" w:sz="0" w:space="0" w:color="auto"/>
      </w:divBdr>
    </w:div>
    <w:div w:id="229538272">
      <w:marLeft w:val="0"/>
      <w:marRight w:val="0"/>
      <w:marTop w:val="0"/>
      <w:marBottom w:val="0"/>
      <w:divBdr>
        <w:top w:val="none" w:sz="0" w:space="0" w:color="auto"/>
        <w:left w:val="none" w:sz="0" w:space="0" w:color="auto"/>
        <w:bottom w:val="none" w:sz="0" w:space="0" w:color="auto"/>
        <w:right w:val="none" w:sz="0" w:space="0" w:color="auto"/>
      </w:divBdr>
    </w:div>
    <w:div w:id="229581413">
      <w:marLeft w:val="0"/>
      <w:marRight w:val="0"/>
      <w:marTop w:val="0"/>
      <w:marBottom w:val="0"/>
      <w:divBdr>
        <w:top w:val="none" w:sz="0" w:space="0" w:color="auto"/>
        <w:left w:val="none" w:sz="0" w:space="0" w:color="auto"/>
        <w:bottom w:val="none" w:sz="0" w:space="0" w:color="auto"/>
        <w:right w:val="none" w:sz="0" w:space="0" w:color="auto"/>
      </w:divBdr>
    </w:div>
    <w:div w:id="229654669">
      <w:marLeft w:val="0"/>
      <w:marRight w:val="0"/>
      <w:marTop w:val="0"/>
      <w:marBottom w:val="0"/>
      <w:divBdr>
        <w:top w:val="none" w:sz="0" w:space="0" w:color="auto"/>
        <w:left w:val="none" w:sz="0" w:space="0" w:color="auto"/>
        <w:bottom w:val="none" w:sz="0" w:space="0" w:color="auto"/>
        <w:right w:val="none" w:sz="0" w:space="0" w:color="auto"/>
      </w:divBdr>
    </w:div>
    <w:div w:id="229730783">
      <w:marLeft w:val="0"/>
      <w:marRight w:val="0"/>
      <w:marTop w:val="0"/>
      <w:marBottom w:val="0"/>
      <w:divBdr>
        <w:top w:val="none" w:sz="0" w:space="0" w:color="auto"/>
        <w:left w:val="none" w:sz="0" w:space="0" w:color="auto"/>
        <w:bottom w:val="none" w:sz="0" w:space="0" w:color="auto"/>
        <w:right w:val="none" w:sz="0" w:space="0" w:color="auto"/>
      </w:divBdr>
    </w:div>
    <w:div w:id="229776365">
      <w:marLeft w:val="0"/>
      <w:marRight w:val="0"/>
      <w:marTop w:val="0"/>
      <w:marBottom w:val="0"/>
      <w:divBdr>
        <w:top w:val="none" w:sz="0" w:space="0" w:color="auto"/>
        <w:left w:val="none" w:sz="0" w:space="0" w:color="auto"/>
        <w:bottom w:val="none" w:sz="0" w:space="0" w:color="auto"/>
        <w:right w:val="none" w:sz="0" w:space="0" w:color="auto"/>
      </w:divBdr>
    </w:div>
    <w:div w:id="229779853">
      <w:marLeft w:val="0"/>
      <w:marRight w:val="0"/>
      <w:marTop w:val="0"/>
      <w:marBottom w:val="0"/>
      <w:divBdr>
        <w:top w:val="none" w:sz="0" w:space="0" w:color="auto"/>
        <w:left w:val="none" w:sz="0" w:space="0" w:color="auto"/>
        <w:bottom w:val="none" w:sz="0" w:space="0" w:color="auto"/>
        <w:right w:val="none" w:sz="0" w:space="0" w:color="auto"/>
      </w:divBdr>
    </w:div>
    <w:div w:id="230039363">
      <w:marLeft w:val="0"/>
      <w:marRight w:val="0"/>
      <w:marTop w:val="0"/>
      <w:marBottom w:val="0"/>
      <w:divBdr>
        <w:top w:val="none" w:sz="0" w:space="0" w:color="auto"/>
        <w:left w:val="none" w:sz="0" w:space="0" w:color="auto"/>
        <w:bottom w:val="none" w:sz="0" w:space="0" w:color="auto"/>
        <w:right w:val="none" w:sz="0" w:space="0" w:color="auto"/>
      </w:divBdr>
    </w:div>
    <w:div w:id="230039815">
      <w:marLeft w:val="0"/>
      <w:marRight w:val="0"/>
      <w:marTop w:val="0"/>
      <w:marBottom w:val="0"/>
      <w:divBdr>
        <w:top w:val="none" w:sz="0" w:space="0" w:color="auto"/>
        <w:left w:val="none" w:sz="0" w:space="0" w:color="auto"/>
        <w:bottom w:val="none" w:sz="0" w:space="0" w:color="auto"/>
        <w:right w:val="none" w:sz="0" w:space="0" w:color="auto"/>
      </w:divBdr>
    </w:div>
    <w:div w:id="230041513">
      <w:marLeft w:val="0"/>
      <w:marRight w:val="0"/>
      <w:marTop w:val="0"/>
      <w:marBottom w:val="0"/>
      <w:divBdr>
        <w:top w:val="none" w:sz="0" w:space="0" w:color="auto"/>
        <w:left w:val="none" w:sz="0" w:space="0" w:color="auto"/>
        <w:bottom w:val="none" w:sz="0" w:space="0" w:color="auto"/>
        <w:right w:val="none" w:sz="0" w:space="0" w:color="auto"/>
      </w:divBdr>
    </w:div>
    <w:div w:id="230122914">
      <w:marLeft w:val="0"/>
      <w:marRight w:val="0"/>
      <w:marTop w:val="0"/>
      <w:marBottom w:val="0"/>
      <w:divBdr>
        <w:top w:val="none" w:sz="0" w:space="0" w:color="auto"/>
        <w:left w:val="none" w:sz="0" w:space="0" w:color="auto"/>
        <w:bottom w:val="none" w:sz="0" w:space="0" w:color="auto"/>
        <w:right w:val="none" w:sz="0" w:space="0" w:color="auto"/>
      </w:divBdr>
    </w:div>
    <w:div w:id="230166131">
      <w:marLeft w:val="0"/>
      <w:marRight w:val="0"/>
      <w:marTop w:val="0"/>
      <w:marBottom w:val="0"/>
      <w:divBdr>
        <w:top w:val="none" w:sz="0" w:space="0" w:color="auto"/>
        <w:left w:val="none" w:sz="0" w:space="0" w:color="auto"/>
        <w:bottom w:val="none" w:sz="0" w:space="0" w:color="auto"/>
        <w:right w:val="none" w:sz="0" w:space="0" w:color="auto"/>
      </w:divBdr>
    </w:div>
    <w:div w:id="230627085">
      <w:marLeft w:val="0"/>
      <w:marRight w:val="0"/>
      <w:marTop w:val="0"/>
      <w:marBottom w:val="0"/>
      <w:divBdr>
        <w:top w:val="none" w:sz="0" w:space="0" w:color="auto"/>
        <w:left w:val="none" w:sz="0" w:space="0" w:color="auto"/>
        <w:bottom w:val="none" w:sz="0" w:space="0" w:color="auto"/>
        <w:right w:val="none" w:sz="0" w:space="0" w:color="auto"/>
      </w:divBdr>
    </w:div>
    <w:div w:id="230771970">
      <w:marLeft w:val="0"/>
      <w:marRight w:val="0"/>
      <w:marTop w:val="0"/>
      <w:marBottom w:val="0"/>
      <w:divBdr>
        <w:top w:val="none" w:sz="0" w:space="0" w:color="auto"/>
        <w:left w:val="none" w:sz="0" w:space="0" w:color="auto"/>
        <w:bottom w:val="none" w:sz="0" w:space="0" w:color="auto"/>
        <w:right w:val="none" w:sz="0" w:space="0" w:color="auto"/>
      </w:divBdr>
    </w:div>
    <w:div w:id="230772401">
      <w:marLeft w:val="0"/>
      <w:marRight w:val="0"/>
      <w:marTop w:val="0"/>
      <w:marBottom w:val="0"/>
      <w:divBdr>
        <w:top w:val="none" w:sz="0" w:space="0" w:color="auto"/>
        <w:left w:val="none" w:sz="0" w:space="0" w:color="auto"/>
        <w:bottom w:val="none" w:sz="0" w:space="0" w:color="auto"/>
        <w:right w:val="none" w:sz="0" w:space="0" w:color="auto"/>
      </w:divBdr>
    </w:div>
    <w:div w:id="230819948">
      <w:marLeft w:val="0"/>
      <w:marRight w:val="0"/>
      <w:marTop w:val="0"/>
      <w:marBottom w:val="0"/>
      <w:divBdr>
        <w:top w:val="none" w:sz="0" w:space="0" w:color="auto"/>
        <w:left w:val="none" w:sz="0" w:space="0" w:color="auto"/>
        <w:bottom w:val="none" w:sz="0" w:space="0" w:color="auto"/>
        <w:right w:val="none" w:sz="0" w:space="0" w:color="auto"/>
      </w:divBdr>
    </w:div>
    <w:div w:id="230891503">
      <w:marLeft w:val="0"/>
      <w:marRight w:val="0"/>
      <w:marTop w:val="0"/>
      <w:marBottom w:val="0"/>
      <w:divBdr>
        <w:top w:val="none" w:sz="0" w:space="0" w:color="auto"/>
        <w:left w:val="none" w:sz="0" w:space="0" w:color="auto"/>
        <w:bottom w:val="none" w:sz="0" w:space="0" w:color="auto"/>
        <w:right w:val="none" w:sz="0" w:space="0" w:color="auto"/>
      </w:divBdr>
    </w:div>
    <w:div w:id="230966413">
      <w:marLeft w:val="0"/>
      <w:marRight w:val="0"/>
      <w:marTop w:val="0"/>
      <w:marBottom w:val="0"/>
      <w:divBdr>
        <w:top w:val="none" w:sz="0" w:space="0" w:color="auto"/>
        <w:left w:val="none" w:sz="0" w:space="0" w:color="auto"/>
        <w:bottom w:val="none" w:sz="0" w:space="0" w:color="auto"/>
        <w:right w:val="none" w:sz="0" w:space="0" w:color="auto"/>
      </w:divBdr>
    </w:div>
    <w:div w:id="231044611">
      <w:marLeft w:val="0"/>
      <w:marRight w:val="0"/>
      <w:marTop w:val="0"/>
      <w:marBottom w:val="0"/>
      <w:divBdr>
        <w:top w:val="none" w:sz="0" w:space="0" w:color="auto"/>
        <w:left w:val="none" w:sz="0" w:space="0" w:color="auto"/>
        <w:bottom w:val="none" w:sz="0" w:space="0" w:color="auto"/>
        <w:right w:val="none" w:sz="0" w:space="0" w:color="auto"/>
      </w:divBdr>
    </w:div>
    <w:div w:id="231159375">
      <w:marLeft w:val="0"/>
      <w:marRight w:val="0"/>
      <w:marTop w:val="0"/>
      <w:marBottom w:val="0"/>
      <w:divBdr>
        <w:top w:val="none" w:sz="0" w:space="0" w:color="auto"/>
        <w:left w:val="none" w:sz="0" w:space="0" w:color="auto"/>
        <w:bottom w:val="none" w:sz="0" w:space="0" w:color="auto"/>
        <w:right w:val="none" w:sz="0" w:space="0" w:color="auto"/>
      </w:divBdr>
    </w:div>
    <w:div w:id="231161324">
      <w:marLeft w:val="0"/>
      <w:marRight w:val="0"/>
      <w:marTop w:val="0"/>
      <w:marBottom w:val="0"/>
      <w:divBdr>
        <w:top w:val="none" w:sz="0" w:space="0" w:color="auto"/>
        <w:left w:val="none" w:sz="0" w:space="0" w:color="auto"/>
        <w:bottom w:val="none" w:sz="0" w:space="0" w:color="auto"/>
        <w:right w:val="none" w:sz="0" w:space="0" w:color="auto"/>
      </w:divBdr>
    </w:div>
    <w:div w:id="231237776">
      <w:marLeft w:val="0"/>
      <w:marRight w:val="0"/>
      <w:marTop w:val="0"/>
      <w:marBottom w:val="0"/>
      <w:divBdr>
        <w:top w:val="none" w:sz="0" w:space="0" w:color="auto"/>
        <w:left w:val="none" w:sz="0" w:space="0" w:color="auto"/>
        <w:bottom w:val="none" w:sz="0" w:space="0" w:color="auto"/>
        <w:right w:val="none" w:sz="0" w:space="0" w:color="auto"/>
      </w:divBdr>
    </w:div>
    <w:div w:id="231279777">
      <w:marLeft w:val="0"/>
      <w:marRight w:val="0"/>
      <w:marTop w:val="0"/>
      <w:marBottom w:val="0"/>
      <w:divBdr>
        <w:top w:val="none" w:sz="0" w:space="0" w:color="auto"/>
        <w:left w:val="none" w:sz="0" w:space="0" w:color="auto"/>
        <w:bottom w:val="none" w:sz="0" w:space="0" w:color="auto"/>
        <w:right w:val="none" w:sz="0" w:space="0" w:color="auto"/>
      </w:divBdr>
    </w:div>
    <w:div w:id="231357194">
      <w:marLeft w:val="0"/>
      <w:marRight w:val="0"/>
      <w:marTop w:val="0"/>
      <w:marBottom w:val="0"/>
      <w:divBdr>
        <w:top w:val="none" w:sz="0" w:space="0" w:color="auto"/>
        <w:left w:val="none" w:sz="0" w:space="0" w:color="auto"/>
        <w:bottom w:val="none" w:sz="0" w:space="0" w:color="auto"/>
        <w:right w:val="none" w:sz="0" w:space="0" w:color="auto"/>
      </w:divBdr>
    </w:div>
    <w:div w:id="231357514">
      <w:marLeft w:val="0"/>
      <w:marRight w:val="0"/>
      <w:marTop w:val="0"/>
      <w:marBottom w:val="0"/>
      <w:divBdr>
        <w:top w:val="none" w:sz="0" w:space="0" w:color="auto"/>
        <w:left w:val="none" w:sz="0" w:space="0" w:color="auto"/>
        <w:bottom w:val="none" w:sz="0" w:space="0" w:color="auto"/>
        <w:right w:val="none" w:sz="0" w:space="0" w:color="auto"/>
      </w:divBdr>
    </w:div>
    <w:div w:id="231426648">
      <w:marLeft w:val="0"/>
      <w:marRight w:val="0"/>
      <w:marTop w:val="0"/>
      <w:marBottom w:val="0"/>
      <w:divBdr>
        <w:top w:val="none" w:sz="0" w:space="0" w:color="auto"/>
        <w:left w:val="none" w:sz="0" w:space="0" w:color="auto"/>
        <w:bottom w:val="none" w:sz="0" w:space="0" w:color="auto"/>
        <w:right w:val="none" w:sz="0" w:space="0" w:color="auto"/>
      </w:divBdr>
    </w:div>
    <w:div w:id="231431499">
      <w:marLeft w:val="0"/>
      <w:marRight w:val="0"/>
      <w:marTop w:val="0"/>
      <w:marBottom w:val="0"/>
      <w:divBdr>
        <w:top w:val="none" w:sz="0" w:space="0" w:color="auto"/>
        <w:left w:val="none" w:sz="0" w:space="0" w:color="auto"/>
        <w:bottom w:val="none" w:sz="0" w:space="0" w:color="auto"/>
        <w:right w:val="none" w:sz="0" w:space="0" w:color="auto"/>
      </w:divBdr>
    </w:div>
    <w:div w:id="231475275">
      <w:marLeft w:val="0"/>
      <w:marRight w:val="0"/>
      <w:marTop w:val="0"/>
      <w:marBottom w:val="0"/>
      <w:divBdr>
        <w:top w:val="none" w:sz="0" w:space="0" w:color="auto"/>
        <w:left w:val="none" w:sz="0" w:space="0" w:color="auto"/>
        <w:bottom w:val="none" w:sz="0" w:space="0" w:color="auto"/>
        <w:right w:val="none" w:sz="0" w:space="0" w:color="auto"/>
      </w:divBdr>
    </w:div>
    <w:div w:id="231475897">
      <w:marLeft w:val="0"/>
      <w:marRight w:val="0"/>
      <w:marTop w:val="0"/>
      <w:marBottom w:val="0"/>
      <w:divBdr>
        <w:top w:val="none" w:sz="0" w:space="0" w:color="auto"/>
        <w:left w:val="none" w:sz="0" w:space="0" w:color="auto"/>
        <w:bottom w:val="none" w:sz="0" w:space="0" w:color="auto"/>
        <w:right w:val="none" w:sz="0" w:space="0" w:color="auto"/>
      </w:divBdr>
    </w:div>
    <w:div w:id="231505082">
      <w:marLeft w:val="0"/>
      <w:marRight w:val="0"/>
      <w:marTop w:val="0"/>
      <w:marBottom w:val="0"/>
      <w:divBdr>
        <w:top w:val="none" w:sz="0" w:space="0" w:color="auto"/>
        <w:left w:val="none" w:sz="0" w:space="0" w:color="auto"/>
        <w:bottom w:val="none" w:sz="0" w:space="0" w:color="auto"/>
        <w:right w:val="none" w:sz="0" w:space="0" w:color="auto"/>
      </w:divBdr>
    </w:div>
    <w:div w:id="231543673">
      <w:marLeft w:val="0"/>
      <w:marRight w:val="0"/>
      <w:marTop w:val="0"/>
      <w:marBottom w:val="0"/>
      <w:divBdr>
        <w:top w:val="none" w:sz="0" w:space="0" w:color="auto"/>
        <w:left w:val="none" w:sz="0" w:space="0" w:color="auto"/>
        <w:bottom w:val="none" w:sz="0" w:space="0" w:color="auto"/>
        <w:right w:val="none" w:sz="0" w:space="0" w:color="auto"/>
      </w:divBdr>
    </w:div>
    <w:div w:id="231624629">
      <w:marLeft w:val="0"/>
      <w:marRight w:val="0"/>
      <w:marTop w:val="0"/>
      <w:marBottom w:val="0"/>
      <w:divBdr>
        <w:top w:val="none" w:sz="0" w:space="0" w:color="auto"/>
        <w:left w:val="none" w:sz="0" w:space="0" w:color="auto"/>
        <w:bottom w:val="none" w:sz="0" w:space="0" w:color="auto"/>
        <w:right w:val="none" w:sz="0" w:space="0" w:color="auto"/>
      </w:divBdr>
    </w:div>
    <w:div w:id="231626073">
      <w:marLeft w:val="0"/>
      <w:marRight w:val="0"/>
      <w:marTop w:val="0"/>
      <w:marBottom w:val="0"/>
      <w:divBdr>
        <w:top w:val="none" w:sz="0" w:space="0" w:color="auto"/>
        <w:left w:val="none" w:sz="0" w:space="0" w:color="auto"/>
        <w:bottom w:val="none" w:sz="0" w:space="0" w:color="auto"/>
        <w:right w:val="none" w:sz="0" w:space="0" w:color="auto"/>
      </w:divBdr>
    </w:div>
    <w:div w:id="231737614">
      <w:marLeft w:val="0"/>
      <w:marRight w:val="0"/>
      <w:marTop w:val="0"/>
      <w:marBottom w:val="0"/>
      <w:divBdr>
        <w:top w:val="none" w:sz="0" w:space="0" w:color="auto"/>
        <w:left w:val="none" w:sz="0" w:space="0" w:color="auto"/>
        <w:bottom w:val="none" w:sz="0" w:space="0" w:color="auto"/>
        <w:right w:val="none" w:sz="0" w:space="0" w:color="auto"/>
      </w:divBdr>
    </w:div>
    <w:div w:id="231738235">
      <w:marLeft w:val="0"/>
      <w:marRight w:val="0"/>
      <w:marTop w:val="0"/>
      <w:marBottom w:val="0"/>
      <w:divBdr>
        <w:top w:val="none" w:sz="0" w:space="0" w:color="auto"/>
        <w:left w:val="none" w:sz="0" w:space="0" w:color="auto"/>
        <w:bottom w:val="none" w:sz="0" w:space="0" w:color="auto"/>
        <w:right w:val="none" w:sz="0" w:space="0" w:color="auto"/>
      </w:divBdr>
    </w:div>
    <w:div w:id="231745150">
      <w:bodyDiv w:val="1"/>
      <w:marLeft w:val="0"/>
      <w:marRight w:val="0"/>
      <w:marTop w:val="0"/>
      <w:marBottom w:val="0"/>
      <w:divBdr>
        <w:top w:val="none" w:sz="0" w:space="0" w:color="auto"/>
        <w:left w:val="none" w:sz="0" w:space="0" w:color="auto"/>
        <w:bottom w:val="none" w:sz="0" w:space="0" w:color="auto"/>
        <w:right w:val="none" w:sz="0" w:space="0" w:color="auto"/>
      </w:divBdr>
    </w:div>
    <w:div w:id="231895482">
      <w:marLeft w:val="0"/>
      <w:marRight w:val="0"/>
      <w:marTop w:val="0"/>
      <w:marBottom w:val="0"/>
      <w:divBdr>
        <w:top w:val="none" w:sz="0" w:space="0" w:color="auto"/>
        <w:left w:val="none" w:sz="0" w:space="0" w:color="auto"/>
        <w:bottom w:val="none" w:sz="0" w:space="0" w:color="auto"/>
        <w:right w:val="none" w:sz="0" w:space="0" w:color="auto"/>
      </w:divBdr>
    </w:div>
    <w:div w:id="231962381">
      <w:marLeft w:val="0"/>
      <w:marRight w:val="0"/>
      <w:marTop w:val="0"/>
      <w:marBottom w:val="0"/>
      <w:divBdr>
        <w:top w:val="none" w:sz="0" w:space="0" w:color="auto"/>
        <w:left w:val="none" w:sz="0" w:space="0" w:color="auto"/>
        <w:bottom w:val="none" w:sz="0" w:space="0" w:color="auto"/>
        <w:right w:val="none" w:sz="0" w:space="0" w:color="auto"/>
      </w:divBdr>
    </w:div>
    <w:div w:id="232006998">
      <w:marLeft w:val="0"/>
      <w:marRight w:val="0"/>
      <w:marTop w:val="0"/>
      <w:marBottom w:val="0"/>
      <w:divBdr>
        <w:top w:val="none" w:sz="0" w:space="0" w:color="auto"/>
        <w:left w:val="none" w:sz="0" w:space="0" w:color="auto"/>
        <w:bottom w:val="none" w:sz="0" w:space="0" w:color="auto"/>
        <w:right w:val="none" w:sz="0" w:space="0" w:color="auto"/>
      </w:divBdr>
    </w:div>
    <w:div w:id="232082658">
      <w:marLeft w:val="0"/>
      <w:marRight w:val="0"/>
      <w:marTop w:val="0"/>
      <w:marBottom w:val="0"/>
      <w:divBdr>
        <w:top w:val="none" w:sz="0" w:space="0" w:color="auto"/>
        <w:left w:val="none" w:sz="0" w:space="0" w:color="auto"/>
        <w:bottom w:val="none" w:sz="0" w:space="0" w:color="auto"/>
        <w:right w:val="none" w:sz="0" w:space="0" w:color="auto"/>
      </w:divBdr>
    </w:div>
    <w:div w:id="232083700">
      <w:marLeft w:val="0"/>
      <w:marRight w:val="0"/>
      <w:marTop w:val="0"/>
      <w:marBottom w:val="0"/>
      <w:divBdr>
        <w:top w:val="none" w:sz="0" w:space="0" w:color="auto"/>
        <w:left w:val="none" w:sz="0" w:space="0" w:color="auto"/>
        <w:bottom w:val="none" w:sz="0" w:space="0" w:color="auto"/>
        <w:right w:val="none" w:sz="0" w:space="0" w:color="auto"/>
      </w:divBdr>
    </w:div>
    <w:div w:id="232087815">
      <w:marLeft w:val="0"/>
      <w:marRight w:val="0"/>
      <w:marTop w:val="0"/>
      <w:marBottom w:val="0"/>
      <w:divBdr>
        <w:top w:val="none" w:sz="0" w:space="0" w:color="auto"/>
        <w:left w:val="none" w:sz="0" w:space="0" w:color="auto"/>
        <w:bottom w:val="none" w:sz="0" w:space="0" w:color="auto"/>
        <w:right w:val="none" w:sz="0" w:space="0" w:color="auto"/>
      </w:divBdr>
    </w:div>
    <w:div w:id="232206135">
      <w:marLeft w:val="0"/>
      <w:marRight w:val="0"/>
      <w:marTop w:val="0"/>
      <w:marBottom w:val="0"/>
      <w:divBdr>
        <w:top w:val="none" w:sz="0" w:space="0" w:color="auto"/>
        <w:left w:val="none" w:sz="0" w:space="0" w:color="auto"/>
        <w:bottom w:val="none" w:sz="0" w:space="0" w:color="auto"/>
        <w:right w:val="none" w:sz="0" w:space="0" w:color="auto"/>
      </w:divBdr>
    </w:div>
    <w:div w:id="232325881">
      <w:marLeft w:val="0"/>
      <w:marRight w:val="0"/>
      <w:marTop w:val="0"/>
      <w:marBottom w:val="0"/>
      <w:divBdr>
        <w:top w:val="none" w:sz="0" w:space="0" w:color="auto"/>
        <w:left w:val="none" w:sz="0" w:space="0" w:color="auto"/>
        <w:bottom w:val="none" w:sz="0" w:space="0" w:color="auto"/>
        <w:right w:val="none" w:sz="0" w:space="0" w:color="auto"/>
      </w:divBdr>
    </w:div>
    <w:div w:id="232352807">
      <w:marLeft w:val="0"/>
      <w:marRight w:val="0"/>
      <w:marTop w:val="0"/>
      <w:marBottom w:val="0"/>
      <w:divBdr>
        <w:top w:val="none" w:sz="0" w:space="0" w:color="auto"/>
        <w:left w:val="none" w:sz="0" w:space="0" w:color="auto"/>
        <w:bottom w:val="none" w:sz="0" w:space="0" w:color="auto"/>
        <w:right w:val="none" w:sz="0" w:space="0" w:color="auto"/>
      </w:divBdr>
    </w:div>
    <w:div w:id="232395454">
      <w:marLeft w:val="0"/>
      <w:marRight w:val="0"/>
      <w:marTop w:val="0"/>
      <w:marBottom w:val="0"/>
      <w:divBdr>
        <w:top w:val="none" w:sz="0" w:space="0" w:color="auto"/>
        <w:left w:val="none" w:sz="0" w:space="0" w:color="auto"/>
        <w:bottom w:val="none" w:sz="0" w:space="0" w:color="auto"/>
        <w:right w:val="none" w:sz="0" w:space="0" w:color="auto"/>
      </w:divBdr>
    </w:div>
    <w:div w:id="232395817">
      <w:marLeft w:val="0"/>
      <w:marRight w:val="0"/>
      <w:marTop w:val="0"/>
      <w:marBottom w:val="0"/>
      <w:divBdr>
        <w:top w:val="none" w:sz="0" w:space="0" w:color="auto"/>
        <w:left w:val="none" w:sz="0" w:space="0" w:color="auto"/>
        <w:bottom w:val="none" w:sz="0" w:space="0" w:color="auto"/>
        <w:right w:val="none" w:sz="0" w:space="0" w:color="auto"/>
      </w:divBdr>
    </w:div>
    <w:div w:id="232589415">
      <w:marLeft w:val="0"/>
      <w:marRight w:val="0"/>
      <w:marTop w:val="0"/>
      <w:marBottom w:val="0"/>
      <w:divBdr>
        <w:top w:val="none" w:sz="0" w:space="0" w:color="auto"/>
        <w:left w:val="none" w:sz="0" w:space="0" w:color="auto"/>
        <w:bottom w:val="none" w:sz="0" w:space="0" w:color="auto"/>
        <w:right w:val="none" w:sz="0" w:space="0" w:color="auto"/>
      </w:divBdr>
    </w:div>
    <w:div w:id="232665215">
      <w:marLeft w:val="0"/>
      <w:marRight w:val="0"/>
      <w:marTop w:val="0"/>
      <w:marBottom w:val="0"/>
      <w:divBdr>
        <w:top w:val="none" w:sz="0" w:space="0" w:color="auto"/>
        <w:left w:val="none" w:sz="0" w:space="0" w:color="auto"/>
        <w:bottom w:val="none" w:sz="0" w:space="0" w:color="auto"/>
        <w:right w:val="none" w:sz="0" w:space="0" w:color="auto"/>
      </w:divBdr>
    </w:div>
    <w:div w:id="232665702">
      <w:marLeft w:val="0"/>
      <w:marRight w:val="0"/>
      <w:marTop w:val="0"/>
      <w:marBottom w:val="0"/>
      <w:divBdr>
        <w:top w:val="none" w:sz="0" w:space="0" w:color="auto"/>
        <w:left w:val="none" w:sz="0" w:space="0" w:color="auto"/>
        <w:bottom w:val="none" w:sz="0" w:space="0" w:color="auto"/>
        <w:right w:val="none" w:sz="0" w:space="0" w:color="auto"/>
      </w:divBdr>
    </w:div>
    <w:div w:id="232743299">
      <w:marLeft w:val="0"/>
      <w:marRight w:val="0"/>
      <w:marTop w:val="0"/>
      <w:marBottom w:val="0"/>
      <w:divBdr>
        <w:top w:val="none" w:sz="0" w:space="0" w:color="auto"/>
        <w:left w:val="none" w:sz="0" w:space="0" w:color="auto"/>
        <w:bottom w:val="none" w:sz="0" w:space="0" w:color="auto"/>
        <w:right w:val="none" w:sz="0" w:space="0" w:color="auto"/>
      </w:divBdr>
    </w:div>
    <w:div w:id="232745023">
      <w:marLeft w:val="0"/>
      <w:marRight w:val="0"/>
      <w:marTop w:val="0"/>
      <w:marBottom w:val="0"/>
      <w:divBdr>
        <w:top w:val="none" w:sz="0" w:space="0" w:color="auto"/>
        <w:left w:val="none" w:sz="0" w:space="0" w:color="auto"/>
        <w:bottom w:val="none" w:sz="0" w:space="0" w:color="auto"/>
        <w:right w:val="none" w:sz="0" w:space="0" w:color="auto"/>
      </w:divBdr>
    </w:div>
    <w:div w:id="232787286">
      <w:marLeft w:val="0"/>
      <w:marRight w:val="0"/>
      <w:marTop w:val="0"/>
      <w:marBottom w:val="0"/>
      <w:divBdr>
        <w:top w:val="none" w:sz="0" w:space="0" w:color="auto"/>
        <w:left w:val="none" w:sz="0" w:space="0" w:color="auto"/>
        <w:bottom w:val="none" w:sz="0" w:space="0" w:color="auto"/>
        <w:right w:val="none" w:sz="0" w:space="0" w:color="auto"/>
      </w:divBdr>
    </w:div>
    <w:div w:id="232931833">
      <w:marLeft w:val="0"/>
      <w:marRight w:val="0"/>
      <w:marTop w:val="0"/>
      <w:marBottom w:val="0"/>
      <w:divBdr>
        <w:top w:val="none" w:sz="0" w:space="0" w:color="auto"/>
        <w:left w:val="none" w:sz="0" w:space="0" w:color="auto"/>
        <w:bottom w:val="none" w:sz="0" w:space="0" w:color="auto"/>
        <w:right w:val="none" w:sz="0" w:space="0" w:color="auto"/>
      </w:divBdr>
    </w:div>
    <w:div w:id="232938150">
      <w:marLeft w:val="0"/>
      <w:marRight w:val="0"/>
      <w:marTop w:val="0"/>
      <w:marBottom w:val="0"/>
      <w:divBdr>
        <w:top w:val="none" w:sz="0" w:space="0" w:color="auto"/>
        <w:left w:val="none" w:sz="0" w:space="0" w:color="auto"/>
        <w:bottom w:val="none" w:sz="0" w:space="0" w:color="auto"/>
        <w:right w:val="none" w:sz="0" w:space="0" w:color="auto"/>
      </w:divBdr>
    </w:div>
    <w:div w:id="233007463">
      <w:marLeft w:val="0"/>
      <w:marRight w:val="0"/>
      <w:marTop w:val="0"/>
      <w:marBottom w:val="0"/>
      <w:divBdr>
        <w:top w:val="none" w:sz="0" w:space="0" w:color="auto"/>
        <w:left w:val="none" w:sz="0" w:space="0" w:color="auto"/>
        <w:bottom w:val="none" w:sz="0" w:space="0" w:color="auto"/>
        <w:right w:val="none" w:sz="0" w:space="0" w:color="auto"/>
      </w:divBdr>
    </w:div>
    <w:div w:id="233010471">
      <w:bodyDiv w:val="1"/>
      <w:marLeft w:val="0"/>
      <w:marRight w:val="0"/>
      <w:marTop w:val="0"/>
      <w:marBottom w:val="0"/>
      <w:divBdr>
        <w:top w:val="none" w:sz="0" w:space="0" w:color="auto"/>
        <w:left w:val="none" w:sz="0" w:space="0" w:color="auto"/>
        <w:bottom w:val="none" w:sz="0" w:space="0" w:color="auto"/>
        <w:right w:val="none" w:sz="0" w:space="0" w:color="auto"/>
      </w:divBdr>
    </w:div>
    <w:div w:id="233011774">
      <w:marLeft w:val="0"/>
      <w:marRight w:val="0"/>
      <w:marTop w:val="0"/>
      <w:marBottom w:val="0"/>
      <w:divBdr>
        <w:top w:val="none" w:sz="0" w:space="0" w:color="auto"/>
        <w:left w:val="none" w:sz="0" w:space="0" w:color="auto"/>
        <w:bottom w:val="none" w:sz="0" w:space="0" w:color="auto"/>
        <w:right w:val="none" w:sz="0" w:space="0" w:color="auto"/>
      </w:divBdr>
    </w:div>
    <w:div w:id="233054543">
      <w:marLeft w:val="0"/>
      <w:marRight w:val="0"/>
      <w:marTop w:val="0"/>
      <w:marBottom w:val="0"/>
      <w:divBdr>
        <w:top w:val="none" w:sz="0" w:space="0" w:color="auto"/>
        <w:left w:val="none" w:sz="0" w:space="0" w:color="auto"/>
        <w:bottom w:val="none" w:sz="0" w:space="0" w:color="auto"/>
        <w:right w:val="none" w:sz="0" w:space="0" w:color="auto"/>
      </w:divBdr>
    </w:div>
    <w:div w:id="233198053">
      <w:marLeft w:val="0"/>
      <w:marRight w:val="0"/>
      <w:marTop w:val="0"/>
      <w:marBottom w:val="0"/>
      <w:divBdr>
        <w:top w:val="none" w:sz="0" w:space="0" w:color="auto"/>
        <w:left w:val="none" w:sz="0" w:space="0" w:color="auto"/>
        <w:bottom w:val="none" w:sz="0" w:space="0" w:color="auto"/>
        <w:right w:val="none" w:sz="0" w:space="0" w:color="auto"/>
      </w:divBdr>
    </w:div>
    <w:div w:id="233202844">
      <w:marLeft w:val="0"/>
      <w:marRight w:val="0"/>
      <w:marTop w:val="0"/>
      <w:marBottom w:val="0"/>
      <w:divBdr>
        <w:top w:val="none" w:sz="0" w:space="0" w:color="auto"/>
        <w:left w:val="none" w:sz="0" w:space="0" w:color="auto"/>
        <w:bottom w:val="none" w:sz="0" w:space="0" w:color="auto"/>
        <w:right w:val="none" w:sz="0" w:space="0" w:color="auto"/>
      </w:divBdr>
    </w:div>
    <w:div w:id="233206124">
      <w:marLeft w:val="0"/>
      <w:marRight w:val="0"/>
      <w:marTop w:val="0"/>
      <w:marBottom w:val="0"/>
      <w:divBdr>
        <w:top w:val="none" w:sz="0" w:space="0" w:color="auto"/>
        <w:left w:val="none" w:sz="0" w:space="0" w:color="auto"/>
        <w:bottom w:val="none" w:sz="0" w:space="0" w:color="auto"/>
        <w:right w:val="none" w:sz="0" w:space="0" w:color="auto"/>
      </w:divBdr>
    </w:div>
    <w:div w:id="233317961">
      <w:marLeft w:val="0"/>
      <w:marRight w:val="0"/>
      <w:marTop w:val="0"/>
      <w:marBottom w:val="0"/>
      <w:divBdr>
        <w:top w:val="none" w:sz="0" w:space="0" w:color="auto"/>
        <w:left w:val="none" w:sz="0" w:space="0" w:color="auto"/>
        <w:bottom w:val="none" w:sz="0" w:space="0" w:color="auto"/>
        <w:right w:val="none" w:sz="0" w:space="0" w:color="auto"/>
      </w:divBdr>
    </w:div>
    <w:div w:id="233317986">
      <w:marLeft w:val="0"/>
      <w:marRight w:val="0"/>
      <w:marTop w:val="0"/>
      <w:marBottom w:val="0"/>
      <w:divBdr>
        <w:top w:val="none" w:sz="0" w:space="0" w:color="auto"/>
        <w:left w:val="none" w:sz="0" w:space="0" w:color="auto"/>
        <w:bottom w:val="none" w:sz="0" w:space="0" w:color="auto"/>
        <w:right w:val="none" w:sz="0" w:space="0" w:color="auto"/>
      </w:divBdr>
    </w:div>
    <w:div w:id="233396383">
      <w:marLeft w:val="0"/>
      <w:marRight w:val="0"/>
      <w:marTop w:val="0"/>
      <w:marBottom w:val="0"/>
      <w:divBdr>
        <w:top w:val="none" w:sz="0" w:space="0" w:color="auto"/>
        <w:left w:val="none" w:sz="0" w:space="0" w:color="auto"/>
        <w:bottom w:val="none" w:sz="0" w:space="0" w:color="auto"/>
        <w:right w:val="none" w:sz="0" w:space="0" w:color="auto"/>
      </w:divBdr>
    </w:div>
    <w:div w:id="233707471">
      <w:marLeft w:val="0"/>
      <w:marRight w:val="0"/>
      <w:marTop w:val="0"/>
      <w:marBottom w:val="0"/>
      <w:divBdr>
        <w:top w:val="none" w:sz="0" w:space="0" w:color="auto"/>
        <w:left w:val="none" w:sz="0" w:space="0" w:color="auto"/>
        <w:bottom w:val="none" w:sz="0" w:space="0" w:color="auto"/>
        <w:right w:val="none" w:sz="0" w:space="0" w:color="auto"/>
      </w:divBdr>
    </w:div>
    <w:div w:id="233782714">
      <w:marLeft w:val="0"/>
      <w:marRight w:val="0"/>
      <w:marTop w:val="0"/>
      <w:marBottom w:val="0"/>
      <w:divBdr>
        <w:top w:val="none" w:sz="0" w:space="0" w:color="auto"/>
        <w:left w:val="none" w:sz="0" w:space="0" w:color="auto"/>
        <w:bottom w:val="none" w:sz="0" w:space="0" w:color="auto"/>
        <w:right w:val="none" w:sz="0" w:space="0" w:color="auto"/>
      </w:divBdr>
    </w:div>
    <w:div w:id="233901042">
      <w:marLeft w:val="0"/>
      <w:marRight w:val="0"/>
      <w:marTop w:val="0"/>
      <w:marBottom w:val="0"/>
      <w:divBdr>
        <w:top w:val="none" w:sz="0" w:space="0" w:color="auto"/>
        <w:left w:val="none" w:sz="0" w:space="0" w:color="auto"/>
        <w:bottom w:val="none" w:sz="0" w:space="0" w:color="auto"/>
        <w:right w:val="none" w:sz="0" w:space="0" w:color="auto"/>
      </w:divBdr>
    </w:div>
    <w:div w:id="233901786">
      <w:marLeft w:val="0"/>
      <w:marRight w:val="0"/>
      <w:marTop w:val="0"/>
      <w:marBottom w:val="0"/>
      <w:divBdr>
        <w:top w:val="none" w:sz="0" w:space="0" w:color="auto"/>
        <w:left w:val="none" w:sz="0" w:space="0" w:color="auto"/>
        <w:bottom w:val="none" w:sz="0" w:space="0" w:color="auto"/>
        <w:right w:val="none" w:sz="0" w:space="0" w:color="auto"/>
      </w:divBdr>
    </w:div>
    <w:div w:id="233974097">
      <w:marLeft w:val="0"/>
      <w:marRight w:val="0"/>
      <w:marTop w:val="0"/>
      <w:marBottom w:val="0"/>
      <w:divBdr>
        <w:top w:val="none" w:sz="0" w:space="0" w:color="auto"/>
        <w:left w:val="none" w:sz="0" w:space="0" w:color="auto"/>
        <w:bottom w:val="none" w:sz="0" w:space="0" w:color="auto"/>
        <w:right w:val="none" w:sz="0" w:space="0" w:color="auto"/>
      </w:divBdr>
    </w:div>
    <w:div w:id="233979339">
      <w:marLeft w:val="0"/>
      <w:marRight w:val="0"/>
      <w:marTop w:val="0"/>
      <w:marBottom w:val="0"/>
      <w:divBdr>
        <w:top w:val="none" w:sz="0" w:space="0" w:color="auto"/>
        <w:left w:val="none" w:sz="0" w:space="0" w:color="auto"/>
        <w:bottom w:val="none" w:sz="0" w:space="0" w:color="auto"/>
        <w:right w:val="none" w:sz="0" w:space="0" w:color="auto"/>
      </w:divBdr>
    </w:div>
    <w:div w:id="233980031">
      <w:marLeft w:val="0"/>
      <w:marRight w:val="0"/>
      <w:marTop w:val="0"/>
      <w:marBottom w:val="0"/>
      <w:divBdr>
        <w:top w:val="none" w:sz="0" w:space="0" w:color="auto"/>
        <w:left w:val="none" w:sz="0" w:space="0" w:color="auto"/>
        <w:bottom w:val="none" w:sz="0" w:space="0" w:color="auto"/>
        <w:right w:val="none" w:sz="0" w:space="0" w:color="auto"/>
      </w:divBdr>
    </w:div>
    <w:div w:id="234048006">
      <w:marLeft w:val="0"/>
      <w:marRight w:val="0"/>
      <w:marTop w:val="0"/>
      <w:marBottom w:val="0"/>
      <w:divBdr>
        <w:top w:val="none" w:sz="0" w:space="0" w:color="auto"/>
        <w:left w:val="none" w:sz="0" w:space="0" w:color="auto"/>
        <w:bottom w:val="none" w:sz="0" w:space="0" w:color="auto"/>
        <w:right w:val="none" w:sz="0" w:space="0" w:color="auto"/>
      </w:divBdr>
    </w:div>
    <w:div w:id="234051601">
      <w:marLeft w:val="0"/>
      <w:marRight w:val="0"/>
      <w:marTop w:val="0"/>
      <w:marBottom w:val="0"/>
      <w:divBdr>
        <w:top w:val="none" w:sz="0" w:space="0" w:color="auto"/>
        <w:left w:val="none" w:sz="0" w:space="0" w:color="auto"/>
        <w:bottom w:val="none" w:sz="0" w:space="0" w:color="auto"/>
        <w:right w:val="none" w:sz="0" w:space="0" w:color="auto"/>
      </w:divBdr>
    </w:div>
    <w:div w:id="234053484">
      <w:marLeft w:val="0"/>
      <w:marRight w:val="0"/>
      <w:marTop w:val="0"/>
      <w:marBottom w:val="0"/>
      <w:divBdr>
        <w:top w:val="none" w:sz="0" w:space="0" w:color="auto"/>
        <w:left w:val="none" w:sz="0" w:space="0" w:color="auto"/>
        <w:bottom w:val="none" w:sz="0" w:space="0" w:color="auto"/>
        <w:right w:val="none" w:sz="0" w:space="0" w:color="auto"/>
      </w:divBdr>
    </w:div>
    <w:div w:id="234055744">
      <w:marLeft w:val="0"/>
      <w:marRight w:val="0"/>
      <w:marTop w:val="0"/>
      <w:marBottom w:val="0"/>
      <w:divBdr>
        <w:top w:val="none" w:sz="0" w:space="0" w:color="auto"/>
        <w:left w:val="none" w:sz="0" w:space="0" w:color="auto"/>
        <w:bottom w:val="none" w:sz="0" w:space="0" w:color="auto"/>
        <w:right w:val="none" w:sz="0" w:space="0" w:color="auto"/>
      </w:divBdr>
    </w:div>
    <w:div w:id="234095370">
      <w:marLeft w:val="0"/>
      <w:marRight w:val="0"/>
      <w:marTop w:val="0"/>
      <w:marBottom w:val="0"/>
      <w:divBdr>
        <w:top w:val="none" w:sz="0" w:space="0" w:color="auto"/>
        <w:left w:val="none" w:sz="0" w:space="0" w:color="auto"/>
        <w:bottom w:val="none" w:sz="0" w:space="0" w:color="auto"/>
        <w:right w:val="none" w:sz="0" w:space="0" w:color="auto"/>
      </w:divBdr>
    </w:div>
    <w:div w:id="234166089">
      <w:marLeft w:val="0"/>
      <w:marRight w:val="0"/>
      <w:marTop w:val="0"/>
      <w:marBottom w:val="0"/>
      <w:divBdr>
        <w:top w:val="none" w:sz="0" w:space="0" w:color="auto"/>
        <w:left w:val="none" w:sz="0" w:space="0" w:color="auto"/>
        <w:bottom w:val="none" w:sz="0" w:space="0" w:color="auto"/>
        <w:right w:val="none" w:sz="0" w:space="0" w:color="auto"/>
      </w:divBdr>
    </w:div>
    <w:div w:id="234439867">
      <w:marLeft w:val="0"/>
      <w:marRight w:val="0"/>
      <w:marTop w:val="0"/>
      <w:marBottom w:val="0"/>
      <w:divBdr>
        <w:top w:val="none" w:sz="0" w:space="0" w:color="auto"/>
        <w:left w:val="none" w:sz="0" w:space="0" w:color="auto"/>
        <w:bottom w:val="none" w:sz="0" w:space="0" w:color="auto"/>
        <w:right w:val="none" w:sz="0" w:space="0" w:color="auto"/>
      </w:divBdr>
    </w:div>
    <w:div w:id="234516509">
      <w:marLeft w:val="0"/>
      <w:marRight w:val="0"/>
      <w:marTop w:val="0"/>
      <w:marBottom w:val="0"/>
      <w:divBdr>
        <w:top w:val="none" w:sz="0" w:space="0" w:color="auto"/>
        <w:left w:val="none" w:sz="0" w:space="0" w:color="auto"/>
        <w:bottom w:val="none" w:sz="0" w:space="0" w:color="auto"/>
        <w:right w:val="none" w:sz="0" w:space="0" w:color="auto"/>
      </w:divBdr>
    </w:div>
    <w:div w:id="234555572">
      <w:marLeft w:val="0"/>
      <w:marRight w:val="0"/>
      <w:marTop w:val="0"/>
      <w:marBottom w:val="0"/>
      <w:divBdr>
        <w:top w:val="none" w:sz="0" w:space="0" w:color="auto"/>
        <w:left w:val="none" w:sz="0" w:space="0" w:color="auto"/>
        <w:bottom w:val="none" w:sz="0" w:space="0" w:color="auto"/>
        <w:right w:val="none" w:sz="0" w:space="0" w:color="auto"/>
      </w:divBdr>
    </w:div>
    <w:div w:id="234559182">
      <w:marLeft w:val="0"/>
      <w:marRight w:val="0"/>
      <w:marTop w:val="0"/>
      <w:marBottom w:val="0"/>
      <w:divBdr>
        <w:top w:val="none" w:sz="0" w:space="0" w:color="auto"/>
        <w:left w:val="none" w:sz="0" w:space="0" w:color="auto"/>
        <w:bottom w:val="none" w:sz="0" w:space="0" w:color="auto"/>
        <w:right w:val="none" w:sz="0" w:space="0" w:color="auto"/>
      </w:divBdr>
    </w:div>
    <w:div w:id="234708248">
      <w:marLeft w:val="0"/>
      <w:marRight w:val="0"/>
      <w:marTop w:val="0"/>
      <w:marBottom w:val="0"/>
      <w:divBdr>
        <w:top w:val="none" w:sz="0" w:space="0" w:color="auto"/>
        <w:left w:val="none" w:sz="0" w:space="0" w:color="auto"/>
        <w:bottom w:val="none" w:sz="0" w:space="0" w:color="auto"/>
        <w:right w:val="none" w:sz="0" w:space="0" w:color="auto"/>
      </w:divBdr>
    </w:div>
    <w:div w:id="234777781">
      <w:marLeft w:val="0"/>
      <w:marRight w:val="0"/>
      <w:marTop w:val="0"/>
      <w:marBottom w:val="0"/>
      <w:divBdr>
        <w:top w:val="none" w:sz="0" w:space="0" w:color="auto"/>
        <w:left w:val="none" w:sz="0" w:space="0" w:color="auto"/>
        <w:bottom w:val="none" w:sz="0" w:space="0" w:color="auto"/>
        <w:right w:val="none" w:sz="0" w:space="0" w:color="auto"/>
      </w:divBdr>
    </w:div>
    <w:div w:id="234828370">
      <w:marLeft w:val="0"/>
      <w:marRight w:val="0"/>
      <w:marTop w:val="0"/>
      <w:marBottom w:val="0"/>
      <w:divBdr>
        <w:top w:val="none" w:sz="0" w:space="0" w:color="auto"/>
        <w:left w:val="none" w:sz="0" w:space="0" w:color="auto"/>
        <w:bottom w:val="none" w:sz="0" w:space="0" w:color="auto"/>
        <w:right w:val="none" w:sz="0" w:space="0" w:color="auto"/>
      </w:divBdr>
    </w:div>
    <w:div w:id="235018944">
      <w:marLeft w:val="0"/>
      <w:marRight w:val="0"/>
      <w:marTop w:val="0"/>
      <w:marBottom w:val="0"/>
      <w:divBdr>
        <w:top w:val="none" w:sz="0" w:space="0" w:color="auto"/>
        <w:left w:val="none" w:sz="0" w:space="0" w:color="auto"/>
        <w:bottom w:val="none" w:sz="0" w:space="0" w:color="auto"/>
        <w:right w:val="none" w:sz="0" w:space="0" w:color="auto"/>
      </w:divBdr>
    </w:div>
    <w:div w:id="235163396">
      <w:marLeft w:val="0"/>
      <w:marRight w:val="0"/>
      <w:marTop w:val="0"/>
      <w:marBottom w:val="0"/>
      <w:divBdr>
        <w:top w:val="none" w:sz="0" w:space="0" w:color="auto"/>
        <w:left w:val="none" w:sz="0" w:space="0" w:color="auto"/>
        <w:bottom w:val="none" w:sz="0" w:space="0" w:color="auto"/>
        <w:right w:val="none" w:sz="0" w:space="0" w:color="auto"/>
      </w:divBdr>
    </w:div>
    <w:div w:id="235166735">
      <w:marLeft w:val="0"/>
      <w:marRight w:val="0"/>
      <w:marTop w:val="0"/>
      <w:marBottom w:val="0"/>
      <w:divBdr>
        <w:top w:val="none" w:sz="0" w:space="0" w:color="auto"/>
        <w:left w:val="none" w:sz="0" w:space="0" w:color="auto"/>
        <w:bottom w:val="none" w:sz="0" w:space="0" w:color="auto"/>
        <w:right w:val="none" w:sz="0" w:space="0" w:color="auto"/>
      </w:divBdr>
    </w:div>
    <w:div w:id="235166818">
      <w:marLeft w:val="0"/>
      <w:marRight w:val="0"/>
      <w:marTop w:val="0"/>
      <w:marBottom w:val="0"/>
      <w:divBdr>
        <w:top w:val="none" w:sz="0" w:space="0" w:color="auto"/>
        <w:left w:val="none" w:sz="0" w:space="0" w:color="auto"/>
        <w:bottom w:val="none" w:sz="0" w:space="0" w:color="auto"/>
        <w:right w:val="none" w:sz="0" w:space="0" w:color="auto"/>
      </w:divBdr>
    </w:div>
    <w:div w:id="235209381">
      <w:bodyDiv w:val="1"/>
      <w:marLeft w:val="0"/>
      <w:marRight w:val="0"/>
      <w:marTop w:val="0"/>
      <w:marBottom w:val="0"/>
      <w:divBdr>
        <w:top w:val="none" w:sz="0" w:space="0" w:color="auto"/>
        <w:left w:val="none" w:sz="0" w:space="0" w:color="auto"/>
        <w:bottom w:val="none" w:sz="0" w:space="0" w:color="auto"/>
        <w:right w:val="none" w:sz="0" w:space="0" w:color="auto"/>
      </w:divBdr>
    </w:div>
    <w:div w:id="235240964">
      <w:marLeft w:val="0"/>
      <w:marRight w:val="0"/>
      <w:marTop w:val="0"/>
      <w:marBottom w:val="0"/>
      <w:divBdr>
        <w:top w:val="none" w:sz="0" w:space="0" w:color="auto"/>
        <w:left w:val="none" w:sz="0" w:space="0" w:color="auto"/>
        <w:bottom w:val="none" w:sz="0" w:space="0" w:color="auto"/>
        <w:right w:val="none" w:sz="0" w:space="0" w:color="auto"/>
      </w:divBdr>
    </w:div>
    <w:div w:id="235283057">
      <w:marLeft w:val="0"/>
      <w:marRight w:val="0"/>
      <w:marTop w:val="0"/>
      <w:marBottom w:val="0"/>
      <w:divBdr>
        <w:top w:val="none" w:sz="0" w:space="0" w:color="auto"/>
        <w:left w:val="none" w:sz="0" w:space="0" w:color="auto"/>
        <w:bottom w:val="none" w:sz="0" w:space="0" w:color="auto"/>
        <w:right w:val="none" w:sz="0" w:space="0" w:color="auto"/>
      </w:divBdr>
    </w:div>
    <w:div w:id="235361233">
      <w:marLeft w:val="0"/>
      <w:marRight w:val="0"/>
      <w:marTop w:val="0"/>
      <w:marBottom w:val="0"/>
      <w:divBdr>
        <w:top w:val="none" w:sz="0" w:space="0" w:color="auto"/>
        <w:left w:val="none" w:sz="0" w:space="0" w:color="auto"/>
        <w:bottom w:val="none" w:sz="0" w:space="0" w:color="auto"/>
        <w:right w:val="none" w:sz="0" w:space="0" w:color="auto"/>
      </w:divBdr>
    </w:div>
    <w:div w:id="235362621">
      <w:marLeft w:val="0"/>
      <w:marRight w:val="0"/>
      <w:marTop w:val="0"/>
      <w:marBottom w:val="0"/>
      <w:divBdr>
        <w:top w:val="none" w:sz="0" w:space="0" w:color="auto"/>
        <w:left w:val="none" w:sz="0" w:space="0" w:color="auto"/>
        <w:bottom w:val="none" w:sz="0" w:space="0" w:color="auto"/>
        <w:right w:val="none" w:sz="0" w:space="0" w:color="auto"/>
      </w:divBdr>
    </w:div>
    <w:div w:id="235477006">
      <w:marLeft w:val="0"/>
      <w:marRight w:val="0"/>
      <w:marTop w:val="0"/>
      <w:marBottom w:val="0"/>
      <w:divBdr>
        <w:top w:val="none" w:sz="0" w:space="0" w:color="auto"/>
        <w:left w:val="none" w:sz="0" w:space="0" w:color="auto"/>
        <w:bottom w:val="none" w:sz="0" w:space="0" w:color="auto"/>
        <w:right w:val="none" w:sz="0" w:space="0" w:color="auto"/>
      </w:divBdr>
    </w:div>
    <w:div w:id="235626270">
      <w:marLeft w:val="0"/>
      <w:marRight w:val="0"/>
      <w:marTop w:val="0"/>
      <w:marBottom w:val="0"/>
      <w:divBdr>
        <w:top w:val="none" w:sz="0" w:space="0" w:color="auto"/>
        <w:left w:val="none" w:sz="0" w:space="0" w:color="auto"/>
        <w:bottom w:val="none" w:sz="0" w:space="0" w:color="auto"/>
        <w:right w:val="none" w:sz="0" w:space="0" w:color="auto"/>
      </w:divBdr>
    </w:div>
    <w:div w:id="235669588">
      <w:marLeft w:val="0"/>
      <w:marRight w:val="0"/>
      <w:marTop w:val="0"/>
      <w:marBottom w:val="0"/>
      <w:divBdr>
        <w:top w:val="none" w:sz="0" w:space="0" w:color="auto"/>
        <w:left w:val="none" w:sz="0" w:space="0" w:color="auto"/>
        <w:bottom w:val="none" w:sz="0" w:space="0" w:color="auto"/>
        <w:right w:val="none" w:sz="0" w:space="0" w:color="auto"/>
      </w:divBdr>
    </w:div>
    <w:div w:id="235746093">
      <w:marLeft w:val="0"/>
      <w:marRight w:val="0"/>
      <w:marTop w:val="0"/>
      <w:marBottom w:val="0"/>
      <w:divBdr>
        <w:top w:val="none" w:sz="0" w:space="0" w:color="auto"/>
        <w:left w:val="none" w:sz="0" w:space="0" w:color="auto"/>
        <w:bottom w:val="none" w:sz="0" w:space="0" w:color="auto"/>
        <w:right w:val="none" w:sz="0" w:space="0" w:color="auto"/>
      </w:divBdr>
    </w:div>
    <w:div w:id="235752290">
      <w:marLeft w:val="0"/>
      <w:marRight w:val="0"/>
      <w:marTop w:val="0"/>
      <w:marBottom w:val="0"/>
      <w:divBdr>
        <w:top w:val="none" w:sz="0" w:space="0" w:color="auto"/>
        <w:left w:val="none" w:sz="0" w:space="0" w:color="auto"/>
        <w:bottom w:val="none" w:sz="0" w:space="0" w:color="auto"/>
        <w:right w:val="none" w:sz="0" w:space="0" w:color="auto"/>
      </w:divBdr>
    </w:div>
    <w:div w:id="235819963">
      <w:marLeft w:val="0"/>
      <w:marRight w:val="0"/>
      <w:marTop w:val="0"/>
      <w:marBottom w:val="0"/>
      <w:divBdr>
        <w:top w:val="none" w:sz="0" w:space="0" w:color="auto"/>
        <w:left w:val="none" w:sz="0" w:space="0" w:color="auto"/>
        <w:bottom w:val="none" w:sz="0" w:space="0" w:color="auto"/>
        <w:right w:val="none" w:sz="0" w:space="0" w:color="auto"/>
      </w:divBdr>
    </w:div>
    <w:div w:id="235895794">
      <w:marLeft w:val="0"/>
      <w:marRight w:val="0"/>
      <w:marTop w:val="0"/>
      <w:marBottom w:val="0"/>
      <w:divBdr>
        <w:top w:val="none" w:sz="0" w:space="0" w:color="auto"/>
        <w:left w:val="none" w:sz="0" w:space="0" w:color="auto"/>
        <w:bottom w:val="none" w:sz="0" w:space="0" w:color="auto"/>
        <w:right w:val="none" w:sz="0" w:space="0" w:color="auto"/>
      </w:divBdr>
    </w:div>
    <w:div w:id="235941080">
      <w:marLeft w:val="0"/>
      <w:marRight w:val="0"/>
      <w:marTop w:val="0"/>
      <w:marBottom w:val="0"/>
      <w:divBdr>
        <w:top w:val="none" w:sz="0" w:space="0" w:color="auto"/>
        <w:left w:val="none" w:sz="0" w:space="0" w:color="auto"/>
        <w:bottom w:val="none" w:sz="0" w:space="0" w:color="auto"/>
        <w:right w:val="none" w:sz="0" w:space="0" w:color="auto"/>
      </w:divBdr>
    </w:div>
    <w:div w:id="236016634">
      <w:marLeft w:val="0"/>
      <w:marRight w:val="0"/>
      <w:marTop w:val="0"/>
      <w:marBottom w:val="0"/>
      <w:divBdr>
        <w:top w:val="none" w:sz="0" w:space="0" w:color="auto"/>
        <w:left w:val="none" w:sz="0" w:space="0" w:color="auto"/>
        <w:bottom w:val="none" w:sz="0" w:space="0" w:color="auto"/>
        <w:right w:val="none" w:sz="0" w:space="0" w:color="auto"/>
      </w:divBdr>
    </w:div>
    <w:div w:id="236019910">
      <w:marLeft w:val="0"/>
      <w:marRight w:val="0"/>
      <w:marTop w:val="0"/>
      <w:marBottom w:val="0"/>
      <w:divBdr>
        <w:top w:val="none" w:sz="0" w:space="0" w:color="auto"/>
        <w:left w:val="none" w:sz="0" w:space="0" w:color="auto"/>
        <w:bottom w:val="none" w:sz="0" w:space="0" w:color="auto"/>
        <w:right w:val="none" w:sz="0" w:space="0" w:color="auto"/>
      </w:divBdr>
    </w:div>
    <w:div w:id="236061467">
      <w:marLeft w:val="0"/>
      <w:marRight w:val="0"/>
      <w:marTop w:val="0"/>
      <w:marBottom w:val="0"/>
      <w:divBdr>
        <w:top w:val="none" w:sz="0" w:space="0" w:color="auto"/>
        <w:left w:val="none" w:sz="0" w:space="0" w:color="auto"/>
        <w:bottom w:val="none" w:sz="0" w:space="0" w:color="auto"/>
        <w:right w:val="none" w:sz="0" w:space="0" w:color="auto"/>
      </w:divBdr>
    </w:div>
    <w:div w:id="236091726">
      <w:marLeft w:val="0"/>
      <w:marRight w:val="0"/>
      <w:marTop w:val="0"/>
      <w:marBottom w:val="0"/>
      <w:divBdr>
        <w:top w:val="none" w:sz="0" w:space="0" w:color="auto"/>
        <w:left w:val="none" w:sz="0" w:space="0" w:color="auto"/>
        <w:bottom w:val="none" w:sz="0" w:space="0" w:color="auto"/>
        <w:right w:val="none" w:sz="0" w:space="0" w:color="auto"/>
      </w:divBdr>
    </w:div>
    <w:div w:id="236137390">
      <w:marLeft w:val="0"/>
      <w:marRight w:val="0"/>
      <w:marTop w:val="0"/>
      <w:marBottom w:val="0"/>
      <w:divBdr>
        <w:top w:val="none" w:sz="0" w:space="0" w:color="auto"/>
        <w:left w:val="none" w:sz="0" w:space="0" w:color="auto"/>
        <w:bottom w:val="none" w:sz="0" w:space="0" w:color="auto"/>
        <w:right w:val="none" w:sz="0" w:space="0" w:color="auto"/>
      </w:divBdr>
    </w:div>
    <w:div w:id="236213834">
      <w:marLeft w:val="0"/>
      <w:marRight w:val="0"/>
      <w:marTop w:val="0"/>
      <w:marBottom w:val="0"/>
      <w:divBdr>
        <w:top w:val="none" w:sz="0" w:space="0" w:color="auto"/>
        <w:left w:val="none" w:sz="0" w:space="0" w:color="auto"/>
        <w:bottom w:val="none" w:sz="0" w:space="0" w:color="auto"/>
        <w:right w:val="none" w:sz="0" w:space="0" w:color="auto"/>
      </w:divBdr>
    </w:div>
    <w:div w:id="236282120">
      <w:marLeft w:val="0"/>
      <w:marRight w:val="0"/>
      <w:marTop w:val="0"/>
      <w:marBottom w:val="0"/>
      <w:divBdr>
        <w:top w:val="none" w:sz="0" w:space="0" w:color="auto"/>
        <w:left w:val="none" w:sz="0" w:space="0" w:color="auto"/>
        <w:bottom w:val="none" w:sz="0" w:space="0" w:color="auto"/>
        <w:right w:val="none" w:sz="0" w:space="0" w:color="auto"/>
      </w:divBdr>
    </w:div>
    <w:div w:id="236329837">
      <w:marLeft w:val="0"/>
      <w:marRight w:val="0"/>
      <w:marTop w:val="0"/>
      <w:marBottom w:val="0"/>
      <w:divBdr>
        <w:top w:val="none" w:sz="0" w:space="0" w:color="auto"/>
        <w:left w:val="none" w:sz="0" w:space="0" w:color="auto"/>
        <w:bottom w:val="none" w:sz="0" w:space="0" w:color="auto"/>
        <w:right w:val="none" w:sz="0" w:space="0" w:color="auto"/>
      </w:divBdr>
    </w:div>
    <w:div w:id="236399275">
      <w:marLeft w:val="0"/>
      <w:marRight w:val="0"/>
      <w:marTop w:val="0"/>
      <w:marBottom w:val="0"/>
      <w:divBdr>
        <w:top w:val="none" w:sz="0" w:space="0" w:color="auto"/>
        <w:left w:val="none" w:sz="0" w:space="0" w:color="auto"/>
        <w:bottom w:val="none" w:sz="0" w:space="0" w:color="auto"/>
        <w:right w:val="none" w:sz="0" w:space="0" w:color="auto"/>
      </w:divBdr>
    </w:div>
    <w:div w:id="236403179">
      <w:marLeft w:val="0"/>
      <w:marRight w:val="0"/>
      <w:marTop w:val="0"/>
      <w:marBottom w:val="0"/>
      <w:divBdr>
        <w:top w:val="none" w:sz="0" w:space="0" w:color="auto"/>
        <w:left w:val="none" w:sz="0" w:space="0" w:color="auto"/>
        <w:bottom w:val="none" w:sz="0" w:space="0" w:color="auto"/>
        <w:right w:val="none" w:sz="0" w:space="0" w:color="auto"/>
      </w:divBdr>
    </w:div>
    <w:div w:id="236550458">
      <w:marLeft w:val="0"/>
      <w:marRight w:val="0"/>
      <w:marTop w:val="0"/>
      <w:marBottom w:val="0"/>
      <w:divBdr>
        <w:top w:val="none" w:sz="0" w:space="0" w:color="auto"/>
        <w:left w:val="none" w:sz="0" w:space="0" w:color="auto"/>
        <w:bottom w:val="none" w:sz="0" w:space="0" w:color="auto"/>
        <w:right w:val="none" w:sz="0" w:space="0" w:color="auto"/>
      </w:divBdr>
    </w:div>
    <w:div w:id="236550525">
      <w:marLeft w:val="0"/>
      <w:marRight w:val="0"/>
      <w:marTop w:val="0"/>
      <w:marBottom w:val="0"/>
      <w:divBdr>
        <w:top w:val="none" w:sz="0" w:space="0" w:color="auto"/>
        <w:left w:val="none" w:sz="0" w:space="0" w:color="auto"/>
        <w:bottom w:val="none" w:sz="0" w:space="0" w:color="auto"/>
        <w:right w:val="none" w:sz="0" w:space="0" w:color="auto"/>
      </w:divBdr>
    </w:div>
    <w:div w:id="236551939">
      <w:marLeft w:val="0"/>
      <w:marRight w:val="0"/>
      <w:marTop w:val="0"/>
      <w:marBottom w:val="0"/>
      <w:divBdr>
        <w:top w:val="none" w:sz="0" w:space="0" w:color="auto"/>
        <w:left w:val="none" w:sz="0" w:space="0" w:color="auto"/>
        <w:bottom w:val="none" w:sz="0" w:space="0" w:color="auto"/>
        <w:right w:val="none" w:sz="0" w:space="0" w:color="auto"/>
      </w:divBdr>
    </w:div>
    <w:div w:id="236667775">
      <w:marLeft w:val="0"/>
      <w:marRight w:val="0"/>
      <w:marTop w:val="0"/>
      <w:marBottom w:val="0"/>
      <w:divBdr>
        <w:top w:val="none" w:sz="0" w:space="0" w:color="auto"/>
        <w:left w:val="none" w:sz="0" w:space="0" w:color="auto"/>
        <w:bottom w:val="none" w:sz="0" w:space="0" w:color="auto"/>
        <w:right w:val="none" w:sz="0" w:space="0" w:color="auto"/>
      </w:divBdr>
    </w:div>
    <w:div w:id="236674783">
      <w:marLeft w:val="0"/>
      <w:marRight w:val="0"/>
      <w:marTop w:val="0"/>
      <w:marBottom w:val="0"/>
      <w:divBdr>
        <w:top w:val="none" w:sz="0" w:space="0" w:color="auto"/>
        <w:left w:val="none" w:sz="0" w:space="0" w:color="auto"/>
        <w:bottom w:val="none" w:sz="0" w:space="0" w:color="auto"/>
        <w:right w:val="none" w:sz="0" w:space="0" w:color="auto"/>
      </w:divBdr>
    </w:div>
    <w:div w:id="236743719">
      <w:marLeft w:val="0"/>
      <w:marRight w:val="0"/>
      <w:marTop w:val="0"/>
      <w:marBottom w:val="0"/>
      <w:divBdr>
        <w:top w:val="none" w:sz="0" w:space="0" w:color="auto"/>
        <w:left w:val="none" w:sz="0" w:space="0" w:color="auto"/>
        <w:bottom w:val="none" w:sz="0" w:space="0" w:color="auto"/>
        <w:right w:val="none" w:sz="0" w:space="0" w:color="auto"/>
      </w:divBdr>
    </w:div>
    <w:div w:id="236745616">
      <w:marLeft w:val="0"/>
      <w:marRight w:val="0"/>
      <w:marTop w:val="0"/>
      <w:marBottom w:val="0"/>
      <w:divBdr>
        <w:top w:val="none" w:sz="0" w:space="0" w:color="auto"/>
        <w:left w:val="none" w:sz="0" w:space="0" w:color="auto"/>
        <w:bottom w:val="none" w:sz="0" w:space="0" w:color="auto"/>
        <w:right w:val="none" w:sz="0" w:space="0" w:color="auto"/>
      </w:divBdr>
    </w:div>
    <w:div w:id="236746361">
      <w:marLeft w:val="0"/>
      <w:marRight w:val="0"/>
      <w:marTop w:val="0"/>
      <w:marBottom w:val="0"/>
      <w:divBdr>
        <w:top w:val="none" w:sz="0" w:space="0" w:color="auto"/>
        <w:left w:val="none" w:sz="0" w:space="0" w:color="auto"/>
        <w:bottom w:val="none" w:sz="0" w:space="0" w:color="auto"/>
        <w:right w:val="none" w:sz="0" w:space="0" w:color="auto"/>
      </w:divBdr>
    </w:div>
    <w:div w:id="236786827">
      <w:marLeft w:val="0"/>
      <w:marRight w:val="0"/>
      <w:marTop w:val="0"/>
      <w:marBottom w:val="0"/>
      <w:divBdr>
        <w:top w:val="none" w:sz="0" w:space="0" w:color="auto"/>
        <w:left w:val="none" w:sz="0" w:space="0" w:color="auto"/>
        <w:bottom w:val="none" w:sz="0" w:space="0" w:color="auto"/>
        <w:right w:val="none" w:sz="0" w:space="0" w:color="auto"/>
      </w:divBdr>
    </w:div>
    <w:div w:id="236863033">
      <w:marLeft w:val="0"/>
      <w:marRight w:val="0"/>
      <w:marTop w:val="0"/>
      <w:marBottom w:val="0"/>
      <w:divBdr>
        <w:top w:val="none" w:sz="0" w:space="0" w:color="auto"/>
        <w:left w:val="none" w:sz="0" w:space="0" w:color="auto"/>
        <w:bottom w:val="none" w:sz="0" w:space="0" w:color="auto"/>
        <w:right w:val="none" w:sz="0" w:space="0" w:color="auto"/>
      </w:divBdr>
    </w:div>
    <w:div w:id="236869351">
      <w:bodyDiv w:val="1"/>
      <w:marLeft w:val="0"/>
      <w:marRight w:val="0"/>
      <w:marTop w:val="0"/>
      <w:marBottom w:val="0"/>
      <w:divBdr>
        <w:top w:val="none" w:sz="0" w:space="0" w:color="auto"/>
        <w:left w:val="none" w:sz="0" w:space="0" w:color="auto"/>
        <w:bottom w:val="none" w:sz="0" w:space="0" w:color="auto"/>
        <w:right w:val="none" w:sz="0" w:space="0" w:color="auto"/>
      </w:divBdr>
    </w:div>
    <w:div w:id="236944818">
      <w:marLeft w:val="0"/>
      <w:marRight w:val="0"/>
      <w:marTop w:val="0"/>
      <w:marBottom w:val="0"/>
      <w:divBdr>
        <w:top w:val="none" w:sz="0" w:space="0" w:color="auto"/>
        <w:left w:val="none" w:sz="0" w:space="0" w:color="auto"/>
        <w:bottom w:val="none" w:sz="0" w:space="0" w:color="auto"/>
        <w:right w:val="none" w:sz="0" w:space="0" w:color="auto"/>
      </w:divBdr>
    </w:div>
    <w:div w:id="236978492">
      <w:marLeft w:val="0"/>
      <w:marRight w:val="0"/>
      <w:marTop w:val="0"/>
      <w:marBottom w:val="0"/>
      <w:divBdr>
        <w:top w:val="none" w:sz="0" w:space="0" w:color="auto"/>
        <w:left w:val="none" w:sz="0" w:space="0" w:color="auto"/>
        <w:bottom w:val="none" w:sz="0" w:space="0" w:color="auto"/>
        <w:right w:val="none" w:sz="0" w:space="0" w:color="auto"/>
      </w:divBdr>
    </w:div>
    <w:div w:id="237131907">
      <w:marLeft w:val="0"/>
      <w:marRight w:val="0"/>
      <w:marTop w:val="0"/>
      <w:marBottom w:val="0"/>
      <w:divBdr>
        <w:top w:val="none" w:sz="0" w:space="0" w:color="auto"/>
        <w:left w:val="none" w:sz="0" w:space="0" w:color="auto"/>
        <w:bottom w:val="none" w:sz="0" w:space="0" w:color="auto"/>
        <w:right w:val="none" w:sz="0" w:space="0" w:color="auto"/>
      </w:divBdr>
    </w:div>
    <w:div w:id="237132356">
      <w:marLeft w:val="0"/>
      <w:marRight w:val="0"/>
      <w:marTop w:val="0"/>
      <w:marBottom w:val="0"/>
      <w:divBdr>
        <w:top w:val="none" w:sz="0" w:space="0" w:color="auto"/>
        <w:left w:val="none" w:sz="0" w:space="0" w:color="auto"/>
        <w:bottom w:val="none" w:sz="0" w:space="0" w:color="auto"/>
        <w:right w:val="none" w:sz="0" w:space="0" w:color="auto"/>
      </w:divBdr>
    </w:div>
    <w:div w:id="237133602">
      <w:marLeft w:val="0"/>
      <w:marRight w:val="0"/>
      <w:marTop w:val="0"/>
      <w:marBottom w:val="0"/>
      <w:divBdr>
        <w:top w:val="none" w:sz="0" w:space="0" w:color="auto"/>
        <w:left w:val="none" w:sz="0" w:space="0" w:color="auto"/>
        <w:bottom w:val="none" w:sz="0" w:space="0" w:color="auto"/>
        <w:right w:val="none" w:sz="0" w:space="0" w:color="auto"/>
      </w:divBdr>
    </w:div>
    <w:div w:id="237135525">
      <w:marLeft w:val="0"/>
      <w:marRight w:val="0"/>
      <w:marTop w:val="0"/>
      <w:marBottom w:val="0"/>
      <w:divBdr>
        <w:top w:val="none" w:sz="0" w:space="0" w:color="auto"/>
        <w:left w:val="none" w:sz="0" w:space="0" w:color="auto"/>
        <w:bottom w:val="none" w:sz="0" w:space="0" w:color="auto"/>
        <w:right w:val="none" w:sz="0" w:space="0" w:color="auto"/>
      </w:divBdr>
    </w:div>
    <w:div w:id="237136566">
      <w:marLeft w:val="0"/>
      <w:marRight w:val="0"/>
      <w:marTop w:val="0"/>
      <w:marBottom w:val="0"/>
      <w:divBdr>
        <w:top w:val="none" w:sz="0" w:space="0" w:color="auto"/>
        <w:left w:val="none" w:sz="0" w:space="0" w:color="auto"/>
        <w:bottom w:val="none" w:sz="0" w:space="0" w:color="auto"/>
        <w:right w:val="none" w:sz="0" w:space="0" w:color="auto"/>
      </w:divBdr>
    </w:div>
    <w:div w:id="237252029">
      <w:marLeft w:val="0"/>
      <w:marRight w:val="0"/>
      <w:marTop w:val="0"/>
      <w:marBottom w:val="0"/>
      <w:divBdr>
        <w:top w:val="none" w:sz="0" w:space="0" w:color="auto"/>
        <w:left w:val="none" w:sz="0" w:space="0" w:color="auto"/>
        <w:bottom w:val="none" w:sz="0" w:space="0" w:color="auto"/>
        <w:right w:val="none" w:sz="0" w:space="0" w:color="auto"/>
      </w:divBdr>
    </w:div>
    <w:div w:id="237372940">
      <w:marLeft w:val="0"/>
      <w:marRight w:val="0"/>
      <w:marTop w:val="0"/>
      <w:marBottom w:val="0"/>
      <w:divBdr>
        <w:top w:val="none" w:sz="0" w:space="0" w:color="auto"/>
        <w:left w:val="none" w:sz="0" w:space="0" w:color="auto"/>
        <w:bottom w:val="none" w:sz="0" w:space="0" w:color="auto"/>
        <w:right w:val="none" w:sz="0" w:space="0" w:color="auto"/>
      </w:divBdr>
    </w:div>
    <w:div w:id="237441969">
      <w:marLeft w:val="0"/>
      <w:marRight w:val="0"/>
      <w:marTop w:val="0"/>
      <w:marBottom w:val="0"/>
      <w:divBdr>
        <w:top w:val="none" w:sz="0" w:space="0" w:color="auto"/>
        <w:left w:val="none" w:sz="0" w:space="0" w:color="auto"/>
        <w:bottom w:val="none" w:sz="0" w:space="0" w:color="auto"/>
        <w:right w:val="none" w:sz="0" w:space="0" w:color="auto"/>
      </w:divBdr>
    </w:div>
    <w:div w:id="237450099">
      <w:marLeft w:val="0"/>
      <w:marRight w:val="0"/>
      <w:marTop w:val="0"/>
      <w:marBottom w:val="0"/>
      <w:divBdr>
        <w:top w:val="none" w:sz="0" w:space="0" w:color="auto"/>
        <w:left w:val="none" w:sz="0" w:space="0" w:color="auto"/>
        <w:bottom w:val="none" w:sz="0" w:space="0" w:color="auto"/>
        <w:right w:val="none" w:sz="0" w:space="0" w:color="auto"/>
      </w:divBdr>
    </w:div>
    <w:div w:id="237516172">
      <w:marLeft w:val="0"/>
      <w:marRight w:val="0"/>
      <w:marTop w:val="0"/>
      <w:marBottom w:val="0"/>
      <w:divBdr>
        <w:top w:val="none" w:sz="0" w:space="0" w:color="auto"/>
        <w:left w:val="none" w:sz="0" w:space="0" w:color="auto"/>
        <w:bottom w:val="none" w:sz="0" w:space="0" w:color="auto"/>
        <w:right w:val="none" w:sz="0" w:space="0" w:color="auto"/>
      </w:divBdr>
    </w:div>
    <w:div w:id="237599468">
      <w:marLeft w:val="0"/>
      <w:marRight w:val="0"/>
      <w:marTop w:val="0"/>
      <w:marBottom w:val="0"/>
      <w:divBdr>
        <w:top w:val="none" w:sz="0" w:space="0" w:color="auto"/>
        <w:left w:val="none" w:sz="0" w:space="0" w:color="auto"/>
        <w:bottom w:val="none" w:sz="0" w:space="0" w:color="auto"/>
        <w:right w:val="none" w:sz="0" w:space="0" w:color="auto"/>
      </w:divBdr>
    </w:div>
    <w:div w:id="237711219">
      <w:marLeft w:val="480"/>
      <w:marRight w:val="0"/>
      <w:marTop w:val="0"/>
      <w:marBottom w:val="0"/>
      <w:divBdr>
        <w:top w:val="none" w:sz="0" w:space="0" w:color="auto"/>
        <w:left w:val="none" w:sz="0" w:space="0" w:color="auto"/>
        <w:bottom w:val="none" w:sz="0" w:space="0" w:color="auto"/>
        <w:right w:val="none" w:sz="0" w:space="0" w:color="auto"/>
      </w:divBdr>
    </w:div>
    <w:div w:id="237712779">
      <w:marLeft w:val="0"/>
      <w:marRight w:val="0"/>
      <w:marTop w:val="0"/>
      <w:marBottom w:val="0"/>
      <w:divBdr>
        <w:top w:val="none" w:sz="0" w:space="0" w:color="auto"/>
        <w:left w:val="none" w:sz="0" w:space="0" w:color="auto"/>
        <w:bottom w:val="none" w:sz="0" w:space="0" w:color="auto"/>
        <w:right w:val="none" w:sz="0" w:space="0" w:color="auto"/>
      </w:divBdr>
    </w:div>
    <w:div w:id="237717687">
      <w:marLeft w:val="0"/>
      <w:marRight w:val="0"/>
      <w:marTop w:val="0"/>
      <w:marBottom w:val="0"/>
      <w:divBdr>
        <w:top w:val="none" w:sz="0" w:space="0" w:color="auto"/>
        <w:left w:val="none" w:sz="0" w:space="0" w:color="auto"/>
        <w:bottom w:val="none" w:sz="0" w:space="0" w:color="auto"/>
        <w:right w:val="none" w:sz="0" w:space="0" w:color="auto"/>
      </w:divBdr>
    </w:div>
    <w:div w:id="237832066">
      <w:marLeft w:val="0"/>
      <w:marRight w:val="0"/>
      <w:marTop w:val="0"/>
      <w:marBottom w:val="0"/>
      <w:divBdr>
        <w:top w:val="none" w:sz="0" w:space="0" w:color="auto"/>
        <w:left w:val="none" w:sz="0" w:space="0" w:color="auto"/>
        <w:bottom w:val="none" w:sz="0" w:space="0" w:color="auto"/>
        <w:right w:val="none" w:sz="0" w:space="0" w:color="auto"/>
      </w:divBdr>
    </w:div>
    <w:div w:id="237834445">
      <w:marLeft w:val="0"/>
      <w:marRight w:val="0"/>
      <w:marTop w:val="0"/>
      <w:marBottom w:val="0"/>
      <w:divBdr>
        <w:top w:val="none" w:sz="0" w:space="0" w:color="auto"/>
        <w:left w:val="none" w:sz="0" w:space="0" w:color="auto"/>
        <w:bottom w:val="none" w:sz="0" w:space="0" w:color="auto"/>
        <w:right w:val="none" w:sz="0" w:space="0" w:color="auto"/>
      </w:divBdr>
    </w:div>
    <w:div w:id="237835943">
      <w:marLeft w:val="0"/>
      <w:marRight w:val="0"/>
      <w:marTop w:val="0"/>
      <w:marBottom w:val="0"/>
      <w:divBdr>
        <w:top w:val="none" w:sz="0" w:space="0" w:color="auto"/>
        <w:left w:val="none" w:sz="0" w:space="0" w:color="auto"/>
        <w:bottom w:val="none" w:sz="0" w:space="0" w:color="auto"/>
        <w:right w:val="none" w:sz="0" w:space="0" w:color="auto"/>
      </w:divBdr>
    </w:div>
    <w:div w:id="237905003">
      <w:marLeft w:val="0"/>
      <w:marRight w:val="0"/>
      <w:marTop w:val="0"/>
      <w:marBottom w:val="0"/>
      <w:divBdr>
        <w:top w:val="none" w:sz="0" w:space="0" w:color="auto"/>
        <w:left w:val="none" w:sz="0" w:space="0" w:color="auto"/>
        <w:bottom w:val="none" w:sz="0" w:space="0" w:color="auto"/>
        <w:right w:val="none" w:sz="0" w:space="0" w:color="auto"/>
      </w:divBdr>
    </w:div>
    <w:div w:id="238028306">
      <w:marLeft w:val="0"/>
      <w:marRight w:val="0"/>
      <w:marTop w:val="0"/>
      <w:marBottom w:val="0"/>
      <w:divBdr>
        <w:top w:val="none" w:sz="0" w:space="0" w:color="auto"/>
        <w:left w:val="none" w:sz="0" w:space="0" w:color="auto"/>
        <w:bottom w:val="none" w:sz="0" w:space="0" w:color="auto"/>
        <w:right w:val="none" w:sz="0" w:space="0" w:color="auto"/>
      </w:divBdr>
    </w:div>
    <w:div w:id="238057384">
      <w:marLeft w:val="0"/>
      <w:marRight w:val="0"/>
      <w:marTop w:val="0"/>
      <w:marBottom w:val="0"/>
      <w:divBdr>
        <w:top w:val="none" w:sz="0" w:space="0" w:color="auto"/>
        <w:left w:val="none" w:sz="0" w:space="0" w:color="auto"/>
        <w:bottom w:val="none" w:sz="0" w:space="0" w:color="auto"/>
        <w:right w:val="none" w:sz="0" w:space="0" w:color="auto"/>
      </w:divBdr>
    </w:div>
    <w:div w:id="238252122">
      <w:marLeft w:val="0"/>
      <w:marRight w:val="0"/>
      <w:marTop w:val="0"/>
      <w:marBottom w:val="0"/>
      <w:divBdr>
        <w:top w:val="none" w:sz="0" w:space="0" w:color="auto"/>
        <w:left w:val="none" w:sz="0" w:space="0" w:color="auto"/>
        <w:bottom w:val="none" w:sz="0" w:space="0" w:color="auto"/>
        <w:right w:val="none" w:sz="0" w:space="0" w:color="auto"/>
      </w:divBdr>
    </w:div>
    <w:div w:id="238290211">
      <w:marLeft w:val="0"/>
      <w:marRight w:val="0"/>
      <w:marTop w:val="0"/>
      <w:marBottom w:val="0"/>
      <w:divBdr>
        <w:top w:val="none" w:sz="0" w:space="0" w:color="auto"/>
        <w:left w:val="none" w:sz="0" w:space="0" w:color="auto"/>
        <w:bottom w:val="none" w:sz="0" w:space="0" w:color="auto"/>
        <w:right w:val="none" w:sz="0" w:space="0" w:color="auto"/>
      </w:divBdr>
    </w:div>
    <w:div w:id="238291152">
      <w:marLeft w:val="0"/>
      <w:marRight w:val="0"/>
      <w:marTop w:val="0"/>
      <w:marBottom w:val="0"/>
      <w:divBdr>
        <w:top w:val="none" w:sz="0" w:space="0" w:color="auto"/>
        <w:left w:val="none" w:sz="0" w:space="0" w:color="auto"/>
        <w:bottom w:val="none" w:sz="0" w:space="0" w:color="auto"/>
        <w:right w:val="none" w:sz="0" w:space="0" w:color="auto"/>
      </w:divBdr>
    </w:div>
    <w:div w:id="238294934">
      <w:marLeft w:val="0"/>
      <w:marRight w:val="0"/>
      <w:marTop w:val="0"/>
      <w:marBottom w:val="0"/>
      <w:divBdr>
        <w:top w:val="none" w:sz="0" w:space="0" w:color="auto"/>
        <w:left w:val="none" w:sz="0" w:space="0" w:color="auto"/>
        <w:bottom w:val="none" w:sz="0" w:space="0" w:color="auto"/>
        <w:right w:val="none" w:sz="0" w:space="0" w:color="auto"/>
      </w:divBdr>
    </w:div>
    <w:div w:id="238368744">
      <w:bodyDiv w:val="1"/>
      <w:marLeft w:val="0"/>
      <w:marRight w:val="0"/>
      <w:marTop w:val="0"/>
      <w:marBottom w:val="0"/>
      <w:divBdr>
        <w:top w:val="none" w:sz="0" w:space="0" w:color="auto"/>
        <w:left w:val="none" w:sz="0" w:space="0" w:color="auto"/>
        <w:bottom w:val="none" w:sz="0" w:space="0" w:color="auto"/>
        <w:right w:val="none" w:sz="0" w:space="0" w:color="auto"/>
      </w:divBdr>
    </w:div>
    <w:div w:id="238440261">
      <w:marLeft w:val="0"/>
      <w:marRight w:val="0"/>
      <w:marTop w:val="0"/>
      <w:marBottom w:val="0"/>
      <w:divBdr>
        <w:top w:val="none" w:sz="0" w:space="0" w:color="auto"/>
        <w:left w:val="none" w:sz="0" w:space="0" w:color="auto"/>
        <w:bottom w:val="none" w:sz="0" w:space="0" w:color="auto"/>
        <w:right w:val="none" w:sz="0" w:space="0" w:color="auto"/>
      </w:divBdr>
    </w:div>
    <w:div w:id="238448796">
      <w:marLeft w:val="0"/>
      <w:marRight w:val="0"/>
      <w:marTop w:val="0"/>
      <w:marBottom w:val="0"/>
      <w:divBdr>
        <w:top w:val="none" w:sz="0" w:space="0" w:color="auto"/>
        <w:left w:val="none" w:sz="0" w:space="0" w:color="auto"/>
        <w:bottom w:val="none" w:sz="0" w:space="0" w:color="auto"/>
        <w:right w:val="none" w:sz="0" w:space="0" w:color="auto"/>
      </w:divBdr>
    </w:div>
    <w:div w:id="238487693">
      <w:marLeft w:val="0"/>
      <w:marRight w:val="0"/>
      <w:marTop w:val="0"/>
      <w:marBottom w:val="0"/>
      <w:divBdr>
        <w:top w:val="none" w:sz="0" w:space="0" w:color="auto"/>
        <w:left w:val="none" w:sz="0" w:space="0" w:color="auto"/>
        <w:bottom w:val="none" w:sz="0" w:space="0" w:color="auto"/>
        <w:right w:val="none" w:sz="0" w:space="0" w:color="auto"/>
      </w:divBdr>
    </w:div>
    <w:div w:id="238517074">
      <w:marLeft w:val="0"/>
      <w:marRight w:val="0"/>
      <w:marTop w:val="0"/>
      <w:marBottom w:val="0"/>
      <w:divBdr>
        <w:top w:val="none" w:sz="0" w:space="0" w:color="auto"/>
        <w:left w:val="none" w:sz="0" w:space="0" w:color="auto"/>
        <w:bottom w:val="none" w:sz="0" w:space="0" w:color="auto"/>
        <w:right w:val="none" w:sz="0" w:space="0" w:color="auto"/>
      </w:divBdr>
    </w:div>
    <w:div w:id="238563143">
      <w:marLeft w:val="0"/>
      <w:marRight w:val="0"/>
      <w:marTop w:val="0"/>
      <w:marBottom w:val="0"/>
      <w:divBdr>
        <w:top w:val="none" w:sz="0" w:space="0" w:color="auto"/>
        <w:left w:val="none" w:sz="0" w:space="0" w:color="auto"/>
        <w:bottom w:val="none" w:sz="0" w:space="0" w:color="auto"/>
        <w:right w:val="none" w:sz="0" w:space="0" w:color="auto"/>
      </w:divBdr>
    </w:div>
    <w:div w:id="238563172">
      <w:marLeft w:val="0"/>
      <w:marRight w:val="0"/>
      <w:marTop w:val="0"/>
      <w:marBottom w:val="0"/>
      <w:divBdr>
        <w:top w:val="none" w:sz="0" w:space="0" w:color="auto"/>
        <w:left w:val="none" w:sz="0" w:space="0" w:color="auto"/>
        <w:bottom w:val="none" w:sz="0" w:space="0" w:color="auto"/>
        <w:right w:val="none" w:sz="0" w:space="0" w:color="auto"/>
      </w:divBdr>
    </w:div>
    <w:div w:id="238564933">
      <w:marLeft w:val="0"/>
      <w:marRight w:val="0"/>
      <w:marTop w:val="0"/>
      <w:marBottom w:val="0"/>
      <w:divBdr>
        <w:top w:val="none" w:sz="0" w:space="0" w:color="auto"/>
        <w:left w:val="none" w:sz="0" w:space="0" w:color="auto"/>
        <w:bottom w:val="none" w:sz="0" w:space="0" w:color="auto"/>
        <w:right w:val="none" w:sz="0" w:space="0" w:color="auto"/>
      </w:divBdr>
    </w:div>
    <w:div w:id="238635106">
      <w:marLeft w:val="0"/>
      <w:marRight w:val="0"/>
      <w:marTop w:val="0"/>
      <w:marBottom w:val="0"/>
      <w:divBdr>
        <w:top w:val="none" w:sz="0" w:space="0" w:color="auto"/>
        <w:left w:val="none" w:sz="0" w:space="0" w:color="auto"/>
        <w:bottom w:val="none" w:sz="0" w:space="0" w:color="auto"/>
        <w:right w:val="none" w:sz="0" w:space="0" w:color="auto"/>
      </w:divBdr>
    </w:div>
    <w:div w:id="238640807">
      <w:marLeft w:val="0"/>
      <w:marRight w:val="0"/>
      <w:marTop w:val="0"/>
      <w:marBottom w:val="0"/>
      <w:divBdr>
        <w:top w:val="none" w:sz="0" w:space="0" w:color="auto"/>
        <w:left w:val="none" w:sz="0" w:space="0" w:color="auto"/>
        <w:bottom w:val="none" w:sz="0" w:space="0" w:color="auto"/>
        <w:right w:val="none" w:sz="0" w:space="0" w:color="auto"/>
      </w:divBdr>
    </w:div>
    <w:div w:id="238708920">
      <w:marLeft w:val="0"/>
      <w:marRight w:val="0"/>
      <w:marTop w:val="0"/>
      <w:marBottom w:val="0"/>
      <w:divBdr>
        <w:top w:val="none" w:sz="0" w:space="0" w:color="auto"/>
        <w:left w:val="none" w:sz="0" w:space="0" w:color="auto"/>
        <w:bottom w:val="none" w:sz="0" w:space="0" w:color="auto"/>
        <w:right w:val="none" w:sz="0" w:space="0" w:color="auto"/>
      </w:divBdr>
    </w:div>
    <w:div w:id="238710115">
      <w:marLeft w:val="0"/>
      <w:marRight w:val="0"/>
      <w:marTop w:val="0"/>
      <w:marBottom w:val="0"/>
      <w:divBdr>
        <w:top w:val="none" w:sz="0" w:space="0" w:color="auto"/>
        <w:left w:val="none" w:sz="0" w:space="0" w:color="auto"/>
        <w:bottom w:val="none" w:sz="0" w:space="0" w:color="auto"/>
        <w:right w:val="none" w:sz="0" w:space="0" w:color="auto"/>
      </w:divBdr>
    </w:div>
    <w:div w:id="238752791">
      <w:marLeft w:val="0"/>
      <w:marRight w:val="0"/>
      <w:marTop w:val="0"/>
      <w:marBottom w:val="0"/>
      <w:divBdr>
        <w:top w:val="none" w:sz="0" w:space="0" w:color="auto"/>
        <w:left w:val="none" w:sz="0" w:space="0" w:color="auto"/>
        <w:bottom w:val="none" w:sz="0" w:space="0" w:color="auto"/>
        <w:right w:val="none" w:sz="0" w:space="0" w:color="auto"/>
      </w:divBdr>
    </w:div>
    <w:div w:id="238946236">
      <w:marLeft w:val="0"/>
      <w:marRight w:val="0"/>
      <w:marTop w:val="0"/>
      <w:marBottom w:val="0"/>
      <w:divBdr>
        <w:top w:val="none" w:sz="0" w:space="0" w:color="auto"/>
        <w:left w:val="none" w:sz="0" w:space="0" w:color="auto"/>
        <w:bottom w:val="none" w:sz="0" w:space="0" w:color="auto"/>
        <w:right w:val="none" w:sz="0" w:space="0" w:color="auto"/>
      </w:divBdr>
    </w:div>
    <w:div w:id="238950860">
      <w:marLeft w:val="0"/>
      <w:marRight w:val="0"/>
      <w:marTop w:val="0"/>
      <w:marBottom w:val="0"/>
      <w:divBdr>
        <w:top w:val="none" w:sz="0" w:space="0" w:color="auto"/>
        <w:left w:val="none" w:sz="0" w:space="0" w:color="auto"/>
        <w:bottom w:val="none" w:sz="0" w:space="0" w:color="auto"/>
        <w:right w:val="none" w:sz="0" w:space="0" w:color="auto"/>
      </w:divBdr>
    </w:div>
    <w:div w:id="239099596">
      <w:marLeft w:val="0"/>
      <w:marRight w:val="0"/>
      <w:marTop w:val="0"/>
      <w:marBottom w:val="0"/>
      <w:divBdr>
        <w:top w:val="none" w:sz="0" w:space="0" w:color="auto"/>
        <w:left w:val="none" w:sz="0" w:space="0" w:color="auto"/>
        <w:bottom w:val="none" w:sz="0" w:space="0" w:color="auto"/>
        <w:right w:val="none" w:sz="0" w:space="0" w:color="auto"/>
      </w:divBdr>
    </w:div>
    <w:div w:id="239141816">
      <w:marLeft w:val="0"/>
      <w:marRight w:val="0"/>
      <w:marTop w:val="0"/>
      <w:marBottom w:val="0"/>
      <w:divBdr>
        <w:top w:val="none" w:sz="0" w:space="0" w:color="auto"/>
        <w:left w:val="none" w:sz="0" w:space="0" w:color="auto"/>
        <w:bottom w:val="none" w:sz="0" w:space="0" w:color="auto"/>
        <w:right w:val="none" w:sz="0" w:space="0" w:color="auto"/>
      </w:divBdr>
    </w:div>
    <w:div w:id="239294019">
      <w:marLeft w:val="0"/>
      <w:marRight w:val="0"/>
      <w:marTop w:val="0"/>
      <w:marBottom w:val="0"/>
      <w:divBdr>
        <w:top w:val="none" w:sz="0" w:space="0" w:color="auto"/>
        <w:left w:val="none" w:sz="0" w:space="0" w:color="auto"/>
        <w:bottom w:val="none" w:sz="0" w:space="0" w:color="auto"/>
        <w:right w:val="none" w:sz="0" w:space="0" w:color="auto"/>
      </w:divBdr>
    </w:div>
    <w:div w:id="239294137">
      <w:marLeft w:val="0"/>
      <w:marRight w:val="0"/>
      <w:marTop w:val="0"/>
      <w:marBottom w:val="0"/>
      <w:divBdr>
        <w:top w:val="none" w:sz="0" w:space="0" w:color="auto"/>
        <w:left w:val="none" w:sz="0" w:space="0" w:color="auto"/>
        <w:bottom w:val="none" w:sz="0" w:space="0" w:color="auto"/>
        <w:right w:val="none" w:sz="0" w:space="0" w:color="auto"/>
      </w:divBdr>
    </w:div>
    <w:div w:id="239339662">
      <w:marLeft w:val="0"/>
      <w:marRight w:val="0"/>
      <w:marTop w:val="0"/>
      <w:marBottom w:val="0"/>
      <w:divBdr>
        <w:top w:val="none" w:sz="0" w:space="0" w:color="auto"/>
        <w:left w:val="none" w:sz="0" w:space="0" w:color="auto"/>
        <w:bottom w:val="none" w:sz="0" w:space="0" w:color="auto"/>
        <w:right w:val="none" w:sz="0" w:space="0" w:color="auto"/>
      </w:divBdr>
    </w:div>
    <w:div w:id="239340228">
      <w:marLeft w:val="0"/>
      <w:marRight w:val="0"/>
      <w:marTop w:val="0"/>
      <w:marBottom w:val="0"/>
      <w:divBdr>
        <w:top w:val="none" w:sz="0" w:space="0" w:color="auto"/>
        <w:left w:val="none" w:sz="0" w:space="0" w:color="auto"/>
        <w:bottom w:val="none" w:sz="0" w:space="0" w:color="auto"/>
        <w:right w:val="none" w:sz="0" w:space="0" w:color="auto"/>
      </w:divBdr>
    </w:div>
    <w:div w:id="239411008">
      <w:marLeft w:val="0"/>
      <w:marRight w:val="0"/>
      <w:marTop w:val="0"/>
      <w:marBottom w:val="0"/>
      <w:divBdr>
        <w:top w:val="none" w:sz="0" w:space="0" w:color="auto"/>
        <w:left w:val="none" w:sz="0" w:space="0" w:color="auto"/>
        <w:bottom w:val="none" w:sz="0" w:space="0" w:color="auto"/>
        <w:right w:val="none" w:sz="0" w:space="0" w:color="auto"/>
      </w:divBdr>
    </w:div>
    <w:div w:id="239411908">
      <w:marLeft w:val="0"/>
      <w:marRight w:val="0"/>
      <w:marTop w:val="0"/>
      <w:marBottom w:val="0"/>
      <w:divBdr>
        <w:top w:val="none" w:sz="0" w:space="0" w:color="auto"/>
        <w:left w:val="none" w:sz="0" w:space="0" w:color="auto"/>
        <w:bottom w:val="none" w:sz="0" w:space="0" w:color="auto"/>
        <w:right w:val="none" w:sz="0" w:space="0" w:color="auto"/>
      </w:divBdr>
    </w:div>
    <w:div w:id="239490516">
      <w:marLeft w:val="0"/>
      <w:marRight w:val="0"/>
      <w:marTop w:val="0"/>
      <w:marBottom w:val="0"/>
      <w:divBdr>
        <w:top w:val="none" w:sz="0" w:space="0" w:color="auto"/>
        <w:left w:val="none" w:sz="0" w:space="0" w:color="auto"/>
        <w:bottom w:val="none" w:sz="0" w:space="0" w:color="auto"/>
        <w:right w:val="none" w:sz="0" w:space="0" w:color="auto"/>
      </w:divBdr>
    </w:div>
    <w:div w:id="239559328">
      <w:marLeft w:val="0"/>
      <w:marRight w:val="0"/>
      <w:marTop w:val="0"/>
      <w:marBottom w:val="0"/>
      <w:divBdr>
        <w:top w:val="none" w:sz="0" w:space="0" w:color="auto"/>
        <w:left w:val="none" w:sz="0" w:space="0" w:color="auto"/>
        <w:bottom w:val="none" w:sz="0" w:space="0" w:color="auto"/>
        <w:right w:val="none" w:sz="0" w:space="0" w:color="auto"/>
      </w:divBdr>
    </w:div>
    <w:div w:id="239676521">
      <w:marLeft w:val="0"/>
      <w:marRight w:val="0"/>
      <w:marTop w:val="0"/>
      <w:marBottom w:val="0"/>
      <w:divBdr>
        <w:top w:val="none" w:sz="0" w:space="0" w:color="auto"/>
        <w:left w:val="none" w:sz="0" w:space="0" w:color="auto"/>
        <w:bottom w:val="none" w:sz="0" w:space="0" w:color="auto"/>
        <w:right w:val="none" w:sz="0" w:space="0" w:color="auto"/>
      </w:divBdr>
    </w:div>
    <w:div w:id="239677996">
      <w:marLeft w:val="0"/>
      <w:marRight w:val="0"/>
      <w:marTop w:val="0"/>
      <w:marBottom w:val="0"/>
      <w:divBdr>
        <w:top w:val="none" w:sz="0" w:space="0" w:color="auto"/>
        <w:left w:val="none" w:sz="0" w:space="0" w:color="auto"/>
        <w:bottom w:val="none" w:sz="0" w:space="0" w:color="auto"/>
        <w:right w:val="none" w:sz="0" w:space="0" w:color="auto"/>
      </w:divBdr>
    </w:div>
    <w:div w:id="239750889">
      <w:marLeft w:val="0"/>
      <w:marRight w:val="0"/>
      <w:marTop w:val="0"/>
      <w:marBottom w:val="0"/>
      <w:divBdr>
        <w:top w:val="none" w:sz="0" w:space="0" w:color="auto"/>
        <w:left w:val="none" w:sz="0" w:space="0" w:color="auto"/>
        <w:bottom w:val="none" w:sz="0" w:space="0" w:color="auto"/>
        <w:right w:val="none" w:sz="0" w:space="0" w:color="auto"/>
      </w:divBdr>
    </w:div>
    <w:div w:id="239755800">
      <w:marLeft w:val="0"/>
      <w:marRight w:val="0"/>
      <w:marTop w:val="0"/>
      <w:marBottom w:val="0"/>
      <w:divBdr>
        <w:top w:val="none" w:sz="0" w:space="0" w:color="auto"/>
        <w:left w:val="none" w:sz="0" w:space="0" w:color="auto"/>
        <w:bottom w:val="none" w:sz="0" w:space="0" w:color="auto"/>
        <w:right w:val="none" w:sz="0" w:space="0" w:color="auto"/>
      </w:divBdr>
    </w:div>
    <w:div w:id="239947946">
      <w:marLeft w:val="0"/>
      <w:marRight w:val="0"/>
      <w:marTop w:val="0"/>
      <w:marBottom w:val="0"/>
      <w:divBdr>
        <w:top w:val="none" w:sz="0" w:space="0" w:color="auto"/>
        <w:left w:val="none" w:sz="0" w:space="0" w:color="auto"/>
        <w:bottom w:val="none" w:sz="0" w:space="0" w:color="auto"/>
        <w:right w:val="none" w:sz="0" w:space="0" w:color="auto"/>
      </w:divBdr>
    </w:div>
    <w:div w:id="240214474">
      <w:marLeft w:val="0"/>
      <w:marRight w:val="0"/>
      <w:marTop w:val="0"/>
      <w:marBottom w:val="0"/>
      <w:divBdr>
        <w:top w:val="none" w:sz="0" w:space="0" w:color="auto"/>
        <w:left w:val="none" w:sz="0" w:space="0" w:color="auto"/>
        <w:bottom w:val="none" w:sz="0" w:space="0" w:color="auto"/>
        <w:right w:val="none" w:sz="0" w:space="0" w:color="auto"/>
      </w:divBdr>
    </w:div>
    <w:div w:id="240335470">
      <w:marLeft w:val="0"/>
      <w:marRight w:val="0"/>
      <w:marTop w:val="0"/>
      <w:marBottom w:val="0"/>
      <w:divBdr>
        <w:top w:val="none" w:sz="0" w:space="0" w:color="auto"/>
        <w:left w:val="none" w:sz="0" w:space="0" w:color="auto"/>
        <w:bottom w:val="none" w:sz="0" w:space="0" w:color="auto"/>
        <w:right w:val="none" w:sz="0" w:space="0" w:color="auto"/>
      </w:divBdr>
    </w:div>
    <w:div w:id="240412744">
      <w:marLeft w:val="0"/>
      <w:marRight w:val="0"/>
      <w:marTop w:val="0"/>
      <w:marBottom w:val="0"/>
      <w:divBdr>
        <w:top w:val="none" w:sz="0" w:space="0" w:color="auto"/>
        <w:left w:val="none" w:sz="0" w:space="0" w:color="auto"/>
        <w:bottom w:val="none" w:sz="0" w:space="0" w:color="auto"/>
        <w:right w:val="none" w:sz="0" w:space="0" w:color="auto"/>
      </w:divBdr>
    </w:div>
    <w:div w:id="240483579">
      <w:marLeft w:val="0"/>
      <w:marRight w:val="0"/>
      <w:marTop w:val="0"/>
      <w:marBottom w:val="0"/>
      <w:divBdr>
        <w:top w:val="none" w:sz="0" w:space="0" w:color="auto"/>
        <w:left w:val="none" w:sz="0" w:space="0" w:color="auto"/>
        <w:bottom w:val="none" w:sz="0" w:space="0" w:color="auto"/>
        <w:right w:val="none" w:sz="0" w:space="0" w:color="auto"/>
      </w:divBdr>
    </w:div>
    <w:div w:id="240608007">
      <w:marLeft w:val="0"/>
      <w:marRight w:val="0"/>
      <w:marTop w:val="0"/>
      <w:marBottom w:val="0"/>
      <w:divBdr>
        <w:top w:val="none" w:sz="0" w:space="0" w:color="auto"/>
        <w:left w:val="none" w:sz="0" w:space="0" w:color="auto"/>
        <w:bottom w:val="none" w:sz="0" w:space="0" w:color="auto"/>
        <w:right w:val="none" w:sz="0" w:space="0" w:color="auto"/>
      </w:divBdr>
    </w:div>
    <w:div w:id="240649765">
      <w:marLeft w:val="0"/>
      <w:marRight w:val="0"/>
      <w:marTop w:val="0"/>
      <w:marBottom w:val="0"/>
      <w:divBdr>
        <w:top w:val="none" w:sz="0" w:space="0" w:color="auto"/>
        <w:left w:val="none" w:sz="0" w:space="0" w:color="auto"/>
        <w:bottom w:val="none" w:sz="0" w:space="0" w:color="auto"/>
        <w:right w:val="none" w:sz="0" w:space="0" w:color="auto"/>
      </w:divBdr>
    </w:div>
    <w:div w:id="240718572">
      <w:bodyDiv w:val="1"/>
      <w:marLeft w:val="0"/>
      <w:marRight w:val="0"/>
      <w:marTop w:val="0"/>
      <w:marBottom w:val="0"/>
      <w:divBdr>
        <w:top w:val="none" w:sz="0" w:space="0" w:color="auto"/>
        <w:left w:val="none" w:sz="0" w:space="0" w:color="auto"/>
        <w:bottom w:val="none" w:sz="0" w:space="0" w:color="auto"/>
        <w:right w:val="none" w:sz="0" w:space="0" w:color="auto"/>
      </w:divBdr>
    </w:div>
    <w:div w:id="240797664">
      <w:marLeft w:val="0"/>
      <w:marRight w:val="0"/>
      <w:marTop w:val="0"/>
      <w:marBottom w:val="0"/>
      <w:divBdr>
        <w:top w:val="none" w:sz="0" w:space="0" w:color="auto"/>
        <w:left w:val="none" w:sz="0" w:space="0" w:color="auto"/>
        <w:bottom w:val="none" w:sz="0" w:space="0" w:color="auto"/>
        <w:right w:val="none" w:sz="0" w:space="0" w:color="auto"/>
      </w:divBdr>
    </w:div>
    <w:div w:id="240868437">
      <w:marLeft w:val="0"/>
      <w:marRight w:val="0"/>
      <w:marTop w:val="0"/>
      <w:marBottom w:val="0"/>
      <w:divBdr>
        <w:top w:val="none" w:sz="0" w:space="0" w:color="auto"/>
        <w:left w:val="none" w:sz="0" w:space="0" w:color="auto"/>
        <w:bottom w:val="none" w:sz="0" w:space="0" w:color="auto"/>
        <w:right w:val="none" w:sz="0" w:space="0" w:color="auto"/>
      </w:divBdr>
    </w:div>
    <w:div w:id="240912499">
      <w:marLeft w:val="0"/>
      <w:marRight w:val="0"/>
      <w:marTop w:val="0"/>
      <w:marBottom w:val="0"/>
      <w:divBdr>
        <w:top w:val="none" w:sz="0" w:space="0" w:color="auto"/>
        <w:left w:val="none" w:sz="0" w:space="0" w:color="auto"/>
        <w:bottom w:val="none" w:sz="0" w:space="0" w:color="auto"/>
        <w:right w:val="none" w:sz="0" w:space="0" w:color="auto"/>
      </w:divBdr>
    </w:div>
    <w:div w:id="240991853">
      <w:marLeft w:val="0"/>
      <w:marRight w:val="0"/>
      <w:marTop w:val="0"/>
      <w:marBottom w:val="0"/>
      <w:divBdr>
        <w:top w:val="none" w:sz="0" w:space="0" w:color="auto"/>
        <w:left w:val="none" w:sz="0" w:space="0" w:color="auto"/>
        <w:bottom w:val="none" w:sz="0" w:space="0" w:color="auto"/>
        <w:right w:val="none" w:sz="0" w:space="0" w:color="auto"/>
      </w:divBdr>
    </w:div>
    <w:div w:id="240993786">
      <w:bodyDiv w:val="1"/>
      <w:marLeft w:val="0"/>
      <w:marRight w:val="0"/>
      <w:marTop w:val="0"/>
      <w:marBottom w:val="0"/>
      <w:divBdr>
        <w:top w:val="none" w:sz="0" w:space="0" w:color="auto"/>
        <w:left w:val="none" w:sz="0" w:space="0" w:color="auto"/>
        <w:bottom w:val="none" w:sz="0" w:space="0" w:color="auto"/>
        <w:right w:val="none" w:sz="0" w:space="0" w:color="auto"/>
      </w:divBdr>
    </w:div>
    <w:div w:id="241065462">
      <w:bodyDiv w:val="1"/>
      <w:marLeft w:val="0"/>
      <w:marRight w:val="0"/>
      <w:marTop w:val="0"/>
      <w:marBottom w:val="0"/>
      <w:divBdr>
        <w:top w:val="none" w:sz="0" w:space="0" w:color="auto"/>
        <w:left w:val="none" w:sz="0" w:space="0" w:color="auto"/>
        <w:bottom w:val="none" w:sz="0" w:space="0" w:color="auto"/>
        <w:right w:val="none" w:sz="0" w:space="0" w:color="auto"/>
      </w:divBdr>
    </w:div>
    <w:div w:id="241107090">
      <w:marLeft w:val="0"/>
      <w:marRight w:val="0"/>
      <w:marTop w:val="0"/>
      <w:marBottom w:val="0"/>
      <w:divBdr>
        <w:top w:val="none" w:sz="0" w:space="0" w:color="auto"/>
        <w:left w:val="none" w:sz="0" w:space="0" w:color="auto"/>
        <w:bottom w:val="none" w:sz="0" w:space="0" w:color="auto"/>
        <w:right w:val="none" w:sz="0" w:space="0" w:color="auto"/>
      </w:divBdr>
    </w:div>
    <w:div w:id="241109183">
      <w:bodyDiv w:val="1"/>
      <w:marLeft w:val="0"/>
      <w:marRight w:val="0"/>
      <w:marTop w:val="0"/>
      <w:marBottom w:val="0"/>
      <w:divBdr>
        <w:top w:val="none" w:sz="0" w:space="0" w:color="auto"/>
        <w:left w:val="none" w:sz="0" w:space="0" w:color="auto"/>
        <w:bottom w:val="none" w:sz="0" w:space="0" w:color="auto"/>
        <w:right w:val="none" w:sz="0" w:space="0" w:color="auto"/>
      </w:divBdr>
    </w:div>
    <w:div w:id="241110232">
      <w:marLeft w:val="0"/>
      <w:marRight w:val="0"/>
      <w:marTop w:val="0"/>
      <w:marBottom w:val="0"/>
      <w:divBdr>
        <w:top w:val="none" w:sz="0" w:space="0" w:color="auto"/>
        <w:left w:val="none" w:sz="0" w:space="0" w:color="auto"/>
        <w:bottom w:val="none" w:sz="0" w:space="0" w:color="auto"/>
        <w:right w:val="none" w:sz="0" w:space="0" w:color="auto"/>
      </w:divBdr>
    </w:div>
    <w:div w:id="241258228">
      <w:marLeft w:val="0"/>
      <w:marRight w:val="0"/>
      <w:marTop w:val="0"/>
      <w:marBottom w:val="0"/>
      <w:divBdr>
        <w:top w:val="none" w:sz="0" w:space="0" w:color="auto"/>
        <w:left w:val="none" w:sz="0" w:space="0" w:color="auto"/>
        <w:bottom w:val="none" w:sz="0" w:space="0" w:color="auto"/>
        <w:right w:val="none" w:sz="0" w:space="0" w:color="auto"/>
      </w:divBdr>
    </w:div>
    <w:div w:id="241332801">
      <w:marLeft w:val="0"/>
      <w:marRight w:val="0"/>
      <w:marTop w:val="0"/>
      <w:marBottom w:val="0"/>
      <w:divBdr>
        <w:top w:val="none" w:sz="0" w:space="0" w:color="auto"/>
        <w:left w:val="none" w:sz="0" w:space="0" w:color="auto"/>
        <w:bottom w:val="none" w:sz="0" w:space="0" w:color="auto"/>
        <w:right w:val="none" w:sz="0" w:space="0" w:color="auto"/>
      </w:divBdr>
    </w:div>
    <w:div w:id="241375132">
      <w:marLeft w:val="0"/>
      <w:marRight w:val="0"/>
      <w:marTop w:val="0"/>
      <w:marBottom w:val="0"/>
      <w:divBdr>
        <w:top w:val="none" w:sz="0" w:space="0" w:color="auto"/>
        <w:left w:val="none" w:sz="0" w:space="0" w:color="auto"/>
        <w:bottom w:val="none" w:sz="0" w:space="0" w:color="auto"/>
        <w:right w:val="none" w:sz="0" w:space="0" w:color="auto"/>
      </w:divBdr>
    </w:div>
    <w:div w:id="241381664">
      <w:marLeft w:val="0"/>
      <w:marRight w:val="0"/>
      <w:marTop w:val="0"/>
      <w:marBottom w:val="0"/>
      <w:divBdr>
        <w:top w:val="none" w:sz="0" w:space="0" w:color="auto"/>
        <w:left w:val="none" w:sz="0" w:space="0" w:color="auto"/>
        <w:bottom w:val="none" w:sz="0" w:space="0" w:color="auto"/>
        <w:right w:val="none" w:sz="0" w:space="0" w:color="auto"/>
      </w:divBdr>
    </w:div>
    <w:div w:id="241454487">
      <w:marLeft w:val="0"/>
      <w:marRight w:val="0"/>
      <w:marTop w:val="0"/>
      <w:marBottom w:val="0"/>
      <w:divBdr>
        <w:top w:val="none" w:sz="0" w:space="0" w:color="auto"/>
        <w:left w:val="none" w:sz="0" w:space="0" w:color="auto"/>
        <w:bottom w:val="none" w:sz="0" w:space="0" w:color="auto"/>
        <w:right w:val="none" w:sz="0" w:space="0" w:color="auto"/>
      </w:divBdr>
    </w:div>
    <w:div w:id="241455667">
      <w:marLeft w:val="0"/>
      <w:marRight w:val="0"/>
      <w:marTop w:val="0"/>
      <w:marBottom w:val="0"/>
      <w:divBdr>
        <w:top w:val="none" w:sz="0" w:space="0" w:color="auto"/>
        <w:left w:val="none" w:sz="0" w:space="0" w:color="auto"/>
        <w:bottom w:val="none" w:sz="0" w:space="0" w:color="auto"/>
        <w:right w:val="none" w:sz="0" w:space="0" w:color="auto"/>
      </w:divBdr>
    </w:div>
    <w:div w:id="241529269">
      <w:marLeft w:val="0"/>
      <w:marRight w:val="0"/>
      <w:marTop w:val="0"/>
      <w:marBottom w:val="0"/>
      <w:divBdr>
        <w:top w:val="none" w:sz="0" w:space="0" w:color="auto"/>
        <w:left w:val="none" w:sz="0" w:space="0" w:color="auto"/>
        <w:bottom w:val="none" w:sz="0" w:space="0" w:color="auto"/>
        <w:right w:val="none" w:sz="0" w:space="0" w:color="auto"/>
      </w:divBdr>
    </w:div>
    <w:div w:id="241569162">
      <w:marLeft w:val="0"/>
      <w:marRight w:val="0"/>
      <w:marTop w:val="0"/>
      <w:marBottom w:val="0"/>
      <w:divBdr>
        <w:top w:val="none" w:sz="0" w:space="0" w:color="auto"/>
        <w:left w:val="none" w:sz="0" w:space="0" w:color="auto"/>
        <w:bottom w:val="none" w:sz="0" w:space="0" w:color="auto"/>
        <w:right w:val="none" w:sz="0" w:space="0" w:color="auto"/>
      </w:divBdr>
    </w:div>
    <w:div w:id="241643822">
      <w:marLeft w:val="0"/>
      <w:marRight w:val="0"/>
      <w:marTop w:val="0"/>
      <w:marBottom w:val="0"/>
      <w:divBdr>
        <w:top w:val="none" w:sz="0" w:space="0" w:color="auto"/>
        <w:left w:val="none" w:sz="0" w:space="0" w:color="auto"/>
        <w:bottom w:val="none" w:sz="0" w:space="0" w:color="auto"/>
        <w:right w:val="none" w:sz="0" w:space="0" w:color="auto"/>
      </w:divBdr>
    </w:div>
    <w:div w:id="241647335">
      <w:bodyDiv w:val="1"/>
      <w:marLeft w:val="0"/>
      <w:marRight w:val="0"/>
      <w:marTop w:val="0"/>
      <w:marBottom w:val="0"/>
      <w:divBdr>
        <w:top w:val="none" w:sz="0" w:space="0" w:color="auto"/>
        <w:left w:val="none" w:sz="0" w:space="0" w:color="auto"/>
        <w:bottom w:val="none" w:sz="0" w:space="0" w:color="auto"/>
        <w:right w:val="none" w:sz="0" w:space="0" w:color="auto"/>
      </w:divBdr>
    </w:div>
    <w:div w:id="241722968">
      <w:marLeft w:val="0"/>
      <w:marRight w:val="0"/>
      <w:marTop w:val="0"/>
      <w:marBottom w:val="0"/>
      <w:divBdr>
        <w:top w:val="none" w:sz="0" w:space="0" w:color="auto"/>
        <w:left w:val="none" w:sz="0" w:space="0" w:color="auto"/>
        <w:bottom w:val="none" w:sz="0" w:space="0" w:color="auto"/>
        <w:right w:val="none" w:sz="0" w:space="0" w:color="auto"/>
      </w:divBdr>
    </w:div>
    <w:div w:id="241762635">
      <w:marLeft w:val="0"/>
      <w:marRight w:val="0"/>
      <w:marTop w:val="0"/>
      <w:marBottom w:val="0"/>
      <w:divBdr>
        <w:top w:val="none" w:sz="0" w:space="0" w:color="auto"/>
        <w:left w:val="none" w:sz="0" w:space="0" w:color="auto"/>
        <w:bottom w:val="none" w:sz="0" w:space="0" w:color="auto"/>
        <w:right w:val="none" w:sz="0" w:space="0" w:color="auto"/>
      </w:divBdr>
    </w:div>
    <w:div w:id="241763238">
      <w:marLeft w:val="0"/>
      <w:marRight w:val="0"/>
      <w:marTop w:val="0"/>
      <w:marBottom w:val="0"/>
      <w:divBdr>
        <w:top w:val="none" w:sz="0" w:space="0" w:color="auto"/>
        <w:left w:val="none" w:sz="0" w:space="0" w:color="auto"/>
        <w:bottom w:val="none" w:sz="0" w:space="0" w:color="auto"/>
        <w:right w:val="none" w:sz="0" w:space="0" w:color="auto"/>
      </w:divBdr>
    </w:div>
    <w:div w:id="241913253">
      <w:marLeft w:val="0"/>
      <w:marRight w:val="0"/>
      <w:marTop w:val="0"/>
      <w:marBottom w:val="0"/>
      <w:divBdr>
        <w:top w:val="none" w:sz="0" w:space="0" w:color="auto"/>
        <w:left w:val="none" w:sz="0" w:space="0" w:color="auto"/>
        <w:bottom w:val="none" w:sz="0" w:space="0" w:color="auto"/>
        <w:right w:val="none" w:sz="0" w:space="0" w:color="auto"/>
      </w:divBdr>
    </w:div>
    <w:div w:id="241916707">
      <w:marLeft w:val="0"/>
      <w:marRight w:val="0"/>
      <w:marTop w:val="0"/>
      <w:marBottom w:val="0"/>
      <w:divBdr>
        <w:top w:val="none" w:sz="0" w:space="0" w:color="auto"/>
        <w:left w:val="none" w:sz="0" w:space="0" w:color="auto"/>
        <w:bottom w:val="none" w:sz="0" w:space="0" w:color="auto"/>
        <w:right w:val="none" w:sz="0" w:space="0" w:color="auto"/>
      </w:divBdr>
    </w:div>
    <w:div w:id="241918644">
      <w:marLeft w:val="0"/>
      <w:marRight w:val="0"/>
      <w:marTop w:val="0"/>
      <w:marBottom w:val="0"/>
      <w:divBdr>
        <w:top w:val="none" w:sz="0" w:space="0" w:color="auto"/>
        <w:left w:val="none" w:sz="0" w:space="0" w:color="auto"/>
        <w:bottom w:val="none" w:sz="0" w:space="0" w:color="auto"/>
        <w:right w:val="none" w:sz="0" w:space="0" w:color="auto"/>
      </w:divBdr>
    </w:div>
    <w:div w:id="241960342">
      <w:marLeft w:val="0"/>
      <w:marRight w:val="0"/>
      <w:marTop w:val="0"/>
      <w:marBottom w:val="0"/>
      <w:divBdr>
        <w:top w:val="none" w:sz="0" w:space="0" w:color="auto"/>
        <w:left w:val="none" w:sz="0" w:space="0" w:color="auto"/>
        <w:bottom w:val="none" w:sz="0" w:space="0" w:color="auto"/>
        <w:right w:val="none" w:sz="0" w:space="0" w:color="auto"/>
      </w:divBdr>
    </w:div>
    <w:div w:id="242029682">
      <w:marLeft w:val="0"/>
      <w:marRight w:val="0"/>
      <w:marTop w:val="0"/>
      <w:marBottom w:val="0"/>
      <w:divBdr>
        <w:top w:val="none" w:sz="0" w:space="0" w:color="auto"/>
        <w:left w:val="none" w:sz="0" w:space="0" w:color="auto"/>
        <w:bottom w:val="none" w:sz="0" w:space="0" w:color="auto"/>
        <w:right w:val="none" w:sz="0" w:space="0" w:color="auto"/>
      </w:divBdr>
    </w:div>
    <w:div w:id="242036861">
      <w:marLeft w:val="0"/>
      <w:marRight w:val="0"/>
      <w:marTop w:val="0"/>
      <w:marBottom w:val="0"/>
      <w:divBdr>
        <w:top w:val="none" w:sz="0" w:space="0" w:color="auto"/>
        <w:left w:val="none" w:sz="0" w:space="0" w:color="auto"/>
        <w:bottom w:val="none" w:sz="0" w:space="0" w:color="auto"/>
        <w:right w:val="none" w:sz="0" w:space="0" w:color="auto"/>
      </w:divBdr>
    </w:div>
    <w:div w:id="242102785">
      <w:marLeft w:val="0"/>
      <w:marRight w:val="0"/>
      <w:marTop w:val="0"/>
      <w:marBottom w:val="0"/>
      <w:divBdr>
        <w:top w:val="none" w:sz="0" w:space="0" w:color="auto"/>
        <w:left w:val="none" w:sz="0" w:space="0" w:color="auto"/>
        <w:bottom w:val="none" w:sz="0" w:space="0" w:color="auto"/>
        <w:right w:val="none" w:sz="0" w:space="0" w:color="auto"/>
      </w:divBdr>
    </w:div>
    <w:div w:id="242109926">
      <w:marLeft w:val="0"/>
      <w:marRight w:val="0"/>
      <w:marTop w:val="0"/>
      <w:marBottom w:val="0"/>
      <w:divBdr>
        <w:top w:val="none" w:sz="0" w:space="0" w:color="auto"/>
        <w:left w:val="none" w:sz="0" w:space="0" w:color="auto"/>
        <w:bottom w:val="none" w:sz="0" w:space="0" w:color="auto"/>
        <w:right w:val="none" w:sz="0" w:space="0" w:color="auto"/>
      </w:divBdr>
    </w:div>
    <w:div w:id="242178009">
      <w:marLeft w:val="0"/>
      <w:marRight w:val="0"/>
      <w:marTop w:val="0"/>
      <w:marBottom w:val="0"/>
      <w:divBdr>
        <w:top w:val="none" w:sz="0" w:space="0" w:color="auto"/>
        <w:left w:val="none" w:sz="0" w:space="0" w:color="auto"/>
        <w:bottom w:val="none" w:sz="0" w:space="0" w:color="auto"/>
        <w:right w:val="none" w:sz="0" w:space="0" w:color="auto"/>
      </w:divBdr>
    </w:div>
    <w:div w:id="242373904">
      <w:marLeft w:val="0"/>
      <w:marRight w:val="0"/>
      <w:marTop w:val="0"/>
      <w:marBottom w:val="0"/>
      <w:divBdr>
        <w:top w:val="none" w:sz="0" w:space="0" w:color="auto"/>
        <w:left w:val="none" w:sz="0" w:space="0" w:color="auto"/>
        <w:bottom w:val="none" w:sz="0" w:space="0" w:color="auto"/>
        <w:right w:val="none" w:sz="0" w:space="0" w:color="auto"/>
      </w:divBdr>
    </w:div>
    <w:div w:id="242375661">
      <w:marLeft w:val="0"/>
      <w:marRight w:val="0"/>
      <w:marTop w:val="0"/>
      <w:marBottom w:val="0"/>
      <w:divBdr>
        <w:top w:val="none" w:sz="0" w:space="0" w:color="auto"/>
        <w:left w:val="none" w:sz="0" w:space="0" w:color="auto"/>
        <w:bottom w:val="none" w:sz="0" w:space="0" w:color="auto"/>
        <w:right w:val="none" w:sz="0" w:space="0" w:color="auto"/>
      </w:divBdr>
    </w:div>
    <w:div w:id="242418873">
      <w:marLeft w:val="0"/>
      <w:marRight w:val="0"/>
      <w:marTop w:val="0"/>
      <w:marBottom w:val="0"/>
      <w:divBdr>
        <w:top w:val="none" w:sz="0" w:space="0" w:color="auto"/>
        <w:left w:val="none" w:sz="0" w:space="0" w:color="auto"/>
        <w:bottom w:val="none" w:sz="0" w:space="0" w:color="auto"/>
        <w:right w:val="none" w:sz="0" w:space="0" w:color="auto"/>
      </w:divBdr>
    </w:div>
    <w:div w:id="242420892">
      <w:bodyDiv w:val="1"/>
      <w:marLeft w:val="0"/>
      <w:marRight w:val="0"/>
      <w:marTop w:val="0"/>
      <w:marBottom w:val="0"/>
      <w:divBdr>
        <w:top w:val="none" w:sz="0" w:space="0" w:color="auto"/>
        <w:left w:val="none" w:sz="0" w:space="0" w:color="auto"/>
        <w:bottom w:val="none" w:sz="0" w:space="0" w:color="auto"/>
        <w:right w:val="none" w:sz="0" w:space="0" w:color="auto"/>
      </w:divBdr>
    </w:div>
    <w:div w:id="242615600">
      <w:marLeft w:val="0"/>
      <w:marRight w:val="0"/>
      <w:marTop w:val="0"/>
      <w:marBottom w:val="0"/>
      <w:divBdr>
        <w:top w:val="none" w:sz="0" w:space="0" w:color="auto"/>
        <w:left w:val="none" w:sz="0" w:space="0" w:color="auto"/>
        <w:bottom w:val="none" w:sz="0" w:space="0" w:color="auto"/>
        <w:right w:val="none" w:sz="0" w:space="0" w:color="auto"/>
      </w:divBdr>
    </w:div>
    <w:div w:id="242640212">
      <w:marLeft w:val="0"/>
      <w:marRight w:val="0"/>
      <w:marTop w:val="0"/>
      <w:marBottom w:val="0"/>
      <w:divBdr>
        <w:top w:val="none" w:sz="0" w:space="0" w:color="auto"/>
        <w:left w:val="none" w:sz="0" w:space="0" w:color="auto"/>
        <w:bottom w:val="none" w:sz="0" w:space="0" w:color="auto"/>
        <w:right w:val="none" w:sz="0" w:space="0" w:color="auto"/>
      </w:divBdr>
    </w:div>
    <w:div w:id="242644113">
      <w:marLeft w:val="0"/>
      <w:marRight w:val="0"/>
      <w:marTop w:val="0"/>
      <w:marBottom w:val="0"/>
      <w:divBdr>
        <w:top w:val="none" w:sz="0" w:space="0" w:color="auto"/>
        <w:left w:val="none" w:sz="0" w:space="0" w:color="auto"/>
        <w:bottom w:val="none" w:sz="0" w:space="0" w:color="auto"/>
        <w:right w:val="none" w:sz="0" w:space="0" w:color="auto"/>
      </w:divBdr>
    </w:div>
    <w:div w:id="242760967">
      <w:marLeft w:val="0"/>
      <w:marRight w:val="0"/>
      <w:marTop w:val="0"/>
      <w:marBottom w:val="0"/>
      <w:divBdr>
        <w:top w:val="none" w:sz="0" w:space="0" w:color="auto"/>
        <w:left w:val="none" w:sz="0" w:space="0" w:color="auto"/>
        <w:bottom w:val="none" w:sz="0" w:space="0" w:color="auto"/>
        <w:right w:val="none" w:sz="0" w:space="0" w:color="auto"/>
      </w:divBdr>
    </w:div>
    <w:div w:id="242834849">
      <w:marLeft w:val="0"/>
      <w:marRight w:val="0"/>
      <w:marTop w:val="0"/>
      <w:marBottom w:val="0"/>
      <w:divBdr>
        <w:top w:val="none" w:sz="0" w:space="0" w:color="auto"/>
        <w:left w:val="none" w:sz="0" w:space="0" w:color="auto"/>
        <w:bottom w:val="none" w:sz="0" w:space="0" w:color="auto"/>
        <w:right w:val="none" w:sz="0" w:space="0" w:color="auto"/>
      </w:divBdr>
    </w:div>
    <w:div w:id="242877893">
      <w:marLeft w:val="0"/>
      <w:marRight w:val="0"/>
      <w:marTop w:val="0"/>
      <w:marBottom w:val="0"/>
      <w:divBdr>
        <w:top w:val="none" w:sz="0" w:space="0" w:color="auto"/>
        <w:left w:val="none" w:sz="0" w:space="0" w:color="auto"/>
        <w:bottom w:val="none" w:sz="0" w:space="0" w:color="auto"/>
        <w:right w:val="none" w:sz="0" w:space="0" w:color="auto"/>
      </w:divBdr>
    </w:div>
    <w:div w:id="243035571">
      <w:marLeft w:val="0"/>
      <w:marRight w:val="0"/>
      <w:marTop w:val="0"/>
      <w:marBottom w:val="0"/>
      <w:divBdr>
        <w:top w:val="none" w:sz="0" w:space="0" w:color="auto"/>
        <w:left w:val="none" w:sz="0" w:space="0" w:color="auto"/>
        <w:bottom w:val="none" w:sz="0" w:space="0" w:color="auto"/>
        <w:right w:val="none" w:sz="0" w:space="0" w:color="auto"/>
      </w:divBdr>
    </w:div>
    <w:div w:id="243102863">
      <w:marLeft w:val="0"/>
      <w:marRight w:val="0"/>
      <w:marTop w:val="0"/>
      <w:marBottom w:val="0"/>
      <w:divBdr>
        <w:top w:val="none" w:sz="0" w:space="0" w:color="auto"/>
        <w:left w:val="none" w:sz="0" w:space="0" w:color="auto"/>
        <w:bottom w:val="none" w:sz="0" w:space="0" w:color="auto"/>
        <w:right w:val="none" w:sz="0" w:space="0" w:color="auto"/>
      </w:divBdr>
    </w:div>
    <w:div w:id="243145241">
      <w:marLeft w:val="0"/>
      <w:marRight w:val="0"/>
      <w:marTop w:val="0"/>
      <w:marBottom w:val="0"/>
      <w:divBdr>
        <w:top w:val="none" w:sz="0" w:space="0" w:color="auto"/>
        <w:left w:val="none" w:sz="0" w:space="0" w:color="auto"/>
        <w:bottom w:val="none" w:sz="0" w:space="0" w:color="auto"/>
        <w:right w:val="none" w:sz="0" w:space="0" w:color="auto"/>
      </w:divBdr>
    </w:div>
    <w:div w:id="243221124">
      <w:marLeft w:val="0"/>
      <w:marRight w:val="0"/>
      <w:marTop w:val="0"/>
      <w:marBottom w:val="0"/>
      <w:divBdr>
        <w:top w:val="none" w:sz="0" w:space="0" w:color="auto"/>
        <w:left w:val="none" w:sz="0" w:space="0" w:color="auto"/>
        <w:bottom w:val="none" w:sz="0" w:space="0" w:color="auto"/>
        <w:right w:val="none" w:sz="0" w:space="0" w:color="auto"/>
      </w:divBdr>
    </w:div>
    <w:div w:id="243299702">
      <w:marLeft w:val="0"/>
      <w:marRight w:val="0"/>
      <w:marTop w:val="0"/>
      <w:marBottom w:val="0"/>
      <w:divBdr>
        <w:top w:val="none" w:sz="0" w:space="0" w:color="auto"/>
        <w:left w:val="none" w:sz="0" w:space="0" w:color="auto"/>
        <w:bottom w:val="none" w:sz="0" w:space="0" w:color="auto"/>
        <w:right w:val="none" w:sz="0" w:space="0" w:color="auto"/>
      </w:divBdr>
    </w:div>
    <w:div w:id="243488970">
      <w:marLeft w:val="0"/>
      <w:marRight w:val="0"/>
      <w:marTop w:val="0"/>
      <w:marBottom w:val="0"/>
      <w:divBdr>
        <w:top w:val="none" w:sz="0" w:space="0" w:color="auto"/>
        <w:left w:val="none" w:sz="0" w:space="0" w:color="auto"/>
        <w:bottom w:val="none" w:sz="0" w:space="0" w:color="auto"/>
        <w:right w:val="none" w:sz="0" w:space="0" w:color="auto"/>
      </w:divBdr>
    </w:div>
    <w:div w:id="243613898">
      <w:bodyDiv w:val="1"/>
      <w:marLeft w:val="0"/>
      <w:marRight w:val="0"/>
      <w:marTop w:val="0"/>
      <w:marBottom w:val="0"/>
      <w:divBdr>
        <w:top w:val="none" w:sz="0" w:space="0" w:color="auto"/>
        <w:left w:val="none" w:sz="0" w:space="0" w:color="auto"/>
        <w:bottom w:val="none" w:sz="0" w:space="0" w:color="auto"/>
        <w:right w:val="none" w:sz="0" w:space="0" w:color="auto"/>
      </w:divBdr>
    </w:div>
    <w:div w:id="243732187">
      <w:bodyDiv w:val="1"/>
      <w:marLeft w:val="0"/>
      <w:marRight w:val="0"/>
      <w:marTop w:val="0"/>
      <w:marBottom w:val="0"/>
      <w:divBdr>
        <w:top w:val="none" w:sz="0" w:space="0" w:color="auto"/>
        <w:left w:val="none" w:sz="0" w:space="0" w:color="auto"/>
        <w:bottom w:val="none" w:sz="0" w:space="0" w:color="auto"/>
        <w:right w:val="none" w:sz="0" w:space="0" w:color="auto"/>
      </w:divBdr>
    </w:div>
    <w:div w:id="243800961">
      <w:marLeft w:val="0"/>
      <w:marRight w:val="0"/>
      <w:marTop w:val="0"/>
      <w:marBottom w:val="0"/>
      <w:divBdr>
        <w:top w:val="none" w:sz="0" w:space="0" w:color="auto"/>
        <w:left w:val="none" w:sz="0" w:space="0" w:color="auto"/>
        <w:bottom w:val="none" w:sz="0" w:space="0" w:color="auto"/>
        <w:right w:val="none" w:sz="0" w:space="0" w:color="auto"/>
      </w:divBdr>
    </w:div>
    <w:div w:id="243955812">
      <w:marLeft w:val="0"/>
      <w:marRight w:val="0"/>
      <w:marTop w:val="0"/>
      <w:marBottom w:val="0"/>
      <w:divBdr>
        <w:top w:val="none" w:sz="0" w:space="0" w:color="auto"/>
        <w:left w:val="none" w:sz="0" w:space="0" w:color="auto"/>
        <w:bottom w:val="none" w:sz="0" w:space="0" w:color="auto"/>
        <w:right w:val="none" w:sz="0" w:space="0" w:color="auto"/>
      </w:divBdr>
    </w:div>
    <w:div w:id="244000826">
      <w:marLeft w:val="0"/>
      <w:marRight w:val="0"/>
      <w:marTop w:val="0"/>
      <w:marBottom w:val="0"/>
      <w:divBdr>
        <w:top w:val="none" w:sz="0" w:space="0" w:color="auto"/>
        <w:left w:val="none" w:sz="0" w:space="0" w:color="auto"/>
        <w:bottom w:val="none" w:sz="0" w:space="0" w:color="auto"/>
        <w:right w:val="none" w:sz="0" w:space="0" w:color="auto"/>
      </w:divBdr>
    </w:div>
    <w:div w:id="244077813">
      <w:marLeft w:val="0"/>
      <w:marRight w:val="0"/>
      <w:marTop w:val="0"/>
      <w:marBottom w:val="0"/>
      <w:divBdr>
        <w:top w:val="none" w:sz="0" w:space="0" w:color="auto"/>
        <w:left w:val="none" w:sz="0" w:space="0" w:color="auto"/>
        <w:bottom w:val="none" w:sz="0" w:space="0" w:color="auto"/>
        <w:right w:val="none" w:sz="0" w:space="0" w:color="auto"/>
      </w:divBdr>
    </w:div>
    <w:div w:id="244190071">
      <w:marLeft w:val="0"/>
      <w:marRight w:val="0"/>
      <w:marTop w:val="0"/>
      <w:marBottom w:val="0"/>
      <w:divBdr>
        <w:top w:val="none" w:sz="0" w:space="0" w:color="auto"/>
        <w:left w:val="none" w:sz="0" w:space="0" w:color="auto"/>
        <w:bottom w:val="none" w:sz="0" w:space="0" w:color="auto"/>
        <w:right w:val="none" w:sz="0" w:space="0" w:color="auto"/>
      </w:divBdr>
    </w:div>
    <w:div w:id="244219363">
      <w:marLeft w:val="0"/>
      <w:marRight w:val="0"/>
      <w:marTop w:val="0"/>
      <w:marBottom w:val="0"/>
      <w:divBdr>
        <w:top w:val="none" w:sz="0" w:space="0" w:color="auto"/>
        <w:left w:val="none" w:sz="0" w:space="0" w:color="auto"/>
        <w:bottom w:val="none" w:sz="0" w:space="0" w:color="auto"/>
        <w:right w:val="none" w:sz="0" w:space="0" w:color="auto"/>
      </w:divBdr>
    </w:div>
    <w:div w:id="244265876">
      <w:marLeft w:val="0"/>
      <w:marRight w:val="0"/>
      <w:marTop w:val="0"/>
      <w:marBottom w:val="0"/>
      <w:divBdr>
        <w:top w:val="none" w:sz="0" w:space="0" w:color="auto"/>
        <w:left w:val="none" w:sz="0" w:space="0" w:color="auto"/>
        <w:bottom w:val="none" w:sz="0" w:space="0" w:color="auto"/>
        <w:right w:val="none" w:sz="0" w:space="0" w:color="auto"/>
      </w:divBdr>
    </w:div>
    <w:div w:id="244338044">
      <w:marLeft w:val="0"/>
      <w:marRight w:val="0"/>
      <w:marTop w:val="0"/>
      <w:marBottom w:val="0"/>
      <w:divBdr>
        <w:top w:val="none" w:sz="0" w:space="0" w:color="auto"/>
        <w:left w:val="none" w:sz="0" w:space="0" w:color="auto"/>
        <w:bottom w:val="none" w:sz="0" w:space="0" w:color="auto"/>
        <w:right w:val="none" w:sz="0" w:space="0" w:color="auto"/>
      </w:divBdr>
    </w:div>
    <w:div w:id="244343319">
      <w:marLeft w:val="0"/>
      <w:marRight w:val="0"/>
      <w:marTop w:val="0"/>
      <w:marBottom w:val="0"/>
      <w:divBdr>
        <w:top w:val="none" w:sz="0" w:space="0" w:color="auto"/>
        <w:left w:val="none" w:sz="0" w:space="0" w:color="auto"/>
        <w:bottom w:val="none" w:sz="0" w:space="0" w:color="auto"/>
        <w:right w:val="none" w:sz="0" w:space="0" w:color="auto"/>
      </w:divBdr>
    </w:div>
    <w:div w:id="244389037">
      <w:marLeft w:val="0"/>
      <w:marRight w:val="0"/>
      <w:marTop w:val="0"/>
      <w:marBottom w:val="0"/>
      <w:divBdr>
        <w:top w:val="none" w:sz="0" w:space="0" w:color="auto"/>
        <w:left w:val="none" w:sz="0" w:space="0" w:color="auto"/>
        <w:bottom w:val="none" w:sz="0" w:space="0" w:color="auto"/>
        <w:right w:val="none" w:sz="0" w:space="0" w:color="auto"/>
      </w:divBdr>
    </w:div>
    <w:div w:id="244413907">
      <w:marLeft w:val="0"/>
      <w:marRight w:val="0"/>
      <w:marTop w:val="0"/>
      <w:marBottom w:val="0"/>
      <w:divBdr>
        <w:top w:val="none" w:sz="0" w:space="0" w:color="auto"/>
        <w:left w:val="none" w:sz="0" w:space="0" w:color="auto"/>
        <w:bottom w:val="none" w:sz="0" w:space="0" w:color="auto"/>
        <w:right w:val="none" w:sz="0" w:space="0" w:color="auto"/>
      </w:divBdr>
    </w:div>
    <w:div w:id="244535364">
      <w:marLeft w:val="0"/>
      <w:marRight w:val="0"/>
      <w:marTop w:val="0"/>
      <w:marBottom w:val="0"/>
      <w:divBdr>
        <w:top w:val="none" w:sz="0" w:space="0" w:color="auto"/>
        <w:left w:val="none" w:sz="0" w:space="0" w:color="auto"/>
        <w:bottom w:val="none" w:sz="0" w:space="0" w:color="auto"/>
        <w:right w:val="none" w:sz="0" w:space="0" w:color="auto"/>
      </w:divBdr>
    </w:div>
    <w:div w:id="244536953">
      <w:marLeft w:val="0"/>
      <w:marRight w:val="0"/>
      <w:marTop w:val="0"/>
      <w:marBottom w:val="0"/>
      <w:divBdr>
        <w:top w:val="none" w:sz="0" w:space="0" w:color="auto"/>
        <w:left w:val="none" w:sz="0" w:space="0" w:color="auto"/>
        <w:bottom w:val="none" w:sz="0" w:space="0" w:color="auto"/>
        <w:right w:val="none" w:sz="0" w:space="0" w:color="auto"/>
      </w:divBdr>
    </w:div>
    <w:div w:id="244539243">
      <w:marLeft w:val="0"/>
      <w:marRight w:val="0"/>
      <w:marTop w:val="0"/>
      <w:marBottom w:val="0"/>
      <w:divBdr>
        <w:top w:val="none" w:sz="0" w:space="0" w:color="auto"/>
        <w:left w:val="none" w:sz="0" w:space="0" w:color="auto"/>
        <w:bottom w:val="none" w:sz="0" w:space="0" w:color="auto"/>
        <w:right w:val="none" w:sz="0" w:space="0" w:color="auto"/>
      </w:divBdr>
    </w:div>
    <w:div w:id="244582024">
      <w:marLeft w:val="0"/>
      <w:marRight w:val="0"/>
      <w:marTop w:val="0"/>
      <w:marBottom w:val="0"/>
      <w:divBdr>
        <w:top w:val="none" w:sz="0" w:space="0" w:color="auto"/>
        <w:left w:val="none" w:sz="0" w:space="0" w:color="auto"/>
        <w:bottom w:val="none" w:sz="0" w:space="0" w:color="auto"/>
        <w:right w:val="none" w:sz="0" w:space="0" w:color="auto"/>
      </w:divBdr>
    </w:div>
    <w:div w:id="244650346">
      <w:marLeft w:val="0"/>
      <w:marRight w:val="0"/>
      <w:marTop w:val="0"/>
      <w:marBottom w:val="0"/>
      <w:divBdr>
        <w:top w:val="none" w:sz="0" w:space="0" w:color="auto"/>
        <w:left w:val="none" w:sz="0" w:space="0" w:color="auto"/>
        <w:bottom w:val="none" w:sz="0" w:space="0" w:color="auto"/>
        <w:right w:val="none" w:sz="0" w:space="0" w:color="auto"/>
      </w:divBdr>
    </w:div>
    <w:div w:id="244801707">
      <w:marLeft w:val="0"/>
      <w:marRight w:val="0"/>
      <w:marTop w:val="0"/>
      <w:marBottom w:val="0"/>
      <w:divBdr>
        <w:top w:val="none" w:sz="0" w:space="0" w:color="auto"/>
        <w:left w:val="none" w:sz="0" w:space="0" w:color="auto"/>
        <w:bottom w:val="none" w:sz="0" w:space="0" w:color="auto"/>
        <w:right w:val="none" w:sz="0" w:space="0" w:color="auto"/>
      </w:divBdr>
    </w:div>
    <w:div w:id="244847472">
      <w:marLeft w:val="0"/>
      <w:marRight w:val="0"/>
      <w:marTop w:val="0"/>
      <w:marBottom w:val="0"/>
      <w:divBdr>
        <w:top w:val="none" w:sz="0" w:space="0" w:color="auto"/>
        <w:left w:val="none" w:sz="0" w:space="0" w:color="auto"/>
        <w:bottom w:val="none" w:sz="0" w:space="0" w:color="auto"/>
        <w:right w:val="none" w:sz="0" w:space="0" w:color="auto"/>
      </w:divBdr>
    </w:div>
    <w:div w:id="244917519">
      <w:marLeft w:val="0"/>
      <w:marRight w:val="0"/>
      <w:marTop w:val="0"/>
      <w:marBottom w:val="0"/>
      <w:divBdr>
        <w:top w:val="none" w:sz="0" w:space="0" w:color="auto"/>
        <w:left w:val="none" w:sz="0" w:space="0" w:color="auto"/>
        <w:bottom w:val="none" w:sz="0" w:space="0" w:color="auto"/>
        <w:right w:val="none" w:sz="0" w:space="0" w:color="auto"/>
      </w:divBdr>
    </w:div>
    <w:div w:id="244924920">
      <w:marLeft w:val="0"/>
      <w:marRight w:val="0"/>
      <w:marTop w:val="0"/>
      <w:marBottom w:val="0"/>
      <w:divBdr>
        <w:top w:val="none" w:sz="0" w:space="0" w:color="auto"/>
        <w:left w:val="none" w:sz="0" w:space="0" w:color="auto"/>
        <w:bottom w:val="none" w:sz="0" w:space="0" w:color="auto"/>
        <w:right w:val="none" w:sz="0" w:space="0" w:color="auto"/>
      </w:divBdr>
    </w:div>
    <w:div w:id="244992483">
      <w:marLeft w:val="0"/>
      <w:marRight w:val="0"/>
      <w:marTop w:val="0"/>
      <w:marBottom w:val="0"/>
      <w:divBdr>
        <w:top w:val="none" w:sz="0" w:space="0" w:color="auto"/>
        <w:left w:val="none" w:sz="0" w:space="0" w:color="auto"/>
        <w:bottom w:val="none" w:sz="0" w:space="0" w:color="auto"/>
        <w:right w:val="none" w:sz="0" w:space="0" w:color="auto"/>
      </w:divBdr>
    </w:div>
    <w:div w:id="245001507">
      <w:marLeft w:val="0"/>
      <w:marRight w:val="0"/>
      <w:marTop w:val="0"/>
      <w:marBottom w:val="0"/>
      <w:divBdr>
        <w:top w:val="none" w:sz="0" w:space="0" w:color="auto"/>
        <w:left w:val="none" w:sz="0" w:space="0" w:color="auto"/>
        <w:bottom w:val="none" w:sz="0" w:space="0" w:color="auto"/>
        <w:right w:val="none" w:sz="0" w:space="0" w:color="auto"/>
      </w:divBdr>
    </w:div>
    <w:div w:id="245044591">
      <w:marLeft w:val="0"/>
      <w:marRight w:val="0"/>
      <w:marTop w:val="0"/>
      <w:marBottom w:val="0"/>
      <w:divBdr>
        <w:top w:val="none" w:sz="0" w:space="0" w:color="auto"/>
        <w:left w:val="none" w:sz="0" w:space="0" w:color="auto"/>
        <w:bottom w:val="none" w:sz="0" w:space="0" w:color="auto"/>
        <w:right w:val="none" w:sz="0" w:space="0" w:color="auto"/>
      </w:divBdr>
    </w:div>
    <w:div w:id="245069898">
      <w:marLeft w:val="0"/>
      <w:marRight w:val="0"/>
      <w:marTop w:val="0"/>
      <w:marBottom w:val="0"/>
      <w:divBdr>
        <w:top w:val="none" w:sz="0" w:space="0" w:color="auto"/>
        <w:left w:val="none" w:sz="0" w:space="0" w:color="auto"/>
        <w:bottom w:val="none" w:sz="0" w:space="0" w:color="auto"/>
        <w:right w:val="none" w:sz="0" w:space="0" w:color="auto"/>
      </w:divBdr>
    </w:div>
    <w:div w:id="245237597">
      <w:marLeft w:val="0"/>
      <w:marRight w:val="0"/>
      <w:marTop w:val="0"/>
      <w:marBottom w:val="0"/>
      <w:divBdr>
        <w:top w:val="none" w:sz="0" w:space="0" w:color="auto"/>
        <w:left w:val="none" w:sz="0" w:space="0" w:color="auto"/>
        <w:bottom w:val="none" w:sz="0" w:space="0" w:color="auto"/>
        <w:right w:val="none" w:sz="0" w:space="0" w:color="auto"/>
      </w:divBdr>
    </w:div>
    <w:div w:id="245267919">
      <w:marLeft w:val="0"/>
      <w:marRight w:val="0"/>
      <w:marTop w:val="0"/>
      <w:marBottom w:val="0"/>
      <w:divBdr>
        <w:top w:val="none" w:sz="0" w:space="0" w:color="auto"/>
        <w:left w:val="none" w:sz="0" w:space="0" w:color="auto"/>
        <w:bottom w:val="none" w:sz="0" w:space="0" w:color="auto"/>
        <w:right w:val="none" w:sz="0" w:space="0" w:color="auto"/>
      </w:divBdr>
    </w:div>
    <w:div w:id="245306334">
      <w:marLeft w:val="0"/>
      <w:marRight w:val="0"/>
      <w:marTop w:val="0"/>
      <w:marBottom w:val="0"/>
      <w:divBdr>
        <w:top w:val="none" w:sz="0" w:space="0" w:color="auto"/>
        <w:left w:val="none" w:sz="0" w:space="0" w:color="auto"/>
        <w:bottom w:val="none" w:sz="0" w:space="0" w:color="auto"/>
        <w:right w:val="none" w:sz="0" w:space="0" w:color="auto"/>
      </w:divBdr>
    </w:div>
    <w:div w:id="245311272">
      <w:marLeft w:val="0"/>
      <w:marRight w:val="0"/>
      <w:marTop w:val="0"/>
      <w:marBottom w:val="0"/>
      <w:divBdr>
        <w:top w:val="none" w:sz="0" w:space="0" w:color="auto"/>
        <w:left w:val="none" w:sz="0" w:space="0" w:color="auto"/>
        <w:bottom w:val="none" w:sz="0" w:space="0" w:color="auto"/>
        <w:right w:val="none" w:sz="0" w:space="0" w:color="auto"/>
      </w:divBdr>
    </w:div>
    <w:div w:id="245381541">
      <w:marLeft w:val="0"/>
      <w:marRight w:val="0"/>
      <w:marTop w:val="0"/>
      <w:marBottom w:val="0"/>
      <w:divBdr>
        <w:top w:val="none" w:sz="0" w:space="0" w:color="auto"/>
        <w:left w:val="none" w:sz="0" w:space="0" w:color="auto"/>
        <w:bottom w:val="none" w:sz="0" w:space="0" w:color="auto"/>
        <w:right w:val="none" w:sz="0" w:space="0" w:color="auto"/>
      </w:divBdr>
    </w:div>
    <w:div w:id="245388213">
      <w:bodyDiv w:val="1"/>
      <w:marLeft w:val="0"/>
      <w:marRight w:val="0"/>
      <w:marTop w:val="0"/>
      <w:marBottom w:val="0"/>
      <w:divBdr>
        <w:top w:val="none" w:sz="0" w:space="0" w:color="auto"/>
        <w:left w:val="none" w:sz="0" w:space="0" w:color="auto"/>
        <w:bottom w:val="none" w:sz="0" w:space="0" w:color="auto"/>
        <w:right w:val="none" w:sz="0" w:space="0" w:color="auto"/>
      </w:divBdr>
    </w:div>
    <w:div w:id="245454394">
      <w:marLeft w:val="0"/>
      <w:marRight w:val="0"/>
      <w:marTop w:val="0"/>
      <w:marBottom w:val="0"/>
      <w:divBdr>
        <w:top w:val="none" w:sz="0" w:space="0" w:color="auto"/>
        <w:left w:val="none" w:sz="0" w:space="0" w:color="auto"/>
        <w:bottom w:val="none" w:sz="0" w:space="0" w:color="auto"/>
        <w:right w:val="none" w:sz="0" w:space="0" w:color="auto"/>
      </w:divBdr>
    </w:div>
    <w:div w:id="245460507">
      <w:marLeft w:val="0"/>
      <w:marRight w:val="0"/>
      <w:marTop w:val="0"/>
      <w:marBottom w:val="0"/>
      <w:divBdr>
        <w:top w:val="none" w:sz="0" w:space="0" w:color="auto"/>
        <w:left w:val="none" w:sz="0" w:space="0" w:color="auto"/>
        <w:bottom w:val="none" w:sz="0" w:space="0" w:color="auto"/>
        <w:right w:val="none" w:sz="0" w:space="0" w:color="auto"/>
      </w:divBdr>
    </w:div>
    <w:div w:id="245461184">
      <w:marLeft w:val="0"/>
      <w:marRight w:val="0"/>
      <w:marTop w:val="0"/>
      <w:marBottom w:val="0"/>
      <w:divBdr>
        <w:top w:val="none" w:sz="0" w:space="0" w:color="auto"/>
        <w:left w:val="none" w:sz="0" w:space="0" w:color="auto"/>
        <w:bottom w:val="none" w:sz="0" w:space="0" w:color="auto"/>
        <w:right w:val="none" w:sz="0" w:space="0" w:color="auto"/>
      </w:divBdr>
    </w:div>
    <w:div w:id="245572739">
      <w:marLeft w:val="0"/>
      <w:marRight w:val="0"/>
      <w:marTop w:val="0"/>
      <w:marBottom w:val="0"/>
      <w:divBdr>
        <w:top w:val="none" w:sz="0" w:space="0" w:color="auto"/>
        <w:left w:val="none" w:sz="0" w:space="0" w:color="auto"/>
        <w:bottom w:val="none" w:sz="0" w:space="0" w:color="auto"/>
        <w:right w:val="none" w:sz="0" w:space="0" w:color="auto"/>
      </w:divBdr>
    </w:div>
    <w:div w:id="245579522">
      <w:marLeft w:val="0"/>
      <w:marRight w:val="0"/>
      <w:marTop w:val="0"/>
      <w:marBottom w:val="0"/>
      <w:divBdr>
        <w:top w:val="none" w:sz="0" w:space="0" w:color="auto"/>
        <w:left w:val="none" w:sz="0" w:space="0" w:color="auto"/>
        <w:bottom w:val="none" w:sz="0" w:space="0" w:color="auto"/>
        <w:right w:val="none" w:sz="0" w:space="0" w:color="auto"/>
      </w:divBdr>
    </w:div>
    <w:div w:id="245648298">
      <w:marLeft w:val="0"/>
      <w:marRight w:val="0"/>
      <w:marTop w:val="0"/>
      <w:marBottom w:val="0"/>
      <w:divBdr>
        <w:top w:val="none" w:sz="0" w:space="0" w:color="auto"/>
        <w:left w:val="none" w:sz="0" w:space="0" w:color="auto"/>
        <w:bottom w:val="none" w:sz="0" w:space="0" w:color="auto"/>
        <w:right w:val="none" w:sz="0" w:space="0" w:color="auto"/>
      </w:divBdr>
    </w:div>
    <w:div w:id="245725811">
      <w:marLeft w:val="0"/>
      <w:marRight w:val="0"/>
      <w:marTop w:val="0"/>
      <w:marBottom w:val="0"/>
      <w:divBdr>
        <w:top w:val="none" w:sz="0" w:space="0" w:color="auto"/>
        <w:left w:val="none" w:sz="0" w:space="0" w:color="auto"/>
        <w:bottom w:val="none" w:sz="0" w:space="0" w:color="auto"/>
        <w:right w:val="none" w:sz="0" w:space="0" w:color="auto"/>
      </w:divBdr>
    </w:div>
    <w:div w:id="245767091">
      <w:marLeft w:val="0"/>
      <w:marRight w:val="0"/>
      <w:marTop w:val="0"/>
      <w:marBottom w:val="0"/>
      <w:divBdr>
        <w:top w:val="none" w:sz="0" w:space="0" w:color="auto"/>
        <w:left w:val="none" w:sz="0" w:space="0" w:color="auto"/>
        <w:bottom w:val="none" w:sz="0" w:space="0" w:color="auto"/>
        <w:right w:val="none" w:sz="0" w:space="0" w:color="auto"/>
      </w:divBdr>
    </w:div>
    <w:div w:id="245773137">
      <w:marLeft w:val="0"/>
      <w:marRight w:val="0"/>
      <w:marTop w:val="0"/>
      <w:marBottom w:val="0"/>
      <w:divBdr>
        <w:top w:val="none" w:sz="0" w:space="0" w:color="auto"/>
        <w:left w:val="none" w:sz="0" w:space="0" w:color="auto"/>
        <w:bottom w:val="none" w:sz="0" w:space="0" w:color="auto"/>
        <w:right w:val="none" w:sz="0" w:space="0" w:color="auto"/>
      </w:divBdr>
    </w:div>
    <w:div w:id="245842199">
      <w:marLeft w:val="0"/>
      <w:marRight w:val="0"/>
      <w:marTop w:val="0"/>
      <w:marBottom w:val="0"/>
      <w:divBdr>
        <w:top w:val="none" w:sz="0" w:space="0" w:color="auto"/>
        <w:left w:val="none" w:sz="0" w:space="0" w:color="auto"/>
        <w:bottom w:val="none" w:sz="0" w:space="0" w:color="auto"/>
        <w:right w:val="none" w:sz="0" w:space="0" w:color="auto"/>
      </w:divBdr>
    </w:div>
    <w:div w:id="245845506">
      <w:marLeft w:val="0"/>
      <w:marRight w:val="0"/>
      <w:marTop w:val="0"/>
      <w:marBottom w:val="0"/>
      <w:divBdr>
        <w:top w:val="none" w:sz="0" w:space="0" w:color="auto"/>
        <w:left w:val="none" w:sz="0" w:space="0" w:color="auto"/>
        <w:bottom w:val="none" w:sz="0" w:space="0" w:color="auto"/>
        <w:right w:val="none" w:sz="0" w:space="0" w:color="auto"/>
      </w:divBdr>
    </w:div>
    <w:div w:id="245846496">
      <w:marLeft w:val="0"/>
      <w:marRight w:val="0"/>
      <w:marTop w:val="0"/>
      <w:marBottom w:val="0"/>
      <w:divBdr>
        <w:top w:val="none" w:sz="0" w:space="0" w:color="auto"/>
        <w:left w:val="none" w:sz="0" w:space="0" w:color="auto"/>
        <w:bottom w:val="none" w:sz="0" w:space="0" w:color="auto"/>
        <w:right w:val="none" w:sz="0" w:space="0" w:color="auto"/>
      </w:divBdr>
    </w:div>
    <w:div w:id="246035790">
      <w:marLeft w:val="0"/>
      <w:marRight w:val="0"/>
      <w:marTop w:val="0"/>
      <w:marBottom w:val="0"/>
      <w:divBdr>
        <w:top w:val="none" w:sz="0" w:space="0" w:color="auto"/>
        <w:left w:val="none" w:sz="0" w:space="0" w:color="auto"/>
        <w:bottom w:val="none" w:sz="0" w:space="0" w:color="auto"/>
        <w:right w:val="none" w:sz="0" w:space="0" w:color="auto"/>
      </w:divBdr>
    </w:div>
    <w:div w:id="246036550">
      <w:marLeft w:val="0"/>
      <w:marRight w:val="0"/>
      <w:marTop w:val="0"/>
      <w:marBottom w:val="0"/>
      <w:divBdr>
        <w:top w:val="none" w:sz="0" w:space="0" w:color="auto"/>
        <w:left w:val="none" w:sz="0" w:space="0" w:color="auto"/>
        <w:bottom w:val="none" w:sz="0" w:space="0" w:color="auto"/>
        <w:right w:val="none" w:sz="0" w:space="0" w:color="auto"/>
      </w:divBdr>
    </w:div>
    <w:div w:id="246038329">
      <w:marLeft w:val="0"/>
      <w:marRight w:val="0"/>
      <w:marTop w:val="0"/>
      <w:marBottom w:val="0"/>
      <w:divBdr>
        <w:top w:val="none" w:sz="0" w:space="0" w:color="auto"/>
        <w:left w:val="none" w:sz="0" w:space="0" w:color="auto"/>
        <w:bottom w:val="none" w:sz="0" w:space="0" w:color="auto"/>
        <w:right w:val="none" w:sz="0" w:space="0" w:color="auto"/>
      </w:divBdr>
    </w:div>
    <w:div w:id="246112420">
      <w:marLeft w:val="0"/>
      <w:marRight w:val="0"/>
      <w:marTop w:val="0"/>
      <w:marBottom w:val="0"/>
      <w:divBdr>
        <w:top w:val="none" w:sz="0" w:space="0" w:color="auto"/>
        <w:left w:val="none" w:sz="0" w:space="0" w:color="auto"/>
        <w:bottom w:val="none" w:sz="0" w:space="0" w:color="auto"/>
        <w:right w:val="none" w:sz="0" w:space="0" w:color="auto"/>
      </w:divBdr>
    </w:div>
    <w:div w:id="246116219">
      <w:marLeft w:val="0"/>
      <w:marRight w:val="0"/>
      <w:marTop w:val="0"/>
      <w:marBottom w:val="0"/>
      <w:divBdr>
        <w:top w:val="none" w:sz="0" w:space="0" w:color="auto"/>
        <w:left w:val="none" w:sz="0" w:space="0" w:color="auto"/>
        <w:bottom w:val="none" w:sz="0" w:space="0" w:color="auto"/>
        <w:right w:val="none" w:sz="0" w:space="0" w:color="auto"/>
      </w:divBdr>
    </w:div>
    <w:div w:id="246157198">
      <w:marLeft w:val="0"/>
      <w:marRight w:val="0"/>
      <w:marTop w:val="0"/>
      <w:marBottom w:val="0"/>
      <w:divBdr>
        <w:top w:val="none" w:sz="0" w:space="0" w:color="auto"/>
        <w:left w:val="none" w:sz="0" w:space="0" w:color="auto"/>
        <w:bottom w:val="none" w:sz="0" w:space="0" w:color="auto"/>
        <w:right w:val="none" w:sz="0" w:space="0" w:color="auto"/>
      </w:divBdr>
    </w:div>
    <w:div w:id="246303587">
      <w:marLeft w:val="0"/>
      <w:marRight w:val="0"/>
      <w:marTop w:val="0"/>
      <w:marBottom w:val="0"/>
      <w:divBdr>
        <w:top w:val="none" w:sz="0" w:space="0" w:color="auto"/>
        <w:left w:val="none" w:sz="0" w:space="0" w:color="auto"/>
        <w:bottom w:val="none" w:sz="0" w:space="0" w:color="auto"/>
        <w:right w:val="none" w:sz="0" w:space="0" w:color="auto"/>
      </w:divBdr>
    </w:div>
    <w:div w:id="246354160">
      <w:marLeft w:val="0"/>
      <w:marRight w:val="0"/>
      <w:marTop w:val="0"/>
      <w:marBottom w:val="0"/>
      <w:divBdr>
        <w:top w:val="none" w:sz="0" w:space="0" w:color="auto"/>
        <w:left w:val="none" w:sz="0" w:space="0" w:color="auto"/>
        <w:bottom w:val="none" w:sz="0" w:space="0" w:color="auto"/>
        <w:right w:val="none" w:sz="0" w:space="0" w:color="auto"/>
      </w:divBdr>
    </w:div>
    <w:div w:id="246421830">
      <w:marLeft w:val="0"/>
      <w:marRight w:val="0"/>
      <w:marTop w:val="0"/>
      <w:marBottom w:val="0"/>
      <w:divBdr>
        <w:top w:val="none" w:sz="0" w:space="0" w:color="auto"/>
        <w:left w:val="none" w:sz="0" w:space="0" w:color="auto"/>
        <w:bottom w:val="none" w:sz="0" w:space="0" w:color="auto"/>
        <w:right w:val="none" w:sz="0" w:space="0" w:color="auto"/>
      </w:divBdr>
    </w:div>
    <w:div w:id="246496725">
      <w:marLeft w:val="0"/>
      <w:marRight w:val="0"/>
      <w:marTop w:val="0"/>
      <w:marBottom w:val="0"/>
      <w:divBdr>
        <w:top w:val="none" w:sz="0" w:space="0" w:color="auto"/>
        <w:left w:val="none" w:sz="0" w:space="0" w:color="auto"/>
        <w:bottom w:val="none" w:sz="0" w:space="0" w:color="auto"/>
        <w:right w:val="none" w:sz="0" w:space="0" w:color="auto"/>
      </w:divBdr>
    </w:div>
    <w:div w:id="246614172">
      <w:marLeft w:val="0"/>
      <w:marRight w:val="0"/>
      <w:marTop w:val="0"/>
      <w:marBottom w:val="0"/>
      <w:divBdr>
        <w:top w:val="none" w:sz="0" w:space="0" w:color="auto"/>
        <w:left w:val="none" w:sz="0" w:space="0" w:color="auto"/>
        <w:bottom w:val="none" w:sz="0" w:space="0" w:color="auto"/>
        <w:right w:val="none" w:sz="0" w:space="0" w:color="auto"/>
      </w:divBdr>
    </w:div>
    <w:div w:id="246691580">
      <w:marLeft w:val="0"/>
      <w:marRight w:val="0"/>
      <w:marTop w:val="0"/>
      <w:marBottom w:val="0"/>
      <w:divBdr>
        <w:top w:val="none" w:sz="0" w:space="0" w:color="auto"/>
        <w:left w:val="none" w:sz="0" w:space="0" w:color="auto"/>
        <w:bottom w:val="none" w:sz="0" w:space="0" w:color="auto"/>
        <w:right w:val="none" w:sz="0" w:space="0" w:color="auto"/>
      </w:divBdr>
    </w:div>
    <w:div w:id="246696994">
      <w:marLeft w:val="0"/>
      <w:marRight w:val="0"/>
      <w:marTop w:val="0"/>
      <w:marBottom w:val="0"/>
      <w:divBdr>
        <w:top w:val="none" w:sz="0" w:space="0" w:color="auto"/>
        <w:left w:val="none" w:sz="0" w:space="0" w:color="auto"/>
        <w:bottom w:val="none" w:sz="0" w:space="0" w:color="auto"/>
        <w:right w:val="none" w:sz="0" w:space="0" w:color="auto"/>
      </w:divBdr>
    </w:div>
    <w:div w:id="246699285">
      <w:marLeft w:val="0"/>
      <w:marRight w:val="0"/>
      <w:marTop w:val="0"/>
      <w:marBottom w:val="0"/>
      <w:divBdr>
        <w:top w:val="none" w:sz="0" w:space="0" w:color="auto"/>
        <w:left w:val="none" w:sz="0" w:space="0" w:color="auto"/>
        <w:bottom w:val="none" w:sz="0" w:space="0" w:color="auto"/>
        <w:right w:val="none" w:sz="0" w:space="0" w:color="auto"/>
      </w:divBdr>
    </w:div>
    <w:div w:id="246840497">
      <w:marLeft w:val="0"/>
      <w:marRight w:val="0"/>
      <w:marTop w:val="0"/>
      <w:marBottom w:val="0"/>
      <w:divBdr>
        <w:top w:val="none" w:sz="0" w:space="0" w:color="auto"/>
        <w:left w:val="none" w:sz="0" w:space="0" w:color="auto"/>
        <w:bottom w:val="none" w:sz="0" w:space="0" w:color="auto"/>
        <w:right w:val="none" w:sz="0" w:space="0" w:color="auto"/>
      </w:divBdr>
    </w:div>
    <w:div w:id="246885274">
      <w:marLeft w:val="0"/>
      <w:marRight w:val="0"/>
      <w:marTop w:val="0"/>
      <w:marBottom w:val="0"/>
      <w:divBdr>
        <w:top w:val="none" w:sz="0" w:space="0" w:color="auto"/>
        <w:left w:val="none" w:sz="0" w:space="0" w:color="auto"/>
        <w:bottom w:val="none" w:sz="0" w:space="0" w:color="auto"/>
        <w:right w:val="none" w:sz="0" w:space="0" w:color="auto"/>
      </w:divBdr>
    </w:div>
    <w:div w:id="246885751">
      <w:bodyDiv w:val="1"/>
      <w:marLeft w:val="0"/>
      <w:marRight w:val="0"/>
      <w:marTop w:val="0"/>
      <w:marBottom w:val="0"/>
      <w:divBdr>
        <w:top w:val="none" w:sz="0" w:space="0" w:color="auto"/>
        <w:left w:val="none" w:sz="0" w:space="0" w:color="auto"/>
        <w:bottom w:val="none" w:sz="0" w:space="0" w:color="auto"/>
        <w:right w:val="none" w:sz="0" w:space="0" w:color="auto"/>
      </w:divBdr>
    </w:div>
    <w:div w:id="246961304">
      <w:marLeft w:val="0"/>
      <w:marRight w:val="0"/>
      <w:marTop w:val="0"/>
      <w:marBottom w:val="0"/>
      <w:divBdr>
        <w:top w:val="none" w:sz="0" w:space="0" w:color="auto"/>
        <w:left w:val="none" w:sz="0" w:space="0" w:color="auto"/>
        <w:bottom w:val="none" w:sz="0" w:space="0" w:color="auto"/>
        <w:right w:val="none" w:sz="0" w:space="0" w:color="auto"/>
      </w:divBdr>
    </w:div>
    <w:div w:id="247079639">
      <w:marLeft w:val="0"/>
      <w:marRight w:val="0"/>
      <w:marTop w:val="0"/>
      <w:marBottom w:val="0"/>
      <w:divBdr>
        <w:top w:val="none" w:sz="0" w:space="0" w:color="auto"/>
        <w:left w:val="none" w:sz="0" w:space="0" w:color="auto"/>
        <w:bottom w:val="none" w:sz="0" w:space="0" w:color="auto"/>
        <w:right w:val="none" w:sz="0" w:space="0" w:color="auto"/>
      </w:divBdr>
    </w:div>
    <w:div w:id="247084799">
      <w:marLeft w:val="0"/>
      <w:marRight w:val="0"/>
      <w:marTop w:val="0"/>
      <w:marBottom w:val="0"/>
      <w:divBdr>
        <w:top w:val="none" w:sz="0" w:space="0" w:color="auto"/>
        <w:left w:val="none" w:sz="0" w:space="0" w:color="auto"/>
        <w:bottom w:val="none" w:sz="0" w:space="0" w:color="auto"/>
        <w:right w:val="none" w:sz="0" w:space="0" w:color="auto"/>
      </w:divBdr>
    </w:div>
    <w:div w:id="247202080">
      <w:marLeft w:val="0"/>
      <w:marRight w:val="0"/>
      <w:marTop w:val="0"/>
      <w:marBottom w:val="0"/>
      <w:divBdr>
        <w:top w:val="none" w:sz="0" w:space="0" w:color="auto"/>
        <w:left w:val="none" w:sz="0" w:space="0" w:color="auto"/>
        <w:bottom w:val="none" w:sz="0" w:space="0" w:color="auto"/>
        <w:right w:val="none" w:sz="0" w:space="0" w:color="auto"/>
      </w:divBdr>
    </w:div>
    <w:div w:id="247228088">
      <w:marLeft w:val="0"/>
      <w:marRight w:val="0"/>
      <w:marTop w:val="0"/>
      <w:marBottom w:val="0"/>
      <w:divBdr>
        <w:top w:val="none" w:sz="0" w:space="0" w:color="auto"/>
        <w:left w:val="none" w:sz="0" w:space="0" w:color="auto"/>
        <w:bottom w:val="none" w:sz="0" w:space="0" w:color="auto"/>
        <w:right w:val="none" w:sz="0" w:space="0" w:color="auto"/>
      </w:divBdr>
    </w:div>
    <w:div w:id="247278315">
      <w:marLeft w:val="0"/>
      <w:marRight w:val="0"/>
      <w:marTop w:val="0"/>
      <w:marBottom w:val="0"/>
      <w:divBdr>
        <w:top w:val="none" w:sz="0" w:space="0" w:color="auto"/>
        <w:left w:val="none" w:sz="0" w:space="0" w:color="auto"/>
        <w:bottom w:val="none" w:sz="0" w:space="0" w:color="auto"/>
        <w:right w:val="none" w:sz="0" w:space="0" w:color="auto"/>
      </w:divBdr>
    </w:div>
    <w:div w:id="247420433">
      <w:marLeft w:val="0"/>
      <w:marRight w:val="0"/>
      <w:marTop w:val="0"/>
      <w:marBottom w:val="0"/>
      <w:divBdr>
        <w:top w:val="none" w:sz="0" w:space="0" w:color="auto"/>
        <w:left w:val="none" w:sz="0" w:space="0" w:color="auto"/>
        <w:bottom w:val="none" w:sz="0" w:space="0" w:color="auto"/>
        <w:right w:val="none" w:sz="0" w:space="0" w:color="auto"/>
      </w:divBdr>
    </w:div>
    <w:div w:id="247422561">
      <w:marLeft w:val="0"/>
      <w:marRight w:val="0"/>
      <w:marTop w:val="0"/>
      <w:marBottom w:val="0"/>
      <w:divBdr>
        <w:top w:val="none" w:sz="0" w:space="0" w:color="auto"/>
        <w:left w:val="none" w:sz="0" w:space="0" w:color="auto"/>
        <w:bottom w:val="none" w:sz="0" w:space="0" w:color="auto"/>
        <w:right w:val="none" w:sz="0" w:space="0" w:color="auto"/>
      </w:divBdr>
    </w:div>
    <w:div w:id="247422967">
      <w:marLeft w:val="0"/>
      <w:marRight w:val="0"/>
      <w:marTop w:val="0"/>
      <w:marBottom w:val="0"/>
      <w:divBdr>
        <w:top w:val="none" w:sz="0" w:space="0" w:color="auto"/>
        <w:left w:val="none" w:sz="0" w:space="0" w:color="auto"/>
        <w:bottom w:val="none" w:sz="0" w:space="0" w:color="auto"/>
        <w:right w:val="none" w:sz="0" w:space="0" w:color="auto"/>
      </w:divBdr>
    </w:div>
    <w:div w:id="247423188">
      <w:marLeft w:val="0"/>
      <w:marRight w:val="0"/>
      <w:marTop w:val="0"/>
      <w:marBottom w:val="0"/>
      <w:divBdr>
        <w:top w:val="none" w:sz="0" w:space="0" w:color="auto"/>
        <w:left w:val="none" w:sz="0" w:space="0" w:color="auto"/>
        <w:bottom w:val="none" w:sz="0" w:space="0" w:color="auto"/>
        <w:right w:val="none" w:sz="0" w:space="0" w:color="auto"/>
      </w:divBdr>
    </w:div>
    <w:div w:id="247495514">
      <w:marLeft w:val="0"/>
      <w:marRight w:val="0"/>
      <w:marTop w:val="0"/>
      <w:marBottom w:val="0"/>
      <w:divBdr>
        <w:top w:val="none" w:sz="0" w:space="0" w:color="auto"/>
        <w:left w:val="none" w:sz="0" w:space="0" w:color="auto"/>
        <w:bottom w:val="none" w:sz="0" w:space="0" w:color="auto"/>
        <w:right w:val="none" w:sz="0" w:space="0" w:color="auto"/>
      </w:divBdr>
    </w:div>
    <w:div w:id="247542267">
      <w:marLeft w:val="0"/>
      <w:marRight w:val="0"/>
      <w:marTop w:val="0"/>
      <w:marBottom w:val="0"/>
      <w:divBdr>
        <w:top w:val="none" w:sz="0" w:space="0" w:color="auto"/>
        <w:left w:val="none" w:sz="0" w:space="0" w:color="auto"/>
        <w:bottom w:val="none" w:sz="0" w:space="0" w:color="auto"/>
        <w:right w:val="none" w:sz="0" w:space="0" w:color="auto"/>
      </w:divBdr>
    </w:div>
    <w:div w:id="247614535">
      <w:marLeft w:val="0"/>
      <w:marRight w:val="0"/>
      <w:marTop w:val="0"/>
      <w:marBottom w:val="0"/>
      <w:divBdr>
        <w:top w:val="none" w:sz="0" w:space="0" w:color="auto"/>
        <w:left w:val="none" w:sz="0" w:space="0" w:color="auto"/>
        <w:bottom w:val="none" w:sz="0" w:space="0" w:color="auto"/>
        <w:right w:val="none" w:sz="0" w:space="0" w:color="auto"/>
      </w:divBdr>
    </w:div>
    <w:div w:id="247737438">
      <w:marLeft w:val="0"/>
      <w:marRight w:val="0"/>
      <w:marTop w:val="0"/>
      <w:marBottom w:val="0"/>
      <w:divBdr>
        <w:top w:val="none" w:sz="0" w:space="0" w:color="auto"/>
        <w:left w:val="none" w:sz="0" w:space="0" w:color="auto"/>
        <w:bottom w:val="none" w:sz="0" w:space="0" w:color="auto"/>
        <w:right w:val="none" w:sz="0" w:space="0" w:color="auto"/>
      </w:divBdr>
    </w:div>
    <w:div w:id="247808833">
      <w:marLeft w:val="0"/>
      <w:marRight w:val="0"/>
      <w:marTop w:val="0"/>
      <w:marBottom w:val="0"/>
      <w:divBdr>
        <w:top w:val="none" w:sz="0" w:space="0" w:color="auto"/>
        <w:left w:val="none" w:sz="0" w:space="0" w:color="auto"/>
        <w:bottom w:val="none" w:sz="0" w:space="0" w:color="auto"/>
        <w:right w:val="none" w:sz="0" w:space="0" w:color="auto"/>
      </w:divBdr>
    </w:div>
    <w:div w:id="247857954">
      <w:marLeft w:val="0"/>
      <w:marRight w:val="0"/>
      <w:marTop w:val="0"/>
      <w:marBottom w:val="0"/>
      <w:divBdr>
        <w:top w:val="none" w:sz="0" w:space="0" w:color="auto"/>
        <w:left w:val="none" w:sz="0" w:space="0" w:color="auto"/>
        <w:bottom w:val="none" w:sz="0" w:space="0" w:color="auto"/>
        <w:right w:val="none" w:sz="0" w:space="0" w:color="auto"/>
      </w:divBdr>
    </w:div>
    <w:div w:id="248202095">
      <w:marLeft w:val="0"/>
      <w:marRight w:val="0"/>
      <w:marTop w:val="0"/>
      <w:marBottom w:val="0"/>
      <w:divBdr>
        <w:top w:val="none" w:sz="0" w:space="0" w:color="auto"/>
        <w:left w:val="none" w:sz="0" w:space="0" w:color="auto"/>
        <w:bottom w:val="none" w:sz="0" w:space="0" w:color="auto"/>
        <w:right w:val="none" w:sz="0" w:space="0" w:color="auto"/>
      </w:divBdr>
    </w:div>
    <w:div w:id="248274474">
      <w:marLeft w:val="0"/>
      <w:marRight w:val="0"/>
      <w:marTop w:val="0"/>
      <w:marBottom w:val="0"/>
      <w:divBdr>
        <w:top w:val="none" w:sz="0" w:space="0" w:color="auto"/>
        <w:left w:val="none" w:sz="0" w:space="0" w:color="auto"/>
        <w:bottom w:val="none" w:sz="0" w:space="0" w:color="auto"/>
        <w:right w:val="none" w:sz="0" w:space="0" w:color="auto"/>
      </w:divBdr>
    </w:div>
    <w:div w:id="248466681">
      <w:marLeft w:val="0"/>
      <w:marRight w:val="0"/>
      <w:marTop w:val="0"/>
      <w:marBottom w:val="0"/>
      <w:divBdr>
        <w:top w:val="none" w:sz="0" w:space="0" w:color="auto"/>
        <w:left w:val="none" w:sz="0" w:space="0" w:color="auto"/>
        <w:bottom w:val="none" w:sz="0" w:space="0" w:color="auto"/>
        <w:right w:val="none" w:sz="0" w:space="0" w:color="auto"/>
      </w:divBdr>
    </w:div>
    <w:div w:id="248540904">
      <w:marLeft w:val="0"/>
      <w:marRight w:val="0"/>
      <w:marTop w:val="0"/>
      <w:marBottom w:val="0"/>
      <w:divBdr>
        <w:top w:val="none" w:sz="0" w:space="0" w:color="auto"/>
        <w:left w:val="none" w:sz="0" w:space="0" w:color="auto"/>
        <w:bottom w:val="none" w:sz="0" w:space="0" w:color="auto"/>
        <w:right w:val="none" w:sz="0" w:space="0" w:color="auto"/>
      </w:divBdr>
    </w:div>
    <w:div w:id="248585505">
      <w:marLeft w:val="0"/>
      <w:marRight w:val="0"/>
      <w:marTop w:val="0"/>
      <w:marBottom w:val="0"/>
      <w:divBdr>
        <w:top w:val="none" w:sz="0" w:space="0" w:color="auto"/>
        <w:left w:val="none" w:sz="0" w:space="0" w:color="auto"/>
        <w:bottom w:val="none" w:sz="0" w:space="0" w:color="auto"/>
        <w:right w:val="none" w:sz="0" w:space="0" w:color="auto"/>
      </w:divBdr>
    </w:div>
    <w:div w:id="248588895">
      <w:marLeft w:val="0"/>
      <w:marRight w:val="0"/>
      <w:marTop w:val="0"/>
      <w:marBottom w:val="0"/>
      <w:divBdr>
        <w:top w:val="none" w:sz="0" w:space="0" w:color="auto"/>
        <w:left w:val="none" w:sz="0" w:space="0" w:color="auto"/>
        <w:bottom w:val="none" w:sz="0" w:space="0" w:color="auto"/>
        <w:right w:val="none" w:sz="0" w:space="0" w:color="auto"/>
      </w:divBdr>
    </w:div>
    <w:div w:id="248661799">
      <w:bodyDiv w:val="1"/>
      <w:marLeft w:val="0"/>
      <w:marRight w:val="0"/>
      <w:marTop w:val="0"/>
      <w:marBottom w:val="0"/>
      <w:divBdr>
        <w:top w:val="none" w:sz="0" w:space="0" w:color="auto"/>
        <w:left w:val="none" w:sz="0" w:space="0" w:color="auto"/>
        <w:bottom w:val="none" w:sz="0" w:space="0" w:color="auto"/>
        <w:right w:val="none" w:sz="0" w:space="0" w:color="auto"/>
      </w:divBdr>
    </w:div>
    <w:div w:id="248737733">
      <w:marLeft w:val="0"/>
      <w:marRight w:val="0"/>
      <w:marTop w:val="0"/>
      <w:marBottom w:val="0"/>
      <w:divBdr>
        <w:top w:val="none" w:sz="0" w:space="0" w:color="auto"/>
        <w:left w:val="none" w:sz="0" w:space="0" w:color="auto"/>
        <w:bottom w:val="none" w:sz="0" w:space="0" w:color="auto"/>
        <w:right w:val="none" w:sz="0" w:space="0" w:color="auto"/>
      </w:divBdr>
    </w:div>
    <w:div w:id="248739376">
      <w:marLeft w:val="0"/>
      <w:marRight w:val="0"/>
      <w:marTop w:val="0"/>
      <w:marBottom w:val="0"/>
      <w:divBdr>
        <w:top w:val="none" w:sz="0" w:space="0" w:color="auto"/>
        <w:left w:val="none" w:sz="0" w:space="0" w:color="auto"/>
        <w:bottom w:val="none" w:sz="0" w:space="0" w:color="auto"/>
        <w:right w:val="none" w:sz="0" w:space="0" w:color="auto"/>
      </w:divBdr>
    </w:div>
    <w:div w:id="248928068">
      <w:marLeft w:val="0"/>
      <w:marRight w:val="0"/>
      <w:marTop w:val="0"/>
      <w:marBottom w:val="0"/>
      <w:divBdr>
        <w:top w:val="none" w:sz="0" w:space="0" w:color="auto"/>
        <w:left w:val="none" w:sz="0" w:space="0" w:color="auto"/>
        <w:bottom w:val="none" w:sz="0" w:space="0" w:color="auto"/>
        <w:right w:val="none" w:sz="0" w:space="0" w:color="auto"/>
      </w:divBdr>
    </w:div>
    <w:div w:id="248933355">
      <w:marLeft w:val="0"/>
      <w:marRight w:val="0"/>
      <w:marTop w:val="0"/>
      <w:marBottom w:val="0"/>
      <w:divBdr>
        <w:top w:val="none" w:sz="0" w:space="0" w:color="auto"/>
        <w:left w:val="none" w:sz="0" w:space="0" w:color="auto"/>
        <w:bottom w:val="none" w:sz="0" w:space="0" w:color="auto"/>
        <w:right w:val="none" w:sz="0" w:space="0" w:color="auto"/>
      </w:divBdr>
    </w:div>
    <w:div w:id="248973677">
      <w:marLeft w:val="0"/>
      <w:marRight w:val="0"/>
      <w:marTop w:val="0"/>
      <w:marBottom w:val="0"/>
      <w:divBdr>
        <w:top w:val="none" w:sz="0" w:space="0" w:color="auto"/>
        <w:left w:val="none" w:sz="0" w:space="0" w:color="auto"/>
        <w:bottom w:val="none" w:sz="0" w:space="0" w:color="auto"/>
        <w:right w:val="none" w:sz="0" w:space="0" w:color="auto"/>
      </w:divBdr>
    </w:div>
    <w:div w:id="249121268">
      <w:marLeft w:val="0"/>
      <w:marRight w:val="0"/>
      <w:marTop w:val="0"/>
      <w:marBottom w:val="0"/>
      <w:divBdr>
        <w:top w:val="none" w:sz="0" w:space="0" w:color="auto"/>
        <w:left w:val="none" w:sz="0" w:space="0" w:color="auto"/>
        <w:bottom w:val="none" w:sz="0" w:space="0" w:color="auto"/>
        <w:right w:val="none" w:sz="0" w:space="0" w:color="auto"/>
      </w:divBdr>
    </w:div>
    <w:div w:id="249124681">
      <w:marLeft w:val="0"/>
      <w:marRight w:val="0"/>
      <w:marTop w:val="0"/>
      <w:marBottom w:val="0"/>
      <w:divBdr>
        <w:top w:val="none" w:sz="0" w:space="0" w:color="auto"/>
        <w:left w:val="none" w:sz="0" w:space="0" w:color="auto"/>
        <w:bottom w:val="none" w:sz="0" w:space="0" w:color="auto"/>
        <w:right w:val="none" w:sz="0" w:space="0" w:color="auto"/>
      </w:divBdr>
    </w:div>
    <w:div w:id="249236846">
      <w:marLeft w:val="0"/>
      <w:marRight w:val="0"/>
      <w:marTop w:val="0"/>
      <w:marBottom w:val="0"/>
      <w:divBdr>
        <w:top w:val="none" w:sz="0" w:space="0" w:color="auto"/>
        <w:left w:val="none" w:sz="0" w:space="0" w:color="auto"/>
        <w:bottom w:val="none" w:sz="0" w:space="0" w:color="auto"/>
        <w:right w:val="none" w:sz="0" w:space="0" w:color="auto"/>
      </w:divBdr>
    </w:div>
    <w:div w:id="249239805">
      <w:marLeft w:val="0"/>
      <w:marRight w:val="0"/>
      <w:marTop w:val="0"/>
      <w:marBottom w:val="0"/>
      <w:divBdr>
        <w:top w:val="none" w:sz="0" w:space="0" w:color="auto"/>
        <w:left w:val="none" w:sz="0" w:space="0" w:color="auto"/>
        <w:bottom w:val="none" w:sz="0" w:space="0" w:color="auto"/>
        <w:right w:val="none" w:sz="0" w:space="0" w:color="auto"/>
      </w:divBdr>
    </w:div>
    <w:div w:id="249313964">
      <w:marLeft w:val="0"/>
      <w:marRight w:val="0"/>
      <w:marTop w:val="0"/>
      <w:marBottom w:val="0"/>
      <w:divBdr>
        <w:top w:val="none" w:sz="0" w:space="0" w:color="auto"/>
        <w:left w:val="none" w:sz="0" w:space="0" w:color="auto"/>
        <w:bottom w:val="none" w:sz="0" w:space="0" w:color="auto"/>
        <w:right w:val="none" w:sz="0" w:space="0" w:color="auto"/>
      </w:divBdr>
    </w:div>
    <w:div w:id="249315969">
      <w:marLeft w:val="0"/>
      <w:marRight w:val="0"/>
      <w:marTop w:val="0"/>
      <w:marBottom w:val="0"/>
      <w:divBdr>
        <w:top w:val="none" w:sz="0" w:space="0" w:color="auto"/>
        <w:left w:val="none" w:sz="0" w:space="0" w:color="auto"/>
        <w:bottom w:val="none" w:sz="0" w:space="0" w:color="auto"/>
        <w:right w:val="none" w:sz="0" w:space="0" w:color="auto"/>
      </w:divBdr>
    </w:div>
    <w:div w:id="249437118">
      <w:marLeft w:val="0"/>
      <w:marRight w:val="0"/>
      <w:marTop w:val="0"/>
      <w:marBottom w:val="0"/>
      <w:divBdr>
        <w:top w:val="none" w:sz="0" w:space="0" w:color="auto"/>
        <w:left w:val="none" w:sz="0" w:space="0" w:color="auto"/>
        <w:bottom w:val="none" w:sz="0" w:space="0" w:color="auto"/>
        <w:right w:val="none" w:sz="0" w:space="0" w:color="auto"/>
      </w:divBdr>
    </w:div>
    <w:div w:id="249628889">
      <w:marLeft w:val="0"/>
      <w:marRight w:val="0"/>
      <w:marTop w:val="0"/>
      <w:marBottom w:val="0"/>
      <w:divBdr>
        <w:top w:val="none" w:sz="0" w:space="0" w:color="auto"/>
        <w:left w:val="none" w:sz="0" w:space="0" w:color="auto"/>
        <w:bottom w:val="none" w:sz="0" w:space="0" w:color="auto"/>
        <w:right w:val="none" w:sz="0" w:space="0" w:color="auto"/>
      </w:divBdr>
    </w:div>
    <w:div w:id="249776300">
      <w:marLeft w:val="0"/>
      <w:marRight w:val="0"/>
      <w:marTop w:val="0"/>
      <w:marBottom w:val="0"/>
      <w:divBdr>
        <w:top w:val="none" w:sz="0" w:space="0" w:color="auto"/>
        <w:left w:val="none" w:sz="0" w:space="0" w:color="auto"/>
        <w:bottom w:val="none" w:sz="0" w:space="0" w:color="auto"/>
        <w:right w:val="none" w:sz="0" w:space="0" w:color="auto"/>
      </w:divBdr>
    </w:div>
    <w:div w:id="249782040">
      <w:marLeft w:val="0"/>
      <w:marRight w:val="0"/>
      <w:marTop w:val="0"/>
      <w:marBottom w:val="0"/>
      <w:divBdr>
        <w:top w:val="none" w:sz="0" w:space="0" w:color="auto"/>
        <w:left w:val="none" w:sz="0" w:space="0" w:color="auto"/>
        <w:bottom w:val="none" w:sz="0" w:space="0" w:color="auto"/>
        <w:right w:val="none" w:sz="0" w:space="0" w:color="auto"/>
      </w:divBdr>
    </w:div>
    <w:div w:id="249896476">
      <w:bodyDiv w:val="1"/>
      <w:marLeft w:val="0"/>
      <w:marRight w:val="0"/>
      <w:marTop w:val="0"/>
      <w:marBottom w:val="0"/>
      <w:divBdr>
        <w:top w:val="none" w:sz="0" w:space="0" w:color="auto"/>
        <w:left w:val="none" w:sz="0" w:space="0" w:color="auto"/>
        <w:bottom w:val="none" w:sz="0" w:space="0" w:color="auto"/>
        <w:right w:val="none" w:sz="0" w:space="0" w:color="auto"/>
      </w:divBdr>
    </w:div>
    <w:div w:id="249898087">
      <w:marLeft w:val="0"/>
      <w:marRight w:val="0"/>
      <w:marTop w:val="0"/>
      <w:marBottom w:val="0"/>
      <w:divBdr>
        <w:top w:val="none" w:sz="0" w:space="0" w:color="auto"/>
        <w:left w:val="none" w:sz="0" w:space="0" w:color="auto"/>
        <w:bottom w:val="none" w:sz="0" w:space="0" w:color="auto"/>
        <w:right w:val="none" w:sz="0" w:space="0" w:color="auto"/>
      </w:divBdr>
    </w:div>
    <w:div w:id="249898866">
      <w:marLeft w:val="0"/>
      <w:marRight w:val="0"/>
      <w:marTop w:val="0"/>
      <w:marBottom w:val="0"/>
      <w:divBdr>
        <w:top w:val="none" w:sz="0" w:space="0" w:color="auto"/>
        <w:left w:val="none" w:sz="0" w:space="0" w:color="auto"/>
        <w:bottom w:val="none" w:sz="0" w:space="0" w:color="auto"/>
        <w:right w:val="none" w:sz="0" w:space="0" w:color="auto"/>
      </w:divBdr>
    </w:div>
    <w:div w:id="249967489">
      <w:marLeft w:val="0"/>
      <w:marRight w:val="0"/>
      <w:marTop w:val="0"/>
      <w:marBottom w:val="0"/>
      <w:divBdr>
        <w:top w:val="none" w:sz="0" w:space="0" w:color="auto"/>
        <w:left w:val="none" w:sz="0" w:space="0" w:color="auto"/>
        <w:bottom w:val="none" w:sz="0" w:space="0" w:color="auto"/>
        <w:right w:val="none" w:sz="0" w:space="0" w:color="auto"/>
      </w:divBdr>
    </w:div>
    <w:div w:id="249968974">
      <w:marLeft w:val="0"/>
      <w:marRight w:val="0"/>
      <w:marTop w:val="0"/>
      <w:marBottom w:val="0"/>
      <w:divBdr>
        <w:top w:val="none" w:sz="0" w:space="0" w:color="auto"/>
        <w:left w:val="none" w:sz="0" w:space="0" w:color="auto"/>
        <w:bottom w:val="none" w:sz="0" w:space="0" w:color="auto"/>
        <w:right w:val="none" w:sz="0" w:space="0" w:color="auto"/>
      </w:divBdr>
    </w:div>
    <w:div w:id="249975216">
      <w:marLeft w:val="0"/>
      <w:marRight w:val="0"/>
      <w:marTop w:val="0"/>
      <w:marBottom w:val="0"/>
      <w:divBdr>
        <w:top w:val="none" w:sz="0" w:space="0" w:color="auto"/>
        <w:left w:val="none" w:sz="0" w:space="0" w:color="auto"/>
        <w:bottom w:val="none" w:sz="0" w:space="0" w:color="auto"/>
        <w:right w:val="none" w:sz="0" w:space="0" w:color="auto"/>
      </w:divBdr>
    </w:div>
    <w:div w:id="250042864">
      <w:marLeft w:val="0"/>
      <w:marRight w:val="0"/>
      <w:marTop w:val="0"/>
      <w:marBottom w:val="0"/>
      <w:divBdr>
        <w:top w:val="none" w:sz="0" w:space="0" w:color="auto"/>
        <w:left w:val="none" w:sz="0" w:space="0" w:color="auto"/>
        <w:bottom w:val="none" w:sz="0" w:space="0" w:color="auto"/>
        <w:right w:val="none" w:sz="0" w:space="0" w:color="auto"/>
      </w:divBdr>
    </w:div>
    <w:div w:id="250091979">
      <w:marLeft w:val="0"/>
      <w:marRight w:val="0"/>
      <w:marTop w:val="0"/>
      <w:marBottom w:val="0"/>
      <w:divBdr>
        <w:top w:val="none" w:sz="0" w:space="0" w:color="auto"/>
        <w:left w:val="none" w:sz="0" w:space="0" w:color="auto"/>
        <w:bottom w:val="none" w:sz="0" w:space="0" w:color="auto"/>
        <w:right w:val="none" w:sz="0" w:space="0" w:color="auto"/>
      </w:divBdr>
    </w:div>
    <w:div w:id="250117862">
      <w:marLeft w:val="0"/>
      <w:marRight w:val="0"/>
      <w:marTop w:val="0"/>
      <w:marBottom w:val="0"/>
      <w:divBdr>
        <w:top w:val="none" w:sz="0" w:space="0" w:color="auto"/>
        <w:left w:val="none" w:sz="0" w:space="0" w:color="auto"/>
        <w:bottom w:val="none" w:sz="0" w:space="0" w:color="auto"/>
        <w:right w:val="none" w:sz="0" w:space="0" w:color="auto"/>
      </w:divBdr>
    </w:div>
    <w:div w:id="250235180">
      <w:marLeft w:val="0"/>
      <w:marRight w:val="0"/>
      <w:marTop w:val="0"/>
      <w:marBottom w:val="0"/>
      <w:divBdr>
        <w:top w:val="none" w:sz="0" w:space="0" w:color="auto"/>
        <w:left w:val="none" w:sz="0" w:space="0" w:color="auto"/>
        <w:bottom w:val="none" w:sz="0" w:space="0" w:color="auto"/>
        <w:right w:val="none" w:sz="0" w:space="0" w:color="auto"/>
      </w:divBdr>
    </w:div>
    <w:div w:id="250236262">
      <w:marLeft w:val="0"/>
      <w:marRight w:val="0"/>
      <w:marTop w:val="0"/>
      <w:marBottom w:val="0"/>
      <w:divBdr>
        <w:top w:val="none" w:sz="0" w:space="0" w:color="auto"/>
        <w:left w:val="none" w:sz="0" w:space="0" w:color="auto"/>
        <w:bottom w:val="none" w:sz="0" w:space="0" w:color="auto"/>
        <w:right w:val="none" w:sz="0" w:space="0" w:color="auto"/>
      </w:divBdr>
    </w:div>
    <w:div w:id="250546980">
      <w:marLeft w:val="0"/>
      <w:marRight w:val="0"/>
      <w:marTop w:val="0"/>
      <w:marBottom w:val="0"/>
      <w:divBdr>
        <w:top w:val="none" w:sz="0" w:space="0" w:color="auto"/>
        <w:left w:val="none" w:sz="0" w:space="0" w:color="auto"/>
        <w:bottom w:val="none" w:sz="0" w:space="0" w:color="auto"/>
        <w:right w:val="none" w:sz="0" w:space="0" w:color="auto"/>
      </w:divBdr>
    </w:div>
    <w:div w:id="250551596">
      <w:marLeft w:val="0"/>
      <w:marRight w:val="0"/>
      <w:marTop w:val="0"/>
      <w:marBottom w:val="0"/>
      <w:divBdr>
        <w:top w:val="none" w:sz="0" w:space="0" w:color="auto"/>
        <w:left w:val="none" w:sz="0" w:space="0" w:color="auto"/>
        <w:bottom w:val="none" w:sz="0" w:space="0" w:color="auto"/>
        <w:right w:val="none" w:sz="0" w:space="0" w:color="auto"/>
      </w:divBdr>
    </w:div>
    <w:div w:id="250552445">
      <w:marLeft w:val="0"/>
      <w:marRight w:val="0"/>
      <w:marTop w:val="0"/>
      <w:marBottom w:val="0"/>
      <w:divBdr>
        <w:top w:val="none" w:sz="0" w:space="0" w:color="auto"/>
        <w:left w:val="none" w:sz="0" w:space="0" w:color="auto"/>
        <w:bottom w:val="none" w:sz="0" w:space="0" w:color="auto"/>
        <w:right w:val="none" w:sz="0" w:space="0" w:color="auto"/>
      </w:divBdr>
    </w:div>
    <w:div w:id="250554633">
      <w:marLeft w:val="0"/>
      <w:marRight w:val="0"/>
      <w:marTop w:val="0"/>
      <w:marBottom w:val="0"/>
      <w:divBdr>
        <w:top w:val="none" w:sz="0" w:space="0" w:color="auto"/>
        <w:left w:val="none" w:sz="0" w:space="0" w:color="auto"/>
        <w:bottom w:val="none" w:sz="0" w:space="0" w:color="auto"/>
        <w:right w:val="none" w:sz="0" w:space="0" w:color="auto"/>
      </w:divBdr>
    </w:div>
    <w:div w:id="250625284">
      <w:marLeft w:val="0"/>
      <w:marRight w:val="0"/>
      <w:marTop w:val="0"/>
      <w:marBottom w:val="0"/>
      <w:divBdr>
        <w:top w:val="none" w:sz="0" w:space="0" w:color="auto"/>
        <w:left w:val="none" w:sz="0" w:space="0" w:color="auto"/>
        <w:bottom w:val="none" w:sz="0" w:space="0" w:color="auto"/>
        <w:right w:val="none" w:sz="0" w:space="0" w:color="auto"/>
      </w:divBdr>
    </w:div>
    <w:div w:id="250626864">
      <w:marLeft w:val="0"/>
      <w:marRight w:val="0"/>
      <w:marTop w:val="0"/>
      <w:marBottom w:val="0"/>
      <w:divBdr>
        <w:top w:val="none" w:sz="0" w:space="0" w:color="auto"/>
        <w:left w:val="none" w:sz="0" w:space="0" w:color="auto"/>
        <w:bottom w:val="none" w:sz="0" w:space="0" w:color="auto"/>
        <w:right w:val="none" w:sz="0" w:space="0" w:color="auto"/>
      </w:divBdr>
    </w:div>
    <w:div w:id="250701635">
      <w:marLeft w:val="0"/>
      <w:marRight w:val="0"/>
      <w:marTop w:val="0"/>
      <w:marBottom w:val="0"/>
      <w:divBdr>
        <w:top w:val="none" w:sz="0" w:space="0" w:color="auto"/>
        <w:left w:val="none" w:sz="0" w:space="0" w:color="auto"/>
        <w:bottom w:val="none" w:sz="0" w:space="0" w:color="auto"/>
        <w:right w:val="none" w:sz="0" w:space="0" w:color="auto"/>
      </w:divBdr>
    </w:div>
    <w:div w:id="250705245">
      <w:marLeft w:val="0"/>
      <w:marRight w:val="0"/>
      <w:marTop w:val="0"/>
      <w:marBottom w:val="0"/>
      <w:divBdr>
        <w:top w:val="none" w:sz="0" w:space="0" w:color="auto"/>
        <w:left w:val="none" w:sz="0" w:space="0" w:color="auto"/>
        <w:bottom w:val="none" w:sz="0" w:space="0" w:color="auto"/>
        <w:right w:val="none" w:sz="0" w:space="0" w:color="auto"/>
      </w:divBdr>
    </w:div>
    <w:div w:id="250968469">
      <w:marLeft w:val="0"/>
      <w:marRight w:val="0"/>
      <w:marTop w:val="0"/>
      <w:marBottom w:val="0"/>
      <w:divBdr>
        <w:top w:val="none" w:sz="0" w:space="0" w:color="auto"/>
        <w:left w:val="none" w:sz="0" w:space="0" w:color="auto"/>
        <w:bottom w:val="none" w:sz="0" w:space="0" w:color="auto"/>
        <w:right w:val="none" w:sz="0" w:space="0" w:color="auto"/>
      </w:divBdr>
    </w:div>
    <w:div w:id="251010200">
      <w:marLeft w:val="0"/>
      <w:marRight w:val="0"/>
      <w:marTop w:val="0"/>
      <w:marBottom w:val="0"/>
      <w:divBdr>
        <w:top w:val="none" w:sz="0" w:space="0" w:color="auto"/>
        <w:left w:val="none" w:sz="0" w:space="0" w:color="auto"/>
        <w:bottom w:val="none" w:sz="0" w:space="0" w:color="auto"/>
        <w:right w:val="none" w:sz="0" w:space="0" w:color="auto"/>
      </w:divBdr>
    </w:div>
    <w:div w:id="251011253">
      <w:marLeft w:val="0"/>
      <w:marRight w:val="0"/>
      <w:marTop w:val="0"/>
      <w:marBottom w:val="0"/>
      <w:divBdr>
        <w:top w:val="none" w:sz="0" w:space="0" w:color="auto"/>
        <w:left w:val="none" w:sz="0" w:space="0" w:color="auto"/>
        <w:bottom w:val="none" w:sz="0" w:space="0" w:color="auto"/>
        <w:right w:val="none" w:sz="0" w:space="0" w:color="auto"/>
      </w:divBdr>
    </w:div>
    <w:div w:id="251091694">
      <w:marLeft w:val="0"/>
      <w:marRight w:val="0"/>
      <w:marTop w:val="0"/>
      <w:marBottom w:val="0"/>
      <w:divBdr>
        <w:top w:val="none" w:sz="0" w:space="0" w:color="auto"/>
        <w:left w:val="none" w:sz="0" w:space="0" w:color="auto"/>
        <w:bottom w:val="none" w:sz="0" w:space="0" w:color="auto"/>
        <w:right w:val="none" w:sz="0" w:space="0" w:color="auto"/>
      </w:divBdr>
    </w:div>
    <w:div w:id="251355690">
      <w:marLeft w:val="0"/>
      <w:marRight w:val="0"/>
      <w:marTop w:val="0"/>
      <w:marBottom w:val="0"/>
      <w:divBdr>
        <w:top w:val="none" w:sz="0" w:space="0" w:color="auto"/>
        <w:left w:val="none" w:sz="0" w:space="0" w:color="auto"/>
        <w:bottom w:val="none" w:sz="0" w:space="0" w:color="auto"/>
        <w:right w:val="none" w:sz="0" w:space="0" w:color="auto"/>
      </w:divBdr>
    </w:div>
    <w:div w:id="251476710">
      <w:marLeft w:val="0"/>
      <w:marRight w:val="0"/>
      <w:marTop w:val="0"/>
      <w:marBottom w:val="0"/>
      <w:divBdr>
        <w:top w:val="none" w:sz="0" w:space="0" w:color="auto"/>
        <w:left w:val="none" w:sz="0" w:space="0" w:color="auto"/>
        <w:bottom w:val="none" w:sz="0" w:space="0" w:color="auto"/>
        <w:right w:val="none" w:sz="0" w:space="0" w:color="auto"/>
      </w:divBdr>
    </w:div>
    <w:div w:id="251593849">
      <w:marLeft w:val="0"/>
      <w:marRight w:val="0"/>
      <w:marTop w:val="0"/>
      <w:marBottom w:val="0"/>
      <w:divBdr>
        <w:top w:val="none" w:sz="0" w:space="0" w:color="auto"/>
        <w:left w:val="none" w:sz="0" w:space="0" w:color="auto"/>
        <w:bottom w:val="none" w:sz="0" w:space="0" w:color="auto"/>
        <w:right w:val="none" w:sz="0" w:space="0" w:color="auto"/>
      </w:divBdr>
    </w:div>
    <w:div w:id="251623467">
      <w:marLeft w:val="0"/>
      <w:marRight w:val="0"/>
      <w:marTop w:val="0"/>
      <w:marBottom w:val="0"/>
      <w:divBdr>
        <w:top w:val="none" w:sz="0" w:space="0" w:color="auto"/>
        <w:left w:val="none" w:sz="0" w:space="0" w:color="auto"/>
        <w:bottom w:val="none" w:sz="0" w:space="0" w:color="auto"/>
        <w:right w:val="none" w:sz="0" w:space="0" w:color="auto"/>
      </w:divBdr>
    </w:div>
    <w:div w:id="251624352">
      <w:marLeft w:val="0"/>
      <w:marRight w:val="0"/>
      <w:marTop w:val="0"/>
      <w:marBottom w:val="0"/>
      <w:divBdr>
        <w:top w:val="none" w:sz="0" w:space="0" w:color="auto"/>
        <w:left w:val="none" w:sz="0" w:space="0" w:color="auto"/>
        <w:bottom w:val="none" w:sz="0" w:space="0" w:color="auto"/>
        <w:right w:val="none" w:sz="0" w:space="0" w:color="auto"/>
      </w:divBdr>
    </w:div>
    <w:div w:id="251669274">
      <w:marLeft w:val="0"/>
      <w:marRight w:val="0"/>
      <w:marTop w:val="0"/>
      <w:marBottom w:val="0"/>
      <w:divBdr>
        <w:top w:val="none" w:sz="0" w:space="0" w:color="auto"/>
        <w:left w:val="none" w:sz="0" w:space="0" w:color="auto"/>
        <w:bottom w:val="none" w:sz="0" w:space="0" w:color="auto"/>
        <w:right w:val="none" w:sz="0" w:space="0" w:color="auto"/>
      </w:divBdr>
    </w:div>
    <w:div w:id="251745733">
      <w:marLeft w:val="0"/>
      <w:marRight w:val="0"/>
      <w:marTop w:val="0"/>
      <w:marBottom w:val="0"/>
      <w:divBdr>
        <w:top w:val="none" w:sz="0" w:space="0" w:color="auto"/>
        <w:left w:val="none" w:sz="0" w:space="0" w:color="auto"/>
        <w:bottom w:val="none" w:sz="0" w:space="0" w:color="auto"/>
        <w:right w:val="none" w:sz="0" w:space="0" w:color="auto"/>
      </w:divBdr>
    </w:div>
    <w:div w:id="251937175">
      <w:marLeft w:val="0"/>
      <w:marRight w:val="0"/>
      <w:marTop w:val="0"/>
      <w:marBottom w:val="0"/>
      <w:divBdr>
        <w:top w:val="none" w:sz="0" w:space="0" w:color="auto"/>
        <w:left w:val="none" w:sz="0" w:space="0" w:color="auto"/>
        <w:bottom w:val="none" w:sz="0" w:space="0" w:color="auto"/>
        <w:right w:val="none" w:sz="0" w:space="0" w:color="auto"/>
      </w:divBdr>
    </w:div>
    <w:div w:id="252054123">
      <w:marLeft w:val="0"/>
      <w:marRight w:val="0"/>
      <w:marTop w:val="0"/>
      <w:marBottom w:val="0"/>
      <w:divBdr>
        <w:top w:val="none" w:sz="0" w:space="0" w:color="auto"/>
        <w:left w:val="none" w:sz="0" w:space="0" w:color="auto"/>
        <w:bottom w:val="none" w:sz="0" w:space="0" w:color="auto"/>
        <w:right w:val="none" w:sz="0" w:space="0" w:color="auto"/>
      </w:divBdr>
    </w:div>
    <w:div w:id="252278669">
      <w:marLeft w:val="0"/>
      <w:marRight w:val="0"/>
      <w:marTop w:val="0"/>
      <w:marBottom w:val="0"/>
      <w:divBdr>
        <w:top w:val="none" w:sz="0" w:space="0" w:color="auto"/>
        <w:left w:val="none" w:sz="0" w:space="0" w:color="auto"/>
        <w:bottom w:val="none" w:sz="0" w:space="0" w:color="auto"/>
        <w:right w:val="none" w:sz="0" w:space="0" w:color="auto"/>
      </w:divBdr>
    </w:div>
    <w:div w:id="252280492">
      <w:marLeft w:val="0"/>
      <w:marRight w:val="0"/>
      <w:marTop w:val="0"/>
      <w:marBottom w:val="0"/>
      <w:divBdr>
        <w:top w:val="none" w:sz="0" w:space="0" w:color="auto"/>
        <w:left w:val="none" w:sz="0" w:space="0" w:color="auto"/>
        <w:bottom w:val="none" w:sz="0" w:space="0" w:color="auto"/>
        <w:right w:val="none" w:sz="0" w:space="0" w:color="auto"/>
      </w:divBdr>
    </w:div>
    <w:div w:id="252321495">
      <w:marLeft w:val="0"/>
      <w:marRight w:val="0"/>
      <w:marTop w:val="0"/>
      <w:marBottom w:val="0"/>
      <w:divBdr>
        <w:top w:val="none" w:sz="0" w:space="0" w:color="auto"/>
        <w:left w:val="none" w:sz="0" w:space="0" w:color="auto"/>
        <w:bottom w:val="none" w:sz="0" w:space="0" w:color="auto"/>
        <w:right w:val="none" w:sz="0" w:space="0" w:color="auto"/>
      </w:divBdr>
    </w:div>
    <w:div w:id="252394391">
      <w:marLeft w:val="0"/>
      <w:marRight w:val="0"/>
      <w:marTop w:val="0"/>
      <w:marBottom w:val="0"/>
      <w:divBdr>
        <w:top w:val="none" w:sz="0" w:space="0" w:color="auto"/>
        <w:left w:val="none" w:sz="0" w:space="0" w:color="auto"/>
        <w:bottom w:val="none" w:sz="0" w:space="0" w:color="auto"/>
        <w:right w:val="none" w:sz="0" w:space="0" w:color="auto"/>
      </w:divBdr>
    </w:div>
    <w:div w:id="252472106">
      <w:bodyDiv w:val="1"/>
      <w:marLeft w:val="0"/>
      <w:marRight w:val="0"/>
      <w:marTop w:val="0"/>
      <w:marBottom w:val="0"/>
      <w:divBdr>
        <w:top w:val="none" w:sz="0" w:space="0" w:color="auto"/>
        <w:left w:val="none" w:sz="0" w:space="0" w:color="auto"/>
        <w:bottom w:val="none" w:sz="0" w:space="0" w:color="auto"/>
        <w:right w:val="none" w:sz="0" w:space="0" w:color="auto"/>
      </w:divBdr>
    </w:div>
    <w:div w:id="252474357">
      <w:bodyDiv w:val="1"/>
      <w:marLeft w:val="0"/>
      <w:marRight w:val="0"/>
      <w:marTop w:val="0"/>
      <w:marBottom w:val="0"/>
      <w:divBdr>
        <w:top w:val="none" w:sz="0" w:space="0" w:color="auto"/>
        <w:left w:val="none" w:sz="0" w:space="0" w:color="auto"/>
        <w:bottom w:val="none" w:sz="0" w:space="0" w:color="auto"/>
        <w:right w:val="none" w:sz="0" w:space="0" w:color="auto"/>
      </w:divBdr>
    </w:div>
    <w:div w:id="252475274">
      <w:marLeft w:val="0"/>
      <w:marRight w:val="0"/>
      <w:marTop w:val="0"/>
      <w:marBottom w:val="0"/>
      <w:divBdr>
        <w:top w:val="none" w:sz="0" w:space="0" w:color="auto"/>
        <w:left w:val="none" w:sz="0" w:space="0" w:color="auto"/>
        <w:bottom w:val="none" w:sz="0" w:space="0" w:color="auto"/>
        <w:right w:val="none" w:sz="0" w:space="0" w:color="auto"/>
      </w:divBdr>
    </w:div>
    <w:div w:id="252512706">
      <w:marLeft w:val="0"/>
      <w:marRight w:val="0"/>
      <w:marTop w:val="0"/>
      <w:marBottom w:val="0"/>
      <w:divBdr>
        <w:top w:val="none" w:sz="0" w:space="0" w:color="auto"/>
        <w:left w:val="none" w:sz="0" w:space="0" w:color="auto"/>
        <w:bottom w:val="none" w:sz="0" w:space="0" w:color="auto"/>
        <w:right w:val="none" w:sz="0" w:space="0" w:color="auto"/>
      </w:divBdr>
    </w:div>
    <w:div w:id="252590141">
      <w:marLeft w:val="0"/>
      <w:marRight w:val="0"/>
      <w:marTop w:val="0"/>
      <w:marBottom w:val="0"/>
      <w:divBdr>
        <w:top w:val="none" w:sz="0" w:space="0" w:color="auto"/>
        <w:left w:val="none" w:sz="0" w:space="0" w:color="auto"/>
        <w:bottom w:val="none" w:sz="0" w:space="0" w:color="auto"/>
        <w:right w:val="none" w:sz="0" w:space="0" w:color="auto"/>
      </w:divBdr>
    </w:div>
    <w:div w:id="252739043">
      <w:marLeft w:val="0"/>
      <w:marRight w:val="0"/>
      <w:marTop w:val="0"/>
      <w:marBottom w:val="0"/>
      <w:divBdr>
        <w:top w:val="none" w:sz="0" w:space="0" w:color="auto"/>
        <w:left w:val="none" w:sz="0" w:space="0" w:color="auto"/>
        <w:bottom w:val="none" w:sz="0" w:space="0" w:color="auto"/>
        <w:right w:val="none" w:sz="0" w:space="0" w:color="auto"/>
      </w:divBdr>
    </w:div>
    <w:div w:id="252789385">
      <w:bodyDiv w:val="1"/>
      <w:marLeft w:val="0"/>
      <w:marRight w:val="0"/>
      <w:marTop w:val="0"/>
      <w:marBottom w:val="0"/>
      <w:divBdr>
        <w:top w:val="none" w:sz="0" w:space="0" w:color="auto"/>
        <w:left w:val="none" w:sz="0" w:space="0" w:color="auto"/>
        <w:bottom w:val="none" w:sz="0" w:space="0" w:color="auto"/>
        <w:right w:val="none" w:sz="0" w:space="0" w:color="auto"/>
      </w:divBdr>
    </w:div>
    <w:div w:id="252979919">
      <w:marLeft w:val="0"/>
      <w:marRight w:val="0"/>
      <w:marTop w:val="0"/>
      <w:marBottom w:val="0"/>
      <w:divBdr>
        <w:top w:val="none" w:sz="0" w:space="0" w:color="auto"/>
        <w:left w:val="none" w:sz="0" w:space="0" w:color="auto"/>
        <w:bottom w:val="none" w:sz="0" w:space="0" w:color="auto"/>
        <w:right w:val="none" w:sz="0" w:space="0" w:color="auto"/>
      </w:divBdr>
    </w:div>
    <w:div w:id="253049619">
      <w:marLeft w:val="0"/>
      <w:marRight w:val="0"/>
      <w:marTop w:val="0"/>
      <w:marBottom w:val="0"/>
      <w:divBdr>
        <w:top w:val="none" w:sz="0" w:space="0" w:color="auto"/>
        <w:left w:val="none" w:sz="0" w:space="0" w:color="auto"/>
        <w:bottom w:val="none" w:sz="0" w:space="0" w:color="auto"/>
        <w:right w:val="none" w:sz="0" w:space="0" w:color="auto"/>
      </w:divBdr>
    </w:div>
    <w:div w:id="253054434">
      <w:marLeft w:val="0"/>
      <w:marRight w:val="0"/>
      <w:marTop w:val="0"/>
      <w:marBottom w:val="0"/>
      <w:divBdr>
        <w:top w:val="none" w:sz="0" w:space="0" w:color="auto"/>
        <w:left w:val="none" w:sz="0" w:space="0" w:color="auto"/>
        <w:bottom w:val="none" w:sz="0" w:space="0" w:color="auto"/>
        <w:right w:val="none" w:sz="0" w:space="0" w:color="auto"/>
      </w:divBdr>
    </w:div>
    <w:div w:id="253055206">
      <w:marLeft w:val="0"/>
      <w:marRight w:val="0"/>
      <w:marTop w:val="0"/>
      <w:marBottom w:val="0"/>
      <w:divBdr>
        <w:top w:val="none" w:sz="0" w:space="0" w:color="auto"/>
        <w:left w:val="none" w:sz="0" w:space="0" w:color="auto"/>
        <w:bottom w:val="none" w:sz="0" w:space="0" w:color="auto"/>
        <w:right w:val="none" w:sz="0" w:space="0" w:color="auto"/>
      </w:divBdr>
    </w:div>
    <w:div w:id="253057348">
      <w:marLeft w:val="0"/>
      <w:marRight w:val="0"/>
      <w:marTop w:val="0"/>
      <w:marBottom w:val="0"/>
      <w:divBdr>
        <w:top w:val="none" w:sz="0" w:space="0" w:color="auto"/>
        <w:left w:val="none" w:sz="0" w:space="0" w:color="auto"/>
        <w:bottom w:val="none" w:sz="0" w:space="0" w:color="auto"/>
        <w:right w:val="none" w:sz="0" w:space="0" w:color="auto"/>
      </w:divBdr>
    </w:div>
    <w:div w:id="253174667">
      <w:bodyDiv w:val="1"/>
      <w:marLeft w:val="0"/>
      <w:marRight w:val="0"/>
      <w:marTop w:val="0"/>
      <w:marBottom w:val="0"/>
      <w:divBdr>
        <w:top w:val="none" w:sz="0" w:space="0" w:color="auto"/>
        <w:left w:val="none" w:sz="0" w:space="0" w:color="auto"/>
        <w:bottom w:val="none" w:sz="0" w:space="0" w:color="auto"/>
        <w:right w:val="none" w:sz="0" w:space="0" w:color="auto"/>
      </w:divBdr>
    </w:div>
    <w:div w:id="253320014">
      <w:marLeft w:val="0"/>
      <w:marRight w:val="0"/>
      <w:marTop w:val="0"/>
      <w:marBottom w:val="0"/>
      <w:divBdr>
        <w:top w:val="none" w:sz="0" w:space="0" w:color="auto"/>
        <w:left w:val="none" w:sz="0" w:space="0" w:color="auto"/>
        <w:bottom w:val="none" w:sz="0" w:space="0" w:color="auto"/>
        <w:right w:val="none" w:sz="0" w:space="0" w:color="auto"/>
      </w:divBdr>
    </w:div>
    <w:div w:id="253325116">
      <w:marLeft w:val="0"/>
      <w:marRight w:val="0"/>
      <w:marTop w:val="0"/>
      <w:marBottom w:val="0"/>
      <w:divBdr>
        <w:top w:val="none" w:sz="0" w:space="0" w:color="auto"/>
        <w:left w:val="none" w:sz="0" w:space="0" w:color="auto"/>
        <w:bottom w:val="none" w:sz="0" w:space="0" w:color="auto"/>
        <w:right w:val="none" w:sz="0" w:space="0" w:color="auto"/>
      </w:divBdr>
    </w:div>
    <w:div w:id="253438296">
      <w:marLeft w:val="0"/>
      <w:marRight w:val="0"/>
      <w:marTop w:val="0"/>
      <w:marBottom w:val="0"/>
      <w:divBdr>
        <w:top w:val="none" w:sz="0" w:space="0" w:color="auto"/>
        <w:left w:val="none" w:sz="0" w:space="0" w:color="auto"/>
        <w:bottom w:val="none" w:sz="0" w:space="0" w:color="auto"/>
        <w:right w:val="none" w:sz="0" w:space="0" w:color="auto"/>
      </w:divBdr>
    </w:div>
    <w:div w:id="253515730">
      <w:marLeft w:val="0"/>
      <w:marRight w:val="0"/>
      <w:marTop w:val="0"/>
      <w:marBottom w:val="0"/>
      <w:divBdr>
        <w:top w:val="none" w:sz="0" w:space="0" w:color="auto"/>
        <w:left w:val="none" w:sz="0" w:space="0" w:color="auto"/>
        <w:bottom w:val="none" w:sz="0" w:space="0" w:color="auto"/>
        <w:right w:val="none" w:sz="0" w:space="0" w:color="auto"/>
      </w:divBdr>
    </w:div>
    <w:div w:id="253704267">
      <w:marLeft w:val="0"/>
      <w:marRight w:val="0"/>
      <w:marTop w:val="0"/>
      <w:marBottom w:val="0"/>
      <w:divBdr>
        <w:top w:val="none" w:sz="0" w:space="0" w:color="auto"/>
        <w:left w:val="none" w:sz="0" w:space="0" w:color="auto"/>
        <w:bottom w:val="none" w:sz="0" w:space="0" w:color="auto"/>
        <w:right w:val="none" w:sz="0" w:space="0" w:color="auto"/>
      </w:divBdr>
    </w:div>
    <w:div w:id="253713329">
      <w:marLeft w:val="0"/>
      <w:marRight w:val="0"/>
      <w:marTop w:val="0"/>
      <w:marBottom w:val="0"/>
      <w:divBdr>
        <w:top w:val="none" w:sz="0" w:space="0" w:color="auto"/>
        <w:left w:val="none" w:sz="0" w:space="0" w:color="auto"/>
        <w:bottom w:val="none" w:sz="0" w:space="0" w:color="auto"/>
        <w:right w:val="none" w:sz="0" w:space="0" w:color="auto"/>
      </w:divBdr>
    </w:div>
    <w:div w:id="253784411">
      <w:marLeft w:val="0"/>
      <w:marRight w:val="0"/>
      <w:marTop w:val="0"/>
      <w:marBottom w:val="0"/>
      <w:divBdr>
        <w:top w:val="none" w:sz="0" w:space="0" w:color="auto"/>
        <w:left w:val="none" w:sz="0" w:space="0" w:color="auto"/>
        <w:bottom w:val="none" w:sz="0" w:space="0" w:color="auto"/>
        <w:right w:val="none" w:sz="0" w:space="0" w:color="auto"/>
      </w:divBdr>
    </w:div>
    <w:div w:id="253822271">
      <w:marLeft w:val="0"/>
      <w:marRight w:val="0"/>
      <w:marTop w:val="0"/>
      <w:marBottom w:val="0"/>
      <w:divBdr>
        <w:top w:val="none" w:sz="0" w:space="0" w:color="auto"/>
        <w:left w:val="none" w:sz="0" w:space="0" w:color="auto"/>
        <w:bottom w:val="none" w:sz="0" w:space="0" w:color="auto"/>
        <w:right w:val="none" w:sz="0" w:space="0" w:color="auto"/>
      </w:divBdr>
    </w:div>
    <w:div w:id="253900508">
      <w:marLeft w:val="0"/>
      <w:marRight w:val="0"/>
      <w:marTop w:val="0"/>
      <w:marBottom w:val="0"/>
      <w:divBdr>
        <w:top w:val="none" w:sz="0" w:space="0" w:color="auto"/>
        <w:left w:val="none" w:sz="0" w:space="0" w:color="auto"/>
        <w:bottom w:val="none" w:sz="0" w:space="0" w:color="auto"/>
        <w:right w:val="none" w:sz="0" w:space="0" w:color="auto"/>
      </w:divBdr>
    </w:div>
    <w:div w:id="254018541">
      <w:marLeft w:val="0"/>
      <w:marRight w:val="0"/>
      <w:marTop w:val="0"/>
      <w:marBottom w:val="0"/>
      <w:divBdr>
        <w:top w:val="none" w:sz="0" w:space="0" w:color="auto"/>
        <w:left w:val="none" w:sz="0" w:space="0" w:color="auto"/>
        <w:bottom w:val="none" w:sz="0" w:space="0" w:color="auto"/>
        <w:right w:val="none" w:sz="0" w:space="0" w:color="auto"/>
      </w:divBdr>
    </w:div>
    <w:div w:id="254018826">
      <w:marLeft w:val="0"/>
      <w:marRight w:val="0"/>
      <w:marTop w:val="0"/>
      <w:marBottom w:val="0"/>
      <w:divBdr>
        <w:top w:val="none" w:sz="0" w:space="0" w:color="auto"/>
        <w:left w:val="none" w:sz="0" w:space="0" w:color="auto"/>
        <w:bottom w:val="none" w:sz="0" w:space="0" w:color="auto"/>
        <w:right w:val="none" w:sz="0" w:space="0" w:color="auto"/>
      </w:divBdr>
    </w:div>
    <w:div w:id="254098722">
      <w:marLeft w:val="0"/>
      <w:marRight w:val="0"/>
      <w:marTop w:val="0"/>
      <w:marBottom w:val="0"/>
      <w:divBdr>
        <w:top w:val="none" w:sz="0" w:space="0" w:color="auto"/>
        <w:left w:val="none" w:sz="0" w:space="0" w:color="auto"/>
        <w:bottom w:val="none" w:sz="0" w:space="0" w:color="auto"/>
        <w:right w:val="none" w:sz="0" w:space="0" w:color="auto"/>
      </w:divBdr>
    </w:div>
    <w:div w:id="254175058">
      <w:marLeft w:val="0"/>
      <w:marRight w:val="0"/>
      <w:marTop w:val="0"/>
      <w:marBottom w:val="0"/>
      <w:divBdr>
        <w:top w:val="none" w:sz="0" w:space="0" w:color="auto"/>
        <w:left w:val="none" w:sz="0" w:space="0" w:color="auto"/>
        <w:bottom w:val="none" w:sz="0" w:space="0" w:color="auto"/>
        <w:right w:val="none" w:sz="0" w:space="0" w:color="auto"/>
      </w:divBdr>
    </w:div>
    <w:div w:id="254175652">
      <w:marLeft w:val="0"/>
      <w:marRight w:val="0"/>
      <w:marTop w:val="0"/>
      <w:marBottom w:val="0"/>
      <w:divBdr>
        <w:top w:val="none" w:sz="0" w:space="0" w:color="auto"/>
        <w:left w:val="none" w:sz="0" w:space="0" w:color="auto"/>
        <w:bottom w:val="none" w:sz="0" w:space="0" w:color="auto"/>
        <w:right w:val="none" w:sz="0" w:space="0" w:color="auto"/>
      </w:divBdr>
    </w:div>
    <w:div w:id="254215783">
      <w:marLeft w:val="0"/>
      <w:marRight w:val="0"/>
      <w:marTop w:val="0"/>
      <w:marBottom w:val="0"/>
      <w:divBdr>
        <w:top w:val="none" w:sz="0" w:space="0" w:color="auto"/>
        <w:left w:val="none" w:sz="0" w:space="0" w:color="auto"/>
        <w:bottom w:val="none" w:sz="0" w:space="0" w:color="auto"/>
        <w:right w:val="none" w:sz="0" w:space="0" w:color="auto"/>
      </w:divBdr>
    </w:div>
    <w:div w:id="254359635">
      <w:marLeft w:val="0"/>
      <w:marRight w:val="0"/>
      <w:marTop w:val="0"/>
      <w:marBottom w:val="0"/>
      <w:divBdr>
        <w:top w:val="none" w:sz="0" w:space="0" w:color="auto"/>
        <w:left w:val="none" w:sz="0" w:space="0" w:color="auto"/>
        <w:bottom w:val="none" w:sz="0" w:space="0" w:color="auto"/>
        <w:right w:val="none" w:sz="0" w:space="0" w:color="auto"/>
      </w:divBdr>
    </w:div>
    <w:div w:id="254368454">
      <w:marLeft w:val="0"/>
      <w:marRight w:val="0"/>
      <w:marTop w:val="0"/>
      <w:marBottom w:val="0"/>
      <w:divBdr>
        <w:top w:val="none" w:sz="0" w:space="0" w:color="auto"/>
        <w:left w:val="none" w:sz="0" w:space="0" w:color="auto"/>
        <w:bottom w:val="none" w:sz="0" w:space="0" w:color="auto"/>
        <w:right w:val="none" w:sz="0" w:space="0" w:color="auto"/>
      </w:divBdr>
    </w:div>
    <w:div w:id="254438702">
      <w:marLeft w:val="0"/>
      <w:marRight w:val="0"/>
      <w:marTop w:val="0"/>
      <w:marBottom w:val="0"/>
      <w:divBdr>
        <w:top w:val="none" w:sz="0" w:space="0" w:color="auto"/>
        <w:left w:val="none" w:sz="0" w:space="0" w:color="auto"/>
        <w:bottom w:val="none" w:sz="0" w:space="0" w:color="auto"/>
        <w:right w:val="none" w:sz="0" w:space="0" w:color="auto"/>
      </w:divBdr>
    </w:div>
    <w:div w:id="254482396">
      <w:marLeft w:val="0"/>
      <w:marRight w:val="0"/>
      <w:marTop w:val="0"/>
      <w:marBottom w:val="0"/>
      <w:divBdr>
        <w:top w:val="none" w:sz="0" w:space="0" w:color="auto"/>
        <w:left w:val="none" w:sz="0" w:space="0" w:color="auto"/>
        <w:bottom w:val="none" w:sz="0" w:space="0" w:color="auto"/>
        <w:right w:val="none" w:sz="0" w:space="0" w:color="auto"/>
      </w:divBdr>
    </w:div>
    <w:div w:id="254484908">
      <w:marLeft w:val="0"/>
      <w:marRight w:val="0"/>
      <w:marTop w:val="0"/>
      <w:marBottom w:val="0"/>
      <w:divBdr>
        <w:top w:val="none" w:sz="0" w:space="0" w:color="auto"/>
        <w:left w:val="none" w:sz="0" w:space="0" w:color="auto"/>
        <w:bottom w:val="none" w:sz="0" w:space="0" w:color="auto"/>
        <w:right w:val="none" w:sz="0" w:space="0" w:color="auto"/>
      </w:divBdr>
    </w:div>
    <w:div w:id="254485192">
      <w:marLeft w:val="0"/>
      <w:marRight w:val="0"/>
      <w:marTop w:val="0"/>
      <w:marBottom w:val="0"/>
      <w:divBdr>
        <w:top w:val="none" w:sz="0" w:space="0" w:color="auto"/>
        <w:left w:val="none" w:sz="0" w:space="0" w:color="auto"/>
        <w:bottom w:val="none" w:sz="0" w:space="0" w:color="auto"/>
        <w:right w:val="none" w:sz="0" w:space="0" w:color="auto"/>
      </w:divBdr>
    </w:div>
    <w:div w:id="254485409">
      <w:marLeft w:val="0"/>
      <w:marRight w:val="0"/>
      <w:marTop w:val="0"/>
      <w:marBottom w:val="0"/>
      <w:divBdr>
        <w:top w:val="none" w:sz="0" w:space="0" w:color="auto"/>
        <w:left w:val="none" w:sz="0" w:space="0" w:color="auto"/>
        <w:bottom w:val="none" w:sz="0" w:space="0" w:color="auto"/>
        <w:right w:val="none" w:sz="0" w:space="0" w:color="auto"/>
      </w:divBdr>
    </w:div>
    <w:div w:id="254637147">
      <w:marLeft w:val="0"/>
      <w:marRight w:val="0"/>
      <w:marTop w:val="0"/>
      <w:marBottom w:val="0"/>
      <w:divBdr>
        <w:top w:val="none" w:sz="0" w:space="0" w:color="auto"/>
        <w:left w:val="none" w:sz="0" w:space="0" w:color="auto"/>
        <w:bottom w:val="none" w:sz="0" w:space="0" w:color="auto"/>
        <w:right w:val="none" w:sz="0" w:space="0" w:color="auto"/>
      </w:divBdr>
    </w:div>
    <w:div w:id="254871611">
      <w:marLeft w:val="0"/>
      <w:marRight w:val="0"/>
      <w:marTop w:val="0"/>
      <w:marBottom w:val="0"/>
      <w:divBdr>
        <w:top w:val="none" w:sz="0" w:space="0" w:color="auto"/>
        <w:left w:val="none" w:sz="0" w:space="0" w:color="auto"/>
        <w:bottom w:val="none" w:sz="0" w:space="0" w:color="auto"/>
        <w:right w:val="none" w:sz="0" w:space="0" w:color="auto"/>
      </w:divBdr>
    </w:div>
    <w:div w:id="254898769">
      <w:marLeft w:val="0"/>
      <w:marRight w:val="0"/>
      <w:marTop w:val="0"/>
      <w:marBottom w:val="0"/>
      <w:divBdr>
        <w:top w:val="none" w:sz="0" w:space="0" w:color="auto"/>
        <w:left w:val="none" w:sz="0" w:space="0" w:color="auto"/>
        <w:bottom w:val="none" w:sz="0" w:space="0" w:color="auto"/>
        <w:right w:val="none" w:sz="0" w:space="0" w:color="auto"/>
      </w:divBdr>
    </w:div>
    <w:div w:id="254940558">
      <w:marLeft w:val="0"/>
      <w:marRight w:val="0"/>
      <w:marTop w:val="0"/>
      <w:marBottom w:val="0"/>
      <w:divBdr>
        <w:top w:val="none" w:sz="0" w:space="0" w:color="auto"/>
        <w:left w:val="none" w:sz="0" w:space="0" w:color="auto"/>
        <w:bottom w:val="none" w:sz="0" w:space="0" w:color="auto"/>
        <w:right w:val="none" w:sz="0" w:space="0" w:color="auto"/>
      </w:divBdr>
    </w:div>
    <w:div w:id="254945112">
      <w:marLeft w:val="0"/>
      <w:marRight w:val="0"/>
      <w:marTop w:val="0"/>
      <w:marBottom w:val="0"/>
      <w:divBdr>
        <w:top w:val="none" w:sz="0" w:space="0" w:color="auto"/>
        <w:left w:val="none" w:sz="0" w:space="0" w:color="auto"/>
        <w:bottom w:val="none" w:sz="0" w:space="0" w:color="auto"/>
        <w:right w:val="none" w:sz="0" w:space="0" w:color="auto"/>
      </w:divBdr>
    </w:div>
    <w:div w:id="255098463">
      <w:marLeft w:val="0"/>
      <w:marRight w:val="0"/>
      <w:marTop w:val="0"/>
      <w:marBottom w:val="0"/>
      <w:divBdr>
        <w:top w:val="none" w:sz="0" w:space="0" w:color="auto"/>
        <w:left w:val="none" w:sz="0" w:space="0" w:color="auto"/>
        <w:bottom w:val="none" w:sz="0" w:space="0" w:color="auto"/>
        <w:right w:val="none" w:sz="0" w:space="0" w:color="auto"/>
      </w:divBdr>
    </w:div>
    <w:div w:id="255137169">
      <w:marLeft w:val="0"/>
      <w:marRight w:val="0"/>
      <w:marTop w:val="0"/>
      <w:marBottom w:val="0"/>
      <w:divBdr>
        <w:top w:val="none" w:sz="0" w:space="0" w:color="auto"/>
        <w:left w:val="none" w:sz="0" w:space="0" w:color="auto"/>
        <w:bottom w:val="none" w:sz="0" w:space="0" w:color="auto"/>
        <w:right w:val="none" w:sz="0" w:space="0" w:color="auto"/>
      </w:divBdr>
    </w:div>
    <w:div w:id="255331025">
      <w:marLeft w:val="0"/>
      <w:marRight w:val="0"/>
      <w:marTop w:val="0"/>
      <w:marBottom w:val="0"/>
      <w:divBdr>
        <w:top w:val="none" w:sz="0" w:space="0" w:color="auto"/>
        <w:left w:val="none" w:sz="0" w:space="0" w:color="auto"/>
        <w:bottom w:val="none" w:sz="0" w:space="0" w:color="auto"/>
        <w:right w:val="none" w:sz="0" w:space="0" w:color="auto"/>
      </w:divBdr>
    </w:div>
    <w:div w:id="255402608">
      <w:marLeft w:val="0"/>
      <w:marRight w:val="0"/>
      <w:marTop w:val="0"/>
      <w:marBottom w:val="0"/>
      <w:divBdr>
        <w:top w:val="none" w:sz="0" w:space="0" w:color="auto"/>
        <w:left w:val="none" w:sz="0" w:space="0" w:color="auto"/>
        <w:bottom w:val="none" w:sz="0" w:space="0" w:color="auto"/>
        <w:right w:val="none" w:sz="0" w:space="0" w:color="auto"/>
      </w:divBdr>
    </w:div>
    <w:div w:id="255478187">
      <w:marLeft w:val="0"/>
      <w:marRight w:val="0"/>
      <w:marTop w:val="0"/>
      <w:marBottom w:val="0"/>
      <w:divBdr>
        <w:top w:val="none" w:sz="0" w:space="0" w:color="auto"/>
        <w:left w:val="none" w:sz="0" w:space="0" w:color="auto"/>
        <w:bottom w:val="none" w:sz="0" w:space="0" w:color="auto"/>
        <w:right w:val="none" w:sz="0" w:space="0" w:color="auto"/>
      </w:divBdr>
    </w:div>
    <w:div w:id="255485944">
      <w:marLeft w:val="0"/>
      <w:marRight w:val="0"/>
      <w:marTop w:val="0"/>
      <w:marBottom w:val="0"/>
      <w:divBdr>
        <w:top w:val="none" w:sz="0" w:space="0" w:color="auto"/>
        <w:left w:val="none" w:sz="0" w:space="0" w:color="auto"/>
        <w:bottom w:val="none" w:sz="0" w:space="0" w:color="auto"/>
        <w:right w:val="none" w:sz="0" w:space="0" w:color="auto"/>
      </w:divBdr>
    </w:div>
    <w:div w:id="255525465">
      <w:marLeft w:val="0"/>
      <w:marRight w:val="0"/>
      <w:marTop w:val="0"/>
      <w:marBottom w:val="0"/>
      <w:divBdr>
        <w:top w:val="none" w:sz="0" w:space="0" w:color="auto"/>
        <w:left w:val="none" w:sz="0" w:space="0" w:color="auto"/>
        <w:bottom w:val="none" w:sz="0" w:space="0" w:color="auto"/>
        <w:right w:val="none" w:sz="0" w:space="0" w:color="auto"/>
      </w:divBdr>
    </w:div>
    <w:div w:id="255673805">
      <w:marLeft w:val="0"/>
      <w:marRight w:val="0"/>
      <w:marTop w:val="0"/>
      <w:marBottom w:val="0"/>
      <w:divBdr>
        <w:top w:val="none" w:sz="0" w:space="0" w:color="auto"/>
        <w:left w:val="none" w:sz="0" w:space="0" w:color="auto"/>
        <w:bottom w:val="none" w:sz="0" w:space="0" w:color="auto"/>
        <w:right w:val="none" w:sz="0" w:space="0" w:color="auto"/>
      </w:divBdr>
    </w:div>
    <w:div w:id="255676288">
      <w:marLeft w:val="0"/>
      <w:marRight w:val="0"/>
      <w:marTop w:val="0"/>
      <w:marBottom w:val="0"/>
      <w:divBdr>
        <w:top w:val="none" w:sz="0" w:space="0" w:color="auto"/>
        <w:left w:val="none" w:sz="0" w:space="0" w:color="auto"/>
        <w:bottom w:val="none" w:sz="0" w:space="0" w:color="auto"/>
        <w:right w:val="none" w:sz="0" w:space="0" w:color="auto"/>
      </w:divBdr>
    </w:div>
    <w:div w:id="255748458">
      <w:marLeft w:val="0"/>
      <w:marRight w:val="0"/>
      <w:marTop w:val="0"/>
      <w:marBottom w:val="0"/>
      <w:divBdr>
        <w:top w:val="none" w:sz="0" w:space="0" w:color="auto"/>
        <w:left w:val="none" w:sz="0" w:space="0" w:color="auto"/>
        <w:bottom w:val="none" w:sz="0" w:space="0" w:color="auto"/>
        <w:right w:val="none" w:sz="0" w:space="0" w:color="auto"/>
      </w:divBdr>
    </w:div>
    <w:div w:id="255871925">
      <w:marLeft w:val="0"/>
      <w:marRight w:val="0"/>
      <w:marTop w:val="0"/>
      <w:marBottom w:val="0"/>
      <w:divBdr>
        <w:top w:val="none" w:sz="0" w:space="0" w:color="auto"/>
        <w:left w:val="none" w:sz="0" w:space="0" w:color="auto"/>
        <w:bottom w:val="none" w:sz="0" w:space="0" w:color="auto"/>
        <w:right w:val="none" w:sz="0" w:space="0" w:color="auto"/>
      </w:divBdr>
    </w:div>
    <w:div w:id="255985941">
      <w:marLeft w:val="0"/>
      <w:marRight w:val="0"/>
      <w:marTop w:val="0"/>
      <w:marBottom w:val="0"/>
      <w:divBdr>
        <w:top w:val="none" w:sz="0" w:space="0" w:color="auto"/>
        <w:left w:val="none" w:sz="0" w:space="0" w:color="auto"/>
        <w:bottom w:val="none" w:sz="0" w:space="0" w:color="auto"/>
        <w:right w:val="none" w:sz="0" w:space="0" w:color="auto"/>
      </w:divBdr>
    </w:div>
    <w:div w:id="256015479">
      <w:marLeft w:val="0"/>
      <w:marRight w:val="0"/>
      <w:marTop w:val="0"/>
      <w:marBottom w:val="0"/>
      <w:divBdr>
        <w:top w:val="none" w:sz="0" w:space="0" w:color="auto"/>
        <w:left w:val="none" w:sz="0" w:space="0" w:color="auto"/>
        <w:bottom w:val="none" w:sz="0" w:space="0" w:color="auto"/>
        <w:right w:val="none" w:sz="0" w:space="0" w:color="auto"/>
      </w:divBdr>
    </w:div>
    <w:div w:id="256063932">
      <w:marLeft w:val="0"/>
      <w:marRight w:val="0"/>
      <w:marTop w:val="0"/>
      <w:marBottom w:val="0"/>
      <w:divBdr>
        <w:top w:val="none" w:sz="0" w:space="0" w:color="auto"/>
        <w:left w:val="none" w:sz="0" w:space="0" w:color="auto"/>
        <w:bottom w:val="none" w:sz="0" w:space="0" w:color="auto"/>
        <w:right w:val="none" w:sz="0" w:space="0" w:color="auto"/>
      </w:divBdr>
    </w:div>
    <w:div w:id="256209516">
      <w:marLeft w:val="0"/>
      <w:marRight w:val="0"/>
      <w:marTop w:val="0"/>
      <w:marBottom w:val="0"/>
      <w:divBdr>
        <w:top w:val="none" w:sz="0" w:space="0" w:color="auto"/>
        <w:left w:val="none" w:sz="0" w:space="0" w:color="auto"/>
        <w:bottom w:val="none" w:sz="0" w:space="0" w:color="auto"/>
        <w:right w:val="none" w:sz="0" w:space="0" w:color="auto"/>
      </w:divBdr>
    </w:div>
    <w:div w:id="256253674">
      <w:bodyDiv w:val="1"/>
      <w:marLeft w:val="0"/>
      <w:marRight w:val="0"/>
      <w:marTop w:val="0"/>
      <w:marBottom w:val="0"/>
      <w:divBdr>
        <w:top w:val="none" w:sz="0" w:space="0" w:color="auto"/>
        <w:left w:val="none" w:sz="0" w:space="0" w:color="auto"/>
        <w:bottom w:val="none" w:sz="0" w:space="0" w:color="auto"/>
        <w:right w:val="none" w:sz="0" w:space="0" w:color="auto"/>
      </w:divBdr>
    </w:div>
    <w:div w:id="256334146">
      <w:marLeft w:val="0"/>
      <w:marRight w:val="0"/>
      <w:marTop w:val="0"/>
      <w:marBottom w:val="0"/>
      <w:divBdr>
        <w:top w:val="none" w:sz="0" w:space="0" w:color="auto"/>
        <w:left w:val="none" w:sz="0" w:space="0" w:color="auto"/>
        <w:bottom w:val="none" w:sz="0" w:space="0" w:color="auto"/>
        <w:right w:val="none" w:sz="0" w:space="0" w:color="auto"/>
      </w:divBdr>
    </w:div>
    <w:div w:id="256446009">
      <w:marLeft w:val="0"/>
      <w:marRight w:val="0"/>
      <w:marTop w:val="0"/>
      <w:marBottom w:val="0"/>
      <w:divBdr>
        <w:top w:val="none" w:sz="0" w:space="0" w:color="auto"/>
        <w:left w:val="none" w:sz="0" w:space="0" w:color="auto"/>
        <w:bottom w:val="none" w:sz="0" w:space="0" w:color="auto"/>
        <w:right w:val="none" w:sz="0" w:space="0" w:color="auto"/>
      </w:divBdr>
    </w:div>
    <w:div w:id="256450177">
      <w:marLeft w:val="0"/>
      <w:marRight w:val="0"/>
      <w:marTop w:val="0"/>
      <w:marBottom w:val="0"/>
      <w:divBdr>
        <w:top w:val="none" w:sz="0" w:space="0" w:color="auto"/>
        <w:left w:val="none" w:sz="0" w:space="0" w:color="auto"/>
        <w:bottom w:val="none" w:sz="0" w:space="0" w:color="auto"/>
        <w:right w:val="none" w:sz="0" w:space="0" w:color="auto"/>
      </w:divBdr>
    </w:div>
    <w:div w:id="256640348">
      <w:marLeft w:val="0"/>
      <w:marRight w:val="0"/>
      <w:marTop w:val="0"/>
      <w:marBottom w:val="0"/>
      <w:divBdr>
        <w:top w:val="none" w:sz="0" w:space="0" w:color="auto"/>
        <w:left w:val="none" w:sz="0" w:space="0" w:color="auto"/>
        <w:bottom w:val="none" w:sz="0" w:space="0" w:color="auto"/>
        <w:right w:val="none" w:sz="0" w:space="0" w:color="auto"/>
      </w:divBdr>
    </w:div>
    <w:div w:id="256716600">
      <w:marLeft w:val="0"/>
      <w:marRight w:val="0"/>
      <w:marTop w:val="0"/>
      <w:marBottom w:val="0"/>
      <w:divBdr>
        <w:top w:val="none" w:sz="0" w:space="0" w:color="auto"/>
        <w:left w:val="none" w:sz="0" w:space="0" w:color="auto"/>
        <w:bottom w:val="none" w:sz="0" w:space="0" w:color="auto"/>
        <w:right w:val="none" w:sz="0" w:space="0" w:color="auto"/>
      </w:divBdr>
    </w:div>
    <w:div w:id="256794765">
      <w:marLeft w:val="0"/>
      <w:marRight w:val="0"/>
      <w:marTop w:val="0"/>
      <w:marBottom w:val="0"/>
      <w:divBdr>
        <w:top w:val="none" w:sz="0" w:space="0" w:color="auto"/>
        <w:left w:val="none" w:sz="0" w:space="0" w:color="auto"/>
        <w:bottom w:val="none" w:sz="0" w:space="0" w:color="auto"/>
        <w:right w:val="none" w:sz="0" w:space="0" w:color="auto"/>
      </w:divBdr>
    </w:div>
    <w:div w:id="256836297">
      <w:marLeft w:val="480"/>
      <w:marRight w:val="0"/>
      <w:marTop w:val="0"/>
      <w:marBottom w:val="0"/>
      <w:divBdr>
        <w:top w:val="none" w:sz="0" w:space="0" w:color="auto"/>
        <w:left w:val="none" w:sz="0" w:space="0" w:color="auto"/>
        <w:bottom w:val="none" w:sz="0" w:space="0" w:color="auto"/>
        <w:right w:val="none" w:sz="0" w:space="0" w:color="auto"/>
      </w:divBdr>
    </w:div>
    <w:div w:id="257056232">
      <w:marLeft w:val="0"/>
      <w:marRight w:val="0"/>
      <w:marTop w:val="0"/>
      <w:marBottom w:val="0"/>
      <w:divBdr>
        <w:top w:val="none" w:sz="0" w:space="0" w:color="auto"/>
        <w:left w:val="none" w:sz="0" w:space="0" w:color="auto"/>
        <w:bottom w:val="none" w:sz="0" w:space="0" w:color="auto"/>
        <w:right w:val="none" w:sz="0" w:space="0" w:color="auto"/>
      </w:divBdr>
    </w:div>
    <w:div w:id="257181199">
      <w:marLeft w:val="0"/>
      <w:marRight w:val="0"/>
      <w:marTop w:val="0"/>
      <w:marBottom w:val="0"/>
      <w:divBdr>
        <w:top w:val="none" w:sz="0" w:space="0" w:color="auto"/>
        <w:left w:val="none" w:sz="0" w:space="0" w:color="auto"/>
        <w:bottom w:val="none" w:sz="0" w:space="0" w:color="auto"/>
        <w:right w:val="none" w:sz="0" w:space="0" w:color="auto"/>
      </w:divBdr>
    </w:div>
    <w:div w:id="257368010">
      <w:marLeft w:val="0"/>
      <w:marRight w:val="0"/>
      <w:marTop w:val="0"/>
      <w:marBottom w:val="0"/>
      <w:divBdr>
        <w:top w:val="none" w:sz="0" w:space="0" w:color="auto"/>
        <w:left w:val="none" w:sz="0" w:space="0" w:color="auto"/>
        <w:bottom w:val="none" w:sz="0" w:space="0" w:color="auto"/>
        <w:right w:val="none" w:sz="0" w:space="0" w:color="auto"/>
      </w:divBdr>
    </w:div>
    <w:div w:id="257369018">
      <w:marLeft w:val="0"/>
      <w:marRight w:val="0"/>
      <w:marTop w:val="0"/>
      <w:marBottom w:val="0"/>
      <w:divBdr>
        <w:top w:val="none" w:sz="0" w:space="0" w:color="auto"/>
        <w:left w:val="none" w:sz="0" w:space="0" w:color="auto"/>
        <w:bottom w:val="none" w:sz="0" w:space="0" w:color="auto"/>
        <w:right w:val="none" w:sz="0" w:space="0" w:color="auto"/>
      </w:divBdr>
    </w:div>
    <w:div w:id="257449883">
      <w:marLeft w:val="0"/>
      <w:marRight w:val="0"/>
      <w:marTop w:val="0"/>
      <w:marBottom w:val="0"/>
      <w:divBdr>
        <w:top w:val="none" w:sz="0" w:space="0" w:color="auto"/>
        <w:left w:val="none" w:sz="0" w:space="0" w:color="auto"/>
        <w:bottom w:val="none" w:sz="0" w:space="0" w:color="auto"/>
        <w:right w:val="none" w:sz="0" w:space="0" w:color="auto"/>
      </w:divBdr>
    </w:div>
    <w:div w:id="257452097">
      <w:marLeft w:val="0"/>
      <w:marRight w:val="0"/>
      <w:marTop w:val="0"/>
      <w:marBottom w:val="0"/>
      <w:divBdr>
        <w:top w:val="none" w:sz="0" w:space="0" w:color="auto"/>
        <w:left w:val="none" w:sz="0" w:space="0" w:color="auto"/>
        <w:bottom w:val="none" w:sz="0" w:space="0" w:color="auto"/>
        <w:right w:val="none" w:sz="0" w:space="0" w:color="auto"/>
      </w:divBdr>
    </w:div>
    <w:div w:id="257492127">
      <w:marLeft w:val="0"/>
      <w:marRight w:val="0"/>
      <w:marTop w:val="0"/>
      <w:marBottom w:val="0"/>
      <w:divBdr>
        <w:top w:val="none" w:sz="0" w:space="0" w:color="auto"/>
        <w:left w:val="none" w:sz="0" w:space="0" w:color="auto"/>
        <w:bottom w:val="none" w:sz="0" w:space="0" w:color="auto"/>
        <w:right w:val="none" w:sz="0" w:space="0" w:color="auto"/>
      </w:divBdr>
    </w:div>
    <w:div w:id="257564686">
      <w:marLeft w:val="0"/>
      <w:marRight w:val="0"/>
      <w:marTop w:val="0"/>
      <w:marBottom w:val="0"/>
      <w:divBdr>
        <w:top w:val="none" w:sz="0" w:space="0" w:color="auto"/>
        <w:left w:val="none" w:sz="0" w:space="0" w:color="auto"/>
        <w:bottom w:val="none" w:sz="0" w:space="0" w:color="auto"/>
        <w:right w:val="none" w:sz="0" w:space="0" w:color="auto"/>
      </w:divBdr>
    </w:div>
    <w:div w:id="257565370">
      <w:marLeft w:val="0"/>
      <w:marRight w:val="0"/>
      <w:marTop w:val="0"/>
      <w:marBottom w:val="0"/>
      <w:divBdr>
        <w:top w:val="none" w:sz="0" w:space="0" w:color="auto"/>
        <w:left w:val="none" w:sz="0" w:space="0" w:color="auto"/>
        <w:bottom w:val="none" w:sz="0" w:space="0" w:color="auto"/>
        <w:right w:val="none" w:sz="0" w:space="0" w:color="auto"/>
      </w:divBdr>
    </w:div>
    <w:div w:id="257714353">
      <w:marLeft w:val="0"/>
      <w:marRight w:val="0"/>
      <w:marTop w:val="0"/>
      <w:marBottom w:val="0"/>
      <w:divBdr>
        <w:top w:val="none" w:sz="0" w:space="0" w:color="auto"/>
        <w:left w:val="none" w:sz="0" w:space="0" w:color="auto"/>
        <w:bottom w:val="none" w:sz="0" w:space="0" w:color="auto"/>
        <w:right w:val="none" w:sz="0" w:space="0" w:color="auto"/>
      </w:divBdr>
    </w:div>
    <w:div w:id="257714596">
      <w:marLeft w:val="0"/>
      <w:marRight w:val="0"/>
      <w:marTop w:val="0"/>
      <w:marBottom w:val="0"/>
      <w:divBdr>
        <w:top w:val="none" w:sz="0" w:space="0" w:color="auto"/>
        <w:left w:val="none" w:sz="0" w:space="0" w:color="auto"/>
        <w:bottom w:val="none" w:sz="0" w:space="0" w:color="auto"/>
        <w:right w:val="none" w:sz="0" w:space="0" w:color="auto"/>
      </w:divBdr>
    </w:div>
    <w:div w:id="257715431">
      <w:marLeft w:val="0"/>
      <w:marRight w:val="0"/>
      <w:marTop w:val="0"/>
      <w:marBottom w:val="0"/>
      <w:divBdr>
        <w:top w:val="none" w:sz="0" w:space="0" w:color="auto"/>
        <w:left w:val="none" w:sz="0" w:space="0" w:color="auto"/>
        <w:bottom w:val="none" w:sz="0" w:space="0" w:color="auto"/>
        <w:right w:val="none" w:sz="0" w:space="0" w:color="auto"/>
      </w:divBdr>
    </w:div>
    <w:div w:id="257761598">
      <w:marLeft w:val="0"/>
      <w:marRight w:val="0"/>
      <w:marTop w:val="0"/>
      <w:marBottom w:val="0"/>
      <w:divBdr>
        <w:top w:val="none" w:sz="0" w:space="0" w:color="auto"/>
        <w:left w:val="none" w:sz="0" w:space="0" w:color="auto"/>
        <w:bottom w:val="none" w:sz="0" w:space="0" w:color="auto"/>
        <w:right w:val="none" w:sz="0" w:space="0" w:color="auto"/>
      </w:divBdr>
    </w:div>
    <w:div w:id="257762489">
      <w:marLeft w:val="0"/>
      <w:marRight w:val="0"/>
      <w:marTop w:val="0"/>
      <w:marBottom w:val="0"/>
      <w:divBdr>
        <w:top w:val="none" w:sz="0" w:space="0" w:color="auto"/>
        <w:left w:val="none" w:sz="0" w:space="0" w:color="auto"/>
        <w:bottom w:val="none" w:sz="0" w:space="0" w:color="auto"/>
        <w:right w:val="none" w:sz="0" w:space="0" w:color="auto"/>
      </w:divBdr>
    </w:div>
    <w:div w:id="257838362">
      <w:marLeft w:val="0"/>
      <w:marRight w:val="0"/>
      <w:marTop w:val="0"/>
      <w:marBottom w:val="0"/>
      <w:divBdr>
        <w:top w:val="none" w:sz="0" w:space="0" w:color="auto"/>
        <w:left w:val="none" w:sz="0" w:space="0" w:color="auto"/>
        <w:bottom w:val="none" w:sz="0" w:space="0" w:color="auto"/>
        <w:right w:val="none" w:sz="0" w:space="0" w:color="auto"/>
      </w:divBdr>
    </w:div>
    <w:div w:id="257980812">
      <w:marLeft w:val="0"/>
      <w:marRight w:val="0"/>
      <w:marTop w:val="0"/>
      <w:marBottom w:val="0"/>
      <w:divBdr>
        <w:top w:val="none" w:sz="0" w:space="0" w:color="auto"/>
        <w:left w:val="none" w:sz="0" w:space="0" w:color="auto"/>
        <w:bottom w:val="none" w:sz="0" w:space="0" w:color="auto"/>
        <w:right w:val="none" w:sz="0" w:space="0" w:color="auto"/>
      </w:divBdr>
    </w:div>
    <w:div w:id="258099376">
      <w:marLeft w:val="0"/>
      <w:marRight w:val="0"/>
      <w:marTop w:val="0"/>
      <w:marBottom w:val="0"/>
      <w:divBdr>
        <w:top w:val="none" w:sz="0" w:space="0" w:color="auto"/>
        <w:left w:val="none" w:sz="0" w:space="0" w:color="auto"/>
        <w:bottom w:val="none" w:sz="0" w:space="0" w:color="auto"/>
        <w:right w:val="none" w:sz="0" w:space="0" w:color="auto"/>
      </w:divBdr>
    </w:div>
    <w:div w:id="258099456">
      <w:marLeft w:val="0"/>
      <w:marRight w:val="0"/>
      <w:marTop w:val="0"/>
      <w:marBottom w:val="0"/>
      <w:divBdr>
        <w:top w:val="none" w:sz="0" w:space="0" w:color="auto"/>
        <w:left w:val="none" w:sz="0" w:space="0" w:color="auto"/>
        <w:bottom w:val="none" w:sz="0" w:space="0" w:color="auto"/>
        <w:right w:val="none" w:sz="0" w:space="0" w:color="auto"/>
      </w:divBdr>
    </w:div>
    <w:div w:id="258101390">
      <w:marLeft w:val="0"/>
      <w:marRight w:val="0"/>
      <w:marTop w:val="0"/>
      <w:marBottom w:val="0"/>
      <w:divBdr>
        <w:top w:val="none" w:sz="0" w:space="0" w:color="auto"/>
        <w:left w:val="none" w:sz="0" w:space="0" w:color="auto"/>
        <w:bottom w:val="none" w:sz="0" w:space="0" w:color="auto"/>
        <w:right w:val="none" w:sz="0" w:space="0" w:color="auto"/>
      </w:divBdr>
    </w:div>
    <w:div w:id="258175122">
      <w:marLeft w:val="0"/>
      <w:marRight w:val="0"/>
      <w:marTop w:val="0"/>
      <w:marBottom w:val="0"/>
      <w:divBdr>
        <w:top w:val="none" w:sz="0" w:space="0" w:color="auto"/>
        <w:left w:val="none" w:sz="0" w:space="0" w:color="auto"/>
        <w:bottom w:val="none" w:sz="0" w:space="0" w:color="auto"/>
        <w:right w:val="none" w:sz="0" w:space="0" w:color="auto"/>
      </w:divBdr>
    </w:div>
    <w:div w:id="258223396">
      <w:marLeft w:val="0"/>
      <w:marRight w:val="0"/>
      <w:marTop w:val="0"/>
      <w:marBottom w:val="0"/>
      <w:divBdr>
        <w:top w:val="none" w:sz="0" w:space="0" w:color="auto"/>
        <w:left w:val="none" w:sz="0" w:space="0" w:color="auto"/>
        <w:bottom w:val="none" w:sz="0" w:space="0" w:color="auto"/>
        <w:right w:val="none" w:sz="0" w:space="0" w:color="auto"/>
      </w:divBdr>
    </w:div>
    <w:div w:id="258369856">
      <w:marLeft w:val="0"/>
      <w:marRight w:val="0"/>
      <w:marTop w:val="0"/>
      <w:marBottom w:val="0"/>
      <w:divBdr>
        <w:top w:val="none" w:sz="0" w:space="0" w:color="auto"/>
        <w:left w:val="none" w:sz="0" w:space="0" w:color="auto"/>
        <w:bottom w:val="none" w:sz="0" w:space="0" w:color="auto"/>
        <w:right w:val="none" w:sz="0" w:space="0" w:color="auto"/>
      </w:divBdr>
    </w:div>
    <w:div w:id="258417586">
      <w:marLeft w:val="0"/>
      <w:marRight w:val="0"/>
      <w:marTop w:val="0"/>
      <w:marBottom w:val="0"/>
      <w:divBdr>
        <w:top w:val="none" w:sz="0" w:space="0" w:color="auto"/>
        <w:left w:val="none" w:sz="0" w:space="0" w:color="auto"/>
        <w:bottom w:val="none" w:sz="0" w:space="0" w:color="auto"/>
        <w:right w:val="none" w:sz="0" w:space="0" w:color="auto"/>
      </w:divBdr>
    </w:div>
    <w:div w:id="258487391">
      <w:marLeft w:val="0"/>
      <w:marRight w:val="0"/>
      <w:marTop w:val="0"/>
      <w:marBottom w:val="0"/>
      <w:divBdr>
        <w:top w:val="none" w:sz="0" w:space="0" w:color="auto"/>
        <w:left w:val="none" w:sz="0" w:space="0" w:color="auto"/>
        <w:bottom w:val="none" w:sz="0" w:space="0" w:color="auto"/>
        <w:right w:val="none" w:sz="0" w:space="0" w:color="auto"/>
      </w:divBdr>
    </w:div>
    <w:div w:id="258492812">
      <w:marLeft w:val="0"/>
      <w:marRight w:val="0"/>
      <w:marTop w:val="0"/>
      <w:marBottom w:val="0"/>
      <w:divBdr>
        <w:top w:val="none" w:sz="0" w:space="0" w:color="auto"/>
        <w:left w:val="none" w:sz="0" w:space="0" w:color="auto"/>
        <w:bottom w:val="none" w:sz="0" w:space="0" w:color="auto"/>
        <w:right w:val="none" w:sz="0" w:space="0" w:color="auto"/>
      </w:divBdr>
    </w:div>
    <w:div w:id="258562542">
      <w:marLeft w:val="0"/>
      <w:marRight w:val="0"/>
      <w:marTop w:val="0"/>
      <w:marBottom w:val="0"/>
      <w:divBdr>
        <w:top w:val="none" w:sz="0" w:space="0" w:color="auto"/>
        <w:left w:val="none" w:sz="0" w:space="0" w:color="auto"/>
        <w:bottom w:val="none" w:sz="0" w:space="0" w:color="auto"/>
        <w:right w:val="none" w:sz="0" w:space="0" w:color="auto"/>
      </w:divBdr>
    </w:div>
    <w:div w:id="258563257">
      <w:marLeft w:val="0"/>
      <w:marRight w:val="0"/>
      <w:marTop w:val="0"/>
      <w:marBottom w:val="0"/>
      <w:divBdr>
        <w:top w:val="none" w:sz="0" w:space="0" w:color="auto"/>
        <w:left w:val="none" w:sz="0" w:space="0" w:color="auto"/>
        <w:bottom w:val="none" w:sz="0" w:space="0" w:color="auto"/>
        <w:right w:val="none" w:sz="0" w:space="0" w:color="auto"/>
      </w:divBdr>
    </w:div>
    <w:div w:id="258608514">
      <w:marLeft w:val="0"/>
      <w:marRight w:val="0"/>
      <w:marTop w:val="0"/>
      <w:marBottom w:val="0"/>
      <w:divBdr>
        <w:top w:val="none" w:sz="0" w:space="0" w:color="auto"/>
        <w:left w:val="none" w:sz="0" w:space="0" w:color="auto"/>
        <w:bottom w:val="none" w:sz="0" w:space="0" w:color="auto"/>
        <w:right w:val="none" w:sz="0" w:space="0" w:color="auto"/>
      </w:divBdr>
    </w:div>
    <w:div w:id="258637655">
      <w:marLeft w:val="0"/>
      <w:marRight w:val="0"/>
      <w:marTop w:val="0"/>
      <w:marBottom w:val="0"/>
      <w:divBdr>
        <w:top w:val="none" w:sz="0" w:space="0" w:color="auto"/>
        <w:left w:val="none" w:sz="0" w:space="0" w:color="auto"/>
        <w:bottom w:val="none" w:sz="0" w:space="0" w:color="auto"/>
        <w:right w:val="none" w:sz="0" w:space="0" w:color="auto"/>
      </w:divBdr>
    </w:div>
    <w:div w:id="258684823">
      <w:marLeft w:val="0"/>
      <w:marRight w:val="0"/>
      <w:marTop w:val="0"/>
      <w:marBottom w:val="0"/>
      <w:divBdr>
        <w:top w:val="none" w:sz="0" w:space="0" w:color="auto"/>
        <w:left w:val="none" w:sz="0" w:space="0" w:color="auto"/>
        <w:bottom w:val="none" w:sz="0" w:space="0" w:color="auto"/>
        <w:right w:val="none" w:sz="0" w:space="0" w:color="auto"/>
      </w:divBdr>
    </w:div>
    <w:div w:id="258761486">
      <w:marLeft w:val="0"/>
      <w:marRight w:val="0"/>
      <w:marTop w:val="0"/>
      <w:marBottom w:val="0"/>
      <w:divBdr>
        <w:top w:val="none" w:sz="0" w:space="0" w:color="auto"/>
        <w:left w:val="none" w:sz="0" w:space="0" w:color="auto"/>
        <w:bottom w:val="none" w:sz="0" w:space="0" w:color="auto"/>
        <w:right w:val="none" w:sz="0" w:space="0" w:color="auto"/>
      </w:divBdr>
    </w:div>
    <w:div w:id="258832761">
      <w:marLeft w:val="0"/>
      <w:marRight w:val="0"/>
      <w:marTop w:val="0"/>
      <w:marBottom w:val="0"/>
      <w:divBdr>
        <w:top w:val="none" w:sz="0" w:space="0" w:color="auto"/>
        <w:left w:val="none" w:sz="0" w:space="0" w:color="auto"/>
        <w:bottom w:val="none" w:sz="0" w:space="0" w:color="auto"/>
        <w:right w:val="none" w:sz="0" w:space="0" w:color="auto"/>
      </w:divBdr>
    </w:div>
    <w:div w:id="258879577">
      <w:marLeft w:val="0"/>
      <w:marRight w:val="0"/>
      <w:marTop w:val="0"/>
      <w:marBottom w:val="0"/>
      <w:divBdr>
        <w:top w:val="none" w:sz="0" w:space="0" w:color="auto"/>
        <w:left w:val="none" w:sz="0" w:space="0" w:color="auto"/>
        <w:bottom w:val="none" w:sz="0" w:space="0" w:color="auto"/>
        <w:right w:val="none" w:sz="0" w:space="0" w:color="auto"/>
      </w:divBdr>
    </w:div>
    <w:div w:id="259029539">
      <w:marLeft w:val="0"/>
      <w:marRight w:val="0"/>
      <w:marTop w:val="0"/>
      <w:marBottom w:val="0"/>
      <w:divBdr>
        <w:top w:val="none" w:sz="0" w:space="0" w:color="auto"/>
        <w:left w:val="none" w:sz="0" w:space="0" w:color="auto"/>
        <w:bottom w:val="none" w:sz="0" w:space="0" w:color="auto"/>
        <w:right w:val="none" w:sz="0" w:space="0" w:color="auto"/>
      </w:divBdr>
    </w:div>
    <w:div w:id="259065950">
      <w:marLeft w:val="0"/>
      <w:marRight w:val="0"/>
      <w:marTop w:val="0"/>
      <w:marBottom w:val="0"/>
      <w:divBdr>
        <w:top w:val="none" w:sz="0" w:space="0" w:color="auto"/>
        <w:left w:val="none" w:sz="0" w:space="0" w:color="auto"/>
        <w:bottom w:val="none" w:sz="0" w:space="0" w:color="auto"/>
        <w:right w:val="none" w:sz="0" w:space="0" w:color="auto"/>
      </w:divBdr>
    </w:div>
    <w:div w:id="259070897">
      <w:marLeft w:val="0"/>
      <w:marRight w:val="0"/>
      <w:marTop w:val="0"/>
      <w:marBottom w:val="0"/>
      <w:divBdr>
        <w:top w:val="none" w:sz="0" w:space="0" w:color="auto"/>
        <w:left w:val="none" w:sz="0" w:space="0" w:color="auto"/>
        <w:bottom w:val="none" w:sz="0" w:space="0" w:color="auto"/>
        <w:right w:val="none" w:sz="0" w:space="0" w:color="auto"/>
      </w:divBdr>
    </w:div>
    <w:div w:id="259334463">
      <w:marLeft w:val="0"/>
      <w:marRight w:val="0"/>
      <w:marTop w:val="0"/>
      <w:marBottom w:val="0"/>
      <w:divBdr>
        <w:top w:val="none" w:sz="0" w:space="0" w:color="auto"/>
        <w:left w:val="none" w:sz="0" w:space="0" w:color="auto"/>
        <w:bottom w:val="none" w:sz="0" w:space="0" w:color="auto"/>
        <w:right w:val="none" w:sz="0" w:space="0" w:color="auto"/>
      </w:divBdr>
    </w:div>
    <w:div w:id="259414053">
      <w:marLeft w:val="0"/>
      <w:marRight w:val="0"/>
      <w:marTop w:val="0"/>
      <w:marBottom w:val="0"/>
      <w:divBdr>
        <w:top w:val="none" w:sz="0" w:space="0" w:color="auto"/>
        <w:left w:val="none" w:sz="0" w:space="0" w:color="auto"/>
        <w:bottom w:val="none" w:sz="0" w:space="0" w:color="auto"/>
        <w:right w:val="none" w:sz="0" w:space="0" w:color="auto"/>
      </w:divBdr>
    </w:div>
    <w:div w:id="259485220">
      <w:marLeft w:val="0"/>
      <w:marRight w:val="0"/>
      <w:marTop w:val="0"/>
      <w:marBottom w:val="0"/>
      <w:divBdr>
        <w:top w:val="none" w:sz="0" w:space="0" w:color="auto"/>
        <w:left w:val="none" w:sz="0" w:space="0" w:color="auto"/>
        <w:bottom w:val="none" w:sz="0" w:space="0" w:color="auto"/>
        <w:right w:val="none" w:sz="0" w:space="0" w:color="auto"/>
      </w:divBdr>
    </w:div>
    <w:div w:id="259486332">
      <w:marLeft w:val="0"/>
      <w:marRight w:val="0"/>
      <w:marTop w:val="0"/>
      <w:marBottom w:val="0"/>
      <w:divBdr>
        <w:top w:val="none" w:sz="0" w:space="0" w:color="auto"/>
        <w:left w:val="none" w:sz="0" w:space="0" w:color="auto"/>
        <w:bottom w:val="none" w:sz="0" w:space="0" w:color="auto"/>
        <w:right w:val="none" w:sz="0" w:space="0" w:color="auto"/>
      </w:divBdr>
    </w:div>
    <w:div w:id="259487001">
      <w:marLeft w:val="0"/>
      <w:marRight w:val="0"/>
      <w:marTop w:val="0"/>
      <w:marBottom w:val="0"/>
      <w:divBdr>
        <w:top w:val="none" w:sz="0" w:space="0" w:color="auto"/>
        <w:left w:val="none" w:sz="0" w:space="0" w:color="auto"/>
        <w:bottom w:val="none" w:sz="0" w:space="0" w:color="auto"/>
        <w:right w:val="none" w:sz="0" w:space="0" w:color="auto"/>
      </w:divBdr>
    </w:div>
    <w:div w:id="259529131">
      <w:marLeft w:val="0"/>
      <w:marRight w:val="0"/>
      <w:marTop w:val="0"/>
      <w:marBottom w:val="0"/>
      <w:divBdr>
        <w:top w:val="none" w:sz="0" w:space="0" w:color="auto"/>
        <w:left w:val="none" w:sz="0" w:space="0" w:color="auto"/>
        <w:bottom w:val="none" w:sz="0" w:space="0" w:color="auto"/>
        <w:right w:val="none" w:sz="0" w:space="0" w:color="auto"/>
      </w:divBdr>
    </w:div>
    <w:div w:id="259608186">
      <w:marLeft w:val="0"/>
      <w:marRight w:val="0"/>
      <w:marTop w:val="0"/>
      <w:marBottom w:val="0"/>
      <w:divBdr>
        <w:top w:val="none" w:sz="0" w:space="0" w:color="auto"/>
        <w:left w:val="none" w:sz="0" w:space="0" w:color="auto"/>
        <w:bottom w:val="none" w:sz="0" w:space="0" w:color="auto"/>
        <w:right w:val="none" w:sz="0" w:space="0" w:color="auto"/>
      </w:divBdr>
    </w:div>
    <w:div w:id="259608945">
      <w:marLeft w:val="0"/>
      <w:marRight w:val="0"/>
      <w:marTop w:val="0"/>
      <w:marBottom w:val="0"/>
      <w:divBdr>
        <w:top w:val="none" w:sz="0" w:space="0" w:color="auto"/>
        <w:left w:val="none" w:sz="0" w:space="0" w:color="auto"/>
        <w:bottom w:val="none" w:sz="0" w:space="0" w:color="auto"/>
        <w:right w:val="none" w:sz="0" w:space="0" w:color="auto"/>
      </w:divBdr>
    </w:div>
    <w:div w:id="259686017">
      <w:marLeft w:val="0"/>
      <w:marRight w:val="0"/>
      <w:marTop w:val="0"/>
      <w:marBottom w:val="0"/>
      <w:divBdr>
        <w:top w:val="none" w:sz="0" w:space="0" w:color="auto"/>
        <w:left w:val="none" w:sz="0" w:space="0" w:color="auto"/>
        <w:bottom w:val="none" w:sz="0" w:space="0" w:color="auto"/>
        <w:right w:val="none" w:sz="0" w:space="0" w:color="auto"/>
      </w:divBdr>
    </w:div>
    <w:div w:id="259723416">
      <w:marLeft w:val="0"/>
      <w:marRight w:val="0"/>
      <w:marTop w:val="0"/>
      <w:marBottom w:val="0"/>
      <w:divBdr>
        <w:top w:val="none" w:sz="0" w:space="0" w:color="auto"/>
        <w:left w:val="none" w:sz="0" w:space="0" w:color="auto"/>
        <w:bottom w:val="none" w:sz="0" w:space="0" w:color="auto"/>
        <w:right w:val="none" w:sz="0" w:space="0" w:color="auto"/>
      </w:divBdr>
    </w:div>
    <w:div w:id="259724251">
      <w:marLeft w:val="0"/>
      <w:marRight w:val="0"/>
      <w:marTop w:val="0"/>
      <w:marBottom w:val="0"/>
      <w:divBdr>
        <w:top w:val="none" w:sz="0" w:space="0" w:color="auto"/>
        <w:left w:val="none" w:sz="0" w:space="0" w:color="auto"/>
        <w:bottom w:val="none" w:sz="0" w:space="0" w:color="auto"/>
        <w:right w:val="none" w:sz="0" w:space="0" w:color="auto"/>
      </w:divBdr>
    </w:div>
    <w:div w:id="260065923">
      <w:marLeft w:val="0"/>
      <w:marRight w:val="0"/>
      <w:marTop w:val="0"/>
      <w:marBottom w:val="0"/>
      <w:divBdr>
        <w:top w:val="none" w:sz="0" w:space="0" w:color="auto"/>
        <w:left w:val="none" w:sz="0" w:space="0" w:color="auto"/>
        <w:bottom w:val="none" w:sz="0" w:space="0" w:color="auto"/>
        <w:right w:val="none" w:sz="0" w:space="0" w:color="auto"/>
      </w:divBdr>
    </w:div>
    <w:div w:id="260181863">
      <w:marLeft w:val="0"/>
      <w:marRight w:val="0"/>
      <w:marTop w:val="0"/>
      <w:marBottom w:val="0"/>
      <w:divBdr>
        <w:top w:val="none" w:sz="0" w:space="0" w:color="auto"/>
        <w:left w:val="none" w:sz="0" w:space="0" w:color="auto"/>
        <w:bottom w:val="none" w:sz="0" w:space="0" w:color="auto"/>
        <w:right w:val="none" w:sz="0" w:space="0" w:color="auto"/>
      </w:divBdr>
    </w:div>
    <w:div w:id="260258671">
      <w:marLeft w:val="0"/>
      <w:marRight w:val="0"/>
      <w:marTop w:val="0"/>
      <w:marBottom w:val="0"/>
      <w:divBdr>
        <w:top w:val="none" w:sz="0" w:space="0" w:color="auto"/>
        <w:left w:val="none" w:sz="0" w:space="0" w:color="auto"/>
        <w:bottom w:val="none" w:sz="0" w:space="0" w:color="auto"/>
        <w:right w:val="none" w:sz="0" w:space="0" w:color="auto"/>
      </w:divBdr>
    </w:div>
    <w:div w:id="260376707">
      <w:marLeft w:val="0"/>
      <w:marRight w:val="0"/>
      <w:marTop w:val="0"/>
      <w:marBottom w:val="0"/>
      <w:divBdr>
        <w:top w:val="none" w:sz="0" w:space="0" w:color="auto"/>
        <w:left w:val="none" w:sz="0" w:space="0" w:color="auto"/>
        <w:bottom w:val="none" w:sz="0" w:space="0" w:color="auto"/>
        <w:right w:val="none" w:sz="0" w:space="0" w:color="auto"/>
      </w:divBdr>
    </w:div>
    <w:div w:id="260450283">
      <w:marLeft w:val="0"/>
      <w:marRight w:val="0"/>
      <w:marTop w:val="0"/>
      <w:marBottom w:val="0"/>
      <w:divBdr>
        <w:top w:val="none" w:sz="0" w:space="0" w:color="auto"/>
        <w:left w:val="none" w:sz="0" w:space="0" w:color="auto"/>
        <w:bottom w:val="none" w:sz="0" w:space="0" w:color="auto"/>
        <w:right w:val="none" w:sz="0" w:space="0" w:color="auto"/>
      </w:divBdr>
    </w:div>
    <w:div w:id="260450533">
      <w:marLeft w:val="0"/>
      <w:marRight w:val="0"/>
      <w:marTop w:val="0"/>
      <w:marBottom w:val="0"/>
      <w:divBdr>
        <w:top w:val="none" w:sz="0" w:space="0" w:color="auto"/>
        <w:left w:val="none" w:sz="0" w:space="0" w:color="auto"/>
        <w:bottom w:val="none" w:sz="0" w:space="0" w:color="auto"/>
        <w:right w:val="none" w:sz="0" w:space="0" w:color="auto"/>
      </w:divBdr>
    </w:div>
    <w:div w:id="260454267">
      <w:marLeft w:val="0"/>
      <w:marRight w:val="0"/>
      <w:marTop w:val="0"/>
      <w:marBottom w:val="0"/>
      <w:divBdr>
        <w:top w:val="none" w:sz="0" w:space="0" w:color="auto"/>
        <w:left w:val="none" w:sz="0" w:space="0" w:color="auto"/>
        <w:bottom w:val="none" w:sz="0" w:space="0" w:color="auto"/>
        <w:right w:val="none" w:sz="0" w:space="0" w:color="auto"/>
      </w:divBdr>
    </w:div>
    <w:div w:id="260527771">
      <w:marLeft w:val="0"/>
      <w:marRight w:val="0"/>
      <w:marTop w:val="0"/>
      <w:marBottom w:val="0"/>
      <w:divBdr>
        <w:top w:val="none" w:sz="0" w:space="0" w:color="auto"/>
        <w:left w:val="none" w:sz="0" w:space="0" w:color="auto"/>
        <w:bottom w:val="none" w:sz="0" w:space="0" w:color="auto"/>
        <w:right w:val="none" w:sz="0" w:space="0" w:color="auto"/>
      </w:divBdr>
    </w:div>
    <w:div w:id="260531150">
      <w:marLeft w:val="0"/>
      <w:marRight w:val="0"/>
      <w:marTop w:val="0"/>
      <w:marBottom w:val="0"/>
      <w:divBdr>
        <w:top w:val="none" w:sz="0" w:space="0" w:color="auto"/>
        <w:left w:val="none" w:sz="0" w:space="0" w:color="auto"/>
        <w:bottom w:val="none" w:sz="0" w:space="0" w:color="auto"/>
        <w:right w:val="none" w:sz="0" w:space="0" w:color="auto"/>
      </w:divBdr>
    </w:div>
    <w:div w:id="260846469">
      <w:marLeft w:val="0"/>
      <w:marRight w:val="0"/>
      <w:marTop w:val="0"/>
      <w:marBottom w:val="0"/>
      <w:divBdr>
        <w:top w:val="none" w:sz="0" w:space="0" w:color="auto"/>
        <w:left w:val="none" w:sz="0" w:space="0" w:color="auto"/>
        <w:bottom w:val="none" w:sz="0" w:space="0" w:color="auto"/>
        <w:right w:val="none" w:sz="0" w:space="0" w:color="auto"/>
      </w:divBdr>
    </w:div>
    <w:div w:id="260914614">
      <w:marLeft w:val="0"/>
      <w:marRight w:val="0"/>
      <w:marTop w:val="0"/>
      <w:marBottom w:val="0"/>
      <w:divBdr>
        <w:top w:val="none" w:sz="0" w:space="0" w:color="auto"/>
        <w:left w:val="none" w:sz="0" w:space="0" w:color="auto"/>
        <w:bottom w:val="none" w:sz="0" w:space="0" w:color="auto"/>
        <w:right w:val="none" w:sz="0" w:space="0" w:color="auto"/>
      </w:divBdr>
    </w:div>
    <w:div w:id="260991767">
      <w:marLeft w:val="0"/>
      <w:marRight w:val="0"/>
      <w:marTop w:val="0"/>
      <w:marBottom w:val="0"/>
      <w:divBdr>
        <w:top w:val="none" w:sz="0" w:space="0" w:color="auto"/>
        <w:left w:val="none" w:sz="0" w:space="0" w:color="auto"/>
        <w:bottom w:val="none" w:sz="0" w:space="0" w:color="auto"/>
        <w:right w:val="none" w:sz="0" w:space="0" w:color="auto"/>
      </w:divBdr>
    </w:div>
    <w:div w:id="261034251">
      <w:marLeft w:val="0"/>
      <w:marRight w:val="0"/>
      <w:marTop w:val="0"/>
      <w:marBottom w:val="0"/>
      <w:divBdr>
        <w:top w:val="none" w:sz="0" w:space="0" w:color="auto"/>
        <w:left w:val="none" w:sz="0" w:space="0" w:color="auto"/>
        <w:bottom w:val="none" w:sz="0" w:space="0" w:color="auto"/>
        <w:right w:val="none" w:sz="0" w:space="0" w:color="auto"/>
      </w:divBdr>
    </w:div>
    <w:div w:id="261036807">
      <w:marLeft w:val="0"/>
      <w:marRight w:val="0"/>
      <w:marTop w:val="0"/>
      <w:marBottom w:val="0"/>
      <w:divBdr>
        <w:top w:val="none" w:sz="0" w:space="0" w:color="auto"/>
        <w:left w:val="none" w:sz="0" w:space="0" w:color="auto"/>
        <w:bottom w:val="none" w:sz="0" w:space="0" w:color="auto"/>
        <w:right w:val="none" w:sz="0" w:space="0" w:color="auto"/>
      </w:divBdr>
    </w:div>
    <w:div w:id="261039443">
      <w:marLeft w:val="0"/>
      <w:marRight w:val="0"/>
      <w:marTop w:val="0"/>
      <w:marBottom w:val="0"/>
      <w:divBdr>
        <w:top w:val="none" w:sz="0" w:space="0" w:color="auto"/>
        <w:left w:val="none" w:sz="0" w:space="0" w:color="auto"/>
        <w:bottom w:val="none" w:sz="0" w:space="0" w:color="auto"/>
        <w:right w:val="none" w:sz="0" w:space="0" w:color="auto"/>
      </w:divBdr>
    </w:div>
    <w:div w:id="261187808">
      <w:marLeft w:val="0"/>
      <w:marRight w:val="0"/>
      <w:marTop w:val="0"/>
      <w:marBottom w:val="0"/>
      <w:divBdr>
        <w:top w:val="none" w:sz="0" w:space="0" w:color="auto"/>
        <w:left w:val="none" w:sz="0" w:space="0" w:color="auto"/>
        <w:bottom w:val="none" w:sz="0" w:space="0" w:color="auto"/>
        <w:right w:val="none" w:sz="0" w:space="0" w:color="auto"/>
      </w:divBdr>
    </w:div>
    <w:div w:id="261188020">
      <w:marLeft w:val="0"/>
      <w:marRight w:val="0"/>
      <w:marTop w:val="0"/>
      <w:marBottom w:val="0"/>
      <w:divBdr>
        <w:top w:val="none" w:sz="0" w:space="0" w:color="auto"/>
        <w:left w:val="none" w:sz="0" w:space="0" w:color="auto"/>
        <w:bottom w:val="none" w:sz="0" w:space="0" w:color="auto"/>
        <w:right w:val="none" w:sz="0" w:space="0" w:color="auto"/>
      </w:divBdr>
    </w:div>
    <w:div w:id="261188606">
      <w:marLeft w:val="0"/>
      <w:marRight w:val="0"/>
      <w:marTop w:val="0"/>
      <w:marBottom w:val="0"/>
      <w:divBdr>
        <w:top w:val="none" w:sz="0" w:space="0" w:color="auto"/>
        <w:left w:val="none" w:sz="0" w:space="0" w:color="auto"/>
        <w:bottom w:val="none" w:sz="0" w:space="0" w:color="auto"/>
        <w:right w:val="none" w:sz="0" w:space="0" w:color="auto"/>
      </w:divBdr>
    </w:div>
    <w:div w:id="261257003">
      <w:marLeft w:val="0"/>
      <w:marRight w:val="0"/>
      <w:marTop w:val="0"/>
      <w:marBottom w:val="0"/>
      <w:divBdr>
        <w:top w:val="none" w:sz="0" w:space="0" w:color="auto"/>
        <w:left w:val="none" w:sz="0" w:space="0" w:color="auto"/>
        <w:bottom w:val="none" w:sz="0" w:space="0" w:color="auto"/>
        <w:right w:val="none" w:sz="0" w:space="0" w:color="auto"/>
      </w:divBdr>
    </w:div>
    <w:div w:id="261307810">
      <w:marLeft w:val="0"/>
      <w:marRight w:val="0"/>
      <w:marTop w:val="0"/>
      <w:marBottom w:val="0"/>
      <w:divBdr>
        <w:top w:val="none" w:sz="0" w:space="0" w:color="auto"/>
        <w:left w:val="none" w:sz="0" w:space="0" w:color="auto"/>
        <w:bottom w:val="none" w:sz="0" w:space="0" w:color="auto"/>
        <w:right w:val="none" w:sz="0" w:space="0" w:color="auto"/>
      </w:divBdr>
    </w:div>
    <w:div w:id="261450241">
      <w:bodyDiv w:val="1"/>
      <w:marLeft w:val="0"/>
      <w:marRight w:val="0"/>
      <w:marTop w:val="0"/>
      <w:marBottom w:val="0"/>
      <w:divBdr>
        <w:top w:val="none" w:sz="0" w:space="0" w:color="auto"/>
        <w:left w:val="none" w:sz="0" w:space="0" w:color="auto"/>
        <w:bottom w:val="none" w:sz="0" w:space="0" w:color="auto"/>
        <w:right w:val="none" w:sz="0" w:space="0" w:color="auto"/>
      </w:divBdr>
    </w:div>
    <w:div w:id="261574696">
      <w:marLeft w:val="0"/>
      <w:marRight w:val="0"/>
      <w:marTop w:val="0"/>
      <w:marBottom w:val="0"/>
      <w:divBdr>
        <w:top w:val="none" w:sz="0" w:space="0" w:color="auto"/>
        <w:left w:val="none" w:sz="0" w:space="0" w:color="auto"/>
        <w:bottom w:val="none" w:sz="0" w:space="0" w:color="auto"/>
        <w:right w:val="none" w:sz="0" w:space="0" w:color="auto"/>
      </w:divBdr>
    </w:div>
    <w:div w:id="261647442">
      <w:marLeft w:val="0"/>
      <w:marRight w:val="0"/>
      <w:marTop w:val="0"/>
      <w:marBottom w:val="0"/>
      <w:divBdr>
        <w:top w:val="none" w:sz="0" w:space="0" w:color="auto"/>
        <w:left w:val="none" w:sz="0" w:space="0" w:color="auto"/>
        <w:bottom w:val="none" w:sz="0" w:space="0" w:color="auto"/>
        <w:right w:val="none" w:sz="0" w:space="0" w:color="auto"/>
      </w:divBdr>
    </w:div>
    <w:div w:id="261686744">
      <w:marLeft w:val="0"/>
      <w:marRight w:val="0"/>
      <w:marTop w:val="0"/>
      <w:marBottom w:val="0"/>
      <w:divBdr>
        <w:top w:val="none" w:sz="0" w:space="0" w:color="auto"/>
        <w:left w:val="none" w:sz="0" w:space="0" w:color="auto"/>
        <w:bottom w:val="none" w:sz="0" w:space="0" w:color="auto"/>
        <w:right w:val="none" w:sz="0" w:space="0" w:color="auto"/>
      </w:divBdr>
    </w:div>
    <w:div w:id="261841376">
      <w:marLeft w:val="0"/>
      <w:marRight w:val="0"/>
      <w:marTop w:val="0"/>
      <w:marBottom w:val="0"/>
      <w:divBdr>
        <w:top w:val="none" w:sz="0" w:space="0" w:color="auto"/>
        <w:left w:val="none" w:sz="0" w:space="0" w:color="auto"/>
        <w:bottom w:val="none" w:sz="0" w:space="0" w:color="auto"/>
        <w:right w:val="none" w:sz="0" w:space="0" w:color="auto"/>
      </w:divBdr>
    </w:div>
    <w:div w:id="261886797">
      <w:marLeft w:val="0"/>
      <w:marRight w:val="0"/>
      <w:marTop w:val="0"/>
      <w:marBottom w:val="0"/>
      <w:divBdr>
        <w:top w:val="none" w:sz="0" w:space="0" w:color="auto"/>
        <w:left w:val="none" w:sz="0" w:space="0" w:color="auto"/>
        <w:bottom w:val="none" w:sz="0" w:space="0" w:color="auto"/>
        <w:right w:val="none" w:sz="0" w:space="0" w:color="auto"/>
      </w:divBdr>
    </w:div>
    <w:div w:id="262034755">
      <w:marLeft w:val="0"/>
      <w:marRight w:val="0"/>
      <w:marTop w:val="0"/>
      <w:marBottom w:val="0"/>
      <w:divBdr>
        <w:top w:val="none" w:sz="0" w:space="0" w:color="auto"/>
        <w:left w:val="none" w:sz="0" w:space="0" w:color="auto"/>
        <w:bottom w:val="none" w:sz="0" w:space="0" w:color="auto"/>
        <w:right w:val="none" w:sz="0" w:space="0" w:color="auto"/>
      </w:divBdr>
    </w:div>
    <w:div w:id="262109780">
      <w:marLeft w:val="0"/>
      <w:marRight w:val="0"/>
      <w:marTop w:val="0"/>
      <w:marBottom w:val="0"/>
      <w:divBdr>
        <w:top w:val="none" w:sz="0" w:space="0" w:color="auto"/>
        <w:left w:val="none" w:sz="0" w:space="0" w:color="auto"/>
        <w:bottom w:val="none" w:sz="0" w:space="0" w:color="auto"/>
        <w:right w:val="none" w:sz="0" w:space="0" w:color="auto"/>
      </w:divBdr>
    </w:div>
    <w:div w:id="262225834">
      <w:marLeft w:val="0"/>
      <w:marRight w:val="0"/>
      <w:marTop w:val="0"/>
      <w:marBottom w:val="0"/>
      <w:divBdr>
        <w:top w:val="none" w:sz="0" w:space="0" w:color="auto"/>
        <w:left w:val="none" w:sz="0" w:space="0" w:color="auto"/>
        <w:bottom w:val="none" w:sz="0" w:space="0" w:color="auto"/>
        <w:right w:val="none" w:sz="0" w:space="0" w:color="auto"/>
      </w:divBdr>
    </w:div>
    <w:div w:id="262301627">
      <w:marLeft w:val="0"/>
      <w:marRight w:val="0"/>
      <w:marTop w:val="0"/>
      <w:marBottom w:val="0"/>
      <w:divBdr>
        <w:top w:val="none" w:sz="0" w:space="0" w:color="auto"/>
        <w:left w:val="none" w:sz="0" w:space="0" w:color="auto"/>
        <w:bottom w:val="none" w:sz="0" w:space="0" w:color="auto"/>
        <w:right w:val="none" w:sz="0" w:space="0" w:color="auto"/>
      </w:divBdr>
    </w:div>
    <w:div w:id="262305024">
      <w:marLeft w:val="0"/>
      <w:marRight w:val="0"/>
      <w:marTop w:val="0"/>
      <w:marBottom w:val="0"/>
      <w:divBdr>
        <w:top w:val="none" w:sz="0" w:space="0" w:color="auto"/>
        <w:left w:val="none" w:sz="0" w:space="0" w:color="auto"/>
        <w:bottom w:val="none" w:sz="0" w:space="0" w:color="auto"/>
        <w:right w:val="none" w:sz="0" w:space="0" w:color="auto"/>
      </w:divBdr>
    </w:div>
    <w:div w:id="262307231">
      <w:marLeft w:val="0"/>
      <w:marRight w:val="0"/>
      <w:marTop w:val="0"/>
      <w:marBottom w:val="0"/>
      <w:divBdr>
        <w:top w:val="none" w:sz="0" w:space="0" w:color="auto"/>
        <w:left w:val="none" w:sz="0" w:space="0" w:color="auto"/>
        <w:bottom w:val="none" w:sz="0" w:space="0" w:color="auto"/>
        <w:right w:val="none" w:sz="0" w:space="0" w:color="auto"/>
      </w:divBdr>
    </w:div>
    <w:div w:id="262492436">
      <w:marLeft w:val="0"/>
      <w:marRight w:val="0"/>
      <w:marTop w:val="0"/>
      <w:marBottom w:val="0"/>
      <w:divBdr>
        <w:top w:val="none" w:sz="0" w:space="0" w:color="auto"/>
        <w:left w:val="none" w:sz="0" w:space="0" w:color="auto"/>
        <w:bottom w:val="none" w:sz="0" w:space="0" w:color="auto"/>
        <w:right w:val="none" w:sz="0" w:space="0" w:color="auto"/>
      </w:divBdr>
    </w:div>
    <w:div w:id="262539555">
      <w:bodyDiv w:val="1"/>
      <w:marLeft w:val="0"/>
      <w:marRight w:val="0"/>
      <w:marTop w:val="0"/>
      <w:marBottom w:val="0"/>
      <w:divBdr>
        <w:top w:val="none" w:sz="0" w:space="0" w:color="auto"/>
        <w:left w:val="none" w:sz="0" w:space="0" w:color="auto"/>
        <w:bottom w:val="none" w:sz="0" w:space="0" w:color="auto"/>
        <w:right w:val="none" w:sz="0" w:space="0" w:color="auto"/>
      </w:divBdr>
    </w:div>
    <w:div w:id="262542723">
      <w:marLeft w:val="0"/>
      <w:marRight w:val="0"/>
      <w:marTop w:val="0"/>
      <w:marBottom w:val="0"/>
      <w:divBdr>
        <w:top w:val="none" w:sz="0" w:space="0" w:color="auto"/>
        <w:left w:val="none" w:sz="0" w:space="0" w:color="auto"/>
        <w:bottom w:val="none" w:sz="0" w:space="0" w:color="auto"/>
        <w:right w:val="none" w:sz="0" w:space="0" w:color="auto"/>
      </w:divBdr>
    </w:div>
    <w:div w:id="262567990">
      <w:marLeft w:val="0"/>
      <w:marRight w:val="0"/>
      <w:marTop w:val="0"/>
      <w:marBottom w:val="0"/>
      <w:divBdr>
        <w:top w:val="none" w:sz="0" w:space="0" w:color="auto"/>
        <w:left w:val="none" w:sz="0" w:space="0" w:color="auto"/>
        <w:bottom w:val="none" w:sz="0" w:space="0" w:color="auto"/>
        <w:right w:val="none" w:sz="0" w:space="0" w:color="auto"/>
      </w:divBdr>
    </w:div>
    <w:div w:id="262617404">
      <w:marLeft w:val="0"/>
      <w:marRight w:val="0"/>
      <w:marTop w:val="0"/>
      <w:marBottom w:val="0"/>
      <w:divBdr>
        <w:top w:val="none" w:sz="0" w:space="0" w:color="auto"/>
        <w:left w:val="none" w:sz="0" w:space="0" w:color="auto"/>
        <w:bottom w:val="none" w:sz="0" w:space="0" w:color="auto"/>
        <w:right w:val="none" w:sz="0" w:space="0" w:color="auto"/>
      </w:divBdr>
    </w:div>
    <w:div w:id="262734207">
      <w:marLeft w:val="0"/>
      <w:marRight w:val="0"/>
      <w:marTop w:val="0"/>
      <w:marBottom w:val="0"/>
      <w:divBdr>
        <w:top w:val="none" w:sz="0" w:space="0" w:color="auto"/>
        <w:left w:val="none" w:sz="0" w:space="0" w:color="auto"/>
        <w:bottom w:val="none" w:sz="0" w:space="0" w:color="auto"/>
        <w:right w:val="none" w:sz="0" w:space="0" w:color="auto"/>
      </w:divBdr>
    </w:div>
    <w:div w:id="262735246">
      <w:marLeft w:val="0"/>
      <w:marRight w:val="0"/>
      <w:marTop w:val="0"/>
      <w:marBottom w:val="0"/>
      <w:divBdr>
        <w:top w:val="none" w:sz="0" w:space="0" w:color="auto"/>
        <w:left w:val="none" w:sz="0" w:space="0" w:color="auto"/>
        <w:bottom w:val="none" w:sz="0" w:space="0" w:color="auto"/>
        <w:right w:val="none" w:sz="0" w:space="0" w:color="auto"/>
      </w:divBdr>
    </w:div>
    <w:div w:id="262761035">
      <w:marLeft w:val="0"/>
      <w:marRight w:val="0"/>
      <w:marTop w:val="0"/>
      <w:marBottom w:val="0"/>
      <w:divBdr>
        <w:top w:val="none" w:sz="0" w:space="0" w:color="auto"/>
        <w:left w:val="none" w:sz="0" w:space="0" w:color="auto"/>
        <w:bottom w:val="none" w:sz="0" w:space="0" w:color="auto"/>
        <w:right w:val="none" w:sz="0" w:space="0" w:color="auto"/>
      </w:divBdr>
    </w:div>
    <w:div w:id="262807685">
      <w:marLeft w:val="0"/>
      <w:marRight w:val="0"/>
      <w:marTop w:val="0"/>
      <w:marBottom w:val="0"/>
      <w:divBdr>
        <w:top w:val="none" w:sz="0" w:space="0" w:color="auto"/>
        <w:left w:val="none" w:sz="0" w:space="0" w:color="auto"/>
        <w:bottom w:val="none" w:sz="0" w:space="0" w:color="auto"/>
        <w:right w:val="none" w:sz="0" w:space="0" w:color="auto"/>
      </w:divBdr>
    </w:div>
    <w:div w:id="262810929">
      <w:marLeft w:val="0"/>
      <w:marRight w:val="0"/>
      <w:marTop w:val="0"/>
      <w:marBottom w:val="0"/>
      <w:divBdr>
        <w:top w:val="none" w:sz="0" w:space="0" w:color="auto"/>
        <w:left w:val="none" w:sz="0" w:space="0" w:color="auto"/>
        <w:bottom w:val="none" w:sz="0" w:space="0" w:color="auto"/>
        <w:right w:val="none" w:sz="0" w:space="0" w:color="auto"/>
      </w:divBdr>
    </w:div>
    <w:div w:id="262882255">
      <w:marLeft w:val="0"/>
      <w:marRight w:val="0"/>
      <w:marTop w:val="0"/>
      <w:marBottom w:val="0"/>
      <w:divBdr>
        <w:top w:val="none" w:sz="0" w:space="0" w:color="auto"/>
        <w:left w:val="none" w:sz="0" w:space="0" w:color="auto"/>
        <w:bottom w:val="none" w:sz="0" w:space="0" w:color="auto"/>
        <w:right w:val="none" w:sz="0" w:space="0" w:color="auto"/>
      </w:divBdr>
    </w:div>
    <w:div w:id="262883489">
      <w:bodyDiv w:val="1"/>
      <w:marLeft w:val="0"/>
      <w:marRight w:val="0"/>
      <w:marTop w:val="0"/>
      <w:marBottom w:val="0"/>
      <w:divBdr>
        <w:top w:val="none" w:sz="0" w:space="0" w:color="auto"/>
        <w:left w:val="none" w:sz="0" w:space="0" w:color="auto"/>
        <w:bottom w:val="none" w:sz="0" w:space="0" w:color="auto"/>
        <w:right w:val="none" w:sz="0" w:space="0" w:color="auto"/>
      </w:divBdr>
    </w:div>
    <w:div w:id="262884891">
      <w:marLeft w:val="0"/>
      <w:marRight w:val="0"/>
      <w:marTop w:val="0"/>
      <w:marBottom w:val="0"/>
      <w:divBdr>
        <w:top w:val="none" w:sz="0" w:space="0" w:color="auto"/>
        <w:left w:val="none" w:sz="0" w:space="0" w:color="auto"/>
        <w:bottom w:val="none" w:sz="0" w:space="0" w:color="auto"/>
        <w:right w:val="none" w:sz="0" w:space="0" w:color="auto"/>
      </w:divBdr>
    </w:div>
    <w:div w:id="262886389">
      <w:marLeft w:val="0"/>
      <w:marRight w:val="0"/>
      <w:marTop w:val="0"/>
      <w:marBottom w:val="0"/>
      <w:divBdr>
        <w:top w:val="none" w:sz="0" w:space="0" w:color="auto"/>
        <w:left w:val="none" w:sz="0" w:space="0" w:color="auto"/>
        <w:bottom w:val="none" w:sz="0" w:space="0" w:color="auto"/>
        <w:right w:val="none" w:sz="0" w:space="0" w:color="auto"/>
      </w:divBdr>
    </w:div>
    <w:div w:id="263002105">
      <w:marLeft w:val="0"/>
      <w:marRight w:val="0"/>
      <w:marTop w:val="0"/>
      <w:marBottom w:val="0"/>
      <w:divBdr>
        <w:top w:val="none" w:sz="0" w:space="0" w:color="auto"/>
        <w:left w:val="none" w:sz="0" w:space="0" w:color="auto"/>
        <w:bottom w:val="none" w:sz="0" w:space="0" w:color="auto"/>
        <w:right w:val="none" w:sz="0" w:space="0" w:color="auto"/>
      </w:divBdr>
    </w:div>
    <w:div w:id="263076403">
      <w:marLeft w:val="0"/>
      <w:marRight w:val="0"/>
      <w:marTop w:val="0"/>
      <w:marBottom w:val="0"/>
      <w:divBdr>
        <w:top w:val="none" w:sz="0" w:space="0" w:color="auto"/>
        <w:left w:val="none" w:sz="0" w:space="0" w:color="auto"/>
        <w:bottom w:val="none" w:sz="0" w:space="0" w:color="auto"/>
        <w:right w:val="none" w:sz="0" w:space="0" w:color="auto"/>
      </w:divBdr>
    </w:div>
    <w:div w:id="263149927">
      <w:marLeft w:val="0"/>
      <w:marRight w:val="0"/>
      <w:marTop w:val="0"/>
      <w:marBottom w:val="0"/>
      <w:divBdr>
        <w:top w:val="none" w:sz="0" w:space="0" w:color="auto"/>
        <w:left w:val="none" w:sz="0" w:space="0" w:color="auto"/>
        <w:bottom w:val="none" w:sz="0" w:space="0" w:color="auto"/>
        <w:right w:val="none" w:sz="0" w:space="0" w:color="auto"/>
      </w:divBdr>
    </w:div>
    <w:div w:id="263151104">
      <w:marLeft w:val="0"/>
      <w:marRight w:val="0"/>
      <w:marTop w:val="0"/>
      <w:marBottom w:val="0"/>
      <w:divBdr>
        <w:top w:val="none" w:sz="0" w:space="0" w:color="auto"/>
        <w:left w:val="none" w:sz="0" w:space="0" w:color="auto"/>
        <w:bottom w:val="none" w:sz="0" w:space="0" w:color="auto"/>
        <w:right w:val="none" w:sz="0" w:space="0" w:color="auto"/>
      </w:divBdr>
    </w:div>
    <w:div w:id="263194902">
      <w:marLeft w:val="0"/>
      <w:marRight w:val="0"/>
      <w:marTop w:val="0"/>
      <w:marBottom w:val="0"/>
      <w:divBdr>
        <w:top w:val="none" w:sz="0" w:space="0" w:color="auto"/>
        <w:left w:val="none" w:sz="0" w:space="0" w:color="auto"/>
        <w:bottom w:val="none" w:sz="0" w:space="0" w:color="auto"/>
        <w:right w:val="none" w:sz="0" w:space="0" w:color="auto"/>
      </w:divBdr>
    </w:div>
    <w:div w:id="263348070">
      <w:marLeft w:val="0"/>
      <w:marRight w:val="0"/>
      <w:marTop w:val="0"/>
      <w:marBottom w:val="0"/>
      <w:divBdr>
        <w:top w:val="none" w:sz="0" w:space="0" w:color="auto"/>
        <w:left w:val="none" w:sz="0" w:space="0" w:color="auto"/>
        <w:bottom w:val="none" w:sz="0" w:space="0" w:color="auto"/>
        <w:right w:val="none" w:sz="0" w:space="0" w:color="auto"/>
      </w:divBdr>
    </w:div>
    <w:div w:id="263460226">
      <w:marLeft w:val="0"/>
      <w:marRight w:val="0"/>
      <w:marTop w:val="0"/>
      <w:marBottom w:val="0"/>
      <w:divBdr>
        <w:top w:val="none" w:sz="0" w:space="0" w:color="auto"/>
        <w:left w:val="none" w:sz="0" w:space="0" w:color="auto"/>
        <w:bottom w:val="none" w:sz="0" w:space="0" w:color="auto"/>
        <w:right w:val="none" w:sz="0" w:space="0" w:color="auto"/>
      </w:divBdr>
    </w:div>
    <w:div w:id="263460930">
      <w:marLeft w:val="0"/>
      <w:marRight w:val="0"/>
      <w:marTop w:val="0"/>
      <w:marBottom w:val="0"/>
      <w:divBdr>
        <w:top w:val="none" w:sz="0" w:space="0" w:color="auto"/>
        <w:left w:val="none" w:sz="0" w:space="0" w:color="auto"/>
        <w:bottom w:val="none" w:sz="0" w:space="0" w:color="auto"/>
        <w:right w:val="none" w:sz="0" w:space="0" w:color="auto"/>
      </w:divBdr>
    </w:div>
    <w:div w:id="263466190">
      <w:marLeft w:val="0"/>
      <w:marRight w:val="0"/>
      <w:marTop w:val="0"/>
      <w:marBottom w:val="0"/>
      <w:divBdr>
        <w:top w:val="none" w:sz="0" w:space="0" w:color="auto"/>
        <w:left w:val="none" w:sz="0" w:space="0" w:color="auto"/>
        <w:bottom w:val="none" w:sz="0" w:space="0" w:color="auto"/>
        <w:right w:val="none" w:sz="0" w:space="0" w:color="auto"/>
      </w:divBdr>
    </w:div>
    <w:div w:id="263652535">
      <w:marLeft w:val="0"/>
      <w:marRight w:val="0"/>
      <w:marTop w:val="0"/>
      <w:marBottom w:val="0"/>
      <w:divBdr>
        <w:top w:val="none" w:sz="0" w:space="0" w:color="auto"/>
        <w:left w:val="none" w:sz="0" w:space="0" w:color="auto"/>
        <w:bottom w:val="none" w:sz="0" w:space="0" w:color="auto"/>
        <w:right w:val="none" w:sz="0" w:space="0" w:color="auto"/>
      </w:divBdr>
    </w:div>
    <w:div w:id="263730684">
      <w:marLeft w:val="0"/>
      <w:marRight w:val="0"/>
      <w:marTop w:val="0"/>
      <w:marBottom w:val="0"/>
      <w:divBdr>
        <w:top w:val="none" w:sz="0" w:space="0" w:color="auto"/>
        <w:left w:val="none" w:sz="0" w:space="0" w:color="auto"/>
        <w:bottom w:val="none" w:sz="0" w:space="0" w:color="auto"/>
        <w:right w:val="none" w:sz="0" w:space="0" w:color="auto"/>
      </w:divBdr>
    </w:div>
    <w:div w:id="263809590">
      <w:marLeft w:val="0"/>
      <w:marRight w:val="0"/>
      <w:marTop w:val="0"/>
      <w:marBottom w:val="0"/>
      <w:divBdr>
        <w:top w:val="none" w:sz="0" w:space="0" w:color="auto"/>
        <w:left w:val="none" w:sz="0" w:space="0" w:color="auto"/>
        <w:bottom w:val="none" w:sz="0" w:space="0" w:color="auto"/>
        <w:right w:val="none" w:sz="0" w:space="0" w:color="auto"/>
      </w:divBdr>
    </w:div>
    <w:div w:id="263811620">
      <w:marLeft w:val="0"/>
      <w:marRight w:val="0"/>
      <w:marTop w:val="0"/>
      <w:marBottom w:val="0"/>
      <w:divBdr>
        <w:top w:val="none" w:sz="0" w:space="0" w:color="auto"/>
        <w:left w:val="none" w:sz="0" w:space="0" w:color="auto"/>
        <w:bottom w:val="none" w:sz="0" w:space="0" w:color="auto"/>
        <w:right w:val="none" w:sz="0" w:space="0" w:color="auto"/>
      </w:divBdr>
    </w:div>
    <w:div w:id="263927679">
      <w:marLeft w:val="0"/>
      <w:marRight w:val="0"/>
      <w:marTop w:val="0"/>
      <w:marBottom w:val="0"/>
      <w:divBdr>
        <w:top w:val="none" w:sz="0" w:space="0" w:color="auto"/>
        <w:left w:val="none" w:sz="0" w:space="0" w:color="auto"/>
        <w:bottom w:val="none" w:sz="0" w:space="0" w:color="auto"/>
        <w:right w:val="none" w:sz="0" w:space="0" w:color="auto"/>
      </w:divBdr>
    </w:div>
    <w:div w:id="263996172">
      <w:marLeft w:val="0"/>
      <w:marRight w:val="0"/>
      <w:marTop w:val="0"/>
      <w:marBottom w:val="0"/>
      <w:divBdr>
        <w:top w:val="none" w:sz="0" w:space="0" w:color="auto"/>
        <w:left w:val="none" w:sz="0" w:space="0" w:color="auto"/>
        <w:bottom w:val="none" w:sz="0" w:space="0" w:color="auto"/>
        <w:right w:val="none" w:sz="0" w:space="0" w:color="auto"/>
      </w:divBdr>
    </w:div>
    <w:div w:id="264118438">
      <w:marLeft w:val="0"/>
      <w:marRight w:val="0"/>
      <w:marTop w:val="0"/>
      <w:marBottom w:val="0"/>
      <w:divBdr>
        <w:top w:val="none" w:sz="0" w:space="0" w:color="auto"/>
        <w:left w:val="none" w:sz="0" w:space="0" w:color="auto"/>
        <w:bottom w:val="none" w:sz="0" w:space="0" w:color="auto"/>
        <w:right w:val="none" w:sz="0" w:space="0" w:color="auto"/>
      </w:divBdr>
    </w:div>
    <w:div w:id="264267470">
      <w:marLeft w:val="0"/>
      <w:marRight w:val="0"/>
      <w:marTop w:val="0"/>
      <w:marBottom w:val="0"/>
      <w:divBdr>
        <w:top w:val="none" w:sz="0" w:space="0" w:color="auto"/>
        <w:left w:val="none" w:sz="0" w:space="0" w:color="auto"/>
        <w:bottom w:val="none" w:sz="0" w:space="0" w:color="auto"/>
        <w:right w:val="none" w:sz="0" w:space="0" w:color="auto"/>
      </w:divBdr>
    </w:div>
    <w:div w:id="264312964">
      <w:marLeft w:val="0"/>
      <w:marRight w:val="0"/>
      <w:marTop w:val="0"/>
      <w:marBottom w:val="0"/>
      <w:divBdr>
        <w:top w:val="none" w:sz="0" w:space="0" w:color="auto"/>
        <w:left w:val="none" w:sz="0" w:space="0" w:color="auto"/>
        <w:bottom w:val="none" w:sz="0" w:space="0" w:color="auto"/>
        <w:right w:val="none" w:sz="0" w:space="0" w:color="auto"/>
      </w:divBdr>
    </w:div>
    <w:div w:id="264382962">
      <w:marLeft w:val="0"/>
      <w:marRight w:val="0"/>
      <w:marTop w:val="0"/>
      <w:marBottom w:val="0"/>
      <w:divBdr>
        <w:top w:val="none" w:sz="0" w:space="0" w:color="auto"/>
        <w:left w:val="none" w:sz="0" w:space="0" w:color="auto"/>
        <w:bottom w:val="none" w:sz="0" w:space="0" w:color="auto"/>
        <w:right w:val="none" w:sz="0" w:space="0" w:color="auto"/>
      </w:divBdr>
    </w:div>
    <w:div w:id="264578316">
      <w:marLeft w:val="0"/>
      <w:marRight w:val="0"/>
      <w:marTop w:val="0"/>
      <w:marBottom w:val="0"/>
      <w:divBdr>
        <w:top w:val="none" w:sz="0" w:space="0" w:color="auto"/>
        <w:left w:val="none" w:sz="0" w:space="0" w:color="auto"/>
        <w:bottom w:val="none" w:sz="0" w:space="0" w:color="auto"/>
        <w:right w:val="none" w:sz="0" w:space="0" w:color="auto"/>
      </w:divBdr>
    </w:div>
    <w:div w:id="264582006">
      <w:marLeft w:val="0"/>
      <w:marRight w:val="0"/>
      <w:marTop w:val="0"/>
      <w:marBottom w:val="0"/>
      <w:divBdr>
        <w:top w:val="none" w:sz="0" w:space="0" w:color="auto"/>
        <w:left w:val="none" w:sz="0" w:space="0" w:color="auto"/>
        <w:bottom w:val="none" w:sz="0" w:space="0" w:color="auto"/>
        <w:right w:val="none" w:sz="0" w:space="0" w:color="auto"/>
      </w:divBdr>
    </w:div>
    <w:div w:id="264650851">
      <w:marLeft w:val="0"/>
      <w:marRight w:val="0"/>
      <w:marTop w:val="0"/>
      <w:marBottom w:val="0"/>
      <w:divBdr>
        <w:top w:val="none" w:sz="0" w:space="0" w:color="auto"/>
        <w:left w:val="none" w:sz="0" w:space="0" w:color="auto"/>
        <w:bottom w:val="none" w:sz="0" w:space="0" w:color="auto"/>
        <w:right w:val="none" w:sz="0" w:space="0" w:color="auto"/>
      </w:divBdr>
    </w:div>
    <w:div w:id="264654626">
      <w:marLeft w:val="0"/>
      <w:marRight w:val="0"/>
      <w:marTop w:val="0"/>
      <w:marBottom w:val="0"/>
      <w:divBdr>
        <w:top w:val="none" w:sz="0" w:space="0" w:color="auto"/>
        <w:left w:val="none" w:sz="0" w:space="0" w:color="auto"/>
        <w:bottom w:val="none" w:sz="0" w:space="0" w:color="auto"/>
        <w:right w:val="none" w:sz="0" w:space="0" w:color="auto"/>
      </w:divBdr>
    </w:div>
    <w:div w:id="264773399">
      <w:bodyDiv w:val="1"/>
      <w:marLeft w:val="0"/>
      <w:marRight w:val="0"/>
      <w:marTop w:val="0"/>
      <w:marBottom w:val="0"/>
      <w:divBdr>
        <w:top w:val="none" w:sz="0" w:space="0" w:color="auto"/>
        <w:left w:val="none" w:sz="0" w:space="0" w:color="auto"/>
        <w:bottom w:val="none" w:sz="0" w:space="0" w:color="auto"/>
        <w:right w:val="none" w:sz="0" w:space="0" w:color="auto"/>
      </w:divBdr>
    </w:div>
    <w:div w:id="264849699">
      <w:marLeft w:val="0"/>
      <w:marRight w:val="0"/>
      <w:marTop w:val="0"/>
      <w:marBottom w:val="0"/>
      <w:divBdr>
        <w:top w:val="none" w:sz="0" w:space="0" w:color="auto"/>
        <w:left w:val="none" w:sz="0" w:space="0" w:color="auto"/>
        <w:bottom w:val="none" w:sz="0" w:space="0" w:color="auto"/>
        <w:right w:val="none" w:sz="0" w:space="0" w:color="auto"/>
      </w:divBdr>
    </w:div>
    <w:div w:id="264965679">
      <w:marLeft w:val="0"/>
      <w:marRight w:val="0"/>
      <w:marTop w:val="0"/>
      <w:marBottom w:val="0"/>
      <w:divBdr>
        <w:top w:val="none" w:sz="0" w:space="0" w:color="auto"/>
        <w:left w:val="none" w:sz="0" w:space="0" w:color="auto"/>
        <w:bottom w:val="none" w:sz="0" w:space="0" w:color="auto"/>
        <w:right w:val="none" w:sz="0" w:space="0" w:color="auto"/>
      </w:divBdr>
    </w:div>
    <w:div w:id="264967563">
      <w:marLeft w:val="0"/>
      <w:marRight w:val="0"/>
      <w:marTop w:val="0"/>
      <w:marBottom w:val="0"/>
      <w:divBdr>
        <w:top w:val="none" w:sz="0" w:space="0" w:color="auto"/>
        <w:left w:val="none" w:sz="0" w:space="0" w:color="auto"/>
        <w:bottom w:val="none" w:sz="0" w:space="0" w:color="auto"/>
        <w:right w:val="none" w:sz="0" w:space="0" w:color="auto"/>
      </w:divBdr>
    </w:div>
    <w:div w:id="265043707">
      <w:marLeft w:val="0"/>
      <w:marRight w:val="0"/>
      <w:marTop w:val="0"/>
      <w:marBottom w:val="0"/>
      <w:divBdr>
        <w:top w:val="none" w:sz="0" w:space="0" w:color="auto"/>
        <w:left w:val="none" w:sz="0" w:space="0" w:color="auto"/>
        <w:bottom w:val="none" w:sz="0" w:space="0" w:color="auto"/>
        <w:right w:val="none" w:sz="0" w:space="0" w:color="auto"/>
      </w:divBdr>
    </w:div>
    <w:div w:id="265114085">
      <w:marLeft w:val="0"/>
      <w:marRight w:val="0"/>
      <w:marTop w:val="0"/>
      <w:marBottom w:val="0"/>
      <w:divBdr>
        <w:top w:val="none" w:sz="0" w:space="0" w:color="auto"/>
        <w:left w:val="none" w:sz="0" w:space="0" w:color="auto"/>
        <w:bottom w:val="none" w:sz="0" w:space="0" w:color="auto"/>
        <w:right w:val="none" w:sz="0" w:space="0" w:color="auto"/>
      </w:divBdr>
    </w:div>
    <w:div w:id="265187841">
      <w:marLeft w:val="0"/>
      <w:marRight w:val="0"/>
      <w:marTop w:val="0"/>
      <w:marBottom w:val="0"/>
      <w:divBdr>
        <w:top w:val="none" w:sz="0" w:space="0" w:color="auto"/>
        <w:left w:val="none" w:sz="0" w:space="0" w:color="auto"/>
        <w:bottom w:val="none" w:sz="0" w:space="0" w:color="auto"/>
        <w:right w:val="none" w:sz="0" w:space="0" w:color="auto"/>
      </w:divBdr>
    </w:div>
    <w:div w:id="265315171">
      <w:marLeft w:val="0"/>
      <w:marRight w:val="0"/>
      <w:marTop w:val="0"/>
      <w:marBottom w:val="0"/>
      <w:divBdr>
        <w:top w:val="none" w:sz="0" w:space="0" w:color="auto"/>
        <w:left w:val="none" w:sz="0" w:space="0" w:color="auto"/>
        <w:bottom w:val="none" w:sz="0" w:space="0" w:color="auto"/>
        <w:right w:val="none" w:sz="0" w:space="0" w:color="auto"/>
      </w:divBdr>
    </w:div>
    <w:div w:id="265577085">
      <w:marLeft w:val="0"/>
      <w:marRight w:val="0"/>
      <w:marTop w:val="0"/>
      <w:marBottom w:val="0"/>
      <w:divBdr>
        <w:top w:val="none" w:sz="0" w:space="0" w:color="auto"/>
        <w:left w:val="none" w:sz="0" w:space="0" w:color="auto"/>
        <w:bottom w:val="none" w:sz="0" w:space="0" w:color="auto"/>
        <w:right w:val="none" w:sz="0" w:space="0" w:color="auto"/>
      </w:divBdr>
    </w:div>
    <w:div w:id="265578273">
      <w:marLeft w:val="0"/>
      <w:marRight w:val="0"/>
      <w:marTop w:val="0"/>
      <w:marBottom w:val="0"/>
      <w:divBdr>
        <w:top w:val="none" w:sz="0" w:space="0" w:color="auto"/>
        <w:left w:val="none" w:sz="0" w:space="0" w:color="auto"/>
        <w:bottom w:val="none" w:sz="0" w:space="0" w:color="auto"/>
        <w:right w:val="none" w:sz="0" w:space="0" w:color="auto"/>
      </w:divBdr>
    </w:div>
    <w:div w:id="265581399">
      <w:marLeft w:val="0"/>
      <w:marRight w:val="0"/>
      <w:marTop w:val="0"/>
      <w:marBottom w:val="0"/>
      <w:divBdr>
        <w:top w:val="none" w:sz="0" w:space="0" w:color="auto"/>
        <w:left w:val="none" w:sz="0" w:space="0" w:color="auto"/>
        <w:bottom w:val="none" w:sz="0" w:space="0" w:color="auto"/>
        <w:right w:val="none" w:sz="0" w:space="0" w:color="auto"/>
      </w:divBdr>
    </w:div>
    <w:div w:id="265626380">
      <w:marLeft w:val="0"/>
      <w:marRight w:val="0"/>
      <w:marTop w:val="0"/>
      <w:marBottom w:val="0"/>
      <w:divBdr>
        <w:top w:val="none" w:sz="0" w:space="0" w:color="auto"/>
        <w:left w:val="none" w:sz="0" w:space="0" w:color="auto"/>
        <w:bottom w:val="none" w:sz="0" w:space="0" w:color="auto"/>
        <w:right w:val="none" w:sz="0" w:space="0" w:color="auto"/>
      </w:divBdr>
    </w:div>
    <w:div w:id="265768715">
      <w:marLeft w:val="0"/>
      <w:marRight w:val="0"/>
      <w:marTop w:val="0"/>
      <w:marBottom w:val="0"/>
      <w:divBdr>
        <w:top w:val="none" w:sz="0" w:space="0" w:color="auto"/>
        <w:left w:val="none" w:sz="0" w:space="0" w:color="auto"/>
        <w:bottom w:val="none" w:sz="0" w:space="0" w:color="auto"/>
        <w:right w:val="none" w:sz="0" w:space="0" w:color="auto"/>
      </w:divBdr>
    </w:div>
    <w:div w:id="265815448">
      <w:marLeft w:val="0"/>
      <w:marRight w:val="0"/>
      <w:marTop w:val="0"/>
      <w:marBottom w:val="0"/>
      <w:divBdr>
        <w:top w:val="none" w:sz="0" w:space="0" w:color="auto"/>
        <w:left w:val="none" w:sz="0" w:space="0" w:color="auto"/>
        <w:bottom w:val="none" w:sz="0" w:space="0" w:color="auto"/>
        <w:right w:val="none" w:sz="0" w:space="0" w:color="auto"/>
      </w:divBdr>
    </w:div>
    <w:div w:id="265963982">
      <w:marLeft w:val="0"/>
      <w:marRight w:val="0"/>
      <w:marTop w:val="0"/>
      <w:marBottom w:val="0"/>
      <w:divBdr>
        <w:top w:val="none" w:sz="0" w:space="0" w:color="auto"/>
        <w:left w:val="none" w:sz="0" w:space="0" w:color="auto"/>
        <w:bottom w:val="none" w:sz="0" w:space="0" w:color="auto"/>
        <w:right w:val="none" w:sz="0" w:space="0" w:color="auto"/>
      </w:divBdr>
    </w:div>
    <w:div w:id="266080844">
      <w:marLeft w:val="0"/>
      <w:marRight w:val="0"/>
      <w:marTop w:val="0"/>
      <w:marBottom w:val="0"/>
      <w:divBdr>
        <w:top w:val="none" w:sz="0" w:space="0" w:color="auto"/>
        <w:left w:val="none" w:sz="0" w:space="0" w:color="auto"/>
        <w:bottom w:val="none" w:sz="0" w:space="0" w:color="auto"/>
        <w:right w:val="none" w:sz="0" w:space="0" w:color="auto"/>
      </w:divBdr>
    </w:div>
    <w:div w:id="266155536">
      <w:marLeft w:val="0"/>
      <w:marRight w:val="0"/>
      <w:marTop w:val="0"/>
      <w:marBottom w:val="0"/>
      <w:divBdr>
        <w:top w:val="none" w:sz="0" w:space="0" w:color="auto"/>
        <w:left w:val="none" w:sz="0" w:space="0" w:color="auto"/>
        <w:bottom w:val="none" w:sz="0" w:space="0" w:color="auto"/>
        <w:right w:val="none" w:sz="0" w:space="0" w:color="auto"/>
      </w:divBdr>
    </w:div>
    <w:div w:id="266158365">
      <w:marLeft w:val="0"/>
      <w:marRight w:val="0"/>
      <w:marTop w:val="0"/>
      <w:marBottom w:val="0"/>
      <w:divBdr>
        <w:top w:val="none" w:sz="0" w:space="0" w:color="auto"/>
        <w:left w:val="none" w:sz="0" w:space="0" w:color="auto"/>
        <w:bottom w:val="none" w:sz="0" w:space="0" w:color="auto"/>
        <w:right w:val="none" w:sz="0" w:space="0" w:color="auto"/>
      </w:divBdr>
    </w:div>
    <w:div w:id="266239254">
      <w:marLeft w:val="0"/>
      <w:marRight w:val="0"/>
      <w:marTop w:val="0"/>
      <w:marBottom w:val="0"/>
      <w:divBdr>
        <w:top w:val="none" w:sz="0" w:space="0" w:color="auto"/>
        <w:left w:val="none" w:sz="0" w:space="0" w:color="auto"/>
        <w:bottom w:val="none" w:sz="0" w:space="0" w:color="auto"/>
        <w:right w:val="none" w:sz="0" w:space="0" w:color="auto"/>
      </w:divBdr>
    </w:div>
    <w:div w:id="266275874">
      <w:marLeft w:val="0"/>
      <w:marRight w:val="0"/>
      <w:marTop w:val="0"/>
      <w:marBottom w:val="0"/>
      <w:divBdr>
        <w:top w:val="none" w:sz="0" w:space="0" w:color="auto"/>
        <w:left w:val="none" w:sz="0" w:space="0" w:color="auto"/>
        <w:bottom w:val="none" w:sz="0" w:space="0" w:color="auto"/>
        <w:right w:val="none" w:sz="0" w:space="0" w:color="auto"/>
      </w:divBdr>
    </w:div>
    <w:div w:id="266355330">
      <w:marLeft w:val="0"/>
      <w:marRight w:val="0"/>
      <w:marTop w:val="0"/>
      <w:marBottom w:val="0"/>
      <w:divBdr>
        <w:top w:val="none" w:sz="0" w:space="0" w:color="auto"/>
        <w:left w:val="none" w:sz="0" w:space="0" w:color="auto"/>
        <w:bottom w:val="none" w:sz="0" w:space="0" w:color="auto"/>
        <w:right w:val="none" w:sz="0" w:space="0" w:color="auto"/>
      </w:divBdr>
    </w:div>
    <w:div w:id="266423478">
      <w:marLeft w:val="0"/>
      <w:marRight w:val="0"/>
      <w:marTop w:val="0"/>
      <w:marBottom w:val="0"/>
      <w:divBdr>
        <w:top w:val="none" w:sz="0" w:space="0" w:color="auto"/>
        <w:left w:val="none" w:sz="0" w:space="0" w:color="auto"/>
        <w:bottom w:val="none" w:sz="0" w:space="0" w:color="auto"/>
        <w:right w:val="none" w:sz="0" w:space="0" w:color="auto"/>
      </w:divBdr>
    </w:div>
    <w:div w:id="266425863">
      <w:marLeft w:val="0"/>
      <w:marRight w:val="0"/>
      <w:marTop w:val="0"/>
      <w:marBottom w:val="0"/>
      <w:divBdr>
        <w:top w:val="none" w:sz="0" w:space="0" w:color="auto"/>
        <w:left w:val="none" w:sz="0" w:space="0" w:color="auto"/>
        <w:bottom w:val="none" w:sz="0" w:space="0" w:color="auto"/>
        <w:right w:val="none" w:sz="0" w:space="0" w:color="auto"/>
      </w:divBdr>
    </w:div>
    <w:div w:id="266471586">
      <w:bodyDiv w:val="1"/>
      <w:marLeft w:val="0"/>
      <w:marRight w:val="0"/>
      <w:marTop w:val="0"/>
      <w:marBottom w:val="0"/>
      <w:divBdr>
        <w:top w:val="none" w:sz="0" w:space="0" w:color="auto"/>
        <w:left w:val="none" w:sz="0" w:space="0" w:color="auto"/>
        <w:bottom w:val="none" w:sz="0" w:space="0" w:color="auto"/>
        <w:right w:val="none" w:sz="0" w:space="0" w:color="auto"/>
      </w:divBdr>
    </w:div>
    <w:div w:id="266548335">
      <w:marLeft w:val="0"/>
      <w:marRight w:val="0"/>
      <w:marTop w:val="0"/>
      <w:marBottom w:val="0"/>
      <w:divBdr>
        <w:top w:val="none" w:sz="0" w:space="0" w:color="auto"/>
        <w:left w:val="none" w:sz="0" w:space="0" w:color="auto"/>
        <w:bottom w:val="none" w:sz="0" w:space="0" w:color="auto"/>
        <w:right w:val="none" w:sz="0" w:space="0" w:color="auto"/>
      </w:divBdr>
    </w:div>
    <w:div w:id="266622378">
      <w:marLeft w:val="0"/>
      <w:marRight w:val="0"/>
      <w:marTop w:val="0"/>
      <w:marBottom w:val="0"/>
      <w:divBdr>
        <w:top w:val="none" w:sz="0" w:space="0" w:color="auto"/>
        <w:left w:val="none" w:sz="0" w:space="0" w:color="auto"/>
        <w:bottom w:val="none" w:sz="0" w:space="0" w:color="auto"/>
        <w:right w:val="none" w:sz="0" w:space="0" w:color="auto"/>
      </w:divBdr>
    </w:div>
    <w:div w:id="266624812">
      <w:marLeft w:val="0"/>
      <w:marRight w:val="0"/>
      <w:marTop w:val="0"/>
      <w:marBottom w:val="0"/>
      <w:divBdr>
        <w:top w:val="none" w:sz="0" w:space="0" w:color="auto"/>
        <w:left w:val="none" w:sz="0" w:space="0" w:color="auto"/>
        <w:bottom w:val="none" w:sz="0" w:space="0" w:color="auto"/>
        <w:right w:val="none" w:sz="0" w:space="0" w:color="auto"/>
      </w:divBdr>
    </w:div>
    <w:div w:id="266666122">
      <w:marLeft w:val="0"/>
      <w:marRight w:val="0"/>
      <w:marTop w:val="0"/>
      <w:marBottom w:val="0"/>
      <w:divBdr>
        <w:top w:val="none" w:sz="0" w:space="0" w:color="auto"/>
        <w:left w:val="none" w:sz="0" w:space="0" w:color="auto"/>
        <w:bottom w:val="none" w:sz="0" w:space="0" w:color="auto"/>
        <w:right w:val="none" w:sz="0" w:space="0" w:color="auto"/>
      </w:divBdr>
    </w:div>
    <w:div w:id="266740322">
      <w:bodyDiv w:val="1"/>
      <w:marLeft w:val="0"/>
      <w:marRight w:val="0"/>
      <w:marTop w:val="0"/>
      <w:marBottom w:val="0"/>
      <w:divBdr>
        <w:top w:val="none" w:sz="0" w:space="0" w:color="auto"/>
        <w:left w:val="none" w:sz="0" w:space="0" w:color="auto"/>
        <w:bottom w:val="none" w:sz="0" w:space="0" w:color="auto"/>
        <w:right w:val="none" w:sz="0" w:space="0" w:color="auto"/>
      </w:divBdr>
    </w:div>
    <w:div w:id="266887204">
      <w:marLeft w:val="0"/>
      <w:marRight w:val="0"/>
      <w:marTop w:val="0"/>
      <w:marBottom w:val="0"/>
      <w:divBdr>
        <w:top w:val="none" w:sz="0" w:space="0" w:color="auto"/>
        <w:left w:val="none" w:sz="0" w:space="0" w:color="auto"/>
        <w:bottom w:val="none" w:sz="0" w:space="0" w:color="auto"/>
        <w:right w:val="none" w:sz="0" w:space="0" w:color="auto"/>
      </w:divBdr>
    </w:div>
    <w:div w:id="266889754">
      <w:marLeft w:val="0"/>
      <w:marRight w:val="0"/>
      <w:marTop w:val="0"/>
      <w:marBottom w:val="0"/>
      <w:divBdr>
        <w:top w:val="none" w:sz="0" w:space="0" w:color="auto"/>
        <w:left w:val="none" w:sz="0" w:space="0" w:color="auto"/>
        <w:bottom w:val="none" w:sz="0" w:space="0" w:color="auto"/>
        <w:right w:val="none" w:sz="0" w:space="0" w:color="auto"/>
      </w:divBdr>
    </w:div>
    <w:div w:id="266934117">
      <w:marLeft w:val="0"/>
      <w:marRight w:val="0"/>
      <w:marTop w:val="0"/>
      <w:marBottom w:val="0"/>
      <w:divBdr>
        <w:top w:val="none" w:sz="0" w:space="0" w:color="auto"/>
        <w:left w:val="none" w:sz="0" w:space="0" w:color="auto"/>
        <w:bottom w:val="none" w:sz="0" w:space="0" w:color="auto"/>
        <w:right w:val="none" w:sz="0" w:space="0" w:color="auto"/>
      </w:divBdr>
    </w:div>
    <w:div w:id="267006531">
      <w:marLeft w:val="0"/>
      <w:marRight w:val="0"/>
      <w:marTop w:val="0"/>
      <w:marBottom w:val="0"/>
      <w:divBdr>
        <w:top w:val="none" w:sz="0" w:space="0" w:color="auto"/>
        <w:left w:val="none" w:sz="0" w:space="0" w:color="auto"/>
        <w:bottom w:val="none" w:sz="0" w:space="0" w:color="auto"/>
        <w:right w:val="none" w:sz="0" w:space="0" w:color="auto"/>
      </w:divBdr>
    </w:div>
    <w:div w:id="267007319">
      <w:marLeft w:val="0"/>
      <w:marRight w:val="0"/>
      <w:marTop w:val="0"/>
      <w:marBottom w:val="0"/>
      <w:divBdr>
        <w:top w:val="none" w:sz="0" w:space="0" w:color="auto"/>
        <w:left w:val="none" w:sz="0" w:space="0" w:color="auto"/>
        <w:bottom w:val="none" w:sz="0" w:space="0" w:color="auto"/>
        <w:right w:val="none" w:sz="0" w:space="0" w:color="auto"/>
      </w:divBdr>
    </w:div>
    <w:div w:id="267012166">
      <w:marLeft w:val="0"/>
      <w:marRight w:val="0"/>
      <w:marTop w:val="0"/>
      <w:marBottom w:val="0"/>
      <w:divBdr>
        <w:top w:val="none" w:sz="0" w:space="0" w:color="auto"/>
        <w:left w:val="none" w:sz="0" w:space="0" w:color="auto"/>
        <w:bottom w:val="none" w:sz="0" w:space="0" w:color="auto"/>
        <w:right w:val="none" w:sz="0" w:space="0" w:color="auto"/>
      </w:divBdr>
    </w:div>
    <w:div w:id="267154486">
      <w:marLeft w:val="0"/>
      <w:marRight w:val="0"/>
      <w:marTop w:val="0"/>
      <w:marBottom w:val="0"/>
      <w:divBdr>
        <w:top w:val="none" w:sz="0" w:space="0" w:color="auto"/>
        <w:left w:val="none" w:sz="0" w:space="0" w:color="auto"/>
        <w:bottom w:val="none" w:sz="0" w:space="0" w:color="auto"/>
        <w:right w:val="none" w:sz="0" w:space="0" w:color="auto"/>
      </w:divBdr>
    </w:div>
    <w:div w:id="267155051">
      <w:marLeft w:val="0"/>
      <w:marRight w:val="0"/>
      <w:marTop w:val="0"/>
      <w:marBottom w:val="0"/>
      <w:divBdr>
        <w:top w:val="none" w:sz="0" w:space="0" w:color="auto"/>
        <w:left w:val="none" w:sz="0" w:space="0" w:color="auto"/>
        <w:bottom w:val="none" w:sz="0" w:space="0" w:color="auto"/>
        <w:right w:val="none" w:sz="0" w:space="0" w:color="auto"/>
      </w:divBdr>
    </w:div>
    <w:div w:id="267272769">
      <w:marLeft w:val="0"/>
      <w:marRight w:val="0"/>
      <w:marTop w:val="0"/>
      <w:marBottom w:val="0"/>
      <w:divBdr>
        <w:top w:val="none" w:sz="0" w:space="0" w:color="auto"/>
        <w:left w:val="none" w:sz="0" w:space="0" w:color="auto"/>
        <w:bottom w:val="none" w:sz="0" w:space="0" w:color="auto"/>
        <w:right w:val="none" w:sz="0" w:space="0" w:color="auto"/>
      </w:divBdr>
    </w:div>
    <w:div w:id="267278230">
      <w:marLeft w:val="0"/>
      <w:marRight w:val="0"/>
      <w:marTop w:val="0"/>
      <w:marBottom w:val="0"/>
      <w:divBdr>
        <w:top w:val="none" w:sz="0" w:space="0" w:color="auto"/>
        <w:left w:val="none" w:sz="0" w:space="0" w:color="auto"/>
        <w:bottom w:val="none" w:sz="0" w:space="0" w:color="auto"/>
        <w:right w:val="none" w:sz="0" w:space="0" w:color="auto"/>
      </w:divBdr>
    </w:div>
    <w:div w:id="267279598">
      <w:marLeft w:val="0"/>
      <w:marRight w:val="0"/>
      <w:marTop w:val="0"/>
      <w:marBottom w:val="0"/>
      <w:divBdr>
        <w:top w:val="none" w:sz="0" w:space="0" w:color="auto"/>
        <w:left w:val="none" w:sz="0" w:space="0" w:color="auto"/>
        <w:bottom w:val="none" w:sz="0" w:space="0" w:color="auto"/>
        <w:right w:val="none" w:sz="0" w:space="0" w:color="auto"/>
      </w:divBdr>
    </w:div>
    <w:div w:id="267389698">
      <w:marLeft w:val="0"/>
      <w:marRight w:val="0"/>
      <w:marTop w:val="0"/>
      <w:marBottom w:val="0"/>
      <w:divBdr>
        <w:top w:val="none" w:sz="0" w:space="0" w:color="auto"/>
        <w:left w:val="none" w:sz="0" w:space="0" w:color="auto"/>
        <w:bottom w:val="none" w:sz="0" w:space="0" w:color="auto"/>
        <w:right w:val="none" w:sz="0" w:space="0" w:color="auto"/>
      </w:divBdr>
    </w:div>
    <w:div w:id="267468871">
      <w:marLeft w:val="0"/>
      <w:marRight w:val="0"/>
      <w:marTop w:val="0"/>
      <w:marBottom w:val="0"/>
      <w:divBdr>
        <w:top w:val="none" w:sz="0" w:space="0" w:color="auto"/>
        <w:left w:val="none" w:sz="0" w:space="0" w:color="auto"/>
        <w:bottom w:val="none" w:sz="0" w:space="0" w:color="auto"/>
        <w:right w:val="none" w:sz="0" w:space="0" w:color="auto"/>
      </w:divBdr>
    </w:div>
    <w:div w:id="267471561">
      <w:marLeft w:val="0"/>
      <w:marRight w:val="0"/>
      <w:marTop w:val="0"/>
      <w:marBottom w:val="0"/>
      <w:divBdr>
        <w:top w:val="none" w:sz="0" w:space="0" w:color="auto"/>
        <w:left w:val="none" w:sz="0" w:space="0" w:color="auto"/>
        <w:bottom w:val="none" w:sz="0" w:space="0" w:color="auto"/>
        <w:right w:val="none" w:sz="0" w:space="0" w:color="auto"/>
      </w:divBdr>
    </w:div>
    <w:div w:id="267543586">
      <w:marLeft w:val="0"/>
      <w:marRight w:val="0"/>
      <w:marTop w:val="0"/>
      <w:marBottom w:val="0"/>
      <w:divBdr>
        <w:top w:val="none" w:sz="0" w:space="0" w:color="auto"/>
        <w:left w:val="none" w:sz="0" w:space="0" w:color="auto"/>
        <w:bottom w:val="none" w:sz="0" w:space="0" w:color="auto"/>
        <w:right w:val="none" w:sz="0" w:space="0" w:color="auto"/>
      </w:divBdr>
    </w:div>
    <w:div w:id="267780481">
      <w:marLeft w:val="0"/>
      <w:marRight w:val="0"/>
      <w:marTop w:val="0"/>
      <w:marBottom w:val="0"/>
      <w:divBdr>
        <w:top w:val="none" w:sz="0" w:space="0" w:color="auto"/>
        <w:left w:val="none" w:sz="0" w:space="0" w:color="auto"/>
        <w:bottom w:val="none" w:sz="0" w:space="0" w:color="auto"/>
        <w:right w:val="none" w:sz="0" w:space="0" w:color="auto"/>
      </w:divBdr>
    </w:div>
    <w:div w:id="267811666">
      <w:marLeft w:val="0"/>
      <w:marRight w:val="0"/>
      <w:marTop w:val="0"/>
      <w:marBottom w:val="0"/>
      <w:divBdr>
        <w:top w:val="none" w:sz="0" w:space="0" w:color="auto"/>
        <w:left w:val="none" w:sz="0" w:space="0" w:color="auto"/>
        <w:bottom w:val="none" w:sz="0" w:space="0" w:color="auto"/>
        <w:right w:val="none" w:sz="0" w:space="0" w:color="auto"/>
      </w:divBdr>
    </w:div>
    <w:div w:id="268124197">
      <w:marLeft w:val="0"/>
      <w:marRight w:val="0"/>
      <w:marTop w:val="0"/>
      <w:marBottom w:val="0"/>
      <w:divBdr>
        <w:top w:val="none" w:sz="0" w:space="0" w:color="auto"/>
        <w:left w:val="none" w:sz="0" w:space="0" w:color="auto"/>
        <w:bottom w:val="none" w:sz="0" w:space="0" w:color="auto"/>
        <w:right w:val="none" w:sz="0" w:space="0" w:color="auto"/>
      </w:divBdr>
    </w:div>
    <w:div w:id="268127157">
      <w:marLeft w:val="0"/>
      <w:marRight w:val="0"/>
      <w:marTop w:val="0"/>
      <w:marBottom w:val="0"/>
      <w:divBdr>
        <w:top w:val="none" w:sz="0" w:space="0" w:color="auto"/>
        <w:left w:val="none" w:sz="0" w:space="0" w:color="auto"/>
        <w:bottom w:val="none" w:sz="0" w:space="0" w:color="auto"/>
        <w:right w:val="none" w:sz="0" w:space="0" w:color="auto"/>
      </w:divBdr>
    </w:div>
    <w:div w:id="268195539">
      <w:marLeft w:val="0"/>
      <w:marRight w:val="0"/>
      <w:marTop w:val="0"/>
      <w:marBottom w:val="0"/>
      <w:divBdr>
        <w:top w:val="none" w:sz="0" w:space="0" w:color="auto"/>
        <w:left w:val="none" w:sz="0" w:space="0" w:color="auto"/>
        <w:bottom w:val="none" w:sz="0" w:space="0" w:color="auto"/>
        <w:right w:val="none" w:sz="0" w:space="0" w:color="auto"/>
      </w:divBdr>
    </w:div>
    <w:div w:id="268243255">
      <w:marLeft w:val="0"/>
      <w:marRight w:val="0"/>
      <w:marTop w:val="0"/>
      <w:marBottom w:val="0"/>
      <w:divBdr>
        <w:top w:val="none" w:sz="0" w:space="0" w:color="auto"/>
        <w:left w:val="none" w:sz="0" w:space="0" w:color="auto"/>
        <w:bottom w:val="none" w:sz="0" w:space="0" w:color="auto"/>
        <w:right w:val="none" w:sz="0" w:space="0" w:color="auto"/>
      </w:divBdr>
    </w:div>
    <w:div w:id="268313921">
      <w:marLeft w:val="0"/>
      <w:marRight w:val="0"/>
      <w:marTop w:val="0"/>
      <w:marBottom w:val="0"/>
      <w:divBdr>
        <w:top w:val="none" w:sz="0" w:space="0" w:color="auto"/>
        <w:left w:val="none" w:sz="0" w:space="0" w:color="auto"/>
        <w:bottom w:val="none" w:sz="0" w:space="0" w:color="auto"/>
        <w:right w:val="none" w:sz="0" w:space="0" w:color="auto"/>
      </w:divBdr>
    </w:div>
    <w:div w:id="268319160">
      <w:marLeft w:val="0"/>
      <w:marRight w:val="0"/>
      <w:marTop w:val="0"/>
      <w:marBottom w:val="0"/>
      <w:divBdr>
        <w:top w:val="none" w:sz="0" w:space="0" w:color="auto"/>
        <w:left w:val="none" w:sz="0" w:space="0" w:color="auto"/>
        <w:bottom w:val="none" w:sz="0" w:space="0" w:color="auto"/>
        <w:right w:val="none" w:sz="0" w:space="0" w:color="auto"/>
      </w:divBdr>
    </w:div>
    <w:div w:id="268388994">
      <w:marLeft w:val="0"/>
      <w:marRight w:val="0"/>
      <w:marTop w:val="0"/>
      <w:marBottom w:val="0"/>
      <w:divBdr>
        <w:top w:val="none" w:sz="0" w:space="0" w:color="auto"/>
        <w:left w:val="none" w:sz="0" w:space="0" w:color="auto"/>
        <w:bottom w:val="none" w:sz="0" w:space="0" w:color="auto"/>
        <w:right w:val="none" w:sz="0" w:space="0" w:color="auto"/>
      </w:divBdr>
    </w:div>
    <w:div w:id="268390657">
      <w:marLeft w:val="0"/>
      <w:marRight w:val="0"/>
      <w:marTop w:val="0"/>
      <w:marBottom w:val="0"/>
      <w:divBdr>
        <w:top w:val="none" w:sz="0" w:space="0" w:color="auto"/>
        <w:left w:val="none" w:sz="0" w:space="0" w:color="auto"/>
        <w:bottom w:val="none" w:sz="0" w:space="0" w:color="auto"/>
        <w:right w:val="none" w:sz="0" w:space="0" w:color="auto"/>
      </w:divBdr>
    </w:div>
    <w:div w:id="268439580">
      <w:marLeft w:val="0"/>
      <w:marRight w:val="0"/>
      <w:marTop w:val="0"/>
      <w:marBottom w:val="0"/>
      <w:divBdr>
        <w:top w:val="none" w:sz="0" w:space="0" w:color="auto"/>
        <w:left w:val="none" w:sz="0" w:space="0" w:color="auto"/>
        <w:bottom w:val="none" w:sz="0" w:space="0" w:color="auto"/>
        <w:right w:val="none" w:sz="0" w:space="0" w:color="auto"/>
      </w:divBdr>
    </w:div>
    <w:div w:id="268467132">
      <w:marLeft w:val="0"/>
      <w:marRight w:val="0"/>
      <w:marTop w:val="0"/>
      <w:marBottom w:val="0"/>
      <w:divBdr>
        <w:top w:val="none" w:sz="0" w:space="0" w:color="auto"/>
        <w:left w:val="none" w:sz="0" w:space="0" w:color="auto"/>
        <w:bottom w:val="none" w:sz="0" w:space="0" w:color="auto"/>
        <w:right w:val="none" w:sz="0" w:space="0" w:color="auto"/>
      </w:divBdr>
    </w:div>
    <w:div w:id="268513933">
      <w:marLeft w:val="0"/>
      <w:marRight w:val="0"/>
      <w:marTop w:val="0"/>
      <w:marBottom w:val="0"/>
      <w:divBdr>
        <w:top w:val="none" w:sz="0" w:space="0" w:color="auto"/>
        <w:left w:val="none" w:sz="0" w:space="0" w:color="auto"/>
        <w:bottom w:val="none" w:sz="0" w:space="0" w:color="auto"/>
        <w:right w:val="none" w:sz="0" w:space="0" w:color="auto"/>
      </w:divBdr>
    </w:div>
    <w:div w:id="268516159">
      <w:bodyDiv w:val="1"/>
      <w:marLeft w:val="0"/>
      <w:marRight w:val="0"/>
      <w:marTop w:val="0"/>
      <w:marBottom w:val="0"/>
      <w:divBdr>
        <w:top w:val="none" w:sz="0" w:space="0" w:color="auto"/>
        <w:left w:val="none" w:sz="0" w:space="0" w:color="auto"/>
        <w:bottom w:val="none" w:sz="0" w:space="0" w:color="auto"/>
        <w:right w:val="none" w:sz="0" w:space="0" w:color="auto"/>
      </w:divBdr>
    </w:div>
    <w:div w:id="268584063">
      <w:marLeft w:val="0"/>
      <w:marRight w:val="0"/>
      <w:marTop w:val="0"/>
      <w:marBottom w:val="0"/>
      <w:divBdr>
        <w:top w:val="none" w:sz="0" w:space="0" w:color="auto"/>
        <w:left w:val="none" w:sz="0" w:space="0" w:color="auto"/>
        <w:bottom w:val="none" w:sz="0" w:space="0" w:color="auto"/>
        <w:right w:val="none" w:sz="0" w:space="0" w:color="auto"/>
      </w:divBdr>
    </w:div>
    <w:div w:id="268591394">
      <w:marLeft w:val="0"/>
      <w:marRight w:val="0"/>
      <w:marTop w:val="0"/>
      <w:marBottom w:val="0"/>
      <w:divBdr>
        <w:top w:val="none" w:sz="0" w:space="0" w:color="auto"/>
        <w:left w:val="none" w:sz="0" w:space="0" w:color="auto"/>
        <w:bottom w:val="none" w:sz="0" w:space="0" w:color="auto"/>
        <w:right w:val="none" w:sz="0" w:space="0" w:color="auto"/>
      </w:divBdr>
    </w:div>
    <w:div w:id="268775878">
      <w:marLeft w:val="0"/>
      <w:marRight w:val="0"/>
      <w:marTop w:val="0"/>
      <w:marBottom w:val="0"/>
      <w:divBdr>
        <w:top w:val="none" w:sz="0" w:space="0" w:color="auto"/>
        <w:left w:val="none" w:sz="0" w:space="0" w:color="auto"/>
        <w:bottom w:val="none" w:sz="0" w:space="0" w:color="auto"/>
        <w:right w:val="none" w:sz="0" w:space="0" w:color="auto"/>
      </w:divBdr>
    </w:div>
    <w:div w:id="268858013">
      <w:marLeft w:val="0"/>
      <w:marRight w:val="0"/>
      <w:marTop w:val="0"/>
      <w:marBottom w:val="0"/>
      <w:divBdr>
        <w:top w:val="none" w:sz="0" w:space="0" w:color="auto"/>
        <w:left w:val="none" w:sz="0" w:space="0" w:color="auto"/>
        <w:bottom w:val="none" w:sz="0" w:space="0" w:color="auto"/>
        <w:right w:val="none" w:sz="0" w:space="0" w:color="auto"/>
      </w:divBdr>
    </w:div>
    <w:div w:id="268859158">
      <w:marLeft w:val="0"/>
      <w:marRight w:val="0"/>
      <w:marTop w:val="0"/>
      <w:marBottom w:val="0"/>
      <w:divBdr>
        <w:top w:val="none" w:sz="0" w:space="0" w:color="auto"/>
        <w:left w:val="none" w:sz="0" w:space="0" w:color="auto"/>
        <w:bottom w:val="none" w:sz="0" w:space="0" w:color="auto"/>
        <w:right w:val="none" w:sz="0" w:space="0" w:color="auto"/>
      </w:divBdr>
    </w:div>
    <w:div w:id="268898821">
      <w:marLeft w:val="0"/>
      <w:marRight w:val="0"/>
      <w:marTop w:val="0"/>
      <w:marBottom w:val="0"/>
      <w:divBdr>
        <w:top w:val="none" w:sz="0" w:space="0" w:color="auto"/>
        <w:left w:val="none" w:sz="0" w:space="0" w:color="auto"/>
        <w:bottom w:val="none" w:sz="0" w:space="0" w:color="auto"/>
        <w:right w:val="none" w:sz="0" w:space="0" w:color="auto"/>
      </w:divBdr>
    </w:div>
    <w:div w:id="268902098">
      <w:marLeft w:val="0"/>
      <w:marRight w:val="0"/>
      <w:marTop w:val="0"/>
      <w:marBottom w:val="0"/>
      <w:divBdr>
        <w:top w:val="none" w:sz="0" w:space="0" w:color="auto"/>
        <w:left w:val="none" w:sz="0" w:space="0" w:color="auto"/>
        <w:bottom w:val="none" w:sz="0" w:space="0" w:color="auto"/>
        <w:right w:val="none" w:sz="0" w:space="0" w:color="auto"/>
      </w:divBdr>
    </w:div>
    <w:div w:id="268972608">
      <w:marLeft w:val="0"/>
      <w:marRight w:val="0"/>
      <w:marTop w:val="0"/>
      <w:marBottom w:val="0"/>
      <w:divBdr>
        <w:top w:val="none" w:sz="0" w:space="0" w:color="auto"/>
        <w:left w:val="none" w:sz="0" w:space="0" w:color="auto"/>
        <w:bottom w:val="none" w:sz="0" w:space="0" w:color="auto"/>
        <w:right w:val="none" w:sz="0" w:space="0" w:color="auto"/>
      </w:divBdr>
    </w:div>
    <w:div w:id="269044114">
      <w:marLeft w:val="0"/>
      <w:marRight w:val="0"/>
      <w:marTop w:val="0"/>
      <w:marBottom w:val="0"/>
      <w:divBdr>
        <w:top w:val="none" w:sz="0" w:space="0" w:color="auto"/>
        <w:left w:val="none" w:sz="0" w:space="0" w:color="auto"/>
        <w:bottom w:val="none" w:sz="0" w:space="0" w:color="auto"/>
        <w:right w:val="none" w:sz="0" w:space="0" w:color="auto"/>
      </w:divBdr>
    </w:div>
    <w:div w:id="269044436">
      <w:marLeft w:val="0"/>
      <w:marRight w:val="0"/>
      <w:marTop w:val="0"/>
      <w:marBottom w:val="0"/>
      <w:divBdr>
        <w:top w:val="none" w:sz="0" w:space="0" w:color="auto"/>
        <w:left w:val="none" w:sz="0" w:space="0" w:color="auto"/>
        <w:bottom w:val="none" w:sz="0" w:space="0" w:color="auto"/>
        <w:right w:val="none" w:sz="0" w:space="0" w:color="auto"/>
      </w:divBdr>
    </w:div>
    <w:div w:id="269045624">
      <w:marLeft w:val="0"/>
      <w:marRight w:val="0"/>
      <w:marTop w:val="0"/>
      <w:marBottom w:val="0"/>
      <w:divBdr>
        <w:top w:val="none" w:sz="0" w:space="0" w:color="auto"/>
        <w:left w:val="none" w:sz="0" w:space="0" w:color="auto"/>
        <w:bottom w:val="none" w:sz="0" w:space="0" w:color="auto"/>
        <w:right w:val="none" w:sz="0" w:space="0" w:color="auto"/>
      </w:divBdr>
    </w:div>
    <w:div w:id="269048600">
      <w:marLeft w:val="0"/>
      <w:marRight w:val="0"/>
      <w:marTop w:val="0"/>
      <w:marBottom w:val="0"/>
      <w:divBdr>
        <w:top w:val="none" w:sz="0" w:space="0" w:color="auto"/>
        <w:left w:val="none" w:sz="0" w:space="0" w:color="auto"/>
        <w:bottom w:val="none" w:sz="0" w:space="0" w:color="auto"/>
        <w:right w:val="none" w:sz="0" w:space="0" w:color="auto"/>
      </w:divBdr>
    </w:div>
    <w:div w:id="269053099">
      <w:marLeft w:val="0"/>
      <w:marRight w:val="0"/>
      <w:marTop w:val="0"/>
      <w:marBottom w:val="0"/>
      <w:divBdr>
        <w:top w:val="none" w:sz="0" w:space="0" w:color="auto"/>
        <w:left w:val="none" w:sz="0" w:space="0" w:color="auto"/>
        <w:bottom w:val="none" w:sz="0" w:space="0" w:color="auto"/>
        <w:right w:val="none" w:sz="0" w:space="0" w:color="auto"/>
      </w:divBdr>
    </w:div>
    <w:div w:id="269090894">
      <w:marLeft w:val="0"/>
      <w:marRight w:val="0"/>
      <w:marTop w:val="0"/>
      <w:marBottom w:val="0"/>
      <w:divBdr>
        <w:top w:val="none" w:sz="0" w:space="0" w:color="auto"/>
        <w:left w:val="none" w:sz="0" w:space="0" w:color="auto"/>
        <w:bottom w:val="none" w:sz="0" w:space="0" w:color="auto"/>
        <w:right w:val="none" w:sz="0" w:space="0" w:color="auto"/>
      </w:divBdr>
    </w:div>
    <w:div w:id="269093886">
      <w:marLeft w:val="0"/>
      <w:marRight w:val="0"/>
      <w:marTop w:val="0"/>
      <w:marBottom w:val="0"/>
      <w:divBdr>
        <w:top w:val="none" w:sz="0" w:space="0" w:color="auto"/>
        <w:left w:val="none" w:sz="0" w:space="0" w:color="auto"/>
        <w:bottom w:val="none" w:sz="0" w:space="0" w:color="auto"/>
        <w:right w:val="none" w:sz="0" w:space="0" w:color="auto"/>
      </w:divBdr>
    </w:div>
    <w:div w:id="269166245">
      <w:marLeft w:val="0"/>
      <w:marRight w:val="0"/>
      <w:marTop w:val="0"/>
      <w:marBottom w:val="0"/>
      <w:divBdr>
        <w:top w:val="none" w:sz="0" w:space="0" w:color="auto"/>
        <w:left w:val="none" w:sz="0" w:space="0" w:color="auto"/>
        <w:bottom w:val="none" w:sz="0" w:space="0" w:color="auto"/>
        <w:right w:val="none" w:sz="0" w:space="0" w:color="auto"/>
      </w:divBdr>
    </w:div>
    <w:div w:id="269166885">
      <w:marLeft w:val="0"/>
      <w:marRight w:val="0"/>
      <w:marTop w:val="0"/>
      <w:marBottom w:val="0"/>
      <w:divBdr>
        <w:top w:val="none" w:sz="0" w:space="0" w:color="auto"/>
        <w:left w:val="none" w:sz="0" w:space="0" w:color="auto"/>
        <w:bottom w:val="none" w:sz="0" w:space="0" w:color="auto"/>
        <w:right w:val="none" w:sz="0" w:space="0" w:color="auto"/>
      </w:divBdr>
    </w:div>
    <w:div w:id="269317815">
      <w:bodyDiv w:val="1"/>
      <w:marLeft w:val="0"/>
      <w:marRight w:val="0"/>
      <w:marTop w:val="0"/>
      <w:marBottom w:val="0"/>
      <w:divBdr>
        <w:top w:val="none" w:sz="0" w:space="0" w:color="auto"/>
        <w:left w:val="none" w:sz="0" w:space="0" w:color="auto"/>
        <w:bottom w:val="none" w:sz="0" w:space="0" w:color="auto"/>
        <w:right w:val="none" w:sz="0" w:space="0" w:color="auto"/>
      </w:divBdr>
    </w:div>
    <w:div w:id="269701595">
      <w:bodyDiv w:val="1"/>
      <w:marLeft w:val="0"/>
      <w:marRight w:val="0"/>
      <w:marTop w:val="0"/>
      <w:marBottom w:val="0"/>
      <w:divBdr>
        <w:top w:val="none" w:sz="0" w:space="0" w:color="auto"/>
        <w:left w:val="none" w:sz="0" w:space="0" w:color="auto"/>
        <w:bottom w:val="none" w:sz="0" w:space="0" w:color="auto"/>
        <w:right w:val="none" w:sz="0" w:space="0" w:color="auto"/>
      </w:divBdr>
    </w:div>
    <w:div w:id="269706641">
      <w:marLeft w:val="0"/>
      <w:marRight w:val="0"/>
      <w:marTop w:val="0"/>
      <w:marBottom w:val="0"/>
      <w:divBdr>
        <w:top w:val="none" w:sz="0" w:space="0" w:color="auto"/>
        <w:left w:val="none" w:sz="0" w:space="0" w:color="auto"/>
        <w:bottom w:val="none" w:sz="0" w:space="0" w:color="auto"/>
        <w:right w:val="none" w:sz="0" w:space="0" w:color="auto"/>
      </w:divBdr>
    </w:div>
    <w:div w:id="269709018">
      <w:marLeft w:val="0"/>
      <w:marRight w:val="0"/>
      <w:marTop w:val="0"/>
      <w:marBottom w:val="0"/>
      <w:divBdr>
        <w:top w:val="none" w:sz="0" w:space="0" w:color="auto"/>
        <w:left w:val="none" w:sz="0" w:space="0" w:color="auto"/>
        <w:bottom w:val="none" w:sz="0" w:space="0" w:color="auto"/>
        <w:right w:val="none" w:sz="0" w:space="0" w:color="auto"/>
      </w:divBdr>
    </w:div>
    <w:div w:id="269776457">
      <w:marLeft w:val="0"/>
      <w:marRight w:val="0"/>
      <w:marTop w:val="0"/>
      <w:marBottom w:val="0"/>
      <w:divBdr>
        <w:top w:val="none" w:sz="0" w:space="0" w:color="auto"/>
        <w:left w:val="none" w:sz="0" w:space="0" w:color="auto"/>
        <w:bottom w:val="none" w:sz="0" w:space="0" w:color="auto"/>
        <w:right w:val="none" w:sz="0" w:space="0" w:color="auto"/>
      </w:divBdr>
    </w:div>
    <w:div w:id="269821861">
      <w:marLeft w:val="0"/>
      <w:marRight w:val="0"/>
      <w:marTop w:val="0"/>
      <w:marBottom w:val="0"/>
      <w:divBdr>
        <w:top w:val="none" w:sz="0" w:space="0" w:color="auto"/>
        <w:left w:val="none" w:sz="0" w:space="0" w:color="auto"/>
        <w:bottom w:val="none" w:sz="0" w:space="0" w:color="auto"/>
        <w:right w:val="none" w:sz="0" w:space="0" w:color="auto"/>
      </w:divBdr>
    </w:div>
    <w:div w:id="269823115">
      <w:marLeft w:val="0"/>
      <w:marRight w:val="0"/>
      <w:marTop w:val="0"/>
      <w:marBottom w:val="0"/>
      <w:divBdr>
        <w:top w:val="none" w:sz="0" w:space="0" w:color="auto"/>
        <w:left w:val="none" w:sz="0" w:space="0" w:color="auto"/>
        <w:bottom w:val="none" w:sz="0" w:space="0" w:color="auto"/>
        <w:right w:val="none" w:sz="0" w:space="0" w:color="auto"/>
      </w:divBdr>
    </w:div>
    <w:div w:id="269826557">
      <w:marLeft w:val="0"/>
      <w:marRight w:val="0"/>
      <w:marTop w:val="0"/>
      <w:marBottom w:val="0"/>
      <w:divBdr>
        <w:top w:val="none" w:sz="0" w:space="0" w:color="auto"/>
        <w:left w:val="none" w:sz="0" w:space="0" w:color="auto"/>
        <w:bottom w:val="none" w:sz="0" w:space="0" w:color="auto"/>
        <w:right w:val="none" w:sz="0" w:space="0" w:color="auto"/>
      </w:divBdr>
    </w:div>
    <w:div w:id="269899824">
      <w:marLeft w:val="0"/>
      <w:marRight w:val="0"/>
      <w:marTop w:val="0"/>
      <w:marBottom w:val="0"/>
      <w:divBdr>
        <w:top w:val="none" w:sz="0" w:space="0" w:color="auto"/>
        <w:left w:val="none" w:sz="0" w:space="0" w:color="auto"/>
        <w:bottom w:val="none" w:sz="0" w:space="0" w:color="auto"/>
        <w:right w:val="none" w:sz="0" w:space="0" w:color="auto"/>
      </w:divBdr>
    </w:div>
    <w:div w:id="270016841">
      <w:marLeft w:val="0"/>
      <w:marRight w:val="0"/>
      <w:marTop w:val="0"/>
      <w:marBottom w:val="0"/>
      <w:divBdr>
        <w:top w:val="none" w:sz="0" w:space="0" w:color="auto"/>
        <w:left w:val="none" w:sz="0" w:space="0" w:color="auto"/>
        <w:bottom w:val="none" w:sz="0" w:space="0" w:color="auto"/>
        <w:right w:val="none" w:sz="0" w:space="0" w:color="auto"/>
      </w:divBdr>
    </w:div>
    <w:div w:id="270017580">
      <w:marLeft w:val="0"/>
      <w:marRight w:val="0"/>
      <w:marTop w:val="0"/>
      <w:marBottom w:val="0"/>
      <w:divBdr>
        <w:top w:val="none" w:sz="0" w:space="0" w:color="auto"/>
        <w:left w:val="none" w:sz="0" w:space="0" w:color="auto"/>
        <w:bottom w:val="none" w:sz="0" w:space="0" w:color="auto"/>
        <w:right w:val="none" w:sz="0" w:space="0" w:color="auto"/>
      </w:divBdr>
    </w:div>
    <w:div w:id="270164404">
      <w:marLeft w:val="0"/>
      <w:marRight w:val="0"/>
      <w:marTop w:val="0"/>
      <w:marBottom w:val="0"/>
      <w:divBdr>
        <w:top w:val="none" w:sz="0" w:space="0" w:color="auto"/>
        <w:left w:val="none" w:sz="0" w:space="0" w:color="auto"/>
        <w:bottom w:val="none" w:sz="0" w:space="0" w:color="auto"/>
        <w:right w:val="none" w:sz="0" w:space="0" w:color="auto"/>
      </w:divBdr>
    </w:div>
    <w:div w:id="270168950">
      <w:marLeft w:val="0"/>
      <w:marRight w:val="0"/>
      <w:marTop w:val="0"/>
      <w:marBottom w:val="0"/>
      <w:divBdr>
        <w:top w:val="none" w:sz="0" w:space="0" w:color="auto"/>
        <w:left w:val="none" w:sz="0" w:space="0" w:color="auto"/>
        <w:bottom w:val="none" w:sz="0" w:space="0" w:color="auto"/>
        <w:right w:val="none" w:sz="0" w:space="0" w:color="auto"/>
      </w:divBdr>
    </w:div>
    <w:div w:id="270170786">
      <w:marLeft w:val="0"/>
      <w:marRight w:val="0"/>
      <w:marTop w:val="0"/>
      <w:marBottom w:val="0"/>
      <w:divBdr>
        <w:top w:val="none" w:sz="0" w:space="0" w:color="auto"/>
        <w:left w:val="none" w:sz="0" w:space="0" w:color="auto"/>
        <w:bottom w:val="none" w:sz="0" w:space="0" w:color="auto"/>
        <w:right w:val="none" w:sz="0" w:space="0" w:color="auto"/>
      </w:divBdr>
    </w:div>
    <w:div w:id="270204982">
      <w:marLeft w:val="0"/>
      <w:marRight w:val="0"/>
      <w:marTop w:val="0"/>
      <w:marBottom w:val="0"/>
      <w:divBdr>
        <w:top w:val="none" w:sz="0" w:space="0" w:color="auto"/>
        <w:left w:val="none" w:sz="0" w:space="0" w:color="auto"/>
        <w:bottom w:val="none" w:sz="0" w:space="0" w:color="auto"/>
        <w:right w:val="none" w:sz="0" w:space="0" w:color="auto"/>
      </w:divBdr>
    </w:div>
    <w:div w:id="270208452">
      <w:marLeft w:val="0"/>
      <w:marRight w:val="0"/>
      <w:marTop w:val="0"/>
      <w:marBottom w:val="0"/>
      <w:divBdr>
        <w:top w:val="none" w:sz="0" w:space="0" w:color="auto"/>
        <w:left w:val="none" w:sz="0" w:space="0" w:color="auto"/>
        <w:bottom w:val="none" w:sz="0" w:space="0" w:color="auto"/>
        <w:right w:val="none" w:sz="0" w:space="0" w:color="auto"/>
      </w:divBdr>
    </w:div>
    <w:div w:id="270208763">
      <w:marLeft w:val="0"/>
      <w:marRight w:val="0"/>
      <w:marTop w:val="0"/>
      <w:marBottom w:val="0"/>
      <w:divBdr>
        <w:top w:val="none" w:sz="0" w:space="0" w:color="auto"/>
        <w:left w:val="none" w:sz="0" w:space="0" w:color="auto"/>
        <w:bottom w:val="none" w:sz="0" w:space="0" w:color="auto"/>
        <w:right w:val="none" w:sz="0" w:space="0" w:color="auto"/>
      </w:divBdr>
    </w:div>
    <w:div w:id="270211687">
      <w:marLeft w:val="0"/>
      <w:marRight w:val="0"/>
      <w:marTop w:val="0"/>
      <w:marBottom w:val="0"/>
      <w:divBdr>
        <w:top w:val="none" w:sz="0" w:space="0" w:color="auto"/>
        <w:left w:val="none" w:sz="0" w:space="0" w:color="auto"/>
        <w:bottom w:val="none" w:sz="0" w:space="0" w:color="auto"/>
        <w:right w:val="none" w:sz="0" w:space="0" w:color="auto"/>
      </w:divBdr>
    </w:div>
    <w:div w:id="270747725">
      <w:marLeft w:val="0"/>
      <w:marRight w:val="0"/>
      <w:marTop w:val="0"/>
      <w:marBottom w:val="0"/>
      <w:divBdr>
        <w:top w:val="none" w:sz="0" w:space="0" w:color="auto"/>
        <w:left w:val="none" w:sz="0" w:space="0" w:color="auto"/>
        <w:bottom w:val="none" w:sz="0" w:space="0" w:color="auto"/>
        <w:right w:val="none" w:sz="0" w:space="0" w:color="auto"/>
      </w:divBdr>
    </w:div>
    <w:div w:id="270749091">
      <w:marLeft w:val="0"/>
      <w:marRight w:val="0"/>
      <w:marTop w:val="0"/>
      <w:marBottom w:val="0"/>
      <w:divBdr>
        <w:top w:val="none" w:sz="0" w:space="0" w:color="auto"/>
        <w:left w:val="none" w:sz="0" w:space="0" w:color="auto"/>
        <w:bottom w:val="none" w:sz="0" w:space="0" w:color="auto"/>
        <w:right w:val="none" w:sz="0" w:space="0" w:color="auto"/>
      </w:divBdr>
    </w:div>
    <w:div w:id="270861081">
      <w:marLeft w:val="0"/>
      <w:marRight w:val="0"/>
      <w:marTop w:val="0"/>
      <w:marBottom w:val="0"/>
      <w:divBdr>
        <w:top w:val="none" w:sz="0" w:space="0" w:color="auto"/>
        <w:left w:val="none" w:sz="0" w:space="0" w:color="auto"/>
        <w:bottom w:val="none" w:sz="0" w:space="0" w:color="auto"/>
        <w:right w:val="none" w:sz="0" w:space="0" w:color="auto"/>
      </w:divBdr>
    </w:div>
    <w:div w:id="270863677">
      <w:marLeft w:val="0"/>
      <w:marRight w:val="0"/>
      <w:marTop w:val="0"/>
      <w:marBottom w:val="0"/>
      <w:divBdr>
        <w:top w:val="none" w:sz="0" w:space="0" w:color="auto"/>
        <w:left w:val="none" w:sz="0" w:space="0" w:color="auto"/>
        <w:bottom w:val="none" w:sz="0" w:space="0" w:color="auto"/>
        <w:right w:val="none" w:sz="0" w:space="0" w:color="auto"/>
      </w:divBdr>
    </w:div>
    <w:div w:id="270942709">
      <w:marLeft w:val="0"/>
      <w:marRight w:val="0"/>
      <w:marTop w:val="0"/>
      <w:marBottom w:val="0"/>
      <w:divBdr>
        <w:top w:val="none" w:sz="0" w:space="0" w:color="auto"/>
        <w:left w:val="none" w:sz="0" w:space="0" w:color="auto"/>
        <w:bottom w:val="none" w:sz="0" w:space="0" w:color="auto"/>
        <w:right w:val="none" w:sz="0" w:space="0" w:color="auto"/>
      </w:divBdr>
    </w:div>
    <w:div w:id="271017729">
      <w:marLeft w:val="0"/>
      <w:marRight w:val="0"/>
      <w:marTop w:val="0"/>
      <w:marBottom w:val="0"/>
      <w:divBdr>
        <w:top w:val="none" w:sz="0" w:space="0" w:color="auto"/>
        <w:left w:val="none" w:sz="0" w:space="0" w:color="auto"/>
        <w:bottom w:val="none" w:sz="0" w:space="0" w:color="auto"/>
        <w:right w:val="none" w:sz="0" w:space="0" w:color="auto"/>
      </w:divBdr>
    </w:div>
    <w:div w:id="271283223">
      <w:marLeft w:val="0"/>
      <w:marRight w:val="0"/>
      <w:marTop w:val="0"/>
      <w:marBottom w:val="0"/>
      <w:divBdr>
        <w:top w:val="none" w:sz="0" w:space="0" w:color="auto"/>
        <w:left w:val="none" w:sz="0" w:space="0" w:color="auto"/>
        <w:bottom w:val="none" w:sz="0" w:space="0" w:color="auto"/>
        <w:right w:val="none" w:sz="0" w:space="0" w:color="auto"/>
      </w:divBdr>
    </w:div>
    <w:div w:id="271286087">
      <w:marLeft w:val="0"/>
      <w:marRight w:val="0"/>
      <w:marTop w:val="0"/>
      <w:marBottom w:val="0"/>
      <w:divBdr>
        <w:top w:val="none" w:sz="0" w:space="0" w:color="auto"/>
        <w:left w:val="none" w:sz="0" w:space="0" w:color="auto"/>
        <w:bottom w:val="none" w:sz="0" w:space="0" w:color="auto"/>
        <w:right w:val="none" w:sz="0" w:space="0" w:color="auto"/>
      </w:divBdr>
    </w:div>
    <w:div w:id="271398379">
      <w:marLeft w:val="0"/>
      <w:marRight w:val="0"/>
      <w:marTop w:val="0"/>
      <w:marBottom w:val="0"/>
      <w:divBdr>
        <w:top w:val="none" w:sz="0" w:space="0" w:color="auto"/>
        <w:left w:val="none" w:sz="0" w:space="0" w:color="auto"/>
        <w:bottom w:val="none" w:sz="0" w:space="0" w:color="auto"/>
        <w:right w:val="none" w:sz="0" w:space="0" w:color="auto"/>
      </w:divBdr>
    </w:div>
    <w:div w:id="271474842">
      <w:marLeft w:val="0"/>
      <w:marRight w:val="0"/>
      <w:marTop w:val="0"/>
      <w:marBottom w:val="0"/>
      <w:divBdr>
        <w:top w:val="none" w:sz="0" w:space="0" w:color="auto"/>
        <w:left w:val="none" w:sz="0" w:space="0" w:color="auto"/>
        <w:bottom w:val="none" w:sz="0" w:space="0" w:color="auto"/>
        <w:right w:val="none" w:sz="0" w:space="0" w:color="auto"/>
      </w:divBdr>
    </w:div>
    <w:div w:id="271475383">
      <w:marLeft w:val="0"/>
      <w:marRight w:val="0"/>
      <w:marTop w:val="0"/>
      <w:marBottom w:val="0"/>
      <w:divBdr>
        <w:top w:val="none" w:sz="0" w:space="0" w:color="auto"/>
        <w:left w:val="none" w:sz="0" w:space="0" w:color="auto"/>
        <w:bottom w:val="none" w:sz="0" w:space="0" w:color="auto"/>
        <w:right w:val="none" w:sz="0" w:space="0" w:color="auto"/>
      </w:divBdr>
    </w:div>
    <w:div w:id="271476323">
      <w:marLeft w:val="0"/>
      <w:marRight w:val="0"/>
      <w:marTop w:val="0"/>
      <w:marBottom w:val="0"/>
      <w:divBdr>
        <w:top w:val="none" w:sz="0" w:space="0" w:color="auto"/>
        <w:left w:val="none" w:sz="0" w:space="0" w:color="auto"/>
        <w:bottom w:val="none" w:sz="0" w:space="0" w:color="auto"/>
        <w:right w:val="none" w:sz="0" w:space="0" w:color="auto"/>
      </w:divBdr>
    </w:div>
    <w:div w:id="271477338">
      <w:marLeft w:val="0"/>
      <w:marRight w:val="0"/>
      <w:marTop w:val="0"/>
      <w:marBottom w:val="0"/>
      <w:divBdr>
        <w:top w:val="none" w:sz="0" w:space="0" w:color="auto"/>
        <w:left w:val="none" w:sz="0" w:space="0" w:color="auto"/>
        <w:bottom w:val="none" w:sz="0" w:space="0" w:color="auto"/>
        <w:right w:val="none" w:sz="0" w:space="0" w:color="auto"/>
      </w:divBdr>
    </w:div>
    <w:div w:id="271477549">
      <w:marLeft w:val="0"/>
      <w:marRight w:val="0"/>
      <w:marTop w:val="0"/>
      <w:marBottom w:val="0"/>
      <w:divBdr>
        <w:top w:val="none" w:sz="0" w:space="0" w:color="auto"/>
        <w:left w:val="none" w:sz="0" w:space="0" w:color="auto"/>
        <w:bottom w:val="none" w:sz="0" w:space="0" w:color="auto"/>
        <w:right w:val="none" w:sz="0" w:space="0" w:color="auto"/>
      </w:divBdr>
    </w:div>
    <w:div w:id="271516925">
      <w:marLeft w:val="0"/>
      <w:marRight w:val="0"/>
      <w:marTop w:val="0"/>
      <w:marBottom w:val="0"/>
      <w:divBdr>
        <w:top w:val="none" w:sz="0" w:space="0" w:color="auto"/>
        <w:left w:val="none" w:sz="0" w:space="0" w:color="auto"/>
        <w:bottom w:val="none" w:sz="0" w:space="0" w:color="auto"/>
        <w:right w:val="none" w:sz="0" w:space="0" w:color="auto"/>
      </w:divBdr>
    </w:div>
    <w:div w:id="271590902">
      <w:marLeft w:val="0"/>
      <w:marRight w:val="0"/>
      <w:marTop w:val="0"/>
      <w:marBottom w:val="0"/>
      <w:divBdr>
        <w:top w:val="none" w:sz="0" w:space="0" w:color="auto"/>
        <w:left w:val="none" w:sz="0" w:space="0" w:color="auto"/>
        <w:bottom w:val="none" w:sz="0" w:space="0" w:color="auto"/>
        <w:right w:val="none" w:sz="0" w:space="0" w:color="auto"/>
      </w:divBdr>
    </w:div>
    <w:div w:id="271673332">
      <w:marLeft w:val="0"/>
      <w:marRight w:val="0"/>
      <w:marTop w:val="0"/>
      <w:marBottom w:val="0"/>
      <w:divBdr>
        <w:top w:val="none" w:sz="0" w:space="0" w:color="auto"/>
        <w:left w:val="none" w:sz="0" w:space="0" w:color="auto"/>
        <w:bottom w:val="none" w:sz="0" w:space="0" w:color="auto"/>
        <w:right w:val="none" w:sz="0" w:space="0" w:color="auto"/>
      </w:divBdr>
    </w:div>
    <w:div w:id="271717135">
      <w:marLeft w:val="0"/>
      <w:marRight w:val="0"/>
      <w:marTop w:val="0"/>
      <w:marBottom w:val="0"/>
      <w:divBdr>
        <w:top w:val="none" w:sz="0" w:space="0" w:color="auto"/>
        <w:left w:val="none" w:sz="0" w:space="0" w:color="auto"/>
        <w:bottom w:val="none" w:sz="0" w:space="0" w:color="auto"/>
        <w:right w:val="none" w:sz="0" w:space="0" w:color="auto"/>
      </w:divBdr>
    </w:div>
    <w:div w:id="271742187">
      <w:marLeft w:val="0"/>
      <w:marRight w:val="0"/>
      <w:marTop w:val="0"/>
      <w:marBottom w:val="0"/>
      <w:divBdr>
        <w:top w:val="none" w:sz="0" w:space="0" w:color="auto"/>
        <w:left w:val="none" w:sz="0" w:space="0" w:color="auto"/>
        <w:bottom w:val="none" w:sz="0" w:space="0" w:color="auto"/>
        <w:right w:val="none" w:sz="0" w:space="0" w:color="auto"/>
      </w:divBdr>
    </w:div>
    <w:div w:id="271858606">
      <w:marLeft w:val="0"/>
      <w:marRight w:val="0"/>
      <w:marTop w:val="0"/>
      <w:marBottom w:val="0"/>
      <w:divBdr>
        <w:top w:val="none" w:sz="0" w:space="0" w:color="auto"/>
        <w:left w:val="none" w:sz="0" w:space="0" w:color="auto"/>
        <w:bottom w:val="none" w:sz="0" w:space="0" w:color="auto"/>
        <w:right w:val="none" w:sz="0" w:space="0" w:color="auto"/>
      </w:divBdr>
    </w:div>
    <w:div w:id="271933898">
      <w:marLeft w:val="0"/>
      <w:marRight w:val="0"/>
      <w:marTop w:val="0"/>
      <w:marBottom w:val="0"/>
      <w:divBdr>
        <w:top w:val="none" w:sz="0" w:space="0" w:color="auto"/>
        <w:left w:val="none" w:sz="0" w:space="0" w:color="auto"/>
        <w:bottom w:val="none" w:sz="0" w:space="0" w:color="auto"/>
        <w:right w:val="none" w:sz="0" w:space="0" w:color="auto"/>
      </w:divBdr>
    </w:div>
    <w:div w:id="271935450">
      <w:marLeft w:val="0"/>
      <w:marRight w:val="0"/>
      <w:marTop w:val="0"/>
      <w:marBottom w:val="0"/>
      <w:divBdr>
        <w:top w:val="none" w:sz="0" w:space="0" w:color="auto"/>
        <w:left w:val="none" w:sz="0" w:space="0" w:color="auto"/>
        <w:bottom w:val="none" w:sz="0" w:space="0" w:color="auto"/>
        <w:right w:val="none" w:sz="0" w:space="0" w:color="auto"/>
      </w:divBdr>
    </w:div>
    <w:div w:id="271941365">
      <w:marLeft w:val="0"/>
      <w:marRight w:val="0"/>
      <w:marTop w:val="0"/>
      <w:marBottom w:val="0"/>
      <w:divBdr>
        <w:top w:val="none" w:sz="0" w:space="0" w:color="auto"/>
        <w:left w:val="none" w:sz="0" w:space="0" w:color="auto"/>
        <w:bottom w:val="none" w:sz="0" w:space="0" w:color="auto"/>
        <w:right w:val="none" w:sz="0" w:space="0" w:color="auto"/>
      </w:divBdr>
    </w:div>
    <w:div w:id="272054979">
      <w:bodyDiv w:val="1"/>
      <w:marLeft w:val="0"/>
      <w:marRight w:val="0"/>
      <w:marTop w:val="0"/>
      <w:marBottom w:val="0"/>
      <w:divBdr>
        <w:top w:val="none" w:sz="0" w:space="0" w:color="auto"/>
        <w:left w:val="none" w:sz="0" w:space="0" w:color="auto"/>
        <w:bottom w:val="none" w:sz="0" w:space="0" w:color="auto"/>
        <w:right w:val="none" w:sz="0" w:space="0" w:color="auto"/>
      </w:divBdr>
    </w:div>
    <w:div w:id="272058343">
      <w:marLeft w:val="0"/>
      <w:marRight w:val="0"/>
      <w:marTop w:val="0"/>
      <w:marBottom w:val="0"/>
      <w:divBdr>
        <w:top w:val="none" w:sz="0" w:space="0" w:color="auto"/>
        <w:left w:val="none" w:sz="0" w:space="0" w:color="auto"/>
        <w:bottom w:val="none" w:sz="0" w:space="0" w:color="auto"/>
        <w:right w:val="none" w:sz="0" w:space="0" w:color="auto"/>
      </w:divBdr>
    </w:div>
    <w:div w:id="272136431">
      <w:marLeft w:val="0"/>
      <w:marRight w:val="0"/>
      <w:marTop w:val="0"/>
      <w:marBottom w:val="0"/>
      <w:divBdr>
        <w:top w:val="none" w:sz="0" w:space="0" w:color="auto"/>
        <w:left w:val="none" w:sz="0" w:space="0" w:color="auto"/>
        <w:bottom w:val="none" w:sz="0" w:space="0" w:color="auto"/>
        <w:right w:val="none" w:sz="0" w:space="0" w:color="auto"/>
      </w:divBdr>
    </w:div>
    <w:div w:id="272172260">
      <w:marLeft w:val="0"/>
      <w:marRight w:val="0"/>
      <w:marTop w:val="0"/>
      <w:marBottom w:val="0"/>
      <w:divBdr>
        <w:top w:val="none" w:sz="0" w:space="0" w:color="auto"/>
        <w:left w:val="none" w:sz="0" w:space="0" w:color="auto"/>
        <w:bottom w:val="none" w:sz="0" w:space="0" w:color="auto"/>
        <w:right w:val="none" w:sz="0" w:space="0" w:color="auto"/>
      </w:divBdr>
    </w:div>
    <w:div w:id="272202824">
      <w:marLeft w:val="0"/>
      <w:marRight w:val="0"/>
      <w:marTop w:val="0"/>
      <w:marBottom w:val="0"/>
      <w:divBdr>
        <w:top w:val="none" w:sz="0" w:space="0" w:color="auto"/>
        <w:left w:val="none" w:sz="0" w:space="0" w:color="auto"/>
        <w:bottom w:val="none" w:sz="0" w:space="0" w:color="auto"/>
        <w:right w:val="none" w:sz="0" w:space="0" w:color="auto"/>
      </w:divBdr>
    </w:div>
    <w:div w:id="272247449">
      <w:marLeft w:val="0"/>
      <w:marRight w:val="0"/>
      <w:marTop w:val="0"/>
      <w:marBottom w:val="0"/>
      <w:divBdr>
        <w:top w:val="none" w:sz="0" w:space="0" w:color="auto"/>
        <w:left w:val="none" w:sz="0" w:space="0" w:color="auto"/>
        <w:bottom w:val="none" w:sz="0" w:space="0" w:color="auto"/>
        <w:right w:val="none" w:sz="0" w:space="0" w:color="auto"/>
      </w:divBdr>
    </w:div>
    <w:div w:id="272252899">
      <w:marLeft w:val="0"/>
      <w:marRight w:val="0"/>
      <w:marTop w:val="0"/>
      <w:marBottom w:val="0"/>
      <w:divBdr>
        <w:top w:val="none" w:sz="0" w:space="0" w:color="auto"/>
        <w:left w:val="none" w:sz="0" w:space="0" w:color="auto"/>
        <w:bottom w:val="none" w:sz="0" w:space="0" w:color="auto"/>
        <w:right w:val="none" w:sz="0" w:space="0" w:color="auto"/>
      </w:divBdr>
    </w:div>
    <w:div w:id="272321417">
      <w:marLeft w:val="0"/>
      <w:marRight w:val="0"/>
      <w:marTop w:val="0"/>
      <w:marBottom w:val="0"/>
      <w:divBdr>
        <w:top w:val="none" w:sz="0" w:space="0" w:color="auto"/>
        <w:left w:val="none" w:sz="0" w:space="0" w:color="auto"/>
        <w:bottom w:val="none" w:sz="0" w:space="0" w:color="auto"/>
        <w:right w:val="none" w:sz="0" w:space="0" w:color="auto"/>
      </w:divBdr>
    </w:div>
    <w:div w:id="272442565">
      <w:marLeft w:val="0"/>
      <w:marRight w:val="0"/>
      <w:marTop w:val="0"/>
      <w:marBottom w:val="0"/>
      <w:divBdr>
        <w:top w:val="none" w:sz="0" w:space="0" w:color="auto"/>
        <w:left w:val="none" w:sz="0" w:space="0" w:color="auto"/>
        <w:bottom w:val="none" w:sz="0" w:space="0" w:color="auto"/>
        <w:right w:val="none" w:sz="0" w:space="0" w:color="auto"/>
      </w:divBdr>
    </w:div>
    <w:div w:id="272443871">
      <w:marLeft w:val="0"/>
      <w:marRight w:val="0"/>
      <w:marTop w:val="0"/>
      <w:marBottom w:val="0"/>
      <w:divBdr>
        <w:top w:val="none" w:sz="0" w:space="0" w:color="auto"/>
        <w:left w:val="none" w:sz="0" w:space="0" w:color="auto"/>
        <w:bottom w:val="none" w:sz="0" w:space="0" w:color="auto"/>
        <w:right w:val="none" w:sz="0" w:space="0" w:color="auto"/>
      </w:divBdr>
    </w:div>
    <w:div w:id="272591899">
      <w:marLeft w:val="0"/>
      <w:marRight w:val="0"/>
      <w:marTop w:val="0"/>
      <w:marBottom w:val="0"/>
      <w:divBdr>
        <w:top w:val="none" w:sz="0" w:space="0" w:color="auto"/>
        <w:left w:val="none" w:sz="0" w:space="0" w:color="auto"/>
        <w:bottom w:val="none" w:sz="0" w:space="0" w:color="auto"/>
        <w:right w:val="none" w:sz="0" w:space="0" w:color="auto"/>
      </w:divBdr>
    </w:div>
    <w:div w:id="272785604">
      <w:marLeft w:val="0"/>
      <w:marRight w:val="0"/>
      <w:marTop w:val="0"/>
      <w:marBottom w:val="0"/>
      <w:divBdr>
        <w:top w:val="none" w:sz="0" w:space="0" w:color="auto"/>
        <w:left w:val="none" w:sz="0" w:space="0" w:color="auto"/>
        <w:bottom w:val="none" w:sz="0" w:space="0" w:color="auto"/>
        <w:right w:val="none" w:sz="0" w:space="0" w:color="auto"/>
      </w:divBdr>
    </w:div>
    <w:div w:id="272829036">
      <w:marLeft w:val="0"/>
      <w:marRight w:val="0"/>
      <w:marTop w:val="0"/>
      <w:marBottom w:val="0"/>
      <w:divBdr>
        <w:top w:val="none" w:sz="0" w:space="0" w:color="auto"/>
        <w:left w:val="none" w:sz="0" w:space="0" w:color="auto"/>
        <w:bottom w:val="none" w:sz="0" w:space="0" w:color="auto"/>
        <w:right w:val="none" w:sz="0" w:space="0" w:color="auto"/>
      </w:divBdr>
    </w:div>
    <w:div w:id="272829899">
      <w:marLeft w:val="0"/>
      <w:marRight w:val="0"/>
      <w:marTop w:val="0"/>
      <w:marBottom w:val="0"/>
      <w:divBdr>
        <w:top w:val="none" w:sz="0" w:space="0" w:color="auto"/>
        <w:left w:val="none" w:sz="0" w:space="0" w:color="auto"/>
        <w:bottom w:val="none" w:sz="0" w:space="0" w:color="auto"/>
        <w:right w:val="none" w:sz="0" w:space="0" w:color="auto"/>
      </w:divBdr>
    </w:div>
    <w:div w:id="272904984">
      <w:marLeft w:val="0"/>
      <w:marRight w:val="0"/>
      <w:marTop w:val="0"/>
      <w:marBottom w:val="0"/>
      <w:divBdr>
        <w:top w:val="none" w:sz="0" w:space="0" w:color="auto"/>
        <w:left w:val="none" w:sz="0" w:space="0" w:color="auto"/>
        <w:bottom w:val="none" w:sz="0" w:space="0" w:color="auto"/>
        <w:right w:val="none" w:sz="0" w:space="0" w:color="auto"/>
      </w:divBdr>
    </w:div>
    <w:div w:id="272906543">
      <w:marLeft w:val="0"/>
      <w:marRight w:val="0"/>
      <w:marTop w:val="0"/>
      <w:marBottom w:val="0"/>
      <w:divBdr>
        <w:top w:val="none" w:sz="0" w:space="0" w:color="auto"/>
        <w:left w:val="none" w:sz="0" w:space="0" w:color="auto"/>
        <w:bottom w:val="none" w:sz="0" w:space="0" w:color="auto"/>
        <w:right w:val="none" w:sz="0" w:space="0" w:color="auto"/>
      </w:divBdr>
    </w:div>
    <w:div w:id="272976017">
      <w:marLeft w:val="0"/>
      <w:marRight w:val="0"/>
      <w:marTop w:val="0"/>
      <w:marBottom w:val="0"/>
      <w:divBdr>
        <w:top w:val="none" w:sz="0" w:space="0" w:color="auto"/>
        <w:left w:val="none" w:sz="0" w:space="0" w:color="auto"/>
        <w:bottom w:val="none" w:sz="0" w:space="0" w:color="auto"/>
        <w:right w:val="none" w:sz="0" w:space="0" w:color="auto"/>
      </w:divBdr>
    </w:div>
    <w:div w:id="273023229">
      <w:marLeft w:val="0"/>
      <w:marRight w:val="0"/>
      <w:marTop w:val="0"/>
      <w:marBottom w:val="0"/>
      <w:divBdr>
        <w:top w:val="none" w:sz="0" w:space="0" w:color="auto"/>
        <w:left w:val="none" w:sz="0" w:space="0" w:color="auto"/>
        <w:bottom w:val="none" w:sz="0" w:space="0" w:color="auto"/>
        <w:right w:val="none" w:sz="0" w:space="0" w:color="auto"/>
      </w:divBdr>
    </w:div>
    <w:div w:id="273173935">
      <w:marLeft w:val="0"/>
      <w:marRight w:val="0"/>
      <w:marTop w:val="0"/>
      <w:marBottom w:val="0"/>
      <w:divBdr>
        <w:top w:val="none" w:sz="0" w:space="0" w:color="auto"/>
        <w:left w:val="none" w:sz="0" w:space="0" w:color="auto"/>
        <w:bottom w:val="none" w:sz="0" w:space="0" w:color="auto"/>
        <w:right w:val="none" w:sz="0" w:space="0" w:color="auto"/>
      </w:divBdr>
    </w:div>
    <w:div w:id="273177294">
      <w:bodyDiv w:val="1"/>
      <w:marLeft w:val="0"/>
      <w:marRight w:val="0"/>
      <w:marTop w:val="0"/>
      <w:marBottom w:val="0"/>
      <w:divBdr>
        <w:top w:val="none" w:sz="0" w:space="0" w:color="auto"/>
        <w:left w:val="none" w:sz="0" w:space="0" w:color="auto"/>
        <w:bottom w:val="none" w:sz="0" w:space="0" w:color="auto"/>
        <w:right w:val="none" w:sz="0" w:space="0" w:color="auto"/>
      </w:divBdr>
    </w:div>
    <w:div w:id="273221132">
      <w:bodyDiv w:val="1"/>
      <w:marLeft w:val="0"/>
      <w:marRight w:val="0"/>
      <w:marTop w:val="0"/>
      <w:marBottom w:val="0"/>
      <w:divBdr>
        <w:top w:val="none" w:sz="0" w:space="0" w:color="auto"/>
        <w:left w:val="none" w:sz="0" w:space="0" w:color="auto"/>
        <w:bottom w:val="none" w:sz="0" w:space="0" w:color="auto"/>
        <w:right w:val="none" w:sz="0" w:space="0" w:color="auto"/>
      </w:divBdr>
    </w:div>
    <w:div w:id="273250929">
      <w:marLeft w:val="0"/>
      <w:marRight w:val="0"/>
      <w:marTop w:val="0"/>
      <w:marBottom w:val="0"/>
      <w:divBdr>
        <w:top w:val="none" w:sz="0" w:space="0" w:color="auto"/>
        <w:left w:val="none" w:sz="0" w:space="0" w:color="auto"/>
        <w:bottom w:val="none" w:sz="0" w:space="0" w:color="auto"/>
        <w:right w:val="none" w:sz="0" w:space="0" w:color="auto"/>
      </w:divBdr>
    </w:div>
    <w:div w:id="273290163">
      <w:marLeft w:val="0"/>
      <w:marRight w:val="0"/>
      <w:marTop w:val="0"/>
      <w:marBottom w:val="0"/>
      <w:divBdr>
        <w:top w:val="none" w:sz="0" w:space="0" w:color="auto"/>
        <w:left w:val="none" w:sz="0" w:space="0" w:color="auto"/>
        <w:bottom w:val="none" w:sz="0" w:space="0" w:color="auto"/>
        <w:right w:val="none" w:sz="0" w:space="0" w:color="auto"/>
      </w:divBdr>
    </w:div>
    <w:div w:id="273294811">
      <w:marLeft w:val="0"/>
      <w:marRight w:val="0"/>
      <w:marTop w:val="0"/>
      <w:marBottom w:val="0"/>
      <w:divBdr>
        <w:top w:val="none" w:sz="0" w:space="0" w:color="auto"/>
        <w:left w:val="none" w:sz="0" w:space="0" w:color="auto"/>
        <w:bottom w:val="none" w:sz="0" w:space="0" w:color="auto"/>
        <w:right w:val="none" w:sz="0" w:space="0" w:color="auto"/>
      </w:divBdr>
    </w:div>
    <w:div w:id="273295725">
      <w:marLeft w:val="0"/>
      <w:marRight w:val="0"/>
      <w:marTop w:val="0"/>
      <w:marBottom w:val="0"/>
      <w:divBdr>
        <w:top w:val="none" w:sz="0" w:space="0" w:color="auto"/>
        <w:left w:val="none" w:sz="0" w:space="0" w:color="auto"/>
        <w:bottom w:val="none" w:sz="0" w:space="0" w:color="auto"/>
        <w:right w:val="none" w:sz="0" w:space="0" w:color="auto"/>
      </w:divBdr>
    </w:div>
    <w:div w:id="273362237">
      <w:marLeft w:val="0"/>
      <w:marRight w:val="0"/>
      <w:marTop w:val="0"/>
      <w:marBottom w:val="0"/>
      <w:divBdr>
        <w:top w:val="none" w:sz="0" w:space="0" w:color="auto"/>
        <w:left w:val="none" w:sz="0" w:space="0" w:color="auto"/>
        <w:bottom w:val="none" w:sz="0" w:space="0" w:color="auto"/>
        <w:right w:val="none" w:sz="0" w:space="0" w:color="auto"/>
      </w:divBdr>
    </w:div>
    <w:div w:id="273364292">
      <w:marLeft w:val="0"/>
      <w:marRight w:val="0"/>
      <w:marTop w:val="0"/>
      <w:marBottom w:val="0"/>
      <w:divBdr>
        <w:top w:val="none" w:sz="0" w:space="0" w:color="auto"/>
        <w:left w:val="none" w:sz="0" w:space="0" w:color="auto"/>
        <w:bottom w:val="none" w:sz="0" w:space="0" w:color="auto"/>
        <w:right w:val="none" w:sz="0" w:space="0" w:color="auto"/>
      </w:divBdr>
    </w:div>
    <w:div w:id="273437847">
      <w:marLeft w:val="0"/>
      <w:marRight w:val="0"/>
      <w:marTop w:val="0"/>
      <w:marBottom w:val="0"/>
      <w:divBdr>
        <w:top w:val="none" w:sz="0" w:space="0" w:color="auto"/>
        <w:left w:val="none" w:sz="0" w:space="0" w:color="auto"/>
        <w:bottom w:val="none" w:sz="0" w:space="0" w:color="auto"/>
        <w:right w:val="none" w:sz="0" w:space="0" w:color="auto"/>
      </w:divBdr>
    </w:div>
    <w:div w:id="273441919">
      <w:marLeft w:val="0"/>
      <w:marRight w:val="0"/>
      <w:marTop w:val="0"/>
      <w:marBottom w:val="0"/>
      <w:divBdr>
        <w:top w:val="none" w:sz="0" w:space="0" w:color="auto"/>
        <w:left w:val="none" w:sz="0" w:space="0" w:color="auto"/>
        <w:bottom w:val="none" w:sz="0" w:space="0" w:color="auto"/>
        <w:right w:val="none" w:sz="0" w:space="0" w:color="auto"/>
      </w:divBdr>
    </w:div>
    <w:div w:id="273447069">
      <w:marLeft w:val="0"/>
      <w:marRight w:val="0"/>
      <w:marTop w:val="0"/>
      <w:marBottom w:val="0"/>
      <w:divBdr>
        <w:top w:val="none" w:sz="0" w:space="0" w:color="auto"/>
        <w:left w:val="none" w:sz="0" w:space="0" w:color="auto"/>
        <w:bottom w:val="none" w:sz="0" w:space="0" w:color="auto"/>
        <w:right w:val="none" w:sz="0" w:space="0" w:color="auto"/>
      </w:divBdr>
    </w:div>
    <w:div w:id="273562212">
      <w:marLeft w:val="0"/>
      <w:marRight w:val="0"/>
      <w:marTop w:val="0"/>
      <w:marBottom w:val="0"/>
      <w:divBdr>
        <w:top w:val="none" w:sz="0" w:space="0" w:color="auto"/>
        <w:left w:val="none" w:sz="0" w:space="0" w:color="auto"/>
        <w:bottom w:val="none" w:sz="0" w:space="0" w:color="auto"/>
        <w:right w:val="none" w:sz="0" w:space="0" w:color="auto"/>
      </w:divBdr>
    </w:div>
    <w:div w:id="273631732">
      <w:marLeft w:val="0"/>
      <w:marRight w:val="0"/>
      <w:marTop w:val="0"/>
      <w:marBottom w:val="0"/>
      <w:divBdr>
        <w:top w:val="none" w:sz="0" w:space="0" w:color="auto"/>
        <w:left w:val="none" w:sz="0" w:space="0" w:color="auto"/>
        <w:bottom w:val="none" w:sz="0" w:space="0" w:color="auto"/>
        <w:right w:val="none" w:sz="0" w:space="0" w:color="auto"/>
      </w:divBdr>
    </w:div>
    <w:div w:id="273907086">
      <w:marLeft w:val="0"/>
      <w:marRight w:val="0"/>
      <w:marTop w:val="0"/>
      <w:marBottom w:val="0"/>
      <w:divBdr>
        <w:top w:val="none" w:sz="0" w:space="0" w:color="auto"/>
        <w:left w:val="none" w:sz="0" w:space="0" w:color="auto"/>
        <w:bottom w:val="none" w:sz="0" w:space="0" w:color="auto"/>
        <w:right w:val="none" w:sz="0" w:space="0" w:color="auto"/>
      </w:divBdr>
    </w:div>
    <w:div w:id="273944153">
      <w:marLeft w:val="0"/>
      <w:marRight w:val="0"/>
      <w:marTop w:val="0"/>
      <w:marBottom w:val="0"/>
      <w:divBdr>
        <w:top w:val="none" w:sz="0" w:space="0" w:color="auto"/>
        <w:left w:val="none" w:sz="0" w:space="0" w:color="auto"/>
        <w:bottom w:val="none" w:sz="0" w:space="0" w:color="auto"/>
        <w:right w:val="none" w:sz="0" w:space="0" w:color="auto"/>
      </w:divBdr>
    </w:div>
    <w:div w:id="273948582">
      <w:marLeft w:val="0"/>
      <w:marRight w:val="0"/>
      <w:marTop w:val="0"/>
      <w:marBottom w:val="0"/>
      <w:divBdr>
        <w:top w:val="none" w:sz="0" w:space="0" w:color="auto"/>
        <w:left w:val="none" w:sz="0" w:space="0" w:color="auto"/>
        <w:bottom w:val="none" w:sz="0" w:space="0" w:color="auto"/>
        <w:right w:val="none" w:sz="0" w:space="0" w:color="auto"/>
      </w:divBdr>
    </w:div>
    <w:div w:id="273948764">
      <w:marLeft w:val="0"/>
      <w:marRight w:val="0"/>
      <w:marTop w:val="0"/>
      <w:marBottom w:val="0"/>
      <w:divBdr>
        <w:top w:val="none" w:sz="0" w:space="0" w:color="auto"/>
        <w:left w:val="none" w:sz="0" w:space="0" w:color="auto"/>
        <w:bottom w:val="none" w:sz="0" w:space="0" w:color="auto"/>
        <w:right w:val="none" w:sz="0" w:space="0" w:color="auto"/>
      </w:divBdr>
    </w:div>
    <w:div w:id="274018347">
      <w:marLeft w:val="0"/>
      <w:marRight w:val="0"/>
      <w:marTop w:val="0"/>
      <w:marBottom w:val="0"/>
      <w:divBdr>
        <w:top w:val="none" w:sz="0" w:space="0" w:color="auto"/>
        <w:left w:val="none" w:sz="0" w:space="0" w:color="auto"/>
        <w:bottom w:val="none" w:sz="0" w:space="0" w:color="auto"/>
        <w:right w:val="none" w:sz="0" w:space="0" w:color="auto"/>
      </w:divBdr>
    </w:div>
    <w:div w:id="274093136">
      <w:marLeft w:val="0"/>
      <w:marRight w:val="0"/>
      <w:marTop w:val="0"/>
      <w:marBottom w:val="0"/>
      <w:divBdr>
        <w:top w:val="none" w:sz="0" w:space="0" w:color="auto"/>
        <w:left w:val="none" w:sz="0" w:space="0" w:color="auto"/>
        <w:bottom w:val="none" w:sz="0" w:space="0" w:color="auto"/>
        <w:right w:val="none" w:sz="0" w:space="0" w:color="auto"/>
      </w:divBdr>
    </w:div>
    <w:div w:id="274099278">
      <w:marLeft w:val="0"/>
      <w:marRight w:val="0"/>
      <w:marTop w:val="0"/>
      <w:marBottom w:val="0"/>
      <w:divBdr>
        <w:top w:val="none" w:sz="0" w:space="0" w:color="auto"/>
        <w:left w:val="none" w:sz="0" w:space="0" w:color="auto"/>
        <w:bottom w:val="none" w:sz="0" w:space="0" w:color="auto"/>
        <w:right w:val="none" w:sz="0" w:space="0" w:color="auto"/>
      </w:divBdr>
    </w:div>
    <w:div w:id="274333777">
      <w:marLeft w:val="0"/>
      <w:marRight w:val="0"/>
      <w:marTop w:val="0"/>
      <w:marBottom w:val="0"/>
      <w:divBdr>
        <w:top w:val="none" w:sz="0" w:space="0" w:color="auto"/>
        <w:left w:val="none" w:sz="0" w:space="0" w:color="auto"/>
        <w:bottom w:val="none" w:sz="0" w:space="0" w:color="auto"/>
        <w:right w:val="none" w:sz="0" w:space="0" w:color="auto"/>
      </w:divBdr>
    </w:div>
    <w:div w:id="274335706">
      <w:marLeft w:val="0"/>
      <w:marRight w:val="0"/>
      <w:marTop w:val="0"/>
      <w:marBottom w:val="0"/>
      <w:divBdr>
        <w:top w:val="none" w:sz="0" w:space="0" w:color="auto"/>
        <w:left w:val="none" w:sz="0" w:space="0" w:color="auto"/>
        <w:bottom w:val="none" w:sz="0" w:space="0" w:color="auto"/>
        <w:right w:val="none" w:sz="0" w:space="0" w:color="auto"/>
      </w:divBdr>
    </w:div>
    <w:div w:id="274335943">
      <w:marLeft w:val="0"/>
      <w:marRight w:val="0"/>
      <w:marTop w:val="0"/>
      <w:marBottom w:val="0"/>
      <w:divBdr>
        <w:top w:val="none" w:sz="0" w:space="0" w:color="auto"/>
        <w:left w:val="none" w:sz="0" w:space="0" w:color="auto"/>
        <w:bottom w:val="none" w:sz="0" w:space="0" w:color="auto"/>
        <w:right w:val="none" w:sz="0" w:space="0" w:color="auto"/>
      </w:divBdr>
    </w:div>
    <w:div w:id="274405452">
      <w:marLeft w:val="0"/>
      <w:marRight w:val="0"/>
      <w:marTop w:val="0"/>
      <w:marBottom w:val="0"/>
      <w:divBdr>
        <w:top w:val="none" w:sz="0" w:space="0" w:color="auto"/>
        <w:left w:val="none" w:sz="0" w:space="0" w:color="auto"/>
        <w:bottom w:val="none" w:sz="0" w:space="0" w:color="auto"/>
        <w:right w:val="none" w:sz="0" w:space="0" w:color="auto"/>
      </w:divBdr>
    </w:div>
    <w:div w:id="274407649">
      <w:marLeft w:val="0"/>
      <w:marRight w:val="0"/>
      <w:marTop w:val="0"/>
      <w:marBottom w:val="0"/>
      <w:divBdr>
        <w:top w:val="none" w:sz="0" w:space="0" w:color="auto"/>
        <w:left w:val="none" w:sz="0" w:space="0" w:color="auto"/>
        <w:bottom w:val="none" w:sz="0" w:space="0" w:color="auto"/>
        <w:right w:val="none" w:sz="0" w:space="0" w:color="auto"/>
      </w:divBdr>
    </w:div>
    <w:div w:id="274411966">
      <w:marLeft w:val="0"/>
      <w:marRight w:val="0"/>
      <w:marTop w:val="0"/>
      <w:marBottom w:val="0"/>
      <w:divBdr>
        <w:top w:val="none" w:sz="0" w:space="0" w:color="auto"/>
        <w:left w:val="none" w:sz="0" w:space="0" w:color="auto"/>
        <w:bottom w:val="none" w:sz="0" w:space="0" w:color="auto"/>
        <w:right w:val="none" w:sz="0" w:space="0" w:color="auto"/>
      </w:divBdr>
    </w:div>
    <w:div w:id="274481922">
      <w:marLeft w:val="0"/>
      <w:marRight w:val="0"/>
      <w:marTop w:val="0"/>
      <w:marBottom w:val="0"/>
      <w:divBdr>
        <w:top w:val="none" w:sz="0" w:space="0" w:color="auto"/>
        <w:left w:val="none" w:sz="0" w:space="0" w:color="auto"/>
        <w:bottom w:val="none" w:sz="0" w:space="0" w:color="auto"/>
        <w:right w:val="none" w:sz="0" w:space="0" w:color="auto"/>
      </w:divBdr>
    </w:div>
    <w:div w:id="274482899">
      <w:marLeft w:val="0"/>
      <w:marRight w:val="0"/>
      <w:marTop w:val="0"/>
      <w:marBottom w:val="0"/>
      <w:divBdr>
        <w:top w:val="none" w:sz="0" w:space="0" w:color="auto"/>
        <w:left w:val="none" w:sz="0" w:space="0" w:color="auto"/>
        <w:bottom w:val="none" w:sz="0" w:space="0" w:color="auto"/>
        <w:right w:val="none" w:sz="0" w:space="0" w:color="auto"/>
      </w:divBdr>
    </w:div>
    <w:div w:id="274554939">
      <w:marLeft w:val="0"/>
      <w:marRight w:val="0"/>
      <w:marTop w:val="0"/>
      <w:marBottom w:val="0"/>
      <w:divBdr>
        <w:top w:val="none" w:sz="0" w:space="0" w:color="auto"/>
        <w:left w:val="none" w:sz="0" w:space="0" w:color="auto"/>
        <w:bottom w:val="none" w:sz="0" w:space="0" w:color="auto"/>
        <w:right w:val="none" w:sz="0" w:space="0" w:color="auto"/>
      </w:divBdr>
    </w:div>
    <w:div w:id="274557535">
      <w:marLeft w:val="0"/>
      <w:marRight w:val="0"/>
      <w:marTop w:val="0"/>
      <w:marBottom w:val="0"/>
      <w:divBdr>
        <w:top w:val="none" w:sz="0" w:space="0" w:color="auto"/>
        <w:left w:val="none" w:sz="0" w:space="0" w:color="auto"/>
        <w:bottom w:val="none" w:sz="0" w:space="0" w:color="auto"/>
        <w:right w:val="none" w:sz="0" w:space="0" w:color="auto"/>
      </w:divBdr>
    </w:div>
    <w:div w:id="274598613">
      <w:marLeft w:val="0"/>
      <w:marRight w:val="0"/>
      <w:marTop w:val="0"/>
      <w:marBottom w:val="0"/>
      <w:divBdr>
        <w:top w:val="none" w:sz="0" w:space="0" w:color="auto"/>
        <w:left w:val="none" w:sz="0" w:space="0" w:color="auto"/>
        <w:bottom w:val="none" w:sz="0" w:space="0" w:color="auto"/>
        <w:right w:val="none" w:sz="0" w:space="0" w:color="auto"/>
      </w:divBdr>
    </w:div>
    <w:div w:id="274604441">
      <w:marLeft w:val="0"/>
      <w:marRight w:val="0"/>
      <w:marTop w:val="0"/>
      <w:marBottom w:val="0"/>
      <w:divBdr>
        <w:top w:val="none" w:sz="0" w:space="0" w:color="auto"/>
        <w:left w:val="none" w:sz="0" w:space="0" w:color="auto"/>
        <w:bottom w:val="none" w:sz="0" w:space="0" w:color="auto"/>
        <w:right w:val="none" w:sz="0" w:space="0" w:color="auto"/>
      </w:divBdr>
    </w:div>
    <w:div w:id="274793777">
      <w:marLeft w:val="0"/>
      <w:marRight w:val="0"/>
      <w:marTop w:val="0"/>
      <w:marBottom w:val="0"/>
      <w:divBdr>
        <w:top w:val="none" w:sz="0" w:space="0" w:color="auto"/>
        <w:left w:val="none" w:sz="0" w:space="0" w:color="auto"/>
        <w:bottom w:val="none" w:sz="0" w:space="0" w:color="auto"/>
        <w:right w:val="none" w:sz="0" w:space="0" w:color="auto"/>
      </w:divBdr>
    </w:div>
    <w:div w:id="274874877">
      <w:marLeft w:val="0"/>
      <w:marRight w:val="0"/>
      <w:marTop w:val="0"/>
      <w:marBottom w:val="0"/>
      <w:divBdr>
        <w:top w:val="none" w:sz="0" w:space="0" w:color="auto"/>
        <w:left w:val="none" w:sz="0" w:space="0" w:color="auto"/>
        <w:bottom w:val="none" w:sz="0" w:space="0" w:color="auto"/>
        <w:right w:val="none" w:sz="0" w:space="0" w:color="auto"/>
      </w:divBdr>
    </w:div>
    <w:div w:id="274943165">
      <w:marLeft w:val="0"/>
      <w:marRight w:val="0"/>
      <w:marTop w:val="0"/>
      <w:marBottom w:val="0"/>
      <w:divBdr>
        <w:top w:val="none" w:sz="0" w:space="0" w:color="auto"/>
        <w:left w:val="none" w:sz="0" w:space="0" w:color="auto"/>
        <w:bottom w:val="none" w:sz="0" w:space="0" w:color="auto"/>
        <w:right w:val="none" w:sz="0" w:space="0" w:color="auto"/>
      </w:divBdr>
    </w:div>
    <w:div w:id="275021185">
      <w:marLeft w:val="0"/>
      <w:marRight w:val="0"/>
      <w:marTop w:val="0"/>
      <w:marBottom w:val="0"/>
      <w:divBdr>
        <w:top w:val="none" w:sz="0" w:space="0" w:color="auto"/>
        <w:left w:val="none" w:sz="0" w:space="0" w:color="auto"/>
        <w:bottom w:val="none" w:sz="0" w:space="0" w:color="auto"/>
        <w:right w:val="none" w:sz="0" w:space="0" w:color="auto"/>
      </w:divBdr>
    </w:div>
    <w:div w:id="275257171">
      <w:marLeft w:val="0"/>
      <w:marRight w:val="0"/>
      <w:marTop w:val="0"/>
      <w:marBottom w:val="0"/>
      <w:divBdr>
        <w:top w:val="none" w:sz="0" w:space="0" w:color="auto"/>
        <w:left w:val="none" w:sz="0" w:space="0" w:color="auto"/>
        <w:bottom w:val="none" w:sz="0" w:space="0" w:color="auto"/>
        <w:right w:val="none" w:sz="0" w:space="0" w:color="auto"/>
      </w:divBdr>
    </w:div>
    <w:div w:id="275332471">
      <w:marLeft w:val="0"/>
      <w:marRight w:val="0"/>
      <w:marTop w:val="0"/>
      <w:marBottom w:val="0"/>
      <w:divBdr>
        <w:top w:val="none" w:sz="0" w:space="0" w:color="auto"/>
        <w:left w:val="none" w:sz="0" w:space="0" w:color="auto"/>
        <w:bottom w:val="none" w:sz="0" w:space="0" w:color="auto"/>
        <w:right w:val="none" w:sz="0" w:space="0" w:color="auto"/>
      </w:divBdr>
    </w:div>
    <w:div w:id="275410201">
      <w:marLeft w:val="0"/>
      <w:marRight w:val="0"/>
      <w:marTop w:val="0"/>
      <w:marBottom w:val="0"/>
      <w:divBdr>
        <w:top w:val="none" w:sz="0" w:space="0" w:color="auto"/>
        <w:left w:val="none" w:sz="0" w:space="0" w:color="auto"/>
        <w:bottom w:val="none" w:sz="0" w:space="0" w:color="auto"/>
        <w:right w:val="none" w:sz="0" w:space="0" w:color="auto"/>
      </w:divBdr>
    </w:div>
    <w:div w:id="275410807">
      <w:marLeft w:val="0"/>
      <w:marRight w:val="0"/>
      <w:marTop w:val="0"/>
      <w:marBottom w:val="0"/>
      <w:divBdr>
        <w:top w:val="none" w:sz="0" w:space="0" w:color="auto"/>
        <w:left w:val="none" w:sz="0" w:space="0" w:color="auto"/>
        <w:bottom w:val="none" w:sz="0" w:space="0" w:color="auto"/>
        <w:right w:val="none" w:sz="0" w:space="0" w:color="auto"/>
      </w:divBdr>
    </w:div>
    <w:div w:id="275452639">
      <w:marLeft w:val="0"/>
      <w:marRight w:val="0"/>
      <w:marTop w:val="0"/>
      <w:marBottom w:val="0"/>
      <w:divBdr>
        <w:top w:val="none" w:sz="0" w:space="0" w:color="auto"/>
        <w:left w:val="none" w:sz="0" w:space="0" w:color="auto"/>
        <w:bottom w:val="none" w:sz="0" w:space="0" w:color="auto"/>
        <w:right w:val="none" w:sz="0" w:space="0" w:color="auto"/>
      </w:divBdr>
    </w:div>
    <w:div w:id="275527691">
      <w:marLeft w:val="0"/>
      <w:marRight w:val="0"/>
      <w:marTop w:val="0"/>
      <w:marBottom w:val="0"/>
      <w:divBdr>
        <w:top w:val="none" w:sz="0" w:space="0" w:color="auto"/>
        <w:left w:val="none" w:sz="0" w:space="0" w:color="auto"/>
        <w:bottom w:val="none" w:sz="0" w:space="0" w:color="auto"/>
        <w:right w:val="none" w:sz="0" w:space="0" w:color="auto"/>
      </w:divBdr>
    </w:div>
    <w:div w:id="275600386">
      <w:marLeft w:val="0"/>
      <w:marRight w:val="0"/>
      <w:marTop w:val="0"/>
      <w:marBottom w:val="0"/>
      <w:divBdr>
        <w:top w:val="none" w:sz="0" w:space="0" w:color="auto"/>
        <w:left w:val="none" w:sz="0" w:space="0" w:color="auto"/>
        <w:bottom w:val="none" w:sz="0" w:space="0" w:color="auto"/>
        <w:right w:val="none" w:sz="0" w:space="0" w:color="auto"/>
      </w:divBdr>
    </w:div>
    <w:div w:id="275603842">
      <w:marLeft w:val="0"/>
      <w:marRight w:val="0"/>
      <w:marTop w:val="0"/>
      <w:marBottom w:val="0"/>
      <w:divBdr>
        <w:top w:val="none" w:sz="0" w:space="0" w:color="auto"/>
        <w:left w:val="none" w:sz="0" w:space="0" w:color="auto"/>
        <w:bottom w:val="none" w:sz="0" w:space="0" w:color="auto"/>
        <w:right w:val="none" w:sz="0" w:space="0" w:color="auto"/>
      </w:divBdr>
    </w:div>
    <w:div w:id="275644626">
      <w:marLeft w:val="0"/>
      <w:marRight w:val="0"/>
      <w:marTop w:val="0"/>
      <w:marBottom w:val="0"/>
      <w:divBdr>
        <w:top w:val="none" w:sz="0" w:space="0" w:color="auto"/>
        <w:left w:val="none" w:sz="0" w:space="0" w:color="auto"/>
        <w:bottom w:val="none" w:sz="0" w:space="0" w:color="auto"/>
        <w:right w:val="none" w:sz="0" w:space="0" w:color="auto"/>
      </w:divBdr>
    </w:div>
    <w:div w:id="275646312">
      <w:marLeft w:val="0"/>
      <w:marRight w:val="0"/>
      <w:marTop w:val="0"/>
      <w:marBottom w:val="0"/>
      <w:divBdr>
        <w:top w:val="none" w:sz="0" w:space="0" w:color="auto"/>
        <w:left w:val="none" w:sz="0" w:space="0" w:color="auto"/>
        <w:bottom w:val="none" w:sz="0" w:space="0" w:color="auto"/>
        <w:right w:val="none" w:sz="0" w:space="0" w:color="auto"/>
      </w:divBdr>
    </w:div>
    <w:div w:id="275647673">
      <w:marLeft w:val="0"/>
      <w:marRight w:val="0"/>
      <w:marTop w:val="0"/>
      <w:marBottom w:val="0"/>
      <w:divBdr>
        <w:top w:val="none" w:sz="0" w:space="0" w:color="auto"/>
        <w:left w:val="none" w:sz="0" w:space="0" w:color="auto"/>
        <w:bottom w:val="none" w:sz="0" w:space="0" w:color="auto"/>
        <w:right w:val="none" w:sz="0" w:space="0" w:color="auto"/>
      </w:divBdr>
    </w:div>
    <w:div w:id="275791085">
      <w:marLeft w:val="0"/>
      <w:marRight w:val="0"/>
      <w:marTop w:val="0"/>
      <w:marBottom w:val="0"/>
      <w:divBdr>
        <w:top w:val="none" w:sz="0" w:space="0" w:color="auto"/>
        <w:left w:val="none" w:sz="0" w:space="0" w:color="auto"/>
        <w:bottom w:val="none" w:sz="0" w:space="0" w:color="auto"/>
        <w:right w:val="none" w:sz="0" w:space="0" w:color="auto"/>
      </w:divBdr>
    </w:div>
    <w:div w:id="275794187">
      <w:marLeft w:val="0"/>
      <w:marRight w:val="0"/>
      <w:marTop w:val="0"/>
      <w:marBottom w:val="0"/>
      <w:divBdr>
        <w:top w:val="none" w:sz="0" w:space="0" w:color="auto"/>
        <w:left w:val="none" w:sz="0" w:space="0" w:color="auto"/>
        <w:bottom w:val="none" w:sz="0" w:space="0" w:color="auto"/>
        <w:right w:val="none" w:sz="0" w:space="0" w:color="auto"/>
      </w:divBdr>
    </w:div>
    <w:div w:id="275867291">
      <w:marLeft w:val="0"/>
      <w:marRight w:val="0"/>
      <w:marTop w:val="0"/>
      <w:marBottom w:val="0"/>
      <w:divBdr>
        <w:top w:val="none" w:sz="0" w:space="0" w:color="auto"/>
        <w:left w:val="none" w:sz="0" w:space="0" w:color="auto"/>
        <w:bottom w:val="none" w:sz="0" w:space="0" w:color="auto"/>
        <w:right w:val="none" w:sz="0" w:space="0" w:color="auto"/>
      </w:divBdr>
    </w:div>
    <w:div w:id="275988796">
      <w:marLeft w:val="0"/>
      <w:marRight w:val="0"/>
      <w:marTop w:val="0"/>
      <w:marBottom w:val="0"/>
      <w:divBdr>
        <w:top w:val="none" w:sz="0" w:space="0" w:color="auto"/>
        <w:left w:val="none" w:sz="0" w:space="0" w:color="auto"/>
        <w:bottom w:val="none" w:sz="0" w:space="0" w:color="auto"/>
        <w:right w:val="none" w:sz="0" w:space="0" w:color="auto"/>
      </w:divBdr>
    </w:div>
    <w:div w:id="276064848">
      <w:marLeft w:val="0"/>
      <w:marRight w:val="0"/>
      <w:marTop w:val="0"/>
      <w:marBottom w:val="0"/>
      <w:divBdr>
        <w:top w:val="none" w:sz="0" w:space="0" w:color="auto"/>
        <w:left w:val="none" w:sz="0" w:space="0" w:color="auto"/>
        <w:bottom w:val="none" w:sz="0" w:space="0" w:color="auto"/>
        <w:right w:val="none" w:sz="0" w:space="0" w:color="auto"/>
      </w:divBdr>
    </w:div>
    <w:div w:id="276134371">
      <w:marLeft w:val="0"/>
      <w:marRight w:val="0"/>
      <w:marTop w:val="0"/>
      <w:marBottom w:val="0"/>
      <w:divBdr>
        <w:top w:val="none" w:sz="0" w:space="0" w:color="auto"/>
        <w:left w:val="none" w:sz="0" w:space="0" w:color="auto"/>
        <w:bottom w:val="none" w:sz="0" w:space="0" w:color="auto"/>
        <w:right w:val="none" w:sz="0" w:space="0" w:color="auto"/>
      </w:divBdr>
    </w:div>
    <w:div w:id="276180109">
      <w:marLeft w:val="0"/>
      <w:marRight w:val="0"/>
      <w:marTop w:val="0"/>
      <w:marBottom w:val="0"/>
      <w:divBdr>
        <w:top w:val="none" w:sz="0" w:space="0" w:color="auto"/>
        <w:left w:val="none" w:sz="0" w:space="0" w:color="auto"/>
        <w:bottom w:val="none" w:sz="0" w:space="0" w:color="auto"/>
        <w:right w:val="none" w:sz="0" w:space="0" w:color="auto"/>
      </w:divBdr>
    </w:div>
    <w:div w:id="276182226">
      <w:marLeft w:val="0"/>
      <w:marRight w:val="0"/>
      <w:marTop w:val="0"/>
      <w:marBottom w:val="0"/>
      <w:divBdr>
        <w:top w:val="none" w:sz="0" w:space="0" w:color="auto"/>
        <w:left w:val="none" w:sz="0" w:space="0" w:color="auto"/>
        <w:bottom w:val="none" w:sz="0" w:space="0" w:color="auto"/>
        <w:right w:val="none" w:sz="0" w:space="0" w:color="auto"/>
      </w:divBdr>
    </w:div>
    <w:div w:id="276301479">
      <w:marLeft w:val="0"/>
      <w:marRight w:val="0"/>
      <w:marTop w:val="0"/>
      <w:marBottom w:val="0"/>
      <w:divBdr>
        <w:top w:val="none" w:sz="0" w:space="0" w:color="auto"/>
        <w:left w:val="none" w:sz="0" w:space="0" w:color="auto"/>
        <w:bottom w:val="none" w:sz="0" w:space="0" w:color="auto"/>
        <w:right w:val="none" w:sz="0" w:space="0" w:color="auto"/>
      </w:divBdr>
    </w:div>
    <w:div w:id="276328913">
      <w:marLeft w:val="0"/>
      <w:marRight w:val="0"/>
      <w:marTop w:val="0"/>
      <w:marBottom w:val="0"/>
      <w:divBdr>
        <w:top w:val="none" w:sz="0" w:space="0" w:color="auto"/>
        <w:left w:val="none" w:sz="0" w:space="0" w:color="auto"/>
        <w:bottom w:val="none" w:sz="0" w:space="0" w:color="auto"/>
        <w:right w:val="none" w:sz="0" w:space="0" w:color="auto"/>
      </w:divBdr>
    </w:div>
    <w:div w:id="276332192">
      <w:marLeft w:val="0"/>
      <w:marRight w:val="0"/>
      <w:marTop w:val="0"/>
      <w:marBottom w:val="0"/>
      <w:divBdr>
        <w:top w:val="none" w:sz="0" w:space="0" w:color="auto"/>
        <w:left w:val="none" w:sz="0" w:space="0" w:color="auto"/>
        <w:bottom w:val="none" w:sz="0" w:space="0" w:color="auto"/>
        <w:right w:val="none" w:sz="0" w:space="0" w:color="auto"/>
      </w:divBdr>
    </w:div>
    <w:div w:id="276378061">
      <w:marLeft w:val="0"/>
      <w:marRight w:val="0"/>
      <w:marTop w:val="0"/>
      <w:marBottom w:val="0"/>
      <w:divBdr>
        <w:top w:val="none" w:sz="0" w:space="0" w:color="auto"/>
        <w:left w:val="none" w:sz="0" w:space="0" w:color="auto"/>
        <w:bottom w:val="none" w:sz="0" w:space="0" w:color="auto"/>
        <w:right w:val="none" w:sz="0" w:space="0" w:color="auto"/>
      </w:divBdr>
    </w:div>
    <w:div w:id="276640726">
      <w:marLeft w:val="0"/>
      <w:marRight w:val="0"/>
      <w:marTop w:val="0"/>
      <w:marBottom w:val="0"/>
      <w:divBdr>
        <w:top w:val="none" w:sz="0" w:space="0" w:color="auto"/>
        <w:left w:val="none" w:sz="0" w:space="0" w:color="auto"/>
        <w:bottom w:val="none" w:sz="0" w:space="0" w:color="auto"/>
        <w:right w:val="none" w:sz="0" w:space="0" w:color="auto"/>
      </w:divBdr>
    </w:div>
    <w:div w:id="276641126">
      <w:marLeft w:val="0"/>
      <w:marRight w:val="0"/>
      <w:marTop w:val="0"/>
      <w:marBottom w:val="0"/>
      <w:divBdr>
        <w:top w:val="none" w:sz="0" w:space="0" w:color="auto"/>
        <w:left w:val="none" w:sz="0" w:space="0" w:color="auto"/>
        <w:bottom w:val="none" w:sz="0" w:space="0" w:color="auto"/>
        <w:right w:val="none" w:sz="0" w:space="0" w:color="auto"/>
      </w:divBdr>
    </w:div>
    <w:div w:id="276643962">
      <w:marLeft w:val="0"/>
      <w:marRight w:val="0"/>
      <w:marTop w:val="0"/>
      <w:marBottom w:val="0"/>
      <w:divBdr>
        <w:top w:val="none" w:sz="0" w:space="0" w:color="auto"/>
        <w:left w:val="none" w:sz="0" w:space="0" w:color="auto"/>
        <w:bottom w:val="none" w:sz="0" w:space="0" w:color="auto"/>
        <w:right w:val="none" w:sz="0" w:space="0" w:color="auto"/>
      </w:divBdr>
    </w:div>
    <w:div w:id="276647280">
      <w:marLeft w:val="0"/>
      <w:marRight w:val="0"/>
      <w:marTop w:val="0"/>
      <w:marBottom w:val="0"/>
      <w:divBdr>
        <w:top w:val="none" w:sz="0" w:space="0" w:color="auto"/>
        <w:left w:val="none" w:sz="0" w:space="0" w:color="auto"/>
        <w:bottom w:val="none" w:sz="0" w:space="0" w:color="auto"/>
        <w:right w:val="none" w:sz="0" w:space="0" w:color="auto"/>
      </w:divBdr>
    </w:div>
    <w:div w:id="276714165">
      <w:marLeft w:val="0"/>
      <w:marRight w:val="0"/>
      <w:marTop w:val="0"/>
      <w:marBottom w:val="0"/>
      <w:divBdr>
        <w:top w:val="none" w:sz="0" w:space="0" w:color="auto"/>
        <w:left w:val="none" w:sz="0" w:space="0" w:color="auto"/>
        <w:bottom w:val="none" w:sz="0" w:space="0" w:color="auto"/>
        <w:right w:val="none" w:sz="0" w:space="0" w:color="auto"/>
      </w:divBdr>
    </w:div>
    <w:div w:id="276720346">
      <w:marLeft w:val="0"/>
      <w:marRight w:val="0"/>
      <w:marTop w:val="0"/>
      <w:marBottom w:val="0"/>
      <w:divBdr>
        <w:top w:val="none" w:sz="0" w:space="0" w:color="auto"/>
        <w:left w:val="none" w:sz="0" w:space="0" w:color="auto"/>
        <w:bottom w:val="none" w:sz="0" w:space="0" w:color="auto"/>
        <w:right w:val="none" w:sz="0" w:space="0" w:color="auto"/>
      </w:divBdr>
    </w:div>
    <w:div w:id="276760717">
      <w:marLeft w:val="0"/>
      <w:marRight w:val="0"/>
      <w:marTop w:val="0"/>
      <w:marBottom w:val="0"/>
      <w:divBdr>
        <w:top w:val="none" w:sz="0" w:space="0" w:color="auto"/>
        <w:left w:val="none" w:sz="0" w:space="0" w:color="auto"/>
        <w:bottom w:val="none" w:sz="0" w:space="0" w:color="auto"/>
        <w:right w:val="none" w:sz="0" w:space="0" w:color="auto"/>
      </w:divBdr>
    </w:div>
    <w:div w:id="276765458">
      <w:marLeft w:val="0"/>
      <w:marRight w:val="0"/>
      <w:marTop w:val="0"/>
      <w:marBottom w:val="0"/>
      <w:divBdr>
        <w:top w:val="none" w:sz="0" w:space="0" w:color="auto"/>
        <w:left w:val="none" w:sz="0" w:space="0" w:color="auto"/>
        <w:bottom w:val="none" w:sz="0" w:space="0" w:color="auto"/>
        <w:right w:val="none" w:sz="0" w:space="0" w:color="auto"/>
      </w:divBdr>
    </w:div>
    <w:div w:id="276790835">
      <w:marLeft w:val="0"/>
      <w:marRight w:val="0"/>
      <w:marTop w:val="0"/>
      <w:marBottom w:val="0"/>
      <w:divBdr>
        <w:top w:val="none" w:sz="0" w:space="0" w:color="auto"/>
        <w:left w:val="none" w:sz="0" w:space="0" w:color="auto"/>
        <w:bottom w:val="none" w:sz="0" w:space="0" w:color="auto"/>
        <w:right w:val="none" w:sz="0" w:space="0" w:color="auto"/>
      </w:divBdr>
    </w:div>
    <w:div w:id="276834532">
      <w:marLeft w:val="0"/>
      <w:marRight w:val="0"/>
      <w:marTop w:val="0"/>
      <w:marBottom w:val="0"/>
      <w:divBdr>
        <w:top w:val="none" w:sz="0" w:space="0" w:color="auto"/>
        <w:left w:val="none" w:sz="0" w:space="0" w:color="auto"/>
        <w:bottom w:val="none" w:sz="0" w:space="0" w:color="auto"/>
        <w:right w:val="none" w:sz="0" w:space="0" w:color="auto"/>
      </w:divBdr>
    </w:div>
    <w:div w:id="276838474">
      <w:marLeft w:val="0"/>
      <w:marRight w:val="0"/>
      <w:marTop w:val="0"/>
      <w:marBottom w:val="0"/>
      <w:divBdr>
        <w:top w:val="none" w:sz="0" w:space="0" w:color="auto"/>
        <w:left w:val="none" w:sz="0" w:space="0" w:color="auto"/>
        <w:bottom w:val="none" w:sz="0" w:space="0" w:color="auto"/>
        <w:right w:val="none" w:sz="0" w:space="0" w:color="auto"/>
      </w:divBdr>
    </w:div>
    <w:div w:id="276841519">
      <w:marLeft w:val="0"/>
      <w:marRight w:val="0"/>
      <w:marTop w:val="0"/>
      <w:marBottom w:val="0"/>
      <w:divBdr>
        <w:top w:val="none" w:sz="0" w:space="0" w:color="auto"/>
        <w:left w:val="none" w:sz="0" w:space="0" w:color="auto"/>
        <w:bottom w:val="none" w:sz="0" w:space="0" w:color="auto"/>
        <w:right w:val="none" w:sz="0" w:space="0" w:color="auto"/>
      </w:divBdr>
    </w:div>
    <w:div w:id="276912599">
      <w:marLeft w:val="0"/>
      <w:marRight w:val="0"/>
      <w:marTop w:val="0"/>
      <w:marBottom w:val="0"/>
      <w:divBdr>
        <w:top w:val="none" w:sz="0" w:space="0" w:color="auto"/>
        <w:left w:val="none" w:sz="0" w:space="0" w:color="auto"/>
        <w:bottom w:val="none" w:sz="0" w:space="0" w:color="auto"/>
        <w:right w:val="none" w:sz="0" w:space="0" w:color="auto"/>
      </w:divBdr>
    </w:div>
    <w:div w:id="277028675">
      <w:marLeft w:val="0"/>
      <w:marRight w:val="0"/>
      <w:marTop w:val="0"/>
      <w:marBottom w:val="0"/>
      <w:divBdr>
        <w:top w:val="none" w:sz="0" w:space="0" w:color="auto"/>
        <w:left w:val="none" w:sz="0" w:space="0" w:color="auto"/>
        <w:bottom w:val="none" w:sz="0" w:space="0" w:color="auto"/>
        <w:right w:val="none" w:sz="0" w:space="0" w:color="auto"/>
      </w:divBdr>
    </w:div>
    <w:div w:id="277103060">
      <w:marLeft w:val="0"/>
      <w:marRight w:val="0"/>
      <w:marTop w:val="0"/>
      <w:marBottom w:val="0"/>
      <w:divBdr>
        <w:top w:val="none" w:sz="0" w:space="0" w:color="auto"/>
        <w:left w:val="none" w:sz="0" w:space="0" w:color="auto"/>
        <w:bottom w:val="none" w:sz="0" w:space="0" w:color="auto"/>
        <w:right w:val="none" w:sz="0" w:space="0" w:color="auto"/>
      </w:divBdr>
    </w:div>
    <w:div w:id="277104865">
      <w:marLeft w:val="0"/>
      <w:marRight w:val="0"/>
      <w:marTop w:val="0"/>
      <w:marBottom w:val="0"/>
      <w:divBdr>
        <w:top w:val="none" w:sz="0" w:space="0" w:color="auto"/>
        <w:left w:val="none" w:sz="0" w:space="0" w:color="auto"/>
        <w:bottom w:val="none" w:sz="0" w:space="0" w:color="auto"/>
        <w:right w:val="none" w:sz="0" w:space="0" w:color="auto"/>
      </w:divBdr>
    </w:div>
    <w:div w:id="277220780">
      <w:marLeft w:val="0"/>
      <w:marRight w:val="0"/>
      <w:marTop w:val="0"/>
      <w:marBottom w:val="0"/>
      <w:divBdr>
        <w:top w:val="none" w:sz="0" w:space="0" w:color="auto"/>
        <w:left w:val="none" w:sz="0" w:space="0" w:color="auto"/>
        <w:bottom w:val="none" w:sz="0" w:space="0" w:color="auto"/>
        <w:right w:val="none" w:sz="0" w:space="0" w:color="auto"/>
      </w:divBdr>
    </w:div>
    <w:div w:id="277372192">
      <w:marLeft w:val="0"/>
      <w:marRight w:val="0"/>
      <w:marTop w:val="0"/>
      <w:marBottom w:val="0"/>
      <w:divBdr>
        <w:top w:val="none" w:sz="0" w:space="0" w:color="auto"/>
        <w:left w:val="none" w:sz="0" w:space="0" w:color="auto"/>
        <w:bottom w:val="none" w:sz="0" w:space="0" w:color="auto"/>
        <w:right w:val="none" w:sz="0" w:space="0" w:color="auto"/>
      </w:divBdr>
    </w:div>
    <w:div w:id="277414727">
      <w:marLeft w:val="0"/>
      <w:marRight w:val="0"/>
      <w:marTop w:val="0"/>
      <w:marBottom w:val="0"/>
      <w:divBdr>
        <w:top w:val="none" w:sz="0" w:space="0" w:color="auto"/>
        <w:left w:val="none" w:sz="0" w:space="0" w:color="auto"/>
        <w:bottom w:val="none" w:sz="0" w:space="0" w:color="auto"/>
        <w:right w:val="none" w:sz="0" w:space="0" w:color="auto"/>
      </w:divBdr>
    </w:div>
    <w:div w:id="277492678">
      <w:marLeft w:val="0"/>
      <w:marRight w:val="0"/>
      <w:marTop w:val="0"/>
      <w:marBottom w:val="0"/>
      <w:divBdr>
        <w:top w:val="none" w:sz="0" w:space="0" w:color="auto"/>
        <w:left w:val="none" w:sz="0" w:space="0" w:color="auto"/>
        <w:bottom w:val="none" w:sz="0" w:space="0" w:color="auto"/>
        <w:right w:val="none" w:sz="0" w:space="0" w:color="auto"/>
      </w:divBdr>
    </w:div>
    <w:div w:id="277496086">
      <w:marLeft w:val="0"/>
      <w:marRight w:val="0"/>
      <w:marTop w:val="0"/>
      <w:marBottom w:val="0"/>
      <w:divBdr>
        <w:top w:val="none" w:sz="0" w:space="0" w:color="auto"/>
        <w:left w:val="none" w:sz="0" w:space="0" w:color="auto"/>
        <w:bottom w:val="none" w:sz="0" w:space="0" w:color="auto"/>
        <w:right w:val="none" w:sz="0" w:space="0" w:color="auto"/>
      </w:divBdr>
    </w:div>
    <w:div w:id="277610497">
      <w:marLeft w:val="0"/>
      <w:marRight w:val="0"/>
      <w:marTop w:val="0"/>
      <w:marBottom w:val="0"/>
      <w:divBdr>
        <w:top w:val="none" w:sz="0" w:space="0" w:color="auto"/>
        <w:left w:val="none" w:sz="0" w:space="0" w:color="auto"/>
        <w:bottom w:val="none" w:sz="0" w:space="0" w:color="auto"/>
        <w:right w:val="none" w:sz="0" w:space="0" w:color="auto"/>
      </w:divBdr>
    </w:div>
    <w:div w:id="277638623">
      <w:marLeft w:val="0"/>
      <w:marRight w:val="0"/>
      <w:marTop w:val="0"/>
      <w:marBottom w:val="0"/>
      <w:divBdr>
        <w:top w:val="none" w:sz="0" w:space="0" w:color="auto"/>
        <w:left w:val="none" w:sz="0" w:space="0" w:color="auto"/>
        <w:bottom w:val="none" w:sz="0" w:space="0" w:color="auto"/>
        <w:right w:val="none" w:sz="0" w:space="0" w:color="auto"/>
      </w:divBdr>
    </w:div>
    <w:div w:id="277684338">
      <w:marLeft w:val="0"/>
      <w:marRight w:val="0"/>
      <w:marTop w:val="0"/>
      <w:marBottom w:val="0"/>
      <w:divBdr>
        <w:top w:val="none" w:sz="0" w:space="0" w:color="auto"/>
        <w:left w:val="none" w:sz="0" w:space="0" w:color="auto"/>
        <w:bottom w:val="none" w:sz="0" w:space="0" w:color="auto"/>
        <w:right w:val="none" w:sz="0" w:space="0" w:color="auto"/>
      </w:divBdr>
    </w:div>
    <w:div w:id="277833953">
      <w:marLeft w:val="0"/>
      <w:marRight w:val="0"/>
      <w:marTop w:val="0"/>
      <w:marBottom w:val="0"/>
      <w:divBdr>
        <w:top w:val="none" w:sz="0" w:space="0" w:color="auto"/>
        <w:left w:val="none" w:sz="0" w:space="0" w:color="auto"/>
        <w:bottom w:val="none" w:sz="0" w:space="0" w:color="auto"/>
        <w:right w:val="none" w:sz="0" w:space="0" w:color="auto"/>
      </w:divBdr>
    </w:div>
    <w:div w:id="277875243">
      <w:marLeft w:val="0"/>
      <w:marRight w:val="0"/>
      <w:marTop w:val="0"/>
      <w:marBottom w:val="0"/>
      <w:divBdr>
        <w:top w:val="none" w:sz="0" w:space="0" w:color="auto"/>
        <w:left w:val="none" w:sz="0" w:space="0" w:color="auto"/>
        <w:bottom w:val="none" w:sz="0" w:space="0" w:color="auto"/>
        <w:right w:val="none" w:sz="0" w:space="0" w:color="auto"/>
      </w:divBdr>
    </w:div>
    <w:div w:id="277876149">
      <w:marLeft w:val="0"/>
      <w:marRight w:val="0"/>
      <w:marTop w:val="0"/>
      <w:marBottom w:val="0"/>
      <w:divBdr>
        <w:top w:val="none" w:sz="0" w:space="0" w:color="auto"/>
        <w:left w:val="none" w:sz="0" w:space="0" w:color="auto"/>
        <w:bottom w:val="none" w:sz="0" w:space="0" w:color="auto"/>
        <w:right w:val="none" w:sz="0" w:space="0" w:color="auto"/>
      </w:divBdr>
    </w:div>
    <w:div w:id="277876307">
      <w:marLeft w:val="0"/>
      <w:marRight w:val="0"/>
      <w:marTop w:val="0"/>
      <w:marBottom w:val="0"/>
      <w:divBdr>
        <w:top w:val="none" w:sz="0" w:space="0" w:color="auto"/>
        <w:left w:val="none" w:sz="0" w:space="0" w:color="auto"/>
        <w:bottom w:val="none" w:sz="0" w:space="0" w:color="auto"/>
        <w:right w:val="none" w:sz="0" w:space="0" w:color="auto"/>
      </w:divBdr>
    </w:div>
    <w:div w:id="277882289">
      <w:marLeft w:val="0"/>
      <w:marRight w:val="0"/>
      <w:marTop w:val="0"/>
      <w:marBottom w:val="0"/>
      <w:divBdr>
        <w:top w:val="none" w:sz="0" w:space="0" w:color="auto"/>
        <w:left w:val="none" w:sz="0" w:space="0" w:color="auto"/>
        <w:bottom w:val="none" w:sz="0" w:space="0" w:color="auto"/>
        <w:right w:val="none" w:sz="0" w:space="0" w:color="auto"/>
      </w:divBdr>
    </w:div>
    <w:div w:id="277952792">
      <w:marLeft w:val="0"/>
      <w:marRight w:val="0"/>
      <w:marTop w:val="0"/>
      <w:marBottom w:val="0"/>
      <w:divBdr>
        <w:top w:val="none" w:sz="0" w:space="0" w:color="auto"/>
        <w:left w:val="none" w:sz="0" w:space="0" w:color="auto"/>
        <w:bottom w:val="none" w:sz="0" w:space="0" w:color="auto"/>
        <w:right w:val="none" w:sz="0" w:space="0" w:color="auto"/>
      </w:divBdr>
    </w:div>
    <w:div w:id="278027408">
      <w:marLeft w:val="0"/>
      <w:marRight w:val="0"/>
      <w:marTop w:val="0"/>
      <w:marBottom w:val="0"/>
      <w:divBdr>
        <w:top w:val="none" w:sz="0" w:space="0" w:color="auto"/>
        <w:left w:val="none" w:sz="0" w:space="0" w:color="auto"/>
        <w:bottom w:val="none" w:sz="0" w:space="0" w:color="auto"/>
        <w:right w:val="none" w:sz="0" w:space="0" w:color="auto"/>
      </w:divBdr>
    </w:div>
    <w:div w:id="278074015">
      <w:marLeft w:val="0"/>
      <w:marRight w:val="0"/>
      <w:marTop w:val="0"/>
      <w:marBottom w:val="0"/>
      <w:divBdr>
        <w:top w:val="none" w:sz="0" w:space="0" w:color="auto"/>
        <w:left w:val="none" w:sz="0" w:space="0" w:color="auto"/>
        <w:bottom w:val="none" w:sz="0" w:space="0" w:color="auto"/>
        <w:right w:val="none" w:sz="0" w:space="0" w:color="auto"/>
      </w:divBdr>
    </w:div>
    <w:div w:id="278148004">
      <w:bodyDiv w:val="1"/>
      <w:marLeft w:val="0"/>
      <w:marRight w:val="0"/>
      <w:marTop w:val="0"/>
      <w:marBottom w:val="0"/>
      <w:divBdr>
        <w:top w:val="none" w:sz="0" w:space="0" w:color="auto"/>
        <w:left w:val="none" w:sz="0" w:space="0" w:color="auto"/>
        <w:bottom w:val="none" w:sz="0" w:space="0" w:color="auto"/>
        <w:right w:val="none" w:sz="0" w:space="0" w:color="auto"/>
      </w:divBdr>
    </w:div>
    <w:div w:id="278148585">
      <w:marLeft w:val="0"/>
      <w:marRight w:val="0"/>
      <w:marTop w:val="0"/>
      <w:marBottom w:val="0"/>
      <w:divBdr>
        <w:top w:val="none" w:sz="0" w:space="0" w:color="auto"/>
        <w:left w:val="none" w:sz="0" w:space="0" w:color="auto"/>
        <w:bottom w:val="none" w:sz="0" w:space="0" w:color="auto"/>
        <w:right w:val="none" w:sz="0" w:space="0" w:color="auto"/>
      </w:divBdr>
    </w:div>
    <w:div w:id="278219970">
      <w:marLeft w:val="0"/>
      <w:marRight w:val="0"/>
      <w:marTop w:val="0"/>
      <w:marBottom w:val="0"/>
      <w:divBdr>
        <w:top w:val="none" w:sz="0" w:space="0" w:color="auto"/>
        <w:left w:val="none" w:sz="0" w:space="0" w:color="auto"/>
        <w:bottom w:val="none" w:sz="0" w:space="0" w:color="auto"/>
        <w:right w:val="none" w:sz="0" w:space="0" w:color="auto"/>
      </w:divBdr>
    </w:div>
    <w:div w:id="278222515">
      <w:marLeft w:val="0"/>
      <w:marRight w:val="0"/>
      <w:marTop w:val="0"/>
      <w:marBottom w:val="0"/>
      <w:divBdr>
        <w:top w:val="none" w:sz="0" w:space="0" w:color="auto"/>
        <w:left w:val="none" w:sz="0" w:space="0" w:color="auto"/>
        <w:bottom w:val="none" w:sz="0" w:space="0" w:color="auto"/>
        <w:right w:val="none" w:sz="0" w:space="0" w:color="auto"/>
      </w:divBdr>
    </w:div>
    <w:div w:id="278294474">
      <w:marLeft w:val="0"/>
      <w:marRight w:val="0"/>
      <w:marTop w:val="0"/>
      <w:marBottom w:val="0"/>
      <w:divBdr>
        <w:top w:val="none" w:sz="0" w:space="0" w:color="auto"/>
        <w:left w:val="none" w:sz="0" w:space="0" w:color="auto"/>
        <w:bottom w:val="none" w:sz="0" w:space="0" w:color="auto"/>
        <w:right w:val="none" w:sz="0" w:space="0" w:color="auto"/>
      </w:divBdr>
    </w:div>
    <w:div w:id="278336115">
      <w:marLeft w:val="0"/>
      <w:marRight w:val="0"/>
      <w:marTop w:val="0"/>
      <w:marBottom w:val="0"/>
      <w:divBdr>
        <w:top w:val="none" w:sz="0" w:space="0" w:color="auto"/>
        <w:left w:val="none" w:sz="0" w:space="0" w:color="auto"/>
        <w:bottom w:val="none" w:sz="0" w:space="0" w:color="auto"/>
        <w:right w:val="none" w:sz="0" w:space="0" w:color="auto"/>
      </w:divBdr>
    </w:div>
    <w:div w:id="278339907">
      <w:marLeft w:val="0"/>
      <w:marRight w:val="0"/>
      <w:marTop w:val="0"/>
      <w:marBottom w:val="0"/>
      <w:divBdr>
        <w:top w:val="none" w:sz="0" w:space="0" w:color="auto"/>
        <w:left w:val="none" w:sz="0" w:space="0" w:color="auto"/>
        <w:bottom w:val="none" w:sz="0" w:space="0" w:color="auto"/>
        <w:right w:val="none" w:sz="0" w:space="0" w:color="auto"/>
      </w:divBdr>
    </w:div>
    <w:div w:id="278339912">
      <w:marLeft w:val="0"/>
      <w:marRight w:val="0"/>
      <w:marTop w:val="0"/>
      <w:marBottom w:val="0"/>
      <w:divBdr>
        <w:top w:val="none" w:sz="0" w:space="0" w:color="auto"/>
        <w:left w:val="none" w:sz="0" w:space="0" w:color="auto"/>
        <w:bottom w:val="none" w:sz="0" w:space="0" w:color="auto"/>
        <w:right w:val="none" w:sz="0" w:space="0" w:color="auto"/>
      </w:divBdr>
    </w:div>
    <w:div w:id="278415180">
      <w:marLeft w:val="0"/>
      <w:marRight w:val="0"/>
      <w:marTop w:val="0"/>
      <w:marBottom w:val="0"/>
      <w:divBdr>
        <w:top w:val="none" w:sz="0" w:space="0" w:color="auto"/>
        <w:left w:val="none" w:sz="0" w:space="0" w:color="auto"/>
        <w:bottom w:val="none" w:sz="0" w:space="0" w:color="auto"/>
        <w:right w:val="none" w:sz="0" w:space="0" w:color="auto"/>
      </w:divBdr>
    </w:div>
    <w:div w:id="278415961">
      <w:marLeft w:val="0"/>
      <w:marRight w:val="0"/>
      <w:marTop w:val="0"/>
      <w:marBottom w:val="0"/>
      <w:divBdr>
        <w:top w:val="none" w:sz="0" w:space="0" w:color="auto"/>
        <w:left w:val="none" w:sz="0" w:space="0" w:color="auto"/>
        <w:bottom w:val="none" w:sz="0" w:space="0" w:color="auto"/>
        <w:right w:val="none" w:sz="0" w:space="0" w:color="auto"/>
      </w:divBdr>
    </w:div>
    <w:div w:id="278462897">
      <w:marLeft w:val="0"/>
      <w:marRight w:val="0"/>
      <w:marTop w:val="0"/>
      <w:marBottom w:val="0"/>
      <w:divBdr>
        <w:top w:val="none" w:sz="0" w:space="0" w:color="auto"/>
        <w:left w:val="none" w:sz="0" w:space="0" w:color="auto"/>
        <w:bottom w:val="none" w:sz="0" w:space="0" w:color="auto"/>
        <w:right w:val="none" w:sz="0" w:space="0" w:color="auto"/>
      </w:divBdr>
    </w:div>
    <w:div w:id="278487240">
      <w:marLeft w:val="0"/>
      <w:marRight w:val="0"/>
      <w:marTop w:val="0"/>
      <w:marBottom w:val="0"/>
      <w:divBdr>
        <w:top w:val="none" w:sz="0" w:space="0" w:color="auto"/>
        <w:left w:val="none" w:sz="0" w:space="0" w:color="auto"/>
        <w:bottom w:val="none" w:sz="0" w:space="0" w:color="auto"/>
        <w:right w:val="none" w:sz="0" w:space="0" w:color="auto"/>
      </w:divBdr>
    </w:div>
    <w:div w:id="278608667">
      <w:marLeft w:val="0"/>
      <w:marRight w:val="0"/>
      <w:marTop w:val="0"/>
      <w:marBottom w:val="0"/>
      <w:divBdr>
        <w:top w:val="none" w:sz="0" w:space="0" w:color="auto"/>
        <w:left w:val="none" w:sz="0" w:space="0" w:color="auto"/>
        <w:bottom w:val="none" w:sz="0" w:space="0" w:color="auto"/>
        <w:right w:val="none" w:sz="0" w:space="0" w:color="auto"/>
      </w:divBdr>
    </w:div>
    <w:div w:id="278724957">
      <w:marLeft w:val="0"/>
      <w:marRight w:val="0"/>
      <w:marTop w:val="0"/>
      <w:marBottom w:val="0"/>
      <w:divBdr>
        <w:top w:val="none" w:sz="0" w:space="0" w:color="auto"/>
        <w:left w:val="none" w:sz="0" w:space="0" w:color="auto"/>
        <w:bottom w:val="none" w:sz="0" w:space="0" w:color="auto"/>
        <w:right w:val="none" w:sz="0" w:space="0" w:color="auto"/>
      </w:divBdr>
    </w:div>
    <w:div w:id="278756513">
      <w:marLeft w:val="0"/>
      <w:marRight w:val="0"/>
      <w:marTop w:val="0"/>
      <w:marBottom w:val="0"/>
      <w:divBdr>
        <w:top w:val="none" w:sz="0" w:space="0" w:color="auto"/>
        <w:left w:val="none" w:sz="0" w:space="0" w:color="auto"/>
        <w:bottom w:val="none" w:sz="0" w:space="0" w:color="auto"/>
        <w:right w:val="none" w:sz="0" w:space="0" w:color="auto"/>
      </w:divBdr>
    </w:div>
    <w:div w:id="278799515">
      <w:marLeft w:val="0"/>
      <w:marRight w:val="0"/>
      <w:marTop w:val="0"/>
      <w:marBottom w:val="0"/>
      <w:divBdr>
        <w:top w:val="none" w:sz="0" w:space="0" w:color="auto"/>
        <w:left w:val="none" w:sz="0" w:space="0" w:color="auto"/>
        <w:bottom w:val="none" w:sz="0" w:space="0" w:color="auto"/>
        <w:right w:val="none" w:sz="0" w:space="0" w:color="auto"/>
      </w:divBdr>
    </w:div>
    <w:div w:id="278953444">
      <w:marLeft w:val="0"/>
      <w:marRight w:val="0"/>
      <w:marTop w:val="0"/>
      <w:marBottom w:val="0"/>
      <w:divBdr>
        <w:top w:val="none" w:sz="0" w:space="0" w:color="auto"/>
        <w:left w:val="none" w:sz="0" w:space="0" w:color="auto"/>
        <w:bottom w:val="none" w:sz="0" w:space="0" w:color="auto"/>
        <w:right w:val="none" w:sz="0" w:space="0" w:color="auto"/>
      </w:divBdr>
    </w:div>
    <w:div w:id="278993802">
      <w:marLeft w:val="0"/>
      <w:marRight w:val="0"/>
      <w:marTop w:val="0"/>
      <w:marBottom w:val="0"/>
      <w:divBdr>
        <w:top w:val="none" w:sz="0" w:space="0" w:color="auto"/>
        <w:left w:val="none" w:sz="0" w:space="0" w:color="auto"/>
        <w:bottom w:val="none" w:sz="0" w:space="0" w:color="auto"/>
        <w:right w:val="none" w:sz="0" w:space="0" w:color="auto"/>
      </w:divBdr>
    </w:div>
    <w:div w:id="279074028">
      <w:marLeft w:val="0"/>
      <w:marRight w:val="0"/>
      <w:marTop w:val="0"/>
      <w:marBottom w:val="0"/>
      <w:divBdr>
        <w:top w:val="none" w:sz="0" w:space="0" w:color="auto"/>
        <w:left w:val="none" w:sz="0" w:space="0" w:color="auto"/>
        <w:bottom w:val="none" w:sz="0" w:space="0" w:color="auto"/>
        <w:right w:val="none" w:sz="0" w:space="0" w:color="auto"/>
      </w:divBdr>
    </w:div>
    <w:div w:id="279076005">
      <w:marLeft w:val="0"/>
      <w:marRight w:val="0"/>
      <w:marTop w:val="0"/>
      <w:marBottom w:val="0"/>
      <w:divBdr>
        <w:top w:val="none" w:sz="0" w:space="0" w:color="auto"/>
        <w:left w:val="none" w:sz="0" w:space="0" w:color="auto"/>
        <w:bottom w:val="none" w:sz="0" w:space="0" w:color="auto"/>
        <w:right w:val="none" w:sz="0" w:space="0" w:color="auto"/>
      </w:divBdr>
    </w:div>
    <w:div w:id="279118409">
      <w:marLeft w:val="0"/>
      <w:marRight w:val="0"/>
      <w:marTop w:val="0"/>
      <w:marBottom w:val="0"/>
      <w:divBdr>
        <w:top w:val="none" w:sz="0" w:space="0" w:color="auto"/>
        <w:left w:val="none" w:sz="0" w:space="0" w:color="auto"/>
        <w:bottom w:val="none" w:sz="0" w:space="0" w:color="auto"/>
        <w:right w:val="none" w:sz="0" w:space="0" w:color="auto"/>
      </w:divBdr>
    </w:div>
    <w:div w:id="279188038">
      <w:marLeft w:val="0"/>
      <w:marRight w:val="0"/>
      <w:marTop w:val="0"/>
      <w:marBottom w:val="0"/>
      <w:divBdr>
        <w:top w:val="none" w:sz="0" w:space="0" w:color="auto"/>
        <w:left w:val="none" w:sz="0" w:space="0" w:color="auto"/>
        <w:bottom w:val="none" w:sz="0" w:space="0" w:color="auto"/>
        <w:right w:val="none" w:sz="0" w:space="0" w:color="auto"/>
      </w:divBdr>
    </w:div>
    <w:div w:id="279265116">
      <w:marLeft w:val="0"/>
      <w:marRight w:val="0"/>
      <w:marTop w:val="0"/>
      <w:marBottom w:val="0"/>
      <w:divBdr>
        <w:top w:val="none" w:sz="0" w:space="0" w:color="auto"/>
        <w:left w:val="none" w:sz="0" w:space="0" w:color="auto"/>
        <w:bottom w:val="none" w:sz="0" w:space="0" w:color="auto"/>
        <w:right w:val="none" w:sz="0" w:space="0" w:color="auto"/>
      </w:divBdr>
    </w:div>
    <w:div w:id="279341292">
      <w:marLeft w:val="0"/>
      <w:marRight w:val="0"/>
      <w:marTop w:val="0"/>
      <w:marBottom w:val="0"/>
      <w:divBdr>
        <w:top w:val="none" w:sz="0" w:space="0" w:color="auto"/>
        <w:left w:val="none" w:sz="0" w:space="0" w:color="auto"/>
        <w:bottom w:val="none" w:sz="0" w:space="0" w:color="auto"/>
        <w:right w:val="none" w:sz="0" w:space="0" w:color="auto"/>
      </w:divBdr>
    </w:div>
    <w:div w:id="279344777">
      <w:marLeft w:val="0"/>
      <w:marRight w:val="0"/>
      <w:marTop w:val="0"/>
      <w:marBottom w:val="0"/>
      <w:divBdr>
        <w:top w:val="none" w:sz="0" w:space="0" w:color="auto"/>
        <w:left w:val="none" w:sz="0" w:space="0" w:color="auto"/>
        <w:bottom w:val="none" w:sz="0" w:space="0" w:color="auto"/>
        <w:right w:val="none" w:sz="0" w:space="0" w:color="auto"/>
      </w:divBdr>
    </w:div>
    <w:div w:id="279384954">
      <w:marLeft w:val="0"/>
      <w:marRight w:val="0"/>
      <w:marTop w:val="0"/>
      <w:marBottom w:val="0"/>
      <w:divBdr>
        <w:top w:val="none" w:sz="0" w:space="0" w:color="auto"/>
        <w:left w:val="none" w:sz="0" w:space="0" w:color="auto"/>
        <w:bottom w:val="none" w:sz="0" w:space="0" w:color="auto"/>
        <w:right w:val="none" w:sz="0" w:space="0" w:color="auto"/>
      </w:divBdr>
    </w:div>
    <w:div w:id="279533603">
      <w:marLeft w:val="0"/>
      <w:marRight w:val="0"/>
      <w:marTop w:val="0"/>
      <w:marBottom w:val="0"/>
      <w:divBdr>
        <w:top w:val="none" w:sz="0" w:space="0" w:color="auto"/>
        <w:left w:val="none" w:sz="0" w:space="0" w:color="auto"/>
        <w:bottom w:val="none" w:sz="0" w:space="0" w:color="auto"/>
        <w:right w:val="none" w:sz="0" w:space="0" w:color="auto"/>
      </w:divBdr>
    </w:div>
    <w:div w:id="279533826">
      <w:marLeft w:val="0"/>
      <w:marRight w:val="0"/>
      <w:marTop w:val="0"/>
      <w:marBottom w:val="0"/>
      <w:divBdr>
        <w:top w:val="none" w:sz="0" w:space="0" w:color="auto"/>
        <w:left w:val="none" w:sz="0" w:space="0" w:color="auto"/>
        <w:bottom w:val="none" w:sz="0" w:space="0" w:color="auto"/>
        <w:right w:val="none" w:sz="0" w:space="0" w:color="auto"/>
      </w:divBdr>
    </w:div>
    <w:div w:id="279534330">
      <w:marLeft w:val="0"/>
      <w:marRight w:val="0"/>
      <w:marTop w:val="0"/>
      <w:marBottom w:val="0"/>
      <w:divBdr>
        <w:top w:val="none" w:sz="0" w:space="0" w:color="auto"/>
        <w:left w:val="none" w:sz="0" w:space="0" w:color="auto"/>
        <w:bottom w:val="none" w:sz="0" w:space="0" w:color="auto"/>
        <w:right w:val="none" w:sz="0" w:space="0" w:color="auto"/>
      </w:divBdr>
    </w:div>
    <w:div w:id="279535382">
      <w:marLeft w:val="0"/>
      <w:marRight w:val="0"/>
      <w:marTop w:val="0"/>
      <w:marBottom w:val="0"/>
      <w:divBdr>
        <w:top w:val="none" w:sz="0" w:space="0" w:color="auto"/>
        <w:left w:val="none" w:sz="0" w:space="0" w:color="auto"/>
        <w:bottom w:val="none" w:sz="0" w:space="0" w:color="auto"/>
        <w:right w:val="none" w:sz="0" w:space="0" w:color="auto"/>
      </w:divBdr>
    </w:div>
    <w:div w:id="279649143">
      <w:marLeft w:val="0"/>
      <w:marRight w:val="0"/>
      <w:marTop w:val="0"/>
      <w:marBottom w:val="0"/>
      <w:divBdr>
        <w:top w:val="none" w:sz="0" w:space="0" w:color="auto"/>
        <w:left w:val="none" w:sz="0" w:space="0" w:color="auto"/>
        <w:bottom w:val="none" w:sz="0" w:space="0" w:color="auto"/>
        <w:right w:val="none" w:sz="0" w:space="0" w:color="auto"/>
      </w:divBdr>
    </w:div>
    <w:div w:id="279721880">
      <w:marLeft w:val="0"/>
      <w:marRight w:val="0"/>
      <w:marTop w:val="0"/>
      <w:marBottom w:val="0"/>
      <w:divBdr>
        <w:top w:val="none" w:sz="0" w:space="0" w:color="auto"/>
        <w:left w:val="none" w:sz="0" w:space="0" w:color="auto"/>
        <w:bottom w:val="none" w:sz="0" w:space="0" w:color="auto"/>
        <w:right w:val="none" w:sz="0" w:space="0" w:color="auto"/>
      </w:divBdr>
    </w:div>
    <w:div w:id="279722447">
      <w:marLeft w:val="0"/>
      <w:marRight w:val="0"/>
      <w:marTop w:val="0"/>
      <w:marBottom w:val="0"/>
      <w:divBdr>
        <w:top w:val="none" w:sz="0" w:space="0" w:color="auto"/>
        <w:left w:val="none" w:sz="0" w:space="0" w:color="auto"/>
        <w:bottom w:val="none" w:sz="0" w:space="0" w:color="auto"/>
        <w:right w:val="none" w:sz="0" w:space="0" w:color="auto"/>
      </w:divBdr>
    </w:div>
    <w:div w:id="279730833">
      <w:marLeft w:val="0"/>
      <w:marRight w:val="0"/>
      <w:marTop w:val="0"/>
      <w:marBottom w:val="0"/>
      <w:divBdr>
        <w:top w:val="none" w:sz="0" w:space="0" w:color="auto"/>
        <w:left w:val="none" w:sz="0" w:space="0" w:color="auto"/>
        <w:bottom w:val="none" w:sz="0" w:space="0" w:color="auto"/>
        <w:right w:val="none" w:sz="0" w:space="0" w:color="auto"/>
      </w:divBdr>
    </w:div>
    <w:div w:id="279839876">
      <w:marLeft w:val="0"/>
      <w:marRight w:val="0"/>
      <w:marTop w:val="0"/>
      <w:marBottom w:val="0"/>
      <w:divBdr>
        <w:top w:val="none" w:sz="0" w:space="0" w:color="auto"/>
        <w:left w:val="none" w:sz="0" w:space="0" w:color="auto"/>
        <w:bottom w:val="none" w:sz="0" w:space="0" w:color="auto"/>
        <w:right w:val="none" w:sz="0" w:space="0" w:color="auto"/>
      </w:divBdr>
    </w:div>
    <w:div w:id="279915179">
      <w:marLeft w:val="0"/>
      <w:marRight w:val="0"/>
      <w:marTop w:val="0"/>
      <w:marBottom w:val="0"/>
      <w:divBdr>
        <w:top w:val="none" w:sz="0" w:space="0" w:color="auto"/>
        <w:left w:val="none" w:sz="0" w:space="0" w:color="auto"/>
        <w:bottom w:val="none" w:sz="0" w:space="0" w:color="auto"/>
        <w:right w:val="none" w:sz="0" w:space="0" w:color="auto"/>
      </w:divBdr>
    </w:div>
    <w:div w:id="279991575">
      <w:marLeft w:val="0"/>
      <w:marRight w:val="0"/>
      <w:marTop w:val="0"/>
      <w:marBottom w:val="0"/>
      <w:divBdr>
        <w:top w:val="none" w:sz="0" w:space="0" w:color="auto"/>
        <w:left w:val="none" w:sz="0" w:space="0" w:color="auto"/>
        <w:bottom w:val="none" w:sz="0" w:space="0" w:color="auto"/>
        <w:right w:val="none" w:sz="0" w:space="0" w:color="auto"/>
      </w:divBdr>
    </w:div>
    <w:div w:id="279999398">
      <w:marLeft w:val="0"/>
      <w:marRight w:val="0"/>
      <w:marTop w:val="0"/>
      <w:marBottom w:val="0"/>
      <w:divBdr>
        <w:top w:val="none" w:sz="0" w:space="0" w:color="auto"/>
        <w:left w:val="none" w:sz="0" w:space="0" w:color="auto"/>
        <w:bottom w:val="none" w:sz="0" w:space="0" w:color="auto"/>
        <w:right w:val="none" w:sz="0" w:space="0" w:color="auto"/>
      </w:divBdr>
    </w:div>
    <w:div w:id="280042608">
      <w:marLeft w:val="0"/>
      <w:marRight w:val="0"/>
      <w:marTop w:val="0"/>
      <w:marBottom w:val="0"/>
      <w:divBdr>
        <w:top w:val="none" w:sz="0" w:space="0" w:color="auto"/>
        <w:left w:val="none" w:sz="0" w:space="0" w:color="auto"/>
        <w:bottom w:val="none" w:sz="0" w:space="0" w:color="auto"/>
        <w:right w:val="none" w:sz="0" w:space="0" w:color="auto"/>
      </w:divBdr>
    </w:div>
    <w:div w:id="280113812">
      <w:marLeft w:val="0"/>
      <w:marRight w:val="0"/>
      <w:marTop w:val="0"/>
      <w:marBottom w:val="0"/>
      <w:divBdr>
        <w:top w:val="none" w:sz="0" w:space="0" w:color="auto"/>
        <w:left w:val="none" w:sz="0" w:space="0" w:color="auto"/>
        <w:bottom w:val="none" w:sz="0" w:space="0" w:color="auto"/>
        <w:right w:val="none" w:sz="0" w:space="0" w:color="auto"/>
      </w:divBdr>
    </w:div>
    <w:div w:id="280235769">
      <w:marLeft w:val="0"/>
      <w:marRight w:val="0"/>
      <w:marTop w:val="0"/>
      <w:marBottom w:val="0"/>
      <w:divBdr>
        <w:top w:val="none" w:sz="0" w:space="0" w:color="auto"/>
        <w:left w:val="none" w:sz="0" w:space="0" w:color="auto"/>
        <w:bottom w:val="none" w:sz="0" w:space="0" w:color="auto"/>
        <w:right w:val="none" w:sz="0" w:space="0" w:color="auto"/>
      </w:divBdr>
    </w:div>
    <w:div w:id="280377488">
      <w:marLeft w:val="0"/>
      <w:marRight w:val="0"/>
      <w:marTop w:val="0"/>
      <w:marBottom w:val="0"/>
      <w:divBdr>
        <w:top w:val="none" w:sz="0" w:space="0" w:color="auto"/>
        <w:left w:val="none" w:sz="0" w:space="0" w:color="auto"/>
        <w:bottom w:val="none" w:sz="0" w:space="0" w:color="auto"/>
        <w:right w:val="none" w:sz="0" w:space="0" w:color="auto"/>
      </w:divBdr>
    </w:div>
    <w:div w:id="280461122">
      <w:marLeft w:val="480"/>
      <w:marRight w:val="0"/>
      <w:marTop w:val="0"/>
      <w:marBottom w:val="0"/>
      <w:divBdr>
        <w:top w:val="none" w:sz="0" w:space="0" w:color="auto"/>
        <w:left w:val="none" w:sz="0" w:space="0" w:color="auto"/>
        <w:bottom w:val="none" w:sz="0" w:space="0" w:color="auto"/>
        <w:right w:val="none" w:sz="0" w:space="0" w:color="auto"/>
      </w:divBdr>
    </w:div>
    <w:div w:id="280499982">
      <w:marLeft w:val="0"/>
      <w:marRight w:val="0"/>
      <w:marTop w:val="0"/>
      <w:marBottom w:val="0"/>
      <w:divBdr>
        <w:top w:val="none" w:sz="0" w:space="0" w:color="auto"/>
        <w:left w:val="none" w:sz="0" w:space="0" w:color="auto"/>
        <w:bottom w:val="none" w:sz="0" w:space="0" w:color="auto"/>
        <w:right w:val="none" w:sz="0" w:space="0" w:color="auto"/>
      </w:divBdr>
    </w:div>
    <w:div w:id="280578094">
      <w:marLeft w:val="0"/>
      <w:marRight w:val="0"/>
      <w:marTop w:val="0"/>
      <w:marBottom w:val="0"/>
      <w:divBdr>
        <w:top w:val="none" w:sz="0" w:space="0" w:color="auto"/>
        <w:left w:val="none" w:sz="0" w:space="0" w:color="auto"/>
        <w:bottom w:val="none" w:sz="0" w:space="0" w:color="auto"/>
        <w:right w:val="none" w:sz="0" w:space="0" w:color="auto"/>
      </w:divBdr>
    </w:div>
    <w:div w:id="280648534">
      <w:marLeft w:val="0"/>
      <w:marRight w:val="0"/>
      <w:marTop w:val="0"/>
      <w:marBottom w:val="0"/>
      <w:divBdr>
        <w:top w:val="none" w:sz="0" w:space="0" w:color="auto"/>
        <w:left w:val="none" w:sz="0" w:space="0" w:color="auto"/>
        <w:bottom w:val="none" w:sz="0" w:space="0" w:color="auto"/>
        <w:right w:val="none" w:sz="0" w:space="0" w:color="auto"/>
      </w:divBdr>
    </w:div>
    <w:div w:id="280651406">
      <w:marLeft w:val="0"/>
      <w:marRight w:val="0"/>
      <w:marTop w:val="0"/>
      <w:marBottom w:val="0"/>
      <w:divBdr>
        <w:top w:val="none" w:sz="0" w:space="0" w:color="auto"/>
        <w:left w:val="none" w:sz="0" w:space="0" w:color="auto"/>
        <w:bottom w:val="none" w:sz="0" w:space="0" w:color="auto"/>
        <w:right w:val="none" w:sz="0" w:space="0" w:color="auto"/>
      </w:divBdr>
    </w:div>
    <w:div w:id="280692785">
      <w:marLeft w:val="0"/>
      <w:marRight w:val="0"/>
      <w:marTop w:val="0"/>
      <w:marBottom w:val="0"/>
      <w:divBdr>
        <w:top w:val="none" w:sz="0" w:space="0" w:color="auto"/>
        <w:left w:val="none" w:sz="0" w:space="0" w:color="auto"/>
        <w:bottom w:val="none" w:sz="0" w:space="0" w:color="auto"/>
        <w:right w:val="none" w:sz="0" w:space="0" w:color="auto"/>
      </w:divBdr>
    </w:div>
    <w:div w:id="280839509">
      <w:marLeft w:val="0"/>
      <w:marRight w:val="0"/>
      <w:marTop w:val="0"/>
      <w:marBottom w:val="0"/>
      <w:divBdr>
        <w:top w:val="none" w:sz="0" w:space="0" w:color="auto"/>
        <w:left w:val="none" w:sz="0" w:space="0" w:color="auto"/>
        <w:bottom w:val="none" w:sz="0" w:space="0" w:color="auto"/>
        <w:right w:val="none" w:sz="0" w:space="0" w:color="auto"/>
      </w:divBdr>
    </w:div>
    <w:div w:id="280842342">
      <w:bodyDiv w:val="1"/>
      <w:marLeft w:val="0"/>
      <w:marRight w:val="0"/>
      <w:marTop w:val="0"/>
      <w:marBottom w:val="0"/>
      <w:divBdr>
        <w:top w:val="none" w:sz="0" w:space="0" w:color="auto"/>
        <w:left w:val="none" w:sz="0" w:space="0" w:color="auto"/>
        <w:bottom w:val="none" w:sz="0" w:space="0" w:color="auto"/>
        <w:right w:val="none" w:sz="0" w:space="0" w:color="auto"/>
      </w:divBdr>
    </w:div>
    <w:div w:id="280847979">
      <w:marLeft w:val="0"/>
      <w:marRight w:val="0"/>
      <w:marTop w:val="0"/>
      <w:marBottom w:val="0"/>
      <w:divBdr>
        <w:top w:val="none" w:sz="0" w:space="0" w:color="auto"/>
        <w:left w:val="none" w:sz="0" w:space="0" w:color="auto"/>
        <w:bottom w:val="none" w:sz="0" w:space="0" w:color="auto"/>
        <w:right w:val="none" w:sz="0" w:space="0" w:color="auto"/>
      </w:divBdr>
    </w:div>
    <w:div w:id="280915205">
      <w:marLeft w:val="0"/>
      <w:marRight w:val="0"/>
      <w:marTop w:val="0"/>
      <w:marBottom w:val="0"/>
      <w:divBdr>
        <w:top w:val="none" w:sz="0" w:space="0" w:color="auto"/>
        <w:left w:val="none" w:sz="0" w:space="0" w:color="auto"/>
        <w:bottom w:val="none" w:sz="0" w:space="0" w:color="auto"/>
        <w:right w:val="none" w:sz="0" w:space="0" w:color="auto"/>
      </w:divBdr>
    </w:div>
    <w:div w:id="280958234">
      <w:marLeft w:val="0"/>
      <w:marRight w:val="0"/>
      <w:marTop w:val="0"/>
      <w:marBottom w:val="0"/>
      <w:divBdr>
        <w:top w:val="none" w:sz="0" w:space="0" w:color="auto"/>
        <w:left w:val="none" w:sz="0" w:space="0" w:color="auto"/>
        <w:bottom w:val="none" w:sz="0" w:space="0" w:color="auto"/>
        <w:right w:val="none" w:sz="0" w:space="0" w:color="auto"/>
      </w:divBdr>
    </w:div>
    <w:div w:id="280960031">
      <w:marLeft w:val="0"/>
      <w:marRight w:val="0"/>
      <w:marTop w:val="0"/>
      <w:marBottom w:val="0"/>
      <w:divBdr>
        <w:top w:val="none" w:sz="0" w:space="0" w:color="auto"/>
        <w:left w:val="none" w:sz="0" w:space="0" w:color="auto"/>
        <w:bottom w:val="none" w:sz="0" w:space="0" w:color="auto"/>
        <w:right w:val="none" w:sz="0" w:space="0" w:color="auto"/>
      </w:divBdr>
    </w:div>
    <w:div w:id="281111502">
      <w:marLeft w:val="0"/>
      <w:marRight w:val="0"/>
      <w:marTop w:val="0"/>
      <w:marBottom w:val="0"/>
      <w:divBdr>
        <w:top w:val="none" w:sz="0" w:space="0" w:color="auto"/>
        <w:left w:val="none" w:sz="0" w:space="0" w:color="auto"/>
        <w:bottom w:val="none" w:sz="0" w:space="0" w:color="auto"/>
        <w:right w:val="none" w:sz="0" w:space="0" w:color="auto"/>
      </w:divBdr>
    </w:div>
    <w:div w:id="281114762">
      <w:marLeft w:val="0"/>
      <w:marRight w:val="0"/>
      <w:marTop w:val="0"/>
      <w:marBottom w:val="0"/>
      <w:divBdr>
        <w:top w:val="none" w:sz="0" w:space="0" w:color="auto"/>
        <w:left w:val="none" w:sz="0" w:space="0" w:color="auto"/>
        <w:bottom w:val="none" w:sz="0" w:space="0" w:color="auto"/>
        <w:right w:val="none" w:sz="0" w:space="0" w:color="auto"/>
      </w:divBdr>
    </w:div>
    <w:div w:id="281156825">
      <w:marLeft w:val="0"/>
      <w:marRight w:val="0"/>
      <w:marTop w:val="0"/>
      <w:marBottom w:val="0"/>
      <w:divBdr>
        <w:top w:val="none" w:sz="0" w:space="0" w:color="auto"/>
        <w:left w:val="none" w:sz="0" w:space="0" w:color="auto"/>
        <w:bottom w:val="none" w:sz="0" w:space="0" w:color="auto"/>
        <w:right w:val="none" w:sz="0" w:space="0" w:color="auto"/>
      </w:divBdr>
    </w:div>
    <w:div w:id="281231239">
      <w:marLeft w:val="0"/>
      <w:marRight w:val="0"/>
      <w:marTop w:val="0"/>
      <w:marBottom w:val="0"/>
      <w:divBdr>
        <w:top w:val="none" w:sz="0" w:space="0" w:color="auto"/>
        <w:left w:val="none" w:sz="0" w:space="0" w:color="auto"/>
        <w:bottom w:val="none" w:sz="0" w:space="0" w:color="auto"/>
        <w:right w:val="none" w:sz="0" w:space="0" w:color="auto"/>
      </w:divBdr>
    </w:div>
    <w:div w:id="281307879">
      <w:marLeft w:val="0"/>
      <w:marRight w:val="0"/>
      <w:marTop w:val="0"/>
      <w:marBottom w:val="0"/>
      <w:divBdr>
        <w:top w:val="none" w:sz="0" w:space="0" w:color="auto"/>
        <w:left w:val="none" w:sz="0" w:space="0" w:color="auto"/>
        <w:bottom w:val="none" w:sz="0" w:space="0" w:color="auto"/>
        <w:right w:val="none" w:sz="0" w:space="0" w:color="auto"/>
      </w:divBdr>
    </w:div>
    <w:div w:id="281346280">
      <w:marLeft w:val="0"/>
      <w:marRight w:val="0"/>
      <w:marTop w:val="0"/>
      <w:marBottom w:val="0"/>
      <w:divBdr>
        <w:top w:val="none" w:sz="0" w:space="0" w:color="auto"/>
        <w:left w:val="none" w:sz="0" w:space="0" w:color="auto"/>
        <w:bottom w:val="none" w:sz="0" w:space="0" w:color="auto"/>
        <w:right w:val="none" w:sz="0" w:space="0" w:color="auto"/>
      </w:divBdr>
    </w:div>
    <w:div w:id="281349130">
      <w:marLeft w:val="0"/>
      <w:marRight w:val="0"/>
      <w:marTop w:val="0"/>
      <w:marBottom w:val="0"/>
      <w:divBdr>
        <w:top w:val="none" w:sz="0" w:space="0" w:color="auto"/>
        <w:left w:val="none" w:sz="0" w:space="0" w:color="auto"/>
        <w:bottom w:val="none" w:sz="0" w:space="0" w:color="auto"/>
        <w:right w:val="none" w:sz="0" w:space="0" w:color="auto"/>
      </w:divBdr>
    </w:div>
    <w:div w:id="281501897">
      <w:marLeft w:val="0"/>
      <w:marRight w:val="0"/>
      <w:marTop w:val="0"/>
      <w:marBottom w:val="0"/>
      <w:divBdr>
        <w:top w:val="none" w:sz="0" w:space="0" w:color="auto"/>
        <w:left w:val="none" w:sz="0" w:space="0" w:color="auto"/>
        <w:bottom w:val="none" w:sz="0" w:space="0" w:color="auto"/>
        <w:right w:val="none" w:sz="0" w:space="0" w:color="auto"/>
      </w:divBdr>
    </w:div>
    <w:div w:id="281614373">
      <w:marLeft w:val="0"/>
      <w:marRight w:val="0"/>
      <w:marTop w:val="0"/>
      <w:marBottom w:val="0"/>
      <w:divBdr>
        <w:top w:val="none" w:sz="0" w:space="0" w:color="auto"/>
        <w:left w:val="none" w:sz="0" w:space="0" w:color="auto"/>
        <w:bottom w:val="none" w:sz="0" w:space="0" w:color="auto"/>
        <w:right w:val="none" w:sz="0" w:space="0" w:color="auto"/>
      </w:divBdr>
    </w:div>
    <w:div w:id="281693290">
      <w:marLeft w:val="0"/>
      <w:marRight w:val="0"/>
      <w:marTop w:val="0"/>
      <w:marBottom w:val="0"/>
      <w:divBdr>
        <w:top w:val="none" w:sz="0" w:space="0" w:color="auto"/>
        <w:left w:val="none" w:sz="0" w:space="0" w:color="auto"/>
        <w:bottom w:val="none" w:sz="0" w:space="0" w:color="auto"/>
        <w:right w:val="none" w:sz="0" w:space="0" w:color="auto"/>
      </w:divBdr>
    </w:div>
    <w:div w:id="281762990">
      <w:bodyDiv w:val="1"/>
      <w:marLeft w:val="0"/>
      <w:marRight w:val="0"/>
      <w:marTop w:val="0"/>
      <w:marBottom w:val="0"/>
      <w:divBdr>
        <w:top w:val="none" w:sz="0" w:space="0" w:color="auto"/>
        <w:left w:val="none" w:sz="0" w:space="0" w:color="auto"/>
        <w:bottom w:val="none" w:sz="0" w:space="0" w:color="auto"/>
        <w:right w:val="none" w:sz="0" w:space="0" w:color="auto"/>
      </w:divBdr>
    </w:div>
    <w:div w:id="281763232">
      <w:marLeft w:val="0"/>
      <w:marRight w:val="0"/>
      <w:marTop w:val="0"/>
      <w:marBottom w:val="0"/>
      <w:divBdr>
        <w:top w:val="none" w:sz="0" w:space="0" w:color="auto"/>
        <w:left w:val="none" w:sz="0" w:space="0" w:color="auto"/>
        <w:bottom w:val="none" w:sz="0" w:space="0" w:color="auto"/>
        <w:right w:val="none" w:sz="0" w:space="0" w:color="auto"/>
      </w:divBdr>
    </w:div>
    <w:div w:id="281763998">
      <w:marLeft w:val="0"/>
      <w:marRight w:val="0"/>
      <w:marTop w:val="0"/>
      <w:marBottom w:val="0"/>
      <w:divBdr>
        <w:top w:val="none" w:sz="0" w:space="0" w:color="auto"/>
        <w:left w:val="none" w:sz="0" w:space="0" w:color="auto"/>
        <w:bottom w:val="none" w:sz="0" w:space="0" w:color="auto"/>
        <w:right w:val="none" w:sz="0" w:space="0" w:color="auto"/>
      </w:divBdr>
    </w:div>
    <w:div w:id="281769694">
      <w:marLeft w:val="0"/>
      <w:marRight w:val="0"/>
      <w:marTop w:val="0"/>
      <w:marBottom w:val="0"/>
      <w:divBdr>
        <w:top w:val="none" w:sz="0" w:space="0" w:color="auto"/>
        <w:left w:val="none" w:sz="0" w:space="0" w:color="auto"/>
        <w:bottom w:val="none" w:sz="0" w:space="0" w:color="auto"/>
        <w:right w:val="none" w:sz="0" w:space="0" w:color="auto"/>
      </w:divBdr>
    </w:div>
    <w:div w:id="281810098">
      <w:marLeft w:val="0"/>
      <w:marRight w:val="0"/>
      <w:marTop w:val="0"/>
      <w:marBottom w:val="0"/>
      <w:divBdr>
        <w:top w:val="none" w:sz="0" w:space="0" w:color="auto"/>
        <w:left w:val="none" w:sz="0" w:space="0" w:color="auto"/>
        <w:bottom w:val="none" w:sz="0" w:space="0" w:color="auto"/>
        <w:right w:val="none" w:sz="0" w:space="0" w:color="auto"/>
      </w:divBdr>
    </w:div>
    <w:div w:id="281811666">
      <w:marLeft w:val="0"/>
      <w:marRight w:val="0"/>
      <w:marTop w:val="0"/>
      <w:marBottom w:val="0"/>
      <w:divBdr>
        <w:top w:val="none" w:sz="0" w:space="0" w:color="auto"/>
        <w:left w:val="none" w:sz="0" w:space="0" w:color="auto"/>
        <w:bottom w:val="none" w:sz="0" w:space="0" w:color="auto"/>
        <w:right w:val="none" w:sz="0" w:space="0" w:color="auto"/>
      </w:divBdr>
    </w:div>
    <w:div w:id="281958324">
      <w:marLeft w:val="0"/>
      <w:marRight w:val="0"/>
      <w:marTop w:val="0"/>
      <w:marBottom w:val="0"/>
      <w:divBdr>
        <w:top w:val="none" w:sz="0" w:space="0" w:color="auto"/>
        <w:left w:val="none" w:sz="0" w:space="0" w:color="auto"/>
        <w:bottom w:val="none" w:sz="0" w:space="0" w:color="auto"/>
        <w:right w:val="none" w:sz="0" w:space="0" w:color="auto"/>
      </w:divBdr>
    </w:div>
    <w:div w:id="282075549">
      <w:marLeft w:val="0"/>
      <w:marRight w:val="0"/>
      <w:marTop w:val="0"/>
      <w:marBottom w:val="0"/>
      <w:divBdr>
        <w:top w:val="none" w:sz="0" w:space="0" w:color="auto"/>
        <w:left w:val="none" w:sz="0" w:space="0" w:color="auto"/>
        <w:bottom w:val="none" w:sz="0" w:space="0" w:color="auto"/>
        <w:right w:val="none" w:sz="0" w:space="0" w:color="auto"/>
      </w:divBdr>
    </w:div>
    <w:div w:id="282075707">
      <w:marLeft w:val="0"/>
      <w:marRight w:val="0"/>
      <w:marTop w:val="0"/>
      <w:marBottom w:val="0"/>
      <w:divBdr>
        <w:top w:val="none" w:sz="0" w:space="0" w:color="auto"/>
        <w:left w:val="none" w:sz="0" w:space="0" w:color="auto"/>
        <w:bottom w:val="none" w:sz="0" w:space="0" w:color="auto"/>
        <w:right w:val="none" w:sz="0" w:space="0" w:color="auto"/>
      </w:divBdr>
    </w:div>
    <w:div w:id="282156031">
      <w:marLeft w:val="0"/>
      <w:marRight w:val="0"/>
      <w:marTop w:val="0"/>
      <w:marBottom w:val="0"/>
      <w:divBdr>
        <w:top w:val="none" w:sz="0" w:space="0" w:color="auto"/>
        <w:left w:val="none" w:sz="0" w:space="0" w:color="auto"/>
        <w:bottom w:val="none" w:sz="0" w:space="0" w:color="auto"/>
        <w:right w:val="none" w:sz="0" w:space="0" w:color="auto"/>
      </w:divBdr>
    </w:div>
    <w:div w:id="282157317">
      <w:marLeft w:val="0"/>
      <w:marRight w:val="0"/>
      <w:marTop w:val="0"/>
      <w:marBottom w:val="0"/>
      <w:divBdr>
        <w:top w:val="none" w:sz="0" w:space="0" w:color="auto"/>
        <w:left w:val="none" w:sz="0" w:space="0" w:color="auto"/>
        <w:bottom w:val="none" w:sz="0" w:space="0" w:color="auto"/>
        <w:right w:val="none" w:sz="0" w:space="0" w:color="auto"/>
      </w:divBdr>
    </w:div>
    <w:div w:id="282158577">
      <w:marLeft w:val="0"/>
      <w:marRight w:val="0"/>
      <w:marTop w:val="0"/>
      <w:marBottom w:val="0"/>
      <w:divBdr>
        <w:top w:val="none" w:sz="0" w:space="0" w:color="auto"/>
        <w:left w:val="none" w:sz="0" w:space="0" w:color="auto"/>
        <w:bottom w:val="none" w:sz="0" w:space="0" w:color="auto"/>
        <w:right w:val="none" w:sz="0" w:space="0" w:color="auto"/>
      </w:divBdr>
    </w:div>
    <w:div w:id="282228439">
      <w:marLeft w:val="0"/>
      <w:marRight w:val="0"/>
      <w:marTop w:val="0"/>
      <w:marBottom w:val="0"/>
      <w:divBdr>
        <w:top w:val="none" w:sz="0" w:space="0" w:color="auto"/>
        <w:left w:val="none" w:sz="0" w:space="0" w:color="auto"/>
        <w:bottom w:val="none" w:sz="0" w:space="0" w:color="auto"/>
        <w:right w:val="none" w:sz="0" w:space="0" w:color="auto"/>
      </w:divBdr>
    </w:div>
    <w:div w:id="282270833">
      <w:marLeft w:val="0"/>
      <w:marRight w:val="0"/>
      <w:marTop w:val="0"/>
      <w:marBottom w:val="0"/>
      <w:divBdr>
        <w:top w:val="none" w:sz="0" w:space="0" w:color="auto"/>
        <w:left w:val="none" w:sz="0" w:space="0" w:color="auto"/>
        <w:bottom w:val="none" w:sz="0" w:space="0" w:color="auto"/>
        <w:right w:val="none" w:sz="0" w:space="0" w:color="auto"/>
      </w:divBdr>
    </w:div>
    <w:div w:id="282343450">
      <w:marLeft w:val="0"/>
      <w:marRight w:val="0"/>
      <w:marTop w:val="0"/>
      <w:marBottom w:val="0"/>
      <w:divBdr>
        <w:top w:val="none" w:sz="0" w:space="0" w:color="auto"/>
        <w:left w:val="none" w:sz="0" w:space="0" w:color="auto"/>
        <w:bottom w:val="none" w:sz="0" w:space="0" w:color="auto"/>
        <w:right w:val="none" w:sz="0" w:space="0" w:color="auto"/>
      </w:divBdr>
    </w:div>
    <w:div w:id="282350733">
      <w:marLeft w:val="0"/>
      <w:marRight w:val="0"/>
      <w:marTop w:val="0"/>
      <w:marBottom w:val="0"/>
      <w:divBdr>
        <w:top w:val="none" w:sz="0" w:space="0" w:color="auto"/>
        <w:left w:val="none" w:sz="0" w:space="0" w:color="auto"/>
        <w:bottom w:val="none" w:sz="0" w:space="0" w:color="auto"/>
        <w:right w:val="none" w:sz="0" w:space="0" w:color="auto"/>
      </w:divBdr>
    </w:div>
    <w:div w:id="282423179">
      <w:marLeft w:val="0"/>
      <w:marRight w:val="0"/>
      <w:marTop w:val="0"/>
      <w:marBottom w:val="0"/>
      <w:divBdr>
        <w:top w:val="none" w:sz="0" w:space="0" w:color="auto"/>
        <w:left w:val="none" w:sz="0" w:space="0" w:color="auto"/>
        <w:bottom w:val="none" w:sz="0" w:space="0" w:color="auto"/>
        <w:right w:val="none" w:sz="0" w:space="0" w:color="auto"/>
      </w:divBdr>
    </w:div>
    <w:div w:id="282539295">
      <w:marLeft w:val="0"/>
      <w:marRight w:val="0"/>
      <w:marTop w:val="0"/>
      <w:marBottom w:val="0"/>
      <w:divBdr>
        <w:top w:val="none" w:sz="0" w:space="0" w:color="auto"/>
        <w:left w:val="none" w:sz="0" w:space="0" w:color="auto"/>
        <w:bottom w:val="none" w:sz="0" w:space="0" w:color="auto"/>
        <w:right w:val="none" w:sz="0" w:space="0" w:color="auto"/>
      </w:divBdr>
    </w:div>
    <w:div w:id="282881147">
      <w:marLeft w:val="0"/>
      <w:marRight w:val="0"/>
      <w:marTop w:val="0"/>
      <w:marBottom w:val="0"/>
      <w:divBdr>
        <w:top w:val="none" w:sz="0" w:space="0" w:color="auto"/>
        <w:left w:val="none" w:sz="0" w:space="0" w:color="auto"/>
        <w:bottom w:val="none" w:sz="0" w:space="0" w:color="auto"/>
        <w:right w:val="none" w:sz="0" w:space="0" w:color="auto"/>
      </w:divBdr>
    </w:div>
    <w:div w:id="282999048">
      <w:marLeft w:val="0"/>
      <w:marRight w:val="0"/>
      <w:marTop w:val="0"/>
      <w:marBottom w:val="0"/>
      <w:divBdr>
        <w:top w:val="none" w:sz="0" w:space="0" w:color="auto"/>
        <w:left w:val="none" w:sz="0" w:space="0" w:color="auto"/>
        <w:bottom w:val="none" w:sz="0" w:space="0" w:color="auto"/>
        <w:right w:val="none" w:sz="0" w:space="0" w:color="auto"/>
      </w:divBdr>
    </w:div>
    <w:div w:id="283001104">
      <w:marLeft w:val="0"/>
      <w:marRight w:val="0"/>
      <w:marTop w:val="0"/>
      <w:marBottom w:val="0"/>
      <w:divBdr>
        <w:top w:val="none" w:sz="0" w:space="0" w:color="auto"/>
        <w:left w:val="none" w:sz="0" w:space="0" w:color="auto"/>
        <w:bottom w:val="none" w:sz="0" w:space="0" w:color="auto"/>
        <w:right w:val="none" w:sz="0" w:space="0" w:color="auto"/>
      </w:divBdr>
    </w:div>
    <w:div w:id="283073426">
      <w:marLeft w:val="0"/>
      <w:marRight w:val="0"/>
      <w:marTop w:val="0"/>
      <w:marBottom w:val="0"/>
      <w:divBdr>
        <w:top w:val="none" w:sz="0" w:space="0" w:color="auto"/>
        <w:left w:val="none" w:sz="0" w:space="0" w:color="auto"/>
        <w:bottom w:val="none" w:sz="0" w:space="0" w:color="auto"/>
        <w:right w:val="none" w:sz="0" w:space="0" w:color="auto"/>
      </w:divBdr>
    </w:div>
    <w:div w:id="283073561">
      <w:marLeft w:val="0"/>
      <w:marRight w:val="0"/>
      <w:marTop w:val="0"/>
      <w:marBottom w:val="0"/>
      <w:divBdr>
        <w:top w:val="none" w:sz="0" w:space="0" w:color="auto"/>
        <w:left w:val="none" w:sz="0" w:space="0" w:color="auto"/>
        <w:bottom w:val="none" w:sz="0" w:space="0" w:color="auto"/>
        <w:right w:val="none" w:sz="0" w:space="0" w:color="auto"/>
      </w:divBdr>
    </w:div>
    <w:div w:id="283119587">
      <w:marLeft w:val="0"/>
      <w:marRight w:val="0"/>
      <w:marTop w:val="0"/>
      <w:marBottom w:val="0"/>
      <w:divBdr>
        <w:top w:val="none" w:sz="0" w:space="0" w:color="auto"/>
        <w:left w:val="none" w:sz="0" w:space="0" w:color="auto"/>
        <w:bottom w:val="none" w:sz="0" w:space="0" w:color="auto"/>
        <w:right w:val="none" w:sz="0" w:space="0" w:color="auto"/>
      </w:divBdr>
    </w:div>
    <w:div w:id="283121163">
      <w:marLeft w:val="0"/>
      <w:marRight w:val="0"/>
      <w:marTop w:val="0"/>
      <w:marBottom w:val="0"/>
      <w:divBdr>
        <w:top w:val="none" w:sz="0" w:space="0" w:color="auto"/>
        <w:left w:val="none" w:sz="0" w:space="0" w:color="auto"/>
        <w:bottom w:val="none" w:sz="0" w:space="0" w:color="auto"/>
        <w:right w:val="none" w:sz="0" w:space="0" w:color="auto"/>
      </w:divBdr>
    </w:div>
    <w:div w:id="283270136">
      <w:marLeft w:val="0"/>
      <w:marRight w:val="0"/>
      <w:marTop w:val="0"/>
      <w:marBottom w:val="0"/>
      <w:divBdr>
        <w:top w:val="none" w:sz="0" w:space="0" w:color="auto"/>
        <w:left w:val="none" w:sz="0" w:space="0" w:color="auto"/>
        <w:bottom w:val="none" w:sz="0" w:space="0" w:color="auto"/>
        <w:right w:val="none" w:sz="0" w:space="0" w:color="auto"/>
      </w:divBdr>
    </w:div>
    <w:div w:id="283344804">
      <w:marLeft w:val="0"/>
      <w:marRight w:val="0"/>
      <w:marTop w:val="0"/>
      <w:marBottom w:val="0"/>
      <w:divBdr>
        <w:top w:val="none" w:sz="0" w:space="0" w:color="auto"/>
        <w:left w:val="none" w:sz="0" w:space="0" w:color="auto"/>
        <w:bottom w:val="none" w:sz="0" w:space="0" w:color="auto"/>
        <w:right w:val="none" w:sz="0" w:space="0" w:color="auto"/>
      </w:divBdr>
    </w:div>
    <w:div w:id="283391365">
      <w:marLeft w:val="0"/>
      <w:marRight w:val="0"/>
      <w:marTop w:val="0"/>
      <w:marBottom w:val="0"/>
      <w:divBdr>
        <w:top w:val="none" w:sz="0" w:space="0" w:color="auto"/>
        <w:left w:val="none" w:sz="0" w:space="0" w:color="auto"/>
        <w:bottom w:val="none" w:sz="0" w:space="0" w:color="auto"/>
        <w:right w:val="none" w:sz="0" w:space="0" w:color="auto"/>
      </w:divBdr>
    </w:div>
    <w:div w:id="283468944">
      <w:marLeft w:val="0"/>
      <w:marRight w:val="0"/>
      <w:marTop w:val="0"/>
      <w:marBottom w:val="0"/>
      <w:divBdr>
        <w:top w:val="none" w:sz="0" w:space="0" w:color="auto"/>
        <w:left w:val="none" w:sz="0" w:space="0" w:color="auto"/>
        <w:bottom w:val="none" w:sz="0" w:space="0" w:color="auto"/>
        <w:right w:val="none" w:sz="0" w:space="0" w:color="auto"/>
      </w:divBdr>
    </w:div>
    <w:div w:id="283578323">
      <w:marLeft w:val="0"/>
      <w:marRight w:val="0"/>
      <w:marTop w:val="0"/>
      <w:marBottom w:val="0"/>
      <w:divBdr>
        <w:top w:val="none" w:sz="0" w:space="0" w:color="auto"/>
        <w:left w:val="none" w:sz="0" w:space="0" w:color="auto"/>
        <w:bottom w:val="none" w:sz="0" w:space="0" w:color="auto"/>
        <w:right w:val="none" w:sz="0" w:space="0" w:color="auto"/>
      </w:divBdr>
    </w:div>
    <w:div w:id="283578770">
      <w:marLeft w:val="0"/>
      <w:marRight w:val="0"/>
      <w:marTop w:val="0"/>
      <w:marBottom w:val="0"/>
      <w:divBdr>
        <w:top w:val="none" w:sz="0" w:space="0" w:color="auto"/>
        <w:left w:val="none" w:sz="0" w:space="0" w:color="auto"/>
        <w:bottom w:val="none" w:sz="0" w:space="0" w:color="auto"/>
        <w:right w:val="none" w:sz="0" w:space="0" w:color="auto"/>
      </w:divBdr>
    </w:div>
    <w:div w:id="283585119">
      <w:marLeft w:val="0"/>
      <w:marRight w:val="0"/>
      <w:marTop w:val="0"/>
      <w:marBottom w:val="0"/>
      <w:divBdr>
        <w:top w:val="none" w:sz="0" w:space="0" w:color="auto"/>
        <w:left w:val="none" w:sz="0" w:space="0" w:color="auto"/>
        <w:bottom w:val="none" w:sz="0" w:space="0" w:color="auto"/>
        <w:right w:val="none" w:sz="0" w:space="0" w:color="auto"/>
      </w:divBdr>
    </w:div>
    <w:div w:id="283586209">
      <w:marLeft w:val="0"/>
      <w:marRight w:val="0"/>
      <w:marTop w:val="0"/>
      <w:marBottom w:val="0"/>
      <w:divBdr>
        <w:top w:val="none" w:sz="0" w:space="0" w:color="auto"/>
        <w:left w:val="none" w:sz="0" w:space="0" w:color="auto"/>
        <w:bottom w:val="none" w:sz="0" w:space="0" w:color="auto"/>
        <w:right w:val="none" w:sz="0" w:space="0" w:color="auto"/>
      </w:divBdr>
    </w:div>
    <w:div w:id="283654189">
      <w:marLeft w:val="0"/>
      <w:marRight w:val="0"/>
      <w:marTop w:val="0"/>
      <w:marBottom w:val="0"/>
      <w:divBdr>
        <w:top w:val="none" w:sz="0" w:space="0" w:color="auto"/>
        <w:left w:val="none" w:sz="0" w:space="0" w:color="auto"/>
        <w:bottom w:val="none" w:sz="0" w:space="0" w:color="auto"/>
        <w:right w:val="none" w:sz="0" w:space="0" w:color="auto"/>
      </w:divBdr>
    </w:div>
    <w:div w:id="283775146">
      <w:marLeft w:val="0"/>
      <w:marRight w:val="0"/>
      <w:marTop w:val="0"/>
      <w:marBottom w:val="0"/>
      <w:divBdr>
        <w:top w:val="none" w:sz="0" w:space="0" w:color="auto"/>
        <w:left w:val="none" w:sz="0" w:space="0" w:color="auto"/>
        <w:bottom w:val="none" w:sz="0" w:space="0" w:color="auto"/>
        <w:right w:val="none" w:sz="0" w:space="0" w:color="auto"/>
      </w:divBdr>
    </w:div>
    <w:div w:id="284044947">
      <w:marLeft w:val="0"/>
      <w:marRight w:val="0"/>
      <w:marTop w:val="0"/>
      <w:marBottom w:val="0"/>
      <w:divBdr>
        <w:top w:val="none" w:sz="0" w:space="0" w:color="auto"/>
        <w:left w:val="none" w:sz="0" w:space="0" w:color="auto"/>
        <w:bottom w:val="none" w:sz="0" w:space="0" w:color="auto"/>
        <w:right w:val="none" w:sz="0" w:space="0" w:color="auto"/>
      </w:divBdr>
    </w:div>
    <w:div w:id="284047038">
      <w:marLeft w:val="0"/>
      <w:marRight w:val="0"/>
      <w:marTop w:val="0"/>
      <w:marBottom w:val="0"/>
      <w:divBdr>
        <w:top w:val="none" w:sz="0" w:space="0" w:color="auto"/>
        <w:left w:val="none" w:sz="0" w:space="0" w:color="auto"/>
        <w:bottom w:val="none" w:sz="0" w:space="0" w:color="auto"/>
        <w:right w:val="none" w:sz="0" w:space="0" w:color="auto"/>
      </w:divBdr>
    </w:div>
    <w:div w:id="284166579">
      <w:marLeft w:val="0"/>
      <w:marRight w:val="0"/>
      <w:marTop w:val="0"/>
      <w:marBottom w:val="0"/>
      <w:divBdr>
        <w:top w:val="none" w:sz="0" w:space="0" w:color="auto"/>
        <w:left w:val="none" w:sz="0" w:space="0" w:color="auto"/>
        <w:bottom w:val="none" w:sz="0" w:space="0" w:color="auto"/>
        <w:right w:val="none" w:sz="0" w:space="0" w:color="auto"/>
      </w:divBdr>
    </w:div>
    <w:div w:id="284192109">
      <w:marLeft w:val="0"/>
      <w:marRight w:val="0"/>
      <w:marTop w:val="0"/>
      <w:marBottom w:val="0"/>
      <w:divBdr>
        <w:top w:val="none" w:sz="0" w:space="0" w:color="auto"/>
        <w:left w:val="none" w:sz="0" w:space="0" w:color="auto"/>
        <w:bottom w:val="none" w:sz="0" w:space="0" w:color="auto"/>
        <w:right w:val="none" w:sz="0" w:space="0" w:color="auto"/>
      </w:divBdr>
    </w:div>
    <w:div w:id="284192294">
      <w:marLeft w:val="0"/>
      <w:marRight w:val="0"/>
      <w:marTop w:val="0"/>
      <w:marBottom w:val="0"/>
      <w:divBdr>
        <w:top w:val="none" w:sz="0" w:space="0" w:color="auto"/>
        <w:left w:val="none" w:sz="0" w:space="0" w:color="auto"/>
        <w:bottom w:val="none" w:sz="0" w:space="0" w:color="auto"/>
        <w:right w:val="none" w:sz="0" w:space="0" w:color="auto"/>
      </w:divBdr>
    </w:div>
    <w:div w:id="284504614">
      <w:marLeft w:val="0"/>
      <w:marRight w:val="0"/>
      <w:marTop w:val="0"/>
      <w:marBottom w:val="0"/>
      <w:divBdr>
        <w:top w:val="none" w:sz="0" w:space="0" w:color="auto"/>
        <w:left w:val="none" w:sz="0" w:space="0" w:color="auto"/>
        <w:bottom w:val="none" w:sz="0" w:space="0" w:color="auto"/>
        <w:right w:val="none" w:sz="0" w:space="0" w:color="auto"/>
      </w:divBdr>
    </w:div>
    <w:div w:id="284506190">
      <w:marLeft w:val="0"/>
      <w:marRight w:val="0"/>
      <w:marTop w:val="0"/>
      <w:marBottom w:val="0"/>
      <w:divBdr>
        <w:top w:val="none" w:sz="0" w:space="0" w:color="auto"/>
        <w:left w:val="none" w:sz="0" w:space="0" w:color="auto"/>
        <w:bottom w:val="none" w:sz="0" w:space="0" w:color="auto"/>
        <w:right w:val="none" w:sz="0" w:space="0" w:color="auto"/>
      </w:divBdr>
    </w:div>
    <w:div w:id="284578915">
      <w:marLeft w:val="0"/>
      <w:marRight w:val="0"/>
      <w:marTop w:val="0"/>
      <w:marBottom w:val="0"/>
      <w:divBdr>
        <w:top w:val="none" w:sz="0" w:space="0" w:color="auto"/>
        <w:left w:val="none" w:sz="0" w:space="0" w:color="auto"/>
        <w:bottom w:val="none" w:sz="0" w:space="0" w:color="auto"/>
        <w:right w:val="none" w:sz="0" w:space="0" w:color="auto"/>
      </w:divBdr>
    </w:div>
    <w:div w:id="284848549">
      <w:marLeft w:val="0"/>
      <w:marRight w:val="0"/>
      <w:marTop w:val="0"/>
      <w:marBottom w:val="0"/>
      <w:divBdr>
        <w:top w:val="none" w:sz="0" w:space="0" w:color="auto"/>
        <w:left w:val="none" w:sz="0" w:space="0" w:color="auto"/>
        <w:bottom w:val="none" w:sz="0" w:space="0" w:color="auto"/>
        <w:right w:val="none" w:sz="0" w:space="0" w:color="auto"/>
      </w:divBdr>
    </w:div>
    <w:div w:id="284964800">
      <w:marLeft w:val="0"/>
      <w:marRight w:val="0"/>
      <w:marTop w:val="0"/>
      <w:marBottom w:val="0"/>
      <w:divBdr>
        <w:top w:val="none" w:sz="0" w:space="0" w:color="auto"/>
        <w:left w:val="none" w:sz="0" w:space="0" w:color="auto"/>
        <w:bottom w:val="none" w:sz="0" w:space="0" w:color="auto"/>
        <w:right w:val="none" w:sz="0" w:space="0" w:color="auto"/>
      </w:divBdr>
    </w:div>
    <w:div w:id="284968563">
      <w:bodyDiv w:val="1"/>
      <w:marLeft w:val="0"/>
      <w:marRight w:val="0"/>
      <w:marTop w:val="0"/>
      <w:marBottom w:val="0"/>
      <w:divBdr>
        <w:top w:val="none" w:sz="0" w:space="0" w:color="auto"/>
        <w:left w:val="none" w:sz="0" w:space="0" w:color="auto"/>
        <w:bottom w:val="none" w:sz="0" w:space="0" w:color="auto"/>
        <w:right w:val="none" w:sz="0" w:space="0" w:color="auto"/>
      </w:divBdr>
    </w:div>
    <w:div w:id="284973431">
      <w:marLeft w:val="0"/>
      <w:marRight w:val="0"/>
      <w:marTop w:val="0"/>
      <w:marBottom w:val="0"/>
      <w:divBdr>
        <w:top w:val="none" w:sz="0" w:space="0" w:color="auto"/>
        <w:left w:val="none" w:sz="0" w:space="0" w:color="auto"/>
        <w:bottom w:val="none" w:sz="0" w:space="0" w:color="auto"/>
        <w:right w:val="none" w:sz="0" w:space="0" w:color="auto"/>
      </w:divBdr>
    </w:div>
    <w:div w:id="285085916">
      <w:marLeft w:val="0"/>
      <w:marRight w:val="0"/>
      <w:marTop w:val="0"/>
      <w:marBottom w:val="0"/>
      <w:divBdr>
        <w:top w:val="none" w:sz="0" w:space="0" w:color="auto"/>
        <w:left w:val="none" w:sz="0" w:space="0" w:color="auto"/>
        <w:bottom w:val="none" w:sz="0" w:space="0" w:color="auto"/>
        <w:right w:val="none" w:sz="0" w:space="0" w:color="auto"/>
      </w:divBdr>
    </w:div>
    <w:div w:id="285158358">
      <w:marLeft w:val="0"/>
      <w:marRight w:val="0"/>
      <w:marTop w:val="0"/>
      <w:marBottom w:val="0"/>
      <w:divBdr>
        <w:top w:val="none" w:sz="0" w:space="0" w:color="auto"/>
        <w:left w:val="none" w:sz="0" w:space="0" w:color="auto"/>
        <w:bottom w:val="none" w:sz="0" w:space="0" w:color="auto"/>
        <w:right w:val="none" w:sz="0" w:space="0" w:color="auto"/>
      </w:divBdr>
    </w:div>
    <w:div w:id="285166464">
      <w:bodyDiv w:val="1"/>
      <w:marLeft w:val="0"/>
      <w:marRight w:val="0"/>
      <w:marTop w:val="0"/>
      <w:marBottom w:val="0"/>
      <w:divBdr>
        <w:top w:val="none" w:sz="0" w:space="0" w:color="auto"/>
        <w:left w:val="none" w:sz="0" w:space="0" w:color="auto"/>
        <w:bottom w:val="none" w:sz="0" w:space="0" w:color="auto"/>
        <w:right w:val="none" w:sz="0" w:space="0" w:color="auto"/>
      </w:divBdr>
    </w:div>
    <w:div w:id="285241759">
      <w:marLeft w:val="0"/>
      <w:marRight w:val="0"/>
      <w:marTop w:val="0"/>
      <w:marBottom w:val="0"/>
      <w:divBdr>
        <w:top w:val="none" w:sz="0" w:space="0" w:color="auto"/>
        <w:left w:val="none" w:sz="0" w:space="0" w:color="auto"/>
        <w:bottom w:val="none" w:sz="0" w:space="0" w:color="auto"/>
        <w:right w:val="none" w:sz="0" w:space="0" w:color="auto"/>
      </w:divBdr>
    </w:div>
    <w:div w:id="285280653">
      <w:marLeft w:val="0"/>
      <w:marRight w:val="0"/>
      <w:marTop w:val="0"/>
      <w:marBottom w:val="0"/>
      <w:divBdr>
        <w:top w:val="none" w:sz="0" w:space="0" w:color="auto"/>
        <w:left w:val="none" w:sz="0" w:space="0" w:color="auto"/>
        <w:bottom w:val="none" w:sz="0" w:space="0" w:color="auto"/>
        <w:right w:val="none" w:sz="0" w:space="0" w:color="auto"/>
      </w:divBdr>
    </w:div>
    <w:div w:id="285283434">
      <w:marLeft w:val="0"/>
      <w:marRight w:val="0"/>
      <w:marTop w:val="0"/>
      <w:marBottom w:val="0"/>
      <w:divBdr>
        <w:top w:val="none" w:sz="0" w:space="0" w:color="auto"/>
        <w:left w:val="none" w:sz="0" w:space="0" w:color="auto"/>
        <w:bottom w:val="none" w:sz="0" w:space="0" w:color="auto"/>
        <w:right w:val="none" w:sz="0" w:space="0" w:color="auto"/>
      </w:divBdr>
    </w:div>
    <w:div w:id="285429829">
      <w:marLeft w:val="0"/>
      <w:marRight w:val="0"/>
      <w:marTop w:val="0"/>
      <w:marBottom w:val="0"/>
      <w:divBdr>
        <w:top w:val="none" w:sz="0" w:space="0" w:color="auto"/>
        <w:left w:val="none" w:sz="0" w:space="0" w:color="auto"/>
        <w:bottom w:val="none" w:sz="0" w:space="0" w:color="auto"/>
        <w:right w:val="none" w:sz="0" w:space="0" w:color="auto"/>
      </w:divBdr>
    </w:div>
    <w:div w:id="285619621">
      <w:marLeft w:val="0"/>
      <w:marRight w:val="0"/>
      <w:marTop w:val="0"/>
      <w:marBottom w:val="0"/>
      <w:divBdr>
        <w:top w:val="none" w:sz="0" w:space="0" w:color="auto"/>
        <w:left w:val="none" w:sz="0" w:space="0" w:color="auto"/>
        <w:bottom w:val="none" w:sz="0" w:space="0" w:color="auto"/>
        <w:right w:val="none" w:sz="0" w:space="0" w:color="auto"/>
      </w:divBdr>
    </w:div>
    <w:div w:id="285628164">
      <w:marLeft w:val="0"/>
      <w:marRight w:val="0"/>
      <w:marTop w:val="0"/>
      <w:marBottom w:val="0"/>
      <w:divBdr>
        <w:top w:val="none" w:sz="0" w:space="0" w:color="auto"/>
        <w:left w:val="none" w:sz="0" w:space="0" w:color="auto"/>
        <w:bottom w:val="none" w:sz="0" w:space="0" w:color="auto"/>
        <w:right w:val="none" w:sz="0" w:space="0" w:color="auto"/>
      </w:divBdr>
    </w:div>
    <w:div w:id="285890554">
      <w:marLeft w:val="0"/>
      <w:marRight w:val="0"/>
      <w:marTop w:val="0"/>
      <w:marBottom w:val="0"/>
      <w:divBdr>
        <w:top w:val="none" w:sz="0" w:space="0" w:color="auto"/>
        <w:left w:val="none" w:sz="0" w:space="0" w:color="auto"/>
        <w:bottom w:val="none" w:sz="0" w:space="0" w:color="auto"/>
        <w:right w:val="none" w:sz="0" w:space="0" w:color="auto"/>
      </w:divBdr>
    </w:div>
    <w:div w:id="285894724">
      <w:marLeft w:val="0"/>
      <w:marRight w:val="0"/>
      <w:marTop w:val="0"/>
      <w:marBottom w:val="0"/>
      <w:divBdr>
        <w:top w:val="none" w:sz="0" w:space="0" w:color="auto"/>
        <w:left w:val="none" w:sz="0" w:space="0" w:color="auto"/>
        <w:bottom w:val="none" w:sz="0" w:space="0" w:color="auto"/>
        <w:right w:val="none" w:sz="0" w:space="0" w:color="auto"/>
      </w:divBdr>
    </w:div>
    <w:div w:id="285936188">
      <w:marLeft w:val="0"/>
      <w:marRight w:val="0"/>
      <w:marTop w:val="0"/>
      <w:marBottom w:val="0"/>
      <w:divBdr>
        <w:top w:val="none" w:sz="0" w:space="0" w:color="auto"/>
        <w:left w:val="none" w:sz="0" w:space="0" w:color="auto"/>
        <w:bottom w:val="none" w:sz="0" w:space="0" w:color="auto"/>
        <w:right w:val="none" w:sz="0" w:space="0" w:color="auto"/>
      </w:divBdr>
    </w:div>
    <w:div w:id="286157816">
      <w:marLeft w:val="0"/>
      <w:marRight w:val="0"/>
      <w:marTop w:val="0"/>
      <w:marBottom w:val="0"/>
      <w:divBdr>
        <w:top w:val="none" w:sz="0" w:space="0" w:color="auto"/>
        <w:left w:val="none" w:sz="0" w:space="0" w:color="auto"/>
        <w:bottom w:val="none" w:sz="0" w:space="0" w:color="auto"/>
        <w:right w:val="none" w:sz="0" w:space="0" w:color="auto"/>
      </w:divBdr>
    </w:div>
    <w:div w:id="286199001">
      <w:marLeft w:val="0"/>
      <w:marRight w:val="0"/>
      <w:marTop w:val="0"/>
      <w:marBottom w:val="0"/>
      <w:divBdr>
        <w:top w:val="none" w:sz="0" w:space="0" w:color="auto"/>
        <w:left w:val="none" w:sz="0" w:space="0" w:color="auto"/>
        <w:bottom w:val="none" w:sz="0" w:space="0" w:color="auto"/>
        <w:right w:val="none" w:sz="0" w:space="0" w:color="auto"/>
      </w:divBdr>
    </w:div>
    <w:div w:id="286202817">
      <w:marLeft w:val="0"/>
      <w:marRight w:val="0"/>
      <w:marTop w:val="0"/>
      <w:marBottom w:val="0"/>
      <w:divBdr>
        <w:top w:val="none" w:sz="0" w:space="0" w:color="auto"/>
        <w:left w:val="none" w:sz="0" w:space="0" w:color="auto"/>
        <w:bottom w:val="none" w:sz="0" w:space="0" w:color="auto"/>
        <w:right w:val="none" w:sz="0" w:space="0" w:color="auto"/>
      </w:divBdr>
    </w:div>
    <w:div w:id="286277142">
      <w:marLeft w:val="0"/>
      <w:marRight w:val="0"/>
      <w:marTop w:val="0"/>
      <w:marBottom w:val="0"/>
      <w:divBdr>
        <w:top w:val="none" w:sz="0" w:space="0" w:color="auto"/>
        <w:left w:val="none" w:sz="0" w:space="0" w:color="auto"/>
        <w:bottom w:val="none" w:sz="0" w:space="0" w:color="auto"/>
        <w:right w:val="none" w:sz="0" w:space="0" w:color="auto"/>
      </w:divBdr>
    </w:div>
    <w:div w:id="286356398">
      <w:marLeft w:val="0"/>
      <w:marRight w:val="0"/>
      <w:marTop w:val="0"/>
      <w:marBottom w:val="0"/>
      <w:divBdr>
        <w:top w:val="none" w:sz="0" w:space="0" w:color="auto"/>
        <w:left w:val="none" w:sz="0" w:space="0" w:color="auto"/>
        <w:bottom w:val="none" w:sz="0" w:space="0" w:color="auto"/>
        <w:right w:val="none" w:sz="0" w:space="0" w:color="auto"/>
      </w:divBdr>
    </w:div>
    <w:div w:id="286401290">
      <w:marLeft w:val="0"/>
      <w:marRight w:val="0"/>
      <w:marTop w:val="0"/>
      <w:marBottom w:val="0"/>
      <w:divBdr>
        <w:top w:val="none" w:sz="0" w:space="0" w:color="auto"/>
        <w:left w:val="none" w:sz="0" w:space="0" w:color="auto"/>
        <w:bottom w:val="none" w:sz="0" w:space="0" w:color="auto"/>
        <w:right w:val="none" w:sz="0" w:space="0" w:color="auto"/>
      </w:divBdr>
    </w:div>
    <w:div w:id="286592399">
      <w:marLeft w:val="0"/>
      <w:marRight w:val="0"/>
      <w:marTop w:val="0"/>
      <w:marBottom w:val="0"/>
      <w:divBdr>
        <w:top w:val="none" w:sz="0" w:space="0" w:color="auto"/>
        <w:left w:val="none" w:sz="0" w:space="0" w:color="auto"/>
        <w:bottom w:val="none" w:sz="0" w:space="0" w:color="auto"/>
        <w:right w:val="none" w:sz="0" w:space="0" w:color="auto"/>
      </w:divBdr>
    </w:div>
    <w:div w:id="286668415">
      <w:marLeft w:val="0"/>
      <w:marRight w:val="0"/>
      <w:marTop w:val="0"/>
      <w:marBottom w:val="0"/>
      <w:divBdr>
        <w:top w:val="none" w:sz="0" w:space="0" w:color="auto"/>
        <w:left w:val="none" w:sz="0" w:space="0" w:color="auto"/>
        <w:bottom w:val="none" w:sz="0" w:space="0" w:color="auto"/>
        <w:right w:val="none" w:sz="0" w:space="0" w:color="auto"/>
      </w:divBdr>
    </w:div>
    <w:div w:id="286741005">
      <w:marLeft w:val="0"/>
      <w:marRight w:val="0"/>
      <w:marTop w:val="0"/>
      <w:marBottom w:val="0"/>
      <w:divBdr>
        <w:top w:val="none" w:sz="0" w:space="0" w:color="auto"/>
        <w:left w:val="none" w:sz="0" w:space="0" w:color="auto"/>
        <w:bottom w:val="none" w:sz="0" w:space="0" w:color="auto"/>
        <w:right w:val="none" w:sz="0" w:space="0" w:color="auto"/>
      </w:divBdr>
    </w:div>
    <w:div w:id="286786111">
      <w:marLeft w:val="0"/>
      <w:marRight w:val="0"/>
      <w:marTop w:val="0"/>
      <w:marBottom w:val="0"/>
      <w:divBdr>
        <w:top w:val="none" w:sz="0" w:space="0" w:color="auto"/>
        <w:left w:val="none" w:sz="0" w:space="0" w:color="auto"/>
        <w:bottom w:val="none" w:sz="0" w:space="0" w:color="auto"/>
        <w:right w:val="none" w:sz="0" w:space="0" w:color="auto"/>
      </w:divBdr>
    </w:div>
    <w:div w:id="286812882">
      <w:marLeft w:val="0"/>
      <w:marRight w:val="0"/>
      <w:marTop w:val="0"/>
      <w:marBottom w:val="0"/>
      <w:divBdr>
        <w:top w:val="none" w:sz="0" w:space="0" w:color="auto"/>
        <w:left w:val="none" w:sz="0" w:space="0" w:color="auto"/>
        <w:bottom w:val="none" w:sz="0" w:space="0" w:color="auto"/>
        <w:right w:val="none" w:sz="0" w:space="0" w:color="auto"/>
      </w:divBdr>
    </w:div>
    <w:div w:id="286855864">
      <w:marLeft w:val="0"/>
      <w:marRight w:val="0"/>
      <w:marTop w:val="0"/>
      <w:marBottom w:val="0"/>
      <w:divBdr>
        <w:top w:val="none" w:sz="0" w:space="0" w:color="auto"/>
        <w:left w:val="none" w:sz="0" w:space="0" w:color="auto"/>
        <w:bottom w:val="none" w:sz="0" w:space="0" w:color="auto"/>
        <w:right w:val="none" w:sz="0" w:space="0" w:color="auto"/>
      </w:divBdr>
    </w:div>
    <w:div w:id="286862694">
      <w:marLeft w:val="0"/>
      <w:marRight w:val="0"/>
      <w:marTop w:val="0"/>
      <w:marBottom w:val="0"/>
      <w:divBdr>
        <w:top w:val="none" w:sz="0" w:space="0" w:color="auto"/>
        <w:left w:val="none" w:sz="0" w:space="0" w:color="auto"/>
        <w:bottom w:val="none" w:sz="0" w:space="0" w:color="auto"/>
        <w:right w:val="none" w:sz="0" w:space="0" w:color="auto"/>
      </w:divBdr>
    </w:div>
    <w:div w:id="286931100">
      <w:marLeft w:val="0"/>
      <w:marRight w:val="0"/>
      <w:marTop w:val="0"/>
      <w:marBottom w:val="0"/>
      <w:divBdr>
        <w:top w:val="none" w:sz="0" w:space="0" w:color="auto"/>
        <w:left w:val="none" w:sz="0" w:space="0" w:color="auto"/>
        <w:bottom w:val="none" w:sz="0" w:space="0" w:color="auto"/>
        <w:right w:val="none" w:sz="0" w:space="0" w:color="auto"/>
      </w:divBdr>
    </w:div>
    <w:div w:id="286936983">
      <w:marLeft w:val="0"/>
      <w:marRight w:val="0"/>
      <w:marTop w:val="0"/>
      <w:marBottom w:val="0"/>
      <w:divBdr>
        <w:top w:val="none" w:sz="0" w:space="0" w:color="auto"/>
        <w:left w:val="none" w:sz="0" w:space="0" w:color="auto"/>
        <w:bottom w:val="none" w:sz="0" w:space="0" w:color="auto"/>
        <w:right w:val="none" w:sz="0" w:space="0" w:color="auto"/>
      </w:divBdr>
    </w:div>
    <w:div w:id="286939324">
      <w:marLeft w:val="0"/>
      <w:marRight w:val="0"/>
      <w:marTop w:val="0"/>
      <w:marBottom w:val="0"/>
      <w:divBdr>
        <w:top w:val="none" w:sz="0" w:space="0" w:color="auto"/>
        <w:left w:val="none" w:sz="0" w:space="0" w:color="auto"/>
        <w:bottom w:val="none" w:sz="0" w:space="0" w:color="auto"/>
        <w:right w:val="none" w:sz="0" w:space="0" w:color="auto"/>
      </w:divBdr>
    </w:div>
    <w:div w:id="287005249">
      <w:marLeft w:val="0"/>
      <w:marRight w:val="0"/>
      <w:marTop w:val="0"/>
      <w:marBottom w:val="0"/>
      <w:divBdr>
        <w:top w:val="none" w:sz="0" w:space="0" w:color="auto"/>
        <w:left w:val="none" w:sz="0" w:space="0" w:color="auto"/>
        <w:bottom w:val="none" w:sz="0" w:space="0" w:color="auto"/>
        <w:right w:val="none" w:sz="0" w:space="0" w:color="auto"/>
      </w:divBdr>
    </w:div>
    <w:div w:id="287129720">
      <w:marLeft w:val="0"/>
      <w:marRight w:val="0"/>
      <w:marTop w:val="0"/>
      <w:marBottom w:val="0"/>
      <w:divBdr>
        <w:top w:val="none" w:sz="0" w:space="0" w:color="auto"/>
        <w:left w:val="none" w:sz="0" w:space="0" w:color="auto"/>
        <w:bottom w:val="none" w:sz="0" w:space="0" w:color="auto"/>
        <w:right w:val="none" w:sz="0" w:space="0" w:color="auto"/>
      </w:divBdr>
    </w:div>
    <w:div w:id="287200431">
      <w:bodyDiv w:val="1"/>
      <w:marLeft w:val="0"/>
      <w:marRight w:val="0"/>
      <w:marTop w:val="0"/>
      <w:marBottom w:val="0"/>
      <w:divBdr>
        <w:top w:val="none" w:sz="0" w:space="0" w:color="auto"/>
        <w:left w:val="none" w:sz="0" w:space="0" w:color="auto"/>
        <w:bottom w:val="none" w:sz="0" w:space="0" w:color="auto"/>
        <w:right w:val="none" w:sz="0" w:space="0" w:color="auto"/>
      </w:divBdr>
    </w:div>
    <w:div w:id="287276217">
      <w:marLeft w:val="0"/>
      <w:marRight w:val="0"/>
      <w:marTop w:val="0"/>
      <w:marBottom w:val="0"/>
      <w:divBdr>
        <w:top w:val="none" w:sz="0" w:space="0" w:color="auto"/>
        <w:left w:val="none" w:sz="0" w:space="0" w:color="auto"/>
        <w:bottom w:val="none" w:sz="0" w:space="0" w:color="auto"/>
        <w:right w:val="none" w:sz="0" w:space="0" w:color="auto"/>
      </w:divBdr>
    </w:div>
    <w:div w:id="287319945">
      <w:marLeft w:val="0"/>
      <w:marRight w:val="0"/>
      <w:marTop w:val="0"/>
      <w:marBottom w:val="0"/>
      <w:divBdr>
        <w:top w:val="none" w:sz="0" w:space="0" w:color="auto"/>
        <w:left w:val="none" w:sz="0" w:space="0" w:color="auto"/>
        <w:bottom w:val="none" w:sz="0" w:space="0" w:color="auto"/>
        <w:right w:val="none" w:sz="0" w:space="0" w:color="auto"/>
      </w:divBdr>
    </w:div>
    <w:div w:id="287323910">
      <w:marLeft w:val="0"/>
      <w:marRight w:val="0"/>
      <w:marTop w:val="0"/>
      <w:marBottom w:val="0"/>
      <w:divBdr>
        <w:top w:val="none" w:sz="0" w:space="0" w:color="auto"/>
        <w:left w:val="none" w:sz="0" w:space="0" w:color="auto"/>
        <w:bottom w:val="none" w:sz="0" w:space="0" w:color="auto"/>
        <w:right w:val="none" w:sz="0" w:space="0" w:color="auto"/>
      </w:divBdr>
    </w:div>
    <w:div w:id="287398966">
      <w:marLeft w:val="0"/>
      <w:marRight w:val="0"/>
      <w:marTop w:val="0"/>
      <w:marBottom w:val="0"/>
      <w:divBdr>
        <w:top w:val="none" w:sz="0" w:space="0" w:color="auto"/>
        <w:left w:val="none" w:sz="0" w:space="0" w:color="auto"/>
        <w:bottom w:val="none" w:sz="0" w:space="0" w:color="auto"/>
        <w:right w:val="none" w:sz="0" w:space="0" w:color="auto"/>
      </w:divBdr>
    </w:div>
    <w:div w:id="287400219">
      <w:marLeft w:val="0"/>
      <w:marRight w:val="0"/>
      <w:marTop w:val="0"/>
      <w:marBottom w:val="0"/>
      <w:divBdr>
        <w:top w:val="none" w:sz="0" w:space="0" w:color="auto"/>
        <w:left w:val="none" w:sz="0" w:space="0" w:color="auto"/>
        <w:bottom w:val="none" w:sz="0" w:space="0" w:color="auto"/>
        <w:right w:val="none" w:sz="0" w:space="0" w:color="auto"/>
      </w:divBdr>
    </w:div>
    <w:div w:id="287467468">
      <w:marLeft w:val="0"/>
      <w:marRight w:val="0"/>
      <w:marTop w:val="0"/>
      <w:marBottom w:val="0"/>
      <w:divBdr>
        <w:top w:val="none" w:sz="0" w:space="0" w:color="auto"/>
        <w:left w:val="none" w:sz="0" w:space="0" w:color="auto"/>
        <w:bottom w:val="none" w:sz="0" w:space="0" w:color="auto"/>
        <w:right w:val="none" w:sz="0" w:space="0" w:color="auto"/>
      </w:divBdr>
    </w:div>
    <w:div w:id="287585564">
      <w:marLeft w:val="0"/>
      <w:marRight w:val="0"/>
      <w:marTop w:val="0"/>
      <w:marBottom w:val="0"/>
      <w:divBdr>
        <w:top w:val="none" w:sz="0" w:space="0" w:color="auto"/>
        <w:left w:val="none" w:sz="0" w:space="0" w:color="auto"/>
        <w:bottom w:val="none" w:sz="0" w:space="0" w:color="auto"/>
        <w:right w:val="none" w:sz="0" w:space="0" w:color="auto"/>
      </w:divBdr>
    </w:div>
    <w:div w:id="287587736">
      <w:marLeft w:val="0"/>
      <w:marRight w:val="0"/>
      <w:marTop w:val="0"/>
      <w:marBottom w:val="0"/>
      <w:divBdr>
        <w:top w:val="none" w:sz="0" w:space="0" w:color="auto"/>
        <w:left w:val="none" w:sz="0" w:space="0" w:color="auto"/>
        <w:bottom w:val="none" w:sz="0" w:space="0" w:color="auto"/>
        <w:right w:val="none" w:sz="0" w:space="0" w:color="auto"/>
      </w:divBdr>
    </w:div>
    <w:div w:id="287589329">
      <w:marLeft w:val="0"/>
      <w:marRight w:val="0"/>
      <w:marTop w:val="0"/>
      <w:marBottom w:val="0"/>
      <w:divBdr>
        <w:top w:val="none" w:sz="0" w:space="0" w:color="auto"/>
        <w:left w:val="none" w:sz="0" w:space="0" w:color="auto"/>
        <w:bottom w:val="none" w:sz="0" w:space="0" w:color="auto"/>
        <w:right w:val="none" w:sz="0" w:space="0" w:color="auto"/>
      </w:divBdr>
    </w:div>
    <w:div w:id="287664026">
      <w:marLeft w:val="0"/>
      <w:marRight w:val="0"/>
      <w:marTop w:val="0"/>
      <w:marBottom w:val="0"/>
      <w:divBdr>
        <w:top w:val="none" w:sz="0" w:space="0" w:color="auto"/>
        <w:left w:val="none" w:sz="0" w:space="0" w:color="auto"/>
        <w:bottom w:val="none" w:sz="0" w:space="0" w:color="auto"/>
        <w:right w:val="none" w:sz="0" w:space="0" w:color="auto"/>
      </w:divBdr>
    </w:div>
    <w:div w:id="287709954">
      <w:marLeft w:val="0"/>
      <w:marRight w:val="0"/>
      <w:marTop w:val="0"/>
      <w:marBottom w:val="0"/>
      <w:divBdr>
        <w:top w:val="none" w:sz="0" w:space="0" w:color="auto"/>
        <w:left w:val="none" w:sz="0" w:space="0" w:color="auto"/>
        <w:bottom w:val="none" w:sz="0" w:space="0" w:color="auto"/>
        <w:right w:val="none" w:sz="0" w:space="0" w:color="auto"/>
      </w:divBdr>
    </w:div>
    <w:div w:id="287712500">
      <w:marLeft w:val="0"/>
      <w:marRight w:val="0"/>
      <w:marTop w:val="0"/>
      <w:marBottom w:val="0"/>
      <w:divBdr>
        <w:top w:val="none" w:sz="0" w:space="0" w:color="auto"/>
        <w:left w:val="none" w:sz="0" w:space="0" w:color="auto"/>
        <w:bottom w:val="none" w:sz="0" w:space="0" w:color="auto"/>
        <w:right w:val="none" w:sz="0" w:space="0" w:color="auto"/>
      </w:divBdr>
    </w:div>
    <w:div w:id="287780493">
      <w:marLeft w:val="0"/>
      <w:marRight w:val="0"/>
      <w:marTop w:val="0"/>
      <w:marBottom w:val="0"/>
      <w:divBdr>
        <w:top w:val="none" w:sz="0" w:space="0" w:color="auto"/>
        <w:left w:val="none" w:sz="0" w:space="0" w:color="auto"/>
        <w:bottom w:val="none" w:sz="0" w:space="0" w:color="auto"/>
        <w:right w:val="none" w:sz="0" w:space="0" w:color="auto"/>
      </w:divBdr>
    </w:div>
    <w:div w:id="287787238">
      <w:marLeft w:val="0"/>
      <w:marRight w:val="0"/>
      <w:marTop w:val="0"/>
      <w:marBottom w:val="0"/>
      <w:divBdr>
        <w:top w:val="none" w:sz="0" w:space="0" w:color="auto"/>
        <w:left w:val="none" w:sz="0" w:space="0" w:color="auto"/>
        <w:bottom w:val="none" w:sz="0" w:space="0" w:color="auto"/>
        <w:right w:val="none" w:sz="0" w:space="0" w:color="auto"/>
      </w:divBdr>
    </w:div>
    <w:div w:id="287853742">
      <w:marLeft w:val="0"/>
      <w:marRight w:val="0"/>
      <w:marTop w:val="0"/>
      <w:marBottom w:val="0"/>
      <w:divBdr>
        <w:top w:val="none" w:sz="0" w:space="0" w:color="auto"/>
        <w:left w:val="none" w:sz="0" w:space="0" w:color="auto"/>
        <w:bottom w:val="none" w:sz="0" w:space="0" w:color="auto"/>
        <w:right w:val="none" w:sz="0" w:space="0" w:color="auto"/>
      </w:divBdr>
    </w:div>
    <w:div w:id="287901693">
      <w:marLeft w:val="0"/>
      <w:marRight w:val="0"/>
      <w:marTop w:val="0"/>
      <w:marBottom w:val="0"/>
      <w:divBdr>
        <w:top w:val="none" w:sz="0" w:space="0" w:color="auto"/>
        <w:left w:val="none" w:sz="0" w:space="0" w:color="auto"/>
        <w:bottom w:val="none" w:sz="0" w:space="0" w:color="auto"/>
        <w:right w:val="none" w:sz="0" w:space="0" w:color="auto"/>
      </w:divBdr>
    </w:div>
    <w:div w:id="287903686">
      <w:marLeft w:val="0"/>
      <w:marRight w:val="0"/>
      <w:marTop w:val="0"/>
      <w:marBottom w:val="0"/>
      <w:divBdr>
        <w:top w:val="none" w:sz="0" w:space="0" w:color="auto"/>
        <w:left w:val="none" w:sz="0" w:space="0" w:color="auto"/>
        <w:bottom w:val="none" w:sz="0" w:space="0" w:color="auto"/>
        <w:right w:val="none" w:sz="0" w:space="0" w:color="auto"/>
      </w:divBdr>
    </w:div>
    <w:div w:id="287930271">
      <w:marLeft w:val="0"/>
      <w:marRight w:val="0"/>
      <w:marTop w:val="0"/>
      <w:marBottom w:val="0"/>
      <w:divBdr>
        <w:top w:val="none" w:sz="0" w:space="0" w:color="auto"/>
        <w:left w:val="none" w:sz="0" w:space="0" w:color="auto"/>
        <w:bottom w:val="none" w:sz="0" w:space="0" w:color="auto"/>
        <w:right w:val="none" w:sz="0" w:space="0" w:color="auto"/>
      </w:divBdr>
    </w:div>
    <w:div w:id="287978737">
      <w:marLeft w:val="0"/>
      <w:marRight w:val="0"/>
      <w:marTop w:val="0"/>
      <w:marBottom w:val="0"/>
      <w:divBdr>
        <w:top w:val="none" w:sz="0" w:space="0" w:color="auto"/>
        <w:left w:val="none" w:sz="0" w:space="0" w:color="auto"/>
        <w:bottom w:val="none" w:sz="0" w:space="0" w:color="auto"/>
        <w:right w:val="none" w:sz="0" w:space="0" w:color="auto"/>
      </w:divBdr>
    </w:div>
    <w:div w:id="288049025">
      <w:marLeft w:val="0"/>
      <w:marRight w:val="0"/>
      <w:marTop w:val="0"/>
      <w:marBottom w:val="0"/>
      <w:divBdr>
        <w:top w:val="none" w:sz="0" w:space="0" w:color="auto"/>
        <w:left w:val="none" w:sz="0" w:space="0" w:color="auto"/>
        <w:bottom w:val="none" w:sz="0" w:space="0" w:color="auto"/>
        <w:right w:val="none" w:sz="0" w:space="0" w:color="auto"/>
      </w:divBdr>
    </w:div>
    <w:div w:id="288174507">
      <w:marLeft w:val="0"/>
      <w:marRight w:val="0"/>
      <w:marTop w:val="0"/>
      <w:marBottom w:val="0"/>
      <w:divBdr>
        <w:top w:val="none" w:sz="0" w:space="0" w:color="auto"/>
        <w:left w:val="none" w:sz="0" w:space="0" w:color="auto"/>
        <w:bottom w:val="none" w:sz="0" w:space="0" w:color="auto"/>
        <w:right w:val="none" w:sz="0" w:space="0" w:color="auto"/>
      </w:divBdr>
    </w:div>
    <w:div w:id="288438369">
      <w:marLeft w:val="0"/>
      <w:marRight w:val="0"/>
      <w:marTop w:val="0"/>
      <w:marBottom w:val="0"/>
      <w:divBdr>
        <w:top w:val="none" w:sz="0" w:space="0" w:color="auto"/>
        <w:left w:val="none" w:sz="0" w:space="0" w:color="auto"/>
        <w:bottom w:val="none" w:sz="0" w:space="0" w:color="auto"/>
        <w:right w:val="none" w:sz="0" w:space="0" w:color="auto"/>
      </w:divBdr>
    </w:div>
    <w:div w:id="288439996">
      <w:bodyDiv w:val="1"/>
      <w:marLeft w:val="0"/>
      <w:marRight w:val="0"/>
      <w:marTop w:val="0"/>
      <w:marBottom w:val="0"/>
      <w:divBdr>
        <w:top w:val="none" w:sz="0" w:space="0" w:color="auto"/>
        <w:left w:val="none" w:sz="0" w:space="0" w:color="auto"/>
        <w:bottom w:val="none" w:sz="0" w:space="0" w:color="auto"/>
        <w:right w:val="none" w:sz="0" w:space="0" w:color="auto"/>
      </w:divBdr>
    </w:div>
    <w:div w:id="288509691">
      <w:bodyDiv w:val="1"/>
      <w:marLeft w:val="0"/>
      <w:marRight w:val="0"/>
      <w:marTop w:val="0"/>
      <w:marBottom w:val="0"/>
      <w:divBdr>
        <w:top w:val="none" w:sz="0" w:space="0" w:color="auto"/>
        <w:left w:val="none" w:sz="0" w:space="0" w:color="auto"/>
        <w:bottom w:val="none" w:sz="0" w:space="0" w:color="auto"/>
        <w:right w:val="none" w:sz="0" w:space="0" w:color="auto"/>
      </w:divBdr>
    </w:div>
    <w:div w:id="288511344">
      <w:marLeft w:val="0"/>
      <w:marRight w:val="0"/>
      <w:marTop w:val="0"/>
      <w:marBottom w:val="0"/>
      <w:divBdr>
        <w:top w:val="none" w:sz="0" w:space="0" w:color="auto"/>
        <w:left w:val="none" w:sz="0" w:space="0" w:color="auto"/>
        <w:bottom w:val="none" w:sz="0" w:space="0" w:color="auto"/>
        <w:right w:val="none" w:sz="0" w:space="0" w:color="auto"/>
      </w:divBdr>
    </w:div>
    <w:div w:id="288514553">
      <w:marLeft w:val="0"/>
      <w:marRight w:val="0"/>
      <w:marTop w:val="0"/>
      <w:marBottom w:val="0"/>
      <w:divBdr>
        <w:top w:val="none" w:sz="0" w:space="0" w:color="auto"/>
        <w:left w:val="none" w:sz="0" w:space="0" w:color="auto"/>
        <w:bottom w:val="none" w:sz="0" w:space="0" w:color="auto"/>
        <w:right w:val="none" w:sz="0" w:space="0" w:color="auto"/>
      </w:divBdr>
    </w:div>
    <w:div w:id="288515009">
      <w:marLeft w:val="0"/>
      <w:marRight w:val="0"/>
      <w:marTop w:val="0"/>
      <w:marBottom w:val="0"/>
      <w:divBdr>
        <w:top w:val="none" w:sz="0" w:space="0" w:color="auto"/>
        <w:left w:val="none" w:sz="0" w:space="0" w:color="auto"/>
        <w:bottom w:val="none" w:sz="0" w:space="0" w:color="auto"/>
        <w:right w:val="none" w:sz="0" w:space="0" w:color="auto"/>
      </w:divBdr>
    </w:div>
    <w:div w:id="288585515">
      <w:marLeft w:val="0"/>
      <w:marRight w:val="0"/>
      <w:marTop w:val="0"/>
      <w:marBottom w:val="0"/>
      <w:divBdr>
        <w:top w:val="none" w:sz="0" w:space="0" w:color="auto"/>
        <w:left w:val="none" w:sz="0" w:space="0" w:color="auto"/>
        <w:bottom w:val="none" w:sz="0" w:space="0" w:color="auto"/>
        <w:right w:val="none" w:sz="0" w:space="0" w:color="auto"/>
      </w:divBdr>
    </w:div>
    <w:div w:id="288703299">
      <w:marLeft w:val="0"/>
      <w:marRight w:val="0"/>
      <w:marTop w:val="0"/>
      <w:marBottom w:val="0"/>
      <w:divBdr>
        <w:top w:val="none" w:sz="0" w:space="0" w:color="auto"/>
        <w:left w:val="none" w:sz="0" w:space="0" w:color="auto"/>
        <w:bottom w:val="none" w:sz="0" w:space="0" w:color="auto"/>
        <w:right w:val="none" w:sz="0" w:space="0" w:color="auto"/>
      </w:divBdr>
    </w:div>
    <w:div w:id="288706780">
      <w:marLeft w:val="0"/>
      <w:marRight w:val="0"/>
      <w:marTop w:val="0"/>
      <w:marBottom w:val="0"/>
      <w:divBdr>
        <w:top w:val="none" w:sz="0" w:space="0" w:color="auto"/>
        <w:left w:val="none" w:sz="0" w:space="0" w:color="auto"/>
        <w:bottom w:val="none" w:sz="0" w:space="0" w:color="auto"/>
        <w:right w:val="none" w:sz="0" w:space="0" w:color="auto"/>
      </w:divBdr>
    </w:div>
    <w:div w:id="288778668">
      <w:marLeft w:val="0"/>
      <w:marRight w:val="0"/>
      <w:marTop w:val="0"/>
      <w:marBottom w:val="0"/>
      <w:divBdr>
        <w:top w:val="none" w:sz="0" w:space="0" w:color="auto"/>
        <w:left w:val="none" w:sz="0" w:space="0" w:color="auto"/>
        <w:bottom w:val="none" w:sz="0" w:space="0" w:color="auto"/>
        <w:right w:val="none" w:sz="0" w:space="0" w:color="auto"/>
      </w:divBdr>
    </w:div>
    <w:div w:id="288895845">
      <w:marLeft w:val="0"/>
      <w:marRight w:val="0"/>
      <w:marTop w:val="0"/>
      <w:marBottom w:val="0"/>
      <w:divBdr>
        <w:top w:val="none" w:sz="0" w:space="0" w:color="auto"/>
        <w:left w:val="none" w:sz="0" w:space="0" w:color="auto"/>
        <w:bottom w:val="none" w:sz="0" w:space="0" w:color="auto"/>
        <w:right w:val="none" w:sz="0" w:space="0" w:color="auto"/>
      </w:divBdr>
    </w:div>
    <w:div w:id="288902123">
      <w:marLeft w:val="0"/>
      <w:marRight w:val="0"/>
      <w:marTop w:val="0"/>
      <w:marBottom w:val="0"/>
      <w:divBdr>
        <w:top w:val="none" w:sz="0" w:space="0" w:color="auto"/>
        <w:left w:val="none" w:sz="0" w:space="0" w:color="auto"/>
        <w:bottom w:val="none" w:sz="0" w:space="0" w:color="auto"/>
        <w:right w:val="none" w:sz="0" w:space="0" w:color="auto"/>
      </w:divBdr>
    </w:div>
    <w:div w:id="289092891">
      <w:marLeft w:val="0"/>
      <w:marRight w:val="0"/>
      <w:marTop w:val="0"/>
      <w:marBottom w:val="0"/>
      <w:divBdr>
        <w:top w:val="none" w:sz="0" w:space="0" w:color="auto"/>
        <w:left w:val="none" w:sz="0" w:space="0" w:color="auto"/>
        <w:bottom w:val="none" w:sz="0" w:space="0" w:color="auto"/>
        <w:right w:val="none" w:sz="0" w:space="0" w:color="auto"/>
      </w:divBdr>
    </w:div>
    <w:div w:id="289095830">
      <w:marLeft w:val="0"/>
      <w:marRight w:val="0"/>
      <w:marTop w:val="0"/>
      <w:marBottom w:val="0"/>
      <w:divBdr>
        <w:top w:val="none" w:sz="0" w:space="0" w:color="auto"/>
        <w:left w:val="none" w:sz="0" w:space="0" w:color="auto"/>
        <w:bottom w:val="none" w:sz="0" w:space="0" w:color="auto"/>
        <w:right w:val="none" w:sz="0" w:space="0" w:color="auto"/>
      </w:divBdr>
    </w:div>
    <w:div w:id="289210532">
      <w:marLeft w:val="0"/>
      <w:marRight w:val="0"/>
      <w:marTop w:val="0"/>
      <w:marBottom w:val="0"/>
      <w:divBdr>
        <w:top w:val="none" w:sz="0" w:space="0" w:color="auto"/>
        <w:left w:val="none" w:sz="0" w:space="0" w:color="auto"/>
        <w:bottom w:val="none" w:sz="0" w:space="0" w:color="auto"/>
        <w:right w:val="none" w:sz="0" w:space="0" w:color="auto"/>
      </w:divBdr>
    </w:div>
    <w:div w:id="289241067">
      <w:marLeft w:val="0"/>
      <w:marRight w:val="0"/>
      <w:marTop w:val="0"/>
      <w:marBottom w:val="0"/>
      <w:divBdr>
        <w:top w:val="none" w:sz="0" w:space="0" w:color="auto"/>
        <w:left w:val="none" w:sz="0" w:space="0" w:color="auto"/>
        <w:bottom w:val="none" w:sz="0" w:space="0" w:color="auto"/>
        <w:right w:val="none" w:sz="0" w:space="0" w:color="auto"/>
      </w:divBdr>
    </w:div>
    <w:div w:id="289359974">
      <w:marLeft w:val="0"/>
      <w:marRight w:val="0"/>
      <w:marTop w:val="0"/>
      <w:marBottom w:val="0"/>
      <w:divBdr>
        <w:top w:val="none" w:sz="0" w:space="0" w:color="auto"/>
        <w:left w:val="none" w:sz="0" w:space="0" w:color="auto"/>
        <w:bottom w:val="none" w:sz="0" w:space="0" w:color="auto"/>
        <w:right w:val="none" w:sz="0" w:space="0" w:color="auto"/>
      </w:divBdr>
    </w:div>
    <w:div w:id="289437420">
      <w:marLeft w:val="0"/>
      <w:marRight w:val="0"/>
      <w:marTop w:val="0"/>
      <w:marBottom w:val="0"/>
      <w:divBdr>
        <w:top w:val="none" w:sz="0" w:space="0" w:color="auto"/>
        <w:left w:val="none" w:sz="0" w:space="0" w:color="auto"/>
        <w:bottom w:val="none" w:sz="0" w:space="0" w:color="auto"/>
        <w:right w:val="none" w:sz="0" w:space="0" w:color="auto"/>
      </w:divBdr>
    </w:div>
    <w:div w:id="289482058">
      <w:marLeft w:val="0"/>
      <w:marRight w:val="0"/>
      <w:marTop w:val="0"/>
      <w:marBottom w:val="0"/>
      <w:divBdr>
        <w:top w:val="none" w:sz="0" w:space="0" w:color="auto"/>
        <w:left w:val="none" w:sz="0" w:space="0" w:color="auto"/>
        <w:bottom w:val="none" w:sz="0" w:space="0" w:color="auto"/>
        <w:right w:val="none" w:sz="0" w:space="0" w:color="auto"/>
      </w:divBdr>
    </w:div>
    <w:div w:id="289551532">
      <w:marLeft w:val="0"/>
      <w:marRight w:val="0"/>
      <w:marTop w:val="0"/>
      <w:marBottom w:val="0"/>
      <w:divBdr>
        <w:top w:val="none" w:sz="0" w:space="0" w:color="auto"/>
        <w:left w:val="none" w:sz="0" w:space="0" w:color="auto"/>
        <w:bottom w:val="none" w:sz="0" w:space="0" w:color="auto"/>
        <w:right w:val="none" w:sz="0" w:space="0" w:color="auto"/>
      </w:divBdr>
    </w:div>
    <w:div w:id="289553383">
      <w:marLeft w:val="0"/>
      <w:marRight w:val="0"/>
      <w:marTop w:val="0"/>
      <w:marBottom w:val="0"/>
      <w:divBdr>
        <w:top w:val="none" w:sz="0" w:space="0" w:color="auto"/>
        <w:left w:val="none" w:sz="0" w:space="0" w:color="auto"/>
        <w:bottom w:val="none" w:sz="0" w:space="0" w:color="auto"/>
        <w:right w:val="none" w:sz="0" w:space="0" w:color="auto"/>
      </w:divBdr>
    </w:div>
    <w:div w:id="289671493">
      <w:marLeft w:val="0"/>
      <w:marRight w:val="0"/>
      <w:marTop w:val="0"/>
      <w:marBottom w:val="0"/>
      <w:divBdr>
        <w:top w:val="none" w:sz="0" w:space="0" w:color="auto"/>
        <w:left w:val="none" w:sz="0" w:space="0" w:color="auto"/>
        <w:bottom w:val="none" w:sz="0" w:space="0" w:color="auto"/>
        <w:right w:val="none" w:sz="0" w:space="0" w:color="auto"/>
      </w:divBdr>
    </w:div>
    <w:div w:id="289747076">
      <w:marLeft w:val="0"/>
      <w:marRight w:val="0"/>
      <w:marTop w:val="0"/>
      <w:marBottom w:val="0"/>
      <w:divBdr>
        <w:top w:val="none" w:sz="0" w:space="0" w:color="auto"/>
        <w:left w:val="none" w:sz="0" w:space="0" w:color="auto"/>
        <w:bottom w:val="none" w:sz="0" w:space="0" w:color="auto"/>
        <w:right w:val="none" w:sz="0" w:space="0" w:color="auto"/>
      </w:divBdr>
    </w:div>
    <w:div w:id="289937884">
      <w:marLeft w:val="0"/>
      <w:marRight w:val="0"/>
      <w:marTop w:val="0"/>
      <w:marBottom w:val="0"/>
      <w:divBdr>
        <w:top w:val="none" w:sz="0" w:space="0" w:color="auto"/>
        <w:left w:val="none" w:sz="0" w:space="0" w:color="auto"/>
        <w:bottom w:val="none" w:sz="0" w:space="0" w:color="auto"/>
        <w:right w:val="none" w:sz="0" w:space="0" w:color="auto"/>
      </w:divBdr>
    </w:div>
    <w:div w:id="289938833">
      <w:marLeft w:val="0"/>
      <w:marRight w:val="0"/>
      <w:marTop w:val="0"/>
      <w:marBottom w:val="0"/>
      <w:divBdr>
        <w:top w:val="none" w:sz="0" w:space="0" w:color="auto"/>
        <w:left w:val="none" w:sz="0" w:space="0" w:color="auto"/>
        <w:bottom w:val="none" w:sz="0" w:space="0" w:color="auto"/>
        <w:right w:val="none" w:sz="0" w:space="0" w:color="auto"/>
      </w:divBdr>
    </w:div>
    <w:div w:id="289939366">
      <w:marLeft w:val="0"/>
      <w:marRight w:val="0"/>
      <w:marTop w:val="0"/>
      <w:marBottom w:val="0"/>
      <w:divBdr>
        <w:top w:val="none" w:sz="0" w:space="0" w:color="auto"/>
        <w:left w:val="none" w:sz="0" w:space="0" w:color="auto"/>
        <w:bottom w:val="none" w:sz="0" w:space="0" w:color="auto"/>
        <w:right w:val="none" w:sz="0" w:space="0" w:color="auto"/>
      </w:divBdr>
    </w:div>
    <w:div w:id="290016522">
      <w:marLeft w:val="0"/>
      <w:marRight w:val="0"/>
      <w:marTop w:val="0"/>
      <w:marBottom w:val="0"/>
      <w:divBdr>
        <w:top w:val="none" w:sz="0" w:space="0" w:color="auto"/>
        <w:left w:val="none" w:sz="0" w:space="0" w:color="auto"/>
        <w:bottom w:val="none" w:sz="0" w:space="0" w:color="auto"/>
        <w:right w:val="none" w:sz="0" w:space="0" w:color="auto"/>
      </w:divBdr>
    </w:div>
    <w:div w:id="290135169">
      <w:marLeft w:val="0"/>
      <w:marRight w:val="0"/>
      <w:marTop w:val="0"/>
      <w:marBottom w:val="0"/>
      <w:divBdr>
        <w:top w:val="none" w:sz="0" w:space="0" w:color="auto"/>
        <w:left w:val="none" w:sz="0" w:space="0" w:color="auto"/>
        <w:bottom w:val="none" w:sz="0" w:space="0" w:color="auto"/>
        <w:right w:val="none" w:sz="0" w:space="0" w:color="auto"/>
      </w:divBdr>
    </w:div>
    <w:div w:id="290210878">
      <w:marLeft w:val="0"/>
      <w:marRight w:val="0"/>
      <w:marTop w:val="0"/>
      <w:marBottom w:val="0"/>
      <w:divBdr>
        <w:top w:val="none" w:sz="0" w:space="0" w:color="auto"/>
        <w:left w:val="none" w:sz="0" w:space="0" w:color="auto"/>
        <w:bottom w:val="none" w:sz="0" w:space="0" w:color="auto"/>
        <w:right w:val="none" w:sz="0" w:space="0" w:color="auto"/>
      </w:divBdr>
    </w:div>
    <w:div w:id="290283744">
      <w:marLeft w:val="0"/>
      <w:marRight w:val="0"/>
      <w:marTop w:val="0"/>
      <w:marBottom w:val="0"/>
      <w:divBdr>
        <w:top w:val="none" w:sz="0" w:space="0" w:color="auto"/>
        <w:left w:val="none" w:sz="0" w:space="0" w:color="auto"/>
        <w:bottom w:val="none" w:sz="0" w:space="0" w:color="auto"/>
        <w:right w:val="none" w:sz="0" w:space="0" w:color="auto"/>
      </w:divBdr>
    </w:div>
    <w:div w:id="290326809">
      <w:marLeft w:val="0"/>
      <w:marRight w:val="0"/>
      <w:marTop w:val="0"/>
      <w:marBottom w:val="0"/>
      <w:divBdr>
        <w:top w:val="none" w:sz="0" w:space="0" w:color="auto"/>
        <w:left w:val="none" w:sz="0" w:space="0" w:color="auto"/>
        <w:bottom w:val="none" w:sz="0" w:space="0" w:color="auto"/>
        <w:right w:val="none" w:sz="0" w:space="0" w:color="auto"/>
      </w:divBdr>
    </w:div>
    <w:div w:id="290524010">
      <w:marLeft w:val="0"/>
      <w:marRight w:val="0"/>
      <w:marTop w:val="0"/>
      <w:marBottom w:val="0"/>
      <w:divBdr>
        <w:top w:val="none" w:sz="0" w:space="0" w:color="auto"/>
        <w:left w:val="none" w:sz="0" w:space="0" w:color="auto"/>
        <w:bottom w:val="none" w:sz="0" w:space="0" w:color="auto"/>
        <w:right w:val="none" w:sz="0" w:space="0" w:color="auto"/>
      </w:divBdr>
    </w:div>
    <w:div w:id="290524433">
      <w:marLeft w:val="0"/>
      <w:marRight w:val="0"/>
      <w:marTop w:val="0"/>
      <w:marBottom w:val="0"/>
      <w:divBdr>
        <w:top w:val="none" w:sz="0" w:space="0" w:color="auto"/>
        <w:left w:val="none" w:sz="0" w:space="0" w:color="auto"/>
        <w:bottom w:val="none" w:sz="0" w:space="0" w:color="auto"/>
        <w:right w:val="none" w:sz="0" w:space="0" w:color="auto"/>
      </w:divBdr>
    </w:div>
    <w:div w:id="290592962">
      <w:marLeft w:val="0"/>
      <w:marRight w:val="0"/>
      <w:marTop w:val="0"/>
      <w:marBottom w:val="0"/>
      <w:divBdr>
        <w:top w:val="none" w:sz="0" w:space="0" w:color="auto"/>
        <w:left w:val="none" w:sz="0" w:space="0" w:color="auto"/>
        <w:bottom w:val="none" w:sz="0" w:space="0" w:color="auto"/>
        <w:right w:val="none" w:sz="0" w:space="0" w:color="auto"/>
      </w:divBdr>
    </w:div>
    <w:div w:id="290594168">
      <w:marLeft w:val="0"/>
      <w:marRight w:val="0"/>
      <w:marTop w:val="0"/>
      <w:marBottom w:val="0"/>
      <w:divBdr>
        <w:top w:val="none" w:sz="0" w:space="0" w:color="auto"/>
        <w:left w:val="none" w:sz="0" w:space="0" w:color="auto"/>
        <w:bottom w:val="none" w:sz="0" w:space="0" w:color="auto"/>
        <w:right w:val="none" w:sz="0" w:space="0" w:color="auto"/>
      </w:divBdr>
    </w:div>
    <w:div w:id="290598526">
      <w:marLeft w:val="0"/>
      <w:marRight w:val="0"/>
      <w:marTop w:val="0"/>
      <w:marBottom w:val="0"/>
      <w:divBdr>
        <w:top w:val="none" w:sz="0" w:space="0" w:color="auto"/>
        <w:left w:val="none" w:sz="0" w:space="0" w:color="auto"/>
        <w:bottom w:val="none" w:sz="0" w:space="0" w:color="auto"/>
        <w:right w:val="none" w:sz="0" w:space="0" w:color="auto"/>
      </w:divBdr>
    </w:div>
    <w:div w:id="290671314">
      <w:marLeft w:val="0"/>
      <w:marRight w:val="0"/>
      <w:marTop w:val="0"/>
      <w:marBottom w:val="0"/>
      <w:divBdr>
        <w:top w:val="none" w:sz="0" w:space="0" w:color="auto"/>
        <w:left w:val="none" w:sz="0" w:space="0" w:color="auto"/>
        <w:bottom w:val="none" w:sz="0" w:space="0" w:color="auto"/>
        <w:right w:val="none" w:sz="0" w:space="0" w:color="auto"/>
      </w:divBdr>
    </w:div>
    <w:div w:id="290743526">
      <w:marLeft w:val="0"/>
      <w:marRight w:val="0"/>
      <w:marTop w:val="0"/>
      <w:marBottom w:val="0"/>
      <w:divBdr>
        <w:top w:val="none" w:sz="0" w:space="0" w:color="auto"/>
        <w:left w:val="none" w:sz="0" w:space="0" w:color="auto"/>
        <w:bottom w:val="none" w:sz="0" w:space="0" w:color="auto"/>
        <w:right w:val="none" w:sz="0" w:space="0" w:color="auto"/>
      </w:divBdr>
    </w:div>
    <w:div w:id="290744725">
      <w:marLeft w:val="0"/>
      <w:marRight w:val="0"/>
      <w:marTop w:val="0"/>
      <w:marBottom w:val="0"/>
      <w:divBdr>
        <w:top w:val="none" w:sz="0" w:space="0" w:color="auto"/>
        <w:left w:val="none" w:sz="0" w:space="0" w:color="auto"/>
        <w:bottom w:val="none" w:sz="0" w:space="0" w:color="auto"/>
        <w:right w:val="none" w:sz="0" w:space="0" w:color="auto"/>
      </w:divBdr>
    </w:div>
    <w:div w:id="290747311">
      <w:marLeft w:val="0"/>
      <w:marRight w:val="0"/>
      <w:marTop w:val="0"/>
      <w:marBottom w:val="0"/>
      <w:divBdr>
        <w:top w:val="none" w:sz="0" w:space="0" w:color="auto"/>
        <w:left w:val="none" w:sz="0" w:space="0" w:color="auto"/>
        <w:bottom w:val="none" w:sz="0" w:space="0" w:color="auto"/>
        <w:right w:val="none" w:sz="0" w:space="0" w:color="auto"/>
      </w:divBdr>
    </w:div>
    <w:div w:id="290788393">
      <w:bodyDiv w:val="1"/>
      <w:marLeft w:val="0"/>
      <w:marRight w:val="0"/>
      <w:marTop w:val="0"/>
      <w:marBottom w:val="0"/>
      <w:divBdr>
        <w:top w:val="none" w:sz="0" w:space="0" w:color="auto"/>
        <w:left w:val="none" w:sz="0" w:space="0" w:color="auto"/>
        <w:bottom w:val="none" w:sz="0" w:space="0" w:color="auto"/>
        <w:right w:val="none" w:sz="0" w:space="0" w:color="auto"/>
      </w:divBdr>
    </w:div>
    <w:div w:id="290790626">
      <w:marLeft w:val="0"/>
      <w:marRight w:val="0"/>
      <w:marTop w:val="0"/>
      <w:marBottom w:val="0"/>
      <w:divBdr>
        <w:top w:val="none" w:sz="0" w:space="0" w:color="auto"/>
        <w:left w:val="none" w:sz="0" w:space="0" w:color="auto"/>
        <w:bottom w:val="none" w:sz="0" w:space="0" w:color="auto"/>
        <w:right w:val="none" w:sz="0" w:space="0" w:color="auto"/>
      </w:divBdr>
    </w:div>
    <w:div w:id="290867123">
      <w:marLeft w:val="0"/>
      <w:marRight w:val="0"/>
      <w:marTop w:val="0"/>
      <w:marBottom w:val="0"/>
      <w:divBdr>
        <w:top w:val="none" w:sz="0" w:space="0" w:color="auto"/>
        <w:left w:val="none" w:sz="0" w:space="0" w:color="auto"/>
        <w:bottom w:val="none" w:sz="0" w:space="0" w:color="auto"/>
        <w:right w:val="none" w:sz="0" w:space="0" w:color="auto"/>
      </w:divBdr>
    </w:div>
    <w:div w:id="290944260">
      <w:marLeft w:val="0"/>
      <w:marRight w:val="0"/>
      <w:marTop w:val="0"/>
      <w:marBottom w:val="0"/>
      <w:divBdr>
        <w:top w:val="none" w:sz="0" w:space="0" w:color="auto"/>
        <w:left w:val="none" w:sz="0" w:space="0" w:color="auto"/>
        <w:bottom w:val="none" w:sz="0" w:space="0" w:color="auto"/>
        <w:right w:val="none" w:sz="0" w:space="0" w:color="auto"/>
      </w:divBdr>
    </w:div>
    <w:div w:id="290984808">
      <w:marLeft w:val="0"/>
      <w:marRight w:val="0"/>
      <w:marTop w:val="0"/>
      <w:marBottom w:val="0"/>
      <w:divBdr>
        <w:top w:val="none" w:sz="0" w:space="0" w:color="auto"/>
        <w:left w:val="none" w:sz="0" w:space="0" w:color="auto"/>
        <w:bottom w:val="none" w:sz="0" w:space="0" w:color="auto"/>
        <w:right w:val="none" w:sz="0" w:space="0" w:color="auto"/>
      </w:divBdr>
    </w:div>
    <w:div w:id="291055923">
      <w:marLeft w:val="0"/>
      <w:marRight w:val="0"/>
      <w:marTop w:val="0"/>
      <w:marBottom w:val="0"/>
      <w:divBdr>
        <w:top w:val="none" w:sz="0" w:space="0" w:color="auto"/>
        <w:left w:val="none" w:sz="0" w:space="0" w:color="auto"/>
        <w:bottom w:val="none" w:sz="0" w:space="0" w:color="auto"/>
        <w:right w:val="none" w:sz="0" w:space="0" w:color="auto"/>
      </w:divBdr>
    </w:div>
    <w:div w:id="291181180">
      <w:marLeft w:val="0"/>
      <w:marRight w:val="0"/>
      <w:marTop w:val="0"/>
      <w:marBottom w:val="0"/>
      <w:divBdr>
        <w:top w:val="none" w:sz="0" w:space="0" w:color="auto"/>
        <w:left w:val="none" w:sz="0" w:space="0" w:color="auto"/>
        <w:bottom w:val="none" w:sz="0" w:space="0" w:color="auto"/>
        <w:right w:val="none" w:sz="0" w:space="0" w:color="auto"/>
      </w:divBdr>
    </w:div>
    <w:div w:id="291207977">
      <w:marLeft w:val="0"/>
      <w:marRight w:val="0"/>
      <w:marTop w:val="0"/>
      <w:marBottom w:val="0"/>
      <w:divBdr>
        <w:top w:val="none" w:sz="0" w:space="0" w:color="auto"/>
        <w:left w:val="none" w:sz="0" w:space="0" w:color="auto"/>
        <w:bottom w:val="none" w:sz="0" w:space="0" w:color="auto"/>
        <w:right w:val="none" w:sz="0" w:space="0" w:color="auto"/>
      </w:divBdr>
    </w:div>
    <w:div w:id="291252654">
      <w:marLeft w:val="0"/>
      <w:marRight w:val="0"/>
      <w:marTop w:val="0"/>
      <w:marBottom w:val="0"/>
      <w:divBdr>
        <w:top w:val="none" w:sz="0" w:space="0" w:color="auto"/>
        <w:left w:val="none" w:sz="0" w:space="0" w:color="auto"/>
        <w:bottom w:val="none" w:sz="0" w:space="0" w:color="auto"/>
        <w:right w:val="none" w:sz="0" w:space="0" w:color="auto"/>
      </w:divBdr>
    </w:div>
    <w:div w:id="291324497">
      <w:marLeft w:val="0"/>
      <w:marRight w:val="0"/>
      <w:marTop w:val="0"/>
      <w:marBottom w:val="0"/>
      <w:divBdr>
        <w:top w:val="none" w:sz="0" w:space="0" w:color="auto"/>
        <w:left w:val="none" w:sz="0" w:space="0" w:color="auto"/>
        <w:bottom w:val="none" w:sz="0" w:space="0" w:color="auto"/>
        <w:right w:val="none" w:sz="0" w:space="0" w:color="auto"/>
      </w:divBdr>
    </w:div>
    <w:div w:id="291329412">
      <w:marLeft w:val="0"/>
      <w:marRight w:val="0"/>
      <w:marTop w:val="0"/>
      <w:marBottom w:val="0"/>
      <w:divBdr>
        <w:top w:val="none" w:sz="0" w:space="0" w:color="auto"/>
        <w:left w:val="none" w:sz="0" w:space="0" w:color="auto"/>
        <w:bottom w:val="none" w:sz="0" w:space="0" w:color="auto"/>
        <w:right w:val="none" w:sz="0" w:space="0" w:color="auto"/>
      </w:divBdr>
    </w:div>
    <w:div w:id="291445819">
      <w:marLeft w:val="0"/>
      <w:marRight w:val="0"/>
      <w:marTop w:val="0"/>
      <w:marBottom w:val="0"/>
      <w:divBdr>
        <w:top w:val="none" w:sz="0" w:space="0" w:color="auto"/>
        <w:left w:val="none" w:sz="0" w:space="0" w:color="auto"/>
        <w:bottom w:val="none" w:sz="0" w:space="0" w:color="auto"/>
        <w:right w:val="none" w:sz="0" w:space="0" w:color="auto"/>
      </w:divBdr>
    </w:div>
    <w:div w:id="291593649">
      <w:marLeft w:val="0"/>
      <w:marRight w:val="0"/>
      <w:marTop w:val="0"/>
      <w:marBottom w:val="0"/>
      <w:divBdr>
        <w:top w:val="none" w:sz="0" w:space="0" w:color="auto"/>
        <w:left w:val="none" w:sz="0" w:space="0" w:color="auto"/>
        <w:bottom w:val="none" w:sz="0" w:space="0" w:color="auto"/>
        <w:right w:val="none" w:sz="0" w:space="0" w:color="auto"/>
      </w:divBdr>
    </w:div>
    <w:div w:id="291599493">
      <w:marLeft w:val="0"/>
      <w:marRight w:val="0"/>
      <w:marTop w:val="0"/>
      <w:marBottom w:val="0"/>
      <w:divBdr>
        <w:top w:val="none" w:sz="0" w:space="0" w:color="auto"/>
        <w:left w:val="none" w:sz="0" w:space="0" w:color="auto"/>
        <w:bottom w:val="none" w:sz="0" w:space="0" w:color="auto"/>
        <w:right w:val="none" w:sz="0" w:space="0" w:color="auto"/>
      </w:divBdr>
    </w:div>
    <w:div w:id="291711109">
      <w:marLeft w:val="0"/>
      <w:marRight w:val="0"/>
      <w:marTop w:val="0"/>
      <w:marBottom w:val="0"/>
      <w:divBdr>
        <w:top w:val="none" w:sz="0" w:space="0" w:color="auto"/>
        <w:left w:val="none" w:sz="0" w:space="0" w:color="auto"/>
        <w:bottom w:val="none" w:sz="0" w:space="0" w:color="auto"/>
        <w:right w:val="none" w:sz="0" w:space="0" w:color="auto"/>
      </w:divBdr>
    </w:div>
    <w:div w:id="291982190">
      <w:marLeft w:val="0"/>
      <w:marRight w:val="0"/>
      <w:marTop w:val="0"/>
      <w:marBottom w:val="0"/>
      <w:divBdr>
        <w:top w:val="none" w:sz="0" w:space="0" w:color="auto"/>
        <w:left w:val="none" w:sz="0" w:space="0" w:color="auto"/>
        <w:bottom w:val="none" w:sz="0" w:space="0" w:color="auto"/>
        <w:right w:val="none" w:sz="0" w:space="0" w:color="auto"/>
      </w:divBdr>
    </w:div>
    <w:div w:id="292056269">
      <w:bodyDiv w:val="1"/>
      <w:marLeft w:val="0"/>
      <w:marRight w:val="0"/>
      <w:marTop w:val="0"/>
      <w:marBottom w:val="0"/>
      <w:divBdr>
        <w:top w:val="none" w:sz="0" w:space="0" w:color="auto"/>
        <w:left w:val="none" w:sz="0" w:space="0" w:color="auto"/>
        <w:bottom w:val="none" w:sz="0" w:space="0" w:color="auto"/>
        <w:right w:val="none" w:sz="0" w:space="0" w:color="auto"/>
      </w:divBdr>
    </w:div>
    <w:div w:id="292172021">
      <w:marLeft w:val="0"/>
      <w:marRight w:val="0"/>
      <w:marTop w:val="0"/>
      <w:marBottom w:val="0"/>
      <w:divBdr>
        <w:top w:val="none" w:sz="0" w:space="0" w:color="auto"/>
        <w:left w:val="none" w:sz="0" w:space="0" w:color="auto"/>
        <w:bottom w:val="none" w:sz="0" w:space="0" w:color="auto"/>
        <w:right w:val="none" w:sz="0" w:space="0" w:color="auto"/>
      </w:divBdr>
    </w:div>
    <w:div w:id="292255302">
      <w:marLeft w:val="0"/>
      <w:marRight w:val="0"/>
      <w:marTop w:val="0"/>
      <w:marBottom w:val="0"/>
      <w:divBdr>
        <w:top w:val="none" w:sz="0" w:space="0" w:color="auto"/>
        <w:left w:val="none" w:sz="0" w:space="0" w:color="auto"/>
        <w:bottom w:val="none" w:sz="0" w:space="0" w:color="auto"/>
        <w:right w:val="none" w:sz="0" w:space="0" w:color="auto"/>
      </w:divBdr>
    </w:div>
    <w:div w:id="292371724">
      <w:marLeft w:val="0"/>
      <w:marRight w:val="0"/>
      <w:marTop w:val="0"/>
      <w:marBottom w:val="0"/>
      <w:divBdr>
        <w:top w:val="none" w:sz="0" w:space="0" w:color="auto"/>
        <w:left w:val="none" w:sz="0" w:space="0" w:color="auto"/>
        <w:bottom w:val="none" w:sz="0" w:space="0" w:color="auto"/>
        <w:right w:val="none" w:sz="0" w:space="0" w:color="auto"/>
      </w:divBdr>
    </w:div>
    <w:div w:id="292442265">
      <w:bodyDiv w:val="1"/>
      <w:marLeft w:val="0"/>
      <w:marRight w:val="0"/>
      <w:marTop w:val="0"/>
      <w:marBottom w:val="0"/>
      <w:divBdr>
        <w:top w:val="none" w:sz="0" w:space="0" w:color="auto"/>
        <w:left w:val="none" w:sz="0" w:space="0" w:color="auto"/>
        <w:bottom w:val="none" w:sz="0" w:space="0" w:color="auto"/>
        <w:right w:val="none" w:sz="0" w:space="0" w:color="auto"/>
      </w:divBdr>
    </w:div>
    <w:div w:id="292516299">
      <w:marLeft w:val="0"/>
      <w:marRight w:val="0"/>
      <w:marTop w:val="0"/>
      <w:marBottom w:val="0"/>
      <w:divBdr>
        <w:top w:val="none" w:sz="0" w:space="0" w:color="auto"/>
        <w:left w:val="none" w:sz="0" w:space="0" w:color="auto"/>
        <w:bottom w:val="none" w:sz="0" w:space="0" w:color="auto"/>
        <w:right w:val="none" w:sz="0" w:space="0" w:color="auto"/>
      </w:divBdr>
    </w:div>
    <w:div w:id="292634567">
      <w:marLeft w:val="0"/>
      <w:marRight w:val="0"/>
      <w:marTop w:val="0"/>
      <w:marBottom w:val="0"/>
      <w:divBdr>
        <w:top w:val="none" w:sz="0" w:space="0" w:color="auto"/>
        <w:left w:val="none" w:sz="0" w:space="0" w:color="auto"/>
        <w:bottom w:val="none" w:sz="0" w:space="0" w:color="auto"/>
        <w:right w:val="none" w:sz="0" w:space="0" w:color="auto"/>
      </w:divBdr>
    </w:div>
    <w:div w:id="292752492">
      <w:marLeft w:val="0"/>
      <w:marRight w:val="0"/>
      <w:marTop w:val="0"/>
      <w:marBottom w:val="0"/>
      <w:divBdr>
        <w:top w:val="none" w:sz="0" w:space="0" w:color="auto"/>
        <w:left w:val="none" w:sz="0" w:space="0" w:color="auto"/>
        <w:bottom w:val="none" w:sz="0" w:space="0" w:color="auto"/>
        <w:right w:val="none" w:sz="0" w:space="0" w:color="auto"/>
      </w:divBdr>
    </w:div>
    <w:div w:id="292760215">
      <w:marLeft w:val="0"/>
      <w:marRight w:val="0"/>
      <w:marTop w:val="0"/>
      <w:marBottom w:val="0"/>
      <w:divBdr>
        <w:top w:val="none" w:sz="0" w:space="0" w:color="auto"/>
        <w:left w:val="none" w:sz="0" w:space="0" w:color="auto"/>
        <w:bottom w:val="none" w:sz="0" w:space="0" w:color="auto"/>
        <w:right w:val="none" w:sz="0" w:space="0" w:color="auto"/>
      </w:divBdr>
    </w:div>
    <w:div w:id="292829622">
      <w:marLeft w:val="0"/>
      <w:marRight w:val="0"/>
      <w:marTop w:val="0"/>
      <w:marBottom w:val="0"/>
      <w:divBdr>
        <w:top w:val="none" w:sz="0" w:space="0" w:color="auto"/>
        <w:left w:val="none" w:sz="0" w:space="0" w:color="auto"/>
        <w:bottom w:val="none" w:sz="0" w:space="0" w:color="auto"/>
        <w:right w:val="none" w:sz="0" w:space="0" w:color="auto"/>
      </w:divBdr>
    </w:div>
    <w:div w:id="292830057">
      <w:marLeft w:val="0"/>
      <w:marRight w:val="0"/>
      <w:marTop w:val="0"/>
      <w:marBottom w:val="0"/>
      <w:divBdr>
        <w:top w:val="none" w:sz="0" w:space="0" w:color="auto"/>
        <w:left w:val="none" w:sz="0" w:space="0" w:color="auto"/>
        <w:bottom w:val="none" w:sz="0" w:space="0" w:color="auto"/>
        <w:right w:val="none" w:sz="0" w:space="0" w:color="auto"/>
      </w:divBdr>
    </w:div>
    <w:div w:id="292835143">
      <w:marLeft w:val="0"/>
      <w:marRight w:val="0"/>
      <w:marTop w:val="0"/>
      <w:marBottom w:val="0"/>
      <w:divBdr>
        <w:top w:val="none" w:sz="0" w:space="0" w:color="auto"/>
        <w:left w:val="none" w:sz="0" w:space="0" w:color="auto"/>
        <w:bottom w:val="none" w:sz="0" w:space="0" w:color="auto"/>
        <w:right w:val="none" w:sz="0" w:space="0" w:color="auto"/>
      </w:divBdr>
    </w:div>
    <w:div w:id="292835688">
      <w:marLeft w:val="0"/>
      <w:marRight w:val="0"/>
      <w:marTop w:val="0"/>
      <w:marBottom w:val="0"/>
      <w:divBdr>
        <w:top w:val="none" w:sz="0" w:space="0" w:color="auto"/>
        <w:left w:val="none" w:sz="0" w:space="0" w:color="auto"/>
        <w:bottom w:val="none" w:sz="0" w:space="0" w:color="auto"/>
        <w:right w:val="none" w:sz="0" w:space="0" w:color="auto"/>
      </w:divBdr>
    </w:div>
    <w:div w:id="292911973">
      <w:marLeft w:val="0"/>
      <w:marRight w:val="0"/>
      <w:marTop w:val="0"/>
      <w:marBottom w:val="0"/>
      <w:divBdr>
        <w:top w:val="none" w:sz="0" w:space="0" w:color="auto"/>
        <w:left w:val="none" w:sz="0" w:space="0" w:color="auto"/>
        <w:bottom w:val="none" w:sz="0" w:space="0" w:color="auto"/>
        <w:right w:val="none" w:sz="0" w:space="0" w:color="auto"/>
      </w:divBdr>
    </w:div>
    <w:div w:id="292947320">
      <w:marLeft w:val="0"/>
      <w:marRight w:val="0"/>
      <w:marTop w:val="0"/>
      <w:marBottom w:val="0"/>
      <w:divBdr>
        <w:top w:val="none" w:sz="0" w:space="0" w:color="auto"/>
        <w:left w:val="none" w:sz="0" w:space="0" w:color="auto"/>
        <w:bottom w:val="none" w:sz="0" w:space="0" w:color="auto"/>
        <w:right w:val="none" w:sz="0" w:space="0" w:color="auto"/>
      </w:divBdr>
    </w:div>
    <w:div w:id="293028423">
      <w:marLeft w:val="0"/>
      <w:marRight w:val="0"/>
      <w:marTop w:val="0"/>
      <w:marBottom w:val="0"/>
      <w:divBdr>
        <w:top w:val="none" w:sz="0" w:space="0" w:color="auto"/>
        <w:left w:val="none" w:sz="0" w:space="0" w:color="auto"/>
        <w:bottom w:val="none" w:sz="0" w:space="0" w:color="auto"/>
        <w:right w:val="none" w:sz="0" w:space="0" w:color="auto"/>
      </w:divBdr>
    </w:div>
    <w:div w:id="293172735">
      <w:marLeft w:val="0"/>
      <w:marRight w:val="0"/>
      <w:marTop w:val="0"/>
      <w:marBottom w:val="0"/>
      <w:divBdr>
        <w:top w:val="none" w:sz="0" w:space="0" w:color="auto"/>
        <w:left w:val="none" w:sz="0" w:space="0" w:color="auto"/>
        <w:bottom w:val="none" w:sz="0" w:space="0" w:color="auto"/>
        <w:right w:val="none" w:sz="0" w:space="0" w:color="auto"/>
      </w:divBdr>
    </w:div>
    <w:div w:id="293215568">
      <w:marLeft w:val="0"/>
      <w:marRight w:val="0"/>
      <w:marTop w:val="0"/>
      <w:marBottom w:val="0"/>
      <w:divBdr>
        <w:top w:val="none" w:sz="0" w:space="0" w:color="auto"/>
        <w:left w:val="none" w:sz="0" w:space="0" w:color="auto"/>
        <w:bottom w:val="none" w:sz="0" w:space="0" w:color="auto"/>
        <w:right w:val="none" w:sz="0" w:space="0" w:color="auto"/>
      </w:divBdr>
    </w:div>
    <w:div w:id="293340128">
      <w:marLeft w:val="0"/>
      <w:marRight w:val="0"/>
      <w:marTop w:val="0"/>
      <w:marBottom w:val="0"/>
      <w:divBdr>
        <w:top w:val="none" w:sz="0" w:space="0" w:color="auto"/>
        <w:left w:val="none" w:sz="0" w:space="0" w:color="auto"/>
        <w:bottom w:val="none" w:sz="0" w:space="0" w:color="auto"/>
        <w:right w:val="none" w:sz="0" w:space="0" w:color="auto"/>
      </w:divBdr>
    </w:div>
    <w:div w:id="293367662">
      <w:marLeft w:val="0"/>
      <w:marRight w:val="0"/>
      <w:marTop w:val="0"/>
      <w:marBottom w:val="0"/>
      <w:divBdr>
        <w:top w:val="none" w:sz="0" w:space="0" w:color="auto"/>
        <w:left w:val="none" w:sz="0" w:space="0" w:color="auto"/>
        <w:bottom w:val="none" w:sz="0" w:space="0" w:color="auto"/>
        <w:right w:val="none" w:sz="0" w:space="0" w:color="auto"/>
      </w:divBdr>
    </w:div>
    <w:div w:id="293368007">
      <w:marLeft w:val="0"/>
      <w:marRight w:val="0"/>
      <w:marTop w:val="0"/>
      <w:marBottom w:val="0"/>
      <w:divBdr>
        <w:top w:val="none" w:sz="0" w:space="0" w:color="auto"/>
        <w:left w:val="none" w:sz="0" w:space="0" w:color="auto"/>
        <w:bottom w:val="none" w:sz="0" w:space="0" w:color="auto"/>
        <w:right w:val="none" w:sz="0" w:space="0" w:color="auto"/>
      </w:divBdr>
    </w:div>
    <w:div w:id="293607398">
      <w:marLeft w:val="0"/>
      <w:marRight w:val="0"/>
      <w:marTop w:val="0"/>
      <w:marBottom w:val="0"/>
      <w:divBdr>
        <w:top w:val="none" w:sz="0" w:space="0" w:color="auto"/>
        <w:left w:val="none" w:sz="0" w:space="0" w:color="auto"/>
        <w:bottom w:val="none" w:sz="0" w:space="0" w:color="auto"/>
        <w:right w:val="none" w:sz="0" w:space="0" w:color="auto"/>
      </w:divBdr>
    </w:div>
    <w:div w:id="293759077">
      <w:marLeft w:val="0"/>
      <w:marRight w:val="0"/>
      <w:marTop w:val="0"/>
      <w:marBottom w:val="0"/>
      <w:divBdr>
        <w:top w:val="none" w:sz="0" w:space="0" w:color="auto"/>
        <w:left w:val="none" w:sz="0" w:space="0" w:color="auto"/>
        <w:bottom w:val="none" w:sz="0" w:space="0" w:color="auto"/>
        <w:right w:val="none" w:sz="0" w:space="0" w:color="auto"/>
      </w:divBdr>
    </w:div>
    <w:div w:id="293875117">
      <w:marLeft w:val="0"/>
      <w:marRight w:val="0"/>
      <w:marTop w:val="0"/>
      <w:marBottom w:val="0"/>
      <w:divBdr>
        <w:top w:val="none" w:sz="0" w:space="0" w:color="auto"/>
        <w:left w:val="none" w:sz="0" w:space="0" w:color="auto"/>
        <w:bottom w:val="none" w:sz="0" w:space="0" w:color="auto"/>
        <w:right w:val="none" w:sz="0" w:space="0" w:color="auto"/>
      </w:divBdr>
    </w:div>
    <w:div w:id="293877704">
      <w:marLeft w:val="0"/>
      <w:marRight w:val="0"/>
      <w:marTop w:val="0"/>
      <w:marBottom w:val="0"/>
      <w:divBdr>
        <w:top w:val="none" w:sz="0" w:space="0" w:color="auto"/>
        <w:left w:val="none" w:sz="0" w:space="0" w:color="auto"/>
        <w:bottom w:val="none" w:sz="0" w:space="0" w:color="auto"/>
        <w:right w:val="none" w:sz="0" w:space="0" w:color="auto"/>
      </w:divBdr>
    </w:div>
    <w:div w:id="293946639">
      <w:marLeft w:val="0"/>
      <w:marRight w:val="0"/>
      <w:marTop w:val="0"/>
      <w:marBottom w:val="0"/>
      <w:divBdr>
        <w:top w:val="none" w:sz="0" w:space="0" w:color="auto"/>
        <w:left w:val="none" w:sz="0" w:space="0" w:color="auto"/>
        <w:bottom w:val="none" w:sz="0" w:space="0" w:color="auto"/>
        <w:right w:val="none" w:sz="0" w:space="0" w:color="auto"/>
      </w:divBdr>
    </w:div>
    <w:div w:id="294066896">
      <w:marLeft w:val="0"/>
      <w:marRight w:val="0"/>
      <w:marTop w:val="0"/>
      <w:marBottom w:val="0"/>
      <w:divBdr>
        <w:top w:val="none" w:sz="0" w:space="0" w:color="auto"/>
        <w:left w:val="none" w:sz="0" w:space="0" w:color="auto"/>
        <w:bottom w:val="none" w:sz="0" w:space="0" w:color="auto"/>
        <w:right w:val="none" w:sz="0" w:space="0" w:color="auto"/>
      </w:divBdr>
    </w:div>
    <w:div w:id="294068614">
      <w:marLeft w:val="0"/>
      <w:marRight w:val="0"/>
      <w:marTop w:val="0"/>
      <w:marBottom w:val="0"/>
      <w:divBdr>
        <w:top w:val="none" w:sz="0" w:space="0" w:color="auto"/>
        <w:left w:val="none" w:sz="0" w:space="0" w:color="auto"/>
        <w:bottom w:val="none" w:sz="0" w:space="0" w:color="auto"/>
        <w:right w:val="none" w:sz="0" w:space="0" w:color="auto"/>
      </w:divBdr>
    </w:div>
    <w:div w:id="294147049">
      <w:marLeft w:val="0"/>
      <w:marRight w:val="0"/>
      <w:marTop w:val="0"/>
      <w:marBottom w:val="0"/>
      <w:divBdr>
        <w:top w:val="none" w:sz="0" w:space="0" w:color="auto"/>
        <w:left w:val="none" w:sz="0" w:space="0" w:color="auto"/>
        <w:bottom w:val="none" w:sz="0" w:space="0" w:color="auto"/>
        <w:right w:val="none" w:sz="0" w:space="0" w:color="auto"/>
      </w:divBdr>
    </w:div>
    <w:div w:id="294337303">
      <w:marLeft w:val="0"/>
      <w:marRight w:val="0"/>
      <w:marTop w:val="0"/>
      <w:marBottom w:val="0"/>
      <w:divBdr>
        <w:top w:val="none" w:sz="0" w:space="0" w:color="auto"/>
        <w:left w:val="none" w:sz="0" w:space="0" w:color="auto"/>
        <w:bottom w:val="none" w:sz="0" w:space="0" w:color="auto"/>
        <w:right w:val="none" w:sz="0" w:space="0" w:color="auto"/>
      </w:divBdr>
    </w:div>
    <w:div w:id="294414666">
      <w:marLeft w:val="0"/>
      <w:marRight w:val="0"/>
      <w:marTop w:val="0"/>
      <w:marBottom w:val="0"/>
      <w:divBdr>
        <w:top w:val="none" w:sz="0" w:space="0" w:color="auto"/>
        <w:left w:val="none" w:sz="0" w:space="0" w:color="auto"/>
        <w:bottom w:val="none" w:sz="0" w:space="0" w:color="auto"/>
        <w:right w:val="none" w:sz="0" w:space="0" w:color="auto"/>
      </w:divBdr>
    </w:div>
    <w:div w:id="294458393">
      <w:marLeft w:val="0"/>
      <w:marRight w:val="0"/>
      <w:marTop w:val="0"/>
      <w:marBottom w:val="0"/>
      <w:divBdr>
        <w:top w:val="none" w:sz="0" w:space="0" w:color="auto"/>
        <w:left w:val="none" w:sz="0" w:space="0" w:color="auto"/>
        <w:bottom w:val="none" w:sz="0" w:space="0" w:color="auto"/>
        <w:right w:val="none" w:sz="0" w:space="0" w:color="auto"/>
      </w:divBdr>
    </w:div>
    <w:div w:id="294532409">
      <w:bodyDiv w:val="1"/>
      <w:marLeft w:val="0"/>
      <w:marRight w:val="0"/>
      <w:marTop w:val="0"/>
      <w:marBottom w:val="0"/>
      <w:divBdr>
        <w:top w:val="none" w:sz="0" w:space="0" w:color="auto"/>
        <w:left w:val="none" w:sz="0" w:space="0" w:color="auto"/>
        <w:bottom w:val="none" w:sz="0" w:space="0" w:color="auto"/>
        <w:right w:val="none" w:sz="0" w:space="0" w:color="auto"/>
      </w:divBdr>
    </w:div>
    <w:div w:id="294600397">
      <w:marLeft w:val="0"/>
      <w:marRight w:val="0"/>
      <w:marTop w:val="0"/>
      <w:marBottom w:val="0"/>
      <w:divBdr>
        <w:top w:val="none" w:sz="0" w:space="0" w:color="auto"/>
        <w:left w:val="none" w:sz="0" w:space="0" w:color="auto"/>
        <w:bottom w:val="none" w:sz="0" w:space="0" w:color="auto"/>
        <w:right w:val="none" w:sz="0" w:space="0" w:color="auto"/>
      </w:divBdr>
    </w:div>
    <w:div w:id="294603428">
      <w:bodyDiv w:val="1"/>
      <w:marLeft w:val="0"/>
      <w:marRight w:val="0"/>
      <w:marTop w:val="0"/>
      <w:marBottom w:val="0"/>
      <w:divBdr>
        <w:top w:val="none" w:sz="0" w:space="0" w:color="auto"/>
        <w:left w:val="none" w:sz="0" w:space="0" w:color="auto"/>
        <w:bottom w:val="none" w:sz="0" w:space="0" w:color="auto"/>
        <w:right w:val="none" w:sz="0" w:space="0" w:color="auto"/>
      </w:divBdr>
    </w:div>
    <w:div w:id="294649995">
      <w:marLeft w:val="0"/>
      <w:marRight w:val="0"/>
      <w:marTop w:val="0"/>
      <w:marBottom w:val="0"/>
      <w:divBdr>
        <w:top w:val="none" w:sz="0" w:space="0" w:color="auto"/>
        <w:left w:val="none" w:sz="0" w:space="0" w:color="auto"/>
        <w:bottom w:val="none" w:sz="0" w:space="0" w:color="auto"/>
        <w:right w:val="none" w:sz="0" w:space="0" w:color="auto"/>
      </w:divBdr>
    </w:div>
    <w:div w:id="294650603">
      <w:marLeft w:val="0"/>
      <w:marRight w:val="0"/>
      <w:marTop w:val="0"/>
      <w:marBottom w:val="0"/>
      <w:divBdr>
        <w:top w:val="none" w:sz="0" w:space="0" w:color="auto"/>
        <w:left w:val="none" w:sz="0" w:space="0" w:color="auto"/>
        <w:bottom w:val="none" w:sz="0" w:space="0" w:color="auto"/>
        <w:right w:val="none" w:sz="0" w:space="0" w:color="auto"/>
      </w:divBdr>
    </w:div>
    <w:div w:id="294874900">
      <w:marLeft w:val="0"/>
      <w:marRight w:val="0"/>
      <w:marTop w:val="0"/>
      <w:marBottom w:val="0"/>
      <w:divBdr>
        <w:top w:val="none" w:sz="0" w:space="0" w:color="auto"/>
        <w:left w:val="none" w:sz="0" w:space="0" w:color="auto"/>
        <w:bottom w:val="none" w:sz="0" w:space="0" w:color="auto"/>
        <w:right w:val="none" w:sz="0" w:space="0" w:color="auto"/>
      </w:divBdr>
    </w:div>
    <w:div w:id="294875222">
      <w:marLeft w:val="0"/>
      <w:marRight w:val="0"/>
      <w:marTop w:val="0"/>
      <w:marBottom w:val="0"/>
      <w:divBdr>
        <w:top w:val="none" w:sz="0" w:space="0" w:color="auto"/>
        <w:left w:val="none" w:sz="0" w:space="0" w:color="auto"/>
        <w:bottom w:val="none" w:sz="0" w:space="0" w:color="auto"/>
        <w:right w:val="none" w:sz="0" w:space="0" w:color="auto"/>
      </w:divBdr>
    </w:div>
    <w:div w:id="294920443">
      <w:marLeft w:val="0"/>
      <w:marRight w:val="0"/>
      <w:marTop w:val="0"/>
      <w:marBottom w:val="0"/>
      <w:divBdr>
        <w:top w:val="none" w:sz="0" w:space="0" w:color="auto"/>
        <w:left w:val="none" w:sz="0" w:space="0" w:color="auto"/>
        <w:bottom w:val="none" w:sz="0" w:space="0" w:color="auto"/>
        <w:right w:val="none" w:sz="0" w:space="0" w:color="auto"/>
      </w:divBdr>
    </w:div>
    <w:div w:id="295109527">
      <w:marLeft w:val="0"/>
      <w:marRight w:val="0"/>
      <w:marTop w:val="0"/>
      <w:marBottom w:val="0"/>
      <w:divBdr>
        <w:top w:val="none" w:sz="0" w:space="0" w:color="auto"/>
        <w:left w:val="none" w:sz="0" w:space="0" w:color="auto"/>
        <w:bottom w:val="none" w:sz="0" w:space="0" w:color="auto"/>
        <w:right w:val="none" w:sz="0" w:space="0" w:color="auto"/>
      </w:divBdr>
    </w:div>
    <w:div w:id="295183252">
      <w:marLeft w:val="0"/>
      <w:marRight w:val="0"/>
      <w:marTop w:val="0"/>
      <w:marBottom w:val="0"/>
      <w:divBdr>
        <w:top w:val="none" w:sz="0" w:space="0" w:color="auto"/>
        <w:left w:val="none" w:sz="0" w:space="0" w:color="auto"/>
        <w:bottom w:val="none" w:sz="0" w:space="0" w:color="auto"/>
        <w:right w:val="none" w:sz="0" w:space="0" w:color="auto"/>
      </w:divBdr>
    </w:div>
    <w:div w:id="295255206">
      <w:marLeft w:val="0"/>
      <w:marRight w:val="0"/>
      <w:marTop w:val="0"/>
      <w:marBottom w:val="0"/>
      <w:divBdr>
        <w:top w:val="none" w:sz="0" w:space="0" w:color="auto"/>
        <w:left w:val="none" w:sz="0" w:space="0" w:color="auto"/>
        <w:bottom w:val="none" w:sz="0" w:space="0" w:color="auto"/>
        <w:right w:val="none" w:sz="0" w:space="0" w:color="auto"/>
      </w:divBdr>
    </w:div>
    <w:div w:id="295258727">
      <w:marLeft w:val="0"/>
      <w:marRight w:val="0"/>
      <w:marTop w:val="0"/>
      <w:marBottom w:val="0"/>
      <w:divBdr>
        <w:top w:val="none" w:sz="0" w:space="0" w:color="auto"/>
        <w:left w:val="none" w:sz="0" w:space="0" w:color="auto"/>
        <w:bottom w:val="none" w:sz="0" w:space="0" w:color="auto"/>
        <w:right w:val="none" w:sz="0" w:space="0" w:color="auto"/>
      </w:divBdr>
    </w:div>
    <w:div w:id="295380535">
      <w:marLeft w:val="0"/>
      <w:marRight w:val="0"/>
      <w:marTop w:val="0"/>
      <w:marBottom w:val="0"/>
      <w:divBdr>
        <w:top w:val="none" w:sz="0" w:space="0" w:color="auto"/>
        <w:left w:val="none" w:sz="0" w:space="0" w:color="auto"/>
        <w:bottom w:val="none" w:sz="0" w:space="0" w:color="auto"/>
        <w:right w:val="none" w:sz="0" w:space="0" w:color="auto"/>
      </w:divBdr>
    </w:div>
    <w:div w:id="295569182">
      <w:marLeft w:val="0"/>
      <w:marRight w:val="0"/>
      <w:marTop w:val="0"/>
      <w:marBottom w:val="0"/>
      <w:divBdr>
        <w:top w:val="none" w:sz="0" w:space="0" w:color="auto"/>
        <w:left w:val="none" w:sz="0" w:space="0" w:color="auto"/>
        <w:bottom w:val="none" w:sz="0" w:space="0" w:color="auto"/>
        <w:right w:val="none" w:sz="0" w:space="0" w:color="auto"/>
      </w:divBdr>
    </w:div>
    <w:div w:id="295569996">
      <w:marLeft w:val="0"/>
      <w:marRight w:val="0"/>
      <w:marTop w:val="0"/>
      <w:marBottom w:val="0"/>
      <w:divBdr>
        <w:top w:val="none" w:sz="0" w:space="0" w:color="auto"/>
        <w:left w:val="none" w:sz="0" w:space="0" w:color="auto"/>
        <w:bottom w:val="none" w:sz="0" w:space="0" w:color="auto"/>
        <w:right w:val="none" w:sz="0" w:space="0" w:color="auto"/>
      </w:divBdr>
    </w:div>
    <w:div w:id="295573316">
      <w:marLeft w:val="0"/>
      <w:marRight w:val="0"/>
      <w:marTop w:val="0"/>
      <w:marBottom w:val="0"/>
      <w:divBdr>
        <w:top w:val="none" w:sz="0" w:space="0" w:color="auto"/>
        <w:left w:val="none" w:sz="0" w:space="0" w:color="auto"/>
        <w:bottom w:val="none" w:sz="0" w:space="0" w:color="auto"/>
        <w:right w:val="none" w:sz="0" w:space="0" w:color="auto"/>
      </w:divBdr>
    </w:div>
    <w:div w:id="295574627">
      <w:marLeft w:val="0"/>
      <w:marRight w:val="0"/>
      <w:marTop w:val="0"/>
      <w:marBottom w:val="0"/>
      <w:divBdr>
        <w:top w:val="none" w:sz="0" w:space="0" w:color="auto"/>
        <w:left w:val="none" w:sz="0" w:space="0" w:color="auto"/>
        <w:bottom w:val="none" w:sz="0" w:space="0" w:color="auto"/>
        <w:right w:val="none" w:sz="0" w:space="0" w:color="auto"/>
      </w:divBdr>
    </w:div>
    <w:div w:id="295643777">
      <w:marLeft w:val="0"/>
      <w:marRight w:val="0"/>
      <w:marTop w:val="0"/>
      <w:marBottom w:val="0"/>
      <w:divBdr>
        <w:top w:val="none" w:sz="0" w:space="0" w:color="auto"/>
        <w:left w:val="none" w:sz="0" w:space="0" w:color="auto"/>
        <w:bottom w:val="none" w:sz="0" w:space="0" w:color="auto"/>
        <w:right w:val="none" w:sz="0" w:space="0" w:color="auto"/>
      </w:divBdr>
    </w:div>
    <w:div w:id="295646686">
      <w:marLeft w:val="0"/>
      <w:marRight w:val="0"/>
      <w:marTop w:val="0"/>
      <w:marBottom w:val="0"/>
      <w:divBdr>
        <w:top w:val="none" w:sz="0" w:space="0" w:color="auto"/>
        <w:left w:val="none" w:sz="0" w:space="0" w:color="auto"/>
        <w:bottom w:val="none" w:sz="0" w:space="0" w:color="auto"/>
        <w:right w:val="none" w:sz="0" w:space="0" w:color="auto"/>
      </w:divBdr>
    </w:div>
    <w:div w:id="295650555">
      <w:marLeft w:val="0"/>
      <w:marRight w:val="0"/>
      <w:marTop w:val="0"/>
      <w:marBottom w:val="0"/>
      <w:divBdr>
        <w:top w:val="none" w:sz="0" w:space="0" w:color="auto"/>
        <w:left w:val="none" w:sz="0" w:space="0" w:color="auto"/>
        <w:bottom w:val="none" w:sz="0" w:space="0" w:color="auto"/>
        <w:right w:val="none" w:sz="0" w:space="0" w:color="auto"/>
      </w:divBdr>
    </w:div>
    <w:div w:id="295651152">
      <w:marLeft w:val="0"/>
      <w:marRight w:val="0"/>
      <w:marTop w:val="0"/>
      <w:marBottom w:val="0"/>
      <w:divBdr>
        <w:top w:val="none" w:sz="0" w:space="0" w:color="auto"/>
        <w:left w:val="none" w:sz="0" w:space="0" w:color="auto"/>
        <w:bottom w:val="none" w:sz="0" w:space="0" w:color="auto"/>
        <w:right w:val="none" w:sz="0" w:space="0" w:color="auto"/>
      </w:divBdr>
    </w:div>
    <w:div w:id="295716809">
      <w:marLeft w:val="0"/>
      <w:marRight w:val="0"/>
      <w:marTop w:val="0"/>
      <w:marBottom w:val="0"/>
      <w:divBdr>
        <w:top w:val="none" w:sz="0" w:space="0" w:color="auto"/>
        <w:left w:val="none" w:sz="0" w:space="0" w:color="auto"/>
        <w:bottom w:val="none" w:sz="0" w:space="0" w:color="auto"/>
        <w:right w:val="none" w:sz="0" w:space="0" w:color="auto"/>
      </w:divBdr>
    </w:div>
    <w:div w:id="295842852">
      <w:marLeft w:val="0"/>
      <w:marRight w:val="0"/>
      <w:marTop w:val="0"/>
      <w:marBottom w:val="0"/>
      <w:divBdr>
        <w:top w:val="none" w:sz="0" w:space="0" w:color="auto"/>
        <w:left w:val="none" w:sz="0" w:space="0" w:color="auto"/>
        <w:bottom w:val="none" w:sz="0" w:space="0" w:color="auto"/>
        <w:right w:val="none" w:sz="0" w:space="0" w:color="auto"/>
      </w:divBdr>
    </w:div>
    <w:div w:id="295914362">
      <w:marLeft w:val="0"/>
      <w:marRight w:val="0"/>
      <w:marTop w:val="0"/>
      <w:marBottom w:val="0"/>
      <w:divBdr>
        <w:top w:val="none" w:sz="0" w:space="0" w:color="auto"/>
        <w:left w:val="none" w:sz="0" w:space="0" w:color="auto"/>
        <w:bottom w:val="none" w:sz="0" w:space="0" w:color="auto"/>
        <w:right w:val="none" w:sz="0" w:space="0" w:color="auto"/>
      </w:divBdr>
    </w:div>
    <w:div w:id="295915380">
      <w:marLeft w:val="0"/>
      <w:marRight w:val="0"/>
      <w:marTop w:val="0"/>
      <w:marBottom w:val="0"/>
      <w:divBdr>
        <w:top w:val="none" w:sz="0" w:space="0" w:color="auto"/>
        <w:left w:val="none" w:sz="0" w:space="0" w:color="auto"/>
        <w:bottom w:val="none" w:sz="0" w:space="0" w:color="auto"/>
        <w:right w:val="none" w:sz="0" w:space="0" w:color="auto"/>
      </w:divBdr>
    </w:div>
    <w:div w:id="296029002">
      <w:marLeft w:val="0"/>
      <w:marRight w:val="0"/>
      <w:marTop w:val="0"/>
      <w:marBottom w:val="0"/>
      <w:divBdr>
        <w:top w:val="none" w:sz="0" w:space="0" w:color="auto"/>
        <w:left w:val="none" w:sz="0" w:space="0" w:color="auto"/>
        <w:bottom w:val="none" w:sz="0" w:space="0" w:color="auto"/>
        <w:right w:val="none" w:sz="0" w:space="0" w:color="auto"/>
      </w:divBdr>
    </w:div>
    <w:div w:id="296029291">
      <w:marLeft w:val="0"/>
      <w:marRight w:val="0"/>
      <w:marTop w:val="0"/>
      <w:marBottom w:val="0"/>
      <w:divBdr>
        <w:top w:val="none" w:sz="0" w:space="0" w:color="auto"/>
        <w:left w:val="none" w:sz="0" w:space="0" w:color="auto"/>
        <w:bottom w:val="none" w:sz="0" w:space="0" w:color="auto"/>
        <w:right w:val="none" w:sz="0" w:space="0" w:color="auto"/>
      </w:divBdr>
    </w:div>
    <w:div w:id="296030993">
      <w:marLeft w:val="0"/>
      <w:marRight w:val="0"/>
      <w:marTop w:val="0"/>
      <w:marBottom w:val="0"/>
      <w:divBdr>
        <w:top w:val="none" w:sz="0" w:space="0" w:color="auto"/>
        <w:left w:val="none" w:sz="0" w:space="0" w:color="auto"/>
        <w:bottom w:val="none" w:sz="0" w:space="0" w:color="auto"/>
        <w:right w:val="none" w:sz="0" w:space="0" w:color="auto"/>
      </w:divBdr>
    </w:div>
    <w:div w:id="296033127">
      <w:marLeft w:val="0"/>
      <w:marRight w:val="0"/>
      <w:marTop w:val="0"/>
      <w:marBottom w:val="0"/>
      <w:divBdr>
        <w:top w:val="none" w:sz="0" w:space="0" w:color="auto"/>
        <w:left w:val="none" w:sz="0" w:space="0" w:color="auto"/>
        <w:bottom w:val="none" w:sz="0" w:space="0" w:color="auto"/>
        <w:right w:val="none" w:sz="0" w:space="0" w:color="auto"/>
      </w:divBdr>
    </w:div>
    <w:div w:id="296185992">
      <w:marLeft w:val="0"/>
      <w:marRight w:val="0"/>
      <w:marTop w:val="0"/>
      <w:marBottom w:val="0"/>
      <w:divBdr>
        <w:top w:val="none" w:sz="0" w:space="0" w:color="auto"/>
        <w:left w:val="none" w:sz="0" w:space="0" w:color="auto"/>
        <w:bottom w:val="none" w:sz="0" w:space="0" w:color="auto"/>
        <w:right w:val="none" w:sz="0" w:space="0" w:color="auto"/>
      </w:divBdr>
    </w:div>
    <w:div w:id="296222855">
      <w:marLeft w:val="0"/>
      <w:marRight w:val="0"/>
      <w:marTop w:val="0"/>
      <w:marBottom w:val="0"/>
      <w:divBdr>
        <w:top w:val="none" w:sz="0" w:space="0" w:color="auto"/>
        <w:left w:val="none" w:sz="0" w:space="0" w:color="auto"/>
        <w:bottom w:val="none" w:sz="0" w:space="0" w:color="auto"/>
        <w:right w:val="none" w:sz="0" w:space="0" w:color="auto"/>
      </w:divBdr>
    </w:div>
    <w:div w:id="296298098">
      <w:marLeft w:val="0"/>
      <w:marRight w:val="0"/>
      <w:marTop w:val="0"/>
      <w:marBottom w:val="0"/>
      <w:divBdr>
        <w:top w:val="none" w:sz="0" w:space="0" w:color="auto"/>
        <w:left w:val="none" w:sz="0" w:space="0" w:color="auto"/>
        <w:bottom w:val="none" w:sz="0" w:space="0" w:color="auto"/>
        <w:right w:val="none" w:sz="0" w:space="0" w:color="auto"/>
      </w:divBdr>
    </w:div>
    <w:div w:id="296298813">
      <w:marLeft w:val="0"/>
      <w:marRight w:val="0"/>
      <w:marTop w:val="0"/>
      <w:marBottom w:val="0"/>
      <w:divBdr>
        <w:top w:val="none" w:sz="0" w:space="0" w:color="auto"/>
        <w:left w:val="none" w:sz="0" w:space="0" w:color="auto"/>
        <w:bottom w:val="none" w:sz="0" w:space="0" w:color="auto"/>
        <w:right w:val="none" w:sz="0" w:space="0" w:color="auto"/>
      </w:divBdr>
    </w:div>
    <w:div w:id="296419520">
      <w:marLeft w:val="0"/>
      <w:marRight w:val="0"/>
      <w:marTop w:val="0"/>
      <w:marBottom w:val="0"/>
      <w:divBdr>
        <w:top w:val="none" w:sz="0" w:space="0" w:color="auto"/>
        <w:left w:val="none" w:sz="0" w:space="0" w:color="auto"/>
        <w:bottom w:val="none" w:sz="0" w:space="0" w:color="auto"/>
        <w:right w:val="none" w:sz="0" w:space="0" w:color="auto"/>
      </w:divBdr>
    </w:div>
    <w:div w:id="296566668">
      <w:marLeft w:val="0"/>
      <w:marRight w:val="0"/>
      <w:marTop w:val="0"/>
      <w:marBottom w:val="0"/>
      <w:divBdr>
        <w:top w:val="none" w:sz="0" w:space="0" w:color="auto"/>
        <w:left w:val="none" w:sz="0" w:space="0" w:color="auto"/>
        <w:bottom w:val="none" w:sz="0" w:space="0" w:color="auto"/>
        <w:right w:val="none" w:sz="0" w:space="0" w:color="auto"/>
      </w:divBdr>
    </w:div>
    <w:div w:id="296570116">
      <w:marLeft w:val="0"/>
      <w:marRight w:val="0"/>
      <w:marTop w:val="0"/>
      <w:marBottom w:val="0"/>
      <w:divBdr>
        <w:top w:val="none" w:sz="0" w:space="0" w:color="auto"/>
        <w:left w:val="none" w:sz="0" w:space="0" w:color="auto"/>
        <w:bottom w:val="none" w:sz="0" w:space="0" w:color="auto"/>
        <w:right w:val="none" w:sz="0" w:space="0" w:color="auto"/>
      </w:divBdr>
    </w:div>
    <w:div w:id="296838846">
      <w:bodyDiv w:val="1"/>
      <w:marLeft w:val="0"/>
      <w:marRight w:val="0"/>
      <w:marTop w:val="0"/>
      <w:marBottom w:val="0"/>
      <w:divBdr>
        <w:top w:val="none" w:sz="0" w:space="0" w:color="auto"/>
        <w:left w:val="none" w:sz="0" w:space="0" w:color="auto"/>
        <w:bottom w:val="none" w:sz="0" w:space="0" w:color="auto"/>
        <w:right w:val="none" w:sz="0" w:space="0" w:color="auto"/>
      </w:divBdr>
    </w:div>
    <w:div w:id="296959811">
      <w:marLeft w:val="0"/>
      <w:marRight w:val="0"/>
      <w:marTop w:val="0"/>
      <w:marBottom w:val="0"/>
      <w:divBdr>
        <w:top w:val="none" w:sz="0" w:space="0" w:color="auto"/>
        <w:left w:val="none" w:sz="0" w:space="0" w:color="auto"/>
        <w:bottom w:val="none" w:sz="0" w:space="0" w:color="auto"/>
        <w:right w:val="none" w:sz="0" w:space="0" w:color="auto"/>
      </w:divBdr>
    </w:div>
    <w:div w:id="296961428">
      <w:marLeft w:val="0"/>
      <w:marRight w:val="0"/>
      <w:marTop w:val="0"/>
      <w:marBottom w:val="0"/>
      <w:divBdr>
        <w:top w:val="none" w:sz="0" w:space="0" w:color="auto"/>
        <w:left w:val="none" w:sz="0" w:space="0" w:color="auto"/>
        <w:bottom w:val="none" w:sz="0" w:space="0" w:color="auto"/>
        <w:right w:val="none" w:sz="0" w:space="0" w:color="auto"/>
      </w:divBdr>
    </w:div>
    <w:div w:id="297032078">
      <w:marLeft w:val="480"/>
      <w:marRight w:val="0"/>
      <w:marTop w:val="0"/>
      <w:marBottom w:val="0"/>
      <w:divBdr>
        <w:top w:val="none" w:sz="0" w:space="0" w:color="auto"/>
        <w:left w:val="none" w:sz="0" w:space="0" w:color="auto"/>
        <w:bottom w:val="none" w:sz="0" w:space="0" w:color="auto"/>
        <w:right w:val="none" w:sz="0" w:space="0" w:color="auto"/>
      </w:divBdr>
    </w:div>
    <w:div w:id="297149292">
      <w:marLeft w:val="0"/>
      <w:marRight w:val="0"/>
      <w:marTop w:val="0"/>
      <w:marBottom w:val="0"/>
      <w:divBdr>
        <w:top w:val="none" w:sz="0" w:space="0" w:color="auto"/>
        <w:left w:val="none" w:sz="0" w:space="0" w:color="auto"/>
        <w:bottom w:val="none" w:sz="0" w:space="0" w:color="auto"/>
        <w:right w:val="none" w:sz="0" w:space="0" w:color="auto"/>
      </w:divBdr>
    </w:div>
    <w:div w:id="297154581">
      <w:marLeft w:val="480"/>
      <w:marRight w:val="0"/>
      <w:marTop w:val="0"/>
      <w:marBottom w:val="0"/>
      <w:divBdr>
        <w:top w:val="none" w:sz="0" w:space="0" w:color="auto"/>
        <w:left w:val="none" w:sz="0" w:space="0" w:color="auto"/>
        <w:bottom w:val="none" w:sz="0" w:space="0" w:color="auto"/>
        <w:right w:val="none" w:sz="0" w:space="0" w:color="auto"/>
      </w:divBdr>
    </w:div>
    <w:div w:id="297229041">
      <w:marLeft w:val="0"/>
      <w:marRight w:val="0"/>
      <w:marTop w:val="0"/>
      <w:marBottom w:val="0"/>
      <w:divBdr>
        <w:top w:val="none" w:sz="0" w:space="0" w:color="auto"/>
        <w:left w:val="none" w:sz="0" w:space="0" w:color="auto"/>
        <w:bottom w:val="none" w:sz="0" w:space="0" w:color="auto"/>
        <w:right w:val="none" w:sz="0" w:space="0" w:color="auto"/>
      </w:divBdr>
    </w:div>
    <w:div w:id="297299363">
      <w:marLeft w:val="0"/>
      <w:marRight w:val="0"/>
      <w:marTop w:val="0"/>
      <w:marBottom w:val="0"/>
      <w:divBdr>
        <w:top w:val="none" w:sz="0" w:space="0" w:color="auto"/>
        <w:left w:val="none" w:sz="0" w:space="0" w:color="auto"/>
        <w:bottom w:val="none" w:sz="0" w:space="0" w:color="auto"/>
        <w:right w:val="none" w:sz="0" w:space="0" w:color="auto"/>
      </w:divBdr>
    </w:div>
    <w:div w:id="297344776">
      <w:marLeft w:val="0"/>
      <w:marRight w:val="0"/>
      <w:marTop w:val="0"/>
      <w:marBottom w:val="0"/>
      <w:divBdr>
        <w:top w:val="none" w:sz="0" w:space="0" w:color="auto"/>
        <w:left w:val="none" w:sz="0" w:space="0" w:color="auto"/>
        <w:bottom w:val="none" w:sz="0" w:space="0" w:color="auto"/>
        <w:right w:val="none" w:sz="0" w:space="0" w:color="auto"/>
      </w:divBdr>
    </w:div>
    <w:div w:id="297419432">
      <w:marLeft w:val="0"/>
      <w:marRight w:val="0"/>
      <w:marTop w:val="0"/>
      <w:marBottom w:val="0"/>
      <w:divBdr>
        <w:top w:val="none" w:sz="0" w:space="0" w:color="auto"/>
        <w:left w:val="none" w:sz="0" w:space="0" w:color="auto"/>
        <w:bottom w:val="none" w:sz="0" w:space="0" w:color="auto"/>
        <w:right w:val="none" w:sz="0" w:space="0" w:color="auto"/>
      </w:divBdr>
    </w:div>
    <w:div w:id="297419503">
      <w:marLeft w:val="0"/>
      <w:marRight w:val="0"/>
      <w:marTop w:val="0"/>
      <w:marBottom w:val="0"/>
      <w:divBdr>
        <w:top w:val="none" w:sz="0" w:space="0" w:color="auto"/>
        <w:left w:val="none" w:sz="0" w:space="0" w:color="auto"/>
        <w:bottom w:val="none" w:sz="0" w:space="0" w:color="auto"/>
        <w:right w:val="none" w:sz="0" w:space="0" w:color="auto"/>
      </w:divBdr>
    </w:div>
    <w:div w:id="297611227">
      <w:marLeft w:val="0"/>
      <w:marRight w:val="0"/>
      <w:marTop w:val="0"/>
      <w:marBottom w:val="0"/>
      <w:divBdr>
        <w:top w:val="none" w:sz="0" w:space="0" w:color="auto"/>
        <w:left w:val="none" w:sz="0" w:space="0" w:color="auto"/>
        <w:bottom w:val="none" w:sz="0" w:space="0" w:color="auto"/>
        <w:right w:val="none" w:sz="0" w:space="0" w:color="auto"/>
      </w:divBdr>
    </w:div>
    <w:div w:id="297684911">
      <w:marLeft w:val="0"/>
      <w:marRight w:val="0"/>
      <w:marTop w:val="0"/>
      <w:marBottom w:val="0"/>
      <w:divBdr>
        <w:top w:val="none" w:sz="0" w:space="0" w:color="auto"/>
        <w:left w:val="none" w:sz="0" w:space="0" w:color="auto"/>
        <w:bottom w:val="none" w:sz="0" w:space="0" w:color="auto"/>
        <w:right w:val="none" w:sz="0" w:space="0" w:color="auto"/>
      </w:divBdr>
    </w:div>
    <w:div w:id="297685055">
      <w:marLeft w:val="0"/>
      <w:marRight w:val="0"/>
      <w:marTop w:val="0"/>
      <w:marBottom w:val="0"/>
      <w:divBdr>
        <w:top w:val="none" w:sz="0" w:space="0" w:color="auto"/>
        <w:left w:val="none" w:sz="0" w:space="0" w:color="auto"/>
        <w:bottom w:val="none" w:sz="0" w:space="0" w:color="auto"/>
        <w:right w:val="none" w:sz="0" w:space="0" w:color="auto"/>
      </w:divBdr>
    </w:div>
    <w:div w:id="297762306">
      <w:marLeft w:val="0"/>
      <w:marRight w:val="0"/>
      <w:marTop w:val="0"/>
      <w:marBottom w:val="0"/>
      <w:divBdr>
        <w:top w:val="none" w:sz="0" w:space="0" w:color="auto"/>
        <w:left w:val="none" w:sz="0" w:space="0" w:color="auto"/>
        <w:bottom w:val="none" w:sz="0" w:space="0" w:color="auto"/>
        <w:right w:val="none" w:sz="0" w:space="0" w:color="auto"/>
      </w:divBdr>
    </w:div>
    <w:div w:id="298076749">
      <w:marLeft w:val="0"/>
      <w:marRight w:val="0"/>
      <w:marTop w:val="0"/>
      <w:marBottom w:val="0"/>
      <w:divBdr>
        <w:top w:val="none" w:sz="0" w:space="0" w:color="auto"/>
        <w:left w:val="none" w:sz="0" w:space="0" w:color="auto"/>
        <w:bottom w:val="none" w:sz="0" w:space="0" w:color="auto"/>
        <w:right w:val="none" w:sz="0" w:space="0" w:color="auto"/>
      </w:divBdr>
    </w:div>
    <w:div w:id="298151068">
      <w:marLeft w:val="0"/>
      <w:marRight w:val="0"/>
      <w:marTop w:val="0"/>
      <w:marBottom w:val="0"/>
      <w:divBdr>
        <w:top w:val="none" w:sz="0" w:space="0" w:color="auto"/>
        <w:left w:val="none" w:sz="0" w:space="0" w:color="auto"/>
        <w:bottom w:val="none" w:sz="0" w:space="0" w:color="auto"/>
        <w:right w:val="none" w:sz="0" w:space="0" w:color="auto"/>
      </w:divBdr>
    </w:div>
    <w:div w:id="298151439">
      <w:marLeft w:val="0"/>
      <w:marRight w:val="0"/>
      <w:marTop w:val="0"/>
      <w:marBottom w:val="0"/>
      <w:divBdr>
        <w:top w:val="none" w:sz="0" w:space="0" w:color="auto"/>
        <w:left w:val="none" w:sz="0" w:space="0" w:color="auto"/>
        <w:bottom w:val="none" w:sz="0" w:space="0" w:color="auto"/>
        <w:right w:val="none" w:sz="0" w:space="0" w:color="auto"/>
      </w:divBdr>
    </w:div>
    <w:div w:id="298268316">
      <w:marLeft w:val="0"/>
      <w:marRight w:val="0"/>
      <w:marTop w:val="0"/>
      <w:marBottom w:val="0"/>
      <w:divBdr>
        <w:top w:val="none" w:sz="0" w:space="0" w:color="auto"/>
        <w:left w:val="none" w:sz="0" w:space="0" w:color="auto"/>
        <w:bottom w:val="none" w:sz="0" w:space="0" w:color="auto"/>
        <w:right w:val="none" w:sz="0" w:space="0" w:color="auto"/>
      </w:divBdr>
    </w:div>
    <w:div w:id="298343464">
      <w:marLeft w:val="0"/>
      <w:marRight w:val="0"/>
      <w:marTop w:val="0"/>
      <w:marBottom w:val="0"/>
      <w:divBdr>
        <w:top w:val="none" w:sz="0" w:space="0" w:color="auto"/>
        <w:left w:val="none" w:sz="0" w:space="0" w:color="auto"/>
        <w:bottom w:val="none" w:sz="0" w:space="0" w:color="auto"/>
        <w:right w:val="none" w:sz="0" w:space="0" w:color="auto"/>
      </w:divBdr>
    </w:div>
    <w:div w:id="298387129">
      <w:marLeft w:val="0"/>
      <w:marRight w:val="0"/>
      <w:marTop w:val="0"/>
      <w:marBottom w:val="0"/>
      <w:divBdr>
        <w:top w:val="none" w:sz="0" w:space="0" w:color="auto"/>
        <w:left w:val="none" w:sz="0" w:space="0" w:color="auto"/>
        <w:bottom w:val="none" w:sz="0" w:space="0" w:color="auto"/>
        <w:right w:val="none" w:sz="0" w:space="0" w:color="auto"/>
      </w:divBdr>
    </w:div>
    <w:div w:id="298388507">
      <w:marLeft w:val="0"/>
      <w:marRight w:val="0"/>
      <w:marTop w:val="0"/>
      <w:marBottom w:val="0"/>
      <w:divBdr>
        <w:top w:val="none" w:sz="0" w:space="0" w:color="auto"/>
        <w:left w:val="none" w:sz="0" w:space="0" w:color="auto"/>
        <w:bottom w:val="none" w:sz="0" w:space="0" w:color="auto"/>
        <w:right w:val="none" w:sz="0" w:space="0" w:color="auto"/>
      </w:divBdr>
    </w:div>
    <w:div w:id="298460127">
      <w:marLeft w:val="0"/>
      <w:marRight w:val="0"/>
      <w:marTop w:val="0"/>
      <w:marBottom w:val="0"/>
      <w:divBdr>
        <w:top w:val="none" w:sz="0" w:space="0" w:color="auto"/>
        <w:left w:val="none" w:sz="0" w:space="0" w:color="auto"/>
        <w:bottom w:val="none" w:sz="0" w:space="0" w:color="auto"/>
        <w:right w:val="none" w:sz="0" w:space="0" w:color="auto"/>
      </w:divBdr>
    </w:div>
    <w:div w:id="298464934">
      <w:marLeft w:val="0"/>
      <w:marRight w:val="0"/>
      <w:marTop w:val="0"/>
      <w:marBottom w:val="0"/>
      <w:divBdr>
        <w:top w:val="none" w:sz="0" w:space="0" w:color="auto"/>
        <w:left w:val="none" w:sz="0" w:space="0" w:color="auto"/>
        <w:bottom w:val="none" w:sz="0" w:space="0" w:color="auto"/>
        <w:right w:val="none" w:sz="0" w:space="0" w:color="auto"/>
      </w:divBdr>
    </w:div>
    <w:div w:id="298608491">
      <w:marLeft w:val="0"/>
      <w:marRight w:val="0"/>
      <w:marTop w:val="0"/>
      <w:marBottom w:val="0"/>
      <w:divBdr>
        <w:top w:val="none" w:sz="0" w:space="0" w:color="auto"/>
        <w:left w:val="none" w:sz="0" w:space="0" w:color="auto"/>
        <w:bottom w:val="none" w:sz="0" w:space="0" w:color="auto"/>
        <w:right w:val="none" w:sz="0" w:space="0" w:color="auto"/>
      </w:divBdr>
    </w:div>
    <w:div w:id="298654240">
      <w:marLeft w:val="0"/>
      <w:marRight w:val="0"/>
      <w:marTop w:val="0"/>
      <w:marBottom w:val="0"/>
      <w:divBdr>
        <w:top w:val="none" w:sz="0" w:space="0" w:color="auto"/>
        <w:left w:val="none" w:sz="0" w:space="0" w:color="auto"/>
        <w:bottom w:val="none" w:sz="0" w:space="0" w:color="auto"/>
        <w:right w:val="none" w:sz="0" w:space="0" w:color="auto"/>
      </w:divBdr>
    </w:div>
    <w:div w:id="298730767">
      <w:marLeft w:val="0"/>
      <w:marRight w:val="0"/>
      <w:marTop w:val="0"/>
      <w:marBottom w:val="0"/>
      <w:divBdr>
        <w:top w:val="none" w:sz="0" w:space="0" w:color="auto"/>
        <w:left w:val="none" w:sz="0" w:space="0" w:color="auto"/>
        <w:bottom w:val="none" w:sz="0" w:space="0" w:color="auto"/>
        <w:right w:val="none" w:sz="0" w:space="0" w:color="auto"/>
      </w:divBdr>
    </w:div>
    <w:div w:id="298800476">
      <w:marLeft w:val="0"/>
      <w:marRight w:val="0"/>
      <w:marTop w:val="0"/>
      <w:marBottom w:val="0"/>
      <w:divBdr>
        <w:top w:val="none" w:sz="0" w:space="0" w:color="auto"/>
        <w:left w:val="none" w:sz="0" w:space="0" w:color="auto"/>
        <w:bottom w:val="none" w:sz="0" w:space="0" w:color="auto"/>
        <w:right w:val="none" w:sz="0" w:space="0" w:color="auto"/>
      </w:divBdr>
    </w:div>
    <w:div w:id="298995619">
      <w:marLeft w:val="0"/>
      <w:marRight w:val="0"/>
      <w:marTop w:val="0"/>
      <w:marBottom w:val="0"/>
      <w:divBdr>
        <w:top w:val="none" w:sz="0" w:space="0" w:color="auto"/>
        <w:left w:val="none" w:sz="0" w:space="0" w:color="auto"/>
        <w:bottom w:val="none" w:sz="0" w:space="0" w:color="auto"/>
        <w:right w:val="none" w:sz="0" w:space="0" w:color="auto"/>
      </w:divBdr>
    </w:div>
    <w:div w:id="298998656">
      <w:marLeft w:val="0"/>
      <w:marRight w:val="0"/>
      <w:marTop w:val="0"/>
      <w:marBottom w:val="0"/>
      <w:divBdr>
        <w:top w:val="none" w:sz="0" w:space="0" w:color="auto"/>
        <w:left w:val="none" w:sz="0" w:space="0" w:color="auto"/>
        <w:bottom w:val="none" w:sz="0" w:space="0" w:color="auto"/>
        <w:right w:val="none" w:sz="0" w:space="0" w:color="auto"/>
      </w:divBdr>
    </w:div>
    <w:div w:id="299002268">
      <w:marLeft w:val="0"/>
      <w:marRight w:val="0"/>
      <w:marTop w:val="0"/>
      <w:marBottom w:val="0"/>
      <w:divBdr>
        <w:top w:val="none" w:sz="0" w:space="0" w:color="auto"/>
        <w:left w:val="none" w:sz="0" w:space="0" w:color="auto"/>
        <w:bottom w:val="none" w:sz="0" w:space="0" w:color="auto"/>
        <w:right w:val="none" w:sz="0" w:space="0" w:color="auto"/>
      </w:divBdr>
    </w:div>
    <w:div w:id="299042942">
      <w:marLeft w:val="0"/>
      <w:marRight w:val="0"/>
      <w:marTop w:val="0"/>
      <w:marBottom w:val="0"/>
      <w:divBdr>
        <w:top w:val="none" w:sz="0" w:space="0" w:color="auto"/>
        <w:left w:val="none" w:sz="0" w:space="0" w:color="auto"/>
        <w:bottom w:val="none" w:sz="0" w:space="0" w:color="auto"/>
        <w:right w:val="none" w:sz="0" w:space="0" w:color="auto"/>
      </w:divBdr>
    </w:div>
    <w:div w:id="299044649">
      <w:marLeft w:val="0"/>
      <w:marRight w:val="0"/>
      <w:marTop w:val="0"/>
      <w:marBottom w:val="0"/>
      <w:divBdr>
        <w:top w:val="none" w:sz="0" w:space="0" w:color="auto"/>
        <w:left w:val="none" w:sz="0" w:space="0" w:color="auto"/>
        <w:bottom w:val="none" w:sz="0" w:space="0" w:color="auto"/>
        <w:right w:val="none" w:sz="0" w:space="0" w:color="auto"/>
      </w:divBdr>
    </w:div>
    <w:div w:id="299045053">
      <w:marLeft w:val="0"/>
      <w:marRight w:val="0"/>
      <w:marTop w:val="0"/>
      <w:marBottom w:val="0"/>
      <w:divBdr>
        <w:top w:val="none" w:sz="0" w:space="0" w:color="auto"/>
        <w:left w:val="none" w:sz="0" w:space="0" w:color="auto"/>
        <w:bottom w:val="none" w:sz="0" w:space="0" w:color="auto"/>
        <w:right w:val="none" w:sz="0" w:space="0" w:color="auto"/>
      </w:divBdr>
    </w:div>
    <w:div w:id="299069007">
      <w:marLeft w:val="0"/>
      <w:marRight w:val="0"/>
      <w:marTop w:val="0"/>
      <w:marBottom w:val="0"/>
      <w:divBdr>
        <w:top w:val="none" w:sz="0" w:space="0" w:color="auto"/>
        <w:left w:val="none" w:sz="0" w:space="0" w:color="auto"/>
        <w:bottom w:val="none" w:sz="0" w:space="0" w:color="auto"/>
        <w:right w:val="none" w:sz="0" w:space="0" w:color="auto"/>
      </w:divBdr>
    </w:div>
    <w:div w:id="299116990">
      <w:marLeft w:val="0"/>
      <w:marRight w:val="0"/>
      <w:marTop w:val="0"/>
      <w:marBottom w:val="0"/>
      <w:divBdr>
        <w:top w:val="none" w:sz="0" w:space="0" w:color="auto"/>
        <w:left w:val="none" w:sz="0" w:space="0" w:color="auto"/>
        <w:bottom w:val="none" w:sz="0" w:space="0" w:color="auto"/>
        <w:right w:val="none" w:sz="0" w:space="0" w:color="auto"/>
      </w:divBdr>
    </w:div>
    <w:div w:id="299455704">
      <w:marLeft w:val="0"/>
      <w:marRight w:val="0"/>
      <w:marTop w:val="0"/>
      <w:marBottom w:val="0"/>
      <w:divBdr>
        <w:top w:val="none" w:sz="0" w:space="0" w:color="auto"/>
        <w:left w:val="none" w:sz="0" w:space="0" w:color="auto"/>
        <w:bottom w:val="none" w:sz="0" w:space="0" w:color="auto"/>
        <w:right w:val="none" w:sz="0" w:space="0" w:color="auto"/>
      </w:divBdr>
    </w:div>
    <w:div w:id="299464143">
      <w:marLeft w:val="0"/>
      <w:marRight w:val="0"/>
      <w:marTop w:val="0"/>
      <w:marBottom w:val="0"/>
      <w:divBdr>
        <w:top w:val="none" w:sz="0" w:space="0" w:color="auto"/>
        <w:left w:val="none" w:sz="0" w:space="0" w:color="auto"/>
        <w:bottom w:val="none" w:sz="0" w:space="0" w:color="auto"/>
        <w:right w:val="none" w:sz="0" w:space="0" w:color="auto"/>
      </w:divBdr>
    </w:div>
    <w:div w:id="299651996">
      <w:marLeft w:val="0"/>
      <w:marRight w:val="0"/>
      <w:marTop w:val="0"/>
      <w:marBottom w:val="0"/>
      <w:divBdr>
        <w:top w:val="none" w:sz="0" w:space="0" w:color="auto"/>
        <w:left w:val="none" w:sz="0" w:space="0" w:color="auto"/>
        <w:bottom w:val="none" w:sz="0" w:space="0" w:color="auto"/>
        <w:right w:val="none" w:sz="0" w:space="0" w:color="auto"/>
      </w:divBdr>
    </w:div>
    <w:div w:id="299653400">
      <w:marLeft w:val="0"/>
      <w:marRight w:val="0"/>
      <w:marTop w:val="0"/>
      <w:marBottom w:val="0"/>
      <w:divBdr>
        <w:top w:val="none" w:sz="0" w:space="0" w:color="auto"/>
        <w:left w:val="none" w:sz="0" w:space="0" w:color="auto"/>
        <w:bottom w:val="none" w:sz="0" w:space="0" w:color="auto"/>
        <w:right w:val="none" w:sz="0" w:space="0" w:color="auto"/>
      </w:divBdr>
    </w:div>
    <w:div w:id="299653537">
      <w:marLeft w:val="0"/>
      <w:marRight w:val="0"/>
      <w:marTop w:val="0"/>
      <w:marBottom w:val="0"/>
      <w:divBdr>
        <w:top w:val="none" w:sz="0" w:space="0" w:color="auto"/>
        <w:left w:val="none" w:sz="0" w:space="0" w:color="auto"/>
        <w:bottom w:val="none" w:sz="0" w:space="0" w:color="auto"/>
        <w:right w:val="none" w:sz="0" w:space="0" w:color="auto"/>
      </w:divBdr>
    </w:div>
    <w:div w:id="299724394">
      <w:bodyDiv w:val="1"/>
      <w:marLeft w:val="0"/>
      <w:marRight w:val="0"/>
      <w:marTop w:val="0"/>
      <w:marBottom w:val="0"/>
      <w:divBdr>
        <w:top w:val="none" w:sz="0" w:space="0" w:color="auto"/>
        <w:left w:val="none" w:sz="0" w:space="0" w:color="auto"/>
        <w:bottom w:val="none" w:sz="0" w:space="0" w:color="auto"/>
        <w:right w:val="none" w:sz="0" w:space="0" w:color="auto"/>
      </w:divBdr>
    </w:div>
    <w:div w:id="299728273">
      <w:marLeft w:val="0"/>
      <w:marRight w:val="0"/>
      <w:marTop w:val="0"/>
      <w:marBottom w:val="0"/>
      <w:divBdr>
        <w:top w:val="none" w:sz="0" w:space="0" w:color="auto"/>
        <w:left w:val="none" w:sz="0" w:space="0" w:color="auto"/>
        <w:bottom w:val="none" w:sz="0" w:space="0" w:color="auto"/>
        <w:right w:val="none" w:sz="0" w:space="0" w:color="auto"/>
      </w:divBdr>
    </w:div>
    <w:div w:id="299847389">
      <w:marLeft w:val="0"/>
      <w:marRight w:val="0"/>
      <w:marTop w:val="0"/>
      <w:marBottom w:val="0"/>
      <w:divBdr>
        <w:top w:val="none" w:sz="0" w:space="0" w:color="auto"/>
        <w:left w:val="none" w:sz="0" w:space="0" w:color="auto"/>
        <w:bottom w:val="none" w:sz="0" w:space="0" w:color="auto"/>
        <w:right w:val="none" w:sz="0" w:space="0" w:color="auto"/>
      </w:divBdr>
    </w:div>
    <w:div w:id="299847881">
      <w:marLeft w:val="0"/>
      <w:marRight w:val="0"/>
      <w:marTop w:val="0"/>
      <w:marBottom w:val="0"/>
      <w:divBdr>
        <w:top w:val="none" w:sz="0" w:space="0" w:color="auto"/>
        <w:left w:val="none" w:sz="0" w:space="0" w:color="auto"/>
        <w:bottom w:val="none" w:sz="0" w:space="0" w:color="auto"/>
        <w:right w:val="none" w:sz="0" w:space="0" w:color="auto"/>
      </w:divBdr>
    </w:div>
    <w:div w:id="299848406">
      <w:marLeft w:val="0"/>
      <w:marRight w:val="0"/>
      <w:marTop w:val="0"/>
      <w:marBottom w:val="0"/>
      <w:divBdr>
        <w:top w:val="none" w:sz="0" w:space="0" w:color="auto"/>
        <w:left w:val="none" w:sz="0" w:space="0" w:color="auto"/>
        <w:bottom w:val="none" w:sz="0" w:space="0" w:color="auto"/>
        <w:right w:val="none" w:sz="0" w:space="0" w:color="auto"/>
      </w:divBdr>
    </w:div>
    <w:div w:id="299964721">
      <w:marLeft w:val="0"/>
      <w:marRight w:val="0"/>
      <w:marTop w:val="0"/>
      <w:marBottom w:val="0"/>
      <w:divBdr>
        <w:top w:val="none" w:sz="0" w:space="0" w:color="auto"/>
        <w:left w:val="none" w:sz="0" w:space="0" w:color="auto"/>
        <w:bottom w:val="none" w:sz="0" w:space="0" w:color="auto"/>
        <w:right w:val="none" w:sz="0" w:space="0" w:color="auto"/>
      </w:divBdr>
    </w:div>
    <w:div w:id="300036902">
      <w:marLeft w:val="0"/>
      <w:marRight w:val="0"/>
      <w:marTop w:val="0"/>
      <w:marBottom w:val="0"/>
      <w:divBdr>
        <w:top w:val="none" w:sz="0" w:space="0" w:color="auto"/>
        <w:left w:val="none" w:sz="0" w:space="0" w:color="auto"/>
        <w:bottom w:val="none" w:sz="0" w:space="0" w:color="auto"/>
        <w:right w:val="none" w:sz="0" w:space="0" w:color="auto"/>
      </w:divBdr>
    </w:div>
    <w:div w:id="300111374">
      <w:marLeft w:val="0"/>
      <w:marRight w:val="0"/>
      <w:marTop w:val="0"/>
      <w:marBottom w:val="0"/>
      <w:divBdr>
        <w:top w:val="none" w:sz="0" w:space="0" w:color="auto"/>
        <w:left w:val="none" w:sz="0" w:space="0" w:color="auto"/>
        <w:bottom w:val="none" w:sz="0" w:space="0" w:color="auto"/>
        <w:right w:val="none" w:sz="0" w:space="0" w:color="auto"/>
      </w:divBdr>
    </w:div>
    <w:div w:id="300157573">
      <w:marLeft w:val="0"/>
      <w:marRight w:val="0"/>
      <w:marTop w:val="0"/>
      <w:marBottom w:val="0"/>
      <w:divBdr>
        <w:top w:val="none" w:sz="0" w:space="0" w:color="auto"/>
        <w:left w:val="none" w:sz="0" w:space="0" w:color="auto"/>
        <w:bottom w:val="none" w:sz="0" w:space="0" w:color="auto"/>
        <w:right w:val="none" w:sz="0" w:space="0" w:color="auto"/>
      </w:divBdr>
    </w:div>
    <w:div w:id="300230715">
      <w:marLeft w:val="0"/>
      <w:marRight w:val="0"/>
      <w:marTop w:val="0"/>
      <w:marBottom w:val="0"/>
      <w:divBdr>
        <w:top w:val="none" w:sz="0" w:space="0" w:color="auto"/>
        <w:left w:val="none" w:sz="0" w:space="0" w:color="auto"/>
        <w:bottom w:val="none" w:sz="0" w:space="0" w:color="auto"/>
        <w:right w:val="none" w:sz="0" w:space="0" w:color="auto"/>
      </w:divBdr>
    </w:div>
    <w:div w:id="300354521">
      <w:marLeft w:val="0"/>
      <w:marRight w:val="0"/>
      <w:marTop w:val="0"/>
      <w:marBottom w:val="0"/>
      <w:divBdr>
        <w:top w:val="none" w:sz="0" w:space="0" w:color="auto"/>
        <w:left w:val="none" w:sz="0" w:space="0" w:color="auto"/>
        <w:bottom w:val="none" w:sz="0" w:space="0" w:color="auto"/>
        <w:right w:val="none" w:sz="0" w:space="0" w:color="auto"/>
      </w:divBdr>
    </w:div>
    <w:div w:id="300355279">
      <w:marLeft w:val="0"/>
      <w:marRight w:val="0"/>
      <w:marTop w:val="0"/>
      <w:marBottom w:val="0"/>
      <w:divBdr>
        <w:top w:val="none" w:sz="0" w:space="0" w:color="auto"/>
        <w:left w:val="none" w:sz="0" w:space="0" w:color="auto"/>
        <w:bottom w:val="none" w:sz="0" w:space="0" w:color="auto"/>
        <w:right w:val="none" w:sz="0" w:space="0" w:color="auto"/>
      </w:divBdr>
    </w:div>
    <w:div w:id="300426600">
      <w:marLeft w:val="0"/>
      <w:marRight w:val="0"/>
      <w:marTop w:val="0"/>
      <w:marBottom w:val="0"/>
      <w:divBdr>
        <w:top w:val="none" w:sz="0" w:space="0" w:color="auto"/>
        <w:left w:val="none" w:sz="0" w:space="0" w:color="auto"/>
        <w:bottom w:val="none" w:sz="0" w:space="0" w:color="auto"/>
        <w:right w:val="none" w:sz="0" w:space="0" w:color="auto"/>
      </w:divBdr>
    </w:div>
    <w:div w:id="300502011">
      <w:marLeft w:val="0"/>
      <w:marRight w:val="0"/>
      <w:marTop w:val="0"/>
      <w:marBottom w:val="0"/>
      <w:divBdr>
        <w:top w:val="none" w:sz="0" w:space="0" w:color="auto"/>
        <w:left w:val="none" w:sz="0" w:space="0" w:color="auto"/>
        <w:bottom w:val="none" w:sz="0" w:space="0" w:color="auto"/>
        <w:right w:val="none" w:sz="0" w:space="0" w:color="auto"/>
      </w:divBdr>
    </w:div>
    <w:div w:id="300548421">
      <w:marLeft w:val="0"/>
      <w:marRight w:val="0"/>
      <w:marTop w:val="0"/>
      <w:marBottom w:val="0"/>
      <w:divBdr>
        <w:top w:val="none" w:sz="0" w:space="0" w:color="auto"/>
        <w:left w:val="none" w:sz="0" w:space="0" w:color="auto"/>
        <w:bottom w:val="none" w:sz="0" w:space="0" w:color="auto"/>
        <w:right w:val="none" w:sz="0" w:space="0" w:color="auto"/>
      </w:divBdr>
    </w:div>
    <w:div w:id="300621419">
      <w:marLeft w:val="0"/>
      <w:marRight w:val="0"/>
      <w:marTop w:val="0"/>
      <w:marBottom w:val="0"/>
      <w:divBdr>
        <w:top w:val="none" w:sz="0" w:space="0" w:color="auto"/>
        <w:left w:val="none" w:sz="0" w:space="0" w:color="auto"/>
        <w:bottom w:val="none" w:sz="0" w:space="0" w:color="auto"/>
        <w:right w:val="none" w:sz="0" w:space="0" w:color="auto"/>
      </w:divBdr>
    </w:div>
    <w:div w:id="300698132">
      <w:marLeft w:val="0"/>
      <w:marRight w:val="0"/>
      <w:marTop w:val="0"/>
      <w:marBottom w:val="0"/>
      <w:divBdr>
        <w:top w:val="none" w:sz="0" w:space="0" w:color="auto"/>
        <w:left w:val="none" w:sz="0" w:space="0" w:color="auto"/>
        <w:bottom w:val="none" w:sz="0" w:space="0" w:color="auto"/>
        <w:right w:val="none" w:sz="0" w:space="0" w:color="auto"/>
      </w:divBdr>
    </w:div>
    <w:div w:id="300768360">
      <w:marLeft w:val="0"/>
      <w:marRight w:val="0"/>
      <w:marTop w:val="0"/>
      <w:marBottom w:val="0"/>
      <w:divBdr>
        <w:top w:val="none" w:sz="0" w:space="0" w:color="auto"/>
        <w:left w:val="none" w:sz="0" w:space="0" w:color="auto"/>
        <w:bottom w:val="none" w:sz="0" w:space="0" w:color="auto"/>
        <w:right w:val="none" w:sz="0" w:space="0" w:color="auto"/>
      </w:divBdr>
    </w:div>
    <w:div w:id="300960528">
      <w:marLeft w:val="0"/>
      <w:marRight w:val="0"/>
      <w:marTop w:val="0"/>
      <w:marBottom w:val="0"/>
      <w:divBdr>
        <w:top w:val="none" w:sz="0" w:space="0" w:color="auto"/>
        <w:left w:val="none" w:sz="0" w:space="0" w:color="auto"/>
        <w:bottom w:val="none" w:sz="0" w:space="0" w:color="auto"/>
        <w:right w:val="none" w:sz="0" w:space="0" w:color="auto"/>
      </w:divBdr>
    </w:div>
    <w:div w:id="300965319">
      <w:marLeft w:val="0"/>
      <w:marRight w:val="0"/>
      <w:marTop w:val="0"/>
      <w:marBottom w:val="0"/>
      <w:divBdr>
        <w:top w:val="none" w:sz="0" w:space="0" w:color="auto"/>
        <w:left w:val="none" w:sz="0" w:space="0" w:color="auto"/>
        <w:bottom w:val="none" w:sz="0" w:space="0" w:color="auto"/>
        <w:right w:val="none" w:sz="0" w:space="0" w:color="auto"/>
      </w:divBdr>
    </w:div>
    <w:div w:id="301153232">
      <w:marLeft w:val="0"/>
      <w:marRight w:val="0"/>
      <w:marTop w:val="0"/>
      <w:marBottom w:val="0"/>
      <w:divBdr>
        <w:top w:val="none" w:sz="0" w:space="0" w:color="auto"/>
        <w:left w:val="none" w:sz="0" w:space="0" w:color="auto"/>
        <w:bottom w:val="none" w:sz="0" w:space="0" w:color="auto"/>
        <w:right w:val="none" w:sz="0" w:space="0" w:color="auto"/>
      </w:divBdr>
    </w:div>
    <w:div w:id="301230261">
      <w:marLeft w:val="0"/>
      <w:marRight w:val="0"/>
      <w:marTop w:val="0"/>
      <w:marBottom w:val="0"/>
      <w:divBdr>
        <w:top w:val="none" w:sz="0" w:space="0" w:color="auto"/>
        <w:left w:val="none" w:sz="0" w:space="0" w:color="auto"/>
        <w:bottom w:val="none" w:sz="0" w:space="0" w:color="auto"/>
        <w:right w:val="none" w:sz="0" w:space="0" w:color="auto"/>
      </w:divBdr>
    </w:div>
    <w:div w:id="301424033">
      <w:marLeft w:val="0"/>
      <w:marRight w:val="0"/>
      <w:marTop w:val="0"/>
      <w:marBottom w:val="0"/>
      <w:divBdr>
        <w:top w:val="none" w:sz="0" w:space="0" w:color="auto"/>
        <w:left w:val="none" w:sz="0" w:space="0" w:color="auto"/>
        <w:bottom w:val="none" w:sz="0" w:space="0" w:color="auto"/>
        <w:right w:val="none" w:sz="0" w:space="0" w:color="auto"/>
      </w:divBdr>
    </w:div>
    <w:div w:id="301497403">
      <w:marLeft w:val="0"/>
      <w:marRight w:val="0"/>
      <w:marTop w:val="0"/>
      <w:marBottom w:val="0"/>
      <w:divBdr>
        <w:top w:val="none" w:sz="0" w:space="0" w:color="auto"/>
        <w:left w:val="none" w:sz="0" w:space="0" w:color="auto"/>
        <w:bottom w:val="none" w:sz="0" w:space="0" w:color="auto"/>
        <w:right w:val="none" w:sz="0" w:space="0" w:color="auto"/>
      </w:divBdr>
    </w:div>
    <w:div w:id="301545762">
      <w:marLeft w:val="0"/>
      <w:marRight w:val="0"/>
      <w:marTop w:val="0"/>
      <w:marBottom w:val="0"/>
      <w:divBdr>
        <w:top w:val="none" w:sz="0" w:space="0" w:color="auto"/>
        <w:left w:val="none" w:sz="0" w:space="0" w:color="auto"/>
        <w:bottom w:val="none" w:sz="0" w:space="0" w:color="auto"/>
        <w:right w:val="none" w:sz="0" w:space="0" w:color="auto"/>
      </w:divBdr>
    </w:div>
    <w:div w:id="301740624">
      <w:marLeft w:val="0"/>
      <w:marRight w:val="0"/>
      <w:marTop w:val="0"/>
      <w:marBottom w:val="0"/>
      <w:divBdr>
        <w:top w:val="none" w:sz="0" w:space="0" w:color="auto"/>
        <w:left w:val="none" w:sz="0" w:space="0" w:color="auto"/>
        <w:bottom w:val="none" w:sz="0" w:space="0" w:color="auto"/>
        <w:right w:val="none" w:sz="0" w:space="0" w:color="auto"/>
      </w:divBdr>
    </w:div>
    <w:div w:id="301815266">
      <w:marLeft w:val="0"/>
      <w:marRight w:val="0"/>
      <w:marTop w:val="0"/>
      <w:marBottom w:val="0"/>
      <w:divBdr>
        <w:top w:val="none" w:sz="0" w:space="0" w:color="auto"/>
        <w:left w:val="none" w:sz="0" w:space="0" w:color="auto"/>
        <w:bottom w:val="none" w:sz="0" w:space="0" w:color="auto"/>
        <w:right w:val="none" w:sz="0" w:space="0" w:color="auto"/>
      </w:divBdr>
    </w:div>
    <w:div w:id="301815970">
      <w:marLeft w:val="0"/>
      <w:marRight w:val="0"/>
      <w:marTop w:val="0"/>
      <w:marBottom w:val="0"/>
      <w:divBdr>
        <w:top w:val="none" w:sz="0" w:space="0" w:color="auto"/>
        <w:left w:val="none" w:sz="0" w:space="0" w:color="auto"/>
        <w:bottom w:val="none" w:sz="0" w:space="0" w:color="auto"/>
        <w:right w:val="none" w:sz="0" w:space="0" w:color="auto"/>
      </w:divBdr>
    </w:div>
    <w:div w:id="301888986">
      <w:marLeft w:val="0"/>
      <w:marRight w:val="0"/>
      <w:marTop w:val="0"/>
      <w:marBottom w:val="0"/>
      <w:divBdr>
        <w:top w:val="none" w:sz="0" w:space="0" w:color="auto"/>
        <w:left w:val="none" w:sz="0" w:space="0" w:color="auto"/>
        <w:bottom w:val="none" w:sz="0" w:space="0" w:color="auto"/>
        <w:right w:val="none" w:sz="0" w:space="0" w:color="auto"/>
      </w:divBdr>
    </w:div>
    <w:div w:id="302006138">
      <w:marLeft w:val="0"/>
      <w:marRight w:val="0"/>
      <w:marTop w:val="0"/>
      <w:marBottom w:val="0"/>
      <w:divBdr>
        <w:top w:val="none" w:sz="0" w:space="0" w:color="auto"/>
        <w:left w:val="none" w:sz="0" w:space="0" w:color="auto"/>
        <w:bottom w:val="none" w:sz="0" w:space="0" w:color="auto"/>
        <w:right w:val="none" w:sz="0" w:space="0" w:color="auto"/>
      </w:divBdr>
    </w:div>
    <w:div w:id="302076761">
      <w:marLeft w:val="0"/>
      <w:marRight w:val="0"/>
      <w:marTop w:val="0"/>
      <w:marBottom w:val="0"/>
      <w:divBdr>
        <w:top w:val="none" w:sz="0" w:space="0" w:color="auto"/>
        <w:left w:val="none" w:sz="0" w:space="0" w:color="auto"/>
        <w:bottom w:val="none" w:sz="0" w:space="0" w:color="auto"/>
        <w:right w:val="none" w:sz="0" w:space="0" w:color="auto"/>
      </w:divBdr>
    </w:div>
    <w:div w:id="302078663">
      <w:marLeft w:val="0"/>
      <w:marRight w:val="0"/>
      <w:marTop w:val="0"/>
      <w:marBottom w:val="0"/>
      <w:divBdr>
        <w:top w:val="none" w:sz="0" w:space="0" w:color="auto"/>
        <w:left w:val="none" w:sz="0" w:space="0" w:color="auto"/>
        <w:bottom w:val="none" w:sz="0" w:space="0" w:color="auto"/>
        <w:right w:val="none" w:sz="0" w:space="0" w:color="auto"/>
      </w:divBdr>
    </w:div>
    <w:div w:id="302078719">
      <w:bodyDiv w:val="1"/>
      <w:marLeft w:val="0"/>
      <w:marRight w:val="0"/>
      <w:marTop w:val="0"/>
      <w:marBottom w:val="0"/>
      <w:divBdr>
        <w:top w:val="none" w:sz="0" w:space="0" w:color="auto"/>
        <w:left w:val="none" w:sz="0" w:space="0" w:color="auto"/>
        <w:bottom w:val="none" w:sz="0" w:space="0" w:color="auto"/>
        <w:right w:val="none" w:sz="0" w:space="0" w:color="auto"/>
      </w:divBdr>
    </w:div>
    <w:div w:id="302078871">
      <w:marLeft w:val="0"/>
      <w:marRight w:val="0"/>
      <w:marTop w:val="0"/>
      <w:marBottom w:val="0"/>
      <w:divBdr>
        <w:top w:val="none" w:sz="0" w:space="0" w:color="auto"/>
        <w:left w:val="none" w:sz="0" w:space="0" w:color="auto"/>
        <w:bottom w:val="none" w:sz="0" w:space="0" w:color="auto"/>
        <w:right w:val="none" w:sz="0" w:space="0" w:color="auto"/>
      </w:divBdr>
    </w:div>
    <w:div w:id="302122299">
      <w:marLeft w:val="0"/>
      <w:marRight w:val="0"/>
      <w:marTop w:val="0"/>
      <w:marBottom w:val="0"/>
      <w:divBdr>
        <w:top w:val="none" w:sz="0" w:space="0" w:color="auto"/>
        <w:left w:val="none" w:sz="0" w:space="0" w:color="auto"/>
        <w:bottom w:val="none" w:sz="0" w:space="0" w:color="auto"/>
        <w:right w:val="none" w:sz="0" w:space="0" w:color="auto"/>
      </w:divBdr>
    </w:div>
    <w:div w:id="302124120">
      <w:marLeft w:val="0"/>
      <w:marRight w:val="0"/>
      <w:marTop w:val="0"/>
      <w:marBottom w:val="0"/>
      <w:divBdr>
        <w:top w:val="none" w:sz="0" w:space="0" w:color="auto"/>
        <w:left w:val="none" w:sz="0" w:space="0" w:color="auto"/>
        <w:bottom w:val="none" w:sz="0" w:space="0" w:color="auto"/>
        <w:right w:val="none" w:sz="0" w:space="0" w:color="auto"/>
      </w:divBdr>
    </w:div>
    <w:div w:id="302124341">
      <w:marLeft w:val="0"/>
      <w:marRight w:val="0"/>
      <w:marTop w:val="0"/>
      <w:marBottom w:val="0"/>
      <w:divBdr>
        <w:top w:val="none" w:sz="0" w:space="0" w:color="auto"/>
        <w:left w:val="none" w:sz="0" w:space="0" w:color="auto"/>
        <w:bottom w:val="none" w:sz="0" w:space="0" w:color="auto"/>
        <w:right w:val="none" w:sz="0" w:space="0" w:color="auto"/>
      </w:divBdr>
    </w:div>
    <w:div w:id="302198476">
      <w:marLeft w:val="0"/>
      <w:marRight w:val="0"/>
      <w:marTop w:val="0"/>
      <w:marBottom w:val="0"/>
      <w:divBdr>
        <w:top w:val="none" w:sz="0" w:space="0" w:color="auto"/>
        <w:left w:val="none" w:sz="0" w:space="0" w:color="auto"/>
        <w:bottom w:val="none" w:sz="0" w:space="0" w:color="auto"/>
        <w:right w:val="none" w:sz="0" w:space="0" w:color="auto"/>
      </w:divBdr>
    </w:div>
    <w:div w:id="302270657">
      <w:marLeft w:val="0"/>
      <w:marRight w:val="0"/>
      <w:marTop w:val="0"/>
      <w:marBottom w:val="0"/>
      <w:divBdr>
        <w:top w:val="none" w:sz="0" w:space="0" w:color="auto"/>
        <w:left w:val="none" w:sz="0" w:space="0" w:color="auto"/>
        <w:bottom w:val="none" w:sz="0" w:space="0" w:color="auto"/>
        <w:right w:val="none" w:sz="0" w:space="0" w:color="auto"/>
      </w:divBdr>
    </w:div>
    <w:div w:id="302271479">
      <w:marLeft w:val="0"/>
      <w:marRight w:val="0"/>
      <w:marTop w:val="0"/>
      <w:marBottom w:val="0"/>
      <w:divBdr>
        <w:top w:val="none" w:sz="0" w:space="0" w:color="auto"/>
        <w:left w:val="none" w:sz="0" w:space="0" w:color="auto"/>
        <w:bottom w:val="none" w:sz="0" w:space="0" w:color="auto"/>
        <w:right w:val="none" w:sz="0" w:space="0" w:color="auto"/>
      </w:divBdr>
    </w:div>
    <w:div w:id="302348813">
      <w:marLeft w:val="0"/>
      <w:marRight w:val="0"/>
      <w:marTop w:val="0"/>
      <w:marBottom w:val="0"/>
      <w:divBdr>
        <w:top w:val="none" w:sz="0" w:space="0" w:color="auto"/>
        <w:left w:val="none" w:sz="0" w:space="0" w:color="auto"/>
        <w:bottom w:val="none" w:sz="0" w:space="0" w:color="auto"/>
        <w:right w:val="none" w:sz="0" w:space="0" w:color="auto"/>
      </w:divBdr>
    </w:div>
    <w:div w:id="302348937">
      <w:marLeft w:val="0"/>
      <w:marRight w:val="0"/>
      <w:marTop w:val="0"/>
      <w:marBottom w:val="0"/>
      <w:divBdr>
        <w:top w:val="none" w:sz="0" w:space="0" w:color="auto"/>
        <w:left w:val="none" w:sz="0" w:space="0" w:color="auto"/>
        <w:bottom w:val="none" w:sz="0" w:space="0" w:color="auto"/>
        <w:right w:val="none" w:sz="0" w:space="0" w:color="auto"/>
      </w:divBdr>
    </w:div>
    <w:div w:id="302392704">
      <w:marLeft w:val="0"/>
      <w:marRight w:val="0"/>
      <w:marTop w:val="0"/>
      <w:marBottom w:val="0"/>
      <w:divBdr>
        <w:top w:val="none" w:sz="0" w:space="0" w:color="auto"/>
        <w:left w:val="none" w:sz="0" w:space="0" w:color="auto"/>
        <w:bottom w:val="none" w:sz="0" w:space="0" w:color="auto"/>
        <w:right w:val="none" w:sz="0" w:space="0" w:color="auto"/>
      </w:divBdr>
    </w:div>
    <w:div w:id="302396830">
      <w:marLeft w:val="0"/>
      <w:marRight w:val="0"/>
      <w:marTop w:val="0"/>
      <w:marBottom w:val="0"/>
      <w:divBdr>
        <w:top w:val="none" w:sz="0" w:space="0" w:color="auto"/>
        <w:left w:val="none" w:sz="0" w:space="0" w:color="auto"/>
        <w:bottom w:val="none" w:sz="0" w:space="0" w:color="auto"/>
        <w:right w:val="none" w:sz="0" w:space="0" w:color="auto"/>
      </w:divBdr>
    </w:div>
    <w:div w:id="302538984">
      <w:marLeft w:val="0"/>
      <w:marRight w:val="0"/>
      <w:marTop w:val="0"/>
      <w:marBottom w:val="0"/>
      <w:divBdr>
        <w:top w:val="none" w:sz="0" w:space="0" w:color="auto"/>
        <w:left w:val="none" w:sz="0" w:space="0" w:color="auto"/>
        <w:bottom w:val="none" w:sz="0" w:space="0" w:color="auto"/>
        <w:right w:val="none" w:sz="0" w:space="0" w:color="auto"/>
      </w:divBdr>
    </w:div>
    <w:div w:id="302539344">
      <w:marLeft w:val="0"/>
      <w:marRight w:val="0"/>
      <w:marTop w:val="0"/>
      <w:marBottom w:val="0"/>
      <w:divBdr>
        <w:top w:val="none" w:sz="0" w:space="0" w:color="auto"/>
        <w:left w:val="none" w:sz="0" w:space="0" w:color="auto"/>
        <w:bottom w:val="none" w:sz="0" w:space="0" w:color="auto"/>
        <w:right w:val="none" w:sz="0" w:space="0" w:color="auto"/>
      </w:divBdr>
    </w:div>
    <w:div w:id="302584592">
      <w:marLeft w:val="0"/>
      <w:marRight w:val="0"/>
      <w:marTop w:val="0"/>
      <w:marBottom w:val="0"/>
      <w:divBdr>
        <w:top w:val="none" w:sz="0" w:space="0" w:color="auto"/>
        <w:left w:val="none" w:sz="0" w:space="0" w:color="auto"/>
        <w:bottom w:val="none" w:sz="0" w:space="0" w:color="auto"/>
        <w:right w:val="none" w:sz="0" w:space="0" w:color="auto"/>
      </w:divBdr>
    </w:div>
    <w:div w:id="302585452">
      <w:marLeft w:val="0"/>
      <w:marRight w:val="0"/>
      <w:marTop w:val="0"/>
      <w:marBottom w:val="0"/>
      <w:divBdr>
        <w:top w:val="none" w:sz="0" w:space="0" w:color="auto"/>
        <w:left w:val="none" w:sz="0" w:space="0" w:color="auto"/>
        <w:bottom w:val="none" w:sz="0" w:space="0" w:color="auto"/>
        <w:right w:val="none" w:sz="0" w:space="0" w:color="auto"/>
      </w:divBdr>
    </w:div>
    <w:div w:id="302585926">
      <w:marLeft w:val="0"/>
      <w:marRight w:val="0"/>
      <w:marTop w:val="0"/>
      <w:marBottom w:val="0"/>
      <w:divBdr>
        <w:top w:val="none" w:sz="0" w:space="0" w:color="auto"/>
        <w:left w:val="none" w:sz="0" w:space="0" w:color="auto"/>
        <w:bottom w:val="none" w:sz="0" w:space="0" w:color="auto"/>
        <w:right w:val="none" w:sz="0" w:space="0" w:color="auto"/>
      </w:divBdr>
    </w:div>
    <w:div w:id="302657624">
      <w:marLeft w:val="0"/>
      <w:marRight w:val="0"/>
      <w:marTop w:val="0"/>
      <w:marBottom w:val="0"/>
      <w:divBdr>
        <w:top w:val="none" w:sz="0" w:space="0" w:color="auto"/>
        <w:left w:val="none" w:sz="0" w:space="0" w:color="auto"/>
        <w:bottom w:val="none" w:sz="0" w:space="0" w:color="auto"/>
        <w:right w:val="none" w:sz="0" w:space="0" w:color="auto"/>
      </w:divBdr>
    </w:div>
    <w:div w:id="302664762">
      <w:marLeft w:val="0"/>
      <w:marRight w:val="0"/>
      <w:marTop w:val="0"/>
      <w:marBottom w:val="0"/>
      <w:divBdr>
        <w:top w:val="none" w:sz="0" w:space="0" w:color="auto"/>
        <w:left w:val="none" w:sz="0" w:space="0" w:color="auto"/>
        <w:bottom w:val="none" w:sz="0" w:space="0" w:color="auto"/>
        <w:right w:val="none" w:sz="0" w:space="0" w:color="auto"/>
      </w:divBdr>
    </w:div>
    <w:div w:id="302776763">
      <w:marLeft w:val="0"/>
      <w:marRight w:val="0"/>
      <w:marTop w:val="0"/>
      <w:marBottom w:val="0"/>
      <w:divBdr>
        <w:top w:val="none" w:sz="0" w:space="0" w:color="auto"/>
        <w:left w:val="none" w:sz="0" w:space="0" w:color="auto"/>
        <w:bottom w:val="none" w:sz="0" w:space="0" w:color="auto"/>
        <w:right w:val="none" w:sz="0" w:space="0" w:color="auto"/>
      </w:divBdr>
    </w:div>
    <w:div w:id="302778285">
      <w:marLeft w:val="0"/>
      <w:marRight w:val="0"/>
      <w:marTop w:val="0"/>
      <w:marBottom w:val="0"/>
      <w:divBdr>
        <w:top w:val="none" w:sz="0" w:space="0" w:color="auto"/>
        <w:left w:val="none" w:sz="0" w:space="0" w:color="auto"/>
        <w:bottom w:val="none" w:sz="0" w:space="0" w:color="auto"/>
        <w:right w:val="none" w:sz="0" w:space="0" w:color="auto"/>
      </w:divBdr>
    </w:div>
    <w:div w:id="302807743">
      <w:marLeft w:val="0"/>
      <w:marRight w:val="0"/>
      <w:marTop w:val="0"/>
      <w:marBottom w:val="0"/>
      <w:divBdr>
        <w:top w:val="none" w:sz="0" w:space="0" w:color="auto"/>
        <w:left w:val="none" w:sz="0" w:space="0" w:color="auto"/>
        <w:bottom w:val="none" w:sz="0" w:space="0" w:color="auto"/>
        <w:right w:val="none" w:sz="0" w:space="0" w:color="auto"/>
      </w:divBdr>
    </w:div>
    <w:div w:id="302857222">
      <w:marLeft w:val="0"/>
      <w:marRight w:val="0"/>
      <w:marTop w:val="0"/>
      <w:marBottom w:val="0"/>
      <w:divBdr>
        <w:top w:val="none" w:sz="0" w:space="0" w:color="auto"/>
        <w:left w:val="none" w:sz="0" w:space="0" w:color="auto"/>
        <w:bottom w:val="none" w:sz="0" w:space="0" w:color="auto"/>
        <w:right w:val="none" w:sz="0" w:space="0" w:color="auto"/>
      </w:divBdr>
    </w:div>
    <w:div w:id="302857745">
      <w:marLeft w:val="0"/>
      <w:marRight w:val="0"/>
      <w:marTop w:val="0"/>
      <w:marBottom w:val="0"/>
      <w:divBdr>
        <w:top w:val="none" w:sz="0" w:space="0" w:color="auto"/>
        <w:left w:val="none" w:sz="0" w:space="0" w:color="auto"/>
        <w:bottom w:val="none" w:sz="0" w:space="0" w:color="auto"/>
        <w:right w:val="none" w:sz="0" w:space="0" w:color="auto"/>
      </w:divBdr>
    </w:div>
    <w:div w:id="303001873">
      <w:marLeft w:val="0"/>
      <w:marRight w:val="0"/>
      <w:marTop w:val="0"/>
      <w:marBottom w:val="0"/>
      <w:divBdr>
        <w:top w:val="none" w:sz="0" w:space="0" w:color="auto"/>
        <w:left w:val="none" w:sz="0" w:space="0" w:color="auto"/>
        <w:bottom w:val="none" w:sz="0" w:space="0" w:color="auto"/>
        <w:right w:val="none" w:sz="0" w:space="0" w:color="auto"/>
      </w:divBdr>
    </w:div>
    <w:div w:id="303240495">
      <w:marLeft w:val="0"/>
      <w:marRight w:val="0"/>
      <w:marTop w:val="0"/>
      <w:marBottom w:val="0"/>
      <w:divBdr>
        <w:top w:val="none" w:sz="0" w:space="0" w:color="auto"/>
        <w:left w:val="none" w:sz="0" w:space="0" w:color="auto"/>
        <w:bottom w:val="none" w:sz="0" w:space="0" w:color="auto"/>
        <w:right w:val="none" w:sz="0" w:space="0" w:color="auto"/>
      </w:divBdr>
    </w:div>
    <w:div w:id="303317957">
      <w:marLeft w:val="0"/>
      <w:marRight w:val="0"/>
      <w:marTop w:val="0"/>
      <w:marBottom w:val="0"/>
      <w:divBdr>
        <w:top w:val="none" w:sz="0" w:space="0" w:color="auto"/>
        <w:left w:val="none" w:sz="0" w:space="0" w:color="auto"/>
        <w:bottom w:val="none" w:sz="0" w:space="0" w:color="auto"/>
        <w:right w:val="none" w:sz="0" w:space="0" w:color="auto"/>
      </w:divBdr>
    </w:div>
    <w:div w:id="303319895">
      <w:marLeft w:val="0"/>
      <w:marRight w:val="0"/>
      <w:marTop w:val="0"/>
      <w:marBottom w:val="0"/>
      <w:divBdr>
        <w:top w:val="none" w:sz="0" w:space="0" w:color="auto"/>
        <w:left w:val="none" w:sz="0" w:space="0" w:color="auto"/>
        <w:bottom w:val="none" w:sz="0" w:space="0" w:color="auto"/>
        <w:right w:val="none" w:sz="0" w:space="0" w:color="auto"/>
      </w:divBdr>
    </w:div>
    <w:div w:id="303389230">
      <w:marLeft w:val="0"/>
      <w:marRight w:val="0"/>
      <w:marTop w:val="0"/>
      <w:marBottom w:val="0"/>
      <w:divBdr>
        <w:top w:val="none" w:sz="0" w:space="0" w:color="auto"/>
        <w:left w:val="none" w:sz="0" w:space="0" w:color="auto"/>
        <w:bottom w:val="none" w:sz="0" w:space="0" w:color="auto"/>
        <w:right w:val="none" w:sz="0" w:space="0" w:color="auto"/>
      </w:divBdr>
    </w:div>
    <w:div w:id="303432749">
      <w:marLeft w:val="0"/>
      <w:marRight w:val="0"/>
      <w:marTop w:val="0"/>
      <w:marBottom w:val="0"/>
      <w:divBdr>
        <w:top w:val="none" w:sz="0" w:space="0" w:color="auto"/>
        <w:left w:val="none" w:sz="0" w:space="0" w:color="auto"/>
        <w:bottom w:val="none" w:sz="0" w:space="0" w:color="auto"/>
        <w:right w:val="none" w:sz="0" w:space="0" w:color="auto"/>
      </w:divBdr>
    </w:div>
    <w:div w:id="303463704">
      <w:marLeft w:val="0"/>
      <w:marRight w:val="0"/>
      <w:marTop w:val="0"/>
      <w:marBottom w:val="0"/>
      <w:divBdr>
        <w:top w:val="none" w:sz="0" w:space="0" w:color="auto"/>
        <w:left w:val="none" w:sz="0" w:space="0" w:color="auto"/>
        <w:bottom w:val="none" w:sz="0" w:space="0" w:color="auto"/>
        <w:right w:val="none" w:sz="0" w:space="0" w:color="auto"/>
      </w:divBdr>
    </w:div>
    <w:div w:id="303512595">
      <w:marLeft w:val="0"/>
      <w:marRight w:val="0"/>
      <w:marTop w:val="0"/>
      <w:marBottom w:val="0"/>
      <w:divBdr>
        <w:top w:val="none" w:sz="0" w:space="0" w:color="auto"/>
        <w:left w:val="none" w:sz="0" w:space="0" w:color="auto"/>
        <w:bottom w:val="none" w:sz="0" w:space="0" w:color="auto"/>
        <w:right w:val="none" w:sz="0" w:space="0" w:color="auto"/>
      </w:divBdr>
    </w:div>
    <w:div w:id="303584509">
      <w:marLeft w:val="0"/>
      <w:marRight w:val="0"/>
      <w:marTop w:val="0"/>
      <w:marBottom w:val="0"/>
      <w:divBdr>
        <w:top w:val="none" w:sz="0" w:space="0" w:color="auto"/>
        <w:left w:val="none" w:sz="0" w:space="0" w:color="auto"/>
        <w:bottom w:val="none" w:sz="0" w:space="0" w:color="auto"/>
        <w:right w:val="none" w:sz="0" w:space="0" w:color="auto"/>
      </w:divBdr>
    </w:div>
    <w:div w:id="303585653">
      <w:marLeft w:val="0"/>
      <w:marRight w:val="0"/>
      <w:marTop w:val="0"/>
      <w:marBottom w:val="0"/>
      <w:divBdr>
        <w:top w:val="none" w:sz="0" w:space="0" w:color="auto"/>
        <w:left w:val="none" w:sz="0" w:space="0" w:color="auto"/>
        <w:bottom w:val="none" w:sz="0" w:space="0" w:color="auto"/>
        <w:right w:val="none" w:sz="0" w:space="0" w:color="auto"/>
      </w:divBdr>
    </w:div>
    <w:div w:id="303778645">
      <w:marLeft w:val="0"/>
      <w:marRight w:val="0"/>
      <w:marTop w:val="0"/>
      <w:marBottom w:val="0"/>
      <w:divBdr>
        <w:top w:val="none" w:sz="0" w:space="0" w:color="auto"/>
        <w:left w:val="none" w:sz="0" w:space="0" w:color="auto"/>
        <w:bottom w:val="none" w:sz="0" w:space="0" w:color="auto"/>
        <w:right w:val="none" w:sz="0" w:space="0" w:color="auto"/>
      </w:divBdr>
    </w:div>
    <w:div w:id="303779309">
      <w:marLeft w:val="0"/>
      <w:marRight w:val="0"/>
      <w:marTop w:val="0"/>
      <w:marBottom w:val="0"/>
      <w:divBdr>
        <w:top w:val="none" w:sz="0" w:space="0" w:color="auto"/>
        <w:left w:val="none" w:sz="0" w:space="0" w:color="auto"/>
        <w:bottom w:val="none" w:sz="0" w:space="0" w:color="auto"/>
        <w:right w:val="none" w:sz="0" w:space="0" w:color="auto"/>
      </w:divBdr>
    </w:div>
    <w:div w:id="303825500">
      <w:marLeft w:val="0"/>
      <w:marRight w:val="0"/>
      <w:marTop w:val="0"/>
      <w:marBottom w:val="0"/>
      <w:divBdr>
        <w:top w:val="none" w:sz="0" w:space="0" w:color="auto"/>
        <w:left w:val="none" w:sz="0" w:space="0" w:color="auto"/>
        <w:bottom w:val="none" w:sz="0" w:space="0" w:color="auto"/>
        <w:right w:val="none" w:sz="0" w:space="0" w:color="auto"/>
      </w:divBdr>
    </w:div>
    <w:div w:id="303893829">
      <w:marLeft w:val="0"/>
      <w:marRight w:val="0"/>
      <w:marTop w:val="0"/>
      <w:marBottom w:val="0"/>
      <w:divBdr>
        <w:top w:val="none" w:sz="0" w:space="0" w:color="auto"/>
        <w:left w:val="none" w:sz="0" w:space="0" w:color="auto"/>
        <w:bottom w:val="none" w:sz="0" w:space="0" w:color="auto"/>
        <w:right w:val="none" w:sz="0" w:space="0" w:color="auto"/>
      </w:divBdr>
    </w:div>
    <w:div w:id="303894404">
      <w:marLeft w:val="0"/>
      <w:marRight w:val="0"/>
      <w:marTop w:val="0"/>
      <w:marBottom w:val="0"/>
      <w:divBdr>
        <w:top w:val="none" w:sz="0" w:space="0" w:color="auto"/>
        <w:left w:val="none" w:sz="0" w:space="0" w:color="auto"/>
        <w:bottom w:val="none" w:sz="0" w:space="0" w:color="auto"/>
        <w:right w:val="none" w:sz="0" w:space="0" w:color="auto"/>
      </w:divBdr>
    </w:div>
    <w:div w:id="303968579">
      <w:marLeft w:val="0"/>
      <w:marRight w:val="0"/>
      <w:marTop w:val="0"/>
      <w:marBottom w:val="0"/>
      <w:divBdr>
        <w:top w:val="none" w:sz="0" w:space="0" w:color="auto"/>
        <w:left w:val="none" w:sz="0" w:space="0" w:color="auto"/>
        <w:bottom w:val="none" w:sz="0" w:space="0" w:color="auto"/>
        <w:right w:val="none" w:sz="0" w:space="0" w:color="auto"/>
      </w:divBdr>
    </w:div>
    <w:div w:id="303971538">
      <w:marLeft w:val="0"/>
      <w:marRight w:val="0"/>
      <w:marTop w:val="0"/>
      <w:marBottom w:val="0"/>
      <w:divBdr>
        <w:top w:val="none" w:sz="0" w:space="0" w:color="auto"/>
        <w:left w:val="none" w:sz="0" w:space="0" w:color="auto"/>
        <w:bottom w:val="none" w:sz="0" w:space="0" w:color="auto"/>
        <w:right w:val="none" w:sz="0" w:space="0" w:color="auto"/>
      </w:divBdr>
    </w:div>
    <w:div w:id="304048149">
      <w:marLeft w:val="0"/>
      <w:marRight w:val="0"/>
      <w:marTop w:val="0"/>
      <w:marBottom w:val="0"/>
      <w:divBdr>
        <w:top w:val="none" w:sz="0" w:space="0" w:color="auto"/>
        <w:left w:val="none" w:sz="0" w:space="0" w:color="auto"/>
        <w:bottom w:val="none" w:sz="0" w:space="0" w:color="auto"/>
        <w:right w:val="none" w:sz="0" w:space="0" w:color="auto"/>
      </w:divBdr>
    </w:div>
    <w:div w:id="304093081">
      <w:marLeft w:val="0"/>
      <w:marRight w:val="0"/>
      <w:marTop w:val="0"/>
      <w:marBottom w:val="0"/>
      <w:divBdr>
        <w:top w:val="none" w:sz="0" w:space="0" w:color="auto"/>
        <w:left w:val="none" w:sz="0" w:space="0" w:color="auto"/>
        <w:bottom w:val="none" w:sz="0" w:space="0" w:color="auto"/>
        <w:right w:val="none" w:sz="0" w:space="0" w:color="auto"/>
      </w:divBdr>
    </w:div>
    <w:div w:id="304164064">
      <w:marLeft w:val="0"/>
      <w:marRight w:val="0"/>
      <w:marTop w:val="0"/>
      <w:marBottom w:val="0"/>
      <w:divBdr>
        <w:top w:val="none" w:sz="0" w:space="0" w:color="auto"/>
        <w:left w:val="none" w:sz="0" w:space="0" w:color="auto"/>
        <w:bottom w:val="none" w:sz="0" w:space="0" w:color="auto"/>
        <w:right w:val="none" w:sz="0" w:space="0" w:color="auto"/>
      </w:divBdr>
    </w:div>
    <w:div w:id="304238569">
      <w:marLeft w:val="0"/>
      <w:marRight w:val="0"/>
      <w:marTop w:val="0"/>
      <w:marBottom w:val="0"/>
      <w:divBdr>
        <w:top w:val="none" w:sz="0" w:space="0" w:color="auto"/>
        <w:left w:val="none" w:sz="0" w:space="0" w:color="auto"/>
        <w:bottom w:val="none" w:sz="0" w:space="0" w:color="auto"/>
        <w:right w:val="none" w:sz="0" w:space="0" w:color="auto"/>
      </w:divBdr>
    </w:div>
    <w:div w:id="304354260">
      <w:marLeft w:val="0"/>
      <w:marRight w:val="0"/>
      <w:marTop w:val="0"/>
      <w:marBottom w:val="0"/>
      <w:divBdr>
        <w:top w:val="none" w:sz="0" w:space="0" w:color="auto"/>
        <w:left w:val="none" w:sz="0" w:space="0" w:color="auto"/>
        <w:bottom w:val="none" w:sz="0" w:space="0" w:color="auto"/>
        <w:right w:val="none" w:sz="0" w:space="0" w:color="auto"/>
      </w:divBdr>
    </w:div>
    <w:div w:id="304362786">
      <w:marLeft w:val="0"/>
      <w:marRight w:val="0"/>
      <w:marTop w:val="0"/>
      <w:marBottom w:val="0"/>
      <w:divBdr>
        <w:top w:val="none" w:sz="0" w:space="0" w:color="auto"/>
        <w:left w:val="none" w:sz="0" w:space="0" w:color="auto"/>
        <w:bottom w:val="none" w:sz="0" w:space="0" w:color="auto"/>
        <w:right w:val="none" w:sz="0" w:space="0" w:color="auto"/>
      </w:divBdr>
    </w:div>
    <w:div w:id="304430639">
      <w:marLeft w:val="0"/>
      <w:marRight w:val="0"/>
      <w:marTop w:val="0"/>
      <w:marBottom w:val="0"/>
      <w:divBdr>
        <w:top w:val="none" w:sz="0" w:space="0" w:color="auto"/>
        <w:left w:val="none" w:sz="0" w:space="0" w:color="auto"/>
        <w:bottom w:val="none" w:sz="0" w:space="0" w:color="auto"/>
        <w:right w:val="none" w:sz="0" w:space="0" w:color="auto"/>
      </w:divBdr>
    </w:div>
    <w:div w:id="304553944">
      <w:marLeft w:val="0"/>
      <w:marRight w:val="0"/>
      <w:marTop w:val="0"/>
      <w:marBottom w:val="0"/>
      <w:divBdr>
        <w:top w:val="none" w:sz="0" w:space="0" w:color="auto"/>
        <w:left w:val="none" w:sz="0" w:space="0" w:color="auto"/>
        <w:bottom w:val="none" w:sz="0" w:space="0" w:color="auto"/>
        <w:right w:val="none" w:sz="0" w:space="0" w:color="auto"/>
      </w:divBdr>
    </w:div>
    <w:div w:id="304625659">
      <w:marLeft w:val="0"/>
      <w:marRight w:val="0"/>
      <w:marTop w:val="0"/>
      <w:marBottom w:val="0"/>
      <w:divBdr>
        <w:top w:val="none" w:sz="0" w:space="0" w:color="auto"/>
        <w:left w:val="none" w:sz="0" w:space="0" w:color="auto"/>
        <w:bottom w:val="none" w:sz="0" w:space="0" w:color="auto"/>
        <w:right w:val="none" w:sz="0" w:space="0" w:color="auto"/>
      </w:divBdr>
    </w:div>
    <w:div w:id="304627984">
      <w:marLeft w:val="0"/>
      <w:marRight w:val="0"/>
      <w:marTop w:val="0"/>
      <w:marBottom w:val="0"/>
      <w:divBdr>
        <w:top w:val="none" w:sz="0" w:space="0" w:color="auto"/>
        <w:left w:val="none" w:sz="0" w:space="0" w:color="auto"/>
        <w:bottom w:val="none" w:sz="0" w:space="0" w:color="auto"/>
        <w:right w:val="none" w:sz="0" w:space="0" w:color="auto"/>
      </w:divBdr>
    </w:div>
    <w:div w:id="304701154">
      <w:marLeft w:val="0"/>
      <w:marRight w:val="0"/>
      <w:marTop w:val="0"/>
      <w:marBottom w:val="0"/>
      <w:divBdr>
        <w:top w:val="none" w:sz="0" w:space="0" w:color="auto"/>
        <w:left w:val="none" w:sz="0" w:space="0" w:color="auto"/>
        <w:bottom w:val="none" w:sz="0" w:space="0" w:color="auto"/>
        <w:right w:val="none" w:sz="0" w:space="0" w:color="auto"/>
      </w:divBdr>
    </w:div>
    <w:div w:id="304703245">
      <w:marLeft w:val="0"/>
      <w:marRight w:val="0"/>
      <w:marTop w:val="0"/>
      <w:marBottom w:val="0"/>
      <w:divBdr>
        <w:top w:val="none" w:sz="0" w:space="0" w:color="auto"/>
        <w:left w:val="none" w:sz="0" w:space="0" w:color="auto"/>
        <w:bottom w:val="none" w:sz="0" w:space="0" w:color="auto"/>
        <w:right w:val="none" w:sz="0" w:space="0" w:color="auto"/>
      </w:divBdr>
    </w:div>
    <w:div w:id="304704484">
      <w:marLeft w:val="0"/>
      <w:marRight w:val="0"/>
      <w:marTop w:val="0"/>
      <w:marBottom w:val="0"/>
      <w:divBdr>
        <w:top w:val="none" w:sz="0" w:space="0" w:color="auto"/>
        <w:left w:val="none" w:sz="0" w:space="0" w:color="auto"/>
        <w:bottom w:val="none" w:sz="0" w:space="0" w:color="auto"/>
        <w:right w:val="none" w:sz="0" w:space="0" w:color="auto"/>
      </w:divBdr>
    </w:div>
    <w:div w:id="304743681">
      <w:bodyDiv w:val="1"/>
      <w:marLeft w:val="0"/>
      <w:marRight w:val="0"/>
      <w:marTop w:val="0"/>
      <w:marBottom w:val="0"/>
      <w:divBdr>
        <w:top w:val="none" w:sz="0" w:space="0" w:color="auto"/>
        <w:left w:val="none" w:sz="0" w:space="0" w:color="auto"/>
        <w:bottom w:val="none" w:sz="0" w:space="0" w:color="auto"/>
        <w:right w:val="none" w:sz="0" w:space="0" w:color="auto"/>
      </w:divBdr>
    </w:div>
    <w:div w:id="304744339">
      <w:marLeft w:val="0"/>
      <w:marRight w:val="0"/>
      <w:marTop w:val="0"/>
      <w:marBottom w:val="0"/>
      <w:divBdr>
        <w:top w:val="none" w:sz="0" w:space="0" w:color="auto"/>
        <w:left w:val="none" w:sz="0" w:space="0" w:color="auto"/>
        <w:bottom w:val="none" w:sz="0" w:space="0" w:color="auto"/>
        <w:right w:val="none" w:sz="0" w:space="0" w:color="auto"/>
      </w:divBdr>
    </w:div>
    <w:div w:id="304773549">
      <w:marLeft w:val="0"/>
      <w:marRight w:val="0"/>
      <w:marTop w:val="0"/>
      <w:marBottom w:val="0"/>
      <w:divBdr>
        <w:top w:val="none" w:sz="0" w:space="0" w:color="auto"/>
        <w:left w:val="none" w:sz="0" w:space="0" w:color="auto"/>
        <w:bottom w:val="none" w:sz="0" w:space="0" w:color="auto"/>
        <w:right w:val="none" w:sz="0" w:space="0" w:color="auto"/>
      </w:divBdr>
    </w:div>
    <w:div w:id="304774385">
      <w:marLeft w:val="0"/>
      <w:marRight w:val="0"/>
      <w:marTop w:val="0"/>
      <w:marBottom w:val="0"/>
      <w:divBdr>
        <w:top w:val="none" w:sz="0" w:space="0" w:color="auto"/>
        <w:left w:val="none" w:sz="0" w:space="0" w:color="auto"/>
        <w:bottom w:val="none" w:sz="0" w:space="0" w:color="auto"/>
        <w:right w:val="none" w:sz="0" w:space="0" w:color="auto"/>
      </w:divBdr>
    </w:div>
    <w:div w:id="304895305">
      <w:marLeft w:val="0"/>
      <w:marRight w:val="0"/>
      <w:marTop w:val="0"/>
      <w:marBottom w:val="0"/>
      <w:divBdr>
        <w:top w:val="none" w:sz="0" w:space="0" w:color="auto"/>
        <w:left w:val="none" w:sz="0" w:space="0" w:color="auto"/>
        <w:bottom w:val="none" w:sz="0" w:space="0" w:color="auto"/>
        <w:right w:val="none" w:sz="0" w:space="0" w:color="auto"/>
      </w:divBdr>
    </w:div>
    <w:div w:id="304971542">
      <w:marLeft w:val="0"/>
      <w:marRight w:val="0"/>
      <w:marTop w:val="0"/>
      <w:marBottom w:val="0"/>
      <w:divBdr>
        <w:top w:val="none" w:sz="0" w:space="0" w:color="auto"/>
        <w:left w:val="none" w:sz="0" w:space="0" w:color="auto"/>
        <w:bottom w:val="none" w:sz="0" w:space="0" w:color="auto"/>
        <w:right w:val="none" w:sz="0" w:space="0" w:color="auto"/>
      </w:divBdr>
    </w:div>
    <w:div w:id="305010903">
      <w:marLeft w:val="0"/>
      <w:marRight w:val="0"/>
      <w:marTop w:val="0"/>
      <w:marBottom w:val="0"/>
      <w:divBdr>
        <w:top w:val="none" w:sz="0" w:space="0" w:color="auto"/>
        <w:left w:val="none" w:sz="0" w:space="0" w:color="auto"/>
        <w:bottom w:val="none" w:sz="0" w:space="0" w:color="auto"/>
        <w:right w:val="none" w:sz="0" w:space="0" w:color="auto"/>
      </w:divBdr>
    </w:div>
    <w:div w:id="305015746">
      <w:marLeft w:val="0"/>
      <w:marRight w:val="0"/>
      <w:marTop w:val="0"/>
      <w:marBottom w:val="0"/>
      <w:divBdr>
        <w:top w:val="none" w:sz="0" w:space="0" w:color="auto"/>
        <w:left w:val="none" w:sz="0" w:space="0" w:color="auto"/>
        <w:bottom w:val="none" w:sz="0" w:space="0" w:color="auto"/>
        <w:right w:val="none" w:sz="0" w:space="0" w:color="auto"/>
      </w:divBdr>
    </w:div>
    <w:div w:id="305091314">
      <w:marLeft w:val="0"/>
      <w:marRight w:val="0"/>
      <w:marTop w:val="0"/>
      <w:marBottom w:val="0"/>
      <w:divBdr>
        <w:top w:val="none" w:sz="0" w:space="0" w:color="auto"/>
        <w:left w:val="none" w:sz="0" w:space="0" w:color="auto"/>
        <w:bottom w:val="none" w:sz="0" w:space="0" w:color="auto"/>
        <w:right w:val="none" w:sz="0" w:space="0" w:color="auto"/>
      </w:divBdr>
    </w:div>
    <w:div w:id="305159520">
      <w:marLeft w:val="0"/>
      <w:marRight w:val="0"/>
      <w:marTop w:val="0"/>
      <w:marBottom w:val="0"/>
      <w:divBdr>
        <w:top w:val="none" w:sz="0" w:space="0" w:color="auto"/>
        <w:left w:val="none" w:sz="0" w:space="0" w:color="auto"/>
        <w:bottom w:val="none" w:sz="0" w:space="0" w:color="auto"/>
        <w:right w:val="none" w:sz="0" w:space="0" w:color="auto"/>
      </w:divBdr>
    </w:div>
    <w:div w:id="305164304">
      <w:bodyDiv w:val="1"/>
      <w:marLeft w:val="0"/>
      <w:marRight w:val="0"/>
      <w:marTop w:val="0"/>
      <w:marBottom w:val="0"/>
      <w:divBdr>
        <w:top w:val="none" w:sz="0" w:space="0" w:color="auto"/>
        <w:left w:val="none" w:sz="0" w:space="0" w:color="auto"/>
        <w:bottom w:val="none" w:sz="0" w:space="0" w:color="auto"/>
        <w:right w:val="none" w:sz="0" w:space="0" w:color="auto"/>
      </w:divBdr>
    </w:div>
    <w:div w:id="305164735">
      <w:marLeft w:val="0"/>
      <w:marRight w:val="0"/>
      <w:marTop w:val="0"/>
      <w:marBottom w:val="0"/>
      <w:divBdr>
        <w:top w:val="none" w:sz="0" w:space="0" w:color="auto"/>
        <w:left w:val="none" w:sz="0" w:space="0" w:color="auto"/>
        <w:bottom w:val="none" w:sz="0" w:space="0" w:color="auto"/>
        <w:right w:val="none" w:sz="0" w:space="0" w:color="auto"/>
      </w:divBdr>
    </w:div>
    <w:div w:id="305164996">
      <w:bodyDiv w:val="1"/>
      <w:marLeft w:val="0"/>
      <w:marRight w:val="0"/>
      <w:marTop w:val="0"/>
      <w:marBottom w:val="0"/>
      <w:divBdr>
        <w:top w:val="none" w:sz="0" w:space="0" w:color="auto"/>
        <w:left w:val="none" w:sz="0" w:space="0" w:color="auto"/>
        <w:bottom w:val="none" w:sz="0" w:space="0" w:color="auto"/>
        <w:right w:val="none" w:sz="0" w:space="0" w:color="auto"/>
      </w:divBdr>
    </w:div>
    <w:div w:id="305202391">
      <w:marLeft w:val="480"/>
      <w:marRight w:val="0"/>
      <w:marTop w:val="0"/>
      <w:marBottom w:val="0"/>
      <w:divBdr>
        <w:top w:val="none" w:sz="0" w:space="0" w:color="auto"/>
        <w:left w:val="none" w:sz="0" w:space="0" w:color="auto"/>
        <w:bottom w:val="none" w:sz="0" w:space="0" w:color="auto"/>
        <w:right w:val="none" w:sz="0" w:space="0" w:color="auto"/>
      </w:divBdr>
    </w:div>
    <w:div w:id="305205594">
      <w:marLeft w:val="0"/>
      <w:marRight w:val="0"/>
      <w:marTop w:val="0"/>
      <w:marBottom w:val="0"/>
      <w:divBdr>
        <w:top w:val="none" w:sz="0" w:space="0" w:color="auto"/>
        <w:left w:val="none" w:sz="0" w:space="0" w:color="auto"/>
        <w:bottom w:val="none" w:sz="0" w:space="0" w:color="auto"/>
        <w:right w:val="none" w:sz="0" w:space="0" w:color="auto"/>
      </w:divBdr>
    </w:div>
    <w:div w:id="305283037">
      <w:marLeft w:val="0"/>
      <w:marRight w:val="0"/>
      <w:marTop w:val="0"/>
      <w:marBottom w:val="0"/>
      <w:divBdr>
        <w:top w:val="none" w:sz="0" w:space="0" w:color="auto"/>
        <w:left w:val="none" w:sz="0" w:space="0" w:color="auto"/>
        <w:bottom w:val="none" w:sz="0" w:space="0" w:color="auto"/>
        <w:right w:val="none" w:sz="0" w:space="0" w:color="auto"/>
      </w:divBdr>
    </w:div>
    <w:div w:id="305401340">
      <w:marLeft w:val="0"/>
      <w:marRight w:val="0"/>
      <w:marTop w:val="0"/>
      <w:marBottom w:val="0"/>
      <w:divBdr>
        <w:top w:val="none" w:sz="0" w:space="0" w:color="auto"/>
        <w:left w:val="none" w:sz="0" w:space="0" w:color="auto"/>
        <w:bottom w:val="none" w:sz="0" w:space="0" w:color="auto"/>
        <w:right w:val="none" w:sz="0" w:space="0" w:color="auto"/>
      </w:divBdr>
    </w:div>
    <w:div w:id="305473312">
      <w:marLeft w:val="0"/>
      <w:marRight w:val="0"/>
      <w:marTop w:val="0"/>
      <w:marBottom w:val="0"/>
      <w:divBdr>
        <w:top w:val="none" w:sz="0" w:space="0" w:color="auto"/>
        <w:left w:val="none" w:sz="0" w:space="0" w:color="auto"/>
        <w:bottom w:val="none" w:sz="0" w:space="0" w:color="auto"/>
        <w:right w:val="none" w:sz="0" w:space="0" w:color="auto"/>
      </w:divBdr>
    </w:div>
    <w:div w:id="305549314">
      <w:marLeft w:val="0"/>
      <w:marRight w:val="0"/>
      <w:marTop w:val="0"/>
      <w:marBottom w:val="0"/>
      <w:divBdr>
        <w:top w:val="none" w:sz="0" w:space="0" w:color="auto"/>
        <w:left w:val="none" w:sz="0" w:space="0" w:color="auto"/>
        <w:bottom w:val="none" w:sz="0" w:space="0" w:color="auto"/>
        <w:right w:val="none" w:sz="0" w:space="0" w:color="auto"/>
      </w:divBdr>
    </w:div>
    <w:div w:id="305554354">
      <w:marLeft w:val="0"/>
      <w:marRight w:val="0"/>
      <w:marTop w:val="0"/>
      <w:marBottom w:val="0"/>
      <w:divBdr>
        <w:top w:val="none" w:sz="0" w:space="0" w:color="auto"/>
        <w:left w:val="none" w:sz="0" w:space="0" w:color="auto"/>
        <w:bottom w:val="none" w:sz="0" w:space="0" w:color="auto"/>
        <w:right w:val="none" w:sz="0" w:space="0" w:color="auto"/>
      </w:divBdr>
    </w:div>
    <w:div w:id="305665486">
      <w:marLeft w:val="0"/>
      <w:marRight w:val="0"/>
      <w:marTop w:val="0"/>
      <w:marBottom w:val="0"/>
      <w:divBdr>
        <w:top w:val="none" w:sz="0" w:space="0" w:color="auto"/>
        <w:left w:val="none" w:sz="0" w:space="0" w:color="auto"/>
        <w:bottom w:val="none" w:sz="0" w:space="0" w:color="auto"/>
        <w:right w:val="none" w:sz="0" w:space="0" w:color="auto"/>
      </w:divBdr>
    </w:div>
    <w:div w:id="305671596">
      <w:marLeft w:val="0"/>
      <w:marRight w:val="0"/>
      <w:marTop w:val="0"/>
      <w:marBottom w:val="0"/>
      <w:divBdr>
        <w:top w:val="none" w:sz="0" w:space="0" w:color="auto"/>
        <w:left w:val="none" w:sz="0" w:space="0" w:color="auto"/>
        <w:bottom w:val="none" w:sz="0" w:space="0" w:color="auto"/>
        <w:right w:val="none" w:sz="0" w:space="0" w:color="auto"/>
      </w:divBdr>
    </w:div>
    <w:div w:id="305672250">
      <w:marLeft w:val="0"/>
      <w:marRight w:val="0"/>
      <w:marTop w:val="0"/>
      <w:marBottom w:val="0"/>
      <w:divBdr>
        <w:top w:val="none" w:sz="0" w:space="0" w:color="auto"/>
        <w:left w:val="none" w:sz="0" w:space="0" w:color="auto"/>
        <w:bottom w:val="none" w:sz="0" w:space="0" w:color="auto"/>
        <w:right w:val="none" w:sz="0" w:space="0" w:color="auto"/>
      </w:divBdr>
    </w:div>
    <w:div w:id="305742409">
      <w:marLeft w:val="0"/>
      <w:marRight w:val="0"/>
      <w:marTop w:val="0"/>
      <w:marBottom w:val="0"/>
      <w:divBdr>
        <w:top w:val="none" w:sz="0" w:space="0" w:color="auto"/>
        <w:left w:val="none" w:sz="0" w:space="0" w:color="auto"/>
        <w:bottom w:val="none" w:sz="0" w:space="0" w:color="auto"/>
        <w:right w:val="none" w:sz="0" w:space="0" w:color="auto"/>
      </w:divBdr>
    </w:div>
    <w:div w:id="305858852">
      <w:marLeft w:val="0"/>
      <w:marRight w:val="0"/>
      <w:marTop w:val="0"/>
      <w:marBottom w:val="0"/>
      <w:divBdr>
        <w:top w:val="none" w:sz="0" w:space="0" w:color="auto"/>
        <w:left w:val="none" w:sz="0" w:space="0" w:color="auto"/>
        <w:bottom w:val="none" w:sz="0" w:space="0" w:color="auto"/>
        <w:right w:val="none" w:sz="0" w:space="0" w:color="auto"/>
      </w:divBdr>
    </w:div>
    <w:div w:id="306057666">
      <w:marLeft w:val="0"/>
      <w:marRight w:val="0"/>
      <w:marTop w:val="0"/>
      <w:marBottom w:val="0"/>
      <w:divBdr>
        <w:top w:val="none" w:sz="0" w:space="0" w:color="auto"/>
        <w:left w:val="none" w:sz="0" w:space="0" w:color="auto"/>
        <w:bottom w:val="none" w:sz="0" w:space="0" w:color="auto"/>
        <w:right w:val="none" w:sz="0" w:space="0" w:color="auto"/>
      </w:divBdr>
    </w:div>
    <w:div w:id="306205786">
      <w:marLeft w:val="0"/>
      <w:marRight w:val="0"/>
      <w:marTop w:val="0"/>
      <w:marBottom w:val="0"/>
      <w:divBdr>
        <w:top w:val="none" w:sz="0" w:space="0" w:color="auto"/>
        <w:left w:val="none" w:sz="0" w:space="0" w:color="auto"/>
        <w:bottom w:val="none" w:sz="0" w:space="0" w:color="auto"/>
        <w:right w:val="none" w:sz="0" w:space="0" w:color="auto"/>
      </w:divBdr>
    </w:div>
    <w:div w:id="306209060">
      <w:marLeft w:val="0"/>
      <w:marRight w:val="0"/>
      <w:marTop w:val="0"/>
      <w:marBottom w:val="0"/>
      <w:divBdr>
        <w:top w:val="none" w:sz="0" w:space="0" w:color="auto"/>
        <w:left w:val="none" w:sz="0" w:space="0" w:color="auto"/>
        <w:bottom w:val="none" w:sz="0" w:space="0" w:color="auto"/>
        <w:right w:val="none" w:sz="0" w:space="0" w:color="auto"/>
      </w:divBdr>
    </w:div>
    <w:div w:id="306276508">
      <w:marLeft w:val="0"/>
      <w:marRight w:val="0"/>
      <w:marTop w:val="0"/>
      <w:marBottom w:val="0"/>
      <w:divBdr>
        <w:top w:val="none" w:sz="0" w:space="0" w:color="auto"/>
        <w:left w:val="none" w:sz="0" w:space="0" w:color="auto"/>
        <w:bottom w:val="none" w:sz="0" w:space="0" w:color="auto"/>
        <w:right w:val="none" w:sz="0" w:space="0" w:color="auto"/>
      </w:divBdr>
    </w:div>
    <w:div w:id="306277068">
      <w:marLeft w:val="0"/>
      <w:marRight w:val="0"/>
      <w:marTop w:val="0"/>
      <w:marBottom w:val="0"/>
      <w:divBdr>
        <w:top w:val="none" w:sz="0" w:space="0" w:color="auto"/>
        <w:left w:val="none" w:sz="0" w:space="0" w:color="auto"/>
        <w:bottom w:val="none" w:sz="0" w:space="0" w:color="auto"/>
        <w:right w:val="none" w:sz="0" w:space="0" w:color="auto"/>
      </w:divBdr>
    </w:div>
    <w:div w:id="306324423">
      <w:marLeft w:val="0"/>
      <w:marRight w:val="0"/>
      <w:marTop w:val="0"/>
      <w:marBottom w:val="0"/>
      <w:divBdr>
        <w:top w:val="none" w:sz="0" w:space="0" w:color="auto"/>
        <w:left w:val="none" w:sz="0" w:space="0" w:color="auto"/>
        <w:bottom w:val="none" w:sz="0" w:space="0" w:color="auto"/>
        <w:right w:val="none" w:sz="0" w:space="0" w:color="auto"/>
      </w:divBdr>
    </w:div>
    <w:div w:id="306474232">
      <w:marLeft w:val="0"/>
      <w:marRight w:val="0"/>
      <w:marTop w:val="0"/>
      <w:marBottom w:val="0"/>
      <w:divBdr>
        <w:top w:val="none" w:sz="0" w:space="0" w:color="auto"/>
        <w:left w:val="none" w:sz="0" w:space="0" w:color="auto"/>
        <w:bottom w:val="none" w:sz="0" w:space="0" w:color="auto"/>
        <w:right w:val="none" w:sz="0" w:space="0" w:color="auto"/>
      </w:divBdr>
    </w:div>
    <w:div w:id="306512392">
      <w:marLeft w:val="0"/>
      <w:marRight w:val="0"/>
      <w:marTop w:val="0"/>
      <w:marBottom w:val="0"/>
      <w:divBdr>
        <w:top w:val="none" w:sz="0" w:space="0" w:color="auto"/>
        <w:left w:val="none" w:sz="0" w:space="0" w:color="auto"/>
        <w:bottom w:val="none" w:sz="0" w:space="0" w:color="auto"/>
        <w:right w:val="none" w:sz="0" w:space="0" w:color="auto"/>
      </w:divBdr>
    </w:div>
    <w:div w:id="306512481">
      <w:marLeft w:val="0"/>
      <w:marRight w:val="0"/>
      <w:marTop w:val="0"/>
      <w:marBottom w:val="0"/>
      <w:divBdr>
        <w:top w:val="none" w:sz="0" w:space="0" w:color="auto"/>
        <w:left w:val="none" w:sz="0" w:space="0" w:color="auto"/>
        <w:bottom w:val="none" w:sz="0" w:space="0" w:color="auto"/>
        <w:right w:val="none" w:sz="0" w:space="0" w:color="auto"/>
      </w:divBdr>
    </w:div>
    <w:div w:id="306515676">
      <w:marLeft w:val="0"/>
      <w:marRight w:val="0"/>
      <w:marTop w:val="0"/>
      <w:marBottom w:val="0"/>
      <w:divBdr>
        <w:top w:val="none" w:sz="0" w:space="0" w:color="auto"/>
        <w:left w:val="none" w:sz="0" w:space="0" w:color="auto"/>
        <w:bottom w:val="none" w:sz="0" w:space="0" w:color="auto"/>
        <w:right w:val="none" w:sz="0" w:space="0" w:color="auto"/>
      </w:divBdr>
    </w:div>
    <w:div w:id="306712540">
      <w:bodyDiv w:val="1"/>
      <w:marLeft w:val="0"/>
      <w:marRight w:val="0"/>
      <w:marTop w:val="0"/>
      <w:marBottom w:val="0"/>
      <w:divBdr>
        <w:top w:val="none" w:sz="0" w:space="0" w:color="auto"/>
        <w:left w:val="none" w:sz="0" w:space="0" w:color="auto"/>
        <w:bottom w:val="none" w:sz="0" w:space="0" w:color="auto"/>
        <w:right w:val="none" w:sz="0" w:space="0" w:color="auto"/>
      </w:divBdr>
    </w:div>
    <w:div w:id="306740518">
      <w:marLeft w:val="0"/>
      <w:marRight w:val="0"/>
      <w:marTop w:val="0"/>
      <w:marBottom w:val="0"/>
      <w:divBdr>
        <w:top w:val="none" w:sz="0" w:space="0" w:color="auto"/>
        <w:left w:val="none" w:sz="0" w:space="0" w:color="auto"/>
        <w:bottom w:val="none" w:sz="0" w:space="0" w:color="auto"/>
        <w:right w:val="none" w:sz="0" w:space="0" w:color="auto"/>
      </w:divBdr>
    </w:div>
    <w:div w:id="306860930">
      <w:marLeft w:val="0"/>
      <w:marRight w:val="0"/>
      <w:marTop w:val="0"/>
      <w:marBottom w:val="0"/>
      <w:divBdr>
        <w:top w:val="none" w:sz="0" w:space="0" w:color="auto"/>
        <w:left w:val="none" w:sz="0" w:space="0" w:color="auto"/>
        <w:bottom w:val="none" w:sz="0" w:space="0" w:color="auto"/>
        <w:right w:val="none" w:sz="0" w:space="0" w:color="auto"/>
      </w:divBdr>
    </w:div>
    <w:div w:id="306937121">
      <w:marLeft w:val="0"/>
      <w:marRight w:val="0"/>
      <w:marTop w:val="0"/>
      <w:marBottom w:val="0"/>
      <w:divBdr>
        <w:top w:val="none" w:sz="0" w:space="0" w:color="auto"/>
        <w:left w:val="none" w:sz="0" w:space="0" w:color="auto"/>
        <w:bottom w:val="none" w:sz="0" w:space="0" w:color="auto"/>
        <w:right w:val="none" w:sz="0" w:space="0" w:color="auto"/>
      </w:divBdr>
    </w:div>
    <w:div w:id="307050362">
      <w:marLeft w:val="0"/>
      <w:marRight w:val="0"/>
      <w:marTop w:val="0"/>
      <w:marBottom w:val="0"/>
      <w:divBdr>
        <w:top w:val="none" w:sz="0" w:space="0" w:color="auto"/>
        <w:left w:val="none" w:sz="0" w:space="0" w:color="auto"/>
        <w:bottom w:val="none" w:sz="0" w:space="0" w:color="auto"/>
        <w:right w:val="none" w:sz="0" w:space="0" w:color="auto"/>
      </w:divBdr>
    </w:div>
    <w:div w:id="307170493">
      <w:marLeft w:val="0"/>
      <w:marRight w:val="0"/>
      <w:marTop w:val="0"/>
      <w:marBottom w:val="0"/>
      <w:divBdr>
        <w:top w:val="none" w:sz="0" w:space="0" w:color="auto"/>
        <w:left w:val="none" w:sz="0" w:space="0" w:color="auto"/>
        <w:bottom w:val="none" w:sz="0" w:space="0" w:color="auto"/>
        <w:right w:val="none" w:sz="0" w:space="0" w:color="auto"/>
      </w:divBdr>
    </w:div>
    <w:div w:id="307176651">
      <w:marLeft w:val="0"/>
      <w:marRight w:val="0"/>
      <w:marTop w:val="0"/>
      <w:marBottom w:val="0"/>
      <w:divBdr>
        <w:top w:val="none" w:sz="0" w:space="0" w:color="auto"/>
        <w:left w:val="none" w:sz="0" w:space="0" w:color="auto"/>
        <w:bottom w:val="none" w:sz="0" w:space="0" w:color="auto"/>
        <w:right w:val="none" w:sz="0" w:space="0" w:color="auto"/>
      </w:divBdr>
    </w:div>
    <w:div w:id="307251488">
      <w:marLeft w:val="0"/>
      <w:marRight w:val="0"/>
      <w:marTop w:val="0"/>
      <w:marBottom w:val="0"/>
      <w:divBdr>
        <w:top w:val="none" w:sz="0" w:space="0" w:color="auto"/>
        <w:left w:val="none" w:sz="0" w:space="0" w:color="auto"/>
        <w:bottom w:val="none" w:sz="0" w:space="0" w:color="auto"/>
        <w:right w:val="none" w:sz="0" w:space="0" w:color="auto"/>
      </w:divBdr>
    </w:div>
    <w:div w:id="307320686">
      <w:marLeft w:val="0"/>
      <w:marRight w:val="0"/>
      <w:marTop w:val="0"/>
      <w:marBottom w:val="0"/>
      <w:divBdr>
        <w:top w:val="none" w:sz="0" w:space="0" w:color="auto"/>
        <w:left w:val="none" w:sz="0" w:space="0" w:color="auto"/>
        <w:bottom w:val="none" w:sz="0" w:space="0" w:color="auto"/>
        <w:right w:val="none" w:sz="0" w:space="0" w:color="auto"/>
      </w:divBdr>
    </w:div>
    <w:div w:id="307442571">
      <w:marLeft w:val="0"/>
      <w:marRight w:val="0"/>
      <w:marTop w:val="0"/>
      <w:marBottom w:val="0"/>
      <w:divBdr>
        <w:top w:val="none" w:sz="0" w:space="0" w:color="auto"/>
        <w:left w:val="none" w:sz="0" w:space="0" w:color="auto"/>
        <w:bottom w:val="none" w:sz="0" w:space="0" w:color="auto"/>
        <w:right w:val="none" w:sz="0" w:space="0" w:color="auto"/>
      </w:divBdr>
    </w:div>
    <w:div w:id="307443961">
      <w:marLeft w:val="0"/>
      <w:marRight w:val="0"/>
      <w:marTop w:val="0"/>
      <w:marBottom w:val="0"/>
      <w:divBdr>
        <w:top w:val="none" w:sz="0" w:space="0" w:color="auto"/>
        <w:left w:val="none" w:sz="0" w:space="0" w:color="auto"/>
        <w:bottom w:val="none" w:sz="0" w:space="0" w:color="auto"/>
        <w:right w:val="none" w:sz="0" w:space="0" w:color="auto"/>
      </w:divBdr>
    </w:div>
    <w:div w:id="307514298">
      <w:marLeft w:val="0"/>
      <w:marRight w:val="0"/>
      <w:marTop w:val="0"/>
      <w:marBottom w:val="0"/>
      <w:divBdr>
        <w:top w:val="none" w:sz="0" w:space="0" w:color="auto"/>
        <w:left w:val="none" w:sz="0" w:space="0" w:color="auto"/>
        <w:bottom w:val="none" w:sz="0" w:space="0" w:color="auto"/>
        <w:right w:val="none" w:sz="0" w:space="0" w:color="auto"/>
      </w:divBdr>
    </w:div>
    <w:div w:id="307590658">
      <w:marLeft w:val="0"/>
      <w:marRight w:val="0"/>
      <w:marTop w:val="0"/>
      <w:marBottom w:val="0"/>
      <w:divBdr>
        <w:top w:val="none" w:sz="0" w:space="0" w:color="auto"/>
        <w:left w:val="none" w:sz="0" w:space="0" w:color="auto"/>
        <w:bottom w:val="none" w:sz="0" w:space="0" w:color="auto"/>
        <w:right w:val="none" w:sz="0" w:space="0" w:color="auto"/>
      </w:divBdr>
    </w:div>
    <w:div w:id="307636723">
      <w:marLeft w:val="0"/>
      <w:marRight w:val="0"/>
      <w:marTop w:val="0"/>
      <w:marBottom w:val="0"/>
      <w:divBdr>
        <w:top w:val="none" w:sz="0" w:space="0" w:color="auto"/>
        <w:left w:val="none" w:sz="0" w:space="0" w:color="auto"/>
        <w:bottom w:val="none" w:sz="0" w:space="0" w:color="auto"/>
        <w:right w:val="none" w:sz="0" w:space="0" w:color="auto"/>
      </w:divBdr>
    </w:div>
    <w:div w:id="307789309">
      <w:marLeft w:val="0"/>
      <w:marRight w:val="0"/>
      <w:marTop w:val="0"/>
      <w:marBottom w:val="0"/>
      <w:divBdr>
        <w:top w:val="none" w:sz="0" w:space="0" w:color="auto"/>
        <w:left w:val="none" w:sz="0" w:space="0" w:color="auto"/>
        <w:bottom w:val="none" w:sz="0" w:space="0" w:color="auto"/>
        <w:right w:val="none" w:sz="0" w:space="0" w:color="auto"/>
      </w:divBdr>
    </w:div>
    <w:div w:id="307823412">
      <w:marLeft w:val="0"/>
      <w:marRight w:val="0"/>
      <w:marTop w:val="0"/>
      <w:marBottom w:val="0"/>
      <w:divBdr>
        <w:top w:val="none" w:sz="0" w:space="0" w:color="auto"/>
        <w:left w:val="none" w:sz="0" w:space="0" w:color="auto"/>
        <w:bottom w:val="none" w:sz="0" w:space="0" w:color="auto"/>
        <w:right w:val="none" w:sz="0" w:space="0" w:color="auto"/>
      </w:divBdr>
    </w:div>
    <w:div w:id="307823918">
      <w:marLeft w:val="0"/>
      <w:marRight w:val="0"/>
      <w:marTop w:val="0"/>
      <w:marBottom w:val="0"/>
      <w:divBdr>
        <w:top w:val="none" w:sz="0" w:space="0" w:color="auto"/>
        <w:left w:val="none" w:sz="0" w:space="0" w:color="auto"/>
        <w:bottom w:val="none" w:sz="0" w:space="0" w:color="auto"/>
        <w:right w:val="none" w:sz="0" w:space="0" w:color="auto"/>
      </w:divBdr>
    </w:div>
    <w:div w:id="307973990">
      <w:marLeft w:val="0"/>
      <w:marRight w:val="0"/>
      <w:marTop w:val="0"/>
      <w:marBottom w:val="0"/>
      <w:divBdr>
        <w:top w:val="none" w:sz="0" w:space="0" w:color="auto"/>
        <w:left w:val="none" w:sz="0" w:space="0" w:color="auto"/>
        <w:bottom w:val="none" w:sz="0" w:space="0" w:color="auto"/>
        <w:right w:val="none" w:sz="0" w:space="0" w:color="auto"/>
      </w:divBdr>
    </w:div>
    <w:div w:id="308050030">
      <w:marLeft w:val="0"/>
      <w:marRight w:val="0"/>
      <w:marTop w:val="0"/>
      <w:marBottom w:val="0"/>
      <w:divBdr>
        <w:top w:val="none" w:sz="0" w:space="0" w:color="auto"/>
        <w:left w:val="none" w:sz="0" w:space="0" w:color="auto"/>
        <w:bottom w:val="none" w:sz="0" w:space="0" w:color="auto"/>
        <w:right w:val="none" w:sz="0" w:space="0" w:color="auto"/>
      </w:divBdr>
    </w:div>
    <w:div w:id="308050097">
      <w:marLeft w:val="0"/>
      <w:marRight w:val="0"/>
      <w:marTop w:val="0"/>
      <w:marBottom w:val="0"/>
      <w:divBdr>
        <w:top w:val="none" w:sz="0" w:space="0" w:color="auto"/>
        <w:left w:val="none" w:sz="0" w:space="0" w:color="auto"/>
        <w:bottom w:val="none" w:sz="0" w:space="0" w:color="auto"/>
        <w:right w:val="none" w:sz="0" w:space="0" w:color="auto"/>
      </w:divBdr>
    </w:div>
    <w:div w:id="308050850">
      <w:marLeft w:val="0"/>
      <w:marRight w:val="0"/>
      <w:marTop w:val="0"/>
      <w:marBottom w:val="0"/>
      <w:divBdr>
        <w:top w:val="none" w:sz="0" w:space="0" w:color="auto"/>
        <w:left w:val="none" w:sz="0" w:space="0" w:color="auto"/>
        <w:bottom w:val="none" w:sz="0" w:space="0" w:color="auto"/>
        <w:right w:val="none" w:sz="0" w:space="0" w:color="auto"/>
      </w:divBdr>
    </w:div>
    <w:div w:id="308175839">
      <w:marLeft w:val="0"/>
      <w:marRight w:val="0"/>
      <w:marTop w:val="0"/>
      <w:marBottom w:val="0"/>
      <w:divBdr>
        <w:top w:val="none" w:sz="0" w:space="0" w:color="auto"/>
        <w:left w:val="none" w:sz="0" w:space="0" w:color="auto"/>
        <w:bottom w:val="none" w:sz="0" w:space="0" w:color="auto"/>
        <w:right w:val="none" w:sz="0" w:space="0" w:color="auto"/>
      </w:divBdr>
    </w:div>
    <w:div w:id="308247635">
      <w:marLeft w:val="0"/>
      <w:marRight w:val="0"/>
      <w:marTop w:val="0"/>
      <w:marBottom w:val="0"/>
      <w:divBdr>
        <w:top w:val="none" w:sz="0" w:space="0" w:color="auto"/>
        <w:left w:val="none" w:sz="0" w:space="0" w:color="auto"/>
        <w:bottom w:val="none" w:sz="0" w:space="0" w:color="auto"/>
        <w:right w:val="none" w:sz="0" w:space="0" w:color="auto"/>
      </w:divBdr>
    </w:div>
    <w:div w:id="308293711">
      <w:marLeft w:val="0"/>
      <w:marRight w:val="0"/>
      <w:marTop w:val="0"/>
      <w:marBottom w:val="0"/>
      <w:divBdr>
        <w:top w:val="none" w:sz="0" w:space="0" w:color="auto"/>
        <w:left w:val="none" w:sz="0" w:space="0" w:color="auto"/>
        <w:bottom w:val="none" w:sz="0" w:space="0" w:color="auto"/>
        <w:right w:val="none" w:sz="0" w:space="0" w:color="auto"/>
      </w:divBdr>
    </w:div>
    <w:div w:id="308440600">
      <w:marLeft w:val="0"/>
      <w:marRight w:val="0"/>
      <w:marTop w:val="0"/>
      <w:marBottom w:val="0"/>
      <w:divBdr>
        <w:top w:val="none" w:sz="0" w:space="0" w:color="auto"/>
        <w:left w:val="none" w:sz="0" w:space="0" w:color="auto"/>
        <w:bottom w:val="none" w:sz="0" w:space="0" w:color="auto"/>
        <w:right w:val="none" w:sz="0" w:space="0" w:color="auto"/>
      </w:divBdr>
    </w:div>
    <w:div w:id="308481079">
      <w:marLeft w:val="0"/>
      <w:marRight w:val="0"/>
      <w:marTop w:val="0"/>
      <w:marBottom w:val="0"/>
      <w:divBdr>
        <w:top w:val="none" w:sz="0" w:space="0" w:color="auto"/>
        <w:left w:val="none" w:sz="0" w:space="0" w:color="auto"/>
        <w:bottom w:val="none" w:sz="0" w:space="0" w:color="auto"/>
        <w:right w:val="none" w:sz="0" w:space="0" w:color="auto"/>
      </w:divBdr>
    </w:div>
    <w:div w:id="308560100">
      <w:marLeft w:val="0"/>
      <w:marRight w:val="0"/>
      <w:marTop w:val="0"/>
      <w:marBottom w:val="0"/>
      <w:divBdr>
        <w:top w:val="none" w:sz="0" w:space="0" w:color="auto"/>
        <w:left w:val="none" w:sz="0" w:space="0" w:color="auto"/>
        <w:bottom w:val="none" w:sz="0" w:space="0" w:color="auto"/>
        <w:right w:val="none" w:sz="0" w:space="0" w:color="auto"/>
      </w:divBdr>
    </w:div>
    <w:div w:id="308560298">
      <w:marLeft w:val="0"/>
      <w:marRight w:val="0"/>
      <w:marTop w:val="0"/>
      <w:marBottom w:val="0"/>
      <w:divBdr>
        <w:top w:val="none" w:sz="0" w:space="0" w:color="auto"/>
        <w:left w:val="none" w:sz="0" w:space="0" w:color="auto"/>
        <w:bottom w:val="none" w:sz="0" w:space="0" w:color="auto"/>
        <w:right w:val="none" w:sz="0" w:space="0" w:color="auto"/>
      </w:divBdr>
    </w:div>
    <w:div w:id="308751850">
      <w:marLeft w:val="0"/>
      <w:marRight w:val="0"/>
      <w:marTop w:val="0"/>
      <w:marBottom w:val="0"/>
      <w:divBdr>
        <w:top w:val="none" w:sz="0" w:space="0" w:color="auto"/>
        <w:left w:val="none" w:sz="0" w:space="0" w:color="auto"/>
        <w:bottom w:val="none" w:sz="0" w:space="0" w:color="auto"/>
        <w:right w:val="none" w:sz="0" w:space="0" w:color="auto"/>
      </w:divBdr>
    </w:div>
    <w:div w:id="308831201">
      <w:marLeft w:val="0"/>
      <w:marRight w:val="0"/>
      <w:marTop w:val="0"/>
      <w:marBottom w:val="0"/>
      <w:divBdr>
        <w:top w:val="none" w:sz="0" w:space="0" w:color="auto"/>
        <w:left w:val="none" w:sz="0" w:space="0" w:color="auto"/>
        <w:bottom w:val="none" w:sz="0" w:space="0" w:color="auto"/>
        <w:right w:val="none" w:sz="0" w:space="0" w:color="auto"/>
      </w:divBdr>
    </w:div>
    <w:div w:id="308902504">
      <w:marLeft w:val="0"/>
      <w:marRight w:val="0"/>
      <w:marTop w:val="0"/>
      <w:marBottom w:val="0"/>
      <w:divBdr>
        <w:top w:val="none" w:sz="0" w:space="0" w:color="auto"/>
        <w:left w:val="none" w:sz="0" w:space="0" w:color="auto"/>
        <w:bottom w:val="none" w:sz="0" w:space="0" w:color="auto"/>
        <w:right w:val="none" w:sz="0" w:space="0" w:color="auto"/>
      </w:divBdr>
    </w:div>
    <w:div w:id="309019767">
      <w:marLeft w:val="0"/>
      <w:marRight w:val="0"/>
      <w:marTop w:val="0"/>
      <w:marBottom w:val="0"/>
      <w:divBdr>
        <w:top w:val="none" w:sz="0" w:space="0" w:color="auto"/>
        <w:left w:val="none" w:sz="0" w:space="0" w:color="auto"/>
        <w:bottom w:val="none" w:sz="0" w:space="0" w:color="auto"/>
        <w:right w:val="none" w:sz="0" w:space="0" w:color="auto"/>
      </w:divBdr>
    </w:div>
    <w:div w:id="309092586">
      <w:marLeft w:val="0"/>
      <w:marRight w:val="0"/>
      <w:marTop w:val="0"/>
      <w:marBottom w:val="0"/>
      <w:divBdr>
        <w:top w:val="none" w:sz="0" w:space="0" w:color="auto"/>
        <w:left w:val="none" w:sz="0" w:space="0" w:color="auto"/>
        <w:bottom w:val="none" w:sz="0" w:space="0" w:color="auto"/>
        <w:right w:val="none" w:sz="0" w:space="0" w:color="auto"/>
      </w:divBdr>
    </w:div>
    <w:div w:id="309093478">
      <w:marLeft w:val="0"/>
      <w:marRight w:val="0"/>
      <w:marTop w:val="0"/>
      <w:marBottom w:val="0"/>
      <w:divBdr>
        <w:top w:val="none" w:sz="0" w:space="0" w:color="auto"/>
        <w:left w:val="none" w:sz="0" w:space="0" w:color="auto"/>
        <w:bottom w:val="none" w:sz="0" w:space="0" w:color="auto"/>
        <w:right w:val="none" w:sz="0" w:space="0" w:color="auto"/>
      </w:divBdr>
    </w:div>
    <w:div w:id="309094538">
      <w:marLeft w:val="0"/>
      <w:marRight w:val="0"/>
      <w:marTop w:val="0"/>
      <w:marBottom w:val="0"/>
      <w:divBdr>
        <w:top w:val="none" w:sz="0" w:space="0" w:color="auto"/>
        <w:left w:val="none" w:sz="0" w:space="0" w:color="auto"/>
        <w:bottom w:val="none" w:sz="0" w:space="0" w:color="auto"/>
        <w:right w:val="none" w:sz="0" w:space="0" w:color="auto"/>
      </w:divBdr>
    </w:div>
    <w:div w:id="309099506">
      <w:marLeft w:val="0"/>
      <w:marRight w:val="0"/>
      <w:marTop w:val="0"/>
      <w:marBottom w:val="0"/>
      <w:divBdr>
        <w:top w:val="none" w:sz="0" w:space="0" w:color="auto"/>
        <w:left w:val="none" w:sz="0" w:space="0" w:color="auto"/>
        <w:bottom w:val="none" w:sz="0" w:space="0" w:color="auto"/>
        <w:right w:val="none" w:sz="0" w:space="0" w:color="auto"/>
      </w:divBdr>
    </w:div>
    <w:div w:id="309134220">
      <w:marLeft w:val="0"/>
      <w:marRight w:val="0"/>
      <w:marTop w:val="0"/>
      <w:marBottom w:val="0"/>
      <w:divBdr>
        <w:top w:val="none" w:sz="0" w:space="0" w:color="auto"/>
        <w:left w:val="none" w:sz="0" w:space="0" w:color="auto"/>
        <w:bottom w:val="none" w:sz="0" w:space="0" w:color="auto"/>
        <w:right w:val="none" w:sz="0" w:space="0" w:color="auto"/>
      </w:divBdr>
    </w:div>
    <w:div w:id="309217832">
      <w:marLeft w:val="0"/>
      <w:marRight w:val="0"/>
      <w:marTop w:val="0"/>
      <w:marBottom w:val="0"/>
      <w:divBdr>
        <w:top w:val="none" w:sz="0" w:space="0" w:color="auto"/>
        <w:left w:val="none" w:sz="0" w:space="0" w:color="auto"/>
        <w:bottom w:val="none" w:sz="0" w:space="0" w:color="auto"/>
        <w:right w:val="none" w:sz="0" w:space="0" w:color="auto"/>
      </w:divBdr>
    </w:div>
    <w:div w:id="309403903">
      <w:marLeft w:val="0"/>
      <w:marRight w:val="0"/>
      <w:marTop w:val="0"/>
      <w:marBottom w:val="0"/>
      <w:divBdr>
        <w:top w:val="none" w:sz="0" w:space="0" w:color="auto"/>
        <w:left w:val="none" w:sz="0" w:space="0" w:color="auto"/>
        <w:bottom w:val="none" w:sz="0" w:space="0" w:color="auto"/>
        <w:right w:val="none" w:sz="0" w:space="0" w:color="auto"/>
      </w:divBdr>
    </w:div>
    <w:div w:id="309527168">
      <w:marLeft w:val="0"/>
      <w:marRight w:val="0"/>
      <w:marTop w:val="0"/>
      <w:marBottom w:val="0"/>
      <w:divBdr>
        <w:top w:val="none" w:sz="0" w:space="0" w:color="auto"/>
        <w:left w:val="none" w:sz="0" w:space="0" w:color="auto"/>
        <w:bottom w:val="none" w:sz="0" w:space="0" w:color="auto"/>
        <w:right w:val="none" w:sz="0" w:space="0" w:color="auto"/>
      </w:divBdr>
    </w:div>
    <w:div w:id="309556522">
      <w:marLeft w:val="0"/>
      <w:marRight w:val="0"/>
      <w:marTop w:val="0"/>
      <w:marBottom w:val="0"/>
      <w:divBdr>
        <w:top w:val="none" w:sz="0" w:space="0" w:color="auto"/>
        <w:left w:val="none" w:sz="0" w:space="0" w:color="auto"/>
        <w:bottom w:val="none" w:sz="0" w:space="0" w:color="auto"/>
        <w:right w:val="none" w:sz="0" w:space="0" w:color="auto"/>
      </w:divBdr>
    </w:div>
    <w:div w:id="309558534">
      <w:marLeft w:val="0"/>
      <w:marRight w:val="0"/>
      <w:marTop w:val="0"/>
      <w:marBottom w:val="0"/>
      <w:divBdr>
        <w:top w:val="none" w:sz="0" w:space="0" w:color="auto"/>
        <w:left w:val="none" w:sz="0" w:space="0" w:color="auto"/>
        <w:bottom w:val="none" w:sz="0" w:space="0" w:color="auto"/>
        <w:right w:val="none" w:sz="0" w:space="0" w:color="auto"/>
      </w:divBdr>
    </w:div>
    <w:div w:id="309747602">
      <w:marLeft w:val="0"/>
      <w:marRight w:val="0"/>
      <w:marTop w:val="0"/>
      <w:marBottom w:val="0"/>
      <w:divBdr>
        <w:top w:val="none" w:sz="0" w:space="0" w:color="auto"/>
        <w:left w:val="none" w:sz="0" w:space="0" w:color="auto"/>
        <w:bottom w:val="none" w:sz="0" w:space="0" w:color="auto"/>
        <w:right w:val="none" w:sz="0" w:space="0" w:color="auto"/>
      </w:divBdr>
    </w:div>
    <w:div w:id="309870954">
      <w:bodyDiv w:val="1"/>
      <w:marLeft w:val="0"/>
      <w:marRight w:val="0"/>
      <w:marTop w:val="0"/>
      <w:marBottom w:val="0"/>
      <w:divBdr>
        <w:top w:val="none" w:sz="0" w:space="0" w:color="auto"/>
        <w:left w:val="none" w:sz="0" w:space="0" w:color="auto"/>
        <w:bottom w:val="none" w:sz="0" w:space="0" w:color="auto"/>
        <w:right w:val="none" w:sz="0" w:space="0" w:color="auto"/>
      </w:divBdr>
    </w:div>
    <w:div w:id="309990253">
      <w:marLeft w:val="0"/>
      <w:marRight w:val="0"/>
      <w:marTop w:val="0"/>
      <w:marBottom w:val="0"/>
      <w:divBdr>
        <w:top w:val="none" w:sz="0" w:space="0" w:color="auto"/>
        <w:left w:val="none" w:sz="0" w:space="0" w:color="auto"/>
        <w:bottom w:val="none" w:sz="0" w:space="0" w:color="auto"/>
        <w:right w:val="none" w:sz="0" w:space="0" w:color="auto"/>
      </w:divBdr>
    </w:div>
    <w:div w:id="310016768">
      <w:marLeft w:val="0"/>
      <w:marRight w:val="0"/>
      <w:marTop w:val="0"/>
      <w:marBottom w:val="0"/>
      <w:divBdr>
        <w:top w:val="none" w:sz="0" w:space="0" w:color="auto"/>
        <w:left w:val="none" w:sz="0" w:space="0" w:color="auto"/>
        <w:bottom w:val="none" w:sz="0" w:space="0" w:color="auto"/>
        <w:right w:val="none" w:sz="0" w:space="0" w:color="auto"/>
      </w:divBdr>
    </w:div>
    <w:div w:id="310253635">
      <w:marLeft w:val="0"/>
      <w:marRight w:val="0"/>
      <w:marTop w:val="0"/>
      <w:marBottom w:val="0"/>
      <w:divBdr>
        <w:top w:val="none" w:sz="0" w:space="0" w:color="auto"/>
        <w:left w:val="none" w:sz="0" w:space="0" w:color="auto"/>
        <w:bottom w:val="none" w:sz="0" w:space="0" w:color="auto"/>
        <w:right w:val="none" w:sz="0" w:space="0" w:color="auto"/>
      </w:divBdr>
    </w:div>
    <w:div w:id="310326683">
      <w:marLeft w:val="0"/>
      <w:marRight w:val="0"/>
      <w:marTop w:val="0"/>
      <w:marBottom w:val="0"/>
      <w:divBdr>
        <w:top w:val="none" w:sz="0" w:space="0" w:color="auto"/>
        <w:left w:val="none" w:sz="0" w:space="0" w:color="auto"/>
        <w:bottom w:val="none" w:sz="0" w:space="0" w:color="auto"/>
        <w:right w:val="none" w:sz="0" w:space="0" w:color="auto"/>
      </w:divBdr>
    </w:div>
    <w:div w:id="310404792">
      <w:marLeft w:val="0"/>
      <w:marRight w:val="0"/>
      <w:marTop w:val="0"/>
      <w:marBottom w:val="0"/>
      <w:divBdr>
        <w:top w:val="none" w:sz="0" w:space="0" w:color="auto"/>
        <w:left w:val="none" w:sz="0" w:space="0" w:color="auto"/>
        <w:bottom w:val="none" w:sz="0" w:space="0" w:color="auto"/>
        <w:right w:val="none" w:sz="0" w:space="0" w:color="auto"/>
      </w:divBdr>
    </w:div>
    <w:div w:id="310449382">
      <w:marLeft w:val="0"/>
      <w:marRight w:val="0"/>
      <w:marTop w:val="0"/>
      <w:marBottom w:val="0"/>
      <w:divBdr>
        <w:top w:val="none" w:sz="0" w:space="0" w:color="auto"/>
        <w:left w:val="none" w:sz="0" w:space="0" w:color="auto"/>
        <w:bottom w:val="none" w:sz="0" w:space="0" w:color="auto"/>
        <w:right w:val="none" w:sz="0" w:space="0" w:color="auto"/>
      </w:divBdr>
    </w:div>
    <w:div w:id="310602409">
      <w:marLeft w:val="0"/>
      <w:marRight w:val="0"/>
      <w:marTop w:val="0"/>
      <w:marBottom w:val="0"/>
      <w:divBdr>
        <w:top w:val="none" w:sz="0" w:space="0" w:color="auto"/>
        <w:left w:val="none" w:sz="0" w:space="0" w:color="auto"/>
        <w:bottom w:val="none" w:sz="0" w:space="0" w:color="auto"/>
        <w:right w:val="none" w:sz="0" w:space="0" w:color="auto"/>
      </w:divBdr>
    </w:div>
    <w:div w:id="310603993">
      <w:marLeft w:val="0"/>
      <w:marRight w:val="0"/>
      <w:marTop w:val="0"/>
      <w:marBottom w:val="0"/>
      <w:divBdr>
        <w:top w:val="none" w:sz="0" w:space="0" w:color="auto"/>
        <w:left w:val="none" w:sz="0" w:space="0" w:color="auto"/>
        <w:bottom w:val="none" w:sz="0" w:space="0" w:color="auto"/>
        <w:right w:val="none" w:sz="0" w:space="0" w:color="auto"/>
      </w:divBdr>
    </w:div>
    <w:div w:id="310721437">
      <w:marLeft w:val="0"/>
      <w:marRight w:val="0"/>
      <w:marTop w:val="0"/>
      <w:marBottom w:val="0"/>
      <w:divBdr>
        <w:top w:val="none" w:sz="0" w:space="0" w:color="auto"/>
        <w:left w:val="none" w:sz="0" w:space="0" w:color="auto"/>
        <w:bottom w:val="none" w:sz="0" w:space="0" w:color="auto"/>
        <w:right w:val="none" w:sz="0" w:space="0" w:color="auto"/>
      </w:divBdr>
    </w:div>
    <w:div w:id="310911836">
      <w:marLeft w:val="0"/>
      <w:marRight w:val="0"/>
      <w:marTop w:val="0"/>
      <w:marBottom w:val="0"/>
      <w:divBdr>
        <w:top w:val="none" w:sz="0" w:space="0" w:color="auto"/>
        <w:left w:val="none" w:sz="0" w:space="0" w:color="auto"/>
        <w:bottom w:val="none" w:sz="0" w:space="0" w:color="auto"/>
        <w:right w:val="none" w:sz="0" w:space="0" w:color="auto"/>
      </w:divBdr>
    </w:div>
    <w:div w:id="310981444">
      <w:marLeft w:val="0"/>
      <w:marRight w:val="0"/>
      <w:marTop w:val="0"/>
      <w:marBottom w:val="0"/>
      <w:divBdr>
        <w:top w:val="none" w:sz="0" w:space="0" w:color="auto"/>
        <w:left w:val="none" w:sz="0" w:space="0" w:color="auto"/>
        <w:bottom w:val="none" w:sz="0" w:space="0" w:color="auto"/>
        <w:right w:val="none" w:sz="0" w:space="0" w:color="auto"/>
      </w:divBdr>
    </w:div>
    <w:div w:id="310984184">
      <w:marLeft w:val="0"/>
      <w:marRight w:val="0"/>
      <w:marTop w:val="0"/>
      <w:marBottom w:val="0"/>
      <w:divBdr>
        <w:top w:val="none" w:sz="0" w:space="0" w:color="auto"/>
        <w:left w:val="none" w:sz="0" w:space="0" w:color="auto"/>
        <w:bottom w:val="none" w:sz="0" w:space="0" w:color="auto"/>
        <w:right w:val="none" w:sz="0" w:space="0" w:color="auto"/>
      </w:divBdr>
    </w:div>
    <w:div w:id="311058451">
      <w:marLeft w:val="0"/>
      <w:marRight w:val="0"/>
      <w:marTop w:val="0"/>
      <w:marBottom w:val="0"/>
      <w:divBdr>
        <w:top w:val="none" w:sz="0" w:space="0" w:color="auto"/>
        <w:left w:val="none" w:sz="0" w:space="0" w:color="auto"/>
        <w:bottom w:val="none" w:sz="0" w:space="0" w:color="auto"/>
        <w:right w:val="none" w:sz="0" w:space="0" w:color="auto"/>
      </w:divBdr>
    </w:div>
    <w:div w:id="311062784">
      <w:marLeft w:val="0"/>
      <w:marRight w:val="0"/>
      <w:marTop w:val="0"/>
      <w:marBottom w:val="0"/>
      <w:divBdr>
        <w:top w:val="none" w:sz="0" w:space="0" w:color="auto"/>
        <w:left w:val="none" w:sz="0" w:space="0" w:color="auto"/>
        <w:bottom w:val="none" w:sz="0" w:space="0" w:color="auto"/>
        <w:right w:val="none" w:sz="0" w:space="0" w:color="auto"/>
      </w:divBdr>
    </w:div>
    <w:div w:id="311105218">
      <w:marLeft w:val="0"/>
      <w:marRight w:val="0"/>
      <w:marTop w:val="0"/>
      <w:marBottom w:val="0"/>
      <w:divBdr>
        <w:top w:val="none" w:sz="0" w:space="0" w:color="auto"/>
        <w:left w:val="none" w:sz="0" w:space="0" w:color="auto"/>
        <w:bottom w:val="none" w:sz="0" w:space="0" w:color="auto"/>
        <w:right w:val="none" w:sz="0" w:space="0" w:color="auto"/>
      </w:divBdr>
    </w:div>
    <w:div w:id="311180261">
      <w:marLeft w:val="0"/>
      <w:marRight w:val="0"/>
      <w:marTop w:val="0"/>
      <w:marBottom w:val="0"/>
      <w:divBdr>
        <w:top w:val="none" w:sz="0" w:space="0" w:color="auto"/>
        <w:left w:val="none" w:sz="0" w:space="0" w:color="auto"/>
        <w:bottom w:val="none" w:sz="0" w:space="0" w:color="auto"/>
        <w:right w:val="none" w:sz="0" w:space="0" w:color="auto"/>
      </w:divBdr>
    </w:div>
    <w:div w:id="311255584">
      <w:marLeft w:val="0"/>
      <w:marRight w:val="0"/>
      <w:marTop w:val="0"/>
      <w:marBottom w:val="0"/>
      <w:divBdr>
        <w:top w:val="none" w:sz="0" w:space="0" w:color="auto"/>
        <w:left w:val="none" w:sz="0" w:space="0" w:color="auto"/>
        <w:bottom w:val="none" w:sz="0" w:space="0" w:color="auto"/>
        <w:right w:val="none" w:sz="0" w:space="0" w:color="auto"/>
      </w:divBdr>
    </w:div>
    <w:div w:id="311525329">
      <w:marLeft w:val="0"/>
      <w:marRight w:val="0"/>
      <w:marTop w:val="0"/>
      <w:marBottom w:val="0"/>
      <w:divBdr>
        <w:top w:val="none" w:sz="0" w:space="0" w:color="auto"/>
        <w:left w:val="none" w:sz="0" w:space="0" w:color="auto"/>
        <w:bottom w:val="none" w:sz="0" w:space="0" w:color="auto"/>
        <w:right w:val="none" w:sz="0" w:space="0" w:color="auto"/>
      </w:divBdr>
    </w:div>
    <w:div w:id="311563460">
      <w:marLeft w:val="0"/>
      <w:marRight w:val="0"/>
      <w:marTop w:val="0"/>
      <w:marBottom w:val="0"/>
      <w:divBdr>
        <w:top w:val="none" w:sz="0" w:space="0" w:color="auto"/>
        <w:left w:val="none" w:sz="0" w:space="0" w:color="auto"/>
        <w:bottom w:val="none" w:sz="0" w:space="0" w:color="auto"/>
        <w:right w:val="none" w:sz="0" w:space="0" w:color="auto"/>
      </w:divBdr>
    </w:div>
    <w:div w:id="311568160">
      <w:marLeft w:val="0"/>
      <w:marRight w:val="0"/>
      <w:marTop w:val="0"/>
      <w:marBottom w:val="0"/>
      <w:divBdr>
        <w:top w:val="none" w:sz="0" w:space="0" w:color="auto"/>
        <w:left w:val="none" w:sz="0" w:space="0" w:color="auto"/>
        <w:bottom w:val="none" w:sz="0" w:space="0" w:color="auto"/>
        <w:right w:val="none" w:sz="0" w:space="0" w:color="auto"/>
      </w:divBdr>
    </w:div>
    <w:div w:id="311718616">
      <w:marLeft w:val="0"/>
      <w:marRight w:val="0"/>
      <w:marTop w:val="0"/>
      <w:marBottom w:val="0"/>
      <w:divBdr>
        <w:top w:val="none" w:sz="0" w:space="0" w:color="auto"/>
        <w:left w:val="none" w:sz="0" w:space="0" w:color="auto"/>
        <w:bottom w:val="none" w:sz="0" w:space="0" w:color="auto"/>
        <w:right w:val="none" w:sz="0" w:space="0" w:color="auto"/>
      </w:divBdr>
    </w:div>
    <w:div w:id="311831480">
      <w:marLeft w:val="0"/>
      <w:marRight w:val="0"/>
      <w:marTop w:val="0"/>
      <w:marBottom w:val="0"/>
      <w:divBdr>
        <w:top w:val="none" w:sz="0" w:space="0" w:color="auto"/>
        <w:left w:val="none" w:sz="0" w:space="0" w:color="auto"/>
        <w:bottom w:val="none" w:sz="0" w:space="0" w:color="auto"/>
        <w:right w:val="none" w:sz="0" w:space="0" w:color="auto"/>
      </w:divBdr>
    </w:div>
    <w:div w:id="311912129">
      <w:marLeft w:val="0"/>
      <w:marRight w:val="0"/>
      <w:marTop w:val="0"/>
      <w:marBottom w:val="0"/>
      <w:divBdr>
        <w:top w:val="none" w:sz="0" w:space="0" w:color="auto"/>
        <w:left w:val="none" w:sz="0" w:space="0" w:color="auto"/>
        <w:bottom w:val="none" w:sz="0" w:space="0" w:color="auto"/>
        <w:right w:val="none" w:sz="0" w:space="0" w:color="auto"/>
      </w:divBdr>
    </w:div>
    <w:div w:id="311913020">
      <w:marLeft w:val="0"/>
      <w:marRight w:val="0"/>
      <w:marTop w:val="0"/>
      <w:marBottom w:val="0"/>
      <w:divBdr>
        <w:top w:val="none" w:sz="0" w:space="0" w:color="auto"/>
        <w:left w:val="none" w:sz="0" w:space="0" w:color="auto"/>
        <w:bottom w:val="none" w:sz="0" w:space="0" w:color="auto"/>
        <w:right w:val="none" w:sz="0" w:space="0" w:color="auto"/>
      </w:divBdr>
    </w:div>
    <w:div w:id="312098910">
      <w:marLeft w:val="0"/>
      <w:marRight w:val="0"/>
      <w:marTop w:val="0"/>
      <w:marBottom w:val="0"/>
      <w:divBdr>
        <w:top w:val="none" w:sz="0" w:space="0" w:color="auto"/>
        <w:left w:val="none" w:sz="0" w:space="0" w:color="auto"/>
        <w:bottom w:val="none" w:sz="0" w:space="0" w:color="auto"/>
        <w:right w:val="none" w:sz="0" w:space="0" w:color="auto"/>
      </w:divBdr>
    </w:div>
    <w:div w:id="312178922">
      <w:marLeft w:val="0"/>
      <w:marRight w:val="0"/>
      <w:marTop w:val="0"/>
      <w:marBottom w:val="0"/>
      <w:divBdr>
        <w:top w:val="none" w:sz="0" w:space="0" w:color="auto"/>
        <w:left w:val="none" w:sz="0" w:space="0" w:color="auto"/>
        <w:bottom w:val="none" w:sz="0" w:space="0" w:color="auto"/>
        <w:right w:val="none" w:sz="0" w:space="0" w:color="auto"/>
      </w:divBdr>
    </w:div>
    <w:div w:id="312218453">
      <w:marLeft w:val="0"/>
      <w:marRight w:val="0"/>
      <w:marTop w:val="0"/>
      <w:marBottom w:val="0"/>
      <w:divBdr>
        <w:top w:val="none" w:sz="0" w:space="0" w:color="auto"/>
        <w:left w:val="none" w:sz="0" w:space="0" w:color="auto"/>
        <w:bottom w:val="none" w:sz="0" w:space="0" w:color="auto"/>
        <w:right w:val="none" w:sz="0" w:space="0" w:color="auto"/>
      </w:divBdr>
    </w:div>
    <w:div w:id="312222244">
      <w:marLeft w:val="0"/>
      <w:marRight w:val="0"/>
      <w:marTop w:val="0"/>
      <w:marBottom w:val="0"/>
      <w:divBdr>
        <w:top w:val="none" w:sz="0" w:space="0" w:color="auto"/>
        <w:left w:val="none" w:sz="0" w:space="0" w:color="auto"/>
        <w:bottom w:val="none" w:sz="0" w:space="0" w:color="auto"/>
        <w:right w:val="none" w:sz="0" w:space="0" w:color="auto"/>
      </w:divBdr>
    </w:div>
    <w:div w:id="312370001">
      <w:marLeft w:val="0"/>
      <w:marRight w:val="0"/>
      <w:marTop w:val="0"/>
      <w:marBottom w:val="0"/>
      <w:divBdr>
        <w:top w:val="none" w:sz="0" w:space="0" w:color="auto"/>
        <w:left w:val="none" w:sz="0" w:space="0" w:color="auto"/>
        <w:bottom w:val="none" w:sz="0" w:space="0" w:color="auto"/>
        <w:right w:val="none" w:sz="0" w:space="0" w:color="auto"/>
      </w:divBdr>
    </w:div>
    <w:div w:id="312414202">
      <w:marLeft w:val="0"/>
      <w:marRight w:val="0"/>
      <w:marTop w:val="0"/>
      <w:marBottom w:val="0"/>
      <w:divBdr>
        <w:top w:val="none" w:sz="0" w:space="0" w:color="auto"/>
        <w:left w:val="none" w:sz="0" w:space="0" w:color="auto"/>
        <w:bottom w:val="none" w:sz="0" w:space="0" w:color="auto"/>
        <w:right w:val="none" w:sz="0" w:space="0" w:color="auto"/>
      </w:divBdr>
    </w:div>
    <w:div w:id="312418644">
      <w:bodyDiv w:val="1"/>
      <w:marLeft w:val="0"/>
      <w:marRight w:val="0"/>
      <w:marTop w:val="0"/>
      <w:marBottom w:val="0"/>
      <w:divBdr>
        <w:top w:val="none" w:sz="0" w:space="0" w:color="auto"/>
        <w:left w:val="none" w:sz="0" w:space="0" w:color="auto"/>
        <w:bottom w:val="none" w:sz="0" w:space="0" w:color="auto"/>
        <w:right w:val="none" w:sz="0" w:space="0" w:color="auto"/>
      </w:divBdr>
    </w:div>
    <w:div w:id="312486561">
      <w:marLeft w:val="0"/>
      <w:marRight w:val="0"/>
      <w:marTop w:val="0"/>
      <w:marBottom w:val="0"/>
      <w:divBdr>
        <w:top w:val="none" w:sz="0" w:space="0" w:color="auto"/>
        <w:left w:val="none" w:sz="0" w:space="0" w:color="auto"/>
        <w:bottom w:val="none" w:sz="0" w:space="0" w:color="auto"/>
        <w:right w:val="none" w:sz="0" w:space="0" w:color="auto"/>
      </w:divBdr>
    </w:div>
    <w:div w:id="312491896">
      <w:marLeft w:val="0"/>
      <w:marRight w:val="0"/>
      <w:marTop w:val="0"/>
      <w:marBottom w:val="0"/>
      <w:divBdr>
        <w:top w:val="none" w:sz="0" w:space="0" w:color="auto"/>
        <w:left w:val="none" w:sz="0" w:space="0" w:color="auto"/>
        <w:bottom w:val="none" w:sz="0" w:space="0" w:color="auto"/>
        <w:right w:val="none" w:sz="0" w:space="0" w:color="auto"/>
      </w:divBdr>
    </w:div>
    <w:div w:id="312681971">
      <w:marLeft w:val="0"/>
      <w:marRight w:val="0"/>
      <w:marTop w:val="0"/>
      <w:marBottom w:val="0"/>
      <w:divBdr>
        <w:top w:val="none" w:sz="0" w:space="0" w:color="auto"/>
        <w:left w:val="none" w:sz="0" w:space="0" w:color="auto"/>
        <w:bottom w:val="none" w:sz="0" w:space="0" w:color="auto"/>
        <w:right w:val="none" w:sz="0" w:space="0" w:color="auto"/>
      </w:divBdr>
    </w:div>
    <w:div w:id="312682179">
      <w:marLeft w:val="0"/>
      <w:marRight w:val="0"/>
      <w:marTop w:val="0"/>
      <w:marBottom w:val="0"/>
      <w:divBdr>
        <w:top w:val="none" w:sz="0" w:space="0" w:color="auto"/>
        <w:left w:val="none" w:sz="0" w:space="0" w:color="auto"/>
        <w:bottom w:val="none" w:sz="0" w:space="0" w:color="auto"/>
        <w:right w:val="none" w:sz="0" w:space="0" w:color="auto"/>
      </w:divBdr>
    </w:div>
    <w:div w:id="312756965">
      <w:marLeft w:val="0"/>
      <w:marRight w:val="0"/>
      <w:marTop w:val="0"/>
      <w:marBottom w:val="0"/>
      <w:divBdr>
        <w:top w:val="none" w:sz="0" w:space="0" w:color="auto"/>
        <w:left w:val="none" w:sz="0" w:space="0" w:color="auto"/>
        <w:bottom w:val="none" w:sz="0" w:space="0" w:color="auto"/>
        <w:right w:val="none" w:sz="0" w:space="0" w:color="auto"/>
      </w:divBdr>
    </w:div>
    <w:div w:id="312762101">
      <w:marLeft w:val="0"/>
      <w:marRight w:val="0"/>
      <w:marTop w:val="0"/>
      <w:marBottom w:val="0"/>
      <w:divBdr>
        <w:top w:val="none" w:sz="0" w:space="0" w:color="auto"/>
        <w:left w:val="none" w:sz="0" w:space="0" w:color="auto"/>
        <w:bottom w:val="none" w:sz="0" w:space="0" w:color="auto"/>
        <w:right w:val="none" w:sz="0" w:space="0" w:color="auto"/>
      </w:divBdr>
    </w:div>
    <w:div w:id="312949248">
      <w:marLeft w:val="0"/>
      <w:marRight w:val="0"/>
      <w:marTop w:val="0"/>
      <w:marBottom w:val="0"/>
      <w:divBdr>
        <w:top w:val="none" w:sz="0" w:space="0" w:color="auto"/>
        <w:left w:val="none" w:sz="0" w:space="0" w:color="auto"/>
        <w:bottom w:val="none" w:sz="0" w:space="0" w:color="auto"/>
        <w:right w:val="none" w:sz="0" w:space="0" w:color="auto"/>
      </w:divBdr>
    </w:div>
    <w:div w:id="313024935">
      <w:marLeft w:val="0"/>
      <w:marRight w:val="0"/>
      <w:marTop w:val="0"/>
      <w:marBottom w:val="0"/>
      <w:divBdr>
        <w:top w:val="none" w:sz="0" w:space="0" w:color="auto"/>
        <w:left w:val="none" w:sz="0" w:space="0" w:color="auto"/>
        <w:bottom w:val="none" w:sz="0" w:space="0" w:color="auto"/>
        <w:right w:val="none" w:sz="0" w:space="0" w:color="auto"/>
      </w:divBdr>
    </w:div>
    <w:div w:id="313219538">
      <w:marLeft w:val="0"/>
      <w:marRight w:val="0"/>
      <w:marTop w:val="0"/>
      <w:marBottom w:val="0"/>
      <w:divBdr>
        <w:top w:val="none" w:sz="0" w:space="0" w:color="auto"/>
        <w:left w:val="none" w:sz="0" w:space="0" w:color="auto"/>
        <w:bottom w:val="none" w:sz="0" w:space="0" w:color="auto"/>
        <w:right w:val="none" w:sz="0" w:space="0" w:color="auto"/>
      </w:divBdr>
    </w:div>
    <w:div w:id="313262344">
      <w:marLeft w:val="0"/>
      <w:marRight w:val="0"/>
      <w:marTop w:val="0"/>
      <w:marBottom w:val="0"/>
      <w:divBdr>
        <w:top w:val="none" w:sz="0" w:space="0" w:color="auto"/>
        <w:left w:val="none" w:sz="0" w:space="0" w:color="auto"/>
        <w:bottom w:val="none" w:sz="0" w:space="0" w:color="auto"/>
        <w:right w:val="none" w:sz="0" w:space="0" w:color="auto"/>
      </w:divBdr>
    </w:div>
    <w:div w:id="313293884">
      <w:marLeft w:val="0"/>
      <w:marRight w:val="0"/>
      <w:marTop w:val="0"/>
      <w:marBottom w:val="0"/>
      <w:divBdr>
        <w:top w:val="none" w:sz="0" w:space="0" w:color="auto"/>
        <w:left w:val="none" w:sz="0" w:space="0" w:color="auto"/>
        <w:bottom w:val="none" w:sz="0" w:space="0" w:color="auto"/>
        <w:right w:val="none" w:sz="0" w:space="0" w:color="auto"/>
      </w:divBdr>
    </w:div>
    <w:div w:id="313339426">
      <w:marLeft w:val="0"/>
      <w:marRight w:val="0"/>
      <w:marTop w:val="0"/>
      <w:marBottom w:val="0"/>
      <w:divBdr>
        <w:top w:val="none" w:sz="0" w:space="0" w:color="auto"/>
        <w:left w:val="none" w:sz="0" w:space="0" w:color="auto"/>
        <w:bottom w:val="none" w:sz="0" w:space="0" w:color="auto"/>
        <w:right w:val="none" w:sz="0" w:space="0" w:color="auto"/>
      </w:divBdr>
    </w:div>
    <w:div w:id="313342895">
      <w:marLeft w:val="0"/>
      <w:marRight w:val="0"/>
      <w:marTop w:val="0"/>
      <w:marBottom w:val="0"/>
      <w:divBdr>
        <w:top w:val="none" w:sz="0" w:space="0" w:color="auto"/>
        <w:left w:val="none" w:sz="0" w:space="0" w:color="auto"/>
        <w:bottom w:val="none" w:sz="0" w:space="0" w:color="auto"/>
        <w:right w:val="none" w:sz="0" w:space="0" w:color="auto"/>
      </w:divBdr>
    </w:div>
    <w:div w:id="313529066">
      <w:marLeft w:val="0"/>
      <w:marRight w:val="0"/>
      <w:marTop w:val="0"/>
      <w:marBottom w:val="0"/>
      <w:divBdr>
        <w:top w:val="none" w:sz="0" w:space="0" w:color="auto"/>
        <w:left w:val="none" w:sz="0" w:space="0" w:color="auto"/>
        <w:bottom w:val="none" w:sz="0" w:space="0" w:color="auto"/>
        <w:right w:val="none" w:sz="0" w:space="0" w:color="auto"/>
      </w:divBdr>
    </w:div>
    <w:div w:id="313532795">
      <w:marLeft w:val="0"/>
      <w:marRight w:val="0"/>
      <w:marTop w:val="0"/>
      <w:marBottom w:val="0"/>
      <w:divBdr>
        <w:top w:val="none" w:sz="0" w:space="0" w:color="auto"/>
        <w:left w:val="none" w:sz="0" w:space="0" w:color="auto"/>
        <w:bottom w:val="none" w:sz="0" w:space="0" w:color="auto"/>
        <w:right w:val="none" w:sz="0" w:space="0" w:color="auto"/>
      </w:divBdr>
    </w:div>
    <w:div w:id="313536106">
      <w:marLeft w:val="0"/>
      <w:marRight w:val="0"/>
      <w:marTop w:val="0"/>
      <w:marBottom w:val="0"/>
      <w:divBdr>
        <w:top w:val="none" w:sz="0" w:space="0" w:color="auto"/>
        <w:left w:val="none" w:sz="0" w:space="0" w:color="auto"/>
        <w:bottom w:val="none" w:sz="0" w:space="0" w:color="auto"/>
        <w:right w:val="none" w:sz="0" w:space="0" w:color="auto"/>
      </w:divBdr>
    </w:div>
    <w:div w:id="313686996">
      <w:bodyDiv w:val="1"/>
      <w:marLeft w:val="0"/>
      <w:marRight w:val="0"/>
      <w:marTop w:val="0"/>
      <w:marBottom w:val="0"/>
      <w:divBdr>
        <w:top w:val="none" w:sz="0" w:space="0" w:color="auto"/>
        <w:left w:val="none" w:sz="0" w:space="0" w:color="auto"/>
        <w:bottom w:val="none" w:sz="0" w:space="0" w:color="auto"/>
        <w:right w:val="none" w:sz="0" w:space="0" w:color="auto"/>
      </w:divBdr>
    </w:div>
    <w:div w:id="313753205">
      <w:marLeft w:val="0"/>
      <w:marRight w:val="0"/>
      <w:marTop w:val="0"/>
      <w:marBottom w:val="0"/>
      <w:divBdr>
        <w:top w:val="none" w:sz="0" w:space="0" w:color="auto"/>
        <w:left w:val="none" w:sz="0" w:space="0" w:color="auto"/>
        <w:bottom w:val="none" w:sz="0" w:space="0" w:color="auto"/>
        <w:right w:val="none" w:sz="0" w:space="0" w:color="auto"/>
      </w:divBdr>
    </w:div>
    <w:div w:id="313800527">
      <w:marLeft w:val="0"/>
      <w:marRight w:val="0"/>
      <w:marTop w:val="0"/>
      <w:marBottom w:val="0"/>
      <w:divBdr>
        <w:top w:val="none" w:sz="0" w:space="0" w:color="auto"/>
        <w:left w:val="none" w:sz="0" w:space="0" w:color="auto"/>
        <w:bottom w:val="none" w:sz="0" w:space="0" w:color="auto"/>
        <w:right w:val="none" w:sz="0" w:space="0" w:color="auto"/>
      </w:divBdr>
    </w:div>
    <w:div w:id="313918466">
      <w:marLeft w:val="0"/>
      <w:marRight w:val="0"/>
      <w:marTop w:val="0"/>
      <w:marBottom w:val="0"/>
      <w:divBdr>
        <w:top w:val="none" w:sz="0" w:space="0" w:color="auto"/>
        <w:left w:val="none" w:sz="0" w:space="0" w:color="auto"/>
        <w:bottom w:val="none" w:sz="0" w:space="0" w:color="auto"/>
        <w:right w:val="none" w:sz="0" w:space="0" w:color="auto"/>
      </w:divBdr>
    </w:div>
    <w:div w:id="313922409">
      <w:marLeft w:val="0"/>
      <w:marRight w:val="0"/>
      <w:marTop w:val="0"/>
      <w:marBottom w:val="0"/>
      <w:divBdr>
        <w:top w:val="none" w:sz="0" w:space="0" w:color="auto"/>
        <w:left w:val="none" w:sz="0" w:space="0" w:color="auto"/>
        <w:bottom w:val="none" w:sz="0" w:space="0" w:color="auto"/>
        <w:right w:val="none" w:sz="0" w:space="0" w:color="auto"/>
      </w:divBdr>
    </w:div>
    <w:div w:id="313948265">
      <w:marLeft w:val="0"/>
      <w:marRight w:val="0"/>
      <w:marTop w:val="0"/>
      <w:marBottom w:val="0"/>
      <w:divBdr>
        <w:top w:val="none" w:sz="0" w:space="0" w:color="auto"/>
        <w:left w:val="none" w:sz="0" w:space="0" w:color="auto"/>
        <w:bottom w:val="none" w:sz="0" w:space="0" w:color="auto"/>
        <w:right w:val="none" w:sz="0" w:space="0" w:color="auto"/>
      </w:divBdr>
    </w:div>
    <w:div w:id="314259775">
      <w:marLeft w:val="0"/>
      <w:marRight w:val="0"/>
      <w:marTop w:val="0"/>
      <w:marBottom w:val="0"/>
      <w:divBdr>
        <w:top w:val="none" w:sz="0" w:space="0" w:color="auto"/>
        <w:left w:val="none" w:sz="0" w:space="0" w:color="auto"/>
        <w:bottom w:val="none" w:sz="0" w:space="0" w:color="auto"/>
        <w:right w:val="none" w:sz="0" w:space="0" w:color="auto"/>
      </w:divBdr>
    </w:div>
    <w:div w:id="314266548">
      <w:marLeft w:val="0"/>
      <w:marRight w:val="0"/>
      <w:marTop w:val="0"/>
      <w:marBottom w:val="0"/>
      <w:divBdr>
        <w:top w:val="none" w:sz="0" w:space="0" w:color="auto"/>
        <w:left w:val="none" w:sz="0" w:space="0" w:color="auto"/>
        <w:bottom w:val="none" w:sz="0" w:space="0" w:color="auto"/>
        <w:right w:val="none" w:sz="0" w:space="0" w:color="auto"/>
      </w:divBdr>
    </w:div>
    <w:div w:id="314377246">
      <w:marLeft w:val="0"/>
      <w:marRight w:val="0"/>
      <w:marTop w:val="0"/>
      <w:marBottom w:val="0"/>
      <w:divBdr>
        <w:top w:val="none" w:sz="0" w:space="0" w:color="auto"/>
        <w:left w:val="none" w:sz="0" w:space="0" w:color="auto"/>
        <w:bottom w:val="none" w:sz="0" w:space="0" w:color="auto"/>
        <w:right w:val="none" w:sz="0" w:space="0" w:color="auto"/>
      </w:divBdr>
    </w:div>
    <w:div w:id="314535778">
      <w:marLeft w:val="0"/>
      <w:marRight w:val="0"/>
      <w:marTop w:val="0"/>
      <w:marBottom w:val="0"/>
      <w:divBdr>
        <w:top w:val="none" w:sz="0" w:space="0" w:color="auto"/>
        <w:left w:val="none" w:sz="0" w:space="0" w:color="auto"/>
        <w:bottom w:val="none" w:sz="0" w:space="0" w:color="auto"/>
        <w:right w:val="none" w:sz="0" w:space="0" w:color="auto"/>
      </w:divBdr>
    </w:div>
    <w:div w:id="314576967">
      <w:marLeft w:val="0"/>
      <w:marRight w:val="0"/>
      <w:marTop w:val="0"/>
      <w:marBottom w:val="0"/>
      <w:divBdr>
        <w:top w:val="none" w:sz="0" w:space="0" w:color="auto"/>
        <w:left w:val="none" w:sz="0" w:space="0" w:color="auto"/>
        <w:bottom w:val="none" w:sz="0" w:space="0" w:color="auto"/>
        <w:right w:val="none" w:sz="0" w:space="0" w:color="auto"/>
      </w:divBdr>
    </w:div>
    <w:div w:id="314644574">
      <w:marLeft w:val="0"/>
      <w:marRight w:val="0"/>
      <w:marTop w:val="0"/>
      <w:marBottom w:val="0"/>
      <w:divBdr>
        <w:top w:val="none" w:sz="0" w:space="0" w:color="auto"/>
        <w:left w:val="none" w:sz="0" w:space="0" w:color="auto"/>
        <w:bottom w:val="none" w:sz="0" w:space="0" w:color="auto"/>
        <w:right w:val="none" w:sz="0" w:space="0" w:color="auto"/>
      </w:divBdr>
    </w:div>
    <w:div w:id="314725063">
      <w:marLeft w:val="0"/>
      <w:marRight w:val="0"/>
      <w:marTop w:val="0"/>
      <w:marBottom w:val="0"/>
      <w:divBdr>
        <w:top w:val="none" w:sz="0" w:space="0" w:color="auto"/>
        <w:left w:val="none" w:sz="0" w:space="0" w:color="auto"/>
        <w:bottom w:val="none" w:sz="0" w:space="0" w:color="auto"/>
        <w:right w:val="none" w:sz="0" w:space="0" w:color="auto"/>
      </w:divBdr>
    </w:div>
    <w:div w:id="314843169">
      <w:marLeft w:val="0"/>
      <w:marRight w:val="0"/>
      <w:marTop w:val="0"/>
      <w:marBottom w:val="0"/>
      <w:divBdr>
        <w:top w:val="none" w:sz="0" w:space="0" w:color="auto"/>
        <w:left w:val="none" w:sz="0" w:space="0" w:color="auto"/>
        <w:bottom w:val="none" w:sz="0" w:space="0" w:color="auto"/>
        <w:right w:val="none" w:sz="0" w:space="0" w:color="auto"/>
      </w:divBdr>
    </w:div>
    <w:div w:id="314844434">
      <w:marLeft w:val="0"/>
      <w:marRight w:val="0"/>
      <w:marTop w:val="0"/>
      <w:marBottom w:val="0"/>
      <w:divBdr>
        <w:top w:val="none" w:sz="0" w:space="0" w:color="auto"/>
        <w:left w:val="none" w:sz="0" w:space="0" w:color="auto"/>
        <w:bottom w:val="none" w:sz="0" w:space="0" w:color="auto"/>
        <w:right w:val="none" w:sz="0" w:space="0" w:color="auto"/>
      </w:divBdr>
    </w:div>
    <w:div w:id="314920336">
      <w:marLeft w:val="0"/>
      <w:marRight w:val="0"/>
      <w:marTop w:val="0"/>
      <w:marBottom w:val="0"/>
      <w:divBdr>
        <w:top w:val="none" w:sz="0" w:space="0" w:color="auto"/>
        <w:left w:val="none" w:sz="0" w:space="0" w:color="auto"/>
        <w:bottom w:val="none" w:sz="0" w:space="0" w:color="auto"/>
        <w:right w:val="none" w:sz="0" w:space="0" w:color="auto"/>
      </w:divBdr>
    </w:div>
    <w:div w:id="314995000">
      <w:marLeft w:val="0"/>
      <w:marRight w:val="0"/>
      <w:marTop w:val="0"/>
      <w:marBottom w:val="0"/>
      <w:divBdr>
        <w:top w:val="none" w:sz="0" w:space="0" w:color="auto"/>
        <w:left w:val="none" w:sz="0" w:space="0" w:color="auto"/>
        <w:bottom w:val="none" w:sz="0" w:space="0" w:color="auto"/>
        <w:right w:val="none" w:sz="0" w:space="0" w:color="auto"/>
      </w:divBdr>
    </w:div>
    <w:div w:id="314995567">
      <w:marLeft w:val="0"/>
      <w:marRight w:val="0"/>
      <w:marTop w:val="0"/>
      <w:marBottom w:val="0"/>
      <w:divBdr>
        <w:top w:val="none" w:sz="0" w:space="0" w:color="auto"/>
        <w:left w:val="none" w:sz="0" w:space="0" w:color="auto"/>
        <w:bottom w:val="none" w:sz="0" w:space="0" w:color="auto"/>
        <w:right w:val="none" w:sz="0" w:space="0" w:color="auto"/>
      </w:divBdr>
    </w:div>
    <w:div w:id="315455430">
      <w:marLeft w:val="0"/>
      <w:marRight w:val="0"/>
      <w:marTop w:val="0"/>
      <w:marBottom w:val="0"/>
      <w:divBdr>
        <w:top w:val="none" w:sz="0" w:space="0" w:color="auto"/>
        <w:left w:val="none" w:sz="0" w:space="0" w:color="auto"/>
        <w:bottom w:val="none" w:sz="0" w:space="0" w:color="auto"/>
        <w:right w:val="none" w:sz="0" w:space="0" w:color="auto"/>
      </w:divBdr>
    </w:div>
    <w:div w:id="315495855">
      <w:marLeft w:val="0"/>
      <w:marRight w:val="0"/>
      <w:marTop w:val="0"/>
      <w:marBottom w:val="0"/>
      <w:divBdr>
        <w:top w:val="none" w:sz="0" w:space="0" w:color="auto"/>
        <w:left w:val="none" w:sz="0" w:space="0" w:color="auto"/>
        <w:bottom w:val="none" w:sz="0" w:space="0" w:color="auto"/>
        <w:right w:val="none" w:sz="0" w:space="0" w:color="auto"/>
      </w:divBdr>
    </w:div>
    <w:div w:id="315651843">
      <w:marLeft w:val="0"/>
      <w:marRight w:val="0"/>
      <w:marTop w:val="0"/>
      <w:marBottom w:val="0"/>
      <w:divBdr>
        <w:top w:val="none" w:sz="0" w:space="0" w:color="auto"/>
        <w:left w:val="none" w:sz="0" w:space="0" w:color="auto"/>
        <w:bottom w:val="none" w:sz="0" w:space="0" w:color="auto"/>
        <w:right w:val="none" w:sz="0" w:space="0" w:color="auto"/>
      </w:divBdr>
    </w:div>
    <w:div w:id="315694305">
      <w:marLeft w:val="0"/>
      <w:marRight w:val="0"/>
      <w:marTop w:val="0"/>
      <w:marBottom w:val="0"/>
      <w:divBdr>
        <w:top w:val="none" w:sz="0" w:space="0" w:color="auto"/>
        <w:left w:val="none" w:sz="0" w:space="0" w:color="auto"/>
        <w:bottom w:val="none" w:sz="0" w:space="0" w:color="auto"/>
        <w:right w:val="none" w:sz="0" w:space="0" w:color="auto"/>
      </w:divBdr>
    </w:div>
    <w:div w:id="315844882">
      <w:marLeft w:val="0"/>
      <w:marRight w:val="0"/>
      <w:marTop w:val="0"/>
      <w:marBottom w:val="0"/>
      <w:divBdr>
        <w:top w:val="none" w:sz="0" w:space="0" w:color="auto"/>
        <w:left w:val="none" w:sz="0" w:space="0" w:color="auto"/>
        <w:bottom w:val="none" w:sz="0" w:space="0" w:color="auto"/>
        <w:right w:val="none" w:sz="0" w:space="0" w:color="auto"/>
      </w:divBdr>
    </w:div>
    <w:div w:id="315888498">
      <w:marLeft w:val="0"/>
      <w:marRight w:val="0"/>
      <w:marTop w:val="0"/>
      <w:marBottom w:val="0"/>
      <w:divBdr>
        <w:top w:val="none" w:sz="0" w:space="0" w:color="auto"/>
        <w:left w:val="none" w:sz="0" w:space="0" w:color="auto"/>
        <w:bottom w:val="none" w:sz="0" w:space="0" w:color="auto"/>
        <w:right w:val="none" w:sz="0" w:space="0" w:color="auto"/>
      </w:divBdr>
    </w:div>
    <w:div w:id="315963184">
      <w:marLeft w:val="0"/>
      <w:marRight w:val="0"/>
      <w:marTop w:val="0"/>
      <w:marBottom w:val="0"/>
      <w:divBdr>
        <w:top w:val="none" w:sz="0" w:space="0" w:color="auto"/>
        <w:left w:val="none" w:sz="0" w:space="0" w:color="auto"/>
        <w:bottom w:val="none" w:sz="0" w:space="0" w:color="auto"/>
        <w:right w:val="none" w:sz="0" w:space="0" w:color="auto"/>
      </w:divBdr>
    </w:div>
    <w:div w:id="316082174">
      <w:marLeft w:val="0"/>
      <w:marRight w:val="0"/>
      <w:marTop w:val="0"/>
      <w:marBottom w:val="0"/>
      <w:divBdr>
        <w:top w:val="none" w:sz="0" w:space="0" w:color="auto"/>
        <w:left w:val="none" w:sz="0" w:space="0" w:color="auto"/>
        <w:bottom w:val="none" w:sz="0" w:space="0" w:color="auto"/>
        <w:right w:val="none" w:sz="0" w:space="0" w:color="auto"/>
      </w:divBdr>
    </w:div>
    <w:div w:id="316111786">
      <w:marLeft w:val="0"/>
      <w:marRight w:val="0"/>
      <w:marTop w:val="0"/>
      <w:marBottom w:val="0"/>
      <w:divBdr>
        <w:top w:val="none" w:sz="0" w:space="0" w:color="auto"/>
        <w:left w:val="none" w:sz="0" w:space="0" w:color="auto"/>
        <w:bottom w:val="none" w:sz="0" w:space="0" w:color="auto"/>
        <w:right w:val="none" w:sz="0" w:space="0" w:color="auto"/>
      </w:divBdr>
    </w:div>
    <w:div w:id="316223601">
      <w:marLeft w:val="0"/>
      <w:marRight w:val="0"/>
      <w:marTop w:val="0"/>
      <w:marBottom w:val="0"/>
      <w:divBdr>
        <w:top w:val="none" w:sz="0" w:space="0" w:color="auto"/>
        <w:left w:val="none" w:sz="0" w:space="0" w:color="auto"/>
        <w:bottom w:val="none" w:sz="0" w:space="0" w:color="auto"/>
        <w:right w:val="none" w:sz="0" w:space="0" w:color="auto"/>
      </w:divBdr>
    </w:div>
    <w:div w:id="316226102">
      <w:marLeft w:val="0"/>
      <w:marRight w:val="0"/>
      <w:marTop w:val="0"/>
      <w:marBottom w:val="0"/>
      <w:divBdr>
        <w:top w:val="none" w:sz="0" w:space="0" w:color="auto"/>
        <w:left w:val="none" w:sz="0" w:space="0" w:color="auto"/>
        <w:bottom w:val="none" w:sz="0" w:space="0" w:color="auto"/>
        <w:right w:val="none" w:sz="0" w:space="0" w:color="auto"/>
      </w:divBdr>
    </w:div>
    <w:div w:id="316228764">
      <w:marLeft w:val="0"/>
      <w:marRight w:val="0"/>
      <w:marTop w:val="0"/>
      <w:marBottom w:val="0"/>
      <w:divBdr>
        <w:top w:val="none" w:sz="0" w:space="0" w:color="auto"/>
        <w:left w:val="none" w:sz="0" w:space="0" w:color="auto"/>
        <w:bottom w:val="none" w:sz="0" w:space="0" w:color="auto"/>
        <w:right w:val="none" w:sz="0" w:space="0" w:color="auto"/>
      </w:divBdr>
    </w:div>
    <w:div w:id="316303421">
      <w:marLeft w:val="0"/>
      <w:marRight w:val="0"/>
      <w:marTop w:val="0"/>
      <w:marBottom w:val="0"/>
      <w:divBdr>
        <w:top w:val="none" w:sz="0" w:space="0" w:color="auto"/>
        <w:left w:val="none" w:sz="0" w:space="0" w:color="auto"/>
        <w:bottom w:val="none" w:sz="0" w:space="0" w:color="auto"/>
        <w:right w:val="none" w:sz="0" w:space="0" w:color="auto"/>
      </w:divBdr>
    </w:div>
    <w:div w:id="316303801">
      <w:marLeft w:val="0"/>
      <w:marRight w:val="0"/>
      <w:marTop w:val="0"/>
      <w:marBottom w:val="0"/>
      <w:divBdr>
        <w:top w:val="none" w:sz="0" w:space="0" w:color="auto"/>
        <w:left w:val="none" w:sz="0" w:space="0" w:color="auto"/>
        <w:bottom w:val="none" w:sz="0" w:space="0" w:color="auto"/>
        <w:right w:val="none" w:sz="0" w:space="0" w:color="auto"/>
      </w:divBdr>
    </w:div>
    <w:div w:id="316306493">
      <w:marLeft w:val="0"/>
      <w:marRight w:val="0"/>
      <w:marTop w:val="0"/>
      <w:marBottom w:val="0"/>
      <w:divBdr>
        <w:top w:val="none" w:sz="0" w:space="0" w:color="auto"/>
        <w:left w:val="none" w:sz="0" w:space="0" w:color="auto"/>
        <w:bottom w:val="none" w:sz="0" w:space="0" w:color="auto"/>
        <w:right w:val="none" w:sz="0" w:space="0" w:color="auto"/>
      </w:divBdr>
    </w:div>
    <w:div w:id="316307574">
      <w:marLeft w:val="0"/>
      <w:marRight w:val="0"/>
      <w:marTop w:val="0"/>
      <w:marBottom w:val="0"/>
      <w:divBdr>
        <w:top w:val="none" w:sz="0" w:space="0" w:color="auto"/>
        <w:left w:val="none" w:sz="0" w:space="0" w:color="auto"/>
        <w:bottom w:val="none" w:sz="0" w:space="0" w:color="auto"/>
        <w:right w:val="none" w:sz="0" w:space="0" w:color="auto"/>
      </w:divBdr>
    </w:div>
    <w:div w:id="316419103">
      <w:bodyDiv w:val="1"/>
      <w:marLeft w:val="0"/>
      <w:marRight w:val="0"/>
      <w:marTop w:val="0"/>
      <w:marBottom w:val="0"/>
      <w:divBdr>
        <w:top w:val="none" w:sz="0" w:space="0" w:color="auto"/>
        <w:left w:val="none" w:sz="0" w:space="0" w:color="auto"/>
        <w:bottom w:val="none" w:sz="0" w:space="0" w:color="auto"/>
        <w:right w:val="none" w:sz="0" w:space="0" w:color="auto"/>
      </w:divBdr>
    </w:div>
    <w:div w:id="316420034">
      <w:marLeft w:val="0"/>
      <w:marRight w:val="0"/>
      <w:marTop w:val="0"/>
      <w:marBottom w:val="0"/>
      <w:divBdr>
        <w:top w:val="none" w:sz="0" w:space="0" w:color="auto"/>
        <w:left w:val="none" w:sz="0" w:space="0" w:color="auto"/>
        <w:bottom w:val="none" w:sz="0" w:space="0" w:color="auto"/>
        <w:right w:val="none" w:sz="0" w:space="0" w:color="auto"/>
      </w:divBdr>
    </w:div>
    <w:div w:id="316495644">
      <w:marLeft w:val="0"/>
      <w:marRight w:val="0"/>
      <w:marTop w:val="0"/>
      <w:marBottom w:val="0"/>
      <w:divBdr>
        <w:top w:val="none" w:sz="0" w:space="0" w:color="auto"/>
        <w:left w:val="none" w:sz="0" w:space="0" w:color="auto"/>
        <w:bottom w:val="none" w:sz="0" w:space="0" w:color="auto"/>
        <w:right w:val="none" w:sz="0" w:space="0" w:color="auto"/>
      </w:divBdr>
    </w:div>
    <w:div w:id="316569261">
      <w:marLeft w:val="0"/>
      <w:marRight w:val="0"/>
      <w:marTop w:val="0"/>
      <w:marBottom w:val="0"/>
      <w:divBdr>
        <w:top w:val="none" w:sz="0" w:space="0" w:color="auto"/>
        <w:left w:val="none" w:sz="0" w:space="0" w:color="auto"/>
        <w:bottom w:val="none" w:sz="0" w:space="0" w:color="auto"/>
        <w:right w:val="none" w:sz="0" w:space="0" w:color="auto"/>
      </w:divBdr>
    </w:div>
    <w:div w:id="316612366">
      <w:marLeft w:val="0"/>
      <w:marRight w:val="0"/>
      <w:marTop w:val="0"/>
      <w:marBottom w:val="0"/>
      <w:divBdr>
        <w:top w:val="none" w:sz="0" w:space="0" w:color="auto"/>
        <w:left w:val="none" w:sz="0" w:space="0" w:color="auto"/>
        <w:bottom w:val="none" w:sz="0" w:space="0" w:color="auto"/>
        <w:right w:val="none" w:sz="0" w:space="0" w:color="auto"/>
      </w:divBdr>
    </w:div>
    <w:div w:id="316693378">
      <w:marLeft w:val="0"/>
      <w:marRight w:val="0"/>
      <w:marTop w:val="0"/>
      <w:marBottom w:val="0"/>
      <w:divBdr>
        <w:top w:val="none" w:sz="0" w:space="0" w:color="auto"/>
        <w:left w:val="none" w:sz="0" w:space="0" w:color="auto"/>
        <w:bottom w:val="none" w:sz="0" w:space="0" w:color="auto"/>
        <w:right w:val="none" w:sz="0" w:space="0" w:color="auto"/>
      </w:divBdr>
    </w:div>
    <w:div w:id="316735860">
      <w:marLeft w:val="0"/>
      <w:marRight w:val="0"/>
      <w:marTop w:val="0"/>
      <w:marBottom w:val="0"/>
      <w:divBdr>
        <w:top w:val="none" w:sz="0" w:space="0" w:color="auto"/>
        <w:left w:val="none" w:sz="0" w:space="0" w:color="auto"/>
        <w:bottom w:val="none" w:sz="0" w:space="0" w:color="auto"/>
        <w:right w:val="none" w:sz="0" w:space="0" w:color="auto"/>
      </w:divBdr>
    </w:div>
    <w:div w:id="316737211">
      <w:marLeft w:val="0"/>
      <w:marRight w:val="0"/>
      <w:marTop w:val="0"/>
      <w:marBottom w:val="0"/>
      <w:divBdr>
        <w:top w:val="none" w:sz="0" w:space="0" w:color="auto"/>
        <w:left w:val="none" w:sz="0" w:space="0" w:color="auto"/>
        <w:bottom w:val="none" w:sz="0" w:space="0" w:color="auto"/>
        <w:right w:val="none" w:sz="0" w:space="0" w:color="auto"/>
      </w:divBdr>
    </w:div>
    <w:div w:id="316764558">
      <w:marLeft w:val="0"/>
      <w:marRight w:val="0"/>
      <w:marTop w:val="0"/>
      <w:marBottom w:val="0"/>
      <w:divBdr>
        <w:top w:val="none" w:sz="0" w:space="0" w:color="auto"/>
        <w:left w:val="none" w:sz="0" w:space="0" w:color="auto"/>
        <w:bottom w:val="none" w:sz="0" w:space="0" w:color="auto"/>
        <w:right w:val="none" w:sz="0" w:space="0" w:color="auto"/>
      </w:divBdr>
    </w:div>
    <w:div w:id="316811297">
      <w:marLeft w:val="0"/>
      <w:marRight w:val="0"/>
      <w:marTop w:val="0"/>
      <w:marBottom w:val="0"/>
      <w:divBdr>
        <w:top w:val="none" w:sz="0" w:space="0" w:color="auto"/>
        <w:left w:val="none" w:sz="0" w:space="0" w:color="auto"/>
        <w:bottom w:val="none" w:sz="0" w:space="0" w:color="auto"/>
        <w:right w:val="none" w:sz="0" w:space="0" w:color="auto"/>
      </w:divBdr>
    </w:div>
    <w:div w:id="316884687">
      <w:marLeft w:val="0"/>
      <w:marRight w:val="0"/>
      <w:marTop w:val="0"/>
      <w:marBottom w:val="0"/>
      <w:divBdr>
        <w:top w:val="none" w:sz="0" w:space="0" w:color="auto"/>
        <w:left w:val="none" w:sz="0" w:space="0" w:color="auto"/>
        <w:bottom w:val="none" w:sz="0" w:space="0" w:color="auto"/>
        <w:right w:val="none" w:sz="0" w:space="0" w:color="auto"/>
      </w:divBdr>
    </w:div>
    <w:div w:id="316954337">
      <w:marLeft w:val="0"/>
      <w:marRight w:val="0"/>
      <w:marTop w:val="0"/>
      <w:marBottom w:val="0"/>
      <w:divBdr>
        <w:top w:val="none" w:sz="0" w:space="0" w:color="auto"/>
        <w:left w:val="none" w:sz="0" w:space="0" w:color="auto"/>
        <w:bottom w:val="none" w:sz="0" w:space="0" w:color="auto"/>
        <w:right w:val="none" w:sz="0" w:space="0" w:color="auto"/>
      </w:divBdr>
    </w:div>
    <w:div w:id="317000859">
      <w:marLeft w:val="0"/>
      <w:marRight w:val="0"/>
      <w:marTop w:val="0"/>
      <w:marBottom w:val="0"/>
      <w:divBdr>
        <w:top w:val="none" w:sz="0" w:space="0" w:color="auto"/>
        <w:left w:val="none" w:sz="0" w:space="0" w:color="auto"/>
        <w:bottom w:val="none" w:sz="0" w:space="0" w:color="auto"/>
        <w:right w:val="none" w:sz="0" w:space="0" w:color="auto"/>
      </w:divBdr>
    </w:div>
    <w:div w:id="317002100">
      <w:marLeft w:val="0"/>
      <w:marRight w:val="0"/>
      <w:marTop w:val="0"/>
      <w:marBottom w:val="0"/>
      <w:divBdr>
        <w:top w:val="none" w:sz="0" w:space="0" w:color="auto"/>
        <w:left w:val="none" w:sz="0" w:space="0" w:color="auto"/>
        <w:bottom w:val="none" w:sz="0" w:space="0" w:color="auto"/>
        <w:right w:val="none" w:sz="0" w:space="0" w:color="auto"/>
      </w:divBdr>
    </w:div>
    <w:div w:id="317148749">
      <w:marLeft w:val="0"/>
      <w:marRight w:val="0"/>
      <w:marTop w:val="0"/>
      <w:marBottom w:val="0"/>
      <w:divBdr>
        <w:top w:val="none" w:sz="0" w:space="0" w:color="auto"/>
        <w:left w:val="none" w:sz="0" w:space="0" w:color="auto"/>
        <w:bottom w:val="none" w:sz="0" w:space="0" w:color="auto"/>
        <w:right w:val="none" w:sz="0" w:space="0" w:color="auto"/>
      </w:divBdr>
    </w:div>
    <w:div w:id="317225210">
      <w:bodyDiv w:val="1"/>
      <w:marLeft w:val="0"/>
      <w:marRight w:val="0"/>
      <w:marTop w:val="0"/>
      <w:marBottom w:val="0"/>
      <w:divBdr>
        <w:top w:val="none" w:sz="0" w:space="0" w:color="auto"/>
        <w:left w:val="none" w:sz="0" w:space="0" w:color="auto"/>
        <w:bottom w:val="none" w:sz="0" w:space="0" w:color="auto"/>
        <w:right w:val="none" w:sz="0" w:space="0" w:color="auto"/>
      </w:divBdr>
    </w:div>
    <w:div w:id="317342112">
      <w:marLeft w:val="0"/>
      <w:marRight w:val="0"/>
      <w:marTop w:val="0"/>
      <w:marBottom w:val="0"/>
      <w:divBdr>
        <w:top w:val="none" w:sz="0" w:space="0" w:color="auto"/>
        <w:left w:val="none" w:sz="0" w:space="0" w:color="auto"/>
        <w:bottom w:val="none" w:sz="0" w:space="0" w:color="auto"/>
        <w:right w:val="none" w:sz="0" w:space="0" w:color="auto"/>
      </w:divBdr>
    </w:div>
    <w:div w:id="317344560">
      <w:marLeft w:val="0"/>
      <w:marRight w:val="0"/>
      <w:marTop w:val="0"/>
      <w:marBottom w:val="0"/>
      <w:divBdr>
        <w:top w:val="none" w:sz="0" w:space="0" w:color="auto"/>
        <w:left w:val="none" w:sz="0" w:space="0" w:color="auto"/>
        <w:bottom w:val="none" w:sz="0" w:space="0" w:color="auto"/>
        <w:right w:val="none" w:sz="0" w:space="0" w:color="auto"/>
      </w:divBdr>
    </w:div>
    <w:div w:id="317416168">
      <w:bodyDiv w:val="1"/>
      <w:marLeft w:val="0"/>
      <w:marRight w:val="0"/>
      <w:marTop w:val="0"/>
      <w:marBottom w:val="0"/>
      <w:divBdr>
        <w:top w:val="none" w:sz="0" w:space="0" w:color="auto"/>
        <w:left w:val="none" w:sz="0" w:space="0" w:color="auto"/>
        <w:bottom w:val="none" w:sz="0" w:space="0" w:color="auto"/>
        <w:right w:val="none" w:sz="0" w:space="0" w:color="auto"/>
      </w:divBdr>
    </w:div>
    <w:div w:id="317543705">
      <w:marLeft w:val="0"/>
      <w:marRight w:val="0"/>
      <w:marTop w:val="0"/>
      <w:marBottom w:val="0"/>
      <w:divBdr>
        <w:top w:val="none" w:sz="0" w:space="0" w:color="auto"/>
        <w:left w:val="none" w:sz="0" w:space="0" w:color="auto"/>
        <w:bottom w:val="none" w:sz="0" w:space="0" w:color="auto"/>
        <w:right w:val="none" w:sz="0" w:space="0" w:color="auto"/>
      </w:divBdr>
    </w:div>
    <w:div w:id="317609288">
      <w:marLeft w:val="0"/>
      <w:marRight w:val="0"/>
      <w:marTop w:val="0"/>
      <w:marBottom w:val="0"/>
      <w:divBdr>
        <w:top w:val="none" w:sz="0" w:space="0" w:color="auto"/>
        <w:left w:val="none" w:sz="0" w:space="0" w:color="auto"/>
        <w:bottom w:val="none" w:sz="0" w:space="0" w:color="auto"/>
        <w:right w:val="none" w:sz="0" w:space="0" w:color="auto"/>
      </w:divBdr>
    </w:div>
    <w:div w:id="317660620">
      <w:marLeft w:val="0"/>
      <w:marRight w:val="0"/>
      <w:marTop w:val="0"/>
      <w:marBottom w:val="0"/>
      <w:divBdr>
        <w:top w:val="none" w:sz="0" w:space="0" w:color="auto"/>
        <w:left w:val="none" w:sz="0" w:space="0" w:color="auto"/>
        <w:bottom w:val="none" w:sz="0" w:space="0" w:color="auto"/>
        <w:right w:val="none" w:sz="0" w:space="0" w:color="auto"/>
      </w:divBdr>
    </w:div>
    <w:div w:id="318004298">
      <w:marLeft w:val="0"/>
      <w:marRight w:val="0"/>
      <w:marTop w:val="0"/>
      <w:marBottom w:val="0"/>
      <w:divBdr>
        <w:top w:val="none" w:sz="0" w:space="0" w:color="auto"/>
        <w:left w:val="none" w:sz="0" w:space="0" w:color="auto"/>
        <w:bottom w:val="none" w:sz="0" w:space="0" w:color="auto"/>
        <w:right w:val="none" w:sz="0" w:space="0" w:color="auto"/>
      </w:divBdr>
    </w:div>
    <w:div w:id="318115750">
      <w:marLeft w:val="0"/>
      <w:marRight w:val="0"/>
      <w:marTop w:val="0"/>
      <w:marBottom w:val="0"/>
      <w:divBdr>
        <w:top w:val="none" w:sz="0" w:space="0" w:color="auto"/>
        <w:left w:val="none" w:sz="0" w:space="0" w:color="auto"/>
        <w:bottom w:val="none" w:sz="0" w:space="0" w:color="auto"/>
        <w:right w:val="none" w:sz="0" w:space="0" w:color="auto"/>
      </w:divBdr>
    </w:div>
    <w:div w:id="318120908">
      <w:marLeft w:val="0"/>
      <w:marRight w:val="0"/>
      <w:marTop w:val="0"/>
      <w:marBottom w:val="0"/>
      <w:divBdr>
        <w:top w:val="none" w:sz="0" w:space="0" w:color="auto"/>
        <w:left w:val="none" w:sz="0" w:space="0" w:color="auto"/>
        <w:bottom w:val="none" w:sz="0" w:space="0" w:color="auto"/>
        <w:right w:val="none" w:sz="0" w:space="0" w:color="auto"/>
      </w:divBdr>
    </w:div>
    <w:div w:id="318122084">
      <w:marLeft w:val="0"/>
      <w:marRight w:val="0"/>
      <w:marTop w:val="0"/>
      <w:marBottom w:val="0"/>
      <w:divBdr>
        <w:top w:val="none" w:sz="0" w:space="0" w:color="auto"/>
        <w:left w:val="none" w:sz="0" w:space="0" w:color="auto"/>
        <w:bottom w:val="none" w:sz="0" w:space="0" w:color="auto"/>
        <w:right w:val="none" w:sz="0" w:space="0" w:color="auto"/>
      </w:divBdr>
    </w:div>
    <w:div w:id="318122562">
      <w:marLeft w:val="0"/>
      <w:marRight w:val="0"/>
      <w:marTop w:val="0"/>
      <w:marBottom w:val="0"/>
      <w:divBdr>
        <w:top w:val="none" w:sz="0" w:space="0" w:color="auto"/>
        <w:left w:val="none" w:sz="0" w:space="0" w:color="auto"/>
        <w:bottom w:val="none" w:sz="0" w:space="0" w:color="auto"/>
        <w:right w:val="none" w:sz="0" w:space="0" w:color="auto"/>
      </w:divBdr>
    </w:div>
    <w:div w:id="318308737">
      <w:marLeft w:val="0"/>
      <w:marRight w:val="0"/>
      <w:marTop w:val="0"/>
      <w:marBottom w:val="0"/>
      <w:divBdr>
        <w:top w:val="none" w:sz="0" w:space="0" w:color="auto"/>
        <w:left w:val="none" w:sz="0" w:space="0" w:color="auto"/>
        <w:bottom w:val="none" w:sz="0" w:space="0" w:color="auto"/>
        <w:right w:val="none" w:sz="0" w:space="0" w:color="auto"/>
      </w:divBdr>
    </w:div>
    <w:div w:id="318310011">
      <w:marLeft w:val="0"/>
      <w:marRight w:val="0"/>
      <w:marTop w:val="0"/>
      <w:marBottom w:val="0"/>
      <w:divBdr>
        <w:top w:val="none" w:sz="0" w:space="0" w:color="auto"/>
        <w:left w:val="none" w:sz="0" w:space="0" w:color="auto"/>
        <w:bottom w:val="none" w:sz="0" w:space="0" w:color="auto"/>
        <w:right w:val="none" w:sz="0" w:space="0" w:color="auto"/>
      </w:divBdr>
    </w:div>
    <w:div w:id="318311889">
      <w:marLeft w:val="0"/>
      <w:marRight w:val="0"/>
      <w:marTop w:val="0"/>
      <w:marBottom w:val="0"/>
      <w:divBdr>
        <w:top w:val="none" w:sz="0" w:space="0" w:color="auto"/>
        <w:left w:val="none" w:sz="0" w:space="0" w:color="auto"/>
        <w:bottom w:val="none" w:sz="0" w:space="0" w:color="auto"/>
        <w:right w:val="none" w:sz="0" w:space="0" w:color="auto"/>
      </w:divBdr>
    </w:div>
    <w:div w:id="318316933">
      <w:marLeft w:val="0"/>
      <w:marRight w:val="0"/>
      <w:marTop w:val="0"/>
      <w:marBottom w:val="0"/>
      <w:divBdr>
        <w:top w:val="none" w:sz="0" w:space="0" w:color="auto"/>
        <w:left w:val="none" w:sz="0" w:space="0" w:color="auto"/>
        <w:bottom w:val="none" w:sz="0" w:space="0" w:color="auto"/>
        <w:right w:val="none" w:sz="0" w:space="0" w:color="auto"/>
      </w:divBdr>
    </w:div>
    <w:div w:id="318507611">
      <w:marLeft w:val="0"/>
      <w:marRight w:val="0"/>
      <w:marTop w:val="0"/>
      <w:marBottom w:val="0"/>
      <w:divBdr>
        <w:top w:val="none" w:sz="0" w:space="0" w:color="auto"/>
        <w:left w:val="none" w:sz="0" w:space="0" w:color="auto"/>
        <w:bottom w:val="none" w:sz="0" w:space="0" w:color="auto"/>
        <w:right w:val="none" w:sz="0" w:space="0" w:color="auto"/>
      </w:divBdr>
    </w:div>
    <w:div w:id="318577096">
      <w:marLeft w:val="0"/>
      <w:marRight w:val="0"/>
      <w:marTop w:val="0"/>
      <w:marBottom w:val="0"/>
      <w:divBdr>
        <w:top w:val="none" w:sz="0" w:space="0" w:color="auto"/>
        <w:left w:val="none" w:sz="0" w:space="0" w:color="auto"/>
        <w:bottom w:val="none" w:sz="0" w:space="0" w:color="auto"/>
        <w:right w:val="none" w:sz="0" w:space="0" w:color="auto"/>
      </w:divBdr>
    </w:div>
    <w:div w:id="318584215">
      <w:marLeft w:val="0"/>
      <w:marRight w:val="0"/>
      <w:marTop w:val="0"/>
      <w:marBottom w:val="0"/>
      <w:divBdr>
        <w:top w:val="none" w:sz="0" w:space="0" w:color="auto"/>
        <w:left w:val="none" w:sz="0" w:space="0" w:color="auto"/>
        <w:bottom w:val="none" w:sz="0" w:space="0" w:color="auto"/>
        <w:right w:val="none" w:sz="0" w:space="0" w:color="auto"/>
      </w:divBdr>
    </w:div>
    <w:div w:id="318652698">
      <w:marLeft w:val="0"/>
      <w:marRight w:val="0"/>
      <w:marTop w:val="0"/>
      <w:marBottom w:val="0"/>
      <w:divBdr>
        <w:top w:val="none" w:sz="0" w:space="0" w:color="auto"/>
        <w:left w:val="none" w:sz="0" w:space="0" w:color="auto"/>
        <w:bottom w:val="none" w:sz="0" w:space="0" w:color="auto"/>
        <w:right w:val="none" w:sz="0" w:space="0" w:color="auto"/>
      </w:divBdr>
    </w:div>
    <w:div w:id="318733966">
      <w:marLeft w:val="0"/>
      <w:marRight w:val="0"/>
      <w:marTop w:val="0"/>
      <w:marBottom w:val="0"/>
      <w:divBdr>
        <w:top w:val="none" w:sz="0" w:space="0" w:color="auto"/>
        <w:left w:val="none" w:sz="0" w:space="0" w:color="auto"/>
        <w:bottom w:val="none" w:sz="0" w:space="0" w:color="auto"/>
        <w:right w:val="none" w:sz="0" w:space="0" w:color="auto"/>
      </w:divBdr>
    </w:div>
    <w:div w:id="318776952">
      <w:marLeft w:val="0"/>
      <w:marRight w:val="0"/>
      <w:marTop w:val="0"/>
      <w:marBottom w:val="0"/>
      <w:divBdr>
        <w:top w:val="none" w:sz="0" w:space="0" w:color="auto"/>
        <w:left w:val="none" w:sz="0" w:space="0" w:color="auto"/>
        <w:bottom w:val="none" w:sz="0" w:space="0" w:color="auto"/>
        <w:right w:val="none" w:sz="0" w:space="0" w:color="auto"/>
      </w:divBdr>
    </w:div>
    <w:div w:id="318845119">
      <w:marLeft w:val="0"/>
      <w:marRight w:val="0"/>
      <w:marTop w:val="0"/>
      <w:marBottom w:val="0"/>
      <w:divBdr>
        <w:top w:val="none" w:sz="0" w:space="0" w:color="auto"/>
        <w:left w:val="none" w:sz="0" w:space="0" w:color="auto"/>
        <w:bottom w:val="none" w:sz="0" w:space="0" w:color="auto"/>
        <w:right w:val="none" w:sz="0" w:space="0" w:color="auto"/>
      </w:divBdr>
    </w:div>
    <w:div w:id="318852575">
      <w:marLeft w:val="0"/>
      <w:marRight w:val="0"/>
      <w:marTop w:val="0"/>
      <w:marBottom w:val="0"/>
      <w:divBdr>
        <w:top w:val="none" w:sz="0" w:space="0" w:color="auto"/>
        <w:left w:val="none" w:sz="0" w:space="0" w:color="auto"/>
        <w:bottom w:val="none" w:sz="0" w:space="0" w:color="auto"/>
        <w:right w:val="none" w:sz="0" w:space="0" w:color="auto"/>
      </w:divBdr>
    </w:div>
    <w:div w:id="318971776">
      <w:marLeft w:val="0"/>
      <w:marRight w:val="0"/>
      <w:marTop w:val="0"/>
      <w:marBottom w:val="0"/>
      <w:divBdr>
        <w:top w:val="none" w:sz="0" w:space="0" w:color="auto"/>
        <w:left w:val="none" w:sz="0" w:space="0" w:color="auto"/>
        <w:bottom w:val="none" w:sz="0" w:space="0" w:color="auto"/>
        <w:right w:val="none" w:sz="0" w:space="0" w:color="auto"/>
      </w:divBdr>
    </w:div>
    <w:div w:id="318996085">
      <w:marLeft w:val="0"/>
      <w:marRight w:val="0"/>
      <w:marTop w:val="0"/>
      <w:marBottom w:val="0"/>
      <w:divBdr>
        <w:top w:val="none" w:sz="0" w:space="0" w:color="auto"/>
        <w:left w:val="none" w:sz="0" w:space="0" w:color="auto"/>
        <w:bottom w:val="none" w:sz="0" w:space="0" w:color="auto"/>
        <w:right w:val="none" w:sz="0" w:space="0" w:color="auto"/>
      </w:divBdr>
    </w:div>
    <w:div w:id="319037908">
      <w:marLeft w:val="0"/>
      <w:marRight w:val="0"/>
      <w:marTop w:val="0"/>
      <w:marBottom w:val="0"/>
      <w:divBdr>
        <w:top w:val="none" w:sz="0" w:space="0" w:color="auto"/>
        <w:left w:val="none" w:sz="0" w:space="0" w:color="auto"/>
        <w:bottom w:val="none" w:sz="0" w:space="0" w:color="auto"/>
        <w:right w:val="none" w:sz="0" w:space="0" w:color="auto"/>
      </w:divBdr>
    </w:div>
    <w:div w:id="319164314">
      <w:marLeft w:val="0"/>
      <w:marRight w:val="0"/>
      <w:marTop w:val="0"/>
      <w:marBottom w:val="0"/>
      <w:divBdr>
        <w:top w:val="none" w:sz="0" w:space="0" w:color="auto"/>
        <w:left w:val="none" w:sz="0" w:space="0" w:color="auto"/>
        <w:bottom w:val="none" w:sz="0" w:space="0" w:color="auto"/>
        <w:right w:val="none" w:sz="0" w:space="0" w:color="auto"/>
      </w:divBdr>
    </w:div>
    <w:div w:id="319189807">
      <w:marLeft w:val="0"/>
      <w:marRight w:val="0"/>
      <w:marTop w:val="0"/>
      <w:marBottom w:val="0"/>
      <w:divBdr>
        <w:top w:val="none" w:sz="0" w:space="0" w:color="auto"/>
        <w:left w:val="none" w:sz="0" w:space="0" w:color="auto"/>
        <w:bottom w:val="none" w:sz="0" w:space="0" w:color="auto"/>
        <w:right w:val="none" w:sz="0" w:space="0" w:color="auto"/>
      </w:divBdr>
    </w:div>
    <w:div w:id="319235088">
      <w:marLeft w:val="0"/>
      <w:marRight w:val="0"/>
      <w:marTop w:val="0"/>
      <w:marBottom w:val="0"/>
      <w:divBdr>
        <w:top w:val="none" w:sz="0" w:space="0" w:color="auto"/>
        <w:left w:val="none" w:sz="0" w:space="0" w:color="auto"/>
        <w:bottom w:val="none" w:sz="0" w:space="0" w:color="auto"/>
        <w:right w:val="none" w:sz="0" w:space="0" w:color="auto"/>
      </w:divBdr>
    </w:div>
    <w:div w:id="319311175">
      <w:marLeft w:val="0"/>
      <w:marRight w:val="0"/>
      <w:marTop w:val="0"/>
      <w:marBottom w:val="0"/>
      <w:divBdr>
        <w:top w:val="none" w:sz="0" w:space="0" w:color="auto"/>
        <w:left w:val="none" w:sz="0" w:space="0" w:color="auto"/>
        <w:bottom w:val="none" w:sz="0" w:space="0" w:color="auto"/>
        <w:right w:val="none" w:sz="0" w:space="0" w:color="auto"/>
      </w:divBdr>
    </w:div>
    <w:div w:id="319358023">
      <w:marLeft w:val="0"/>
      <w:marRight w:val="0"/>
      <w:marTop w:val="0"/>
      <w:marBottom w:val="0"/>
      <w:divBdr>
        <w:top w:val="none" w:sz="0" w:space="0" w:color="auto"/>
        <w:left w:val="none" w:sz="0" w:space="0" w:color="auto"/>
        <w:bottom w:val="none" w:sz="0" w:space="0" w:color="auto"/>
        <w:right w:val="none" w:sz="0" w:space="0" w:color="auto"/>
      </w:divBdr>
    </w:div>
    <w:div w:id="319387750">
      <w:marLeft w:val="0"/>
      <w:marRight w:val="0"/>
      <w:marTop w:val="0"/>
      <w:marBottom w:val="0"/>
      <w:divBdr>
        <w:top w:val="none" w:sz="0" w:space="0" w:color="auto"/>
        <w:left w:val="none" w:sz="0" w:space="0" w:color="auto"/>
        <w:bottom w:val="none" w:sz="0" w:space="0" w:color="auto"/>
        <w:right w:val="none" w:sz="0" w:space="0" w:color="auto"/>
      </w:divBdr>
    </w:div>
    <w:div w:id="319499733">
      <w:marLeft w:val="0"/>
      <w:marRight w:val="0"/>
      <w:marTop w:val="0"/>
      <w:marBottom w:val="0"/>
      <w:divBdr>
        <w:top w:val="none" w:sz="0" w:space="0" w:color="auto"/>
        <w:left w:val="none" w:sz="0" w:space="0" w:color="auto"/>
        <w:bottom w:val="none" w:sz="0" w:space="0" w:color="auto"/>
        <w:right w:val="none" w:sz="0" w:space="0" w:color="auto"/>
      </w:divBdr>
    </w:div>
    <w:div w:id="319503720">
      <w:marLeft w:val="0"/>
      <w:marRight w:val="0"/>
      <w:marTop w:val="0"/>
      <w:marBottom w:val="0"/>
      <w:divBdr>
        <w:top w:val="none" w:sz="0" w:space="0" w:color="auto"/>
        <w:left w:val="none" w:sz="0" w:space="0" w:color="auto"/>
        <w:bottom w:val="none" w:sz="0" w:space="0" w:color="auto"/>
        <w:right w:val="none" w:sz="0" w:space="0" w:color="auto"/>
      </w:divBdr>
    </w:div>
    <w:div w:id="319506333">
      <w:marLeft w:val="0"/>
      <w:marRight w:val="0"/>
      <w:marTop w:val="0"/>
      <w:marBottom w:val="0"/>
      <w:divBdr>
        <w:top w:val="none" w:sz="0" w:space="0" w:color="auto"/>
        <w:left w:val="none" w:sz="0" w:space="0" w:color="auto"/>
        <w:bottom w:val="none" w:sz="0" w:space="0" w:color="auto"/>
        <w:right w:val="none" w:sz="0" w:space="0" w:color="auto"/>
      </w:divBdr>
    </w:div>
    <w:div w:id="319774838">
      <w:marLeft w:val="0"/>
      <w:marRight w:val="0"/>
      <w:marTop w:val="0"/>
      <w:marBottom w:val="0"/>
      <w:divBdr>
        <w:top w:val="none" w:sz="0" w:space="0" w:color="auto"/>
        <w:left w:val="none" w:sz="0" w:space="0" w:color="auto"/>
        <w:bottom w:val="none" w:sz="0" w:space="0" w:color="auto"/>
        <w:right w:val="none" w:sz="0" w:space="0" w:color="auto"/>
      </w:divBdr>
    </w:div>
    <w:div w:id="319776946">
      <w:marLeft w:val="0"/>
      <w:marRight w:val="0"/>
      <w:marTop w:val="0"/>
      <w:marBottom w:val="0"/>
      <w:divBdr>
        <w:top w:val="none" w:sz="0" w:space="0" w:color="auto"/>
        <w:left w:val="none" w:sz="0" w:space="0" w:color="auto"/>
        <w:bottom w:val="none" w:sz="0" w:space="0" w:color="auto"/>
        <w:right w:val="none" w:sz="0" w:space="0" w:color="auto"/>
      </w:divBdr>
    </w:div>
    <w:div w:id="319962744">
      <w:marLeft w:val="0"/>
      <w:marRight w:val="0"/>
      <w:marTop w:val="0"/>
      <w:marBottom w:val="0"/>
      <w:divBdr>
        <w:top w:val="none" w:sz="0" w:space="0" w:color="auto"/>
        <w:left w:val="none" w:sz="0" w:space="0" w:color="auto"/>
        <w:bottom w:val="none" w:sz="0" w:space="0" w:color="auto"/>
        <w:right w:val="none" w:sz="0" w:space="0" w:color="auto"/>
      </w:divBdr>
    </w:div>
    <w:div w:id="320039103">
      <w:marLeft w:val="0"/>
      <w:marRight w:val="0"/>
      <w:marTop w:val="0"/>
      <w:marBottom w:val="0"/>
      <w:divBdr>
        <w:top w:val="none" w:sz="0" w:space="0" w:color="auto"/>
        <w:left w:val="none" w:sz="0" w:space="0" w:color="auto"/>
        <w:bottom w:val="none" w:sz="0" w:space="0" w:color="auto"/>
        <w:right w:val="none" w:sz="0" w:space="0" w:color="auto"/>
      </w:divBdr>
    </w:div>
    <w:div w:id="320084571">
      <w:marLeft w:val="0"/>
      <w:marRight w:val="0"/>
      <w:marTop w:val="0"/>
      <w:marBottom w:val="0"/>
      <w:divBdr>
        <w:top w:val="none" w:sz="0" w:space="0" w:color="auto"/>
        <w:left w:val="none" w:sz="0" w:space="0" w:color="auto"/>
        <w:bottom w:val="none" w:sz="0" w:space="0" w:color="auto"/>
        <w:right w:val="none" w:sz="0" w:space="0" w:color="auto"/>
      </w:divBdr>
    </w:div>
    <w:div w:id="320155210">
      <w:marLeft w:val="0"/>
      <w:marRight w:val="0"/>
      <w:marTop w:val="0"/>
      <w:marBottom w:val="0"/>
      <w:divBdr>
        <w:top w:val="none" w:sz="0" w:space="0" w:color="auto"/>
        <w:left w:val="none" w:sz="0" w:space="0" w:color="auto"/>
        <w:bottom w:val="none" w:sz="0" w:space="0" w:color="auto"/>
        <w:right w:val="none" w:sz="0" w:space="0" w:color="auto"/>
      </w:divBdr>
    </w:div>
    <w:div w:id="320158304">
      <w:marLeft w:val="0"/>
      <w:marRight w:val="0"/>
      <w:marTop w:val="0"/>
      <w:marBottom w:val="0"/>
      <w:divBdr>
        <w:top w:val="none" w:sz="0" w:space="0" w:color="auto"/>
        <w:left w:val="none" w:sz="0" w:space="0" w:color="auto"/>
        <w:bottom w:val="none" w:sz="0" w:space="0" w:color="auto"/>
        <w:right w:val="none" w:sz="0" w:space="0" w:color="auto"/>
      </w:divBdr>
    </w:div>
    <w:div w:id="320158518">
      <w:marLeft w:val="0"/>
      <w:marRight w:val="0"/>
      <w:marTop w:val="0"/>
      <w:marBottom w:val="0"/>
      <w:divBdr>
        <w:top w:val="none" w:sz="0" w:space="0" w:color="auto"/>
        <w:left w:val="none" w:sz="0" w:space="0" w:color="auto"/>
        <w:bottom w:val="none" w:sz="0" w:space="0" w:color="auto"/>
        <w:right w:val="none" w:sz="0" w:space="0" w:color="auto"/>
      </w:divBdr>
    </w:div>
    <w:div w:id="320158761">
      <w:marLeft w:val="0"/>
      <w:marRight w:val="0"/>
      <w:marTop w:val="0"/>
      <w:marBottom w:val="0"/>
      <w:divBdr>
        <w:top w:val="none" w:sz="0" w:space="0" w:color="auto"/>
        <w:left w:val="none" w:sz="0" w:space="0" w:color="auto"/>
        <w:bottom w:val="none" w:sz="0" w:space="0" w:color="auto"/>
        <w:right w:val="none" w:sz="0" w:space="0" w:color="auto"/>
      </w:divBdr>
    </w:div>
    <w:div w:id="320276189">
      <w:marLeft w:val="0"/>
      <w:marRight w:val="0"/>
      <w:marTop w:val="0"/>
      <w:marBottom w:val="0"/>
      <w:divBdr>
        <w:top w:val="none" w:sz="0" w:space="0" w:color="auto"/>
        <w:left w:val="none" w:sz="0" w:space="0" w:color="auto"/>
        <w:bottom w:val="none" w:sz="0" w:space="0" w:color="auto"/>
        <w:right w:val="none" w:sz="0" w:space="0" w:color="auto"/>
      </w:divBdr>
    </w:div>
    <w:div w:id="320305923">
      <w:marLeft w:val="0"/>
      <w:marRight w:val="0"/>
      <w:marTop w:val="0"/>
      <w:marBottom w:val="0"/>
      <w:divBdr>
        <w:top w:val="none" w:sz="0" w:space="0" w:color="auto"/>
        <w:left w:val="none" w:sz="0" w:space="0" w:color="auto"/>
        <w:bottom w:val="none" w:sz="0" w:space="0" w:color="auto"/>
        <w:right w:val="none" w:sz="0" w:space="0" w:color="auto"/>
      </w:divBdr>
    </w:div>
    <w:div w:id="320349661">
      <w:marLeft w:val="0"/>
      <w:marRight w:val="0"/>
      <w:marTop w:val="0"/>
      <w:marBottom w:val="0"/>
      <w:divBdr>
        <w:top w:val="none" w:sz="0" w:space="0" w:color="auto"/>
        <w:left w:val="none" w:sz="0" w:space="0" w:color="auto"/>
        <w:bottom w:val="none" w:sz="0" w:space="0" w:color="auto"/>
        <w:right w:val="none" w:sz="0" w:space="0" w:color="auto"/>
      </w:divBdr>
    </w:div>
    <w:div w:id="320429558">
      <w:marLeft w:val="0"/>
      <w:marRight w:val="0"/>
      <w:marTop w:val="0"/>
      <w:marBottom w:val="0"/>
      <w:divBdr>
        <w:top w:val="none" w:sz="0" w:space="0" w:color="auto"/>
        <w:left w:val="none" w:sz="0" w:space="0" w:color="auto"/>
        <w:bottom w:val="none" w:sz="0" w:space="0" w:color="auto"/>
        <w:right w:val="none" w:sz="0" w:space="0" w:color="auto"/>
      </w:divBdr>
    </w:div>
    <w:div w:id="320475589">
      <w:marLeft w:val="0"/>
      <w:marRight w:val="0"/>
      <w:marTop w:val="0"/>
      <w:marBottom w:val="0"/>
      <w:divBdr>
        <w:top w:val="none" w:sz="0" w:space="0" w:color="auto"/>
        <w:left w:val="none" w:sz="0" w:space="0" w:color="auto"/>
        <w:bottom w:val="none" w:sz="0" w:space="0" w:color="auto"/>
        <w:right w:val="none" w:sz="0" w:space="0" w:color="auto"/>
      </w:divBdr>
    </w:div>
    <w:div w:id="320544465">
      <w:marLeft w:val="0"/>
      <w:marRight w:val="0"/>
      <w:marTop w:val="0"/>
      <w:marBottom w:val="0"/>
      <w:divBdr>
        <w:top w:val="none" w:sz="0" w:space="0" w:color="auto"/>
        <w:left w:val="none" w:sz="0" w:space="0" w:color="auto"/>
        <w:bottom w:val="none" w:sz="0" w:space="0" w:color="auto"/>
        <w:right w:val="none" w:sz="0" w:space="0" w:color="auto"/>
      </w:divBdr>
    </w:div>
    <w:div w:id="320545749">
      <w:marLeft w:val="0"/>
      <w:marRight w:val="0"/>
      <w:marTop w:val="0"/>
      <w:marBottom w:val="0"/>
      <w:divBdr>
        <w:top w:val="none" w:sz="0" w:space="0" w:color="auto"/>
        <w:left w:val="none" w:sz="0" w:space="0" w:color="auto"/>
        <w:bottom w:val="none" w:sz="0" w:space="0" w:color="auto"/>
        <w:right w:val="none" w:sz="0" w:space="0" w:color="auto"/>
      </w:divBdr>
    </w:div>
    <w:div w:id="320617013">
      <w:marLeft w:val="0"/>
      <w:marRight w:val="0"/>
      <w:marTop w:val="0"/>
      <w:marBottom w:val="0"/>
      <w:divBdr>
        <w:top w:val="none" w:sz="0" w:space="0" w:color="auto"/>
        <w:left w:val="none" w:sz="0" w:space="0" w:color="auto"/>
        <w:bottom w:val="none" w:sz="0" w:space="0" w:color="auto"/>
        <w:right w:val="none" w:sz="0" w:space="0" w:color="auto"/>
      </w:divBdr>
    </w:div>
    <w:div w:id="320621109">
      <w:marLeft w:val="0"/>
      <w:marRight w:val="0"/>
      <w:marTop w:val="0"/>
      <w:marBottom w:val="0"/>
      <w:divBdr>
        <w:top w:val="none" w:sz="0" w:space="0" w:color="auto"/>
        <w:left w:val="none" w:sz="0" w:space="0" w:color="auto"/>
        <w:bottom w:val="none" w:sz="0" w:space="0" w:color="auto"/>
        <w:right w:val="none" w:sz="0" w:space="0" w:color="auto"/>
      </w:divBdr>
    </w:div>
    <w:div w:id="320696677">
      <w:bodyDiv w:val="1"/>
      <w:marLeft w:val="0"/>
      <w:marRight w:val="0"/>
      <w:marTop w:val="0"/>
      <w:marBottom w:val="0"/>
      <w:divBdr>
        <w:top w:val="none" w:sz="0" w:space="0" w:color="auto"/>
        <w:left w:val="none" w:sz="0" w:space="0" w:color="auto"/>
        <w:bottom w:val="none" w:sz="0" w:space="0" w:color="auto"/>
        <w:right w:val="none" w:sz="0" w:space="0" w:color="auto"/>
      </w:divBdr>
    </w:div>
    <w:div w:id="320816099">
      <w:marLeft w:val="0"/>
      <w:marRight w:val="0"/>
      <w:marTop w:val="0"/>
      <w:marBottom w:val="0"/>
      <w:divBdr>
        <w:top w:val="none" w:sz="0" w:space="0" w:color="auto"/>
        <w:left w:val="none" w:sz="0" w:space="0" w:color="auto"/>
        <w:bottom w:val="none" w:sz="0" w:space="0" w:color="auto"/>
        <w:right w:val="none" w:sz="0" w:space="0" w:color="auto"/>
      </w:divBdr>
    </w:div>
    <w:div w:id="320817284">
      <w:marLeft w:val="0"/>
      <w:marRight w:val="0"/>
      <w:marTop w:val="0"/>
      <w:marBottom w:val="0"/>
      <w:divBdr>
        <w:top w:val="none" w:sz="0" w:space="0" w:color="auto"/>
        <w:left w:val="none" w:sz="0" w:space="0" w:color="auto"/>
        <w:bottom w:val="none" w:sz="0" w:space="0" w:color="auto"/>
        <w:right w:val="none" w:sz="0" w:space="0" w:color="auto"/>
      </w:divBdr>
    </w:div>
    <w:div w:id="320890038">
      <w:marLeft w:val="0"/>
      <w:marRight w:val="0"/>
      <w:marTop w:val="0"/>
      <w:marBottom w:val="0"/>
      <w:divBdr>
        <w:top w:val="none" w:sz="0" w:space="0" w:color="auto"/>
        <w:left w:val="none" w:sz="0" w:space="0" w:color="auto"/>
        <w:bottom w:val="none" w:sz="0" w:space="0" w:color="auto"/>
        <w:right w:val="none" w:sz="0" w:space="0" w:color="auto"/>
      </w:divBdr>
    </w:div>
    <w:div w:id="321085532">
      <w:marLeft w:val="0"/>
      <w:marRight w:val="0"/>
      <w:marTop w:val="0"/>
      <w:marBottom w:val="0"/>
      <w:divBdr>
        <w:top w:val="none" w:sz="0" w:space="0" w:color="auto"/>
        <w:left w:val="none" w:sz="0" w:space="0" w:color="auto"/>
        <w:bottom w:val="none" w:sz="0" w:space="0" w:color="auto"/>
        <w:right w:val="none" w:sz="0" w:space="0" w:color="auto"/>
      </w:divBdr>
    </w:div>
    <w:div w:id="321201116">
      <w:marLeft w:val="0"/>
      <w:marRight w:val="0"/>
      <w:marTop w:val="0"/>
      <w:marBottom w:val="0"/>
      <w:divBdr>
        <w:top w:val="none" w:sz="0" w:space="0" w:color="auto"/>
        <w:left w:val="none" w:sz="0" w:space="0" w:color="auto"/>
        <w:bottom w:val="none" w:sz="0" w:space="0" w:color="auto"/>
        <w:right w:val="none" w:sz="0" w:space="0" w:color="auto"/>
      </w:divBdr>
    </w:div>
    <w:div w:id="321204022">
      <w:marLeft w:val="0"/>
      <w:marRight w:val="0"/>
      <w:marTop w:val="0"/>
      <w:marBottom w:val="0"/>
      <w:divBdr>
        <w:top w:val="none" w:sz="0" w:space="0" w:color="auto"/>
        <w:left w:val="none" w:sz="0" w:space="0" w:color="auto"/>
        <w:bottom w:val="none" w:sz="0" w:space="0" w:color="auto"/>
        <w:right w:val="none" w:sz="0" w:space="0" w:color="auto"/>
      </w:divBdr>
    </w:div>
    <w:div w:id="321353302">
      <w:bodyDiv w:val="1"/>
      <w:marLeft w:val="0"/>
      <w:marRight w:val="0"/>
      <w:marTop w:val="0"/>
      <w:marBottom w:val="0"/>
      <w:divBdr>
        <w:top w:val="none" w:sz="0" w:space="0" w:color="auto"/>
        <w:left w:val="none" w:sz="0" w:space="0" w:color="auto"/>
        <w:bottom w:val="none" w:sz="0" w:space="0" w:color="auto"/>
        <w:right w:val="none" w:sz="0" w:space="0" w:color="auto"/>
      </w:divBdr>
    </w:div>
    <w:div w:id="321470340">
      <w:marLeft w:val="0"/>
      <w:marRight w:val="0"/>
      <w:marTop w:val="0"/>
      <w:marBottom w:val="0"/>
      <w:divBdr>
        <w:top w:val="none" w:sz="0" w:space="0" w:color="auto"/>
        <w:left w:val="none" w:sz="0" w:space="0" w:color="auto"/>
        <w:bottom w:val="none" w:sz="0" w:space="0" w:color="auto"/>
        <w:right w:val="none" w:sz="0" w:space="0" w:color="auto"/>
      </w:divBdr>
    </w:div>
    <w:div w:id="321472906">
      <w:marLeft w:val="0"/>
      <w:marRight w:val="0"/>
      <w:marTop w:val="0"/>
      <w:marBottom w:val="0"/>
      <w:divBdr>
        <w:top w:val="none" w:sz="0" w:space="0" w:color="auto"/>
        <w:left w:val="none" w:sz="0" w:space="0" w:color="auto"/>
        <w:bottom w:val="none" w:sz="0" w:space="0" w:color="auto"/>
        <w:right w:val="none" w:sz="0" w:space="0" w:color="auto"/>
      </w:divBdr>
    </w:div>
    <w:div w:id="321542110">
      <w:marLeft w:val="0"/>
      <w:marRight w:val="0"/>
      <w:marTop w:val="0"/>
      <w:marBottom w:val="0"/>
      <w:divBdr>
        <w:top w:val="none" w:sz="0" w:space="0" w:color="auto"/>
        <w:left w:val="none" w:sz="0" w:space="0" w:color="auto"/>
        <w:bottom w:val="none" w:sz="0" w:space="0" w:color="auto"/>
        <w:right w:val="none" w:sz="0" w:space="0" w:color="auto"/>
      </w:divBdr>
    </w:div>
    <w:div w:id="321592313">
      <w:bodyDiv w:val="1"/>
      <w:marLeft w:val="0"/>
      <w:marRight w:val="0"/>
      <w:marTop w:val="0"/>
      <w:marBottom w:val="0"/>
      <w:divBdr>
        <w:top w:val="none" w:sz="0" w:space="0" w:color="auto"/>
        <w:left w:val="none" w:sz="0" w:space="0" w:color="auto"/>
        <w:bottom w:val="none" w:sz="0" w:space="0" w:color="auto"/>
        <w:right w:val="none" w:sz="0" w:space="0" w:color="auto"/>
      </w:divBdr>
    </w:div>
    <w:div w:id="321660189">
      <w:marLeft w:val="0"/>
      <w:marRight w:val="0"/>
      <w:marTop w:val="0"/>
      <w:marBottom w:val="0"/>
      <w:divBdr>
        <w:top w:val="none" w:sz="0" w:space="0" w:color="auto"/>
        <w:left w:val="none" w:sz="0" w:space="0" w:color="auto"/>
        <w:bottom w:val="none" w:sz="0" w:space="0" w:color="auto"/>
        <w:right w:val="none" w:sz="0" w:space="0" w:color="auto"/>
      </w:divBdr>
    </w:div>
    <w:div w:id="321734742">
      <w:marLeft w:val="0"/>
      <w:marRight w:val="0"/>
      <w:marTop w:val="0"/>
      <w:marBottom w:val="0"/>
      <w:divBdr>
        <w:top w:val="none" w:sz="0" w:space="0" w:color="auto"/>
        <w:left w:val="none" w:sz="0" w:space="0" w:color="auto"/>
        <w:bottom w:val="none" w:sz="0" w:space="0" w:color="auto"/>
        <w:right w:val="none" w:sz="0" w:space="0" w:color="auto"/>
      </w:divBdr>
    </w:div>
    <w:div w:id="321736577">
      <w:marLeft w:val="0"/>
      <w:marRight w:val="0"/>
      <w:marTop w:val="0"/>
      <w:marBottom w:val="0"/>
      <w:divBdr>
        <w:top w:val="none" w:sz="0" w:space="0" w:color="auto"/>
        <w:left w:val="none" w:sz="0" w:space="0" w:color="auto"/>
        <w:bottom w:val="none" w:sz="0" w:space="0" w:color="auto"/>
        <w:right w:val="none" w:sz="0" w:space="0" w:color="auto"/>
      </w:divBdr>
    </w:div>
    <w:div w:id="321741053">
      <w:marLeft w:val="0"/>
      <w:marRight w:val="0"/>
      <w:marTop w:val="0"/>
      <w:marBottom w:val="0"/>
      <w:divBdr>
        <w:top w:val="none" w:sz="0" w:space="0" w:color="auto"/>
        <w:left w:val="none" w:sz="0" w:space="0" w:color="auto"/>
        <w:bottom w:val="none" w:sz="0" w:space="0" w:color="auto"/>
        <w:right w:val="none" w:sz="0" w:space="0" w:color="auto"/>
      </w:divBdr>
    </w:div>
    <w:div w:id="321741464">
      <w:marLeft w:val="0"/>
      <w:marRight w:val="0"/>
      <w:marTop w:val="0"/>
      <w:marBottom w:val="0"/>
      <w:divBdr>
        <w:top w:val="none" w:sz="0" w:space="0" w:color="auto"/>
        <w:left w:val="none" w:sz="0" w:space="0" w:color="auto"/>
        <w:bottom w:val="none" w:sz="0" w:space="0" w:color="auto"/>
        <w:right w:val="none" w:sz="0" w:space="0" w:color="auto"/>
      </w:divBdr>
    </w:div>
    <w:div w:id="321853897">
      <w:marLeft w:val="0"/>
      <w:marRight w:val="0"/>
      <w:marTop w:val="0"/>
      <w:marBottom w:val="0"/>
      <w:divBdr>
        <w:top w:val="none" w:sz="0" w:space="0" w:color="auto"/>
        <w:left w:val="none" w:sz="0" w:space="0" w:color="auto"/>
        <w:bottom w:val="none" w:sz="0" w:space="0" w:color="auto"/>
        <w:right w:val="none" w:sz="0" w:space="0" w:color="auto"/>
      </w:divBdr>
    </w:div>
    <w:div w:id="321858275">
      <w:marLeft w:val="0"/>
      <w:marRight w:val="0"/>
      <w:marTop w:val="0"/>
      <w:marBottom w:val="0"/>
      <w:divBdr>
        <w:top w:val="none" w:sz="0" w:space="0" w:color="auto"/>
        <w:left w:val="none" w:sz="0" w:space="0" w:color="auto"/>
        <w:bottom w:val="none" w:sz="0" w:space="0" w:color="auto"/>
        <w:right w:val="none" w:sz="0" w:space="0" w:color="auto"/>
      </w:divBdr>
    </w:div>
    <w:div w:id="322006206">
      <w:bodyDiv w:val="1"/>
      <w:marLeft w:val="0"/>
      <w:marRight w:val="0"/>
      <w:marTop w:val="0"/>
      <w:marBottom w:val="0"/>
      <w:divBdr>
        <w:top w:val="none" w:sz="0" w:space="0" w:color="auto"/>
        <w:left w:val="none" w:sz="0" w:space="0" w:color="auto"/>
        <w:bottom w:val="none" w:sz="0" w:space="0" w:color="auto"/>
        <w:right w:val="none" w:sz="0" w:space="0" w:color="auto"/>
      </w:divBdr>
    </w:div>
    <w:div w:id="322011113">
      <w:marLeft w:val="0"/>
      <w:marRight w:val="0"/>
      <w:marTop w:val="0"/>
      <w:marBottom w:val="0"/>
      <w:divBdr>
        <w:top w:val="none" w:sz="0" w:space="0" w:color="auto"/>
        <w:left w:val="none" w:sz="0" w:space="0" w:color="auto"/>
        <w:bottom w:val="none" w:sz="0" w:space="0" w:color="auto"/>
        <w:right w:val="none" w:sz="0" w:space="0" w:color="auto"/>
      </w:divBdr>
    </w:div>
    <w:div w:id="322050487">
      <w:marLeft w:val="0"/>
      <w:marRight w:val="0"/>
      <w:marTop w:val="0"/>
      <w:marBottom w:val="0"/>
      <w:divBdr>
        <w:top w:val="none" w:sz="0" w:space="0" w:color="auto"/>
        <w:left w:val="none" w:sz="0" w:space="0" w:color="auto"/>
        <w:bottom w:val="none" w:sz="0" w:space="0" w:color="auto"/>
        <w:right w:val="none" w:sz="0" w:space="0" w:color="auto"/>
      </w:divBdr>
    </w:div>
    <w:div w:id="322051430">
      <w:marLeft w:val="0"/>
      <w:marRight w:val="0"/>
      <w:marTop w:val="0"/>
      <w:marBottom w:val="0"/>
      <w:divBdr>
        <w:top w:val="none" w:sz="0" w:space="0" w:color="auto"/>
        <w:left w:val="none" w:sz="0" w:space="0" w:color="auto"/>
        <w:bottom w:val="none" w:sz="0" w:space="0" w:color="auto"/>
        <w:right w:val="none" w:sz="0" w:space="0" w:color="auto"/>
      </w:divBdr>
    </w:div>
    <w:div w:id="322203517">
      <w:marLeft w:val="0"/>
      <w:marRight w:val="0"/>
      <w:marTop w:val="0"/>
      <w:marBottom w:val="0"/>
      <w:divBdr>
        <w:top w:val="none" w:sz="0" w:space="0" w:color="auto"/>
        <w:left w:val="none" w:sz="0" w:space="0" w:color="auto"/>
        <w:bottom w:val="none" w:sz="0" w:space="0" w:color="auto"/>
        <w:right w:val="none" w:sz="0" w:space="0" w:color="auto"/>
      </w:divBdr>
    </w:div>
    <w:div w:id="322204828">
      <w:marLeft w:val="0"/>
      <w:marRight w:val="0"/>
      <w:marTop w:val="0"/>
      <w:marBottom w:val="0"/>
      <w:divBdr>
        <w:top w:val="none" w:sz="0" w:space="0" w:color="auto"/>
        <w:left w:val="none" w:sz="0" w:space="0" w:color="auto"/>
        <w:bottom w:val="none" w:sz="0" w:space="0" w:color="auto"/>
        <w:right w:val="none" w:sz="0" w:space="0" w:color="auto"/>
      </w:divBdr>
    </w:div>
    <w:div w:id="322314893">
      <w:bodyDiv w:val="1"/>
      <w:marLeft w:val="0"/>
      <w:marRight w:val="0"/>
      <w:marTop w:val="0"/>
      <w:marBottom w:val="0"/>
      <w:divBdr>
        <w:top w:val="none" w:sz="0" w:space="0" w:color="auto"/>
        <w:left w:val="none" w:sz="0" w:space="0" w:color="auto"/>
        <w:bottom w:val="none" w:sz="0" w:space="0" w:color="auto"/>
        <w:right w:val="none" w:sz="0" w:space="0" w:color="auto"/>
      </w:divBdr>
    </w:div>
    <w:div w:id="322323703">
      <w:marLeft w:val="0"/>
      <w:marRight w:val="0"/>
      <w:marTop w:val="0"/>
      <w:marBottom w:val="0"/>
      <w:divBdr>
        <w:top w:val="none" w:sz="0" w:space="0" w:color="auto"/>
        <w:left w:val="none" w:sz="0" w:space="0" w:color="auto"/>
        <w:bottom w:val="none" w:sz="0" w:space="0" w:color="auto"/>
        <w:right w:val="none" w:sz="0" w:space="0" w:color="auto"/>
      </w:divBdr>
    </w:div>
    <w:div w:id="322393264">
      <w:marLeft w:val="0"/>
      <w:marRight w:val="0"/>
      <w:marTop w:val="0"/>
      <w:marBottom w:val="0"/>
      <w:divBdr>
        <w:top w:val="none" w:sz="0" w:space="0" w:color="auto"/>
        <w:left w:val="none" w:sz="0" w:space="0" w:color="auto"/>
        <w:bottom w:val="none" w:sz="0" w:space="0" w:color="auto"/>
        <w:right w:val="none" w:sz="0" w:space="0" w:color="auto"/>
      </w:divBdr>
    </w:div>
    <w:div w:id="322395198">
      <w:marLeft w:val="0"/>
      <w:marRight w:val="0"/>
      <w:marTop w:val="0"/>
      <w:marBottom w:val="0"/>
      <w:divBdr>
        <w:top w:val="none" w:sz="0" w:space="0" w:color="auto"/>
        <w:left w:val="none" w:sz="0" w:space="0" w:color="auto"/>
        <w:bottom w:val="none" w:sz="0" w:space="0" w:color="auto"/>
        <w:right w:val="none" w:sz="0" w:space="0" w:color="auto"/>
      </w:divBdr>
    </w:div>
    <w:div w:id="322441502">
      <w:marLeft w:val="0"/>
      <w:marRight w:val="0"/>
      <w:marTop w:val="0"/>
      <w:marBottom w:val="0"/>
      <w:divBdr>
        <w:top w:val="none" w:sz="0" w:space="0" w:color="auto"/>
        <w:left w:val="none" w:sz="0" w:space="0" w:color="auto"/>
        <w:bottom w:val="none" w:sz="0" w:space="0" w:color="auto"/>
        <w:right w:val="none" w:sz="0" w:space="0" w:color="auto"/>
      </w:divBdr>
    </w:div>
    <w:div w:id="322466336">
      <w:marLeft w:val="0"/>
      <w:marRight w:val="0"/>
      <w:marTop w:val="0"/>
      <w:marBottom w:val="0"/>
      <w:divBdr>
        <w:top w:val="none" w:sz="0" w:space="0" w:color="auto"/>
        <w:left w:val="none" w:sz="0" w:space="0" w:color="auto"/>
        <w:bottom w:val="none" w:sz="0" w:space="0" w:color="auto"/>
        <w:right w:val="none" w:sz="0" w:space="0" w:color="auto"/>
      </w:divBdr>
    </w:div>
    <w:div w:id="322466820">
      <w:marLeft w:val="0"/>
      <w:marRight w:val="0"/>
      <w:marTop w:val="0"/>
      <w:marBottom w:val="0"/>
      <w:divBdr>
        <w:top w:val="none" w:sz="0" w:space="0" w:color="auto"/>
        <w:left w:val="none" w:sz="0" w:space="0" w:color="auto"/>
        <w:bottom w:val="none" w:sz="0" w:space="0" w:color="auto"/>
        <w:right w:val="none" w:sz="0" w:space="0" w:color="auto"/>
      </w:divBdr>
    </w:div>
    <w:div w:id="322508159">
      <w:marLeft w:val="0"/>
      <w:marRight w:val="0"/>
      <w:marTop w:val="0"/>
      <w:marBottom w:val="0"/>
      <w:divBdr>
        <w:top w:val="none" w:sz="0" w:space="0" w:color="auto"/>
        <w:left w:val="none" w:sz="0" w:space="0" w:color="auto"/>
        <w:bottom w:val="none" w:sz="0" w:space="0" w:color="auto"/>
        <w:right w:val="none" w:sz="0" w:space="0" w:color="auto"/>
      </w:divBdr>
    </w:div>
    <w:div w:id="322513012">
      <w:marLeft w:val="0"/>
      <w:marRight w:val="0"/>
      <w:marTop w:val="0"/>
      <w:marBottom w:val="0"/>
      <w:divBdr>
        <w:top w:val="none" w:sz="0" w:space="0" w:color="auto"/>
        <w:left w:val="none" w:sz="0" w:space="0" w:color="auto"/>
        <w:bottom w:val="none" w:sz="0" w:space="0" w:color="auto"/>
        <w:right w:val="none" w:sz="0" w:space="0" w:color="auto"/>
      </w:divBdr>
    </w:div>
    <w:div w:id="322516597">
      <w:marLeft w:val="0"/>
      <w:marRight w:val="0"/>
      <w:marTop w:val="0"/>
      <w:marBottom w:val="0"/>
      <w:divBdr>
        <w:top w:val="none" w:sz="0" w:space="0" w:color="auto"/>
        <w:left w:val="none" w:sz="0" w:space="0" w:color="auto"/>
        <w:bottom w:val="none" w:sz="0" w:space="0" w:color="auto"/>
        <w:right w:val="none" w:sz="0" w:space="0" w:color="auto"/>
      </w:divBdr>
    </w:div>
    <w:div w:id="322585032">
      <w:marLeft w:val="0"/>
      <w:marRight w:val="0"/>
      <w:marTop w:val="0"/>
      <w:marBottom w:val="0"/>
      <w:divBdr>
        <w:top w:val="none" w:sz="0" w:space="0" w:color="auto"/>
        <w:left w:val="none" w:sz="0" w:space="0" w:color="auto"/>
        <w:bottom w:val="none" w:sz="0" w:space="0" w:color="auto"/>
        <w:right w:val="none" w:sz="0" w:space="0" w:color="auto"/>
      </w:divBdr>
    </w:div>
    <w:div w:id="322588190">
      <w:marLeft w:val="0"/>
      <w:marRight w:val="0"/>
      <w:marTop w:val="0"/>
      <w:marBottom w:val="0"/>
      <w:divBdr>
        <w:top w:val="none" w:sz="0" w:space="0" w:color="auto"/>
        <w:left w:val="none" w:sz="0" w:space="0" w:color="auto"/>
        <w:bottom w:val="none" w:sz="0" w:space="0" w:color="auto"/>
        <w:right w:val="none" w:sz="0" w:space="0" w:color="auto"/>
      </w:divBdr>
    </w:div>
    <w:div w:id="322590409">
      <w:marLeft w:val="0"/>
      <w:marRight w:val="0"/>
      <w:marTop w:val="0"/>
      <w:marBottom w:val="0"/>
      <w:divBdr>
        <w:top w:val="none" w:sz="0" w:space="0" w:color="auto"/>
        <w:left w:val="none" w:sz="0" w:space="0" w:color="auto"/>
        <w:bottom w:val="none" w:sz="0" w:space="0" w:color="auto"/>
        <w:right w:val="none" w:sz="0" w:space="0" w:color="auto"/>
      </w:divBdr>
    </w:div>
    <w:div w:id="322700779">
      <w:marLeft w:val="0"/>
      <w:marRight w:val="0"/>
      <w:marTop w:val="0"/>
      <w:marBottom w:val="0"/>
      <w:divBdr>
        <w:top w:val="none" w:sz="0" w:space="0" w:color="auto"/>
        <w:left w:val="none" w:sz="0" w:space="0" w:color="auto"/>
        <w:bottom w:val="none" w:sz="0" w:space="0" w:color="auto"/>
        <w:right w:val="none" w:sz="0" w:space="0" w:color="auto"/>
      </w:divBdr>
    </w:div>
    <w:div w:id="322708727">
      <w:marLeft w:val="0"/>
      <w:marRight w:val="0"/>
      <w:marTop w:val="0"/>
      <w:marBottom w:val="0"/>
      <w:divBdr>
        <w:top w:val="none" w:sz="0" w:space="0" w:color="auto"/>
        <w:left w:val="none" w:sz="0" w:space="0" w:color="auto"/>
        <w:bottom w:val="none" w:sz="0" w:space="0" w:color="auto"/>
        <w:right w:val="none" w:sz="0" w:space="0" w:color="auto"/>
      </w:divBdr>
    </w:div>
    <w:div w:id="322709359">
      <w:marLeft w:val="0"/>
      <w:marRight w:val="0"/>
      <w:marTop w:val="0"/>
      <w:marBottom w:val="0"/>
      <w:divBdr>
        <w:top w:val="none" w:sz="0" w:space="0" w:color="auto"/>
        <w:left w:val="none" w:sz="0" w:space="0" w:color="auto"/>
        <w:bottom w:val="none" w:sz="0" w:space="0" w:color="auto"/>
        <w:right w:val="none" w:sz="0" w:space="0" w:color="auto"/>
      </w:divBdr>
    </w:div>
    <w:div w:id="322709824">
      <w:marLeft w:val="0"/>
      <w:marRight w:val="0"/>
      <w:marTop w:val="0"/>
      <w:marBottom w:val="0"/>
      <w:divBdr>
        <w:top w:val="none" w:sz="0" w:space="0" w:color="auto"/>
        <w:left w:val="none" w:sz="0" w:space="0" w:color="auto"/>
        <w:bottom w:val="none" w:sz="0" w:space="0" w:color="auto"/>
        <w:right w:val="none" w:sz="0" w:space="0" w:color="auto"/>
      </w:divBdr>
    </w:div>
    <w:div w:id="322778999">
      <w:bodyDiv w:val="1"/>
      <w:marLeft w:val="0"/>
      <w:marRight w:val="0"/>
      <w:marTop w:val="0"/>
      <w:marBottom w:val="0"/>
      <w:divBdr>
        <w:top w:val="none" w:sz="0" w:space="0" w:color="auto"/>
        <w:left w:val="none" w:sz="0" w:space="0" w:color="auto"/>
        <w:bottom w:val="none" w:sz="0" w:space="0" w:color="auto"/>
        <w:right w:val="none" w:sz="0" w:space="0" w:color="auto"/>
      </w:divBdr>
    </w:div>
    <w:div w:id="322781908">
      <w:bodyDiv w:val="1"/>
      <w:marLeft w:val="0"/>
      <w:marRight w:val="0"/>
      <w:marTop w:val="0"/>
      <w:marBottom w:val="0"/>
      <w:divBdr>
        <w:top w:val="none" w:sz="0" w:space="0" w:color="auto"/>
        <w:left w:val="none" w:sz="0" w:space="0" w:color="auto"/>
        <w:bottom w:val="none" w:sz="0" w:space="0" w:color="auto"/>
        <w:right w:val="none" w:sz="0" w:space="0" w:color="auto"/>
      </w:divBdr>
    </w:div>
    <w:div w:id="322855893">
      <w:bodyDiv w:val="1"/>
      <w:marLeft w:val="0"/>
      <w:marRight w:val="0"/>
      <w:marTop w:val="0"/>
      <w:marBottom w:val="0"/>
      <w:divBdr>
        <w:top w:val="none" w:sz="0" w:space="0" w:color="auto"/>
        <w:left w:val="none" w:sz="0" w:space="0" w:color="auto"/>
        <w:bottom w:val="none" w:sz="0" w:space="0" w:color="auto"/>
        <w:right w:val="none" w:sz="0" w:space="0" w:color="auto"/>
      </w:divBdr>
    </w:div>
    <w:div w:id="322856403">
      <w:marLeft w:val="0"/>
      <w:marRight w:val="0"/>
      <w:marTop w:val="0"/>
      <w:marBottom w:val="0"/>
      <w:divBdr>
        <w:top w:val="none" w:sz="0" w:space="0" w:color="auto"/>
        <w:left w:val="none" w:sz="0" w:space="0" w:color="auto"/>
        <w:bottom w:val="none" w:sz="0" w:space="0" w:color="auto"/>
        <w:right w:val="none" w:sz="0" w:space="0" w:color="auto"/>
      </w:divBdr>
    </w:div>
    <w:div w:id="322974027">
      <w:marLeft w:val="0"/>
      <w:marRight w:val="0"/>
      <w:marTop w:val="0"/>
      <w:marBottom w:val="0"/>
      <w:divBdr>
        <w:top w:val="none" w:sz="0" w:space="0" w:color="auto"/>
        <w:left w:val="none" w:sz="0" w:space="0" w:color="auto"/>
        <w:bottom w:val="none" w:sz="0" w:space="0" w:color="auto"/>
        <w:right w:val="none" w:sz="0" w:space="0" w:color="auto"/>
      </w:divBdr>
    </w:div>
    <w:div w:id="322976296">
      <w:marLeft w:val="0"/>
      <w:marRight w:val="0"/>
      <w:marTop w:val="0"/>
      <w:marBottom w:val="0"/>
      <w:divBdr>
        <w:top w:val="none" w:sz="0" w:space="0" w:color="auto"/>
        <w:left w:val="none" w:sz="0" w:space="0" w:color="auto"/>
        <w:bottom w:val="none" w:sz="0" w:space="0" w:color="auto"/>
        <w:right w:val="none" w:sz="0" w:space="0" w:color="auto"/>
      </w:divBdr>
    </w:div>
    <w:div w:id="322978655">
      <w:marLeft w:val="0"/>
      <w:marRight w:val="0"/>
      <w:marTop w:val="0"/>
      <w:marBottom w:val="0"/>
      <w:divBdr>
        <w:top w:val="none" w:sz="0" w:space="0" w:color="auto"/>
        <w:left w:val="none" w:sz="0" w:space="0" w:color="auto"/>
        <w:bottom w:val="none" w:sz="0" w:space="0" w:color="auto"/>
        <w:right w:val="none" w:sz="0" w:space="0" w:color="auto"/>
      </w:divBdr>
    </w:div>
    <w:div w:id="323045861">
      <w:marLeft w:val="0"/>
      <w:marRight w:val="0"/>
      <w:marTop w:val="0"/>
      <w:marBottom w:val="0"/>
      <w:divBdr>
        <w:top w:val="none" w:sz="0" w:space="0" w:color="auto"/>
        <w:left w:val="none" w:sz="0" w:space="0" w:color="auto"/>
        <w:bottom w:val="none" w:sz="0" w:space="0" w:color="auto"/>
        <w:right w:val="none" w:sz="0" w:space="0" w:color="auto"/>
      </w:divBdr>
    </w:div>
    <w:div w:id="323048485">
      <w:marLeft w:val="0"/>
      <w:marRight w:val="0"/>
      <w:marTop w:val="0"/>
      <w:marBottom w:val="0"/>
      <w:divBdr>
        <w:top w:val="none" w:sz="0" w:space="0" w:color="auto"/>
        <w:left w:val="none" w:sz="0" w:space="0" w:color="auto"/>
        <w:bottom w:val="none" w:sz="0" w:space="0" w:color="auto"/>
        <w:right w:val="none" w:sz="0" w:space="0" w:color="auto"/>
      </w:divBdr>
    </w:div>
    <w:div w:id="323095466">
      <w:marLeft w:val="0"/>
      <w:marRight w:val="0"/>
      <w:marTop w:val="0"/>
      <w:marBottom w:val="0"/>
      <w:divBdr>
        <w:top w:val="none" w:sz="0" w:space="0" w:color="auto"/>
        <w:left w:val="none" w:sz="0" w:space="0" w:color="auto"/>
        <w:bottom w:val="none" w:sz="0" w:space="0" w:color="auto"/>
        <w:right w:val="none" w:sz="0" w:space="0" w:color="auto"/>
      </w:divBdr>
    </w:div>
    <w:div w:id="323171515">
      <w:marLeft w:val="0"/>
      <w:marRight w:val="0"/>
      <w:marTop w:val="0"/>
      <w:marBottom w:val="0"/>
      <w:divBdr>
        <w:top w:val="none" w:sz="0" w:space="0" w:color="auto"/>
        <w:left w:val="none" w:sz="0" w:space="0" w:color="auto"/>
        <w:bottom w:val="none" w:sz="0" w:space="0" w:color="auto"/>
        <w:right w:val="none" w:sz="0" w:space="0" w:color="auto"/>
      </w:divBdr>
    </w:div>
    <w:div w:id="323242454">
      <w:marLeft w:val="0"/>
      <w:marRight w:val="0"/>
      <w:marTop w:val="0"/>
      <w:marBottom w:val="0"/>
      <w:divBdr>
        <w:top w:val="none" w:sz="0" w:space="0" w:color="auto"/>
        <w:left w:val="none" w:sz="0" w:space="0" w:color="auto"/>
        <w:bottom w:val="none" w:sz="0" w:space="0" w:color="auto"/>
        <w:right w:val="none" w:sz="0" w:space="0" w:color="auto"/>
      </w:divBdr>
    </w:div>
    <w:div w:id="323315174">
      <w:marLeft w:val="0"/>
      <w:marRight w:val="0"/>
      <w:marTop w:val="0"/>
      <w:marBottom w:val="0"/>
      <w:divBdr>
        <w:top w:val="none" w:sz="0" w:space="0" w:color="auto"/>
        <w:left w:val="none" w:sz="0" w:space="0" w:color="auto"/>
        <w:bottom w:val="none" w:sz="0" w:space="0" w:color="auto"/>
        <w:right w:val="none" w:sz="0" w:space="0" w:color="auto"/>
      </w:divBdr>
    </w:div>
    <w:div w:id="323358414">
      <w:marLeft w:val="0"/>
      <w:marRight w:val="0"/>
      <w:marTop w:val="0"/>
      <w:marBottom w:val="0"/>
      <w:divBdr>
        <w:top w:val="none" w:sz="0" w:space="0" w:color="auto"/>
        <w:left w:val="none" w:sz="0" w:space="0" w:color="auto"/>
        <w:bottom w:val="none" w:sz="0" w:space="0" w:color="auto"/>
        <w:right w:val="none" w:sz="0" w:space="0" w:color="auto"/>
      </w:divBdr>
    </w:div>
    <w:div w:id="323360326">
      <w:marLeft w:val="0"/>
      <w:marRight w:val="0"/>
      <w:marTop w:val="0"/>
      <w:marBottom w:val="0"/>
      <w:divBdr>
        <w:top w:val="none" w:sz="0" w:space="0" w:color="auto"/>
        <w:left w:val="none" w:sz="0" w:space="0" w:color="auto"/>
        <w:bottom w:val="none" w:sz="0" w:space="0" w:color="auto"/>
        <w:right w:val="none" w:sz="0" w:space="0" w:color="auto"/>
      </w:divBdr>
    </w:div>
    <w:div w:id="323438124">
      <w:bodyDiv w:val="1"/>
      <w:marLeft w:val="0"/>
      <w:marRight w:val="0"/>
      <w:marTop w:val="0"/>
      <w:marBottom w:val="0"/>
      <w:divBdr>
        <w:top w:val="none" w:sz="0" w:space="0" w:color="auto"/>
        <w:left w:val="none" w:sz="0" w:space="0" w:color="auto"/>
        <w:bottom w:val="none" w:sz="0" w:space="0" w:color="auto"/>
        <w:right w:val="none" w:sz="0" w:space="0" w:color="auto"/>
      </w:divBdr>
    </w:div>
    <w:div w:id="323632387">
      <w:marLeft w:val="0"/>
      <w:marRight w:val="0"/>
      <w:marTop w:val="0"/>
      <w:marBottom w:val="0"/>
      <w:divBdr>
        <w:top w:val="none" w:sz="0" w:space="0" w:color="auto"/>
        <w:left w:val="none" w:sz="0" w:space="0" w:color="auto"/>
        <w:bottom w:val="none" w:sz="0" w:space="0" w:color="auto"/>
        <w:right w:val="none" w:sz="0" w:space="0" w:color="auto"/>
      </w:divBdr>
    </w:div>
    <w:div w:id="323707335">
      <w:marLeft w:val="0"/>
      <w:marRight w:val="0"/>
      <w:marTop w:val="0"/>
      <w:marBottom w:val="0"/>
      <w:divBdr>
        <w:top w:val="none" w:sz="0" w:space="0" w:color="auto"/>
        <w:left w:val="none" w:sz="0" w:space="0" w:color="auto"/>
        <w:bottom w:val="none" w:sz="0" w:space="0" w:color="auto"/>
        <w:right w:val="none" w:sz="0" w:space="0" w:color="auto"/>
      </w:divBdr>
    </w:div>
    <w:div w:id="323778658">
      <w:marLeft w:val="0"/>
      <w:marRight w:val="0"/>
      <w:marTop w:val="0"/>
      <w:marBottom w:val="0"/>
      <w:divBdr>
        <w:top w:val="none" w:sz="0" w:space="0" w:color="auto"/>
        <w:left w:val="none" w:sz="0" w:space="0" w:color="auto"/>
        <w:bottom w:val="none" w:sz="0" w:space="0" w:color="auto"/>
        <w:right w:val="none" w:sz="0" w:space="0" w:color="auto"/>
      </w:divBdr>
    </w:div>
    <w:div w:id="323819956">
      <w:marLeft w:val="0"/>
      <w:marRight w:val="0"/>
      <w:marTop w:val="0"/>
      <w:marBottom w:val="0"/>
      <w:divBdr>
        <w:top w:val="none" w:sz="0" w:space="0" w:color="auto"/>
        <w:left w:val="none" w:sz="0" w:space="0" w:color="auto"/>
        <w:bottom w:val="none" w:sz="0" w:space="0" w:color="auto"/>
        <w:right w:val="none" w:sz="0" w:space="0" w:color="auto"/>
      </w:divBdr>
    </w:div>
    <w:div w:id="323897248">
      <w:marLeft w:val="0"/>
      <w:marRight w:val="0"/>
      <w:marTop w:val="0"/>
      <w:marBottom w:val="0"/>
      <w:divBdr>
        <w:top w:val="none" w:sz="0" w:space="0" w:color="auto"/>
        <w:left w:val="none" w:sz="0" w:space="0" w:color="auto"/>
        <w:bottom w:val="none" w:sz="0" w:space="0" w:color="auto"/>
        <w:right w:val="none" w:sz="0" w:space="0" w:color="auto"/>
      </w:divBdr>
    </w:div>
    <w:div w:id="323971371">
      <w:marLeft w:val="0"/>
      <w:marRight w:val="0"/>
      <w:marTop w:val="0"/>
      <w:marBottom w:val="0"/>
      <w:divBdr>
        <w:top w:val="none" w:sz="0" w:space="0" w:color="auto"/>
        <w:left w:val="none" w:sz="0" w:space="0" w:color="auto"/>
        <w:bottom w:val="none" w:sz="0" w:space="0" w:color="auto"/>
        <w:right w:val="none" w:sz="0" w:space="0" w:color="auto"/>
      </w:divBdr>
    </w:div>
    <w:div w:id="323972859">
      <w:marLeft w:val="0"/>
      <w:marRight w:val="0"/>
      <w:marTop w:val="0"/>
      <w:marBottom w:val="0"/>
      <w:divBdr>
        <w:top w:val="none" w:sz="0" w:space="0" w:color="auto"/>
        <w:left w:val="none" w:sz="0" w:space="0" w:color="auto"/>
        <w:bottom w:val="none" w:sz="0" w:space="0" w:color="auto"/>
        <w:right w:val="none" w:sz="0" w:space="0" w:color="auto"/>
      </w:divBdr>
    </w:div>
    <w:div w:id="324090656">
      <w:marLeft w:val="0"/>
      <w:marRight w:val="0"/>
      <w:marTop w:val="0"/>
      <w:marBottom w:val="0"/>
      <w:divBdr>
        <w:top w:val="none" w:sz="0" w:space="0" w:color="auto"/>
        <w:left w:val="none" w:sz="0" w:space="0" w:color="auto"/>
        <w:bottom w:val="none" w:sz="0" w:space="0" w:color="auto"/>
        <w:right w:val="none" w:sz="0" w:space="0" w:color="auto"/>
      </w:divBdr>
    </w:div>
    <w:div w:id="324208947">
      <w:marLeft w:val="0"/>
      <w:marRight w:val="0"/>
      <w:marTop w:val="0"/>
      <w:marBottom w:val="0"/>
      <w:divBdr>
        <w:top w:val="none" w:sz="0" w:space="0" w:color="auto"/>
        <w:left w:val="none" w:sz="0" w:space="0" w:color="auto"/>
        <w:bottom w:val="none" w:sz="0" w:space="0" w:color="auto"/>
        <w:right w:val="none" w:sz="0" w:space="0" w:color="auto"/>
      </w:divBdr>
    </w:div>
    <w:div w:id="324212513">
      <w:marLeft w:val="0"/>
      <w:marRight w:val="0"/>
      <w:marTop w:val="0"/>
      <w:marBottom w:val="0"/>
      <w:divBdr>
        <w:top w:val="none" w:sz="0" w:space="0" w:color="auto"/>
        <w:left w:val="none" w:sz="0" w:space="0" w:color="auto"/>
        <w:bottom w:val="none" w:sz="0" w:space="0" w:color="auto"/>
        <w:right w:val="none" w:sz="0" w:space="0" w:color="auto"/>
      </w:divBdr>
    </w:div>
    <w:div w:id="324281764">
      <w:marLeft w:val="0"/>
      <w:marRight w:val="0"/>
      <w:marTop w:val="0"/>
      <w:marBottom w:val="0"/>
      <w:divBdr>
        <w:top w:val="none" w:sz="0" w:space="0" w:color="auto"/>
        <w:left w:val="none" w:sz="0" w:space="0" w:color="auto"/>
        <w:bottom w:val="none" w:sz="0" w:space="0" w:color="auto"/>
        <w:right w:val="none" w:sz="0" w:space="0" w:color="auto"/>
      </w:divBdr>
    </w:div>
    <w:div w:id="324283707">
      <w:marLeft w:val="0"/>
      <w:marRight w:val="0"/>
      <w:marTop w:val="0"/>
      <w:marBottom w:val="0"/>
      <w:divBdr>
        <w:top w:val="none" w:sz="0" w:space="0" w:color="auto"/>
        <w:left w:val="none" w:sz="0" w:space="0" w:color="auto"/>
        <w:bottom w:val="none" w:sz="0" w:space="0" w:color="auto"/>
        <w:right w:val="none" w:sz="0" w:space="0" w:color="auto"/>
      </w:divBdr>
    </w:div>
    <w:div w:id="324285300">
      <w:marLeft w:val="0"/>
      <w:marRight w:val="0"/>
      <w:marTop w:val="0"/>
      <w:marBottom w:val="0"/>
      <w:divBdr>
        <w:top w:val="none" w:sz="0" w:space="0" w:color="auto"/>
        <w:left w:val="none" w:sz="0" w:space="0" w:color="auto"/>
        <w:bottom w:val="none" w:sz="0" w:space="0" w:color="auto"/>
        <w:right w:val="none" w:sz="0" w:space="0" w:color="auto"/>
      </w:divBdr>
    </w:div>
    <w:div w:id="324288571">
      <w:marLeft w:val="0"/>
      <w:marRight w:val="0"/>
      <w:marTop w:val="0"/>
      <w:marBottom w:val="0"/>
      <w:divBdr>
        <w:top w:val="none" w:sz="0" w:space="0" w:color="auto"/>
        <w:left w:val="none" w:sz="0" w:space="0" w:color="auto"/>
        <w:bottom w:val="none" w:sz="0" w:space="0" w:color="auto"/>
        <w:right w:val="none" w:sz="0" w:space="0" w:color="auto"/>
      </w:divBdr>
    </w:div>
    <w:div w:id="324431669">
      <w:marLeft w:val="0"/>
      <w:marRight w:val="0"/>
      <w:marTop w:val="0"/>
      <w:marBottom w:val="0"/>
      <w:divBdr>
        <w:top w:val="none" w:sz="0" w:space="0" w:color="auto"/>
        <w:left w:val="none" w:sz="0" w:space="0" w:color="auto"/>
        <w:bottom w:val="none" w:sz="0" w:space="0" w:color="auto"/>
        <w:right w:val="none" w:sz="0" w:space="0" w:color="auto"/>
      </w:divBdr>
    </w:div>
    <w:div w:id="324550578">
      <w:marLeft w:val="0"/>
      <w:marRight w:val="0"/>
      <w:marTop w:val="0"/>
      <w:marBottom w:val="0"/>
      <w:divBdr>
        <w:top w:val="none" w:sz="0" w:space="0" w:color="auto"/>
        <w:left w:val="none" w:sz="0" w:space="0" w:color="auto"/>
        <w:bottom w:val="none" w:sz="0" w:space="0" w:color="auto"/>
        <w:right w:val="none" w:sz="0" w:space="0" w:color="auto"/>
      </w:divBdr>
    </w:div>
    <w:div w:id="324555809">
      <w:marLeft w:val="0"/>
      <w:marRight w:val="0"/>
      <w:marTop w:val="0"/>
      <w:marBottom w:val="0"/>
      <w:divBdr>
        <w:top w:val="none" w:sz="0" w:space="0" w:color="auto"/>
        <w:left w:val="none" w:sz="0" w:space="0" w:color="auto"/>
        <w:bottom w:val="none" w:sz="0" w:space="0" w:color="auto"/>
        <w:right w:val="none" w:sz="0" w:space="0" w:color="auto"/>
      </w:divBdr>
    </w:div>
    <w:div w:id="324557711">
      <w:marLeft w:val="0"/>
      <w:marRight w:val="0"/>
      <w:marTop w:val="0"/>
      <w:marBottom w:val="0"/>
      <w:divBdr>
        <w:top w:val="none" w:sz="0" w:space="0" w:color="auto"/>
        <w:left w:val="none" w:sz="0" w:space="0" w:color="auto"/>
        <w:bottom w:val="none" w:sz="0" w:space="0" w:color="auto"/>
        <w:right w:val="none" w:sz="0" w:space="0" w:color="auto"/>
      </w:divBdr>
    </w:div>
    <w:div w:id="324632277">
      <w:marLeft w:val="0"/>
      <w:marRight w:val="0"/>
      <w:marTop w:val="0"/>
      <w:marBottom w:val="0"/>
      <w:divBdr>
        <w:top w:val="none" w:sz="0" w:space="0" w:color="auto"/>
        <w:left w:val="none" w:sz="0" w:space="0" w:color="auto"/>
        <w:bottom w:val="none" w:sz="0" w:space="0" w:color="auto"/>
        <w:right w:val="none" w:sz="0" w:space="0" w:color="auto"/>
      </w:divBdr>
    </w:div>
    <w:div w:id="324671631">
      <w:marLeft w:val="0"/>
      <w:marRight w:val="0"/>
      <w:marTop w:val="0"/>
      <w:marBottom w:val="0"/>
      <w:divBdr>
        <w:top w:val="none" w:sz="0" w:space="0" w:color="auto"/>
        <w:left w:val="none" w:sz="0" w:space="0" w:color="auto"/>
        <w:bottom w:val="none" w:sz="0" w:space="0" w:color="auto"/>
        <w:right w:val="none" w:sz="0" w:space="0" w:color="auto"/>
      </w:divBdr>
    </w:div>
    <w:div w:id="324743092">
      <w:marLeft w:val="0"/>
      <w:marRight w:val="0"/>
      <w:marTop w:val="0"/>
      <w:marBottom w:val="0"/>
      <w:divBdr>
        <w:top w:val="none" w:sz="0" w:space="0" w:color="auto"/>
        <w:left w:val="none" w:sz="0" w:space="0" w:color="auto"/>
        <w:bottom w:val="none" w:sz="0" w:space="0" w:color="auto"/>
        <w:right w:val="none" w:sz="0" w:space="0" w:color="auto"/>
      </w:divBdr>
    </w:div>
    <w:div w:id="324747756">
      <w:marLeft w:val="0"/>
      <w:marRight w:val="0"/>
      <w:marTop w:val="0"/>
      <w:marBottom w:val="0"/>
      <w:divBdr>
        <w:top w:val="none" w:sz="0" w:space="0" w:color="auto"/>
        <w:left w:val="none" w:sz="0" w:space="0" w:color="auto"/>
        <w:bottom w:val="none" w:sz="0" w:space="0" w:color="auto"/>
        <w:right w:val="none" w:sz="0" w:space="0" w:color="auto"/>
      </w:divBdr>
    </w:div>
    <w:div w:id="324935412">
      <w:marLeft w:val="0"/>
      <w:marRight w:val="0"/>
      <w:marTop w:val="0"/>
      <w:marBottom w:val="0"/>
      <w:divBdr>
        <w:top w:val="none" w:sz="0" w:space="0" w:color="auto"/>
        <w:left w:val="none" w:sz="0" w:space="0" w:color="auto"/>
        <w:bottom w:val="none" w:sz="0" w:space="0" w:color="auto"/>
        <w:right w:val="none" w:sz="0" w:space="0" w:color="auto"/>
      </w:divBdr>
    </w:div>
    <w:div w:id="324937201">
      <w:marLeft w:val="0"/>
      <w:marRight w:val="0"/>
      <w:marTop w:val="0"/>
      <w:marBottom w:val="0"/>
      <w:divBdr>
        <w:top w:val="none" w:sz="0" w:space="0" w:color="auto"/>
        <w:left w:val="none" w:sz="0" w:space="0" w:color="auto"/>
        <w:bottom w:val="none" w:sz="0" w:space="0" w:color="auto"/>
        <w:right w:val="none" w:sz="0" w:space="0" w:color="auto"/>
      </w:divBdr>
    </w:div>
    <w:div w:id="324938466">
      <w:marLeft w:val="0"/>
      <w:marRight w:val="0"/>
      <w:marTop w:val="0"/>
      <w:marBottom w:val="0"/>
      <w:divBdr>
        <w:top w:val="none" w:sz="0" w:space="0" w:color="auto"/>
        <w:left w:val="none" w:sz="0" w:space="0" w:color="auto"/>
        <w:bottom w:val="none" w:sz="0" w:space="0" w:color="auto"/>
        <w:right w:val="none" w:sz="0" w:space="0" w:color="auto"/>
      </w:divBdr>
    </w:div>
    <w:div w:id="324939130">
      <w:marLeft w:val="0"/>
      <w:marRight w:val="0"/>
      <w:marTop w:val="0"/>
      <w:marBottom w:val="0"/>
      <w:divBdr>
        <w:top w:val="none" w:sz="0" w:space="0" w:color="auto"/>
        <w:left w:val="none" w:sz="0" w:space="0" w:color="auto"/>
        <w:bottom w:val="none" w:sz="0" w:space="0" w:color="auto"/>
        <w:right w:val="none" w:sz="0" w:space="0" w:color="auto"/>
      </w:divBdr>
    </w:div>
    <w:div w:id="325013914">
      <w:marLeft w:val="0"/>
      <w:marRight w:val="0"/>
      <w:marTop w:val="0"/>
      <w:marBottom w:val="0"/>
      <w:divBdr>
        <w:top w:val="none" w:sz="0" w:space="0" w:color="auto"/>
        <w:left w:val="none" w:sz="0" w:space="0" w:color="auto"/>
        <w:bottom w:val="none" w:sz="0" w:space="0" w:color="auto"/>
        <w:right w:val="none" w:sz="0" w:space="0" w:color="auto"/>
      </w:divBdr>
    </w:div>
    <w:div w:id="325014787">
      <w:marLeft w:val="0"/>
      <w:marRight w:val="0"/>
      <w:marTop w:val="0"/>
      <w:marBottom w:val="0"/>
      <w:divBdr>
        <w:top w:val="none" w:sz="0" w:space="0" w:color="auto"/>
        <w:left w:val="none" w:sz="0" w:space="0" w:color="auto"/>
        <w:bottom w:val="none" w:sz="0" w:space="0" w:color="auto"/>
        <w:right w:val="none" w:sz="0" w:space="0" w:color="auto"/>
      </w:divBdr>
    </w:div>
    <w:div w:id="325018341">
      <w:marLeft w:val="0"/>
      <w:marRight w:val="0"/>
      <w:marTop w:val="0"/>
      <w:marBottom w:val="0"/>
      <w:divBdr>
        <w:top w:val="none" w:sz="0" w:space="0" w:color="auto"/>
        <w:left w:val="none" w:sz="0" w:space="0" w:color="auto"/>
        <w:bottom w:val="none" w:sz="0" w:space="0" w:color="auto"/>
        <w:right w:val="none" w:sz="0" w:space="0" w:color="auto"/>
      </w:divBdr>
    </w:div>
    <w:div w:id="325019216">
      <w:marLeft w:val="0"/>
      <w:marRight w:val="0"/>
      <w:marTop w:val="0"/>
      <w:marBottom w:val="0"/>
      <w:divBdr>
        <w:top w:val="none" w:sz="0" w:space="0" w:color="auto"/>
        <w:left w:val="none" w:sz="0" w:space="0" w:color="auto"/>
        <w:bottom w:val="none" w:sz="0" w:space="0" w:color="auto"/>
        <w:right w:val="none" w:sz="0" w:space="0" w:color="auto"/>
      </w:divBdr>
    </w:div>
    <w:div w:id="325136056">
      <w:marLeft w:val="0"/>
      <w:marRight w:val="0"/>
      <w:marTop w:val="0"/>
      <w:marBottom w:val="0"/>
      <w:divBdr>
        <w:top w:val="none" w:sz="0" w:space="0" w:color="auto"/>
        <w:left w:val="none" w:sz="0" w:space="0" w:color="auto"/>
        <w:bottom w:val="none" w:sz="0" w:space="0" w:color="auto"/>
        <w:right w:val="none" w:sz="0" w:space="0" w:color="auto"/>
      </w:divBdr>
    </w:div>
    <w:div w:id="325204425">
      <w:marLeft w:val="0"/>
      <w:marRight w:val="0"/>
      <w:marTop w:val="0"/>
      <w:marBottom w:val="0"/>
      <w:divBdr>
        <w:top w:val="none" w:sz="0" w:space="0" w:color="auto"/>
        <w:left w:val="none" w:sz="0" w:space="0" w:color="auto"/>
        <w:bottom w:val="none" w:sz="0" w:space="0" w:color="auto"/>
        <w:right w:val="none" w:sz="0" w:space="0" w:color="auto"/>
      </w:divBdr>
    </w:div>
    <w:div w:id="325279889">
      <w:marLeft w:val="0"/>
      <w:marRight w:val="0"/>
      <w:marTop w:val="0"/>
      <w:marBottom w:val="0"/>
      <w:divBdr>
        <w:top w:val="none" w:sz="0" w:space="0" w:color="auto"/>
        <w:left w:val="none" w:sz="0" w:space="0" w:color="auto"/>
        <w:bottom w:val="none" w:sz="0" w:space="0" w:color="auto"/>
        <w:right w:val="none" w:sz="0" w:space="0" w:color="auto"/>
      </w:divBdr>
    </w:div>
    <w:div w:id="325476418">
      <w:marLeft w:val="0"/>
      <w:marRight w:val="0"/>
      <w:marTop w:val="0"/>
      <w:marBottom w:val="0"/>
      <w:divBdr>
        <w:top w:val="none" w:sz="0" w:space="0" w:color="auto"/>
        <w:left w:val="none" w:sz="0" w:space="0" w:color="auto"/>
        <w:bottom w:val="none" w:sz="0" w:space="0" w:color="auto"/>
        <w:right w:val="none" w:sz="0" w:space="0" w:color="auto"/>
      </w:divBdr>
    </w:div>
    <w:div w:id="325548326">
      <w:marLeft w:val="0"/>
      <w:marRight w:val="0"/>
      <w:marTop w:val="0"/>
      <w:marBottom w:val="0"/>
      <w:divBdr>
        <w:top w:val="none" w:sz="0" w:space="0" w:color="auto"/>
        <w:left w:val="none" w:sz="0" w:space="0" w:color="auto"/>
        <w:bottom w:val="none" w:sz="0" w:space="0" w:color="auto"/>
        <w:right w:val="none" w:sz="0" w:space="0" w:color="auto"/>
      </w:divBdr>
    </w:div>
    <w:div w:id="325592090">
      <w:marLeft w:val="0"/>
      <w:marRight w:val="0"/>
      <w:marTop w:val="0"/>
      <w:marBottom w:val="0"/>
      <w:divBdr>
        <w:top w:val="none" w:sz="0" w:space="0" w:color="auto"/>
        <w:left w:val="none" w:sz="0" w:space="0" w:color="auto"/>
        <w:bottom w:val="none" w:sz="0" w:space="0" w:color="auto"/>
        <w:right w:val="none" w:sz="0" w:space="0" w:color="auto"/>
      </w:divBdr>
    </w:div>
    <w:div w:id="325674950">
      <w:marLeft w:val="0"/>
      <w:marRight w:val="0"/>
      <w:marTop w:val="0"/>
      <w:marBottom w:val="0"/>
      <w:divBdr>
        <w:top w:val="none" w:sz="0" w:space="0" w:color="auto"/>
        <w:left w:val="none" w:sz="0" w:space="0" w:color="auto"/>
        <w:bottom w:val="none" w:sz="0" w:space="0" w:color="auto"/>
        <w:right w:val="none" w:sz="0" w:space="0" w:color="auto"/>
      </w:divBdr>
    </w:div>
    <w:div w:id="325942045">
      <w:marLeft w:val="0"/>
      <w:marRight w:val="0"/>
      <w:marTop w:val="0"/>
      <w:marBottom w:val="0"/>
      <w:divBdr>
        <w:top w:val="none" w:sz="0" w:space="0" w:color="auto"/>
        <w:left w:val="none" w:sz="0" w:space="0" w:color="auto"/>
        <w:bottom w:val="none" w:sz="0" w:space="0" w:color="auto"/>
        <w:right w:val="none" w:sz="0" w:space="0" w:color="auto"/>
      </w:divBdr>
    </w:div>
    <w:div w:id="325977135">
      <w:marLeft w:val="0"/>
      <w:marRight w:val="0"/>
      <w:marTop w:val="0"/>
      <w:marBottom w:val="0"/>
      <w:divBdr>
        <w:top w:val="none" w:sz="0" w:space="0" w:color="auto"/>
        <w:left w:val="none" w:sz="0" w:space="0" w:color="auto"/>
        <w:bottom w:val="none" w:sz="0" w:space="0" w:color="auto"/>
        <w:right w:val="none" w:sz="0" w:space="0" w:color="auto"/>
      </w:divBdr>
    </w:div>
    <w:div w:id="325985250">
      <w:marLeft w:val="0"/>
      <w:marRight w:val="0"/>
      <w:marTop w:val="0"/>
      <w:marBottom w:val="0"/>
      <w:divBdr>
        <w:top w:val="none" w:sz="0" w:space="0" w:color="auto"/>
        <w:left w:val="none" w:sz="0" w:space="0" w:color="auto"/>
        <w:bottom w:val="none" w:sz="0" w:space="0" w:color="auto"/>
        <w:right w:val="none" w:sz="0" w:space="0" w:color="auto"/>
      </w:divBdr>
    </w:div>
    <w:div w:id="326054774">
      <w:marLeft w:val="0"/>
      <w:marRight w:val="0"/>
      <w:marTop w:val="0"/>
      <w:marBottom w:val="0"/>
      <w:divBdr>
        <w:top w:val="none" w:sz="0" w:space="0" w:color="auto"/>
        <w:left w:val="none" w:sz="0" w:space="0" w:color="auto"/>
        <w:bottom w:val="none" w:sz="0" w:space="0" w:color="auto"/>
        <w:right w:val="none" w:sz="0" w:space="0" w:color="auto"/>
      </w:divBdr>
    </w:div>
    <w:div w:id="326056796">
      <w:marLeft w:val="0"/>
      <w:marRight w:val="0"/>
      <w:marTop w:val="0"/>
      <w:marBottom w:val="0"/>
      <w:divBdr>
        <w:top w:val="none" w:sz="0" w:space="0" w:color="auto"/>
        <w:left w:val="none" w:sz="0" w:space="0" w:color="auto"/>
        <w:bottom w:val="none" w:sz="0" w:space="0" w:color="auto"/>
        <w:right w:val="none" w:sz="0" w:space="0" w:color="auto"/>
      </w:divBdr>
    </w:div>
    <w:div w:id="326134728">
      <w:marLeft w:val="0"/>
      <w:marRight w:val="0"/>
      <w:marTop w:val="0"/>
      <w:marBottom w:val="0"/>
      <w:divBdr>
        <w:top w:val="none" w:sz="0" w:space="0" w:color="auto"/>
        <w:left w:val="none" w:sz="0" w:space="0" w:color="auto"/>
        <w:bottom w:val="none" w:sz="0" w:space="0" w:color="auto"/>
        <w:right w:val="none" w:sz="0" w:space="0" w:color="auto"/>
      </w:divBdr>
    </w:div>
    <w:div w:id="326137444">
      <w:marLeft w:val="0"/>
      <w:marRight w:val="0"/>
      <w:marTop w:val="0"/>
      <w:marBottom w:val="0"/>
      <w:divBdr>
        <w:top w:val="none" w:sz="0" w:space="0" w:color="auto"/>
        <w:left w:val="none" w:sz="0" w:space="0" w:color="auto"/>
        <w:bottom w:val="none" w:sz="0" w:space="0" w:color="auto"/>
        <w:right w:val="none" w:sz="0" w:space="0" w:color="auto"/>
      </w:divBdr>
    </w:div>
    <w:div w:id="326176195">
      <w:marLeft w:val="0"/>
      <w:marRight w:val="0"/>
      <w:marTop w:val="0"/>
      <w:marBottom w:val="0"/>
      <w:divBdr>
        <w:top w:val="none" w:sz="0" w:space="0" w:color="auto"/>
        <w:left w:val="none" w:sz="0" w:space="0" w:color="auto"/>
        <w:bottom w:val="none" w:sz="0" w:space="0" w:color="auto"/>
        <w:right w:val="none" w:sz="0" w:space="0" w:color="auto"/>
      </w:divBdr>
    </w:div>
    <w:div w:id="326248711">
      <w:marLeft w:val="0"/>
      <w:marRight w:val="0"/>
      <w:marTop w:val="0"/>
      <w:marBottom w:val="0"/>
      <w:divBdr>
        <w:top w:val="none" w:sz="0" w:space="0" w:color="auto"/>
        <w:left w:val="none" w:sz="0" w:space="0" w:color="auto"/>
        <w:bottom w:val="none" w:sz="0" w:space="0" w:color="auto"/>
        <w:right w:val="none" w:sz="0" w:space="0" w:color="auto"/>
      </w:divBdr>
    </w:div>
    <w:div w:id="326327189">
      <w:marLeft w:val="0"/>
      <w:marRight w:val="0"/>
      <w:marTop w:val="0"/>
      <w:marBottom w:val="0"/>
      <w:divBdr>
        <w:top w:val="none" w:sz="0" w:space="0" w:color="auto"/>
        <w:left w:val="none" w:sz="0" w:space="0" w:color="auto"/>
        <w:bottom w:val="none" w:sz="0" w:space="0" w:color="auto"/>
        <w:right w:val="none" w:sz="0" w:space="0" w:color="auto"/>
      </w:divBdr>
    </w:div>
    <w:div w:id="326398806">
      <w:marLeft w:val="0"/>
      <w:marRight w:val="0"/>
      <w:marTop w:val="0"/>
      <w:marBottom w:val="0"/>
      <w:divBdr>
        <w:top w:val="none" w:sz="0" w:space="0" w:color="auto"/>
        <w:left w:val="none" w:sz="0" w:space="0" w:color="auto"/>
        <w:bottom w:val="none" w:sz="0" w:space="0" w:color="auto"/>
        <w:right w:val="none" w:sz="0" w:space="0" w:color="auto"/>
      </w:divBdr>
    </w:div>
    <w:div w:id="326442725">
      <w:marLeft w:val="0"/>
      <w:marRight w:val="0"/>
      <w:marTop w:val="0"/>
      <w:marBottom w:val="0"/>
      <w:divBdr>
        <w:top w:val="none" w:sz="0" w:space="0" w:color="auto"/>
        <w:left w:val="none" w:sz="0" w:space="0" w:color="auto"/>
        <w:bottom w:val="none" w:sz="0" w:space="0" w:color="auto"/>
        <w:right w:val="none" w:sz="0" w:space="0" w:color="auto"/>
      </w:divBdr>
    </w:div>
    <w:div w:id="326443304">
      <w:marLeft w:val="0"/>
      <w:marRight w:val="0"/>
      <w:marTop w:val="0"/>
      <w:marBottom w:val="0"/>
      <w:divBdr>
        <w:top w:val="none" w:sz="0" w:space="0" w:color="auto"/>
        <w:left w:val="none" w:sz="0" w:space="0" w:color="auto"/>
        <w:bottom w:val="none" w:sz="0" w:space="0" w:color="auto"/>
        <w:right w:val="none" w:sz="0" w:space="0" w:color="auto"/>
      </w:divBdr>
    </w:div>
    <w:div w:id="326443847">
      <w:marLeft w:val="0"/>
      <w:marRight w:val="0"/>
      <w:marTop w:val="0"/>
      <w:marBottom w:val="0"/>
      <w:divBdr>
        <w:top w:val="none" w:sz="0" w:space="0" w:color="auto"/>
        <w:left w:val="none" w:sz="0" w:space="0" w:color="auto"/>
        <w:bottom w:val="none" w:sz="0" w:space="0" w:color="auto"/>
        <w:right w:val="none" w:sz="0" w:space="0" w:color="auto"/>
      </w:divBdr>
    </w:div>
    <w:div w:id="326518907">
      <w:marLeft w:val="0"/>
      <w:marRight w:val="0"/>
      <w:marTop w:val="0"/>
      <w:marBottom w:val="0"/>
      <w:divBdr>
        <w:top w:val="none" w:sz="0" w:space="0" w:color="auto"/>
        <w:left w:val="none" w:sz="0" w:space="0" w:color="auto"/>
        <w:bottom w:val="none" w:sz="0" w:space="0" w:color="auto"/>
        <w:right w:val="none" w:sz="0" w:space="0" w:color="auto"/>
      </w:divBdr>
    </w:div>
    <w:div w:id="326566479">
      <w:marLeft w:val="0"/>
      <w:marRight w:val="0"/>
      <w:marTop w:val="0"/>
      <w:marBottom w:val="0"/>
      <w:divBdr>
        <w:top w:val="none" w:sz="0" w:space="0" w:color="auto"/>
        <w:left w:val="none" w:sz="0" w:space="0" w:color="auto"/>
        <w:bottom w:val="none" w:sz="0" w:space="0" w:color="auto"/>
        <w:right w:val="none" w:sz="0" w:space="0" w:color="auto"/>
      </w:divBdr>
    </w:div>
    <w:div w:id="326635263">
      <w:marLeft w:val="0"/>
      <w:marRight w:val="0"/>
      <w:marTop w:val="0"/>
      <w:marBottom w:val="0"/>
      <w:divBdr>
        <w:top w:val="none" w:sz="0" w:space="0" w:color="auto"/>
        <w:left w:val="none" w:sz="0" w:space="0" w:color="auto"/>
        <w:bottom w:val="none" w:sz="0" w:space="0" w:color="auto"/>
        <w:right w:val="none" w:sz="0" w:space="0" w:color="auto"/>
      </w:divBdr>
    </w:div>
    <w:div w:id="326639989">
      <w:marLeft w:val="0"/>
      <w:marRight w:val="0"/>
      <w:marTop w:val="0"/>
      <w:marBottom w:val="0"/>
      <w:divBdr>
        <w:top w:val="none" w:sz="0" w:space="0" w:color="auto"/>
        <w:left w:val="none" w:sz="0" w:space="0" w:color="auto"/>
        <w:bottom w:val="none" w:sz="0" w:space="0" w:color="auto"/>
        <w:right w:val="none" w:sz="0" w:space="0" w:color="auto"/>
      </w:divBdr>
    </w:div>
    <w:div w:id="326714132">
      <w:marLeft w:val="0"/>
      <w:marRight w:val="0"/>
      <w:marTop w:val="0"/>
      <w:marBottom w:val="0"/>
      <w:divBdr>
        <w:top w:val="none" w:sz="0" w:space="0" w:color="auto"/>
        <w:left w:val="none" w:sz="0" w:space="0" w:color="auto"/>
        <w:bottom w:val="none" w:sz="0" w:space="0" w:color="auto"/>
        <w:right w:val="none" w:sz="0" w:space="0" w:color="auto"/>
      </w:divBdr>
    </w:div>
    <w:div w:id="326785219">
      <w:marLeft w:val="0"/>
      <w:marRight w:val="0"/>
      <w:marTop w:val="0"/>
      <w:marBottom w:val="0"/>
      <w:divBdr>
        <w:top w:val="none" w:sz="0" w:space="0" w:color="auto"/>
        <w:left w:val="none" w:sz="0" w:space="0" w:color="auto"/>
        <w:bottom w:val="none" w:sz="0" w:space="0" w:color="auto"/>
        <w:right w:val="none" w:sz="0" w:space="0" w:color="auto"/>
      </w:divBdr>
    </w:div>
    <w:div w:id="326790210">
      <w:marLeft w:val="0"/>
      <w:marRight w:val="0"/>
      <w:marTop w:val="0"/>
      <w:marBottom w:val="0"/>
      <w:divBdr>
        <w:top w:val="none" w:sz="0" w:space="0" w:color="auto"/>
        <w:left w:val="none" w:sz="0" w:space="0" w:color="auto"/>
        <w:bottom w:val="none" w:sz="0" w:space="0" w:color="auto"/>
        <w:right w:val="none" w:sz="0" w:space="0" w:color="auto"/>
      </w:divBdr>
    </w:div>
    <w:div w:id="326830213">
      <w:marLeft w:val="0"/>
      <w:marRight w:val="0"/>
      <w:marTop w:val="0"/>
      <w:marBottom w:val="0"/>
      <w:divBdr>
        <w:top w:val="none" w:sz="0" w:space="0" w:color="auto"/>
        <w:left w:val="none" w:sz="0" w:space="0" w:color="auto"/>
        <w:bottom w:val="none" w:sz="0" w:space="0" w:color="auto"/>
        <w:right w:val="none" w:sz="0" w:space="0" w:color="auto"/>
      </w:divBdr>
    </w:div>
    <w:div w:id="327025315">
      <w:marLeft w:val="0"/>
      <w:marRight w:val="0"/>
      <w:marTop w:val="0"/>
      <w:marBottom w:val="0"/>
      <w:divBdr>
        <w:top w:val="none" w:sz="0" w:space="0" w:color="auto"/>
        <w:left w:val="none" w:sz="0" w:space="0" w:color="auto"/>
        <w:bottom w:val="none" w:sz="0" w:space="0" w:color="auto"/>
        <w:right w:val="none" w:sz="0" w:space="0" w:color="auto"/>
      </w:divBdr>
    </w:div>
    <w:div w:id="327054793">
      <w:marLeft w:val="0"/>
      <w:marRight w:val="0"/>
      <w:marTop w:val="0"/>
      <w:marBottom w:val="0"/>
      <w:divBdr>
        <w:top w:val="none" w:sz="0" w:space="0" w:color="auto"/>
        <w:left w:val="none" w:sz="0" w:space="0" w:color="auto"/>
        <w:bottom w:val="none" w:sz="0" w:space="0" w:color="auto"/>
        <w:right w:val="none" w:sz="0" w:space="0" w:color="auto"/>
      </w:divBdr>
    </w:div>
    <w:div w:id="327101114">
      <w:marLeft w:val="0"/>
      <w:marRight w:val="0"/>
      <w:marTop w:val="0"/>
      <w:marBottom w:val="0"/>
      <w:divBdr>
        <w:top w:val="none" w:sz="0" w:space="0" w:color="auto"/>
        <w:left w:val="none" w:sz="0" w:space="0" w:color="auto"/>
        <w:bottom w:val="none" w:sz="0" w:space="0" w:color="auto"/>
        <w:right w:val="none" w:sz="0" w:space="0" w:color="auto"/>
      </w:divBdr>
    </w:div>
    <w:div w:id="327172885">
      <w:marLeft w:val="0"/>
      <w:marRight w:val="0"/>
      <w:marTop w:val="0"/>
      <w:marBottom w:val="0"/>
      <w:divBdr>
        <w:top w:val="none" w:sz="0" w:space="0" w:color="auto"/>
        <w:left w:val="none" w:sz="0" w:space="0" w:color="auto"/>
        <w:bottom w:val="none" w:sz="0" w:space="0" w:color="auto"/>
        <w:right w:val="none" w:sz="0" w:space="0" w:color="auto"/>
      </w:divBdr>
    </w:div>
    <w:div w:id="327174688">
      <w:marLeft w:val="0"/>
      <w:marRight w:val="0"/>
      <w:marTop w:val="0"/>
      <w:marBottom w:val="0"/>
      <w:divBdr>
        <w:top w:val="none" w:sz="0" w:space="0" w:color="auto"/>
        <w:left w:val="none" w:sz="0" w:space="0" w:color="auto"/>
        <w:bottom w:val="none" w:sz="0" w:space="0" w:color="auto"/>
        <w:right w:val="none" w:sz="0" w:space="0" w:color="auto"/>
      </w:divBdr>
    </w:div>
    <w:div w:id="327176850">
      <w:marLeft w:val="0"/>
      <w:marRight w:val="0"/>
      <w:marTop w:val="0"/>
      <w:marBottom w:val="0"/>
      <w:divBdr>
        <w:top w:val="none" w:sz="0" w:space="0" w:color="auto"/>
        <w:left w:val="none" w:sz="0" w:space="0" w:color="auto"/>
        <w:bottom w:val="none" w:sz="0" w:space="0" w:color="auto"/>
        <w:right w:val="none" w:sz="0" w:space="0" w:color="auto"/>
      </w:divBdr>
    </w:div>
    <w:div w:id="327252958">
      <w:bodyDiv w:val="1"/>
      <w:marLeft w:val="0"/>
      <w:marRight w:val="0"/>
      <w:marTop w:val="0"/>
      <w:marBottom w:val="0"/>
      <w:divBdr>
        <w:top w:val="none" w:sz="0" w:space="0" w:color="auto"/>
        <w:left w:val="none" w:sz="0" w:space="0" w:color="auto"/>
        <w:bottom w:val="none" w:sz="0" w:space="0" w:color="auto"/>
        <w:right w:val="none" w:sz="0" w:space="0" w:color="auto"/>
      </w:divBdr>
    </w:div>
    <w:div w:id="327289262">
      <w:marLeft w:val="0"/>
      <w:marRight w:val="0"/>
      <w:marTop w:val="0"/>
      <w:marBottom w:val="0"/>
      <w:divBdr>
        <w:top w:val="none" w:sz="0" w:space="0" w:color="auto"/>
        <w:left w:val="none" w:sz="0" w:space="0" w:color="auto"/>
        <w:bottom w:val="none" w:sz="0" w:space="0" w:color="auto"/>
        <w:right w:val="none" w:sz="0" w:space="0" w:color="auto"/>
      </w:divBdr>
    </w:div>
    <w:div w:id="327439438">
      <w:marLeft w:val="0"/>
      <w:marRight w:val="0"/>
      <w:marTop w:val="0"/>
      <w:marBottom w:val="0"/>
      <w:divBdr>
        <w:top w:val="none" w:sz="0" w:space="0" w:color="auto"/>
        <w:left w:val="none" w:sz="0" w:space="0" w:color="auto"/>
        <w:bottom w:val="none" w:sz="0" w:space="0" w:color="auto"/>
        <w:right w:val="none" w:sz="0" w:space="0" w:color="auto"/>
      </w:divBdr>
    </w:div>
    <w:div w:id="327445753">
      <w:marLeft w:val="0"/>
      <w:marRight w:val="0"/>
      <w:marTop w:val="0"/>
      <w:marBottom w:val="0"/>
      <w:divBdr>
        <w:top w:val="none" w:sz="0" w:space="0" w:color="auto"/>
        <w:left w:val="none" w:sz="0" w:space="0" w:color="auto"/>
        <w:bottom w:val="none" w:sz="0" w:space="0" w:color="auto"/>
        <w:right w:val="none" w:sz="0" w:space="0" w:color="auto"/>
      </w:divBdr>
    </w:div>
    <w:div w:id="327513763">
      <w:marLeft w:val="0"/>
      <w:marRight w:val="0"/>
      <w:marTop w:val="0"/>
      <w:marBottom w:val="0"/>
      <w:divBdr>
        <w:top w:val="none" w:sz="0" w:space="0" w:color="auto"/>
        <w:left w:val="none" w:sz="0" w:space="0" w:color="auto"/>
        <w:bottom w:val="none" w:sz="0" w:space="0" w:color="auto"/>
        <w:right w:val="none" w:sz="0" w:space="0" w:color="auto"/>
      </w:divBdr>
    </w:div>
    <w:div w:id="327556995">
      <w:marLeft w:val="0"/>
      <w:marRight w:val="0"/>
      <w:marTop w:val="0"/>
      <w:marBottom w:val="0"/>
      <w:divBdr>
        <w:top w:val="none" w:sz="0" w:space="0" w:color="auto"/>
        <w:left w:val="none" w:sz="0" w:space="0" w:color="auto"/>
        <w:bottom w:val="none" w:sz="0" w:space="0" w:color="auto"/>
        <w:right w:val="none" w:sz="0" w:space="0" w:color="auto"/>
      </w:divBdr>
    </w:div>
    <w:div w:id="327683120">
      <w:marLeft w:val="0"/>
      <w:marRight w:val="0"/>
      <w:marTop w:val="0"/>
      <w:marBottom w:val="0"/>
      <w:divBdr>
        <w:top w:val="none" w:sz="0" w:space="0" w:color="auto"/>
        <w:left w:val="none" w:sz="0" w:space="0" w:color="auto"/>
        <w:bottom w:val="none" w:sz="0" w:space="0" w:color="auto"/>
        <w:right w:val="none" w:sz="0" w:space="0" w:color="auto"/>
      </w:divBdr>
    </w:div>
    <w:div w:id="327683689">
      <w:marLeft w:val="0"/>
      <w:marRight w:val="0"/>
      <w:marTop w:val="0"/>
      <w:marBottom w:val="0"/>
      <w:divBdr>
        <w:top w:val="none" w:sz="0" w:space="0" w:color="auto"/>
        <w:left w:val="none" w:sz="0" w:space="0" w:color="auto"/>
        <w:bottom w:val="none" w:sz="0" w:space="0" w:color="auto"/>
        <w:right w:val="none" w:sz="0" w:space="0" w:color="auto"/>
      </w:divBdr>
    </w:div>
    <w:div w:id="327707296">
      <w:marLeft w:val="0"/>
      <w:marRight w:val="0"/>
      <w:marTop w:val="0"/>
      <w:marBottom w:val="0"/>
      <w:divBdr>
        <w:top w:val="none" w:sz="0" w:space="0" w:color="auto"/>
        <w:left w:val="none" w:sz="0" w:space="0" w:color="auto"/>
        <w:bottom w:val="none" w:sz="0" w:space="0" w:color="auto"/>
        <w:right w:val="none" w:sz="0" w:space="0" w:color="auto"/>
      </w:divBdr>
    </w:div>
    <w:div w:id="327900993">
      <w:marLeft w:val="0"/>
      <w:marRight w:val="0"/>
      <w:marTop w:val="0"/>
      <w:marBottom w:val="0"/>
      <w:divBdr>
        <w:top w:val="none" w:sz="0" w:space="0" w:color="auto"/>
        <w:left w:val="none" w:sz="0" w:space="0" w:color="auto"/>
        <w:bottom w:val="none" w:sz="0" w:space="0" w:color="auto"/>
        <w:right w:val="none" w:sz="0" w:space="0" w:color="auto"/>
      </w:divBdr>
    </w:div>
    <w:div w:id="327947461">
      <w:marLeft w:val="0"/>
      <w:marRight w:val="0"/>
      <w:marTop w:val="0"/>
      <w:marBottom w:val="0"/>
      <w:divBdr>
        <w:top w:val="none" w:sz="0" w:space="0" w:color="auto"/>
        <w:left w:val="none" w:sz="0" w:space="0" w:color="auto"/>
        <w:bottom w:val="none" w:sz="0" w:space="0" w:color="auto"/>
        <w:right w:val="none" w:sz="0" w:space="0" w:color="auto"/>
      </w:divBdr>
    </w:div>
    <w:div w:id="328098326">
      <w:marLeft w:val="0"/>
      <w:marRight w:val="0"/>
      <w:marTop w:val="0"/>
      <w:marBottom w:val="0"/>
      <w:divBdr>
        <w:top w:val="none" w:sz="0" w:space="0" w:color="auto"/>
        <w:left w:val="none" w:sz="0" w:space="0" w:color="auto"/>
        <w:bottom w:val="none" w:sz="0" w:space="0" w:color="auto"/>
        <w:right w:val="none" w:sz="0" w:space="0" w:color="auto"/>
      </w:divBdr>
    </w:div>
    <w:div w:id="328169791">
      <w:bodyDiv w:val="1"/>
      <w:marLeft w:val="0"/>
      <w:marRight w:val="0"/>
      <w:marTop w:val="0"/>
      <w:marBottom w:val="0"/>
      <w:divBdr>
        <w:top w:val="none" w:sz="0" w:space="0" w:color="auto"/>
        <w:left w:val="none" w:sz="0" w:space="0" w:color="auto"/>
        <w:bottom w:val="none" w:sz="0" w:space="0" w:color="auto"/>
        <w:right w:val="none" w:sz="0" w:space="0" w:color="auto"/>
      </w:divBdr>
    </w:div>
    <w:div w:id="328295534">
      <w:marLeft w:val="0"/>
      <w:marRight w:val="0"/>
      <w:marTop w:val="0"/>
      <w:marBottom w:val="0"/>
      <w:divBdr>
        <w:top w:val="none" w:sz="0" w:space="0" w:color="auto"/>
        <w:left w:val="none" w:sz="0" w:space="0" w:color="auto"/>
        <w:bottom w:val="none" w:sz="0" w:space="0" w:color="auto"/>
        <w:right w:val="none" w:sz="0" w:space="0" w:color="auto"/>
      </w:divBdr>
    </w:div>
    <w:div w:id="328335735">
      <w:marLeft w:val="0"/>
      <w:marRight w:val="0"/>
      <w:marTop w:val="0"/>
      <w:marBottom w:val="0"/>
      <w:divBdr>
        <w:top w:val="none" w:sz="0" w:space="0" w:color="auto"/>
        <w:left w:val="none" w:sz="0" w:space="0" w:color="auto"/>
        <w:bottom w:val="none" w:sz="0" w:space="0" w:color="auto"/>
        <w:right w:val="none" w:sz="0" w:space="0" w:color="auto"/>
      </w:divBdr>
    </w:div>
    <w:div w:id="328335857">
      <w:marLeft w:val="0"/>
      <w:marRight w:val="0"/>
      <w:marTop w:val="0"/>
      <w:marBottom w:val="0"/>
      <w:divBdr>
        <w:top w:val="none" w:sz="0" w:space="0" w:color="auto"/>
        <w:left w:val="none" w:sz="0" w:space="0" w:color="auto"/>
        <w:bottom w:val="none" w:sz="0" w:space="0" w:color="auto"/>
        <w:right w:val="none" w:sz="0" w:space="0" w:color="auto"/>
      </w:divBdr>
    </w:div>
    <w:div w:id="328336720">
      <w:bodyDiv w:val="1"/>
      <w:marLeft w:val="0"/>
      <w:marRight w:val="0"/>
      <w:marTop w:val="0"/>
      <w:marBottom w:val="0"/>
      <w:divBdr>
        <w:top w:val="none" w:sz="0" w:space="0" w:color="auto"/>
        <w:left w:val="none" w:sz="0" w:space="0" w:color="auto"/>
        <w:bottom w:val="none" w:sz="0" w:space="0" w:color="auto"/>
        <w:right w:val="none" w:sz="0" w:space="0" w:color="auto"/>
      </w:divBdr>
    </w:div>
    <w:div w:id="328338222">
      <w:marLeft w:val="0"/>
      <w:marRight w:val="0"/>
      <w:marTop w:val="0"/>
      <w:marBottom w:val="0"/>
      <w:divBdr>
        <w:top w:val="none" w:sz="0" w:space="0" w:color="auto"/>
        <w:left w:val="none" w:sz="0" w:space="0" w:color="auto"/>
        <w:bottom w:val="none" w:sz="0" w:space="0" w:color="auto"/>
        <w:right w:val="none" w:sz="0" w:space="0" w:color="auto"/>
      </w:divBdr>
    </w:div>
    <w:div w:id="328405040">
      <w:marLeft w:val="0"/>
      <w:marRight w:val="0"/>
      <w:marTop w:val="0"/>
      <w:marBottom w:val="0"/>
      <w:divBdr>
        <w:top w:val="none" w:sz="0" w:space="0" w:color="auto"/>
        <w:left w:val="none" w:sz="0" w:space="0" w:color="auto"/>
        <w:bottom w:val="none" w:sz="0" w:space="0" w:color="auto"/>
        <w:right w:val="none" w:sz="0" w:space="0" w:color="auto"/>
      </w:divBdr>
    </w:div>
    <w:div w:id="328483273">
      <w:marLeft w:val="0"/>
      <w:marRight w:val="0"/>
      <w:marTop w:val="0"/>
      <w:marBottom w:val="0"/>
      <w:divBdr>
        <w:top w:val="none" w:sz="0" w:space="0" w:color="auto"/>
        <w:left w:val="none" w:sz="0" w:space="0" w:color="auto"/>
        <w:bottom w:val="none" w:sz="0" w:space="0" w:color="auto"/>
        <w:right w:val="none" w:sz="0" w:space="0" w:color="auto"/>
      </w:divBdr>
    </w:div>
    <w:div w:id="328487529">
      <w:marLeft w:val="0"/>
      <w:marRight w:val="0"/>
      <w:marTop w:val="0"/>
      <w:marBottom w:val="0"/>
      <w:divBdr>
        <w:top w:val="none" w:sz="0" w:space="0" w:color="auto"/>
        <w:left w:val="none" w:sz="0" w:space="0" w:color="auto"/>
        <w:bottom w:val="none" w:sz="0" w:space="0" w:color="auto"/>
        <w:right w:val="none" w:sz="0" w:space="0" w:color="auto"/>
      </w:divBdr>
    </w:div>
    <w:div w:id="328488872">
      <w:marLeft w:val="0"/>
      <w:marRight w:val="0"/>
      <w:marTop w:val="0"/>
      <w:marBottom w:val="0"/>
      <w:divBdr>
        <w:top w:val="none" w:sz="0" w:space="0" w:color="auto"/>
        <w:left w:val="none" w:sz="0" w:space="0" w:color="auto"/>
        <w:bottom w:val="none" w:sz="0" w:space="0" w:color="auto"/>
        <w:right w:val="none" w:sz="0" w:space="0" w:color="auto"/>
      </w:divBdr>
    </w:div>
    <w:div w:id="328680776">
      <w:marLeft w:val="480"/>
      <w:marRight w:val="0"/>
      <w:marTop w:val="0"/>
      <w:marBottom w:val="0"/>
      <w:divBdr>
        <w:top w:val="none" w:sz="0" w:space="0" w:color="auto"/>
        <w:left w:val="none" w:sz="0" w:space="0" w:color="auto"/>
        <w:bottom w:val="none" w:sz="0" w:space="0" w:color="auto"/>
        <w:right w:val="none" w:sz="0" w:space="0" w:color="auto"/>
      </w:divBdr>
    </w:div>
    <w:div w:id="328795529">
      <w:marLeft w:val="0"/>
      <w:marRight w:val="0"/>
      <w:marTop w:val="0"/>
      <w:marBottom w:val="0"/>
      <w:divBdr>
        <w:top w:val="none" w:sz="0" w:space="0" w:color="auto"/>
        <w:left w:val="none" w:sz="0" w:space="0" w:color="auto"/>
        <w:bottom w:val="none" w:sz="0" w:space="0" w:color="auto"/>
        <w:right w:val="none" w:sz="0" w:space="0" w:color="auto"/>
      </w:divBdr>
    </w:div>
    <w:div w:id="328825723">
      <w:marLeft w:val="0"/>
      <w:marRight w:val="0"/>
      <w:marTop w:val="0"/>
      <w:marBottom w:val="0"/>
      <w:divBdr>
        <w:top w:val="none" w:sz="0" w:space="0" w:color="auto"/>
        <w:left w:val="none" w:sz="0" w:space="0" w:color="auto"/>
        <w:bottom w:val="none" w:sz="0" w:space="0" w:color="auto"/>
        <w:right w:val="none" w:sz="0" w:space="0" w:color="auto"/>
      </w:divBdr>
    </w:div>
    <w:div w:id="328826093">
      <w:marLeft w:val="0"/>
      <w:marRight w:val="0"/>
      <w:marTop w:val="0"/>
      <w:marBottom w:val="0"/>
      <w:divBdr>
        <w:top w:val="none" w:sz="0" w:space="0" w:color="auto"/>
        <w:left w:val="none" w:sz="0" w:space="0" w:color="auto"/>
        <w:bottom w:val="none" w:sz="0" w:space="0" w:color="auto"/>
        <w:right w:val="none" w:sz="0" w:space="0" w:color="auto"/>
      </w:divBdr>
    </w:div>
    <w:div w:id="328868026">
      <w:marLeft w:val="0"/>
      <w:marRight w:val="0"/>
      <w:marTop w:val="0"/>
      <w:marBottom w:val="0"/>
      <w:divBdr>
        <w:top w:val="none" w:sz="0" w:space="0" w:color="auto"/>
        <w:left w:val="none" w:sz="0" w:space="0" w:color="auto"/>
        <w:bottom w:val="none" w:sz="0" w:space="0" w:color="auto"/>
        <w:right w:val="none" w:sz="0" w:space="0" w:color="auto"/>
      </w:divBdr>
    </w:div>
    <w:div w:id="328871977">
      <w:marLeft w:val="0"/>
      <w:marRight w:val="0"/>
      <w:marTop w:val="0"/>
      <w:marBottom w:val="0"/>
      <w:divBdr>
        <w:top w:val="none" w:sz="0" w:space="0" w:color="auto"/>
        <w:left w:val="none" w:sz="0" w:space="0" w:color="auto"/>
        <w:bottom w:val="none" w:sz="0" w:space="0" w:color="auto"/>
        <w:right w:val="none" w:sz="0" w:space="0" w:color="auto"/>
      </w:divBdr>
    </w:div>
    <w:div w:id="328951150">
      <w:marLeft w:val="0"/>
      <w:marRight w:val="0"/>
      <w:marTop w:val="0"/>
      <w:marBottom w:val="0"/>
      <w:divBdr>
        <w:top w:val="none" w:sz="0" w:space="0" w:color="auto"/>
        <w:left w:val="none" w:sz="0" w:space="0" w:color="auto"/>
        <w:bottom w:val="none" w:sz="0" w:space="0" w:color="auto"/>
        <w:right w:val="none" w:sz="0" w:space="0" w:color="auto"/>
      </w:divBdr>
    </w:div>
    <w:div w:id="329017837">
      <w:marLeft w:val="0"/>
      <w:marRight w:val="0"/>
      <w:marTop w:val="0"/>
      <w:marBottom w:val="0"/>
      <w:divBdr>
        <w:top w:val="none" w:sz="0" w:space="0" w:color="auto"/>
        <w:left w:val="none" w:sz="0" w:space="0" w:color="auto"/>
        <w:bottom w:val="none" w:sz="0" w:space="0" w:color="auto"/>
        <w:right w:val="none" w:sz="0" w:space="0" w:color="auto"/>
      </w:divBdr>
    </w:div>
    <w:div w:id="329021026">
      <w:marLeft w:val="480"/>
      <w:marRight w:val="0"/>
      <w:marTop w:val="0"/>
      <w:marBottom w:val="0"/>
      <w:divBdr>
        <w:top w:val="none" w:sz="0" w:space="0" w:color="auto"/>
        <w:left w:val="none" w:sz="0" w:space="0" w:color="auto"/>
        <w:bottom w:val="none" w:sz="0" w:space="0" w:color="auto"/>
        <w:right w:val="none" w:sz="0" w:space="0" w:color="auto"/>
      </w:divBdr>
    </w:div>
    <w:div w:id="329062240">
      <w:marLeft w:val="0"/>
      <w:marRight w:val="0"/>
      <w:marTop w:val="0"/>
      <w:marBottom w:val="0"/>
      <w:divBdr>
        <w:top w:val="none" w:sz="0" w:space="0" w:color="auto"/>
        <w:left w:val="none" w:sz="0" w:space="0" w:color="auto"/>
        <w:bottom w:val="none" w:sz="0" w:space="0" w:color="auto"/>
        <w:right w:val="none" w:sz="0" w:space="0" w:color="auto"/>
      </w:divBdr>
    </w:div>
    <w:div w:id="329258106">
      <w:marLeft w:val="0"/>
      <w:marRight w:val="0"/>
      <w:marTop w:val="0"/>
      <w:marBottom w:val="0"/>
      <w:divBdr>
        <w:top w:val="none" w:sz="0" w:space="0" w:color="auto"/>
        <w:left w:val="none" w:sz="0" w:space="0" w:color="auto"/>
        <w:bottom w:val="none" w:sz="0" w:space="0" w:color="auto"/>
        <w:right w:val="none" w:sz="0" w:space="0" w:color="auto"/>
      </w:divBdr>
    </w:div>
    <w:div w:id="329602651">
      <w:marLeft w:val="0"/>
      <w:marRight w:val="0"/>
      <w:marTop w:val="0"/>
      <w:marBottom w:val="0"/>
      <w:divBdr>
        <w:top w:val="none" w:sz="0" w:space="0" w:color="auto"/>
        <w:left w:val="none" w:sz="0" w:space="0" w:color="auto"/>
        <w:bottom w:val="none" w:sz="0" w:space="0" w:color="auto"/>
        <w:right w:val="none" w:sz="0" w:space="0" w:color="auto"/>
      </w:divBdr>
    </w:div>
    <w:div w:id="329649225">
      <w:marLeft w:val="0"/>
      <w:marRight w:val="0"/>
      <w:marTop w:val="0"/>
      <w:marBottom w:val="0"/>
      <w:divBdr>
        <w:top w:val="none" w:sz="0" w:space="0" w:color="auto"/>
        <w:left w:val="none" w:sz="0" w:space="0" w:color="auto"/>
        <w:bottom w:val="none" w:sz="0" w:space="0" w:color="auto"/>
        <w:right w:val="none" w:sz="0" w:space="0" w:color="auto"/>
      </w:divBdr>
    </w:div>
    <w:div w:id="329717169">
      <w:marLeft w:val="0"/>
      <w:marRight w:val="0"/>
      <w:marTop w:val="0"/>
      <w:marBottom w:val="0"/>
      <w:divBdr>
        <w:top w:val="none" w:sz="0" w:space="0" w:color="auto"/>
        <w:left w:val="none" w:sz="0" w:space="0" w:color="auto"/>
        <w:bottom w:val="none" w:sz="0" w:space="0" w:color="auto"/>
        <w:right w:val="none" w:sz="0" w:space="0" w:color="auto"/>
      </w:divBdr>
    </w:div>
    <w:div w:id="329985696">
      <w:marLeft w:val="0"/>
      <w:marRight w:val="0"/>
      <w:marTop w:val="0"/>
      <w:marBottom w:val="0"/>
      <w:divBdr>
        <w:top w:val="none" w:sz="0" w:space="0" w:color="auto"/>
        <w:left w:val="none" w:sz="0" w:space="0" w:color="auto"/>
        <w:bottom w:val="none" w:sz="0" w:space="0" w:color="auto"/>
        <w:right w:val="none" w:sz="0" w:space="0" w:color="auto"/>
      </w:divBdr>
    </w:div>
    <w:div w:id="329987180">
      <w:marLeft w:val="0"/>
      <w:marRight w:val="0"/>
      <w:marTop w:val="0"/>
      <w:marBottom w:val="0"/>
      <w:divBdr>
        <w:top w:val="none" w:sz="0" w:space="0" w:color="auto"/>
        <w:left w:val="none" w:sz="0" w:space="0" w:color="auto"/>
        <w:bottom w:val="none" w:sz="0" w:space="0" w:color="auto"/>
        <w:right w:val="none" w:sz="0" w:space="0" w:color="auto"/>
      </w:divBdr>
    </w:div>
    <w:div w:id="329993099">
      <w:marLeft w:val="0"/>
      <w:marRight w:val="0"/>
      <w:marTop w:val="0"/>
      <w:marBottom w:val="0"/>
      <w:divBdr>
        <w:top w:val="none" w:sz="0" w:space="0" w:color="auto"/>
        <w:left w:val="none" w:sz="0" w:space="0" w:color="auto"/>
        <w:bottom w:val="none" w:sz="0" w:space="0" w:color="auto"/>
        <w:right w:val="none" w:sz="0" w:space="0" w:color="auto"/>
      </w:divBdr>
    </w:div>
    <w:div w:id="330060545">
      <w:marLeft w:val="0"/>
      <w:marRight w:val="0"/>
      <w:marTop w:val="0"/>
      <w:marBottom w:val="0"/>
      <w:divBdr>
        <w:top w:val="none" w:sz="0" w:space="0" w:color="auto"/>
        <w:left w:val="none" w:sz="0" w:space="0" w:color="auto"/>
        <w:bottom w:val="none" w:sz="0" w:space="0" w:color="auto"/>
        <w:right w:val="none" w:sz="0" w:space="0" w:color="auto"/>
      </w:divBdr>
    </w:div>
    <w:div w:id="330068311">
      <w:marLeft w:val="0"/>
      <w:marRight w:val="0"/>
      <w:marTop w:val="0"/>
      <w:marBottom w:val="0"/>
      <w:divBdr>
        <w:top w:val="none" w:sz="0" w:space="0" w:color="auto"/>
        <w:left w:val="none" w:sz="0" w:space="0" w:color="auto"/>
        <w:bottom w:val="none" w:sz="0" w:space="0" w:color="auto"/>
        <w:right w:val="none" w:sz="0" w:space="0" w:color="auto"/>
      </w:divBdr>
    </w:div>
    <w:div w:id="330105471">
      <w:marLeft w:val="0"/>
      <w:marRight w:val="0"/>
      <w:marTop w:val="0"/>
      <w:marBottom w:val="0"/>
      <w:divBdr>
        <w:top w:val="none" w:sz="0" w:space="0" w:color="auto"/>
        <w:left w:val="none" w:sz="0" w:space="0" w:color="auto"/>
        <w:bottom w:val="none" w:sz="0" w:space="0" w:color="auto"/>
        <w:right w:val="none" w:sz="0" w:space="0" w:color="auto"/>
      </w:divBdr>
    </w:div>
    <w:div w:id="330105559">
      <w:marLeft w:val="0"/>
      <w:marRight w:val="0"/>
      <w:marTop w:val="0"/>
      <w:marBottom w:val="0"/>
      <w:divBdr>
        <w:top w:val="none" w:sz="0" w:space="0" w:color="auto"/>
        <w:left w:val="none" w:sz="0" w:space="0" w:color="auto"/>
        <w:bottom w:val="none" w:sz="0" w:space="0" w:color="auto"/>
        <w:right w:val="none" w:sz="0" w:space="0" w:color="auto"/>
      </w:divBdr>
    </w:div>
    <w:div w:id="330105837">
      <w:marLeft w:val="0"/>
      <w:marRight w:val="0"/>
      <w:marTop w:val="0"/>
      <w:marBottom w:val="0"/>
      <w:divBdr>
        <w:top w:val="none" w:sz="0" w:space="0" w:color="auto"/>
        <w:left w:val="none" w:sz="0" w:space="0" w:color="auto"/>
        <w:bottom w:val="none" w:sz="0" w:space="0" w:color="auto"/>
        <w:right w:val="none" w:sz="0" w:space="0" w:color="auto"/>
      </w:divBdr>
    </w:div>
    <w:div w:id="330110415">
      <w:marLeft w:val="0"/>
      <w:marRight w:val="0"/>
      <w:marTop w:val="0"/>
      <w:marBottom w:val="0"/>
      <w:divBdr>
        <w:top w:val="none" w:sz="0" w:space="0" w:color="auto"/>
        <w:left w:val="none" w:sz="0" w:space="0" w:color="auto"/>
        <w:bottom w:val="none" w:sz="0" w:space="0" w:color="auto"/>
        <w:right w:val="none" w:sz="0" w:space="0" w:color="auto"/>
      </w:divBdr>
    </w:div>
    <w:div w:id="330179899">
      <w:marLeft w:val="0"/>
      <w:marRight w:val="0"/>
      <w:marTop w:val="0"/>
      <w:marBottom w:val="0"/>
      <w:divBdr>
        <w:top w:val="none" w:sz="0" w:space="0" w:color="auto"/>
        <w:left w:val="none" w:sz="0" w:space="0" w:color="auto"/>
        <w:bottom w:val="none" w:sz="0" w:space="0" w:color="auto"/>
        <w:right w:val="none" w:sz="0" w:space="0" w:color="auto"/>
      </w:divBdr>
    </w:div>
    <w:div w:id="330254616">
      <w:marLeft w:val="0"/>
      <w:marRight w:val="0"/>
      <w:marTop w:val="0"/>
      <w:marBottom w:val="0"/>
      <w:divBdr>
        <w:top w:val="none" w:sz="0" w:space="0" w:color="auto"/>
        <w:left w:val="none" w:sz="0" w:space="0" w:color="auto"/>
        <w:bottom w:val="none" w:sz="0" w:space="0" w:color="auto"/>
        <w:right w:val="none" w:sz="0" w:space="0" w:color="auto"/>
      </w:divBdr>
    </w:div>
    <w:div w:id="330333123">
      <w:marLeft w:val="0"/>
      <w:marRight w:val="0"/>
      <w:marTop w:val="0"/>
      <w:marBottom w:val="0"/>
      <w:divBdr>
        <w:top w:val="none" w:sz="0" w:space="0" w:color="auto"/>
        <w:left w:val="none" w:sz="0" w:space="0" w:color="auto"/>
        <w:bottom w:val="none" w:sz="0" w:space="0" w:color="auto"/>
        <w:right w:val="none" w:sz="0" w:space="0" w:color="auto"/>
      </w:divBdr>
    </w:div>
    <w:div w:id="330371826">
      <w:marLeft w:val="0"/>
      <w:marRight w:val="0"/>
      <w:marTop w:val="0"/>
      <w:marBottom w:val="0"/>
      <w:divBdr>
        <w:top w:val="none" w:sz="0" w:space="0" w:color="auto"/>
        <w:left w:val="none" w:sz="0" w:space="0" w:color="auto"/>
        <w:bottom w:val="none" w:sz="0" w:space="0" w:color="auto"/>
        <w:right w:val="none" w:sz="0" w:space="0" w:color="auto"/>
      </w:divBdr>
    </w:div>
    <w:div w:id="330372970">
      <w:bodyDiv w:val="1"/>
      <w:marLeft w:val="0"/>
      <w:marRight w:val="0"/>
      <w:marTop w:val="0"/>
      <w:marBottom w:val="0"/>
      <w:divBdr>
        <w:top w:val="none" w:sz="0" w:space="0" w:color="auto"/>
        <w:left w:val="none" w:sz="0" w:space="0" w:color="auto"/>
        <w:bottom w:val="none" w:sz="0" w:space="0" w:color="auto"/>
        <w:right w:val="none" w:sz="0" w:space="0" w:color="auto"/>
      </w:divBdr>
    </w:div>
    <w:div w:id="330373473">
      <w:marLeft w:val="0"/>
      <w:marRight w:val="0"/>
      <w:marTop w:val="0"/>
      <w:marBottom w:val="0"/>
      <w:divBdr>
        <w:top w:val="none" w:sz="0" w:space="0" w:color="auto"/>
        <w:left w:val="none" w:sz="0" w:space="0" w:color="auto"/>
        <w:bottom w:val="none" w:sz="0" w:space="0" w:color="auto"/>
        <w:right w:val="none" w:sz="0" w:space="0" w:color="auto"/>
      </w:divBdr>
    </w:div>
    <w:div w:id="330376389">
      <w:marLeft w:val="0"/>
      <w:marRight w:val="0"/>
      <w:marTop w:val="0"/>
      <w:marBottom w:val="0"/>
      <w:divBdr>
        <w:top w:val="none" w:sz="0" w:space="0" w:color="auto"/>
        <w:left w:val="none" w:sz="0" w:space="0" w:color="auto"/>
        <w:bottom w:val="none" w:sz="0" w:space="0" w:color="auto"/>
        <w:right w:val="none" w:sz="0" w:space="0" w:color="auto"/>
      </w:divBdr>
    </w:div>
    <w:div w:id="330521981">
      <w:marLeft w:val="0"/>
      <w:marRight w:val="0"/>
      <w:marTop w:val="0"/>
      <w:marBottom w:val="0"/>
      <w:divBdr>
        <w:top w:val="none" w:sz="0" w:space="0" w:color="auto"/>
        <w:left w:val="none" w:sz="0" w:space="0" w:color="auto"/>
        <w:bottom w:val="none" w:sz="0" w:space="0" w:color="auto"/>
        <w:right w:val="none" w:sz="0" w:space="0" w:color="auto"/>
      </w:divBdr>
    </w:div>
    <w:div w:id="330528469">
      <w:marLeft w:val="0"/>
      <w:marRight w:val="0"/>
      <w:marTop w:val="0"/>
      <w:marBottom w:val="0"/>
      <w:divBdr>
        <w:top w:val="none" w:sz="0" w:space="0" w:color="auto"/>
        <w:left w:val="none" w:sz="0" w:space="0" w:color="auto"/>
        <w:bottom w:val="none" w:sz="0" w:space="0" w:color="auto"/>
        <w:right w:val="none" w:sz="0" w:space="0" w:color="auto"/>
      </w:divBdr>
    </w:div>
    <w:div w:id="330566378">
      <w:marLeft w:val="0"/>
      <w:marRight w:val="0"/>
      <w:marTop w:val="0"/>
      <w:marBottom w:val="0"/>
      <w:divBdr>
        <w:top w:val="none" w:sz="0" w:space="0" w:color="auto"/>
        <w:left w:val="none" w:sz="0" w:space="0" w:color="auto"/>
        <w:bottom w:val="none" w:sz="0" w:space="0" w:color="auto"/>
        <w:right w:val="none" w:sz="0" w:space="0" w:color="auto"/>
      </w:divBdr>
    </w:div>
    <w:div w:id="330716185">
      <w:marLeft w:val="0"/>
      <w:marRight w:val="0"/>
      <w:marTop w:val="0"/>
      <w:marBottom w:val="0"/>
      <w:divBdr>
        <w:top w:val="none" w:sz="0" w:space="0" w:color="auto"/>
        <w:left w:val="none" w:sz="0" w:space="0" w:color="auto"/>
        <w:bottom w:val="none" w:sz="0" w:space="0" w:color="auto"/>
        <w:right w:val="none" w:sz="0" w:space="0" w:color="auto"/>
      </w:divBdr>
    </w:div>
    <w:div w:id="330723312">
      <w:marLeft w:val="0"/>
      <w:marRight w:val="0"/>
      <w:marTop w:val="0"/>
      <w:marBottom w:val="0"/>
      <w:divBdr>
        <w:top w:val="none" w:sz="0" w:space="0" w:color="auto"/>
        <w:left w:val="none" w:sz="0" w:space="0" w:color="auto"/>
        <w:bottom w:val="none" w:sz="0" w:space="0" w:color="auto"/>
        <w:right w:val="none" w:sz="0" w:space="0" w:color="auto"/>
      </w:divBdr>
    </w:div>
    <w:div w:id="330910173">
      <w:marLeft w:val="0"/>
      <w:marRight w:val="0"/>
      <w:marTop w:val="0"/>
      <w:marBottom w:val="0"/>
      <w:divBdr>
        <w:top w:val="none" w:sz="0" w:space="0" w:color="auto"/>
        <w:left w:val="none" w:sz="0" w:space="0" w:color="auto"/>
        <w:bottom w:val="none" w:sz="0" w:space="0" w:color="auto"/>
        <w:right w:val="none" w:sz="0" w:space="0" w:color="auto"/>
      </w:divBdr>
    </w:div>
    <w:div w:id="330916627">
      <w:marLeft w:val="0"/>
      <w:marRight w:val="0"/>
      <w:marTop w:val="0"/>
      <w:marBottom w:val="0"/>
      <w:divBdr>
        <w:top w:val="none" w:sz="0" w:space="0" w:color="auto"/>
        <w:left w:val="none" w:sz="0" w:space="0" w:color="auto"/>
        <w:bottom w:val="none" w:sz="0" w:space="0" w:color="auto"/>
        <w:right w:val="none" w:sz="0" w:space="0" w:color="auto"/>
      </w:divBdr>
    </w:div>
    <w:div w:id="330957909">
      <w:marLeft w:val="0"/>
      <w:marRight w:val="0"/>
      <w:marTop w:val="0"/>
      <w:marBottom w:val="0"/>
      <w:divBdr>
        <w:top w:val="none" w:sz="0" w:space="0" w:color="auto"/>
        <w:left w:val="none" w:sz="0" w:space="0" w:color="auto"/>
        <w:bottom w:val="none" w:sz="0" w:space="0" w:color="auto"/>
        <w:right w:val="none" w:sz="0" w:space="0" w:color="auto"/>
      </w:divBdr>
    </w:div>
    <w:div w:id="331033667">
      <w:marLeft w:val="0"/>
      <w:marRight w:val="0"/>
      <w:marTop w:val="0"/>
      <w:marBottom w:val="0"/>
      <w:divBdr>
        <w:top w:val="none" w:sz="0" w:space="0" w:color="auto"/>
        <w:left w:val="none" w:sz="0" w:space="0" w:color="auto"/>
        <w:bottom w:val="none" w:sz="0" w:space="0" w:color="auto"/>
        <w:right w:val="none" w:sz="0" w:space="0" w:color="auto"/>
      </w:divBdr>
    </w:div>
    <w:div w:id="331185423">
      <w:marLeft w:val="0"/>
      <w:marRight w:val="0"/>
      <w:marTop w:val="0"/>
      <w:marBottom w:val="0"/>
      <w:divBdr>
        <w:top w:val="none" w:sz="0" w:space="0" w:color="auto"/>
        <w:left w:val="none" w:sz="0" w:space="0" w:color="auto"/>
        <w:bottom w:val="none" w:sz="0" w:space="0" w:color="auto"/>
        <w:right w:val="none" w:sz="0" w:space="0" w:color="auto"/>
      </w:divBdr>
    </w:div>
    <w:div w:id="331221973">
      <w:marLeft w:val="0"/>
      <w:marRight w:val="0"/>
      <w:marTop w:val="0"/>
      <w:marBottom w:val="0"/>
      <w:divBdr>
        <w:top w:val="none" w:sz="0" w:space="0" w:color="auto"/>
        <w:left w:val="none" w:sz="0" w:space="0" w:color="auto"/>
        <w:bottom w:val="none" w:sz="0" w:space="0" w:color="auto"/>
        <w:right w:val="none" w:sz="0" w:space="0" w:color="auto"/>
      </w:divBdr>
    </w:div>
    <w:div w:id="331229001">
      <w:marLeft w:val="0"/>
      <w:marRight w:val="0"/>
      <w:marTop w:val="0"/>
      <w:marBottom w:val="0"/>
      <w:divBdr>
        <w:top w:val="none" w:sz="0" w:space="0" w:color="auto"/>
        <w:left w:val="none" w:sz="0" w:space="0" w:color="auto"/>
        <w:bottom w:val="none" w:sz="0" w:space="0" w:color="auto"/>
        <w:right w:val="none" w:sz="0" w:space="0" w:color="auto"/>
      </w:divBdr>
    </w:div>
    <w:div w:id="331299199">
      <w:marLeft w:val="0"/>
      <w:marRight w:val="0"/>
      <w:marTop w:val="0"/>
      <w:marBottom w:val="0"/>
      <w:divBdr>
        <w:top w:val="none" w:sz="0" w:space="0" w:color="auto"/>
        <w:left w:val="none" w:sz="0" w:space="0" w:color="auto"/>
        <w:bottom w:val="none" w:sz="0" w:space="0" w:color="auto"/>
        <w:right w:val="none" w:sz="0" w:space="0" w:color="auto"/>
      </w:divBdr>
    </w:div>
    <w:div w:id="331302390">
      <w:marLeft w:val="0"/>
      <w:marRight w:val="0"/>
      <w:marTop w:val="0"/>
      <w:marBottom w:val="0"/>
      <w:divBdr>
        <w:top w:val="none" w:sz="0" w:space="0" w:color="auto"/>
        <w:left w:val="none" w:sz="0" w:space="0" w:color="auto"/>
        <w:bottom w:val="none" w:sz="0" w:space="0" w:color="auto"/>
        <w:right w:val="none" w:sz="0" w:space="0" w:color="auto"/>
      </w:divBdr>
    </w:div>
    <w:div w:id="331489141">
      <w:marLeft w:val="0"/>
      <w:marRight w:val="0"/>
      <w:marTop w:val="0"/>
      <w:marBottom w:val="0"/>
      <w:divBdr>
        <w:top w:val="none" w:sz="0" w:space="0" w:color="auto"/>
        <w:left w:val="none" w:sz="0" w:space="0" w:color="auto"/>
        <w:bottom w:val="none" w:sz="0" w:space="0" w:color="auto"/>
        <w:right w:val="none" w:sz="0" w:space="0" w:color="auto"/>
      </w:divBdr>
    </w:div>
    <w:div w:id="331564284">
      <w:marLeft w:val="0"/>
      <w:marRight w:val="0"/>
      <w:marTop w:val="0"/>
      <w:marBottom w:val="0"/>
      <w:divBdr>
        <w:top w:val="none" w:sz="0" w:space="0" w:color="auto"/>
        <w:left w:val="none" w:sz="0" w:space="0" w:color="auto"/>
        <w:bottom w:val="none" w:sz="0" w:space="0" w:color="auto"/>
        <w:right w:val="none" w:sz="0" w:space="0" w:color="auto"/>
      </w:divBdr>
    </w:div>
    <w:div w:id="331684774">
      <w:marLeft w:val="0"/>
      <w:marRight w:val="0"/>
      <w:marTop w:val="0"/>
      <w:marBottom w:val="0"/>
      <w:divBdr>
        <w:top w:val="none" w:sz="0" w:space="0" w:color="auto"/>
        <w:left w:val="none" w:sz="0" w:space="0" w:color="auto"/>
        <w:bottom w:val="none" w:sz="0" w:space="0" w:color="auto"/>
        <w:right w:val="none" w:sz="0" w:space="0" w:color="auto"/>
      </w:divBdr>
    </w:div>
    <w:div w:id="331685501">
      <w:marLeft w:val="0"/>
      <w:marRight w:val="0"/>
      <w:marTop w:val="0"/>
      <w:marBottom w:val="0"/>
      <w:divBdr>
        <w:top w:val="none" w:sz="0" w:space="0" w:color="auto"/>
        <w:left w:val="none" w:sz="0" w:space="0" w:color="auto"/>
        <w:bottom w:val="none" w:sz="0" w:space="0" w:color="auto"/>
        <w:right w:val="none" w:sz="0" w:space="0" w:color="auto"/>
      </w:divBdr>
    </w:div>
    <w:div w:id="331759378">
      <w:marLeft w:val="0"/>
      <w:marRight w:val="0"/>
      <w:marTop w:val="0"/>
      <w:marBottom w:val="0"/>
      <w:divBdr>
        <w:top w:val="none" w:sz="0" w:space="0" w:color="auto"/>
        <w:left w:val="none" w:sz="0" w:space="0" w:color="auto"/>
        <w:bottom w:val="none" w:sz="0" w:space="0" w:color="auto"/>
        <w:right w:val="none" w:sz="0" w:space="0" w:color="auto"/>
      </w:divBdr>
    </w:div>
    <w:div w:id="331760726">
      <w:marLeft w:val="0"/>
      <w:marRight w:val="0"/>
      <w:marTop w:val="0"/>
      <w:marBottom w:val="0"/>
      <w:divBdr>
        <w:top w:val="none" w:sz="0" w:space="0" w:color="auto"/>
        <w:left w:val="none" w:sz="0" w:space="0" w:color="auto"/>
        <w:bottom w:val="none" w:sz="0" w:space="0" w:color="auto"/>
        <w:right w:val="none" w:sz="0" w:space="0" w:color="auto"/>
      </w:divBdr>
    </w:div>
    <w:div w:id="331765505">
      <w:marLeft w:val="0"/>
      <w:marRight w:val="0"/>
      <w:marTop w:val="0"/>
      <w:marBottom w:val="0"/>
      <w:divBdr>
        <w:top w:val="none" w:sz="0" w:space="0" w:color="auto"/>
        <w:left w:val="none" w:sz="0" w:space="0" w:color="auto"/>
        <w:bottom w:val="none" w:sz="0" w:space="0" w:color="auto"/>
        <w:right w:val="none" w:sz="0" w:space="0" w:color="auto"/>
      </w:divBdr>
    </w:div>
    <w:div w:id="331840316">
      <w:marLeft w:val="0"/>
      <w:marRight w:val="0"/>
      <w:marTop w:val="0"/>
      <w:marBottom w:val="0"/>
      <w:divBdr>
        <w:top w:val="none" w:sz="0" w:space="0" w:color="auto"/>
        <w:left w:val="none" w:sz="0" w:space="0" w:color="auto"/>
        <w:bottom w:val="none" w:sz="0" w:space="0" w:color="auto"/>
        <w:right w:val="none" w:sz="0" w:space="0" w:color="auto"/>
      </w:divBdr>
    </w:div>
    <w:div w:id="331880794">
      <w:marLeft w:val="0"/>
      <w:marRight w:val="0"/>
      <w:marTop w:val="0"/>
      <w:marBottom w:val="0"/>
      <w:divBdr>
        <w:top w:val="none" w:sz="0" w:space="0" w:color="auto"/>
        <w:left w:val="none" w:sz="0" w:space="0" w:color="auto"/>
        <w:bottom w:val="none" w:sz="0" w:space="0" w:color="auto"/>
        <w:right w:val="none" w:sz="0" w:space="0" w:color="auto"/>
      </w:divBdr>
    </w:div>
    <w:div w:id="331955393">
      <w:marLeft w:val="0"/>
      <w:marRight w:val="0"/>
      <w:marTop w:val="0"/>
      <w:marBottom w:val="0"/>
      <w:divBdr>
        <w:top w:val="none" w:sz="0" w:space="0" w:color="auto"/>
        <w:left w:val="none" w:sz="0" w:space="0" w:color="auto"/>
        <w:bottom w:val="none" w:sz="0" w:space="0" w:color="auto"/>
        <w:right w:val="none" w:sz="0" w:space="0" w:color="auto"/>
      </w:divBdr>
    </w:div>
    <w:div w:id="331958504">
      <w:marLeft w:val="0"/>
      <w:marRight w:val="0"/>
      <w:marTop w:val="0"/>
      <w:marBottom w:val="0"/>
      <w:divBdr>
        <w:top w:val="none" w:sz="0" w:space="0" w:color="auto"/>
        <w:left w:val="none" w:sz="0" w:space="0" w:color="auto"/>
        <w:bottom w:val="none" w:sz="0" w:space="0" w:color="auto"/>
        <w:right w:val="none" w:sz="0" w:space="0" w:color="auto"/>
      </w:divBdr>
    </w:div>
    <w:div w:id="332101603">
      <w:marLeft w:val="0"/>
      <w:marRight w:val="0"/>
      <w:marTop w:val="0"/>
      <w:marBottom w:val="0"/>
      <w:divBdr>
        <w:top w:val="none" w:sz="0" w:space="0" w:color="auto"/>
        <w:left w:val="none" w:sz="0" w:space="0" w:color="auto"/>
        <w:bottom w:val="none" w:sz="0" w:space="0" w:color="auto"/>
        <w:right w:val="none" w:sz="0" w:space="0" w:color="auto"/>
      </w:divBdr>
    </w:div>
    <w:div w:id="332221493">
      <w:marLeft w:val="0"/>
      <w:marRight w:val="0"/>
      <w:marTop w:val="0"/>
      <w:marBottom w:val="0"/>
      <w:divBdr>
        <w:top w:val="none" w:sz="0" w:space="0" w:color="auto"/>
        <w:left w:val="none" w:sz="0" w:space="0" w:color="auto"/>
        <w:bottom w:val="none" w:sz="0" w:space="0" w:color="auto"/>
        <w:right w:val="none" w:sz="0" w:space="0" w:color="auto"/>
      </w:divBdr>
    </w:div>
    <w:div w:id="332269469">
      <w:marLeft w:val="0"/>
      <w:marRight w:val="0"/>
      <w:marTop w:val="0"/>
      <w:marBottom w:val="0"/>
      <w:divBdr>
        <w:top w:val="none" w:sz="0" w:space="0" w:color="auto"/>
        <w:left w:val="none" w:sz="0" w:space="0" w:color="auto"/>
        <w:bottom w:val="none" w:sz="0" w:space="0" w:color="auto"/>
        <w:right w:val="none" w:sz="0" w:space="0" w:color="auto"/>
      </w:divBdr>
    </w:div>
    <w:div w:id="332298291">
      <w:marLeft w:val="0"/>
      <w:marRight w:val="0"/>
      <w:marTop w:val="0"/>
      <w:marBottom w:val="0"/>
      <w:divBdr>
        <w:top w:val="none" w:sz="0" w:space="0" w:color="auto"/>
        <w:left w:val="none" w:sz="0" w:space="0" w:color="auto"/>
        <w:bottom w:val="none" w:sz="0" w:space="0" w:color="auto"/>
        <w:right w:val="none" w:sz="0" w:space="0" w:color="auto"/>
      </w:divBdr>
    </w:div>
    <w:div w:id="332336511">
      <w:marLeft w:val="0"/>
      <w:marRight w:val="0"/>
      <w:marTop w:val="0"/>
      <w:marBottom w:val="0"/>
      <w:divBdr>
        <w:top w:val="none" w:sz="0" w:space="0" w:color="auto"/>
        <w:left w:val="none" w:sz="0" w:space="0" w:color="auto"/>
        <w:bottom w:val="none" w:sz="0" w:space="0" w:color="auto"/>
        <w:right w:val="none" w:sz="0" w:space="0" w:color="auto"/>
      </w:divBdr>
    </w:div>
    <w:div w:id="332346011">
      <w:marLeft w:val="0"/>
      <w:marRight w:val="0"/>
      <w:marTop w:val="0"/>
      <w:marBottom w:val="0"/>
      <w:divBdr>
        <w:top w:val="none" w:sz="0" w:space="0" w:color="auto"/>
        <w:left w:val="none" w:sz="0" w:space="0" w:color="auto"/>
        <w:bottom w:val="none" w:sz="0" w:space="0" w:color="auto"/>
        <w:right w:val="none" w:sz="0" w:space="0" w:color="auto"/>
      </w:divBdr>
    </w:div>
    <w:div w:id="332415348">
      <w:marLeft w:val="0"/>
      <w:marRight w:val="0"/>
      <w:marTop w:val="0"/>
      <w:marBottom w:val="0"/>
      <w:divBdr>
        <w:top w:val="none" w:sz="0" w:space="0" w:color="auto"/>
        <w:left w:val="none" w:sz="0" w:space="0" w:color="auto"/>
        <w:bottom w:val="none" w:sz="0" w:space="0" w:color="auto"/>
        <w:right w:val="none" w:sz="0" w:space="0" w:color="auto"/>
      </w:divBdr>
    </w:div>
    <w:div w:id="332488340">
      <w:marLeft w:val="0"/>
      <w:marRight w:val="0"/>
      <w:marTop w:val="0"/>
      <w:marBottom w:val="0"/>
      <w:divBdr>
        <w:top w:val="none" w:sz="0" w:space="0" w:color="auto"/>
        <w:left w:val="none" w:sz="0" w:space="0" w:color="auto"/>
        <w:bottom w:val="none" w:sz="0" w:space="0" w:color="auto"/>
        <w:right w:val="none" w:sz="0" w:space="0" w:color="auto"/>
      </w:divBdr>
    </w:div>
    <w:div w:id="332489046">
      <w:marLeft w:val="0"/>
      <w:marRight w:val="0"/>
      <w:marTop w:val="0"/>
      <w:marBottom w:val="0"/>
      <w:divBdr>
        <w:top w:val="none" w:sz="0" w:space="0" w:color="auto"/>
        <w:left w:val="none" w:sz="0" w:space="0" w:color="auto"/>
        <w:bottom w:val="none" w:sz="0" w:space="0" w:color="auto"/>
        <w:right w:val="none" w:sz="0" w:space="0" w:color="auto"/>
      </w:divBdr>
    </w:div>
    <w:div w:id="332683926">
      <w:marLeft w:val="0"/>
      <w:marRight w:val="0"/>
      <w:marTop w:val="0"/>
      <w:marBottom w:val="0"/>
      <w:divBdr>
        <w:top w:val="none" w:sz="0" w:space="0" w:color="auto"/>
        <w:left w:val="none" w:sz="0" w:space="0" w:color="auto"/>
        <w:bottom w:val="none" w:sz="0" w:space="0" w:color="auto"/>
        <w:right w:val="none" w:sz="0" w:space="0" w:color="auto"/>
      </w:divBdr>
    </w:div>
    <w:div w:id="332729704">
      <w:marLeft w:val="0"/>
      <w:marRight w:val="0"/>
      <w:marTop w:val="0"/>
      <w:marBottom w:val="0"/>
      <w:divBdr>
        <w:top w:val="none" w:sz="0" w:space="0" w:color="auto"/>
        <w:left w:val="none" w:sz="0" w:space="0" w:color="auto"/>
        <w:bottom w:val="none" w:sz="0" w:space="0" w:color="auto"/>
        <w:right w:val="none" w:sz="0" w:space="0" w:color="auto"/>
      </w:divBdr>
    </w:div>
    <w:div w:id="332732574">
      <w:marLeft w:val="0"/>
      <w:marRight w:val="0"/>
      <w:marTop w:val="0"/>
      <w:marBottom w:val="0"/>
      <w:divBdr>
        <w:top w:val="none" w:sz="0" w:space="0" w:color="auto"/>
        <w:left w:val="none" w:sz="0" w:space="0" w:color="auto"/>
        <w:bottom w:val="none" w:sz="0" w:space="0" w:color="auto"/>
        <w:right w:val="none" w:sz="0" w:space="0" w:color="auto"/>
      </w:divBdr>
    </w:div>
    <w:div w:id="332756807">
      <w:bodyDiv w:val="1"/>
      <w:marLeft w:val="0"/>
      <w:marRight w:val="0"/>
      <w:marTop w:val="0"/>
      <w:marBottom w:val="0"/>
      <w:divBdr>
        <w:top w:val="none" w:sz="0" w:space="0" w:color="auto"/>
        <w:left w:val="none" w:sz="0" w:space="0" w:color="auto"/>
        <w:bottom w:val="none" w:sz="0" w:space="0" w:color="auto"/>
        <w:right w:val="none" w:sz="0" w:space="0" w:color="auto"/>
      </w:divBdr>
    </w:div>
    <w:div w:id="332874383">
      <w:marLeft w:val="0"/>
      <w:marRight w:val="0"/>
      <w:marTop w:val="0"/>
      <w:marBottom w:val="0"/>
      <w:divBdr>
        <w:top w:val="none" w:sz="0" w:space="0" w:color="auto"/>
        <w:left w:val="none" w:sz="0" w:space="0" w:color="auto"/>
        <w:bottom w:val="none" w:sz="0" w:space="0" w:color="auto"/>
        <w:right w:val="none" w:sz="0" w:space="0" w:color="auto"/>
      </w:divBdr>
    </w:div>
    <w:div w:id="332880327">
      <w:marLeft w:val="0"/>
      <w:marRight w:val="0"/>
      <w:marTop w:val="0"/>
      <w:marBottom w:val="0"/>
      <w:divBdr>
        <w:top w:val="none" w:sz="0" w:space="0" w:color="auto"/>
        <w:left w:val="none" w:sz="0" w:space="0" w:color="auto"/>
        <w:bottom w:val="none" w:sz="0" w:space="0" w:color="auto"/>
        <w:right w:val="none" w:sz="0" w:space="0" w:color="auto"/>
      </w:divBdr>
    </w:div>
    <w:div w:id="332992150">
      <w:marLeft w:val="0"/>
      <w:marRight w:val="0"/>
      <w:marTop w:val="0"/>
      <w:marBottom w:val="0"/>
      <w:divBdr>
        <w:top w:val="none" w:sz="0" w:space="0" w:color="auto"/>
        <w:left w:val="none" w:sz="0" w:space="0" w:color="auto"/>
        <w:bottom w:val="none" w:sz="0" w:space="0" w:color="auto"/>
        <w:right w:val="none" w:sz="0" w:space="0" w:color="auto"/>
      </w:divBdr>
    </w:div>
    <w:div w:id="333001085">
      <w:marLeft w:val="0"/>
      <w:marRight w:val="0"/>
      <w:marTop w:val="0"/>
      <w:marBottom w:val="0"/>
      <w:divBdr>
        <w:top w:val="none" w:sz="0" w:space="0" w:color="auto"/>
        <w:left w:val="none" w:sz="0" w:space="0" w:color="auto"/>
        <w:bottom w:val="none" w:sz="0" w:space="0" w:color="auto"/>
        <w:right w:val="none" w:sz="0" w:space="0" w:color="auto"/>
      </w:divBdr>
    </w:div>
    <w:div w:id="333148466">
      <w:marLeft w:val="0"/>
      <w:marRight w:val="0"/>
      <w:marTop w:val="0"/>
      <w:marBottom w:val="0"/>
      <w:divBdr>
        <w:top w:val="none" w:sz="0" w:space="0" w:color="auto"/>
        <w:left w:val="none" w:sz="0" w:space="0" w:color="auto"/>
        <w:bottom w:val="none" w:sz="0" w:space="0" w:color="auto"/>
        <w:right w:val="none" w:sz="0" w:space="0" w:color="auto"/>
      </w:divBdr>
    </w:div>
    <w:div w:id="333186713">
      <w:marLeft w:val="0"/>
      <w:marRight w:val="0"/>
      <w:marTop w:val="0"/>
      <w:marBottom w:val="0"/>
      <w:divBdr>
        <w:top w:val="none" w:sz="0" w:space="0" w:color="auto"/>
        <w:left w:val="none" w:sz="0" w:space="0" w:color="auto"/>
        <w:bottom w:val="none" w:sz="0" w:space="0" w:color="auto"/>
        <w:right w:val="none" w:sz="0" w:space="0" w:color="auto"/>
      </w:divBdr>
    </w:div>
    <w:div w:id="333190473">
      <w:marLeft w:val="0"/>
      <w:marRight w:val="0"/>
      <w:marTop w:val="0"/>
      <w:marBottom w:val="0"/>
      <w:divBdr>
        <w:top w:val="none" w:sz="0" w:space="0" w:color="auto"/>
        <w:left w:val="none" w:sz="0" w:space="0" w:color="auto"/>
        <w:bottom w:val="none" w:sz="0" w:space="0" w:color="auto"/>
        <w:right w:val="none" w:sz="0" w:space="0" w:color="auto"/>
      </w:divBdr>
    </w:div>
    <w:div w:id="333193196">
      <w:bodyDiv w:val="1"/>
      <w:marLeft w:val="0"/>
      <w:marRight w:val="0"/>
      <w:marTop w:val="0"/>
      <w:marBottom w:val="0"/>
      <w:divBdr>
        <w:top w:val="none" w:sz="0" w:space="0" w:color="auto"/>
        <w:left w:val="none" w:sz="0" w:space="0" w:color="auto"/>
        <w:bottom w:val="none" w:sz="0" w:space="0" w:color="auto"/>
        <w:right w:val="none" w:sz="0" w:space="0" w:color="auto"/>
      </w:divBdr>
    </w:div>
    <w:div w:id="333263288">
      <w:bodyDiv w:val="1"/>
      <w:marLeft w:val="0"/>
      <w:marRight w:val="0"/>
      <w:marTop w:val="0"/>
      <w:marBottom w:val="0"/>
      <w:divBdr>
        <w:top w:val="none" w:sz="0" w:space="0" w:color="auto"/>
        <w:left w:val="none" w:sz="0" w:space="0" w:color="auto"/>
        <w:bottom w:val="none" w:sz="0" w:space="0" w:color="auto"/>
        <w:right w:val="none" w:sz="0" w:space="0" w:color="auto"/>
      </w:divBdr>
    </w:div>
    <w:div w:id="333341394">
      <w:marLeft w:val="0"/>
      <w:marRight w:val="0"/>
      <w:marTop w:val="0"/>
      <w:marBottom w:val="0"/>
      <w:divBdr>
        <w:top w:val="none" w:sz="0" w:space="0" w:color="auto"/>
        <w:left w:val="none" w:sz="0" w:space="0" w:color="auto"/>
        <w:bottom w:val="none" w:sz="0" w:space="0" w:color="auto"/>
        <w:right w:val="none" w:sz="0" w:space="0" w:color="auto"/>
      </w:divBdr>
    </w:div>
    <w:div w:id="333343104">
      <w:marLeft w:val="0"/>
      <w:marRight w:val="0"/>
      <w:marTop w:val="0"/>
      <w:marBottom w:val="0"/>
      <w:divBdr>
        <w:top w:val="none" w:sz="0" w:space="0" w:color="auto"/>
        <w:left w:val="none" w:sz="0" w:space="0" w:color="auto"/>
        <w:bottom w:val="none" w:sz="0" w:space="0" w:color="auto"/>
        <w:right w:val="none" w:sz="0" w:space="0" w:color="auto"/>
      </w:divBdr>
    </w:div>
    <w:div w:id="333462710">
      <w:marLeft w:val="0"/>
      <w:marRight w:val="0"/>
      <w:marTop w:val="0"/>
      <w:marBottom w:val="0"/>
      <w:divBdr>
        <w:top w:val="none" w:sz="0" w:space="0" w:color="auto"/>
        <w:left w:val="none" w:sz="0" w:space="0" w:color="auto"/>
        <w:bottom w:val="none" w:sz="0" w:space="0" w:color="auto"/>
        <w:right w:val="none" w:sz="0" w:space="0" w:color="auto"/>
      </w:divBdr>
    </w:div>
    <w:div w:id="333726165">
      <w:marLeft w:val="0"/>
      <w:marRight w:val="0"/>
      <w:marTop w:val="0"/>
      <w:marBottom w:val="0"/>
      <w:divBdr>
        <w:top w:val="none" w:sz="0" w:space="0" w:color="auto"/>
        <w:left w:val="none" w:sz="0" w:space="0" w:color="auto"/>
        <w:bottom w:val="none" w:sz="0" w:space="0" w:color="auto"/>
        <w:right w:val="none" w:sz="0" w:space="0" w:color="auto"/>
      </w:divBdr>
    </w:div>
    <w:div w:id="333728808">
      <w:marLeft w:val="0"/>
      <w:marRight w:val="0"/>
      <w:marTop w:val="0"/>
      <w:marBottom w:val="0"/>
      <w:divBdr>
        <w:top w:val="none" w:sz="0" w:space="0" w:color="auto"/>
        <w:left w:val="none" w:sz="0" w:space="0" w:color="auto"/>
        <w:bottom w:val="none" w:sz="0" w:space="0" w:color="auto"/>
        <w:right w:val="none" w:sz="0" w:space="0" w:color="auto"/>
      </w:divBdr>
    </w:div>
    <w:div w:id="333920115">
      <w:marLeft w:val="0"/>
      <w:marRight w:val="0"/>
      <w:marTop w:val="0"/>
      <w:marBottom w:val="0"/>
      <w:divBdr>
        <w:top w:val="none" w:sz="0" w:space="0" w:color="auto"/>
        <w:left w:val="none" w:sz="0" w:space="0" w:color="auto"/>
        <w:bottom w:val="none" w:sz="0" w:space="0" w:color="auto"/>
        <w:right w:val="none" w:sz="0" w:space="0" w:color="auto"/>
      </w:divBdr>
    </w:div>
    <w:div w:id="334039347">
      <w:marLeft w:val="0"/>
      <w:marRight w:val="0"/>
      <w:marTop w:val="0"/>
      <w:marBottom w:val="0"/>
      <w:divBdr>
        <w:top w:val="none" w:sz="0" w:space="0" w:color="auto"/>
        <w:left w:val="none" w:sz="0" w:space="0" w:color="auto"/>
        <w:bottom w:val="none" w:sz="0" w:space="0" w:color="auto"/>
        <w:right w:val="none" w:sz="0" w:space="0" w:color="auto"/>
      </w:divBdr>
    </w:div>
    <w:div w:id="334040198">
      <w:marLeft w:val="0"/>
      <w:marRight w:val="0"/>
      <w:marTop w:val="0"/>
      <w:marBottom w:val="0"/>
      <w:divBdr>
        <w:top w:val="none" w:sz="0" w:space="0" w:color="auto"/>
        <w:left w:val="none" w:sz="0" w:space="0" w:color="auto"/>
        <w:bottom w:val="none" w:sz="0" w:space="0" w:color="auto"/>
        <w:right w:val="none" w:sz="0" w:space="0" w:color="auto"/>
      </w:divBdr>
    </w:div>
    <w:div w:id="334186054">
      <w:marLeft w:val="0"/>
      <w:marRight w:val="0"/>
      <w:marTop w:val="0"/>
      <w:marBottom w:val="0"/>
      <w:divBdr>
        <w:top w:val="none" w:sz="0" w:space="0" w:color="auto"/>
        <w:left w:val="none" w:sz="0" w:space="0" w:color="auto"/>
        <w:bottom w:val="none" w:sz="0" w:space="0" w:color="auto"/>
        <w:right w:val="none" w:sz="0" w:space="0" w:color="auto"/>
      </w:divBdr>
    </w:div>
    <w:div w:id="334186071">
      <w:marLeft w:val="0"/>
      <w:marRight w:val="0"/>
      <w:marTop w:val="0"/>
      <w:marBottom w:val="0"/>
      <w:divBdr>
        <w:top w:val="none" w:sz="0" w:space="0" w:color="auto"/>
        <w:left w:val="none" w:sz="0" w:space="0" w:color="auto"/>
        <w:bottom w:val="none" w:sz="0" w:space="0" w:color="auto"/>
        <w:right w:val="none" w:sz="0" w:space="0" w:color="auto"/>
      </w:divBdr>
    </w:div>
    <w:div w:id="334188165">
      <w:marLeft w:val="0"/>
      <w:marRight w:val="0"/>
      <w:marTop w:val="0"/>
      <w:marBottom w:val="0"/>
      <w:divBdr>
        <w:top w:val="none" w:sz="0" w:space="0" w:color="auto"/>
        <w:left w:val="none" w:sz="0" w:space="0" w:color="auto"/>
        <w:bottom w:val="none" w:sz="0" w:space="0" w:color="auto"/>
        <w:right w:val="none" w:sz="0" w:space="0" w:color="auto"/>
      </w:divBdr>
    </w:div>
    <w:div w:id="334462629">
      <w:marLeft w:val="0"/>
      <w:marRight w:val="0"/>
      <w:marTop w:val="0"/>
      <w:marBottom w:val="0"/>
      <w:divBdr>
        <w:top w:val="none" w:sz="0" w:space="0" w:color="auto"/>
        <w:left w:val="none" w:sz="0" w:space="0" w:color="auto"/>
        <w:bottom w:val="none" w:sz="0" w:space="0" w:color="auto"/>
        <w:right w:val="none" w:sz="0" w:space="0" w:color="auto"/>
      </w:divBdr>
    </w:div>
    <w:div w:id="334496941">
      <w:marLeft w:val="0"/>
      <w:marRight w:val="0"/>
      <w:marTop w:val="0"/>
      <w:marBottom w:val="0"/>
      <w:divBdr>
        <w:top w:val="none" w:sz="0" w:space="0" w:color="auto"/>
        <w:left w:val="none" w:sz="0" w:space="0" w:color="auto"/>
        <w:bottom w:val="none" w:sz="0" w:space="0" w:color="auto"/>
        <w:right w:val="none" w:sz="0" w:space="0" w:color="auto"/>
      </w:divBdr>
    </w:div>
    <w:div w:id="334499809">
      <w:marLeft w:val="0"/>
      <w:marRight w:val="0"/>
      <w:marTop w:val="0"/>
      <w:marBottom w:val="0"/>
      <w:divBdr>
        <w:top w:val="none" w:sz="0" w:space="0" w:color="auto"/>
        <w:left w:val="none" w:sz="0" w:space="0" w:color="auto"/>
        <w:bottom w:val="none" w:sz="0" w:space="0" w:color="auto"/>
        <w:right w:val="none" w:sz="0" w:space="0" w:color="auto"/>
      </w:divBdr>
    </w:div>
    <w:div w:id="334655443">
      <w:marLeft w:val="0"/>
      <w:marRight w:val="0"/>
      <w:marTop w:val="0"/>
      <w:marBottom w:val="0"/>
      <w:divBdr>
        <w:top w:val="none" w:sz="0" w:space="0" w:color="auto"/>
        <w:left w:val="none" w:sz="0" w:space="0" w:color="auto"/>
        <w:bottom w:val="none" w:sz="0" w:space="0" w:color="auto"/>
        <w:right w:val="none" w:sz="0" w:space="0" w:color="auto"/>
      </w:divBdr>
    </w:div>
    <w:div w:id="334842923">
      <w:marLeft w:val="0"/>
      <w:marRight w:val="0"/>
      <w:marTop w:val="0"/>
      <w:marBottom w:val="0"/>
      <w:divBdr>
        <w:top w:val="none" w:sz="0" w:space="0" w:color="auto"/>
        <w:left w:val="none" w:sz="0" w:space="0" w:color="auto"/>
        <w:bottom w:val="none" w:sz="0" w:space="0" w:color="auto"/>
        <w:right w:val="none" w:sz="0" w:space="0" w:color="auto"/>
      </w:divBdr>
    </w:div>
    <w:div w:id="335108605">
      <w:marLeft w:val="0"/>
      <w:marRight w:val="0"/>
      <w:marTop w:val="0"/>
      <w:marBottom w:val="0"/>
      <w:divBdr>
        <w:top w:val="none" w:sz="0" w:space="0" w:color="auto"/>
        <w:left w:val="none" w:sz="0" w:space="0" w:color="auto"/>
        <w:bottom w:val="none" w:sz="0" w:space="0" w:color="auto"/>
        <w:right w:val="none" w:sz="0" w:space="0" w:color="auto"/>
      </w:divBdr>
    </w:div>
    <w:div w:id="335117081">
      <w:bodyDiv w:val="1"/>
      <w:marLeft w:val="0"/>
      <w:marRight w:val="0"/>
      <w:marTop w:val="0"/>
      <w:marBottom w:val="0"/>
      <w:divBdr>
        <w:top w:val="none" w:sz="0" w:space="0" w:color="auto"/>
        <w:left w:val="none" w:sz="0" w:space="0" w:color="auto"/>
        <w:bottom w:val="none" w:sz="0" w:space="0" w:color="auto"/>
        <w:right w:val="none" w:sz="0" w:space="0" w:color="auto"/>
      </w:divBdr>
    </w:div>
    <w:div w:id="335153021">
      <w:marLeft w:val="0"/>
      <w:marRight w:val="0"/>
      <w:marTop w:val="0"/>
      <w:marBottom w:val="0"/>
      <w:divBdr>
        <w:top w:val="none" w:sz="0" w:space="0" w:color="auto"/>
        <w:left w:val="none" w:sz="0" w:space="0" w:color="auto"/>
        <w:bottom w:val="none" w:sz="0" w:space="0" w:color="auto"/>
        <w:right w:val="none" w:sz="0" w:space="0" w:color="auto"/>
      </w:divBdr>
    </w:div>
    <w:div w:id="335158699">
      <w:marLeft w:val="0"/>
      <w:marRight w:val="0"/>
      <w:marTop w:val="0"/>
      <w:marBottom w:val="0"/>
      <w:divBdr>
        <w:top w:val="none" w:sz="0" w:space="0" w:color="auto"/>
        <w:left w:val="none" w:sz="0" w:space="0" w:color="auto"/>
        <w:bottom w:val="none" w:sz="0" w:space="0" w:color="auto"/>
        <w:right w:val="none" w:sz="0" w:space="0" w:color="auto"/>
      </w:divBdr>
    </w:div>
    <w:div w:id="335307331">
      <w:marLeft w:val="0"/>
      <w:marRight w:val="0"/>
      <w:marTop w:val="0"/>
      <w:marBottom w:val="0"/>
      <w:divBdr>
        <w:top w:val="none" w:sz="0" w:space="0" w:color="auto"/>
        <w:left w:val="none" w:sz="0" w:space="0" w:color="auto"/>
        <w:bottom w:val="none" w:sz="0" w:space="0" w:color="auto"/>
        <w:right w:val="none" w:sz="0" w:space="0" w:color="auto"/>
      </w:divBdr>
    </w:div>
    <w:div w:id="335308837">
      <w:marLeft w:val="0"/>
      <w:marRight w:val="0"/>
      <w:marTop w:val="0"/>
      <w:marBottom w:val="0"/>
      <w:divBdr>
        <w:top w:val="none" w:sz="0" w:space="0" w:color="auto"/>
        <w:left w:val="none" w:sz="0" w:space="0" w:color="auto"/>
        <w:bottom w:val="none" w:sz="0" w:space="0" w:color="auto"/>
        <w:right w:val="none" w:sz="0" w:space="0" w:color="auto"/>
      </w:divBdr>
    </w:div>
    <w:div w:id="335348291">
      <w:marLeft w:val="0"/>
      <w:marRight w:val="0"/>
      <w:marTop w:val="0"/>
      <w:marBottom w:val="0"/>
      <w:divBdr>
        <w:top w:val="none" w:sz="0" w:space="0" w:color="auto"/>
        <w:left w:val="none" w:sz="0" w:space="0" w:color="auto"/>
        <w:bottom w:val="none" w:sz="0" w:space="0" w:color="auto"/>
        <w:right w:val="none" w:sz="0" w:space="0" w:color="auto"/>
      </w:divBdr>
    </w:div>
    <w:div w:id="335353393">
      <w:marLeft w:val="0"/>
      <w:marRight w:val="0"/>
      <w:marTop w:val="0"/>
      <w:marBottom w:val="0"/>
      <w:divBdr>
        <w:top w:val="none" w:sz="0" w:space="0" w:color="auto"/>
        <w:left w:val="none" w:sz="0" w:space="0" w:color="auto"/>
        <w:bottom w:val="none" w:sz="0" w:space="0" w:color="auto"/>
        <w:right w:val="none" w:sz="0" w:space="0" w:color="auto"/>
      </w:divBdr>
    </w:div>
    <w:div w:id="335424907">
      <w:marLeft w:val="0"/>
      <w:marRight w:val="0"/>
      <w:marTop w:val="0"/>
      <w:marBottom w:val="0"/>
      <w:divBdr>
        <w:top w:val="none" w:sz="0" w:space="0" w:color="auto"/>
        <w:left w:val="none" w:sz="0" w:space="0" w:color="auto"/>
        <w:bottom w:val="none" w:sz="0" w:space="0" w:color="auto"/>
        <w:right w:val="none" w:sz="0" w:space="0" w:color="auto"/>
      </w:divBdr>
    </w:div>
    <w:div w:id="335499714">
      <w:marLeft w:val="0"/>
      <w:marRight w:val="0"/>
      <w:marTop w:val="0"/>
      <w:marBottom w:val="0"/>
      <w:divBdr>
        <w:top w:val="none" w:sz="0" w:space="0" w:color="auto"/>
        <w:left w:val="none" w:sz="0" w:space="0" w:color="auto"/>
        <w:bottom w:val="none" w:sz="0" w:space="0" w:color="auto"/>
        <w:right w:val="none" w:sz="0" w:space="0" w:color="auto"/>
      </w:divBdr>
    </w:div>
    <w:div w:id="335571239">
      <w:marLeft w:val="0"/>
      <w:marRight w:val="0"/>
      <w:marTop w:val="0"/>
      <w:marBottom w:val="0"/>
      <w:divBdr>
        <w:top w:val="none" w:sz="0" w:space="0" w:color="auto"/>
        <w:left w:val="none" w:sz="0" w:space="0" w:color="auto"/>
        <w:bottom w:val="none" w:sz="0" w:space="0" w:color="auto"/>
        <w:right w:val="none" w:sz="0" w:space="0" w:color="auto"/>
      </w:divBdr>
    </w:div>
    <w:div w:id="335573216">
      <w:marLeft w:val="0"/>
      <w:marRight w:val="0"/>
      <w:marTop w:val="0"/>
      <w:marBottom w:val="0"/>
      <w:divBdr>
        <w:top w:val="none" w:sz="0" w:space="0" w:color="auto"/>
        <w:left w:val="none" w:sz="0" w:space="0" w:color="auto"/>
        <w:bottom w:val="none" w:sz="0" w:space="0" w:color="auto"/>
        <w:right w:val="none" w:sz="0" w:space="0" w:color="auto"/>
      </w:divBdr>
    </w:div>
    <w:div w:id="335576568">
      <w:bodyDiv w:val="1"/>
      <w:marLeft w:val="0"/>
      <w:marRight w:val="0"/>
      <w:marTop w:val="0"/>
      <w:marBottom w:val="0"/>
      <w:divBdr>
        <w:top w:val="none" w:sz="0" w:space="0" w:color="auto"/>
        <w:left w:val="none" w:sz="0" w:space="0" w:color="auto"/>
        <w:bottom w:val="none" w:sz="0" w:space="0" w:color="auto"/>
        <w:right w:val="none" w:sz="0" w:space="0" w:color="auto"/>
      </w:divBdr>
    </w:div>
    <w:div w:id="335615342">
      <w:marLeft w:val="0"/>
      <w:marRight w:val="0"/>
      <w:marTop w:val="0"/>
      <w:marBottom w:val="0"/>
      <w:divBdr>
        <w:top w:val="none" w:sz="0" w:space="0" w:color="auto"/>
        <w:left w:val="none" w:sz="0" w:space="0" w:color="auto"/>
        <w:bottom w:val="none" w:sz="0" w:space="0" w:color="auto"/>
        <w:right w:val="none" w:sz="0" w:space="0" w:color="auto"/>
      </w:divBdr>
    </w:div>
    <w:div w:id="335764653">
      <w:marLeft w:val="0"/>
      <w:marRight w:val="0"/>
      <w:marTop w:val="0"/>
      <w:marBottom w:val="0"/>
      <w:divBdr>
        <w:top w:val="none" w:sz="0" w:space="0" w:color="auto"/>
        <w:left w:val="none" w:sz="0" w:space="0" w:color="auto"/>
        <w:bottom w:val="none" w:sz="0" w:space="0" w:color="auto"/>
        <w:right w:val="none" w:sz="0" w:space="0" w:color="auto"/>
      </w:divBdr>
    </w:div>
    <w:div w:id="335764773">
      <w:marLeft w:val="0"/>
      <w:marRight w:val="0"/>
      <w:marTop w:val="0"/>
      <w:marBottom w:val="0"/>
      <w:divBdr>
        <w:top w:val="none" w:sz="0" w:space="0" w:color="auto"/>
        <w:left w:val="none" w:sz="0" w:space="0" w:color="auto"/>
        <w:bottom w:val="none" w:sz="0" w:space="0" w:color="auto"/>
        <w:right w:val="none" w:sz="0" w:space="0" w:color="auto"/>
      </w:divBdr>
    </w:div>
    <w:div w:id="335770556">
      <w:marLeft w:val="0"/>
      <w:marRight w:val="0"/>
      <w:marTop w:val="0"/>
      <w:marBottom w:val="0"/>
      <w:divBdr>
        <w:top w:val="none" w:sz="0" w:space="0" w:color="auto"/>
        <w:left w:val="none" w:sz="0" w:space="0" w:color="auto"/>
        <w:bottom w:val="none" w:sz="0" w:space="0" w:color="auto"/>
        <w:right w:val="none" w:sz="0" w:space="0" w:color="auto"/>
      </w:divBdr>
    </w:div>
    <w:div w:id="335962574">
      <w:marLeft w:val="0"/>
      <w:marRight w:val="0"/>
      <w:marTop w:val="0"/>
      <w:marBottom w:val="0"/>
      <w:divBdr>
        <w:top w:val="none" w:sz="0" w:space="0" w:color="auto"/>
        <w:left w:val="none" w:sz="0" w:space="0" w:color="auto"/>
        <w:bottom w:val="none" w:sz="0" w:space="0" w:color="auto"/>
        <w:right w:val="none" w:sz="0" w:space="0" w:color="auto"/>
      </w:divBdr>
    </w:div>
    <w:div w:id="336082057">
      <w:marLeft w:val="0"/>
      <w:marRight w:val="0"/>
      <w:marTop w:val="0"/>
      <w:marBottom w:val="0"/>
      <w:divBdr>
        <w:top w:val="none" w:sz="0" w:space="0" w:color="auto"/>
        <w:left w:val="none" w:sz="0" w:space="0" w:color="auto"/>
        <w:bottom w:val="none" w:sz="0" w:space="0" w:color="auto"/>
        <w:right w:val="none" w:sz="0" w:space="0" w:color="auto"/>
      </w:divBdr>
    </w:div>
    <w:div w:id="336157721">
      <w:marLeft w:val="0"/>
      <w:marRight w:val="0"/>
      <w:marTop w:val="0"/>
      <w:marBottom w:val="0"/>
      <w:divBdr>
        <w:top w:val="none" w:sz="0" w:space="0" w:color="auto"/>
        <w:left w:val="none" w:sz="0" w:space="0" w:color="auto"/>
        <w:bottom w:val="none" w:sz="0" w:space="0" w:color="auto"/>
        <w:right w:val="none" w:sz="0" w:space="0" w:color="auto"/>
      </w:divBdr>
    </w:div>
    <w:div w:id="336228115">
      <w:marLeft w:val="0"/>
      <w:marRight w:val="0"/>
      <w:marTop w:val="0"/>
      <w:marBottom w:val="0"/>
      <w:divBdr>
        <w:top w:val="none" w:sz="0" w:space="0" w:color="auto"/>
        <w:left w:val="none" w:sz="0" w:space="0" w:color="auto"/>
        <w:bottom w:val="none" w:sz="0" w:space="0" w:color="auto"/>
        <w:right w:val="none" w:sz="0" w:space="0" w:color="auto"/>
      </w:divBdr>
    </w:div>
    <w:div w:id="336229982">
      <w:marLeft w:val="0"/>
      <w:marRight w:val="0"/>
      <w:marTop w:val="0"/>
      <w:marBottom w:val="0"/>
      <w:divBdr>
        <w:top w:val="none" w:sz="0" w:space="0" w:color="auto"/>
        <w:left w:val="none" w:sz="0" w:space="0" w:color="auto"/>
        <w:bottom w:val="none" w:sz="0" w:space="0" w:color="auto"/>
        <w:right w:val="none" w:sz="0" w:space="0" w:color="auto"/>
      </w:divBdr>
    </w:div>
    <w:div w:id="336230395">
      <w:marLeft w:val="0"/>
      <w:marRight w:val="0"/>
      <w:marTop w:val="0"/>
      <w:marBottom w:val="0"/>
      <w:divBdr>
        <w:top w:val="none" w:sz="0" w:space="0" w:color="auto"/>
        <w:left w:val="none" w:sz="0" w:space="0" w:color="auto"/>
        <w:bottom w:val="none" w:sz="0" w:space="0" w:color="auto"/>
        <w:right w:val="none" w:sz="0" w:space="0" w:color="auto"/>
      </w:divBdr>
    </w:div>
    <w:div w:id="336542504">
      <w:marLeft w:val="0"/>
      <w:marRight w:val="0"/>
      <w:marTop w:val="0"/>
      <w:marBottom w:val="0"/>
      <w:divBdr>
        <w:top w:val="none" w:sz="0" w:space="0" w:color="auto"/>
        <w:left w:val="none" w:sz="0" w:space="0" w:color="auto"/>
        <w:bottom w:val="none" w:sz="0" w:space="0" w:color="auto"/>
        <w:right w:val="none" w:sz="0" w:space="0" w:color="auto"/>
      </w:divBdr>
    </w:div>
    <w:div w:id="336689103">
      <w:marLeft w:val="0"/>
      <w:marRight w:val="0"/>
      <w:marTop w:val="0"/>
      <w:marBottom w:val="0"/>
      <w:divBdr>
        <w:top w:val="none" w:sz="0" w:space="0" w:color="auto"/>
        <w:left w:val="none" w:sz="0" w:space="0" w:color="auto"/>
        <w:bottom w:val="none" w:sz="0" w:space="0" w:color="auto"/>
        <w:right w:val="none" w:sz="0" w:space="0" w:color="auto"/>
      </w:divBdr>
    </w:div>
    <w:div w:id="336732610">
      <w:marLeft w:val="0"/>
      <w:marRight w:val="0"/>
      <w:marTop w:val="0"/>
      <w:marBottom w:val="0"/>
      <w:divBdr>
        <w:top w:val="none" w:sz="0" w:space="0" w:color="auto"/>
        <w:left w:val="none" w:sz="0" w:space="0" w:color="auto"/>
        <w:bottom w:val="none" w:sz="0" w:space="0" w:color="auto"/>
        <w:right w:val="none" w:sz="0" w:space="0" w:color="auto"/>
      </w:divBdr>
    </w:div>
    <w:div w:id="336735255">
      <w:marLeft w:val="0"/>
      <w:marRight w:val="0"/>
      <w:marTop w:val="0"/>
      <w:marBottom w:val="0"/>
      <w:divBdr>
        <w:top w:val="none" w:sz="0" w:space="0" w:color="auto"/>
        <w:left w:val="none" w:sz="0" w:space="0" w:color="auto"/>
        <w:bottom w:val="none" w:sz="0" w:space="0" w:color="auto"/>
        <w:right w:val="none" w:sz="0" w:space="0" w:color="auto"/>
      </w:divBdr>
    </w:div>
    <w:div w:id="336811236">
      <w:marLeft w:val="0"/>
      <w:marRight w:val="0"/>
      <w:marTop w:val="0"/>
      <w:marBottom w:val="0"/>
      <w:divBdr>
        <w:top w:val="none" w:sz="0" w:space="0" w:color="auto"/>
        <w:left w:val="none" w:sz="0" w:space="0" w:color="auto"/>
        <w:bottom w:val="none" w:sz="0" w:space="0" w:color="auto"/>
        <w:right w:val="none" w:sz="0" w:space="0" w:color="auto"/>
      </w:divBdr>
    </w:div>
    <w:div w:id="336813330">
      <w:marLeft w:val="0"/>
      <w:marRight w:val="0"/>
      <w:marTop w:val="0"/>
      <w:marBottom w:val="0"/>
      <w:divBdr>
        <w:top w:val="none" w:sz="0" w:space="0" w:color="auto"/>
        <w:left w:val="none" w:sz="0" w:space="0" w:color="auto"/>
        <w:bottom w:val="none" w:sz="0" w:space="0" w:color="auto"/>
        <w:right w:val="none" w:sz="0" w:space="0" w:color="auto"/>
      </w:divBdr>
    </w:div>
    <w:div w:id="336923911">
      <w:marLeft w:val="0"/>
      <w:marRight w:val="0"/>
      <w:marTop w:val="0"/>
      <w:marBottom w:val="0"/>
      <w:divBdr>
        <w:top w:val="none" w:sz="0" w:space="0" w:color="auto"/>
        <w:left w:val="none" w:sz="0" w:space="0" w:color="auto"/>
        <w:bottom w:val="none" w:sz="0" w:space="0" w:color="auto"/>
        <w:right w:val="none" w:sz="0" w:space="0" w:color="auto"/>
      </w:divBdr>
    </w:div>
    <w:div w:id="336931086">
      <w:marLeft w:val="0"/>
      <w:marRight w:val="0"/>
      <w:marTop w:val="0"/>
      <w:marBottom w:val="0"/>
      <w:divBdr>
        <w:top w:val="none" w:sz="0" w:space="0" w:color="auto"/>
        <w:left w:val="none" w:sz="0" w:space="0" w:color="auto"/>
        <w:bottom w:val="none" w:sz="0" w:space="0" w:color="auto"/>
        <w:right w:val="none" w:sz="0" w:space="0" w:color="auto"/>
      </w:divBdr>
    </w:div>
    <w:div w:id="336932999">
      <w:marLeft w:val="0"/>
      <w:marRight w:val="0"/>
      <w:marTop w:val="0"/>
      <w:marBottom w:val="0"/>
      <w:divBdr>
        <w:top w:val="none" w:sz="0" w:space="0" w:color="auto"/>
        <w:left w:val="none" w:sz="0" w:space="0" w:color="auto"/>
        <w:bottom w:val="none" w:sz="0" w:space="0" w:color="auto"/>
        <w:right w:val="none" w:sz="0" w:space="0" w:color="auto"/>
      </w:divBdr>
    </w:div>
    <w:div w:id="337001602">
      <w:marLeft w:val="0"/>
      <w:marRight w:val="0"/>
      <w:marTop w:val="0"/>
      <w:marBottom w:val="0"/>
      <w:divBdr>
        <w:top w:val="none" w:sz="0" w:space="0" w:color="auto"/>
        <w:left w:val="none" w:sz="0" w:space="0" w:color="auto"/>
        <w:bottom w:val="none" w:sz="0" w:space="0" w:color="auto"/>
        <w:right w:val="none" w:sz="0" w:space="0" w:color="auto"/>
      </w:divBdr>
    </w:div>
    <w:div w:id="337074437">
      <w:marLeft w:val="0"/>
      <w:marRight w:val="0"/>
      <w:marTop w:val="0"/>
      <w:marBottom w:val="0"/>
      <w:divBdr>
        <w:top w:val="none" w:sz="0" w:space="0" w:color="auto"/>
        <w:left w:val="none" w:sz="0" w:space="0" w:color="auto"/>
        <w:bottom w:val="none" w:sz="0" w:space="0" w:color="auto"/>
        <w:right w:val="none" w:sz="0" w:space="0" w:color="auto"/>
      </w:divBdr>
    </w:div>
    <w:div w:id="337076170">
      <w:marLeft w:val="0"/>
      <w:marRight w:val="0"/>
      <w:marTop w:val="0"/>
      <w:marBottom w:val="0"/>
      <w:divBdr>
        <w:top w:val="none" w:sz="0" w:space="0" w:color="auto"/>
        <w:left w:val="none" w:sz="0" w:space="0" w:color="auto"/>
        <w:bottom w:val="none" w:sz="0" w:space="0" w:color="auto"/>
        <w:right w:val="none" w:sz="0" w:space="0" w:color="auto"/>
      </w:divBdr>
    </w:div>
    <w:div w:id="337077742">
      <w:marLeft w:val="0"/>
      <w:marRight w:val="0"/>
      <w:marTop w:val="0"/>
      <w:marBottom w:val="0"/>
      <w:divBdr>
        <w:top w:val="none" w:sz="0" w:space="0" w:color="auto"/>
        <w:left w:val="none" w:sz="0" w:space="0" w:color="auto"/>
        <w:bottom w:val="none" w:sz="0" w:space="0" w:color="auto"/>
        <w:right w:val="none" w:sz="0" w:space="0" w:color="auto"/>
      </w:divBdr>
    </w:div>
    <w:div w:id="337123067">
      <w:bodyDiv w:val="1"/>
      <w:marLeft w:val="0"/>
      <w:marRight w:val="0"/>
      <w:marTop w:val="0"/>
      <w:marBottom w:val="0"/>
      <w:divBdr>
        <w:top w:val="none" w:sz="0" w:space="0" w:color="auto"/>
        <w:left w:val="none" w:sz="0" w:space="0" w:color="auto"/>
        <w:bottom w:val="none" w:sz="0" w:space="0" w:color="auto"/>
        <w:right w:val="none" w:sz="0" w:space="0" w:color="auto"/>
      </w:divBdr>
    </w:div>
    <w:div w:id="337196376">
      <w:marLeft w:val="0"/>
      <w:marRight w:val="0"/>
      <w:marTop w:val="0"/>
      <w:marBottom w:val="0"/>
      <w:divBdr>
        <w:top w:val="none" w:sz="0" w:space="0" w:color="auto"/>
        <w:left w:val="none" w:sz="0" w:space="0" w:color="auto"/>
        <w:bottom w:val="none" w:sz="0" w:space="0" w:color="auto"/>
        <w:right w:val="none" w:sz="0" w:space="0" w:color="auto"/>
      </w:divBdr>
    </w:div>
    <w:div w:id="337386163">
      <w:marLeft w:val="0"/>
      <w:marRight w:val="0"/>
      <w:marTop w:val="0"/>
      <w:marBottom w:val="0"/>
      <w:divBdr>
        <w:top w:val="none" w:sz="0" w:space="0" w:color="auto"/>
        <w:left w:val="none" w:sz="0" w:space="0" w:color="auto"/>
        <w:bottom w:val="none" w:sz="0" w:space="0" w:color="auto"/>
        <w:right w:val="none" w:sz="0" w:space="0" w:color="auto"/>
      </w:divBdr>
    </w:div>
    <w:div w:id="337387377">
      <w:marLeft w:val="0"/>
      <w:marRight w:val="0"/>
      <w:marTop w:val="0"/>
      <w:marBottom w:val="0"/>
      <w:divBdr>
        <w:top w:val="none" w:sz="0" w:space="0" w:color="auto"/>
        <w:left w:val="none" w:sz="0" w:space="0" w:color="auto"/>
        <w:bottom w:val="none" w:sz="0" w:space="0" w:color="auto"/>
        <w:right w:val="none" w:sz="0" w:space="0" w:color="auto"/>
      </w:divBdr>
    </w:div>
    <w:div w:id="337394042">
      <w:marLeft w:val="0"/>
      <w:marRight w:val="0"/>
      <w:marTop w:val="0"/>
      <w:marBottom w:val="0"/>
      <w:divBdr>
        <w:top w:val="none" w:sz="0" w:space="0" w:color="auto"/>
        <w:left w:val="none" w:sz="0" w:space="0" w:color="auto"/>
        <w:bottom w:val="none" w:sz="0" w:space="0" w:color="auto"/>
        <w:right w:val="none" w:sz="0" w:space="0" w:color="auto"/>
      </w:divBdr>
    </w:div>
    <w:div w:id="337467664">
      <w:marLeft w:val="0"/>
      <w:marRight w:val="0"/>
      <w:marTop w:val="0"/>
      <w:marBottom w:val="0"/>
      <w:divBdr>
        <w:top w:val="none" w:sz="0" w:space="0" w:color="auto"/>
        <w:left w:val="none" w:sz="0" w:space="0" w:color="auto"/>
        <w:bottom w:val="none" w:sz="0" w:space="0" w:color="auto"/>
        <w:right w:val="none" w:sz="0" w:space="0" w:color="auto"/>
      </w:divBdr>
    </w:div>
    <w:div w:id="337468555">
      <w:marLeft w:val="0"/>
      <w:marRight w:val="0"/>
      <w:marTop w:val="0"/>
      <w:marBottom w:val="0"/>
      <w:divBdr>
        <w:top w:val="none" w:sz="0" w:space="0" w:color="auto"/>
        <w:left w:val="none" w:sz="0" w:space="0" w:color="auto"/>
        <w:bottom w:val="none" w:sz="0" w:space="0" w:color="auto"/>
        <w:right w:val="none" w:sz="0" w:space="0" w:color="auto"/>
      </w:divBdr>
    </w:div>
    <w:div w:id="337581283">
      <w:marLeft w:val="0"/>
      <w:marRight w:val="0"/>
      <w:marTop w:val="0"/>
      <w:marBottom w:val="0"/>
      <w:divBdr>
        <w:top w:val="none" w:sz="0" w:space="0" w:color="auto"/>
        <w:left w:val="none" w:sz="0" w:space="0" w:color="auto"/>
        <w:bottom w:val="none" w:sz="0" w:space="0" w:color="auto"/>
        <w:right w:val="none" w:sz="0" w:space="0" w:color="auto"/>
      </w:divBdr>
    </w:div>
    <w:div w:id="337582891">
      <w:marLeft w:val="0"/>
      <w:marRight w:val="0"/>
      <w:marTop w:val="0"/>
      <w:marBottom w:val="0"/>
      <w:divBdr>
        <w:top w:val="none" w:sz="0" w:space="0" w:color="auto"/>
        <w:left w:val="none" w:sz="0" w:space="0" w:color="auto"/>
        <w:bottom w:val="none" w:sz="0" w:space="0" w:color="auto"/>
        <w:right w:val="none" w:sz="0" w:space="0" w:color="auto"/>
      </w:divBdr>
    </w:div>
    <w:div w:id="337584930">
      <w:marLeft w:val="0"/>
      <w:marRight w:val="0"/>
      <w:marTop w:val="0"/>
      <w:marBottom w:val="0"/>
      <w:divBdr>
        <w:top w:val="none" w:sz="0" w:space="0" w:color="auto"/>
        <w:left w:val="none" w:sz="0" w:space="0" w:color="auto"/>
        <w:bottom w:val="none" w:sz="0" w:space="0" w:color="auto"/>
        <w:right w:val="none" w:sz="0" w:space="0" w:color="auto"/>
      </w:divBdr>
    </w:div>
    <w:div w:id="337775019">
      <w:marLeft w:val="0"/>
      <w:marRight w:val="0"/>
      <w:marTop w:val="0"/>
      <w:marBottom w:val="0"/>
      <w:divBdr>
        <w:top w:val="none" w:sz="0" w:space="0" w:color="auto"/>
        <w:left w:val="none" w:sz="0" w:space="0" w:color="auto"/>
        <w:bottom w:val="none" w:sz="0" w:space="0" w:color="auto"/>
        <w:right w:val="none" w:sz="0" w:space="0" w:color="auto"/>
      </w:divBdr>
    </w:div>
    <w:div w:id="337775890">
      <w:marLeft w:val="0"/>
      <w:marRight w:val="0"/>
      <w:marTop w:val="0"/>
      <w:marBottom w:val="0"/>
      <w:divBdr>
        <w:top w:val="none" w:sz="0" w:space="0" w:color="auto"/>
        <w:left w:val="none" w:sz="0" w:space="0" w:color="auto"/>
        <w:bottom w:val="none" w:sz="0" w:space="0" w:color="auto"/>
        <w:right w:val="none" w:sz="0" w:space="0" w:color="auto"/>
      </w:divBdr>
    </w:div>
    <w:div w:id="337848532">
      <w:marLeft w:val="0"/>
      <w:marRight w:val="0"/>
      <w:marTop w:val="0"/>
      <w:marBottom w:val="0"/>
      <w:divBdr>
        <w:top w:val="none" w:sz="0" w:space="0" w:color="auto"/>
        <w:left w:val="none" w:sz="0" w:space="0" w:color="auto"/>
        <w:bottom w:val="none" w:sz="0" w:space="0" w:color="auto"/>
        <w:right w:val="none" w:sz="0" w:space="0" w:color="auto"/>
      </w:divBdr>
    </w:div>
    <w:div w:id="337929090">
      <w:marLeft w:val="0"/>
      <w:marRight w:val="0"/>
      <w:marTop w:val="0"/>
      <w:marBottom w:val="0"/>
      <w:divBdr>
        <w:top w:val="none" w:sz="0" w:space="0" w:color="auto"/>
        <w:left w:val="none" w:sz="0" w:space="0" w:color="auto"/>
        <w:bottom w:val="none" w:sz="0" w:space="0" w:color="auto"/>
        <w:right w:val="none" w:sz="0" w:space="0" w:color="auto"/>
      </w:divBdr>
    </w:div>
    <w:div w:id="338384985">
      <w:marLeft w:val="0"/>
      <w:marRight w:val="0"/>
      <w:marTop w:val="0"/>
      <w:marBottom w:val="0"/>
      <w:divBdr>
        <w:top w:val="none" w:sz="0" w:space="0" w:color="auto"/>
        <w:left w:val="none" w:sz="0" w:space="0" w:color="auto"/>
        <w:bottom w:val="none" w:sz="0" w:space="0" w:color="auto"/>
        <w:right w:val="none" w:sz="0" w:space="0" w:color="auto"/>
      </w:divBdr>
    </w:div>
    <w:div w:id="338389485">
      <w:marLeft w:val="0"/>
      <w:marRight w:val="0"/>
      <w:marTop w:val="0"/>
      <w:marBottom w:val="0"/>
      <w:divBdr>
        <w:top w:val="none" w:sz="0" w:space="0" w:color="auto"/>
        <w:left w:val="none" w:sz="0" w:space="0" w:color="auto"/>
        <w:bottom w:val="none" w:sz="0" w:space="0" w:color="auto"/>
        <w:right w:val="none" w:sz="0" w:space="0" w:color="auto"/>
      </w:divBdr>
    </w:div>
    <w:div w:id="338434679">
      <w:marLeft w:val="0"/>
      <w:marRight w:val="0"/>
      <w:marTop w:val="0"/>
      <w:marBottom w:val="0"/>
      <w:divBdr>
        <w:top w:val="none" w:sz="0" w:space="0" w:color="auto"/>
        <w:left w:val="none" w:sz="0" w:space="0" w:color="auto"/>
        <w:bottom w:val="none" w:sz="0" w:space="0" w:color="auto"/>
        <w:right w:val="none" w:sz="0" w:space="0" w:color="auto"/>
      </w:divBdr>
    </w:div>
    <w:div w:id="338507519">
      <w:marLeft w:val="0"/>
      <w:marRight w:val="0"/>
      <w:marTop w:val="0"/>
      <w:marBottom w:val="0"/>
      <w:divBdr>
        <w:top w:val="none" w:sz="0" w:space="0" w:color="auto"/>
        <w:left w:val="none" w:sz="0" w:space="0" w:color="auto"/>
        <w:bottom w:val="none" w:sz="0" w:space="0" w:color="auto"/>
        <w:right w:val="none" w:sz="0" w:space="0" w:color="auto"/>
      </w:divBdr>
    </w:div>
    <w:div w:id="338627939">
      <w:marLeft w:val="0"/>
      <w:marRight w:val="0"/>
      <w:marTop w:val="0"/>
      <w:marBottom w:val="0"/>
      <w:divBdr>
        <w:top w:val="none" w:sz="0" w:space="0" w:color="auto"/>
        <w:left w:val="none" w:sz="0" w:space="0" w:color="auto"/>
        <w:bottom w:val="none" w:sz="0" w:space="0" w:color="auto"/>
        <w:right w:val="none" w:sz="0" w:space="0" w:color="auto"/>
      </w:divBdr>
    </w:div>
    <w:div w:id="338696901">
      <w:marLeft w:val="0"/>
      <w:marRight w:val="0"/>
      <w:marTop w:val="0"/>
      <w:marBottom w:val="0"/>
      <w:divBdr>
        <w:top w:val="none" w:sz="0" w:space="0" w:color="auto"/>
        <w:left w:val="none" w:sz="0" w:space="0" w:color="auto"/>
        <w:bottom w:val="none" w:sz="0" w:space="0" w:color="auto"/>
        <w:right w:val="none" w:sz="0" w:space="0" w:color="auto"/>
      </w:divBdr>
    </w:div>
    <w:div w:id="338700679">
      <w:marLeft w:val="0"/>
      <w:marRight w:val="0"/>
      <w:marTop w:val="0"/>
      <w:marBottom w:val="0"/>
      <w:divBdr>
        <w:top w:val="none" w:sz="0" w:space="0" w:color="auto"/>
        <w:left w:val="none" w:sz="0" w:space="0" w:color="auto"/>
        <w:bottom w:val="none" w:sz="0" w:space="0" w:color="auto"/>
        <w:right w:val="none" w:sz="0" w:space="0" w:color="auto"/>
      </w:divBdr>
    </w:div>
    <w:div w:id="338700935">
      <w:marLeft w:val="0"/>
      <w:marRight w:val="0"/>
      <w:marTop w:val="0"/>
      <w:marBottom w:val="0"/>
      <w:divBdr>
        <w:top w:val="none" w:sz="0" w:space="0" w:color="auto"/>
        <w:left w:val="none" w:sz="0" w:space="0" w:color="auto"/>
        <w:bottom w:val="none" w:sz="0" w:space="0" w:color="auto"/>
        <w:right w:val="none" w:sz="0" w:space="0" w:color="auto"/>
      </w:divBdr>
    </w:div>
    <w:div w:id="338780601">
      <w:marLeft w:val="0"/>
      <w:marRight w:val="0"/>
      <w:marTop w:val="0"/>
      <w:marBottom w:val="0"/>
      <w:divBdr>
        <w:top w:val="none" w:sz="0" w:space="0" w:color="auto"/>
        <w:left w:val="none" w:sz="0" w:space="0" w:color="auto"/>
        <w:bottom w:val="none" w:sz="0" w:space="0" w:color="auto"/>
        <w:right w:val="none" w:sz="0" w:space="0" w:color="auto"/>
      </w:divBdr>
    </w:div>
    <w:div w:id="338850242">
      <w:marLeft w:val="0"/>
      <w:marRight w:val="0"/>
      <w:marTop w:val="0"/>
      <w:marBottom w:val="0"/>
      <w:divBdr>
        <w:top w:val="none" w:sz="0" w:space="0" w:color="auto"/>
        <w:left w:val="none" w:sz="0" w:space="0" w:color="auto"/>
        <w:bottom w:val="none" w:sz="0" w:space="0" w:color="auto"/>
        <w:right w:val="none" w:sz="0" w:space="0" w:color="auto"/>
      </w:divBdr>
    </w:div>
    <w:div w:id="338969121">
      <w:marLeft w:val="0"/>
      <w:marRight w:val="0"/>
      <w:marTop w:val="0"/>
      <w:marBottom w:val="0"/>
      <w:divBdr>
        <w:top w:val="none" w:sz="0" w:space="0" w:color="auto"/>
        <w:left w:val="none" w:sz="0" w:space="0" w:color="auto"/>
        <w:bottom w:val="none" w:sz="0" w:space="0" w:color="auto"/>
        <w:right w:val="none" w:sz="0" w:space="0" w:color="auto"/>
      </w:divBdr>
    </w:div>
    <w:div w:id="339040949">
      <w:marLeft w:val="0"/>
      <w:marRight w:val="0"/>
      <w:marTop w:val="0"/>
      <w:marBottom w:val="0"/>
      <w:divBdr>
        <w:top w:val="none" w:sz="0" w:space="0" w:color="auto"/>
        <w:left w:val="none" w:sz="0" w:space="0" w:color="auto"/>
        <w:bottom w:val="none" w:sz="0" w:space="0" w:color="auto"/>
        <w:right w:val="none" w:sz="0" w:space="0" w:color="auto"/>
      </w:divBdr>
    </w:div>
    <w:div w:id="339043076">
      <w:marLeft w:val="0"/>
      <w:marRight w:val="0"/>
      <w:marTop w:val="0"/>
      <w:marBottom w:val="0"/>
      <w:divBdr>
        <w:top w:val="none" w:sz="0" w:space="0" w:color="auto"/>
        <w:left w:val="none" w:sz="0" w:space="0" w:color="auto"/>
        <w:bottom w:val="none" w:sz="0" w:space="0" w:color="auto"/>
        <w:right w:val="none" w:sz="0" w:space="0" w:color="auto"/>
      </w:divBdr>
    </w:div>
    <w:div w:id="339048900">
      <w:marLeft w:val="0"/>
      <w:marRight w:val="0"/>
      <w:marTop w:val="0"/>
      <w:marBottom w:val="0"/>
      <w:divBdr>
        <w:top w:val="none" w:sz="0" w:space="0" w:color="auto"/>
        <w:left w:val="none" w:sz="0" w:space="0" w:color="auto"/>
        <w:bottom w:val="none" w:sz="0" w:space="0" w:color="auto"/>
        <w:right w:val="none" w:sz="0" w:space="0" w:color="auto"/>
      </w:divBdr>
    </w:div>
    <w:div w:id="339241218">
      <w:marLeft w:val="0"/>
      <w:marRight w:val="0"/>
      <w:marTop w:val="0"/>
      <w:marBottom w:val="0"/>
      <w:divBdr>
        <w:top w:val="none" w:sz="0" w:space="0" w:color="auto"/>
        <w:left w:val="none" w:sz="0" w:space="0" w:color="auto"/>
        <w:bottom w:val="none" w:sz="0" w:space="0" w:color="auto"/>
        <w:right w:val="none" w:sz="0" w:space="0" w:color="auto"/>
      </w:divBdr>
    </w:div>
    <w:div w:id="339430126">
      <w:marLeft w:val="0"/>
      <w:marRight w:val="0"/>
      <w:marTop w:val="0"/>
      <w:marBottom w:val="0"/>
      <w:divBdr>
        <w:top w:val="none" w:sz="0" w:space="0" w:color="auto"/>
        <w:left w:val="none" w:sz="0" w:space="0" w:color="auto"/>
        <w:bottom w:val="none" w:sz="0" w:space="0" w:color="auto"/>
        <w:right w:val="none" w:sz="0" w:space="0" w:color="auto"/>
      </w:divBdr>
    </w:div>
    <w:div w:id="339430151">
      <w:marLeft w:val="0"/>
      <w:marRight w:val="0"/>
      <w:marTop w:val="0"/>
      <w:marBottom w:val="0"/>
      <w:divBdr>
        <w:top w:val="none" w:sz="0" w:space="0" w:color="auto"/>
        <w:left w:val="none" w:sz="0" w:space="0" w:color="auto"/>
        <w:bottom w:val="none" w:sz="0" w:space="0" w:color="auto"/>
        <w:right w:val="none" w:sz="0" w:space="0" w:color="auto"/>
      </w:divBdr>
    </w:div>
    <w:div w:id="339477422">
      <w:marLeft w:val="0"/>
      <w:marRight w:val="0"/>
      <w:marTop w:val="0"/>
      <w:marBottom w:val="0"/>
      <w:divBdr>
        <w:top w:val="none" w:sz="0" w:space="0" w:color="auto"/>
        <w:left w:val="none" w:sz="0" w:space="0" w:color="auto"/>
        <w:bottom w:val="none" w:sz="0" w:space="0" w:color="auto"/>
        <w:right w:val="none" w:sz="0" w:space="0" w:color="auto"/>
      </w:divBdr>
    </w:div>
    <w:div w:id="339478220">
      <w:marLeft w:val="0"/>
      <w:marRight w:val="0"/>
      <w:marTop w:val="0"/>
      <w:marBottom w:val="0"/>
      <w:divBdr>
        <w:top w:val="none" w:sz="0" w:space="0" w:color="auto"/>
        <w:left w:val="none" w:sz="0" w:space="0" w:color="auto"/>
        <w:bottom w:val="none" w:sz="0" w:space="0" w:color="auto"/>
        <w:right w:val="none" w:sz="0" w:space="0" w:color="auto"/>
      </w:divBdr>
    </w:div>
    <w:div w:id="339508452">
      <w:marLeft w:val="0"/>
      <w:marRight w:val="0"/>
      <w:marTop w:val="0"/>
      <w:marBottom w:val="0"/>
      <w:divBdr>
        <w:top w:val="none" w:sz="0" w:space="0" w:color="auto"/>
        <w:left w:val="none" w:sz="0" w:space="0" w:color="auto"/>
        <w:bottom w:val="none" w:sz="0" w:space="0" w:color="auto"/>
        <w:right w:val="none" w:sz="0" w:space="0" w:color="auto"/>
      </w:divBdr>
    </w:div>
    <w:div w:id="339624012">
      <w:marLeft w:val="0"/>
      <w:marRight w:val="0"/>
      <w:marTop w:val="0"/>
      <w:marBottom w:val="0"/>
      <w:divBdr>
        <w:top w:val="none" w:sz="0" w:space="0" w:color="auto"/>
        <w:left w:val="none" w:sz="0" w:space="0" w:color="auto"/>
        <w:bottom w:val="none" w:sz="0" w:space="0" w:color="auto"/>
        <w:right w:val="none" w:sz="0" w:space="0" w:color="auto"/>
      </w:divBdr>
    </w:div>
    <w:div w:id="339628782">
      <w:marLeft w:val="0"/>
      <w:marRight w:val="0"/>
      <w:marTop w:val="0"/>
      <w:marBottom w:val="0"/>
      <w:divBdr>
        <w:top w:val="none" w:sz="0" w:space="0" w:color="auto"/>
        <w:left w:val="none" w:sz="0" w:space="0" w:color="auto"/>
        <w:bottom w:val="none" w:sz="0" w:space="0" w:color="auto"/>
        <w:right w:val="none" w:sz="0" w:space="0" w:color="auto"/>
      </w:divBdr>
    </w:div>
    <w:div w:id="339746328">
      <w:marLeft w:val="0"/>
      <w:marRight w:val="0"/>
      <w:marTop w:val="0"/>
      <w:marBottom w:val="0"/>
      <w:divBdr>
        <w:top w:val="none" w:sz="0" w:space="0" w:color="auto"/>
        <w:left w:val="none" w:sz="0" w:space="0" w:color="auto"/>
        <w:bottom w:val="none" w:sz="0" w:space="0" w:color="auto"/>
        <w:right w:val="none" w:sz="0" w:space="0" w:color="auto"/>
      </w:divBdr>
    </w:div>
    <w:div w:id="339820862">
      <w:bodyDiv w:val="1"/>
      <w:marLeft w:val="0"/>
      <w:marRight w:val="0"/>
      <w:marTop w:val="0"/>
      <w:marBottom w:val="0"/>
      <w:divBdr>
        <w:top w:val="none" w:sz="0" w:space="0" w:color="auto"/>
        <w:left w:val="none" w:sz="0" w:space="0" w:color="auto"/>
        <w:bottom w:val="none" w:sz="0" w:space="0" w:color="auto"/>
        <w:right w:val="none" w:sz="0" w:space="0" w:color="auto"/>
      </w:divBdr>
    </w:div>
    <w:div w:id="339892038">
      <w:marLeft w:val="0"/>
      <w:marRight w:val="0"/>
      <w:marTop w:val="0"/>
      <w:marBottom w:val="0"/>
      <w:divBdr>
        <w:top w:val="none" w:sz="0" w:space="0" w:color="auto"/>
        <w:left w:val="none" w:sz="0" w:space="0" w:color="auto"/>
        <w:bottom w:val="none" w:sz="0" w:space="0" w:color="auto"/>
        <w:right w:val="none" w:sz="0" w:space="0" w:color="auto"/>
      </w:divBdr>
    </w:div>
    <w:div w:id="339936724">
      <w:marLeft w:val="0"/>
      <w:marRight w:val="0"/>
      <w:marTop w:val="0"/>
      <w:marBottom w:val="0"/>
      <w:divBdr>
        <w:top w:val="none" w:sz="0" w:space="0" w:color="auto"/>
        <w:left w:val="none" w:sz="0" w:space="0" w:color="auto"/>
        <w:bottom w:val="none" w:sz="0" w:space="0" w:color="auto"/>
        <w:right w:val="none" w:sz="0" w:space="0" w:color="auto"/>
      </w:divBdr>
    </w:div>
    <w:div w:id="339937316">
      <w:marLeft w:val="0"/>
      <w:marRight w:val="0"/>
      <w:marTop w:val="0"/>
      <w:marBottom w:val="0"/>
      <w:divBdr>
        <w:top w:val="none" w:sz="0" w:space="0" w:color="auto"/>
        <w:left w:val="none" w:sz="0" w:space="0" w:color="auto"/>
        <w:bottom w:val="none" w:sz="0" w:space="0" w:color="auto"/>
        <w:right w:val="none" w:sz="0" w:space="0" w:color="auto"/>
      </w:divBdr>
    </w:div>
    <w:div w:id="339939907">
      <w:marLeft w:val="0"/>
      <w:marRight w:val="0"/>
      <w:marTop w:val="0"/>
      <w:marBottom w:val="0"/>
      <w:divBdr>
        <w:top w:val="none" w:sz="0" w:space="0" w:color="auto"/>
        <w:left w:val="none" w:sz="0" w:space="0" w:color="auto"/>
        <w:bottom w:val="none" w:sz="0" w:space="0" w:color="auto"/>
        <w:right w:val="none" w:sz="0" w:space="0" w:color="auto"/>
      </w:divBdr>
    </w:div>
    <w:div w:id="339964461">
      <w:marLeft w:val="0"/>
      <w:marRight w:val="0"/>
      <w:marTop w:val="0"/>
      <w:marBottom w:val="0"/>
      <w:divBdr>
        <w:top w:val="none" w:sz="0" w:space="0" w:color="auto"/>
        <w:left w:val="none" w:sz="0" w:space="0" w:color="auto"/>
        <w:bottom w:val="none" w:sz="0" w:space="0" w:color="auto"/>
        <w:right w:val="none" w:sz="0" w:space="0" w:color="auto"/>
      </w:divBdr>
    </w:div>
    <w:div w:id="340133752">
      <w:marLeft w:val="0"/>
      <w:marRight w:val="0"/>
      <w:marTop w:val="0"/>
      <w:marBottom w:val="0"/>
      <w:divBdr>
        <w:top w:val="none" w:sz="0" w:space="0" w:color="auto"/>
        <w:left w:val="none" w:sz="0" w:space="0" w:color="auto"/>
        <w:bottom w:val="none" w:sz="0" w:space="0" w:color="auto"/>
        <w:right w:val="none" w:sz="0" w:space="0" w:color="auto"/>
      </w:divBdr>
    </w:div>
    <w:div w:id="340279440">
      <w:marLeft w:val="0"/>
      <w:marRight w:val="0"/>
      <w:marTop w:val="0"/>
      <w:marBottom w:val="0"/>
      <w:divBdr>
        <w:top w:val="none" w:sz="0" w:space="0" w:color="auto"/>
        <w:left w:val="none" w:sz="0" w:space="0" w:color="auto"/>
        <w:bottom w:val="none" w:sz="0" w:space="0" w:color="auto"/>
        <w:right w:val="none" w:sz="0" w:space="0" w:color="auto"/>
      </w:divBdr>
    </w:div>
    <w:div w:id="340284140">
      <w:marLeft w:val="0"/>
      <w:marRight w:val="0"/>
      <w:marTop w:val="0"/>
      <w:marBottom w:val="0"/>
      <w:divBdr>
        <w:top w:val="none" w:sz="0" w:space="0" w:color="auto"/>
        <w:left w:val="none" w:sz="0" w:space="0" w:color="auto"/>
        <w:bottom w:val="none" w:sz="0" w:space="0" w:color="auto"/>
        <w:right w:val="none" w:sz="0" w:space="0" w:color="auto"/>
      </w:divBdr>
    </w:div>
    <w:div w:id="340357745">
      <w:marLeft w:val="0"/>
      <w:marRight w:val="0"/>
      <w:marTop w:val="0"/>
      <w:marBottom w:val="0"/>
      <w:divBdr>
        <w:top w:val="none" w:sz="0" w:space="0" w:color="auto"/>
        <w:left w:val="none" w:sz="0" w:space="0" w:color="auto"/>
        <w:bottom w:val="none" w:sz="0" w:space="0" w:color="auto"/>
        <w:right w:val="none" w:sz="0" w:space="0" w:color="auto"/>
      </w:divBdr>
    </w:div>
    <w:div w:id="340358942">
      <w:marLeft w:val="0"/>
      <w:marRight w:val="0"/>
      <w:marTop w:val="0"/>
      <w:marBottom w:val="0"/>
      <w:divBdr>
        <w:top w:val="none" w:sz="0" w:space="0" w:color="auto"/>
        <w:left w:val="none" w:sz="0" w:space="0" w:color="auto"/>
        <w:bottom w:val="none" w:sz="0" w:space="0" w:color="auto"/>
        <w:right w:val="none" w:sz="0" w:space="0" w:color="auto"/>
      </w:divBdr>
    </w:div>
    <w:div w:id="340396849">
      <w:marLeft w:val="0"/>
      <w:marRight w:val="0"/>
      <w:marTop w:val="0"/>
      <w:marBottom w:val="0"/>
      <w:divBdr>
        <w:top w:val="none" w:sz="0" w:space="0" w:color="auto"/>
        <w:left w:val="none" w:sz="0" w:space="0" w:color="auto"/>
        <w:bottom w:val="none" w:sz="0" w:space="0" w:color="auto"/>
        <w:right w:val="none" w:sz="0" w:space="0" w:color="auto"/>
      </w:divBdr>
    </w:div>
    <w:div w:id="340593548">
      <w:marLeft w:val="0"/>
      <w:marRight w:val="0"/>
      <w:marTop w:val="0"/>
      <w:marBottom w:val="0"/>
      <w:divBdr>
        <w:top w:val="none" w:sz="0" w:space="0" w:color="auto"/>
        <w:left w:val="none" w:sz="0" w:space="0" w:color="auto"/>
        <w:bottom w:val="none" w:sz="0" w:space="0" w:color="auto"/>
        <w:right w:val="none" w:sz="0" w:space="0" w:color="auto"/>
      </w:divBdr>
    </w:div>
    <w:div w:id="340667754">
      <w:marLeft w:val="0"/>
      <w:marRight w:val="0"/>
      <w:marTop w:val="0"/>
      <w:marBottom w:val="0"/>
      <w:divBdr>
        <w:top w:val="none" w:sz="0" w:space="0" w:color="auto"/>
        <w:left w:val="none" w:sz="0" w:space="0" w:color="auto"/>
        <w:bottom w:val="none" w:sz="0" w:space="0" w:color="auto"/>
        <w:right w:val="none" w:sz="0" w:space="0" w:color="auto"/>
      </w:divBdr>
    </w:div>
    <w:div w:id="340814108">
      <w:marLeft w:val="0"/>
      <w:marRight w:val="0"/>
      <w:marTop w:val="0"/>
      <w:marBottom w:val="0"/>
      <w:divBdr>
        <w:top w:val="none" w:sz="0" w:space="0" w:color="auto"/>
        <w:left w:val="none" w:sz="0" w:space="0" w:color="auto"/>
        <w:bottom w:val="none" w:sz="0" w:space="0" w:color="auto"/>
        <w:right w:val="none" w:sz="0" w:space="0" w:color="auto"/>
      </w:divBdr>
    </w:div>
    <w:div w:id="340938952">
      <w:marLeft w:val="0"/>
      <w:marRight w:val="0"/>
      <w:marTop w:val="0"/>
      <w:marBottom w:val="0"/>
      <w:divBdr>
        <w:top w:val="none" w:sz="0" w:space="0" w:color="auto"/>
        <w:left w:val="none" w:sz="0" w:space="0" w:color="auto"/>
        <w:bottom w:val="none" w:sz="0" w:space="0" w:color="auto"/>
        <w:right w:val="none" w:sz="0" w:space="0" w:color="auto"/>
      </w:divBdr>
    </w:div>
    <w:div w:id="341012826">
      <w:marLeft w:val="0"/>
      <w:marRight w:val="0"/>
      <w:marTop w:val="0"/>
      <w:marBottom w:val="0"/>
      <w:divBdr>
        <w:top w:val="none" w:sz="0" w:space="0" w:color="auto"/>
        <w:left w:val="none" w:sz="0" w:space="0" w:color="auto"/>
        <w:bottom w:val="none" w:sz="0" w:space="0" w:color="auto"/>
        <w:right w:val="none" w:sz="0" w:space="0" w:color="auto"/>
      </w:divBdr>
    </w:div>
    <w:div w:id="341081102">
      <w:marLeft w:val="0"/>
      <w:marRight w:val="0"/>
      <w:marTop w:val="0"/>
      <w:marBottom w:val="0"/>
      <w:divBdr>
        <w:top w:val="none" w:sz="0" w:space="0" w:color="auto"/>
        <w:left w:val="none" w:sz="0" w:space="0" w:color="auto"/>
        <w:bottom w:val="none" w:sz="0" w:space="0" w:color="auto"/>
        <w:right w:val="none" w:sz="0" w:space="0" w:color="auto"/>
      </w:divBdr>
    </w:div>
    <w:div w:id="341125426">
      <w:marLeft w:val="0"/>
      <w:marRight w:val="0"/>
      <w:marTop w:val="0"/>
      <w:marBottom w:val="0"/>
      <w:divBdr>
        <w:top w:val="none" w:sz="0" w:space="0" w:color="auto"/>
        <w:left w:val="none" w:sz="0" w:space="0" w:color="auto"/>
        <w:bottom w:val="none" w:sz="0" w:space="0" w:color="auto"/>
        <w:right w:val="none" w:sz="0" w:space="0" w:color="auto"/>
      </w:divBdr>
    </w:div>
    <w:div w:id="341248179">
      <w:marLeft w:val="0"/>
      <w:marRight w:val="0"/>
      <w:marTop w:val="0"/>
      <w:marBottom w:val="0"/>
      <w:divBdr>
        <w:top w:val="none" w:sz="0" w:space="0" w:color="auto"/>
        <w:left w:val="none" w:sz="0" w:space="0" w:color="auto"/>
        <w:bottom w:val="none" w:sz="0" w:space="0" w:color="auto"/>
        <w:right w:val="none" w:sz="0" w:space="0" w:color="auto"/>
      </w:divBdr>
    </w:div>
    <w:div w:id="341320344">
      <w:bodyDiv w:val="1"/>
      <w:marLeft w:val="0"/>
      <w:marRight w:val="0"/>
      <w:marTop w:val="0"/>
      <w:marBottom w:val="0"/>
      <w:divBdr>
        <w:top w:val="none" w:sz="0" w:space="0" w:color="auto"/>
        <w:left w:val="none" w:sz="0" w:space="0" w:color="auto"/>
        <w:bottom w:val="none" w:sz="0" w:space="0" w:color="auto"/>
        <w:right w:val="none" w:sz="0" w:space="0" w:color="auto"/>
      </w:divBdr>
    </w:div>
    <w:div w:id="341326494">
      <w:marLeft w:val="0"/>
      <w:marRight w:val="0"/>
      <w:marTop w:val="0"/>
      <w:marBottom w:val="0"/>
      <w:divBdr>
        <w:top w:val="none" w:sz="0" w:space="0" w:color="auto"/>
        <w:left w:val="none" w:sz="0" w:space="0" w:color="auto"/>
        <w:bottom w:val="none" w:sz="0" w:space="0" w:color="auto"/>
        <w:right w:val="none" w:sz="0" w:space="0" w:color="auto"/>
      </w:divBdr>
    </w:div>
    <w:div w:id="341398345">
      <w:marLeft w:val="0"/>
      <w:marRight w:val="0"/>
      <w:marTop w:val="0"/>
      <w:marBottom w:val="0"/>
      <w:divBdr>
        <w:top w:val="none" w:sz="0" w:space="0" w:color="auto"/>
        <w:left w:val="none" w:sz="0" w:space="0" w:color="auto"/>
        <w:bottom w:val="none" w:sz="0" w:space="0" w:color="auto"/>
        <w:right w:val="none" w:sz="0" w:space="0" w:color="auto"/>
      </w:divBdr>
    </w:div>
    <w:div w:id="341399285">
      <w:bodyDiv w:val="1"/>
      <w:marLeft w:val="0"/>
      <w:marRight w:val="0"/>
      <w:marTop w:val="0"/>
      <w:marBottom w:val="0"/>
      <w:divBdr>
        <w:top w:val="none" w:sz="0" w:space="0" w:color="auto"/>
        <w:left w:val="none" w:sz="0" w:space="0" w:color="auto"/>
        <w:bottom w:val="none" w:sz="0" w:space="0" w:color="auto"/>
        <w:right w:val="none" w:sz="0" w:space="0" w:color="auto"/>
      </w:divBdr>
    </w:div>
    <w:div w:id="341519068">
      <w:marLeft w:val="0"/>
      <w:marRight w:val="0"/>
      <w:marTop w:val="0"/>
      <w:marBottom w:val="0"/>
      <w:divBdr>
        <w:top w:val="none" w:sz="0" w:space="0" w:color="auto"/>
        <w:left w:val="none" w:sz="0" w:space="0" w:color="auto"/>
        <w:bottom w:val="none" w:sz="0" w:space="0" w:color="auto"/>
        <w:right w:val="none" w:sz="0" w:space="0" w:color="auto"/>
      </w:divBdr>
    </w:div>
    <w:div w:id="341587369">
      <w:marLeft w:val="0"/>
      <w:marRight w:val="0"/>
      <w:marTop w:val="0"/>
      <w:marBottom w:val="0"/>
      <w:divBdr>
        <w:top w:val="none" w:sz="0" w:space="0" w:color="auto"/>
        <w:left w:val="none" w:sz="0" w:space="0" w:color="auto"/>
        <w:bottom w:val="none" w:sz="0" w:space="0" w:color="auto"/>
        <w:right w:val="none" w:sz="0" w:space="0" w:color="auto"/>
      </w:divBdr>
    </w:div>
    <w:div w:id="341593961">
      <w:marLeft w:val="0"/>
      <w:marRight w:val="0"/>
      <w:marTop w:val="0"/>
      <w:marBottom w:val="0"/>
      <w:divBdr>
        <w:top w:val="none" w:sz="0" w:space="0" w:color="auto"/>
        <w:left w:val="none" w:sz="0" w:space="0" w:color="auto"/>
        <w:bottom w:val="none" w:sz="0" w:space="0" w:color="auto"/>
        <w:right w:val="none" w:sz="0" w:space="0" w:color="auto"/>
      </w:divBdr>
    </w:div>
    <w:div w:id="341666458">
      <w:marLeft w:val="0"/>
      <w:marRight w:val="0"/>
      <w:marTop w:val="0"/>
      <w:marBottom w:val="0"/>
      <w:divBdr>
        <w:top w:val="none" w:sz="0" w:space="0" w:color="auto"/>
        <w:left w:val="none" w:sz="0" w:space="0" w:color="auto"/>
        <w:bottom w:val="none" w:sz="0" w:space="0" w:color="auto"/>
        <w:right w:val="none" w:sz="0" w:space="0" w:color="auto"/>
      </w:divBdr>
    </w:div>
    <w:div w:id="341780442">
      <w:marLeft w:val="0"/>
      <w:marRight w:val="0"/>
      <w:marTop w:val="0"/>
      <w:marBottom w:val="0"/>
      <w:divBdr>
        <w:top w:val="none" w:sz="0" w:space="0" w:color="auto"/>
        <w:left w:val="none" w:sz="0" w:space="0" w:color="auto"/>
        <w:bottom w:val="none" w:sz="0" w:space="0" w:color="auto"/>
        <w:right w:val="none" w:sz="0" w:space="0" w:color="auto"/>
      </w:divBdr>
    </w:div>
    <w:div w:id="341902680">
      <w:marLeft w:val="0"/>
      <w:marRight w:val="0"/>
      <w:marTop w:val="0"/>
      <w:marBottom w:val="0"/>
      <w:divBdr>
        <w:top w:val="none" w:sz="0" w:space="0" w:color="auto"/>
        <w:left w:val="none" w:sz="0" w:space="0" w:color="auto"/>
        <w:bottom w:val="none" w:sz="0" w:space="0" w:color="auto"/>
        <w:right w:val="none" w:sz="0" w:space="0" w:color="auto"/>
      </w:divBdr>
    </w:div>
    <w:div w:id="341978914">
      <w:marLeft w:val="0"/>
      <w:marRight w:val="0"/>
      <w:marTop w:val="0"/>
      <w:marBottom w:val="0"/>
      <w:divBdr>
        <w:top w:val="none" w:sz="0" w:space="0" w:color="auto"/>
        <w:left w:val="none" w:sz="0" w:space="0" w:color="auto"/>
        <w:bottom w:val="none" w:sz="0" w:space="0" w:color="auto"/>
        <w:right w:val="none" w:sz="0" w:space="0" w:color="auto"/>
      </w:divBdr>
    </w:div>
    <w:div w:id="342049065">
      <w:bodyDiv w:val="1"/>
      <w:marLeft w:val="0"/>
      <w:marRight w:val="0"/>
      <w:marTop w:val="0"/>
      <w:marBottom w:val="0"/>
      <w:divBdr>
        <w:top w:val="none" w:sz="0" w:space="0" w:color="auto"/>
        <w:left w:val="none" w:sz="0" w:space="0" w:color="auto"/>
        <w:bottom w:val="none" w:sz="0" w:space="0" w:color="auto"/>
        <w:right w:val="none" w:sz="0" w:space="0" w:color="auto"/>
      </w:divBdr>
    </w:div>
    <w:div w:id="342052993">
      <w:marLeft w:val="0"/>
      <w:marRight w:val="0"/>
      <w:marTop w:val="0"/>
      <w:marBottom w:val="0"/>
      <w:divBdr>
        <w:top w:val="none" w:sz="0" w:space="0" w:color="auto"/>
        <w:left w:val="none" w:sz="0" w:space="0" w:color="auto"/>
        <w:bottom w:val="none" w:sz="0" w:space="0" w:color="auto"/>
        <w:right w:val="none" w:sz="0" w:space="0" w:color="auto"/>
      </w:divBdr>
    </w:div>
    <w:div w:id="342316227">
      <w:marLeft w:val="0"/>
      <w:marRight w:val="0"/>
      <w:marTop w:val="0"/>
      <w:marBottom w:val="0"/>
      <w:divBdr>
        <w:top w:val="none" w:sz="0" w:space="0" w:color="auto"/>
        <w:left w:val="none" w:sz="0" w:space="0" w:color="auto"/>
        <w:bottom w:val="none" w:sz="0" w:space="0" w:color="auto"/>
        <w:right w:val="none" w:sz="0" w:space="0" w:color="auto"/>
      </w:divBdr>
    </w:div>
    <w:div w:id="342319372">
      <w:bodyDiv w:val="1"/>
      <w:marLeft w:val="0"/>
      <w:marRight w:val="0"/>
      <w:marTop w:val="0"/>
      <w:marBottom w:val="0"/>
      <w:divBdr>
        <w:top w:val="none" w:sz="0" w:space="0" w:color="auto"/>
        <w:left w:val="none" w:sz="0" w:space="0" w:color="auto"/>
        <w:bottom w:val="none" w:sz="0" w:space="0" w:color="auto"/>
        <w:right w:val="none" w:sz="0" w:space="0" w:color="auto"/>
      </w:divBdr>
    </w:div>
    <w:div w:id="342320452">
      <w:marLeft w:val="0"/>
      <w:marRight w:val="0"/>
      <w:marTop w:val="0"/>
      <w:marBottom w:val="0"/>
      <w:divBdr>
        <w:top w:val="none" w:sz="0" w:space="0" w:color="auto"/>
        <w:left w:val="none" w:sz="0" w:space="0" w:color="auto"/>
        <w:bottom w:val="none" w:sz="0" w:space="0" w:color="auto"/>
        <w:right w:val="none" w:sz="0" w:space="0" w:color="auto"/>
      </w:divBdr>
    </w:div>
    <w:div w:id="342320541">
      <w:marLeft w:val="0"/>
      <w:marRight w:val="0"/>
      <w:marTop w:val="0"/>
      <w:marBottom w:val="0"/>
      <w:divBdr>
        <w:top w:val="none" w:sz="0" w:space="0" w:color="auto"/>
        <w:left w:val="none" w:sz="0" w:space="0" w:color="auto"/>
        <w:bottom w:val="none" w:sz="0" w:space="0" w:color="auto"/>
        <w:right w:val="none" w:sz="0" w:space="0" w:color="auto"/>
      </w:divBdr>
    </w:div>
    <w:div w:id="342324936">
      <w:marLeft w:val="0"/>
      <w:marRight w:val="0"/>
      <w:marTop w:val="0"/>
      <w:marBottom w:val="0"/>
      <w:divBdr>
        <w:top w:val="none" w:sz="0" w:space="0" w:color="auto"/>
        <w:left w:val="none" w:sz="0" w:space="0" w:color="auto"/>
        <w:bottom w:val="none" w:sz="0" w:space="0" w:color="auto"/>
        <w:right w:val="none" w:sz="0" w:space="0" w:color="auto"/>
      </w:divBdr>
    </w:div>
    <w:div w:id="342516430">
      <w:marLeft w:val="0"/>
      <w:marRight w:val="0"/>
      <w:marTop w:val="0"/>
      <w:marBottom w:val="0"/>
      <w:divBdr>
        <w:top w:val="none" w:sz="0" w:space="0" w:color="auto"/>
        <w:left w:val="none" w:sz="0" w:space="0" w:color="auto"/>
        <w:bottom w:val="none" w:sz="0" w:space="0" w:color="auto"/>
        <w:right w:val="none" w:sz="0" w:space="0" w:color="auto"/>
      </w:divBdr>
    </w:div>
    <w:div w:id="342516781">
      <w:marLeft w:val="0"/>
      <w:marRight w:val="0"/>
      <w:marTop w:val="0"/>
      <w:marBottom w:val="0"/>
      <w:divBdr>
        <w:top w:val="none" w:sz="0" w:space="0" w:color="auto"/>
        <w:left w:val="none" w:sz="0" w:space="0" w:color="auto"/>
        <w:bottom w:val="none" w:sz="0" w:space="0" w:color="auto"/>
        <w:right w:val="none" w:sz="0" w:space="0" w:color="auto"/>
      </w:divBdr>
    </w:div>
    <w:div w:id="342561268">
      <w:marLeft w:val="0"/>
      <w:marRight w:val="0"/>
      <w:marTop w:val="0"/>
      <w:marBottom w:val="0"/>
      <w:divBdr>
        <w:top w:val="none" w:sz="0" w:space="0" w:color="auto"/>
        <w:left w:val="none" w:sz="0" w:space="0" w:color="auto"/>
        <w:bottom w:val="none" w:sz="0" w:space="0" w:color="auto"/>
        <w:right w:val="none" w:sz="0" w:space="0" w:color="auto"/>
      </w:divBdr>
    </w:div>
    <w:div w:id="342585354">
      <w:marLeft w:val="0"/>
      <w:marRight w:val="0"/>
      <w:marTop w:val="0"/>
      <w:marBottom w:val="0"/>
      <w:divBdr>
        <w:top w:val="none" w:sz="0" w:space="0" w:color="auto"/>
        <w:left w:val="none" w:sz="0" w:space="0" w:color="auto"/>
        <w:bottom w:val="none" w:sz="0" w:space="0" w:color="auto"/>
        <w:right w:val="none" w:sz="0" w:space="0" w:color="auto"/>
      </w:divBdr>
    </w:div>
    <w:div w:id="342586159">
      <w:marLeft w:val="0"/>
      <w:marRight w:val="0"/>
      <w:marTop w:val="0"/>
      <w:marBottom w:val="0"/>
      <w:divBdr>
        <w:top w:val="none" w:sz="0" w:space="0" w:color="auto"/>
        <w:left w:val="none" w:sz="0" w:space="0" w:color="auto"/>
        <w:bottom w:val="none" w:sz="0" w:space="0" w:color="auto"/>
        <w:right w:val="none" w:sz="0" w:space="0" w:color="auto"/>
      </w:divBdr>
    </w:div>
    <w:div w:id="342896586">
      <w:marLeft w:val="0"/>
      <w:marRight w:val="0"/>
      <w:marTop w:val="0"/>
      <w:marBottom w:val="0"/>
      <w:divBdr>
        <w:top w:val="none" w:sz="0" w:space="0" w:color="auto"/>
        <w:left w:val="none" w:sz="0" w:space="0" w:color="auto"/>
        <w:bottom w:val="none" w:sz="0" w:space="0" w:color="auto"/>
        <w:right w:val="none" w:sz="0" w:space="0" w:color="auto"/>
      </w:divBdr>
    </w:div>
    <w:div w:id="342902208">
      <w:marLeft w:val="0"/>
      <w:marRight w:val="0"/>
      <w:marTop w:val="0"/>
      <w:marBottom w:val="0"/>
      <w:divBdr>
        <w:top w:val="none" w:sz="0" w:space="0" w:color="auto"/>
        <w:left w:val="none" w:sz="0" w:space="0" w:color="auto"/>
        <w:bottom w:val="none" w:sz="0" w:space="0" w:color="auto"/>
        <w:right w:val="none" w:sz="0" w:space="0" w:color="auto"/>
      </w:divBdr>
    </w:div>
    <w:div w:id="342903964">
      <w:marLeft w:val="0"/>
      <w:marRight w:val="0"/>
      <w:marTop w:val="0"/>
      <w:marBottom w:val="0"/>
      <w:divBdr>
        <w:top w:val="none" w:sz="0" w:space="0" w:color="auto"/>
        <w:left w:val="none" w:sz="0" w:space="0" w:color="auto"/>
        <w:bottom w:val="none" w:sz="0" w:space="0" w:color="auto"/>
        <w:right w:val="none" w:sz="0" w:space="0" w:color="auto"/>
      </w:divBdr>
    </w:div>
    <w:div w:id="342976737">
      <w:marLeft w:val="0"/>
      <w:marRight w:val="0"/>
      <w:marTop w:val="0"/>
      <w:marBottom w:val="0"/>
      <w:divBdr>
        <w:top w:val="none" w:sz="0" w:space="0" w:color="auto"/>
        <w:left w:val="none" w:sz="0" w:space="0" w:color="auto"/>
        <w:bottom w:val="none" w:sz="0" w:space="0" w:color="auto"/>
        <w:right w:val="none" w:sz="0" w:space="0" w:color="auto"/>
      </w:divBdr>
    </w:div>
    <w:div w:id="343091140">
      <w:marLeft w:val="0"/>
      <w:marRight w:val="0"/>
      <w:marTop w:val="0"/>
      <w:marBottom w:val="0"/>
      <w:divBdr>
        <w:top w:val="none" w:sz="0" w:space="0" w:color="auto"/>
        <w:left w:val="none" w:sz="0" w:space="0" w:color="auto"/>
        <w:bottom w:val="none" w:sz="0" w:space="0" w:color="auto"/>
        <w:right w:val="none" w:sz="0" w:space="0" w:color="auto"/>
      </w:divBdr>
    </w:div>
    <w:div w:id="343093831">
      <w:marLeft w:val="0"/>
      <w:marRight w:val="0"/>
      <w:marTop w:val="0"/>
      <w:marBottom w:val="0"/>
      <w:divBdr>
        <w:top w:val="none" w:sz="0" w:space="0" w:color="auto"/>
        <w:left w:val="none" w:sz="0" w:space="0" w:color="auto"/>
        <w:bottom w:val="none" w:sz="0" w:space="0" w:color="auto"/>
        <w:right w:val="none" w:sz="0" w:space="0" w:color="auto"/>
      </w:divBdr>
    </w:div>
    <w:div w:id="343097040">
      <w:marLeft w:val="0"/>
      <w:marRight w:val="0"/>
      <w:marTop w:val="0"/>
      <w:marBottom w:val="0"/>
      <w:divBdr>
        <w:top w:val="none" w:sz="0" w:space="0" w:color="auto"/>
        <w:left w:val="none" w:sz="0" w:space="0" w:color="auto"/>
        <w:bottom w:val="none" w:sz="0" w:space="0" w:color="auto"/>
        <w:right w:val="none" w:sz="0" w:space="0" w:color="auto"/>
      </w:divBdr>
    </w:div>
    <w:div w:id="343098140">
      <w:marLeft w:val="0"/>
      <w:marRight w:val="0"/>
      <w:marTop w:val="0"/>
      <w:marBottom w:val="0"/>
      <w:divBdr>
        <w:top w:val="none" w:sz="0" w:space="0" w:color="auto"/>
        <w:left w:val="none" w:sz="0" w:space="0" w:color="auto"/>
        <w:bottom w:val="none" w:sz="0" w:space="0" w:color="auto"/>
        <w:right w:val="none" w:sz="0" w:space="0" w:color="auto"/>
      </w:divBdr>
    </w:div>
    <w:div w:id="343174175">
      <w:bodyDiv w:val="1"/>
      <w:marLeft w:val="0"/>
      <w:marRight w:val="0"/>
      <w:marTop w:val="0"/>
      <w:marBottom w:val="0"/>
      <w:divBdr>
        <w:top w:val="none" w:sz="0" w:space="0" w:color="auto"/>
        <w:left w:val="none" w:sz="0" w:space="0" w:color="auto"/>
        <w:bottom w:val="none" w:sz="0" w:space="0" w:color="auto"/>
        <w:right w:val="none" w:sz="0" w:space="0" w:color="auto"/>
      </w:divBdr>
    </w:div>
    <w:div w:id="343285290">
      <w:marLeft w:val="0"/>
      <w:marRight w:val="0"/>
      <w:marTop w:val="0"/>
      <w:marBottom w:val="0"/>
      <w:divBdr>
        <w:top w:val="none" w:sz="0" w:space="0" w:color="auto"/>
        <w:left w:val="none" w:sz="0" w:space="0" w:color="auto"/>
        <w:bottom w:val="none" w:sz="0" w:space="0" w:color="auto"/>
        <w:right w:val="none" w:sz="0" w:space="0" w:color="auto"/>
      </w:divBdr>
    </w:div>
    <w:div w:id="343286442">
      <w:bodyDiv w:val="1"/>
      <w:marLeft w:val="0"/>
      <w:marRight w:val="0"/>
      <w:marTop w:val="0"/>
      <w:marBottom w:val="0"/>
      <w:divBdr>
        <w:top w:val="none" w:sz="0" w:space="0" w:color="auto"/>
        <w:left w:val="none" w:sz="0" w:space="0" w:color="auto"/>
        <w:bottom w:val="none" w:sz="0" w:space="0" w:color="auto"/>
        <w:right w:val="none" w:sz="0" w:space="0" w:color="auto"/>
      </w:divBdr>
    </w:div>
    <w:div w:id="343362513">
      <w:marLeft w:val="0"/>
      <w:marRight w:val="0"/>
      <w:marTop w:val="0"/>
      <w:marBottom w:val="0"/>
      <w:divBdr>
        <w:top w:val="none" w:sz="0" w:space="0" w:color="auto"/>
        <w:left w:val="none" w:sz="0" w:space="0" w:color="auto"/>
        <w:bottom w:val="none" w:sz="0" w:space="0" w:color="auto"/>
        <w:right w:val="none" w:sz="0" w:space="0" w:color="auto"/>
      </w:divBdr>
    </w:div>
    <w:div w:id="343409587">
      <w:marLeft w:val="0"/>
      <w:marRight w:val="0"/>
      <w:marTop w:val="0"/>
      <w:marBottom w:val="0"/>
      <w:divBdr>
        <w:top w:val="none" w:sz="0" w:space="0" w:color="auto"/>
        <w:left w:val="none" w:sz="0" w:space="0" w:color="auto"/>
        <w:bottom w:val="none" w:sz="0" w:space="0" w:color="auto"/>
        <w:right w:val="none" w:sz="0" w:space="0" w:color="auto"/>
      </w:divBdr>
    </w:div>
    <w:div w:id="343433688">
      <w:marLeft w:val="0"/>
      <w:marRight w:val="0"/>
      <w:marTop w:val="0"/>
      <w:marBottom w:val="0"/>
      <w:divBdr>
        <w:top w:val="none" w:sz="0" w:space="0" w:color="auto"/>
        <w:left w:val="none" w:sz="0" w:space="0" w:color="auto"/>
        <w:bottom w:val="none" w:sz="0" w:space="0" w:color="auto"/>
        <w:right w:val="none" w:sz="0" w:space="0" w:color="auto"/>
      </w:divBdr>
    </w:div>
    <w:div w:id="343479956">
      <w:marLeft w:val="0"/>
      <w:marRight w:val="0"/>
      <w:marTop w:val="0"/>
      <w:marBottom w:val="0"/>
      <w:divBdr>
        <w:top w:val="none" w:sz="0" w:space="0" w:color="auto"/>
        <w:left w:val="none" w:sz="0" w:space="0" w:color="auto"/>
        <w:bottom w:val="none" w:sz="0" w:space="0" w:color="auto"/>
        <w:right w:val="none" w:sz="0" w:space="0" w:color="auto"/>
      </w:divBdr>
    </w:div>
    <w:div w:id="343485447">
      <w:marLeft w:val="0"/>
      <w:marRight w:val="0"/>
      <w:marTop w:val="0"/>
      <w:marBottom w:val="0"/>
      <w:divBdr>
        <w:top w:val="none" w:sz="0" w:space="0" w:color="auto"/>
        <w:left w:val="none" w:sz="0" w:space="0" w:color="auto"/>
        <w:bottom w:val="none" w:sz="0" w:space="0" w:color="auto"/>
        <w:right w:val="none" w:sz="0" w:space="0" w:color="auto"/>
      </w:divBdr>
    </w:div>
    <w:div w:id="343485759">
      <w:marLeft w:val="0"/>
      <w:marRight w:val="0"/>
      <w:marTop w:val="0"/>
      <w:marBottom w:val="0"/>
      <w:divBdr>
        <w:top w:val="none" w:sz="0" w:space="0" w:color="auto"/>
        <w:left w:val="none" w:sz="0" w:space="0" w:color="auto"/>
        <w:bottom w:val="none" w:sz="0" w:space="0" w:color="auto"/>
        <w:right w:val="none" w:sz="0" w:space="0" w:color="auto"/>
      </w:divBdr>
    </w:div>
    <w:div w:id="343553225">
      <w:marLeft w:val="0"/>
      <w:marRight w:val="0"/>
      <w:marTop w:val="0"/>
      <w:marBottom w:val="0"/>
      <w:divBdr>
        <w:top w:val="none" w:sz="0" w:space="0" w:color="auto"/>
        <w:left w:val="none" w:sz="0" w:space="0" w:color="auto"/>
        <w:bottom w:val="none" w:sz="0" w:space="0" w:color="auto"/>
        <w:right w:val="none" w:sz="0" w:space="0" w:color="auto"/>
      </w:divBdr>
    </w:div>
    <w:div w:id="343553295">
      <w:marLeft w:val="0"/>
      <w:marRight w:val="0"/>
      <w:marTop w:val="0"/>
      <w:marBottom w:val="0"/>
      <w:divBdr>
        <w:top w:val="none" w:sz="0" w:space="0" w:color="auto"/>
        <w:left w:val="none" w:sz="0" w:space="0" w:color="auto"/>
        <w:bottom w:val="none" w:sz="0" w:space="0" w:color="auto"/>
        <w:right w:val="none" w:sz="0" w:space="0" w:color="auto"/>
      </w:divBdr>
    </w:div>
    <w:div w:id="343555301">
      <w:marLeft w:val="0"/>
      <w:marRight w:val="0"/>
      <w:marTop w:val="0"/>
      <w:marBottom w:val="0"/>
      <w:divBdr>
        <w:top w:val="none" w:sz="0" w:space="0" w:color="auto"/>
        <w:left w:val="none" w:sz="0" w:space="0" w:color="auto"/>
        <w:bottom w:val="none" w:sz="0" w:space="0" w:color="auto"/>
        <w:right w:val="none" w:sz="0" w:space="0" w:color="auto"/>
      </w:divBdr>
    </w:div>
    <w:div w:id="343558248">
      <w:marLeft w:val="0"/>
      <w:marRight w:val="0"/>
      <w:marTop w:val="0"/>
      <w:marBottom w:val="0"/>
      <w:divBdr>
        <w:top w:val="none" w:sz="0" w:space="0" w:color="auto"/>
        <w:left w:val="none" w:sz="0" w:space="0" w:color="auto"/>
        <w:bottom w:val="none" w:sz="0" w:space="0" w:color="auto"/>
        <w:right w:val="none" w:sz="0" w:space="0" w:color="auto"/>
      </w:divBdr>
    </w:div>
    <w:div w:id="343559905">
      <w:bodyDiv w:val="1"/>
      <w:marLeft w:val="0"/>
      <w:marRight w:val="0"/>
      <w:marTop w:val="0"/>
      <w:marBottom w:val="0"/>
      <w:divBdr>
        <w:top w:val="none" w:sz="0" w:space="0" w:color="auto"/>
        <w:left w:val="none" w:sz="0" w:space="0" w:color="auto"/>
        <w:bottom w:val="none" w:sz="0" w:space="0" w:color="auto"/>
        <w:right w:val="none" w:sz="0" w:space="0" w:color="auto"/>
      </w:divBdr>
    </w:div>
    <w:div w:id="343560879">
      <w:marLeft w:val="0"/>
      <w:marRight w:val="0"/>
      <w:marTop w:val="0"/>
      <w:marBottom w:val="0"/>
      <w:divBdr>
        <w:top w:val="none" w:sz="0" w:space="0" w:color="auto"/>
        <w:left w:val="none" w:sz="0" w:space="0" w:color="auto"/>
        <w:bottom w:val="none" w:sz="0" w:space="0" w:color="auto"/>
        <w:right w:val="none" w:sz="0" w:space="0" w:color="auto"/>
      </w:divBdr>
    </w:div>
    <w:div w:id="343629564">
      <w:marLeft w:val="0"/>
      <w:marRight w:val="0"/>
      <w:marTop w:val="0"/>
      <w:marBottom w:val="0"/>
      <w:divBdr>
        <w:top w:val="none" w:sz="0" w:space="0" w:color="auto"/>
        <w:left w:val="none" w:sz="0" w:space="0" w:color="auto"/>
        <w:bottom w:val="none" w:sz="0" w:space="0" w:color="auto"/>
        <w:right w:val="none" w:sz="0" w:space="0" w:color="auto"/>
      </w:divBdr>
    </w:div>
    <w:div w:id="343630708">
      <w:marLeft w:val="0"/>
      <w:marRight w:val="0"/>
      <w:marTop w:val="0"/>
      <w:marBottom w:val="0"/>
      <w:divBdr>
        <w:top w:val="none" w:sz="0" w:space="0" w:color="auto"/>
        <w:left w:val="none" w:sz="0" w:space="0" w:color="auto"/>
        <w:bottom w:val="none" w:sz="0" w:space="0" w:color="auto"/>
        <w:right w:val="none" w:sz="0" w:space="0" w:color="auto"/>
      </w:divBdr>
    </w:div>
    <w:div w:id="343702742">
      <w:marLeft w:val="0"/>
      <w:marRight w:val="0"/>
      <w:marTop w:val="0"/>
      <w:marBottom w:val="0"/>
      <w:divBdr>
        <w:top w:val="none" w:sz="0" w:space="0" w:color="auto"/>
        <w:left w:val="none" w:sz="0" w:space="0" w:color="auto"/>
        <w:bottom w:val="none" w:sz="0" w:space="0" w:color="auto"/>
        <w:right w:val="none" w:sz="0" w:space="0" w:color="auto"/>
      </w:divBdr>
    </w:div>
    <w:div w:id="343938206">
      <w:marLeft w:val="0"/>
      <w:marRight w:val="0"/>
      <w:marTop w:val="0"/>
      <w:marBottom w:val="0"/>
      <w:divBdr>
        <w:top w:val="none" w:sz="0" w:space="0" w:color="auto"/>
        <w:left w:val="none" w:sz="0" w:space="0" w:color="auto"/>
        <w:bottom w:val="none" w:sz="0" w:space="0" w:color="auto"/>
        <w:right w:val="none" w:sz="0" w:space="0" w:color="auto"/>
      </w:divBdr>
    </w:div>
    <w:div w:id="343940344">
      <w:marLeft w:val="0"/>
      <w:marRight w:val="0"/>
      <w:marTop w:val="0"/>
      <w:marBottom w:val="0"/>
      <w:divBdr>
        <w:top w:val="none" w:sz="0" w:space="0" w:color="auto"/>
        <w:left w:val="none" w:sz="0" w:space="0" w:color="auto"/>
        <w:bottom w:val="none" w:sz="0" w:space="0" w:color="auto"/>
        <w:right w:val="none" w:sz="0" w:space="0" w:color="auto"/>
      </w:divBdr>
    </w:div>
    <w:div w:id="344090752">
      <w:marLeft w:val="0"/>
      <w:marRight w:val="0"/>
      <w:marTop w:val="0"/>
      <w:marBottom w:val="0"/>
      <w:divBdr>
        <w:top w:val="none" w:sz="0" w:space="0" w:color="auto"/>
        <w:left w:val="none" w:sz="0" w:space="0" w:color="auto"/>
        <w:bottom w:val="none" w:sz="0" w:space="0" w:color="auto"/>
        <w:right w:val="none" w:sz="0" w:space="0" w:color="auto"/>
      </w:divBdr>
    </w:div>
    <w:div w:id="344135470">
      <w:marLeft w:val="0"/>
      <w:marRight w:val="0"/>
      <w:marTop w:val="0"/>
      <w:marBottom w:val="0"/>
      <w:divBdr>
        <w:top w:val="none" w:sz="0" w:space="0" w:color="auto"/>
        <w:left w:val="none" w:sz="0" w:space="0" w:color="auto"/>
        <w:bottom w:val="none" w:sz="0" w:space="0" w:color="auto"/>
        <w:right w:val="none" w:sz="0" w:space="0" w:color="auto"/>
      </w:divBdr>
    </w:div>
    <w:div w:id="344138761">
      <w:marLeft w:val="0"/>
      <w:marRight w:val="0"/>
      <w:marTop w:val="0"/>
      <w:marBottom w:val="0"/>
      <w:divBdr>
        <w:top w:val="none" w:sz="0" w:space="0" w:color="auto"/>
        <w:left w:val="none" w:sz="0" w:space="0" w:color="auto"/>
        <w:bottom w:val="none" w:sz="0" w:space="0" w:color="auto"/>
        <w:right w:val="none" w:sz="0" w:space="0" w:color="auto"/>
      </w:divBdr>
    </w:div>
    <w:div w:id="344216265">
      <w:marLeft w:val="0"/>
      <w:marRight w:val="0"/>
      <w:marTop w:val="0"/>
      <w:marBottom w:val="0"/>
      <w:divBdr>
        <w:top w:val="none" w:sz="0" w:space="0" w:color="auto"/>
        <w:left w:val="none" w:sz="0" w:space="0" w:color="auto"/>
        <w:bottom w:val="none" w:sz="0" w:space="0" w:color="auto"/>
        <w:right w:val="none" w:sz="0" w:space="0" w:color="auto"/>
      </w:divBdr>
    </w:div>
    <w:div w:id="344399997">
      <w:marLeft w:val="0"/>
      <w:marRight w:val="0"/>
      <w:marTop w:val="0"/>
      <w:marBottom w:val="0"/>
      <w:divBdr>
        <w:top w:val="none" w:sz="0" w:space="0" w:color="auto"/>
        <w:left w:val="none" w:sz="0" w:space="0" w:color="auto"/>
        <w:bottom w:val="none" w:sz="0" w:space="0" w:color="auto"/>
        <w:right w:val="none" w:sz="0" w:space="0" w:color="auto"/>
      </w:divBdr>
    </w:div>
    <w:div w:id="344405119">
      <w:marLeft w:val="0"/>
      <w:marRight w:val="0"/>
      <w:marTop w:val="0"/>
      <w:marBottom w:val="0"/>
      <w:divBdr>
        <w:top w:val="none" w:sz="0" w:space="0" w:color="auto"/>
        <w:left w:val="none" w:sz="0" w:space="0" w:color="auto"/>
        <w:bottom w:val="none" w:sz="0" w:space="0" w:color="auto"/>
        <w:right w:val="none" w:sz="0" w:space="0" w:color="auto"/>
      </w:divBdr>
    </w:div>
    <w:div w:id="344405348">
      <w:marLeft w:val="0"/>
      <w:marRight w:val="0"/>
      <w:marTop w:val="0"/>
      <w:marBottom w:val="0"/>
      <w:divBdr>
        <w:top w:val="none" w:sz="0" w:space="0" w:color="auto"/>
        <w:left w:val="none" w:sz="0" w:space="0" w:color="auto"/>
        <w:bottom w:val="none" w:sz="0" w:space="0" w:color="auto"/>
        <w:right w:val="none" w:sz="0" w:space="0" w:color="auto"/>
      </w:divBdr>
    </w:div>
    <w:div w:id="344476533">
      <w:marLeft w:val="0"/>
      <w:marRight w:val="0"/>
      <w:marTop w:val="0"/>
      <w:marBottom w:val="0"/>
      <w:divBdr>
        <w:top w:val="none" w:sz="0" w:space="0" w:color="auto"/>
        <w:left w:val="none" w:sz="0" w:space="0" w:color="auto"/>
        <w:bottom w:val="none" w:sz="0" w:space="0" w:color="auto"/>
        <w:right w:val="none" w:sz="0" w:space="0" w:color="auto"/>
      </w:divBdr>
    </w:div>
    <w:div w:id="344484167">
      <w:marLeft w:val="0"/>
      <w:marRight w:val="0"/>
      <w:marTop w:val="0"/>
      <w:marBottom w:val="0"/>
      <w:divBdr>
        <w:top w:val="none" w:sz="0" w:space="0" w:color="auto"/>
        <w:left w:val="none" w:sz="0" w:space="0" w:color="auto"/>
        <w:bottom w:val="none" w:sz="0" w:space="0" w:color="auto"/>
        <w:right w:val="none" w:sz="0" w:space="0" w:color="auto"/>
      </w:divBdr>
    </w:div>
    <w:div w:id="344599376">
      <w:marLeft w:val="0"/>
      <w:marRight w:val="0"/>
      <w:marTop w:val="0"/>
      <w:marBottom w:val="0"/>
      <w:divBdr>
        <w:top w:val="none" w:sz="0" w:space="0" w:color="auto"/>
        <w:left w:val="none" w:sz="0" w:space="0" w:color="auto"/>
        <w:bottom w:val="none" w:sz="0" w:space="0" w:color="auto"/>
        <w:right w:val="none" w:sz="0" w:space="0" w:color="auto"/>
      </w:divBdr>
    </w:div>
    <w:div w:id="344600936">
      <w:marLeft w:val="0"/>
      <w:marRight w:val="0"/>
      <w:marTop w:val="0"/>
      <w:marBottom w:val="0"/>
      <w:divBdr>
        <w:top w:val="none" w:sz="0" w:space="0" w:color="auto"/>
        <w:left w:val="none" w:sz="0" w:space="0" w:color="auto"/>
        <w:bottom w:val="none" w:sz="0" w:space="0" w:color="auto"/>
        <w:right w:val="none" w:sz="0" w:space="0" w:color="auto"/>
      </w:divBdr>
    </w:div>
    <w:div w:id="344670436">
      <w:bodyDiv w:val="1"/>
      <w:marLeft w:val="0"/>
      <w:marRight w:val="0"/>
      <w:marTop w:val="0"/>
      <w:marBottom w:val="0"/>
      <w:divBdr>
        <w:top w:val="none" w:sz="0" w:space="0" w:color="auto"/>
        <w:left w:val="none" w:sz="0" w:space="0" w:color="auto"/>
        <w:bottom w:val="none" w:sz="0" w:space="0" w:color="auto"/>
        <w:right w:val="none" w:sz="0" w:space="0" w:color="auto"/>
      </w:divBdr>
    </w:div>
    <w:div w:id="344744789">
      <w:marLeft w:val="0"/>
      <w:marRight w:val="0"/>
      <w:marTop w:val="0"/>
      <w:marBottom w:val="0"/>
      <w:divBdr>
        <w:top w:val="none" w:sz="0" w:space="0" w:color="auto"/>
        <w:left w:val="none" w:sz="0" w:space="0" w:color="auto"/>
        <w:bottom w:val="none" w:sz="0" w:space="0" w:color="auto"/>
        <w:right w:val="none" w:sz="0" w:space="0" w:color="auto"/>
      </w:divBdr>
    </w:div>
    <w:div w:id="344747478">
      <w:marLeft w:val="0"/>
      <w:marRight w:val="0"/>
      <w:marTop w:val="0"/>
      <w:marBottom w:val="0"/>
      <w:divBdr>
        <w:top w:val="none" w:sz="0" w:space="0" w:color="auto"/>
        <w:left w:val="none" w:sz="0" w:space="0" w:color="auto"/>
        <w:bottom w:val="none" w:sz="0" w:space="0" w:color="auto"/>
        <w:right w:val="none" w:sz="0" w:space="0" w:color="auto"/>
      </w:divBdr>
    </w:div>
    <w:div w:id="344788265">
      <w:marLeft w:val="0"/>
      <w:marRight w:val="0"/>
      <w:marTop w:val="0"/>
      <w:marBottom w:val="0"/>
      <w:divBdr>
        <w:top w:val="none" w:sz="0" w:space="0" w:color="auto"/>
        <w:left w:val="none" w:sz="0" w:space="0" w:color="auto"/>
        <w:bottom w:val="none" w:sz="0" w:space="0" w:color="auto"/>
        <w:right w:val="none" w:sz="0" w:space="0" w:color="auto"/>
      </w:divBdr>
    </w:div>
    <w:div w:id="344867740">
      <w:marLeft w:val="0"/>
      <w:marRight w:val="0"/>
      <w:marTop w:val="0"/>
      <w:marBottom w:val="0"/>
      <w:divBdr>
        <w:top w:val="none" w:sz="0" w:space="0" w:color="auto"/>
        <w:left w:val="none" w:sz="0" w:space="0" w:color="auto"/>
        <w:bottom w:val="none" w:sz="0" w:space="0" w:color="auto"/>
        <w:right w:val="none" w:sz="0" w:space="0" w:color="auto"/>
      </w:divBdr>
    </w:div>
    <w:div w:id="344939418">
      <w:marLeft w:val="0"/>
      <w:marRight w:val="0"/>
      <w:marTop w:val="0"/>
      <w:marBottom w:val="0"/>
      <w:divBdr>
        <w:top w:val="none" w:sz="0" w:space="0" w:color="auto"/>
        <w:left w:val="none" w:sz="0" w:space="0" w:color="auto"/>
        <w:bottom w:val="none" w:sz="0" w:space="0" w:color="auto"/>
        <w:right w:val="none" w:sz="0" w:space="0" w:color="auto"/>
      </w:divBdr>
    </w:div>
    <w:div w:id="344982832">
      <w:marLeft w:val="0"/>
      <w:marRight w:val="0"/>
      <w:marTop w:val="0"/>
      <w:marBottom w:val="0"/>
      <w:divBdr>
        <w:top w:val="none" w:sz="0" w:space="0" w:color="auto"/>
        <w:left w:val="none" w:sz="0" w:space="0" w:color="auto"/>
        <w:bottom w:val="none" w:sz="0" w:space="0" w:color="auto"/>
        <w:right w:val="none" w:sz="0" w:space="0" w:color="auto"/>
      </w:divBdr>
    </w:div>
    <w:div w:id="344987073">
      <w:marLeft w:val="0"/>
      <w:marRight w:val="0"/>
      <w:marTop w:val="0"/>
      <w:marBottom w:val="0"/>
      <w:divBdr>
        <w:top w:val="none" w:sz="0" w:space="0" w:color="auto"/>
        <w:left w:val="none" w:sz="0" w:space="0" w:color="auto"/>
        <w:bottom w:val="none" w:sz="0" w:space="0" w:color="auto"/>
        <w:right w:val="none" w:sz="0" w:space="0" w:color="auto"/>
      </w:divBdr>
    </w:div>
    <w:div w:id="344988214">
      <w:marLeft w:val="0"/>
      <w:marRight w:val="0"/>
      <w:marTop w:val="0"/>
      <w:marBottom w:val="0"/>
      <w:divBdr>
        <w:top w:val="none" w:sz="0" w:space="0" w:color="auto"/>
        <w:left w:val="none" w:sz="0" w:space="0" w:color="auto"/>
        <w:bottom w:val="none" w:sz="0" w:space="0" w:color="auto"/>
        <w:right w:val="none" w:sz="0" w:space="0" w:color="auto"/>
      </w:divBdr>
    </w:div>
    <w:div w:id="344988375">
      <w:marLeft w:val="0"/>
      <w:marRight w:val="0"/>
      <w:marTop w:val="0"/>
      <w:marBottom w:val="0"/>
      <w:divBdr>
        <w:top w:val="none" w:sz="0" w:space="0" w:color="auto"/>
        <w:left w:val="none" w:sz="0" w:space="0" w:color="auto"/>
        <w:bottom w:val="none" w:sz="0" w:space="0" w:color="auto"/>
        <w:right w:val="none" w:sz="0" w:space="0" w:color="auto"/>
      </w:divBdr>
    </w:div>
    <w:div w:id="345062047">
      <w:marLeft w:val="0"/>
      <w:marRight w:val="0"/>
      <w:marTop w:val="0"/>
      <w:marBottom w:val="0"/>
      <w:divBdr>
        <w:top w:val="none" w:sz="0" w:space="0" w:color="auto"/>
        <w:left w:val="none" w:sz="0" w:space="0" w:color="auto"/>
        <w:bottom w:val="none" w:sz="0" w:space="0" w:color="auto"/>
        <w:right w:val="none" w:sz="0" w:space="0" w:color="auto"/>
      </w:divBdr>
    </w:div>
    <w:div w:id="345138152">
      <w:marLeft w:val="0"/>
      <w:marRight w:val="0"/>
      <w:marTop w:val="0"/>
      <w:marBottom w:val="0"/>
      <w:divBdr>
        <w:top w:val="none" w:sz="0" w:space="0" w:color="auto"/>
        <w:left w:val="none" w:sz="0" w:space="0" w:color="auto"/>
        <w:bottom w:val="none" w:sz="0" w:space="0" w:color="auto"/>
        <w:right w:val="none" w:sz="0" w:space="0" w:color="auto"/>
      </w:divBdr>
    </w:div>
    <w:div w:id="345138937">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345252433">
      <w:marLeft w:val="0"/>
      <w:marRight w:val="0"/>
      <w:marTop w:val="0"/>
      <w:marBottom w:val="0"/>
      <w:divBdr>
        <w:top w:val="none" w:sz="0" w:space="0" w:color="auto"/>
        <w:left w:val="none" w:sz="0" w:space="0" w:color="auto"/>
        <w:bottom w:val="none" w:sz="0" w:space="0" w:color="auto"/>
        <w:right w:val="none" w:sz="0" w:space="0" w:color="auto"/>
      </w:divBdr>
    </w:div>
    <w:div w:id="345254370">
      <w:marLeft w:val="0"/>
      <w:marRight w:val="0"/>
      <w:marTop w:val="0"/>
      <w:marBottom w:val="0"/>
      <w:divBdr>
        <w:top w:val="none" w:sz="0" w:space="0" w:color="auto"/>
        <w:left w:val="none" w:sz="0" w:space="0" w:color="auto"/>
        <w:bottom w:val="none" w:sz="0" w:space="0" w:color="auto"/>
        <w:right w:val="none" w:sz="0" w:space="0" w:color="auto"/>
      </w:divBdr>
    </w:div>
    <w:div w:id="345254527">
      <w:marLeft w:val="0"/>
      <w:marRight w:val="0"/>
      <w:marTop w:val="0"/>
      <w:marBottom w:val="0"/>
      <w:divBdr>
        <w:top w:val="none" w:sz="0" w:space="0" w:color="auto"/>
        <w:left w:val="none" w:sz="0" w:space="0" w:color="auto"/>
        <w:bottom w:val="none" w:sz="0" w:space="0" w:color="auto"/>
        <w:right w:val="none" w:sz="0" w:space="0" w:color="auto"/>
      </w:divBdr>
    </w:div>
    <w:div w:id="345329959">
      <w:marLeft w:val="0"/>
      <w:marRight w:val="0"/>
      <w:marTop w:val="0"/>
      <w:marBottom w:val="0"/>
      <w:divBdr>
        <w:top w:val="none" w:sz="0" w:space="0" w:color="auto"/>
        <w:left w:val="none" w:sz="0" w:space="0" w:color="auto"/>
        <w:bottom w:val="none" w:sz="0" w:space="0" w:color="auto"/>
        <w:right w:val="none" w:sz="0" w:space="0" w:color="auto"/>
      </w:divBdr>
    </w:div>
    <w:div w:id="345446378">
      <w:marLeft w:val="0"/>
      <w:marRight w:val="0"/>
      <w:marTop w:val="0"/>
      <w:marBottom w:val="0"/>
      <w:divBdr>
        <w:top w:val="none" w:sz="0" w:space="0" w:color="auto"/>
        <w:left w:val="none" w:sz="0" w:space="0" w:color="auto"/>
        <w:bottom w:val="none" w:sz="0" w:space="0" w:color="auto"/>
        <w:right w:val="none" w:sz="0" w:space="0" w:color="auto"/>
      </w:divBdr>
    </w:div>
    <w:div w:id="345523428">
      <w:marLeft w:val="0"/>
      <w:marRight w:val="0"/>
      <w:marTop w:val="0"/>
      <w:marBottom w:val="0"/>
      <w:divBdr>
        <w:top w:val="none" w:sz="0" w:space="0" w:color="auto"/>
        <w:left w:val="none" w:sz="0" w:space="0" w:color="auto"/>
        <w:bottom w:val="none" w:sz="0" w:space="0" w:color="auto"/>
        <w:right w:val="none" w:sz="0" w:space="0" w:color="auto"/>
      </w:divBdr>
    </w:div>
    <w:div w:id="345637063">
      <w:marLeft w:val="0"/>
      <w:marRight w:val="0"/>
      <w:marTop w:val="0"/>
      <w:marBottom w:val="0"/>
      <w:divBdr>
        <w:top w:val="none" w:sz="0" w:space="0" w:color="auto"/>
        <w:left w:val="none" w:sz="0" w:space="0" w:color="auto"/>
        <w:bottom w:val="none" w:sz="0" w:space="0" w:color="auto"/>
        <w:right w:val="none" w:sz="0" w:space="0" w:color="auto"/>
      </w:divBdr>
    </w:div>
    <w:div w:id="345642049">
      <w:marLeft w:val="0"/>
      <w:marRight w:val="0"/>
      <w:marTop w:val="0"/>
      <w:marBottom w:val="0"/>
      <w:divBdr>
        <w:top w:val="none" w:sz="0" w:space="0" w:color="auto"/>
        <w:left w:val="none" w:sz="0" w:space="0" w:color="auto"/>
        <w:bottom w:val="none" w:sz="0" w:space="0" w:color="auto"/>
        <w:right w:val="none" w:sz="0" w:space="0" w:color="auto"/>
      </w:divBdr>
    </w:div>
    <w:div w:id="345793561">
      <w:marLeft w:val="0"/>
      <w:marRight w:val="0"/>
      <w:marTop w:val="0"/>
      <w:marBottom w:val="0"/>
      <w:divBdr>
        <w:top w:val="none" w:sz="0" w:space="0" w:color="auto"/>
        <w:left w:val="none" w:sz="0" w:space="0" w:color="auto"/>
        <w:bottom w:val="none" w:sz="0" w:space="0" w:color="auto"/>
        <w:right w:val="none" w:sz="0" w:space="0" w:color="auto"/>
      </w:divBdr>
    </w:div>
    <w:div w:id="345838057">
      <w:marLeft w:val="0"/>
      <w:marRight w:val="0"/>
      <w:marTop w:val="0"/>
      <w:marBottom w:val="0"/>
      <w:divBdr>
        <w:top w:val="none" w:sz="0" w:space="0" w:color="auto"/>
        <w:left w:val="none" w:sz="0" w:space="0" w:color="auto"/>
        <w:bottom w:val="none" w:sz="0" w:space="0" w:color="auto"/>
        <w:right w:val="none" w:sz="0" w:space="0" w:color="auto"/>
      </w:divBdr>
    </w:div>
    <w:div w:id="345864138">
      <w:marLeft w:val="0"/>
      <w:marRight w:val="0"/>
      <w:marTop w:val="0"/>
      <w:marBottom w:val="0"/>
      <w:divBdr>
        <w:top w:val="none" w:sz="0" w:space="0" w:color="auto"/>
        <w:left w:val="none" w:sz="0" w:space="0" w:color="auto"/>
        <w:bottom w:val="none" w:sz="0" w:space="0" w:color="auto"/>
        <w:right w:val="none" w:sz="0" w:space="0" w:color="auto"/>
      </w:divBdr>
    </w:div>
    <w:div w:id="345986958">
      <w:marLeft w:val="0"/>
      <w:marRight w:val="0"/>
      <w:marTop w:val="0"/>
      <w:marBottom w:val="0"/>
      <w:divBdr>
        <w:top w:val="none" w:sz="0" w:space="0" w:color="auto"/>
        <w:left w:val="none" w:sz="0" w:space="0" w:color="auto"/>
        <w:bottom w:val="none" w:sz="0" w:space="0" w:color="auto"/>
        <w:right w:val="none" w:sz="0" w:space="0" w:color="auto"/>
      </w:divBdr>
    </w:div>
    <w:div w:id="346054961">
      <w:marLeft w:val="0"/>
      <w:marRight w:val="0"/>
      <w:marTop w:val="0"/>
      <w:marBottom w:val="0"/>
      <w:divBdr>
        <w:top w:val="none" w:sz="0" w:space="0" w:color="auto"/>
        <w:left w:val="none" w:sz="0" w:space="0" w:color="auto"/>
        <w:bottom w:val="none" w:sz="0" w:space="0" w:color="auto"/>
        <w:right w:val="none" w:sz="0" w:space="0" w:color="auto"/>
      </w:divBdr>
    </w:div>
    <w:div w:id="346056772">
      <w:marLeft w:val="0"/>
      <w:marRight w:val="0"/>
      <w:marTop w:val="0"/>
      <w:marBottom w:val="0"/>
      <w:divBdr>
        <w:top w:val="none" w:sz="0" w:space="0" w:color="auto"/>
        <w:left w:val="none" w:sz="0" w:space="0" w:color="auto"/>
        <w:bottom w:val="none" w:sz="0" w:space="0" w:color="auto"/>
        <w:right w:val="none" w:sz="0" w:space="0" w:color="auto"/>
      </w:divBdr>
    </w:div>
    <w:div w:id="346179311">
      <w:marLeft w:val="0"/>
      <w:marRight w:val="0"/>
      <w:marTop w:val="0"/>
      <w:marBottom w:val="0"/>
      <w:divBdr>
        <w:top w:val="none" w:sz="0" w:space="0" w:color="auto"/>
        <w:left w:val="none" w:sz="0" w:space="0" w:color="auto"/>
        <w:bottom w:val="none" w:sz="0" w:space="0" w:color="auto"/>
        <w:right w:val="none" w:sz="0" w:space="0" w:color="auto"/>
      </w:divBdr>
    </w:div>
    <w:div w:id="346249613">
      <w:marLeft w:val="0"/>
      <w:marRight w:val="0"/>
      <w:marTop w:val="0"/>
      <w:marBottom w:val="0"/>
      <w:divBdr>
        <w:top w:val="none" w:sz="0" w:space="0" w:color="auto"/>
        <w:left w:val="none" w:sz="0" w:space="0" w:color="auto"/>
        <w:bottom w:val="none" w:sz="0" w:space="0" w:color="auto"/>
        <w:right w:val="none" w:sz="0" w:space="0" w:color="auto"/>
      </w:divBdr>
    </w:div>
    <w:div w:id="346255420">
      <w:marLeft w:val="0"/>
      <w:marRight w:val="0"/>
      <w:marTop w:val="0"/>
      <w:marBottom w:val="0"/>
      <w:divBdr>
        <w:top w:val="none" w:sz="0" w:space="0" w:color="auto"/>
        <w:left w:val="none" w:sz="0" w:space="0" w:color="auto"/>
        <w:bottom w:val="none" w:sz="0" w:space="0" w:color="auto"/>
        <w:right w:val="none" w:sz="0" w:space="0" w:color="auto"/>
      </w:divBdr>
    </w:div>
    <w:div w:id="346292762">
      <w:marLeft w:val="0"/>
      <w:marRight w:val="0"/>
      <w:marTop w:val="0"/>
      <w:marBottom w:val="0"/>
      <w:divBdr>
        <w:top w:val="none" w:sz="0" w:space="0" w:color="auto"/>
        <w:left w:val="none" w:sz="0" w:space="0" w:color="auto"/>
        <w:bottom w:val="none" w:sz="0" w:space="0" w:color="auto"/>
        <w:right w:val="none" w:sz="0" w:space="0" w:color="auto"/>
      </w:divBdr>
    </w:div>
    <w:div w:id="346368026">
      <w:marLeft w:val="0"/>
      <w:marRight w:val="0"/>
      <w:marTop w:val="0"/>
      <w:marBottom w:val="0"/>
      <w:divBdr>
        <w:top w:val="none" w:sz="0" w:space="0" w:color="auto"/>
        <w:left w:val="none" w:sz="0" w:space="0" w:color="auto"/>
        <w:bottom w:val="none" w:sz="0" w:space="0" w:color="auto"/>
        <w:right w:val="none" w:sz="0" w:space="0" w:color="auto"/>
      </w:divBdr>
    </w:div>
    <w:div w:id="346443327">
      <w:marLeft w:val="0"/>
      <w:marRight w:val="0"/>
      <w:marTop w:val="0"/>
      <w:marBottom w:val="0"/>
      <w:divBdr>
        <w:top w:val="none" w:sz="0" w:space="0" w:color="auto"/>
        <w:left w:val="none" w:sz="0" w:space="0" w:color="auto"/>
        <w:bottom w:val="none" w:sz="0" w:space="0" w:color="auto"/>
        <w:right w:val="none" w:sz="0" w:space="0" w:color="auto"/>
      </w:divBdr>
    </w:div>
    <w:div w:id="346447957">
      <w:marLeft w:val="0"/>
      <w:marRight w:val="0"/>
      <w:marTop w:val="0"/>
      <w:marBottom w:val="0"/>
      <w:divBdr>
        <w:top w:val="none" w:sz="0" w:space="0" w:color="auto"/>
        <w:left w:val="none" w:sz="0" w:space="0" w:color="auto"/>
        <w:bottom w:val="none" w:sz="0" w:space="0" w:color="auto"/>
        <w:right w:val="none" w:sz="0" w:space="0" w:color="auto"/>
      </w:divBdr>
    </w:div>
    <w:div w:id="346491495">
      <w:marLeft w:val="0"/>
      <w:marRight w:val="0"/>
      <w:marTop w:val="0"/>
      <w:marBottom w:val="0"/>
      <w:divBdr>
        <w:top w:val="none" w:sz="0" w:space="0" w:color="auto"/>
        <w:left w:val="none" w:sz="0" w:space="0" w:color="auto"/>
        <w:bottom w:val="none" w:sz="0" w:space="0" w:color="auto"/>
        <w:right w:val="none" w:sz="0" w:space="0" w:color="auto"/>
      </w:divBdr>
    </w:div>
    <w:div w:id="346565896">
      <w:marLeft w:val="0"/>
      <w:marRight w:val="0"/>
      <w:marTop w:val="0"/>
      <w:marBottom w:val="0"/>
      <w:divBdr>
        <w:top w:val="none" w:sz="0" w:space="0" w:color="auto"/>
        <w:left w:val="none" w:sz="0" w:space="0" w:color="auto"/>
        <w:bottom w:val="none" w:sz="0" w:space="0" w:color="auto"/>
        <w:right w:val="none" w:sz="0" w:space="0" w:color="auto"/>
      </w:divBdr>
    </w:div>
    <w:div w:id="346638659">
      <w:marLeft w:val="0"/>
      <w:marRight w:val="0"/>
      <w:marTop w:val="0"/>
      <w:marBottom w:val="0"/>
      <w:divBdr>
        <w:top w:val="none" w:sz="0" w:space="0" w:color="auto"/>
        <w:left w:val="none" w:sz="0" w:space="0" w:color="auto"/>
        <w:bottom w:val="none" w:sz="0" w:space="0" w:color="auto"/>
        <w:right w:val="none" w:sz="0" w:space="0" w:color="auto"/>
      </w:divBdr>
    </w:div>
    <w:div w:id="346643438">
      <w:marLeft w:val="0"/>
      <w:marRight w:val="0"/>
      <w:marTop w:val="0"/>
      <w:marBottom w:val="0"/>
      <w:divBdr>
        <w:top w:val="none" w:sz="0" w:space="0" w:color="auto"/>
        <w:left w:val="none" w:sz="0" w:space="0" w:color="auto"/>
        <w:bottom w:val="none" w:sz="0" w:space="0" w:color="auto"/>
        <w:right w:val="none" w:sz="0" w:space="0" w:color="auto"/>
      </w:divBdr>
    </w:div>
    <w:div w:id="346685521">
      <w:marLeft w:val="0"/>
      <w:marRight w:val="0"/>
      <w:marTop w:val="0"/>
      <w:marBottom w:val="0"/>
      <w:divBdr>
        <w:top w:val="none" w:sz="0" w:space="0" w:color="auto"/>
        <w:left w:val="none" w:sz="0" w:space="0" w:color="auto"/>
        <w:bottom w:val="none" w:sz="0" w:space="0" w:color="auto"/>
        <w:right w:val="none" w:sz="0" w:space="0" w:color="auto"/>
      </w:divBdr>
    </w:div>
    <w:div w:id="346711907">
      <w:marLeft w:val="0"/>
      <w:marRight w:val="0"/>
      <w:marTop w:val="0"/>
      <w:marBottom w:val="0"/>
      <w:divBdr>
        <w:top w:val="none" w:sz="0" w:space="0" w:color="auto"/>
        <w:left w:val="none" w:sz="0" w:space="0" w:color="auto"/>
        <w:bottom w:val="none" w:sz="0" w:space="0" w:color="auto"/>
        <w:right w:val="none" w:sz="0" w:space="0" w:color="auto"/>
      </w:divBdr>
    </w:div>
    <w:div w:id="346758095">
      <w:marLeft w:val="0"/>
      <w:marRight w:val="0"/>
      <w:marTop w:val="0"/>
      <w:marBottom w:val="0"/>
      <w:divBdr>
        <w:top w:val="none" w:sz="0" w:space="0" w:color="auto"/>
        <w:left w:val="none" w:sz="0" w:space="0" w:color="auto"/>
        <w:bottom w:val="none" w:sz="0" w:space="0" w:color="auto"/>
        <w:right w:val="none" w:sz="0" w:space="0" w:color="auto"/>
      </w:divBdr>
    </w:div>
    <w:div w:id="346828491">
      <w:marLeft w:val="0"/>
      <w:marRight w:val="0"/>
      <w:marTop w:val="0"/>
      <w:marBottom w:val="0"/>
      <w:divBdr>
        <w:top w:val="none" w:sz="0" w:space="0" w:color="auto"/>
        <w:left w:val="none" w:sz="0" w:space="0" w:color="auto"/>
        <w:bottom w:val="none" w:sz="0" w:space="0" w:color="auto"/>
        <w:right w:val="none" w:sz="0" w:space="0" w:color="auto"/>
      </w:divBdr>
    </w:div>
    <w:div w:id="346906769">
      <w:marLeft w:val="0"/>
      <w:marRight w:val="0"/>
      <w:marTop w:val="0"/>
      <w:marBottom w:val="0"/>
      <w:divBdr>
        <w:top w:val="none" w:sz="0" w:space="0" w:color="auto"/>
        <w:left w:val="none" w:sz="0" w:space="0" w:color="auto"/>
        <w:bottom w:val="none" w:sz="0" w:space="0" w:color="auto"/>
        <w:right w:val="none" w:sz="0" w:space="0" w:color="auto"/>
      </w:divBdr>
    </w:div>
    <w:div w:id="346949253">
      <w:marLeft w:val="0"/>
      <w:marRight w:val="0"/>
      <w:marTop w:val="0"/>
      <w:marBottom w:val="0"/>
      <w:divBdr>
        <w:top w:val="none" w:sz="0" w:space="0" w:color="auto"/>
        <w:left w:val="none" w:sz="0" w:space="0" w:color="auto"/>
        <w:bottom w:val="none" w:sz="0" w:space="0" w:color="auto"/>
        <w:right w:val="none" w:sz="0" w:space="0" w:color="auto"/>
      </w:divBdr>
    </w:div>
    <w:div w:id="346952757">
      <w:marLeft w:val="0"/>
      <w:marRight w:val="0"/>
      <w:marTop w:val="0"/>
      <w:marBottom w:val="0"/>
      <w:divBdr>
        <w:top w:val="none" w:sz="0" w:space="0" w:color="auto"/>
        <w:left w:val="none" w:sz="0" w:space="0" w:color="auto"/>
        <w:bottom w:val="none" w:sz="0" w:space="0" w:color="auto"/>
        <w:right w:val="none" w:sz="0" w:space="0" w:color="auto"/>
      </w:divBdr>
    </w:div>
    <w:div w:id="347022896">
      <w:marLeft w:val="0"/>
      <w:marRight w:val="0"/>
      <w:marTop w:val="0"/>
      <w:marBottom w:val="0"/>
      <w:divBdr>
        <w:top w:val="none" w:sz="0" w:space="0" w:color="auto"/>
        <w:left w:val="none" w:sz="0" w:space="0" w:color="auto"/>
        <w:bottom w:val="none" w:sz="0" w:space="0" w:color="auto"/>
        <w:right w:val="none" w:sz="0" w:space="0" w:color="auto"/>
      </w:divBdr>
    </w:div>
    <w:div w:id="347029910">
      <w:marLeft w:val="0"/>
      <w:marRight w:val="0"/>
      <w:marTop w:val="0"/>
      <w:marBottom w:val="0"/>
      <w:divBdr>
        <w:top w:val="none" w:sz="0" w:space="0" w:color="auto"/>
        <w:left w:val="none" w:sz="0" w:space="0" w:color="auto"/>
        <w:bottom w:val="none" w:sz="0" w:space="0" w:color="auto"/>
        <w:right w:val="none" w:sz="0" w:space="0" w:color="auto"/>
      </w:divBdr>
    </w:div>
    <w:div w:id="347104451">
      <w:marLeft w:val="0"/>
      <w:marRight w:val="0"/>
      <w:marTop w:val="0"/>
      <w:marBottom w:val="0"/>
      <w:divBdr>
        <w:top w:val="none" w:sz="0" w:space="0" w:color="auto"/>
        <w:left w:val="none" w:sz="0" w:space="0" w:color="auto"/>
        <w:bottom w:val="none" w:sz="0" w:space="0" w:color="auto"/>
        <w:right w:val="none" w:sz="0" w:space="0" w:color="auto"/>
      </w:divBdr>
    </w:div>
    <w:div w:id="347144811">
      <w:bodyDiv w:val="1"/>
      <w:marLeft w:val="0"/>
      <w:marRight w:val="0"/>
      <w:marTop w:val="0"/>
      <w:marBottom w:val="0"/>
      <w:divBdr>
        <w:top w:val="none" w:sz="0" w:space="0" w:color="auto"/>
        <w:left w:val="none" w:sz="0" w:space="0" w:color="auto"/>
        <w:bottom w:val="none" w:sz="0" w:space="0" w:color="auto"/>
        <w:right w:val="none" w:sz="0" w:space="0" w:color="auto"/>
      </w:divBdr>
    </w:div>
    <w:div w:id="347174655">
      <w:marLeft w:val="0"/>
      <w:marRight w:val="0"/>
      <w:marTop w:val="0"/>
      <w:marBottom w:val="0"/>
      <w:divBdr>
        <w:top w:val="none" w:sz="0" w:space="0" w:color="auto"/>
        <w:left w:val="none" w:sz="0" w:space="0" w:color="auto"/>
        <w:bottom w:val="none" w:sz="0" w:space="0" w:color="auto"/>
        <w:right w:val="none" w:sz="0" w:space="0" w:color="auto"/>
      </w:divBdr>
    </w:div>
    <w:div w:id="347215405">
      <w:marLeft w:val="0"/>
      <w:marRight w:val="0"/>
      <w:marTop w:val="0"/>
      <w:marBottom w:val="0"/>
      <w:divBdr>
        <w:top w:val="none" w:sz="0" w:space="0" w:color="auto"/>
        <w:left w:val="none" w:sz="0" w:space="0" w:color="auto"/>
        <w:bottom w:val="none" w:sz="0" w:space="0" w:color="auto"/>
        <w:right w:val="none" w:sz="0" w:space="0" w:color="auto"/>
      </w:divBdr>
    </w:div>
    <w:div w:id="347216261">
      <w:marLeft w:val="0"/>
      <w:marRight w:val="0"/>
      <w:marTop w:val="0"/>
      <w:marBottom w:val="0"/>
      <w:divBdr>
        <w:top w:val="none" w:sz="0" w:space="0" w:color="auto"/>
        <w:left w:val="none" w:sz="0" w:space="0" w:color="auto"/>
        <w:bottom w:val="none" w:sz="0" w:space="0" w:color="auto"/>
        <w:right w:val="none" w:sz="0" w:space="0" w:color="auto"/>
      </w:divBdr>
    </w:div>
    <w:div w:id="347216687">
      <w:marLeft w:val="0"/>
      <w:marRight w:val="0"/>
      <w:marTop w:val="0"/>
      <w:marBottom w:val="0"/>
      <w:divBdr>
        <w:top w:val="none" w:sz="0" w:space="0" w:color="auto"/>
        <w:left w:val="none" w:sz="0" w:space="0" w:color="auto"/>
        <w:bottom w:val="none" w:sz="0" w:space="0" w:color="auto"/>
        <w:right w:val="none" w:sz="0" w:space="0" w:color="auto"/>
      </w:divBdr>
    </w:div>
    <w:div w:id="347220178">
      <w:marLeft w:val="0"/>
      <w:marRight w:val="0"/>
      <w:marTop w:val="0"/>
      <w:marBottom w:val="0"/>
      <w:divBdr>
        <w:top w:val="none" w:sz="0" w:space="0" w:color="auto"/>
        <w:left w:val="none" w:sz="0" w:space="0" w:color="auto"/>
        <w:bottom w:val="none" w:sz="0" w:space="0" w:color="auto"/>
        <w:right w:val="none" w:sz="0" w:space="0" w:color="auto"/>
      </w:divBdr>
    </w:div>
    <w:div w:id="347341779">
      <w:marLeft w:val="0"/>
      <w:marRight w:val="0"/>
      <w:marTop w:val="0"/>
      <w:marBottom w:val="0"/>
      <w:divBdr>
        <w:top w:val="none" w:sz="0" w:space="0" w:color="auto"/>
        <w:left w:val="none" w:sz="0" w:space="0" w:color="auto"/>
        <w:bottom w:val="none" w:sz="0" w:space="0" w:color="auto"/>
        <w:right w:val="none" w:sz="0" w:space="0" w:color="auto"/>
      </w:divBdr>
    </w:div>
    <w:div w:id="347372534">
      <w:marLeft w:val="0"/>
      <w:marRight w:val="0"/>
      <w:marTop w:val="0"/>
      <w:marBottom w:val="0"/>
      <w:divBdr>
        <w:top w:val="none" w:sz="0" w:space="0" w:color="auto"/>
        <w:left w:val="none" w:sz="0" w:space="0" w:color="auto"/>
        <w:bottom w:val="none" w:sz="0" w:space="0" w:color="auto"/>
        <w:right w:val="none" w:sz="0" w:space="0" w:color="auto"/>
      </w:divBdr>
    </w:div>
    <w:div w:id="347567918">
      <w:marLeft w:val="0"/>
      <w:marRight w:val="0"/>
      <w:marTop w:val="0"/>
      <w:marBottom w:val="0"/>
      <w:divBdr>
        <w:top w:val="none" w:sz="0" w:space="0" w:color="auto"/>
        <w:left w:val="none" w:sz="0" w:space="0" w:color="auto"/>
        <w:bottom w:val="none" w:sz="0" w:space="0" w:color="auto"/>
        <w:right w:val="none" w:sz="0" w:space="0" w:color="auto"/>
      </w:divBdr>
    </w:div>
    <w:div w:id="347567973">
      <w:marLeft w:val="0"/>
      <w:marRight w:val="0"/>
      <w:marTop w:val="0"/>
      <w:marBottom w:val="0"/>
      <w:divBdr>
        <w:top w:val="none" w:sz="0" w:space="0" w:color="auto"/>
        <w:left w:val="none" w:sz="0" w:space="0" w:color="auto"/>
        <w:bottom w:val="none" w:sz="0" w:space="0" w:color="auto"/>
        <w:right w:val="none" w:sz="0" w:space="0" w:color="auto"/>
      </w:divBdr>
    </w:div>
    <w:div w:id="347604895">
      <w:marLeft w:val="0"/>
      <w:marRight w:val="0"/>
      <w:marTop w:val="0"/>
      <w:marBottom w:val="0"/>
      <w:divBdr>
        <w:top w:val="none" w:sz="0" w:space="0" w:color="auto"/>
        <w:left w:val="none" w:sz="0" w:space="0" w:color="auto"/>
        <w:bottom w:val="none" w:sz="0" w:space="0" w:color="auto"/>
        <w:right w:val="none" w:sz="0" w:space="0" w:color="auto"/>
      </w:divBdr>
    </w:div>
    <w:div w:id="347605810">
      <w:marLeft w:val="0"/>
      <w:marRight w:val="0"/>
      <w:marTop w:val="0"/>
      <w:marBottom w:val="0"/>
      <w:divBdr>
        <w:top w:val="none" w:sz="0" w:space="0" w:color="auto"/>
        <w:left w:val="none" w:sz="0" w:space="0" w:color="auto"/>
        <w:bottom w:val="none" w:sz="0" w:space="0" w:color="auto"/>
        <w:right w:val="none" w:sz="0" w:space="0" w:color="auto"/>
      </w:divBdr>
    </w:div>
    <w:div w:id="347609015">
      <w:marLeft w:val="0"/>
      <w:marRight w:val="0"/>
      <w:marTop w:val="0"/>
      <w:marBottom w:val="0"/>
      <w:divBdr>
        <w:top w:val="none" w:sz="0" w:space="0" w:color="auto"/>
        <w:left w:val="none" w:sz="0" w:space="0" w:color="auto"/>
        <w:bottom w:val="none" w:sz="0" w:space="0" w:color="auto"/>
        <w:right w:val="none" w:sz="0" w:space="0" w:color="auto"/>
      </w:divBdr>
    </w:div>
    <w:div w:id="347802562">
      <w:marLeft w:val="0"/>
      <w:marRight w:val="0"/>
      <w:marTop w:val="0"/>
      <w:marBottom w:val="0"/>
      <w:divBdr>
        <w:top w:val="none" w:sz="0" w:space="0" w:color="auto"/>
        <w:left w:val="none" w:sz="0" w:space="0" w:color="auto"/>
        <w:bottom w:val="none" w:sz="0" w:space="0" w:color="auto"/>
        <w:right w:val="none" w:sz="0" w:space="0" w:color="auto"/>
      </w:divBdr>
    </w:div>
    <w:div w:id="347827317">
      <w:marLeft w:val="0"/>
      <w:marRight w:val="0"/>
      <w:marTop w:val="0"/>
      <w:marBottom w:val="0"/>
      <w:divBdr>
        <w:top w:val="none" w:sz="0" w:space="0" w:color="auto"/>
        <w:left w:val="none" w:sz="0" w:space="0" w:color="auto"/>
        <w:bottom w:val="none" w:sz="0" w:space="0" w:color="auto"/>
        <w:right w:val="none" w:sz="0" w:space="0" w:color="auto"/>
      </w:divBdr>
    </w:div>
    <w:div w:id="347875704">
      <w:bodyDiv w:val="1"/>
      <w:marLeft w:val="0"/>
      <w:marRight w:val="0"/>
      <w:marTop w:val="0"/>
      <w:marBottom w:val="0"/>
      <w:divBdr>
        <w:top w:val="none" w:sz="0" w:space="0" w:color="auto"/>
        <w:left w:val="none" w:sz="0" w:space="0" w:color="auto"/>
        <w:bottom w:val="none" w:sz="0" w:space="0" w:color="auto"/>
        <w:right w:val="none" w:sz="0" w:space="0" w:color="auto"/>
      </w:divBdr>
    </w:div>
    <w:div w:id="347950556">
      <w:marLeft w:val="0"/>
      <w:marRight w:val="0"/>
      <w:marTop w:val="0"/>
      <w:marBottom w:val="0"/>
      <w:divBdr>
        <w:top w:val="none" w:sz="0" w:space="0" w:color="auto"/>
        <w:left w:val="none" w:sz="0" w:space="0" w:color="auto"/>
        <w:bottom w:val="none" w:sz="0" w:space="0" w:color="auto"/>
        <w:right w:val="none" w:sz="0" w:space="0" w:color="auto"/>
      </w:divBdr>
    </w:div>
    <w:div w:id="348066541">
      <w:marLeft w:val="0"/>
      <w:marRight w:val="0"/>
      <w:marTop w:val="0"/>
      <w:marBottom w:val="0"/>
      <w:divBdr>
        <w:top w:val="none" w:sz="0" w:space="0" w:color="auto"/>
        <w:left w:val="none" w:sz="0" w:space="0" w:color="auto"/>
        <w:bottom w:val="none" w:sz="0" w:space="0" w:color="auto"/>
        <w:right w:val="none" w:sz="0" w:space="0" w:color="auto"/>
      </w:divBdr>
    </w:div>
    <w:div w:id="348223214">
      <w:marLeft w:val="0"/>
      <w:marRight w:val="0"/>
      <w:marTop w:val="0"/>
      <w:marBottom w:val="0"/>
      <w:divBdr>
        <w:top w:val="none" w:sz="0" w:space="0" w:color="auto"/>
        <w:left w:val="none" w:sz="0" w:space="0" w:color="auto"/>
        <w:bottom w:val="none" w:sz="0" w:space="0" w:color="auto"/>
        <w:right w:val="none" w:sz="0" w:space="0" w:color="auto"/>
      </w:divBdr>
    </w:div>
    <w:div w:id="348289684">
      <w:marLeft w:val="0"/>
      <w:marRight w:val="0"/>
      <w:marTop w:val="0"/>
      <w:marBottom w:val="0"/>
      <w:divBdr>
        <w:top w:val="none" w:sz="0" w:space="0" w:color="auto"/>
        <w:left w:val="none" w:sz="0" w:space="0" w:color="auto"/>
        <w:bottom w:val="none" w:sz="0" w:space="0" w:color="auto"/>
        <w:right w:val="none" w:sz="0" w:space="0" w:color="auto"/>
      </w:divBdr>
    </w:div>
    <w:div w:id="348331923">
      <w:marLeft w:val="0"/>
      <w:marRight w:val="0"/>
      <w:marTop w:val="0"/>
      <w:marBottom w:val="0"/>
      <w:divBdr>
        <w:top w:val="none" w:sz="0" w:space="0" w:color="auto"/>
        <w:left w:val="none" w:sz="0" w:space="0" w:color="auto"/>
        <w:bottom w:val="none" w:sz="0" w:space="0" w:color="auto"/>
        <w:right w:val="none" w:sz="0" w:space="0" w:color="auto"/>
      </w:divBdr>
    </w:div>
    <w:div w:id="348337564">
      <w:marLeft w:val="0"/>
      <w:marRight w:val="0"/>
      <w:marTop w:val="0"/>
      <w:marBottom w:val="0"/>
      <w:divBdr>
        <w:top w:val="none" w:sz="0" w:space="0" w:color="auto"/>
        <w:left w:val="none" w:sz="0" w:space="0" w:color="auto"/>
        <w:bottom w:val="none" w:sz="0" w:space="0" w:color="auto"/>
        <w:right w:val="none" w:sz="0" w:space="0" w:color="auto"/>
      </w:divBdr>
    </w:div>
    <w:div w:id="348455856">
      <w:marLeft w:val="0"/>
      <w:marRight w:val="0"/>
      <w:marTop w:val="0"/>
      <w:marBottom w:val="0"/>
      <w:divBdr>
        <w:top w:val="none" w:sz="0" w:space="0" w:color="auto"/>
        <w:left w:val="none" w:sz="0" w:space="0" w:color="auto"/>
        <w:bottom w:val="none" w:sz="0" w:space="0" w:color="auto"/>
        <w:right w:val="none" w:sz="0" w:space="0" w:color="auto"/>
      </w:divBdr>
    </w:div>
    <w:div w:id="348679213">
      <w:marLeft w:val="0"/>
      <w:marRight w:val="0"/>
      <w:marTop w:val="0"/>
      <w:marBottom w:val="0"/>
      <w:divBdr>
        <w:top w:val="none" w:sz="0" w:space="0" w:color="auto"/>
        <w:left w:val="none" w:sz="0" w:space="0" w:color="auto"/>
        <w:bottom w:val="none" w:sz="0" w:space="0" w:color="auto"/>
        <w:right w:val="none" w:sz="0" w:space="0" w:color="auto"/>
      </w:divBdr>
    </w:div>
    <w:div w:id="348794644">
      <w:marLeft w:val="0"/>
      <w:marRight w:val="0"/>
      <w:marTop w:val="0"/>
      <w:marBottom w:val="0"/>
      <w:divBdr>
        <w:top w:val="none" w:sz="0" w:space="0" w:color="auto"/>
        <w:left w:val="none" w:sz="0" w:space="0" w:color="auto"/>
        <w:bottom w:val="none" w:sz="0" w:space="0" w:color="auto"/>
        <w:right w:val="none" w:sz="0" w:space="0" w:color="auto"/>
      </w:divBdr>
    </w:div>
    <w:div w:id="348795596">
      <w:marLeft w:val="0"/>
      <w:marRight w:val="0"/>
      <w:marTop w:val="0"/>
      <w:marBottom w:val="0"/>
      <w:divBdr>
        <w:top w:val="none" w:sz="0" w:space="0" w:color="auto"/>
        <w:left w:val="none" w:sz="0" w:space="0" w:color="auto"/>
        <w:bottom w:val="none" w:sz="0" w:space="0" w:color="auto"/>
        <w:right w:val="none" w:sz="0" w:space="0" w:color="auto"/>
      </w:divBdr>
    </w:div>
    <w:div w:id="348874855">
      <w:marLeft w:val="0"/>
      <w:marRight w:val="0"/>
      <w:marTop w:val="0"/>
      <w:marBottom w:val="0"/>
      <w:divBdr>
        <w:top w:val="none" w:sz="0" w:space="0" w:color="auto"/>
        <w:left w:val="none" w:sz="0" w:space="0" w:color="auto"/>
        <w:bottom w:val="none" w:sz="0" w:space="0" w:color="auto"/>
        <w:right w:val="none" w:sz="0" w:space="0" w:color="auto"/>
      </w:divBdr>
    </w:div>
    <w:div w:id="348990069">
      <w:marLeft w:val="0"/>
      <w:marRight w:val="0"/>
      <w:marTop w:val="0"/>
      <w:marBottom w:val="0"/>
      <w:divBdr>
        <w:top w:val="none" w:sz="0" w:space="0" w:color="auto"/>
        <w:left w:val="none" w:sz="0" w:space="0" w:color="auto"/>
        <w:bottom w:val="none" w:sz="0" w:space="0" w:color="auto"/>
        <w:right w:val="none" w:sz="0" w:space="0" w:color="auto"/>
      </w:divBdr>
    </w:div>
    <w:div w:id="349069101">
      <w:marLeft w:val="0"/>
      <w:marRight w:val="0"/>
      <w:marTop w:val="0"/>
      <w:marBottom w:val="0"/>
      <w:divBdr>
        <w:top w:val="none" w:sz="0" w:space="0" w:color="auto"/>
        <w:left w:val="none" w:sz="0" w:space="0" w:color="auto"/>
        <w:bottom w:val="none" w:sz="0" w:space="0" w:color="auto"/>
        <w:right w:val="none" w:sz="0" w:space="0" w:color="auto"/>
      </w:divBdr>
    </w:div>
    <w:div w:id="349183541">
      <w:marLeft w:val="0"/>
      <w:marRight w:val="0"/>
      <w:marTop w:val="0"/>
      <w:marBottom w:val="0"/>
      <w:divBdr>
        <w:top w:val="none" w:sz="0" w:space="0" w:color="auto"/>
        <w:left w:val="none" w:sz="0" w:space="0" w:color="auto"/>
        <w:bottom w:val="none" w:sz="0" w:space="0" w:color="auto"/>
        <w:right w:val="none" w:sz="0" w:space="0" w:color="auto"/>
      </w:divBdr>
    </w:div>
    <w:div w:id="349184510">
      <w:marLeft w:val="0"/>
      <w:marRight w:val="0"/>
      <w:marTop w:val="0"/>
      <w:marBottom w:val="0"/>
      <w:divBdr>
        <w:top w:val="none" w:sz="0" w:space="0" w:color="auto"/>
        <w:left w:val="none" w:sz="0" w:space="0" w:color="auto"/>
        <w:bottom w:val="none" w:sz="0" w:space="0" w:color="auto"/>
        <w:right w:val="none" w:sz="0" w:space="0" w:color="auto"/>
      </w:divBdr>
    </w:div>
    <w:div w:id="349185404">
      <w:marLeft w:val="0"/>
      <w:marRight w:val="0"/>
      <w:marTop w:val="0"/>
      <w:marBottom w:val="0"/>
      <w:divBdr>
        <w:top w:val="none" w:sz="0" w:space="0" w:color="auto"/>
        <w:left w:val="none" w:sz="0" w:space="0" w:color="auto"/>
        <w:bottom w:val="none" w:sz="0" w:space="0" w:color="auto"/>
        <w:right w:val="none" w:sz="0" w:space="0" w:color="auto"/>
      </w:divBdr>
    </w:div>
    <w:div w:id="349262394">
      <w:marLeft w:val="0"/>
      <w:marRight w:val="0"/>
      <w:marTop w:val="0"/>
      <w:marBottom w:val="0"/>
      <w:divBdr>
        <w:top w:val="none" w:sz="0" w:space="0" w:color="auto"/>
        <w:left w:val="none" w:sz="0" w:space="0" w:color="auto"/>
        <w:bottom w:val="none" w:sz="0" w:space="0" w:color="auto"/>
        <w:right w:val="none" w:sz="0" w:space="0" w:color="auto"/>
      </w:divBdr>
    </w:div>
    <w:div w:id="349331621">
      <w:marLeft w:val="0"/>
      <w:marRight w:val="0"/>
      <w:marTop w:val="0"/>
      <w:marBottom w:val="0"/>
      <w:divBdr>
        <w:top w:val="none" w:sz="0" w:space="0" w:color="auto"/>
        <w:left w:val="none" w:sz="0" w:space="0" w:color="auto"/>
        <w:bottom w:val="none" w:sz="0" w:space="0" w:color="auto"/>
        <w:right w:val="none" w:sz="0" w:space="0" w:color="auto"/>
      </w:divBdr>
    </w:div>
    <w:div w:id="349333779">
      <w:marLeft w:val="0"/>
      <w:marRight w:val="0"/>
      <w:marTop w:val="0"/>
      <w:marBottom w:val="0"/>
      <w:divBdr>
        <w:top w:val="none" w:sz="0" w:space="0" w:color="auto"/>
        <w:left w:val="none" w:sz="0" w:space="0" w:color="auto"/>
        <w:bottom w:val="none" w:sz="0" w:space="0" w:color="auto"/>
        <w:right w:val="none" w:sz="0" w:space="0" w:color="auto"/>
      </w:divBdr>
    </w:div>
    <w:div w:id="349382549">
      <w:marLeft w:val="0"/>
      <w:marRight w:val="0"/>
      <w:marTop w:val="0"/>
      <w:marBottom w:val="0"/>
      <w:divBdr>
        <w:top w:val="none" w:sz="0" w:space="0" w:color="auto"/>
        <w:left w:val="none" w:sz="0" w:space="0" w:color="auto"/>
        <w:bottom w:val="none" w:sz="0" w:space="0" w:color="auto"/>
        <w:right w:val="none" w:sz="0" w:space="0" w:color="auto"/>
      </w:divBdr>
    </w:div>
    <w:div w:id="349528488">
      <w:marLeft w:val="0"/>
      <w:marRight w:val="0"/>
      <w:marTop w:val="0"/>
      <w:marBottom w:val="0"/>
      <w:divBdr>
        <w:top w:val="none" w:sz="0" w:space="0" w:color="auto"/>
        <w:left w:val="none" w:sz="0" w:space="0" w:color="auto"/>
        <w:bottom w:val="none" w:sz="0" w:space="0" w:color="auto"/>
        <w:right w:val="none" w:sz="0" w:space="0" w:color="auto"/>
      </w:divBdr>
    </w:div>
    <w:div w:id="349718055">
      <w:marLeft w:val="0"/>
      <w:marRight w:val="0"/>
      <w:marTop w:val="0"/>
      <w:marBottom w:val="0"/>
      <w:divBdr>
        <w:top w:val="none" w:sz="0" w:space="0" w:color="auto"/>
        <w:left w:val="none" w:sz="0" w:space="0" w:color="auto"/>
        <w:bottom w:val="none" w:sz="0" w:space="0" w:color="auto"/>
        <w:right w:val="none" w:sz="0" w:space="0" w:color="auto"/>
      </w:divBdr>
    </w:div>
    <w:div w:id="349719768">
      <w:marLeft w:val="0"/>
      <w:marRight w:val="0"/>
      <w:marTop w:val="0"/>
      <w:marBottom w:val="0"/>
      <w:divBdr>
        <w:top w:val="none" w:sz="0" w:space="0" w:color="auto"/>
        <w:left w:val="none" w:sz="0" w:space="0" w:color="auto"/>
        <w:bottom w:val="none" w:sz="0" w:space="0" w:color="auto"/>
        <w:right w:val="none" w:sz="0" w:space="0" w:color="auto"/>
      </w:divBdr>
    </w:div>
    <w:div w:id="349721189">
      <w:marLeft w:val="0"/>
      <w:marRight w:val="0"/>
      <w:marTop w:val="0"/>
      <w:marBottom w:val="0"/>
      <w:divBdr>
        <w:top w:val="none" w:sz="0" w:space="0" w:color="auto"/>
        <w:left w:val="none" w:sz="0" w:space="0" w:color="auto"/>
        <w:bottom w:val="none" w:sz="0" w:space="0" w:color="auto"/>
        <w:right w:val="none" w:sz="0" w:space="0" w:color="auto"/>
      </w:divBdr>
    </w:div>
    <w:div w:id="349722229">
      <w:marLeft w:val="0"/>
      <w:marRight w:val="0"/>
      <w:marTop w:val="0"/>
      <w:marBottom w:val="0"/>
      <w:divBdr>
        <w:top w:val="none" w:sz="0" w:space="0" w:color="auto"/>
        <w:left w:val="none" w:sz="0" w:space="0" w:color="auto"/>
        <w:bottom w:val="none" w:sz="0" w:space="0" w:color="auto"/>
        <w:right w:val="none" w:sz="0" w:space="0" w:color="auto"/>
      </w:divBdr>
    </w:div>
    <w:div w:id="349724400">
      <w:marLeft w:val="0"/>
      <w:marRight w:val="0"/>
      <w:marTop w:val="0"/>
      <w:marBottom w:val="0"/>
      <w:divBdr>
        <w:top w:val="none" w:sz="0" w:space="0" w:color="auto"/>
        <w:left w:val="none" w:sz="0" w:space="0" w:color="auto"/>
        <w:bottom w:val="none" w:sz="0" w:space="0" w:color="auto"/>
        <w:right w:val="none" w:sz="0" w:space="0" w:color="auto"/>
      </w:divBdr>
    </w:div>
    <w:div w:id="349794281">
      <w:bodyDiv w:val="1"/>
      <w:marLeft w:val="0"/>
      <w:marRight w:val="0"/>
      <w:marTop w:val="0"/>
      <w:marBottom w:val="0"/>
      <w:divBdr>
        <w:top w:val="none" w:sz="0" w:space="0" w:color="auto"/>
        <w:left w:val="none" w:sz="0" w:space="0" w:color="auto"/>
        <w:bottom w:val="none" w:sz="0" w:space="0" w:color="auto"/>
        <w:right w:val="none" w:sz="0" w:space="0" w:color="auto"/>
      </w:divBdr>
    </w:div>
    <w:div w:id="349836742">
      <w:marLeft w:val="0"/>
      <w:marRight w:val="0"/>
      <w:marTop w:val="0"/>
      <w:marBottom w:val="0"/>
      <w:divBdr>
        <w:top w:val="none" w:sz="0" w:space="0" w:color="auto"/>
        <w:left w:val="none" w:sz="0" w:space="0" w:color="auto"/>
        <w:bottom w:val="none" w:sz="0" w:space="0" w:color="auto"/>
        <w:right w:val="none" w:sz="0" w:space="0" w:color="auto"/>
      </w:divBdr>
    </w:div>
    <w:div w:id="349912562">
      <w:marLeft w:val="0"/>
      <w:marRight w:val="0"/>
      <w:marTop w:val="0"/>
      <w:marBottom w:val="0"/>
      <w:divBdr>
        <w:top w:val="none" w:sz="0" w:space="0" w:color="auto"/>
        <w:left w:val="none" w:sz="0" w:space="0" w:color="auto"/>
        <w:bottom w:val="none" w:sz="0" w:space="0" w:color="auto"/>
        <w:right w:val="none" w:sz="0" w:space="0" w:color="auto"/>
      </w:divBdr>
    </w:div>
    <w:div w:id="349916206">
      <w:marLeft w:val="0"/>
      <w:marRight w:val="0"/>
      <w:marTop w:val="0"/>
      <w:marBottom w:val="0"/>
      <w:divBdr>
        <w:top w:val="none" w:sz="0" w:space="0" w:color="auto"/>
        <w:left w:val="none" w:sz="0" w:space="0" w:color="auto"/>
        <w:bottom w:val="none" w:sz="0" w:space="0" w:color="auto"/>
        <w:right w:val="none" w:sz="0" w:space="0" w:color="auto"/>
      </w:divBdr>
    </w:div>
    <w:div w:id="349916623">
      <w:marLeft w:val="0"/>
      <w:marRight w:val="0"/>
      <w:marTop w:val="0"/>
      <w:marBottom w:val="0"/>
      <w:divBdr>
        <w:top w:val="none" w:sz="0" w:space="0" w:color="auto"/>
        <w:left w:val="none" w:sz="0" w:space="0" w:color="auto"/>
        <w:bottom w:val="none" w:sz="0" w:space="0" w:color="auto"/>
        <w:right w:val="none" w:sz="0" w:space="0" w:color="auto"/>
      </w:divBdr>
    </w:div>
    <w:div w:id="349920516">
      <w:bodyDiv w:val="1"/>
      <w:marLeft w:val="0"/>
      <w:marRight w:val="0"/>
      <w:marTop w:val="0"/>
      <w:marBottom w:val="0"/>
      <w:divBdr>
        <w:top w:val="none" w:sz="0" w:space="0" w:color="auto"/>
        <w:left w:val="none" w:sz="0" w:space="0" w:color="auto"/>
        <w:bottom w:val="none" w:sz="0" w:space="0" w:color="auto"/>
        <w:right w:val="none" w:sz="0" w:space="0" w:color="auto"/>
      </w:divBdr>
    </w:div>
    <w:div w:id="349987967">
      <w:marLeft w:val="0"/>
      <w:marRight w:val="0"/>
      <w:marTop w:val="0"/>
      <w:marBottom w:val="0"/>
      <w:divBdr>
        <w:top w:val="none" w:sz="0" w:space="0" w:color="auto"/>
        <w:left w:val="none" w:sz="0" w:space="0" w:color="auto"/>
        <w:bottom w:val="none" w:sz="0" w:space="0" w:color="auto"/>
        <w:right w:val="none" w:sz="0" w:space="0" w:color="auto"/>
      </w:divBdr>
    </w:div>
    <w:div w:id="349991274">
      <w:marLeft w:val="0"/>
      <w:marRight w:val="0"/>
      <w:marTop w:val="0"/>
      <w:marBottom w:val="0"/>
      <w:divBdr>
        <w:top w:val="none" w:sz="0" w:space="0" w:color="auto"/>
        <w:left w:val="none" w:sz="0" w:space="0" w:color="auto"/>
        <w:bottom w:val="none" w:sz="0" w:space="0" w:color="auto"/>
        <w:right w:val="none" w:sz="0" w:space="0" w:color="auto"/>
      </w:divBdr>
    </w:div>
    <w:div w:id="349993996">
      <w:marLeft w:val="0"/>
      <w:marRight w:val="0"/>
      <w:marTop w:val="0"/>
      <w:marBottom w:val="0"/>
      <w:divBdr>
        <w:top w:val="none" w:sz="0" w:space="0" w:color="auto"/>
        <w:left w:val="none" w:sz="0" w:space="0" w:color="auto"/>
        <w:bottom w:val="none" w:sz="0" w:space="0" w:color="auto"/>
        <w:right w:val="none" w:sz="0" w:space="0" w:color="auto"/>
      </w:divBdr>
    </w:div>
    <w:div w:id="350111704">
      <w:marLeft w:val="0"/>
      <w:marRight w:val="0"/>
      <w:marTop w:val="0"/>
      <w:marBottom w:val="0"/>
      <w:divBdr>
        <w:top w:val="none" w:sz="0" w:space="0" w:color="auto"/>
        <w:left w:val="none" w:sz="0" w:space="0" w:color="auto"/>
        <w:bottom w:val="none" w:sz="0" w:space="0" w:color="auto"/>
        <w:right w:val="none" w:sz="0" w:space="0" w:color="auto"/>
      </w:divBdr>
    </w:div>
    <w:div w:id="350180794">
      <w:marLeft w:val="0"/>
      <w:marRight w:val="0"/>
      <w:marTop w:val="0"/>
      <w:marBottom w:val="0"/>
      <w:divBdr>
        <w:top w:val="none" w:sz="0" w:space="0" w:color="auto"/>
        <w:left w:val="none" w:sz="0" w:space="0" w:color="auto"/>
        <w:bottom w:val="none" w:sz="0" w:space="0" w:color="auto"/>
        <w:right w:val="none" w:sz="0" w:space="0" w:color="auto"/>
      </w:divBdr>
    </w:div>
    <w:div w:id="350182508">
      <w:marLeft w:val="0"/>
      <w:marRight w:val="0"/>
      <w:marTop w:val="0"/>
      <w:marBottom w:val="0"/>
      <w:divBdr>
        <w:top w:val="none" w:sz="0" w:space="0" w:color="auto"/>
        <w:left w:val="none" w:sz="0" w:space="0" w:color="auto"/>
        <w:bottom w:val="none" w:sz="0" w:space="0" w:color="auto"/>
        <w:right w:val="none" w:sz="0" w:space="0" w:color="auto"/>
      </w:divBdr>
    </w:div>
    <w:div w:id="350185915">
      <w:marLeft w:val="0"/>
      <w:marRight w:val="0"/>
      <w:marTop w:val="0"/>
      <w:marBottom w:val="0"/>
      <w:divBdr>
        <w:top w:val="none" w:sz="0" w:space="0" w:color="auto"/>
        <w:left w:val="none" w:sz="0" w:space="0" w:color="auto"/>
        <w:bottom w:val="none" w:sz="0" w:space="0" w:color="auto"/>
        <w:right w:val="none" w:sz="0" w:space="0" w:color="auto"/>
      </w:divBdr>
    </w:div>
    <w:div w:id="350229300">
      <w:marLeft w:val="0"/>
      <w:marRight w:val="0"/>
      <w:marTop w:val="0"/>
      <w:marBottom w:val="0"/>
      <w:divBdr>
        <w:top w:val="none" w:sz="0" w:space="0" w:color="auto"/>
        <w:left w:val="none" w:sz="0" w:space="0" w:color="auto"/>
        <w:bottom w:val="none" w:sz="0" w:space="0" w:color="auto"/>
        <w:right w:val="none" w:sz="0" w:space="0" w:color="auto"/>
      </w:divBdr>
    </w:div>
    <w:div w:id="350450963">
      <w:marLeft w:val="0"/>
      <w:marRight w:val="0"/>
      <w:marTop w:val="0"/>
      <w:marBottom w:val="0"/>
      <w:divBdr>
        <w:top w:val="none" w:sz="0" w:space="0" w:color="auto"/>
        <w:left w:val="none" w:sz="0" w:space="0" w:color="auto"/>
        <w:bottom w:val="none" w:sz="0" w:space="0" w:color="auto"/>
        <w:right w:val="none" w:sz="0" w:space="0" w:color="auto"/>
      </w:divBdr>
    </w:div>
    <w:div w:id="350492058">
      <w:marLeft w:val="0"/>
      <w:marRight w:val="0"/>
      <w:marTop w:val="0"/>
      <w:marBottom w:val="0"/>
      <w:divBdr>
        <w:top w:val="none" w:sz="0" w:space="0" w:color="auto"/>
        <w:left w:val="none" w:sz="0" w:space="0" w:color="auto"/>
        <w:bottom w:val="none" w:sz="0" w:space="0" w:color="auto"/>
        <w:right w:val="none" w:sz="0" w:space="0" w:color="auto"/>
      </w:divBdr>
    </w:div>
    <w:div w:id="350496983">
      <w:marLeft w:val="0"/>
      <w:marRight w:val="0"/>
      <w:marTop w:val="0"/>
      <w:marBottom w:val="0"/>
      <w:divBdr>
        <w:top w:val="none" w:sz="0" w:space="0" w:color="auto"/>
        <w:left w:val="none" w:sz="0" w:space="0" w:color="auto"/>
        <w:bottom w:val="none" w:sz="0" w:space="0" w:color="auto"/>
        <w:right w:val="none" w:sz="0" w:space="0" w:color="auto"/>
      </w:divBdr>
    </w:div>
    <w:div w:id="350839059">
      <w:marLeft w:val="0"/>
      <w:marRight w:val="0"/>
      <w:marTop w:val="0"/>
      <w:marBottom w:val="0"/>
      <w:divBdr>
        <w:top w:val="none" w:sz="0" w:space="0" w:color="auto"/>
        <w:left w:val="none" w:sz="0" w:space="0" w:color="auto"/>
        <w:bottom w:val="none" w:sz="0" w:space="0" w:color="auto"/>
        <w:right w:val="none" w:sz="0" w:space="0" w:color="auto"/>
      </w:divBdr>
    </w:div>
    <w:div w:id="350842102">
      <w:marLeft w:val="0"/>
      <w:marRight w:val="0"/>
      <w:marTop w:val="0"/>
      <w:marBottom w:val="0"/>
      <w:divBdr>
        <w:top w:val="none" w:sz="0" w:space="0" w:color="auto"/>
        <w:left w:val="none" w:sz="0" w:space="0" w:color="auto"/>
        <w:bottom w:val="none" w:sz="0" w:space="0" w:color="auto"/>
        <w:right w:val="none" w:sz="0" w:space="0" w:color="auto"/>
      </w:divBdr>
    </w:div>
    <w:div w:id="350881751">
      <w:marLeft w:val="0"/>
      <w:marRight w:val="0"/>
      <w:marTop w:val="0"/>
      <w:marBottom w:val="0"/>
      <w:divBdr>
        <w:top w:val="none" w:sz="0" w:space="0" w:color="auto"/>
        <w:left w:val="none" w:sz="0" w:space="0" w:color="auto"/>
        <w:bottom w:val="none" w:sz="0" w:space="0" w:color="auto"/>
        <w:right w:val="none" w:sz="0" w:space="0" w:color="auto"/>
      </w:divBdr>
    </w:div>
    <w:div w:id="350957620">
      <w:marLeft w:val="0"/>
      <w:marRight w:val="0"/>
      <w:marTop w:val="0"/>
      <w:marBottom w:val="0"/>
      <w:divBdr>
        <w:top w:val="none" w:sz="0" w:space="0" w:color="auto"/>
        <w:left w:val="none" w:sz="0" w:space="0" w:color="auto"/>
        <w:bottom w:val="none" w:sz="0" w:space="0" w:color="auto"/>
        <w:right w:val="none" w:sz="0" w:space="0" w:color="auto"/>
      </w:divBdr>
    </w:div>
    <w:div w:id="351105364">
      <w:marLeft w:val="0"/>
      <w:marRight w:val="0"/>
      <w:marTop w:val="0"/>
      <w:marBottom w:val="0"/>
      <w:divBdr>
        <w:top w:val="none" w:sz="0" w:space="0" w:color="auto"/>
        <w:left w:val="none" w:sz="0" w:space="0" w:color="auto"/>
        <w:bottom w:val="none" w:sz="0" w:space="0" w:color="auto"/>
        <w:right w:val="none" w:sz="0" w:space="0" w:color="auto"/>
      </w:divBdr>
    </w:div>
    <w:div w:id="351153269">
      <w:marLeft w:val="0"/>
      <w:marRight w:val="0"/>
      <w:marTop w:val="0"/>
      <w:marBottom w:val="0"/>
      <w:divBdr>
        <w:top w:val="none" w:sz="0" w:space="0" w:color="auto"/>
        <w:left w:val="none" w:sz="0" w:space="0" w:color="auto"/>
        <w:bottom w:val="none" w:sz="0" w:space="0" w:color="auto"/>
        <w:right w:val="none" w:sz="0" w:space="0" w:color="auto"/>
      </w:divBdr>
    </w:div>
    <w:div w:id="351154123">
      <w:marLeft w:val="0"/>
      <w:marRight w:val="0"/>
      <w:marTop w:val="0"/>
      <w:marBottom w:val="0"/>
      <w:divBdr>
        <w:top w:val="none" w:sz="0" w:space="0" w:color="auto"/>
        <w:left w:val="none" w:sz="0" w:space="0" w:color="auto"/>
        <w:bottom w:val="none" w:sz="0" w:space="0" w:color="auto"/>
        <w:right w:val="none" w:sz="0" w:space="0" w:color="auto"/>
      </w:divBdr>
    </w:div>
    <w:div w:id="351226981">
      <w:marLeft w:val="0"/>
      <w:marRight w:val="0"/>
      <w:marTop w:val="0"/>
      <w:marBottom w:val="0"/>
      <w:divBdr>
        <w:top w:val="none" w:sz="0" w:space="0" w:color="auto"/>
        <w:left w:val="none" w:sz="0" w:space="0" w:color="auto"/>
        <w:bottom w:val="none" w:sz="0" w:space="0" w:color="auto"/>
        <w:right w:val="none" w:sz="0" w:space="0" w:color="auto"/>
      </w:divBdr>
    </w:div>
    <w:div w:id="351298579">
      <w:marLeft w:val="0"/>
      <w:marRight w:val="0"/>
      <w:marTop w:val="0"/>
      <w:marBottom w:val="0"/>
      <w:divBdr>
        <w:top w:val="none" w:sz="0" w:space="0" w:color="auto"/>
        <w:left w:val="none" w:sz="0" w:space="0" w:color="auto"/>
        <w:bottom w:val="none" w:sz="0" w:space="0" w:color="auto"/>
        <w:right w:val="none" w:sz="0" w:space="0" w:color="auto"/>
      </w:divBdr>
    </w:div>
    <w:div w:id="351340681">
      <w:marLeft w:val="0"/>
      <w:marRight w:val="0"/>
      <w:marTop w:val="0"/>
      <w:marBottom w:val="0"/>
      <w:divBdr>
        <w:top w:val="none" w:sz="0" w:space="0" w:color="auto"/>
        <w:left w:val="none" w:sz="0" w:space="0" w:color="auto"/>
        <w:bottom w:val="none" w:sz="0" w:space="0" w:color="auto"/>
        <w:right w:val="none" w:sz="0" w:space="0" w:color="auto"/>
      </w:divBdr>
    </w:div>
    <w:div w:id="351418075">
      <w:marLeft w:val="0"/>
      <w:marRight w:val="0"/>
      <w:marTop w:val="0"/>
      <w:marBottom w:val="0"/>
      <w:divBdr>
        <w:top w:val="none" w:sz="0" w:space="0" w:color="auto"/>
        <w:left w:val="none" w:sz="0" w:space="0" w:color="auto"/>
        <w:bottom w:val="none" w:sz="0" w:space="0" w:color="auto"/>
        <w:right w:val="none" w:sz="0" w:space="0" w:color="auto"/>
      </w:divBdr>
    </w:div>
    <w:div w:id="351494201">
      <w:marLeft w:val="0"/>
      <w:marRight w:val="0"/>
      <w:marTop w:val="0"/>
      <w:marBottom w:val="0"/>
      <w:divBdr>
        <w:top w:val="none" w:sz="0" w:space="0" w:color="auto"/>
        <w:left w:val="none" w:sz="0" w:space="0" w:color="auto"/>
        <w:bottom w:val="none" w:sz="0" w:space="0" w:color="auto"/>
        <w:right w:val="none" w:sz="0" w:space="0" w:color="auto"/>
      </w:divBdr>
    </w:div>
    <w:div w:id="351607984">
      <w:marLeft w:val="0"/>
      <w:marRight w:val="0"/>
      <w:marTop w:val="0"/>
      <w:marBottom w:val="0"/>
      <w:divBdr>
        <w:top w:val="none" w:sz="0" w:space="0" w:color="auto"/>
        <w:left w:val="none" w:sz="0" w:space="0" w:color="auto"/>
        <w:bottom w:val="none" w:sz="0" w:space="0" w:color="auto"/>
        <w:right w:val="none" w:sz="0" w:space="0" w:color="auto"/>
      </w:divBdr>
    </w:div>
    <w:div w:id="351608436">
      <w:marLeft w:val="0"/>
      <w:marRight w:val="0"/>
      <w:marTop w:val="0"/>
      <w:marBottom w:val="0"/>
      <w:divBdr>
        <w:top w:val="none" w:sz="0" w:space="0" w:color="auto"/>
        <w:left w:val="none" w:sz="0" w:space="0" w:color="auto"/>
        <w:bottom w:val="none" w:sz="0" w:space="0" w:color="auto"/>
        <w:right w:val="none" w:sz="0" w:space="0" w:color="auto"/>
      </w:divBdr>
    </w:div>
    <w:div w:id="351683908">
      <w:marLeft w:val="0"/>
      <w:marRight w:val="0"/>
      <w:marTop w:val="0"/>
      <w:marBottom w:val="0"/>
      <w:divBdr>
        <w:top w:val="none" w:sz="0" w:space="0" w:color="auto"/>
        <w:left w:val="none" w:sz="0" w:space="0" w:color="auto"/>
        <w:bottom w:val="none" w:sz="0" w:space="0" w:color="auto"/>
        <w:right w:val="none" w:sz="0" w:space="0" w:color="auto"/>
      </w:divBdr>
    </w:div>
    <w:div w:id="351688227">
      <w:marLeft w:val="0"/>
      <w:marRight w:val="0"/>
      <w:marTop w:val="0"/>
      <w:marBottom w:val="0"/>
      <w:divBdr>
        <w:top w:val="none" w:sz="0" w:space="0" w:color="auto"/>
        <w:left w:val="none" w:sz="0" w:space="0" w:color="auto"/>
        <w:bottom w:val="none" w:sz="0" w:space="0" w:color="auto"/>
        <w:right w:val="none" w:sz="0" w:space="0" w:color="auto"/>
      </w:divBdr>
    </w:div>
    <w:div w:id="351688228">
      <w:marLeft w:val="0"/>
      <w:marRight w:val="0"/>
      <w:marTop w:val="0"/>
      <w:marBottom w:val="0"/>
      <w:divBdr>
        <w:top w:val="none" w:sz="0" w:space="0" w:color="auto"/>
        <w:left w:val="none" w:sz="0" w:space="0" w:color="auto"/>
        <w:bottom w:val="none" w:sz="0" w:space="0" w:color="auto"/>
        <w:right w:val="none" w:sz="0" w:space="0" w:color="auto"/>
      </w:divBdr>
    </w:div>
    <w:div w:id="351734744">
      <w:marLeft w:val="0"/>
      <w:marRight w:val="0"/>
      <w:marTop w:val="0"/>
      <w:marBottom w:val="0"/>
      <w:divBdr>
        <w:top w:val="none" w:sz="0" w:space="0" w:color="auto"/>
        <w:left w:val="none" w:sz="0" w:space="0" w:color="auto"/>
        <w:bottom w:val="none" w:sz="0" w:space="0" w:color="auto"/>
        <w:right w:val="none" w:sz="0" w:space="0" w:color="auto"/>
      </w:divBdr>
    </w:div>
    <w:div w:id="351802831">
      <w:marLeft w:val="0"/>
      <w:marRight w:val="0"/>
      <w:marTop w:val="0"/>
      <w:marBottom w:val="0"/>
      <w:divBdr>
        <w:top w:val="none" w:sz="0" w:space="0" w:color="auto"/>
        <w:left w:val="none" w:sz="0" w:space="0" w:color="auto"/>
        <w:bottom w:val="none" w:sz="0" w:space="0" w:color="auto"/>
        <w:right w:val="none" w:sz="0" w:space="0" w:color="auto"/>
      </w:divBdr>
    </w:div>
    <w:div w:id="351884146">
      <w:marLeft w:val="0"/>
      <w:marRight w:val="0"/>
      <w:marTop w:val="0"/>
      <w:marBottom w:val="0"/>
      <w:divBdr>
        <w:top w:val="none" w:sz="0" w:space="0" w:color="auto"/>
        <w:left w:val="none" w:sz="0" w:space="0" w:color="auto"/>
        <w:bottom w:val="none" w:sz="0" w:space="0" w:color="auto"/>
        <w:right w:val="none" w:sz="0" w:space="0" w:color="auto"/>
      </w:divBdr>
    </w:div>
    <w:div w:id="351884283">
      <w:marLeft w:val="0"/>
      <w:marRight w:val="0"/>
      <w:marTop w:val="0"/>
      <w:marBottom w:val="0"/>
      <w:divBdr>
        <w:top w:val="none" w:sz="0" w:space="0" w:color="auto"/>
        <w:left w:val="none" w:sz="0" w:space="0" w:color="auto"/>
        <w:bottom w:val="none" w:sz="0" w:space="0" w:color="auto"/>
        <w:right w:val="none" w:sz="0" w:space="0" w:color="auto"/>
      </w:divBdr>
    </w:div>
    <w:div w:id="352151034">
      <w:marLeft w:val="0"/>
      <w:marRight w:val="0"/>
      <w:marTop w:val="0"/>
      <w:marBottom w:val="0"/>
      <w:divBdr>
        <w:top w:val="none" w:sz="0" w:space="0" w:color="auto"/>
        <w:left w:val="none" w:sz="0" w:space="0" w:color="auto"/>
        <w:bottom w:val="none" w:sz="0" w:space="0" w:color="auto"/>
        <w:right w:val="none" w:sz="0" w:space="0" w:color="auto"/>
      </w:divBdr>
    </w:div>
    <w:div w:id="352338757">
      <w:marLeft w:val="0"/>
      <w:marRight w:val="0"/>
      <w:marTop w:val="0"/>
      <w:marBottom w:val="0"/>
      <w:divBdr>
        <w:top w:val="none" w:sz="0" w:space="0" w:color="auto"/>
        <w:left w:val="none" w:sz="0" w:space="0" w:color="auto"/>
        <w:bottom w:val="none" w:sz="0" w:space="0" w:color="auto"/>
        <w:right w:val="none" w:sz="0" w:space="0" w:color="auto"/>
      </w:divBdr>
    </w:div>
    <w:div w:id="352341611">
      <w:marLeft w:val="0"/>
      <w:marRight w:val="0"/>
      <w:marTop w:val="0"/>
      <w:marBottom w:val="0"/>
      <w:divBdr>
        <w:top w:val="none" w:sz="0" w:space="0" w:color="auto"/>
        <w:left w:val="none" w:sz="0" w:space="0" w:color="auto"/>
        <w:bottom w:val="none" w:sz="0" w:space="0" w:color="auto"/>
        <w:right w:val="none" w:sz="0" w:space="0" w:color="auto"/>
      </w:divBdr>
    </w:div>
    <w:div w:id="352390895">
      <w:marLeft w:val="0"/>
      <w:marRight w:val="0"/>
      <w:marTop w:val="0"/>
      <w:marBottom w:val="0"/>
      <w:divBdr>
        <w:top w:val="none" w:sz="0" w:space="0" w:color="auto"/>
        <w:left w:val="none" w:sz="0" w:space="0" w:color="auto"/>
        <w:bottom w:val="none" w:sz="0" w:space="0" w:color="auto"/>
        <w:right w:val="none" w:sz="0" w:space="0" w:color="auto"/>
      </w:divBdr>
    </w:div>
    <w:div w:id="352419535">
      <w:marLeft w:val="0"/>
      <w:marRight w:val="0"/>
      <w:marTop w:val="0"/>
      <w:marBottom w:val="0"/>
      <w:divBdr>
        <w:top w:val="none" w:sz="0" w:space="0" w:color="auto"/>
        <w:left w:val="none" w:sz="0" w:space="0" w:color="auto"/>
        <w:bottom w:val="none" w:sz="0" w:space="0" w:color="auto"/>
        <w:right w:val="none" w:sz="0" w:space="0" w:color="auto"/>
      </w:divBdr>
    </w:div>
    <w:div w:id="352611042">
      <w:marLeft w:val="0"/>
      <w:marRight w:val="0"/>
      <w:marTop w:val="0"/>
      <w:marBottom w:val="0"/>
      <w:divBdr>
        <w:top w:val="none" w:sz="0" w:space="0" w:color="auto"/>
        <w:left w:val="none" w:sz="0" w:space="0" w:color="auto"/>
        <w:bottom w:val="none" w:sz="0" w:space="0" w:color="auto"/>
        <w:right w:val="none" w:sz="0" w:space="0" w:color="auto"/>
      </w:divBdr>
    </w:div>
    <w:div w:id="352615496">
      <w:marLeft w:val="0"/>
      <w:marRight w:val="0"/>
      <w:marTop w:val="0"/>
      <w:marBottom w:val="0"/>
      <w:divBdr>
        <w:top w:val="none" w:sz="0" w:space="0" w:color="auto"/>
        <w:left w:val="none" w:sz="0" w:space="0" w:color="auto"/>
        <w:bottom w:val="none" w:sz="0" w:space="0" w:color="auto"/>
        <w:right w:val="none" w:sz="0" w:space="0" w:color="auto"/>
      </w:divBdr>
    </w:div>
    <w:div w:id="352615839">
      <w:marLeft w:val="0"/>
      <w:marRight w:val="0"/>
      <w:marTop w:val="0"/>
      <w:marBottom w:val="0"/>
      <w:divBdr>
        <w:top w:val="none" w:sz="0" w:space="0" w:color="auto"/>
        <w:left w:val="none" w:sz="0" w:space="0" w:color="auto"/>
        <w:bottom w:val="none" w:sz="0" w:space="0" w:color="auto"/>
        <w:right w:val="none" w:sz="0" w:space="0" w:color="auto"/>
      </w:divBdr>
    </w:div>
    <w:div w:id="352649844">
      <w:marLeft w:val="0"/>
      <w:marRight w:val="0"/>
      <w:marTop w:val="0"/>
      <w:marBottom w:val="0"/>
      <w:divBdr>
        <w:top w:val="none" w:sz="0" w:space="0" w:color="auto"/>
        <w:left w:val="none" w:sz="0" w:space="0" w:color="auto"/>
        <w:bottom w:val="none" w:sz="0" w:space="0" w:color="auto"/>
        <w:right w:val="none" w:sz="0" w:space="0" w:color="auto"/>
      </w:divBdr>
    </w:div>
    <w:div w:id="352654652">
      <w:marLeft w:val="0"/>
      <w:marRight w:val="0"/>
      <w:marTop w:val="0"/>
      <w:marBottom w:val="0"/>
      <w:divBdr>
        <w:top w:val="none" w:sz="0" w:space="0" w:color="auto"/>
        <w:left w:val="none" w:sz="0" w:space="0" w:color="auto"/>
        <w:bottom w:val="none" w:sz="0" w:space="0" w:color="auto"/>
        <w:right w:val="none" w:sz="0" w:space="0" w:color="auto"/>
      </w:divBdr>
    </w:div>
    <w:div w:id="352725622">
      <w:marLeft w:val="0"/>
      <w:marRight w:val="0"/>
      <w:marTop w:val="0"/>
      <w:marBottom w:val="0"/>
      <w:divBdr>
        <w:top w:val="none" w:sz="0" w:space="0" w:color="auto"/>
        <w:left w:val="none" w:sz="0" w:space="0" w:color="auto"/>
        <w:bottom w:val="none" w:sz="0" w:space="0" w:color="auto"/>
        <w:right w:val="none" w:sz="0" w:space="0" w:color="auto"/>
      </w:divBdr>
    </w:div>
    <w:div w:id="352733406">
      <w:marLeft w:val="0"/>
      <w:marRight w:val="0"/>
      <w:marTop w:val="0"/>
      <w:marBottom w:val="0"/>
      <w:divBdr>
        <w:top w:val="none" w:sz="0" w:space="0" w:color="auto"/>
        <w:left w:val="none" w:sz="0" w:space="0" w:color="auto"/>
        <w:bottom w:val="none" w:sz="0" w:space="0" w:color="auto"/>
        <w:right w:val="none" w:sz="0" w:space="0" w:color="auto"/>
      </w:divBdr>
    </w:div>
    <w:div w:id="352846621">
      <w:marLeft w:val="0"/>
      <w:marRight w:val="0"/>
      <w:marTop w:val="0"/>
      <w:marBottom w:val="0"/>
      <w:divBdr>
        <w:top w:val="none" w:sz="0" w:space="0" w:color="auto"/>
        <w:left w:val="none" w:sz="0" w:space="0" w:color="auto"/>
        <w:bottom w:val="none" w:sz="0" w:space="0" w:color="auto"/>
        <w:right w:val="none" w:sz="0" w:space="0" w:color="auto"/>
      </w:divBdr>
    </w:div>
    <w:div w:id="352848589">
      <w:marLeft w:val="0"/>
      <w:marRight w:val="0"/>
      <w:marTop w:val="0"/>
      <w:marBottom w:val="0"/>
      <w:divBdr>
        <w:top w:val="none" w:sz="0" w:space="0" w:color="auto"/>
        <w:left w:val="none" w:sz="0" w:space="0" w:color="auto"/>
        <w:bottom w:val="none" w:sz="0" w:space="0" w:color="auto"/>
        <w:right w:val="none" w:sz="0" w:space="0" w:color="auto"/>
      </w:divBdr>
    </w:div>
    <w:div w:id="352921391">
      <w:marLeft w:val="0"/>
      <w:marRight w:val="0"/>
      <w:marTop w:val="0"/>
      <w:marBottom w:val="0"/>
      <w:divBdr>
        <w:top w:val="none" w:sz="0" w:space="0" w:color="auto"/>
        <w:left w:val="none" w:sz="0" w:space="0" w:color="auto"/>
        <w:bottom w:val="none" w:sz="0" w:space="0" w:color="auto"/>
        <w:right w:val="none" w:sz="0" w:space="0" w:color="auto"/>
      </w:divBdr>
    </w:div>
    <w:div w:id="352921416">
      <w:marLeft w:val="0"/>
      <w:marRight w:val="0"/>
      <w:marTop w:val="0"/>
      <w:marBottom w:val="0"/>
      <w:divBdr>
        <w:top w:val="none" w:sz="0" w:space="0" w:color="auto"/>
        <w:left w:val="none" w:sz="0" w:space="0" w:color="auto"/>
        <w:bottom w:val="none" w:sz="0" w:space="0" w:color="auto"/>
        <w:right w:val="none" w:sz="0" w:space="0" w:color="auto"/>
      </w:divBdr>
    </w:div>
    <w:div w:id="353000151">
      <w:marLeft w:val="0"/>
      <w:marRight w:val="0"/>
      <w:marTop w:val="0"/>
      <w:marBottom w:val="0"/>
      <w:divBdr>
        <w:top w:val="none" w:sz="0" w:space="0" w:color="auto"/>
        <w:left w:val="none" w:sz="0" w:space="0" w:color="auto"/>
        <w:bottom w:val="none" w:sz="0" w:space="0" w:color="auto"/>
        <w:right w:val="none" w:sz="0" w:space="0" w:color="auto"/>
      </w:divBdr>
    </w:div>
    <w:div w:id="353044930">
      <w:marLeft w:val="0"/>
      <w:marRight w:val="0"/>
      <w:marTop w:val="0"/>
      <w:marBottom w:val="0"/>
      <w:divBdr>
        <w:top w:val="none" w:sz="0" w:space="0" w:color="auto"/>
        <w:left w:val="none" w:sz="0" w:space="0" w:color="auto"/>
        <w:bottom w:val="none" w:sz="0" w:space="0" w:color="auto"/>
        <w:right w:val="none" w:sz="0" w:space="0" w:color="auto"/>
      </w:divBdr>
    </w:div>
    <w:div w:id="353188520">
      <w:marLeft w:val="0"/>
      <w:marRight w:val="0"/>
      <w:marTop w:val="0"/>
      <w:marBottom w:val="0"/>
      <w:divBdr>
        <w:top w:val="none" w:sz="0" w:space="0" w:color="auto"/>
        <w:left w:val="none" w:sz="0" w:space="0" w:color="auto"/>
        <w:bottom w:val="none" w:sz="0" w:space="0" w:color="auto"/>
        <w:right w:val="none" w:sz="0" w:space="0" w:color="auto"/>
      </w:divBdr>
    </w:div>
    <w:div w:id="353189576">
      <w:marLeft w:val="0"/>
      <w:marRight w:val="0"/>
      <w:marTop w:val="0"/>
      <w:marBottom w:val="0"/>
      <w:divBdr>
        <w:top w:val="none" w:sz="0" w:space="0" w:color="auto"/>
        <w:left w:val="none" w:sz="0" w:space="0" w:color="auto"/>
        <w:bottom w:val="none" w:sz="0" w:space="0" w:color="auto"/>
        <w:right w:val="none" w:sz="0" w:space="0" w:color="auto"/>
      </w:divBdr>
    </w:div>
    <w:div w:id="353265829">
      <w:marLeft w:val="0"/>
      <w:marRight w:val="0"/>
      <w:marTop w:val="0"/>
      <w:marBottom w:val="0"/>
      <w:divBdr>
        <w:top w:val="none" w:sz="0" w:space="0" w:color="auto"/>
        <w:left w:val="none" w:sz="0" w:space="0" w:color="auto"/>
        <w:bottom w:val="none" w:sz="0" w:space="0" w:color="auto"/>
        <w:right w:val="none" w:sz="0" w:space="0" w:color="auto"/>
      </w:divBdr>
    </w:div>
    <w:div w:id="353267131">
      <w:marLeft w:val="0"/>
      <w:marRight w:val="0"/>
      <w:marTop w:val="0"/>
      <w:marBottom w:val="0"/>
      <w:divBdr>
        <w:top w:val="none" w:sz="0" w:space="0" w:color="auto"/>
        <w:left w:val="none" w:sz="0" w:space="0" w:color="auto"/>
        <w:bottom w:val="none" w:sz="0" w:space="0" w:color="auto"/>
        <w:right w:val="none" w:sz="0" w:space="0" w:color="auto"/>
      </w:divBdr>
    </w:div>
    <w:div w:id="353458551">
      <w:marLeft w:val="0"/>
      <w:marRight w:val="0"/>
      <w:marTop w:val="0"/>
      <w:marBottom w:val="0"/>
      <w:divBdr>
        <w:top w:val="none" w:sz="0" w:space="0" w:color="auto"/>
        <w:left w:val="none" w:sz="0" w:space="0" w:color="auto"/>
        <w:bottom w:val="none" w:sz="0" w:space="0" w:color="auto"/>
        <w:right w:val="none" w:sz="0" w:space="0" w:color="auto"/>
      </w:divBdr>
    </w:div>
    <w:div w:id="353461079">
      <w:marLeft w:val="0"/>
      <w:marRight w:val="0"/>
      <w:marTop w:val="0"/>
      <w:marBottom w:val="0"/>
      <w:divBdr>
        <w:top w:val="none" w:sz="0" w:space="0" w:color="auto"/>
        <w:left w:val="none" w:sz="0" w:space="0" w:color="auto"/>
        <w:bottom w:val="none" w:sz="0" w:space="0" w:color="auto"/>
        <w:right w:val="none" w:sz="0" w:space="0" w:color="auto"/>
      </w:divBdr>
    </w:div>
    <w:div w:id="353463399">
      <w:marLeft w:val="0"/>
      <w:marRight w:val="0"/>
      <w:marTop w:val="0"/>
      <w:marBottom w:val="0"/>
      <w:divBdr>
        <w:top w:val="none" w:sz="0" w:space="0" w:color="auto"/>
        <w:left w:val="none" w:sz="0" w:space="0" w:color="auto"/>
        <w:bottom w:val="none" w:sz="0" w:space="0" w:color="auto"/>
        <w:right w:val="none" w:sz="0" w:space="0" w:color="auto"/>
      </w:divBdr>
    </w:div>
    <w:div w:id="353501467">
      <w:marLeft w:val="0"/>
      <w:marRight w:val="0"/>
      <w:marTop w:val="0"/>
      <w:marBottom w:val="0"/>
      <w:divBdr>
        <w:top w:val="none" w:sz="0" w:space="0" w:color="auto"/>
        <w:left w:val="none" w:sz="0" w:space="0" w:color="auto"/>
        <w:bottom w:val="none" w:sz="0" w:space="0" w:color="auto"/>
        <w:right w:val="none" w:sz="0" w:space="0" w:color="auto"/>
      </w:divBdr>
    </w:div>
    <w:div w:id="353502233">
      <w:marLeft w:val="0"/>
      <w:marRight w:val="0"/>
      <w:marTop w:val="0"/>
      <w:marBottom w:val="0"/>
      <w:divBdr>
        <w:top w:val="none" w:sz="0" w:space="0" w:color="auto"/>
        <w:left w:val="none" w:sz="0" w:space="0" w:color="auto"/>
        <w:bottom w:val="none" w:sz="0" w:space="0" w:color="auto"/>
        <w:right w:val="none" w:sz="0" w:space="0" w:color="auto"/>
      </w:divBdr>
    </w:div>
    <w:div w:id="353654724">
      <w:marLeft w:val="0"/>
      <w:marRight w:val="0"/>
      <w:marTop w:val="0"/>
      <w:marBottom w:val="0"/>
      <w:divBdr>
        <w:top w:val="none" w:sz="0" w:space="0" w:color="auto"/>
        <w:left w:val="none" w:sz="0" w:space="0" w:color="auto"/>
        <w:bottom w:val="none" w:sz="0" w:space="0" w:color="auto"/>
        <w:right w:val="none" w:sz="0" w:space="0" w:color="auto"/>
      </w:divBdr>
    </w:div>
    <w:div w:id="353654920">
      <w:marLeft w:val="0"/>
      <w:marRight w:val="0"/>
      <w:marTop w:val="0"/>
      <w:marBottom w:val="0"/>
      <w:divBdr>
        <w:top w:val="none" w:sz="0" w:space="0" w:color="auto"/>
        <w:left w:val="none" w:sz="0" w:space="0" w:color="auto"/>
        <w:bottom w:val="none" w:sz="0" w:space="0" w:color="auto"/>
        <w:right w:val="none" w:sz="0" w:space="0" w:color="auto"/>
      </w:divBdr>
    </w:div>
    <w:div w:id="353657133">
      <w:marLeft w:val="0"/>
      <w:marRight w:val="0"/>
      <w:marTop w:val="0"/>
      <w:marBottom w:val="0"/>
      <w:divBdr>
        <w:top w:val="none" w:sz="0" w:space="0" w:color="auto"/>
        <w:left w:val="none" w:sz="0" w:space="0" w:color="auto"/>
        <w:bottom w:val="none" w:sz="0" w:space="0" w:color="auto"/>
        <w:right w:val="none" w:sz="0" w:space="0" w:color="auto"/>
      </w:divBdr>
    </w:div>
    <w:div w:id="353851678">
      <w:marLeft w:val="0"/>
      <w:marRight w:val="0"/>
      <w:marTop w:val="0"/>
      <w:marBottom w:val="0"/>
      <w:divBdr>
        <w:top w:val="none" w:sz="0" w:space="0" w:color="auto"/>
        <w:left w:val="none" w:sz="0" w:space="0" w:color="auto"/>
        <w:bottom w:val="none" w:sz="0" w:space="0" w:color="auto"/>
        <w:right w:val="none" w:sz="0" w:space="0" w:color="auto"/>
      </w:divBdr>
    </w:div>
    <w:div w:id="353918953">
      <w:marLeft w:val="0"/>
      <w:marRight w:val="0"/>
      <w:marTop w:val="0"/>
      <w:marBottom w:val="0"/>
      <w:divBdr>
        <w:top w:val="none" w:sz="0" w:space="0" w:color="auto"/>
        <w:left w:val="none" w:sz="0" w:space="0" w:color="auto"/>
        <w:bottom w:val="none" w:sz="0" w:space="0" w:color="auto"/>
        <w:right w:val="none" w:sz="0" w:space="0" w:color="auto"/>
      </w:divBdr>
    </w:div>
    <w:div w:id="353965998">
      <w:marLeft w:val="0"/>
      <w:marRight w:val="0"/>
      <w:marTop w:val="0"/>
      <w:marBottom w:val="0"/>
      <w:divBdr>
        <w:top w:val="none" w:sz="0" w:space="0" w:color="auto"/>
        <w:left w:val="none" w:sz="0" w:space="0" w:color="auto"/>
        <w:bottom w:val="none" w:sz="0" w:space="0" w:color="auto"/>
        <w:right w:val="none" w:sz="0" w:space="0" w:color="auto"/>
      </w:divBdr>
    </w:div>
    <w:div w:id="353969877">
      <w:marLeft w:val="0"/>
      <w:marRight w:val="0"/>
      <w:marTop w:val="0"/>
      <w:marBottom w:val="0"/>
      <w:divBdr>
        <w:top w:val="none" w:sz="0" w:space="0" w:color="auto"/>
        <w:left w:val="none" w:sz="0" w:space="0" w:color="auto"/>
        <w:bottom w:val="none" w:sz="0" w:space="0" w:color="auto"/>
        <w:right w:val="none" w:sz="0" w:space="0" w:color="auto"/>
      </w:divBdr>
    </w:div>
    <w:div w:id="354039429">
      <w:marLeft w:val="0"/>
      <w:marRight w:val="0"/>
      <w:marTop w:val="0"/>
      <w:marBottom w:val="0"/>
      <w:divBdr>
        <w:top w:val="none" w:sz="0" w:space="0" w:color="auto"/>
        <w:left w:val="none" w:sz="0" w:space="0" w:color="auto"/>
        <w:bottom w:val="none" w:sz="0" w:space="0" w:color="auto"/>
        <w:right w:val="none" w:sz="0" w:space="0" w:color="auto"/>
      </w:divBdr>
    </w:div>
    <w:div w:id="354045444">
      <w:marLeft w:val="0"/>
      <w:marRight w:val="0"/>
      <w:marTop w:val="0"/>
      <w:marBottom w:val="0"/>
      <w:divBdr>
        <w:top w:val="none" w:sz="0" w:space="0" w:color="auto"/>
        <w:left w:val="none" w:sz="0" w:space="0" w:color="auto"/>
        <w:bottom w:val="none" w:sz="0" w:space="0" w:color="auto"/>
        <w:right w:val="none" w:sz="0" w:space="0" w:color="auto"/>
      </w:divBdr>
    </w:div>
    <w:div w:id="354112454">
      <w:marLeft w:val="0"/>
      <w:marRight w:val="0"/>
      <w:marTop w:val="0"/>
      <w:marBottom w:val="0"/>
      <w:divBdr>
        <w:top w:val="none" w:sz="0" w:space="0" w:color="auto"/>
        <w:left w:val="none" w:sz="0" w:space="0" w:color="auto"/>
        <w:bottom w:val="none" w:sz="0" w:space="0" w:color="auto"/>
        <w:right w:val="none" w:sz="0" w:space="0" w:color="auto"/>
      </w:divBdr>
    </w:div>
    <w:div w:id="354117835">
      <w:marLeft w:val="0"/>
      <w:marRight w:val="0"/>
      <w:marTop w:val="0"/>
      <w:marBottom w:val="0"/>
      <w:divBdr>
        <w:top w:val="none" w:sz="0" w:space="0" w:color="auto"/>
        <w:left w:val="none" w:sz="0" w:space="0" w:color="auto"/>
        <w:bottom w:val="none" w:sz="0" w:space="0" w:color="auto"/>
        <w:right w:val="none" w:sz="0" w:space="0" w:color="auto"/>
      </w:divBdr>
    </w:div>
    <w:div w:id="354160685">
      <w:marLeft w:val="0"/>
      <w:marRight w:val="0"/>
      <w:marTop w:val="0"/>
      <w:marBottom w:val="0"/>
      <w:divBdr>
        <w:top w:val="none" w:sz="0" w:space="0" w:color="auto"/>
        <w:left w:val="none" w:sz="0" w:space="0" w:color="auto"/>
        <w:bottom w:val="none" w:sz="0" w:space="0" w:color="auto"/>
        <w:right w:val="none" w:sz="0" w:space="0" w:color="auto"/>
      </w:divBdr>
    </w:div>
    <w:div w:id="354189041">
      <w:marLeft w:val="0"/>
      <w:marRight w:val="0"/>
      <w:marTop w:val="0"/>
      <w:marBottom w:val="0"/>
      <w:divBdr>
        <w:top w:val="none" w:sz="0" w:space="0" w:color="auto"/>
        <w:left w:val="none" w:sz="0" w:space="0" w:color="auto"/>
        <w:bottom w:val="none" w:sz="0" w:space="0" w:color="auto"/>
        <w:right w:val="none" w:sz="0" w:space="0" w:color="auto"/>
      </w:divBdr>
    </w:div>
    <w:div w:id="354231509">
      <w:marLeft w:val="0"/>
      <w:marRight w:val="0"/>
      <w:marTop w:val="0"/>
      <w:marBottom w:val="0"/>
      <w:divBdr>
        <w:top w:val="none" w:sz="0" w:space="0" w:color="auto"/>
        <w:left w:val="none" w:sz="0" w:space="0" w:color="auto"/>
        <w:bottom w:val="none" w:sz="0" w:space="0" w:color="auto"/>
        <w:right w:val="none" w:sz="0" w:space="0" w:color="auto"/>
      </w:divBdr>
    </w:div>
    <w:div w:id="354423205">
      <w:marLeft w:val="0"/>
      <w:marRight w:val="0"/>
      <w:marTop w:val="0"/>
      <w:marBottom w:val="0"/>
      <w:divBdr>
        <w:top w:val="none" w:sz="0" w:space="0" w:color="auto"/>
        <w:left w:val="none" w:sz="0" w:space="0" w:color="auto"/>
        <w:bottom w:val="none" w:sz="0" w:space="0" w:color="auto"/>
        <w:right w:val="none" w:sz="0" w:space="0" w:color="auto"/>
      </w:divBdr>
    </w:div>
    <w:div w:id="354431132">
      <w:marLeft w:val="0"/>
      <w:marRight w:val="0"/>
      <w:marTop w:val="0"/>
      <w:marBottom w:val="0"/>
      <w:divBdr>
        <w:top w:val="none" w:sz="0" w:space="0" w:color="auto"/>
        <w:left w:val="none" w:sz="0" w:space="0" w:color="auto"/>
        <w:bottom w:val="none" w:sz="0" w:space="0" w:color="auto"/>
        <w:right w:val="none" w:sz="0" w:space="0" w:color="auto"/>
      </w:divBdr>
    </w:div>
    <w:div w:id="354497714">
      <w:marLeft w:val="0"/>
      <w:marRight w:val="0"/>
      <w:marTop w:val="0"/>
      <w:marBottom w:val="0"/>
      <w:divBdr>
        <w:top w:val="none" w:sz="0" w:space="0" w:color="auto"/>
        <w:left w:val="none" w:sz="0" w:space="0" w:color="auto"/>
        <w:bottom w:val="none" w:sz="0" w:space="0" w:color="auto"/>
        <w:right w:val="none" w:sz="0" w:space="0" w:color="auto"/>
      </w:divBdr>
    </w:div>
    <w:div w:id="354574752">
      <w:marLeft w:val="0"/>
      <w:marRight w:val="0"/>
      <w:marTop w:val="0"/>
      <w:marBottom w:val="0"/>
      <w:divBdr>
        <w:top w:val="none" w:sz="0" w:space="0" w:color="auto"/>
        <w:left w:val="none" w:sz="0" w:space="0" w:color="auto"/>
        <w:bottom w:val="none" w:sz="0" w:space="0" w:color="auto"/>
        <w:right w:val="none" w:sz="0" w:space="0" w:color="auto"/>
      </w:divBdr>
    </w:div>
    <w:div w:id="354768479">
      <w:marLeft w:val="0"/>
      <w:marRight w:val="0"/>
      <w:marTop w:val="0"/>
      <w:marBottom w:val="0"/>
      <w:divBdr>
        <w:top w:val="none" w:sz="0" w:space="0" w:color="auto"/>
        <w:left w:val="none" w:sz="0" w:space="0" w:color="auto"/>
        <w:bottom w:val="none" w:sz="0" w:space="0" w:color="auto"/>
        <w:right w:val="none" w:sz="0" w:space="0" w:color="auto"/>
      </w:divBdr>
    </w:div>
    <w:div w:id="354815558">
      <w:marLeft w:val="0"/>
      <w:marRight w:val="0"/>
      <w:marTop w:val="0"/>
      <w:marBottom w:val="0"/>
      <w:divBdr>
        <w:top w:val="none" w:sz="0" w:space="0" w:color="auto"/>
        <w:left w:val="none" w:sz="0" w:space="0" w:color="auto"/>
        <w:bottom w:val="none" w:sz="0" w:space="0" w:color="auto"/>
        <w:right w:val="none" w:sz="0" w:space="0" w:color="auto"/>
      </w:divBdr>
    </w:div>
    <w:div w:id="354817988">
      <w:marLeft w:val="0"/>
      <w:marRight w:val="0"/>
      <w:marTop w:val="0"/>
      <w:marBottom w:val="0"/>
      <w:divBdr>
        <w:top w:val="none" w:sz="0" w:space="0" w:color="auto"/>
        <w:left w:val="none" w:sz="0" w:space="0" w:color="auto"/>
        <w:bottom w:val="none" w:sz="0" w:space="0" w:color="auto"/>
        <w:right w:val="none" w:sz="0" w:space="0" w:color="auto"/>
      </w:divBdr>
    </w:div>
    <w:div w:id="354888893">
      <w:marLeft w:val="0"/>
      <w:marRight w:val="0"/>
      <w:marTop w:val="0"/>
      <w:marBottom w:val="0"/>
      <w:divBdr>
        <w:top w:val="none" w:sz="0" w:space="0" w:color="auto"/>
        <w:left w:val="none" w:sz="0" w:space="0" w:color="auto"/>
        <w:bottom w:val="none" w:sz="0" w:space="0" w:color="auto"/>
        <w:right w:val="none" w:sz="0" w:space="0" w:color="auto"/>
      </w:divBdr>
    </w:div>
    <w:div w:id="354962577">
      <w:marLeft w:val="0"/>
      <w:marRight w:val="0"/>
      <w:marTop w:val="0"/>
      <w:marBottom w:val="0"/>
      <w:divBdr>
        <w:top w:val="none" w:sz="0" w:space="0" w:color="auto"/>
        <w:left w:val="none" w:sz="0" w:space="0" w:color="auto"/>
        <w:bottom w:val="none" w:sz="0" w:space="0" w:color="auto"/>
        <w:right w:val="none" w:sz="0" w:space="0" w:color="auto"/>
      </w:divBdr>
    </w:div>
    <w:div w:id="355008777">
      <w:marLeft w:val="0"/>
      <w:marRight w:val="0"/>
      <w:marTop w:val="0"/>
      <w:marBottom w:val="0"/>
      <w:divBdr>
        <w:top w:val="none" w:sz="0" w:space="0" w:color="auto"/>
        <w:left w:val="none" w:sz="0" w:space="0" w:color="auto"/>
        <w:bottom w:val="none" w:sz="0" w:space="0" w:color="auto"/>
        <w:right w:val="none" w:sz="0" w:space="0" w:color="auto"/>
      </w:divBdr>
    </w:div>
    <w:div w:id="355038122">
      <w:marLeft w:val="0"/>
      <w:marRight w:val="0"/>
      <w:marTop w:val="0"/>
      <w:marBottom w:val="0"/>
      <w:divBdr>
        <w:top w:val="none" w:sz="0" w:space="0" w:color="auto"/>
        <w:left w:val="none" w:sz="0" w:space="0" w:color="auto"/>
        <w:bottom w:val="none" w:sz="0" w:space="0" w:color="auto"/>
        <w:right w:val="none" w:sz="0" w:space="0" w:color="auto"/>
      </w:divBdr>
    </w:div>
    <w:div w:id="355038287">
      <w:marLeft w:val="0"/>
      <w:marRight w:val="0"/>
      <w:marTop w:val="0"/>
      <w:marBottom w:val="0"/>
      <w:divBdr>
        <w:top w:val="none" w:sz="0" w:space="0" w:color="auto"/>
        <w:left w:val="none" w:sz="0" w:space="0" w:color="auto"/>
        <w:bottom w:val="none" w:sz="0" w:space="0" w:color="auto"/>
        <w:right w:val="none" w:sz="0" w:space="0" w:color="auto"/>
      </w:divBdr>
    </w:div>
    <w:div w:id="355079011">
      <w:marLeft w:val="0"/>
      <w:marRight w:val="0"/>
      <w:marTop w:val="0"/>
      <w:marBottom w:val="0"/>
      <w:divBdr>
        <w:top w:val="none" w:sz="0" w:space="0" w:color="auto"/>
        <w:left w:val="none" w:sz="0" w:space="0" w:color="auto"/>
        <w:bottom w:val="none" w:sz="0" w:space="0" w:color="auto"/>
        <w:right w:val="none" w:sz="0" w:space="0" w:color="auto"/>
      </w:divBdr>
    </w:div>
    <w:div w:id="355083169">
      <w:marLeft w:val="0"/>
      <w:marRight w:val="0"/>
      <w:marTop w:val="0"/>
      <w:marBottom w:val="0"/>
      <w:divBdr>
        <w:top w:val="none" w:sz="0" w:space="0" w:color="auto"/>
        <w:left w:val="none" w:sz="0" w:space="0" w:color="auto"/>
        <w:bottom w:val="none" w:sz="0" w:space="0" w:color="auto"/>
        <w:right w:val="none" w:sz="0" w:space="0" w:color="auto"/>
      </w:divBdr>
    </w:div>
    <w:div w:id="355083983">
      <w:marLeft w:val="0"/>
      <w:marRight w:val="0"/>
      <w:marTop w:val="0"/>
      <w:marBottom w:val="0"/>
      <w:divBdr>
        <w:top w:val="none" w:sz="0" w:space="0" w:color="auto"/>
        <w:left w:val="none" w:sz="0" w:space="0" w:color="auto"/>
        <w:bottom w:val="none" w:sz="0" w:space="0" w:color="auto"/>
        <w:right w:val="none" w:sz="0" w:space="0" w:color="auto"/>
      </w:divBdr>
    </w:div>
    <w:div w:id="355084896">
      <w:marLeft w:val="0"/>
      <w:marRight w:val="0"/>
      <w:marTop w:val="0"/>
      <w:marBottom w:val="0"/>
      <w:divBdr>
        <w:top w:val="none" w:sz="0" w:space="0" w:color="auto"/>
        <w:left w:val="none" w:sz="0" w:space="0" w:color="auto"/>
        <w:bottom w:val="none" w:sz="0" w:space="0" w:color="auto"/>
        <w:right w:val="none" w:sz="0" w:space="0" w:color="auto"/>
      </w:divBdr>
    </w:div>
    <w:div w:id="355159317">
      <w:marLeft w:val="0"/>
      <w:marRight w:val="0"/>
      <w:marTop w:val="0"/>
      <w:marBottom w:val="0"/>
      <w:divBdr>
        <w:top w:val="none" w:sz="0" w:space="0" w:color="auto"/>
        <w:left w:val="none" w:sz="0" w:space="0" w:color="auto"/>
        <w:bottom w:val="none" w:sz="0" w:space="0" w:color="auto"/>
        <w:right w:val="none" w:sz="0" w:space="0" w:color="auto"/>
      </w:divBdr>
    </w:div>
    <w:div w:id="355233401">
      <w:marLeft w:val="0"/>
      <w:marRight w:val="0"/>
      <w:marTop w:val="0"/>
      <w:marBottom w:val="0"/>
      <w:divBdr>
        <w:top w:val="none" w:sz="0" w:space="0" w:color="auto"/>
        <w:left w:val="none" w:sz="0" w:space="0" w:color="auto"/>
        <w:bottom w:val="none" w:sz="0" w:space="0" w:color="auto"/>
        <w:right w:val="none" w:sz="0" w:space="0" w:color="auto"/>
      </w:divBdr>
    </w:div>
    <w:div w:id="355354245">
      <w:marLeft w:val="0"/>
      <w:marRight w:val="0"/>
      <w:marTop w:val="0"/>
      <w:marBottom w:val="0"/>
      <w:divBdr>
        <w:top w:val="none" w:sz="0" w:space="0" w:color="auto"/>
        <w:left w:val="none" w:sz="0" w:space="0" w:color="auto"/>
        <w:bottom w:val="none" w:sz="0" w:space="0" w:color="auto"/>
        <w:right w:val="none" w:sz="0" w:space="0" w:color="auto"/>
      </w:divBdr>
    </w:div>
    <w:div w:id="355422836">
      <w:marLeft w:val="0"/>
      <w:marRight w:val="0"/>
      <w:marTop w:val="0"/>
      <w:marBottom w:val="0"/>
      <w:divBdr>
        <w:top w:val="none" w:sz="0" w:space="0" w:color="auto"/>
        <w:left w:val="none" w:sz="0" w:space="0" w:color="auto"/>
        <w:bottom w:val="none" w:sz="0" w:space="0" w:color="auto"/>
        <w:right w:val="none" w:sz="0" w:space="0" w:color="auto"/>
      </w:divBdr>
    </w:div>
    <w:div w:id="355428395">
      <w:marLeft w:val="0"/>
      <w:marRight w:val="0"/>
      <w:marTop w:val="0"/>
      <w:marBottom w:val="0"/>
      <w:divBdr>
        <w:top w:val="none" w:sz="0" w:space="0" w:color="auto"/>
        <w:left w:val="none" w:sz="0" w:space="0" w:color="auto"/>
        <w:bottom w:val="none" w:sz="0" w:space="0" w:color="auto"/>
        <w:right w:val="none" w:sz="0" w:space="0" w:color="auto"/>
      </w:divBdr>
    </w:div>
    <w:div w:id="355539976">
      <w:marLeft w:val="0"/>
      <w:marRight w:val="0"/>
      <w:marTop w:val="0"/>
      <w:marBottom w:val="0"/>
      <w:divBdr>
        <w:top w:val="none" w:sz="0" w:space="0" w:color="auto"/>
        <w:left w:val="none" w:sz="0" w:space="0" w:color="auto"/>
        <w:bottom w:val="none" w:sz="0" w:space="0" w:color="auto"/>
        <w:right w:val="none" w:sz="0" w:space="0" w:color="auto"/>
      </w:divBdr>
    </w:div>
    <w:div w:id="355548513">
      <w:marLeft w:val="0"/>
      <w:marRight w:val="0"/>
      <w:marTop w:val="0"/>
      <w:marBottom w:val="0"/>
      <w:divBdr>
        <w:top w:val="none" w:sz="0" w:space="0" w:color="auto"/>
        <w:left w:val="none" w:sz="0" w:space="0" w:color="auto"/>
        <w:bottom w:val="none" w:sz="0" w:space="0" w:color="auto"/>
        <w:right w:val="none" w:sz="0" w:space="0" w:color="auto"/>
      </w:divBdr>
    </w:div>
    <w:div w:id="355617789">
      <w:marLeft w:val="0"/>
      <w:marRight w:val="0"/>
      <w:marTop w:val="0"/>
      <w:marBottom w:val="0"/>
      <w:divBdr>
        <w:top w:val="none" w:sz="0" w:space="0" w:color="auto"/>
        <w:left w:val="none" w:sz="0" w:space="0" w:color="auto"/>
        <w:bottom w:val="none" w:sz="0" w:space="0" w:color="auto"/>
        <w:right w:val="none" w:sz="0" w:space="0" w:color="auto"/>
      </w:divBdr>
    </w:div>
    <w:div w:id="355695948">
      <w:marLeft w:val="0"/>
      <w:marRight w:val="0"/>
      <w:marTop w:val="0"/>
      <w:marBottom w:val="0"/>
      <w:divBdr>
        <w:top w:val="none" w:sz="0" w:space="0" w:color="auto"/>
        <w:left w:val="none" w:sz="0" w:space="0" w:color="auto"/>
        <w:bottom w:val="none" w:sz="0" w:space="0" w:color="auto"/>
        <w:right w:val="none" w:sz="0" w:space="0" w:color="auto"/>
      </w:divBdr>
    </w:div>
    <w:div w:id="355696503">
      <w:marLeft w:val="0"/>
      <w:marRight w:val="0"/>
      <w:marTop w:val="0"/>
      <w:marBottom w:val="0"/>
      <w:divBdr>
        <w:top w:val="none" w:sz="0" w:space="0" w:color="auto"/>
        <w:left w:val="none" w:sz="0" w:space="0" w:color="auto"/>
        <w:bottom w:val="none" w:sz="0" w:space="0" w:color="auto"/>
        <w:right w:val="none" w:sz="0" w:space="0" w:color="auto"/>
      </w:divBdr>
    </w:div>
    <w:div w:id="355926585">
      <w:marLeft w:val="0"/>
      <w:marRight w:val="0"/>
      <w:marTop w:val="0"/>
      <w:marBottom w:val="0"/>
      <w:divBdr>
        <w:top w:val="none" w:sz="0" w:space="0" w:color="auto"/>
        <w:left w:val="none" w:sz="0" w:space="0" w:color="auto"/>
        <w:bottom w:val="none" w:sz="0" w:space="0" w:color="auto"/>
        <w:right w:val="none" w:sz="0" w:space="0" w:color="auto"/>
      </w:divBdr>
    </w:div>
    <w:div w:id="356200053">
      <w:marLeft w:val="0"/>
      <w:marRight w:val="0"/>
      <w:marTop w:val="0"/>
      <w:marBottom w:val="0"/>
      <w:divBdr>
        <w:top w:val="none" w:sz="0" w:space="0" w:color="auto"/>
        <w:left w:val="none" w:sz="0" w:space="0" w:color="auto"/>
        <w:bottom w:val="none" w:sz="0" w:space="0" w:color="auto"/>
        <w:right w:val="none" w:sz="0" w:space="0" w:color="auto"/>
      </w:divBdr>
    </w:div>
    <w:div w:id="356202171">
      <w:marLeft w:val="0"/>
      <w:marRight w:val="0"/>
      <w:marTop w:val="0"/>
      <w:marBottom w:val="0"/>
      <w:divBdr>
        <w:top w:val="none" w:sz="0" w:space="0" w:color="auto"/>
        <w:left w:val="none" w:sz="0" w:space="0" w:color="auto"/>
        <w:bottom w:val="none" w:sz="0" w:space="0" w:color="auto"/>
        <w:right w:val="none" w:sz="0" w:space="0" w:color="auto"/>
      </w:divBdr>
    </w:div>
    <w:div w:id="356273238">
      <w:bodyDiv w:val="1"/>
      <w:marLeft w:val="0"/>
      <w:marRight w:val="0"/>
      <w:marTop w:val="0"/>
      <w:marBottom w:val="0"/>
      <w:divBdr>
        <w:top w:val="none" w:sz="0" w:space="0" w:color="auto"/>
        <w:left w:val="none" w:sz="0" w:space="0" w:color="auto"/>
        <w:bottom w:val="none" w:sz="0" w:space="0" w:color="auto"/>
        <w:right w:val="none" w:sz="0" w:space="0" w:color="auto"/>
      </w:divBdr>
    </w:div>
    <w:div w:id="356276486">
      <w:marLeft w:val="0"/>
      <w:marRight w:val="0"/>
      <w:marTop w:val="0"/>
      <w:marBottom w:val="0"/>
      <w:divBdr>
        <w:top w:val="none" w:sz="0" w:space="0" w:color="auto"/>
        <w:left w:val="none" w:sz="0" w:space="0" w:color="auto"/>
        <w:bottom w:val="none" w:sz="0" w:space="0" w:color="auto"/>
        <w:right w:val="none" w:sz="0" w:space="0" w:color="auto"/>
      </w:divBdr>
    </w:div>
    <w:div w:id="356279133">
      <w:marLeft w:val="0"/>
      <w:marRight w:val="0"/>
      <w:marTop w:val="0"/>
      <w:marBottom w:val="0"/>
      <w:divBdr>
        <w:top w:val="none" w:sz="0" w:space="0" w:color="auto"/>
        <w:left w:val="none" w:sz="0" w:space="0" w:color="auto"/>
        <w:bottom w:val="none" w:sz="0" w:space="0" w:color="auto"/>
        <w:right w:val="none" w:sz="0" w:space="0" w:color="auto"/>
      </w:divBdr>
    </w:div>
    <w:div w:id="356393547">
      <w:marLeft w:val="0"/>
      <w:marRight w:val="0"/>
      <w:marTop w:val="0"/>
      <w:marBottom w:val="0"/>
      <w:divBdr>
        <w:top w:val="none" w:sz="0" w:space="0" w:color="auto"/>
        <w:left w:val="none" w:sz="0" w:space="0" w:color="auto"/>
        <w:bottom w:val="none" w:sz="0" w:space="0" w:color="auto"/>
        <w:right w:val="none" w:sz="0" w:space="0" w:color="auto"/>
      </w:divBdr>
    </w:div>
    <w:div w:id="356468682">
      <w:marLeft w:val="0"/>
      <w:marRight w:val="0"/>
      <w:marTop w:val="0"/>
      <w:marBottom w:val="0"/>
      <w:divBdr>
        <w:top w:val="none" w:sz="0" w:space="0" w:color="auto"/>
        <w:left w:val="none" w:sz="0" w:space="0" w:color="auto"/>
        <w:bottom w:val="none" w:sz="0" w:space="0" w:color="auto"/>
        <w:right w:val="none" w:sz="0" w:space="0" w:color="auto"/>
      </w:divBdr>
    </w:div>
    <w:div w:id="356541961">
      <w:marLeft w:val="0"/>
      <w:marRight w:val="0"/>
      <w:marTop w:val="0"/>
      <w:marBottom w:val="0"/>
      <w:divBdr>
        <w:top w:val="none" w:sz="0" w:space="0" w:color="auto"/>
        <w:left w:val="none" w:sz="0" w:space="0" w:color="auto"/>
        <w:bottom w:val="none" w:sz="0" w:space="0" w:color="auto"/>
        <w:right w:val="none" w:sz="0" w:space="0" w:color="auto"/>
      </w:divBdr>
    </w:div>
    <w:div w:id="356545885">
      <w:marLeft w:val="0"/>
      <w:marRight w:val="0"/>
      <w:marTop w:val="0"/>
      <w:marBottom w:val="0"/>
      <w:divBdr>
        <w:top w:val="none" w:sz="0" w:space="0" w:color="auto"/>
        <w:left w:val="none" w:sz="0" w:space="0" w:color="auto"/>
        <w:bottom w:val="none" w:sz="0" w:space="0" w:color="auto"/>
        <w:right w:val="none" w:sz="0" w:space="0" w:color="auto"/>
      </w:divBdr>
    </w:div>
    <w:div w:id="356663785">
      <w:marLeft w:val="0"/>
      <w:marRight w:val="0"/>
      <w:marTop w:val="0"/>
      <w:marBottom w:val="0"/>
      <w:divBdr>
        <w:top w:val="none" w:sz="0" w:space="0" w:color="auto"/>
        <w:left w:val="none" w:sz="0" w:space="0" w:color="auto"/>
        <w:bottom w:val="none" w:sz="0" w:space="0" w:color="auto"/>
        <w:right w:val="none" w:sz="0" w:space="0" w:color="auto"/>
      </w:divBdr>
    </w:div>
    <w:div w:id="356666472">
      <w:marLeft w:val="0"/>
      <w:marRight w:val="0"/>
      <w:marTop w:val="0"/>
      <w:marBottom w:val="0"/>
      <w:divBdr>
        <w:top w:val="none" w:sz="0" w:space="0" w:color="auto"/>
        <w:left w:val="none" w:sz="0" w:space="0" w:color="auto"/>
        <w:bottom w:val="none" w:sz="0" w:space="0" w:color="auto"/>
        <w:right w:val="none" w:sz="0" w:space="0" w:color="auto"/>
      </w:divBdr>
    </w:div>
    <w:div w:id="356925993">
      <w:marLeft w:val="0"/>
      <w:marRight w:val="0"/>
      <w:marTop w:val="0"/>
      <w:marBottom w:val="0"/>
      <w:divBdr>
        <w:top w:val="none" w:sz="0" w:space="0" w:color="auto"/>
        <w:left w:val="none" w:sz="0" w:space="0" w:color="auto"/>
        <w:bottom w:val="none" w:sz="0" w:space="0" w:color="auto"/>
        <w:right w:val="none" w:sz="0" w:space="0" w:color="auto"/>
      </w:divBdr>
    </w:div>
    <w:div w:id="357243036">
      <w:bodyDiv w:val="1"/>
      <w:marLeft w:val="0"/>
      <w:marRight w:val="0"/>
      <w:marTop w:val="0"/>
      <w:marBottom w:val="0"/>
      <w:divBdr>
        <w:top w:val="none" w:sz="0" w:space="0" w:color="auto"/>
        <w:left w:val="none" w:sz="0" w:space="0" w:color="auto"/>
        <w:bottom w:val="none" w:sz="0" w:space="0" w:color="auto"/>
        <w:right w:val="none" w:sz="0" w:space="0" w:color="auto"/>
      </w:divBdr>
    </w:div>
    <w:div w:id="357246317">
      <w:marLeft w:val="0"/>
      <w:marRight w:val="0"/>
      <w:marTop w:val="0"/>
      <w:marBottom w:val="0"/>
      <w:divBdr>
        <w:top w:val="none" w:sz="0" w:space="0" w:color="auto"/>
        <w:left w:val="none" w:sz="0" w:space="0" w:color="auto"/>
        <w:bottom w:val="none" w:sz="0" w:space="0" w:color="auto"/>
        <w:right w:val="none" w:sz="0" w:space="0" w:color="auto"/>
      </w:divBdr>
    </w:div>
    <w:div w:id="357391509">
      <w:marLeft w:val="0"/>
      <w:marRight w:val="0"/>
      <w:marTop w:val="0"/>
      <w:marBottom w:val="0"/>
      <w:divBdr>
        <w:top w:val="none" w:sz="0" w:space="0" w:color="auto"/>
        <w:left w:val="none" w:sz="0" w:space="0" w:color="auto"/>
        <w:bottom w:val="none" w:sz="0" w:space="0" w:color="auto"/>
        <w:right w:val="none" w:sz="0" w:space="0" w:color="auto"/>
      </w:divBdr>
    </w:div>
    <w:div w:id="357433618">
      <w:marLeft w:val="0"/>
      <w:marRight w:val="0"/>
      <w:marTop w:val="0"/>
      <w:marBottom w:val="0"/>
      <w:divBdr>
        <w:top w:val="none" w:sz="0" w:space="0" w:color="auto"/>
        <w:left w:val="none" w:sz="0" w:space="0" w:color="auto"/>
        <w:bottom w:val="none" w:sz="0" w:space="0" w:color="auto"/>
        <w:right w:val="none" w:sz="0" w:space="0" w:color="auto"/>
      </w:divBdr>
    </w:div>
    <w:div w:id="357505589">
      <w:marLeft w:val="0"/>
      <w:marRight w:val="0"/>
      <w:marTop w:val="0"/>
      <w:marBottom w:val="0"/>
      <w:divBdr>
        <w:top w:val="none" w:sz="0" w:space="0" w:color="auto"/>
        <w:left w:val="none" w:sz="0" w:space="0" w:color="auto"/>
        <w:bottom w:val="none" w:sz="0" w:space="0" w:color="auto"/>
        <w:right w:val="none" w:sz="0" w:space="0" w:color="auto"/>
      </w:divBdr>
    </w:div>
    <w:div w:id="357507864">
      <w:marLeft w:val="0"/>
      <w:marRight w:val="0"/>
      <w:marTop w:val="0"/>
      <w:marBottom w:val="0"/>
      <w:divBdr>
        <w:top w:val="none" w:sz="0" w:space="0" w:color="auto"/>
        <w:left w:val="none" w:sz="0" w:space="0" w:color="auto"/>
        <w:bottom w:val="none" w:sz="0" w:space="0" w:color="auto"/>
        <w:right w:val="none" w:sz="0" w:space="0" w:color="auto"/>
      </w:divBdr>
    </w:div>
    <w:div w:id="357511763">
      <w:marLeft w:val="0"/>
      <w:marRight w:val="0"/>
      <w:marTop w:val="0"/>
      <w:marBottom w:val="0"/>
      <w:divBdr>
        <w:top w:val="none" w:sz="0" w:space="0" w:color="auto"/>
        <w:left w:val="none" w:sz="0" w:space="0" w:color="auto"/>
        <w:bottom w:val="none" w:sz="0" w:space="0" w:color="auto"/>
        <w:right w:val="none" w:sz="0" w:space="0" w:color="auto"/>
      </w:divBdr>
    </w:div>
    <w:div w:id="357590200">
      <w:marLeft w:val="0"/>
      <w:marRight w:val="0"/>
      <w:marTop w:val="0"/>
      <w:marBottom w:val="0"/>
      <w:divBdr>
        <w:top w:val="none" w:sz="0" w:space="0" w:color="auto"/>
        <w:left w:val="none" w:sz="0" w:space="0" w:color="auto"/>
        <w:bottom w:val="none" w:sz="0" w:space="0" w:color="auto"/>
        <w:right w:val="none" w:sz="0" w:space="0" w:color="auto"/>
      </w:divBdr>
    </w:div>
    <w:div w:id="357632473">
      <w:marLeft w:val="0"/>
      <w:marRight w:val="0"/>
      <w:marTop w:val="0"/>
      <w:marBottom w:val="0"/>
      <w:divBdr>
        <w:top w:val="none" w:sz="0" w:space="0" w:color="auto"/>
        <w:left w:val="none" w:sz="0" w:space="0" w:color="auto"/>
        <w:bottom w:val="none" w:sz="0" w:space="0" w:color="auto"/>
        <w:right w:val="none" w:sz="0" w:space="0" w:color="auto"/>
      </w:divBdr>
    </w:div>
    <w:div w:id="357707460">
      <w:marLeft w:val="0"/>
      <w:marRight w:val="0"/>
      <w:marTop w:val="0"/>
      <w:marBottom w:val="0"/>
      <w:divBdr>
        <w:top w:val="none" w:sz="0" w:space="0" w:color="auto"/>
        <w:left w:val="none" w:sz="0" w:space="0" w:color="auto"/>
        <w:bottom w:val="none" w:sz="0" w:space="0" w:color="auto"/>
        <w:right w:val="none" w:sz="0" w:space="0" w:color="auto"/>
      </w:divBdr>
    </w:div>
    <w:div w:id="357776307">
      <w:marLeft w:val="0"/>
      <w:marRight w:val="0"/>
      <w:marTop w:val="0"/>
      <w:marBottom w:val="0"/>
      <w:divBdr>
        <w:top w:val="none" w:sz="0" w:space="0" w:color="auto"/>
        <w:left w:val="none" w:sz="0" w:space="0" w:color="auto"/>
        <w:bottom w:val="none" w:sz="0" w:space="0" w:color="auto"/>
        <w:right w:val="none" w:sz="0" w:space="0" w:color="auto"/>
      </w:divBdr>
    </w:div>
    <w:div w:id="357856243">
      <w:marLeft w:val="0"/>
      <w:marRight w:val="0"/>
      <w:marTop w:val="0"/>
      <w:marBottom w:val="0"/>
      <w:divBdr>
        <w:top w:val="none" w:sz="0" w:space="0" w:color="auto"/>
        <w:left w:val="none" w:sz="0" w:space="0" w:color="auto"/>
        <w:bottom w:val="none" w:sz="0" w:space="0" w:color="auto"/>
        <w:right w:val="none" w:sz="0" w:space="0" w:color="auto"/>
      </w:divBdr>
    </w:div>
    <w:div w:id="358042784">
      <w:marLeft w:val="0"/>
      <w:marRight w:val="0"/>
      <w:marTop w:val="0"/>
      <w:marBottom w:val="0"/>
      <w:divBdr>
        <w:top w:val="none" w:sz="0" w:space="0" w:color="auto"/>
        <w:left w:val="none" w:sz="0" w:space="0" w:color="auto"/>
        <w:bottom w:val="none" w:sz="0" w:space="0" w:color="auto"/>
        <w:right w:val="none" w:sz="0" w:space="0" w:color="auto"/>
      </w:divBdr>
    </w:div>
    <w:div w:id="358089932">
      <w:marLeft w:val="0"/>
      <w:marRight w:val="0"/>
      <w:marTop w:val="0"/>
      <w:marBottom w:val="0"/>
      <w:divBdr>
        <w:top w:val="none" w:sz="0" w:space="0" w:color="auto"/>
        <w:left w:val="none" w:sz="0" w:space="0" w:color="auto"/>
        <w:bottom w:val="none" w:sz="0" w:space="0" w:color="auto"/>
        <w:right w:val="none" w:sz="0" w:space="0" w:color="auto"/>
      </w:divBdr>
    </w:div>
    <w:div w:id="358242089">
      <w:marLeft w:val="0"/>
      <w:marRight w:val="0"/>
      <w:marTop w:val="0"/>
      <w:marBottom w:val="0"/>
      <w:divBdr>
        <w:top w:val="none" w:sz="0" w:space="0" w:color="auto"/>
        <w:left w:val="none" w:sz="0" w:space="0" w:color="auto"/>
        <w:bottom w:val="none" w:sz="0" w:space="0" w:color="auto"/>
        <w:right w:val="none" w:sz="0" w:space="0" w:color="auto"/>
      </w:divBdr>
    </w:div>
    <w:div w:id="358433472">
      <w:marLeft w:val="0"/>
      <w:marRight w:val="0"/>
      <w:marTop w:val="0"/>
      <w:marBottom w:val="0"/>
      <w:divBdr>
        <w:top w:val="none" w:sz="0" w:space="0" w:color="auto"/>
        <w:left w:val="none" w:sz="0" w:space="0" w:color="auto"/>
        <w:bottom w:val="none" w:sz="0" w:space="0" w:color="auto"/>
        <w:right w:val="none" w:sz="0" w:space="0" w:color="auto"/>
      </w:divBdr>
    </w:div>
    <w:div w:id="358703415">
      <w:marLeft w:val="0"/>
      <w:marRight w:val="0"/>
      <w:marTop w:val="0"/>
      <w:marBottom w:val="0"/>
      <w:divBdr>
        <w:top w:val="none" w:sz="0" w:space="0" w:color="auto"/>
        <w:left w:val="none" w:sz="0" w:space="0" w:color="auto"/>
        <w:bottom w:val="none" w:sz="0" w:space="0" w:color="auto"/>
        <w:right w:val="none" w:sz="0" w:space="0" w:color="auto"/>
      </w:divBdr>
    </w:div>
    <w:div w:id="358705845">
      <w:marLeft w:val="0"/>
      <w:marRight w:val="0"/>
      <w:marTop w:val="0"/>
      <w:marBottom w:val="0"/>
      <w:divBdr>
        <w:top w:val="none" w:sz="0" w:space="0" w:color="auto"/>
        <w:left w:val="none" w:sz="0" w:space="0" w:color="auto"/>
        <w:bottom w:val="none" w:sz="0" w:space="0" w:color="auto"/>
        <w:right w:val="none" w:sz="0" w:space="0" w:color="auto"/>
      </w:divBdr>
    </w:div>
    <w:div w:id="358744372">
      <w:marLeft w:val="0"/>
      <w:marRight w:val="0"/>
      <w:marTop w:val="0"/>
      <w:marBottom w:val="0"/>
      <w:divBdr>
        <w:top w:val="none" w:sz="0" w:space="0" w:color="auto"/>
        <w:left w:val="none" w:sz="0" w:space="0" w:color="auto"/>
        <w:bottom w:val="none" w:sz="0" w:space="0" w:color="auto"/>
        <w:right w:val="none" w:sz="0" w:space="0" w:color="auto"/>
      </w:divBdr>
    </w:div>
    <w:div w:id="358747468">
      <w:marLeft w:val="0"/>
      <w:marRight w:val="0"/>
      <w:marTop w:val="0"/>
      <w:marBottom w:val="0"/>
      <w:divBdr>
        <w:top w:val="none" w:sz="0" w:space="0" w:color="auto"/>
        <w:left w:val="none" w:sz="0" w:space="0" w:color="auto"/>
        <w:bottom w:val="none" w:sz="0" w:space="0" w:color="auto"/>
        <w:right w:val="none" w:sz="0" w:space="0" w:color="auto"/>
      </w:divBdr>
    </w:div>
    <w:div w:id="358748392">
      <w:marLeft w:val="0"/>
      <w:marRight w:val="0"/>
      <w:marTop w:val="0"/>
      <w:marBottom w:val="0"/>
      <w:divBdr>
        <w:top w:val="none" w:sz="0" w:space="0" w:color="auto"/>
        <w:left w:val="none" w:sz="0" w:space="0" w:color="auto"/>
        <w:bottom w:val="none" w:sz="0" w:space="0" w:color="auto"/>
        <w:right w:val="none" w:sz="0" w:space="0" w:color="auto"/>
      </w:divBdr>
    </w:div>
    <w:div w:id="358775294">
      <w:marLeft w:val="0"/>
      <w:marRight w:val="0"/>
      <w:marTop w:val="0"/>
      <w:marBottom w:val="0"/>
      <w:divBdr>
        <w:top w:val="none" w:sz="0" w:space="0" w:color="auto"/>
        <w:left w:val="none" w:sz="0" w:space="0" w:color="auto"/>
        <w:bottom w:val="none" w:sz="0" w:space="0" w:color="auto"/>
        <w:right w:val="none" w:sz="0" w:space="0" w:color="auto"/>
      </w:divBdr>
    </w:div>
    <w:div w:id="358892094">
      <w:marLeft w:val="0"/>
      <w:marRight w:val="0"/>
      <w:marTop w:val="0"/>
      <w:marBottom w:val="0"/>
      <w:divBdr>
        <w:top w:val="none" w:sz="0" w:space="0" w:color="auto"/>
        <w:left w:val="none" w:sz="0" w:space="0" w:color="auto"/>
        <w:bottom w:val="none" w:sz="0" w:space="0" w:color="auto"/>
        <w:right w:val="none" w:sz="0" w:space="0" w:color="auto"/>
      </w:divBdr>
    </w:div>
    <w:div w:id="358894169">
      <w:marLeft w:val="0"/>
      <w:marRight w:val="0"/>
      <w:marTop w:val="0"/>
      <w:marBottom w:val="0"/>
      <w:divBdr>
        <w:top w:val="none" w:sz="0" w:space="0" w:color="auto"/>
        <w:left w:val="none" w:sz="0" w:space="0" w:color="auto"/>
        <w:bottom w:val="none" w:sz="0" w:space="0" w:color="auto"/>
        <w:right w:val="none" w:sz="0" w:space="0" w:color="auto"/>
      </w:divBdr>
    </w:div>
    <w:div w:id="358894356">
      <w:marLeft w:val="0"/>
      <w:marRight w:val="0"/>
      <w:marTop w:val="0"/>
      <w:marBottom w:val="0"/>
      <w:divBdr>
        <w:top w:val="none" w:sz="0" w:space="0" w:color="auto"/>
        <w:left w:val="none" w:sz="0" w:space="0" w:color="auto"/>
        <w:bottom w:val="none" w:sz="0" w:space="0" w:color="auto"/>
        <w:right w:val="none" w:sz="0" w:space="0" w:color="auto"/>
      </w:divBdr>
    </w:div>
    <w:div w:id="358898739">
      <w:marLeft w:val="0"/>
      <w:marRight w:val="0"/>
      <w:marTop w:val="0"/>
      <w:marBottom w:val="0"/>
      <w:divBdr>
        <w:top w:val="none" w:sz="0" w:space="0" w:color="auto"/>
        <w:left w:val="none" w:sz="0" w:space="0" w:color="auto"/>
        <w:bottom w:val="none" w:sz="0" w:space="0" w:color="auto"/>
        <w:right w:val="none" w:sz="0" w:space="0" w:color="auto"/>
      </w:divBdr>
    </w:div>
    <w:div w:id="358899983">
      <w:marLeft w:val="0"/>
      <w:marRight w:val="0"/>
      <w:marTop w:val="0"/>
      <w:marBottom w:val="0"/>
      <w:divBdr>
        <w:top w:val="none" w:sz="0" w:space="0" w:color="auto"/>
        <w:left w:val="none" w:sz="0" w:space="0" w:color="auto"/>
        <w:bottom w:val="none" w:sz="0" w:space="0" w:color="auto"/>
        <w:right w:val="none" w:sz="0" w:space="0" w:color="auto"/>
      </w:divBdr>
    </w:div>
    <w:div w:id="358970355">
      <w:marLeft w:val="0"/>
      <w:marRight w:val="0"/>
      <w:marTop w:val="0"/>
      <w:marBottom w:val="0"/>
      <w:divBdr>
        <w:top w:val="none" w:sz="0" w:space="0" w:color="auto"/>
        <w:left w:val="none" w:sz="0" w:space="0" w:color="auto"/>
        <w:bottom w:val="none" w:sz="0" w:space="0" w:color="auto"/>
        <w:right w:val="none" w:sz="0" w:space="0" w:color="auto"/>
      </w:divBdr>
    </w:div>
    <w:div w:id="359013124">
      <w:marLeft w:val="0"/>
      <w:marRight w:val="0"/>
      <w:marTop w:val="0"/>
      <w:marBottom w:val="0"/>
      <w:divBdr>
        <w:top w:val="none" w:sz="0" w:space="0" w:color="auto"/>
        <w:left w:val="none" w:sz="0" w:space="0" w:color="auto"/>
        <w:bottom w:val="none" w:sz="0" w:space="0" w:color="auto"/>
        <w:right w:val="none" w:sz="0" w:space="0" w:color="auto"/>
      </w:divBdr>
    </w:div>
    <w:div w:id="359014571">
      <w:marLeft w:val="0"/>
      <w:marRight w:val="0"/>
      <w:marTop w:val="0"/>
      <w:marBottom w:val="0"/>
      <w:divBdr>
        <w:top w:val="none" w:sz="0" w:space="0" w:color="auto"/>
        <w:left w:val="none" w:sz="0" w:space="0" w:color="auto"/>
        <w:bottom w:val="none" w:sz="0" w:space="0" w:color="auto"/>
        <w:right w:val="none" w:sz="0" w:space="0" w:color="auto"/>
      </w:divBdr>
    </w:div>
    <w:div w:id="359085307">
      <w:marLeft w:val="0"/>
      <w:marRight w:val="0"/>
      <w:marTop w:val="0"/>
      <w:marBottom w:val="0"/>
      <w:divBdr>
        <w:top w:val="none" w:sz="0" w:space="0" w:color="auto"/>
        <w:left w:val="none" w:sz="0" w:space="0" w:color="auto"/>
        <w:bottom w:val="none" w:sz="0" w:space="0" w:color="auto"/>
        <w:right w:val="none" w:sz="0" w:space="0" w:color="auto"/>
      </w:divBdr>
    </w:div>
    <w:div w:id="359091579">
      <w:marLeft w:val="0"/>
      <w:marRight w:val="0"/>
      <w:marTop w:val="0"/>
      <w:marBottom w:val="0"/>
      <w:divBdr>
        <w:top w:val="none" w:sz="0" w:space="0" w:color="auto"/>
        <w:left w:val="none" w:sz="0" w:space="0" w:color="auto"/>
        <w:bottom w:val="none" w:sz="0" w:space="0" w:color="auto"/>
        <w:right w:val="none" w:sz="0" w:space="0" w:color="auto"/>
      </w:divBdr>
    </w:div>
    <w:div w:id="359169084">
      <w:marLeft w:val="0"/>
      <w:marRight w:val="0"/>
      <w:marTop w:val="0"/>
      <w:marBottom w:val="0"/>
      <w:divBdr>
        <w:top w:val="none" w:sz="0" w:space="0" w:color="auto"/>
        <w:left w:val="none" w:sz="0" w:space="0" w:color="auto"/>
        <w:bottom w:val="none" w:sz="0" w:space="0" w:color="auto"/>
        <w:right w:val="none" w:sz="0" w:space="0" w:color="auto"/>
      </w:divBdr>
    </w:div>
    <w:div w:id="359476647">
      <w:marLeft w:val="0"/>
      <w:marRight w:val="0"/>
      <w:marTop w:val="0"/>
      <w:marBottom w:val="0"/>
      <w:divBdr>
        <w:top w:val="none" w:sz="0" w:space="0" w:color="auto"/>
        <w:left w:val="none" w:sz="0" w:space="0" w:color="auto"/>
        <w:bottom w:val="none" w:sz="0" w:space="0" w:color="auto"/>
        <w:right w:val="none" w:sz="0" w:space="0" w:color="auto"/>
      </w:divBdr>
    </w:div>
    <w:div w:id="359479153">
      <w:marLeft w:val="0"/>
      <w:marRight w:val="0"/>
      <w:marTop w:val="0"/>
      <w:marBottom w:val="0"/>
      <w:divBdr>
        <w:top w:val="none" w:sz="0" w:space="0" w:color="auto"/>
        <w:left w:val="none" w:sz="0" w:space="0" w:color="auto"/>
        <w:bottom w:val="none" w:sz="0" w:space="0" w:color="auto"/>
        <w:right w:val="none" w:sz="0" w:space="0" w:color="auto"/>
      </w:divBdr>
    </w:div>
    <w:div w:id="359547855">
      <w:marLeft w:val="0"/>
      <w:marRight w:val="0"/>
      <w:marTop w:val="0"/>
      <w:marBottom w:val="0"/>
      <w:divBdr>
        <w:top w:val="none" w:sz="0" w:space="0" w:color="auto"/>
        <w:left w:val="none" w:sz="0" w:space="0" w:color="auto"/>
        <w:bottom w:val="none" w:sz="0" w:space="0" w:color="auto"/>
        <w:right w:val="none" w:sz="0" w:space="0" w:color="auto"/>
      </w:divBdr>
    </w:div>
    <w:div w:id="359598851">
      <w:marLeft w:val="0"/>
      <w:marRight w:val="0"/>
      <w:marTop w:val="0"/>
      <w:marBottom w:val="0"/>
      <w:divBdr>
        <w:top w:val="none" w:sz="0" w:space="0" w:color="auto"/>
        <w:left w:val="none" w:sz="0" w:space="0" w:color="auto"/>
        <w:bottom w:val="none" w:sz="0" w:space="0" w:color="auto"/>
        <w:right w:val="none" w:sz="0" w:space="0" w:color="auto"/>
      </w:divBdr>
    </w:div>
    <w:div w:id="359627259">
      <w:marLeft w:val="0"/>
      <w:marRight w:val="0"/>
      <w:marTop w:val="0"/>
      <w:marBottom w:val="0"/>
      <w:divBdr>
        <w:top w:val="none" w:sz="0" w:space="0" w:color="auto"/>
        <w:left w:val="none" w:sz="0" w:space="0" w:color="auto"/>
        <w:bottom w:val="none" w:sz="0" w:space="0" w:color="auto"/>
        <w:right w:val="none" w:sz="0" w:space="0" w:color="auto"/>
      </w:divBdr>
    </w:div>
    <w:div w:id="359667088">
      <w:marLeft w:val="0"/>
      <w:marRight w:val="0"/>
      <w:marTop w:val="0"/>
      <w:marBottom w:val="0"/>
      <w:divBdr>
        <w:top w:val="none" w:sz="0" w:space="0" w:color="auto"/>
        <w:left w:val="none" w:sz="0" w:space="0" w:color="auto"/>
        <w:bottom w:val="none" w:sz="0" w:space="0" w:color="auto"/>
        <w:right w:val="none" w:sz="0" w:space="0" w:color="auto"/>
      </w:divBdr>
    </w:div>
    <w:div w:id="359673732">
      <w:marLeft w:val="0"/>
      <w:marRight w:val="0"/>
      <w:marTop w:val="0"/>
      <w:marBottom w:val="0"/>
      <w:divBdr>
        <w:top w:val="none" w:sz="0" w:space="0" w:color="auto"/>
        <w:left w:val="none" w:sz="0" w:space="0" w:color="auto"/>
        <w:bottom w:val="none" w:sz="0" w:space="0" w:color="auto"/>
        <w:right w:val="none" w:sz="0" w:space="0" w:color="auto"/>
      </w:divBdr>
    </w:div>
    <w:div w:id="359818847">
      <w:marLeft w:val="0"/>
      <w:marRight w:val="0"/>
      <w:marTop w:val="0"/>
      <w:marBottom w:val="0"/>
      <w:divBdr>
        <w:top w:val="none" w:sz="0" w:space="0" w:color="auto"/>
        <w:left w:val="none" w:sz="0" w:space="0" w:color="auto"/>
        <w:bottom w:val="none" w:sz="0" w:space="0" w:color="auto"/>
        <w:right w:val="none" w:sz="0" w:space="0" w:color="auto"/>
      </w:divBdr>
    </w:div>
    <w:div w:id="359862394">
      <w:marLeft w:val="0"/>
      <w:marRight w:val="0"/>
      <w:marTop w:val="0"/>
      <w:marBottom w:val="0"/>
      <w:divBdr>
        <w:top w:val="none" w:sz="0" w:space="0" w:color="auto"/>
        <w:left w:val="none" w:sz="0" w:space="0" w:color="auto"/>
        <w:bottom w:val="none" w:sz="0" w:space="0" w:color="auto"/>
        <w:right w:val="none" w:sz="0" w:space="0" w:color="auto"/>
      </w:divBdr>
    </w:div>
    <w:div w:id="359862627">
      <w:marLeft w:val="0"/>
      <w:marRight w:val="0"/>
      <w:marTop w:val="0"/>
      <w:marBottom w:val="0"/>
      <w:divBdr>
        <w:top w:val="none" w:sz="0" w:space="0" w:color="auto"/>
        <w:left w:val="none" w:sz="0" w:space="0" w:color="auto"/>
        <w:bottom w:val="none" w:sz="0" w:space="0" w:color="auto"/>
        <w:right w:val="none" w:sz="0" w:space="0" w:color="auto"/>
      </w:divBdr>
    </w:div>
    <w:div w:id="359942121">
      <w:marLeft w:val="0"/>
      <w:marRight w:val="0"/>
      <w:marTop w:val="0"/>
      <w:marBottom w:val="0"/>
      <w:divBdr>
        <w:top w:val="none" w:sz="0" w:space="0" w:color="auto"/>
        <w:left w:val="none" w:sz="0" w:space="0" w:color="auto"/>
        <w:bottom w:val="none" w:sz="0" w:space="0" w:color="auto"/>
        <w:right w:val="none" w:sz="0" w:space="0" w:color="auto"/>
      </w:divBdr>
    </w:div>
    <w:div w:id="360059815">
      <w:marLeft w:val="0"/>
      <w:marRight w:val="0"/>
      <w:marTop w:val="0"/>
      <w:marBottom w:val="0"/>
      <w:divBdr>
        <w:top w:val="none" w:sz="0" w:space="0" w:color="auto"/>
        <w:left w:val="none" w:sz="0" w:space="0" w:color="auto"/>
        <w:bottom w:val="none" w:sz="0" w:space="0" w:color="auto"/>
        <w:right w:val="none" w:sz="0" w:space="0" w:color="auto"/>
      </w:divBdr>
    </w:div>
    <w:div w:id="360135267">
      <w:marLeft w:val="0"/>
      <w:marRight w:val="0"/>
      <w:marTop w:val="0"/>
      <w:marBottom w:val="0"/>
      <w:divBdr>
        <w:top w:val="none" w:sz="0" w:space="0" w:color="auto"/>
        <w:left w:val="none" w:sz="0" w:space="0" w:color="auto"/>
        <w:bottom w:val="none" w:sz="0" w:space="0" w:color="auto"/>
        <w:right w:val="none" w:sz="0" w:space="0" w:color="auto"/>
      </w:divBdr>
    </w:div>
    <w:div w:id="360202781">
      <w:marLeft w:val="0"/>
      <w:marRight w:val="0"/>
      <w:marTop w:val="0"/>
      <w:marBottom w:val="0"/>
      <w:divBdr>
        <w:top w:val="none" w:sz="0" w:space="0" w:color="auto"/>
        <w:left w:val="none" w:sz="0" w:space="0" w:color="auto"/>
        <w:bottom w:val="none" w:sz="0" w:space="0" w:color="auto"/>
        <w:right w:val="none" w:sz="0" w:space="0" w:color="auto"/>
      </w:divBdr>
    </w:div>
    <w:div w:id="360278644">
      <w:marLeft w:val="0"/>
      <w:marRight w:val="0"/>
      <w:marTop w:val="0"/>
      <w:marBottom w:val="0"/>
      <w:divBdr>
        <w:top w:val="none" w:sz="0" w:space="0" w:color="auto"/>
        <w:left w:val="none" w:sz="0" w:space="0" w:color="auto"/>
        <w:bottom w:val="none" w:sz="0" w:space="0" w:color="auto"/>
        <w:right w:val="none" w:sz="0" w:space="0" w:color="auto"/>
      </w:divBdr>
    </w:div>
    <w:div w:id="360281325">
      <w:marLeft w:val="0"/>
      <w:marRight w:val="0"/>
      <w:marTop w:val="0"/>
      <w:marBottom w:val="0"/>
      <w:divBdr>
        <w:top w:val="none" w:sz="0" w:space="0" w:color="auto"/>
        <w:left w:val="none" w:sz="0" w:space="0" w:color="auto"/>
        <w:bottom w:val="none" w:sz="0" w:space="0" w:color="auto"/>
        <w:right w:val="none" w:sz="0" w:space="0" w:color="auto"/>
      </w:divBdr>
    </w:div>
    <w:div w:id="360403201">
      <w:marLeft w:val="0"/>
      <w:marRight w:val="0"/>
      <w:marTop w:val="0"/>
      <w:marBottom w:val="0"/>
      <w:divBdr>
        <w:top w:val="none" w:sz="0" w:space="0" w:color="auto"/>
        <w:left w:val="none" w:sz="0" w:space="0" w:color="auto"/>
        <w:bottom w:val="none" w:sz="0" w:space="0" w:color="auto"/>
        <w:right w:val="none" w:sz="0" w:space="0" w:color="auto"/>
      </w:divBdr>
    </w:div>
    <w:div w:id="360473300">
      <w:marLeft w:val="0"/>
      <w:marRight w:val="0"/>
      <w:marTop w:val="0"/>
      <w:marBottom w:val="0"/>
      <w:divBdr>
        <w:top w:val="none" w:sz="0" w:space="0" w:color="auto"/>
        <w:left w:val="none" w:sz="0" w:space="0" w:color="auto"/>
        <w:bottom w:val="none" w:sz="0" w:space="0" w:color="auto"/>
        <w:right w:val="none" w:sz="0" w:space="0" w:color="auto"/>
      </w:divBdr>
    </w:div>
    <w:div w:id="360479817">
      <w:marLeft w:val="0"/>
      <w:marRight w:val="0"/>
      <w:marTop w:val="0"/>
      <w:marBottom w:val="0"/>
      <w:divBdr>
        <w:top w:val="none" w:sz="0" w:space="0" w:color="auto"/>
        <w:left w:val="none" w:sz="0" w:space="0" w:color="auto"/>
        <w:bottom w:val="none" w:sz="0" w:space="0" w:color="auto"/>
        <w:right w:val="none" w:sz="0" w:space="0" w:color="auto"/>
      </w:divBdr>
    </w:div>
    <w:div w:id="360519609">
      <w:marLeft w:val="0"/>
      <w:marRight w:val="0"/>
      <w:marTop w:val="0"/>
      <w:marBottom w:val="0"/>
      <w:divBdr>
        <w:top w:val="none" w:sz="0" w:space="0" w:color="auto"/>
        <w:left w:val="none" w:sz="0" w:space="0" w:color="auto"/>
        <w:bottom w:val="none" w:sz="0" w:space="0" w:color="auto"/>
        <w:right w:val="none" w:sz="0" w:space="0" w:color="auto"/>
      </w:divBdr>
    </w:div>
    <w:div w:id="360589312">
      <w:marLeft w:val="0"/>
      <w:marRight w:val="0"/>
      <w:marTop w:val="0"/>
      <w:marBottom w:val="0"/>
      <w:divBdr>
        <w:top w:val="none" w:sz="0" w:space="0" w:color="auto"/>
        <w:left w:val="none" w:sz="0" w:space="0" w:color="auto"/>
        <w:bottom w:val="none" w:sz="0" w:space="0" w:color="auto"/>
        <w:right w:val="none" w:sz="0" w:space="0" w:color="auto"/>
      </w:divBdr>
    </w:div>
    <w:div w:id="360596200">
      <w:marLeft w:val="0"/>
      <w:marRight w:val="0"/>
      <w:marTop w:val="0"/>
      <w:marBottom w:val="0"/>
      <w:divBdr>
        <w:top w:val="none" w:sz="0" w:space="0" w:color="auto"/>
        <w:left w:val="none" w:sz="0" w:space="0" w:color="auto"/>
        <w:bottom w:val="none" w:sz="0" w:space="0" w:color="auto"/>
        <w:right w:val="none" w:sz="0" w:space="0" w:color="auto"/>
      </w:divBdr>
    </w:div>
    <w:div w:id="360665735">
      <w:marLeft w:val="0"/>
      <w:marRight w:val="0"/>
      <w:marTop w:val="0"/>
      <w:marBottom w:val="0"/>
      <w:divBdr>
        <w:top w:val="none" w:sz="0" w:space="0" w:color="auto"/>
        <w:left w:val="none" w:sz="0" w:space="0" w:color="auto"/>
        <w:bottom w:val="none" w:sz="0" w:space="0" w:color="auto"/>
        <w:right w:val="none" w:sz="0" w:space="0" w:color="auto"/>
      </w:divBdr>
    </w:div>
    <w:div w:id="360742477">
      <w:marLeft w:val="0"/>
      <w:marRight w:val="0"/>
      <w:marTop w:val="0"/>
      <w:marBottom w:val="0"/>
      <w:divBdr>
        <w:top w:val="none" w:sz="0" w:space="0" w:color="auto"/>
        <w:left w:val="none" w:sz="0" w:space="0" w:color="auto"/>
        <w:bottom w:val="none" w:sz="0" w:space="0" w:color="auto"/>
        <w:right w:val="none" w:sz="0" w:space="0" w:color="auto"/>
      </w:divBdr>
    </w:div>
    <w:div w:id="360783261">
      <w:marLeft w:val="0"/>
      <w:marRight w:val="0"/>
      <w:marTop w:val="0"/>
      <w:marBottom w:val="0"/>
      <w:divBdr>
        <w:top w:val="none" w:sz="0" w:space="0" w:color="auto"/>
        <w:left w:val="none" w:sz="0" w:space="0" w:color="auto"/>
        <w:bottom w:val="none" w:sz="0" w:space="0" w:color="auto"/>
        <w:right w:val="none" w:sz="0" w:space="0" w:color="auto"/>
      </w:divBdr>
    </w:div>
    <w:div w:id="360787747">
      <w:marLeft w:val="0"/>
      <w:marRight w:val="0"/>
      <w:marTop w:val="0"/>
      <w:marBottom w:val="0"/>
      <w:divBdr>
        <w:top w:val="none" w:sz="0" w:space="0" w:color="auto"/>
        <w:left w:val="none" w:sz="0" w:space="0" w:color="auto"/>
        <w:bottom w:val="none" w:sz="0" w:space="0" w:color="auto"/>
        <w:right w:val="none" w:sz="0" w:space="0" w:color="auto"/>
      </w:divBdr>
    </w:div>
    <w:div w:id="360790834">
      <w:marLeft w:val="0"/>
      <w:marRight w:val="0"/>
      <w:marTop w:val="0"/>
      <w:marBottom w:val="0"/>
      <w:divBdr>
        <w:top w:val="none" w:sz="0" w:space="0" w:color="auto"/>
        <w:left w:val="none" w:sz="0" w:space="0" w:color="auto"/>
        <w:bottom w:val="none" w:sz="0" w:space="0" w:color="auto"/>
        <w:right w:val="none" w:sz="0" w:space="0" w:color="auto"/>
      </w:divBdr>
    </w:div>
    <w:div w:id="360864045">
      <w:marLeft w:val="0"/>
      <w:marRight w:val="0"/>
      <w:marTop w:val="0"/>
      <w:marBottom w:val="0"/>
      <w:divBdr>
        <w:top w:val="none" w:sz="0" w:space="0" w:color="auto"/>
        <w:left w:val="none" w:sz="0" w:space="0" w:color="auto"/>
        <w:bottom w:val="none" w:sz="0" w:space="0" w:color="auto"/>
        <w:right w:val="none" w:sz="0" w:space="0" w:color="auto"/>
      </w:divBdr>
    </w:div>
    <w:div w:id="360934332">
      <w:marLeft w:val="0"/>
      <w:marRight w:val="0"/>
      <w:marTop w:val="0"/>
      <w:marBottom w:val="0"/>
      <w:divBdr>
        <w:top w:val="none" w:sz="0" w:space="0" w:color="auto"/>
        <w:left w:val="none" w:sz="0" w:space="0" w:color="auto"/>
        <w:bottom w:val="none" w:sz="0" w:space="0" w:color="auto"/>
        <w:right w:val="none" w:sz="0" w:space="0" w:color="auto"/>
      </w:divBdr>
    </w:div>
    <w:div w:id="360937380">
      <w:marLeft w:val="0"/>
      <w:marRight w:val="0"/>
      <w:marTop w:val="0"/>
      <w:marBottom w:val="0"/>
      <w:divBdr>
        <w:top w:val="none" w:sz="0" w:space="0" w:color="auto"/>
        <w:left w:val="none" w:sz="0" w:space="0" w:color="auto"/>
        <w:bottom w:val="none" w:sz="0" w:space="0" w:color="auto"/>
        <w:right w:val="none" w:sz="0" w:space="0" w:color="auto"/>
      </w:divBdr>
    </w:div>
    <w:div w:id="360938317">
      <w:marLeft w:val="0"/>
      <w:marRight w:val="0"/>
      <w:marTop w:val="0"/>
      <w:marBottom w:val="0"/>
      <w:divBdr>
        <w:top w:val="none" w:sz="0" w:space="0" w:color="auto"/>
        <w:left w:val="none" w:sz="0" w:space="0" w:color="auto"/>
        <w:bottom w:val="none" w:sz="0" w:space="0" w:color="auto"/>
        <w:right w:val="none" w:sz="0" w:space="0" w:color="auto"/>
      </w:divBdr>
    </w:div>
    <w:div w:id="361133185">
      <w:marLeft w:val="0"/>
      <w:marRight w:val="0"/>
      <w:marTop w:val="0"/>
      <w:marBottom w:val="0"/>
      <w:divBdr>
        <w:top w:val="none" w:sz="0" w:space="0" w:color="auto"/>
        <w:left w:val="none" w:sz="0" w:space="0" w:color="auto"/>
        <w:bottom w:val="none" w:sz="0" w:space="0" w:color="auto"/>
        <w:right w:val="none" w:sz="0" w:space="0" w:color="auto"/>
      </w:divBdr>
    </w:div>
    <w:div w:id="361170536">
      <w:marLeft w:val="0"/>
      <w:marRight w:val="0"/>
      <w:marTop w:val="0"/>
      <w:marBottom w:val="0"/>
      <w:divBdr>
        <w:top w:val="none" w:sz="0" w:space="0" w:color="auto"/>
        <w:left w:val="none" w:sz="0" w:space="0" w:color="auto"/>
        <w:bottom w:val="none" w:sz="0" w:space="0" w:color="auto"/>
        <w:right w:val="none" w:sz="0" w:space="0" w:color="auto"/>
      </w:divBdr>
    </w:div>
    <w:div w:id="361171647">
      <w:marLeft w:val="0"/>
      <w:marRight w:val="0"/>
      <w:marTop w:val="0"/>
      <w:marBottom w:val="0"/>
      <w:divBdr>
        <w:top w:val="none" w:sz="0" w:space="0" w:color="auto"/>
        <w:left w:val="none" w:sz="0" w:space="0" w:color="auto"/>
        <w:bottom w:val="none" w:sz="0" w:space="0" w:color="auto"/>
        <w:right w:val="none" w:sz="0" w:space="0" w:color="auto"/>
      </w:divBdr>
    </w:div>
    <w:div w:id="361325795">
      <w:marLeft w:val="0"/>
      <w:marRight w:val="0"/>
      <w:marTop w:val="0"/>
      <w:marBottom w:val="0"/>
      <w:divBdr>
        <w:top w:val="none" w:sz="0" w:space="0" w:color="auto"/>
        <w:left w:val="none" w:sz="0" w:space="0" w:color="auto"/>
        <w:bottom w:val="none" w:sz="0" w:space="0" w:color="auto"/>
        <w:right w:val="none" w:sz="0" w:space="0" w:color="auto"/>
      </w:divBdr>
    </w:div>
    <w:div w:id="361328485">
      <w:marLeft w:val="0"/>
      <w:marRight w:val="0"/>
      <w:marTop w:val="0"/>
      <w:marBottom w:val="0"/>
      <w:divBdr>
        <w:top w:val="none" w:sz="0" w:space="0" w:color="auto"/>
        <w:left w:val="none" w:sz="0" w:space="0" w:color="auto"/>
        <w:bottom w:val="none" w:sz="0" w:space="0" w:color="auto"/>
        <w:right w:val="none" w:sz="0" w:space="0" w:color="auto"/>
      </w:divBdr>
    </w:div>
    <w:div w:id="361441266">
      <w:marLeft w:val="0"/>
      <w:marRight w:val="0"/>
      <w:marTop w:val="0"/>
      <w:marBottom w:val="0"/>
      <w:divBdr>
        <w:top w:val="none" w:sz="0" w:space="0" w:color="auto"/>
        <w:left w:val="none" w:sz="0" w:space="0" w:color="auto"/>
        <w:bottom w:val="none" w:sz="0" w:space="0" w:color="auto"/>
        <w:right w:val="none" w:sz="0" w:space="0" w:color="auto"/>
      </w:divBdr>
    </w:div>
    <w:div w:id="361587769">
      <w:marLeft w:val="0"/>
      <w:marRight w:val="0"/>
      <w:marTop w:val="0"/>
      <w:marBottom w:val="0"/>
      <w:divBdr>
        <w:top w:val="none" w:sz="0" w:space="0" w:color="auto"/>
        <w:left w:val="none" w:sz="0" w:space="0" w:color="auto"/>
        <w:bottom w:val="none" w:sz="0" w:space="0" w:color="auto"/>
        <w:right w:val="none" w:sz="0" w:space="0" w:color="auto"/>
      </w:divBdr>
    </w:div>
    <w:div w:id="361591302">
      <w:marLeft w:val="0"/>
      <w:marRight w:val="0"/>
      <w:marTop w:val="0"/>
      <w:marBottom w:val="0"/>
      <w:divBdr>
        <w:top w:val="none" w:sz="0" w:space="0" w:color="auto"/>
        <w:left w:val="none" w:sz="0" w:space="0" w:color="auto"/>
        <w:bottom w:val="none" w:sz="0" w:space="0" w:color="auto"/>
        <w:right w:val="none" w:sz="0" w:space="0" w:color="auto"/>
      </w:divBdr>
    </w:div>
    <w:div w:id="361593989">
      <w:marLeft w:val="0"/>
      <w:marRight w:val="0"/>
      <w:marTop w:val="0"/>
      <w:marBottom w:val="0"/>
      <w:divBdr>
        <w:top w:val="none" w:sz="0" w:space="0" w:color="auto"/>
        <w:left w:val="none" w:sz="0" w:space="0" w:color="auto"/>
        <w:bottom w:val="none" w:sz="0" w:space="0" w:color="auto"/>
        <w:right w:val="none" w:sz="0" w:space="0" w:color="auto"/>
      </w:divBdr>
    </w:div>
    <w:div w:id="361833283">
      <w:bodyDiv w:val="1"/>
      <w:marLeft w:val="0"/>
      <w:marRight w:val="0"/>
      <w:marTop w:val="0"/>
      <w:marBottom w:val="0"/>
      <w:divBdr>
        <w:top w:val="none" w:sz="0" w:space="0" w:color="auto"/>
        <w:left w:val="none" w:sz="0" w:space="0" w:color="auto"/>
        <w:bottom w:val="none" w:sz="0" w:space="0" w:color="auto"/>
        <w:right w:val="none" w:sz="0" w:space="0" w:color="auto"/>
      </w:divBdr>
    </w:div>
    <w:div w:id="361976158">
      <w:marLeft w:val="0"/>
      <w:marRight w:val="0"/>
      <w:marTop w:val="0"/>
      <w:marBottom w:val="0"/>
      <w:divBdr>
        <w:top w:val="none" w:sz="0" w:space="0" w:color="auto"/>
        <w:left w:val="none" w:sz="0" w:space="0" w:color="auto"/>
        <w:bottom w:val="none" w:sz="0" w:space="0" w:color="auto"/>
        <w:right w:val="none" w:sz="0" w:space="0" w:color="auto"/>
      </w:divBdr>
    </w:div>
    <w:div w:id="361978858">
      <w:marLeft w:val="0"/>
      <w:marRight w:val="0"/>
      <w:marTop w:val="0"/>
      <w:marBottom w:val="0"/>
      <w:divBdr>
        <w:top w:val="none" w:sz="0" w:space="0" w:color="auto"/>
        <w:left w:val="none" w:sz="0" w:space="0" w:color="auto"/>
        <w:bottom w:val="none" w:sz="0" w:space="0" w:color="auto"/>
        <w:right w:val="none" w:sz="0" w:space="0" w:color="auto"/>
      </w:divBdr>
    </w:div>
    <w:div w:id="362097936">
      <w:marLeft w:val="0"/>
      <w:marRight w:val="0"/>
      <w:marTop w:val="0"/>
      <w:marBottom w:val="0"/>
      <w:divBdr>
        <w:top w:val="none" w:sz="0" w:space="0" w:color="auto"/>
        <w:left w:val="none" w:sz="0" w:space="0" w:color="auto"/>
        <w:bottom w:val="none" w:sz="0" w:space="0" w:color="auto"/>
        <w:right w:val="none" w:sz="0" w:space="0" w:color="auto"/>
      </w:divBdr>
    </w:div>
    <w:div w:id="362287858">
      <w:marLeft w:val="0"/>
      <w:marRight w:val="0"/>
      <w:marTop w:val="0"/>
      <w:marBottom w:val="0"/>
      <w:divBdr>
        <w:top w:val="none" w:sz="0" w:space="0" w:color="auto"/>
        <w:left w:val="none" w:sz="0" w:space="0" w:color="auto"/>
        <w:bottom w:val="none" w:sz="0" w:space="0" w:color="auto"/>
        <w:right w:val="none" w:sz="0" w:space="0" w:color="auto"/>
      </w:divBdr>
    </w:div>
    <w:div w:id="362436823">
      <w:marLeft w:val="0"/>
      <w:marRight w:val="0"/>
      <w:marTop w:val="0"/>
      <w:marBottom w:val="0"/>
      <w:divBdr>
        <w:top w:val="none" w:sz="0" w:space="0" w:color="auto"/>
        <w:left w:val="none" w:sz="0" w:space="0" w:color="auto"/>
        <w:bottom w:val="none" w:sz="0" w:space="0" w:color="auto"/>
        <w:right w:val="none" w:sz="0" w:space="0" w:color="auto"/>
      </w:divBdr>
    </w:div>
    <w:div w:id="362483656">
      <w:marLeft w:val="0"/>
      <w:marRight w:val="0"/>
      <w:marTop w:val="0"/>
      <w:marBottom w:val="0"/>
      <w:divBdr>
        <w:top w:val="none" w:sz="0" w:space="0" w:color="auto"/>
        <w:left w:val="none" w:sz="0" w:space="0" w:color="auto"/>
        <w:bottom w:val="none" w:sz="0" w:space="0" w:color="auto"/>
        <w:right w:val="none" w:sz="0" w:space="0" w:color="auto"/>
      </w:divBdr>
    </w:div>
    <w:div w:id="362555680">
      <w:marLeft w:val="0"/>
      <w:marRight w:val="0"/>
      <w:marTop w:val="0"/>
      <w:marBottom w:val="0"/>
      <w:divBdr>
        <w:top w:val="none" w:sz="0" w:space="0" w:color="auto"/>
        <w:left w:val="none" w:sz="0" w:space="0" w:color="auto"/>
        <w:bottom w:val="none" w:sz="0" w:space="0" w:color="auto"/>
        <w:right w:val="none" w:sz="0" w:space="0" w:color="auto"/>
      </w:divBdr>
    </w:div>
    <w:div w:id="362680527">
      <w:marLeft w:val="0"/>
      <w:marRight w:val="0"/>
      <w:marTop w:val="0"/>
      <w:marBottom w:val="0"/>
      <w:divBdr>
        <w:top w:val="none" w:sz="0" w:space="0" w:color="auto"/>
        <w:left w:val="none" w:sz="0" w:space="0" w:color="auto"/>
        <w:bottom w:val="none" w:sz="0" w:space="0" w:color="auto"/>
        <w:right w:val="none" w:sz="0" w:space="0" w:color="auto"/>
      </w:divBdr>
    </w:div>
    <w:div w:id="362948772">
      <w:marLeft w:val="0"/>
      <w:marRight w:val="0"/>
      <w:marTop w:val="0"/>
      <w:marBottom w:val="0"/>
      <w:divBdr>
        <w:top w:val="none" w:sz="0" w:space="0" w:color="auto"/>
        <w:left w:val="none" w:sz="0" w:space="0" w:color="auto"/>
        <w:bottom w:val="none" w:sz="0" w:space="0" w:color="auto"/>
        <w:right w:val="none" w:sz="0" w:space="0" w:color="auto"/>
      </w:divBdr>
    </w:div>
    <w:div w:id="363135191">
      <w:marLeft w:val="0"/>
      <w:marRight w:val="0"/>
      <w:marTop w:val="0"/>
      <w:marBottom w:val="0"/>
      <w:divBdr>
        <w:top w:val="none" w:sz="0" w:space="0" w:color="auto"/>
        <w:left w:val="none" w:sz="0" w:space="0" w:color="auto"/>
        <w:bottom w:val="none" w:sz="0" w:space="0" w:color="auto"/>
        <w:right w:val="none" w:sz="0" w:space="0" w:color="auto"/>
      </w:divBdr>
    </w:div>
    <w:div w:id="363136245">
      <w:marLeft w:val="0"/>
      <w:marRight w:val="0"/>
      <w:marTop w:val="0"/>
      <w:marBottom w:val="0"/>
      <w:divBdr>
        <w:top w:val="none" w:sz="0" w:space="0" w:color="auto"/>
        <w:left w:val="none" w:sz="0" w:space="0" w:color="auto"/>
        <w:bottom w:val="none" w:sz="0" w:space="0" w:color="auto"/>
        <w:right w:val="none" w:sz="0" w:space="0" w:color="auto"/>
      </w:divBdr>
    </w:div>
    <w:div w:id="363337008">
      <w:marLeft w:val="0"/>
      <w:marRight w:val="0"/>
      <w:marTop w:val="0"/>
      <w:marBottom w:val="0"/>
      <w:divBdr>
        <w:top w:val="none" w:sz="0" w:space="0" w:color="auto"/>
        <w:left w:val="none" w:sz="0" w:space="0" w:color="auto"/>
        <w:bottom w:val="none" w:sz="0" w:space="0" w:color="auto"/>
        <w:right w:val="none" w:sz="0" w:space="0" w:color="auto"/>
      </w:divBdr>
    </w:div>
    <w:div w:id="363363833">
      <w:marLeft w:val="0"/>
      <w:marRight w:val="0"/>
      <w:marTop w:val="0"/>
      <w:marBottom w:val="0"/>
      <w:divBdr>
        <w:top w:val="none" w:sz="0" w:space="0" w:color="auto"/>
        <w:left w:val="none" w:sz="0" w:space="0" w:color="auto"/>
        <w:bottom w:val="none" w:sz="0" w:space="0" w:color="auto"/>
        <w:right w:val="none" w:sz="0" w:space="0" w:color="auto"/>
      </w:divBdr>
    </w:div>
    <w:div w:id="363404341">
      <w:marLeft w:val="0"/>
      <w:marRight w:val="0"/>
      <w:marTop w:val="0"/>
      <w:marBottom w:val="0"/>
      <w:divBdr>
        <w:top w:val="none" w:sz="0" w:space="0" w:color="auto"/>
        <w:left w:val="none" w:sz="0" w:space="0" w:color="auto"/>
        <w:bottom w:val="none" w:sz="0" w:space="0" w:color="auto"/>
        <w:right w:val="none" w:sz="0" w:space="0" w:color="auto"/>
      </w:divBdr>
    </w:div>
    <w:div w:id="363480104">
      <w:bodyDiv w:val="1"/>
      <w:marLeft w:val="0"/>
      <w:marRight w:val="0"/>
      <w:marTop w:val="0"/>
      <w:marBottom w:val="0"/>
      <w:divBdr>
        <w:top w:val="none" w:sz="0" w:space="0" w:color="auto"/>
        <w:left w:val="none" w:sz="0" w:space="0" w:color="auto"/>
        <w:bottom w:val="none" w:sz="0" w:space="0" w:color="auto"/>
        <w:right w:val="none" w:sz="0" w:space="0" w:color="auto"/>
      </w:divBdr>
    </w:div>
    <w:div w:id="363486438">
      <w:marLeft w:val="0"/>
      <w:marRight w:val="0"/>
      <w:marTop w:val="0"/>
      <w:marBottom w:val="0"/>
      <w:divBdr>
        <w:top w:val="none" w:sz="0" w:space="0" w:color="auto"/>
        <w:left w:val="none" w:sz="0" w:space="0" w:color="auto"/>
        <w:bottom w:val="none" w:sz="0" w:space="0" w:color="auto"/>
        <w:right w:val="none" w:sz="0" w:space="0" w:color="auto"/>
      </w:divBdr>
    </w:div>
    <w:div w:id="363529926">
      <w:marLeft w:val="0"/>
      <w:marRight w:val="0"/>
      <w:marTop w:val="0"/>
      <w:marBottom w:val="0"/>
      <w:divBdr>
        <w:top w:val="none" w:sz="0" w:space="0" w:color="auto"/>
        <w:left w:val="none" w:sz="0" w:space="0" w:color="auto"/>
        <w:bottom w:val="none" w:sz="0" w:space="0" w:color="auto"/>
        <w:right w:val="none" w:sz="0" w:space="0" w:color="auto"/>
      </w:divBdr>
    </w:div>
    <w:div w:id="363604421">
      <w:marLeft w:val="0"/>
      <w:marRight w:val="0"/>
      <w:marTop w:val="0"/>
      <w:marBottom w:val="0"/>
      <w:divBdr>
        <w:top w:val="none" w:sz="0" w:space="0" w:color="auto"/>
        <w:left w:val="none" w:sz="0" w:space="0" w:color="auto"/>
        <w:bottom w:val="none" w:sz="0" w:space="0" w:color="auto"/>
        <w:right w:val="none" w:sz="0" w:space="0" w:color="auto"/>
      </w:divBdr>
    </w:div>
    <w:div w:id="363605711">
      <w:marLeft w:val="0"/>
      <w:marRight w:val="0"/>
      <w:marTop w:val="0"/>
      <w:marBottom w:val="0"/>
      <w:divBdr>
        <w:top w:val="none" w:sz="0" w:space="0" w:color="auto"/>
        <w:left w:val="none" w:sz="0" w:space="0" w:color="auto"/>
        <w:bottom w:val="none" w:sz="0" w:space="0" w:color="auto"/>
        <w:right w:val="none" w:sz="0" w:space="0" w:color="auto"/>
      </w:divBdr>
    </w:div>
    <w:div w:id="363675342">
      <w:marLeft w:val="0"/>
      <w:marRight w:val="0"/>
      <w:marTop w:val="0"/>
      <w:marBottom w:val="0"/>
      <w:divBdr>
        <w:top w:val="none" w:sz="0" w:space="0" w:color="auto"/>
        <w:left w:val="none" w:sz="0" w:space="0" w:color="auto"/>
        <w:bottom w:val="none" w:sz="0" w:space="0" w:color="auto"/>
        <w:right w:val="none" w:sz="0" w:space="0" w:color="auto"/>
      </w:divBdr>
    </w:div>
    <w:div w:id="363794459">
      <w:marLeft w:val="0"/>
      <w:marRight w:val="0"/>
      <w:marTop w:val="0"/>
      <w:marBottom w:val="0"/>
      <w:divBdr>
        <w:top w:val="none" w:sz="0" w:space="0" w:color="auto"/>
        <w:left w:val="none" w:sz="0" w:space="0" w:color="auto"/>
        <w:bottom w:val="none" w:sz="0" w:space="0" w:color="auto"/>
        <w:right w:val="none" w:sz="0" w:space="0" w:color="auto"/>
      </w:divBdr>
    </w:div>
    <w:div w:id="363870566">
      <w:marLeft w:val="0"/>
      <w:marRight w:val="0"/>
      <w:marTop w:val="0"/>
      <w:marBottom w:val="0"/>
      <w:divBdr>
        <w:top w:val="none" w:sz="0" w:space="0" w:color="auto"/>
        <w:left w:val="none" w:sz="0" w:space="0" w:color="auto"/>
        <w:bottom w:val="none" w:sz="0" w:space="0" w:color="auto"/>
        <w:right w:val="none" w:sz="0" w:space="0" w:color="auto"/>
      </w:divBdr>
    </w:div>
    <w:div w:id="363872973">
      <w:marLeft w:val="0"/>
      <w:marRight w:val="0"/>
      <w:marTop w:val="0"/>
      <w:marBottom w:val="0"/>
      <w:divBdr>
        <w:top w:val="none" w:sz="0" w:space="0" w:color="auto"/>
        <w:left w:val="none" w:sz="0" w:space="0" w:color="auto"/>
        <w:bottom w:val="none" w:sz="0" w:space="0" w:color="auto"/>
        <w:right w:val="none" w:sz="0" w:space="0" w:color="auto"/>
      </w:divBdr>
    </w:div>
    <w:div w:id="363940507">
      <w:marLeft w:val="0"/>
      <w:marRight w:val="0"/>
      <w:marTop w:val="0"/>
      <w:marBottom w:val="0"/>
      <w:divBdr>
        <w:top w:val="none" w:sz="0" w:space="0" w:color="auto"/>
        <w:left w:val="none" w:sz="0" w:space="0" w:color="auto"/>
        <w:bottom w:val="none" w:sz="0" w:space="0" w:color="auto"/>
        <w:right w:val="none" w:sz="0" w:space="0" w:color="auto"/>
      </w:divBdr>
    </w:div>
    <w:div w:id="364136574">
      <w:marLeft w:val="0"/>
      <w:marRight w:val="0"/>
      <w:marTop w:val="0"/>
      <w:marBottom w:val="0"/>
      <w:divBdr>
        <w:top w:val="none" w:sz="0" w:space="0" w:color="auto"/>
        <w:left w:val="none" w:sz="0" w:space="0" w:color="auto"/>
        <w:bottom w:val="none" w:sz="0" w:space="0" w:color="auto"/>
        <w:right w:val="none" w:sz="0" w:space="0" w:color="auto"/>
      </w:divBdr>
    </w:div>
    <w:div w:id="364184783">
      <w:marLeft w:val="0"/>
      <w:marRight w:val="0"/>
      <w:marTop w:val="0"/>
      <w:marBottom w:val="0"/>
      <w:divBdr>
        <w:top w:val="none" w:sz="0" w:space="0" w:color="auto"/>
        <w:left w:val="none" w:sz="0" w:space="0" w:color="auto"/>
        <w:bottom w:val="none" w:sz="0" w:space="0" w:color="auto"/>
        <w:right w:val="none" w:sz="0" w:space="0" w:color="auto"/>
      </w:divBdr>
    </w:div>
    <w:div w:id="364214291">
      <w:marLeft w:val="0"/>
      <w:marRight w:val="0"/>
      <w:marTop w:val="0"/>
      <w:marBottom w:val="0"/>
      <w:divBdr>
        <w:top w:val="none" w:sz="0" w:space="0" w:color="auto"/>
        <w:left w:val="none" w:sz="0" w:space="0" w:color="auto"/>
        <w:bottom w:val="none" w:sz="0" w:space="0" w:color="auto"/>
        <w:right w:val="none" w:sz="0" w:space="0" w:color="auto"/>
      </w:divBdr>
    </w:div>
    <w:div w:id="364254656">
      <w:marLeft w:val="0"/>
      <w:marRight w:val="0"/>
      <w:marTop w:val="0"/>
      <w:marBottom w:val="0"/>
      <w:divBdr>
        <w:top w:val="none" w:sz="0" w:space="0" w:color="auto"/>
        <w:left w:val="none" w:sz="0" w:space="0" w:color="auto"/>
        <w:bottom w:val="none" w:sz="0" w:space="0" w:color="auto"/>
        <w:right w:val="none" w:sz="0" w:space="0" w:color="auto"/>
      </w:divBdr>
    </w:div>
    <w:div w:id="364329027">
      <w:marLeft w:val="0"/>
      <w:marRight w:val="0"/>
      <w:marTop w:val="0"/>
      <w:marBottom w:val="0"/>
      <w:divBdr>
        <w:top w:val="none" w:sz="0" w:space="0" w:color="auto"/>
        <w:left w:val="none" w:sz="0" w:space="0" w:color="auto"/>
        <w:bottom w:val="none" w:sz="0" w:space="0" w:color="auto"/>
        <w:right w:val="none" w:sz="0" w:space="0" w:color="auto"/>
      </w:divBdr>
    </w:div>
    <w:div w:id="364333113">
      <w:marLeft w:val="0"/>
      <w:marRight w:val="0"/>
      <w:marTop w:val="0"/>
      <w:marBottom w:val="0"/>
      <w:divBdr>
        <w:top w:val="none" w:sz="0" w:space="0" w:color="auto"/>
        <w:left w:val="none" w:sz="0" w:space="0" w:color="auto"/>
        <w:bottom w:val="none" w:sz="0" w:space="0" w:color="auto"/>
        <w:right w:val="none" w:sz="0" w:space="0" w:color="auto"/>
      </w:divBdr>
    </w:div>
    <w:div w:id="364447830">
      <w:marLeft w:val="0"/>
      <w:marRight w:val="0"/>
      <w:marTop w:val="0"/>
      <w:marBottom w:val="0"/>
      <w:divBdr>
        <w:top w:val="none" w:sz="0" w:space="0" w:color="auto"/>
        <w:left w:val="none" w:sz="0" w:space="0" w:color="auto"/>
        <w:bottom w:val="none" w:sz="0" w:space="0" w:color="auto"/>
        <w:right w:val="none" w:sz="0" w:space="0" w:color="auto"/>
      </w:divBdr>
    </w:div>
    <w:div w:id="364453948">
      <w:marLeft w:val="0"/>
      <w:marRight w:val="0"/>
      <w:marTop w:val="0"/>
      <w:marBottom w:val="0"/>
      <w:divBdr>
        <w:top w:val="none" w:sz="0" w:space="0" w:color="auto"/>
        <w:left w:val="none" w:sz="0" w:space="0" w:color="auto"/>
        <w:bottom w:val="none" w:sz="0" w:space="0" w:color="auto"/>
        <w:right w:val="none" w:sz="0" w:space="0" w:color="auto"/>
      </w:divBdr>
    </w:div>
    <w:div w:id="364477676">
      <w:marLeft w:val="0"/>
      <w:marRight w:val="0"/>
      <w:marTop w:val="0"/>
      <w:marBottom w:val="0"/>
      <w:divBdr>
        <w:top w:val="none" w:sz="0" w:space="0" w:color="auto"/>
        <w:left w:val="none" w:sz="0" w:space="0" w:color="auto"/>
        <w:bottom w:val="none" w:sz="0" w:space="0" w:color="auto"/>
        <w:right w:val="none" w:sz="0" w:space="0" w:color="auto"/>
      </w:divBdr>
    </w:div>
    <w:div w:id="364521086">
      <w:marLeft w:val="0"/>
      <w:marRight w:val="0"/>
      <w:marTop w:val="0"/>
      <w:marBottom w:val="0"/>
      <w:divBdr>
        <w:top w:val="none" w:sz="0" w:space="0" w:color="auto"/>
        <w:left w:val="none" w:sz="0" w:space="0" w:color="auto"/>
        <w:bottom w:val="none" w:sz="0" w:space="0" w:color="auto"/>
        <w:right w:val="none" w:sz="0" w:space="0" w:color="auto"/>
      </w:divBdr>
    </w:div>
    <w:div w:id="364721503">
      <w:marLeft w:val="0"/>
      <w:marRight w:val="0"/>
      <w:marTop w:val="0"/>
      <w:marBottom w:val="0"/>
      <w:divBdr>
        <w:top w:val="none" w:sz="0" w:space="0" w:color="auto"/>
        <w:left w:val="none" w:sz="0" w:space="0" w:color="auto"/>
        <w:bottom w:val="none" w:sz="0" w:space="0" w:color="auto"/>
        <w:right w:val="none" w:sz="0" w:space="0" w:color="auto"/>
      </w:divBdr>
    </w:div>
    <w:div w:id="364791960">
      <w:marLeft w:val="0"/>
      <w:marRight w:val="0"/>
      <w:marTop w:val="0"/>
      <w:marBottom w:val="0"/>
      <w:divBdr>
        <w:top w:val="none" w:sz="0" w:space="0" w:color="auto"/>
        <w:left w:val="none" w:sz="0" w:space="0" w:color="auto"/>
        <w:bottom w:val="none" w:sz="0" w:space="0" w:color="auto"/>
        <w:right w:val="none" w:sz="0" w:space="0" w:color="auto"/>
      </w:divBdr>
    </w:div>
    <w:div w:id="364793498">
      <w:marLeft w:val="0"/>
      <w:marRight w:val="0"/>
      <w:marTop w:val="0"/>
      <w:marBottom w:val="0"/>
      <w:divBdr>
        <w:top w:val="none" w:sz="0" w:space="0" w:color="auto"/>
        <w:left w:val="none" w:sz="0" w:space="0" w:color="auto"/>
        <w:bottom w:val="none" w:sz="0" w:space="0" w:color="auto"/>
        <w:right w:val="none" w:sz="0" w:space="0" w:color="auto"/>
      </w:divBdr>
    </w:div>
    <w:div w:id="364797083">
      <w:marLeft w:val="0"/>
      <w:marRight w:val="0"/>
      <w:marTop w:val="0"/>
      <w:marBottom w:val="0"/>
      <w:divBdr>
        <w:top w:val="none" w:sz="0" w:space="0" w:color="auto"/>
        <w:left w:val="none" w:sz="0" w:space="0" w:color="auto"/>
        <w:bottom w:val="none" w:sz="0" w:space="0" w:color="auto"/>
        <w:right w:val="none" w:sz="0" w:space="0" w:color="auto"/>
      </w:divBdr>
    </w:div>
    <w:div w:id="364871600">
      <w:marLeft w:val="0"/>
      <w:marRight w:val="0"/>
      <w:marTop w:val="0"/>
      <w:marBottom w:val="0"/>
      <w:divBdr>
        <w:top w:val="none" w:sz="0" w:space="0" w:color="auto"/>
        <w:left w:val="none" w:sz="0" w:space="0" w:color="auto"/>
        <w:bottom w:val="none" w:sz="0" w:space="0" w:color="auto"/>
        <w:right w:val="none" w:sz="0" w:space="0" w:color="auto"/>
      </w:divBdr>
    </w:div>
    <w:div w:id="364913033">
      <w:marLeft w:val="0"/>
      <w:marRight w:val="0"/>
      <w:marTop w:val="0"/>
      <w:marBottom w:val="0"/>
      <w:divBdr>
        <w:top w:val="none" w:sz="0" w:space="0" w:color="auto"/>
        <w:left w:val="none" w:sz="0" w:space="0" w:color="auto"/>
        <w:bottom w:val="none" w:sz="0" w:space="0" w:color="auto"/>
        <w:right w:val="none" w:sz="0" w:space="0" w:color="auto"/>
      </w:divBdr>
    </w:div>
    <w:div w:id="364982041">
      <w:marLeft w:val="0"/>
      <w:marRight w:val="0"/>
      <w:marTop w:val="0"/>
      <w:marBottom w:val="0"/>
      <w:divBdr>
        <w:top w:val="none" w:sz="0" w:space="0" w:color="auto"/>
        <w:left w:val="none" w:sz="0" w:space="0" w:color="auto"/>
        <w:bottom w:val="none" w:sz="0" w:space="0" w:color="auto"/>
        <w:right w:val="none" w:sz="0" w:space="0" w:color="auto"/>
      </w:divBdr>
    </w:div>
    <w:div w:id="364985615">
      <w:marLeft w:val="0"/>
      <w:marRight w:val="0"/>
      <w:marTop w:val="0"/>
      <w:marBottom w:val="0"/>
      <w:divBdr>
        <w:top w:val="none" w:sz="0" w:space="0" w:color="auto"/>
        <w:left w:val="none" w:sz="0" w:space="0" w:color="auto"/>
        <w:bottom w:val="none" w:sz="0" w:space="0" w:color="auto"/>
        <w:right w:val="none" w:sz="0" w:space="0" w:color="auto"/>
      </w:divBdr>
    </w:div>
    <w:div w:id="364986561">
      <w:marLeft w:val="0"/>
      <w:marRight w:val="0"/>
      <w:marTop w:val="0"/>
      <w:marBottom w:val="0"/>
      <w:divBdr>
        <w:top w:val="none" w:sz="0" w:space="0" w:color="auto"/>
        <w:left w:val="none" w:sz="0" w:space="0" w:color="auto"/>
        <w:bottom w:val="none" w:sz="0" w:space="0" w:color="auto"/>
        <w:right w:val="none" w:sz="0" w:space="0" w:color="auto"/>
      </w:divBdr>
    </w:div>
    <w:div w:id="364991361">
      <w:marLeft w:val="0"/>
      <w:marRight w:val="0"/>
      <w:marTop w:val="0"/>
      <w:marBottom w:val="0"/>
      <w:divBdr>
        <w:top w:val="none" w:sz="0" w:space="0" w:color="auto"/>
        <w:left w:val="none" w:sz="0" w:space="0" w:color="auto"/>
        <w:bottom w:val="none" w:sz="0" w:space="0" w:color="auto"/>
        <w:right w:val="none" w:sz="0" w:space="0" w:color="auto"/>
      </w:divBdr>
    </w:div>
    <w:div w:id="365058421">
      <w:marLeft w:val="0"/>
      <w:marRight w:val="0"/>
      <w:marTop w:val="0"/>
      <w:marBottom w:val="0"/>
      <w:divBdr>
        <w:top w:val="none" w:sz="0" w:space="0" w:color="auto"/>
        <w:left w:val="none" w:sz="0" w:space="0" w:color="auto"/>
        <w:bottom w:val="none" w:sz="0" w:space="0" w:color="auto"/>
        <w:right w:val="none" w:sz="0" w:space="0" w:color="auto"/>
      </w:divBdr>
    </w:div>
    <w:div w:id="365065979">
      <w:marLeft w:val="0"/>
      <w:marRight w:val="0"/>
      <w:marTop w:val="0"/>
      <w:marBottom w:val="0"/>
      <w:divBdr>
        <w:top w:val="none" w:sz="0" w:space="0" w:color="auto"/>
        <w:left w:val="none" w:sz="0" w:space="0" w:color="auto"/>
        <w:bottom w:val="none" w:sz="0" w:space="0" w:color="auto"/>
        <w:right w:val="none" w:sz="0" w:space="0" w:color="auto"/>
      </w:divBdr>
    </w:div>
    <w:div w:id="365176772">
      <w:marLeft w:val="0"/>
      <w:marRight w:val="0"/>
      <w:marTop w:val="0"/>
      <w:marBottom w:val="0"/>
      <w:divBdr>
        <w:top w:val="none" w:sz="0" w:space="0" w:color="auto"/>
        <w:left w:val="none" w:sz="0" w:space="0" w:color="auto"/>
        <w:bottom w:val="none" w:sz="0" w:space="0" w:color="auto"/>
        <w:right w:val="none" w:sz="0" w:space="0" w:color="auto"/>
      </w:divBdr>
    </w:div>
    <w:div w:id="365177027">
      <w:marLeft w:val="0"/>
      <w:marRight w:val="0"/>
      <w:marTop w:val="0"/>
      <w:marBottom w:val="0"/>
      <w:divBdr>
        <w:top w:val="none" w:sz="0" w:space="0" w:color="auto"/>
        <w:left w:val="none" w:sz="0" w:space="0" w:color="auto"/>
        <w:bottom w:val="none" w:sz="0" w:space="0" w:color="auto"/>
        <w:right w:val="none" w:sz="0" w:space="0" w:color="auto"/>
      </w:divBdr>
    </w:div>
    <w:div w:id="365179086">
      <w:marLeft w:val="0"/>
      <w:marRight w:val="0"/>
      <w:marTop w:val="0"/>
      <w:marBottom w:val="0"/>
      <w:divBdr>
        <w:top w:val="none" w:sz="0" w:space="0" w:color="auto"/>
        <w:left w:val="none" w:sz="0" w:space="0" w:color="auto"/>
        <w:bottom w:val="none" w:sz="0" w:space="0" w:color="auto"/>
        <w:right w:val="none" w:sz="0" w:space="0" w:color="auto"/>
      </w:divBdr>
    </w:div>
    <w:div w:id="365255715">
      <w:marLeft w:val="0"/>
      <w:marRight w:val="0"/>
      <w:marTop w:val="0"/>
      <w:marBottom w:val="0"/>
      <w:divBdr>
        <w:top w:val="none" w:sz="0" w:space="0" w:color="auto"/>
        <w:left w:val="none" w:sz="0" w:space="0" w:color="auto"/>
        <w:bottom w:val="none" w:sz="0" w:space="0" w:color="auto"/>
        <w:right w:val="none" w:sz="0" w:space="0" w:color="auto"/>
      </w:divBdr>
    </w:div>
    <w:div w:id="365301925">
      <w:marLeft w:val="0"/>
      <w:marRight w:val="0"/>
      <w:marTop w:val="0"/>
      <w:marBottom w:val="0"/>
      <w:divBdr>
        <w:top w:val="none" w:sz="0" w:space="0" w:color="auto"/>
        <w:left w:val="none" w:sz="0" w:space="0" w:color="auto"/>
        <w:bottom w:val="none" w:sz="0" w:space="0" w:color="auto"/>
        <w:right w:val="none" w:sz="0" w:space="0" w:color="auto"/>
      </w:divBdr>
    </w:div>
    <w:div w:id="365368554">
      <w:marLeft w:val="0"/>
      <w:marRight w:val="0"/>
      <w:marTop w:val="0"/>
      <w:marBottom w:val="0"/>
      <w:divBdr>
        <w:top w:val="none" w:sz="0" w:space="0" w:color="auto"/>
        <w:left w:val="none" w:sz="0" w:space="0" w:color="auto"/>
        <w:bottom w:val="none" w:sz="0" w:space="0" w:color="auto"/>
        <w:right w:val="none" w:sz="0" w:space="0" w:color="auto"/>
      </w:divBdr>
    </w:div>
    <w:div w:id="365450580">
      <w:marLeft w:val="0"/>
      <w:marRight w:val="0"/>
      <w:marTop w:val="0"/>
      <w:marBottom w:val="0"/>
      <w:divBdr>
        <w:top w:val="none" w:sz="0" w:space="0" w:color="auto"/>
        <w:left w:val="none" w:sz="0" w:space="0" w:color="auto"/>
        <w:bottom w:val="none" w:sz="0" w:space="0" w:color="auto"/>
        <w:right w:val="none" w:sz="0" w:space="0" w:color="auto"/>
      </w:divBdr>
    </w:div>
    <w:div w:id="365563289">
      <w:marLeft w:val="0"/>
      <w:marRight w:val="0"/>
      <w:marTop w:val="0"/>
      <w:marBottom w:val="0"/>
      <w:divBdr>
        <w:top w:val="none" w:sz="0" w:space="0" w:color="auto"/>
        <w:left w:val="none" w:sz="0" w:space="0" w:color="auto"/>
        <w:bottom w:val="none" w:sz="0" w:space="0" w:color="auto"/>
        <w:right w:val="none" w:sz="0" w:space="0" w:color="auto"/>
      </w:divBdr>
    </w:div>
    <w:div w:id="365641345">
      <w:marLeft w:val="0"/>
      <w:marRight w:val="0"/>
      <w:marTop w:val="0"/>
      <w:marBottom w:val="0"/>
      <w:divBdr>
        <w:top w:val="none" w:sz="0" w:space="0" w:color="auto"/>
        <w:left w:val="none" w:sz="0" w:space="0" w:color="auto"/>
        <w:bottom w:val="none" w:sz="0" w:space="0" w:color="auto"/>
        <w:right w:val="none" w:sz="0" w:space="0" w:color="auto"/>
      </w:divBdr>
    </w:div>
    <w:div w:id="365645100">
      <w:marLeft w:val="0"/>
      <w:marRight w:val="0"/>
      <w:marTop w:val="0"/>
      <w:marBottom w:val="0"/>
      <w:divBdr>
        <w:top w:val="none" w:sz="0" w:space="0" w:color="auto"/>
        <w:left w:val="none" w:sz="0" w:space="0" w:color="auto"/>
        <w:bottom w:val="none" w:sz="0" w:space="0" w:color="auto"/>
        <w:right w:val="none" w:sz="0" w:space="0" w:color="auto"/>
      </w:divBdr>
    </w:div>
    <w:div w:id="365645876">
      <w:marLeft w:val="0"/>
      <w:marRight w:val="0"/>
      <w:marTop w:val="0"/>
      <w:marBottom w:val="0"/>
      <w:divBdr>
        <w:top w:val="none" w:sz="0" w:space="0" w:color="auto"/>
        <w:left w:val="none" w:sz="0" w:space="0" w:color="auto"/>
        <w:bottom w:val="none" w:sz="0" w:space="0" w:color="auto"/>
        <w:right w:val="none" w:sz="0" w:space="0" w:color="auto"/>
      </w:divBdr>
    </w:div>
    <w:div w:id="365645970">
      <w:marLeft w:val="0"/>
      <w:marRight w:val="0"/>
      <w:marTop w:val="0"/>
      <w:marBottom w:val="0"/>
      <w:divBdr>
        <w:top w:val="none" w:sz="0" w:space="0" w:color="auto"/>
        <w:left w:val="none" w:sz="0" w:space="0" w:color="auto"/>
        <w:bottom w:val="none" w:sz="0" w:space="0" w:color="auto"/>
        <w:right w:val="none" w:sz="0" w:space="0" w:color="auto"/>
      </w:divBdr>
    </w:div>
    <w:div w:id="365788879">
      <w:marLeft w:val="0"/>
      <w:marRight w:val="0"/>
      <w:marTop w:val="0"/>
      <w:marBottom w:val="0"/>
      <w:divBdr>
        <w:top w:val="none" w:sz="0" w:space="0" w:color="auto"/>
        <w:left w:val="none" w:sz="0" w:space="0" w:color="auto"/>
        <w:bottom w:val="none" w:sz="0" w:space="0" w:color="auto"/>
        <w:right w:val="none" w:sz="0" w:space="0" w:color="auto"/>
      </w:divBdr>
    </w:div>
    <w:div w:id="365909809">
      <w:marLeft w:val="0"/>
      <w:marRight w:val="0"/>
      <w:marTop w:val="0"/>
      <w:marBottom w:val="0"/>
      <w:divBdr>
        <w:top w:val="none" w:sz="0" w:space="0" w:color="auto"/>
        <w:left w:val="none" w:sz="0" w:space="0" w:color="auto"/>
        <w:bottom w:val="none" w:sz="0" w:space="0" w:color="auto"/>
        <w:right w:val="none" w:sz="0" w:space="0" w:color="auto"/>
      </w:divBdr>
    </w:div>
    <w:div w:id="365981603">
      <w:marLeft w:val="0"/>
      <w:marRight w:val="0"/>
      <w:marTop w:val="0"/>
      <w:marBottom w:val="0"/>
      <w:divBdr>
        <w:top w:val="none" w:sz="0" w:space="0" w:color="auto"/>
        <w:left w:val="none" w:sz="0" w:space="0" w:color="auto"/>
        <w:bottom w:val="none" w:sz="0" w:space="0" w:color="auto"/>
        <w:right w:val="none" w:sz="0" w:space="0" w:color="auto"/>
      </w:divBdr>
    </w:div>
    <w:div w:id="366024461">
      <w:marLeft w:val="0"/>
      <w:marRight w:val="0"/>
      <w:marTop w:val="0"/>
      <w:marBottom w:val="0"/>
      <w:divBdr>
        <w:top w:val="none" w:sz="0" w:space="0" w:color="auto"/>
        <w:left w:val="none" w:sz="0" w:space="0" w:color="auto"/>
        <w:bottom w:val="none" w:sz="0" w:space="0" w:color="auto"/>
        <w:right w:val="none" w:sz="0" w:space="0" w:color="auto"/>
      </w:divBdr>
    </w:div>
    <w:div w:id="366182132">
      <w:marLeft w:val="0"/>
      <w:marRight w:val="0"/>
      <w:marTop w:val="0"/>
      <w:marBottom w:val="0"/>
      <w:divBdr>
        <w:top w:val="none" w:sz="0" w:space="0" w:color="auto"/>
        <w:left w:val="none" w:sz="0" w:space="0" w:color="auto"/>
        <w:bottom w:val="none" w:sz="0" w:space="0" w:color="auto"/>
        <w:right w:val="none" w:sz="0" w:space="0" w:color="auto"/>
      </w:divBdr>
    </w:div>
    <w:div w:id="366220526">
      <w:marLeft w:val="0"/>
      <w:marRight w:val="0"/>
      <w:marTop w:val="0"/>
      <w:marBottom w:val="0"/>
      <w:divBdr>
        <w:top w:val="none" w:sz="0" w:space="0" w:color="auto"/>
        <w:left w:val="none" w:sz="0" w:space="0" w:color="auto"/>
        <w:bottom w:val="none" w:sz="0" w:space="0" w:color="auto"/>
        <w:right w:val="none" w:sz="0" w:space="0" w:color="auto"/>
      </w:divBdr>
    </w:div>
    <w:div w:id="366220536">
      <w:marLeft w:val="0"/>
      <w:marRight w:val="0"/>
      <w:marTop w:val="0"/>
      <w:marBottom w:val="0"/>
      <w:divBdr>
        <w:top w:val="none" w:sz="0" w:space="0" w:color="auto"/>
        <w:left w:val="none" w:sz="0" w:space="0" w:color="auto"/>
        <w:bottom w:val="none" w:sz="0" w:space="0" w:color="auto"/>
        <w:right w:val="none" w:sz="0" w:space="0" w:color="auto"/>
      </w:divBdr>
    </w:div>
    <w:div w:id="366226346">
      <w:marLeft w:val="0"/>
      <w:marRight w:val="0"/>
      <w:marTop w:val="0"/>
      <w:marBottom w:val="0"/>
      <w:divBdr>
        <w:top w:val="none" w:sz="0" w:space="0" w:color="auto"/>
        <w:left w:val="none" w:sz="0" w:space="0" w:color="auto"/>
        <w:bottom w:val="none" w:sz="0" w:space="0" w:color="auto"/>
        <w:right w:val="none" w:sz="0" w:space="0" w:color="auto"/>
      </w:divBdr>
    </w:div>
    <w:div w:id="366294547">
      <w:marLeft w:val="0"/>
      <w:marRight w:val="0"/>
      <w:marTop w:val="0"/>
      <w:marBottom w:val="0"/>
      <w:divBdr>
        <w:top w:val="none" w:sz="0" w:space="0" w:color="auto"/>
        <w:left w:val="none" w:sz="0" w:space="0" w:color="auto"/>
        <w:bottom w:val="none" w:sz="0" w:space="0" w:color="auto"/>
        <w:right w:val="none" w:sz="0" w:space="0" w:color="auto"/>
      </w:divBdr>
    </w:div>
    <w:div w:id="366295384">
      <w:marLeft w:val="0"/>
      <w:marRight w:val="0"/>
      <w:marTop w:val="0"/>
      <w:marBottom w:val="0"/>
      <w:divBdr>
        <w:top w:val="none" w:sz="0" w:space="0" w:color="auto"/>
        <w:left w:val="none" w:sz="0" w:space="0" w:color="auto"/>
        <w:bottom w:val="none" w:sz="0" w:space="0" w:color="auto"/>
        <w:right w:val="none" w:sz="0" w:space="0" w:color="auto"/>
      </w:divBdr>
    </w:div>
    <w:div w:id="366371049">
      <w:marLeft w:val="0"/>
      <w:marRight w:val="0"/>
      <w:marTop w:val="0"/>
      <w:marBottom w:val="0"/>
      <w:divBdr>
        <w:top w:val="none" w:sz="0" w:space="0" w:color="auto"/>
        <w:left w:val="none" w:sz="0" w:space="0" w:color="auto"/>
        <w:bottom w:val="none" w:sz="0" w:space="0" w:color="auto"/>
        <w:right w:val="none" w:sz="0" w:space="0" w:color="auto"/>
      </w:divBdr>
    </w:div>
    <w:div w:id="366609606">
      <w:marLeft w:val="0"/>
      <w:marRight w:val="0"/>
      <w:marTop w:val="0"/>
      <w:marBottom w:val="0"/>
      <w:divBdr>
        <w:top w:val="none" w:sz="0" w:space="0" w:color="auto"/>
        <w:left w:val="none" w:sz="0" w:space="0" w:color="auto"/>
        <w:bottom w:val="none" w:sz="0" w:space="0" w:color="auto"/>
        <w:right w:val="none" w:sz="0" w:space="0" w:color="auto"/>
      </w:divBdr>
    </w:div>
    <w:div w:id="366640571">
      <w:marLeft w:val="0"/>
      <w:marRight w:val="0"/>
      <w:marTop w:val="0"/>
      <w:marBottom w:val="0"/>
      <w:divBdr>
        <w:top w:val="none" w:sz="0" w:space="0" w:color="auto"/>
        <w:left w:val="none" w:sz="0" w:space="0" w:color="auto"/>
        <w:bottom w:val="none" w:sz="0" w:space="0" w:color="auto"/>
        <w:right w:val="none" w:sz="0" w:space="0" w:color="auto"/>
      </w:divBdr>
    </w:div>
    <w:div w:id="366682415">
      <w:marLeft w:val="0"/>
      <w:marRight w:val="0"/>
      <w:marTop w:val="0"/>
      <w:marBottom w:val="0"/>
      <w:divBdr>
        <w:top w:val="none" w:sz="0" w:space="0" w:color="auto"/>
        <w:left w:val="none" w:sz="0" w:space="0" w:color="auto"/>
        <w:bottom w:val="none" w:sz="0" w:space="0" w:color="auto"/>
        <w:right w:val="none" w:sz="0" w:space="0" w:color="auto"/>
      </w:divBdr>
    </w:div>
    <w:div w:id="366688819">
      <w:marLeft w:val="0"/>
      <w:marRight w:val="0"/>
      <w:marTop w:val="0"/>
      <w:marBottom w:val="0"/>
      <w:divBdr>
        <w:top w:val="none" w:sz="0" w:space="0" w:color="auto"/>
        <w:left w:val="none" w:sz="0" w:space="0" w:color="auto"/>
        <w:bottom w:val="none" w:sz="0" w:space="0" w:color="auto"/>
        <w:right w:val="none" w:sz="0" w:space="0" w:color="auto"/>
      </w:divBdr>
    </w:div>
    <w:div w:id="366755655">
      <w:marLeft w:val="0"/>
      <w:marRight w:val="0"/>
      <w:marTop w:val="0"/>
      <w:marBottom w:val="0"/>
      <w:divBdr>
        <w:top w:val="none" w:sz="0" w:space="0" w:color="auto"/>
        <w:left w:val="none" w:sz="0" w:space="0" w:color="auto"/>
        <w:bottom w:val="none" w:sz="0" w:space="0" w:color="auto"/>
        <w:right w:val="none" w:sz="0" w:space="0" w:color="auto"/>
      </w:divBdr>
    </w:div>
    <w:div w:id="366830948">
      <w:marLeft w:val="0"/>
      <w:marRight w:val="0"/>
      <w:marTop w:val="0"/>
      <w:marBottom w:val="0"/>
      <w:divBdr>
        <w:top w:val="none" w:sz="0" w:space="0" w:color="auto"/>
        <w:left w:val="none" w:sz="0" w:space="0" w:color="auto"/>
        <w:bottom w:val="none" w:sz="0" w:space="0" w:color="auto"/>
        <w:right w:val="none" w:sz="0" w:space="0" w:color="auto"/>
      </w:divBdr>
    </w:div>
    <w:div w:id="366834132">
      <w:marLeft w:val="0"/>
      <w:marRight w:val="0"/>
      <w:marTop w:val="0"/>
      <w:marBottom w:val="0"/>
      <w:divBdr>
        <w:top w:val="none" w:sz="0" w:space="0" w:color="auto"/>
        <w:left w:val="none" w:sz="0" w:space="0" w:color="auto"/>
        <w:bottom w:val="none" w:sz="0" w:space="0" w:color="auto"/>
        <w:right w:val="none" w:sz="0" w:space="0" w:color="auto"/>
      </w:divBdr>
    </w:div>
    <w:div w:id="366873995">
      <w:marLeft w:val="0"/>
      <w:marRight w:val="0"/>
      <w:marTop w:val="0"/>
      <w:marBottom w:val="0"/>
      <w:divBdr>
        <w:top w:val="none" w:sz="0" w:space="0" w:color="auto"/>
        <w:left w:val="none" w:sz="0" w:space="0" w:color="auto"/>
        <w:bottom w:val="none" w:sz="0" w:space="0" w:color="auto"/>
        <w:right w:val="none" w:sz="0" w:space="0" w:color="auto"/>
      </w:divBdr>
    </w:div>
    <w:div w:id="366952287">
      <w:marLeft w:val="0"/>
      <w:marRight w:val="0"/>
      <w:marTop w:val="0"/>
      <w:marBottom w:val="0"/>
      <w:divBdr>
        <w:top w:val="none" w:sz="0" w:space="0" w:color="auto"/>
        <w:left w:val="none" w:sz="0" w:space="0" w:color="auto"/>
        <w:bottom w:val="none" w:sz="0" w:space="0" w:color="auto"/>
        <w:right w:val="none" w:sz="0" w:space="0" w:color="auto"/>
      </w:divBdr>
    </w:div>
    <w:div w:id="366952821">
      <w:marLeft w:val="0"/>
      <w:marRight w:val="0"/>
      <w:marTop w:val="0"/>
      <w:marBottom w:val="0"/>
      <w:divBdr>
        <w:top w:val="none" w:sz="0" w:space="0" w:color="auto"/>
        <w:left w:val="none" w:sz="0" w:space="0" w:color="auto"/>
        <w:bottom w:val="none" w:sz="0" w:space="0" w:color="auto"/>
        <w:right w:val="none" w:sz="0" w:space="0" w:color="auto"/>
      </w:divBdr>
    </w:div>
    <w:div w:id="366953189">
      <w:marLeft w:val="0"/>
      <w:marRight w:val="0"/>
      <w:marTop w:val="0"/>
      <w:marBottom w:val="0"/>
      <w:divBdr>
        <w:top w:val="none" w:sz="0" w:space="0" w:color="auto"/>
        <w:left w:val="none" w:sz="0" w:space="0" w:color="auto"/>
        <w:bottom w:val="none" w:sz="0" w:space="0" w:color="auto"/>
        <w:right w:val="none" w:sz="0" w:space="0" w:color="auto"/>
      </w:divBdr>
    </w:div>
    <w:div w:id="366957197">
      <w:marLeft w:val="0"/>
      <w:marRight w:val="0"/>
      <w:marTop w:val="0"/>
      <w:marBottom w:val="0"/>
      <w:divBdr>
        <w:top w:val="none" w:sz="0" w:space="0" w:color="auto"/>
        <w:left w:val="none" w:sz="0" w:space="0" w:color="auto"/>
        <w:bottom w:val="none" w:sz="0" w:space="0" w:color="auto"/>
        <w:right w:val="none" w:sz="0" w:space="0" w:color="auto"/>
      </w:divBdr>
    </w:div>
    <w:div w:id="367141294">
      <w:marLeft w:val="0"/>
      <w:marRight w:val="0"/>
      <w:marTop w:val="0"/>
      <w:marBottom w:val="0"/>
      <w:divBdr>
        <w:top w:val="none" w:sz="0" w:space="0" w:color="auto"/>
        <w:left w:val="none" w:sz="0" w:space="0" w:color="auto"/>
        <w:bottom w:val="none" w:sz="0" w:space="0" w:color="auto"/>
        <w:right w:val="none" w:sz="0" w:space="0" w:color="auto"/>
      </w:divBdr>
    </w:div>
    <w:div w:id="367145369">
      <w:marLeft w:val="0"/>
      <w:marRight w:val="0"/>
      <w:marTop w:val="0"/>
      <w:marBottom w:val="0"/>
      <w:divBdr>
        <w:top w:val="none" w:sz="0" w:space="0" w:color="auto"/>
        <w:left w:val="none" w:sz="0" w:space="0" w:color="auto"/>
        <w:bottom w:val="none" w:sz="0" w:space="0" w:color="auto"/>
        <w:right w:val="none" w:sz="0" w:space="0" w:color="auto"/>
      </w:divBdr>
    </w:div>
    <w:div w:id="367218707">
      <w:marLeft w:val="0"/>
      <w:marRight w:val="0"/>
      <w:marTop w:val="0"/>
      <w:marBottom w:val="0"/>
      <w:divBdr>
        <w:top w:val="none" w:sz="0" w:space="0" w:color="auto"/>
        <w:left w:val="none" w:sz="0" w:space="0" w:color="auto"/>
        <w:bottom w:val="none" w:sz="0" w:space="0" w:color="auto"/>
        <w:right w:val="none" w:sz="0" w:space="0" w:color="auto"/>
      </w:divBdr>
    </w:div>
    <w:div w:id="367222788">
      <w:marLeft w:val="0"/>
      <w:marRight w:val="0"/>
      <w:marTop w:val="0"/>
      <w:marBottom w:val="0"/>
      <w:divBdr>
        <w:top w:val="none" w:sz="0" w:space="0" w:color="auto"/>
        <w:left w:val="none" w:sz="0" w:space="0" w:color="auto"/>
        <w:bottom w:val="none" w:sz="0" w:space="0" w:color="auto"/>
        <w:right w:val="none" w:sz="0" w:space="0" w:color="auto"/>
      </w:divBdr>
    </w:div>
    <w:div w:id="367225557">
      <w:marLeft w:val="0"/>
      <w:marRight w:val="0"/>
      <w:marTop w:val="0"/>
      <w:marBottom w:val="0"/>
      <w:divBdr>
        <w:top w:val="none" w:sz="0" w:space="0" w:color="auto"/>
        <w:left w:val="none" w:sz="0" w:space="0" w:color="auto"/>
        <w:bottom w:val="none" w:sz="0" w:space="0" w:color="auto"/>
        <w:right w:val="none" w:sz="0" w:space="0" w:color="auto"/>
      </w:divBdr>
    </w:div>
    <w:div w:id="367334387">
      <w:marLeft w:val="0"/>
      <w:marRight w:val="0"/>
      <w:marTop w:val="0"/>
      <w:marBottom w:val="0"/>
      <w:divBdr>
        <w:top w:val="none" w:sz="0" w:space="0" w:color="auto"/>
        <w:left w:val="none" w:sz="0" w:space="0" w:color="auto"/>
        <w:bottom w:val="none" w:sz="0" w:space="0" w:color="auto"/>
        <w:right w:val="none" w:sz="0" w:space="0" w:color="auto"/>
      </w:divBdr>
    </w:div>
    <w:div w:id="367339187">
      <w:marLeft w:val="0"/>
      <w:marRight w:val="0"/>
      <w:marTop w:val="0"/>
      <w:marBottom w:val="0"/>
      <w:divBdr>
        <w:top w:val="none" w:sz="0" w:space="0" w:color="auto"/>
        <w:left w:val="none" w:sz="0" w:space="0" w:color="auto"/>
        <w:bottom w:val="none" w:sz="0" w:space="0" w:color="auto"/>
        <w:right w:val="none" w:sz="0" w:space="0" w:color="auto"/>
      </w:divBdr>
    </w:div>
    <w:div w:id="367339360">
      <w:marLeft w:val="0"/>
      <w:marRight w:val="0"/>
      <w:marTop w:val="0"/>
      <w:marBottom w:val="0"/>
      <w:divBdr>
        <w:top w:val="none" w:sz="0" w:space="0" w:color="auto"/>
        <w:left w:val="none" w:sz="0" w:space="0" w:color="auto"/>
        <w:bottom w:val="none" w:sz="0" w:space="0" w:color="auto"/>
        <w:right w:val="none" w:sz="0" w:space="0" w:color="auto"/>
      </w:divBdr>
    </w:div>
    <w:div w:id="367417771">
      <w:marLeft w:val="0"/>
      <w:marRight w:val="0"/>
      <w:marTop w:val="0"/>
      <w:marBottom w:val="0"/>
      <w:divBdr>
        <w:top w:val="none" w:sz="0" w:space="0" w:color="auto"/>
        <w:left w:val="none" w:sz="0" w:space="0" w:color="auto"/>
        <w:bottom w:val="none" w:sz="0" w:space="0" w:color="auto"/>
        <w:right w:val="none" w:sz="0" w:space="0" w:color="auto"/>
      </w:divBdr>
    </w:div>
    <w:div w:id="367461387">
      <w:marLeft w:val="0"/>
      <w:marRight w:val="0"/>
      <w:marTop w:val="0"/>
      <w:marBottom w:val="0"/>
      <w:divBdr>
        <w:top w:val="none" w:sz="0" w:space="0" w:color="auto"/>
        <w:left w:val="none" w:sz="0" w:space="0" w:color="auto"/>
        <w:bottom w:val="none" w:sz="0" w:space="0" w:color="auto"/>
        <w:right w:val="none" w:sz="0" w:space="0" w:color="auto"/>
      </w:divBdr>
    </w:div>
    <w:div w:id="367527726">
      <w:marLeft w:val="0"/>
      <w:marRight w:val="0"/>
      <w:marTop w:val="0"/>
      <w:marBottom w:val="0"/>
      <w:divBdr>
        <w:top w:val="none" w:sz="0" w:space="0" w:color="auto"/>
        <w:left w:val="none" w:sz="0" w:space="0" w:color="auto"/>
        <w:bottom w:val="none" w:sz="0" w:space="0" w:color="auto"/>
        <w:right w:val="none" w:sz="0" w:space="0" w:color="auto"/>
      </w:divBdr>
    </w:div>
    <w:div w:id="367529163">
      <w:marLeft w:val="0"/>
      <w:marRight w:val="0"/>
      <w:marTop w:val="0"/>
      <w:marBottom w:val="0"/>
      <w:divBdr>
        <w:top w:val="none" w:sz="0" w:space="0" w:color="auto"/>
        <w:left w:val="none" w:sz="0" w:space="0" w:color="auto"/>
        <w:bottom w:val="none" w:sz="0" w:space="0" w:color="auto"/>
        <w:right w:val="none" w:sz="0" w:space="0" w:color="auto"/>
      </w:divBdr>
    </w:div>
    <w:div w:id="367537207">
      <w:marLeft w:val="0"/>
      <w:marRight w:val="0"/>
      <w:marTop w:val="0"/>
      <w:marBottom w:val="0"/>
      <w:divBdr>
        <w:top w:val="none" w:sz="0" w:space="0" w:color="auto"/>
        <w:left w:val="none" w:sz="0" w:space="0" w:color="auto"/>
        <w:bottom w:val="none" w:sz="0" w:space="0" w:color="auto"/>
        <w:right w:val="none" w:sz="0" w:space="0" w:color="auto"/>
      </w:divBdr>
    </w:div>
    <w:div w:id="367606123">
      <w:marLeft w:val="0"/>
      <w:marRight w:val="0"/>
      <w:marTop w:val="0"/>
      <w:marBottom w:val="0"/>
      <w:divBdr>
        <w:top w:val="none" w:sz="0" w:space="0" w:color="auto"/>
        <w:left w:val="none" w:sz="0" w:space="0" w:color="auto"/>
        <w:bottom w:val="none" w:sz="0" w:space="0" w:color="auto"/>
        <w:right w:val="none" w:sz="0" w:space="0" w:color="auto"/>
      </w:divBdr>
    </w:div>
    <w:div w:id="367609321">
      <w:bodyDiv w:val="1"/>
      <w:marLeft w:val="0"/>
      <w:marRight w:val="0"/>
      <w:marTop w:val="0"/>
      <w:marBottom w:val="0"/>
      <w:divBdr>
        <w:top w:val="none" w:sz="0" w:space="0" w:color="auto"/>
        <w:left w:val="none" w:sz="0" w:space="0" w:color="auto"/>
        <w:bottom w:val="none" w:sz="0" w:space="0" w:color="auto"/>
        <w:right w:val="none" w:sz="0" w:space="0" w:color="auto"/>
      </w:divBdr>
    </w:div>
    <w:div w:id="367687627">
      <w:marLeft w:val="0"/>
      <w:marRight w:val="0"/>
      <w:marTop w:val="0"/>
      <w:marBottom w:val="0"/>
      <w:divBdr>
        <w:top w:val="none" w:sz="0" w:space="0" w:color="auto"/>
        <w:left w:val="none" w:sz="0" w:space="0" w:color="auto"/>
        <w:bottom w:val="none" w:sz="0" w:space="0" w:color="auto"/>
        <w:right w:val="none" w:sz="0" w:space="0" w:color="auto"/>
      </w:divBdr>
    </w:div>
    <w:div w:id="367723654">
      <w:marLeft w:val="0"/>
      <w:marRight w:val="0"/>
      <w:marTop w:val="0"/>
      <w:marBottom w:val="0"/>
      <w:divBdr>
        <w:top w:val="none" w:sz="0" w:space="0" w:color="auto"/>
        <w:left w:val="none" w:sz="0" w:space="0" w:color="auto"/>
        <w:bottom w:val="none" w:sz="0" w:space="0" w:color="auto"/>
        <w:right w:val="none" w:sz="0" w:space="0" w:color="auto"/>
      </w:divBdr>
    </w:div>
    <w:div w:id="367802556">
      <w:marLeft w:val="0"/>
      <w:marRight w:val="0"/>
      <w:marTop w:val="0"/>
      <w:marBottom w:val="0"/>
      <w:divBdr>
        <w:top w:val="none" w:sz="0" w:space="0" w:color="auto"/>
        <w:left w:val="none" w:sz="0" w:space="0" w:color="auto"/>
        <w:bottom w:val="none" w:sz="0" w:space="0" w:color="auto"/>
        <w:right w:val="none" w:sz="0" w:space="0" w:color="auto"/>
      </w:divBdr>
    </w:div>
    <w:div w:id="367874357">
      <w:marLeft w:val="0"/>
      <w:marRight w:val="0"/>
      <w:marTop w:val="0"/>
      <w:marBottom w:val="0"/>
      <w:divBdr>
        <w:top w:val="none" w:sz="0" w:space="0" w:color="auto"/>
        <w:left w:val="none" w:sz="0" w:space="0" w:color="auto"/>
        <w:bottom w:val="none" w:sz="0" w:space="0" w:color="auto"/>
        <w:right w:val="none" w:sz="0" w:space="0" w:color="auto"/>
      </w:divBdr>
    </w:div>
    <w:div w:id="367920113">
      <w:marLeft w:val="0"/>
      <w:marRight w:val="0"/>
      <w:marTop w:val="0"/>
      <w:marBottom w:val="0"/>
      <w:divBdr>
        <w:top w:val="none" w:sz="0" w:space="0" w:color="auto"/>
        <w:left w:val="none" w:sz="0" w:space="0" w:color="auto"/>
        <w:bottom w:val="none" w:sz="0" w:space="0" w:color="auto"/>
        <w:right w:val="none" w:sz="0" w:space="0" w:color="auto"/>
      </w:divBdr>
    </w:div>
    <w:div w:id="368074467">
      <w:marLeft w:val="0"/>
      <w:marRight w:val="0"/>
      <w:marTop w:val="0"/>
      <w:marBottom w:val="0"/>
      <w:divBdr>
        <w:top w:val="none" w:sz="0" w:space="0" w:color="auto"/>
        <w:left w:val="none" w:sz="0" w:space="0" w:color="auto"/>
        <w:bottom w:val="none" w:sz="0" w:space="0" w:color="auto"/>
        <w:right w:val="none" w:sz="0" w:space="0" w:color="auto"/>
      </w:divBdr>
    </w:div>
    <w:div w:id="368188342">
      <w:marLeft w:val="0"/>
      <w:marRight w:val="0"/>
      <w:marTop w:val="0"/>
      <w:marBottom w:val="0"/>
      <w:divBdr>
        <w:top w:val="none" w:sz="0" w:space="0" w:color="auto"/>
        <w:left w:val="none" w:sz="0" w:space="0" w:color="auto"/>
        <w:bottom w:val="none" w:sz="0" w:space="0" w:color="auto"/>
        <w:right w:val="none" w:sz="0" w:space="0" w:color="auto"/>
      </w:divBdr>
    </w:div>
    <w:div w:id="368191606">
      <w:marLeft w:val="0"/>
      <w:marRight w:val="0"/>
      <w:marTop w:val="0"/>
      <w:marBottom w:val="0"/>
      <w:divBdr>
        <w:top w:val="none" w:sz="0" w:space="0" w:color="auto"/>
        <w:left w:val="none" w:sz="0" w:space="0" w:color="auto"/>
        <w:bottom w:val="none" w:sz="0" w:space="0" w:color="auto"/>
        <w:right w:val="none" w:sz="0" w:space="0" w:color="auto"/>
      </w:divBdr>
    </w:div>
    <w:div w:id="368266394">
      <w:marLeft w:val="0"/>
      <w:marRight w:val="0"/>
      <w:marTop w:val="0"/>
      <w:marBottom w:val="0"/>
      <w:divBdr>
        <w:top w:val="none" w:sz="0" w:space="0" w:color="auto"/>
        <w:left w:val="none" w:sz="0" w:space="0" w:color="auto"/>
        <w:bottom w:val="none" w:sz="0" w:space="0" w:color="auto"/>
        <w:right w:val="none" w:sz="0" w:space="0" w:color="auto"/>
      </w:divBdr>
    </w:div>
    <w:div w:id="368382868">
      <w:marLeft w:val="0"/>
      <w:marRight w:val="0"/>
      <w:marTop w:val="0"/>
      <w:marBottom w:val="0"/>
      <w:divBdr>
        <w:top w:val="none" w:sz="0" w:space="0" w:color="auto"/>
        <w:left w:val="none" w:sz="0" w:space="0" w:color="auto"/>
        <w:bottom w:val="none" w:sz="0" w:space="0" w:color="auto"/>
        <w:right w:val="none" w:sz="0" w:space="0" w:color="auto"/>
      </w:divBdr>
    </w:div>
    <w:div w:id="368383829">
      <w:marLeft w:val="0"/>
      <w:marRight w:val="0"/>
      <w:marTop w:val="0"/>
      <w:marBottom w:val="0"/>
      <w:divBdr>
        <w:top w:val="none" w:sz="0" w:space="0" w:color="auto"/>
        <w:left w:val="none" w:sz="0" w:space="0" w:color="auto"/>
        <w:bottom w:val="none" w:sz="0" w:space="0" w:color="auto"/>
        <w:right w:val="none" w:sz="0" w:space="0" w:color="auto"/>
      </w:divBdr>
    </w:div>
    <w:div w:id="368409285">
      <w:marLeft w:val="0"/>
      <w:marRight w:val="0"/>
      <w:marTop w:val="0"/>
      <w:marBottom w:val="0"/>
      <w:divBdr>
        <w:top w:val="none" w:sz="0" w:space="0" w:color="auto"/>
        <w:left w:val="none" w:sz="0" w:space="0" w:color="auto"/>
        <w:bottom w:val="none" w:sz="0" w:space="0" w:color="auto"/>
        <w:right w:val="none" w:sz="0" w:space="0" w:color="auto"/>
      </w:divBdr>
    </w:div>
    <w:div w:id="368530038">
      <w:marLeft w:val="0"/>
      <w:marRight w:val="0"/>
      <w:marTop w:val="0"/>
      <w:marBottom w:val="0"/>
      <w:divBdr>
        <w:top w:val="none" w:sz="0" w:space="0" w:color="auto"/>
        <w:left w:val="none" w:sz="0" w:space="0" w:color="auto"/>
        <w:bottom w:val="none" w:sz="0" w:space="0" w:color="auto"/>
        <w:right w:val="none" w:sz="0" w:space="0" w:color="auto"/>
      </w:divBdr>
    </w:div>
    <w:div w:id="368772651">
      <w:marLeft w:val="0"/>
      <w:marRight w:val="0"/>
      <w:marTop w:val="0"/>
      <w:marBottom w:val="0"/>
      <w:divBdr>
        <w:top w:val="none" w:sz="0" w:space="0" w:color="auto"/>
        <w:left w:val="none" w:sz="0" w:space="0" w:color="auto"/>
        <w:bottom w:val="none" w:sz="0" w:space="0" w:color="auto"/>
        <w:right w:val="none" w:sz="0" w:space="0" w:color="auto"/>
      </w:divBdr>
    </w:div>
    <w:div w:id="368799924">
      <w:marLeft w:val="0"/>
      <w:marRight w:val="0"/>
      <w:marTop w:val="0"/>
      <w:marBottom w:val="0"/>
      <w:divBdr>
        <w:top w:val="none" w:sz="0" w:space="0" w:color="auto"/>
        <w:left w:val="none" w:sz="0" w:space="0" w:color="auto"/>
        <w:bottom w:val="none" w:sz="0" w:space="0" w:color="auto"/>
        <w:right w:val="none" w:sz="0" w:space="0" w:color="auto"/>
      </w:divBdr>
    </w:div>
    <w:div w:id="368915990">
      <w:marLeft w:val="0"/>
      <w:marRight w:val="0"/>
      <w:marTop w:val="0"/>
      <w:marBottom w:val="0"/>
      <w:divBdr>
        <w:top w:val="none" w:sz="0" w:space="0" w:color="auto"/>
        <w:left w:val="none" w:sz="0" w:space="0" w:color="auto"/>
        <w:bottom w:val="none" w:sz="0" w:space="0" w:color="auto"/>
        <w:right w:val="none" w:sz="0" w:space="0" w:color="auto"/>
      </w:divBdr>
    </w:div>
    <w:div w:id="369183334">
      <w:marLeft w:val="0"/>
      <w:marRight w:val="0"/>
      <w:marTop w:val="0"/>
      <w:marBottom w:val="0"/>
      <w:divBdr>
        <w:top w:val="none" w:sz="0" w:space="0" w:color="auto"/>
        <w:left w:val="none" w:sz="0" w:space="0" w:color="auto"/>
        <w:bottom w:val="none" w:sz="0" w:space="0" w:color="auto"/>
        <w:right w:val="none" w:sz="0" w:space="0" w:color="auto"/>
      </w:divBdr>
    </w:div>
    <w:div w:id="369231816">
      <w:marLeft w:val="0"/>
      <w:marRight w:val="0"/>
      <w:marTop w:val="0"/>
      <w:marBottom w:val="0"/>
      <w:divBdr>
        <w:top w:val="none" w:sz="0" w:space="0" w:color="auto"/>
        <w:left w:val="none" w:sz="0" w:space="0" w:color="auto"/>
        <w:bottom w:val="none" w:sz="0" w:space="0" w:color="auto"/>
        <w:right w:val="none" w:sz="0" w:space="0" w:color="auto"/>
      </w:divBdr>
    </w:div>
    <w:div w:id="369233378">
      <w:marLeft w:val="0"/>
      <w:marRight w:val="0"/>
      <w:marTop w:val="0"/>
      <w:marBottom w:val="0"/>
      <w:divBdr>
        <w:top w:val="none" w:sz="0" w:space="0" w:color="auto"/>
        <w:left w:val="none" w:sz="0" w:space="0" w:color="auto"/>
        <w:bottom w:val="none" w:sz="0" w:space="0" w:color="auto"/>
        <w:right w:val="none" w:sz="0" w:space="0" w:color="auto"/>
      </w:divBdr>
    </w:div>
    <w:div w:id="369233981">
      <w:marLeft w:val="0"/>
      <w:marRight w:val="0"/>
      <w:marTop w:val="0"/>
      <w:marBottom w:val="0"/>
      <w:divBdr>
        <w:top w:val="none" w:sz="0" w:space="0" w:color="auto"/>
        <w:left w:val="none" w:sz="0" w:space="0" w:color="auto"/>
        <w:bottom w:val="none" w:sz="0" w:space="0" w:color="auto"/>
        <w:right w:val="none" w:sz="0" w:space="0" w:color="auto"/>
      </w:divBdr>
    </w:div>
    <w:div w:id="369426726">
      <w:marLeft w:val="0"/>
      <w:marRight w:val="0"/>
      <w:marTop w:val="0"/>
      <w:marBottom w:val="0"/>
      <w:divBdr>
        <w:top w:val="none" w:sz="0" w:space="0" w:color="auto"/>
        <w:left w:val="none" w:sz="0" w:space="0" w:color="auto"/>
        <w:bottom w:val="none" w:sz="0" w:space="0" w:color="auto"/>
        <w:right w:val="none" w:sz="0" w:space="0" w:color="auto"/>
      </w:divBdr>
    </w:div>
    <w:div w:id="369458124">
      <w:marLeft w:val="0"/>
      <w:marRight w:val="0"/>
      <w:marTop w:val="0"/>
      <w:marBottom w:val="0"/>
      <w:divBdr>
        <w:top w:val="none" w:sz="0" w:space="0" w:color="auto"/>
        <w:left w:val="none" w:sz="0" w:space="0" w:color="auto"/>
        <w:bottom w:val="none" w:sz="0" w:space="0" w:color="auto"/>
        <w:right w:val="none" w:sz="0" w:space="0" w:color="auto"/>
      </w:divBdr>
    </w:div>
    <w:div w:id="369575598">
      <w:marLeft w:val="0"/>
      <w:marRight w:val="0"/>
      <w:marTop w:val="0"/>
      <w:marBottom w:val="0"/>
      <w:divBdr>
        <w:top w:val="none" w:sz="0" w:space="0" w:color="auto"/>
        <w:left w:val="none" w:sz="0" w:space="0" w:color="auto"/>
        <w:bottom w:val="none" w:sz="0" w:space="0" w:color="auto"/>
        <w:right w:val="none" w:sz="0" w:space="0" w:color="auto"/>
      </w:divBdr>
    </w:div>
    <w:div w:id="369578533">
      <w:marLeft w:val="0"/>
      <w:marRight w:val="0"/>
      <w:marTop w:val="0"/>
      <w:marBottom w:val="0"/>
      <w:divBdr>
        <w:top w:val="none" w:sz="0" w:space="0" w:color="auto"/>
        <w:left w:val="none" w:sz="0" w:space="0" w:color="auto"/>
        <w:bottom w:val="none" w:sz="0" w:space="0" w:color="auto"/>
        <w:right w:val="none" w:sz="0" w:space="0" w:color="auto"/>
      </w:divBdr>
    </w:div>
    <w:div w:id="369653389">
      <w:marLeft w:val="0"/>
      <w:marRight w:val="0"/>
      <w:marTop w:val="0"/>
      <w:marBottom w:val="0"/>
      <w:divBdr>
        <w:top w:val="none" w:sz="0" w:space="0" w:color="auto"/>
        <w:left w:val="none" w:sz="0" w:space="0" w:color="auto"/>
        <w:bottom w:val="none" w:sz="0" w:space="0" w:color="auto"/>
        <w:right w:val="none" w:sz="0" w:space="0" w:color="auto"/>
      </w:divBdr>
    </w:div>
    <w:div w:id="369765456">
      <w:bodyDiv w:val="1"/>
      <w:marLeft w:val="0"/>
      <w:marRight w:val="0"/>
      <w:marTop w:val="0"/>
      <w:marBottom w:val="0"/>
      <w:divBdr>
        <w:top w:val="none" w:sz="0" w:space="0" w:color="auto"/>
        <w:left w:val="none" w:sz="0" w:space="0" w:color="auto"/>
        <w:bottom w:val="none" w:sz="0" w:space="0" w:color="auto"/>
        <w:right w:val="none" w:sz="0" w:space="0" w:color="auto"/>
      </w:divBdr>
    </w:div>
    <w:div w:id="369765512">
      <w:marLeft w:val="0"/>
      <w:marRight w:val="0"/>
      <w:marTop w:val="0"/>
      <w:marBottom w:val="0"/>
      <w:divBdr>
        <w:top w:val="none" w:sz="0" w:space="0" w:color="auto"/>
        <w:left w:val="none" w:sz="0" w:space="0" w:color="auto"/>
        <w:bottom w:val="none" w:sz="0" w:space="0" w:color="auto"/>
        <w:right w:val="none" w:sz="0" w:space="0" w:color="auto"/>
      </w:divBdr>
    </w:div>
    <w:div w:id="369769145">
      <w:marLeft w:val="0"/>
      <w:marRight w:val="0"/>
      <w:marTop w:val="0"/>
      <w:marBottom w:val="0"/>
      <w:divBdr>
        <w:top w:val="none" w:sz="0" w:space="0" w:color="auto"/>
        <w:left w:val="none" w:sz="0" w:space="0" w:color="auto"/>
        <w:bottom w:val="none" w:sz="0" w:space="0" w:color="auto"/>
        <w:right w:val="none" w:sz="0" w:space="0" w:color="auto"/>
      </w:divBdr>
    </w:div>
    <w:div w:id="369842422">
      <w:marLeft w:val="0"/>
      <w:marRight w:val="0"/>
      <w:marTop w:val="0"/>
      <w:marBottom w:val="0"/>
      <w:divBdr>
        <w:top w:val="none" w:sz="0" w:space="0" w:color="auto"/>
        <w:left w:val="none" w:sz="0" w:space="0" w:color="auto"/>
        <w:bottom w:val="none" w:sz="0" w:space="0" w:color="auto"/>
        <w:right w:val="none" w:sz="0" w:space="0" w:color="auto"/>
      </w:divBdr>
    </w:div>
    <w:div w:id="369912838">
      <w:marLeft w:val="0"/>
      <w:marRight w:val="0"/>
      <w:marTop w:val="0"/>
      <w:marBottom w:val="0"/>
      <w:divBdr>
        <w:top w:val="none" w:sz="0" w:space="0" w:color="auto"/>
        <w:left w:val="none" w:sz="0" w:space="0" w:color="auto"/>
        <w:bottom w:val="none" w:sz="0" w:space="0" w:color="auto"/>
        <w:right w:val="none" w:sz="0" w:space="0" w:color="auto"/>
      </w:divBdr>
    </w:div>
    <w:div w:id="369955797">
      <w:marLeft w:val="0"/>
      <w:marRight w:val="0"/>
      <w:marTop w:val="0"/>
      <w:marBottom w:val="0"/>
      <w:divBdr>
        <w:top w:val="none" w:sz="0" w:space="0" w:color="auto"/>
        <w:left w:val="none" w:sz="0" w:space="0" w:color="auto"/>
        <w:bottom w:val="none" w:sz="0" w:space="0" w:color="auto"/>
        <w:right w:val="none" w:sz="0" w:space="0" w:color="auto"/>
      </w:divBdr>
    </w:div>
    <w:div w:id="369956073">
      <w:marLeft w:val="0"/>
      <w:marRight w:val="0"/>
      <w:marTop w:val="0"/>
      <w:marBottom w:val="0"/>
      <w:divBdr>
        <w:top w:val="none" w:sz="0" w:space="0" w:color="auto"/>
        <w:left w:val="none" w:sz="0" w:space="0" w:color="auto"/>
        <w:bottom w:val="none" w:sz="0" w:space="0" w:color="auto"/>
        <w:right w:val="none" w:sz="0" w:space="0" w:color="auto"/>
      </w:divBdr>
    </w:div>
    <w:div w:id="369963051">
      <w:marLeft w:val="0"/>
      <w:marRight w:val="0"/>
      <w:marTop w:val="0"/>
      <w:marBottom w:val="0"/>
      <w:divBdr>
        <w:top w:val="none" w:sz="0" w:space="0" w:color="auto"/>
        <w:left w:val="none" w:sz="0" w:space="0" w:color="auto"/>
        <w:bottom w:val="none" w:sz="0" w:space="0" w:color="auto"/>
        <w:right w:val="none" w:sz="0" w:space="0" w:color="auto"/>
      </w:divBdr>
    </w:div>
    <w:div w:id="370082952">
      <w:marLeft w:val="0"/>
      <w:marRight w:val="0"/>
      <w:marTop w:val="0"/>
      <w:marBottom w:val="0"/>
      <w:divBdr>
        <w:top w:val="none" w:sz="0" w:space="0" w:color="auto"/>
        <w:left w:val="none" w:sz="0" w:space="0" w:color="auto"/>
        <w:bottom w:val="none" w:sz="0" w:space="0" w:color="auto"/>
        <w:right w:val="none" w:sz="0" w:space="0" w:color="auto"/>
      </w:divBdr>
    </w:div>
    <w:div w:id="370108084">
      <w:marLeft w:val="0"/>
      <w:marRight w:val="0"/>
      <w:marTop w:val="0"/>
      <w:marBottom w:val="0"/>
      <w:divBdr>
        <w:top w:val="none" w:sz="0" w:space="0" w:color="auto"/>
        <w:left w:val="none" w:sz="0" w:space="0" w:color="auto"/>
        <w:bottom w:val="none" w:sz="0" w:space="0" w:color="auto"/>
        <w:right w:val="none" w:sz="0" w:space="0" w:color="auto"/>
      </w:divBdr>
    </w:div>
    <w:div w:id="370111723">
      <w:marLeft w:val="0"/>
      <w:marRight w:val="0"/>
      <w:marTop w:val="0"/>
      <w:marBottom w:val="0"/>
      <w:divBdr>
        <w:top w:val="none" w:sz="0" w:space="0" w:color="auto"/>
        <w:left w:val="none" w:sz="0" w:space="0" w:color="auto"/>
        <w:bottom w:val="none" w:sz="0" w:space="0" w:color="auto"/>
        <w:right w:val="none" w:sz="0" w:space="0" w:color="auto"/>
      </w:divBdr>
    </w:div>
    <w:div w:id="370224654">
      <w:marLeft w:val="0"/>
      <w:marRight w:val="0"/>
      <w:marTop w:val="0"/>
      <w:marBottom w:val="0"/>
      <w:divBdr>
        <w:top w:val="none" w:sz="0" w:space="0" w:color="auto"/>
        <w:left w:val="none" w:sz="0" w:space="0" w:color="auto"/>
        <w:bottom w:val="none" w:sz="0" w:space="0" w:color="auto"/>
        <w:right w:val="none" w:sz="0" w:space="0" w:color="auto"/>
      </w:divBdr>
    </w:div>
    <w:div w:id="370350527">
      <w:marLeft w:val="0"/>
      <w:marRight w:val="0"/>
      <w:marTop w:val="0"/>
      <w:marBottom w:val="0"/>
      <w:divBdr>
        <w:top w:val="none" w:sz="0" w:space="0" w:color="auto"/>
        <w:left w:val="none" w:sz="0" w:space="0" w:color="auto"/>
        <w:bottom w:val="none" w:sz="0" w:space="0" w:color="auto"/>
        <w:right w:val="none" w:sz="0" w:space="0" w:color="auto"/>
      </w:divBdr>
    </w:div>
    <w:div w:id="370376266">
      <w:marLeft w:val="0"/>
      <w:marRight w:val="0"/>
      <w:marTop w:val="0"/>
      <w:marBottom w:val="0"/>
      <w:divBdr>
        <w:top w:val="none" w:sz="0" w:space="0" w:color="auto"/>
        <w:left w:val="none" w:sz="0" w:space="0" w:color="auto"/>
        <w:bottom w:val="none" w:sz="0" w:space="0" w:color="auto"/>
        <w:right w:val="none" w:sz="0" w:space="0" w:color="auto"/>
      </w:divBdr>
    </w:div>
    <w:div w:id="370500743">
      <w:marLeft w:val="0"/>
      <w:marRight w:val="0"/>
      <w:marTop w:val="0"/>
      <w:marBottom w:val="0"/>
      <w:divBdr>
        <w:top w:val="none" w:sz="0" w:space="0" w:color="auto"/>
        <w:left w:val="none" w:sz="0" w:space="0" w:color="auto"/>
        <w:bottom w:val="none" w:sz="0" w:space="0" w:color="auto"/>
        <w:right w:val="none" w:sz="0" w:space="0" w:color="auto"/>
      </w:divBdr>
    </w:div>
    <w:div w:id="370542062">
      <w:marLeft w:val="0"/>
      <w:marRight w:val="0"/>
      <w:marTop w:val="0"/>
      <w:marBottom w:val="0"/>
      <w:divBdr>
        <w:top w:val="none" w:sz="0" w:space="0" w:color="auto"/>
        <w:left w:val="none" w:sz="0" w:space="0" w:color="auto"/>
        <w:bottom w:val="none" w:sz="0" w:space="0" w:color="auto"/>
        <w:right w:val="none" w:sz="0" w:space="0" w:color="auto"/>
      </w:divBdr>
    </w:div>
    <w:div w:id="370768185">
      <w:marLeft w:val="0"/>
      <w:marRight w:val="0"/>
      <w:marTop w:val="0"/>
      <w:marBottom w:val="0"/>
      <w:divBdr>
        <w:top w:val="none" w:sz="0" w:space="0" w:color="auto"/>
        <w:left w:val="none" w:sz="0" w:space="0" w:color="auto"/>
        <w:bottom w:val="none" w:sz="0" w:space="0" w:color="auto"/>
        <w:right w:val="none" w:sz="0" w:space="0" w:color="auto"/>
      </w:divBdr>
    </w:div>
    <w:div w:id="370769701">
      <w:marLeft w:val="0"/>
      <w:marRight w:val="0"/>
      <w:marTop w:val="0"/>
      <w:marBottom w:val="0"/>
      <w:divBdr>
        <w:top w:val="none" w:sz="0" w:space="0" w:color="auto"/>
        <w:left w:val="none" w:sz="0" w:space="0" w:color="auto"/>
        <w:bottom w:val="none" w:sz="0" w:space="0" w:color="auto"/>
        <w:right w:val="none" w:sz="0" w:space="0" w:color="auto"/>
      </w:divBdr>
    </w:div>
    <w:div w:id="370804313">
      <w:bodyDiv w:val="1"/>
      <w:marLeft w:val="0"/>
      <w:marRight w:val="0"/>
      <w:marTop w:val="0"/>
      <w:marBottom w:val="0"/>
      <w:divBdr>
        <w:top w:val="none" w:sz="0" w:space="0" w:color="auto"/>
        <w:left w:val="none" w:sz="0" w:space="0" w:color="auto"/>
        <w:bottom w:val="none" w:sz="0" w:space="0" w:color="auto"/>
        <w:right w:val="none" w:sz="0" w:space="0" w:color="auto"/>
      </w:divBdr>
    </w:div>
    <w:div w:id="370879798">
      <w:marLeft w:val="0"/>
      <w:marRight w:val="0"/>
      <w:marTop w:val="0"/>
      <w:marBottom w:val="0"/>
      <w:divBdr>
        <w:top w:val="none" w:sz="0" w:space="0" w:color="auto"/>
        <w:left w:val="none" w:sz="0" w:space="0" w:color="auto"/>
        <w:bottom w:val="none" w:sz="0" w:space="0" w:color="auto"/>
        <w:right w:val="none" w:sz="0" w:space="0" w:color="auto"/>
      </w:divBdr>
    </w:div>
    <w:div w:id="370963610">
      <w:marLeft w:val="0"/>
      <w:marRight w:val="0"/>
      <w:marTop w:val="0"/>
      <w:marBottom w:val="0"/>
      <w:divBdr>
        <w:top w:val="none" w:sz="0" w:space="0" w:color="auto"/>
        <w:left w:val="none" w:sz="0" w:space="0" w:color="auto"/>
        <w:bottom w:val="none" w:sz="0" w:space="0" w:color="auto"/>
        <w:right w:val="none" w:sz="0" w:space="0" w:color="auto"/>
      </w:divBdr>
    </w:div>
    <w:div w:id="371072988">
      <w:marLeft w:val="0"/>
      <w:marRight w:val="0"/>
      <w:marTop w:val="0"/>
      <w:marBottom w:val="0"/>
      <w:divBdr>
        <w:top w:val="none" w:sz="0" w:space="0" w:color="auto"/>
        <w:left w:val="none" w:sz="0" w:space="0" w:color="auto"/>
        <w:bottom w:val="none" w:sz="0" w:space="0" w:color="auto"/>
        <w:right w:val="none" w:sz="0" w:space="0" w:color="auto"/>
      </w:divBdr>
    </w:div>
    <w:div w:id="371149380">
      <w:marLeft w:val="0"/>
      <w:marRight w:val="0"/>
      <w:marTop w:val="0"/>
      <w:marBottom w:val="0"/>
      <w:divBdr>
        <w:top w:val="none" w:sz="0" w:space="0" w:color="auto"/>
        <w:left w:val="none" w:sz="0" w:space="0" w:color="auto"/>
        <w:bottom w:val="none" w:sz="0" w:space="0" w:color="auto"/>
        <w:right w:val="none" w:sz="0" w:space="0" w:color="auto"/>
      </w:divBdr>
    </w:div>
    <w:div w:id="371150732">
      <w:marLeft w:val="0"/>
      <w:marRight w:val="0"/>
      <w:marTop w:val="0"/>
      <w:marBottom w:val="0"/>
      <w:divBdr>
        <w:top w:val="none" w:sz="0" w:space="0" w:color="auto"/>
        <w:left w:val="none" w:sz="0" w:space="0" w:color="auto"/>
        <w:bottom w:val="none" w:sz="0" w:space="0" w:color="auto"/>
        <w:right w:val="none" w:sz="0" w:space="0" w:color="auto"/>
      </w:divBdr>
    </w:div>
    <w:div w:id="371196668">
      <w:marLeft w:val="0"/>
      <w:marRight w:val="0"/>
      <w:marTop w:val="0"/>
      <w:marBottom w:val="0"/>
      <w:divBdr>
        <w:top w:val="none" w:sz="0" w:space="0" w:color="auto"/>
        <w:left w:val="none" w:sz="0" w:space="0" w:color="auto"/>
        <w:bottom w:val="none" w:sz="0" w:space="0" w:color="auto"/>
        <w:right w:val="none" w:sz="0" w:space="0" w:color="auto"/>
      </w:divBdr>
    </w:div>
    <w:div w:id="371227175">
      <w:marLeft w:val="0"/>
      <w:marRight w:val="0"/>
      <w:marTop w:val="0"/>
      <w:marBottom w:val="0"/>
      <w:divBdr>
        <w:top w:val="none" w:sz="0" w:space="0" w:color="auto"/>
        <w:left w:val="none" w:sz="0" w:space="0" w:color="auto"/>
        <w:bottom w:val="none" w:sz="0" w:space="0" w:color="auto"/>
        <w:right w:val="none" w:sz="0" w:space="0" w:color="auto"/>
      </w:divBdr>
    </w:div>
    <w:div w:id="371275166">
      <w:marLeft w:val="0"/>
      <w:marRight w:val="0"/>
      <w:marTop w:val="0"/>
      <w:marBottom w:val="0"/>
      <w:divBdr>
        <w:top w:val="none" w:sz="0" w:space="0" w:color="auto"/>
        <w:left w:val="none" w:sz="0" w:space="0" w:color="auto"/>
        <w:bottom w:val="none" w:sz="0" w:space="0" w:color="auto"/>
        <w:right w:val="none" w:sz="0" w:space="0" w:color="auto"/>
      </w:divBdr>
    </w:div>
    <w:div w:id="371343642">
      <w:marLeft w:val="0"/>
      <w:marRight w:val="0"/>
      <w:marTop w:val="0"/>
      <w:marBottom w:val="0"/>
      <w:divBdr>
        <w:top w:val="none" w:sz="0" w:space="0" w:color="auto"/>
        <w:left w:val="none" w:sz="0" w:space="0" w:color="auto"/>
        <w:bottom w:val="none" w:sz="0" w:space="0" w:color="auto"/>
        <w:right w:val="none" w:sz="0" w:space="0" w:color="auto"/>
      </w:divBdr>
    </w:div>
    <w:div w:id="371535763">
      <w:marLeft w:val="0"/>
      <w:marRight w:val="0"/>
      <w:marTop w:val="0"/>
      <w:marBottom w:val="0"/>
      <w:divBdr>
        <w:top w:val="none" w:sz="0" w:space="0" w:color="auto"/>
        <w:left w:val="none" w:sz="0" w:space="0" w:color="auto"/>
        <w:bottom w:val="none" w:sz="0" w:space="0" w:color="auto"/>
        <w:right w:val="none" w:sz="0" w:space="0" w:color="auto"/>
      </w:divBdr>
    </w:div>
    <w:div w:id="371536385">
      <w:marLeft w:val="0"/>
      <w:marRight w:val="0"/>
      <w:marTop w:val="0"/>
      <w:marBottom w:val="0"/>
      <w:divBdr>
        <w:top w:val="none" w:sz="0" w:space="0" w:color="auto"/>
        <w:left w:val="none" w:sz="0" w:space="0" w:color="auto"/>
        <w:bottom w:val="none" w:sz="0" w:space="0" w:color="auto"/>
        <w:right w:val="none" w:sz="0" w:space="0" w:color="auto"/>
      </w:divBdr>
    </w:div>
    <w:div w:id="371538339">
      <w:marLeft w:val="0"/>
      <w:marRight w:val="0"/>
      <w:marTop w:val="0"/>
      <w:marBottom w:val="0"/>
      <w:divBdr>
        <w:top w:val="none" w:sz="0" w:space="0" w:color="auto"/>
        <w:left w:val="none" w:sz="0" w:space="0" w:color="auto"/>
        <w:bottom w:val="none" w:sz="0" w:space="0" w:color="auto"/>
        <w:right w:val="none" w:sz="0" w:space="0" w:color="auto"/>
      </w:divBdr>
    </w:div>
    <w:div w:id="371540662">
      <w:marLeft w:val="0"/>
      <w:marRight w:val="0"/>
      <w:marTop w:val="0"/>
      <w:marBottom w:val="0"/>
      <w:divBdr>
        <w:top w:val="none" w:sz="0" w:space="0" w:color="auto"/>
        <w:left w:val="none" w:sz="0" w:space="0" w:color="auto"/>
        <w:bottom w:val="none" w:sz="0" w:space="0" w:color="auto"/>
        <w:right w:val="none" w:sz="0" w:space="0" w:color="auto"/>
      </w:divBdr>
    </w:div>
    <w:div w:id="371542533">
      <w:marLeft w:val="0"/>
      <w:marRight w:val="0"/>
      <w:marTop w:val="0"/>
      <w:marBottom w:val="0"/>
      <w:divBdr>
        <w:top w:val="none" w:sz="0" w:space="0" w:color="auto"/>
        <w:left w:val="none" w:sz="0" w:space="0" w:color="auto"/>
        <w:bottom w:val="none" w:sz="0" w:space="0" w:color="auto"/>
        <w:right w:val="none" w:sz="0" w:space="0" w:color="auto"/>
      </w:divBdr>
    </w:div>
    <w:div w:id="371655443">
      <w:marLeft w:val="0"/>
      <w:marRight w:val="0"/>
      <w:marTop w:val="0"/>
      <w:marBottom w:val="0"/>
      <w:divBdr>
        <w:top w:val="none" w:sz="0" w:space="0" w:color="auto"/>
        <w:left w:val="none" w:sz="0" w:space="0" w:color="auto"/>
        <w:bottom w:val="none" w:sz="0" w:space="0" w:color="auto"/>
        <w:right w:val="none" w:sz="0" w:space="0" w:color="auto"/>
      </w:divBdr>
    </w:div>
    <w:div w:id="371662192">
      <w:marLeft w:val="0"/>
      <w:marRight w:val="0"/>
      <w:marTop w:val="0"/>
      <w:marBottom w:val="0"/>
      <w:divBdr>
        <w:top w:val="none" w:sz="0" w:space="0" w:color="auto"/>
        <w:left w:val="none" w:sz="0" w:space="0" w:color="auto"/>
        <w:bottom w:val="none" w:sz="0" w:space="0" w:color="auto"/>
        <w:right w:val="none" w:sz="0" w:space="0" w:color="auto"/>
      </w:divBdr>
    </w:div>
    <w:div w:id="371662252">
      <w:marLeft w:val="0"/>
      <w:marRight w:val="0"/>
      <w:marTop w:val="0"/>
      <w:marBottom w:val="0"/>
      <w:divBdr>
        <w:top w:val="none" w:sz="0" w:space="0" w:color="auto"/>
        <w:left w:val="none" w:sz="0" w:space="0" w:color="auto"/>
        <w:bottom w:val="none" w:sz="0" w:space="0" w:color="auto"/>
        <w:right w:val="none" w:sz="0" w:space="0" w:color="auto"/>
      </w:divBdr>
    </w:div>
    <w:div w:id="371685731">
      <w:marLeft w:val="0"/>
      <w:marRight w:val="0"/>
      <w:marTop w:val="0"/>
      <w:marBottom w:val="0"/>
      <w:divBdr>
        <w:top w:val="none" w:sz="0" w:space="0" w:color="auto"/>
        <w:left w:val="none" w:sz="0" w:space="0" w:color="auto"/>
        <w:bottom w:val="none" w:sz="0" w:space="0" w:color="auto"/>
        <w:right w:val="none" w:sz="0" w:space="0" w:color="auto"/>
      </w:divBdr>
    </w:div>
    <w:div w:id="371732190">
      <w:marLeft w:val="0"/>
      <w:marRight w:val="0"/>
      <w:marTop w:val="0"/>
      <w:marBottom w:val="0"/>
      <w:divBdr>
        <w:top w:val="none" w:sz="0" w:space="0" w:color="auto"/>
        <w:left w:val="none" w:sz="0" w:space="0" w:color="auto"/>
        <w:bottom w:val="none" w:sz="0" w:space="0" w:color="auto"/>
        <w:right w:val="none" w:sz="0" w:space="0" w:color="auto"/>
      </w:divBdr>
    </w:div>
    <w:div w:id="371808562">
      <w:marLeft w:val="0"/>
      <w:marRight w:val="0"/>
      <w:marTop w:val="0"/>
      <w:marBottom w:val="0"/>
      <w:divBdr>
        <w:top w:val="none" w:sz="0" w:space="0" w:color="auto"/>
        <w:left w:val="none" w:sz="0" w:space="0" w:color="auto"/>
        <w:bottom w:val="none" w:sz="0" w:space="0" w:color="auto"/>
        <w:right w:val="none" w:sz="0" w:space="0" w:color="auto"/>
      </w:divBdr>
    </w:div>
    <w:div w:id="371809565">
      <w:marLeft w:val="0"/>
      <w:marRight w:val="0"/>
      <w:marTop w:val="0"/>
      <w:marBottom w:val="0"/>
      <w:divBdr>
        <w:top w:val="none" w:sz="0" w:space="0" w:color="auto"/>
        <w:left w:val="none" w:sz="0" w:space="0" w:color="auto"/>
        <w:bottom w:val="none" w:sz="0" w:space="0" w:color="auto"/>
        <w:right w:val="none" w:sz="0" w:space="0" w:color="auto"/>
      </w:divBdr>
    </w:div>
    <w:div w:id="371853229">
      <w:marLeft w:val="0"/>
      <w:marRight w:val="0"/>
      <w:marTop w:val="0"/>
      <w:marBottom w:val="0"/>
      <w:divBdr>
        <w:top w:val="none" w:sz="0" w:space="0" w:color="auto"/>
        <w:left w:val="none" w:sz="0" w:space="0" w:color="auto"/>
        <w:bottom w:val="none" w:sz="0" w:space="0" w:color="auto"/>
        <w:right w:val="none" w:sz="0" w:space="0" w:color="auto"/>
      </w:divBdr>
    </w:div>
    <w:div w:id="371853334">
      <w:marLeft w:val="0"/>
      <w:marRight w:val="0"/>
      <w:marTop w:val="0"/>
      <w:marBottom w:val="0"/>
      <w:divBdr>
        <w:top w:val="none" w:sz="0" w:space="0" w:color="auto"/>
        <w:left w:val="none" w:sz="0" w:space="0" w:color="auto"/>
        <w:bottom w:val="none" w:sz="0" w:space="0" w:color="auto"/>
        <w:right w:val="none" w:sz="0" w:space="0" w:color="auto"/>
      </w:divBdr>
    </w:div>
    <w:div w:id="371880720">
      <w:marLeft w:val="0"/>
      <w:marRight w:val="0"/>
      <w:marTop w:val="0"/>
      <w:marBottom w:val="0"/>
      <w:divBdr>
        <w:top w:val="none" w:sz="0" w:space="0" w:color="auto"/>
        <w:left w:val="none" w:sz="0" w:space="0" w:color="auto"/>
        <w:bottom w:val="none" w:sz="0" w:space="0" w:color="auto"/>
        <w:right w:val="none" w:sz="0" w:space="0" w:color="auto"/>
      </w:divBdr>
    </w:div>
    <w:div w:id="371921876">
      <w:marLeft w:val="0"/>
      <w:marRight w:val="0"/>
      <w:marTop w:val="0"/>
      <w:marBottom w:val="0"/>
      <w:divBdr>
        <w:top w:val="none" w:sz="0" w:space="0" w:color="auto"/>
        <w:left w:val="none" w:sz="0" w:space="0" w:color="auto"/>
        <w:bottom w:val="none" w:sz="0" w:space="0" w:color="auto"/>
        <w:right w:val="none" w:sz="0" w:space="0" w:color="auto"/>
      </w:divBdr>
    </w:div>
    <w:div w:id="371928080">
      <w:marLeft w:val="0"/>
      <w:marRight w:val="0"/>
      <w:marTop w:val="0"/>
      <w:marBottom w:val="0"/>
      <w:divBdr>
        <w:top w:val="none" w:sz="0" w:space="0" w:color="auto"/>
        <w:left w:val="none" w:sz="0" w:space="0" w:color="auto"/>
        <w:bottom w:val="none" w:sz="0" w:space="0" w:color="auto"/>
        <w:right w:val="none" w:sz="0" w:space="0" w:color="auto"/>
      </w:divBdr>
    </w:div>
    <w:div w:id="372001106">
      <w:marLeft w:val="0"/>
      <w:marRight w:val="0"/>
      <w:marTop w:val="0"/>
      <w:marBottom w:val="0"/>
      <w:divBdr>
        <w:top w:val="none" w:sz="0" w:space="0" w:color="auto"/>
        <w:left w:val="none" w:sz="0" w:space="0" w:color="auto"/>
        <w:bottom w:val="none" w:sz="0" w:space="0" w:color="auto"/>
        <w:right w:val="none" w:sz="0" w:space="0" w:color="auto"/>
      </w:divBdr>
    </w:div>
    <w:div w:id="372194024">
      <w:marLeft w:val="0"/>
      <w:marRight w:val="0"/>
      <w:marTop w:val="0"/>
      <w:marBottom w:val="0"/>
      <w:divBdr>
        <w:top w:val="none" w:sz="0" w:space="0" w:color="auto"/>
        <w:left w:val="none" w:sz="0" w:space="0" w:color="auto"/>
        <w:bottom w:val="none" w:sz="0" w:space="0" w:color="auto"/>
        <w:right w:val="none" w:sz="0" w:space="0" w:color="auto"/>
      </w:divBdr>
    </w:div>
    <w:div w:id="372271559">
      <w:marLeft w:val="0"/>
      <w:marRight w:val="0"/>
      <w:marTop w:val="0"/>
      <w:marBottom w:val="0"/>
      <w:divBdr>
        <w:top w:val="none" w:sz="0" w:space="0" w:color="auto"/>
        <w:left w:val="none" w:sz="0" w:space="0" w:color="auto"/>
        <w:bottom w:val="none" w:sz="0" w:space="0" w:color="auto"/>
        <w:right w:val="none" w:sz="0" w:space="0" w:color="auto"/>
      </w:divBdr>
    </w:div>
    <w:div w:id="372272573">
      <w:bodyDiv w:val="1"/>
      <w:marLeft w:val="0"/>
      <w:marRight w:val="0"/>
      <w:marTop w:val="0"/>
      <w:marBottom w:val="0"/>
      <w:divBdr>
        <w:top w:val="none" w:sz="0" w:space="0" w:color="auto"/>
        <w:left w:val="none" w:sz="0" w:space="0" w:color="auto"/>
        <w:bottom w:val="none" w:sz="0" w:space="0" w:color="auto"/>
        <w:right w:val="none" w:sz="0" w:space="0" w:color="auto"/>
      </w:divBdr>
    </w:div>
    <w:div w:id="372273462">
      <w:marLeft w:val="0"/>
      <w:marRight w:val="0"/>
      <w:marTop w:val="0"/>
      <w:marBottom w:val="0"/>
      <w:divBdr>
        <w:top w:val="none" w:sz="0" w:space="0" w:color="auto"/>
        <w:left w:val="none" w:sz="0" w:space="0" w:color="auto"/>
        <w:bottom w:val="none" w:sz="0" w:space="0" w:color="auto"/>
        <w:right w:val="none" w:sz="0" w:space="0" w:color="auto"/>
      </w:divBdr>
    </w:div>
    <w:div w:id="372387891">
      <w:marLeft w:val="0"/>
      <w:marRight w:val="0"/>
      <w:marTop w:val="0"/>
      <w:marBottom w:val="0"/>
      <w:divBdr>
        <w:top w:val="none" w:sz="0" w:space="0" w:color="auto"/>
        <w:left w:val="none" w:sz="0" w:space="0" w:color="auto"/>
        <w:bottom w:val="none" w:sz="0" w:space="0" w:color="auto"/>
        <w:right w:val="none" w:sz="0" w:space="0" w:color="auto"/>
      </w:divBdr>
    </w:div>
    <w:div w:id="372391737">
      <w:marLeft w:val="0"/>
      <w:marRight w:val="0"/>
      <w:marTop w:val="0"/>
      <w:marBottom w:val="0"/>
      <w:divBdr>
        <w:top w:val="none" w:sz="0" w:space="0" w:color="auto"/>
        <w:left w:val="none" w:sz="0" w:space="0" w:color="auto"/>
        <w:bottom w:val="none" w:sz="0" w:space="0" w:color="auto"/>
        <w:right w:val="none" w:sz="0" w:space="0" w:color="auto"/>
      </w:divBdr>
    </w:div>
    <w:div w:id="372458646">
      <w:marLeft w:val="0"/>
      <w:marRight w:val="0"/>
      <w:marTop w:val="0"/>
      <w:marBottom w:val="0"/>
      <w:divBdr>
        <w:top w:val="none" w:sz="0" w:space="0" w:color="auto"/>
        <w:left w:val="none" w:sz="0" w:space="0" w:color="auto"/>
        <w:bottom w:val="none" w:sz="0" w:space="0" w:color="auto"/>
        <w:right w:val="none" w:sz="0" w:space="0" w:color="auto"/>
      </w:divBdr>
    </w:div>
    <w:div w:id="372465670">
      <w:marLeft w:val="0"/>
      <w:marRight w:val="0"/>
      <w:marTop w:val="0"/>
      <w:marBottom w:val="0"/>
      <w:divBdr>
        <w:top w:val="none" w:sz="0" w:space="0" w:color="auto"/>
        <w:left w:val="none" w:sz="0" w:space="0" w:color="auto"/>
        <w:bottom w:val="none" w:sz="0" w:space="0" w:color="auto"/>
        <w:right w:val="none" w:sz="0" w:space="0" w:color="auto"/>
      </w:divBdr>
    </w:div>
    <w:div w:id="372661301">
      <w:marLeft w:val="0"/>
      <w:marRight w:val="0"/>
      <w:marTop w:val="0"/>
      <w:marBottom w:val="0"/>
      <w:divBdr>
        <w:top w:val="none" w:sz="0" w:space="0" w:color="auto"/>
        <w:left w:val="none" w:sz="0" w:space="0" w:color="auto"/>
        <w:bottom w:val="none" w:sz="0" w:space="0" w:color="auto"/>
        <w:right w:val="none" w:sz="0" w:space="0" w:color="auto"/>
      </w:divBdr>
    </w:div>
    <w:div w:id="372732485">
      <w:bodyDiv w:val="1"/>
      <w:marLeft w:val="0"/>
      <w:marRight w:val="0"/>
      <w:marTop w:val="0"/>
      <w:marBottom w:val="0"/>
      <w:divBdr>
        <w:top w:val="none" w:sz="0" w:space="0" w:color="auto"/>
        <w:left w:val="none" w:sz="0" w:space="0" w:color="auto"/>
        <w:bottom w:val="none" w:sz="0" w:space="0" w:color="auto"/>
        <w:right w:val="none" w:sz="0" w:space="0" w:color="auto"/>
      </w:divBdr>
    </w:div>
    <w:div w:id="372847085">
      <w:marLeft w:val="0"/>
      <w:marRight w:val="0"/>
      <w:marTop w:val="0"/>
      <w:marBottom w:val="0"/>
      <w:divBdr>
        <w:top w:val="none" w:sz="0" w:space="0" w:color="auto"/>
        <w:left w:val="none" w:sz="0" w:space="0" w:color="auto"/>
        <w:bottom w:val="none" w:sz="0" w:space="0" w:color="auto"/>
        <w:right w:val="none" w:sz="0" w:space="0" w:color="auto"/>
      </w:divBdr>
    </w:div>
    <w:div w:id="372849378">
      <w:marLeft w:val="0"/>
      <w:marRight w:val="0"/>
      <w:marTop w:val="0"/>
      <w:marBottom w:val="0"/>
      <w:divBdr>
        <w:top w:val="none" w:sz="0" w:space="0" w:color="auto"/>
        <w:left w:val="none" w:sz="0" w:space="0" w:color="auto"/>
        <w:bottom w:val="none" w:sz="0" w:space="0" w:color="auto"/>
        <w:right w:val="none" w:sz="0" w:space="0" w:color="auto"/>
      </w:divBdr>
    </w:div>
    <w:div w:id="372921531">
      <w:marLeft w:val="0"/>
      <w:marRight w:val="0"/>
      <w:marTop w:val="0"/>
      <w:marBottom w:val="0"/>
      <w:divBdr>
        <w:top w:val="none" w:sz="0" w:space="0" w:color="auto"/>
        <w:left w:val="none" w:sz="0" w:space="0" w:color="auto"/>
        <w:bottom w:val="none" w:sz="0" w:space="0" w:color="auto"/>
        <w:right w:val="none" w:sz="0" w:space="0" w:color="auto"/>
      </w:divBdr>
    </w:div>
    <w:div w:id="372925586">
      <w:marLeft w:val="0"/>
      <w:marRight w:val="0"/>
      <w:marTop w:val="0"/>
      <w:marBottom w:val="0"/>
      <w:divBdr>
        <w:top w:val="none" w:sz="0" w:space="0" w:color="auto"/>
        <w:left w:val="none" w:sz="0" w:space="0" w:color="auto"/>
        <w:bottom w:val="none" w:sz="0" w:space="0" w:color="auto"/>
        <w:right w:val="none" w:sz="0" w:space="0" w:color="auto"/>
      </w:divBdr>
    </w:div>
    <w:div w:id="372968287">
      <w:marLeft w:val="0"/>
      <w:marRight w:val="0"/>
      <w:marTop w:val="0"/>
      <w:marBottom w:val="0"/>
      <w:divBdr>
        <w:top w:val="none" w:sz="0" w:space="0" w:color="auto"/>
        <w:left w:val="none" w:sz="0" w:space="0" w:color="auto"/>
        <w:bottom w:val="none" w:sz="0" w:space="0" w:color="auto"/>
        <w:right w:val="none" w:sz="0" w:space="0" w:color="auto"/>
      </w:divBdr>
    </w:div>
    <w:div w:id="373039234">
      <w:marLeft w:val="0"/>
      <w:marRight w:val="0"/>
      <w:marTop w:val="0"/>
      <w:marBottom w:val="0"/>
      <w:divBdr>
        <w:top w:val="none" w:sz="0" w:space="0" w:color="auto"/>
        <w:left w:val="none" w:sz="0" w:space="0" w:color="auto"/>
        <w:bottom w:val="none" w:sz="0" w:space="0" w:color="auto"/>
        <w:right w:val="none" w:sz="0" w:space="0" w:color="auto"/>
      </w:divBdr>
    </w:div>
    <w:div w:id="373044490">
      <w:marLeft w:val="0"/>
      <w:marRight w:val="0"/>
      <w:marTop w:val="0"/>
      <w:marBottom w:val="0"/>
      <w:divBdr>
        <w:top w:val="none" w:sz="0" w:space="0" w:color="auto"/>
        <w:left w:val="none" w:sz="0" w:space="0" w:color="auto"/>
        <w:bottom w:val="none" w:sz="0" w:space="0" w:color="auto"/>
        <w:right w:val="none" w:sz="0" w:space="0" w:color="auto"/>
      </w:divBdr>
    </w:div>
    <w:div w:id="373189571">
      <w:marLeft w:val="0"/>
      <w:marRight w:val="0"/>
      <w:marTop w:val="0"/>
      <w:marBottom w:val="0"/>
      <w:divBdr>
        <w:top w:val="none" w:sz="0" w:space="0" w:color="auto"/>
        <w:left w:val="none" w:sz="0" w:space="0" w:color="auto"/>
        <w:bottom w:val="none" w:sz="0" w:space="0" w:color="auto"/>
        <w:right w:val="none" w:sz="0" w:space="0" w:color="auto"/>
      </w:divBdr>
    </w:div>
    <w:div w:id="373192221">
      <w:marLeft w:val="0"/>
      <w:marRight w:val="0"/>
      <w:marTop w:val="0"/>
      <w:marBottom w:val="0"/>
      <w:divBdr>
        <w:top w:val="none" w:sz="0" w:space="0" w:color="auto"/>
        <w:left w:val="none" w:sz="0" w:space="0" w:color="auto"/>
        <w:bottom w:val="none" w:sz="0" w:space="0" w:color="auto"/>
        <w:right w:val="none" w:sz="0" w:space="0" w:color="auto"/>
      </w:divBdr>
    </w:div>
    <w:div w:id="373310550">
      <w:marLeft w:val="0"/>
      <w:marRight w:val="0"/>
      <w:marTop w:val="0"/>
      <w:marBottom w:val="0"/>
      <w:divBdr>
        <w:top w:val="none" w:sz="0" w:space="0" w:color="auto"/>
        <w:left w:val="none" w:sz="0" w:space="0" w:color="auto"/>
        <w:bottom w:val="none" w:sz="0" w:space="0" w:color="auto"/>
        <w:right w:val="none" w:sz="0" w:space="0" w:color="auto"/>
      </w:divBdr>
    </w:div>
    <w:div w:id="373387916">
      <w:marLeft w:val="0"/>
      <w:marRight w:val="0"/>
      <w:marTop w:val="0"/>
      <w:marBottom w:val="0"/>
      <w:divBdr>
        <w:top w:val="none" w:sz="0" w:space="0" w:color="auto"/>
        <w:left w:val="none" w:sz="0" w:space="0" w:color="auto"/>
        <w:bottom w:val="none" w:sz="0" w:space="0" w:color="auto"/>
        <w:right w:val="none" w:sz="0" w:space="0" w:color="auto"/>
      </w:divBdr>
    </w:div>
    <w:div w:id="373387940">
      <w:marLeft w:val="0"/>
      <w:marRight w:val="0"/>
      <w:marTop w:val="0"/>
      <w:marBottom w:val="0"/>
      <w:divBdr>
        <w:top w:val="none" w:sz="0" w:space="0" w:color="auto"/>
        <w:left w:val="none" w:sz="0" w:space="0" w:color="auto"/>
        <w:bottom w:val="none" w:sz="0" w:space="0" w:color="auto"/>
        <w:right w:val="none" w:sz="0" w:space="0" w:color="auto"/>
      </w:divBdr>
    </w:div>
    <w:div w:id="373429736">
      <w:marLeft w:val="0"/>
      <w:marRight w:val="0"/>
      <w:marTop w:val="0"/>
      <w:marBottom w:val="0"/>
      <w:divBdr>
        <w:top w:val="none" w:sz="0" w:space="0" w:color="auto"/>
        <w:left w:val="none" w:sz="0" w:space="0" w:color="auto"/>
        <w:bottom w:val="none" w:sz="0" w:space="0" w:color="auto"/>
        <w:right w:val="none" w:sz="0" w:space="0" w:color="auto"/>
      </w:divBdr>
    </w:div>
    <w:div w:id="373434443">
      <w:marLeft w:val="0"/>
      <w:marRight w:val="0"/>
      <w:marTop w:val="0"/>
      <w:marBottom w:val="0"/>
      <w:divBdr>
        <w:top w:val="none" w:sz="0" w:space="0" w:color="auto"/>
        <w:left w:val="none" w:sz="0" w:space="0" w:color="auto"/>
        <w:bottom w:val="none" w:sz="0" w:space="0" w:color="auto"/>
        <w:right w:val="none" w:sz="0" w:space="0" w:color="auto"/>
      </w:divBdr>
    </w:div>
    <w:div w:id="373584390">
      <w:marLeft w:val="0"/>
      <w:marRight w:val="0"/>
      <w:marTop w:val="0"/>
      <w:marBottom w:val="0"/>
      <w:divBdr>
        <w:top w:val="none" w:sz="0" w:space="0" w:color="auto"/>
        <w:left w:val="none" w:sz="0" w:space="0" w:color="auto"/>
        <w:bottom w:val="none" w:sz="0" w:space="0" w:color="auto"/>
        <w:right w:val="none" w:sz="0" w:space="0" w:color="auto"/>
      </w:divBdr>
    </w:div>
    <w:div w:id="373770706">
      <w:marLeft w:val="0"/>
      <w:marRight w:val="0"/>
      <w:marTop w:val="0"/>
      <w:marBottom w:val="0"/>
      <w:divBdr>
        <w:top w:val="none" w:sz="0" w:space="0" w:color="auto"/>
        <w:left w:val="none" w:sz="0" w:space="0" w:color="auto"/>
        <w:bottom w:val="none" w:sz="0" w:space="0" w:color="auto"/>
        <w:right w:val="none" w:sz="0" w:space="0" w:color="auto"/>
      </w:divBdr>
    </w:div>
    <w:div w:id="373770843">
      <w:marLeft w:val="0"/>
      <w:marRight w:val="0"/>
      <w:marTop w:val="0"/>
      <w:marBottom w:val="0"/>
      <w:divBdr>
        <w:top w:val="none" w:sz="0" w:space="0" w:color="auto"/>
        <w:left w:val="none" w:sz="0" w:space="0" w:color="auto"/>
        <w:bottom w:val="none" w:sz="0" w:space="0" w:color="auto"/>
        <w:right w:val="none" w:sz="0" w:space="0" w:color="auto"/>
      </w:divBdr>
    </w:div>
    <w:div w:id="373772322">
      <w:marLeft w:val="0"/>
      <w:marRight w:val="0"/>
      <w:marTop w:val="0"/>
      <w:marBottom w:val="0"/>
      <w:divBdr>
        <w:top w:val="none" w:sz="0" w:space="0" w:color="auto"/>
        <w:left w:val="none" w:sz="0" w:space="0" w:color="auto"/>
        <w:bottom w:val="none" w:sz="0" w:space="0" w:color="auto"/>
        <w:right w:val="none" w:sz="0" w:space="0" w:color="auto"/>
      </w:divBdr>
    </w:div>
    <w:div w:id="373848104">
      <w:marLeft w:val="0"/>
      <w:marRight w:val="0"/>
      <w:marTop w:val="0"/>
      <w:marBottom w:val="0"/>
      <w:divBdr>
        <w:top w:val="none" w:sz="0" w:space="0" w:color="auto"/>
        <w:left w:val="none" w:sz="0" w:space="0" w:color="auto"/>
        <w:bottom w:val="none" w:sz="0" w:space="0" w:color="auto"/>
        <w:right w:val="none" w:sz="0" w:space="0" w:color="auto"/>
      </w:divBdr>
    </w:div>
    <w:div w:id="373887774">
      <w:marLeft w:val="0"/>
      <w:marRight w:val="0"/>
      <w:marTop w:val="0"/>
      <w:marBottom w:val="0"/>
      <w:divBdr>
        <w:top w:val="none" w:sz="0" w:space="0" w:color="auto"/>
        <w:left w:val="none" w:sz="0" w:space="0" w:color="auto"/>
        <w:bottom w:val="none" w:sz="0" w:space="0" w:color="auto"/>
        <w:right w:val="none" w:sz="0" w:space="0" w:color="auto"/>
      </w:divBdr>
    </w:div>
    <w:div w:id="373888780">
      <w:marLeft w:val="0"/>
      <w:marRight w:val="0"/>
      <w:marTop w:val="0"/>
      <w:marBottom w:val="0"/>
      <w:divBdr>
        <w:top w:val="none" w:sz="0" w:space="0" w:color="auto"/>
        <w:left w:val="none" w:sz="0" w:space="0" w:color="auto"/>
        <w:bottom w:val="none" w:sz="0" w:space="0" w:color="auto"/>
        <w:right w:val="none" w:sz="0" w:space="0" w:color="auto"/>
      </w:divBdr>
    </w:div>
    <w:div w:id="374038920">
      <w:marLeft w:val="0"/>
      <w:marRight w:val="0"/>
      <w:marTop w:val="0"/>
      <w:marBottom w:val="0"/>
      <w:divBdr>
        <w:top w:val="none" w:sz="0" w:space="0" w:color="auto"/>
        <w:left w:val="none" w:sz="0" w:space="0" w:color="auto"/>
        <w:bottom w:val="none" w:sz="0" w:space="0" w:color="auto"/>
        <w:right w:val="none" w:sz="0" w:space="0" w:color="auto"/>
      </w:divBdr>
    </w:div>
    <w:div w:id="374039477">
      <w:marLeft w:val="0"/>
      <w:marRight w:val="0"/>
      <w:marTop w:val="0"/>
      <w:marBottom w:val="0"/>
      <w:divBdr>
        <w:top w:val="none" w:sz="0" w:space="0" w:color="auto"/>
        <w:left w:val="none" w:sz="0" w:space="0" w:color="auto"/>
        <w:bottom w:val="none" w:sz="0" w:space="0" w:color="auto"/>
        <w:right w:val="none" w:sz="0" w:space="0" w:color="auto"/>
      </w:divBdr>
    </w:div>
    <w:div w:id="374045412">
      <w:marLeft w:val="0"/>
      <w:marRight w:val="0"/>
      <w:marTop w:val="0"/>
      <w:marBottom w:val="0"/>
      <w:divBdr>
        <w:top w:val="none" w:sz="0" w:space="0" w:color="auto"/>
        <w:left w:val="none" w:sz="0" w:space="0" w:color="auto"/>
        <w:bottom w:val="none" w:sz="0" w:space="0" w:color="auto"/>
        <w:right w:val="none" w:sz="0" w:space="0" w:color="auto"/>
      </w:divBdr>
    </w:div>
    <w:div w:id="374156034">
      <w:marLeft w:val="0"/>
      <w:marRight w:val="0"/>
      <w:marTop w:val="0"/>
      <w:marBottom w:val="0"/>
      <w:divBdr>
        <w:top w:val="none" w:sz="0" w:space="0" w:color="auto"/>
        <w:left w:val="none" w:sz="0" w:space="0" w:color="auto"/>
        <w:bottom w:val="none" w:sz="0" w:space="0" w:color="auto"/>
        <w:right w:val="none" w:sz="0" w:space="0" w:color="auto"/>
      </w:divBdr>
    </w:div>
    <w:div w:id="374157336">
      <w:marLeft w:val="0"/>
      <w:marRight w:val="0"/>
      <w:marTop w:val="0"/>
      <w:marBottom w:val="0"/>
      <w:divBdr>
        <w:top w:val="none" w:sz="0" w:space="0" w:color="auto"/>
        <w:left w:val="none" w:sz="0" w:space="0" w:color="auto"/>
        <w:bottom w:val="none" w:sz="0" w:space="0" w:color="auto"/>
        <w:right w:val="none" w:sz="0" w:space="0" w:color="auto"/>
      </w:divBdr>
    </w:div>
    <w:div w:id="374235999">
      <w:marLeft w:val="0"/>
      <w:marRight w:val="0"/>
      <w:marTop w:val="0"/>
      <w:marBottom w:val="0"/>
      <w:divBdr>
        <w:top w:val="none" w:sz="0" w:space="0" w:color="auto"/>
        <w:left w:val="none" w:sz="0" w:space="0" w:color="auto"/>
        <w:bottom w:val="none" w:sz="0" w:space="0" w:color="auto"/>
        <w:right w:val="none" w:sz="0" w:space="0" w:color="auto"/>
      </w:divBdr>
    </w:div>
    <w:div w:id="374237524">
      <w:marLeft w:val="0"/>
      <w:marRight w:val="0"/>
      <w:marTop w:val="0"/>
      <w:marBottom w:val="0"/>
      <w:divBdr>
        <w:top w:val="none" w:sz="0" w:space="0" w:color="auto"/>
        <w:left w:val="none" w:sz="0" w:space="0" w:color="auto"/>
        <w:bottom w:val="none" w:sz="0" w:space="0" w:color="auto"/>
        <w:right w:val="none" w:sz="0" w:space="0" w:color="auto"/>
      </w:divBdr>
    </w:div>
    <w:div w:id="374276730">
      <w:marLeft w:val="0"/>
      <w:marRight w:val="0"/>
      <w:marTop w:val="0"/>
      <w:marBottom w:val="0"/>
      <w:divBdr>
        <w:top w:val="none" w:sz="0" w:space="0" w:color="auto"/>
        <w:left w:val="none" w:sz="0" w:space="0" w:color="auto"/>
        <w:bottom w:val="none" w:sz="0" w:space="0" w:color="auto"/>
        <w:right w:val="none" w:sz="0" w:space="0" w:color="auto"/>
      </w:divBdr>
    </w:div>
    <w:div w:id="374308476">
      <w:marLeft w:val="0"/>
      <w:marRight w:val="0"/>
      <w:marTop w:val="0"/>
      <w:marBottom w:val="0"/>
      <w:divBdr>
        <w:top w:val="none" w:sz="0" w:space="0" w:color="auto"/>
        <w:left w:val="none" w:sz="0" w:space="0" w:color="auto"/>
        <w:bottom w:val="none" w:sz="0" w:space="0" w:color="auto"/>
        <w:right w:val="none" w:sz="0" w:space="0" w:color="auto"/>
      </w:divBdr>
    </w:div>
    <w:div w:id="374350817">
      <w:marLeft w:val="0"/>
      <w:marRight w:val="0"/>
      <w:marTop w:val="0"/>
      <w:marBottom w:val="0"/>
      <w:divBdr>
        <w:top w:val="none" w:sz="0" w:space="0" w:color="auto"/>
        <w:left w:val="none" w:sz="0" w:space="0" w:color="auto"/>
        <w:bottom w:val="none" w:sz="0" w:space="0" w:color="auto"/>
        <w:right w:val="none" w:sz="0" w:space="0" w:color="auto"/>
      </w:divBdr>
    </w:div>
    <w:div w:id="374357069">
      <w:marLeft w:val="0"/>
      <w:marRight w:val="0"/>
      <w:marTop w:val="0"/>
      <w:marBottom w:val="0"/>
      <w:divBdr>
        <w:top w:val="none" w:sz="0" w:space="0" w:color="auto"/>
        <w:left w:val="none" w:sz="0" w:space="0" w:color="auto"/>
        <w:bottom w:val="none" w:sz="0" w:space="0" w:color="auto"/>
        <w:right w:val="none" w:sz="0" w:space="0" w:color="auto"/>
      </w:divBdr>
    </w:div>
    <w:div w:id="374432512">
      <w:marLeft w:val="0"/>
      <w:marRight w:val="0"/>
      <w:marTop w:val="0"/>
      <w:marBottom w:val="0"/>
      <w:divBdr>
        <w:top w:val="none" w:sz="0" w:space="0" w:color="auto"/>
        <w:left w:val="none" w:sz="0" w:space="0" w:color="auto"/>
        <w:bottom w:val="none" w:sz="0" w:space="0" w:color="auto"/>
        <w:right w:val="none" w:sz="0" w:space="0" w:color="auto"/>
      </w:divBdr>
    </w:div>
    <w:div w:id="374620482">
      <w:marLeft w:val="0"/>
      <w:marRight w:val="0"/>
      <w:marTop w:val="0"/>
      <w:marBottom w:val="0"/>
      <w:divBdr>
        <w:top w:val="none" w:sz="0" w:space="0" w:color="auto"/>
        <w:left w:val="none" w:sz="0" w:space="0" w:color="auto"/>
        <w:bottom w:val="none" w:sz="0" w:space="0" w:color="auto"/>
        <w:right w:val="none" w:sz="0" w:space="0" w:color="auto"/>
      </w:divBdr>
    </w:div>
    <w:div w:id="374625679">
      <w:marLeft w:val="0"/>
      <w:marRight w:val="0"/>
      <w:marTop w:val="0"/>
      <w:marBottom w:val="0"/>
      <w:divBdr>
        <w:top w:val="none" w:sz="0" w:space="0" w:color="auto"/>
        <w:left w:val="none" w:sz="0" w:space="0" w:color="auto"/>
        <w:bottom w:val="none" w:sz="0" w:space="0" w:color="auto"/>
        <w:right w:val="none" w:sz="0" w:space="0" w:color="auto"/>
      </w:divBdr>
    </w:div>
    <w:div w:id="374700314">
      <w:marLeft w:val="0"/>
      <w:marRight w:val="0"/>
      <w:marTop w:val="0"/>
      <w:marBottom w:val="0"/>
      <w:divBdr>
        <w:top w:val="none" w:sz="0" w:space="0" w:color="auto"/>
        <w:left w:val="none" w:sz="0" w:space="0" w:color="auto"/>
        <w:bottom w:val="none" w:sz="0" w:space="0" w:color="auto"/>
        <w:right w:val="none" w:sz="0" w:space="0" w:color="auto"/>
      </w:divBdr>
    </w:div>
    <w:div w:id="374741449">
      <w:marLeft w:val="0"/>
      <w:marRight w:val="0"/>
      <w:marTop w:val="0"/>
      <w:marBottom w:val="0"/>
      <w:divBdr>
        <w:top w:val="none" w:sz="0" w:space="0" w:color="auto"/>
        <w:left w:val="none" w:sz="0" w:space="0" w:color="auto"/>
        <w:bottom w:val="none" w:sz="0" w:space="0" w:color="auto"/>
        <w:right w:val="none" w:sz="0" w:space="0" w:color="auto"/>
      </w:divBdr>
    </w:div>
    <w:div w:id="374742678">
      <w:marLeft w:val="0"/>
      <w:marRight w:val="0"/>
      <w:marTop w:val="0"/>
      <w:marBottom w:val="0"/>
      <w:divBdr>
        <w:top w:val="none" w:sz="0" w:space="0" w:color="auto"/>
        <w:left w:val="none" w:sz="0" w:space="0" w:color="auto"/>
        <w:bottom w:val="none" w:sz="0" w:space="0" w:color="auto"/>
        <w:right w:val="none" w:sz="0" w:space="0" w:color="auto"/>
      </w:divBdr>
    </w:div>
    <w:div w:id="374937626">
      <w:marLeft w:val="0"/>
      <w:marRight w:val="0"/>
      <w:marTop w:val="0"/>
      <w:marBottom w:val="0"/>
      <w:divBdr>
        <w:top w:val="none" w:sz="0" w:space="0" w:color="auto"/>
        <w:left w:val="none" w:sz="0" w:space="0" w:color="auto"/>
        <w:bottom w:val="none" w:sz="0" w:space="0" w:color="auto"/>
        <w:right w:val="none" w:sz="0" w:space="0" w:color="auto"/>
      </w:divBdr>
    </w:div>
    <w:div w:id="374962558">
      <w:marLeft w:val="0"/>
      <w:marRight w:val="0"/>
      <w:marTop w:val="0"/>
      <w:marBottom w:val="0"/>
      <w:divBdr>
        <w:top w:val="none" w:sz="0" w:space="0" w:color="auto"/>
        <w:left w:val="none" w:sz="0" w:space="0" w:color="auto"/>
        <w:bottom w:val="none" w:sz="0" w:space="0" w:color="auto"/>
        <w:right w:val="none" w:sz="0" w:space="0" w:color="auto"/>
      </w:divBdr>
    </w:div>
    <w:div w:id="375085944">
      <w:marLeft w:val="0"/>
      <w:marRight w:val="0"/>
      <w:marTop w:val="0"/>
      <w:marBottom w:val="0"/>
      <w:divBdr>
        <w:top w:val="none" w:sz="0" w:space="0" w:color="auto"/>
        <w:left w:val="none" w:sz="0" w:space="0" w:color="auto"/>
        <w:bottom w:val="none" w:sz="0" w:space="0" w:color="auto"/>
        <w:right w:val="none" w:sz="0" w:space="0" w:color="auto"/>
      </w:divBdr>
    </w:div>
    <w:div w:id="375087614">
      <w:marLeft w:val="0"/>
      <w:marRight w:val="0"/>
      <w:marTop w:val="0"/>
      <w:marBottom w:val="0"/>
      <w:divBdr>
        <w:top w:val="none" w:sz="0" w:space="0" w:color="auto"/>
        <w:left w:val="none" w:sz="0" w:space="0" w:color="auto"/>
        <w:bottom w:val="none" w:sz="0" w:space="0" w:color="auto"/>
        <w:right w:val="none" w:sz="0" w:space="0" w:color="auto"/>
      </w:divBdr>
    </w:div>
    <w:div w:id="375198479">
      <w:marLeft w:val="0"/>
      <w:marRight w:val="0"/>
      <w:marTop w:val="0"/>
      <w:marBottom w:val="0"/>
      <w:divBdr>
        <w:top w:val="none" w:sz="0" w:space="0" w:color="auto"/>
        <w:left w:val="none" w:sz="0" w:space="0" w:color="auto"/>
        <w:bottom w:val="none" w:sz="0" w:space="0" w:color="auto"/>
        <w:right w:val="none" w:sz="0" w:space="0" w:color="auto"/>
      </w:divBdr>
    </w:div>
    <w:div w:id="375202261">
      <w:marLeft w:val="0"/>
      <w:marRight w:val="0"/>
      <w:marTop w:val="0"/>
      <w:marBottom w:val="0"/>
      <w:divBdr>
        <w:top w:val="none" w:sz="0" w:space="0" w:color="auto"/>
        <w:left w:val="none" w:sz="0" w:space="0" w:color="auto"/>
        <w:bottom w:val="none" w:sz="0" w:space="0" w:color="auto"/>
        <w:right w:val="none" w:sz="0" w:space="0" w:color="auto"/>
      </w:divBdr>
    </w:div>
    <w:div w:id="375202593">
      <w:marLeft w:val="0"/>
      <w:marRight w:val="0"/>
      <w:marTop w:val="0"/>
      <w:marBottom w:val="0"/>
      <w:divBdr>
        <w:top w:val="none" w:sz="0" w:space="0" w:color="auto"/>
        <w:left w:val="none" w:sz="0" w:space="0" w:color="auto"/>
        <w:bottom w:val="none" w:sz="0" w:space="0" w:color="auto"/>
        <w:right w:val="none" w:sz="0" w:space="0" w:color="auto"/>
      </w:divBdr>
    </w:div>
    <w:div w:id="375281278">
      <w:marLeft w:val="0"/>
      <w:marRight w:val="0"/>
      <w:marTop w:val="0"/>
      <w:marBottom w:val="0"/>
      <w:divBdr>
        <w:top w:val="none" w:sz="0" w:space="0" w:color="auto"/>
        <w:left w:val="none" w:sz="0" w:space="0" w:color="auto"/>
        <w:bottom w:val="none" w:sz="0" w:space="0" w:color="auto"/>
        <w:right w:val="none" w:sz="0" w:space="0" w:color="auto"/>
      </w:divBdr>
    </w:div>
    <w:div w:id="375392026">
      <w:marLeft w:val="0"/>
      <w:marRight w:val="0"/>
      <w:marTop w:val="0"/>
      <w:marBottom w:val="0"/>
      <w:divBdr>
        <w:top w:val="none" w:sz="0" w:space="0" w:color="auto"/>
        <w:left w:val="none" w:sz="0" w:space="0" w:color="auto"/>
        <w:bottom w:val="none" w:sz="0" w:space="0" w:color="auto"/>
        <w:right w:val="none" w:sz="0" w:space="0" w:color="auto"/>
      </w:divBdr>
    </w:div>
    <w:div w:id="375470128">
      <w:marLeft w:val="0"/>
      <w:marRight w:val="0"/>
      <w:marTop w:val="0"/>
      <w:marBottom w:val="0"/>
      <w:divBdr>
        <w:top w:val="none" w:sz="0" w:space="0" w:color="auto"/>
        <w:left w:val="none" w:sz="0" w:space="0" w:color="auto"/>
        <w:bottom w:val="none" w:sz="0" w:space="0" w:color="auto"/>
        <w:right w:val="none" w:sz="0" w:space="0" w:color="auto"/>
      </w:divBdr>
    </w:div>
    <w:div w:id="375470187">
      <w:marLeft w:val="0"/>
      <w:marRight w:val="0"/>
      <w:marTop w:val="0"/>
      <w:marBottom w:val="0"/>
      <w:divBdr>
        <w:top w:val="none" w:sz="0" w:space="0" w:color="auto"/>
        <w:left w:val="none" w:sz="0" w:space="0" w:color="auto"/>
        <w:bottom w:val="none" w:sz="0" w:space="0" w:color="auto"/>
        <w:right w:val="none" w:sz="0" w:space="0" w:color="auto"/>
      </w:divBdr>
    </w:div>
    <w:div w:id="375545871">
      <w:marLeft w:val="0"/>
      <w:marRight w:val="0"/>
      <w:marTop w:val="0"/>
      <w:marBottom w:val="0"/>
      <w:divBdr>
        <w:top w:val="none" w:sz="0" w:space="0" w:color="auto"/>
        <w:left w:val="none" w:sz="0" w:space="0" w:color="auto"/>
        <w:bottom w:val="none" w:sz="0" w:space="0" w:color="auto"/>
        <w:right w:val="none" w:sz="0" w:space="0" w:color="auto"/>
      </w:divBdr>
    </w:div>
    <w:div w:id="375547077">
      <w:marLeft w:val="0"/>
      <w:marRight w:val="0"/>
      <w:marTop w:val="0"/>
      <w:marBottom w:val="0"/>
      <w:divBdr>
        <w:top w:val="none" w:sz="0" w:space="0" w:color="auto"/>
        <w:left w:val="none" w:sz="0" w:space="0" w:color="auto"/>
        <w:bottom w:val="none" w:sz="0" w:space="0" w:color="auto"/>
        <w:right w:val="none" w:sz="0" w:space="0" w:color="auto"/>
      </w:divBdr>
    </w:div>
    <w:div w:id="375588119">
      <w:marLeft w:val="0"/>
      <w:marRight w:val="0"/>
      <w:marTop w:val="0"/>
      <w:marBottom w:val="0"/>
      <w:divBdr>
        <w:top w:val="none" w:sz="0" w:space="0" w:color="auto"/>
        <w:left w:val="none" w:sz="0" w:space="0" w:color="auto"/>
        <w:bottom w:val="none" w:sz="0" w:space="0" w:color="auto"/>
        <w:right w:val="none" w:sz="0" w:space="0" w:color="auto"/>
      </w:divBdr>
    </w:div>
    <w:div w:id="375659836">
      <w:marLeft w:val="0"/>
      <w:marRight w:val="0"/>
      <w:marTop w:val="0"/>
      <w:marBottom w:val="0"/>
      <w:divBdr>
        <w:top w:val="none" w:sz="0" w:space="0" w:color="auto"/>
        <w:left w:val="none" w:sz="0" w:space="0" w:color="auto"/>
        <w:bottom w:val="none" w:sz="0" w:space="0" w:color="auto"/>
        <w:right w:val="none" w:sz="0" w:space="0" w:color="auto"/>
      </w:divBdr>
    </w:div>
    <w:div w:id="375660229">
      <w:marLeft w:val="0"/>
      <w:marRight w:val="0"/>
      <w:marTop w:val="0"/>
      <w:marBottom w:val="0"/>
      <w:divBdr>
        <w:top w:val="none" w:sz="0" w:space="0" w:color="auto"/>
        <w:left w:val="none" w:sz="0" w:space="0" w:color="auto"/>
        <w:bottom w:val="none" w:sz="0" w:space="0" w:color="auto"/>
        <w:right w:val="none" w:sz="0" w:space="0" w:color="auto"/>
      </w:divBdr>
    </w:div>
    <w:div w:id="375666810">
      <w:marLeft w:val="0"/>
      <w:marRight w:val="0"/>
      <w:marTop w:val="0"/>
      <w:marBottom w:val="0"/>
      <w:divBdr>
        <w:top w:val="none" w:sz="0" w:space="0" w:color="auto"/>
        <w:left w:val="none" w:sz="0" w:space="0" w:color="auto"/>
        <w:bottom w:val="none" w:sz="0" w:space="0" w:color="auto"/>
        <w:right w:val="none" w:sz="0" w:space="0" w:color="auto"/>
      </w:divBdr>
    </w:div>
    <w:div w:id="375785750">
      <w:marLeft w:val="0"/>
      <w:marRight w:val="0"/>
      <w:marTop w:val="0"/>
      <w:marBottom w:val="0"/>
      <w:divBdr>
        <w:top w:val="none" w:sz="0" w:space="0" w:color="auto"/>
        <w:left w:val="none" w:sz="0" w:space="0" w:color="auto"/>
        <w:bottom w:val="none" w:sz="0" w:space="0" w:color="auto"/>
        <w:right w:val="none" w:sz="0" w:space="0" w:color="auto"/>
      </w:divBdr>
    </w:div>
    <w:div w:id="375786711">
      <w:marLeft w:val="0"/>
      <w:marRight w:val="0"/>
      <w:marTop w:val="0"/>
      <w:marBottom w:val="0"/>
      <w:divBdr>
        <w:top w:val="none" w:sz="0" w:space="0" w:color="auto"/>
        <w:left w:val="none" w:sz="0" w:space="0" w:color="auto"/>
        <w:bottom w:val="none" w:sz="0" w:space="0" w:color="auto"/>
        <w:right w:val="none" w:sz="0" w:space="0" w:color="auto"/>
      </w:divBdr>
    </w:div>
    <w:div w:id="376011009">
      <w:marLeft w:val="0"/>
      <w:marRight w:val="0"/>
      <w:marTop w:val="0"/>
      <w:marBottom w:val="0"/>
      <w:divBdr>
        <w:top w:val="none" w:sz="0" w:space="0" w:color="auto"/>
        <w:left w:val="none" w:sz="0" w:space="0" w:color="auto"/>
        <w:bottom w:val="none" w:sz="0" w:space="0" w:color="auto"/>
        <w:right w:val="none" w:sz="0" w:space="0" w:color="auto"/>
      </w:divBdr>
    </w:div>
    <w:div w:id="376011393">
      <w:marLeft w:val="0"/>
      <w:marRight w:val="0"/>
      <w:marTop w:val="0"/>
      <w:marBottom w:val="0"/>
      <w:divBdr>
        <w:top w:val="none" w:sz="0" w:space="0" w:color="auto"/>
        <w:left w:val="none" w:sz="0" w:space="0" w:color="auto"/>
        <w:bottom w:val="none" w:sz="0" w:space="0" w:color="auto"/>
        <w:right w:val="none" w:sz="0" w:space="0" w:color="auto"/>
      </w:divBdr>
    </w:div>
    <w:div w:id="376049529">
      <w:marLeft w:val="0"/>
      <w:marRight w:val="0"/>
      <w:marTop w:val="0"/>
      <w:marBottom w:val="0"/>
      <w:divBdr>
        <w:top w:val="none" w:sz="0" w:space="0" w:color="auto"/>
        <w:left w:val="none" w:sz="0" w:space="0" w:color="auto"/>
        <w:bottom w:val="none" w:sz="0" w:space="0" w:color="auto"/>
        <w:right w:val="none" w:sz="0" w:space="0" w:color="auto"/>
      </w:divBdr>
    </w:div>
    <w:div w:id="376051109">
      <w:marLeft w:val="0"/>
      <w:marRight w:val="0"/>
      <w:marTop w:val="0"/>
      <w:marBottom w:val="0"/>
      <w:divBdr>
        <w:top w:val="none" w:sz="0" w:space="0" w:color="auto"/>
        <w:left w:val="none" w:sz="0" w:space="0" w:color="auto"/>
        <w:bottom w:val="none" w:sz="0" w:space="0" w:color="auto"/>
        <w:right w:val="none" w:sz="0" w:space="0" w:color="auto"/>
      </w:divBdr>
    </w:div>
    <w:div w:id="376051383">
      <w:marLeft w:val="0"/>
      <w:marRight w:val="0"/>
      <w:marTop w:val="0"/>
      <w:marBottom w:val="0"/>
      <w:divBdr>
        <w:top w:val="none" w:sz="0" w:space="0" w:color="auto"/>
        <w:left w:val="none" w:sz="0" w:space="0" w:color="auto"/>
        <w:bottom w:val="none" w:sz="0" w:space="0" w:color="auto"/>
        <w:right w:val="none" w:sz="0" w:space="0" w:color="auto"/>
      </w:divBdr>
    </w:div>
    <w:div w:id="376055728">
      <w:marLeft w:val="480"/>
      <w:marRight w:val="0"/>
      <w:marTop w:val="0"/>
      <w:marBottom w:val="0"/>
      <w:divBdr>
        <w:top w:val="none" w:sz="0" w:space="0" w:color="auto"/>
        <w:left w:val="none" w:sz="0" w:space="0" w:color="auto"/>
        <w:bottom w:val="none" w:sz="0" w:space="0" w:color="auto"/>
        <w:right w:val="none" w:sz="0" w:space="0" w:color="auto"/>
      </w:divBdr>
    </w:div>
    <w:div w:id="376122866">
      <w:marLeft w:val="0"/>
      <w:marRight w:val="0"/>
      <w:marTop w:val="0"/>
      <w:marBottom w:val="0"/>
      <w:divBdr>
        <w:top w:val="none" w:sz="0" w:space="0" w:color="auto"/>
        <w:left w:val="none" w:sz="0" w:space="0" w:color="auto"/>
        <w:bottom w:val="none" w:sz="0" w:space="0" w:color="auto"/>
        <w:right w:val="none" w:sz="0" w:space="0" w:color="auto"/>
      </w:divBdr>
    </w:div>
    <w:div w:id="376123698">
      <w:marLeft w:val="0"/>
      <w:marRight w:val="0"/>
      <w:marTop w:val="0"/>
      <w:marBottom w:val="0"/>
      <w:divBdr>
        <w:top w:val="none" w:sz="0" w:space="0" w:color="auto"/>
        <w:left w:val="none" w:sz="0" w:space="0" w:color="auto"/>
        <w:bottom w:val="none" w:sz="0" w:space="0" w:color="auto"/>
        <w:right w:val="none" w:sz="0" w:space="0" w:color="auto"/>
      </w:divBdr>
    </w:div>
    <w:div w:id="376123835">
      <w:marLeft w:val="0"/>
      <w:marRight w:val="0"/>
      <w:marTop w:val="0"/>
      <w:marBottom w:val="0"/>
      <w:divBdr>
        <w:top w:val="none" w:sz="0" w:space="0" w:color="auto"/>
        <w:left w:val="none" w:sz="0" w:space="0" w:color="auto"/>
        <w:bottom w:val="none" w:sz="0" w:space="0" w:color="auto"/>
        <w:right w:val="none" w:sz="0" w:space="0" w:color="auto"/>
      </w:divBdr>
    </w:div>
    <w:div w:id="376201933">
      <w:marLeft w:val="0"/>
      <w:marRight w:val="0"/>
      <w:marTop w:val="0"/>
      <w:marBottom w:val="0"/>
      <w:divBdr>
        <w:top w:val="none" w:sz="0" w:space="0" w:color="auto"/>
        <w:left w:val="none" w:sz="0" w:space="0" w:color="auto"/>
        <w:bottom w:val="none" w:sz="0" w:space="0" w:color="auto"/>
        <w:right w:val="none" w:sz="0" w:space="0" w:color="auto"/>
      </w:divBdr>
    </w:div>
    <w:div w:id="376202159">
      <w:marLeft w:val="0"/>
      <w:marRight w:val="0"/>
      <w:marTop w:val="0"/>
      <w:marBottom w:val="0"/>
      <w:divBdr>
        <w:top w:val="none" w:sz="0" w:space="0" w:color="auto"/>
        <w:left w:val="none" w:sz="0" w:space="0" w:color="auto"/>
        <w:bottom w:val="none" w:sz="0" w:space="0" w:color="auto"/>
        <w:right w:val="none" w:sz="0" w:space="0" w:color="auto"/>
      </w:divBdr>
    </w:div>
    <w:div w:id="376244610">
      <w:marLeft w:val="0"/>
      <w:marRight w:val="0"/>
      <w:marTop w:val="0"/>
      <w:marBottom w:val="0"/>
      <w:divBdr>
        <w:top w:val="none" w:sz="0" w:space="0" w:color="auto"/>
        <w:left w:val="none" w:sz="0" w:space="0" w:color="auto"/>
        <w:bottom w:val="none" w:sz="0" w:space="0" w:color="auto"/>
        <w:right w:val="none" w:sz="0" w:space="0" w:color="auto"/>
      </w:divBdr>
    </w:div>
    <w:div w:id="376272801">
      <w:marLeft w:val="0"/>
      <w:marRight w:val="0"/>
      <w:marTop w:val="0"/>
      <w:marBottom w:val="0"/>
      <w:divBdr>
        <w:top w:val="none" w:sz="0" w:space="0" w:color="auto"/>
        <w:left w:val="none" w:sz="0" w:space="0" w:color="auto"/>
        <w:bottom w:val="none" w:sz="0" w:space="0" w:color="auto"/>
        <w:right w:val="none" w:sz="0" w:space="0" w:color="auto"/>
      </w:divBdr>
    </w:div>
    <w:div w:id="376318297">
      <w:marLeft w:val="0"/>
      <w:marRight w:val="0"/>
      <w:marTop w:val="0"/>
      <w:marBottom w:val="0"/>
      <w:divBdr>
        <w:top w:val="none" w:sz="0" w:space="0" w:color="auto"/>
        <w:left w:val="none" w:sz="0" w:space="0" w:color="auto"/>
        <w:bottom w:val="none" w:sz="0" w:space="0" w:color="auto"/>
        <w:right w:val="none" w:sz="0" w:space="0" w:color="auto"/>
      </w:divBdr>
    </w:div>
    <w:div w:id="376396500">
      <w:marLeft w:val="0"/>
      <w:marRight w:val="0"/>
      <w:marTop w:val="0"/>
      <w:marBottom w:val="0"/>
      <w:divBdr>
        <w:top w:val="none" w:sz="0" w:space="0" w:color="auto"/>
        <w:left w:val="none" w:sz="0" w:space="0" w:color="auto"/>
        <w:bottom w:val="none" w:sz="0" w:space="0" w:color="auto"/>
        <w:right w:val="none" w:sz="0" w:space="0" w:color="auto"/>
      </w:divBdr>
    </w:div>
    <w:div w:id="376399501">
      <w:marLeft w:val="0"/>
      <w:marRight w:val="0"/>
      <w:marTop w:val="0"/>
      <w:marBottom w:val="0"/>
      <w:divBdr>
        <w:top w:val="none" w:sz="0" w:space="0" w:color="auto"/>
        <w:left w:val="none" w:sz="0" w:space="0" w:color="auto"/>
        <w:bottom w:val="none" w:sz="0" w:space="0" w:color="auto"/>
        <w:right w:val="none" w:sz="0" w:space="0" w:color="auto"/>
      </w:divBdr>
    </w:div>
    <w:div w:id="376516196">
      <w:marLeft w:val="0"/>
      <w:marRight w:val="0"/>
      <w:marTop w:val="0"/>
      <w:marBottom w:val="0"/>
      <w:divBdr>
        <w:top w:val="none" w:sz="0" w:space="0" w:color="auto"/>
        <w:left w:val="none" w:sz="0" w:space="0" w:color="auto"/>
        <w:bottom w:val="none" w:sz="0" w:space="0" w:color="auto"/>
        <w:right w:val="none" w:sz="0" w:space="0" w:color="auto"/>
      </w:divBdr>
    </w:div>
    <w:div w:id="376702739">
      <w:marLeft w:val="0"/>
      <w:marRight w:val="0"/>
      <w:marTop w:val="0"/>
      <w:marBottom w:val="0"/>
      <w:divBdr>
        <w:top w:val="none" w:sz="0" w:space="0" w:color="auto"/>
        <w:left w:val="none" w:sz="0" w:space="0" w:color="auto"/>
        <w:bottom w:val="none" w:sz="0" w:space="0" w:color="auto"/>
        <w:right w:val="none" w:sz="0" w:space="0" w:color="auto"/>
      </w:divBdr>
    </w:div>
    <w:div w:id="376776849">
      <w:marLeft w:val="0"/>
      <w:marRight w:val="0"/>
      <w:marTop w:val="0"/>
      <w:marBottom w:val="0"/>
      <w:divBdr>
        <w:top w:val="none" w:sz="0" w:space="0" w:color="auto"/>
        <w:left w:val="none" w:sz="0" w:space="0" w:color="auto"/>
        <w:bottom w:val="none" w:sz="0" w:space="0" w:color="auto"/>
        <w:right w:val="none" w:sz="0" w:space="0" w:color="auto"/>
      </w:divBdr>
    </w:div>
    <w:div w:id="376785379">
      <w:bodyDiv w:val="1"/>
      <w:marLeft w:val="0"/>
      <w:marRight w:val="0"/>
      <w:marTop w:val="0"/>
      <w:marBottom w:val="0"/>
      <w:divBdr>
        <w:top w:val="none" w:sz="0" w:space="0" w:color="auto"/>
        <w:left w:val="none" w:sz="0" w:space="0" w:color="auto"/>
        <w:bottom w:val="none" w:sz="0" w:space="0" w:color="auto"/>
        <w:right w:val="none" w:sz="0" w:space="0" w:color="auto"/>
      </w:divBdr>
    </w:div>
    <w:div w:id="376786173">
      <w:marLeft w:val="0"/>
      <w:marRight w:val="0"/>
      <w:marTop w:val="0"/>
      <w:marBottom w:val="0"/>
      <w:divBdr>
        <w:top w:val="none" w:sz="0" w:space="0" w:color="auto"/>
        <w:left w:val="none" w:sz="0" w:space="0" w:color="auto"/>
        <w:bottom w:val="none" w:sz="0" w:space="0" w:color="auto"/>
        <w:right w:val="none" w:sz="0" w:space="0" w:color="auto"/>
      </w:divBdr>
    </w:div>
    <w:div w:id="376858815">
      <w:marLeft w:val="0"/>
      <w:marRight w:val="0"/>
      <w:marTop w:val="0"/>
      <w:marBottom w:val="0"/>
      <w:divBdr>
        <w:top w:val="none" w:sz="0" w:space="0" w:color="auto"/>
        <w:left w:val="none" w:sz="0" w:space="0" w:color="auto"/>
        <w:bottom w:val="none" w:sz="0" w:space="0" w:color="auto"/>
        <w:right w:val="none" w:sz="0" w:space="0" w:color="auto"/>
      </w:divBdr>
    </w:div>
    <w:div w:id="376929398">
      <w:bodyDiv w:val="1"/>
      <w:marLeft w:val="0"/>
      <w:marRight w:val="0"/>
      <w:marTop w:val="0"/>
      <w:marBottom w:val="0"/>
      <w:divBdr>
        <w:top w:val="none" w:sz="0" w:space="0" w:color="auto"/>
        <w:left w:val="none" w:sz="0" w:space="0" w:color="auto"/>
        <w:bottom w:val="none" w:sz="0" w:space="0" w:color="auto"/>
        <w:right w:val="none" w:sz="0" w:space="0" w:color="auto"/>
      </w:divBdr>
    </w:div>
    <w:div w:id="376970524">
      <w:marLeft w:val="0"/>
      <w:marRight w:val="0"/>
      <w:marTop w:val="0"/>
      <w:marBottom w:val="0"/>
      <w:divBdr>
        <w:top w:val="none" w:sz="0" w:space="0" w:color="auto"/>
        <w:left w:val="none" w:sz="0" w:space="0" w:color="auto"/>
        <w:bottom w:val="none" w:sz="0" w:space="0" w:color="auto"/>
        <w:right w:val="none" w:sz="0" w:space="0" w:color="auto"/>
      </w:divBdr>
    </w:div>
    <w:div w:id="377123793">
      <w:marLeft w:val="0"/>
      <w:marRight w:val="0"/>
      <w:marTop w:val="0"/>
      <w:marBottom w:val="0"/>
      <w:divBdr>
        <w:top w:val="none" w:sz="0" w:space="0" w:color="auto"/>
        <w:left w:val="none" w:sz="0" w:space="0" w:color="auto"/>
        <w:bottom w:val="none" w:sz="0" w:space="0" w:color="auto"/>
        <w:right w:val="none" w:sz="0" w:space="0" w:color="auto"/>
      </w:divBdr>
    </w:div>
    <w:div w:id="377124623">
      <w:marLeft w:val="0"/>
      <w:marRight w:val="0"/>
      <w:marTop w:val="0"/>
      <w:marBottom w:val="0"/>
      <w:divBdr>
        <w:top w:val="none" w:sz="0" w:space="0" w:color="auto"/>
        <w:left w:val="none" w:sz="0" w:space="0" w:color="auto"/>
        <w:bottom w:val="none" w:sz="0" w:space="0" w:color="auto"/>
        <w:right w:val="none" w:sz="0" w:space="0" w:color="auto"/>
      </w:divBdr>
    </w:div>
    <w:div w:id="377169791">
      <w:marLeft w:val="0"/>
      <w:marRight w:val="0"/>
      <w:marTop w:val="0"/>
      <w:marBottom w:val="0"/>
      <w:divBdr>
        <w:top w:val="none" w:sz="0" w:space="0" w:color="auto"/>
        <w:left w:val="none" w:sz="0" w:space="0" w:color="auto"/>
        <w:bottom w:val="none" w:sz="0" w:space="0" w:color="auto"/>
        <w:right w:val="none" w:sz="0" w:space="0" w:color="auto"/>
      </w:divBdr>
    </w:div>
    <w:div w:id="377245939">
      <w:marLeft w:val="0"/>
      <w:marRight w:val="0"/>
      <w:marTop w:val="0"/>
      <w:marBottom w:val="0"/>
      <w:divBdr>
        <w:top w:val="none" w:sz="0" w:space="0" w:color="auto"/>
        <w:left w:val="none" w:sz="0" w:space="0" w:color="auto"/>
        <w:bottom w:val="none" w:sz="0" w:space="0" w:color="auto"/>
        <w:right w:val="none" w:sz="0" w:space="0" w:color="auto"/>
      </w:divBdr>
    </w:div>
    <w:div w:id="377315410">
      <w:marLeft w:val="0"/>
      <w:marRight w:val="0"/>
      <w:marTop w:val="0"/>
      <w:marBottom w:val="0"/>
      <w:divBdr>
        <w:top w:val="none" w:sz="0" w:space="0" w:color="auto"/>
        <w:left w:val="none" w:sz="0" w:space="0" w:color="auto"/>
        <w:bottom w:val="none" w:sz="0" w:space="0" w:color="auto"/>
        <w:right w:val="none" w:sz="0" w:space="0" w:color="auto"/>
      </w:divBdr>
    </w:div>
    <w:div w:id="377358307">
      <w:marLeft w:val="0"/>
      <w:marRight w:val="0"/>
      <w:marTop w:val="0"/>
      <w:marBottom w:val="0"/>
      <w:divBdr>
        <w:top w:val="none" w:sz="0" w:space="0" w:color="auto"/>
        <w:left w:val="none" w:sz="0" w:space="0" w:color="auto"/>
        <w:bottom w:val="none" w:sz="0" w:space="0" w:color="auto"/>
        <w:right w:val="none" w:sz="0" w:space="0" w:color="auto"/>
      </w:divBdr>
    </w:div>
    <w:div w:id="377434988">
      <w:marLeft w:val="0"/>
      <w:marRight w:val="0"/>
      <w:marTop w:val="0"/>
      <w:marBottom w:val="0"/>
      <w:divBdr>
        <w:top w:val="none" w:sz="0" w:space="0" w:color="auto"/>
        <w:left w:val="none" w:sz="0" w:space="0" w:color="auto"/>
        <w:bottom w:val="none" w:sz="0" w:space="0" w:color="auto"/>
        <w:right w:val="none" w:sz="0" w:space="0" w:color="auto"/>
      </w:divBdr>
    </w:div>
    <w:div w:id="377555126">
      <w:marLeft w:val="0"/>
      <w:marRight w:val="0"/>
      <w:marTop w:val="0"/>
      <w:marBottom w:val="0"/>
      <w:divBdr>
        <w:top w:val="none" w:sz="0" w:space="0" w:color="auto"/>
        <w:left w:val="none" w:sz="0" w:space="0" w:color="auto"/>
        <w:bottom w:val="none" w:sz="0" w:space="0" w:color="auto"/>
        <w:right w:val="none" w:sz="0" w:space="0" w:color="auto"/>
      </w:divBdr>
    </w:div>
    <w:div w:id="377708891">
      <w:marLeft w:val="0"/>
      <w:marRight w:val="0"/>
      <w:marTop w:val="0"/>
      <w:marBottom w:val="0"/>
      <w:divBdr>
        <w:top w:val="none" w:sz="0" w:space="0" w:color="auto"/>
        <w:left w:val="none" w:sz="0" w:space="0" w:color="auto"/>
        <w:bottom w:val="none" w:sz="0" w:space="0" w:color="auto"/>
        <w:right w:val="none" w:sz="0" w:space="0" w:color="auto"/>
      </w:divBdr>
    </w:div>
    <w:div w:id="377827434">
      <w:marLeft w:val="0"/>
      <w:marRight w:val="0"/>
      <w:marTop w:val="0"/>
      <w:marBottom w:val="0"/>
      <w:divBdr>
        <w:top w:val="none" w:sz="0" w:space="0" w:color="auto"/>
        <w:left w:val="none" w:sz="0" w:space="0" w:color="auto"/>
        <w:bottom w:val="none" w:sz="0" w:space="0" w:color="auto"/>
        <w:right w:val="none" w:sz="0" w:space="0" w:color="auto"/>
      </w:divBdr>
    </w:div>
    <w:div w:id="377897306">
      <w:marLeft w:val="0"/>
      <w:marRight w:val="0"/>
      <w:marTop w:val="0"/>
      <w:marBottom w:val="0"/>
      <w:divBdr>
        <w:top w:val="none" w:sz="0" w:space="0" w:color="auto"/>
        <w:left w:val="none" w:sz="0" w:space="0" w:color="auto"/>
        <w:bottom w:val="none" w:sz="0" w:space="0" w:color="auto"/>
        <w:right w:val="none" w:sz="0" w:space="0" w:color="auto"/>
      </w:divBdr>
    </w:div>
    <w:div w:id="377903094">
      <w:marLeft w:val="0"/>
      <w:marRight w:val="0"/>
      <w:marTop w:val="0"/>
      <w:marBottom w:val="0"/>
      <w:divBdr>
        <w:top w:val="none" w:sz="0" w:space="0" w:color="auto"/>
        <w:left w:val="none" w:sz="0" w:space="0" w:color="auto"/>
        <w:bottom w:val="none" w:sz="0" w:space="0" w:color="auto"/>
        <w:right w:val="none" w:sz="0" w:space="0" w:color="auto"/>
      </w:divBdr>
    </w:div>
    <w:div w:id="377977882">
      <w:marLeft w:val="0"/>
      <w:marRight w:val="0"/>
      <w:marTop w:val="0"/>
      <w:marBottom w:val="0"/>
      <w:divBdr>
        <w:top w:val="none" w:sz="0" w:space="0" w:color="auto"/>
        <w:left w:val="none" w:sz="0" w:space="0" w:color="auto"/>
        <w:bottom w:val="none" w:sz="0" w:space="0" w:color="auto"/>
        <w:right w:val="none" w:sz="0" w:space="0" w:color="auto"/>
      </w:divBdr>
    </w:div>
    <w:div w:id="378013383">
      <w:marLeft w:val="0"/>
      <w:marRight w:val="0"/>
      <w:marTop w:val="0"/>
      <w:marBottom w:val="0"/>
      <w:divBdr>
        <w:top w:val="none" w:sz="0" w:space="0" w:color="auto"/>
        <w:left w:val="none" w:sz="0" w:space="0" w:color="auto"/>
        <w:bottom w:val="none" w:sz="0" w:space="0" w:color="auto"/>
        <w:right w:val="none" w:sz="0" w:space="0" w:color="auto"/>
      </w:divBdr>
    </w:div>
    <w:div w:id="378095389">
      <w:marLeft w:val="0"/>
      <w:marRight w:val="0"/>
      <w:marTop w:val="0"/>
      <w:marBottom w:val="0"/>
      <w:divBdr>
        <w:top w:val="none" w:sz="0" w:space="0" w:color="auto"/>
        <w:left w:val="none" w:sz="0" w:space="0" w:color="auto"/>
        <w:bottom w:val="none" w:sz="0" w:space="0" w:color="auto"/>
        <w:right w:val="none" w:sz="0" w:space="0" w:color="auto"/>
      </w:divBdr>
    </w:div>
    <w:div w:id="378283255">
      <w:marLeft w:val="0"/>
      <w:marRight w:val="0"/>
      <w:marTop w:val="0"/>
      <w:marBottom w:val="0"/>
      <w:divBdr>
        <w:top w:val="none" w:sz="0" w:space="0" w:color="auto"/>
        <w:left w:val="none" w:sz="0" w:space="0" w:color="auto"/>
        <w:bottom w:val="none" w:sz="0" w:space="0" w:color="auto"/>
        <w:right w:val="none" w:sz="0" w:space="0" w:color="auto"/>
      </w:divBdr>
    </w:div>
    <w:div w:id="378284092">
      <w:marLeft w:val="0"/>
      <w:marRight w:val="0"/>
      <w:marTop w:val="0"/>
      <w:marBottom w:val="0"/>
      <w:divBdr>
        <w:top w:val="none" w:sz="0" w:space="0" w:color="auto"/>
        <w:left w:val="none" w:sz="0" w:space="0" w:color="auto"/>
        <w:bottom w:val="none" w:sz="0" w:space="0" w:color="auto"/>
        <w:right w:val="none" w:sz="0" w:space="0" w:color="auto"/>
      </w:divBdr>
    </w:div>
    <w:div w:id="378285130">
      <w:marLeft w:val="0"/>
      <w:marRight w:val="0"/>
      <w:marTop w:val="0"/>
      <w:marBottom w:val="0"/>
      <w:divBdr>
        <w:top w:val="none" w:sz="0" w:space="0" w:color="auto"/>
        <w:left w:val="none" w:sz="0" w:space="0" w:color="auto"/>
        <w:bottom w:val="none" w:sz="0" w:space="0" w:color="auto"/>
        <w:right w:val="none" w:sz="0" w:space="0" w:color="auto"/>
      </w:divBdr>
    </w:div>
    <w:div w:id="378406278">
      <w:marLeft w:val="0"/>
      <w:marRight w:val="0"/>
      <w:marTop w:val="0"/>
      <w:marBottom w:val="0"/>
      <w:divBdr>
        <w:top w:val="none" w:sz="0" w:space="0" w:color="auto"/>
        <w:left w:val="none" w:sz="0" w:space="0" w:color="auto"/>
        <w:bottom w:val="none" w:sz="0" w:space="0" w:color="auto"/>
        <w:right w:val="none" w:sz="0" w:space="0" w:color="auto"/>
      </w:divBdr>
    </w:div>
    <w:div w:id="378435945">
      <w:marLeft w:val="0"/>
      <w:marRight w:val="0"/>
      <w:marTop w:val="0"/>
      <w:marBottom w:val="0"/>
      <w:divBdr>
        <w:top w:val="none" w:sz="0" w:space="0" w:color="auto"/>
        <w:left w:val="none" w:sz="0" w:space="0" w:color="auto"/>
        <w:bottom w:val="none" w:sz="0" w:space="0" w:color="auto"/>
        <w:right w:val="none" w:sz="0" w:space="0" w:color="auto"/>
      </w:divBdr>
    </w:div>
    <w:div w:id="378483585">
      <w:marLeft w:val="0"/>
      <w:marRight w:val="0"/>
      <w:marTop w:val="0"/>
      <w:marBottom w:val="0"/>
      <w:divBdr>
        <w:top w:val="none" w:sz="0" w:space="0" w:color="auto"/>
        <w:left w:val="none" w:sz="0" w:space="0" w:color="auto"/>
        <w:bottom w:val="none" w:sz="0" w:space="0" w:color="auto"/>
        <w:right w:val="none" w:sz="0" w:space="0" w:color="auto"/>
      </w:divBdr>
    </w:div>
    <w:div w:id="378549332">
      <w:marLeft w:val="0"/>
      <w:marRight w:val="0"/>
      <w:marTop w:val="0"/>
      <w:marBottom w:val="0"/>
      <w:divBdr>
        <w:top w:val="none" w:sz="0" w:space="0" w:color="auto"/>
        <w:left w:val="none" w:sz="0" w:space="0" w:color="auto"/>
        <w:bottom w:val="none" w:sz="0" w:space="0" w:color="auto"/>
        <w:right w:val="none" w:sz="0" w:space="0" w:color="auto"/>
      </w:divBdr>
    </w:div>
    <w:div w:id="378549562">
      <w:marLeft w:val="0"/>
      <w:marRight w:val="0"/>
      <w:marTop w:val="0"/>
      <w:marBottom w:val="0"/>
      <w:divBdr>
        <w:top w:val="none" w:sz="0" w:space="0" w:color="auto"/>
        <w:left w:val="none" w:sz="0" w:space="0" w:color="auto"/>
        <w:bottom w:val="none" w:sz="0" w:space="0" w:color="auto"/>
        <w:right w:val="none" w:sz="0" w:space="0" w:color="auto"/>
      </w:divBdr>
    </w:div>
    <w:div w:id="378549575">
      <w:marLeft w:val="0"/>
      <w:marRight w:val="0"/>
      <w:marTop w:val="0"/>
      <w:marBottom w:val="0"/>
      <w:divBdr>
        <w:top w:val="none" w:sz="0" w:space="0" w:color="auto"/>
        <w:left w:val="none" w:sz="0" w:space="0" w:color="auto"/>
        <w:bottom w:val="none" w:sz="0" w:space="0" w:color="auto"/>
        <w:right w:val="none" w:sz="0" w:space="0" w:color="auto"/>
      </w:divBdr>
    </w:div>
    <w:div w:id="378552574">
      <w:marLeft w:val="0"/>
      <w:marRight w:val="0"/>
      <w:marTop w:val="0"/>
      <w:marBottom w:val="0"/>
      <w:divBdr>
        <w:top w:val="none" w:sz="0" w:space="0" w:color="auto"/>
        <w:left w:val="none" w:sz="0" w:space="0" w:color="auto"/>
        <w:bottom w:val="none" w:sz="0" w:space="0" w:color="auto"/>
        <w:right w:val="none" w:sz="0" w:space="0" w:color="auto"/>
      </w:divBdr>
    </w:div>
    <w:div w:id="378630965">
      <w:marLeft w:val="0"/>
      <w:marRight w:val="0"/>
      <w:marTop w:val="0"/>
      <w:marBottom w:val="0"/>
      <w:divBdr>
        <w:top w:val="none" w:sz="0" w:space="0" w:color="auto"/>
        <w:left w:val="none" w:sz="0" w:space="0" w:color="auto"/>
        <w:bottom w:val="none" w:sz="0" w:space="0" w:color="auto"/>
        <w:right w:val="none" w:sz="0" w:space="0" w:color="auto"/>
      </w:divBdr>
    </w:div>
    <w:div w:id="378746710">
      <w:marLeft w:val="0"/>
      <w:marRight w:val="0"/>
      <w:marTop w:val="0"/>
      <w:marBottom w:val="0"/>
      <w:divBdr>
        <w:top w:val="none" w:sz="0" w:space="0" w:color="auto"/>
        <w:left w:val="none" w:sz="0" w:space="0" w:color="auto"/>
        <w:bottom w:val="none" w:sz="0" w:space="0" w:color="auto"/>
        <w:right w:val="none" w:sz="0" w:space="0" w:color="auto"/>
      </w:divBdr>
    </w:div>
    <w:div w:id="378866476">
      <w:marLeft w:val="0"/>
      <w:marRight w:val="0"/>
      <w:marTop w:val="0"/>
      <w:marBottom w:val="0"/>
      <w:divBdr>
        <w:top w:val="none" w:sz="0" w:space="0" w:color="auto"/>
        <w:left w:val="none" w:sz="0" w:space="0" w:color="auto"/>
        <w:bottom w:val="none" w:sz="0" w:space="0" w:color="auto"/>
        <w:right w:val="none" w:sz="0" w:space="0" w:color="auto"/>
      </w:divBdr>
    </w:div>
    <w:div w:id="378893539">
      <w:marLeft w:val="0"/>
      <w:marRight w:val="0"/>
      <w:marTop w:val="0"/>
      <w:marBottom w:val="0"/>
      <w:divBdr>
        <w:top w:val="none" w:sz="0" w:space="0" w:color="auto"/>
        <w:left w:val="none" w:sz="0" w:space="0" w:color="auto"/>
        <w:bottom w:val="none" w:sz="0" w:space="0" w:color="auto"/>
        <w:right w:val="none" w:sz="0" w:space="0" w:color="auto"/>
      </w:divBdr>
    </w:div>
    <w:div w:id="378936099">
      <w:marLeft w:val="0"/>
      <w:marRight w:val="0"/>
      <w:marTop w:val="0"/>
      <w:marBottom w:val="0"/>
      <w:divBdr>
        <w:top w:val="none" w:sz="0" w:space="0" w:color="auto"/>
        <w:left w:val="none" w:sz="0" w:space="0" w:color="auto"/>
        <w:bottom w:val="none" w:sz="0" w:space="0" w:color="auto"/>
        <w:right w:val="none" w:sz="0" w:space="0" w:color="auto"/>
      </w:divBdr>
    </w:div>
    <w:div w:id="379088673">
      <w:marLeft w:val="0"/>
      <w:marRight w:val="0"/>
      <w:marTop w:val="0"/>
      <w:marBottom w:val="0"/>
      <w:divBdr>
        <w:top w:val="none" w:sz="0" w:space="0" w:color="auto"/>
        <w:left w:val="none" w:sz="0" w:space="0" w:color="auto"/>
        <w:bottom w:val="none" w:sz="0" w:space="0" w:color="auto"/>
        <w:right w:val="none" w:sz="0" w:space="0" w:color="auto"/>
      </w:divBdr>
    </w:div>
    <w:div w:id="379088937">
      <w:marLeft w:val="0"/>
      <w:marRight w:val="0"/>
      <w:marTop w:val="0"/>
      <w:marBottom w:val="0"/>
      <w:divBdr>
        <w:top w:val="none" w:sz="0" w:space="0" w:color="auto"/>
        <w:left w:val="none" w:sz="0" w:space="0" w:color="auto"/>
        <w:bottom w:val="none" w:sz="0" w:space="0" w:color="auto"/>
        <w:right w:val="none" w:sz="0" w:space="0" w:color="auto"/>
      </w:divBdr>
    </w:div>
    <w:div w:id="379091317">
      <w:marLeft w:val="0"/>
      <w:marRight w:val="0"/>
      <w:marTop w:val="0"/>
      <w:marBottom w:val="0"/>
      <w:divBdr>
        <w:top w:val="none" w:sz="0" w:space="0" w:color="auto"/>
        <w:left w:val="none" w:sz="0" w:space="0" w:color="auto"/>
        <w:bottom w:val="none" w:sz="0" w:space="0" w:color="auto"/>
        <w:right w:val="none" w:sz="0" w:space="0" w:color="auto"/>
      </w:divBdr>
    </w:div>
    <w:div w:id="379211720">
      <w:marLeft w:val="0"/>
      <w:marRight w:val="0"/>
      <w:marTop w:val="0"/>
      <w:marBottom w:val="0"/>
      <w:divBdr>
        <w:top w:val="none" w:sz="0" w:space="0" w:color="auto"/>
        <w:left w:val="none" w:sz="0" w:space="0" w:color="auto"/>
        <w:bottom w:val="none" w:sz="0" w:space="0" w:color="auto"/>
        <w:right w:val="none" w:sz="0" w:space="0" w:color="auto"/>
      </w:divBdr>
    </w:div>
    <w:div w:id="379325743">
      <w:marLeft w:val="0"/>
      <w:marRight w:val="0"/>
      <w:marTop w:val="0"/>
      <w:marBottom w:val="0"/>
      <w:divBdr>
        <w:top w:val="none" w:sz="0" w:space="0" w:color="auto"/>
        <w:left w:val="none" w:sz="0" w:space="0" w:color="auto"/>
        <w:bottom w:val="none" w:sz="0" w:space="0" w:color="auto"/>
        <w:right w:val="none" w:sz="0" w:space="0" w:color="auto"/>
      </w:divBdr>
    </w:div>
    <w:div w:id="379523926">
      <w:marLeft w:val="0"/>
      <w:marRight w:val="0"/>
      <w:marTop w:val="0"/>
      <w:marBottom w:val="0"/>
      <w:divBdr>
        <w:top w:val="none" w:sz="0" w:space="0" w:color="auto"/>
        <w:left w:val="none" w:sz="0" w:space="0" w:color="auto"/>
        <w:bottom w:val="none" w:sz="0" w:space="0" w:color="auto"/>
        <w:right w:val="none" w:sz="0" w:space="0" w:color="auto"/>
      </w:divBdr>
    </w:div>
    <w:div w:id="379592654">
      <w:marLeft w:val="0"/>
      <w:marRight w:val="0"/>
      <w:marTop w:val="0"/>
      <w:marBottom w:val="0"/>
      <w:divBdr>
        <w:top w:val="none" w:sz="0" w:space="0" w:color="auto"/>
        <w:left w:val="none" w:sz="0" w:space="0" w:color="auto"/>
        <w:bottom w:val="none" w:sz="0" w:space="0" w:color="auto"/>
        <w:right w:val="none" w:sz="0" w:space="0" w:color="auto"/>
      </w:divBdr>
    </w:div>
    <w:div w:id="379596532">
      <w:marLeft w:val="0"/>
      <w:marRight w:val="0"/>
      <w:marTop w:val="0"/>
      <w:marBottom w:val="0"/>
      <w:divBdr>
        <w:top w:val="none" w:sz="0" w:space="0" w:color="auto"/>
        <w:left w:val="none" w:sz="0" w:space="0" w:color="auto"/>
        <w:bottom w:val="none" w:sz="0" w:space="0" w:color="auto"/>
        <w:right w:val="none" w:sz="0" w:space="0" w:color="auto"/>
      </w:divBdr>
    </w:div>
    <w:div w:id="379786072">
      <w:marLeft w:val="0"/>
      <w:marRight w:val="0"/>
      <w:marTop w:val="0"/>
      <w:marBottom w:val="0"/>
      <w:divBdr>
        <w:top w:val="none" w:sz="0" w:space="0" w:color="auto"/>
        <w:left w:val="none" w:sz="0" w:space="0" w:color="auto"/>
        <w:bottom w:val="none" w:sz="0" w:space="0" w:color="auto"/>
        <w:right w:val="none" w:sz="0" w:space="0" w:color="auto"/>
      </w:divBdr>
    </w:div>
    <w:div w:id="379787099">
      <w:marLeft w:val="0"/>
      <w:marRight w:val="0"/>
      <w:marTop w:val="0"/>
      <w:marBottom w:val="0"/>
      <w:divBdr>
        <w:top w:val="none" w:sz="0" w:space="0" w:color="auto"/>
        <w:left w:val="none" w:sz="0" w:space="0" w:color="auto"/>
        <w:bottom w:val="none" w:sz="0" w:space="0" w:color="auto"/>
        <w:right w:val="none" w:sz="0" w:space="0" w:color="auto"/>
      </w:divBdr>
    </w:div>
    <w:div w:id="379864202">
      <w:marLeft w:val="0"/>
      <w:marRight w:val="0"/>
      <w:marTop w:val="0"/>
      <w:marBottom w:val="0"/>
      <w:divBdr>
        <w:top w:val="none" w:sz="0" w:space="0" w:color="auto"/>
        <w:left w:val="none" w:sz="0" w:space="0" w:color="auto"/>
        <w:bottom w:val="none" w:sz="0" w:space="0" w:color="auto"/>
        <w:right w:val="none" w:sz="0" w:space="0" w:color="auto"/>
      </w:divBdr>
    </w:div>
    <w:div w:id="379865404">
      <w:marLeft w:val="0"/>
      <w:marRight w:val="0"/>
      <w:marTop w:val="0"/>
      <w:marBottom w:val="0"/>
      <w:divBdr>
        <w:top w:val="none" w:sz="0" w:space="0" w:color="auto"/>
        <w:left w:val="none" w:sz="0" w:space="0" w:color="auto"/>
        <w:bottom w:val="none" w:sz="0" w:space="0" w:color="auto"/>
        <w:right w:val="none" w:sz="0" w:space="0" w:color="auto"/>
      </w:divBdr>
    </w:div>
    <w:div w:id="379865997">
      <w:marLeft w:val="0"/>
      <w:marRight w:val="0"/>
      <w:marTop w:val="0"/>
      <w:marBottom w:val="0"/>
      <w:divBdr>
        <w:top w:val="none" w:sz="0" w:space="0" w:color="auto"/>
        <w:left w:val="none" w:sz="0" w:space="0" w:color="auto"/>
        <w:bottom w:val="none" w:sz="0" w:space="0" w:color="auto"/>
        <w:right w:val="none" w:sz="0" w:space="0" w:color="auto"/>
      </w:divBdr>
    </w:div>
    <w:div w:id="379935856">
      <w:marLeft w:val="0"/>
      <w:marRight w:val="0"/>
      <w:marTop w:val="0"/>
      <w:marBottom w:val="0"/>
      <w:divBdr>
        <w:top w:val="none" w:sz="0" w:space="0" w:color="auto"/>
        <w:left w:val="none" w:sz="0" w:space="0" w:color="auto"/>
        <w:bottom w:val="none" w:sz="0" w:space="0" w:color="auto"/>
        <w:right w:val="none" w:sz="0" w:space="0" w:color="auto"/>
      </w:divBdr>
    </w:div>
    <w:div w:id="379937897">
      <w:marLeft w:val="0"/>
      <w:marRight w:val="0"/>
      <w:marTop w:val="0"/>
      <w:marBottom w:val="0"/>
      <w:divBdr>
        <w:top w:val="none" w:sz="0" w:space="0" w:color="auto"/>
        <w:left w:val="none" w:sz="0" w:space="0" w:color="auto"/>
        <w:bottom w:val="none" w:sz="0" w:space="0" w:color="auto"/>
        <w:right w:val="none" w:sz="0" w:space="0" w:color="auto"/>
      </w:divBdr>
    </w:div>
    <w:div w:id="380055912">
      <w:marLeft w:val="0"/>
      <w:marRight w:val="0"/>
      <w:marTop w:val="0"/>
      <w:marBottom w:val="0"/>
      <w:divBdr>
        <w:top w:val="none" w:sz="0" w:space="0" w:color="auto"/>
        <w:left w:val="none" w:sz="0" w:space="0" w:color="auto"/>
        <w:bottom w:val="none" w:sz="0" w:space="0" w:color="auto"/>
        <w:right w:val="none" w:sz="0" w:space="0" w:color="auto"/>
      </w:divBdr>
    </w:div>
    <w:div w:id="380134327">
      <w:marLeft w:val="0"/>
      <w:marRight w:val="0"/>
      <w:marTop w:val="0"/>
      <w:marBottom w:val="0"/>
      <w:divBdr>
        <w:top w:val="none" w:sz="0" w:space="0" w:color="auto"/>
        <w:left w:val="none" w:sz="0" w:space="0" w:color="auto"/>
        <w:bottom w:val="none" w:sz="0" w:space="0" w:color="auto"/>
        <w:right w:val="none" w:sz="0" w:space="0" w:color="auto"/>
      </w:divBdr>
    </w:div>
    <w:div w:id="380137499">
      <w:marLeft w:val="0"/>
      <w:marRight w:val="0"/>
      <w:marTop w:val="0"/>
      <w:marBottom w:val="0"/>
      <w:divBdr>
        <w:top w:val="none" w:sz="0" w:space="0" w:color="auto"/>
        <w:left w:val="none" w:sz="0" w:space="0" w:color="auto"/>
        <w:bottom w:val="none" w:sz="0" w:space="0" w:color="auto"/>
        <w:right w:val="none" w:sz="0" w:space="0" w:color="auto"/>
      </w:divBdr>
    </w:div>
    <w:div w:id="380206813">
      <w:marLeft w:val="0"/>
      <w:marRight w:val="0"/>
      <w:marTop w:val="0"/>
      <w:marBottom w:val="0"/>
      <w:divBdr>
        <w:top w:val="none" w:sz="0" w:space="0" w:color="auto"/>
        <w:left w:val="none" w:sz="0" w:space="0" w:color="auto"/>
        <w:bottom w:val="none" w:sz="0" w:space="0" w:color="auto"/>
        <w:right w:val="none" w:sz="0" w:space="0" w:color="auto"/>
      </w:divBdr>
    </w:div>
    <w:div w:id="380253939">
      <w:marLeft w:val="0"/>
      <w:marRight w:val="0"/>
      <w:marTop w:val="0"/>
      <w:marBottom w:val="0"/>
      <w:divBdr>
        <w:top w:val="none" w:sz="0" w:space="0" w:color="auto"/>
        <w:left w:val="none" w:sz="0" w:space="0" w:color="auto"/>
        <w:bottom w:val="none" w:sz="0" w:space="0" w:color="auto"/>
        <w:right w:val="none" w:sz="0" w:space="0" w:color="auto"/>
      </w:divBdr>
    </w:div>
    <w:div w:id="380329102">
      <w:marLeft w:val="0"/>
      <w:marRight w:val="0"/>
      <w:marTop w:val="0"/>
      <w:marBottom w:val="0"/>
      <w:divBdr>
        <w:top w:val="none" w:sz="0" w:space="0" w:color="auto"/>
        <w:left w:val="none" w:sz="0" w:space="0" w:color="auto"/>
        <w:bottom w:val="none" w:sz="0" w:space="0" w:color="auto"/>
        <w:right w:val="none" w:sz="0" w:space="0" w:color="auto"/>
      </w:divBdr>
    </w:div>
    <w:div w:id="380331485">
      <w:marLeft w:val="0"/>
      <w:marRight w:val="0"/>
      <w:marTop w:val="0"/>
      <w:marBottom w:val="0"/>
      <w:divBdr>
        <w:top w:val="none" w:sz="0" w:space="0" w:color="auto"/>
        <w:left w:val="none" w:sz="0" w:space="0" w:color="auto"/>
        <w:bottom w:val="none" w:sz="0" w:space="0" w:color="auto"/>
        <w:right w:val="none" w:sz="0" w:space="0" w:color="auto"/>
      </w:divBdr>
    </w:div>
    <w:div w:id="380372239">
      <w:marLeft w:val="0"/>
      <w:marRight w:val="0"/>
      <w:marTop w:val="0"/>
      <w:marBottom w:val="0"/>
      <w:divBdr>
        <w:top w:val="none" w:sz="0" w:space="0" w:color="auto"/>
        <w:left w:val="none" w:sz="0" w:space="0" w:color="auto"/>
        <w:bottom w:val="none" w:sz="0" w:space="0" w:color="auto"/>
        <w:right w:val="none" w:sz="0" w:space="0" w:color="auto"/>
      </w:divBdr>
    </w:div>
    <w:div w:id="380440764">
      <w:marLeft w:val="0"/>
      <w:marRight w:val="0"/>
      <w:marTop w:val="0"/>
      <w:marBottom w:val="0"/>
      <w:divBdr>
        <w:top w:val="none" w:sz="0" w:space="0" w:color="auto"/>
        <w:left w:val="none" w:sz="0" w:space="0" w:color="auto"/>
        <w:bottom w:val="none" w:sz="0" w:space="0" w:color="auto"/>
        <w:right w:val="none" w:sz="0" w:space="0" w:color="auto"/>
      </w:divBdr>
    </w:div>
    <w:div w:id="380519043">
      <w:bodyDiv w:val="1"/>
      <w:marLeft w:val="0"/>
      <w:marRight w:val="0"/>
      <w:marTop w:val="0"/>
      <w:marBottom w:val="0"/>
      <w:divBdr>
        <w:top w:val="none" w:sz="0" w:space="0" w:color="auto"/>
        <w:left w:val="none" w:sz="0" w:space="0" w:color="auto"/>
        <w:bottom w:val="none" w:sz="0" w:space="0" w:color="auto"/>
        <w:right w:val="none" w:sz="0" w:space="0" w:color="auto"/>
      </w:divBdr>
    </w:div>
    <w:div w:id="380594223">
      <w:marLeft w:val="0"/>
      <w:marRight w:val="0"/>
      <w:marTop w:val="0"/>
      <w:marBottom w:val="0"/>
      <w:divBdr>
        <w:top w:val="none" w:sz="0" w:space="0" w:color="auto"/>
        <w:left w:val="none" w:sz="0" w:space="0" w:color="auto"/>
        <w:bottom w:val="none" w:sz="0" w:space="0" w:color="auto"/>
        <w:right w:val="none" w:sz="0" w:space="0" w:color="auto"/>
      </w:divBdr>
    </w:div>
    <w:div w:id="380596964">
      <w:marLeft w:val="0"/>
      <w:marRight w:val="0"/>
      <w:marTop w:val="0"/>
      <w:marBottom w:val="0"/>
      <w:divBdr>
        <w:top w:val="none" w:sz="0" w:space="0" w:color="auto"/>
        <w:left w:val="none" w:sz="0" w:space="0" w:color="auto"/>
        <w:bottom w:val="none" w:sz="0" w:space="0" w:color="auto"/>
        <w:right w:val="none" w:sz="0" w:space="0" w:color="auto"/>
      </w:divBdr>
    </w:div>
    <w:div w:id="380639192">
      <w:marLeft w:val="0"/>
      <w:marRight w:val="0"/>
      <w:marTop w:val="0"/>
      <w:marBottom w:val="0"/>
      <w:divBdr>
        <w:top w:val="none" w:sz="0" w:space="0" w:color="auto"/>
        <w:left w:val="none" w:sz="0" w:space="0" w:color="auto"/>
        <w:bottom w:val="none" w:sz="0" w:space="0" w:color="auto"/>
        <w:right w:val="none" w:sz="0" w:space="0" w:color="auto"/>
      </w:divBdr>
    </w:div>
    <w:div w:id="380714576">
      <w:marLeft w:val="0"/>
      <w:marRight w:val="0"/>
      <w:marTop w:val="0"/>
      <w:marBottom w:val="0"/>
      <w:divBdr>
        <w:top w:val="none" w:sz="0" w:space="0" w:color="auto"/>
        <w:left w:val="none" w:sz="0" w:space="0" w:color="auto"/>
        <w:bottom w:val="none" w:sz="0" w:space="0" w:color="auto"/>
        <w:right w:val="none" w:sz="0" w:space="0" w:color="auto"/>
      </w:divBdr>
    </w:div>
    <w:div w:id="380716795">
      <w:marLeft w:val="0"/>
      <w:marRight w:val="0"/>
      <w:marTop w:val="0"/>
      <w:marBottom w:val="0"/>
      <w:divBdr>
        <w:top w:val="none" w:sz="0" w:space="0" w:color="auto"/>
        <w:left w:val="none" w:sz="0" w:space="0" w:color="auto"/>
        <w:bottom w:val="none" w:sz="0" w:space="0" w:color="auto"/>
        <w:right w:val="none" w:sz="0" w:space="0" w:color="auto"/>
      </w:divBdr>
    </w:div>
    <w:div w:id="380784305">
      <w:marLeft w:val="0"/>
      <w:marRight w:val="0"/>
      <w:marTop w:val="0"/>
      <w:marBottom w:val="0"/>
      <w:divBdr>
        <w:top w:val="none" w:sz="0" w:space="0" w:color="auto"/>
        <w:left w:val="none" w:sz="0" w:space="0" w:color="auto"/>
        <w:bottom w:val="none" w:sz="0" w:space="0" w:color="auto"/>
        <w:right w:val="none" w:sz="0" w:space="0" w:color="auto"/>
      </w:divBdr>
    </w:div>
    <w:div w:id="380787904">
      <w:marLeft w:val="0"/>
      <w:marRight w:val="0"/>
      <w:marTop w:val="0"/>
      <w:marBottom w:val="0"/>
      <w:divBdr>
        <w:top w:val="none" w:sz="0" w:space="0" w:color="auto"/>
        <w:left w:val="none" w:sz="0" w:space="0" w:color="auto"/>
        <w:bottom w:val="none" w:sz="0" w:space="0" w:color="auto"/>
        <w:right w:val="none" w:sz="0" w:space="0" w:color="auto"/>
      </w:divBdr>
    </w:div>
    <w:div w:id="380790363">
      <w:marLeft w:val="0"/>
      <w:marRight w:val="0"/>
      <w:marTop w:val="0"/>
      <w:marBottom w:val="0"/>
      <w:divBdr>
        <w:top w:val="none" w:sz="0" w:space="0" w:color="auto"/>
        <w:left w:val="none" w:sz="0" w:space="0" w:color="auto"/>
        <w:bottom w:val="none" w:sz="0" w:space="0" w:color="auto"/>
        <w:right w:val="none" w:sz="0" w:space="0" w:color="auto"/>
      </w:divBdr>
    </w:div>
    <w:div w:id="381054220">
      <w:marLeft w:val="0"/>
      <w:marRight w:val="0"/>
      <w:marTop w:val="0"/>
      <w:marBottom w:val="0"/>
      <w:divBdr>
        <w:top w:val="none" w:sz="0" w:space="0" w:color="auto"/>
        <w:left w:val="none" w:sz="0" w:space="0" w:color="auto"/>
        <w:bottom w:val="none" w:sz="0" w:space="0" w:color="auto"/>
        <w:right w:val="none" w:sz="0" w:space="0" w:color="auto"/>
      </w:divBdr>
    </w:div>
    <w:div w:id="381100484">
      <w:marLeft w:val="0"/>
      <w:marRight w:val="0"/>
      <w:marTop w:val="0"/>
      <w:marBottom w:val="0"/>
      <w:divBdr>
        <w:top w:val="none" w:sz="0" w:space="0" w:color="auto"/>
        <w:left w:val="none" w:sz="0" w:space="0" w:color="auto"/>
        <w:bottom w:val="none" w:sz="0" w:space="0" w:color="auto"/>
        <w:right w:val="none" w:sz="0" w:space="0" w:color="auto"/>
      </w:divBdr>
    </w:div>
    <w:div w:id="381173778">
      <w:marLeft w:val="0"/>
      <w:marRight w:val="0"/>
      <w:marTop w:val="0"/>
      <w:marBottom w:val="0"/>
      <w:divBdr>
        <w:top w:val="none" w:sz="0" w:space="0" w:color="auto"/>
        <w:left w:val="none" w:sz="0" w:space="0" w:color="auto"/>
        <w:bottom w:val="none" w:sz="0" w:space="0" w:color="auto"/>
        <w:right w:val="none" w:sz="0" w:space="0" w:color="auto"/>
      </w:divBdr>
    </w:div>
    <w:div w:id="381289401">
      <w:marLeft w:val="0"/>
      <w:marRight w:val="0"/>
      <w:marTop w:val="0"/>
      <w:marBottom w:val="0"/>
      <w:divBdr>
        <w:top w:val="none" w:sz="0" w:space="0" w:color="auto"/>
        <w:left w:val="none" w:sz="0" w:space="0" w:color="auto"/>
        <w:bottom w:val="none" w:sz="0" w:space="0" w:color="auto"/>
        <w:right w:val="none" w:sz="0" w:space="0" w:color="auto"/>
      </w:divBdr>
    </w:div>
    <w:div w:id="381292552">
      <w:marLeft w:val="0"/>
      <w:marRight w:val="0"/>
      <w:marTop w:val="0"/>
      <w:marBottom w:val="0"/>
      <w:divBdr>
        <w:top w:val="none" w:sz="0" w:space="0" w:color="auto"/>
        <w:left w:val="none" w:sz="0" w:space="0" w:color="auto"/>
        <w:bottom w:val="none" w:sz="0" w:space="0" w:color="auto"/>
        <w:right w:val="none" w:sz="0" w:space="0" w:color="auto"/>
      </w:divBdr>
    </w:div>
    <w:div w:id="381298085">
      <w:marLeft w:val="0"/>
      <w:marRight w:val="0"/>
      <w:marTop w:val="0"/>
      <w:marBottom w:val="0"/>
      <w:divBdr>
        <w:top w:val="none" w:sz="0" w:space="0" w:color="auto"/>
        <w:left w:val="none" w:sz="0" w:space="0" w:color="auto"/>
        <w:bottom w:val="none" w:sz="0" w:space="0" w:color="auto"/>
        <w:right w:val="none" w:sz="0" w:space="0" w:color="auto"/>
      </w:divBdr>
    </w:div>
    <w:div w:id="381447033">
      <w:marLeft w:val="0"/>
      <w:marRight w:val="0"/>
      <w:marTop w:val="0"/>
      <w:marBottom w:val="0"/>
      <w:divBdr>
        <w:top w:val="none" w:sz="0" w:space="0" w:color="auto"/>
        <w:left w:val="none" w:sz="0" w:space="0" w:color="auto"/>
        <w:bottom w:val="none" w:sz="0" w:space="0" w:color="auto"/>
        <w:right w:val="none" w:sz="0" w:space="0" w:color="auto"/>
      </w:divBdr>
    </w:div>
    <w:div w:id="381637334">
      <w:marLeft w:val="0"/>
      <w:marRight w:val="0"/>
      <w:marTop w:val="0"/>
      <w:marBottom w:val="0"/>
      <w:divBdr>
        <w:top w:val="none" w:sz="0" w:space="0" w:color="auto"/>
        <w:left w:val="none" w:sz="0" w:space="0" w:color="auto"/>
        <w:bottom w:val="none" w:sz="0" w:space="0" w:color="auto"/>
        <w:right w:val="none" w:sz="0" w:space="0" w:color="auto"/>
      </w:divBdr>
    </w:div>
    <w:div w:id="381751129">
      <w:marLeft w:val="0"/>
      <w:marRight w:val="0"/>
      <w:marTop w:val="0"/>
      <w:marBottom w:val="0"/>
      <w:divBdr>
        <w:top w:val="none" w:sz="0" w:space="0" w:color="auto"/>
        <w:left w:val="none" w:sz="0" w:space="0" w:color="auto"/>
        <w:bottom w:val="none" w:sz="0" w:space="0" w:color="auto"/>
        <w:right w:val="none" w:sz="0" w:space="0" w:color="auto"/>
      </w:divBdr>
    </w:div>
    <w:div w:id="381753063">
      <w:marLeft w:val="0"/>
      <w:marRight w:val="0"/>
      <w:marTop w:val="0"/>
      <w:marBottom w:val="0"/>
      <w:divBdr>
        <w:top w:val="none" w:sz="0" w:space="0" w:color="auto"/>
        <w:left w:val="none" w:sz="0" w:space="0" w:color="auto"/>
        <w:bottom w:val="none" w:sz="0" w:space="0" w:color="auto"/>
        <w:right w:val="none" w:sz="0" w:space="0" w:color="auto"/>
      </w:divBdr>
    </w:div>
    <w:div w:id="381754735">
      <w:marLeft w:val="0"/>
      <w:marRight w:val="0"/>
      <w:marTop w:val="0"/>
      <w:marBottom w:val="0"/>
      <w:divBdr>
        <w:top w:val="none" w:sz="0" w:space="0" w:color="auto"/>
        <w:left w:val="none" w:sz="0" w:space="0" w:color="auto"/>
        <w:bottom w:val="none" w:sz="0" w:space="0" w:color="auto"/>
        <w:right w:val="none" w:sz="0" w:space="0" w:color="auto"/>
      </w:divBdr>
    </w:div>
    <w:div w:id="381759826">
      <w:marLeft w:val="0"/>
      <w:marRight w:val="0"/>
      <w:marTop w:val="0"/>
      <w:marBottom w:val="0"/>
      <w:divBdr>
        <w:top w:val="none" w:sz="0" w:space="0" w:color="auto"/>
        <w:left w:val="none" w:sz="0" w:space="0" w:color="auto"/>
        <w:bottom w:val="none" w:sz="0" w:space="0" w:color="auto"/>
        <w:right w:val="none" w:sz="0" w:space="0" w:color="auto"/>
      </w:divBdr>
    </w:div>
    <w:div w:id="381759910">
      <w:marLeft w:val="0"/>
      <w:marRight w:val="0"/>
      <w:marTop w:val="0"/>
      <w:marBottom w:val="0"/>
      <w:divBdr>
        <w:top w:val="none" w:sz="0" w:space="0" w:color="auto"/>
        <w:left w:val="none" w:sz="0" w:space="0" w:color="auto"/>
        <w:bottom w:val="none" w:sz="0" w:space="0" w:color="auto"/>
        <w:right w:val="none" w:sz="0" w:space="0" w:color="auto"/>
      </w:divBdr>
    </w:div>
    <w:div w:id="381828603">
      <w:bodyDiv w:val="1"/>
      <w:marLeft w:val="0"/>
      <w:marRight w:val="0"/>
      <w:marTop w:val="0"/>
      <w:marBottom w:val="0"/>
      <w:divBdr>
        <w:top w:val="none" w:sz="0" w:space="0" w:color="auto"/>
        <w:left w:val="none" w:sz="0" w:space="0" w:color="auto"/>
        <w:bottom w:val="none" w:sz="0" w:space="0" w:color="auto"/>
        <w:right w:val="none" w:sz="0" w:space="0" w:color="auto"/>
      </w:divBdr>
    </w:div>
    <w:div w:id="381829967">
      <w:marLeft w:val="0"/>
      <w:marRight w:val="0"/>
      <w:marTop w:val="0"/>
      <w:marBottom w:val="0"/>
      <w:divBdr>
        <w:top w:val="none" w:sz="0" w:space="0" w:color="auto"/>
        <w:left w:val="none" w:sz="0" w:space="0" w:color="auto"/>
        <w:bottom w:val="none" w:sz="0" w:space="0" w:color="auto"/>
        <w:right w:val="none" w:sz="0" w:space="0" w:color="auto"/>
      </w:divBdr>
    </w:div>
    <w:div w:id="381904699">
      <w:marLeft w:val="0"/>
      <w:marRight w:val="0"/>
      <w:marTop w:val="0"/>
      <w:marBottom w:val="0"/>
      <w:divBdr>
        <w:top w:val="none" w:sz="0" w:space="0" w:color="auto"/>
        <w:left w:val="none" w:sz="0" w:space="0" w:color="auto"/>
        <w:bottom w:val="none" w:sz="0" w:space="0" w:color="auto"/>
        <w:right w:val="none" w:sz="0" w:space="0" w:color="auto"/>
      </w:divBdr>
    </w:div>
    <w:div w:id="381905261">
      <w:marLeft w:val="0"/>
      <w:marRight w:val="0"/>
      <w:marTop w:val="0"/>
      <w:marBottom w:val="0"/>
      <w:divBdr>
        <w:top w:val="none" w:sz="0" w:space="0" w:color="auto"/>
        <w:left w:val="none" w:sz="0" w:space="0" w:color="auto"/>
        <w:bottom w:val="none" w:sz="0" w:space="0" w:color="auto"/>
        <w:right w:val="none" w:sz="0" w:space="0" w:color="auto"/>
      </w:divBdr>
    </w:div>
    <w:div w:id="381907653">
      <w:marLeft w:val="0"/>
      <w:marRight w:val="0"/>
      <w:marTop w:val="0"/>
      <w:marBottom w:val="0"/>
      <w:divBdr>
        <w:top w:val="none" w:sz="0" w:space="0" w:color="auto"/>
        <w:left w:val="none" w:sz="0" w:space="0" w:color="auto"/>
        <w:bottom w:val="none" w:sz="0" w:space="0" w:color="auto"/>
        <w:right w:val="none" w:sz="0" w:space="0" w:color="auto"/>
      </w:divBdr>
    </w:div>
    <w:div w:id="381945017">
      <w:marLeft w:val="0"/>
      <w:marRight w:val="0"/>
      <w:marTop w:val="0"/>
      <w:marBottom w:val="0"/>
      <w:divBdr>
        <w:top w:val="none" w:sz="0" w:space="0" w:color="auto"/>
        <w:left w:val="none" w:sz="0" w:space="0" w:color="auto"/>
        <w:bottom w:val="none" w:sz="0" w:space="0" w:color="auto"/>
        <w:right w:val="none" w:sz="0" w:space="0" w:color="auto"/>
      </w:divBdr>
    </w:div>
    <w:div w:id="381947576">
      <w:marLeft w:val="0"/>
      <w:marRight w:val="0"/>
      <w:marTop w:val="0"/>
      <w:marBottom w:val="0"/>
      <w:divBdr>
        <w:top w:val="none" w:sz="0" w:space="0" w:color="auto"/>
        <w:left w:val="none" w:sz="0" w:space="0" w:color="auto"/>
        <w:bottom w:val="none" w:sz="0" w:space="0" w:color="auto"/>
        <w:right w:val="none" w:sz="0" w:space="0" w:color="auto"/>
      </w:divBdr>
    </w:div>
    <w:div w:id="381948558">
      <w:marLeft w:val="0"/>
      <w:marRight w:val="0"/>
      <w:marTop w:val="0"/>
      <w:marBottom w:val="0"/>
      <w:divBdr>
        <w:top w:val="none" w:sz="0" w:space="0" w:color="auto"/>
        <w:left w:val="none" w:sz="0" w:space="0" w:color="auto"/>
        <w:bottom w:val="none" w:sz="0" w:space="0" w:color="auto"/>
        <w:right w:val="none" w:sz="0" w:space="0" w:color="auto"/>
      </w:divBdr>
    </w:div>
    <w:div w:id="382021855">
      <w:marLeft w:val="0"/>
      <w:marRight w:val="0"/>
      <w:marTop w:val="0"/>
      <w:marBottom w:val="0"/>
      <w:divBdr>
        <w:top w:val="none" w:sz="0" w:space="0" w:color="auto"/>
        <w:left w:val="none" w:sz="0" w:space="0" w:color="auto"/>
        <w:bottom w:val="none" w:sz="0" w:space="0" w:color="auto"/>
        <w:right w:val="none" w:sz="0" w:space="0" w:color="auto"/>
      </w:divBdr>
    </w:div>
    <w:div w:id="382213868">
      <w:marLeft w:val="0"/>
      <w:marRight w:val="0"/>
      <w:marTop w:val="0"/>
      <w:marBottom w:val="0"/>
      <w:divBdr>
        <w:top w:val="none" w:sz="0" w:space="0" w:color="auto"/>
        <w:left w:val="none" w:sz="0" w:space="0" w:color="auto"/>
        <w:bottom w:val="none" w:sz="0" w:space="0" w:color="auto"/>
        <w:right w:val="none" w:sz="0" w:space="0" w:color="auto"/>
      </w:divBdr>
    </w:div>
    <w:div w:id="382291849">
      <w:marLeft w:val="0"/>
      <w:marRight w:val="0"/>
      <w:marTop w:val="0"/>
      <w:marBottom w:val="0"/>
      <w:divBdr>
        <w:top w:val="none" w:sz="0" w:space="0" w:color="auto"/>
        <w:left w:val="none" w:sz="0" w:space="0" w:color="auto"/>
        <w:bottom w:val="none" w:sz="0" w:space="0" w:color="auto"/>
        <w:right w:val="none" w:sz="0" w:space="0" w:color="auto"/>
      </w:divBdr>
    </w:div>
    <w:div w:id="382293146">
      <w:marLeft w:val="0"/>
      <w:marRight w:val="0"/>
      <w:marTop w:val="0"/>
      <w:marBottom w:val="0"/>
      <w:divBdr>
        <w:top w:val="none" w:sz="0" w:space="0" w:color="auto"/>
        <w:left w:val="none" w:sz="0" w:space="0" w:color="auto"/>
        <w:bottom w:val="none" w:sz="0" w:space="0" w:color="auto"/>
        <w:right w:val="none" w:sz="0" w:space="0" w:color="auto"/>
      </w:divBdr>
    </w:div>
    <w:div w:id="382366908">
      <w:marLeft w:val="0"/>
      <w:marRight w:val="0"/>
      <w:marTop w:val="0"/>
      <w:marBottom w:val="0"/>
      <w:divBdr>
        <w:top w:val="none" w:sz="0" w:space="0" w:color="auto"/>
        <w:left w:val="none" w:sz="0" w:space="0" w:color="auto"/>
        <w:bottom w:val="none" w:sz="0" w:space="0" w:color="auto"/>
        <w:right w:val="none" w:sz="0" w:space="0" w:color="auto"/>
      </w:divBdr>
    </w:div>
    <w:div w:id="382367966">
      <w:marLeft w:val="0"/>
      <w:marRight w:val="0"/>
      <w:marTop w:val="0"/>
      <w:marBottom w:val="0"/>
      <w:divBdr>
        <w:top w:val="none" w:sz="0" w:space="0" w:color="auto"/>
        <w:left w:val="none" w:sz="0" w:space="0" w:color="auto"/>
        <w:bottom w:val="none" w:sz="0" w:space="0" w:color="auto"/>
        <w:right w:val="none" w:sz="0" w:space="0" w:color="auto"/>
      </w:divBdr>
    </w:div>
    <w:div w:id="382410689">
      <w:marLeft w:val="0"/>
      <w:marRight w:val="0"/>
      <w:marTop w:val="0"/>
      <w:marBottom w:val="0"/>
      <w:divBdr>
        <w:top w:val="none" w:sz="0" w:space="0" w:color="auto"/>
        <w:left w:val="none" w:sz="0" w:space="0" w:color="auto"/>
        <w:bottom w:val="none" w:sz="0" w:space="0" w:color="auto"/>
        <w:right w:val="none" w:sz="0" w:space="0" w:color="auto"/>
      </w:divBdr>
    </w:div>
    <w:div w:id="382412309">
      <w:marLeft w:val="0"/>
      <w:marRight w:val="0"/>
      <w:marTop w:val="0"/>
      <w:marBottom w:val="0"/>
      <w:divBdr>
        <w:top w:val="none" w:sz="0" w:space="0" w:color="auto"/>
        <w:left w:val="none" w:sz="0" w:space="0" w:color="auto"/>
        <w:bottom w:val="none" w:sz="0" w:space="0" w:color="auto"/>
        <w:right w:val="none" w:sz="0" w:space="0" w:color="auto"/>
      </w:divBdr>
    </w:div>
    <w:div w:id="382484662">
      <w:marLeft w:val="0"/>
      <w:marRight w:val="0"/>
      <w:marTop w:val="0"/>
      <w:marBottom w:val="0"/>
      <w:divBdr>
        <w:top w:val="none" w:sz="0" w:space="0" w:color="auto"/>
        <w:left w:val="none" w:sz="0" w:space="0" w:color="auto"/>
        <w:bottom w:val="none" w:sz="0" w:space="0" w:color="auto"/>
        <w:right w:val="none" w:sz="0" w:space="0" w:color="auto"/>
      </w:divBdr>
    </w:div>
    <w:div w:id="382562238">
      <w:marLeft w:val="0"/>
      <w:marRight w:val="0"/>
      <w:marTop w:val="0"/>
      <w:marBottom w:val="0"/>
      <w:divBdr>
        <w:top w:val="none" w:sz="0" w:space="0" w:color="auto"/>
        <w:left w:val="none" w:sz="0" w:space="0" w:color="auto"/>
        <w:bottom w:val="none" w:sz="0" w:space="0" w:color="auto"/>
        <w:right w:val="none" w:sz="0" w:space="0" w:color="auto"/>
      </w:divBdr>
    </w:div>
    <w:div w:id="382749731">
      <w:marLeft w:val="0"/>
      <w:marRight w:val="0"/>
      <w:marTop w:val="0"/>
      <w:marBottom w:val="0"/>
      <w:divBdr>
        <w:top w:val="none" w:sz="0" w:space="0" w:color="auto"/>
        <w:left w:val="none" w:sz="0" w:space="0" w:color="auto"/>
        <w:bottom w:val="none" w:sz="0" w:space="0" w:color="auto"/>
        <w:right w:val="none" w:sz="0" w:space="0" w:color="auto"/>
      </w:divBdr>
    </w:div>
    <w:div w:id="382758573">
      <w:marLeft w:val="0"/>
      <w:marRight w:val="0"/>
      <w:marTop w:val="0"/>
      <w:marBottom w:val="0"/>
      <w:divBdr>
        <w:top w:val="none" w:sz="0" w:space="0" w:color="auto"/>
        <w:left w:val="none" w:sz="0" w:space="0" w:color="auto"/>
        <w:bottom w:val="none" w:sz="0" w:space="0" w:color="auto"/>
        <w:right w:val="none" w:sz="0" w:space="0" w:color="auto"/>
      </w:divBdr>
    </w:div>
    <w:div w:id="382945899">
      <w:marLeft w:val="0"/>
      <w:marRight w:val="0"/>
      <w:marTop w:val="0"/>
      <w:marBottom w:val="0"/>
      <w:divBdr>
        <w:top w:val="none" w:sz="0" w:space="0" w:color="auto"/>
        <w:left w:val="none" w:sz="0" w:space="0" w:color="auto"/>
        <w:bottom w:val="none" w:sz="0" w:space="0" w:color="auto"/>
        <w:right w:val="none" w:sz="0" w:space="0" w:color="auto"/>
      </w:divBdr>
    </w:div>
    <w:div w:id="383213515">
      <w:marLeft w:val="0"/>
      <w:marRight w:val="0"/>
      <w:marTop w:val="0"/>
      <w:marBottom w:val="0"/>
      <w:divBdr>
        <w:top w:val="none" w:sz="0" w:space="0" w:color="auto"/>
        <w:left w:val="none" w:sz="0" w:space="0" w:color="auto"/>
        <w:bottom w:val="none" w:sz="0" w:space="0" w:color="auto"/>
        <w:right w:val="none" w:sz="0" w:space="0" w:color="auto"/>
      </w:divBdr>
    </w:div>
    <w:div w:id="383336105">
      <w:marLeft w:val="0"/>
      <w:marRight w:val="0"/>
      <w:marTop w:val="0"/>
      <w:marBottom w:val="0"/>
      <w:divBdr>
        <w:top w:val="none" w:sz="0" w:space="0" w:color="auto"/>
        <w:left w:val="none" w:sz="0" w:space="0" w:color="auto"/>
        <w:bottom w:val="none" w:sz="0" w:space="0" w:color="auto"/>
        <w:right w:val="none" w:sz="0" w:space="0" w:color="auto"/>
      </w:divBdr>
    </w:div>
    <w:div w:id="383404973">
      <w:marLeft w:val="0"/>
      <w:marRight w:val="0"/>
      <w:marTop w:val="0"/>
      <w:marBottom w:val="0"/>
      <w:divBdr>
        <w:top w:val="none" w:sz="0" w:space="0" w:color="auto"/>
        <w:left w:val="none" w:sz="0" w:space="0" w:color="auto"/>
        <w:bottom w:val="none" w:sz="0" w:space="0" w:color="auto"/>
        <w:right w:val="none" w:sz="0" w:space="0" w:color="auto"/>
      </w:divBdr>
    </w:div>
    <w:div w:id="383411163">
      <w:marLeft w:val="0"/>
      <w:marRight w:val="0"/>
      <w:marTop w:val="0"/>
      <w:marBottom w:val="0"/>
      <w:divBdr>
        <w:top w:val="none" w:sz="0" w:space="0" w:color="auto"/>
        <w:left w:val="none" w:sz="0" w:space="0" w:color="auto"/>
        <w:bottom w:val="none" w:sz="0" w:space="0" w:color="auto"/>
        <w:right w:val="none" w:sz="0" w:space="0" w:color="auto"/>
      </w:divBdr>
    </w:div>
    <w:div w:id="383413208">
      <w:marLeft w:val="0"/>
      <w:marRight w:val="0"/>
      <w:marTop w:val="0"/>
      <w:marBottom w:val="0"/>
      <w:divBdr>
        <w:top w:val="none" w:sz="0" w:space="0" w:color="auto"/>
        <w:left w:val="none" w:sz="0" w:space="0" w:color="auto"/>
        <w:bottom w:val="none" w:sz="0" w:space="0" w:color="auto"/>
        <w:right w:val="none" w:sz="0" w:space="0" w:color="auto"/>
      </w:divBdr>
    </w:div>
    <w:div w:id="383481077">
      <w:marLeft w:val="0"/>
      <w:marRight w:val="0"/>
      <w:marTop w:val="0"/>
      <w:marBottom w:val="0"/>
      <w:divBdr>
        <w:top w:val="none" w:sz="0" w:space="0" w:color="auto"/>
        <w:left w:val="none" w:sz="0" w:space="0" w:color="auto"/>
        <w:bottom w:val="none" w:sz="0" w:space="0" w:color="auto"/>
        <w:right w:val="none" w:sz="0" w:space="0" w:color="auto"/>
      </w:divBdr>
    </w:div>
    <w:div w:id="383524078">
      <w:marLeft w:val="0"/>
      <w:marRight w:val="0"/>
      <w:marTop w:val="0"/>
      <w:marBottom w:val="0"/>
      <w:divBdr>
        <w:top w:val="none" w:sz="0" w:space="0" w:color="auto"/>
        <w:left w:val="none" w:sz="0" w:space="0" w:color="auto"/>
        <w:bottom w:val="none" w:sz="0" w:space="0" w:color="auto"/>
        <w:right w:val="none" w:sz="0" w:space="0" w:color="auto"/>
      </w:divBdr>
    </w:div>
    <w:div w:id="383530480">
      <w:bodyDiv w:val="1"/>
      <w:marLeft w:val="0"/>
      <w:marRight w:val="0"/>
      <w:marTop w:val="0"/>
      <w:marBottom w:val="0"/>
      <w:divBdr>
        <w:top w:val="none" w:sz="0" w:space="0" w:color="auto"/>
        <w:left w:val="none" w:sz="0" w:space="0" w:color="auto"/>
        <w:bottom w:val="none" w:sz="0" w:space="0" w:color="auto"/>
        <w:right w:val="none" w:sz="0" w:space="0" w:color="auto"/>
      </w:divBdr>
    </w:div>
    <w:div w:id="383675298">
      <w:marLeft w:val="0"/>
      <w:marRight w:val="0"/>
      <w:marTop w:val="0"/>
      <w:marBottom w:val="0"/>
      <w:divBdr>
        <w:top w:val="none" w:sz="0" w:space="0" w:color="auto"/>
        <w:left w:val="none" w:sz="0" w:space="0" w:color="auto"/>
        <w:bottom w:val="none" w:sz="0" w:space="0" w:color="auto"/>
        <w:right w:val="none" w:sz="0" w:space="0" w:color="auto"/>
      </w:divBdr>
    </w:div>
    <w:div w:id="383678595">
      <w:marLeft w:val="0"/>
      <w:marRight w:val="0"/>
      <w:marTop w:val="0"/>
      <w:marBottom w:val="0"/>
      <w:divBdr>
        <w:top w:val="none" w:sz="0" w:space="0" w:color="auto"/>
        <w:left w:val="none" w:sz="0" w:space="0" w:color="auto"/>
        <w:bottom w:val="none" w:sz="0" w:space="0" w:color="auto"/>
        <w:right w:val="none" w:sz="0" w:space="0" w:color="auto"/>
      </w:divBdr>
    </w:div>
    <w:div w:id="383718868">
      <w:marLeft w:val="0"/>
      <w:marRight w:val="0"/>
      <w:marTop w:val="0"/>
      <w:marBottom w:val="0"/>
      <w:divBdr>
        <w:top w:val="none" w:sz="0" w:space="0" w:color="auto"/>
        <w:left w:val="none" w:sz="0" w:space="0" w:color="auto"/>
        <w:bottom w:val="none" w:sz="0" w:space="0" w:color="auto"/>
        <w:right w:val="none" w:sz="0" w:space="0" w:color="auto"/>
      </w:divBdr>
    </w:div>
    <w:div w:id="383720499">
      <w:marLeft w:val="0"/>
      <w:marRight w:val="0"/>
      <w:marTop w:val="0"/>
      <w:marBottom w:val="0"/>
      <w:divBdr>
        <w:top w:val="none" w:sz="0" w:space="0" w:color="auto"/>
        <w:left w:val="none" w:sz="0" w:space="0" w:color="auto"/>
        <w:bottom w:val="none" w:sz="0" w:space="0" w:color="auto"/>
        <w:right w:val="none" w:sz="0" w:space="0" w:color="auto"/>
      </w:divBdr>
    </w:div>
    <w:div w:id="383720890">
      <w:marLeft w:val="0"/>
      <w:marRight w:val="0"/>
      <w:marTop w:val="0"/>
      <w:marBottom w:val="0"/>
      <w:divBdr>
        <w:top w:val="none" w:sz="0" w:space="0" w:color="auto"/>
        <w:left w:val="none" w:sz="0" w:space="0" w:color="auto"/>
        <w:bottom w:val="none" w:sz="0" w:space="0" w:color="auto"/>
        <w:right w:val="none" w:sz="0" w:space="0" w:color="auto"/>
      </w:divBdr>
    </w:div>
    <w:div w:id="383868835">
      <w:marLeft w:val="0"/>
      <w:marRight w:val="0"/>
      <w:marTop w:val="0"/>
      <w:marBottom w:val="0"/>
      <w:divBdr>
        <w:top w:val="none" w:sz="0" w:space="0" w:color="auto"/>
        <w:left w:val="none" w:sz="0" w:space="0" w:color="auto"/>
        <w:bottom w:val="none" w:sz="0" w:space="0" w:color="auto"/>
        <w:right w:val="none" w:sz="0" w:space="0" w:color="auto"/>
      </w:divBdr>
    </w:div>
    <w:div w:id="383875894">
      <w:marLeft w:val="0"/>
      <w:marRight w:val="0"/>
      <w:marTop w:val="0"/>
      <w:marBottom w:val="0"/>
      <w:divBdr>
        <w:top w:val="none" w:sz="0" w:space="0" w:color="auto"/>
        <w:left w:val="none" w:sz="0" w:space="0" w:color="auto"/>
        <w:bottom w:val="none" w:sz="0" w:space="0" w:color="auto"/>
        <w:right w:val="none" w:sz="0" w:space="0" w:color="auto"/>
      </w:divBdr>
    </w:div>
    <w:div w:id="383911894">
      <w:marLeft w:val="0"/>
      <w:marRight w:val="0"/>
      <w:marTop w:val="0"/>
      <w:marBottom w:val="0"/>
      <w:divBdr>
        <w:top w:val="none" w:sz="0" w:space="0" w:color="auto"/>
        <w:left w:val="none" w:sz="0" w:space="0" w:color="auto"/>
        <w:bottom w:val="none" w:sz="0" w:space="0" w:color="auto"/>
        <w:right w:val="none" w:sz="0" w:space="0" w:color="auto"/>
      </w:divBdr>
    </w:div>
    <w:div w:id="383915862">
      <w:marLeft w:val="0"/>
      <w:marRight w:val="0"/>
      <w:marTop w:val="0"/>
      <w:marBottom w:val="0"/>
      <w:divBdr>
        <w:top w:val="none" w:sz="0" w:space="0" w:color="auto"/>
        <w:left w:val="none" w:sz="0" w:space="0" w:color="auto"/>
        <w:bottom w:val="none" w:sz="0" w:space="0" w:color="auto"/>
        <w:right w:val="none" w:sz="0" w:space="0" w:color="auto"/>
      </w:divBdr>
    </w:div>
    <w:div w:id="383917864">
      <w:marLeft w:val="0"/>
      <w:marRight w:val="0"/>
      <w:marTop w:val="0"/>
      <w:marBottom w:val="0"/>
      <w:divBdr>
        <w:top w:val="none" w:sz="0" w:space="0" w:color="auto"/>
        <w:left w:val="none" w:sz="0" w:space="0" w:color="auto"/>
        <w:bottom w:val="none" w:sz="0" w:space="0" w:color="auto"/>
        <w:right w:val="none" w:sz="0" w:space="0" w:color="auto"/>
      </w:divBdr>
    </w:div>
    <w:div w:id="383985639">
      <w:marLeft w:val="0"/>
      <w:marRight w:val="0"/>
      <w:marTop w:val="0"/>
      <w:marBottom w:val="0"/>
      <w:divBdr>
        <w:top w:val="none" w:sz="0" w:space="0" w:color="auto"/>
        <w:left w:val="none" w:sz="0" w:space="0" w:color="auto"/>
        <w:bottom w:val="none" w:sz="0" w:space="0" w:color="auto"/>
        <w:right w:val="none" w:sz="0" w:space="0" w:color="auto"/>
      </w:divBdr>
    </w:div>
    <w:div w:id="384066911">
      <w:marLeft w:val="0"/>
      <w:marRight w:val="0"/>
      <w:marTop w:val="0"/>
      <w:marBottom w:val="0"/>
      <w:divBdr>
        <w:top w:val="none" w:sz="0" w:space="0" w:color="auto"/>
        <w:left w:val="none" w:sz="0" w:space="0" w:color="auto"/>
        <w:bottom w:val="none" w:sz="0" w:space="0" w:color="auto"/>
        <w:right w:val="none" w:sz="0" w:space="0" w:color="auto"/>
      </w:divBdr>
    </w:div>
    <w:div w:id="384262613">
      <w:marLeft w:val="0"/>
      <w:marRight w:val="0"/>
      <w:marTop w:val="0"/>
      <w:marBottom w:val="0"/>
      <w:divBdr>
        <w:top w:val="none" w:sz="0" w:space="0" w:color="auto"/>
        <w:left w:val="none" w:sz="0" w:space="0" w:color="auto"/>
        <w:bottom w:val="none" w:sz="0" w:space="0" w:color="auto"/>
        <w:right w:val="none" w:sz="0" w:space="0" w:color="auto"/>
      </w:divBdr>
    </w:div>
    <w:div w:id="384371897">
      <w:marLeft w:val="0"/>
      <w:marRight w:val="0"/>
      <w:marTop w:val="0"/>
      <w:marBottom w:val="0"/>
      <w:divBdr>
        <w:top w:val="none" w:sz="0" w:space="0" w:color="auto"/>
        <w:left w:val="none" w:sz="0" w:space="0" w:color="auto"/>
        <w:bottom w:val="none" w:sz="0" w:space="0" w:color="auto"/>
        <w:right w:val="none" w:sz="0" w:space="0" w:color="auto"/>
      </w:divBdr>
    </w:div>
    <w:div w:id="384375812">
      <w:marLeft w:val="0"/>
      <w:marRight w:val="0"/>
      <w:marTop w:val="0"/>
      <w:marBottom w:val="0"/>
      <w:divBdr>
        <w:top w:val="none" w:sz="0" w:space="0" w:color="auto"/>
        <w:left w:val="none" w:sz="0" w:space="0" w:color="auto"/>
        <w:bottom w:val="none" w:sz="0" w:space="0" w:color="auto"/>
        <w:right w:val="none" w:sz="0" w:space="0" w:color="auto"/>
      </w:divBdr>
    </w:div>
    <w:div w:id="384447864">
      <w:marLeft w:val="0"/>
      <w:marRight w:val="0"/>
      <w:marTop w:val="0"/>
      <w:marBottom w:val="0"/>
      <w:divBdr>
        <w:top w:val="none" w:sz="0" w:space="0" w:color="auto"/>
        <w:left w:val="none" w:sz="0" w:space="0" w:color="auto"/>
        <w:bottom w:val="none" w:sz="0" w:space="0" w:color="auto"/>
        <w:right w:val="none" w:sz="0" w:space="0" w:color="auto"/>
      </w:divBdr>
    </w:div>
    <w:div w:id="384722409">
      <w:marLeft w:val="0"/>
      <w:marRight w:val="0"/>
      <w:marTop w:val="0"/>
      <w:marBottom w:val="0"/>
      <w:divBdr>
        <w:top w:val="none" w:sz="0" w:space="0" w:color="auto"/>
        <w:left w:val="none" w:sz="0" w:space="0" w:color="auto"/>
        <w:bottom w:val="none" w:sz="0" w:space="0" w:color="auto"/>
        <w:right w:val="none" w:sz="0" w:space="0" w:color="auto"/>
      </w:divBdr>
    </w:div>
    <w:div w:id="384764133">
      <w:marLeft w:val="0"/>
      <w:marRight w:val="0"/>
      <w:marTop w:val="0"/>
      <w:marBottom w:val="0"/>
      <w:divBdr>
        <w:top w:val="none" w:sz="0" w:space="0" w:color="auto"/>
        <w:left w:val="none" w:sz="0" w:space="0" w:color="auto"/>
        <w:bottom w:val="none" w:sz="0" w:space="0" w:color="auto"/>
        <w:right w:val="none" w:sz="0" w:space="0" w:color="auto"/>
      </w:divBdr>
    </w:div>
    <w:div w:id="384833760">
      <w:marLeft w:val="0"/>
      <w:marRight w:val="0"/>
      <w:marTop w:val="0"/>
      <w:marBottom w:val="0"/>
      <w:divBdr>
        <w:top w:val="none" w:sz="0" w:space="0" w:color="auto"/>
        <w:left w:val="none" w:sz="0" w:space="0" w:color="auto"/>
        <w:bottom w:val="none" w:sz="0" w:space="0" w:color="auto"/>
        <w:right w:val="none" w:sz="0" w:space="0" w:color="auto"/>
      </w:divBdr>
    </w:div>
    <w:div w:id="384837211">
      <w:marLeft w:val="0"/>
      <w:marRight w:val="0"/>
      <w:marTop w:val="0"/>
      <w:marBottom w:val="0"/>
      <w:divBdr>
        <w:top w:val="none" w:sz="0" w:space="0" w:color="auto"/>
        <w:left w:val="none" w:sz="0" w:space="0" w:color="auto"/>
        <w:bottom w:val="none" w:sz="0" w:space="0" w:color="auto"/>
        <w:right w:val="none" w:sz="0" w:space="0" w:color="auto"/>
      </w:divBdr>
    </w:div>
    <w:div w:id="384838840">
      <w:marLeft w:val="0"/>
      <w:marRight w:val="0"/>
      <w:marTop w:val="0"/>
      <w:marBottom w:val="0"/>
      <w:divBdr>
        <w:top w:val="none" w:sz="0" w:space="0" w:color="auto"/>
        <w:left w:val="none" w:sz="0" w:space="0" w:color="auto"/>
        <w:bottom w:val="none" w:sz="0" w:space="0" w:color="auto"/>
        <w:right w:val="none" w:sz="0" w:space="0" w:color="auto"/>
      </w:divBdr>
    </w:div>
    <w:div w:id="384910404">
      <w:marLeft w:val="0"/>
      <w:marRight w:val="0"/>
      <w:marTop w:val="0"/>
      <w:marBottom w:val="0"/>
      <w:divBdr>
        <w:top w:val="none" w:sz="0" w:space="0" w:color="auto"/>
        <w:left w:val="none" w:sz="0" w:space="0" w:color="auto"/>
        <w:bottom w:val="none" w:sz="0" w:space="0" w:color="auto"/>
        <w:right w:val="none" w:sz="0" w:space="0" w:color="auto"/>
      </w:divBdr>
    </w:div>
    <w:div w:id="384985622">
      <w:marLeft w:val="0"/>
      <w:marRight w:val="0"/>
      <w:marTop w:val="0"/>
      <w:marBottom w:val="0"/>
      <w:divBdr>
        <w:top w:val="none" w:sz="0" w:space="0" w:color="auto"/>
        <w:left w:val="none" w:sz="0" w:space="0" w:color="auto"/>
        <w:bottom w:val="none" w:sz="0" w:space="0" w:color="auto"/>
        <w:right w:val="none" w:sz="0" w:space="0" w:color="auto"/>
      </w:divBdr>
    </w:div>
    <w:div w:id="385034080">
      <w:marLeft w:val="0"/>
      <w:marRight w:val="0"/>
      <w:marTop w:val="0"/>
      <w:marBottom w:val="0"/>
      <w:divBdr>
        <w:top w:val="none" w:sz="0" w:space="0" w:color="auto"/>
        <w:left w:val="none" w:sz="0" w:space="0" w:color="auto"/>
        <w:bottom w:val="none" w:sz="0" w:space="0" w:color="auto"/>
        <w:right w:val="none" w:sz="0" w:space="0" w:color="auto"/>
      </w:divBdr>
    </w:div>
    <w:div w:id="385106057">
      <w:marLeft w:val="0"/>
      <w:marRight w:val="0"/>
      <w:marTop w:val="0"/>
      <w:marBottom w:val="0"/>
      <w:divBdr>
        <w:top w:val="none" w:sz="0" w:space="0" w:color="auto"/>
        <w:left w:val="none" w:sz="0" w:space="0" w:color="auto"/>
        <w:bottom w:val="none" w:sz="0" w:space="0" w:color="auto"/>
        <w:right w:val="none" w:sz="0" w:space="0" w:color="auto"/>
      </w:divBdr>
    </w:div>
    <w:div w:id="385224367">
      <w:marLeft w:val="0"/>
      <w:marRight w:val="0"/>
      <w:marTop w:val="0"/>
      <w:marBottom w:val="0"/>
      <w:divBdr>
        <w:top w:val="none" w:sz="0" w:space="0" w:color="auto"/>
        <w:left w:val="none" w:sz="0" w:space="0" w:color="auto"/>
        <w:bottom w:val="none" w:sz="0" w:space="0" w:color="auto"/>
        <w:right w:val="none" w:sz="0" w:space="0" w:color="auto"/>
      </w:divBdr>
    </w:div>
    <w:div w:id="385300741">
      <w:marLeft w:val="0"/>
      <w:marRight w:val="0"/>
      <w:marTop w:val="0"/>
      <w:marBottom w:val="0"/>
      <w:divBdr>
        <w:top w:val="none" w:sz="0" w:space="0" w:color="auto"/>
        <w:left w:val="none" w:sz="0" w:space="0" w:color="auto"/>
        <w:bottom w:val="none" w:sz="0" w:space="0" w:color="auto"/>
        <w:right w:val="none" w:sz="0" w:space="0" w:color="auto"/>
      </w:divBdr>
    </w:div>
    <w:div w:id="385418209">
      <w:marLeft w:val="0"/>
      <w:marRight w:val="0"/>
      <w:marTop w:val="0"/>
      <w:marBottom w:val="0"/>
      <w:divBdr>
        <w:top w:val="none" w:sz="0" w:space="0" w:color="auto"/>
        <w:left w:val="none" w:sz="0" w:space="0" w:color="auto"/>
        <w:bottom w:val="none" w:sz="0" w:space="0" w:color="auto"/>
        <w:right w:val="none" w:sz="0" w:space="0" w:color="auto"/>
      </w:divBdr>
    </w:div>
    <w:div w:id="385446590">
      <w:marLeft w:val="0"/>
      <w:marRight w:val="0"/>
      <w:marTop w:val="0"/>
      <w:marBottom w:val="0"/>
      <w:divBdr>
        <w:top w:val="none" w:sz="0" w:space="0" w:color="auto"/>
        <w:left w:val="none" w:sz="0" w:space="0" w:color="auto"/>
        <w:bottom w:val="none" w:sz="0" w:space="0" w:color="auto"/>
        <w:right w:val="none" w:sz="0" w:space="0" w:color="auto"/>
      </w:divBdr>
    </w:div>
    <w:div w:id="385447928">
      <w:marLeft w:val="0"/>
      <w:marRight w:val="0"/>
      <w:marTop w:val="0"/>
      <w:marBottom w:val="0"/>
      <w:divBdr>
        <w:top w:val="none" w:sz="0" w:space="0" w:color="auto"/>
        <w:left w:val="none" w:sz="0" w:space="0" w:color="auto"/>
        <w:bottom w:val="none" w:sz="0" w:space="0" w:color="auto"/>
        <w:right w:val="none" w:sz="0" w:space="0" w:color="auto"/>
      </w:divBdr>
    </w:div>
    <w:div w:id="385447995">
      <w:marLeft w:val="0"/>
      <w:marRight w:val="0"/>
      <w:marTop w:val="0"/>
      <w:marBottom w:val="0"/>
      <w:divBdr>
        <w:top w:val="none" w:sz="0" w:space="0" w:color="auto"/>
        <w:left w:val="none" w:sz="0" w:space="0" w:color="auto"/>
        <w:bottom w:val="none" w:sz="0" w:space="0" w:color="auto"/>
        <w:right w:val="none" w:sz="0" w:space="0" w:color="auto"/>
      </w:divBdr>
    </w:div>
    <w:div w:id="385448894">
      <w:marLeft w:val="0"/>
      <w:marRight w:val="0"/>
      <w:marTop w:val="0"/>
      <w:marBottom w:val="0"/>
      <w:divBdr>
        <w:top w:val="none" w:sz="0" w:space="0" w:color="auto"/>
        <w:left w:val="none" w:sz="0" w:space="0" w:color="auto"/>
        <w:bottom w:val="none" w:sz="0" w:space="0" w:color="auto"/>
        <w:right w:val="none" w:sz="0" w:space="0" w:color="auto"/>
      </w:divBdr>
    </w:div>
    <w:div w:id="385493886">
      <w:marLeft w:val="0"/>
      <w:marRight w:val="0"/>
      <w:marTop w:val="0"/>
      <w:marBottom w:val="0"/>
      <w:divBdr>
        <w:top w:val="none" w:sz="0" w:space="0" w:color="auto"/>
        <w:left w:val="none" w:sz="0" w:space="0" w:color="auto"/>
        <w:bottom w:val="none" w:sz="0" w:space="0" w:color="auto"/>
        <w:right w:val="none" w:sz="0" w:space="0" w:color="auto"/>
      </w:divBdr>
    </w:div>
    <w:div w:id="385570588">
      <w:marLeft w:val="0"/>
      <w:marRight w:val="0"/>
      <w:marTop w:val="0"/>
      <w:marBottom w:val="0"/>
      <w:divBdr>
        <w:top w:val="none" w:sz="0" w:space="0" w:color="auto"/>
        <w:left w:val="none" w:sz="0" w:space="0" w:color="auto"/>
        <w:bottom w:val="none" w:sz="0" w:space="0" w:color="auto"/>
        <w:right w:val="none" w:sz="0" w:space="0" w:color="auto"/>
      </w:divBdr>
    </w:div>
    <w:div w:id="385573472">
      <w:marLeft w:val="0"/>
      <w:marRight w:val="0"/>
      <w:marTop w:val="0"/>
      <w:marBottom w:val="0"/>
      <w:divBdr>
        <w:top w:val="none" w:sz="0" w:space="0" w:color="auto"/>
        <w:left w:val="none" w:sz="0" w:space="0" w:color="auto"/>
        <w:bottom w:val="none" w:sz="0" w:space="0" w:color="auto"/>
        <w:right w:val="none" w:sz="0" w:space="0" w:color="auto"/>
      </w:divBdr>
    </w:div>
    <w:div w:id="385641945">
      <w:marLeft w:val="0"/>
      <w:marRight w:val="0"/>
      <w:marTop w:val="0"/>
      <w:marBottom w:val="0"/>
      <w:divBdr>
        <w:top w:val="none" w:sz="0" w:space="0" w:color="auto"/>
        <w:left w:val="none" w:sz="0" w:space="0" w:color="auto"/>
        <w:bottom w:val="none" w:sz="0" w:space="0" w:color="auto"/>
        <w:right w:val="none" w:sz="0" w:space="0" w:color="auto"/>
      </w:divBdr>
    </w:div>
    <w:div w:id="385835299">
      <w:marLeft w:val="0"/>
      <w:marRight w:val="0"/>
      <w:marTop w:val="0"/>
      <w:marBottom w:val="0"/>
      <w:divBdr>
        <w:top w:val="none" w:sz="0" w:space="0" w:color="auto"/>
        <w:left w:val="none" w:sz="0" w:space="0" w:color="auto"/>
        <w:bottom w:val="none" w:sz="0" w:space="0" w:color="auto"/>
        <w:right w:val="none" w:sz="0" w:space="0" w:color="auto"/>
      </w:divBdr>
    </w:div>
    <w:div w:id="385836217">
      <w:marLeft w:val="0"/>
      <w:marRight w:val="0"/>
      <w:marTop w:val="0"/>
      <w:marBottom w:val="0"/>
      <w:divBdr>
        <w:top w:val="none" w:sz="0" w:space="0" w:color="auto"/>
        <w:left w:val="none" w:sz="0" w:space="0" w:color="auto"/>
        <w:bottom w:val="none" w:sz="0" w:space="0" w:color="auto"/>
        <w:right w:val="none" w:sz="0" w:space="0" w:color="auto"/>
      </w:divBdr>
    </w:div>
    <w:div w:id="385884038">
      <w:marLeft w:val="0"/>
      <w:marRight w:val="0"/>
      <w:marTop w:val="0"/>
      <w:marBottom w:val="0"/>
      <w:divBdr>
        <w:top w:val="none" w:sz="0" w:space="0" w:color="auto"/>
        <w:left w:val="none" w:sz="0" w:space="0" w:color="auto"/>
        <w:bottom w:val="none" w:sz="0" w:space="0" w:color="auto"/>
        <w:right w:val="none" w:sz="0" w:space="0" w:color="auto"/>
      </w:divBdr>
    </w:div>
    <w:div w:id="385956411">
      <w:marLeft w:val="0"/>
      <w:marRight w:val="0"/>
      <w:marTop w:val="0"/>
      <w:marBottom w:val="0"/>
      <w:divBdr>
        <w:top w:val="none" w:sz="0" w:space="0" w:color="auto"/>
        <w:left w:val="none" w:sz="0" w:space="0" w:color="auto"/>
        <w:bottom w:val="none" w:sz="0" w:space="0" w:color="auto"/>
        <w:right w:val="none" w:sz="0" w:space="0" w:color="auto"/>
      </w:divBdr>
    </w:div>
    <w:div w:id="386028351">
      <w:marLeft w:val="0"/>
      <w:marRight w:val="0"/>
      <w:marTop w:val="0"/>
      <w:marBottom w:val="0"/>
      <w:divBdr>
        <w:top w:val="none" w:sz="0" w:space="0" w:color="auto"/>
        <w:left w:val="none" w:sz="0" w:space="0" w:color="auto"/>
        <w:bottom w:val="none" w:sz="0" w:space="0" w:color="auto"/>
        <w:right w:val="none" w:sz="0" w:space="0" w:color="auto"/>
      </w:divBdr>
    </w:div>
    <w:div w:id="386035178">
      <w:marLeft w:val="0"/>
      <w:marRight w:val="0"/>
      <w:marTop w:val="0"/>
      <w:marBottom w:val="0"/>
      <w:divBdr>
        <w:top w:val="none" w:sz="0" w:space="0" w:color="auto"/>
        <w:left w:val="none" w:sz="0" w:space="0" w:color="auto"/>
        <w:bottom w:val="none" w:sz="0" w:space="0" w:color="auto"/>
        <w:right w:val="none" w:sz="0" w:space="0" w:color="auto"/>
      </w:divBdr>
    </w:div>
    <w:div w:id="386143879">
      <w:marLeft w:val="0"/>
      <w:marRight w:val="0"/>
      <w:marTop w:val="0"/>
      <w:marBottom w:val="0"/>
      <w:divBdr>
        <w:top w:val="none" w:sz="0" w:space="0" w:color="auto"/>
        <w:left w:val="none" w:sz="0" w:space="0" w:color="auto"/>
        <w:bottom w:val="none" w:sz="0" w:space="0" w:color="auto"/>
        <w:right w:val="none" w:sz="0" w:space="0" w:color="auto"/>
      </w:divBdr>
    </w:div>
    <w:div w:id="386223717">
      <w:marLeft w:val="0"/>
      <w:marRight w:val="0"/>
      <w:marTop w:val="0"/>
      <w:marBottom w:val="0"/>
      <w:divBdr>
        <w:top w:val="none" w:sz="0" w:space="0" w:color="auto"/>
        <w:left w:val="none" w:sz="0" w:space="0" w:color="auto"/>
        <w:bottom w:val="none" w:sz="0" w:space="0" w:color="auto"/>
        <w:right w:val="none" w:sz="0" w:space="0" w:color="auto"/>
      </w:divBdr>
    </w:div>
    <w:div w:id="386226834">
      <w:marLeft w:val="0"/>
      <w:marRight w:val="0"/>
      <w:marTop w:val="0"/>
      <w:marBottom w:val="0"/>
      <w:divBdr>
        <w:top w:val="none" w:sz="0" w:space="0" w:color="auto"/>
        <w:left w:val="none" w:sz="0" w:space="0" w:color="auto"/>
        <w:bottom w:val="none" w:sz="0" w:space="0" w:color="auto"/>
        <w:right w:val="none" w:sz="0" w:space="0" w:color="auto"/>
      </w:divBdr>
    </w:div>
    <w:div w:id="386612062">
      <w:marLeft w:val="0"/>
      <w:marRight w:val="0"/>
      <w:marTop w:val="0"/>
      <w:marBottom w:val="0"/>
      <w:divBdr>
        <w:top w:val="none" w:sz="0" w:space="0" w:color="auto"/>
        <w:left w:val="none" w:sz="0" w:space="0" w:color="auto"/>
        <w:bottom w:val="none" w:sz="0" w:space="0" w:color="auto"/>
        <w:right w:val="none" w:sz="0" w:space="0" w:color="auto"/>
      </w:divBdr>
    </w:div>
    <w:div w:id="386688813">
      <w:marLeft w:val="0"/>
      <w:marRight w:val="0"/>
      <w:marTop w:val="0"/>
      <w:marBottom w:val="0"/>
      <w:divBdr>
        <w:top w:val="none" w:sz="0" w:space="0" w:color="auto"/>
        <w:left w:val="none" w:sz="0" w:space="0" w:color="auto"/>
        <w:bottom w:val="none" w:sz="0" w:space="0" w:color="auto"/>
        <w:right w:val="none" w:sz="0" w:space="0" w:color="auto"/>
      </w:divBdr>
    </w:div>
    <w:div w:id="386802478">
      <w:marLeft w:val="0"/>
      <w:marRight w:val="0"/>
      <w:marTop w:val="0"/>
      <w:marBottom w:val="0"/>
      <w:divBdr>
        <w:top w:val="none" w:sz="0" w:space="0" w:color="auto"/>
        <w:left w:val="none" w:sz="0" w:space="0" w:color="auto"/>
        <w:bottom w:val="none" w:sz="0" w:space="0" w:color="auto"/>
        <w:right w:val="none" w:sz="0" w:space="0" w:color="auto"/>
      </w:divBdr>
    </w:div>
    <w:div w:id="387072853">
      <w:marLeft w:val="0"/>
      <w:marRight w:val="0"/>
      <w:marTop w:val="0"/>
      <w:marBottom w:val="0"/>
      <w:divBdr>
        <w:top w:val="none" w:sz="0" w:space="0" w:color="auto"/>
        <w:left w:val="none" w:sz="0" w:space="0" w:color="auto"/>
        <w:bottom w:val="none" w:sz="0" w:space="0" w:color="auto"/>
        <w:right w:val="none" w:sz="0" w:space="0" w:color="auto"/>
      </w:divBdr>
    </w:div>
    <w:div w:id="387076490">
      <w:marLeft w:val="0"/>
      <w:marRight w:val="0"/>
      <w:marTop w:val="0"/>
      <w:marBottom w:val="0"/>
      <w:divBdr>
        <w:top w:val="none" w:sz="0" w:space="0" w:color="auto"/>
        <w:left w:val="none" w:sz="0" w:space="0" w:color="auto"/>
        <w:bottom w:val="none" w:sz="0" w:space="0" w:color="auto"/>
        <w:right w:val="none" w:sz="0" w:space="0" w:color="auto"/>
      </w:divBdr>
    </w:div>
    <w:div w:id="387264329">
      <w:marLeft w:val="0"/>
      <w:marRight w:val="0"/>
      <w:marTop w:val="0"/>
      <w:marBottom w:val="0"/>
      <w:divBdr>
        <w:top w:val="none" w:sz="0" w:space="0" w:color="auto"/>
        <w:left w:val="none" w:sz="0" w:space="0" w:color="auto"/>
        <w:bottom w:val="none" w:sz="0" w:space="0" w:color="auto"/>
        <w:right w:val="none" w:sz="0" w:space="0" w:color="auto"/>
      </w:divBdr>
    </w:div>
    <w:div w:id="387341441">
      <w:marLeft w:val="0"/>
      <w:marRight w:val="0"/>
      <w:marTop w:val="0"/>
      <w:marBottom w:val="0"/>
      <w:divBdr>
        <w:top w:val="none" w:sz="0" w:space="0" w:color="auto"/>
        <w:left w:val="none" w:sz="0" w:space="0" w:color="auto"/>
        <w:bottom w:val="none" w:sz="0" w:space="0" w:color="auto"/>
        <w:right w:val="none" w:sz="0" w:space="0" w:color="auto"/>
      </w:divBdr>
    </w:div>
    <w:div w:id="387345138">
      <w:marLeft w:val="0"/>
      <w:marRight w:val="0"/>
      <w:marTop w:val="0"/>
      <w:marBottom w:val="0"/>
      <w:divBdr>
        <w:top w:val="none" w:sz="0" w:space="0" w:color="auto"/>
        <w:left w:val="none" w:sz="0" w:space="0" w:color="auto"/>
        <w:bottom w:val="none" w:sz="0" w:space="0" w:color="auto"/>
        <w:right w:val="none" w:sz="0" w:space="0" w:color="auto"/>
      </w:divBdr>
    </w:div>
    <w:div w:id="387415599">
      <w:marLeft w:val="0"/>
      <w:marRight w:val="0"/>
      <w:marTop w:val="0"/>
      <w:marBottom w:val="0"/>
      <w:divBdr>
        <w:top w:val="none" w:sz="0" w:space="0" w:color="auto"/>
        <w:left w:val="none" w:sz="0" w:space="0" w:color="auto"/>
        <w:bottom w:val="none" w:sz="0" w:space="0" w:color="auto"/>
        <w:right w:val="none" w:sz="0" w:space="0" w:color="auto"/>
      </w:divBdr>
    </w:div>
    <w:div w:id="387456474">
      <w:marLeft w:val="0"/>
      <w:marRight w:val="0"/>
      <w:marTop w:val="0"/>
      <w:marBottom w:val="0"/>
      <w:divBdr>
        <w:top w:val="none" w:sz="0" w:space="0" w:color="auto"/>
        <w:left w:val="none" w:sz="0" w:space="0" w:color="auto"/>
        <w:bottom w:val="none" w:sz="0" w:space="0" w:color="auto"/>
        <w:right w:val="none" w:sz="0" w:space="0" w:color="auto"/>
      </w:divBdr>
    </w:div>
    <w:div w:id="387463954">
      <w:marLeft w:val="0"/>
      <w:marRight w:val="0"/>
      <w:marTop w:val="0"/>
      <w:marBottom w:val="0"/>
      <w:divBdr>
        <w:top w:val="none" w:sz="0" w:space="0" w:color="auto"/>
        <w:left w:val="none" w:sz="0" w:space="0" w:color="auto"/>
        <w:bottom w:val="none" w:sz="0" w:space="0" w:color="auto"/>
        <w:right w:val="none" w:sz="0" w:space="0" w:color="auto"/>
      </w:divBdr>
    </w:div>
    <w:div w:id="387653848">
      <w:marLeft w:val="0"/>
      <w:marRight w:val="0"/>
      <w:marTop w:val="0"/>
      <w:marBottom w:val="0"/>
      <w:divBdr>
        <w:top w:val="none" w:sz="0" w:space="0" w:color="auto"/>
        <w:left w:val="none" w:sz="0" w:space="0" w:color="auto"/>
        <w:bottom w:val="none" w:sz="0" w:space="0" w:color="auto"/>
        <w:right w:val="none" w:sz="0" w:space="0" w:color="auto"/>
      </w:divBdr>
    </w:div>
    <w:div w:id="387654637">
      <w:marLeft w:val="0"/>
      <w:marRight w:val="0"/>
      <w:marTop w:val="0"/>
      <w:marBottom w:val="0"/>
      <w:divBdr>
        <w:top w:val="none" w:sz="0" w:space="0" w:color="auto"/>
        <w:left w:val="none" w:sz="0" w:space="0" w:color="auto"/>
        <w:bottom w:val="none" w:sz="0" w:space="0" w:color="auto"/>
        <w:right w:val="none" w:sz="0" w:space="0" w:color="auto"/>
      </w:divBdr>
    </w:div>
    <w:div w:id="387654900">
      <w:marLeft w:val="0"/>
      <w:marRight w:val="0"/>
      <w:marTop w:val="0"/>
      <w:marBottom w:val="0"/>
      <w:divBdr>
        <w:top w:val="none" w:sz="0" w:space="0" w:color="auto"/>
        <w:left w:val="none" w:sz="0" w:space="0" w:color="auto"/>
        <w:bottom w:val="none" w:sz="0" w:space="0" w:color="auto"/>
        <w:right w:val="none" w:sz="0" w:space="0" w:color="auto"/>
      </w:divBdr>
    </w:div>
    <w:div w:id="387655521">
      <w:marLeft w:val="0"/>
      <w:marRight w:val="0"/>
      <w:marTop w:val="0"/>
      <w:marBottom w:val="0"/>
      <w:divBdr>
        <w:top w:val="none" w:sz="0" w:space="0" w:color="auto"/>
        <w:left w:val="none" w:sz="0" w:space="0" w:color="auto"/>
        <w:bottom w:val="none" w:sz="0" w:space="0" w:color="auto"/>
        <w:right w:val="none" w:sz="0" w:space="0" w:color="auto"/>
      </w:divBdr>
    </w:div>
    <w:div w:id="387656314">
      <w:marLeft w:val="0"/>
      <w:marRight w:val="0"/>
      <w:marTop w:val="0"/>
      <w:marBottom w:val="0"/>
      <w:divBdr>
        <w:top w:val="none" w:sz="0" w:space="0" w:color="auto"/>
        <w:left w:val="none" w:sz="0" w:space="0" w:color="auto"/>
        <w:bottom w:val="none" w:sz="0" w:space="0" w:color="auto"/>
        <w:right w:val="none" w:sz="0" w:space="0" w:color="auto"/>
      </w:divBdr>
    </w:div>
    <w:div w:id="387925601">
      <w:marLeft w:val="0"/>
      <w:marRight w:val="0"/>
      <w:marTop w:val="0"/>
      <w:marBottom w:val="0"/>
      <w:divBdr>
        <w:top w:val="none" w:sz="0" w:space="0" w:color="auto"/>
        <w:left w:val="none" w:sz="0" w:space="0" w:color="auto"/>
        <w:bottom w:val="none" w:sz="0" w:space="0" w:color="auto"/>
        <w:right w:val="none" w:sz="0" w:space="0" w:color="auto"/>
      </w:divBdr>
    </w:div>
    <w:div w:id="388186515">
      <w:bodyDiv w:val="1"/>
      <w:marLeft w:val="0"/>
      <w:marRight w:val="0"/>
      <w:marTop w:val="0"/>
      <w:marBottom w:val="0"/>
      <w:divBdr>
        <w:top w:val="none" w:sz="0" w:space="0" w:color="auto"/>
        <w:left w:val="none" w:sz="0" w:space="0" w:color="auto"/>
        <w:bottom w:val="none" w:sz="0" w:space="0" w:color="auto"/>
        <w:right w:val="none" w:sz="0" w:space="0" w:color="auto"/>
      </w:divBdr>
    </w:div>
    <w:div w:id="388191296">
      <w:marLeft w:val="0"/>
      <w:marRight w:val="0"/>
      <w:marTop w:val="0"/>
      <w:marBottom w:val="0"/>
      <w:divBdr>
        <w:top w:val="none" w:sz="0" w:space="0" w:color="auto"/>
        <w:left w:val="none" w:sz="0" w:space="0" w:color="auto"/>
        <w:bottom w:val="none" w:sz="0" w:space="0" w:color="auto"/>
        <w:right w:val="none" w:sz="0" w:space="0" w:color="auto"/>
      </w:divBdr>
    </w:div>
    <w:div w:id="388308498">
      <w:marLeft w:val="0"/>
      <w:marRight w:val="0"/>
      <w:marTop w:val="0"/>
      <w:marBottom w:val="0"/>
      <w:divBdr>
        <w:top w:val="none" w:sz="0" w:space="0" w:color="auto"/>
        <w:left w:val="none" w:sz="0" w:space="0" w:color="auto"/>
        <w:bottom w:val="none" w:sz="0" w:space="0" w:color="auto"/>
        <w:right w:val="none" w:sz="0" w:space="0" w:color="auto"/>
      </w:divBdr>
    </w:div>
    <w:div w:id="388384713">
      <w:marLeft w:val="0"/>
      <w:marRight w:val="0"/>
      <w:marTop w:val="0"/>
      <w:marBottom w:val="0"/>
      <w:divBdr>
        <w:top w:val="none" w:sz="0" w:space="0" w:color="auto"/>
        <w:left w:val="none" w:sz="0" w:space="0" w:color="auto"/>
        <w:bottom w:val="none" w:sz="0" w:space="0" w:color="auto"/>
        <w:right w:val="none" w:sz="0" w:space="0" w:color="auto"/>
      </w:divBdr>
    </w:div>
    <w:div w:id="388498294">
      <w:marLeft w:val="0"/>
      <w:marRight w:val="0"/>
      <w:marTop w:val="0"/>
      <w:marBottom w:val="0"/>
      <w:divBdr>
        <w:top w:val="none" w:sz="0" w:space="0" w:color="auto"/>
        <w:left w:val="none" w:sz="0" w:space="0" w:color="auto"/>
        <w:bottom w:val="none" w:sz="0" w:space="0" w:color="auto"/>
        <w:right w:val="none" w:sz="0" w:space="0" w:color="auto"/>
      </w:divBdr>
    </w:div>
    <w:div w:id="388723512">
      <w:marLeft w:val="0"/>
      <w:marRight w:val="0"/>
      <w:marTop w:val="0"/>
      <w:marBottom w:val="0"/>
      <w:divBdr>
        <w:top w:val="none" w:sz="0" w:space="0" w:color="auto"/>
        <w:left w:val="none" w:sz="0" w:space="0" w:color="auto"/>
        <w:bottom w:val="none" w:sz="0" w:space="0" w:color="auto"/>
        <w:right w:val="none" w:sz="0" w:space="0" w:color="auto"/>
      </w:divBdr>
    </w:div>
    <w:div w:id="388771793">
      <w:marLeft w:val="0"/>
      <w:marRight w:val="0"/>
      <w:marTop w:val="0"/>
      <w:marBottom w:val="0"/>
      <w:divBdr>
        <w:top w:val="none" w:sz="0" w:space="0" w:color="auto"/>
        <w:left w:val="none" w:sz="0" w:space="0" w:color="auto"/>
        <w:bottom w:val="none" w:sz="0" w:space="0" w:color="auto"/>
        <w:right w:val="none" w:sz="0" w:space="0" w:color="auto"/>
      </w:divBdr>
    </w:div>
    <w:div w:id="388915880">
      <w:marLeft w:val="0"/>
      <w:marRight w:val="0"/>
      <w:marTop w:val="0"/>
      <w:marBottom w:val="0"/>
      <w:divBdr>
        <w:top w:val="none" w:sz="0" w:space="0" w:color="auto"/>
        <w:left w:val="none" w:sz="0" w:space="0" w:color="auto"/>
        <w:bottom w:val="none" w:sz="0" w:space="0" w:color="auto"/>
        <w:right w:val="none" w:sz="0" w:space="0" w:color="auto"/>
      </w:divBdr>
    </w:div>
    <w:div w:id="388918472">
      <w:bodyDiv w:val="1"/>
      <w:marLeft w:val="0"/>
      <w:marRight w:val="0"/>
      <w:marTop w:val="0"/>
      <w:marBottom w:val="0"/>
      <w:divBdr>
        <w:top w:val="none" w:sz="0" w:space="0" w:color="auto"/>
        <w:left w:val="none" w:sz="0" w:space="0" w:color="auto"/>
        <w:bottom w:val="none" w:sz="0" w:space="0" w:color="auto"/>
        <w:right w:val="none" w:sz="0" w:space="0" w:color="auto"/>
      </w:divBdr>
    </w:div>
    <w:div w:id="388958351">
      <w:marLeft w:val="0"/>
      <w:marRight w:val="0"/>
      <w:marTop w:val="0"/>
      <w:marBottom w:val="0"/>
      <w:divBdr>
        <w:top w:val="none" w:sz="0" w:space="0" w:color="auto"/>
        <w:left w:val="none" w:sz="0" w:space="0" w:color="auto"/>
        <w:bottom w:val="none" w:sz="0" w:space="0" w:color="auto"/>
        <w:right w:val="none" w:sz="0" w:space="0" w:color="auto"/>
      </w:divBdr>
    </w:div>
    <w:div w:id="388960033">
      <w:marLeft w:val="0"/>
      <w:marRight w:val="0"/>
      <w:marTop w:val="0"/>
      <w:marBottom w:val="0"/>
      <w:divBdr>
        <w:top w:val="none" w:sz="0" w:space="0" w:color="auto"/>
        <w:left w:val="none" w:sz="0" w:space="0" w:color="auto"/>
        <w:bottom w:val="none" w:sz="0" w:space="0" w:color="auto"/>
        <w:right w:val="none" w:sz="0" w:space="0" w:color="auto"/>
      </w:divBdr>
    </w:div>
    <w:div w:id="389040557">
      <w:marLeft w:val="0"/>
      <w:marRight w:val="0"/>
      <w:marTop w:val="0"/>
      <w:marBottom w:val="0"/>
      <w:divBdr>
        <w:top w:val="none" w:sz="0" w:space="0" w:color="auto"/>
        <w:left w:val="none" w:sz="0" w:space="0" w:color="auto"/>
        <w:bottom w:val="none" w:sz="0" w:space="0" w:color="auto"/>
        <w:right w:val="none" w:sz="0" w:space="0" w:color="auto"/>
      </w:divBdr>
    </w:div>
    <w:div w:id="389115651">
      <w:marLeft w:val="0"/>
      <w:marRight w:val="0"/>
      <w:marTop w:val="0"/>
      <w:marBottom w:val="0"/>
      <w:divBdr>
        <w:top w:val="none" w:sz="0" w:space="0" w:color="auto"/>
        <w:left w:val="none" w:sz="0" w:space="0" w:color="auto"/>
        <w:bottom w:val="none" w:sz="0" w:space="0" w:color="auto"/>
        <w:right w:val="none" w:sz="0" w:space="0" w:color="auto"/>
      </w:divBdr>
    </w:div>
    <w:div w:id="389229017">
      <w:marLeft w:val="0"/>
      <w:marRight w:val="0"/>
      <w:marTop w:val="0"/>
      <w:marBottom w:val="0"/>
      <w:divBdr>
        <w:top w:val="none" w:sz="0" w:space="0" w:color="auto"/>
        <w:left w:val="none" w:sz="0" w:space="0" w:color="auto"/>
        <w:bottom w:val="none" w:sz="0" w:space="0" w:color="auto"/>
        <w:right w:val="none" w:sz="0" w:space="0" w:color="auto"/>
      </w:divBdr>
    </w:div>
    <w:div w:id="389305081">
      <w:marLeft w:val="0"/>
      <w:marRight w:val="0"/>
      <w:marTop w:val="0"/>
      <w:marBottom w:val="0"/>
      <w:divBdr>
        <w:top w:val="none" w:sz="0" w:space="0" w:color="auto"/>
        <w:left w:val="none" w:sz="0" w:space="0" w:color="auto"/>
        <w:bottom w:val="none" w:sz="0" w:space="0" w:color="auto"/>
        <w:right w:val="none" w:sz="0" w:space="0" w:color="auto"/>
      </w:divBdr>
    </w:div>
    <w:div w:id="389349595">
      <w:marLeft w:val="0"/>
      <w:marRight w:val="0"/>
      <w:marTop w:val="0"/>
      <w:marBottom w:val="0"/>
      <w:divBdr>
        <w:top w:val="none" w:sz="0" w:space="0" w:color="auto"/>
        <w:left w:val="none" w:sz="0" w:space="0" w:color="auto"/>
        <w:bottom w:val="none" w:sz="0" w:space="0" w:color="auto"/>
        <w:right w:val="none" w:sz="0" w:space="0" w:color="auto"/>
      </w:divBdr>
    </w:div>
    <w:div w:id="389354244">
      <w:marLeft w:val="0"/>
      <w:marRight w:val="0"/>
      <w:marTop w:val="0"/>
      <w:marBottom w:val="0"/>
      <w:divBdr>
        <w:top w:val="none" w:sz="0" w:space="0" w:color="auto"/>
        <w:left w:val="none" w:sz="0" w:space="0" w:color="auto"/>
        <w:bottom w:val="none" w:sz="0" w:space="0" w:color="auto"/>
        <w:right w:val="none" w:sz="0" w:space="0" w:color="auto"/>
      </w:divBdr>
    </w:div>
    <w:div w:id="389421877">
      <w:marLeft w:val="0"/>
      <w:marRight w:val="0"/>
      <w:marTop w:val="0"/>
      <w:marBottom w:val="0"/>
      <w:divBdr>
        <w:top w:val="none" w:sz="0" w:space="0" w:color="auto"/>
        <w:left w:val="none" w:sz="0" w:space="0" w:color="auto"/>
        <w:bottom w:val="none" w:sz="0" w:space="0" w:color="auto"/>
        <w:right w:val="none" w:sz="0" w:space="0" w:color="auto"/>
      </w:divBdr>
    </w:div>
    <w:div w:id="389423820">
      <w:marLeft w:val="0"/>
      <w:marRight w:val="0"/>
      <w:marTop w:val="0"/>
      <w:marBottom w:val="0"/>
      <w:divBdr>
        <w:top w:val="none" w:sz="0" w:space="0" w:color="auto"/>
        <w:left w:val="none" w:sz="0" w:space="0" w:color="auto"/>
        <w:bottom w:val="none" w:sz="0" w:space="0" w:color="auto"/>
        <w:right w:val="none" w:sz="0" w:space="0" w:color="auto"/>
      </w:divBdr>
    </w:div>
    <w:div w:id="389499867">
      <w:bodyDiv w:val="1"/>
      <w:marLeft w:val="0"/>
      <w:marRight w:val="0"/>
      <w:marTop w:val="0"/>
      <w:marBottom w:val="0"/>
      <w:divBdr>
        <w:top w:val="none" w:sz="0" w:space="0" w:color="auto"/>
        <w:left w:val="none" w:sz="0" w:space="0" w:color="auto"/>
        <w:bottom w:val="none" w:sz="0" w:space="0" w:color="auto"/>
        <w:right w:val="none" w:sz="0" w:space="0" w:color="auto"/>
      </w:divBdr>
    </w:div>
    <w:div w:id="389502202">
      <w:marLeft w:val="0"/>
      <w:marRight w:val="0"/>
      <w:marTop w:val="0"/>
      <w:marBottom w:val="0"/>
      <w:divBdr>
        <w:top w:val="none" w:sz="0" w:space="0" w:color="auto"/>
        <w:left w:val="none" w:sz="0" w:space="0" w:color="auto"/>
        <w:bottom w:val="none" w:sz="0" w:space="0" w:color="auto"/>
        <w:right w:val="none" w:sz="0" w:space="0" w:color="auto"/>
      </w:divBdr>
    </w:div>
    <w:div w:id="389547546">
      <w:marLeft w:val="0"/>
      <w:marRight w:val="0"/>
      <w:marTop w:val="0"/>
      <w:marBottom w:val="0"/>
      <w:divBdr>
        <w:top w:val="none" w:sz="0" w:space="0" w:color="auto"/>
        <w:left w:val="none" w:sz="0" w:space="0" w:color="auto"/>
        <w:bottom w:val="none" w:sz="0" w:space="0" w:color="auto"/>
        <w:right w:val="none" w:sz="0" w:space="0" w:color="auto"/>
      </w:divBdr>
    </w:div>
    <w:div w:id="389614011">
      <w:marLeft w:val="0"/>
      <w:marRight w:val="0"/>
      <w:marTop w:val="0"/>
      <w:marBottom w:val="0"/>
      <w:divBdr>
        <w:top w:val="none" w:sz="0" w:space="0" w:color="auto"/>
        <w:left w:val="none" w:sz="0" w:space="0" w:color="auto"/>
        <w:bottom w:val="none" w:sz="0" w:space="0" w:color="auto"/>
        <w:right w:val="none" w:sz="0" w:space="0" w:color="auto"/>
      </w:divBdr>
    </w:div>
    <w:div w:id="389620600">
      <w:marLeft w:val="0"/>
      <w:marRight w:val="0"/>
      <w:marTop w:val="0"/>
      <w:marBottom w:val="0"/>
      <w:divBdr>
        <w:top w:val="none" w:sz="0" w:space="0" w:color="auto"/>
        <w:left w:val="none" w:sz="0" w:space="0" w:color="auto"/>
        <w:bottom w:val="none" w:sz="0" w:space="0" w:color="auto"/>
        <w:right w:val="none" w:sz="0" w:space="0" w:color="auto"/>
      </w:divBdr>
    </w:div>
    <w:div w:id="389769383">
      <w:marLeft w:val="0"/>
      <w:marRight w:val="0"/>
      <w:marTop w:val="0"/>
      <w:marBottom w:val="0"/>
      <w:divBdr>
        <w:top w:val="none" w:sz="0" w:space="0" w:color="auto"/>
        <w:left w:val="none" w:sz="0" w:space="0" w:color="auto"/>
        <w:bottom w:val="none" w:sz="0" w:space="0" w:color="auto"/>
        <w:right w:val="none" w:sz="0" w:space="0" w:color="auto"/>
      </w:divBdr>
    </w:div>
    <w:div w:id="389770441">
      <w:marLeft w:val="0"/>
      <w:marRight w:val="0"/>
      <w:marTop w:val="0"/>
      <w:marBottom w:val="0"/>
      <w:divBdr>
        <w:top w:val="none" w:sz="0" w:space="0" w:color="auto"/>
        <w:left w:val="none" w:sz="0" w:space="0" w:color="auto"/>
        <w:bottom w:val="none" w:sz="0" w:space="0" w:color="auto"/>
        <w:right w:val="none" w:sz="0" w:space="0" w:color="auto"/>
      </w:divBdr>
    </w:div>
    <w:div w:id="389814322">
      <w:marLeft w:val="0"/>
      <w:marRight w:val="0"/>
      <w:marTop w:val="0"/>
      <w:marBottom w:val="0"/>
      <w:divBdr>
        <w:top w:val="none" w:sz="0" w:space="0" w:color="auto"/>
        <w:left w:val="none" w:sz="0" w:space="0" w:color="auto"/>
        <w:bottom w:val="none" w:sz="0" w:space="0" w:color="auto"/>
        <w:right w:val="none" w:sz="0" w:space="0" w:color="auto"/>
      </w:divBdr>
    </w:div>
    <w:div w:id="389885679">
      <w:marLeft w:val="0"/>
      <w:marRight w:val="0"/>
      <w:marTop w:val="0"/>
      <w:marBottom w:val="0"/>
      <w:divBdr>
        <w:top w:val="none" w:sz="0" w:space="0" w:color="auto"/>
        <w:left w:val="none" w:sz="0" w:space="0" w:color="auto"/>
        <w:bottom w:val="none" w:sz="0" w:space="0" w:color="auto"/>
        <w:right w:val="none" w:sz="0" w:space="0" w:color="auto"/>
      </w:divBdr>
    </w:div>
    <w:div w:id="390005137">
      <w:marLeft w:val="0"/>
      <w:marRight w:val="0"/>
      <w:marTop w:val="0"/>
      <w:marBottom w:val="0"/>
      <w:divBdr>
        <w:top w:val="none" w:sz="0" w:space="0" w:color="auto"/>
        <w:left w:val="none" w:sz="0" w:space="0" w:color="auto"/>
        <w:bottom w:val="none" w:sz="0" w:space="0" w:color="auto"/>
        <w:right w:val="none" w:sz="0" w:space="0" w:color="auto"/>
      </w:divBdr>
    </w:div>
    <w:div w:id="390034268">
      <w:marLeft w:val="0"/>
      <w:marRight w:val="0"/>
      <w:marTop w:val="0"/>
      <w:marBottom w:val="0"/>
      <w:divBdr>
        <w:top w:val="none" w:sz="0" w:space="0" w:color="auto"/>
        <w:left w:val="none" w:sz="0" w:space="0" w:color="auto"/>
        <w:bottom w:val="none" w:sz="0" w:space="0" w:color="auto"/>
        <w:right w:val="none" w:sz="0" w:space="0" w:color="auto"/>
      </w:divBdr>
    </w:div>
    <w:div w:id="390035013">
      <w:marLeft w:val="0"/>
      <w:marRight w:val="0"/>
      <w:marTop w:val="0"/>
      <w:marBottom w:val="0"/>
      <w:divBdr>
        <w:top w:val="none" w:sz="0" w:space="0" w:color="auto"/>
        <w:left w:val="none" w:sz="0" w:space="0" w:color="auto"/>
        <w:bottom w:val="none" w:sz="0" w:space="0" w:color="auto"/>
        <w:right w:val="none" w:sz="0" w:space="0" w:color="auto"/>
      </w:divBdr>
    </w:div>
    <w:div w:id="390078299">
      <w:marLeft w:val="0"/>
      <w:marRight w:val="0"/>
      <w:marTop w:val="0"/>
      <w:marBottom w:val="0"/>
      <w:divBdr>
        <w:top w:val="none" w:sz="0" w:space="0" w:color="auto"/>
        <w:left w:val="none" w:sz="0" w:space="0" w:color="auto"/>
        <w:bottom w:val="none" w:sz="0" w:space="0" w:color="auto"/>
        <w:right w:val="none" w:sz="0" w:space="0" w:color="auto"/>
      </w:divBdr>
    </w:div>
    <w:div w:id="390078536">
      <w:marLeft w:val="0"/>
      <w:marRight w:val="0"/>
      <w:marTop w:val="0"/>
      <w:marBottom w:val="0"/>
      <w:divBdr>
        <w:top w:val="none" w:sz="0" w:space="0" w:color="auto"/>
        <w:left w:val="none" w:sz="0" w:space="0" w:color="auto"/>
        <w:bottom w:val="none" w:sz="0" w:space="0" w:color="auto"/>
        <w:right w:val="none" w:sz="0" w:space="0" w:color="auto"/>
      </w:divBdr>
    </w:div>
    <w:div w:id="390083740">
      <w:marLeft w:val="0"/>
      <w:marRight w:val="0"/>
      <w:marTop w:val="0"/>
      <w:marBottom w:val="0"/>
      <w:divBdr>
        <w:top w:val="none" w:sz="0" w:space="0" w:color="auto"/>
        <w:left w:val="none" w:sz="0" w:space="0" w:color="auto"/>
        <w:bottom w:val="none" w:sz="0" w:space="0" w:color="auto"/>
        <w:right w:val="none" w:sz="0" w:space="0" w:color="auto"/>
      </w:divBdr>
    </w:div>
    <w:div w:id="390227253">
      <w:marLeft w:val="0"/>
      <w:marRight w:val="0"/>
      <w:marTop w:val="0"/>
      <w:marBottom w:val="0"/>
      <w:divBdr>
        <w:top w:val="none" w:sz="0" w:space="0" w:color="auto"/>
        <w:left w:val="none" w:sz="0" w:space="0" w:color="auto"/>
        <w:bottom w:val="none" w:sz="0" w:space="0" w:color="auto"/>
        <w:right w:val="none" w:sz="0" w:space="0" w:color="auto"/>
      </w:divBdr>
    </w:div>
    <w:div w:id="390273861">
      <w:marLeft w:val="0"/>
      <w:marRight w:val="0"/>
      <w:marTop w:val="0"/>
      <w:marBottom w:val="0"/>
      <w:divBdr>
        <w:top w:val="none" w:sz="0" w:space="0" w:color="auto"/>
        <w:left w:val="none" w:sz="0" w:space="0" w:color="auto"/>
        <w:bottom w:val="none" w:sz="0" w:space="0" w:color="auto"/>
        <w:right w:val="none" w:sz="0" w:space="0" w:color="auto"/>
      </w:divBdr>
    </w:div>
    <w:div w:id="390352205">
      <w:marLeft w:val="0"/>
      <w:marRight w:val="0"/>
      <w:marTop w:val="0"/>
      <w:marBottom w:val="0"/>
      <w:divBdr>
        <w:top w:val="none" w:sz="0" w:space="0" w:color="auto"/>
        <w:left w:val="none" w:sz="0" w:space="0" w:color="auto"/>
        <w:bottom w:val="none" w:sz="0" w:space="0" w:color="auto"/>
        <w:right w:val="none" w:sz="0" w:space="0" w:color="auto"/>
      </w:divBdr>
    </w:div>
    <w:div w:id="390422116">
      <w:marLeft w:val="0"/>
      <w:marRight w:val="0"/>
      <w:marTop w:val="0"/>
      <w:marBottom w:val="0"/>
      <w:divBdr>
        <w:top w:val="none" w:sz="0" w:space="0" w:color="auto"/>
        <w:left w:val="none" w:sz="0" w:space="0" w:color="auto"/>
        <w:bottom w:val="none" w:sz="0" w:space="0" w:color="auto"/>
        <w:right w:val="none" w:sz="0" w:space="0" w:color="auto"/>
      </w:divBdr>
    </w:div>
    <w:div w:id="390422390">
      <w:marLeft w:val="0"/>
      <w:marRight w:val="0"/>
      <w:marTop w:val="0"/>
      <w:marBottom w:val="0"/>
      <w:divBdr>
        <w:top w:val="none" w:sz="0" w:space="0" w:color="auto"/>
        <w:left w:val="none" w:sz="0" w:space="0" w:color="auto"/>
        <w:bottom w:val="none" w:sz="0" w:space="0" w:color="auto"/>
        <w:right w:val="none" w:sz="0" w:space="0" w:color="auto"/>
      </w:divBdr>
    </w:div>
    <w:div w:id="390425893">
      <w:marLeft w:val="0"/>
      <w:marRight w:val="0"/>
      <w:marTop w:val="0"/>
      <w:marBottom w:val="0"/>
      <w:divBdr>
        <w:top w:val="none" w:sz="0" w:space="0" w:color="auto"/>
        <w:left w:val="none" w:sz="0" w:space="0" w:color="auto"/>
        <w:bottom w:val="none" w:sz="0" w:space="0" w:color="auto"/>
        <w:right w:val="none" w:sz="0" w:space="0" w:color="auto"/>
      </w:divBdr>
    </w:div>
    <w:div w:id="390613330">
      <w:marLeft w:val="0"/>
      <w:marRight w:val="0"/>
      <w:marTop w:val="0"/>
      <w:marBottom w:val="0"/>
      <w:divBdr>
        <w:top w:val="none" w:sz="0" w:space="0" w:color="auto"/>
        <w:left w:val="none" w:sz="0" w:space="0" w:color="auto"/>
        <w:bottom w:val="none" w:sz="0" w:space="0" w:color="auto"/>
        <w:right w:val="none" w:sz="0" w:space="0" w:color="auto"/>
      </w:divBdr>
    </w:div>
    <w:div w:id="390618772">
      <w:marLeft w:val="0"/>
      <w:marRight w:val="0"/>
      <w:marTop w:val="0"/>
      <w:marBottom w:val="0"/>
      <w:divBdr>
        <w:top w:val="none" w:sz="0" w:space="0" w:color="auto"/>
        <w:left w:val="none" w:sz="0" w:space="0" w:color="auto"/>
        <w:bottom w:val="none" w:sz="0" w:space="0" w:color="auto"/>
        <w:right w:val="none" w:sz="0" w:space="0" w:color="auto"/>
      </w:divBdr>
    </w:div>
    <w:div w:id="390888850">
      <w:marLeft w:val="0"/>
      <w:marRight w:val="0"/>
      <w:marTop w:val="0"/>
      <w:marBottom w:val="0"/>
      <w:divBdr>
        <w:top w:val="none" w:sz="0" w:space="0" w:color="auto"/>
        <w:left w:val="none" w:sz="0" w:space="0" w:color="auto"/>
        <w:bottom w:val="none" w:sz="0" w:space="0" w:color="auto"/>
        <w:right w:val="none" w:sz="0" w:space="0" w:color="auto"/>
      </w:divBdr>
    </w:div>
    <w:div w:id="390889174">
      <w:marLeft w:val="0"/>
      <w:marRight w:val="0"/>
      <w:marTop w:val="0"/>
      <w:marBottom w:val="0"/>
      <w:divBdr>
        <w:top w:val="none" w:sz="0" w:space="0" w:color="auto"/>
        <w:left w:val="none" w:sz="0" w:space="0" w:color="auto"/>
        <w:bottom w:val="none" w:sz="0" w:space="0" w:color="auto"/>
        <w:right w:val="none" w:sz="0" w:space="0" w:color="auto"/>
      </w:divBdr>
    </w:div>
    <w:div w:id="391001947">
      <w:marLeft w:val="0"/>
      <w:marRight w:val="0"/>
      <w:marTop w:val="0"/>
      <w:marBottom w:val="0"/>
      <w:divBdr>
        <w:top w:val="none" w:sz="0" w:space="0" w:color="auto"/>
        <w:left w:val="none" w:sz="0" w:space="0" w:color="auto"/>
        <w:bottom w:val="none" w:sz="0" w:space="0" w:color="auto"/>
        <w:right w:val="none" w:sz="0" w:space="0" w:color="auto"/>
      </w:divBdr>
    </w:div>
    <w:div w:id="391082194">
      <w:marLeft w:val="0"/>
      <w:marRight w:val="0"/>
      <w:marTop w:val="0"/>
      <w:marBottom w:val="0"/>
      <w:divBdr>
        <w:top w:val="none" w:sz="0" w:space="0" w:color="auto"/>
        <w:left w:val="none" w:sz="0" w:space="0" w:color="auto"/>
        <w:bottom w:val="none" w:sz="0" w:space="0" w:color="auto"/>
        <w:right w:val="none" w:sz="0" w:space="0" w:color="auto"/>
      </w:divBdr>
    </w:div>
    <w:div w:id="391082317">
      <w:marLeft w:val="0"/>
      <w:marRight w:val="0"/>
      <w:marTop w:val="0"/>
      <w:marBottom w:val="0"/>
      <w:divBdr>
        <w:top w:val="none" w:sz="0" w:space="0" w:color="auto"/>
        <w:left w:val="none" w:sz="0" w:space="0" w:color="auto"/>
        <w:bottom w:val="none" w:sz="0" w:space="0" w:color="auto"/>
        <w:right w:val="none" w:sz="0" w:space="0" w:color="auto"/>
      </w:divBdr>
    </w:div>
    <w:div w:id="391082328">
      <w:marLeft w:val="0"/>
      <w:marRight w:val="0"/>
      <w:marTop w:val="0"/>
      <w:marBottom w:val="0"/>
      <w:divBdr>
        <w:top w:val="none" w:sz="0" w:space="0" w:color="auto"/>
        <w:left w:val="none" w:sz="0" w:space="0" w:color="auto"/>
        <w:bottom w:val="none" w:sz="0" w:space="0" w:color="auto"/>
        <w:right w:val="none" w:sz="0" w:space="0" w:color="auto"/>
      </w:divBdr>
    </w:div>
    <w:div w:id="391083992">
      <w:marLeft w:val="0"/>
      <w:marRight w:val="0"/>
      <w:marTop w:val="0"/>
      <w:marBottom w:val="0"/>
      <w:divBdr>
        <w:top w:val="none" w:sz="0" w:space="0" w:color="auto"/>
        <w:left w:val="none" w:sz="0" w:space="0" w:color="auto"/>
        <w:bottom w:val="none" w:sz="0" w:space="0" w:color="auto"/>
        <w:right w:val="none" w:sz="0" w:space="0" w:color="auto"/>
      </w:divBdr>
    </w:div>
    <w:div w:id="391120291">
      <w:marLeft w:val="0"/>
      <w:marRight w:val="0"/>
      <w:marTop w:val="0"/>
      <w:marBottom w:val="0"/>
      <w:divBdr>
        <w:top w:val="none" w:sz="0" w:space="0" w:color="auto"/>
        <w:left w:val="none" w:sz="0" w:space="0" w:color="auto"/>
        <w:bottom w:val="none" w:sz="0" w:space="0" w:color="auto"/>
        <w:right w:val="none" w:sz="0" w:space="0" w:color="auto"/>
      </w:divBdr>
    </w:div>
    <w:div w:id="391120736">
      <w:marLeft w:val="0"/>
      <w:marRight w:val="0"/>
      <w:marTop w:val="0"/>
      <w:marBottom w:val="0"/>
      <w:divBdr>
        <w:top w:val="none" w:sz="0" w:space="0" w:color="auto"/>
        <w:left w:val="none" w:sz="0" w:space="0" w:color="auto"/>
        <w:bottom w:val="none" w:sz="0" w:space="0" w:color="auto"/>
        <w:right w:val="none" w:sz="0" w:space="0" w:color="auto"/>
      </w:divBdr>
    </w:div>
    <w:div w:id="391194436">
      <w:marLeft w:val="0"/>
      <w:marRight w:val="0"/>
      <w:marTop w:val="0"/>
      <w:marBottom w:val="0"/>
      <w:divBdr>
        <w:top w:val="none" w:sz="0" w:space="0" w:color="auto"/>
        <w:left w:val="none" w:sz="0" w:space="0" w:color="auto"/>
        <w:bottom w:val="none" w:sz="0" w:space="0" w:color="auto"/>
        <w:right w:val="none" w:sz="0" w:space="0" w:color="auto"/>
      </w:divBdr>
    </w:div>
    <w:div w:id="391201786">
      <w:marLeft w:val="0"/>
      <w:marRight w:val="0"/>
      <w:marTop w:val="0"/>
      <w:marBottom w:val="0"/>
      <w:divBdr>
        <w:top w:val="none" w:sz="0" w:space="0" w:color="auto"/>
        <w:left w:val="none" w:sz="0" w:space="0" w:color="auto"/>
        <w:bottom w:val="none" w:sz="0" w:space="0" w:color="auto"/>
        <w:right w:val="none" w:sz="0" w:space="0" w:color="auto"/>
      </w:divBdr>
    </w:div>
    <w:div w:id="391274482">
      <w:bodyDiv w:val="1"/>
      <w:marLeft w:val="0"/>
      <w:marRight w:val="0"/>
      <w:marTop w:val="0"/>
      <w:marBottom w:val="0"/>
      <w:divBdr>
        <w:top w:val="none" w:sz="0" w:space="0" w:color="auto"/>
        <w:left w:val="none" w:sz="0" w:space="0" w:color="auto"/>
        <w:bottom w:val="none" w:sz="0" w:space="0" w:color="auto"/>
        <w:right w:val="none" w:sz="0" w:space="0" w:color="auto"/>
      </w:divBdr>
    </w:div>
    <w:div w:id="391274969">
      <w:marLeft w:val="0"/>
      <w:marRight w:val="0"/>
      <w:marTop w:val="0"/>
      <w:marBottom w:val="0"/>
      <w:divBdr>
        <w:top w:val="none" w:sz="0" w:space="0" w:color="auto"/>
        <w:left w:val="none" w:sz="0" w:space="0" w:color="auto"/>
        <w:bottom w:val="none" w:sz="0" w:space="0" w:color="auto"/>
        <w:right w:val="none" w:sz="0" w:space="0" w:color="auto"/>
      </w:divBdr>
    </w:div>
    <w:div w:id="391276550">
      <w:marLeft w:val="0"/>
      <w:marRight w:val="0"/>
      <w:marTop w:val="0"/>
      <w:marBottom w:val="0"/>
      <w:divBdr>
        <w:top w:val="none" w:sz="0" w:space="0" w:color="auto"/>
        <w:left w:val="none" w:sz="0" w:space="0" w:color="auto"/>
        <w:bottom w:val="none" w:sz="0" w:space="0" w:color="auto"/>
        <w:right w:val="none" w:sz="0" w:space="0" w:color="auto"/>
      </w:divBdr>
    </w:div>
    <w:div w:id="391318759">
      <w:marLeft w:val="0"/>
      <w:marRight w:val="0"/>
      <w:marTop w:val="0"/>
      <w:marBottom w:val="0"/>
      <w:divBdr>
        <w:top w:val="none" w:sz="0" w:space="0" w:color="auto"/>
        <w:left w:val="none" w:sz="0" w:space="0" w:color="auto"/>
        <w:bottom w:val="none" w:sz="0" w:space="0" w:color="auto"/>
        <w:right w:val="none" w:sz="0" w:space="0" w:color="auto"/>
      </w:divBdr>
    </w:div>
    <w:div w:id="391395544">
      <w:marLeft w:val="0"/>
      <w:marRight w:val="0"/>
      <w:marTop w:val="0"/>
      <w:marBottom w:val="0"/>
      <w:divBdr>
        <w:top w:val="none" w:sz="0" w:space="0" w:color="auto"/>
        <w:left w:val="none" w:sz="0" w:space="0" w:color="auto"/>
        <w:bottom w:val="none" w:sz="0" w:space="0" w:color="auto"/>
        <w:right w:val="none" w:sz="0" w:space="0" w:color="auto"/>
      </w:divBdr>
    </w:div>
    <w:div w:id="391585338">
      <w:marLeft w:val="0"/>
      <w:marRight w:val="0"/>
      <w:marTop w:val="0"/>
      <w:marBottom w:val="0"/>
      <w:divBdr>
        <w:top w:val="none" w:sz="0" w:space="0" w:color="auto"/>
        <w:left w:val="none" w:sz="0" w:space="0" w:color="auto"/>
        <w:bottom w:val="none" w:sz="0" w:space="0" w:color="auto"/>
        <w:right w:val="none" w:sz="0" w:space="0" w:color="auto"/>
      </w:divBdr>
    </w:div>
    <w:div w:id="391730503">
      <w:marLeft w:val="0"/>
      <w:marRight w:val="0"/>
      <w:marTop w:val="0"/>
      <w:marBottom w:val="0"/>
      <w:divBdr>
        <w:top w:val="none" w:sz="0" w:space="0" w:color="auto"/>
        <w:left w:val="none" w:sz="0" w:space="0" w:color="auto"/>
        <w:bottom w:val="none" w:sz="0" w:space="0" w:color="auto"/>
        <w:right w:val="none" w:sz="0" w:space="0" w:color="auto"/>
      </w:divBdr>
    </w:div>
    <w:div w:id="391736661">
      <w:marLeft w:val="0"/>
      <w:marRight w:val="0"/>
      <w:marTop w:val="0"/>
      <w:marBottom w:val="0"/>
      <w:divBdr>
        <w:top w:val="none" w:sz="0" w:space="0" w:color="auto"/>
        <w:left w:val="none" w:sz="0" w:space="0" w:color="auto"/>
        <w:bottom w:val="none" w:sz="0" w:space="0" w:color="auto"/>
        <w:right w:val="none" w:sz="0" w:space="0" w:color="auto"/>
      </w:divBdr>
    </w:div>
    <w:div w:id="391738043">
      <w:marLeft w:val="0"/>
      <w:marRight w:val="0"/>
      <w:marTop w:val="0"/>
      <w:marBottom w:val="0"/>
      <w:divBdr>
        <w:top w:val="none" w:sz="0" w:space="0" w:color="auto"/>
        <w:left w:val="none" w:sz="0" w:space="0" w:color="auto"/>
        <w:bottom w:val="none" w:sz="0" w:space="0" w:color="auto"/>
        <w:right w:val="none" w:sz="0" w:space="0" w:color="auto"/>
      </w:divBdr>
    </w:div>
    <w:div w:id="391973185">
      <w:marLeft w:val="0"/>
      <w:marRight w:val="0"/>
      <w:marTop w:val="0"/>
      <w:marBottom w:val="0"/>
      <w:divBdr>
        <w:top w:val="none" w:sz="0" w:space="0" w:color="auto"/>
        <w:left w:val="none" w:sz="0" w:space="0" w:color="auto"/>
        <w:bottom w:val="none" w:sz="0" w:space="0" w:color="auto"/>
        <w:right w:val="none" w:sz="0" w:space="0" w:color="auto"/>
      </w:divBdr>
    </w:div>
    <w:div w:id="392044199">
      <w:marLeft w:val="0"/>
      <w:marRight w:val="0"/>
      <w:marTop w:val="0"/>
      <w:marBottom w:val="0"/>
      <w:divBdr>
        <w:top w:val="none" w:sz="0" w:space="0" w:color="auto"/>
        <w:left w:val="none" w:sz="0" w:space="0" w:color="auto"/>
        <w:bottom w:val="none" w:sz="0" w:space="0" w:color="auto"/>
        <w:right w:val="none" w:sz="0" w:space="0" w:color="auto"/>
      </w:divBdr>
    </w:div>
    <w:div w:id="392123403">
      <w:marLeft w:val="0"/>
      <w:marRight w:val="0"/>
      <w:marTop w:val="0"/>
      <w:marBottom w:val="0"/>
      <w:divBdr>
        <w:top w:val="none" w:sz="0" w:space="0" w:color="auto"/>
        <w:left w:val="none" w:sz="0" w:space="0" w:color="auto"/>
        <w:bottom w:val="none" w:sz="0" w:space="0" w:color="auto"/>
        <w:right w:val="none" w:sz="0" w:space="0" w:color="auto"/>
      </w:divBdr>
    </w:div>
    <w:div w:id="392168867">
      <w:marLeft w:val="0"/>
      <w:marRight w:val="0"/>
      <w:marTop w:val="0"/>
      <w:marBottom w:val="0"/>
      <w:divBdr>
        <w:top w:val="none" w:sz="0" w:space="0" w:color="auto"/>
        <w:left w:val="none" w:sz="0" w:space="0" w:color="auto"/>
        <w:bottom w:val="none" w:sz="0" w:space="0" w:color="auto"/>
        <w:right w:val="none" w:sz="0" w:space="0" w:color="auto"/>
      </w:divBdr>
    </w:div>
    <w:div w:id="392193178">
      <w:marLeft w:val="0"/>
      <w:marRight w:val="0"/>
      <w:marTop w:val="0"/>
      <w:marBottom w:val="0"/>
      <w:divBdr>
        <w:top w:val="none" w:sz="0" w:space="0" w:color="auto"/>
        <w:left w:val="none" w:sz="0" w:space="0" w:color="auto"/>
        <w:bottom w:val="none" w:sz="0" w:space="0" w:color="auto"/>
        <w:right w:val="none" w:sz="0" w:space="0" w:color="auto"/>
      </w:divBdr>
    </w:div>
    <w:div w:id="392193988">
      <w:marLeft w:val="0"/>
      <w:marRight w:val="0"/>
      <w:marTop w:val="0"/>
      <w:marBottom w:val="0"/>
      <w:divBdr>
        <w:top w:val="none" w:sz="0" w:space="0" w:color="auto"/>
        <w:left w:val="none" w:sz="0" w:space="0" w:color="auto"/>
        <w:bottom w:val="none" w:sz="0" w:space="0" w:color="auto"/>
        <w:right w:val="none" w:sz="0" w:space="0" w:color="auto"/>
      </w:divBdr>
    </w:div>
    <w:div w:id="392311894">
      <w:marLeft w:val="0"/>
      <w:marRight w:val="0"/>
      <w:marTop w:val="0"/>
      <w:marBottom w:val="0"/>
      <w:divBdr>
        <w:top w:val="none" w:sz="0" w:space="0" w:color="auto"/>
        <w:left w:val="none" w:sz="0" w:space="0" w:color="auto"/>
        <w:bottom w:val="none" w:sz="0" w:space="0" w:color="auto"/>
        <w:right w:val="none" w:sz="0" w:space="0" w:color="auto"/>
      </w:divBdr>
    </w:div>
    <w:div w:id="392318540">
      <w:marLeft w:val="0"/>
      <w:marRight w:val="0"/>
      <w:marTop w:val="0"/>
      <w:marBottom w:val="0"/>
      <w:divBdr>
        <w:top w:val="none" w:sz="0" w:space="0" w:color="auto"/>
        <w:left w:val="none" w:sz="0" w:space="0" w:color="auto"/>
        <w:bottom w:val="none" w:sz="0" w:space="0" w:color="auto"/>
        <w:right w:val="none" w:sz="0" w:space="0" w:color="auto"/>
      </w:divBdr>
    </w:div>
    <w:div w:id="392389265">
      <w:marLeft w:val="0"/>
      <w:marRight w:val="0"/>
      <w:marTop w:val="0"/>
      <w:marBottom w:val="0"/>
      <w:divBdr>
        <w:top w:val="none" w:sz="0" w:space="0" w:color="auto"/>
        <w:left w:val="none" w:sz="0" w:space="0" w:color="auto"/>
        <w:bottom w:val="none" w:sz="0" w:space="0" w:color="auto"/>
        <w:right w:val="none" w:sz="0" w:space="0" w:color="auto"/>
      </w:divBdr>
    </w:div>
    <w:div w:id="392392417">
      <w:marLeft w:val="0"/>
      <w:marRight w:val="0"/>
      <w:marTop w:val="0"/>
      <w:marBottom w:val="0"/>
      <w:divBdr>
        <w:top w:val="none" w:sz="0" w:space="0" w:color="auto"/>
        <w:left w:val="none" w:sz="0" w:space="0" w:color="auto"/>
        <w:bottom w:val="none" w:sz="0" w:space="0" w:color="auto"/>
        <w:right w:val="none" w:sz="0" w:space="0" w:color="auto"/>
      </w:divBdr>
    </w:div>
    <w:div w:id="392392569">
      <w:marLeft w:val="0"/>
      <w:marRight w:val="0"/>
      <w:marTop w:val="0"/>
      <w:marBottom w:val="0"/>
      <w:divBdr>
        <w:top w:val="none" w:sz="0" w:space="0" w:color="auto"/>
        <w:left w:val="none" w:sz="0" w:space="0" w:color="auto"/>
        <w:bottom w:val="none" w:sz="0" w:space="0" w:color="auto"/>
        <w:right w:val="none" w:sz="0" w:space="0" w:color="auto"/>
      </w:divBdr>
    </w:div>
    <w:div w:id="392703242">
      <w:marLeft w:val="0"/>
      <w:marRight w:val="0"/>
      <w:marTop w:val="0"/>
      <w:marBottom w:val="0"/>
      <w:divBdr>
        <w:top w:val="none" w:sz="0" w:space="0" w:color="auto"/>
        <w:left w:val="none" w:sz="0" w:space="0" w:color="auto"/>
        <w:bottom w:val="none" w:sz="0" w:space="0" w:color="auto"/>
        <w:right w:val="none" w:sz="0" w:space="0" w:color="auto"/>
      </w:divBdr>
    </w:div>
    <w:div w:id="392703588">
      <w:marLeft w:val="0"/>
      <w:marRight w:val="0"/>
      <w:marTop w:val="0"/>
      <w:marBottom w:val="0"/>
      <w:divBdr>
        <w:top w:val="none" w:sz="0" w:space="0" w:color="auto"/>
        <w:left w:val="none" w:sz="0" w:space="0" w:color="auto"/>
        <w:bottom w:val="none" w:sz="0" w:space="0" w:color="auto"/>
        <w:right w:val="none" w:sz="0" w:space="0" w:color="auto"/>
      </w:divBdr>
    </w:div>
    <w:div w:id="392779614">
      <w:marLeft w:val="0"/>
      <w:marRight w:val="0"/>
      <w:marTop w:val="0"/>
      <w:marBottom w:val="0"/>
      <w:divBdr>
        <w:top w:val="none" w:sz="0" w:space="0" w:color="auto"/>
        <w:left w:val="none" w:sz="0" w:space="0" w:color="auto"/>
        <w:bottom w:val="none" w:sz="0" w:space="0" w:color="auto"/>
        <w:right w:val="none" w:sz="0" w:space="0" w:color="auto"/>
      </w:divBdr>
    </w:div>
    <w:div w:id="392847913">
      <w:marLeft w:val="0"/>
      <w:marRight w:val="0"/>
      <w:marTop w:val="0"/>
      <w:marBottom w:val="0"/>
      <w:divBdr>
        <w:top w:val="none" w:sz="0" w:space="0" w:color="auto"/>
        <w:left w:val="none" w:sz="0" w:space="0" w:color="auto"/>
        <w:bottom w:val="none" w:sz="0" w:space="0" w:color="auto"/>
        <w:right w:val="none" w:sz="0" w:space="0" w:color="auto"/>
      </w:divBdr>
    </w:div>
    <w:div w:id="392853000">
      <w:marLeft w:val="0"/>
      <w:marRight w:val="0"/>
      <w:marTop w:val="0"/>
      <w:marBottom w:val="0"/>
      <w:divBdr>
        <w:top w:val="none" w:sz="0" w:space="0" w:color="auto"/>
        <w:left w:val="none" w:sz="0" w:space="0" w:color="auto"/>
        <w:bottom w:val="none" w:sz="0" w:space="0" w:color="auto"/>
        <w:right w:val="none" w:sz="0" w:space="0" w:color="auto"/>
      </w:divBdr>
    </w:div>
    <w:div w:id="392894138">
      <w:marLeft w:val="0"/>
      <w:marRight w:val="0"/>
      <w:marTop w:val="0"/>
      <w:marBottom w:val="0"/>
      <w:divBdr>
        <w:top w:val="none" w:sz="0" w:space="0" w:color="auto"/>
        <w:left w:val="none" w:sz="0" w:space="0" w:color="auto"/>
        <w:bottom w:val="none" w:sz="0" w:space="0" w:color="auto"/>
        <w:right w:val="none" w:sz="0" w:space="0" w:color="auto"/>
      </w:divBdr>
    </w:div>
    <w:div w:id="392971623">
      <w:marLeft w:val="0"/>
      <w:marRight w:val="0"/>
      <w:marTop w:val="0"/>
      <w:marBottom w:val="0"/>
      <w:divBdr>
        <w:top w:val="none" w:sz="0" w:space="0" w:color="auto"/>
        <w:left w:val="none" w:sz="0" w:space="0" w:color="auto"/>
        <w:bottom w:val="none" w:sz="0" w:space="0" w:color="auto"/>
        <w:right w:val="none" w:sz="0" w:space="0" w:color="auto"/>
      </w:divBdr>
    </w:div>
    <w:div w:id="392973162">
      <w:marLeft w:val="0"/>
      <w:marRight w:val="0"/>
      <w:marTop w:val="0"/>
      <w:marBottom w:val="0"/>
      <w:divBdr>
        <w:top w:val="none" w:sz="0" w:space="0" w:color="auto"/>
        <w:left w:val="none" w:sz="0" w:space="0" w:color="auto"/>
        <w:bottom w:val="none" w:sz="0" w:space="0" w:color="auto"/>
        <w:right w:val="none" w:sz="0" w:space="0" w:color="auto"/>
      </w:divBdr>
    </w:div>
    <w:div w:id="393047803">
      <w:marLeft w:val="0"/>
      <w:marRight w:val="0"/>
      <w:marTop w:val="0"/>
      <w:marBottom w:val="0"/>
      <w:divBdr>
        <w:top w:val="none" w:sz="0" w:space="0" w:color="auto"/>
        <w:left w:val="none" w:sz="0" w:space="0" w:color="auto"/>
        <w:bottom w:val="none" w:sz="0" w:space="0" w:color="auto"/>
        <w:right w:val="none" w:sz="0" w:space="0" w:color="auto"/>
      </w:divBdr>
    </w:div>
    <w:div w:id="393238137">
      <w:marLeft w:val="0"/>
      <w:marRight w:val="0"/>
      <w:marTop w:val="0"/>
      <w:marBottom w:val="0"/>
      <w:divBdr>
        <w:top w:val="none" w:sz="0" w:space="0" w:color="auto"/>
        <w:left w:val="none" w:sz="0" w:space="0" w:color="auto"/>
        <w:bottom w:val="none" w:sz="0" w:space="0" w:color="auto"/>
        <w:right w:val="none" w:sz="0" w:space="0" w:color="auto"/>
      </w:divBdr>
    </w:div>
    <w:div w:id="393241106">
      <w:marLeft w:val="0"/>
      <w:marRight w:val="0"/>
      <w:marTop w:val="0"/>
      <w:marBottom w:val="0"/>
      <w:divBdr>
        <w:top w:val="none" w:sz="0" w:space="0" w:color="auto"/>
        <w:left w:val="none" w:sz="0" w:space="0" w:color="auto"/>
        <w:bottom w:val="none" w:sz="0" w:space="0" w:color="auto"/>
        <w:right w:val="none" w:sz="0" w:space="0" w:color="auto"/>
      </w:divBdr>
    </w:div>
    <w:div w:id="393242726">
      <w:marLeft w:val="0"/>
      <w:marRight w:val="0"/>
      <w:marTop w:val="0"/>
      <w:marBottom w:val="0"/>
      <w:divBdr>
        <w:top w:val="none" w:sz="0" w:space="0" w:color="auto"/>
        <w:left w:val="none" w:sz="0" w:space="0" w:color="auto"/>
        <w:bottom w:val="none" w:sz="0" w:space="0" w:color="auto"/>
        <w:right w:val="none" w:sz="0" w:space="0" w:color="auto"/>
      </w:divBdr>
    </w:div>
    <w:div w:id="393283805">
      <w:marLeft w:val="0"/>
      <w:marRight w:val="0"/>
      <w:marTop w:val="0"/>
      <w:marBottom w:val="0"/>
      <w:divBdr>
        <w:top w:val="none" w:sz="0" w:space="0" w:color="auto"/>
        <w:left w:val="none" w:sz="0" w:space="0" w:color="auto"/>
        <w:bottom w:val="none" w:sz="0" w:space="0" w:color="auto"/>
        <w:right w:val="none" w:sz="0" w:space="0" w:color="auto"/>
      </w:divBdr>
    </w:div>
    <w:div w:id="393478343">
      <w:marLeft w:val="0"/>
      <w:marRight w:val="0"/>
      <w:marTop w:val="0"/>
      <w:marBottom w:val="0"/>
      <w:divBdr>
        <w:top w:val="none" w:sz="0" w:space="0" w:color="auto"/>
        <w:left w:val="none" w:sz="0" w:space="0" w:color="auto"/>
        <w:bottom w:val="none" w:sz="0" w:space="0" w:color="auto"/>
        <w:right w:val="none" w:sz="0" w:space="0" w:color="auto"/>
      </w:divBdr>
    </w:div>
    <w:div w:id="393505887">
      <w:marLeft w:val="0"/>
      <w:marRight w:val="0"/>
      <w:marTop w:val="0"/>
      <w:marBottom w:val="0"/>
      <w:divBdr>
        <w:top w:val="none" w:sz="0" w:space="0" w:color="auto"/>
        <w:left w:val="none" w:sz="0" w:space="0" w:color="auto"/>
        <w:bottom w:val="none" w:sz="0" w:space="0" w:color="auto"/>
        <w:right w:val="none" w:sz="0" w:space="0" w:color="auto"/>
      </w:divBdr>
    </w:div>
    <w:div w:id="393510806">
      <w:marLeft w:val="0"/>
      <w:marRight w:val="0"/>
      <w:marTop w:val="0"/>
      <w:marBottom w:val="0"/>
      <w:divBdr>
        <w:top w:val="none" w:sz="0" w:space="0" w:color="auto"/>
        <w:left w:val="none" w:sz="0" w:space="0" w:color="auto"/>
        <w:bottom w:val="none" w:sz="0" w:space="0" w:color="auto"/>
        <w:right w:val="none" w:sz="0" w:space="0" w:color="auto"/>
      </w:divBdr>
    </w:div>
    <w:div w:id="393551513">
      <w:marLeft w:val="0"/>
      <w:marRight w:val="0"/>
      <w:marTop w:val="0"/>
      <w:marBottom w:val="0"/>
      <w:divBdr>
        <w:top w:val="none" w:sz="0" w:space="0" w:color="auto"/>
        <w:left w:val="none" w:sz="0" w:space="0" w:color="auto"/>
        <w:bottom w:val="none" w:sz="0" w:space="0" w:color="auto"/>
        <w:right w:val="none" w:sz="0" w:space="0" w:color="auto"/>
      </w:divBdr>
    </w:div>
    <w:div w:id="393621525">
      <w:marLeft w:val="0"/>
      <w:marRight w:val="0"/>
      <w:marTop w:val="0"/>
      <w:marBottom w:val="0"/>
      <w:divBdr>
        <w:top w:val="none" w:sz="0" w:space="0" w:color="auto"/>
        <w:left w:val="none" w:sz="0" w:space="0" w:color="auto"/>
        <w:bottom w:val="none" w:sz="0" w:space="0" w:color="auto"/>
        <w:right w:val="none" w:sz="0" w:space="0" w:color="auto"/>
      </w:divBdr>
    </w:div>
    <w:div w:id="393625433">
      <w:marLeft w:val="0"/>
      <w:marRight w:val="0"/>
      <w:marTop w:val="0"/>
      <w:marBottom w:val="0"/>
      <w:divBdr>
        <w:top w:val="none" w:sz="0" w:space="0" w:color="auto"/>
        <w:left w:val="none" w:sz="0" w:space="0" w:color="auto"/>
        <w:bottom w:val="none" w:sz="0" w:space="0" w:color="auto"/>
        <w:right w:val="none" w:sz="0" w:space="0" w:color="auto"/>
      </w:divBdr>
    </w:div>
    <w:div w:id="393698659">
      <w:marLeft w:val="0"/>
      <w:marRight w:val="0"/>
      <w:marTop w:val="0"/>
      <w:marBottom w:val="0"/>
      <w:divBdr>
        <w:top w:val="none" w:sz="0" w:space="0" w:color="auto"/>
        <w:left w:val="none" w:sz="0" w:space="0" w:color="auto"/>
        <w:bottom w:val="none" w:sz="0" w:space="0" w:color="auto"/>
        <w:right w:val="none" w:sz="0" w:space="0" w:color="auto"/>
      </w:divBdr>
    </w:div>
    <w:div w:id="393746814">
      <w:marLeft w:val="0"/>
      <w:marRight w:val="0"/>
      <w:marTop w:val="0"/>
      <w:marBottom w:val="0"/>
      <w:divBdr>
        <w:top w:val="none" w:sz="0" w:space="0" w:color="auto"/>
        <w:left w:val="none" w:sz="0" w:space="0" w:color="auto"/>
        <w:bottom w:val="none" w:sz="0" w:space="0" w:color="auto"/>
        <w:right w:val="none" w:sz="0" w:space="0" w:color="auto"/>
      </w:divBdr>
    </w:div>
    <w:div w:id="393816127">
      <w:marLeft w:val="0"/>
      <w:marRight w:val="0"/>
      <w:marTop w:val="0"/>
      <w:marBottom w:val="0"/>
      <w:divBdr>
        <w:top w:val="none" w:sz="0" w:space="0" w:color="auto"/>
        <w:left w:val="none" w:sz="0" w:space="0" w:color="auto"/>
        <w:bottom w:val="none" w:sz="0" w:space="0" w:color="auto"/>
        <w:right w:val="none" w:sz="0" w:space="0" w:color="auto"/>
      </w:divBdr>
    </w:div>
    <w:div w:id="393822994">
      <w:marLeft w:val="0"/>
      <w:marRight w:val="0"/>
      <w:marTop w:val="0"/>
      <w:marBottom w:val="0"/>
      <w:divBdr>
        <w:top w:val="none" w:sz="0" w:space="0" w:color="auto"/>
        <w:left w:val="none" w:sz="0" w:space="0" w:color="auto"/>
        <w:bottom w:val="none" w:sz="0" w:space="0" w:color="auto"/>
        <w:right w:val="none" w:sz="0" w:space="0" w:color="auto"/>
      </w:divBdr>
    </w:div>
    <w:div w:id="393890188">
      <w:marLeft w:val="0"/>
      <w:marRight w:val="0"/>
      <w:marTop w:val="0"/>
      <w:marBottom w:val="0"/>
      <w:divBdr>
        <w:top w:val="none" w:sz="0" w:space="0" w:color="auto"/>
        <w:left w:val="none" w:sz="0" w:space="0" w:color="auto"/>
        <w:bottom w:val="none" w:sz="0" w:space="0" w:color="auto"/>
        <w:right w:val="none" w:sz="0" w:space="0" w:color="auto"/>
      </w:divBdr>
    </w:div>
    <w:div w:id="393893559">
      <w:marLeft w:val="0"/>
      <w:marRight w:val="0"/>
      <w:marTop w:val="0"/>
      <w:marBottom w:val="0"/>
      <w:divBdr>
        <w:top w:val="none" w:sz="0" w:space="0" w:color="auto"/>
        <w:left w:val="none" w:sz="0" w:space="0" w:color="auto"/>
        <w:bottom w:val="none" w:sz="0" w:space="0" w:color="auto"/>
        <w:right w:val="none" w:sz="0" w:space="0" w:color="auto"/>
      </w:divBdr>
    </w:div>
    <w:div w:id="393938594">
      <w:marLeft w:val="0"/>
      <w:marRight w:val="0"/>
      <w:marTop w:val="0"/>
      <w:marBottom w:val="0"/>
      <w:divBdr>
        <w:top w:val="none" w:sz="0" w:space="0" w:color="auto"/>
        <w:left w:val="none" w:sz="0" w:space="0" w:color="auto"/>
        <w:bottom w:val="none" w:sz="0" w:space="0" w:color="auto"/>
        <w:right w:val="none" w:sz="0" w:space="0" w:color="auto"/>
      </w:divBdr>
    </w:div>
    <w:div w:id="393939461">
      <w:marLeft w:val="0"/>
      <w:marRight w:val="0"/>
      <w:marTop w:val="0"/>
      <w:marBottom w:val="0"/>
      <w:divBdr>
        <w:top w:val="none" w:sz="0" w:space="0" w:color="auto"/>
        <w:left w:val="none" w:sz="0" w:space="0" w:color="auto"/>
        <w:bottom w:val="none" w:sz="0" w:space="0" w:color="auto"/>
        <w:right w:val="none" w:sz="0" w:space="0" w:color="auto"/>
      </w:divBdr>
    </w:div>
    <w:div w:id="394008943">
      <w:marLeft w:val="0"/>
      <w:marRight w:val="0"/>
      <w:marTop w:val="0"/>
      <w:marBottom w:val="0"/>
      <w:divBdr>
        <w:top w:val="none" w:sz="0" w:space="0" w:color="auto"/>
        <w:left w:val="none" w:sz="0" w:space="0" w:color="auto"/>
        <w:bottom w:val="none" w:sz="0" w:space="0" w:color="auto"/>
        <w:right w:val="none" w:sz="0" w:space="0" w:color="auto"/>
      </w:divBdr>
    </w:div>
    <w:div w:id="394014487">
      <w:marLeft w:val="0"/>
      <w:marRight w:val="0"/>
      <w:marTop w:val="0"/>
      <w:marBottom w:val="0"/>
      <w:divBdr>
        <w:top w:val="none" w:sz="0" w:space="0" w:color="auto"/>
        <w:left w:val="none" w:sz="0" w:space="0" w:color="auto"/>
        <w:bottom w:val="none" w:sz="0" w:space="0" w:color="auto"/>
        <w:right w:val="none" w:sz="0" w:space="0" w:color="auto"/>
      </w:divBdr>
    </w:div>
    <w:div w:id="394016429">
      <w:marLeft w:val="0"/>
      <w:marRight w:val="0"/>
      <w:marTop w:val="0"/>
      <w:marBottom w:val="0"/>
      <w:divBdr>
        <w:top w:val="none" w:sz="0" w:space="0" w:color="auto"/>
        <w:left w:val="none" w:sz="0" w:space="0" w:color="auto"/>
        <w:bottom w:val="none" w:sz="0" w:space="0" w:color="auto"/>
        <w:right w:val="none" w:sz="0" w:space="0" w:color="auto"/>
      </w:divBdr>
    </w:div>
    <w:div w:id="394083291">
      <w:marLeft w:val="0"/>
      <w:marRight w:val="0"/>
      <w:marTop w:val="0"/>
      <w:marBottom w:val="0"/>
      <w:divBdr>
        <w:top w:val="none" w:sz="0" w:space="0" w:color="auto"/>
        <w:left w:val="none" w:sz="0" w:space="0" w:color="auto"/>
        <w:bottom w:val="none" w:sz="0" w:space="0" w:color="auto"/>
        <w:right w:val="none" w:sz="0" w:space="0" w:color="auto"/>
      </w:divBdr>
    </w:div>
    <w:div w:id="394086422">
      <w:marLeft w:val="0"/>
      <w:marRight w:val="0"/>
      <w:marTop w:val="0"/>
      <w:marBottom w:val="0"/>
      <w:divBdr>
        <w:top w:val="none" w:sz="0" w:space="0" w:color="auto"/>
        <w:left w:val="none" w:sz="0" w:space="0" w:color="auto"/>
        <w:bottom w:val="none" w:sz="0" w:space="0" w:color="auto"/>
        <w:right w:val="none" w:sz="0" w:space="0" w:color="auto"/>
      </w:divBdr>
    </w:div>
    <w:div w:id="394276050">
      <w:marLeft w:val="0"/>
      <w:marRight w:val="0"/>
      <w:marTop w:val="0"/>
      <w:marBottom w:val="0"/>
      <w:divBdr>
        <w:top w:val="none" w:sz="0" w:space="0" w:color="auto"/>
        <w:left w:val="none" w:sz="0" w:space="0" w:color="auto"/>
        <w:bottom w:val="none" w:sz="0" w:space="0" w:color="auto"/>
        <w:right w:val="none" w:sz="0" w:space="0" w:color="auto"/>
      </w:divBdr>
    </w:div>
    <w:div w:id="394283585">
      <w:marLeft w:val="0"/>
      <w:marRight w:val="0"/>
      <w:marTop w:val="0"/>
      <w:marBottom w:val="0"/>
      <w:divBdr>
        <w:top w:val="none" w:sz="0" w:space="0" w:color="auto"/>
        <w:left w:val="none" w:sz="0" w:space="0" w:color="auto"/>
        <w:bottom w:val="none" w:sz="0" w:space="0" w:color="auto"/>
        <w:right w:val="none" w:sz="0" w:space="0" w:color="auto"/>
      </w:divBdr>
    </w:div>
    <w:div w:id="394354989">
      <w:marLeft w:val="0"/>
      <w:marRight w:val="0"/>
      <w:marTop w:val="0"/>
      <w:marBottom w:val="0"/>
      <w:divBdr>
        <w:top w:val="none" w:sz="0" w:space="0" w:color="auto"/>
        <w:left w:val="none" w:sz="0" w:space="0" w:color="auto"/>
        <w:bottom w:val="none" w:sz="0" w:space="0" w:color="auto"/>
        <w:right w:val="none" w:sz="0" w:space="0" w:color="auto"/>
      </w:divBdr>
    </w:div>
    <w:div w:id="394357029">
      <w:marLeft w:val="0"/>
      <w:marRight w:val="0"/>
      <w:marTop w:val="0"/>
      <w:marBottom w:val="0"/>
      <w:divBdr>
        <w:top w:val="none" w:sz="0" w:space="0" w:color="auto"/>
        <w:left w:val="none" w:sz="0" w:space="0" w:color="auto"/>
        <w:bottom w:val="none" w:sz="0" w:space="0" w:color="auto"/>
        <w:right w:val="none" w:sz="0" w:space="0" w:color="auto"/>
      </w:divBdr>
    </w:div>
    <w:div w:id="394426813">
      <w:marLeft w:val="0"/>
      <w:marRight w:val="0"/>
      <w:marTop w:val="0"/>
      <w:marBottom w:val="0"/>
      <w:divBdr>
        <w:top w:val="none" w:sz="0" w:space="0" w:color="auto"/>
        <w:left w:val="none" w:sz="0" w:space="0" w:color="auto"/>
        <w:bottom w:val="none" w:sz="0" w:space="0" w:color="auto"/>
        <w:right w:val="none" w:sz="0" w:space="0" w:color="auto"/>
      </w:divBdr>
    </w:div>
    <w:div w:id="394470076">
      <w:bodyDiv w:val="1"/>
      <w:marLeft w:val="0"/>
      <w:marRight w:val="0"/>
      <w:marTop w:val="0"/>
      <w:marBottom w:val="0"/>
      <w:divBdr>
        <w:top w:val="none" w:sz="0" w:space="0" w:color="auto"/>
        <w:left w:val="none" w:sz="0" w:space="0" w:color="auto"/>
        <w:bottom w:val="none" w:sz="0" w:space="0" w:color="auto"/>
        <w:right w:val="none" w:sz="0" w:space="0" w:color="auto"/>
      </w:divBdr>
    </w:div>
    <w:div w:id="394471487">
      <w:marLeft w:val="0"/>
      <w:marRight w:val="0"/>
      <w:marTop w:val="0"/>
      <w:marBottom w:val="0"/>
      <w:divBdr>
        <w:top w:val="none" w:sz="0" w:space="0" w:color="auto"/>
        <w:left w:val="none" w:sz="0" w:space="0" w:color="auto"/>
        <w:bottom w:val="none" w:sz="0" w:space="0" w:color="auto"/>
        <w:right w:val="none" w:sz="0" w:space="0" w:color="auto"/>
      </w:divBdr>
    </w:div>
    <w:div w:id="394622984">
      <w:marLeft w:val="0"/>
      <w:marRight w:val="0"/>
      <w:marTop w:val="0"/>
      <w:marBottom w:val="0"/>
      <w:divBdr>
        <w:top w:val="none" w:sz="0" w:space="0" w:color="auto"/>
        <w:left w:val="none" w:sz="0" w:space="0" w:color="auto"/>
        <w:bottom w:val="none" w:sz="0" w:space="0" w:color="auto"/>
        <w:right w:val="none" w:sz="0" w:space="0" w:color="auto"/>
      </w:divBdr>
    </w:div>
    <w:div w:id="394668118">
      <w:marLeft w:val="0"/>
      <w:marRight w:val="0"/>
      <w:marTop w:val="0"/>
      <w:marBottom w:val="0"/>
      <w:divBdr>
        <w:top w:val="none" w:sz="0" w:space="0" w:color="auto"/>
        <w:left w:val="none" w:sz="0" w:space="0" w:color="auto"/>
        <w:bottom w:val="none" w:sz="0" w:space="0" w:color="auto"/>
        <w:right w:val="none" w:sz="0" w:space="0" w:color="auto"/>
      </w:divBdr>
    </w:div>
    <w:div w:id="394738005">
      <w:marLeft w:val="0"/>
      <w:marRight w:val="0"/>
      <w:marTop w:val="0"/>
      <w:marBottom w:val="0"/>
      <w:divBdr>
        <w:top w:val="none" w:sz="0" w:space="0" w:color="auto"/>
        <w:left w:val="none" w:sz="0" w:space="0" w:color="auto"/>
        <w:bottom w:val="none" w:sz="0" w:space="0" w:color="auto"/>
        <w:right w:val="none" w:sz="0" w:space="0" w:color="auto"/>
      </w:divBdr>
    </w:div>
    <w:div w:id="394738110">
      <w:marLeft w:val="0"/>
      <w:marRight w:val="0"/>
      <w:marTop w:val="0"/>
      <w:marBottom w:val="0"/>
      <w:divBdr>
        <w:top w:val="none" w:sz="0" w:space="0" w:color="auto"/>
        <w:left w:val="none" w:sz="0" w:space="0" w:color="auto"/>
        <w:bottom w:val="none" w:sz="0" w:space="0" w:color="auto"/>
        <w:right w:val="none" w:sz="0" w:space="0" w:color="auto"/>
      </w:divBdr>
    </w:div>
    <w:div w:id="394815281">
      <w:marLeft w:val="0"/>
      <w:marRight w:val="0"/>
      <w:marTop w:val="0"/>
      <w:marBottom w:val="0"/>
      <w:divBdr>
        <w:top w:val="none" w:sz="0" w:space="0" w:color="auto"/>
        <w:left w:val="none" w:sz="0" w:space="0" w:color="auto"/>
        <w:bottom w:val="none" w:sz="0" w:space="0" w:color="auto"/>
        <w:right w:val="none" w:sz="0" w:space="0" w:color="auto"/>
      </w:divBdr>
    </w:div>
    <w:div w:id="394855863">
      <w:marLeft w:val="0"/>
      <w:marRight w:val="0"/>
      <w:marTop w:val="0"/>
      <w:marBottom w:val="0"/>
      <w:divBdr>
        <w:top w:val="none" w:sz="0" w:space="0" w:color="auto"/>
        <w:left w:val="none" w:sz="0" w:space="0" w:color="auto"/>
        <w:bottom w:val="none" w:sz="0" w:space="0" w:color="auto"/>
        <w:right w:val="none" w:sz="0" w:space="0" w:color="auto"/>
      </w:divBdr>
    </w:div>
    <w:div w:id="394863310">
      <w:marLeft w:val="0"/>
      <w:marRight w:val="0"/>
      <w:marTop w:val="0"/>
      <w:marBottom w:val="0"/>
      <w:divBdr>
        <w:top w:val="none" w:sz="0" w:space="0" w:color="auto"/>
        <w:left w:val="none" w:sz="0" w:space="0" w:color="auto"/>
        <w:bottom w:val="none" w:sz="0" w:space="0" w:color="auto"/>
        <w:right w:val="none" w:sz="0" w:space="0" w:color="auto"/>
      </w:divBdr>
    </w:div>
    <w:div w:id="394933755">
      <w:marLeft w:val="0"/>
      <w:marRight w:val="0"/>
      <w:marTop w:val="0"/>
      <w:marBottom w:val="0"/>
      <w:divBdr>
        <w:top w:val="none" w:sz="0" w:space="0" w:color="auto"/>
        <w:left w:val="none" w:sz="0" w:space="0" w:color="auto"/>
        <w:bottom w:val="none" w:sz="0" w:space="0" w:color="auto"/>
        <w:right w:val="none" w:sz="0" w:space="0" w:color="auto"/>
      </w:divBdr>
    </w:div>
    <w:div w:id="394936110">
      <w:marLeft w:val="0"/>
      <w:marRight w:val="0"/>
      <w:marTop w:val="0"/>
      <w:marBottom w:val="0"/>
      <w:divBdr>
        <w:top w:val="none" w:sz="0" w:space="0" w:color="auto"/>
        <w:left w:val="none" w:sz="0" w:space="0" w:color="auto"/>
        <w:bottom w:val="none" w:sz="0" w:space="0" w:color="auto"/>
        <w:right w:val="none" w:sz="0" w:space="0" w:color="auto"/>
      </w:divBdr>
    </w:div>
    <w:div w:id="394936652">
      <w:marLeft w:val="0"/>
      <w:marRight w:val="0"/>
      <w:marTop w:val="0"/>
      <w:marBottom w:val="0"/>
      <w:divBdr>
        <w:top w:val="none" w:sz="0" w:space="0" w:color="auto"/>
        <w:left w:val="none" w:sz="0" w:space="0" w:color="auto"/>
        <w:bottom w:val="none" w:sz="0" w:space="0" w:color="auto"/>
        <w:right w:val="none" w:sz="0" w:space="0" w:color="auto"/>
      </w:divBdr>
    </w:div>
    <w:div w:id="395011588">
      <w:marLeft w:val="0"/>
      <w:marRight w:val="0"/>
      <w:marTop w:val="0"/>
      <w:marBottom w:val="0"/>
      <w:divBdr>
        <w:top w:val="none" w:sz="0" w:space="0" w:color="auto"/>
        <w:left w:val="none" w:sz="0" w:space="0" w:color="auto"/>
        <w:bottom w:val="none" w:sz="0" w:space="0" w:color="auto"/>
        <w:right w:val="none" w:sz="0" w:space="0" w:color="auto"/>
      </w:divBdr>
    </w:div>
    <w:div w:id="395126293">
      <w:marLeft w:val="0"/>
      <w:marRight w:val="0"/>
      <w:marTop w:val="0"/>
      <w:marBottom w:val="0"/>
      <w:divBdr>
        <w:top w:val="none" w:sz="0" w:space="0" w:color="auto"/>
        <w:left w:val="none" w:sz="0" w:space="0" w:color="auto"/>
        <w:bottom w:val="none" w:sz="0" w:space="0" w:color="auto"/>
        <w:right w:val="none" w:sz="0" w:space="0" w:color="auto"/>
      </w:divBdr>
    </w:div>
    <w:div w:id="395325125">
      <w:marLeft w:val="0"/>
      <w:marRight w:val="0"/>
      <w:marTop w:val="0"/>
      <w:marBottom w:val="0"/>
      <w:divBdr>
        <w:top w:val="none" w:sz="0" w:space="0" w:color="auto"/>
        <w:left w:val="none" w:sz="0" w:space="0" w:color="auto"/>
        <w:bottom w:val="none" w:sz="0" w:space="0" w:color="auto"/>
        <w:right w:val="none" w:sz="0" w:space="0" w:color="auto"/>
      </w:divBdr>
    </w:div>
    <w:div w:id="395587403">
      <w:marLeft w:val="0"/>
      <w:marRight w:val="0"/>
      <w:marTop w:val="0"/>
      <w:marBottom w:val="0"/>
      <w:divBdr>
        <w:top w:val="none" w:sz="0" w:space="0" w:color="auto"/>
        <w:left w:val="none" w:sz="0" w:space="0" w:color="auto"/>
        <w:bottom w:val="none" w:sz="0" w:space="0" w:color="auto"/>
        <w:right w:val="none" w:sz="0" w:space="0" w:color="auto"/>
      </w:divBdr>
    </w:div>
    <w:div w:id="395591397">
      <w:marLeft w:val="0"/>
      <w:marRight w:val="0"/>
      <w:marTop w:val="0"/>
      <w:marBottom w:val="0"/>
      <w:divBdr>
        <w:top w:val="none" w:sz="0" w:space="0" w:color="auto"/>
        <w:left w:val="none" w:sz="0" w:space="0" w:color="auto"/>
        <w:bottom w:val="none" w:sz="0" w:space="0" w:color="auto"/>
        <w:right w:val="none" w:sz="0" w:space="0" w:color="auto"/>
      </w:divBdr>
    </w:div>
    <w:div w:id="395670959">
      <w:marLeft w:val="0"/>
      <w:marRight w:val="0"/>
      <w:marTop w:val="0"/>
      <w:marBottom w:val="0"/>
      <w:divBdr>
        <w:top w:val="none" w:sz="0" w:space="0" w:color="auto"/>
        <w:left w:val="none" w:sz="0" w:space="0" w:color="auto"/>
        <w:bottom w:val="none" w:sz="0" w:space="0" w:color="auto"/>
        <w:right w:val="none" w:sz="0" w:space="0" w:color="auto"/>
      </w:divBdr>
    </w:div>
    <w:div w:id="395706446">
      <w:marLeft w:val="0"/>
      <w:marRight w:val="0"/>
      <w:marTop w:val="0"/>
      <w:marBottom w:val="0"/>
      <w:divBdr>
        <w:top w:val="none" w:sz="0" w:space="0" w:color="auto"/>
        <w:left w:val="none" w:sz="0" w:space="0" w:color="auto"/>
        <w:bottom w:val="none" w:sz="0" w:space="0" w:color="auto"/>
        <w:right w:val="none" w:sz="0" w:space="0" w:color="auto"/>
      </w:divBdr>
    </w:div>
    <w:div w:id="395782417">
      <w:marLeft w:val="0"/>
      <w:marRight w:val="0"/>
      <w:marTop w:val="0"/>
      <w:marBottom w:val="0"/>
      <w:divBdr>
        <w:top w:val="none" w:sz="0" w:space="0" w:color="auto"/>
        <w:left w:val="none" w:sz="0" w:space="0" w:color="auto"/>
        <w:bottom w:val="none" w:sz="0" w:space="0" w:color="auto"/>
        <w:right w:val="none" w:sz="0" w:space="0" w:color="auto"/>
      </w:divBdr>
    </w:div>
    <w:div w:id="395784512">
      <w:marLeft w:val="0"/>
      <w:marRight w:val="0"/>
      <w:marTop w:val="0"/>
      <w:marBottom w:val="0"/>
      <w:divBdr>
        <w:top w:val="none" w:sz="0" w:space="0" w:color="auto"/>
        <w:left w:val="none" w:sz="0" w:space="0" w:color="auto"/>
        <w:bottom w:val="none" w:sz="0" w:space="0" w:color="auto"/>
        <w:right w:val="none" w:sz="0" w:space="0" w:color="auto"/>
      </w:divBdr>
    </w:div>
    <w:div w:id="395785215">
      <w:marLeft w:val="0"/>
      <w:marRight w:val="0"/>
      <w:marTop w:val="0"/>
      <w:marBottom w:val="0"/>
      <w:divBdr>
        <w:top w:val="none" w:sz="0" w:space="0" w:color="auto"/>
        <w:left w:val="none" w:sz="0" w:space="0" w:color="auto"/>
        <w:bottom w:val="none" w:sz="0" w:space="0" w:color="auto"/>
        <w:right w:val="none" w:sz="0" w:space="0" w:color="auto"/>
      </w:divBdr>
    </w:div>
    <w:div w:id="395855681">
      <w:marLeft w:val="0"/>
      <w:marRight w:val="0"/>
      <w:marTop w:val="0"/>
      <w:marBottom w:val="0"/>
      <w:divBdr>
        <w:top w:val="none" w:sz="0" w:space="0" w:color="auto"/>
        <w:left w:val="none" w:sz="0" w:space="0" w:color="auto"/>
        <w:bottom w:val="none" w:sz="0" w:space="0" w:color="auto"/>
        <w:right w:val="none" w:sz="0" w:space="0" w:color="auto"/>
      </w:divBdr>
    </w:div>
    <w:div w:id="395860565">
      <w:marLeft w:val="0"/>
      <w:marRight w:val="0"/>
      <w:marTop w:val="0"/>
      <w:marBottom w:val="0"/>
      <w:divBdr>
        <w:top w:val="none" w:sz="0" w:space="0" w:color="auto"/>
        <w:left w:val="none" w:sz="0" w:space="0" w:color="auto"/>
        <w:bottom w:val="none" w:sz="0" w:space="0" w:color="auto"/>
        <w:right w:val="none" w:sz="0" w:space="0" w:color="auto"/>
      </w:divBdr>
    </w:div>
    <w:div w:id="395862157">
      <w:marLeft w:val="0"/>
      <w:marRight w:val="0"/>
      <w:marTop w:val="0"/>
      <w:marBottom w:val="0"/>
      <w:divBdr>
        <w:top w:val="none" w:sz="0" w:space="0" w:color="auto"/>
        <w:left w:val="none" w:sz="0" w:space="0" w:color="auto"/>
        <w:bottom w:val="none" w:sz="0" w:space="0" w:color="auto"/>
        <w:right w:val="none" w:sz="0" w:space="0" w:color="auto"/>
      </w:divBdr>
    </w:div>
    <w:div w:id="395930348">
      <w:marLeft w:val="0"/>
      <w:marRight w:val="0"/>
      <w:marTop w:val="0"/>
      <w:marBottom w:val="0"/>
      <w:divBdr>
        <w:top w:val="none" w:sz="0" w:space="0" w:color="auto"/>
        <w:left w:val="none" w:sz="0" w:space="0" w:color="auto"/>
        <w:bottom w:val="none" w:sz="0" w:space="0" w:color="auto"/>
        <w:right w:val="none" w:sz="0" w:space="0" w:color="auto"/>
      </w:divBdr>
    </w:div>
    <w:div w:id="395930645">
      <w:marLeft w:val="0"/>
      <w:marRight w:val="0"/>
      <w:marTop w:val="0"/>
      <w:marBottom w:val="0"/>
      <w:divBdr>
        <w:top w:val="none" w:sz="0" w:space="0" w:color="auto"/>
        <w:left w:val="none" w:sz="0" w:space="0" w:color="auto"/>
        <w:bottom w:val="none" w:sz="0" w:space="0" w:color="auto"/>
        <w:right w:val="none" w:sz="0" w:space="0" w:color="auto"/>
      </w:divBdr>
    </w:div>
    <w:div w:id="395978966">
      <w:marLeft w:val="0"/>
      <w:marRight w:val="0"/>
      <w:marTop w:val="0"/>
      <w:marBottom w:val="0"/>
      <w:divBdr>
        <w:top w:val="none" w:sz="0" w:space="0" w:color="auto"/>
        <w:left w:val="none" w:sz="0" w:space="0" w:color="auto"/>
        <w:bottom w:val="none" w:sz="0" w:space="0" w:color="auto"/>
        <w:right w:val="none" w:sz="0" w:space="0" w:color="auto"/>
      </w:divBdr>
    </w:div>
    <w:div w:id="395982203">
      <w:marLeft w:val="0"/>
      <w:marRight w:val="0"/>
      <w:marTop w:val="0"/>
      <w:marBottom w:val="0"/>
      <w:divBdr>
        <w:top w:val="none" w:sz="0" w:space="0" w:color="auto"/>
        <w:left w:val="none" w:sz="0" w:space="0" w:color="auto"/>
        <w:bottom w:val="none" w:sz="0" w:space="0" w:color="auto"/>
        <w:right w:val="none" w:sz="0" w:space="0" w:color="auto"/>
      </w:divBdr>
    </w:div>
    <w:div w:id="396049029">
      <w:marLeft w:val="0"/>
      <w:marRight w:val="0"/>
      <w:marTop w:val="0"/>
      <w:marBottom w:val="0"/>
      <w:divBdr>
        <w:top w:val="none" w:sz="0" w:space="0" w:color="auto"/>
        <w:left w:val="none" w:sz="0" w:space="0" w:color="auto"/>
        <w:bottom w:val="none" w:sz="0" w:space="0" w:color="auto"/>
        <w:right w:val="none" w:sz="0" w:space="0" w:color="auto"/>
      </w:divBdr>
    </w:div>
    <w:div w:id="396050830">
      <w:marLeft w:val="0"/>
      <w:marRight w:val="0"/>
      <w:marTop w:val="0"/>
      <w:marBottom w:val="0"/>
      <w:divBdr>
        <w:top w:val="none" w:sz="0" w:space="0" w:color="auto"/>
        <w:left w:val="none" w:sz="0" w:space="0" w:color="auto"/>
        <w:bottom w:val="none" w:sz="0" w:space="0" w:color="auto"/>
        <w:right w:val="none" w:sz="0" w:space="0" w:color="auto"/>
      </w:divBdr>
    </w:div>
    <w:div w:id="396057175">
      <w:marLeft w:val="0"/>
      <w:marRight w:val="0"/>
      <w:marTop w:val="0"/>
      <w:marBottom w:val="0"/>
      <w:divBdr>
        <w:top w:val="none" w:sz="0" w:space="0" w:color="auto"/>
        <w:left w:val="none" w:sz="0" w:space="0" w:color="auto"/>
        <w:bottom w:val="none" w:sz="0" w:space="0" w:color="auto"/>
        <w:right w:val="none" w:sz="0" w:space="0" w:color="auto"/>
      </w:divBdr>
    </w:div>
    <w:div w:id="396057601">
      <w:marLeft w:val="0"/>
      <w:marRight w:val="0"/>
      <w:marTop w:val="0"/>
      <w:marBottom w:val="0"/>
      <w:divBdr>
        <w:top w:val="none" w:sz="0" w:space="0" w:color="auto"/>
        <w:left w:val="none" w:sz="0" w:space="0" w:color="auto"/>
        <w:bottom w:val="none" w:sz="0" w:space="0" w:color="auto"/>
        <w:right w:val="none" w:sz="0" w:space="0" w:color="auto"/>
      </w:divBdr>
    </w:div>
    <w:div w:id="396057899">
      <w:marLeft w:val="0"/>
      <w:marRight w:val="0"/>
      <w:marTop w:val="0"/>
      <w:marBottom w:val="0"/>
      <w:divBdr>
        <w:top w:val="none" w:sz="0" w:space="0" w:color="auto"/>
        <w:left w:val="none" w:sz="0" w:space="0" w:color="auto"/>
        <w:bottom w:val="none" w:sz="0" w:space="0" w:color="auto"/>
        <w:right w:val="none" w:sz="0" w:space="0" w:color="auto"/>
      </w:divBdr>
    </w:div>
    <w:div w:id="396126464">
      <w:marLeft w:val="0"/>
      <w:marRight w:val="0"/>
      <w:marTop w:val="0"/>
      <w:marBottom w:val="0"/>
      <w:divBdr>
        <w:top w:val="none" w:sz="0" w:space="0" w:color="auto"/>
        <w:left w:val="none" w:sz="0" w:space="0" w:color="auto"/>
        <w:bottom w:val="none" w:sz="0" w:space="0" w:color="auto"/>
        <w:right w:val="none" w:sz="0" w:space="0" w:color="auto"/>
      </w:divBdr>
    </w:div>
    <w:div w:id="396172176">
      <w:marLeft w:val="0"/>
      <w:marRight w:val="0"/>
      <w:marTop w:val="0"/>
      <w:marBottom w:val="0"/>
      <w:divBdr>
        <w:top w:val="none" w:sz="0" w:space="0" w:color="auto"/>
        <w:left w:val="none" w:sz="0" w:space="0" w:color="auto"/>
        <w:bottom w:val="none" w:sz="0" w:space="0" w:color="auto"/>
        <w:right w:val="none" w:sz="0" w:space="0" w:color="auto"/>
      </w:divBdr>
    </w:div>
    <w:div w:id="396319373">
      <w:marLeft w:val="0"/>
      <w:marRight w:val="0"/>
      <w:marTop w:val="0"/>
      <w:marBottom w:val="0"/>
      <w:divBdr>
        <w:top w:val="none" w:sz="0" w:space="0" w:color="auto"/>
        <w:left w:val="none" w:sz="0" w:space="0" w:color="auto"/>
        <w:bottom w:val="none" w:sz="0" w:space="0" w:color="auto"/>
        <w:right w:val="none" w:sz="0" w:space="0" w:color="auto"/>
      </w:divBdr>
    </w:div>
    <w:div w:id="396319837">
      <w:marLeft w:val="0"/>
      <w:marRight w:val="0"/>
      <w:marTop w:val="0"/>
      <w:marBottom w:val="0"/>
      <w:divBdr>
        <w:top w:val="none" w:sz="0" w:space="0" w:color="auto"/>
        <w:left w:val="none" w:sz="0" w:space="0" w:color="auto"/>
        <w:bottom w:val="none" w:sz="0" w:space="0" w:color="auto"/>
        <w:right w:val="none" w:sz="0" w:space="0" w:color="auto"/>
      </w:divBdr>
    </w:div>
    <w:div w:id="396322621">
      <w:marLeft w:val="0"/>
      <w:marRight w:val="0"/>
      <w:marTop w:val="0"/>
      <w:marBottom w:val="0"/>
      <w:divBdr>
        <w:top w:val="none" w:sz="0" w:space="0" w:color="auto"/>
        <w:left w:val="none" w:sz="0" w:space="0" w:color="auto"/>
        <w:bottom w:val="none" w:sz="0" w:space="0" w:color="auto"/>
        <w:right w:val="none" w:sz="0" w:space="0" w:color="auto"/>
      </w:divBdr>
    </w:div>
    <w:div w:id="396368387">
      <w:marLeft w:val="0"/>
      <w:marRight w:val="0"/>
      <w:marTop w:val="0"/>
      <w:marBottom w:val="0"/>
      <w:divBdr>
        <w:top w:val="none" w:sz="0" w:space="0" w:color="auto"/>
        <w:left w:val="none" w:sz="0" w:space="0" w:color="auto"/>
        <w:bottom w:val="none" w:sz="0" w:space="0" w:color="auto"/>
        <w:right w:val="none" w:sz="0" w:space="0" w:color="auto"/>
      </w:divBdr>
    </w:div>
    <w:div w:id="396513078">
      <w:marLeft w:val="0"/>
      <w:marRight w:val="0"/>
      <w:marTop w:val="0"/>
      <w:marBottom w:val="0"/>
      <w:divBdr>
        <w:top w:val="none" w:sz="0" w:space="0" w:color="auto"/>
        <w:left w:val="none" w:sz="0" w:space="0" w:color="auto"/>
        <w:bottom w:val="none" w:sz="0" w:space="0" w:color="auto"/>
        <w:right w:val="none" w:sz="0" w:space="0" w:color="auto"/>
      </w:divBdr>
    </w:div>
    <w:div w:id="396587710">
      <w:marLeft w:val="0"/>
      <w:marRight w:val="0"/>
      <w:marTop w:val="0"/>
      <w:marBottom w:val="0"/>
      <w:divBdr>
        <w:top w:val="none" w:sz="0" w:space="0" w:color="auto"/>
        <w:left w:val="none" w:sz="0" w:space="0" w:color="auto"/>
        <w:bottom w:val="none" w:sz="0" w:space="0" w:color="auto"/>
        <w:right w:val="none" w:sz="0" w:space="0" w:color="auto"/>
      </w:divBdr>
    </w:div>
    <w:div w:id="396633987">
      <w:marLeft w:val="0"/>
      <w:marRight w:val="0"/>
      <w:marTop w:val="0"/>
      <w:marBottom w:val="0"/>
      <w:divBdr>
        <w:top w:val="none" w:sz="0" w:space="0" w:color="auto"/>
        <w:left w:val="none" w:sz="0" w:space="0" w:color="auto"/>
        <w:bottom w:val="none" w:sz="0" w:space="0" w:color="auto"/>
        <w:right w:val="none" w:sz="0" w:space="0" w:color="auto"/>
      </w:divBdr>
    </w:div>
    <w:div w:id="396637771">
      <w:bodyDiv w:val="1"/>
      <w:marLeft w:val="0"/>
      <w:marRight w:val="0"/>
      <w:marTop w:val="0"/>
      <w:marBottom w:val="0"/>
      <w:divBdr>
        <w:top w:val="none" w:sz="0" w:space="0" w:color="auto"/>
        <w:left w:val="none" w:sz="0" w:space="0" w:color="auto"/>
        <w:bottom w:val="none" w:sz="0" w:space="0" w:color="auto"/>
        <w:right w:val="none" w:sz="0" w:space="0" w:color="auto"/>
      </w:divBdr>
    </w:div>
    <w:div w:id="396830898">
      <w:marLeft w:val="0"/>
      <w:marRight w:val="0"/>
      <w:marTop w:val="0"/>
      <w:marBottom w:val="0"/>
      <w:divBdr>
        <w:top w:val="none" w:sz="0" w:space="0" w:color="auto"/>
        <w:left w:val="none" w:sz="0" w:space="0" w:color="auto"/>
        <w:bottom w:val="none" w:sz="0" w:space="0" w:color="auto"/>
        <w:right w:val="none" w:sz="0" w:space="0" w:color="auto"/>
      </w:divBdr>
    </w:div>
    <w:div w:id="396897042">
      <w:marLeft w:val="0"/>
      <w:marRight w:val="0"/>
      <w:marTop w:val="0"/>
      <w:marBottom w:val="0"/>
      <w:divBdr>
        <w:top w:val="none" w:sz="0" w:space="0" w:color="auto"/>
        <w:left w:val="none" w:sz="0" w:space="0" w:color="auto"/>
        <w:bottom w:val="none" w:sz="0" w:space="0" w:color="auto"/>
        <w:right w:val="none" w:sz="0" w:space="0" w:color="auto"/>
      </w:divBdr>
    </w:div>
    <w:div w:id="396972519">
      <w:marLeft w:val="0"/>
      <w:marRight w:val="0"/>
      <w:marTop w:val="0"/>
      <w:marBottom w:val="0"/>
      <w:divBdr>
        <w:top w:val="none" w:sz="0" w:space="0" w:color="auto"/>
        <w:left w:val="none" w:sz="0" w:space="0" w:color="auto"/>
        <w:bottom w:val="none" w:sz="0" w:space="0" w:color="auto"/>
        <w:right w:val="none" w:sz="0" w:space="0" w:color="auto"/>
      </w:divBdr>
    </w:div>
    <w:div w:id="397093550">
      <w:marLeft w:val="0"/>
      <w:marRight w:val="0"/>
      <w:marTop w:val="0"/>
      <w:marBottom w:val="0"/>
      <w:divBdr>
        <w:top w:val="none" w:sz="0" w:space="0" w:color="auto"/>
        <w:left w:val="none" w:sz="0" w:space="0" w:color="auto"/>
        <w:bottom w:val="none" w:sz="0" w:space="0" w:color="auto"/>
        <w:right w:val="none" w:sz="0" w:space="0" w:color="auto"/>
      </w:divBdr>
    </w:div>
    <w:div w:id="397167928">
      <w:marLeft w:val="0"/>
      <w:marRight w:val="0"/>
      <w:marTop w:val="0"/>
      <w:marBottom w:val="0"/>
      <w:divBdr>
        <w:top w:val="none" w:sz="0" w:space="0" w:color="auto"/>
        <w:left w:val="none" w:sz="0" w:space="0" w:color="auto"/>
        <w:bottom w:val="none" w:sz="0" w:space="0" w:color="auto"/>
        <w:right w:val="none" w:sz="0" w:space="0" w:color="auto"/>
      </w:divBdr>
    </w:div>
    <w:div w:id="397217060">
      <w:marLeft w:val="0"/>
      <w:marRight w:val="0"/>
      <w:marTop w:val="0"/>
      <w:marBottom w:val="0"/>
      <w:divBdr>
        <w:top w:val="none" w:sz="0" w:space="0" w:color="auto"/>
        <w:left w:val="none" w:sz="0" w:space="0" w:color="auto"/>
        <w:bottom w:val="none" w:sz="0" w:space="0" w:color="auto"/>
        <w:right w:val="none" w:sz="0" w:space="0" w:color="auto"/>
      </w:divBdr>
    </w:div>
    <w:div w:id="397241586">
      <w:marLeft w:val="0"/>
      <w:marRight w:val="0"/>
      <w:marTop w:val="0"/>
      <w:marBottom w:val="0"/>
      <w:divBdr>
        <w:top w:val="none" w:sz="0" w:space="0" w:color="auto"/>
        <w:left w:val="none" w:sz="0" w:space="0" w:color="auto"/>
        <w:bottom w:val="none" w:sz="0" w:space="0" w:color="auto"/>
        <w:right w:val="none" w:sz="0" w:space="0" w:color="auto"/>
      </w:divBdr>
    </w:div>
    <w:div w:id="397360354">
      <w:marLeft w:val="0"/>
      <w:marRight w:val="0"/>
      <w:marTop w:val="0"/>
      <w:marBottom w:val="0"/>
      <w:divBdr>
        <w:top w:val="none" w:sz="0" w:space="0" w:color="auto"/>
        <w:left w:val="none" w:sz="0" w:space="0" w:color="auto"/>
        <w:bottom w:val="none" w:sz="0" w:space="0" w:color="auto"/>
        <w:right w:val="none" w:sz="0" w:space="0" w:color="auto"/>
      </w:divBdr>
    </w:div>
    <w:div w:id="397435365">
      <w:marLeft w:val="0"/>
      <w:marRight w:val="0"/>
      <w:marTop w:val="0"/>
      <w:marBottom w:val="0"/>
      <w:divBdr>
        <w:top w:val="none" w:sz="0" w:space="0" w:color="auto"/>
        <w:left w:val="none" w:sz="0" w:space="0" w:color="auto"/>
        <w:bottom w:val="none" w:sz="0" w:space="0" w:color="auto"/>
        <w:right w:val="none" w:sz="0" w:space="0" w:color="auto"/>
      </w:divBdr>
    </w:div>
    <w:div w:id="397483012">
      <w:marLeft w:val="0"/>
      <w:marRight w:val="0"/>
      <w:marTop w:val="0"/>
      <w:marBottom w:val="0"/>
      <w:divBdr>
        <w:top w:val="none" w:sz="0" w:space="0" w:color="auto"/>
        <w:left w:val="none" w:sz="0" w:space="0" w:color="auto"/>
        <w:bottom w:val="none" w:sz="0" w:space="0" w:color="auto"/>
        <w:right w:val="none" w:sz="0" w:space="0" w:color="auto"/>
      </w:divBdr>
    </w:div>
    <w:div w:id="397483566">
      <w:marLeft w:val="0"/>
      <w:marRight w:val="0"/>
      <w:marTop w:val="0"/>
      <w:marBottom w:val="0"/>
      <w:divBdr>
        <w:top w:val="none" w:sz="0" w:space="0" w:color="auto"/>
        <w:left w:val="none" w:sz="0" w:space="0" w:color="auto"/>
        <w:bottom w:val="none" w:sz="0" w:space="0" w:color="auto"/>
        <w:right w:val="none" w:sz="0" w:space="0" w:color="auto"/>
      </w:divBdr>
    </w:div>
    <w:div w:id="397675592">
      <w:marLeft w:val="0"/>
      <w:marRight w:val="0"/>
      <w:marTop w:val="0"/>
      <w:marBottom w:val="0"/>
      <w:divBdr>
        <w:top w:val="none" w:sz="0" w:space="0" w:color="auto"/>
        <w:left w:val="none" w:sz="0" w:space="0" w:color="auto"/>
        <w:bottom w:val="none" w:sz="0" w:space="0" w:color="auto"/>
        <w:right w:val="none" w:sz="0" w:space="0" w:color="auto"/>
      </w:divBdr>
    </w:div>
    <w:div w:id="397822331">
      <w:marLeft w:val="0"/>
      <w:marRight w:val="0"/>
      <w:marTop w:val="0"/>
      <w:marBottom w:val="0"/>
      <w:divBdr>
        <w:top w:val="none" w:sz="0" w:space="0" w:color="auto"/>
        <w:left w:val="none" w:sz="0" w:space="0" w:color="auto"/>
        <w:bottom w:val="none" w:sz="0" w:space="0" w:color="auto"/>
        <w:right w:val="none" w:sz="0" w:space="0" w:color="auto"/>
      </w:divBdr>
    </w:div>
    <w:div w:id="397825280">
      <w:marLeft w:val="0"/>
      <w:marRight w:val="0"/>
      <w:marTop w:val="0"/>
      <w:marBottom w:val="0"/>
      <w:divBdr>
        <w:top w:val="none" w:sz="0" w:space="0" w:color="auto"/>
        <w:left w:val="none" w:sz="0" w:space="0" w:color="auto"/>
        <w:bottom w:val="none" w:sz="0" w:space="0" w:color="auto"/>
        <w:right w:val="none" w:sz="0" w:space="0" w:color="auto"/>
      </w:divBdr>
    </w:div>
    <w:div w:id="397827117">
      <w:marLeft w:val="0"/>
      <w:marRight w:val="0"/>
      <w:marTop w:val="0"/>
      <w:marBottom w:val="0"/>
      <w:divBdr>
        <w:top w:val="none" w:sz="0" w:space="0" w:color="auto"/>
        <w:left w:val="none" w:sz="0" w:space="0" w:color="auto"/>
        <w:bottom w:val="none" w:sz="0" w:space="0" w:color="auto"/>
        <w:right w:val="none" w:sz="0" w:space="0" w:color="auto"/>
      </w:divBdr>
    </w:div>
    <w:div w:id="397946643">
      <w:marLeft w:val="0"/>
      <w:marRight w:val="0"/>
      <w:marTop w:val="0"/>
      <w:marBottom w:val="0"/>
      <w:divBdr>
        <w:top w:val="none" w:sz="0" w:space="0" w:color="auto"/>
        <w:left w:val="none" w:sz="0" w:space="0" w:color="auto"/>
        <w:bottom w:val="none" w:sz="0" w:space="0" w:color="auto"/>
        <w:right w:val="none" w:sz="0" w:space="0" w:color="auto"/>
      </w:divBdr>
    </w:div>
    <w:div w:id="397947945">
      <w:marLeft w:val="0"/>
      <w:marRight w:val="0"/>
      <w:marTop w:val="0"/>
      <w:marBottom w:val="0"/>
      <w:divBdr>
        <w:top w:val="none" w:sz="0" w:space="0" w:color="auto"/>
        <w:left w:val="none" w:sz="0" w:space="0" w:color="auto"/>
        <w:bottom w:val="none" w:sz="0" w:space="0" w:color="auto"/>
        <w:right w:val="none" w:sz="0" w:space="0" w:color="auto"/>
      </w:divBdr>
    </w:div>
    <w:div w:id="398015405">
      <w:bodyDiv w:val="1"/>
      <w:marLeft w:val="0"/>
      <w:marRight w:val="0"/>
      <w:marTop w:val="0"/>
      <w:marBottom w:val="0"/>
      <w:divBdr>
        <w:top w:val="none" w:sz="0" w:space="0" w:color="auto"/>
        <w:left w:val="none" w:sz="0" w:space="0" w:color="auto"/>
        <w:bottom w:val="none" w:sz="0" w:space="0" w:color="auto"/>
        <w:right w:val="none" w:sz="0" w:space="0" w:color="auto"/>
      </w:divBdr>
    </w:div>
    <w:div w:id="398018825">
      <w:marLeft w:val="0"/>
      <w:marRight w:val="0"/>
      <w:marTop w:val="0"/>
      <w:marBottom w:val="0"/>
      <w:divBdr>
        <w:top w:val="none" w:sz="0" w:space="0" w:color="auto"/>
        <w:left w:val="none" w:sz="0" w:space="0" w:color="auto"/>
        <w:bottom w:val="none" w:sz="0" w:space="0" w:color="auto"/>
        <w:right w:val="none" w:sz="0" w:space="0" w:color="auto"/>
      </w:divBdr>
    </w:div>
    <w:div w:id="398022450">
      <w:marLeft w:val="0"/>
      <w:marRight w:val="0"/>
      <w:marTop w:val="0"/>
      <w:marBottom w:val="0"/>
      <w:divBdr>
        <w:top w:val="none" w:sz="0" w:space="0" w:color="auto"/>
        <w:left w:val="none" w:sz="0" w:space="0" w:color="auto"/>
        <w:bottom w:val="none" w:sz="0" w:space="0" w:color="auto"/>
        <w:right w:val="none" w:sz="0" w:space="0" w:color="auto"/>
      </w:divBdr>
    </w:div>
    <w:div w:id="398091017">
      <w:marLeft w:val="0"/>
      <w:marRight w:val="0"/>
      <w:marTop w:val="0"/>
      <w:marBottom w:val="0"/>
      <w:divBdr>
        <w:top w:val="none" w:sz="0" w:space="0" w:color="auto"/>
        <w:left w:val="none" w:sz="0" w:space="0" w:color="auto"/>
        <w:bottom w:val="none" w:sz="0" w:space="0" w:color="auto"/>
        <w:right w:val="none" w:sz="0" w:space="0" w:color="auto"/>
      </w:divBdr>
    </w:div>
    <w:div w:id="398096283">
      <w:marLeft w:val="0"/>
      <w:marRight w:val="0"/>
      <w:marTop w:val="0"/>
      <w:marBottom w:val="0"/>
      <w:divBdr>
        <w:top w:val="none" w:sz="0" w:space="0" w:color="auto"/>
        <w:left w:val="none" w:sz="0" w:space="0" w:color="auto"/>
        <w:bottom w:val="none" w:sz="0" w:space="0" w:color="auto"/>
        <w:right w:val="none" w:sz="0" w:space="0" w:color="auto"/>
      </w:divBdr>
    </w:div>
    <w:div w:id="398133975">
      <w:marLeft w:val="0"/>
      <w:marRight w:val="0"/>
      <w:marTop w:val="0"/>
      <w:marBottom w:val="0"/>
      <w:divBdr>
        <w:top w:val="none" w:sz="0" w:space="0" w:color="auto"/>
        <w:left w:val="none" w:sz="0" w:space="0" w:color="auto"/>
        <w:bottom w:val="none" w:sz="0" w:space="0" w:color="auto"/>
        <w:right w:val="none" w:sz="0" w:space="0" w:color="auto"/>
      </w:divBdr>
    </w:div>
    <w:div w:id="398138310">
      <w:marLeft w:val="0"/>
      <w:marRight w:val="0"/>
      <w:marTop w:val="0"/>
      <w:marBottom w:val="0"/>
      <w:divBdr>
        <w:top w:val="none" w:sz="0" w:space="0" w:color="auto"/>
        <w:left w:val="none" w:sz="0" w:space="0" w:color="auto"/>
        <w:bottom w:val="none" w:sz="0" w:space="0" w:color="auto"/>
        <w:right w:val="none" w:sz="0" w:space="0" w:color="auto"/>
      </w:divBdr>
    </w:div>
    <w:div w:id="398208552">
      <w:marLeft w:val="0"/>
      <w:marRight w:val="0"/>
      <w:marTop w:val="0"/>
      <w:marBottom w:val="0"/>
      <w:divBdr>
        <w:top w:val="none" w:sz="0" w:space="0" w:color="auto"/>
        <w:left w:val="none" w:sz="0" w:space="0" w:color="auto"/>
        <w:bottom w:val="none" w:sz="0" w:space="0" w:color="auto"/>
        <w:right w:val="none" w:sz="0" w:space="0" w:color="auto"/>
      </w:divBdr>
    </w:div>
    <w:div w:id="398212653">
      <w:marLeft w:val="0"/>
      <w:marRight w:val="0"/>
      <w:marTop w:val="0"/>
      <w:marBottom w:val="0"/>
      <w:divBdr>
        <w:top w:val="none" w:sz="0" w:space="0" w:color="auto"/>
        <w:left w:val="none" w:sz="0" w:space="0" w:color="auto"/>
        <w:bottom w:val="none" w:sz="0" w:space="0" w:color="auto"/>
        <w:right w:val="none" w:sz="0" w:space="0" w:color="auto"/>
      </w:divBdr>
    </w:div>
    <w:div w:id="398217107">
      <w:marLeft w:val="0"/>
      <w:marRight w:val="0"/>
      <w:marTop w:val="0"/>
      <w:marBottom w:val="0"/>
      <w:divBdr>
        <w:top w:val="none" w:sz="0" w:space="0" w:color="auto"/>
        <w:left w:val="none" w:sz="0" w:space="0" w:color="auto"/>
        <w:bottom w:val="none" w:sz="0" w:space="0" w:color="auto"/>
        <w:right w:val="none" w:sz="0" w:space="0" w:color="auto"/>
      </w:divBdr>
    </w:div>
    <w:div w:id="398291019">
      <w:marLeft w:val="0"/>
      <w:marRight w:val="0"/>
      <w:marTop w:val="0"/>
      <w:marBottom w:val="0"/>
      <w:divBdr>
        <w:top w:val="none" w:sz="0" w:space="0" w:color="auto"/>
        <w:left w:val="none" w:sz="0" w:space="0" w:color="auto"/>
        <w:bottom w:val="none" w:sz="0" w:space="0" w:color="auto"/>
        <w:right w:val="none" w:sz="0" w:space="0" w:color="auto"/>
      </w:divBdr>
    </w:div>
    <w:div w:id="398481965">
      <w:bodyDiv w:val="1"/>
      <w:marLeft w:val="0"/>
      <w:marRight w:val="0"/>
      <w:marTop w:val="0"/>
      <w:marBottom w:val="0"/>
      <w:divBdr>
        <w:top w:val="none" w:sz="0" w:space="0" w:color="auto"/>
        <w:left w:val="none" w:sz="0" w:space="0" w:color="auto"/>
        <w:bottom w:val="none" w:sz="0" w:space="0" w:color="auto"/>
        <w:right w:val="none" w:sz="0" w:space="0" w:color="auto"/>
      </w:divBdr>
    </w:div>
    <w:div w:id="398525146">
      <w:marLeft w:val="0"/>
      <w:marRight w:val="0"/>
      <w:marTop w:val="0"/>
      <w:marBottom w:val="0"/>
      <w:divBdr>
        <w:top w:val="none" w:sz="0" w:space="0" w:color="auto"/>
        <w:left w:val="none" w:sz="0" w:space="0" w:color="auto"/>
        <w:bottom w:val="none" w:sz="0" w:space="0" w:color="auto"/>
        <w:right w:val="none" w:sz="0" w:space="0" w:color="auto"/>
      </w:divBdr>
    </w:div>
    <w:div w:id="398678173">
      <w:marLeft w:val="0"/>
      <w:marRight w:val="0"/>
      <w:marTop w:val="0"/>
      <w:marBottom w:val="0"/>
      <w:divBdr>
        <w:top w:val="none" w:sz="0" w:space="0" w:color="auto"/>
        <w:left w:val="none" w:sz="0" w:space="0" w:color="auto"/>
        <w:bottom w:val="none" w:sz="0" w:space="0" w:color="auto"/>
        <w:right w:val="none" w:sz="0" w:space="0" w:color="auto"/>
      </w:divBdr>
    </w:div>
    <w:div w:id="398988727">
      <w:marLeft w:val="0"/>
      <w:marRight w:val="0"/>
      <w:marTop w:val="0"/>
      <w:marBottom w:val="0"/>
      <w:divBdr>
        <w:top w:val="none" w:sz="0" w:space="0" w:color="auto"/>
        <w:left w:val="none" w:sz="0" w:space="0" w:color="auto"/>
        <w:bottom w:val="none" w:sz="0" w:space="0" w:color="auto"/>
        <w:right w:val="none" w:sz="0" w:space="0" w:color="auto"/>
      </w:divBdr>
    </w:div>
    <w:div w:id="399056959">
      <w:marLeft w:val="0"/>
      <w:marRight w:val="0"/>
      <w:marTop w:val="0"/>
      <w:marBottom w:val="0"/>
      <w:divBdr>
        <w:top w:val="none" w:sz="0" w:space="0" w:color="auto"/>
        <w:left w:val="none" w:sz="0" w:space="0" w:color="auto"/>
        <w:bottom w:val="none" w:sz="0" w:space="0" w:color="auto"/>
        <w:right w:val="none" w:sz="0" w:space="0" w:color="auto"/>
      </w:divBdr>
    </w:div>
    <w:div w:id="399062094">
      <w:marLeft w:val="0"/>
      <w:marRight w:val="0"/>
      <w:marTop w:val="0"/>
      <w:marBottom w:val="0"/>
      <w:divBdr>
        <w:top w:val="none" w:sz="0" w:space="0" w:color="auto"/>
        <w:left w:val="none" w:sz="0" w:space="0" w:color="auto"/>
        <w:bottom w:val="none" w:sz="0" w:space="0" w:color="auto"/>
        <w:right w:val="none" w:sz="0" w:space="0" w:color="auto"/>
      </w:divBdr>
    </w:div>
    <w:div w:id="399065244">
      <w:marLeft w:val="0"/>
      <w:marRight w:val="0"/>
      <w:marTop w:val="0"/>
      <w:marBottom w:val="0"/>
      <w:divBdr>
        <w:top w:val="none" w:sz="0" w:space="0" w:color="auto"/>
        <w:left w:val="none" w:sz="0" w:space="0" w:color="auto"/>
        <w:bottom w:val="none" w:sz="0" w:space="0" w:color="auto"/>
        <w:right w:val="none" w:sz="0" w:space="0" w:color="auto"/>
      </w:divBdr>
    </w:div>
    <w:div w:id="399181510">
      <w:marLeft w:val="0"/>
      <w:marRight w:val="0"/>
      <w:marTop w:val="0"/>
      <w:marBottom w:val="0"/>
      <w:divBdr>
        <w:top w:val="none" w:sz="0" w:space="0" w:color="auto"/>
        <w:left w:val="none" w:sz="0" w:space="0" w:color="auto"/>
        <w:bottom w:val="none" w:sz="0" w:space="0" w:color="auto"/>
        <w:right w:val="none" w:sz="0" w:space="0" w:color="auto"/>
      </w:divBdr>
    </w:div>
    <w:div w:id="399408195">
      <w:marLeft w:val="0"/>
      <w:marRight w:val="0"/>
      <w:marTop w:val="0"/>
      <w:marBottom w:val="0"/>
      <w:divBdr>
        <w:top w:val="none" w:sz="0" w:space="0" w:color="auto"/>
        <w:left w:val="none" w:sz="0" w:space="0" w:color="auto"/>
        <w:bottom w:val="none" w:sz="0" w:space="0" w:color="auto"/>
        <w:right w:val="none" w:sz="0" w:space="0" w:color="auto"/>
      </w:divBdr>
    </w:div>
    <w:div w:id="399443368">
      <w:marLeft w:val="0"/>
      <w:marRight w:val="0"/>
      <w:marTop w:val="0"/>
      <w:marBottom w:val="0"/>
      <w:divBdr>
        <w:top w:val="none" w:sz="0" w:space="0" w:color="auto"/>
        <w:left w:val="none" w:sz="0" w:space="0" w:color="auto"/>
        <w:bottom w:val="none" w:sz="0" w:space="0" w:color="auto"/>
        <w:right w:val="none" w:sz="0" w:space="0" w:color="auto"/>
      </w:divBdr>
    </w:div>
    <w:div w:id="399449028">
      <w:marLeft w:val="0"/>
      <w:marRight w:val="0"/>
      <w:marTop w:val="0"/>
      <w:marBottom w:val="0"/>
      <w:divBdr>
        <w:top w:val="none" w:sz="0" w:space="0" w:color="auto"/>
        <w:left w:val="none" w:sz="0" w:space="0" w:color="auto"/>
        <w:bottom w:val="none" w:sz="0" w:space="0" w:color="auto"/>
        <w:right w:val="none" w:sz="0" w:space="0" w:color="auto"/>
      </w:divBdr>
    </w:div>
    <w:div w:id="399450294">
      <w:marLeft w:val="0"/>
      <w:marRight w:val="0"/>
      <w:marTop w:val="0"/>
      <w:marBottom w:val="0"/>
      <w:divBdr>
        <w:top w:val="none" w:sz="0" w:space="0" w:color="auto"/>
        <w:left w:val="none" w:sz="0" w:space="0" w:color="auto"/>
        <w:bottom w:val="none" w:sz="0" w:space="0" w:color="auto"/>
        <w:right w:val="none" w:sz="0" w:space="0" w:color="auto"/>
      </w:divBdr>
    </w:div>
    <w:div w:id="399595543">
      <w:marLeft w:val="0"/>
      <w:marRight w:val="0"/>
      <w:marTop w:val="0"/>
      <w:marBottom w:val="0"/>
      <w:divBdr>
        <w:top w:val="none" w:sz="0" w:space="0" w:color="auto"/>
        <w:left w:val="none" w:sz="0" w:space="0" w:color="auto"/>
        <w:bottom w:val="none" w:sz="0" w:space="0" w:color="auto"/>
        <w:right w:val="none" w:sz="0" w:space="0" w:color="auto"/>
      </w:divBdr>
    </w:div>
    <w:div w:id="399639785">
      <w:marLeft w:val="0"/>
      <w:marRight w:val="0"/>
      <w:marTop w:val="0"/>
      <w:marBottom w:val="0"/>
      <w:divBdr>
        <w:top w:val="none" w:sz="0" w:space="0" w:color="auto"/>
        <w:left w:val="none" w:sz="0" w:space="0" w:color="auto"/>
        <w:bottom w:val="none" w:sz="0" w:space="0" w:color="auto"/>
        <w:right w:val="none" w:sz="0" w:space="0" w:color="auto"/>
      </w:divBdr>
    </w:div>
    <w:div w:id="399641347">
      <w:marLeft w:val="0"/>
      <w:marRight w:val="0"/>
      <w:marTop w:val="0"/>
      <w:marBottom w:val="0"/>
      <w:divBdr>
        <w:top w:val="none" w:sz="0" w:space="0" w:color="auto"/>
        <w:left w:val="none" w:sz="0" w:space="0" w:color="auto"/>
        <w:bottom w:val="none" w:sz="0" w:space="0" w:color="auto"/>
        <w:right w:val="none" w:sz="0" w:space="0" w:color="auto"/>
      </w:divBdr>
    </w:div>
    <w:div w:id="399865414">
      <w:marLeft w:val="0"/>
      <w:marRight w:val="0"/>
      <w:marTop w:val="0"/>
      <w:marBottom w:val="0"/>
      <w:divBdr>
        <w:top w:val="none" w:sz="0" w:space="0" w:color="auto"/>
        <w:left w:val="none" w:sz="0" w:space="0" w:color="auto"/>
        <w:bottom w:val="none" w:sz="0" w:space="0" w:color="auto"/>
        <w:right w:val="none" w:sz="0" w:space="0" w:color="auto"/>
      </w:divBdr>
    </w:div>
    <w:div w:id="399907942">
      <w:marLeft w:val="0"/>
      <w:marRight w:val="0"/>
      <w:marTop w:val="0"/>
      <w:marBottom w:val="0"/>
      <w:divBdr>
        <w:top w:val="none" w:sz="0" w:space="0" w:color="auto"/>
        <w:left w:val="none" w:sz="0" w:space="0" w:color="auto"/>
        <w:bottom w:val="none" w:sz="0" w:space="0" w:color="auto"/>
        <w:right w:val="none" w:sz="0" w:space="0" w:color="auto"/>
      </w:divBdr>
    </w:div>
    <w:div w:id="399912513">
      <w:marLeft w:val="0"/>
      <w:marRight w:val="0"/>
      <w:marTop w:val="0"/>
      <w:marBottom w:val="0"/>
      <w:divBdr>
        <w:top w:val="none" w:sz="0" w:space="0" w:color="auto"/>
        <w:left w:val="none" w:sz="0" w:space="0" w:color="auto"/>
        <w:bottom w:val="none" w:sz="0" w:space="0" w:color="auto"/>
        <w:right w:val="none" w:sz="0" w:space="0" w:color="auto"/>
      </w:divBdr>
    </w:div>
    <w:div w:id="400103106">
      <w:marLeft w:val="0"/>
      <w:marRight w:val="0"/>
      <w:marTop w:val="0"/>
      <w:marBottom w:val="0"/>
      <w:divBdr>
        <w:top w:val="none" w:sz="0" w:space="0" w:color="auto"/>
        <w:left w:val="none" w:sz="0" w:space="0" w:color="auto"/>
        <w:bottom w:val="none" w:sz="0" w:space="0" w:color="auto"/>
        <w:right w:val="none" w:sz="0" w:space="0" w:color="auto"/>
      </w:divBdr>
    </w:div>
    <w:div w:id="400179308">
      <w:marLeft w:val="0"/>
      <w:marRight w:val="0"/>
      <w:marTop w:val="0"/>
      <w:marBottom w:val="0"/>
      <w:divBdr>
        <w:top w:val="none" w:sz="0" w:space="0" w:color="auto"/>
        <w:left w:val="none" w:sz="0" w:space="0" w:color="auto"/>
        <w:bottom w:val="none" w:sz="0" w:space="0" w:color="auto"/>
        <w:right w:val="none" w:sz="0" w:space="0" w:color="auto"/>
      </w:divBdr>
    </w:div>
    <w:div w:id="400181076">
      <w:marLeft w:val="0"/>
      <w:marRight w:val="0"/>
      <w:marTop w:val="0"/>
      <w:marBottom w:val="0"/>
      <w:divBdr>
        <w:top w:val="none" w:sz="0" w:space="0" w:color="auto"/>
        <w:left w:val="none" w:sz="0" w:space="0" w:color="auto"/>
        <w:bottom w:val="none" w:sz="0" w:space="0" w:color="auto"/>
        <w:right w:val="none" w:sz="0" w:space="0" w:color="auto"/>
      </w:divBdr>
    </w:div>
    <w:div w:id="400182817">
      <w:marLeft w:val="0"/>
      <w:marRight w:val="0"/>
      <w:marTop w:val="0"/>
      <w:marBottom w:val="0"/>
      <w:divBdr>
        <w:top w:val="none" w:sz="0" w:space="0" w:color="auto"/>
        <w:left w:val="none" w:sz="0" w:space="0" w:color="auto"/>
        <w:bottom w:val="none" w:sz="0" w:space="0" w:color="auto"/>
        <w:right w:val="none" w:sz="0" w:space="0" w:color="auto"/>
      </w:divBdr>
    </w:div>
    <w:div w:id="400254563">
      <w:marLeft w:val="0"/>
      <w:marRight w:val="0"/>
      <w:marTop w:val="0"/>
      <w:marBottom w:val="0"/>
      <w:divBdr>
        <w:top w:val="none" w:sz="0" w:space="0" w:color="auto"/>
        <w:left w:val="none" w:sz="0" w:space="0" w:color="auto"/>
        <w:bottom w:val="none" w:sz="0" w:space="0" w:color="auto"/>
        <w:right w:val="none" w:sz="0" w:space="0" w:color="auto"/>
      </w:divBdr>
    </w:div>
    <w:div w:id="400325906">
      <w:marLeft w:val="0"/>
      <w:marRight w:val="0"/>
      <w:marTop w:val="0"/>
      <w:marBottom w:val="0"/>
      <w:divBdr>
        <w:top w:val="none" w:sz="0" w:space="0" w:color="auto"/>
        <w:left w:val="none" w:sz="0" w:space="0" w:color="auto"/>
        <w:bottom w:val="none" w:sz="0" w:space="0" w:color="auto"/>
        <w:right w:val="none" w:sz="0" w:space="0" w:color="auto"/>
      </w:divBdr>
    </w:div>
    <w:div w:id="400450269">
      <w:marLeft w:val="0"/>
      <w:marRight w:val="0"/>
      <w:marTop w:val="0"/>
      <w:marBottom w:val="0"/>
      <w:divBdr>
        <w:top w:val="none" w:sz="0" w:space="0" w:color="auto"/>
        <w:left w:val="none" w:sz="0" w:space="0" w:color="auto"/>
        <w:bottom w:val="none" w:sz="0" w:space="0" w:color="auto"/>
        <w:right w:val="none" w:sz="0" w:space="0" w:color="auto"/>
      </w:divBdr>
    </w:div>
    <w:div w:id="400490636">
      <w:marLeft w:val="0"/>
      <w:marRight w:val="0"/>
      <w:marTop w:val="0"/>
      <w:marBottom w:val="0"/>
      <w:divBdr>
        <w:top w:val="none" w:sz="0" w:space="0" w:color="auto"/>
        <w:left w:val="none" w:sz="0" w:space="0" w:color="auto"/>
        <w:bottom w:val="none" w:sz="0" w:space="0" w:color="auto"/>
        <w:right w:val="none" w:sz="0" w:space="0" w:color="auto"/>
      </w:divBdr>
    </w:div>
    <w:div w:id="400518043">
      <w:marLeft w:val="0"/>
      <w:marRight w:val="0"/>
      <w:marTop w:val="0"/>
      <w:marBottom w:val="0"/>
      <w:divBdr>
        <w:top w:val="none" w:sz="0" w:space="0" w:color="auto"/>
        <w:left w:val="none" w:sz="0" w:space="0" w:color="auto"/>
        <w:bottom w:val="none" w:sz="0" w:space="0" w:color="auto"/>
        <w:right w:val="none" w:sz="0" w:space="0" w:color="auto"/>
      </w:divBdr>
    </w:div>
    <w:div w:id="400564063">
      <w:marLeft w:val="0"/>
      <w:marRight w:val="0"/>
      <w:marTop w:val="0"/>
      <w:marBottom w:val="0"/>
      <w:divBdr>
        <w:top w:val="none" w:sz="0" w:space="0" w:color="auto"/>
        <w:left w:val="none" w:sz="0" w:space="0" w:color="auto"/>
        <w:bottom w:val="none" w:sz="0" w:space="0" w:color="auto"/>
        <w:right w:val="none" w:sz="0" w:space="0" w:color="auto"/>
      </w:divBdr>
    </w:div>
    <w:div w:id="400569048">
      <w:marLeft w:val="0"/>
      <w:marRight w:val="0"/>
      <w:marTop w:val="0"/>
      <w:marBottom w:val="0"/>
      <w:divBdr>
        <w:top w:val="none" w:sz="0" w:space="0" w:color="auto"/>
        <w:left w:val="none" w:sz="0" w:space="0" w:color="auto"/>
        <w:bottom w:val="none" w:sz="0" w:space="0" w:color="auto"/>
        <w:right w:val="none" w:sz="0" w:space="0" w:color="auto"/>
      </w:divBdr>
    </w:div>
    <w:div w:id="400636748">
      <w:bodyDiv w:val="1"/>
      <w:marLeft w:val="0"/>
      <w:marRight w:val="0"/>
      <w:marTop w:val="0"/>
      <w:marBottom w:val="0"/>
      <w:divBdr>
        <w:top w:val="none" w:sz="0" w:space="0" w:color="auto"/>
        <w:left w:val="none" w:sz="0" w:space="0" w:color="auto"/>
        <w:bottom w:val="none" w:sz="0" w:space="0" w:color="auto"/>
        <w:right w:val="none" w:sz="0" w:space="0" w:color="auto"/>
      </w:divBdr>
    </w:div>
    <w:div w:id="400712722">
      <w:marLeft w:val="0"/>
      <w:marRight w:val="0"/>
      <w:marTop w:val="0"/>
      <w:marBottom w:val="0"/>
      <w:divBdr>
        <w:top w:val="none" w:sz="0" w:space="0" w:color="auto"/>
        <w:left w:val="none" w:sz="0" w:space="0" w:color="auto"/>
        <w:bottom w:val="none" w:sz="0" w:space="0" w:color="auto"/>
        <w:right w:val="none" w:sz="0" w:space="0" w:color="auto"/>
      </w:divBdr>
    </w:div>
    <w:div w:id="400715540">
      <w:marLeft w:val="0"/>
      <w:marRight w:val="0"/>
      <w:marTop w:val="0"/>
      <w:marBottom w:val="0"/>
      <w:divBdr>
        <w:top w:val="none" w:sz="0" w:space="0" w:color="auto"/>
        <w:left w:val="none" w:sz="0" w:space="0" w:color="auto"/>
        <w:bottom w:val="none" w:sz="0" w:space="0" w:color="auto"/>
        <w:right w:val="none" w:sz="0" w:space="0" w:color="auto"/>
      </w:divBdr>
    </w:div>
    <w:div w:id="400716155">
      <w:marLeft w:val="0"/>
      <w:marRight w:val="0"/>
      <w:marTop w:val="0"/>
      <w:marBottom w:val="0"/>
      <w:divBdr>
        <w:top w:val="none" w:sz="0" w:space="0" w:color="auto"/>
        <w:left w:val="none" w:sz="0" w:space="0" w:color="auto"/>
        <w:bottom w:val="none" w:sz="0" w:space="0" w:color="auto"/>
        <w:right w:val="none" w:sz="0" w:space="0" w:color="auto"/>
      </w:divBdr>
    </w:div>
    <w:div w:id="400757388">
      <w:marLeft w:val="0"/>
      <w:marRight w:val="0"/>
      <w:marTop w:val="0"/>
      <w:marBottom w:val="0"/>
      <w:divBdr>
        <w:top w:val="none" w:sz="0" w:space="0" w:color="auto"/>
        <w:left w:val="none" w:sz="0" w:space="0" w:color="auto"/>
        <w:bottom w:val="none" w:sz="0" w:space="0" w:color="auto"/>
        <w:right w:val="none" w:sz="0" w:space="0" w:color="auto"/>
      </w:divBdr>
    </w:div>
    <w:div w:id="400837330">
      <w:marLeft w:val="0"/>
      <w:marRight w:val="0"/>
      <w:marTop w:val="0"/>
      <w:marBottom w:val="0"/>
      <w:divBdr>
        <w:top w:val="none" w:sz="0" w:space="0" w:color="auto"/>
        <w:left w:val="none" w:sz="0" w:space="0" w:color="auto"/>
        <w:bottom w:val="none" w:sz="0" w:space="0" w:color="auto"/>
        <w:right w:val="none" w:sz="0" w:space="0" w:color="auto"/>
      </w:divBdr>
    </w:div>
    <w:div w:id="400905433">
      <w:marLeft w:val="0"/>
      <w:marRight w:val="0"/>
      <w:marTop w:val="0"/>
      <w:marBottom w:val="0"/>
      <w:divBdr>
        <w:top w:val="none" w:sz="0" w:space="0" w:color="auto"/>
        <w:left w:val="none" w:sz="0" w:space="0" w:color="auto"/>
        <w:bottom w:val="none" w:sz="0" w:space="0" w:color="auto"/>
        <w:right w:val="none" w:sz="0" w:space="0" w:color="auto"/>
      </w:divBdr>
    </w:div>
    <w:div w:id="400911840">
      <w:marLeft w:val="0"/>
      <w:marRight w:val="0"/>
      <w:marTop w:val="0"/>
      <w:marBottom w:val="0"/>
      <w:divBdr>
        <w:top w:val="none" w:sz="0" w:space="0" w:color="auto"/>
        <w:left w:val="none" w:sz="0" w:space="0" w:color="auto"/>
        <w:bottom w:val="none" w:sz="0" w:space="0" w:color="auto"/>
        <w:right w:val="none" w:sz="0" w:space="0" w:color="auto"/>
      </w:divBdr>
    </w:div>
    <w:div w:id="400912523">
      <w:marLeft w:val="0"/>
      <w:marRight w:val="0"/>
      <w:marTop w:val="0"/>
      <w:marBottom w:val="0"/>
      <w:divBdr>
        <w:top w:val="none" w:sz="0" w:space="0" w:color="auto"/>
        <w:left w:val="none" w:sz="0" w:space="0" w:color="auto"/>
        <w:bottom w:val="none" w:sz="0" w:space="0" w:color="auto"/>
        <w:right w:val="none" w:sz="0" w:space="0" w:color="auto"/>
      </w:divBdr>
    </w:div>
    <w:div w:id="400980569">
      <w:marLeft w:val="0"/>
      <w:marRight w:val="0"/>
      <w:marTop w:val="0"/>
      <w:marBottom w:val="0"/>
      <w:divBdr>
        <w:top w:val="none" w:sz="0" w:space="0" w:color="auto"/>
        <w:left w:val="none" w:sz="0" w:space="0" w:color="auto"/>
        <w:bottom w:val="none" w:sz="0" w:space="0" w:color="auto"/>
        <w:right w:val="none" w:sz="0" w:space="0" w:color="auto"/>
      </w:divBdr>
    </w:div>
    <w:div w:id="401106682">
      <w:marLeft w:val="0"/>
      <w:marRight w:val="0"/>
      <w:marTop w:val="0"/>
      <w:marBottom w:val="0"/>
      <w:divBdr>
        <w:top w:val="none" w:sz="0" w:space="0" w:color="auto"/>
        <w:left w:val="none" w:sz="0" w:space="0" w:color="auto"/>
        <w:bottom w:val="none" w:sz="0" w:space="0" w:color="auto"/>
        <w:right w:val="none" w:sz="0" w:space="0" w:color="auto"/>
      </w:divBdr>
    </w:div>
    <w:div w:id="401148374">
      <w:marLeft w:val="0"/>
      <w:marRight w:val="0"/>
      <w:marTop w:val="0"/>
      <w:marBottom w:val="0"/>
      <w:divBdr>
        <w:top w:val="none" w:sz="0" w:space="0" w:color="auto"/>
        <w:left w:val="none" w:sz="0" w:space="0" w:color="auto"/>
        <w:bottom w:val="none" w:sz="0" w:space="0" w:color="auto"/>
        <w:right w:val="none" w:sz="0" w:space="0" w:color="auto"/>
      </w:divBdr>
    </w:div>
    <w:div w:id="401291908">
      <w:marLeft w:val="0"/>
      <w:marRight w:val="0"/>
      <w:marTop w:val="0"/>
      <w:marBottom w:val="0"/>
      <w:divBdr>
        <w:top w:val="none" w:sz="0" w:space="0" w:color="auto"/>
        <w:left w:val="none" w:sz="0" w:space="0" w:color="auto"/>
        <w:bottom w:val="none" w:sz="0" w:space="0" w:color="auto"/>
        <w:right w:val="none" w:sz="0" w:space="0" w:color="auto"/>
      </w:divBdr>
    </w:div>
    <w:div w:id="401297915">
      <w:marLeft w:val="0"/>
      <w:marRight w:val="0"/>
      <w:marTop w:val="0"/>
      <w:marBottom w:val="0"/>
      <w:divBdr>
        <w:top w:val="none" w:sz="0" w:space="0" w:color="auto"/>
        <w:left w:val="none" w:sz="0" w:space="0" w:color="auto"/>
        <w:bottom w:val="none" w:sz="0" w:space="0" w:color="auto"/>
        <w:right w:val="none" w:sz="0" w:space="0" w:color="auto"/>
      </w:divBdr>
    </w:div>
    <w:div w:id="401298750">
      <w:marLeft w:val="0"/>
      <w:marRight w:val="0"/>
      <w:marTop w:val="0"/>
      <w:marBottom w:val="0"/>
      <w:divBdr>
        <w:top w:val="none" w:sz="0" w:space="0" w:color="auto"/>
        <w:left w:val="none" w:sz="0" w:space="0" w:color="auto"/>
        <w:bottom w:val="none" w:sz="0" w:space="0" w:color="auto"/>
        <w:right w:val="none" w:sz="0" w:space="0" w:color="auto"/>
      </w:divBdr>
    </w:div>
    <w:div w:id="401415590">
      <w:marLeft w:val="0"/>
      <w:marRight w:val="0"/>
      <w:marTop w:val="0"/>
      <w:marBottom w:val="0"/>
      <w:divBdr>
        <w:top w:val="none" w:sz="0" w:space="0" w:color="auto"/>
        <w:left w:val="none" w:sz="0" w:space="0" w:color="auto"/>
        <w:bottom w:val="none" w:sz="0" w:space="0" w:color="auto"/>
        <w:right w:val="none" w:sz="0" w:space="0" w:color="auto"/>
      </w:divBdr>
    </w:div>
    <w:div w:id="401492334">
      <w:marLeft w:val="0"/>
      <w:marRight w:val="0"/>
      <w:marTop w:val="0"/>
      <w:marBottom w:val="0"/>
      <w:divBdr>
        <w:top w:val="none" w:sz="0" w:space="0" w:color="auto"/>
        <w:left w:val="none" w:sz="0" w:space="0" w:color="auto"/>
        <w:bottom w:val="none" w:sz="0" w:space="0" w:color="auto"/>
        <w:right w:val="none" w:sz="0" w:space="0" w:color="auto"/>
      </w:divBdr>
    </w:div>
    <w:div w:id="401560372">
      <w:marLeft w:val="0"/>
      <w:marRight w:val="0"/>
      <w:marTop w:val="0"/>
      <w:marBottom w:val="0"/>
      <w:divBdr>
        <w:top w:val="none" w:sz="0" w:space="0" w:color="auto"/>
        <w:left w:val="none" w:sz="0" w:space="0" w:color="auto"/>
        <w:bottom w:val="none" w:sz="0" w:space="0" w:color="auto"/>
        <w:right w:val="none" w:sz="0" w:space="0" w:color="auto"/>
      </w:divBdr>
    </w:div>
    <w:div w:id="401754122">
      <w:marLeft w:val="0"/>
      <w:marRight w:val="0"/>
      <w:marTop w:val="0"/>
      <w:marBottom w:val="0"/>
      <w:divBdr>
        <w:top w:val="none" w:sz="0" w:space="0" w:color="auto"/>
        <w:left w:val="none" w:sz="0" w:space="0" w:color="auto"/>
        <w:bottom w:val="none" w:sz="0" w:space="0" w:color="auto"/>
        <w:right w:val="none" w:sz="0" w:space="0" w:color="auto"/>
      </w:divBdr>
    </w:div>
    <w:div w:id="401760068">
      <w:marLeft w:val="0"/>
      <w:marRight w:val="0"/>
      <w:marTop w:val="0"/>
      <w:marBottom w:val="0"/>
      <w:divBdr>
        <w:top w:val="none" w:sz="0" w:space="0" w:color="auto"/>
        <w:left w:val="none" w:sz="0" w:space="0" w:color="auto"/>
        <w:bottom w:val="none" w:sz="0" w:space="0" w:color="auto"/>
        <w:right w:val="none" w:sz="0" w:space="0" w:color="auto"/>
      </w:divBdr>
    </w:div>
    <w:div w:id="401829341">
      <w:marLeft w:val="0"/>
      <w:marRight w:val="0"/>
      <w:marTop w:val="0"/>
      <w:marBottom w:val="0"/>
      <w:divBdr>
        <w:top w:val="none" w:sz="0" w:space="0" w:color="auto"/>
        <w:left w:val="none" w:sz="0" w:space="0" w:color="auto"/>
        <w:bottom w:val="none" w:sz="0" w:space="0" w:color="auto"/>
        <w:right w:val="none" w:sz="0" w:space="0" w:color="auto"/>
      </w:divBdr>
    </w:div>
    <w:div w:id="401870621">
      <w:marLeft w:val="0"/>
      <w:marRight w:val="0"/>
      <w:marTop w:val="0"/>
      <w:marBottom w:val="0"/>
      <w:divBdr>
        <w:top w:val="none" w:sz="0" w:space="0" w:color="auto"/>
        <w:left w:val="none" w:sz="0" w:space="0" w:color="auto"/>
        <w:bottom w:val="none" w:sz="0" w:space="0" w:color="auto"/>
        <w:right w:val="none" w:sz="0" w:space="0" w:color="auto"/>
      </w:divBdr>
    </w:div>
    <w:div w:id="401871604">
      <w:marLeft w:val="0"/>
      <w:marRight w:val="0"/>
      <w:marTop w:val="0"/>
      <w:marBottom w:val="0"/>
      <w:divBdr>
        <w:top w:val="none" w:sz="0" w:space="0" w:color="auto"/>
        <w:left w:val="none" w:sz="0" w:space="0" w:color="auto"/>
        <w:bottom w:val="none" w:sz="0" w:space="0" w:color="auto"/>
        <w:right w:val="none" w:sz="0" w:space="0" w:color="auto"/>
      </w:divBdr>
    </w:div>
    <w:div w:id="401877429">
      <w:marLeft w:val="0"/>
      <w:marRight w:val="0"/>
      <w:marTop w:val="0"/>
      <w:marBottom w:val="0"/>
      <w:divBdr>
        <w:top w:val="none" w:sz="0" w:space="0" w:color="auto"/>
        <w:left w:val="none" w:sz="0" w:space="0" w:color="auto"/>
        <w:bottom w:val="none" w:sz="0" w:space="0" w:color="auto"/>
        <w:right w:val="none" w:sz="0" w:space="0" w:color="auto"/>
      </w:divBdr>
    </w:div>
    <w:div w:id="401948161">
      <w:marLeft w:val="0"/>
      <w:marRight w:val="0"/>
      <w:marTop w:val="0"/>
      <w:marBottom w:val="0"/>
      <w:divBdr>
        <w:top w:val="none" w:sz="0" w:space="0" w:color="auto"/>
        <w:left w:val="none" w:sz="0" w:space="0" w:color="auto"/>
        <w:bottom w:val="none" w:sz="0" w:space="0" w:color="auto"/>
        <w:right w:val="none" w:sz="0" w:space="0" w:color="auto"/>
      </w:divBdr>
    </w:div>
    <w:div w:id="402065568">
      <w:marLeft w:val="0"/>
      <w:marRight w:val="0"/>
      <w:marTop w:val="0"/>
      <w:marBottom w:val="0"/>
      <w:divBdr>
        <w:top w:val="none" w:sz="0" w:space="0" w:color="auto"/>
        <w:left w:val="none" w:sz="0" w:space="0" w:color="auto"/>
        <w:bottom w:val="none" w:sz="0" w:space="0" w:color="auto"/>
        <w:right w:val="none" w:sz="0" w:space="0" w:color="auto"/>
      </w:divBdr>
    </w:div>
    <w:div w:id="402071240">
      <w:marLeft w:val="0"/>
      <w:marRight w:val="0"/>
      <w:marTop w:val="0"/>
      <w:marBottom w:val="0"/>
      <w:divBdr>
        <w:top w:val="none" w:sz="0" w:space="0" w:color="auto"/>
        <w:left w:val="none" w:sz="0" w:space="0" w:color="auto"/>
        <w:bottom w:val="none" w:sz="0" w:space="0" w:color="auto"/>
        <w:right w:val="none" w:sz="0" w:space="0" w:color="auto"/>
      </w:divBdr>
    </w:div>
    <w:div w:id="402148745">
      <w:marLeft w:val="0"/>
      <w:marRight w:val="0"/>
      <w:marTop w:val="0"/>
      <w:marBottom w:val="0"/>
      <w:divBdr>
        <w:top w:val="none" w:sz="0" w:space="0" w:color="auto"/>
        <w:left w:val="none" w:sz="0" w:space="0" w:color="auto"/>
        <w:bottom w:val="none" w:sz="0" w:space="0" w:color="auto"/>
        <w:right w:val="none" w:sz="0" w:space="0" w:color="auto"/>
      </w:divBdr>
    </w:div>
    <w:div w:id="402261753">
      <w:marLeft w:val="480"/>
      <w:marRight w:val="0"/>
      <w:marTop w:val="0"/>
      <w:marBottom w:val="0"/>
      <w:divBdr>
        <w:top w:val="none" w:sz="0" w:space="0" w:color="auto"/>
        <w:left w:val="none" w:sz="0" w:space="0" w:color="auto"/>
        <w:bottom w:val="none" w:sz="0" w:space="0" w:color="auto"/>
        <w:right w:val="none" w:sz="0" w:space="0" w:color="auto"/>
      </w:divBdr>
    </w:div>
    <w:div w:id="402262029">
      <w:marLeft w:val="0"/>
      <w:marRight w:val="0"/>
      <w:marTop w:val="0"/>
      <w:marBottom w:val="0"/>
      <w:divBdr>
        <w:top w:val="none" w:sz="0" w:space="0" w:color="auto"/>
        <w:left w:val="none" w:sz="0" w:space="0" w:color="auto"/>
        <w:bottom w:val="none" w:sz="0" w:space="0" w:color="auto"/>
        <w:right w:val="none" w:sz="0" w:space="0" w:color="auto"/>
      </w:divBdr>
    </w:div>
    <w:div w:id="402263642">
      <w:marLeft w:val="0"/>
      <w:marRight w:val="0"/>
      <w:marTop w:val="0"/>
      <w:marBottom w:val="0"/>
      <w:divBdr>
        <w:top w:val="none" w:sz="0" w:space="0" w:color="auto"/>
        <w:left w:val="none" w:sz="0" w:space="0" w:color="auto"/>
        <w:bottom w:val="none" w:sz="0" w:space="0" w:color="auto"/>
        <w:right w:val="none" w:sz="0" w:space="0" w:color="auto"/>
      </w:divBdr>
    </w:div>
    <w:div w:id="402336660">
      <w:marLeft w:val="0"/>
      <w:marRight w:val="0"/>
      <w:marTop w:val="0"/>
      <w:marBottom w:val="0"/>
      <w:divBdr>
        <w:top w:val="none" w:sz="0" w:space="0" w:color="auto"/>
        <w:left w:val="none" w:sz="0" w:space="0" w:color="auto"/>
        <w:bottom w:val="none" w:sz="0" w:space="0" w:color="auto"/>
        <w:right w:val="none" w:sz="0" w:space="0" w:color="auto"/>
      </w:divBdr>
    </w:div>
    <w:div w:id="402410539">
      <w:marLeft w:val="0"/>
      <w:marRight w:val="0"/>
      <w:marTop w:val="0"/>
      <w:marBottom w:val="0"/>
      <w:divBdr>
        <w:top w:val="none" w:sz="0" w:space="0" w:color="auto"/>
        <w:left w:val="none" w:sz="0" w:space="0" w:color="auto"/>
        <w:bottom w:val="none" w:sz="0" w:space="0" w:color="auto"/>
        <w:right w:val="none" w:sz="0" w:space="0" w:color="auto"/>
      </w:divBdr>
    </w:div>
    <w:div w:id="402411668">
      <w:marLeft w:val="0"/>
      <w:marRight w:val="0"/>
      <w:marTop w:val="0"/>
      <w:marBottom w:val="0"/>
      <w:divBdr>
        <w:top w:val="none" w:sz="0" w:space="0" w:color="auto"/>
        <w:left w:val="none" w:sz="0" w:space="0" w:color="auto"/>
        <w:bottom w:val="none" w:sz="0" w:space="0" w:color="auto"/>
        <w:right w:val="none" w:sz="0" w:space="0" w:color="auto"/>
      </w:divBdr>
    </w:div>
    <w:div w:id="402415241">
      <w:marLeft w:val="0"/>
      <w:marRight w:val="0"/>
      <w:marTop w:val="0"/>
      <w:marBottom w:val="0"/>
      <w:divBdr>
        <w:top w:val="none" w:sz="0" w:space="0" w:color="auto"/>
        <w:left w:val="none" w:sz="0" w:space="0" w:color="auto"/>
        <w:bottom w:val="none" w:sz="0" w:space="0" w:color="auto"/>
        <w:right w:val="none" w:sz="0" w:space="0" w:color="auto"/>
      </w:divBdr>
    </w:div>
    <w:div w:id="402483121">
      <w:marLeft w:val="0"/>
      <w:marRight w:val="0"/>
      <w:marTop w:val="0"/>
      <w:marBottom w:val="0"/>
      <w:divBdr>
        <w:top w:val="none" w:sz="0" w:space="0" w:color="auto"/>
        <w:left w:val="none" w:sz="0" w:space="0" w:color="auto"/>
        <w:bottom w:val="none" w:sz="0" w:space="0" w:color="auto"/>
        <w:right w:val="none" w:sz="0" w:space="0" w:color="auto"/>
      </w:divBdr>
    </w:div>
    <w:div w:id="402483764">
      <w:marLeft w:val="0"/>
      <w:marRight w:val="0"/>
      <w:marTop w:val="0"/>
      <w:marBottom w:val="0"/>
      <w:divBdr>
        <w:top w:val="none" w:sz="0" w:space="0" w:color="auto"/>
        <w:left w:val="none" w:sz="0" w:space="0" w:color="auto"/>
        <w:bottom w:val="none" w:sz="0" w:space="0" w:color="auto"/>
        <w:right w:val="none" w:sz="0" w:space="0" w:color="auto"/>
      </w:divBdr>
    </w:div>
    <w:div w:id="402532746">
      <w:marLeft w:val="0"/>
      <w:marRight w:val="0"/>
      <w:marTop w:val="0"/>
      <w:marBottom w:val="0"/>
      <w:divBdr>
        <w:top w:val="none" w:sz="0" w:space="0" w:color="auto"/>
        <w:left w:val="none" w:sz="0" w:space="0" w:color="auto"/>
        <w:bottom w:val="none" w:sz="0" w:space="0" w:color="auto"/>
        <w:right w:val="none" w:sz="0" w:space="0" w:color="auto"/>
      </w:divBdr>
    </w:div>
    <w:div w:id="402728106">
      <w:marLeft w:val="0"/>
      <w:marRight w:val="0"/>
      <w:marTop w:val="0"/>
      <w:marBottom w:val="0"/>
      <w:divBdr>
        <w:top w:val="none" w:sz="0" w:space="0" w:color="auto"/>
        <w:left w:val="none" w:sz="0" w:space="0" w:color="auto"/>
        <w:bottom w:val="none" w:sz="0" w:space="0" w:color="auto"/>
        <w:right w:val="none" w:sz="0" w:space="0" w:color="auto"/>
      </w:divBdr>
    </w:div>
    <w:div w:id="402795569">
      <w:marLeft w:val="0"/>
      <w:marRight w:val="0"/>
      <w:marTop w:val="0"/>
      <w:marBottom w:val="0"/>
      <w:divBdr>
        <w:top w:val="none" w:sz="0" w:space="0" w:color="auto"/>
        <w:left w:val="none" w:sz="0" w:space="0" w:color="auto"/>
        <w:bottom w:val="none" w:sz="0" w:space="0" w:color="auto"/>
        <w:right w:val="none" w:sz="0" w:space="0" w:color="auto"/>
      </w:divBdr>
    </w:div>
    <w:div w:id="402918672">
      <w:marLeft w:val="0"/>
      <w:marRight w:val="0"/>
      <w:marTop w:val="0"/>
      <w:marBottom w:val="0"/>
      <w:divBdr>
        <w:top w:val="none" w:sz="0" w:space="0" w:color="auto"/>
        <w:left w:val="none" w:sz="0" w:space="0" w:color="auto"/>
        <w:bottom w:val="none" w:sz="0" w:space="0" w:color="auto"/>
        <w:right w:val="none" w:sz="0" w:space="0" w:color="auto"/>
      </w:divBdr>
    </w:div>
    <w:div w:id="402946951">
      <w:marLeft w:val="0"/>
      <w:marRight w:val="0"/>
      <w:marTop w:val="0"/>
      <w:marBottom w:val="0"/>
      <w:divBdr>
        <w:top w:val="none" w:sz="0" w:space="0" w:color="auto"/>
        <w:left w:val="none" w:sz="0" w:space="0" w:color="auto"/>
        <w:bottom w:val="none" w:sz="0" w:space="0" w:color="auto"/>
        <w:right w:val="none" w:sz="0" w:space="0" w:color="auto"/>
      </w:divBdr>
    </w:div>
    <w:div w:id="403070832">
      <w:marLeft w:val="0"/>
      <w:marRight w:val="0"/>
      <w:marTop w:val="0"/>
      <w:marBottom w:val="0"/>
      <w:divBdr>
        <w:top w:val="none" w:sz="0" w:space="0" w:color="auto"/>
        <w:left w:val="none" w:sz="0" w:space="0" w:color="auto"/>
        <w:bottom w:val="none" w:sz="0" w:space="0" w:color="auto"/>
        <w:right w:val="none" w:sz="0" w:space="0" w:color="auto"/>
      </w:divBdr>
    </w:div>
    <w:div w:id="403071199">
      <w:marLeft w:val="0"/>
      <w:marRight w:val="0"/>
      <w:marTop w:val="0"/>
      <w:marBottom w:val="0"/>
      <w:divBdr>
        <w:top w:val="none" w:sz="0" w:space="0" w:color="auto"/>
        <w:left w:val="none" w:sz="0" w:space="0" w:color="auto"/>
        <w:bottom w:val="none" w:sz="0" w:space="0" w:color="auto"/>
        <w:right w:val="none" w:sz="0" w:space="0" w:color="auto"/>
      </w:divBdr>
    </w:div>
    <w:div w:id="403114866">
      <w:marLeft w:val="0"/>
      <w:marRight w:val="0"/>
      <w:marTop w:val="0"/>
      <w:marBottom w:val="0"/>
      <w:divBdr>
        <w:top w:val="none" w:sz="0" w:space="0" w:color="auto"/>
        <w:left w:val="none" w:sz="0" w:space="0" w:color="auto"/>
        <w:bottom w:val="none" w:sz="0" w:space="0" w:color="auto"/>
        <w:right w:val="none" w:sz="0" w:space="0" w:color="auto"/>
      </w:divBdr>
    </w:div>
    <w:div w:id="403380523">
      <w:marLeft w:val="0"/>
      <w:marRight w:val="0"/>
      <w:marTop w:val="0"/>
      <w:marBottom w:val="0"/>
      <w:divBdr>
        <w:top w:val="none" w:sz="0" w:space="0" w:color="auto"/>
        <w:left w:val="none" w:sz="0" w:space="0" w:color="auto"/>
        <w:bottom w:val="none" w:sz="0" w:space="0" w:color="auto"/>
        <w:right w:val="none" w:sz="0" w:space="0" w:color="auto"/>
      </w:divBdr>
    </w:div>
    <w:div w:id="403380926">
      <w:marLeft w:val="0"/>
      <w:marRight w:val="0"/>
      <w:marTop w:val="0"/>
      <w:marBottom w:val="0"/>
      <w:divBdr>
        <w:top w:val="none" w:sz="0" w:space="0" w:color="auto"/>
        <w:left w:val="none" w:sz="0" w:space="0" w:color="auto"/>
        <w:bottom w:val="none" w:sz="0" w:space="0" w:color="auto"/>
        <w:right w:val="none" w:sz="0" w:space="0" w:color="auto"/>
      </w:divBdr>
    </w:div>
    <w:div w:id="403450369">
      <w:marLeft w:val="0"/>
      <w:marRight w:val="0"/>
      <w:marTop w:val="0"/>
      <w:marBottom w:val="0"/>
      <w:divBdr>
        <w:top w:val="none" w:sz="0" w:space="0" w:color="auto"/>
        <w:left w:val="none" w:sz="0" w:space="0" w:color="auto"/>
        <w:bottom w:val="none" w:sz="0" w:space="0" w:color="auto"/>
        <w:right w:val="none" w:sz="0" w:space="0" w:color="auto"/>
      </w:divBdr>
    </w:div>
    <w:div w:id="403458014">
      <w:marLeft w:val="0"/>
      <w:marRight w:val="0"/>
      <w:marTop w:val="0"/>
      <w:marBottom w:val="0"/>
      <w:divBdr>
        <w:top w:val="none" w:sz="0" w:space="0" w:color="auto"/>
        <w:left w:val="none" w:sz="0" w:space="0" w:color="auto"/>
        <w:bottom w:val="none" w:sz="0" w:space="0" w:color="auto"/>
        <w:right w:val="none" w:sz="0" w:space="0" w:color="auto"/>
      </w:divBdr>
    </w:div>
    <w:div w:id="403525953">
      <w:marLeft w:val="0"/>
      <w:marRight w:val="0"/>
      <w:marTop w:val="0"/>
      <w:marBottom w:val="0"/>
      <w:divBdr>
        <w:top w:val="none" w:sz="0" w:space="0" w:color="auto"/>
        <w:left w:val="none" w:sz="0" w:space="0" w:color="auto"/>
        <w:bottom w:val="none" w:sz="0" w:space="0" w:color="auto"/>
        <w:right w:val="none" w:sz="0" w:space="0" w:color="auto"/>
      </w:divBdr>
    </w:div>
    <w:div w:id="403530221">
      <w:marLeft w:val="0"/>
      <w:marRight w:val="0"/>
      <w:marTop w:val="0"/>
      <w:marBottom w:val="0"/>
      <w:divBdr>
        <w:top w:val="none" w:sz="0" w:space="0" w:color="auto"/>
        <w:left w:val="none" w:sz="0" w:space="0" w:color="auto"/>
        <w:bottom w:val="none" w:sz="0" w:space="0" w:color="auto"/>
        <w:right w:val="none" w:sz="0" w:space="0" w:color="auto"/>
      </w:divBdr>
    </w:div>
    <w:div w:id="403533629">
      <w:marLeft w:val="0"/>
      <w:marRight w:val="0"/>
      <w:marTop w:val="0"/>
      <w:marBottom w:val="0"/>
      <w:divBdr>
        <w:top w:val="none" w:sz="0" w:space="0" w:color="auto"/>
        <w:left w:val="none" w:sz="0" w:space="0" w:color="auto"/>
        <w:bottom w:val="none" w:sz="0" w:space="0" w:color="auto"/>
        <w:right w:val="none" w:sz="0" w:space="0" w:color="auto"/>
      </w:divBdr>
    </w:div>
    <w:div w:id="403575934">
      <w:marLeft w:val="0"/>
      <w:marRight w:val="0"/>
      <w:marTop w:val="0"/>
      <w:marBottom w:val="0"/>
      <w:divBdr>
        <w:top w:val="none" w:sz="0" w:space="0" w:color="auto"/>
        <w:left w:val="none" w:sz="0" w:space="0" w:color="auto"/>
        <w:bottom w:val="none" w:sz="0" w:space="0" w:color="auto"/>
        <w:right w:val="none" w:sz="0" w:space="0" w:color="auto"/>
      </w:divBdr>
    </w:div>
    <w:div w:id="403602166">
      <w:marLeft w:val="0"/>
      <w:marRight w:val="0"/>
      <w:marTop w:val="0"/>
      <w:marBottom w:val="0"/>
      <w:divBdr>
        <w:top w:val="none" w:sz="0" w:space="0" w:color="auto"/>
        <w:left w:val="none" w:sz="0" w:space="0" w:color="auto"/>
        <w:bottom w:val="none" w:sz="0" w:space="0" w:color="auto"/>
        <w:right w:val="none" w:sz="0" w:space="0" w:color="auto"/>
      </w:divBdr>
    </w:div>
    <w:div w:id="403649861">
      <w:marLeft w:val="0"/>
      <w:marRight w:val="0"/>
      <w:marTop w:val="0"/>
      <w:marBottom w:val="0"/>
      <w:divBdr>
        <w:top w:val="none" w:sz="0" w:space="0" w:color="auto"/>
        <w:left w:val="none" w:sz="0" w:space="0" w:color="auto"/>
        <w:bottom w:val="none" w:sz="0" w:space="0" w:color="auto"/>
        <w:right w:val="none" w:sz="0" w:space="0" w:color="auto"/>
      </w:divBdr>
    </w:div>
    <w:div w:id="403652397">
      <w:marLeft w:val="0"/>
      <w:marRight w:val="0"/>
      <w:marTop w:val="0"/>
      <w:marBottom w:val="0"/>
      <w:divBdr>
        <w:top w:val="none" w:sz="0" w:space="0" w:color="auto"/>
        <w:left w:val="none" w:sz="0" w:space="0" w:color="auto"/>
        <w:bottom w:val="none" w:sz="0" w:space="0" w:color="auto"/>
        <w:right w:val="none" w:sz="0" w:space="0" w:color="auto"/>
      </w:divBdr>
    </w:div>
    <w:div w:id="403842762">
      <w:marLeft w:val="0"/>
      <w:marRight w:val="0"/>
      <w:marTop w:val="0"/>
      <w:marBottom w:val="0"/>
      <w:divBdr>
        <w:top w:val="none" w:sz="0" w:space="0" w:color="auto"/>
        <w:left w:val="none" w:sz="0" w:space="0" w:color="auto"/>
        <w:bottom w:val="none" w:sz="0" w:space="0" w:color="auto"/>
        <w:right w:val="none" w:sz="0" w:space="0" w:color="auto"/>
      </w:divBdr>
    </w:div>
    <w:div w:id="403843914">
      <w:marLeft w:val="0"/>
      <w:marRight w:val="0"/>
      <w:marTop w:val="0"/>
      <w:marBottom w:val="0"/>
      <w:divBdr>
        <w:top w:val="none" w:sz="0" w:space="0" w:color="auto"/>
        <w:left w:val="none" w:sz="0" w:space="0" w:color="auto"/>
        <w:bottom w:val="none" w:sz="0" w:space="0" w:color="auto"/>
        <w:right w:val="none" w:sz="0" w:space="0" w:color="auto"/>
      </w:divBdr>
    </w:div>
    <w:div w:id="403911620">
      <w:marLeft w:val="0"/>
      <w:marRight w:val="0"/>
      <w:marTop w:val="0"/>
      <w:marBottom w:val="0"/>
      <w:divBdr>
        <w:top w:val="none" w:sz="0" w:space="0" w:color="auto"/>
        <w:left w:val="none" w:sz="0" w:space="0" w:color="auto"/>
        <w:bottom w:val="none" w:sz="0" w:space="0" w:color="auto"/>
        <w:right w:val="none" w:sz="0" w:space="0" w:color="auto"/>
      </w:divBdr>
    </w:div>
    <w:div w:id="403989166">
      <w:marLeft w:val="0"/>
      <w:marRight w:val="0"/>
      <w:marTop w:val="0"/>
      <w:marBottom w:val="0"/>
      <w:divBdr>
        <w:top w:val="none" w:sz="0" w:space="0" w:color="auto"/>
        <w:left w:val="none" w:sz="0" w:space="0" w:color="auto"/>
        <w:bottom w:val="none" w:sz="0" w:space="0" w:color="auto"/>
        <w:right w:val="none" w:sz="0" w:space="0" w:color="auto"/>
      </w:divBdr>
    </w:div>
    <w:div w:id="403992160">
      <w:marLeft w:val="0"/>
      <w:marRight w:val="0"/>
      <w:marTop w:val="0"/>
      <w:marBottom w:val="0"/>
      <w:divBdr>
        <w:top w:val="none" w:sz="0" w:space="0" w:color="auto"/>
        <w:left w:val="none" w:sz="0" w:space="0" w:color="auto"/>
        <w:bottom w:val="none" w:sz="0" w:space="0" w:color="auto"/>
        <w:right w:val="none" w:sz="0" w:space="0" w:color="auto"/>
      </w:divBdr>
    </w:div>
    <w:div w:id="404033471">
      <w:marLeft w:val="0"/>
      <w:marRight w:val="0"/>
      <w:marTop w:val="0"/>
      <w:marBottom w:val="0"/>
      <w:divBdr>
        <w:top w:val="none" w:sz="0" w:space="0" w:color="auto"/>
        <w:left w:val="none" w:sz="0" w:space="0" w:color="auto"/>
        <w:bottom w:val="none" w:sz="0" w:space="0" w:color="auto"/>
        <w:right w:val="none" w:sz="0" w:space="0" w:color="auto"/>
      </w:divBdr>
    </w:div>
    <w:div w:id="404182898">
      <w:marLeft w:val="0"/>
      <w:marRight w:val="0"/>
      <w:marTop w:val="0"/>
      <w:marBottom w:val="0"/>
      <w:divBdr>
        <w:top w:val="none" w:sz="0" w:space="0" w:color="auto"/>
        <w:left w:val="none" w:sz="0" w:space="0" w:color="auto"/>
        <w:bottom w:val="none" w:sz="0" w:space="0" w:color="auto"/>
        <w:right w:val="none" w:sz="0" w:space="0" w:color="auto"/>
      </w:divBdr>
    </w:div>
    <w:div w:id="404184687">
      <w:marLeft w:val="0"/>
      <w:marRight w:val="0"/>
      <w:marTop w:val="0"/>
      <w:marBottom w:val="0"/>
      <w:divBdr>
        <w:top w:val="none" w:sz="0" w:space="0" w:color="auto"/>
        <w:left w:val="none" w:sz="0" w:space="0" w:color="auto"/>
        <w:bottom w:val="none" w:sz="0" w:space="0" w:color="auto"/>
        <w:right w:val="none" w:sz="0" w:space="0" w:color="auto"/>
      </w:divBdr>
    </w:div>
    <w:div w:id="404299065">
      <w:marLeft w:val="0"/>
      <w:marRight w:val="0"/>
      <w:marTop w:val="0"/>
      <w:marBottom w:val="0"/>
      <w:divBdr>
        <w:top w:val="none" w:sz="0" w:space="0" w:color="auto"/>
        <w:left w:val="none" w:sz="0" w:space="0" w:color="auto"/>
        <w:bottom w:val="none" w:sz="0" w:space="0" w:color="auto"/>
        <w:right w:val="none" w:sz="0" w:space="0" w:color="auto"/>
      </w:divBdr>
    </w:div>
    <w:div w:id="404570408">
      <w:marLeft w:val="0"/>
      <w:marRight w:val="0"/>
      <w:marTop w:val="0"/>
      <w:marBottom w:val="0"/>
      <w:divBdr>
        <w:top w:val="none" w:sz="0" w:space="0" w:color="auto"/>
        <w:left w:val="none" w:sz="0" w:space="0" w:color="auto"/>
        <w:bottom w:val="none" w:sz="0" w:space="0" w:color="auto"/>
        <w:right w:val="none" w:sz="0" w:space="0" w:color="auto"/>
      </w:divBdr>
    </w:div>
    <w:div w:id="404575438">
      <w:marLeft w:val="0"/>
      <w:marRight w:val="0"/>
      <w:marTop w:val="0"/>
      <w:marBottom w:val="0"/>
      <w:divBdr>
        <w:top w:val="none" w:sz="0" w:space="0" w:color="auto"/>
        <w:left w:val="none" w:sz="0" w:space="0" w:color="auto"/>
        <w:bottom w:val="none" w:sz="0" w:space="0" w:color="auto"/>
        <w:right w:val="none" w:sz="0" w:space="0" w:color="auto"/>
      </w:divBdr>
    </w:div>
    <w:div w:id="404767812">
      <w:marLeft w:val="0"/>
      <w:marRight w:val="0"/>
      <w:marTop w:val="0"/>
      <w:marBottom w:val="0"/>
      <w:divBdr>
        <w:top w:val="none" w:sz="0" w:space="0" w:color="auto"/>
        <w:left w:val="none" w:sz="0" w:space="0" w:color="auto"/>
        <w:bottom w:val="none" w:sz="0" w:space="0" w:color="auto"/>
        <w:right w:val="none" w:sz="0" w:space="0" w:color="auto"/>
      </w:divBdr>
    </w:div>
    <w:div w:id="404836331">
      <w:marLeft w:val="0"/>
      <w:marRight w:val="0"/>
      <w:marTop w:val="0"/>
      <w:marBottom w:val="0"/>
      <w:divBdr>
        <w:top w:val="none" w:sz="0" w:space="0" w:color="auto"/>
        <w:left w:val="none" w:sz="0" w:space="0" w:color="auto"/>
        <w:bottom w:val="none" w:sz="0" w:space="0" w:color="auto"/>
        <w:right w:val="none" w:sz="0" w:space="0" w:color="auto"/>
      </w:divBdr>
    </w:div>
    <w:div w:id="404836772">
      <w:marLeft w:val="0"/>
      <w:marRight w:val="0"/>
      <w:marTop w:val="0"/>
      <w:marBottom w:val="0"/>
      <w:divBdr>
        <w:top w:val="none" w:sz="0" w:space="0" w:color="auto"/>
        <w:left w:val="none" w:sz="0" w:space="0" w:color="auto"/>
        <w:bottom w:val="none" w:sz="0" w:space="0" w:color="auto"/>
        <w:right w:val="none" w:sz="0" w:space="0" w:color="auto"/>
      </w:divBdr>
    </w:div>
    <w:div w:id="404840130">
      <w:marLeft w:val="0"/>
      <w:marRight w:val="0"/>
      <w:marTop w:val="0"/>
      <w:marBottom w:val="0"/>
      <w:divBdr>
        <w:top w:val="none" w:sz="0" w:space="0" w:color="auto"/>
        <w:left w:val="none" w:sz="0" w:space="0" w:color="auto"/>
        <w:bottom w:val="none" w:sz="0" w:space="0" w:color="auto"/>
        <w:right w:val="none" w:sz="0" w:space="0" w:color="auto"/>
      </w:divBdr>
    </w:div>
    <w:div w:id="404953551">
      <w:marLeft w:val="0"/>
      <w:marRight w:val="0"/>
      <w:marTop w:val="0"/>
      <w:marBottom w:val="0"/>
      <w:divBdr>
        <w:top w:val="none" w:sz="0" w:space="0" w:color="auto"/>
        <w:left w:val="none" w:sz="0" w:space="0" w:color="auto"/>
        <w:bottom w:val="none" w:sz="0" w:space="0" w:color="auto"/>
        <w:right w:val="none" w:sz="0" w:space="0" w:color="auto"/>
      </w:divBdr>
    </w:div>
    <w:div w:id="405029154">
      <w:marLeft w:val="0"/>
      <w:marRight w:val="0"/>
      <w:marTop w:val="0"/>
      <w:marBottom w:val="0"/>
      <w:divBdr>
        <w:top w:val="none" w:sz="0" w:space="0" w:color="auto"/>
        <w:left w:val="none" w:sz="0" w:space="0" w:color="auto"/>
        <w:bottom w:val="none" w:sz="0" w:space="0" w:color="auto"/>
        <w:right w:val="none" w:sz="0" w:space="0" w:color="auto"/>
      </w:divBdr>
    </w:div>
    <w:div w:id="405034799">
      <w:bodyDiv w:val="1"/>
      <w:marLeft w:val="0"/>
      <w:marRight w:val="0"/>
      <w:marTop w:val="0"/>
      <w:marBottom w:val="0"/>
      <w:divBdr>
        <w:top w:val="none" w:sz="0" w:space="0" w:color="auto"/>
        <w:left w:val="none" w:sz="0" w:space="0" w:color="auto"/>
        <w:bottom w:val="none" w:sz="0" w:space="0" w:color="auto"/>
        <w:right w:val="none" w:sz="0" w:space="0" w:color="auto"/>
      </w:divBdr>
    </w:div>
    <w:div w:id="405080048">
      <w:marLeft w:val="0"/>
      <w:marRight w:val="0"/>
      <w:marTop w:val="0"/>
      <w:marBottom w:val="0"/>
      <w:divBdr>
        <w:top w:val="none" w:sz="0" w:space="0" w:color="auto"/>
        <w:left w:val="none" w:sz="0" w:space="0" w:color="auto"/>
        <w:bottom w:val="none" w:sz="0" w:space="0" w:color="auto"/>
        <w:right w:val="none" w:sz="0" w:space="0" w:color="auto"/>
      </w:divBdr>
    </w:div>
    <w:div w:id="405105681">
      <w:marLeft w:val="0"/>
      <w:marRight w:val="0"/>
      <w:marTop w:val="0"/>
      <w:marBottom w:val="0"/>
      <w:divBdr>
        <w:top w:val="none" w:sz="0" w:space="0" w:color="auto"/>
        <w:left w:val="none" w:sz="0" w:space="0" w:color="auto"/>
        <w:bottom w:val="none" w:sz="0" w:space="0" w:color="auto"/>
        <w:right w:val="none" w:sz="0" w:space="0" w:color="auto"/>
      </w:divBdr>
    </w:div>
    <w:div w:id="405106965">
      <w:marLeft w:val="0"/>
      <w:marRight w:val="0"/>
      <w:marTop w:val="0"/>
      <w:marBottom w:val="0"/>
      <w:divBdr>
        <w:top w:val="none" w:sz="0" w:space="0" w:color="auto"/>
        <w:left w:val="none" w:sz="0" w:space="0" w:color="auto"/>
        <w:bottom w:val="none" w:sz="0" w:space="0" w:color="auto"/>
        <w:right w:val="none" w:sz="0" w:space="0" w:color="auto"/>
      </w:divBdr>
    </w:div>
    <w:div w:id="405107419">
      <w:marLeft w:val="0"/>
      <w:marRight w:val="0"/>
      <w:marTop w:val="0"/>
      <w:marBottom w:val="0"/>
      <w:divBdr>
        <w:top w:val="none" w:sz="0" w:space="0" w:color="auto"/>
        <w:left w:val="none" w:sz="0" w:space="0" w:color="auto"/>
        <w:bottom w:val="none" w:sz="0" w:space="0" w:color="auto"/>
        <w:right w:val="none" w:sz="0" w:space="0" w:color="auto"/>
      </w:divBdr>
    </w:div>
    <w:div w:id="405147456">
      <w:marLeft w:val="0"/>
      <w:marRight w:val="0"/>
      <w:marTop w:val="0"/>
      <w:marBottom w:val="0"/>
      <w:divBdr>
        <w:top w:val="none" w:sz="0" w:space="0" w:color="auto"/>
        <w:left w:val="none" w:sz="0" w:space="0" w:color="auto"/>
        <w:bottom w:val="none" w:sz="0" w:space="0" w:color="auto"/>
        <w:right w:val="none" w:sz="0" w:space="0" w:color="auto"/>
      </w:divBdr>
    </w:div>
    <w:div w:id="405148167">
      <w:marLeft w:val="0"/>
      <w:marRight w:val="0"/>
      <w:marTop w:val="0"/>
      <w:marBottom w:val="0"/>
      <w:divBdr>
        <w:top w:val="none" w:sz="0" w:space="0" w:color="auto"/>
        <w:left w:val="none" w:sz="0" w:space="0" w:color="auto"/>
        <w:bottom w:val="none" w:sz="0" w:space="0" w:color="auto"/>
        <w:right w:val="none" w:sz="0" w:space="0" w:color="auto"/>
      </w:divBdr>
    </w:div>
    <w:div w:id="405150883">
      <w:marLeft w:val="0"/>
      <w:marRight w:val="0"/>
      <w:marTop w:val="0"/>
      <w:marBottom w:val="0"/>
      <w:divBdr>
        <w:top w:val="none" w:sz="0" w:space="0" w:color="auto"/>
        <w:left w:val="none" w:sz="0" w:space="0" w:color="auto"/>
        <w:bottom w:val="none" w:sz="0" w:space="0" w:color="auto"/>
        <w:right w:val="none" w:sz="0" w:space="0" w:color="auto"/>
      </w:divBdr>
    </w:div>
    <w:div w:id="405155318">
      <w:marLeft w:val="0"/>
      <w:marRight w:val="0"/>
      <w:marTop w:val="0"/>
      <w:marBottom w:val="0"/>
      <w:divBdr>
        <w:top w:val="none" w:sz="0" w:space="0" w:color="auto"/>
        <w:left w:val="none" w:sz="0" w:space="0" w:color="auto"/>
        <w:bottom w:val="none" w:sz="0" w:space="0" w:color="auto"/>
        <w:right w:val="none" w:sz="0" w:space="0" w:color="auto"/>
      </w:divBdr>
    </w:div>
    <w:div w:id="405224104">
      <w:marLeft w:val="0"/>
      <w:marRight w:val="0"/>
      <w:marTop w:val="0"/>
      <w:marBottom w:val="0"/>
      <w:divBdr>
        <w:top w:val="none" w:sz="0" w:space="0" w:color="auto"/>
        <w:left w:val="none" w:sz="0" w:space="0" w:color="auto"/>
        <w:bottom w:val="none" w:sz="0" w:space="0" w:color="auto"/>
        <w:right w:val="none" w:sz="0" w:space="0" w:color="auto"/>
      </w:divBdr>
    </w:div>
    <w:div w:id="405228333">
      <w:marLeft w:val="0"/>
      <w:marRight w:val="0"/>
      <w:marTop w:val="0"/>
      <w:marBottom w:val="0"/>
      <w:divBdr>
        <w:top w:val="none" w:sz="0" w:space="0" w:color="auto"/>
        <w:left w:val="none" w:sz="0" w:space="0" w:color="auto"/>
        <w:bottom w:val="none" w:sz="0" w:space="0" w:color="auto"/>
        <w:right w:val="none" w:sz="0" w:space="0" w:color="auto"/>
      </w:divBdr>
    </w:div>
    <w:div w:id="405346354">
      <w:marLeft w:val="0"/>
      <w:marRight w:val="0"/>
      <w:marTop w:val="0"/>
      <w:marBottom w:val="0"/>
      <w:divBdr>
        <w:top w:val="none" w:sz="0" w:space="0" w:color="auto"/>
        <w:left w:val="none" w:sz="0" w:space="0" w:color="auto"/>
        <w:bottom w:val="none" w:sz="0" w:space="0" w:color="auto"/>
        <w:right w:val="none" w:sz="0" w:space="0" w:color="auto"/>
      </w:divBdr>
    </w:div>
    <w:div w:id="405348148">
      <w:marLeft w:val="0"/>
      <w:marRight w:val="0"/>
      <w:marTop w:val="0"/>
      <w:marBottom w:val="0"/>
      <w:divBdr>
        <w:top w:val="none" w:sz="0" w:space="0" w:color="auto"/>
        <w:left w:val="none" w:sz="0" w:space="0" w:color="auto"/>
        <w:bottom w:val="none" w:sz="0" w:space="0" w:color="auto"/>
        <w:right w:val="none" w:sz="0" w:space="0" w:color="auto"/>
      </w:divBdr>
    </w:div>
    <w:div w:id="405372739">
      <w:marLeft w:val="0"/>
      <w:marRight w:val="0"/>
      <w:marTop w:val="0"/>
      <w:marBottom w:val="0"/>
      <w:divBdr>
        <w:top w:val="none" w:sz="0" w:space="0" w:color="auto"/>
        <w:left w:val="none" w:sz="0" w:space="0" w:color="auto"/>
        <w:bottom w:val="none" w:sz="0" w:space="0" w:color="auto"/>
        <w:right w:val="none" w:sz="0" w:space="0" w:color="auto"/>
      </w:divBdr>
    </w:div>
    <w:div w:id="405418311">
      <w:marLeft w:val="0"/>
      <w:marRight w:val="0"/>
      <w:marTop w:val="0"/>
      <w:marBottom w:val="0"/>
      <w:divBdr>
        <w:top w:val="none" w:sz="0" w:space="0" w:color="auto"/>
        <w:left w:val="none" w:sz="0" w:space="0" w:color="auto"/>
        <w:bottom w:val="none" w:sz="0" w:space="0" w:color="auto"/>
        <w:right w:val="none" w:sz="0" w:space="0" w:color="auto"/>
      </w:divBdr>
    </w:div>
    <w:div w:id="405425012">
      <w:marLeft w:val="0"/>
      <w:marRight w:val="0"/>
      <w:marTop w:val="0"/>
      <w:marBottom w:val="0"/>
      <w:divBdr>
        <w:top w:val="none" w:sz="0" w:space="0" w:color="auto"/>
        <w:left w:val="none" w:sz="0" w:space="0" w:color="auto"/>
        <w:bottom w:val="none" w:sz="0" w:space="0" w:color="auto"/>
        <w:right w:val="none" w:sz="0" w:space="0" w:color="auto"/>
      </w:divBdr>
    </w:div>
    <w:div w:id="405497348">
      <w:marLeft w:val="0"/>
      <w:marRight w:val="0"/>
      <w:marTop w:val="0"/>
      <w:marBottom w:val="0"/>
      <w:divBdr>
        <w:top w:val="none" w:sz="0" w:space="0" w:color="auto"/>
        <w:left w:val="none" w:sz="0" w:space="0" w:color="auto"/>
        <w:bottom w:val="none" w:sz="0" w:space="0" w:color="auto"/>
        <w:right w:val="none" w:sz="0" w:space="0" w:color="auto"/>
      </w:divBdr>
    </w:div>
    <w:div w:id="405497757">
      <w:marLeft w:val="0"/>
      <w:marRight w:val="0"/>
      <w:marTop w:val="0"/>
      <w:marBottom w:val="0"/>
      <w:divBdr>
        <w:top w:val="none" w:sz="0" w:space="0" w:color="auto"/>
        <w:left w:val="none" w:sz="0" w:space="0" w:color="auto"/>
        <w:bottom w:val="none" w:sz="0" w:space="0" w:color="auto"/>
        <w:right w:val="none" w:sz="0" w:space="0" w:color="auto"/>
      </w:divBdr>
    </w:div>
    <w:div w:id="405612756">
      <w:marLeft w:val="0"/>
      <w:marRight w:val="0"/>
      <w:marTop w:val="0"/>
      <w:marBottom w:val="0"/>
      <w:divBdr>
        <w:top w:val="none" w:sz="0" w:space="0" w:color="auto"/>
        <w:left w:val="none" w:sz="0" w:space="0" w:color="auto"/>
        <w:bottom w:val="none" w:sz="0" w:space="0" w:color="auto"/>
        <w:right w:val="none" w:sz="0" w:space="0" w:color="auto"/>
      </w:divBdr>
    </w:div>
    <w:div w:id="405693278">
      <w:marLeft w:val="0"/>
      <w:marRight w:val="0"/>
      <w:marTop w:val="0"/>
      <w:marBottom w:val="0"/>
      <w:divBdr>
        <w:top w:val="none" w:sz="0" w:space="0" w:color="auto"/>
        <w:left w:val="none" w:sz="0" w:space="0" w:color="auto"/>
        <w:bottom w:val="none" w:sz="0" w:space="0" w:color="auto"/>
        <w:right w:val="none" w:sz="0" w:space="0" w:color="auto"/>
      </w:divBdr>
    </w:div>
    <w:div w:id="405808934">
      <w:bodyDiv w:val="1"/>
      <w:marLeft w:val="0"/>
      <w:marRight w:val="0"/>
      <w:marTop w:val="0"/>
      <w:marBottom w:val="0"/>
      <w:divBdr>
        <w:top w:val="none" w:sz="0" w:space="0" w:color="auto"/>
        <w:left w:val="none" w:sz="0" w:space="0" w:color="auto"/>
        <w:bottom w:val="none" w:sz="0" w:space="0" w:color="auto"/>
        <w:right w:val="none" w:sz="0" w:space="0" w:color="auto"/>
      </w:divBdr>
    </w:div>
    <w:div w:id="405957705">
      <w:marLeft w:val="0"/>
      <w:marRight w:val="0"/>
      <w:marTop w:val="0"/>
      <w:marBottom w:val="0"/>
      <w:divBdr>
        <w:top w:val="none" w:sz="0" w:space="0" w:color="auto"/>
        <w:left w:val="none" w:sz="0" w:space="0" w:color="auto"/>
        <w:bottom w:val="none" w:sz="0" w:space="0" w:color="auto"/>
        <w:right w:val="none" w:sz="0" w:space="0" w:color="auto"/>
      </w:divBdr>
    </w:div>
    <w:div w:id="406003226">
      <w:marLeft w:val="0"/>
      <w:marRight w:val="0"/>
      <w:marTop w:val="0"/>
      <w:marBottom w:val="0"/>
      <w:divBdr>
        <w:top w:val="none" w:sz="0" w:space="0" w:color="auto"/>
        <w:left w:val="none" w:sz="0" w:space="0" w:color="auto"/>
        <w:bottom w:val="none" w:sz="0" w:space="0" w:color="auto"/>
        <w:right w:val="none" w:sz="0" w:space="0" w:color="auto"/>
      </w:divBdr>
    </w:div>
    <w:div w:id="406004289">
      <w:marLeft w:val="0"/>
      <w:marRight w:val="0"/>
      <w:marTop w:val="0"/>
      <w:marBottom w:val="0"/>
      <w:divBdr>
        <w:top w:val="none" w:sz="0" w:space="0" w:color="auto"/>
        <w:left w:val="none" w:sz="0" w:space="0" w:color="auto"/>
        <w:bottom w:val="none" w:sz="0" w:space="0" w:color="auto"/>
        <w:right w:val="none" w:sz="0" w:space="0" w:color="auto"/>
      </w:divBdr>
    </w:div>
    <w:div w:id="406151604">
      <w:marLeft w:val="0"/>
      <w:marRight w:val="0"/>
      <w:marTop w:val="0"/>
      <w:marBottom w:val="0"/>
      <w:divBdr>
        <w:top w:val="none" w:sz="0" w:space="0" w:color="auto"/>
        <w:left w:val="none" w:sz="0" w:space="0" w:color="auto"/>
        <w:bottom w:val="none" w:sz="0" w:space="0" w:color="auto"/>
        <w:right w:val="none" w:sz="0" w:space="0" w:color="auto"/>
      </w:divBdr>
    </w:div>
    <w:div w:id="406153340">
      <w:marLeft w:val="0"/>
      <w:marRight w:val="0"/>
      <w:marTop w:val="0"/>
      <w:marBottom w:val="0"/>
      <w:divBdr>
        <w:top w:val="none" w:sz="0" w:space="0" w:color="auto"/>
        <w:left w:val="none" w:sz="0" w:space="0" w:color="auto"/>
        <w:bottom w:val="none" w:sz="0" w:space="0" w:color="auto"/>
        <w:right w:val="none" w:sz="0" w:space="0" w:color="auto"/>
      </w:divBdr>
    </w:div>
    <w:div w:id="406153732">
      <w:marLeft w:val="0"/>
      <w:marRight w:val="0"/>
      <w:marTop w:val="0"/>
      <w:marBottom w:val="0"/>
      <w:divBdr>
        <w:top w:val="none" w:sz="0" w:space="0" w:color="auto"/>
        <w:left w:val="none" w:sz="0" w:space="0" w:color="auto"/>
        <w:bottom w:val="none" w:sz="0" w:space="0" w:color="auto"/>
        <w:right w:val="none" w:sz="0" w:space="0" w:color="auto"/>
      </w:divBdr>
    </w:div>
    <w:div w:id="406194560">
      <w:marLeft w:val="0"/>
      <w:marRight w:val="0"/>
      <w:marTop w:val="0"/>
      <w:marBottom w:val="0"/>
      <w:divBdr>
        <w:top w:val="none" w:sz="0" w:space="0" w:color="auto"/>
        <w:left w:val="none" w:sz="0" w:space="0" w:color="auto"/>
        <w:bottom w:val="none" w:sz="0" w:space="0" w:color="auto"/>
        <w:right w:val="none" w:sz="0" w:space="0" w:color="auto"/>
      </w:divBdr>
    </w:div>
    <w:div w:id="406264515">
      <w:marLeft w:val="0"/>
      <w:marRight w:val="0"/>
      <w:marTop w:val="0"/>
      <w:marBottom w:val="0"/>
      <w:divBdr>
        <w:top w:val="none" w:sz="0" w:space="0" w:color="auto"/>
        <w:left w:val="none" w:sz="0" w:space="0" w:color="auto"/>
        <w:bottom w:val="none" w:sz="0" w:space="0" w:color="auto"/>
        <w:right w:val="none" w:sz="0" w:space="0" w:color="auto"/>
      </w:divBdr>
    </w:div>
    <w:div w:id="406341909">
      <w:marLeft w:val="0"/>
      <w:marRight w:val="0"/>
      <w:marTop w:val="0"/>
      <w:marBottom w:val="0"/>
      <w:divBdr>
        <w:top w:val="none" w:sz="0" w:space="0" w:color="auto"/>
        <w:left w:val="none" w:sz="0" w:space="0" w:color="auto"/>
        <w:bottom w:val="none" w:sz="0" w:space="0" w:color="auto"/>
        <w:right w:val="none" w:sz="0" w:space="0" w:color="auto"/>
      </w:divBdr>
    </w:div>
    <w:div w:id="406346457">
      <w:marLeft w:val="0"/>
      <w:marRight w:val="0"/>
      <w:marTop w:val="0"/>
      <w:marBottom w:val="0"/>
      <w:divBdr>
        <w:top w:val="none" w:sz="0" w:space="0" w:color="auto"/>
        <w:left w:val="none" w:sz="0" w:space="0" w:color="auto"/>
        <w:bottom w:val="none" w:sz="0" w:space="0" w:color="auto"/>
        <w:right w:val="none" w:sz="0" w:space="0" w:color="auto"/>
      </w:divBdr>
    </w:div>
    <w:div w:id="406346511">
      <w:marLeft w:val="0"/>
      <w:marRight w:val="0"/>
      <w:marTop w:val="0"/>
      <w:marBottom w:val="0"/>
      <w:divBdr>
        <w:top w:val="none" w:sz="0" w:space="0" w:color="auto"/>
        <w:left w:val="none" w:sz="0" w:space="0" w:color="auto"/>
        <w:bottom w:val="none" w:sz="0" w:space="0" w:color="auto"/>
        <w:right w:val="none" w:sz="0" w:space="0" w:color="auto"/>
      </w:divBdr>
    </w:div>
    <w:div w:id="406460528">
      <w:marLeft w:val="0"/>
      <w:marRight w:val="0"/>
      <w:marTop w:val="0"/>
      <w:marBottom w:val="0"/>
      <w:divBdr>
        <w:top w:val="none" w:sz="0" w:space="0" w:color="auto"/>
        <w:left w:val="none" w:sz="0" w:space="0" w:color="auto"/>
        <w:bottom w:val="none" w:sz="0" w:space="0" w:color="auto"/>
        <w:right w:val="none" w:sz="0" w:space="0" w:color="auto"/>
      </w:divBdr>
    </w:div>
    <w:div w:id="406462892">
      <w:marLeft w:val="0"/>
      <w:marRight w:val="0"/>
      <w:marTop w:val="0"/>
      <w:marBottom w:val="0"/>
      <w:divBdr>
        <w:top w:val="none" w:sz="0" w:space="0" w:color="auto"/>
        <w:left w:val="none" w:sz="0" w:space="0" w:color="auto"/>
        <w:bottom w:val="none" w:sz="0" w:space="0" w:color="auto"/>
        <w:right w:val="none" w:sz="0" w:space="0" w:color="auto"/>
      </w:divBdr>
    </w:div>
    <w:div w:id="406465688">
      <w:marLeft w:val="0"/>
      <w:marRight w:val="0"/>
      <w:marTop w:val="0"/>
      <w:marBottom w:val="0"/>
      <w:divBdr>
        <w:top w:val="none" w:sz="0" w:space="0" w:color="auto"/>
        <w:left w:val="none" w:sz="0" w:space="0" w:color="auto"/>
        <w:bottom w:val="none" w:sz="0" w:space="0" w:color="auto"/>
        <w:right w:val="none" w:sz="0" w:space="0" w:color="auto"/>
      </w:divBdr>
    </w:div>
    <w:div w:id="406536047">
      <w:marLeft w:val="0"/>
      <w:marRight w:val="0"/>
      <w:marTop w:val="0"/>
      <w:marBottom w:val="0"/>
      <w:divBdr>
        <w:top w:val="none" w:sz="0" w:space="0" w:color="auto"/>
        <w:left w:val="none" w:sz="0" w:space="0" w:color="auto"/>
        <w:bottom w:val="none" w:sz="0" w:space="0" w:color="auto"/>
        <w:right w:val="none" w:sz="0" w:space="0" w:color="auto"/>
      </w:divBdr>
    </w:div>
    <w:div w:id="406651710">
      <w:marLeft w:val="0"/>
      <w:marRight w:val="0"/>
      <w:marTop w:val="0"/>
      <w:marBottom w:val="0"/>
      <w:divBdr>
        <w:top w:val="none" w:sz="0" w:space="0" w:color="auto"/>
        <w:left w:val="none" w:sz="0" w:space="0" w:color="auto"/>
        <w:bottom w:val="none" w:sz="0" w:space="0" w:color="auto"/>
        <w:right w:val="none" w:sz="0" w:space="0" w:color="auto"/>
      </w:divBdr>
    </w:div>
    <w:div w:id="406733779">
      <w:marLeft w:val="0"/>
      <w:marRight w:val="0"/>
      <w:marTop w:val="0"/>
      <w:marBottom w:val="0"/>
      <w:divBdr>
        <w:top w:val="none" w:sz="0" w:space="0" w:color="auto"/>
        <w:left w:val="none" w:sz="0" w:space="0" w:color="auto"/>
        <w:bottom w:val="none" w:sz="0" w:space="0" w:color="auto"/>
        <w:right w:val="none" w:sz="0" w:space="0" w:color="auto"/>
      </w:divBdr>
    </w:div>
    <w:div w:id="406801674">
      <w:marLeft w:val="0"/>
      <w:marRight w:val="0"/>
      <w:marTop w:val="0"/>
      <w:marBottom w:val="0"/>
      <w:divBdr>
        <w:top w:val="none" w:sz="0" w:space="0" w:color="auto"/>
        <w:left w:val="none" w:sz="0" w:space="0" w:color="auto"/>
        <w:bottom w:val="none" w:sz="0" w:space="0" w:color="auto"/>
        <w:right w:val="none" w:sz="0" w:space="0" w:color="auto"/>
      </w:divBdr>
    </w:div>
    <w:div w:id="406876825">
      <w:marLeft w:val="0"/>
      <w:marRight w:val="0"/>
      <w:marTop w:val="0"/>
      <w:marBottom w:val="0"/>
      <w:divBdr>
        <w:top w:val="none" w:sz="0" w:space="0" w:color="auto"/>
        <w:left w:val="none" w:sz="0" w:space="0" w:color="auto"/>
        <w:bottom w:val="none" w:sz="0" w:space="0" w:color="auto"/>
        <w:right w:val="none" w:sz="0" w:space="0" w:color="auto"/>
      </w:divBdr>
    </w:div>
    <w:div w:id="406879363">
      <w:marLeft w:val="0"/>
      <w:marRight w:val="0"/>
      <w:marTop w:val="0"/>
      <w:marBottom w:val="0"/>
      <w:divBdr>
        <w:top w:val="none" w:sz="0" w:space="0" w:color="auto"/>
        <w:left w:val="none" w:sz="0" w:space="0" w:color="auto"/>
        <w:bottom w:val="none" w:sz="0" w:space="0" w:color="auto"/>
        <w:right w:val="none" w:sz="0" w:space="0" w:color="auto"/>
      </w:divBdr>
    </w:div>
    <w:div w:id="406879989">
      <w:marLeft w:val="0"/>
      <w:marRight w:val="0"/>
      <w:marTop w:val="0"/>
      <w:marBottom w:val="0"/>
      <w:divBdr>
        <w:top w:val="none" w:sz="0" w:space="0" w:color="auto"/>
        <w:left w:val="none" w:sz="0" w:space="0" w:color="auto"/>
        <w:bottom w:val="none" w:sz="0" w:space="0" w:color="auto"/>
        <w:right w:val="none" w:sz="0" w:space="0" w:color="auto"/>
      </w:divBdr>
    </w:div>
    <w:div w:id="406920823">
      <w:marLeft w:val="0"/>
      <w:marRight w:val="0"/>
      <w:marTop w:val="0"/>
      <w:marBottom w:val="0"/>
      <w:divBdr>
        <w:top w:val="none" w:sz="0" w:space="0" w:color="auto"/>
        <w:left w:val="none" w:sz="0" w:space="0" w:color="auto"/>
        <w:bottom w:val="none" w:sz="0" w:space="0" w:color="auto"/>
        <w:right w:val="none" w:sz="0" w:space="0" w:color="auto"/>
      </w:divBdr>
    </w:div>
    <w:div w:id="406922582">
      <w:marLeft w:val="0"/>
      <w:marRight w:val="0"/>
      <w:marTop w:val="0"/>
      <w:marBottom w:val="0"/>
      <w:divBdr>
        <w:top w:val="none" w:sz="0" w:space="0" w:color="auto"/>
        <w:left w:val="none" w:sz="0" w:space="0" w:color="auto"/>
        <w:bottom w:val="none" w:sz="0" w:space="0" w:color="auto"/>
        <w:right w:val="none" w:sz="0" w:space="0" w:color="auto"/>
      </w:divBdr>
    </w:div>
    <w:div w:id="406997740">
      <w:marLeft w:val="0"/>
      <w:marRight w:val="0"/>
      <w:marTop w:val="0"/>
      <w:marBottom w:val="0"/>
      <w:divBdr>
        <w:top w:val="none" w:sz="0" w:space="0" w:color="auto"/>
        <w:left w:val="none" w:sz="0" w:space="0" w:color="auto"/>
        <w:bottom w:val="none" w:sz="0" w:space="0" w:color="auto"/>
        <w:right w:val="none" w:sz="0" w:space="0" w:color="auto"/>
      </w:divBdr>
    </w:div>
    <w:div w:id="407044608">
      <w:marLeft w:val="0"/>
      <w:marRight w:val="0"/>
      <w:marTop w:val="0"/>
      <w:marBottom w:val="0"/>
      <w:divBdr>
        <w:top w:val="none" w:sz="0" w:space="0" w:color="auto"/>
        <w:left w:val="none" w:sz="0" w:space="0" w:color="auto"/>
        <w:bottom w:val="none" w:sz="0" w:space="0" w:color="auto"/>
        <w:right w:val="none" w:sz="0" w:space="0" w:color="auto"/>
      </w:divBdr>
    </w:div>
    <w:div w:id="407072482">
      <w:marLeft w:val="0"/>
      <w:marRight w:val="0"/>
      <w:marTop w:val="0"/>
      <w:marBottom w:val="0"/>
      <w:divBdr>
        <w:top w:val="none" w:sz="0" w:space="0" w:color="auto"/>
        <w:left w:val="none" w:sz="0" w:space="0" w:color="auto"/>
        <w:bottom w:val="none" w:sz="0" w:space="0" w:color="auto"/>
        <w:right w:val="none" w:sz="0" w:space="0" w:color="auto"/>
      </w:divBdr>
    </w:div>
    <w:div w:id="407074795">
      <w:marLeft w:val="0"/>
      <w:marRight w:val="0"/>
      <w:marTop w:val="0"/>
      <w:marBottom w:val="0"/>
      <w:divBdr>
        <w:top w:val="none" w:sz="0" w:space="0" w:color="auto"/>
        <w:left w:val="none" w:sz="0" w:space="0" w:color="auto"/>
        <w:bottom w:val="none" w:sz="0" w:space="0" w:color="auto"/>
        <w:right w:val="none" w:sz="0" w:space="0" w:color="auto"/>
      </w:divBdr>
    </w:div>
    <w:div w:id="407122068">
      <w:marLeft w:val="0"/>
      <w:marRight w:val="0"/>
      <w:marTop w:val="0"/>
      <w:marBottom w:val="0"/>
      <w:divBdr>
        <w:top w:val="none" w:sz="0" w:space="0" w:color="auto"/>
        <w:left w:val="none" w:sz="0" w:space="0" w:color="auto"/>
        <w:bottom w:val="none" w:sz="0" w:space="0" w:color="auto"/>
        <w:right w:val="none" w:sz="0" w:space="0" w:color="auto"/>
      </w:divBdr>
    </w:div>
    <w:div w:id="407189710">
      <w:marLeft w:val="0"/>
      <w:marRight w:val="0"/>
      <w:marTop w:val="0"/>
      <w:marBottom w:val="0"/>
      <w:divBdr>
        <w:top w:val="none" w:sz="0" w:space="0" w:color="auto"/>
        <w:left w:val="none" w:sz="0" w:space="0" w:color="auto"/>
        <w:bottom w:val="none" w:sz="0" w:space="0" w:color="auto"/>
        <w:right w:val="none" w:sz="0" w:space="0" w:color="auto"/>
      </w:divBdr>
    </w:div>
    <w:div w:id="407387098">
      <w:marLeft w:val="0"/>
      <w:marRight w:val="0"/>
      <w:marTop w:val="0"/>
      <w:marBottom w:val="0"/>
      <w:divBdr>
        <w:top w:val="none" w:sz="0" w:space="0" w:color="auto"/>
        <w:left w:val="none" w:sz="0" w:space="0" w:color="auto"/>
        <w:bottom w:val="none" w:sz="0" w:space="0" w:color="auto"/>
        <w:right w:val="none" w:sz="0" w:space="0" w:color="auto"/>
      </w:divBdr>
    </w:div>
    <w:div w:id="407458176">
      <w:marLeft w:val="0"/>
      <w:marRight w:val="0"/>
      <w:marTop w:val="0"/>
      <w:marBottom w:val="0"/>
      <w:divBdr>
        <w:top w:val="none" w:sz="0" w:space="0" w:color="auto"/>
        <w:left w:val="none" w:sz="0" w:space="0" w:color="auto"/>
        <w:bottom w:val="none" w:sz="0" w:space="0" w:color="auto"/>
        <w:right w:val="none" w:sz="0" w:space="0" w:color="auto"/>
      </w:divBdr>
    </w:div>
    <w:div w:id="407657030">
      <w:marLeft w:val="0"/>
      <w:marRight w:val="0"/>
      <w:marTop w:val="0"/>
      <w:marBottom w:val="0"/>
      <w:divBdr>
        <w:top w:val="none" w:sz="0" w:space="0" w:color="auto"/>
        <w:left w:val="none" w:sz="0" w:space="0" w:color="auto"/>
        <w:bottom w:val="none" w:sz="0" w:space="0" w:color="auto"/>
        <w:right w:val="none" w:sz="0" w:space="0" w:color="auto"/>
      </w:divBdr>
    </w:div>
    <w:div w:id="407700914">
      <w:marLeft w:val="0"/>
      <w:marRight w:val="0"/>
      <w:marTop w:val="0"/>
      <w:marBottom w:val="0"/>
      <w:divBdr>
        <w:top w:val="none" w:sz="0" w:space="0" w:color="auto"/>
        <w:left w:val="none" w:sz="0" w:space="0" w:color="auto"/>
        <w:bottom w:val="none" w:sz="0" w:space="0" w:color="auto"/>
        <w:right w:val="none" w:sz="0" w:space="0" w:color="auto"/>
      </w:divBdr>
    </w:div>
    <w:div w:id="407729045">
      <w:marLeft w:val="0"/>
      <w:marRight w:val="0"/>
      <w:marTop w:val="0"/>
      <w:marBottom w:val="0"/>
      <w:divBdr>
        <w:top w:val="none" w:sz="0" w:space="0" w:color="auto"/>
        <w:left w:val="none" w:sz="0" w:space="0" w:color="auto"/>
        <w:bottom w:val="none" w:sz="0" w:space="0" w:color="auto"/>
        <w:right w:val="none" w:sz="0" w:space="0" w:color="auto"/>
      </w:divBdr>
    </w:div>
    <w:div w:id="407772633">
      <w:marLeft w:val="0"/>
      <w:marRight w:val="0"/>
      <w:marTop w:val="0"/>
      <w:marBottom w:val="0"/>
      <w:divBdr>
        <w:top w:val="none" w:sz="0" w:space="0" w:color="auto"/>
        <w:left w:val="none" w:sz="0" w:space="0" w:color="auto"/>
        <w:bottom w:val="none" w:sz="0" w:space="0" w:color="auto"/>
        <w:right w:val="none" w:sz="0" w:space="0" w:color="auto"/>
      </w:divBdr>
    </w:div>
    <w:div w:id="407923526">
      <w:marLeft w:val="0"/>
      <w:marRight w:val="0"/>
      <w:marTop w:val="0"/>
      <w:marBottom w:val="0"/>
      <w:divBdr>
        <w:top w:val="none" w:sz="0" w:space="0" w:color="auto"/>
        <w:left w:val="none" w:sz="0" w:space="0" w:color="auto"/>
        <w:bottom w:val="none" w:sz="0" w:space="0" w:color="auto"/>
        <w:right w:val="none" w:sz="0" w:space="0" w:color="auto"/>
      </w:divBdr>
    </w:div>
    <w:div w:id="407924664">
      <w:marLeft w:val="0"/>
      <w:marRight w:val="0"/>
      <w:marTop w:val="0"/>
      <w:marBottom w:val="0"/>
      <w:divBdr>
        <w:top w:val="none" w:sz="0" w:space="0" w:color="auto"/>
        <w:left w:val="none" w:sz="0" w:space="0" w:color="auto"/>
        <w:bottom w:val="none" w:sz="0" w:space="0" w:color="auto"/>
        <w:right w:val="none" w:sz="0" w:space="0" w:color="auto"/>
      </w:divBdr>
    </w:div>
    <w:div w:id="407925603">
      <w:marLeft w:val="0"/>
      <w:marRight w:val="0"/>
      <w:marTop w:val="0"/>
      <w:marBottom w:val="0"/>
      <w:divBdr>
        <w:top w:val="none" w:sz="0" w:space="0" w:color="auto"/>
        <w:left w:val="none" w:sz="0" w:space="0" w:color="auto"/>
        <w:bottom w:val="none" w:sz="0" w:space="0" w:color="auto"/>
        <w:right w:val="none" w:sz="0" w:space="0" w:color="auto"/>
      </w:divBdr>
    </w:div>
    <w:div w:id="407968237">
      <w:marLeft w:val="0"/>
      <w:marRight w:val="0"/>
      <w:marTop w:val="0"/>
      <w:marBottom w:val="0"/>
      <w:divBdr>
        <w:top w:val="none" w:sz="0" w:space="0" w:color="auto"/>
        <w:left w:val="none" w:sz="0" w:space="0" w:color="auto"/>
        <w:bottom w:val="none" w:sz="0" w:space="0" w:color="auto"/>
        <w:right w:val="none" w:sz="0" w:space="0" w:color="auto"/>
      </w:divBdr>
    </w:div>
    <w:div w:id="408113568">
      <w:marLeft w:val="0"/>
      <w:marRight w:val="0"/>
      <w:marTop w:val="0"/>
      <w:marBottom w:val="0"/>
      <w:divBdr>
        <w:top w:val="none" w:sz="0" w:space="0" w:color="auto"/>
        <w:left w:val="none" w:sz="0" w:space="0" w:color="auto"/>
        <w:bottom w:val="none" w:sz="0" w:space="0" w:color="auto"/>
        <w:right w:val="none" w:sz="0" w:space="0" w:color="auto"/>
      </w:divBdr>
    </w:div>
    <w:div w:id="408576785">
      <w:marLeft w:val="0"/>
      <w:marRight w:val="0"/>
      <w:marTop w:val="0"/>
      <w:marBottom w:val="0"/>
      <w:divBdr>
        <w:top w:val="none" w:sz="0" w:space="0" w:color="auto"/>
        <w:left w:val="none" w:sz="0" w:space="0" w:color="auto"/>
        <w:bottom w:val="none" w:sz="0" w:space="0" w:color="auto"/>
        <w:right w:val="none" w:sz="0" w:space="0" w:color="auto"/>
      </w:divBdr>
    </w:div>
    <w:div w:id="408776777">
      <w:marLeft w:val="0"/>
      <w:marRight w:val="0"/>
      <w:marTop w:val="0"/>
      <w:marBottom w:val="0"/>
      <w:divBdr>
        <w:top w:val="none" w:sz="0" w:space="0" w:color="auto"/>
        <w:left w:val="none" w:sz="0" w:space="0" w:color="auto"/>
        <w:bottom w:val="none" w:sz="0" w:space="0" w:color="auto"/>
        <w:right w:val="none" w:sz="0" w:space="0" w:color="auto"/>
      </w:divBdr>
    </w:div>
    <w:div w:id="408815222">
      <w:marLeft w:val="0"/>
      <w:marRight w:val="0"/>
      <w:marTop w:val="0"/>
      <w:marBottom w:val="0"/>
      <w:divBdr>
        <w:top w:val="none" w:sz="0" w:space="0" w:color="auto"/>
        <w:left w:val="none" w:sz="0" w:space="0" w:color="auto"/>
        <w:bottom w:val="none" w:sz="0" w:space="0" w:color="auto"/>
        <w:right w:val="none" w:sz="0" w:space="0" w:color="auto"/>
      </w:divBdr>
    </w:div>
    <w:div w:id="408886247">
      <w:marLeft w:val="0"/>
      <w:marRight w:val="0"/>
      <w:marTop w:val="0"/>
      <w:marBottom w:val="0"/>
      <w:divBdr>
        <w:top w:val="none" w:sz="0" w:space="0" w:color="auto"/>
        <w:left w:val="none" w:sz="0" w:space="0" w:color="auto"/>
        <w:bottom w:val="none" w:sz="0" w:space="0" w:color="auto"/>
        <w:right w:val="none" w:sz="0" w:space="0" w:color="auto"/>
      </w:divBdr>
    </w:div>
    <w:div w:id="408886982">
      <w:marLeft w:val="0"/>
      <w:marRight w:val="0"/>
      <w:marTop w:val="0"/>
      <w:marBottom w:val="0"/>
      <w:divBdr>
        <w:top w:val="none" w:sz="0" w:space="0" w:color="auto"/>
        <w:left w:val="none" w:sz="0" w:space="0" w:color="auto"/>
        <w:bottom w:val="none" w:sz="0" w:space="0" w:color="auto"/>
        <w:right w:val="none" w:sz="0" w:space="0" w:color="auto"/>
      </w:divBdr>
    </w:div>
    <w:div w:id="408888773">
      <w:marLeft w:val="0"/>
      <w:marRight w:val="0"/>
      <w:marTop w:val="0"/>
      <w:marBottom w:val="0"/>
      <w:divBdr>
        <w:top w:val="none" w:sz="0" w:space="0" w:color="auto"/>
        <w:left w:val="none" w:sz="0" w:space="0" w:color="auto"/>
        <w:bottom w:val="none" w:sz="0" w:space="0" w:color="auto"/>
        <w:right w:val="none" w:sz="0" w:space="0" w:color="auto"/>
      </w:divBdr>
    </w:div>
    <w:div w:id="408890724">
      <w:marLeft w:val="0"/>
      <w:marRight w:val="0"/>
      <w:marTop w:val="0"/>
      <w:marBottom w:val="0"/>
      <w:divBdr>
        <w:top w:val="none" w:sz="0" w:space="0" w:color="auto"/>
        <w:left w:val="none" w:sz="0" w:space="0" w:color="auto"/>
        <w:bottom w:val="none" w:sz="0" w:space="0" w:color="auto"/>
        <w:right w:val="none" w:sz="0" w:space="0" w:color="auto"/>
      </w:divBdr>
    </w:div>
    <w:div w:id="409041101">
      <w:marLeft w:val="0"/>
      <w:marRight w:val="0"/>
      <w:marTop w:val="0"/>
      <w:marBottom w:val="0"/>
      <w:divBdr>
        <w:top w:val="none" w:sz="0" w:space="0" w:color="auto"/>
        <w:left w:val="none" w:sz="0" w:space="0" w:color="auto"/>
        <w:bottom w:val="none" w:sz="0" w:space="0" w:color="auto"/>
        <w:right w:val="none" w:sz="0" w:space="0" w:color="auto"/>
      </w:divBdr>
    </w:div>
    <w:div w:id="409080976">
      <w:bodyDiv w:val="1"/>
      <w:marLeft w:val="0"/>
      <w:marRight w:val="0"/>
      <w:marTop w:val="0"/>
      <w:marBottom w:val="0"/>
      <w:divBdr>
        <w:top w:val="none" w:sz="0" w:space="0" w:color="auto"/>
        <w:left w:val="none" w:sz="0" w:space="0" w:color="auto"/>
        <w:bottom w:val="none" w:sz="0" w:space="0" w:color="auto"/>
        <w:right w:val="none" w:sz="0" w:space="0" w:color="auto"/>
      </w:divBdr>
    </w:div>
    <w:div w:id="409237691">
      <w:marLeft w:val="0"/>
      <w:marRight w:val="0"/>
      <w:marTop w:val="0"/>
      <w:marBottom w:val="0"/>
      <w:divBdr>
        <w:top w:val="none" w:sz="0" w:space="0" w:color="auto"/>
        <w:left w:val="none" w:sz="0" w:space="0" w:color="auto"/>
        <w:bottom w:val="none" w:sz="0" w:space="0" w:color="auto"/>
        <w:right w:val="none" w:sz="0" w:space="0" w:color="auto"/>
      </w:divBdr>
    </w:div>
    <w:div w:id="409274027">
      <w:marLeft w:val="0"/>
      <w:marRight w:val="0"/>
      <w:marTop w:val="0"/>
      <w:marBottom w:val="0"/>
      <w:divBdr>
        <w:top w:val="none" w:sz="0" w:space="0" w:color="auto"/>
        <w:left w:val="none" w:sz="0" w:space="0" w:color="auto"/>
        <w:bottom w:val="none" w:sz="0" w:space="0" w:color="auto"/>
        <w:right w:val="none" w:sz="0" w:space="0" w:color="auto"/>
      </w:divBdr>
    </w:div>
    <w:div w:id="409347727">
      <w:marLeft w:val="0"/>
      <w:marRight w:val="0"/>
      <w:marTop w:val="0"/>
      <w:marBottom w:val="0"/>
      <w:divBdr>
        <w:top w:val="none" w:sz="0" w:space="0" w:color="auto"/>
        <w:left w:val="none" w:sz="0" w:space="0" w:color="auto"/>
        <w:bottom w:val="none" w:sz="0" w:space="0" w:color="auto"/>
        <w:right w:val="none" w:sz="0" w:space="0" w:color="auto"/>
      </w:divBdr>
    </w:div>
    <w:div w:id="409471447">
      <w:marLeft w:val="0"/>
      <w:marRight w:val="0"/>
      <w:marTop w:val="0"/>
      <w:marBottom w:val="0"/>
      <w:divBdr>
        <w:top w:val="none" w:sz="0" w:space="0" w:color="auto"/>
        <w:left w:val="none" w:sz="0" w:space="0" w:color="auto"/>
        <w:bottom w:val="none" w:sz="0" w:space="0" w:color="auto"/>
        <w:right w:val="none" w:sz="0" w:space="0" w:color="auto"/>
      </w:divBdr>
    </w:div>
    <w:div w:id="409616817">
      <w:marLeft w:val="0"/>
      <w:marRight w:val="0"/>
      <w:marTop w:val="0"/>
      <w:marBottom w:val="0"/>
      <w:divBdr>
        <w:top w:val="none" w:sz="0" w:space="0" w:color="auto"/>
        <w:left w:val="none" w:sz="0" w:space="0" w:color="auto"/>
        <w:bottom w:val="none" w:sz="0" w:space="0" w:color="auto"/>
        <w:right w:val="none" w:sz="0" w:space="0" w:color="auto"/>
      </w:divBdr>
    </w:div>
    <w:div w:id="409734357">
      <w:bodyDiv w:val="1"/>
      <w:marLeft w:val="0"/>
      <w:marRight w:val="0"/>
      <w:marTop w:val="0"/>
      <w:marBottom w:val="0"/>
      <w:divBdr>
        <w:top w:val="none" w:sz="0" w:space="0" w:color="auto"/>
        <w:left w:val="none" w:sz="0" w:space="0" w:color="auto"/>
        <w:bottom w:val="none" w:sz="0" w:space="0" w:color="auto"/>
        <w:right w:val="none" w:sz="0" w:space="0" w:color="auto"/>
      </w:divBdr>
    </w:div>
    <w:div w:id="410085086">
      <w:marLeft w:val="0"/>
      <w:marRight w:val="0"/>
      <w:marTop w:val="0"/>
      <w:marBottom w:val="0"/>
      <w:divBdr>
        <w:top w:val="none" w:sz="0" w:space="0" w:color="auto"/>
        <w:left w:val="none" w:sz="0" w:space="0" w:color="auto"/>
        <w:bottom w:val="none" w:sz="0" w:space="0" w:color="auto"/>
        <w:right w:val="none" w:sz="0" w:space="0" w:color="auto"/>
      </w:divBdr>
    </w:div>
    <w:div w:id="410153568">
      <w:marLeft w:val="0"/>
      <w:marRight w:val="0"/>
      <w:marTop w:val="0"/>
      <w:marBottom w:val="0"/>
      <w:divBdr>
        <w:top w:val="none" w:sz="0" w:space="0" w:color="auto"/>
        <w:left w:val="none" w:sz="0" w:space="0" w:color="auto"/>
        <w:bottom w:val="none" w:sz="0" w:space="0" w:color="auto"/>
        <w:right w:val="none" w:sz="0" w:space="0" w:color="auto"/>
      </w:divBdr>
    </w:div>
    <w:div w:id="410346938">
      <w:marLeft w:val="0"/>
      <w:marRight w:val="0"/>
      <w:marTop w:val="0"/>
      <w:marBottom w:val="0"/>
      <w:divBdr>
        <w:top w:val="none" w:sz="0" w:space="0" w:color="auto"/>
        <w:left w:val="none" w:sz="0" w:space="0" w:color="auto"/>
        <w:bottom w:val="none" w:sz="0" w:space="0" w:color="auto"/>
        <w:right w:val="none" w:sz="0" w:space="0" w:color="auto"/>
      </w:divBdr>
    </w:div>
    <w:div w:id="410350800">
      <w:marLeft w:val="0"/>
      <w:marRight w:val="0"/>
      <w:marTop w:val="0"/>
      <w:marBottom w:val="0"/>
      <w:divBdr>
        <w:top w:val="none" w:sz="0" w:space="0" w:color="auto"/>
        <w:left w:val="none" w:sz="0" w:space="0" w:color="auto"/>
        <w:bottom w:val="none" w:sz="0" w:space="0" w:color="auto"/>
        <w:right w:val="none" w:sz="0" w:space="0" w:color="auto"/>
      </w:divBdr>
    </w:div>
    <w:div w:id="410353095">
      <w:marLeft w:val="0"/>
      <w:marRight w:val="0"/>
      <w:marTop w:val="0"/>
      <w:marBottom w:val="0"/>
      <w:divBdr>
        <w:top w:val="none" w:sz="0" w:space="0" w:color="auto"/>
        <w:left w:val="none" w:sz="0" w:space="0" w:color="auto"/>
        <w:bottom w:val="none" w:sz="0" w:space="0" w:color="auto"/>
        <w:right w:val="none" w:sz="0" w:space="0" w:color="auto"/>
      </w:divBdr>
    </w:div>
    <w:div w:id="410390187">
      <w:marLeft w:val="0"/>
      <w:marRight w:val="0"/>
      <w:marTop w:val="0"/>
      <w:marBottom w:val="0"/>
      <w:divBdr>
        <w:top w:val="none" w:sz="0" w:space="0" w:color="auto"/>
        <w:left w:val="none" w:sz="0" w:space="0" w:color="auto"/>
        <w:bottom w:val="none" w:sz="0" w:space="0" w:color="auto"/>
        <w:right w:val="none" w:sz="0" w:space="0" w:color="auto"/>
      </w:divBdr>
    </w:div>
    <w:div w:id="410547169">
      <w:marLeft w:val="0"/>
      <w:marRight w:val="0"/>
      <w:marTop w:val="0"/>
      <w:marBottom w:val="0"/>
      <w:divBdr>
        <w:top w:val="none" w:sz="0" w:space="0" w:color="auto"/>
        <w:left w:val="none" w:sz="0" w:space="0" w:color="auto"/>
        <w:bottom w:val="none" w:sz="0" w:space="0" w:color="auto"/>
        <w:right w:val="none" w:sz="0" w:space="0" w:color="auto"/>
      </w:divBdr>
    </w:div>
    <w:div w:id="410548302">
      <w:marLeft w:val="0"/>
      <w:marRight w:val="0"/>
      <w:marTop w:val="0"/>
      <w:marBottom w:val="0"/>
      <w:divBdr>
        <w:top w:val="none" w:sz="0" w:space="0" w:color="auto"/>
        <w:left w:val="none" w:sz="0" w:space="0" w:color="auto"/>
        <w:bottom w:val="none" w:sz="0" w:space="0" w:color="auto"/>
        <w:right w:val="none" w:sz="0" w:space="0" w:color="auto"/>
      </w:divBdr>
    </w:div>
    <w:div w:id="410588155">
      <w:marLeft w:val="0"/>
      <w:marRight w:val="0"/>
      <w:marTop w:val="0"/>
      <w:marBottom w:val="0"/>
      <w:divBdr>
        <w:top w:val="none" w:sz="0" w:space="0" w:color="auto"/>
        <w:left w:val="none" w:sz="0" w:space="0" w:color="auto"/>
        <w:bottom w:val="none" w:sz="0" w:space="0" w:color="auto"/>
        <w:right w:val="none" w:sz="0" w:space="0" w:color="auto"/>
      </w:divBdr>
    </w:div>
    <w:div w:id="410590178">
      <w:marLeft w:val="0"/>
      <w:marRight w:val="0"/>
      <w:marTop w:val="0"/>
      <w:marBottom w:val="0"/>
      <w:divBdr>
        <w:top w:val="none" w:sz="0" w:space="0" w:color="auto"/>
        <w:left w:val="none" w:sz="0" w:space="0" w:color="auto"/>
        <w:bottom w:val="none" w:sz="0" w:space="0" w:color="auto"/>
        <w:right w:val="none" w:sz="0" w:space="0" w:color="auto"/>
      </w:divBdr>
    </w:div>
    <w:div w:id="410591623">
      <w:marLeft w:val="0"/>
      <w:marRight w:val="0"/>
      <w:marTop w:val="0"/>
      <w:marBottom w:val="0"/>
      <w:divBdr>
        <w:top w:val="none" w:sz="0" w:space="0" w:color="auto"/>
        <w:left w:val="none" w:sz="0" w:space="0" w:color="auto"/>
        <w:bottom w:val="none" w:sz="0" w:space="0" w:color="auto"/>
        <w:right w:val="none" w:sz="0" w:space="0" w:color="auto"/>
      </w:divBdr>
    </w:div>
    <w:div w:id="410658828">
      <w:bodyDiv w:val="1"/>
      <w:marLeft w:val="0"/>
      <w:marRight w:val="0"/>
      <w:marTop w:val="0"/>
      <w:marBottom w:val="0"/>
      <w:divBdr>
        <w:top w:val="none" w:sz="0" w:space="0" w:color="auto"/>
        <w:left w:val="none" w:sz="0" w:space="0" w:color="auto"/>
        <w:bottom w:val="none" w:sz="0" w:space="0" w:color="auto"/>
        <w:right w:val="none" w:sz="0" w:space="0" w:color="auto"/>
      </w:divBdr>
    </w:div>
    <w:div w:id="410662865">
      <w:marLeft w:val="0"/>
      <w:marRight w:val="0"/>
      <w:marTop w:val="0"/>
      <w:marBottom w:val="0"/>
      <w:divBdr>
        <w:top w:val="none" w:sz="0" w:space="0" w:color="auto"/>
        <w:left w:val="none" w:sz="0" w:space="0" w:color="auto"/>
        <w:bottom w:val="none" w:sz="0" w:space="0" w:color="auto"/>
        <w:right w:val="none" w:sz="0" w:space="0" w:color="auto"/>
      </w:divBdr>
    </w:div>
    <w:div w:id="410739933">
      <w:marLeft w:val="0"/>
      <w:marRight w:val="0"/>
      <w:marTop w:val="0"/>
      <w:marBottom w:val="0"/>
      <w:divBdr>
        <w:top w:val="none" w:sz="0" w:space="0" w:color="auto"/>
        <w:left w:val="none" w:sz="0" w:space="0" w:color="auto"/>
        <w:bottom w:val="none" w:sz="0" w:space="0" w:color="auto"/>
        <w:right w:val="none" w:sz="0" w:space="0" w:color="auto"/>
      </w:divBdr>
    </w:div>
    <w:div w:id="410808767">
      <w:marLeft w:val="0"/>
      <w:marRight w:val="0"/>
      <w:marTop w:val="0"/>
      <w:marBottom w:val="0"/>
      <w:divBdr>
        <w:top w:val="none" w:sz="0" w:space="0" w:color="auto"/>
        <w:left w:val="none" w:sz="0" w:space="0" w:color="auto"/>
        <w:bottom w:val="none" w:sz="0" w:space="0" w:color="auto"/>
        <w:right w:val="none" w:sz="0" w:space="0" w:color="auto"/>
      </w:divBdr>
    </w:div>
    <w:div w:id="410851117">
      <w:marLeft w:val="0"/>
      <w:marRight w:val="0"/>
      <w:marTop w:val="0"/>
      <w:marBottom w:val="0"/>
      <w:divBdr>
        <w:top w:val="none" w:sz="0" w:space="0" w:color="auto"/>
        <w:left w:val="none" w:sz="0" w:space="0" w:color="auto"/>
        <w:bottom w:val="none" w:sz="0" w:space="0" w:color="auto"/>
        <w:right w:val="none" w:sz="0" w:space="0" w:color="auto"/>
      </w:divBdr>
    </w:div>
    <w:div w:id="410930112">
      <w:marLeft w:val="0"/>
      <w:marRight w:val="0"/>
      <w:marTop w:val="0"/>
      <w:marBottom w:val="0"/>
      <w:divBdr>
        <w:top w:val="none" w:sz="0" w:space="0" w:color="auto"/>
        <w:left w:val="none" w:sz="0" w:space="0" w:color="auto"/>
        <w:bottom w:val="none" w:sz="0" w:space="0" w:color="auto"/>
        <w:right w:val="none" w:sz="0" w:space="0" w:color="auto"/>
      </w:divBdr>
    </w:div>
    <w:div w:id="410933397">
      <w:marLeft w:val="0"/>
      <w:marRight w:val="0"/>
      <w:marTop w:val="0"/>
      <w:marBottom w:val="0"/>
      <w:divBdr>
        <w:top w:val="none" w:sz="0" w:space="0" w:color="auto"/>
        <w:left w:val="none" w:sz="0" w:space="0" w:color="auto"/>
        <w:bottom w:val="none" w:sz="0" w:space="0" w:color="auto"/>
        <w:right w:val="none" w:sz="0" w:space="0" w:color="auto"/>
      </w:divBdr>
    </w:div>
    <w:div w:id="411006890">
      <w:marLeft w:val="0"/>
      <w:marRight w:val="0"/>
      <w:marTop w:val="0"/>
      <w:marBottom w:val="0"/>
      <w:divBdr>
        <w:top w:val="none" w:sz="0" w:space="0" w:color="auto"/>
        <w:left w:val="none" w:sz="0" w:space="0" w:color="auto"/>
        <w:bottom w:val="none" w:sz="0" w:space="0" w:color="auto"/>
        <w:right w:val="none" w:sz="0" w:space="0" w:color="auto"/>
      </w:divBdr>
    </w:div>
    <w:div w:id="411046356">
      <w:marLeft w:val="0"/>
      <w:marRight w:val="0"/>
      <w:marTop w:val="0"/>
      <w:marBottom w:val="0"/>
      <w:divBdr>
        <w:top w:val="none" w:sz="0" w:space="0" w:color="auto"/>
        <w:left w:val="none" w:sz="0" w:space="0" w:color="auto"/>
        <w:bottom w:val="none" w:sz="0" w:space="0" w:color="auto"/>
        <w:right w:val="none" w:sz="0" w:space="0" w:color="auto"/>
      </w:divBdr>
    </w:div>
    <w:div w:id="411125983">
      <w:marLeft w:val="0"/>
      <w:marRight w:val="0"/>
      <w:marTop w:val="0"/>
      <w:marBottom w:val="0"/>
      <w:divBdr>
        <w:top w:val="none" w:sz="0" w:space="0" w:color="auto"/>
        <w:left w:val="none" w:sz="0" w:space="0" w:color="auto"/>
        <w:bottom w:val="none" w:sz="0" w:space="0" w:color="auto"/>
        <w:right w:val="none" w:sz="0" w:space="0" w:color="auto"/>
      </w:divBdr>
    </w:div>
    <w:div w:id="411200135">
      <w:marLeft w:val="0"/>
      <w:marRight w:val="0"/>
      <w:marTop w:val="0"/>
      <w:marBottom w:val="0"/>
      <w:divBdr>
        <w:top w:val="none" w:sz="0" w:space="0" w:color="auto"/>
        <w:left w:val="none" w:sz="0" w:space="0" w:color="auto"/>
        <w:bottom w:val="none" w:sz="0" w:space="0" w:color="auto"/>
        <w:right w:val="none" w:sz="0" w:space="0" w:color="auto"/>
      </w:divBdr>
    </w:div>
    <w:div w:id="411388668">
      <w:marLeft w:val="0"/>
      <w:marRight w:val="0"/>
      <w:marTop w:val="0"/>
      <w:marBottom w:val="0"/>
      <w:divBdr>
        <w:top w:val="none" w:sz="0" w:space="0" w:color="auto"/>
        <w:left w:val="none" w:sz="0" w:space="0" w:color="auto"/>
        <w:bottom w:val="none" w:sz="0" w:space="0" w:color="auto"/>
        <w:right w:val="none" w:sz="0" w:space="0" w:color="auto"/>
      </w:divBdr>
    </w:div>
    <w:div w:id="411396392">
      <w:marLeft w:val="0"/>
      <w:marRight w:val="0"/>
      <w:marTop w:val="0"/>
      <w:marBottom w:val="0"/>
      <w:divBdr>
        <w:top w:val="none" w:sz="0" w:space="0" w:color="auto"/>
        <w:left w:val="none" w:sz="0" w:space="0" w:color="auto"/>
        <w:bottom w:val="none" w:sz="0" w:space="0" w:color="auto"/>
        <w:right w:val="none" w:sz="0" w:space="0" w:color="auto"/>
      </w:divBdr>
    </w:div>
    <w:div w:id="411464997">
      <w:marLeft w:val="0"/>
      <w:marRight w:val="0"/>
      <w:marTop w:val="0"/>
      <w:marBottom w:val="0"/>
      <w:divBdr>
        <w:top w:val="none" w:sz="0" w:space="0" w:color="auto"/>
        <w:left w:val="none" w:sz="0" w:space="0" w:color="auto"/>
        <w:bottom w:val="none" w:sz="0" w:space="0" w:color="auto"/>
        <w:right w:val="none" w:sz="0" w:space="0" w:color="auto"/>
      </w:divBdr>
    </w:div>
    <w:div w:id="411586453">
      <w:marLeft w:val="0"/>
      <w:marRight w:val="0"/>
      <w:marTop w:val="0"/>
      <w:marBottom w:val="0"/>
      <w:divBdr>
        <w:top w:val="none" w:sz="0" w:space="0" w:color="auto"/>
        <w:left w:val="none" w:sz="0" w:space="0" w:color="auto"/>
        <w:bottom w:val="none" w:sz="0" w:space="0" w:color="auto"/>
        <w:right w:val="none" w:sz="0" w:space="0" w:color="auto"/>
      </w:divBdr>
    </w:div>
    <w:div w:id="411590234">
      <w:marLeft w:val="0"/>
      <w:marRight w:val="0"/>
      <w:marTop w:val="0"/>
      <w:marBottom w:val="0"/>
      <w:divBdr>
        <w:top w:val="none" w:sz="0" w:space="0" w:color="auto"/>
        <w:left w:val="none" w:sz="0" w:space="0" w:color="auto"/>
        <w:bottom w:val="none" w:sz="0" w:space="0" w:color="auto"/>
        <w:right w:val="none" w:sz="0" w:space="0" w:color="auto"/>
      </w:divBdr>
    </w:div>
    <w:div w:id="411901608">
      <w:marLeft w:val="0"/>
      <w:marRight w:val="0"/>
      <w:marTop w:val="0"/>
      <w:marBottom w:val="0"/>
      <w:divBdr>
        <w:top w:val="none" w:sz="0" w:space="0" w:color="auto"/>
        <w:left w:val="none" w:sz="0" w:space="0" w:color="auto"/>
        <w:bottom w:val="none" w:sz="0" w:space="0" w:color="auto"/>
        <w:right w:val="none" w:sz="0" w:space="0" w:color="auto"/>
      </w:divBdr>
    </w:div>
    <w:div w:id="412046030">
      <w:marLeft w:val="0"/>
      <w:marRight w:val="0"/>
      <w:marTop w:val="0"/>
      <w:marBottom w:val="0"/>
      <w:divBdr>
        <w:top w:val="none" w:sz="0" w:space="0" w:color="auto"/>
        <w:left w:val="none" w:sz="0" w:space="0" w:color="auto"/>
        <w:bottom w:val="none" w:sz="0" w:space="0" w:color="auto"/>
        <w:right w:val="none" w:sz="0" w:space="0" w:color="auto"/>
      </w:divBdr>
    </w:div>
    <w:div w:id="412048833">
      <w:marLeft w:val="0"/>
      <w:marRight w:val="0"/>
      <w:marTop w:val="0"/>
      <w:marBottom w:val="0"/>
      <w:divBdr>
        <w:top w:val="none" w:sz="0" w:space="0" w:color="auto"/>
        <w:left w:val="none" w:sz="0" w:space="0" w:color="auto"/>
        <w:bottom w:val="none" w:sz="0" w:space="0" w:color="auto"/>
        <w:right w:val="none" w:sz="0" w:space="0" w:color="auto"/>
      </w:divBdr>
    </w:div>
    <w:div w:id="412163767">
      <w:marLeft w:val="0"/>
      <w:marRight w:val="0"/>
      <w:marTop w:val="0"/>
      <w:marBottom w:val="0"/>
      <w:divBdr>
        <w:top w:val="none" w:sz="0" w:space="0" w:color="auto"/>
        <w:left w:val="none" w:sz="0" w:space="0" w:color="auto"/>
        <w:bottom w:val="none" w:sz="0" w:space="0" w:color="auto"/>
        <w:right w:val="none" w:sz="0" w:space="0" w:color="auto"/>
      </w:divBdr>
    </w:div>
    <w:div w:id="412167514">
      <w:marLeft w:val="0"/>
      <w:marRight w:val="0"/>
      <w:marTop w:val="0"/>
      <w:marBottom w:val="0"/>
      <w:divBdr>
        <w:top w:val="none" w:sz="0" w:space="0" w:color="auto"/>
        <w:left w:val="none" w:sz="0" w:space="0" w:color="auto"/>
        <w:bottom w:val="none" w:sz="0" w:space="0" w:color="auto"/>
        <w:right w:val="none" w:sz="0" w:space="0" w:color="auto"/>
      </w:divBdr>
    </w:div>
    <w:div w:id="412239644">
      <w:marLeft w:val="0"/>
      <w:marRight w:val="0"/>
      <w:marTop w:val="0"/>
      <w:marBottom w:val="0"/>
      <w:divBdr>
        <w:top w:val="none" w:sz="0" w:space="0" w:color="auto"/>
        <w:left w:val="none" w:sz="0" w:space="0" w:color="auto"/>
        <w:bottom w:val="none" w:sz="0" w:space="0" w:color="auto"/>
        <w:right w:val="none" w:sz="0" w:space="0" w:color="auto"/>
      </w:divBdr>
    </w:div>
    <w:div w:id="412287366">
      <w:marLeft w:val="0"/>
      <w:marRight w:val="0"/>
      <w:marTop w:val="0"/>
      <w:marBottom w:val="0"/>
      <w:divBdr>
        <w:top w:val="none" w:sz="0" w:space="0" w:color="auto"/>
        <w:left w:val="none" w:sz="0" w:space="0" w:color="auto"/>
        <w:bottom w:val="none" w:sz="0" w:space="0" w:color="auto"/>
        <w:right w:val="none" w:sz="0" w:space="0" w:color="auto"/>
      </w:divBdr>
    </w:div>
    <w:div w:id="412316680">
      <w:marLeft w:val="0"/>
      <w:marRight w:val="0"/>
      <w:marTop w:val="0"/>
      <w:marBottom w:val="0"/>
      <w:divBdr>
        <w:top w:val="none" w:sz="0" w:space="0" w:color="auto"/>
        <w:left w:val="none" w:sz="0" w:space="0" w:color="auto"/>
        <w:bottom w:val="none" w:sz="0" w:space="0" w:color="auto"/>
        <w:right w:val="none" w:sz="0" w:space="0" w:color="auto"/>
      </w:divBdr>
    </w:div>
    <w:div w:id="412319427">
      <w:marLeft w:val="0"/>
      <w:marRight w:val="0"/>
      <w:marTop w:val="0"/>
      <w:marBottom w:val="0"/>
      <w:divBdr>
        <w:top w:val="none" w:sz="0" w:space="0" w:color="auto"/>
        <w:left w:val="none" w:sz="0" w:space="0" w:color="auto"/>
        <w:bottom w:val="none" w:sz="0" w:space="0" w:color="auto"/>
        <w:right w:val="none" w:sz="0" w:space="0" w:color="auto"/>
      </w:divBdr>
    </w:div>
    <w:div w:id="412356436">
      <w:marLeft w:val="0"/>
      <w:marRight w:val="0"/>
      <w:marTop w:val="0"/>
      <w:marBottom w:val="0"/>
      <w:divBdr>
        <w:top w:val="none" w:sz="0" w:space="0" w:color="auto"/>
        <w:left w:val="none" w:sz="0" w:space="0" w:color="auto"/>
        <w:bottom w:val="none" w:sz="0" w:space="0" w:color="auto"/>
        <w:right w:val="none" w:sz="0" w:space="0" w:color="auto"/>
      </w:divBdr>
    </w:div>
    <w:div w:id="412358603">
      <w:marLeft w:val="0"/>
      <w:marRight w:val="0"/>
      <w:marTop w:val="0"/>
      <w:marBottom w:val="0"/>
      <w:divBdr>
        <w:top w:val="none" w:sz="0" w:space="0" w:color="auto"/>
        <w:left w:val="none" w:sz="0" w:space="0" w:color="auto"/>
        <w:bottom w:val="none" w:sz="0" w:space="0" w:color="auto"/>
        <w:right w:val="none" w:sz="0" w:space="0" w:color="auto"/>
      </w:divBdr>
    </w:div>
    <w:div w:id="412433096">
      <w:marLeft w:val="0"/>
      <w:marRight w:val="0"/>
      <w:marTop w:val="0"/>
      <w:marBottom w:val="0"/>
      <w:divBdr>
        <w:top w:val="none" w:sz="0" w:space="0" w:color="auto"/>
        <w:left w:val="none" w:sz="0" w:space="0" w:color="auto"/>
        <w:bottom w:val="none" w:sz="0" w:space="0" w:color="auto"/>
        <w:right w:val="none" w:sz="0" w:space="0" w:color="auto"/>
      </w:divBdr>
    </w:div>
    <w:div w:id="412507805">
      <w:marLeft w:val="0"/>
      <w:marRight w:val="0"/>
      <w:marTop w:val="0"/>
      <w:marBottom w:val="0"/>
      <w:divBdr>
        <w:top w:val="none" w:sz="0" w:space="0" w:color="auto"/>
        <w:left w:val="none" w:sz="0" w:space="0" w:color="auto"/>
        <w:bottom w:val="none" w:sz="0" w:space="0" w:color="auto"/>
        <w:right w:val="none" w:sz="0" w:space="0" w:color="auto"/>
      </w:divBdr>
    </w:div>
    <w:div w:id="412513652">
      <w:marLeft w:val="0"/>
      <w:marRight w:val="0"/>
      <w:marTop w:val="0"/>
      <w:marBottom w:val="0"/>
      <w:divBdr>
        <w:top w:val="none" w:sz="0" w:space="0" w:color="auto"/>
        <w:left w:val="none" w:sz="0" w:space="0" w:color="auto"/>
        <w:bottom w:val="none" w:sz="0" w:space="0" w:color="auto"/>
        <w:right w:val="none" w:sz="0" w:space="0" w:color="auto"/>
      </w:divBdr>
    </w:div>
    <w:div w:id="412514341">
      <w:marLeft w:val="0"/>
      <w:marRight w:val="0"/>
      <w:marTop w:val="0"/>
      <w:marBottom w:val="0"/>
      <w:divBdr>
        <w:top w:val="none" w:sz="0" w:space="0" w:color="auto"/>
        <w:left w:val="none" w:sz="0" w:space="0" w:color="auto"/>
        <w:bottom w:val="none" w:sz="0" w:space="0" w:color="auto"/>
        <w:right w:val="none" w:sz="0" w:space="0" w:color="auto"/>
      </w:divBdr>
    </w:div>
    <w:div w:id="412550335">
      <w:marLeft w:val="0"/>
      <w:marRight w:val="0"/>
      <w:marTop w:val="0"/>
      <w:marBottom w:val="0"/>
      <w:divBdr>
        <w:top w:val="none" w:sz="0" w:space="0" w:color="auto"/>
        <w:left w:val="none" w:sz="0" w:space="0" w:color="auto"/>
        <w:bottom w:val="none" w:sz="0" w:space="0" w:color="auto"/>
        <w:right w:val="none" w:sz="0" w:space="0" w:color="auto"/>
      </w:divBdr>
    </w:div>
    <w:div w:id="412624340">
      <w:marLeft w:val="0"/>
      <w:marRight w:val="0"/>
      <w:marTop w:val="0"/>
      <w:marBottom w:val="0"/>
      <w:divBdr>
        <w:top w:val="none" w:sz="0" w:space="0" w:color="auto"/>
        <w:left w:val="none" w:sz="0" w:space="0" w:color="auto"/>
        <w:bottom w:val="none" w:sz="0" w:space="0" w:color="auto"/>
        <w:right w:val="none" w:sz="0" w:space="0" w:color="auto"/>
      </w:divBdr>
    </w:div>
    <w:div w:id="412624720">
      <w:bodyDiv w:val="1"/>
      <w:marLeft w:val="0"/>
      <w:marRight w:val="0"/>
      <w:marTop w:val="0"/>
      <w:marBottom w:val="0"/>
      <w:divBdr>
        <w:top w:val="none" w:sz="0" w:space="0" w:color="auto"/>
        <w:left w:val="none" w:sz="0" w:space="0" w:color="auto"/>
        <w:bottom w:val="none" w:sz="0" w:space="0" w:color="auto"/>
        <w:right w:val="none" w:sz="0" w:space="0" w:color="auto"/>
      </w:divBdr>
    </w:div>
    <w:div w:id="412625811">
      <w:marLeft w:val="0"/>
      <w:marRight w:val="0"/>
      <w:marTop w:val="0"/>
      <w:marBottom w:val="0"/>
      <w:divBdr>
        <w:top w:val="none" w:sz="0" w:space="0" w:color="auto"/>
        <w:left w:val="none" w:sz="0" w:space="0" w:color="auto"/>
        <w:bottom w:val="none" w:sz="0" w:space="0" w:color="auto"/>
        <w:right w:val="none" w:sz="0" w:space="0" w:color="auto"/>
      </w:divBdr>
    </w:div>
    <w:div w:id="412629061">
      <w:bodyDiv w:val="1"/>
      <w:marLeft w:val="0"/>
      <w:marRight w:val="0"/>
      <w:marTop w:val="0"/>
      <w:marBottom w:val="0"/>
      <w:divBdr>
        <w:top w:val="none" w:sz="0" w:space="0" w:color="auto"/>
        <w:left w:val="none" w:sz="0" w:space="0" w:color="auto"/>
        <w:bottom w:val="none" w:sz="0" w:space="0" w:color="auto"/>
        <w:right w:val="none" w:sz="0" w:space="0" w:color="auto"/>
      </w:divBdr>
    </w:div>
    <w:div w:id="412749059">
      <w:marLeft w:val="0"/>
      <w:marRight w:val="0"/>
      <w:marTop w:val="0"/>
      <w:marBottom w:val="0"/>
      <w:divBdr>
        <w:top w:val="none" w:sz="0" w:space="0" w:color="auto"/>
        <w:left w:val="none" w:sz="0" w:space="0" w:color="auto"/>
        <w:bottom w:val="none" w:sz="0" w:space="0" w:color="auto"/>
        <w:right w:val="none" w:sz="0" w:space="0" w:color="auto"/>
      </w:divBdr>
    </w:div>
    <w:div w:id="412750374">
      <w:marLeft w:val="0"/>
      <w:marRight w:val="0"/>
      <w:marTop w:val="0"/>
      <w:marBottom w:val="0"/>
      <w:divBdr>
        <w:top w:val="none" w:sz="0" w:space="0" w:color="auto"/>
        <w:left w:val="none" w:sz="0" w:space="0" w:color="auto"/>
        <w:bottom w:val="none" w:sz="0" w:space="0" w:color="auto"/>
        <w:right w:val="none" w:sz="0" w:space="0" w:color="auto"/>
      </w:divBdr>
    </w:div>
    <w:div w:id="412823399">
      <w:marLeft w:val="0"/>
      <w:marRight w:val="0"/>
      <w:marTop w:val="0"/>
      <w:marBottom w:val="0"/>
      <w:divBdr>
        <w:top w:val="none" w:sz="0" w:space="0" w:color="auto"/>
        <w:left w:val="none" w:sz="0" w:space="0" w:color="auto"/>
        <w:bottom w:val="none" w:sz="0" w:space="0" w:color="auto"/>
        <w:right w:val="none" w:sz="0" w:space="0" w:color="auto"/>
      </w:divBdr>
    </w:div>
    <w:div w:id="412892465">
      <w:marLeft w:val="0"/>
      <w:marRight w:val="0"/>
      <w:marTop w:val="0"/>
      <w:marBottom w:val="0"/>
      <w:divBdr>
        <w:top w:val="none" w:sz="0" w:space="0" w:color="auto"/>
        <w:left w:val="none" w:sz="0" w:space="0" w:color="auto"/>
        <w:bottom w:val="none" w:sz="0" w:space="0" w:color="auto"/>
        <w:right w:val="none" w:sz="0" w:space="0" w:color="auto"/>
      </w:divBdr>
    </w:div>
    <w:div w:id="412896763">
      <w:marLeft w:val="0"/>
      <w:marRight w:val="0"/>
      <w:marTop w:val="0"/>
      <w:marBottom w:val="0"/>
      <w:divBdr>
        <w:top w:val="none" w:sz="0" w:space="0" w:color="auto"/>
        <w:left w:val="none" w:sz="0" w:space="0" w:color="auto"/>
        <w:bottom w:val="none" w:sz="0" w:space="0" w:color="auto"/>
        <w:right w:val="none" w:sz="0" w:space="0" w:color="auto"/>
      </w:divBdr>
    </w:div>
    <w:div w:id="412974365">
      <w:marLeft w:val="0"/>
      <w:marRight w:val="0"/>
      <w:marTop w:val="0"/>
      <w:marBottom w:val="0"/>
      <w:divBdr>
        <w:top w:val="none" w:sz="0" w:space="0" w:color="auto"/>
        <w:left w:val="none" w:sz="0" w:space="0" w:color="auto"/>
        <w:bottom w:val="none" w:sz="0" w:space="0" w:color="auto"/>
        <w:right w:val="none" w:sz="0" w:space="0" w:color="auto"/>
      </w:divBdr>
    </w:div>
    <w:div w:id="413014821">
      <w:marLeft w:val="0"/>
      <w:marRight w:val="0"/>
      <w:marTop w:val="0"/>
      <w:marBottom w:val="0"/>
      <w:divBdr>
        <w:top w:val="none" w:sz="0" w:space="0" w:color="auto"/>
        <w:left w:val="none" w:sz="0" w:space="0" w:color="auto"/>
        <w:bottom w:val="none" w:sz="0" w:space="0" w:color="auto"/>
        <w:right w:val="none" w:sz="0" w:space="0" w:color="auto"/>
      </w:divBdr>
    </w:div>
    <w:div w:id="413017435">
      <w:marLeft w:val="0"/>
      <w:marRight w:val="0"/>
      <w:marTop w:val="0"/>
      <w:marBottom w:val="0"/>
      <w:divBdr>
        <w:top w:val="none" w:sz="0" w:space="0" w:color="auto"/>
        <w:left w:val="none" w:sz="0" w:space="0" w:color="auto"/>
        <w:bottom w:val="none" w:sz="0" w:space="0" w:color="auto"/>
        <w:right w:val="none" w:sz="0" w:space="0" w:color="auto"/>
      </w:divBdr>
    </w:div>
    <w:div w:id="413089432">
      <w:marLeft w:val="0"/>
      <w:marRight w:val="0"/>
      <w:marTop w:val="0"/>
      <w:marBottom w:val="0"/>
      <w:divBdr>
        <w:top w:val="none" w:sz="0" w:space="0" w:color="auto"/>
        <w:left w:val="none" w:sz="0" w:space="0" w:color="auto"/>
        <w:bottom w:val="none" w:sz="0" w:space="0" w:color="auto"/>
        <w:right w:val="none" w:sz="0" w:space="0" w:color="auto"/>
      </w:divBdr>
    </w:div>
    <w:div w:id="413161258">
      <w:marLeft w:val="0"/>
      <w:marRight w:val="0"/>
      <w:marTop w:val="0"/>
      <w:marBottom w:val="0"/>
      <w:divBdr>
        <w:top w:val="none" w:sz="0" w:space="0" w:color="auto"/>
        <w:left w:val="none" w:sz="0" w:space="0" w:color="auto"/>
        <w:bottom w:val="none" w:sz="0" w:space="0" w:color="auto"/>
        <w:right w:val="none" w:sz="0" w:space="0" w:color="auto"/>
      </w:divBdr>
    </w:div>
    <w:div w:id="413164114">
      <w:marLeft w:val="0"/>
      <w:marRight w:val="0"/>
      <w:marTop w:val="0"/>
      <w:marBottom w:val="0"/>
      <w:divBdr>
        <w:top w:val="none" w:sz="0" w:space="0" w:color="auto"/>
        <w:left w:val="none" w:sz="0" w:space="0" w:color="auto"/>
        <w:bottom w:val="none" w:sz="0" w:space="0" w:color="auto"/>
        <w:right w:val="none" w:sz="0" w:space="0" w:color="auto"/>
      </w:divBdr>
    </w:div>
    <w:div w:id="413208704">
      <w:marLeft w:val="0"/>
      <w:marRight w:val="0"/>
      <w:marTop w:val="0"/>
      <w:marBottom w:val="0"/>
      <w:divBdr>
        <w:top w:val="none" w:sz="0" w:space="0" w:color="auto"/>
        <w:left w:val="none" w:sz="0" w:space="0" w:color="auto"/>
        <w:bottom w:val="none" w:sz="0" w:space="0" w:color="auto"/>
        <w:right w:val="none" w:sz="0" w:space="0" w:color="auto"/>
      </w:divBdr>
    </w:div>
    <w:div w:id="413208803">
      <w:marLeft w:val="0"/>
      <w:marRight w:val="0"/>
      <w:marTop w:val="0"/>
      <w:marBottom w:val="0"/>
      <w:divBdr>
        <w:top w:val="none" w:sz="0" w:space="0" w:color="auto"/>
        <w:left w:val="none" w:sz="0" w:space="0" w:color="auto"/>
        <w:bottom w:val="none" w:sz="0" w:space="0" w:color="auto"/>
        <w:right w:val="none" w:sz="0" w:space="0" w:color="auto"/>
      </w:divBdr>
    </w:div>
    <w:div w:id="413237070">
      <w:bodyDiv w:val="1"/>
      <w:marLeft w:val="0"/>
      <w:marRight w:val="0"/>
      <w:marTop w:val="0"/>
      <w:marBottom w:val="0"/>
      <w:divBdr>
        <w:top w:val="none" w:sz="0" w:space="0" w:color="auto"/>
        <w:left w:val="none" w:sz="0" w:space="0" w:color="auto"/>
        <w:bottom w:val="none" w:sz="0" w:space="0" w:color="auto"/>
        <w:right w:val="none" w:sz="0" w:space="0" w:color="auto"/>
      </w:divBdr>
    </w:div>
    <w:div w:id="413359185">
      <w:marLeft w:val="0"/>
      <w:marRight w:val="0"/>
      <w:marTop w:val="0"/>
      <w:marBottom w:val="0"/>
      <w:divBdr>
        <w:top w:val="none" w:sz="0" w:space="0" w:color="auto"/>
        <w:left w:val="none" w:sz="0" w:space="0" w:color="auto"/>
        <w:bottom w:val="none" w:sz="0" w:space="0" w:color="auto"/>
        <w:right w:val="none" w:sz="0" w:space="0" w:color="auto"/>
      </w:divBdr>
    </w:div>
    <w:div w:id="413429270">
      <w:marLeft w:val="0"/>
      <w:marRight w:val="0"/>
      <w:marTop w:val="0"/>
      <w:marBottom w:val="0"/>
      <w:divBdr>
        <w:top w:val="none" w:sz="0" w:space="0" w:color="auto"/>
        <w:left w:val="none" w:sz="0" w:space="0" w:color="auto"/>
        <w:bottom w:val="none" w:sz="0" w:space="0" w:color="auto"/>
        <w:right w:val="none" w:sz="0" w:space="0" w:color="auto"/>
      </w:divBdr>
    </w:div>
    <w:div w:id="413430955">
      <w:marLeft w:val="0"/>
      <w:marRight w:val="0"/>
      <w:marTop w:val="0"/>
      <w:marBottom w:val="0"/>
      <w:divBdr>
        <w:top w:val="none" w:sz="0" w:space="0" w:color="auto"/>
        <w:left w:val="none" w:sz="0" w:space="0" w:color="auto"/>
        <w:bottom w:val="none" w:sz="0" w:space="0" w:color="auto"/>
        <w:right w:val="none" w:sz="0" w:space="0" w:color="auto"/>
      </w:divBdr>
    </w:div>
    <w:div w:id="413433825">
      <w:marLeft w:val="0"/>
      <w:marRight w:val="0"/>
      <w:marTop w:val="0"/>
      <w:marBottom w:val="0"/>
      <w:divBdr>
        <w:top w:val="none" w:sz="0" w:space="0" w:color="auto"/>
        <w:left w:val="none" w:sz="0" w:space="0" w:color="auto"/>
        <w:bottom w:val="none" w:sz="0" w:space="0" w:color="auto"/>
        <w:right w:val="none" w:sz="0" w:space="0" w:color="auto"/>
      </w:divBdr>
    </w:div>
    <w:div w:id="413549366">
      <w:marLeft w:val="0"/>
      <w:marRight w:val="0"/>
      <w:marTop w:val="0"/>
      <w:marBottom w:val="0"/>
      <w:divBdr>
        <w:top w:val="none" w:sz="0" w:space="0" w:color="auto"/>
        <w:left w:val="none" w:sz="0" w:space="0" w:color="auto"/>
        <w:bottom w:val="none" w:sz="0" w:space="0" w:color="auto"/>
        <w:right w:val="none" w:sz="0" w:space="0" w:color="auto"/>
      </w:divBdr>
    </w:div>
    <w:div w:id="413551508">
      <w:marLeft w:val="0"/>
      <w:marRight w:val="0"/>
      <w:marTop w:val="0"/>
      <w:marBottom w:val="0"/>
      <w:divBdr>
        <w:top w:val="none" w:sz="0" w:space="0" w:color="auto"/>
        <w:left w:val="none" w:sz="0" w:space="0" w:color="auto"/>
        <w:bottom w:val="none" w:sz="0" w:space="0" w:color="auto"/>
        <w:right w:val="none" w:sz="0" w:space="0" w:color="auto"/>
      </w:divBdr>
    </w:div>
    <w:div w:id="413555850">
      <w:marLeft w:val="0"/>
      <w:marRight w:val="0"/>
      <w:marTop w:val="0"/>
      <w:marBottom w:val="0"/>
      <w:divBdr>
        <w:top w:val="none" w:sz="0" w:space="0" w:color="auto"/>
        <w:left w:val="none" w:sz="0" w:space="0" w:color="auto"/>
        <w:bottom w:val="none" w:sz="0" w:space="0" w:color="auto"/>
        <w:right w:val="none" w:sz="0" w:space="0" w:color="auto"/>
      </w:divBdr>
    </w:div>
    <w:div w:id="413598888">
      <w:marLeft w:val="0"/>
      <w:marRight w:val="0"/>
      <w:marTop w:val="0"/>
      <w:marBottom w:val="0"/>
      <w:divBdr>
        <w:top w:val="none" w:sz="0" w:space="0" w:color="auto"/>
        <w:left w:val="none" w:sz="0" w:space="0" w:color="auto"/>
        <w:bottom w:val="none" w:sz="0" w:space="0" w:color="auto"/>
        <w:right w:val="none" w:sz="0" w:space="0" w:color="auto"/>
      </w:divBdr>
    </w:div>
    <w:div w:id="413626655">
      <w:marLeft w:val="0"/>
      <w:marRight w:val="0"/>
      <w:marTop w:val="0"/>
      <w:marBottom w:val="0"/>
      <w:divBdr>
        <w:top w:val="none" w:sz="0" w:space="0" w:color="auto"/>
        <w:left w:val="none" w:sz="0" w:space="0" w:color="auto"/>
        <w:bottom w:val="none" w:sz="0" w:space="0" w:color="auto"/>
        <w:right w:val="none" w:sz="0" w:space="0" w:color="auto"/>
      </w:divBdr>
    </w:div>
    <w:div w:id="413744241">
      <w:marLeft w:val="0"/>
      <w:marRight w:val="0"/>
      <w:marTop w:val="0"/>
      <w:marBottom w:val="0"/>
      <w:divBdr>
        <w:top w:val="none" w:sz="0" w:space="0" w:color="auto"/>
        <w:left w:val="none" w:sz="0" w:space="0" w:color="auto"/>
        <w:bottom w:val="none" w:sz="0" w:space="0" w:color="auto"/>
        <w:right w:val="none" w:sz="0" w:space="0" w:color="auto"/>
      </w:divBdr>
    </w:div>
    <w:div w:id="413862409">
      <w:marLeft w:val="0"/>
      <w:marRight w:val="0"/>
      <w:marTop w:val="0"/>
      <w:marBottom w:val="0"/>
      <w:divBdr>
        <w:top w:val="none" w:sz="0" w:space="0" w:color="auto"/>
        <w:left w:val="none" w:sz="0" w:space="0" w:color="auto"/>
        <w:bottom w:val="none" w:sz="0" w:space="0" w:color="auto"/>
        <w:right w:val="none" w:sz="0" w:space="0" w:color="auto"/>
      </w:divBdr>
    </w:div>
    <w:div w:id="413867212">
      <w:marLeft w:val="0"/>
      <w:marRight w:val="0"/>
      <w:marTop w:val="0"/>
      <w:marBottom w:val="0"/>
      <w:divBdr>
        <w:top w:val="none" w:sz="0" w:space="0" w:color="auto"/>
        <w:left w:val="none" w:sz="0" w:space="0" w:color="auto"/>
        <w:bottom w:val="none" w:sz="0" w:space="0" w:color="auto"/>
        <w:right w:val="none" w:sz="0" w:space="0" w:color="auto"/>
      </w:divBdr>
    </w:div>
    <w:div w:id="413934494">
      <w:marLeft w:val="0"/>
      <w:marRight w:val="0"/>
      <w:marTop w:val="0"/>
      <w:marBottom w:val="0"/>
      <w:divBdr>
        <w:top w:val="none" w:sz="0" w:space="0" w:color="auto"/>
        <w:left w:val="none" w:sz="0" w:space="0" w:color="auto"/>
        <w:bottom w:val="none" w:sz="0" w:space="0" w:color="auto"/>
        <w:right w:val="none" w:sz="0" w:space="0" w:color="auto"/>
      </w:divBdr>
    </w:div>
    <w:div w:id="414011771">
      <w:marLeft w:val="0"/>
      <w:marRight w:val="0"/>
      <w:marTop w:val="0"/>
      <w:marBottom w:val="0"/>
      <w:divBdr>
        <w:top w:val="none" w:sz="0" w:space="0" w:color="auto"/>
        <w:left w:val="none" w:sz="0" w:space="0" w:color="auto"/>
        <w:bottom w:val="none" w:sz="0" w:space="0" w:color="auto"/>
        <w:right w:val="none" w:sz="0" w:space="0" w:color="auto"/>
      </w:divBdr>
    </w:div>
    <w:div w:id="414127417">
      <w:marLeft w:val="0"/>
      <w:marRight w:val="0"/>
      <w:marTop w:val="0"/>
      <w:marBottom w:val="0"/>
      <w:divBdr>
        <w:top w:val="none" w:sz="0" w:space="0" w:color="auto"/>
        <w:left w:val="none" w:sz="0" w:space="0" w:color="auto"/>
        <w:bottom w:val="none" w:sz="0" w:space="0" w:color="auto"/>
        <w:right w:val="none" w:sz="0" w:space="0" w:color="auto"/>
      </w:divBdr>
    </w:div>
    <w:div w:id="414133821">
      <w:bodyDiv w:val="1"/>
      <w:marLeft w:val="0"/>
      <w:marRight w:val="0"/>
      <w:marTop w:val="0"/>
      <w:marBottom w:val="0"/>
      <w:divBdr>
        <w:top w:val="none" w:sz="0" w:space="0" w:color="auto"/>
        <w:left w:val="none" w:sz="0" w:space="0" w:color="auto"/>
        <w:bottom w:val="none" w:sz="0" w:space="0" w:color="auto"/>
        <w:right w:val="none" w:sz="0" w:space="0" w:color="auto"/>
      </w:divBdr>
    </w:div>
    <w:div w:id="414211211">
      <w:marLeft w:val="0"/>
      <w:marRight w:val="0"/>
      <w:marTop w:val="0"/>
      <w:marBottom w:val="0"/>
      <w:divBdr>
        <w:top w:val="none" w:sz="0" w:space="0" w:color="auto"/>
        <w:left w:val="none" w:sz="0" w:space="0" w:color="auto"/>
        <w:bottom w:val="none" w:sz="0" w:space="0" w:color="auto"/>
        <w:right w:val="none" w:sz="0" w:space="0" w:color="auto"/>
      </w:divBdr>
    </w:div>
    <w:div w:id="414278851">
      <w:marLeft w:val="0"/>
      <w:marRight w:val="0"/>
      <w:marTop w:val="0"/>
      <w:marBottom w:val="0"/>
      <w:divBdr>
        <w:top w:val="none" w:sz="0" w:space="0" w:color="auto"/>
        <w:left w:val="none" w:sz="0" w:space="0" w:color="auto"/>
        <w:bottom w:val="none" w:sz="0" w:space="0" w:color="auto"/>
        <w:right w:val="none" w:sz="0" w:space="0" w:color="auto"/>
      </w:divBdr>
    </w:div>
    <w:div w:id="414279986">
      <w:marLeft w:val="0"/>
      <w:marRight w:val="0"/>
      <w:marTop w:val="0"/>
      <w:marBottom w:val="0"/>
      <w:divBdr>
        <w:top w:val="none" w:sz="0" w:space="0" w:color="auto"/>
        <w:left w:val="none" w:sz="0" w:space="0" w:color="auto"/>
        <w:bottom w:val="none" w:sz="0" w:space="0" w:color="auto"/>
        <w:right w:val="none" w:sz="0" w:space="0" w:color="auto"/>
      </w:divBdr>
    </w:div>
    <w:div w:id="414396715">
      <w:marLeft w:val="0"/>
      <w:marRight w:val="0"/>
      <w:marTop w:val="0"/>
      <w:marBottom w:val="0"/>
      <w:divBdr>
        <w:top w:val="none" w:sz="0" w:space="0" w:color="auto"/>
        <w:left w:val="none" w:sz="0" w:space="0" w:color="auto"/>
        <w:bottom w:val="none" w:sz="0" w:space="0" w:color="auto"/>
        <w:right w:val="none" w:sz="0" w:space="0" w:color="auto"/>
      </w:divBdr>
    </w:div>
    <w:div w:id="414398933">
      <w:marLeft w:val="0"/>
      <w:marRight w:val="0"/>
      <w:marTop w:val="0"/>
      <w:marBottom w:val="0"/>
      <w:divBdr>
        <w:top w:val="none" w:sz="0" w:space="0" w:color="auto"/>
        <w:left w:val="none" w:sz="0" w:space="0" w:color="auto"/>
        <w:bottom w:val="none" w:sz="0" w:space="0" w:color="auto"/>
        <w:right w:val="none" w:sz="0" w:space="0" w:color="auto"/>
      </w:divBdr>
    </w:div>
    <w:div w:id="414480069">
      <w:marLeft w:val="0"/>
      <w:marRight w:val="0"/>
      <w:marTop w:val="0"/>
      <w:marBottom w:val="0"/>
      <w:divBdr>
        <w:top w:val="none" w:sz="0" w:space="0" w:color="auto"/>
        <w:left w:val="none" w:sz="0" w:space="0" w:color="auto"/>
        <w:bottom w:val="none" w:sz="0" w:space="0" w:color="auto"/>
        <w:right w:val="none" w:sz="0" w:space="0" w:color="auto"/>
      </w:divBdr>
    </w:div>
    <w:div w:id="414519799">
      <w:marLeft w:val="0"/>
      <w:marRight w:val="0"/>
      <w:marTop w:val="0"/>
      <w:marBottom w:val="0"/>
      <w:divBdr>
        <w:top w:val="none" w:sz="0" w:space="0" w:color="auto"/>
        <w:left w:val="none" w:sz="0" w:space="0" w:color="auto"/>
        <w:bottom w:val="none" w:sz="0" w:space="0" w:color="auto"/>
        <w:right w:val="none" w:sz="0" w:space="0" w:color="auto"/>
      </w:divBdr>
    </w:div>
    <w:div w:id="414521930">
      <w:marLeft w:val="0"/>
      <w:marRight w:val="0"/>
      <w:marTop w:val="0"/>
      <w:marBottom w:val="0"/>
      <w:divBdr>
        <w:top w:val="none" w:sz="0" w:space="0" w:color="auto"/>
        <w:left w:val="none" w:sz="0" w:space="0" w:color="auto"/>
        <w:bottom w:val="none" w:sz="0" w:space="0" w:color="auto"/>
        <w:right w:val="none" w:sz="0" w:space="0" w:color="auto"/>
      </w:divBdr>
    </w:div>
    <w:div w:id="414785251">
      <w:marLeft w:val="0"/>
      <w:marRight w:val="0"/>
      <w:marTop w:val="0"/>
      <w:marBottom w:val="0"/>
      <w:divBdr>
        <w:top w:val="none" w:sz="0" w:space="0" w:color="auto"/>
        <w:left w:val="none" w:sz="0" w:space="0" w:color="auto"/>
        <w:bottom w:val="none" w:sz="0" w:space="0" w:color="auto"/>
        <w:right w:val="none" w:sz="0" w:space="0" w:color="auto"/>
      </w:divBdr>
    </w:div>
    <w:div w:id="414788633">
      <w:marLeft w:val="0"/>
      <w:marRight w:val="0"/>
      <w:marTop w:val="0"/>
      <w:marBottom w:val="0"/>
      <w:divBdr>
        <w:top w:val="none" w:sz="0" w:space="0" w:color="auto"/>
        <w:left w:val="none" w:sz="0" w:space="0" w:color="auto"/>
        <w:bottom w:val="none" w:sz="0" w:space="0" w:color="auto"/>
        <w:right w:val="none" w:sz="0" w:space="0" w:color="auto"/>
      </w:divBdr>
    </w:div>
    <w:div w:id="414981449">
      <w:marLeft w:val="0"/>
      <w:marRight w:val="0"/>
      <w:marTop w:val="0"/>
      <w:marBottom w:val="0"/>
      <w:divBdr>
        <w:top w:val="none" w:sz="0" w:space="0" w:color="auto"/>
        <w:left w:val="none" w:sz="0" w:space="0" w:color="auto"/>
        <w:bottom w:val="none" w:sz="0" w:space="0" w:color="auto"/>
        <w:right w:val="none" w:sz="0" w:space="0" w:color="auto"/>
      </w:divBdr>
    </w:div>
    <w:div w:id="415054715">
      <w:marLeft w:val="0"/>
      <w:marRight w:val="0"/>
      <w:marTop w:val="0"/>
      <w:marBottom w:val="0"/>
      <w:divBdr>
        <w:top w:val="none" w:sz="0" w:space="0" w:color="auto"/>
        <w:left w:val="none" w:sz="0" w:space="0" w:color="auto"/>
        <w:bottom w:val="none" w:sz="0" w:space="0" w:color="auto"/>
        <w:right w:val="none" w:sz="0" w:space="0" w:color="auto"/>
      </w:divBdr>
    </w:div>
    <w:div w:id="415056937">
      <w:marLeft w:val="0"/>
      <w:marRight w:val="0"/>
      <w:marTop w:val="0"/>
      <w:marBottom w:val="0"/>
      <w:divBdr>
        <w:top w:val="none" w:sz="0" w:space="0" w:color="auto"/>
        <w:left w:val="none" w:sz="0" w:space="0" w:color="auto"/>
        <w:bottom w:val="none" w:sz="0" w:space="0" w:color="auto"/>
        <w:right w:val="none" w:sz="0" w:space="0" w:color="auto"/>
      </w:divBdr>
    </w:div>
    <w:div w:id="415132813">
      <w:marLeft w:val="0"/>
      <w:marRight w:val="0"/>
      <w:marTop w:val="0"/>
      <w:marBottom w:val="0"/>
      <w:divBdr>
        <w:top w:val="none" w:sz="0" w:space="0" w:color="auto"/>
        <w:left w:val="none" w:sz="0" w:space="0" w:color="auto"/>
        <w:bottom w:val="none" w:sz="0" w:space="0" w:color="auto"/>
        <w:right w:val="none" w:sz="0" w:space="0" w:color="auto"/>
      </w:divBdr>
    </w:div>
    <w:div w:id="415135417">
      <w:marLeft w:val="0"/>
      <w:marRight w:val="0"/>
      <w:marTop w:val="0"/>
      <w:marBottom w:val="0"/>
      <w:divBdr>
        <w:top w:val="none" w:sz="0" w:space="0" w:color="auto"/>
        <w:left w:val="none" w:sz="0" w:space="0" w:color="auto"/>
        <w:bottom w:val="none" w:sz="0" w:space="0" w:color="auto"/>
        <w:right w:val="none" w:sz="0" w:space="0" w:color="auto"/>
      </w:divBdr>
    </w:div>
    <w:div w:id="415247455">
      <w:marLeft w:val="0"/>
      <w:marRight w:val="0"/>
      <w:marTop w:val="0"/>
      <w:marBottom w:val="0"/>
      <w:divBdr>
        <w:top w:val="none" w:sz="0" w:space="0" w:color="auto"/>
        <w:left w:val="none" w:sz="0" w:space="0" w:color="auto"/>
        <w:bottom w:val="none" w:sz="0" w:space="0" w:color="auto"/>
        <w:right w:val="none" w:sz="0" w:space="0" w:color="auto"/>
      </w:divBdr>
    </w:div>
    <w:div w:id="415320700">
      <w:marLeft w:val="0"/>
      <w:marRight w:val="0"/>
      <w:marTop w:val="0"/>
      <w:marBottom w:val="0"/>
      <w:divBdr>
        <w:top w:val="none" w:sz="0" w:space="0" w:color="auto"/>
        <w:left w:val="none" w:sz="0" w:space="0" w:color="auto"/>
        <w:bottom w:val="none" w:sz="0" w:space="0" w:color="auto"/>
        <w:right w:val="none" w:sz="0" w:space="0" w:color="auto"/>
      </w:divBdr>
    </w:div>
    <w:div w:id="415323039">
      <w:marLeft w:val="0"/>
      <w:marRight w:val="0"/>
      <w:marTop w:val="0"/>
      <w:marBottom w:val="0"/>
      <w:divBdr>
        <w:top w:val="none" w:sz="0" w:space="0" w:color="auto"/>
        <w:left w:val="none" w:sz="0" w:space="0" w:color="auto"/>
        <w:bottom w:val="none" w:sz="0" w:space="0" w:color="auto"/>
        <w:right w:val="none" w:sz="0" w:space="0" w:color="auto"/>
      </w:divBdr>
    </w:div>
    <w:div w:id="415368493">
      <w:marLeft w:val="0"/>
      <w:marRight w:val="0"/>
      <w:marTop w:val="0"/>
      <w:marBottom w:val="0"/>
      <w:divBdr>
        <w:top w:val="none" w:sz="0" w:space="0" w:color="auto"/>
        <w:left w:val="none" w:sz="0" w:space="0" w:color="auto"/>
        <w:bottom w:val="none" w:sz="0" w:space="0" w:color="auto"/>
        <w:right w:val="none" w:sz="0" w:space="0" w:color="auto"/>
      </w:divBdr>
    </w:div>
    <w:div w:id="415398562">
      <w:marLeft w:val="0"/>
      <w:marRight w:val="0"/>
      <w:marTop w:val="0"/>
      <w:marBottom w:val="0"/>
      <w:divBdr>
        <w:top w:val="none" w:sz="0" w:space="0" w:color="auto"/>
        <w:left w:val="none" w:sz="0" w:space="0" w:color="auto"/>
        <w:bottom w:val="none" w:sz="0" w:space="0" w:color="auto"/>
        <w:right w:val="none" w:sz="0" w:space="0" w:color="auto"/>
      </w:divBdr>
    </w:div>
    <w:div w:id="415447306">
      <w:marLeft w:val="0"/>
      <w:marRight w:val="0"/>
      <w:marTop w:val="0"/>
      <w:marBottom w:val="0"/>
      <w:divBdr>
        <w:top w:val="none" w:sz="0" w:space="0" w:color="auto"/>
        <w:left w:val="none" w:sz="0" w:space="0" w:color="auto"/>
        <w:bottom w:val="none" w:sz="0" w:space="0" w:color="auto"/>
        <w:right w:val="none" w:sz="0" w:space="0" w:color="auto"/>
      </w:divBdr>
    </w:div>
    <w:div w:id="415520488">
      <w:marLeft w:val="0"/>
      <w:marRight w:val="0"/>
      <w:marTop w:val="0"/>
      <w:marBottom w:val="0"/>
      <w:divBdr>
        <w:top w:val="none" w:sz="0" w:space="0" w:color="auto"/>
        <w:left w:val="none" w:sz="0" w:space="0" w:color="auto"/>
        <w:bottom w:val="none" w:sz="0" w:space="0" w:color="auto"/>
        <w:right w:val="none" w:sz="0" w:space="0" w:color="auto"/>
      </w:divBdr>
    </w:div>
    <w:div w:id="415522166">
      <w:marLeft w:val="0"/>
      <w:marRight w:val="0"/>
      <w:marTop w:val="0"/>
      <w:marBottom w:val="0"/>
      <w:divBdr>
        <w:top w:val="none" w:sz="0" w:space="0" w:color="auto"/>
        <w:left w:val="none" w:sz="0" w:space="0" w:color="auto"/>
        <w:bottom w:val="none" w:sz="0" w:space="0" w:color="auto"/>
        <w:right w:val="none" w:sz="0" w:space="0" w:color="auto"/>
      </w:divBdr>
    </w:div>
    <w:div w:id="415592766">
      <w:marLeft w:val="0"/>
      <w:marRight w:val="0"/>
      <w:marTop w:val="0"/>
      <w:marBottom w:val="0"/>
      <w:divBdr>
        <w:top w:val="none" w:sz="0" w:space="0" w:color="auto"/>
        <w:left w:val="none" w:sz="0" w:space="0" w:color="auto"/>
        <w:bottom w:val="none" w:sz="0" w:space="0" w:color="auto"/>
        <w:right w:val="none" w:sz="0" w:space="0" w:color="auto"/>
      </w:divBdr>
    </w:div>
    <w:div w:id="415632251">
      <w:marLeft w:val="0"/>
      <w:marRight w:val="0"/>
      <w:marTop w:val="0"/>
      <w:marBottom w:val="0"/>
      <w:divBdr>
        <w:top w:val="none" w:sz="0" w:space="0" w:color="auto"/>
        <w:left w:val="none" w:sz="0" w:space="0" w:color="auto"/>
        <w:bottom w:val="none" w:sz="0" w:space="0" w:color="auto"/>
        <w:right w:val="none" w:sz="0" w:space="0" w:color="auto"/>
      </w:divBdr>
    </w:div>
    <w:div w:id="415639836">
      <w:marLeft w:val="0"/>
      <w:marRight w:val="0"/>
      <w:marTop w:val="0"/>
      <w:marBottom w:val="0"/>
      <w:divBdr>
        <w:top w:val="none" w:sz="0" w:space="0" w:color="auto"/>
        <w:left w:val="none" w:sz="0" w:space="0" w:color="auto"/>
        <w:bottom w:val="none" w:sz="0" w:space="0" w:color="auto"/>
        <w:right w:val="none" w:sz="0" w:space="0" w:color="auto"/>
      </w:divBdr>
    </w:div>
    <w:div w:id="415712352">
      <w:marLeft w:val="0"/>
      <w:marRight w:val="0"/>
      <w:marTop w:val="0"/>
      <w:marBottom w:val="0"/>
      <w:divBdr>
        <w:top w:val="none" w:sz="0" w:space="0" w:color="auto"/>
        <w:left w:val="none" w:sz="0" w:space="0" w:color="auto"/>
        <w:bottom w:val="none" w:sz="0" w:space="0" w:color="auto"/>
        <w:right w:val="none" w:sz="0" w:space="0" w:color="auto"/>
      </w:divBdr>
    </w:div>
    <w:div w:id="415714586">
      <w:marLeft w:val="0"/>
      <w:marRight w:val="0"/>
      <w:marTop w:val="0"/>
      <w:marBottom w:val="0"/>
      <w:divBdr>
        <w:top w:val="none" w:sz="0" w:space="0" w:color="auto"/>
        <w:left w:val="none" w:sz="0" w:space="0" w:color="auto"/>
        <w:bottom w:val="none" w:sz="0" w:space="0" w:color="auto"/>
        <w:right w:val="none" w:sz="0" w:space="0" w:color="auto"/>
      </w:divBdr>
    </w:div>
    <w:div w:id="415785503">
      <w:marLeft w:val="0"/>
      <w:marRight w:val="0"/>
      <w:marTop w:val="0"/>
      <w:marBottom w:val="0"/>
      <w:divBdr>
        <w:top w:val="none" w:sz="0" w:space="0" w:color="auto"/>
        <w:left w:val="none" w:sz="0" w:space="0" w:color="auto"/>
        <w:bottom w:val="none" w:sz="0" w:space="0" w:color="auto"/>
        <w:right w:val="none" w:sz="0" w:space="0" w:color="auto"/>
      </w:divBdr>
    </w:div>
    <w:div w:id="415903109">
      <w:marLeft w:val="0"/>
      <w:marRight w:val="0"/>
      <w:marTop w:val="0"/>
      <w:marBottom w:val="0"/>
      <w:divBdr>
        <w:top w:val="none" w:sz="0" w:space="0" w:color="auto"/>
        <w:left w:val="none" w:sz="0" w:space="0" w:color="auto"/>
        <w:bottom w:val="none" w:sz="0" w:space="0" w:color="auto"/>
        <w:right w:val="none" w:sz="0" w:space="0" w:color="auto"/>
      </w:divBdr>
    </w:div>
    <w:div w:id="416173007">
      <w:marLeft w:val="0"/>
      <w:marRight w:val="0"/>
      <w:marTop w:val="0"/>
      <w:marBottom w:val="0"/>
      <w:divBdr>
        <w:top w:val="none" w:sz="0" w:space="0" w:color="auto"/>
        <w:left w:val="none" w:sz="0" w:space="0" w:color="auto"/>
        <w:bottom w:val="none" w:sz="0" w:space="0" w:color="auto"/>
        <w:right w:val="none" w:sz="0" w:space="0" w:color="auto"/>
      </w:divBdr>
    </w:div>
    <w:div w:id="416176492">
      <w:marLeft w:val="0"/>
      <w:marRight w:val="0"/>
      <w:marTop w:val="0"/>
      <w:marBottom w:val="0"/>
      <w:divBdr>
        <w:top w:val="none" w:sz="0" w:space="0" w:color="auto"/>
        <w:left w:val="none" w:sz="0" w:space="0" w:color="auto"/>
        <w:bottom w:val="none" w:sz="0" w:space="0" w:color="auto"/>
        <w:right w:val="none" w:sz="0" w:space="0" w:color="auto"/>
      </w:divBdr>
    </w:div>
    <w:div w:id="416290435">
      <w:marLeft w:val="0"/>
      <w:marRight w:val="0"/>
      <w:marTop w:val="0"/>
      <w:marBottom w:val="0"/>
      <w:divBdr>
        <w:top w:val="none" w:sz="0" w:space="0" w:color="auto"/>
        <w:left w:val="none" w:sz="0" w:space="0" w:color="auto"/>
        <w:bottom w:val="none" w:sz="0" w:space="0" w:color="auto"/>
        <w:right w:val="none" w:sz="0" w:space="0" w:color="auto"/>
      </w:divBdr>
    </w:div>
    <w:div w:id="416438961">
      <w:marLeft w:val="0"/>
      <w:marRight w:val="0"/>
      <w:marTop w:val="0"/>
      <w:marBottom w:val="0"/>
      <w:divBdr>
        <w:top w:val="none" w:sz="0" w:space="0" w:color="auto"/>
        <w:left w:val="none" w:sz="0" w:space="0" w:color="auto"/>
        <w:bottom w:val="none" w:sz="0" w:space="0" w:color="auto"/>
        <w:right w:val="none" w:sz="0" w:space="0" w:color="auto"/>
      </w:divBdr>
    </w:div>
    <w:div w:id="416441730">
      <w:marLeft w:val="0"/>
      <w:marRight w:val="0"/>
      <w:marTop w:val="0"/>
      <w:marBottom w:val="0"/>
      <w:divBdr>
        <w:top w:val="none" w:sz="0" w:space="0" w:color="auto"/>
        <w:left w:val="none" w:sz="0" w:space="0" w:color="auto"/>
        <w:bottom w:val="none" w:sz="0" w:space="0" w:color="auto"/>
        <w:right w:val="none" w:sz="0" w:space="0" w:color="auto"/>
      </w:divBdr>
    </w:div>
    <w:div w:id="416563715">
      <w:marLeft w:val="0"/>
      <w:marRight w:val="0"/>
      <w:marTop w:val="0"/>
      <w:marBottom w:val="0"/>
      <w:divBdr>
        <w:top w:val="none" w:sz="0" w:space="0" w:color="auto"/>
        <w:left w:val="none" w:sz="0" w:space="0" w:color="auto"/>
        <w:bottom w:val="none" w:sz="0" w:space="0" w:color="auto"/>
        <w:right w:val="none" w:sz="0" w:space="0" w:color="auto"/>
      </w:divBdr>
    </w:div>
    <w:div w:id="416680967">
      <w:marLeft w:val="0"/>
      <w:marRight w:val="0"/>
      <w:marTop w:val="0"/>
      <w:marBottom w:val="0"/>
      <w:divBdr>
        <w:top w:val="none" w:sz="0" w:space="0" w:color="auto"/>
        <w:left w:val="none" w:sz="0" w:space="0" w:color="auto"/>
        <w:bottom w:val="none" w:sz="0" w:space="0" w:color="auto"/>
        <w:right w:val="none" w:sz="0" w:space="0" w:color="auto"/>
      </w:divBdr>
    </w:div>
    <w:div w:id="416710182">
      <w:marLeft w:val="0"/>
      <w:marRight w:val="0"/>
      <w:marTop w:val="0"/>
      <w:marBottom w:val="0"/>
      <w:divBdr>
        <w:top w:val="none" w:sz="0" w:space="0" w:color="auto"/>
        <w:left w:val="none" w:sz="0" w:space="0" w:color="auto"/>
        <w:bottom w:val="none" w:sz="0" w:space="0" w:color="auto"/>
        <w:right w:val="none" w:sz="0" w:space="0" w:color="auto"/>
      </w:divBdr>
    </w:div>
    <w:div w:id="416749088">
      <w:marLeft w:val="0"/>
      <w:marRight w:val="0"/>
      <w:marTop w:val="0"/>
      <w:marBottom w:val="0"/>
      <w:divBdr>
        <w:top w:val="none" w:sz="0" w:space="0" w:color="auto"/>
        <w:left w:val="none" w:sz="0" w:space="0" w:color="auto"/>
        <w:bottom w:val="none" w:sz="0" w:space="0" w:color="auto"/>
        <w:right w:val="none" w:sz="0" w:space="0" w:color="auto"/>
      </w:divBdr>
    </w:div>
    <w:div w:id="416751854">
      <w:marLeft w:val="0"/>
      <w:marRight w:val="0"/>
      <w:marTop w:val="0"/>
      <w:marBottom w:val="0"/>
      <w:divBdr>
        <w:top w:val="none" w:sz="0" w:space="0" w:color="auto"/>
        <w:left w:val="none" w:sz="0" w:space="0" w:color="auto"/>
        <w:bottom w:val="none" w:sz="0" w:space="0" w:color="auto"/>
        <w:right w:val="none" w:sz="0" w:space="0" w:color="auto"/>
      </w:divBdr>
    </w:div>
    <w:div w:id="416825390">
      <w:marLeft w:val="0"/>
      <w:marRight w:val="0"/>
      <w:marTop w:val="0"/>
      <w:marBottom w:val="0"/>
      <w:divBdr>
        <w:top w:val="none" w:sz="0" w:space="0" w:color="auto"/>
        <w:left w:val="none" w:sz="0" w:space="0" w:color="auto"/>
        <w:bottom w:val="none" w:sz="0" w:space="0" w:color="auto"/>
        <w:right w:val="none" w:sz="0" w:space="0" w:color="auto"/>
      </w:divBdr>
    </w:div>
    <w:div w:id="416904132">
      <w:marLeft w:val="0"/>
      <w:marRight w:val="0"/>
      <w:marTop w:val="0"/>
      <w:marBottom w:val="0"/>
      <w:divBdr>
        <w:top w:val="none" w:sz="0" w:space="0" w:color="auto"/>
        <w:left w:val="none" w:sz="0" w:space="0" w:color="auto"/>
        <w:bottom w:val="none" w:sz="0" w:space="0" w:color="auto"/>
        <w:right w:val="none" w:sz="0" w:space="0" w:color="auto"/>
      </w:divBdr>
    </w:div>
    <w:div w:id="416906825">
      <w:marLeft w:val="0"/>
      <w:marRight w:val="0"/>
      <w:marTop w:val="0"/>
      <w:marBottom w:val="0"/>
      <w:divBdr>
        <w:top w:val="none" w:sz="0" w:space="0" w:color="auto"/>
        <w:left w:val="none" w:sz="0" w:space="0" w:color="auto"/>
        <w:bottom w:val="none" w:sz="0" w:space="0" w:color="auto"/>
        <w:right w:val="none" w:sz="0" w:space="0" w:color="auto"/>
      </w:divBdr>
    </w:div>
    <w:div w:id="417094394">
      <w:marLeft w:val="0"/>
      <w:marRight w:val="0"/>
      <w:marTop w:val="0"/>
      <w:marBottom w:val="0"/>
      <w:divBdr>
        <w:top w:val="none" w:sz="0" w:space="0" w:color="auto"/>
        <w:left w:val="none" w:sz="0" w:space="0" w:color="auto"/>
        <w:bottom w:val="none" w:sz="0" w:space="0" w:color="auto"/>
        <w:right w:val="none" w:sz="0" w:space="0" w:color="auto"/>
      </w:divBdr>
    </w:div>
    <w:div w:id="417099528">
      <w:marLeft w:val="0"/>
      <w:marRight w:val="0"/>
      <w:marTop w:val="0"/>
      <w:marBottom w:val="0"/>
      <w:divBdr>
        <w:top w:val="none" w:sz="0" w:space="0" w:color="auto"/>
        <w:left w:val="none" w:sz="0" w:space="0" w:color="auto"/>
        <w:bottom w:val="none" w:sz="0" w:space="0" w:color="auto"/>
        <w:right w:val="none" w:sz="0" w:space="0" w:color="auto"/>
      </w:divBdr>
    </w:div>
    <w:div w:id="417101339">
      <w:marLeft w:val="0"/>
      <w:marRight w:val="0"/>
      <w:marTop w:val="0"/>
      <w:marBottom w:val="0"/>
      <w:divBdr>
        <w:top w:val="none" w:sz="0" w:space="0" w:color="auto"/>
        <w:left w:val="none" w:sz="0" w:space="0" w:color="auto"/>
        <w:bottom w:val="none" w:sz="0" w:space="0" w:color="auto"/>
        <w:right w:val="none" w:sz="0" w:space="0" w:color="auto"/>
      </w:divBdr>
    </w:div>
    <w:div w:id="417293332">
      <w:marLeft w:val="0"/>
      <w:marRight w:val="0"/>
      <w:marTop w:val="0"/>
      <w:marBottom w:val="0"/>
      <w:divBdr>
        <w:top w:val="none" w:sz="0" w:space="0" w:color="auto"/>
        <w:left w:val="none" w:sz="0" w:space="0" w:color="auto"/>
        <w:bottom w:val="none" w:sz="0" w:space="0" w:color="auto"/>
        <w:right w:val="none" w:sz="0" w:space="0" w:color="auto"/>
      </w:divBdr>
    </w:div>
    <w:div w:id="417337131">
      <w:marLeft w:val="0"/>
      <w:marRight w:val="0"/>
      <w:marTop w:val="0"/>
      <w:marBottom w:val="0"/>
      <w:divBdr>
        <w:top w:val="none" w:sz="0" w:space="0" w:color="auto"/>
        <w:left w:val="none" w:sz="0" w:space="0" w:color="auto"/>
        <w:bottom w:val="none" w:sz="0" w:space="0" w:color="auto"/>
        <w:right w:val="none" w:sz="0" w:space="0" w:color="auto"/>
      </w:divBdr>
    </w:div>
    <w:div w:id="417365598">
      <w:marLeft w:val="0"/>
      <w:marRight w:val="0"/>
      <w:marTop w:val="0"/>
      <w:marBottom w:val="0"/>
      <w:divBdr>
        <w:top w:val="none" w:sz="0" w:space="0" w:color="auto"/>
        <w:left w:val="none" w:sz="0" w:space="0" w:color="auto"/>
        <w:bottom w:val="none" w:sz="0" w:space="0" w:color="auto"/>
        <w:right w:val="none" w:sz="0" w:space="0" w:color="auto"/>
      </w:divBdr>
    </w:div>
    <w:div w:id="417412354">
      <w:marLeft w:val="0"/>
      <w:marRight w:val="0"/>
      <w:marTop w:val="0"/>
      <w:marBottom w:val="0"/>
      <w:divBdr>
        <w:top w:val="none" w:sz="0" w:space="0" w:color="auto"/>
        <w:left w:val="none" w:sz="0" w:space="0" w:color="auto"/>
        <w:bottom w:val="none" w:sz="0" w:space="0" w:color="auto"/>
        <w:right w:val="none" w:sz="0" w:space="0" w:color="auto"/>
      </w:divBdr>
    </w:div>
    <w:div w:id="417599098">
      <w:marLeft w:val="0"/>
      <w:marRight w:val="0"/>
      <w:marTop w:val="0"/>
      <w:marBottom w:val="0"/>
      <w:divBdr>
        <w:top w:val="none" w:sz="0" w:space="0" w:color="auto"/>
        <w:left w:val="none" w:sz="0" w:space="0" w:color="auto"/>
        <w:bottom w:val="none" w:sz="0" w:space="0" w:color="auto"/>
        <w:right w:val="none" w:sz="0" w:space="0" w:color="auto"/>
      </w:divBdr>
    </w:div>
    <w:div w:id="417605524">
      <w:marLeft w:val="0"/>
      <w:marRight w:val="0"/>
      <w:marTop w:val="0"/>
      <w:marBottom w:val="0"/>
      <w:divBdr>
        <w:top w:val="none" w:sz="0" w:space="0" w:color="auto"/>
        <w:left w:val="none" w:sz="0" w:space="0" w:color="auto"/>
        <w:bottom w:val="none" w:sz="0" w:space="0" w:color="auto"/>
        <w:right w:val="none" w:sz="0" w:space="0" w:color="auto"/>
      </w:divBdr>
    </w:div>
    <w:div w:id="417675960">
      <w:marLeft w:val="0"/>
      <w:marRight w:val="0"/>
      <w:marTop w:val="0"/>
      <w:marBottom w:val="0"/>
      <w:divBdr>
        <w:top w:val="none" w:sz="0" w:space="0" w:color="auto"/>
        <w:left w:val="none" w:sz="0" w:space="0" w:color="auto"/>
        <w:bottom w:val="none" w:sz="0" w:space="0" w:color="auto"/>
        <w:right w:val="none" w:sz="0" w:space="0" w:color="auto"/>
      </w:divBdr>
    </w:div>
    <w:div w:id="417676581">
      <w:marLeft w:val="0"/>
      <w:marRight w:val="0"/>
      <w:marTop w:val="0"/>
      <w:marBottom w:val="0"/>
      <w:divBdr>
        <w:top w:val="none" w:sz="0" w:space="0" w:color="auto"/>
        <w:left w:val="none" w:sz="0" w:space="0" w:color="auto"/>
        <w:bottom w:val="none" w:sz="0" w:space="0" w:color="auto"/>
        <w:right w:val="none" w:sz="0" w:space="0" w:color="auto"/>
      </w:divBdr>
    </w:div>
    <w:div w:id="417873822">
      <w:marLeft w:val="0"/>
      <w:marRight w:val="0"/>
      <w:marTop w:val="0"/>
      <w:marBottom w:val="0"/>
      <w:divBdr>
        <w:top w:val="none" w:sz="0" w:space="0" w:color="auto"/>
        <w:left w:val="none" w:sz="0" w:space="0" w:color="auto"/>
        <w:bottom w:val="none" w:sz="0" w:space="0" w:color="auto"/>
        <w:right w:val="none" w:sz="0" w:space="0" w:color="auto"/>
      </w:divBdr>
    </w:div>
    <w:div w:id="417941044">
      <w:bodyDiv w:val="1"/>
      <w:marLeft w:val="0"/>
      <w:marRight w:val="0"/>
      <w:marTop w:val="0"/>
      <w:marBottom w:val="0"/>
      <w:divBdr>
        <w:top w:val="none" w:sz="0" w:space="0" w:color="auto"/>
        <w:left w:val="none" w:sz="0" w:space="0" w:color="auto"/>
        <w:bottom w:val="none" w:sz="0" w:space="0" w:color="auto"/>
        <w:right w:val="none" w:sz="0" w:space="0" w:color="auto"/>
      </w:divBdr>
    </w:div>
    <w:div w:id="418061137">
      <w:marLeft w:val="0"/>
      <w:marRight w:val="0"/>
      <w:marTop w:val="0"/>
      <w:marBottom w:val="0"/>
      <w:divBdr>
        <w:top w:val="none" w:sz="0" w:space="0" w:color="auto"/>
        <w:left w:val="none" w:sz="0" w:space="0" w:color="auto"/>
        <w:bottom w:val="none" w:sz="0" w:space="0" w:color="auto"/>
        <w:right w:val="none" w:sz="0" w:space="0" w:color="auto"/>
      </w:divBdr>
    </w:div>
    <w:div w:id="418138305">
      <w:marLeft w:val="0"/>
      <w:marRight w:val="0"/>
      <w:marTop w:val="0"/>
      <w:marBottom w:val="0"/>
      <w:divBdr>
        <w:top w:val="none" w:sz="0" w:space="0" w:color="auto"/>
        <w:left w:val="none" w:sz="0" w:space="0" w:color="auto"/>
        <w:bottom w:val="none" w:sz="0" w:space="0" w:color="auto"/>
        <w:right w:val="none" w:sz="0" w:space="0" w:color="auto"/>
      </w:divBdr>
    </w:div>
    <w:div w:id="418327592">
      <w:marLeft w:val="0"/>
      <w:marRight w:val="0"/>
      <w:marTop w:val="0"/>
      <w:marBottom w:val="0"/>
      <w:divBdr>
        <w:top w:val="none" w:sz="0" w:space="0" w:color="auto"/>
        <w:left w:val="none" w:sz="0" w:space="0" w:color="auto"/>
        <w:bottom w:val="none" w:sz="0" w:space="0" w:color="auto"/>
        <w:right w:val="none" w:sz="0" w:space="0" w:color="auto"/>
      </w:divBdr>
    </w:div>
    <w:div w:id="418335782">
      <w:marLeft w:val="0"/>
      <w:marRight w:val="0"/>
      <w:marTop w:val="0"/>
      <w:marBottom w:val="0"/>
      <w:divBdr>
        <w:top w:val="none" w:sz="0" w:space="0" w:color="auto"/>
        <w:left w:val="none" w:sz="0" w:space="0" w:color="auto"/>
        <w:bottom w:val="none" w:sz="0" w:space="0" w:color="auto"/>
        <w:right w:val="none" w:sz="0" w:space="0" w:color="auto"/>
      </w:divBdr>
    </w:div>
    <w:div w:id="418449320">
      <w:marLeft w:val="0"/>
      <w:marRight w:val="0"/>
      <w:marTop w:val="0"/>
      <w:marBottom w:val="0"/>
      <w:divBdr>
        <w:top w:val="none" w:sz="0" w:space="0" w:color="auto"/>
        <w:left w:val="none" w:sz="0" w:space="0" w:color="auto"/>
        <w:bottom w:val="none" w:sz="0" w:space="0" w:color="auto"/>
        <w:right w:val="none" w:sz="0" w:space="0" w:color="auto"/>
      </w:divBdr>
    </w:div>
    <w:div w:id="418452477">
      <w:marLeft w:val="0"/>
      <w:marRight w:val="0"/>
      <w:marTop w:val="0"/>
      <w:marBottom w:val="0"/>
      <w:divBdr>
        <w:top w:val="none" w:sz="0" w:space="0" w:color="auto"/>
        <w:left w:val="none" w:sz="0" w:space="0" w:color="auto"/>
        <w:bottom w:val="none" w:sz="0" w:space="0" w:color="auto"/>
        <w:right w:val="none" w:sz="0" w:space="0" w:color="auto"/>
      </w:divBdr>
    </w:div>
    <w:div w:id="418522358">
      <w:marLeft w:val="0"/>
      <w:marRight w:val="0"/>
      <w:marTop w:val="0"/>
      <w:marBottom w:val="0"/>
      <w:divBdr>
        <w:top w:val="none" w:sz="0" w:space="0" w:color="auto"/>
        <w:left w:val="none" w:sz="0" w:space="0" w:color="auto"/>
        <w:bottom w:val="none" w:sz="0" w:space="0" w:color="auto"/>
        <w:right w:val="none" w:sz="0" w:space="0" w:color="auto"/>
      </w:divBdr>
    </w:div>
    <w:div w:id="418527748">
      <w:bodyDiv w:val="1"/>
      <w:marLeft w:val="0"/>
      <w:marRight w:val="0"/>
      <w:marTop w:val="0"/>
      <w:marBottom w:val="0"/>
      <w:divBdr>
        <w:top w:val="none" w:sz="0" w:space="0" w:color="auto"/>
        <w:left w:val="none" w:sz="0" w:space="0" w:color="auto"/>
        <w:bottom w:val="none" w:sz="0" w:space="0" w:color="auto"/>
        <w:right w:val="none" w:sz="0" w:space="0" w:color="auto"/>
      </w:divBdr>
    </w:div>
    <w:div w:id="418604892">
      <w:marLeft w:val="0"/>
      <w:marRight w:val="0"/>
      <w:marTop w:val="0"/>
      <w:marBottom w:val="0"/>
      <w:divBdr>
        <w:top w:val="none" w:sz="0" w:space="0" w:color="auto"/>
        <w:left w:val="none" w:sz="0" w:space="0" w:color="auto"/>
        <w:bottom w:val="none" w:sz="0" w:space="0" w:color="auto"/>
        <w:right w:val="none" w:sz="0" w:space="0" w:color="auto"/>
      </w:divBdr>
    </w:div>
    <w:div w:id="418673585">
      <w:marLeft w:val="0"/>
      <w:marRight w:val="0"/>
      <w:marTop w:val="0"/>
      <w:marBottom w:val="0"/>
      <w:divBdr>
        <w:top w:val="none" w:sz="0" w:space="0" w:color="auto"/>
        <w:left w:val="none" w:sz="0" w:space="0" w:color="auto"/>
        <w:bottom w:val="none" w:sz="0" w:space="0" w:color="auto"/>
        <w:right w:val="none" w:sz="0" w:space="0" w:color="auto"/>
      </w:divBdr>
    </w:div>
    <w:div w:id="418675442">
      <w:marLeft w:val="0"/>
      <w:marRight w:val="0"/>
      <w:marTop w:val="0"/>
      <w:marBottom w:val="0"/>
      <w:divBdr>
        <w:top w:val="none" w:sz="0" w:space="0" w:color="auto"/>
        <w:left w:val="none" w:sz="0" w:space="0" w:color="auto"/>
        <w:bottom w:val="none" w:sz="0" w:space="0" w:color="auto"/>
        <w:right w:val="none" w:sz="0" w:space="0" w:color="auto"/>
      </w:divBdr>
    </w:div>
    <w:div w:id="418675821">
      <w:marLeft w:val="0"/>
      <w:marRight w:val="0"/>
      <w:marTop w:val="0"/>
      <w:marBottom w:val="0"/>
      <w:divBdr>
        <w:top w:val="none" w:sz="0" w:space="0" w:color="auto"/>
        <w:left w:val="none" w:sz="0" w:space="0" w:color="auto"/>
        <w:bottom w:val="none" w:sz="0" w:space="0" w:color="auto"/>
        <w:right w:val="none" w:sz="0" w:space="0" w:color="auto"/>
      </w:divBdr>
    </w:div>
    <w:div w:id="418719403">
      <w:marLeft w:val="0"/>
      <w:marRight w:val="0"/>
      <w:marTop w:val="0"/>
      <w:marBottom w:val="0"/>
      <w:divBdr>
        <w:top w:val="none" w:sz="0" w:space="0" w:color="auto"/>
        <w:left w:val="none" w:sz="0" w:space="0" w:color="auto"/>
        <w:bottom w:val="none" w:sz="0" w:space="0" w:color="auto"/>
        <w:right w:val="none" w:sz="0" w:space="0" w:color="auto"/>
      </w:divBdr>
    </w:div>
    <w:div w:id="418865894">
      <w:marLeft w:val="0"/>
      <w:marRight w:val="0"/>
      <w:marTop w:val="0"/>
      <w:marBottom w:val="0"/>
      <w:divBdr>
        <w:top w:val="none" w:sz="0" w:space="0" w:color="auto"/>
        <w:left w:val="none" w:sz="0" w:space="0" w:color="auto"/>
        <w:bottom w:val="none" w:sz="0" w:space="0" w:color="auto"/>
        <w:right w:val="none" w:sz="0" w:space="0" w:color="auto"/>
      </w:divBdr>
    </w:div>
    <w:div w:id="418868313">
      <w:marLeft w:val="0"/>
      <w:marRight w:val="0"/>
      <w:marTop w:val="0"/>
      <w:marBottom w:val="0"/>
      <w:divBdr>
        <w:top w:val="none" w:sz="0" w:space="0" w:color="auto"/>
        <w:left w:val="none" w:sz="0" w:space="0" w:color="auto"/>
        <w:bottom w:val="none" w:sz="0" w:space="0" w:color="auto"/>
        <w:right w:val="none" w:sz="0" w:space="0" w:color="auto"/>
      </w:divBdr>
    </w:div>
    <w:div w:id="418915822">
      <w:marLeft w:val="0"/>
      <w:marRight w:val="0"/>
      <w:marTop w:val="0"/>
      <w:marBottom w:val="0"/>
      <w:divBdr>
        <w:top w:val="none" w:sz="0" w:space="0" w:color="auto"/>
        <w:left w:val="none" w:sz="0" w:space="0" w:color="auto"/>
        <w:bottom w:val="none" w:sz="0" w:space="0" w:color="auto"/>
        <w:right w:val="none" w:sz="0" w:space="0" w:color="auto"/>
      </w:divBdr>
    </w:div>
    <w:div w:id="419066303">
      <w:marLeft w:val="0"/>
      <w:marRight w:val="0"/>
      <w:marTop w:val="0"/>
      <w:marBottom w:val="0"/>
      <w:divBdr>
        <w:top w:val="none" w:sz="0" w:space="0" w:color="auto"/>
        <w:left w:val="none" w:sz="0" w:space="0" w:color="auto"/>
        <w:bottom w:val="none" w:sz="0" w:space="0" w:color="auto"/>
        <w:right w:val="none" w:sz="0" w:space="0" w:color="auto"/>
      </w:divBdr>
    </w:div>
    <w:div w:id="419066625">
      <w:marLeft w:val="0"/>
      <w:marRight w:val="0"/>
      <w:marTop w:val="0"/>
      <w:marBottom w:val="0"/>
      <w:divBdr>
        <w:top w:val="none" w:sz="0" w:space="0" w:color="auto"/>
        <w:left w:val="none" w:sz="0" w:space="0" w:color="auto"/>
        <w:bottom w:val="none" w:sz="0" w:space="0" w:color="auto"/>
        <w:right w:val="none" w:sz="0" w:space="0" w:color="auto"/>
      </w:divBdr>
    </w:div>
    <w:div w:id="419105219">
      <w:marLeft w:val="0"/>
      <w:marRight w:val="0"/>
      <w:marTop w:val="0"/>
      <w:marBottom w:val="0"/>
      <w:divBdr>
        <w:top w:val="none" w:sz="0" w:space="0" w:color="auto"/>
        <w:left w:val="none" w:sz="0" w:space="0" w:color="auto"/>
        <w:bottom w:val="none" w:sz="0" w:space="0" w:color="auto"/>
        <w:right w:val="none" w:sz="0" w:space="0" w:color="auto"/>
      </w:divBdr>
    </w:div>
    <w:div w:id="419177342">
      <w:marLeft w:val="0"/>
      <w:marRight w:val="0"/>
      <w:marTop w:val="0"/>
      <w:marBottom w:val="0"/>
      <w:divBdr>
        <w:top w:val="none" w:sz="0" w:space="0" w:color="auto"/>
        <w:left w:val="none" w:sz="0" w:space="0" w:color="auto"/>
        <w:bottom w:val="none" w:sz="0" w:space="0" w:color="auto"/>
        <w:right w:val="none" w:sz="0" w:space="0" w:color="auto"/>
      </w:divBdr>
    </w:div>
    <w:div w:id="419252926">
      <w:marLeft w:val="0"/>
      <w:marRight w:val="0"/>
      <w:marTop w:val="0"/>
      <w:marBottom w:val="0"/>
      <w:divBdr>
        <w:top w:val="none" w:sz="0" w:space="0" w:color="auto"/>
        <w:left w:val="none" w:sz="0" w:space="0" w:color="auto"/>
        <w:bottom w:val="none" w:sz="0" w:space="0" w:color="auto"/>
        <w:right w:val="none" w:sz="0" w:space="0" w:color="auto"/>
      </w:divBdr>
    </w:div>
    <w:div w:id="419300100">
      <w:marLeft w:val="0"/>
      <w:marRight w:val="0"/>
      <w:marTop w:val="0"/>
      <w:marBottom w:val="0"/>
      <w:divBdr>
        <w:top w:val="none" w:sz="0" w:space="0" w:color="auto"/>
        <w:left w:val="none" w:sz="0" w:space="0" w:color="auto"/>
        <w:bottom w:val="none" w:sz="0" w:space="0" w:color="auto"/>
        <w:right w:val="none" w:sz="0" w:space="0" w:color="auto"/>
      </w:divBdr>
    </w:div>
    <w:div w:id="419376399">
      <w:marLeft w:val="0"/>
      <w:marRight w:val="0"/>
      <w:marTop w:val="0"/>
      <w:marBottom w:val="0"/>
      <w:divBdr>
        <w:top w:val="none" w:sz="0" w:space="0" w:color="auto"/>
        <w:left w:val="none" w:sz="0" w:space="0" w:color="auto"/>
        <w:bottom w:val="none" w:sz="0" w:space="0" w:color="auto"/>
        <w:right w:val="none" w:sz="0" w:space="0" w:color="auto"/>
      </w:divBdr>
    </w:div>
    <w:div w:id="419446720">
      <w:marLeft w:val="0"/>
      <w:marRight w:val="0"/>
      <w:marTop w:val="0"/>
      <w:marBottom w:val="0"/>
      <w:divBdr>
        <w:top w:val="none" w:sz="0" w:space="0" w:color="auto"/>
        <w:left w:val="none" w:sz="0" w:space="0" w:color="auto"/>
        <w:bottom w:val="none" w:sz="0" w:space="0" w:color="auto"/>
        <w:right w:val="none" w:sz="0" w:space="0" w:color="auto"/>
      </w:divBdr>
    </w:div>
    <w:div w:id="419523128">
      <w:marLeft w:val="0"/>
      <w:marRight w:val="0"/>
      <w:marTop w:val="0"/>
      <w:marBottom w:val="0"/>
      <w:divBdr>
        <w:top w:val="none" w:sz="0" w:space="0" w:color="auto"/>
        <w:left w:val="none" w:sz="0" w:space="0" w:color="auto"/>
        <w:bottom w:val="none" w:sz="0" w:space="0" w:color="auto"/>
        <w:right w:val="none" w:sz="0" w:space="0" w:color="auto"/>
      </w:divBdr>
    </w:div>
    <w:div w:id="419523527">
      <w:bodyDiv w:val="1"/>
      <w:marLeft w:val="0"/>
      <w:marRight w:val="0"/>
      <w:marTop w:val="0"/>
      <w:marBottom w:val="0"/>
      <w:divBdr>
        <w:top w:val="none" w:sz="0" w:space="0" w:color="auto"/>
        <w:left w:val="none" w:sz="0" w:space="0" w:color="auto"/>
        <w:bottom w:val="none" w:sz="0" w:space="0" w:color="auto"/>
        <w:right w:val="none" w:sz="0" w:space="0" w:color="auto"/>
      </w:divBdr>
    </w:div>
    <w:div w:id="419525844">
      <w:marLeft w:val="0"/>
      <w:marRight w:val="0"/>
      <w:marTop w:val="0"/>
      <w:marBottom w:val="0"/>
      <w:divBdr>
        <w:top w:val="none" w:sz="0" w:space="0" w:color="auto"/>
        <w:left w:val="none" w:sz="0" w:space="0" w:color="auto"/>
        <w:bottom w:val="none" w:sz="0" w:space="0" w:color="auto"/>
        <w:right w:val="none" w:sz="0" w:space="0" w:color="auto"/>
      </w:divBdr>
    </w:div>
    <w:div w:id="419645488">
      <w:marLeft w:val="0"/>
      <w:marRight w:val="0"/>
      <w:marTop w:val="0"/>
      <w:marBottom w:val="0"/>
      <w:divBdr>
        <w:top w:val="none" w:sz="0" w:space="0" w:color="auto"/>
        <w:left w:val="none" w:sz="0" w:space="0" w:color="auto"/>
        <w:bottom w:val="none" w:sz="0" w:space="0" w:color="auto"/>
        <w:right w:val="none" w:sz="0" w:space="0" w:color="auto"/>
      </w:divBdr>
    </w:div>
    <w:div w:id="419720791">
      <w:marLeft w:val="0"/>
      <w:marRight w:val="0"/>
      <w:marTop w:val="0"/>
      <w:marBottom w:val="0"/>
      <w:divBdr>
        <w:top w:val="none" w:sz="0" w:space="0" w:color="auto"/>
        <w:left w:val="none" w:sz="0" w:space="0" w:color="auto"/>
        <w:bottom w:val="none" w:sz="0" w:space="0" w:color="auto"/>
        <w:right w:val="none" w:sz="0" w:space="0" w:color="auto"/>
      </w:divBdr>
    </w:div>
    <w:div w:id="419832825">
      <w:marLeft w:val="0"/>
      <w:marRight w:val="0"/>
      <w:marTop w:val="0"/>
      <w:marBottom w:val="0"/>
      <w:divBdr>
        <w:top w:val="none" w:sz="0" w:space="0" w:color="auto"/>
        <w:left w:val="none" w:sz="0" w:space="0" w:color="auto"/>
        <w:bottom w:val="none" w:sz="0" w:space="0" w:color="auto"/>
        <w:right w:val="none" w:sz="0" w:space="0" w:color="auto"/>
      </w:divBdr>
    </w:div>
    <w:div w:id="419909320">
      <w:marLeft w:val="0"/>
      <w:marRight w:val="0"/>
      <w:marTop w:val="0"/>
      <w:marBottom w:val="0"/>
      <w:divBdr>
        <w:top w:val="none" w:sz="0" w:space="0" w:color="auto"/>
        <w:left w:val="none" w:sz="0" w:space="0" w:color="auto"/>
        <w:bottom w:val="none" w:sz="0" w:space="0" w:color="auto"/>
        <w:right w:val="none" w:sz="0" w:space="0" w:color="auto"/>
      </w:divBdr>
    </w:div>
    <w:div w:id="419913049">
      <w:bodyDiv w:val="1"/>
      <w:marLeft w:val="0"/>
      <w:marRight w:val="0"/>
      <w:marTop w:val="0"/>
      <w:marBottom w:val="0"/>
      <w:divBdr>
        <w:top w:val="none" w:sz="0" w:space="0" w:color="auto"/>
        <w:left w:val="none" w:sz="0" w:space="0" w:color="auto"/>
        <w:bottom w:val="none" w:sz="0" w:space="0" w:color="auto"/>
        <w:right w:val="none" w:sz="0" w:space="0" w:color="auto"/>
      </w:divBdr>
    </w:div>
    <w:div w:id="419983208">
      <w:marLeft w:val="0"/>
      <w:marRight w:val="0"/>
      <w:marTop w:val="0"/>
      <w:marBottom w:val="0"/>
      <w:divBdr>
        <w:top w:val="none" w:sz="0" w:space="0" w:color="auto"/>
        <w:left w:val="none" w:sz="0" w:space="0" w:color="auto"/>
        <w:bottom w:val="none" w:sz="0" w:space="0" w:color="auto"/>
        <w:right w:val="none" w:sz="0" w:space="0" w:color="auto"/>
      </w:divBdr>
    </w:div>
    <w:div w:id="420100849">
      <w:marLeft w:val="0"/>
      <w:marRight w:val="0"/>
      <w:marTop w:val="0"/>
      <w:marBottom w:val="0"/>
      <w:divBdr>
        <w:top w:val="none" w:sz="0" w:space="0" w:color="auto"/>
        <w:left w:val="none" w:sz="0" w:space="0" w:color="auto"/>
        <w:bottom w:val="none" w:sz="0" w:space="0" w:color="auto"/>
        <w:right w:val="none" w:sz="0" w:space="0" w:color="auto"/>
      </w:divBdr>
    </w:div>
    <w:div w:id="420104197">
      <w:marLeft w:val="0"/>
      <w:marRight w:val="0"/>
      <w:marTop w:val="0"/>
      <w:marBottom w:val="0"/>
      <w:divBdr>
        <w:top w:val="none" w:sz="0" w:space="0" w:color="auto"/>
        <w:left w:val="none" w:sz="0" w:space="0" w:color="auto"/>
        <w:bottom w:val="none" w:sz="0" w:space="0" w:color="auto"/>
        <w:right w:val="none" w:sz="0" w:space="0" w:color="auto"/>
      </w:divBdr>
    </w:div>
    <w:div w:id="420104931">
      <w:marLeft w:val="0"/>
      <w:marRight w:val="0"/>
      <w:marTop w:val="0"/>
      <w:marBottom w:val="0"/>
      <w:divBdr>
        <w:top w:val="none" w:sz="0" w:space="0" w:color="auto"/>
        <w:left w:val="none" w:sz="0" w:space="0" w:color="auto"/>
        <w:bottom w:val="none" w:sz="0" w:space="0" w:color="auto"/>
        <w:right w:val="none" w:sz="0" w:space="0" w:color="auto"/>
      </w:divBdr>
    </w:div>
    <w:div w:id="420176741">
      <w:bodyDiv w:val="1"/>
      <w:marLeft w:val="0"/>
      <w:marRight w:val="0"/>
      <w:marTop w:val="0"/>
      <w:marBottom w:val="0"/>
      <w:divBdr>
        <w:top w:val="none" w:sz="0" w:space="0" w:color="auto"/>
        <w:left w:val="none" w:sz="0" w:space="0" w:color="auto"/>
        <w:bottom w:val="none" w:sz="0" w:space="0" w:color="auto"/>
        <w:right w:val="none" w:sz="0" w:space="0" w:color="auto"/>
      </w:divBdr>
    </w:div>
    <w:div w:id="420182321">
      <w:marLeft w:val="0"/>
      <w:marRight w:val="0"/>
      <w:marTop w:val="0"/>
      <w:marBottom w:val="0"/>
      <w:divBdr>
        <w:top w:val="none" w:sz="0" w:space="0" w:color="auto"/>
        <w:left w:val="none" w:sz="0" w:space="0" w:color="auto"/>
        <w:bottom w:val="none" w:sz="0" w:space="0" w:color="auto"/>
        <w:right w:val="none" w:sz="0" w:space="0" w:color="auto"/>
      </w:divBdr>
    </w:div>
    <w:div w:id="420224805">
      <w:marLeft w:val="0"/>
      <w:marRight w:val="0"/>
      <w:marTop w:val="0"/>
      <w:marBottom w:val="0"/>
      <w:divBdr>
        <w:top w:val="none" w:sz="0" w:space="0" w:color="auto"/>
        <w:left w:val="none" w:sz="0" w:space="0" w:color="auto"/>
        <w:bottom w:val="none" w:sz="0" w:space="0" w:color="auto"/>
        <w:right w:val="none" w:sz="0" w:space="0" w:color="auto"/>
      </w:divBdr>
    </w:div>
    <w:div w:id="420227103">
      <w:marLeft w:val="0"/>
      <w:marRight w:val="0"/>
      <w:marTop w:val="0"/>
      <w:marBottom w:val="0"/>
      <w:divBdr>
        <w:top w:val="none" w:sz="0" w:space="0" w:color="auto"/>
        <w:left w:val="none" w:sz="0" w:space="0" w:color="auto"/>
        <w:bottom w:val="none" w:sz="0" w:space="0" w:color="auto"/>
        <w:right w:val="none" w:sz="0" w:space="0" w:color="auto"/>
      </w:divBdr>
    </w:div>
    <w:div w:id="420298926">
      <w:bodyDiv w:val="1"/>
      <w:marLeft w:val="0"/>
      <w:marRight w:val="0"/>
      <w:marTop w:val="0"/>
      <w:marBottom w:val="0"/>
      <w:divBdr>
        <w:top w:val="none" w:sz="0" w:space="0" w:color="auto"/>
        <w:left w:val="none" w:sz="0" w:space="0" w:color="auto"/>
        <w:bottom w:val="none" w:sz="0" w:space="0" w:color="auto"/>
        <w:right w:val="none" w:sz="0" w:space="0" w:color="auto"/>
      </w:divBdr>
    </w:div>
    <w:div w:id="420370602">
      <w:marLeft w:val="0"/>
      <w:marRight w:val="0"/>
      <w:marTop w:val="0"/>
      <w:marBottom w:val="0"/>
      <w:divBdr>
        <w:top w:val="none" w:sz="0" w:space="0" w:color="auto"/>
        <w:left w:val="none" w:sz="0" w:space="0" w:color="auto"/>
        <w:bottom w:val="none" w:sz="0" w:space="0" w:color="auto"/>
        <w:right w:val="none" w:sz="0" w:space="0" w:color="auto"/>
      </w:divBdr>
    </w:div>
    <w:div w:id="420376722">
      <w:marLeft w:val="0"/>
      <w:marRight w:val="0"/>
      <w:marTop w:val="0"/>
      <w:marBottom w:val="0"/>
      <w:divBdr>
        <w:top w:val="none" w:sz="0" w:space="0" w:color="auto"/>
        <w:left w:val="none" w:sz="0" w:space="0" w:color="auto"/>
        <w:bottom w:val="none" w:sz="0" w:space="0" w:color="auto"/>
        <w:right w:val="none" w:sz="0" w:space="0" w:color="auto"/>
      </w:divBdr>
    </w:div>
    <w:div w:id="420377834">
      <w:marLeft w:val="0"/>
      <w:marRight w:val="0"/>
      <w:marTop w:val="0"/>
      <w:marBottom w:val="0"/>
      <w:divBdr>
        <w:top w:val="none" w:sz="0" w:space="0" w:color="auto"/>
        <w:left w:val="none" w:sz="0" w:space="0" w:color="auto"/>
        <w:bottom w:val="none" w:sz="0" w:space="0" w:color="auto"/>
        <w:right w:val="none" w:sz="0" w:space="0" w:color="auto"/>
      </w:divBdr>
    </w:div>
    <w:div w:id="420418647">
      <w:marLeft w:val="0"/>
      <w:marRight w:val="0"/>
      <w:marTop w:val="0"/>
      <w:marBottom w:val="0"/>
      <w:divBdr>
        <w:top w:val="none" w:sz="0" w:space="0" w:color="auto"/>
        <w:left w:val="none" w:sz="0" w:space="0" w:color="auto"/>
        <w:bottom w:val="none" w:sz="0" w:space="0" w:color="auto"/>
        <w:right w:val="none" w:sz="0" w:space="0" w:color="auto"/>
      </w:divBdr>
    </w:div>
    <w:div w:id="420491880">
      <w:marLeft w:val="0"/>
      <w:marRight w:val="0"/>
      <w:marTop w:val="0"/>
      <w:marBottom w:val="0"/>
      <w:divBdr>
        <w:top w:val="none" w:sz="0" w:space="0" w:color="auto"/>
        <w:left w:val="none" w:sz="0" w:space="0" w:color="auto"/>
        <w:bottom w:val="none" w:sz="0" w:space="0" w:color="auto"/>
        <w:right w:val="none" w:sz="0" w:space="0" w:color="auto"/>
      </w:divBdr>
    </w:div>
    <w:div w:id="420638813">
      <w:marLeft w:val="0"/>
      <w:marRight w:val="0"/>
      <w:marTop w:val="0"/>
      <w:marBottom w:val="0"/>
      <w:divBdr>
        <w:top w:val="none" w:sz="0" w:space="0" w:color="auto"/>
        <w:left w:val="none" w:sz="0" w:space="0" w:color="auto"/>
        <w:bottom w:val="none" w:sz="0" w:space="0" w:color="auto"/>
        <w:right w:val="none" w:sz="0" w:space="0" w:color="auto"/>
      </w:divBdr>
    </w:div>
    <w:div w:id="420682048">
      <w:marLeft w:val="0"/>
      <w:marRight w:val="0"/>
      <w:marTop w:val="0"/>
      <w:marBottom w:val="0"/>
      <w:divBdr>
        <w:top w:val="none" w:sz="0" w:space="0" w:color="auto"/>
        <w:left w:val="none" w:sz="0" w:space="0" w:color="auto"/>
        <w:bottom w:val="none" w:sz="0" w:space="0" w:color="auto"/>
        <w:right w:val="none" w:sz="0" w:space="0" w:color="auto"/>
      </w:divBdr>
    </w:div>
    <w:div w:id="420875123">
      <w:marLeft w:val="0"/>
      <w:marRight w:val="0"/>
      <w:marTop w:val="0"/>
      <w:marBottom w:val="0"/>
      <w:divBdr>
        <w:top w:val="none" w:sz="0" w:space="0" w:color="auto"/>
        <w:left w:val="none" w:sz="0" w:space="0" w:color="auto"/>
        <w:bottom w:val="none" w:sz="0" w:space="0" w:color="auto"/>
        <w:right w:val="none" w:sz="0" w:space="0" w:color="auto"/>
      </w:divBdr>
    </w:div>
    <w:div w:id="420881220">
      <w:marLeft w:val="0"/>
      <w:marRight w:val="0"/>
      <w:marTop w:val="0"/>
      <w:marBottom w:val="0"/>
      <w:divBdr>
        <w:top w:val="none" w:sz="0" w:space="0" w:color="auto"/>
        <w:left w:val="none" w:sz="0" w:space="0" w:color="auto"/>
        <w:bottom w:val="none" w:sz="0" w:space="0" w:color="auto"/>
        <w:right w:val="none" w:sz="0" w:space="0" w:color="auto"/>
      </w:divBdr>
    </w:div>
    <w:div w:id="420955951">
      <w:marLeft w:val="0"/>
      <w:marRight w:val="0"/>
      <w:marTop w:val="0"/>
      <w:marBottom w:val="0"/>
      <w:divBdr>
        <w:top w:val="none" w:sz="0" w:space="0" w:color="auto"/>
        <w:left w:val="none" w:sz="0" w:space="0" w:color="auto"/>
        <w:bottom w:val="none" w:sz="0" w:space="0" w:color="auto"/>
        <w:right w:val="none" w:sz="0" w:space="0" w:color="auto"/>
      </w:divBdr>
    </w:div>
    <w:div w:id="421099977">
      <w:marLeft w:val="0"/>
      <w:marRight w:val="0"/>
      <w:marTop w:val="0"/>
      <w:marBottom w:val="0"/>
      <w:divBdr>
        <w:top w:val="none" w:sz="0" w:space="0" w:color="auto"/>
        <w:left w:val="none" w:sz="0" w:space="0" w:color="auto"/>
        <w:bottom w:val="none" w:sz="0" w:space="0" w:color="auto"/>
        <w:right w:val="none" w:sz="0" w:space="0" w:color="auto"/>
      </w:divBdr>
    </w:div>
    <w:div w:id="421143315">
      <w:marLeft w:val="0"/>
      <w:marRight w:val="0"/>
      <w:marTop w:val="0"/>
      <w:marBottom w:val="0"/>
      <w:divBdr>
        <w:top w:val="none" w:sz="0" w:space="0" w:color="auto"/>
        <w:left w:val="none" w:sz="0" w:space="0" w:color="auto"/>
        <w:bottom w:val="none" w:sz="0" w:space="0" w:color="auto"/>
        <w:right w:val="none" w:sz="0" w:space="0" w:color="auto"/>
      </w:divBdr>
    </w:div>
    <w:div w:id="421148523">
      <w:marLeft w:val="0"/>
      <w:marRight w:val="0"/>
      <w:marTop w:val="0"/>
      <w:marBottom w:val="0"/>
      <w:divBdr>
        <w:top w:val="none" w:sz="0" w:space="0" w:color="auto"/>
        <w:left w:val="none" w:sz="0" w:space="0" w:color="auto"/>
        <w:bottom w:val="none" w:sz="0" w:space="0" w:color="auto"/>
        <w:right w:val="none" w:sz="0" w:space="0" w:color="auto"/>
      </w:divBdr>
    </w:div>
    <w:div w:id="421219491">
      <w:marLeft w:val="0"/>
      <w:marRight w:val="0"/>
      <w:marTop w:val="0"/>
      <w:marBottom w:val="0"/>
      <w:divBdr>
        <w:top w:val="none" w:sz="0" w:space="0" w:color="auto"/>
        <w:left w:val="none" w:sz="0" w:space="0" w:color="auto"/>
        <w:bottom w:val="none" w:sz="0" w:space="0" w:color="auto"/>
        <w:right w:val="none" w:sz="0" w:space="0" w:color="auto"/>
      </w:divBdr>
    </w:div>
    <w:div w:id="421221020">
      <w:marLeft w:val="0"/>
      <w:marRight w:val="0"/>
      <w:marTop w:val="0"/>
      <w:marBottom w:val="0"/>
      <w:divBdr>
        <w:top w:val="none" w:sz="0" w:space="0" w:color="auto"/>
        <w:left w:val="none" w:sz="0" w:space="0" w:color="auto"/>
        <w:bottom w:val="none" w:sz="0" w:space="0" w:color="auto"/>
        <w:right w:val="none" w:sz="0" w:space="0" w:color="auto"/>
      </w:divBdr>
    </w:div>
    <w:div w:id="421294066">
      <w:marLeft w:val="0"/>
      <w:marRight w:val="0"/>
      <w:marTop w:val="0"/>
      <w:marBottom w:val="0"/>
      <w:divBdr>
        <w:top w:val="none" w:sz="0" w:space="0" w:color="auto"/>
        <w:left w:val="none" w:sz="0" w:space="0" w:color="auto"/>
        <w:bottom w:val="none" w:sz="0" w:space="0" w:color="auto"/>
        <w:right w:val="none" w:sz="0" w:space="0" w:color="auto"/>
      </w:divBdr>
    </w:div>
    <w:div w:id="421419707">
      <w:marLeft w:val="0"/>
      <w:marRight w:val="0"/>
      <w:marTop w:val="0"/>
      <w:marBottom w:val="0"/>
      <w:divBdr>
        <w:top w:val="none" w:sz="0" w:space="0" w:color="auto"/>
        <w:left w:val="none" w:sz="0" w:space="0" w:color="auto"/>
        <w:bottom w:val="none" w:sz="0" w:space="0" w:color="auto"/>
        <w:right w:val="none" w:sz="0" w:space="0" w:color="auto"/>
      </w:divBdr>
    </w:div>
    <w:div w:id="421462648">
      <w:marLeft w:val="0"/>
      <w:marRight w:val="0"/>
      <w:marTop w:val="0"/>
      <w:marBottom w:val="0"/>
      <w:divBdr>
        <w:top w:val="none" w:sz="0" w:space="0" w:color="auto"/>
        <w:left w:val="none" w:sz="0" w:space="0" w:color="auto"/>
        <w:bottom w:val="none" w:sz="0" w:space="0" w:color="auto"/>
        <w:right w:val="none" w:sz="0" w:space="0" w:color="auto"/>
      </w:divBdr>
    </w:div>
    <w:div w:id="421487413">
      <w:marLeft w:val="0"/>
      <w:marRight w:val="0"/>
      <w:marTop w:val="0"/>
      <w:marBottom w:val="0"/>
      <w:divBdr>
        <w:top w:val="none" w:sz="0" w:space="0" w:color="auto"/>
        <w:left w:val="none" w:sz="0" w:space="0" w:color="auto"/>
        <w:bottom w:val="none" w:sz="0" w:space="0" w:color="auto"/>
        <w:right w:val="none" w:sz="0" w:space="0" w:color="auto"/>
      </w:divBdr>
    </w:div>
    <w:div w:id="421489034">
      <w:marLeft w:val="0"/>
      <w:marRight w:val="0"/>
      <w:marTop w:val="0"/>
      <w:marBottom w:val="0"/>
      <w:divBdr>
        <w:top w:val="none" w:sz="0" w:space="0" w:color="auto"/>
        <w:left w:val="none" w:sz="0" w:space="0" w:color="auto"/>
        <w:bottom w:val="none" w:sz="0" w:space="0" w:color="auto"/>
        <w:right w:val="none" w:sz="0" w:space="0" w:color="auto"/>
      </w:divBdr>
    </w:div>
    <w:div w:id="421489767">
      <w:marLeft w:val="0"/>
      <w:marRight w:val="0"/>
      <w:marTop w:val="0"/>
      <w:marBottom w:val="0"/>
      <w:divBdr>
        <w:top w:val="none" w:sz="0" w:space="0" w:color="auto"/>
        <w:left w:val="none" w:sz="0" w:space="0" w:color="auto"/>
        <w:bottom w:val="none" w:sz="0" w:space="0" w:color="auto"/>
        <w:right w:val="none" w:sz="0" w:space="0" w:color="auto"/>
      </w:divBdr>
    </w:div>
    <w:div w:id="421494567">
      <w:marLeft w:val="0"/>
      <w:marRight w:val="0"/>
      <w:marTop w:val="0"/>
      <w:marBottom w:val="0"/>
      <w:divBdr>
        <w:top w:val="none" w:sz="0" w:space="0" w:color="auto"/>
        <w:left w:val="none" w:sz="0" w:space="0" w:color="auto"/>
        <w:bottom w:val="none" w:sz="0" w:space="0" w:color="auto"/>
        <w:right w:val="none" w:sz="0" w:space="0" w:color="auto"/>
      </w:divBdr>
    </w:div>
    <w:div w:id="421534407">
      <w:marLeft w:val="0"/>
      <w:marRight w:val="0"/>
      <w:marTop w:val="0"/>
      <w:marBottom w:val="0"/>
      <w:divBdr>
        <w:top w:val="none" w:sz="0" w:space="0" w:color="auto"/>
        <w:left w:val="none" w:sz="0" w:space="0" w:color="auto"/>
        <w:bottom w:val="none" w:sz="0" w:space="0" w:color="auto"/>
        <w:right w:val="none" w:sz="0" w:space="0" w:color="auto"/>
      </w:divBdr>
    </w:div>
    <w:div w:id="421609368">
      <w:marLeft w:val="0"/>
      <w:marRight w:val="0"/>
      <w:marTop w:val="0"/>
      <w:marBottom w:val="0"/>
      <w:divBdr>
        <w:top w:val="none" w:sz="0" w:space="0" w:color="auto"/>
        <w:left w:val="none" w:sz="0" w:space="0" w:color="auto"/>
        <w:bottom w:val="none" w:sz="0" w:space="0" w:color="auto"/>
        <w:right w:val="none" w:sz="0" w:space="0" w:color="auto"/>
      </w:divBdr>
    </w:div>
    <w:div w:id="421679621">
      <w:bodyDiv w:val="1"/>
      <w:marLeft w:val="0"/>
      <w:marRight w:val="0"/>
      <w:marTop w:val="0"/>
      <w:marBottom w:val="0"/>
      <w:divBdr>
        <w:top w:val="none" w:sz="0" w:space="0" w:color="auto"/>
        <w:left w:val="none" w:sz="0" w:space="0" w:color="auto"/>
        <w:bottom w:val="none" w:sz="0" w:space="0" w:color="auto"/>
        <w:right w:val="none" w:sz="0" w:space="0" w:color="auto"/>
      </w:divBdr>
    </w:div>
    <w:div w:id="421877886">
      <w:marLeft w:val="0"/>
      <w:marRight w:val="0"/>
      <w:marTop w:val="0"/>
      <w:marBottom w:val="0"/>
      <w:divBdr>
        <w:top w:val="none" w:sz="0" w:space="0" w:color="auto"/>
        <w:left w:val="none" w:sz="0" w:space="0" w:color="auto"/>
        <w:bottom w:val="none" w:sz="0" w:space="0" w:color="auto"/>
        <w:right w:val="none" w:sz="0" w:space="0" w:color="auto"/>
      </w:divBdr>
    </w:div>
    <w:div w:id="421947845">
      <w:marLeft w:val="0"/>
      <w:marRight w:val="0"/>
      <w:marTop w:val="0"/>
      <w:marBottom w:val="0"/>
      <w:divBdr>
        <w:top w:val="none" w:sz="0" w:space="0" w:color="auto"/>
        <w:left w:val="none" w:sz="0" w:space="0" w:color="auto"/>
        <w:bottom w:val="none" w:sz="0" w:space="0" w:color="auto"/>
        <w:right w:val="none" w:sz="0" w:space="0" w:color="auto"/>
      </w:divBdr>
    </w:div>
    <w:div w:id="421951930">
      <w:marLeft w:val="0"/>
      <w:marRight w:val="0"/>
      <w:marTop w:val="0"/>
      <w:marBottom w:val="0"/>
      <w:divBdr>
        <w:top w:val="none" w:sz="0" w:space="0" w:color="auto"/>
        <w:left w:val="none" w:sz="0" w:space="0" w:color="auto"/>
        <w:bottom w:val="none" w:sz="0" w:space="0" w:color="auto"/>
        <w:right w:val="none" w:sz="0" w:space="0" w:color="auto"/>
      </w:divBdr>
    </w:div>
    <w:div w:id="421996474">
      <w:marLeft w:val="0"/>
      <w:marRight w:val="0"/>
      <w:marTop w:val="0"/>
      <w:marBottom w:val="0"/>
      <w:divBdr>
        <w:top w:val="none" w:sz="0" w:space="0" w:color="auto"/>
        <w:left w:val="none" w:sz="0" w:space="0" w:color="auto"/>
        <w:bottom w:val="none" w:sz="0" w:space="0" w:color="auto"/>
        <w:right w:val="none" w:sz="0" w:space="0" w:color="auto"/>
      </w:divBdr>
    </w:div>
    <w:div w:id="421998915">
      <w:marLeft w:val="0"/>
      <w:marRight w:val="0"/>
      <w:marTop w:val="0"/>
      <w:marBottom w:val="0"/>
      <w:divBdr>
        <w:top w:val="none" w:sz="0" w:space="0" w:color="auto"/>
        <w:left w:val="none" w:sz="0" w:space="0" w:color="auto"/>
        <w:bottom w:val="none" w:sz="0" w:space="0" w:color="auto"/>
        <w:right w:val="none" w:sz="0" w:space="0" w:color="auto"/>
      </w:divBdr>
    </w:div>
    <w:div w:id="422067330">
      <w:marLeft w:val="0"/>
      <w:marRight w:val="0"/>
      <w:marTop w:val="0"/>
      <w:marBottom w:val="0"/>
      <w:divBdr>
        <w:top w:val="none" w:sz="0" w:space="0" w:color="auto"/>
        <w:left w:val="none" w:sz="0" w:space="0" w:color="auto"/>
        <w:bottom w:val="none" w:sz="0" w:space="0" w:color="auto"/>
        <w:right w:val="none" w:sz="0" w:space="0" w:color="auto"/>
      </w:divBdr>
    </w:div>
    <w:div w:id="422146332">
      <w:bodyDiv w:val="1"/>
      <w:marLeft w:val="0"/>
      <w:marRight w:val="0"/>
      <w:marTop w:val="0"/>
      <w:marBottom w:val="0"/>
      <w:divBdr>
        <w:top w:val="none" w:sz="0" w:space="0" w:color="auto"/>
        <w:left w:val="none" w:sz="0" w:space="0" w:color="auto"/>
        <w:bottom w:val="none" w:sz="0" w:space="0" w:color="auto"/>
        <w:right w:val="none" w:sz="0" w:space="0" w:color="auto"/>
      </w:divBdr>
    </w:div>
    <w:div w:id="422185215">
      <w:marLeft w:val="0"/>
      <w:marRight w:val="0"/>
      <w:marTop w:val="0"/>
      <w:marBottom w:val="0"/>
      <w:divBdr>
        <w:top w:val="none" w:sz="0" w:space="0" w:color="auto"/>
        <w:left w:val="none" w:sz="0" w:space="0" w:color="auto"/>
        <w:bottom w:val="none" w:sz="0" w:space="0" w:color="auto"/>
        <w:right w:val="none" w:sz="0" w:space="0" w:color="auto"/>
      </w:divBdr>
    </w:div>
    <w:div w:id="422188574">
      <w:marLeft w:val="0"/>
      <w:marRight w:val="0"/>
      <w:marTop w:val="0"/>
      <w:marBottom w:val="0"/>
      <w:divBdr>
        <w:top w:val="none" w:sz="0" w:space="0" w:color="auto"/>
        <w:left w:val="none" w:sz="0" w:space="0" w:color="auto"/>
        <w:bottom w:val="none" w:sz="0" w:space="0" w:color="auto"/>
        <w:right w:val="none" w:sz="0" w:space="0" w:color="auto"/>
      </w:divBdr>
    </w:div>
    <w:div w:id="422339256">
      <w:marLeft w:val="0"/>
      <w:marRight w:val="0"/>
      <w:marTop w:val="0"/>
      <w:marBottom w:val="0"/>
      <w:divBdr>
        <w:top w:val="none" w:sz="0" w:space="0" w:color="auto"/>
        <w:left w:val="none" w:sz="0" w:space="0" w:color="auto"/>
        <w:bottom w:val="none" w:sz="0" w:space="0" w:color="auto"/>
        <w:right w:val="none" w:sz="0" w:space="0" w:color="auto"/>
      </w:divBdr>
    </w:div>
    <w:div w:id="422381837">
      <w:marLeft w:val="0"/>
      <w:marRight w:val="0"/>
      <w:marTop w:val="0"/>
      <w:marBottom w:val="0"/>
      <w:divBdr>
        <w:top w:val="none" w:sz="0" w:space="0" w:color="auto"/>
        <w:left w:val="none" w:sz="0" w:space="0" w:color="auto"/>
        <w:bottom w:val="none" w:sz="0" w:space="0" w:color="auto"/>
        <w:right w:val="none" w:sz="0" w:space="0" w:color="auto"/>
      </w:divBdr>
    </w:div>
    <w:div w:id="422412036">
      <w:marLeft w:val="0"/>
      <w:marRight w:val="0"/>
      <w:marTop w:val="0"/>
      <w:marBottom w:val="0"/>
      <w:divBdr>
        <w:top w:val="none" w:sz="0" w:space="0" w:color="auto"/>
        <w:left w:val="none" w:sz="0" w:space="0" w:color="auto"/>
        <w:bottom w:val="none" w:sz="0" w:space="0" w:color="auto"/>
        <w:right w:val="none" w:sz="0" w:space="0" w:color="auto"/>
      </w:divBdr>
    </w:div>
    <w:div w:id="422412195">
      <w:marLeft w:val="0"/>
      <w:marRight w:val="0"/>
      <w:marTop w:val="0"/>
      <w:marBottom w:val="0"/>
      <w:divBdr>
        <w:top w:val="none" w:sz="0" w:space="0" w:color="auto"/>
        <w:left w:val="none" w:sz="0" w:space="0" w:color="auto"/>
        <w:bottom w:val="none" w:sz="0" w:space="0" w:color="auto"/>
        <w:right w:val="none" w:sz="0" w:space="0" w:color="auto"/>
      </w:divBdr>
    </w:div>
    <w:div w:id="422457616">
      <w:marLeft w:val="0"/>
      <w:marRight w:val="0"/>
      <w:marTop w:val="0"/>
      <w:marBottom w:val="0"/>
      <w:divBdr>
        <w:top w:val="none" w:sz="0" w:space="0" w:color="auto"/>
        <w:left w:val="none" w:sz="0" w:space="0" w:color="auto"/>
        <w:bottom w:val="none" w:sz="0" w:space="0" w:color="auto"/>
        <w:right w:val="none" w:sz="0" w:space="0" w:color="auto"/>
      </w:divBdr>
    </w:div>
    <w:div w:id="422533621">
      <w:marLeft w:val="0"/>
      <w:marRight w:val="0"/>
      <w:marTop w:val="0"/>
      <w:marBottom w:val="0"/>
      <w:divBdr>
        <w:top w:val="none" w:sz="0" w:space="0" w:color="auto"/>
        <w:left w:val="none" w:sz="0" w:space="0" w:color="auto"/>
        <w:bottom w:val="none" w:sz="0" w:space="0" w:color="auto"/>
        <w:right w:val="none" w:sz="0" w:space="0" w:color="auto"/>
      </w:divBdr>
    </w:div>
    <w:div w:id="422536708">
      <w:marLeft w:val="0"/>
      <w:marRight w:val="0"/>
      <w:marTop w:val="0"/>
      <w:marBottom w:val="0"/>
      <w:divBdr>
        <w:top w:val="none" w:sz="0" w:space="0" w:color="auto"/>
        <w:left w:val="none" w:sz="0" w:space="0" w:color="auto"/>
        <w:bottom w:val="none" w:sz="0" w:space="0" w:color="auto"/>
        <w:right w:val="none" w:sz="0" w:space="0" w:color="auto"/>
      </w:divBdr>
    </w:div>
    <w:div w:id="422578356">
      <w:marLeft w:val="0"/>
      <w:marRight w:val="0"/>
      <w:marTop w:val="0"/>
      <w:marBottom w:val="0"/>
      <w:divBdr>
        <w:top w:val="none" w:sz="0" w:space="0" w:color="auto"/>
        <w:left w:val="none" w:sz="0" w:space="0" w:color="auto"/>
        <w:bottom w:val="none" w:sz="0" w:space="0" w:color="auto"/>
        <w:right w:val="none" w:sz="0" w:space="0" w:color="auto"/>
      </w:divBdr>
    </w:div>
    <w:div w:id="422606717">
      <w:marLeft w:val="0"/>
      <w:marRight w:val="0"/>
      <w:marTop w:val="0"/>
      <w:marBottom w:val="0"/>
      <w:divBdr>
        <w:top w:val="none" w:sz="0" w:space="0" w:color="auto"/>
        <w:left w:val="none" w:sz="0" w:space="0" w:color="auto"/>
        <w:bottom w:val="none" w:sz="0" w:space="0" w:color="auto"/>
        <w:right w:val="none" w:sz="0" w:space="0" w:color="auto"/>
      </w:divBdr>
    </w:div>
    <w:div w:id="422723312">
      <w:marLeft w:val="0"/>
      <w:marRight w:val="0"/>
      <w:marTop w:val="0"/>
      <w:marBottom w:val="0"/>
      <w:divBdr>
        <w:top w:val="none" w:sz="0" w:space="0" w:color="auto"/>
        <w:left w:val="none" w:sz="0" w:space="0" w:color="auto"/>
        <w:bottom w:val="none" w:sz="0" w:space="0" w:color="auto"/>
        <w:right w:val="none" w:sz="0" w:space="0" w:color="auto"/>
      </w:divBdr>
    </w:div>
    <w:div w:id="422800650">
      <w:marLeft w:val="0"/>
      <w:marRight w:val="0"/>
      <w:marTop w:val="0"/>
      <w:marBottom w:val="0"/>
      <w:divBdr>
        <w:top w:val="none" w:sz="0" w:space="0" w:color="auto"/>
        <w:left w:val="none" w:sz="0" w:space="0" w:color="auto"/>
        <w:bottom w:val="none" w:sz="0" w:space="0" w:color="auto"/>
        <w:right w:val="none" w:sz="0" w:space="0" w:color="auto"/>
      </w:divBdr>
    </w:div>
    <w:div w:id="422841885">
      <w:marLeft w:val="0"/>
      <w:marRight w:val="0"/>
      <w:marTop w:val="0"/>
      <w:marBottom w:val="0"/>
      <w:divBdr>
        <w:top w:val="none" w:sz="0" w:space="0" w:color="auto"/>
        <w:left w:val="none" w:sz="0" w:space="0" w:color="auto"/>
        <w:bottom w:val="none" w:sz="0" w:space="0" w:color="auto"/>
        <w:right w:val="none" w:sz="0" w:space="0" w:color="auto"/>
      </w:divBdr>
    </w:div>
    <w:div w:id="422914593">
      <w:marLeft w:val="0"/>
      <w:marRight w:val="0"/>
      <w:marTop w:val="0"/>
      <w:marBottom w:val="0"/>
      <w:divBdr>
        <w:top w:val="none" w:sz="0" w:space="0" w:color="auto"/>
        <w:left w:val="none" w:sz="0" w:space="0" w:color="auto"/>
        <w:bottom w:val="none" w:sz="0" w:space="0" w:color="auto"/>
        <w:right w:val="none" w:sz="0" w:space="0" w:color="auto"/>
      </w:divBdr>
    </w:div>
    <w:div w:id="422918330">
      <w:marLeft w:val="0"/>
      <w:marRight w:val="0"/>
      <w:marTop w:val="0"/>
      <w:marBottom w:val="0"/>
      <w:divBdr>
        <w:top w:val="none" w:sz="0" w:space="0" w:color="auto"/>
        <w:left w:val="none" w:sz="0" w:space="0" w:color="auto"/>
        <w:bottom w:val="none" w:sz="0" w:space="0" w:color="auto"/>
        <w:right w:val="none" w:sz="0" w:space="0" w:color="auto"/>
      </w:divBdr>
    </w:div>
    <w:div w:id="422921241">
      <w:marLeft w:val="0"/>
      <w:marRight w:val="0"/>
      <w:marTop w:val="0"/>
      <w:marBottom w:val="0"/>
      <w:divBdr>
        <w:top w:val="none" w:sz="0" w:space="0" w:color="auto"/>
        <w:left w:val="none" w:sz="0" w:space="0" w:color="auto"/>
        <w:bottom w:val="none" w:sz="0" w:space="0" w:color="auto"/>
        <w:right w:val="none" w:sz="0" w:space="0" w:color="auto"/>
      </w:divBdr>
    </w:div>
    <w:div w:id="422997214">
      <w:marLeft w:val="0"/>
      <w:marRight w:val="0"/>
      <w:marTop w:val="0"/>
      <w:marBottom w:val="0"/>
      <w:divBdr>
        <w:top w:val="none" w:sz="0" w:space="0" w:color="auto"/>
        <w:left w:val="none" w:sz="0" w:space="0" w:color="auto"/>
        <w:bottom w:val="none" w:sz="0" w:space="0" w:color="auto"/>
        <w:right w:val="none" w:sz="0" w:space="0" w:color="auto"/>
      </w:divBdr>
    </w:div>
    <w:div w:id="423107890">
      <w:marLeft w:val="0"/>
      <w:marRight w:val="0"/>
      <w:marTop w:val="0"/>
      <w:marBottom w:val="0"/>
      <w:divBdr>
        <w:top w:val="none" w:sz="0" w:space="0" w:color="auto"/>
        <w:left w:val="none" w:sz="0" w:space="0" w:color="auto"/>
        <w:bottom w:val="none" w:sz="0" w:space="0" w:color="auto"/>
        <w:right w:val="none" w:sz="0" w:space="0" w:color="auto"/>
      </w:divBdr>
    </w:div>
    <w:div w:id="423112662">
      <w:marLeft w:val="0"/>
      <w:marRight w:val="0"/>
      <w:marTop w:val="0"/>
      <w:marBottom w:val="0"/>
      <w:divBdr>
        <w:top w:val="none" w:sz="0" w:space="0" w:color="auto"/>
        <w:left w:val="none" w:sz="0" w:space="0" w:color="auto"/>
        <w:bottom w:val="none" w:sz="0" w:space="0" w:color="auto"/>
        <w:right w:val="none" w:sz="0" w:space="0" w:color="auto"/>
      </w:divBdr>
    </w:div>
    <w:div w:id="423113593">
      <w:marLeft w:val="0"/>
      <w:marRight w:val="0"/>
      <w:marTop w:val="0"/>
      <w:marBottom w:val="0"/>
      <w:divBdr>
        <w:top w:val="none" w:sz="0" w:space="0" w:color="auto"/>
        <w:left w:val="none" w:sz="0" w:space="0" w:color="auto"/>
        <w:bottom w:val="none" w:sz="0" w:space="0" w:color="auto"/>
        <w:right w:val="none" w:sz="0" w:space="0" w:color="auto"/>
      </w:divBdr>
    </w:div>
    <w:div w:id="423303371">
      <w:marLeft w:val="0"/>
      <w:marRight w:val="0"/>
      <w:marTop w:val="0"/>
      <w:marBottom w:val="0"/>
      <w:divBdr>
        <w:top w:val="none" w:sz="0" w:space="0" w:color="auto"/>
        <w:left w:val="none" w:sz="0" w:space="0" w:color="auto"/>
        <w:bottom w:val="none" w:sz="0" w:space="0" w:color="auto"/>
        <w:right w:val="none" w:sz="0" w:space="0" w:color="auto"/>
      </w:divBdr>
    </w:div>
    <w:div w:id="423307782">
      <w:marLeft w:val="0"/>
      <w:marRight w:val="0"/>
      <w:marTop w:val="0"/>
      <w:marBottom w:val="0"/>
      <w:divBdr>
        <w:top w:val="none" w:sz="0" w:space="0" w:color="auto"/>
        <w:left w:val="none" w:sz="0" w:space="0" w:color="auto"/>
        <w:bottom w:val="none" w:sz="0" w:space="0" w:color="auto"/>
        <w:right w:val="none" w:sz="0" w:space="0" w:color="auto"/>
      </w:divBdr>
    </w:div>
    <w:div w:id="423307978">
      <w:marLeft w:val="0"/>
      <w:marRight w:val="0"/>
      <w:marTop w:val="0"/>
      <w:marBottom w:val="0"/>
      <w:divBdr>
        <w:top w:val="none" w:sz="0" w:space="0" w:color="auto"/>
        <w:left w:val="none" w:sz="0" w:space="0" w:color="auto"/>
        <w:bottom w:val="none" w:sz="0" w:space="0" w:color="auto"/>
        <w:right w:val="none" w:sz="0" w:space="0" w:color="auto"/>
      </w:divBdr>
    </w:div>
    <w:div w:id="423453109">
      <w:marLeft w:val="0"/>
      <w:marRight w:val="0"/>
      <w:marTop w:val="0"/>
      <w:marBottom w:val="0"/>
      <w:divBdr>
        <w:top w:val="none" w:sz="0" w:space="0" w:color="auto"/>
        <w:left w:val="none" w:sz="0" w:space="0" w:color="auto"/>
        <w:bottom w:val="none" w:sz="0" w:space="0" w:color="auto"/>
        <w:right w:val="none" w:sz="0" w:space="0" w:color="auto"/>
      </w:divBdr>
    </w:div>
    <w:div w:id="423499508">
      <w:marLeft w:val="0"/>
      <w:marRight w:val="0"/>
      <w:marTop w:val="0"/>
      <w:marBottom w:val="0"/>
      <w:divBdr>
        <w:top w:val="none" w:sz="0" w:space="0" w:color="auto"/>
        <w:left w:val="none" w:sz="0" w:space="0" w:color="auto"/>
        <w:bottom w:val="none" w:sz="0" w:space="0" w:color="auto"/>
        <w:right w:val="none" w:sz="0" w:space="0" w:color="auto"/>
      </w:divBdr>
    </w:div>
    <w:div w:id="423501163">
      <w:marLeft w:val="0"/>
      <w:marRight w:val="0"/>
      <w:marTop w:val="0"/>
      <w:marBottom w:val="0"/>
      <w:divBdr>
        <w:top w:val="none" w:sz="0" w:space="0" w:color="auto"/>
        <w:left w:val="none" w:sz="0" w:space="0" w:color="auto"/>
        <w:bottom w:val="none" w:sz="0" w:space="0" w:color="auto"/>
        <w:right w:val="none" w:sz="0" w:space="0" w:color="auto"/>
      </w:divBdr>
    </w:div>
    <w:div w:id="423569805">
      <w:marLeft w:val="0"/>
      <w:marRight w:val="0"/>
      <w:marTop w:val="0"/>
      <w:marBottom w:val="0"/>
      <w:divBdr>
        <w:top w:val="none" w:sz="0" w:space="0" w:color="auto"/>
        <w:left w:val="none" w:sz="0" w:space="0" w:color="auto"/>
        <w:bottom w:val="none" w:sz="0" w:space="0" w:color="auto"/>
        <w:right w:val="none" w:sz="0" w:space="0" w:color="auto"/>
      </w:divBdr>
    </w:div>
    <w:div w:id="423571212">
      <w:marLeft w:val="0"/>
      <w:marRight w:val="0"/>
      <w:marTop w:val="0"/>
      <w:marBottom w:val="0"/>
      <w:divBdr>
        <w:top w:val="none" w:sz="0" w:space="0" w:color="auto"/>
        <w:left w:val="none" w:sz="0" w:space="0" w:color="auto"/>
        <w:bottom w:val="none" w:sz="0" w:space="0" w:color="auto"/>
        <w:right w:val="none" w:sz="0" w:space="0" w:color="auto"/>
      </w:divBdr>
    </w:div>
    <w:div w:id="423649145">
      <w:marLeft w:val="0"/>
      <w:marRight w:val="0"/>
      <w:marTop w:val="0"/>
      <w:marBottom w:val="0"/>
      <w:divBdr>
        <w:top w:val="none" w:sz="0" w:space="0" w:color="auto"/>
        <w:left w:val="none" w:sz="0" w:space="0" w:color="auto"/>
        <w:bottom w:val="none" w:sz="0" w:space="0" w:color="auto"/>
        <w:right w:val="none" w:sz="0" w:space="0" w:color="auto"/>
      </w:divBdr>
    </w:div>
    <w:div w:id="423652651">
      <w:marLeft w:val="0"/>
      <w:marRight w:val="0"/>
      <w:marTop w:val="0"/>
      <w:marBottom w:val="0"/>
      <w:divBdr>
        <w:top w:val="none" w:sz="0" w:space="0" w:color="auto"/>
        <w:left w:val="none" w:sz="0" w:space="0" w:color="auto"/>
        <w:bottom w:val="none" w:sz="0" w:space="0" w:color="auto"/>
        <w:right w:val="none" w:sz="0" w:space="0" w:color="auto"/>
      </w:divBdr>
    </w:div>
    <w:div w:id="423691923">
      <w:marLeft w:val="0"/>
      <w:marRight w:val="0"/>
      <w:marTop w:val="0"/>
      <w:marBottom w:val="0"/>
      <w:divBdr>
        <w:top w:val="none" w:sz="0" w:space="0" w:color="auto"/>
        <w:left w:val="none" w:sz="0" w:space="0" w:color="auto"/>
        <w:bottom w:val="none" w:sz="0" w:space="0" w:color="auto"/>
        <w:right w:val="none" w:sz="0" w:space="0" w:color="auto"/>
      </w:divBdr>
    </w:div>
    <w:div w:id="423695993">
      <w:marLeft w:val="0"/>
      <w:marRight w:val="0"/>
      <w:marTop w:val="0"/>
      <w:marBottom w:val="0"/>
      <w:divBdr>
        <w:top w:val="none" w:sz="0" w:space="0" w:color="auto"/>
        <w:left w:val="none" w:sz="0" w:space="0" w:color="auto"/>
        <w:bottom w:val="none" w:sz="0" w:space="0" w:color="auto"/>
        <w:right w:val="none" w:sz="0" w:space="0" w:color="auto"/>
      </w:divBdr>
    </w:div>
    <w:div w:id="423769530">
      <w:marLeft w:val="0"/>
      <w:marRight w:val="0"/>
      <w:marTop w:val="0"/>
      <w:marBottom w:val="0"/>
      <w:divBdr>
        <w:top w:val="none" w:sz="0" w:space="0" w:color="auto"/>
        <w:left w:val="none" w:sz="0" w:space="0" w:color="auto"/>
        <w:bottom w:val="none" w:sz="0" w:space="0" w:color="auto"/>
        <w:right w:val="none" w:sz="0" w:space="0" w:color="auto"/>
      </w:divBdr>
    </w:div>
    <w:div w:id="423961860">
      <w:marLeft w:val="0"/>
      <w:marRight w:val="0"/>
      <w:marTop w:val="0"/>
      <w:marBottom w:val="0"/>
      <w:divBdr>
        <w:top w:val="none" w:sz="0" w:space="0" w:color="auto"/>
        <w:left w:val="none" w:sz="0" w:space="0" w:color="auto"/>
        <w:bottom w:val="none" w:sz="0" w:space="0" w:color="auto"/>
        <w:right w:val="none" w:sz="0" w:space="0" w:color="auto"/>
      </w:divBdr>
    </w:div>
    <w:div w:id="423962539">
      <w:marLeft w:val="0"/>
      <w:marRight w:val="0"/>
      <w:marTop w:val="0"/>
      <w:marBottom w:val="0"/>
      <w:divBdr>
        <w:top w:val="none" w:sz="0" w:space="0" w:color="auto"/>
        <w:left w:val="none" w:sz="0" w:space="0" w:color="auto"/>
        <w:bottom w:val="none" w:sz="0" w:space="0" w:color="auto"/>
        <w:right w:val="none" w:sz="0" w:space="0" w:color="auto"/>
      </w:divBdr>
    </w:div>
    <w:div w:id="424156094">
      <w:marLeft w:val="0"/>
      <w:marRight w:val="0"/>
      <w:marTop w:val="0"/>
      <w:marBottom w:val="0"/>
      <w:divBdr>
        <w:top w:val="none" w:sz="0" w:space="0" w:color="auto"/>
        <w:left w:val="none" w:sz="0" w:space="0" w:color="auto"/>
        <w:bottom w:val="none" w:sz="0" w:space="0" w:color="auto"/>
        <w:right w:val="none" w:sz="0" w:space="0" w:color="auto"/>
      </w:divBdr>
    </w:div>
    <w:div w:id="424228332">
      <w:marLeft w:val="0"/>
      <w:marRight w:val="0"/>
      <w:marTop w:val="0"/>
      <w:marBottom w:val="0"/>
      <w:divBdr>
        <w:top w:val="none" w:sz="0" w:space="0" w:color="auto"/>
        <w:left w:val="none" w:sz="0" w:space="0" w:color="auto"/>
        <w:bottom w:val="none" w:sz="0" w:space="0" w:color="auto"/>
        <w:right w:val="none" w:sz="0" w:space="0" w:color="auto"/>
      </w:divBdr>
    </w:div>
    <w:div w:id="424545055">
      <w:marLeft w:val="0"/>
      <w:marRight w:val="0"/>
      <w:marTop w:val="0"/>
      <w:marBottom w:val="0"/>
      <w:divBdr>
        <w:top w:val="none" w:sz="0" w:space="0" w:color="auto"/>
        <w:left w:val="none" w:sz="0" w:space="0" w:color="auto"/>
        <w:bottom w:val="none" w:sz="0" w:space="0" w:color="auto"/>
        <w:right w:val="none" w:sz="0" w:space="0" w:color="auto"/>
      </w:divBdr>
    </w:div>
    <w:div w:id="424614711">
      <w:marLeft w:val="0"/>
      <w:marRight w:val="0"/>
      <w:marTop w:val="0"/>
      <w:marBottom w:val="0"/>
      <w:divBdr>
        <w:top w:val="none" w:sz="0" w:space="0" w:color="auto"/>
        <w:left w:val="none" w:sz="0" w:space="0" w:color="auto"/>
        <w:bottom w:val="none" w:sz="0" w:space="0" w:color="auto"/>
        <w:right w:val="none" w:sz="0" w:space="0" w:color="auto"/>
      </w:divBdr>
    </w:div>
    <w:div w:id="424616528">
      <w:marLeft w:val="0"/>
      <w:marRight w:val="0"/>
      <w:marTop w:val="0"/>
      <w:marBottom w:val="0"/>
      <w:divBdr>
        <w:top w:val="none" w:sz="0" w:space="0" w:color="auto"/>
        <w:left w:val="none" w:sz="0" w:space="0" w:color="auto"/>
        <w:bottom w:val="none" w:sz="0" w:space="0" w:color="auto"/>
        <w:right w:val="none" w:sz="0" w:space="0" w:color="auto"/>
      </w:divBdr>
    </w:div>
    <w:div w:id="424805289">
      <w:marLeft w:val="0"/>
      <w:marRight w:val="0"/>
      <w:marTop w:val="0"/>
      <w:marBottom w:val="0"/>
      <w:divBdr>
        <w:top w:val="none" w:sz="0" w:space="0" w:color="auto"/>
        <w:left w:val="none" w:sz="0" w:space="0" w:color="auto"/>
        <w:bottom w:val="none" w:sz="0" w:space="0" w:color="auto"/>
        <w:right w:val="none" w:sz="0" w:space="0" w:color="auto"/>
      </w:divBdr>
    </w:div>
    <w:div w:id="424882418">
      <w:marLeft w:val="0"/>
      <w:marRight w:val="0"/>
      <w:marTop w:val="0"/>
      <w:marBottom w:val="0"/>
      <w:divBdr>
        <w:top w:val="none" w:sz="0" w:space="0" w:color="auto"/>
        <w:left w:val="none" w:sz="0" w:space="0" w:color="auto"/>
        <w:bottom w:val="none" w:sz="0" w:space="0" w:color="auto"/>
        <w:right w:val="none" w:sz="0" w:space="0" w:color="auto"/>
      </w:divBdr>
    </w:div>
    <w:div w:id="424885762">
      <w:marLeft w:val="0"/>
      <w:marRight w:val="0"/>
      <w:marTop w:val="0"/>
      <w:marBottom w:val="0"/>
      <w:divBdr>
        <w:top w:val="none" w:sz="0" w:space="0" w:color="auto"/>
        <w:left w:val="none" w:sz="0" w:space="0" w:color="auto"/>
        <w:bottom w:val="none" w:sz="0" w:space="0" w:color="auto"/>
        <w:right w:val="none" w:sz="0" w:space="0" w:color="auto"/>
      </w:divBdr>
    </w:div>
    <w:div w:id="425001917">
      <w:marLeft w:val="0"/>
      <w:marRight w:val="0"/>
      <w:marTop w:val="0"/>
      <w:marBottom w:val="0"/>
      <w:divBdr>
        <w:top w:val="none" w:sz="0" w:space="0" w:color="auto"/>
        <w:left w:val="none" w:sz="0" w:space="0" w:color="auto"/>
        <w:bottom w:val="none" w:sz="0" w:space="0" w:color="auto"/>
        <w:right w:val="none" w:sz="0" w:space="0" w:color="auto"/>
      </w:divBdr>
    </w:div>
    <w:div w:id="425276133">
      <w:marLeft w:val="0"/>
      <w:marRight w:val="0"/>
      <w:marTop w:val="0"/>
      <w:marBottom w:val="0"/>
      <w:divBdr>
        <w:top w:val="none" w:sz="0" w:space="0" w:color="auto"/>
        <w:left w:val="none" w:sz="0" w:space="0" w:color="auto"/>
        <w:bottom w:val="none" w:sz="0" w:space="0" w:color="auto"/>
        <w:right w:val="none" w:sz="0" w:space="0" w:color="auto"/>
      </w:divBdr>
    </w:div>
    <w:div w:id="425423044">
      <w:marLeft w:val="0"/>
      <w:marRight w:val="0"/>
      <w:marTop w:val="0"/>
      <w:marBottom w:val="0"/>
      <w:divBdr>
        <w:top w:val="none" w:sz="0" w:space="0" w:color="auto"/>
        <w:left w:val="none" w:sz="0" w:space="0" w:color="auto"/>
        <w:bottom w:val="none" w:sz="0" w:space="0" w:color="auto"/>
        <w:right w:val="none" w:sz="0" w:space="0" w:color="auto"/>
      </w:divBdr>
    </w:div>
    <w:div w:id="425462866">
      <w:marLeft w:val="0"/>
      <w:marRight w:val="0"/>
      <w:marTop w:val="0"/>
      <w:marBottom w:val="0"/>
      <w:divBdr>
        <w:top w:val="none" w:sz="0" w:space="0" w:color="auto"/>
        <w:left w:val="none" w:sz="0" w:space="0" w:color="auto"/>
        <w:bottom w:val="none" w:sz="0" w:space="0" w:color="auto"/>
        <w:right w:val="none" w:sz="0" w:space="0" w:color="auto"/>
      </w:divBdr>
    </w:div>
    <w:div w:id="425466517">
      <w:marLeft w:val="0"/>
      <w:marRight w:val="0"/>
      <w:marTop w:val="0"/>
      <w:marBottom w:val="0"/>
      <w:divBdr>
        <w:top w:val="none" w:sz="0" w:space="0" w:color="auto"/>
        <w:left w:val="none" w:sz="0" w:space="0" w:color="auto"/>
        <w:bottom w:val="none" w:sz="0" w:space="0" w:color="auto"/>
        <w:right w:val="none" w:sz="0" w:space="0" w:color="auto"/>
      </w:divBdr>
    </w:div>
    <w:div w:id="425538608">
      <w:marLeft w:val="0"/>
      <w:marRight w:val="0"/>
      <w:marTop w:val="0"/>
      <w:marBottom w:val="0"/>
      <w:divBdr>
        <w:top w:val="none" w:sz="0" w:space="0" w:color="auto"/>
        <w:left w:val="none" w:sz="0" w:space="0" w:color="auto"/>
        <w:bottom w:val="none" w:sz="0" w:space="0" w:color="auto"/>
        <w:right w:val="none" w:sz="0" w:space="0" w:color="auto"/>
      </w:divBdr>
    </w:div>
    <w:div w:id="425539677">
      <w:bodyDiv w:val="1"/>
      <w:marLeft w:val="0"/>
      <w:marRight w:val="0"/>
      <w:marTop w:val="0"/>
      <w:marBottom w:val="0"/>
      <w:divBdr>
        <w:top w:val="none" w:sz="0" w:space="0" w:color="auto"/>
        <w:left w:val="none" w:sz="0" w:space="0" w:color="auto"/>
        <w:bottom w:val="none" w:sz="0" w:space="0" w:color="auto"/>
        <w:right w:val="none" w:sz="0" w:space="0" w:color="auto"/>
      </w:divBdr>
    </w:div>
    <w:div w:id="425615147">
      <w:marLeft w:val="0"/>
      <w:marRight w:val="0"/>
      <w:marTop w:val="0"/>
      <w:marBottom w:val="0"/>
      <w:divBdr>
        <w:top w:val="none" w:sz="0" w:space="0" w:color="auto"/>
        <w:left w:val="none" w:sz="0" w:space="0" w:color="auto"/>
        <w:bottom w:val="none" w:sz="0" w:space="0" w:color="auto"/>
        <w:right w:val="none" w:sz="0" w:space="0" w:color="auto"/>
      </w:divBdr>
    </w:div>
    <w:div w:id="425618902">
      <w:marLeft w:val="0"/>
      <w:marRight w:val="0"/>
      <w:marTop w:val="0"/>
      <w:marBottom w:val="0"/>
      <w:divBdr>
        <w:top w:val="none" w:sz="0" w:space="0" w:color="auto"/>
        <w:left w:val="none" w:sz="0" w:space="0" w:color="auto"/>
        <w:bottom w:val="none" w:sz="0" w:space="0" w:color="auto"/>
        <w:right w:val="none" w:sz="0" w:space="0" w:color="auto"/>
      </w:divBdr>
    </w:div>
    <w:div w:id="425658561">
      <w:marLeft w:val="0"/>
      <w:marRight w:val="0"/>
      <w:marTop w:val="0"/>
      <w:marBottom w:val="0"/>
      <w:divBdr>
        <w:top w:val="none" w:sz="0" w:space="0" w:color="auto"/>
        <w:left w:val="none" w:sz="0" w:space="0" w:color="auto"/>
        <w:bottom w:val="none" w:sz="0" w:space="0" w:color="auto"/>
        <w:right w:val="none" w:sz="0" w:space="0" w:color="auto"/>
      </w:divBdr>
    </w:div>
    <w:div w:id="425805824">
      <w:marLeft w:val="0"/>
      <w:marRight w:val="0"/>
      <w:marTop w:val="0"/>
      <w:marBottom w:val="0"/>
      <w:divBdr>
        <w:top w:val="none" w:sz="0" w:space="0" w:color="auto"/>
        <w:left w:val="none" w:sz="0" w:space="0" w:color="auto"/>
        <w:bottom w:val="none" w:sz="0" w:space="0" w:color="auto"/>
        <w:right w:val="none" w:sz="0" w:space="0" w:color="auto"/>
      </w:divBdr>
    </w:div>
    <w:div w:id="425854528">
      <w:marLeft w:val="0"/>
      <w:marRight w:val="0"/>
      <w:marTop w:val="0"/>
      <w:marBottom w:val="0"/>
      <w:divBdr>
        <w:top w:val="none" w:sz="0" w:space="0" w:color="auto"/>
        <w:left w:val="none" w:sz="0" w:space="0" w:color="auto"/>
        <w:bottom w:val="none" w:sz="0" w:space="0" w:color="auto"/>
        <w:right w:val="none" w:sz="0" w:space="0" w:color="auto"/>
      </w:divBdr>
    </w:div>
    <w:div w:id="425927495">
      <w:marLeft w:val="0"/>
      <w:marRight w:val="0"/>
      <w:marTop w:val="0"/>
      <w:marBottom w:val="0"/>
      <w:divBdr>
        <w:top w:val="none" w:sz="0" w:space="0" w:color="auto"/>
        <w:left w:val="none" w:sz="0" w:space="0" w:color="auto"/>
        <w:bottom w:val="none" w:sz="0" w:space="0" w:color="auto"/>
        <w:right w:val="none" w:sz="0" w:space="0" w:color="auto"/>
      </w:divBdr>
    </w:div>
    <w:div w:id="426075894">
      <w:marLeft w:val="0"/>
      <w:marRight w:val="0"/>
      <w:marTop w:val="0"/>
      <w:marBottom w:val="0"/>
      <w:divBdr>
        <w:top w:val="none" w:sz="0" w:space="0" w:color="auto"/>
        <w:left w:val="none" w:sz="0" w:space="0" w:color="auto"/>
        <w:bottom w:val="none" w:sz="0" w:space="0" w:color="auto"/>
        <w:right w:val="none" w:sz="0" w:space="0" w:color="auto"/>
      </w:divBdr>
    </w:div>
    <w:div w:id="426076488">
      <w:marLeft w:val="0"/>
      <w:marRight w:val="0"/>
      <w:marTop w:val="0"/>
      <w:marBottom w:val="0"/>
      <w:divBdr>
        <w:top w:val="none" w:sz="0" w:space="0" w:color="auto"/>
        <w:left w:val="none" w:sz="0" w:space="0" w:color="auto"/>
        <w:bottom w:val="none" w:sz="0" w:space="0" w:color="auto"/>
        <w:right w:val="none" w:sz="0" w:space="0" w:color="auto"/>
      </w:divBdr>
    </w:div>
    <w:div w:id="426123351">
      <w:marLeft w:val="0"/>
      <w:marRight w:val="0"/>
      <w:marTop w:val="0"/>
      <w:marBottom w:val="0"/>
      <w:divBdr>
        <w:top w:val="none" w:sz="0" w:space="0" w:color="auto"/>
        <w:left w:val="none" w:sz="0" w:space="0" w:color="auto"/>
        <w:bottom w:val="none" w:sz="0" w:space="0" w:color="auto"/>
        <w:right w:val="none" w:sz="0" w:space="0" w:color="auto"/>
      </w:divBdr>
    </w:div>
    <w:div w:id="426312620">
      <w:marLeft w:val="0"/>
      <w:marRight w:val="0"/>
      <w:marTop w:val="0"/>
      <w:marBottom w:val="0"/>
      <w:divBdr>
        <w:top w:val="none" w:sz="0" w:space="0" w:color="auto"/>
        <w:left w:val="none" w:sz="0" w:space="0" w:color="auto"/>
        <w:bottom w:val="none" w:sz="0" w:space="0" w:color="auto"/>
        <w:right w:val="none" w:sz="0" w:space="0" w:color="auto"/>
      </w:divBdr>
    </w:div>
    <w:div w:id="426390018">
      <w:marLeft w:val="0"/>
      <w:marRight w:val="0"/>
      <w:marTop w:val="0"/>
      <w:marBottom w:val="0"/>
      <w:divBdr>
        <w:top w:val="none" w:sz="0" w:space="0" w:color="auto"/>
        <w:left w:val="none" w:sz="0" w:space="0" w:color="auto"/>
        <w:bottom w:val="none" w:sz="0" w:space="0" w:color="auto"/>
        <w:right w:val="none" w:sz="0" w:space="0" w:color="auto"/>
      </w:divBdr>
    </w:div>
    <w:div w:id="426391330">
      <w:marLeft w:val="0"/>
      <w:marRight w:val="0"/>
      <w:marTop w:val="0"/>
      <w:marBottom w:val="0"/>
      <w:divBdr>
        <w:top w:val="none" w:sz="0" w:space="0" w:color="auto"/>
        <w:left w:val="none" w:sz="0" w:space="0" w:color="auto"/>
        <w:bottom w:val="none" w:sz="0" w:space="0" w:color="auto"/>
        <w:right w:val="none" w:sz="0" w:space="0" w:color="auto"/>
      </w:divBdr>
    </w:div>
    <w:div w:id="426728848">
      <w:marLeft w:val="0"/>
      <w:marRight w:val="0"/>
      <w:marTop w:val="0"/>
      <w:marBottom w:val="0"/>
      <w:divBdr>
        <w:top w:val="none" w:sz="0" w:space="0" w:color="auto"/>
        <w:left w:val="none" w:sz="0" w:space="0" w:color="auto"/>
        <w:bottom w:val="none" w:sz="0" w:space="0" w:color="auto"/>
        <w:right w:val="none" w:sz="0" w:space="0" w:color="auto"/>
      </w:divBdr>
    </w:div>
    <w:div w:id="426730468">
      <w:marLeft w:val="0"/>
      <w:marRight w:val="0"/>
      <w:marTop w:val="0"/>
      <w:marBottom w:val="0"/>
      <w:divBdr>
        <w:top w:val="none" w:sz="0" w:space="0" w:color="auto"/>
        <w:left w:val="none" w:sz="0" w:space="0" w:color="auto"/>
        <w:bottom w:val="none" w:sz="0" w:space="0" w:color="auto"/>
        <w:right w:val="none" w:sz="0" w:space="0" w:color="auto"/>
      </w:divBdr>
    </w:div>
    <w:div w:id="426772978">
      <w:marLeft w:val="0"/>
      <w:marRight w:val="0"/>
      <w:marTop w:val="0"/>
      <w:marBottom w:val="0"/>
      <w:divBdr>
        <w:top w:val="none" w:sz="0" w:space="0" w:color="auto"/>
        <w:left w:val="none" w:sz="0" w:space="0" w:color="auto"/>
        <w:bottom w:val="none" w:sz="0" w:space="0" w:color="auto"/>
        <w:right w:val="none" w:sz="0" w:space="0" w:color="auto"/>
      </w:divBdr>
    </w:div>
    <w:div w:id="426775037">
      <w:marLeft w:val="0"/>
      <w:marRight w:val="0"/>
      <w:marTop w:val="0"/>
      <w:marBottom w:val="0"/>
      <w:divBdr>
        <w:top w:val="none" w:sz="0" w:space="0" w:color="auto"/>
        <w:left w:val="none" w:sz="0" w:space="0" w:color="auto"/>
        <w:bottom w:val="none" w:sz="0" w:space="0" w:color="auto"/>
        <w:right w:val="none" w:sz="0" w:space="0" w:color="auto"/>
      </w:divBdr>
    </w:div>
    <w:div w:id="426776359">
      <w:marLeft w:val="0"/>
      <w:marRight w:val="0"/>
      <w:marTop w:val="0"/>
      <w:marBottom w:val="0"/>
      <w:divBdr>
        <w:top w:val="none" w:sz="0" w:space="0" w:color="auto"/>
        <w:left w:val="none" w:sz="0" w:space="0" w:color="auto"/>
        <w:bottom w:val="none" w:sz="0" w:space="0" w:color="auto"/>
        <w:right w:val="none" w:sz="0" w:space="0" w:color="auto"/>
      </w:divBdr>
    </w:div>
    <w:div w:id="426846624">
      <w:marLeft w:val="0"/>
      <w:marRight w:val="0"/>
      <w:marTop w:val="0"/>
      <w:marBottom w:val="0"/>
      <w:divBdr>
        <w:top w:val="none" w:sz="0" w:space="0" w:color="auto"/>
        <w:left w:val="none" w:sz="0" w:space="0" w:color="auto"/>
        <w:bottom w:val="none" w:sz="0" w:space="0" w:color="auto"/>
        <w:right w:val="none" w:sz="0" w:space="0" w:color="auto"/>
      </w:divBdr>
    </w:div>
    <w:div w:id="426848235">
      <w:marLeft w:val="0"/>
      <w:marRight w:val="0"/>
      <w:marTop w:val="0"/>
      <w:marBottom w:val="0"/>
      <w:divBdr>
        <w:top w:val="none" w:sz="0" w:space="0" w:color="auto"/>
        <w:left w:val="none" w:sz="0" w:space="0" w:color="auto"/>
        <w:bottom w:val="none" w:sz="0" w:space="0" w:color="auto"/>
        <w:right w:val="none" w:sz="0" w:space="0" w:color="auto"/>
      </w:divBdr>
    </w:div>
    <w:div w:id="426924525">
      <w:marLeft w:val="0"/>
      <w:marRight w:val="0"/>
      <w:marTop w:val="0"/>
      <w:marBottom w:val="0"/>
      <w:divBdr>
        <w:top w:val="none" w:sz="0" w:space="0" w:color="auto"/>
        <w:left w:val="none" w:sz="0" w:space="0" w:color="auto"/>
        <w:bottom w:val="none" w:sz="0" w:space="0" w:color="auto"/>
        <w:right w:val="none" w:sz="0" w:space="0" w:color="auto"/>
      </w:divBdr>
    </w:div>
    <w:div w:id="426925400">
      <w:marLeft w:val="0"/>
      <w:marRight w:val="0"/>
      <w:marTop w:val="0"/>
      <w:marBottom w:val="0"/>
      <w:divBdr>
        <w:top w:val="none" w:sz="0" w:space="0" w:color="auto"/>
        <w:left w:val="none" w:sz="0" w:space="0" w:color="auto"/>
        <w:bottom w:val="none" w:sz="0" w:space="0" w:color="auto"/>
        <w:right w:val="none" w:sz="0" w:space="0" w:color="auto"/>
      </w:divBdr>
    </w:div>
    <w:div w:id="426969760">
      <w:marLeft w:val="0"/>
      <w:marRight w:val="0"/>
      <w:marTop w:val="0"/>
      <w:marBottom w:val="0"/>
      <w:divBdr>
        <w:top w:val="none" w:sz="0" w:space="0" w:color="auto"/>
        <w:left w:val="none" w:sz="0" w:space="0" w:color="auto"/>
        <w:bottom w:val="none" w:sz="0" w:space="0" w:color="auto"/>
        <w:right w:val="none" w:sz="0" w:space="0" w:color="auto"/>
      </w:divBdr>
    </w:div>
    <w:div w:id="427165391">
      <w:marLeft w:val="0"/>
      <w:marRight w:val="0"/>
      <w:marTop w:val="0"/>
      <w:marBottom w:val="0"/>
      <w:divBdr>
        <w:top w:val="none" w:sz="0" w:space="0" w:color="auto"/>
        <w:left w:val="none" w:sz="0" w:space="0" w:color="auto"/>
        <w:bottom w:val="none" w:sz="0" w:space="0" w:color="auto"/>
        <w:right w:val="none" w:sz="0" w:space="0" w:color="auto"/>
      </w:divBdr>
    </w:div>
    <w:div w:id="427165628">
      <w:marLeft w:val="0"/>
      <w:marRight w:val="0"/>
      <w:marTop w:val="0"/>
      <w:marBottom w:val="0"/>
      <w:divBdr>
        <w:top w:val="none" w:sz="0" w:space="0" w:color="auto"/>
        <w:left w:val="none" w:sz="0" w:space="0" w:color="auto"/>
        <w:bottom w:val="none" w:sz="0" w:space="0" w:color="auto"/>
        <w:right w:val="none" w:sz="0" w:space="0" w:color="auto"/>
      </w:divBdr>
    </w:div>
    <w:div w:id="427194224">
      <w:marLeft w:val="0"/>
      <w:marRight w:val="0"/>
      <w:marTop w:val="0"/>
      <w:marBottom w:val="0"/>
      <w:divBdr>
        <w:top w:val="none" w:sz="0" w:space="0" w:color="auto"/>
        <w:left w:val="none" w:sz="0" w:space="0" w:color="auto"/>
        <w:bottom w:val="none" w:sz="0" w:space="0" w:color="auto"/>
        <w:right w:val="none" w:sz="0" w:space="0" w:color="auto"/>
      </w:divBdr>
    </w:div>
    <w:div w:id="427238563">
      <w:marLeft w:val="0"/>
      <w:marRight w:val="0"/>
      <w:marTop w:val="0"/>
      <w:marBottom w:val="0"/>
      <w:divBdr>
        <w:top w:val="none" w:sz="0" w:space="0" w:color="auto"/>
        <w:left w:val="none" w:sz="0" w:space="0" w:color="auto"/>
        <w:bottom w:val="none" w:sz="0" w:space="0" w:color="auto"/>
        <w:right w:val="none" w:sz="0" w:space="0" w:color="auto"/>
      </w:divBdr>
    </w:div>
    <w:div w:id="427386788">
      <w:marLeft w:val="0"/>
      <w:marRight w:val="0"/>
      <w:marTop w:val="0"/>
      <w:marBottom w:val="0"/>
      <w:divBdr>
        <w:top w:val="none" w:sz="0" w:space="0" w:color="auto"/>
        <w:left w:val="none" w:sz="0" w:space="0" w:color="auto"/>
        <w:bottom w:val="none" w:sz="0" w:space="0" w:color="auto"/>
        <w:right w:val="none" w:sz="0" w:space="0" w:color="auto"/>
      </w:divBdr>
    </w:div>
    <w:div w:id="427388669">
      <w:marLeft w:val="0"/>
      <w:marRight w:val="0"/>
      <w:marTop w:val="0"/>
      <w:marBottom w:val="0"/>
      <w:divBdr>
        <w:top w:val="none" w:sz="0" w:space="0" w:color="auto"/>
        <w:left w:val="none" w:sz="0" w:space="0" w:color="auto"/>
        <w:bottom w:val="none" w:sz="0" w:space="0" w:color="auto"/>
        <w:right w:val="none" w:sz="0" w:space="0" w:color="auto"/>
      </w:divBdr>
    </w:div>
    <w:div w:id="427391289">
      <w:marLeft w:val="0"/>
      <w:marRight w:val="0"/>
      <w:marTop w:val="0"/>
      <w:marBottom w:val="0"/>
      <w:divBdr>
        <w:top w:val="none" w:sz="0" w:space="0" w:color="auto"/>
        <w:left w:val="none" w:sz="0" w:space="0" w:color="auto"/>
        <w:bottom w:val="none" w:sz="0" w:space="0" w:color="auto"/>
        <w:right w:val="none" w:sz="0" w:space="0" w:color="auto"/>
      </w:divBdr>
    </w:div>
    <w:div w:id="427428666">
      <w:marLeft w:val="0"/>
      <w:marRight w:val="0"/>
      <w:marTop w:val="0"/>
      <w:marBottom w:val="0"/>
      <w:divBdr>
        <w:top w:val="none" w:sz="0" w:space="0" w:color="auto"/>
        <w:left w:val="none" w:sz="0" w:space="0" w:color="auto"/>
        <w:bottom w:val="none" w:sz="0" w:space="0" w:color="auto"/>
        <w:right w:val="none" w:sz="0" w:space="0" w:color="auto"/>
      </w:divBdr>
    </w:div>
    <w:div w:id="427434760">
      <w:marLeft w:val="0"/>
      <w:marRight w:val="0"/>
      <w:marTop w:val="0"/>
      <w:marBottom w:val="0"/>
      <w:divBdr>
        <w:top w:val="none" w:sz="0" w:space="0" w:color="auto"/>
        <w:left w:val="none" w:sz="0" w:space="0" w:color="auto"/>
        <w:bottom w:val="none" w:sz="0" w:space="0" w:color="auto"/>
        <w:right w:val="none" w:sz="0" w:space="0" w:color="auto"/>
      </w:divBdr>
    </w:div>
    <w:div w:id="427505892">
      <w:marLeft w:val="0"/>
      <w:marRight w:val="0"/>
      <w:marTop w:val="0"/>
      <w:marBottom w:val="0"/>
      <w:divBdr>
        <w:top w:val="none" w:sz="0" w:space="0" w:color="auto"/>
        <w:left w:val="none" w:sz="0" w:space="0" w:color="auto"/>
        <w:bottom w:val="none" w:sz="0" w:space="0" w:color="auto"/>
        <w:right w:val="none" w:sz="0" w:space="0" w:color="auto"/>
      </w:divBdr>
    </w:div>
    <w:div w:id="427626662">
      <w:marLeft w:val="0"/>
      <w:marRight w:val="0"/>
      <w:marTop w:val="0"/>
      <w:marBottom w:val="0"/>
      <w:divBdr>
        <w:top w:val="none" w:sz="0" w:space="0" w:color="auto"/>
        <w:left w:val="none" w:sz="0" w:space="0" w:color="auto"/>
        <w:bottom w:val="none" w:sz="0" w:space="0" w:color="auto"/>
        <w:right w:val="none" w:sz="0" w:space="0" w:color="auto"/>
      </w:divBdr>
    </w:div>
    <w:div w:id="427698675">
      <w:bodyDiv w:val="1"/>
      <w:marLeft w:val="0"/>
      <w:marRight w:val="0"/>
      <w:marTop w:val="0"/>
      <w:marBottom w:val="0"/>
      <w:divBdr>
        <w:top w:val="none" w:sz="0" w:space="0" w:color="auto"/>
        <w:left w:val="none" w:sz="0" w:space="0" w:color="auto"/>
        <w:bottom w:val="none" w:sz="0" w:space="0" w:color="auto"/>
        <w:right w:val="none" w:sz="0" w:space="0" w:color="auto"/>
      </w:divBdr>
      <w:divsChild>
        <w:div w:id="778793742">
          <w:marLeft w:val="0"/>
          <w:marRight w:val="0"/>
          <w:marTop w:val="0"/>
          <w:marBottom w:val="0"/>
          <w:divBdr>
            <w:top w:val="none" w:sz="0" w:space="0" w:color="auto"/>
            <w:left w:val="none" w:sz="0" w:space="0" w:color="auto"/>
            <w:bottom w:val="none" w:sz="0" w:space="0" w:color="auto"/>
            <w:right w:val="none" w:sz="0" w:space="0" w:color="auto"/>
          </w:divBdr>
        </w:div>
        <w:div w:id="3097485">
          <w:marLeft w:val="0"/>
          <w:marRight w:val="0"/>
          <w:marTop w:val="0"/>
          <w:marBottom w:val="0"/>
          <w:divBdr>
            <w:top w:val="none" w:sz="0" w:space="0" w:color="auto"/>
            <w:left w:val="none" w:sz="0" w:space="0" w:color="auto"/>
            <w:bottom w:val="none" w:sz="0" w:space="0" w:color="auto"/>
            <w:right w:val="none" w:sz="0" w:space="0" w:color="auto"/>
          </w:divBdr>
        </w:div>
        <w:div w:id="174195114">
          <w:marLeft w:val="0"/>
          <w:marRight w:val="0"/>
          <w:marTop w:val="0"/>
          <w:marBottom w:val="0"/>
          <w:divBdr>
            <w:top w:val="none" w:sz="0" w:space="0" w:color="auto"/>
            <w:left w:val="none" w:sz="0" w:space="0" w:color="auto"/>
            <w:bottom w:val="none" w:sz="0" w:space="0" w:color="auto"/>
            <w:right w:val="none" w:sz="0" w:space="0" w:color="auto"/>
          </w:divBdr>
        </w:div>
        <w:div w:id="355813418">
          <w:marLeft w:val="0"/>
          <w:marRight w:val="0"/>
          <w:marTop w:val="0"/>
          <w:marBottom w:val="0"/>
          <w:divBdr>
            <w:top w:val="none" w:sz="0" w:space="0" w:color="auto"/>
            <w:left w:val="none" w:sz="0" w:space="0" w:color="auto"/>
            <w:bottom w:val="none" w:sz="0" w:space="0" w:color="auto"/>
            <w:right w:val="none" w:sz="0" w:space="0" w:color="auto"/>
          </w:divBdr>
        </w:div>
        <w:div w:id="2121027103">
          <w:marLeft w:val="0"/>
          <w:marRight w:val="0"/>
          <w:marTop w:val="0"/>
          <w:marBottom w:val="0"/>
          <w:divBdr>
            <w:top w:val="none" w:sz="0" w:space="0" w:color="auto"/>
            <w:left w:val="none" w:sz="0" w:space="0" w:color="auto"/>
            <w:bottom w:val="none" w:sz="0" w:space="0" w:color="auto"/>
            <w:right w:val="none" w:sz="0" w:space="0" w:color="auto"/>
          </w:divBdr>
        </w:div>
        <w:div w:id="1242442961">
          <w:marLeft w:val="0"/>
          <w:marRight w:val="0"/>
          <w:marTop w:val="0"/>
          <w:marBottom w:val="0"/>
          <w:divBdr>
            <w:top w:val="none" w:sz="0" w:space="0" w:color="auto"/>
            <w:left w:val="none" w:sz="0" w:space="0" w:color="auto"/>
            <w:bottom w:val="none" w:sz="0" w:space="0" w:color="auto"/>
            <w:right w:val="none" w:sz="0" w:space="0" w:color="auto"/>
          </w:divBdr>
        </w:div>
        <w:div w:id="32965360">
          <w:marLeft w:val="0"/>
          <w:marRight w:val="0"/>
          <w:marTop w:val="0"/>
          <w:marBottom w:val="0"/>
          <w:divBdr>
            <w:top w:val="none" w:sz="0" w:space="0" w:color="auto"/>
            <w:left w:val="none" w:sz="0" w:space="0" w:color="auto"/>
            <w:bottom w:val="none" w:sz="0" w:space="0" w:color="auto"/>
            <w:right w:val="none" w:sz="0" w:space="0" w:color="auto"/>
          </w:divBdr>
        </w:div>
        <w:div w:id="1944917709">
          <w:marLeft w:val="0"/>
          <w:marRight w:val="0"/>
          <w:marTop w:val="0"/>
          <w:marBottom w:val="0"/>
          <w:divBdr>
            <w:top w:val="none" w:sz="0" w:space="0" w:color="auto"/>
            <w:left w:val="none" w:sz="0" w:space="0" w:color="auto"/>
            <w:bottom w:val="none" w:sz="0" w:space="0" w:color="auto"/>
            <w:right w:val="none" w:sz="0" w:space="0" w:color="auto"/>
          </w:divBdr>
        </w:div>
        <w:div w:id="512845319">
          <w:marLeft w:val="0"/>
          <w:marRight w:val="0"/>
          <w:marTop w:val="0"/>
          <w:marBottom w:val="0"/>
          <w:divBdr>
            <w:top w:val="none" w:sz="0" w:space="0" w:color="auto"/>
            <w:left w:val="none" w:sz="0" w:space="0" w:color="auto"/>
            <w:bottom w:val="none" w:sz="0" w:space="0" w:color="auto"/>
            <w:right w:val="none" w:sz="0" w:space="0" w:color="auto"/>
          </w:divBdr>
        </w:div>
        <w:div w:id="1912503993">
          <w:marLeft w:val="0"/>
          <w:marRight w:val="0"/>
          <w:marTop w:val="0"/>
          <w:marBottom w:val="0"/>
          <w:divBdr>
            <w:top w:val="none" w:sz="0" w:space="0" w:color="auto"/>
            <w:left w:val="none" w:sz="0" w:space="0" w:color="auto"/>
            <w:bottom w:val="none" w:sz="0" w:space="0" w:color="auto"/>
            <w:right w:val="none" w:sz="0" w:space="0" w:color="auto"/>
          </w:divBdr>
        </w:div>
        <w:div w:id="1098216158">
          <w:marLeft w:val="0"/>
          <w:marRight w:val="0"/>
          <w:marTop w:val="0"/>
          <w:marBottom w:val="0"/>
          <w:divBdr>
            <w:top w:val="none" w:sz="0" w:space="0" w:color="auto"/>
            <w:left w:val="none" w:sz="0" w:space="0" w:color="auto"/>
            <w:bottom w:val="none" w:sz="0" w:space="0" w:color="auto"/>
            <w:right w:val="none" w:sz="0" w:space="0" w:color="auto"/>
          </w:divBdr>
        </w:div>
        <w:div w:id="1882473972">
          <w:marLeft w:val="0"/>
          <w:marRight w:val="0"/>
          <w:marTop w:val="0"/>
          <w:marBottom w:val="0"/>
          <w:divBdr>
            <w:top w:val="none" w:sz="0" w:space="0" w:color="auto"/>
            <w:left w:val="none" w:sz="0" w:space="0" w:color="auto"/>
            <w:bottom w:val="none" w:sz="0" w:space="0" w:color="auto"/>
            <w:right w:val="none" w:sz="0" w:space="0" w:color="auto"/>
          </w:divBdr>
        </w:div>
        <w:div w:id="129591062">
          <w:marLeft w:val="0"/>
          <w:marRight w:val="0"/>
          <w:marTop w:val="0"/>
          <w:marBottom w:val="0"/>
          <w:divBdr>
            <w:top w:val="none" w:sz="0" w:space="0" w:color="auto"/>
            <w:left w:val="none" w:sz="0" w:space="0" w:color="auto"/>
            <w:bottom w:val="none" w:sz="0" w:space="0" w:color="auto"/>
            <w:right w:val="none" w:sz="0" w:space="0" w:color="auto"/>
          </w:divBdr>
        </w:div>
        <w:div w:id="204561004">
          <w:marLeft w:val="0"/>
          <w:marRight w:val="0"/>
          <w:marTop w:val="0"/>
          <w:marBottom w:val="0"/>
          <w:divBdr>
            <w:top w:val="none" w:sz="0" w:space="0" w:color="auto"/>
            <w:left w:val="none" w:sz="0" w:space="0" w:color="auto"/>
            <w:bottom w:val="none" w:sz="0" w:space="0" w:color="auto"/>
            <w:right w:val="none" w:sz="0" w:space="0" w:color="auto"/>
          </w:divBdr>
        </w:div>
        <w:div w:id="798036260">
          <w:marLeft w:val="0"/>
          <w:marRight w:val="0"/>
          <w:marTop w:val="0"/>
          <w:marBottom w:val="0"/>
          <w:divBdr>
            <w:top w:val="none" w:sz="0" w:space="0" w:color="auto"/>
            <w:left w:val="none" w:sz="0" w:space="0" w:color="auto"/>
            <w:bottom w:val="none" w:sz="0" w:space="0" w:color="auto"/>
            <w:right w:val="none" w:sz="0" w:space="0" w:color="auto"/>
          </w:divBdr>
        </w:div>
        <w:div w:id="167258948">
          <w:marLeft w:val="0"/>
          <w:marRight w:val="0"/>
          <w:marTop w:val="0"/>
          <w:marBottom w:val="0"/>
          <w:divBdr>
            <w:top w:val="none" w:sz="0" w:space="0" w:color="auto"/>
            <w:left w:val="none" w:sz="0" w:space="0" w:color="auto"/>
            <w:bottom w:val="none" w:sz="0" w:space="0" w:color="auto"/>
            <w:right w:val="none" w:sz="0" w:space="0" w:color="auto"/>
          </w:divBdr>
        </w:div>
        <w:div w:id="563954720">
          <w:marLeft w:val="0"/>
          <w:marRight w:val="0"/>
          <w:marTop w:val="0"/>
          <w:marBottom w:val="0"/>
          <w:divBdr>
            <w:top w:val="none" w:sz="0" w:space="0" w:color="auto"/>
            <w:left w:val="none" w:sz="0" w:space="0" w:color="auto"/>
            <w:bottom w:val="none" w:sz="0" w:space="0" w:color="auto"/>
            <w:right w:val="none" w:sz="0" w:space="0" w:color="auto"/>
          </w:divBdr>
        </w:div>
        <w:div w:id="785081918">
          <w:marLeft w:val="0"/>
          <w:marRight w:val="0"/>
          <w:marTop w:val="0"/>
          <w:marBottom w:val="0"/>
          <w:divBdr>
            <w:top w:val="none" w:sz="0" w:space="0" w:color="auto"/>
            <w:left w:val="none" w:sz="0" w:space="0" w:color="auto"/>
            <w:bottom w:val="none" w:sz="0" w:space="0" w:color="auto"/>
            <w:right w:val="none" w:sz="0" w:space="0" w:color="auto"/>
          </w:divBdr>
        </w:div>
        <w:div w:id="408700164">
          <w:marLeft w:val="0"/>
          <w:marRight w:val="0"/>
          <w:marTop w:val="0"/>
          <w:marBottom w:val="0"/>
          <w:divBdr>
            <w:top w:val="none" w:sz="0" w:space="0" w:color="auto"/>
            <w:left w:val="none" w:sz="0" w:space="0" w:color="auto"/>
            <w:bottom w:val="none" w:sz="0" w:space="0" w:color="auto"/>
            <w:right w:val="none" w:sz="0" w:space="0" w:color="auto"/>
          </w:divBdr>
        </w:div>
        <w:div w:id="2105488002">
          <w:marLeft w:val="0"/>
          <w:marRight w:val="0"/>
          <w:marTop w:val="0"/>
          <w:marBottom w:val="0"/>
          <w:divBdr>
            <w:top w:val="none" w:sz="0" w:space="0" w:color="auto"/>
            <w:left w:val="none" w:sz="0" w:space="0" w:color="auto"/>
            <w:bottom w:val="none" w:sz="0" w:space="0" w:color="auto"/>
            <w:right w:val="none" w:sz="0" w:space="0" w:color="auto"/>
          </w:divBdr>
        </w:div>
        <w:div w:id="2110540342">
          <w:marLeft w:val="0"/>
          <w:marRight w:val="0"/>
          <w:marTop w:val="0"/>
          <w:marBottom w:val="0"/>
          <w:divBdr>
            <w:top w:val="none" w:sz="0" w:space="0" w:color="auto"/>
            <w:left w:val="none" w:sz="0" w:space="0" w:color="auto"/>
            <w:bottom w:val="none" w:sz="0" w:space="0" w:color="auto"/>
            <w:right w:val="none" w:sz="0" w:space="0" w:color="auto"/>
          </w:divBdr>
        </w:div>
        <w:div w:id="485978865">
          <w:marLeft w:val="0"/>
          <w:marRight w:val="0"/>
          <w:marTop w:val="0"/>
          <w:marBottom w:val="0"/>
          <w:divBdr>
            <w:top w:val="none" w:sz="0" w:space="0" w:color="auto"/>
            <w:left w:val="none" w:sz="0" w:space="0" w:color="auto"/>
            <w:bottom w:val="none" w:sz="0" w:space="0" w:color="auto"/>
            <w:right w:val="none" w:sz="0" w:space="0" w:color="auto"/>
          </w:divBdr>
        </w:div>
        <w:div w:id="210770703">
          <w:marLeft w:val="0"/>
          <w:marRight w:val="0"/>
          <w:marTop w:val="0"/>
          <w:marBottom w:val="0"/>
          <w:divBdr>
            <w:top w:val="none" w:sz="0" w:space="0" w:color="auto"/>
            <w:left w:val="none" w:sz="0" w:space="0" w:color="auto"/>
            <w:bottom w:val="none" w:sz="0" w:space="0" w:color="auto"/>
            <w:right w:val="none" w:sz="0" w:space="0" w:color="auto"/>
          </w:divBdr>
        </w:div>
      </w:divsChild>
    </w:div>
    <w:div w:id="427779388">
      <w:marLeft w:val="0"/>
      <w:marRight w:val="0"/>
      <w:marTop w:val="0"/>
      <w:marBottom w:val="0"/>
      <w:divBdr>
        <w:top w:val="none" w:sz="0" w:space="0" w:color="auto"/>
        <w:left w:val="none" w:sz="0" w:space="0" w:color="auto"/>
        <w:bottom w:val="none" w:sz="0" w:space="0" w:color="auto"/>
        <w:right w:val="none" w:sz="0" w:space="0" w:color="auto"/>
      </w:divBdr>
    </w:div>
    <w:div w:id="427895298">
      <w:marLeft w:val="0"/>
      <w:marRight w:val="0"/>
      <w:marTop w:val="0"/>
      <w:marBottom w:val="0"/>
      <w:divBdr>
        <w:top w:val="none" w:sz="0" w:space="0" w:color="auto"/>
        <w:left w:val="none" w:sz="0" w:space="0" w:color="auto"/>
        <w:bottom w:val="none" w:sz="0" w:space="0" w:color="auto"/>
        <w:right w:val="none" w:sz="0" w:space="0" w:color="auto"/>
      </w:divBdr>
    </w:div>
    <w:div w:id="427968564">
      <w:marLeft w:val="0"/>
      <w:marRight w:val="0"/>
      <w:marTop w:val="0"/>
      <w:marBottom w:val="0"/>
      <w:divBdr>
        <w:top w:val="none" w:sz="0" w:space="0" w:color="auto"/>
        <w:left w:val="none" w:sz="0" w:space="0" w:color="auto"/>
        <w:bottom w:val="none" w:sz="0" w:space="0" w:color="auto"/>
        <w:right w:val="none" w:sz="0" w:space="0" w:color="auto"/>
      </w:divBdr>
    </w:div>
    <w:div w:id="427969427">
      <w:marLeft w:val="0"/>
      <w:marRight w:val="0"/>
      <w:marTop w:val="0"/>
      <w:marBottom w:val="0"/>
      <w:divBdr>
        <w:top w:val="none" w:sz="0" w:space="0" w:color="auto"/>
        <w:left w:val="none" w:sz="0" w:space="0" w:color="auto"/>
        <w:bottom w:val="none" w:sz="0" w:space="0" w:color="auto"/>
        <w:right w:val="none" w:sz="0" w:space="0" w:color="auto"/>
      </w:divBdr>
    </w:div>
    <w:div w:id="428082738">
      <w:marLeft w:val="0"/>
      <w:marRight w:val="0"/>
      <w:marTop w:val="0"/>
      <w:marBottom w:val="0"/>
      <w:divBdr>
        <w:top w:val="none" w:sz="0" w:space="0" w:color="auto"/>
        <w:left w:val="none" w:sz="0" w:space="0" w:color="auto"/>
        <w:bottom w:val="none" w:sz="0" w:space="0" w:color="auto"/>
        <w:right w:val="none" w:sz="0" w:space="0" w:color="auto"/>
      </w:divBdr>
    </w:div>
    <w:div w:id="428157641">
      <w:marLeft w:val="0"/>
      <w:marRight w:val="0"/>
      <w:marTop w:val="0"/>
      <w:marBottom w:val="0"/>
      <w:divBdr>
        <w:top w:val="none" w:sz="0" w:space="0" w:color="auto"/>
        <w:left w:val="none" w:sz="0" w:space="0" w:color="auto"/>
        <w:bottom w:val="none" w:sz="0" w:space="0" w:color="auto"/>
        <w:right w:val="none" w:sz="0" w:space="0" w:color="auto"/>
      </w:divBdr>
    </w:div>
    <w:div w:id="428233949">
      <w:marLeft w:val="0"/>
      <w:marRight w:val="0"/>
      <w:marTop w:val="0"/>
      <w:marBottom w:val="0"/>
      <w:divBdr>
        <w:top w:val="none" w:sz="0" w:space="0" w:color="auto"/>
        <w:left w:val="none" w:sz="0" w:space="0" w:color="auto"/>
        <w:bottom w:val="none" w:sz="0" w:space="0" w:color="auto"/>
        <w:right w:val="none" w:sz="0" w:space="0" w:color="auto"/>
      </w:divBdr>
    </w:div>
    <w:div w:id="428308157">
      <w:marLeft w:val="0"/>
      <w:marRight w:val="0"/>
      <w:marTop w:val="0"/>
      <w:marBottom w:val="0"/>
      <w:divBdr>
        <w:top w:val="none" w:sz="0" w:space="0" w:color="auto"/>
        <w:left w:val="none" w:sz="0" w:space="0" w:color="auto"/>
        <w:bottom w:val="none" w:sz="0" w:space="0" w:color="auto"/>
        <w:right w:val="none" w:sz="0" w:space="0" w:color="auto"/>
      </w:divBdr>
    </w:div>
    <w:div w:id="428429168">
      <w:marLeft w:val="0"/>
      <w:marRight w:val="0"/>
      <w:marTop w:val="0"/>
      <w:marBottom w:val="0"/>
      <w:divBdr>
        <w:top w:val="none" w:sz="0" w:space="0" w:color="auto"/>
        <w:left w:val="none" w:sz="0" w:space="0" w:color="auto"/>
        <w:bottom w:val="none" w:sz="0" w:space="0" w:color="auto"/>
        <w:right w:val="none" w:sz="0" w:space="0" w:color="auto"/>
      </w:divBdr>
    </w:div>
    <w:div w:id="428434166">
      <w:marLeft w:val="0"/>
      <w:marRight w:val="0"/>
      <w:marTop w:val="0"/>
      <w:marBottom w:val="0"/>
      <w:divBdr>
        <w:top w:val="none" w:sz="0" w:space="0" w:color="auto"/>
        <w:left w:val="none" w:sz="0" w:space="0" w:color="auto"/>
        <w:bottom w:val="none" w:sz="0" w:space="0" w:color="auto"/>
        <w:right w:val="none" w:sz="0" w:space="0" w:color="auto"/>
      </w:divBdr>
    </w:div>
    <w:div w:id="428548166">
      <w:marLeft w:val="0"/>
      <w:marRight w:val="0"/>
      <w:marTop w:val="0"/>
      <w:marBottom w:val="0"/>
      <w:divBdr>
        <w:top w:val="none" w:sz="0" w:space="0" w:color="auto"/>
        <w:left w:val="none" w:sz="0" w:space="0" w:color="auto"/>
        <w:bottom w:val="none" w:sz="0" w:space="0" w:color="auto"/>
        <w:right w:val="none" w:sz="0" w:space="0" w:color="auto"/>
      </w:divBdr>
    </w:div>
    <w:div w:id="428740472">
      <w:marLeft w:val="0"/>
      <w:marRight w:val="0"/>
      <w:marTop w:val="0"/>
      <w:marBottom w:val="0"/>
      <w:divBdr>
        <w:top w:val="none" w:sz="0" w:space="0" w:color="auto"/>
        <w:left w:val="none" w:sz="0" w:space="0" w:color="auto"/>
        <w:bottom w:val="none" w:sz="0" w:space="0" w:color="auto"/>
        <w:right w:val="none" w:sz="0" w:space="0" w:color="auto"/>
      </w:divBdr>
    </w:div>
    <w:div w:id="428740703">
      <w:marLeft w:val="0"/>
      <w:marRight w:val="0"/>
      <w:marTop w:val="0"/>
      <w:marBottom w:val="0"/>
      <w:divBdr>
        <w:top w:val="none" w:sz="0" w:space="0" w:color="auto"/>
        <w:left w:val="none" w:sz="0" w:space="0" w:color="auto"/>
        <w:bottom w:val="none" w:sz="0" w:space="0" w:color="auto"/>
        <w:right w:val="none" w:sz="0" w:space="0" w:color="auto"/>
      </w:divBdr>
    </w:div>
    <w:div w:id="428816452">
      <w:marLeft w:val="0"/>
      <w:marRight w:val="0"/>
      <w:marTop w:val="0"/>
      <w:marBottom w:val="0"/>
      <w:divBdr>
        <w:top w:val="none" w:sz="0" w:space="0" w:color="auto"/>
        <w:left w:val="none" w:sz="0" w:space="0" w:color="auto"/>
        <w:bottom w:val="none" w:sz="0" w:space="0" w:color="auto"/>
        <w:right w:val="none" w:sz="0" w:space="0" w:color="auto"/>
      </w:divBdr>
    </w:div>
    <w:div w:id="428890406">
      <w:marLeft w:val="0"/>
      <w:marRight w:val="0"/>
      <w:marTop w:val="0"/>
      <w:marBottom w:val="0"/>
      <w:divBdr>
        <w:top w:val="none" w:sz="0" w:space="0" w:color="auto"/>
        <w:left w:val="none" w:sz="0" w:space="0" w:color="auto"/>
        <w:bottom w:val="none" w:sz="0" w:space="0" w:color="auto"/>
        <w:right w:val="none" w:sz="0" w:space="0" w:color="auto"/>
      </w:divBdr>
    </w:div>
    <w:div w:id="429081044">
      <w:marLeft w:val="0"/>
      <w:marRight w:val="0"/>
      <w:marTop w:val="0"/>
      <w:marBottom w:val="0"/>
      <w:divBdr>
        <w:top w:val="none" w:sz="0" w:space="0" w:color="auto"/>
        <w:left w:val="none" w:sz="0" w:space="0" w:color="auto"/>
        <w:bottom w:val="none" w:sz="0" w:space="0" w:color="auto"/>
        <w:right w:val="none" w:sz="0" w:space="0" w:color="auto"/>
      </w:divBdr>
    </w:div>
    <w:div w:id="429089918">
      <w:marLeft w:val="0"/>
      <w:marRight w:val="0"/>
      <w:marTop w:val="0"/>
      <w:marBottom w:val="0"/>
      <w:divBdr>
        <w:top w:val="none" w:sz="0" w:space="0" w:color="auto"/>
        <w:left w:val="none" w:sz="0" w:space="0" w:color="auto"/>
        <w:bottom w:val="none" w:sz="0" w:space="0" w:color="auto"/>
        <w:right w:val="none" w:sz="0" w:space="0" w:color="auto"/>
      </w:divBdr>
    </w:div>
    <w:div w:id="429278562">
      <w:marLeft w:val="0"/>
      <w:marRight w:val="0"/>
      <w:marTop w:val="0"/>
      <w:marBottom w:val="0"/>
      <w:divBdr>
        <w:top w:val="none" w:sz="0" w:space="0" w:color="auto"/>
        <w:left w:val="none" w:sz="0" w:space="0" w:color="auto"/>
        <w:bottom w:val="none" w:sz="0" w:space="0" w:color="auto"/>
        <w:right w:val="none" w:sz="0" w:space="0" w:color="auto"/>
      </w:divBdr>
    </w:div>
    <w:div w:id="429352842">
      <w:marLeft w:val="0"/>
      <w:marRight w:val="0"/>
      <w:marTop w:val="0"/>
      <w:marBottom w:val="0"/>
      <w:divBdr>
        <w:top w:val="none" w:sz="0" w:space="0" w:color="auto"/>
        <w:left w:val="none" w:sz="0" w:space="0" w:color="auto"/>
        <w:bottom w:val="none" w:sz="0" w:space="0" w:color="auto"/>
        <w:right w:val="none" w:sz="0" w:space="0" w:color="auto"/>
      </w:divBdr>
    </w:div>
    <w:div w:id="429394326">
      <w:marLeft w:val="0"/>
      <w:marRight w:val="0"/>
      <w:marTop w:val="0"/>
      <w:marBottom w:val="0"/>
      <w:divBdr>
        <w:top w:val="none" w:sz="0" w:space="0" w:color="auto"/>
        <w:left w:val="none" w:sz="0" w:space="0" w:color="auto"/>
        <w:bottom w:val="none" w:sz="0" w:space="0" w:color="auto"/>
        <w:right w:val="none" w:sz="0" w:space="0" w:color="auto"/>
      </w:divBdr>
    </w:div>
    <w:div w:id="429398314">
      <w:marLeft w:val="0"/>
      <w:marRight w:val="0"/>
      <w:marTop w:val="0"/>
      <w:marBottom w:val="0"/>
      <w:divBdr>
        <w:top w:val="none" w:sz="0" w:space="0" w:color="auto"/>
        <w:left w:val="none" w:sz="0" w:space="0" w:color="auto"/>
        <w:bottom w:val="none" w:sz="0" w:space="0" w:color="auto"/>
        <w:right w:val="none" w:sz="0" w:space="0" w:color="auto"/>
      </w:divBdr>
    </w:div>
    <w:div w:id="429472587">
      <w:marLeft w:val="0"/>
      <w:marRight w:val="0"/>
      <w:marTop w:val="0"/>
      <w:marBottom w:val="0"/>
      <w:divBdr>
        <w:top w:val="none" w:sz="0" w:space="0" w:color="auto"/>
        <w:left w:val="none" w:sz="0" w:space="0" w:color="auto"/>
        <w:bottom w:val="none" w:sz="0" w:space="0" w:color="auto"/>
        <w:right w:val="none" w:sz="0" w:space="0" w:color="auto"/>
      </w:divBdr>
    </w:div>
    <w:div w:id="429589202">
      <w:marLeft w:val="0"/>
      <w:marRight w:val="0"/>
      <w:marTop w:val="0"/>
      <w:marBottom w:val="0"/>
      <w:divBdr>
        <w:top w:val="none" w:sz="0" w:space="0" w:color="auto"/>
        <w:left w:val="none" w:sz="0" w:space="0" w:color="auto"/>
        <w:bottom w:val="none" w:sz="0" w:space="0" w:color="auto"/>
        <w:right w:val="none" w:sz="0" w:space="0" w:color="auto"/>
      </w:divBdr>
    </w:div>
    <w:div w:id="429617798">
      <w:marLeft w:val="0"/>
      <w:marRight w:val="0"/>
      <w:marTop w:val="0"/>
      <w:marBottom w:val="0"/>
      <w:divBdr>
        <w:top w:val="none" w:sz="0" w:space="0" w:color="auto"/>
        <w:left w:val="none" w:sz="0" w:space="0" w:color="auto"/>
        <w:bottom w:val="none" w:sz="0" w:space="0" w:color="auto"/>
        <w:right w:val="none" w:sz="0" w:space="0" w:color="auto"/>
      </w:divBdr>
    </w:div>
    <w:div w:id="429667665">
      <w:bodyDiv w:val="1"/>
      <w:marLeft w:val="0"/>
      <w:marRight w:val="0"/>
      <w:marTop w:val="0"/>
      <w:marBottom w:val="0"/>
      <w:divBdr>
        <w:top w:val="none" w:sz="0" w:space="0" w:color="auto"/>
        <w:left w:val="none" w:sz="0" w:space="0" w:color="auto"/>
        <w:bottom w:val="none" w:sz="0" w:space="0" w:color="auto"/>
        <w:right w:val="none" w:sz="0" w:space="0" w:color="auto"/>
      </w:divBdr>
    </w:div>
    <w:div w:id="429743687">
      <w:marLeft w:val="0"/>
      <w:marRight w:val="0"/>
      <w:marTop w:val="0"/>
      <w:marBottom w:val="0"/>
      <w:divBdr>
        <w:top w:val="none" w:sz="0" w:space="0" w:color="auto"/>
        <w:left w:val="none" w:sz="0" w:space="0" w:color="auto"/>
        <w:bottom w:val="none" w:sz="0" w:space="0" w:color="auto"/>
        <w:right w:val="none" w:sz="0" w:space="0" w:color="auto"/>
      </w:divBdr>
    </w:div>
    <w:div w:id="429817155">
      <w:marLeft w:val="0"/>
      <w:marRight w:val="0"/>
      <w:marTop w:val="0"/>
      <w:marBottom w:val="0"/>
      <w:divBdr>
        <w:top w:val="none" w:sz="0" w:space="0" w:color="auto"/>
        <w:left w:val="none" w:sz="0" w:space="0" w:color="auto"/>
        <w:bottom w:val="none" w:sz="0" w:space="0" w:color="auto"/>
        <w:right w:val="none" w:sz="0" w:space="0" w:color="auto"/>
      </w:divBdr>
    </w:div>
    <w:div w:id="429857188">
      <w:marLeft w:val="0"/>
      <w:marRight w:val="0"/>
      <w:marTop w:val="0"/>
      <w:marBottom w:val="0"/>
      <w:divBdr>
        <w:top w:val="none" w:sz="0" w:space="0" w:color="auto"/>
        <w:left w:val="none" w:sz="0" w:space="0" w:color="auto"/>
        <w:bottom w:val="none" w:sz="0" w:space="0" w:color="auto"/>
        <w:right w:val="none" w:sz="0" w:space="0" w:color="auto"/>
      </w:divBdr>
    </w:div>
    <w:div w:id="429862565">
      <w:marLeft w:val="0"/>
      <w:marRight w:val="0"/>
      <w:marTop w:val="0"/>
      <w:marBottom w:val="0"/>
      <w:divBdr>
        <w:top w:val="none" w:sz="0" w:space="0" w:color="auto"/>
        <w:left w:val="none" w:sz="0" w:space="0" w:color="auto"/>
        <w:bottom w:val="none" w:sz="0" w:space="0" w:color="auto"/>
        <w:right w:val="none" w:sz="0" w:space="0" w:color="auto"/>
      </w:divBdr>
    </w:div>
    <w:div w:id="429929060">
      <w:marLeft w:val="0"/>
      <w:marRight w:val="0"/>
      <w:marTop w:val="0"/>
      <w:marBottom w:val="0"/>
      <w:divBdr>
        <w:top w:val="none" w:sz="0" w:space="0" w:color="auto"/>
        <w:left w:val="none" w:sz="0" w:space="0" w:color="auto"/>
        <w:bottom w:val="none" w:sz="0" w:space="0" w:color="auto"/>
        <w:right w:val="none" w:sz="0" w:space="0" w:color="auto"/>
      </w:divBdr>
    </w:div>
    <w:div w:id="429932228">
      <w:marLeft w:val="0"/>
      <w:marRight w:val="0"/>
      <w:marTop w:val="0"/>
      <w:marBottom w:val="0"/>
      <w:divBdr>
        <w:top w:val="none" w:sz="0" w:space="0" w:color="auto"/>
        <w:left w:val="none" w:sz="0" w:space="0" w:color="auto"/>
        <w:bottom w:val="none" w:sz="0" w:space="0" w:color="auto"/>
        <w:right w:val="none" w:sz="0" w:space="0" w:color="auto"/>
      </w:divBdr>
    </w:div>
    <w:div w:id="430004867">
      <w:marLeft w:val="0"/>
      <w:marRight w:val="0"/>
      <w:marTop w:val="0"/>
      <w:marBottom w:val="0"/>
      <w:divBdr>
        <w:top w:val="none" w:sz="0" w:space="0" w:color="auto"/>
        <w:left w:val="none" w:sz="0" w:space="0" w:color="auto"/>
        <w:bottom w:val="none" w:sz="0" w:space="0" w:color="auto"/>
        <w:right w:val="none" w:sz="0" w:space="0" w:color="auto"/>
      </w:divBdr>
    </w:div>
    <w:div w:id="430054057">
      <w:marLeft w:val="0"/>
      <w:marRight w:val="0"/>
      <w:marTop w:val="0"/>
      <w:marBottom w:val="0"/>
      <w:divBdr>
        <w:top w:val="none" w:sz="0" w:space="0" w:color="auto"/>
        <w:left w:val="none" w:sz="0" w:space="0" w:color="auto"/>
        <w:bottom w:val="none" w:sz="0" w:space="0" w:color="auto"/>
        <w:right w:val="none" w:sz="0" w:space="0" w:color="auto"/>
      </w:divBdr>
    </w:div>
    <w:div w:id="430122769">
      <w:marLeft w:val="0"/>
      <w:marRight w:val="0"/>
      <w:marTop w:val="0"/>
      <w:marBottom w:val="0"/>
      <w:divBdr>
        <w:top w:val="none" w:sz="0" w:space="0" w:color="auto"/>
        <w:left w:val="none" w:sz="0" w:space="0" w:color="auto"/>
        <w:bottom w:val="none" w:sz="0" w:space="0" w:color="auto"/>
        <w:right w:val="none" w:sz="0" w:space="0" w:color="auto"/>
      </w:divBdr>
    </w:div>
    <w:div w:id="430129017">
      <w:marLeft w:val="0"/>
      <w:marRight w:val="0"/>
      <w:marTop w:val="0"/>
      <w:marBottom w:val="0"/>
      <w:divBdr>
        <w:top w:val="none" w:sz="0" w:space="0" w:color="auto"/>
        <w:left w:val="none" w:sz="0" w:space="0" w:color="auto"/>
        <w:bottom w:val="none" w:sz="0" w:space="0" w:color="auto"/>
        <w:right w:val="none" w:sz="0" w:space="0" w:color="auto"/>
      </w:divBdr>
    </w:div>
    <w:div w:id="430248851">
      <w:marLeft w:val="0"/>
      <w:marRight w:val="0"/>
      <w:marTop w:val="0"/>
      <w:marBottom w:val="0"/>
      <w:divBdr>
        <w:top w:val="none" w:sz="0" w:space="0" w:color="auto"/>
        <w:left w:val="none" w:sz="0" w:space="0" w:color="auto"/>
        <w:bottom w:val="none" w:sz="0" w:space="0" w:color="auto"/>
        <w:right w:val="none" w:sz="0" w:space="0" w:color="auto"/>
      </w:divBdr>
    </w:div>
    <w:div w:id="430276131">
      <w:marLeft w:val="0"/>
      <w:marRight w:val="0"/>
      <w:marTop w:val="0"/>
      <w:marBottom w:val="0"/>
      <w:divBdr>
        <w:top w:val="none" w:sz="0" w:space="0" w:color="auto"/>
        <w:left w:val="none" w:sz="0" w:space="0" w:color="auto"/>
        <w:bottom w:val="none" w:sz="0" w:space="0" w:color="auto"/>
        <w:right w:val="none" w:sz="0" w:space="0" w:color="auto"/>
      </w:divBdr>
    </w:div>
    <w:div w:id="430323142">
      <w:marLeft w:val="0"/>
      <w:marRight w:val="0"/>
      <w:marTop w:val="0"/>
      <w:marBottom w:val="0"/>
      <w:divBdr>
        <w:top w:val="none" w:sz="0" w:space="0" w:color="auto"/>
        <w:left w:val="none" w:sz="0" w:space="0" w:color="auto"/>
        <w:bottom w:val="none" w:sz="0" w:space="0" w:color="auto"/>
        <w:right w:val="none" w:sz="0" w:space="0" w:color="auto"/>
      </w:divBdr>
    </w:div>
    <w:div w:id="430392805">
      <w:marLeft w:val="0"/>
      <w:marRight w:val="0"/>
      <w:marTop w:val="0"/>
      <w:marBottom w:val="0"/>
      <w:divBdr>
        <w:top w:val="none" w:sz="0" w:space="0" w:color="auto"/>
        <w:left w:val="none" w:sz="0" w:space="0" w:color="auto"/>
        <w:bottom w:val="none" w:sz="0" w:space="0" w:color="auto"/>
        <w:right w:val="none" w:sz="0" w:space="0" w:color="auto"/>
      </w:divBdr>
    </w:div>
    <w:div w:id="430514568">
      <w:marLeft w:val="0"/>
      <w:marRight w:val="0"/>
      <w:marTop w:val="0"/>
      <w:marBottom w:val="0"/>
      <w:divBdr>
        <w:top w:val="none" w:sz="0" w:space="0" w:color="auto"/>
        <w:left w:val="none" w:sz="0" w:space="0" w:color="auto"/>
        <w:bottom w:val="none" w:sz="0" w:space="0" w:color="auto"/>
        <w:right w:val="none" w:sz="0" w:space="0" w:color="auto"/>
      </w:divBdr>
    </w:div>
    <w:div w:id="430709642">
      <w:marLeft w:val="0"/>
      <w:marRight w:val="0"/>
      <w:marTop w:val="0"/>
      <w:marBottom w:val="0"/>
      <w:divBdr>
        <w:top w:val="none" w:sz="0" w:space="0" w:color="auto"/>
        <w:left w:val="none" w:sz="0" w:space="0" w:color="auto"/>
        <w:bottom w:val="none" w:sz="0" w:space="0" w:color="auto"/>
        <w:right w:val="none" w:sz="0" w:space="0" w:color="auto"/>
      </w:divBdr>
    </w:div>
    <w:div w:id="430783298">
      <w:marLeft w:val="0"/>
      <w:marRight w:val="0"/>
      <w:marTop w:val="0"/>
      <w:marBottom w:val="0"/>
      <w:divBdr>
        <w:top w:val="none" w:sz="0" w:space="0" w:color="auto"/>
        <w:left w:val="none" w:sz="0" w:space="0" w:color="auto"/>
        <w:bottom w:val="none" w:sz="0" w:space="0" w:color="auto"/>
        <w:right w:val="none" w:sz="0" w:space="0" w:color="auto"/>
      </w:divBdr>
    </w:div>
    <w:div w:id="430859105">
      <w:marLeft w:val="0"/>
      <w:marRight w:val="0"/>
      <w:marTop w:val="0"/>
      <w:marBottom w:val="0"/>
      <w:divBdr>
        <w:top w:val="none" w:sz="0" w:space="0" w:color="auto"/>
        <w:left w:val="none" w:sz="0" w:space="0" w:color="auto"/>
        <w:bottom w:val="none" w:sz="0" w:space="0" w:color="auto"/>
        <w:right w:val="none" w:sz="0" w:space="0" w:color="auto"/>
      </w:divBdr>
    </w:div>
    <w:div w:id="430860360">
      <w:marLeft w:val="0"/>
      <w:marRight w:val="0"/>
      <w:marTop w:val="0"/>
      <w:marBottom w:val="0"/>
      <w:divBdr>
        <w:top w:val="none" w:sz="0" w:space="0" w:color="auto"/>
        <w:left w:val="none" w:sz="0" w:space="0" w:color="auto"/>
        <w:bottom w:val="none" w:sz="0" w:space="0" w:color="auto"/>
        <w:right w:val="none" w:sz="0" w:space="0" w:color="auto"/>
      </w:divBdr>
    </w:div>
    <w:div w:id="430900626">
      <w:marLeft w:val="0"/>
      <w:marRight w:val="0"/>
      <w:marTop w:val="0"/>
      <w:marBottom w:val="0"/>
      <w:divBdr>
        <w:top w:val="none" w:sz="0" w:space="0" w:color="auto"/>
        <w:left w:val="none" w:sz="0" w:space="0" w:color="auto"/>
        <w:bottom w:val="none" w:sz="0" w:space="0" w:color="auto"/>
        <w:right w:val="none" w:sz="0" w:space="0" w:color="auto"/>
      </w:divBdr>
    </w:div>
    <w:div w:id="430973288">
      <w:marLeft w:val="0"/>
      <w:marRight w:val="0"/>
      <w:marTop w:val="0"/>
      <w:marBottom w:val="0"/>
      <w:divBdr>
        <w:top w:val="none" w:sz="0" w:space="0" w:color="auto"/>
        <w:left w:val="none" w:sz="0" w:space="0" w:color="auto"/>
        <w:bottom w:val="none" w:sz="0" w:space="0" w:color="auto"/>
        <w:right w:val="none" w:sz="0" w:space="0" w:color="auto"/>
      </w:divBdr>
    </w:div>
    <w:div w:id="430975263">
      <w:marLeft w:val="0"/>
      <w:marRight w:val="0"/>
      <w:marTop w:val="0"/>
      <w:marBottom w:val="0"/>
      <w:divBdr>
        <w:top w:val="none" w:sz="0" w:space="0" w:color="auto"/>
        <w:left w:val="none" w:sz="0" w:space="0" w:color="auto"/>
        <w:bottom w:val="none" w:sz="0" w:space="0" w:color="auto"/>
        <w:right w:val="none" w:sz="0" w:space="0" w:color="auto"/>
      </w:divBdr>
    </w:div>
    <w:div w:id="430977377">
      <w:marLeft w:val="0"/>
      <w:marRight w:val="0"/>
      <w:marTop w:val="0"/>
      <w:marBottom w:val="0"/>
      <w:divBdr>
        <w:top w:val="none" w:sz="0" w:space="0" w:color="auto"/>
        <w:left w:val="none" w:sz="0" w:space="0" w:color="auto"/>
        <w:bottom w:val="none" w:sz="0" w:space="0" w:color="auto"/>
        <w:right w:val="none" w:sz="0" w:space="0" w:color="auto"/>
      </w:divBdr>
    </w:div>
    <w:div w:id="431097093">
      <w:marLeft w:val="0"/>
      <w:marRight w:val="0"/>
      <w:marTop w:val="0"/>
      <w:marBottom w:val="0"/>
      <w:divBdr>
        <w:top w:val="none" w:sz="0" w:space="0" w:color="auto"/>
        <w:left w:val="none" w:sz="0" w:space="0" w:color="auto"/>
        <w:bottom w:val="none" w:sz="0" w:space="0" w:color="auto"/>
        <w:right w:val="none" w:sz="0" w:space="0" w:color="auto"/>
      </w:divBdr>
    </w:div>
    <w:div w:id="431127028">
      <w:marLeft w:val="0"/>
      <w:marRight w:val="0"/>
      <w:marTop w:val="0"/>
      <w:marBottom w:val="0"/>
      <w:divBdr>
        <w:top w:val="none" w:sz="0" w:space="0" w:color="auto"/>
        <w:left w:val="none" w:sz="0" w:space="0" w:color="auto"/>
        <w:bottom w:val="none" w:sz="0" w:space="0" w:color="auto"/>
        <w:right w:val="none" w:sz="0" w:space="0" w:color="auto"/>
      </w:divBdr>
    </w:div>
    <w:div w:id="431165558">
      <w:marLeft w:val="0"/>
      <w:marRight w:val="0"/>
      <w:marTop w:val="0"/>
      <w:marBottom w:val="0"/>
      <w:divBdr>
        <w:top w:val="none" w:sz="0" w:space="0" w:color="auto"/>
        <w:left w:val="none" w:sz="0" w:space="0" w:color="auto"/>
        <w:bottom w:val="none" w:sz="0" w:space="0" w:color="auto"/>
        <w:right w:val="none" w:sz="0" w:space="0" w:color="auto"/>
      </w:divBdr>
    </w:div>
    <w:div w:id="431510833">
      <w:marLeft w:val="0"/>
      <w:marRight w:val="0"/>
      <w:marTop w:val="0"/>
      <w:marBottom w:val="0"/>
      <w:divBdr>
        <w:top w:val="none" w:sz="0" w:space="0" w:color="auto"/>
        <w:left w:val="none" w:sz="0" w:space="0" w:color="auto"/>
        <w:bottom w:val="none" w:sz="0" w:space="0" w:color="auto"/>
        <w:right w:val="none" w:sz="0" w:space="0" w:color="auto"/>
      </w:divBdr>
    </w:div>
    <w:div w:id="431513104">
      <w:marLeft w:val="0"/>
      <w:marRight w:val="0"/>
      <w:marTop w:val="0"/>
      <w:marBottom w:val="0"/>
      <w:divBdr>
        <w:top w:val="none" w:sz="0" w:space="0" w:color="auto"/>
        <w:left w:val="none" w:sz="0" w:space="0" w:color="auto"/>
        <w:bottom w:val="none" w:sz="0" w:space="0" w:color="auto"/>
        <w:right w:val="none" w:sz="0" w:space="0" w:color="auto"/>
      </w:divBdr>
    </w:div>
    <w:div w:id="431514199">
      <w:marLeft w:val="0"/>
      <w:marRight w:val="0"/>
      <w:marTop w:val="0"/>
      <w:marBottom w:val="0"/>
      <w:divBdr>
        <w:top w:val="none" w:sz="0" w:space="0" w:color="auto"/>
        <w:left w:val="none" w:sz="0" w:space="0" w:color="auto"/>
        <w:bottom w:val="none" w:sz="0" w:space="0" w:color="auto"/>
        <w:right w:val="none" w:sz="0" w:space="0" w:color="auto"/>
      </w:divBdr>
    </w:div>
    <w:div w:id="431517458">
      <w:marLeft w:val="0"/>
      <w:marRight w:val="0"/>
      <w:marTop w:val="0"/>
      <w:marBottom w:val="0"/>
      <w:divBdr>
        <w:top w:val="none" w:sz="0" w:space="0" w:color="auto"/>
        <w:left w:val="none" w:sz="0" w:space="0" w:color="auto"/>
        <w:bottom w:val="none" w:sz="0" w:space="0" w:color="auto"/>
        <w:right w:val="none" w:sz="0" w:space="0" w:color="auto"/>
      </w:divBdr>
    </w:div>
    <w:div w:id="431517934">
      <w:marLeft w:val="0"/>
      <w:marRight w:val="0"/>
      <w:marTop w:val="0"/>
      <w:marBottom w:val="0"/>
      <w:divBdr>
        <w:top w:val="none" w:sz="0" w:space="0" w:color="auto"/>
        <w:left w:val="none" w:sz="0" w:space="0" w:color="auto"/>
        <w:bottom w:val="none" w:sz="0" w:space="0" w:color="auto"/>
        <w:right w:val="none" w:sz="0" w:space="0" w:color="auto"/>
      </w:divBdr>
    </w:div>
    <w:div w:id="431554924">
      <w:marLeft w:val="0"/>
      <w:marRight w:val="0"/>
      <w:marTop w:val="0"/>
      <w:marBottom w:val="0"/>
      <w:divBdr>
        <w:top w:val="none" w:sz="0" w:space="0" w:color="auto"/>
        <w:left w:val="none" w:sz="0" w:space="0" w:color="auto"/>
        <w:bottom w:val="none" w:sz="0" w:space="0" w:color="auto"/>
        <w:right w:val="none" w:sz="0" w:space="0" w:color="auto"/>
      </w:divBdr>
    </w:div>
    <w:div w:id="431635838">
      <w:marLeft w:val="0"/>
      <w:marRight w:val="0"/>
      <w:marTop w:val="0"/>
      <w:marBottom w:val="0"/>
      <w:divBdr>
        <w:top w:val="none" w:sz="0" w:space="0" w:color="auto"/>
        <w:left w:val="none" w:sz="0" w:space="0" w:color="auto"/>
        <w:bottom w:val="none" w:sz="0" w:space="0" w:color="auto"/>
        <w:right w:val="none" w:sz="0" w:space="0" w:color="auto"/>
      </w:divBdr>
    </w:div>
    <w:div w:id="431704258">
      <w:marLeft w:val="0"/>
      <w:marRight w:val="0"/>
      <w:marTop w:val="0"/>
      <w:marBottom w:val="0"/>
      <w:divBdr>
        <w:top w:val="none" w:sz="0" w:space="0" w:color="auto"/>
        <w:left w:val="none" w:sz="0" w:space="0" w:color="auto"/>
        <w:bottom w:val="none" w:sz="0" w:space="0" w:color="auto"/>
        <w:right w:val="none" w:sz="0" w:space="0" w:color="auto"/>
      </w:divBdr>
    </w:div>
    <w:div w:id="431708002">
      <w:marLeft w:val="0"/>
      <w:marRight w:val="0"/>
      <w:marTop w:val="0"/>
      <w:marBottom w:val="0"/>
      <w:divBdr>
        <w:top w:val="none" w:sz="0" w:space="0" w:color="auto"/>
        <w:left w:val="none" w:sz="0" w:space="0" w:color="auto"/>
        <w:bottom w:val="none" w:sz="0" w:space="0" w:color="auto"/>
        <w:right w:val="none" w:sz="0" w:space="0" w:color="auto"/>
      </w:divBdr>
    </w:div>
    <w:div w:id="431710239">
      <w:marLeft w:val="0"/>
      <w:marRight w:val="0"/>
      <w:marTop w:val="0"/>
      <w:marBottom w:val="0"/>
      <w:divBdr>
        <w:top w:val="none" w:sz="0" w:space="0" w:color="auto"/>
        <w:left w:val="none" w:sz="0" w:space="0" w:color="auto"/>
        <w:bottom w:val="none" w:sz="0" w:space="0" w:color="auto"/>
        <w:right w:val="none" w:sz="0" w:space="0" w:color="auto"/>
      </w:divBdr>
    </w:div>
    <w:div w:id="431783070">
      <w:marLeft w:val="0"/>
      <w:marRight w:val="0"/>
      <w:marTop w:val="0"/>
      <w:marBottom w:val="0"/>
      <w:divBdr>
        <w:top w:val="none" w:sz="0" w:space="0" w:color="auto"/>
        <w:left w:val="none" w:sz="0" w:space="0" w:color="auto"/>
        <w:bottom w:val="none" w:sz="0" w:space="0" w:color="auto"/>
        <w:right w:val="none" w:sz="0" w:space="0" w:color="auto"/>
      </w:divBdr>
    </w:div>
    <w:div w:id="431895810">
      <w:marLeft w:val="0"/>
      <w:marRight w:val="0"/>
      <w:marTop w:val="0"/>
      <w:marBottom w:val="0"/>
      <w:divBdr>
        <w:top w:val="none" w:sz="0" w:space="0" w:color="auto"/>
        <w:left w:val="none" w:sz="0" w:space="0" w:color="auto"/>
        <w:bottom w:val="none" w:sz="0" w:space="0" w:color="auto"/>
        <w:right w:val="none" w:sz="0" w:space="0" w:color="auto"/>
      </w:divBdr>
    </w:div>
    <w:div w:id="431970776">
      <w:marLeft w:val="0"/>
      <w:marRight w:val="0"/>
      <w:marTop w:val="0"/>
      <w:marBottom w:val="0"/>
      <w:divBdr>
        <w:top w:val="none" w:sz="0" w:space="0" w:color="auto"/>
        <w:left w:val="none" w:sz="0" w:space="0" w:color="auto"/>
        <w:bottom w:val="none" w:sz="0" w:space="0" w:color="auto"/>
        <w:right w:val="none" w:sz="0" w:space="0" w:color="auto"/>
      </w:divBdr>
    </w:div>
    <w:div w:id="431978149">
      <w:marLeft w:val="0"/>
      <w:marRight w:val="0"/>
      <w:marTop w:val="0"/>
      <w:marBottom w:val="0"/>
      <w:divBdr>
        <w:top w:val="none" w:sz="0" w:space="0" w:color="auto"/>
        <w:left w:val="none" w:sz="0" w:space="0" w:color="auto"/>
        <w:bottom w:val="none" w:sz="0" w:space="0" w:color="auto"/>
        <w:right w:val="none" w:sz="0" w:space="0" w:color="auto"/>
      </w:divBdr>
    </w:div>
    <w:div w:id="432240863">
      <w:marLeft w:val="0"/>
      <w:marRight w:val="0"/>
      <w:marTop w:val="0"/>
      <w:marBottom w:val="0"/>
      <w:divBdr>
        <w:top w:val="none" w:sz="0" w:space="0" w:color="auto"/>
        <w:left w:val="none" w:sz="0" w:space="0" w:color="auto"/>
        <w:bottom w:val="none" w:sz="0" w:space="0" w:color="auto"/>
        <w:right w:val="none" w:sz="0" w:space="0" w:color="auto"/>
      </w:divBdr>
    </w:div>
    <w:div w:id="432283886">
      <w:marLeft w:val="0"/>
      <w:marRight w:val="0"/>
      <w:marTop w:val="0"/>
      <w:marBottom w:val="0"/>
      <w:divBdr>
        <w:top w:val="none" w:sz="0" w:space="0" w:color="auto"/>
        <w:left w:val="none" w:sz="0" w:space="0" w:color="auto"/>
        <w:bottom w:val="none" w:sz="0" w:space="0" w:color="auto"/>
        <w:right w:val="none" w:sz="0" w:space="0" w:color="auto"/>
      </w:divBdr>
    </w:div>
    <w:div w:id="432359438">
      <w:marLeft w:val="0"/>
      <w:marRight w:val="0"/>
      <w:marTop w:val="0"/>
      <w:marBottom w:val="0"/>
      <w:divBdr>
        <w:top w:val="none" w:sz="0" w:space="0" w:color="auto"/>
        <w:left w:val="none" w:sz="0" w:space="0" w:color="auto"/>
        <w:bottom w:val="none" w:sz="0" w:space="0" w:color="auto"/>
        <w:right w:val="none" w:sz="0" w:space="0" w:color="auto"/>
      </w:divBdr>
    </w:div>
    <w:div w:id="432435017">
      <w:marLeft w:val="0"/>
      <w:marRight w:val="0"/>
      <w:marTop w:val="0"/>
      <w:marBottom w:val="0"/>
      <w:divBdr>
        <w:top w:val="none" w:sz="0" w:space="0" w:color="auto"/>
        <w:left w:val="none" w:sz="0" w:space="0" w:color="auto"/>
        <w:bottom w:val="none" w:sz="0" w:space="0" w:color="auto"/>
        <w:right w:val="none" w:sz="0" w:space="0" w:color="auto"/>
      </w:divBdr>
    </w:div>
    <w:div w:id="432477977">
      <w:marLeft w:val="0"/>
      <w:marRight w:val="0"/>
      <w:marTop w:val="0"/>
      <w:marBottom w:val="0"/>
      <w:divBdr>
        <w:top w:val="none" w:sz="0" w:space="0" w:color="auto"/>
        <w:left w:val="none" w:sz="0" w:space="0" w:color="auto"/>
        <w:bottom w:val="none" w:sz="0" w:space="0" w:color="auto"/>
        <w:right w:val="none" w:sz="0" w:space="0" w:color="auto"/>
      </w:divBdr>
    </w:div>
    <w:div w:id="432556315">
      <w:marLeft w:val="0"/>
      <w:marRight w:val="0"/>
      <w:marTop w:val="0"/>
      <w:marBottom w:val="0"/>
      <w:divBdr>
        <w:top w:val="none" w:sz="0" w:space="0" w:color="auto"/>
        <w:left w:val="none" w:sz="0" w:space="0" w:color="auto"/>
        <w:bottom w:val="none" w:sz="0" w:space="0" w:color="auto"/>
        <w:right w:val="none" w:sz="0" w:space="0" w:color="auto"/>
      </w:divBdr>
    </w:div>
    <w:div w:id="432675731">
      <w:marLeft w:val="0"/>
      <w:marRight w:val="0"/>
      <w:marTop w:val="0"/>
      <w:marBottom w:val="0"/>
      <w:divBdr>
        <w:top w:val="none" w:sz="0" w:space="0" w:color="auto"/>
        <w:left w:val="none" w:sz="0" w:space="0" w:color="auto"/>
        <w:bottom w:val="none" w:sz="0" w:space="0" w:color="auto"/>
        <w:right w:val="none" w:sz="0" w:space="0" w:color="auto"/>
      </w:divBdr>
    </w:div>
    <w:div w:id="432752331">
      <w:marLeft w:val="0"/>
      <w:marRight w:val="0"/>
      <w:marTop w:val="0"/>
      <w:marBottom w:val="0"/>
      <w:divBdr>
        <w:top w:val="none" w:sz="0" w:space="0" w:color="auto"/>
        <w:left w:val="none" w:sz="0" w:space="0" w:color="auto"/>
        <w:bottom w:val="none" w:sz="0" w:space="0" w:color="auto"/>
        <w:right w:val="none" w:sz="0" w:space="0" w:color="auto"/>
      </w:divBdr>
    </w:div>
    <w:div w:id="432820047">
      <w:marLeft w:val="0"/>
      <w:marRight w:val="0"/>
      <w:marTop w:val="0"/>
      <w:marBottom w:val="0"/>
      <w:divBdr>
        <w:top w:val="none" w:sz="0" w:space="0" w:color="auto"/>
        <w:left w:val="none" w:sz="0" w:space="0" w:color="auto"/>
        <w:bottom w:val="none" w:sz="0" w:space="0" w:color="auto"/>
        <w:right w:val="none" w:sz="0" w:space="0" w:color="auto"/>
      </w:divBdr>
    </w:div>
    <w:div w:id="432938597">
      <w:marLeft w:val="0"/>
      <w:marRight w:val="0"/>
      <w:marTop w:val="0"/>
      <w:marBottom w:val="0"/>
      <w:divBdr>
        <w:top w:val="none" w:sz="0" w:space="0" w:color="auto"/>
        <w:left w:val="none" w:sz="0" w:space="0" w:color="auto"/>
        <w:bottom w:val="none" w:sz="0" w:space="0" w:color="auto"/>
        <w:right w:val="none" w:sz="0" w:space="0" w:color="auto"/>
      </w:divBdr>
    </w:div>
    <w:div w:id="432943748">
      <w:marLeft w:val="0"/>
      <w:marRight w:val="0"/>
      <w:marTop w:val="0"/>
      <w:marBottom w:val="0"/>
      <w:divBdr>
        <w:top w:val="none" w:sz="0" w:space="0" w:color="auto"/>
        <w:left w:val="none" w:sz="0" w:space="0" w:color="auto"/>
        <w:bottom w:val="none" w:sz="0" w:space="0" w:color="auto"/>
        <w:right w:val="none" w:sz="0" w:space="0" w:color="auto"/>
      </w:divBdr>
    </w:div>
    <w:div w:id="433013812">
      <w:marLeft w:val="0"/>
      <w:marRight w:val="0"/>
      <w:marTop w:val="0"/>
      <w:marBottom w:val="0"/>
      <w:divBdr>
        <w:top w:val="none" w:sz="0" w:space="0" w:color="auto"/>
        <w:left w:val="none" w:sz="0" w:space="0" w:color="auto"/>
        <w:bottom w:val="none" w:sz="0" w:space="0" w:color="auto"/>
        <w:right w:val="none" w:sz="0" w:space="0" w:color="auto"/>
      </w:divBdr>
    </w:div>
    <w:div w:id="433093959">
      <w:marLeft w:val="0"/>
      <w:marRight w:val="0"/>
      <w:marTop w:val="0"/>
      <w:marBottom w:val="0"/>
      <w:divBdr>
        <w:top w:val="none" w:sz="0" w:space="0" w:color="auto"/>
        <w:left w:val="none" w:sz="0" w:space="0" w:color="auto"/>
        <w:bottom w:val="none" w:sz="0" w:space="0" w:color="auto"/>
        <w:right w:val="none" w:sz="0" w:space="0" w:color="auto"/>
      </w:divBdr>
    </w:div>
    <w:div w:id="433138367">
      <w:marLeft w:val="0"/>
      <w:marRight w:val="0"/>
      <w:marTop w:val="0"/>
      <w:marBottom w:val="0"/>
      <w:divBdr>
        <w:top w:val="none" w:sz="0" w:space="0" w:color="auto"/>
        <w:left w:val="none" w:sz="0" w:space="0" w:color="auto"/>
        <w:bottom w:val="none" w:sz="0" w:space="0" w:color="auto"/>
        <w:right w:val="none" w:sz="0" w:space="0" w:color="auto"/>
      </w:divBdr>
    </w:div>
    <w:div w:id="433206180">
      <w:marLeft w:val="0"/>
      <w:marRight w:val="0"/>
      <w:marTop w:val="0"/>
      <w:marBottom w:val="0"/>
      <w:divBdr>
        <w:top w:val="none" w:sz="0" w:space="0" w:color="auto"/>
        <w:left w:val="none" w:sz="0" w:space="0" w:color="auto"/>
        <w:bottom w:val="none" w:sz="0" w:space="0" w:color="auto"/>
        <w:right w:val="none" w:sz="0" w:space="0" w:color="auto"/>
      </w:divBdr>
    </w:div>
    <w:div w:id="433210970">
      <w:marLeft w:val="0"/>
      <w:marRight w:val="0"/>
      <w:marTop w:val="0"/>
      <w:marBottom w:val="0"/>
      <w:divBdr>
        <w:top w:val="none" w:sz="0" w:space="0" w:color="auto"/>
        <w:left w:val="none" w:sz="0" w:space="0" w:color="auto"/>
        <w:bottom w:val="none" w:sz="0" w:space="0" w:color="auto"/>
        <w:right w:val="none" w:sz="0" w:space="0" w:color="auto"/>
      </w:divBdr>
    </w:div>
    <w:div w:id="433212146">
      <w:marLeft w:val="0"/>
      <w:marRight w:val="0"/>
      <w:marTop w:val="0"/>
      <w:marBottom w:val="0"/>
      <w:divBdr>
        <w:top w:val="none" w:sz="0" w:space="0" w:color="auto"/>
        <w:left w:val="none" w:sz="0" w:space="0" w:color="auto"/>
        <w:bottom w:val="none" w:sz="0" w:space="0" w:color="auto"/>
        <w:right w:val="none" w:sz="0" w:space="0" w:color="auto"/>
      </w:divBdr>
    </w:div>
    <w:div w:id="433282219">
      <w:marLeft w:val="0"/>
      <w:marRight w:val="0"/>
      <w:marTop w:val="0"/>
      <w:marBottom w:val="0"/>
      <w:divBdr>
        <w:top w:val="none" w:sz="0" w:space="0" w:color="auto"/>
        <w:left w:val="none" w:sz="0" w:space="0" w:color="auto"/>
        <w:bottom w:val="none" w:sz="0" w:space="0" w:color="auto"/>
        <w:right w:val="none" w:sz="0" w:space="0" w:color="auto"/>
      </w:divBdr>
    </w:div>
    <w:div w:id="433290081">
      <w:marLeft w:val="0"/>
      <w:marRight w:val="0"/>
      <w:marTop w:val="0"/>
      <w:marBottom w:val="0"/>
      <w:divBdr>
        <w:top w:val="none" w:sz="0" w:space="0" w:color="auto"/>
        <w:left w:val="none" w:sz="0" w:space="0" w:color="auto"/>
        <w:bottom w:val="none" w:sz="0" w:space="0" w:color="auto"/>
        <w:right w:val="none" w:sz="0" w:space="0" w:color="auto"/>
      </w:divBdr>
    </w:div>
    <w:div w:id="433405967">
      <w:bodyDiv w:val="1"/>
      <w:marLeft w:val="0"/>
      <w:marRight w:val="0"/>
      <w:marTop w:val="0"/>
      <w:marBottom w:val="0"/>
      <w:divBdr>
        <w:top w:val="none" w:sz="0" w:space="0" w:color="auto"/>
        <w:left w:val="none" w:sz="0" w:space="0" w:color="auto"/>
        <w:bottom w:val="none" w:sz="0" w:space="0" w:color="auto"/>
        <w:right w:val="none" w:sz="0" w:space="0" w:color="auto"/>
      </w:divBdr>
    </w:div>
    <w:div w:id="433475151">
      <w:marLeft w:val="0"/>
      <w:marRight w:val="0"/>
      <w:marTop w:val="0"/>
      <w:marBottom w:val="0"/>
      <w:divBdr>
        <w:top w:val="none" w:sz="0" w:space="0" w:color="auto"/>
        <w:left w:val="none" w:sz="0" w:space="0" w:color="auto"/>
        <w:bottom w:val="none" w:sz="0" w:space="0" w:color="auto"/>
        <w:right w:val="none" w:sz="0" w:space="0" w:color="auto"/>
      </w:divBdr>
    </w:div>
    <w:div w:id="433483700">
      <w:marLeft w:val="0"/>
      <w:marRight w:val="0"/>
      <w:marTop w:val="0"/>
      <w:marBottom w:val="0"/>
      <w:divBdr>
        <w:top w:val="none" w:sz="0" w:space="0" w:color="auto"/>
        <w:left w:val="none" w:sz="0" w:space="0" w:color="auto"/>
        <w:bottom w:val="none" w:sz="0" w:space="0" w:color="auto"/>
        <w:right w:val="none" w:sz="0" w:space="0" w:color="auto"/>
      </w:divBdr>
    </w:div>
    <w:div w:id="433597313">
      <w:marLeft w:val="0"/>
      <w:marRight w:val="0"/>
      <w:marTop w:val="0"/>
      <w:marBottom w:val="0"/>
      <w:divBdr>
        <w:top w:val="none" w:sz="0" w:space="0" w:color="auto"/>
        <w:left w:val="none" w:sz="0" w:space="0" w:color="auto"/>
        <w:bottom w:val="none" w:sz="0" w:space="0" w:color="auto"/>
        <w:right w:val="none" w:sz="0" w:space="0" w:color="auto"/>
      </w:divBdr>
    </w:div>
    <w:div w:id="433601266">
      <w:marLeft w:val="480"/>
      <w:marRight w:val="0"/>
      <w:marTop w:val="0"/>
      <w:marBottom w:val="0"/>
      <w:divBdr>
        <w:top w:val="none" w:sz="0" w:space="0" w:color="auto"/>
        <w:left w:val="none" w:sz="0" w:space="0" w:color="auto"/>
        <w:bottom w:val="none" w:sz="0" w:space="0" w:color="auto"/>
        <w:right w:val="none" w:sz="0" w:space="0" w:color="auto"/>
      </w:divBdr>
    </w:div>
    <w:div w:id="433744257">
      <w:marLeft w:val="0"/>
      <w:marRight w:val="0"/>
      <w:marTop w:val="0"/>
      <w:marBottom w:val="0"/>
      <w:divBdr>
        <w:top w:val="none" w:sz="0" w:space="0" w:color="auto"/>
        <w:left w:val="none" w:sz="0" w:space="0" w:color="auto"/>
        <w:bottom w:val="none" w:sz="0" w:space="0" w:color="auto"/>
        <w:right w:val="none" w:sz="0" w:space="0" w:color="auto"/>
      </w:divBdr>
    </w:div>
    <w:div w:id="433865317">
      <w:marLeft w:val="0"/>
      <w:marRight w:val="0"/>
      <w:marTop w:val="0"/>
      <w:marBottom w:val="0"/>
      <w:divBdr>
        <w:top w:val="none" w:sz="0" w:space="0" w:color="auto"/>
        <w:left w:val="none" w:sz="0" w:space="0" w:color="auto"/>
        <w:bottom w:val="none" w:sz="0" w:space="0" w:color="auto"/>
        <w:right w:val="none" w:sz="0" w:space="0" w:color="auto"/>
      </w:divBdr>
    </w:div>
    <w:div w:id="433869664">
      <w:marLeft w:val="0"/>
      <w:marRight w:val="0"/>
      <w:marTop w:val="0"/>
      <w:marBottom w:val="0"/>
      <w:divBdr>
        <w:top w:val="none" w:sz="0" w:space="0" w:color="auto"/>
        <w:left w:val="none" w:sz="0" w:space="0" w:color="auto"/>
        <w:bottom w:val="none" w:sz="0" w:space="0" w:color="auto"/>
        <w:right w:val="none" w:sz="0" w:space="0" w:color="auto"/>
      </w:divBdr>
    </w:div>
    <w:div w:id="433938269">
      <w:marLeft w:val="0"/>
      <w:marRight w:val="0"/>
      <w:marTop w:val="0"/>
      <w:marBottom w:val="0"/>
      <w:divBdr>
        <w:top w:val="none" w:sz="0" w:space="0" w:color="auto"/>
        <w:left w:val="none" w:sz="0" w:space="0" w:color="auto"/>
        <w:bottom w:val="none" w:sz="0" w:space="0" w:color="auto"/>
        <w:right w:val="none" w:sz="0" w:space="0" w:color="auto"/>
      </w:divBdr>
    </w:div>
    <w:div w:id="433980095">
      <w:bodyDiv w:val="1"/>
      <w:marLeft w:val="0"/>
      <w:marRight w:val="0"/>
      <w:marTop w:val="0"/>
      <w:marBottom w:val="0"/>
      <w:divBdr>
        <w:top w:val="none" w:sz="0" w:space="0" w:color="auto"/>
        <w:left w:val="none" w:sz="0" w:space="0" w:color="auto"/>
        <w:bottom w:val="none" w:sz="0" w:space="0" w:color="auto"/>
        <w:right w:val="none" w:sz="0" w:space="0" w:color="auto"/>
      </w:divBdr>
    </w:div>
    <w:div w:id="434011482">
      <w:marLeft w:val="0"/>
      <w:marRight w:val="0"/>
      <w:marTop w:val="0"/>
      <w:marBottom w:val="0"/>
      <w:divBdr>
        <w:top w:val="none" w:sz="0" w:space="0" w:color="auto"/>
        <w:left w:val="none" w:sz="0" w:space="0" w:color="auto"/>
        <w:bottom w:val="none" w:sz="0" w:space="0" w:color="auto"/>
        <w:right w:val="none" w:sz="0" w:space="0" w:color="auto"/>
      </w:divBdr>
    </w:div>
    <w:div w:id="434056886">
      <w:marLeft w:val="0"/>
      <w:marRight w:val="0"/>
      <w:marTop w:val="0"/>
      <w:marBottom w:val="0"/>
      <w:divBdr>
        <w:top w:val="none" w:sz="0" w:space="0" w:color="auto"/>
        <w:left w:val="none" w:sz="0" w:space="0" w:color="auto"/>
        <w:bottom w:val="none" w:sz="0" w:space="0" w:color="auto"/>
        <w:right w:val="none" w:sz="0" w:space="0" w:color="auto"/>
      </w:divBdr>
    </w:div>
    <w:div w:id="434057843">
      <w:marLeft w:val="0"/>
      <w:marRight w:val="0"/>
      <w:marTop w:val="0"/>
      <w:marBottom w:val="0"/>
      <w:divBdr>
        <w:top w:val="none" w:sz="0" w:space="0" w:color="auto"/>
        <w:left w:val="none" w:sz="0" w:space="0" w:color="auto"/>
        <w:bottom w:val="none" w:sz="0" w:space="0" w:color="auto"/>
        <w:right w:val="none" w:sz="0" w:space="0" w:color="auto"/>
      </w:divBdr>
    </w:div>
    <w:div w:id="434058625">
      <w:marLeft w:val="0"/>
      <w:marRight w:val="0"/>
      <w:marTop w:val="0"/>
      <w:marBottom w:val="0"/>
      <w:divBdr>
        <w:top w:val="none" w:sz="0" w:space="0" w:color="auto"/>
        <w:left w:val="none" w:sz="0" w:space="0" w:color="auto"/>
        <w:bottom w:val="none" w:sz="0" w:space="0" w:color="auto"/>
        <w:right w:val="none" w:sz="0" w:space="0" w:color="auto"/>
      </w:divBdr>
    </w:div>
    <w:div w:id="434058791">
      <w:marLeft w:val="0"/>
      <w:marRight w:val="0"/>
      <w:marTop w:val="0"/>
      <w:marBottom w:val="0"/>
      <w:divBdr>
        <w:top w:val="none" w:sz="0" w:space="0" w:color="auto"/>
        <w:left w:val="none" w:sz="0" w:space="0" w:color="auto"/>
        <w:bottom w:val="none" w:sz="0" w:space="0" w:color="auto"/>
        <w:right w:val="none" w:sz="0" w:space="0" w:color="auto"/>
      </w:divBdr>
    </w:div>
    <w:div w:id="434059010">
      <w:marLeft w:val="0"/>
      <w:marRight w:val="0"/>
      <w:marTop w:val="0"/>
      <w:marBottom w:val="0"/>
      <w:divBdr>
        <w:top w:val="none" w:sz="0" w:space="0" w:color="auto"/>
        <w:left w:val="none" w:sz="0" w:space="0" w:color="auto"/>
        <w:bottom w:val="none" w:sz="0" w:space="0" w:color="auto"/>
        <w:right w:val="none" w:sz="0" w:space="0" w:color="auto"/>
      </w:divBdr>
    </w:div>
    <w:div w:id="434178701">
      <w:marLeft w:val="0"/>
      <w:marRight w:val="0"/>
      <w:marTop w:val="0"/>
      <w:marBottom w:val="0"/>
      <w:divBdr>
        <w:top w:val="none" w:sz="0" w:space="0" w:color="auto"/>
        <w:left w:val="none" w:sz="0" w:space="0" w:color="auto"/>
        <w:bottom w:val="none" w:sz="0" w:space="0" w:color="auto"/>
        <w:right w:val="none" w:sz="0" w:space="0" w:color="auto"/>
      </w:divBdr>
    </w:div>
    <w:div w:id="434179279">
      <w:marLeft w:val="0"/>
      <w:marRight w:val="0"/>
      <w:marTop w:val="0"/>
      <w:marBottom w:val="0"/>
      <w:divBdr>
        <w:top w:val="none" w:sz="0" w:space="0" w:color="auto"/>
        <w:left w:val="none" w:sz="0" w:space="0" w:color="auto"/>
        <w:bottom w:val="none" w:sz="0" w:space="0" w:color="auto"/>
        <w:right w:val="none" w:sz="0" w:space="0" w:color="auto"/>
      </w:divBdr>
    </w:div>
    <w:div w:id="434254438">
      <w:marLeft w:val="0"/>
      <w:marRight w:val="0"/>
      <w:marTop w:val="0"/>
      <w:marBottom w:val="0"/>
      <w:divBdr>
        <w:top w:val="none" w:sz="0" w:space="0" w:color="auto"/>
        <w:left w:val="none" w:sz="0" w:space="0" w:color="auto"/>
        <w:bottom w:val="none" w:sz="0" w:space="0" w:color="auto"/>
        <w:right w:val="none" w:sz="0" w:space="0" w:color="auto"/>
      </w:divBdr>
    </w:div>
    <w:div w:id="434327796">
      <w:marLeft w:val="0"/>
      <w:marRight w:val="0"/>
      <w:marTop w:val="0"/>
      <w:marBottom w:val="0"/>
      <w:divBdr>
        <w:top w:val="none" w:sz="0" w:space="0" w:color="auto"/>
        <w:left w:val="none" w:sz="0" w:space="0" w:color="auto"/>
        <w:bottom w:val="none" w:sz="0" w:space="0" w:color="auto"/>
        <w:right w:val="none" w:sz="0" w:space="0" w:color="auto"/>
      </w:divBdr>
    </w:div>
    <w:div w:id="434373230">
      <w:marLeft w:val="0"/>
      <w:marRight w:val="0"/>
      <w:marTop w:val="0"/>
      <w:marBottom w:val="0"/>
      <w:divBdr>
        <w:top w:val="none" w:sz="0" w:space="0" w:color="auto"/>
        <w:left w:val="none" w:sz="0" w:space="0" w:color="auto"/>
        <w:bottom w:val="none" w:sz="0" w:space="0" w:color="auto"/>
        <w:right w:val="none" w:sz="0" w:space="0" w:color="auto"/>
      </w:divBdr>
    </w:div>
    <w:div w:id="434445028">
      <w:marLeft w:val="0"/>
      <w:marRight w:val="0"/>
      <w:marTop w:val="0"/>
      <w:marBottom w:val="0"/>
      <w:divBdr>
        <w:top w:val="none" w:sz="0" w:space="0" w:color="auto"/>
        <w:left w:val="none" w:sz="0" w:space="0" w:color="auto"/>
        <w:bottom w:val="none" w:sz="0" w:space="0" w:color="auto"/>
        <w:right w:val="none" w:sz="0" w:space="0" w:color="auto"/>
      </w:divBdr>
    </w:div>
    <w:div w:id="434597937">
      <w:marLeft w:val="0"/>
      <w:marRight w:val="0"/>
      <w:marTop w:val="0"/>
      <w:marBottom w:val="0"/>
      <w:divBdr>
        <w:top w:val="none" w:sz="0" w:space="0" w:color="auto"/>
        <w:left w:val="none" w:sz="0" w:space="0" w:color="auto"/>
        <w:bottom w:val="none" w:sz="0" w:space="0" w:color="auto"/>
        <w:right w:val="none" w:sz="0" w:space="0" w:color="auto"/>
      </w:divBdr>
    </w:div>
    <w:div w:id="434636361">
      <w:bodyDiv w:val="1"/>
      <w:marLeft w:val="0"/>
      <w:marRight w:val="0"/>
      <w:marTop w:val="0"/>
      <w:marBottom w:val="0"/>
      <w:divBdr>
        <w:top w:val="none" w:sz="0" w:space="0" w:color="auto"/>
        <w:left w:val="none" w:sz="0" w:space="0" w:color="auto"/>
        <w:bottom w:val="none" w:sz="0" w:space="0" w:color="auto"/>
        <w:right w:val="none" w:sz="0" w:space="0" w:color="auto"/>
      </w:divBdr>
    </w:div>
    <w:div w:id="434638203">
      <w:marLeft w:val="0"/>
      <w:marRight w:val="0"/>
      <w:marTop w:val="0"/>
      <w:marBottom w:val="0"/>
      <w:divBdr>
        <w:top w:val="none" w:sz="0" w:space="0" w:color="auto"/>
        <w:left w:val="none" w:sz="0" w:space="0" w:color="auto"/>
        <w:bottom w:val="none" w:sz="0" w:space="0" w:color="auto"/>
        <w:right w:val="none" w:sz="0" w:space="0" w:color="auto"/>
      </w:divBdr>
    </w:div>
    <w:div w:id="434638773">
      <w:marLeft w:val="0"/>
      <w:marRight w:val="0"/>
      <w:marTop w:val="0"/>
      <w:marBottom w:val="0"/>
      <w:divBdr>
        <w:top w:val="none" w:sz="0" w:space="0" w:color="auto"/>
        <w:left w:val="none" w:sz="0" w:space="0" w:color="auto"/>
        <w:bottom w:val="none" w:sz="0" w:space="0" w:color="auto"/>
        <w:right w:val="none" w:sz="0" w:space="0" w:color="auto"/>
      </w:divBdr>
    </w:div>
    <w:div w:id="434641435">
      <w:marLeft w:val="0"/>
      <w:marRight w:val="0"/>
      <w:marTop w:val="0"/>
      <w:marBottom w:val="0"/>
      <w:divBdr>
        <w:top w:val="none" w:sz="0" w:space="0" w:color="auto"/>
        <w:left w:val="none" w:sz="0" w:space="0" w:color="auto"/>
        <w:bottom w:val="none" w:sz="0" w:space="0" w:color="auto"/>
        <w:right w:val="none" w:sz="0" w:space="0" w:color="auto"/>
      </w:divBdr>
    </w:div>
    <w:div w:id="434717297">
      <w:marLeft w:val="0"/>
      <w:marRight w:val="0"/>
      <w:marTop w:val="0"/>
      <w:marBottom w:val="0"/>
      <w:divBdr>
        <w:top w:val="none" w:sz="0" w:space="0" w:color="auto"/>
        <w:left w:val="none" w:sz="0" w:space="0" w:color="auto"/>
        <w:bottom w:val="none" w:sz="0" w:space="0" w:color="auto"/>
        <w:right w:val="none" w:sz="0" w:space="0" w:color="auto"/>
      </w:divBdr>
    </w:div>
    <w:div w:id="434785654">
      <w:marLeft w:val="0"/>
      <w:marRight w:val="0"/>
      <w:marTop w:val="0"/>
      <w:marBottom w:val="0"/>
      <w:divBdr>
        <w:top w:val="none" w:sz="0" w:space="0" w:color="auto"/>
        <w:left w:val="none" w:sz="0" w:space="0" w:color="auto"/>
        <w:bottom w:val="none" w:sz="0" w:space="0" w:color="auto"/>
        <w:right w:val="none" w:sz="0" w:space="0" w:color="auto"/>
      </w:divBdr>
    </w:div>
    <w:div w:id="434786055">
      <w:marLeft w:val="0"/>
      <w:marRight w:val="0"/>
      <w:marTop w:val="0"/>
      <w:marBottom w:val="0"/>
      <w:divBdr>
        <w:top w:val="none" w:sz="0" w:space="0" w:color="auto"/>
        <w:left w:val="none" w:sz="0" w:space="0" w:color="auto"/>
        <w:bottom w:val="none" w:sz="0" w:space="0" w:color="auto"/>
        <w:right w:val="none" w:sz="0" w:space="0" w:color="auto"/>
      </w:divBdr>
    </w:div>
    <w:div w:id="434902675">
      <w:marLeft w:val="0"/>
      <w:marRight w:val="0"/>
      <w:marTop w:val="0"/>
      <w:marBottom w:val="0"/>
      <w:divBdr>
        <w:top w:val="none" w:sz="0" w:space="0" w:color="auto"/>
        <w:left w:val="none" w:sz="0" w:space="0" w:color="auto"/>
        <w:bottom w:val="none" w:sz="0" w:space="0" w:color="auto"/>
        <w:right w:val="none" w:sz="0" w:space="0" w:color="auto"/>
      </w:divBdr>
    </w:div>
    <w:div w:id="434978115">
      <w:marLeft w:val="0"/>
      <w:marRight w:val="0"/>
      <w:marTop w:val="0"/>
      <w:marBottom w:val="0"/>
      <w:divBdr>
        <w:top w:val="none" w:sz="0" w:space="0" w:color="auto"/>
        <w:left w:val="none" w:sz="0" w:space="0" w:color="auto"/>
        <w:bottom w:val="none" w:sz="0" w:space="0" w:color="auto"/>
        <w:right w:val="none" w:sz="0" w:space="0" w:color="auto"/>
      </w:divBdr>
    </w:div>
    <w:div w:id="435057182">
      <w:marLeft w:val="0"/>
      <w:marRight w:val="0"/>
      <w:marTop w:val="0"/>
      <w:marBottom w:val="0"/>
      <w:divBdr>
        <w:top w:val="none" w:sz="0" w:space="0" w:color="auto"/>
        <w:left w:val="none" w:sz="0" w:space="0" w:color="auto"/>
        <w:bottom w:val="none" w:sz="0" w:space="0" w:color="auto"/>
        <w:right w:val="none" w:sz="0" w:space="0" w:color="auto"/>
      </w:divBdr>
    </w:div>
    <w:div w:id="435177441">
      <w:marLeft w:val="0"/>
      <w:marRight w:val="0"/>
      <w:marTop w:val="0"/>
      <w:marBottom w:val="0"/>
      <w:divBdr>
        <w:top w:val="none" w:sz="0" w:space="0" w:color="auto"/>
        <w:left w:val="none" w:sz="0" w:space="0" w:color="auto"/>
        <w:bottom w:val="none" w:sz="0" w:space="0" w:color="auto"/>
        <w:right w:val="none" w:sz="0" w:space="0" w:color="auto"/>
      </w:divBdr>
    </w:div>
    <w:div w:id="435248364">
      <w:marLeft w:val="0"/>
      <w:marRight w:val="0"/>
      <w:marTop w:val="0"/>
      <w:marBottom w:val="0"/>
      <w:divBdr>
        <w:top w:val="none" w:sz="0" w:space="0" w:color="auto"/>
        <w:left w:val="none" w:sz="0" w:space="0" w:color="auto"/>
        <w:bottom w:val="none" w:sz="0" w:space="0" w:color="auto"/>
        <w:right w:val="none" w:sz="0" w:space="0" w:color="auto"/>
      </w:divBdr>
    </w:div>
    <w:div w:id="435250824">
      <w:marLeft w:val="0"/>
      <w:marRight w:val="0"/>
      <w:marTop w:val="0"/>
      <w:marBottom w:val="0"/>
      <w:divBdr>
        <w:top w:val="none" w:sz="0" w:space="0" w:color="auto"/>
        <w:left w:val="none" w:sz="0" w:space="0" w:color="auto"/>
        <w:bottom w:val="none" w:sz="0" w:space="0" w:color="auto"/>
        <w:right w:val="none" w:sz="0" w:space="0" w:color="auto"/>
      </w:divBdr>
    </w:div>
    <w:div w:id="435252073">
      <w:marLeft w:val="0"/>
      <w:marRight w:val="0"/>
      <w:marTop w:val="0"/>
      <w:marBottom w:val="0"/>
      <w:divBdr>
        <w:top w:val="none" w:sz="0" w:space="0" w:color="auto"/>
        <w:left w:val="none" w:sz="0" w:space="0" w:color="auto"/>
        <w:bottom w:val="none" w:sz="0" w:space="0" w:color="auto"/>
        <w:right w:val="none" w:sz="0" w:space="0" w:color="auto"/>
      </w:divBdr>
    </w:div>
    <w:div w:id="435292809">
      <w:marLeft w:val="0"/>
      <w:marRight w:val="0"/>
      <w:marTop w:val="0"/>
      <w:marBottom w:val="0"/>
      <w:divBdr>
        <w:top w:val="none" w:sz="0" w:space="0" w:color="auto"/>
        <w:left w:val="none" w:sz="0" w:space="0" w:color="auto"/>
        <w:bottom w:val="none" w:sz="0" w:space="0" w:color="auto"/>
        <w:right w:val="none" w:sz="0" w:space="0" w:color="auto"/>
      </w:divBdr>
    </w:div>
    <w:div w:id="435294797">
      <w:marLeft w:val="0"/>
      <w:marRight w:val="0"/>
      <w:marTop w:val="0"/>
      <w:marBottom w:val="0"/>
      <w:divBdr>
        <w:top w:val="none" w:sz="0" w:space="0" w:color="auto"/>
        <w:left w:val="none" w:sz="0" w:space="0" w:color="auto"/>
        <w:bottom w:val="none" w:sz="0" w:space="0" w:color="auto"/>
        <w:right w:val="none" w:sz="0" w:space="0" w:color="auto"/>
      </w:divBdr>
    </w:div>
    <w:div w:id="435367972">
      <w:marLeft w:val="0"/>
      <w:marRight w:val="0"/>
      <w:marTop w:val="0"/>
      <w:marBottom w:val="0"/>
      <w:divBdr>
        <w:top w:val="none" w:sz="0" w:space="0" w:color="auto"/>
        <w:left w:val="none" w:sz="0" w:space="0" w:color="auto"/>
        <w:bottom w:val="none" w:sz="0" w:space="0" w:color="auto"/>
        <w:right w:val="none" w:sz="0" w:space="0" w:color="auto"/>
      </w:divBdr>
    </w:div>
    <w:div w:id="435515865">
      <w:marLeft w:val="0"/>
      <w:marRight w:val="0"/>
      <w:marTop w:val="0"/>
      <w:marBottom w:val="0"/>
      <w:divBdr>
        <w:top w:val="none" w:sz="0" w:space="0" w:color="auto"/>
        <w:left w:val="none" w:sz="0" w:space="0" w:color="auto"/>
        <w:bottom w:val="none" w:sz="0" w:space="0" w:color="auto"/>
        <w:right w:val="none" w:sz="0" w:space="0" w:color="auto"/>
      </w:divBdr>
    </w:div>
    <w:div w:id="435684009">
      <w:marLeft w:val="0"/>
      <w:marRight w:val="0"/>
      <w:marTop w:val="0"/>
      <w:marBottom w:val="0"/>
      <w:divBdr>
        <w:top w:val="none" w:sz="0" w:space="0" w:color="auto"/>
        <w:left w:val="none" w:sz="0" w:space="0" w:color="auto"/>
        <w:bottom w:val="none" w:sz="0" w:space="0" w:color="auto"/>
        <w:right w:val="none" w:sz="0" w:space="0" w:color="auto"/>
      </w:divBdr>
    </w:div>
    <w:div w:id="435684946">
      <w:bodyDiv w:val="1"/>
      <w:marLeft w:val="0"/>
      <w:marRight w:val="0"/>
      <w:marTop w:val="0"/>
      <w:marBottom w:val="0"/>
      <w:divBdr>
        <w:top w:val="none" w:sz="0" w:space="0" w:color="auto"/>
        <w:left w:val="none" w:sz="0" w:space="0" w:color="auto"/>
        <w:bottom w:val="none" w:sz="0" w:space="0" w:color="auto"/>
        <w:right w:val="none" w:sz="0" w:space="0" w:color="auto"/>
      </w:divBdr>
    </w:div>
    <w:div w:id="435709319">
      <w:marLeft w:val="0"/>
      <w:marRight w:val="0"/>
      <w:marTop w:val="0"/>
      <w:marBottom w:val="0"/>
      <w:divBdr>
        <w:top w:val="none" w:sz="0" w:space="0" w:color="auto"/>
        <w:left w:val="none" w:sz="0" w:space="0" w:color="auto"/>
        <w:bottom w:val="none" w:sz="0" w:space="0" w:color="auto"/>
        <w:right w:val="none" w:sz="0" w:space="0" w:color="auto"/>
      </w:divBdr>
    </w:div>
    <w:div w:id="435752273">
      <w:marLeft w:val="0"/>
      <w:marRight w:val="0"/>
      <w:marTop w:val="0"/>
      <w:marBottom w:val="0"/>
      <w:divBdr>
        <w:top w:val="none" w:sz="0" w:space="0" w:color="auto"/>
        <w:left w:val="none" w:sz="0" w:space="0" w:color="auto"/>
        <w:bottom w:val="none" w:sz="0" w:space="0" w:color="auto"/>
        <w:right w:val="none" w:sz="0" w:space="0" w:color="auto"/>
      </w:divBdr>
    </w:div>
    <w:div w:id="435756926">
      <w:marLeft w:val="0"/>
      <w:marRight w:val="0"/>
      <w:marTop w:val="0"/>
      <w:marBottom w:val="0"/>
      <w:divBdr>
        <w:top w:val="none" w:sz="0" w:space="0" w:color="auto"/>
        <w:left w:val="none" w:sz="0" w:space="0" w:color="auto"/>
        <w:bottom w:val="none" w:sz="0" w:space="0" w:color="auto"/>
        <w:right w:val="none" w:sz="0" w:space="0" w:color="auto"/>
      </w:divBdr>
    </w:div>
    <w:div w:id="435759399">
      <w:marLeft w:val="0"/>
      <w:marRight w:val="0"/>
      <w:marTop w:val="0"/>
      <w:marBottom w:val="0"/>
      <w:divBdr>
        <w:top w:val="none" w:sz="0" w:space="0" w:color="auto"/>
        <w:left w:val="none" w:sz="0" w:space="0" w:color="auto"/>
        <w:bottom w:val="none" w:sz="0" w:space="0" w:color="auto"/>
        <w:right w:val="none" w:sz="0" w:space="0" w:color="auto"/>
      </w:divBdr>
    </w:div>
    <w:div w:id="435952439">
      <w:marLeft w:val="0"/>
      <w:marRight w:val="0"/>
      <w:marTop w:val="0"/>
      <w:marBottom w:val="0"/>
      <w:divBdr>
        <w:top w:val="none" w:sz="0" w:space="0" w:color="auto"/>
        <w:left w:val="none" w:sz="0" w:space="0" w:color="auto"/>
        <w:bottom w:val="none" w:sz="0" w:space="0" w:color="auto"/>
        <w:right w:val="none" w:sz="0" w:space="0" w:color="auto"/>
      </w:divBdr>
    </w:div>
    <w:div w:id="436096533">
      <w:marLeft w:val="0"/>
      <w:marRight w:val="0"/>
      <w:marTop w:val="0"/>
      <w:marBottom w:val="0"/>
      <w:divBdr>
        <w:top w:val="none" w:sz="0" w:space="0" w:color="auto"/>
        <w:left w:val="none" w:sz="0" w:space="0" w:color="auto"/>
        <w:bottom w:val="none" w:sz="0" w:space="0" w:color="auto"/>
        <w:right w:val="none" w:sz="0" w:space="0" w:color="auto"/>
      </w:divBdr>
    </w:div>
    <w:div w:id="436297890">
      <w:marLeft w:val="0"/>
      <w:marRight w:val="0"/>
      <w:marTop w:val="0"/>
      <w:marBottom w:val="0"/>
      <w:divBdr>
        <w:top w:val="none" w:sz="0" w:space="0" w:color="auto"/>
        <w:left w:val="none" w:sz="0" w:space="0" w:color="auto"/>
        <w:bottom w:val="none" w:sz="0" w:space="0" w:color="auto"/>
        <w:right w:val="none" w:sz="0" w:space="0" w:color="auto"/>
      </w:divBdr>
    </w:div>
    <w:div w:id="436338828">
      <w:bodyDiv w:val="1"/>
      <w:marLeft w:val="0"/>
      <w:marRight w:val="0"/>
      <w:marTop w:val="0"/>
      <w:marBottom w:val="0"/>
      <w:divBdr>
        <w:top w:val="none" w:sz="0" w:space="0" w:color="auto"/>
        <w:left w:val="none" w:sz="0" w:space="0" w:color="auto"/>
        <w:bottom w:val="none" w:sz="0" w:space="0" w:color="auto"/>
        <w:right w:val="none" w:sz="0" w:space="0" w:color="auto"/>
      </w:divBdr>
    </w:div>
    <w:div w:id="436340420">
      <w:marLeft w:val="0"/>
      <w:marRight w:val="0"/>
      <w:marTop w:val="0"/>
      <w:marBottom w:val="0"/>
      <w:divBdr>
        <w:top w:val="none" w:sz="0" w:space="0" w:color="auto"/>
        <w:left w:val="none" w:sz="0" w:space="0" w:color="auto"/>
        <w:bottom w:val="none" w:sz="0" w:space="0" w:color="auto"/>
        <w:right w:val="none" w:sz="0" w:space="0" w:color="auto"/>
      </w:divBdr>
    </w:div>
    <w:div w:id="436484984">
      <w:marLeft w:val="0"/>
      <w:marRight w:val="0"/>
      <w:marTop w:val="0"/>
      <w:marBottom w:val="0"/>
      <w:divBdr>
        <w:top w:val="none" w:sz="0" w:space="0" w:color="auto"/>
        <w:left w:val="none" w:sz="0" w:space="0" w:color="auto"/>
        <w:bottom w:val="none" w:sz="0" w:space="0" w:color="auto"/>
        <w:right w:val="none" w:sz="0" w:space="0" w:color="auto"/>
      </w:divBdr>
    </w:div>
    <w:div w:id="436485331">
      <w:marLeft w:val="0"/>
      <w:marRight w:val="0"/>
      <w:marTop w:val="0"/>
      <w:marBottom w:val="0"/>
      <w:divBdr>
        <w:top w:val="none" w:sz="0" w:space="0" w:color="auto"/>
        <w:left w:val="none" w:sz="0" w:space="0" w:color="auto"/>
        <w:bottom w:val="none" w:sz="0" w:space="0" w:color="auto"/>
        <w:right w:val="none" w:sz="0" w:space="0" w:color="auto"/>
      </w:divBdr>
    </w:div>
    <w:div w:id="436487183">
      <w:marLeft w:val="0"/>
      <w:marRight w:val="0"/>
      <w:marTop w:val="0"/>
      <w:marBottom w:val="0"/>
      <w:divBdr>
        <w:top w:val="none" w:sz="0" w:space="0" w:color="auto"/>
        <w:left w:val="none" w:sz="0" w:space="0" w:color="auto"/>
        <w:bottom w:val="none" w:sz="0" w:space="0" w:color="auto"/>
        <w:right w:val="none" w:sz="0" w:space="0" w:color="auto"/>
      </w:divBdr>
    </w:div>
    <w:div w:id="436678998">
      <w:marLeft w:val="0"/>
      <w:marRight w:val="0"/>
      <w:marTop w:val="0"/>
      <w:marBottom w:val="0"/>
      <w:divBdr>
        <w:top w:val="none" w:sz="0" w:space="0" w:color="auto"/>
        <w:left w:val="none" w:sz="0" w:space="0" w:color="auto"/>
        <w:bottom w:val="none" w:sz="0" w:space="0" w:color="auto"/>
        <w:right w:val="none" w:sz="0" w:space="0" w:color="auto"/>
      </w:divBdr>
    </w:div>
    <w:div w:id="436683280">
      <w:marLeft w:val="0"/>
      <w:marRight w:val="0"/>
      <w:marTop w:val="0"/>
      <w:marBottom w:val="0"/>
      <w:divBdr>
        <w:top w:val="none" w:sz="0" w:space="0" w:color="auto"/>
        <w:left w:val="none" w:sz="0" w:space="0" w:color="auto"/>
        <w:bottom w:val="none" w:sz="0" w:space="0" w:color="auto"/>
        <w:right w:val="none" w:sz="0" w:space="0" w:color="auto"/>
      </w:divBdr>
    </w:div>
    <w:div w:id="436800490">
      <w:marLeft w:val="0"/>
      <w:marRight w:val="0"/>
      <w:marTop w:val="0"/>
      <w:marBottom w:val="0"/>
      <w:divBdr>
        <w:top w:val="none" w:sz="0" w:space="0" w:color="auto"/>
        <w:left w:val="none" w:sz="0" w:space="0" w:color="auto"/>
        <w:bottom w:val="none" w:sz="0" w:space="0" w:color="auto"/>
        <w:right w:val="none" w:sz="0" w:space="0" w:color="auto"/>
      </w:divBdr>
    </w:div>
    <w:div w:id="436826422">
      <w:marLeft w:val="0"/>
      <w:marRight w:val="0"/>
      <w:marTop w:val="0"/>
      <w:marBottom w:val="0"/>
      <w:divBdr>
        <w:top w:val="none" w:sz="0" w:space="0" w:color="auto"/>
        <w:left w:val="none" w:sz="0" w:space="0" w:color="auto"/>
        <w:bottom w:val="none" w:sz="0" w:space="0" w:color="auto"/>
        <w:right w:val="none" w:sz="0" w:space="0" w:color="auto"/>
      </w:divBdr>
    </w:div>
    <w:div w:id="436872821">
      <w:marLeft w:val="0"/>
      <w:marRight w:val="0"/>
      <w:marTop w:val="0"/>
      <w:marBottom w:val="0"/>
      <w:divBdr>
        <w:top w:val="none" w:sz="0" w:space="0" w:color="auto"/>
        <w:left w:val="none" w:sz="0" w:space="0" w:color="auto"/>
        <w:bottom w:val="none" w:sz="0" w:space="0" w:color="auto"/>
        <w:right w:val="none" w:sz="0" w:space="0" w:color="auto"/>
      </w:divBdr>
    </w:div>
    <w:div w:id="436945016">
      <w:marLeft w:val="0"/>
      <w:marRight w:val="0"/>
      <w:marTop w:val="0"/>
      <w:marBottom w:val="0"/>
      <w:divBdr>
        <w:top w:val="none" w:sz="0" w:space="0" w:color="auto"/>
        <w:left w:val="none" w:sz="0" w:space="0" w:color="auto"/>
        <w:bottom w:val="none" w:sz="0" w:space="0" w:color="auto"/>
        <w:right w:val="none" w:sz="0" w:space="0" w:color="auto"/>
      </w:divBdr>
    </w:div>
    <w:div w:id="436950506">
      <w:marLeft w:val="0"/>
      <w:marRight w:val="0"/>
      <w:marTop w:val="0"/>
      <w:marBottom w:val="0"/>
      <w:divBdr>
        <w:top w:val="none" w:sz="0" w:space="0" w:color="auto"/>
        <w:left w:val="none" w:sz="0" w:space="0" w:color="auto"/>
        <w:bottom w:val="none" w:sz="0" w:space="0" w:color="auto"/>
        <w:right w:val="none" w:sz="0" w:space="0" w:color="auto"/>
      </w:divBdr>
    </w:div>
    <w:div w:id="437063668">
      <w:marLeft w:val="0"/>
      <w:marRight w:val="0"/>
      <w:marTop w:val="0"/>
      <w:marBottom w:val="0"/>
      <w:divBdr>
        <w:top w:val="none" w:sz="0" w:space="0" w:color="auto"/>
        <w:left w:val="none" w:sz="0" w:space="0" w:color="auto"/>
        <w:bottom w:val="none" w:sz="0" w:space="0" w:color="auto"/>
        <w:right w:val="none" w:sz="0" w:space="0" w:color="auto"/>
      </w:divBdr>
    </w:div>
    <w:div w:id="437067166">
      <w:marLeft w:val="0"/>
      <w:marRight w:val="0"/>
      <w:marTop w:val="0"/>
      <w:marBottom w:val="0"/>
      <w:divBdr>
        <w:top w:val="none" w:sz="0" w:space="0" w:color="auto"/>
        <w:left w:val="none" w:sz="0" w:space="0" w:color="auto"/>
        <w:bottom w:val="none" w:sz="0" w:space="0" w:color="auto"/>
        <w:right w:val="none" w:sz="0" w:space="0" w:color="auto"/>
      </w:divBdr>
    </w:div>
    <w:div w:id="437142067">
      <w:marLeft w:val="0"/>
      <w:marRight w:val="0"/>
      <w:marTop w:val="0"/>
      <w:marBottom w:val="0"/>
      <w:divBdr>
        <w:top w:val="none" w:sz="0" w:space="0" w:color="auto"/>
        <w:left w:val="none" w:sz="0" w:space="0" w:color="auto"/>
        <w:bottom w:val="none" w:sz="0" w:space="0" w:color="auto"/>
        <w:right w:val="none" w:sz="0" w:space="0" w:color="auto"/>
      </w:divBdr>
    </w:div>
    <w:div w:id="437142900">
      <w:marLeft w:val="0"/>
      <w:marRight w:val="0"/>
      <w:marTop w:val="0"/>
      <w:marBottom w:val="0"/>
      <w:divBdr>
        <w:top w:val="none" w:sz="0" w:space="0" w:color="auto"/>
        <w:left w:val="none" w:sz="0" w:space="0" w:color="auto"/>
        <w:bottom w:val="none" w:sz="0" w:space="0" w:color="auto"/>
        <w:right w:val="none" w:sz="0" w:space="0" w:color="auto"/>
      </w:divBdr>
    </w:div>
    <w:div w:id="437215260">
      <w:marLeft w:val="0"/>
      <w:marRight w:val="0"/>
      <w:marTop w:val="0"/>
      <w:marBottom w:val="0"/>
      <w:divBdr>
        <w:top w:val="none" w:sz="0" w:space="0" w:color="auto"/>
        <w:left w:val="none" w:sz="0" w:space="0" w:color="auto"/>
        <w:bottom w:val="none" w:sz="0" w:space="0" w:color="auto"/>
        <w:right w:val="none" w:sz="0" w:space="0" w:color="auto"/>
      </w:divBdr>
    </w:div>
    <w:div w:id="437216331">
      <w:marLeft w:val="0"/>
      <w:marRight w:val="0"/>
      <w:marTop w:val="0"/>
      <w:marBottom w:val="0"/>
      <w:divBdr>
        <w:top w:val="none" w:sz="0" w:space="0" w:color="auto"/>
        <w:left w:val="none" w:sz="0" w:space="0" w:color="auto"/>
        <w:bottom w:val="none" w:sz="0" w:space="0" w:color="auto"/>
        <w:right w:val="none" w:sz="0" w:space="0" w:color="auto"/>
      </w:divBdr>
    </w:div>
    <w:div w:id="437221959">
      <w:marLeft w:val="0"/>
      <w:marRight w:val="0"/>
      <w:marTop w:val="0"/>
      <w:marBottom w:val="0"/>
      <w:divBdr>
        <w:top w:val="none" w:sz="0" w:space="0" w:color="auto"/>
        <w:left w:val="none" w:sz="0" w:space="0" w:color="auto"/>
        <w:bottom w:val="none" w:sz="0" w:space="0" w:color="auto"/>
        <w:right w:val="none" w:sz="0" w:space="0" w:color="auto"/>
      </w:divBdr>
    </w:div>
    <w:div w:id="437454592">
      <w:marLeft w:val="0"/>
      <w:marRight w:val="0"/>
      <w:marTop w:val="0"/>
      <w:marBottom w:val="0"/>
      <w:divBdr>
        <w:top w:val="none" w:sz="0" w:space="0" w:color="auto"/>
        <w:left w:val="none" w:sz="0" w:space="0" w:color="auto"/>
        <w:bottom w:val="none" w:sz="0" w:space="0" w:color="auto"/>
        <w:right w:val="none" w:sz="0" w:space="0" w:color="auto"/>
      </w:divBdr>
    </w:div>
    <w:div w:id="437456524">
      <w:marLeft w:val="0"/>
      <w:marRight w:val="0"/>
      <w:marTop w:val="0"/>
      <w:marBottom w:val="0"/>
      <w:divBdr>
        <w:top w:val="none" w:sz="0" w:space="0" w:color="auto"/>
        <w:left w:val="none" w:sz="0" w:space="0" w:color="auto"/>
        <w:bottom w:val="none" w:sz="0" w:space="0" w:color="auto"/>
        <w:right w:val="none" w:sz="0" w:space="0" w:color="auto"/>
      </w:divBdr>
    </w:div>
    <w:div w:id="437599134">
      <w:marLeft w:val="0"/>
      <w:marRight w:val="0"/>
      <w:marTop w:val="0"/>
      <w:marBottom w:val="0"/>
      <w:divBdr>
        <w:top w:val="none" w:sz="0" w:space="0" w:color="auto"/>
        <w:left w:val="none" w:sz="0" w:space="0" w:color="auto"/>
        <w:bottom w:val="none" w:sz="0" w:space="0" w:color="auto"/>
        <w:right w:val="none" w:sz="0" w:space="0" w:color="auto"/>
      </w:divBdr>
    </w:div>
    <w:div w:id="437678301">
      <w:marLeft w:val="0"/>
      <w:marRight w:val="0"/>
      <w:marTop w:val="0"/>
      <w:marBottom w:val="0"/>
      <w:divBdr>
        <w:top w:val="none" w:sz="0" w:space="0" w:color="auto"/>
        <w:left w:val="none" w:sz="0" w:space="0" w:color="auto"/>
        <w:bottom w:val="none" w:sz="0" w:space="0" w:color="auto"/>
        <w:right w:val="none" w:sz="0" w:space="0" w:color="auto"/>
      </w:divBdr>
    </w:div>
    <w:div w:id="437716827">
      <w:marLeft w:val="0"/>
      <w:marRight w:val="0"/>
      <w:marTop w:val="0"/>
      <w:marBottom w:val="0"/>
      <w:divBdr>
        <w:top w:val="none" w:sz="0" w:space="0" w:color="auto"/>
        <w:left w:val="none" w:sz="0" w:space="0" w:color="auto"/>
        <w:bottom w:val="none" w:sz="0" w:space="0" w:color="auto"/>
        <w:right w:val="none" w:sz="0" w:space="0" w:color="auto"/>
      </w:divBdr>
    </w:div>
    <w:div w:id="437720547">
      <w:marLeft w:val="0"/>
      <w:marRight w:val="0"/>
      <w:marTop w:val="0"/>
      <w:marBottom w:val="0"/>
      <w:divBdr>
        <w:top w:val="none" w:sz="0" w:space="0" w:color="auto"/>
        <w:left w:val="none" w:sz="0" w:space="0" w:color="auto"/>
        <w:bottom w:val="none" w:sz="0" w:space="0" w:color="auto"/>
        <w:right w:val="none" w:sz="0" w:space="0" w:color="auto"/>
      </w:divBdr>
    </w:div>
    <w:div w:id="437871391">
      <w:marLeft w:val="0"/>
      <w:marRight w:val="0"/>
      <w:marTop w:val="0"/>
      <w:marBottom w:val="0"/>
      <w:divBdr>
        <w:top w:val="none" w:sz="0" w:space="0" w:color="auto"/>
        <w:left w:val="none" w:sz="0" w:space="0" w:color="auto"/>
        <w:bottom w:val="none" w:sz="0" w:space="0" w:color="auto"/>
        <w:right w:val="none" w:sz="0" w:space="0" w:color="auto"/>
      </w:divBdr>
    </w:div>
    <w:div w:id="437872019">
      <w:marLeft w:val="0"/>
      <w:marRight w:val="0"/>
      <w:marTop w:val="0"/>
      <w:marBottom w:val="0"/>
      <w:divBdr>
        <w:top w:val="none" w:sz="0" w:space="0" w:color="auto"/>
        <w:left w:val="none" w:sz="0" w:space="0" w:color="auto"/>
        <w:bottom w:val="none" w:sz="0" w:space="0" w:color="auto"/>
        <w:right w:val="none" w:sz="0" w:space="0" w:color="auto"/>
      </w:divBdr>
    </w:div>
    <w:div w:id="437918442">
      <w:marLeft w:val="0"/>
      <w:marRight w:val="0"/>
      <w:marTop w:val="0"/>
      <w:marBottom w:val="0"/>
      <w:divBdr>
        <w:top w:val="none" w:sz="0" w:space="0" w:color="auto"/>
        <w:left w:val="none" w:sz="0" w:space="0" w:color="auto"/>
        <w:bottom w:val="none" w:sz="0" w:space="0" w:color="auto"/>
        <w:right w:val="none" w:sz="0" w:space="0" w:color="auto"/>
      </w:divBdr>
    </w:div>
    <w:div w:id="437988638">
      <w:marLeft w:val="0"/>
      <w:marRight w:val="0"/>
      <w:marTop w:val="0"/>
      <w:marBottom w:val="0"/>
      <w:divBdr>
        <w:top w:val="none" w:sz="0" w:space="0" w:color="auto"/>
        <w:left w:val="none" w:sz="0" w:space="0" w:color="auto"/>
        <w:bottom w:val="none" w:sz="0" w:space="0" w:color="auto"/>
        <w:right w:val="none" w:sz="0" w:space="0" w:color="auto"/>
      </w:divBdr>
    </w:div>
    <w:div w:id="437991036">
      <w:marLeft w:val="0"/>
      <w:marRight w:val="0"/>
      <w:marTop w:val="0"/>
      <w:marBottom w:val="0"/>
      <w:divBdr>
        <w:top w:val="none" w:sz="0" w:space="0" w:color="auto"/>
        <w:left w:val="none" w:sz="0" w:space="0" w:color="auto"/>
        <w:bottom w:val="none" w:sz="0" w:space="0" w:color="auto"/>
        <w:right w:val="none" w:sz="0" w:space="0" w:color="auto"/>
      </w:divBdr>
    </w:div>
    <w:div w:id="438064593">
      <w:marLeft w:val="0"/>
      <w:marRight w:val="0"/>
      <w:marTop w:val="0"/>
      <w:marBottom w:val="0"/>
      <w:divBdr>
        <w:top w:val="none" w:sz="0" w:space="0" w:color="auto"/>
        <w:left w:val="none" w:sz="0" w:space="0" w:color="auto"/>
        <w:bottom w:val="none" w:sz="0" w:space="0" w:color="auto"/>
        <w:right w:val="none" w:sz="0" w:space="0" w:color="auto"/>
      </w:divBdr>
    </w:div>
    <w:div w:id="438138426">
      <w:marLeft w:val="0"/>
      <w:marRight w:val="0"/>
      <w:marTop w:val="0"/>
      <w:marBottom w:val="0"/>
      <w:divBdr>
        <w:top w:val="none" w:sz="0" w:space="0" w:color="auto"/>
        <w:left w:val="none" w:sz="0" w:space="0" w:color="auto"/>
        <w:bottom w:val="none" w:sz="0" w:space="0" w:color="auto"/>
        <w:right w:val="none" w:sz="0" w:space="0" w:color="auto"/>
      </w:divBdr>
    </w:div>
    <w:div w:id="438261501">
      <w:marLeft w:val="0"/>
      <w:marRight w:val="0"/>
      <w:marTop w:val="0"/>
      <w:marBottom w:val="0"/>
      <w:divBdr>
        <w:top w:val="none" w:sz="0" w:space="0" w:color="auto"/>
        <w:left w:val="none" w:sz="0" w:space="0" w:color="auto"/>
        <w:bottom w:val="none" w:sz="0" w:space="0" w:color="auto"/>
        <w:right w:val="none" w:sz="0" w:space="0" w:color="auto"/>
      </w:divBdr>
    </w:div>
    <w:div w:id="438332423">
      <w:marLeft w:val="0"/>
      <w:marRight w:val="0"/>
      <w:marTop w:val="0"/>
      <w:marBottom w:val="0"/>
      <w:divBdr>
        <w:top w:val="none" w:sz="0" w:space="0" w:color="auto"/>
        <w:left w:val="none" w:sz="0" w:space="0" w:color="auto"/>
        <w:bottom w:val="none" w:sz="0" w:space="0" w:color="auto"/>
        <w:right w:val="none" w:sz="0" w:space="0" w:color="auto"/>
      </w:divBdr>
    </w:div>
    <w:div w:id="438335146">
      <w:marLeft w:val="0"/>
      <w:marRight w:val="0"/>
      <w:marTop w:val="0"/>
      <w:marBottom w:val="0"/>
      <w:divBdr>
        <w:top w:val="none" w:sz="0" w:space="0" w:color="auto"/>
        <w:left w:val="none" w:sz="0" w:space="0" w:color="auto"/>
        <w:bottom w:val="none" w:sz="0" w:space="0" w:color="auto"/>
        <w:right w:val="none" w:sz="0" w:space="0" w:color="auto"/>
      </w:divBdr>
    </w:div>
    <w:div w:id="438337040">
      <w:marLeft w:val="0"/>
      <w:marRight w:val="0"/>
      <w:marTop w:val="0"/>
      <w:marBottom w:val="0"/>
      <w:divBdr>
        <w:top w:val="none" w:sz="0" w:space="0" w:color="auto"/>
        <w:left w:val="none" w:sz="0" w:space="0" w:color="auto"/>
        <w:bottom w:val="none" w:sz="0" w:space="0" w:color="auto"/>
        <w:right w:val="none" w:sz="0" w:space="0" w:color="auto"/>
      </w:divBdr>
    </w:div>
    <w:div w:id="438337352">
      <w:marLeft w:val="0"/>
      <w:marRight w:val="0"/>
      <w:marTop w:val="0"/>
      <w:marBottom w:val="0"/>
      <w:divBdr>
        <w:top w:val="none" w:sz="0" w:space="0" w:color="auto"/>
        <w:left w:val="none" w:sz="0" w:space="0" w:color="auto"/>
        <w:bottom w:val="none" w:sz="0" w:space="0" w:color="auto"/>
        <w:right w:val="none" w:sz="0" w:space="0" w:color="auto"/>
      </w:divBdr>
    </w:div>
    <w:div w:id="438380041">
      <w:marLeft w:val="0"/>
      <w:marRight w:val="0"/>
      <w:marTop w:val="0"/>
      <w:marBottom w:val="0"/>
      <w:divBdr>
        <w:top w:val="none" w:sz="0" w:space="0" w:color="auto"/>
        <w:left w:val="none" w:sz="0" w:space="0" w:color="auto"/>
        <w:bottom w:val="none" w:sz="0" w:space="0" w:color="auto"/>
        <w:right w:val="none" w:sz="0" w:space="0" w:color="auto"/>
      </w:divBdr>
    </w:div>
    <w:div w:id="438571443">
      <w:marLeft w:val="0"/>
      <w:marRight w:val="0"/>
      <w:marTop w:val="0"/>
      <w:marBottom w:val="0"/>
      <w:divBdr>
        <w:top w:val="none" w:sz="0" w:space="0" w:color="auto"/>
        <w:left w:val="none" w:sz="0" w:space="0" w:color="auto"/>
        <w:bottom w:val="none" w:sz="0" w:space="0" w:color="auto"/>
        <w:right w:val="none" w:sz="0" w:space="0" w:color="auto"/>
      </w:divBdr>
    </w:div>
    <w:div w:id="438768232">
      <w:marLeft w:val="0"/>
      <w:marRight w:val="0"/>
      <w:marTop w:val="0"/>
      <w:marBottom w:val="0"/>
      <w:divBdr>
        <w:top w:val="none" w:sz="0" w:space="0" w:color="auto"/>
        <w:left w:val="none" w:sz="0" w:space="0" w:color="auto"/>
        <w:bottom w:val="none" w:sz="0" w:space="0" w:color="auto"/>
        <w:right w:val="none" w:sz="0" w:space="0" w:color="auto"/>
      </w:divBdr>
    </w:div>
    <w:div w:id="438791812">
      <w:marLeft w:val="0"/>
      <w:marRight w:val="0"/>
      <w:marTop w:val="0"/>
      <w:marBottom w:val="0"/>
      <w:divBdr>
        <w:top w:val="none" w:sz="0" w:space="0" w:color="auto"/>
        <w:left w:val="none" w:sz="0" w:space="0" w:color="auto"/>
        <w:bottom w:val="none" w:sz="0" w:space="0" w:color="auto"/>
        <w:right w:val="none" w:sz="0" w:space="0" w:color="auto"/>
      </w:divBdr>
    </w:div>
    <w:div w:id="438914735">
      <w:marLeft w:val="0"/>
      <w:marRight w:val="0"/>
      <w:marTop w:val="0"/>
      <w:marBottom w:val="0"/>
      <w:divBdr>
        <w:top w:val="none" w:sz="0" w:space="0" w:color="auto"/>
        <w:left w:val="none" w:sz="0" w:space="0" w:color="auto"/>
        <w:bottom w:val="none" w:sz="0" w:space="0" w:color="auto"/>
        <w:right w:val="none" w:sz="0" w:space="0" w:color="auto"/>
      </w:divBdr>
    </w:div>
    <w:div w:id="438916214">
      <w:marLeft w:val="0"/>
      <w:marRight w:val="0"/>
      <w:marTop w:val="0"/>
      <w:marBottom w:val="0"/>
      <w:divBdr>
        <w:top w:val="none" w:sz="0" w:space="0" w:color="auto"/>
        <w:left w:val="none" w:sz="0" w:space="0" w:color="auto"/>
        <w:bottom w:val="none" w:sz="0" w:space="0" w:color="auto"/>
        <w:right w:val="none" w:sz="0" w:space="0" w:color="auto"/>
      </w:divBdr>
    </w:div>
    <w:div w:id="439034057">
      <w:marLeft w:val="0"/>
      <w:marRight w:val="0"/>
      <w:marTop w:val="0"/>
      <w:marBottom w:val="0"/>
      <w:divBdr>
        <w:top w:val="none" w:sz="0" w:space="0" w:color="auto"/>
        <w:left w:val="none" w:sz="0" w:space="0" w:color="auto"/>
        <w:bottom w:val="none" w:sz="0" w:space="0" w:color="auto"/>
        <w:right w:val="none" w:sz="0" w:space="0" w:color="auto"/>
      </w:divBdr>
    </w:div>
    <w:div w:id="439111052">
      <w:bodyDiv w:val="1"/>
      <w:marLeft w:val="0"/>
      <w:marRight w:val="0"/>
      <w:marTop w:val="0"/>
      <w:marBottom w:val="0"/>
      <w:divBdr>
        <w:top w:val="none" w:sz="0" w:space="0" w:color="auto"/>
        <w:left w:val="none" w:sz="0" w:space="0" w:color="auto"/>
        <w:bottom w:val="none" w:sz="0" w:space="0" w:color="auto"/>
        <w:right w:val="none" w:sz="0" w:space="0" w:color="auto"/>
      </w:divBdr>
    </w:div>
    <w:div w:id="439185654">
      <w:marLeft w:val="0"/>
      <w:marRight w:val="0"/>
      <w:marTop w:val="0"/>
      <w:marBottom w:val="0"/>
      <w:divBdr>
        <w:top w:val="none" w:sz="0" w:space="0" w:color="auto"/>
        <w:left w:val="none" w:sz="0" w:space="0" w:color="auto"/>
        <w:bottom w:val="none" w:sz="0" w:space="0" w:color="auto"/>
        <w:right w:val="none" w:sz="0" w:space="0" w:color="auto"/>
      </w:divBdr>
    </w:div>
    <w:div w:id="439224006">
      <w:marLeft w:val="0"/>
      <w:marRight w:val="0"/>
      <w:marTop w:val="0"/>
      <w:marBottom w:val="0"/>
      <w:divBdr>
        <w:top w:val="none" w:sz="0" w:space="0" w:color="auto"/>
        <w:left w:val="none" w:sz="0" w:space="0" w:color="auto"/>
        <w:bottom w:val="none" w:sz="0" w:space="0" w:color="auto"/>
        <w:right w:val="none" w:sz="0" w:space="0" w:color="auto"/>
      </w:divBdr>
    </w:div>
    <w:div w:id="439227776">
      <w:marLeft w:val="0"/>
      <w:marRight w:val="0"/>
      <w:marTop w:val="0"/>
      <w:marBottom w:val="0"/>
      <w:divBdr>
        <w:top w:val="none" w:sz="0" w:space="0" w:color="auto"/>
        <w:left w:val="none" w:sz="0" w:space="0" w:color="auto"/>
        <w:bottom w:val="none" w:sz="0" w:space="0" w:color="auto"/>
        <w:right w:val="none" w:sz="0" w:space="0" w:color="auto"/>
      </w:divBdr>
    </w:div>
    <w:div w:id="439301287">
      <w:marLeft w:val="0"/>
      <w:marRight w:val="0"/>
      <w:marTop w:val="0"/>
      <w:marBottom w:val="0"/>
      <w:divBdr>
        <w:top w:val="none" w:sz="0" w:space="0" w:color="auto"/>
        <w:left w:val="none" w:sz="0" w:space="0" w:color="auto"/>
        <w:bottom w:val="none" w:sz="0" w:space="0" w:color="auto"/>
        <w:right w:val="none" w:sz="0" w:space="0" w:color="auto"/>
      </w:divBdr>
    </w:div>
    <w:div w:id="439419913">
      <w:marLeft w:val="0"/>
      <w:marRight w:val="0"/>
      <w:marTop w:val="0"/>
      <w:marBottom w:val="0"/>
      <w:divBdr>
        <w:top w:val="none" w:sz="0" w:space="0" w:color="auto"/>
        <w:left w:val="none" w:sz="0" w:space="0" w:color="auto"/>
        <w:bottom w:val="none" w:sz="0" w:space="0" w:color="auto"/>
        <w:right w:val="none" w:sz="0" w:space="0" w:color="auto"/>
      </w:divBdr>
    </w:div>
    <w:div w:id="439567305">
      <w:marLeft w:val="0"/>
      <w:marRight w:val="0"/>
      <w:marTop w:val="0"/>
      <w:marBottom w:val="0"/>
      <w:divBdr>
        <w:top w:val="none" w:sz="0" w:space="0" w:color="auto"/>
        <w:left w:val="none" w:sz="0" w:space="0" w:color="auto"/>
        <w:bottom w:val="none" w:sz="0" w:space="0" w:color="auto"/>
        <w:right w:val="none" w:sz="0" w:space="0" w:color="auto"/>
      </w:divBdr>
    </w:div>
    <w:div w:id="439573596">
      <w:marLeft w:val="0"/>
      <w:marRight w:val="0"/>
      <w:marTop w:val="0"/>
      <w:marBottom w:val="0"/>
      <w:divBdr>
        <w:top w:val="none" w:sz="0" w:space="0" w:color="auto"/>
        <w:left w:val="none" w:sz="0" w:space="0" w:color="auto"/>
        <w:bottom w:val="none" w:sz="0" w:space="0" w:color="auto"/>
        <w:right w:val="none" w:sz="0" w:space="0" w:color="auto"/>
      </w:divBdr>
    </w:div>
    <w:div w:id="439686833">
      <w:marLeft w:val="0"/>
      <w:marRight w:val="0"/>
      <w:marTop w:val="0"/>
      <w:marBottom w:val="0"/>
      <w:divBdr>
        <w:top w:val="none" w:sz="0" w:space="0" w:color="auto"/>
        <w:left w:val="none" w:sz="0" w:space="0" w:color="auto"/>
        <w:bottom w:val="none" w:sz="0" w:space="0" w:color="auto"/>
        <w:right w:val="none" w:sz="0" w:space="0" w:color="auto"/>
      </w:divBdr>
    </w:div>
    <w:div w:id="439688504">
      <w:bodyDiv w:val="1"/>
      <w:marLeft w:val="0"/>
      <w:marRight w:val="0"/>
      <w:marTop w:val="0"/>
      <w:marBottom w:val="0"/>
      <w:divBdr>
        <w:top w:val="none" w:sz="0" w:space="0" w:color="auto"/>
        <w:left w:val="none" w:sz="0" w:space="0" w:color="auto"/>
        <w:bottom w:val="none" w:sz="0" w:space="0" w:color="auto"/>
        <w:right w:val="none" w:sz="0" w:space="0" w:color="auto"/>
      </w:divBdr>
    </w:div>
    <w:div w:id="439689733">
      <w:marLeft w:val="0"/>
      <w:marRight w:val="0"/>
      <w:marTop w:val="0"/>
      <w:marBottom w:val="0"/>
      <w:divBdr>
        <w:top w:val="none" w:sz="0" w:space="0" w:color="auto"/>
        <w:left w:val="none" w:sz="0" w:space="0" w:color="auto"/>
        <w:bottom w:val="none" w:sz="0" w:space="0" w:color="auto"/>
        <w:right w:val="none" w:sz="0" w:space="0" w:color="auto"/>
      </w:divBdr>
    </w:div>
    <w:div w:id="439953765">
      <w:marLeft w:val="0"/>
      <w:marRight w:val="0"/>
      <w:marTop w:val="0"/>
      <w:marBottom w:val="0"/>
      <w:divBdr>
        <w:top w:val="none" w:sz="0" w:space="0" w:color="auto"/>
        <w:left w:val="none" w:sz="0" w:space="0" w:color="auto"/>
        <w:bottom w:val="none" w:sz="0" w:space="0" w:color="auto"/>
        <w:right w:val="none" w:sz="0" w:space="0" w:color="auto"/>
      </w:divBdr>
    </w:div>
    <w:div w:id="439956984">
      <w:marLeft w:val="0"/>
      <w:marRight w:val="0"/>
      <w:marTop w:val="0"/>
      <w:marBottom w:val="0"/>
      <w:divBdr>
        <w:top w:val="none" w:sz="0" w:space="0" w:color="auto"/>
        <w:left w:val="none" w:sz="0" w:space="0" w:color="auto"/>
        <w:bottom w:val="none" w:sz="0" w:space="0" w:color="auto"/>
        <w:right w:val="none" w:sz="0" w:space="0" w:color="auto"/>
      </w:divBdr>
    </w:div>
    <w:div w:id="440031561">
      <w:marLeft w:val="0"/>
      <w:marRight w:val="0"/>
      <w:marTop w:val="0"/>
      <w:marBottom w:val="0"/>
      <w:divBdr>
        <w:top w:val="none" w:sz="0" w:space="0" w:color="auto"/>
        <w:left w:val="none" w:sz="0" w:space="0" w:color="auto"/>
        <w:bottom w:val="none" w:sz="0" w:space="0" w:color="auto"/>
        <w:right w:val="none" w:sz="0" w:space="0" w:color="auto"/>
      </w:divBdr>
    </w:div>
    <w:div w:id="440032062">
      <w:marLeft w:val="0"/>
      <w:marRight w:val="0"/>
      <w:marTop w:val="0"/>
      <w:marBottom w:val="0"/>
      <w:divBdr>
        <w:top w:val="none" w:sz="0" w:space="0" w:color="auto"/>
        <w:left w:val="none" w:sz="0" w:space="0" w:color="auto"/>
        <w:bottom w:val="none" w:sz="0" w:space="0" w:color="auto"/>
        <w:right w:val="none" w:sz="0" w:space="0" w:color="auto"/>
      </w:divBdr>
    </w:div>
    <w:div w:id="440034087">
      <w:marLeft w:val="0"/>
      <w:marRight w:val="0"/>
      <w:marTop w:val="0"/>
      <w:marBottom w:val="0"/>
      <w:divBdr>
        <w:top w:val="none" w:sz="0" w:space="0" w:color="auto"/>
        <w:left w:val="none" w:sz="0" w:space="0" w:color="auto"/>
        <w:bottom w:val="none" w:sz="0" w:space="0" w:color="auto"/>
        <w:right w:val="none" w:sz="0" w:space="0" w:color="auto"/>
      </w:divBdr>
    </w:div>
    <w:div w:id="440034467">
      <w:marLeft w:val="0"/>
      <w:marRight w:val="0"/>
      <w:marTop w:val="0"/>
      <w:marBottom w:val="0"/>
      <w:divBdr>
        <w:top w:val="none" w:sz="0" w:space="0" w:color="auto"/>
        <w:left w:val="none" w:sz="0" w:space="0" w:color="auto"/>
        <w:bottom w:val="none" w:sz="0" w:space="0" w:color="auto"/>
        <w:right w:val="none" w:sz="0" w:space="0" w:color="auto"/>
      </w:divBdr>
    </w:div>
    <w:div w:id="440102137">
      <w:marLeft w:val="0"/>
      <w:marRight w:val="0"/>
      <w:marTop w:val="0"/>
      <w:marBottom w:val="0"/>
      <w:divBdr>
        <w:top w:val="none" w:sz="0" w:space="0" w:color="auto"/>
        <w:left w:val="none" w:sz="0" w:space="0" w:color="auto"/>
        <w:bottom w:val="none" w:sz="0" w:space="0" w:color="auto"/>
        <w:right w:val="none" w:sz="0" w:space="0" w:color="auto"/>
      </w:divBdr>
    </w:div>
    <w:div w:id="440105754">
      <w:bodyDiv w:val="1"/>
      <w:marLeft w:val="0"/>
      <w:marRight w:val="0"/>
      <w:marTop w:val="0"/>
      <w:marBottom w:val="0"/>
      <w:divBdr>
        <w:top w:val="none" w:sz="0" w:space="0" w:color="auto"/>
        <w:left w:val="none" w:sz="0" w:space="0" w:color="auto"/>
        <w:bottom w:val="none" w:sz="0" w:space="0" w:color="auto"/>
        <w:right w:val="none" w:sz="0" w:space="0" w:color="auto"/>
      </w:divBdr>
    </w:div>
    <w:div w:id="440153013">
      <w:marLeft w:val="0"/>
      <w:marRight w:val="0"/>
      <w:marTop w:val="0"/>
      <w:marBottom w:val="0"/>
      <w:divBdr>
        <w:top w:val="none" w:sz="0" w:space="0" w:color="auto"/>
        <w:left w:val="none" w:sz="0" w:space="0" w:color="auto"/>
        <w:bottom w:val="none" w:sz="0" w:space="0" w:color="auto"/>
        <w:right w:val="none" w:sz="0" w:space="0" w:color="auto"/>
      </w:divBdr>
    </w:div>
    <w:div w:id="440220697">
      <w:marLeft w:val="0"/>
      <w:marRight w:val="0"/>
      <w:marTop w:val="0"/>
      <w:marBottom w:val="0"/>
      <w:divBdr>
        <w:top w:val="none" w:sz="0" w:space="0" w:color="auto"/>
        <w:left w:val="none" w:sz="0" w:space="0" w:color="auto"/>
        <w:bottom w:val="none" w:sz="0" w:space="0" w:color="auto"/>
        <w:right w:val="none" w:sz="0" w:space="0" w:color="auto"/>
      </w:divBdr>
    </w:div>
    <w:div w:id="440341454">
      <w:marLeft w:val="0"/>
      <w:marRight w:val="0"/>
      <w:marTop w:val="0"/>
      <w:marBottom w:val="0"/>
      <w:divBdr>
        <w:top w:val="none" w:sz="0" w:space="0" w:color="auto"/>
        <w:left w:val="none" w:sz="0" w:space="0" w:color="auto"/>
        <w:bottom w:val="none" w:sz="0" w:space="0" w:color="auto"/>
        <w:right w:val="none" w:sz="0" w:space="0" w:color="auto"/>
      </w:divBdr>
    </w:div>
    <w:div w:id="440413267">
      <w:marLeft w:val="0"/>
      <w:marRight w:val="0"/>
      <w:marTop w:val="0"/>
      <w:marBottom w:val="0"/>
      <w:divBdr>
        <w:top w:val="none" w:sz="0" w:space="0" w:color="auto"/>
        <w:left w:val="none" w:sz="0" w:space="0" w:color="auto"/>
        <w:bottom w:val="none" w:sz="0" w:space="0" w:color="auto"/>
        <w:right w:val="none" w:sz="0" w:space="0" w:color="auto"/>
      </w:divBdr>
    </w:div>
    <w:div w:id="440419086">
      <w:marLeft w:val="0"/>
      <w:marRight w:val="0"/>
      <w:marTop w:val="0"/>
      <w:marBottom w:val="0"/>
      <w:divBdr>
        <w:top w:val="none" w:sz="0" w:space="0" w:color="auto"/>
        <w:left w:val="none" w:sz="0" w:space="0" w:color="auto"/>
        <w:bottom w:val="none" w:sz="0" w:space="0" w:color="auto"/>
        <w:right w:val="none" w:sz="0" w:space="0" w:color="auto"/>
      </w:divBdr>
    </w:div>
    <w:div w:id="440419385">
      <w:marLeft w:val="0"/>
      <w:marRight w:val="0"/>
      <w:marTop w:val="0"/>
      <w:marBottom w:val="0"/>
      <w:divBdr>
        <w:top w:val="none" w:sz="0" w:space="0" w:color="auto"/>
        <w:left w:val="none" w:sz="0" w:space="0" w:color="auto"/>
        <w:bottom w:val="none" w:sz="0" w:space="0" w:color="auto"/>
        <w:right w:val="none" w:sz="0" w:space="0" w:color="auto"/>
      </w:divBdr>
    </w:div>
    <w:div w:id="440421926">
      <w:marLeft w:val="0"/>
      <w:marRight w:val="0"/>
      <w:marTop w:val="0"/>
      <w:marBottom w:val="0"/>
      <w:divBdr>
        <w:top w:val="none" w:sz="0" w:space="0" w:color="auto"/>
        <w:left w:val="none" w:sz="0" w:space="0" w:color="auto"/>
        <w:bottom w:val="none" w:sz="0" w:space="0" w:color="auto"/>
        <w:right w:val="none" w:sz="0" w:space="0" w:color="auto"/>
      </w:divBdr>
    </w:div>
    <w:div w:id="440489503">
      <w:marLeft w:val="0"/>
      <w:marRight w:val="0"/>
      <w:marTop w:val="0"/>
      <w:marBottom w:val="0"/>
      <w:divBdr>
        <w:top w:val="none" w:sz="0" w:space="0" w:color="auto"/>
        <w:left w:val="none" w:sz="0" w:space="0" w:color="auto"/>
        <w:bottom w:val="none" w:sz="0" w:space="0" w:color="auto"/>
        <w:right w:val="none" w:sz="0" w:space="0" w:color="auto"/>
      </w:divBdr>
    </w:div>
    <w:div w:id="440491356">
      <w:marLeft w:val="0"/>
      <w:marRight w:val="0"/>
      <w:marTop w:val="0"/>
      <w:marBottom w:val="0"/>
      <w:divBdr>
        <w:top w:val="none" w:sz="0" w:space="0" w:color="auto"/>
        <w:left w:val="none" w:sz="0" w:space="0" w:color="auto"/>
        <w:bottom w:val="none" w:sz="0" w:space="0" w:color="auto"/>
        <w:right w:val="none" w:sz="0" w:space="0" w:color="auto"/>
      </w:divBdr>
    </w:div>
    <w:div w:id="440612002">
      <w:marLeft w:val="0"/>
      <w:marRight w:val="0"/>
      <w:marTop w:val="0"/>
      <w:marBottom w:val="0"/>
      <w:divBdr>
        <w:top w:val="none" w:sz="0" w:space="0" w:color="auto"/>
        <w:left w:val="none" w:sz="0" w:space="0" w:color="auto"/>
        <w:bottom w:val="none" w:sz="0" w:space="0" w:color="auto"/>
        <w:right w:val="none" w:sz="0" w:space="0" w:color="auto"/>
      </w:divBdr>
    </w:div>
    <w:div w:id="440730917">
      <w:marLeft w:val="0"/>
      <w:marRight w:val="0"/>
      <w:marTop w:val="0"/>
      <w:marBottom w:val="0"/>
      <w:divBdr>
        <w:top w:val="none" w:sz="0" w:space="0" w:color="auto"/>
        <w:left w:val="none" w:sz="0" w:space="0" w:color="auto"/>
        <w:bottom w:val="none" w:sz="0" w:space="0" w:color="auto"/>
        <w:right w:val="none" w:sz="0" w:space="0" w:color="auto"/>
      </w:divBdr>
    </w:div>
    <w:div w:id="440732199">
      <w:marLeft w:val="0"/>
      <w:marRight w:val="0"/>
      <w:marTop w:val="0"/>
      <w:marBottom w:val="0"/>
      <w:divBdr>
        <w:top w:val="none" w:sz="0" w:space="0" w:color="auto"/>
        <w:left w:val="none" w:sz="0" w:space="0" w:color="auto"/>
        <w:bottom w:val="none" w:sz="0" w:space="0" w:color="auto"/>
        <w:right w:val="none" w:sz="0" w:space="0" w:color="auto"/>
      </w:divBdr>
    </w:div>
    <w:div w:id="440758945">
      <w:marLeft w:val="0"/>
      <w:marRight w:val="0"/>
      <w:marTop w:val="0"/>
      <w:marBottom w:val="0"/>
      <w:divBdr>
        <w:top w:val="none" w:sz="0" w:space="0" w:color="auto"/>
        <w:left w:val="none" w:sz="0" w:space="0" w:color="auto"/>
        <w:bottom w:val="none" w:sz="0" w:space="0" w:color="auto"/>
        <w:right w:val="none" w:sz="0" w:space="0" w:color="auto"/>
      </w:divBdr>
    </w:div>
    <w:div w:id="440762227">
      <w:marLeft w:val="0"/>
      <w:marRight w:val="0"/>
      <w:marTop w:val="0"/>
      <w:marBottom w:val="0"/>
      <w:divBdr>
        <w:top w:val="none" w:sz="0" w:space="0" w:color="auto"/>
        <w:left w:val="none" w:sz="0" w:space="0" w:color="auto"/>
        <w:bottom w:val="none" w:sz="0" w:space="0" w:color="auto"/>
        <w:right w:val="none" w:sz="0" w:space="0" w:color="auto"/>
      </w:divBdr>
    </w:div>
    <w:div w:id="440878893">
      <w:marLeft w:val="0"/>
      <w:marRight w:val="0"/>
      <w:marTop w:val="0"/>
      <w:marBottom w:val="0"/>
      <w:divBdr>
        <w:top w:val="none" w:sz="0" w:space="0" w:color="auto"/>
        <w:left w:val="none" w:sz="0" w:space="0" w:color="auto"/>
        <w:bottom w:val="none" w:sz="0" w:space="0" w:color="auto"/>
        <w:right w:val="none" w:sz="0" w:space="0" w:color="auto"/>
      </w:divBdr>
    </w:div>
    <w:div w:id="440879976">
      <w:marLeft w:val="0"/>
      <w:marRight w:val="0"/>
      <w:marTop w:val="0"/>
      <w:marBottom w:val="0"/>
      <w:divBdr>
        <w:top w:val="none" w:sz="0" w:space="0" w:color="auto"/>
        <w:left w:val="none" w:sz="0" w:space="0" w:color="auto"/>
        <w:bottom w:val="none" w:sz="0" w:space="0" w:color="auto"/>
        <w:right w:val="none" w:sz="0" w:space="0" w:color="auto"/>
      </w:divBdr>
    </w:div>
    <w:div w:id="440884138">
      <w:marLeft w:val="0"/>
      <w:marRight w:val="0"/>
      <w:marTop w:val="0"/>
      <w:marBottom w:val="0"/>
      <w:divBdr>
        <w:top w:val="none" w:sz="0" w:space="0" w:color="auto"/>
        <w:left w:val="none" w:sz="0" w:space="0" w:color="auto"/>
        <w:bottom w:val="none" w:sz="0" w:space="0" w:color="auto"/>
        <w:right w:val="none" w:sz="0" w:space="0" w:color="auto"/>
      </w:divBdr>
    </w:div>
    <w:div w:id="440956652">
      <w:marLeft w:val="0"/>
      <w:marRight w:val="0"/>
      <w:marTop w:val="0"/>
      <w:marBottom w:val="0"/>
      <w:divBdr>
        <w:top w:val="none" w:sz="0" w:space="0" w:color="auto"/>
        <w:left w:val="none" w:sz="0" w:space="0" w:color="auto"/>
        <w:bottom w:val="none" w:sz="0" w:space="0" w:color="auto"/>
        <w:right w:val="none" w:sz="0" w:space="0" w:color="auto"/>
      </w:divBdr>
    </w:div>
    <w:div w:id="441000812">
      <w:marLeft w:val="0"/>
      <w:marRight w:val="0"/>
      <w:marTop w:val="0"/>
      <w:marBottom w:val="0"/>
      <w:divBdr>
        <w:top w:val="none" w:sz="0" w:space="0" w:color="auto"/>
        <w:left w:val="none" w:sz="0" w:space="0" w:color="auto"/>
        <w:bottom w:val="none" w:sz="0" w:space="0" w:color="auto"/>
        <w:right w:val="none" w:sz="0" w:space="0" w:color="auto"/>
      </w:divBdr>
    </w:div>
    <w:div w:id="441078282">
      <w:marLeft w:val="0"/>
      <w:marRight w:val="0"/>
      <w:marTop w:val="0"/>
      <w:marBottom w:val="0"/>
      <w:divBdr>
        <w:top w:val="none" w:sz="0" w:space="0" w:color="auto"/>
        <w:left w:val="none" w:sz="0" w:space="0" w:color="auto"/>
        <w:bottom w:val="none" w:sz="0" w:space="0" w:color="auto"/>
        <w:right w:val="none" w:sz="0" w:space="0" w:color="auto"/>
      </w:divBdr>
    </w:div>
    <w:div w:id="441192762">
      <w:marLeft w:val="0"/>
      <w:marRight w:val="0"/>
      <w:marTop w:val="0"/>
      <w:marBottom w:val="0"/>
      <w:divBdr>
        <w:top w:val="none" w:sz="0" w:space="0" w:color="auto"/>
        <w:left w:val="none" w:sz="0" w:space="0" w:color="auto"/>
        <w:bottom w:val="none" w:sz="0" w:space="0" w:color="auto"/>
        <w:right w:val="none" w:sz="0" w:space="0" w:color="auto"/>
      </w:divBdr>
    </w:div>
    <w:div w:id="441269655">
      <w:marLeft w:val="0"/>
      <w:marRight w:val="0"/>
      <w:marTop w:val="0"/>
      <w:marBottom w:val="0"/>
      <w:divBdr>
        <w:top w:val="none" w:sz="0" w:space="0" w:color="auto"/>
        <w:left w:val="none" w:sz="0" w:space="0" w:color="auto"/>
        <w:bottom w:val="none" w:sz="0" w:space="0" w:color="auto"/>
        <w:right w:val="none" w:sz="0" w:space="0" w:color="auto"/>
      </w:divBdr>
    </w:div>
    <w:div w:id="441338900">
      <w:marLeft w:val="0"/>
      <w:marRight w:val="0"/>
      <w:marTop w:val="0"/>
      <w:marBottom w:val="0"/>
      <w:divBdr>
        <w:top w:val="none" w:sz="0" w:space="0" w:color="auto"/>
        <w:left w:val="none" w:sz="0" w:space="0" w:color="auto"/>
        <w:bottom w:val="none" w:sz="0" w:space="0" w:color="auto"/>
        <w:right w:val="none" w:sz="0" w:space="0" w:color="auto"/>
      </w:divBdr>
    </w:div>
    <w:div w:id="441414616">
      <w:marLeft w:val="0"/>
      <w:marRight w:val="0"/>
      <w:marTop w:val="0"/>
      <w:marBottom w:val="0"/>
      <w:divBdr>
        <w:top w:val="none" w:sz="0" w:space="0" w:color="auto"/>
        <w:left w:val="none" w:sz="0" w:space="0" w:color="auto"/>
        <w:bottom w:val="none" w:sz="0" w:space="0" w:color="auto"/>
        <w:right w:val="none" w:sz="0" w:space="0" w:color="auto"/>
      </w:divBdr>
    </w:div>
    <w:div w:id="441415595">
      <w:marLeft w:val="0"/>
      <w:marRight w:val="0"/>
      <w:marTop w:val="0"/>
      <w:marBottom w:val="0"/>
      <w:divBdr>
        <w:top w:val="none" w:sz="0" w:space="0" w:color="auto"/>
        <w:left w:val="none" w:sz="0" w:space="0" w:color="auto"/>
        <w:bottom w:val="none" w:sz="0" w:space="0" w:color="auto"/>
        <w:right w:val="none" w:sz="0" w:space="0" w:color="auto"/>
      </w:divBdr>
    </w:div>
    <w:div w:id="441458823">
      <w:marLeft w:val="0"/>
      <w:marRight w:val="0"/>
      <w:marTop w:val="0"/>
      <w:marBottom w:val="0"/>
      <w:divBdr>
        <w:top w:val="none" w:sz="0" w:space="0" w:color="auto"/>
        <w:left w:val="none" w:sz="0" w:space="0" w:color="auto"/>
        <w:bottom w:val="none" w:sz="0" w:space="0" w:color="auto"/>
        <w:right w:val="none" w:sz="0" w:space="0" w:color="auto"/>
      </w:divBdr>
    </w:div>
    <w:div w:id="441531308">
      <w:marLeft w:val="0"/>
      <w:marRight w:val="0"/>
      <w:marTop w:val="0"/>
      <w:marBottom w:val="0"/>
      <w:divBdr>
        <w:top w:val="none" w:sz="0" w:space="0" w:color="auto"/>
        <w:left w:val="none" w:sz="0" w:space="0" w:color="auto"/>
        <w:bottom w:val="none" w:sz="0" w:space="0" w:color="auto"/>
        <w:right w:val="none" w:sz="0" w:space="0" w:color="auto"/>
      </w:divBdr>
    </w:div>
    <w:div w:id="441532832">
      <w:marLeft w:val="0"/>
      <w:marRight w:val="0"/>
      <w:marTop w:val="0"/>
      <w:marBottom w:val="0"/>
      <w:divBdr>
        <w:top w:val="none" w:sz="0" w:space="0" w:color="auto"/>
        <w:left w:val="none" w:sz="0" w:space="0" w:color="auto"/>
        <w:bottom w:val="none" w:sz="0" w:space="0" w:color="auto"/>
        <w:right w:val="none" w:sz="0" w:space="0" w:color="auto"/>
      </w:divBdr>
    </w:div>
    <w:div w:id="441536627">
      <w:marLeft w:val="0"/>
      <w:marRight w:val="0"/>
      <w:marTop w:val="0"/>
      <w:marBottom w:val="0"/>
      <w:divBdr>
        <w:top w:val="none" w:sz="0" w:space="0" w:color="auto"/>
        <w:left w:val="none" w:sz="0" w:space="0" w:color="auto"/>
        <w:bottom w:val="none" w:sz="0" w:space="0" w:color="auto"/>
        <w:right w:val="none" w:sz="0" w:space="0" w:color="auto"/>
      </w:divBdr>
    </w:div>
    <w:div w:id="441610973">
      <w:marLeft w:val="0"/>
      <w:marRight w:val="0"/>
      <w:marTop w:val="0"/>
      <w:marBottom w:val="0"/>
      <w:divBdr>
        <w:top w:val="none" w:sz="0" w:space="0" w:color="auto"/>
        <w:left w:val="none" w:sz="0" w:space="0" w:color="auto"/>
        <w:bottom w:val="none" w:sz="0" w:space="0" w:color="auto"/>
        <w:right w:val="none" w:sz="0" w:space="0" w:color="auto"/>
      </w:divBdr>
    </w:div>
    <w:div w:id="441612927">
      <w:marLeft w:val="0"/>
      <w:marRight w:val="0"/>
      <w:marTop w:val="0"/>
      <w:marBottom w:val="0"/>
      <w:divBdr>
        <w:top w:val="none" w:sz="0" w:space="0" w:color="auto"/>
        <w:left w:val="none" w:sz="0" w:space="0" w:color="auto"/>
        <w:bottom w:val="none" w:sz="0" w:space="0" w:color="auto"/>
        <w:right w:val="none" w:sz="0" w:space="0" w:color="auto"/>
      </w:divBdr>
    </w:div>
    <w:div w:id="441731105">
      <w:marLeft w:val="0"/>
      <w:marRight w:val="0"/>
      <w:marTop w:val="0"/>
      <w:marBottom w:val="0"/>
      <w:divBdr>
        <w:top w:val="none" w:sz="0" w:space="0" w:color="auto"/>
        <w:left w:val="none" w:sz="0" w:space="0" w:color="auto"/>
        <w:bottom w:val="none" w:sz="0" w:space="0" w:color="auto"/>
        <w:right w:val="none" w:sz="0" w:space="0" w:color="auto"/>
      </w:divBdr>
    </w:div>
    <w:div w:id="441799312">
      <w:marLeft w:val="0"/>
      <w:marRight w:val="0"/>
      <w:marTop w:val="0"/>
      <w:marBottom w:val="0"/>
      <w:divBdr>
        <w:top w:val="none" w:sz="0" w:space="0" w:color="auto"/>
        <w:left w:val="none" w:sz="0" w:space="0" w:color="auto"/>
        <w:bottom w:val="none" w:sz="0" w:space="0" w:color="auto"/>
        <w:right w:val="none" w:sz="0" w:space="0" w:color="auto"/>
      </w:divBdr>
    </w:div>
    <w:div w:id="441805777">
      <w:marLeft w:val="0"/>
      <w:marRight w:val="0"/>
      <w:marTop w:val="0"/>
      <w:marBottom w:val="0"/>
      <w:divBdr>
        <w:top w:val="none" w:sz="0" w:space="0" w:color="auto"/>
        <w:left w:val="none" w:sz="0" w:space="0" w:color="auto"/>
        <w:bottom w:val="none" w:sz="0" w:space="0" w:color="auto"/>
        <w:right w:val="none" w:sz="0" w:space="0" w:color="auto"/>
      </w:divBdr>
    </w:div>
    <w:div w:id="441807564">
      <w:marLeft w:val="0"/>
      <w:marRight w:val="0"/>
      <w:marTop w:val="0"/>
      <w:marBottom w:val="0"/>
      <w:divBdr>
        <w:top w:val="none" w:sz="0" w:space="0" w:color="auto"/>
        <w:left w:val="none" w:sz="0" w:space="0" w:color="auto"/>
        <w:bottom w:val="none" w:sz="0" w:space="0" w:color="auto"/>
        <w:right w:val="none" w:sz="0" w:space="0" w:color="auto"/>
      </w:divBdr>
    </w:div>
    <w:div w:id="441848958">
      <w:marLeft w:val="0"/>
      <w:marRight w:val="0"/>
      <w:marTop w:val="0"/>
      <w:marBottom w:val="0"/>
      <w:divBdr>
        <w:top w:val="none" w:sz="0" w:space="0" w:color="auto"/>
        <w:left w:val="none" w:sz="0" w:space="0" w:color="auto"/>
        <w:bottom w:val="none" w:sz="0" w:space="0" w:color="auto"/>
        <w:right w:val="none" w:sz="0" w:space="0" w:color="auto"/>
      </w:divBdr>
    </w:div>
    <w:div w:id="441920788">
      <w:marLeft w:val="0"/>
      <w:marRight w:val="0"/>
      <w:marTop w:val="0"/>
      <w:marBottom w:val="0"/>
      <w:divBdr>
        <w:top w:val="none" w:sz="0" w:space="0" w:color="auto"/>
        <w:left w:val="none" w:sz="0" w:space="0" w:color="auto"/>
        <w:bottom w:val="none" w:sz="0" w:space="0" w:color="auto"/>
        <w:right w:val="none" w:sz="0" w:space="0" w:color="auto"/>
      </w:divBdr>
    </w:div>
    <w:div w:id="441920940">
      <w:marLeft w:val="0"/>
      <w:marRight w:val="0"/>
      <w:marTop w:val="0"/>
      <w:marBottom w:val="0"/>
      <w:divBdr>
        <w:top w:val="none" w:sz="0" w:space="0" w:color="auto"/>
        <w:left w:val="none" w:sz="0" w:space="0" w:color="auto"/>
        <w:bottom w:val="none" w:sz="0" w:space="0" w:color="auto"/>
        <w:right w:val="none" w:sz="0" w:space="0" w:color="auto"/>
      </w:divBdr>
    </w:div>
    <w:div w:id="441924580">
      <w:marLeft w:val="0"/>
      <w:marRight w:val="0"/>
      <w:marTop w:val="0"/>
      <w:marBottom w:val="0"/>
      <w:divBdr>
        <w:top w:val="none" w:sz="0" w:space="0" w:color="auto"/>
        <w:left w:val="none" w:sz="0" w:space="0" w:color="auto"/>
        <w:bottom w:val="none" w:sz="0" w:space="0" w:color="auto"/>
        <w:right w:val="none" w:sz="0" w:space="0" w:color="auto"/>
      </w:divBdr>
    </w:div>
    <w:div w:id="442000236">
      <w:marLeft w:val="0"/>
      <w:marRight w:val="0"/>
      <w:marTop w:val="0"/>
      <w:marBottom w:val="0"/>
      <w:divBdr>
        <w:top w:val="none" w:sz="0" w:space="0" w:color="auto"/>
        <w:left w:val="none" w:sz="0" w:space="0" w:color="auto"/>
        <w:bottom w:val="none" w:sz="0" w:space="0" w:color="auto"/>
        <w:right w:val="none" w:sz="0" w:space="0" w:color="auto"/>
      </w:divBdr>
    </w:div>
    <w:div w:id="442117676">
      <w:marLeft w:val="0"/>
      <w:marRight w:val="0"/>
      <w:marTop w:val="0"/>
      <w:marBottom w:val="0"/>
      <w:divBdr>
        <w:top w:val="none" w:sz="0" w:space="0" w:color="auto"/>
        <w:left w:val="none" w:sz="0" w:space="0" w:color="auto"/>
        <w:bottom w:val="none" w:sz="0" w:space="0" w:color="auto"/>
        <w:right w:val="none" w:sz="0" w:space="0" w:color="auto"/>
      </w:divBdr>
    </w:div>
    <w:div w:id="442237737">
      <w:marLeft w:val="0"/>
      <w:marRight w:val="0"/>
      <w:marTop w:val="0"/>
      <w:marBottom w:val="0"/>
      <w:divBdr>
        <w:top w:val="none" w:sz="0" w:space="0" w:color="auto"/>
        <w:left w:val="none" w:sz="0" w:space="0" w:color="auto"/>
        <w:bottom w:val="none" w:sz="0" w:space="0" w:color="auto"/>
        <w:right w:val="none" w:sz="0" w:space="0" w:color="auto"/>
      </w:divBdr>
    </w:div>
    <w:div w:id="442312538">
      <w:marLeft w:val="0"/>
      <w:marRight w:val="0"/>
      <w:marTop w:val="0"/>
      <w:marBottom w:val="0"/>
      <w:divBdr>
        <w:top w:val="none" w:sz="0" w:space="0" w:color="auto"/>
        <w:left w:val="none" w:sz="0" w:space="0" w:color="auto"/>
        <w:bottom w:val="none" w:sz="0" w:space="0" w:color="auto"/>
        <w:right w:val="none" w:sz="0" w:space="0" w:color="auto"/>
      </w:divBdr>
    </w:div>
    <w:div w:id="442383021">
      <w:marLeft w:val="0"/>
      <w:marRight w:val="0"/>
      <w:marTop w:val="0"/>
      <w:marBottom w:val="0"/>
      <w:divBdr>
        <w:top w:val="none" w:sz="0" w:space="0" w:color="auto"/>
        <w:left w:val="none" w:sz="0" w:space="0" w:color="auto"/>
        <w:bottom w:val="none" w:sz="0" w:space="0" w:color="auto"/>
        <w:right w:val="none" w:sz="0" w:space="0" w:color="auto"/>
      </w:divBdr>
    </w:div>
    <w:div w:id="442459513">
      <w:marLeft w:val="0"/>
      <w:marRight w:val="0"/>
      <w:marTop w:val="0"/>
      <w:marBottom w:val="0"/>
      <w:divBdr>
        <w:top w:val="none" w:sz="0" w:space="0" w:color="auto"/>
        <w:left w:val="none" w:sz="0" w:space="0" w:color="auto"/>
        <w:bottom w:val="none" w:sz="0" w:space="0" w:color="auto"/>
        <w:right w:val="none" w:sz="0" w:space="0" w:color="auto"/>
      </w:divBdr>
    </w:div>
    <w:div w:id="442506493">
      <w:marLeft w:val="0"/>
      <w:marRight w:val="0"/>
      <w:marTop w:val="0"/>
      <w:marBottom w:val="0"/>
      <w:divBdr>
        <w:top w:val="none" w:sz="0" w:space="0" w:color="auto"/>
        <w:left w:val="none" w:sz="0" w:space="0" w:color="auto"/>
        <w:bottom w:val="none" w:sz="0" w:space="0" w:color="auto"/>
        <w:right w:val="none" w:sz="0" w:space="0" w:color="auto"/>
      </w:divBdr>
    </w:div>
    <w:div w:id="442531318">
      <w:marLeft w:val="0"/>
      <w:marRight w:val="0"/>
      <w:marTop w:val="0"/>
      <w:marBottom w:val="0"/>
      <w:divBdr>
        <w:top w:val="none" w:sz="0" w:space="0" w:color="auto"/>
        <w:left w:val="none" w:sz="0" w:space="0" w:color="auto"/>
        <w:bottom w:val="none" w:sz="0" w:space="0" w:color="auto"/>
        <w:right w:val="none" w:sz="0" w:space="0" w:color="auto"/>
      </w:divBdr>
    </w:div>
    <w:div w:id="442650730">
      <w:marLeft w:val="0"/>
      <w:marRight w:val="0"/>
      <w:marTop w:val="0"/>
      <w:marBottom w:val="0"/>
      <w:divBdr>
        <w:top w:val="none" w:sz="0" w:space="0" w:color="auto"/>
        <w:left w:val="none" w:sz="0" w:space="0" w:color="auto"/>
        <w:bottom w:val="none" w:sz="0" w:space="0" w:color="auto"/>
        <w:right w:val="none" w:sz="0" w:space="0" w:color="auto"/>
      </w:divBdr>
    </w:div>
    <w:div w:id="442657498">
      <w:marLeft w:val="0"/>
      <w:marRight w:val="0"/>
      <w:marTop w:val="0"/>
      <w:marBottom w:val="0"/>
      <w:divBdr>
        <w:top w:val="none" w:sz="0" w:space="0" w:color="auto"/>
        <w:left w:val="none" w:sz="0" w:space="0" w:color="auto"/>
        <w:bottom w:val="none" w:sz="0" w:space="0" w:color="auto"/>
        <w:right w:val="none" w:sz="0" w:space="0" w:color="auto"/>
      </w:divBdr>
    </w:div>
    <w:div w:id="442767687">
      <w:marLeft w:val="0"/>
      <w:marRight w:val="0"/>
      <w:marTop w:val="0"/>
      <w:marBottom w:val="0"/>
      <w:divBdr>
        <w:top w:val="none" w:sz="0" w:space="0" w:color="auto"/>
        <w:left w:val="none" w:sz="0" w:space="0" w:color="auto"/>
        <w:bottom w:val="none" w:sz="0" w:space="0" w:color="auto"/>
        <w:right w:val="none" w:sz="0" w:space="0" w:color="auto"/>
      </w:divBdr>
    </w:div>
    <w:div w:id="442918488">
      <w:marLeft w:val="0"/>
      <w:marRight w:val="0"/>
      <w:marTop w:val="0"/>
      <w:marBottom w:val="0"/>
      <w:divBdr>
        <w:top w:val="none" w:sz="0" w:space="0" w:color="auto"/>
        <w:left w:val="none" w:sz="0" w:space="0" w:color="auto"/>
        <w:bottom w:val="none" w:sz="0" w:space="0" w:color="auto"/>
        <w:right w:val="none" w:sz="0" w:space="0" w:color="auto"/>
      </w:divBdr>
    </w:div>
    <w:div w:id="442924123">
      <w:marLeft w:val="0"/>
      <w:marRight w:val="0"/>
      <w:marTop w:val="0"/>
      <w:marBottom w:val="0"/>
      <w:divBdr>
        <w:top w:val="none" w:sz="0" w:space="0" w:color="auto"/>
        <w:left w:val="none" w:sz="0" w:space="0" w:color="auto"/>
        <w:bottom w:val="none" w:sz="0" w:space="0" w:color="auto"/>
        <w:right w:val="none" w:sz="0" w:space="0" w:color="auto"/>
      </w:divBdr>
    </w:div>
    <w:div w:id="442962590">
      <w:marLeft w:val="0"/>
      <w:marRight w:val="0"/>
      <w:marTop w:val="0"/>
      <w:marBottom w:val="0"/>
      <w:divBdr>
        <w:top w:val="none" w:sz="0" w:space="0" w:color="auto"/>
        <w:left w:val="none" w:sz="0" w:space="0" w:color="auto"/>
        <w:bottom w:val="none" w:sz="0" w:space="0" w:color="auto"/>
        <w:right w:val="none" w:sz="0" w:space="0" w:color="auto"/>
      </w:divBdr>
    </w:div>
    <w:div w:id="442964219">
      <w:marLeft w:val="0"/>
      <w:marRight w:val="0"/>
      <w:marTop w:val="0"/>
      <w:marBottom w:val="0"/>
      <w:divBdr>
        <w:top w:val="none" w:sz="0" w:space="0" w:color="auto"/>
        <w:left w:val="none" w:sz="0" w:space="0" w:color="auto"/>
        <w:bottom w:val="none" w:sz="0" w:space="0" w:color="auto"/>
        <w:right w:val="none" w:sz="0" w:space="0" w:color="auto"/>
      </w:divBdr>
    </w:div>
    <w:div w:id="442966991">
      <w:marLeft w:val="0"/>
      <w:marRight w:val="0"/>
      <w:marTop w:val="0"/>
      <w:marBottom w:val="0"/>
      <w:divBdr>
        <w:top w:val="none" w:sz="0" w:space="0" w:color="auto"/>
        <w:left w:val="none" w:sz="0" w:space="0" w:color="auto"/>
        <w:bottom w:val="none" w:sz="0" w:space="0" w:color="auto"/>
        <w:right w:val="none" w:sz="0" w:space="0" w:color="auto"/>
      </w:divBdr>
    </w:div>
    <w:div w:id="442968409">
      <w:marLeft w:val="0"/>
      <w:marRight w:val="0"/>
      <w:marTop w:val="0"/>
      <w:marBottom w:val="0"/>
      <w:divBdr>
        <w:top w:val="none" w:sz="0" w:space="0" w:color="auto"/>
        <w:left w:val="none" w:sz="0" w:space="0" w:color="auto"/>
        <w:bottom w:val="none" w:sz="0" w:space="0" w:color="auto"/>
        <w:right w:val="none" w:sz="0" w:space="0" w:color="auto"/>
      </w:divBdr>
    </w:div>
    <w:div w:id="443036616">
      <w:marLeft w:val="0"/>
      <w:marRight w:val="0"/>
      <w:marTop w:val="0"/>
      <w:marBottom w:val="0"/>
      <w:divBdr>
        <w:top w:val="none" w:sz="0" w:space="0" w:color="auto"/>
        <w:left w:val="none" w:sz="0" w:space="0" w:color="auto"/>
        <w:bottom w:val="none" w:sz="0" w:space="0" w:color="auto"/>
        <w:right w:val="none" w:sz="0" w:space="0" w:color="auto"/>
      </w:divBdr>
    </w:div>
    <w:div w:id="443038256">
      <w:marLeft w:val="0"/>
      <w:marRight w:val="0"/>
      <w:marTop w:val="0"/>
      <w:marBottom w:val="0"/>
      <w:divBdr>
        <w:top w:val="none" w:sz="0" w:space="0" w:color="auto"/>
        <w:left w:val="none" w:sz="0" w:space="0" w:color="auto"/>
        <w:bottom w:val="none" w:sz="0" w:space="0" w:color="auto"/>
        <w:right w:val="none" w:sz="0" w:space="0" w:color="auto"/>
      </w:divBdr>
    </w:div>
    <w:div w:id="443110046">
      <w:marLeft w:val="0"/>
      <w:marRight w:val="0"/>
      <w:marTop w:val="0"/>
      <w:marBottom w:val="0"/>
      <w:divBdr>
        <w:top w:val="none" w:sz="0" w:space="0" w:color="auto"/>
        <w:left w:val="none" w:sz="0" w:space="0" w:color="auto"/>
        <w:bottom w:val="none" w:sz="0" w:space="0" w:color="auto"/>
        <w:right w:val="none" w:sz="0" w:space="0" w:color="auto"/>
      </w:divBdr>
    </w:div>
    <w:div w:id="443110151">
      <w:marLeft w:val="0"/>
      <w:marRight w:val="0"/>
      <w:marTop w:val="0"/>
      <w:marBottom w:val="0"/>
      <w:divBdr>
        <w:top w:val="none" w:sz="0" w:space="0" w:color="auto"/>
        <w:left w:val="none" w:sz="0" w:space="0" w:color="auto"/>
        <w:bottom w:val="none" w:sz="0" w:space="0" w:color="auto"/>
        <w:right w:val="none" w:sz="0" w:space="0" w:color="auto"/>
      </w:divBdr>
    </w:div>
    <w:div w:id="443155416">
      <w:marLeft w:val="0"/>
      <w:marRight w:val="0"/>
      <w:marTop w:val="0"/>
      <w:marBottom w:val="0"/>
      <w:divBdr>
        <w:top w:val="none" w:sz="0" w:space="0" w:color="auto"/>
        <w:left w:val="none" w:sz="0" w:space="0" w:color="auto"/>
        <w:bottom w:val="none" w:sz="0" w:space="0" w:color="auto"/>
        <w:right w:val="none" w:sz="0" w:space="0" w:color="auto"/>
      </w:divBdr>
    </w:div>
    <w:div w:id="443186619">
      <w:marLeft w:val="0"/>
      <w:marRight w:val="0"/>
      <w:marTop w:val="0"/>
      <w:marBottom w:val="0"/>
      <w:divBdr>
        <w:top w:val="none" w:sz="0" w:space="0" w:color="auto"/>
        <w:left w:val="none" w:sz="0" w:space="0" w:color="auto"/>
        <w:bottom w:val="none" w:sz="0" w:space="0" w:color="auto"/>
        <w:right w:val="none" w:sz="0" w:space="0" w:color="auto"/>
      </w:divBdr>
    </w:div>
    <w:div w:id="443424200">
      <w:marLeft w:val="0"/>
      <w:marRight w:val="0"/>
      <w:marTop w:val="0"/>
      <w:marBottom w:val="0"/>
      <w:divBdr>
        <w:top w:val="none" w:sz="0" w:space="0" w:color="auto"/>
        <w:left w:val="none" w:sz="0" w:space="0" w:color="auto"/>
        <w:bottom w:val="none" w:sz="0" w:space="0" w:color="auto"/>
        <w:right w:val="none" w:sz="0" w:space="0" w:color="auto"/>
      </w:divBdr>
    </w:div>
    <w:div w:id="443427659">
      <w:marLeft w:val="0"/>
      <w:marRight w:val="0"/>
      <w:marTop w:val="0"/>
      <w:marBottom w:val="0"/>
      <w:divBdr>
        <w:top w:val="none" w:sz="0" w:space="0" w:color="auto"/>
        <w:left w:val="none" w:sz="0" w:space="0" w:color="auto"/>
        <w:bottom w:val="none" w:sz="0" w:space="0" w:color="auto"/>
        <w:right w:val="none" w:sz="0" w:space="0" w:color="auto"/>
      </w:divBdr>
    </w:div>
    <w:div w:id="443497297">
      <w:marLeft w:val="0"/>
      <w:marRight w:val="0"/>
      <w:marTop w:val="0"/>
      <w:marBottom w:val="0"/>
      <w:divBdr>
        <w:top w:val="none" w:sz="0" w:space="0" w:color="auto"/>
        <w:left w:val="none" w:sz="0" w:space="0" w:color="auto"/>
        <w:bottom w:val="none" w:sz="0" w:space="0" w:color="auto"/>
        <w:right w:val="none" w:sz="0" w:space="0" w:color="auto"/>
      </w:divBdr>
    </w:div>
    <w:div w:id="443574199">
      <w:marLeft w:val="0"/>
      <w:marRight w:val="0"/>
      <w:marTop w:val="0"/>
      <w:marBottom w:val="0"/>
      <w:divBdr>
        <w:top w:val="none" w:sz="0" w:space="0" w:color="auto"/>
        <w:left w:val="none" w:sz="0" w:space="0" w:color="auto"/>
        <w:bottom w:val="none" w:sz="0" w:space="0" w:color="auto"/>
        <w:right w:val="none" w:sz="0" w:space="0" w:color="auto"/>
      </w:divBdr>
    </w:div>
    <w:div w:id="443621045">
      <w:marLeft w:val="0"/>
      <w:marRight w:val="0"/>
      <w:marTop w:val="0"/>
      <w:marBottom w:val="0"/>
      <w:divBdr>
        <w:top w:val="none" w:sz="0" w:space="0" w:color="auto"/>
        <w:left w:val="none" w:sz="0" w:space="0" w:color="auto"/>
        <w:bottom w:val="none" w:sz="0" w:space="0" w:color="auto"/>
        <w:right w:val="none" w:sz="0" w:space="0" w:color="auto"/>
      </w:divBdr>
    </w:div>
    <w:div w:id="443765966">
      <w:bodyDiv w:val="1"/>
      <w:marLeft w:val="0"/>
      <w:marRight w:val="0"/>
      <w:marTop w:val="0"/>
      <w:marBottom w:val="0"/>
      <w:divBdr>
        <w:top w:val="none" w:sz="0" w:space="0" w:color="auto"/>
        <w:left w:val="none" w:sz="0" w:space="0" w:color="auto"/>
        <w:bottom w:val="none" w:sz="0" w:space="0" w:color="auto"/>
        <w:right w:val="none" w:sz="0" w:space="0" w:color="auto"/>
      </w:divBdr>
    </w:div>
    <w:div w:id="443768111">
      <w:marLeft w:val="0"/>
      <w:marRight w:val="0"/>
      <w:marTop w:val="0"/>
      <w:marBottom w:val="0"/>
      <w:divBdr>
        <w:top w:val="none" w:sz="0" w:space="0" w:color="auto"/>
        <w:left w:val="none" w:sz="0" w:space="0" w:color="auto"/>
        <w:bottom w:val="none" w:sz="0" w:space="0" w:color="auto"/>
        <w:right w:val="none" w:sz="0" w:space="0" w:color="auto"/>
      </w:divBdr>
    </w:div>
    <w:div w:id="443770600">
      <w:marLeft w:val="0"/>
      <w:marRight w:val="0"/>
      <w:marTop w:val="0"/>
      <w:marBottom w:val="0"/>
      <w:divBdr>
        <w:top w:val="none" w:sz="0" w:space="0" w:color="auto"/>
        <w:left w:val="none" w:sz="0" w:space="0" w:color="auto"/>
        <w:bottom w:val="none" w:sz="0" w:space="0" w:color="auto"/>
        <w:right w:val="none" w:sz="0" w:space="0" w:color="auto"/>
      </w:divBdr>
    </w:div>
    <w:div w:id="443891415">
      <w:marLeft w:val="0"/>
      <w:marRight w:val="0"/>
      <w:marTop w:val="0"/>
      <w:marBottom w:val="0"/>
      <w:divBdr>
        <w:top w:val="none" w:sz="0" w:space="0" w:color="auto"/>
        <w:left w:val="none" w:sz="0" w:space="0" w:color="auto"/>
        <w:bottom w:val="none" w:sz="0" w:space="0" w:color="auto"/>
        <w:right w:val="none" w:sz="0" w:space="0" w:color="auto"/>
      </w:divBdr>
    </w:div>
    <w:div w:id="443963920">
      <w:marLeft w:val="0"/>
      <w:marRight w:val="0"/>
      <w:marTop w:val="0"/>
      <w:marBottom w:val="0"/>
      <w:divBdr>
        <w:top w:val="none" w:sz="0" w:space="0" w:color="auto"/>
        <w:left w:val="none" w:sz="0" w:space="0" w:color="auto"/>
        <w:bottom w:val="none" w:sz="0" w:space="0" w:color="auto"/>
        <w:right w:val="none" w:sz="0" w:space="0" w:color="auto"/>
      </w:divBdr>
    </w:div>
    <w:div w:id="444077546">
      <w:marLeft w:val="0"/>
      <w:marRight w:val="0"/>
      <w:marTop w:val="0"/>
      <w:marBottom w:val="0"/>
      <w:divBdr>
        <w:top w:val="none" w:sz="0" w:space="0" w:color="auto"/>
        <w:left w:val="none" w:sz="0" w:space="0" w:color="auto"/>
        <w:bottom w:val="none" w:sz="0" w:space="0" w:color="auto"/>
        <w:right w:val="none" w:sz="0" w:space="0" w:color="auto"/>
      </w:divBdr>
    </w:div>
    <w:div w:id="444077971">
      <w:marLeft w:val="0"/>
      <w:marRight w:val="0"/>
      <w:marTop w:val="0"/>
      <w:marBottom w:val="0"/>
      <w:divBdr>
        <w:top w:val="none" w:sz="0" w:space="0" w:color="auto"/>
        <w:left w:val="none" w:sz="0" w:space="0" w:color="auto"/>
        <w:bottom w:val="none" w:sz="0" w:space="0" w:color="auto"/>
        <w:right w:val="none" w:sz="0" w:space="0" w:color="auto"/>
      </w:divBdr>
    </w:div>
    <w:div w:id="444158680">
      <w:marLeft w:val="0"/>
      <w:marRight w:val="0"/>
      <w:marTop w:val="0"/>
      <w:marBottom w:val="0"/>
      <w:divBdr>
        <w:top w:val="none" w:sz="0" w:space="0" w:color="auto"/>
        <w:left w:val="none" w:sz="0" w:space="0" w:color="auto"/>
        <w:bottom w:val="none" w:sz="0" w:space="0" w:color="auto"/>
        <w:right w:val="none" w:sz="0" w:space="0" w:color="auto"/>
      </w:divBdr>
    </w:div>
    <w:div w:id="444350943">
      <w:marLeft w:val="0"/>
      <w:marRight w:val="0"/>
      <w:marTop w:val="0"/>
      <w:marBottom w:val="0"/>
      <w:divBdr>
        <w:top w:val="none" w:sz="0" w:space="0" w:color="auto"/>
        <w:left w:val="none" w:sz="0" w:space="0" w:color="auto"/>
        <w:bottom w:val="none" w:sz="0" w:space="0" w:color="auto"/>
        <w:right w:val="none" w:sz="0" w:space="0" w:color="auto"/>
      </w:divBdr>
    </w:div>
    <w:div w:id="444427153">
      <w:marLeft w:val="0"/>
      <w:marRight w:val="0"/>
      <w:marTop w:val="0"/>
      <w:marBottom w:val="0"/>
      <w:divBdr>
        <w:top w:val="none" w:sz="0" w:space="0" w:color="auto"/>
        <w:left w:val="none" w:sz="0" w:space="0" w:color="auto"/>
        <w:bottom w:val="none" w:sz="0" w:space="0" w:color="auto"/>
        <w:right w:val="none" w:sz="0" w:space="0" w:color="auto"/>
      </w:divBdr>
    </w:div>
    <w:div w:id="444615783">
      <w:marLeft w:val="0"/>
      <w:marRight w:val="0"/>
      <w:marTop w:val="0"/>
      <w:marBottom w:val="0"/>
      <w:divBdr>
        <w:top w:val="none" w:sz="0" w:space="0" w:color="auto"/>
        <w:left w:val="none" w:sz="0" w:space="0" w:color="auto"/>
        <w:bottom w:val="none" w:sz="0" w:space="0" w:color="auto"/>
        <w:right w:val="none" w:sz="0" w:space="0" w:color="auto"/>
      </w:divBdr>
    </w:div>
    <w:div w:id="444617556">
      <w:marLeft w:val="0"/>
      <w:marRight w:val="0"/>
      <w:marTop w:val="0"/>
      <w:marBottom w:val="0"/>
      <w:divBdr>
        <w:top w:val="none" w:sz="0" w:space="0" w:color="auto"/>
        <w:left w:val="none" w:sz="0" w:space="0" w:color="auto"/>
        <w:bottom w:val="none" w:sz="0" w:space="0" w:color="auto"/>
        <w:right w:val="none" w:sz="0" w:space="0" w:color="auto"/>
      </w:divBdr>
    </w:div>
    <w:div w:id="444733091">
      <w:marLeft w:val="0"/>
      <w:marRight w:val="0"/>
      <w:marTop w:val="0"/>
      <w:marBottom w:val="0"/>
      <w:divBdr>
        <w:top w:val="none" w:sz="0" w:space="0" w:color="auto"/>
        <w:left w:val="none" w:sz="0" w:space="0" w:color="auto"/>
        <w:bottom w:val="none" w:sz="0" w:space="0" w:color="auto"/>
        <w:right w:val="none" w:sz="0" w:space="0" w:color="auto"/>
      </w:divBdr>
    </w:div>
    <w:div w:id="444812978">
      <w:marLeft w:val="0"/>
      <w:marRight w:val="0"/>
      <w:marTop w:val="0"/>
      <w:marBottom w:val="0"/>
      <w:divBdr>
        <w:top w:val="none" w:sz="0" w:space="0" w:color="auto"/>
        <w:left w:val="none" w:sz="0" w:space="0" w:color="auto"/>
        <w:bottom w:val="none" w:sz="0" w:space="0" w:color="auto"/>
        <w:right w:val="none" w:sz="0" w:space="0" w:color="auto"/>
      </w:divBdr>
    </w:div>
    <w:div w:id="444883754">
      <w:marLeft w:val="0"/>
      <w:marRight w:val="0"/>
      <w:marTop w:val="0"/>
      <w:marBottom w:val="0"/>
      <w:divBdr>
        <w:top w:val="none" w:sz="0" w:space="0" w:color="auto"/>
        <w:left w:val="none" w:sz="0" w:space="0" w:color="auto"/>
        <w:bottom w:val="none" w:sz="0" w:space="0" w:color="auto"/>
        <w:right w:val="none" w:sz="0" w:space="0" w:color="auto"/>
      </w:divBdr>
    </w:div>
    <w:div w:id="444929643">
      <w:marLeft w:val="0"/>
      <w:marRight w:val="0"/>
      <w:marTop w:val="0"/>
      <w:marBottom w:val="0"/>
      <w:divBdr>
        <w:top w:val="none" w:sz="0" w:space="0" w:color="auto"/>
        <w:left w:val="none" w:sz="0" w:space="0" w:color="auto"/>
        <w:bottom w:val="none" w:sz="0" w:space="0" w:color="auto"/>
        <w:right w:val="none" w:sz="0" w:space="0" w:color="auto"/>
      </w:divBdr>
    </w:div>
    <w:div w:id="445005609">
      <w:marLeft w:val="0"/>
      <w:marRight w:val="0"/>
      <w:marTop w:val="0"/>
      <w:marBottom w:val="0"/>
      <w:divBdr>
        <w:top w:val="none" w:sz="0" w:space="0" w:color="auto"/>
        <w:left w:val="none" w:sz="0" w:space="0" w:color="auto"/>
        <w:bottom w:val="none" w:sz="0" w:space="0" w:color="auto"/>
        <w:right w:val="none" w:sz="0" w:space="0" w:color="auto"/>
      </w:divBdr>
    </w:div>
    <w:div w:id="445009244">
      <w:marLeft w:val="0"/>
      <w:marRight w:val="0"/>
      <w:marTop w:val="0"/>
      <w:marBottom w:val="0"/>
      <w:divBdr>
        <w:top w:val="none" w:sz="0" w:space="0" w:color="auto"/>
        <w:left w:val="none" w:sz="0" w:space="0" w:color="auto"/>
        <w:bottom w:val="none" w:sz="0" w:space="0" w:color="auto"/>
        <w:right w:val="none" w:sz="0" w:space="0" w:color="auto"/>
      </w:divBdr>
    </w:div>
    <w:div w:id="445082605">
      <w:marLeft w:val="0"/>
      <w:marRight w:val="0"/>
      <w:marTop w:val="0"/>
      <w:marBottom w:val="0"/>
      <w:divBdr>
        <w:top w:val="none" w:sz="0" w:space="0" w:color="auto"/>
        <w:left w:val="none" w:sz="0" w:space="0" w:color="auto"/>
        <w:bottom w:val="none" w:sz="0" w:space="0" w:color="auto"/>
        <w:right w:val="none" w:sz="0" w:space="0" w:color="auto"/>
      </w:divBdr>
    </w:div>
    <w:div w:id="445348200">
      <w:marLeft w:val="0"/>
      <w:marRight w:val="0"/>
      <w:marTop w:val="0"/>
      <w:marBottom w:val="0"/>
      <w:divBdr>
        <w:top w:val="none" w:sz="0" w:space="0" w:color="auto"/>
        <w:left w:val="none" w:sz="0" w:space="0" w:color="auto"/>
        <w:bottom w:val="none" w:sz="0" w:space="0" w:color="auto"/>
        <w:right w:val="none" w:sz="0" w:space="0" w:color="auto"/>
      </w:divBdr>
    </w:div>
    <w:div w:id="445391680">
      <w:marLeft w:val="0"/>
      <w:marRight w:val="0"/>
      <w:marTop w:val="0"/>
      <w:marBottom w:val="0"/>
      <w:divBdr>
        <w:top w:val="none" w:sz="0" w:space="0" w:color="auto"/>
        <w:left w:val="none" w:sz="0" w:space="0" w:color="auto"/>
        <w:bottom w:val="none" w:sz="0" w:space="0" w:color="auto"/>
        <w:right w:val="none" w:sz="0" w:space="0" w:color="auto"/>
      </w:divBdr>
    </w:div>
    <w:div w:id="445392289">
      <w:marLeft w:val="0"/>
      <w:marRight w:val="0"/>
      <w:marTop w:val="0"/>
      <w:marBottom w:val="0"/>
      <w:divBdr>
        <w:top w:val="none" w:sz="0" w:space="0" w:color="auto"/>
        <w:left w:val="none" w:sz="0" w:space="0" w:color="auto"/>
        <w:bottom w:val="none" w:sz="0" w:space="0" w:color="auto"/>
        <w:right w:val="none" w:sz="0" w:space="0" w:color="auto"/>
      </w:divBdr>
    </w:div>
    <w:div w:id="445396361">
      <w:marLeft w:val="0"/>
      <w:marRight w:val="0"/>
      <w:marTop w:val="0"/>
      <w:marBottom w:val="0"/>
      <w:divBdr>
        <w:top w:val="none" w:sz="0" w:space="0" w:color="auto"/>
        <w:left w:val="none" w:sz="0" w:space="0" w:color="auto"/>
        <w:bottom w:val="none" w:sz="0" w:space="0" w:color="auto"/>
        <w:right w:val="none" w:sz="0" w:space="0" w:color="auto"/>
      </w:divBdr>
    </w:div>
    <w:div w:id="445466277">
      <w:marLeft w:val="0"/>
      <w:marRight w:val="0"/>
      <w:marTop w:val="0"/>
      <w:marBottom w:val="0"/>
      <w:divBdr>
        <w:top w:val="none" w:sz="0" w:space="0" w:color="auto"/>
        <w:left w:val="none" w:sz="0" w:space="0" w:color="auto"/>
        <w:bottom w:val="none" w:sz="0" w:space="0" w:color="auto"/>
        <w:right w:val="none" w:sz="0" w:space="0" w:color="auto"/>
      </w:divBdr>
    </w:div>
    <w:div w:id="445538641">
      <w:marLeft w:val="0"/>
      <w:marRight w:val="0"/>
      <w:marTop w:val="0"/>
      <w:marBottom w:val="0"/>
      <w:divBdr>
        <w:top w:val="none" w:sz="0" w:space="0" w:color="auto"/>
        <w:left w:val="none" w:sz="0" w:space="0" w:color="auto"/>
        <w:bottom w:val="none" w:sz="0" w:space="0" w:color="auto"/>
        <w:right w:val="none" w:sz="0" w:space="0" w:color="auto"/>
      </w:divBdr>
    </w:div>
    <w:div w:id="445539781">
      <w:marLeft w:val="0"/>
      <w:marRight w:val="0"/>
      <w:marTop w:val="0"/>
      <w:marBottom w:val="0"/>
      <w:divBdr>
        <w:top w:val="none" w:sz="0" w:space="0" w:color="auto"/>
        <w:left w:val="none" w:sz="0" w:space="0" w:color="auto"/>
        <w:bottom w:val="none" w:sz="0" w:space="0" w:color="auto"/>
        <w:right w:val="none" w:sz="0" w:space="0" w:color="auto"/>
      </w:divBdr>
    </w:div>
    <w:div w:id="445661384">
      <w:marLeft w:val="0"/>
      <w:marRight w:val="0"/>
      <w:marTop w:val="0"/>
      <w:marBottom w:val="0"/>
      <w:divBdr>
        <w:top w:val="none" w:sz="0" w:space="0" w:color="auto"/>
        <w:left w:val="none" w:sz="0" w:space="0" w:color="auto"/>
        <w:bottom w:val="none" w:sz="0" w:space="0" w:color="auto"/>
        <w:right w:val="none" w:sz="0" w:space="0" w:color="auto"/>
      </w:divBdr>
    </w:div>
    <w:div w:id="445662600">
      <w:marLeft w:val="0"/>
      <w:marRight w:val="0"/>
      <w:marTop w:val="0"/>
      <w:marBottom w:val="0"/>
      <w:divBdr>
        <w:top w:val="none" w:sz="0" w:space="0" w:color="auto"/>
        <w:left w:val="none" w:sz="0" w:space="0" w:color="auto"/>
        <w:bottom w:val="none" w:sz="0" w:space="0" w:color="auto"/>
        <w:right w:val="none" w:sz="0" w:space="0" w:color="auto"/>
      </w:divBdr>
    </w:div>
    <w:div w:id="445924357">
      <w:marLeft w:val="0"/>
      <w:marRight w:val="0"/>
      <w:marTop w:val="0"/>
      <w:marBottom w:val="0"/>
      <w:divBdr>
        <w:top w:val="none" w:sz="0" w:space="0" w:color="auto"/>
        <w:left w:val="none" w:sz="0" w:space="0" w:color="auto"/>
        <w:bottom w:val="none" w:sz="0" w:space="0" w:color="auto"/>
        <w:right w:val="none" w:sz="0" w:space="0" w:color="auto"/>
      </w:divBdr>
    </w:div>
    <w:div w:id="446048347">
      <w:marLeft w:val="0"/>
      <w:marRight w:val="0"/>
      <w:marTop w:val="0"/>
      <w:marBottom w:val="0"/>
      <w:divBdr>
        <w:top w:val="none" w:sz="0" w:space="0" w:color="auto"/>
        <w:left w:val="none" w:sz="0" w:space="0" w:color="auto"/>
        <w:bottom w:val="none" w:sz="0" w:space="0" w:color="auto"/>
        <w:right w:val="none" w:sz="0" w:space="0" w:color="auto"/>
      </w:divBdr>
    </w:div>
    <w:div w:id="446051364">
      <w:marLeft w:val="0"/>
      <w:marRight w:val="0"/>
      <w:marTop w:val="0"/>
      <w:marBottom w:val="0"/>
      <w:divBdr>
        <w:top w:val="none" w:sz="0" w:space="0" w:color="auto"/>
        <w:left w:val="none" w:sz="0" w:space="0" w:color="auto"/>
        <w:bottom w:val="none" w:sz="0" w:space="0" w:color="auto"/>
        <w:right w:val="none" w:sz="0" w:space="0" w:color="auto"/>
      </w:divBdr>
    </w:div>
    <w:div w:id="446126326">
      <w:marLeft w:val="0"/>
      <w:marRight w:val="0"/>
      <w:marTop w:val="0"/>
      <w:marBottom w:val="0"/>
      <w:divBdr>
        <w:top w:val="none" w:sz="0" w:space="0" w:color="auto"/>
        <w:left w:val="none" w:sz="0" w:space="0" w:color="auto"/>
        <w:bottom w:val="none" w:sz="0" w:space="0" w:color="auto"/>
        <w:right w:val="none" w:sz="0" w:space="0" w:color="auto"/>
      </w:divBdr>
    </w:div>
    <w:div w:id="446243623">
      <w:bodyDiv w:val="1"/>
      <w:marLeft w:val="0"/>
      <w:marRight w:val="0"/>
      <w:marTop w:val="0"/>
      <w:marBottom w:val="0"/>
      <w:divBdr>
        <w:top w:val="none" w:sz="0" w:space="0" w:color="auto"/>
        <w:left w:val="none" w:sz="0" w:space="0" w:color="auto"/>
        <w:bottom w:val="none" w:sz="0" w:space="0" w:color="auto"/>
        <w:right w:val="none" w:sz="0" w:space="0" w:color="auto"/>
      </w:divBdr>
    </w:div>
    <w:div w:id="446390334">
      <w:marLeft w:val="0"/>
      <w:marRight w:val="0"/>
      <w:marTop w:val="0"/>
      <w:marBottom w:val="0"/>
      <w:divBdr>
        <w:top w:val="none" w:sz="0" w:space="0" w:color="auto"/>
        <w:left w:val="none" w:sz="0" w:space="0" w:color="auto"/>
        <w:bottom w:val="none" w:sz="0" w:space="0" w:color="auto"/>
        <w:right w:val="none" w:sz="0" w:space="0" w:color="auto"/>
      </w:divBdr>
    </w:div>
    <w:div w:id="446505344">
      <w:marLeft w:val="0"/>
      <w:marRight w:val="0"/>
      <w:marTop w:val="0"/>
      <w:marBottom w:val="0"/>
      <w:divBdr>
        <w:top w:val="none" w:sz="0" w:space="0" w:color="auto"/>
        <w:left w:val="none" w:sz="0" w:space="0" w:color="auto"/>
        <w:bottom w:val="none" w:sz="0" w:space="0" w:color="auto"/>
        <w:right w:val="none" w:sz="0" w:space="0" w:color="auto"/>
      </w:divBdr>
    </w:div>
    <w:div w:id="446654951">
      <w:marLeft w:val="0"/>
      <w:marRight w:val="0"/>
      <w:marTop w:val="0"/>
      <w:marBottom w:val="0"/>
      <w:divBdr>
        <w:top w:val="none" w:sz="0" w:space="0" w:color="auto"/>
        <w:left w:val="none" w:sz="0" w:space="0" w:color="auto"/>
        <w:bottom w:val="none" w:sz="0" w:space="0" w:color="auto"/>
        <w:right w:val="none" w:sz="0" w:space="0" w:color="auto"/>
      </w:divBdr>
    </w:div>
    <w:div w:id="446658576">
      <w:marLeft w:val="0"/>
      <w:marRight w:val="0"/>
      <w:marTop w:val="0"/>
      <w:marBottom w:val="0"/>
      <w:divBdr>
        <w:top w:val="none" w:sz="0" w:space="0" w:color="auto"/>
        <w:left w:val="none" w:sz="0" w:space="0" w:color="auto"/>
        <w:bottom w:val="none" w:sz="0" w:space="0" w:color="auto"/>
        <w:right w:val="none" w:sz="0" w:space="0" w:color="auto"/>
      </w:divBdr>
    </w:div>
    <w:div w:id="446658616">
      <w:marLeft w:val="0"/>
      <w:marRight w:val="0"/>
      <w:marTop w:val="0"/>
      <w:marBottom w:val="0"/>
      <w:divBdr>
        <w:top w:val="none" w:sz="0" w:space="0" w:color="auto"/>
        <w:left w:val="none" w:sz="0" w:space="0" w:color="auto"/>
        <w:bottom w:val="none" w:sz="0" w:space="0" w:color="auto"/>
        <w:right w:val="none" w:sz="0" w:space="0" w:color="auto"/>
      </w:divBdr>
    </w:div>
    <w:div w:id="446659214">
      <w:marLeft w:val="0"/>
      <w:marRight w:val="0"/>
      <w:marTop w:val="0"/>
      <w:marBottom w:val="0"/>
      <w:divBdr>
        <w:top w:val="none" w:sz="0" w:space="0" w:color="auto"/>
        <w:left w:val="none" w:sz="0" w:space="0" w:color="auto"/>
        <w:bottom w:val="none" w:sz="0" w:space="0" w:color="auto"/>
        <w:right w:val="none" w:sz="0" w:space="0" w:color="auto"/>
      </w:divBdr>
    </w:div>
    <w:div w:id="446697876">
      <w:marLeft w:val="0"/>
      <w:marRight w:val="0"/>
      <w:marTop w:val="0"/>
      <w:marBottom w:val="0"/>
      <w:divBdr>
        <w:top w:val="none" w:sz="0" w:space="0" w:color="auto"/>
        <w:left w:val="none" w:sz="0" w:space="0" w:color="auto"/>
        <w:bottom w:val="none" w:sz="0" w:space="0" w:color="auto"/>
        <w:right w:val="none" w:sz="0" w:space="0" w:color="auto"/>
      </w:divBdr>
    </w:div>
    <w:div w:id="446778671">
      <w:marLeft w:val="0"/>
      <w:marRight w:val="0"/>
      <w:marTop w:val="0"/>
      <w:marBottom w:val="0"/>
      <w:divBdr>
        <w:top w:val="none" w:sz="0" w:space="0" w:color="auto"/>
        <w:left w:val="none" w:sz="0" w:space="0" w:color="auto"/>
        <w:bottom w:val="none" w:sz="0" w:space="0" w:color="auto"/>
        <w:right w:val="none" w:sz="0" w:space="0" w:color="auto"/>
      </w:divBdr>
    </w:div>
    <w:div w:id="446850811">
      <w:marLeft w:val="0"/>
      <w:marRight w:val="0"/>
      <w:marTop w:val="0"/>
      <w:marBottom w:val="0"/>
      <w:divBdr>
        <w:top w:val="none" w:sz="0" w:space="0" w:color="auto"/>
        <w:left w:val="none" w:sz="0" w:space="0" w:color="auto"/>
        <w:bottom w:val="none" w:sz="0" w:space="0" w:color="auto"/>
        <w:right w:val="none" w:sz="0" w:space="0" w:color="auto"/>
      </w:divBdr>
    </w:div>
    <w:div w:id="446851410">
      <w:marLeft w:val="0"/>
      <w:marRight w:val="0"/>
      <w:marTop w:val="0"/>
      <w:marBottom w:val="0"/>
      <w:divBdr>
        <w:top w:val="none" w:sz="0" w:space="0" w:color="auto"/>
        <w:left w:val="none" w:sz="0" w:space="0" w:color="auto"/>
        <w:bottom w:val="none" w:sz="0" w:space="0" w:color="auto"/>
        <w:right w:val="none" w:sz="0" w:space="0" w:color="auto"/>
      </w:divBdr>
    </w:div>
    <w:div w:id="446896423">
      <w:bodyDiv w:val="1"/>
      <w:marLeft w:val="0"/>
      <w:marRight w:val="0"/>
      <w:marTop w:val="0"/>
      <w:marBottom w:val="0"/>
      <w:divBdr>
        <w:top w:val="none" w:sz="0" w:space="0" w:color="auto"/>
        <w:left w:val="none" w:sz="0" w:space="0" w:color="auto"/>
        <w:bottom w:val="none" w:sz="0" w:space="0" w:color="auto"/>
        <w:right w:val="none" w:sz="0" w:space="0" w:color="auto"/>
      </w:divBdr>
    </w:div>
    <w:div w:id="446900108">
      <w:marLeft w:val="0"/>
      <w:marRight w:val="0"/>
      <w:marTop w:val="0"/>
      <w:marBottom w:val="0"/>
      <w:divBdr>
        <w:top w:val="none" w:sz="0" w:space="0" w:color="auto"/>
        <w:left w:val="none" w:sz="0" w:space="0" w:color="auto"/>
        <w:bottom w:val="none" w:sz="0" w:space="0" w:color="auto"/>
        <w:right w:val="none" w:sz="0" w:space="0" w:color="auto"/>
      </w:divBdr>
    </w:div>
    <w:div w:id="447045128">
      <w:marLeft w:val="0"/>
      <w:marRight w:val="0"/>
      <w:marTop w:val="0"/>
      <w:marBottom w:val="0"/>
      <w:divBdr>
        <w:top w:val="none" w:sz="0" w:space="0" w:color="auto"/>
        <w:left w:val="none" w:sz="0" w:space="0" w:color="auto"/>
        <w:bottom w:val="none" w:sz="0" w:space="0" w:color="auto"/>
        <w:right w:val="none" w:sz="0" w:space="0" w:color="auto"/>
      </w:divBdr>
    </w:div>
    <w:div w:id="447163960">
      <w:marLeft w:val="0"/>
      <w:marRight w:val="0"/>
      <w:marTop w:val="0"/>
      <w:marBottom w:val="0"/>
      <w:divBdr>
        <w:top w:val="none" w:sz="0" w:space="0" w:color="auto"/>
        <w:left w:val="none" w:sz="0" w:space="0" w:color="auto"/>
        <w:bottom w:val="none" w:sz="0" w:space="0" w:color="auto"/>
        <w:right w:val="none" w:sz="0" w:space="0" w:color="auto"/>
      </w:divBdr>
    </w:div>
    <w:div w:id="447166872">
      <w:marLeft w:val="0"/>
      <w:marRight w:val="0"/>
      <w:marTop w:val="0"/>
      <w:marBottom w:val="0"/>
      <w:divBdr>
        <w:top w:val="none" w:sz="0" w:space="0" w:color="auto"/>
        <w:left w:val="none" w:sz="0" w:space="0" w:color="auto"/>
        <w:bottom w:val="none" w:sz="0" w:space="0" w:color="auto"/>
        <w:right w:val="none" w:sz="0" w:space="0" w:color="auto"/>
      </w:divBdr>
    </w:div>
    <w:div w:id="447167021">
      <w:marLeft w:val="0"/>
      <w:marRight w:val="0"/>
      <w:marTop w:val="0"/>
      <w:marBottom w:val="0"/>
      <w:divBdr>
        <w:top w:val="none" w:sz="0" w:space="0" w:color="auto"/>
        <w:left w:val="none" w:sz="0" w:space="0" w:color="auto"/>
        <w:bottom w:val="none" w:sz="0" w:space="0" w:color="auto"/>
        <w:right w:val="none" w:sz="0" w:space="0" w:color="auto"/>
      </w:divBdr>
    </w:div>
    <w:div w:id="447167930">
      <w:marLeft w:val="0"/>
      <w:marRight w:val="0"/>
      <w:marTop w:val="0"/>
      <w:marBottom w:val="0"/>
      <w:divBdr>
        <w:top w:val="none" w:sz="0" w:space="0" w:color="auto"/>
        <w:left w:val="none" w:sz="0" w:space="0" w:color="auto"/>
        <w:bottom w:val="none" w:sz="0" w:space="0" w:color="auto"/>
        <w:right w:val="none" w:sz="0" w:space="0" w:color="auto"/>
      </w:divBdr>
    </w:div>
    <w:div w:id="447285222">
      <w:marLeft w:val="0"/>
      <w:marRight w:val="0"/>
      <w:marTop w:val="0"/>
      <w:marBottom w:val="0"/>
      <w:divBdr>
        <w:top w:val="none" w:sz="0" w:space="0" w:color="auto"/>
        <w:left w:val="none" w:sz="0" w:space="0" w:color="auto"/>
        <w:bottom w:val="none" w:sz="0" w:space="0" w:color="auto"/>
        <w:right w:val="none" w:sz="0" w:space="0" w:color="auto"/>
      </w:divBdr>
    </w:div>
    <w:div w:id="447429030">
      <w:marLeft w:val="0"/>
      <w:marRight w:val="0"/>
      <w:marTop w:val="0"/>
      <w:marBottom w:val="0"/>
      <w:divBdr>
        <w:top w:val="none" w:sz="0" w:space="0" w:color="auto"/>
        <w:left w:val="none" w:sz="0" w:space="0" w:color="auto"/>
        <w:bottom w:val="none" w:sz="0" w:space="0" w:color="auto"/>
        <w:right w:val="none" w:sz="0" w:space="0" w:color="auto"/>
      </w:divBdr>
    </w:div>
    <w:div w:id="447510781">
      <w:marLeft w:val="0"/>
      <w:marRight w:val="0"/>
      <w:marTop w:val="0"/>
      <w:marBottom w:val="0"/>
      <w:divBdr>
        <w:top w:val="none" w:sz="0" w:space="0" w:color="auto"/>
        <w:left w:val="none" w:sz="0" w:space="0" w:color="auto"/>
        <w:bottom w:val="none" w:sz="0" w:space="0" w:color="auto"/>
        <w:right w:val="none" w:sz="0" w:space="0" w:color="auto"/>
      </w:divBdr>
    </w:div>
    <w:div w:id="447552947">
      <w:marLeft w:val="0"/>
      <w:marRight w:val="0"/>
      <w:marTop w:val="0"/>
      <w:marBottom w:val="0"/>
      <w:divBdr>
        <w:top w:val="none" w:sz="0" w:space="0" w:color="auto"/>
        <w:left w:val="none" w:sz="0" w:space="0" w:color="auto"/>
        <w:bottom w:val="none" w:sz="0" w:space="0" w:color="auto"/>
        <w:right w:val="none" w:sz="0" w:space="0" w:color="auto"/>
      </w:divBdr>
    </w:div>
    <w:div w:id="447553538">
      <w:marLeft w:val="0"/>
      <w:marRight w:val="0"/>
      <w:marTop w:val="0"/>
      <w:marBottom w:val="0"/>
      <w:divBdr>
        <w:top w:val="none" w:sz="0" w:space="0" w:color="auto"/>
        <w:left w:val="none" w:sz="0" w:space="0" w:color="auto"/>
        <w:bottom w:val="none" w:sz="0" w:space="0" w:color="auto"/>
        <w:right w:val="none" w:sz="0" w:space="0" w:color="auto"/>
      </w:divBdr>
    </w:div>
    <w:div w:id="447625267">
      <w:marLeft w:val="0"/>
      <w:marRight w:val="0"/>
      <w:marTop w:val="0"/>
      <w:marBottom w:val="0"/>
      <w:divBdr>
        <w:top w:val="none" w:sz="0" w:space="0" w:color="auto"/>
        <w:left w:val="none" w:sz="0" w:space="0" w:color="auto"/>
        <w:bottom w:val="none" w:sz="0" w:space="0" w:color="auto"/>
        <w:right w:val="none" w:sz="0" w:space="0" w:color="auto"/>
      </w:divBdr>
    </w:div>
    <w:div w:id="447742481">
      <w:marLeft w:val="0"/>
      <w:marRight w:val="0"/>
      <w:marTop w:val="0"/>
      <w:marBottom w:val="0"/>
      <w:divBdr>
        <w:top w:val="none" w:sz="0" w:space="0" w:color="auto"/>
        <w:left w:val="none" w:sz="0" w:space="0" w:color="auto"/>
        <w:bottom w:val="none" w:sz="0" w:space="0" w:color="auto"/>
        <w:right w:val="none" w:sz="0" w:space="0" w:color="auto"/>
      </w:divBdr>
    </w:div>
    <w:div w:id="447742544">
      <w:marLeft w:val="0"/>
      <w:marRight w:val="0"/>
      <w:marTop w:val="0"/>
      <w:marBottom w:val="0"/>
      <w:divBdr>
        <w:top w:val="none" w:sz="0" w:space="0" w:color="auto"/>
        <w:left w:val="none" w:sz="0" w:space="0" w:color="auto"/>
        <w:bottom w:val="none" w:sz="0" w:space="0" w:color="auto"/>
        <w:right w:val="none" w:sz="0" w:space="0" w:color="auto"/>
      </w:divBdr>
    </w:div>
    <w:div w:id="447743561">
      <w:marLeft w:val="0"/>
      <w:marRight w:val="0"/>
      <w:marTop w:val="0"/>
      <w:marBottom w:val="0"/>
      <w:divBdr>
        <w:top w:val="none" w:sz="0" w:space="0" w:color="auto"/>
        <w:left w:val="none" w:sz="0" w:space="0" w:color="auto"/>
        <w:bottom w:val="none" w:sz="0" w:space="0" w:color="auto"/>
        <w:right w:val="none" w:sz="0" w:space="0" w:color="auto"/>
      </w:divBdr>
    </w:div>
    <w:div w:id="447896056">
      <w:marLeft w:val="0"/>
      <w:marRight w:val="0"/>
      <w:marTop w:val="0"/>
      <w:marBottom w:val="0"/>
      <w:divBdr>
        <w:top w:val="none" w:sz="0" w:space="0" w:color="auto"/>
        <w:left w:val="none" w:sz="0" w:space="0" w:color="auto"/>
        <w:bottom w:val="none" w:sz="0" w:space="0" w:color="auto"/>
        <w:right w:val="none" w:sz="0" w:space="0" w:color="auto"/>
      </w:divBdr>
    </w:div>
    <w:div w:id="448010391">
      <w:marLeft w:val="0"/>
      <w:marRight w:val="0"/>
      <w:marTop w:val="0"/>
      <w:marBottom w:val="0"/>
      <w:divBdr>
        <w:top w:val="none" w:sz="0" w:space="0" w:color="auto"/>
        <w:left w:val="none" w:sz="0" w:space="0" w:color="auto"/>
        <w:bottom w:val="none" w:sz="0" w:space="0" w:color="auto"/>
        <w:right w:val="none" w:sz="0" w:space="0" w:color="auto"/>
      </w:divBdr>
    </w:div>
    <w:div w:id="448011878">
      <w:marLeft w:val="0"/>
      <w:marRight w:val="0"/>
      <w:marTop w:val="0"/>
      <w:marBottom w:val="0"/>
      <w:divBdr>
        <w:top w:val="none" w:sz="0" w:space="0" w:color="auto"/>
        <w:left w:val="none" w:sz="0" w:space="0" w:color="auto"/>
        <w:bottom w:val="none" w:sz="0" w:space="0" w:color="auto"/>
        <w:right w:val="none" w:sz="0" w:space="0" w:color="auto"/>
      </w:divBdr>
    </w:div>
    <w:div w:id="448210893">
      <w:marLeft w:val="0"/>
      <w:marRight w:val="0"/>
      <w:marTop w:val="0"/>
      <w:marBottom w:val="0"/>
      <w:divBdr>
        <w:top w:val="none" w:sz="0" w:space="0" w:color="auto"/>
        <w:left w:val="none" w:sz="0" w:space="0" w:color="auto"/>
        <w:bottom w:val="none" w:sz="0" w:space="0" w:color="auto"/>
        <w:right w:val="none" w:sz="0" w:space="0" w:color="auto"/>
      </w:divBdr>
    </w:div>
    <w:div w:id="448279290">
      <w:marLeft w:val="0"/>
      <w:marRight w:val="0"/>
      <w:marTop w:val="0"/>
      <w:marBottom w:val="0"/>
      <w:divBdr>
        <w:top w:val="none" w:sz="0" w:space="0" w:color="auto"/>
        <w:left w:val="none" w:sz="0" w:space="0" w:color="auto"/>
        <w:bottom w:val="none" w:sz="0" w:space="0" w:color="auto"/>
        <w:right w:val="none" w:sz="0" w:space="0" w:color="auto"/>
      </w:divBdr>
    </w:div>
    <w:div w:id="448470223">
      <w:marLeft w:val="0"/>
      <w:marRight w:val="0"/>
      <w:marTop w:val="0"/>
      <w:marBottom w:val="0"/>
      <w:divBdr>
        <w:top w:val="none" w:sz="0" w:space="0" w:color="auto"/>
        <w:left w:val="none" w:sz="0" w:space="0" w:color="auto"/>
        <w:bottom w:val="none" w:sz="0" w:space="0" w:color="auto"/>
        <w:right w:val="none" w:sz="0" w:space="0" w:color="auto"/>
      </w:divBdr>
    </w:div>
    <w:div w:id="448554546">
      <w:marLeft w:val="0"/>
      <w:marRight w:val="0"/>
      <w:marTop w:val="0"/>
      <w:marBottom w:val="0"/>
      <w:divBdr>
        <w:top w:val="none" w:sz="0" w:space="0" w:color="auto"/>
        <w:left w:val="none" w:sz="0" w:space="0" w:color="auto"/>
        <w:bottom w:val="none" w:sz="0" w:space="0" w:color="auto"/>
        <w:right w:val="none" w:sz="0" w:space="0" w:color="auto"/>
      </w:divBdr>
    </w:div>
    <w:div w:id="448595314">
      <w:marLeft w:val="0"/>
      <w:marRight w:val="0"/>
      <w:marTop w:val="0"/>
      <w:marBottom w:val="0"/>
      <w:divBdr>
        <w:top w:val="none" w:sz="0" w:space="0" w:color="auto"/>
        <w:left w:val="none" w:sz="0" w:space="0" w:color="auto"/>
        <w:bottom w:val="none" w:sz="0" w:space="0" w:color="auto"/>
        <w:right w:val="none" w:sz="0" w:space="0" w:color="auto"/>
      </w:divBdr>
    </w:div>
    <w:div w:id="448624837">
      <w:marLeft w:val="0"/>
      <w:marRight w:val="0"/>
      <w:marTop w:val="0"/>
      <w:marBottom w:val="0"/>
      <w:divBdr>
        <w:top w:val="none" w:sz="0" w:space="0" w:color="auto"/>
        <w:left w:val="none" w:sz="0" w:space="0" w:color="auto"/>
        <w:bottom w:val="none" w:sz="0" w:space="0" w:color="auto"/>
        <w:right w:val="none" w:sz="0" w:space="0" w:color="auto"/>
      </w:divBdr>
    </w:div>
    <w:div w:id="448738557">
      <w:marLeft w:val="0"/>
      <w:marRight w:val="0"/>
      <w:marTop w:val="0"/>
      <w:marBottom w:val="0"/>
      <w:divBdr>
        <w:top w:val="none" w:sz="0" w:space="0" w:color="auto"/>
        <w:left w:val="none" w:sz="0" w:space="0" w:color="auto"/>
        <w:bottom w:val="none" w:sz="0" w:space="0" w:color="auto"/>
        <w:right w:val="none" w:sz="0" w:space="0" w:color="auto"/>
      </w:divBdr>
    </w:div>
    <w:div w:id="448744171">
      <w:marLeft w:val="0"/>
      <w:marRight w:val="0"/>
      <w:marTop w:val="0"/>
      <w:marBottom w:val="0"/>
      <w:divBdr>
        <w:top w:val="none" w:sz="0" w:space="0" w:color="auto"/>
        <w:left w:val="none" w:sz="0" w:space="0" w:color="auto"/>
        <w:bottom w:val="none" w:sz="0" w:space="0" w:color="auto"/>
        <w:right w:val="none" w:sz="0" w:space="0" w:color="auto"/>
      </w:divBdr>
    </w:div>
    <w:div w:id="448747555">
      <w:marLeft w:val="0"/>
      <w:marRight w:val="0"/>
      <w:marTop w:val="0"/>
      <w:marBottom w:val="0"/>
      <w:divBdr>
        <w:top w:val="none" w:sz="0" w:space="0" w:color="auto"/>
        <w:left w:val="none" w:sz="0" w:space="0" w:color="auto"/>
        <w:bottom w:val="none" w:sz="0" w:space="0" w:color="auto"/>
        <w:right w:val="none" w:sz="0" w:space="0" w:color="auto"/>
      </w:divBdr>
    </w:div>
    <w:div w:id="448815736">
      <w:marLeft w:val="0"/>
      <w:marRight w:val="0"/>
      <w:marTop w:val="0"/>
      <w:marBottom w:val="0"/>
      <w:divBdr>
        <w:top w:val="none" w:sz="0" w:space="0" w:color="auto"/>
        <w:left w:val="none" w:sz="0" w:space="0" w:color="auto"/>
        <w:bottom w:val="none" w:sz="0" w:space="0" w:color="auto"/>
        <w:right w:val="none" w:sz="0" w:space="0" w:color="auto"/>
      </w:divBdr>
    </w:div>
    <w:div w:id="448823091">
      <w:marLeft w:val="0"/>
      <w:marRight w:val="0"/>
      <w:marTop w:val="0"/>
      <w:marBottom w:val="0"/>
      <w:divBdr>
        <w:top w:val="none" w:sz="0" w:space="0" w:color="auto"/>
        <w:left w:val="none" w:sz="0" w:space="0" w:color="auto"/>
        <w:bottom w:val="none" w:sz="0" w:space="0" w:color="auto"/>
        <w:right w:val="none" w:sz="0" w:space="0" w:color="auto"/>
      </w:divBdr>
    </w:div>
    <w:div w:id="448861825">
      <w:marLeft w:val="0"/>
      <w:marRight w:val="0"/>
      <w:marTop w:val="0"/>
      <w:marBottom w:val="0"/>
      <w:divBdr>
        <w:top w:val="none" w:sz="0" w:space="0" w:color="auto"/>
        <w:left w:val="none" w:sz="0" w:space="0" w:color="auto"/>
        <w:bottom w:val="none" w:sz="0" w:space="0" w:color="auto"/>
        <w:right w:val="none" w:sz="0" w:space="0" w:color="auto"/>
      </w:divBdr>
    </w:div>
    <w:div w:id="448863744">
      <w:marLeft w:val="0"/>
      <w:marRight w:val="0"/>
      <w:marTop w:val="0"/>
      <w:marBottom w:val="0"/>
      <w:divBdr>
        <w:top w:val="none" w:sz="0" w:space="0" w:color="auto"/>
        <w:left w:val="none" w:sz="0" w:space="0" w:color="auto"/>
        <w:bottom w:val="none" w:sz="0" w:space="0" w:color="auto"/>
        <w:right w:val="none" w:sz="0" w:space="0" w:color="auto"/>
      </w:divBdr>
    </w:div>
    <w:div w:id="449015038">
      <w:marLeft w:val="0"/>
      <w:marRight w:val="0"/>
      <w:marTop w:val="0"/>
      <w:marBottom w:val="0"/>
      <w:divBdr>
        <w:top w:val="none" w:sz="0" w:space="0" w:color="auto"/>
        <w:left w:val="none" w:sz="0" w:space="0" w:color="auto"/>
        <w:bottom w:val="none" w:sz="0" w:space="0" w:color="auto"/>
        <w:right w:val="none" w:sz="0" w:space="0" w:color="auto"/>
      </w:divBdr>
    </w:div>
    <w:div w:id="449203485">
      <w:marLeft w:val="0"/>
      <w:marRight w:val="0"/>
      <w:marTop w:val="0"/>
      <w:marBottom w:val="0"/>
      <w:divBdr>
        <w:top w:val="none" w:sz="0" w:space="0" w:color="auto"/>
        <w:left w:val="none" w:sz="0" w:space="0" w:color="auto"/>
        <w:bottom w:val="none" w:sz="0" w:space="0" w:color="auto"/>
        <w:right w:val="none" w:sz="0" w:space="0" w:color="auto"/>
      </w:divBdr>
    </w:div>
    <w:div w:id="449251592">
      <w:marLeft w:val="0"/>
      <w:marRight w:val="0"/>
      <w:marTop w:val="0"/>
      <w:marBottom w:val="0"/>
      <w:divBdr>
        <w:top w:val="none" w:sz="0" w:space="0" w:color="auto"/>
        <w:left w:val="none" w:sz="0" w:space="0" w:color="auto"/>
        <w:bottom w:val="none" w:sz="0" w:space="0" w:color="auto"/>
        <w:right w:val="none" w:sz="0" w:space="0" w:color="auto"/>
      </w:divBdr>
    </w:div>
    <w:div w:id="449396699">
      <w:marLeft w:val="0"/>
      <w:marRight w:val="0"/>
      <w:marTop w:val="0"/>
      <w:marBottom w:val="0"/>
      <w:divBdr>
        <w:top w:val="none" w:sz="0" w:space="0" w:color="auto"/>
        <w:left w:val="none" w:sz="0" w:space="0" w:color="auto"/>
        <w:bottom w:val="none" w:sz="0" w:space="0" w:color="auto"/>
        <w:right w:val="none" w:sz="0" w:space="0" w:color="auto"/>
      </w:divBdr>
    </w:div>
    <w:div w:id="449469642">
      <w:marLeft w:val="0"/>
      <w:marRight w:val="0"/>
      <w:marTop w:val="0"/>
      <w:marBottom w:val="0"/>
      <w:divBdr>
        <w:top w:val="none" w:sz="0" w:space="0" w:color="auto"/>
        <w:left w:val="none" w:sz="0" w:space="0" w:color="auto"/>
        <w:bottom w:val="none" w:sz="0" w:space="0" w:color="auto"/>
        <w:right w:val="none" w:sz="0" w:space="0" w:color="auto"/>
      </w:divBdr>
    </w:div>
    <w:div w:id="449589979">
      <w:marLeft w:val="0"/>
      <w:marRight w:val="0"/>
      <w:marTop w:val="0"/>
      <w:marBottom w:val="0"/>
      <w:divBdr>
        <w:top w:val="none" w:sz="0" w:space="0" w:color="auto"/>
        <w:left w:val="none" w:sz="0" w:space="0" w:color="auto"/>
        <w:bottom w:val="none" w:sz="0" w:space="0" w:color="auto"/>
        <w:right w:val="none" w:sz="0" w:space="0" w:color="auto"/>
      </w:divBdr>
    </w:div>
    <w:div w:id="449596507">
      <w:marLeft w:val="0"/>
      <w:marRight w:val="0"/>
      <w:marTop w:val="0"/>
      <w:marBottom w:val="0"/>
      <w:divBdr>
        <w:top w:val="none" w:sz="0" w:space="0" w:color="auto"/>
        <w:left w:val="none" w:sz="0" w:space="0" w:color="auto"/>
        <w:bottom w:val="none" w:sz="0" w:space="0" w:color="auto"/>
        <w:right w:val="none" w:sz="0" w:space="0" w:color="auto"/>
      </w:divBdr>
    </w:div>
    <w:div w:id="449662684">
      <w:marLeft w:val="0"/>
      <w:marRight w:val="0"/>
      <w:marTop w:val="0"/>
      <w:marBottom w:val="0"/>
      <w:divBdr>
        <w:top w:val="none" w:sz="0" w:space="0" w:color="auto"/>
        <w:left w:val="none" w:sz="0" w:space="0" w:color="auto"/>
        <w:bottom w:val="none" w:sz="0" w:space="0" w:color="auto"/>
        <w:right w:val="none" w:sz="0" w:space="0" w:color="auto"/>
      </w:divBdr>
    </w:div>
    <w:div w:id="449669349">
      <w:marLeft w:val="0"/>
      <w:marRight w:val="0"/>
      <w:marTop w:val="0"/>
      <w:marBottom w:val="0"/>
      <w:divBdr>
        <w:top w:val="none" w:sz="0" w:space="0" w:color="auto"/>
        <w:left w:val="none" w:sz="0" w:space="0" w:color="auto"/>
        <w:bottom w:val="none" w:sz="0" w:space="0" w:color="auto"/>
        <w:right w:val="none" w:sz="0" w:space="0" w:color="auto"/>
      </w:divBdr>
    </w:div>
    <w:div w:id="449738264">
      <w:marLeft w:val="0"/>
      <w:marRight w:val="0"/>
      <w:marTop w:val="0"/>
      <w:marBottom w:val="0"/>
      <w:divBdr>
        <w:top w:val="none" w:sz="0" w:space="0" w:color="auto"/>
        <w:left w:val="none" w:sz="0" w:space="0" w:color="auto"/>
        <w:bottom w:val="none" w:sz="0" w:space="0" w:color="auto"/>
        <w:right w:val="none" w:sz="0" w:space="0" w:color="auto"/>
      </w:divBdr>
    </w:div>
    <w:div w:id="449788321">
      <w:marLeft w:val="0"/>
      <w:marRight w:val="0"/>
      <w:marTop w:val="0"/>
      <w:marBottom w:val="0"/>
      <w:divBdr>
        <w:top w:val="none" w:sz="0" w:space="0" w:color="auto"/>
        <w:left w:val="none" w:sz="0" w:space="0" w:color="auto"/>
        <w:bottom w:val="none" w:sz="0" w:space="0" w:color="auto"/>
        <w:right w:val="none" w:sz="0" w:space="0" w:color="auto"/>
      </w:divBdr>
    </w:div>
    <w:div w:id="449788660">
      <w:marLeft w:val="0"/>
      <w:marRight w:val="0"/>
      <w:marTop w:val="0"/>
      <w:marBottom w:val="0"/>
      <w:divBdr>
        <w:top w:val="none" w:sz="0" w:space="0" w:color="auto"/>
        <w:left w:val="none" w:sz="0" w:space="0" w:color="auto"/>
        <w:bottom w:val="none" w:sz="0" w:space="0" w:color="auto"/>
        <w:right w:val="none" w:sz="0" w:space="0" w:color="auto"/>
      </w:divBdr>
    </w:div>
    <w:div w:id="449789482">
      <w:marLeft w:val="0"/>
      <w:marRight w:val="0"/>
      <w:marTop w:val="0"/>
      <w:marBottom w:val="0"/>
      <w:divBdr>
        <w:top w:val="none" w:sz="0" w:space="0" w:color="auto"/>
        <w:left w:val="none" w:sz="0" w:space="0" w:color="auto"/>
        <w:bottom w:val="none" w:sz="0" w:space="0" w:color="auto"/>
        <w:right w:val="none" w:sz="0" w:space="0" w:color="auto"/>
      </w:divBdr>
    </w:div>
    <w:div w:id="449856639">
      <w:marLeft w:val="0"/>
      <w:marRight w:val="0"/>
      <w:marTop w:val="0"/>
      <w:marBottom w:val="0"/>
      <w:divBdr>
        <w:top w:val="none" w:sz="0" w:space="0" w:color="auto"/>
        <w:left w:val="none" w:sz="0" w:space="0" w:color="auto"/>
        <w:bottom w:val="none" w:sz="0" w:space="0" w:color="auto"/>
        <w:right w:val="none" w:sz="0" w:space="0" w:color="auto"/>
      </w:divBdr>
    </w:div>
    <w:div w:id="449983037">
      <w:marLeft w:val="0"/>
      <w:marRight w:val="0"/>
      <w:marTop w:val="0"/>
      <w:marBottom w:val="0"/>
      <w:divBdr>
        <w:top w:val="none" w:sz="0" w:space="0" w:color="auto"/>
        <w:left w:val="none" w:sz="0" w:space="0" w:color="auto"/>
        <w:bottom w:val="none" w:sz="0" w:space="0" w:color="auto"/>
        <w:right w:val="none" w:sz="0" w:space="0" w:color="auto"/>
      </w:divBdr>
    </w:div>
    <w:div w:id="450127904">
      <w:marLeft w:val="0"/>
      <w:marRight w:val="0"/>
      <w:marTop w:val="0"/>
      <w:marBottom w:val="0"/>
      <w:divBdr>
        <w:top w:val="none" w:sz="0" w:space="0" w:color="auto"/>
        <w:left w:val="none" w:sz="0" w:space="0" w:color="auto"/>
        <w:bottom w:val="none" w:sz="0" w:space="0" w:color="auto"/>
        <w:right w:val="none" w:sz="0" w:space="0" w:color="auto"/>
      </w:divBdr>
    </w:div>
    <w:div w:id="450132375">
      <w:marLeft w:val="0"/>
      <w:marRight w:val="0"/>
      <w:marTop w:val="0"/>
      <w:marBottom w:val="0"/>
      <w:divBdr>
        <w:top w:val="none" w:sz="0" w:space="0" w:color="auto"/>
        <w:left w:val="none" w:sz="0" w:space="0" w:color="auto"/>
        <w:bottom w:val="none" w:sz="0" w:space="0" w:color="auto"/>
        <w:right w:val="none" w:sz="0" w:space="0" w:color="auto"/>
      </w:divBdr>
    </w:div>
    <w:div w:id="450243322">
      <w:marLeft w:val="0"/>
      <w:marRight w:val="0"/>
      <w:marTop w:val="0"/>
      <w:marBottom w:val="0"/>
      <w:divBdr>
        <w:top w:val="none" w:sz="0" w:space="0" w:color="auto"/>
        <w:left w:val="none" w:sz="0" w:space="0" w:color="auto"/>
        <w:bottom w:val="none" w:sz="0" w:space="0" w:color="auto"/>
        <w:right w:val="none" w:sz="0" w:space="0" w:color="auto"/>
      </w:divBdr>
    </w:div>
    <w:div w:id="450251281">
      <w:marLeft w:val="0"/>
      <w:marRight w:val="0"/>
      <w:marTop w:val="0"/>
      <w:marBottom w:val="0"/>
      <w:divBdr>
        <w:top w:val="none" w:sz="0" w:space="0" w:color="auto"/>
        <w:left w:val="none" w:sz="0" w:space="0" w:color="auto"/>
        <w:bottom w:val="none" w:sz="0" w:space="0" w:color="auto"/>
        <w:right w:val="none" w:sz="0" w:space="0" w:color="auto"/>
      </w:divBdr>
    </w:div>
    <w:div w:id="450319164">
      <w:marLeft w:val="0"/>
      <w:marRight w:val="0"/>
      <w:marTop w:val="0"/>
      <w:marBottom w:val="0"/>
      <w:divBdr>
        <w:top w:val="none" w:sz="0" w:space="0" w:color="auto"/>
        <w:left w:val="none" w:sz="0" w:space="0" w:color="auto"/>
        <w:bottom w:val="none" w:sz="0" w:space="0" w:color="auto"/>
        <w:right w:val="none" w:sz="0" w:space="0" w:color="auto"/>
      </w:divBdr>
    </w:div>
    <w:div w:id="450319504">
      <w:marLeft w:val="0"/>
      <w:marRight w:val="0"/>
      <w:marTop w:val="0"/>
      <w:marBottom w:val="0"/>
      <w:divBdr>
        <w:top w:val="none" w:sz="0" w:space="0" w:color="auto"/>
        <w:left w:val="none" w:sz="0" w:space="0" w:color="auto"/>
        <w:bottom w:val="none" w:sz="0" w:space="0" w:color="auto"/>
        <w:right w:val="none" w:sz="0" w:space="0" w:color="auto"/>
      </w:divBdr>
    </w:div>
    <w:div w:id="450322848">
      <w:marLeft w:val="0"/>
      <w:marRight w:val="0"/>
      <w:marTop w:val="0"/>
      <w:marBottom w:val="0"/>
      <w:divBdr>
        <w:top w:val="none" w:sz="0" w:space="0" w:color="auto"/>
        <w:left w:val="none" w:sz="0" w:space="0" w:color="auto"/>
        <w:bottom w:val="none" w:sz="0" w:space="0" w:color="auto"/>
        <w:right w:val="none" w:sz="0" w:space="0" w:color="auto"/>
      </w:divBdr>
    </w:div>
    <w:div w:id="450365023">
      <w:marLeft w:val="0"/>
      <w:marRight w:val="0"/>
      <w:marTop w:val="0"/>
      <w:marBottom w:val="0"/>
      <w:divBdr>
        <w:top w:val="none" w:sz="0" w:space="0" w:color="auto"/>
        <w:left w:val="none" w:sz="0" w:space="0" w:color="auto"/>
        <w:bottom w:val="none" w:sz="0" w:space="0" w:color="auto"/>
        <w:right w:val="none" w:sz="0" w:space="0" w:color="auto"/>
      </w:divBdr>
    </w:div>
    <w:div w:id="450367084">
      <w:marLeft w:val="0"/>
      <w:marRight w:val="0"/>
      <w:marTop w:val="0"/>
      <w:marBottom w:val="0"/>
      <w:divBdr>
        <w:top w:val="none" w:sz="0" w:space="0" w:color="auto"/>
        <w:left w:val="none" w:sz="0" w:space="0" w:color="auto"/>
        <w:bottom w:val="none" w:sz="0" w:space="0" w:color="auto"/>
        <w:right w:val="none" w:sz="0" w:space="0" w:color="auto"/>
      </w:divBdr>
    </w:div>
    <w:div w:id="450439183">
      <w:marLeft w:val="0"/>
      <w:marRight w:val="0"/>
      <w:marTop w:val="0"/>
      <w:marBottom w:val="0"/>
      <w:divBdr>
        <w:top w:val="none" w:sz="0" w:space="0" w:color="auto"/>
        <w:left w:val="none" w:sz="0" w:space="0" w:color="auto"/>
        <w:bottom w:val="none" w:sz="0" w:space="0" w:color="auto"/>
        <w:right w:val="none" w:sz="0" w:space="0" w:color="auto"/>
      </w:divBdr>
    </w:div>
    <w:div w:id="450516161">
      <w:marLeft w:val="0"/>
      <w:marRight w:val="0"/>
      <w:marTop w:val="0"/>
      <w:marBottom w:val="0"/>
      <w:divBdr>
        <w:top w:val="none" w:sz="0" w:space="0" w:color="auto"/>
        <w:left w:val="none" w:sz="0" w:space="0" w:color="auto"/>
        <w:bottom w:val="none" w:sz="0" w:space="0" w:color="auto"/>
        <w:right w:val="none" w:sz="0" w:space="0" w:color="auto"/>
      </w:divBdr>
    </w:div>
    <w:div w:id="450589380">
      <w:marLeft w:val="0"/>
      <w:marRight w:val="0"/>
      <w:marTop w:val="0"/>
      <w:marBottom w:val="0"/>
      <w:divBdr>
        <w:top w:val="none" w:sz="0" w:space="0" w:color="auto"/>
        <w:left w:val="none" w:sz="0" w:space="0" w:color="auto"/>
        <w:bottom w:val="none" w:sz="0" w:space="0" w:color="auto"/>
        <w:right w:val="none" w:sz="0" w:space="0" w:color="auto"/>
      </w:divBdr>
    </w:div>
    <w:div w:id="450710258">
      <w:marLeft w:val="0"/>
      <w:marRight w:val="0"/>
      <w:marTop w:val="0"/>
      <w:marBottom w:val="0"/>
      <w:divBdr>
        <w:top w:val="none" w:sz="0" w:space="0" w:color="auto"/>
        <w:left w:val="none" w:sz="0" w:space="0" w:color="auto"/>
        <w:bottom w:val="none" w:sz="0" w:space="0" w:color="auto"/>
        <w:right w:val="none" w:sz="0" w:space="0" w:color="auto"/>
      </w:divBdr>
    </w:div>
    <w:div w:id="450785491">
      <w:marLeft w:val="0"/>
      <w:marRight w:val="0"/>
      <w:marTop w:val="0"/>
      <w:marBottom w:val="0"/>
      <w:divBdr>
        <w:top w:val="none" w:sz="0" w:space="0" w:color="auto"/>
        <w:left w:val="none" w:sz="0" w:space="0" w:color="auto"/>
        <w:bottom w:val="none" w:sz="0" w:space="0" w:color="auto"/>
        <w:right w:val="none" w:sz="0" w:space="0" w:color="auto"/>
      </w:divBdr>
    </w:div>
    <w:div w:id="450901693">
      <w:marLeft w:val="0"/>
      <w:marRight w:val="0"/>
      <w:marTop w:val="0"/>
      <w:marBottom w:val="0"/>
      <w:divBdr>
        <w:top w:val="none" w:sz="0" w:space="0" w:color="auto"/>
        <w:left w:val="none" w:sz="0" w:space="0" w:color="auto"/>
        <w:bottom w:val="none" w:sz="0" w:space="0" w:color="auto"/>
        <w:right w:val="none" w:sz="0" w:space="0" w:color="auto"/>
      </w:divBdr>
    </w:div>
    <w:div w:id="450976227">
      <w:marLeft w:val="0"/>
      <w:marRight w:val="0"/>
      <w:marTop w:val="0"/>
      <w:marBottom w:val="0"/>
      <w:divBdr>
        <w:top w:val="none" w:sz="0" w:space="0" w:color="auto"/>
        <w:left w:val="none" w:sz="0" w:space="0" w:color="auto"/>
        <w:bottom w:val="none" w:sz="0" w:space="0" w:color="auto"/>
        <w:right w:val="none" w:sz="0" w:space="0" w:color="auto"/>
      </w:divBdr>
    </w:div>
    <w:div w:id="451175462">
      <w:marLeft w:val="0"/>
      <w:marRight w:val="0"/>
      <w:marTop w:val="0"/>
      <w:marBottom w:val="0"/>
      <w:divBdr>
        <w:top w:val="none" w:sz="0" w:space="0" w:color="auto"/>
        <w:left w:val="none" w:sz="0" w:space="0" w:color="auto"/>
        <w:bottom w:val="none" w:sz="0" w:space="0" w:color="auto"/>
        <w:right w:val="none" w:sz="0" w:space="0" w:color="auto"/>
      </w:divBdr>
    </w:div>
    <w:div w:id="451243244">
      <w:marLeft w:val="0"/>
      <w:marRight w:val="0"/>
      <w:marTop w:val="0"/>
      <w:marBottom w:val="0"/>
      <w:divBdr>
        <w:top w:val="none" w:sz="0" w:space="0" w:color="auto"/>
        <w:left w:val="none" w:sz="0" w:space="0" w:color="auto"/>
        <w:bottom w:val="none" w:sz="0" w:space="0" w:color="auto"/>
        <w:right w:val="none" w:sz="0" w:space="0" w:color="auto"/>
      </w:divBdr>
    </w:div>
    <w:div w:id="451359552">
      <w:marLeft w:val="0"/>
      <w:marRight w:val="0"/>
      <w:marTop w:val="0"/>
      <w:marBottom w:val="0"/>
      <w:divBdr>
        <w:top w:val="none" w:sz="0" w:space="0" w:color="auto"/>
        <w:left w:val="none" w:sz="0" w:space="0" w:color="auto"/>
        <w:bottom w:val="none" w:sz="0" w:space="0" w:color="auto"/>
        <w:right w:val="none" w:sz="0" w:space="0" w:color="auto"/>
      </w:divBdr>
    </w:div>
    <w:div w:id="451479360">
      <w:marLeft w:val="0"/>
      <w:marRight w:val="0"/>
      <w:marTop w:val="0"/>
      <w:marBottom w:val="0"/>
      <w:divBdr>
        <w:top w:val="none" w:sz="0" w:space="0" w:color="auto"/>
        <w:left w:val="none" w:sz="0" w:space="0" w:color="auto"/>
        <w:bottom w:val="none" w:sz="0" w:space="0" w:color="auto"/>
        <w:right w:val="none" w:sz="0" w:space="0" w:color="auto"/>
      </w:divBdr>
    </w:div>
    <w:div w:id="451480280">
      <w:marLeft w:val="0"/>
      <w:marRight w:val="0"/>
      <w:marTop w:val="0"/>
      <w:marBottom w:val="0"/>
      <w:divBdr>
        <w:top w:val="none" w:sz="0" w:space="0" w:color="auto"/>
        <w:left w:val="none" w:sz="0" w:space="0" w:color="auto"/>
        <w:bottom w:val="none" w:sz="0" w:space="0" w:color="auto"/>
        <w:right w:val="none" w:sz="0" w:space="0" w:color="auto"/>
      </w:divBdr>
    </w:div>
    <w:div w:id="451556713">
      <w:marLeft w:val="0"/>
      <w:marRight w:val="0"/>
      <w:marTop w:val="0"/>
      <w:marBottom w:val="0"/>
      <w:divBdr>
        <w:top w:val="none" w:sz="0" w:space="0" w:color="auto"/>
        <w:left w:val="none" w:sz="0" w:space="0" w:color="auto"/>
        <w:bottom w:val="none" w:sz="0" w:space="0" w:color="auto"/>
        <w:right w:val="none" w:sz="0" w:space="0" w:color="auto"/>
      </w:divBdr>
    </w:div>
    <w:div w:id="451633661">
      <w:marLeft w:val="0"/>
      <w:marRight w:val="0"/>
      <w:marTop w:val="0"/>
      <w:marBottom w:val="0"/>
      <w:divBdr>
        <w:top w:val="none" w:sz="0" w:space="0" w:color="auto"/>
        <w:left w:val="none" w:sz="0" w:space="0" w:color="auto"/>
        <w:bottom w:val="none" w:sz="0" w:space="0" w:color="auto"/>
        <w:right w:val="none" w:sz="0" w:space="0" w:color="auto"/>
      </w:divBdr>
    </w:div>
    <w:div w:id="451829624">
      <w:bodyDiv w:val="1"/>
      <w:marLeft w:val="0"/>
      <w:marRight w:val="0"/>
      <w:marTop w:val="0"/>
      <w:marBottom w:val="0"/>
      <w:divBdr>
        <w:top w:val="none" w:sz="0" w:space="0" w:color="auto"/>
        <w:left w:val="none" w:sz="0" w:space="0" w:color="auto"/>
        <w:bottom w:val="none" w:sz="0" w:space="0" w:color="auto"/>
        <w:right w:val="none" w:sz="0" w:space="0" w:color="auto"/>
      </w:divBdr>
    </w:div>
    <w:div w:id="452014857">
      <w:marLeft w:val="0"/>
      <w:marRight w:val="0"/>
      <w:marTop w:val="0"/>
      <w:marBottom w:val="0"/>
      <w:divBdr>
        <w:top w:val="none" w:sz="0" w:space="0" w:color="auto"/>
        <w:left w:val="none" w:sz="0" w:space="0" w:color="auto"/>
        <w:bottom w:val="none" w:sz="0" w:space="0" w:color="auto"/>
        <w:right w:val="none" w:sz="0" w:space="0" w:color="auto"/>
      </w:divBdr>
    </w:div>
    <w:div w:id="452091251">
      <w:marLeft w:val="0"/>
      <w:marRight w:val="0"/>
      <w:marTop w:val="0"/>
      <w:marBottom w:val="0"/>
      <w:divBdr>
        <w:top w:val="none" w:sz="0" w:space="0" w:color="auto"/>
        <w:left w:val="none" w:sz="0" w:space="0" w:color="auto"/>
        <w:bottom w:val="none" w:sz="0" w:space="0" w:color="auto"/>
        <w:right w:val="none" w:sz="0" w:space="0" w:color="auto"/>
      </w:divBdr>
    </w:div>
    <w:div w:id="452209990">
      <w:marLeft w:val="0"/>
      <w:marRight w:val="0"/>
      <w:marTop w:val="0"/>
      <w:marBottom w:val="0"/>
      <w:divBdr>
        <w:top w:val="none" w:sz="0" w:space="0" w:color="auto"/>
        <w:left w:val="none" w:sz="0" w:space="0" w:color="auto"/>
        <w:bottom w:val="none" w:sz="0" w:space="0" w:color="auto"/>
        <w:right w:val="none" w:sz="0" w:space="0" w:color="auto"/>
      </w:divBdr>
    </w:div>
    <w:div w:id="452210693">
      <w:marLeft w:val="0"/>
      <w:marRight w:val="0"/>
      <w:marTop w:val="0"/>
      <w:marBottom w:val="0"/>
      <w:divBdr>
        <w:top w:val="none" w:sz="0" w:space="0" w:color="auto"/>
        <w:left w:val="none" w:sz="0" w:space="0" w:color="auto"/>
        <w:bottom w:val="none" w:sz="0" w:space="0" w:color="auto"/>
        <w:right w:val="none" w:sz="0" w:space="0" w:color="auto"/>
      </w:divBdr>
    </w:div>
    <w:div w:id="452331333">
      <w:marLeft w:val="0"/>
      <w:marRight w:val="0"/>
      <w:marTop w:val="0"/>
      <w:marBottom w:val="0"/>
      <w:divBdr>
        <w:top w:val="none" w:sz="0" w:space="0" w:color="auto"/>
        <w:left w:val="none" w:sz="0" w:space="0" w:color="auto"/>
        <w:bottom w:val="none" w:sz="0" w:space="0" w:color="auto"/>
        <w:right w:val="none" w:sz="0" w:space="0" w:color="auto"/>
      </w:divBdr>
    </w:div>
    <w:div w:id="452362031">
      <w:marLeft w:val="0"/>
      <w:marRight w:val="0"/>
      <w:marTop w:val="0"/>
      <w:marBottom w:val="0"/>
      <w:divBdr>
        <w:top w:val="none" w:sz="0" w:space="0" w:color="auto"/>
        <w:left w:val="none" w:sz="0" w:space="0" w:color="auto"/>
        <w:bottom w:val="none" w:sz="0" w:space="0" w:color="auto"/>
        <w:right w:val="none" w:sz="0" w:space="0" w:color="auto"/>
      </w:divBdr>
    </w:div>
    <w:div w:id="452404291">
      <w:marLeft w:val="0"/>
      <w:marRight w:val="0"/>
      <w:marTop w:val="0"/>
      <w:marBottom w:val="0"/>
      <w:divBdr>
        <w:top w:val="none" w:sz="0" w:space="0" w:color="auto"/>
        <w:left w:val="none" w:sz="0" w:space="0" w:color="auto"/>
        <w:bottom w:val="none" w:sz="0" w:space="0" w:color="auto"/>
        <w:right w:val="none" w:sz="0" w:space="0" w:color="auto"/>
      </w:divBdr>
    </w:div>
    <w:div w:id="452479607">
      <w:marLeft w:val="0"/>
      <w:marRight w:val="0"/>
      <w:marTop w:val="0"/>
      <w:marBottom w:val="0"/>
      <w:divBdr>
        <w:top w:val="none" w:sz="0" w:space="0" w:color="auto"/>
        <w:left w:val="none" w:sz="0" w:space="0" w:color="auto"/>
        <w:bottom w:val="none" w:sz="0" w:space="0" w:color="auto"/>
        <w:right w:val="none" w:sz="0" w:space="0" w:color="auto"/>
      </w:divBdr>
    </w:div>
    <w:div w:id="452482171">
      <w:marLeft w:val="0"/>
      <w:marRight w:val="0"/>
      <w:marTop w:val="0"/>
      <w:marBottom w:val="0"/>
      <w:divBdr>
        <w:top w:val="none" w:sz="0" w:space="0" w:color="auto"/>
        <w:left w:val="none" w:sz="0" w:space="0" w:color="auto"/>
        <w:bottom w:val="none" w:sz="0" w:space="0" w:color="auto"/>
        <w:right w:val="none" w:sz="0" w:space="0" w:color="auto"/>
      </w:divBdr>
    </w:div>
    <w:div w:id="452558032">
      <w:marLeft w:val="0"/>
      <w:marRight w:val="0"/>
      <w:marTop w:val="0"/>
      <w:marBottom w:val="0"/>
      <w:divBdr>
        <w:top w:val="none" w:sz="0" w:space="0" w:color="auto"/>
        <w:left w:val="none" w:sz="0" w:space="0" w:color="auto"/>
        <w:bottom w:val="none" w:sz="0" w:space="0" w:color="auto"/>
        <w:right w:val="none" w:sz="0" w:space="0" w:color="auto"/>
      </w:divBdr>
    </w:div>
    <w:div w:id="452675824">
      <w:marLeft w:val="0"/>
      <w:marRight w:val="0"/>
      <w:marTop w:val="0"/>
      <w:marBottom w:val="0"/>
      <w:divBdr>
        <w:top w:val="none" w:sz="0" w:space="0" w:color="auto"/>
        <w:left w:val="none" w:sz="0" w:space="0" w:color="auto"/>
        <w:bottom w:val="none" w:sz="0" w:space="0" w:color="auto"/>
        <w:right w:val="none" w:sz="0" w:space="0" w:color="auto"/>
      </w:divBdr>
    </w:div>
    <w:div w:id="452941193">
      <w:marLeft w:val="0"/>
      <w:marRight w:val="0"/>
      <w:marTop w:val="0"/>
      <w:marBottom w:val="0"/>
      <w:divBdr>
        <w:top w:val="none" w:sz="0" w:space="0" w:color="auto"/>
        <w:left w:val="none" w:sz="0" w:space="0" w:color="auto"/>
        <w:bottom w:val="none" w:sz="0" w:space="0" w:color="auto"/>
        <w:right w:val="none" w:sz="0" w:space="0" w:color="auto"/>
      </w:divBdr>
    </w:div>
    <w:div w:id="452944283">
      <w:marLeft w:val="0"/>
      <w:marRight w:val="0"/>
      <w:marTop w:val="0"/>
      <w:marBottom w:val="0"/>
      <w:divBdr>
        <w:top w:val="none" w:sz="0" w:space="0" w:color="auto"/>
        <w:left w:val="none" w:sz="0" w:space="0" w:color="auto"/>
        <w:bottom w:val="none" w:sz="0" w:space="0" w:color="auto"/>
        <w:right w:val="none" w:sz="0" w:space="0" w:color="auto"/>
      </w:divBdr>
    </w:div>
    <w:div w:id="452990379">
      <w:marLeft w:val="0"/>
      <w:marRight w:val="0"/>
      <w:marTop w:val="0"/>
      <w:marBottom w:val="0"/>
      <w:divBdr>
        <w:top w:val="none" w:sz="0" w:space="0" w:color="auto"/>
        <w:left w:val="none" w:sz="0" w:space="0" w:color="auto"/>
        <w:bottom w:val="none" w:sz="0" w:space="0" w:color="auto"/>
        <w:right w:val="none" w:sz="0" w:space="0" w:color="auto"/>
      </w:divBdr>
    </w:div>
    <w:div w:id="453063154">
      <w:marLeft w:val="0"/>
      <w:marRight w:val="0"/>
      <w:marTop w:val="0"/>
      <w:marBottom w:val="0"/>
      <w:divBdr>
        <w:top w:val="none" w:sz="0" w:space="0" w:color="auto"/>
        <w:left w:val="none" w:sz="0" w:space="0" w:color="auto"/>
        <w:bottom w:val="none" w:sz="0" w:space="0" w:color="auto"/>
        <w:right w:val="none" w:sz="0" w:space="0" w:color="auto"/>
      </w:divBdr>
    </w:div>
    <w:div w:id="453184202">
      <w:marLeft w:val="0"/>
      <w:marRight w:val="0"/>
      <w:marTop w:val="0"/>
      <w:marBottom w:val="0"/>
      <w:divBdr>
        <w:top w:val="none" w:sz="0" w:space="0" w:color="auto"/>
        <w:left w:val="none" w:sz="0" w:space="0" w:color="auto"/>
        <w:bottom w:val="none" w:sz="0" w:space="0" w:color="auto"/>
        <w:right w:val="none" w:sz="0" w:space="0" w:color="auto"/>
      </w:divBdr>
    </w:div>
    <w:div w:id="453408790">
      <w:marLeft w:val="0"/>
      <w:marRight w:val="0"/>
      <w:marTop w:val="0"/>
      <w:marBottom w:val="0"/>
      <w:divBdr>
        <w:top w:val="none" w:sz="0" w:space="0" w:color="auto"/>
        <w:left w:val="none" w:sz="0" w:space="0" w:color="auto"/>
        <w:bottom w:val="none" w:sz="0" w:space="0" w:color="auto"/>
        <w:right w:val="none" w:sz="0" w:space="0" w:color="auto"/>
      </w:divBdr>
    </w:div>
    <w:div w:id="453670195">
      <w:marLeft w:val="0"/>
      <w:marRight w:val="0"/>
      <w:marTop w:val="0"/>
      <w:marBottom w:val="0"/>
      <w:divBdr>
        <w:top w:val="none" w:sz="0" w:space="0" w:color="auto"/>
        <w:left w:val="none" w:sz="0" w:space="0" w:color="auto"/>
        <w:bottom w:val="none" w:sz="0" w:space="0" w:color="auto"/>
        <w:right w:val="none" w:sz="0" w:space="0" w:color="auto"/>
      </w:divBdr>
    </w:div>
    <w:div w:id="453713517">
      <w:marLeft w:val="0"/>
      <w:marRight w:val="0"/>
      <w:marTop w:val="0"/>
      <w:marBottom w:val="0"/>
      <w:divBdr>
        <w:top w:val="none" w:sz="0" w:space="0" w:color="auto"/>
        <w:left w:val="none" w:sz="0" w:space="0" w:color="auto"/>
        <w:bottom w:val="none" w:sz="0" w:space="0" w:color="auto"/>
        <w:right w:val="none" w:sz="0" w:space="0" w:color="auto"/>
      </w:divBdr>
    </w:div>
    <w:div w:id="453713795">
      <w:marLeft w:val="0"/>
      <w:marRight w:val="0"/>
      <w:marTop w:val="0"/>
      <w:marBottom w:val="0"/>
      <w:divBdr>
        <w:top w:val="none" w:sz="0" w:space="0" w:color="auto"/>
        <w:left w:val="none" w:sz="0" w:space="0" w:color="auto"/>
        <w:bottom w:val="none" w:sz="0" w:space="0" w:color="auto"/>
        <w:right w:val="none" w:sz="0" w:space="0" w:color="auto"/>
      </w:divBdr>
    </w:div>
    <w:div w:id="453717997">
      <w:marLeft w:val="0"/>
      <w:marRight w:val="0"/>
      <w:marTop w:val="0"/>
      <w:marBottom w:val="0"/>
      <w:divBdr>
        <w:top w:val="none" w:sz="0" w:space="0" w:color="auto"/>
        <w:left w:val="none" w:sz="0" w:space="0" w:color="auto"/>
        <w:bottom w:val="none" w:sz="0" w:space="0" w:color="auto"/>
        <w:right w:val="none" w:sz="0" w:space="0" w:color="auto"/>
      </w:divBdr>
    </w:div>
    <w:div w:id="453721592">
      <w:marLeft w:val="0"/>
      <w:marRight w:val="0"/>
      <w:marTop w:val="0"/>
      <w:marBottom w:val="0"/>
      <w:divBdr>
        <w:top w:val="none" w:sz="0" w:space="0" w:color="auto"/>
        <w:left w:val="none" w:sz="0" w:space="0" w:color="auto"/>
        <w:bottom w:val="none" w:sz="0" w:space="0" w:color="auto"/>
        <w:right w:val="none" w:sz="0" w:space="0" w:color="auto"/>
      </w:divBdr>
    </w:div>
    <w:div w:id="453868020">
      <w:marLeft w:val="0"/>
      <w:marRight w:val="0"/>
      <w:marTop w:val="0"/>
      <w:marBottom w:val="0"/>
      <w:divBdr>
        <w:top w:val="none" w:sz="0" w:space="0" w:color="auto"/>
        <w:left w:val="none" w:sz="0" w:space="0" w:color="auto"/>
        <w:bottom w:val="none" w:sz="0" w:space="0" w:color="auto"/>
        <w:right w:val="none" w:sz="0" w:space="0" w:color="auto"/>
      </w:divBdr>
    </w:div>
    <w:div w:id="453980701">
      <w:marLeft w:val="0"/>
      <w:marRight w:val="0"/>
      <w:marTop w:val="0"/>
      <w:marBottom w:val="0"/>
      <w:divBdr>
        <w:top w:val="none" w:sz="0" w:space="0" w:color="auto"/>
        <w:left w:val="none" w:sz="0" w:space="0" w:color="auto"/>
        <w:bottom w:val="none" w:sz="0" w:space="0" w:color="auto"/>
        <w:right w:val="none" w:sz="0" w:space="0" w:color="auto"/>
      </w:divBdr>
    </w:div>
    <w:div w:id="454101511">
      <w:marLeft w:val="0"/>
      <w:marRight w:val="0"/>
      <w:marTop w:val="0"/>
      <w:marBottom w:val="0"/>
      <w:divBdr>
        <w:top w:val="none" w:sz="0" w:space="0" w:color="auto"/>
        <w:left w:val="none" w:sz="0" w:space="0" w:color="auto"/>
        <w:bottom w:val="none" w:sz="0" w:space="0" w:color="auto"/>
        <w:right w:val="none" w:sz="0" w:space="0" w:color="auto"/>
      </w:divBdr>
    </w:div>
    <w:div w:id="454176133">
      <w:marLeft w:val="0"/>
      <w:marRight w:val="0"/>
      <w:marTop w:val="0"/>
      <w:marBottom w:val="0"/>
      <w:divBdr>
        <w:top w:val="none" w:sz="0" w:space="0" w:color="auto"/>
        <w:left w:val="none" w:sz="0" w:space="0" w:color="auto"/>
        <w:bottom w:val="none" w:sz="0" w:space="0" w:color="auto"/>
        <w:right w:val="none" w:sz="0" w:space="0" w:color="auto"/>
      </w:divBdr>
    </w:div>
    <w:div w:id="454255156">
      <w:marLeft w:val="0"/>
      <w:marRight w:val="0"/>
      <w:marTop w:val="0"/>
      <w:marBottom w:val="0"/>
      <w:divBdr>
        <w:top w:val="none" w:sz="0" w:space="0" w:color="auto"/>
        <w:left w:val="none" w:sz="0" w:space="0" w:color="auto"/>
        <w:bottom w:val="none" w:sz="0" w:space="0" w:color="auto"/>
        <w:right w:val="none" w:sz="0" w:space="0" w:color="auto"/>
      </w:divBdr>
    </w:div>
    <w:div w:id="454448696">
      <w:marLeft w:val="0"/>
      <w:marRight w:val="0"/>
      <w:marTop w:val="0"/>
      <w:marBottom w:val="0"/>
      <w:divBdr>
        <w:top w:val="none" w:sz="0" w:space="0" w:color="auto"/>
        <w:left w:val="none" w:sz="0" w:space="0" w:color="auto"/>
        <w:bottom w:val="none" w:sz="0" w:space="0" w:color="auto"/>
        <w:right w:val="none" w:sz="0" w:space="0" w:color="auto"/>
      </w:divBdr>
    </w:div>
    <w:div w:id="454450950">
      <w:marLeft w:val="0"/>
      <w:marRight w:val="0"/>
      <w:marTop w:val="0"/>
      <w:marBottom w:val="0"/>
      <w:divBdr>
        <w:top w:val="none" w:sz="0" w:space="0" w:color="auto"/>
        <w:left w:val="none" w:sz="0" w:space="0" w:color="auto"/>
        <w:bottom w:val="none" w:sz="0" w:space="0" w:color="auto"/>
        <w:right w:val="none" w:sz="0" w:space="0" w:color="auto"/>
      </w:divBdr>
    </w:div>
    <w:div w:id="454720345">
      <w:marLeft w:val="0"/>
      <w:marRight w:val="0"/>
      <w:marTop w:val="0"/>
      <w:marBottom w:val="0"/>
      <w:divBdr>
        <w:top w:val="none" w:sz="0" w:space="0" w:color="auto"/>
        <w:left w:val="none" w:sz="0" w:space="0" w:color="auto"/>
        <w:bottom w:val="none" w:sz="0" w:space="0" w:color="auto"/>
        <w:right w:val="none" w:sz="0" w:space="0" w:color="auto"/>
      </w:divBdr>
    </w:div>
    <w:div w:id="454838526">
      <w:marLeft w:val="0"/>
      <w:marRight w:val="0"/>
      <w:marTop w:val="0"/>
      <w:marBottom w:val="0"/>
      <w:divBdr>
        <w:top w:val="none" w:sz="0" w:space="0" w:color="auto"/>
        <w:left w:val="none" w:sz="0" w:space="0" w:color="auto"/>
        <w:bottom w:val="none" w:sz="0" w:space="0" w:color="auto"/>
        <w:right w:val="none" w:sz="0" w:space="0" w:color="auto"/>
      </w:divBdr>
    </w:div>
    <w:div w:id="454911179">
      <w:marLeft w:val="0"/>
      <w:marRight w:val="0"/>
      <w:marTop w:val="0"/>
      <w:marBottom w:val="0"/>
      <w:divBdr>
        <w:top w:val="none" w:sz="0" w:space="0" w:color="auto"/>
        <w:left w:val="none" w:sz="0" w:space="0" w:color="auto"/>
        <w:bottom w:val="none" w:sz="0" w:space="0" w:color="auto"/>
        <w:right w:val="none" w:sz="0" w:space="0" w:color="auto"/>
      </w:divBdr>
    </w:div>
    <w:div w:id="454912405">
      <w:marLeft w:val="0"/>
      <w:marRight w:val="0"/>
      <w:marTop w:val="0"/>
      <w:marBottom w:val="0"/>
      <w:divBdr>
        <w:top w:val="none" w:sz="0" w:space="0" w:color="auto"/>
        <w:left w:val="none" w:sz="0" w:space="0" w:color="auto"/>
        <w:bottom w:val="none" w:sz="0" w:space="0" w:color="auto"/>
        <w:right w:val="none" w:sz="0" w:space="0" w:color="auto"/>
      </w:divBdr>
    </w:div>
    <w:div w:id="454913743">
      <w:marLeft w:val="0"/>
      <w:marRight w:val="0"/>
      <w:marTop w:val="0"/>
      <w:marBottom w:val="0"/>
      <w:divBdr>
        <w:top w:val="none" w:sz="0" w:space="0" w:color="auto"/>
        <w:left w:val="none" w:sz="0" w:space="0" w:color="auto"/>
        <w:bottom w:val="none" w:sz="0" w:space="0" w:color="auto"/>
        <w:right w:val="none" w:sz="0" w:space="0" w:color="auto"/>
      </w:divBdr>
    </w:div>
    <w:div w:id="454953737">
      <w:marLeft w:val="0"/>
      <w:marRight w:val="0"/>
      <w:marTop w:val="0"/>
      <w:marBottom w:val="0"/>
      <w:divBdr>
        <w:top w:val="none" w:sz="0" w:space="0" w:color="auto"/>
        <w:left w:val="none" w:sz="0" w:space="0" w:color="auto"/>
        <w:bottom w:val="none" w:sz="0" w:space="0" w:color="auto"/>
        <w:right w:val="none" w:sz="0" w:space="0" w:color="auto"/>
      </w:divBdr>
    </w:div>
    <w:div w:id="455028239">
      <w:marLeft w:val="0"/>
      <w:marRight w:val="0"/>
      <w:marTop w:val="0"/>
      <w:marBottom w:val="0"/>
      <w:divBdr>
        <w:top w:val="none" w:sz="0" w:space="0" w:color="auto"/>
        <w:left w:val="none" w:sz="0" w:space="0" w:color="auto"/>
        <w:bottom w:val="none" w:sz="0" w:space="0" w:color="auto"/>
        <w:right w:val="none" w:sz="0" w:space="0" w:color="auto"/>
      </w:divBdr>
    </w:div>
    <w:div w:id="455028409">
      <w:marLeft w:val="0"/>
      <w:marRight w:val="0"/>
      <w:marTop w:val="0"/>
      <w:marBottom w:val="0"/>
      <w:divBdr>
        <w:top w:val="none" w:sz="0" w:space="0" w:color="auto"/>
        <w:left w:val="none" w:sz="0" w:space="0" w:color="auto"/>
        <w:bottom w:val="none" w:sz="0" w:space="0" w:color="auto"/>
        <w:right w:val="none" w:sz="0" w:space="0" w:color="auto"/>
      </w:divBdr>
    </w:div>
    <w:div w:id="455174628">
      <w:marLeft w:val="0"/>
      <w:marRight w:val="0"/>
      <w:marTop w:val="0"/>
      <w:marBottom w:val="0"/>
      <w:divBdr>
        <w:top w:val="none" w:sz="0" w:space="0" w:color="auto"/>
        <w:left w:val="none" w:sz="0" w:space="0" w:color="auto"/>
        <w:bottom w:val="none" w:sz="0" w:space="0" w:color="auto"/>
        <w:right w:val="none" w:sz="0" w:space="0" w:color="auto"/>
      </w:divBdr>
    </w:div>
    <w:div w:id="455223901">
      <w:marLeft w:val="0"/>
      <w:marRight w:val="0"/>
      <w:marTop w:val="0"/>
      <w:marBottom w:val="0"/>
      <w:divBdr>
        <w:top w:val="none" w:sz="0" w:space="0" w:color="auto"/>
        <w:left w:val="none" w:sz="0" w:space="0" w:color="auto"/>
        <w:bottom w:val="none" w:sz="0" w:space="0" w:color="auto"/>
        <w:right w:val="none" w:sz="0" w:space="0" w:color="auto"/>
      </w:divBdr>
    </w:div>
    <w:div w:id="455295005">
      <w:marLeft w:val="0"/>
      <w:marRight w:val="0"/>
      <w:marTop w:val="0"/>
      <w:marBottom w:val="0"/>
      <w:divBdr>
        <w:top w:val="none" w:sz="0" w:space="0" w:color="auto"/>
        <w:left w:val="none" w:sz="0" w:space="0" w:color="auto"/>
        <w:bottom w:val="none" w:sz="0" w:space="0" w:color="auto"/>
        <w:right w:val="none" w:sz="0" w:space="0" w:color="auto"/>
      </w:divBdr>
    </w:div>
    <w:div w:id="455561283">
      <w:marLeft w:val="0"/>
      <w:marRight w:val="0"/>
      <w:marTop w:val="0"/>
      <w:marBottom w:val="0"/>
      <w:divBdr>
        <w:top w:val="none" w:sz="0" w:space="0" w:color="auto"/>
        <w:left w:val="none" w:sz="0" w:space="0" w:color="auto"/>
        <w:bottom w:val="none" w:sz="0" w:space="0" w:color="auto"/>
        <w:right w:val="none" w:sz="0" w:space="0" w:color="auto"/>
      </w:divBdr>
    </w:div>
    <w:div w:id="455678124">
      <w:marLeft w:val="0"/>
      <w:marRight w:val="0"/>
      <w:marTop w:val="0"/>
      <w:marBottom w:val="0"/>
      <w:divBdr>
        <w:top w:val="none" w:sz="0" w:space="0" w:color="auto"/>
        <w:left w:val="none" w:sz="0" w:space="0" w:color="auto"/>
        <w:bottom w:val="none" w:sz="0" w:space="0" w:color="auto"/>
        <w:right w:val="none" w:sz="0" w:space="0" w:color="auto"/>
      </w:divBdr>
    </w:div>
    <w:div w:id="455681935">
      <w:bodyDiv w:val="1"/>
      <w:marLeft w:val="0"/>
      <w:marRight w:val="0"/>
      <w:marTop w:val="0"/>
      <w:marBottom w:val="0"/>
      <w:divBdr>
        <w:top w:val="none" w:sz="0" w:space="0" w:color="auto"/>
        <w:left w:val="none" w:sz="0" w:space="0" w:color="auto"/>
        <w:bottom w:val="none" w:sz="0" w:space="0" w:color="auto"/>
        <w:right w:val="none" w:sz="0" w:space="0" w:color="auto"/>
      </w:divBdr>
    </w:div>
    <w:div w:id="455685744">
      <w:marLeft w:val="0"/>
      <w:marRight w:val="0"/>
      <w:marTop w:val="0"/>
      <w:marBottom w:val="0"/>
      <w:divBdr>
        <w:top w:val="none" w:sz="0" w:space="0" w:color="auto"/>
        <w:left w:val="none" w:sz="0" w:space="0" w:color="auto"/>
        <w:bottom w:val="none" w:sz="0" w:space="0" w:color="auto"/>
        <w:right w:val="none" w:sz="0" w:space="0" w:color="auto"/>
      </w:divBdr>
    </w:div>
    <w:div w:id="455876884">
      <w:marLeft w:val="0"/>
      <w:marRight w:val="0"/>
      <w:marTop w:val="0"/>
      <w:marBottom w:val="0"/>
      <w:divBdr>
        <w:top w:val="none" w:sz="0" w:space="0" w:color="auto"/>
        <w:left w:val="none" w:sz="0" w:space="0" w:color="auto"/>
        <w:bottom w:val="none" w:sz="0" w:space="0" w:color="auto"/>
        <w:right w:val="none" w:sz="0" w:space="0" w:color="auto"/>
      </w:divBdr>
    </w:div>
    <w:div w:id="455880700">
      <w:marLeft w:val="0"/>
      <w:marRight w:val="0"/>
      <w:marTop w:val="0"/>
      <w:marBottom w:val="0"/>
      <w:divBdr>
        <w:top w:val="none" w:sz="0" w:space="0" w:color="auto"/>
        <w:left w:val="none" w:sz="0" w:space="0" w:color="auto"/>
        <w:bottom w:val="none" w:sz="0" w:space="0" w:color="auto"/>
        <w:right w:val="none" w:sz="0" w:space="0" w:color="auto"/>
      </w:divBdr>
    </w:div>
    <w:div w:id="456028107">
      <w:marLeft w:val="0"/>
      <w:marRight w:val="0"/>
      <w:marTop w:val="0"/>
      <w:marBottom w:val="0"/>
      <w:divBdr>
        <w:top w:val="none" w:sz="0" w:space="0" w:color="auto"/>
        <w:left w:val="none" w:sz="0" w:space="0" w:color="auto"/>
        <w:bottom w:val="none" w:sz="0" w:space="0" w:color="auto"/>
        <w:right w:val="none" w:sz="0" w:space="0" w:color="auto"/>
      </w:divBdr>
    </w:div>
    <w:div w:id="456147586">
      <w:marLeft w:val="0"/>
      <w:marRight w:val="0"/>
      <w:marTop w:val="0"/>
      <w:marBottom w:val="0"/>
      <w:divBdr>
        <w:top w:val="none" w:sz="0" w:space="0" w:color="auto"/>
        <w:left w:val="none" w:sz="0" w:space="0" w:color="auto"/>
        <w:bottom w:val="none" w:sz="0" w:space="0" w:color="auto"/>
        <w:right w:val="none" w:sz="0" w:space="0" w:color="auto"/>
      </w:divBdr>
    </w:div>
    <w:div w:id="456220787">
      <w:marLeft w:val="0"/>
      <w:marRight w:val="0"/>
      <w:marTop w:val="0"/>
      <w:marBottom w:val="0"/>
      <w:divBdr>
        <w:top w:val="none" w:sz="0" w:space="0" w:color="auto"/>
        <w:left w:val="none" w:sz="0" w:space="0" w:color="auto"/>
        <w:bottom w:val="none" w:sz="0" w:space="0" w:color="auto"/>
        <w:right w:val="none" w:sz="0" w:space="0" w:color="auto"/>
      </w:divBdr>
    </w:div>
    <w:div w:id="456262955">
      <w:marLeft w:val="0"/>
      <w:marRight w:val="0"/>
      <w:marTop w:val="0"/>
      <w:marBottom w:val="0"/>
      <w:divBdr>
        <w:top w:val="none" w:sz="0" w:space="0" w:color="auto"/>
        <w:left w:val="none" w:sz="0" w:space="0" w:color="auto"/>
        <w:bottom w:val="none" w:sz="0" w:space="0" w:color="auto"/>
        <w:right w:val="none" w:sz="0" w:space="0" w:color="auto"/>
      </w:divBdr>
    </w:div>
    <w:div w:id="456339923">
      <w:marLeft w:val="0"/>
      <w:marRight w:val="0"/>
      <w:marTop w:val="0"/>
      <w:marBottom w:val="0"/>
      <w:divBdr>
        <w:top w:val="none" w:sz="0" w:space="0" w:color="auto"/>
        <w:left w:val="none" w:sz="0" w:space="0" w:color="auto"/>
        <w:bottom w:val="none" w:sz="0" w:space="0" w:color="auto"/>
        <w:right w:val="none" w:sz="0" w:space="0" w:color="auto"/>
      </w:divBdr>
    </w:div>
    <w:div w:id="456410761">
      <w:marLeft w:val="0"/>
      <w:marRight w:val="0"/>
      <w:marTop w:val="0"/>
      <w:marBottom w:val="0"/>
      <w:divBdr>
        <w:top w:val="none" w:sz="0" w:space="0" w:color="auto"/>
        <w:left w:val="none" w:sz="0" w:space="0" w:color="auto"/>
        <w:bottom w:val="none" w:sz="0" w:space="0" w:color="auto"/>
        <w:right w:val="none" w:sz="0" w:space="0" w:color="auto"/>
      </w:divBdr>
    </w:div>
    <w:div w:id="456414369">
      <w:marLeft w:val="0"/>
      <w:marRight w:val="0"/>
      <w:marTop w:val="0"/>
      <w:marBottom w:val="0"/>
      <w:divBdr>
        <w:top w:val="none" w:sz="0" w:space="0" w:color="auto"/>
        <w:left w:val="none" w:sz="0" w:space="0" w:color="auto"/>
        <w:bottom w:val="none" w:sz="0" w:space="0" w:color="auto"/>
        <w:right w:val="none" w:sz="0" w:space="0" w:color="auto"/>
      </w:divBdr>
    </w:div>
    <w:div w:id="456533410">
      <w:marLeft w:val="0"/>
      <w:marRight w:val="0"/>
      <w:marTop w:val="0"/>
      <w:marBottom w:val="0"/>
      <w:divBdr>
        <w:top w:val="none" w:sz="0" w:space="0" w:color="auto"/>
        <w:left w:val="none" w:sz="0" w:space="0" w:color="auto"/>
        <w:bottom w:val="none" w:sz="0" w:space="0" w:color="auto"/>
        <w:right w:val="none" w:sz="0" w:space="0" w:color="auto"/>
      </w:divBdr>
    </w:div>
    <w:div w:id="456602187">
      <w:marLeft w:val="0"/>
      <w:marRight w:val="0"/>
      <w:marTop w:val="0"/>
      <w:marBottom w:val="0"/>
      <w:divBdr>
        <w:top w:val="none" w:sz="0" w:space="0" w:color="auto"/>
        <w:left w:val="none" w:sz="0" w:space="0" w:color="auto"/>
        <w:bottom w:val="none" w:sz="0" w:space="0" w:color="auto"/>
        <w:right w:val="none" w:sz="0" w:space="0" w:color="auto"/>
      </w:divBdr>
    </w:div>
    <w:div w:id="456796607">
      <w:marLeft w:val="0"/>
      <w:marRight w:val="0"/>
      <w:marTop w:val="0"/>
      <w:marBottom w:val="0"/>
      <w:divBdr>
        <w:top w:val="none" w:sz="0" w:space="0" w:color="auto"/>
        <w:left w:val="none" w:sz="0" w:space="0" w:color="auto"/>
        <w:bottom w:val="none" w:sz="0" w:space="0" w:color="auto"/>
        <w:right w:val="none" w:sz="0" w:space="0" w:color="auto"/>
      </w:divBdr>
    </w:div>
    <w:div w:id="456799428">
      <w:marLeft w:val="0"/>
      <w:marRight w:val="0"/>
      <w:marTop w:val="0"/>
      <w:marBottom w:val="0"/>
      <w:divBdr>
        <w:top w:val="none" w:sz="0" w:space="0" w:color="auto"/>
        <w:left w:val="none" w:sz="0" w:space="0" w:color="auto"/>
        <w:bottom w:val="none" w:sz="0" w:space="0" w:color="auto"/>
        <w:right w:val="none" w:sz="0" w:space="0" w:color="auto"/>
      </w:divBdr>
    </w:div>
    <w:div w:id="456870381">
      <w:marLeft w:val="0"/>
      <w:marRight w:val="0"/>
      <w:marTop w:val="0"/>
      <w:marBottom w:val="0"/>
      <w:divBdr>
        <w:top w:val="none" w:sz="0" w:space="0" w:color="auto"/>
        <w:left w:val="none" w:sz="0" w:space="0" w:color="auto"/>
        <w:bottom w:val="none" w:sz="0" w:space="0" w:color="auto"/>
        <w:right w:val="none" w:sz="0" w:space="0" w:color="auto"/>
      </w:divBdr>
    </w:div>
    <w:div w:id="456947623">
      <w:marLeft w:val="0"/>
      <w:marRight w:val="0"/>
      <w:marTop w:val="0"/>
      <w:marBottom w:val="0"/>
      <w:divBdr>
        <w:top w:val="none" w:sz="0" w:space="0" w:color="auto"/>
        <w:left w:val="none" w:sz="0" w:space="0" w:color="auto"/>
        <w:bottom w:val="none" w:sz="0" w:space="0" w:color="auto"/>
        <w:right w:val="none" w:sz="0" w:space="0" w:color="auto"/>
      </w:divBdr>
    </w:div>
    <w:div w:id="456990985">
      <w:marLeft w:val="0"/>
      <w:marRight w:val="0"/>
      <w:marTop w:val="0"/>
      <w:marBottom w:val="0"/>
      <w:divBdr>
        <w:top w:val="none" w:sz="0" w:space="0" w:color="auto"/>
        <w:left w:val="none" w:sz="0" w:space="0" w:color="auto"/>
        <w:bottom w:val="none" w:sz="0" w:space="0" w:color="auto"/>
        <w:right w:val="none" w:sz="0" w:space="0" w:color="auto"/>
      </w:divBdr>
    </w:div>
    <w:div w:id="456993005">
      <w:marLeft w:val="0"/>
      <w:marRight w:val="0"/>
      <w:marTop w:val="0"/>
      <w:marBottom w:val="0"/>
      <w:divBdr>
        <w:top w:val="none" w:sz="0" w:space="0" w:color="auto"/>
        <w:left w:val="none" w:sz="0" w:space="0" w:color="auto"/>
        <w:bottom w:val="none" w:sz="0" w:space="0" w:color="auto"/>
        <w:right w:val="none" w:sz="0" w:space="0" w:color="auto"/>
      </w:divBdr>
    </w:div>
    <w:div w:id="457066060">
      <w:marLeft w:val="0"/>
      <w:marRight w:val="0"/>
      <w:marTop w:val="0"/>
      <w:marBottom w:val="0"/>
      <w:divBdr>
        <w:top w:val="none" w:sz="0" w:space="0" w:color="auto"/>
        <w:left w:val="none" w:sz="0" w:space="0" w:color="auto"/>
        <w:bottom w:val="none" w:sz="0" w:space="0" w:color="auto"/>
        <w:right w:val="none" w:sz="0" w:space="0" w:color="auto"/>
      </w:divBdr>
    </w:div>
    <w:div w:id="457067187">
      <w:marLeft w:val="0"/>
      <w:marRight w:val="0"/>
      <w:marTop w:val="0"/>
      <w:marBottom w:val="0"/>
      <w:divBdr>
        <w:top w:val="none" w:sz="0" w:space="0" w:color="auto"/>
        <w:left w:val="none" w:sz="0" w:space="0" w:color="auto"/>
        <w:bottom w:val="none" w:sz="0" w:space="0" w:color="auto"/>
        <w:right w:val="none" w:sz="0" w:space="0" w:color="auto"/>
      </w:divBdr>
    </w:div>
    <w:div w:id="457183172">
      <w:marLeft w:val="0"/>
      <w:marRight w:val="0"/>
      <w:marTop w:val="0"/>
      <w:marBottom w:val="0"/>
      <w:divBdr>
        <w:top w:val="none" w:sz="0" w:space="0" w:color="auto"/>
        <w:left w:val="none" w:sz="0" w:space="0" w:color="auto"/>
        <w:bottom w:val="none" w:sz="0" w:space="0" w:color="auto"/>
        <w:right w:val="none" w:sz="0" w:space="0" w:color="auto"/>
      </w:divBdr>
    </w:div>
    <w:div w:id="457261340">
      <w:marLeft w:val="0"/>
      <w:marRight w:val="0"/>
      <w:marTop w:val="0"/>
      <w:marBottom w:val="0"/>
      <w:divBdr>
        <w:top w:val="none" w:sz="0" w:space="0" w:color="auto"/>
        <w:left w:val="none" w:sz="0" w:space="0" w:color="auto"/>
        <w:bottom w:val="none" w:sz="0" w:space="0" w:color="auto"/>
        <w:right w:val="none" w:sz="0" w:space="0" w:color="auto"/>
      </w:divBdr>
    </w:div>
    <w:div w:id="457381839">
      <w:marLeft w:val="0"/>
      <w:marRight w:val="0"/>
      <w:marTop w:val="0"/>
      <w:marBottom w:val="0"/>
      <w:divBdr>
        <w:top w:val="none" w:sz="0" w:space="0" w:color="auto"/>
        <w:left w:val="none" w:sz="0" w:space="0" w:color="auto"/>
        <w:bottom w:val="none" w:sz="0" w:space="0" w:color="auto"/>
        <w:right w:val="none" w:sz="0" w:space="0" w:color="auto"/>
      </w:divBdr>
    </w:div>
    <w:div w:id="457574923">
      <w:marLeft w:val="0"/>
      <w:marRight w:val="0"/>
      <w:marTop w:val="0"/>
      <w:marBottom w:val="0"/>
      <w:divBdr>
        <w:top w:val="none" w:sz="0" w:space="0" w:color="auto"/>
        <w:left w:val="none" w:sz="0" w:space="0" w:color="auto"/>
        <w:bottom w:val="none" w:sz="0" w:space="0" w:color="auto"/>
        <w:right w:val="none" w:sz="0" w:space="0" w:color="auto"/>
      </w:divBdr>
    </w:div>
    <w:div w:id="457648252">
      <w:marLeft w:val="0"/>
      <w:marRight w:val="0"/>
      <w:marTop w:val="0"/>
      <w:marBottom w:val="0"/>
      <w:divBdr>
        <w:top w:val="none" w:sz="0" w:space="0" w:color="auto"/>
        <w:left w:val="none" w:sz="0" w:space="0" w:color="auto"/>
        <w:bottom w:val="none" w:sz="0" w:space="0" w:color="auto"/>
        <w:right w:val="none" w:sz="0" w:space="0" w:color="auto"/>
      </w:divBdr>
    </w:div>
    <w:div w:id="457720720">
      <w:marLeft w:val="0"/>
      <w:marRight w:val="0"/>
      <w:marTop w:val="0"/>
      <w:marBottom w:val="0"/>
      <w:divBdr>
        <w:top w:val="none" w:sz="0" w:space="0" w:color="auto"/>
        <w:left w:val="none" w:sz="0" w:space="0" w:color="auto"/>
        <w:bottom w:val="none" w:sz="0" w:space="0" w:color="auto"/>
        <w:right w:val="none" w:sz="0" w:space="0" w:color="auto"/>
      </w:divBdr>
    </w:div>
    <w:div w:id="457722618">
      <w:marLeft w:val="0"/>
      <w:marRight w:val="0"/>
      <w:marTop w:val="0"/>
      <w:marBottom w:val="0"/>
      <w:divBdr>
        <w:top w:val="none" w:sz="0" w:space="0" w:color="auto"/>
        <w:left w:val="none" w:sz="0" w:space="0" w:color="auto"/>
        <w:bottom w:val="none" w:sz="0" w:space="0" w:color="auto"/>
        <w:right w:val="none" w:sz="0" w:space="0" w:color="auto"/>
      </w:divBdr>
    </w:div>
    <w:div w:id="457798257">
      <w:marLeft w:val="0"/>
      <w:marRight w:val="0"/>
      <w:marTop w:val="0"/>
      <w:marBottom w:val="0"/>
      <w:divBdr>
        <w:top w:val="none" w:sz="0" w:space="0" w:color="auto"/>
        <w:left w:val="none" w:sz="0" w:space="0" w:color="auto"/>
        <w:bottom w:val="none" w:sz="0" w:space="0" w:color="auto"/>
        <w:right w:val="none" w:sz="0" w:space="0" w:color="auto"/>
      </w:divBdr>
    </w:div>
    <w:div w:id="457921579">
      <w:marLeft w:val="0"/>
      <w:marRight w:val="0"/>
      <w:marTop w:val="0"/>
      <w:marBottom w:val="0"/>
      <w:divBdr>
        <w:top w:val="none" w:sz="0" w:space="0" w:color="auto"/>
        <w:left w:val="none" w:sz="0" w:space="0" w:color="auto"/>
        <w:bottom w:val="none" w:sz="0" w:space="0" w:color="auto"/>
        <w:right w:val="none" w:sz="0" w:space="0" w:color="auto"/>
      </w:divBdr>
    </w:div>
    <w:div w:id="457921706">
      <w:bodyDiv w:val="1"/>
      <w:marLeft w:val="0"/>
      <w:marRight w:val="0"/>
      <w:marTop w:val="0"/>
      <w:marBottom w:val="0"/>
      <w:divBdr>
        <w:top w:val="none" w:sz="0" w:space="0" w:color="auto"/>
        <w:left w:val="none" w:sz="0" w:space="0" w:color="auto"/>
        <w:bottom w:val="none" w:sz="0" w:space="0" w:color="auto"/>
        <w:right w:val="none" w:sz="0" w:space="0" w:color="auto"/>
      </w:divBdr>
    </w:div>
    <w:div w:id="458039404">
      <w:marLeft w:val="0"/>
      <w:marRight w:val="0"/>
      <w:marTop w:val="0"/>
      <w:marBottom w:val="0"/>
      <w:divBdr>
        <w:top w:val="none" w:sz="0" w:space="0" w:color="auto"/>
        <w:left w:val="none" w:sz="0" w:space="0" w:color="auto"/>
        <w:bottom w:val="none" w:sz="0" w:space="0" w:color="auto"/>
        <w:right w:val="none" w:sz="0" w:space="0" w:color="auto"/>
      </w:divBdr>
    </w:div>
    <w:div w:id="458107056">
      <w:marLeft w:val="0"/>
      <w:marRight w:val="0"/>
      <w:marTop w:val="0"/>
      <w:marBottom w:val="0"/>
      <w:divBdr>
        <w:top w:val="none" w:sz="0" w:space="0" w:color="auto"/>
        <w:left w:val="none" w:sz="0" w:space="0" w:color="auto"/>
        <w:bottom w:val="none" w:sz="0" w:space="0" w:color="auto"/>
        <w:right w:val="none" w:sz="0" w:space="0" w:color="auto"/>
      </w:divBdr>
    </w:div>
    <w:div w:id="458110644">
      <w:marLeft w:val="0"/>
      <w:marRight w:val="0"/>
      <w:marTop w:val="0"/>
      <w:marBottom w:val="0"/>
      <w:divBdr>
        <w:top w:val="none" w:sz="0" w:space="0" w:color="auto"/>
        <w:left w:val="none" w:sz="0" w:space="0" w:color="auto"/>
        <w:bottom w:val="none" w:sz="0" w:space="0" w:color="auto"/>
        <w:right w:val="none" w:sz="0" w:space="0" w:color="auto"/>
      </w:divBdr>
    </w:div>
    <w:div w:id="458114733">
      <w:marLeft w:val="0"/>
      <w:marRight w:val="0"/>
      <w:marTop w:val="0"/>
      <w:marBottom w:val="0"/>
      <w:divBdr>
        <w:top w:val="none" w:sz="0" w:space="0" w:color="auto"/>
        <w:left w:val="none" w:sz="0" w:space="0" w:color="auto"/>
        <w:bottom w:val="none" w:sz="0" w:space="0" w:color="auto"/>
        <w:right w:val="none" w:sz="0" w:space="0" w:color="auto"/>
      </w:divBdr>
    </w:div>
    <w:div w:id="458185574">
      <w:marLeft w:val="0"/>
      <w:marRight w:val="0"/>
      <w:marTop w:val="0"/>
      <w:marBottom w:val="0"/>
      <w:divBdr>
        <w:top w:val="none" w:sz="0" w:space="0" w:color="auto"/>
        <w:left w:val="none" w:sz="0" w:space="0" w:color="auto"/>
        <w:bottom w:val="none" w:sz="0" w:space="0" w:color="auto"/>
        <w:right w:val="none" w:sz="0" w:space="0" w:color="auto"/>
      </w:divBdr>
    </w:div>
    <w:div w:id="458232425">
      <w:marLeft w:val="0"/>
      <w:marRight w:val="0"/>
      <w:marTop w:val="0"/>
      <w:marBottom w:val="0"/>
      <w:divBdr>
        <w:top w:val="none" w:sz="0" w:space="0" w:color="auto"/>
        <w:left w:val="none" w:sz="0" w:space="0" w:color="auto"/>
        <w:bottom w:val="none" w:sz="0" w:space="0" w:color="auto"/>
        <w:right w:val="none" w:sz="0" w:space="0" w:color="auto"/>
      </w:divBdr>
    </w:div>
    <w:div w:id="458375596">
      <w:marLeft w:val="0"/>
      <w:marRight w:val="0"/>
      <w:marTop w:val="0"/>
      <w:marBottom w:val="0"/>
      <w:divBdr>
        <w:top w:val="none" w:sz="0" w:space="0" w:color="auto"/>
        <w:left w:val="none" w:sz="0" w:space="0" w:color="auto"/>
        <w:bottom w:val="none" w:sz="0" w:space="0" w:color="auto"/>
        <w:right w:val="none" w:sz="0" w:space="0" w:color="auto"/>
      </w:divBdr>
    </w:div>
    <w:div w:id="458375683">
      <w:marLeft w:val="0"/>
      <w:marRight w:val="0"/>
      <w:marTop w:val="0"/>
      <w:marBottom w:val="0"/>
      <w:divBdr>
        <w:top w:val="none" w:sz="0" w:space="0" w:color="auto"/>
        <w:left w:val="none" w:sz="0" w:space="0" w:color="auto"/>
        <w:bottom w:val="none" w:sz="0" w:space="0" w:color="auto"/>
        <w:right w:val="none" w:sz="0" w:space="0" w:color="auto"/>
      </w:divBdr>
    </w:div>
    <w:div w:id="458454095">
      <w:marLeft w:val="0"/>
      <w:marRight w:val="0"/>
      <w:marTop w:val="0"/>
      <w:marBottom w:val="0"/>
      <w:divBdr>
        <w:top w:val="none" w:sz="0" w:space="0" w:color="auto"/>
        <w:left w:val="none" w:sz="0" w:space="0" w:color="auto"/>
        <w:bottom w:val="none" w:sz="0" w:space="0" w:color="auto"/>
        <w:right w:val="none" w:sz="0" w:space="0" w:color="auto"/>
      </w:divBdr>
    </w:div>
    <w:div w:id="458456820">
      <w:marLeft w:val="0"/>
      <w:marRight w:val="0"/>
      <w:marTop w:val="0"/>
      <w:marBottom w:val="0"/>
      <w:divBdr>
        <w:top w:val="none" w:sz="0" w:space="0" w:color="auto"/>
        <w:left w:val="none" w:sz="0" w:space="0" w:color="auto"/>
        <w:bottom w:val="none" w:sz="0" w:space="0" w:color="auto"/>
        <w:right w:val="none" w:sz="0" w:space="0" w:color="auto"/>
      </w:divBdr>
    </w:div>
    <w:div w:id="458499392">
      <w:marLeft w:val="0"/>
      <w:marRight w:val="0"/>
      <w:marTop w:val="0"/>
      <w:marBottom w:val="0"/>
      <w:divBdr>
        <w:top w:val="none" w:sz="0" w:space="0" w:color="auto"/>
        <w:left w:val="none" w:sz="0" w:space="0" w:color="auto"/>
        <w:bottom w:val="none" w:sz="0" w:space="0" w:color="auto"/>
        <w:right w:val="none" w:sz="0" w:space="0" w:color="auto"/>
      </w:divBdr>
    </w:div>
    <w:div w:id="458501723">
      <w:marLeft w:val="0"/>
      <w:marRight w:val="0"/>
      <w:marTop w:val="0"/>
      <w:marBottom w:val="0"/>
      <w:divBdr>
        <w:top w:val="none" w:sz="0" w:space="0" w:color="auto"/>
        <w:left w:val="none" w:sz="0" w:space="0" w:color="auto"/>
        <w:bottom w:val="none" w:sz="0" w:space="0" w:color="auto"/>
        <w:right w:val="none" w:sz="0" w:space="0" w:color="auto"/>
      </w:divBdr>
    </w:div>
    <w:div w:id="458761969">
      <w:marLeft w:val="0"/>
      <w:marRight w:val="0"/>
      <w:marTop w:val="0"/>
      <w:marBottom w:val="0"/>
      <w:divBdr>
        <w:top w:val="none" w:sz="0" w:space="0" w:color="auto"/>
        <w:left w:val="none" w:sz="0" w:space="0" w:color="auto"/>
        <w:bottom w:val="none" w:sz="0" w:space="0" w:color="auto"/>
        <w:right w:val="none" w:sz="0" w:space="0" w:color="auto"/>
      </w:divBdr>
    </w:div>
    <w:div w:id="458839678">
      <w:marLeft w:val="0"/>
      <w:marRight w:val="0"/>
      <w:marTop w:val="0"/>
      <w:marBottom w:val="0"/>
      <w:divBdr>
        <w:top w:val="none" w:sz="0" w:space="0" w:color="auto"/>
        <w:left w:val="none" w:sz="0" w:space="0" w:color="auto"/>
        <w:bottom w:val="none" w:sz="0" w:space="0" w:color="auto"/>
        <w:right w:val="none" w:sz="0" w:space="0" w:color="auto"/>
      </w:divBdr>
    </w:div>
    <w:div w:id="459112290">
      <w:marLeft w:val="0"/>
      <w:marRight w:val="0"/>
      <w:marTop w:val="0"/>
      <w:marBottom w:val="0"/>
      <w:divBdr>
        <w:top w:val="none" w:sz="0" w:space="0" w:color="auto"/>
        <w:left w:val="none" w:sz="0" w:space="0" w:color="auto"/>
        <w:bottom w:val="none" w:sz="0" w:space="0" w:color="auto"/>
        <w:right w:val="none" w:sz="0" w:space="0" w:color="auto"/>
      </w:divBdr>
    </w:div>
    <w:div w:id="459151908">
      <w:marLeft w:val="0"/>
      <w:marRight w:val="0"/>
      <w:marTop w:val="0"/>
      <w:marBottom w:val="0"/>
      <w:divBdr>
        <w:top w:val="none" w:sz="0" w:space="0" w:color="auto"/>
        <w:left w:val="none" w:sz="0" w:space="0" w:color="auto"/>
        <w:bottom w:val="none" w:sz="0" w:space="0" w:color="auto"/>
        <w:right w:val="none" w:sz="0" w:space="0" w:color="auto"/>
      </w:divBdr>
    </w:div>
    <w:div w:id="459152189">
      <w:marLeft w:val="0"/>
      <w:marRight w:val="0"/>
      <w:marTop w:val="0"/>
      <w:marBottom w:val="0"/>
      <w:divBdr>
        <w:top w:val="none" w:sz="0" w:space="0" w:color="auto"/>
        <w:left w:val="none" w:sz="0" w:space="0" w:color="auto"/>
        <w:bottom w:val="none" w:sz="0" w:space="0" w:color="auto"/>
        <w:right w:val="none" w:sz="0" w:space="0" w:color="auto"/>
      </w:divBdr>
    </w:div>
    <w:div w:id="459155723">
      <w:marLeft w:val="0"/>
      <w:marRight w:val="0"/>
      <w:marTop w:val="0"/>
      <w:marBottom w:val="0"/>
      <w:divBdr>
        <w:top w:val="none" w:sz="0" w:space="0" w:color="auto"/>
        <w:left w:val="none" w:sz="0" w:space="0" w:color="auto"/>
        <w:bottom w:val="none" w:sz="0" w:space="0" w:color="auto"/>
        <w:right w:val="none" w:sz="0" w:space="0" w:color="auto"/>
      </w:divBdr>
    </w:div>
    <w:div w:id="459155759">
      <w:marLeft w:val="0"/>
      <w:marRight w:val="0"/>
      <w:marTop w:val="0"/>
      <w:marBottom w:val="0"/>
      <w:divBdr>
        <w:top w:val="none" w:sz="0" w:space="0" w:color="auto"/>
        <w:left w:val="none" w:sz="0" w:space="0" w:color="auto"/>
        <w:bottom w:val="none" w:sz="0" w:space="0" w:color="auto"/>
        <w:right w:val="none" w:sz="0" w:space="0" w:color="auto"/>
      </w:divBdr>
    </w:div>
    <w:div w:id="459229177">
      <w:marLeft w:val="480"/>
      <w:marRight w:val="0"/>
      <w:marTop w:val="0"/>
      <w:marBottom w:val="0"/>
      <w:divBdr>
        <w:top w:val="none" w:sz="0" w:space="0" w:color="auto"/>
        <w:left w:val="none" w:sz="0" w:space="0" w:color="auto"/>
        <w:bottom w:val="none" w:sz="0" w:space="0" w:color="auto"/>
        <w:right w:val="none" w:sz="0" w:space="0" w:color="auto"/>
      </w:divBdr>
    </w:div>
    <w:div w:id="459229944">
      <w:marLeft w:val="0"/>
      <w:marRight w:val="0"/>
      <w:marTop w:val="0"/>
      <w:marBottom w:val="0"/>
      <w:divBdr>
        <w:top w:val="none" w:sz="0" w:space="0" w:color="auto"/>
        <w:left w:val="none" w:sz="0" w:space="0" w:color="auto"/>
        <w:bottom w:val="none" w:sz="0" w:space="0" w:color="auto"/>
        <w:right w:val="none" w:sz="0" w:space="0" w:color="auto"/>
      </w:divBdr>
    </w:div>
    <w:div w:id="459230651">
      <w:marLeft w:val="0"/>
      <w:marRight w:val="0"/>
      <w:marTop w:val="0"/>
      <w:marBottom w:val="0"/>
      <w:divBdr>
        <w:top w:val="none" w:sz="0" w:space="0" w:color="auto"/>
        <w:left w:val="none" w:sz="0" w:space="0" w:color="auto"/>
        <w:bottom w:val="none" w:sz="0" w:space="0" w:color="auto"/>
        <w:right w:val="none" w:sz="0" w:space="0" w:color="auto"/>
      </w:divBdr>
    </w:div>
    <w:div w:id="459231171">
      <w:marLeft w:val="0"/>
      <w:marRight w:val="0"/>
      <w:marTop w:val="0"/>
      <w:marBottom w:val="0"/>
      <w:divBdr>
        <w:top w:val="none" w:sz="0" w:space="0" w:color="auto"/>
        <w:left w:val="none" w:sz="0" w:space="0" w:color="auto"/>
        <w:bottom w:val="none" w:sz="0" w:space="0" w:color="auto"/>
        <w:right w:val="none" w:sz="0" w:space="0" w:color="auto"/>
      </w:divBdr>
    </w:div>
    <w:div w:id="459306225">
      <w:marLeft w:val="0"/>
      <w:marRight w:val="0"/>
      <w:marTop w:val="0"/>
      <w:marBottom w:val="0"/>
      <w:divBdr>
        <w:top w:val="none" w:sz="0" w:space="0" w:color="auto"/>
        <w:left w:val="none" w:sz="0" w:space="0" w:color="auto"/>
        <w:bottom w:val="none" w:sz="0" w:space="0" w:color="auto"/>
        <w:right w:val="none" w:sz="0" w:space="0" w:color="auto"/>
      </w:divBdr>
    </w:div>
    <w:div w:id="459346151">
      <w:marLeft w:val="0"/>
      <w:marRight w:val="0"/>
      <w:marTop w:val="0"/>
      <w:marBottom w:val="0"/>
      <w:divBdr>
        <w:top w:val="none" w:sz="0" w:space="0" w:color="auto"/>
        <w:left w:val="none" w:sz="0" w:space="0" w:color="auto"/>
        <w:bottom w:val="none" w:sz="0" w:space="0" w:color="auto"/>
        <w:right w:val="none" w:sz="0" w:space="0" w:color="auto"/>
      </w:divBdr>
    </w:div>
    <w:div w:id="459493404">
      <w:marLeft w:val="0"/>
      <w:marRight w:val="0"/>
      <w:marTop w:val="0"/>
      <w:marBottom w:val="0"/>
      <w:divBdr>
        <w:top w:val="none" w:sz="0" w:space="0" w:color="auto"/>
        <w:left w:val="none" w:sz="0" w:space="0" w:color="auto"/>
        <w:bottom w:val="none" w:sz="0" w:space="0" w:color="auto"/>
        <w:right w:val="none" w:sz="0" w:space="0" w:color="auto"/>
      </w:divBdr>
    </w:div>
    <w:div w:id="459493527">
      <w:marLeft w:val="0"/>
      <w:marRight w:val="0"/>
      <w:marTop w:val="0"/>
      <w:marBottom w:val="0"/>
      <w:divBdr>
        <w:top w:val="none" w:sz="0" w:space="0" w:color="auto"/>
        <w:left w:val="none" w:sz="0" w:space="0" w:color="auto"/>
        <w:bottom w:val="none" w:sz="0" w:space="0" w:color="auto"/>
        <w:right w:val="none" w:sz="0" w:space="0" w:color="auto"/>
      </w:divBdr>
    </w:div>
    <w:div w:id="459609764">
      <w:marLeft w:val="0"/>
      <w:marRight w:val="0"/>
      <w:marTop w:val="0"/>
      <w:marBottom w:val="0"/>
      <w:divBdr>
        <w:top w:val="none" w:sz="0" w:space="0" w:color="auto"/>
        <w:left w:val="none" w:sz="0" w:space="0" w:color="auto"/>
        <w:bottom w:val="none" w:sz="0" w:space="0" w:color="auto"/>
        <w:right w:val="none" w:sz="0" w:space="0" w:color="auto"/>
      </w:divBdr>
    </w:div>
    <w:div w:id="459615399">
      <w:marLeft w:val="0"/>
      <w:marRight w:val="0"/>
      <w:marTop w:val="0"/>
      <w:marBottom w:val="0"/>
      <w:divBdr>
        <w:top w:val="none" w:sz="0" w:space="0" w:color="auto"/>
        <w:left w:val="none" w:sz="0" w:space="0" w:color="auto"/>
        <w:bottom w:val="none" w:sz="0" w:space="0" w:color="auto"/>
        <w:right w:val="none" w:sz="0" w:space="0" w:color="auto"/>
      </w:divBdr>
    </w:div>
    <w:div w:id="459616769">
      <w:marLeft w:val="0"/>
      <w:marRight w:val="0"/>
      <w:marTop w:val="0"/>
      <w:marBottom w:val="0"/>
      <w:divBdr>
        <w:top w:val="none" w:sz="0" w:space="0" w:color="auto"/>
        <w:left w:val="none" w:sz="0" w:space="0" w:color="auto"/>
        <w:bottom w:val="none" w:sz="0" w:space="0" w:color="auto"/>
        <w:right w:val="none" w:sz="0" w:space="0" w:color="auto"/>
      </w:divBdr>
    </w:div>
    <w:div w:id="459688435">
      <w:marLeft w:val="0"/>
      <w:marRight w:val="0"/>
      <w:marTop w:val="0"/>
      <w:marBottom w:val="0"/>
      <w:divBdr>
        <w:top w:val="none" w:sz="0" w:space="0" w:color="auto"/>
        <w:left w:val="none" w:sz="0" w:space="0" w:color="auto"/>
        <w:bottom w:val="none" w:sz="0" w:space="0" w:color="auto"/>
        <w:right w:val="none" w:sz="0" w:space="0" w:color="auto"/>
      </w:divBdr>
    </w:div>
    <w:div w:id="459691692">
      <w:marLeft w:val="0"/>
      <w:marRight w:val="0"/>
      <w:marTop w:val="0"/>
      <w:marBottom w:val="0"/>
      <w:divBdr>
        <w:top w:val="none" w:sz="0" w:space="0" w:color="auto"/>
        <w:left w:val="none" w:sz="0" w:space="0" w:color="auto"/>
        <w:bottom w:val="none" w:sz="0" w:space="0" w:color="auto"/>
        <w:right w:val="none" w:sz="0" w:space="0" w:color="auto"/>
      </w:divBdr>
    </w:div>
    <w:div w:id="459765662">
      <w:marLeft w:val="0"/>
      <w:marRight w:val="0"/>
      <w:marTop w:val="0"/>
      <w:marBottom w:val="0"/>
      <w:divBdr>
        <w:top w:val="none" w:sz="0" w:space="0" w:color="auto"/>
        <w:left w:val="none" w:sz="0" w:space="0" w:color="auto"/>
        <w:bottom w:val="none" w:sz="0" w:space="0" w:color="auto"/>
        <w:right w:val="none" w:sz="0" w:space="0" w:color="auto"/>
      </w:divBdr>
    </w:div>
    <w:div w:id="460072568">
      <w:marLeft w:val="0"/>
      <w:marRight w:val="0"/>
      <w:marTop w:val="0"/>
      <w:marBottom w:val="0"/>
      <w:divBdr>
        <w:top w:val="none" w:sz="0" w:space="0" w:color="auto"/>
        <w:left w:val="none" w:sz="0" w:space="0" w:color="auto"/>
        <w:bottom w:val="none" w:sz="0" w:space="0" w:color="auto"/>
        <w:right w:val="none" w:sz="0" w:space="0" w:color="auto"/>
      </w:divBdr>
    </w:div>
    <w:div w:id="460152311">
      <w:marLeft w:val="0"/>
      <w:marRight w:val="0"/>
      <w:marTop w:val="0"/>
      <w:marBottom w:val="0"/>
      <w:divBdr>
        <w:top w:val="none" w:sz="0" w:space="0" w:color="auto"/>
        <w:left w:val="none" w:sz="0" w:space="0" w:color="auto"/>
        <w:bottom w:val="none" w:sz="0" w:space="0" w:color="auto"/>
        <w:right w:val="none" w:sz="0" w:space="0" w:color="auto"/>
      </w:divBdr>
    </w:div>
    <w:div w:id="460153543">
      <w:marLeft w:val="0"/>
      <w:marRight w:val="0"/>
      <w:marTop w:val="0"/>
      <w:marBottom w:val="0"/>
      <w:divBdr>
        <w:top w:val="none" w:sz="0" w:space="0" w:color="auto"/>
        <w:left w:val="none" w:sz="0" w:space="0" w:color="auto"/>
        <w:bottom w:val="none" w:sz="0" w:space="0" w:color="auto"/>
        <w:right w:val="none" w:sz="0" w:space="0" w:color="auto"/>
      </w:divBdr>
    </w:div>
    <w:div w:id="460194720">
      <w:marLeft w:val="0"/>
      <w:marRight w:val="0"/>
      <w:marTop w:val="0"/>
      <w:marBottom w:val="0"/>
      <w:divBdr>
        <w:top w:val="none" w:sz="0" w:space="0" w:color="auto"/>
        <w:left w:val="none" w:sz="0" w:space="0" w:color="auto"/>
        <w:bottom w:val="none" w:sz="0" w:space="0" w:color="auto"/>
        <w:right w:val="none" w:sz="0" w:space="0" w:color="auto"/>
      </w:divBdr>
    </w:div>
    <w:div w:id="460195228">
      <w:marLeft w:val="0"/>
      <w:marRight w:val="0"/>
      <w:marTop w:val="0"/>
      <w:marBottom w:val="0"/>
      <w:divBdr>
        <w:top w:val="none" w:sz="0" w:space="0" w:color="auto"/>
        <w:left w:val="none" w:sz="0" w:space="0" w:color="auto"/>
        <w:bottom w:val="none" w:sz="0" w:space="0" w:color="auto"/>
        <w:right w:val="none" w:sz="0" w:space="0" w:color="auto"/>
      </w:divBdr>
    </w:div>
    <w:div w:id="460195260">
      <w:marLeft w:val="0"/>
      <w:marRight w:val="0"/>
      <w:marTop w:val="0"/>
      <w:marBottom w:val="0"/>
      <w:divBdr>
        <w:top w:val="none" w:sz="0" w:space="0" w:color="auto"/>
        <w:left w:val="none" w:sz="0" w:space="0" w:color="auto"/>
        <w:bottom w:val="none" w:sz="0" w:space="0" w:color="auto"/>
        <w:right w:val="none" w:sz="0" w:space="0" w:color="auto"/>
      </w:divBdr>
    </w:div>
    <w:div w:id="460343034">
      <w:marLeft w:val="0"/>
      <w:marRight w:val="0"/>
      <w:marTop w:val="0"/>
      <w:marBottom w:val="0"/>
      <w:divBdr>
        <w:top w:val="none" w:sz="0" w:space="0" w:color="auto"/>
        <w:left w:val="none" w:sz="0" w:space="0" w:color="auto"/>
        <w:bottom w:val="none" w:sz="0" w:space="0" w:color="auto"/>
        <w:right w:val="none" w:sz="0" w:space="0" w:color="auto"/>
      </w:divBdr>
    </w:div>
    <w:div w:id="460466070">
      <w:bodyDiv w:val="1"/>
      <w:marLeft w:val="0"/>
      <w:marRight w:val="0"/>
      <w:marTop w:val="0"/>
      <w:marBottom w:val="0"/>
      <w:divBdr>
        <w:top w:val="none" w:sz="0" w:space="0" w:color="auto"/>
        <w:left w:val="none" w:sz="0" w:space="0" w:color="auto"/>
        <w:bottom w:val="none" w:sz="0" w:space="0" w:color="auto"/>
        <w:right w:val="none" w:sz="0" w:space="0" w:color="auto"/>
      </w:divBdr>
    </w:div>
    <w:div w:id="460467673">
      <w:marLeft w:val="0"/>
      <w:marRight w:val="0"/>
      <w:marTop w:val="0"/>
      <w:marBottom w:val="0"/>
      <w:divBdr>
        <w:top w:val="none" w:sz="0" w:space="0" w:color="auto"/>
        <w:left w:val="none" w:sz="0" w:space="0" w:color="auto"/>
        <w:bottom w:val="none" w:sz="0" w:space="0" w:color="auto"/>
        <w:right w:val="none" w:sz="0" w:space="0" w:color="auto"/>
      </w:divBdr>
    </w:div>
    <w:div w:id="460804763">
      <w:marLeft w:val="0"/>
      <w:marRight w:val="0"/>
      <w:marTop w:val="0"/>
      <w:marBottom w:val="0"/>
      <w:divBdr>
        <w:top w:val="none" w:sz="0" w:space="0" w:color="auto"/>
        <w:left w:val="none" w:sz="0" w:space="0" w:color="auto"/>
        <w:bottom w:val="none" w:sz="0" w:space="0" w:color="auto"/>
        <w:right w:val="none" w:sz="0" w:space="0" w:color="auto"/>
      </w:divBdr>
    </w:div>
    <w:div w:id="460879880">
      <w:marLeft w:val="0"/>
      <w:marRight w:val="0"/>
      <w:marTop w:val="0"/>
      <w:marBottom w:val="0"/>
      <w:divBdr>
        <w:top w:val="none" w:sz="0" w:space="0" w:color="auto"/>
        <w:left w:val="none" w:sz="0" w:space="0" w:color="auto"/>
        <w:bottom w:val="none" w:sz="0" w:space="0" w:color="auto"/>
        <w:right w:val="none" w:sz="0" w:space="0" w:color="auto"/>
      </w:divBdr>
    </w:div>
    <w:div w:id="460924289">
      <w:marLeft w:val="0"/>
      <w:marRight w:val="0"/>
      <w:marTop w:val="0"/>
      <w:marBottom w:val="0"/>
      <w:divBdr>
        <w:top w:val="none" w:sz="0" w:space="0" w:color="auto"/>
        <w:left w:val="none" w:sz="0" w:space="0" w:color="auto"/>
        <w:bottom w:val="none" w:sz="0" w:space="0" w:color="auto"/>
        <w:right w:val="none" w:sz="0" w:space="0" w:color="auto"/>
      </w:divBdr>
    </w:div>
    <w:div w:id="460928349">
      <w:marLeft w:val="0"/>
      <w:marRight w:val="0"/>
      <w:marTop w:val="0"/>
      <w:marBottom w:val="0"/>
      <w:divBdr>
        <w:top w:val="none" w:sz="0" w:space="0" w:color="auto"/>
        <w:left w:val="none" w:sz="0" w:space="0" w:color="auto"/>
        <w:bottom w:val="none" w:sz="0" w:space="0" w:color="auto"/>
        <w:right w:val="none" w:sz="0" w:space="0" w:color="auto"/>
      </w:divBdr>
    </w:div>
    <w:div w:id="460995581">
      <w:marLeft w:val="0"/>
      <w:marRight w:val="0"/>
      <w:marTop w:val="0"/>
      <w:marBottom w:val="0"/>
      <w:divBdr>
        <w:top w:val="none" w:sz="0" w:space="0" w:color="auto"/>
        <w:left w:val="none" w:sz="0" w:space="0" w:color="auto"/>
        <w:bottom w:val="none" w:sz="0" w:space="0" w:color="auto"/>
        <w:right w:val="none" w:sz="0" w:space="0" w:color="auto"/>
      </w:divBdr>
    </w:div>
    <w:div w:id="460997618">
      <w:marLeft w:val="0"/>
      <w:marRight w:val="0"/>
      <w:marTop w:val="0"/>
      <w:marBottom w:val="0"/>
      <w:divBdr>
        <w:top w:val="none" w:sz="0" w:space="0" w:color="auto"/>
        <w:left w:val="none" w:sz="0" w:space="0" w:color="auto"/>
        <w:bottom w:val="none" w:sz="0" w:space="0" w:color="auto"/>
        <w:right w:val="none" w:sz="0" w:space="0" w:color="auto"/>
      </w:divBdr>
    </w:div>
    <w:div w:id="461000697">
      <w:marLeft w:val="0"/>
      <w:marRight w:val="0"/>
      <w:marTop w:val="0"/>
      <w:marBottom w:val="0"/>
      <w:divBdr>
        <w:top w:val="none" w:sz="0" w:space="0" w:color="auto"/>
        <w:left w:val="none" w:sz="0" w:space="0" w:color="auto"/>
        <w:bottom w:val="none" w:sz="0" w:space="0" w:color="auto"/>
        <w:right w:val="none" w:sz="0" w:space="0" w:color="auto"/>
      </w:divBdr>
    </w:div>
    <w:div w:id="461073423">
      <w:marLeft w:val="0"/>
      <w:marRight w:val="0"/>
      <w:marTop w:val="0"/>
      <w:marBottom w:val="0"/>
      <w:divBdr>
        <w:top w:val="none" w:sz="0" w:space="0" w:color="auto"/>
        <w:left w:val="none" w:sz="0" w:space="0" w:color="auto"/>
        <w:bottom w:val="none" w:sz="0" w:space="0" w:color="auto"/>
        <w:right w:val="none" w:sz="0" w:space="0" w:color="auto"/>
      </w:divBdr>
    </w:div>
    <w:div w:id="461076330">
      <w:marLeft w:val="0"/>
      <w:marRight w:val="0"/>
      <w:marTop w:val="0"/>
      <w:marBottom w:val="0"/>
      <w:divBdr>
        <w:top w:val="none" w:sz="0" w:space="0" w:color="auto"/>
        <w:left w:val="none" w:sz="0" w:space="0" w:color="auto"/>
        <w:bottom w:val="none" w:sz="0" w:space="0" w:color="auto"/>
        <w:right w:val="none" w:sz="0" w:space="0" w:color="auto"/>
      </w:divBdr>
    </w:div>
    <w:div w:id="461189093">
      <w:marLeft w:val="0"/>
      <w:marRight w:val="0"/>
      <w:marTop w:val="0"/>
      <w:marBottom w:val="0"/>
      <w:divBdr>
        <w:top w:val="none" w:sz="0" w:space="0" w:color="auto"/>
        <w:left w:val="none" w:sz="0" w:space="0" w:color="auto"/>
        <w:bottom w:val="none" w:sz="0" w:space="0" w:color="auto"/>
        <w:right w:val="none" w:sz="0" w:space="0" w:color="auto"/>
      </w:divBdr>
    </w:div>
    <w:div w:id="461267460">
      <w:marLeft w:val="0"/>
      <w:marRight w:val="0"/>
      <w:marTop w:val="0"/>
      <w:marBottom w:val="0"/>
      <w:divBdr>
        <w:top w:val="none" w:sz="0" w:space="0" w:color="auto"/>
        <w:left w:val="none" w:sz="0" w:space="0" w:color="auto"/>
        <w:bottom w:val="none" w:sz="0" w:space="0" w:color="auto"/>
        <w:right w:val="none" w:sz="0" w:space="0" w:color="auto"/>
      </w:divBdr>
    </w:div>
    <w:div w:id="461308301">
      <w:marLeft w:val="0"/>
      <w:marRight w:val="0"/>
      <w:marTop w:val="0"/>
      <w:marBottom w:val="0"/>
      <w:divBdr>
        <w:top w:val="none" w:sz="0" w:space="0" w:color="auto"/>
        <w:left w:val="none" w:sz="0" w:space="0" w:color="auto"/>
        <w:bottom w:val="none" w:sz="0" w:space="0" w:color="auto"/>
        <w:right w:val="none" w:sz="0" w:space="0" w:color="auto"/>
      </w:divBdr>
    </w:div>
    <w:div w:id="461310006">
      <w:marLeft w:val="0"/>
      <w:marRight w:val="0"/>
      <w:marTop w:val="0"/>
      <w:marBottom w:val="0"/>
      <w:divBdr>
        <w:top w:val="none" w:sz="0" w:space="0" w:color="auto"/>
        <w:left w:val="none" w:sz="0" w:space="0" w:color="auto"/>
        <w:bottom w:val="none" w:sz="0" w:space="0" w:color="auto"/>
        <w:right w:val="none" w:sz="0" w:space="0" w:color="auto"/>
      </w:divBdr>
    </w:div>
    <w:div w:id="461316275">
      <w:marLeft w:val="0"/>
      <w:marRight w:val="0"/>
      <w:marTop w:val="0"/>
      <w:marBottom w:val="0"/>
      <w:divBdr>
        <w:top w:val="none" w:sz="0" w:space="0" w:color="auto"/>
        <w:left w:val="none" w:sz="0" w:space="0" w:color="auto"/>
        <w:bottom w:val="none" w:sz="0" w:space="0" w:color="auto"/>
        <w:right w:val="none" w:sz="0" w:space="0" w:color="auto"/>
      </w:divBdr>
    </w:div>
    <w:div w:id="461391409">
      <w:marLeft w:val="0"/>
      <w:marRight w:val="0"/>
      <w:marTop w:val="0"/>
      <w:marBottom w:val="0"/>
      <w:divBdr>
        <w:top w:val="none" w:sz="0" w:space="0" w:color="auto"/>
        <w:left w:val="none" w:sz="0" w:space="0" w:color="auto"/>
        <w:bottom w:val="none" w:sz="0" w:space="0" w:color="auto"/>
        <w:right w:val="none" w:sz="0" w:space="0" w:color="auto"/>
      </w:divBdr>
    </w:div>
    <w:div w:id="461463792">
      <w:marLeft w:val="0"/>
      <w:marRight w:val="0"/>
      <w:marTop w:val="0"/>
      <w:marBottom w:val="0"/>
      <w:divBdr>
        <w:top w:val="none" w:sz="0" w:space="0" w:color="auto"/>
        <w:left w:val="none" w:sz="0" w:space="0" w:color="auto"/>
        <w:bottom w:val="none" w:sz="0" w:space="0" w:color="auto"/>
        <w:right w:val="none" w:sz="0" w:space="0" w:color="auto"/>
      </w:divBdr>
    </w:div>
    <w:div w:id="461576604">
      <w:marLeft w:val="480"/>
      <w:marRight w:val="0"/>
      <w:marTop w:val="0"/>
      <w:marBottom w:val="0"/>
      <w:divBdr>
        <w:top w:val="none" w:sz="0" w:space="0" w:color="auto"/>
        <w:left w:val="none" w:sz="0" w:space="0" w:color="auto"/>
        <w:bottom w:val="none" w:sz="0" w:space="0" w:color="auto"/>
        <w:right w:val="none" w:sz="0" w:space="0" w:color="auto"/>
      </w:divBdr>
    </w:div>
    <w:div w:id="461578288">
      <w:marLeft w:val="0"/>
      <w:marRight w:val="0"/>
      <w:marTop w:val="0"/>
      <w:marBottom w:val="0"/>
      <w:divBdr>
        <w:top w:val="none" w:sz="0" w:space="0" w:color="auto"/>
        <w:left w:val="none" w:sz="0" w:space="0" w:color="auto"/>
        <w:bottom w:val="none" w:sz="0" w:space="0" w:color="auto"/>
        <w:right w:val="none" w:sz="0" w:space="0" w:color="auto"/>
      </w:divBdr>
    </w:div>
    <w:div w:id="461653213">
      <w:marLeft w:val="0"/>
      <w:marRight w:val="0"/>
      <w:marTop w:val="0"/>
      <w:marBottom w:val="0"/>
      <w:divBdr>
        <w:top w:val="none" w:sz="0" w:space="0" w:color="auto"/>
        <w:left w:val="none" w:sz="0" w:space="0" w:color="auto"/>
        <w:bottom w:val="none" w:sz="0" w:space="0" w:color="auto"/>
        <w:right w:val="none" w:sz="0" w:space="0" w:color="auto"/>
      </w:divBdr>
    </w:div>
    <w:div w:id="461655354">
      <w:marLeft w:val="0"/>
      <w:marRight w:val="0"/>
      <w:marTop w:val="0"/>
      <w:marBottom w:val="0"/>
      <w:divBdr>
        <w:top w:val="none" w:sz="0" w:space="0" w:color="auto"/>
        <w:left w:val="none" w:sz="0" w:space="0" w:color="auto"/>
        <w:bottom w:val="none" w:sz="0" w:space="0" w:color="auto"/>
        <w:right w:val="none" w:sz="0" w:space="0" w:color="auto"/>
      </w:divBdr>
    </w:div>
    <w:div w:id="461726001">
      <w:marLeft w:val="0"/>
      <w:marRight w:val="0"/>
      <w:marTop w:val="0"/>
      <w:marBottom w:val="0"/>
      <w:divBdr>
        <w:top w:val="none" w:sz="0" w:space="0" w:color="auto"/>
        <w:left w:val="none" w:sz="0" w:space="0" w:color="auto"/>
        <w:bottom w:val="none" w:sz="0" w:space="0" w:color="auto"/>
        <w:right w:val="none" w:sz="0" w:space="0" w:color="auto"/>
      </w:divBdr>
    </w:div>
    <w:div w:id="461730537">
      <w:marLeft w:val="0"/>
      <w:marRight w:val="0"/>
      <w:marTop w:val="0"/>
      <w:marBottom w:val="0"/>
      <w:divBdr>
        <w:top w:val="none" w:sz="0" w:space="0" w:color="auto"/>
        <w:left w:val="none" w:sz="0" w:space="0" w:color="auto"/>
        <w:bottom w:val="none" w:sz="0" w:space="0" w:color="auto"/>
        <w:right w:val="none" w:sz="0" w:space="0" w:color="auto"/>
      </w:divBdr>
    </w:div>
    <w:div w:id="461775621">
      <w:marLeft w:val="0"/>
      <w:marRight w:val="0"/>
      <w:marTop w:val="0"/>
      <w:marBottom w:val="0"/>
      <w:divBdr>
        <w:top w:val="none" w:sz="0" w:space="0" w:color="auto"/>
        <w:left w:val="none" w:sz="0" w:space="0" w:color="auto"/>
        <w:bottom w:val="none" w:sz="0" w:space="0" w:color="auto"/>
        <w:right w:val="none" w:sz="0" w:space="0" w:color="auto"/>
      </w:divBdr>
    </w:div>
    <w:div w:id="461847377">
      <w:bodyDiv w:val="1"/>
      <w:marLeft w:val="0"/>
      <w:marRight w:val="0"/>
      <w:marTop w:val="0"/>
      <w:marBottom w:val="0"/>
      <w:divBdr>
        <w:top w:val="none" w:sz="0" w:space="0" w:color="auto"/>
        <w:left w:val="none" w:sz="0" w:space="0" w:color="auto"/>
        <w:bottom w:val="none" w:sz="0" w:space="0" w:color="auto"/>
        <w:right w:val="none" w:sz="0" w:space="0" w:color="auto"/>
      </w:divBdr>
    </w:div>
    <w:div w:id="461849069">
      <w:marLeft w:val="0"/>
      <w:marRight w:val="0"/>
      <w:marTop w:val="0"/>
      <w:marBottom w:val="0"/>
      <w:divBdr>
        <w:top w:val="none" w:sz="0" w:space="0" w:color="auto"/>
        <w:left w:val="none" w:sz="0" w:space="0" w:color="auto"/>
        <w:bottom w:val="none" w:sz="0" w:space="0" w:color="auto"/>
        <w:right w:val="none" w:sz="0" w:space="0" w:color="auto"/>
      </w:divBdr>
    </w:div>
    <w:div w:id="461925154">
      <w:bodyDiv w:val="1"/>
      <w:marLeft w:val="0"/>
      <w:marRight w:val="0"/>
      <w:marTop w:val="0"/>
      <w:marBottom w:val="0"/>
      <w:divBdr>
        <w:top w:val="none" w:sz="0" w:space="0" w:color="auto"/>
        <w:left w:val="none" w:sz="0" w:space="0" w:color="auto"/>
        <w:bottom w:val="none" w:sz="0" w:space="0" w:color="auto"/>
        <w:right w:val="none" w:sz="0" w:space="0" w:color="auto"/>
      </w:divBdr>
    </w:div>
    <w:div w:id="462122084">
      <w:marLeft w:val="0"/>
      <w:marRight w:val="0"/>
      <w:marTop w:val="0"/>
      <w:marBottom w:val="0"/>
      <w:divBdr>
        <w:top w:val="none" w:sz="0" w:space="0" w:color="auto"/>
        <w:left w:val="none" w:sz="0" w:space="0" w:color="auto"/>
        <w:bottom w:val="none" w:sz="0" w:space="0" w:color="auto"/>
        <w:right w:val="none" w:sz="0" w:space="0" w:color="auto"/>
      </w:divBdr>
    </w:div>
    <w:div w:id="462312610">
      <w:marLeft w:val="0"/>
      <w:marRight w:val="0"/>
      <w:marTop w:val="0"/>
      <w:marBottom w:val="0"/>
      <w:divBdr>
        <w:top w:val="none" w:sz="0" w:space="0" w:color="auto"/>
        <w:left w:val="none" w:sz="0" w:space="0" w:color="auto"/>
        <w:bottom w:val="none" w:sz="0" w:space="0" w:color="auto"/>
        <w:right w:val="none" w:sz="0" w:space="0" w:color="auto"/>
      </w:divBdr>
    </w:div>
    <w:div w:id="462312868">
      <w:marLeft w:val="0"/>
      <w:marRight w:val="0"/>
      <w:marTop w:val="0"/>
      <w:marBottom w:val="0"/>
      <w:divBdr>
        <w:top w:val="none" w:sz="0" w:space="0" w:color="auto"/>
        <w:left w:val="none" w:sz="0" w:space="0" w:color="auto"/>
        <w:bottom w:val="none" w:sz="0" w:space="0" w:color="auto"/>
        <w:right w:val="none" w:sz="0" w:space="0" w:color="auto"/>
      </w:divBdr>
    </w:div>
    <w:div w:id="462388008">
      <w:marLeft w:val="0"/>
      <w:marRight w:val="0"/>
      <w:marTop w:val="0"/>
      <w:marBottom w:val="0"/>
      <w:divBdr>
        <w:top w:val="none" w:sz="0" w:space="0" w:color="auto"/>
        <w:left w:val="none" w:sz="0" w:space="0" w:color="auto"/>
        <w:bottom w:val="none" w:sz="0" w:space="0" w:color="auto"/>
        <w:right w:val="none" w:sz="0" w:space="0" w:color="auto"/>
      </w:divBdr>
    </w:div>
    <w:div w:id="462500708">
      <w:marLeft w:val="0"/>
      <w:marRight w:val="0"/>
      <w:marTop w:val="0"/>
      <w:marBottom w:val="0"/>
      <w:divBdr>
        <w:top w:val="none" w:sz="0" w:space="0" w:color="auto"/>
        <w:left w:val="none" w:sz="0" w:space="0" w:color="auto"/>
        <w:bottom w:val="none" w:sz="0" w:space="0" w:color="auto"/>
        <w:right w:val="none" w:sz="0" w:space="0" w:color="auto"/>
      </w:divBdr>
    </w:div>
    <w:div w:id="462508128">
      <w:marLeft w:val="0"/>
      <w:marRight w:val="0"/>
      <w:marTop w:val="0"/>
      <w:marBottom w:val="0"/>
      <w:divBdr>
        <w:top w:val="none" w:sz="0" w:space="0" w:color="auto"/>
        <w:left w:val="none" w:sz="0" w:space="0" w:color="auto"/>
        <w:bottom w:val="none" w:sz="0" w:space="0" w:color="auto"/>
        <w:right w:val="none" w:sz="0" w:space="0" w:color="auto"/>
      </w:divBdr>
    </w:div>
    <w:div w:id="462576723">
      <w:marLeft w:val="0"/>
      <w:marRight w:val="0"/>
      <w:marTop w:val="0"/>
      <w:marBottom w:val="0"/>
      <w:divBdr>
        <w:top w:val="none" w:sz="0" w:space="0" w:color="auto"/>
        <w:left w:val="none" w:sz="0" w:space="0" w:color="auto"/>
        <w:bottom w:val="none" w:sz="0" w:space="0" w:color="auto"/>
        <w:right w:val="none" w:sz="0" w:space="0" w:color="auto"/>
      </w:divBdr>
    </w:div>
    <w:div w:id="462623594">
      <w:marLeft w:val="0"/>
      <w:marRight w:val="0"/>
      <w:marTop w:val="0"/>
      <w:marBottom w:val="0"/>
      <w:divBdr>
        <w:top w:val="none" w:sz="0" w:space="0" w:color="auto"/>
        <w:left w:val="none" w:sz="0" w:space="0" w:color="auto"/>
        <w:bottom w:val="none" w:sz="0" w:space="0" w:color="auto"/>
        <w:right w:val="none" w:sz="0" w:space="0" w:color="auto"/>
      </w:divBdr>
    </w:div>
    <w:div w:id="462692433">
      <w:marLeft w:val="0"/>
      <w:marRight w:val="0"/>
      <w:marTop w:val="0"/>
      <w:marBottom w:val="0"/>
      <w:divBdr>
        <w:top w:val="none" w:sz="0" w:space="0" w:color="auto"/>
        <w:left w:val="none" w:sz="0" w:space="0" w:color="auto"/>
        <w:bottom w:val="none" w:sz="0" w:space="0" w:color="auto"/>
        <w:right w:val="none" w:sz="0" w:space="0" w:color="auto"/>
      </w:divBdr>
    </w:div>
    <w:div w:id="462768967">
      <w:marLeft w:val="0"/>
      <w:marRight w:val="0"/>
      <w:marTop w:val="0"/>
      <w:marBottom w:val="0"/>
      <w:divBdr>
        <w:top w:val="none" w:sz="0" w:space="0" w:color="auto"/>
        <w:left w:val="none" w:sz="0" w:space="0" w:color="auto"/>
        <w:bottom w:val="none" w:sz="0" w:space="0" w:color="auto"/>
        <w:right w:val="none" w:sz="0" w:space="0" w:color="auto"/>
      </w:divBdr>
    </w:div>
    <w:div w:id="462844174">
      <w:marLeft w:val="0"/>
      <w:marRight w:val="0"/>
      <w:marTop w:val="0"/>
      <w:marBottom w:val="0"/>
      <w:divBdr>
        <w:top w:val="none" w:sz="0" w:space="0" w:color="auto"/>
        <w:left w:val="none" w:sz="0" w:space="0" w:color="auto"/>
        <w:bottom w:val="none" w:sz="0" w:space="0" w:color="auto"/>
        <w:right w:val="none" w:sz="0" w:space="0" w:color="auto"/>
      </w:divBdr>
    </w:div>
    <w:div w:id="462846251">
      <w:bodyDiv w:val="1"/>
      <w:marLeft w:val="0"/>
      <w:marRight w:val="0"/>
      <w:marTop w:val="0"/>
      <w:marBottom w:val="0"/>
      <w:divBdr>
        <w:top w:val="none" w:sz="0" w:space="0" w:color="auto"/>
        <w:left w:val="none" w:sz="0" w:space="0" w:color="auto"/>
        <w:bottom w:val="none" w:sz="0" w:space="0" w:color="auto"/>
        <w:right w:val="none" w:sz="0" w:space="0" w:color="auto"/>
      </w:divBdr>
    </w:div>
    <w:div w:id="462888365">
      <w:marLeft w:val="0"/>
      <w:marRight w:val="0"/>
      <w:marTop w:val="0"/>
      <w:marBottom w:val="0"/>
      <w:divBdr>
        <w:top w:val="none" w:sz="0" w:space="0" w:color="auto"/>
        <w:left w:val="none" w:sz="0" w:space="0" w:color="auto"/>
        <w:bottom w:val="none" w:sz="0" w:space="0" w:color="auto"/>
        <w:right w:val="none" w:sz="0" w:space="0" w:color="auto"/>
      </w:divBdr>
    </w:div>
    <w:div w:id="462892660">
      <w:marLeft w:val="0"/>
      <w:marRight w:val="0"/>
      <w:marTop w:val="0"/>
      <w:marBottom w:val="0"/>
      <w:divBdr>
        <w:top w:val="none" w:sz="0" w:space="0" w:color="auto"/>
        <w:left w:val="none" w:sz="0" w:space="0" w:color="auto"/>
        <w:bottom w:val="none" w:sz="0" w:space="0" w:color="auto"/>
        <w:right w:val="none" w:sz="0" w:space="0" w:color="auto"/>
      </w:divBdr>
    </w:div>
    <w:div w:id="462970621">
      <w:marLeft w:val="0"/>
      <w:marRight w:val="0"/>
      <w:marTop w:val="0"/>
      <w:marBottom w:val="0"/>
      <w:divBdr>
        <w:top w:val="none" w:sz="0" w:space="0" w:color="auto"/>
        <w:left w:val="none" w:sz="0" w:space="0" w:color="auto"/>
        <w:bottom w:val="none" w:sz="0" w:space="0" w:color="auto"/>
        <w:right w:val="none" w:sz="0" w:space="0" w:color="auto"/>
      </w:divBdr>
    </w:div>
    <w:div w:id="463037273">
      <w:marLeft w:val="0"/>
      <w:marRight w:val="0"/>
      <w:marTop w:val="0"/>
      <w:marBottom w:val="0"/>
      <w:divBdr>
        <w:top w:val="none" w:sz="0" w:space="0" w:color="auto"/>
        <w:left w:val="none" w:sz="0" w:space="0" w:color="auto"/>
        <w:bottom w:val="none" w:sz="0" w:space="0" w:color="auto"/>
        <w:right w:val="none" w:sz="0" w:space="0" w:color="auto"/>
      </w:divBdr>
    </w:div>
    <w:div w:id="463079444">
      <w:marLeft w:val="0"/>
      <w:marRight w:val="0"/>
      <w:marTop w:val="0"/>
      <w:marBottom w:val="0"/>
      <w:divBdr>
        <w:top w:val="none" w:sz="0" w:space="0" w:color="auto"/>
        <w:left w:val="none" w:sz="0" w:space="0" w:color="auto"/>
        <w:bottom w:val="none" w:sz="0" w:space="0" w:color="auto"/>
        <w:right w:val="none" w:sz="0" w:space="0" w:color="auto"/>
      </w:divBdr>
    </w:div>
    <w:div w:id="463160502">
      <w:marLeft w:val="0"/>
      <w:marRight w:val="0"/>
      <w:marTop w:val="0"/>
      <w:marBottom w:val="0"/>
      <w:divBdr>
        <w:top w:val="none" w:sz="0" w:space="0" w:color="auto"/>
        <w:left w:val="none" w:sz="0" w:space="0" w:color="auto"/>
        <w:bottom w:val="none" w:sz="0" w:space="0" w:color="auto"/>
        <w:right w:val="none" w:sz="0" w:space="0" w:color="auto"/>
      </w:divBdr>
    </w:div>
    <w:div w:id="463281403">
      <w:marLeft w:val="0"/>
      <w:marRight w:val="0"/>
      <w:marTop w:val="0"/>
      <w:marBottom w:val="0"/>
      <w:divBdr>
        <w:top w:val="none" w:sz="0" w:space="0" w:color="auto"/>
        <w:left w:val="none" w:sz="0" w:space="0" w:color="auto"/>
        <w:bottom w:val="none" w:sz="0" w:space="0" w:color="auto"/>
        <w:right w:val="none" w:sz="0" w:space="0" w:color="auto"/>
      </w:divBdr>
    </w:div>
    <w:div w:id="463351416">
      <w:marLeft w:val="0"/>
      <w:marRight w:val="0"/>
      <w:marTop w:val="0"/>
      <w:marBottom w:val="0"/>
      <w:divBdr>
        <w:top w:val="none" w:sz="0" w:space="0" w:color="auto"/>
        <w:left w:val="none" w:sz="0" w:space="0" w:color="auto"/>
        <w:bottom w:val="none" w:sz="0" w:space="0" w:color="auto"/>
        <w:right w:val="none" w:sz="0" w:space="0" w:color="auto"/>
      </w:divBdr>
    </w:div>
    <w:div w:id="463425738">
      <w:marLeft w:val="0"/>
      <w:marRight w:val="0"/>
      <w:marTop w:val="0"/>
      <w:marBottom w:val="0"/>
      <w:divBdr>
        <w:top w:val="none" w:sz="0" w:space="0" w:color="auto"/>
        <w:left w:val="none" w:sz="0" w:space="0" w:color="auto"/>
        <w:bottom w:val="none" w:sz="0" w:space="0" w:color="auto"/>
        <w:right w:val="none" w:sz="0" w:space="0" w:color="auto"/>
      </w:divBdr>
    </w:div>
    <w:div w:id="463429775">
      <w:marLeft w:val="0"/>
      <w:marRight w:val="0"/>
      <w:marTop w:val="0"/>
      <w:marBottom w:val="0"/>
      <w:divBdr>
        <w:top w:val="none" w:sz="0" w:space="0" w:color="auto"/>
        <w:left w:val="none" w:sz="0" w:space="0" w:color="auto"/>
        <w:bottom w:val="none" w:sz="0" w:space="0" w:color="auto"/>
        <w:right w:val="none" w:sz="0" w:space="0" w:color="auto"/>
      </w:divBdr>
    </w:div>
    <w:div w:id="463430544">
      <w:marLeft w:val="0"/>
      <w:marRight w:val="0"/>
      <w:marTop w:val="0"/>
      <w:marBottom w:val="0"/>
      <w:divBdr>
        <w:top w:val="none" w:sz="0" w:space="0" w:color="auto"/>
        <w:left w:val="none" w:sz="0" w:space="0" w:color="auto"/>
        <w:bottom w:val="none" w:sz="0" w:space="0" w:color="auto"/>
        <w:right w:val="none" w:sz="0" w:space="0" w:color="auto"/>
      </w:divBdr>
    </w:div>
    <w:div w:id="463431501">
      <w:marLeft w:val="0"/>
      <w:marRight w:val="0"/>
      <w:marTop w:val="0"/>
      <w:marBottom w:val="0"/>
      <w:divBdr>
        <w:top w:val="none" w:sz="0" w:space="0" w:color="auto"/>
        <w:left w:val="none" w:sz="0" w:space="0" w:color="auto"/>
        <w:bottom w:val="none" w:sz="0" w:space="0" w:color="auto"/>
        <w:right w:val="none" w:sz="0" w:space="0" w:color="auto"/>
      </w:divBdr>
    </w:div>
    <w:div w:id="463431726">
      <w:marLeft w:val="0"/>
      <w:marRight w:val="0"/>
      <w:marTop w:val="0"/>
      <w:marBottom w:val="0"/>
      <w:divBdr>
        <w:top w:val="none" w:sz="0" w:space="0" w:color="auto"/>
        <w:left w:val="none" w:sz="0" w:space="0" w:color="auto"/>
        <w:bottom w:val="none" w:sz="0" w:space="0" w:color="auto"/>
        <w:right w:val="none" w:sz="0" w:space="0" w:color="auto"/>
      </w:divBdr>
    </w:div>
    <w:div w:id="463500981">
      <w:marLeft w:val="0"/>
      <w:marRight w:val="0"/>
      <w:marTop w:val="0"/>
      <w:marBottom w:val="0"/>
      <w:divBdr>
        <w:top w:val="none" w:sz="0" w:space="0" w:color="auto"/>
        <w:left w:val="none" w:sz="0" w:space="0" w:color="auto"/>
        <w:bottom w:val="none" w:sz="0" w:space="0" w:color="auto"/>
        <w:right w:val="none" w:sz="0" w:space="0" w:color="auto"/>
      </w:divBdr>
    </w:div>
    <w:div w:id="463542589">
      <w:marLeft w:val="0"/>
      <w:marRight w:val="0"/>
      <w:marTop w:val="0"/>
      <w:marBottom w:val="0"/>
      <w:divBdr>
        <w:top w:val="none" w:sz="0" w:space="0" w:color="auto"/>
        <w:left w:val="none" w:sz="0" w:space="0" w:color="auto"/>
        <w:bottom w:val="none" w:sz="0" w:space="0" w:color="auto"/>
        <w:right w:val="none" w:sz="0" w:space="0" w:color="auto"/>
      </w:divBdr>
    </w:div>
    <w:div w:id="463543024">
      <w:marLeft w:val="0"/>
      <w:marRight w:val="0"/>
      <w:marTop w:val="0"/>
      <w:marBottom w:val="0"/>
      <w:divBdr>
        <w:top w:val="none" w:sz="0" w:space="0" w:color="auto"/>
        <w:left w:val="none" w:sz="0" w:space="0" w:color="auto"/>
        <w:bottom w:val="none" w:sz="0" w:space="0" w:color="auto"/>
        <w:right w:val="none" w:sz="0" w:space="0" w:color="auto"/>
      </w:divBdr>
    </w:div>
    <w:div w:id="463618754">
      <w:marLeft w:val="0"/>
      <w:marRight w:val="0"/>
      <w:marTop w:val="0"/>
      <w:marBottom w:val="0"/>
      <w:divBdr>
        <w:top w:val="none" w:sz="0" w:space="0" w:color="auto"/>
        <w:left w:val="none" w:sz="0" w:space="0" w:color="auto"/>
        <w:bottom w:val="none" w:sz="0" w:space="0" w:color="auto"/>
        <w:right w:val="none" w:sz="0" w:space="0" w:color="auto"/>
      </w:divBdr>
    </w:div>
    <w:div w:id="463741166">
      <w:marLeft w:val="0"/>
      <w:marRight w:val="0"/>
      <w:marTop w:val="0"/>
      <w:marBottom w:val="0"/>
      <w:divBdr>
        <w:top w:val="none" w:sz="0" w:space="0" w:color="auto"/>
        <w:left w:val="none" w:sz="0" w:space="0" w:color="auto"/>
        <w:bottom w:val="none" w:sz="0" w:space="0" w:color="auto"/>
        <w:right w:val="none" w:sz="0" w:space="0" w:color="auto"/>
      </w:divBdr>
    </w:div>
    <w:div w:id="463813783">
      <w:bodyDiv w:val="1"/>
      <w:marLeft w:val="0"/>
      <w:marRight w:val="0"/>
      <w:marTop w:val="0"/>
      <w:marBottom w:val="0"/>
      <w:divBdr>
        <w:top w:val="none" w:sz="0" w:space="0" w:color="auto"/>
        <w:left w:val="none" w:sz="0" w:space="0" w:color="auto"/>
        <w:bottom w:val="none" w:sz="0" w:space="0" w:color="auto"/>
        <w:right w:val="none" w:sz="0" w:space="0" w:color="auto"/>
      </w:divBdr>
    </w:div>
    <w:div w:id="463817249">
      <w:marLeft w:val="0"/>
      <w:marRight w:val="0"/>
      <w:marTop w:val="0"/>
      <w:marBottom w:val="0"/>
      <w:divBdr>
        <w:top w:val="none" w:sz="0" w:space="0" w:color="auto"/>
        <w:left w:val="none" w:sz="0" w:space="0" w:color="auto"/>
        <w:bottom w:val="none" w:sz="0" w:space="0" w:color="auto"/>
        <w:right w:val="none" w:sz="0" w:space="0" w:color="auto"/>
      </w:divBdr>
    </w:div>
    <w:div w:id="463929711">
      <w:marLeft w:val="0"/>
      <w:marRight w:val="0"/>
      <w:marTop w:val="0"/>
      <w:marBottom w:val="0"/>
      <w:divBdr>
        <w:top w:val="none" w:sz="0" w:space="0" w:color="auto"/>
        <w:left w:val="none" w:sz="0" w:space="0" w:color="auto"/>
        <w:bottom w:val="none" w:sz="0" w:space="0" w:color="auto"/>
        <w:right w:val="none" w:sz="0" w:space="0" w:color="auto"/>
      </w:divBdr>
    </w:div>
    <w:div w:id="464275059">
      <w:marLeft w:val="0"/>
      <w:marRight w:val="0"/>
      <w:marTop w:val="0"/>
      <w:marBottom w:val="0"/>
      <w:divBdr>
        <w:top w:val="none" w:sz="0" w:space="0" w:color="auto"/>
        <w:left w:val="none" w:sz="0" w:space="0" w:color="auto"/>
        <w:bottom w:val="none" w:sz="0" w:space="0" w:color="auto"/>
        <w:right w:val="none" w:sz="0" w:space="0" w:color="auto"/>
      </w:divBdr>
    </w:div>
    <w:div w:id="464392728">
      <w:marLeft w:val="0"/>
      <w:marRight w:val="0"/>
      <w:marTop w:val="0"/>
      <w:marBottom w:val="0"/>
      <w:divBdr>
        <w:top w:val="none" w:sz="0" w:space="0" w:color="auto"/>
        <w:left w:val="none" w:sz="0" w:space="0" w:color="auto"/>
        <w:bottom w:val="none" w:sz="0" w:space="0" w:color="auto"/>
        <w:right w:val="none" w:sz="0" w:space="0" w:color="auto"/>
      </w:divBdr>
    </w:div>
    <w:div w:id="464394998">
      <w:marLeft w:val="0"/>
      <w:marRight w:val="0"/>
      <w:marTop w:val="0"/>
      <w:marBottom w:val="0"/>
      <w:divBdr>
        <w:top w:val="none" w:sz="0" w:space="0" w:color="auto"/>
        <w:left w:val="none" w:sz="0" w:space="0" w:color="auto"/>
        <w:bottom w:val="none" w:sz="0" w:space="0" w:color="auto"/>
        <w:right w:val="none" w:sz="0" w:space="0" w:color="auto"/>
      </w:divBdr>
    </w:div>
    <w:div w:id="464469352">
      <w:marLeft w:val="0"/>
      <w:marRight w:val="0"/>
      <w:marTop w:val="0"/>
      <w:marBottom w:val="0"/>
      <w:divBdr>
        <w:top w:val="none" w:sz="0" w:space="0" w:color="auto"/>
        <w:left w:val="none" w:sz="0" w:space="0" w:color="auto"/>
        <w:bottom w:val="none" w:sz="0" w:space="0" w:color="auto"/>
        <w:right w:val="none" w:sz="0" w:space="0" w:color="auto"/>
      </w:divBdr>
    </w:div>
    <w:div w:id="464469597">
      <w:marLeft w:val="0"/>
      <w:marRight w:val="0"/>
      <w:marTop w:val="0"/>
      <w:marBottom w:val="0"/>
      <w:divBdr>
        <w:top w:val="none" w:sz="0" w:space="0" w:color="auto"/>
        <w:left w:val="none" w:sz="0" w:space="0" w:color="auto"/>
        <w:bottom w:val="none" w:sz="0" w:space="0" w:color="auto"/>
        <w:right w:val="none" w:sz="0" w:space="0" w:color="auto"/>
      </w:divBdr>
    </w:div>
    <w:div w:id="464471952">
      <w:marLeft w:val="0"/>
      <w:marRight w:val="0"/>
      <w:marTop w:val="0"/>
      <w:marBottom w:val="0"/>
      <w:divBdr>
        <w:top w:val="none" w:sz="0" w:space="0" w:color="auto"/>
        <w:left w:val="none" w:sz="0" w:space="0" w:color="auto"/>
        <w:bottom w:val="none" w:sz="0" w:space="0" w:color="auto"/>
        <w:right w:val="none" w:sz="0" w:space="0" w:color="auto"/>
      </w:divBdr>
    </w:div>
    <w:div w:id="464473213">
      <w:marLeft w:val="0"/>
      <w:marRight w:val="0"/>
      <w:marTop w:val="0"/>
      <w:marBottom w:val="0"/>
      <w:divBdr>
        <w:top w:val="none" w:sz="0" w:space="0" w:color="auto"/>
        <w:left w:val="none" w:sz="0" w:space="0" w:color="auto"/>
        <w:bottom w:val="none" w:sz="0" w:space="0" w:color="auto"/>
        <w:right w:val="none" w:sz="0" w:space="0" w:color="auto"/>
      </w:divBdr>
    </w:div>
    <w:div w:id="464547899">
      <w:marLeft w:val="0"/>
      <w:marRight w:val="0"/>
      <w:marTop w:val="0"/>
      <w:marBottom w:val="0"/>
      <w:divBdr>
        <w:top w:val="none" w:sz="0" w:space="0" w:color="auto"/>
        <w:left w:val="none" w:sz="0" w:space="0" w:color="auto"/>
        <w:bottom w:val="none" w:sz="0" w:space="0" w:color="auto"/>
        <w:right w:val="none" w:sz="0" w:space="0" w:color="auto"/>
      </w:divBdr>
    </w:div>
    <w:div w:id="464586383">
      <w:marLeft w:val="0"/>
      <w:marRight w:val="0"/>
      <w:marTop w:val="0"/>
      <w:marBottom w:val="0"/>
      <w:divBdr>
        <w:top w:val="none" w:sz="0" w:space="0" w:color="auto"/>
        <w:left w:val="none" w:sz="0" w:space="0" w:color="auto"/>
        <w:bottom w:val="none" w:sz="0" w:space="0" w:color="auto"/>
        <w:right w:val="none" w:sz="0" w:space="0" w:color="auto"/>
      </w:divBdr>
    </w:div>
    <w:div w:id="464590397">
      <w:marLeft w:val="0"/>
      <w:marRight w:val="0"/>
      <w:marTop w:val="0"/>
      <w:marBottom w:val="0"/>
      <w:divBdr>
        <w:top w:val="none" w:sz="0" w:space="0" w:color="auto"/>
        <w:left w:val="none" w:sz="0" w:space="0" w:color="auto"/>
        <w:bottom w:val="none" w:sz="0" w:space="0" w:color="auto"/>
        <w:right w:val="none" w:sz="0" w:space="0" w:color="auto"/>
      </w:divBdr>
    </w:div>
    <w:div w:id="464615869">
      <w:marLeft w:val="0"/>
      <w:marRight w:val="0"/>
      <w:marTop w:val="0"/>
      <w:marBottom w:val="0"/>
      <w:divBdr>
        <w:top w:val="none" w:sz="0" w:space="0" w:color="auto"/>
        <w:left w:val="none" w:sz="0" w:space="0" w:color="auto"/>
        <w:bottom w:val="none" w:sz="0" w:space="0" w:color="auto"/>
        <w:right w:val="none" w:sz="0" w:space="0" w:color="auto"/>
      </w:divBdr>
    </w:div>
    <w:div w:id="464853180">
      <w:marLeft w:val="0"/>
      <w:marRight w:val="0"/>
      <w:marTop w:val="0"/>
      <w:marBottom w:val="0"/>
      <w:divBdr>
        <w:top w:val="none" w:sz="0" w:space="0" w:color="auto"/>
        <w:left w:val="none" w:sz="0" w:space="0" w:color="auto"/>
        <w:bottom w:val="none" w:sz="0" w:space="0" w:color="auto"/>
        <w:right w:val="none" w:sz="0" w:space="0" w:color="auto"/>
      </w:divBdr>
    </w:div>
    <w:div w:id="464854173">
      <w:marLeft w:val="0"/>
      <w:marRight w:val="0"/>
      <w:marTop w:val="0"/>
      <w:marBottom w:val="0"/>
      <w:divBdr>
        <w:top w:val="none" w:sz="0" w:space="0" w:color="auto"/>
        <w:left w:val="none" w:sz="0" w:space="0" w:color="auto"/>
        <w:bottom w:val="none" w:sz="0" w:space="0" w:color="auto"/>
        <w:right w:val="none" w:sz="0" w:space="0" w:color="auto"/>
      </w:divBdr>
    </w:div>
    <w:div w:id="464859535">
      <w:marLeft w:val="0"/>
      <w:marRight w:val="0"/>
      <w:marTop w:val="0"/>
      <w:marBottom w:val="0"/>
      <w:divBdr>
        <w:top w:val="none" w:sz="0" w:space="0" w:color="auto"/>
        <w:left w:val="none" w:sz="0" w:space="0" w:color="auto"/>
        <w:bottom w:val="none" w:sz="0" w:space="0" w:color="auto"/>
        <w:right w:val="none" w:sz="0" w:space="0" w:color="auto"/>
      </w:divBdr>
    </w:div>
    <w:div w:id="465006413">
      <w:marLeft w:val="0"/>
      <w:marRight w:val="0"/>
      <w:marTop w:val="0"/>
      <w:marBottom w:val="0"/>
      <w:divBdr>
        <w:top w:val="none" w:sz="0" w:space="0" w:color="auto"/>
        <w:left w:val="none" w:sz="0" w:space="0" w:color="auto"/>
        <w:bottom w:val="none" w:sz="0" w:space="0" w:color="auto"/>
        <w:right w:val="none" w:sz="0" w:space="0" w:color="auto"/>
      </w:divBdr>
    </w:div>
    <w:div w:id="465010429">
      <w:marLeft w:val="0"/>
      <w:marRight w:val="0"/>
      <w:marTop w:val="0"/>
      <w:marBottom w:val="0"/>
      <w:divBdr>
        <w:top w:val="none" w:sz="0" w:space="0" w:color="auto"/>
        <w:left w:val="none" w:sz="0" w:space="0" w:color="auto"/>
        <w:bottom w:val="none" w:sz="0" w:space="0" w:color="auto"/>
        <w:right w:val="none" w:sz="0" w:space="0" w:color="auto"/>
      </w:divBdr>
    </w:div>
    <w:div w:id="465010475">
      <w:marLeft w:val="0"/>
      <w:marRight w:val="0"/>
      <w:marTop w:val="0"/>
      <w:marBottom w:val="0"/>
      <w:divBdr>
        <w:top w:val="none" w:sz="0" w:space="0" w:color="auto"/>
        <w:left w:val="none" w:sz="0" w:space="0" w:color="auto"/>
        <w:bottom w:val="none" w:sz="0" w:space="0" w:color="auto"/>
        <w:right w:val="none" w:sz="0" w:space="0" w:color="auto"/>
      </w:divBdr>
    </w:div>
    <w:div w:id="465127307">
      <w:marLeft w:val="0"/>
      <w:marRight w:val="0"/>
      <w:marTop w:val="0"/>
      <w:marBottom w:val="0"/>
      <w:divBdr>
        <w:top w:val="none" w:sz="0" w:space="0" w:color="auto"/>
        <w:left w:val="none" w:sz="0" w:space="0" w:color="auto"/>
        <w:bottom w:val="none" w:sz="0" w:space="0" w:color="auto"/>
        <w:right w:val="none" w:sz="0" w:space="0" w:color="auto"/>
      </w:divBdr>
    </w:div>
    <w:div w:id="465200923">
      <w:marLeft w:val="0"/>
      <w:marRight w:val="0"/>
      <w:marTop w:val="0"/>
      <w:marBottom w:val="0"/>
      <w:divBdr>
        <w:top w:val="none" w:sz="0" w:space="0" w:color="auto"/>
        <w:left w:val="none" w:sz="0" w:space="0" w:color="auto"/>
        <w:bottom w:val="none" w:sz="0" w:space="0" w:color="auto"/>
        <w:right w:val="none" w:sz="0" w:space="0" w:color="auto"/>
      </w:divBdr>
    </w:div>
    <w:div w:id="465316449">
      <w:marLeft w:val="0"/>
      <w:marRight w:val="0"/>
      <w:marTop w:val="0"/>
      <w:marBottom w:val="0"/>
      <w:divBdr>
        <w:top w:val="none" w:sz="0" w:space="0" w:color="auto"/>
        <w:left w:val="none" w:sz="0" w:space="0" w:color="auto"/>
        <w:bottom w:val="none" w:sz="0" w:space="0" w:color="auto"/>
        <w:right w:val="none" w:sz="0" w:space="0" w:color="auto"/>
      </w:divBdr>
    </w:div>
    <w:div w:id="465320158">
      <w:marLeft w:val="0"/>
      <w:marRight w:val="0"/>
      <w:marTop w:val="0"/>
      <w:marBottom w:val="0"/>
      <w:divBdr>
        <w:top w:val="none" w:sz="0" w:space="0" w:color="auto"/>
        <w:left w:val="none" w:sz="0" w:space="0" w:color="auto"/>
        <w:bottom w:val="none" w:sz="0" w:space="0" w:color="auto"/>
        <w:right w:val="none" w:sz="0" w:space="0" w:color="auto"/>
      </w:divBdr>
    </w:div>
    <w:div w:id="465396439">
      <w:marLeft w:val="0"/>
      <w:marRight w:val="0"/>
      <w:marTop w:val="0"/>
      <w:marBottom w:val="0"/>
      <w:divBdr>
        <w:top w:val="none" w:sz="0" w:space="0" w:color="auto"/>
        <w:left w:val="none" w:sz="0" w:space="0" w:color="auto"/>
        <w:bottom w:val="none" w:sz="0" w:space="0" w:color="auto"/>
        <w:right w:val="none" w:sz="0" w:space="0" w:color="auto"/>
      </w:divBdr>
    </w:div>
    <w:div w:id="465440473">
      <w:marLeft w:val="0"/>
      <w:marRight w:val="0"/>
      <w:marTop w:val="0"/>
      <w:marBottom w:val="0"/>
      <w:divBdr>
        <w:top w:val="none" w:sz="0" w:space="0" w:color="auto"/>
        <w:left w:val="none" w:sz="0" w:space="0" w:color="auto"/>
        <w:bottom w:val="none" w:sz="0" w:space="0" w:color="auto"/>
        <w:right w:val="none" w:sz="0" w:space="0" w:color="auto"/>
      </w:divBdr>
    </w:div>
    <w:div w:id="465469029">
      <w:marLeft w:val="0"/>
      <w:marRight w:val="0"/>
      <w:marTop w:val="0"/>
      <w:marBottom w:val="0"/>
      <w:divBdr>
        <w:top w:val="none" w:sz="0" w:space="0" w:color="auto"/>
        <w:left w:val="none" w:sz="0" w:space="0" w:color="auto"/>
        <w:bottom w:val="none" w:sz="0" w:space="0" w:color="auto"/>
        <w:right w:val="none" w:sz="0" w:space="0" w:color="auto"/>
      </w:divBdr>
    </w:div>
    <w:div w:id="465587615">
      <w:marLeft w:val="0"/>
      <w:marRight w:val="0"/>
      <w:marTop w:val="0"/>
      <w:marBottom w:val="0"/>
      <w:divBdr>
        <w:top w:val="none" w:sz="0" w:space="0" w:color="auto"/>
        <w:left w:val="none" w:sz="0" w:space="0" w:color="auto"/>
        <w:bottom w:val="none" w:sz="0" w:space="0" w:color="auto"/>
        <w:right w:val="none" w:sz="0" w:space="0" w:color="auto"/>
      </w:divBdr>
    </w:div>
    <w:div w:id="465590181">
      <w:marLeft w:val="0"/>
      <w:marRight w:val="0"/>
      <w:marTop w:val="0"/>
      <w:marBottom w:val="0"/>
      <w:divBdr>
        <w:top w:val="none" w:sz="0" w:space="0" w:color="auto"/>
        <w:left w:val="none" w:sz="0" w:space="0" w:color="auto"/>
        <w:bottom w:val="none" w:sz="0" w:space="0" w:color="auto"/>
        <w:right w:val="none" w:sz="0" w:space="0" w:color="auto"/>
      </w:divBdr>
    </w:div>
    <w:div w:id="465590477">
      <w:marLeft w:val="0"/>
      <w:marRight w:val="0"/>
      <w:marTop w:val="0"/>
      <w:marBottom w:val="0"/>
      <w:divBdr>
        <w:top w:val="none" w:sz="0" w:space="0" w:color="auto"/>
        <w:left w:val="none" w:sz="0" w:space="0" w:color="auto"/>
        <w:bottom w:val="none" w:sz="0" w:space="0" w:color="auto"/>
        <w:right w:val="none" w:sz="0" w:space="0" w:color="auto"/>
      </w:divBdr>
    </w:div>
    <w:div w:id="465657780">
      <w:marLeft w:val="0"/>
      <w:marRight w:val="0"/>
      <w:marTop w:val="0"/>
      <w:marBottom w:val="0"/>
      <w:divBdr>
        <w:top w:val="none" w:sz="0" w:space="0" w:color="auto"/>
        <w:left w:val="none" w:sz="0" w:space="0" w:color="auto"/>
        <w:bottom w:val="none" w:sz="0" w:space="0" w:color="auto"/>
        <w:right w:val="none" w:sz="0" w:space="0" w:color="auto"/>
      </w:divBdr>
    </w:div>
    <w:div w:id="465658387">
      <w:marLeft w:val="0"/>
      <w:marRight w:val="0"/>
      <w:marTop w:val="0"/>
      <w:marBottom w:val="0"/>
      <w:divBdr>
        <w:top w:val="none" w:sz="0" w:space="0" w:color="auto"/>
        <w:left w:val="none" w:sz="0" w:space="0" w:color="auto"/>
        <w:bottom w:val="none" w:sz="0" w:space="0" w:color="auto"/>
        <w:right w:val="none" w:sz="0" w:space="0" w:color="auto"/>
      </w:divBdr>
    </w:div>
    <w:div w:id="465704733">
      <w:marLeft w:val="0"/>
      <w:marRight w:val="0"/>
      <w:marTop w:val="0"/>
      <w:marBottom w:val="0"/>
      <w:divBdr>
        <w:top w:val="none" w:sz="0" w:space="0" w:color="auto"/>
        <w:left w:val="none" w:sz="0" w:space="0" w:color="auto"/>
        <w:bottom w:val="none" w:sz="0" w:space="0" w:color="auto"/>
        <w:right w:val="none" w:sz="0" w:space="0" w:color="auto"/>
      </w:divBdr>
    </w:div>
    <w:div w:id="465704774">
      <w:marLeft w:val="0"/>
      <w:marRight w:val="0"/>
      <w:marTop w:val="0"/>
      <w:marBottom w:val="0"/>
      <w:divBdr>
        <w:top w:val="none" w:sz="0" w:space="0" w:color="auto"/>
        <w:left w:val="none" w:sz="0" w:space="0" w:color="auto"/>
        <w:bottom w:val="none" w:sz="0" w:space="0" w:color="auto"/>
        <w:right w:val="none" w:sz="0" w:space="0" w:color="auto"/>
      </w:divBdr>
    </w:div>
    <w:div w:id="465780658">
      <w:marLeft w:val="0"/>
      <w:marRight w:val="0"/>
      <w:marTop w:val="0"/>
      <w:marBottom w:val="0"/>
      <w:divBdr>
        <w:top w:val="none" w:sz="0" w:space="0" w:color="auto"/>
        <w:left w:val="none" w:sz="0" w:space="0" w:color="auto"/>
        <w:bottom w:val="none" w:sz="0" w:space="0" w:color="auto"/>
        <w:right w:val="none" w:sz="0" w:space="0" w:color="auto"/>
      </w:divBdr>
    </w:div>
    <w:div w:id="465855471">
      <w:marLeft w:val="0"/>
      <w:marRight w:val="0"/>
      <w:marTop w:val="0"/>
      <w:marBottom w:val="0"/>
      <w:divBdr>
        <w:top w:val="none" w:sz="0" w:space="0" w:color="auto"/>
        <w:left w:val="none" w:sz="0" w:space="0" w:color="auto"/>
        <w:bottom w:val="none" w:sz="0" w:space="0" w:color="auto"/>
        <w:right w:val="none" w:sz="0" w:space="0" w:color="auto"/>
      </w:divBdr>
    </w:div>
    <w:div w:id="466047905">
      <w:marLeft w:val="480"/>
      <w:marRight w:val="0"/>
      <w:marTop w:val="0"/>
      <w:marBottom w:val="0"/>
      <w:divBdr>
        <w:top w:val="none" w:sz="0" w:space="0" w:color="auto"/>
        <w:left w:val="none" w:sz="0" w:space="0" w:color="auto"/>
        <w:bottom w:val="none" w:sz="0" w:space="0" w:color="auto"/>
        <w:right w:val="none" w:sz="0" w:space="0" w:color="auto"/>
      </w:divBdr>
    </w:div>
    <w:div w:id="466164286">
      <w:marLeft w:val="0"/>
      <w:marRight w:val="0"/>
      <w:marTop w:val="0"/>
      <w:marBottom w:val="0"/>
      <w:divBdr>
        <w:top w:val="none" w:sz="0" w:space="0" w:color="auto"/>
        <w:left w:val="none" w:sz="0" w:space="0" w:color="auto"/>
        <w:bottom w:val="none" w:sz="0" w:space="0" w:color="auto"/>
        <w:right w:val="none" w:sz="0" w:space="0" w:color="auto"/>
      </w:divBdr>
    </w:div>
    <w:div w:id="466237616">
      <w:marLeft w:val="0"/>
      <w:marRight w:val="0"/>
      <w:marTop w:val="0"/>
      <w:marBottom w:val="0"/>
      <w:divBdr>
        <w:top w:val="none" w:sz="0" w:space="0" w:color="auto"/>
        <w:left w:val="none" w:sz="0" w:space="0" w:color="auto"/>
        <w:bottom w:val="none" w:sz="0" w:space="0" w:color="auto"/>
        <w:right w:val="none" w:sz="0" w:space="0" w:color="auto"/>
      </w:divBdr>
    </w:div>
    <w:div w:id="466238138">
      <w:marLeft w:val="0"/>
      <w:marRight w:val="0"/>
      <w:marTop w:val="0"/>
      <w:marBottom w:val="0"/>
      <w:divBdr>
        <w:top w:val="none" w:sz="0" w:space="0" w:color="auto"/>
        <w:left w:val="none" w:sz="0" w:space="0" w:color="auto"/>
        <w:bottom w:val="none" w:sz="0" w:space="0" w:color="auto"/>
        <w:right w:val="none" w:sz="0" w:space="0" w:color="auto"/>
      </w:divBdr>
    </w:div>
    <w:div w:id="466314921">
      <w:marLeft w:val="0"/>
      <w:marRight w:val="0"/>
      <w:marTop w:val="0"/>
      <w:marBottom w:val="0"/>
      <w:divBdr>
        <w:top w:val="none" w:sz="0" w:space="0" w:color="auto"/>
        <w:left w:val="none" w:sz="0" w:space="0" w:color="auto"/>
        <w:bottom w:val="none" w:sz="0" w:space="0" w:color="auto"/>
        <w:right w:val="none" w:sz="0" w:space="0" w:color="auto"/>
      </w:divBdr>
    </w:div>
    <w:div w:id="466357026">
      <w:marLeft w:val="0"/>
      <w:marRight w:val="0"/>
      <w:marTop w:val="0"/>
      <w:marBottom w:val="0"/>
      <w:divBdr>
        <w:top w:val="none" w:sz="0" w:space="0" w:color="auto"/>
        <w:left w:val="none" w:sz="0" w:space="0" w:color="auto"/>
        <w:bottom w:val="none" w:sz="0" w:space="0" w:color="auto"/>
        <w:right w:val="none" w:sz="0" w:space="0" w:color="auto"/>
      </w:divBdr>
    </w:div>
    <w:div w:id="466433339">
      <w:bodyDiv w:val="1"/>
      <w:marLeft w:val="0"/>
      <w:marRight w:val="0"/>
      <w:marTop w:val="0"/>
      <w:marBottom w:val="0"/>
      <w:divBdr>
        <w:top w:val="none" w:sz="0" w:space="0" w:color="auto"/>
        <w:left w:val="none" w:sz="0" w:space="0" w:color="auto"/>
        <w:bottom w:val="none" w:sz="0" w:space="0" w:color="auto"/>
        <w:right w:val="none" w:sz="0" w:space="0" w:color="auto"/>
      </w:divBdr>
    </w:div>
    <w:div w:id="466434582">
      <w:marLeft w:val="0"/>
      <w:marRight w:val="0"/>
      <w:marTop w:val="0"/>
      <w:marBottom w:val="0"/>
      <w:divBdr>
        <w:top w:val="none" w:sz="0" w:space="0" w:color="auto"/>
        <w:left w:val="none" w:sz="0" w:space="0" w:color="auto"/>
        <w:bottom w:val="none" w:sz="0" w:space="0" w:color="auto"/>
        <w:right w:val="none" w:sz="0" w:space="0" w:color="auto"/>
      </w:divBdr>
    </w:div>
    <w:div w:id="466506672">
      <w:marLeft w:val="0"/>
      <w:marRight w:val="0"/>
      <w:marTop w:val="0"/>
      <w:marBottom w:val="0"/>
      <w:divBdr>
        <w:top w:val="none" w:sz="0" w:space="0" w:color="auto"/>
        <w:left w:val="none" w:sz="0" w:space="0" w:color="auto"/>
        <w:bottom w:val="none" w:sz="0" w:space="0" w:color="auto"/>
        <w:right w:val="none" w:sz="0" w:space="0" w:color="auto"/>
      </w:divBdr>
    </w:div>
    <w:div w:id="466511063">
      <w:marLeft w:val="0"/>
      <w:marRight w:val="0"/>
      <w:marTop w:val="0"/>
      <w:marBottom w:val="0"/>
      <w:divBdr>
        <w:top w:val="none" w:sz="0" w:space="0" w:color="auto"/>
        <w:left w:val="none" w:sz="0" w:space="0" w:color="auto"/>
        <w:bottom w:val="none" w:sz="0" w:space="0" w:color="auto"/>
        <w:right w:val="none" w:sz="0" w:space="0" w:color="auto"/>
      </w:divBdr>
    </w:div>
    <w:div w:id="466512047">
      <w:marLeft w:val="0"/>
      <w:marRight w:val="0"/>
      <w:marTop w:val="0"/>
      <w:marBottom w:val="0"/>
      <w:divBdr>
        <w:top w:val="none" w:sz="0" w:space="0" w:color="auto"/>
        <w:left w:val="none" w:sz="0" w:space="0" w:color="auto"/>
        <w:bottom w:val="none" w:sz="0" w:space="0" w:color="auto"/>
        <w:right w:val="none" w:sz="0" w:space="0" w:color="auto"/>
      </w:divBdr>
    </w:div>
    <w:div w:id="466625014">
      <w:marLeft w:val="0"/>
      <w:marRight w:val="0"/>
      <w:marTop w:val="0"/>
      <w:marBottom w:val="0"/>
      <w:divBdr>
        <w:top w:val="none" w:sz="0" w:space="0" w:color="auto"/>
        <w:left w:val="none" w:sz="0" w:space="0" w:color="auto"/>
        <w:bottom w:val="none" w:sz="0" w:space="0" w:color="auto"/>
        <w:right w:val="none" w:sz="0" w:space="0" w:color="auto"/>
      </w:divBdr>
    </w:div>
    <w:div w:id="466625634">
      <w:marLeft w:val="0"/>
      <w:marRight w:val="0"/>
      <w:marTop w:val="0"/>
      <w:marBottom w:val="0"/>
      <w:divBdr>
        <w:top w:val="none" w:sz="0" w:space="0" w:color="auto"/>
        <w:left w:val="none" w:sz="0" w:space="0" w:color="auto"/>
        <w:bottom w:val="none" w:sz="0" w:space="0" w:color="auto"/>
        <w:right w:val="none" w:sz="0" w:space="0" w:color="auto"/>
      </w:divBdr>
    </w:div>
    <w:div w:id="466708860">
      <w:marLeft w:val="0"/>
      <w:marRight w:val="0"/>
      <w:marTop w:val="0"/>
      <w:marBottom w:val="0"/>
      <w:divBdr>
        <w:top w:val="none" w:sz="0" w:space="0" w:color="auto"/>
        <w:left w:val="none" w:sz="0" w:space="0" w:color="auto"/>
        <w:bottom w:val="none" w:sz="0" w:space="0" w:color="auto"/>
        <w:right w:val="none" w:sz="0" w:space="0" w:color="auto"/>
      </w:divBdr>
    </w:div>
    <w:div w:id="467011779">
      <w:marLeft w:val="0"/>
      <w:marRight w:val="0"/>
      <w:marTop w:val="0"/>
      <w:marBottom w:val="0"/>
      <w:divBdr>
        <w:top w:val="none" w:sz="0" w:space="0" w:color="auto"/>
        <w:left w:val="none" w:sz="0" w:space="0" w:color="auto"/>
        <w:bottom w:val="none" w:sz="0" w:space="0" w:color="auto"/>
        <w:right w:val="none" w:sz="0" w:space="0" w:color="auto"/>
      </w:divBdr>
    </w:div>
    <w:div w:id="467014880">
      <w:marLeft w:val="0"/>
      <w:marRight w:val="0"/>
      <w:marTop w:val="0"/>
      <w:marBottom w:val="0"/>
      <w:divBdr>
        <w:top w:val="none" w:sz="0" w:space="0" w:color="auto"/>
        <w:left w:val="none" w:sz="0" w:space="0" w:color="auto"/>
        <w:bottom w:val="none" w:sz="0" w:space="0" w:color="auto"/>
        <w:right w:val="none" w:sz="0" w:space="0" w:color="auto"/>
      </w:divBdr>
    </w:div>
    <w:div w:id="467015321">
      <w:marLeft w:val="0"/>
      <w:marRight w:val="0"/>
      <w:marTop w:val="0"/>
      <w:marBottom w:val="0"/>
      <w:divBdr>
        <w:top w:val="none" w:sz="0" w:space="0" w:color="auto"/>
        <w:left w:val="none" w:sz="0" w:space="0" w:color="auto"/>
        <w:bottom w:val="none" w:sz="0" w:space="0" w:color="auto"/>
        <w:right w:val="none" w:sz="0" w:space="0" w:color="auto"/>
      </w:divBdr>
    </w:div>
    <w:div w:id="467087947">
      <w:marLeft w:val="0"/>
      <w:marRight w:val="0"/>
      <w:marTop w:val="0"/>
      <w:marBottom w:val="0"/>
      <w:divBdr>
        <w:top w:val="none" w:sz="0" w:space="0" w:color="auto"/>
        <w:left w:val="none" w:sz="0" w:space="0" w:color="auto"/>
        <w:bottom w:val="none" w:sz="0" w:space="0" w:color="auto"/>
        <w:right w:val="none" w:sz="0" w:space="0" w:color="auto"/>
      </w:divBdr>
    </w:div>
    <w:div w:id="467095224">
      <w:marLeft w:val="0"/>
      <w:marRight w:val="0"/>
      <w:marTop w:val="0"/>
      <w:marBottom w:val="0"/>
      <w:divBdr>
        <w:top w:val="none" w:sz="0" w:space="0" w:color="auto"/>
        <w:left w:val="none" w:sz="0" w:space="0" w:color="auto"/>
        <w:bottom w:val="none" w:sz="0" w:space="0" w:color="auto"/>
        <w:right w:val="none" w:sz="0" w:space="0" w:color="auto"/>
      </w:divBdr>
    </w:div>
    <w:div w:id="467171065">
      <w:marLeft w:val="0"/>
      <w:marRight w:val="0"/>
      <w:marTop w:val="0"/>
      <w:marBottom w:val="0"/>
      <w:divBdr>
        <w:top w:val="none" w:sz="0" w:space="0" w:color="auto"/>
        <w:left w:val="none" w:sz="0" w:space="0" w:color="auto"/>
        <w:bottom w:val="none" w:sz="0" w:space="0" w:color="auto"/>
        <w:right w:val="none" w:sz="0" w:space="0" w:color="auto"/>
      </w:divBdr>
    </w:div>
    <w:div w:id="467210445">
      <w:marLeft w:val="0"/>
      <w:marRight w:val="0"/>
      <w:marTop w:val="0"/>
      <w:marBottom w:val="0"/>
      <w:divBdr>
        <w:top w:val="none" w:sz="0" w:space="0" w:color="auto"/>
        <w:left w:val="none" w:sz="0" w:space="0" w:color="auto"/>
        <w:bottom w:val="none" w:sz="0" w:space="0" w:color="auto"/>
        <w:right w:val="none" w:sz="0" w:space="0" w:color="auto"/>
      </w:divBdr>
    </w:div>
    <w:div w:id="467280238">
      <w:marLeft w:val="0"/>
      <w:marRight w:val="0"/>
      <w:marTop w:val="0"/>
      <w:marBottom w:val="0"/>
      <w:divBdr>
        <w:top w:val="none" w:sz="0" w:space="0" w:color="auto"/>
        <w:left w:val="none" w:sz="0" w:space="0" w:color="auto"/>
        <w:bottom w:val="none" w:sz="0" w:space="0" w:color="auto"/>
        <w:right w:val="none" w:sz="0" w:space="0" w:color="auto"/>
      </w:divBdr>
    </w:div>
    <w:div w:id="467282672">
      <w:marLeft w:val="0"/>
      <w:marRight w:val="0"/>
      <w:marTop w:val="0"/>
      <w:marBottom w:val="0"/>
      <w:divBdr>
        <w:top w:val="none" w:sz="0" w:space="0" w:color="auto"/>
        <w:left w:val="none" w:sz="0" w:space="0" w:color="auto"/>
        <w:bottom w:val="none" w:sz="0" w:space="0" w:color="auto"/>
        <w:right w:val="none" w:sz="0" w:space="0" w:color="auto"/>
      </w:divBdr>
    </w:div>
    <w:div w:id="467357225">
      <w:marLeft w:val="0"/>
      <w:marRight w:val="0"/>
      <w:marTop w:val="0"/>
      <w:marBottom w:val="0"/>
      <w:divBdr>
        <w:top w:val="none" w:sz="0" w:space="0" w:color="auto"/>
        <w:left w:val="none" w:sz="0" w:space="0" w:color="auto"/>
        <w:bottom w:val="none" w:sz="0" w:space="0" w:color="auto"/>
        <w:right w:val="none" w:sz="0" w:space="0" w:color="auto"/>
      </w:divBdr>
    </w:div>
    <w:div w:id="467430183">
      <w:marLeft w:val="0"/>
      <w:marRight w:val="0"/>
      <w:marTop w:val="0"/>
      <w:marBottom w:val="0"/>
      <w:divBdr>
        <w:top w:val="none" w:sz="0" w:space="0" w:color="auto"/>
        <w:left w:val="none" w:sz="0" w:space="0" w:color="auto"/>
        <w:bottom w:val="none" w:sz="0" w:space="0" w:color="auto"/>
        <w:right w:val="none" w:sz="0" w:space="0" w:color="auto"/>
      </w:divBdr>
    </w:div>
    <w:div w:id="467472604">
      <w:marLeft w:val="0"/>
      <w:marRight w:val="0"/>
      <w:marTop w:val="0"/>
      <w:marBottom w:val="0"/>
      <w:divBdr>
        <w:top w:val="none" w:sz="0" w:space="0" w:color="auto"/>
        <w:left w:val="none" w:sz="0" w:space="0" w:color="auto"/>
        <w:bottom w:val="none" w:sz="0" w:space="0" w:color="auto"/>
        <w:right w:val="none" w:sz="0" w:space="0" w:color="auto"/>
      </w:divBdr>
    </w:div>
    <w:div w:id="467475295">
      <w:marLeft w:val="0"/>
      <w:marRight w:val="0"/>
      <w:marTop w:val="0"/>
      <w:marBottom w:val="0"/>
      <w:divBdr>
        <w:top w:val="none" w:sz="0" w:space="0" w:color="auto"/>
        <w:left w:val="none" w:sz="0" w:space="0" w:color="auto"/>
        <w:bottom w:val="none" w:sz="0" w:space="0" w:color="auto"/>
        <w:right w:val="none" w:sz="0" w:space="0" w:color="auto"/>
      </w:divBdr>
    </w:div>
    <w:div w:id="467475423">
      <w:marLeft w:val="0"/>
      <w:marRight w:val="0"/>
      <w:marTop w:val="0"/>
      <w:marBottom w:val="0"/>
      <w:divBdr>
        <w:top w:val="none" w:sz="0" w:space="0" w:color="auto"/>
        <w:left w:val="none" w:sz="0" w:space="0" w:color="auto"/>
        <w:bottom w:val="none" w:sz="0" w:space="0" w:color="auto"/>
        <w:right w:val="none" w:sz="0" w:space="0" w:color="auto"/>
      </w:divBdr>
    </w:div>
    <w:div w:id="467481509">
      <w:marLeft w:val="0"/>
      <w:marRight w:val="0"/>
      <w:marTop w:val="0"/>
      <w:marBottom w:val="0"/>
      <w:divBdr>
        <w:top w:val="none" w:sz="0" w:space="0" w:color="auto"/>
        <w:left w:val="none" w:sz="0" w:space="0" w:color="auto"/>
        <w:bottom w:val="none" w:sz="0" w:space="0" w:color="auto"/>
        <w:right w:val="none" w:sz="0" w:space="0" w:color="auto"/>
      </w:divBdr>
    </w:div>
    <w:div w:id="467548425">
      <w:marLeft w:val="0"/>
      <w:marRight w:val="0"/>
      <w:marTop w:val="0"/>
      <w:marBottom w:val="0"/>
      <w:divBdr>
        <w:top w:val="none" w:sz="0" w:space="0" w:color="auto"/>
        <w:left w:val="none" w:sz="0" w:space="0" w:color="auto"/>
        <w:bottom w:val="none" w:sz="0" w:space="0" w:color="auto"/>
        <w:right w:val="none" w:sz="0" w:space="0" w:color="auto"/>
      </w:divBdr>
    </w:div>
    <w:div w:id="467556196">
      <w:bodyDiv w:val="1"/>
      <w:marLeft w:val="0"/>
      <w:marRight w:val="0"/>
      <w:marTop w:val="0"/>
      <w:marBottom w:val="0"/>
      <w:divBdr>
        <w:top w:val="none" w:sz="0" w:space="0" w:color="auto"/>
        <w:left w:val="none" w:sz="0" w:space="0" w:color="auto"/>
        <w:bottom w:val="none" w:sz="0" w:space="0" w:color="auto"/>
        <w:right w:val="none" w:sz="0" w:space="0" w:color="auto"/>
      </w:divBdr>
    </w:div>
    <w:div w:id="467748138">
      <w:marLeft w:val="0"/>
      <w:marRight w:val="0"/>
      <w:marTop w:val="0"/>
      <w:marBottom w:val="0"/>
      <w:divBdr>
        <w:top w:val="none" w:sz="0" w:space="0" w:color="auto"/>
        <w:left w:val="none" w:sz="0" w:space="0" w:color="auto"/>
        <w:bottom w:val="none" w:sz="0" w:space="0" w:color="auto"/>
        <w:right w:val="none" w:sz="0" w:space="0" w:color="auto"/>
      </w:divBdr>
    </w:div>
    <w:div w:id="467826218">
      <w:marLeft w:val="0"/>
      <w:marRight w:val="0"/>
      <w:marTop w:val="0"/>
      <w:marBottom w:val="0"/>
      <w:divBdr>
        <w:top w:val="none" w:sz="0" w:space="0" w:color="auto"/>
        <w:left w:val="none" w:sz="0" w:space="0" w:color="auto"/>
        <w:bottom w:val="none" w:sz="0" w:space="0" w:color="auto"/>
        <w:right w:val="none" w:sz="0" w:space="0" w:color="auto"/>
      </w:divBdr>
    </w:div>
    <w:div w:id="467937489">
      <w:marLeft w:val="0"/>
      <w:marRight w:val="0"/>
      <w:marTop w:val="0"/>
      <w:marBottom w:val="0"/>
      <w:divBdr>
        <w:top w:val="none" w:sz="0" w:space="0" w:color="auto"/>
        <w:left w:val="none" w:sz="0" w:space="0" w:color="auto"/>
        <w:bottom w:val="none" w:sz="0" w:space="0" w:color="auto"/>
        <w:right w:val="none" w:sz="0" w:space="0" w:color="auto"/>
      </w:divBdr>
    </w:div>
    <w:div w:id="468012925">
      <w:marLeft w:val="0"/>
      <w:marRight w:val="0"/>
      <w:marTop w:val="0"/>
      <w:marBottom w:val="0"/>
      <w:divBdr>
        <w:top w:val="none" w:sz="0" w:space="0" w:color="auto"/>
        <w:left w:val="none" w:sz="0" w:space="0" w:color="auto"/>
        <w:bottom w:val="none" w:sz="0" w:space="0" w:color="auto"/>
        <w:right w:val="none" w:sz="0" w:space="0" w:color="auto"/>
      </w:divBdr>
    </w:div>
    <w:div w:id="468058321">
      <w:bodyDiv w:val="1"/>
      <w:marLeft w:val="0"/>
      <w:marRight w:val="0"/>
      <w:marTop w:val="0"/>
      <w:marBottom w:val="0"/>
      <w:divBdr>
        <w:top w:val="none" w:sz="0" w:space="0" w:color="auto"/>
        <w:left w:val="none" w:sz="0" w:space="0" w:color="auto"/>
        <w:bottom w:val="none" w:sz="0" w:space="0" w:color="auto"/>
        <w:right w:val="none" w:sz="0" w:space="0" w:color="auto"/>
      </w:divBdr>
    </w:div>
    <w:div w:id="468136662">
      <w:marLeft w:val="0"/>
      <w:marRight w:val="0"/>
      <w:marTop w:val="0"/>
      <w:marBottom w:val="0"/>
      <w:divBdr>
        <w:top w:val="none" w:sz="0" w:space="0" w:color="auto"/>
        <w:left w:val="none" w:sz="0" w:space="0" w:color="auto"/>
        <w:bottom w:val="none" w:sz="0" w:space="0" w:color="auto"/>
        <w:right w:val="none" w:sz="0" w:space="0" w:color="auto"/>
      </w:divBdr>
    </w:div>
    <w:div w:id="468205705">
      <w:marLeft w:val="0"/>
      <w:marRight w:val="0"/>
      <w:marTop w:val="0"/>
      <w:marBottom w:val="0"/>
      <w:divBdr>
        <w:top w:val="none" w:sz="0" w:space="0" w:color="auto"/>
        <w:left w:val="none" w:sz="0" w:space="0" w:color="auto"/>
        <w:bottom w:val="none" w:sz="0" w:space="0" w:color="auto"/>
        <w:right w:val="none" w:sz="0" w:space="0" w:color="auto"/>
      </w:divBdr>
    </w:div>
    <w:div w:id="468322886">
      <w:marLeft w:val="0"/>
      <w:marRight w:val="0"/>
      <w:marTop w:val="0"/>
      <w:marBottom w:val="0"/>
      <w:divBdr>
        <w:top w:val="none" w:sz="0" w:space="0" w:color="auto"/>
        <w:left w:val="none" w:sz="0" w:space="0" w:color="auto"/>
        <w:bottom w:val="none" w:sz="0" w:space="0" w:color="auto"/>
        <w:right w:val="none" w:sz="0" w:space="0" w:color="auto"/>
      </w:divBdr>
    </w:div>
    <w:div w:id="468404316">
      <w:marLeft w:val="0"/>
      <w:marRight w:val="0"/>
      <w:marTop w:val="0"/>
      <w:marBottom w:val="0"/>
      <w:divBdr>
        <w:top w:val="none" w:sz="0" w:space="0" w:color="auto"/>
        <w:left w:val="none" w:sz="0" w:space="0" w:color="auto"/>
        <w:bottom w:val="none" w:sz="0" w:space="0" w:color="auto"/>
        <w:right w:val="none" w:sz="0" w:space="0" w:color="auto"/>
      </w:divBdr>
    </w:div>
    <w:div w:id="468518156">
      <w:marLeft w:val="0"/>
      <w:marRight w:val="0"/>
      <w:marTop w:val="0"/>
      <w:marBottom w:val="0"/>
      <w:divBdr>
        <w:top w:val="none" w:sz="0" w:space="0" w:color="auto"/>
        <w:left w:val="none" w:sz="0" w:space="0" w:color="auto"/>
        <w:bottom w:val="none" w:sz="0" w:space="0" w:color="auto"/>
        <w:right w:val="none" w:sz="0" w:space="0" w:color="auto"/>
      </w:divBdr>
    </w:div>
    <w:div w:id="468518182">
      <w:marLeft w:val="0"/>
      <w:marRight w:val="0"/>
      <w:marTop w:val="0"/>
      <w:marBottom w:val="0"/>
      <w:divBdr>
        <w:top w:val="none" w:sz="0" w:space="0" w:color="auto"/>
        <w:left w:val="none" w:sz="0" w:space="0" w:color="auto"/>
        <w:bottom w:val="none" w:sz="0" w:space="0" w:color="auto"/>
        <w:right w:val="none" w:sz="0" w:space="0" w:color="auto"/>
      </w:divBdr>
    </w:div>
    <w:div w:id="468595105">
      <w:marLeft w:val="0"/>
      <w:marRight w:val="0"/>
      <w:marTop w:val="0"/>
      <w:marBottom w:val="0"/>
      <w:divBdr>
        <w:top w:val="none" w:sz="0" w:space="0" w:color="auto"/>
        <w:left w:val="none" w:sz="0" w:space="0" w:color="auto"/>
        <w:bottom w:val="none" w:sz="0" w:space="0" w:color="auto"/>
        <w:right w:val="none" w:sz="0" w:space="0" w:color="auto"/>
      </w:divBdr>
    </w:div>
    <w:div w:id="468595677">
      <w:marLeft w:val="0"/>
      <w:marRight w:val="0"/>
      <w:marTop w:val="0"/>
      <w:marBottom w:val="0"/>
      <w:divBdr>
        <w:top w:val="none" w:sz="0" w:space="0" w:color="auto"/>
        <w:left w:val="none" w:sz="0" w:space="0" w:color="auto"/>
        <w:bottom w:val="none" w:sz="0" w:space="0" w:color="auto"/>
        <w:right w:val="none" w:sz="0" w:space="0" w:color="auto"/>
      </w:divBdr>
    </w:div>
    <w:div w:id="468670845">
      <w:bodyDiv w:val="1"/>
      <w:marLeft w:val="0"/>
      <w:marRight w:val="0"/>
      <w:marTop w:val="0"/>
      <w:marBottom w:val="0"/>
      <w:divBdr>
        <w:top w:val="none" w:sz="0" w:space="0" w:color="auto"/>
        <w:left w:val="none" w:sz="0" w:space="0" w:color="auto"/>
        <w:bottom w:val="none" w:sz="0" w:space="0" w:color="auto"/>
        <w:right w:val="none" w:sz="0" w:space="0" w:color="auto"/>
      </w:divBdr>
    </w:div>
    <w:div w:id="468787122">
      <w:marLeft w:val="0"/>
      <w:marRight w:val="0"/>
      <w:marTop w:val="0"/>
      <w:marBottom w:val="0"/>
      <w:divBdr>
        <w:top w:val="none" w:sz="0" w:space="0" w:color="auto"/>
        <w:left w:val="none" w:sz="0" w:space="0" w:color="auto"/>
        <w:bottom w:val="none" w:sz="0" w:space="0" w:color="auto"/>
        <w:right w:val="none" w:sz="0" w:space="0" w:color="auto"/>
      </w:divBdr>
    </w:div>
    <w:div w:id="468910811">
      <w:marLeft w:val="0"/>
      <w:marRight w:val="0"/>
      <w:marTop w:val="0"/>
      <w:marBottom w:val="0"/>
      <w:divBdr>
        <w:top w:val="none" w:sz="0" w:space="0" w:color="auto"/>
        <w:left w:val="none" w:sz="0" w:space="0" w:color="auto"/>
        <w:bottom w:val="none" w:sz="0" w:space="0" w:color="auto"/>
        <w:right w:val="none" w:sz="0" w:space="0" w:color="auto"/>
      </w:divBdr>
    </w:div>
    <w:div w:id="468980499">
      <w:bodyDiv w:val="1"/>
      <w:marLeft w:val="0"/>
      <w:marRight w:val="0"/>
      <w:marTop w:val="0"/>
      <w:marBottom w:val="0"/>
      <w:divBdr>
        <w:top w:val="none" w:sz="0" w:space="0" w:color="auto"/>
        <w:left w:val="none" w:sz="0" w:space="0" w:color="auto"/>
        <w:bottom w:val="none" w:sz="0" w:space="0" w:color="auto"/>
        <w:right w:val="none" w:sz="0" w:space="0" w:color="auto"/>
      </w:divBdr>
      <w:divsChild>
        <w:div w:id="1827210670">
          <w:marLeft w:val="0"/>
          <w:marRight w:val="0"/>
          <w:marTop w:val="0"/>
          <w:marBottom w:val="0"/>
          <w:divBdr>
            <w:top w:val="none" w:sz="0" w:space="0" w:color="auto"/>
            <w:left w:val="none" w:sz="0" w:space="0" w:color="auto"/>
            <w:bottom w:val="none" w:sz="0" w:space="0" w:color="auto"/>
            <w:right w:val="none" w:sz="0" w:space="0" w:color="auto"/>
          </w:divBdr>
        </w:div>
        <w:div w:id="1040057818">
          <w:marLeft w:val="0"/>
          <w:marRight w:val="0"/>
          <w:marTop w:val="0"/>
          <w:marBottom w:val="0"/>
          <w:divBdr>
            <w:top w:val="none" w:sz="0" w:space="0" w:color="auto"/>
            <w:left w:val="none" w:sz="0" w:space="0" w:color="auto"/>
            <w:bottom w:val="none" w:sz="0" w:space="0" w:color="auto"/>
            <w:right w:val="none" w:sz="0" w:space="0" w:color="auto"/>
          </w:divBdr>
        </w:div>
        <w:div w:id="1746948905">
          <w:marLeft w:val="0"/>
          <w:marRight w:val="0"/>
          <w:marTop w:val="0"/>
          <w:marBottom w:val="0"/>
          <w:divBdr>
            <w:top w:val="none" w:sz="0" w:space="0" w:color="auto"/>
            <w:left w:val="none" w:sz="0" w:space="0" w:color="auto"/>
            <w:bottom w:val="none" w:sz="0" w:space="0" w:color="auto"/>
            <w:right w:val="none" w:sz="0" w:space="0" w:color="auto"/>
          </w:divBdr>
        </w:div>
        <w:div w:id="438794154">
          <w:marLeft w:val="0"/>
          <w:marRight w:val="0"/>
          <w:marTop w:val="0"/>
          <w:marBottom w:val="0"/>
          <w:divBdr>
            <w:top w:val="none" w:sz="0" w:space="0" w:color="auto"/>
            <w:left w:val="none" w:sz="0" w:space="0" w:color="auto"/>
            <w:bottom w:val="none" w:sz="0" w:space="0" w:color="auto"/>
            <w:right w:val="none" w:sz="0" w:space="0" w:color="auto"/>
          </w:divBdr>
        </w:div>
        <w:div w:id="903636944">
          <w:marLeft w:val="0"/>
          <w:marRight w:val="0"/>
          <w:marTop w:val="0"/>
          <w:marBottom w:val="0"/>
          <w:divBdr>
            <w:top w:val="none" w:sz="0" w:space="0" w:color="auto"/>
            <w:left w:val="none" w:sz="0" w:space="0" w:color="auto"/>
            <w:bottom w:val="none" w:sz="0" w:space="0" w:color="auto"/>
            <w:right w:val="none" w:sz="0" w:space="0" w:color="auto"/>
          </w:divBdr>
        </w:div>
        <w:div w:id="1146047455">
          <w:marLeft w:val="0"/>
          <w:marRight w:val="0"/>
          <w:marTop w:val="0"/>
          <w:marBottom w:val="0"/>
          <w:divBdr>
            <w:top w:val="none" w:sz="0" w:space="0" w:color="auto"/>
            <w:left w:val="none" w:sz="0" w:space="0" w:color="auto"/>
            <w:bottom w:val="none" w:sz="0" w:space="0" w:color="auto"/>
            <w:right w:val="none" w:sz="0" w:space="0" w:color="auto"/>
          </w:divBdr>
        </w:div>
        <w:div w:id="524903448">
          <w:marLeft w:val="0"/>
          <w:marRight w:val="0"/>
          <w:marTop w:val="0"/>
          <w:marBottom w:val="0"/>
          <w:divBdr>
            <w:top w:val="none" w:sz="0" w:space="0" w:color="auto"/>
            <w:left w:val="none" w:sz="0" w:space="0" w:color="auto"/>
            <w:bottom w:val="none" w:sz="0" w:space="0" w:color="auto"/>
            <w:right w:val="none" w:sz="0" w:space="0" w:color="auto"/>
          </w:divBdr>
        </w:div>
        <w:div w:id="125125896">
          <w:marLeft w:val="0"/>
          <w:marRight w:val="0"/>
          <w:marTop w:val="0"/>
          <w:marBottom w:val="0"/>
          <w:divBdr>
            <w:top w:val="none" w:sz="0" w:space="0" w:color="auto"/>
            <w:left w:val="none" w:sz="0" w:space="0" w:color="auto"/>
            <w:bottom w:val="none" w:sz="0" w:space="0" w:color="auto"/>
            <w:right w:val="none" w:sz="0" w:space="0" w:color="auto"/>
          </w:divBdr>
        </w:div>
        <w:div w:id="380862297">
          <w:marLeft w:val="0"/>
          <w:marRight w:val="0"/>
          <w:marTop w:val="0"/>
          <w:marBottom w:val="0"/>
          <w:divBdr>
            <w:top w:val="none" w:sz="0" w:space="0" w:color="auto"/>
            <w:left w:val="none" w:sz="0" w:space="0" w:color="auto"/>
            <w:bottom w:val="none" w:sz="0" w:space="0" w:color="auto"/>
            <w:right w:val="none" w:sz="0" w:space="0" w:color="auto"/>
          </w:divBdr>
        </w:div>
        <w:div w:id="63573043">
          <w:marLeft w:val="0"/>
          <w:marRight w:val="0"/>
          <w:marTop w:val="0"/>
          <w:marBottom w:val="0"/>
          <w:divBdr>
            <w:top w:val="none" w:sz="0" w:space="0" w:color="auto"/>
            <w:left w:val="none" w:sz="0" w:space="0" w:color="auto"/>
            <w:bottom w:val="none" w:sz="0" w:space="0" w:color="auto"/>
            <w:right w:val="none" w:sz="0" w:space="0" w:color="auto"/>
          </w:divBdr>
        </w:div>
        <w:div w:id="1552770060">
          <w:marLeft w:val="0"/>
          <w:marRight w:val="0"/>
          <w:marTop w:val="0"/>
          <w:marBottom w:val="0"/>
          <w:divBdr>
            <w:top w:val="none" w:sz="0" w:space="0" w:color="auto"/>
            <w:left w:val="none" w:sz="0" w:space="0" w:color="auto"/>
            <w:bottom w:val="none" w:sz="0" w:space="0" w:color="auto"/>
            <w:right w:val="none" w:sz="0" w:space="0" w:color="auto"/>
          </w:divBdr>
        </w:div>
        <w:div w:id="602688799">
          <w:marLeft w:val="0"/>
          <w:marRight w:val="0"/>
          <w:marTop w:val="0"/>
          <w:marBottom w:val="0"/>
          <w:divBdr>
            <w:top w:val="none" w:sz="0" w:space="0" w:color="auto"/>
            <w:left w:val="none" w:sz="0" w:space="0" w:color="auto"/>
            <w:bottom w:val="none" w:sz="0" w:space="0" w:color="auto"/>
            <w:right w:val="none" w:sz="0" w:space="0" w:color="auto"/>
          </w:divBdr>
        </w:div>
        <w:div w:id="1752651960">
          <w:marLeft w:val="0"/>
          <w:marRight w:val="0"/>
          <w:marTop w:val="0"/>
          <w:marBottom w:val="0"/>
          <w:divBdr>
            <w:top w:val="none" w:sz="0" w:space="0" w:color="auto"/>
            <w:left w:val="none" w:sz="0" w:space="0" w:color="auto"/>
            <w:bottom w:val="none" w:sz="0" w:space="0" w:color="auto"/>
            <w:right w:val="none" w:sz="0" w:space="0" w:color="auto"/>
          </w:divBdr>
        </w:div>
        <w:div w:id="1844053662">
          <w:marLeft w:val="0"/>
          <w:marRight w:val="0"/>
          <w:marTop w:val="0"/>
          <w:marBottom w:val="0"/>
          <w:divBdr>
            <w:top w:val="none" w:sz="0" w:space="0" w:color="auto"/>
            <w:left w:val="none" w:sz="0" w:space="0" w:color="auto"/>
            <w:bottom w:val="none" w:sz="0" w:space="0" w:color="auto"/>
            <w:right w:val="none" w:sz="0" w:space="0" w:color="auto"/>
          </w:divBdr>
        </w:div>
        <w:div w:id="428161294">
          <w:marLeft w:val="0"/>
          <w:marRight w:val="0"/>
          <w:marTop w:val="0"/>
          <w:marBottom w:val="0"/>
          <w:divBdr>
            <w:top w:val="none" w:sz="0" w:space="0" w:color="auto"/>
            <w:left w:val="none" w:sz="0" w:space="0" w:color="auto"/>
            <w:bottom w:val="none" w:sz="0" w:space="0" w:color="auto"/>
            <w:right w:val="none" w:sz="0" w:space="0" w:color="auto"/>
          </w:divBdr>
        </w:div>
        <w:div w:id="2057968823">
          <w:marLeft w:val="0"/>
          <w:marRight w:val="0"/>
          <w:marTop w:val="0"/>
          <w:marBottom w:val="0"/>
          <w:divBdr>
            <w:top w:val="none" w:sz="0" w:space="0" w:color="auto"/>
            <w:left w:val="none" w:sz="0" w:space="0" w:color="auto"/>
            <w:bottom w:val="none" w:sz="0" w:space="0" w:color="auto"/>
            <w:right w:val="none" w:sz="0" w:space="0" w:color="auto"/>
          </w:divBdr>
        </w:div>
        <w:div w:id="500196846">
          <w:marLeft w:val="0"/>
          <w:marRight w:val="0"/>
          <w:marTop w:val="0"/>
          <w:marBottom w:val="0"/>
          <w:divBdr>
            <w:top w:val="none" w:sz="0" w:space="0" w:color="auto"/>
            <w:left w:val="none" w:sz="0" w:space="0" w:color="auto"/>
            <w:bottom w:val="none" w:sz="0" w:space="0" w:color="auto"/>
            <w:right w:val="none" w:sz="0" w:space="0" w:color="auto"/>
          </w:divBdr>
        </w:div>
        <w:div w:id="843396037">
          <w:marLeft w:val="0"/>
          <w:marRight w:val="0"/>
          <w:marTop w:val="0"/>
          <w:marBottom w:val="0"/>
          <w:divBdr>
            <w:top w:val="none" w:sz="0" w:space="0" w:color="auto"/>
            <w:left w:val="none" w:sz="0" w:space="0" w:color="auto"/>
            <w:bottom w:val="none" w:sz="0" w:space="0" w:color="auto"/>
            <w:right w:val="none" w:sz="0" w:space="0" w:color="auto"/>
          </w:divBdr>
        </w:div>
        <w:div w:id="514657485">
          <w:marLeft w:val="0"/>
          <w:marRight w:val="0"/>
          <w:marTop w:val="0"/>
          <w:marBottom w:val="0"/>
          <w:divBdr>
            <w:top w:val="none" w:sz="0" w:space="0" w:color="auto"/>
            <w:left w:val="none" w:sz="0" w:space="0" w:color="auto"/>
            <w:bottom w:val="none" w:sz="0" w:space="0" w:color="auto"/>
            <w:right w:val="none" w:sz="0" w:space="0" w:color="auto"/>
          </w:divBdr>
        </w:div>
        <w:div w:id="51738117">
          <w:marLeft w:val="0"/>
          <w:marRight w:val="0"/>
          <w:marTop w:val="0"/>
          <w:marBottom w:val="0"/>
          <w:divBdr>
            <w:top w:val="none" w:sz="0" w:space="0" w:color="auto"/>
            <w:left w:val="none" w:sz="0" w:space="0" w:color="auto"/>
            <w:bottom w:val="none" w:sz="0" w:space="0" w:color="auto"/>
            <w:right w:val="none" w:sz="0" w:space="0" w:color="auto"/>
          </w:divBdr>
        </w:div>
      </w:divsChild>
    </w:div>
    <w:div w:id="469130429">
      <w:marLeft w:val="0"/>
      <w:marRight w:val="0"/>
      <w:marTop w:val="0"/>
      <w:marBottom w:val="0"/>
      <w:divBdr>
        <w:top w:val="none" w:sz="0" w:space="0" w:color="auto"/>
        <w:left w:val="none" w:sz="0" w:space="0" w:color="auto"/>
        <w:bottom w:val="none" w:sz="0" w:space="0" w:color="auto"/>
        <w:right w:val="none" w:sz="0" w:space="0" w:color="auto"/>
      </w:divBdr>
    </w:div>
    <w:div w:id="469130928">
      <w:marLeft w:val="0"/>
      <w:marRight w:val="0"/>
      <w:marTop w:val="0"/>
      <w:marBottom w:val="0"/>
      <w:divBdr>
        <w:top w:val="none" w:sz="0" w:space="0" w:color="auto"/>
        <w:left w:val="none" w:sz="0" w:space="0" w:color="auto"/>
        <w:bottom w:val="none" w:sz="0" w:space="0" w:color="auto"/>
        <w:right w:val="none" w:sz="0" w:space="0" w:color="auto"/>
      </w:divBdr>
    </w:div>
    <w:div w:id="469136474">
      <w:marLeft w:val="0"/>
      <w:marRight w:val="0"/>
      <w:marTop w:val="0"/>
      <w:marBottom w:val="0"/>
      <w:divBdr>
        <w:top w:val="none" w:sz="0" w:space="0" w:color="auto"/>
        <w:left w:val="none" w:sz="0" w:space="0" w:color="auto"/>
        <w:bottom w:val="none" w:sz="0" w:space="0" w:color="auto"/>
        <w:right w:val="none" w:sz="0" w:space="0" w:color="auto"/>
      </w:divBdr>
    </w:div>
    <w:div w:id="469177783">
      <w:marLeft w:val="0"/>
      <w:marRight w:val="0"/>
      <w:marTop w:val="0"/>
      <w:marBottom w:val="0"/>
      <w:divBdr>
        <w:top w:val="none" w:sz="0" w:space="0" w:color="auto"/>
        <w:left w:val="none" w:sz="0" w:space="0" w:color="auto"/>
        <w:bottom w:val="none" w:sz="0" w:space="0" w:color="auto"/>
        <w:right w:val="none" w:sz="0" w:space="0" w:color="auto"/>
      </w:divBdr>
    </w:div>
    <w:div w:id="469250690">
      <w:marLeft w:val="0"/>
      <w:marRight w:val="0"/>
      <w:marTop w:val="0"/>
      <w:marBottom w:val="0"/>
      <w:divBdr>
        <w:top w:val="none" w:sz="0" w:space="0" w:color="auto"/>
        <w:left w:val="none" w:sz="0" w:space="0" w:color="auto"/>
        <w:bottom w:val="none" w:sz="0" w:space="0" w:color="auto"/>
        <w:right w:val="none" w:sz="0" w:space="0" w:color="auto"/>
      </w:divBdr>
    </w:div>
    <w:div w:id="469252764">
      <w:marLeft w:val="0"/>
      <w:marRight w:val="0"/>
      <w:marTop w:val="0"/>
      <w:marBottom w:val="0"/>
      <w:divBdr>
        <w:top w:val="none" w:sz="0" w:space="0" w:color="auto"/>
        <w:left w:val="none" w:sz="0" w:space="0" w:color="auto"/>
        <w:bottom w:val="none" w:sz="0" w:space="0" w:color="auto"/>
        <w:right w:val="none" w:sz="0" w:space="0" w:color="auto"/>
      </w:divBdr>
    </w:div>
    <w:div w:id="469322922">
      <w:marLeft w:val="0"/>
      <w:marRight w:val="0"/>
      <w:marTop w:val="0"/>
      <w:marBottom w:val="0"/>
      <w:divBdr>
        <w:top w:val="none" w:sz="0" w:space="0" w:color="auto"/>
        <w:left w:val="none" w:sz="0" w:space="0" w:color="auto"/>
        <w:bottom w:val="none" w:sz="0" w:space="0" w:color="auto"/>
        <w:right w:val="none" w:sz="0" w:space="0" w:color="auto"/>
      </w:divBdr>
    </w:div>
    <w:div w:id="469369312">
      <w:marLeft w:val="0"/>
      <w:marRight w:val="0"/>
      <w:marTop w:val="0"/>
      <w:marBottom w:val="0"/>
      <w:divBdr>
        <w:top w:val="none" w:sz="0" w:space="0" w:color="auto"/>
        <w:left w:val="none" w:sz="0" w:space="0" w:color="auto"/>
        <w:bottom w:val="none" w:sz="0" w:space="0" w:color="auto"/>
        <w:right w:val="none" w:sz="0" w:space="0" w:color="auto"/>
      </w:divBdr>
    </w:div>
    <w:div w:id="469514276">
      <w:marLeft w:val="0"/>
      <w:marRight w:val="0"/>
      <w:marTop w:val="0"/>
      <w:marBottom w:val="0"/>
      <w:divBdr>
        <w:top w:val="none" w:sz="0" w:space="0" w:color="auto"/>
        <w:left w:val="none" w:sz="0" w:space="0" w:color="auto"/>
        <w:bottom w:val="none" w:sz="0" w:space="0" w:color="auto"/>
        <w:right w:val="none" w:sz="0" w:space="0" w:color="auto"/>
      </w:divBdr>
    </w:div>
    <w:div w:id="469517488">
      <w:marLeft w:val="0"/>
      <w:marRight w:val="0"/>
      <w:marTop w:val="0"/>
      <w:marBottom w:val="0"/>
      <w:divBdr>
        <w:top w:val="none" w:sz="0" w:space="0" w:color="auto"/>
        <w:left w:val="none" w:sz="0" w:space="0" w:color="auto"/>
        <w:bottom w:val="none" w:sz="0" w:space="0" w:color="auto"/>
        <w:right w:val="none" w:sz="0" w:space="0" w:color="auto"/>
      </w:divBdr>
    </w:div>
    <w:div w:id="469523382">
      <w:marLeft w:val="0"/>
      <w:marRight w:val="0"/>
      <w:marTop w:val="0"/>
      <w:marBottom w:val="0"/>
      <w:divBdr>
        <w:top w:val="none" w:sz="0" w:space="0" w:color="auto"/>
        <w:left w:val="none" w:sz="0" w:space="0" w:color="auto"/>
        <w:bottom w:val="none" w:sz="0" w:space="0" w:color="auto"/>
        <w:right w:val="none" w:sz="0" w:space="0" w:color="auto"/>
      </w:divBdr>
    </w:div>
    <w:div w:id="469640462">
      <w:marLeft w:val="0"/>
      <w:marRight w:val="0"/>
      <w:marTop w:val="0"/>
      <w:marBottom w:val="0"/>
      <w:divBdr>
        <w:top w:val="none" w:sz="0" w:space="0" w:color="auto"/>
        <w:left w:val="none" w:sz="0" w:space="0" w:color="auto"/>
        <w:bottom w:val="none" w:sz="0" w:space="0" w:color="auto"/>
        <w:right w:val="none" w:sz="0" w:space="0" w:color="auto"/>
      </w:divBdr>
    </w:div>
    <w:div w:id="469711588">
      <w:marLeft w:val="0"/>
      <w:marRight w:val="0"/>
      <w:marTop w:val="0"/>
      <w:marBottom w:val="0"/>
      <w:divBdr>
        <w:top w:val="none" w:sz="0" w:space="0" w:color="auto"/>
        <w:left w:val="none" w:sz="0" w:space="0" w:color="auto"/>
        <w:bottom w:val="none" w:sz="0" w:space="0" w:color="auto"/>
        <w:right w:val="none" w:sz="0" w:space="0" w:color="auto"/>
      </w:divBdr>
    </w:div>
    <w:div w:id="469714488">
      <w:marLeft w:val="0"/>
      <w:marRight w:val="0"/>
      <w:marTop w:val="0"/>
      <w:marBottom w:val="0"/>
      <w:divBdr>
        <w:top w:val="none" w:sz="0" w:space="0" w:color="auto"/>
        <w:left w:val="none" w:sz="0" w:space="0" w:color="auto"/>
        <w:bottom w:val="none" w:sz="0" w:space="0" w:color="auto"/>
        <w:right w:val="none" w:sz="0" w:space="0" w:color="auto"/>
      </w:divBdr>
    </w:div>
    <w:div w:id="469786426">
      <w:marLeft w:val="0"/>
      <w:marRight w:val="0"/>
      <w:marTop w:val="0"/>
      <w:marBottom w:val="0"/>
      <w:divBdr>
        <w:top w:val="none" w:sz="0" w:space="0" w:color="auto"/>
        <w:left w:val="none" w:sz="0" w:space="0" w:color="auto"/>
        <w:bottom w:val="none" w:sz="0" w:space="0" w:color="auto"/>
        <w:right w:val="none" w:sz="0" w:space="0" w:color="auto"/>
      </w:divBdr>
    </w:div>
    <w:div w:id="469829372">
      <w:marLeft w:val="0"/>
      <w:marRight w:val="0"/>
      <w:marTop w:val="0"/>
      <w:marBottom w:val="0"/>
      <w:divBdr>
        <w:top w:val="none" w:sz="0" w:space="0" w:color="auto"/>
        <w:left w:val="none" w:sz="0" w:space="0" w:color="auto"/>
        <w:bottom w:val="none" w:sz="0" w:space="0" w:color="auto"/>
        <w:right w:val="none" w:sz="0" w:space="0" w:color="auto"/>
      </w:divBdr>
    </w:div>
    <w:div w:id="469858224">
      <w:marLeft w:val="0"/>
      <w:marRight w:val="0"/>
      <w:marTop w:val="0"/>
      <w:marBottom w:val="0"/>
      <w:divBdr>
        <w:top w:val="none" w:sz="0" w:space="0" w:color="auto"/>
        <w:left w:val="none" w:sz="0" w:space="0" w:color="auto"/>
        <w:bottom w:val="none" w:sz="0" w:space="0" w:color="auto"/>
        <w:right w:val="none" w:sz="0" w:space="0" w:color="auto"/>
      </w:divBdr>
    </w:div>
    <w:div w:id="469859376">
      <w:marLeft w:val="0"/>
      <w:marRight w:val="0"/>
      <w:marTop w:val="0"/>
      <w:marBottom w:val="0"/>
      <w:divBdr>
        <w:top w:val="none" w:sz="0" w:space="0" w:color="auto"/>
        <w:left w:val="none" w:sz="0" w:space="0" w:color="auto"/>
        <w:bottom w:val="none" w:sz="0" w:space="0" w:color="auto"/>
        <w:right w:val="none" w:sz="0" w:space="0" w:color="auto"/>
      </w:divBdr>
    </w:div>
    <w:div w:id="469909087">
      <w:marLeft w:val="0"/>
      <w:marRight w:val="0"/>
      <w:marTop w:val="0"/>
      <w:marBottom w:val="0"/>
      <w:divBdr>
        <w:top w:val="none" w:sz="0" w:space="0" w:color="auto"/>
        <w:left w:val="none" w:sz="0" w:space="0" w:color="auto"/>
        <w:bottom w:val="none" w:sz="0" w:space="0" w:color="auto"/>
        <w:right w:val="none" w:sz="0" w:space="0" w:color="auto"/>
      </w:divBdr>
    </w:div>
    <w:div w:id="469909464">
      <w:marLeft w:val="0"/>
      <w:marRight w:val="0"/>
      <w:marTop w:val="0"/>
      <w:marBottom w:val="0"/>
      <w:divBdr>
        <w:top w:val="none" w:sz="0" w:space="0" w:color="auto"/>
        <w:left w:val="none" w:sz="0" w:space="0" w:color="auto"/>
        <w:bottom w:val="none" w:sz="0" w:space="0" w:color="auto"/>
        <w:right w:val="none" w:sz="0" w:space="0" w:color="auto"/>
      </w:divBdr>
    </w:div>
    <w:div w:id="469979987">
      <w:marLeft w:val="0"/>
      <w:marRight w:val="0"/>
      <w:marTop w:val="0"/>
      <w:marBottom w:val="0"/>
      <w:divBdr>
        <w:top w:val="none" w:sz="0" w:space="0" w:color="auto"/>
        <w:left w:val="none" w:sz="0" w:space="0" w:color="auto"/>
        <w:bottom w:val="none" w:sz="0" w:space="0" w:color="auto"/>
        <w:right w:val="none" w:sz="0" w:space="0" w:color="auto"/>
      </w:divBdr>
    </w:div>
    <w:div w:id="470178481">
      <w:marLeft w:val="0"/>
      <w:marRight w:val="0"/>
      <w:marTop w:val="0"/>
      <w:marBottom w:val="0"/>
      <w:divBdr>
        <w:top w:val="none" w:sz="0" w:space="0" w:color="auto"/>
        <w:left w:val="none" w:sz="0" w:space="0" w:color="auto"/>
        <w:bottom w:val="none" w:sz="0" w:space="0" w:color="auto"/>
        <w:right w:val="none" w:sz="0" w:space="0" w:color="auto"/>
      </w:divBdr>
    </w:div>
    <w:div w:id="470296440">
      <w:marLeft w:val="0"/>
      <w:marRight w:val="0"/>
      <w:marTop w:val="0"/>
      <w:marBottom w:val="0"/>
      <w:divBdr>
        <w:top w:val="none" w:sz="0" w:space="0" w:color="auto"/>
        <w:left w:val="none" w:sz="0" w:space="0" w:color="auto"/>
        <w:bottom w:val="none" w:sz="0" w:space="0" w:color="auto"/>
        <w:right w:val="none" w:sz="0" w:space="0" w:color="auto"/>
      </w:divBdr>
    </w:div>
    <w:div w:id="470443516">
      <w:marLeft w:val="0"/>
      <w:marRight w:val="0"/>
      <w:marTop w:val="0"/>
      <w:marBottom w:val="0"/>
      <w:divBdr>
        <w:top w:val="none" w:sz="0" w:space="0" w:color="auto"/>
        <w:left w:val="none" w:sz="0" w:space="0" w:color="auto"/>
        <w:bottom w:val="none" w:sz="0" w:space="0" w:color="auto"/>
        <w:right w:val="none" w:sz="0" w:space="0" w:color="auto"/>
      </w:divBdr>
    </w:div>
    <w:div w:id="470445926">
      <w:marLeft w:val="0"/>
      <w:marRight w:val="0"/>
      <w:marTop w:val="0"/>
      <w:marBottom w:val="0"/>
      <w:divBdr>
        <w:top w:val="none" w:sz="0" w:space="0" w:color="auto"/>
        <w:left w:val="none" w:sz="0" w:space="0" w:color="auto"/>
        <w:bottom w:val="none" w:sz="0" w:space="0" w:color="auto"/>
        <w:right w:val="none" w:sz="0" w:space="0" w:color="auto"/>
      </w:divBdr>
    </w:div>
    <w:div w:id="470447446">
      <w:marLeft w:val="0"/>
      <w:marRight w:val="0"/>
      <w:marTop w:val="0"/>
      <w:marBottom w:val="0"/>
      <w:divBdr>
        <w:top w:val="none" w:sz="0" w:space="0" w:color="auto"/>
        <w:left w:val="none" w:sz="0" w:space="0" w:color="auto"/>
        <w:bottom w:val="none" w:sz="0" w:space="0" w:color="auto"/>
        <w:right w:val="none" w:sz="0" w:space="0" w:color="auto"/>
      </w:divBdr>
    </w:div>
    <w:div w:id="470682323">
      <w:marLeft w:val="0"/>
      <w:marRight w:val="0"/>
      <w:marTop w:val="0"/>
      <w:marBottom w:val="0"/>
      <w:divBdr>
        <w:top w:val="none" w:sz="0" w:space="0" w:color="auto"/>
        <w:left w:val="none" w:sz="0" w:space="0" w:color="auto"/>
        <w:bottom w:val="none" w:sz="0" w:space="0" w:color="auto"/>
        <w:right w:val="none" w:sz="0" w:space="0" w:color="auto"/>
      </w:divBdr>
    </w:div>
    <w:div w:id="470754818">
      <w:marLeft w:val="0"/>
      <w:marRight w:val="0"/>
      <w:marTop w:val="0"/>
      <w:marBottom w:val="0"/>
      <w:divBdr>
        <w:top w:val="none" w:sz="0" w:space="0" w:color="auto"/>
        <w:left w:val="none" w:sz="0" w:space="0" w:color="auto"/>
        <w:bottom w:val="none" w:sz="0" w:space="0" w:color="auto"/>
        <w:right w:val="none" w:sz="0" w:space="0" w:color="auto"/>
      </w:divBdr>
    </w:div>
    <w:div w:id="470908475">
      <w:marLeft w:val="0"/>
      <w:marRight w:val="0"/>
      <w:marTop w:val="0"/>
      <w:marBottom w:val="0"/>
      <w:divBdr>
        <w:top w:val="none" w:sz="0" w:space="0" w:color="auto"/>
        <w:left w:val="none" w:sz="0" w:space="0" w:color="auto"/>
        <w:bottom w:val="none" w:sz="0" w:space="0" w:color="auto"/>
        <w:right w:val="none" w:sz="0" w:space="0" w:color="auto"/>
      </w:divBdr>
    </w:div>
    <w:div w:id="470947460">
      <w:marLeft w:val="0"/>
      <w:marRight w:val="0"/>
      <w:marTop w:val="0"/>
      <w:marBottom w:val="0"/>
      <w:divBdr>
        <w:top w:val="none" w:sz="0" w:space="0" w:color="auto"/>
        <w:left w:val="none" w:sz="0" w:space="0" w:color="auto"/>
        <w:bottom w:val="none" w:sz="0" w:space="0" w:color="auto"/>
        <w:right w:val="none" w:sz="0" w:space="0" w:color="auto"/>
      </w:divBdr>
    </w:div>
    <w:div w:id="471025360">
      <w:marLeft w:val="0"/>
      <w:marRight w:val="0"/>
      <w:marTop w:val="0"/>
      <w:marBottom w:val="0"/>
      <w:divBdr>
        <w:top w:val="none" w:sz="0" w:space="0" w:color="auto"/>
        <w:left w:val="none" w:sz="0" w:space="0" w:color="auto"/>
        <w:bottom w:val="none" w:sz="0" w:space="0" w:color="auto"/>
        <w:right w:val="none" w:sz="0" w:space="0" w:color="auto"/>
      </w:divBdr>
    </w:div>
    <w:div w:id="471093043">
      <w:marLeft w:val="0"/>
      <w:marRight w:val="0"/>
      <w:marTop w:val="0"/>
      <w:marBottom w:val="0"/>
      <w:divBdr>
        <w:top w:val="none" w:sz="0" w:space="0" w:color="auto"/>
        <w:left w:val="none" w:sz="0" w:space="0" w:color="auto"/>
        <w:bottom w:val="none" w:sz="0" w:space="0" w:color="auto"/>
        <w:right w:val="none" w:sz="0" w:space="0" w:color="auto"/>
      </w:divBdr>
    </w:div>
    <w:div w:id="471170548">
      <w:marLeft w:val="0"/>
      <w:marRight w:val="0"/>
      <w:marTop w:val="0"/>
      <w:marBottom w:val="0"/>
      <w:divBdr>
        <w:top w:val="none" w:sz="0" w:space="0" w:color="auto"/>
        <w:left w:val="none" w:sz="0" w:space="0" w:color="auto"/>
        <w:bottom w:val="none" w:sz="0" w:space="0" w:color="auto"/>
        <w:right w:val="none" w:sz="0" w:space="0" w:color="auto"/>
      </w:divBdr>
    </w:div>
    <w:div w:id="471211771">
      <w:marLeft w:val="0"/>
      <w:marRight w:val="0"/>
      <w:marTop w:val="0"/>
      <w:marBottom w:val="0"/>
      <w:divBdr>
        <w:top w:val="none" w:sz="0" w:space="0" w:color="auto"/>
        <w:left w:val="none" w:sz="0" w:space="0" w:color="auto"/>
        <w:bottom w:val="none" w:sz="0" w:space="0" w:color="auto"/>
        <w:right w:val="none" w:sz="0" w:space="0" w:color="auto"/>
      </w:divBdr>
    </w:div>
    <w:div w:id="471214257">
      <w:marLeft w:val="0"/>
      <w:marRight w:val="0"/>
      <w:marTop w:val="0"/>
      <w:marBottom w:val="0"/>
      <w:divBdr>
        <w:top w:val="none" w:sz="0" w:space="0" w:color="auto"/>
        <w:left w:val="none" w:sz="0" w:space="0" w:color="auto"/>
        <w:bottom w:val="none" w:sz="0" w:space="0" w:color="auto"/>
        <w:right w:val="none" w:sz="0" w:space="0" w:color="auto"/>
      </w:divBdr>
    </w:div>
    <w:div w:id="471291848">
      <w:marLeft w:val="0"/>
      <w:marRight w:val="0"/>
      <w:marTop w:val="0"/>
      <w:marBottom w:val="0"/>
      <w:divBdr>
        <w:top w:val="none" w:sz="0" w:space="0" w:color="auto"/>
        <w:left w:val="none" w:sz="0" w:space="0" w:color="auto"/>
        <w:bottom w:val="none" w:sz="0" w:space="0" w:color="auto"/>
        <w:right w:val="none" w:sz="0" w:space="0" w:color="auto"/>
      </w:divBdr>
    </w:div>
    <w:div w:id="471337417">
      <w:marLeft w:val="0"/>
      <w:marRight w:val="0"/>
      <w:marTop w:val="0"/>
      <w:marBottom w:val="0"/>
      <w:divBdr>
        <w:top w:val="none" w:sz="0" w:space="0" w:color="auto"/>
        <w:left w:val="none" w:sz="0" w:space="0" w:color="auto"/>
        <w:bottom w:val="none" w:sz="0" w:space="0" w:color="auto"/>
        <w:right w:val="none" w:sz="0" w:space="0" w:color="auto"/>
      </w:divBdr>
    </w:div>
    <w:div w:id="471367610">
      <w:marLeft w:val="0"/>
      <w:marRight w:val="0"/>
      <w:marTop w:val="0"/>
      <w:marBottom w:val="0"/>
      <w:divBdr>
        <w:top w:val="none" w:sz="0" w:space="0" w:color="auto"/>
        <w:left w:val="none" w:sz="0" w:space="0" w:color="auto"/>
        <w:bottom w:val="none" w:sz="0" w:space="0" w:color="auto"/>
        <w:right w:val="none" w:sz="0" w:space="0" w:color="auto"/>
      </w:divBdr>
    </w:div>
    <w:div w:id="471485331">
      <w:marLeft w:val="0"/>
      <w:marRight w:val="0"/>
      <w:marTop w:val="0"/>
      <w:marBottom w:val="0"/>
      <w:divBdr>
        <w:top w:val="none" w:sz="0" w:space="0" w:color="auto"/>
        <w:left w:val="none" w:sz="0" w:space="0" w:color="auto"/>
        <w:bottom w:val="none" w:sz="0" w:space="0" w:color="auto"/>
        <w:right w:val="none" w:sz="0" w:space="0" w:color="auto"/>
      </w:divBdr>
    </w:div>
    <w:div w:id="471531939">
      <w:marLeft w:val="0"/>
      <w:marRight w:val="0"/>
      <w:marTop w:val="0"/>
      <w:marBottom w:val="0"/>
      <w:divBdr>
        <w:top w:val="none" w:sz="0" w:space="0" w:color="auto"/>
        <w:left w:val="none" w:sz="0" w:space="0" w:color="auto"/>
        <w:bottom w:val="none" w:sz="0" w:space="0" w:color="auto"/>
        <w:right w:val="none" w:sz="0" w:space="0" w:color="auto"/>
      </w:divBdr>
    </w:div>
    <w:div w:id="471555587">
      <w:marLeft w:val="0"/>
      <w:marRight w:val="0"/>
      <w:marTop w:val="0"/>
      <w:marBottom w:val="0"/>
      <w:divBdr>
        <w:top w:val="none" w:sz="0" w:space="0" w:color="auto"/>
        <w:left w:val="none" w:sz="0" w:space="0" w:color="auto"/>
        <w:bottom w:val="none" w:sz="0" w:space="0" w:color="auto"/>
        <w:right w:val="none" w:sz="0" w:space="0" w:color="auto"/>
      </w:divBdr>
    </w:div>
    <w:div w:id="471560044">
      <w:marLeft w:val="0"/>
      <w:marRight w:val="0"/>
      <w:marTop w:val="0"/>
      <w:marBottom w:val="0"/>
      <w:divBdr>
        <w:top w:val="none" w:sz="0" w:space="0" w:color="auto"/>
        <w:left w:val="none" w:sz="0" w:space="0" w:color="auto"/>
        <w:bottom w:val="none" w:sz="0" w:space="0" w:color="auto"/>
        <w:right w:val="none" w:sz="0" w:space="0" w:color="auto"/>
      </w:divBdr>
    </w:div>
    <w:div w:id="471560861">
      <w:marLeft w:val="0"/>
      <w:marRight w:val="0"/>
      <w:marTop w:val="0"/>
      <w:marBottom w:val="0"/>
      <w:divBdr>
        <w:top w:val="none" w:sz="0" w:space="0" w:color="auto"/>
        <w:left w:val="none" w:sz="0" w:space="0" w:color="auto"/>
        <w:bottom w:val="none" w:sz="0" w:space="0" w:color="auto"/>
        <w:right w:val="none" w:sz="0" w:space="0" w:color="auto"/>
      </w:divBdr>
    </w:div>
    <w:div w:id="471562410">
      <w:marLeft w:val="0"/>
      <w:marRight w:val="0"/>
      <w:marTop w:val="0"/>
      <w:marBottom w:val="0"/>
      <w:divBdr>
        <w:top w:val="none" w:sz="0" w:space="0" w:color="auto"/>
        <w:left w:val="none" w:sz="0" w:space="0" w:color="auto"/>
        <w:bottom w:val="none" w:sz="0" w:space="0" w:color="auto"/>
        <w:right w:val="none" w:sz="0" w:space="0" w:color="auto"/>
      </w:divBdr>
    </w:div>
    <w:div w:id="471598173">
      <w:marLeft w:val="0"/>
      <w:marRight w:val="0"/>
      <w:marTop w:val="0"/>
      <w:marBottom w:val="0"/>
      <w:divBdr>
        <w:top w:val="none" w:sz="0" w:space="0" w:color="auto"/>
        <w:left w:val="none" w:sz="0" w:space="0" w:color="auto"/>
        <w:bottom w:val="none" w:sz="0" w:space="0" w:color="auto"/>
        <w:right w:val="none" w:sz="0" w:space="0" w:color="auto"/>
      </w:divBdr>
    </w:div>
    <w:div w:id="471601256">
      <w:marLeft w:val="0"/>
      <w:marRight w:val="0"/>
      <w:marTop w:val="0"/>
      <w:marBottom w:val="0"/>
      <w:divBdr>
        <w:top w:val="none" w:sz="0" w:space="0" w:color="auto"/>
        <w:left w:val="none" w:sz="0" w:space="0" w:color="auto"/>
        <w:bottom w:val="none" w:sz="0" w:space="0" w:color="auto"/>
        <w:right w:val="none" w:sz="0" w:space="0" w:color="auto"/>
      </w:divBdr>
    </w:div>
    <w:div w:id="471750409">
      <w:marLeft w:val="0"/>
      <w:marRight w:val="0"/>
      <w:marTop w:val="0"/>
      <w:marBottom w:val="0"/>
      <w:divBdr>
        <w:top w:val="none" w:sz="0" w:space="0" w:color="auto"/>
        <w:left w:val="none" w:sz="0" w:space="0" w:color="auto"/>
        <w:bottom w:val="none" w:sz="0" w:space="0" w:color="auto"/>
        <w:right w:val="none" w:sz="0" w:space="0" w:color="auto"/>
      </w:divBdr>
    </w:div>
    <w:div w:id="471799822">
      <w:marLeft w:val="0"/>
      <w:marRight w:val="0"/>
      <w:marTop w:val="0"/>
      <w:marBottom w:val="0"/>
      <w:divBdr>
        <w:top w:val="none" w:sz="0" w:space="0" w:color="auto"/>
        <w:left w:val="none" w:sz="0" w:space="0" w:color="auto"/>
        <w:bottom w:val="none" w:sz="0" w:space="0" w:color="auto"/>
        <w:right w:val="none" w:sz="0" w:space="0" w:color="auto"/>
      </w:divBdr>
    </w:div>
    <w:div w:id="472020564">
      <w:marLeft w:val="0"/>
      <w:marRight w:val="0"/>
      <w:marTop w:val="0"/>
      <w:marBottom w:val="0"/>
      <w:divBdr>
        <w:top w:val="none" w:sz="0" w:space="0" w:color="auto"/>
        <w:left w:val="none" w:sz="0" w:space="0" w:color="auto"/>
        <w:bottom w:val="none" w:sz="0" w:space="0" w:color="auto"/>
        <w:right w:val="none" w:sz="0" w:space="0" w:color="auto"/>
      </w:divBdr>
    </w:div>
    <w:div w:id="472021506">
      <w:marLeft w:val="0"/>
      <w:marRight w:val="0"/>
      <w:marTop w:val="0"/>
      <w:marBottom w:val="0"/>
      <w:divBdr>
        <w:top w:val="none" w:sz="0" w:space="0" w:color="auto"/>
        <w:left w:val="none" w:sz="0" w:space="0" w:color="auto"/>
        <w:bottom w:val="none" w:sz="0" w:space="0" w:color="auto"/>
        <w:right w:val="none" w:sz="0" w:space="0" w:color="auto"/>
      </w:divBdr>
    </w:div>
    <w:div w:id="472061320">
      <w:marLeft w:val="0"/>
      <w:marRight w:val="0"/>
      <w:marTop w:val="0"/>
      <w:marBottom w:val="0"/>
      <w:divBdr>
        <w:top w:val="none" w:sz="0" w:space="0" w:color="auto"/>
        <w:left w:val="none" w:sz="0" w:space="0" w:color="auto"/>
        <w:bottom w:val="none" w:sz="0" w:space="0" w:color="auto"/>
        <w:right w:val="none" w:sz="0" w:space="0" w:color="auto"/>
      </w:divBdr>
    </w:div>
    <w:div w:id="472143679">
      <w:marLeft w:val="0"/>
      <w:marRight w:val="0"/>
      <w:marTop w:val="0"/>
      <w:marBottom w:val="0"/>
      <w:divBdr>
        <w:top w:val="none" w:sz="0" w:space="0" w:color="auto"/>
        <w:left w:val="none" w:sz="0" w:space="0" w:color="auto"/>
        <w:bottom w:val="none" w:sz="0" w:space="0" w:color="auto"/>
        <w:right w:val="none" w:sz="0" w:space="0" w:color="auto"/>
      </w:divBdr>
    </w:div>
    <w:div w:id="472216461">
      <w:marLeft w:val="0"/>
      <w:marRight w:val="0"/>
      <w:marTop w:val="0"/>
      <w:marBottom w:val="0"/>
      <w:divBdr>
        <w:top w:val="none" w:sz="0" w:space="0" w:color="auto"/>
        <w:left w:val="none" w:sz="0" w:space="0" w:color="auto"/>
        <w:bottom w:val="none" w:sz="0" w:space="0" w:color="auto"/>
        <w:right w:val="none" w:sz="0" w:space="0" w:color="auto"/>
      </w:divBdr>
    </w:div>
    <w:div w:id="472218454">
      <w:marLeft w:val="0"/>
      <w:marRight w:val="0"/>
      <w:marTop w:val="0"/>
      <w:marBottom w:val="0"/>
      <w:divBdr>
        <w:top w:val="none" w:sz="0" w:space="0" w:color="auto"/>
        <w:left w:val="none" w:sz="0" w:space="0" w:color="auto"/>
        <w:bottom w:val="none" w:sz="0" w:space="0" w:color="auto"/>
        <w:right w:val="none" w:sz="0" w:space="0" w:color="auto"/>
      </w:divBdr>
    </w:div>
    <w:div w:id="472254439">
      <w:marLeft w:val="0"/>
      <w:marRight w:val="0"/>
      <w:marTop w:val="0"/>
      <w:marBottom w:val="0"/>
      <w:divBdr>
        <w:top w:val="none" w:sz="0" w:space="0" w:color="auto"/>
        <w:left w:val="none" w:sz="0" w:space="0" w:color="auto"/>
        <w:bottom w:val="none" w:sz="0" w:space="0" w:color="auto"/>
        <w:right w:val="none" w:sz="0" w:space="0" w:color="auto"/>
      </w:divBdr>
    </w:div>
    <w:div w:id="472257925">
      <w:marLeft w:val="0"/>
      <w:marRight w:val="0"/>
      <w:marTop w:val="0"/>
      <w:marBottom w:val="0"/>
      <w:divBdr>
        <w:top w:val="none" w:sz="0" w:space="0" w:color="auto"/>
        <w:left w:val="none" w:sz="0" w:space="0" w:color="auto"/>
        <w:bottom w:val="none" w:sz="0" w:space="0" w:color="auto"/>
        <w:right w:val="none" w:sz="0" w:space="0" w:color="auto"/>
      </w:divBdr>
    </w:div>
    <w:div w:id="472259786">
      <w:marLeft w:val="0"/>
      <w:marRight w:val="0"/>
      <w:marTop w:val="0"/>
      <w:marBottom w:val="0"/>
      <w:divBdr>
        <w:top w:val="none" w:sz="0" w:space="0" w:color="auto"/>
        <w:left w:val="none" w:sz="0" w:space="0" w:color="auto"/>
        <w:bottom w:val="none" w:sz="0" w:space="0" w:color="auto"/>
        <w:right w:val="none" w:sz="0" w:space="0" w:color="auto"/>
      </w:divBdr>
    </w:div>
    <w:div w:id="472335867">
      <w:marLeft w:val="0"/>
      <w:marRight w:val="0"/>
      <w:marTop w:val="0"/>
      <w:marBottom w:val="0"/>
      <w:divBdr>
        <w:top w:val="none" w:sz="0" w:space="0" w:color="auto"/>
        <w:left w:val="none" w:sz="0" w:space="0" w:color="auto"/>
        <w:bottom w:val="none" w:sz="0" w:space="0" w:color="auto"/>
        <w:right w:val="none" w:sz="0" w:space="0" w:color="auto"/>
      </w:divBdr>
    </w:div>
    <w:div w:id="472453338">
      <w:marLeft w:val="0"/>
      <w:marRight w:val="0"/>
      <w:marTop w:val="0"/>
      <w:marBottom w:val="0"/>
      <w:divBdr>
        <w:top w:val="none" w:sz="0" w:space="0" w:color="auto"/>
        <w:left w:val="none" w:sz="0" w:space="0" w:color="auto"/>
        <w:bottom w:val="none" w:sz="0" w:space="0" w:color="auto"/>
        <w:right w:val="none" w:sz="0" w:space="0" w:color="auto"/>
      </w:divBdr>
    </w:div>
    <w:div w:id="472525325">
      <w:marLeft w:val="0"/>
      <w:marRight w:val="0"/>
      <w:marTop w:val="0"/>
      <w:marBottom w:val="0"/>
      <w:divBdr>
        <w:top w:val="none" w:sz="0" w:space="0" w:color="auto"/>
        <w:left w:val="none" w:sz="0" w:space="0" w:color="auto"/>
        <w:bottom w:val="none" w:sz="0" w:space="0" w:color="auto"/>
        <w:right w:val="none" w:sz="0" w:space="0" w:color="auto"/>
      </w:divBdr>
    </w:div>
    <w:div w:id="472527447">
      <w:marLeft w:val="0"/>
      <w:marRight w:val="0"/>
      <w:marTop w:val="0"/>
      <w:marBottom w:val="0"/>
      <w:divBdr>
        <w:top w:val="none" w:sz="0" w:space="0" w:color="auto"/>
        <w:left w:val="none" w:sz="0" w:space="0" w:color="auto"/>
        <w:bottom w:val="none" w:sz="0" w:space="0" w:color="auto"/>
        <w:right w:val="none" w:sz="0" w:space="0" w:color="auto"/>
      </w:divBdr>
    </w:div>
    <w:div w:id="472529986">
      <w:marLeft w:val="0"/>
      <w:marRight w:val="0"/>
      <w:marTop w:val="0"/>
      <w:marBottom w:val="0"/>
      <w:divBdr>
        <w:top w:val="none" w:sz="0" w:space="0" w:color="auto"/>
        <w:left w:val="none" w:sz="0" w:space="0" w:color="auto"/>
        <w:bottom w:val="none" w:sz="0" w:space="0" w:color="auto"/>
        <w:right w:val="none" w:sz="0" w:space="0" w:color="auto"/>
      </w:divBdr>
    </w:div>
    <w:div w:id="472599976">
      <w:marLeft w:val="0"/>
      <w:marRight w:val="0"/>
      <w:marTop w:val="0"/>
      <w:marBottom w:val="0"/>
      <w:divBdr>
        <w:top w:val="none" w:sz="0" w:space="0" w:color="auto"/>
        <w:left w:val="none" w:sz="0" w:space="0" w:color="auto"/>
        <w:bottom w:val="none" w:sz="0" w:space="0" w:color="auto"/>
        <w:right w:val="none" w:sz="0" w:space="0" w:color="auto"/>
      </w:divBdr>
    </w:div>
    <w:div w:id="472601063">
      <w:marLeft w:val="0"/>
      <w:marRight w:val="0"/>
      <w:marTop w:val="0"/>
      <w:marBottom w:val="0"/>
      <w:divBdr>
        <w:top w:val="none" w:sz="0" w:space="0" w:color="auto"/>
        <w:left w:val="none" w:sz="0" w:space="0" w:color="auto"/>
        <w:bottom w:val="none" w:sz="0" w:space="0" w:color="auto"/>
        <w:right w:val="none" w:sz="0" w:space="0" w:color="auto"/>
      </w:divBdr>
    </w:div>
    <w:div w:id="472605975">
      <w:marLeft w:val="0"/>
      <w:marRight w:val="0"/>
      <w:marTop w:val="0"/>
      <w:marBottom w:val="0"/>
      <w:divBdr>
        <w:top w:val="none" w:sz="0" w:space="0" w:color="auto"/>
        <w:left w:val="none" w:sz="0" w:space="0" w:color="auto"/>
        <w:bottom w:val="none" w:sz="0" w:space="0" w:color="auto"/>
        <w:right w:val="none" w:sz="0" w:space="0" w:color="auto"/>
      </w:divBdr>
    </w:div>
    <w:div w:id="472646970">
      <w:marLeft w:val="0"/>
      <w:marRight w:val="0"/>
      <w:marTop w:val="0"/>
      <w:marBottom w:val="0"/>
      <w:divBdr>
        <w:top w:val="none" w:sz="0" w:space="0" w:color="auto"/>
        <w:left w:val="none" w:sz="0" w:space="0" w:color="auto"/>
        <w:bottom w:val="none" w:sz="0" w:space="0" w:color="auto"/>
        <w:right w:val="none" w:sz="0" w:space="0" w:color="auto"/>
      </w:divBdr>
    </w:div>
    <w:div w:id="472792305">
      <w:marLeft w:val="0"/>
      <w:marRight w:val="0"/>
      <w:marTop w:val="0"/>
      <w:marBottom w:val="0"/>
      <w:divBdr>
        <w:top w:val="none" w:sz="0" w:space="0" w:color="auto"/>
        <w:left w:val="none" w:sz="0" w:space="0" w:color="auto"/>
        <w:bottom w:val="none" w:sz="0" w:space="0" w:color="auto"/>
        <w:right w:val="none" w:sz="0" w:space="0" w:color="auto"/>
      </w:divBdr>
    </w:div>
    <w:div w:id="472798191">
      <w:marLeft w:val="0"/>
      <w:marRight w:val="0"/>
      <w:marTop w:val="0"/>
      <w:marBottom w:val="0"/>
      <w:divBdr>
        <w:top w:val="none" w:sz="0" w:space="0" w:color="auto"/>
        <w:left w:val="none" w:sz="0" w:space="0" w:color="auto"/>
        <w:bottom w:val="none" w:sz="0" w:space="0" w:color="auto"/>
        <w:right w:val="none" w:sz="0" w:space="0" w:color="auto"/>
      </w:divBdr>
    </w:div>
    <w:div w:id="472842441">
      <w:bodyDiv w:val="1"/>
      <w:marLeft w:val="0"/>
      <w:marRight w:val="0"/>
      <w:marTop w:val="0"/>
      <w:marBottom w:val="0"/>
      <w:divBdr>
        <w:top w:val="none" w:sz="0" w:space="0" w:color="auto"/>
        <w:left w:val="none" w:sz="0" w:space="0" w:color="auto"/>
        <w:bottom w:val="none" w:sz="0" w:space="0" w:color="auto"/>
        <w:right w:val="none" w:sz="0" w:space="0" w:color="auto"/>
      </w:divBdr>
    </w:div>
    <w:div w:id="472867650">
      <w:marLeft w:val="0"/>
      <w:marRight w:val="0"/>
      <w:marTop w:val="0"/>
      <w:marBottom w:val="0"/>
      <w:divBdr>
        <w:top w:val="none" w:sz="0" w:space="0" w:color="auto"/>
        <w:left w:val="none" w:sz="0" w:space="0" w:color="auto"/>
        <w:bottom w:val="none" w:sz="0" w:space="0" w:color="auto"/>
        <w:right w:val="none" w:sz="0" w:space="0" w:color="auto"/>
      </w:divBdr>
    </w:div>
    <w:div w:id="472869765">
      <w:marLeft w:val="0"/>
      <w:marRight w:val="0"/>
      <w:marTop w:val="0"/>
      <w:marBottom w:val="0"/>
      <w:divBdr>
        <w:top w:val="none" w:sz="0" w:space="0" w:color="auto"/>
        <w:left w:val="none" w:sz="0" w:space="0" w:color="auto"/>
        <w:bottom w:val="none" w:sz="0" w:space="0" w:color="auto"/>
        <w:right w:val="none" w:sz="0" w:space="0" w:color="auto"/>
      </w:divBdr>
    </w:div>
    <w:div w:id="472911163">
      <w:marLeft w:val="0"/>
      <w:marRight w:val="0"/>
      <w:marTop w:val="0"/>
      <w:marBottom w:val="0"/>
      <w:divBdr>
        <w:top w:val="none" w:sz="0" w:space="0" w:color="auto"/>
        <w:left w:val="none" w:sz="0" w:space="0" w:color="auto"/>
        <w:bottom w:val="none" w:sz="0" w:space="0" w:color="auto"/>
        <w:right w:val="none" w:sz="0" w:space="0" w:color="auto"/>
      </w:divBdr>
    </w:div>
    <w:div w:id="472986220">
      <w:marLeft w:val="0"/>
      <w:marRight w:val="0"/>
      <w:marTop w:val="0"/>
      <w:marBottom w:val="0"/>
      <w:divBdr>
        <w:top w:val="none" w:sz="0" w:space="0" w:color="auto"/>
        <w:left w:val="none" w:sz="0" w:space="0" w:color="auto"/>
        <w:bottom w:val="none" w:sz="0" w:space="0" w:color="auto"/>
        <w:right w:val="none" w:sz="0" w:space="0" w:color="auto"/>
      </w:divBdr>
    </w:div>
    <w:div w:id="472991084">
      <w:marLeft w:val="0"/>
      <w:marRight w:val="0"/>
      <w:marTop w:val="0"/>
      <w:marBottom w:val="0"/>
      <w:divBdr>
        <w:top w:val="none" w:sz="0" w:space="0" w:color="auto"/>
        <w:left w:val="none" w:sz="0" w:space="0" w:color="auto"/>
        <w:bottom w:val="none" w:sz="0" w:space="0" w:color="auto"/>
        <w:right w:val="none" w:sz="0" w:space="0" w:color="auto"/>
      </w:divBdr>
    </w:div>
    <w:div w:id="473060865">
      <w:marLeft w:val="0"/>
      <w:marRight w:val="0"/>
      <w:marTop w:val="0"/>
      <w:marBottom w:val="0"/>
      <w:divBdr>
        <w:top w:val="none" w:sz="0" w:space="0" w:color="auto"/>
        <w:left w:val="none" w:sz="0" w:space="0" w:color="auto"/>
        <w:bottom w:val="none" w:sz="0" w:space="0" w:color="auto"/>
        <w:right w:val="none" w:sz="0" w:space="0" w:color="auto"/>
      </w:divBdr>
    </w:div>
    <w:div w:id="473063573">
      <w:marLeft w:val="0"/>
      <w:marRight w:val="0"/>
      <w:marTop w:val="0"/>
      <w:marBottom w:val="0"/>
      <w:divBdr>
        <w:top w:val="none" w:sz="0" w:space="0" w:color="auto"/>
        <w:left w:val="none" w:sz="0" w:space="0" w:color="auto"/>
        <w:bottom w:val="none" w:sz="0" w:space="0" w:color="auto"/>
        <w:right w:val="none" w:sz="0" w:space="0" w:color="auto"/>
      </w:divBdr>
    </w:div>
    <w:div w:id="473109761">
      <w:marLeft w:val="0"/>
      <w:marRight w:val="0"/>
      <w:marTop w:val="0"/>
      <w:marBottom w:val="0"/>
      <w:divBdr>
        <w:top w:val="none" w:sz="0" w:space="0" w:color="auto"/>
        <w:left w:val="none" w:sz="0" w:space="0" w:color="auto"/>
        <w:bottom w:val="none" w:sz="0" w:space="0" w:color="auto"/>
        <w:right w:val="none" w:sz="0" w:space="0" w:color="auto"/>
      </w:divBdr>
    </w:div>
    <w:div w:id="473183435">
      <w:bodyDiv w:val="1"/>
      <w:marLeft w:val="0"/>
      <w:marRight w:val="0"/>
      <w:marTop w:val="0"/>
      <w:marBottom w:val="0"/>
      <w:divBdr>
        <w:top w:val="none" w:sz="0" w:space="0" w:color="auto"/>
        <w:left w:val="none" w:sz="0" w:space="0" w:color="auto"/>
        <w:bottom w:val="none" w:sz="0" w:space="0" w:color="auto"/>
        <w:right w:val="none" w:sz="0" w:space="0" w:color="auto"/>
      </w:divBdr>
    </w:div>
    <w:div w:id="473329776">
      <w:marLeft w:val="0"/>
      <w:marRight w:val="0"/>
      <w:marTop w:val="0"/>
      <w:marBottom w:val="0"/>
      <w:divBdr>
        <w:top w:val="none" w:sz="0" w:space="0" w:color="auto"/>
        <w:left w:val="none" w:sz="0" w:space="0" w:color="auto"/>
        <w:bottom w:val="none" w:sz="0" w:space="0" w:color="auto"/>
        <w:right w:val="none" w:sz="0" w:space="0" w:color="auto"/>
      </w:divBdr>
    </w:div>
    <w:div w:id="473451409">
      <w:marLeft w:val="0"/>
      <w:marRight w:val="0"/>
      <w:marTop w:val="0"/>
      <w:marBottom w:val="0"/>
      <w:divBdr>
        <w:top w:val="none" w:sz="0" w:space="0" w:color="auto"/>
        <w:left w:val="none" w:sz="0" w:space="0" w:color="auto"/>
        <w:bottom w:val="none" w:sz="0" w:space="0" w:color="auto"/>
        <w:right w:val="none" w:sz="0" w:space="0" w:color="auto"/>
      </w:divBdr>
    </w:div>
    <w:div w:id="473530307">
      <w:marLeft w:val="0"/>
      <w:marRight w:val="0"/>
      <w:marTop w:val="0"/>
      <w:marBottom w:val="0"/>
      <w:divBdr>
        <w:top w:val="none" w:sz="0" w:space="0" w:color="auto"/>
        <w:left w:val="none" w:sz="0" w:space="0" w:color="auto"/>
        <w:bottom w:val="none" w:sz="0" w:space="0" w:color="auto"/>
        <w:right w:val="none" w:sz="0" w:space="0" w:color="auto"/>
      </w:divBdr>
    </w:div>
    <w:div w:id="473647107">
      <w:marLeft w:val="0"/>
      <w:marRight w:val="0"/>
      <w:marTop w:val="0"/>
      <w:marBottom w:val="0"/>
      <w:divBdr>
        <w:top w:val="none" w:sz="0" w:space="0" w:color="auto"/>
        <w:left w:val="none" w:sz="0" w:space="0" w:color="auto"/>
        <w:bottom w:val="none" w:sz="0" w:space="0" w:color="auto"/>
        <w:right w:val="none" w:sz="0" w:space="0" w:color="auto"/>
      </w:divBdr>
    </w:div>
    <w:div w:id="473714872">
      <w:marLeft w:val="0"/>
      <w:marRight w:val="0"/>
      <w:marTop w:val="0"/>
      <w:marBottom w:val="0"/>
      <w:divBdr>
        <w:top w:val="none" w:sz="0" w:space="0" w:color="auto"/>
        <w:left w:val="none" w:sz="0" w:space="0" w:color="auto"/>
        <w:bottom w:val="none" w:sz="0" w:space="0" w:color="auto"/>
        <w:right w:val="none" w:sz="0" w:space="0" w:color="auto"/>
      </w:divBdr>
    </w:div>
    <w:div w:id="473719525">
      <w:bodyDiv w:val="1"/>
      <w:marLeft w:val="0"/>
      <w:marRight w:val="0"/>
      <w:marTop w:val="0"/>
      <w:marBottom w:val="0"/>
      <w:divBdr>
        <w:top w:val="none" w:sz="0" w:space="0" w:color="auto"/>
        <w:left w:val="none" w:sz="0" w:space="0" w:color="auto"/>
        <w:bottom w:val="none" w:sz="0" w:space="0" w:color="auto"/>
        <w:right w:val="none" w:sz="0" w:space="0" w:color="auto"/>
      </w:divBdr>
    </w:div>
    <w:div w:id="473837356">
      <w:marLeft w:val="0"/>
      <w:marRight w:val="0"/>
      <w:marTop w:val="0"/>
      <w:marBottom w:val="0"/>
      <w:divBdr>
        <w:top w:val="none" w:sz="0" w:space="0" w:color="auto"/>
        <w:left w:val="none" w:sz="0" w:space="0" w:color="auto"/>
        <w:bottom w:val="none" w:sz="0" w:space="0" w:color="auto"/>
        <w:right w:val="none" w:sz="0" w:space="0" w:color="auto"/>
      </w:divBdr>
    </w:div>
    <w:div w:id="473838997">
      <w:bodyDiv w:val="1"/>
      <w:marLeft w:val="0"/>
      <w:marRight w:val="0"/>
      <w:marTop w:val="0"/>
      <w:marBottom w:val="0"/>
      <w:divBdr>
        <w:top w:val="none" w:sz="0" w:space="0" w:color="auto"/>
        <w:left w:val="none" w:sz="0" w:space="0" w:color="auto"/>
        <w:bottom w:val="none" w:sz="0" w:space="0" w:color="auto"/>
        <w:right w:val="none" w:sz="0" w:space="0" w:color="auto"/>
      </w:divBdr>
    </w:div>
    <w:div w:id="473909745">
      <w:marLeft w:val="0"/>
      <w:marRight w:val="0"/>
      <w:marTop w:val="0"/>
      <w:marBottom w:val="0"/>
      <w:divBdr>
        <w:top w:val="none" w:sz="0" w:space="0" w:color="auto"/>
        <w:left w:val="none" w:sz="0" w:space="0" w:color="auto"/>
        <w:bottom w:val="none" w:sz="0" w:space="0" w:color="auto"/>
        <w:right w:val="none" w:sz="0" w:space="0" w:color="auto"/>
      </w:divBdr>
    </w:div>
    <w:div w:id="473956915">
      <w:marLeft w:val="0"/>
      <w:marRight w:val="0"/>
      <w:marTop w:val="0"/>
      <w:marBottom w:val="0"/>
      <w:divBdr>
        <w:top w:val="none" w:sz="0" w:space="0" w:color="auto"/>
        <w:left w:val="none" w:sz="0" w:space="0" w:color="auto"/>
        <w:bottom w:val="none" w:sz="0" w:space="0" w:color="auto"/>
        <w:right w:val="none" w:sz="0" w:space="0" w:color="auto"/>
      </w:divBdr>
    </w:div>
    <w:div w:id="474025636">
      <w:marLeft w:val="0"/>
      <w:marRight w:val="0"/>
      <w:marTop w:val="0"/>
      <w:marBottom w:val="0"/>
      <w:divBdr>
        <w:top w:val="none" w:sz="0" w:space="0" w:color="auto"/>
        <w:left w:val="none" w:sz="0" w:space="0" w:color="auto"/>
        <w:bottom w:val="none" w:sz="0" w:space="0" w:color="auto"/>
        <w:right w:val="none" w:sz="0" w:space="0" w:color="auto"/>
      </w:divBdr>
    </w:div>
    <w:div w:id="474031756">
      <w:marLeft w:val="0"/>
      <w:marRight w:val="0"/>
      <w:marTop w:val="0"/>
      <w:marBottom w:val="0"/>
      <w:divBdr>
        <w:top w:val="none" w:sz="0" w:space="0" w:color="auto"/>
        <w:left w:val="none" w:sz="0" w:space="0" w:color="auto"/>
        <w:bottom w:val="none" w:sz="0" w:space="0" w:color="auto"/>
        <w:right w:val="none" w:sz="0" w:space="0" w:color="auto"/>
      </w:divBdr>
    </w:div>
    <w:div w:id="474032647">
      <w:marLeft w:val="0"/>
      <w:marRight w:val="0"/>
      <w:marTop w:val="0"/>
      <w:marBottom w:val="0"/>
      <w:divBdr>
        <w:top w:val="none" w:sz="0" w:space="0" w:color="auto"/>
        <w:left w:val="none" w:sz="0" w:space="0" w:color="auto"/>
        <w:bottom w:val="none" w:sz="0" w:space="0" w:color="auto"/>
        <w:right w:val="none" w:sz="0" w:space="0" w:color="auto"/>
      </w:divBdr>
    </w:div>
    <w:div w:id="474177158">
      <w:marLeft w:val="0"/>
      <w:marRight w:val="0"/>
      <w:marTop w:val="0"/>
      <w:marBottom w:val="0"/>
      <w:divBdr>
        <w:top w:val="none" w:sz="0" w:space="0" w:color="auto"/>
        <w:left w:val="none" w:sz="0" w:space="0" w:color="auto"/>
        <w:bottom w:val="none" w:sz="0" w:space="0" w:color="auto"/>
        <w:right w:val="none" w:sz="0" w:space="0" w:color="auto"/>
      </w:divBdr>
    </w:div>
    <w:div w:id="474180249">
      <w:marLeft w:val="0"/>
      <w:marRight w:val="0"/>
      <w:marTop w:val="0"/>
      <w:marBottom w:val="0"/>
      <w:divBdr>
        <w:top w:val="none" w:sz="0" w:space="0" w:color="auto"/>
        <w:left w:val="none" w:sz="0" w:space="0" w:color="auto"/>
        <w:bottom w:val="none" w:sz="0" w:space="0" w:color="auto"/>
        <w:right w:val="none" w:sz="0" w:space="0" w:color="auto"/>
      </w:divBdr>
    </w:div>
    <w:div w:id="474221398">
      <w:marLeft w:val="0"/>
      <w:marRight w:val="0"/>
      <w:marTop w:val="0"/>
      <w:marBottom w:val="0"/>
      <w:divBdr>
        <w:top w:val="none" w:sz="0" w:space="0" w:color="auto"/>
        <w:left w:val="none" w:sz="0" w:space="0" w:color="auto"/>
        <w:bottom w:val="none" w:sz="0" w:space="0" w:color="auto"/>
        <w:right w:val="none" w:sz="0" w:space="0" w:color="auto"/>
      </w:divBdr>
    </w:div>
    <w:div w:id="474296174">
      <w:marLeft w:val="0"/>
      <w:marRight w:val="0"/>
      <w:marTop w:val="0"/>
      <w:marBottom w:val="0"/>
      <w:divBdr>
        <w:top w:val="none" w:sz="0" w:space="0" w:color="auto"/>
        <w:left w:val="none" w:sz="0" w:space="0" w:color="auto"/>
        <w:bottom w:val="none" w:sz="0" w:space="0" w:color="auto"/>
        <w:right w:val="none" w:sz="0" w:space="0" w:color="auto"/>
      </w:divBdr>
    </w:div>
    <w:div w:id="474301564">
      <w:marLeft w:val="0"/>
      <w:marRight w:val="0"/>
      <w:marTop w:val="0"/>
      <w:marBottom w:val="0"/>
      <w:divBdr>
        <w:top w:val="none" w:sz="0" w:space="0" w:color="auto"/>
        <w:left w:val="none" w:sz="0" w:space="0" w:color="auto"/>
        <w:bottom w:val="none" w:sz="0" w:space="0" w:color="auto"/>
        <w:right w:val="none" w:sz="0" w:space="0" w:color="auto"/>
      </w:divBdr>
    </w:div>
    <w:div w:id="474377200">
      <w:marLeft w:val="0"/>
      <w:marRight w:val="0"/>
      <w:marTop w:val="0"/>
      <w:marBottom w:val="0"/>
      <w:divBdr>
        <w:top w:val="none" w:sz="0" w:space="0" w:color="auto"/>
        <w:left w:val="none" w:sz="0" w:space="0" w:color="auto"/>
        <w:bottom w:val="none" w:sz="0" w:space="0" w:color="auto"/>
        <w:right w:val="none" w:sz="0" w:space="0" w:color="auto"/>
      </w:divBdr>
    </w:div>
    <w:div w:id="474378613">
      <w:marLeft w:val="0"/>
      <w:marRight w:val="0"/>
      <w:marTop w:val="0"/>
      <w:marBottom w:val="0"/>
      <w:divBdr>
        <w:top w:val="none" w:sz="0" w:space="0" w:color="auto"/>
        <w:left w:val="none" w:sz="0" w:space="0" w:color="auto"/>
        <w:bottom w:val="none" w:sz="0" w:space="0" w:color="auto"/>
        <w:right w:val="none" w:sz="0" w:space="0" w:color="auto"/>
      </w:divBdr>
    </w:div>
    <w:div w:id="474445691">
      <w:marLeft w:val="0"/>
      <w:marRight w:val="0"/>
      <w:marTop w:val="0"/>
      <w:marBottom w:val="0"/>
      <w:divBdr>
        <w:top w:val="none" w:sz="0" w:space="0" w:color="auto"/>
        <w:left w:val="none" w:sz="0" w:space="0" w:color="auto"/>
        <w:bottom w:val="none" w:sz="0" w:space="0" w:color="auto"/>
        <w:right w:val="none" w:sz="0" w:space="0" w:color="auto"/>
      </w:divBdr>
    </w:div>
    <w:div w:id="474488514">
      <w:marLeft w:val="0"/>
      <w:marRight w:val="0"/>
      <w:marTop w:val="0"/>
      <w:marBottom w:val="0"/>
      <w:divBdr>
        <w:top w:val="none" w:sz="0" w:space="0" w:color="auto"/>
        <w:left w:val="none" w:sz="0" w:space="0" w:color="auto"/>
        <w:bottom w:val="none" w:sz="0" w:space="0" w:color="auto"/>
        <w:right w:val="none" w:sz="0" w:space="0" w:color="auto"/>
      </w:divBdr>
    </w:div>
    <w:div w:id="474496770">
      <w:marLeft w:val="0"/>
      <w:marRight w:val="0"/>
      <w:marTop w:val="0"/>
      <w:marBottom w:val="0"/>
      <w:divBdr>
        <w:top w:val="none" w:sz="0" w:space="0" w:color="auto"/>
        <w:left w:val="none" w:sz="0" w:space="0" w:color="auto"/>
        <w:bottom w:val="none" w:sz="0" w:space="0" w:color="auto"/>
        <w:right w:val="none" w:sz="0" w:space="0" w:color="auto"/>
      </w:divBdr>
    </w:div>
    <w:div w:id="474760311">
      <w:marLeft w:val="0"/>
      <w:marRight w:val="0"/>
      <w:marTop w:val="0"/>
      <w:marBottom w:val="0"/>
      <w:divBdr>
        <w:top w:val="none" w:sz="0" w:space="0" w:color="auto"/>
        <w:left w:val="none" w:sz="0" w:space="0" w:color="auto"/>
        <w:bottom w:val="none" w:sz="0" w:space="0" w:color="auto"/>
        <w:right w:val="none" w:sz="0" w:space="0" w:color="auto"/>
      </w:divBdr>
    </w:div>
    <w:div w:id="474765218">
      <w:marLeft w:val="0"/>
      <w:marRight w:val="0"/>
      <w:marTop w:val="0"/>
      <w:marBottom w:val="0"/>
      <w:divBdr>
        <w:top w:val="none" w:sz="0" w:space="0" w:color="auto"/>
        <w:left w:val="none" w:sz="0" w:space="0" w:color="auto"/>
        <w:bottom w:val="none" w:sz="0" w:space="0" w:color="auto"/>
        <w:right w:val="none" w:sz="0" w:space="0" w:color="auto"/>
      </w:divBdr>
    </w:div>
    <w:div w:id="474834481">
      <w:marLeft w:val="0"/>
      <w:marRight w:val="0"/>
      <w:marTop w:val="0"/>
      <w:marBottom w:val="0"/>
      <w:divBdr>
        <w:top w:val="none" w:sz="0" w:space="0" w:color="auto"/>
        <w:left w:val="none" w:sz="0" w:space="0" w:color="auto"/>
        <w:bottom w:val="none" w:sz="0" w:space="0" w:color="auto"/>
        <w:right w:val="none" w:sz="0" w:space="0" w:color="auto"/>
      </w:divBdr>
    </w:div>
    <w:div w:id="474876677">
      <w:marLeft w:val="0"/>
      <w:marRight w:val="0"/>
      <w:marTop w:val="0"/>
      <w:marBottom w:val="0"/>
      <w:divBdr>
        <w:top w:val="none" w:sz="0" w:space="0" w:color="auto"/>
        <w:left w:val="none" w:sz="0" w:space="0" w:color="auto"/>
        <w:bottom w:val="none" w:sz="0" w:space="0" w:color="auto"/>
        <w:right w:val="none" w:sz="0" w:space="0" w:color="auto"/>
      </w:divBdr>
    </w:div>
    <w:div w:id="475030493">
      <w:marLeft w:val="0"/>
      <w:marRight w:val="0"/>
      <w:marTop w:val="0"/>
      <w:marBottom w:val="0"/>
      <w:divBdr>
        <w:top w:val="none" w:sz="0" w:space="0" w:color="auto"/>
        <w:left w:val="none" w:sz="0" w:space="0" w:color="auto"/>
        <w:bottom w:val="none" w:sz="0" w:space="0" w:color="auto"/>
        <w:right w:val="none" w:sz="0" w:space="0" w:color="auto"/>
      </w:divBdr>
    </w:div>
    <w:div w:id="475071728">
      <w:marLeft w:val="0"/>
      <w:marRight w:val="0"/>
      <w:marTop w:val="0"/>
      <w:marBottom w:val="0"/>
      <w:divBdr>
        <w:top w:val="none" w:sz="0" w:space="0" w:color="auto"/>
        <w:left w:val="none" w:sz="0" w:space="0" w:color="auto"/>
        <w:bottom w:val="none" w:sz="0" w:space="0" w:color="auto"/>
        <w:right w:val="none" w:sz="0" w:space="0" w:color="auto"/>
      </w:divBdr>
    </w:div>
    <w:div w:id="475148586">
      <w:marLeft w:val="0"/>
      <w:marRight w:val="0"/>
      <w:marTop w:val="0"/>
      <w:marBottom w:val="0"/>
      <w:divBdr>
        <w:top w:val="none" w:sz="0" w:space="0" w:color="auto"/>
        <w:left w:val="none" w:sz="0" w:space="0" w:color="auto"/>
        <w:bottom w:val="none" w:sz="0" w:space="0" w:color="auto"/>
        <w:right w:val="none" w:sz="0" w:space="0" w:color="auto"/>
      </w:divBdr>
    </w:div>
    <w:div w:id="475336661">
      <w:marLeft w:val="0"/>
      <w:marRight w:val="0"/>
      <w:marTop w:val="0"/>
      <w:marBottom w:val="0"/>
      <w:divBdr>
        <w:top w:val="none" w:sz="0" w:space="0" w:color="auto"/>
        <w:left w:val="none" w:sz="0" w:space="0" w:color="auto"/>
        <w:bottom w:val="none" w:sz="0" w:space="0" w:color="auto"/>
        <w:right w:val="none" w:sz="0" w:space="0" w:color="auto"/>
      </w:divBdr>
    </w:div>
    <w:div w:id="475340845">
      <w:marLeft w:val="0"/>
      <w:marRight w:val="0"/>
      <w:marTop w:val="0"/>
      <w:marBottom w:val="0"/>
      <w:divBdr>
        <w:top w:val="none" w:sz="0" w:space="0" w:color="auto"/>
        <w:left w:val="none" w:sz="0" w:space="0" w:color="auto"/>
        <w:bottom w:val="none" w:sz="0" w:space="0" w:color="auto"/>
        <w:right w:val="none" w:sz="0" w:space="0" w:color="auto"/>
      </w:divBdr>
    </w:div>
    <w:div w:id="475343910">
      <w:marLeft w:val="0"/>
      <w:marRight w:val="0"/>
      <w:marTop w:val="0"/>
      <w:marBottom w:val="0"/>
      <w:divBdr>
        <w:top w:val="none" w:sz="0" w:space="0" w:color="auto"/>
        <w:left w:val="none" w:sz="0" w:space="0" w:color="auto"/>
        <w:bottom w:val="none" w:sz="0" w:space="0" w:color="auto"/>
        <w:right w:val="none" w:sz="0" w:space="0" w:color="auto"/>
      </w:divBdr>
    </w:div>
    <w:div w:id="475413194">
      <w:marLeft w:val="0"/>
      <w:marRight w:val="0"/>
      <w:marTop w:val="0"/>
      <w:marBottom w:val="0"/>
      <w:divBdr>
        <w:top w:val="none" w:sz="0" w:space="0" w:color="auto"/>
        <w:left w:val="none" w:sz="0" w:space="0" w:color="auto"/>
        <w:bottom w:val="none" w:sz="0" w:space="0" w:color="auto"/>
        <w:right w:val="none" w:sz="0" w:space="0" w:color="auto"/>
      </w:divBdr>
    </w:div>
    <w:div w:id="475416739">
      <w:marLeft w:val="0"/>
      <w:marRight w:val="0"/>
      <w:marTop w:val="0"/>
      <w:marBottom w:val="0"/>
      <w:divBdr>
        <w:top w:val="none" w:sz="0" w:space="0" w:color="auto"/>
        <w:left w:val="none" w:sz="0" w:space="0" w:color="auto"/>
        <w:bottom w:val="none" w:sz="0" w:space="0" w:color="auto"/>
        <w:right w:val="none" w:sz="0" w:space="0" w:color="auto"/>
      </w:divBdr>
    </w:div>
    <w:div w:id="475489528">
      <w:marLeft w:val="0"/>
      <w:marRight w:val="0"/>
      <w:marTop w:val="0"/>
      <w:marBottom w:val="0"/>
      <w:divBdr>
        <w:top w:val="none" w:sz="0" w:space="0" w:color="auto"/>
        <w:left w:val="none" w:sz="0" w:space="0" w:color="auto"/>
        <w:bottom w:val="none" w:sz="0" w:space="0" w:color="auto"/>
        <w:right w:val="none" w:sz="0" w:space="0" w:color="auto"/>
      </w:divBdr>
    </w:div>
    <w:div w:id="475608834">
      <w:marLeft w:val="0"/>
      <w:marRight w:val="0"/>
      <w:marTop w:val="0"/>
      <w:marBottom w:val="0"/>
      <w:divBdr>
        <w:top w:val="none" w:sz="0" w:space="0" w:color="auto"/>
        <w:left w:val="none" w:sz="0" w:space="0" w:color="auto"/>
        <w:bottom w:val="none" w:sz="0" w:space="0" w:color="auto"/>
        <w:right w:val="none" w:sz="0" w:space="0" w:color="auto"/>
      </w:divBdr>
    </w:div>
    <w:div w:id="475687373">
      <w:marLeft w:val="0"/>
      <w:marRight w:val="0"/>
      <w:marTop w:val="0"/>
      <w:marBottom w:val="0"/>
      <w:divBdr>
        <w:top w:val="none" w:sz="0" w:space="0" w:color="auto"/>
        <w:left w:val="none" w:sz="0" w:space="0" w:color="auto"/>
        <w:bottom w:val="none" w:sz="0" w:space="0" w:color="auto"/>
        <w:right w:val="none" w:sz="0" w:space="0" w:color="auto"/>
      </w:divBdr>
    </w:div>
    <w:div w:id="475757558">
      <w:marLeft w:val="0"/>
      <w:marRight w:val="0"/>
      <w:marTop w:val="0"/>
      <w:marBottom w:val="0"/>
      <w:divBdr>
        <w:top w:val="none" w:sz="0" w:space="0" w:color="auto"/>
        <w:left w:val="none" w:sz="0" w:space="0" w:color="auto"/>
        <w:bottom w:val="none" w:sz="0" w:space="0" w:color="auto"/>
        <w:right w:val="none" w:sz="0" w:space="0" w:color="auto"/>
      </w:divBdr>
    </w:div>
    <w:div w:id="475806169">
      <w:marLeft w:val="0"/>
      <w:marRight w:val="0"/>
      <w:marTop w:val="0"/>
      <w:marBottom w:val="0"/>
      <w:divBdr>
        <w:top w:val="none" w:sz="0" w:space="0" w:color="auto"/>
        <w:left w:val="none" w:sz="0" w:space="0" w:color="auto"/>
        <w:bottom w:val="none" w:sz="0" w:space="0" w:color="auto"/>
        <w:right w:val="none" w:sz="0" w:space="0" w:color="auto"/>
      </w:divBdr>
    </w:div>
    <w:div w:id="476143709">
      <w:marLeft w:val="0"/>
      <w:marRight w:val="0"/>
      <w:marTop w:val="0"/>
      <w:marBottom w:val="0"/>
      <w:divBdr>
        <w:top w:val="none" w:sz="0" w:space="0" w:color="auto"/>
        <w:left w:val="none" w:sz="0" w:space="0" w:color="auto"/>
        <w:bottom w:val="none" w:sz="0" w:space="0" w:color="auto"/>
        <w:right w:val="none" w:sz="0" w:space="0" w:color="auto"/>
      </w:divBdr>
    </w:div>
    <w:div w:id="476193936">
      <w:marLeft w:val="0"/>
      <w:marRight w:val="0"/>
      <w:marTop w:val="0"/>
      <w:marBottom w:val="0"/>
      <w:divBdr>
        <w:top w:val="none" w:sz="0" w:space="0" w:color="auto"/>
        <w:left w:val="none" w:sz="0" w:space="0" w:color="auto"/>
        <w:bottom w:val="none" w:sz="0" w:space="0" w:color="auto"/>
        <w:right w:val="none" w:sz="0" w:space="0" w:color="auto"/>
      </w:divBdr>
    </w:div>
    <w:div w:id="476341077">
      <w:marLeft w:val="0"/>
      <w:marRight w:val="0"/>
      <w:marTop w:val="0"/>
      <w:marBottom w:val="0"/>
      <w:divBdr>
        <w:top w:val="none" w:sz="0" w:space="0" w:color="auto"/>
        <w:left w:val="none" w:sz="0" w:space="0" w:color="auto"/>
        <w:bottom w:val="none" w:sz="0" w:space="0" w:color="auto"/>
        <w:right w:val="none" w:sz="0" w:space="0" w:color="auto"/>
      </w:divBdr>
    </w:div>
    <w:div w:id="476385607">
      <w:marLeft w:val="0"/>
      <w:marRight w:val="0"/>
      <w:marTop w:val="0"/>
      <w:marBottom w:val="0"/>
      <w:divBdr>
        <w:top w:val="none" w:sz="0" w:space="0" w:color="auto"/>
        <w:left w:val="none" w:sz="0" w:space="0" w:color="auto"/>
        <w:bottom w:val="none" w:sz="0" w:space="0" w:color="auto"/>
        <w:right w:val="none" w:sz="0" w:space="0" w:color="auto"/>
      </w:divBdr>
    </w:div>
    <w:div w:id="476386215">
      <w:marLeft w:val="0"/>
      <w:marRight w:val="0"/>
      <w:marTop w:val="0"/>
      <w:marBottom w:val="0"/>
      <w:divBdr>
        <w:top w:val="none" w:sz="0" w:space="0" w:color="auto"/>
        <w:left w:val="none" w:sz="0" w:space="0" w:color="auto"/>
        <w:bottom w:val="none" w:sz="0" w:space="0" w:color="auto"/>
        <w:right w:val="none" w:sz="0" w:space="0" w:color="auto"/>
      </w:divBdr>
    </w:div>
    <w:div w:id="476458986">
      <w:marLeft w:val="0"/>
      <w:marRight w:val="0"/>
      <w:marTop w:val="0"/>
      <w:marBottom w:val="0"/>
      <w:divBdr>
        <w:top w:val="none" w:sz="0" w:space="0" w:color="auto"/>
        <w:left w:val="none" w:sz="0" w:space="0" w:color="auto"/>
        <w:bottom w:val="none" w:sz="0" w:space="0" w:color="auto"/>
        <w:right w:val="none" w:sz="0" w:space="0" w:color="auto"/>
      </w:divBdr>
    </w:div>
    <w:div w:id="476460386">
      <w:marLeft w:val="0"/>
      <w:marRight w:val="0"/>
      <w:marTop w:val="0"/>
      <w:marBottom w:val="0"/>
      <w:divBdr>
        <w:top w:val="none" w:sz="0" w:space="0" w:color="auto"/>
        <w:left w:val="none" w:sz="0" w:space="0" w:color="auto"/>
        <w:bottom w:val="none" w:sz="0" w:space="0" w:color="auto"/>
        <w:right w:val="none" w:sz="0" w:space="0" w:color="auto"/>
      </w:divBdr>
    </w:div>
    <w:div w:id="476651912">
      <w:marLeft w:val="0"/>
      <w:marRight w:val="0"/>
      <w:marTop w:val="0"/>
      <w:marBottom w:val="0"/>
      <w:divBdr>
        <w:top w:val="none" w:sz="0" w:space="0" w:color="auto"/>
        <w:left w:val="none" w:sz="0" w:space="0" w:color="auto"/>
        <w:bottom w:val="none" w:sz="0" w:space="0" w:color="auto"/>
        <w:right w:val="none" w:sz="0" w:space="0" w:color="auto"/>
      </w:divBdr>
    </w:div>
    <w:div w:id="476653079">
      <w:marLeft w:val="0"/>
      <w:marRight w:val="0"/>
      <w:marTop w:val="0"/>
      <w:marBottom w:val="0"/>
      <w:divBdr>
        <w:top w:val="none" w:sz="0" w:space="0" w:color="auto"/>
        <w:left w:val="none" w:sz="0" w:space="0" w:color="auto"/>
        <w:bottom w:val="none" w:sz="0" w:space="0" w:color="auto"/>
        <w:right w:val="none" w:sz="0" w:space="0" w:color="auto"/>
      </w:divBdr>
    </w:div>
    <w:div w:id="476727277">
      <w:marLeft w:val="0"/>
      <w:marRight w:val="0"/>
      <w:marTop w:val="0"/>
      <w:marBottom w:val="0"/>
      <w:divBdr>
        <w:top w:val="none" w:sz="0" w:space="0" w:color="auto"/>
        <w:left w:val="none" w:sz="0" w:space="0" w:color="auto"/>
        <w:bottom w:val="none" w:sz="0" w:space="0" w:color="auto"/>
        <w:right w:val="none" w:sz="0" w:space="0" w:color="auto"/>
      </w:divBdr>
    </w:div>
    <w:div w:id="476729490">
      <w:bodyDiv w:val="1"/>
      <w:marLeft w:val="0"/>
      <w:marRight w:val="0"/>
      <w:marTop w:val="0"/>
      <w:marBottom w:val="0"/>
      <w:divBdr>
        <w:top w:val="none" w:sz="0" w:space="0" w:color="auto"/>
        <w:left w:val="none" w:sz="0" w:space="0" w:color="auto"/>
        <w:bottom w:val="none" w:sz="0" w:space="0" w:color="auto"/>
        <w:right w:val="none" w:sz="0" w:space="0" w:color="auto"/>
      </w:divBdr>
    </w:div>
    <w:div w:id="476920820">
      <w:marLeft w:val="0"/>
      <w:marRight w:val="0"/>
      <w:marTop w:val="0"/>
      <w:marBottom w:val="0"/>
      <w:divBdr>
        <w:top w:val="none" w:sz="0" w:space="0" w:color="auto"/>
        <w:left w:val="none" w:sz="0" w:space="0" w:color="auto"/>
        <w:bottom w:val="none" w:sz="0" w:space="0" w:color="auto"/>
        <w:right w:val="none" w:sz="0" w:space="0" w:color="auto"/>
      </w:divBdr>
    </w:div>
    <w:div w:id="476996319">
      <w:marLeft w:val="0"/>
      <w:marRight w:val="0"/>
      <w:marTop w:val="0"/>
      <w:marBottom w:val="0"/>
      <w:divBdr>
        <w:top w:val="none" w:sz="0" w:space="0" w:color="auto"/>
        <w:left w:val="none" w:sz="0" w:space="0" w:color="auto"/>
        <w:bottom w:val="none" w:sz="0" w:space="0" w:color="auto"/>
        <w:right w:val="none" w:sz="0" w:space="0" w:color="auto"/>
      </w:divBdr>
    </w:div>
    <w:div w:id="477038223">
      <w:marLeft w:val="0"/>
      <w:marRight w:val="0"/>
      <w:marTop w:val="0"/>
      <w:marBottom w:val="0"/>
      <w:divBdr>
        <w:top w:val="none" w:sz="0" w:space="0" w:color="auto"/>
        <w:left w:val="none" w:sz="0" w:space="0" w:color="auto"/>
        <w:bottom w:val="none" w:sz="0" w:space="0" w:color="auto"/>
        <w:right w:val="none" w:sz="0" w:space="0" w:color="auto"/>
      </w:divBdr>
    </w:div>
    <w:div w:id="477108313">
      <w:marLeft w:val="0"/>
      <w:marRight w:val="0"/>
      <w:marTop w:val="0"/>
      <w:marBottom w:val="0"/>
      <w:divBdr>
        <w:top w:val="none" w:sz="0" w:space="0" w:color="auto"/>
        <w:left w:val="none" w:sz="0" w:space="0" w:color="auto"/>
        <w:bottom w:val="none" w:sz="0" w:space="0" w:color="auto"/>
        <w:right w:val="none" w:sz="0" w:space="0" w:color="auto"/>
      </w:divBdr>
    </w:div>
    <w:div w:id="477111697">
      <w:marLeft w:val="0"/>
      <w:marRight w:val="0"/>
      <w:marTop w:val="0"/>
      <w:marBottom w:val="0"/>
      <w:divBdr>
        <w:top w:val="none" w:sz="0" w:space="0" w:color="auto"/>
        <w:left w:val="none" w:sz="0" w:space="0" w:color="auto"/>
        <w:bottom w:val="none" w:sz="0" w:space="0" w:color="auto"/>
        <w:right w:val="none" w:sz="0" w:space="0" w:color="auto"/>
      </w:divBdr>
    </w:div>
    <w:div w:id="477114887">
      <w:marLeft w:val="0"/>
      <w:marRight w:val="0"/>
      <w:marTop w:val="0"/>
      <w:marBottom w:val="0"/>
      <w:divBdr>
        <w:top w:val="none" w:sz="0" w:space="0" w:color="auto"/>
        <w:left w:val="none" w:sz="0" w:space="0" w:color="auto"/>
        <w:bottom w:val="none" w:sz="0" w:space="0" w:color="auto"/>
        <w:right w:val="none" w:sz="0" w:space="0" w:color="auto"/>
      </w:divBdr>
    </w:div>
    <w:div w:id="477310684">
      <w:marLeft w:val="0"/>
      <w:marRight w:val="0"/>
      <w:marTop w:val="0"/>
      <w:marBottom w:val="0"/>
      <w:divBdr>
        <w:top w:val="none" w:sz="0" w:space="0" w:color="auto"/>
        <w:left w:val="none" w:sz="0" w:space="0" w:color="auto"/>
        <w:bottom w:val="none" w:sz="0" w:space="0" w:color="auto"/>
        <w:right w:val="none" w:sz="0" w:space="0" w:color="auto"/>
      </w:divBdr>
    </w:div>
    <w:div w:id="477460855">
      <w:marLeft w:val="0"/>
      <w:marRight w:val="0"/>
      <w:marTop w:val="0"/>
      <w:marBottom w:val="0"/>
      <w:divBdr>
        <w:top w:val="none" w:sz="0" w:space="0" w:color="auto"/>
        <w:left w:val="none" w:sz="0" w:space="0" w:color="auto"/>
        <w:bottom w:val="none" w:sz="0" w:space="0" w:color="auto"/>
        <w:right w:val="none" w:sz="0" w:space="0" w:color="auto"/>
      </w:divBdr>
    </w:div>
    <w:div w:id="477579692">
      <w:marLeft w:val="0"/>
      <w:marRight w:val="0"/>
      <w:marTop w:val="0"/>
      <w:marBottom w:val="0"/>
      <w:divBdr>
        <w:top w:val="none" w:sz="0" w:space="0" w:color="auto"/>
        <w:left w:val="none" w:sz="0" w:space="0" w:color="auto"/>
        <w:bottom w:val="none" w:sz="0" w:space="0" w:color="auto"/>
        <w:right w:val="none" w:sz="0" w:space="0" w:color="auto"/>
      </w:divBdr>
    </w:div>
    <w:div w:id="477693486">
      <w:marLeft w:val="0"/>
      <w:marRight w:val="0"/>
      <w:marTop w:val="0"/>
      <w:marBottom w:val="0"/>
      <w:divBdr>
        <w:top w:val="none" w:sz="0" w:space="0" w:color="auto"/>
        <w:left w:val="none" w:sz="0" w:space="0" w:color="auto"/>
        <w:bottom w:val="none" w:sz="0" w:space="0" w:color="auto"/>
        <w:right w:val="none" w:sz="0" w:space="0" w:color="auto"/>
      </w:divBdr>
    </w:div>
    <w:div w:id="477693827">
      <w:marLeft w:val="0"/>
      <w:marRight w:val="0"/>
      <w:marTop w:val="0"/>
      <w:marBottom w:val="0"/>
      <w:divBdr>
        <w:top w:val="none" w:sz="0" w:space="0" w:color="auto"/>
        <w:left w:val="none" w:sz="0" w:space="0" w:color="auto"/>
        <w:bottom w:val="none" w:sz="0" w:space="0" w:color="auto"/>
        <w:right w:val="none" w:sz="0" w:space="0" w:color="auto"/>
      </w:divBdr>
    </w:div>
    <w:div w:id="477723593">
      <w:marLeft w:val="0"/>
      <w:marRight w:val="0"/>
      <w:marTop w:val="0"/>
      <w:marBottom w:val="0"/>
      <w:divBdr>
        <w:top w:val="none" w:sz="0" w:space="0" w:color="auto"/>
        <w:left w:val="none" w:sz="0" w:space="0" w:color="auto"/>
        <w:bottom w:val="none" w:sz="0" w:space="0" w:color="auto"/>
        <w:right w:val="none" w:sz="0" w:space="0" w:color="auto"/>
      </w:divBdr>
    </w:div>
    <w:div w:id="477768285">
      <w:marLeft w:val="0"/>
      <w:marRight w:val="0"/>
      <w:marTop w:val="0"/>
      <w:marBottom w:val="0"/>
      <w:divBdr>
        <w:top w:val="none" w:sz="0" w:space="0" w:color="auto"/>
        <w:left w:val="none" w:sz="0" w:space="0" w:color="auto"/>
        <w:bottom w:val="none" w:sz="0" w:space="0" w:color="auto"/>
        <w:right w:val="none" w:sz="0" w:space="0" w:color="auto"/>
      </w:divBdr>
    </w:div>
    <w:div w:id="477889250">
      <w:marLeft w:val="0"/>
      <w:marRight w:val="0"/>
      <w:marTop w:val="0"/>
      <w:marBottom w:val="0"/>
      <w:divBdr>
        <w:top w:val="none" w:sz="0" w:space="0" w:color="auto"/>
        <w:left w:val="none" w:sz="0" w:space="0" w:color="auto"/>
        <w:bottom w:val="none" w:sz="0" w:space="0" w:color="auto"/>
        <w:right w:val="none" w:sz="0" w:space="0" w:color="auto"/>
      </w:divBdr>
    </w:div>
    <w:div w:id="477917565">
      <w:marLeft w:val="0"/>
      <w:marRight w:val="0"/>
      <w:marTop w:val="0"/>
      <w:marBottom w:val="0"/>
      <w:divBdr>
        <w:top w:val="none" w:sz="0" w:space="0" w:color="auto"/>
        <w:left w:val="none" w:sz="0" w:space="0" w:color="auto"/>
        <w:bottom w:val="none" w:sz="0" w:space="0" w:color="auto"/>
        <w:right w:val="none" w:sz="0" w:space="0" w:color="auto"/>
      </w:divBdr>
    </w:div>
    <w:div w:id="477959970">
      <w:marLeft w:val="0"/>
      <w:marRight w:val="0"/>
      <w:marTop w:val="0"/>
      <w:marBottom w:val="0"/>
      <w:divBdr>
        <w:top w:val="none" w:sz="0" w:space="0" w:color="auto"/>
        <w:left w:val="none" w:sz="0" w:space="0" w:color="auto"/>
        <w:bottom w:val="none" w:sz="0" w:space="0" w:color="auto"/>
        <w:right w:val="none" w:sz="0" w:space="0" w:color="auto"/>
      </w:divBdr>
    </w:div>
    <w:div w:id="478150909">
      <w:marLeft w:val="0"/>
      <w:marRight w:val="0"/>
      <w:marTop w:val="0"/>
      <w:marBottom w:val="0"/>
      <w:divBdr>
        <w:top w:val="none" w:sz="0" w:space="0" w:color="auto"/>
        <w:left w:val="none" w:sz="0" w:space="0" w:color="auto"/>
        <w:bottom w:val="none" w:sz="0" w:space="0" w:color="auto"/>
        <w:right w:val="none" w:sz="0" w:space="0" w:color="auto"/>
      </w:divBdr>
    </w:div>
    <w:div w:id="478159336">
      <w:marLeft w:val="0"/>
      <w:marRight w:val="0"/>
      <w:marTop w:val="0"/>
      <w:marBottom w:val="0"/>
      <w:divBdr>
        <w:top w:val="none" w:sz="0" w:space="0" w:color="auto"/>
        <w:left w:val="none" w:sz="0" w:space="0" w:color="auto"/>
        <w:bottom w:val="none" w:sz="0" w:space="0" w:color="auto"/>
        <w:right w:val="none" w:sz="0" w:space="0" w:color="auto"/>
      </w:divBdr>
    </w:div>
    <w:div w:id="478226842">
      <w:marLeft w:val="0"/>
      <w:marRight w:val="0"/>
      <w:marTop w:val="0"/>
      <w:marBottom w:val="0"/>
      <w:divBdr>
        <w:top w:val="none" w:sz="0" w:space="0" w:color="auto"/>
        <w:left w:val="none" w:sz="0" w:space="0" w:color="auto"/>
        <w:bottom w:val="none" w:sz="0" w:space="0" w:color="auto"/>
        <w:right w:val="none" w:sz="0" w:space="0" w:color="auto"/>
      </w:divBdr>
    </w:div>
    <w:div w:id="478228652">
      <w:marLeft w:val="0"/>
      <w:marRight w:val="0"/>
      <w:marTop w:val="0"/>
      <w:marBottom w:val="0"/>
      <w:divBdr>
        <w:top w:val="none" w:sz="0" w:space="0" w:color="auto"/>
        <w:left w:val="none" w:sz="0" w:space="0" w:color="auto"/>
        <w:bottom w:val="none" w:sz="0" w:space="0" w:color="auto"/>
        <w:right w:val="none" w:sz="0" w:space="0" w:color="auto"/>
      </w:divBdr>
    </w:div>
    <w:div w:id="478232186">
      <w:marLeft w:val="0"/>
      <w:marRight w:val="0"/>
      <w:marTop w:val="0"/>
      <w:marBottom w:val="0"/>
      <w:divBdr>
        <w:top w:val="none" w:sz="0" w:space="0" w:color="auto"/>
        <w:left w:val="none" w:sz="0" w:space="0" w:color="auto"/>
        <w:bottom w:val="none" w:sz="0" w:space="0" w:color="auto"/>
        <w:right w:val="none" w:sz="0" w:space="0" w:color="auto"/>
      </w:divBdr>
    </w:div>
    <w:div w:id="478234076">
      <w:marLeft w:val="0"/>
      <w:marRight w:val="0"/>
      <w:marTop w:val="0"/>
      <w:marBottom w:val="0"/>
      <w:divBdr>
        <w:top w:val="none" w:sz="0" w:space="0" w:color="auto"/>
        <w:left w:val="none" w:sz="0" w:space="0" w:color="auto"/>
        <w:bottom w:val="none" w:sz="0" w:space="0" w:color="auto"/>
        <w:right w:val="none" w:sz="0" w:space="0" w:color="auto"/>
      </w:divBdr>
    </w:div>
    <w:div w:id="478350333">
      <w:marLeft w:val="0"/>
      <w:marRight w:val="0"/>
      <w:marTop w:val="0"/>
      <w:marBottom w:val="0"/>
      <w:divBdr>
        <w:top w:val="none" w:sz="0" w:space="0" w:color="auto"/>
        <w:left w:val="none" w:sz="0" w:space="0" w:color="auto"/>
        <w:bottom w:val="none" w:sz="0" w:space="0" w:color="auto"/>
        <w:right w:val="none" w:sz="0" w:space="0" w:color="auto"/>
      </w:divBdr>
    </w:div>
    <w:div w:id="478377994">
      <w:marLeft w:val="0"/>
      <w:marRight w:val="0"/>
      <w:marTop w:val="0"/>
      <w:marBottom w:val="0"/>
      <w:divBdr>
        <w:top w:val="none" w:sz="0" w:space="0" w:color="auto"/>
        <w:left w:val="none" w:sz="0" w:space="0" w:color="auto"/>
        <w:bottom w:val="none" w:sz="0" w:space="0" w:color="auto"/>
        <w:right w:val="none" w:sz="0" w:space="0" w:color="auto"/>
      </w:divBdr>
    </w:div>
    <w:div w:id="478421888">
      <w:marLeft w:val="0"/>
      <w:marRight w:val="0"/>
      <w:marTop w:val="0"/>
      <w:marBottom w:val="0"/>
      <w:divBdr>
        <w:top w:val="none" w:sz="0" w:space="0" w:color="auto"/>
        <w:left w:val="none" w:sz="0" w:space="0" w:color="auto"/>
        <w:bottom w:val="none" w:sz="0" w:space="0" w:color="auto"/>
        <w:right w:val="none" w:sz="0" w:space="0" w:color="auto"/>
      </w:divBdr>
    </w:div>
    <w:div w:id="478499751">
      <w:bodyDiv w:val="1"/>
      <w:marLeft w:val="0"/>
      <w:marRight w:val="0"/>
      <w:marTop w:val="0"/>
      <w:marBottom w:val="0"/>
      <w:divBdr>
        <w:top w:val="none" w:sz="0" w:space="0" w:color="auto"/>
        <w:left w:val="none" w:sz="0" w:space="0" w:color="auto"/>
        <w:bottom w:val="none" w:sz="0" w:space="0" w:color="auto"/>
        <w:right w:val="none" w:sz="0" w:space="0" w:color="auto"/>
      </w:divBdr>
      <w:divsChild>
        <w:div w:id="310445015">
          <w:marLeft w:val="0"/>
          <w:marRight w:val="0"/>
          <w:marTop w:val="0"/>
          <w:marBottom w:val="0"/>
          <w:divBdr>
            <w:top w:val="none" w:sz="0" w:space="0" w:color="auto"/>
            <w:left w:val="none" w:sz="0" w:space="0" w:color="auto"/>
            <w:bottom w:val="none" w:sz="0" w:space="0" w:color="auto"/>
            <w:right w:val="none" w:sz="0" w:space="0" w:color="auto"/>
          </w:divBdr>
        </w:div>
        <w:div w:id="55012119">
          <w:marLeft w:val="0"/>
          <w:marRight w:val="0"/>
          <w:marTop w:val="0"/>
          <w:marBottom w:val="0"/>
          <w:divBdr>
            <w:top w:val="none" w:sz="0" w:space="0" w:color="auto"/>
            <w:left w:val="none" w:sz="0" w:space="0" w:color="auto"/>
            <w:bottom w:val="none" w:sz="0" w:space="0" w:color="auto"/>
            <w:right w:val="none" w:sz="0" w:space="0" w:color="auto"/>
          </w:divBdr>
        </w:div>
        <w:div w:id="732893750">
          <w:marLeft w:val="0"/>
          <w:marRight w:val="0"/>
          <w:marTop w:val="0"/>
          <w:marBottom w:val="0"/>
          <w:divBdr>
            <w:top w:val="none" w:sz="0" w:space="0" w:color="auto"/>
            <w:left w:val="none" w:sz="0" w:space="0" w:color="auto"/>
            <w:bottom w:val="none" w:sz="0" w:space="0" w:color="auto"/>
            <w:right w:val="none" w:sz="0" w:space="0" w:color="auto"/>
          </w:divBdr>
        </w:div>
        <w:div w:id="1101991176">
          <w:marLeft w:val="0"/>
          <w:marRight w:val="0"/>
          <w:marTop w:val="0"/>
          <w:marBottom w:val="0"/>
          <w:divBdr>
            <w:top w:val="none" w:sz="0" w:space="0" w:color="auto"/>
            <w:left w:val="none" w:sz="0" w:space="0" w:color="auto"/>
            <w:bottom w:val="none" w:sz="0" w:space="0" w:color="auto"/>
            <w:right w:val="none" w:sz="0" w:space="0" w:color="auto"/>
          </w:divBdr>
        </w:div>
        <w:div w:id="1302466946">
          <w:marLeft w:val="0"/>
          <w:marRight w:val="0"/>
          <w:marTop w:val="0"/>
          <w:marBottom w:val="0"/>
          <w:divBdr>
            <w:top w:val="none" w:sz="0" w:space="0" w:color="auto"/>
            <w:left w:val="none" w:sz="0" w:space="0" w:color="auto"/>
            <w:bottom w:val="none" w:sz="0" w:space="0" w:color="auto"/>
            <w:right w:val="none" w:sz="0" w:space="0" w:color="auto"/>
          </w:divBdr>
        </w:div>
        <w:div w:id="783311815">
          <w:marLeft w:val="0"/>
          <w:marRight w:val="0"/>
          <w:marTop w:val="0"/>
          <w:marBottom w:val="0"/>
          <w:divBdr>
            <w:top w:val="none" w:sz="0" w:space="0" w:color="auto"/>
            <w:left w:val="none" w:sz="0" w:space="0" w:color="auto"/>
            <w:bottom w:val="none" w:sz="0" w:space="0" w:color="auto"/>
            <w:right w:val="none" w:sz="0" w:space="0" w:color="auto"/>
          </w:divBdr>
        </w:div>
        <w:div w:id="861938930">
          <w:marLeft w:val="0"/>
          <w:marRight w:val="0"/>
          <w:marTop w:val="0"/>
          <w:marBottom w:val="0"/>
          <w:divBdr>
            <w:top w:val="none" w:sz="0" w:space="0" w:color="auto"/>
            <w:left w:val="none" w:sz="0" w:space="0" w:color="auto"/>
            <w:bottom w:val="none" w:sz="0" w:space="0" w:color="auto"/>
            <w:right w:val="none" w:sz="0" w:space="0" w:color="auto"/>
          </w:divBdr>
        </w:div>
        <w:div w:id="261500020">
          <w:marLeft w:val="0"/>
          <w:marRight w:val="0"/>
          <w:marTop w:val="0"/>
          <w:marBottom w:val="0"/>
          <w:divBdr>
            <w:top w:val="none" w:sz="0" w:space="0" w:color="auto"/>
            <w:left w:val="none" w:sz="0" w:space="0" w:color="auto"/>
            <w:bottom w:val="none" w:sz="0" w:space="0" w:color="auto"/>
            <w:right w:val="none" w:sz="0" w:space="0" w:color="auto"/>
          </w:divBdr>
        </w:div>
        <w:div w:id="1980185130">
          <w:marLeft w:val="0"/>
          <w:marRight w:val="0"/>
          <w:marTop w:val="0"/>
          <w:marBottom w:val="0"/>
          <w:divBdr>
            <w:top w:val="none" w:sz="0" w:space="0" w:color="auto"/>
            <w:left w:val="none" w:sz="0" w:space="0" w:color="auto"/>
            <w:bottom w:val="none" w:sz="0" w:space="0" w:color="auto"/>
            <w:right w:val="none" w:sz="0" w:space="0" w:color="auto"/>
          </w:divBdr>
        </w:div>
        <w:div w:id="604970021">
          <w:marLeft w:val="0"/>
          <w:marRight w:val="0"/>
          <w:marTop w:val="0"/>
          <w:marBottom w:val="0"/>
          <w:divBdr>
            <w:top w:val="none" w:sz="0" w:space="0" w:color="auto"/>
            <w:left w:val="none" w:sz="0" w:space="0" w:color="auto"/>
            <w:bottom w:val="none" w:sz="0" w:space="0" w:color="auto"/>
            <w:right w:val="none" w:sz="0" w:space="0" w:color="auto"/>
          </w:divBdr>
        </w:div>
        <w:div w:id="891425311">
          <w:marLeft w:val="0"/>
          <w:marRight w:val="0"/>
          <w:marTop w:val="0"/>
          <w:marBottom w:val="0"/>
          <w:divBdr>
            <w:top w:val="none" w:sz="0" w:space="0" w:color="auto"/>
            <w:left w:val="none" w:sz="0" w:space="0" w:color="auto"/>
            <w:bottom w:val="none" w:sz="0" w:space="0" w:color="auto"/>
            <w:right w:val="none" w:sz="0" w:space="0" w:color="auto"/>
          </w:divBdr>
        </w:div>
        <w:div w:id="1721247865">
          <w:marLeft w:val="0"/>
          <w:marRight w:val="0"/>
          <w:marTop w:val="0"/>
          <w:marBottom w:val="0"/>
          <w:divBdr>
            <w:top w:val="none" w:sz="0" w:space="0" w:color="auto"/>
            <w:left w:val="none" w:sz="0" w:space="0" w:color="auto"/>
            <w:bottom w:val="none" w:sz="0" w:space="0" w:color="auto"/>
            <w:right w:val="none" w:sz="0" w:space="0" w:color="auto"/>
          </w:divBdr>
        </w:div>
        <w:div w:id="452940149">
          <w:marLeft w:val="0"/>
          <w:marRight w:val="0"/>
          <w:marTop w:val="0"/>
          <w:marBottom w:val="0"/>
          <w:divBdr>
            <w:top w:val="none" w:sz="0" w:space="0" w:color="auto"/>
            <w:left w:val="none" w:sz="0" w:space="0" w:color="auto"/>
            <w:bottom w:val="none" w:sz="0" w:space="0" w:color="auto"/>
            <w:right w:val="none" w:sz="0" w:space="0" w:color="auto"/>
          </w:divBdr>
        </w:div>
        <w:div w:id="646126826">
          <w:marLeft w:val="0"/>
          <w:marRight w:val="0"/>
          <w:marTop w:val="0"/>
          <w:marBottom w:val="0"/>
          <w:divBdr>
            <w:top w:val="none" w:sz="0" w:space="0" w:color="auto"/>
            <w:left w:val="none" w:sz="0" w:space="0" w:color="auto"/>
            <w:bottom w:val="none" w:sz="0" w:space="0" w:color="auto"/>
            <w:right w:val="none" w:sz="0" w:space="0" w:color="auto"/>
          </w:divBdr>
        </w:div>
        <w:div w:id="1440760197">
          <w:marLeft w:val="0"/>
          <w:marRight w:val="0"/>
          <w:marTop w:val="0"/>
          <w:marBottom w:val="0"/>
          <w:divBdr>
            <w:top w:val="none" w:sz="0" w:space="0" w:color="auto"/>
            <w:left w:val="none" w:sz="0" w:space="0" w:color="auto"/>
            <w:bottom w:val="none" w:sz="0" w:space="0" w:color="auto"/>
            <w:right w:val="none" w:sz="0" w:space="0" w:color="auto"/>
          </w:divBdr>
        </w:div>
        <w:div w:id="1203447398">
          <w:marLeft w:val="0"/>
          <w:marRight w:val="0"/>
          <w:marTop w:val="0"/>
          <w:marBottom w:val="0"/>
          <w:divBdr>
            <w:top w:val="none" w:sz="0" w:space="0" w:color="auto"/>
            <w:left w:val="none" w:sz="0" w:space="0" w:color="auto"/>
            <w:bottom w:val="none" w:sz="0" w:space="0" w:color="auto"/>
            <w:right w:val="none" w:sz="0" w:space="0" w:color="auto"/>
          </w:divBdr>
        </w:div>
        <w:div w:id="1862473292">
          <w:marLeft w:val="0"/>
          <w:marRight w:val="0"/>
          <w:marTop w:val="0"/>
          <w:marBottom w:val="0"/>
          <w:divBdr>
            <w:top w:val="none" w:sz="0" w:space="0" w:color="auto"/>
            <w:left w:val="none" w:sz="0" w:space="0" w:color="auto"/>
            <w:bottom w:val="none" w:sz="0" w:space="0" w:color="auto"/>
            <w:right w:val="none" w:sz="0" w:space="0" w:color="auto"/>
          </w:divBdr>
        </w:div>
        <w:div w:id="1612931018">
          <w:marLeft w:val="0"/>
          <w:marRight w:val="0"/>
          <w:marTop w:val="0"/>
          <w:marBottom w:val="0"/>
          <w:divBdr>
            <w:top w:val="none" w:sz="0" w:space="0" w:color="auto"/>
            <w:left w:val="none" w:sz="0" w:space="0" w:color="auto"/>
            <w:bottom w:val="none" w:sz="0" w:space="0" w:color="auto"/>
            <w:right w:val="none" w:sz="0" w:space="0" w:color="auto"/>
          </w:divBdr>
        </w:div>
        <w:div w:id="664552483">
          <w:marLeft w:val="0"/>
          <w:marRight w:val="0"/>
          <w:marTop w:val="0"/>
          <w:marBottom w:val="0"/>
          <w:divBdr>
            <w:top w:val="none" w:sz="0" w:space="0" w:color="auto"/>
            <w:left w:val="none" w:sz="0" w:space="0" w:color="auto"/>
            <w:bottom w:val="none" w:sz="0" w:space="0" w:color="auto"/>
            <w:right w:val="none" w:sz="0" w:space="0" w:color="auto"/>
          </w:divBdr>
        </w:div>
        <w:div w:id="792135517">
          <w:marLeft w:val="0"/>
          <w:marRight w:val="0"/>
          <w:marTop w:val="0"/>
          <w:marBottom w:val="0"/>
          <w:divBdr>
            <w:top w:val="none" w:sz="0" w:space="0" w:color="auto"/>
            <w:left w:val="none" w:sz="0" w:space="0" w:color="auto"/>
            <w:bottom w:val="none" w:sz="0" w:space="0" w:color="auto"/>
            <w:right w:val="none" w:sz="0" w:space="0" w:color="auto"/>
          </w:divBdr>
        </w:div>
        <w:div w:id="1398549201">
          <w:marLeft w:val="0"/>
          <w:marRight w:val="0"/>
          <w:marTop w:val="0"/>
          <w:marBottom w:val="0"/>
          <w:divBdr>
            <w:top w:val="none" w:sz="0" w:space="0" w:color="auto"/>
            <w:left w:val="none" w:sz="0" w:space="0" w:color="auto"/>
            <w:bottom w:val="none" w:sz="0" w:space="0" w:color="auto"/>
            <w:right w:val="none" w:sz="0" w:space="0" w:color="auto"/>
          </w:divBdr>
        </w:div>
        <w:div w:id="1370031766">
          <w:marLeft w:val="0"/>
          <w:marRight w:val="0"/>
          <w:marTop w:val="0"/>
          <w:marBottom w:val="0"/>
          <w:divBdr>
            <w:top w:val="none" w:sz="0" w:space="0" w:color="auto"/>
            <w:left w:val="none" w:sz="0" w:space="0" w:color="auto"/>
            <w:bottom w:val="none" w:sz="0" w:space="0" w:color="auto"/>
            <w:right w:val="none" w:sz="0" w:space="0" w:color="auto"/>
          </w:divBdr>
        </w:div>
        <w:div w:id="523786250">
          <w:marLeft w:val="0"/>
          <w:marRight w:val="0"/>
          <w:marTop w:val="0"/>
          <w:marBottom w:val="0"/>
          <w:divBdr>
            <w:top w:val="none" w:sz="0" w:space="0" w:color="auto"/>
            <w:left w:val="none" w:sz="0" w:space="0" w:color="auto"/>
            <w:bottom w:val="none" w:sz="0" w:space="0" w:color="auto"/>
            <w:right w:val="none" w:sz="0" w:space="0" w:color="auto"/>
          </w:divBdr>
        </w:div>
      </w:divsChild>
    </w:div>
    <w:div w:id="478574359">
      <w:marLeft w:val="0"/>
      <w:marRight w:val="0"/>
      <w:marTop w:val="0"/>
      <w:marBottom w:val="0"/>
      <w:divBdr>
        <w:top w:val="none" w:sz="0" w:space="0" w:color="auto"/>
        <w:left w:val="none" w:sz="0" w:space="0" w:color="auto"/>
        <w:bottom w:val="none" w:sz="0" w:space="0" w:color="auto"/>
        <w:right w:val="none" w:sz="0" w:space="0" w:color="auto"/>
      </w:divBdr>
    </w:div>
    <w:div w:id="478575365">
      <w:marLeft w:val="0"/>
      <w:marRight w:val="0"/>
      <w:marTop w:val="0"/>
      <w:marBottom w:val="0"/>
      <w:divBdr>
        <w:top w:val="none" w:sz="0" w:space="0" w:color="auto"/>
        <w:left w:val="none" w:sz="0" w:space="0" w:color="auto"/>
        <w:bottom w:val="none" w:sz="0" w:space="0" w:color="auto"/>
        <w:right w:val="none" w:sz="0" w:space="0" w:color="auto"/>
      </w:divBdr>
    </w:div>
    <w:div w:id="478806172">
      <w:marLeft w:val="0"/>
      <w:marRight w:val="0"/>
      <w:marTop w:val="0"/>
      <w:marBottom w:val="0"/>
      <w:divBdr>
        <w:top w:val="none" w:sz="0" w:space="0" w:color="auto"/>
        <w:left w:val="none" w:sz="0" w:space="0" w:color="auto"/>
        <w:bottom w:val="none" w:sz="0" w:space="0" w:color="auto"/>
        <w:right w:val="none" w:sz="0" w:space="0" w:color="auto"/>
      </w:divBdr>
    </w:div>
    <w:div w:id="478882542">
      <w:marLeft w:val="0"/>
      <w:marRight w:val="0"/>
      <w:marTop w:val="0"/>
      <w:marBottom w:val="0"/>
      <w:divBdr>
        <w:top w:val="none" w:sz="0" w:space="0" w:color="auto"/>
        <w:left w:val="none" w:sz="0" w:space="0" w:color="auto"/>
        <w:bottom w:val="none" w:sz="0" w:space="0" w:color="auto"/>
        <w:right w:val="none" w:sz="0" w:space="0" w:color="auto"/>
      </w:divBdr>
    </w:div>
    <w:div w:id="478887088">
      <w:marLeft w:val="0"/>
      <w:marRight w:val="0"/>
      <w:marTop w:val="0"/>
      <w:marBottom w:val="0"/>
      <w:divBdr>
        <w:top w:val="none" w:sz="0" w:space="0" w:color="auto"/>
        <w:left w:val="none" w:sz="0" w:space="0" w:color="auto"/>
        <w:bottom w:val="none" w:sz="0" w:space="0" w:color="auto"/>
        <w:right w:val="none" w:sz="0" w:space="0" w:color="auto"/>
      </w:divBdr>
    </w:div>
    <w:div w:id="479005171">
      <w:marLeft w:val="0"/>
      <w:marRight w:val="0"/>
      <w:marTop w:val="0"/>
      <w:marBottom w:val="0"/>
      <w:divBdr>
        <w:top w:val="none" w:sz="0" w:space="0" w:color="auto"/>
        <w:left w:val="none" w:sz="0" w:space="0" w:color="auto"/>
        <w:bottom w:val="none" w:sz="0" w:space="0" w:color="auto"/>
        <w:right w:val="none" w:sz="0" w:space="0" w:color="auto"/>
      </w:divBdr>
    </w:div>
    <w:div w:id="479082314">
      <w:marLeft w:val="0"/>
      <w:marRight w:val="0"/>
      <w:marTop w:val="0"/>
      <w:marBottom w:val="0"/>
      <w:divBdr>
        <w:top w:val="none" w:sz="0" w:space="0" w:color="auto"/>
        <w:left w:val="none" w:sz="0" w:space="0" w:color="auto"/>
        <w:bottom w:val="none" w:sz="0" w:space="0" w:color="auto"/>
        <w:right w:val="none" w:sz="0" w:space="0" w:color="auto"/>
      </w:divBdr>
    </w:div>
    <w:div w:id="479158861">
      <w:marLeft w:val="0"/>
      <w:marRight w:val="0"/>
      <w:marTop w:val="0"/>
      <w:marBottom w:val="0"/>
      <w:divBdr>
        <w:top w:val="none" w:sz="0" w:space="0" w:color="auto"/>
        <w:left w:val="none" w:sz="0" w:space="0" w:color="auto"/>
        <w:bottom w:val="none" w:sz="0" w:space="0" w:color="auto"/>
        <w:right w:val="none" w:sz="0" w:space="0" w:color="auto"/>
      </w:divBdr>
    </w:div>
    <w:div w:id="479159242">
      <w:marLeft w:val="0"/>
      <w:marRight w:val="0"/>
      <w:marTop w:val="0"/>
      <w:marBottom w:val="0"/>
      <w:divBdr>
        <w:top w:val="none" w:sz="0" w:space="0" w:color="auto"/>
        <w:left w:val="none" w:sz="0" w:space="0" w:color="auto"/>
        <w:bottom w:val="none" w:sz="0" w:space="0" w:color="auto"/>
        <w:right w:val="none" w:sz="0" w:space="0" w:color="auto"/>
      </w:divBdr>
    </w:div>
    <w:div w:id="479230757">
      <w:marLeft w:val="0"/>
      <w:marRight w:val="0"/>
      <w:marTop w:val="0"/>
      <w:marBottom w:val="0"/>
      <w:divBdr>
        <w:top w:val="none" w:sz="0" w:space="0" w:color="auto"/>
        <w:left w:val="none" w:sz="0" w:space="0" w:color="auto"/>
        <w:bottom w:val="none" w:sz="0" w:space="0" w:color="auto"/>
        <w:right w:val="none" w:sz="0" w:space="0" w:color="auto"/>
      </w:divBdr>
    </w:div>
    <w:div w:id="479275293">
      <w:marLeft w:val="0"/>
      <w:marRight w:val="0"/>
      <w:marTop w:val="0"/>
      <w:marBottom w:val="0"/>
      <w:divBdr>
        <w:top w:val="none" w:sz="0" w:space="0" w:color="auto"/>
        <w:left w:val="none" w:sz="0" w:space="0" w:color="auto"/>
        <w:bottom w:val="none" w:sz="0" w:space="0" w:color="auto"/>
        <w:right w:val="none" w:sz="0" w:space="0" w:color="auto"/>
      </w:divBdr>
    </w:div>
    <w:div w:id="479345405">
      <w:marLeft w:val="0"/>
      <w:marRight w:val="0"/>
      <w:marTop w:val="0"/>
      <w:marBottom w:val="0"/>
      <w:divBdr>
        <w:top w:val="none" w:sz="0" w:space="0" w:color="auto"/>
        <w:left w:val="none" w:sz="0" w:space="0" w:color="auto"/>
        <w:bottom w:val="none" w:sz="0" w:space="0" w:color="auto"/>
        <w:right w:val="none" w:sz="0" w:space="0" w:color="auto"/>
      </w:divBdr>
    </w:div>
    <w:div w:id="479537735">
      <w:marLeft w:val="0"/>
      <w:marRight w:val="0"/>
      <w:marTop w:val="0"/>
      <w:marBottom w:val="0"/>
      <w:divBdr>
        <w:top w:val="none" w:sz="0" w:space="0" w:color="auto"/>
        <w:left w:val="none" w:sz="0" w:space="0" w:color="auto"/>
        <w:bottom w:val="none" w:sz="0" w:space="0" w:color="auto"/>
        <w:right w:val="none" w:sz="0" w:space="0" w:color="auto"/>
      </w:divBdr>
    </w:div>
    <w:div w:id="479730935">
      <w:marLeft w:val="0"/>
      <w:marRight w:val="0"/>
      <w:marTop w:val="0"/>
      <w:marBottom w:val="0"/>
      <w:divBdr>
        <w:top w:val="none" w:sz="0" w:space="0" w:color="auto"/>
        <w:left w:val="none" w:sz="0" w:space="0" w:color="auto"/>
        <w:bottom w:val="none" w:sz="0" w:space="0" w:color="auto"/>
        <w:right w:val="none" w:sz="0" w:space="0" w:color="auto"/>
      </w:divBdr>
    </w:div>
    <w:div w:id="479734529">
      <w:marLeft w:val="0"/>
      <w:marRight w:val="0"/>
      <w:marTop w:val="0"/>
      <w:marBottom w:val="0"/>
      <w:divBdr>
        <w:top w:val="none" w:sz="0" w:space="0" w:color="auto"/>
        <w:left w:val="none" w:sz="0" w:space="0" w:color="auto"/>
        <w:bottom w:val="none" w:sz="0" w:space="0" w:color="auto"/>
        <w:right w:val="none" w:sz="0" w:space="0" w:color="auto"/>
      </w:divBdr>
    </w:div>
    <w:div w:id="479806660">
      <w:marLeft w:val="0"/>
      <w:marRight w:val="0"/>
      <w:marTop w:val="0"/>
      <w:marBottom w:val="0"/>
      <w:divBdr>
        <w:top w:val="none" w:sz="0" w:space="0" w:color="auto"/>
        <w:left w:val="none" w:sz="0" w:space="0" w:color="auto"/>
        <w:bottom w:val="none" w:sz="0" w:space="0" w:color="auto"/>
        <w:right w:val="none" w:sz="0" w:space="0" w:color="auto"/>
      </w:divBdr>
    </w:div>
    <w:div w:id="479807990">
      <w:marLeft w:val="0"/>
      <w:marRight w:val="0"/>
      <w:marTop w:val="0"/>
      <w:marBottom w:val="0"/>
      <w:divBdr>
        <w:top w:val="none" w:sz="0" w:space="0" w:color="auto"/>
        <w:left w:val="none" w:sz="0" w:space="0" w:color="auto"/>
        <w:bottom w:val="none" w:sz="0" w:space="0" w:color="auto"/>
        <w:right w:val="none" w:sz="0" w:space="0" w:color="auto"/>
      </w:divBdr>
    </w:div>
    <w:div w:id="479854991">
      <w:marLeft w:val="0"/>
      <w:marRight w:val="0"/>
      <w:marTop w:val="0"/>
      <w:marBottom w:val="0"/>
      <w:divBdr>
        <w:top w:val="none" w:sz="0" w:space="0" w:color="auto"/>
        <w:left w:val="none" w:sz="0" w:space="0" w:color="auto"/>
        <w:bottom w:val="none" w:sz="0" w:space="0" w:color="auto"/>
        <w:right w:val="none" w:sz="0" w:space="0" w:color="auto"/>
      </w:divBdr>
    </w:div>
    <w:div w:id="479880111">
      <w:marLeft w:val="0"/>
      <w:marRight w:val="0"/>
      <w:marTop w:val="0"/>
      <w:marBottom w:val="0"/>
      <w:divBdr>
        <w:top w:val="none" w:sz="0" w:space="0" w:color="auto"/>
        <w:left w:val="none" w:sz="0" w:space="0" w:color="auto"/>
        <w:bottom w:val="none" w:sz="0" w:space="0" w:color="auto"/>
        <w:right w:val="none" w:sz="0" w:space="0" w:color="auto"/>
      </w:divBdr>
    </w:div>
    <w:div w:id="479886900">
      <w:marLeft w:val="0"/>
      <w:marRight w:val="0"/>
      <w:marTop w:val="0"/>
      <w:marBottom w:val="0"/>
      <w:divBdr>
        <w:top w:val="none" w:sz="0" w:space="0" w:color="auto"/>
        <w:left w:val="none" w:sz="0" w:space="0" w:color="auto"/>
        <w:bottom w:val="none" w:sz="0" w:space="0" w:color="auto"/>
        <w:right w:val="none" w:sz="0" w:space="0" w:color="auto"/>
      </w:divBdr>
    </w:div>
    <w:div w:id="479928519">
      <w:marLeft w:val="0"/>
      <w:marRight w:val="0"/>
      <w:marTop w:val="0"/>
      <w:marBottom w:val="0"/>
      <w:divBdr>
        <w:top w:val="none" w:sz="0" w:space="0" w:color="auto"/>
        <w:left w:val="none" w:sz="0" w:space="0" w:color="auto"/>
        <w:bottom w:val="none" w:sz="0" w:space="0" w:color="auto"/>
        <w:right w:val="none" w:sz="0" w:space="0" w:color="auto"/>
      </w:divBdr>
    </w:div>
    <w:div w:id="480006056">
      <w:marLeft w:val="0"/>
      <w:marRight w:val="0"/>
      <w:marTop w:val="0"/>
      <w:marBottom w:val="0"/>
      <w:divBdr>
        <w:top w:val="none" w:sz="0" w:space="0" w:color="auto"/>
        <w:left w:val="none" w:sz="0" w:space="0" w:color="auto"/>
        <w:bottom w:val="none" w:sz="0" w:space="0" w:color="auto"/>
        <w:right w:val="none" w:sz="0" w:space="0" w:color="auto"/>
      </w:divBdr>
    </w:div>
    <w:div w:id="480117003">
      <w:marLeft w:val="0"/>
      <w:marRight w:val="0"/>
      <w:marTop w:val="0"/>
      <w:marBottom w:val="0"/>
      <w:divBdr>
        <w:top w:val="none" w:sz="0" w:space="0" w:color="auto"/>
        <w:left w:val="none" w:sz="0" w:space="0" w:color="auto"/>
        <w:bottom w:val="none" w:sz="0" w:space="0" w:color="auto"/>
        <w:right w:val="none" w:sz="0" w:space="0" w:color="auto"/>
      </w:divBdr>
    </w:div>
    <w:div w:id="480192829">
      <w:marLeft w:val="0"/>
      <w:marRight w:val="0"/>
      <w:marTop w:val="0"/>
      <w:marBottom w:val="0"/>
      <w:divBdr>
        <w:top w:val="none" w:sz="0" w:space="0" w:color="auto"/>
        <w:left w:val="none" w:sz="0" w:space="0" w:color="auto"/>
        <w:bottom w:val="none" w:sz="0" w:space="0" w:color="auto"/>
        <w:right w:val="none" w:sz="0" w:space="0" w:color="auto"/>
      </w:divBdr>
    </w:div>
    <w:div w:id="480391204">
      <w:marLeft w:val="0"/>
      <w:marRight w:val="0"/>
      <w:marTop w:val="0"/>
      <w:marBottom w:val="0"/>
      <w:divBdr>
        <w:top w:val="none" w:sz="0" w:space="0" w:color="auto"/>
        <w:left w:val="none" w:sz="0" w:space="0" w:color="auto"/>
        <w:bottom w:val="none" w:sz="0" w:space="0" w:color="auto"/>
        <w:right w:val="none" w:sz="0" w:space="0" w:color="auto"/>
      </w:divBdr>
    </w:div>
    <w:div w:id="480464259">
      <w:marLeft w:val="0"/>
      <w:marRight w:val="0"/>
      <w:marTop w:val="0"/>
      <w:marBottom w:val="0"/>
      <w:divBdr>
        <w:top w:val="none" w:sz="0" w:space="0" w:color="auto"/>
        <w:left w:val="none" w:sz="0" w:space="0" w:color="auto"/>
        <w:bottom w:val="none" w:sz="0" w:space="0" w:color="auto"/>
        <w:right w:val="none" w:sz="0" w:space="0" w:color="auto"/>
      </w:divBdr>
    </w:div>
    <w:div w:id="480579012">
      <w:marLeft w:val="0"/>
      <w:marRight w:val="0"/>
      <w:marTop w:val="0"/>
      <w:marBottom w:val="0"/>
      <w:divBdr>
        <w:top w:val="none" w:sz="0" w:space="0" w:color="auto"/>
        <w:left w:val="none" w:sz="0" w:space="0" w:color="auto"/>
        <w:bottom w:val="none" w:sz="0" w:space="0" w:color="auto"/>
        <w:right w:val="none" w:sz="0" w:space="0" w:color="auto"/>
      </w:divBdr>
    </w:div>
    <w:div w:id="480582078">
      <w:marLeft w:val="0"/>
      <w:marRight w:val="0"/>
      <w:marTop w:val="0"/>
      <w:marBottom w:val="0"/>
      <w:divBdr>
        <w:top w:val="none" w:sz="0" w:space="0" w:color="auto"/>
        <w:left w:val="none" w:sz="0" w:space="0" w:color="auto"/>
        <w:bottom w:val="none" w:sz="0" w:space="0" w:color="auto"/>
        <w:right w:val="none" w:sz="0" w:space="0" w:color="auto"/>
      </w:divBdr>
    </w:div>
    <w:div w:id="480586532">
      <w:marLeft w:val="0"/>
      <w:marRight w:val="0"/>
      <w:marTop w:val="0"/>
      <w:marBottom w:val="0"/>
      <w:divBdr>
        <w:top w:val="none" w:sz="0" w:space="0" w:color="auto"/>
        <w:left w:val="none" w:sz="0" w:space="0" w:color="auto"/>
        <w:bottom w:val="none" w:sz="0" w:space="0" w:color="auto"/>
        <w:right w:val="none" w:sz="0" w:space="0" w:color="auto"/>
      </w:divBdr>
    </w:div>
    <w:div w:id="480731250">
      <w:marLeft w:val="0"/>
      <w:marRight w:val="0"/>
      <w:marTop w:val="0"/>
      <w:marBottom w:val="0"/>
      <w:divBdr>
        <w:top w:val="none" w:sz="0" w:space="0" w:color="auto"/>
        <w:left w:val="none" w:sz="0" w:space="0" w:color="auto"/>
        <w:bottom w:val="none" w:sz="0" w:space="0" w:color="auto"/>
        <w:right w:val="none" w:sz="0" w:space="0" w:color="auto"/>
      </w:divBdr>
    </w:div>
    <w:div w:id="480776278">
      <w:marLeft w:val="0"/>
      <w:marRight w:val="0"/>
      <w:marTop w:val="0"/>
      <w:marBottom w:val="0"/>
      <w:divBdr>
        <w:top w:val="none" w:sz="0" w:space="0" w:color="auto"/>
        <w:left w:val="none" w:sz="0" w:space="0" w:color="auto"/>
        <w:bottom w:val="none" w:sz="0" w:space="0" w:color="auto"/>
        <w:right w:val="none" w:sz="0" w:space="0" w:color="auto"/>
      </w:divBdr>
    </w:div>
    <w:div w:id="480847742">
      <w:marLeft w:val="0"/>
      <w:marRight w:val="0"/>
      <w:marTop w:val="0"/>
      <w:marBottom w:val="0"/>
      <w:divBdr>
        <w:top w:val="none" w:sz="0" w:space="0" w:color="auto"/>
        <w:left w:val="none" w:sz="0" w:space="0" w:color="auto"/>
        <w:bottom w:val="none" w:sz="0" w:space="0" w:color="auto"/>
        <w:right w:val="none" w:sz="0" w:space="0" w:color="auto"/>
      </w:divBdr>
    </w:div>
    <w:div w:id="480850943">
      <w:marLeft w:val="0"/>
      <w:marRight w:val="0"/>
      <w:marTop w:val="0"/>
      <w:marBottom w:val="0"/>
      <w:divBdr>
        <w:top w:val="none" w:sz="0" w:space="0" w:color="auto"/>
        <w:left w:val="none" w:sz="0" w:space="0" w:color="auto"/>
        <w:bottom w:val="none" w:sz="0" w:space="0" w:color="auto"/>
        <w:right w:val="none" w:sz="0" w:space="0" w:color="auto"/>
      </w:divBdr>
    </w:div>
    <w:div w:id="480852237">
      <w:marLeft w:val="0"/>
      <w:marRight w:val="0"/>
      <w:marTop w:val="0"/>
      <w:marBottom w:val="0"/>
      <w:divBdr>
        <w:top w:val="none" w:sz="0" w:space="0" w:color="auto"/>
        <w:left w:val="none" w:sz="0" w:space="0" w:color="auto"/>
        <w:bottom w:val="none" w:sz="0" w:space="0" w:color="auto"/>
        <w:right w:val="none" w:sz="0" w:space="0" w:color="auto"/>
      </w:divBdr>
    </w:div>
    <w:div w:id="480924799">
      <w:marLeft w:val="0"/>
      <w:marRight w:val="0"/>
      <w:marTop w:val="0"/>
      <w:marBottom w:val="0"/>
      <w:divBdr>
        <w:top w:val="none" w:sz="0" w:space="0" w:color="auto"/>
        <w:left w:val="none" w:sz="0" w:space="0" w:color="auto"/>
        <w:bottom w:val="none" w:sz="0" w:space="0" w:color="auto"/>
        <w:right w:val="none" w:sz="0" w:space="0" w:color="auto"/>
      </w:divBdr>
    </w:div>
    <w:div w:id="481044771">
      <w:marLeft w:val="0"/>
      <w:marRight w:val="0"/>
      <w:marTop w:val="0"/>
      <w:marBottom w:val="0"/>
      <w:divBdr>
        <w:top w:val="none" w:sz="0" w:space="0" w:color="auto"/>
        <w:left w:val="none" w:sz="0" w:space="0" w:color="auto"/>
        <w:bottom w:val="none" w:sz="0" w:space="0" w:color="auto"/>
        <w:right w:val="none" w:sz="0" w:space="0" w:color="auto"/>
      </w:divBdr>
    </w:div>
    <w:div w:id="481045480">
      <w:marLeft w:val="0"/>
      <w:marRight w:val="0"/>
      <w:marTop w:val="0"/>
      <w:marBottom w:val="0"/>
      <w:divBdr>
        <w:top w:val="none" w:sz="0" w:space="0" w:color="auto"/>
        <w:left w:val="none" w:sz="0" w:space="0" w:color="auto"/>
        <w:bottom w:val="none" w:sz="0" w:space="0" w:color="auto"/>
        <w:right w:val="none" w:sz="0" w:space="0" w:color="auto"/>
      </w:divBdr>
    </w:div>
    <w:div w:id="481241629">
      <w:marLeft w:val="0"/>
      <w:marRight w:val="0"/>
      <w:marTop w:val="0"/>
      <w:marBottom w:val="0"/>
      <w:divBdr>
        <w:top w:val="none" w:sz="0" w:space="0" w:color="auto"/>
        <w:left w:val="none" w:sz="0" w:space="0" w:color="auto"/>
        <w:bottom w:val="none" w:sz="0" w:space="0" w:color="auto"/>
        <w:right w:val="none" w:sz="0" w:space="0" w:color="auto"/>
      </w:divBdr>
    </w:div>
    <w:div w:id="481241720">
      <w:marLeft w:val="0"/>
      <w:marRight w:val="0"/>
      <w:marTop w:val="0"/>
      <w:marBottom w:val="0"/>
      <w:divBdr>
        <w:top w:val="none" w:sz="0" w:space="0" w:color="auto"/>
        <w:left w:val="none" w:sz="0" w:space="0" w:color="auto"/>
        <w:bottom w:val="none" w:sz="0" w:space="0" w:color="auto"/>
        <w:right w:val="none" w:sz="0" w:space="0" w:color="auto"/>
      </w:divBdr>
    </w:div>
    <w:div w:id="481310983">
      <w:marLeft w:val="0"/>
      <w:marRight w:val="0"/>
      <w:marTop w:val="0"/>
      <w:marBottom w:val="0"/>
      <w:divBdr>
        <w:top w:val="none" w:sz="0" w:space="0" w:color="auto"/>
        <w:left w:val="none" w:sz="0" w:space="0" w:color="auto"/>
        <w:bottom w:val="none" w:sz="0" w:space="0" w:color="auto"/>
        <w:right w:val="none" w:sz="0" w:space="0" w:color="auto"/>
      </w:divBdr>
    </w:div>
    <w:div w:id="481314953">
      <w:marLeft w:val="0"/>
      <w:marRight w:val="0"/>
      <w:marTop w:val="0"/>
      <w:marBottom w:val="0"/>
      <w:divBdr>
        <w:top w:val="none" w:sz="0" w:space="0" w:color="auto"/>
        <w:left w:val="none" w:sz="0" w:space="0" w:color="auto"/>
        <w:bottom w:val="none" w:sz="0" w:space="0" w:color="auto"/>
        <w:right w:val="none" w:sz="0" w:space="0" w:color="auto"/>
      </w:divBdr>
    </w:div>
    <w:div w:id="481317618">
      <w:marLeft w:val="0"/>
      <w:marRight w:val="0"/>
      <w:marTop w:val="0"/>
      <w:marBottom w:val="0"/>
      <w:divBdr>
        <w:top w:val="none" w:sz="0" w:space="0" w:color="auto"/>
        <w:left w:val="none" w:sz="0" w:space="0" w:color="auto"/>
        <w:bottom w:val="none" w:sz="0" w:space="0" w:color="auto"/>
        <w:right w:val="none" w:sz="0" w:space="0" w:color="auto"/>
      </w:divBdr>
    </w:div>
    <w:div w:id="481393498">
      <w:marLeft w:val="0"/>
      <w:marRight w:val="0"/>
      <w:marTop w:val="0"/>
      <w:marBottom w:val="0"/>
      <w:divBdr>
        <w:top w:val="none" w:sz="0" w:space="0" w:color="auto"/>
        <w:left w:val="none" w:sz="0" w:space="0" w:color="auto"/>
        <w:bottom w:val="none" w:sz="0" w:space="0" w:color="auto"/>
        <w:right w:val="none" w:sz="0" w:space="0" w:color="auto"/>
      </w:divBdr>
    </w:div>
    <w:div w:id="481433777">
      <w:marLeft w:val="0"/>
      <w:marRight w:val="0"/>
      <w:marTop w:val="0"/>
      <w:marBottom w:val="0"/>
      <w:divBdr>
        <w:top w:val="none" w:sz="0" w:space="0" w:color="auto"/>
        <w:left w:val="none" w:sz="0" w:space="0" w:color="auto"/>
        <w:bottom w:val="none" w:sz="0" w:space="0" w:color="auto"/>
        <w:right w:val="none" w:sz="0" w:space="0" w:color="auto"/>
      </w:divBdr>
    </w:div>
    <w:div w:id="481504377">
      <w:marLeft w:val="0"/>
      <w:marRight w:val="0"/>
      <w:marTop w:val="0"/>
      <w:marBottom w:val="0"/>
      <w:divBdr>
        <w:top w:val="none" w:sz="0" w:space="0" w:color="auto"/>
        <w:left w:val="none" w:sz="0" w:space="0" w:color="auto"/>
        <w:bottom w:val="none" w:sz="0" w:space="0" w:color="auto"/>
        <w:right w:val="none" w:sz="0" w:space="0" w:color="auto"/>
      </w:divBdr>
    </w:div>
    <w:div w:id="481579096">
      <w:marLeft w:val="0"/>
      <w:marRight w:val="0"/>
      <w:marTop w:val="0"/>
      <w:marBottom w:val="0"/>
      <w:divBdr>
        <w:top w:val="none" w:sz="0" w:space="0" w:color="auto"/>
        <w:left w:val="none" w:sz="0" w:space="0" w:color="auto"/>
        <w:bottom w:val="none" w:sz="0" w:space="0" w:color="auto"/>
        <w:right w:val="none" w:sz="0" w:space="0" w:color="auto"/>
      </w:divBdr>
    </w:div>
    <w:div w:id="481583939">
      <w:marLeft w:val="0"/>
      <w:marRight w:val="0"/>
      <w:marTop w:val="0"/>
      <w:marBottom w:val="0"/>
      <w:divBdr>
        <w:top w:val="none" w:sz="0" w:space="0" w:color="auto"/>
        <w:left w:val="none" w:sz="0" w:space="0" w:color="auto"/>
        <w:bottom w:val="none" w:sz="0" w:space="0" w:color="auto"/>
        <w:right w:val="none" w:sz="0" w:space="0" w:color="auto"/>
      </w:divBdr>
    </w:div>
    <w:div w:id="481699270">
      <w:marLeft w:val="0"/>
      <w:marRight w:val="0"/>
      <w:marTop w:val="0"/>
      <w:marBottom w:val="0"/>
      <w:divBdr>
        <w:top w:val="none" w:sz="0" w:space="0" w:color="auto"/>
        <w:left w:val="none" w:sz="0" w:space="0" w:color="auto"/>
        <w:bottom w:val="none" w:sz="0" w:space="0" w:color="auto"/>
        <w:right w:val="none" w:sz="0" w:space="0" w:color="auto"/>
      </w:divBdr>
    </w:div>
    <w:div w:id="481699773">
      <w:marLeft w:val="0"/>
      <w:marRight w:val="0"/>
      <w:marTop w:val="0"/>
      <w:marBottom w:val="0"/>
      <w:divBdr>
        <w:top w:val="none" w:sz="0" w:space="0" w:color="auto"/>
        <w:left w:val="none" w:sz="0" w:space="0" w:color="auto"/>
        <w:bottom w:val="none" w:sz="0" w:space="0" w:color="auto"/>
        <w:right w:val="none" w:sz="0" w:space="0" w:color="auto"/>
      </w:divBdr>
    </w:div>
    <w:div w:id="481702843">
      <w:marLeft w:val="0"/>
      <w:marRight w:val="0"/>
      <w:marTop w:val="0"/>
      <w:marBottom w:val="0"/>
      <w:divBdr>
        <w:top w:val="none" w:sz="0" w:space="0" w:color="auto"/>
        <w:left w:val="none" w:sz="0" w:space="0" w:color="auto"/>
        <w:bottom w:val="none" w:sz="0" w:space="0" w:color="auto"/>
        <w:right w:val="none" w:sz="0" w:space="0" w:color="auto"/>
      </w:divBdr>
    </w:div>
    <w:div w:id="481772394">
      <w:marLeft w:val="0"/>
      <w:marRight w:val="0"/>
      <w:marTop w:val="0"/>
      <w:marBottom w:val="0"/>
      <w:divBdr>
        <w:top w:val="none" w:sz="0" w:space="0" w:color="auto"/>
        <w:left w:val="none" w:sz="0" w:space="0" w:color="auto"/>
        <w:bottom w:val="none" w:sz="0" w:space="0" w:color="auto"/>
        <w:right w:val="none" w:sz="0" w:space="0" w:color="auto"/>
      </w:divBdr>
    </w:div>
    <w:div w:id="481776084">
      <w:marLeft w:val="0"/>
      <w:marRight w:val="0"/>
      <w:marTop w:val="0"/>
      <w:marBottom w:val="0"/>
      <w:divBdr>
        <w:top w:val="none" w:sz="0" w:space="0" w:color="auto"/>
        <w:left w:val="none" w:sz="0" w:space="0" w:color="auto"/>
        <w:bottom w:val="none" w:sz="0" w:space="0" w:color="auto"/>
        <w:right w:val="none" w:sz="0" w:space="0" w:color="auto"/>
      </w:divBdr>
    </w:div>
    <w:div w:id="481779304">
      <w:marLeft w:val="0"/>
      <w:marRight w:val="0"/>
      <w:marTop w:val="0"/>
      <w:marBottom w:val="0"/>
      <w:divBdr>
        <w:top w:val="none" w:sz="0" w:space="0" w:color="auto"/>
        <w:left w:val="none" w:sz="0" w:space="0" w:color="auto"/>
        <w:bottom w:val="none" w:sz="0" w:space="0" w:color="auto"/>
        <w:right w:val="none" w:sz="0" w:space="0" w:color="auto"/>
      </w:divBdr>
    </w:div>
    <w:div w:id="481821762">
      <w:marLeft w:val="0"/>
      <w:marRight w:val="0"/>
      <w:marTop w:val="0"/>
      <w:marBottom w:val="0"/>
      <w:divBdr>
        <w:top w:val="none" w:sz="0" w:space="0" w:color="auto"/>
        <w:left w:val="none" w:sz="0" w:space="0" w:color="auto"/>
        <w:bottom w:val="none" w:sz="0" w:space="0" w:color="auto"/>
        <w:right w:val="none" w:sz="0" w:space="0" w:color="auto"/>
      </w:divBdr>
    </w:div>
    <w:div w:id="481822304">
      <w:marLeft w:val="0"/>
      <w:marRight w:val="0"/>
      <w:marTop w:val="0"/>
      <w:marBottom w:val="0"/>
      <w:divBdr>
        <w:top w:val="none" w:sz="0" w:space="0" w:color="auto"/>
        <w:left w:val="none" w:sz="0" w:space="0" w:color="auto"/>
        <w:bottom w:val="none" w:sz="0" w:space="0" w:color="auto"/>
        <w:right w:val="none" w:sz="0" w:space="0" w:color="auto"/>
      </w:divBdr>
    </w:div>
    <w:div w:id="481851284">
      <w:marLeft w:val="0"/>
      <w:marRight w:val="0"/>
      <w:marTop w:val="0"/>
      <w:marBottom w:val="0"/>
      <w:divBdr>
        <w:top w:val="none" w:sz="0" w:space="0" w:color="auto"/>
        <w:left w:val="none" w:sz="0" w:space="0" w:color="auto"/>
        <w:bottom w:val="none" w:sz="0" w:space="0" w:color="auto"/>
        <w:right w:val="none" w:sz="0" w:space="0" w:color="auto"/>
      </w:divBdr>
    </w:div>
    <w:div w:id="481894838">
      <w:marLeft w:val="0"/>
      <w:marRight w:val="0"/>
      <w:marTop w:val="0"/>
      <w:marBottom w:val="0"/>
      <w:divBdr>
        <w:top w:val="none" w:sz="0" w:space="0" w:color="auto"/>
        <w:left w:val="none" w:sz="0" w:space="0" w:color="auto"/>
        <w:bottom w:val="none" w:sz="0" w:space="0" w:color="auto"/>
        <w:right w:val="none" w:sz="0" w:space="0" w:color="auto"/>
      </w:divBdr>
    </w:div>
    <w:div w:id="481967021">
      <w:marLeft w:val="0"/>
      <w:marRight w:val="0"/>
      <w:marTop w:val="0"/>
      <w:marBottom w:val="0"/>
      <w:divBdr>
        <w:top w:val="none" w:sz="0" w:space="0" w:color="auto"/>
        <w:left w:val="none" w:sz="0" w:space="0" w:color="auto"/>
        <w:bottom w:val="none" w:sz="0" w:space="0" w:color="auto"/>
        <w:right w:val="none" w:sz="0" w:space="0" w:color="auto"/>
      </w:divBdr>
    </w:div>
    <w:div w:id="482044139">
      <w:marLeft w:val="0"/>
      <w:marRight w:val="0"/>
      <w:marTop w:val="0"/>
      <w:marBottom w:val="0"/>
      <w:divBdr>
        <w:top w:val="none" w:sz="0" w:space="0" w:color="auto"/>
        <w:left w:val="none" w:sz="0" w:space="0" w:color="auto"/>
        <w:bottom w:val="none" w:sz="0" w:space="0" w:color="auto"/>
        <w:right w:val="none" w:sz="0" w:space="0" w:color="auto"/>
      </w:divBdr>
    </w:div>
    <w:div w:id="482087985">
      <w:marLeft w:val="0"/>
      <w:marRight w:val="0"/>
      <w:marTop w:val="0"/>
      <w:marBottom w:val="0"/>
      <w:divBdr>
        <w:top w:val="none" w:sz="0" w:space="0" w:color="auto"/>
        <w:left w:val="none" w:sz="0" w:space="0" w:color="auto"/>
        <w:bottom w:val="none" w:sz="0" w:space="0" w:color="auto"/>
        <w:right w:val="none" w:sz="0" w:space="0" w:color="auto"/>
      </w:divBdr>
    </w:div>
    <w:div w:id="482090579">
      <w:marLeft w:val="0"/>
      <w:marRight w:val="0"/>
      <w:marTop w:val="0"/>
      <w:marBottom w:val="0"/>
      <w:divBdr>
        <w:top w:val="none" w:sz="0" w:space="0" w:color="auto"/>
        <w:left w:val="none" w:sz="0" w:space="0" w:color="auto"/>
        <w:bottom w:val="none" w:sz="0" w:space="0" w:color="auto"/>
        <w:right w:val="none" w:sz="0" w:space="0" w:color="auto"/>
      </w:divBdr>
    </w:div>
    <w:div w:id="482158042">
      <w:marLeft w:val="0"/>
      <w:marRight w:val="0"/>
      <w:marTop w:val="0"/>
      <w:marBottom w:val="0"/>
      <w:divBdr>
        <w:top w:val="none" w:sz="0" w:space="0" w:color="auto"/>
        <w:left w:val="none" w:sz="0" w:space="0" w:color="auto"/>
        <w:bottom w:val="none" w:sz="0" w:space="0" w:color="auto"/>
        <w:right w:val="none" w:sz="0" w:space="0" w:color="auto"/>
      </w:divBdr>
    </w:div>
    <w:div w:id="482239369">
      <w:marLeft w:val="0"/>
      <w:marRight w:val="0"/>
      <w:marTop w:val="0"/>
      <w:marBottom w:val="0"/>
      <w:divBdr>
        <w:top w:val="none" w:sz="0" w:space="0" w:color="auto"/>
        <w:left w:val="none" w:sz="0" w:space="0" w:color="auto"/>
        <w:bottom w:val="none" w:sz="0" w:space="0" w:color="auto"/>
        <w:right w:val="none" w:sz="0" w:space="0" w:color="auto"/>
      </w:divBdr>
    </w:div>
    <w:div w:id="482241079">
      <w:marLeft w:val="0"/>
      <w:marRight w:val="0"/>
      <w:marTop w:val="0"/>
      <w:marBottom w:val="0"/>
      <w:divBdr>
        <w:top w:val="none" w:sz="0" w:space="0" w:color="auto"/>
        <w:left w:val="none" w:sz="0" w:space="0" w:color="auto"/>
        <w:bottom w:val="none" w:sz="0" w:space="0" w:color="auto"/>
        <w:right w:val="none" w:sz="0" w:space="0" w:color="auto"/>
      </w:divBdr>
    </w:div>
    <w:div w:id="482476214">
      <w:marLeft w:val="0"/>
      <w:marRight w:val="0"/>
      <w:marTop w:val="0"/>
      <w:marBottom w:val="0"/>
      <w:divBdr>
        <w:top w:val="none" w:sz="0" w:space="0" w:color="auto"/>
        <w:left w:val="none" w:sz="0" w:space="0" w:color="auto"/>
        <w:bottom w:val="none" w:sz="0" w:space="0" w:color="auto"/>
        <w:right w:val="none" w:sz="0" w:space="0" w:color="auto"/>
      </w:divBdr>
    </w:div>
    <w:div w:id="482547241">
      <w:marLeft w:val="0"/>
      <w:marRight w:val="0"/>
      <w:marTop w:val="0"/>
      <w:marBottom w:val="0"/>
      <w:divBdr>
        <w:top w:val="none" w:sz="0" w:space="0" w:color="auto"/>
        <w:left w:val="none" w:sz="0" w:space="0" w:color="auto"/>
        <w:bottom w:val="none" w:sz="0" w:space="0" w:color="auto"/>
        <w:right w:val="none" w:sz="0" w:space="0" w:color="auto"/>
      </w:divBdr>
    </w:div>
    <w:div w:id="482738901">
      <w:marLeft w:val="0"/>
      <w:marRight w:val="0"/>
      <w:marTop w:val="0"/>
      <w:marBottom w:val="0"/>
      <w:divBdr>
        <w:top w:val="none" w:sz="0" w:space="0" w:color="auto"/>
        <w:left w:val="none" w:sz="0" w:space="0" w:color="auto"/>
        <w:bottom w:val="none" w:sz="0" w:space="0" w:color="auto"/>
        <w:right w:val="none" w:sz="0" w:space="0" w:color="auto"/>
      </w:divBdr>
    </w:div>
    <w:div w:id="482743533">
      <w:marLeft w:val="0"/>
      <w:marRight w:val="0"/>
      <w:marTop w:val="0"/>
      <w:marBottom w:val="0"/>
      <w:divBdr>
        <w:top w:val="none" w:sz="0" w:space="0" w:color="auto"/>
        <w:left w:val="none" w:sz="0" w:space="0" w:color="auto"/>
        <w:bottom w:val="none" w:sz="0" w:space="0" w:color="auto"/>
        <w:right w:val="none" w:sz="0" w:space="0" w:color="auto"/>
      </w:divBdr>
    </w:div>
    <w:div w:id="482815575">
      <w:marLeft w:val="0"/>
      <w:marRight w:val="0"/>
      <w:marTop w:val="0"/>
      <w:marBottom w:val="0"/>
      <w:divBdr>
        <w:top w:val="none" w:sz="0" w:space="0" w:color="auto"/>
        <w:left w:val="none" w:sz="0" w:space="0" w:color="auto"/>
        <w:bottom w:val="none" w:sz="0" w:space="0" w:color="auto"/>
        <w:right w:val="none" w:sz="0" w:space="0" w:color="auto"/>
      </w:divBdr>
    </w:div>
    <w:div w:id="482820131">
      <w:marLeft w:val="0"/>
      <w:marRight w:val="0"/>
      <w:marTop w:val="0"/>
      <w:marBottom w:val="0"/>
      <w:divBdr>
        <w:top w:val="none" w:sz="0" w:space="0" w:color="auto"/>
        <w:left w:val="none" w:sz="0" w:space="0" w:color="auto"/>
        <w:bottom w:val="none" w:sz="0" w:space="0" w:color="auto"/>
        <w:right w:val="none" w:sz="0" w:space="0" w:color="auto"/>
      </w:divBdr>
    </w:div>
    <w:div w:id="482963836">
      <w:marLeft w:val="0"/>
      <w:marRight w:val="0"/>
      <w:marTop w:val="0"/>
      <w:marBottom w:val="0"/>
      <w:divBdr>
        <w:top w:val="none" w:sz="0" w:space="0" w:color="auto"/>
        <w:left w:val="none" w:sz="0" w:space="0" w:color="auto"/>
        <w:bottom w:val="none" w:sz="0" w:space="0" w:color="auto"/>
        <w:right w:val="none" w:sz="0" w:space="0" w:color="auto"/>
      </w:divBdr>
    </w:div>
    <w:div w:id="482964057">
      <w:marLeft w:val="0"/>
      <w:marRight w:val="0"/>
      <w:marTop w:val="0"/>
      <w:marBottom w:val="0"/>
      <w:divBdr>
        <w:top w:val="none" w:sz="0" w:space="0" w:color="auto"/>
        <w:left w:val="none" w:sz="0" w:space="0" w:color="auto"/>
        <w:bottom w:val="none" w:sz="0" w:space="0" w:color="auto"/>
        <w:right w:val="none" w:sz="0" w:space="0" w:color="auto"/>
      </w:divBdr>
    </w:div>
    <w:div w:id="483008371">
      <w:marLeft w:val="0"/>
      <w:marRight w:val="0"/>
      <w:marTop w:val="0"/>
      <w:marBottom w:val="0"/>
      <w:divBdr>
        <w:top w:val="none" w:sz="0" w:space="0" w:color="auto"/>
        <w:left w:val="none" w:sz="0" w:space="0" w:color="auto"/>
        <w:bottom w:val="none" w:sz="0" w:space="0" w:color="auto"/>
        <w:right w:val="none" w:sz="0" w:space="0" w:color="auto"/>
      </w:divBdr>
    </w:div>
    <w:div w:id="483089259">
      <w:marLeft w:val="0"/>
      <w:marRight w:val="0"/>
      <w:marTop w:val="0"/>
      <w:marBottom w:val="0"/>
      <w:divBdr>
        <w:top w:val="none" w:sz="0" w:space="0" w:color="auto"/>
        <w:left w:val="none" w:sz="0" w:space="0" w:color="auto"/>
        <w:bottom w:val="none" w:sz="0" w:space="0" w:color="auto"/>
        <w:right w:val="none" w:sz="0" w:space="0" w:color="auto"/>
      </w:divBdr>
    </w:div>
    <w:div w:id="483201941">
      <w:marLeft w:val="0"/>
      <w:marRight w:val="0"/>
      <w:marTop w:val="0"/>
      <w:marBottom w:val="0"/>
      <w:divBdr>
        <w:top w:val="none" w:sz="0" w:space="0" w:color="auto"/>
        <w:left w:val="none" w:sz="0" w:space="0" w:color="auto"/>
        <w:bottom w:val="none" w:sz="0" w:space="0" w:color="auto"/>
        <w:right w:val="none" w:sz="0" w:space="0" w:color="auto"/>
      </w:divBdr>
    </w:div>
    <w:div w:id="483277291">
      <w:marLeft w:val="0"/>
      <w:marRight w:val="0"/>
      <w:marTop w:val="0"/>
      <w:marBottom w:val="0"/>
      <w:divBdr>
        <w:top w:val="none" w:sz="0" w:space="0" w:color="auto"/>
        <w:left w:val="none" w:sz="0" w:space="0" w:color="auto"/>
        <w:bottom w:val="none" w:sz="0" w:space="0" w:color="auto"/>
        <w:right w:val="none" w:sz="0" w:space="0" w:color="auto"/>
      </w:divBdr>
    </w:div>
    <w:div w:id="483278515">
      <w:marLeft w:val="0"/>
      <w:marRight w:val="0"/>
      <w:marTop w:val="0"/>
      <w:marBottom w:val="0"/>
      <w:divBdr>
        <w:top w:val="none" w:sz="0" w:space="0" w:color="auto"/>
        <w:left w:val="none" w:sz="0" w:space="0" w:color="auto"/>
        <w:bottom w:val="none" w:sz="0" w:space="0" w:color="auto"/>
        <w:right w:val="none" w:sz="0" w:space="0" w:color="auto"/>
      </w:divBdr>
    </w:div>
    <w:div w:id="483279925">
      <w:marLeft w:val="0"/>
      <w:marRight w:val="0"/>
      <w:marTop w:val="0"/>
      <w:marBottom w:val="0"/>
      <w:divBdr>
        <w:top w:val="none" w:sz="0" w:space="0" w:color="auto"/>
        <w:left w:val="none" w:sz="0" w:space="0" w:color="auto"/>
        <w:bottom w:val="none" w:sz="0" w:space="0" w:color="auto"/>
        <w:right w:val="none" w:sz="0" w:space="0" w:color="auto"/>
      </w:divBdr>
    </w:div>
    <w:div w:id="483356735">
      <w:marLeft w:val="0"/>
      <w:marRight w:val="0"/>
      <w:marTop w:val="0"/>
      <w:marBottom w:val="0"/>
      <w:divBdr>
        <w:top w:val="none" w:sz="0" w:space="0" w:color="auto"/>
        <w:left w:val="none" w:sz="0" w:space="0" w:color="auto"/>
        <w:bottom w:val="none" w:sz="0" w:space="0" w:color="auto"/>
        <w:right w:val="none" w:sz="0" w:space="0" w:color="auto"/>
      </w:divBdr>
    </w:div>
    <w:div w:id="483474858">
      <w:marLeft w:val="0"/>
      <w:marRight w:val="0"/>
      <w:marTop w:val="0"/>
      <w:marBottom w:val="0"/>
      <w:divBdr>
        <w:top w:val="none" w:sz="0" w:space="0" w:color="auto"/>
        <w:left w:val="none" w:sz="0" w:space="0" w:color="auto"/>
        <w:bottom w:val="none" w:sz="0" w:space="0" w:color="auto"/>
        <w:right w:val="none" w:sz="0" w:space="0" w:color="auto"/>
      </w:divBdr>
    </w:div>
    <w:div w:id="483543340">
      <w:marLeft w:val="0"/>
      <w:marRight w:val="0"/>
      <w:marTop w:val="0"/>
      <w:marBottom w:val="0"/>
      <w:divBdr>
        <w:top w:val="none" w:sz="0" w:space="0" w:color="auto"/>
        <w:left w:val="none" w:sz="0" w:space="0" w:color="auto"/>
        <w:bottom w:val="none" w:sz="0" w:space="0" w:color="auto"/>
        <w:right w:val="none" w:sz="0" w:space="0" w:color="auto"/>
      </w:divBdr>
    </w:div>
    <w:div w:id="483549171">
      <w:marLeft w:val="0"/>
      <w:marRight w:val="0"/>
      <w:marTop w:val="0"/>
      <w:marBottom w:val="0"/>
      <w:divBdr>
        <w:top w:val="none" w:sz="0" w:space="0" w:color="auto"/>
        <w:left w:val="none" w:sz="0" w:space="0" w:color="auto"/>
        <w:bottom w:val="none" w:sz="0" w:space="0" w:color="auto"/>
        <w:right w:val="none" w:sz="0" w:space="0" w:color="auto"/>
      </w:divBdr>
    </w:div>
    <w:div w:id="483620291">
      <w:marLeft w:val="0"/>
      <w:marRight w:val="0"/>
      <w:marTop w:val="0"/>
      <w:marBottom w:val="0"/>
      <w:divBdr>
        <w:top w:val="none" w:sz="0" w:space="0" w:color="auto"/>
        <w:left w:val="none" w:sz="0" w:space="0" w:color="auto"/>
        <w:bottom w:val="none" w:sz="0" w:space="0" w:color="auto"/>
        <w:right w:val="none" w:sz="0" w:space="0" w:color="auto"/>
      </w:divBdr>
    </w:div>
    <w:div w:id="483664263">
      <w:marLeft w:val="0"/>
      <w:marRight w:val="0"/>
      <w:marTop w:val="0"/>
      <w:marBottom w:val="0"/>
      <w:divBdr>
        <w:top w:val="none" w:sz="0" w:space="0" w:color="auto"/>
        <w:left w:val="none" w:sz="0" w:space="0" w:color="auto"/>
        <w:bottom w:val="none" w:sz="0" w:space="0" w:color="auto"/>
        <w:right w:val="none" w:sz="0" w:space="0" w:color="auto"/>
      </w:divBdr>
    </w:div>
    <w:div w:id="483741217">
      <w:marLeft w:val="0"/>
      <w:marRight w:val="0"/>
      <w:marTop w:val="0"/>
      <w:marBottom w:val="0"/>
      <w:divBdr>
        <w:top w:val="none" w:sz="0" w:space="0" w:color="auto"/>
        <w:left w:val="none" w:sz="0" w:space="0" w:color="auto"/>
        <w:bottom w:val="none" w:sz="0" w:space="0" w:color="auto"/>
        <w:right w:val="none" w:sz="0" w:space="0" w:color="auto"/>
      </w:divBdr>
    </w:div>
    <w:div w:id="483743853">
      <w:marLeft w:val="0"/>
      <w:marRight w:val="0"/>
      <w:marTop w:val="0"/>
      <w:marBottom w:val="0"/>
      <w:divBdr>
        <w:top w:val="none" w:sz="0" w:space="0" w:color="auto"/>
        <w:left w:val="none" w:sz="0" w:space="0" w:color="auto"/>
        <w:bottom w:val="none" w:sz="0" w:space="0" w:color="auto"/>
        <w:right w:val="none" w:sz="0" w:space="0" w:color="auto"/>
      </w:divBdr>
    </w:div>
    <w:div w:id="483745762">
      <w:marLeft w:val="0"/>
      <w:marRight w:val="0"/>
      <w:marTop w:val="0"/>
      <w:marBottom w:val="0"/>
      <w:divBdr>
        <w:top w:val="none" w:sz="0" w:space="0" w:color="auto"/>
        <w:left w:val="none" w:sz="0" w:space="0" w:color="auto"/>
        <w:bottom w:val="none" w:sz="0" w:space="0" w:color="auto"/>
        <w:right w:val="none" w:sz="0" w:space="0" w:color="auto"/>
      </w:divBdr>
    </w:div>
    <w:div w:id="483788034">
      <w:marLeft w:val="0"/>
      <w:marRight w:val="0"/>
      <w:marTop w:val="0"/>
      <w:marBottom w:val="0"/>
      <w:divBdr>
        <w:top w:val="none" w:sz="0" w:space="0" w:color="auto"/>
        <w:left w:val="none" w:sz="0" w:space="0" w:color="auto"/>
        <w:bottom w:val="none" w:sz="0" w:space="0" w:color="auto"/>
        <w:right w:val="none" w:sz="0" w:space="0" w:color="auto"/>
      </w:divBdr>
    </w:div>
    <w:div w:id="483930888">
      <w:marLeft w:val="0"/>
      <w:marRight w:val="0"/>
      <w:marTop w:val="0"/>
      <w:marBottom w:val="0"/>
      <w:divBdr>
        <w:top w:val="none" w:sz="0" w:space="0" w:color="auto"/>
        <w:left w:val="none" w:sz="0" w:space="0" w:color="auto"/>
        <w:bottom w:val="none" w:sz="0" w:space="0" w:color="auto"/>
        <w:right w:val="none" w:sz="0" w:space="0" w:color="auto"/>
      </w:divBdr>
    </w:div>
    <w:div w:id="483934731">
      <w:marLeft w:val="0"/>
      <w:marRight w:val="0"/>
      <w:marTop w:val="0"/>
      <w:marBottom w:val="0"/>
      <w:divBdr>
        <w:top w:val="none" w:sz="0" w:space="0" w:color="auto"/>
        <w:left w:val="none" w:sz="0" w:space="0" w:color="auto"/>
        <w:bottom w:val="none" w:sz="0" w:space="0" w:color="auto"/>
        <w:right w:val="none" w:sz="0" w:space="0" w:color="auto"/>
      </w:divBdr>
    </w:div>
    <w:div w:id="484005120">
      <w:marLeft w:val="0"/>
      <w:marRight w:val="0"/>
      <w:marTop w:val="0"/>
      <w:marBottom w:val="0"/>
      <w:divBdr>
        <w:top w:val="none" w:sz="0" w:space="0" w:color="auto"/>
        <w:left w:val="none" w:sz="0" w:space="0" w:color="auto"/>
        <w:bottom w:val="none" w:sz="0" w:space="0" w:color="auto"/>
        <w:right w:val="none" w:sz="0" w:space="0" w:color="auto"/>
      </w:divBdr>
    </w:div>
    <w:div w:id="484007100">
      <w:marLeft w:val="0"/>
      <w:marRight w:val="0"/>
      <w:marTop w:val="0"/>
      <w:marBottom w:val="0"/>
      <w:divBdr>
        <w:top w:val="none" w:sz="0" w:space="0" w:color="auto"/>
        <w:left w:val="none" w:sz="0" w:space="0" w:color="auto"/>
        <w:bottom w:val="none" w:sz="0" w:space="0" w:color="auto"/>
        <w:right w:val="none" w:sz="0" w:space="0" w:color="auto"/>
      </w:divBdr>
    </w:div>
    <w:div w:id="484012786">
      <w:marLeft w:val="0"/>
      <w:marRight w:val="0"/>
      <w:marTop w:val="0"/>
      <w:marBottom w:val="0"/>
      <w:divBdr>
        <w:top w:val="none" w:sz="0" w:space="0" w:color="auto"/>
        <w:left w:val="none" w:sz="0" w:space="0" w:color="auto"/>
        <w:bottom w:val="none" w:sz="0" w:space="0" w:color="auto"/>
        <w:right w:val="none" w:sz="0" w:space="0" w:color="auto"/>
      </w:divBdr>
    </w:div>
    <w:div w:id="484126490">
      <w:marLeft w:val="0"/>
      <w:marRight w:val="0"/>
      <w:marTop w:val="0"/>
      <w:marBottom w:val="0"/>
      <w:divBdr>
        <w:top w:val="none" w:sz="0" w:space="0" w:color="auto"/>
        <w:left w:val="none" w:sz="0" w:space="0" w:color="auto"/>
        <w:bottom w:val="none" w:sz="0" w:space="0" w:color="auto"/>
        <w:right w:val="none" w:sz="0" w:space="0" w:color="auto"/>
      </w:divBdr>
    </w:div>
    <w:div w:id="484204452">
      <w:marLeft w:val="0"/>
      <w:marRight w:val="0"/>
      <w:marTop w:val="0"/>
      <w:marBottom w:val="0"/>
      <w:divBdr>
        <w:top w:val="none" w:sz="0" w:space="0" w:color="auto"/>
        <w:left w:val="none" w:sz="0" w:space="0" w:color="auto"/>
        <w:bottom w:val="none" w:sz="0" w:space="0" w:color="auto"/>
        <w:right w:val="none" w:sz="0" w:space="0" w:color="auto"/>
      </w:divBdr>
    </w:div>
    <w:div w:id="484204565">
      <w:marLeft w:val="0"/>
      <w:marRight w:val="0"/>
      <w:marTop w:val="0"/>
      <w:marBottom w:val="0"/>
      <w:divBdr>
        <w:top w:val="none" w:sz="0" w:space="0" w:color="auto"/>
        <w:left w:val="none" w:sz="0" w:space="0" w:color="auto"/>
        <w:bottom w:val="none" w:sz="0" w:space="0" w:color="auto"/>
        <w:right w:val="none" w:sz="0" w:space="0" w:color="auto"/>
      </w:divBdr>
    </w:div>
    <w:div w:id="484278035">
      <w:marLeft w:val="0"/>
      <w:marRight w:val="0"/>
      <w:marTop w:val="0"/>
      <w:marBottom w:val="0"/>
      <w:divBdr>
        <w:top w:val="none" w:sz="0" w:space="0" w:color="auto"/>
        <w:left w:val="none" w:sz="0" w:space="0" w:color="auto"/>
        <w:bottom w:val="none" w:sz="0" w:space="0" w:color="auto"/>
        <w:right w:val="none" w:sz="0" w:space="0" w:color="auto"/>
      </w:divBdr>
    </w:div>
    <w:div w:id="484316425">
      <w:marLeft w:val="0"/>
      <w:marRight w:val="0"/>
      <w:marTop w:val="0"/>
      <w:marBottom w:val="0"/>
      <w:divBdr>
        <w:top w:val="none" w:sz="0" w:space="0" w:color="auto"/>
        <w:left w:val="none" w:sz="0" w:space="0" w:color="auto"/>
        <w:bottom w:val="none" w:sz="0" w:space="0" w:color="auto"/>
        <w:right w:val="none" w:sz="0" w:space="0" w:color="auto"/>
      </w:divBdr>
    </w:div>
    <w:div w:id="484400846">
      <w:marLeft w:val="0"/>
      <w:marRight w:val="0"/>
      <w:marTop w:val="0"/>
      <w:marBottom w:val="0"/>
      <w:divBdr>
        <w:top w:val="none" w:sz="0" w:space="0" w:color="auto"/>
        <w:left w:val="none" w:sz="0" w:space="0" w:color="auto"/>
        <w:bottom w:val="none" w:sz="0" w:space="0" w:color="auto"/>
        <w:right w:val="none" w:sz="0" w:space="0" w:color="auto"/>
      </w:divBdr>
    </w:div>
    <w:div w:id="484474375">
      <w:marLeft w:val="0"/>
      <w:marRight w:val="0"/>
      <w:marTop w:val="0"/>
      <w:marBottom w:val="0"/>
      <w:divBdr>
        <w:top w:val="none" w:sz="0" w:space="0" w:color="auto"/>
        <w:left w:val="none" w:sz="0" w:space="0" w:color="auto"/>
        <w:bottom w:val="none" w:sz="0" w:space="0" w:color="auto"/>
        <w:right w:val="none" w:sz="0" w:space="0" w:color="auto"/>
      </w:divBdr>
    </w:div>
    <w:div w:id="484515043">
      <w:marLeft w:val="0"/>
      <w:marRight w:val="0"/>
      <w:marTop w:val="0"/>
      <w:marBottom w:val="0"/>
      <w:divBdr>
        <w:top w:val="none" w:sz="0" w:space="0" w:color="auto"/>
        <w:left w:val="none" w:sz="0" w:space="0" w:color="auto"/>
        <w:bottom w:val="none" w:sz="0" w:space="0" w:color="auto"/>
        <w:right w:val="none" w:sz="0" w:space="0" w:color="auto"/>
      </w:divBdr>
    </w:div>
    <w:div w:id="484590664">
      <w:bodyDiv w:val="1"/>
      <w:marLeft w:val="0"/>
      <w:marRight w:val="0"/>
      <w:marTop w:val="0"/>
      <w:marBottom w:val="0"/>
      <w:divBdr>
        <w:top w:val="none" w:sz="0" w:space="0" w:color="auto"/>
        <w:left w:val="none" w:sz="0" w:space="0" w:color="auto"/>
        <w:bottom w:val="none" w:sz="0" w:space="0" w:color="auto"/>
        <w:right w:val="none" w:sz="0" w:space="0" w:color="auto"/>
      </w:divBdr>
    </w:div>
    <w:div w:id="484668511">
      <w:bodyDiv w:val="1"/>
      <w:marLeft w:val="0"/>
      <w:marRight w:val="0"/>
      <w:marTop w:val="0"/>
      <w:marBottom w:val="0"/>
      <w:divBdr>
        <w:top w:val="none" w:sz="0" w:space="0" w:color="auto"/>
        <w:left w:val="none" w:sz="0" w:space="0" w:color="auto"/>
        <w:bottom w:val="none" w:sz="0" w:space="0" w:color="auto"/>
        <w:right w:val="none" w:sz="0" w:space="0" w:color="auto"/>
      </w:divBdr>
    </w:div>
    <w:div w:id="484668582">
      <w:marLeft w:val="0"/>
      <w:marRight w:val="0"/>
      <w:marTop w:val="0"/>
      <w:marBottom w:val="0"/>
      <w:divBdr>
        <w:top w:val="none" w:sz="0" w:space="0" w:color="auto"/>
        <w:left w:val="none" w:sz="0" w:space="0" w:color="auto"/>
        <w:bottom w:val="none" w:sz="0" w:space="0" w:color="auto"/>
        <w:right w:val="none" w:sz="0" w:space="0" w:color="auto"/>
      </w:divBdr>
    </w:div>
    <w:div w:id="484707554">
      <w:marLeft w:val="0"/>
      <w:marRight w:val="0"/>
      <w:marTop w:val="0"/>
      <w:marBottom w:val="0"/>
      <w:divBdr>
        <w:top w:val="none" w:sz="0" w:space="0" w:color="auto"/>
        <w:left w:val="none" w:sz="0" w:space="0" w:color="auto"/>
        <w:bottom w:val="none" w:sz="0" w:space="0" w:color="auto"/>
        <w:right w:val="none" w:sz="0" w:space="0" w:color="auto"/>
      </w:divBdr>
    </w:div>
    <w:div w:id="484784184">
      <w:marLeft w:val="0"/>
      <w:marRight w:val="0"/>
      <w:marTop w:val="0"/>
      <w:marBottom w:val="0"/>
      <w:divBdr>
        <w:top w:val="none" w:sz="0" w:space="0" w:color="auto"/>
        <w:left w:val="none" w:sz="0" w:space="0" w:color="auto"/>
        <w:bottom w:val="none" w:sz="0" w:space="0" w:color="auto"/>
        <w:right w:val="none" w:sz="0" w:space="0" w:color="auto"/>
      </w:divBdr>
    </w:div>
    <w:div w:id="484859404">
      <w:marLeft w:val="480"/>
      <w:marRight w:val="0"/>
      <w:marTop w:val="0"/>
      <w:marBottom w:val="0"/>
      <w:divBdr>
        <w:top w:val="none" w:sz="0" w:space="0" w:color="auto"/>
        <w:left w:val="none" w:sz="0" w:space="0" w:color="auto"/>
        <w:bottom w:val="none" w:sz="0" w:space="0" w:color="auto"/>
        <w:right w:val="none" w:sz="0" w:space="0" w:color="auto"/>
      </w:divBdr>
    </w:div>
    <w:div w:id="484860248">
      <w:bodyDiv w:val="1"/>
      <w:marLeft w:val="0"/>
      <w:marRight w:val="0"/>
      <w:marTop w:val="0"/>
      <w:marBottom w:val="0"/>
      <w:divBdr>
        <w:top w:val="none" w:sz="0" w:space="0" w:color="auto"/>
        <w:left w:val="none" w:sz="0" w:space="0" w:color="auto"/>
        <w:bottom w:val="none" w:sz="0" w:space="0" w:color="auto"/>
        <w:right w:val="none" w:sz="0" w:space="0" w:color="auto"/>
      </w:divBdr>
    </w:div>
    <w:div w:id="484929008">
      <w:marLeft w:val="0"/>
      <w:marRight w:val="0"/>
      <w:marTop w:val="0"/>
      <w:marBottom w:val="0"/>
      <w:divBdr>
        <w:top w:val="none" w:sz="0" w:space="0" w:color="auto"/>
        <w:left w:val="none" w:sz="0" w:space="0" w:color="auto"/>
        <w:bottom w:val="none" w:sz="0" w:space="0" w:color="auto"/>
        <w:right w:val="none" w:sz="0" w:space="0" w:color="auto"/>
      </w:divBdr>
    </w:div>
    <w:div w:id="484979364">
      <w:marLeft w:val="0"/>
      <w:marRight w:val="0"/>
      <w:marTop w:val="0"/>
      <w:marBottom w:val="0"/>
      <w:divBdr>
        <w:top w:val="none" w:sz="0" w:space="0" w:color="auto"/>
        <w:left w:val="none" w:sz="0" w:space="0" w:color="auto"/>
        <w:bottom w:val="none" w:sz="0" w:space="0" w:color="auto"/>
        <w:right w:val="none" w:sz="0" w:space="0" w:color="auto"/>
      </w:divBdr>
    </w:div>
    <w:div w:id="485123599">
      <w:marLeft w:val="0"/>
      <w:marRight w:val="0"/>
      <w:marTop w:val="0"/>
      <w:marBottom w:val="0"/>
      <w:divBdr>
        <w:top w:val="none" w:sz="0" w:space="0" w:color="auto"/>
        <w:left w:val="none" w:sz="0" w:space="0" w:color="auto"/>
        <w:bottom w:val="none" w:sz="0" w:space="0" w:color="auto"/>
        <w:right w:val="none" w:sz="0" w:space="0" w:color="auto"/>
      </w:divBdr>
    </w:div>
    <w:div w:id="485168633">
      <w:marLeft w:val="0"/>
      <w:marRight w:val="0"/>
      <w:marTop w:val="0"/>
      <w:marBottom w:val="0"/>
      <w:divBdr>
        <w:top w:val="none" w:sz="0" w:space="0" w:color="auto"/>
        <w:left w:val="none" w:sz="0" w:space="0" w:color="auto"/>
        <w:bottom w:val="none" w:sz="0" w:space="0" w:color="auto"/>
        <w:right w:val="none" w:sz="0" w:space="0" w:color="auto"/>
      </w:divBdr>
    </w:div>
    <w:div w:id="485321188">
      <w:marLeft w:val="0"/>
      <w:marRight w:val="0"/>
      <w:marTop w:val="0"/>
      <w:marBottom w:val="0"/>
      <w:divBdr>
        <w:top w:val="none" w:sz="0" w:space="0" w:color="auto"/>
        <w:left w:val="none" w:sz="0" w:space="0" w:color="auto"/>
        <w:bottom w:val="none" w:sz="0" w:space="0" w:color="auto"/>
        <w:right w:val="none" w:sz="0" w:space="0" w:color="auto"/>
      </w:divBdr>
    </w:div>
    <w:div w:id="485705370">
      <w:marLeft w:val="0"/>
      <w:marRight w:val="0"/>
      <w:marTop w:val="0"/>
      <w:marBottom w:val="0"/>
      <w:divBdr>
        <w:top w:val="none" w:sz="0" w:space="0" w:color="auto"/>
        <w:left w:val="none" w:sz="0" w:space="0" w:color="auto"/>
        <w:bottom w:val="none" w:sz="0" w:space="0" w:color="auto"/>
        <w:right w:val="none" w:sz="0" w:space="0" w:color="auto"/>
      </w:divBdr>
    </w:div>
    <w:div w:id="485707193">
      <w:marLeft w:val="0"/>
      <w:marRight w:val="0"/>
      <w:marTop w:val="0"/>
      <w:marBottom w:val="0"/>
      <w:divBdr>
        <w:top w:val="none" w:sz="0" w:space="0" w:color="auto"/>
        <w:left w:val="none" w:sz="0" w:space="0" w:color="auto"/>
        <w:bottom w:val="none" w:sz="0" w:space="0" w:color="auto"/>
        <w:right w:val="none" w:sz="0" w:space="0" w:color="auto"/>
      </w:divBdr>
    </w:div>
    <w:div w:id="485822465">
      <w:marLeft w:val="0"/>
      <w:marRight w:val="0"/>
      <w:marTop w:val="0"/>
      <w:marBottom w:val="0"/>
      <w:divBdr>
        <w:top w:val="none" w:sz="0" w:space="0" w:color="auto"/>
        <w:left w:val="none" w:sz="0" w:space="0" w:color="auto"/>
        <w:bottom w:val="none" w:sz="0" w:space="0" w:color="auto"/>
        <w:right w:val="none" w:sz="0" w:space="0" w:color="auto"/>
      </w:divBdr>
    </w:div>
    <w:div w:id="485826076">
      <w:marLeft w:val="0"/>
      <w:marRight w:val="0"/>
      <w:marTop w:val="0"/>
      <w:marBottom w:val="0"/>
      <w:divBdr>
        <w:top w:val="none" w:sz="0" w:space="0" w:color="auto"/>
        <w:left w:val="none" w:sz="0" w:space="0" w:color="auto"/>
        <w:bottom w:val="none" w:sz="0" w:space="0" w:color="auto"/>
        <w:right w:val="none" w:sz="0" w:space="0" w:color="auto"/>
      </w:divBdr>
    </w:div>
    <w:div w:id="485828766">
      <w:marLeft w:val="0"/>
      <w:marRight w:val="0"/>
      <w:marTop w:val="0"/>
      <w:marBottom w:val="0"/>
      <w:divBdr>
        <w:top w:val="none" w:sz="0" w:space="0" w:color="auto"/>
        <w:left w:val="none" w:sz="0" w:space="0" w:color="auto"/>
        <w:bottom w:val="none" w:sz="0" w:space="0" w:color="auto"/>
        <w:right w:val="none" w:sz="0" w:space="0" w:color="auto"/>
      </w:divBdr>
    </w:div>
    <w:div w:id="485828816">
      <w:marLeft w:val="0"/>
      <w:marRight w:val="0"/>
      <w:marTop w:val="0"/>
      <w:marBottom w:val="0"/>
      <w:divBdr>
        <w:top w:val="none" w:sz="0" w:space="0" w:color="auto"/>
        <w:left w:val="none" w:sz="0" w:space="0" w:color="auto"/>
        <w:bottom w:val="none" w:sz="0" w:space="0" w:color="auto"/>
        <w:right w:val="none" w:sz="0" w:space="0" w:color="auto"/>
      </w:divBdr>
    </w:div>
    <w:div w:id="485904860">
      <w:marLeft w:val="0"/>
      <w:marRight w:val="0"/>
      <w:marTop w:val="0"/>
      <w:marBottom w:val="0"/>
      <w:divBdr>
        <w:top w:val="none" w:sz="0" w:space="0" w:color="auto"/>
        <w:left w:val="none" w:sz="0" w:space="0" w:color="auto"/>
        <w:bottom w:val="none" w:sz="0" w:space="0" w:color="auto"/>
        <w:right w:val="none" w:sz="0" w:space="0" w:color="auto"/>
      </w:divBdr>
    </w:div>
    <w:div w:id="485971817">
      <w:marLeft w:val="0"/>
      <w:marRight w:val="0"/>
      <w:marTop w:val="0"/>
      <w:marBottom w:val="0"/>
      <w:divBdr>
        <w:top w:val="none" w:sz="0" w:space="0" w:color="auto"/>
        <w:left w:val="none" w:sz="0" w:space="0" w:color="auto"/>
        <w:bottom w:val="none" w:sz="0" w:space="0" w:color="auto"/>
        <w:right w:val="none" w:sz="0" w:space="0" w:color="auto"/>
      </w:divBdr>
    </w:div>
    <w:div w:id="485975718">
      <w:marLeft w:val="0"/>
      <w:marRight w:val="0"/>
      <w:marTop w:val="0"/>
      <w:marBottom w:val="0"/>
      <w:divBdr>
        <w:top w:val="none" w:sz="0" w:space="0" w:color="auto"/>
        <w:left w:val="none" w:sz="0" w:space="0" w:color="auto"/>
        <w:bottom w:val="none" w:sz="0" w:space="0" w:color="auto"/>
        <w:right w:val="none" w:sz="0" w:space="0" w:color="auto"/>
      </w:divBdr>
    </w:div>
    <w:div w:id="485976270">
      <w:marLeft w:val="0"/>
      <w:marRight w:val="0"/>
      <w:marTop w:val="0"/>
      <w:marBottom w:val="0"/>
      <w:divBdr>
        <w:top w:val="none" w:sz="0" w:space="0" w:color="auto"/>
        <w:left w:val="none" w:sz="0" w:space="0" w:color="auto"/>
        <w:bottom w:val="none" w:sz="0" w:space="0" w:color="auto"/>
        <w:right w:val="none" w:sz="0" w:space="0" w:color="auto"/>
      </w:divBdr>
    </w:div>
    <w:div w:id="486018735">
      <w:marLeft w:val="0"/>
      <w:marRight w:val="0"/>
      <w:marTop w:val="0"/>
      <w:marBottom w:val="0"/>
      <w:divBdr>
        <w:top w:val="none" w:sz="0" w:space="0" w:color="auto"/>
        <w:left w:val="none" w:sz="0" w:space="0" w:color="auto"/>
        <w:bottom w:val="none" w:sz="0" w:space="0" w:color="auto"/>
        <w:right w:val="none" w:sz="0" w:space="0" w:color="auto"/>
      </w:divBdr>
    </w:div>
    <w:div w:id="486021707">
      <w:marLeft w:val="0"/>
      <w:marRight w:val="0"/>
      <w:marTop w:val="0"/>
      <w:marBottom w:val="0"/>
      <w:divBdr>
        <w:top w:val="none" w:sz="0" w:space="0" w:color="auto"/>
        <w:left w:val="none" w:sz="0" w:space="0" w:color="auto"/>
        <w:bottom w:val="none" w:sz="0" w:space="0" w:color="auto"/>
        <w:right w:val="none" w:sz="0" w:space="0" w:color="auto"/>
      </w:divBdr>
    </w:div>
    <w:div w:id="486166060">
      <w:marLeft w:val="0"/>
      <w:marRight w:val="0"/>
      <w:marTop w:val="0"/>
      <w:marBottom w:val="0"/>
      <w:divBdr>
        <w:top w:val="none" w:sz="0" w:space="0" w:color="auto"/>
        <w:left w:val="none" w:sz="0" w:space="0" w:color="auto"/>
        <w:bottom w:val="none" w:sz="0" w:space="0" w:color="auto"/>
        <w:right w:val="none" w:sz="0" w:space="0" w:color="auto"/>
      </w:divBdr>
    </w:div>
    <w:div w:id="486167898">
      <w:marLeft w:val="0"/>
      <w:marRight w:val="0"/>
      <w:marTop w:val="0"/>
      <w:marBottom w:val="0"/>
      <w:divBdr>
        <w:top w:val="none" w:sz="0" w:space="0" w:color="auto"/>
        <w:left w:val="none" w:sz="0" w:space="0" w:color="auto"/>
        <w:bottom w:val="none" w:sz="0" w:space="0" w:color="auto"/>
        <w:right w:val="none" w:sz="0" w:space="0" w:color="auto"/>
      </w:divBdr>
    </w:div>
    <w:div w:id="486212991">
      <w:marLeft w:val="0"/>
      <w:marRight w:val="0"/>
      <w:marTop w:val="0"/>
      <w:marBottom w:val="0"/>
      <w:divBdr>
        <w:top w:val="none" w:sz="0" w:space="0" w:color="auto"/>
        <w:left w:val="none" w:sz="0" w:space="0" w:color="auto"/>
        <w:bottom w:val="none" w:sz="0" w:space="0" w:color="auto"/>
        <w:right w:val="none" w:sz="0" w:space="0" w:color="auto"/>
      </w:divBdr>
    </w:div>
    <w:div w:id="486282066">
      <w:marLeft w:val="0"/>
      <w:marRight w:val="0"/>
      <w:marTop w:val="0"/>
      <w:marBottom w:val="0"/>
      <w:divBdr>
        <w:top w:val="none" w:sz="0" w:space="0" w:color="auto"/>
        <w:left w:val="none" w:sz="0" w:space="0" w:color="auto"/>
        <w:bottom w:val="none" w:sz="0" w:space="0" w:color="auto"/>
        <w:right w:val="none" w:sz="0" w:space="0" w:color="auto"/>
      </w:divBdr>
    </w:div>
    <w:div w:id="486283238">
      <w:marLeft w:val="0"/>
      <w:marRight w:val="0"/>
      <w:marTop w:val="0"/>
      <w:marBottom w:val="0"/>
      <w:divBdr>
        <w:top w:val="none" w:sz="0" w:space="0" w:color="auto"/>
        <w:left w:val="none" w:sz="0" w:space="0" w:color="auto"/>
        <w:bottom w:val="none" w:sz="0" w:space="0" w:color="auto"/>
        <w:right w:val="none" w:sz="0" w:space="0" w:color="auto"/>
      </w:divBdr>
    </w:div>
    <w:div w:id="486434544">
      <w:marLeft w:val="0"/>
      <w:marRight w:val="0"/>
      <w:marTop w:val="0"/>
      <w:marBottom w:val="0"/>
      <w:divBdr>
        <w:top w:val="none" w:sz="0" w:space="0" w:color="auto"/>
        <w:left w:val="none" w:sz="0" w:space="0" w:color="auto"/>
        <w:bottom w:val="none" w:sz="0" w:space="0" w:color="auto"/>
        <w:right w:val="none" w:sz="0" w:space="0" w:color="auto"/>
      </w:divBdr>
    </w:div>
    <w:div w:id="486477424">
      <w:marLeft w:val="0"/>
      <w:marRight w:val="0"/>
      <w:marTop w:val="0"/>
      <w:marBottom w:val="0"/>
      <w:divBdr>
        <w:top w:val="none" w:sz="0" w:space="0" w:color="auto"/>
        <w:left w:val="none" w:sz="0" w:space="0" w:color="auto"/>
        <w:bottom w:val="none" w:sz="0" w:space="0" w:color="auto"/>
        <w:right w:val="none" w:sz="0" w:space="0" w:color="auto"/>
      </w:divBdr>
    </w:div>
    <w:div w:id="486553433">
      <w:marLeft w:val="0"/>
      <w:marRight w:val="0"/>
      <w:marTop w:val="0"/>
      <w:marBottom w:val="0"/>
      <w:divBdr>
        <w:top w:val="none" w:sz="0" w:space="0" w:color="auto"/>
        <w:left w:val="none" w:sz="0" w:space="0" w:color="auto"/>
        <w:bottom w:val="none" w:sz="0" w:space="0" w:color="auto"/>
        <w:right w:val="none" w:sz="0" w:space="0" w:color="auto"/>
      </w:divBdr>
    </w:div>
    <w:div w:id="486556305">
      <w:marLeft w:val="0"/>
      <w:marRight w:val="0"/>
      <w:marTop w:val="0"/>
      <w:marBottom w:val="0"/>
      <w:divBdr>
        <w:top w:val="none" w:sz="0" w:space="0" w:color="auto"/>
        <w:left w:val="none" w:sz="0" w:space="0" w:color="auto"/>
        <w:bottom w:val="none" w:sz="0" w:space="0" w:color="auto"/>
        <w:right w:val="none" w:sz="0" w:space="0" w:color="auto"/>
      </w:divBdr>
    </w:div>
    <w:div w:id="486557665">
      <w:marLeft w:val="0"/>
      <w:marRight w:val="0"/>
      <w:marTop w:val="0"/>
      <w:marBottom w:val="0"/>
      <w:divBdr>
        <w:top w:val="none" w:sz="0" w:space="0" w:color="auto"/>
        <w:left w:val="none" w:sz="0" w:space="0" w:color="auto"/>
        <w:bottom w:val="none" w:sz="0" w:space="0" w:color="auto"/>
        <w:right w:val="none" w:sz="0" w:space="0" w:color="auto"/>
      </w:divBdr>
    </w:div>
    <w:div w:id="486675107">
      <w:marLeft w:val="0"/>
      <w:marRight w:val="0"/>
      <w:marTop w:val="0"/>
      <w:marBottom w:val="0"/>
      <w:divBdr>
        <w:top w:val="none" w:sz="0" w:space="0" w:color="auto"/>
        <w:left w:val="none" w:sz="0" w:space="0" w:color="auto"/>
        <w:bottom w:val="none" w:sz="0" w:space="0" w:color="auto"/>
        <w:right w:val="none" w:sz="0" w:space="0" w:color="auto"/>
      </w:divBdr>
    </w:div>
    <w:div w:id="486702561">
      <w:marLeft w:val="0"/>
      <w:marRight w:val="0"/>
      <w:marTop w:val="0"/>
      <w:marBottom w:val="0"/>
      <w:divBdr>
        <w:top w:val="none" w:sz="0" w:space="0" w:color="auto"/>
        <w:left w:val="none" w:sz="0" w:space="0" w:color="auto"/>
        <w:bottom w:val="none" w:sz="0" w:space="0" w:color="auto"/>
        <w:right w:val="none" w:sz="0" w:space="0" w:color="auto"/>
      </w:divBdr>
    </w:div>
    <w:div w:id="486745813">
      <w:marLeft w:val="0"/>
      <w:marRight w:val="0"/>
      <w:marTop w:val="0"/>
      <w:marBottom w:val="0"/>
      <w:divBdr>
        <w:top w:val="none" w:sz="0" w:space="0" w:color="auto"/>
        <w:left w:val="none" w:sz="0" w:space="0" w:color="auto"/>
        <w:bottom w:val="none" w:sz="0" w:space="0" w:color="auto"/>
        <w:right w:val="none" w:sz="0" w:space="0" w:color="auto"/>
      </w:divBdr>
    </w:div>
    <w:div w:id="486825806">
      <w:marLeft w:val="0"/>
      <w:marRight w:val="0"/>
      <w:marTop w:val="0"/>
      <w:marBottom w:val="0"/>
      <w:divBdr>
        <w:top w:val="none" w:sz="0" w:space="0" w:color="auto"/>
        <w:left w:val="none" w:sz="0" w:space="0" w:color="auto"/>
        <w:bottom w:val="none" w:sz="0" w:space="0" w:color="auto"/>
        <w:right w:val="none" w:sz="0" w:space="0" w:color="auto"/>
      </w:divBdr>
    </w:div>
    <w:div w:id="486895414">
      <w:marLeft w:val="0"/>
      <w:marRight w:val="0"/>
      <w:marTop w:val="0"/>
      <w:marBottom w:val="0"/>
      <w:divBdr>
        <w:top w:val="none" w:sz="0" w:space="0" w:color="auto"/>
        <w:left w:val="none" w:sz="0" w:space="0" w:color="auto"/>
        <w:bottom w:val="none" w:sz="0" w:space="0" w:color="auto"/>
        <w:right w:val="none" w:sz="0" w:space="0" w:color="auto"/>
      </w:divBdr>
    </w:div>
    <w:div w:id="486937647">
      <w:marLeft w:val="0"/>
      <w:marRight w:val="0"/>
      <w:marTop w:val="0"/>
      <w:marBottom w:val="0"/>
      <w:divBdr>
        <w:top w:val="none" w:sz="0" w:space="0" w:color="auto"/>
        <w:left w:val="none" w:sz="0" w:space="0" w:color="auto"/>
        <w:bottom w:val="none" w:sz="0" w:space="0" w:color="auto"/>
        <w:right w:val="none" w:sz="0" w:space="0" w:color="auto"/>
      </w:divBdr>
    </w:div>
    <w:div w:id="487013077">
      <w:marLeft w:val="0"/>
      <w:marRight w:val="0"/>
      <w:marTop w:val="0"/>
      <w:marBottom w:val="0"/>
      <w:divBdr>
        <w:top w:val="none" w:sz="0" w:space="0" w:color="auto"/>
        <w:left w:val="none" w:sz="0" w:space="0" w:color="auto"/>
        <w:bottom w:val="none" w:sz="0" w:space="0" w:color="auto"/>
        <w:right w:val="none" w:sz="0" w:space="0" w:color="auto"/>
      </w:divBdr>
    </w:div>
    <w:div w:id="487014773">
      <w:marLeft w:val="0"/>
      <w:marRight w:val="0"/>
      <w:marTop w:val="0"/>
      <w:marBottom w:val="0"/>
      <w:divBdr>
        <w:top w:val="none" w:sz="0" w:space="0" w:color="auto"/>
        <w:left w:val="none" w:sz="0" w:space="0" w:color="auto"/>
        <w:bottom w:val="none" w:sz="0" w:space="0" w:color="auto"/>
        <w:right w:val="none" w:sz="0" w:space="0" w:color="auto"/>
      </w:divBdr>
    </w:div>
    <w:div w:id="487091503">
      <w:marLeft w:val="0"/>
      <w:marRight w:val="0"/>
      <w:marTop w:val="0"/>
      <w:marBottom w:val="0"/>
      <w:divBdr>
        <w:top w:val="none" w:sz="0" w:space="0" w:color="auto"/>
        <w:left w:val="none" w:sz="0" w:space="0" w:color="auto"/>
        <w:bottom w:val="none" w:sz="0" w:space="0" w:color="auto"/>
        <w:right w:val="none" w:sz="0" w:space="0" w:color="auto"/>
      </w:divBdr>
    </w:div>
    <w:div w:id="487093411">
      <w:marLeft w:val="0"/>
      <w:marRight w:val="0"/>
      <w:marTop w:val="0"/>
      <w:marBottom w:val="0"/>
      <w:divBdr>
        <w:top w:val="none" w:sz="0" w:space="0" w:color="auto"/>
        <w:left w:val="none" w:sz="0" w:space="0" w:color="auto"/>
        <w:bottom w:val="none" w:sz="0" w:space="0" w:color="auto"/>
        <w:right w:val="none" w:sz="0" w:space="0" w:color="auto"/>
      </w:divBdr>
    </w:div>
    <w:div w:id="487135658">
      <w:marLeft w:val="0"/>
      <w:marRight w:val="0"/>
      <w:marTop w:val="0"/>
      <w:marBottom w:val="0"/>
      <w:divBdr>
        <w:top w:val="none" w:sz="0" w:space="0" w:color="auto"/>
        <w:left w:val="none" w:sz="0" w:space="0" w:color="auto"/>
        <w:bottom w:val="none" w:sz="0" w:space="0" w:color="auto"/>
        <w:right w:val="none" w:sz="0" w:space="0" w:color="auto"/>
      </w:divBdr>
    </w:div>
    <w:div w:id="487210687">
      <w:marLeft w:val="0"/>
      <w:marRight w:val="0"/>
      <w:marTop w:val="0"/>
      <w:marBottom w:val="0"/>
      <w:divBdr>
        <w:top w:val="none" w:sz="0" w:space="0" w:color="auto"/>
        <w:left w:val="none" w:sz="0" w:space="0" w:color="auto"/>
        <w:bottom w:val="none" w:sz="0" w:space="0" w:color="auto"/>
        <w:right w:val="none" w:sz="0" w:space="0" w:color="auto"/>
      </w:divBdr>
    </w:div>
    <w:div w:id="487402359">
      <w:marLeft w:val="0"/>
      <w:marRight w:val="0"/>
      <w:marTop w:val="0"/>
      <w:marBottom w:val="0"/>
      <w:divBdr>
        <w:top w:val="none" w:sz="0" w:space="0" w:color="auto"/>
        <w:left w:val="none" w:sz="0" w:space="0" w:color="auto"/>
        <w:bottom w:val="none" w:sz="0" w:space="0" w:color="auto"/>
        <w:right w:val="none" w:sz="0" w:space="0" w:color="auto"/>
      </w:divBdr>
    </w:div>
    <w:div w:id="487550290">
      <w:marLeft w:val="0"/>
      <w:marRight w:val="0"/>
      <w:marTop w:val="0"/>
      <w:marBottom w:val="0"/>
      <w:divBdr>
        <w:top w:val="none" w:sz="0" w:space="0" w:color="auto"/>
        <w:left w:val="none" w:sz="0" w:space="0" w:color="auto"/>
        <w:bottom w:val="none" w:sz="0" w:space="0" w:color="auto"/>
        <w:right w:val="none" w:sz="0" w:space="0" w:color="auto"/>
      </w:divBdr>
    </w:div>
    <w:div w:id="487675411">
      <w:marLeft w:val="0"/>
      <w:marRight w:val="0"/>
      <w:marTop w:val="0"/>
      <w:marBottom w:val="0"/>
      <w:divBdr>
        <w:top w:val="none" w:sz="0" w:space="0" w:color="auto"/>
        <w:left w:val="none" w:sz="0" w:space="0" w:color="auto"/>
        <w:bottom w:val="none" w:sz="0" w:space="0" w:color="auto"/>
        <w:right w:val="none" w:sz="0" w:space="0" w:color="auto"/>
      </w:divBdr>
    </w:div>
    <w:div w:id="487743657">
      <w:marLeft w:val="0"/>
      <w:marRight w:val="0"/>
      <w:marTop w:val="0"/>
      <w:marBottom w:val="0"/>
      <w:divBdr>
        <w:top w:val="none" w:sz="0" w:space="0" w:color="auto"/>
        <w:left w:val="none" w:sz="0" w:space="0" w:color="auto"/>
        <w:bottom w:val="none" w:sz="0" w:space="0" w:color="auto"/>
        <w:right w:val="none" w:sz="0" w:space="0" w:color="auto"/>
      </w:divBdr>
    </w:div>
    <w:div w:id="487747867">
      <w:marLeft w:val="0"/>
      <w:marRight w:val="0"/>
      <w:marTop w:val="0"/>
      <w:marBottom w:val="0"/>
      <w:divBdr>
        <w:top w:val="none" w:sz="0" w:space="0" w:color="auto"/>
        <w:left w:val="none" w:sz="0" w:space="0" w:color="auto"/>
        <w:bottom w:val="none" w:sz="0" w:space="0" w:color="auto"/>
        <w:right w:val="none" w:sz="0" w:space="0" w:color="auto"/>
      </w:divBdr>
    </w:div>
    <w:div w:id="487788934">
      <w:marLeft w:val="0"/>
      <w:marRight w:val="0"/>
      <w:marTop w:val="0"/>
      <w:marBottom w:val="0"/>
      <w:divBdr>
        <w:top w:val="none" w:sz="0" w:space="0" w:color="auto"/>
        <w:left w:val="none" w:sz="0" w:space="0" w:color="auto"/>
        <w:bottom w:val="none" w:sz="0" w:space="0" w:color="auto"/>
        <w:right w:val="none" w:sz="0" w:space="0" w:color="auto"/>
      </w:divBdr>
    </w:div>
    <w:div w:id="487794588">
      <w:marLeft w:val="0"/>
      <w:marRight w:val="0"/>
      <w:marTop w:val="0"/>
      <w:marBottom w:val="0"/>
      <w:divBdr>
        <w:top w:val="none" w:sz="0" w:space="0" w:color="auto"/>
        <w:left w:val="none" w:sz="0" w:space="0" w:color="auto"/>
        <w:bottom w:val="none" w:sz="0" w:space="0" w:color="auto"/>
        <w:right w:val="none" w:sz="0" w:space="0" w:color="auto"/>
      </w:divBdr>
    </w:div>
    <w:div w:id="487867356">
      <w:marLeft w:val="0"/>
      <w:marRight w:val="0"/>
      <w:marTop w:val="0"/>
      <w:marBottom w:val="0"/>
      <w:divBdr>
        <w:top w:val="none" w:sz="0" w:space="0" w:color="auto"/>
        <w:left w:val="none" w:sz="0" w:space="0" w:color="auto"/>
        <w:bottom w:val="none" w:sz="0" w:space="0" w:color="auto"/>
        <w:right w:val="none" w:sz="0" w:space="0" w:color="auto"/>
      </w:divBdr>
    </w:div>
    <w:div w:id="487941030">
      <w:marLeft w:val="0"/>
      <w:marRight w:val="0"/>
      <w:marTop w:val="0"/>
      <w:marBottom w:val="0"/>
      <w:divBdr>
        <w:top w:val="none" w:sz="0" w:space="0" w:color="auto"/>
        <w:left w:val="none" w:sz="0" w:space="0" w:color="auto"/>
        <w:bottom w:val="none" w:sz="0" w:space="0" w:color="auto"/>
        <w:right w:val="none" w:sz="0" w:space="0" w:color="auto"/>
      </w:divBdr>
    </w:div>
    <w:div w:id="487986780">
      <w:marLeft w:val="0"/>
      <w:marRight w:val="0"/>
      <w:marTop w:val="0"/>
      <w:marBottom w:val="0"/>
      <w:divBdr>
        <w:top w:val="none" w:sz="0" w:space="0" w:color="auto"/>
        <w:left w:val="none" w:sz="0" w:space="0" w:color="auto"/>
        <w:bottom w:val="none" w:sz="0" w:space="0" w:color="auto"/>
        <w:right w:val="none" w:sz="0" w:space="0" w:color="auto"/>
      </w:divBdr>
    </w:div>
    <w:div w:id="487987537">
      <w:marLeft w:val="0"/>
      <w:marRight w:val="0"/>
      <w:marTop w:val="0"/>
      <w:marBottom w:val="0"/>
      <w:divBdr>
        <w:top w:val="none" w:sz="0" w:space="0" w:color="auto"/>
        <w:left w:val="none" w:sz="0" w:space="0" w:color="auto"/>
        <w:bottom w:val="none" w:sz="0" w:space="0" w:color="auto"/>
        <w:right w:val="none" w:sz="0" w:space="0" w:color="auto"/>
      </w:divBdr>
    </w:div>
    <w:div w:id="488062317">
      <w:marLeft w:val="0"/>
      <w:marRight w:val="0"/>
      <w:marTop w:val="0"/>
      <w:marBottom w:val="0"/>
      <w:divBdr>
        <w:top w:val="none" w:sz="0" w:space="0" w:color="auto"/>
        <w:left w:val="none" w:sz="0" w:space="0" w:color="auto"/>
        <w:bottom w:val="none" w:sz="0" w:space="0" w:color="auto"/>
        <w:right w:val="none" w:sz="0" w:space="0" w:color="auto"/>
      </w:divBdr>
    </w:div>
    <w:div w:id="488329693">
      <w:marLeft w:val="0"/>
      <w:marRight w:val="0"/>
      <w:marTop w:val="0"/>
      <w:marBottom w:val="0"/>
      <w:divBdr>
        <w:top w:val="none" w:sz="0" w:space="0" w:color="auto"/>
        <w:left w:val="none" w:sz="0" w:space="0" w:color="auto"/>
        <w:bottom w:val="none" w:sz="0" w:space="0" w:color="auto"/>
        <w:right w:val="none" w:sz="0" w:space="0" w:color="auto"/>
      </w:divBdr>
    </w:div>
    <w:div w:id="488332416">
      <w:marLeft w:val="0"/>
      <w:marRight w:val="0"/>
      <w:marTop w:val="0"/>
      <w:marBottom w:val="0"/>
      <w:divBdr>
        <w:top w:val="none" w:sz="0" w:space="0" w:color="auto"/>
        <w:left w:val="none" w:sz="0" w:space="0" w:color="auto"/>
        <w:bottom w:val="none" w:sz="0" w:space="0" w:color="auto"/>
        <w:right w:val="none" w:sz="0" w:space="0" w:color="auto"/>
      </w:divBdr>
    </w:div>
    <w:div w:id="488400256">
      <w:marLeft w:val="0"/>
      <w:marRight w:val="0"/>
      <w:marTop w:val="0"/>
      <w:marBottom w:val="0"/>
      <w:divBdr>
        <w:top w:val="none" w:sz="0" w:space="0" w:color="auto"/>
        <w:left w:val="none" w:sz="0" w:space="0" w:color="auto"/>
        <w:bottom w:val="none" w:sz="0" w:space="0" w:color="auto"/>
        <w:right w:val="none" w:sz="0" w:space="0" w:color="auto"/>
      </w:divBdr>
    </w:div>
    <w:div w:id="488447698">
      <w:marLeft w:val="0"/>
      <w:marRight w:val="0"/>
      <w:marTop w:val="0"/>
      <w:marBottom w:val="0"/>
      <w:divBdr>
        <w:top w:val="none" w:sz="0" w:space="0" w:color="auto"/>
        <w:left w:val="none" w:sz="0" w:space="0" w:color="auto"/>
        <w:bottom w:val="none" w:sz="0" w:space="0" w:color="auto"/>
        <w:right w:val="none" w:sz="0" w:space="0" w:color="auto"/>
      </w:divBdr>
    </w:div>
    <w:div w:id="488637050">
      <w:marLeft w:val="0"/>
      <w:marRight w:val="0"/>
      <w:marTop w:val="0"/>
      <w:marBottom w:val="0"/>
      <w:divBdr>
        <w:top w:val="none" w:sz="0" w:space="0" w:color="auto"/>
        <w:left w:val="none" w:sz="0" w:space="0" w:color="auto"/>
        <w:bottom w:val="none" w:sz="0" w:space="0" w:color="auto"/>
        <w:right w:val="none" w:sz="0" w:space="0" w:color="auto"/>
      </w:divBdr>
    </w:div>
    <w:div w:id="488644062">
      <w:bodyDiv w:val="1"/>
      <w:marLeft w:val="0"/>
      <w:marRight w:val="0"/>
      <w:marTop w:val="0"/>
      <w:marBottom w:val="0"/>
      <w:divBdr>
        <w:top w:val="none" w:sz="0" w:space="0" w:color="auto"/>
        <w:left w:val="none" w:sz="0" w:space="0" w:color="auto"/>
        <w:bottom w:val="none" w:sz="0" w:space="0" w:color="auto"/>
        <w:right w:val="none" w:sz="0" w:space="0" w:color="auto"/>
      </w:divBdr>
    </w:div>
    <w:div w:id="488711511">
      <w:marLeft w:val="0"/>
      <w:marRight w:val="0"/>
      <w:marTop w:val="0"/>
      <w:marBottom w:val="0"/>
      <w:divBdr>
        <w:top w:val="none" w:sz="0" w:space="0" w:color="auto"/>
        <w:left w:val="none" w:sz="0" w:space="0" w:color="auto"/>
        <w:bottom w:val="none" w:sz="0" w:space="0" w:color="auto"/>
        <w:right w:val="none" w:sz="0" w:space="0" w:color="auto"/>
      </w:divBdr>
    </w:div>
    <w:div w:id="488793118">
      <w:marLeft w:val="0"/>
      <w:marRight w:val="0"/>
      <w:marTop w:val="0"/>
      <w:marBottom w:val="0"/>
      <w:divBdr>
        <w:top w:val="none" w:sz="0" w:space="0" w:color="auto"/>
        <w:left w:val="none" w:sz="0" w:space="0" w:color="auto"/>
        <w:bottom w:val="none" w:sz="0" w:space="0" w:color="auto"/>
        <w:right w:val="none" w:sz="0" w:space="0" w:color="auto"/>
      </w:divBdr>
    </w:div>
    <w:div w:id="488835570">
      <w:marLeft w:val="0"/>
      <w:marRight w:val="0"/>
      <w:marTop w:val="0"/>
      <w:marBottom w:val="0"/>
      <w:divBdr>
        <w:top w:val="none" w:sz="0" w:space="0" w:color="auto"/>
        <w:left w:val="none" w:sz="0" w:space="0" w:color="auto"/>
        <w:bottom w:val="none" w:sz="0" w:space="0" w:color="auto"/>
        <w:right w:val="none" w:sz="0" w:space="0" w:color="auto"/>
      </w:divBdr>
    </w:div>
    <w:div w:id="488862779">
      <w:marLeft w:val="0"/>
      <w:marRight w:val="0"/>
      <w:marTop w:val="0"/>
      <w:marBottom w:val="0"/>
      <w:divBdr>
        <w:top w:val="none" w:sz="0" w:space="0" w:color="auto"/>
        <w:left w:val="none" w:sz="0" w:space="0" w:color="auto"/>
        <w:bottom w:val="none" w:sz="0" w:space="0" w:color="auto"/>
        <w:right w:val="none" w:sz="0" w:space="0" w:color="auto"/>
      </w:divBdr>
    </w:div>
    <w:div w:id="488865455">
      <w:marLeft w:val="0"/>
      <w:marRight w:val="0"/>
      <w:marTop w:val="0"/>
      <w:marBottom w:val="0"/>
      <w:divBdr>
        <w:top w:val="none" w:sz="0" w:space="0" w:color="auto"/>
        <w:left w:val="none" w:sz="0" w:space="0" w:color="auto"/>
        <w:bottom w:val="none" w:sz="0" w:space="0" w:color="auto"/>
        <w:right w:val="none" w:sz="0" w:space="0" w:color="auto"/>
      </w:divBdr>
    </w:div>
    <w:div w:id="488905015">
      <w:marLeft w:val="0"/>
      <w:marRight w:val="0"/>
      <w:marTop w:val="0"/>
      <w:marBottom w:val="0"/>
      <w:divBdr>
        <w:top w:val="none" w:sz="0" w:space="0" w:color="auto"/>
        <w:left w:val="none" w:sz="0" w:space="0" w:color="auto"/>
        <w:bottom w:val="none" w:sz="0" w:space="0" w:color="auto"/>
        <w:right w:val="none" w:sz="0" w:space="0" w:color="auto"/>
      </w:divBdr>
    </w:div>
    <w:div w:id="489055512">
      <w:marLeft w:val="0"/>
      <w:marRight w:val="0"/>
      <w:marTop w:val="0"/>
      <w:marBottom w:val="0"/>
      <w:divBdr>
        <w:top w:val="none" w:sz="0" w:space="0" w:color="auto"/>
        <w:left w:val="none" w:sz="0" w:space="0" w:color="auto"/>
        <w:bottom w:val="none" w:sz="0" w:space="0" w:color="auto"/>
        <w:right w:val="none" w:sz="0" w:space="0" w:color="auto"/>
      </w:divBdr>
    </w:div>
    <w:div w:id="489106056">
      <w:marLeft w:val="0"/>
      <w:marRight w:val="0"/>
      <w:marTop w:val="0"/>
      <w:marBottom w:val="0"/>
      <w:divBdr>
        <w:top w:val="none" w:sz="0" w:space="0" w:color="auto"/>
        <w:left w:val="none" w:sz="0" w:space="0" w:color="auto"/>
        <w:bottom w:val="none" w:sz="0" w:space="0" w:color="auto"/>
        <w:right w:val="none" w:sz="0" w:space="0" w:color="auto"/>
      </w:divBdr>
    </w:div>
    <w:div w:id="489254452">
      <w:marLeft w:val="0"/>
      <w:marRight w:val="0"/>
      <w:marTop w:val="0"/>
      <w:marBottom w:val="0"/>
      <w:divBdr>
        <w:top w:val="none" w:sz="0" w:space="0" w:color="auto"/>
        <w:left w:val="none" w:sz="0" w:space="0" w:color="auto"/>
        <w:bottom w:val="none" w:sz="0" w:space="0" w:color="auto"/>
        <w:right w:val="none" w:sz="0" w:space="0" w:color="auto"/>
      </w:divBdr>
    </w:div>
    <w:div w:id="489296306">
      <w:marLeft w:val="0"/>
      <w:marRight w:val="0"/>
      <w:marTop w:val="0"/>
      <w:marBottom w:val="0"/>
      <w:divBdr>
        <w:top w:val="none" w:sz="0" w:space="0" w:color="auto"/>
        <w:left w:val="none" w:sz="0" w:space="0" w:color="auto"/>
        <w:bottom w:val="none" w:sz="0" w:space="0" w:color="auto"/>
        <w:right w:val="none" w:sz="0" w:space="0" w:color="auto"/>
      </w:divBdr>
    </w:div>
    <w:div w:id="489368537">
      <w:marLeft w:val="0"/>
      <w:marRight w:val="0"/>
      <w:marTop w:val="0"/>
      <w:marBottom w:val="0"/>
      <w:divBdr>
        <w:top w:val="none" w:sz="0" w:space="0" w:color="auto"/>
        <w:left w:val="none" w:sz="0" w:space="0" w:color="auto"/>
        <w:bottom w:val="none" w:sz="0" w:space="0" w:color="auto"/>
        <w:right w:val="none" w:sz="0" w:space="0" w:color="auto"/>
      </w:divBdr>
    </w:div>
    <w:div w:id="489368941">
      <w:marLeft w:val="0"/>
      <w:marRight w:val="0"/>
      <w:marTop w:val="0"/>
      <w:marBottom w:val="0"/>
      <w:divBdr>
        <w:top w:val="none" w:sz="0" w:space="0" w:color="auto"/>
        <w:left w:val="none" w:sz="0" w:space="0" w:color="auto"/>
        <w:bottom w:val="none" w:sz="0" w:space="0" w:color="auto"/>
        <w:right w:val="none" w:sz="0" w:space="0" w:color="auto"/>
      </w:divBdr>
    </w:div>
    <w:div w:id="489370565">
      <w:bodyDiv w:val="1"/>
      <w:marLeft w:val="0"/>
      <w:marRight w:val="0"/>
      <w:marTop w:val="0"/>
      <w:marBottom w:val="0"/>
      <w:divBdr>
        <w:top w:val="none" w:sz="0" w:space="0" w:color="auto"/>
        <w:left w:val="none" w:sz="0" w:space="0" w:color="auto"/>
        <w:bottom w:val="none" w:sz="0" w:space="0" w:color="auto"/>
        <w:right w:val="none" w:sz="0" w:space="0" w:color="auto"/>
      </w:divBdr>
    </w:div>
    <w:div w:id="489449495">
      <w:marLeft w:val="0"/>
      <w:marRight w:val="0"/>
      <w:marTop w:val="0"/>
      <w:marBottom w:val="0"/>
      <w:divBdr>
        <w:top w:val="none" w:sz="0" w:space="0" w:color="auto"/>
        <w:left w:val="none" w:sz="0" w:space="0" w:color="auto"/>
        <w:bottom w:val="none" w:sz="0" w:space="0" w:color="auto"/>
        <w:right w:val="none" w:sz="0" w:space="0" w:color="auto"/>
      </w:divBdr>
    </w:div>
    <w:div w:id="489567704">
      <w:marLeft w:val="0"/>
      <w:marRight w:val="0"/>
      <w:marTop w:val="0"/>
      <w:marBottom w:val="0"/>
      <w:divBdr>
        <w:top w:val="none" w:sz="0" w:space="0" w:color="auto"/>
        <w:left w:val="none" w:sz="0" w:space="0" w:color="auto"/>
        <w:bottom w:val="none" w:sz="0" w:space="0" w:color="auto"/>
        <w:right w:val="none" w:sz="0" w:space="0" w:color="auto"/>
      </w:divBdr>
    </w:div>
    <w:div w:id="489634604">
      <w:marLeft w:val="0"/>
      <w:marRight w:val="0"/>
      <w:marTop w:val="0"/>
      <w:marBottom w:val="0"/>
      <w:divBdr>
        <w:top w:val="none" w:sz="0" w:space="0" w:color="auto"/>
        <w:left w:val="none" w:sz="0" w:space="0" w:color="auto"/>
        <w:bottom w:val="none" w:sz="0" w:space="0" w:color="auto"/>
        <w:right w:val="none" w:sz="0" w:space="0" w:color="auto"/>
      </w:divBdr>
    </w:div>
    <w:div w:id="489641678">
      <w:marLeft w:val="0"/>
      <w:marRight w:val="0"/>
      <w:marTop w:val="0"/>
      <w:marBottom w:val="0"/>
      <w:divBdr>
        <w:top w:val="none" w:sz="0" w:space="0" w:color="auto"/>
        <w:left w:val="none" w:sz="0" w:space="0" w:color="auto"/>
        <w:bottom w:val="none" w:sz="0" w:space="0" w:color="auto"/>
        <w:right w:val="none" w:sz="0" w:space="0" w:color="auto"/>
      </w:divBdr>
    </w:div>
    <w:div w:id="489642090">
      <w:marLeft w:val="0"/>
      <w:marRight w:val="0"/>
      <w:marTop w:val="0"/>
      <w:marBottom w:val="0"/>
      <w:divBdr>
        <w:top w:val="none" w:sz="0" w:space="0" w:color="auto"/>
        <w:left w:val="none" w:sz="0" w:space="0" w:color="auto"/>
        <w:bottom w:val="none" w:sz="0" w:space="0" w:color="auto"/>
        <w:right w:val="none" w:sz="0" w:space="0" w:color="auto"/>
      </w:divBdr>
    </w:div>
    <w:div w:id="489710925">
      <w:marLeft w:val="0"/>
      <w:marRight w:val="0"/>
      <w:marTop w:val="0"/>
      <w:marBottom w:val="0"/>
      <w:divBdr>
        <w:top w:val="none" w:sz="0" w:space="0" w:color="auto"/>
        <w:left w:val="none" w:sz="0" w:space="0" w:color="auto"/>
        <w:bottom w:val="none" w:sz="0" w:space="0" w:color="auto"/>
        <w:right w:val="none" w:sz="0" w:space="0" w:color="auto"/>
      </w:divBdr>
    </w:div>
    <w:div w:id="489711069">
      <w:marLeft w:val="0"/>
      <w:marRight w:val="0"/>
      <w:marTop w:val="0"/>
      <w:marBottom w:val="0"/>
      <w:divBdr>
        <w:top w:val="none" w:sz="0" w:space="0" w:color="auto"/>
        <w:left w:val="none" w:sz="0" w:space="0" w:color="auto"/>
        <w:bottom w:val="none" w:sz="0" w:space="0" w:color="auto"/>
        <w:right w:val="none" w:sz="0" w:space="0" w:color="auto"/>
      </w:divBdr>
    </w:div>
    <w:div w:id="489712758">
      <w:marLeft w:val="0"/>
      <w:marRight w:val="0"/>
      <w:marTop w:val="0"/>
      <w:marBottom w:val="0"/>
      <w:divBdr>
        <w:top w:val="none" w:sz="0" w:space="0" w:color="auto"/>
        <w:left w:val="none" w:sz="0" w:space="0" w:color="auto"/>
        <w:bottom w:val="none" w:sz="0" w:space="0" w:color="auto"/>
        <w:right w:val="none" w:sz="0" w:space="0" w:color="auto"/>
      </w:divBdr>
    </w:div>
    <w:div w:id="489904004">
      <w:marLeft w:val="0"/>
      <w:marRight w:val="0"/>
      <w:marTop w:val="0"/>
      <w:marBottom w:val="0"/>
      <w:divBdr>
        <w:top w:val="none" w:sz="0" w:space="0" w:color="auto"/>
        <w:left w:val="none" w:sz="0" w:space="0" w:color="auto"/>
        <w:bottom w:val="none" w:sz="0" w:space="0" w:color="auto"/>
        <w:right w:val="none" w:sz="0" w:space="0" w:color="auto"/>
      </w:divBdr>
    </w:div>
    <w:div w:id="489948128">
      <w:marLeft w:val="0"/>
      <w:marRight w:val="0"/>
      <w:marTop w:val="0"/>
      <w:marBottom w:val="0"/>
      <w:divBdr>
        <w:top w:val="none" w:sz="0" w:space="0" w:color="auto"/>
        <w:left w:val="none" w:sz="0" w:space="0" w:color="auto"/>
        <w:bottom w:val="none" w:sz="0" w:space="0" w:color="auto"/>
        <w:right w:val="none" w:sz="0" w:space="0" w:color="auto"/>
      </w:divBdr>
    </w:div>
    <w:div w:id="489952350">
      <w:marLeft w:val="0"/>
      <w:marRight w:val="0"/>
      <w:marTop w:val="0"/>
      <w:marBottom w:val="0"/>
      <w:divBdr>
        <w:top w:val="none" w:sz="0" w:space="0" w:color="auto"/>
        <w:left w:val="none" w:sz="0" w:space="0" w:color="auto"/>
        <w:bottom w:val="none" w:sz="0" w:space="0" w:color="auto"/>
        <w:right w:val="none" w:sz="0" w:space="0" w:color="auto"/>
      </w:divBdr>
    </w:div>
    <w:div w:id="489978139">
      <w:marLeft w:val="0"/>
      <w:marRight w:val="0"/>
      <w:marTop w:val="0"/>
      <w:marBottom w:val="0"/>
      <w:divBdr>
        <w:top w:val="none" w:sz="0" w:space="0" w:color="auto"/>
        <w:left w:val="none" w:sz="0" w:space="0" w:color="auto"/>
        <w:bottom w:val="none" w:sz="0" w:space="0" w:color="auto"/>
        <w:right w:val="none" w:sz="0" w:space="0" w:color="auto"/>
      </w:divBdr>
    </w:div>
    <w:div w:id="490025191">
      <w:marLeft w:val="0"/>
      <w:marRight w:val="0"/>
      <w:marTop w:val="0"/>
      <w:marBottom w:val="0"/>
      <w:divBdr>
        <w:top w:val="none" w:sz="0" w:space="0" w:color="auto"/>
        <w:left w:val="none" w:sz="0" w:space="0" w:color="auto"/>
        <w:bottom w:val="none" w:sz="0" w:space="0" w:color="auto"/>
        <w:right w:val="none" w:sz="0" w:space="0" w:color="auto"/>
      </w:divBdr>
    </w:div>
    <w:div w:id="490098283">
      <w:marLeft w:val="0"/>
      <w:marRight w:val="0"/>
      <w:marTop w:val="0"/>
      <w:marBottom w:val="0"/>
      <w:divBdr>
        <w:top w:val="none" w:sz="0" w:space="0" w:color="auto"/>
        <w:left w:val="none" w:sz="0" w:space="0" w:color="auto"/>
        <w:bottom w:val="none" w:sz="0" w:space="0" w:color="auto"/>
        <w:right w:val="none" w:sz="0" w:space="0" w:color="auto"/>
      </w:divBdr>
    </w:div>
    <w:div w:id="490102038">
      <w:marLeft w:val="0"/>
      <w:marRight w:val="0"/>
      <w:marTop w:val="0"/>
      <w:marBottom w:val="0"/>
      <w:divBdr>
        <w:top w:val="none" w:sz="0" w:space="0" w:color="auto"/>
        <w:left w:val="none" w:sz="0" w:space="0" w:color="auto"/>
        <w:bottom w:val="none" w:sz="0" w:space="0" w:color="auto"/>
        <w:right w:val="none" w:sz="0" w:space="0" w:color="auto"/>
      </w:divBdr>
    </w:div>
    <w:div w:id="490102571">
      <w:marLeft w:val="0"/>
      <w:marRight w:val="0"/>
      <w:marTop w:val="0"/>
      <w:marBottom w:val="0"/>
      <w:divBdr>
        <w:top w:val="none" w:sz="0" w:space="0" w:color="auto"/>
        <w:left w:val="none" w:sz="0" w:space="0" w:color="auto"/>
        <w:bottom w:val="none" w:sz="0" w:space="0" w:color="auto"/>
        <w:right w:val="none" w:sz="0" w:space="0" w:color="auto"/>
      </w:divBdr>
    </w:div>
    <w:div w:id="490171954">
      <w:marLeft w:val="0"/>
      <w:marRight w:val="0"/>
      <w:marTop w:val="0"/>
      <w:marBottom w:val="0"/>
      <w:divBdr>
        <w:top w:val="none" w:sz="0" w:space="0" w:color="auto"/>
        <w:left w:val="none" w:sz="0" w:space="0" w:color="auto"/>
        <w:bottom w:val="none" w:sz="0" w:space="0" w:color="auto"/>
        <w:right w:val="none" w:sz="0" w:space="0" w:color="auto"/>
      </w:divBdr>
    </w:div>
    <w:div w:id="490217768">
      <w:marLeft w:val="0"/>
      <w:marRight w:val="0"/>
      <w:marTop w:val="0"/>
      <w:marBottom w:val="0"/>
      <w:divBdr>
        <w:top w:val="none" w:sz="0" w:space="0" w:color="auto"/>
        <w:left w:val="none" w:sz="0" w:space="0" w:color="auto"/>
        <w:bottom w:val="none" w:sz="0" w:space="0" w:color="auto"/>
        <w:right w:val="none" w:sz="0" w:space="0" w:color="auto"/>
      </w:divBdr>
    </w:div>
    <w:div w:id="490297305">
      <w:marLeft w:val="0"/>
      <w:marRight w:val="0"/>
      <w:marTop w:val="0"/>
      <w:marBottom w:val="0"/>
      <w:divBdr>
        <w:top w:val="none" w:sz="0" w:space="0" w:color="auto"/>
        <w:left w:val="none" w:sz="0" w:space="0" w:color="auto"/>
        <w:bottom w:val="none" w:sz="0" w:space="0" w:color="auto"/>
        <w:right w:val="none" w:sz="0" w:space="0" w:color="auto"/>
      </w:divBdr>
    </w:div>
    <w:div w:id="490482546">
      <w:marLeft w:val="0"/>
      <w:marRight w:val="0"/>
      <w:marTop w:val="0"/>
      <w:marBottom w:val="0"/>
      <w:divBdr>
        <w:top w:val="none" w:sz="0" w:space="0" w:color="auto"/>
        <w:left w:val="none" w:sz="0" w:space="0" w:color="auto"/>
        <w:bottom w:val="none" w:sz="0" w:space="0" w:color="auto"/>
        <w:right w:val="none" w:sz="0" w:space="0" w:color="auto"/>
      </w:divBdr>
    </w:div>
    <w:div w:id="490603931">
      <w:marLeft w:val="0"/>
      <w:marRight w:val="0"/>
      <w:marTop w:val="0"/>
      <w:marBottom w:val="0"/>
      <w:divBdr>
        <w:top w:val="none" w:sz="0" w:space="0" w:color="auto"/>
        <w:left w:val="none" w:sz="0" w:space="0" w:color="auto"/>
        <w:bottom w:val="none" w:sz="0" w:space="0" w:color="auto"/>
        <w:right w:val="none" w:sz="0" w:space="0" w:color="auto"/>
      </w:divBdr>
    </w:div>
    <w:div w:id="490683949">
      <w:marLeft w:val="0"/>
      <w:marRight w:val="0"/>
      <w:marTop w:val="0"/>
      <w:marBottom w:val="0"/>
      <w:divBdr>
        <w:top w:val="none" w:sz="0" w:space="0" w:color="auto"/>
        <w:left w:val="none" w:sz="0" w:space="0" w:color="auto"/>
        <w:bottom w:val="none" w:sz="0" w:space="0" w:color="auto"/>
        <w:right w:val="none" w:sz="0" w:space="0" w:color="auto"/>
      </w:divBdr>
    </w:div>
    <w:div w:id="490802139">
      <w:marLeft w:val="0"/>
      <w:marRight w:val="0"/>
      <w:marTop w:val="0"/>
      <w:marBottom w:val="0"/>
      <w:divBdr>
        <w:top w:val="none" w:sz="0" w:space="0" w:color="auto"/>
        <w:left w:val="none" w:sz="0" w:space="0" w:color="auto"/>
        <w:bottom w:val="none" w:sz="0" w:space="0" w:color="auto"/>
        <w:right w:val="none" w:sz="0" w:space="0" w:color="auto"/>
      </w:divBdr>
    </w:div>
    <w:div w:id="490951996">
      <w:marLeft w:val="0"/>
      <w:marRight w:val="0"/>
      <w:marTop w:val="0"/>
      <w:marBottom w:val="0"/>
      <w:divBdr>
        <w:top w:val="none" w:sz="0" w:space="0" w:color="auto"/>
        <w:left w:val="none" w:sz="0" w:space="0" w:color="auto"/>
        <w:bottom w:val="none" w:sz="0" w:space="0" w:color="auto"/>
        <w:right w:val="none" w:sz="0" w:space="0" w:color="auto"/>
      </w:divBdr>
    </w:div>
    <w:div w:id="491024682">
      <w:marLeft w:val="0"/>
      <w:marRight w:val="0"/>
      <w:marTop w:val="0"/>
      <w:marBottom w:val="0"/>
      <w:divBdr>
        <w:top w:val="none" w:sz="0" w:space="0" w:color="auto"/>
        <w:left w:val="none" w:sz="0" w:space="0" w:color="auto"/>
        <w:bottom w:val="none" w:sz="0" w:space="0" w:color="auto"/>
        <w:right w:val="none" w:sz="0" w:space="0" w:color="auto"/>
      </w:divBdr>
    </w:div>
    <w:div w:id="491027753">
      <w:marLeft w:val="0"/>
      <w:marRight w:val="0"/>
      <w:marTop w:val="0"/>
      <w:marBottom w:val="0"/>
      <w:divBdr>
        <w:top w:val="none" w:sz="0" w:space="0" w:color="auto"/>
        <w:left w:val="none" w:sz="0" w:space="0" w:color="auto"/>
        <w:bottom w:val="none" w:sz="0" w:space="0" w:color="auto"/>
        <w:right w:val="none" w:sz="0" w:space="0" w:color="auto"/>
      </w:divBdr>
    </w:div>
    <w:div w:id="491137838">
      <w:marLeft w:val="0"/>
      <w:marRight w:val="0"/>
      <w:marTop w:val="0"/>
      <w:marBottom w:val="0"/>
      <w:divBdr>
        <w:top w:val="none" w:sz="0" w:space="0" w:color="auto"/>
        <w:left w:val="none" w:sz="0" w:space="0" w:color="auto"/>
        <w:bottom w:val="none" w:sz="0" w:space="0" w:color="auto"/>
        <w:right w:val="none" w:sz="0" w:space="0" w:color="auto"/>
      </w:divBdr>
    </w:div>
    <w:div w:id="491288909">
      <w:marLeft w:val="0"/>
      <w:marRight w:val="0"/>
      <w:marTop w:val="0"/>
      <w:marBottom w:val="0"/>
      <w:divBdr>
        <w:top w:val="none" w:sz="0" w:space="0" w:color="auto"/>
        <w:left w:val="none" w:sz="0" w:space="0" w:color="auto"/>
        <w:bottom w:val="none" w:sz="0" w:space="0" w:color="auto"/>
        <w:right w:val="none" w:sz="0" w:space="0" w:color="auto"/>
      </w:divBdr>
    </w:div>
    <w:div w:id="491338371">
      <w:marLeft w:val="0"/>
      <w:marRight w:val="0"/>
      <w:marTop w:val="0"/>
      <w:marBottom w:val="0"/>
      <w:divBdr>
        <w:top w:val="none" w:sz="0" w:space="0" w:color="auto"/>
        <w:left w:val="none" w:sz="0" w:space="0" w:color="auto"/>
        <w:bottom w:val="none" w:sz="0" w:space="0" w:color="auto"/>
        <w:right w:val="none" w:sz="0" w:space="0" w:color="auto"/>
      </w:divBdr>
    </w:div>
    <w:div w:id="491411065">
      <w:marLeft w:val="0"/>
      <w:marRight w:val="0"/>
      <w:marTop w:val="0"/>
      <w:marBottom w:val="0"/>
      <w:divBdr>
        <w:top w:val="none" w:sz="0" w:space="0" w:color="auto"/>
        <w:left w:val="none" w:sz="0" w:space="0" w:color="auto"/>
        <w:bottom w:val="none" w:sz="0" w:space="0" w:color="auto"/>
        <w:right w:val="none" w:sz="0" w:space="0" w:color="auto"/>
      </w:divBdr>
    </w:div>
    <w:div w:id="491455014">
      <w:marLeft w:val="0"/>
      <w:marRight w:val="0"/>
      <w:marTop w:val="0"/>
      <w:marBottom w:val="0"/>
      <w:divBdr>
        <w:top w:val="none" w:sz="0" w:space="0" w:color="auto"/>
        <w:left w:val="none" w:sz="0" w:space="0" w:color="auto"/>
        <w:bottom w:val="none" w:sz="0" w:space="0" w:color="auto"/>
        <w:right w:val="none" w:sz="0" w:space="0" w:color="auto"/>
      </w:divBdr>
    </w:div>
    <w:div w:id="491455979">
      <w:marLeft w:val="0"/>
      <w:marRight w:val="0"/>
      <w:marTop w:val="0"/>
      <w:marBottom w:val="0"/>
      <w:divBdr>
        <w:top w:val="none" w:sz="0" w:space="0" w:color="auto"/>
        <w:left w:val="none" w:sz="0" w:space="0" w:color="auto"/>
        <w:bottom w:val="none" w:sz="0" w:space="0" w:color="auto"/>
        <w:right w:val="none" w:sz="0" w:space="0" w:color="auto"/>
      </w:divBdr>
    </w:div>
    <w:div w:id="491484626">
      <w:marLeft w:val="0"/>
      <w:marRight w:val="0"/>
      <w:marTop w:val="0"/>
      <w:marBottom w:val="0"/>
      <w:divBdr>
        <w:top w:val="none" w:sz="0" w:space="0" w:color="auto"/>
        <w:left w:val="none" w:sz="0" w:space="0" w:color="auto"/>
        <w:bottom w:val="none" w:sz="0" w:space="0" w:color="auto"/>
        <w:right w:val="none" w:sz="0" w:space="0" w:color="auto"/>
      </w:divBdr>
    </w:div>
    <w:div w:id="491525240">
      <w:marLeft w:val="0"/>
      <w:marRight w:val="0"/>
      <w:marTop w:val="0"/>
      <w:marBottom w:val="0"/>
      <w:divBdr>
        <w:top w:val="none" w:sz="0" w:space="0" w:color="auto"/>
        <w:left w:val="none" w:sz="0" w:space="0" w:color="auto"/>
        <w:bottom w:val="none" w:sz="0" w:space="0" w:color="auto"/>
        <w:right w:val="none" w:sz="0" w:space="0" w:color="auto"/>
      </w:divBdr>
    </w:div>
    <w:div w:id="491528242">
      <w:marLeft w:val="0"/>
      <w:marRight w:val="0"/>
      <w:marTop w:val="0"/>
      <w:marBottom w:val="0"/>
      <w:divBdr>
        <w:top w:val="none" w:sz="0" w:space="0" w:color="auto"/>
        <w:left w:val="none" w:sz="0" w:space="0" w:color="auto"/>
        <w:bottom w:val="none" w:sz="0" w:space="0" w:color="auto"/>
        <w:right w:val="none" w:sz="0" w:space="0" w:color="auto"/>
      </w:divBdr>
    </w:div>
    <w:div w:id="491532710">
      <w:marLeft w:val="0"/>
      <w:marRight w:val="0"/>
      <w:marTop w:val="0"/>
      <w:marBottom w:val="0"/>
      <w:divBdr>
        <w:top w:val="none" w:sz="0" w:space="0" w:color="auto"/>
        <w:left w:val="none" w:sz="0" w:space="0" w:color="auto"/>
        <w:bottom w:val="none" w:sz="0" w:space="0" w:color="auto"/>
        <w:right w:val="none" w:sz="0" w:space="0" w:color="auto"/>
      </w:divBdr>
    </w:div>
    <w:div w:id="491533583">
      <w:marLeft w:val="0"/>
      <w:marRight w:val="0"/>
      <w:marTop w:val="0"/>
      <w:marBottom w:val="0"/>
      <w:divBdr>
        <w:top w:val="none" w:sz="0" w:space="0" w:color="auto"/>
        <w:left w:val="none" w:sz="0" w:space="0" w:color="auto"/>
        <w:bottom w:val="none" w:sz="0" w:space="0" w:color="auto"/>
        <w:right w:val="none" w:sz="0" w:space="0" w:color="auto"/>
      </w:divBdr>
    </w:div>
    <w:div w:id="491606305">
      <w:marLeft w:val="0"/>
      <w:marRight w:val="0"/>
      <w:marTop w:val="0"/>
      <w:marBottom w:val="0"/>
      <w:divBdr>
        <w:top w:val="none" w:sz="0" w:space="0" w:color="auto"/>
        <w:left w:val="none" w:sz="0" w:space="0" w:color="auto"/>
        <w:bottom w:val="none" w:sz="0" w:space="0" w:color="auto"/>
        <w:right w:val="none" w:sz="0" w:space="0" w:color="auto"/>
      </w:divBdr>
    </w:div>
    <w:div w:id="491608070">
      <w:marLeft w:val="0"/>
      <w:marRight w:val="0"/>
      <w:marTop w:val="0"/>
      <w:marBottom w:val="0"/>
      <w:divBdr>
        <w:top w:val="none" w:sz="0" w:space="0" w:color="auto"/>
        <w:left w:val="none" w:sz="0" w:space="0" w:color="auto"/>
        <w:bottom w:val="none" w:sz="0" w:space="0" w:color="auto"/>
        <w:right w:val="none" w:sz="0" w:space="0" w:color="auto"/>
      </w:divBdr>
    </w:div>
    <w:div w:id="491608998">
      <w:marLeft w:val="0"/>
      <w:marRight w:val="0"/>
      <w:marTop w:val="0"/>
      <w:marBottom w:val="0"/>
      <w:divBdr>
        <w:top w:val="none" w:sz="0" w:space="0" w:color="auto"/>
        <w:left w:val="none" w:sz="0" w:space="0" w:color="auto"/>
        <w:bottom w:val="none" w:sz="0" w:space="0" w:color="auto"/>
        <w:right w:val="none" w:sz="0" w:space="0" w:color="auto"/>
      </w:divBdr>
    </w:div>
    <w:div w:id="491676861">
      <w:marLeft w:val="0"/>
      <w:marRight w:val="0"/>
      <w:marTop w:val="0"/>
      <w:marBottom w:val="0"/>
      <w:divBdr>
        <w:top w:val="none" w:sz="0" w:space="0" w:color="auto"/>
        <w:left w:val="none" w:sz="0" w:space="0" w:color="auto"/>
        <w:bottom w:val="none" w:sz="0" w:space="0" w:color="auto"/>
        <w:right w:val="none" w:sz="0" w:space="0" w:color="auto"/>
      </w:divBdr>
    </w:div>
    <w:div w:id="491719368">
      <w:marLeft w:val="0"/>
      <w:marRight w:val="0"/>
      <w:marTop w:val="0"/>
      <w:marBottom w:val="0"/>
      <w:divBdr>
        <w:top w:val="none" w:sz="0" w:space="0" w:color="auto"/>
        <w:left w:val="none" w:sz="0" w:space="0" w:color="auto"/>
        <w:bottom w:val="none" w:sz="0" w:space="0" w:color="auto"/>
        <w:right w:val="none" w:sz="0" w:space="0" w:color="auto"/>
      </w:divBdr>
    </w:div>
    <w:div w:id="491877885">
      <w:bodyDiv w:val="1"/>
      <w:marLeft w:val="0"/>
      <w:marRight w:val="0"/>
      <w:marTop w:val="0"/>
      <w:marBottom w:val="0"/>
      <w:divBdr>
        <w:top w:val="none" w:sz="0" w:space="0" w:color="auto"/>
        <w:left w:val="none" w:sz="0" w:space="0" w:color="auto"/>
        <w:bottom w:val="none" w:sz="0" w:space="0" w:color="auto"/>
        <w:right w:val="none" w:sz="0" w:space="0" w:color="auto"/>
      </w:divBdr>
    </w:div>
    <w:div w:id="491919240">
      <w:marLeft w:val="0"/>
      <w:marRight w:val="0"/>
      <w:marTop w:val="0"/>
      <w:marBottom w:val="0"/>
      <w:divBdr>
        <w:top w:val="none" w:sz="0" w:space="0" w:color="auto"/>
        <w:left w:val="none" w:sz="0" w:space="0" w:color="auto"/>
        <w:bottom w:val="none" w:sz="0" w:space="0" w:color="auto"/>
        <w:right w:val="none" w:sz="0" w:space="0" w:color="auto"/>
      </w:divBdr>
    </w:div>
    <w:div w:id="492137248">
      <w:bodyDiv w:val="1"/>
      <w:marLeft w:val="0"/>
      <w:marRight w:val="0"/>
      <w:marTop w:val="0"/>
      <w:marBottom w:val="0"/>
      <w:divBdr>
        <w:top w:val="none" w:sz="0" w:space="0" w:color="auto"/>
        <w:left w:val="none" w:sz="0" w:space="0" w:color="auto"/>
        <w:bottom w:val="none" w:sz="0" w:space="0" w:color="auto"/>
        <w:right w:val="none" w:sz="0" w:space="0" w:color="auto"/>
      </w:divBdr>
    </w:div>
    <w:div w:id="492263443">
      <w:marLeft w:val="0"/>
      <w:marRight w:val="0"/>
      <w:marTop w:val="0"/>
      <w:marBottom w:val="0"/>
      <w:divBdr>
        <w:top w:val="none" w:sz="0" w:space="0" w:color="auto"/>
        <w:left w:val="none" w:sz="0" w:space="0" w:color="auto"/>
        <w:bottom w:val="none" w:sz="0" w:space="0" w:color="auto"/>
        <w:right w:val="none" w:sz="0" w:space="0" w:color="auto"/>
      </w:divBdr>
    </w:div>
    <w:div w:id="492306548">
      <w:marLeft w:val="0"/>
      <w:marRight w:val="0"/>
      <w:marTop w:val="0"/>
      <w:marBottom w:val="0"/>
      <w:divBdr>
        <w:top w:val="none" w:sz="0" w:space="0" w:color="auto"/>
        <w:left w:val="none" w:sz="0" w:space="0" w:color="auto"/>
        <w:bottom w:val="none" w:sz="0" w:space="0" w:color="auto"/>
        <w:right w:val="none" w:sz="0" w:space="0" w:color="auto"/>
      </w:divBdr>
    </w:div>
    <w:div w:id="492335315">
      <w:marLeft w:val="0"/>
      <w:marRight w:val="0"/>
      <w:marTop w:val="0"/>
      <w:marBottom w:val="0"/>
      <w:divBdr>
        <w:top w:val="none" w:sz="0" w:space="0" w:color="auto"/>
        <w:left w:val="none" w:sz="0" w:space="0" w:color="auto"/>
        <w:bottom w:val="none" w:sz="0" w:space="0" w:color="auto"/>
        <w:right w:val="none" w:sz="0" w:space="0" w:color="auto"/>
      </w:divBdr>
    </w:div>
    <w:div w:id="492373477">
      <w:marLeft w:val="0"/>
      <w:marRight w:val="0"/>
      <w:marTop w:val="0"/>
      <w:marBottom w:val="0"/>
      <w:divBdr>
        <w:top w:val="none" w:sz="0" w:space="0" w:color="auto"/>
        <w:left w:val="none" w:sz="0" w:space="0" w:color="auto"/>
        <w:bottom w:val="none" w:sz="0" w:space="0" w:color="auto"/>
        <w:right w:val="none" w:sz="0" w:space="0" w:color="auto"/>
      </w:divBdr>
    </w:div>
    <w:div w:id="492374688">
      <w:marLeft w:val="0"/>
      <w:marRight w:val="0"/>
      <w:marTop w:val="0"/>
      <w:marBottom w:val="0"/>
      <w:divBdr>
        <w:top w:val="none" w:sz="0" w:space="0" w:color="auto"/>
        <w:left w:val="none" w:sz="0" w:space="0" w:color="auto"/>
        <w:bottom w:val="none" w:sz="0" w:space="0" w:color="auto"/>
        <w:right w:val="none" w:sz="0" w:space="0" w:color="auto"/>
      </w:divBdr>
    </w:div>
    <w:div w:id="492570161">
      <w:marLeft w:val="0"/>
      <w:marRight w:val="0"/>
      <w:marTop w:val="0"/>
      <w:marBottom w:val="0"/>
      <w:divBdr>
        <w:top w:val="none" w:sz="0" w:space="0" w:color="auto"/>
        <w:left w:val="none" w:sz="0" w:space="0" w:color="auto"/>
        <w:bottom w:val="none" w:sz="0" w:space="0" w:color="auto"/>
        <w:right w:val="none" w:sz="0" w:space="0" w:color="auto"/>
      </w:divBdr>
    </w:div>
    <w:div w:id="492571747">
      <w:marLeft w:val="0"/>
      <w:marRight w:val="0"/>
      <w:marTop w:val="0"/>
      <w:marBottom w:val="0"/>
      <w:divBdr>
        <w:top w:val="none" w:sz="0" w:space="0" w:color="auto"/>
        <w:left w:val="none" w:sz="0" w:space="0" w:color="auto"/>
        <w:bottom w:val="none" w:sz="0" w:space="0" w:color="auto"/>
        <w:right w:val="none" w:sz="0" w:space="0" w:color="auto"/>
      </w:divBdr>
    </w:div>
    <w:div w:id="492575690">
      <w:marLeft w:val="0"/>
      <w:marRight w:val="0"/>
      <w:marTop w:val="0"/>
      <w:marBottom w:val="0"/>
      <w:divBdr>
        <w:top w:val="none" w:sz="0" w:space="0" w:color="auto"/>
        <w:left w:val="none" w:sz="0" w:space="0" w:color="auto"/>
        <w:bottom w:val="none" w:sz="0" w:space="0" w:color="auto"/>
        <w:right w:val="none" w:sz="0" w:space="0" w:color="auto"/>
      </w:divBdr>
    </w:div>
    <w:div w:id="492599523">
      <w:marLeft w:val="0"/>
      <w:marRight w:val="0"/>
      <w:marTop w:val="0"/>
      <w:marBottom w:val="0"/>
      <w:divBdr>
        <w:top w:val="none" w:sz="0" w:space="0" w:color="auto"/>
        <w:left w:val="none" w:sz="0" w:space="0" w:color="auto"/>
        <w:bottom w:val="none" w:sz="0" w:space="0" w:color="auto"/>
        <w:right w:val="none" w:sz="0" w:space="0" w:color="auto"/>
      </w:divBdr>
    </w:div>
    <w:div w:id="492642915">
      <w:marLeft w:val="0"/>
      <w:marRight w:val="0"/>
      <w:marTop w:val="0"/>
      <w:marBottom w:val="0"/>
      <w:divBdr>
        <w:top w:val="none" w:sz="0" w:space="0" w:color="auto"/>
        <w:left w:val="none" w:sz="0" w:space="0" w:color="auto"/>
        <w:bottom w:val="none" w:sz="0" w:space="0" w:color="auto"/>
        <w:right w:val="none" w:sz="0" w:space="0" w:color="auto"/>
      </w:divBdr>
    </w:div>
    <w:div w:id="492726162">
      <w:marLeft w:val="0"/>
      <w:marRight w:val="0"/>
      <w:marTop w:val="0"/>
      <w:marBottom w:val="0"/>
      <w:divBdr>
        <w:top w:val="none" w:sz="0" w:space="0" w:color="auto"/>
        <w:left w:val="none" w:sz="0" w:space="0" w:color="auto"/>
        <w:bottom w:val="none" w:sz="0" w:space="0" w:color="auto"/>
        <w:right w:val="none" w:sz="0" w:space="0" w:color="auto"/>
      </w:divBdr>
    </w:div>
    <w:div w:id="492796019">
      <w:marLeft w:val="0"/>
      <w:marRight w:val="0"/>
      <w:marTop w:val="0"/>
      <w:marBottom w:val="0"/>
      <w:divBdr>
        <w:top w:val="none" w:sz="0" w:space="0" w:color="auto"/>
        <w:left w:val="none" w:sz="0" w:space="0" w:color="auto"/>
        <w:bottom w:val="none" w:sz="0" w:space="0" w:color="auto"/>
        <w:right w:val="none" w:sz="0" w:space="0" w:color="auto"/>
      </w:divBdr>
    </w:div>
    <w:div w:id="492990876">
      <w:marLeft w:val="0"/>
      <w:marRight w:val="0"/>
      <w:marTop w:val="0"/>
      <w:marBottom w:val="0"/>
      <w:divBdr>
        <w:top w:val="none" w:sz="0" w:space="0" w:color="auto"/>
        <w:left w:val="none" w:sz="0" w:space="0" w:color="auto"/>
        <w:bottom w:val="none" w:sz="0" w:space="0" w:color="auto"/>
        <w:right w:val="none" w:sz="0" w:space="0" w:color="auto"/>
      </w:divBdr>
    </w:div>
    <w:div w:id="493032452">
      <w:marLeft w:val="0"/>
      <w:marRight w:val="0"/>
      <w:marTop w:val="0"/>
      <w:marBottom w:val="0"/>
      <w:divBdr>
        <w:top w:val="none" w:sz="0" w:space="0" w:color="auto"/>
        <w:left w:val="none" w:sz="0" w:space="0" w:color="auto"/>
        <w:bottom w:val="none" w:sz="0" w:space="0" w:color="auto"/>
        <w:right w:val="none" w:sz="0" w:space="0" w:color="auto"/>
      </w:divBdr>
    </w:div>
    <w:div w:id="493033262">
      <w:marLeft w:val="0"/>
      <w:marRight w:val="0"/>
      <w:marTop w:val="0"/>
      <w:marBottom w:val="0"/>
      <w:divBdr>
        <w:top w:val="none" w:sz="0" w:space="0" w:color="auto"/>
        <w:left w:val="none" w:sz="0" w:space="0" w:color="auto"/>
        <w:bottom w:val="none" w:sz="0" w:space="0" w:color="auto"/>
        <w:right w:val="none" w:sz="0" w:space="0" w:color="auto"/>
      </w:divBdr>
    </w:div>
    <w:div w:id="493105909">
      <w:marLeft w:val="0"/>
      <w:marRight w:val="0"/>
      <w:marTop w:val="0"/>
      <w:marBottom w:val="0"/>
      <w:divBdr>
        <w:top w:val="none" w:sz="0" w:space="0" w:color="auto"/>
        <w:left w:val="none" w:sz="0" w:space="0" w:color="auto"/>
        <w:bottom w:val="none" w:sz="0" w:space="0" w:color="auto"/>
        <w:right w:val="none" w:sz="0" w:space="0" w:color="auto"/>
      </w:divBdr>
    </w:div>
    <w:div w:id="493107900">
      <w:marLeft w:val="0"/>
      <w:marRight w:val="0"/>
      <w:marTop w:val="0"/>
      <w:marBottom w:val="0"/>
      <w:divBdr>
        <w:top w:val="none" w:sz="0" w:space="0" w:color="auto"/>
        <w:left w:val="none" w:sz="0" w:space="0" w:color="auto"/>
        <w:bottom w:val="none" w:sz="0" w:space="0" w:color="auto"/>
        <w:right w:val="none" w:sz="0" w:space="0" w:color="auto"/>
      </w:divBdr>
    </w:div>
    <w:div w:id="493111041">
      <w:marLeft w:val="0"/>
      <w:marRight w:val="0"/>
      <w:marTop w:val="0"/>
      <w:marBottom w:val="0"/>
      <w:divBdr>
        <w:top w:val="none" w:sz="0" w:space="0" w:color="auto"/>
        <w:left w:val="none" w:sz="0" w:space="0" w:color="auto"/>
        <w:bottom w:val="none" w:sz="0" w:space="0" w:color="auto"/>
        <w:right w:val="none" w:sz="0" w:space="0" w:color="auto"/>
      </w:divBdr>
    </w:div>
    <w:div w:id="493179651">
      <w:marLeft w:val="0"/>
      <w:marRight w:val="0"/>
      <w:marTop w:val="0"/>
      <w:marBottom w:val="0"/>
      <w:divBdr>
        <w:top w:val="none" w:sz="0" w:space="0" w:color="auto"/>
        <w:left w:val="none" w:sz="0" w:space="0" w:color="auto"/>
        <w:bottom w:val="none" w:sz="0" w:space="0" w:color="auto"/>
        <w:right w:val="none" w:sz="0" w:space="0" w:color="auto"/>
      </w:divBdr>
    </w:div>
    <w:div w:id="493298825">
      <w:marLeft w:val="0"/>
      <w:marRight w:val="0"/>
      <w:marTop w:val="0"/>
      <w:marBottom w:val="0"/>
      <w:divBdr>
        <w:top w:val="none" w:sz="0" w:space="0" w:color="auto"/>
        <w:left w:val="none" w:sz="0" w:space="0" w:color="auto"/>
        <w:bottom w:val="none" w:sz="0" w:space="0" w:color="auto"/>
        <w:right w:val="none" w:sz="0" w:space="0" w:color="auto"/>
      </w:divBdr>
    </w:div>
    <w:div w:id="493380473">
      <w:marLeft w:val="0"/>
      <w:marRight w:val="0"/>
      <w:marTop w:val="0"/>
      <w:marBottom w:val="0"/>
      <w:divBdr>
        <w:top w:val="none" w:sz="0" w:space="0" w:color="auto"/>
        <w:left w:val="none" w:sz="0" w:space="0" w:color="auto"/>
        <w:bottom w:val="none" w:sz="0" w:space="0" w:color="auto"/>
        <w:right w:val="none" w:sz="0" w:space="0" w:color="auto"/>
      </w:divBdr>
    </w:div>
    <w:div w:id="493381713">
      <w:marLeft w:val="0"/>
      <w:marRight w:val="0"/>
      <w:marTop w:val="0"/>
      <w:marBottom w:val="0"/>
      <w:divBdr>
        <w:top w:val="none" w:sz="0" w:space="0" w:color="auto"/>
        <w:left w:val="none" w:sz="0" w:space="0" w:color="auto"/>
        <w:bottom w:val="none" w:sz="0" w:space="0" w:color="auto"/>
        <w:right w:val="none" w:sz="0" w:space="0" w:color="auto"/>
      </w:divBdr>
    </w:div>
    <w:div w:id="493449261">
      <w:marLeft w:val="0"/>
      <w:marRight w:val="0"/>
      <w:marTop w:val="0"/>
      <w:marBottom w:val="0"/>
      <w:divBdr>
        <w:top w:val="none" w:sz="0" w:space="0" w:color="auto"/>
        <w:left w:val="none" w:sz="0" w:space="0" w:color="auto"/>
        <w:bottom w:val="none" w:sz="0" w:space="0" w:color="auto"/>
        <w:right w:val="none" w:sz="0" w:space="0" w:color="auto"/>
      </w:divBdr>
    </w:div>
    <w:div w:id="493451169">
      <w:marLeft w:val="0"/>
      <w:marRight w:val="0"/>
      <w:marTop w:val="0"/>
      <w:marBottom w:val="0"/>
      <w:divBdr>
        <w:top w:val="none" w:sz="0" w:space="0" w:color="auto"/>
        <w:left w:val="none" w:sz="0" w:space="0" w:color="auto"/>
        <w:bottom w:val="none" w:sz="0" w:space="0" w:color="auto"/>
        <w:right w:val="none" w:sz="0" w:space="0" w:color="auto"/>
      </w:divBdr>
    </w:div>
    <w:div w:id="493491801">
      <w:marLeft w:val="0"/>
      <w:marRight w:val="0"/>
      <w:marTop w:val="0"/>
      <w:marBottom w:val="0"/>
      <w:divBdr>
        <w:top w:val="none" w:sz="0" w:space="0" w:color="auto"/>
        <w:left w:val="none" w:sz="0" w:space="0" w:color="auto"/>
        <w:bottom w:val="none" w:sz="0" w:space="0" w:color="auto"/>
        <w:right w:val="none" w:sz="0" w:space="0" w:color="auto"/>
      </w:divBdr>
    </w:div>
    <w:div w:id="493572895">
      <w:marLeft w:val="0"/>
      <w:marRight w:val="0"/>
      <w:marTop w:val="0"/>
      <w:marBottom w:val="0"/>
      <w:divBdr>
        <w:top w:val="none" w:sz="0" w:space="0" w:color="auto"/>
        <w:left w:val="none" w:sz="0" w:space="0" w:color="auto"/>
        <w:bottom w:val="none" w:sz="0" w:space="0" w:color="auto"/>
        <w:right w:val="none" w:sz="0" w:space="0" w:color="auto"/>
      </w:divBdr>
    </w:div>
    <w:div w:id="493690883">
      <w:marLeft w:val="0"/>
      <w:marRight w:val="0"/>
      <w:marTop w:val="0"/>
      <w:marBottom w:val="0"/>
      <w:divBdr>
        <w:top w:val="none" w:sz="0" w:space="0" w:color="auto"/>
        <w:left w:val="none" w:sz="0" w:space="0" w:color="auto"/>
        <w:bottom w:val="none" w:sz="0" w:space="0" w:color="auto"/>
        <w:right w:val="none" w:sz="0" w:space="0" w:color="auto"/>
      </w:divBdr>
    </w:div>
    <w:div w:id="493763954">
      <w:marLeft w:val="0"/>
      <w:marRight w:val="0"/>
      <w:marTop w:val="0"/>
      <w:marBottom w:val="0"/>
      <w:divBdr>
        <w:top w:val="none" w:sz="0" w:space="0" w:color="auto"/>
        <w:left w:val="none" w:sz="0" w:space="0" w:color="auto"/>
        <w:bottom w:val="none" w:sz="0" w:space="0" w:color="auto"/>
        <w:right w:val="none" w:sz="0" w:space="0" w:color="auto"/>
      </w:divBdr>
    </w:div>
    <w:div w:id="493764956">
      <w:bodyDiv w:val="1"/>
      <w:marLeft w:val="0"/>
      <w:marRight w:val="0"/>
      <w:marTop w:val="0"/>
      <w:marBottom w:val="0"/>
      <w:divBdr>
        <w:top w:val="none" w:sz="0" w:space="0" w:color="auto"/>
        <w:left w:val="none" w:sz="0" w:space="0" w:color="auto"/>
        <w:bottom w:val="none" w:sz="0" w:space="0" w:color="auto"/>
        <w:right w:val="none" w:sz="0" w:space="0" w:color="auto"/>
      </w:divBdr>
    </w:div>
    <w:div w:id="493836129">
      <w:marLeft w:val="0"/>
      <w:marRight w:val="0"/>
      <w:marTop w:val="0"/>
      <w:marBottom w:val="0"/>
      <w:divBdr>
        <w:top w:val="none" w:sz="0" w:space="0" w:color="auto"/>
        <w:left w:val="none" w:sz="0" w:space="0" w:color="auto"/>
        <w:bottom w:val="none" w:sz="0" w:space="0" w:color="auto"/>
        <w:right w:val="none" w:sz="0" w:space="0" w:color="auto"/>
      </w:divBdr>
    </w:div>
    <w:div w:id="493836946">
      <w:marLeft w:val="0"/>
      <w:marRight w:val="0"/>
      <w:marTop w:val="0"/>
      <w:marBottom w:val="0"/>
      <w:divBdr>
        <w:top w:val="none" w:sz="0" w:space="0" w:color="auto"/>
        <w:left w:val="none" w:sz="0" w:space="0" w:color="auto"/>
        <w:bottom w:val="none" w:sz="0" w:space="0" w:color="auto"/>
        <w:right w:val="none" w:sz="0" w:space="0" w:color="auto"/>
      </w:divBdr>
    </w:div>
    <w:div w:id="493881830">
      <w:marLeft w:val="0"/>
      <w:marRight w:val="0"/>
      <w:marTop w:val="0"/>
      <w:marBottom w:val="0"/>
      <w:divBdr>
        <w:top w:val="none" w:sz="0" w:space="0" w:color="auto"/>
        <w:left w:val="none" w:sz="0" w:space="0" w:color="auto"/>
        <w:bottom w:val="none" w:sz="0" w:space="0" w:color="auto"/>
        <w:right w:val="none" w:sz="0" w:space="0" w:color="auto"/>
      </w:divBdr>
    </w:div>
    <w:div w:id="493882354">
      <w:marLeft w:val="0"/>
      <w:marRight w:val="0"/>
      <w:marTop w:val="0"/>
      <w:marBottom w:val="0"/>
      <w:divBdr>
        <w:top w:val="none" w:sz="0" w:space="0" w:color="auto"/>
        <w:left w:val="none" w:sz="0" w:space="0" w:color="auto"/>
        <w:bottom w:val="none" w:sz="0" w:space="0" w:color="auto"/>
        <w:right w:val="none" w:sz="0" w:space="0" w:color="auto"/>
      </w:divBdr>
    </w:div>
    <w:div w:id="493911530">
      <w:marLeft w:val="0"/>
      <w:marRight w:val="0"/>
      <w:marTop w:val="0"/>
      <w:marBottom w:val="0"/>
      <w:divBdr>
        <w:top w:val="none" w:sz="0" w:space="0" w:color="auto"/>
        <w:left w:val="none" w:sz="0" w:space="0" w:color="auto"/>
        <w:bottom w:val="none" w:sz="0" w:space="0" w:color="auto"/>
        <w:right w:val="none" w:sz="0" w:space="0" w:color="auto"/>
      </w:divBdr>
    </w:div>
    <w:div w:id="493952001">
      <w:marLeft w:val="0"/>
      <w:marRight w:val="0"/>
      <w:marTop w:val="0"/>
      <w:marBottom w:val="0"/>
      <w:divBdr>
        <w:top w:val="none" w:sz="0" w:space="0" w:color="auto"/>
        <w:left w:val="none" w:sz="0" w:space="0" w:color="auto"/>
        <w:bottom w:val="none" w:sz="0" w:space="0" w:color="auto"/>
        <w:right w:val="none" w:sz="0" w:space="0" w:color="auto"/>
      </w:divBdr>
    </w:div>
    <w:div w:id="494031804">
      <w:marLeft w:val="0"/>
      <w:marRight w:val="0"/>
      <w:marTop w:val="0"/>
      <w:marBottom w:val="0"/>
      <w:divBdr>
        <w:top w:val="none" w:sz="0" w:space="0" w:color="auto"/>
        <w:left w:val="none" w:sz="0" w:space="0" w:color="auto"/>
        <w:bottom w:val="none" w:sz="0" w:space="0" w:color="auto"/>
        <w:right w:val="none" w:sz="0" w:space="0" w:color="auto"/>
      </w:divBdr>
    </w:div>
    <w:div w:id="494032878">
      <w:marLeft w:val="0"/>
      <w:marRight w:val="0"/>
      <w:marTop w:val="0"/>
      <w:marBottom w:val="0"/>
      <w:divBdr>
        <w:top w:val="none" w:sz="0" w:space="0" w:color="auto"/>
        <w:left w:val="none" w:sz="0" w:space="0" w:color="auto"/>
        <w:bottom w:val="none" w:sz="0" w:space="0" w:color="auto"/>
        <w:right w:val="none" w:sz="0" w:space="0" w:color="auto"/>
      </w:divBdr>
    </w:div>
    <w:div w:id="494105811">
      <w:marLeft w:val="0"/>
      <w:marRight w:val="0"/>
      <w:marTop w:val="0"/>
      <w:marBottom w:val="0"/>
      <w:divBdr>
        <w:top w:val="none" w:sz="0" w:space="0" w:color="auto"/>
        <w:left w:val="none" w:sz="0" w:space="0" w:color="auto"/>
        <w:bottom w:val="none" w:sz="0" w:space="0" w:color="auto"/>
        <w:right w:val="none" w:sz="0" w:space="0" w:color="auto"/>
      </w:divBdr>
    </w:div>
    <w:div w:id="494106891">
      <w:marLeft w:val="0"/>
      <w:marRight w:val="0"/>
      <w:marTop w:val="0"/>
      <w:marBottom w:val="0"/>
      <w:divBdr>
        <w:top w:val="none" w:sz="0" w:space="0" w:color="auto"/>
        <w:left w:val="none" w:sz="0" w:space="0" w:color="auto"/>
        <w:bottom w:val="none" w:sz="0" w:space="0" w:color="auto"/>
        <w:right w:val="none" w:sz="0" w:space="0" w:color="auto"/>
      </w:divBdr>
    </w:div>
    <w:div w:id="494153590">
      <w:marLeft w:val="0"/>
      <w:marRight w:val="0"/>
      <w:marTop w:val="0"/>
      <w:marBottom w:val="0"/>
      <w:divBdr>
        <w:top w:val="none" w:sz="0" w:space="0" w:color="auto"/>
        <w:left w:val="none" w:sz="0" w:space="0" w:color="auto"/>
        <w:bottom w:val="none" w:sz="0" w:space="0" w:color="auto"/>
        <w:right w:val="none" w:sz="0" w:space="0" w:color="auto"/>
      </w:divBdr>
    </w:div>
    <w:div w:id="494223266">
      <w:marLeft w:val="0"/>
      <w:marRight w:val="0"/>
      <w:marTop w:val="0"/>
      <w:marBottom w:val="0"/>
      <w:divBdr>
        <w:top w:val="none" w:sz="0" w:space="0" w:color="auto"/>
        <w:left w:val="none" w:sz="0" w:space="0" w:color="auto"/>
        <w:bottom w:val="none" w:sz="0" w:space="0" w:color="auto"/>
        <w:right w:val="none" w:sz="0" w:space="0" w:color="auto"/>
      </w:divBdr>
    </w:div>
    <w:div w:id="494298295">
      <w:marLeft w:val="0"/>
      <w:marRight w:val="0"/>
      <w:marTop w:val="0"/>
      <w:marBottom w:val="0"/>
      <w:divBdr>
        <w:top w:val="none" w:sz="0" w:space="0" w:color="auto"/>
        <w:left w:val="none" w:sz="0" w:space="0" w:color="auto"/>
        <w:bottom w:val="none" w:sz="0" w:space="0" w:color="auto"/>
        <w:right w:val="none" w:sz="0" w:space="0" w:color="auto"/>
      </w:divBdr>
    </w:div>
    <w:div w:id="494341961">
      <w:marLeft w:val="0"/>
      <w:marRight w:val="0"/>
      <w:marTop w:val="0"/>
      <w:marBottom w:val="0"/>
      <w:divBdr>
        <w:top w:val="none" w:sz="0" w:space="0" w:color="auto"/>
        <w:left w:val="none" w:sz="0" w:space="0" w:color="auto"/>
        <w:bottom w:val="none" w:sz="0" w:space="0" w:color="auto"/>
        <w:right w:val="none" w:sz="0" w:space="0" w:color="auto"/>
      </w:divBdr>
    </w:div>
    <w:div w:id="494344911">
      <w:marLeft w:val="0"/>
      <w:marRight w:val="0"/>
      <w:marTop w:val="0"/>
      <w:marBottom w:val="0"/>
      <w:divBdr>
        <w:top w:val="none" w:sz="0" w:space="0" w:color="auto"/>
        <w:left w:val="none" w:sz="0" w:space="0" w:color="auto"/>
        <w:bottom w:val="none" w:sz="0" w:space="0" w:color="auto"/>
        <w:right w:val="none" w:sz="0" w:space="0" w:color="auto"/>
      </w:divBdr>
    </w:div>
    <w:div w:id="494421621">
      <w:marLeft w:val="0"/>
      <w:marRight w:val="0"/>
      <w:marTop w:val="0"/>
      <w:marBottom w:val="0"/>
      <w:divBdr>
        <w:top w:val="none" w:sz="0" w:space="0" w:color="auto"/>
        <w:left w:val="none" w:sz="0" w:space="0" w:color="auto"/>
        <w:bottom w:val="none" w:sz="0" w:space="0" w:color="auto"/>
        <w:right w:val="none" w:sz="0" w:space="0" w:color="auto"/>
      </w:divBdr>
    </w:div>
    <w:div w:id="494607781">
      <w:marLeft w:val="0"/>
      <w:marRight w:val="0"/>
      <w:marTop w:val="0"/>
      <w:marBottom w:val="0"/>
      <w:divBdr>
        <w:top w:val="none" w:sz="0" w:space="0" w:color="auto"/>
        <w:left w:val="none" w:sz="0" w:space="0" w:color="auto"/>
        <w:bottom w:val="none" w:sz="0" w:space="0" w:color="auto"/>
        <w:right w:val="none" w:sz="0" w:space="0" w:color="auto"/>
      </w:divBdr>
    </w:div>
    <w:div w:id="494610371">
      <w:marLeft w:val="0"/>
      <w:marRight w:val="0"/>
      <w:marTop w:val="0"/>
      <w:marBottom w:val="0"/>
      <w:divBdr>
        <w:top w:val="none" w:sz="0" w:space="0" w:color="auto"/>
        <w:left w:val="none" w:sz="0" w:space="0" w:color="auto"/>
        <w:bottom w:val="none" w:sz="0" w:space="0" w:color="auto"/>
        <w:right w:val="none" w:sz="0" w:space="0" w:color="auto"/>
      </w:divBdr>
    </w:div>
    <w:div w:id="494684724">
      <w:marLeft w:val="0"/>
      <w:marRight w:val="0"/>
      <w:marTop w:val="0"/>
      <w:marBottom w:val="0"/>
      <w:divBdr>
        <w:top w:val="none" w:sz="0" w:space="0" w:color="auto"/>
        <w:left w:val="none" w:sz="0" w:space="0" w:color="auto"/>
        <w:bottom w:val="none" w:sz="0" w:space="0" w:color="auto"/>
        <w:right w:val="none" w:sz="0" w:space="0" w:color="auto"/>
      </w:divBdr>
    </w:div>
    <w:div w:id="494689264">
      <w:marLeft w:val="0"/>
      <w:marRight w:val="0"/>
      <w:marTop w:val="0"/>
      <w:marBottom w:val="0"/>
      <w:divBdr>
        <w:top w:val="none" w:sz="0" w:space="0" w:color="auto"/>
        <w:left w:val="none" w:sz="0" w:space="0" w:color="auto"/>
        <w:bottom w:val="none" w:sz="0" w:space="0" w:color="auto"/>
        <w:right w:val="none" w:sz="0" w:space="0" w:color="auto"/>
      </w:divBdr>
    </w:div>
    <w:div w:id="494763496">
      <w:marLeft w:val="0"/>
      <w:marRight w:val="0"/>
      <w:marTop w:val="0"/>
      <w:marBottom w:val="0"/>
      <w:divBdr>
        <w:top w:val="none" w:sz="0" w:space="0" w:color="auto"/>
        <w:left w:val="none" w:sz="0" w:space="0" w:color="auto"/>
        <w:bottom w:val="none" w:sz="0" w:space="0" w:color="auto"/>
        <w:right w:val="none" w:sz="0" w:space="0" w:color="auto"/>
      </w:divBdr>
    </w:div>
    <w:div w:id="494801564">
      <w:marLeft w:val="0"/>
      <w:marRight w:val="0"/>
      <w:marTop w:val="0"/>
      <w:marBottom w:val="0"/>
      <w:divBdr>
        <w:top w:val="none" w:sz="0" w:space="0" w:color="auto"/>
        <w:left w:val="none" w:sz="0" w:space="0" w:color="auto"/>
        <w:bottom w:val="none" w:sz="0" w:space="0" w:color="auto"/>
        <w:right w:val="none" w:sz="0" w:space="0" w:color="auto"/>
      </w:divBdr>
    </w:div>
    <w:div w:id="494881611">
      <w:marLeft w:val="0"/>
      <w:marRight w:val="0"/>
      <w:marTop w:val="0"/>
      <w:marBottom w:val="0"/>
      <w:divBdr>
        <w:top w:val="none" w:sz="0" w:space="0" w:color="auto"/>
        <w:left w:val="none" w:sz="0" w:space="0" w:color="auto"/>
        <w:bottom w:val="none" w:sz="0" w:space="0" w:color="auto"/>
        <w:right w:val="none" w:sz="0" w:space="0" w:color="auto"/>
      </w:divBdr>
    </w:div>
    <w:div w:id="494998728">
      <w:marLeft w:val="0"/>
      <w:marRight w:val="0"/>
      <w:marTop w:val="0"/>
      <w:marBottom w:val="0"/>
      <w:divBdr>
        <w:top w:val="none" w:sz="0" w:space="0" w:color="auto"/>
        <w:left w:val="none" w:sz="0" w:space="0" w:color="auto"/>
        <w:bottom w:val="none" w:sz="0" w:space="0" w:color="auto"/>
        <w:right w:val="none" w:sz="0" w:space="0" w:color="auto"/>
      </w:divBdr>
    </w:div>
    <w:div w:id="494999164">
      <w:marLeft w:val="0"/>
      <w:marRight w:val="0"/>
      <w:marTop w:val="0"/>
      <w:marBottom w:val="0"/>
      <w:divBdr>
        <w:top w:val="none" w:sz="0" w:space="0" w:color="auto"/>
        <w:left w:val="none" w:sz="0" w:space="0" w:color="auto"/>
        <w:bottom w:val="none" w:sz="0" w:space="0" w:color="auto"/>
        <w:right w:val="none" w:sz="0" w:space="0" w:color="auto"/>
      </w:divBdr>
    </w:div>
    <w:div w:id="495003180">
      <w:marLeft w:val="0"/>
      <w:marRight w:val="0"/>
      <w:marTop w:val="0"/>
      <w:marBottom w:val="0"/>
      <w:divBdr>
        <w:top w:val="none" w:sz="0" w:space="0" w:color="auto"/>
        <w:left w:val="none" w:sz="0" w:space="0" w:color="auto"/>
        <w:bottom w:val="none" w:sz="0" w:space="0" w:color="auto"/>
        <w:right w:val="none" w:sz="0" w:space="0" w:color="auto"/>
      </w:divBdr>
    </w:div>
    <w:div w:id="495069848">
      <w:marLeft w:val="0"/>
      <w:marRight w:val="0"/>
      <w:marTop w:val="0"/>
      <w:marBottom w:val="0"/>
      <w:divBdr>
        <w:top w:val="none" w:sz="0" w:space="0" w:color="auto"/>
        <w:left w:val="none" w:sz="0" w:space="0" w:color="auto"/>
        <w:bottom w:val="none" w:sz="0" w:space="0" w:color="auto"/>
        <w:right w:val="none" w:sz="0" w:space="0" w:color="auto"/>
      </w:divBdr>
    </w:div>
    <w:div w:id="495073216">
      <w:marLeft w:val="0"/>
      <w:marRight w:val="0"/>
      <w:marTop w:val="0"/>
      <w:marBottom w:val="0"/>
      <w:divBdr>
        <w:top w:val="none" w:sz="0" w:space="0" w:color="auto"/>
        <w:left w:val="none" w:sz="0" w:space="0" w:color="auto"/>
        <w:bottom w:val="none" w:sz="0" w:space="0" w:color="auto"/>
        <w:right w:val="none" w:sz="0" w:space="0" w:color="auto"/>
      </w:divBdr>
    </w:div>
    <w:div w:id="495077825">
      <w:marLeft w:val="0"/>
      <w:marRight w:val="0"/>
      <w:marTop w:val="0"/>
      <w:marBottom w:val="0"/>
      <w:divBdr>
        <w:top w:val="none" w:sz="0" w:space="0" w:color="auto"/>
        <w:left w:val="none" w:sz="0" w:space="0" w:color="auto"/>
        <w:bottom w:val="none" w:sz="0" w:space="0" w:color="auto"/>
        <w:right w:val="none" w:sz="0" w:space="0" w:color="auto"/>
      </w:divBdr>
    </w:div>
    <w:div w:id="495146672">
      <w:marLeft w:val="480"/>
      <w:marRight w:val="0"/>
      <w:marTop w:val="0"/>
      <w:marBottom w:val="0"/>
      <w:divBdr>
        <w:top w:val="none" w:sz="0" w:space="0" w:color="auto"/>
        <w:left w:val="none" w:sz="0" w:space="0" w:color="auto"/>
        <w:bottom w:val="none" w:sz="0" w:space="0" w:color="auto"/>
        <w:right w:val="none" w:sz="0" w:space="0" w:color="auto"/>
      </w:divBdr>
    </w:div>
    <w:div w:id="495191355">
      <w:bodyDiv w:val="1"/>
      <w:marLeft w:val="0"/>
      <w:marRight w:val="0"/>
      <w:marTop w:val="0"/>
      <w:marBottom w:val="0"/>
      <w:divBdr>
        <w:top w:val="none" w:sz="0" w:space="0" w:color="auto"/>
        <w:left w:val="none" w:sz="0" w:space="0" w:color="auto"/>
        <w:bottom w:val="none" w:sz="0" w:space="0" w:color="auto"/>
        <w:right w:val="none" w:sz="0" w:space="0" w:color="auto"/>
      </w:divBdr>
    </w:div>
    <w:div w:id="495193880">
      <w:marLeft w:val="0"/>
      <w:marRight w:val="0"/>
      <w:marTop w:val="0"/>
      <w:marBottom w:val="0"/>
      <w:divBdr>
        <w:top w:val="none" w:sz="0" w:space="0" w:color="auto"/>
        <w:left w:val="none" w:sz="0" w:space="0" w:color="auto"/>
        <w:bottom w:val="none" w:sz="0" w:space="0" w:color="auto"/>
        <w:right w:val="none" w:sz="0" w:space="0" w:color="auto"/>
      </w:divBdr>
    </w:div>
    <w:div w:id="495264238">
      <w:marLeft w:val="0"/>
      <w:marRight w:val="0"/>
      <w:marTop w:val="0"/>
      <w:marBottom w:val="0"/>
      <w:divBdr>
        <w:top w:val="none" w:sz="0" w:space="0" w:color="auto"/>
        <w:left w:val="none" w:sz="0" w:space="0" w:color="auto"/>
        <w:bottom w:val="none" w:sz="0" w:space="0" w:color="auto"/>
        <w:right w:val="none" w:sz="0" w:space="0" w:color="auto"/>
      </w:divBdr>
    </w:div>
    <w:div w:id="495264438">
      <w:marLeft w:val="0"/>
      <w:marRight w:val="0"/>
      <w:marTop w:val="0"/>
      <w:marBottom w:val="0"/>
      <w:divBdr>
        <w:top w:val="none" w:sz="0" w:space="0" w:color="auto"/>
        <w:left w:val="none" w:sz="0" w:space="0" w:color="auto"/>
        <w:bottom w:val="none" w:sz="0" w:space="0" w:color="auto"/>
        <w:right w:val="none" w:sz="0" w:space="0" w:color="auto"/>
      </w:divBdr>
    </w:div>
    <w:div w:id="495413276">
      <w:marLeft w:val="0"/>
      <w:marRight w:val="0"/>
      <w:marTop w:val="0"/>
      <w:marBottom w:val="0"/>
      <w:divBdr>
        <w:top w:val="none" w:sz="0" w:space="0" w:color="auto"/>
        <w:left w:val="none" w:sz="0" w:space="0" w:color="auto"/>
        <w:bottom w:val="none" w:sz="0" w:space="0" w:color="auto"/>
        <w:right w:val="none" w:sz="0" w:space="0" w:color="auto"/>
      </w:divBdr>
    </w:div>
    <w:div w:id="495418929">
      <w:marLeft w:val="0"/>
      <w:marRight w:val="0"/>
      <w:marTop w:val="0"/>
      <w:marBottom w:val="0"/>
      <w:divBdr>
        <w:top w:val="none" w:sz="0" w:space="0" w:color="auto"/>
        <w:left w:val="none" w:sz="0" w:space="0" w:color="auto"/>
        <w:bottom w:val="none" w:sz="0" w:space="0" w:color="auto"/>
        <w:right w:val="none" w:sz="0" w:space="0" w:color="auto"/>
      </w:divBdr>
    </w:div>
    <w:div w:id="495539500">
      <w:marLeft w:val="0"/>
      <w:marRight w:val="0"/>
      <w:marTop w:val="0"/>
      <w:marBottom w:val="0"/>
      <w:divBdr>
        <w:top w:val="none" w:sz="0" w:space="0" w:color="auto"/>
        <w:left w:val="none" w:sz="0" w:space="0" w:color="auto"/>
        <w:bottom w:val="none" w:sz="0" w:space="0" w:color="auto"/>
        <w:right w:val="none" w:sz="0" w:space="0" w:color="auto"/>
      </w:divBdr>
    </w:div>
    <w:div w:id="495539722">
      <w:marLeft w:val="0"/>
      <w:marRight w:val="0"/>
      <w:marTop w:val="0"/>
      <w:marBottom w:val="0"/>
      <w:divBdr>
        <w:top w:val="none" w:sz="0" w:space="0" w:color="auto"/>
        <w:left w:val="none" w:sz="0" w:space="0" w:color="auto"/>
        <w:bottom w:val="none" w:sz="0" w:space="0" w:color="auto"/>
        <w:right w:val="none" w:sz="0" w:space="0" w:color="auto"/>
      </w:divBdr>
    </w:div>
    <w:div w:id="495728067">
      <w:marLeft w:val="0"/>
      <w:marRight w:val="0"/>
      <w:marTop w:val="0"/>
      <w:marBottom w:val="0"/>
      <w:divBdr>
        <w:top w:val="none" w:sz="0" w:space="0" w:color="auto"/>
        <w:left w:val="none" w:sz="0" w:space="0" w:color="auto"/>
        <w:bottom w:val="none" w:sz="0" w:space="0" w:color="auto"/>
        <w:right w:val="none" w:sz="0" w:space="0" w:color="auto"/>
      </w:divBdr>
    </w:div>
    <w:div w:id="495729401">
      <w:marLeft w:val="0"/>
      <w:marRight w:val="0"/>
      <w:marTop w:val="0"/>
      <w:marBottom w:val="0"/>
      <w:divBdr>
        <w:top w:val="none" w:sz="0" w:space="0" w:color="auto"/>
        <w:left w:val="none" w:sz="0" w:space="0" w:color="auto"/>
        <w:bottom w:val="none" w:sz="0" w:space="0" w:color="auto"/>
        <w:right w:val="none" w:sz="0" w:space="0" w:color="auto"/>
      </w:divBdr>
    </w:div>
    <w:div w:id="495805634">
      <w:marLeft w:val="0"/>
      <w:marRight w:val="0"/>
      <w:marTop w:val="0"/>
      <w:marBottom w:val="0"/>
      <w:divBdr>
        <w:top w:val="none" w:sz="0" w:space="0" w:color="auto"/>
        <w:left w:val="none" w:sz="0" w:space="0" w:color="auto"/>
        <w:bottom w:val="none" w:sz="0" w:space="0" w:color="auto"/>
        <w:right w:val="none" w:sz="0" w:space="0" w:color="auto"/>
      </w:divBdr>
    </w:div>
    <w:div w:id="495852016">
      <w:marLeft w:val="0"/>
      <w:marRight w:val="0"/>
      <w:marTop w:val="0"/>
      <w:marBottom w:val="0"/>
      <w:divBdr>
        <w:top w:val="none" w:sz="0" w:space="0" w:color="auto"/>
        <w:left w:val="none" w:sz="0" w:space="0" w:color="auto"/>
        <w:bottom w:val="none" w:sz="0" w:space="0" w:color="auto"/>
        <w:right w:val="none" w:sz="0" w:space="0" w:color="auto"/>
      </w:divBdr>
    </w:div>
    <w:div w:id="495876557">
      <w:marLeft w:val="0"/>
      <w:marRight w:val="0"/>
      <w:marTop w:val="0"/>
      <w:marBottom w:val="0"/>
      <w:divBdr>
        <w:top w:val="none" w:sz="0" w:space="0" w:color="auto"/>
        <w:left w:val="none" w:sz="0" w:space="0" w:color="auto"/>
        <w:bottom w:val="none" w:sz="0" w:space="0" w:color="auto"/>
        <w:right w:val="none" w:sz="0" w:space="0" w:color="auto"/>
      </w:divBdr>
    </w:div>
    <w:div w:id="496045002">
      <w:marLeft w:val="0"/>
      <w:marRight w:val="0"/>
      <w:marTop w:val="0"/>
      <w:marBottom w:val="0"/>
      <w:divBdr>
        <w:top w:val="none" w:sz="0" w:space="0" w:color="auto"/>
        <w:left w:val="none" w:sz="0" w:space="0" w:color="auto"/>
        <w:bottom w:val="none" w:sz="0" w:space="0" w:color="auto"/>
        <w:right w:val="none" w:sz="0" w:space="0" w:color="auto"/>
      </w:divBdr>
    </w:div>
    <w:div w:id="496111463">
      <w:marLeft w:val="0"/>
      <w:marRight w:val="0"/>
      <w:marTop w:val="0"/>
      <w:marBottom w:val="0"/>
      <w:divBdr>
        <w:top w:val="none" w:sz="0" w:space="0" w:color="auto"/>
        <w:left w:val="none" w:sz="0" w:space="0" w:color="auto"/>
        <w:bottom w:val="none" w:sz="0" w:space="0" w:color="auto"/>
        <w:right w:val="none" w:sz="0" w:space="0" w:color="auto"/>
      </w:divBdr>
    </w:div>
    <w:div w:id="496268079">
      <w:marLeft w:val="0"/>
      <w:marRight w:val="0"/>
      <w:marTop w:val="0"/>
      <w:marBottom w:val="0"/>
      <w:divBdr>
        <w:top w:val="none" w:sz="0" w:space="0" w:color="auto"/>
        <w:left w:val="none" w:sz="0" w:space="0" w:color="auto"/>
        <w:bottom w:val="none" w:sz="0" w:space="0" w:color="auto"/>
        <w:right w:val="none" w:sz="0" w:space="0" w:color="auto"/>
      </w:divBdr>
    </w:div>
    <w:div w:id="496268681">
      <w:marLeft w:val="0"/>
      <w:marRight w:val="0"/>
      <w:marTop w:val="0"/>
      <w:marBottom w:val="0"/>
      <w:divBdr>
        <w:top w:val="none" w:sz="0" w:space="0" w:color="auto"/>
        <w:left w:val="none" w:sz="0" w:space="0" w:color="auto"/>
        <w:bottom w:val="none" w:sz="0" w:space="0" w:color="auto"/>
        <w:right w:val="none" w:sz="0" w:space="0" w:color="auto"/>
      </w:divBdr>
    </w:div>
    <w:div w:id="496268952">
      <w:marLeft w:val="0"/>
      <w:marRight w:val="0"/>
      <w:marTop w:val="0"/>
      <w:marBottom w:val="0"/>
      <w:divBdr>
        <w:top w:val="none" w:sz="0" w:space="0" w:color="auto"/>
        <w:left w:val="none" w:sz="0" w:space="0" w:color="auto"/>
        <w:bottom w:val="none" w:sz="0" w:space="0" w:color="auto"/>
        <w:right w:val="none" w:sz="0" w:space="0" w:color="auto"/>
      </w:divBdr>
    </w:div>
    <w:div w:id="496306813">
      <w:marLeft w:val="0"/>
      <w:marRight w:val="0"/>
      <w:marTop w:val="0"/>
      <w:marBottom w:val="0"/>
      <w:divBdr>
        <w:top w:val="none" w:sz="0" w:space="0" w:color="auto"/>
        <w:left w:val="none" w:sz="0" w:space="0" w:color="auto"/>
        <w:bottom w:val="none" w:sz="0" w:space="0" w:color="auto"/>
        <w:right w:val="none" w:sz="0" w:space="0" w:color="auto"/>
      </w:divBdr>
    </w:div>
    <w:div w:id="496380510">
      <w:marLeft w:val="0"/>
      <w:marRight w:val="0"/>
      <w:marTop w:val="0"/>
      <w:marBottom w:val="0"/>
      <w:divBdr>
        <w:top w:val="none" w:sz="0" w:space="0" w:color="auto"/>
        <w:left w:val="none" w:sz="0" w:space="0" w:color="auto"/>
        <w:bottom w:val="none" w:sz="0" w:space="0" w:color="auto"/>
        <w:right w:val="none" w:sz="0" w:space="0" w:color="auto"/>
      </w:divBdr>
    </w:div>
    <w:div w:id="496458957">
      <w:marLeft w:val="0"/>
      <w:marRight w:val="0"/>
      <w:marTop w:val="0"/>
      <w:marBottom w:val="0"/>
      <w:divBdr>
        <w:top w:val="none" w:sz="0" w:space="0" w:color="auto"/>
        <w:left w:val="none" w:sz="0" w:space="0" w:color="auto"/>
        <w:bottom w:val="none" w:sz="0" w:space="0" w:color="auto"/>
        <w:right w:val="none" w:sz="0" w:space="0" w:color="auto"/>
      </w:divBdr>
    </w:div>
    <w:div w:id="496462473">
      <w:marLeft w:val="0"/>
      <w:marRight w:val="0"/>
      <w:marTop w:val="0"/>
      <w:marBottom w:val="0"/>
      <w:divBdr>
        <w:top w:val="none" w:sz="0" w:space="0" w:color="auto"/>
        <w:left w:val="none" w:sz="0" w:space="0" w:color="auto"/>
        <w:bottom w:val="none" w:sz="0" w:space="0" w:color="auto"/>
        <w:right w:val="none" w:sz="0" w:space="0" w:color="auto"/>
      </w:divBdr>
    </w:div>
    <w:div w:id="496464138">
      <w:marLeft w:val="0"/>
      <w:marRight w:val="0"/>
      <w:marTop w:val="0"/>
      <w:marBottom w:val="0"/>
      <w:divBdr>
        <w:top w:val="none" w:sz="0" w:space="0" w:color="auto"/>
        <w:left w:val="none" w:sz="0" w:space="0" w:color="auto"/>
        <w:bottom w:val="none" w:sz="0" w:space="0" w:color="auto"/>
        <w:right w:val="none" w:sz="0" w:space="0" w:color="auto"/>
      </w:divBdr>
    </w:div>
    <w:div w:id="496532049">
      <w:marLeft w:val="0"/>
      <w:marRight w:val="0"/>
      <w:marTop w:val="0"/>
      <w:marBottom w:val="0"/>
      <w:divBdr>
        <w:top w:val="none" w:sz="0" w:space="0" w:color="auto"/>
        <w:left w:val="none" w:sz="0" w:space="0" w:color="auto"/>
        <w:bottom w:val="none" w:sz="0" w:space="0" w:color="auto"/>
        <w:right w:val="none" w:sz="0" w:space="0" w:color="auto"/>
      </w:divBdr>
    </w:div>
    <w:div w:id="496580488">
      <w:marLeft w:val="0"/>
      <w:marRight w:val="0"/>
      <w:marTop w:val="0"/>
      <w:marBottom w:val="0"/>
      <w:divBdr>
        <w:top w:val="none" w:sz="0" w:space="0" w:color="auto"/>
        <w:left w:val="none" w:sz="0" w:space="0" w:color="auto"/>
        <w:bottom w:val="none" w:sz="0" w:space="0" w:color="auto"/>
        <w:right w:val="none" w:sz="0" w:space="0" w:color="auto"/>
      </w:divBdr>
    </w:div>
    <w:div w:id="496697756">
      <w:marLeft w:val="0"/>
      <w:marRight w:val="0"/>
      <w:marTop w:val="0"/>
      <w:marBottom w:val="0"/>
      <w:divBdr>
        <w:top w:val="none" w:sz="0" w:space="0" w:color="auto"/>
        <w:left w:val="none" w:sz="0" w:space="0" w:color="auto"/>
        <w:bottom w:val="none" w:sz="0" w:space="0" w:color="auto"/>
        <w:right w:val="none" w:sz="0" w:space="0" w:color="auto"/>
      </w:divBdr>
    </w:div>
    <w:div w:id="496698103">
      <w:marLeft w:val="0"/>
      <w:marRight w:val="0"/>
      <w:marTop w:val="0"/>
      <w:marBottom w:val="0"/>
      <w:divBdr>
        <w:top w:val="none" w:sz="0" w:space="0" w:color="auto"/>
        <w:left w:val="none" w:sz="0" w:space="0" w:color="auto"/>
        <w:bottom w:val="none" w:sz="0" w:space="0" w:color="auto"/>
        <w:right w:val="none" w:sz="0" w:space="0" w:color="auto"/>
      </w:divBdr>
    </w:div>
    <w:div w:id="496726422">
      <w:marLeft w:val="0"/>
      <w:marRight w:val="0"/>
      <w:marTop w:val="0"/>
      <w:marBottom w:val="0"/>
      <w:divBdr>
        <w:top w:val="none" w:sz="0" w:space="0" w:color="auto"/>
        <w:left w:val="none" w:sz="0" w:space="0" w:color="auto"/>
        <w:bottom w:val="none" w:sz="0" w:space="0" w:color="auto"/>
        <w:right w:val="none" w:sz="0" w:space="0" w:color="auto"/>
      </w:divBdr>
    </w:div>
    <w:div w:id="496726740">
      <w:marLeft w:val="0"/>
      <w:marRight w:val="0"/>
      <w:marTop w:val="0"/>
      <w:marBottom w:val="0"/>
      <w:divBdr>
        <w:top w:val="none" w:sz="0" w:space="0" w:color="auto"/>
        <w:left w:val="none" w:sz="0" w:space="0" w:color="auto"/>
        <w:bottom w:val="none" w:sz="0" w:space="0" w:color="auto"/>
        <w:right w:val="none" w:sz="0" w:space="0" w:color="auto"/>
      </w:divBdr>
    </w:div>
    <w:div w:id="496769011">
      <w:marLeft w:val="0"/>
      <w:marRight w:val="0"/>
      <w:marTop w:val="0"/>
      <w:marBottom w:val="0"/>
      <w:divBdr>
        <w:top w:val="none" w:sz="0" w:space="0" w:color="auto"/>
        <w:left w:val="none" w:sz="0" w:space="0" w:color="auto"/>
        <w:bottom w:val="none" w:sz="0" w:space="0" w:color="auto"/>
        <w:right w:val="none" w:sz="0" w:space="0" w:color="auto"/>
      </w:divBdr>
    </w:div>
    <w:div w:id="497041695">
      <w:marLeft w:val="0"/>
      <w:marRight w:val="0"/>
      <w:marTop w:val="0"/>
      <w:marBottom w:val="0"/>
      <w:divBdr>
        <w:top w:val="none" w:sz="0" w:space="0" w:color="auto"/>
        <w:left w:val="none" w:sz="0" w:space="0" w:color="auto"/>
        <w:bottom w:val="none" w:sz="0" w:space="0" w:color="auto"/>
        <w:right w:val="none" w:sz="0" w:space="0" w:color="auto"/>
      </w:divBdr>
    </w:div>
    <w:div w:id="497113647">
      <w:marLeft w:val="0"/>
      <w:marRight w:val="0"/>
      <w:marTop w:val="0"/>
      <w:marBottom w:val="0"/>
      <w:divBdr>
        <w:top w:val="none" w:sz="0" w:space="0" w:color="auto"/>
        <w:left w:val="none" w:sz="0" w:space="0" w:color="auto"/>
        <w:bottom w:val="none" w:sz="0" w:space="0" w:color="auto"/>
        <w:right w:val="none" w:sz="0" w:space="0" w:color="auto"/>
      </w:divBdr>
    </w:div>
    <w:div w:id="497156803">
      <w:marLeft w:val="0"/>
      <w:marRight w:val="0"/>
      <w:marTop w:val="0"/>
      <w:marBottom w:val="0"/>
      <w:divBdr>
        <w:top w:val="none" w:sz="0" w:space="0" w:color="auto"/>
        <w:left w:val="none" w:sz="0" w:space="0" w:color="auto"/>
        <w:bottom w:val="none" w:sz="0" w:space="0" w:color="auto"/>
        <w:right w:val="none" w:sz="0" w:space="0" w:color="auto"/>
      </w:divBdr>
    </w:div>
    <w:div w:id="497306192">
      <w:marLeft w:val="0"/>
      <w:marRight w:val="0"/>
      <w:marTop w:val="0"/>
      <w:marBottom w:val="0"/>
      <w:divBdr>
        <w:top w:val="none" w:sz="0" w:space="0" w:color="auto"/>
        <w:left w:val="none" w:sz="0" w:space="0" w:color="auto"/>
        <w:bottom w:val="none" w:sz="0" w:space="0" w:color="auto"/>
        <w:right w:val="none" w:sz="0" w:space="0" w:color="auto"/>
      </w:divBdr>
    </w:div>
    <w:div w:id="497309735">
      <w:marLeft w:val="0"/>
      <w:marRight w:val="0"/>
      <w:marTop w:val="0"/>
      <w:marBottom w:val="0"/>
      <w:divBdr>
        <w:top w:val="none" w:sz="0" w:space="0" w:color="auto"/>
        <w:left w:val="none" w:sz="0" w:space="0" w:color="auto"/>
        <w:bottom w:val="none" w:sz="0" w:space="0" w:color="auto"/>
        <w:right w:val="none" w:sz="0" w:space="0" w:color="auto"/>
      </w:divBdr>
    </w:div>
    <w:div w:id="497313489">
      <w:marLeft w:val="0"/>
      <w:marRight w:val="0"/>
      <w:marTop w:val="0"/>
      <w:marBottom w:val="0"/>
      <w:divBdr>
        <w:top w:val="none" w:sz="0" w:space="0" w:color="auto"/>
        <w:left w:val="none" w:sz="0" w:space="0" w:color="auto"/>
        <w:bottom w:val="none" w:sz="0" w:space="0" w:color="auto"/>
        <w:right w:val="none" w:sz="0" w:space="0" w:color="auto"/>
      </w:divBdr>
    </w:div>
    <w:div w:id="497380931">
      <w:marLeft w:val="0"/>
      <w:marRight w:val="0"/>
      <w:marTop w:val="0"/>
      <w:marBottom w:val="0"/>
      <w:divBdr>
        <w:top w:val="none" w:sz="0" w:space="0" w:color="auto"/>
        <w:left w:val="none" w:sz="0" w:space="0" w:color="auto"/>
        <w:bottom w:val="none" w:sz="0" w:space="0" w:color="auto"/>
        <w:right w:val="none" w:sz="0" w:space="0" w:color="auto"/>
      </w:divBdr>
    </w:div>
    <w:div w:id="497430411">
      <w:marLeft w:val="0"/>
      <w:marRight w:val="0"/>
      <w:marTop w:val="0"/>
      <w:marBottom w:val="0"/>
      <w:divBdr>
        <w:top w:val="none" w:sz="0" w:space="0" w:color="auto"/>
        <w:left w:val="none" w:sz="0" w:space="0" w:color="auto"/>
        <w:bottom w:val="none" w:sz="0" w:space="0" w:color="auto"/>
        <w:right w:val="none" w:sz="0" w:space="0" w:color="auto"/>
      </w:divBdr>
    </w:div>
    <w:div w:id="497497362">
      <w:marLeft w:val="0"/>
      <w:marRight w:val="0"/>
      <w:marTop w:val="0"/>
      <w:marBottom w:val="0"/>
      <w:divBdr>
        <w:top w:val="none" w:sz="0" w:space="0" w:color="auto"/>
        <w:left w:val="none" w:sz="0" w:space="0" w:color="auto"/>
        <w:bottom w:val="none" w:sz="0" w:space="0" w:color="auto"/>
        <w:right w:val="none" w:sz="0" w:space="0" w:color="auto"/>
      </w:divBdr>
    </w:div>
    <w:div w:id="497698360">
      <w:marLeft w:val="0"/>
      <w:marRight w:val="0"/>
      <w:marTop w:val="0"/>
      <w:marBottom w:val="0"/>
      <w:divBdr>
        <w:top w:val="none" w:sz="0" w:space="0" w:color="auto"/>
        <w:left w:val="none" w:sz="0" w:space="0" w:color="auto"/>
        <w:bottom w:val="none" w:sz="0" w:space="0" w:color="auto"/>
        <w:right w:val="none" w:sz="0" w:space="0" w:color="auto"/>
      </w:divBdr>
    </w:div>
    <w:div w:id="497766457">
      <w:marLeft w:val="0"/>
      <w:marRight w:val="0"/>
      <w:marTop w:val="0"/>
      <w:marBottom w:val="0"/>
      <w:divBdr>
        <w:top w:val="none" w:sz="0" w:space="0" w:color="auto"/>
        <w:left w:val="none" w:sz="0" w:space="0" w:color="auto"/>
        <w:bottom w:val="none" w:sz="0" w:space="0" w:color="auto"/>
        <w:right w:val="none" w:sz="0" w:space="0" w:color="auto"/>
      </w:divBdr>
    </w:div>
    <w:div w:id="497772507">
      <w:marLeft w:val="480"/>
      <w:marRight w:val="0"/>
      <w:marTop w:val="0"/>
      <w:marBottom w:val="0"/>
      <w:divBdr>
        <w:top w:val="none" w:sz="0" w:space="0" w:color="auto"/>
        <w:left w:val="none" w:sz="0" w:space="0" w:color="auto"/>
        <w:bottom w:val="none" w:sz="0" w:space="0" w:color="auto"/>
        <w:right w:val="none" w:sz="0" w:space="0" w:color="auto"/>
      </w:divBdr>
    </w:div>
    <w:div w:id="497886946">
      <w:marLeft w:val="0"/>
      <w:marRight w:val="0"/>
      <w:marTop w:val="0"/>
      <w:marBottom w:val="0"/>
      <w:divBdr>
        <w:top w:val="none" w:sz="0" w:space="0" w:color="auto"/>
        <w:left w:val="none" w:sz="0" w:space="0" w:color="auto"/>
        <w:bottom w:val="none" w:sz="0" w:space="0" w:color="auto"/>
        <w:right w:val="none" w:sz="0" w:space="0" w:color="auto"/>
      </w:divBdr>
    </w:div>
    <w:div w:id="497888240">
      <w:marLeft w:val="0"/>
      <w:marRight w:val="0"/>
      <w:marTop w:val="0"/>
      <w:marBottom w:val="0"/>
      <w:divBdr>
        <w:top w:val="none" w:sz="0" w:space="0" w:color="auto"/>
        <w:left w:val="none" w:sz="0" w:space="0" w:color="auto"/>
        <w:bottom w:val="none" w:sz="0" w:space="0" w:color="auto"/>
        <w:right w:val="none" w:sz="0" w:space="0" w:color="auto"/>
      </w:divBdr>
    </w:div>
    <w:div w:id="497961039">
      <w:marLeft w:val="0"/>
      <w:marRight w:val="0"/>
      <w:marTop w:val="0"/>
      <w:marBottom w:val="0"/>
      <w:divBdr>
        <w:top w:val="none" w:sz="0" w:space="0" w:color="auto"/>
        <w:left w:val="none" w:sz="0" w:space="0" w:color="auto"/>
        <w:bottom w:val="none" w:sz="0" w:space="0" w:color="auto"/>
        <w:right w:val="none" w:sz="0" w:space="0" w:color="auto"/>
      </w:divBdr>
    </w:div>
    <w:div w:id="497962519">
      <w:marLeft w:val="0"/>
      <w:marRight w:val="0"/>
      <w:marTop w:val="0"/>
      <w:marBottom w:val="0"/>
      <w:divBdr>
        <w:top w:val="none" w:sz="0" w:space="0" w:color="auto"/>
        <w:left w:val="none" w:sz="0" w:space="0" w:color="auto"/>
        <w:bottom w:val="none" w:sz="0" w:space="0" w:color="auto"/>
        <w:right w:val="none" w:sz="0" w:space="0" w:color="auto"/>
      </w:divBdr>
    </w:div>
    <w:div w:id="498038936">
      <w:marLeft w:val="0"/>
      <w:marRight w:val="0"/>
      <w:marTop w:val="0"/>
      <w:marBottom w:val="0"/>
      <w:divBdr>
        <w:top w:val="none" w:sz="0" w:space="0" w:color="auto"/>
        <w:left w:val="none" w:sz="0" w:space="0" w:color="auto"/>
        <w:bottom w:val="none" w:sz="0" w:space="0" w:color="auto"/>
        <w:right w:val="none" w:sz="0" w:space="0" w:color="auto"/>
      </w:divBdr>
    </w:div>
    <w:div w:id="498084870">
      <w:marLeft w:val="0"/>
      <w:marRight w:val="0"/>
      <w:marTop w:val="0"/>
      <w:marBottom w:val="0"/>
      <w:divBdr>
        <w:top w:val="none" w:sz="0" w:space="0" w:color="auto"/>
        <w:left w:val="none" w:sz="0" w:space="0" w:color="auto"/>
        <w:bottom w:val="none" w:sz="0" w:space="0" w:color="auto"/>
        <w:right w:val="none" w:sz="0" w:space="0" w:color="auto"/>
      </w:divBdr>
    </w:div>
    <w:div w:id="498232577">
      <w:marLeft w:val="0"/>
      <w:marRight w:val="0"/>
      <w:marTop w:val="0"/>
      <w:marBottom w:val="0"/>
      <w:divBdr>
        <w:top w:val="none" w:sz="0" w:space="0" w:color="auto"/>
        <w:left w:val="none" w:sz="0" w:space="0" w:color="auto"/>
        <w:bottom w:val="none" w:sz="0" w:space="0" w:color="auto"/>
        <w:right w:val="none" w:sz="0" w:space="0" w:color="auto"/>
      </w:divBdr>
    </w:div>
    <w:div w:id="498353552">
      <w:marLeft w:val="0"/>
      <w:marRight w:val="0"/>
      <w:marTop w:val="0"/>
      <w:marBottom w:val="0"/>
      <w:divBdr>
        <w:top w:val="none" w:sz="0" w:space="0" w:color="auto"/>
        <w:left w:val="none" w:sz="0" w:space="0" w:color="auto"/>
        <w:bottom w:val="none" w:sz="0" w:space="0" w:color="auto"/>
        <w:right w:val="none" w:sz="0" w:space="0" w:color="auto"/>
      </w:divBdr>
    </w:div>
    <w:div w:id="498355360">
      <w:marLeft w:val="0"/>
      <w:marRight w:val="0"/>
      <w:marTop w:val="0"/>
      <w:marBottom w:val="0"/>
      <w:divBdr>
        <w:top w:val="none" w:sz="0" w:space="0" w:color="auto"/>
        <w:left w:val="none" w:sz="0" w:space="0" w:color="auto"/>
        <w:bottom w:val="none" w:sz="0" w:space="0" w:color="auto"/>
        <w:right w:val="none" w:sz="0" w:space="0" w:color="auto"/>
      </w:divBdr>
    </w:div>
    <w:div w:id="498422331">
      <w:marLeft w:val="0"/>
      <w:marRight w:val="0"/>
      <w:marTop w:val="0"/>
      <w:marBottom w:val="0"/>
      <w:divBdr>
        <w:top w:val="none" w:sz="0" w:space="0" w:color="auto"/>
        <w:left w:val="none" w:sz="0" w:space="0" w:color="auto"/>
        <w:bottom w:val="none" w:sz="0" w:space="0" w:color="auto"/>
        <w:right w:val="none" w:sz="0" w:space="0" w:color="auto"/>
      </w:divBdr>
    </w:div>
    <w:div w:id="498425542">
      <w:marLeft w:val="0"/>
      <w:marRight w:val="0"/>
      <w:marTop w:val="0"/>
      <w:marBottom w:val="0"/>
      <w:divBdr>
        <w:top w:val="none" w:sz="0" w:space="0" w:color="auto"/>
        <w:left w:val="none" w:sz="0" w:space="0" w:color="auto"/>
        <w:bottom w:val="none" w:sz="0" w:space="0" w:color="auto"/>
        <w:right w:val="none" w:sz="0" w:space="0" w:color="auto"/>
      </w:divBdr>
    </w:div>
    <w:div w:id="498429002">
      <w:marLeft w:val="0"/>
      <w:marRight w:val="0"/>
      <w:marTop w:val="0"/>
      <w:marBottom w:val="0"/>
      <w:divBdr>
        <w:top w:val="none" w:sz="0" w:space="0" w:color="auto"/>
        <w:left w:val="none" w:sz="0" w:space="0" w:color="auto"/>
        <w:bottom w:val="none" w:sz="0" w:space="0" w:color="auto"/>
        <w:right w:val="none" w:sz="0" w:space="0" w:color="auto"/>
      </w:divBdr>
    </w:div>
    <w:div w:id="498546879">
      <w:marLeft w:val="0"/>
      <w:marRight w:val="0"/>
      <w:marTop w:val="0"/>
      <w:marBottom w:val="0"/>
      <w:divBdr>
        <w:top w:val="none" w:sz="0" w:space="0" w:color="auto"/>
        <w:left w:val="none" w:sz="0" w:space="0" w:color="auto"/>
        <w:bottom w:val="none" w:sz="0" w:space="0" w:color="auto"/>
        <w:right w:val="none" w:sz="0" w:space="0" w:color="auto"/>
      </w:divBdr>
    </w:div>
    <w:div w:id="498664511">
      <w:marLeft w:val="0"/>
      <w:marRight w:val="0"/>
      <w:marTop w:val="0"/>
      <w:marBottom w:val="0"/>
      <w:divBdr>
        <w:top w:val="none" w:sz="0" w:space="0" w:color="auto"/>
        <w:left w:val="none" w:sz="0" w:space="0" w:color="auto"/>
        <w:bottom w:val="none" w:sz="0" w:space="0" w:color="auto"/>
        <w:right w:val="none" w:sz="0" w:space="0" w:color="auto"/>
      </w:divBdr>
    </w:div>
    <w:div w:id="498695382">
      <w:marLeft w:val="0"/>
      <w:marRight w:val="0"/>
      <w:marTop w:val="0"/>
      <w:marBottom w:val="0"/>
      <w:divBdr>
        <w:top w:val="none" w:sz="0" w:space="0" w:color="auto"/>
        <w:left w:val="none" w:sz="0" w:space="0" w:color="auto"/>
        <w:bottom w:val="none" w:sz="0" w:space="0" w:color="auto"/>
        <w:right w:val="none" w:sz="0" w:space="0" w:color="auto"/>
      </w:divBdr>
    </w:div>
    <w:div w:id="498734196">
      <w:marLeft w:val="0"/>
      <w:marRight w:val="0"/>
      <w:marTop w:val="0"/>
      <w:marBottom w:val="0"/>
      <w:divBdr>
        <w:top w:val="none" w:sz="0" w:space="0" w:color="auto"/>
        <w:left w:val="none" w:sz="0" w:space="0" w:color="auto"/>
        <w:bottom w:val="none" w:sz="0" w:space="0" w:color="auto"/>
        <w:right w:val="none" w:sz="0" w:space="0" w:color="auto"/>
      </w:divBdr>
    </w:div>
    <w:div w:id="498738156">
      <w:marLeft w:val="0"/>
      <w:marRight w:val="0"/>
      <w:marTop w:val="0"/>
      <w:marBottom w:val="0"/>
      <w:divBdr>
        <w:top w:val="none" w:sz="0" w:space="0" w:color="auto"/>
        <w:left w:val="none" w:sz="0" w:space="0" w:color="auto"/>
        <w:bottom w:val="none" w:sz="0" w:space="0" w:color="auto"/>
        <w:right w:val="none" w:sz="0" w:space="0" w:color="auto"/>
      </w:divBdr>
    </w:div>
    <w:div w:id="498814729">
      <w:marLeft w:val="0"/>
      <w:marRight w:val="0"/>
      <w:marTop w:val="0"/>
      <w:marBottom w:val="0"/>
      <w:divBdr>
        <w:top w:val="none" w:sz="0" w:space="0" w:color="auto"/>
        <w:left w:val="none" w:sz="0" w:space="0" w:color="auto"/>
        <w:bottom w:val="none" w:sz="0" w:space="0" w:color="auto"/>
        <w:right w:val="none" w:sz="0" w:space="0" w:color="auto"/>
      </w:divBdr>
    </w:div>
    <w:div w:id="498885023">
      <w:marLeft w:val="0"/>
      <w:marRight w:val="0"/>
      <w:marTop w:val="0"/>
      <w:marBottom w:val="0"/>
      <w:divBdr>
        <w:top w:val="none" w:sz="0" w:space="0" w:color="auto"/>
        <w:left w:val="none" w:sz="0" w:space="0" w:color="auto"/>
        <w:bottom w:val="none" w:sz="0" w:space="0" w:color="auto"/>
        <w:right w:val="none" w:sz="0" w:space="0" w:color="auto"/>
      </w:divBdr>
    </w:div>
    <w:div w:id="498889720">
      <w:marLeft w:val="0"/>
      <w:marRight w:val="0"/>
      <w:marTop w:val="0"/>
      <w:marBottom w:val="0"/>
      <w:divBdr>
        <w:top w:val="none" w:sz="0" w:space="0" w:color="auto"/>
        <w:left w:val="none" w:sz="0" w:space="0" w:color="auto"/>
        <w:bottom w:val="none" w:sz="0" w:space="0" w:color="auto"/>
        <w:right w:val="none" w:sz="0" w:space="0" w:color="auto"/>
      </w:divBdr>
    </w:div>
    <w:div w:id="498889834">
      <w:marLeft w:val="0"/>
      <w:marRight w:val="0"/>
      <w:marTop w:val="0"/>
      <w:marBottom w:val="0"/>
      <w:divBdr>
        <w:top w:val="none" w:sz="0" w:space="0" w:color="auto"/>
        <w:left w:val="none" w:sz="0" w:space="0" w:color="auto"/>
        <w:bottom w:val="none" w:sz="0" w:space="0" w:color="auto"/>
        <w:right w:val="none" w:sz="0" w:space="0" w:color="auto"/>
      </w:divBdr>
    </w:div>
    <w:div w:id="499009034">
      <w:marLeft w:val="0"/>
      <w:marRight w:val="0"/>
      <w:marTop w:val="0"/>
      <w:marBottom w:val="0"/>
      <w:divBdr>
        <w:top w:val="none" w:sz="0" w:space="0" w:color="auto"/>
        <w:left w:val="none" w:sz="0" w:space="0" w:color="auto"/>
        <w:bottom w:val="none" w:sz="0" w:space="0" w:color="auto"/>
        <w:right w:val="none" w:sz="0" w:space="0" w:color="auto"/>
      </w:divBdr>
    </w:div>
    <w:div w:id="499124589">
      <w:marLeft w:val="0"/>
      <w:marRight w:val="0"/>
      <w:marTop w:val="0"/>
      <w:marBottom w:val="0"/>
      <w:divBdr>
        <w:top w:val="none" w:sz="0" w:space="0" w:color="auto"/>
        <w:left w:val="none" w:sz="0" w:space="0" w:color="auto"/>
        <w:bottom w:val="none" w:sz="0" w:space="0" w:color="auto"/>
        <w:right w:val="none" w:sz="0" w:space="0" w:color="auto"/>
      </w:divBdr>
    </w:div>
    <w:div w:id="499153165">
      <w:marLeft w:val="0"/>
      <w:marRight w:val="0"/>
      <w:marTop w:val="0"/>
      <w:marBottom w:val="0"/>
      <w:divBdr>
        <w:top w:val="none" w:sz="0" w:space="0" w:color="auto"/>
        <w:left w:val="none" w:sz="0" w:space="0" w:color="auto"/>
        <w:bottom w:val="none" w:sz="0" w:space="0" w:color="auto"/>
        <w:right w:val="none" w:sz="0" w:space="0" w:color="auto"/>
      </w:divBdr>
    </w:div>
    <w:div w:id="499274470">
      <w:marLeft w:val="0"/>
      <w:marRight w:val="0"/>
      <w:marTop w:val="0"/>
      <w:marBottom w:val="0"/>
      <w:divBdr>
        <w:top w:val="none" w:sz="0" w:space="0" w:color="auto"/>
        <w:left w:val="none" w:sz="0" w:space="0" w:color="auto"/>
        <w:bottom w:val="none" w:sz="0" w:space="0" w:color="auto"/>
        <w:right w:val="none" w:sz="0" w:space="0" w:color="auto"/>
      </w:divBdr>
    </w:div>
    <w:div w:id="499275321">
      <w:marLeft w:val="0"/>
      <w:marRight w:val="0"/>
      <w:marTop w:val="0"/>
      <w:marBottom w:val="0"/>
      <w:divBdr>
        <w:top w:val="none" w:sz="0" w:space="0" w:color="auto"/>
        <w:left w:val="none" w:sz="0" w:space="0" w:color="auto"/>
        <w:bottom w:val="none" w:sz="0" w:space="0" w:color="auto"/>
        <w:right w:val="none" w:sz="0" w:space="0" w:color="auto"/>
      </w:divBdr>
    </w:div>
    <w:div w:id="499277482">
      <w:marLeft w:val="0"/>
      <w:marRight w:val="0"/>
      <w:marTop w:val="0"/>
      <w:marBottom w:val="0"/>
      <w:divBdr>
        <w:top w:val="none" w:sz="0" w:space="0" w:color="auto"/>
        <w:left w:val="none" w:sz="0" w:space="0" w:color="auto"/>
        <w:bottom w:val="none" w:sz="0" w:space="0" w:color="auto"/>
        <w:right w:val="none" w:sz="0" w:space="0" w:color="auto"/>
      </w:divBdr>
    </w:div>
    <w:div w:id="499277564">
      <w:marLeft w:val="0"/>
      <w:marRight w:val="0"/>
      <w:marTop w:val="0"/>
      <w:marBottom w:val="0"/>
      <w:divBdr>
        <w:top w:val="none" w:sz="0" w:space="0" w:color="auto"/>
        <w:left w:val="none" w:sz="0" w:space="0" w:color="auto"/>
        <w:bottom w:val="none" w:sz="0" w:space="0" w:color="auto"/>
        <w:right w:val="none" w:sz="0" w:space="0" w:color="auto"/>
      </w:divBdr>
    </w:div>
    <w:div w:id="499321842">
      <w:marLeft w:val="0"/>
      <w:marRight w:val="0"/>
      <w:marTop w:val="0"/>
      <w:marBottom w:val="0"/>
      <w:divBdr>
        <w:top w:val="none" w:sz="0" w:space="0" w:color="auto"/>
        <w:left w:val="none" w:sz="0" w:space="0" w:color="auto"/>
        <w:bottom w:val="none" w:sz="0" w:space="0" w:color="auto"/>
        <w:right w:val="none" w:sz="0" w:space="0" w:color="auto"/>
      </w:divBdr>
    </w:div>
    <w:div w:id="499348222">
      <w:marLeft w:val="0"/>
      <w:marRight w:val="0"/>
      <w:marTop w:val="0"/>
      <w:marBottom w:val="0"/>
      <w:divBdr>
        <w:top w:val="none" w:sz="0" w:space="0" w:color="auto"/>
        <w:left w:val="none" w:sz="0" w:space="0" w:color="auto"/>
        <w:bottom w:val="none" w:sz="0" w:space="0" w:color="auto"/>
        <w:right w:val="none" w:sz="0" w:space="0" w:color="auto"/>
      </w:divBdr>
    </w:div>
    <w:div w:id="499392263">
      <w:marLeft w:val="0"/>
      <w:marRight w:val="0"/>
      <w:marTop w:val="0"/>
      <w:marBottom w:val="0"/>
      <w:divBdr>
        <w:top w:val="none" w:sz="0" w:space="0" w:color="auto"/>
        <w:left w:val="none" w:sz="0" w:space="0" w:color="auto"/>
        <w:bottom w:val="none" w:sz="0" w:space="0" w:color="auto"/>
        <w:right w:val="none" w:sz="0" w:space="0" w:color="auto"/>
      </w:divBdr>
    </w:div>
    <w:div w:id="499392325">
      <w:marLeft w:val="0"/>
      <w:marRight w:val="0"/>
      <w:marTop w:val="0"/>
      <w:marBottom w:val="0"/>
      <w:divBdr>
        <w:top w:val="none" w:sz="0" w:space="0" w:color="auto"/>
        <w:left w:val="none" w:sz="0" w:space="0" w:color="auto"/>
        <w:bottom w:val="none" w:sz="0" w:space="0" w:color="auto"/>
        <w:right w:val="none" w:sz="0" w:space="0" w:color="auto"/>
      </w:divBdr>
    </w:div>
    <w:div w:id="499468735">
      <w:marLeft w:val="0"/>
      <w:marRight w:val="0"/>
      <w:marTop w:val="0"/>
      <w:marBottom w:val="0"/>
      <w:divBdr>
        <w:top w:val="none" w:sz="0" w:space="0" w:color="auto"/>
        <w:left w:val="none" w:sz="0" w:space="0" w:color="auto"/>
        <w:bottom w:val="none" w:sz="0" w:space="0" w:color="auto"/>
        <w:right w:val="none" w:sz="0" w:space="0" w:color="auto"/>
      </w:divBdr>
    </w:div>
    <w:div w:id="499731705">
      <w:marLeft w:val="0"/>
      <w:marRight w:val="0"/>
      <w:marTop w:val="0"/>
      <w:marBottom w:val="0"/>
      <w:divBdr>
        <w:top w:val="none" w:sz="0" w:space="0" w:color="auto"/>
        <w:left w:val="none" w:sz="0" w:space="0" w:color="auto"/>
        <w:bottom w:val="none" w:sz="0" w:space="0" w:color="auto"/>
        <w:right w:val="none" w:sz="0" w:space="0" w:color="auto"/>
      </w:divBdr>
    </w:div>
    <w:div w:id="499739590">
      <w:marLeft w:val="0"/>
      <w:marRight w:val="0"/>
      <w:marTop w:val="0"/>
      <w:marBottom w:val="0"/>
      <w:divBdr>
        <w:top w:val="none" w:sz="0" w:space="0" w:color="auto"/>
        <w:left w:val="none" w:sz="0" w:space="0" w:color="auto"/>
        <w:bottom w:val="none" w:sz="0" w:space="0" w:color="auto"/>
        <w:right w:val="none" w:sz="0" w:space="0" w:color="auto"/>
      </w:divBdr>
    </w:div>
    <w:div w:id="499807618">
      <w:marLeft w:val="0"/>
      <w:marRight w:val="0"/>
      <w:marTop w:val="0"/>
      <w:marBottom w:val="0"/>
      <w:divBdr>
        <w:top w:val="none" w:sz="0" w:space="0" w:color="auto"/>
        <w:left w:val="none" w:sz="0" w:space="0" w:color="auto"/>
        <w:bottom w:val="none" w:sz="0" w:space="0" w:color="auto"/>
        <w:right w:val="none" w:sz="0" w:space="0" w:color="auto"/>
      </w:divBdr>
    </w:div>
    <w:div w:id="499809185">
      <w:marLeft w:val="0"/>
      <w:marRight w:val="0"/>
      <w:marTop w:val="0"/>
      <w:marBottom w:val="0"/>
      <w:divBdr>
        <w:top w:val="none" w:sz="0" w:space="0" w:color="auto"/>
        <w:left w:val="none" w:sz="0" w:space="0" w:color="auto"/>
        <w:bottom w:val="none" w:sz="0" w:space="0" w:color="auto"/>
        <w:right w:val="none" w:sz="0" w:space="0" w:color="auto"/>
      </w:divBdr>
    </w:div>
    <w:div w:id="499809683">
      <w:marLeft w:val="0"/>
      <w:marRight w:val="0"/>
      <w:marTop w:val="0"/>
      <w:marBottom w:val="0"/>
      <w:divBdr>
        <w:top w:val="none" w:sz="0" w:space="0" w:color="auto"/>
        <w:left w:val="none" w:sz="0" w:space="0" w:color="auto"/>
        <w:bottom w:val="none" w:sz="0" w:space="0" w:color="auto"/>
        <w:right w:val="none" w:sz="0" w:space="0" w:color="auto"/>
      </w:divBdr>
    </w:div>
    <w:div w:id="499851435">
      <w:marLeft w:val="0"/>
      <w:marRight w:val="0"/>
      <w:marTop w:val="0"/>
      <w:marBottom w:val="0"/>
      <w:divBdr>
        <w:top w:val="none" w:sz="0" w:space="0" w:color="auto"/>
        <w:left w:val="none" w:sz="0" w:space="0" w:color="auto"/>
        <w:bottom w:val="none" w:sz="0" w:space="0" w:color="auto"/>
        <w:right w:val="none" w:sz="0" w:space="0" w:color="auto"/>
      </w:divBdr>
    </w:div>
    <w:div w:id="499853109">
      <w:marLeft w:val="0"/>
      <w:marRight w:val="0"/>
      <w:marTop w:val="0"/>
      <w:marBottom w:val="0"/>
      <w:divBdr>
        <w:top w:val="none" w:sz="0" w:space="0" w:color="auto"/>
        <w:left w:val="none" w:sz="0" w:space="0" w:color="auto"/>
        <w:bottom w:val="none" w:sz="0" w:space="0" w:color="auto"/>
        <w:right w:val="none" w:sz="0" w:space="0" w:color="auto"/>
      </w:divBdr>
    </w:div>
    <w:div w:id="500003729">
      <w:marLeft w:val="0"/>
      <w:marRight w:val="0"/>
      <w:marTop w:val="0"/>
      <w:marBottom w:val="0"/>
      <w:divBdr>
        <w:top w:val="none" w:sz="0" w:space="0" w:color="auto"/>
        <w:left w:val="none" w:sz="0" w:space="0" w:color="auto"/>
        <w:bottom w:val="none" w:sz="0" w:space="0" w:color="auto"/>
        <w:right w:val="none" w:sz="0" w:space="0" w:color="auto"/>
      </w:divBdr>
    </w:div>
    <w:div w:id="500044511">
      <w:marLeft w:val="0"/>
      <w:marRight w:val="0"/>
      <w:marTop w:val="0"/>
      <w:marBottom w:val="0"/>
      <w:divBdr>
        <w:top w:val="none" w:sz="0" w:space="0" w:color="auto"/>
        <w:left w:val="none" w:sz="0" w:space="0" w:color="auto"/>
        <w:bottom w:val="none" w:sz="0" w:space="0" w:color="auto"/>
        <w:right w:val="none" w:sz="0" w:space="0" w:color="auto"/>
      </w:divBdr>
    </w:div>
    <w:div w:id="500201256">
      <w:marLeft w:val="0"/>
      <w:marRight w:val="0"/>
      <w:marTop w:val="0"/>
      <w:marBottom w:val="0"/>
      <w:divBdr>
        <w:top w:val="none" w:sz="0" w:space="0" w:color="auto"/>
        <w:left w:val="none" w:sz="0" w:space="0" w:color="auto"/>
        <w:bottom w:val="none" w:sz="0" w:space="0" w:color="auto"/>
        <w:right w:val="none" w:sz="0" w:space="0" w:color="auto"/>
      </w:divBdr>
    </w:div>
    <w:div w:id="500245333">
      <w:marLeft w:val="0"/>
      <w:marRight w:val="0"/>
      <w:marTop w:val="0"/>
      <w:marBottom w:val="0"/>
      <w:divBdr>
        <w:top w:val="none" w:sz="0" w:space="0" w:color="auto"/>
        <w:left w:val="none" w:sz="0" w:space="0" w:color="auto"/>
        <w:bottom w:val="none" w:sz="0" w:space="0" w:color="auto"/>
        <w:right w:val="none" w:sz="0" w:space="0" w:color="auto"/>
      </w:divBdr>
    </w:div>
    <w:div w:id="500320967">
      <w:marLeft w:val="0"/>
      <w:marRight w:val="0"/>
      <w:marTop w:val="0"/>
      <w:marBottom w:val="0"/>
      <w:divBdr>
        <w:top w:val="none" w:sz="0" w:space="0" w:color="auto"/>
        <w:left w:val="none" w:sz="0" w:space="0" w:color="auto"/>
        <w:bottom w:val="none" w:sz="0" w:space="0" w:color="auto"/>
        <w:right w:val="none" w:sz="0" w:space="0" w:color="auto"/>
      </w:divBdr>
    </w:div>
    <w:div w:id="500433496">
      <w:marLeft w:val="0"/>
      <w:marRight w:val="0"/>
      <w:marTop w:val="0"/>
      <w:marBottom w:val="0"/>
      <w:divBdr>
        <w:top w:val="none" w:sz="0" w:space="0" w:color="auto"/>
        <w:left w:val="none" w:sz="0" w:space="0" w:color="auto"/>
        <w:bottom w:val="none" w:sz="0" w:space="0" w:color="auto"/>
        <w:right w:val="none" w:sz="0" w:space="0" w:color="auto"/>
      </w:divBdr>
    </w:div>
    <w:div w:id="500438202">
      <w:marLeft w:val="0"/>
      <w:marRight w:val="0"/>
      <w:marTop w:val="0"/>
      <w:marBottom w:val="0"/>
      <w:divBdr>
        <w:top w:val="none" w:sz="0" w:space="0" w:color="auto"/>
        <w:left w:val="none" w:sz="0" w:space="0" w:color="auto"/>
        <w:bottom w:val="none" w:sz="0" w:space="0" w:color="auto"/>
        <w:right w:val="none" w:sz="0" w:space="0" w:color="auto"/>
      </w:divBdr>
    </w:div>
    <w:div w:id="500661093">
      <w:marLeft w:val="0"/>
      <w:marRight w:val="0"/>
      <w:marTop w:val="0"/>
      <w:marBottom w:val="0"/>
      <w:divBdr>
        <w:top w:val="none" w:sz="0" w:space="0" w:color="auto"/>
        <w:left w:val="none" w:sz="0" w:space="0" w:color="auto"/>
        <w:bottom w:val="none" w:sz="0" w:space="0" w:color="auto"/>
        <w:right w:val="none" w:sz="0" w:space="0" w:color="auto"/>
      </w:divBdr>
    </w:div>
    <w:div w:id="500698992">
      <w:marLeft w:val="0"/>
      <w:marRight w:val="0"/>
      <w:marTop w:val="0"/>
      <w:marBottom w:val="0"/>
      <w:divBdr>
        <w:top w:val="none" w:sz="0" w:space="0" w:color="auto"/>
        <w:left w:val="none" w:sz="0" w:space="0" w:color="auto"/>
        <w:bottom w:val="none" w:sz="0" w:space="0" w:color="auto"/>
        <w:right w:val="none" w:sz="0" w:space="0" w:color="auto"/>
      </w:divBdr>
    </w:div>
    <w:div w:id="500699673">
      <w:marLeft w:val="0"/>
      <w:marRight w:val="0"/>
      <w:marTop w:val="0"/>
      <w:marBottom w:val="0"/>
      <w:divBdr>
        <w:top w:val="none" w:sz="0" w:space="0" w:color="auto"/>
        <w:left w:val="none" w:sz="0" w:space="0" w:color="auto"/>
        <w:bottom w:val="none" w:sz="0" w:space="0" w:color="auto"/>
        <w:right w:val="none" w:sz="0" w:space="0" w:color="auto"/>
      </w:divBdr>
    </w:div>
    <w:div w:id="500849612">
      <w:marLeft w:val="0"/>
      <w:marRight w:val="0"/>
      <w:marTop w:val="0"/>
      <w:marBottom w:val="0"/>
      <w:divBdr>
        <w:top w:val="none" w:sz="0" w:space="0" w:color="auto"/>
        <w:left w:val="none" w:sz="0" w:space="0" w:color="auto"/>
        <w:bottom w:val="none" w:sz="0" w:space="0" w:color="auto"/>
        <w:right w:val="none" w:sz="0" w:space="0" w:color="auto"/>
      </w:divBdr>
    </w:div>
    <w:div w:id="500851886">
      <w:marLeft w:val="0"/>
      <w:marRight w:val="0"/>
      <w:marTop w:val="0"/>
      <w:marBottom w:val="0"/>
      <w:divBdr>
        <w:top w:val="none" w:sz="0" w:space="0" w:color="auto"/>
        <w:left w:val="none" w:sz="0" w:space="0" w:color="auto"/>
        <w:bottom w:val="none" w:sz="0" w:space="0" w:color="auto"/>
        <w:right w:val="none" w:sz="0" w:space="0" w:color="auto"/>
      </w:divBdr>
    </w:div>
    <w:div w:id="501355902">
      <w:marLeft w:val="0"/>
      <w:marRight w:val="0"/>
      <w:marTop w:val="0"/>
      <w:marBottom w:val="0"/>
      <w:divBdr>
        <w:top w:val="none" w:sz="0" w:space="0" w:color="auto"/>
        <w:left w:val="none" w:sz="0" w:space="0" w:color="auto"/>
        <w:bottom w:val="none" w:sz="0" w:space="0" w:color="auto"/>
        <w:right w:val="none" w:sz="0" w:space="0" w:color="auto"/>
      </w:divBdr>
    </w:div>
    <w:div w:id="501435782">
      <w:marLeft w:val="0"/>
      <w:marRight w:val="0"/>
      <w:marTop w:val="0"/>
      <w:marBottom w:val="0"/>
      <w:divBdr>
        <w:top w:val="none" w:sz="0" w:space="0" w:color="auto"/>
        <w:left w:val="none" w:sz="0" w:space="0" w:color="auto"/>
        <w:bottom w:val="none" w:sz="0" w:space="0" w:color="auto"/>
        <w:right w:val="none" w:sz="0" w:space="0" w:color="auto"/>
      </w:divBdr>
    </w:div>
    <w:div w:id="501553017">
      <w:marLeft w:val="0"/>
      <w:marRight w:val="0"/>
      <w:marTop w:val="0"/>
      <w:marBottom w:val="0"/>
      <w:divBdr>
        <w:top w:val="none" w:sz="0" w:space="0" w:color="auto"/>
        <w:left w:val="none" w:sz="0" w:space="0" w:color="auto"/>
        <w:bottom w:val="none" w:sz="0" w:space="0" w:color="auto"/>
        <w:right w:val="none" w:sz="0" w:space="0" w:color="auto"/>
      </w:divBdr>
    </w:div>
    <w:div w:id="501627528">
      <w:marLeft w:val="0"/>
      <w:marRight w:val="0"/>
      <w:marTop w:val="0"/>
      <w:marBottom w:val="0"/>
      <w:divBdr>
        <w:top w:val="none" w:sz="0" w:space="0" w:color="auto"/>
        <w:left w:val="none" w:sz="0" w:space="0" w:color="auto"/>
        <w:bottom w:val="none" w:sz="0" w:space="0" w:color="auto"/>
        <w:right w:val="none" w:sz="0" w:space="0" w:color="auto"/>
      </w:divBdr>
    </w:div>
    <w:div w:id="501700373">
      <w:marLeft w:val="0"/>
      <w:marRight w:val="0"/>
      <w:marTop w:val="0"/>
      <w:marBottom w:val="0"/>
      <w:divBdr>
        <w:top w:val="none" w:sz="0" w:space="0" w:color="auto"/>
        <w:left w:val="none" w:sz="0" w:space="0" w:color="auto"/>
        <w:bottom w:val="none" w:sz="0" w:space="0" w:color="auto"/>
        <w:right w:val="none" w:sz="0" w:space="0" w:color="auto"/>
      </w:divBdr>
    </w:div>
    <w:div w:id="501702591">
      <w:marLeft w:val="0"/>
      <w:marRight w:val="0"/>
      <w:marTop w:val="0"/>
      <w:marBottom w:val="0"/>
      <w:divBdr>
        <w:top w:val="none" w:sz="0" w:space="0" w:color="auto"/>
        <w:left w:val="none" w:sz="0" w:space="0" w:color="auto"/>
        <w:bottom w:val="none" w:sz="0" w:space="0" w:color="auto"/>
        <w:right w:val="none" w:sz="0" w:space="0" w:color="auto"/>
      </w:divBdr>
    </w:div>
    <w:div w:id="501706475">
      <w:marLeft w:val="0"/>
      <w:marRight w:val="0"/>
      <w:marTop w:val="0"/>
      <w:marBottom w:val="0"/>
      <w:divBdr>
        <w:top w:val="none" w:sz="0" w:space="0" w:color="auto"/>
        <w:left w:val="none" w:sz="0" w:space="0" w:color="auto"/>
        <w:bottom w:val="none" w:sz="0" w:space="0" w:color="auto"/>
        <w:right w:val="none" w:sz="0" w:space="0" w:color="auto"/>
      </w:divBdr>
    </w:div>
    <w:div w:id="501817036">
      <w:marLeft w:val="0"/>
      <w:marRight w:val="0"/>
      <w:marTop w:val="0"/>
      <w:marBottom w:val="0"/>
      <w:divBdr>
        <w:top w:val="none" w:sz="0" w:space="0" w:color="auto"/>
        <w:left w:val="none" w:sz="0" w:space="0" w:color="auto"/>
        <w:bottom w:val="none" w:sz="0" w:space="0" w:color="auto"/>
        <w:right w:val="none" w:sz="0" w:space="0" w:color="auto"/>
      </w:divBdr>
    </w:div>
    <w:div w:id="501891787">
      <w:marLeft w:val="0"/>
      <w:marRight w:val="0"/>
      <w:marTop w:val="0"/>
      <w:marBottom w:val="0"/>
      <w:divBdr>
        <w:top w:val="none" w:sz="0" w:space="0" w:color="auto"/>
        <w:left w:val="none" w:sz="0" w:space="0" w:color="auto"/>
        <w:bottom w:val="none" w:sz="0" w:space="0" w:color="auto"/>
        <w:right w:val="none" w:sz="0" w:space="0" w:color="auto"/>
      </w:divBdr>
    </w:div>
    <w:div w:id="501966632">
      <w:marLeft w:val="0"/>
      <w:marRight w:val="0"/>
      <w:marTop w:val="0"/>
      <w:marBottom w:val="0"/>
      <w:divBdr>
        <w:top w:val="none" w:sz="0" w:space="0" w:color="auto"/>
        <w:left w:val="none" w:sz="0" w:space="0" w:color="auto"/>
        <w:bottom w:val="none" w:sz="0" w:space="0" w:color="auto"/>
        <w:right w:val="none" w:sz="0" w:space="0" w:color="auto"/>
      </w:divBdr>
    </w:div>
    <w:div w:id="501968444">
      <w:marLeft w:val="0"/>
      <w:marRight w:val="0"/>
      <w:marTop w:val="0"/>
      <w:marBottom w:val="0"/>
      <w:divBdr>
        <w:top w:val="none" w:sz="0" w:space="0" w:color="auto"/>
        <w:left w:val="none" w:sz="0" w:space="0" w:color="auto"/>
        <w:bottom w:val="none" w:sz="0" w:space="0" w:color="auto"/>
        <w:right w:val="none" w:sz="0" w:space="0" w:color="auto"/>
      </w:divBdr>
    </w:div>
    <w:div w:id="502017894">
      <w:marLeft w:val="0"/>
      <w:marRight w:val="0"/>
      <w:marTop w:val="0"/>
      <w:marBottom w:val="0"/>
      <w:divBdr>
        <w:top w:val="none" w:sz="0" w:space="0" w:color="auto"/>
        <w:left w:val="none" w:sz="0" w:space="0" w:color="auto"/>
        <w:bottom w:val="none" w:sz="0" w:space="0" w:color="auto"/>
        <w:right w:val="none" w:sz="0" w:space="0" w:color="auto"/>
      </w:divBdr>
    </w:div>
    <w:div w:id="502088905">
      <w:marLeft w:val="0"/>
      <w:marRight w:val="0"/>
      <w:marTop w:val="0"/>
      <w:marBottom w:val="0"/>
      <w:divBdr>
        <w:top w:val="none" w:sz="0" w:space="0" w:color="auto"/>
        <w:left w:val="none" w:sz="0" w:space="0" w:color="auto"/>
        <w:bottom w:val="none" w:sz="0" w:space="0" w:color="auto"/>
        <w:right w:val="none" w:sz="0" w:space="0" w:color="auto"/>
      </w:divBdr>
    </w:div>
    <w:div w:id="502092099">
      <w:marLeft w:val="0"/>
      <w:marRight w:val="0"/>
      <w:marTop w:val="0"/>
      <w:marBottom w:val="0"/>
      <w:divBdr>
        <w:top w:val="none" w:sz="0" w:space="0" w:color="auto"/>
        <w:left w:val="none" w:sz="0" w:space="0" w:color="auto"/>
        <w:bottom w:val="none" w:sz="0" w:space="0" w:color="auto"/>
        <w:right w:val="none" w:sz="0" w:space="0" w:color="auto"/>
      </w:divBdr>
    </w:div>
    <w:div w:id="502202522">
      <w:marLeft w:val="0"/>
      <w:marRight w:val="0"/>
      <w:marTop w:val="0"/>
      <w:marBottom w:val="0"/>
      <w:divBdr>
        <w:top w:val="none" w:sz="0" w:space="0" w:color="auto"/>
        <w:left w:val="none" w:sz="0" w:space="0" w:color="auto"/>
        <w:bottom w:val="none" w:sz="0" w:space="0" w:color="auto"/>
        <w:right w:val="none" w:sz="0" w:space="0" w:color="auto"/>
      </w:divBdr>
    </w:div>
    <w:div w:id="502210594">
      <w:marLeft w:val="0"/>
      <w:marRight w:val="0"/>
      <w:marTop w:val="0"/>
      <w:marBottom w:val="0"/>
      <w:divBdr>
        <w:top w:val="none" w:sz="0" w:space="0" w:color="auto"/>
        <w:left w:val="none" w:sz="0" w:space="0" w:color="auto"/>
        <w:bottom w:val="none" w:sz="0" w:space="0" w:color="auto"/>
        <w:right w:val="none" w:sz="0" w:space="0" w:color="auto"/>
      </w:divBdr>
    </w:div>
    <w:div w:id="502283976">
      <w:marLeft w:val="0"/>
      <w:marRight w:val="0"/>
      <w:marTop w:val="0"/>
      <w:marBottom w:val="0"/>
      <w:divBdr>
        <w:top w:val="none" w:sz="0" w:space="0" w:color="auto"/>
        <w:left w:val="none" w:sz="0" w:space="0" w:color="auto"/>
        <w:bottom w:val="none" w:sz="0" w:space="0" w:color="auto"/>
        <w:right w:val="none" w:sz="0" w:space="0" w:color="auto"/>
      </w:divBdr>
    </w:div>
    <w:div w:id="502356509">
      <w:marLeft w:val="0"/>
      <w:marRight w:val="0"/>
      <w:marTop w:val="0"/>
      <w:marBottom w:val="0"/>
      <w:divBdr>
        <w:top w:val="none" w:sz="0" w:space="0" w:color="auto"/>
        <w:left w:val="none" w:sz="0" w:space="0" w:color="auto"/>
        <w:bottom w:val="none" w:sz="0" w:space="0" w:color="auto"/>
        <w:right w:val="none" w:sz="0" w:space="0" w:color="auto"/>
      </w:divBdr>
    </w:div>
    <w:div w:id="502404562">
      <w:marLeft w:val="0"/>
      <w:marRight w:val="0"/>
      <w:marTop w:val="0"/>
      <w:marBottom w:val="0"/>
      <w:divBdr>
        <w:top w:val="none" w:sz="0" w:space="0" w:color="auto"/>
        <w:left w:val="none" w:sz="0" w:space="0" w:color="auto"/>
        <w:bottom w:val="none" w:sz="0" w:space="0" w:color="auto"/>
        <w:right w:val="none" w:sz="0" w:space="0" w:color="auto"/>
      </w:divBdr>
    </w:div>
    <w:div w:id="502429197">
      <w:marLeft w:val="0"/>
      <w:marRight w:val="0"/>
      <w:marTop w:val="0"/>
      <w:marBottom w:val="0"/>
      <w:divBdr>
        <w:top w:val="none" w:sz="0" w:space="0" w:color="auto"/>
        <w:left w:val="none" w:sz="0" w:space="0" w:color="auto"/>
        <w:bottom w:val="none" w:sz="0" w:space="0" w:color="auto"/>
        <w:right w:val="none" w:sz="0" w:space="0" w:color="auto"/>
      </w:divBdr>
    </w:div>
    <w:div w:id="502431541">
      <w:marLeft w:val="0"/>
      <w:marRight w:val="0"/>
      <w:marTop w:val="0"/>
      <w:marBottom w:val="0"/>
      <w:divBdr>
        <w:top w:val="none" w:sz="0" w:space="0" w:color="auto"/>
        <w:left w:val="none" w:sz="0" w:space="0" w:color="auto"/>
        <w:bottom w:val="none" w:sz="0" w:space="0" w:color="auto"/>
        <w:right w:val="none" w:sz="0" w:space="0" w:color="auto"/>
      </w:divBdr>
    </w:div>
    <w:div w:id="502476040">
      <w:marLeft w:val="0"/>
      <w:marRight w:val="0"/>
      <w:marTop w:val="0"/>
      <w:marBottom w:val="0"/>
      <w:divBdr>
        <w:top w:val="none" w:sz="0" w:space="0" w:color="auto"/>
        <w:left w:val="none" w:sz="0" w:space="0" w:color="auto"/>
        <w:bottom w:val="none" w:sz="0" w:space="0" w:color="auto"/>
        <w:right w:val="none" w:sz="0" w:space="0" w:color="auto"/>
      </w:divBdr>
    </w:div>
    <w:div w:id="502671380">
      <w:marLeft w:val="0"/>
      <w:marRight w:val="0"/>
      <w:marTop w:val="0"/>
      <w:marBottom w:val="0"/>
      <w:divBdr>
        <w:top w:val="none" w:sz="0" w:space="0" w:color="auto"/>
        <w:left w:val="none" w:sz="0" w:space="0" w:color="auto"/>
        <w:bottom w:val="none" w:sz="0" w:space="0" w:color="auto"/>
        <w:right w:val="none" w:sz="0" w:space="0" w:color="auto"/>
      </w:divBdr>
    </w:div>
    <w:div w:id="502741991">
      <w:marLeft w:val="0"/>
      <w:marRight w:val="0"/>
      <w:marTop w:val="0"/>
      <w:marBottom w:val="0"/>
      <w:divBdr>
        <w:top w:val="none" w:sz="0" w:space="0" w:color="auto"/>
        <w:left w:val="none" w:sz="0" w:space="0" w:color="auto"/>
        <w:bottom w:val="none" w:sz="0" w:space="0" w:color="auto"/>
        <w:right w:val="none" w:sz="0" w:space="0" w:color="auto"/>
      </w:divBdr>
    </w:div>
    <w:div w:id="502823744">
      <w:marLeft w:val="0"/>
      <w:marRight w:val="0"/>
      <w:marTop w:val="0"/>
      <w:marBottom w:val="0"/>
      <w:divBdr>
        <w:top w:val="none" w:sz="0" w:space="0" w:color="auto"/>
        <w:left w:val="none" w:sz="0" w:space="0" w:color="auto"/>
        <w:bottom w:val="none" w:sz="0" w:space="0" w:color="auto"/>
        <w:right w:val="none" w:sz="0" w:space="0" w:color="auto"/>
      </w:divBdr>
    </w:div>
    <w:div w:id="502860644">
      <w:marLeft w:val="0"/>
      <w:marRight w:val="0"/>
      <w:marTop w:val="0"/>
      <w:marBottom w:val="0"/>
      <w:divBdr>
        <w:top w:val="none" w:sz="0" w:space="0" w:color="auto"/>
        <w:left w:val="none" w:sz="0" w:space="0" w:color="auto"/>
        <w:bottom w:val="none" w:sz="0" w:space="0" w:color="auto"/>
        <w:right w:val="none" w:sz="0" w:space="0" w:color="auto"/>
      </w:divBdr>
    </w:div>
    <w:div w:id="502862459">
      <w:marLeft w:val="0"/>
      <w:marRight w:val="0"/>
      <w:marTop w:val="0"/>
      <w:marBottom w:val="0"/>
      <w:divBdr>
        <w:top w:val="none" w:sz="0" w:space="0" w:color="auto"/>
        <w:left w:val="none" w:sz="0" w:space="0" w:color="auto"/>
        <w:bottom w:val="none" w:sz="0" w:space="0" w:color="auto"/>
        <w:right w:val="none" w:sz="0" w:space="0" w:color="auto"/>
      </w:divBdr>
    </w:div>
    <w:div w:id="502864841">
      <w:marLeft w:val="0"/>
      <w:marRight w:val="0"/>
      <w:marTop w:val="0"/>
      <w:marBottom w:val="0"/>
      <w:divBdr>
        <w:top w:val="none" w:sz="0" w:space="0" w:color="auto"/>
        <w:left w:val="none" w:sz="0" w:space="0" w:color="auto"/>
        <w:bottom w:val="none" w:sz="0" w:space="0" w:color="auto"/>
        <w:right w:val="none" w:sz="0" w:space="0" w:color="auto"/>
      </w:divBdr>
    </w:div>
    <w:div w:id="502934797">
      <w:marLeft w:val="0"/>
      <w:marRight w:val="0"/>
      <w:marTop w:val="0"/>
      <w:marBottom w:val="0"/>
      <w:divBdr>
        <w:top w:val="none" w:sz="0" w:space="0" w:color="auto"/>
        <w:left w:val="none" w:sz="0" w:space="0" w:color="auto"/>
        <w:bottom w:val="none" w:sz="0" w:space="0" w:color="auto"/>
        <w:right w:val="none" w:sz="0" w:space="0" w:color="auto"/>
      </w:divBdr>
    </w:div>
    <w:div w:id="502942083">
      <w:marLeft w:val="0"/>
      <w:marRight w:val="0"/>
      <w:marTop w:val="0"/>
      <w:marBottom w:val="0"/>
      <w:divBdr>
        <w:top w:val="none" w:sz="0" w:space="0" w:color="auto"/>
        <w:left w:val="none" w:sz="0" w:space="0" w:color="auto"/>
        <w:bottom w:val="none" w:sz="0" w:space="0" w:color="auto"/>
        <w:right w:val="none" w:sz="0" w:space="0" w:color="auto"/>
      </w:divBdr>
    </w:div>
    <w:div w:id="503010015">
      <w:marLeft w:val="0"/>
      <w:marRight w:val="0"/>
      <w:marTop w:val="0"/>
      <w:marBottom w:val="0"/>
      <w:divBdr>
        <w:top w:val="none" w:sz="0" w:space="0" w:color="auto"/>
        <w:left w:val="none" w:sz="0" w:space="0" w:color="auto"/>
        <w:bottom w:val="none" w:sz="0" w:space="0" w:color="auto"/>
        <w:right w:val="none" w:sz="0" w:space="0" w:color="auto"/>
      </w:divBdr>
    </w:div>
    <w:div w:id="503013191">
      <w:marLeft w:val="0"/>
      <w:marRight w:val="0"/>
      <w:marTop w:val="0"/>
      <w:marBottom w:val="0"/>
      <w:divBdr>
        <w:top w:val="none" w:sz="0" w:space="0" w:color="auto"/>
        <w:left w:val="none" w:sz="0" w:space="0" w:color="auto"/>
        <w:bottom w:val="none" w:sz="0" w:space="0" w:color="auto"/>
        <w:right w:val="none" w:sz="0" w:space="0" w:color="auto"/>
      </w:divBdr>
    </w:div>
    <w:div w:id="503126890">
      <w:marLeft w:val="0"/>
      <w:marRight w:val="0"/>
      <w:marTop w:val="0"/>
      <w:marBottom w:val="0"/>
      <w:divBdr>
        <w:top w:val="none" w:sz="0" w:space="0" w:color="auto"/>
        <w:left w:val="none" w:sz="0" w:space="0" w:color="auto"/>
        <w:bottom w:val="none" w:sz="0" w:space="0" w:color="auto"/>
        <w:right w:val="none" w:sz="0" w:space="0" w:color="auto"/>
      </w:divBdr>
    </w:div>
    <w:div w:id="503210576">
      <w:marLeft w:val="0"/>
      <w:marRight w:val="0"/>
      <w:marTop w:val="0"/>
      <w:marBottom w:val="0"/>
      <w:divBdr>
        <w:top w:val="none" w:sz="0" w:space="0" w:color="auto"/>
        <w:left w:val="none" w:sz="0" w:space="0" w:color="auto"/>
        <w:bottom w:val="none" w:sz="0" w:space="0" w:color="auto"/>
        <w:right w:val="none" w:sz="0" w:space="0" w:color="auto"/>
      </w:divBdr>
    </w:div>
    <w:div w:id="503281156">
      <w:marLeft w:val="0"/>
      <w:marRight w:val="0"/>
      <w:marTop w:val="0"/>
      <w:marBottom w:val="0"/>
      <w:divBdr>
        <w:top w:val="none" w:sz="0" w:space="0" w:color="auto"/>
        <w:left w:val="none" w:sz="0" w:space="0" w:color="auto"/>
        <w:bottom w:val="none" w:sz="0" w:space="0" w:color="auto"/>
        <w:right w:val="none" w:sz="0" w:space="0" w:color="auto"/>
      </w:divBdr>
    </w:div>
    <w:div w:id="503281710">
      <w:marLeft w:val="0"/>
      <w:marRight w:val="0"/>
      <w:marTop w:val="0"/>
      <w:marBottom w:val="0"/>
      <w:divBdr>
        <w:top w:val="none" w:sz="0" w:space="0" w:color="auto"/>
        <w:left w:val="none" w:sz="0" w:space="0" w:color="auto"/>
        <w:bottom w:val="none" w:sz="0" w:space="0" w:color="auto"/>
        <w:right w:val="none" w:sz="0" w:space="0" w:color="auto"/>
      </w:divBdr>
    </w:div>
    <w:div w:id="503282630">
      <w:marLeft w:val="0"/>
      <w:marRight w:val="0"/>
      <w:marTop w:val="0"/>
      <w:marBottom w:val="0"/>
      <w:divBdr>
        <w:top w:val="none" w:sz="0" w:space="0" w:color="auto"/>
        <w:left w:val="none" w:sz="0" w:space="0" w:color="auto"/>
        <w:bottom w:val="none" w:sz="0" w:space="0" w:color="auto"/>
        <w:right w:val="none" w:sz="0" w:space="0" w:color="auto"/>
      </w:divBdr>
    </w:div>
    <w:div w:id="503322569">
      <w:marLeft w:val="0"/>
      <w:marRight w:val="0"/>
      <w:marTop w:val="0"/>
      <w:marBottom w:val="0"/>
      <w:divBdr>
        <w:top w:val="none" w:sz="0" w:space="0" w:color="auto"/>
        <w:left w:val="none" w:sz="0" w:space="0" w:color="auto"/>
        <w:bottom w:val="none" w:sz="0" w:space="0" w:color="auto"/>
        <w:right w:val="none" w:sz="0" w:space="0" w:color="auto"/>
      </w:divBdr>
    </w:div>
    <w:div w:id="503399214">
      <w:marLeft w:val="0"/>
      <w:marRight w:val="0"/>
      <w:marTop w:val="0"/>
      <w:marBottom w:val="0"/>
      <w:divBdr>
        <w:top w:val="none" w:sz="0" w:space="0" w:color="auto"/>
        <w:left w:val="none" w:sz="0" w:space="0" w:color="auto"/>
        <w:bottom w:val="none" w:sz="0" w:space="0" w:color="auto"/>
        <w:right w:val="none" w:sz="0" w:space="0" w:color="auto"/>
      </w:divBdr>
    </w:div>
    <w:div w:id="503474065">
      <w:marLeft w:val="0"/>
      <w:marRight w:val="0"/>
      <w:marTop w:val="0"/>
      <w:marBottom w:val="0"/>
      <w:divBdr>
        <w:top w:val="none" w:sz="0" w:space="0" w:color="auto"/>
        <w:left w:val="none" w:sz="0" w:space="0" w:color="auto"/>
        <w:bottom w:val="none" w:sz="0" w:space="0" w:color="auto"/>
        <w:right w:val="none" w:sz="0" w:space="0" w:color="auto"/>
      </w:divBdr>
    </w:div>
    <w:div w:id="503587792">
      <w:marLeft w:val="0"/>
      <w:marRight w:val="0"/>
      <w:marTop w:val="0"/>
      <w:marBottom w:val="0"/>
      <w:divBdr>
        <w:top w:val="none" w:sz="0" w:space="0" w:color="auto"/>
        <w:left w:val="none" w:sz="0" w:space="0" w:color="auto"/>
        <w:bottom w:val="none" w:sz="0" w:space="0" w:color="auto"/>
        <w:right w:val="none" w:sz="0" w:space="0" w:color="auto"/>
      </w:divBdr>
    </w:div>
    <w:div w:id="503588644">
      <w:marLeft w:val="0"/>
      <w:marRight w:val="0"/>
      <w:marTop w:val="0"/>
      <w:marBottom w:val="0"/>
      <w:divBdr>
        <w:top w:val="none" w:sz="0" w:space="0" w:color="auto"/>
        <w:left w:val="none" w:sz="0" w:space="0" w:color="auto"/>
        <w:bottom w:val="none" w:sz="0" w:space="0" w:color="auto"/>
        <w:right w:val="none" w:sz="0" w:space="0" w:color="auto"/>
      </w:divBdr>
    </w:div>
    <w:div w:id="503590299">
      <w:marLeft w:val="0"/>
      <w:marRight w:val="0"/>
      <w:marTop w:val="0"/>
      <w:marBottom w:val="0"/>
      <w:divBdr>
        <w:top w:val="none" w:sz="0" w:space="0" w:color="auto"/>
        <w:left w:val="none" w:sz="0" w:space="0" w:color="auto"/>
        <w:bottom w:val="none" w:sz="0" w:space="0" w:color="auto"/>
        <w:right w:val="none" w:sz="0" w:space="0" w:color="auto"/>
      </w:divBdr>
    </w:div>
    <w:div w:id="503594231">
      <w:marLeft w:val="0"/>
      <w:marRight w:val="0"/>
      <w:marTop w:val="0"/>
      <w:marBottom w:val="0"/>
      <w:divBdr>
        <w:top w:val="none" w:sz="0" w:space="0" w:color="auto"/>
        <w:left w:val="none" w:sz="0" w:space="0" w:color="auto"/>
        <w:bottom w:val="none" w:sz="0" w:space="0" w:color="auto"/>
        <w:right w:val="none" w:sz="0" w:space="0" w:color="auto"/>
      </w:divBdr>
    </w:div>
    <w:div w:id="503669463">
      <w:marLeft w:val="0"/>
      <w:marRight w:val="0"/>
      <w:marTop w:val="0"/>
      <w:marBottom w:val="0"/>
      <w:divBdr>
        <w:top w:val="none" w:sz="0" w:space="0" w:color="auto"/>
        <w:left w:val="none" w:sz="0" w:space="0" w:color="auto"/>
        <w:bottom w:val="none" w:sz="0" w:space="0" w:color="auto"/>
        <w:right w:val="none" w:sz="0" w:space="0" w:color="auto"/>
      </w:divBdr>
    </w:div>
    <w:div w:id="503710165">
      <w:marLeft w:val="0"/>
      <w:marRight w:val="0"/>
      <w:marTop w:val="0"/>
      <w:marBottom w:val="0"/>
      <w:divBdr>
        <w:top w:val="none" w:sz="0" w:space="0" w:color="auto"/>
        <w:left w:val="none" w:sz="0" w:space="0" w:color="auto"/>
        <w:bottom w:val="none" w:sz="0" w:space="0" w:color="auto"/>
        <w:right w:val="none" w:sz="0" w:space="0" w:color="auto"/>
      </w:divBdr>
    </w:div>
    <w:div w:id="503710547">
      <w:marLeft w:val="0"/>
      <w:marRight w:val="0"/>
      <w:marTop w:val="0"/>
      <w:marBottom w:val="0"/>
      <w:divBdr>
        <w:top w:val="none" w:sz="0" w:space="0" w:color="auto"/>
        <w:left w:val="none" w:sz="0" w:space="0" w:color="auto"/>
        <w:bottom w:val="none" w:sz="0" w:space="0" w:color="auto"/>
        <w:right w:val="none" w:sz="0" w:space="0" w:color="auto"/>
      </w:divBdr>
    </w:div>
    <w:div w:id="503861694">
      <w:marLeft w:val="0"/>
      <w:marRight w:val="0"/>
      <w:marTop w:val="0"/>
      <w:marBottom w:val="0"/>
      <w:divBdr>
        <w:top w:val="none" w:sz="0" w:space="0" w:color="auto"/>
        <w:left w:val="none" w:sz="0" w:space="0" w:color="auto"/>
        <w:bottom w:val="none" w:sz="0" w:space="0" w:color="auto"/>
        <w:right w:val="none" w:sz="0" w:space="0" w:color="auto"/>
      </w:divBdr>
    </w:div>
    <w:div w:id="503862671">
      <w:marLeft w:val="0"/>
      <w:marRight w:val="0"/>
      <w:marTop w:val="0"/>
      <w:marBottom w:val="0"/>
      <w:divBdr>
        <w:top w:val="none" w:sz="0" w:space="0" w:color="auto"/>
        <w:left w:val="none" w:sz="0" w:space="0" w:color="auto"/>
        <w:bottom w:val="none" w:sz="0" w:space="0" w:color="auto"/>
        <w:right w:val="none" w:sz="0" w:space="0" w:color="auto"/>
      </w:divBdr>
    </w:div>
    <w:div w:id="503864315">
      <w:marLeft w:val="0"/>
      <w:marRight w:val="0"/>
      <w:marTop w:val="0"/>
      <w:marBottom w:val="0"/>
      <w:divBdr>
        <w:top w:val="none" w:sz="0" w:space="0" w:color="auto"/>
        <w:left w:val="none" w:sz="0" w:space="0" w:color="auto"/>
        <w:bottom w:val="none" w:sz="0" w:space="0" w:color="auto"/>
        <w:right w:val="none" w:sz="0" w:space="0" w:color="auto"/>
      </w:divBdr>
    </w:div>
    <w:div w:id="503932105">
      <w:marLeft w:val="0"/>
      <w:marRight w:val="0"/>
      <w:marTop w:val="0"/>
      <w:marBottom w:val="0"/>
      <w:divBdr>
        <w:top w:val="none" w:sz="0" w:space="0" w:color="auto"/>
        <w:left w:val="none" w:sz="0" w:space="0" w:color="auto"/>
        <w:bottom w:val="none" w:sz="0" w:space="0" w:color="auto"/>
        <w:right w:val="none" w:sz="0" w:space="0" w:color="auto"/>
      </w:divBdr>
    </w:div>
    <w:div w:id="504172889">
      <w:marLeft w:val="0"/>
      <w:marRight w:val="0"/>
      <w:marTop w:val="0"/>
      <w:marBottom w:val="0"/>
      <w:divBdr>
        <w:top w:val="none" w:sz="0" w:space="0" w:color="auto"/>
        <w:left w:val="none" w:sz="0" w:space="0" w:color="auto"/>
        <w:bottom w:val="none" w:sz="0" w:space="0" w:color="auto"/>
        <w:right w:val="none" w:sz="0" w:space="0" w:color="auto"/>
      </w:divBdr>
    </w:div>
    <w:div w:id="504246643">
      <w:marLeft w:val="0"/>
      <w:marRight w:val="0"/>
      <w:marTop w:val="0"/>
      <w:marBottom w:val="0"/>
      <w:divBdr>
        <w:top w:val="none" w:sz="0" w:space="0" w:color="auto"/>
        <w:left w:val="none" w:sz="0" w:space="0" w:color="auto"/>
        <w:bottom w:val="none" w:sz="0" w:space="0" w:color="auto"/>
        <w:right w:val="none" w:sz="0" w:space="0" w:color="auto"/>
      </w:divBdr>
    </w:div>
    <w:div w:id="504250706">
      <w:marLeft w:val="0"/>
      <w:marRight w:val="0"/>
      <w:marTop w:val="0"/>
      <w:marBottom w:val="0"/>
      <w:divBdr>
        <w:top w:val="none" w:sz="0" w:space="0" w:color="auto"/>
        <w:left w:val="none" w:sz="0" w:space="0" w:color="auto"/>
        <w:bottom w:val="none" w:sz="0" w:space="0" w:color="auto"/>
        <w:right w:val="none" w:sz="0" w:space="0" w:color="auto"/>
      </w:divBdr>
    </w:div>
    <w:div w:id="504321019">
      <w:marLeft w:val="0"/>
      <w:marRight w:val="0"/>
      <w:marTop w:val="0"/>
      <w:marBottom w:val="0"/>
      <w:divBdr>
        <w:top w:val="none" w:sz="0" w:space="0" w:color="auto"/>
        <w:left w:val="none" w:sz="0" w:space="0" w:color="auto"/>
        <w:bottom w:val="none" w:sz="0" w:space="0" w:color="auto"/>
        <w:right w:val="none" w:sz="0" w:space="0" w:color="auto"/>
      </w:divBdr>
    </w:div>
    <w:div w:id="504397020">
      <w:marLeft w:val="0"/>
      <w:marRight w:val="0"/>
      <w:marTop w:val="0"/>
      <w:marBottom w:val="0"/>
      <w:divBdr>
        <w:top w:val="none" w:sz="0" w:space="0" w:color="auto"/>
        <w:left w:val="none" w:sz="0" w:space="0" w:color="auto"/>
        <w:bottom w:val="none" w:sz="0" w:space="0" w:color="auto"/>
        <w:right w:val="none" w:sz="0" w:space="0" w:color="auto"/>
      </w:divBdr>
    </w:div>
    <w:div w:id="504441156">
      <w:marLeft w:val="0"/>
      <w:marRight w:val="0"/>
      <w:marTop w:val="0"/>
      <w:marBottom w:val="0"/>
      <w:divBdr>
        <w:top w:val="none" w:sz="0" w:space="0" w:color="auto"/>
        <w:left w:val="none" w:sz="0" w:space="0" w:color="auto"/>
        <w:bottom w:val="none" w:sz="0" w:space="0" w:color="auto"/>
        <w:right w:val="none" w:sz="0" w:space="0" w:color="auto"/>
      </w:divBdr>
    </w:div>
    <w:div w:id="504443118">
      <w:marLeft w:val="0"/>
      <w:marRight w:val="0"/>
      <w:marTop w:val="0"/>
      <w:marBottom w:val="0"/>
      <w:divBdr>
        <w:top w:val="none" w:sz="0" w:space="0" w:color="auto"/>
        <w:left w:val="none" w:sz="0" w:space="0" w:color="auto"/>
        <w:bottom w:val="none" w:sz="0" w:space="0" w:color="auto"/>
        <w:right w:val="none" w:sz="0" w:space="0" w:color="auto"/>
      </w:divBdr>
    </w:div>
    <w:div w:id="504514370">
      <w:marLeft w:val="0"/>
      <w:marRight w:val="0"/>
      <w:marTop w:val="0"/>
      <w:marBottom w:val="0"/>
      <w:divBdr>
        <w:top w:val="none" w:sz="0" w:space="0" w:color="auto"/>
        <w:left w:val="none" w:sz="0" w:space="0" w:color="auto"/>
        <w:bottom w:val="none" w:sz="0" w:space="0" w:color="auto"/>
        <w:right w:val="none" w:sz="0" w:space="0" w:color="auto"/>
      </w:divBdr>
    </w:div>
    <w:div w:id="504563646">
      <w:marLeft w:val="0"/>
      <w:marRight w:val="0"/>
      <w:marTop w:val="0"/>
      <w:marBottom w:val="0"/>
      <w:divBdr>
        <w:top w:val="none" w:sz="0" w:space="0" w:color="auto"/>
        <w:left w:val="none" w:sz="0" w:space="0" w:color="auto"/>
        <w:bottom w:val="none" w:sz="0" w:space="0" w:color="auto"/>
        <w:right w:val="none" w:sz="0" w:space="0" w:color="auto"/>
      </w:divBdr>
    </w:div>
    <w:div w:id="504594070">
      <w:marLeft w:val="0"/>
      <w:marRight w:val="0"/>
      <w:marTop w:val="0"/>
      <w:marBottom w:val="0"/>
      <w:divBdr>
        <w:top w:val="none" w:sz="0" w:space="0" w:color="auto"/>
        <w:left w:val="none" w:sz="0" w:space="0" w:color="auto"/>
        <w:bottom w:val="none" w:sz="0" w:space="0" w:color="auto"/>
        <w:right w:val="none" w:sz="0" w:space="0" w:color="auto"/>
      </w:divBdr>
    </w:div>
    <w:div w:id="504629921">
      <w:marLeft w:val="0"/>
      <w:marRight w:val="0"/>
      <w:marTop w:val="0"/>
      <w:marBottom w:val="0"/>
      <w:divBdr>
        <w:top w:val="none" w:sz="0" w:space="0" w:color="auto"/>
        <w:left w:val="none" w:sz="0" w:space="0" w:color="auto"/>
        <w:bottom w:val="none" w:sz="0" w:space="0" w:color="auto"/>
        <w:right w:val="none" w:sz="0" w:space="0" w:color="auto"/>
      </w:divBdr>
    </w:div>
    <w:div w:id="504636919">
      <w:marLeft w:val="0"/>
      <w:marRight w:val="0"/>
      <w:marTop w:val="0"/>
      <w:marBottom w:val="0"/>
      <w:divBdr>
        <w:top w:val="none" w:sz="0" w:space="0" w:color="auto"/>
        <w:left w:val="none" w:sz="0" w:space="0" w:color="auto"/>
        <w:bottom w:val="none" w:sz="0" w:space="0" w:color="auto"/>
        <w:right w:val="none" w:sz="0" w:space="0" w:color="auto"/>
      </w:divBdr>
    </w:div>
    <w:div w:id="504637032">
      <w:marLeft w:val="0"/>
      <w:marRight w:val="0"/>
      <w:marTop w:val="0"/>
      <w:marBottom w:val="0"/>
      <w:divBdr>
        <w:top w:val="none" w:sz="0" w:space="0" w:color="auto"/>
        <w:left w:val="none" w:sz="0" w:space="0" w:color="auto"/>
        <w:bottom w:val="none" w:sz="0" w:space="0" w:color="auto"/>
        <w:right w:val="none" w:sz="0" w:space="0" w:color="auto"/>
      </w:divBdr>
    </w:div>
    <w:div w:id="504706209">
      <w:marLeft w:val="0"/>
      <w:marRight w:val="0"/>
      <w:marTop w:val="0"/>
      <w:marBottom w:val="0"/>
      <w:divBdr>
        <w:top w:val="none" w:sz="0" w:space="0" w:color="auto"/>
        <w:left w:val="none" w:sz="0" w:space="0" w:color="auto"/>
        <w:bottom w:val="none" w:sz="0" w:space="0" w:color="auto"/>
        <w:right w:val="none" w:sz="0" w:space="0" w:color="auto"/>
      </w:divBdr>
    </w:div>
    <w:div w:id="504712026">
      <w:marLeft w:val="0"/>
      <w:marRight w:val="0"/>
      <w:marTop w:val="0"/>
      <w:marBottom w:val="0"/>
      <w:divBdr>
        <w:top w:val="none" w:sz="0" w:space="0" w:color="auto"/>
        <w:left w:val="none" w:sz="0" w:space="0" w:color="auto"/>
        <w:bottom w:val="none" w:sz="0" w:space="0" w:color="auto"/>
        <w:right w:val="none" w:sz="0" w:space="0" w:color="auto"/>
      </w:divBdr>
    </w:div>
    <w:div w:id="504780357">
      <w:marLeft w:val="0"/>
      <w:marRight w:val="0"/>
      <w:marTop w:val="0"/>
      <w:marBottom w:val="0"/>
      <w:divBdr>
        <w:top w:val="none" w:sz="0" w:space="0" w:color="auto"/>
        <w:left w:val="none" w:sz="0" w:space="0" w:color="auto"/>
        <w:bottom w:val="none" w:sz="0" w:space="0" w:color="auto"/>
        <w:right w:val="none" w:sz="0" w:space="0" w:color="auto"/>
      </w:divBdr>
    </w:div>
    <w:div w:id="504782424">
      <w:marLeft w:val="0"/>
      <w:marRight w:val="0"/>
      <w:marTop w:val="0"/>
      <w:marBottom w:val="0"/>
      <w:divBdr>
        <w:top w:val="none" w:sz="0" w:space="0" w:color="auto"/>
        <w:left w:val="none" w:sz="0" w:space="0" w:color="auto"/>
        <w:bottom w:val="none" w:sz="0" w:space="0" w:color="auto"/>
        <w:right w:val="none" w:sz="0" w:space="0" w:color="auto"/>
      </w:divBdr>
    </w:div>
    <w:div w:id="504856477">
      <w:marLeft w:val="0"/>
      <w:marRight w:val="0"/>
      <w:marTop w:val="0"/>
      <w:marBottom w:val="0"/>
      <w:divBdr>
        <w:top w:val="none" w:sz="0" w:space="0" w:color="auto"/>
        <w:left w:val="none" w:sz="0" w:space="0" w:color="auto"/>
        <w:bottom w:val="none" w:sz="0" w:space="0" w:color="auto"/>
        <w:right w:val="none" w:sz="0" w:space="0" w:color="auto"/>
      </w:divBdr>
    </w:div>
    <w:div w:id="505020423">
      <w:marLeft w:val="0"/>
      <w:marRight w:val="0"/>
      <w:marTop w:val="0"/>
      <w:marBottom w:val="0"/>
      <w:divBdr>
        <w:top w:val="none" w:sz="0" w:space="0" w:color="auto"/>
        <w:left w:val="none" w:sz="0" w:space="0" w:color="auto"/>
        <w:bottom w:val="none" w:sz="0" w:space="0" w:color="auto"/>
        <w:right w:val="none" w:sz="0" w:space="0" w:color="auto"/>
      </w:divBdr>
    </w:div>
    <w:div w:id="505097234">
      <w:marLeft w:val="0"/>
      <w:marRight w:val="0"/>
      <w:marTop w:val="0"/>
      <w:marBottom w:val="0"/>
      <w:divBdr>
        <w:top w:val="none" w:sz="0" w:space="0" w:color="auto"/>
        <w:left w:val="none" w:sz="0" w:space="0" w:color="auto"/>
        <w:bottom w:val="none" w:sz="0" w:space="0" w:color="auto"/>
        <w:right w:val="none" w:sz="0" w:space="0" w:color="auto"/>
      </w:divBdr>
    </w:div>
    <w:div w:id="505097614">
      <w:marLeft w:val="0"/>
      <w:marRight w:val="0"/>
      <w:marTop w:val="0"/>
      <w:marBottom w:val="0"/>
      <w:divBdr>
        <w:top w:val="none" w:sz="0" w:space="0" w:color="auto"/>
        <w:left w:val="none" w:sz="0" w:space="0" w:color="auto"/>
        <w:bottom w:val="none" w:sz="0" w:space="0" w:color="auto"/>
        <w:right w:val="none" w:sz="0" w:space="0" w:color="auto"/>
      </w:divBdr>
    </w:div>
    <w:div w:id="505173806">
      <w:marLeft w:val="0"/>
      <w:marRight w:val="0"/>
      <w:marTop w:val="0"/>
      <w:marBottom w:val="0"/>
      <w:divBdr>
        <w:top w:val="none" w:sz="0" w:space="0" w:color="auto"/>
        <w:left w:val="none" w:sz="0" w:space="0" w:color="auto"/>
        <w:bottom w:val="none" w:sz="0" w:space="0" w:color="auto"/>
        <w:right w:val="none" w:sz="0" w:space="0" w:color="auto"/>
      </w:divBdr>
    </w:div>
    <w:div w:id="505287762">
      <w:marLeft w:val="0"/>
      <w:marRight w:val="0"/>
      <w:marTop w:val="0"/>
      <w:marBottom w:val="0"/>
      <w:divBdr>
        <w:top w:val="none" w:sz="0" w:space="0" w:color="auto"/>
        <w:left w:val="none" w:sz="0" w:space="0" w:color="auto"/>
        <w:bottom w:val="none" w:sz="0" w:space="0" w:color="auto"/>
        <w:right w:val="none" w:sz="0" w:space="0" w:color="auto"/>
      </w:divBdr>
    </w:div>
    <w:div w:id="505363750">
      <w:marLeft w:val="0"/>
      <w:marRight w:val="0"/>
      <w:marTop w:val="0"/>
      <w:marBottom w:val="0"/>
      <w:divBdr>
        <w:top w:val="none" w:sz="0" w:space="0" w:color="auto"/>
        <w:left w:val="none" w:sz="0" w:space="0" w:color="auto"/>
        <w:bottom w:val="none" w:sz="0" w:space="0" w:color="auto"/>
        <w:right w:val="none" w:sz="0" w:space="0" w:color="auto"/>
      </w:divBdr>
    </w:div>
    <w:div w:id="505437321">
      <w:marLeft w:val="0"/>
      <w:marRight w:val="0"/>
      <w:marTop w:val="0"/>
      <w:marBottom w:val="0"/>
      <w:divBdr>
        <w:top w:val="none" w:sz="0" w:space="0" w:color="auto"/>
        <w:left w:val="none" w:sz="0" w:space="0" w:color="auto"/>
        <w:bottom w:val="none" w:sz="0" w:space="0" w:color="auto"/>
        <w:right w:val="none" w:sz="0" w:space="0" w:color="auto"/>
      </w:divBdr>
    </w:div>
    <w:div w:id="505483115">
      <w:marLeft w:val="0"/>
      <w:marRight w:val="0"/>
      <w:marTop w:val="0"/>
      <w:marBottom w:val="0"/>
      <w:divBdr>
        <w:top w:val="none" w:sz="0" w:space="0" w:color="auto"/>
        <w:left w:val="none" w:sz="0" w:space="0" w:color="auto"/>
        <w:bottom w:val="none" w:sz="0" w:space="0" w:color="auto"/>
        <w:right w:val="none" w:sz="0" w:space="0" w:color="auto"/>
      </w:divBdr>
    </w:div>
    <w:div w:id="505484971">
      <w:marLeft w:val="0"/>
      <w:marRight w:val="0"/>
      <w:marTop w:val="0"/>
      <w:marBottom w:val="0"/>
      <w:divBdr>
        <w:top w:val="none" w:sz="0" w:space="0" w:color="auto"/>
        <w:left w:val="none" w:sz="0" w:space="0" w:color="auto"/>
        <w:bottom w:val="none" w:sz="0" w:space="0" w:color="auto"/>
        <w:right w:val="none" w:sz="0" w:space="0" w:color="auto"/>
      </w:divBdr>
    </w:div>
    <w:div w:id="505635967">
      <w:marLeft w:val="0"/>
      <w:marRight w:val="0"/>
      <w:marTop w:val="0"/>
      <w:marBottom w:val="0"/>
      <w:divBdr>
        <w:top w:val="none" w:sz="0" w:space="0" w:color="auto"/>
        <w:left w:val="none" w:sz="0" w:space="0" w:color="auto"/>
        <w:bottom w:val="none" w:sz="0" w:space="0" w:color="auto"/>
        <w:right w:val="none" w:sz="0" w:space="0" w:color="auto"/>
      </w:divBdr>
    </w:div>
    <w:div w:id="505676795">
      <w:marLeft w:val="0"/>
      <w:marRight w:val="0"/>
      <w:marTop w:val="0"/>
      <w:marBottom w:val="0"/>
      <w:divBdr>
        <w:top w:val="none" w:sz="0" w:space="0" w:color="auto"/>
        <w:left w:val="none" w:sz="0" w:space="0" w:color="auto"/>
        <w:bottom w:val="none" w:sz="0" w:space="0" w:color="auto"/>
        <w:right w:val="none" w:sz="0" w:space="0" w:color="auto"/>
      </w:divBdr>
    </w:div>
    <w:div w:id="505679094">
      <w:marLeft w:val="0"/>
      <w:marRight w:val="0"/>
      <w:marTop w:val="0"/>
      <w:marBottom w:val="0"/>
      <w:divBdr>
        <w:top w:val="none" w:sz="0" w:space="0" w:color="auto"/>
        <w:left w:val="none" w:sz="0" w:space="0" w:color="auto"/>
        <w:bottom w:val="none" w:sz="0" w:space="0" w:color="auto"/>
        <w:right w:val="none" w:sz="0" w:space="0" w:color="auto"/>
      </w:divBdr>
    </w:div>
    <w:div w:id="505751420">
      <w:marLeft w:val="0"/>
      <w:marRight w:val="0"/>
      <w:marTop w:val="0"/>
      <w:marBottom w:val="0"/>
      <w:divBdr>
        <w:top w:val="none" w:sz="0" w:space="0" w:color="auto"/>
        <w:left w:val="none" w:sz="0" w:space="0" w:color="auto"/>
        <w:bottom w:val="none" w:sz="0" w:space="0" w:color="auto"/>
        <w:right w:val="none" w:sz="0" w:space="0" w:color="auto"/>
      </w:divBdr>
    </w:div>
    <w:div w:id="505751555">
      <w:marLeft w:val="0"/>
      <w:marRight w:val="0"/>
      <w:marTop w:val="0"/>
      <w:marBottom w:val="0"/>
      <w:divBdr>
        <w:top w:val="none" w:sz="0" w:space="0" w:color="auto"/>
        <w:left w:val="none" w:sz="0" w:space="0" w:color="auto"/>
        <w:bottom w:val="none" w:sz="0" w:space="0" w:color="auto"/>
        <w:right w:val="none" w:sz="0" w:space="0" w:color="auto"/>
      </w:divBdr>
    </w:div>
    <w:div w:id="505904134">
      <w:marLeft w:val="0"/>
      <w:marRight w:val="0"/>
      <w:marTop w:val="0"/>
      <w:marBottom w:val="0"/>
      <w:divBdr>
        <w:top w:val="none" w:sz="0" w:space="0" w:color="auto"/>
        <w:left w:val="none" w:sz="0" w:space="0" w:color="auto"/>
        <w:bottom w:val="none" w:sz="0" w:space="0" w:color="auto"/>
        <w:right w:val="none" w:sz="0" w:space="0" w:color="auto"/>
      </w:divBdr>
    </w:div>
    <w:div w:id="505946651">
      <w:marLeft w:val="0"/>
      <w:marRight w:val="0"/>
      <w:marTop w:val="0"/>
      <w:marBottom w:val="0"/>
      <w:divBdr>
        <w:top w:val="none" w:sz="0" w:space="0" w:color="auto"/>
        <w:left w:val="none" w:sz="0" w:space="0" w:color="auto"/>
        <w:bottom w:val="none" w:sz="0" w:space="0" w:color="auto"/>
        <w:right w:val="none" w:sz="0" w:space="0" w:color="auto"/>
      </w:divBdr>
    </w:div>
    <w:div w:id="505947401">
      <w:marLeft w:val="0"/>
      <w:marRight w:val="0"/>
      <w:marTop w:val="0"/>
      <w:marBottom w:val="0"/>
      <w:divBdr>
        <w:top w:val="none" w:sz="0" w:space="0" w:color="auto"/>
        <w:left w:val="none" w:sz="0" w:space="0" w:color="auto"/>
        <w:bottom w:val="none" w:sz="0" w:space="0" w:color="auto"/>
        <w:right w:val="none" w:sz="0" w:space="0" w:color="auto"/>
      </w:divBdr>
    </w:div>
    <w:div w:id="505949862">
      <w:marLeft w:val="0"/>
      <w:marRight w:val="0"/>
      <w:marTop w:val="0"/>
      <w:marBottom w:val="0"/>
      <w:divBdr>
        <w:top w:val="none" w:sz="0" w:space="0" w:color="auto"/>
        <w:left w:val="none" w:sz="0" w:space="0" w:color="auto"/>
        <w:bottom w:val="none" w:sz="0" w:space="0" w:color="auto"/>
        <w:right w:val="none" w:sz="0" w:space="0" w:color="auto"/>
      </w:divBdr>
    </w:div>
    <w:div w:id="506020380">
      <w:marLeft w:val="0"/>
      <w:marRight w:val="0"/>
      <w:marTop w:val="0"/>
      <w:marBottom w:val="0"/>
      <w:divBdr>
        <w:top w:val="none" w:sz="0" w:space="0" w:color="auto"/>
        <w:left w:val="none" w:sz="0" w:space="0" w:color="auto"/>
        <w:bottom w:val="none" w:sz="0" w:space="0" w:color="auto"/>
        <w:right w:val="none" w:sz="0" w:space="0" w:color="auto"/>
      </w:divBdr>
    </w:div>
    <w:div w:id="506213701">
      <w:marLeft w:val="0"/>
      <w:marRight w:val="0"/>
      <w:marTop w:val="0"/>
      <w:marBottom w:val="0"/>
      <w:divBdr>
        <w:top w:val="none" w:sz="0" w:space="0" w:color="auto"/>
        <w:left w:val="none" w:sz="0" w:space="0" w:color="auto"/>
        <w:bottom w:val="none" w:sz="0" w:space="0" w:color="auto"/>
        <w:right w:val="none" w:sz="0" w:space="0" w:color="auto"/>
      </w:divBdr>
    </w:div>
    <w:div w:id="506333391">
      <w:marLeft w:val="0"/>
      <w:marRight w:val="0"/>
      <w:marTop w:val="0"/>
      <w:marBottom w:val="0"/>
      <w:divBdr>
        <w:top w:val="none" w:sz="0" w:space="0" w:color="auto"/>
        <w:left w:val="none" w:sz="0" w:space="0" w:color="auto"/>
        <w:bottom w:val="none" w:sz="0" w:space="0" w:color="auto"/>
        <w:right w:val="none" w:sz="0" w:space="0" w:color="auto"/>
      </w:divBdr>
    </w:div>
    <w:div w:id="506335721">
      <w:marLeft w:val="0"/>
      <w:marRight w:val="0"/>
      <w:marTop w:val="0"/>
      <w:marBottom w:val="0"/>
      <w:divBdr>
        <w:top w:val="none" w:sz="0" w:space="0" w:color="auto"/>
        <w:left w:val="none" w:sz="0" w:space="0" w:color="auto"/>
        <w:bottom w:val="none" w:sz="0" w:space="0" w:color="auto"/>
        <w:right w:val="none" w:sz="0" w:space="0" w:color="auto"/>
      </w:divBdr>
    </w:div>
    <w:div w:id="506359630">
      <w:marLeft w:val="0"/>
      <w:marRight w:val="0"/>
      <w:marTop w:val="0"/>
      <w:marBottom w:val="0"/>
      <w:divBdr>
        <w:top w:val="none" w:sz="0" w:space="0" w:color="auto"/>
        <w:left w:val="none" w:sz="0" w:space="0" w:color="auto"/>
        <w:bottom w:val="none" w:sz="0" w:space="0" w:color="auto"/>
        <w:right w:val="none" w:sz="0" w:space="0" w:color="auto"/>
      </w:divBdr>
    </w:div>
    <w:div w:id="506360923">
      <w:marLeft w:val="0"/>
      <w:marRight w:val="0"/>
      <w:marTop w:val="0"/>
      <w:marBottom w:val="0"/>
      <w:divBdr>
        <w:top w:val="none" w:sz="0" w:space="0" w:color="auto"/>
        <w:left w:val="none" w:sz="0" w:space="0" w:color="auto"/>
        <w:bottom w:val="none" w:sz="0" w:space="0" w:color="auto"/>
        <w:right w:val="none" w:sz="0" w:space="0" w:color="auto"/>
      </w:divBdr>
    </w:div>
    <w:div w:id="506410018">
      <w:marLeft w:val="0"/>
      <w:marRight w:val="0"/>
      <w:marTop w:val="0"/>
      <w:marBottom w:val="0"/>
      <w:divBdr>
        <w:top w:val="none" w:sz="0" w:space="0" w:color="auto"/>
        <w:left w:val="none" w:sz="0" w:space="0" w:color="auto"/>
        <w:bottom w:val="none" w:sz="0" w:space="0" w:color="auto"/>
        <w:right w:val="none" w:sz="0" w:space="0" w:color="auto"/>
      </w:divBdr>
    </w:div>
    <w:div w:id="506410221">
      <w:marLeft w:val="0"/>
      <w:marRight w:val="0"/>
      <w:marTop w:val="0"/>
      <w:marBottom w:val="0"/>
      <w:divBdr>
        <w:top w:val="none" w:sz="0" w:space="0" w:color="auto"/>
        <w:left w:val="none" w:sz="0" w:space="0" w:color="auto"/>
        <w:bottom w:val="none" w:sz="0" w:space="0" w:color="auto"/>
        <w:right w:val="none" w:sz="0" w:space="0" w:color="auto"/>
      </w:divBdr>
    </w:div>
    <w:div w:id="506484457">
      <w:marLeft w:val="0"/>
      <w:marRight w:val="0"/>
      <w:marTop w:val="0"/>
      <w:marBottom w:val="0"/>
      <w:divBdr>
        <w:top w:val="none" w:sz="0" w:space="0" w:color="auto"/>
        <w:left w:val="none" w:sz="0" w:space="0" w:color="auto"/>
        <w:bottom w:val="none" w:sz="0" w:space="0" w:color="auto"/>
        <w:right w:val="none" w:sz="0" w:space="0" w:color="auto"/>
      </w:divBdr>
    </w:div>
    <w:div w:id="506484617">
      <w:marLeft w:val="0"/>
      <w:marRight w:val="0"/>
      <w:marTop w:val="0"/>
      <w:marBottom w:val="0"/>
      <w:divBdr>
        <w:top w:val="none" w:sz="0" w:space="0" w:color="auto"/>
        <w:left w:val="none" w:sz="0" w:space="0" w:color="auto"/>
        <w:bottom w:val="none" w:sz="0" w:space="0" w:color="auto"/>
        <w:right w:val="none" w:sz="0" w:space="0" w:color="auto"/>
      </w:divBdr>
    </w:div>
    <w:div w:id="506485976">
      <w:marLeft w:val="0"/>
      <w:marRight w:val="0"/>
      <w:marTop w:val="0"/>
      <w:marBottom w:val="0"/>
      <w:divBdr>
        <w:top w:val="none" w:sz="0" w:space="0" w:color="auto"/>
        <w:left w:val="none" w:sz="0" w:space="0" w:color="auto"/>
        <w:bottom w:val="none" w:sz="0" w:space="0" w:color="auto"/>
        <w:right w:val="none" w:sz="0" w:space="0" w:color="auto"/>
      </w:divBdr>
    </w:div>
    <w:div w:id="506486378">
      <w:marLeft w:val="0"/>
      <w:marRight w:val="0"/>
      <w:marTop w:val="0"/>
      <w:marBottom w:val="0"/>
      <w:divBdr>
        <w:top w:val="none" w:sz="0" w:space="0" w:color="auto"/>
        <w:left w:val="none" w:sz="0" w:space="0" w:color="auto"/>
        <w:bottom w:val="none" w:sz="0" w:space="0" w:color="auto"/>
        <w:right w:val="none" w:sz="0" w:space="0" w:color="auto"/>
      </w:divBdr>
    </w:div>
    <w:div w:id="506559447">
      <w:marLeft w:val="0"/>
      <w:marRight w:val="0"/>
      <w:marTop w:val="0"/>
      <w:marBottom w:val="0"/>
      <w:divBdr>
        <w:top w:val="none" w:sz="0" w:space="0" w:color="auto"/>
        <w:left w:val="none" w:sz="0" w:space="0" w:color="auto"/>
        <w:bottom w:val="none" w:sz="0" w:space="0" w:color="auto"/>
        <w:right w:val="none" w:sz="0" w:space="0" w:color="auto"/>
      </w:divBdr>
    </w:div>
    <w:div w:id="506790863">
      <w:marLeft w:val="0"/>
      <w:marRight w:val="0"/>
      <w:marTop w:val="0"/>
      <w:marBottom w:val="0"/>
      <w:divBdr>
        <w:top w:val="none" w:sz="0" w:space="0" w:color="auto"/>
        <w:left w:val="none" w:sz="0" w:space="0" w:color="auto"/>
        <w:bottom w:val="none" w:sz="0" w:space="0" w:color="auto"/>
        <w:right w:val="none" w:sz="0" w:space="0" w:color="auto"/>
      </w:divBdr>
    </w:div>
    <w:div w:id="506793473">
      <w:marLeft w:val="0"/>
      <w:marRight w:val="0"/>
      <w:marTop w:val="0"/>
      <w:marBottom w:val="0"/>
      <w:divBdr>
        <w:top w:val="none" w:sz="0" w:space="0" w:color="auto"/>
        <w:left w:val="none" w:sz="0" w:space="0" w:color="auto"/>
        <w:bottom w:val="none" w:sz="0" w:space="0" w:color="auto"/>
        <w:right w:val="none" w:sz="0" w:space="0" w:color="auto"/>
      </w:divBdr>
    </w:div>
    <w:div w:id="506796794">
      <w:marLeft w:val="0"/>
      <w:marRight w:val="0"/>
      <w:marTop w:val="0"/>
      <w:marBottom w:val="0"/>
      <w:divBdr>
        <w:top w:val="none" w:sz="0" w:space="0" w:color="auto"/>
        <w:left w:val="none" w:sz="0" w:space="0" w:color="auto"/>
        <w:bottom w:val="none" w:sz="0" w:space="0" w:color="auto"/>
        <w:right w:val="none" w:sz="0" w:space="0" w:color="auto"/>
      </w:divBdr>
    </w:div>
    <w:div w:id="506864473">
      <w:marLeft w:val="0"/>
      <w:marRight w:val="0"/>
      <w:marTop w:val="0"/>
      <w:marBottom w:val="0"/>
      <w:divBdr>
        <w:top w:val="none" w:sz="0" w:space="0" w:color="auto"/>
        <w:left w:val="none" w:sz="0" w:space="0" w:color="auto"/>
        <w:bottom w:val="none" w:sz="0" w:space="0" w:color="auto"/>
        <w:right w:val="none" w:sz="0" w:space="0" w:color="auto"/>
      </w:divBdr>
    </w:div>
    <w:div w:id="506865018">
      <w:marLeft w:val="0"/>
      <w:marRight w:val="0"/>
      <w:marTop w:val="0"/>
      <w:marBottom w:val="0"/>
      <w:divBdr>
        <w:top w:val="none" w:sz="0" w:space="0" w:color="auto"/>
        <w:left w:val="none" w:sz="0" w:space="0" w:color="auto"/>
        <w:bottom w:val="none" w:sz="0" w:space="0" w:color="auto"/>
        <w:right w:val="none" w:sz="0" w:space="0" w:color="auto"/>
      </w:divBdr>
    </w:div>
    <w:div w:id="506873134">
      <w:marLeft w:val="0"/>
      <w:marRight w:val="0"/>
      <w:marTop w:val="0"/>
      <w:marBottom w:val="0"/>
      <w:divBdr>
        <w:top w:val="none" w:sz="0" w:space="0" w:color="auto"/>
        <w:left w:val="none" w:sz="0" w:space="0" w:color="auto"/>
        <w:bottom w:val="none" w:sz="0" w:space="0" w:color="auto"/>
        <w:right w:val="none" w:sz="0" w:space="0" w:color="auto"/>
      </w:divBdr>
    </w:div>
    <w:div w:id="506873309">
      <w:marLeft w:val="0"/>
      <w:marRight w:val="0"/>
      <w:marTop w:val="0"/>
      <w:marBottom w:val="0"/>
      <w:divBdr>
        <w:top w:val="none" w:sz="0" w:space="0" w:color="auto"/>
        <w:left w:val="none" w:sz="0" w:space="0" w:color="auto"/>
        <w:bottom w:val="none" w:sz="0" w:space="0" w:color="auto"/>
        <w:right w:val="none" w:sz="0" w:space="0" w:color="auto"/>
      </w:divBdr>
    </w:div>
    <w:div w:id="506990223">
      <w:marLeft w:val="0"/>
      <w:marRight w:val="0"/>
      <w:marTop w:val="0"/>
      <w:marBottom w:val="0"/>
      <w:divBdr>
        <w:top w:val="none" w:sz="0" w:space="0" w:color="auto"/>
        <w:left w:val="none" w:sz="0" w:space="0" w:color="auto"/>
        <w:bottom w:val="none" w:sz="0" w:space="0" w:color="auto"/>
        <w:right w:val="none" w:sz="0" w:space="0" w:color="auto"/>
      </w:divBdr>
    </w:div>
    <w:div w:id="507064990">
      <w:marLeft w:val="0"/>
      <w:marRight w:val="0"/>
      <w:marTop w:val="0"/>
      <w:marBottom w:val="0"/>
      <w:divBdr>
        <w:top w:val="none" w:sz="0" w:space="0" w:color="auto"/>
        <w:left w:val="none" w:sz="0" w:space="0" w:color="auto"/>
        <w:bottom w:val="none" w:sz="0" w:space="0" w:color="auto"/>
        <w:right w:val="none" w:sz="0" w:space="0" w:color="auto"/>
      </w:divBdr>
    </w:div>
    <w:div w:id="507066413">
      <w:marLeft w:val="0"/>
      <w:marRight w:val="0"/>
      <w:marTop w:val="0"/>
      <w:marBottom w:val="0"/>
      <w:divBdr>
        <w:top w:val="none" w:sz="0" w:space="0" w:color="auto"/>
        <w:left w:val="none" w:sz="0" w:space="0" w:color="auto"/>
        <w:bottom w:val="none" w:sz="0" w:space="0" w:color="auto"/>
        <w:right w:val="none" w:sz="0" w:space="0" w:color="auto"/>
      </w:divBdr>
    </w:div>
    <w:div w:id="507210891">
      <w:marLeft w:val="0"/>
      <w:marRight w:val="0"/>
      <w:marTop w:val="0"/>
      <w:marBottom w:val="0"/>
      <w:divBdr>
        <w:top w:val="none" w:sz="0" w:space="0" w:color="auto"/>
        <w:left w:val="none" w:sz="0" w:space="0" w:color="auto"/>
        <w:bottom w:val="none" w:sz="0" w:space="0" w:color="auto"/>
        <w:right w:val="none" w:sz="0" w:space="0" w:color="auto"/>
      </w:divBdr>
    </w:div>
    <w:div w:id="507211634">
      <w:marLeft w:val="0"/>
      <w:marRight w:val="0"/>
      <w:marTop w:val="0"/>
      <w:marBottom w:val="0"/>
      <w:divBdr>
        <w:top w:val="none" w:sz="0" w:space="0" w:color="auto"/>
        <w:left w:val="none" w:sz="0" w:space="0" w:color="auto"/>
        <w:bottom w:val="none" w:sz="0" w:space="0" w:color="auto"/>
        <w:right w:val="none" w:sz="0" w:space="0" w:color="auto"/>
      </w:divBdr>
    </w:div>
    <w:div w:id="507214118">
      <w:marLeft w:val="0"/>
      <w:marRight w:val="0"/>
      <w:marTop w:val="0"/>
      <w:marBottom w:val="0"/>
      <w:divBdr>
        <w:top w:val="none" w:sz="0" w:space="0" w:color="auto"/>
        <w:left w:val="none" w:sz="0" w:space="0" w:color="auto"/>
        <w:bottom w:val="none" w:sz="0" w:space="0" w:color="auto"/>
        <w:right w:val="none" w:sz="0" w:space="0" w:color="auto"/>
      </w:divBdr>
    </w:div>
    <w:div w:id="507214455">
      <w:marLeft w:val="0"/>
      <w:marRight w:val="0"/>
      <w:marTop w:val="0"/>
      <w:marBottom w:val="0"/>
      <w:divBdr>
        <w:top w:val="none" w:sz="0" w:space="0" w:color="auto"/>
        <w:left w:val="none" w:sz="0" w:space="0" w:color="auto"/>
        <w:bottom w:val="none" w:sz="0" w:space="0" w:color="auto"/>
        <w:right w:val="none" w:sz="0" w:space="0" w:color="auto"/>
      </w:divBdr>
    </w:div>
    <w:div w:id="507408954">
      <w:marLeft w:val="0"/>
      <w:marRight w:val="0"/>
      <w:marTop w:val="0"/>
      <w:marBottom w:val="0"/>
      <w:divBdr>
        <w:top w:val="none" w:sz="0" w:space="0" w:color="auto"/>
        <w:left w:val="none" w:sz="0" w:space="0" w:color="auto"/>
        <w:bottom w:val="none" w:sz="0" w:space="0" w:color="auto"/>
        <w:right w:val="none" w:sz="0" w:space="0" w:color="auto"/>
      </w:divBdr>
    </w:div>
    <w:div w:id="507447613">
      <w:marLeft w:val="0"/>
      <w:marRight w:val="0"/>
      <w:marTop w:val="0"/>
      <w:marBottom w:val="0"/>
      <w:divBdr>
        <w:top w:val="none" w:sz="0" w:space="0" w:color="auto"/>
        <w:left w:val="none" w:sz="0" w:space="0" w:color="auto"/>
        <w:bottom w:val="none" w:sz="0" w:space="0" w:color="auto"/>
        <w:right w:val="none" w:sz="0" w:space="0" w:color="auto"/>
      </w:divBdr>
    </w:div>
    <w:div w:id="507451709">
      <w:marLeft w:val="0"/>
      <w:marRight w:val="0"/>
      <w:marTop w:val="0"/>
      <w:marBottom w:val="0"/>
      <w:divBdr>
        <w:top w:val="none" w:sz="0" w:space="0" w:color="auto"/>
        <w:left w:val="none" w:sz="0" w:space="0" w:color="auto"/>
        <w:bottom w:val="none" w:sz="0" w:space="0" w:color="auto"/>
        <w:right w:val="none" w:sz="0" w:space="0" w:color="auto"/>
      </w:divBdr>
    </w:div>
    <w:div w:id="507476864">
      <w:marLeft w:val="0"/>
      <w:marRight w:val="0"/>
      <w:marTop w:val="0"/>
      <w:marBottom w:val="0"/>
      <w:divBdr>
        <w:top w:val="none" w:sz="0" w:space="0" w:color="auto"/>
        <w:left w:val="none" w:sz="0" w:space="0" w:color="auto"/>
        <w:bottom w:val="none" w:sz="0" w:space="0" w:color="auto"/>
        <w:right w:val="none" w:sz="0" w:space="0" w:color="auto"/>
      </w:divBdr>
    </w:div>
    <w:div w:id="507520203">
      <w:marLeft w:val="0"/>
      <w:marRight w:val="0"/>
      <w:marTop w:val="0"/>
      <w:marBottom w:val="0"/>
      <w:divBdr>
        <w:top w:val="none" w:sz="0" w:space="0" w:color="auto"/>
        <w:left w:val="none" w:sz="0" w:space="0" w:color="auto"/>
        <w:bottom w:val="none" w:sz="0" w:space="0" w:color="auto"/>
        <w:right w:val="none" w:sz="0" w:space="0" w:color="auto"/>
      </w:divBdr>
    </w:div>
    <w:div w:id="507521736">
      <w:marLeft w:val="0"/>
      <w:marRight w:val="0"/>
      <w:marTop w:val="0"/>
      <w:marBottom w:val="0"/>
      <w:divBdr>
        <w:top w:val="none" w:sz="0" w:space="0" w:color="auto"/>
        <w:left w:val="none" w:sz="0" w:space="0" w:color="auto"/>
        <w:bottom w:val="none" w:sz="0" w:space="0" w:color="auto"/>
        <w:right w:val="none" w:sz="0" w:space="0" w:color="auto"/>
      </w:divBdr>
    </w:div>
    <w:div w:id="507597653">
      <w:marLeft w:val="0"/>
      <w:marRight w:val="0"/>
      <w:marTop w:val="0"/>
      <w:marBottom w:val="0"/>
      <w:divBdr>
        <w:top w:val="none" w:sz="0" w:space="0" w:color="auto"/>
        <w:left w:val="none" w:sz="0" w:space="0" w:color="auto"/>
        <w:bottom w:val="none" w:sz="0" w:space="0" w:color="auto"/>
        <w:right w:val="none" w:sz="0" w:space="0" w:color="auto"/>
      </w:divBdr>
    </w:div>
    <w:div w:id="507713214">
      <w:bodyDiv w:val="1"/>
      <w:marLeft w:val="0"/>
      <w:marRight w:val="0"/>
      <w:marTop w:val="0"/>
      <w:marBottom w:val="0"/>
      <w:divBdr>
        <w:top w:val="none" w:sz="0" w:space="0" w:color="auto"/>
        <w:left w:val="none" w:sz="0" w:space="0" w:color="auto"/>
        <w:bottom w:val="none" w:sz="0" w:space="0" w:color="auto"/>
        <w:right w:val="none" w:sz="0" w:space="0" w:color="auto"/>
      </w:divBdr>
    </w:div>
    <w:div w:id="507717046">
      <w:bodyDiv w:val="1"/>
      <w:marLeft w:val="0"/>
      <w:marRight w:val="0"/>
      <w:marTop w:val="0"/>
      <w:marBottom w:val="0"/>
      <w:divBdr>
        <w:top w:val="none" w:sz="0" w:space="0" w:color="auto"/>
        <w:left w:val="none" w:sz="0" w:space="0" w:color="auto"/>
        <w:bottom w:val="none" w:sz="0" w:space="0" w:color="auto"/>
        <w:right w:val="none" w:sz="0" w:space="0" w:color="auto"/>
      </w:divBdr>
    </w:div>
    <w:div w:id="507790310">
      <w:marLeft w:val="0"/>
      <w:marRight w:val="0"/>
      <w:marTop w:val="0"/>
      <w:marBottom w:val="0"/>
      <w:divBdr>
        <w:top w:val="none" w:sz="0" w:space="0" w:color="auto"/>
        <w:left w:val="none" w:sz="0" w:space="0" w:color="auto"/>
        <w:bottom w:val="none" w:sz="0" w:space="0" w:color="auto"/>
        <w:right w:val="none" w:sz="0" w:space="0" w:color="auto"/>
      </w:divBdr>
    </w:div>
    <w:div w:id="507910073">
      <w:marLeft w:val="0"/>
      <w:marRight w:val="0"/>
      <w:marTop w:val="0"/>
      <w:marBottom w:val="0"/>
      <w:divBdr>
        <w:top w:val="none" w:sz="0" w:space="0" w:color="auto"/>
        <w:left w:val="none" w:sz="0" w:space="0" w:color="auto"/>
        <w:bottom w:val="none" w:sz="0" w:space="0" w:color="auto"/>
        <w:right w:val="none" w:sz="0" w:space="0" w:color="auto"/>
      </w:divBdr>
    </w:div>
    <w:div w:id="508058835">
      <w:marLeft w:val="0"/>
      <w:marRight w:val="0"/>
      <w:marTop w:val="0"/>
      <w:marBottom w:val="0"/>
      <w:divBdr>
        <w:top w:val="none" w:sz="0" w:space="0" w:color="auto"/>
        <w:left w:val="none" w:sz="0" w:space="0" w:color="auto"/>
        <w:bottom w:val="none" w:sz="0" w:space="0" w:color="auto"/>
        <w:right w:val="none" w:sz="0" w:space="0" w:color="auto"/>
      </w:divBdr>
    </w:div>
    <w:div w:id="508060735">
      <w:marLeft w:val="0"/>
      <w:marRight w:val="0"/>
      <w:marTop w:val="0"/>
      <w:marBottom w:val="0"/>
      <w:divBdr>
        <w:top w:val="none" w:sz="0" w:space="0" w:color="auto"/>
        <w:left w:val="none" w:sz="0" w:space="0" w:color="auto"/>
        <w:bottom w:val="none" w:sz="0" w:space="0" w:color="auto"/>
        <w:right w:val="none" w:sz="0" w:space="0" w:color="auto"/>
      </w:divBdr>
    </w:div>
    <w:div w:id="508104116">
      <w:marLeft w:val="0"/>
      <w:marRight w:val="0"/>
      <w:marTop w:val="0"/>
      <w:marBottom w:val="0"/>
      <w:divBdr>
        <w:top w:val="none" w:sz="0" w:space="0" w:color="auto"/>
        <w:left w:val="none" w:sz="0" w:space="0" w:color="auto"/>
        <w:bottom w:val="none" w:sz="0" w:space="0" w:color="auto"/>
        <w:right w:val="none" w:sz="0" w:space="0" w:color="auto"/>
      </w:divBdr>
    </w:div>
    <w:div w:id="508132642">
      <w:bodyDiv w:val="1"/>
      <w:marLeft w:val="0"/>
      <w:marRight w:val="0"/>
      <w:marTop w:val="0"/>
      <w:marBottom w:val="0"/>
      <w:divBdr>
        <w:top w:val="none" w:sz="0" w:space="0" w:color="auto"/>
        <w:left w:val="none" w:sz="0" w:space="0" w:color="auto"/>
        <w:bottom w:val="none" w:sz="0" w:space="0" w:color="auto"/>
        <w:right w:val="none" w:sz="0" w:space="0" w:color="auto"/>
      </w:divBdr>
    </w:div>
    <w:div w:id="508175595">
      <w:marLeft w:val="0"/>
      <w:marRight w:val="0"/>
      <w:marTop w:val="0"/>
      <w:marBottom w:val="0"/>
      <w:divBdr>
        <w:top w:val="none" w:sz="0" w:space="0" w:color="auto"/>
        <w:left w:val="none" w:sz="0" w:space="0" w:color="auto"/>
        <w:bottom w:val="none" w:sz="0" w:space="0" w:color="auto"/>
        <w:right w:val="none" w:sz="0" w:space="0" w:color="auto"/>
      </w:divBdr>
    </w:div>
    <w:div w:id="508178503">
      <w:marLeft w:val="0"/>
      <w:marRight w:val="0"/>
      <w:marTop w:val="0"/>
      <w:marBottom w:val="0"/>
      <w:divBdr>
        <w:top w:val="none" w:sz="0" w:space="0" w:color="auto"/>
        <w:left w:val="none" w:sz="0" w:space="0" w:color="auto"/>
        <w:bottom w:val="none" w:sz="0" w:space="0" w:color="auto"/>
        <w:right w:val="none" w:sz="0" w:space="0" w:color="auto"/>
      </w:divBdr>
    </w:div>
    <w:div w:id="508250844">
      <w:marLeft w:val="0"/>
      <w:marRight w:val="0"/>
      <w:marTop w:val="0"/>
      <w:marBottom w:val="0"/>
      <w:divBdr>
        <w:top w:val="none" w:sz="0" w:space="0" w:color="auto"/>
        <w:left w:val="none" w:sz="0" w:space="0" w:color="auto"/>
        <w:bottom w:val="none" w:sz="0" w:space="0" w:color="auto"/>
        <w:right w:val="none" w:sz="0" w:space="0" w:color="auto"/>
      </w:divBdr>
    </w:div>
    <w:div w:id="508297714">
      <w:marLeft w:val="0"/>
      <w:marRight w:val="0"/>
      <w:marTop w:val="0"/>
      <w:marBottom w:val="0"/>
      <w:divBdr>
        <w:top w:val="none" w:sz="0" w:space="0" w:color="auto"/>
        <w:left w:val="none" w:sz="0" w:space="0" w:color="auto"/>
        <w:bottom w:val="none" w:sz="0" w:space="0" w:color="auto"/>
        <w:right w:val="none" w:sz="0" w:space="0" w:color="auto"/>
      </w:divBdr>
    </w:div>
    <w:div w:id="508299028">
      <w:marLeft w:val="0"/>
      <w:marRight w:val="0"/>
      <w:marTop w:val="0"/>
      <w:marBottom w:val="0"/>
      <w:divBdr>
        <w:top w:val="none" w:sz="0" w:space="0" w:color="auto"/>
        <w:left w:val="none" w:sz="0" w:space="0" w:color="auto"/>
        <w:bottom w:val="none" w:sz="0" w:space="0" w:color="auto"/>
        <w:right w:val="none" w:sz="0" w:space="0" w:color="auto"/>
      </w:divBdr>
    </w:div>
    <w:div w:id="508328956">
      <w:marLeft w:val="0"/>
      <w:marRight w:val="0"/>
      <w:marTop w:val="0"/>
      <w:marBottom w:val="0"/>
      <w:divBdr>
        <w:top w:val="none" w:sz="0" w:space="0" w:color="auto"/>
        <w:left w:val="none" w:sz="0" w:space="0" w:color="auto"/>
        <w:bottom w:val="none" w:sz="0" w:space="0" w:color="auto"/>
        <w:right w:val="none" w:sz="0" w:space="0" w:color="auto"/>
      </w:divBdr>
    </w:div>
    <w:div w:id="508521931">
      <w:marLeft w:val="0"/>
      <w:marRight w:val="0"/>
      <w:marTop w:val="0"/>
      <w:marBottom w:val="0"/>
      <w:divBdr>
        <w:top w:val="none" w:sz="0" w:space="0" w:color="auto"/>
        <w:left w:val="none" w:sz="0" w:space="0" w:color="auto"/>
        <w:bottom w:val="none" w:sz="0" w:space="0" w:color="auto"/>
        <w:right w:val="none" w:sz="0" w:space="0" w:color="auto"/>
      </w:divBdr>
    </w:div>
    <w:div w:id="508562352">
      <w:marLeft w:val="0"/>
      <w:marRight w:val="0"/>
      <w:marTop w:val="0"/>
      <w:marBottom w:val="0"/>
      <w:divBdr>
        <w:top w:val="none" w:sz="0" w:space="0" w:color="auto"/>
        <w:left w:val="none" w:sz="0" w:space="0" w:color="auto"/>
        <w:bottom w:val="none" w:sz="0" w:space="0" w:color="auto"/>
        <w:right w:val="none" w:sz="0" w:space="0" w:color="auto"/>
      </w:divBdr>
    </w:div>
    <w:div w:id="508565912">
      <w:marLeft w:val="0"/>
      <w:marRight w:val="0"/>
      <w:marTop w:val="0"/>
      <w:marBottom w:val="0"/>
      <w:divBdr>
        <w:top w:val="none" w:sz="0" w:space="0" w:color="auto"/>
        <w:left w:val="none" w:sz="0" w:space="0" w:color="auto"/>
        <w:bottom w:val="none" w:sz="0" w:space="0" w:color="auto"/>
        <w:right w:val="none" w:sz="0" w:space="0" w:color="auto"/>
      </w:divBdr>
    </w:div>
    <w:div w:id="508569613">
      <w:marLeft w:val="0"/>
      <w:marRight w:val="0"/>
      <w:marTop w:val="0"/>
      <w:marBottom w:val="0"/>
      <w:divBdr>
        <w:top w:val="none" w:sz="0" w:space="0" w:color="auto"/>
        <w:left w:val="none" w:sz="0" w:space="0" w:color="auto"/>
        <w:bottom w:val="none" w:sz="0" w:space="0" w:color="auto"/>
        <w:right w:val="none" w:sz="0" w:space="0" w:color="auto"/>
      </w:divBdr>
    </w:div>
    <w:div w:id="508637298">
      <w:marLeft w:val="0"/>
      <w:marRight w:val="0"/>
      <w:marTop w:val="0"/>
      <w:marBottom w:val="0"/>
      <w:divBdr>
        <w:top w:val="none" w:sz="0" w:space="0" w:color="auto"/>
        <w:left w:val="none" w:sz="0" w:space="0" w:color="auto"/>
        <w:bottom w:val="none" w:sz="0" w:space="0" w:color="auto"/>
        <w:right w:val="none" w:sz="0" w:space="0" w:color="auto"/>
      </w:divBdr>
    </w:div>
    <w:div w:id="508640711">
      <w:marLeft w:val="0"/>
      <w:marRight w:val="0"/>
      <w:marTop w:val="0"/>
      <w:marBottom w:val="0"/>
      <w:divBdr>
        <w:top w:val="none" w:sz="0" w:space="0" w:color="auto"/>
        <w:left w:val="none" w:sz="0" w:space="0" w:color="auto"/>
        <w:bottom w:val="none" w:sz="0" w:space="0" w:color="auto"/>
        <w:right w:val="none" w:sz="0" w:space="0" w:color="auto"/>
      </w:divBdr>
    </w:div>
    <w:div w:id="508757540">
      <w:marLeft w:val="0"/>
      <w:marRight w:val="0"/>
      <w:marTop w:val="0"/>
      <w:marBottom w:val="0"/>
      <w:divBdr>
        <w:top w:val="none" w:sz="0" w:space="0" w:color="auto"/>
        <w:left w:val="none" w:sz="0" w:space="0" w:color="auto"/>
        <w:bottom w:val="none" w:sz="0" w:space="0" w:color="auto"/>
        <w:right w:val="none" w:sz="0" w:space="0" w:color="auto"/>
      </w:divBdr>
    </w:div>
    <w:div w:id="508956789">
      <w:marLeft w:val="0"/>
      <w:marRight w:val="0"/>
      <w:marTop w:val="0"/>
      <w:marBottom w:val="0"/>
      <w:divBdr>
        <w:top w:val="none" w:sz="0" w:space="0" w:color="auto"/>
        <w:left w:val="none" w:sz="0" w:space="0" w:color="auto"/>
        <w:bottom w:val="none" w:sz="0" w:space="0" w:color="auto"/>
        <w:right w:val="none" w:sz="0" w:space="0" w:color="auto"/>
      </w:divBdr>
    </w:div>
    <w:div w:id="509108180">
      <w:marLeft w:val="0"/>
      <w:marRight w:val="0"/>
      <w:marTop w:val="0"/>
      <w:marBottom w:val="0"/>
      <w:divBdr>
        <w:top w:val="none" w:sz="0" w:space="0" w:color="auto"/>
        <w:left w:val="none" w:sz="0" w:space="0" w:color="auto"/>
        <w:bottom w:val="none" w:sz="0" w:space="0" w:color="auto"/>
        <w:right w:val="none" w:sz="0" w:space="0" w:color="auto"/>
      </w:divBdr>
    </w:div>
    <w:div w:id="509176107">
      <w:marLeft w:val="0"/>
      <w:marRight w:val="0"/>
      <w:marTop w:val="0"/>
      <w:marBottom w:val="0"/>
      <w:divBdr>
        <w:top w:val="none" w:sz="0" w:space="0" w:color="auto"/>
        <w:left w:val="none" w:sz="0" w:space="0" w:color="auto"/>
        <w:bottom w:val="none" w:sz="0" w:space="0" w:color="auto"/>
        <w:right w:val="none" w:sz="0" w:space="0" w:color="auto"/>
      </w:divBdr>
    </w:div>
    <w:div w:id="509181130">
      <w:marLeft w:val="0"/>
      <w:marRight w:val="0"/>
      <w:marTop w:val="0"/>
      <w:marBottom w:val="0"/>
      <w:divBdr>
        <w:top w:val="none" w:sz="0" w:space="0" w:color="auto"/>
        <w:left w:val="none" w:sz="0" w:space="0" w:color="auto"/>
        <w:bottom w:val="none" w:sz="0" w:space="0" w:color="auto"/>
        <w:right w:val="none" w:sz="0" w:space="0" w:color="auto"/>
      </w:divBdr>
    </w:div>
    <w:div w:id="509294554">
      <w:marLeft w:val="0"/>
      <w:marRight w:val="0"/>
      <w:marTop w:val="0"/>
      <w:marBottom w:val="0"/>
      <w:divBdr>
        <w:top w:val="none" w:sz="0" w:space="0" w:color="auto"/>
        <w:left w:val="none" w:sz="0" w:space="0" w:color="auto"/>
        <w:bottom w:val="none" w:sz="0" w:space="0" w:color="auto"/>
        <w:right w:val="none" w:sz="0" w:space="0" w:color="auto"/>
      </w:divBdr>
    </w:div>
    <w:div w:id="509368614">
      <w:marLeft w:val="0"/>
      <w:marRight w:val="0"/>
      <w:marTop w:val="0"/>
      <w:marBottom w:val="0"/>
      <w:divBdr>
        <w:top w:val="none" w:sz="0" w:space="0" w:color="auto"/>
        <w:left w:val="none" w:sz="0" w:space="0" w:color="auto"/>
        <w:bottom w:val="none" w:sz="0" w:space="0" w:color="auto"/>
        <w:right w:val="none" w:sz="0" w:space="0" w:color="auto"/>
      </w:divBdr>
    </w:div>
    <w:div w:id="509372500">
      <w:marLeft w:val="0"/>
      <w:marRight w:val="0"/>
      <w:marTop w:val="0"/>
      <w:marBottom w:val="0"/>
      <w:divBdr>
        <w:top w:val="none" w:sz="0" w:space="0" w:color="auto"/>
        <w:left w:val="none" w:sz="0" w:space="0" w:color="auto"/>
        <w:bottom w:val="none" w:sz="0" w:space="0" w:color="auto"/>
        <w:right w:val="none" w:sz="0" w:space="0" w:color="auto"/>
      </w:divBdr>
    </w:div>
    <w:div w:id="509566360">
      <w:marLeft w:val="0"/>
      <w:marRight w:val="0"/>
      <w:marTop w:val="0"/>
      <w:marBottom w:val="0"/>
      <w:divBdr>
        <w:top w:val="none" w:sz="0" w:space="0" w:color="auto"/>
        <w:left w:val="none" w:sz="0" w:space="0" w:color="auto"/>
        <w:bottom w:val="none" w:sz="0" w:space="0" w:color="auto"/>
        <w:right w:val="none" w:sz="0" w:space="0" w:color="auto"/>
      </w:divBdr>
    </w:div>
    <w:div w:id="509683612">
      <w:marLeft w:val="0"/>
      <w:marRight w:val="0"/>
      <w:marTop w:val="0"/>
      <w:marBottom w:val="0"/>
      <w:divBdr>
        <w:top w:val="none" w:sz="0" w:space="0" w:color="auto"/>
        <w:left w:val="none" w:sz="0" w:space="0" w:color="auto"/>
        <w:bottom w:val="none" w:sz="0" w:space="0" w:color="auto"/>
        <w:right w:val="none" w:sz="0" w:space="0" w:color="auto"/>
      </w:divBdr>
    </w:div>
    <w:div w:id="509687263">
      <w:marLeft w:val="0"/>
      <w:marRight w:val="0"/>
      <w:marTop w:val="0"/>
      <w:marBottom w:val="0"/>
      <w:divBdr>
        <w:top w:val="none" w:sz="0" w:space="0" w:color="auto"/>
        <w:left w:val="none" w:sz="0" w:space="0" w:color="auto"/>
        <w:bottom w:val="none" w:sz="0" w:space="0" w:color="auto"/>
        <w:right w:val="none" w:sz="0" w:space="0" w:color="auto"/>
      </w:divBdr>
    </w:div>
    <w:div w:id="509754034">
      <w:marLeft w:val="0"/>
      <w:marRight w:val="0"/>
      <w:marTop w:val="0"/>
      <w:marBottom w:val="0"/>
      <w:divBdr>
        <w:top w:val="none" w:sz="0" w:space="0" w:color="auto"/>
        <w:left w:val="none" w:sz="0" w:space="0" w:color="auto"/>
        <w:bottom w:val="none" w:sz="0" w:space="0" w:color="auto"/>
        <w:right w:val="none" w:sz="0" w:space="0" w:color="auto"/>
      </w:divBdr>
    </w:div>
    <w:div w:id="510023542">
      <w:marLeft w:val="0"/>
      <w:marRight w:val="0"/>
      <w:marTop w:val="0"/>
      <w:marBottom w:val="0"/>
      <w:divBdr>
        <w:top w:val="none" w:sz="0" w:space="0" w:color="auto"/>
        <w:left w:val="none" w:sz="0" w:space="0" w:color="auto"/>
        <w:bottom w:val="none" w:sz="0" w:space="0" w:color="auto"/>
        <w:right w:val="none" w:sz="0" w:space="0" w:color="auto"/>
      </w:divBdr>
    </w:div>
    <w:div w:id="510029789">
      <w:marLeft w:val="0"/>
      <w:marRight w:val="0"/>
      <w:marTop w:val="0"/>
      <w:marBottom w:val="0"/>
      <w:divBdr>
        <w:top w:val="none" w:sz="0" w:space="0" w:color="auto"/>
        <w:left w:val="none" w:sz="0" w:space="0" w:color="auto"/>
        <w:bottom w:val="none" w:sz="0" w:space="0" w:color="auto"/>
        <w:right w:val="none" w:sz="0" w:space="0" w:color="auto"/>
      </w:divBdr>
    </w:div>
    <w:div w:id="510219005">
      <w:marLeft w:val="0"/>
      <w:marRight w:val="0"/>
      <w:marTop w:val="0"/>
      <w:marBottom w:val="0"/>
      <w:divBdr>
        <w:top w:val="none" w:sz="0" w:space="0" w:color="auto"/>
        <w:left w:val="none" w:sz="0" w:space="0" w:color="auto"/>
        <w:bottom w:val="none" w:sz="0" w:space="0" w:color="auto"/>
        <w:right w:val="none" w:sz="0" w:space="0" w:color="auto"/>
      </w:divBdr>
    </w:div>
    <w:div w:id="510295861">
      <w:marLeft w:val="0"/>
      <w:marRight w:val="0"/>
      <w:marTop w:val="0"/>
      <w:marBottom w:val="0"/>
      <w:divBdr>
        <w:top w:val="none" w:sz="0" w:space="0" w:color="auto"/>
        <w:left w:val="none" w:sz="0" w:space="0" w:color="auto"/>
        <w:bottom w:val="none" w:sz="0" w:space="0" w:color="auto"/>
        <w:right w:val="none" w:sz="0" w:space="0" w:color="auto"/>
      </w:divBdr>
    </w:div>
    <w:div w:id="510338933">
      <w:marLeft w:val="480"/>
      <w:marRight w:val="0"/>
      <w:marTop w:val="0"/>
      <w:marBottom w:val="0"/>
      <w:divBdr>
        <w:top w:val="none" w:sz="0" w:space="0" w:color="auto"/>
        <w:left w:val="none" w:sz="0" w:space="0" w:color="auto"/>
        <w:bottom w:val="none" w:sz="0" w:space="0" w:color="auto"/>
        <w:right w:val="none" w:sz="0" w:space="0" w:color="auto"/>
      </w:divBdr>
    </w:div>
    <w:div w:id="510410008">
      <w:marLeft w:val="0"/>
      <w:marRight w:val="0"/>
      <w:marTop w:val="0"/>
      <w:marBottom w:val="0"/>
      <w:divBdr>
        <w:top w:val="none" w:sz="0" w:space="0" w:color="auto"/>
        <w:left w:val="none" w:sz="0" w:space="0" w:color="auto"/>
        <w:bottom w:val="none" w:sz="0" w:space="0" w:color="auto"/>
        <w:right w:val="none" w:sz="0" w:space="0" w:color="auto"/>
      </w:divBdr>
    </w:div>
    <w:div w:id="510413630">
      <w:marLeft w:val="0"/>
      <w:marRight w:val="0"/>
      <w:marTop w:val="0"/>
      <w:marBottom w:val="0"/>
      <w:divBdr>
        <w:top w:val="none" w:sz="0" w:space="0" w:color="auto"/>
        <w:left w:val="none" w:sz="0" w:space="0" w:color="auto"/>
        <w:bottom w:val="none" w:sz="0" w:space="0" w:color="auto"/>
        <w:right w:val="none" w:sz="0" w:space="0" w:color="auto"/>
      </w:divBdr>
    </w:div>
    <w:div w:id="510415950">
      <w:marLeft w:val="0"/>
      <w:marRight w:val="0"/>
      <w:marTop w:val="0"/>
      <w:marBottom w:val="0"/>
      <w:divBdr>
        <w:top w:val="none" w:sz="0" w:space="0" w:color="auto"/>
        <w:left w:val="none" w:sz="0" w:space="0" w:color="auto"/>
        <w:bottom w:val="none" w:sz="0" w:space="0" w:color="auto"/>
        <w:right w:val="none" w:sz="0" w:space="0" w:color="auto"/>
      </w:divBdr>
    </w:div>
    <w:div w:id="510418601">
      <w:marLeft w:val="0"/>
      <w:marRight w:val="0"/>
      <w:marTop w:val="0"/>
      <w:marBottom w:val="0"/>
      <w:divBdr>
        <w:top w:val="none" w:sz="0" w:space="0" w:color="auto"/>
        <w:left w:val="none" w:sz="0" w:space="0" w:color="auto"/>
        <w:bottom w:val="none" w:sz="0" w:space="0" w:color="auto"/>
        <w:right w:val="none" w:sz="0" w:space="0" w:color="auto"/>
      </w:divBdr>
    </w:div>
    <w:div w:id="510530782">
      <w:marLeft w:val="0"/>
      <w:marRight w:val="0"/>
      <w:marTop w:val="0"/>
      <w:marBottom w:val="0"/>
      <w:divBdr>
        <w:top w:val="none" w:sz="0" w:space="0" w:color="auto"/>
        <w:left w:val="none" w:sz="0" w:space="0" w:color="auto"/>
        <w:bottom w:val="none" w:sz="0" w:space="0" w:color="auto"/>
        <w:right w:val="none" w:sz="0" w:space="0" w:color="auto"/>
      </w:divBdr>
    </w:div>
    <w:div w:id="510608121">
      <w:marLeft w:val="0"/>
      <w:marRight w:val="0"/>
      <w:marTop w:val="0"/>
      <w:marBottom w:val="0"/>
      <w:divBdr>
        <w:top w:val="none" w:sz="0" w:space="0" w:color="auto"/>
        <w:left w:val="none" w:sz="0" w:space="0" w:color="auto"/>
        <w:bottom w:val="none" w:sz="0" w:space="0" w:color="auto"/>
        <w:right w:val="none" w:sz="0" w:space="0" w:color="auto"/>
      </w:divBdr>
    </w:div>
    <w:div w:id="510610904">
      <w:marLeft w:val="0"/>
      <w:marRight w:val="0"/>
      <w:marTop w:val="0"/>
      <w:marBottom w:val="0"/>
      <w:divBdr>
        <w:top w:val="none" w:sz="0" w:space="0" w:color="auto"/>
        <w:left w:val="none" w:sz="0" w:space="0" w:color="auto"/>
        <w:bottom w:val="none" w:sz="0" w:space="0" w:color="auto"/>
        <w:right w:val="none" w:sz="0" w:space="0" w:color="auto"/>
      </w:divBdr>
    </w:div>
    <w:div w:id="510724133">
      <w:marLeft w:val="0"/>
      <w:marRight w:val="0"/>
      <w:marTop w:val="0"/>
      <w:marBottom w:val="0"/>
      <w:divBdr>
        <w:top w:val="none" w:sz="0" w:space="0" w:color="auto"/>
        <w:left w:val="none" w:sz="0" w:space="0" w:color="auto"/>
        <w:bottom w:val="none" w:sz="0" w:space="0" w:color="auto"/>
        <w:right w:val="none" w:sz="0" w:space="0" w:color="auto"/>
      </w:divBdr>
    </w:div>
    <w:div w:id="510799039">
      <w:marLeft w:val="0"/>
      <w:marRight w:val="0"/>
      <w:marTop w:val="0"/>
      <w:marBottom w:val="0"/>
      <w:divBdr>
        <w:top w:val="none" w:sz="0" w:space="0" w:color="auto"/>
        <w:left w:val="none" w:sz="0" w:space="0" w:color="auto"/>
        <w:bottom w:val="none" w:sz="0" w:space="0" w:color="auto"/>
        <w:right w:val="none" w:sz="0" w:space="0" w:color="auto"/>
      </w:divBdr>
    </w:div>
    <w:div w:id="510801620">
      <w:marLeft w:val="0"/>
      <w:marRight w:val="0"/>
      <w:marTop w:val="0"/>
      <w:marBottom w:val="0"/>
      <w:divBdr>
        <w:top w:val="none" w:sz="0" w:space="0" w:color="auto"/>
        <w:left w:val="none" w:sz="0" w:space="0" w:color="auto"/>
        <w:bottom w:val="none" w:sz="0" w:space="0" w:color="auto"/>
        <w:right w:val="none" w:sz="0" w:space="0" w:color="auto"/>
      </w:divBdr>
    </w:div>
    <w:div w:id="510803605">
      <w:marLeft w:val="0"/>
      <w:marRight w:val="0"/>
      <w:marTop w:val="0"/>
      <w:marBottom w:val="0"/>
      <w:divBdr>
        <w:top w:val="none" w:sz="0" w:space="0" w:color="auto"/>
        <w:left w:val="none" w:sz="0" w:space="0" w:color="auto"/>
        <w:bottom w:val="none" w:sz="0" w:space="0" w:color="auto"/>
        <w:right w:val="none" w:sz="0" w:space="0" w:color="auto"/>
      </w:divBdr>
    </w:div>
    <w:div w:id="510805331">
      <w:marLeft w:val="0"/>
      <w:marRight w:val="0"/>
      <w:marTop w:val="0"/>
      <w:marBottom w:val="0"/>
      <w:divBdr>
        <w:top w:val="none" w:sz="0" w:space="0" w:color="auto"/>
        <w:left w:val="none" w:sz="0" w:space="0" w:color="auto"/>
        <w:bottom w:val="none" w:sz="0" w:space="0" w:color="auto"/>
        <w:right w:val="none" w:sz="0" w:space="0" w:color="auto"/>
      </w:divBdr>
    </w:div>
    <w:div w:id="510873487">
      <w:marLeft w:val="0"/>
      <w:marRight w:val="0"/>
      <w:marTop w:val="0"/>
      <w:marBottom w:val="0"/>
      <w:divBdr>
        <w:top w:val="none" w:sz="0" w:space="0" w:color="auto"/>
        <w:left w:val="none" w:sz="0" w:space="0" w:color="auto"/>
        <w:bottom w:val="none" w:sz="0" w:space="0" w:color="auto"/>
        <w:right w:val="none" w:sz="0" w:space="0" w:color="auto"/>
      </w:divBdr>
    </w:div>
    <w:div w:id="510873567">
      <w:marLeft w:val="0"/>
      <w:marRight w:val="0"/>
      <w:marTop w:val="0"/>
      <w:marBottom w:val="0"/>
      <w:divBdr>
        <w:top w:val="none" w:sz="0" w:space="0" w:color="auto"/>
        <w:left w:val="none" w:sz="0" w:space="0" w:color="auto"/>
        <w:bottom w:val="none" w:sz="0" w:space="0" w:color="auto"/>
        <w:right w:val="none" w:sz="0" w:space="0" w:color="auto"/>
      </w:divBdr>
    </w:div>
    <w:div w:id="510920941">
      <w:bodyDiv w:val="1"/>
      <w:marLeft w:val="0"/>
      <w:marRight w:val="0"/>
      <w:marTop w:val="0"/>
      <w:marBottom w:val="0"/>
      <w:divBdr>
        <w:top w:val="none" w:sz="0" w:space="0" w:color="auto"/>
        <w:left w:val="none" w:sz="0" w:space="0" w:color="auto"/>
        <w:bottom w:val="none" w:sz="0" w:space="0" w:color="auto"/>
        <w:right w:val="none" w:sz="0" w:space="0" w:color="auto"/>
      </w:divBdr>
    </w:div>
    <w:div w:id="510994967">
      <w:marLeft w:val="0"/>
      <w:marRight w:val="0"/>
      <w:marTop w:val="0"/>
      <w:marBottom w:val="0"/>
      <w:divBdr>
        <w:top w:val="none" w:sz="0" w:space="0" w:color="auto"/>
        <w:left w:val="none" w:sz="0" w:space="0" w:color="auto"/>
        <w:bottom w:val="none" w:sz="0" w:space="0" w:color="auto"/>
        <w:right w:val="none" w:sz="0" w:space="0" w:color="auto"/>
      </w:divBdr>
    </w:div>
    <w:div w:id="510998575">
      <w:marLeft w:val="0"/>
      <w:marRight w:val="0"/>
      <w:marTop w:val="0"/>
      <w:marBottom w:val="0"/>
      <w:divBdr>
        <w:top w:val="none" w:sz="0" w:space="0" w:color="auto"/>
        <w:left w:val="none" w:sz="0" w:space="0" w:color="auto"/>
        <w:bottom w:val="none" w:sz="0" w:space="0" w:color="auto"/>
        <w:right w:val="none" w:sz="0" w:space="0" w:color="auto"/>
      </w:divBdr>
    </w:div>
    <w:div w:id="511066919">
      <w:marLeft w:val="0"/>
      <w:marRight w:val="0"/>
      <w:marTop w:val="0"/>
      <w:marBottom w:val="0"/>
      <w:divBdr>
        <w:top w:val="none" w:sz="0" w:space="0" w:color="auto"/>
        <w:left w:val="none" w:sz="0" w:space="0" w:color="auto"/>
        <w:bottom w:val="none" w:sz="0" w:space="0" w:color="auto"/>
        <w:right w:val="none" w:sz="0" w:space="0" w:color="auto"/>
      </w:divBdr>
    </w:div>
    <w:div w:id="511068622">
      <w:marLeft w:val="0"/>
      <w:marRight w:val="0"/>
      <w:marTop w:val="0"/>
      <w:marBottom w:val="0"/>
      <w:divBdr>
        <w:top w:val="none" w:sz="0" w:space="0" w:color="auto"/>
        <w:left w:val="none" w:sz="0" w:space="0" w:color="auto"/>
        <w:bottom w:val="none" w:sz="0" w:space="0" w:color="auto"/>
        <w:right w:val="none" w:sz="0" w:space="0" w:color="auto"/>
      </w:divBdr>
    </w:div>
    <w:div w:id="511116297">
      <w:marLeft w:val="0"/>
      <w:marRight w:val="0"/>
      <w:marTop w:val="0"/>
      <w:marBottom w:val="0"/>
      <w:divBdr>
        <w:top w:val="none" w:sz="0" w:space="0" w:color="auto"/>
        <w:left w:val="none" w:sz="0" w:space="0" w:color="auto"/>
        <w:bottom w:val="none" w:sz="0" w:space="0" w:color="auto"/>
        <w:right w:val="none" w:sz="0" w:space="0" w:color="auto"/>
      </w:divBdr>
    </w:div>
    <w:div w:id="511146827">
      <w:marLeft w:val="0"/>
      <w:marRight w:val="0"/>
      <w:marTop w:val="0"/>
      <w:marBottom w:val="0"/>
      <w:divBdr>
        <w:top w:val="none" w:sz="0" w:space="0" w:color="auto"/>
        <w:left w:val="none" w:sz="0" w:space="0" w:color="auto"/>
        <w:bottom w:val="none" w:sz="0" w:space="0" w:color="auto"/>
        <w:right w:val="none" w:sz="0" w:space="0" w:color="auto"/>
      </w:divBdr>
    </w:div>
    <w:div w:id="511190972">
      <w:marLeft w:val="0"/>
      <w:marRight w:val="0"/>
      <w:marTop w:val="0"/>
      <w:marBottom w:val="0"/>
      <w:divBdr>
        <w:top w:val="none" w:sz="0" w:space="0" w:color="auto"/>
        <w:left w:val="none" w:sz="0" w:space="0" w:color="auto"/>
        <w:bottom w:val="none" w:sz="0" w:space="0" w:color="auto"/>
        <w:right w:val="none" w:sz="0" w:space="0" w:color="auto"/>
      </w:divBdr>
    </w:div>
    <w:div w:id="511334404">
      <w:marLeft w:val="0"/>
      <w:marRight w:val="0"/>
      <w:marTop w:val="0"/>
      <w:marBottom w:val="0"/>
      <w:divBdr>
        <w:top w:val="none" w:sz="0" w:space="0" w:color="auto"/>
        <w:left w:val="none" w:sz="0" w:space="0" w:color="auto"/>
        <w:bottom w:val="none" w:sz="0" w:space="0" w:color="auto"/>
        <w:right w:val="none" w:sz="0" w:space="0" w:color="auto"/>
      </w:divBdr>
    </w:div>
    <w:div w:id="511337426">
      <w:marLeft w:val="0"/>
      <w:marRight w:val="0"/>
      <w:marTop w:val="0"/>
      <w:marBottom w:val="0"/>
      <w:divBdr>
        <w:top w:val="none" w:sz="0" w:space="0" w:color="auto"/>
        <w:left w:val="none" w:sz="0" w:space="0" w:color="auto"/>
        <w:bottom w:val="none" w:sz="0" w:space="0" w:color="auto"/>
        <w:right w:val="none" w:sz="0" w:space="0" w:color="auto"/>
      </w:divBdr>
    </w:div>
    <w:div w:id="511337762">
      <w:marLeft w:val="0"/>
      <w:marRight w:val="0"/>
      <w:marTop w:val="0"/>
      <w:marBottom w:val="0"/>
      <w:divBdr>
        <w:top w:val="none" w:sz="0" w:space="0" w:color="auto"/>
        <w:left w:val="none" w:sz="0" w:space="0" w:color="auto"/>
        <w:bottom w:val="none" w:sz="0" w:space="0" w:color="auto"/>
        <w:right w:val="none" w:sz="0" w:space="0" w:color="auto"/>
      </w:divBdr>
    </w:div>
    <w:div w:id="511384479">
      <w:marLeft w:val="0"/>
      <w:marRight w:val="0"/>
      <w:marTop w:val="0"/>
      <w:marBottom w:val="0"/>
      <w:divBdr>
        <w:top w:val="none" w:sz="0" w:space="0" w:color="auto"/>
        <w:left w:val="none" w:sz="0" w:space="0" w:color="auto"/>
        <w:bottom w:val="none" w:sz="0" w:space="0" w:color="auto"/>
        <w:right w:val="none" w:sz="0" w:space="0" w:color="auto"/>
      </w:divBdr>
    </w:div>
    <w:div w:id="511455051">
      <w:marLeft w:val="0"/>
      <w:marRight w:val="0"/>
      <w:marTop w:val="0"/>
      <w:marBottom w:val="0"/>
      <w:divBdr>
        <w:top w:val="none" w:sz="0" w:space="0" w:color="auto"/>
        <w:left w:val="none" w:sz="0" w:space="0" w:color="auto"/>
        <w:bottom w:val="none" w:sz="0" w:space="0" w:color="auto"/>
        <w:right w:val="none" w:sz="0" w:space="0" w:color="auto"/>
      </w:divBdr>
    </w:div>
    <w:div w:id="511458686">
      <w:marLeft w:val="0"/>
      <w:marRight w:val="0"/>
      <w:marTop w:val="0"/>
      <w:marBottom w:val="0"/>
      <w:divBdr>
        <w:top w:val="none" w:sz="0" w:space="0" w:color="auto"/>
        <w:left w:val="none" w:sz="0" w:space="0" w:color="auto"/>
        <w:bottom w:val="none" w:sz="0" w:space="0" w:color="auto"/>
        <w:right w:val="none" w:sz="0" w:space="0" w:color="auto"/>
      </w:divBdr>
    </w:div>
    <w:div w:id="511578004">
      <w:marLeft w:val="0"/>
      <w:marRight w:val="0"/>
      <w:marTop w:val="0"/>
      <w:marBottom w:val="0"/>
      <w:divBdr>
        <w:top w:val="none" w:sz="0" w:space="0" w:color="auto"/>
        <w:left w:val="none" w:sz="0" w:space="0" w:color="auto"/>
        <w:bottom w:val="none" w:sz="0" w:space="0" w:color="auto"/>
        <w:right w:val="none" w:sz="0" w:space="0" w:color="auto"/>
      </w:divBdr>
    </w:div>
    <w:div w:id="511650567">
      <w:marLeft w:val="0"/>
      <w:marRight w:val="0"/>
      <w:marTop w:val="0"/>
      <w:marBottom w:val="0"/>
      <w:divBdr>
        <w:top w:val="none" w:sz="0" w:space="0" w:color="auto"/>
        <w:left w:val="none" w:sz="0" w:space="0" w:color="auto"/>
        <w:bottom w:val="none" w:sz="0" w:space="0" w:color="auto"/>
        <w:right w:val="none" w:sz="0" w:space="0" w:color="auto"/>
      </w:divBdr>
    </w:div>
    <w:div w:id="511728658">
      <w:marLeft w:val="0"/>
      <w:marRight w:val="0"/>
      <w:marTop w:val="0"/>
      <w:marBottom w:val="0"/>
      <w:divBdr>
        <w:top w:val="none" w:sz="0" w:space="0" w:color="auto"/>
        <w:left w:val="none" w:sz="0" w:space="0" w:color="auto"/>
        <w:bottom w:val="none" w:sz="0" w:space="0" w:color="auto"/>
        <w:right w:val="none" w:sz="0" w:space="0" w:color="auto"/>
      </w:divBdr>
    </w:div>
    <w:div w:id="511839010">
      <w:marLeft w:val="0"/>
      <w:marRight w:val="0"/>
      <w:marTop w:val="0"/>
      <w:marBottom w:val="0"/>
      <w:divBdr>
        <w:top w:val="none" w:sz="0" w:space="0" w:color="auto"/>
        <w:left w:val="none" w:sz="0" w:space="0" w:color="auto"/>
        <w:bottom w:val="none" w:sz="0" w:space="0" w:color="auto"/>
        <w:right w:val="none" w:sz="0" w:space="0" w:color="auto"/>
      </w:divBdr>
    </w:div>
    <w:div w:id="512107328">
      <w:marLeft w:val="0"/>
      <w:marRight w:val="0"/>
      <w:marTop w:val="0"/>
      <w:marBottom w:val="0"/>
      <w:divBdr>
        <w:top w:val="none" w:sz="0" w:space="0" w:color="auto"/>
        <w:left w:val="none" w:sz="0" w:space="0" w:color="auto"/>
        <w:bottom w:val="none" w:sz="0" w:space="0" w:color="auto"/>
        <w:right w:val="none" w:sz="0" w:space="0" w:color="auto"/>
      </w:divBdr>
    </w:div>
    <w:div w:id="512107847">
      <w:marLeft w:val="0"/>
      <w:marRight w:val="0"/>
      <w:marTop w:val="0"/>
      <w:marBottom w:val="0"/>
      <w:divBdr>
        <w:top w:val="none" w:sz="0" w:space="0" w:color="auto"/>
        <w:left w:val="none" w:sz="0" w:space="0" w:color="auto"/>
        <w:bottom w:val="none" w:sz="0" w:space="0" w:color="auto"/>
        <w:right w:val="none" w:sz="0" w:space="0" w:color="auto"/>
      </w:divBdr>
    </w:div>
    <w:div w:id="512112110">
      <w:marLeft w:val="0"/>
      <w:marRight w:val="0"/>
      <w:marTop w:val="0"/>
      <w:marBottom w:val="0"/>
      <w:divBdr>
        <w:top w:val="none" w:sz="0" w:space="0" w:color="auto"/>
        <w:left w:val="none" w:sz="0" w:space="0" w:color="auto"/>
        <w:bottom w:val="none" w:sz="0" w:space="0" w:color="auto"/>
        <w:right w:val="none" w:sz="0" w:space="0" w:color="auto"/>
      </w:divBdr>
    </w:div>
    <w:div w:id="512191335">
      <w:marLeft w:val="0"/>
      <w:marRight w:val="0"/>
      <w:marTop w:val="0"/>
      <w:marBottom w:val="0"/>
      <w:divBdr>
        <w:top w:val="none" w:sz="0" w:space="0" w:color="auto"/>
        <w:left w:val="none" w:sz="0" w:space="0" w:color="auto"/>
        <w:bottom w:val="none" w:sz="0" w:space="0" w:color="auto"/>
        <w:right w:val="none" w:sz="0" w:space="0" w:color="auto"/>
      </w:divBdr>
    </w:div>
    <w:div w:id="512191339">
      <w:marLeft w:val="0"/>
      <w:marRight w:val="0"/>
      <w:marTop w:val="0"/>
      <w:marBottom w:val="0"/>
      <w:divBdr>
        <w:top w:val="none" w:sz="0" w:space="0" w:color="auto"/>
        <w:left w:val="none" w:sz="0" w:space="0" w:color="auto"/>
        <w:bottom w:val="none" w:sz="0" w:space="0" w:color="auto"/>
        <w:right w:val="none" w:sz="0" w:space="0" w:color="auto"/>
      </w:divBdr>
    </w:div>
    <w:div w:id="512233950">
      <w:marLeft w:val="0"/>
      <w:marRight w:val="0"/>
      <w:marTop w:val="0"/>
      <w:marBottom w:val="0"/>
      <w:divBdr>
        <w:top w:val="none" w:sz="0" w:space="0" w:color="auto"/>
        <w:left w:val="none" w:sz="0" w:space="0" w:color="auto"/>
        <w:bottom w:val="none" w:sz="0" w:space="0" w:color="auto"/>
        <w:right w:val="none" w:sz="0" w:space="0" w:color="auto"/>
      </w:divBdr>
    </w:div>
    <w:div w:id="512568483">
      <w:marLeft w:val="0"/>
      <w:marRight w:val="0"/>
      <w:marTop w:val="0"/>
      <w:marBottom w:val="0"/>
      <w:divBdr>
        <w:top w:val="none" w:sz="0" w:space="0" w:color="auto"/>
        <w:left w:val="none" w:sz="0" w:space="0" w:color="auto"/>
        <w:bottom w:val="none" w:sz="0" w:space="0" w:color="auto"/>
        <w:right w:val="none" w:sz="0" w:space="0" w:color="auto"/>
      </w:divBdr>
    </w:div>
    <w:div w:id="512570800">
      <w:marLeft w:val="0"/>
      <w:marRight w:val="0"/>
      <w:marTop w:val="0"/>
      <w:marBottom w:val="0"/>
      <w:divBdr>
        <w:top w:val="none" w:sz="0" w:space="0" w:color="auto"/>
        <w:left w:val="none" w:sz="0" w:space="0" w:color="auto"/>
        <w:bottom w:val="none" w:sz="0" w:space="0" w:color="auto"/>
        <w:right w:val="none" w:sz="0" w:space="0" w:color="auto"/>
      </w:divBdr>
    </w:div>
    <w:div w:id="512573302">
      <w:marLeft w:val="0"/>
      <w:marRight w:val="0"/>
      <w:marTop w:val="0"/>
      <w:marBottom w:val="0"/>
      <w:divBdr>
        <w:top w:val="none" w:sz="0" w:space="0" w:color="auto"/>
        <w:left w:val="none" w:sz="0" w:space="0" w:color="auto"/>
        <w:bottom w:val="none" w:sz="0" w:space="0" w:color="auto"/>
        <w:right w:val="none" w:sz="0" w:space="0" w:color="auto"/>
      </w:divBdr>
    </w:div>
    <w:div w:id="512648257">
      <w:marLeft w:val="0"/>
      <w:marRight w:val="0"/>
      <w:marTop w:val="0"/>
      <w:marBottom w:val="0"/>
      <w:divBdr>
        <w:top w:val="none" w:sz="0" w:space="0" w:color="auto"/>
        <w:left w:val="none" w:sz="0" w:space="0" w:color="auto"/>
        <w:bottom w:val="none" w:sz="0" w:space="0" w:color="auto"/>
        <w:right w:val="none" w:sz="0" w:space="0" w:color="auto"/>
      </w:divBdr>
    </w:div>
    <w:div w:id="512650453">
      <w:marLeft w:val="0"/>
      <w:marRight w:val="0"/>
      <w:marTop w:val="0"/>
      <w:marBottom w:val="0"/>
      <w:divBdr>
        <w:top w:val="none" w:sz="0" w:space="0" w:color="auto"/>
        <w:left w:val="none" w:sz="0" w:space="0" w:color="auto"/>
        <w:bottom w:val="none" w:sz="0" w:space="0" w:color="auto"/>
        <w:right w:val="none" w:sz="0" w:space="0" w:color="auto"/>
      </w:divBdr>
    </w:div>
    <w:div w:id="512839998">
      <w:bodyDiv w:val="1"/>
      <w:marLeft w:val="0"/>
      <w:marRight w:val="0"/>
      <w:marTop w:val="0"/>
      <w:marBottom w:val="0"/>
      <w:divBdr>
        <w:top w:val="none" w:sz="0" w:space="0" w:color="auto"/>
        <w:left w:val="none" w:sz="0" w:space="0" w:color="auto"/>
        <w:bottom w:val="none" w:sz="0" w:space="0" w:color="auto"/>
        <w:right w:val="none" w:sz="0" w:space="0" w:color="auto"/>
      </w:divBdr>
    </w:div>
    <w:div w:id="512842868">
      <w:marLeft w:val="0"/>
      <w:marRight w:val="0"/>
      <w:marTop w:val="0"/>
      <w:marBottom w:val="0"/>
      <w:divBdr>
        <w:top w:val="none" w:sz="0" w:space="0" w:color="auto"/>
        <w:left w:val="none" w:sz="0" w:space="0" w:color="auto"/>
        <w:bottom w:val="none" w:sz="0" w:space="0" w:color="auto"/>
        <w:right w:val="none" w:sz="0" w:space="0" w:color="auto"/>
      </w:divBdr>
    </w:div>
    <w:div w:id="512844118">
      <w:marLeft w:val="0"/>
      <w:marRight w:val="0"/>
      <w:marTop w:val="0"/>
      <w:marBottom w:val="0"/>
      <w:divBdr>
        <w:top w:val="none" w:sz="0" w:space="0" w:color="auto"/>
        <w:left w:val="none" w:sz="0" w:space="0" w:color="auto"/>
        <w:bottom w:val="none" w:sz="0" w:space="0" w:color="auto"/>
        <w:right w:val="none" w:sz="0" w:space="0" w:color="auto"/>
      </w:divBdr>
    </w:div>
    <w:div w:id="512885314">
      <w:marLeft w:val="0"/>
      <w:marRight w:val="0"/>
      <w:marTop w:val="0"/>
      <w:marBottom w:val="0"/>
      <w:divBdr>
        <w:top w:val="none" w:sz="0" w:space="0" w:color="auto"/>
        <w:left w:val="none" w:sz="0" w:space="0" w:color="auto"/>
        <w:bottom w:val="none" w:sz="0" w:space="0" w:color="auto"/>
        <w:right w:val="none" w:sz="0" w:space="0" w:color="auto"/>
      </w:divBdr>
    </w:div>
    <w:div w:id="512959691">
      <w:marLeft w:val="0"/>
      <w:marRight w:val="0"/>
      <w:marTop w:val="0"/>
      <w:marBottom w:val="0"/>
      <w:divBdr>
        <w:top w:val="none" w:sz="0" w:space="0" w:color="auto"/>
        <w:left w:val="none" w:sz="0" w:space="0" w:color="auto"/>
        <w:bottom w:val="none" w:sz="0" w:space="0" w:color="auto"/>
        <w:right w:val="none" w:sz="0" w:space="0" w:color="auto"/>
      </w:divBdr>
    </w:div>
    <w:div w:id="513225916">
      <w:marLeft w:val="0"/>
      <w:marRight w:val="0"/>
      <w:marTop w:val="0"/>
      <w:marBottom w:val="0"/>
      <w:divBdr>
        <w:top w:val="none" w:sz="0" w:space="0" w:color="auto"/>
        <w:left w:val="none" w:sz="0" w:space="0" w:color="auto"/>
        <w:bottom w:val="none" w:sz="0" w:space="0" w:color="auto"/>
        <w:right w:val="none" w:sz="0" w:space="0" w:color="auto"/>
      </w:divBdr>
    </w:div>
    <w:div w:id="513226270">
      <w:bodyDiv w:val="1"/>
      <w:marLeft w:val="0"/>
      <w:marRight w:val="0"/>
      <w:marTop w:val="0"/>
      <w:marBottom w:val="0"/>
      <w:divBdr>
        <w:top w:val="none" w:sz="0" w:space="0" w:color="auto"/>
        <w:left w:val="none" w:sz="0" w:space="0" w:color="auto"/>
        <w:bottom w:val="none" w:sz="0" w:space="0" w:color="auto"/>
        <w:right w:val="none" w:sz="0" w:space="0" w:color="auto"/>
      </w:divBdr>
    </w:div>
    <w:div w:id="513232314">
      <w:marLeft w:val="0"/>
      <w:marRight w:val="0"/>
      <w:marTop w:val="0"/>
      <w:marBottom w:val="0"/>
      <w:divBdr>
        <w:top w:val="none" w:sz="0" w:space="0" w:color="auto"/>
        <w:left w:val="none" w:sz="0" w:space="0" w:color="auto"/>
        <w:bottom w:val="none" w:sz="0" w:space="0" w:color="auto"/>
        <w:right w:val="none" w:sz="0" w:space="0" w:color="auto"/>
      </w:divBdr>
    </w:div>
    <w:div w:id="513299149">
      <w:marLeft w:val="0"/>
      <w:marRight w:val="0"/>
      <w:marTop w:val="0"/>
      <w:marBottom w:val="0"/>
      <w:divBdr>
        <w:top w:val="none" w:sz="0" w:space="0" w:color="auto"/>
        <w:left w:val="none" w:sz="0" w:space="0" w:color="auto"/>
        <w:bottom w:val="none" w:sz="0" w:space="0" w:color="auto"/>
        <w:right w:val="none" w:sz="0" w:space="0" w:color="auto"/>
      </w:divBdr>
    </w:div>
    <w:div w:id="513299479">
      <w:marLeft w:val="0"/>
      <w:marRight w:val="0"/>
      <w:marTop w:val="0"/>
      <w:marBottom w:val="0"/>
      <w:divBdr>
        <w:top w:val="none" w:sz="0" w:space="0" w:color="auto"/>
        <w:left w:val="none" w:sz="0" w:space="0" w:color="auto"/>
        <w:bottom w:val="none" w:sz="0" w:space="0" w:color="auto"/>
        <w:right w:val="none" w:sz="0" w:space="0" w:color="auto"/>
      </w:divBdr>
    </w:div>
    <w:div w:id="513304962">
      <w:marLeft w:val="0"/>
      <w:marRight w:val="0"/>
      <w:marTop w:val="0"/>
      <w:marBottom w:val="0"/>
      <w:divBdr>
        <w:top w:val="none" w:sz="0" w:space="0" w:color="auto"/>
        <w:left w:val="none" w:sz="0" w:space="0" w:color="auto"/>
        <w:bottom w:val="none" w:sz="0" w:space="0" w:color="auto"/>
        <w:right w:val="none" w:sz="0" w:space="0" w:color="auto"/>
      </w:divBdr>
    </w:div>
    <w:div w:id="513306793">
      <w:marLeft w:val="0"/>
      <w:marRight w:val="0"/>
      <w:marTop w:val="0"/>
      <w:marBottom w:val="0"/>
      <w:divBdr>
        <w:top w:val="none" w:sz="0" w:space="0" w:color="auto"/>
        <w:left w:val="none" w:sz="0" w:space="0" w:color="auto"/>
        <w:bottom w:val="none" w:sz="0" w:space="0" w:color="auto"/>
        <w:right w:val="none" w:sz="0" w:space="0" w:color="auto"/>
      </w:divBdr>
    </w:div>
    <w:div w:id="513346349">
      <w:marLeft w:val="0"/>
      <w:marRight w:val="0"/>
      <w:marTop w:val="0"/>
      <w:marBottom w:val="0"/>
      <w:divBdr>
        <w:top w:val="none" w:sz="0" w:space="0" w:color="auto"/>
        <w:left w:val="none" w:sz="0" w:space="0" w:color="auto"/>
        <w:bottom w:val="none" w:sz="0" w:space="0" w:color="auto"/>
        <w:right w:val="none" w:sz="0" w:space="0" w:color="auto"/>
      </w:divBdr>
    </w:div>
    <w:div w:id="513349262">
      <w:marLeft w:val="0"/>
      <w:marRight w:val="0"/>
      <w:marTop w:val="0"/>
      <w:marBottom w:val="0"/>
      <w:divBdr>
        <w:top w:val="none" w:sz="0" w:space="0" w:color="auto"/>
        <w:left w:val="none" w:sz="0" w:space="0" w:color="auto"/>
        <w:bottom w:val="none" w:sz="0" w:space="0" w:color="auto"/>
        <w:right w:val="none" w:sz="0" w:space="0" w:color="auto"/>
      </w:divBdr>
    </w:div>
    <w:div w:id="513418333">
      <w:marLeft w:val="0"/>
      <w:marRight w:val="0"/>
      <w:marTop w:val="0"/>
      <w:marBottom w:val="0"/>
      <w:divBdr>
        <w:top w:val="none" w:sz="0" w:space="0" w:color="auto"/>
        <w:left w:val="none" w:sz="0" w:space="0" w:color="auto"/>
        <w:bottom w:val="none" w:sz="0" w:space="0" w:color="auto"/>
        <w:right w:val="none" w:sz="0" w:space="0" w:color="auto"/>
      </w:divBdr>
    </w:div>
    <w:div w:id="513495093">
      <w:marLeft w:val="0"/>
      <w:marRight w:val="0"/>
      <w:marTop w:val="0"/>
      <w:marBottom w:val="0"/>
      <w:divBdr>
        <w:top w:val="none" w:sz="0" w:space="0" w:color="auto"/>
        <w:left w:val="none" w:sz="0" w:space="0" w:color="auto"/>
        <w:bottom w:val="none" w:sz="0" w:space="0" w:color="auto"/>
        <w:right w:val="none" w:sz="0" w:space="0" w:color="auto"/>
      </w:divBdr>
    </w:div>
    <w:div w:id="513540635">
      <w:marLeft w:val="0"/>
      <w:marRight w:val="0"/>
      <w:marTop w:val="0"/>
      <w:marBottom w:val="0"/>
      <w:divBdr>
        <w:top w:val="none" w:sz="0" w:space="0" w:color="auto"/>
        <w:left w:val="none" w:sz="0" w:space="0" w:color="auto"/>
        <w:bottom w:val="none" w:sz="0" w:space="0" w:color="auto"/>
        <w:right w:val="none" w:sz="0" w:space="0" w:color="auto"/>
      </w:divBdr>
    </w:div>
    <w:div w:id="513542073">
      <w:marLeft w:val="0"/>
      <w:marRight w:val="0"/>
      <w:marTop w:val="0"/>
      <w:marBottom w:val="0"/>
      <w:divBdr>
        <w:top w:val="none" w:sz="0" w:space="0" w:color="auto"/>
        <w:left w:val="none" w:sz="0" w:space="0" w:color="auto"/>
        <w:bottom w:val="none" w:sz="0" w:space="0" w:color="auto"/>
        <w:right w:val="none" w:sz="0" w:space="0" w:color="auto"/>
      </w:divBdr>
    </w:div>
    <w:div w:id="513618880">
      <w:marLeft w:val="0"/>
      <w:marRight w:val="0"/>
      <w:marTop w:val="0"/>
      <w:marBottom w:val="0"/>
      <w:divBdr>
        <w:top w:val="none" w:sz="0" w:space="0" w:color="auto"/>
        <w:left w:val="none" w:sz="0" w:space="0" w:color="auto"/>
        <w:bottom w:val="none" w:sz="0" w:space="0" w:color="auto"/>
        <w:right w:val="none" w:sz="0" w:space="0" w:color="auto"/>
      </w:divBdr>
    </w:div>
    <w:div w:id="513694434">
      <w:marLeft w:val="0"/>
      <w:marRight w:val="0"/>
      <w:marTop w:val="0"/>
      <w:marBottom w:val="0"/>
      <w:divBdr>
        <w:top w:val="none" w:sz="0" w:space="0" w:color="auto"/>
        <w:left w:val="none" w:sz="0" w:space="0" w:color="auto"/>
        <w:bottom w:val="none" w:sz="0" w:space="0" w:color="auto"/>
        <w:right w:val="none" w:sz="0" w:space="0" w:color="auto"/>
      </w:divBdr>
    </w:div>
    <w:div w:id="513958260">
      <w:marLeft w:val="0"/>
      <w:marRight w:val="0"/>
      <w:marTop w:val="0"/>
      <w:marBottom w:val="0"/>
      <w:divBdr>
        <w:top w:val="none" w:sz="0" w:space="0" w:color="auto"/>
        <w:left w:val="none" w:sz="0" w:space="0" w:color="auto"/>
        <w:bottom w:val="none" w:sz="0" w:space="0" w:color="auto"/>
        <w:right w:val="none" w:sz="0" w:space="0" w:color="auto"/>
      </w:divBdr>
    </w:div>
    <w:div w:id="514000047">
      <w:marLeft w:val="0"/>
      <w:marRight w:val="0"/>
      <w:marTop w:val="0"/>
      <w:marBottom w:val="0"/>
      <w:divBdr>
        <w:top w:val="none" w:sz="0" w:space="0" w:color="auto"/>
        <w:left w:val="none" w:sz="0" w:space="0" w:color="auto"/>
        <w:bottom w:val="none" w:sz="0" w:space="0" w:color="auto"/>
        <w:right w:val="none" w:sz="0" w:space="0" w:color="auto"/>
      </w:divBdr>
    </w:div>
    <w:div w:id="514078928">
      <w:marLeft w:val="0"/>
      <w:marRight w:val="0"/>
      <w:marTop w:val="0"/>
      <w:marBottom w:val="0"/>
      <w:divBdr>
        <w:top w:val="none" w:sz="0" w:space="0" w:color="auto"/>
        <w:left w:val="none" w:sz="0" w:space="0" w:color="auto"/>
        <w:bottom w:val="none" w:sz="0" w:space="0" w:color="auto"/>
        <w:right w:val="none" w:sz="0" w:space="0" w:color="auto"/>
      </w:divBdr>
    </w:div>
    <w:div w:id="514080115">
      <w:marLeft w:val="0"/>
      <w:marRight w:val="0"/>
      <w:marTop w:val="0"/>
      <w:marBottom w:val="0"/>
      <w:divBdr>
        <w:top w:val="none" w:sz="0" w:space="0" w:color="auto"/>
        <w:left w:val="none" w:sz="0" w:space="0" w:color="auto"/>
        <w:bottom w:val="none" w:sz="0" w:space="0" w:color="auto"/>
        <w:right w:val="none" w:sz="0" w:space="0" w:color="auto"/>
      </w:divBdr>
    </w:div>
    <w:div w:id="514195621">
      <w:marLeft w:val="0"/>
      <w:marRight w:val="0"/>
      <w:marTop w:val="0"/>
      <w:marBottom w:val="0"/>
      <w:divBdr>
        <w:top w:val="none" w:sz="0" w:space="0" w:color="auto"/>
        <w:left w:val="none" w:sz="0" w:space="0" w:color="auto"/>
        <w:bottom w:val="none" w:sz="0" w:space="0" w:color="auto"/>
        <w:right w:val="none" w:sz="0" w:space="0" w:color="auto"/>
      </w:divBdr>
    </w:div>
    <w:div w:id="514195732">
      <w:marLeft w:val="0"/>
      <w:marRight w:val="0"/>
      <w:marTop w:val="0"/>
      <w:marBottom w:val="0"/>
      <w:divBdr>
        <w:top w:val="none" w:sz="0" w:space="0" w:color="auto"/>
        <w:left w:val="none" w:sz="0" w:space="0" w:color="auto"/>
        <w:bottom w:val="none" w:sz="0" w:space="0" w:color="auto"/>
        <w:right w:val="none" w:sz="0" w:space="0" w:color="auto"/>
      </w:divBdr>
    </w:div>
    <w:div w:id="514349393">
      <w:bodyDiv w:val="1"/>
      <w:marLeft w:val="0"/>
      <w:marRight w:val="0"/>
      <w:marTop w:val="0"/>
      <w:marBottom w:val="0"/>
      <w:divBdr>
        <w:top w:val="none" w:sz="0" w:space="0" w:color="auto"/>
        <w:left w:val="none" w:sz="0" w:space="0" w:color="auto"/>
        <w:bottom w:val="none" w:sz="0" w:space="0" w:color="auto"/>
        <w:right w:val="none" w:sz="0" w:space="0" w:color="auto"/>
      </w:divBdr>
    </w:div>
    <w:div w:id="514656384">
      <w:marLeft w:val="0"/>
      <w:marRight w:val="0"/>
      <w:marTop w:val="0"/>
      <w:marBottom w:val="0"/>
      <w:divBdr>
        <w:top w:val="none" w:sz="0" w:space="0" w:color="auto"/>
        <w:left w:val="none" w:sz="0" w:space="0" w:color="auto"/>
        <w:bottom w:val="none" w:sz="0" w:space="0" w:color="auto"/>
        <w:right w:val="none" w:sz="0" w:space="0" w:color="auto"/>
      </w:divBdr>
    </w:div>
    <w:div w:id="514878885">
      <w:marLeft w:val="0"/>
      <w:marRight w:val="0"/>
      <w:marTop w:val="0"/>
      <w:marBottom w:val="0"/>
      <w:divBdr>
        <w:top w:val="none" w:sz="0" w:space="0" w:color="auto"/>
        <w:left w:val="none" w:sz="0" w:space="0" w:color="auto"/>
        <w:bottom w:val="none" w:sz="0" w:space="0" w:color="auto"/>
        <w:right w:val="none" w:sz="0" w:space="0" w:color="auto"/>
      </w:divBdr>
    </w:div>
    <w:div w:id="514921619">
      <w:marLeft w:val="0"/>
      <w:marRight w:val="0"/>
      <w:marTop w:val="0"/>
      <w:marBottom w:val="0"/>
      <w:divBdr>
        <w:top w:val="none" w:sz="0" w:space="0" w:color="auto"/>
        <w:left w:val="none" w:sz="0" w:space="0" w:color="auto"/>
        <w:bottom w:val="none" w:sz="0" w:space="0" w:color="auto"/>
        <w:right w:val="none" w:sz="0" w:space="0" w:color="auto"/>
      </w:divBdr>
    </w:div>
    <w:div w:id="514924625">
      <w:marLeft w:val="0"/>
      <w:marRight w:val="0"/>
      <w:marTop w:val="0"/>
      <w:marBottom w:val="0"/>
      <w:divBdr>
        <w:top w:val="none" w:sz="0" w:space="0" w:color="auto"/>
        <w:left w:val="none" w:sz="0" w:space="0" w:color="auto"/>
        <w:bottom w:val="none" w:sz="0" w:space="0" w:color="auto"/>
        <w:right w:val="none" w:sz="0" w:space="0" w:color="auto"/>
      </w:divBdr>
    </w:div>
    <w:div w:id="515004667">
      <w:marLeft w:val="0"/>
      <w:marRight w:val="0"/>
      <w:marTop w:val="0"/>
      <w:marBottom w:val="0"/>
      <w:divBdr>
        <w:top w:val="none" w:sz="0" w:space="0" w:color="auto"/>
        <w:left w:val="none" w:sz="0" w:space="0" w:color="auto"/>
        <w:bottom w:val="none" w:sz="0" w:space="0" w:color="auto"/>
        <w:right w:val="none" w:sz="0" w:space="0" w:color="auto"/>
      </w:divBdr>
    </w:div>
    <w:div w:id="515074883">
      <w:marLeft w:val="0"/>
      <w:marRight w:val="0"/>
      <w:marTop w:val="0"/>
      <w:marBottom w:val="0"/>
      <w:divBdr>
        <w:top w:val="none" w:sz="0" w:space="0" w:color="auto"/>
        <w:left w:val="none" w:sz="0" w:space="0" w:color="auto"/>
        <w:bottom w:val="none" w:sz="0" w:space="0" w:color="auto"/>
        <w:right w:val="none" w:sz="0" w:space="0" w:color="auto"/>
      </w:divBdr>
    </w:div>
    <w:div w:id="515078529">
      <w:marLeft w:val="0"/>
      <w:marRight w:val="0"/>
      <w:marTop w:val="0"/>
      <w:marBottom w:val="0"/>
      <w:divBdr>
        <w:top w:val="none" w:sz="0" w:space="0" w:color="auto"/>
        <w:left w:val="none" w:sz="0" w:space="0" w:color="auto"/>
        <w:bottom w:val="none" w:sz="0" w:space="0" w:color="auto"/>
        <w:right w:val="none" w:sz="0" w:space="0" w:color="auto"/>
      </w:divBdr>
    </w:div>
    <w:div w:id="515267248">
      <w:marLeft w:val="0"/>
      <w:marRight w:val="0"/>
      <w:marTop w:val="0"/>
      <w:marBottom w:val="0"/>
      <w:divBdr>
        <w:top w:val="none" w:sz="0" w:space="0" w:color="auto"/>
        <w:left w:val="none" w:sz="0" w:space="0" w:color="auto"/>
        <w:bottom w:val="none" w:sz="0" w:space="0" w:color="auto"/>
        <w:right w:val="none" w:sz="0" w:space="0" w:color="auto"/>
      </w:divBdr>
    </w:div>
    <w:div w:id="515271576">
      <w:marLeft w:val="0"/>
      <w:marRight w:val="0"/>
      <w:marTop w:val="0"/>
      <w:marBottom w:val="0"/>
      <w:divBdr>
        <w:top w:val="none" w:sz="0" w:space="0" w:color="auto"/>
        <w:left w:val="none" w:sz="0" w:space="0" w:color="auto"/>
        <w:bottom w:val="none" w:sz="0" w:space="0" w:color="auto"/>
        <w:right w:val="none" w:sz="0" w:space="0" w:color="auto"/>
      </w:divBdr>
    </w:div>
    <w:div w:id="515508208">
      <w:marLeft w:val="0"/>
      <w:marRight w:val="0"/>
      <w:marTop w:val="0"/>
      <w:marBottom w:val="0"/>
      <w:divBdr>
        <w:top w:val="none" w:sz="0" w:space="0" w:color="auto"/>
        <w:left w:val="none" w:sz="0" w:space="0" w:color="auto"/>
        <w:bottom w:val="none" w:sz="0" w:space="0" w:color="auto"/>
        <w:right w:val="none" w:sz="0" w:space="0" w:color="auto"/>
      </w:divBdr>
    </w:div>
    <w:div w:id="515509991">
      <w:marLeft w:val="0"/>
      <w:marRight w:val="0"/>
      <w:marTop w:val="0"/>
      <w:marBottom w:val="0"/>
      <w:divBdr>
        <w:top w:val="none" w:sz="0" w:space="0" w:color="auto"/>
        <w:left w:val="none" w:sz="0" w:space="0" w:color="auto"/>
        <w:bottom w:val="none" w:sz="0" w:space="0" w:color="auto"/>
        <w:right w:val="none" w:sz="0" w:space="0" w:color="auto"/>
      </w:divBdr>
    </w:div>
    <w:div w:id="515579481">
      <w:marLeft w:val="0"/>
      <w:marRight w:val="0"/>
      <w:marTop w:val="0"/>
      <w:marBottom w:val="0"/>
      <w:divBdr>
        <w:top w:val="none" w:sz="0" w:space="0" w:color="auto"/>
        <w:left w:val="none" w:sz="0" w:space="0" w:color="auto"/>
        <w:bottom w:val="none" w:sz="0" w:space="0" w:color="auto"/>
        <w:right w:val="none" w:sz="0" w:space="0" w:color="auto"/>
      </w:divBdr>
    </w:div>
    <w:div w:id="515659923">
      <w:marLeft w:val="0"/>
      <w:marRight w:val="0"/>
      <w:marTop w:val="0"/>
      <w:marBottom w:val="0"/>
      <w:divBdr>
        <w:top w:val="none" w:sz="0" w:space="0" w:color="auto"/>
        <w:left w:val="none" w:sz="0" w:space="0" w:color="auto"/>
        <w:bottom w:val="none" w:sz="0" w:space="0" w:color="auto"/>
        <w:right w:val="none" w:sz="0" w:space="0" w:color="auto"/>
      </w:divBdr>
    </w:div>
    <w:div w:id="515732234">
      <w:marLeft w:val="0"/>
      <w:marRight w:val="0"/>
      <w:marTop w:val="0"/>
      <w:marBottom w:val="0"/>
      <w:divBdr>
        <w:top w:val="none" w:sz="0" w:space="0" w:color="auto"/>
        <w:left w:val="none" w:sz="0" w:space="0" w:color="auto"/>
        <w:bottom w:val="none" w:sz="0" w:space="0" w:color="auto"/>
        <w:right w:val="none" w:sz="0" w:space="0" w:color="auto"/>
      </w:divBdr>
    </w:div>
    <w:div w:id="515778457">
      <w:marLeft w:val="0"/>
      <w:marRight w:val="0"/>
      <w:marTop w:val="0"/>
      <w:marBottom w:val="0"/>
      <w:divBdr>
        <w:top w:val="none" w:sz="0" w:space="0" w:color="auto"/>
        <w:left w:val="none" w:sz="0" w:space="0" w:color="auto"/>
        <w:bottom w:val="none" w:sz="0" w:space="0" w:color="auto"/>
        <w:right w:val="none" w:sz="0" w:space="0" w:color="auto"/>
      </w:divBdr>
    </w:div>
    <w:div w:id="515853807">
      <w:marLeft w:val="0"/>
      <w:marRight w:val="0"/>
      <w:marTop w:val="0"/>
      <w:marBottom w:val="0"/>
      <w:divBdr>
        <w:top w:val="none" w:sz="0" w:space="0" w:color="auto"/>
        <w:left w:val="none" w:sz="0" w:space="0" w:color="auto"/>
        <w:bottom w:val="none" w:sz="0" w:space="0" w:color="auto"/>
        <w:right w:val="none" w:sz="0" w:space="0" w:color="auto"/>
      </w:divBdr>
    </w:div>
    <w:div w:id="515922251">
      <w:marLeft w:val="0"/>
      <w:marRight w:val="0"/>
      <w:marTop w:val="0"/>
      <w:marBottom w:val="0"/>
      <w:divBdr>
        <w:top w:val="none" w:sz="0" w:space="0" w:color="auto"/>
        <w:left w:val="none" w:sz="0" w:space="0" w:color="auto"/>
        <w:bottom w:val="none" w:sz="0" w:space="0" w:color="auto"/>
        <w:right w:val="none" w:sz="0" w:space="0" w:color="auto"/>
      </w:divBdr>
    </w:div>
    <w:div w:id="515923428">
      <w:marLeft w:val="0"/>
      <w:marRight w:val="0"/>
      <w:marTop w:val="0"/>
      <w:marBottom w:val="0"/>
      <w:divBdr>
        <w:top w:val="none" w:sz="0" w:space="0" w:color="auto"/>
        <w:left w:val="none" w:sz="0" w:space="0" w:color="auto"/>
        <w:bottom w:val="none" w:sz="0" w:space="0" w:color="auto"/>
        <w:right w:val="none" w:sz="0" w:space="0" w:color="auto"/>
      </w:divBdr>
    </w:div>
    <w:div w:id="515971047">
      <w:marLeft w:val="0"/>
      <w:marRight w:val="0"/>
      <w:marTop w:val="0"/>
      <w:marBottom w:val="0"/>
      <w:divBdr>
        <w:top w:val="none" w:sz="0" w:space="0" w:color="auto"/>
        <w:left w:val="none" w:sz="0" w:space="0" w:color="auto"/>
        <w:bottom w:val="none" w:sz="0" w:space="0" w:color="auto"/>
        <w:right w:val="none" w:sz="0" w:space="0" w:color="auto"/>
      </w:divBdr>
    </w:div>
    <w:div w:id="516045820">
      <w:marLeft w:val="0"/>
      <w:marRight w:val="0"/>
      <w:marTop w:val="0"/>
      <w:marBottom w:val="0"/>
      <w:divBdr>
        <w:top w:val="none" w:sz="0" w:space="0" w:color="auto"/>
        <w:left w:val="none" w:sz="0" w:space="0" w:color="auto"/>
        <w:bottom w:val="none" w:sz="0" w:space="0" w:color="auto"/>
        <w:right w:val="none" w:sz="0" w:space="0" w:color="auto"/>
      </w:divBdr>
    </w:div>
    <w:div w:id="516162366">
      <w:marLeft w:val="0"/>
      <w:marRight w:val="0"/>
      <w:marTop w:val="0"/>
      <w:marBottom w:val="0"/>
      <w:divBdr>
        <w:top w:val="none" w:sz="0" w:space="0" w:color="auto"/>
        <w:left w:val="none" w:sz="0" w:space="0" w:color="auto"/>
        <w:bottom w:val="none" w:sz="0" w:space="0" w:color="auto"/>
        <w:right w:val="none" w:sz="0" w:space="0" w:color="auto"/>
      </w:divBdr>
    </w:div>
    <w:div w:id="516191154">
      <w:marLeft w:val="0"/>
      <w:marRight w:val="0"/>
      <w:marTop w:val="0"/>
      <w:marBottom w:val="0"/>
      <w:divBdr>
        <w:top w:val="none" w:sz="0" w:space="0" w:color="auto"/>
        <w:left w:val="none" w:sz="0" w:space="0" w:color="auto"/>
        <w:bottom w:val="none" w:sz="0" w:space="0" w:color="auto"/>
        <w:right w:val="none" w:sz="0" w:space="0" w:color="auto"/>
      </w:divBdr>
    </w:div>
    <w:div w:id="516192864">
      <w:marLeft w:val="0"/>
      <w:marRight w:val="0"/>
      <w:marTop w:val="0"/>
      <w:marBottom w:val="0"/>
      <w:divBdr>
        <w:top w:val="none" w:sz="0" w:space="0" w:color="auto"/>
        <w:left w:val="none" w:sz="0" w:space="0" w:color="auto"/>
        <w:bottom w:val="none" w:sz="0" w:space="0" w:color="auto"/>
        <w:right w:val="none" w:sz="0" w:space="0" w:color="auto"/>
      </w:divBdr>
    </w:div>
    <w:div w:id="516231580">
      <w:marLeft w:val="0"/>
      <w:marRight w:val="0"/>
      <w:marTop w:val="0"/>
      <w:marBottom w:val="0"/>
      <w:divBdr>
        <w:top w:val="none" w:sz="0" w:space="0" w:color="auto"/>
        <w:left w:val="none" w:sz="0" w:space="0" w:color="auto"/>
        <w:bottom w:val="none" w:sz="0" w:space="0" w:color="auto"/>
        <w:right w:val="none" w:sz="0" w:space="0" w:color="auto"/>
      </w:divBdr>
    </w:div>
    <w:div w:id="516309333">
      <w:marLeft w:val="0"/>
      <w:marRight w:val="0"/>
      <w:marTop w:val="0"/>
      <w:marBottom w:val="0"/>
      <w:divBdr>
        <w:top w:val="none" w:sz="0" w:space="0" w:color="auto"/>
        <w:left w:val="none" w:sz="0" w:space="0" w:color="auto"/>
        <w:bottom w:val="none" w:sz="0" w:space="0" w:color="auto"/>
        <w:right w:val="none" w:sz="0" w:space="0" w:color="auto"/>
      </w:divBdr>
    </w:div>
    <w:div w:id="516311576">
      <w:marLeft w:val="0"/>
      <w:marRight w:val="0"/>
      <w:marTop w:val="0"/>
      <w:marBottom w:val="0"/>
      <w:divBdr>
        <w:top w:val="none" w:sz="0" w:space="0" w:color="auto"/>
        <w:left w:val="none" w:sz="0" w:space="0" w:color="auto"/>
        <w:bottom w:val="none" w:sz="0" w:space="0" w:color="auto"/>
        <w:right w:val="none" w:sz="0" w:space="0" w:color="auto"/>
      </w:divBdr>
    </w:div>
    <w:div w:id="516387507">
      <w:marLeft w:val="0"/>
      <w:marRight w:val="0"/>
      <w:marTop w:val="0"/>
      <w:marBottom w:val="0"/>
      <w:divBdr>
        <w:top w:val="none" w:sz="0" w:space="0" w:color="auto"/>
        <w:left w:val="none" w:sz="0" w:space="0" w:color="auto"/>
        <w:bottom w:val="none" w:sz="0" w:space="0" w:color="auto"/>
        <w:right w:val="none" w:sz="0" w:space="0" w:color="auto"/>
      </w:divBdr>
    </w:div>
    <w:div w:id="516390452">
      <w:marLeft w:val="0"/>
      <w:marRight w:val="0"/>
      <w:marTop w:val="0"/>
      <w:marBottom w:val="0"/>
      <w:divBdr>
        <w:top w:val="none" w:sz="0" w:space="0" w:color="auto"/>
        <w:left w:val="none" w:sz="0" w:space="0" w:color="auto"/>
        <w:bottom w:val="none" w:sz="0" w:space="0" w:color="auto"/>
        <w:right w:val="none" w:sz="0" w:space="0" w:color="auto"/>
      </w:divBdr>
    </w:div>
    <w:div w:id="516390639">
      <w:marLeft w:val="0"/>
      <w:marRight w:val="0"/>
      <w:marTop w:val="0"/>
      <w:marBottom w:val="0"/>
      <w:divBdr>
        <w:top w:val="none" w:sz="0" w:space="0" w:color="auto"/>
        <w:left w:val="none" w:sz="0" w:space="0" w:color="auto"/>
        <w:bottom w:val="none" w:sz="0" w:space="0" w:color="auto"/>
        <w:right w:val="none" w:sz="0" w:space="0" w:color="auto"/>
      </w:divBdr>
    </w:div>
    <w:div w:id="516428743">
      <w:marLeft w:val="0"/>
      <w:marRight w:val="0"/>
      <w:marTop w:val="0"/>
      <w:marBottom w:val="0"/>
      <w:divBdr>
        <w:top w:val="none" w:sz="0" w:space="0" w:color="auto"/>
        <w:left w:val="none" w:sz="0" w:space="0" w:color="auto"/>
        <w:bottom w:val="none" w:sz="0" w:space="0" w:color="auto"/>
        <w:right w:val="none" w:sz="0" w:space="0" w:color="auto"/>
      </w:divBdr>
    </w:div>
    <w:div w:id="516433079">
      <w:marLeft w:val="0"/>
      <w:marRight w:val="0"/>
      <w:marTop w:val="0"/>
      <w:marBottom w:val="0"/>
      <w:divBdr>
        <w:top w:val="none" w:sz="0" w:space="0" w:color="auto"/>
        <w:left w:val="none" w:sz="0" w:space="0" w:color="auto"/>
        <w:bottom w:val="none" w:sz="0" w:space="0" w:color="auto"/>
        <w:right w:val="none" w:sz="0" w:space="0" w:color="auto"/>
      </w:divBdr>
    </w:div>
    <w:div w:id="516622123">
      <w:marLeft w:val="0"/>
      <w:marRight w:val="0"/>
      <w:marTop w:val="0"/>
      <w:marBottom w:val="0"/>
      <w:divBdr>
        <w:top w:val="none" w:sz="0" w:space="0" w:color="auto"/>
        <w:left w:val="none" w:sz="0" w:space="0" w:color="auto"/>
        <w:bottom w:val="none" w:sz="0" w:space="0" w:color="auto"/>
        <w:right w:val="none" w:sz="0" w:space="0" w:color="auto"/>
      </w:divBdr>
    </w:div>
    <w:div w:id="516622755">
      <w:marLeft w:val="0"/>
      <w:marRight w:val="0"/>
      <w:marTop w:val="0"/>
      <w:marBottom w:val="0"/>
      <w:divBdr>
        <w:top w:val="none" w:sz="0" w:space="0" w:color="auto"/>
        <w:left w:val="none" w:sz="0" w:space="0" w:color="auto"/>
        <w:bottom w:val="none" w:sz="0" w:space="0" w:color="auto"/>
        <w:right w:val="none" w:sz="0" w:space="0" w:color="auto"/>
      </w:divBdr>
    </w:div>
    <w:div w:id="516624473">
      <w:marLeft w:val="0"/>
      <w:marRight w:val="0"/>
      <w:marTop w:val="0"/>
      <w:marBottom w:val="0"/>
      <w:divBdr>
        <w:top w:val="none" w:sz="0" w:space="0" w:color="auto"/>
        <w:left w:val="none" w:sz="0" w:space="0" w:color="auto"/>
        <w:bottom w:val="none" w:sz="0" w:space="0" w:color="auto"/>
        <w:right w:val="none" w:sz="0" w:space="0" w:color="auto"/>
      </w:divBdr>
    </w:div>
    <w:div w:id="516626772">
      <w:marLeft w:val="0"/>
      <w:marRight w:val="0"/>
      <w:marTop w:val="0"/>
      <w:marBottom w:val="0"/>
      <w:divBdr>
        <w:top w:val="none" w:sz="0" w:space="0" w:color="auto"/>
        <w:left w:val="none" w:sz="0" w:space="0" w:color="auto"/>
        <w:bottom w:val="none" w:sz="0" w:space="0" w:color="auto"/>
        <w:right w:val="none" w:sz="0" w:space="0" w:color="auto"/>
      </w:divBdr>
    </w:div>
    <w:div w:id="516699576">
      <w:marLeft w:val="0"/>
      <w:marRight w:val="0"/>
      <w:marTop w:val="0"/>
      <w:marBottom w:val="0"/>
      <w:divBdr>
        <w:top w:val="none" w:sz="0" w:space="0" w:color="auto"/>
        <w:left w:val="none" w:sz="0" w:space="0" w:color="auto"/>
        <w:bottom w:val="none" w:sz="0" w:space="0" w:color="auto"/>
        <w:right w:val="none" w:sz="0" w:space="0" w:color="auto"/>
      </w:divBdr>
    </w:div>
    <w:div w:id="516699802">
      <w:marLeft w:val="0"/>
      <w:marRight w:val="0"/>
      <w:marTop w:val="0"/>
      <w:marBottom w:val="0"/>
      <w:divBdr>
        <w:top w:val="none" w:sz="0" w:space="0" w:color="auto"/>
        <w:left w:val="none" w:sz="0" w:space="0" w:color="auto"/>
        <w:bottom w:val="none" w:sz="0" w:space="0" w:color="auto"/>
        <w:right w:val="none" w:sz="0" w:space="0" w:color="auto"/>
      </w:divBdr>
    </w:div>
    <w:div w:id="516775828">
      <w:marLeft w:val="0"/>
      <w:marRight w:val="0"/>
      <w:marTop w:val="0"/>
      <w:marBottom w:val="0"/>
      <w:divBdr>
        <w:top w:val="none" w:sz="0" w:space="0" w:color="auto"/>
        <w:left w:val="none" w:sz="0" w:space="0" w:color="auto"/>
        <w:bottom w:val="none" w:sz="0" w:space="0" w:color="auto"/>
        <w:right w:val="none" w:sz="0" w:space="0" w:color="auto"/>
      </w:divBdr>
    </w:div>
    <w:div w:id="516888587">
      <w:marLeft w:val="0"/>
      <w:marRight w:val="0"/>
      <w:marTop w:val="0"/>
      <w:marBottom w:val="0"/>
      <w:divBdr>
        <w:top w:val="none" w:sz="0" w:space="0" w:color="auto"/>
        <w:left w:val="none" w:sz="0" w:space="0" w:color="auto"/>
        <w:bottom w:val="none" w:sz="0" w:space="0" w:color="auto"/>
        <w:right w:val="none" w:sz="0" w:space="0" w:color="auto"/>
      </w:divBdr>
    </w:div>
    <w:div w:id="516889304">
      <w:marLeft w:val="0"/>
      <w:marRight w:val="0"/>
      <w:marTop w:val="0"/>
      <w:marBottom w:val="0"/>
      <w:divBdr>
        <w:top w:val="none" w:sz="0" w:space="0" w:color="auto"/>
        <w:left w:val="none" w:sz="0" w:space="0" w:color="auto"/>
        <w:bottom w:val="none" w:sz="0" w:space="0" w:color="auto"/>
        <w:right w:val="none" w:sz="0" w:space="0" w:color="auto"/>
      </w:divBdr>
    </w:div>
    <w:div w:id="516967295">
      <w:marLeft w:val="0"/>
      <w:marRight w:val="0"/>
      <w:marTop w:val="0"/>
      <w:marBottom w:val="0"/>
      <w:divBdr>
        <w:top w:val="none" w:sz="0" w:space="0" w:color="auto"/>
        <w:left w:val="none" w:sz="0" w:space="0" w:color="auto"/>
        <w:bottom w:val="none" w:sz="0" w:space="0" w:color="auto"/>
        <w:right w:val="none" w:sz="0" w:space="0" w:color="auto"/>
      </w:divBdr>
    </w:div>
    <w:div w:id="516967841">
      <w:bodyDiv w:val="1"/>
      <w:marLeft w:val="0"/>
      <w:marRight w:val="0"/>
      <w:marTop w:val="0"/>
      <w:marBottom w:val="0"/>
      <w:divBdr>
        <w:top w:val="none" w:sz="0" w:space="0" w:color="auto"/>
        <w:left w:val="none" w:sz="0" w:space="0" w:color="auto"/>
        <w:bottom w:val="none" w:sz="0" w:space="0" w:color="auto"/>
        <w:right w:val="none" w:sz="0" w:space="0" w:color="auto"/>
      </w:divBdr>
    </w:div>
    <w:div w:id="516969523">
      <w:marLeft w:val="0"/>
      <w:marRight w:val="0"/>
      <w:marTop w:val="0"/>
      <w:marBottom w:val="0"/>
      <w:divBdr>
        <w:top w:val="none" w:sz="0" w:space="0" w:color="auto"/>
        <w:left w:val="none" w:sz="0" w:space="0" w:color="auto"/>
        <w:bottom w:val="none" w:sz="0" w:space="0" w:color="auto"/>
        <w:right w:val="none" w:sz="0" w:space="0" w:color="auto"/>
      </w:divBdr>
    </w:div>
    <w:div w:id="517039696">
      <w:marLeft w:val="0"/>
      <w:marRight w:val="0"/>
      <w:marTop w:val="0"/>
      <w:marBottom w:val="0"/>
      <w:divBdr>
        <w:top w:val="none" w:sz="0" w:space="0" w:color="auto"/>
        <w:left w:val="none" w:sz="0" w:space="0" w:color="auto"/>
        <w:bottom w:val="none" w:sz="0" w:space="0" w:color="auto"/>
        <w:right w:val="none" w:sz="0" w:space="0" w:color="auto"/>
      </w:divBdr>
    </w:div>
    <w:div w:id="517082879">
      <w:marLeft w:val="0"/>
      <w:marRight w:val="0"/>
      <w:marTop w:val="0"/>
      <w:marBottom w:val="0"/>
      <w:divBdr>
        <w:top w:val="none" w:sz="0" w:space="0" w:color="auto"/>
        <w:left w:val="none" w:sz="0" w:space="0" w:color="auto"/>
        <w:bottom w:val="none" w:sz="0" w:space="0" w:color="auto"/>
        <w:right w:val="none" w:sz="0" w:space="0" w:color="auto"/>
      </w:divBdr>
    </w:div>
    <w:div w:id="517157053">
      <w:marLeft w:val="0"/>
      <w:marRight w:val="0"/>
      <w:marTop w:val="0"/>
      <w:marBottom w:val="0"/>
      <w:divBdr>
        <w:top w:val="none" w:sz="0" w:space="0" w:color="auto"/>
        <w:left w:val="none" w:sz="0" w:space="0" w:color="auto"/>
        <w:bottom w:val="none" w:sz="0" w:space="0" w:color="auto"/>
        <w:right w:val="none" w:sz="0" w:space="0" w:color="auto"/>
      </w:divBdr>
    </w:div>
    <w:div w:id="517237324">
      <w:marLeft w:val="0"/>
      <w:marRight w:val="0"/>
      <w:marTop w:val="0"/>
      <w:marBottom w:val="0"/>
      <w:divBdr>
        <w:top w:val="none" w:sz="0" w:space="0" w:color="auto"/>
        <w:left w:val="none" w:sz="0" w:space="0" w:color="auto"/>
        <w:bottom w:val="none" w:sz="0" w:space="0" w:color="auto"/>
        <w:right w:val="none" w:sz="0" w:space="0" w:color="auto"/>
      </w:divBdr>
    </w:div>
    <w:div w:id="517237566">
      <w:marLeft w:val="0"/>
      <w:marRight w:val="0"/>
      <w:marTop w:val="0"/>
      <w:marBottom w:val="0"/>
      <w:divBdr>
        <w:top w:val="none" w:sz="0" w:space="0" w:color="auto"/>
        <w:left w:val="none" w:sz="0" w:space="0" w:color="auto"/>
        <w:bottom w:val="none" w:sz="0" w:space="0" w:color="auto"/>
        <w:right w:val="none" w:sz="0" w:space="0" w:color="auto"/>
      </w:divBdr>
    </w:div>
    <w:div w:id="517305905">
      <w:marLeft w:val="0"/>
      <w:marRight w:val="0"/>
      <w:marTop w:val="0"/>
      <w:marBottom w:val="0"/>
      <w:divBdr>
        <w:top w:val="none" w:sz="0" w:space="0" w:color="auto"/>
        <w:left w:val="none" w:sz="0" w:space="0" w:color="auto"/>
        <w:bottom w:val="none" w:sz="0" w:space="0" w:color="auto"/>
        <w:right w:val="none" w:sz="0" w:space="0" w:color="auto"/>
      </w:divBdr>
    </w:div>
    <w:div w:id="517306284">
      <w:marLeft w:val="0"/>
      <w:marRight w:val="0"/>
      <w:marTop w:val="0"/>
      <w:marBottom w:val="0"/>
      <w:divBdr>
        <w:top w:val="none" w:sz="0" w:space="0" w:color="auto"/>
        <w:left w:val="none" w:sz="0" w:space="0" w:color="auto"/>
        <w:bottom w:val="none" w:sz="0" w:space="0" w:color="auto"/>
        <w:right w:val="none" w:sz="0" w:space="0" w:color="auto"/>
      </w:divBdr>
    </w:div>
    <w:div w:id="517352258">
      <w:marLeft w:val="0"/>
      <w:marRight w:val="0"/>
      <w:marTop w:val="0"/>
      <w:marBottom w:val="0"/>
      <w:divBdr>
        <w:top w:val="none" w:sz="0" w:space="0" w:color="auto"/>
        <w:left w:val="none" w:sz="0" w:space="0" w:color="auto"/>
        <w:bottom w:val="none" w:sz="0" w:space="0" w:color="auto"/>
        <w:right w:val="none" w:sz="0" w:space="0" w:color="auto"/>
      </w:divBdr>
    </w:div>
    <w:div w:id="517355652">
      <w:marLeft w:val="0"/>
      <w:marRight w:val="0"/>
      <w:marTop w:val="0"/>
      <w:marBottom w:val="0"/>
      <w:divBdr>
        <w:top w:val="none" w:sz="0" w:space="0" w:color="auto"/>
        <w:left w:val="none" w:sz="0" w:space="0" w:color="auto"/>
        <w:bottom w:val="none" w:sz="0" w:space="0" w:color="auto"/>
        <w:right w:val="none" w:sz="0" w:space="0" w:color="auto"/>
      </w:divBdr>
    </w:div>
    <w:div w:id="517428038">
      <w:marLeft w:val="0"/>
      <w:marRight w:val="0"/>
      <w:marTop w:val="0"/>
      <w:marBottom w:val="0"/>
      <w:divBdr>
        <w:top w:val="none" w:sz="0" w:space="0" w:color="auto"/>
        <w:left w:val="none" w:sz="0" w:space="0" w:color="auto"/>
        <w:bottom w:val="none" w:sz="0" w:space="0" w:color="auto"/>
        <w:right w:val="none" w:sz="0" w:space="0" w:color="auto"/>
      </w:divBdr>
    </w:div>
    <w:div w:id="517500415">
      <w:marLeft w:val="0"/>
      <w:marRight w:val="0"/>
      <w:marTop w:val="0"/>
      <w:marBottom w:val="0"/>
      <w:divBdr>
        <w:top w:val="none" w:sz="0" w:space="0" w:color="auto"/>
        <w:left w:val="none" w:sz="0" w:space="0" w:color="auto"/>
        <w:bottom w:val="none" w:sz="0" w:space="0" w:color="auto"/>
        <w:right w:val="none" w:sz="0" w:space="0" w:color="auto"/>
      </w:divBdr>
    </w:div>
    <w:div w:id="517503585">
      <w:marLeft w:val="0"/>
      <w:marRight w:val="0"/>
      <w:marTop w:val="0"/>
      <w:marBottom w:val="0"/>
      <w:divBdr>
        <w:top w:val="none" w:sz="0" w:space="0" w:color="auto"/>
        <w:left w:val="none" w:sz="0" w:space="0" w:color="auto"/>
        <w:bottom w:val="none" w:sz="0" w:space="0" w:color="auto"/>
        <w:right w:val="none" w:sz="0" w:space="0" w:color="auto"/>
      </w:divBdr>
    </w:div>
    <w:div w:id="517548309">
      <w:marLeft w:val="0"/>
      <w:marRight w:val="0"/>
      <w:marTop w:val="0"/>
      <w:marBottom w:val="0"/>
      <w:divBdr>
        <w:top w:val="none" w:sz="0" w:space="0" w:color="auto"/>
        <w:left w:val="none" w:sz="0" w:space="0" w:color="auto"/>
        <w:bottom w:val="none" w:sz="0" w:space="0" w:color="auto"/>
        <w:right w:val="none" w:sz="0" w:space="0" w:color="auto"/>
      </w:divBdr>
    </w:div>
    <w:div w:id="517620676">
      <w:marLeft w:val="0"/>
      <w:marRight w:val="0"/>
      <w:marTop w:val="0"/>
      <w:marBottom w:val="0"/>
      <w:divBdr>
        <w:top w:val="none" w:sz="0" w:space="0" w:color="auto"/>
        <w:left w:val="none" w:sz="0" w:space="0" w:color="auto"/>
        <w:bottom w:val="none" w:sz="0" w:space="0" w:color="auto"/>
        <w:right w:val="none" w:sz="0" w:space="0" w:color="auto"/>
      </w:divBdr>
    </w:div>
    <w:div w:id="517735021">
      <w:marLeft w:val="0"/>
      <w:marRight w:val="0"/>
      <w:marTop w:val="0"/>
      <w:marBottom w:val="0"/>
      <w:divBdr>
        <w:top w:val="none" w:sz="0" w:space="0" w:color="auto"/>
        <w:left w:val="none" w:sz="0" w:space="0" w:color="auto"/>
        <w:bottom w:val="none" w:sz="0" w:space="0" w:color="auto"/>
        <w:right w:val="none" w:sz="0" w:space="0" w:color="auto"/>
      </w:divBdr>
    </w:div>
    <w:div w:id="517741860">
      <w:marLeft w:val="0"/>
      <w:marRight w:val="0"/>
      <w:marTop w:val="0"/>
      <w:marBottom w:val="0"/>
      <w:divBdr>
        <w:top w:val="none" w:sz="0" w:space="0" w:color="auto"/>
        <w:left w:val="none" w:sz="0" w:space="0" w:color="auto"/>
        <w:bottom w:val="none" w:sz="0" w:space="0" w:color="auto"/>
        <w:right w:val="none" w:sz="0" w:space="0" w:color="auto"/>
      </w:divBdr>
    </w:div>
    <w:div w:id="517744679">
      <w:marLeft w:val="0"/>
      <w:marRight w:val="0"/>
      <w:marTop w:val="0"/>
      <w:marBottom w:val="0"/>
      <w:divBdr>
        <w:top w:val="none" w:sz="0" w:space="0" w:color="auto"/>
        <w:left w:val="none" w:sz="0" w:space="0" w:color="auto"/>
        <w:bottom w:val="none" w:sz="0" w:space="0" w:color="auto"/>
        <w:right w:val="none" w:sz="0" w:space="0" w:color="auto"/>
      </w:divBdr>
    </w:div>
    <w:div w:id="517817049">
      <w:marLeft w:val="0"/>
      <w:marRight w:val="0"/>
      <w:marTop w:val="0"/>
      <w:marBottom w:val="0"/>
      <w:divBdr>
        <w:top w:val="none" w:sz="0" w:space="0" w:color="auto"/>
        <w:left w:val="none" w:sz="0" w:space="0" w:color="auto"/>
        <w:bottom w:val="none" w:sz="0" w:space="0" w:color="auto"/>
        <w:right w:val="none" w:sz="0" w:space="0" w:color="auto"/>
      </w:divBdr>
    </w:div>
    <w:div w:id="517817432">
      <w:marLeft w:val="0"/>
      <w:marRight w:val="0"/>
      <w:marTop w:val="0"/>
      <w:marBottom w:val="0"/>
      <w:divBdr>
        <w:top w:val="none" w:sz="0" w:space="0" w:color="auto"/>
        <w:left w:val="none" w:sz="0" w:space="0" w:color="auto"/>
        <w:bottom w:val="none" w:sz="0" w:space="0" w:color="auto"/>
        <w:right w:val="none" w:sz="0" w:space="0" w:color="auto"/>
      </w:divBdr>
    </w:div>
    <w:div w:id="517934412">
      <w:bodyDiv w:val="1"/>
      <w:marLeft w:val="0"/>
      <w:marRight w:val="0"/>
      <w:marTop w:val="0"/>
      <w:marBottom w:val="0"/>
      <w:divBdr>
        <w:top w:val="none" w:sz="0" w:space="0" w:color="auto"/>
        <w:left w:val="none" w:sz="0" w:space="0" w:color="auto"/>
        <w:bottom w:val="none" w:sz="0" w:space="0" w:color="auto"/>
        <w:right w:val="none" w:sz="0" w:space="0" w:color="auto"/>
      </w:divBdr>
    </w:div>
    <w:div w:id="517935764">
      <w:marLeft w:val="0"/>
      <w:marRight w:val="0"/>
      <w:marTop w:val="0"/>
      <w:marBottom w:val="0"/>
      <w:divBdr>
        <w:top w:val="none" w:sz="0" w:space="0" w:color="auto"/>
        <w:left w:val="none" w:sz="0" w:space="0" w:color="auto"/>
        <w:bottom w:val="none" w:sz="0" w:space="0" w:color="auto"/>
        <w:right w:val="none" w:sz="0" w:space="0" w:color="auto"/>
      </w:divBdr>
    </w:div>
    <w:div w:id="517937432">
      <w:marLeft w:val="0"/>
      <w:marRight w:val="0"/>
      <w:marTop w:val="0"/>
      <w:marBottom w:val="0"/>
      <w:divBdr>
        <w:top w:val="none" w:sz="0" w:space="0" w:color="auto"/>
        <w:left w:val="none" w:sz="0" w:space="0" w:color="auto"/>
        <w:bottom w:val="none" w:sz="0" w:space="0" w:color="auto"/>
        <w:right w:val="none" w:sz="0" w:space="0" w:color="auto"/>
      </w:divBdr>
    </w:div>
    <w:div w:id="518079804">
      <w:marLeft w:val="0"/>
      <w:marRight w:val="0"/>
      <w:marTop w:val="0"/>
      <w:marBottom w:val="0"/>
      <w:divBdr>
        <w:top w:val="none" w:sz="0" w:space="0" w:color="auto"/>
        <w:left w:val="none" w:sz="0" w:space="0" w:color="auto"/>
        <w:bottom w:val="none" w:sz="0" w:space="0" w:color="auto"/>
        <w:right w:val="none" w:sz="0" w:space="0" w:color="auto"/>
      </w:divBdr>
    </w:div>
    <w:div w:id="518087395">
      <w:marLeft w:val="0"/>
      <w:marRight w:val="0"/>
      <w:marTop w:val="0"/>
      <w:marBottom w:val="0"/>
      <w:divBdr>
        <w:top w:val="none" w:sz="0" w:space="0" w:color="auto"/>
        <w:left w:val="none" w:sz="0" w:space="0" w:color="auto"/>
        <w:bottom w:val="none" w:sz="0" w:space="0" w:color="auto"/>
        <w:right w:val="none" w:sz="0" w:space="0" w:color="auto"/>
      </w:divBdr>
    </w:div>
    <w:div w:id="518131010">
      <w:marLeft w:val="0"/>
      <w:marRight w:val="0"/>
      <w:marTop w:val="0"/>
      <w:marBottom w:val="0"/>
      <w:divBdr>
        <w:top w:val="none" w:sz="0" w:space="0" w:color="auto"/>
        <w:left w:val="none" w:sz="0" w:space="0" w:color="auto"/>
        <w:bottom w:val="none" w:sz="0" w:space="0" w:color="auto"/>
        <w:right w:val="none" w:sz="0" w:space="0" w:color="auto"/>
      </w:divBdr>
    </w:div>
    <w:div w:id="518154584">
      <w:marLeft w:val="0"/>
      <w:marRight w:val="0"/>
      <w:marTop w:val="0"/>
      <w:marBottom w:val="0"/>
      <w:divBdr>
        <w:top w:val="none" w:sz="0" w:space="0" w:color="auto"/>
        <w:left w:val="none" w:sz="0" w:space="0" w:color="auto"/>
        <w:bottom w:val="none" w:sz="0" w:space="0" w:color="auto"/>
        <w:right w:val="none" w:sz="0" w:space="0" w:color="auto"/>
      </w:divBdr>
    </w:div>
    <w:div w:id="518158967">
      <w:marLeft w:val="0"/>
      <w:marRight w:val="0"/>
      <w:marTop w:val="0"/>
      <w:marBottom w:val="0"/>
      <w:divBdr>
        <w:top w:val="none" w:sz="0" w:space="0" w:color="auto"/>
        <w:left w:val="none" w:sz="0" w:space="0" w:color="auto"/>
        <w:bottom w:val="none" w:sz="0" w:space="0" w:color="auto"/>
        <w:right w:val="none" w:sz="0" w:space="0" w:color="auto"/>
      </w:divBdr>
    </w:div>
    <w:div w:id="518349243">
      <w:marLeft w:val="0"/>
      <w:marRight w:val="0"/>
      <w:marTop w:val="0"/>
      <w:marBottom w:val="0"/>
      <w:divBdr>
        <w:top w:val="none" w:sz="0" w:space="0" w:color="auto"/>
        <w:left w:val="none" w:sz="0" w:space="0" w:color="auto"/>
        <w:bottom w:val="none" w:sz="0" w:space="0" w:color="auto"/>
        <w:right w:val="none" w:sz="0" w:space="0" w:color="auto"/>
      </w:divBdr>
    </w:div>
    <w:div w:id="518355341">
      <w:marLeft w:val="0"/>
      <w:marRight w:val="0"/>
      <w:marTop w:val="0"/>
      <w:marBottom w:val="0"/>
      <w:divBdr>
        <w:top w:val="none" w:sz="0" w:space="0" w:color="auto"/>
        <w:left w:val="none" w:sz="0" w:space="0" w:color="auto"/>
        <w:bottom w:val="none" w:sz="0" w:space="0" w:color="auto"/>
        <w:right w:val="none" w:sz="0" w:space="0" w:color="auto"/>
      </w:divBdr>
    </w:div>
    <w:div w:id="518391228">
      <w:marLeft w:val="0"/>
      <w:marRight w:val="0"/>
      <w:marTop w:val="0"/>
      <w:marBottom w:val="0"/>
      <w:divBdr>
        <w:top w:val="none" w:sz="0" w:space="0" w:color="auto"/>
        <w:left w:val="none" w:sz="0" w:space="0" w:color="auto"/>
        <w:bottom w:val="none" w:sz="0" w:space="0" w:color="auto"/>
        <w:right w:val="none" w:sz="0" w:space="0" w:color="auto"/>
      </w:divBdr>
    </w:div>
    <w:div w:id="518550602">
      <w:marLeft w:val="0"/>
      <w:marRight w:val="0"/>
      <w:marTop w:val="0"/>
      <w:marBottom w:val="0"/>
      <w:divBdr>
        <w:top w:val="none" w:sz="0" w:space="0" w:color="auto"/>
        <w:left w:val="none" w:sz="0" w:space="0" w:color="auto"/>
        <w:bottom w:val="none" w:sz="0" w:space="0" w:color="auto"/>
        <w:right w:val="none" w:sz="0" w:space="0" w:color="auto"/>
      </w:divBdr>
    </w:div>
    <w:div w:id="518589933">
      <w:marLeft w:val="0"/>
      <w:marRight w:val="0"/>
      <w:marTop w:val="0"/>
      <w:marBottom w:val="0"/>
      <w:divBdr>
        <w:top w:val="none" w:sz="0" w:space="0" w:color="auto"/>
        <w:left w:val="none" w:sz="0" w:space="0" w:color="auto"/>
        <w:bottom w:val="none" w:sz="0" w:space="0" w:color="auto"/>
        <w:right w:val="none" w:sz="0" w:space="0" w:color="auto"/>
      </w:divBdr>
    </w:div>
    <w:div w:id="518785875">
      <w:marLeft w:val="0"/>
      <w:marRight w:val="0"/>
      <w:marTop w:val="0"/>
      <w:marBottom w:val="0"/>
      <w:divBdr>
        <w:top w:val="none" w:sz="0" w:space="0" w:color="auto"/>
        <w:left w:val="none" w:sz="0" w:space="0" w:color="auto"/>
        <w:bottom w:val="none" w:sz="0" w:space="0" w:color="auto"/>
        <w:right w:val="none" w:sz="0" w:space="0" w:color="auto"/>
      </w:divBdr>
    </w:div>
    <w:div w:id="518810623">
      <w:marLeft w:val="0"/>
      <w:marRight w:val="0"/>
      <w:marTop w:val="0"/>
      <w:marBottom w:val="0"/>
      <w:divBdr>
        <w:top w:val="none" w:sz="0" w:space="0" w:color="auto"/>
        <w:left w:val="none" w:sz="0" w:space="0" w:color="auto"/>
        <w:bottom w:val="none" w:sz="0" w:space="0" w:color="auto"/>
        <w:right w:val="none" w:sz="0" w:space="0" w:color="auto"/>
      </w:divBdr>
    </w:div>
    <w:div w:id="518852619">
      <w:bodyDiv w:val="1"/>
      <w:marLeft w:val="0"/>
      <w:marRight w:val="0"/>
      <w:marTop w:val="0"/>
      <w:marBottom w:val="0"/>
      <w:divBdr>
        <w:top w:val="none" w:sz="0" w:space="0" w:color="auto"/>
        <w:left w:val="none" w:sz="0" w:space="0" w:color="auto"/>
        <w:bottom w:val="none" w:sz="0" w:space="0" w:color="auto"/>
        <w:right w:val="none" w:sz="0" w:space="0" w:color="auto"/>
      </w:divBdr>
    </w:div>
    <w:div w:id="518853576">
      <w:marLeft w:val="0"/>
      <w:marRight w:val="0"/>
      <w:marTop w:val="0"/>
      <w:marBottom w:val="0"/>
      <w:divBdr>
        <w:top w:val="none" w:sz="0" w:space="0" w:color="auto"/>
        <w:left w:val="none" w:sz="0" w:space="0" w:color="auto"/>
        <w:bottom w:val="none" w:sz="0" w:space="0" w:color="auto"/>
        <w:right w:val="none" w:sz="0" w:space="0" w:color="auto"/>
      </w:divBdr>
    </w:div>
    <w:div w:id="518927797">
      <w:marLeft w:val="0"/>
      <w:marRight w:val="0"/>
      <w:marTop w:val="0"/>
      <w:marBottom w:val="0"/>
      <w:divBdr>
        <w:top w:val="none" w:sz="0" w:space="0" w:color="auto"/>
        <w:left w:val="none" w:sz="0" w:space="0" w:color="auto"/>
        <w:bottom w:val="none" w:sz="0" w:space="0" w:color="auto"/>
        <w:right w:val="none" w:sz="0" w:space="0" w:color="auto"/>
      </w:divBdr>
    </w:div>
    <w:div w:id="518932071">
      <w:marLeft w:val="0"/>
      <w:marRight w:val="0"/>
      <w:marTop w:val="0"/>
      <w:marBottom w:val="0"/>
      <w:divBdr>
        <w:top w:val="none" w:sz="0" w:space="0" w:color="auto"/>
        <w:left w:val="none" w:sz="0" w:space="0" w:color="auto"/>
        <w:bottom w:val="none" w:sz="0" w:space="0" w:color="auto"/>
        <w:right w:val="none" w:sz="0" w:space="0" w:color="auto"/>
      </w:divBdr>
    </w:div>
    <w:div w:id="519050372">
      <w:marLeft w:val="0"/>
      <w:marRight w:val="0"/>
      <w:marTop w:val="0"/>
      <w:marBottom w:val="0"/>
      <w:divBdr>
        <w:top w:val="none" w:sz="0" w:space="0" w:color="auto"/>
        <w:left w:val="none" w:sz="0" w:space="0" w:color="auto"/>
        <w:bottom w:val="none" w:sz="0" w:space="0" w:color="auto"/>
        <w:right w:val="none" w:sz="0" w:space="0" w:color="auto"/>
      </w:divBdr>
    </w:div>
    <w:div w:id="519129272">
      <w:marLeft w:val="0"/>
      <w:marRight w:val="0"/>
      <w:marTop w:val="0"/>
      <w:marBottom w:val="0"/>
      <w:divBdr>
        <w:top w:val="none" w:sz="0" w:space="0" w:color="auto"/>
        <w:left w:val="none" w:sz="0" w:space="0" w:color="auto"/>
        <w:bottom w:val="none" w:sz="0" w:space="0" w:color="auto"/>
        <w:right w:val="none" w:sz="0" w:space="0" w:color="auto"/>
      </w:divBdr>
    </w:div>
    <w:div w:id="519272036">
      <w:marLeft w:val="0"/>
      <w:marRight w:val="0"/>
      <w:marTop w:val="0"/>
      <w:marBottom w:val="0"/>
      <w:divBdr>
        <w:top w:val="none" w:sz="0" w:space="0" w:color="auto"/>
        <w:left w:val="none" w:sz="0" w:space="0" w:color="auto"/>
        <w:bottom w:val="none" w:sz="0" w:space="0" w:color="auto"/>
        <w:right w:val="none" w:sz="0" w:space="0" w:color="auto"/>
      </w:divBdr>
    </w:div>
    <w:div w:id="519273844">
      <w:marLeft w:val="0"/>
      <w:marRight w:val="0"/>
      <w:marTop w:val="0"/>
      <w:marBottom w:val="0"/>
      <w:divBdr>
        <w:top w:val="none" w:sz="0" w:space="0" w:color="auto"/>
        <w:left w:val="none" w:sz="0" w:space="0" w:color="auto"/>
        <w:bottom w:val="none" w:sz="0" w:space="0" w:color="auto"/>
        <w:right w:val="none" w:sz="0" w:space="0" w:color="auto"/>
      </w:divBdr>
    </w:div>
    <w:div w:id="519513117">
      <w:marLeft w:val="0"/>
      <w:marRight w:val="0"/>
      <w:marTop w:val="0"/>
      <w:marBottom w:val="0"/>
      <w:divBdr>
        <w:top w:val="none" w:sz="0" w:space="0" w:color="auto"/>
        <w:left w:val="none" w:sz="0" w:space="0" w:color="auto"/>
        <w:bottom w:val="none" w:sz="0" w:space="0" w:color="auto"/>
        <w:right w:val="none" w:sz="0" w:space="0" w:color="auto"/>
      </w:divBdr>
    </w:div>
    <w:div w:id="519666850">
      <w:marLeft w:val="0"/>
      <w:marRight w:val="0"/>
      <w:marTop w:val="0"/>
      <w:marBottom w:val="0"/>
      <w:divBdr>
        <w:top w:val="none" w:sz="0" w:space="0" w:color="auto"/>
        <w:left w:val="none" w:sz="0" w:space="0" w:color="auto"/>
        <w:bottom w:val="none" w:sz="0" w:space="0" w:color="auto"/>
        <w:right w:val="none" w:sz="0" w:space="0" w:color="auto"/>
      </w:divBdr>
    </w:div>
    <w:div w:id="519703023">
      <w:marLeft w:val="0"/>
      <w:marRight w:val="0"/>
      <w:marTop w:val="0"/>
      <w:marBottom w:val="0"/>
      <w:divBdr>
        <w:top w:val="none" w:sz="0" w:space="0" w:color="auto"/>
        <w:left w:val="none" w:sz="0" w:space="0" w:color="auto"/>
        <w:bottom w:val="none" w:sz="0" w:space="0" w:color="auto"/>
        <w:right w:val="none" w:sz="0" w:space="0" w:color="auto"/>
      </w:divBdr>
    </w:div>
    <w:div w:id="519781127">
      <w:marLeft w:val="0"/>
      <w:marRight w:val="0"/>
      <w:marTop w:val="0"/>
      <w:marBottom w:val="0"/>
      <w:divBdr>
        <w:top w:val="none" w:sz="0" w:space="0" w:color="auto"/>
        <w:left w:val="none" w:sz="0" w:space="0" w:color="auto"/>
        <w:bottom w:val="none" w:sz="0" w:space="0" w:color="auto"/>
        <w:right w:val="none" w:sz="0" w:space="0" w:color="auto"/>
      </w:divBdr>
    </w:div>
    <w:div w:id="519784716">
      <w:marLeft w:val="0"/>
      <w:marRight w:val="0"/>
      <w:marTop w:val="0"/>
      <w:marBottom w:val="0"/>
      <w:divBdr>
        <w:top w:val="none" w:sz="0" w:space="0" w:color="auto"/>
        <w:left w:val="none" w:sz="0" w:space="0" w:color="auto"/>
        <w:bottom w:val="none" w:sz="0" w:space="0" w:color="auto"/>
        <w:right w:val="none" w:sz="0" w:space="0" w:color="auto"/>
      </w:divBdr>
    </w:div>
    <w:div w:id="519858435">
      <w:marLeft w:val="0"/>
      <w:marRight w:val="0"/>
      <w:marTop w:val="0"/>
      <w:marBottom w:val="0"/>
      <w:divBdr>
        <w:top w:val="none" w:sz="0" w:space="0" w:color="auto"/>
        <w:left w:val="none" w:sz="0" w:space="0" w:color="auto"/>
        <w:bottom w:val="none" w:sz="0" w:space="0" w:color="auto"/>
        <w:right w:val="none" w:sz="0" w:space="0" w:color="auto"/>
      </w:divBdr>
    </w:div>
    <w:div w:id="519903572">
      <w:marLeft w:val="0"/>
      <w:marRight w:val="0"/>
      <w:marTop w:val="0"/>
      <w:marBottom w:val="0"/>
      <w:divBdr>
        <w:top w:val="none" w:sz="0" w:space="0" w:color="auto"/>
        <w:left w:val="none" w:sz="0" w:space="0" w:color="auto"/>
        <w:bottom w:val="none" w:sz="0" w:space="0" w:color="auto"/>
        <w:right w:val="none" w:sz="0" w:space="0" w:color="auto"/>
      </w:divBdr>
    </w:div>
    <w:div w:id="519974505">
      <w:marLeft w:val="0"/>
      <w:marRight w:val="0"/>
      <w:marTop w:val="0"/>
      <w:marBottom w:val="0"/>
      <w:divBdr>
        <w:top w:val="none" w:sz="0" w:space="0" w:color="auto"/>
        <w:left w:val="none" w:sz="0" w:space="0" w:color="auto"/>
        <w:bottom w:val="none" w:sz="0" w:space="0" w:color="auto"/>
        <w:right w:val="none" w:sz="0" w:space="0" w:color="auto"/>
      </w:divBdr>
    </w:div>
    <w:div w:id="519976312">
      <w:marLeft w:val="0"/>
      <w:marRight w:val="0"/>
      <w:marTop w:val="0"/>
      <w:marBottom w:val="0"/>
      <w:divBdr>
        <w:top w:val="none" w:sz="0" w:space="0" w:color="auto"/>
        <w:left w:val="none" w:sz="0" w:space="0" w:color="auto"/>
        <w:bottom w:val="none" w:sz="0" w:space="0" w:color="auto"/>
        <w:right w:val="none" w:sz="0" w:space="0" w:color="auto"/>
      </w:divBdr>
    </w:div>
    <w:div w:id="520045448">
      <w:bodyDiv w:val="1"/>
      <w:marLeft w:val="0"/>
      <w:marRight w:val="0"/>
      <w:marTop w:val="0"/>
      <w:marBottom w:val="0"/>
      <w:divBdr>
        <w:top w:val="none" w:sz="0" w:space="0" w:color="auto"/>
        <w:left w:val="none" w:sz="0" w:space="0" w:color="auto"/>
        <w:bottom w:val="none" w:sz="0" w:space="0" w:color="auto"/>
        <w:right w:val="none" w:sz="0" w:space="0" w:color="auto"/>
      </w:divBdr>
    </w:div>
    <w:div w:id="520046715">
      <w:marLeft w:val="0"/>
      <w:marRight w:val="0"/>
      <w:marTop w:val="0"/>
      <w:marBottom w:val="0"/>
      <w:divBdr>
        <w:top w:val="none" w:sz="0" w:space="0" w:color="auto"/>
        <w:left w:val="none" w:sz="0" w:space="0" w:color="auto"/>
        <w:bottom w:val="none" w:sz="0" w:space="0" w:color="auto"/>
        <w:right w:val="none" w:sz="0" w:space="0" w:color="auto"/>
      </w:divBdr>
    </w:div>
    <w:div w:id="520096994">
      <w:marLeft w:val="0"/>
      <w:marRight w:val="0"/>
      <w:marTop w:val="0"/>
      <w:marBottom w:val="0"/>
      <w:divBdr>
        <w:top w:val="none" w:sz="0" w:space="0" w:color="auto"/>
        <w:left w:val="none" w:sz="0" w:space="0" w:color="auto"/>
        <w:bottom w:val="none" w:sz="0" w:space="0" w:color="auto"/>
        <w:right w:val="none" w:sz="0" w:space="0" w:color="auto"/>
      </w:divBdr>
    </w:div>
    <w:div w:id="520126045">
      <w:marLeft w:val="0"/>
      <w:marRight w:val="0"/>
      <w:marTop w:val="0"/>
      <w:marBottom w:val="0"/>
      <w:divBdr>
        <w:top w:val="none" w:sz="0" w:space="0" w:color="auto"/>
        <w:left w:val="none" w:sz="0" w:space="0" w:color="auto"/>
        <w:bottom w:val="none" w:sz="0" w:space="0" w:color="auto"/>
        <w:right w:val="none" w:sz="0" w:space="0" w:color="auto"/>
      </w:divBdr>
    </w:div>
    <w:div w:id="520168378">
      <w:marLeft w:val="0"/>
      <w:marRight w:val="0"/>
      <w:marTop w:val="0"/>
      <w:marBottom w:val="0"/>
      <w:divBdr>
        <w:top w:val="none" w:sz="0" w:space="0" w:color="auto"/>
        <w:left w:val="none" w:sz="0" w:space="0" w:color="auto"/>
        <w:bottom w:val="none" w:sz="0" w:space="0" w:color="auto"/>
        <w:right w:val="none" w:sz="0" w:space="0" w:color="auto"/>
      </w:divBdr>
    </w:div>
    <w:div w:id="520241626">
      <w:marLeft w:val="0"/>
      <w:marRight w:val="0"/>
      <w:marTop w:val="0"/>
      <w:marBottom w:val="0"/>
      <w:divBdr>
        <w:top w:val="none" w:sz="0" w:space="0" w:color="auto"/>
        <w:left w:val="none" w:sz="0" w:space="0" w:color="auto"/>
        <w:bottom w:val="none" w:sz="0" w:space="0" w:color="auto"/>
        <w:right w:val="none" w:sz="0" w:space="0" w:color="auto"/>
      </w:divBdr>
    </w:div>
    <w:div w:id="520245930">
      <w:marLeft w:val="0"/>
      <w:marRight w:val="0"/>
      <w:marTop w:val="0"/>
      <w:marBottom w:val="0"/>
      <w:divBdr>
        <w:top w:val="none" w:sz="0" w:space="0" w:color="auto"/>
        <w:left w:val="none" w:sz="0" w:space="0" w:color="auto"/>
        <w:bottom w:val="none" w:sz="0" w:space="0" w:color="auto"/>
        <w:right w:val="none" w:sz="0" w:space="0" w:color="auto"/>
      </w:divBdr>
    </w:div>
    <w:div w:id="520357034">
      <w:marLeft w:val="0"/>
      <w:marRight w:val="0"/>
      <w:marTop w:val="0"/>
      <w:marBottom w:val="0"/>
      <w:divBdr>
        <w:top w:val="none" w:sz="0" w:space="0" w:color="auto"/>
        <w:left w:val="none" w:sz="0" w:space="0" w:color="auto"/>
        <w:bottom w:val="none" w:sz="0" w:space="0" w:color="auto"/>
        <w:right w:val="none" w:sz="0" w:space="0" w:color="auto"/>
      </w:divBdr>
    </w:div>
    <w:div w:id="520508914">
      <w:marLeft w:val="0"/>
      <w:marRight w:val="0"/>
      <w:marTop w:val="0"/>
      <w:marBottom w:val="0"/>
      <w:divBdr>
        <w:top w:val="none" w:sz="0" w:space="0" w:color="auto"/>
        <w:left w:val="none" w:sz="0" w:space="0" w:color="auto"/>
        <w:bottom w:val="none" w:sz="0" w:space="0" w:color="auto"/>
        <w:right w:val="none" w:sz="0" w:space="0" w:color="auto"/>
      </w:divBdr>
    </w:div>
    <w:div w:id="520515093">
      <w:marLeft w:val="0"/>
      <w:marRight w:val="0"/>
      <w:marTop w:val="0"/>
      <w:marBottom w:val="0"/>
      <w:divBdr>
        <w:top w:val="none" w:sz="0" w:space="0" w:color="auto"/>
        <w:left w:val="none" w:sz="0" w:space="0" w:color="auto"/>
        <w:bottom w:val="none" w:sz="0" w:space="0" w:color="auto"/>
        <w:right w:val="none" w:sz="0" w:space="0" w:color="auto"/>
      </w:divBdr>
    </w:div>
    <w:div w:id="520552707">
      <w:marLeft w:val="0"/>
      <w:marRight w:val="0"/>
      <w:marTop w:val="0"/>
      <w:marBottom w:val="0"/>
      <w:divBdr>
        <w:top w:val="none" w:sz="0" w:space="0" w:color="auto"/>
        <w:left w:val="none" w:sz="0" w:space="0" w:color="auto"/>
        <w:bottom w:val="none" w:sz="0" w:space="0" w:color="auto"/>
        <w:right w:val="none" w:sz="0" w:space="0" w:color="auto"/>
      </w:divBdr>
    </w:div>
    <w:div w:id="520556719">
      <w:marLeft w:val="0"/>
      <w:marRight w:val="0"/>
      <w:marTop w:val="0"/>
      <w:marBottom w:val="0"/>
      <w:divBdr>
        <w:top w:val="none" w:sz="0" w:space="0" w:color="auto"/>
        <w:left w:val="none" w:sz="0" w:space="0" w:color="auto"/>
        <w:bottom w:val="none" w:sz="0" w:space="0" w:color="auto"/>
        <w:right w:val="none" w:sz="0" w:space="0" w:color="auto"/>
      </w:divBdr>
    </w:div>
    <w:div w:id="520559102">
      <w:marLeft w:val="0"/>
      <w:marRight w:val="0"/>
      <w:marTop w:val="0"/>
      <w:marBottom w:val="0"/>
      <w:divBdr>
        <w:top w:val="none" w:sz="0" w:space="0" w:color="auto"/>
        <w:left w:val="none" w:sz="0" w:space="0" w:color="auto"/>
        <w:bottom w:val="none" w:sz="0" w:space="0" w:color="auto"/>
        <w:right w:val="none" w:sz="0" w:space="0" w:color="auto"/>
      </w:divBdr>
    </w:div>
    <w:div w:id="520702971">
      <w:marLeft w:val="0"/>
      <w:marRight w:val="0"/>
      <w:marTop w:val="0"/>
      <w:marBottom w:val="0"/>
      <w:divBdr>
        <w:top w:val="none" w:sz="0" w:space="0" w:color="auto"/>
        <w:left w:val="none" w:sz="0" w:space="0" w:color="auto"/>
        <w:bottom w:val="none" w:sz="0" w:space="0" w:color="auto"/>
        <w:right w:val="none" w:sz="0" w:space="0" w:color="auto"/>
      </w:divBdr>
    </w:div>
    <w:div w:id="520703470">
      <w:marLeft w:val="0"/>
      <w:marRight w:val="0"/>
      <w:marTop w:val="0"/>
      <w:marBottom w:val="0"/>
      <w:divBdr>
        <w:top w:val="none" w:sz="0" w:space="0" w:color="auto"/>
        <w:left w:val="none" w:sz="0" w:space="0" w:color="auto"/>
        <w:bottom w:val="none" w:sz="0" w:space="0" w:color="auto"/>
        <w:right w:val="none" w:sz="0" w:space="0" w:color="auto"/>
      </w:divBdr>
    </w:div>
    <w:div w:id="520706588">
      <w:marLeft w:val="0"/>
      <w:marRight w:val="0"/>
      <w:marTop w:val="0"/>
      <w:marBottom w:val="0"/>
      <w:divBdr>
        <w:top w:val="none" w:sz="0" w:space="0" w:color="auto"/>
        <w:left w:val="none" w:sz="0" w:space="0" w:color="auto"/>
        <w:bottom w:val="none" w:sz="0" w:space="0" w:color="auto"/>
        <w:right w:val="none" w:sz="0" w:space="0" w:color="auto"/>
      </w:divBdr>
    </w:div>
    <w:div w:id="520706821">
      <w:marLeft w:val="0"/>
      <w:marRight w:val="0"/>
      <w:marTop w:val="0"/>
      <w:marBottom w:val="0"/>
      <w:divBdr>
        <w:top w:val="none" w:sz="0" w:space="0" w:color="auto"/>
        <w:left w:val="none" w:sz="0" w:space="0" w:color="auto"/>
        <w:bottom w:val="none" w:sz="0" w:space="0" w:color="auto"/>
        <w:right w:val="none" w:sz="0" w:space="0" w:color="auto"/>
      </w:divBdr>
    </w:div>
    <w:div w:id="520781337">
      <w:marLeft w:val="0"/>
      <w:marRight w:val="0"/>
      <w:marTop w:val="0"/>
      <w:marBottom w:val="0"/>
      <w:divBdr>
        <w:top w:val="none" w:sz="0" w:space="0" w:color="auto"/>
        <w:left w:val="none" w:sz="0" w:space="0" w:color="auto"/>
        <w:bottom w:val="none" w:sz="0" w:space="0" w:color="auto"/>
        <w:right w:val="none" w:sz="0" w:space="0" w:color="auto"/>
      </w:divBdr>
    </w:div>
    <w:div w:id="520820872">
      <w:marLeft w:val="0"/>
      <w:marRight w:val="0"/>
      <w:marTop w:val="0"/>
      <w:marBottom w:val="0"/>
      <w:divBdr>
        <w:top w:val="none" w:sz="0" w:space="0" w:color="auto"/>
        <w:left w:val="none" w:sz="0" w:space="0" w:color="auto"/>
        <w:bottom w:val="none" w:sz="0" w:space="0" w:color="auto"/>
        <w:right w:val="none" w:sz="0" w:space="0" w:color="auto"/>
      </w:divBdr>
    </w:div>
    <w:div w:id="520824296">
      <w:marLeft w:val="0"/>
      <w:marRight w:val="0"/>
      <w:marTop w:val="0"/>
      <w:marBottom w:val="0"/>
      <w:divBdr>
        <w:top w:val="none" w:sz="0" w:space="0" w:color="auto"/>
        <w:left w:val="none" w:sz="0" w:space="0" w:color="auto"/>
        <w:bottom w:val="none" w:sz="0" w:space="0" w:color="auto"/>
        <w:right w:val="none" w:sz="0" w:space="0" w:color="auto"/>
      </w:divBdr>
    </w:div>
    <w:div w:id="520899354">
      <w:marLeft w:val="0"/>
      <w:marRight w:val="0"/>
      <w:marTop w:val="0"/>
      <w:marBottom w:val="0"/>
      <w:divBdr>
        <w:top w:val="none" w:sz="0" w:space="0" w:color="auto"/>
        <w:left w:val="none" w:sz="0" w:space="0" w:color="auto"/>
        <w:bottom w:val="none" w:sz="0" w:space="0" w:color="auto"/>
        <w:right w:val="none" w:sz="0" w:space="0" w:color="auto"/>
      </w:divBdr>
    </w:div>
    <w:div w:id="520972577">
      <w:marLeft w:val="0"/>
      <w:marRight w:val="0"/>
      <w:marTop w:val="0"/>
      <w:marBottom w:val="0"/>
      <w:divBdr>
        <w:top w:val="none" w:sz="0" w:space="0" w:color="auto"/>
        <w:left w:val="none" w:sz="0" w:space="0" w:color="auto"/>
        <w:bottom w:val="none" w:sz="0" w:space="0" w:color="auto"/>
        <w:right w:val="none" w:sz="0" w:space="0" w:color="auto"/>
      </w:divBdr>
    </w:div>
    <w:div w:id="521012364">
      <w:marLeft w:val="0"/>
      <w:marRight w:val="0"/>
      <w:marTop w:val="0"/>
      <w:marBottom w:val="0"/>
      <w:divBdr>
        <w:top w:val="none" w:sz="0" w:space="0" w:color="auto"/>
        <w:left w:val="none" w:sz="0" w:space="0" w:color="auto"/>
        <w:bottom w:val="none" w:sz="0" w:space="0" w:color="auto"/>
        <w:right w:val="none" w:sz="0" w:space="0" w:color="auto"/>
      </w:divBdr>
    </w:div>
    <w:div w:id="521089445">
      <w:marLeft w:val="0"/>
      <w:marRight w:val="0"/>
      <w:marTop w:val="0"/>
      <w:marBottom w:val="0"/>
      <w:divBdr>
        <w:top w:val="none" w:sz="0" w:space="0" w:color="auto"/>
        <w:left w:val="none" w:sz="0" w:space="0" w:color="auto"/>
        <w:bottom w:val="none" w:sz="0" w:space="0" w:color="auto"/>
        <w:right w:val="none" w:sz="0" w:space="0" w:color="auto"/>
      </w:divBdr>
    </w:div>
    <w:div w:id="521092920">
      <w:marLeft w:val="0"/>
      <w:marRight w:val="0"/>
      <w:marTop w:val="0"/>
      <w:marBottom w:val="0"/>
      <w:divBdr>
        <w:top w:val="none" w:sz="0" w:space="0" w:color="auto"/>
        <w:left w:val="none" w:sz="0" w:space="0" w:color="auto"/>
        <w:bottom w:val="none" w:sz="0" w:space="0" w:color="auto"/>
        <w:right w:val="none" w:sz="0" w:space="0" w:color="auto"/>
      </w:divBdr>
    </w:div>
    <w:div w:id="521095825">
      <w:marLeft w:val="0"/>
      <w:marRight w:val="0"/>
      <w:marTop w:val="0"/>
      <w:marBottom w:val="0"/>
      <w:divBdr>
        <w:top w:val="none" w:sz="0" w:space="0" w:color="auto"/>
        <w:left w:val="none" w:sz="0" w:space="0" w:color="auto"/>
        <w:bottom w:val="none" w:sz="0" w:space="0" w:color="auto"/>
        <w:right w:val="none" w:sz="0" w:space="0" w:color="auto"/>
      </w:divBdr>
    </w:div>
    <w:div w:id="521283212">
      <w:marLeft w:val="0"/>
      <w:marRight w:val="0"/>
      <w:marTop w:val="0"/>
      <w:marBottom w:val="0"/>
      <w:divBdr>
        <w:top w:val="none" w:sz="0" w:space="0" w:color="auto"/>
        <w:left w:val="none" w:sz="0" w:space="0" w:color="auto"/>
        <w:bottom w:val="none" w:sz="0" w:space="0" w:color="auto"/>
        <w:right w:val="none" w:sz="0" w:space="0" w:color="auto"/>
      </w:divBdr>
    </w:div>
    <w:div w:id="521363329">
      <w:marLeft w:val="0"/>
      <w:marRight w:val="0"/>
      <w:marTop w:val="0"/>
      <w:marBottom w:val="0"/>
      <w:divBdr>
        <w:top w:val="none" w:sz="0" w:space="0" w:color="auto"/>
        <w:left w:val="none" w:sz="0" w:space="0" w:color="auto"/>
        <w:bottom w:val="none" w:sz="0" w:space="0" w:color="auto"/>
        <w:right w:val="none" w:sz="0" w:space="0" w:color="auto"/>
      </w:divBdr>
    </w:div>
    <w:div w:id="521476457">
      <w:marLeft w:val="0"/>
      <w:marRight w:val="0"/>
      <w:marTop w:val="0"/>
      <w:marBottom w:val="0"/>
      <w:divBdr>
        <w:top w:val="none" w:sz="0" w:space="0" w:color="auto"/>
        <w:left w:val="none" w:sz="0" w:space="0" w:color="auto"/>
        <w:bottom w:val="none" w:sz="0" w:space="0" w:color="auto"/>
        <w:right w:val="none" w:sz="0" w:space="0" w:color="auto"/>
      </w:divBdr>
    </w:div>
    <w:div w:id="521480519">
      <w:marLeft w:val="0"/>
      <w:marRight w:val="0"/>
      <w:marTop w:val="0"/>
      <w:marBottom w:val="0"/>
      <w:divBdr>
        <w:top w:val="none" w:sz="0" w:space="0" w:color="auto"/>
        <w:left w:val="none" w:sz="0" w:space="0" w:color="auto"/>
        <w:bottom w:val="none" w:sz="0" w:space="0" w:color="auto"/>
        <w:right w:val="none" w:sz="0" w:space="0" w:color="auto"/>
      </w:divBdr>
    </w:div>
    <w:div w:id="521555549">
      <w:marLeft w:val="0"/>
      <w:marRight w:val="0"/>
      <w:marTop w:val="0"/>
      <w:marBottom w:val="0"/>
      <w:divBdr>
        <w:top w:val="none" w:sz="0" w:space="0" w:color="auto"/>
        <w:left w:val="none" w:sz="0" w:space="0" w:color="auto"/>
        <w:bottom w:val="none" w:sz="0" w:space="0" w:color="auto"/>
        <w:right w:val="none" w:sz="0" w:space="0" w:color="auto"/>
      </w:divBdr>
    </w:div>
    <w:div w:id="521557533">
      <w:marLeft w:val="0"/>
      <w:marRight w:val="0"/>
      <w:marTop w:val="0"/>
      <w:marBottom w:val="0"/>
      <w:divBdr>
        <w:top w:val="none" w:sz="0" w:space="0" w:color="auto"/>
        <w:left w:val="none" w:sz="0" w:space="0" w:color="auto"/>
        <w:bottom w:val="none" w:sz="0" w:space="0" w:color="auto"/>
        <w:right w:val="none" w:sz="0" w:space="0" w:color="auto"/>
      </w:divBdr>
    </w:div>
    <w:div w:id="521631791">
      <w:marLeft w:val="0"/>
      <w:marRight w:val="0"/>
      <w:marTop w:val="0"/>
      <w:marBottom w:val="0"/>
      <w:divBdr>
        <w:top w:val="none" w:sz="0" w:space="0" w:color="auto"/>
        <w:left w:val="none" w:sz="0" w:space="0" w:color="auto"/>
        <w:bottom w:val="none" w:sz="0" w:space="0" w:color="auto"/>
        <w:right w:val="none" w:sz="0" w:space="0" w:color="auto"/>
      </w:divBdr>
    </w:div>
    <w:div w:id="521743278">
      <w:marLeft w:val="0"/>
      <w:marRight w:val="0"/>
      <w:marTop w:val="0"/>
      <w:marBottom w:val="0"/>
      <w:divBdr>
        <w:top w:val="none" w:sz="0" w:space="0" w:color="auto"/>
        <w:left w:val="none" w:sz="0" w:space="0" w:color="auto"/>
        <w:bottom w:val="none" w:sz="0" w:space="0" w:color="auto"/>
        <w:right w:val="none" w:sz="0" w:space="0" w:color="auto"/>
      </w:divBdr>
    </w:div>
    <w:div w:id="521751367">
      <w:marLeft w:val="0"/>
      <w:marRight w:val="0"/>
      <w:marTop w:val="0"/>
      <w:marBottom w:val="0"/>
      <w:divBdr>
        <w:top w:val="none" w:sz="0" w:space="0" w:color="auto"/>
        <w:left w:val="none" w:sz="0" w:space="0" w:color="auto"/>
        <w:bottom w:val="none" w:sz="0" w:space="0" w:color="auto"/>
        <w:right w:val="none" w:sz="0" w:space="0" w:color="auto"/>
      </w:divBdr>
    </w:div>
    <w:div w:id="521823017">
      <w:marLeft w:val="0"/>
      <w:marRight w:val="0"/>
      <w:marTop w:val="0"/>
      <w:marBottom w:val="0"/>
      <w:divBdr>
        <w:top w:val="none" w:sz="0" w:space="0" w:color="auto"/>
        <w:left w:val="none" w:sz="0" w:space="0" w:color="auto"/>
        <w:bottom w:val="none" w:sz="0" w:space="0" w:color="auto"/>
        <w:right w:val="none" w:sz="0" w:space="0" w:color="auto"/>
      </w:divBdr>
    </w:div>
    <w:div w:id="521936293">
      <w:marLeft w:val="0"/>
      <w:marRight w:val="0"/>
      <w:marTop w:val="0"/>
      <w:marBottom w:val="0"/>
      <w:divBdr>
        <w:top w:val="none" w:sz="0" w:space="0" w:color="auto"/>
        <w:left w:val="none" w:sz="0" w:space="0" w:color="auto"/>
        <w:bottom w:val="none" w:sz="0" w:space="0" w:color="auto"/>
        <w:right w:val="none" w:sz="0" w:space="0" w:color="auto"/>
      </w:divBdr>
    </w:div>
    <w:div w:id="522013396">
      <w:marLeft w:val="0"/>
      <w:marRight w:val="0"/>
      <w:marTop w:val="0"/>
      <w:marBottom w:val="0"/>
      <w:divBdr>
        <w:top w:val="none" w:sz="0" w:space="0" w:color="auto"/>
        <w:left w:val="none" w:sz="0" w:space="0" w:color="auto"/>
        <w:bottom w:val="none" w:sz="0" w:space="0" w:color="auto"/>
        <w:right w:val="none" w:sz="0" w:space="0" w:color="auto"/>
      </w:divBdr>
    </w:div>
    <w:div w:id="522089726">
      <w:marLeft w:val="0"/>
      <w:marRight w:val="0"/>
      <w:marTop w:val="0"/>
      <w:marBottom w:val="0"/>
      <w:divBdr>
        <w:top w:val="none" w:sz="0" w:space="0" w:color="auto"/>
        <w:left w:val="none" w:sz="0" w:space="0" w:color="auto"/>
        <w:bottom w:val="none" w:sz="0" w:space="0" w:color="auto"/>
        <w:right w:val="none" w:sz="0" w:space="0" w:color="auto"/>
      </w:divBdr>
    </w:div>
    <w:div w:id="522323127">
      <w:marLeft w:val="0"/>
      <w:marRight w:val="0"/>
      <w:marTop w:val="0"/>
      <w:marBottom w:val="0"/>
      <w:divBdr>
        <w:top w:val="none" w:sz="0" w:space="0" w:color="auto"/>
        <w:left w:val="none" w:sz="0" w:space="0" w:color="auto"/>
        <w:bottom w:val="none" w:sz="0" w:space="0" w:color="auto"/>
        <w:right w:val="none" w:sz="0" w:space="0" w:color="auto"/>
      </w:divBdr>
    </w:div>
    <w:div w:id="522325468">
      <w:marLeft w:val="0"/>
      <w:marRight w:val="0"/>
      <w:marTop w:val="0"/>
      <w:marBottom w:val="0"/>
      <w:divBdr>
        <w:top w:val="none" w:sz="0" w:space="0" w:color="auto"/>
        <w:left w:val="none" w:sz="0" w:space="0" w:color="auto"/>
        <w:bottom w:val="none" w:sz="0" w:space="0" w:color="auto"/>
        <w:right w:val="none" w:sz="0" w:space="0" w:color="auto"/>
      </w:divBdr>
    </w:div>
    <w:div w:id="522329257">
      <w:marLeft w:val="0"/>
      <w:marRight w:val="0"/>
      <w:marTop w:val="0"/>
      <w:marBottom w:val="0"/>
      <w:divBdr>
        <w:top w:val="none" w:sz="0" w:space="0" w:color="auto"/>
        <w:left w:val="none" w:sz="0" w:space="0" w:color="auto"/>
        <w:bottom w:val="none" w:sz="0" w:space="0" w:color="auto"/>
        <w:right w:val="none" w:sz="0" w:space="0" w:color="auto"/>
      </w:divBdr>
    </w:div>
    <w:div w:id="522475172">
      <w:marLeft w:val="0"/>
      <w:marRight w:val="0"/>
      <w:marTop w:val="0"/>
      <w:marBottom w:val="0"/>
      <w:divBdr>
        <w:top w:val="none" w:sz="0" w:space="0" w:color="auto"/>
        <w:left w:val="none" w:sz="0" w:space="0" w:color="auto"/>
        <w:bottom w:val="none" w:sz="0" w:space="0" w:color="auto"/>
        <w:right w:val="none" w:sz="0" w:space="0" w:color="auto"/>
      </w:divBdr>
    </w:div>
    <w:div w:id="522477074">
      <w:marLeft w:val="0"/>
      <w:marRight w:val="0"/>
      <w:marTop w:val="0"/>
      <w:marBottom w:val="0"/>
      <w:divBdr>
        <w:top w:val="none" w:sz="0" w:space="0" w:color="auto"/>
        <w:left w:val="none" w:sz="0" w:space="0" w:color="auto"/>
        <w:bottom w:val="none" w:sz="0" w:space="0" w:color="auto"/>
        <w:right w:val="none" w:sz="0" w:space="0" w:color="auto"/>
      </w:divBdr>
    </w:div>
    <w:div w:id="522519889">
      <w:marLeft w:val="0"/>
      <w:marRight w:val="0"/>
      <w:marTop w:val="0"/>
      <w:marBottom w:val="0"/>
      <w:divBdr>
        <w:top w:val="none" w:sz="0" w:space="0" w:color="auto"/>
        <w:left w:val="none" w:sz="0" w:space="0" w:color="auto"/>
        <w:bottom w:val="none" w:sz="0" w:space="0" w:color="auto"/>
        <w:right w:val="none" w:sz="0" w:space="0" w:color="auto"/>
      </w:divBdr>
    </w:div>
    <w:div w:id="522520777">
      <w:marLeft w:val="0"/>
      <w:marRight w:val="0"/>
      <w:marTop w:val="0"/>
      <w:marBottom w:val="0"/>
      <w:divBdr>
        <w:top w:val="none" w:sz="0" w:space="0" w:color="auto"/>
        <w:left w:val="none" w:sz="0" w:space="0" w:color="auto"/>
        <w:bottom w:val="none" w:sz="0" w:space="0" w:color="auto"/>
        <w:right w:val="none" w:sz="0" w:space="0" w:color="auto"/>
      </w:divBdr>
    </w:div>
    <w:div w:id="522521536">
      <w:marLeft w:val="0"/>
      <w:marRight w:val="0"/>
      <w:marTop w:val="0"/>
      <w:marBottom w:val="0"/>
      <w:divBdr>
        <w:top w:val="none" w:sz="0" w:space="0" w:color="auto"/>
        <w:left w:val="none" w:sz="0" w:space="0" w:color="auto"/>
        <w:bottom w:val="none" w:sz="0" w:space="0" w:color="auto"/>
        <w:right w:val="none" w:sz="0" w:space="0" w:color="auto"/>
      </w:divBdr>
    </w:div>
    <w:div w:id="522523028">
      <w:marLeft w:val="0"/>
      <w:marRight w:val="0"/>
      <w:marTop w:val="0"/>
      <w:marBottom w:val="0"/>
      <w:divBdr>
        <w:top w:val="none" w:sz="0" w:space="0" w:color="auto"/>
        <w:left w:val="none" w:sz="0" w:space="0" w:color="auto"/>
        <w:bottom w:val="none" w:sz="0" w:space="0" w:color="auto"/>
        <w:right w:val="none" w:sz="0" w:space="0" w:color="auto"/>
      </w:divBdr>
    </w:div>
    <w:div w:id="522674939">
      <w:marLeft w:val="0"/>
      <w:marRight w:val="0"/>
      <w:marTop w:val="0"/>
      <w:marBottom w:val="0"/>
      <w:divBdr>
        <w:top w:val="none" w:sz="0" w:space="0" w:color="auto"/>
        <w:left w:val="none" w:sz="0" w:space="0" w:color="auto"/>
        <w:bottom w:val="none" w:sz="0" w:space="0" w:color="auto"/>
        <w:right w:val="none" w:sz="0" w:space="0" w:color="auto"/>
      </w:divBdr>
    </w:div>
    <w:div w:id="522786588">
      <w:marLeft w:val="0"/>
      <w:marRight w:val="0"/>
      <w:marTop w:val="0"/>
      <w:marBottom w:val="0"/>
      <w:divBdr>
        <w:top w:val="none" w:sz="0" w:space="0" w:color="auto"/>
        <w:left w:val="none" w:sz="0" w:space="0" w:color="auto"/>
        <w:bottom w:val="none" w:sz="0" w:space="0" w:color="auto"/>
        <w:right w:val="none" w:sz="0" w:space="0" w:color="auto"/>
      </w:divBdr>
    </w:div>
    <w:div w:id="522862672">
      <w:marLeft w:val="0"/>
      <w:marRight w:val="0"/>
      <w:marTop w:val="0"/>
      <w:marBottom w:val="0"/>
      <w:divBdr>
        <w:top w:val="none" w:sz="0" w:space="0" w:color="auto"/>
        <w:left w:val="none" w:sz="0" w:space="0" w:color="auto"/>
        <w:bottom w:val="none" w:sz="0" w:space="0" w:color="auto"/>
        <w:right w:val="none" w:sz="0" w:space="0" w:color="auto"/>
      </w:divBdr>
    </w:div>
    <w:div w:id="522936284">
      <w:marLeft w:val="0"/>
      <w:marRight w:val="0"/>
      <w:marTop w:val="0"/>
      <w:marBottom w:val="0"/>
      <w:divBdr>
        <w:top w:val="none" w:sz="0" w:space="0" w:color="auto"/>
        <w:left w:val="none" w:sz="0" w:space="0" w:color="auto"/>
        <w:bottom w:val="none" w:sz="0" w:space="0" w:color="auto"/>
        <w:right w:val="none" w:sz="0" w:space="0" w:color="auto"/>
      </w:divBdr>
    </w:div>
    <w:div w:id="522936338">
      <w:marLeft w:val="0"/>
      <w:marRight w:val="0"/>
      <w:marTop w:val="0"/>
      <w:marBottom w:val="0"/>
      <w:divBdr>
        <w:top w:val="none" w:sz="0" w:space="0" w:color="auto"/>
        <w:left w:val="none" w:sz="0" w:space="0" w:color="auto"/>
        <w:bottom w:val="none" w:sz="0" w:space="0" w:color="auto"/>
        <w:right w:val="none" w:sz="0" w:space="0" w:color="auto"/>
      </w:divBdr>
    </w:div>
    <w:div w:id="522977467">
      <w:marLeft w:val="0"/>
      <w:marRight w:val="0"/>
      <w:marTop w:val="0"/>
      <w:marBottom w:val="0"/>
      <w:divBdr>
        <w:top w:val="none" w:sz="0" w:space="0" w:color="auto"/>
        <w:left w:val="none" w:sz="0" w:space="0" w:color="auto"/>
        <w:bottom w:val="none" w:sz="0" w:space="0" w:color="auto"/>
        <w:right w:val="none" w:sz="0" w:space="0" w:color="auto"/>
      </w:divBdr>
    </w:div>
    <w:div w:id="522978029">
      <w:marLeft w:val="0"/>
      <w:marRight w:val="0"/>
      <w:marTop w:val="0"/>
      <w:marBottom w:val="0"/>
      <w:divBdr>
        <w:top w:val="none" w:sz="0" w:space="0" w:color="auto"/>
        <w:left w:val="none" w:sz="0" w:space="0" w:color="auto"/>
        <w:bottom w:val="none" w:sz="0" w:space="0" w:color="auto"/>
        <w:right w:val="none" w:sz="0" w:space="0" w:color="auto"/>
      </w:divBdr>
    </w:div>
    <w:div w:id="523060595">
      <w:marLeft w:val="0"/>
      <w:marRight w:val="0"/>
      <w:marTop w:val="0"/>
      <w:marBottom w:val="0"/>
      <w:divBdr>
        <w:top w:val="none" w:sz="0" w:space="0" w:color="auto"/>
        <w:left w:val="none" w:sz="0" w:space="0" w:color="auto"/>
        <w:bottom w:val="none" w:sz="0" w:space="0" w:color="auto"/>
        <w:right w:val="none" w:sz="0" w:space="0" w:color="auto"/>
      </w:divBdr>
    </w:div>
    <w:div w:id="523129001">
      <w:marLeft w:val="0"/>
      <w:marRight w:val="0"/>
      <w:marTop w:val="0"/>
      <w:marBottom w:val="0"/>
      <w:divBdr>
        <w:top w:val="none" w:sz="0" w:space="0" w:color="auto"/>
        <w:left w:val="none" w:sz="0" w:space="0" w:color="auto"/>
        <w:bottom w:val="none" w:sz="0" w:space="0" w:color="auto"/>
        <w:right w:val="none" w:sz="0" w:space="0" w:color="auto"/>
      </w:divBdr>
    </w:div>
    <w:div w:id="523134037">
      <w:marLeft w:val="0"/>
      <w:marRight w:val="0"/>
      <w:marTop w:val="0"/>
      <w:marBottom w:val="0"/>
      <w:divBdr>
        <w:top w:val="none" w:sz="0" w:space="0" w:color="auto"/>
        <w:left w:val="none" w:sz="0" w:space="0" w:color="auto"/>
        <w:bottom w:val="none" w:sz="0" w:space="0" w:color="auto"/>
        <w:right w:val="none" w:sz="0" w:space="0" w:color="auto"/>
      </w:divBdr>
    </w:div>
    <w:div w:id="523246357">
      <w:marLeft w:val="0"/>
      <w:marRight w:val="0"/>
      <w:marTop w:val="0"/>
      <w:marBottom w:val="0"/>
      <w:divBdr>
        <w:top w:val="none" w:sz="0" w:space="0" w:color="auto"/>
        <w:left w:val="none" w:sz="0" w:space="0" w:color="auto"/>
        <w:bottom w:val="none" w:sz="0" w:space="0" w:color="auto"/>
        <w:right w:val="none" w:sz="0" w:space="0" w:color="auto"/>
      </w:divBdr>
    </w:div>
    <w:div w:id="523255597">
      <w:marLeft w:val="0"/>
      <w:marRight w:val="0"/>
      <w:marTop w:val="0"/>
      <w:marBottom w:val="0"/>
      <w:divBdr>
        <w:top w:val="none" w:sz="0" w:space="0" w:color="auto"/>
        <w:left w:val="none" w:sz="0" w:space="0" w:color="auto"/>
        <w:bottom w:val="none" w:sz="0" w:space="0" w:color="auto"/>
        <w:right w:val="none" w:sz="0" w:space="0" w:color="auto"/>
      </w:divBdr>
    </w:div>
    <w:div w:id="523326894">
      <w:marLeft w:val="0"/>
      <w:marRight w:val="0"/>
      <w:marTop w:val="0"/>
      <w:marBottom w:val="0"/>
      <w:divBdr>
        <w:top w:val="none" w:sz="0" w:space="0" w:color="auto"/>
        <w:left w:val="none" w:sz="0" w:space="0" w:color="auto"/>
        <w:bottom w:val="none" w:sz="0" w:space="0" w:color="auto"/>
        <w:right w:val="none" w:sz="0" w:space="0" w:color="auto"/>
      </w:divBdr>
    </w:div>
    <w:div w:id="523518063">
      <w:marLeft w:val="0"/>
      <w:marRight w:val="0"/>
      <w:marTop w:val="0"/>
      <w:marBottom w:val="0"/>
      <w:divBdr>
        <w:top w:val="none" w:sz="0" w:space="0" w:color="auto"/>
        <w:left w:val="none" w:sz="0" w:space="0" w:color="auto"/>
        <w:bottom w:val="none" w:sz="0" w:space="0" w:color="auto"/>
        <w:right w:val="none" w:sz="0" w:space="0" w:color="auto"/>
      </w:divBdr>
    </w:div>
    <w:div w:id="523519396">
      <w:marLeft w:val="0"/>
      <w:marRight w:val="0"/>
      <w:marTop w:val="0"/>
      <w:marBottom w:val="0"/>
      <w:divBdr>
        <w:top w:val="none" w:sz="0" w:space="0" w:color="auto"/>
        <w:left w:val="none" w:sz="0" w:space="0" w:color="auto"/>
        <w:bottom w:val="none" w:sz="0" w:space="0" w:color="auto"/>
        <w:right w:val="none" w:sz="0" w:space="0" w:color="auto"/>
      </w:divBdr>
    </w:div>
    <w:div w:id="523522058">
      <w:marLeft w:val="0"/>
      <w:marRight w:val="0"/>
      <w:marTop w:val="0"/>
      <w:marBottom w:val="0"/>
      <w:divBdr>
        <w:top w:val="none" w:sz="0" w:space="0" w:color="auto"/>
        <w:left w:val="none" w:sz="0" w:space="0" w:color="auto"/>
        <w:bottom w:val="none" w:sz="0" w:space="0" w:color="auto"/>
        <w:right w:val="none" w:sz="0" w:space="0" w:color="auto"/>
      </w:divBdr>
    </w:div>
    <w:div w:id="523596267">
      <w:marLeft w:val="0"/>
      <w:marRight w:val="0"/>
      <w:marTop w:val="0"/>
      <w:marBottom w:val="0"/>
      <w:divBdr>
        <w:top w:val="none" w:sz="0" w:space="0" w:color="auto"/>
        <w:left w:val="none" w:sz="0" w:space="0" w:color="auto"/>
        <w:bottom w:val="none" w:sz="0" w:space="0" w:color="auto"/>
        <w:right w:val="none" w:sz="0" w:space="0" w:color="auto"/>
      </w:divBdr>
    </w:div>
    <w:div w:id="523639432">
      <w:marLeft w:val="0"/>
      <w:marRight w:val="0"/>
      <w:marTop w:val="0"/>
      <w:marBottom w:val="0"/>
      <w:divBdr>
        <w:top w:val="none" w:sz="0" w:space="0" w:color="auto"/>
        <w:left w:val="none" w:sz="0" w:space="0" w:color="auto"/>
        <w:bottom w:val="none" w:sz="0" w:space="0" w:color="auto"/>
        <w:right w:val="none" w:sz="0" w:space="0" w:color="auto"/>
      </w:divBdr>
    </w:div>
    <w:div w:id="523789991">
      <w:marLeft w:val="0"/>
      <w:marRight w:val="0"/>
      <w:marTop w:val="0"/>
      <w:marBottom w:val="0"/>
      <w:divBdr>
        <w:top w:val="none" w:sz="0" w:space="0" w:color="auto"/>
        <w:left w:val="none" w:sz="0" w:space="0" w:color="auto"/>
        <w:bottom w:val="none" w:sz="0" w:space="0" w:color="auto"/>
        <w:right w:val="none" w:sz="0" w:space="0" w:color="auto"/>
      </w:divBdr>
    </w:div>
    <w:div w:id="523831432">
      <w:marLeft w:val="0"/>
      <w:marRight w:val="0"/>
      <w:marTop w:val="0"/>
      <w:marBottom w:val="0"/>
      <w:divBdr>
        <w:top w:val="none" w:sz="0" w:space="0" w:color="auto"/>
        <w:left w:val="none" w:sz="0" w:space="0" w:color="auto"/>
        <w:bottom w:val="none" w:sz="0" w:space="0" w:color="auto"/>
        <w:right w:val="none" w:sz="0" w:space="0" w:color="auto"/>
      </w:divBdr>
    </w:div>
    <w:div w:id="524028086">
      <w:marLeft w:val="0"/>
      <w:marRight w:val="0"/>
      <w:marTop w:val="0"/>
      <w:marBottom w:val="0"/>
      <w:divBdr>
        <w:top w:val="none" w:sz="0" w:space="0" w:color="auto"/>
        <w:left w:val="none" w:sz="0" w:space="0" w:color="auto"/>
        <w:bottom w:val="none" w:sz="0" w:space="0" w:color="auto"/>
        <w:right w:val="none" w:sz="0" w:space="0" w:color="auto"/>
      </w:divBdr>
    </w:div>
    <w:div w:id="524176243">
      <w:marLeft w:val="0"/>
      <w:marRight w:val="0"/>
      <w:marTop w:val="0"/>
      <w:marBottom w:val="0"/>
      <w:divBdr>
        <w:top w:val="none" w:sz="0" w:space="0" w:color="auto"/>
        <w:left w:val="none" w:sz="0" w:space="0" w:color="auto"/>
        <w:bottom w:val="none" w:sz="0" w:space="0" w:color="auto"/>
        <w:right w:val="none" w:sz="0" w:space="0" w:color="auto"/>
      </w:divBdr>
    </w:div>
    <w:div w:id="524364671">
      <w:marLeft w:val="0"/>
      <w:marRight w:val="0"/>
      <w:marTop w:val="0"/>
      <w:marBottom w:val="0"/>
      <w:divBdr>
        <w:top w:val="none" w:sz="0" w:space="0" w:color="auto"/>
        <w:left w:val="none" w:sz="0" w:space="0" w:color="auto"/>
        <w:bottom w:val="none" w:sz="0" w:space="0" w:color="auto"/>
        <w:right w:val="none" w:sz="0" w:space="0" w:color="auto"/>
      </w:divBdr>
    </w:div>
    <w:div w:id="524560712">
      <w:marLeft w:val="0"/>
      <w:marRight w:val="0"/>
      <w:marTop w:val="0"/>
      <w:marBottom w:val="0"/>
      <w:divBdr>
        <w:top w:val="none" w:sz="0" w:space="0" w:color="auto"/>
        <w:left w:val="none" w:sz="0" w:space="0" w:color="auto"/>
        <w:bottom w:val="none" w:sz="0" w:space="0" w:color="auto"/>
        <w:right w:val="none" w:sz="0" w:space="0" w:color="auto"/>
      </w:divBdr>
    </w:div>
    <w:div w:id="524712895">
      <w:marLeft w:val="0"/>
      <w:marRight w:val="0"/>
      <w:marTop w:val="0"/>
      <w:marBottom w:val="0"/>
      <w:divBdr>
        <w:top w:val="none" w:sz="0" w:space="0" w:color="auto"/>
        <w:left w:val="none" w:sz="0" w:space="0" w:color="auto"/>
        <w:bottom w:val="none" w:sz="0" w:space="0" w:color="auto"/>
        <w:right w:val="none" w:sz="0" w:space="0" w:color="auto"/>
      </w:divBdr>
    </w:div>
    <w:div w:id="524830794">
      <w:marLeft w:val="0"/>
      <w:marRight w:val="0"/>
      <w:marTop w:val="0"/>
      <w:marBottom w:val="0"/>
      <w:divBdr>
        <w:top w:val="none" w:sz="0" w:space="0" w:color="auto"/>
        <w:left w:val="none" w:sz="0" w:space="0" w:color="auto"/>
        <w:bottom w:val="none" w:sz="0" w:space="0" w:color="auto"/>
        <w:right w:val="none" w:sz="0" w:space="0" w:color="auto"/>
      </w:divBdr>
    </w:div>
    <w:div w:id="525023072">
      <w:marLeft w:val="0"/>
      <w:marRight w:val="0"/>
      <w:marTop w:val="0"/>
      <w:marBottom w:val="0"/>
      <w:divBdr>
        <w:top w:val="none" w:sz="0" w:space="0" w:color="auto"/>
        <w:left w:val="none" w:sz="0" w:space="0" w:color="auto"/>
        <w:bottom w:val="none" w:sz="0" w:space="0" w:color="auto"/>
        <w:right w:val="none" w:sz="0" w:space="0" w:color="auto"/>
      </w:divBdr>
    </w:div>
    <w:div w:id="525023283">
      <w:marLeft w:val="0"/>
      <w:marRight w:val="0"/>
      <w:marTop w:val="0"/>
      <w:marBottom w:val="0"/>
      <w:divBdr>
        <w:top w:val="none" w:sz="0" w:space="0" w:color="auto"/>
        <w:left w:val="none" w:sz="0" w:space="0" w:color="auto"/>
        <w:bottom w:val="none" w:sz="0" w:space="0" w:color="auto"/>
        <w:right w:val="none" w:sz="0" w:space="0" w:color="auto"/>
      </w:divBdr>
    </w:div>
    <w:div w:id="525212278">
      <w:marLeft w:val="0"/>
      <w:marRight w:val="0"/>
      <w:marTop w:val="0"/>
      <w:marBottom w:val="0"/>
      <w:divBdr>
        <w:top w:val="none" w:sz="0" w:space="0" w:color="auto"/>
        <w:left w:val="none" w:sz="0" w:space="0" w:color="auto"/>
        <w:bottom w:val="none" w:sz="0" w:space="0" w:color="auto"/>
        <w:right w:val="none" w:sz="0" w:space="0" w:color="auto"/>
      </w:divBdr>
    </w:div>
    <w:div w:id="525481663">
      <w:marLeft w:val="0"/>
      <w:marRight w:val="0"/>
      <w:marTop w:val="0"/>
      <w:marBottom w:val="0"/>
      <w:divBdr>
        <w:top w:val="none" w:sz="0" w:space="0" w:color="auto"/>
        <w:left w:val="none" w:sz="0" w:space="0" w:color="auto"/>
        <w:bottom w:val="none" w:sz="0" w:space="0" w:color="auto"/>
        <w:right w:val="none" w:sz="0" w:space="0" w:color="auto"/>
      </w:divBdr>
    </w:div>
    <w:div w:id="525598957">
      <w:marLeft w:val="0"/>
      <w:marRight w:val="0"/>
      <w:marTop w:val="0"/>
      <w:marBottom w:val="0"/>
      <w:divBdr>
        <w:top w:val="none" w:sz="0" w:space="0" w:color="auto"/>
        <w:left w:val="none" w:sz="0" w:space="0" w:color="auto"/>
        <w:bottom w:val="none" w:sz="0" w:space="0" w:color="auto"/>
        <w:right w:val="none" w:sz="0" w:space="0" w:color="auto"/>
      </w:divBdr>
    </w:div>
    <w:div w:id="525680014">
      <w:marLeft w:val="0"/>
      <w:marRight w:val="0"/>
      <w:marTop w:val="0"/>
      <w:marBottom w:val="0"/>
      <w:divBdr>
        <w:top w:val="none" w:sz="0" w:space="0" w:color="auto"/>
        <w:left w:val="none" w:sz="0" w:space="0" w:color="auto"/>
        <w:bottom w:val="none" w:sz="0" w:space="0" w:color="auto"/>
        <w:right w:val="none" w:sz="0" w:space="0" w:color="auto"/>
      </w:divBdr>
    </w:div>
    <w:div w:id="525800289">
      <w:marLeft w:val="0"/>
      <w:marRight w:val="0"/>
      <w:marTop w:val="0"/>
      <w:marBottom w:val="0"/>
      <w:divBdr>
        <w:top w:val="none" w:sz="0" w:space="0" w:color="auto"/>
        <w:left w:val="none" w:sz="0" w:space="0" w:color="auto"/>
        <w:bottom w:val="none" w:sz="0" w:space="0" w:color="auto"/>
        <w:right w:val="none" w:sz="0" w:space="0" w:color="auto"/>
      </w:divBdr>
    </w:div>
    <w:div w:id="525869383">
      <w:marLeft w:val="0"/>
      <w:marRight w:val="0"/>
      <w:marTop w:val="0"/>
      <w:marBottom w:val="0"/>
      <w:divBdr>
        <w:top w:val="none" w:sz="0" w:space="0" w:color="auto"/>
        <w:left w:val="none" w:sz="0" w:space="0" w:color="auto"/>
        <w:bottom w:val="none" w:sz="0" w:space="0" w:color="auto"/>
        <w:right w:val="none" w:sz="0" w:space="0" w:color="auto"/>
      </w:divBdr>
    </w:div>
    <w:div w:id="525993763">
      <w:marLeft w:val="0"/>
      <w:marRight w:val="0"/>
      <w:marTop w:val="0"/>
      <w:marBottom w:val="0"/>
      <w:divBdr>
        <w:top w:val="none" w:sz="0" w:space="0" w:color="auto"/>
        <w:left w:val="none" w:sz="0" w:space="0" w:color="auto"/>
        <w:bottom w:val="none" w:sz="0" w:space="0" w:color="auto"/>
        <w:right w:val="none" w:sz="0" w:space="0" w:color="auto"/>
      </w:divBdr>
    </w:div>
    <w:div w:id="526020478">
      <w:marLeft w:val="0"/>
      <w:marRight w:val="0"/>
      <w:marTop w:val="0"/>
      <w:marBottom w:val="0"/>
      <w:divBdr>
        <w:top w:val="none" w:sz="0" w:space="0" w:color="auto"/>
        <w:left w:val="none" w:sz="0" w:space="0" w:color="auto"/>
        <w:bottom w:val="none" w:sz="0" w:space="0" w:color="auto"/>
        <w:right w:val="none" w:sz="0" w:space="0" w:color="auto"/>
      </w:divBdr>
    </w:div>
    <w:div w:id="526020976">
      <w:marLeft w:val="0"/>
      <w:marRight w:val="0"/>
      <w:marTop w:val="0"/>
      <w:marBottom w:val="0"/>
      <w:divBdr>
        <w:top w:val="none" w:sz="0" w:space="0" w:color="auto"/>
        <w:left w:val="none" w:sz="0" w:space="0" w:color="auto"/>
        <w:bottom w:val="none" w:sz="0" w:space="0" w:color="auto"/>
        <w:right w:val="none" w:sz="0" w:space="0" w:color="auto"/>
      </w:divBdr>
    </w:div>
    <w:div w:id="526021217">
      <w:marLeft w:val="0"/>
      <w:marRight w:val="0"/>
      <w:marTop w:val="0"/>
      <w:marBottom w:val="0"/>
      <w:divBdr>
        <w:top w:val="none" w:sz="0" w:space="0" w:color="auto"/>
        <w:left w:val="none" w:sz="0" w:space="0" w:color="auto"/>
        <w:bottom w:val="none" w:sz="0" w:space="0" w:color="auto"/>
        <w:right w:val="none" w:sz="0" w:space="0" w:color="auto"/>
      </w:divBdr>
    </w:div>
    <w:div w:id="526060750">
      <w:marLeft w:val="0"/>
      <w:marRight w:val="0"/>
      <w:marTop w:val="0"/>
      <w:marBottom w:val="0"/>
      <w:divBdr>
        <w:top w:val="none" w:sz="0" w:space="0" w:color="auto"/>
        <w:left w:val="none" w:sz="0" w:space="0" w:color="auto"/>
        <w:bottom w:val="none" w:sz="0" w:space="0" w:color="auto"/>
        <w:right w:val="none" w:sz="0" w:space="0" w:color="auto"/>
      </w:divBdr>
    </w:div>
    <w:div w:id="526142482">
      <w:marLeft w:val="0"/>
      <w:marRight w:val="0"/>
      <w:marTop w:val="0"/>
      <w:marBottom w:val="0"/>
      <w:divBdr>
        <w:top w:val="none" w:sz="0" w:space="0" w:color="auto"/>
        <w:left w:val="none" w:sz="0" w:space="0" w:color="auto"/>
        <w:bottom w:val="none" w:sz="0" w:space="0" w:color="auto"/>
        <w:right w:val="none" w:sz="0" w:space="0" w:color="auto"/>
      </w:divBdr>
    </w:div>
    <w:div w:id="526214224">
      <w:marLeft w:val="0"/>
      <w:marRight w:val="0"/>
      <w:marTop w:val="0"/>
      <w:marBottom w:val="0"/>
      <w:divBdr>
        <w:top w:val="none" w:sz="0" w:space="0" w:color="auto"/>
        <w:left w:val="none" w:sz="0" w:space="0" w:color="auto"/>
        <w:bottom w:val="none" w:sz="0" w:space="0" w:color="auto"/>
        <w:right w:val="none" w:sz="0" w:space="0" w:color="auto"/>
      </w:divBdr>
    </w:div>
    <w:div w:id="526214758">
      <w:marLeft w:val="0"/>
      <w:marRight w:val="0"/>
      <w:marTop w:val="0"/>
      <w:marBottom w:val="0"/>
      <w:divBdr>
        <w:top w:val="none" w:sz="0" w:space="0" w:color="auto"/>
        <w:left w:val="none" w:sz="0" w:space="0" w:color="auto"/>
        <w:bottom w:val="none" w:sz="0" w:space="0" w:color="auto"/>
        <w:right w:val="none" w:sz="0" w:space="0" w:color="auto"/>
      </w:divBdr>
    </w:div>
    <w:div w:id="526219694">
      <w:marLeft w:val="0"/>
      <w:marRight w:val="0"/>
      <w:marTop w:val="0"/>
      <w:marBottom w:val="0"/>
      <w:divBdr>
        <w:top w:val="none" w:sz="0" w:space="0" w:color="auto"/>
        <w:left w:val="none" w:sz="0" w:space="0" w:color="auto"/>
        <w:bottom w:val="none" w:sz="0" w:space="0" w:color="auto"/>
        <w:right w:val="none" w:sz="0" w:space="0" w:color="auto"/>
      </w:divBdr>
    </w:div>
    <w:div w:id="526259394">
      <w:marLeft w:val="0"/>
      <w:marRight w:val="0"/>
      <w:marTop w:val="0"/>
      <w:marBottom w:val="0"/>
      <w:divBdr>
        <w:top w:val="none" w:sz="0" w:space="0" w:color="auto"/>
        <w:left w:val="none" w:sz="0" w:space="0" w:color="auto"/>
        <w:bottom w:val="none" w:sz="0" w:space="0" w:color="auto"/>
        <w:right w:val="none" w:sz="0" w:space="0" w:color="auto"/>
      </w:divBdr>
    </w:div>
    <w:div w:id="526405543">
      <w:marLeft w:val="0"/>
      <w:marRight w:val="0"/>
      <w:marTop w:val="0"/>
      <w:marBottom w:val="0"/>
      <w:divBdr>
        <w:top w:val="none" w:sz="0" w:space="0" w:color="auto"/>
        <w:left w:val="none" w:sz="0" w:space="0" w:color="auto"/>
        <w:bottom w:val="none" w:sz="0" w:space="0" w:color="auto"/>
        <w:right w:val="none" w:sz="0" w:space="0" w:color="auto"/>
      </w:divBdr>
    </w:div>
    <w:div w:id="526410990">
      <w:marLeft w:val="0"/>
      <w:marRight w:val="0"/>
      <w:marTop w:val="0"/>
      <w:marBottom w:val="0"/>
      <w:divBdr>
        <w:top w:val="none" w:sz="0" w:space="0" w:color="auto"/>
        <w:left w:val="none" w:sz="0" w:space="0" w:color="auto"/>
        <w:bottom w:val="none" w:sz="0" w:space="0" w:color="auto"/>
        <w:right w:val="none" w:sz="0" w:space="0" w:color="auto"/>
      </w:divBdr>
    </w:div>
    <w:div w:id="526601452">
      <w:marLeft w:val="0"/>
      <w:marRight w:val="0"/>
      <w:marTop w:val="0"/>
      <w:marBottom w:val="0"/>
      <w:divBdr>
        <w:top w:val="none" w:sz="0" w:space="0" w:color="auto"/>
        <w:left w:val="none" w:sz="0" w:space="0" w:color="auto"/>
        <w:bottom w:val="none" w:sz="0" w:space="0" w:color="auto"/>
        <w:right w:val="none" w:sz="0" w:space="0" w:color="auto"/>
      </w:divBdr>
    </w:div>
    <w:div w:id="526648145">
      <w:marLeft w:val="0"/>
      <w:marRight w:val="0"/>
      <w:marTop w:val="0"/>
      <w:marBottom w:val="0"/>
      <w:divBdr>
        <w:top w:val="none" w:sz="0" w:space="0" w:color="auto"/>
        <w:left w:val="none" w:sz="0" w:space="0" w:color="auto"/>
        <w:bottom w:val="none" w:sz="0" w:space="0" w:color="auto"/>
        <w:right w:val="none" w:sz="0" w:space="0" w:color="auto"/>
      </w:divBdr>
    </w:div>
    <w:div w:id="526673945">
      <w:marLeft w:val="0"/>
      <w:marRight w:val="0"/>
      <w:marTop w:val="0"/>
      <w:marBottom w:val="0"/>
      <w:divBdr>
        <w:top w:val="none" w:sz="0" w:space="0" w:color="auto"/>
        <w:left w:val="none" w:sz="0" w:space="0" w:color="auto"/>
        <w:bottom w:val="none" w:sz="0" w:space="0" w:color="auto"/>
        <w:right w:val="none" w:sz="0" w:space="0" w:color="auto"/>
      </w:divBdr>
    </w:div>
    <w:div w:id="526872423">
      <w:marLeft w:val="0"/>
      <w:marRight w:val="0"/>
      <w:marTop w:val="0"/>
      <w:marBottom w:val="0"/>
      <w:divBdr>
        <w:top w:val="none" w:sz="0" w:space="0" w:color="auto"/>
        <w:left w:val="none" w:sz="0" w:space="0" w:color="auto"/>
        <w:bottom w:val="none" w:sz="0" w:space="0" w:color="auto"/>
        <w:right w:val="none" w:sz="0" w:space="0" w:color="auto"/>
      </w:divBdr>
    </w:div>
    <w:div w:id="526941620">
      <w:marLeft w:val="0"/>
      <w:marRight w:val="0"/>
      <w:marTop w:val="0"/>
      <w:marBottom w:val="0"/>
      <w:divBdr>
        <w:top w:val="none" w:sz="0" w:space="0" w:color="auto"/>
        <w:left w:val="none" w:sz="0" w:space="0" w:color="auto"/>
        <w:bottom w:val="none" w:sz="0" w:space="0" w:color="auto"/>
        <w:right w:val="none" w:sz="0" w:space="0" w:color="auto"/>
      </w:divBdr>
    </w:div>
    <w:div w:id="526991891">
      <w:marLeft w:val="0"/>
      <w:marRight w:val="0"/>
      <w:marTop w:val="0"/>
      <w:marBottom w:val="0"/>
      <w:divBdr>
        <w:top w:val="none" w:sz="0" w:space="0" w:color="auto"/>
        <w:left w:val="none" w:sz="0" w:space="0" w:color="auto"/>
        <w:bottom w:val="none" w:sz="0" w:space="0" w:color="auto"/>
        <w:right w:val="none" w:sz="0" w:space="0" w:color="auto"/>
      </w:divBdr>
    </w:div>
    <w:div w:id="527255854">
      <w:marLeft w:val="0"/>
      <w:marRight w:val="0"/>
      <w:marTop w:val="0"/>
      <w:marBottom w:val="0"/>
      <w:divBdr>
        <w:top w:val="none" w:sz="0" w:space="0" w:color="auto"/>
        <w:left w:val="none" w:sz="0" w:space="0" w:color="auto"/>
        <w:bottom w:val="none" w:sz="0" w:space="0" w:color="auto"/>
        <w:right w:val="none" w:sz="0" w:space="0" w:color="auto"/>
      </w:divBdr>
    </w:div>
    <w:div w:id="527329576">
      <w:marLeft w:val="0"/>
      <w:marRight w:val="0"/>
      <w:marTop w:val="0"/>
      <w:marBottom w:val="0"/>
      <w:divBdr>
        <w:top w:val="none" w:sz="0" w:space="0" w:color="auto"/>
        <w:left w:val="none" w:sz="0" w:space="0" w:color="auto"/>
        <w:bottom w:val="none" w:sz="0" w:space="0" w:color="auto"/>
        <w:right w:val="none" w:sz="0" w:space="0" w:color="auto"/>
      </w:divBdr>
    </w:div>
    <w:div w:id="527379934">
      <w:marLeft w:val="0"/>
      <w:marRight w:val="0"/>
      <w:marTop w:val="0"/>
      <w:marBottom w:val="0"/>
      <w:divBdr>
        <w:top w:val="none" w:sz="0" w:space="0" w:color="auto"/>
        <w:left w:val="none" w:sz="0" w:space="0" w:color="auto"/>
        <w:bottom w:val="none" w:sz="0" w:space="0" w:color="auto"/>
        <w:right w:val="none" w:sz="0" w:space="0" w:color="auto"/>
      </w:divBdr>
    </w:div>
    <w:div w:id="527525436">
      <w:marLeft w:val="0"/>
      <w:marRight w:val="0"/>
      <w:marTop w:val="0"/>
      <w:marBottom w:val="0"/>
      <w:divBdr>
        <w:top w:val="none" w:sz="0" w:space="0" w:color="auto"/>
        <w:left w:val="none" w:sz="0" w:space="0" w:color="auto"/>
        <w:bottom w:val="none" w:sz="0" w:space="0" w:color="auto"/>
        <w:right w:val="none" w:sz="0" w:space="0" w:color="auto"/>
      </w:divBdr>
    </w:div>
    <w:div w:id="527565561">
      <w:marLeft w:val="0"/>
      <w:marRight w:val="0"/>
      <w:marTop w:val="0"/>
      <w:marBottom w:val="0"/>
      <w:divBdr>
        <w:top w:val="none" w:sz="0" w:space="0" w:color="auto"/>
        <w:left w:val="none" w:sz="0" w:space="0" w:color="auto"/>
        <w:bottom w:val="none" w:sz="0" w:space="0" w:color="auto"/>
        <w:right w:val="none" w:sz="0" w:space="0" w:color="auto"/>
      </w:divBdr>
    </w:div>
    <w:div w:id="527838237">
      <w:marLeft w:val="0"/>
      <w:marRight w:val="0"/>
      <w:marTop w:val="0"/>
      <w:marBottom w:val="0"/>
      <w:divBdr>
        <w:top w:val="none" w:sz="0" w:space="0" w:color="auto"/>
        <w:left w:val="none" w:sz="0" w:space="0" w:color="auto"/>
        <w:bottom w:val="none" w:sz="0" w:space="0" w:color="auto"/>
        <w:right w:val="none" w:sz="0" w:space="0" w:color="auto"/>
      </w:divBdr>
    </w:div>
    <w:div w:id="527908603">
      <w:marLeft w:val="0"/>
      <w:marRight w:val="0"/>
      <w:marTop w:val="0"/>
      <w:marBottom w:val="0"/>
      <w:divBdr>
        <w:top w:val="none" w:sz="0" w:space="0" w:color="auto"/>
        <w:left w:val="none" w:sz="0" w:space="0" w:color="auto"/>
        <w:bottom w:val="none" w:sz="0" w:space="0" w:color="auto"/>
        <w:right w:val="none" w:sz="0" w:space="0" w:color="auto"/>
      </w:divBdr>
    </w:div>
    <w:div w:id="527913841">
      <w:marLeft w:val="0"/>
      <w:marRight w:val="0"/>
      <w:marTop w:val="0"/>
      <w:marBottom w:val="0"/>
      <w:divBdr>
        <w:top w:val="none" w:sz="0" w:space="0" w:color="auto"/>
        <w:left w:val="none" w:sz="0" w:space="0" w:color="auto"/>
        <w:bottom w:val="none" w:sz="0" w:space="0" w:color="auto"/>
        <w:right w:val="none" w:sz="0" w:space="0" w:color="auto"/>
      </w:divBdr>
    </w:div>
    <w:div w:id="527959451">
      <w:marLeft w:val="0"/>
      <w:marRight w:val="0"/>
      <w:marTop w:val="0"/>
      <w:marBottom w:val="0"/>
      <w:divBdr>
        <w:top w:val="none" w:sz="0" w:space="0" w:color="auto"/>
        <w:left w:val="none" w:sz="0" w:space="0" w:color="auto"/>
        <w:bottom w:val="none" w:sz="0" w:space="0" w:color="auto"/>
        <w:right w:val="none" w:sz="0" w:space="0" w:color="auto"/>
      </w:divBdr>
    </w:div>
    <w:div w:id="527983391">
      <w:marLeft w:val="0"/>
      <w:marRight w:val="0"/>
      <w:marTop w:val="0"/>
      <w:marBottom w:val="0"/>
      <w:divBdr>
        <w:top w:val="none" w:sz="0" w:space="0" w:color="auto"/>
        <w:left w:val="none" w:sz="0" w:space="0" w:color="auto"/>
        <w:bottom w:val="none" w:sz="0" w:space="0" w:color="auto"/>
        <w:right w:val="none" w:sz="0" w:space="0" w:color="auto"/>
      </w:divBdr>
    </w:div>
    <w:div w:id="527984001">
      <w:marLeft w:val="0"/>
      <w:marRight w:val="0"/>
      <w:marTop w:val="0"/>
      <w:marBottom w:val="0"/>
      <w:divBdr>
        <w:top w:val="none" w:sz="0" w:space="0" w:color="auto"/>
        <w:left w:val="none" w:sz="0" w:space="0" w:color="auto"/>
        <w:bottom w:val="none" w:sz="0" w:space="0" w:color="auto"/>
        <w:right w:val="none" w:sz="0" w:space="0" w:color="auto"/>
      </w:divBdr>
    </w:div>
    <w:div w:id="527985833">
      <w:marLeft w:val="0"/>
      <w:marRight w:val="0"/>
      <w:marTop w:val="0"/>
      <w:marBottom w:val="0"/>
      <w:divBdr>
        <w:top w:val="none" w:sz="0" w:space="0" w:color="auto"/>
        <w:left w:val="none" w:sz="0" w:space="0" w:color="auto"/>
        <w:bottom w:val="none" w:sz="0" w:space="0" w:color="auto"/>
        <w:right w:val="none" w:sz="0" w:space="0" w:color="auto"/>
      </w:divBdr>
    </w:div>
    <w:div w:id="527986013">
      <w:marLeft w:val="0"/>
      <w:marRight w:val="0"/>
      <w:marTop w:val="0"/>
      <w:marBottom w:val="0"/>
      <w:divBdr>
        <w:top w:val="none" w:sz="0" w:space="0" w:color="auto"/>
        <w:left w:val="none" w:sz="0" w:space="0" w:color="auto"/>
        <w:bottom w:val="none" w:sz="0" w:space="0" w:color="auto"/>
        <w:right w:val="none" w:sz="0" w:space="0" w:color="auto"/>
      </w:divBdr>
    </w:div>
    <w:div w:id="528026366">
      <w:marLeft w:val="0"/>
      <w:marRight w:val="0"/>
      <w:marTop w:val="0"/>
      <w:marBottom w:val="0"/>
      <w:divBdr>
        <w:top w:val="none" w:sz="0" w:space="0" w:color="auto"/>
        <w:left w:val="none" w:sz="0" w:space="0" w:color="auto"/>
        <w:bottom w:val="none" w:sz="0" w:space="0" w:color="auto"/>
        <w:right w:val="none" w:sz="0" w:space="0" w:color="auto"/>
      </w:divBdr>
    </w:div>
    <w:div w:id="528028472">
      <w:marLeft w:val="0"/>
      <w:marRight w:val="0"/>
      <w:marTop w:val="0"/>
      <w:marBottom w:val="0"/>
      <w:divBdr>
        <w:top w:val="none" w:sz="0" w:space="0" w:color="auto"/>
        <w:left w:val="none" w:sz="0" w:space="0" w:color="auto"/>
        <w:bottom w:val="none" w:sz="0" w:space="0" w:color="auto"/>
        <w:right w:val="none" w:sz="0" w:space="0" w:color="auto"/>
      </w:divBdr>
    </w:div>
    <w:div w:id="528107608">
      <w:bodyDiv w:val="1"/>
      <w:marLeft w:val="0"/>
      <w:marRight w:val="0"/>
      <w:marTop w:val="0"/>
      <w:marBottom w:val="0"/>
      <w:divBdr>
        <w:top w:val="none" w:sz="0" w:space="0" w:color="auto"/>
        <w:left w:val="none" w:sz="0" w:space="0" w:color="auto"/>
        <w:bottom w:val="none" w:sz="0" w:space="0" w:color="auto"/>
        <w:right w:val="none" w:sz="0" w:space="0" w:color="auto"/>
      </w:divBdr>
    </w:div>
    <w:div w:id="528224599">
      <w:marLeft w:val="0"/>
      <w:marRight w:val="0"/>
      <w:marTop w:val="0"/>
      <w:marBottom w:val="0"/>
      <w:divBdr>
        <w:top w:val="none" w:sz="0" w:space="0" w:color="auto"/>
        <w:left w:val="none" w:sz="0" w:space="0" w:color="auto"/>
        <w:bottom w:val="none" w:sz="0" w:space="0" w:color="auto"/>
        <w:right w:val="none" w:sz="0" w:space="0" w:color="auto"/>
      </w:divBdr>
    </w:div>
    <w:div w:id="528301307">
      <w:marLeft w:val="0"/>
      <w:marRight w:val="0"/>
      <w:marTop w:val="0"/>
      <w:marBottom w:val="0"/>
      <w:divBdr>
        <w:top w:val="none" w:sz="0" w:space="0" w:color="auto"/>
        <w:left w:val="none" w:sz="0" w:space="0" w:color="auto"/>
        <w:bottom w:val="none" w:sz="0" w:space="0" w:color="auto"/>
        <w:right w:val="none" w:sz="0" w:space="0" w:color="auto"/>
      </w:divBdr>
    </w:div>
    <w:div w:id="528374404">
      <w:marLeft w:val="0"/>
      <w:marRight w:val="0"/>
      <w:marTop w:val="0"/>
      <w:marBottom w:val="0"/>
      <w:divBdr>
        <w:top w:val="none" w:sz="0" w:space="0" w:color="auto"/>
        <w:left w:val="none" w:sz="0" w:space="0" w:color="auto"/>
        <w:bottom w:val="none" w:sz="0" w:space="0" w:color="auto"/>
        <w:right w:val="none" w:sz="0" w:space="0" w:color="auto"/>
      </w:divBdr>
    </w:div>
    <w:div w:id="528496701">
      <w:marLeft w:val="0"/>
      <w:marRight w:val="0"/>
      <w:marTop w:val="0"/>
      <w:marBottom w:val="0"/>
      <w:divBdr>
        <w:top w:val="none" w:sz="0" w:space="0" w:color="auto"/>
        <w:left w:val="none" w:sz="0" w:space="0" w:color="auto"/>
        <w:bottom w:val="none" w:sz="0" w:space="0" w:color="auto"/>
        <w:right w:val="none" w:sz="0" w:space="0" w:color="auto"/>
      </w:divBdr>
    </w:div>
    <w:div w:id="528565337">
      <w:marLeft w:val="0"/>
      <w:marRight w:val="0"/>
      <w:marTop w:val="0"/>
      <w:marBottom w:val="0"/>
      <w:divBdr>
        <w:top w:val="none" w:sz="0" w:space="0" w:color="auto"/>
        <w:left w:val="none" w:sz="0" w:space="0" w:color="auto"/>
        <w:bottom w:val="none" w:sz="0" w:space="0" w:color="auto"/>
        <w:right w:val="none" w:sz="0" w:space="0" w:color="auto"/>
      </w:divBdr>
    </w:div>
    <w:div w:id="528682919">
      <w:marLeft w:val="0"/>
      <w:marRight w:val="0"/>
      <w:marTop w:val="0"/>
      <w:marBottom w:val="0"/>
      <w:divBdr>
        <w:top w:val="none" w:sz="0" w:space="0" w:color="auto"/>
        <w:left w:val="none" w:sz="0" w:space="0" w:color="auto"/>
        <w:bottom w:val="none" w:sz="0" w:space="0" w:color="auto"/>
        <w:right w:val="none" w:sz="0" w:space="0" w:color="auto"/>
      </w:divBdr>
    </w:div>
    <w:div w:id="528685313">
      <w:marLeft w:val="0"/>
      <w:marRight w:val="0"/>
      <w:marTop w:val="0"/>
      <w:marBottom w:val="0"/>
      <w:divBdr>
        <w:top w:val="none" w:sz="0" w:space="0" w:color="auto"/>
        <w:left w:val="none" w:sz="0" w:space="0" w:color="auto"/>
        <w:bottom w:val="none" w:sz="0" w:space="0" w:color="auto"/>
        <w:right w:val="none" w:sz="0" w:space="0" w:color="auto"/>
      </w:divBdr>
    </w:div>
    <w:div w:id="528686542">
      <w:marLeft w:val="0"/>
      <w:marRight w:val="0"/>
      <w:marTop w:val="0"/>
      <w:marBottom w:val="0"/>
      <w:divBdr>
        <w:top w:val="none" w:sz="0" w:space="0" w:color="auto"/>
        <w:left w:val="none" w:sz="0" w:space="0" w:color="auto"/>
        <w:bottom w:val="none" w:sz="0" w:space="0" w:color="auto"/>
        <w:right w:val="none" w:sz="0" w:space="0" w:color="auto"/>
      </w:divBdr>
    </w:div>
    <w:div w:id="528759396">
      <w:marLeft w:val="0"/>
      <w:marRight w:val="0"/>
      <w:marTop w:val="0"/>
      <w:marBottom w:val="0"/>
      <w:divBdr>
        <w:top w:val="none" w:sz="0" w:space="0" w:color="auto"/>
        <w:left w:val="none" w:sz="0" w:space="0" w:color="auto"/>
        <w:bottom w:val="none" w:sz="0" w:space="0" w:color="auto"/>
        <w:right w:val="none" w:sz="0" w:space="0" w:color="auto"/>
      </w:divBdr>
    </w:div>
    <w:div w:id="528835375">
      <w:marLeft w:val="0"/>
      <w:marRight w:val="0"/>
      <w:marTop w:val="0"/>
      <w:marBottom w:val="0"/>
      <w:divBdr>
        <w:top w:val="none" w:sz="0" w:space="0" w:color="auto"/>
        <w:left w:val="none" w:sz="0" w:space="0" w:color="auto"/>
        <w:bottom w:val="none" w:sz="0" w:space="0" w:color="auto"/>
        <w:right w:val="none" w:sz="0" w:space="0" w:color="auto"/>
      </w:divBdr>
    </w:div>
    <w:div w:id="528841394">
      <w:marLeft w:val="0"/>
      <w:marRight w:val="0"/>
      <w:marTop w:val="0"/>
      <w:marBottom w:val="0"/>
      <w:divBdr>
        <w:top w:val="none" w:sz="0" w:space="0" w:color="auto"/>
        <w:left w:val="none" w:sz="0" w:space="0" w:color="auto"/>
        <w:bottom w:val="none" w:sz="0" w:space="0" w:color="auto"/>
        <w:right w:val="none" w:sz="0" w:space="0" w:color="auto"/>
      </w:divBdr>
    </w:div>
    <w:div w:id="528951586">
      <w:marLeft w:val="0"/>
      <w:marRight w:val="0"/>
      <w:marTop w:val="0"/>
      <w:marBottom w:val="0"/>
      <w:divBdr>
        <w:top w:val="none" w:sz="0" w:space="0" w:color="auto"/>
        <w:left w:val="none" w:sz="0" w:space="0" w:color="auto"/>
        <w:bottom w:val="none" w:sz="0" w:space="0" w:color="auto"/>
        <w:right w:val="none" w:sz="0" w:space="0" w:color="auto"/>
      </w:divBdr>
    </w:div>
    <w:div w:id="529075283">
      <w:marLeft w:val="0"/>
      <w:marRight w:val="0"/>
      <w:marTop w:val="0"/>
      <w:marBottom w:val="0"/>
      <w:divBdr>
        <w:top w:val="none" w:sz="0" w:space="0" w:color="auto"/>
        <w:left w:val="none" w:sz="0" w:space="0" w:color="auto"/>
        <w:bottom w:val="none" w:sz="0" w:space="0" w:color="auto"/>
        <w:right w:val="none" w:sz="0" w:space="0" w:color="auto"/>
      </w:divBdr>
    </w:div>
    <w:div w:id="529147649">
      <w:marLeft w:val="0"/>
      <w:marRight w:val="0"/>
      <w:marTop w:val="0"/>
      <w:marBottom w:val="0"/>
      <w:divBdr>
        <w:top w:val="none" w:sz="0" w:space="0" w:color="auto"/>
        <w:left w:val="none" w:sz="0" w:space="0" w:color="auto"/>
        <w:bottom w:val="none" w:sz="0" w:space="0" w:color="auto"/>
        <w:right w:val="none" w:sz="0" w:space="0" w:color="auto"/>
      </w:divBdr>
    </w:div>
    <w:div w:id="529151298">
      <w:marLeft w:val="0"/>
      <w:marRight w:val="0"/>
      <w:marTop w:val="0"/>
      <w:marBottom w:val="0"/>
      <w:divBdr>
        <w:top w:val="none" w:sz="0" w:space="0" w:color="auto"/>
        <w:left w:val="none" w:sz="0" w:space="0" w:color="auto"/>
        <w:bottom w:val="none" w:sz="0" w:space="0" w:color="auto"/>
        <w:right w:val="none" w:sz="0" w:space="0" w:color="auto"/>
      </w:divBdr>
    </w:div>
    <w:div w:id="529296644">
      <w:marLeft w:val="0"/>
      <w:marRight w:val="0"/>
      <w:marTop w:val="0"/>
      <w:marBottom w:val="0"/>
      <w:divBdr>
        <w:top w:val="none" w:sz="0" w:space="0" w:color="auto"/>
        <w:left w:val="none" w:sz="0" w:space="0" w:color="auto"/>
        <w:bottom w:val="none" w:sz="0" w:space="0" w:color="auto"/>
        <w:right w:val="none" w:sz="0" w:space="0" w:color="auto"/>
      </w:divBdr>
    </w:div>
    <w:div w:id="529415222">
      <w:marLeft w:val="0"/>
      <w:marRight w:val="0"/>
      <w:marTop w:val="0"/>
      <w:marBottom w:val="0"/>
      <w:divBdr>
        <w:top w:val="none" w:sz="0" w:space="0" w:color="auto"/>
        <w:left w:val="none" w:sz="0" w:space="0" w:color="auto"/>
        <w:bottom w:val="none" w:sz="0" w:space="0" w:color="auto"/>
        <w:right w:val="none" w:sz="0" w:space="0" w:color="auto"/>
      </w:divBdr>
    </w:div>
    <w:div w:id="529420530">
      <w:marLeft w:val="0"/>
      <w:marRight w:val="0"/>
      <w:marTop w:val="0"/>
      <w:marBottom w:val="0"/>
      <w:divBdr>
        <w:top w:val="none" w:sz="0" w:space="0" w:color="auto"/>
        <w:left w:val="none" w:sz="0" w:space="0" w:color="auto"/>
        <w:bottom w:val="none" w:sz="0" w:space="0" w:color="auto"/>
        <w:right w:val="none" w:sz="0" w:space="0" w:color="auto"/>
      </w:divBdr>
    </w:div>
    <w:div w:id="529538038">
      <w:marLeft w:val="0"/>
      <w:marRight w:val="0"/>
      <w:marTop w:val="0"/>
      <w:marBottom w:val="0"/>
      <w:divBdr>
        <w:top w:val="none" w:sz="0" w:space="0" w:color="auto"/>
        <w:left w:val="none" w:sz="0" w:space="0" w:color="auto"/>
        <w:bottom w:val="none" w:sz="0" w:space="0" w:color="auto"/>
        <w:right w:val="none" w:sz="0" w:space="0" w:color="auto"/>
      </w:divBdr>
    </w:div>
    <w:div w:id="529687034">
      <w:marLeft w:val="0"/>
      <w:marRight w:val="0"/>
      <w:marTop w:val="0"/>
      <w:marBottom w:val="0"/>
      <w:divBdr>
        <w:top w:val="none" w:sz="0" w:space="0" w:color="auto"/>
        <w:left w:val="none" w:sz="0" w:space="0" w:color="auto"/>
        <w:bottom w:val="none" w:sz="0" w:space="0" w:color="auto"/>
        <w:right w:val="none" w:sz="0" w:space="0" w:color="auto"/>
      </w:divBdr>
    </w:div>
    <w:div w:id="529731651">
      <w:marLeft w:val="0"/>
      <w:marRight w:val="0"/>
      <w:marTop w:val="0"/>
      <w:marBottom w:val="0"/>
      <w:divBdr>
        <w:top w:val="none" w:sz="0" w:space="0" w:color="auto"/>
        <w:left w:val="none" w:sz="0" w:space="0" w:color="auto"/>
        <w:bottom w:val="none" w:sz="0" w:space="0" w:color="auto"/>
        <w:right w:val="none" w:sz="0" w:space="0" w:color="auto"/>
      </w:divBdr>
    </w:div>
    <w:div w:id="529798643">
      <w:marLeft w:val="0"/>
      <w:marRight w:val="0"/>
      <w:marTop w:val="0"/>
      <w:marBottom w:val="0"/>
      <w:divBdr>
        <w:top w:val="none" w:sz="0" w:space="0" w:color="auto"/>
        <w:left w:val="none" w:sz="0" w:space="0" w:color="auto"/>
        <w:bottom w:val="none" w:sz="0" w:space="0" w:color="auto"/>
        <w:right w:val="none" w:sz="0" w:space="0" w:color="auto"/>
      </w:divBdr>
    </w:div>
    <w:div w:id="529805902">
      <w:marLeft w:val="0"/>
      <w:marRight w:val="0"/>
      <w:marTop w:val="0"/>
      <w:marBottom w:val="0"/>
      <w:divBdr>
        <w:top w:val="none" w:sz="0" w:space="0" w:color="auto"/>
        <w:left w:val="none" w:sz="0" w:space="0" w:color="auto"/>
        <w:bottom w:val="none" w:sz="0" w:space="0" w:color="auto"/>
        <w:right w:val="none" w:sz="0" w:space="0" w:color="auto"/>
      </w:divBdr>
    </w:div>
    <w:div w:id="529883469">
      <w:marLeft w:val="0"/>
      <w:marRight w:val="0"/>
      <w:marTop w:val="0"/>
      <w:marBottom w:val="0"/>
      <w:divBdr>
        <w:top w:val="none" w:sz="0" w:space="0" w:color="auto"/>
        <w:left w:val="none" w:sz="0" w:space="0" w:color="auto"/>
        <w:bottom w:val="none" w:sz="0" w:space="0" w:color="auto"/>
        <w:right w:val="none" w:sz="0" w:space="0" w:color="auto"/>
      </w:divBdr>
    </w:div>
    <w:div w:id="529924275">
      <w:marLeft w:val="0"/>
      <w:marRight w:val="0"/>
      <w:marTop w:val="0"/>
      <w:marBottom w:val="0"/>
      <w:divBdr>
        <w:top w:val="none" w:sz="0" w:space="0" w:color="auto"/>
        <w:left w:val="none" w:sz="0" w:space="0" w:color="auto"/>
        <w:bottom w:val="none" w:sz="0" w:space="0" w:color="auto"/>
        <w:right w:val="none" w:sz="0" w:space="0" w:color="auto"/>
      </w:divBdr>
    </w:div>
    <w:div w:id="529951275">
      <w:marLeft w:val="0"/>
      <w:marRight w:val="0"/>
      <w:marTop w:val="0"/>
      <w:marBottom w:val="0"/>
      <w:divBdr>
        <w:top w:val="none" w:sz="0" w:space="0" w:color="auto"/>
        <w:left w:val="none" w:sz="0" w:space="0" w:color="auto"/>
        <w:bottom w:val="none" w:sz="0" w:space="0" w:color="auto"/>
        <w:right w:val="none" w:sz="0" w:space="0" w:color="auto"/>
      </w:divBdr>
    </w:div>
    <w:div w:id="530145493">
      <w:marLeft w:val="0"/>
      <w:marRight w:val="0"/>
      <w:marTop w:val="0"/>
      <w:marBottom w:val="0"/>
      <w:divBdr>
        <w:top w:val="none" w:sz="0" w:space="0" w:color="auto"/>
        <w:left w:val="none" w:sz="0" w:space="0" w:color="auto"/>
        <w:bottom w:val="none" w:sz="0" w:space="0" w:color="auto"/>
        <w:right w:val="none" w:sz="0" w:space="0" w:color="auto"/>
      </w:divBdr>
    </w:div>
    <w:div w:id="530188873">
      <w:marLeft w:val="0"/>
      <w:marRight w:val="0"/>
      <w:marTop w:val="0"/>
      <w:marBottom w:val="0"/>
      <w:divBdr>
        <w:top w:val="none" w:sz="0" w:space="0" w:color="auto"/>
        <w:left w:val="none" w:sz="0" w:space="0" w:color="auto"/>
        <w:bottom w:val="none" w:sz="0" w:space="0" w:color="auto"/>
        <w:right w:val="none" w:sz="0" w:space="0" w:color="auto"/>
      </w:divBdr>
    </w:div>
    <w:div w:id="530190808">
      <w:marLeft w:val="0"/>
      <w:marRight w:val="0"/>
      <w:marTop w:val="0"/>
      <w:marBottom w:val="0"/>
      <w:divBdr>
        <w:top w:val="none" w:sz="0" w:space="0" w:color="auto"/>
        <w:left w:val="none" w:sz="0" w:space="0" w:color="auto"/>
        <w:bottom w:val="none" w:sz="0" w:space="0" w:color="auto"/>
        <w:right w:val="none" w:sz="0" w:space="0" w:color="auto"/>
      </w:divBdr>
    </w:div>
    <w:div w:id="530194433">
      <w:bodyDiv w:val="1"/>
      <w:marLeft w:val="0"/>
      <w:marRight w:val="0"/>
      <w:marTop w:val="0"/>
      <w:marBottom w:val="0"/>
      <w:divBdr>
        <w:top w:val="none" w:sz="0" w:space="0" w:color="auto"/>
        <w:left w:val="none" w:sz="0" w:space="0" w:color="auto"/>
        <w:bottom w:val="none" w:sz="0" w:space="0" w:color="auto"/>
        <w:right w:val="none" w:sz="0" w:space="0" w:color="auto"/>
      </w:divBdr>
    </w:div>
    <w:div w:id="530338829">
      <w:marLeft w:val="0"/>
      <w:marRight w:val="0"/>
      <w:marTop w:val="0"/>
      <w:marBottom w:val="0"/>
      <w:divBdr>
        <w:top w:val="none" w:sz="0" w:space="0" w:color="auto"/>
        <w:left w:val="none" w:sz="0" w:space="0" w:color="auto"/>
        <w:bottom w:val="none" w:sz="0" w:space="0" w:color="auto"/>
        <w:right w:val="none" w:sz="0" w:space="0" w:color="auto"/>
      </w:divBdr>
    </w:div>
    <w:div w:id="530341047">
      <w:marLeft w:val="0"/>
      <w:marRight w:val="0"/>
      <w:marTop w:val="0"/>
      <w:marBottom w:val="0"/>
      <w:divBdr>
        <w:top w:val="none" w:sz="0" w:space="0" w:color="auto"/>
        <w:left w:val="none" w:sz="0" w:space="0" w:color="auto"/>
        <w:bottom w:val="none" w:sz="0" w:space="0" w:color="auto"/>
        <w:right w:val="none" w:sz="0" w:space="0" w:color="auto"/>
      </w:divBdr>
    </w:div>
    <w:div w:id="530608079">
      <w:marLeft w:val="0"/>
      <w:marRight w:val="0"/>
      <w:marTop w:val="0"/>
      <w:marBottom w:val="0"/>
      <w:divBdr>
        <w:top w:val="none" w:sz="0" w:space="0" w:color="auto"/>
        <w:left w:val="none" w:sz="0" w:space="0" w:color="auto"/>
        <w:bottom w:val="none" w:sz="0" w:space="0" w:color="auto"/>
        <w:right w:val="none" w:sz="0" w:space="0" w:color="auto"/>
      </w:divBdr>
    </w:div>
    <w:div w:id="530609066">
      <w:marLeft w:val="0"/>
      <w:marRight w:val="0"/>
      <w:marTop w:val="0"/>
      <w:marBottom w:val="0"/>
      <w:divBdr>
        <w:top w:val="none" w:sz="0" w:space="0" w:color="auto"/>
        <w:left w:val="none" w:sz="0" w:space="0" w:color="auto"/>
        <w:bottom w:val="none" w:sz="0" w:space="0" w:color="auto"/>
        <w:right w:val="none" w:sz="0" w:space="0" w:color="auto"/>
      </w:divBdr>
    </w:div>
    <w:div w:id="530654523">
      <w:marLeft w:val="0"/>
      <w:marRight w:val="0"/>
      <w:marTop w:val="0"/>
      <w:marBottom w:val="0"/>
      <w:divBdr>
        <w:top w:val="none" w:sz="0" w:space="0" w:color="auto"/>
        <w:left w:val="none" w:sz="0" w:space="0" w:color="auto"/>
        <w:bottom w:val="none" w:sz="0" w:space="0" w:color="auto"/>
        <w:right w:val="none" w:sz="0" w:space="0" w:color="auto"/>
      </w:divBdr>
    </w:div>
    <w:div w:id="530655599">
      <w:marLeft w:val="0"/>
      <w:marRight w:val="0"/>
      <w:marTop w:val="0"/>
      <w:marBottom w:val="0"/>
      <w:divBdr>
        <w:top w:val="none" w:sz="0" w:space="0" w:color="auto"/>
        <w:left w:val="none" w:sz="0" w:space="0" w:color="auto"/>
        <w:bottom w:val="none" w:sz="0" w:space="0" w:color="auto"/>
        <w:right w:val="none" w:sz="0" w:space="0" w:color="auto"/>
      </w:divBdr>
    </w:div>
    <w:div w:id="530799474">
      <w:marLeft w:val="0"/>
      <w:marRight w:val="0"/>
      <w:marTop w:val="0"/>
      <w:marBottom w:val="0"/>
      <w:divBdr>
        <w:top w:val="none" w:sz="0" w:space="0" w:color="auto"/>
        <w:left w:val="none" w:sz="0" w:space="0" w:color="auto"/>
        <w:bottom w:val="none" w:sz="0" w:space="0" w:color="auto"/>
        <w:right w:val="none" w:sz="0" w:space="0" w:color="auto"/>
      </w:divBdr>
    </w:div>
    <w:div w:id="530917341">
      <w:marLeft w:val="0"/>
      <w:marRight w:val="0"/>
      <w:marTop w:val="0"/>
      <w:marBottom w:val="0"/>
      <w:divBdr>
        <w:top w:val="none" w:sz="0" w:space="0" w:color="auto"/>
        <w:left w:val="none" w:sz="0" w:space="0" w:color="auto"/>
        <w:bottom w:val="none" w:sz="0" w:space="0" w:color="auto"/>
        <w:right w:val="none" w:sz="0" w:space="0" w:color="auto"/>
      </w:divBdr>
    </w:div>
    <w:div w:id="530918696">
      <w:marLeft w:val="0"/>
      <w:marRight w:val="0"/>
      <w:marTop w:val="0"/>
      <w:marBottom w:val="0"/>
      <w:divBdr>
        <w:top w:val="none" w:sz="0" w:space="0" w:color="auto"/>
        <w:left w:val="none" w:sz="0" w:space="0" w:color="auto"/>
        <w:bottom w:val="none" w:sz="0" w:space="0" w:color="auto"/>
        <w:right w:val="none" w:sz="0" w:space="0" w:color="auto"/>
      </w:divBdr>
    </w:div>
    <w:div w:id="530992285">
      <w:marLeft w:val="0"/>
      <w:marRight w:val="0"/>
      <w:marTop w:val="0"/>
      <w:marBottom w:val="0"/>
      <w:divBdr>
        <w:top w:val="none" w:sz="0" w:space="0" w:color="auto"/>
        <w:left w:val="none" w:sz="0" w:space="0" w:color="auto"/>
        <w:bottom w:val="none" w:sz="0" w:space="0" w:color="auto"/>
        <w:right w:val="none" w:sz="0" w:space="0" w:color="auto"/>
      </w:divBdr>
    </w:div>
    <w:div w:id="531118134">
      <w:marLeft w:val="0"/>
      <w:marRight w:val="0"/>
      <w:marTop w:val="0"/>
      <w:marBottom w:val="0"/>
      <w:divBdr>
        <w:top w:val="none" w:sz="0" w:space="0" w:color="auto"/>
        <w:left w:val="none" w:sz="0" w:space="0" w:color="auto"/>
        <w:bottom w:val="none" w:sz="0" w:space="0" w:color="auto"/>
        <w:right w:val="none" w:sz="0" w:space="0" w:color="auto"/>
      </w:divBdr>
    </w:div>
    <w:div w:id="531189698">
      <w:marLeft w:val="0"/>
      <w:marRight w:val="0"/>
      <w:marTop w:val="0"/>
      <w:marBottom w:val="0"/>
      <w:divBdr>
        <w:top w:val="none" w:sz="0" w:space="0" w:color="auto"/>
        <w:left w:val="none" w:sz="0" w:space="0" w:color="auto"/>
        <w:bottom w:val="none" w:sz="0" w:space="0" w:color="auto"/>
        <w:right w:val="none" w:sz="0" w:space="0" w:color="auto"/>
      </w:divBdr>
    </w:div>
    <w:div w:id="531259816">
      <w:marLeft w:val="0"/>
      <w:marRight w:val="0"/>
      <w:marTop w:val="0"/>
      <w:marBottom w:val="0"/>
      <w:divBdr>
        <w:top w:val="none" w:sz="0" w:space="0" w:color="auto"/>
        <w:left w:val="none" w:sz="0" w:space="0" w:color="auto"/>
        <w:bottom w:val="none" w:sz="0" w:space="0" w:color="auto"/>
        <w:right w:val="none" w:sz="0" w:space="0" w:color="auto"/>
      </w:divBdr>
    </w:div>
    <w:div w:id="531305394">
      <w:marLeft w:val="0"/>
      <w:marRight w:val="0"/>
      <w:marTop w:val="0"/>
      <w:marBottom w:val="0"/>
      <w:divBdr>
        <w:top w:val="none" w:sz="0" w:space="0" w:color="auto"/>
        <w:left w:val="none" w:sz="0" w:space="0" w:color="auto"/>
        <w:bottom w:val="none" w:sz="0" w:space="0" w:color="auto"/>
        <w:right w:val="none" w:sz="0" w:space="0" w:color="auto"/>
      </w:divBdr>
    </w:div>
    <w:div w:id="531504961">
      <w:marLeft w:val="0"/>
      <w:marRight w:val="0"/>
      <w:marTop w:val="0"/>
      <w:marBottom w:val="0"/>
      <w:divBdr>
        <w:top w:val="none" w:sz="0" w:space="0" w:color="auto"/>
        <w:left w:val="none" w:sz="0" w:space="0" w:color="auto"/>
        <w:bottom w:val="none" w:sz="0" w:space="0" w:color="auto"/>
        <w:right w:val="none" w:sz="0" w:space="0" w:color="auto"/>
      </w:divBdr>
    </w:div>
    <w:div w:id="531505098">
      <w:marLeft w:val="0"/>
      <w:marRight w:val="0"/>
      <w:marTop w:val="0"/>
      <w:marBottom w:val="0"/>
      <w:divBdr>
        <w:top w:val="none" w:sz="0" w:space="0" w:color="auto"/>
        <w:left w:val="none" w:sz="0" w:space="0" w:color="auto"/>
        <w:bottom w:val="none" w:sz="0" w:space="0" w:color="auto"/>
        <w:right w:val="none" w:sz="0" w:space="0" w:color="auto"/>
      </w:divBdr>
    </w:div>
    <w:div w:id="531576965">
      <w:marLeft w:val="0"/>
      <w:marRight w:val="0"/>
      <w:marTop w:val="0"/>
      <w:marBottom w:val="0"/>
      <w:divBdr>
        <w:top w:val="none" w:sz="0" w:space="0" w:color="auto"/>
        <w:left w:val="none" w:sz="0" w:space="0" w:color="auto"/>
        <w:bottom w:val="none" w:sz="0" w:space="0" w:color="auto"/>
        <w:right w:val="none" w:sz="0" w:space="0" w:color="auto"/>
      </w:divBdr>
    </w:div>
    <w:div w:id="531649394">
      <w:marLeft w:val="0"/>
      <w:marRight w:val="0"/>
      <w:marTop w:val="0"/>
      <w:marBottom w:val="0"/>
      <w:divBdr>
        <w:top w:val="none" w:sz="0" w:space="0" w:color="auto"/>
        <w:left w:val="none" w:sz="0" w:space="0" w:color="auto"/>
        <w:bottom w:val="none" w:sz="0" w:space="0" w:color="auto"/>
        <w:right w:val="none" w:sz="0" w:space="0" w:color="auto"/>
      </w:divBdr>
    </w:div>
    <w:div w:id="531767038">
      <w:marLeft w:val="0"/>
      <w:marRight w:val="0"/>
      <w:marTop w:val="0"/>
      <w:marBottom w:val="0"/>
      <w:divBdr>
        <w:top w:val="none" w:sz="0" w:space="0" w:color="auto"/>
        <w:left w:val="none" w:sz="0" w:space="0" w:color="auto"/>
        <w:bottom w:val="none" w:sz="0" w:space="0" w:color="auto"/>
        <w:right w:val="none" w:sz="0" w:space="0" w:color="auto"/>
      </w:divBdr>
    </w:div>
    <w:div w:id="531842452">
      <w:marLeft w:val="0"/>
      <w:marRight w:val="0"/>
      <w:marTop w:val="0"/>
      <w:marBottom w:val="0"/>
      <w:divBdr>
        <w:top w:val="none" w:sz="0" w:space="0" w:color="auto"/>
        <w:left w:val="none" w:sz="0" w:space="0" w:color="auto"/>
        <w:bottom w:val="none" w:sz="0" w:space="0" w:color="auto"/>
        <w:right w:val="none" w:sz="0" w:space="0" w:color="auto"/>
      </w:divBdr>
    </w:div>
    <w:div w:id="531842458">
      <w:marLeft w:val="0"/>
      <w:marRight w:val="0"/>
      <w:marTop w:val="0"/>
      <w:marBottom w:val="0"/>
      <w:divBdr>
        <w:top w:val="none" w:sz="0" w:space="0" w:color="auto"/>
        <w:left w:val="none" w:sz="0" w:space="0" w:color="auto"/>
        <w:bottom w:val="none" w:sz="0" w:space="0" w:color="auto"/>
        <w:right w:val="none" w:sz="0" w:space="0" w:color="auto"/>
      </w:divBdr>
    </w:div>
    <w:div w:id="531964843">
      <w:marLeft w:val="0"/>
      <w:marRight w:val="0"/>
      <w:marTop w:val="0"/>
      <w:marBottom w:val="0"/>
      <w:divBdr>
        <w:top w:val="none" w:sz="0" w:space="0" w:color="auto"/>
        <w:left w:val="none" w:sz="0" w:space="0" w:color="auto"/>
        <w:bottom w:val="none" w:sz="0" w:space="0" w:color="auto"/>
        <w:right w:val="none" w:sz="0" w:space="0" w:color="auto"/>
      </w:divBdr>
    </w:div>
    <w:div w:id="532042156">
      <w:marLeft w:val="0"/>
      <w:marRight w:val="0"/>
      <w:marTop w:val="0"/>
      <w:marBottom w:val="0"/>
      <w:divBdr>
        <w:top w:val="none" w:sz="0" w:space="0" w:color="auto"/>
        <w:left w:val="none" w:sz="0" w:space="0" w:color="auto"/>
        <w:bottom w:val="none" w:sz="0" w:space="0" w:color="auto"/>
        <w:right w:val="none" w:sz="0" w:space="0" w:color="auto"/>
      </w:divBdr>
    </w:div>
    <w:div w:id="532159907">
      <w:marLeft w:val="0"/>
      <w:marRight w:val="0"/>
      <w:marTop w:val="0"/>
      <w:marBottom w:val="0"/>
      <w:divBdr>
        <w:top w:val="none" w:sz="0" w:space="0" w:color="auto"/>
        <w:left w:val="none" w:sz="0" w:space="0" w:color="auto"/>
        <w:bottom w:val="none" w:sz="0" w:space="0" w:color="auto"/>
        <w:right w:val="none" w:sz="0" w:space="0" w:color="auto"/>
      </w:divBdr>
    </w:div>
    <w:div w:id="532308540">
      <w:marLeft w:val="0"/>
      <w:marRight w:val="0"/>
      <w:marTop w:val="0"/>
      <w:marBottom w:val="0"/>
      <w:divBdr>
        <w:top w:val="none" w:sz="0" w:space="0" w:color="auto"/>
        <w:left w:val="none" w:sz="0" w:space="0" w:color="auto"/>
        <w:bottom w:val="none" w:sz="0" w:space="0" w:color="auto"/>
        <w:right w:val="none" w:sz="0" w:space="0" w:color="auto"/>
      </w:divBdr>
    </w:div>
    <w:div w:id="532379301">
      <w:marLeft w:val="0"/>
      <w:marRight w:val="0"/>
      <w:marTop w:val="0"/>
      <w:marBottom w:val="0"/>
      <w:divBdr>
        <w:top w:val="none" w:sz="0" w:space="0" w:color="auto"/>
        <w:left w:val="none" w:sz="0" w:space="0" w:color="auto"/>
        <w:bottom w:val="none" w:sz="0" w:space="0" w:color="auto"/>
        <w:right w:val="none" w:sz="0" w:space="0" w:color="auto"/>
      </w:divBdr>
    </w:div>
    <w:div w:id="532573327">
      <w:marLeft w:val="0"/>
      <w:marRight w:val="0"/>
      <w:marTop w:val="0"/>
      <w:marBottom w:val="0"/>
      <w:divBdr>
        <w:top w:val="none" w:sz="0" w:space="0" w:color="auto"/>
        <w:left w:val="none" w:sz="0" w:space="0" w:color="auto"/>
        <w:bottom w:val="none" w:sz="0" w:space="0" w:color="auto"/>
        <w:right w:val="none" w:sz="0" w:space="0" w:color="auto"/>
      </w:divBdr>
    </w:div>
    <w:div w:id="532616352">
      <w:marLeft w:val="0"/>
      <w:marRight w:val="0"/>
      <w:marTop w:val="0"/>
      <w:marBottom w:val="0"/>
      <w:divBdr>
        <w:top w:val="none" w:sz="0" w:space="0" w:color="auto"/>
        <w:left w:val="none" w:sz="0" w:space="0" w:color="auto"/>
        <w:bottom w:val="none" w:sz="0" w:space="0" w:color="auto"/>
        <w:right w:val="none" w:sz="0" w:space="0" w:color="auto"/>
      </w:divBdr>
    </w:div>
    <w:div w:id="532764557">
      <w:marLeft w:val="0"/>
      <w:marRight w:val="0"/>
      <w:marTop w:val="0"/>
      <w:marBottom w:val="0"/>
      <w:divBdr>
        <w:top w:val="none" w:sz="0" w:space="0" w:color="auto"/>
        <w:left w:val="none" w:sz="0" w:space="0" w:color="auto"/>
        <w:bottom w:val="none" w:sz="0" w:space="0" w:color="auto"/>
        <w:right w:val="none" w:sz="0" w:space="0" w:color="auto"/>
      </w:divBdr>
    </w:div>
    <w:div w:id="532766659">
      <w:marLeft w:val="0"/>
      <w:marRight w:val="0"/>
      <w:marTop w:val="0"/>
      <w:marBottom w:val="0"/>
      <w:divBdr>
        <w:top w:val="none" w:sz="0" w:space="0" w:color="auto"/>
        <w:left w:val="none" w:sz="0" w:space="0" w:color="auto"/>
        <w:bottom w:val="none" w:sz="0" w:space="0" w:color="auto"/>
        <w:right w:val="none" w:sz="0" w:space="0" w:color="auto"/>
      </w:divBdr>
    </w:div>
    <w:div w:id="532769124">
      <w:marLeft w:val="0"/>
      <w:marRight w:val="0"/>
      <w:marTop w:val="0"/>
      <w:marBottom w:val="0"/>
      <w:divBdr>
        <w:top w:val="none" w:sz="0" w:space="0" w:color="auto"/>
        <w:left w:val="none" w:sz="0" w:space="0" w:color="auto"/>
        <w:bottom w:val="none" w:sz="0" w:space="0" w:color="auto"/>
        <w:right w:val="none" w:sz="0" w:space="0" w:color="auto"/>
      </w:divBdr>
    </w:div>
    <w:div w:id="532812294">
      <w:marLeft w:val="0"/>
      <w:marRight w:val="0"/>
      <w:marTop w:val="0"/>
      <w:marBottom w:val="0"/>
      <w:divBdr>
        <w:top w:val="none" w:sz="0" w:space="0" w:color="auto"/>
        <w:left w:val="none" w:sz="0" w:space="0" w:color="auto"/>
        <w:bottom w:val="none" w:sz="0" w:space="0" w:color="auto"/>
        <w:right w:val="none" w:sz="0" w:space="0" w:color="auto"/>
      </w:divBdr>
    </w:div>
    <w:div w:id="532886034">
      <w:marLeft w:val="0"/>
      <w:marRight w:val="0"/>
      <w:marTop w:val="0"/>
      <w:marBottom w:val="0"/>
      <w:divBdr>
        <w:top w:val="none" w:sz="0" w:space="0" w:color="auto"/>
        <w:left w:val="none" w:sz="0" w:space="0" w:color="auto"/>
        <w:bottom w:val="none" w:sz="0" w:space="0" w:color="auto"/>
        <w:right w:val="none" w:sz="0" w:space="0" w:color="auto"/>
      </w:divBdr>
    </w:div>
    <w:div w:id="532889650">
      <w:marLeft w:val="0"/>
      <w:marRight w:val="0"/>
      <w:marTop w:val="0"/>
      <w:marBottom w:val="0"/>
      <w:divBdr>
        <w:top w:val="none" w:sz="0" w:space="0" w:color="auto"/>
        <w:left w:val="none" w:sz="0" w:space="0" w:color="auto"/>
        <w:bottom w:val="none" w:sz="0" w:space="0" w:color="auto"/>
        <w:right w:val="none" w:sz="0" w:space="0" w:color="auto"/>
      </w:divBdr>
    </w:div>
    <w:div w:id="532891000">
      <w:marLeft w:val="0"/>
      <w:marRight w:val="0"/>
      <w:marTop w:val="0"/>
      <w:marBottom w:val="0"/>
      <w:divBdr>
        <w:top w:val="none" w:sz="0" w:space="0" w:color="auto"/>
        <w:left w:val="none" w:sz="0" w:space="0" w:color="auto"/>
        <w:bottom w:val="none" w:sz="0" w:space="0" w:color="auto"/>
        <w:right w:val="none" w:sz="0" w:space="0" w:color="auto"/>
      </w:divBdr>
    </w:div>
    <w:div w:id="532960317">
      <w:marLeft w:val="0"/>
      <w:marRight w:val="0"/>
      <w:marTop w:val="0"/>
      <w:marBottom w:val="0"/>
      <w:divBdr>
        <w:top w:val="none" w:sz="0" w:space="0" w:color="auto"/>
        <w:left w:val="none" w:sz="0" w:space="0" w:color="auto"/>
        <w:bottom w:val="none" w:sz="0" w:space="0" w:color="auto"/>
        <w:right w:val="none" w:sz="0" w:space="0" w:color="auto"/>
      </w:divBdr>
    </w:div>
    <w:div w:id="533007381">
      <w:marLeft w:val="0"/>
      <w:marRight w:val="0"/>
      <w:marTop w:val="0"/>
      <w:marBottom w:val="0"/>
      <w:divBdr>
        <w:top w:val="none" w:sz="0" w:space="0" w:color="auto"/>
        <w:left w:val="none" w:sz="0" w:space="0" w:color="auto"/>
        <w:bottom w:val="none" w:sz="0" w:space="0" w:color="auto"/>
        <w:right w:val="none" w:sz="0" w:space="0" w:color="auto"/>
      </w:divBdr>
    </w:div>
    <w:div w:id="533009212">
      <w:marLeft w:val="0"/>
      <w:marRight w:val="0"/>
      <w:marTop w:val="0"/>
      <w:marBottom w:val="0"/>
      <w:divBdr>
        <w:top w:val="none" w:sz="0" w:space="0" w:color="auto"/>
        <w:left w:val="none" w:sz="0" w:space="0" w:color="auto"/>
        <w:bottom w:val="none" w:sz="0" w:space="0" w:color="auto"/>
        <w:right w:val="none" w:sz="0" w:space="0" w:color="auto"/>
      </w:divBdr>
    </w:div>
    <w:div w:id="533036791">
      <w:marLeft w:val="0"/>
      <w:marRight w:val="0"/>
      <w:marTop w:val="0"/>
      <w:marBottom w:val="0"/>
      <w:divBdr>
        <w:top w:val="none" w:sz="0" w:space="0" w:color="auto"/>
        <w:left w:val="none" w:sz="0" w:space="0" w:color="auto"/>
        <w:bottom w:val="none" w:sz="0" w:space="0" w:color="auto"/>
        <w:right w:val="none" w:sz="0" w:space="0" w:color="auto"/>
      </w:divBdr>
    </w:div>
    <w:div w:id="533079244">
      <w:marLeft w:val="0"/>
      <w:marRight w:val="0"/>
      <w:marTop w:val="0"/>
      <w:marBottom w:val="0"/>
      <w:divBdr>
        <w:top w:val="none" w:sz="0" w:space="0" w:color="auto"/>
        <w:left w:val="none" w:sz="0" w:space="0" w:color="auto"/>
        <w:bottom w:val="none" w:sz="0" w:space="0" w:color="auto"/>
        <w:right w:val="none" w:sz="0" w:space="0" w:color="auto"/>
      </w:divBdr>
    </w:div>
    <w:div w:id="533081503">
      <w:marLeft w:val="0"/>
      <w:marRight w:val="0"/>
      <w:marTop w:val="0"/>
      <w:marBottom w:val="0"/>
      <w:divBdr>
        <w:top w:val="none" w:sz="0" w:space="0" w:color="auto"/>
        <w:left w:val="none" w:sz="0" w:space="0" w:color="auto"/>
        <w:bottom w:val="none" w:sz="0" w:space="0" w:color="auto"/>
        <w:right w:val="none" w:sz="0" w:space="0" w:color="auto"/>
      </w:divBdr>
    </w:div>
    <w:div w:id="533151190">
      <w:marLeft w:val="0"/>
      <w:marRight w:val="0"/>
      <w:marTop w:val="0"/>
      <w:marBottom w:val="0"/>
      <w:divBdr>
        <w:top w:val="none" w:sz="0" w:space="0" w:color="auto"/>
        <w:left w:val="none" w:sz="0" w:space="0" w:color="auto"/>
        <w:bottom w:val="none" w:sz="0" w:space="0" w:color="auto"/>
        <w:right w:val="none" w:sz="0" w:space="0" w:color="auto"/>
      </w:divBdr>
    </w:div>
    <w:div w:id="533154319">
      <w:marLeft w:val="0"/>
      <w:marRight w:val="0"/>
      <w:marTop w:val="0"/>
      <w:marBottom w:val="0"/>
      <w:divBdr>
        <w:top w:val="none" w:sz="0" w:space="0" w:color="auto"/>
        <w:left w:val="none" w:sz="0" w:space="0" w:color="auto"/>
        <w:bottom w:val="none" w:sz="0" w:space="0" w:color="auto"/>
        <w:right w:val="none" w:sz="0" w:space="0" w:color="auto"/>
      </w:divBdr>
    </w:div>
    <w:div w:id="533228000">
      <w:marLeft w:val="0"/>
      <w:marRight w:val="0"/>
      <w:marTop w:val="0"/>
      <w:marBottom w:val="0"/>
      <w:divBdr>
        <w:top w:val="none" w:sz="0" w:space="0" w:color="auto"/>
        <w:left w:val="none" w:sz="0" w:space="0" w:color="auto"/>
        <w:bottom w:val="none" w:sz="0" w:space="0" w:color="auto"/>
        <w:right w:val="none" w:sz="0" w:space="0" w:color="auto"/>
      </w:divBdr>
    </w:div>
    <w:div w:id="533347870">
      <w:marLeft w:val="0"/>
      <w:marRight w:val="0"/>
      <w:marTop w:val="0"/>
      <w:marBottom w:val="0"/>
      <w:divBdr>
        <w:top w:val="none" w:sz="0" w:space="0" w:color="auto"/>
        <w:left w:val="none" w:sz="0" w:space="0" w:color="auto"/>
        <w:bottom w:val="none" w:sz="0" w:space="0" w:color="auto"/>
        <w:right w:val="none" w:sz="0" w:space="0" w:color="auto"/>
      </w:divBdr>
    </w:div>
    <w:div w:id="533421654">
      <w:marLeft w:val="0"/>
      <w:marRight w:val="0"/>
      <w:marTop w:val="0"/>
      <w:marBottom w:val="0"/>
      <w:divBdr>
        <w:top w:val="none" w:sz="0" w:space="0" w:color="auto"/>
        <w:left w:val="none" w:sz="0" w:space="0" w:color="auto"/>
        <w:bottom w:val="none" w:sz="0" w:space="0" w:color="auto"/>
        <w:right w:val="none" w:sz="0" w:space="0" w:color="auto"/>
      </w:divBdr>
    </w:div>
    <w:div w:id="533424350">
      <w:marLeft w:val="0"/>
      <w:marRight w:val="0"/>
      <w:marTop w:val="0"/>
      <w:marBottom w:val="0"/>
      <w:divBdr>
        <w:top w:val="none" w:sz="0" w:space="0" w:color="auto"/>
        <w:left w:val="none" w:sz="0" w:space="0" w:color="auto"/>
        <w:bottom w:val="none" w:sz="0" w:space="0" w:color="auto"/>
        <w:right w:val="none" w:sz="0" w:space="0" w:color="auto"/>
      </w:divBdr>
    </w:div>
    <w:div w:id="533470375">
      <w:marLeft w:val="0"/>
      <w:marRight w:val="0"/>
      <w:marTop w:val="0"/>
      <w:marBottom w:val="0"/>
      <w:divBdr>
        <w:top w:val="none" w:sz="0" w:space="0" w:color="auto"/>
        <w:left w:val="none" w:sz="0" w:space="0" w:color="auto"/>
        <w:bottom w:val="none" w:sz="0" w:space="0" w:color="auto"/>
        <w:right w:val="none" w:sz="0" w:space="0" w:color="auto"/>
      </w:divBdr>
    </w:div>
    <w:div w:id="533471157">
      <w:marLeft w:val="0"/>
      <w:marRight w:val="0"/>
      <w:marTop w:val="0"/>
      <w:marBottom w:val="0"/>
      <w:divBdr>
        <w:top w:val="none" w:sz="0" w:space="0" w:color="auto"/>
        <w:left w:val="none" w:sz="0" w:space="0" w:color="auto"/>
        <w:bottom w:val="none" w:sz="0" w:space="0" w:color="auto"/>
        <w:right w:val="none" w:sz="0" w:space="0" w:color="auto"/>
      </w:divBdr>
    </w:div>
    <w:div w:id="533539823">
      <w:marLeft w:val="0"/>
      <w:marRight w:val="0"/>
      <w:marTop w:val="0"/>
      <w:marBottom w:val="0"/>
      <w:divBdr>
        <w:top w:val="none" w:sz="0" w:space="0" w:color="auto"/>
        <w:left w:val="none" w:sz="0" w:space="0" w:color="auto"/>
        <w:bottom w:val="none" w:sz="0" w:space="0" w:color="auto"/>
        <w:right w:val="none" w:sz="0" w:space="0" w:color="auto"/>
      </w:divBdr>
    </w:div>
    <w:div w:id="533542153">
      <w:marLeft w:val="0"/>
      <w:marRight w:val="0"/>
      <w:marTop w:val="0"/>
      <w:marBottom w:val="0"/>
      <w:divBdr>
        <w:top w:val="none" w:sz="0" w:space="0" w:color="auto"/>
        <w:left w:val="none" w:sz="0" w:space="0" w:color="auto"/>
        <w:bottom w:val="none" w:sz="0" w:space="0" w:color="auto"/>
        <w:right w:val="none" w:sz="0" w:space="0" w:color="auto"/>
      </w:divBdr>
    </w:div>
    <w:div w:id="533543610">
      <w:marLeft w:val="0"/>
      <w:marRight w:val="0"/>
      <w:marTop w:val="0"/>
      <w:marBottom w:val="0"/>
      <w:divBdr>
        <w:top w:val="none" w:sz="0" w:space="0" w:color="auto"/>
        <w:left w:val="none" w:sz="0" w:space="0" w:color="auto"/>
        <w:bottom w:val="none" w:sz="0" w:space="0" w:color="auto"/>
        <w:right w:val="none" w:sz="0" w:space="0" w:color="auto"/>
      </w:divBdr>
    </w:div>
    <w:div w:id="533546115">
      <w:marLeft w:val="0"/>
      <w:marRight w:val="0"/>
      <w:marTop w:val="0"/>
      <w:marBottom w:val="0"/>
      <w:divBdr>
        <w:top w:val="none" w:sz="0" w:space="0" w:color="auto"/>
        <w:left w:val="none" w:sz="0" w:space="0" w:color="auto"/>
        <w:bottom w:val="none" w:sz="0" w:space="0" w:color="auto"/>
        <w:right w:val="none" w:sz="0" w:space="0" w:color="auto"/>
      </w:divBdr>
    </w:div>
    <w:div w:id="533617305">
      <w:marLeft w:val="0"/>
      <w:marRight w:val="0"/>
      <w:marTop w:val="0"/>
      <w:marBottom w:val="0"/>
      <w:divBdr>
        <w:top w:val="none" w:sz="0" w:space="0" w:color="auto"/>
        <w:left w:val="none" w:sz="0" w:space="0" w:color="auto"/>
        <w:bottom w:val="none" w:sz="0" w:space="0" w:color="auto"/>
        <w:right w:val="none" w:sz="0" w:space="0" w:color="auto"/>
      </w:divBdr>
    </w:div>
    <w:div w:id="533662833">
      <w:marLeft w:val="0"/>
      <w:marRight w:val="0"/>
      <w:marTop w:val="0"/>
      <w:marBottom w:val="0"/>
      <w:divBdr>
        <w:top w:val="none" w:sz="0" w:space="0" w:color="auto"/>
        <w:left w:val="none" w:sz="0" w:space="0" w:color="auto"/>
        <w:bottom w:val="none" w:sz="0" w:space="0" w:color="auto"/>
        <w:right w:val="none" w:sz="0" w:space="0" w:color="auto"/>
      </w:divBdr>
    </w:div>
    <w:div w:id="533739270">
      <w:marLeft w:val="0"/>
      <w:marRight w:val="0"/>
      <w:marTop w:val="0"/>
      <w:marBottom w:val="0"/>
      <w:divBdr>
        <w:top w:val="none" w:sz="0" w:space="0" w:color="auto"/>
        <w:left w:val="none" w:sz="0" w:space="0" w:color="auto"/>
        <w:bottom w:val="none" w:sz="0" w:space="0" w:color="auto"/>
        <w:right w:val="none" w:sz="0" w:space="0" w:color="auto"/>
      </w:divBdr>
    </w:div>
    <w:div w:id="533928655">
      <w:marLeft w:val="0"/>
      <w:marRight w:val="0"/>
      <w:marTop w:val="0"/>
      <w:marBottom w:val="0"/>
      <w:divBdr>
        <w:top w:val="none" w:sz="0" w:space="0" w:color="auto"/>
        <w:left w:val="none" w:sz="0" w:space="0" w:color="auto"/>
        <w:bottom w:val="none" w:sz="0" w:space="0" w:color="auto"/>
        <w:right w:val="none" w:sz="0" w:space="0" w:color="auto"/>
      </w:divBdr>
    </w:div>
    <w:div w:id="534007444">
      <w:marLeft w:val="0"/>
      <w:marRight w:val="0"/>
      <w:marTop w:val="0"/>
      <w:marBottom w:val="0"/>
      <w:divBdr>
        <w:top w:val="none" w:sz="0" w:space="0" w:color="auto"/>
        <w:left w:val="none" w:sz="0" w:space="0" w:color="auto"/>
        <w:bottom w:val="none" w:sz="0" w:space="0" w:color="auto"/>
        <w:right w:val="none" w:sz="0" w:space="0" w:color="auto"/>
      </w:divBdr>
    </w:div>
    <w:div w:id="534345766">
      <w:marLeft w:val="0"/>
      <w:marRight w:val="0"/>
      <w:marTop w:val="0"/>
      <w:marBottom w:val="0"/>
      <w:divBdr>
        <w:top w:val="none" w:sz="0" w:space="0" w:color="auto"/>
        <w:left w:val="none" w:sz="0" w:space="0" w:color="auto"/>
        <w:bottom w:val="none" w:sz="0" w:space="0" w:color="auto"/>
        <w:right w:val="none" w:sz="0" w:space="0" w:color="auto"/>
      </w:divBdr>
    </w:div>
    <w:div w:id="534461140">
      <w:bodyDiv w:val="1"/>
      <w:marLeft w:val="0"/>
      <w:marRight w:val="0"/>
      <w:marTop w:val="0"/>
      <w:marBottom w:val="0"/>
      <w:divBdr>
        <w:top w:val="none" w:sz="0" w:space="0" w:color="auto"/>
        <w:left w:val="none" w:sz="0" w:space="0" w:color="auto"/>
        <w:bottom w:val="none" w:sz="0" w:space="0" w:color="auto"/>
        <w:right w:val="none" w:sz="0" w:space="0" w:color="auto"/>
      </w:divBdr>
    </w:div>
    <w:div w:id="534463424">
      <w:marLeft w:val="0"/>
      <w:marRight w:val="0"/>
      <w:marTop w:val="0"/>
      <w:marBottom w:val="0"/>
      <w:divBdr>
        <w:top w:val="none" w:sz="0" w:space="0" w:color="auto"/>
        <w:left w:val="none" w:sz="0" w:space="0" w:color="auto"/>
        <w:bottom w:val="none" w:sz="0" w:space="0" w:color="auto"/>
        <w:right w:val="none" w:sz="0" w:space="0" w:color="auto"/>
      </w:divBdr>
    </w:div>
    <w:div w:id="534463931">
      <w:marLeft w:val="0"/>
      <w:marRight w:val="0"/>
      <w:marTop w:val="0"/>
      <w:marBottom w:val="0"/>
      <w:divBdr>
        <w:top w:val="none" w:sz="0" w:space="0" w:color="auto"/>
        <w:left w:val="none" w:sz="0" w:space="0" w:color="auto"/>
        <w:bottom w:val="none" w:sz="0" w:space="0" w:color="auto"/>
        <w:right w:val="none" w:sz="0" w:space="0" w:color="auto"/>
      </w:divBdr>
    </w:div>
    <w:div w:id="534466799">
      <w:marLeft w:val="0"/>
      <w:marRight w:val="0"/>
      <w:marTop w:val="0"/>
      <w:marBottom w:val="0"/>
      <w:divBdr>
        <w:top w:val="none" w:sz="0" w:space="0" w:color="auto"/>
        <w:left w:val="none" w:sz="0" w:space="0" w:color="auto"/>
        <w:bottom w:val="none" w:sz="0" w:space="0" w:color="auto"/>
        <w:right w:val="none" w:sz="0" w:space="0" w:color="auto"/>
      </w:divBdr>
    </w:div>
    <w:div w:id="534539847">
      <w:marLeft w:val="0"/>
      <w:marRight w:val="0"/>
      <w:marTop w:val="0"/>
      <w:marBottom w:val="0"/>
      <w:divBdr>
        <w:top w:val="none" w:sz="0" w:space="0" w:color="auto"/>
        <w:left w:val="none" w:sz="0" w:space="0" w:color="auto"/>
        <w:bottom w:val="none" w:sz="0" w:space="0" w:color="auto"/>
        <w:right w:val="none" w:sz="0" w:space="0" w:color="auto"/>
      </w:divBdr>
    </w:div>
    <w:div w:id="534544105">
      <w:marLeft w:val="0"/>
      <w:marRight w:val="0"/>
      <w:marTop w:val="0"/>
      <w:marBottom w:val="0"/>
      <w:divBdr>
        <w:top w:val="none" w:sz="0" w:space="0" w:color="auto"/>
        <w:left w:val="none" w:sz="0" w:space="0" w:color="auto"/>
        <w:bottom w:val="none" w:sz="0" w:space="0" w:color="auto"/>
        <w:right w:val="none" w:sz="0" w:space="0" w:color="auto"/>
      </w:divBdr>
    </w:div>
    <w:div w:id="534578782">
      <w:bodyDiv w:val="1"/>
      <w:marLeft w:val="0"/>
      <w:marRight w:val="0"/>
      <w:marTop w:val="0"/>
      <w:marBottom w:val="0"/>
      <w:divBdr>
        <w:top w:val="none" w:sz="0" w:space="0" w:color="auto"/>
        <w:left w:val="none" w:sz="0" w:space="0" w:color="auto"/>
        <w:bottom w:val="none" w:sz="0" w:space="0" w:color="auto"/>
        <w:right w:val="none" w:sz="0" w:space="0" w:color="auto"/>
      </w:divBdr>
    </w:div>
    <w:div w:id="534586393">
      <w:marLeft w:val="0"/>
      <w:marRight w:val="0"/>
      <w:marTop w:val="0"/>
      <w:marBottom w:val="0"/>
      <w:divBdr>
        <w:top w:val="none" w:sz="0" w:space="0" w:color="auto"/>
        <w:left w:val="none" w:sz="0" w:space="0" w:color="auto"/>
        <w:bottom w:val="none" w:sz="0" w:space="0" w:color="auto"/>
        <w:right w:val="none" w:sz="0" w:space="0" w:color="auto"/>
      </w:divBdr>
    </w:div>
    <w:div w:id="534778547">
      <w:marLeft w:val="0"/>
      <w:marRight w:val="0"/>
      <w:marTop w:val="0"/>
      <w:marBottom w:val="0"/>
      <w:divBdr>
        <w:top w:val="none" w:sz="0" w:space="0" w:color="auto"/>
        <w:left w:val="none" w:sz="0" w:space="0" w:color="auto"/>
        <w:bottom w:val="none" w:sz="0" w:space="0" w:color="auto"/>
        <w:right w:val="none" w:sz="0" w:space="0" w:color="auto"/>
      </w:divBdr>
    </w:div>
    <w:div w:id="534847802">
      <w:marLeft w:val="0"/>
      <w:marRight w:val="0"/>
      <w:marTop w:val="0"/>
      <w:marBottom w:val="0"/>
      <w:divBdr>
        <w:top w:val="none" w:sz="0" w:space="0" w:color="auto"/>
        <w:left w:val="none" w:sz="0" w:space="0" w:color="auto"/>
        <w:bottom w:val="none" w:sz="0" w:space="0" w:color="auto"/>
        <w:right w:val="none" w:sz="0" w:space="0" w:color="auto"/>
      </w:divBdr>
    </w:div>
    <w:div w:id="534852973">
      <w:marLeft w:val="0"/>
      <w:marRight w:val="0"/>
      <w:marTop w:val="0"/>
      <w:marBottom w:val="0"/>
      <w:divBdr>
        <w:top w:val="none" w:sz="0" w:space="0" w:color="auto"/>
        <w:left w:val="none" w:sz="0" w:space="0" w:color="auto"/>
        <w:bottom w:val="none" w:sz="0" w:space="0" w:color="auto"/>
        <w:right w:val="none" w:sz="0" w:space="0" w:color="auto"/>
      </w:divBdr>
    </w:div>
    <w:div w:id="534925685">
      <w:marLeft w:val="0"/>
      <w:marRight w:val="0"/>
      <w:marTop w:val="0"/>
      <w:marBottom w:val="0"/>
      <w:divBdr>
        <w:top w:val="none" w:sz="0" w:space="0" w:color="auto"/>
        <w:left w:val="none" w:sz="0" w:space="0" w:color="auto"/>
        <w:bottom w:val="none" w:sz="0" w:space="0" w:color="auto"/>
        <w:right w:val="none" w:sz="0" w:space="0" w:color="auto"/>
      </w:divBdr>
    </w:div>
    <w:div w:id="535042040">
      <w:marLeft w:val="0"/>
      <w:marRight w:val="0"/>
      <w:marTop w:val="0"/>
      <w:marBottom w:val="0"/>
      <w:divBdr>
        <w:top w:val="none" w:sz="0" w:space="0" w:color="auto"/>
        <w:left w:val="none" w:sz="0" w:space="0" w:color="auto"/>
        <w:bottom w:val="none" w:sz="0" w:space="0" w:color="auto"/>
        <w:right w:val="none" w:sz="0" w:space="0" w:color="auto"/>
      </w:divBdr>
    </w:div>
    <w:div w:id="535050287">
      <w:marLeft w:val="0"/>
      <w:marRight w:val="0"/>
      <w:marTop w:val="0"/>
      <w:marBottom w:val="0"/>
      <w:divBdr>
        <w:top w:val="none" w:sz="0" w:space="0" w:color="auto"/>
        <w:left w:val="none" w:sz="0" w:space="0" w:color="auto"/>
        <w:bottom w:val="none" w:sz="0" w:space="0" w:color="auto"/>
        <w:right w:val="none" w:sz="0" w:space="0" w:color="auto"/>
      </w:divBdr>
    </w:div>
    <w:div w:id="535119219">
      <w:marLeft w:val="0"/>
      <w:marRight w:val="0"/>
      <w:marTop w:val="0"/>
      <w:marBottom w:val="0"/>
      <w:divBdr>
        <w:top w:val="none" w:sz="0" w:space="0" w:color="auto"/>
        <w:left w:val="none" w:sz="0" w:space="0" w:color="auto"/>
        <w:bottom w:val="none" w:sz="0" w:space="0" w:color="auto"/>
        <w:right w:val="none" w:sz="0" w:space="0" w:color="auto"/>
      </w:divBdr>
    </w:div>
    <w:div w:id="535197178">
      <w:marLeft w:val="0"/>
      <w:marRight w:val="0"/>
      <w:marTop w:val="0"/>
      <w:marBottom w:val="0"/>
      <w:divBdr>
        <w:top w:val="none" w:sz="0" w:space="0" w:color="auto"/>
        <w:left w:val="none" w:sz="0" w:space="0" w:color="auto"/>
        <w:bottom w:val="none" w:sz="0" w:space="0" w:color="auto"/>
        <w:right w:val="none" w:sz="0" w:space="0" w:color="auto"/>
      </w:divBdr>
    </w:div>
    <w:div w:id="535388244">
      <w:marLeft w:val="0"/>
      <w:marRight w:val="0"/>
      <w:marTop w:val="0"/>
      <w:marBottom w:val="0"/>
      <w:divBdr>
        <w:top w:val="none" w:sz="0" w:space="0" w:color="auto"/>
        <w:left w:val="none" w:sz="0" w:space="0" w:color="auto"/>
        <w:bottom w:val="none" w:sz="0" w:space="0" w:color="auto"/>
        <w:right w:val="none" w:sz="0" w:space="0" w:color="auto"/>
      </w:divBdr>
    </w:div>
    <w:div w:id="535389927">
      <w:marLeft w:val="0"/>
      <w:marRight w:val="0"/>
      <w:marTop w:val="0"/>
      <w:marBottom w:val="0"/>
      <w:divBdr>
        <w:top w:val="none" w:sz="0" w:space="0" w:color="auto"/>
        <w:left w:val="none" w:sz="0" w:space="0" w:color="auto"/>
        <w:bottom w:val="none" w:sz="0" w:space="0" w:color="auto"/>
        <w:right w:val="none" w:sz="0" w:space="0" w:color="auto"/>
      </w:divBdr>
    </w:div>
    <w:div w:id="535389963">
      <w:marLeft w:val="0"/>
      <w:marRight w:val="0"/>
      <w:marTop w:val="0"/>
      <w:marBottom w:val="0"/>
      <w:divBdr>
        <w:top w:val="none" w:sz="0" w:space="0" w:color="auto"/>
        <w:left w:val="none" w:sz="0" w:space="0" w:color="auto"/>
        <w:bottom w:val="none" w:sz="0" w:space="0" w:color="auto"/>
        <w:right w:val="none" w:sz="0" w:space="0" w:color="auto"/>
      </w:divBdr>
    </w:div>
    <w:div w:id="535434770">
      <w:marLeft w:val="0"/>
      <w:marRight w:val="0"/>
      <w:marTop w:val="0"/>
      <w:marBottom w:val="0"/>
      <w:divBdr>
        <w:top w:val="none" w:sz="0" w:space="0" w:color="auto"/>
        <w:left w:val="none" w:sz="0" w:space="0" w:color="auto"/>
        <w:bottom w:val="none" w:sz="0" w:space="0" w:color="auto"/>
        <w:right w:val="none" w:sz="0" w:space="0" w:color="auto"/>
      </w:divBdr>
    </w:div>
    <w:div w:id="535578347">
      <w:marLeft w:val="0"/>
      <w:marRight w:val="0"/>
      <w:marTop w:val="0"/>
      <w:marBottom w:val="0"/>
      <w:divBdr>
        <w:top w:val="none" w:sz="0" w:space="0" w:color="auto"/>
        <w:left w:val="none" w:sz="0" w:space="0" w:color="auto"/>
        <w:bottom w:val="none" w:sz="0" w:space="0" w:color="auto"/>
        <w:right w:val="none" w:sz="0" w:space="0" w:color="auto"/>
      </w:divBdr>
    </w:div>
    <w:div w:id="535699990">
      <w:marLeft w:val="0"/>
      <w:marRight w:val="0"/>
      <w:marTop w:val="0"/>
      <w:marBottom w:val="0"/>
      <w:divBdr>
        <w:top w:val="none" w:sz="0" w:space="0" w:color="auto"/>
        <w:left w:val="none" w:sz="0" w:space="0" w:color="auto"/>
        <w:bottom w:val="none" w:sz="0" w:space="0" w:color="auto"/>
        <w:right w:val="none" w:sz="0" w:space="0" w:color="auto"/>
      </w:divBdr>
    </w:div>
    <w:div w:id="535775833">
      <w:marLeft w:val="0"/>
      <w:marRight w:val="0"/>
      <w:marTop w:val="0"/>
      <w:marBottom w:val="0"/>
      <w:divBdr>
        <w:top w:val="none" w:sz="0" w:space="0" w:color="auto"/>
        <w:left w:val="none" w:sz="0" w:space="0" w:color="auto"/>
        <w:bottom w:val="none" w:sz="0" w:space="0" w:color="auto"/>
        <w:right w:val="none" w:sz="0" w:space="0" w:color="auto"/>
      </w:divBdr>
    </w:div>
    <w:div w:id="535893856">
      <w:marLeft w:val="0"/>
      <w:marRight w:val="0"/>
      <w:marTop w:val="0"/>
      <w:marBottom w:val="0"/>
      <w:divBdr>
        <w:top w:val="none" w:sz="0" w:space="0" w:color="auto"/>
        <w:left w:val="none" w:sz="0" w:space="0" w:color="auto"/>
        <w:bottom w:val="none" w:sz="0" w:space="0" w:color="auto"/>
        <w:right w:val="none" w:sz="0" w:space="0" w:color="auto"/>
      </w:divBdr>
    </w:div>
    <w:div w:id="536090187">
      <w:marLeft w:val="0"/>
      <w:marRight w:val="0"/>
      <w:marTop w:val="0"/>
      <w:marBottom w:val="0"/>
      <w:divBdr>
        <w:top w:val="none" w:sz="0" w:space="0" w:color="auto"/>
        <w:left w:val="none" w:sz="0" w:space="0" w:color="auto"/>
        <w:bottom w:val="none" w:sz="0" w:space="0" w:color="auto"/>
        <w:right w:val="none" w:sz="0" w:space="0" w:color="auto"/>
      </w:divBdr>
    </w:div>
    <w:div w:id="536163689">
      <w:marLeft w:val="0"/>
      <w:marRight w:val="0"/>
      <w:marTop w:val="0"/>
      <w:marBottom w:val="0"/>
      <w:divBdr>
        <w:top w:val="none" w:sz="0" w:space="0" w:color="auto"/>
        <w:left w:val="none" w:sz="0" w:space="0" w:color="auto"/>
        <w:bottom w:val="none" w:sz="0" w:space="0" w:color="auto"/>
        <w:right w:val="none" w:sz="0" w:space="0" w:color="auto"/>
      </w:divBdr>
    </w:div>
    <w:div w:id="536166534">
      <w:marLeft w:val="0"/>
      <w:marRight w:val="0"/>
      <w:marTop w:val="0"/>
      <w:marBottom w:val="0"/>
      <w:divBdr>
        <w:top w:val="none" w:sz="0" w:space="0" w:color="auto"/>
        <w:left w:val="none" w:sz="0" w:space="0" w:color="auto"/>
        <w:bottom w:val="none" w:sz="0" w:space="0" w:color="auto"/>
        <w:right w:val="none" w:sz="0" w:space="0" w:color="auto"/>
      </w:divBdr>
    </w:div>
    <w:div w:id="536166591">
      <w:marLeft w:val="0"/>
      <w:marRight w:val="0"/>
      <w:marTop w:val="0"/>
      <w:marBottom w:val="0"/>
      <w:divBdr>
        <w:top w:val="none" w:sz="0" w:space="0" w:color="auto"/>
        <w:left w:val="none" w:sz="0" w:space="0" w:color="auto"/>
        <w:bottom w:val="none" w:sz="0" w:space="0" w:color="auto"/>
        <w:right w:val="none" w:sz="0" w:space="0" w:color="auto"/>
      </w:divBdr>
    </w:div>
    <w:div w:id="536233622">
      <w:marLeft w:val="0"/>
      <w:marRight w:val="0"/>
      <w:marTop w:val="0"/>
      <w:marBottom w:val="0"/>
      <w:divBdr>
        <w:top w:val="none" w:sz="0" w:space="0" w:color="auto"/>
        <w:left w:val="none" w:sz="0" w:space="0" w:color="auto"/>
        <w:bottom w:val="none" w:sz="0" w:space="0" w:color="auto"/>
        <w:right w:val="none" w:sz="0" w:space="0" w:color="auto"/>
      </w:divBdr>
    </w:div>
    <w:div w:id="536233886">
      <w:marLeft w:val="0"/>
      <w:marRight w:val="0"/>
      <w:marTop w:val="0"/>
      <w:marBottom w:val="0"/>
      <w:divBdr>
        <w:top w:val="none" w:sz="0" w:space="0" w:color="auto"/>
        <w:left w:val="none" w:sz="0" w:space="0" w:color="auto"/>
        <w:bottom w:val="none" w:sz="0" w:space="0" w:color="auto"/>
        <w:right w:val="none" w:sz="0" w:space="0" w:color="auto"/>
      </w:divBdr>
    </w:div>
    <w:div w:id="536427679">
      <w:marLeft w:val="0"/>
      <w:marRight w:val="0"/>
      <w:marTop w:val="0"/>
      <w:marBottom w:val="0"/>
      <w:divBdr>
        <w:top w:val="none" w:sz="0" w:space="0" w:color="auto"/>
        <w:left w:val="none" w:sz="0" w:space="0" w:color="auto"/>
        <w:bottom w:val="none" w:sz="0" w:space="0" w:color="auto"/>
        <w:right w:val="none" w:sz="0" w:space="0" w:color="auto"/>
      </w:divBdr>
    </w:div>
    <w:div w:id="536431888">
      <w:marLeft w:val="0"/>
      <w:marRight w:val="0"/>
      <w:marTop w:val="0"/>
      <w:marBottom w:val="0"/>
      <w:divBdr>
        <w:top w:val="none" w:sz="0" w:space="0" w:color="auto"/>
        <w:left w:val="none" w:sz="0" w:space="0" w:color="auto"/>
        <w:bottom w:val="none" w:sz="0" w:space="0" w:color="auto"/>
        <w:right w:val="none" w:sz="0" w:space="0" w:color="auto"/>
      </w:divBdr>
    </w:div>
    <w:div w:id="536508083">
      <w:marLeft w:val="0"/>
      <w:marRight w:val="0"/>
      <w:marTop w:val="0"/>
      <w:marBottom w:val="0"/>
      <w:divBdr>
        <w:top w:val="none" w:sz="0" w:space="0" w:color="auto"/>
        <w:left w:val="none" w:sz="0" w:space="0" w:color="auto"/>
        <w:bottom w:val="none" w:sz="0" w:space="0" w:color="auto"/>
        <w:right w:val="none" w:sz="0" w:space="0" w:color="auto"/>
      </w:divBdr>
    </w:div>
    <w:div w:id="536510248">
      <w:marLeft w:val="0"/>
      <w:marRight w:val="0"/>
      <w:marTop w:val="0"/>
      <w:marBottom w:val="0"/>
      <w:divBdr>
        <w:top w:val="none" w:sz="0" w:space="0" w:color="auto"/>
        <w:left w:val="none" w:sz="0" w:space="0" w:color="auto"/>
        <w:bottom w:val="none" w:sz="0" w:space="0" w:color="auto"/>
        <w:right w:val="none" w:sz="0" w:space="0" w:color="auto"/>
      </w:divBdr>
    </w:div>
    <w:div w:id="536619996">
      <w:marLeft w:val="0"/>
      <w:marRight w:val="0"/>
      <w:marTop w:val="0"/>
      <w:marBottom w:val="0"/>
      <w:divBdr>
        <w:top w:val="none" w:sz="0" w:space="0" w:color="auto"/>
        <w:left w:val="none" w:sz="0" w:space="0" w:color="auto"/>
        <w:bottom w:val="none" w:sz="0" w:space="0" w:color="auto"/>
        <w:right w:val="none" w:sz="0" w:space="0" w:color="auto"/>
      </w:divBdr>
    </w:div>
    <w:div w:id="536622026">
      <w:marLeft w:val="0"/>
      <w:marRight w:val="0"/>
      <w:marTop w:val="0"/>
      <w:marBottom w:val="0"/>
      <w:divBdr>
        <w:top w:val="none" w:sz="0" w:space="0" w:color="auto"/>
        <w:left w:val="none" w:sz="0" w:space="0" w:color="auto"/>
        <w:bottom w:val="none" w:sz="0" w:space="0" w:color="auto"/>
        <w:right w:val="none" w:sz="0" w:space="0" w:color="auto"/>
      </w:divBdr>
    </w:div>
    <w:div w:id="536701533">
      <w:marLeft w:val="0"/>
      <w:marRight w:val="0"/>
      <w:marTop w:val="0"/>
      <w:marBottom w:val="0"/>
      <w:divBdr>
        <w:top w:val="none" w:sz="0" w:space="0" w:color="auto"/>
        <w:left w:val="none" w:sz="0" w:space="0" w:color="auto"/>
        <w:bottom w:val="none" w:sz="0" w:space="0" w:color="auto"/>
        <w:right w:val="none" w:sz="0" w:space="0" w:color="auto"/>
      </w:divBdr>
    </w:div>
    <w:div w:id="536741009">
      <w:marLeft w:val="0"/>
      <w:marRight w:val="0"/>
      <w:marTop w:val="0"/>
      <w:marBottom w:val="0"/>
      <w:divBdr>
        <w:top w:val="none" w:sz="0" w:space="0" w:color="auto"/>
        <w:left w:val="none" w:sz="0" w:space="0" w:color="auto"/>
        <w:bottom w:val="none" w:sz="0" w:space="0" w:color="auto"/>
        <w:right w:val="none" w:sz="0" w:space="0" w:color="auto"/>
      </w:divBdr>
    </w:div>
    <w:div w:id="536963890">
      <w:bodyDiv w:val="1"/>
      <w:marLeft w:val="0"/>
      <w:marRight w:val="0"/>
      <w:marTop w:val="0"/>
      <w:marBottom w:val="0"/>
      <w:divBdr>
        <w:top w:val="none" w:sz="0" w:space="0" w:color="auto"/>
        <w:left w:val="none" w:sz="0" w:space="0" w:color="auto"/>
        <w:bottom w:val="none" w:sz="0" w:space="0" w:color="auto"/>
        <w:right w:val="none" w:sz="0" w:space="0" w:color="auto"/>
      </w:divBdr>
    </w:div>
    <w:div w:id="536964269">
      <w:marLeft w:val="0"/>
      <w:marRight w:val="0"/>
      <w:marTop w:val="0"/>
      <w:marBottom w:val="0"/>
      <w:divBdr>
        <w:top w:val="none" w:sz="0" w:space="0" w:color="auto"/>
        <w:left w:val="none" w:sz="0" w:space="0" w:color="auto"/>
        <w:bottom w:val="none" w:sz="0" w:space="0" w:color="auto"/>
        <w:right w:val="none" w:sz="0" w:space="0" w:color="auto"/>
      </w:divBdr>
    </w:div>
    <w:div w:id="537084931">
      <w:marLeft w:val="0"/>
      <w:marRight w:val="0"/>
      <w:marTop w:val="0"/>
      <w:marBottom w:val="0"/>
      <w:divBdr>
        <w:top w:val="none" w:sz="0" w:space="0" w:color="auto"/>
        <w:left w:val="none" w:sz="0" w:space="0" w:color="auto"/>
        <w:bottom w:val="none" w:sz="0" w:space="0" w:color="auto"/>
        <w:right w:val="none" w:sz="0" w:space="0" w:color="auto"/>
      </w:divBdr>
    </w:div>
    <w:div w:id="537085323">
      <w:marLeft w:val="0"/>
      <w:marRight w:val="0"/>
      <w:marTop w:val="0"/>
      <w:marBottom w:val="0"/>
      <w:divBdr>
        <w:top w:val="none" w:sz="0" w:space="0" w:color="auto"/>
        <w:left w:val="none" w:sz="0" w:space="0" w:color="auto"/>
        <w:bottom w:val="none" w:sz="0" w:space="0" w:color="auto"/>
        <w:right w:val="none" w:sz="0" w:space="0" w:color="auto"/>
      </w:divBdr>
    </w:div>
    <w:div w:id="537088325">
      <w:marLeft w:val="0"/>
      <w:marRight w:val="0"/>
      <w:marTop w:val="0"/>
      <w:marBottom w:val="0"/>
      <w:divBdr>
        <w:top w:val="none" w:sz="0" w:space="0" w:color="auto"/>
        <w:left w:val="none" w:sz="0" w:space="0" w:color="auto"/>
        <w:bottom w:val="none" w:sz="0" w:space="0" w:color="auto"/>
        <w:right w:val="none" w:sz="0" w:space="0" w:color="auto"/>
      </w:divBdr>
    </w:div>
    <w:div w:id="537159806">
      <w:marLeft w:val="0"/>
      <w:marRight w:val="0"/>
      <w:marTop w:val="0"/>
      <w:marBottom w:val="0"/>
      <w:divBdr>
        <w:top w:val="none" w:sz="0" w:space="0" w:color="auto"/>
        <w:left w:val="none" w:sz="0" w:space="0" w:color="auto"/>
        <w:bottom w:val="none" w:sz="0" w:space="0" w:color="auto"/>
        <w:right w:val="none" w:sz="0" w:space="0" w:color="auto"/>
      </w:divBdr>
    </w:div>
    <w:div w:id="537199781">
      <w:marLeft w:val="0"/>
      <w:marRight w:val="0"/>
      <w:marTop w:val="0"/>
      <w:marBottom w:val="0"/>
      <w:divBdr>
        <w:top w:val="none" w:sz="0" w:space="0" w:color="auto"/>
        <w:left w:val="none" w:sz="0" w:space="0" w:color="auto"/>
        <w:bottom w:val="none" w:sz="0" w:space="0" w:color="auto"/>
        <w:right w:val="none" w:sz="0" w:space="0" w:color="auto"/>
      </w:divBdr>
    </w:div>
    <w:div w:id="537200870">
      <w:marLeft w:val="0"/>
      <w:marRight w:val="0"/>
      <w:marTop w:val="0"/>
      <w:marBottom w:val="0"/>
      <w:divBdr>
        <w:top w:val="none" w:sz="0" w:space="0" w:color="auto"/>
        <w:left w:val="none" w:sz="0" w:space="0" w:color="auto"/>
        <w:bottom w:val="none" w:sz="0" w:space="0" w:color="auto"/>
        <w:right w:val="none" w:sz="0" w:space="0" w:color="auto"/>
      </w:divBdr>
    </w:div>
    <w:div w:id="537201568">
      <w:marLeft w:val="0"/>
      <w:marRight w:val="0"/>
      <w:marTop w:val="0"/>
      <w:marBottom w:val="0"/>
      <w:divBdr>
        <w:top w:val="none" w:sz="0" w:space="0" w:color="auto"/>
        <w:left w:val="none" w:sz="0" w:space="0" w:color="auto"/>
        <w:bottom w:val="none" w:sz="0" w:space="0" w:color="auto"/>
        <w:right w:val="none" w:sz="0" w:space="0" w:color="auto"/>
      </w:divBdr>
    </w:div>
    <w:div w:id="537353922">
      <w:marLeft w:val="0"/>
      <w:marRight w:val="0"/>
      <w:marTop w:val="0"/>
      <w:marBottom w:val="0"/>
      <w:divBdr>
        <w:top w:val="none" w:sz="0" w:space="0" w:color="auto"/>
        <w:left w:val="none" w:sz="0" w:space="0" w:color="auto"/>
        <w:bottom w:val="none" w:sz="0" w:space="0" w:color="auto"/>
        <w:right w:val="none" w:sz="0" w:space="0" w:color="auto"/>
      </w:divBdr>
    </w:div>
    <w:div w:id="537396396">
      <w:marLeft w:val="0"/>
      <w:marRight w:val="0"/>
      <w:marTop w:val="0"/>
      <w:marBottom w:val="0"/>
      <w:divBdr>
        <w:top w:val="none" w:sz="0" w:space="0" w:color="auto"/>
        <w:left w:val="none" w:sz="0" w:space="0" w:color="auto"/>
        <w:bottom w:val="none" w:sz="0" w:space="0" w:color="auto"/>
        <w:right w:val="none" w:sz="0" w:space="0" w:color="auto"/>
      </w:divBdr>
    </w:div>
    <w:div w:id="537474673">
      <w:marLeft w:val="0"/>
      <w:marRight w:val="0"/>
      <w:marTop w:val="0"/>
      <w:marBottom w:val="0"/>
      <w:divBdr>
        <w:top w:val="none" w:sz="0" w:space="0" w:color="auto"/>
        <w:left w:val="none" w:sz="0" w:space="0" w:color="auto"/>
        <w:bottom w:val="none" w:sz="0" w:space="0" w:color="auto"/>
        <w:right w:val="none" w:sz="0" w:space="0" w:color="auto"/>
      </w:divBdr>
    </w:div>
    <w:div w:id="537546630">
      <w:marLeft w:val="0"/>
      <w:marRight w:val="0"/>
      <w:marTop w:val="0"/>
      <w:marBottom w:val="0"/>
      <w:divBdr>
        <w:top w:val="none" w:sz="0" w:space="0" w:color="auto"/>
        <w:left w:val="none" w:sz="0" w:space="0" w:color="auto"/>
        <w:bottom w:val="none" w:sz="0" w:space="0" w:color="auto"/>
        <w:right w:val="none" w:sz="0" w:space="0" w:color="auto"/>
      </w:divBdr>
    </w:div>
    <w:div w:id="537594535">
      <w:marLeft w:val="0"/>
      <w:marRight w:val="0"/>
      <w:marTop w:val="0"/>
      <w:marBottom w:val="0"/>
      <w:divBdr>
        <w:top w:val="none" w:sz="0" w:space="0" w:color="auto"/>
        <w:left w:val="none" w:sz="0" w:space="0" w:color="auto"/>
        <w:bottom w:val="none" w:sz="0" w:space="0" w:color="auto"/>
        <w:right w:val="none" w:sz="0" w:space="0" w:color="auto"/>
      </w:divBdr>
    </w:div>
    <w:div w:id="537595891">
      <w:marLeft w:val="0"/>
      <w:marRight w:val="0"/>
      <w:marTop w:val="0"/>
      <w:marBottom w:val="0"/>
      <w:divBdr>
        <w:top w:val="none" w:sz="0" w:space="0" w:color="auto"/>
        <w:left w:val="none" w:sz="0" w:space="0" w:color="auto"/>
        <w:bottom w:val="none" w:sz="0" w:space="0" w:color="auto"/>
        <w:right w:val="none" w:sz="0" w:space="0" w:color="auto"/>
      </w:divBdr>
    </w:div>
    <w:div w:id="537666009">
      <w:bodyDiv w:val="1"/>
      <w:marLeft w:val="0"/>
      <w:marRight w:val="0"/>
      <w:marTop w:val="0"/>
      <w:marBottom w:val="0"/>
      <w:divBdr>
        <w:top w:val="none" w:sz="0" w:space="0" w:color="auto"/>
        <w:left w:val="none" w:sz="0" w:space="0" w:color="auto"/>
        <w:bottom w:val="none" w:sz="0" w:space="0" w:color="auto"/>
        <w:right w:val="none" w:sz="0" w:space="0" w:color="auto"/>
      </w:divBdr>
    </w:div>
    <w:div w:id="537746191">
      <w:marLeft w:val="0"/>
      <w:marRight w:val="0"/>
      <w:marTop w:val="0"/>
      <w:marBottom w:val="0"/>
      <w:divBdr>
        <w:top w:val="none" w:sz="0" w:space="0" w:color="auto"/>
        <w:left w:val="none" w:sz="0" w:space="0" w:color="auto"/>
        <w:bottom w:val="none" w:sz="0" w:space="0" w:color="auto"/>
        <w:right w:val="none" w:sz="0" w:space="0" w:color="auto"/>
      </w:divBdr>
    </w:div>
    <w:div w:id="537933933">
      <w:marLeft w:val="0"/>
      <w:marRight w:val="0"/>
      <w:marTop w:val="0"/>
      <w:marBottom w:val="0"/>
      <w:divBdr>
        <w:top w:val="none" w:sz="0" w:space="0" w:color="auto"/>
        <w:left w:val="none" w:sz="0" w:space="0" w:color="auto"/>
        <w:bottom w:val="none" w:sz="0" w:space="0" w:color="auto"/>
        <w:right w:val="none" w:sz="0" w:space="0" w:color="auto"/>
      </w:divBdr>
    </w:div>
    <w:div w:id="537934047">
      <w:marLeft w:val="0"/>
      <w:marRight w:val="0"/>
      <w:marTop w:val="0"/>
      <w:marBottom w:val="0"/>
      <w:divBdr>
        <w:top w:val="none" w:sz="0" w:space="0" w:color="auto"/>
        <w:left w:val="none" w:sz="0" w:space="0" w:color="auto"/>
        <w:bottom w:val="none" w:sz="0" w:space="0" w:color="auto"/>
        <w:right w:val="none" w:sz="0" w:space="0" w:color="auto"/>
      </w:divBdr>
    </w:div>
    <w:div w:id="538014595">
      <w:marLeft w:val="0"/>
      <w:marRight w:val="0"/>
      <w:marTop w:val="0"/>
      <w:marBottom w:val="0"/>
      <w:divBdr>
        <w:top w:val="none" w:sz="0" w:space="0" w:color="auto"/>
        <w:left w:val="none" w:sz="0" w:space="0" w:color="auto"/>
        <w:bottom w:val="none" w:sz="0" w:space="0" w:color="auto"/>
        <w:right w:val="none" w:sz="0" w:space="0" w:color="auto"/>
      </w:divBdr>
    </w:div>
    <w:div w:id="538051715">
      <w:marLeft w:val="0"/>
      <w:marRight w:val="0"/>
      <w:marTop w:val="0"/>
      <w:marBottom w:val="0"/>
      <w:divBdr>
        <w:top w:val="none" w:sz="0" w:space="0" w:color="auto"/>
        <w:left w:val="none" w:sz="0" w:space="0" w:color="auto"/>
        <w:bottom w:val="none" w:sz="0" w:space="0" w:color="auto"/>
        <w:right w:val="none" w:sz="0" w:space="0" w:color="auto"/>
      </w:divBdr>
    </w:div>
    <w:div w:id="538130334">
      <w:marLeft w:val="0"/>
      <w:marRight w:val="0"/>
      <w:marTop w:val="0"/>
      <w:marBottom w:val="0"/>
      <w:divBdr>
        <w:top w:val="none" w:sz="0" w:space="0" w:color="auto"/>
        <w:left w:val="none" w:sz="0" w:space="0" w:color="auto"/>
        <w:bottom w:val="none" w:sz="0" w:space="0" w:color="auto"/>
        <w:right w:val="none" w:sz="0" w:space="0" w:color="auto"/>
      </w:divBdr>
    </w:div>
    <w:div w:id="538276948">
      <w:marLeft w:val="0"/>
      <w:marRight w:val="0"/>
      <w:marTop w:val="0"/>
      <w:marBottom w:val="0"/>
      <w:divBdr>
        <w:top w:val="none" w:sz="0" w:space="0" w:color="auto"/>
        <w:left w:val="none" w:sz="0" w:space="0" w:color="auto"/>
        <w:bottom w:val="none" w:sz="0" w:space="0" w:color="auto"/>
        <w:right w:val="none" w:sz="0" w:space="0" w:color="auto"/>
      </w:divBdr>
    </w:div>
    <w:div w:id="538277735">
      <w:marLeft w:val="0"/>
      <w:marRight w:val="0"/>
      <w:marTop w:val="0"/>
      <w:marBottom w:val="0"/>
      <w:divBdr>
        <w:top w:val="none" w:sz="0" w:space="0" w:color="auto"/>
        <w:left w:val="none" w:sz="0" w:space="0" w:color="auto"/>
        <w:bottom w:val="none" w:sz="0" w:space="0" w:color="auto"/>
        <w:right w:val="none" w:sz="0" w:space="0" w:color="auto"/>
      </w:divBdr>
    </w:div>
    <w:div w:id="538279771">
      <w:marLeft w:val="0"/>
      <w:marRight w:val="0"/>
      <w:marTop w:val="0"/>
      <w:marBottom w:val="0"/>
      <w:divBdr>
        <w:top w:val="none" w:sz="0" w:space="0" w:color="auto"/>
        <w:left w:val="none" w:sz="0" w:space="0" w:color="auto"/>
        <w:bottom w:val="none" w:sz="0" w:space="0" w:color="auto"/>
        <w:right w:val="none" w:sz="0" w:space="0" w:color="auto"/>
      </w:divBdr>
    </w:div>
    <w:div w:id="538319245">
      <w:marLeft w:val="0"/>
      <w:marRight w:val="0"/>
      <w:marTop w:val="0"/>
      <w:marBottom w:val="0"/>
      <w:divBdr>
        <w:top w:val="none" w:sz="0" w:space="0" w:color="auto"/>
        <w:left w:val="none" w:sz="0" w:space="0" w:color="auto"/>
        <w:bottom w:val="none" w:sz="0" w:space="0" w:color="auto"/>
        <w:right w:val="none" w:sz="0" w:space="0" w:color="auto"/>
      </w:divBdr>
    </w:div>
    <w:div w:id="538468331">
      <w:marLeft w:val="0"/>
      <w:marRight w:val="0"/>
      <w:marTop w:val="0"/>
      <w:marBottom w:val="0"/>
      <w:divBdr>
        <w:top w:val="none" w:sz="0" w:space="0" w:color="auto"/>
        <w:left w:val="none" w:sz="0" w:space="0" w:color="auto"/>
        <w:bottom w:val="none" w:sz="0" w:space="0" w:color="auto"/>
        <w:right w:val="none" w:sz="0" w:space="0" w:color="auto"/>
      </w:divBdr>
    </w:div>
    <w:div w:id="538589223">
      <w:marLeft w:val="0"/>
      <w:marRight w:val="0"/>
      <w:marTop w:val="0"/>
      <w:marBottom w:val="0"/>
      <w:divBdr>
        <w:top w:val="none" w:sz="0" w:space="0" w:color="auto"/>
        <w:left w:val="none" w:sz="0" w:space="0" w:color="auto"/>
        <w:bottom w:val="none" w:sz="0" w:space="0" w:color="auto"/>
        <w:right w:val="none" w:sz="0" w:space="0" w:color="auto"/>
      </w:divBdr>
    </w:div>
    <w:div w:id="538666894">
      <w:marLeft w:val="0"/>
      <w:marRight w:val="0"/>
      <w:marTop w:val="0"/>
      <w:marBottom w:val="0"/>
      <w:divBdr>
        <w:top w:val="none" w:sz="0" w:space="0" w:color="auto"/>
        <w:left w:val="none" w:sz="0" w:space="0" w:color="auto"/>
        <w:bottom w:val="none" w:sz="0" w:space="0" w:color="auto"/>
        <w:right w:val="none" w:sz="0" w:space="0" w:color="auto"/>
      </w:divBdr>
    </w:div>
    <w:div w:id="538706482">
      <w:marLeft w:val="0"/>
      <w:marRight w:val="0"/>
      <w:marTop w:val="0"/>
      <w:marBottom w:val="0"/>
      <w:divBdr>
        <w:top w:val="none" w:sz="0" w:space="0" w:color="auto"/>
        <w:left w:val="none" w:sz="0" w:space="0" w:color="auto"/>
        <w:bottom w:val="none" w:sz="0" w:space="0" w:color="auto"/>
        <w:right w:val="none" w:sz="0" w:space="0" w:color="auto"/>
      </w:divBdr>
    </w:div>
    <w:div w:id="538707593">
      <w:marLeft w:val="0"/>
      <w:marRight w:val="0"/>
      <w:marTop w:val="0"/>
      <w:marBottom w:val="0"/>
      <w:divBdr>
        <w:top w:val="none" w:sz="0" w:space="0" w:color="auto"/>
        <w:left w:val="none" w:sz="0" w:space="0" w:color="auto"/>
        <w:bottom w:val="none" w:sz="0" w:space="0" w:color="auto"/>
        <w:right w:val="none" w:sz="0" w:space="0" w:color="auto"/>
      </w:divBdr>
    </w:div>
    <w:div w:id="538708351">
      <w:marLeft w:val="0"/>
      <w:marRight w:val="0"/>
      <w:marTop w:val="0"/>
      <w:marBottom w:val="0"/>
      <w:divBdr>
        <w:top w:val="none" w:sz="0" w:space="0" w:color="auto"/>
        <w:left w:val="none" w:sz="0" w:space="0" w:color="auto"/>
        <w:bottom w:val="none" w:sz="0" w:space="0" w:color="auto"/>
        <w:right w:val="none" w:sz="0" w:space="0" w:color="auto"/>
      </w:divBdr>
    </w:div>
    <w:div w:id="538709417">
      <w:marLeft w:val="0"/>
      <w:marRight w:val="0"/>
      <w:marTop w:val="0"/>
      <w:marBottom w:val="0"/>
      <w:divBdr>
        <w:top w:val="none" w:sz="0" w:space="0" w:color="auto"/>
        <w:left w:val="none" w:sz="0" w:space="0" w:color="auto"/>
        <w:bottom w:val="none" w:sz="0" w:space="0" w:color="auto"/>
        <w:right w:val="none" w:sz="0" w:space="0" w:color="auto"/>
      </w:divBdr>
    </w:div>
    <w:div w:id="538711639">
      <w:marLeft w:val="0"/>
      <w:marRight w:val="0"/>
      <w:marTop w:val="0"/>
      <w:marBottom w:val="0"/>
      <w:divBdr>
        <w:top w:val="none" w:sz="0" w:space="0" w:color="auto"/>
        <w:left w:val="none" w:sz="0" w:space="0" w:color="auto"/>
        <w:bottom w:val="none" w:sz="0" w:space="0" w:color="auto"/>
        <w:right w:val="none" w:sz="0" w:space="0" w:color="auto"/>
      </w:divBdr>
    </w:div>
    <w:div w:id="538737046">
      <w:marLeft w:val="0"/>
      <w:marRight w:val="0"/>
      <w:marTop w:val="0"/>
      <w:marBottom w:val="0"/>
      <w:divBdr>
        <w:top w:val="none" w:sz="0" w:space="0" w:color="auto"/>
        <w:left w:val="none" w:sz="0" w:space="0" w:color="auto"/>
        <w:bottom w:val="none" w:sz="0" w:space="0" w:color="auto"/>
        <w:right w:val="none" w:sz="0" w:space="0" w:color="auto"/>
      </w:divBdr>
    </w:div>
    <w:div w:id="538976717">
      <w:marLeft w:val="0"/>
      <w:marRight w:val="0"/>
      <w:marTop w:val="0"/>
      <w:marBottom w:val="0"/>
      <w:divBdr>
        <w:top w:val="none" w:sz="0" w:space="0" w:color="auto"/>
        <w:left w:val="none" w:sz="0" w:space="0" w:color="auto"/>
        <w:bottom w:val="none" w:sz="0" w:space="0" w:color="auto"/>
        <w:right w:val="none" w:sz="0" w:space="0" w:color="auto"/>
      </w:divBdr>
    </w:div>
    <w:div w:id="539047621">
      <w:marLeft w:val="0"/>
      <w:marRight w:val="0"/>
      <w:marTop w:val="0"/>
      <w:marBottom w:val="0"/>
      <w:divBdr>
        <w:top w:val="none" w:sz="0" w:space="0" w:color="auto"/>
        <w:left w:val="none" w:sz="0" w:space="0" w:color="auto"/>
        <w:bottom w:val="none" w:sz="0" w:space="0" w:color="auto"/>
        <w:right w:val="none" w:sz="0" w:space="0" w:color="auto"/>
      </w:divBdr>
    </w:div>
    <w:div w:id="539048024">
      <w:marLeft w:val="0"/>
      <w:marRight w:val="0"/>
      <w:marTop w:val="0"/>
      <w:marBottom w:val="0"/>
      <w:divBdr>
        <w:top w:val="none" w:sz="0" w:space="0" w:color="auto"/>
        <w:left w:val="none" w:sz="0" w:space="0" w:color="auto"/>
        <w:bottom w:val="none" w:sz="0" w:space="0" w:color="auto"/>
        <w:right w:val="none" w:sz="0" w:space="0" w:color="auto"/>
      </w:divBdr>
    </w:div>
    <w:div w:id="539245040">
      <w:marLeft w:val="0"/>
      <w:marRight w:val="0"/>
      <w:marTop w:val="0"/>
      <w:marBottom w:val="0"/>
      <w:divBdr>
        <w:top w:val="none" w:sz="0" w:space="0" w:color="auto"/>
        <w:left w:val="none" w:sz="0" w:space="0" w:color="auto"/>
        <w:bottom w:val="none" w:sz="0" w:space="0" w:color="auto"/>
        <w:right w:val="none" w:sz="0" w:space="0" w:color="auto"/>
      </w:divBdr>
    </w:div>
    <w:div w:id="539249197">
      <w:marLeft w:val="0"/>
      <w:marRight w:val="0"/>
      <w:marTop w:val="0"/>
      <w:marBottom w:val="0"/>
      <w:divBdr>
        <w:top w:val="none" w:sz="0" w:space="0" w:color="auto"/>
        <w:left w:val="none" w:sz="0" w:space="0" w:color="auto"/>
        <w:bottom w:val="none" w:sz="0" w:space="0" w:color="auto"/>
        <w:right w:val="none" w:sz="0" w:space="0" w:color="auto"/>
      </w:divBdr>
    </w:div>
    <w:div w:id="539366289">
      <w:bodyDiv w:val="1"/>
      <w:marLeft w:val="0"/>
      <w:marRight w:val="0"/>
      <w:marTop w:val="0"/>
      <w:marBottom w:val="0"/>
      <w:divBdr>
        <w:top w:val="none" w:sz="0" w:space="0" w:color="auto"/>
        <w:left w:val="none" w:sz="0" w:space="0" w:color="auto"/>
        <w:bottom w:val="none" w:sz="0" w:space="0" w:color="auto"/>
        <w:right w:val="none" w:sz="0" w:space="0" w:color="auto"/>
      </w:divBdr>
    </w:div>
    <w:div w:id="539392067">
      <w:marLeft w:val="0"/>
      <w:marRight w:val="0"/>
      <w:marTop w:val="0"/>
      <w:marBottom w:val="0"/>
      <w:divBdr>
        <w:top w:val="none" w:sz="0" w:space="0" w:color="auto"/>
        <w:left w:val="none" w:sz="0" w:space="0" w:color="auto"/>
        <w:bottom w:val="none" w:sz="0" w:space="0" w:color="auto"/>
        <w:right w:val="none" w:sz="0" w:space="0" w:color="auto"/>
      </w:divBdr>
    </w:div>
    <w:div w:id="539437235">
      <w:marLeft w:val="0"/>
      <w:marRight w:val="0"/>
      <w:marTop w:val="0"/>
      <w:marBottom w:val="0"/>
      <w:divBdr>
        <w:top w:val="none" w:sz="0" w:space="0" w:color="auto"/>
        <w:left w:val="none" w:sz="0" w:space="0" w:color="auto"/>
        <w:bottom w:val="none" w:sz="0" w:space="0" w:color="auto"/>
        <w:right w:val="none" w:sz="0" w:space="0" w:color="auto"/>
      </w:divBdr>
    </w:div>
    <w:div w:id="539437663">
      <w:marLeft w:val="0"/>
      <w:marRight w:val="0"/>
      <w:marTop w:val="0"/>
      <w:marBottom w:val="0"/>
      <w:divBdr>
        <w:top w:val="none" w:sz="0" w:space="0" w:color="auto"/>
        <w:left w:val="none" w:sz="0" w:space="0" w:color="auto"/>
        <w:bottom w:val="none" w:sz="0" w:space="0" w:color="auto"/>
        <w:right w:val="none" w:sz="0" w:space="0" w:color="auto"/>
      </w:divBdr>
    </w:div>
    <w:div w:id="539441736">
      <w:marLeft w:val="0"/>
      <w:marRight w:val="0"/>
      <w:marTop w:val="0"/>
      <w:marBottom w:val="0"/>
      <w:divBdr>
        <w:top w:val="none" w:sz="0" w:space="0" w:color="auto"/>
        <w:left w:val="none" w:sz="0" w:space="0" w:color="auto"/>
        <w:bottom w:val="none" w:sz="0" w:space="0" w:color="auto"/>
        <w:right w:val="none" w:sz="0" w:space="0" w:color="auto"/>
      </w:divBdr>
    </w:div>
    <w:div w:id="539510296">
      <w:marLeft w:val="0"/>
      <w:marRight w:val="0"/>
      <w:marTop w:val="0"/>
      <w:marBottom w:val="0"/>
      <w:divBdr>
        <w:top w:val="none" w:sz="0" w:space="0" w:color="auto"/>
        <w:left w:val="none" w:sz="0" w:space="0" w:color="auto"/>
        <w:bottom w:val="none" w:sz="0" w:space="0" w:color="auto"/>
        <w:right w:val="none" w:sz="0" w:space="0" w:color="auto"/>
      </w:divBdr>
    </w:div>
    <w:div w:id="539511682">
      <w:marLeft w:val="0"/>
      <w:marRight w:val="0"/>
      <w:marTop w:val="0"/>
      <w:marBottom w:val="0"/>
      <w:divBdr>
        <w:top w:val="none" w:sz="0" w:space="0" w:color="auto"/>
        <w:left w:val="none" w:sz="0" w:space="0" w:color="auto"/>
        <w:bottom w:val="none" w:sz="0" w:space="0" w:color="auto"/>
        <w:right w:val="none" w:sz="0" w:space="0" w:color="auto"/>
      </w:divBdr>
    </w:div>
    <w:div w:id="539512403">
      <w:marLeft w:val="0"/>
      <w:marRight w:val="0"/>
      <w:marTop w:val="0"/>
      <w:marBottom w:val="0"/>
      <w:divBdr>
        <w:top w:val="none" w:sz="0" w:space="0" w:color="auto"/>
        <w:left w:val="none" w:sz="0" w:space="0" w:color="auto"/>
        <w:bottom w:val="none" w:sz="0" w:space="0" w:color="auto"/>
        <w:right w:val="none" w:sz="0" w:space="0" w:color="auto"/>
      </w:divBdr>
    </w:div>
    <w:div w:id="539559133">
      <w:marLeft w:val="0"/>
      <w:marRight w:val="0"/>
      <w:marTop w:val="0"/>
      <w:marBottom w:val="0"/>
      <w:divBdr>
        <w:top w:val="none" w:sz="0" w:space="0" w:color="auto"/>
        <w:left w:val="none" w:sz="0" w:space="0" w:color="auto"/>
        <w:bottom w:val="none" w:sz="0" w:space="0" w:color="auto"/>
        <w:right w:val="none" w:sz="0" w:space="0" w:color="auto"/>
      </w:divBdr>
    </w:div>
    <w:div w:id="539631478">
      <w:marLeft w:val="0"/>
      <w:marRight w:val="0"/>
      <w:marTop w:val="0"/>
      <w:marBottom w:val="0"/>
      <w:divBdr>
        <w:top w:val="none" w:sz="0" w:space="0" w:color="auto"/>
        <w:left w:val="none" w:sz="0" w:space="0" w:color="auto"/>
        <w:bottom w:val="none" w:sz="0" w:space="0" w:color="auto"/>
        <w:right w:val="none" w:sz="0" w:space="0" w:color="auto"/>
      </w:divBdr>
    </w:div>
    <w:div w:id="539633000">
      <w:marLeft w:val="0"/>
      <w:marRight w:val="0"/>
      <w:marTop w:val="0"/>
      <w:marBottom w:val="0"/>
      <w:divBdr>
        <w:top w:val="none" w:sz="0" w:space="0" w:color="auto"/>
        <w:left w:val="none" w:sz="0" w:space="0" w:color="auto"/>
        <w:bottom w:val="none" w:sz="0" w:space="0" w:color="auto"/>
        <w:right w:val="none" w:sz="0" w:space="0" w:color="auto"/>
      </w:divBdr>
    </w:div>
    <w:div w:id="539634771">
      <w:marLeft w:val="0"/>
      <w:marRight w:val="0"/>
      <w:marTop w:val="0"/>
      <w:marBottom w:val="0"/>
      <w:divBdr>
        <w:top w:val="none" w:sz="0" w:space="0" w:color="auto"/>
        <w:left w:val="none" w:sz="0" w:space="0" w:color="auto"/>
        <w:bottom w:val="none" w:sz="0" w:space="0" w:color="auto"/>
        <w:right w:val="none" w:sz="0" w:space="0" w:color="auto"/>
      </w:divBdr>
    </w:div>
    <w:div w:id="539636115">
      <w:marLeft w:val="0"/>
      <w:marRight w:val="0"/>
      <w:marTop w:val="0"/>
      <w:marBottom w:val="0"/>
      <w:divBdr>
        <w:top w:val="none" w:sz="0" w:space="0" w:color="auto"/>
        <w:left w:val="none" w:sz="0" w:space="0" w:color="auto"/>
        <w:bottom w:val="none" w:sz="0" w:space="0" w:color="auto"/>
        <w:right w:val="none" w:sz="0" w:space="0" w:color="auto"/>
      </w:divBdr>
    </w:div>
    <w:div w:id="539708016">
      <w:marLeft w:val="0"/>
      <w:marRight w:val="0"/>
      <w:marTop w:val="0"/>
      <w:marBottom w:val="0"/>
      <w:divBdr>
        <w:top w:val="none" w:sz="0" w:space="0" w:color="auto"/>
        <w:left w:val="none" w:sz="0" w:space="0" w:color="auto"/>
        <w:bottom w:val="none" w:sz="0" w:space="0" w:color="auto"/>
        <w:right w:val="none" w:sz="0" w:space="0" w:color="auto"/>
      </w:divBdr>
    </w:div>
    <w:div w:id="539710663">
      <w:marLeft w:val="0"/>
      <w:marRight w:val="0"/>
      <w:marTop w:val="0"/>
      <w:marBottom w:val="0"/>
      <w:divBdr>
        <w:top w:val="none" w:sz="0" w:space="0" w:color="auto"/>
        <w:left w:val="none" w:sz="0" w:space="0" w:color="auto"/>
        <w:bottom w:val="none" w:sz="0" w:space="0" w:color="auto"/>
        <w:right w:val="none" w:sz="0" w:space="0" w:color="auto"/>
      </w:divBdr>
    </w:div>
    <w:div w:id="539781757">
      <w:marLeft w:val="480"/>
      <w:marRight w:val="0"/>
      <w:marTop w:val="0"/>
      <w:marBottom w:val="0"/>
      <w:divBdr>
        <w:top w:val="none" w:sz="0" w:space="0" w:color="auto"/>
        <w:left w:val="none" w:sz="0" w:space="0" w:color="auto"/>
        <w:bottom w:val="none" w:sz="0" w:space="0" w:color="auto"/>
        <w:right w:val="none" w:sz="0" w:space="0" w:color="auto"/>
      </w:divBdr>
    </w:div>
    <w:div w:id="539828623">
      <w:marLeft w:val="0"/>
      <w:marRight w:val="0"/>
      <w:marTop w:val="0"/>
      <w:marBottom w:val="0"/>
      <w:divBdr>
        <w:top w:val="none" w:sz="0" w:space="0" w:color="auto"/>
        <w:left w:val="none" w:sz="0" w:space="0" w:color="auto"/>
        <w:bottom w:val="none" w:sz="0" w:space="0" w:color="auto"/>
        <w:right w:val="none" w:sz="0" w:space="0" w:color="auto"/>
      </w:divBdr>
    </w:div>
    <w:div w:id="539899588">
      <w:marLeft w:val="0"/>
      <w:marRight w:val="0"/>
      <w:marTop w:val="0"/>
      <w:marBottom w:val="0"/>
      <w:divBdr>
        <w:top w:val="none" w:sz="0" w:space="0" w:color="auto"/>
        <w:left w:val="none" w:sz="0" w:space="0" w:color="auto"/>
        <w:bottom w:val="none" w:sz="0" w:space="0" w:color="auto"/>
        <w:right w:val="none" w:sz="0" w:space="0" w:color="auto"/>
      </w:divBdr>
    </w:div>
    <w:div w:id="539901987">
      <w:marLeft w:val="0"/>
      <w:marRight w:val="0"/>
      <w:marTop w:val="0"/>
      <w:marBottom w:val="0"/>
      <w:divBdr>
        <w:top w:val="none" w:sz="0" w:space="0" w:color="auto"/>
        <w:left w:val="none" w:sz="0" w:space="0" w:color="auto"/>
        <w:bottom w:val="none" w:sz="0" w:space="0" w:color="auto"/>
        <w:right w:val="none" w:sz="0" w:space="0" w:color="auto"/>
      </w:divBdr>
    </w:div>
    <w:div w:id="540097768">
      <w:marLeft w:val="0"/>
      <w:marRight w:val="0"/>
      <w:marTop w:val="0"/>
      <w:marBottom w:val="0"/>
      <w:divBdr>
        <w:top w:val="none" w:sz="0" w:space="0" w:color="auto"/>
        <w:left w:val="none" w:sz="0" w:space="0" w:color="auto"/>
        <w:bottom w:val="none" w:sz="0" w:space="0" w:color="auto"/>
        <w:right w:val="none" w:sz="0" w:space="0" w:color="auto"/>
      </w:divBdr>
    </w:div>
    <w:div w:id="540169857">
      <w:marLeft w:val="0"/>
      <w:marRight w:val="0"/>
      <w:marTop w:val="0"/>
      <w:marBottom w:val="0"/>
      <w:divBdr>
        <w:top w:val="none" w:sz="0" w:space="0" w:color="auto"/>
        <w:left w:val="none" w:sz="0" w:space="0" w:color="auto"/>
        <w:bottom w:val="none" w:sz="0" w:space="0" w:color="auto"/>
        <w:right w:val="none" w:sz="0" w:space="0" w:color="auto"/>
      </w:divBdr>
    </w:div>
    <w:div w:id="540242026">
      <w:marLeft w:val="0"/>
      <w:marRight w:val="0"/>
      <w:marTop w:val="0"/>
      <w:marBottom w:val="0"/>
      <w:divBdr>
        <w:top w:val="none" w:sz="0" w:space="0" w:color="auto"/>
        <w:left w:val="none" w:sz="0" w:space="0" w:color="auto"/>
        <w:bottom w:val="none" w:sz="0" w:space="0" w:color="auto"/>
        <w:right w:val="none" w:sz="0" w:space="0" w:color="auto"/>
      </w:divBdr>
    </w:div>
    <w:div w:id="540362373">
      <w:marLeft w:val="0"/>
      <w:marRight w:val="0"/>
      <w:marTop w:val="0"/>
      <w:marBottom w:val="0"/>
      <w:divBdr>
        <w:top w:val="none" w:sz="0" w:space="0" w:color="auto"/>
        <w:left w:val="none" w:sz="0" w:space="0" w:color="auto"/>
        <w:bottom w:val="none" w:sz="0" w:space="0" w:color="auto"/>
        <w:right w:val="none" w:sz="0" w:space="0" w:color="auto"/>
      </w:divBdr>
    </w:div>
    <w:div w:id="540438992">
      <w:marLeft w:val="0"/>
      <w:marRight w:val="0"/>
      <w:marTop w:val="0"/>
      <w:marBottom w:val="0"/>
      <w:divBdr>
        <w:top w:val="none" w:sz="0" w:space="0" w:color="auto"/>
        <w:left w:val="none" w:sz="0" w:space="0" w:color="auto"/>
        <w:bottom w:val="none" w:sz="0" w:space="0" w:color="auto"/>
        <w:right w:val="none" w:sz="0" w:space="0" w:color="auto"/>
      </w:divBdr>
    </w:div>
    <w:div w:id="540479603">
      <w:marLeft w:val="0"/>
      <w:marRight w:val="0"/>
      <w:marTop w:val="0"/>
      <w:marBottom w:val="0"/>
      <w:divBdr>
        <w:top w:val="none" w:sz="0" w:space="0" w:color="auto"/>
        <w:left w:val="none" w:sz="0" w:space="0" w:color="auto"/>
        <w:bottom w:val="none" w:sz="0" w:space="0" w:color="auto"/>
        <w:right w:val="none" w:sz="0" w:space="0" w:color="auto"/>
      </w:divBdr>
    </w:div>
    <w:div w:id="540481047">
      <w:marLeft w:val="0"/>
      <w:marRight w:val="0"/>
      <w:marTop w:val="0"/>
      <w:marBottom w:val="0"/>
      <w:divBdr>
        <w:top w:val="none" w:sz="0" w:space="0" w:color="auto"/>
        <w:left w:val="none" w:sz="0" w:space="0" w:color="auto"/>
        <w:bottom w:val="none" w:sz="0" w:space="0" w:color="auto"/>
        <w:right w:val="none" w:sz="0" w:space="0" w:color="auto"/>
      </w:divBdr>
    </w:div>
    <w:div w:id="540630451">
      <w:marLeft w:val="0"/>
      <w:marRight w:val="0"/>
      <w:marTop w:val="0"/>
      <w:marBottom w:val="0"/>
      <w:divBdr>
        <w:top w:val="none" w:sz="0" w:space="0" w:color="auto"/>
        <w:left w:val="none" w:sz="0" w:space="0" w:color="auto"/>
        <w:bottom w:val="none" w:sz="0" w:space="0" w:color="auto"/>
        <w:right w:val="none" w:sz="0" w:space="0" w:color="auto"/>
      </w:divBdr>
    </w:div>
    <w:div w:id="540631200">
      <w:marLeft w:val="0"/>
      <w:marRight w:val="0"/>
      <w:marTop w:val="0"/>
      <w:marBottom w:val="0"/>
      <w:divBdr>
        <w:top w:val="none" w:sz="0" w:space="0" w:color="auto"/>
        <w:left w:val="none" w:sz="0" w:space="0" w:color="auto"/>
        <w:bottom w:val="none" w:sz="0" w:space="0" w:color="auto"/>
        <w:right w:val="none" w:sz="0" w:space="0" w:color="auto"/>
      </w:divBdr>
    </w:div>
    <w:div w:id="540631836">
      <w:marLeft w:val="0"/>
      <w:marRight w:val="0"/>
      <w:marTop w:val="0"/>
      <w:marBottom w:val="0"/>
      <w:divBdr>
        <w:top w:val="none" w:sz="0" w:space="0" w:color="auto"/>
        <w:left w:val="none" w:sz="0" w:space="0" w:color="auto"/>
        <w:bottom w:val="none" w:sz="0" w:space="0" w:color="auto"/>
        <w:right w:val="none" w:sz="0" w:space="0" w:color="auto"/>
      </w:divBdr>
    </w:div>
    <w:div w:id="540634884">
      <w:marLeft w:val="0"/>
      <w:marRight w:val="0"/>
      <w:marTop w:val="0"/>
      <w:marBottom w:val="0"/>
      <w:divBdr>
        <w:top w:val="none" w:sz="0" w:space="0" w:color="auto"/>
        <w:left w:val="none" w:sz="0" w:space="0" w:color="auto"/>
        <w:bottom w:val="none" w:sz="0" w:space="0" w:color="auto"/>
        <w:right w:val="none" w:sz="0" w:space="0" w:color="auto"/>
      </w:divBdr>
    </w:div>
    <w:div w:id="540674122">
      <w:marLeft w:val="0"/>
      <w:marRight w:val="0"/>
      <w:marTop w:val="0"/>
      <w:marBottom w:val="0"/>
      <w:divBdr>
        <w:top w:val="none" w:sz="0" w:space="0" w:color="auto"/>
        <w:left w:val="none" w:sz="0" w:space="0" w:color="auto"/>
        <w:bottom w:val="none" w:sz="0" w:space="0" w:color="auto"/>
        <w:right w:val="none" w:sz="0" w:space="0" w:color="auto"/>
      </w:divBdr>
    </w:div>
    <w:div w:id="540702226">
      <w:marLeft w:val="0"/>
      <w:marRight w:val="0"/>
      <w:marTop w:val="0"/>
      <w:marBottom w:val="0"/>
      <w:divBdr>
        <w:top w:val="none" w:sz="0" w:space="0" w:color="auto"/>
        <w:left w:val="none" w:sz="0" w:space="0" w:color="auto"/>
        <w:bottom w:val="none" w:sz="0" w:space="0" w:color="auto"/>
        <w:right w:val="none" w:sz="0" w:space="0" w:color="auto"/>
      </w:divBdr>
    </w:div>
    <w:div w:id="540749327">
      <w:marLeft w:val="0"/>
      <w:marRight w:val="0"/>
      <w:marTop w:val="0"/>
      <w:marBottom w:val="0"/>
      <w:divBdr>
        <w:top w:val="none" w:sz="0" w:space="0" w:color="auto"/>
        <w:left w:val="none" w:sz="0" w:space="0" w:color="auto"/>
        <w:bottom w:val="none" w:sz="0" w:space="0" w:color="auto"/>
        <w:right w:val="none" w:sz="0" w:space="0" w:color="auto"/>
      </w:divBdr>
    </w:div>
    <w:div w:id="540749674">
      <w:marLeft w:val="0"/>
      <w:marRight w:val="0"/>
      <w:marTop w:val="0"/>
      <w:marBottom w:val="0"/>
      <w:divBdr>
        <w:top w:val="none" w:sz="0" w:space="0" w:color="auto"/>
        <w:left w:val="none" w:sz="0" w:space="0" w:color="auto"/>
        <w:bottom w:val="none" w:sz="0" w:space="0" w:color="auto"/>
        <w:right w:val="none" w:sz="0" w:space="0" w:color="auto"/>
      </w:divBdr>
    </w:div>
    <w:div w:id="540750240">
      <w:marLeft w:val="0"/>
      <w:marRight w:val="0"/>
      <w:marTop w:val="0"/>
      <w:marBottom w:val="0"/>
      <w:divBdr>
        <w:top w:val="none" w:sz="0" w:space="0" w:color="auto"/>
        <w:left w:val="none" w:sz="0" w:space="0" w:color="auto"/>
        <w:bottom w:val="none" w:sz="0" w:space="0" w:color="auto"/>
        <w:right w:val="none" w:sz="0" w:space="0" w:color="auto"/>
      </w:divBdr>
    </w:div>
    <w:div w:id="540823639">
      <w:marLeft w:val="0"/>
      <w:marRight w:val="0"/>
      <w:marTop w:val="0"/>
      <w:marBottom w:val="0"/>
      <w:divBdr>
        <w:top w:val="none" w:sz="0" w:space="0" w:color="auto"/>
        <w:left w:val="none" w:sz="0" w:space="0" w:color="auto"/>
        <w:bottom w:val="none" w:sz="0" w:space="0" w:color="auto"/>
        <w:right w:val="none" w:sz="0" w:space="0" w:color="auto"/>
      </w:divBdr>
    </w:div>
    <w:div w:id="540825847">
      <w:marLeft w:val="0"/>
      <w:marRight w:val="0"/>
      <w:marTop w:val="0"/>
      <w:marBottom w:val="0"/>
      <w:divBdr>
        <w:top w:val="none" w:sz="0" w:space="0" w:color="auto"/>
        <w:left w:val="none" w:sz="0" w:space="0" w:color="auto"/>
        <w:bottom w:val="none" w:sz="0" w:space="0" w:color="auto"/>
        <w:right w:val="none" w:sz="0" w:space="0" w:color="auto"/>
      </w:divBdr>
    </w:div>
    <w:div w:id="540947571">
      <w:marLeft w:val="0"/>
      <w:marRight w:val="0"/>
      <w:marTop w:val="0"/>
      <w:marBottom w:val="0"/>
      <w:divBdr>
        <w:top w:val="none" w:sz="0" w:space="0" w:color="auto"/>
        <w:left w:val="none" w:sz="0" w:space="0" w:color="auto"/>
        <w:bottom w:val="none" w:sz="0" w:space="0" w:color="auto"/>
        <w:right w:val="none" w:sz="0" w:space="0" w:color="auto"/>
      </w:divBdr>
    </w:div>
    <w:div w:id="541014205">
      <w:marLeft w:val="0"/>
      <w:marRight w:val="0"/>
      <w:marTop w:val="0"/>
      <w:marBottom w:val="0"/>
      <w:divBdr>
        <w:top w:val="none" w:sz="0" w:space="0" w:color="auto"/>
        <w:left w:val="none" w:sz="0" w:space="0" w:color="auto"/>
        <w:bottom w:val="none" w:sz="0" w:space="0" w:color="auto"/>
        <w:right w:val="none" w:sz="0" w:space="0" w:color="auto"/>
      </w:divBdr>
    </w:div>
    <w:div w:id="541090090">
      <w:marLeft w:val="0"/>
      <w:marRight w:val="0"/>
      <w:marTop w:val="0"/>
      <w:marBottom w:val="0"/>
      <w:divBdr>
        <w:top w:val="none" w:sz="0" w:space="0" w:color="auto"/>
        <w:left w:val="none" w:sz="0" w:space="0" w:color="auto"/>
        <w:bottom w:val="none" w:sz="0" w:space="0" w:color="auto"/>
        <w:right w:val="none" w:sz="0" w:space="0" w:color="auto"/>
      </w:divBdr>
    </w:div>
    <w:div w:id="541091310">
      <w:marLeft w:val="0"/>
      <w:marRight w:val="0"/>
      <w:marTop w:val="0"/>
      <w:marBottom w:val="0"/>
      <w:divBdr>
        <w:top w:val="none" w:sz="0" w:space="0" w:color="auto"/>
        <w:left w:val="none" w:sz="0" w:space="0" w:color="auto"/>
        <w:bottom w:val="none" w:sz="0" w:space="0" w:color="auto"/>
        <w:right w:val="none" w:sz="0" w:space="0" w:color="auto"/>
      </w:divBdr>
    </w:div>
    <w:div w:id="541092521">
      <w:marLeft w:val="0"/>
      <w:marRight w:val="0"/>
      <w:marTop w:val="0"/>
      <w:marBottom w:val="0"/>
      <w:divBdr>
        <w:top w:val="none" w:sz="0" w:space="0" w:color="auto"/>
        <w:left w:val="none" w:sz="0" w:space="0" w:color="auto"/>
        <w:bottom w:val="none" w:sz="0" w:space="0" w:color="auto"/>
        <w:right w:val="none" w:sz="0" w:space="0" w:color="auto"/>
      </w:divBdr>
    </w:div>
    <w:div w:id="541095913">
      <w:marLeft w:val="0"/>
      <w:marRight w:val="0"/>
      <w:marTop w:val="0"/>
      <w:marBottom w:val="0"/>
      <w:divBdr>
        <w:top w:val="none" w:sz="0" w:space="0" w:color="auto"/>
        <w:left w:val="none" w:sz="0" w:space="0" w:color="auto"/>
        <w:bottom w:val="none" w:sz="0" w:space="0" w:color="auto"/>
        <w:right w:val="none" w:sz="0" w:space="0" w:color="auto"/>
      </w:divBdr>
    </w:div>
    <w:div w:id="541132767">
      <w:marLeft w:val="0"/>
      <w:marRight w:val="0"/>
      <w:marTop w:val="0"/>
      <w:marBottom w:val="0"/>
      <w:divBdr>
        <w:top w:val="none" w:sz="0" w:space="0" w:color="auto"/>
        <w:left w:val="none" w:sz="0" w:space="0" w:color="auto"/>
        <w:bottom w:val="none" w:sz="0" w:space="0" w:color="auto"/>
        <w:right w:val="none" w:sz="0" w:space="0" w:color="auto"/>
      </w:divBdr>
    </w:div>
    <w:div w:id="541327707">
      <w:marLeft w:val="0"/>
      <w:marRight w:val="0"/>
      <w:marTop w:val="0"/>
      <w:marBottom w:val="0"/>
      <w:divBdr>
        <w:top w:val="none" w:sz="0" w:space="0" w:color="auto"/>
        <w:left w:val="none" w:sz="0" w:space="0" w:color="auto"/>
        <w:bottom w:val="none" w:sz="0" w:space="0" w:color="auto"/>
        <w:right w:val="none" w:sz="0" w:space="0" w:color="auto"/>
      </w:divBdr>
    </w:div>
    <w:div w:id="541401814">
      <w:marLeft w:val="0"/>
      <w:marRight w:val="0"/>
      <w:marTop w:val="0"/>
      <w:marBottom w:val="0"/>
      <w:divBdr>
        <w:top w:val="none" w:sz="0" w:space="0" w:color="auto"/>
        <w:left w:val="none" w:sz="0" w:space="0" w:color="auto"/>
        <w:bottom w:val="none" w:sz="0" w:space="0" w:color="auto"/>
        <w:right w:val="none" w:sz="0" w:space="0" w:color="auto"/>
      </w:divBdr>
    </w:div>
    <w:div w:id="541407922">
      <w:marLeft w:val="0"/>
      <w:marRight w:val="0"/>
      <w:marTop w:val="0"/>
      <w:marBottom w:val="0"/>
      <w:divBdr>
        <w:top w:val="none" w:sz="0" w:space="0" w:color="auto"/>
        <w:left w:val="none" w:sz="0" w:space="0" w:color="auto"/>
        <w:bottom w:val="none" w:sz="0" w:space="0" w:color="auto"/>
        <w:right w:val="none" w:sz="0" w:space="0" w:color="auto"/>
      </w:divBdr>
    </w:div>
    <w:div w:id="541478476">
      <w:marLeft w:val="0"/>
      <w:marRight w:val="0"/>
      <w:marTop w:val="0"/>
      <w:marBottom w:val="0"/>
      <w:divBdr>
        <w:top w:val="none" w:sz="0" w:space="0" w:color="auto"/>
        <w:left w:val="none" w:sz="0" w:space="0" w:color="auto"/>
        <w:bottom w:val="none" w:sz="0" w:space="0" w:color="auto"/>
        <w:right w:val="none" w:sz="0" w:space="0" w:color="auto"/>
      </w:divBdr>
    </w:div>
    <w:div w:id="541526390">
      <w:marLeft w:val="0"/>
      <w:marRight w:val="0"/>
      <w:marTop w:val="0"/>
      <w:marBottom w:val="0"/>
      <w:divBdr>
        <w:top w:val="none" w:sz="0" w:space="0" w:color="auto"/>
        <w:left w:val="none" w:sz="0" w:space="0" w:color="auto"/>
        <w:bottom w:val="none" w:sz="0" w:space="0" w:color="auto"/>
        <w:right w:val="none" w:sz="0" w:space="0" w:color="auto"/>
      </w:divBdr>
    </w:div>
    <w:div w:id="541597201">
      <w:marLeft w:val="0"/>
      <w:marRight w:val="0"/>
      <w:marTop w:val="0"/>
      <w:marBottom w:val="0"/>
      <w:divBdr>
        <w:top w:val="none" w:sz="0" w:space="0" w:color="auto"/>
        <w:left w:val="none" w:sz="0" w:space="0" w:color="auto"/>
        <w:bottom w:val="none" w:sz="0" w:space="0" w:color="auto"/>
        <w:right w:val="none" w:sz="0" w:space="0" w:color="auto"/>
      </w:divBdr>
    </w:div>
    <w:div w:id="541746453">
      <w:marLeft w:val="0"/>
      <w:marRight w:val="0"/>
      <w:marTop w:val="0"/>
      <w:marBottom w:val="0"/>
      <w:divBdr>
        <w:top w:val="none" w:sz="0" w:space="0" w:color="auto"/>
        <w:left w:val="none" w:sz="0" w:space="0" w:color="auto"/>
        <w:bottom w:val="none" w:sz="0" w:space="0" w:color="auto"/>
        <w:right w:val="none" w:sz="0" w:space="0" w:color="auto"/>
      </w:divBdr>
    </w:div>
    <w:div w:id="541790037">
      <w:marLeft w:val="0"/>
      <w:marRight w:val="0"/>
      <w:marTop w:val="0"/>
      <w:marBottom w:val="0"/>
      <w:divBdr>
        <w:top w:val="none" w:sz="0" w:space="0" w:color="auto"/>
        <w:left w:val="none" w:sz="0" w:space="0" w:color="auto"/>
        <w:bottom w:val="none" w:sz="0" w:space="0" w:color="auto"/>
        <w:right w:val="none" w:sz="0" w:space="0" w:color="auto"/>
      </w:divBdr>
    </w:div>
    <w:div w:id="541790974">
      <w:marLeft w:val="0"/>
      <w:marRight w:val="0"/>
      <w:marTop w:val="0"/>
      <w:marBottom w:val="0"/>
      <w:divBdr>
        <w:top w:val="none" w:sz="0" w:space="0" w:color="auto"/>
        <w:left w:val="none" w:sz="0" w:space="0" w:color="auto"/>
        <w:bottom w:val="none" w:sz="0" w:space="0" w:color="auto"/>
        <w:right w:val="none" w:sz="0" w:space="0" w:color="auto"/>
      </w:divBdr>
    </w:div>
    <w:div w:id="541866689">
      <w:marLeft w:val="0"/>
      <w:marRight w:val="0"/>
      <w:marTop w:val="0"/>
      <w:marBottom w:val="0"/>
      <w:divBdr>
        <w:top w:val="none" w:sz="0" w:space="0" w:color="auto"/>
        <w:left w:val="none" w:sz="0" w:space="0" w:color="auto"/>
        <w:bottom w:val="none" w:sz="0" w:space="0" w:color="auto"/>
        <w:right w:val="none" w:sz="0" w:space="0" w:color="auto"/>
      </w:divBdr>
    </w:div>
    <w:div w:id="541983364">
      <w:marLeft w:val="0"/>
      <w:marRight w:val="0"/>
      <w:marTop w:val="0"/>
      <w:marBottom w:val="0"/>
      <w:divBdr>
        <w:top w:val="none" w:sz="0" w:space="0" w:color="auto"/>
        <w:left w:val="none" w:sz="0" w:space="0" w:color="auto"/>
        <w:bottom w:val="none" w:sz="0" w:space="0" w:color="auto"/>
        <w:right w:val="none" w:sz="0" w:space="0" w:color="auto"/>
      </w:divBdr>
    </w:div>
    <w:div w:id="541988019">
      <w:marLeft w:val="0"/>
      <w:marRight w:val="0"/>
      <w:marTop w:val="0"/>
      <w:marBottom w:val="0"/>
      <w:divBdr>
        <w:top w:val="none" w:sz="0" w:space="0" w:color="auto"/>
        <w:left w:val="none" w:sz="0" w:space="0" w:color="auto"/>
        <w:bottom w:val="none" w:sz="0" w:space="0" w:color="auto"/>
        <w:right w:val="none" w:sz="0" w:space="0" w:color="auto"/>
      </w:divBdr>
    </w:div>
    <w:div w:id="542058464">
      <w:marLeft w:val="0"/>
      <w:marRight w:val="0"/>
      <w:marTop w:val="0"/>
      <w:marBottom w:val="0"/>
      <w:divBdr>
        <w:top w:val="none" w:sz="0" w:space="0" w:color="auto"/>
        <w:left w:val="none" w:sz="0" w:space="0" w:color="auto"/>
        <w:bottom w:val="none" w:sz="0" w:space="0" w:color="auto"/>
        <w:right w:val="none" w:sz="0" w:space="0" w:color="auto"/>
      </w:divBdr>
    </w:div>
    <w:div w:id="542130986">
      <w:marLeft w:val="0"/>
      <w:marRight w:val="0"/>
      <w:marTop w:val="0"/>
      <w:marBottom w:val="0"/>
      <w:divBdr>
        <w:top w:val="none" w:sz="0" w:space="0" w:color="auto"/>
        <w:left w:val="none" w:sz="0" w:space="0" w:color="auto"/>
        <w:bottom w:val="none" w:sz="0" w:space="0" w:color="auto"/>
        <w:right w:val="none" w:sz="0" w:space="0" w:color="auto"/>
      </w:divBdr>
    </w:div>
    <w:div w:id="542182177">
      <w:bodyDiv w:val="1"/>
      <w:marLeft w:val="0"/>
      <w:marRight w:val="0"/>
      <w:marTop w:val="0"/>
      <w:marBottom w:val="0"/>
      <w:divBdr>
        <w:top w:val="none" w:sz="0" w:space="0" w:color="auto"/>
        <w:left w:val="none" w:sz="0" w:space="0" w:color="auto"/>
        <w:bottom w:val="none" w:sz="0" w:space="0" w:color="auto"/>
        <w:right w:val="none" w:sz="0" w:space="0" w:color="auto"/>
      </w:divBdr>
    </w:div>
    <w:div w:id="542211863">
      <w:marLeft w:val="0"/>
      <w:marRight w:val="0"/>
      <w:marTop w:val="0"/>
      <w:marBottom w:val="0"/>
      <w:divBdr>
        <w:top w:val="none" w:sz="0" w:space="0" w:color="auto"/>
        <w:left w:val="none" w:sz="0" w:space="0" w:color="auto"/>
        <w:bottom w:val="none" w:sz="0" w:space="0" w:color="auto"/>
        <w:right w:val="none" w:sz="0" w:space="0" w:color="auto"/>
      </w:divBdr>
    </w:div>
    <w:div w:id="542251743">
      <w:marLeft w:val="0"/>
      <w:marRight w:val="0"/>
      <w:marTop w:val="0"/>
      <w:marBottom w:val="0"/>
      <w:divBdr>
        <w:top w:val="none" w:sz="0" w:space="0" w:color="auto"/>
        <w:left w:val="none" w:sz="0" w:space="0" w:color="auto"/>
        <w:bottom w:val="none" w:sz="0" w:space="0" w:color="auto"/>
        <w:right w:val="none" w:sz="0" w:space="0" w:color="auto"/>
      </w:divBdr>
    </w:div>
    <w:div w:id="542325484">
      <w:marLeft w:val="0"/>
      <w:marRight w:val="0"/>
      <w:marTop w:val="0"/>
      <w:marBottom w:val="0"/>
      <w:divBdr>
        <w:top w:val="none" w:sz="0" w:space="0" w:color="auto"/>
        <w:left w:val="none" w:sz="0" w:space="0" w:color="auto"/>
        <w:bottom w:val="none" w:sz="0" w:space="0" w:color="auto"/>
        <w:right w:val="none" w:sz="0" w:space="0" w:color="auto"/>
      </w:divBdr>
    </w:div>
    <w:div w:id="542404681">
      <w:marLeft w:val="0"/>
      <w:marRight w:val="0"/>
      <w:marTop w:val="0"/>
      <w:marBottom w:val="0"/>
      <w:divBdr>
        <w:top w:val="none" w:sz="0" w:space="0" w:color="auto"/>
        <w:left w:val="none" w:sz="0" w:space="0" w:color="auto"/>
        <w:bottom w:val="none" w:sz="0" w:space="0" w:color="auto"/>
        <w:right w:val="none" w:sz="0" w:space="0" w:color="auto"/>
      </w:divBdr>
    </w:div>
    <w:div w:id="542404978">
      <w:marLeft w:val="0"/>
      <w:marRight w:val="0"/>
      <w:marTop w:val="0"/>
      <w:marBottom w:val="0"/>
      <w:divBdr>
        <w:top w:val="none" w:sz="0" w:space="0" w:color="auto"/>
        <w:left w:val="none" w:sz="0" w:space="0" w:color="auto"/>
        <w:bottom w:val="none" w:sz="0" w:space="0" w:color="auto"/>
        <w:right w:val="none" w:sz="0" w:space="0" w:color="auto"/>
      </w:divBdr>
    </w:div>
    <w:div w:id="542863756">
      <w:marLeft w:val="0"/>
      <w:marRight w:val="0"/>
      <w:marTop w:val="0"/>
      <w:marBottom w:val="0"/>
      <w:divBdr>
        <w:top w:val="none" w:sz="0" w:space="0" w:color="auto"/>
        <w:left w:val="none" w:sz="0" w:space="0" w:color="auto"/>
        <w:bottom w:val="none" w:sz="0" w:space="0" w:color="auto"/>
        <w:right w:val="none" w:sz="0" w:space="0" w:color="auto"/>
      </w:divBdr>
    </w:div>
    <w:div w:id="543057857">
      <w:marLeft w:val="0"/>
      <w:marRight w:val="0"/>
      <w:marTop w:val="0"/>
      <w:marBottom w:val="0"/>
      <w:divBdr>
        <w:top w:val="none" w:sz="0" w:space="0" w:color="auto"/>
        <w:left w:val="none" w:sz="0" w:space="0" w:color="auto"/>
        <w:bottom w:val="none" w:sz="0" w:space="0" w:color="auto"/>
        <w:right w:val="none" w:sz="0" w:space="0" w:color="auto"/>
      </w:divBdr>
    </w:div>
    <w:div w:id="543103050">
      <w:marLeft w:val="0"/>
      <w:marRight w:val="0"/>
      <w:marTop w:val="0"/>
      <w:marBottom w:val="0"/>
      <w:divBdr>
        <w:top w:val="none" w:sz="0" w:space="0" w:color="auto"/>
        <w:left w:val="none" w:sz="0" w:space="0" w:color="auto"/>
        <w:bottom w:val="none" w:sz="0" w:space="0" w:color="auto"/>
        <w:right w:val="none" w:sz="0" w:space="0" w:color="auto"/>
      </w:divBdr>
    </w:div>
    <w:div w:id="543177405">
      <w:marLeft w:val="0"/>
      <w:marRight w:val="0"/>
      <w:marTop w:val="0"/>
      <w:marBottom w:val="0"/>
      <w:divBdr>
        <w:top w:val="none" w:sz="0" w:space="0" w:color="auto"/>
        <w:left w:val="none" w:sz="0" w:space="0" w:color="auto"/>
        <w:bottom w:val="none" w:sz="0" w:space="0" w:color="auto"/>
        <w:right w:val="none" w:sz="0" w:space="0" w:color="auto"/>
      </w:divBdr>
    </w:div>
    <w:div w:id="543177791">
      <w:marLeft w:val="0"/>
      <w:marRight w:val="0"/>
      <w:marTop w:val="0"/>
      <w:marBottom w:val="0"/>
      <w:divBdr>
        <w:top w:val="none" w:sz="0" w:space="0" w:color="auto"/>
        <w:left w:val="none" w:sz="0" w:space="0" w:color="auto"/>
        <w:bottom w:val="none" w:sz="0" w:space="0" w:color="auto"/>
        <w:right w:val="none" w:sz="0" w:space="0" w:color="auto"/>
      </w:divBdr>
    </w:div>
    <w:div w:id="543248542">
      <w:marLeft w:val="0"/>
      <w:marRight w:val="0"/>
      <w:marTop w:val="0"/>
      <w:marBottom w:val="0"/>
      <w:divBdr>
        <w:top w:val="none" w:sz="0" w:space="0" w:color="auto"/>
        <w:left w:val="none" w:sz="0" w:space="0" w:color="auto"/>
        <w:bottom w:val="none" w:sz="0" w:space="0" w:color="auto"/>
        <w:right w:val="none" w:sz="0" w:space="0" w:color="auto"/>
      </w:divBdr>
    </w:div>
    <w:div w:id="543248689">
      <w:marLeft w:val="0"/>
      <w:marRight w:val="0"/>
      <w:marTop w:val="0"/>
      <w:marBottom w:val="0"/>
      <w:divBdr>
        <w:top w:val="none" w:sz="0" w:space="0" w:color="auto"/>
        <w:left w:val="none" w:sz="0" w:space="0" w:color="auto"/>
        <w:bottom w:val="none" w:sz="0" w:space="0" w:color="auto"/>
        <w:right w:val="none" w:sz="0" w:space="0" w:color="auto"/>
      </w:divBdr>
    </w:div>
    <w:div w:id="543248921">
      <w:marLeft w:val="0"/>
      <w:marRight w:val="0"/>
      <w:marTop w:val="0"/>
      <w:marBottom w:val="0"/>
      <w:divBdr>
        <w:top w:val="none" w:sz="0" w:space="0" w:color="auto"/>
        <w:left w:val="none" w:sz="0" w:space="0" w:color="auto"/>
        <w:bottom w:val="none" w:sz="0" w:space="0" w:color="auto"/>
        <w:right w:val="none" w:sz="0" w:space="0" w:color="auto"/>
      </w:divBdr>
    </w:div>
    <w:div w:id="543296573">
      <w:marLeft w:val="0"/>
      <w:marRight w:val="0"/>
      <w:marTop w:val="0"/>
      <w:marBottom w:val="0"/>
      <w:divBdr>
        <w:top w:val="none" w:sz="0" w:space="0" w:color="auto"/>
        <w:left w:val="none" w:sz="0" w:space="0" w:color="auto"/>
        <w:bottom w:val="none" w:sz="0" w:space="0" w:color="auto"/>
        <w:right w:val="none" w:sz="0" w:space="0" w:color="auto"/>
      </w:divBdr>
    </w:div>
    <w:div w:id="543297712">
      <w:marLeft w:val="0"/>
      <w:marRight w:val="0"/>
      <w:marTop w:val="0"/>
      <w:marBottom w:val="0"/>
      <w:divBdr>
        <w:top w:val="none" w:sz="0" w:space="0" w:color="auto"/>
        <w:left w:val="none" w:sz="0" w:space="0" w:color="auto"/>
        <w:bottom w:val="none" w:sz="0" w:space="0" w:color="auto"/>
        <w:right w:val="none" w:sz="0" w:space="0" w:color="auto"/>
      </w:divBdr>
    </w:div>
    <w:div w:id="543371003">
      <w:marLeft w:val="0"/>
      <w:marRight w:val="0"/>
      <w:marTop w:val="0"/>
      <w:marBottom w:val="0"/>
      <w:divBdr>
        <w:top w:val="none" w:sz="0" w:space="0" w:color="auto"/>
        <w:left w:val="none" w:sz="0" w:space="0" w:color="auto"/>
        <w:bottom w:val="none" w:sz="0" w:space="0" w:color="auto"/>
        <w:right w:val="none" w:sz="0" w:space="0" w:color="auto"/>
      </w:divBdr>
    </w:div>
    <w:div w:id="543636632">
      <w:marLeft w:val="0"/>
      <w:marRight w:val="0"/>
      <w:marTop w:val="0"/>
      <w:marBottom w:val="0"/>
      <w:divBdr>
        <w:top w:val="none" w:sz="0" w:space="0" w:color="auto"/>
        <w:left w:val="none" w:sz="0" w:space="0" w:color="auto"/>
        <w:bottom w:val="none" w:sz="0" w:space="0" w:color="auto"/>
        <w:right w:val="none" w:sz="0" w:space="0" w:color="auto"/>
      </w:divBdr>
    </w:div>
    <w:div w:id="543637096">
      <w:marLeft w:val="0"/>
      <w:marRight w:val="0"/>
      <w:marTop w:val="0"/>
      <w:marBottom w:val="0"/>
      <w:divBdr>
        <w:top w:val="none" w:sz="0" w:space="0" w:color="auto"/>
        <w:left w:val="none" w:sz="0" w:space="0" w:color="auto"/>
        <w:bottom w:val="none" w:sz="0" w:space="0" w:color="auto"/>
        <w:right w:val="none" w:sz="0" w:space="0" w:color="auto"/>
      </w:divBdr>
    </w:div>
    <w:div w:id="543638404">
      <w:marLeft w:val="0"/>
      <w:marRight w:val="0"/>
      <w:marTop w:val="0"/>
      <w:marBottom w:val="0"/>
      <w:divBdr>
        <w:top w:val="none" w:sz="0" w:space="0" w:color="auto"/>
        <w:left w:val="none" w:sz="0" w:space="0" w:color="auto"/>
        <w:bottom w:val="none" w:sz="0" w:space="0" w:color="auto"/>
        <w:right w:val="none" w:sz="0" w:space="0" w:color="auto"/>
      </w:divBdr>
    </w:div>
    <w:div w:id="543752619">
      <w:marLeft w:val="0"/>
      <w:marRight w:val="0"/>
      <w:marTop w:val="0"/>
      <w:marBottom w:val="0"/>
      <w:divBdr>
        <w:top w:val="none" w:sz="0" w:space="0" w:color="auto"/>
        <w:left w:val="none" w:sz="0" w:space="0" w:color="auto"/>
        <w:bottom w:val="none" w:sz="0" w:space="0" w:color="auto"/>
        <w:right w:val="none" w:sz="0" w:space="0" w:color="auto"/>
      </w:divBdr>
    </w:div>
    <w:div w:id="543753186">
      <w:marLeft w:val="0"/>
      <w:marRight w:val="0"/>
      <w:marTop w:val="0"/>
      <w:marBottom w:val="0"/>
      <w:divBdr>
        <w:top w:val="none" w:sz="0" w:space="0" w:color="auto"/>
        <w:left w:val="none" w:sz="0" w:space="0" w:color="auto"/>
        <w:bottom w:val="none" w:sz="0" w:space="0" w:color="auto"/>
        <w:right w:val="none" w:sz="0" w:space="0" w:color="auto"/>
      </w:divBdr>
    </w:div>
    <w:div w:id="543759247">
      <w:marLeft w:val="0"/>
      <w:marRight w:val="0"/>
      <w:marTop w:val="0"/>
      <w:marBottom w:val="0"/>
      <w:divBdr>
        <w:top w:val="none" w:sz="0" w:space="0" w:color="auto"/>
        <w:left w:val="none" w:sz="0" w:space="0" w:color="auto"/>
        <w:bottom w:val="none" w:sz="0" w:space="0" w:color="auto"/>
        <w:right w:val="none" w:sz="0" w:space="0" w:color="auto"/>
      </w:divBdr>
    </w:div>
    <w:div w:id="543949283">
      <w:marLeft w:val="0"/>
      <w:marRight w:val="0"/>
      <w:marTop w:val="0"/>
      <w:marBottom w:val="0"/>
      <w:divBdr>
        <w:top w:val="none" w:sz="0" w:space="0" w:color="auto"/>
        <w:left w:val="none" w:sz="0" w:space="0" w:color="auto"/>
        <w:bottom w:val="none" w:sz="0" w:space="0" w:color="auto"/>
        <w:right w:val="none" w:sz="0" w:space="0" w:color="auto"/>
      </w:divBdr>
    </w:div>
    <w:div w:id="543980379">
      <w:marLeft w:val="0"/>
      <w:marRight w:val="0"/>
      <w:marTop w:val="0"/>
      <w:marBottom w:val="0"/>
      <w:divBdr>
        <w:top w:val="none" w:sz="0" w:space="0" w:color="auto"/>
        <w:left w:val="none" w:sz="0" w:space="0" w:color="auto"/>
        <w:bottom w:val="none" w:sz="0" w:space="0" w:color="auto"/>
        <w:right w:val="none" w:sz="0" w:space="0" w:color="auto"/>
      </w:divBdr>
    </w:div>
    <w:div w:id="543981081">
      <w:marLeft w:val="0"/>
      <w:marRight w:val="0"/>
      <w:marTop w:val="0"/>
      <w:marBottom w:val="0"/>
      <w:divBdr>
        <w:top w:val="none" w:sz="0" w:space="0" w:color="auto"/>
        <w:left w:val="none" w:sz="0" w:space="0" w:color="auto"/>
        <w:bottom w:val="none" w:sz="0" w:space="0" w:color="auto"/>
        <w:right w:val="none" w:sz="0" w:space="0" w:color="auto"/>
      </w:divBdr>
    </w:div>
    <w:div w:id="544148645">
      <w:marLeft w:val="0"/>
      <w:marRight w:val="0"/>
      <w:marTop w:val="0"/>
      <w:marBottom w:val="0"/>
      <w:divBdr>
        <w:top w:val="none" w:sz="0" w:space="0" w:color="auto"/>
        <w:left w:val="none" w:sz="0" w:space="0" w:color="auto"/>
        <w:bottom w:val="none" w:sz="0" w:space="0" w:color="auto"/>
        <w:right w:val="none" w:sz="0" w:space="0" w:color="auto"/>
      </w:divBdr>
    </w:div>
    <w:div w:id="544176923">
      <w:marLeft w:val="0"/>
      <w:marRight w:val="0"/>
      <w:marTop w:val="0"/>
      <w:marBottom w:val="0"/>
      <w:divBdr>
        <w:top w:val="none" w:sz="0" w:space="0" w:color="auto"/>
        <w:left w:val="none" w:sz="0" w:space="0" w:color="auto"/>
        <w:bottom w:val="none" w:sz="0" w:space="0" w:color="auto"/>
        <w:right w:val="none" w:sz="0" w:space="0" w:color="auto"/>
      </w:divBdr>
    </w:div>
    <w:div w:id="544215512">
      <w:marLeft w:val="0"/>
      <w:marRight w:val="0"/>
      <w:marTop w:val="0"/>
      <w:marBottom w:val="0"/>
      <w:divBdr>
        <w:top w:val="none" w:sz="0" w:space="0" w:color="auto"/>
        <w:left w:val="none" w:sz="0" w:space="0" w:color="auto"/>
        <w:bottom w:val="none" w:sz="0" w:space="0" w:color="auto"/>
        <w:right w:val="none" w:sz="0" w:space="0" w:color="auto"/>
      </w:divBdr>
    </w:div>
    <w:div w:id="544219378">
      <w:marLeft w:val="0"/>
      <w:marRight w:val="0"/>
      <w:marTop w:val="0"/>
      <w:marBottom w:val="0"/>
      <w:divBdr>
        <w:top w:val="none" w:sz="0" w:space="0" w:color="auto"/>
        <w:left w:val="none" w:sz="0" w:space="0" w:color="auto"/>
        <w:bottom w:val="none" w:sz="0" w:space="0" w:color="auto"/>
        <w:right w:val="none" w:sz="0" w:space="0" w:color="auto"/>
      </w:divBdr>
    </w:div>
    <w:div w:id="544371926">
      <w:marLeft w:val="0"/>
      <w:marRight w:val="0"/>
      <w:marTop w:val="0"/>
      <w:marBottom w:val="0"/>
      <w:divBdr>
        <w:top w:val="none" w:sz="0" w:space="0" w:color="auto"/>
        <w:left w:val="none" w:sz="0" w:space="0" w:color="auto"/>
        <w:bottom w:val="none" w:sz="0" w:space="0" w:color="auto"/>
        <w:right w:val="none" w:sz="0" w:space="0" w:color="auto"/>
      </w:divBdr>
    </w:div>
    <w:div w:id="544373308">
      <w:marLeft w:val="0"/>
      <w:marRight w:val="0"/>
      <w:marTop w:val="0"/>
      <w:marBottom w:val="0"/>
      <w:divBdr>
        <w:top w:val="none" w:sz="0" w:space="0" w:color="auto"/>
        <w:left w:val="none" w:sz="0" w:space="0" w:color="auto"/>
        <w:bottom w:val="none" w:sz="0" w:space="0" w:color="auto"/>
        <w:right w:val="none" w:sz="0" w:space="0" w:color="auto"/>
      </w:divBdr>
    </w:div>
    <w:div w:id="544483219">
      <w:marLeft w:val="0"/>
      <w:marRight w:val="0"/>
      <w:marTop w:val="0"/>
      <w:marBottom w:val="0"/>
      <w:divBdr>
        <w:top w:val="none" w:sz="0" w:space="0" w:color="auto"/>
        <w:left w:val="none" w:sz="0" w:space="0" w:color="auto"/>
        <w:bottom w:val="none" w:sz="0" w:space="0" w:color="auto"/>
        <w:right w:val="none" w:sz="0" w:space="0" w:color="auto"/>
      </w:divBdr>
    </w:div>
    <w:div w:id="544560750">
      <w:marLeft w:val="0"/>
      <w:marRight w:val="0"/>
      <w:marTop w:val="0"/>
      <w:marBottom w:val="0"/>
      <w:divBdr>
        <w:top w:val="none" w:sz="0" w:space="0" w:color="auto"/>
        <w:left w:val="none" w:sz="0" w:space="0" w:color="auto"/>
        <w:bottom w:val="none" w:sz="0" w:space="0" w:color="auto"/>
        <w:right w:val="none" w:sz="0" w:space="0" w:color="auto"/>
      </w:divBdr>
    </w:div>
    <w:div w:id="544563755">
      <w:marLeft w:val="0"/>
      <w:marRight w:val="0"/>
      <w:marTop w:val="0"/>
      <w:marBottom w:val="0"/>
      <w:divBdr>
        <w:top w:val="none" w:sz="0" w:space="0" w:color="auto"/>
        <w:left w:val="none" w:sz="0" w:space="0" w:color="auto"/>
        <w:bottom w:val="none" w:sz="0" w:space="0" w:color="auto"/>
        <w:right w:val="none" w:sz="0" w:space="0" w:color="auto"/>
      </w:divBdr>
    </w:div>
    <w:div w:id="544566952">
      <w:marLeft w:val="0"/>
      <w:marRight w:val="0"/>
      <w:marTop w:val="0"/>
      <w:marBottom w:val="0"/>
      <w:divBdr>
        <w:top w:val="none" w:sz="0" w:space="0" w:color="auto"/>
        <w:left w:val="none" w:sz="0" w:space="0" w:color="auto"/>
        <w:bottom w:val="none" w:sz="0" w:space="0" w:color="auto"/>
        <w:right w:val="none" w:sz="0" w:space="0" w:color="auto"/>
      </w:divBdr>
    </w:div>
    <w:div w:id="544609170">
      <w:marLeft w:val="0"/>
      <w:marRight w:val="0"/>
      <w:marTop w:val="0"/>
      <w:marBottom w:val="0"/>
      <w:divBdr>
        <w:top w:val="none" w:sz="0" w:space="0" w:color="auto"/>
        <w:left w:val="none" w:sz="0" w:space="0" w:color="auto"/>
        <w:bottom w:val="none" w:sz="0" w:space="0" w:color="auto"/>
        <w:right w:val="none" w:sz="0" w:space="0" w:color="auto"/>
      </w:divBdr>
    </w:div>
    <w:div w:id="544685875">
      <w:marLeft w:val="0"/>
      <w:marRight w:val="0"/>
      <w:marTop w:val="0"/>
      <w:marBottom w:val="0"/>
      <w:divBdr>
        <w:top w:val="none" w:sz="0" w:space="0" w:color="auto"/>
        <w:left w:val="none" w:sz="0" w:space="0" w:color="auto"/>
        <w:bottom w:val="none" w:sz="0" w:space="0" w:color="auto"/>
        <w:right w:val="none" w:sz="0" w:space="0" w:color="auto"/>
      </w:divBdr>
    </w:div>
    <w:div w:id="544802447">
      <w:marLeft w:val="0"/>
      <w:marRight w:val="0"/>
      <w:marTop w:val="0"/>
      <w:marBottom w:val="0"/>
      <w:divBdr>
        <w:top w:val="none" w:sz="0" w:space="0" w:color="auto"/>
        <w:left w:val="none" w:sz="0" w:space="0" w:color="auto"/>
        <w:bottom w:val="none" w:sz="0" w:space="0" w:color="auto"/>
        <w:right w:val="none" w:sz="0" w:space="0" w:color="auto"/>
      </w:divBdr>
    </w:div>
    <w:div w:id="544831567">
      <w:marLeft w:val="0"/>
      <w:marRight w:val="0"/>
      <w:marTop w:val="0"/>
      <w:marBottom w:val="0"/>
      <w:divBdr>
        <w:top w:val="none" w:sz="0" w:space="0" w:color="auto"/>
        <w:left w:val="none" w:sz="0" w:space="0" w:color="auto"/>
        <w:bottom w:val="none" w:sz="0" w:space="0" w:color="auto"/>
        <w:right w:val="none" w:sz="0" w:space="0" w:color="auto"/>
      </w:divBdr>
    </w:div>
    <w:div w:id="544871819">
      <w:marLeft w:val="0"/>
      <w:marRight w:val="0"/>
      <w:marTop w:val="0"/>
      <w:marBottom w:val="0"/>
      <w:divBdr>
        <w:top w:val="none" w:sz="0" w:space="0" w:color="auto"/>
        <w:left w:val="none" w:sz="0" w:space="0" w:color="auto"/>
        <w:bottom w:val="none" w:sz="0" w:space="0" w:color="auto"/>
        <w:right w:val="none" w:sz="0" w:space="0" w:color="auto"/>
      </w:divBdr>
    </w:div>
    <w:div w:id="544949927">
      <w:marLeft w:val="0"/>
      <w:marRight w:val="0"/>
      <w:marTop w:val="0"/>
      <w:marBottom w:val="0"/>
      <w:divBdr>
        <w:top w:val="none" w:sz="0" w:space="0" w:color="auto"/>
        <w:left w:val="none" w:sz="0" w:space="0" w:color="auto"/>
        <w:bottom w:val="none" w:sz="0" w:space="0" w:color="auto"/>
        <w:right w:val="none" w:sz="0" w:space="0" w:color="auto"/>
      </w:divBdr>
    </w:div>
    <w:div w:id="544952295">
      <w:marLeft w:val="0"/>
      <w:marRight w:val="0"/>
      <w:marTop w:val="0"/>
      <w:marBottom w:val="0"/>
      <w:divBdr>
        <w:top w:val="none" w:sz="0" w:space="0" w:color="auto"/>
        <w:left w:val="none" w:sz="0" w:space="0" w:color="auto"/>
        <w:bottom w:val="none" w:sz="0" w:space="0" w:color="auto"/>
        <w:right w:val="none" w:sz="0" w:space="0" w:color="auto"/>
      </w:divBdr>
    </w:div>
    <w:div w:id="544954791">
      <w:marLeft w:val="0"/>
      <w:marRight w:val="0"/>
      <w:marTop w:val="0"/>
      <w:marBottom w:val="0"/>
      <w:divBdr>
        <w:top w:val="none" w:sz="0" w:space="0" w:color="auto"/>
        <w:left w:val="none" w:sz="0" w:space="0" w:color="auto"/>
        <w:bottom w:val="none" w:sz="0" w:space="0" w:color="auto"/>
        <w:right w:val="none" w:sz="0" w:space="0" w:color="auto"/>
      </w:divBdr>
    </w:div>
    <w:div w:id="545025465">
      <w:marLeft w:val="0"/>
      <w:marRight w:val="0"/>
      <w:marTop w:val="0"/>
      <w:marBottom w:val="0"/>
      <w:divBdr>
        <w:top w:val="none" w:sz="0" w:space="0" w:color="auto"/>
        <w:left w:val="none" w:sz="0" w:space="0" w:color="auto"/>
        <w:bottom w:val="none" w:sz="0" w:space="0" w:color="auto"/>
        <w:right w:val="none" w:sz="0" w:space="0" w:color="auto"/>
      </w:divBdr>
    </w:div>
    <w:div w:id="545064132">
      <w:marLeft w:val="0"/>
      <w:marRight w:val="0"/>
      <w:marTop w:val="0"/>
      <w:marBottom w:val="0"/>
      <w:divBdr>
        <w:top w:val="none" w:sz="0" w:space="0" w:color="auto"/>
        <w:left w:val="none" w:sz="0" w:space="0" w:color="auto"/>
        <w:bottom w:val="none" w:sz="0" w:space="0" w:color="auto"/>
        <w:right w:val="none" w:sz="0" w:space="0" w:color="auto"/>
      </w:divBdr>
    </w:div>
    <w:div w:id="545064965">
      <w:marLeft w:val="0"/>
      <w:marRight w:val="0"/>
      <w:marTop w:val="0"/>
      <w:marBottom w:val="0"/>
      <w:divBdr>
        <w:top w:val="none" w:sz="0" w:space="0" w:color="auto"/>
        <w:left w:val="none" w:sz="0" w:space="0" w:color="auto"/>
        <w:bottom w:val="none" w:sz="0" w:space="0" w:color="auto"/>
        <w:right w:val="none" w:sz="0" w:space="0" w:color="auto"/>
      </w:divBdr>
    </w:div>
    <w:div w:id="545070436">
      <w:marLeft w:val="0"/>
      <w:marRight w:val="0"/>
      <w:marTop w:val="0"/>
      <w:marBottom w:val="0"/>
      <w:divBdr>
        <w:top w:val="none" w:sz="0" w:space="0" w:color="auto"/>
        <w:left w:val="none" w:sz="0" w:space="0" w:color="auto"/>
        <w:bottom w:val="none" w:sz="0" w:space="0" w:color="auto"/>
        <w:right w:val="none" w:sz="0" w:space="0" w:color="auto"/>
      </w:divBdr>
    </w:div>
    <w:div w:id="545139320">
      <w:marLeft w:val="0"/>
      <w:marRight w:val="0"/>
      <w:marTop w:val="0"/>
      <w:marBottom w:val="0"/>
      <w:divBdr>
        <w:top w:val="none" w:sz="0" w:space="0" w:color="auto"/>
        <w:left w:val="none" w:sz="0" w:space="0" w:color="auto"/>
        <w:bottom w:val="none" w:sz="0" w:space="0" w:color="auto"/>
        <w:right w:val="none" w:sz="0" w:space="0" w:color="auto"/>
      </w:divBdr>
    </w:div>
    <w:div w:id="545222475">
      <w:marLeft w:val="0"/>
      <w:marRight w:val="0"/>
      <w:marTop w:val="0"/>
      <w:marBottom w:val="0"/>
      <w:divBdr>
        <w:top w:val="none" w:sz="0" w:space="0" w:color="auto"/>
        <w:left w:val="none" w:sz="0" w:space="0" w:color="auto"/>
        <w:bottom w:val="none" w:sz="0" w:space="0" w:color="auto"/>
        <w:right w:val="none" w:sz="0" w:space="0" w:color="auto"/>
      </w:divBdr>
    </w:div>
    <w:div w:id="545291521">
      <w:marLeft w:val="0"/>
      <w:marRight w:val="0"/>
      <w:marTop w:val="0"/>
      <w:marBottom w:val="0"/>
      <w:divBdr>
        <w:top w:val="none" w:sz="0" w:space="0" w:color="auto"/>
        <w:left w:val="none" w:sz="0" w:space="0" w:color="auto"/>
        <w:bottom w:val="none" w:sz="0" w:space="0" w:color="auto"/>
        <w:right w:val="none" w:sz="0" w:space="0" w:color="auto"/>
      </w:divBdr>
    </w:div>
    <w:div w:id="545333682">
      <w:marLeft w:val="0"/>
      <w:marRight w:val="0"/>
      <w:marTop w:val="0"/>
      <w:marBottom w:val="0"/>
      <w:divBdr>
        <w:top w:val="none" w:sz="0" w:space="0" w:color="auto"/>
        <w:left w:val="none" w:sz="0" w:space="0" w:color="auto"/>
        <w:bottom w:val="none" w:sz="0" w:space="0" w:color="auto"/>
        <w:right w:val="none" w:sz="0" w:space="0" w:color="auto"/>
      </w:divBdr>
    </w:div>
    <w:div w:id="545334595">
      <w:marLeft w:val="0"/>
      <w:marRight w:val="0"/>
      <w:marTop w:val="0"/>
      <w:marBottom w:val="0"/>
      <w:divBdr>
        <w:top w:val="none" w:sz="0" w:space="0" w:color="auto"/>
        <w:left w:val="none" w:sz="0" w:space="0" w:color="auto"/>
        <w:bottom w:val="none" w:sz="0" w:space="0" w:color="auto"/>
        <w:right w:val="none" w:sz="0" w:space="0" w:color="auto"/>
      </w:divBdr>
    </w:div>
    <w:div w:id="545336563">
      <w:marLeft w:val="0"/>
      <w:marRight w:val="0"/>
      <w:marTop w:val="0"/>
      <w:marBottom w:val="0"/>
      <w:divBdr>
        <w:top w:val="none" w:sz="0" w:space="0" w:color="auto"/>
        <w:left w:val="none" w:sz="0" w:space="0" w:color="auto"/>
        <w:bottom w:val="none" w:sz="0" w:space="0" w:color="auto"/>
        <w:right w:val="none" w:sz="0" w:space="0" w:color="auto"/>
      </w:divBdr>
    </w:div>
    <w:div w:id="545336972">
      <w:marLeft w:val="0"/>
      <w:marRight w:val="0"/>
      <w:marTop w:val="0"/>
      <w:marBottom w:val="0"/>
      <w:divBdr>
        <w:top w:val="none" w:sz="0" w:space="0" w:color="auto"/>
        <w:left w:val="none" w:sz="0" w:space="0" w:color="auto"/>
        <w:bottom w:val="none" w:sz="0" w:space="0" w:color="auto"/>
        <w:right w:val="none" w:sz="0" w:space="0" w:color="auto"/>
      </w:divBdr>
    </w:div>
    <w:div w:id="545406994">
      <w:marLeft w:val="0"/>
      <w:marRight w:val="0"/>
      <w:marTop w:val="0"/>
      <w:marBottom w:val="0"/>
      <w:divBdr>
        <w:top w:val="none" w:sz="0" w:space="0" w:color="auto"/>
        <w:left w:val="none" w:sz="0" w:space="0" w:color="auto"/>
        <w:bottom w:val="none" w:sz="0" w:space="0" w:color="auto"/>
        <w:right w:val="none" w:sz="0" w:space="0" w:color="auto"/>
      </w:divBdr>
    </w:div>
    <w:div w:id="545457501">
      <w:marLeft w:val="0"/>
      <w:marRight w:val="0"/>
      <w:marTop w:val="0"/>
      <w:marBottom w:val="0"/>
      <w:divBdr>
        <w:top w:val="none" w:sz="0" w:space="0" w:color="auto"/>
        <w:left w:val="none" w:sz="0" w:space="0" w:color="auto"/>
        <w:bottom w:val="none" w:sz="0" w:space="0" w:color="auto"/>
        <w:right w:val="none" w:sz="0" w:space="0" w:color="auto"/>
      </w:divBdr>
    </w:div>
    <w:div w:id="545457751">
      <w:marLeft w:val="0"/>
      <w:marRight w:val="0"/>
      <w:marTop w:val="0"/>
      <w:marBottom w:val="0"/>
      <w:divBdr>
        <w:top w:val="none" w:sz="0" w:space="0" w:color="auto"/>
        <w:left w:val="none" w:sz="0" w:space="0" w:color="auto"/>
        <w:bottom w:val="none" w:sz="0" w:space="0" w:color="auto"/>
        <w:right w:val="none" w:sz="0" w:space="0" w:color="auto"/>
      </w:divBdr>
    </w:div>
    <w:div w:id="545482657">
      <w:marLeft w:val="0"/>
      <w:marRight w:val="0"/>
      <w:marTop w:val="0"/>
      <w:marBottom w:val="0"/>
      <w:divBdr>
        <w:top w:val="none" w:sz="0" w:space="0" w:color="auto"/>
        <w:left w:val="none" w:sz="0" w:space="0" w:color="auto"/>
        <w:bottom w:val="none" w:sz="0" w:space="0" w:color="auto"/>
        <w:right w:val="none" w:sz="0" w:space="0" w:color="auto"/>
      </w:divBdr>
    </w:div>
    <w:div w:id="545483273">
      <w:marLeft w:val="0"/>
      <w:marRight w:val="0"/>
      <w:marTop w:val="0"/>
      <w:marBottom w:val="0"/>
      <w:divBdr>
        <w:top w:val="none" w:sz="0" w:space="0" w:color="auto"/>
        <w:left w:val="none" w:sz="0" w:space="0" w:color="auto"/>
        <w:bottom w:val="none" w:sz="0" w:space="0" w:color="auto"/>
        <w:right w:val="none" w:sz="0" w:space="0" w:color="auto"/>
      </w:divBdr>
    </w:div>
    <w:div w:id="545483427">
      <w:marLeft w:val="0"/>
      <w:marRight w:val="0"/>
      <w:marTop w:val="0"/>
      <w:marBottom w:val="0"/>
      <w:divBdr>
        <w:top w:val="none" w:sz="0" w:space="0" w:color="auto"/>
        <w:left w:val="none" w:sz="0" w:space="0" w:color="auto"/>
        <w:bottom w:val="none" w:sz="0" w:space="0" w:color="auto"/>
        <w:right w:val="none" w:sz="0" w:space="0" w:color="auto"/>
      </w:divBdr>
    </w:div>
    <w:div w:id="545526482">
      <w:marLeft w:val="0"/>
      <w:marRight w:val="0"/>
      <w:marTop w:val="0"/>
      <w:marBottom w:val="0"/>
      <w:divBdr>
        <w:top w:val="none" w:sz="0" w:space="0" w:color="auto"/>
        <w:left w:val="none" w:sz="0" w:space="0" w:color="auto"/>
        <w:bottom w:val="none" w:sz="0" w:space="0" w:color="auto"/>
        <w:right w:val="none" w:sz="0" w:space="0" w:color="auto"/>
      </w:divBdr>
    </w:div>
    <w:div w:id="545527864">
      <w:marLeft w:val="0"/>
      <w:marRight w:val="0"/>
      <w:marTop w:val="0"/>
      <w:marBottom w:val="0"/>
      <w:divBdr>
        <w:top w:val="none" w:sz="0" w:space="0" w:color="auto"/>
        <w:left w:val="none" w:sz="0" w:space="0" w:color="auto"/>
        <w:bottom w:val="none" w:sz="0" w:space="0" w:color="auto"/>
        <w:right w:val="none" w:sz="0" w:space="0" w:color="auto"/>
      </w:divBdr>
    </w:div>
    <w:div w:id="545602732">
      <w:marLeft w:val="0"/>
      <w:marRight w:val="0"/>
      <w:marTop w:val="0"/>
      <w:marBottom w:val="0"/>
      <w:divBdr>
        <w:top w:val="none" w:sz="0" w:space="0" w:color="auto"/>
        <w:left w:val="none" w:sz="0" w:space="0" w:color="auto"/>
        <w:bottom w:val="none" w:sz="0" w:space="0" w:color="auto"/>
        <w:right w:val="none" w:sz="0" w:space="0" w:color="auto"/>
      </w:divBdr>
    </w:div>
    <w:div w:id="545680592">
      <w:marLeft w:val="0"/>
      <w:marRight w:val="0"/>
      <w:marTop w:val="0"/>
      <w:marBottom w:val="0"/>
      <w:divBdr>
        <w:top w:val="none" w:sz="0" w:space="0" w:color="auto"/>
        <w:left w:val="none" w:sz="0" w:space="0" w:color="auto"/>
        <w:bottom w:val="none" w:sz="0" w:space="0" w:color="auto"/>
        <w:right w:val="none" w:sz="0" w:space="0" w:color="auto"/>
      </w:divBdr>
    </w:div>
    <w:div w:id="545725698">
      <w:marLeft w:val="0"/>
      <w:marRight w:val="0"/>
      <w:marTop w:val="0"/>
      <w:marBottom w:val="0"/>
      <w:divBdr>
        <w:top w:val="none" w:sz="0" w:space="0" w:color="auto"/>
        <w:left w:val="none" w:sz="0" w:space="0" w:color="auto"/>
        <w:bottom w:val="none" w:sz="0" w:space="0" w:color="auto"/>
        <w:right w:val="none" w:sz="0" w:space="0" w:color="auto"/>
      </w:divBdr>
    </w:div>
    <w:div w:id="545874797">
      <w:marLeft w:val="0"/>
      <w:marRight w:val="0"/>
      <w:marTop w:val="0"/>
      <w:marBottom w:val="0"/>
      <w:divBdr>
        <w:top w:val="none" w:sz="0" w:space="0" w:color="auto"/>
        <w:left w:val="none" w:sz="0" w:space="0" w:color="auto"/>
        <w:bottom w:val="none" w:sz="0" w:space="0" w:color="auto"/>
        <w:right w:val="none" w:sz="0" w:space="0" w:color="auto"/>
      </w:divBdr>
    </w:div>
    <w:div w:id="545915990">
      <w:bodyDiv w:val="1"/>
      <w:marLeft w:val="0"/>
      <w:marRight w:val="0"/>
      <w:marTop w:val="0"/>
      <w:marBottom w:val="0"/>
      <w:divBdr>
        <w:top w:val="none" w:sz="0" w:space="0" w:color="auto"/>
        <w:left w:val="none" w:sz="0" w:space="0" w:color="auto"/>
        <w:bottom w:val="none" w:sz="0" w:space="0" w:color="auto"/>
        <w:right w:val="none" w:sz="0" w:space="0" w:color="auto"/>
      </w:divBdr>
    </w:div>
    <w:div w:id="546063518">
      <w:marLeft w:val="0"/>
      <w:marRight w:val="0"/>
      <w:marTop w:val="0"/>
      <w:marBottom w:val="0"/>
      <w:divBdr>
        <w:top w:val="none" w:sz="0" w:space="0" w:color="auto"/>
        <w:left w:val="none" w:sz="0" w:space="0" w:color="auto"/>
        <w:bottom w:val="none" w:sz="0" w:space="0" w:color="auto"/>
        <w:right w:val="none" w:sz="0" w:space="0" w:color="auto"/>
      </w:divBdr>
    </w:div>
    <w:div w:id="546186969">
      <w:marLeft w:val="0"/>
      <w:marRight w:val="0"/>
      <w:marTop w:val="0"/>
      <w:marBottom w:val="0"/>
      <w:divBdr>
        <w:top w:val="none" w:sz="0" w:space="0" w:color="auto"/>
        <w:left w:val="none" w:sz="0" w:space="0" w:color="auto"/>
        <w:bottom w:val="none" w:sz="0" w:space="0" w:color="auto"/>
        <w:right w:val="none" w:sz="0" w:space="0" w:color="auto"/>
      </w:divBdr>
    </w:div>
    <w:div w:id="546260214">
      <w:marLeft w:val="0"/>
      <w:marRight w:val="0"/>
      <w:marTop w:val="0"/>
      <w:marBottom w:val="0"/>
      <w:divBdr>
        <w:top w:val="none" w:sz="0" w:space="0" w:color="auto"/>
        <w:left w:val="none" w:sz="0" w:space="0" w:color="auto"/>
        <w:bottom w:val="none" w:sz="0" w:space="0" w:color="auto"/>
        <w:right w:val="none" w:sz="0" w:space="0" w:color="auto"/>
      </w:divBdr>
    </w:div>
    <w:div w:id="546264842">
      <w:marLeft w:val="0"/>
      <w:marRight w:val="0"/>
      <w:marTop w:val="0"/>
      <w:marBottom w:val="0"/>
      <w:divBdr>
        <w:top w:val="none" w:sz="0" w:space="0" w:color="auto"/>
        <w:left w:val="none" w:sz="0" w:space="0" w:color="auto"/>
        <w:bottom w:val="none" w:sz="0" w:space="0" w:color="auto"/>
        <w:right w:val="none" w:sz="0" w:space="0" w:color="auto"/>
      </w:divBdr>
    </w:div>
    <w:div w:id="546526977">
      <w:marLeft w:val="0"/>
      <w:marRight w:val="0"/>
      <w:marTop w:val="0"/>
      <w:marBottom w:val="0"/>
      <w:divBdr>
        <w:top w:val="none" w:sz="0" w:space="0" w:color="auto"/>
        <w:left w:val="none" w:sz="0" w:space="0" w:color="auto"/>
        <w:bottom w:val="none" w:sz="0" w:space="0" w:color="auto"/>
        <w:right w:val="none" w:sz="0" w:space="0" w:color="auto"/>
      </w:divBdr>
    </w:div>
    <w:div w:id="546528268">
      <w:marLeft w:val="0"/>
      <w:marRight w:val="0"/>
      <w:marTop w:val="0"/>
      <w:marBottom w:val="0"/>
      <w:divBdr>
        <w:top w:val="none" w:sz="0" w:space="0" w:color="auto"/>
        <w:left w:val="none" w:sz="0" w:space="0" w:color="auto"/>
        <w:bottom w:val="none" w:sz="0" w:space="0" w:color="auto"/>
        <w:right w:val="none" w:sz="0" w:space="0" w:color="auto"/>
      </w:divBdr>
    </w:div>
    <w:div w:id="546645798">
      <w:marLeft w:val="0"/>
      <w:marRight w:val="0"/>
      <w:marTop w:val="0"/>
      <w:marBottom w:val="0"/>
      <w:divBdr>
        <w:top w:val="none" w:sz="0" w:space="0" w:color="auto"/>
        <w:left w:val="none" w:sz="0" w:space="0" w:color="auto"/>
        <w:bottom w:val="none" w:sz="0" w:space="0" w:color="auto"/>
        <w:right w:val="none" w:sz="0" w:space="0" w:color="auto"/>
      </w:divBdr>
    </w:div>
    <w:div w:id="546646419">
      <w:marLeft w:val="0"/>
      <w:marRight w:val="0"/>
      <w:marTop w:val="0"/>
      <w:marBottom w:val="0"/>
      <w:divBdr>
        <w:top w:val="none" w:sz="0" w:space="0" w:color="auto"/>
        <w:left w:val="none" w:sz="0" w:space="0" w:color="auto"/>
        <w:bottom w:val="none" w:sz="0" w:space="0" w:color="auto"/>
        <w:right w:val="none" w:sz="0" w:space="0" w:color="auto"/>
      </w:divBdr>
    </w:div>
    <w:div w:id="546647720">
      <w:marLeft w:val="0"/>
      <w:marRight w:val="0"/>
      <w:marTop w:val="0"/>
      <w:marBottom w:val="0"/>
      <w:divBdr>
        <w:top w:val="none" w:sz="0" w:space="0" w:color="auto"/>
        <w:left w:val="none" w:sz="0" w:space="0" w:color="auto"/>
        <w:bottom w:val="none" w:sz="0" w:space="0" w:color="auto"/>
        <w:right w:val="none" w:sz="0" w:space="0" w:color="auto"/>
      </w:divBdr>
    </w:div>
    <w:div w:id="546721765">
      <w:marLeft w:val="0"/>
      <w:marRight w:val="0"/>
      <w:marTop w:val="0"/>
      <w:marBottom w:val="0"/>
      <w:divBdr>
        <w:top w:val="none" w:sz="0" w:space="0" w:color="auto"/>
        <w:left w:val="none" w:sz="0" w:space="0" w:color="auto"/>
        <w:bottom w:val="none" w:sz="0" w:space="0" w:color="auto"/>
        <w:right w:val="none" w:sz="0" w:space="0" w:color="auto"/>
      </w:divBdr>
    </w:div>
    <w:div w:id="546722757">
      <w:marLeft w:val="0"/>
      <w:marRight w:val="0"/>
      <w:marTop w:val="0"/>
      <w:marBottom w:val="0"/>
      <w:divBdr>
        <w:top w:val="none" w:sz="0" w:space="0" w:color="auto"/>
        <w:left w:val="none" w:sz="0" w:space="0" w:color="auto"/>
        <w:bottom w:val="none" w:sz="0" w:space="0" w:color="auto"/>
        <w:right w:val="none" w:sz="0" w:space="0" w:color="auto"/>
      </w:divBdr>
    </w:div>
    <w:div w:id="546837389">
      <w:marLeft w:val="0"/>
      <w:marRight w:val="0"/>
      <w:marTop w:val="0"/>
      <w:marBottom w:val="0"/>
      <w:divBdr>
        <w:top w:val="none" w:sz="0" w:space="0" w:color="auto"/>
        <w:left w:val="none" w:sz="0" w:space="0" w:color="auto"/>
        <w:bottom w:val="none" w:sz="0" w:space="0" w:color="auto"/>
        <w:right w:val="none" w:sz="0" w:space="0" w:color="auto"/>
      </w:divBdr>
    </w:div>
    <w:div w:id="546988484">
      <w:marLeft w:val="0"/>
      <w:marRight w:val="0"/>
      <w:marTop w:val="0"/>
      <w:marBottom w:val="0"/>
      <w:divBdr>
        <w:top w:val="none" w:sz="0" w:space="0" w:color="auto"/>
        <w:left w:val="none" w:sz="0" w:space="0" w:color="auto"/>
        <w:bottom w:val="none" w:sz="0" w:space="0" w:color="auto"/>
        <w:right w:val="none" w:sz="0" w:space="0" w:color="auto"/>
      </w:divBdr>
    </w:div>
    <w:div w:id="546990577">
      <w:marLeft w:val="0"/>
      <w:marRight w:val="0"/>
      <w:marTop w:val="0"/>
      <w:marBottom w:val="0"/>
      <w:divBdr>
        <w:top w:val="none" w:sz="0" w:space="0" w:color="auto"/>
        <w:left w:val="none" w:sz="0" w:space="0" w:color="auto"/>
        <w:bottom w:val="none" w:sz="0" w:space="0" w:color="auto"/>
        <w:right w:val="none" w:sz="0" w:space="0" w:color="auto"/>
      </w:divBdr>
    </w:div>
    <w:div w:id="546993705">
      <w:marLeft w:val="0"/>
      <w:marRight w:val="0"/>
      <w:marTop w:val="0"/>
      <w:marBottom w:val="0"/>
      <w:divBdr>
        <w:top w:val="none" w:sz="0" w:space="0" w:color="auto"/>
        <w:left w:val="none" w:sz="0" w:space="0" w:color="auto"/>
        <w:bottom w:val="none" w:sz="0" w:space="0" w:color="auto"/>
        <w:right w:val="none" w:sz="0" w:space="0" w:color="auto"/>
      </w:divBdr>
    </w:div>
    <w:div w:id="547031034">
      <w:marLeft w:val="0"/>
      <w:marRight w:val="0"/>
      <w:marTop w:val="0"/>
      <w:marBottom w:val="0"/>
      <w:divBdr>
        <w:top w:val="none" w:sz="0" w:space="0" w:color="auto"/>
        <w:left w:val="none" w:sz="0" w:space="0" w:color="auto"/>
        <w:bottom w:val="none" w:sz="0" w:space="0" w:color="auto"/>
        <w:right w:val="none" w:sz="0" w:space="0" w:color="auto"/>
      </w:divBdr>
    </w:div>
    <w:div w:id="547104934">
      <w:bodyDiv w:val="1"/>
      <w:marLeft w:val="0"/>
      <w:marRight w:val="0"/>
      <w:marTop w:val="0"/>
      <w:marBottom w:val="0"/>
      <w:divBdr>
        <w:top w:val="none" w:sz="0" w:space="0" w:color="auto"/>
        <w:left w:val="none" w:sz="0" w:space="0" w:color="auto"/>
        <w:bottom w:val="none" w:sz="0" w:space="0" w:color="auto"/>
        <w:right w:val="none" w:sz="0" w:space="0" w:color="auto"/>
      </w:divBdr>
    </w:div>
    <w:div w:id="547189223">
      <w:marLeft w:val="0"/>
      <w:marRight w:val="0"/>
      <w:marTop w:val="0"/>
      <w:marBottom w:val="0"/>
      <w:divBdr>
        <w:top w:val="none" w:sz="0" w:space="0" w:color="auto"/>
        <w:left w:val="none" w:sz="0" w:space="0" w:color="auto"/>
        <w:bottom w:val="none" w:sz="0" w:space="0" w:color="auto"/>
        <w:right w:val="none" w:sz="0" w:space="0" w:color="auto"/>
      </w:divBdr>
    </w:div>
    <w:div w:id="547303038">
      <w:marLeft w:val="0"/>
      <w:marRight w:val="0"/>
      <w:marTop w:val="0"/>
      <w:marBottom w:val="0"/>
      <w:divBdr>
        <w:top w:val="none" w:sz="0" w:space="0" w:color="auto"/>
        <w:left w:val="none" w:sz="0" w:space="0" w:color="auto"/>
        <w:bottom w:val="none" w:sz="0" w:space="0" w:color="auto"/>
        <w:right w:val="none" w:sz="0" w:space="0" w:color="auto"/>
      </w:divBdr>
    </w:div>
    <w:div w:id="547647913">
      <w:marLeft w:val="0"/>
      <w:marRight w:val="0"/>
      <w:marTop w:val="0"/>
      <w:marBottom w:val="0"/>
      <w:divBdr>
        <w:top w:val="none" w:sz="0" w:space="0" w:color="auto"/>
        <w:left w:val="none" w:sz="0" w:space="0" w:color="auto"/>
        <w:bottom w:val="none" w:sz="0" w:space="0" w:color="auto"/>
        <w:right w:val="none" w:sz="0" w:space="0" w:color="auto"/>
      </w:divBdr>
    </w:div>
    <w:div w:id="547692119">
      <w:marLeft w:val="0"/>
      <w:marRight w:val="0"/>
      <w:marTop w:val="0"/>
      <w:marBottom w:val="0"/>
      <w:divBdr>
        <w:top w:val="none" w:sz="0" w:space="0" w:color="auto"/>
        <w:left w:val="none" w:sz="0" w:space="0" w:color="auto"/>
        <w:bottom w:val="none" w:sz="0" w:space="0" w:color="auto"/>
        <w:right w:val="none" w:sz="0" w:space="0" w:color="auto"/>
      </w:divBdr>
    </w:div>
    <w:div w:id="547762572">
      <w:marLeft w:val="0"/>
      <w:marRight w:val="0"/>
      <w:marTop w:val="0"/>
      <w:marBottom w:val="0"/>
      <w:divBdr>
        <w:top w:val="none" w:sz="0" w:space="0" w:color="auto"/>
        <w:left w:val="none" w:sz="0" w:space="0" w:color="auto"/>
        <w:bottom w:val="none" w:sz="0" w:space="0" w:color="auto"/>
        <w:right w:val="none" w:sz="0" w:space="0" w:color="auto"/>
      </w:divBdr>
    </w:div>
    <w:div w:id="547836096">
      <w:marLeft w:val="0"/>
      <w:marRight w:val="0"/>
      <w:marTop w:val="0"/>
      <w:marBottom w:val="0"/>
      <w:divBdr>
        <w:top w:val="none" w:sz="0" w:space="0" w:color="auto"/>
        <w:left w:val="none" w:sz="0" w:space="0" w:color="auto"/>
        <w:bottom w:val="none" w:sz="0" w:space="0" w:color="auto"/>
        <w:right w:val="none" w:sz="0" w:space="0" w:color="auto"/>
      </w:divBdr>
    </w:div>
    <w:div w:id="547837427">
      <w:marLeft w:val="0"/>
      <w:marRight w:val="0"/>
      <w:marTop w:val="0"/>
      <w:marBottom w:val="0"/>
      <w:divBdr>
        <w:top w:val="none" w:sz="0" w:space="0" w:color="auto"/>
        <w:left w:val="none" w:sz="0" w:space="0" w:color="auto"/>
        <w:bottom w:val="none" w:sz="0" w:space="0" w:color="auto"/>
        <w:right w:val="none" w:sz="0" w:space="0" w:color="auto"/>
      </w:divBdr>
    </w:div>
    <w:div w:id="547882122">
      <w:marLeft w:val="0"/>
      <w:marRight w:val="0"/>
      <w:marTop w:val="0"/>
      <w:marBottom w:val="0"/>
      <w:divBdr>
        <w:top w:val="none" w:sz="0" w:space="0" w:color="auto"/>
        <w:left w:val="none" w:sz="0" w:space="0" w:color="auto"/>
        <w:bottom w:val="none" w:sz="0" w:space="0" w:color="auto"/>
        <w:right w:val="none" w:sz="0" w:space="0" w:color="auto"/>
      </w:divBdr>
    </w:div>
    <w:div w:id="547882526">
      <w:marLeft w:val="0"/>
      <w:marRight w:val="0"/>
      <w:marTop w:val="0"/>
      <w:marBottom w:val="0"/>
      <w:divBdr>
        <w:top w:val="none" w:sz="0" w:space="0" w:color="auto"/>
        <w:left w:val="none" w:sz="0" w:space="0" w:color="auto"/>
        <w:bottom w:val="none" w:sz="0" w:space="0" w:color="auto"/>
        <w:right w:val="none" w:sz="0" w:space="0" w:color="auto"/>
      </w:divBdr>
    </w:div>
    <w:div w:id="547882734">
      <w:marLeft w:val="0"/>
      <w:marRight w:val="0"/>
      <w:marTop w:val="0"/>
      <w:marBottom w:val="0"/>
      <w:divBdr>
        <w:top w:val="none" w:sz="0" w:space="0" w:color="auto"/>
        <w:left w:val="none" w:sz="0" w:space="0" w:color="auto"/>
        <w:bottom w:val="none" w:sz="0" w:space="0" w:color="auto"/>
        <w:right w:val="none" w:sz="0" w:space="0" w:color="auto"/>
      </w:divBdr>
    </w:div>
    <w:div w:id="547886982">
      <w:marLeft w:val="0"/>
      <w:marRight w:val="0"/>
      <w:marTop w:val="0"/>
      <w:marBottom w:val="0"/>
      <w:divBdr>
        <w:top w:val="none" w:sz="0" w:space="0" w:color="auto"/>
        <w:left w:val="none" w:sz="0" w:space="0" w:color="auto"/>
        <w:bottom w:val="none" w:sz="0" w:space="0" w:color="auto"/>
        <w:right w:val="none" w:sz="0" w:space="0" w:color="auto"/>
      </w:divBdr>
    </w:div>
    <w:div w:id="548028063">
      <w:marLeft w:val="0"/>
      <w:marRight w:val="0"/>
      <w:marTop w:val="0"/>
      <w:marBottom w:val="0"/>
      <w:divBdr>
        <w:top w:val="none" w:sz="0" w:space="0" w:color="auto"/>
        <w:left w:val="none" w:sz="0" w:space="0" w:color="auto"/>
        <w:bottom w:val="none" w:sz="0" w:space="0" w:color="auto"/>
        <w:right w:val="none" w:sz="0" w:space="0" w:color="auto"/>
      </w:divBdr>
    </w:div>
    <w:div w:id="548033678">
      <w:marLeft w:val="0"/>
      <w:marRight w:val="0"/>
      <w:marTop w:val="0"/>
      <w:marBottom w:val="0"/>
      <w:divBdr>
        <w:top w:val="none" w:sz="0" w:space="0" w:color="auto"/>
        <w:left w:val="none" w:sz="0" w:space="0" w:color="auto"/>
        <w:bottom w:val="none" w:sz="0" w:space="0" w:color="auto"/>
        <w:right w:val="none" w:sz="0" w:space="0" w:color="auto"/>
      </w:divBdr>
    </w:div>
    <w:div w:id="548148341">
      <w:marLeft w:val="0"/>
      <w:marRight w:val="0"/>
      <w:marTop w:val="0"/>
      <w:marBottom w:val="0"/>
      <w:divBdr>
        <w:top w:val="none" w:sz="0" w:space="0" w:color="auto"/>
        <w:left w:val="none" w:sz="0" w:space="0" w:color="auto"/>
        <w:bottom w:val="none" w:sz="0" w:space="0" w:color="auto"/>
        <w:right w:val="none" w:sz="0" w:space="0" w:color="auto"/>
      </w:divBdr>
    </w:div>
    <w:div w:id="548228120">
      <w:marLeft w:val="0"/>
      <w:marRight w:val="0"/>
      <w:marTop w:val="0"/>
      <w:marBottom w:val="0"/>
      <w:divBdr>
        <w:top w:val="none" w:sz="0" w:space="0" w:color="auto"/>
        <w:left w:val="none" w:sz="0" w:space="0" w:color="auto"/>
        <w:bottom w:val="none" w:sz="0" w:space="0" w:color="auto"/>
        <w:right w:val="none" w:sz="0" w:space="0" w:color="auto"/>
      </w:divBdr>
    </w:div>
    <w:div w:id="548301330">
      <w:marLeft w:val="0"/>
      <w:marRight w:val="0"/>
      <w:marTop w:val="0"/>
      <w:marBottom w:val="0"/>
      <w:divBdr>
        <w:top w:val="none" w:sz="0" w:space="0" w:color="auto"/>
        <w:left w:val="none" w:sz="0" w:space="0" w:color="auto"/>
        <w:bottom w:val="none" w:sz="0" w:space="0" w:color="auto"/>
        <w:right w:val="none" w:sz="0" w:space="0" w:color="auto"/>
      </w:divBdr>
    </w:div>
    <w:div w:id="548303416">
      <w:marLeft w:val="0"/>
      <w:marRight w:val="0"/>
      <w:marTop w:val="0"/>
      <w:marBottom w:val="0"/>
      <w:divBdr>
        <w:top w:val="none" w:sz="0" w:space="0" w:color="auto"/>
        <w:left w:val="none" w:sz="0" w:space="0" w:color="auto"/>
        <w:bottom w:val="none" w:sz="0" w:space="0" w:color="auto"/>
        <w:right w:val="none" w:sz="0" w:space="0" w:color="auto"/>
      </w:divBdr>
    </w:div>
    <w:div w:id="548421975">
      <w:marLeft w:val="0"/>
      <w:marRight w:val="0"/>
      <w:marTop w:val="0"/>
      <w:marBottom w:val="0"/>
      <w:divBdr>
        <w:top w:val="none" w:sz="0" w:space="0" w:color="auto"/>
        <w:left w:val="none" w:sz="0" w:space="0" w:color="auto"/>
        <w:bottom w:val="none" w:sz="0" w:space="0" w:color="auto"/>
        <w:right w:val="none" w:sz="0" w:space="0" w:color="auto"/>
      </w:divBdr>
    </w:div>
    <w:div w:id="548423094">
      <w:marLeft w:val="0"/>
      <w:marRight w:val="0"/>
      <w:marTop w:val="0"/>
      <w:marBottom w:val="0"/>
      <w:divBdr>
        <w:top w:val="none" w:sz="0" w:space="0" w:color="auto"/>
        <w:left w:val="none" w:sz="0" w:space="0" w:color="auto"/>
        <w:bottom w:val="none" w:sz="0" w:space="0" w:color="auto"/>
        <w:right w:val="none" w:sz="0" w:space="0" w:color="auto"/>
      </w:divBdr>
    </w:div>
    <w:div w:id="548490810">
      <w:marLeft w:val="0"/>
      <w:marRight w:val="0"/>
      <w:marTop w:val="0"/>
      <w:marBottom w:val="0"/>
      <w:divBdr>
        <w:top w:val="none" w:sz="0" w:space="0" w:color="auto"/>
        <w:left w:val="none" w:sz="0" w:space="0" w:color="auto"/>
        <w:bottom w:val="none" w:sz="0" w:space="0" w:color="auto"/>
        <w:right w:val="none" w:sz="0" w:space="0" w:color="auto"/>
      </w:divBdr>
    </w:div>
    <w:div w:id="548494755">
      <w:marLeft w:val="0"/>
      <w:marRight w:val="0"/>
      <w:marTop w:val="0"/>
      <w:marBottom w:val="0"/>
      <w:divBdr>
        <w:top w:val="none" w:sz="0" w:space="0" w:color="auto"/>
        <w:left w:val="none" w:sz="0" w:space="0" w:color="auto"/>
        <w:bottom w:val="none" w:sz="0" w:space="0" w:color="auto"/>
        <w:right w:val="none" w:sz="0" w:space="0" w:color="auto"/>
      </w:divBdr>
    </w:div>
    <w:div w:id="548496217">
      <w:bodyDiv w:val="1"/>
      <w:marLeft w:val="0"/>
      <w:marRight w:val="0"/>
      <w:marTop w:val="0"/>
      <w:marBottom w:val="0"/>
      <w:divBdr>
        <w:top w:val="none" w:sz="0" w:space="0" w:color="auto"/>
        <w:left w:val="none" w:sz="0" w:space="0" w:color="auto"/>
        <w:bottom w:val="none" w:sz="0" w:space="0" w:color="auto"/>
        <w:right w:val="none" w:sz="0" w:space="0" w:color="auto"/>
      </w:divBdr>
    </w:div>
    <w:div w:id="548541778">
      <w:bodyDiv w:val="1"/>
      <w:marLeft w:val="0"/>
      <w:marRight w:val="0"/>
      <w:marTop w:val="0"/>
      <w:marBottom w:val="0"/>
      <w:divBdr>
        <w:top w:val="none" w:sz="0" w:space="0" w:color="auto"/>
        <w:left w:val="none" w:sz="0" w:space="0" w:color="auto"/>
        <w:bottom w:val="none" w:sz="0" w:space="0" w:color="auto"/>
        <w:right w:val="none" w:sz="0" w:space="0" w:color="auto"/>
      </w:divBdr>
    </w:div>
    <w:div w:id="548684860">
      <w:marLeft w:val="0"/>
      <w:marRight w:val="0"/>
      <w:marTop w:val="0"/>
      <w:marBottom w:val="0"/>
      <w:divBdr>
        <w:top w:val="none" w:sz="0" w:space="0" w:color="auto"/>
        <w:left w:val="none" w:sz="0" w:space="0" w:color="auto"/>
        <w:bottom w:val="none" w:sz="0" w:space="0" w:color="auto"/>
        <w:right w:val="none" w:sz="0" w:space="0" w:color="auto"/>
      </w:divBdr>
    </w:div>
    <w:div w:id="548687726">
      <w:marLeft w:val="0"/>
      <w:marRight w:val="0"/>
      <w:marTop w:val="0"/>
      <w:marBottom w:val="0"/>
      <w:divBdr>
        <w:top w:val="none" w:sz="0" w:space="0" w:color="auto"/>
        <w:left w:val="none" w:sz="0" w:space="0" w:color="auto"/>
        <w:bottom w:val="none" w:sz="0" w:space="0" w:color="auto"/>
        <w:right w:val="none" w:sz="0" w:space="0" w:color="auto"/>
      </w:divBdr>
    </w:div>
    <w:div w:id="548877224">
      <w:marLeft w:val="0"/>
      <w:marRight w:val="0"/>
      <w:marTop w:val="0"/>
      <w:marBottom w:val="0"/>
      <w:divBdr>
        <w:top w:val="none" w:sz="0" w:space="0" w:color="auto"/>
        <w:left w:val="none" w:sz="0" w:space="0" w:color="auto"/>
        <w:bottom w:val="none" w:sz="0" w:space="0" w:color="auto"/>
        <w:right w:val="none" w:sz="0" w:space="0" w:color="auto"/>
      </w:divBdr>
    </w:div>
    <w:div w:id="549071396">
      <w:marLeft w:val="0"/>
      <w:marRight w:val="0"/>
      <w:marTop w:val="0"/>
      <w:marBottom w:val="0"/>
      <w:divBdr>
        <w:top w:val="none" w:sz="0" w:space="0" w:color="auto"/>
        <w:left w:val="none" w:sz="0" w:space="0" w:color="auto"/>
        <w:bottom w:val="none" w:sz="0" w:space="0" w:color="auto"/>
        <w:right w:val="none" w:sz="0" w:space="0" w:color="auto"/>
      </w:divBdr>
    </w:div>
    <w:div w:id="549071740">
      <w:marLeft w:val="0"/>
      <w:marRight w:val="0"/>
      <w:marTop w:val="0"/>
      <w:marBottom w:val="0"/>
      <w:divBdr>
        <w:top w:val="none" w:sz="0" w:space="0" w:color="auto"/>
        <w:left w:val="none" w:sz="0" w:space="0" w:color="auto"/>
        <w:bottom w:val="none" w:sz="0" w:space="0" w:color="auto"/>
        <w:right w:val="none" w:sz="0" w:space="0" w:color="auto"/>
      </w:divBdr>
    </w:div>
    <w:div w:id="549072039">
      <w:marLeft w:val="0"/>
      <w:marRight w:val="0"/>
      <w:marTop w:val="0"/>
      <w:marBottom w:val="0"/>
      <w:divBdr>
        <w:top w:val="none" w:sz="0" w:space="0" w:color="auto"/>
        <w:left w:val="none" w:sz="0" w:space="0" w:color="auto"/>
        <w:bottom w:val="none" w:sz="0" w:space="0" w:color="auto"/>
        <w:right w:val="none" w:sz="0" w:space="0" w:color="auto"/>
      </w:divBdr>
    </w:div>
    <w:div w:id="549148397">
      <w:marLeft w:val="0"/>
      <w:marRight w:val="0"/>
      <w:marTop w:val="0"/>
      <w:marBottom w:val="0"/>
      <w:divBdr>
        <w:top w:val="none" w:sz="0" w:space="0" w:color="auto"/>
        <w:left w:val="none" w:sz="0" w:space="0" w:color="auto"/>
        <w:bottom w:val="none" w:sz="0" w:space="0" w:color="auto"/>
        <w:right w:val="none" w:sz="0" w:space="0" w:color="auto"/>
      </w:divBdr>
    </w:div>
    <w:div w:id="549192155">
      <w:marLeft w:val="0"/>
      <w:marRight w:val="0"/>
      <w:marTop w:val="0"/>
      <w:marBottom w:val="0"/>
      <w:divBdr>
        <w:top w:val="none" w:sz="0" w:space="0" w:color="auto"/>
        <w:left w:val="none" w:sz="0" w:space="0" w:color="auto"/>
        <w:bottom w:val="none" w:sz="0" w:space="0" w:color="auto"/>
        <w:right w:val="none" w:sz="0" w:space="0" w:color="auto"/>
      </w:divBdr>
    </w:div>
    <w:div w:id="549266955">
      <w:marLeft w:val="0"/>
      <w:marRight w:val="0"/>
      <w:marTop w:val="0"/>
      <w:marBottom w:val="0"/>
      <w:divBdr>
        <w:top w:val="none" w:sz="0" w:space="0" w:color="auto"/>
        <w:left w:val="none" w:sz="0" w:space="0" w:color="auto"/>
        <w:bottom w:val="none" w:sz="0" w:space="0" w:color="auto"/>
        <w:right w:val="none" w:sz="0" w:space="0" w:color="auto"/>
      </w:divBdr>
    </w:div>
    <w:div w:id="549341938">
      <w:marLeft w:val="0"/>
      <w:marRight w:val="0"/>
      <w:marTop w:val="0"/>
      <w:marBottom w:val="0"/>
      <w:divBdr>
        <w:top w:val="none" w:sz="0" w:space="0" w:color="auto"/>
        <w:left w:val="none" w:sz="0" w:space="0" w:color="auto"/>
        <w:bottom w:val="none" w:sz="0" w:space="0" w:color="auto"/>
        <w:right w:val="none" w:sz="0" w:space="0" w:color="auto"/>
      </w:divBdr>
    </w:div>
    <w:div w:id="549347941">
      <w:marLeft w:val="0"/>
      <w:marRight w:val="0"/>
      <w:marTop w:val="0"/>
      <w:marBottom w:val="0"/>
      <w:divBdr>
        <w:top w:val="none" w:sz="0" w:space="0" w:color="auto"/>
        <w:left w:val="none" w:sz="0" w:space="0" w:color="auto"/>
        <w:bottom w:val="none" w:sz="0" w:space="0" w:color="auto"/>
        <w:right w:val="none" w:sz="0" w:space="0" w:color="auto"/>
      </w:divBdr>
    </w:div>
    <w:div w:id="549418151">
      <w:marLeft w:val="0"/>
      <w:marRight w:val="0"/>
      <w:marTop w:val="0"/>
      <w:marBottom w:val="0"/>
      <w:divBdr>
        <w:top w:val="none" w:sz="0" w:space="0" w:color="auto"/>
        <w:left w:val="none" w:sz="0" w:space="0" w:color="auto"/>
        <w:bottom w:val="none" w:sz="0" w:space="0" w:color="auto"/>
        <w:right w:val="none" w:sz="0" w:space="0" w:color="auto"/>
      </w:divBdr>
    </w:div>
    <w:div w:id="549535711">
      <w:marLeft w:val="0"/>
      <w:marRight w:val="0"/>
      <w:marTop w:val="0"/>
      <w:marBottom w:val="0"/>
      <w:divBdr>
        <w:top w:val="none" w:sz="0" w:space="0" w:color="auto"/>
        <w:left w:val="none" w:sz="0" w:space="0" w:color="auto"/>
        <w:bottom w:val="none" w:sz="0" w:space="0" w:color="auto"/>
        <w:right w:val="none" w:sz="0" w:space="0" w:color="auto"/>
      </w:divBdr>
    </w:div>
    <w:div w:id="549536609">
      <w:marLeft w:val="0"/>
      <w:marRight w:val="0"/>
      <w:marTop w:val="0"/>
      <w:marBottom w:val="0"/>
      <w:divBdr>
        <w:top w:val="none" w:sz="0" w:space="0" w:color="auto"/>
        <w:left w:val="none" w:sz="0" w:space="0" w:color="auto"/>
        <w:bottom w:val="none" w:sz="0" w:space="0" w:color="auto"/>
        <w:right w:val="none" w:sz="0" w:space="0" w:color="auto"/>
      </w:divBdr>
    </w:div>
    <w:div w:id="549608325">
      <w:marLeft w:val="0"/>
      <w:marRight w:val="0"/>
      <w:marTop w:val="0"/>
      <w:marBottom w:val="0"/>
      <w:divBdr>
        <w:top w:val="none" w:sz="0" w:space="0" w:color="auto"/>
        <w:left w:val="none" w:sz="0" w:space="0" w:color="auto"/>
        <w:bottom w:val="none" w:sz="0" w:space="0" w:color="auto"/>
        <w:right w:val="none" w:sz="0" w:space="0" w:color="auto"/>
      </w:divBdr>
    </w:div>
    <w:div w:id="549613671">
      <w:marLeft w:val="0"/>
      <w:marRight w:val="0"/>
      <w:marTop w:val="0"/>
      <w:marBottom w:val="0"/>
      <w:divBdr>
        <w:top w:val="none" w:sz="0" w:space="0" w:color="auto"/>
        <w:left w:val="none" w:sz="0" w:space="0" w:color="auto"/>
        <w:bottom w:val="none" w:sz="0" w:space="0" w:color="auto"/>
        <w:right w:val="none" w:sz="0" w:space="0" w:color="auto"/>
      </w:divBdr>
    </w:div>
    <w:div w:id="549657743">
      <w:bodyDiv w:val="1"/>
      <w:marLeft w:val="0"/>
      <w:marRight w:val="0"/>
      <w:marTop w:val="0"/>
      <w:marBottom w:val="0"/>
      <w:divBdr>
        <w:top w:val="none" w:sz="0" w:space="0" w:color="auto"/>
        <w:left w:val="none" w:sz="0" w:space="0" w:color="auto"/>
        <w:bottom w:val="none" w:sz="0" w:space="0" w:color="auto"/>
        <w:right w:val="none" w:sz="0" w:space="0" w:color="auto"/>
      </w:divBdr>
    </w:div>
    <w:div w:id="549725558">
      <w:marLeft w:val="0"/>
      <w:marRight w:val="0"/>
      <w:marTop w:val="0"/>
      <w:marBottom w:val="0"/>
      <w:divBdr>
        <w:top w:val="none" w:sz="0" w:space="0" w:color="auto"/>
        <w:left w:val="none" w:sz="0" w:space="0" w:color="auto"/>
        <w:bottom w:val="none" w:sz="0" w:space="0" w:color="auto"/>
        <w:right w:val="none" w:sz="0" w:space="0" w:color="auto"/>
      </w:divBdr>
    </w:div>
    <w:div w:id="549728672">
      <w:marLeft w:val="0"/>
      <w:marRight w:val="0"/>
      <w:marTop w:val="0"/>
      <w:marBottom w:val="0"/>
      <w:divBdr>
        <w:top w:val="none" w:sz="0" w:space="0" w:color="auto"/>
        <w:left w:val="none" w:sz="0" w:space="0" w:color="auto"/>
        <w:bottom w:val="none" w:sz="0" w:space="0" w:color="auto"/>
        <w:right w:val="none" w:sz="0" w:space="0" w:color="auto"/>
      </w:divBdr>
    </w:div>
    <w:div w:id="549850710">
      <w:marLeft w:val="0"/>
      <w:marRight w:val="0"/>
      <w:marTop w:val="0"/>
      <w:marBottom w:val="0"/>
      <w:divBdr>
        <w:top w:val="none" w:sz="0" w:space="0" w:color="auto"/>
        <w:left w:val="none" w:sz="0" w:space="0" w:color="auto"/>
        <w:bottom w:val="none" w:sz="0" w:space="0" w:color="auto"/>
        <w:right w:val="none" w:sz="0" w:space="0" w:color="auto"/>
      </w:divBdr>
    </w:div>
    <w:div w:id="549877279">
      <w:marLeft w:val="0"/>
      <w:marRight w:val="0"/>
      <w:marTop w:val="0"/>
      <w:marBottom w:val="0"/>
      <w:divBdr>
        <w:top w:val="none" w:sz="0" w:space="0" w:color="auto"/>
        <w:left w:val="none" w:sz="0" w:space="0" w:color="auto"/>
        <w:bottom w:val="none" w:sz="0" w:space="0" w:color="auto"/>
        <w:right w:val="none" w:sz="0" w:space="0" w:color="auto"/>
      </w:divBdr>
    </w:div>
    <w:div w:id="549918543">
      <w:marLeft w:val="0"/>
      <w:marRight w:val="0"/>
      <w:marTop w:val="0"/>
      <w:marBottom w:val="0"/>
      <w:divBdr>
        <w:top w:val="none" w:sz="0" w:space="0" w:color="auto"/>
        <w:left w:val="none" w:sz="0" w:space="0" w:color="auto"/>
        <w:bottom w:val="none" w:sz="0" w:space="0" w:color="auto"/>
        <w:right w:val="none" w:sz="0" w:space="0" w:color="auto"/>
      </w:divBdr>
    </w:div>
    <w:div w:id="549922872">
      <w:marLeft w:val="0"/>
      <w:marRight w:val="0"/>
      <w:marTop w:val="0"/>
      <w:marBottom w:val="0"/>
      <w:divBdr>
        <w:top w:val="none" w:sz="0" w:space="0" w:color="auto"/>
        <w:left w:val="none" w:sz="0" w:space="0" w:color="auto"/>
        <w:bottom w:val="none" w:sz="0" w:space="0" w:color="auto"/>
        <w:right w:val="none" w:sz="0" w:space="0" w:color="auto"/>
      </w:divBdr>
    </w:div>
    <w:div w:id="550069299">
      <w:marLeft w:val="0"/>
      <w:marRight w:val="0"/>
      <w:marTop w:val="0"/>
      <w:marBottom w:val="0"/>
      <w:divBdr>
        <w:top w:val="none" w:sz="0" w:space="0" w:color="auto"/>
        <w:left w:val="none" w:sz="0" w:space="0" w:color="auto"/>
        <w:bottom w:val="none" w:sz="0" w:space="0" w:color="auto"/>
        <w:right w:val="none" w:sz="0" w:space="0" w:color="auto"/>
      </w:divBdr>
    </w:div>
    <w:div w:id="550076396">
      <w:marLeft w:val="0"/>
      <w:marRight w:val="0"/>
      <w:marTop w:val="0"/>
      <w:marBottom w:val="0"/>
      <w:divBdr>
        <w:top w:val="none" w:sz="0" w:space="0" w:color="auto"/>
        <w:left w:val="none" w:sz="0" w:space="0" w:color="auto"/>
        <w:bottom w:val="none" w:sz="0" w:space="0" w:color="auto"/>
        <w:right w:val="none" w:sz="0" w:space="0" w:color="auto"/>
      </w:divBdr>
    </w:div>
    <w:div w:id="550116012">
      <w:marLeft w:val="0"/>
      <w:marRight w:val="0"/>
      <w:marTop w:val="0"/>
      <w:marBottom w:val="0"/>
      <w:divBdr>
        <w:top w:val="none" w:sz="0" w:space="0" w:color="auto"/>
        <w:left w:val="none" w:sz="0" w:space="0" w:color="auto"/>
        <w:bottom w:val="none" w:sz="0" w:space="0" w:color="auto"/>
        <w:right w:val="none" w:sz="0" w:space="0" w:color="auto"/>
      </w:divBdr>
    </w:div>
    <w:div w:id="550119755">
      <w:marLeft w:val="0"/>
      <w:marRight w:val="0"/>
      <w:marTop w:val="0"/>
      <w:marBottom w:val="0"/>
      <w:divBdr>
        <w:top w:val="none" w:sz="0" w:space="0" w:color="auto"/>
        <w:left w:val="none" w:sz="0" w:space="0" w:color="auto"/>
        <w:bottom w:val="none" w:sz="0" w:space="0" w:color="auto"/>
        <w:right w:val="none" w:sz="0" w:space="0" w:color="auto"/>
      </w:divBdr>
    </w:div>
    <w:div w:id="550189345">
      <w:marLeft w:val="0"/>
      <w:marRight w:val="0"/>
      <w:marTop w:val="0"/>
      <w:marBottom w:val="0"/>
      <w:divBdr>
        <w:top w:val="none" w:sz="0" w:space="0" w:color="auto"/>
        <w:left w:val="none" w:sz="0" w:space="0" w:color="auto"/>
        <w:bottom w:val="none" w:sz="0" w:space="0" w:color="auto"/>
        <w:right w:val="none" w:sz="0" w:space="0" w:color="auto"/>
      </w:divBdr>
    </w:div>
    <w:div w:id="550193520">
      <w:marLeft w:val="0"/>
      <w:marRight w:val="0"/>
      <w:marTop w:val="0"/>
      <w:marBottom w:val="0"/>
      <w:divBdr>
        <w:top w:val="none" w:sz="0" w:space="0" w:color="auto"/>
        <w:left w:val="none" w:sz="0" w:space="0" w:color="auto"/>
        <w:bottom w:val="none" w:sz="0" w:space="0" w:color="auto"/>
        <w:right w:val="none" w:sz="0" w:space="0" w:color="auto"/>
      </w:divBdr>
    </w:div>
    <w:div w:id="550264716">
      <w:marLeft w:val="0"/>
      <w:marRight w:val="0"/>
      <w:marTop w:val="0"/>
      <w:marBottom w:val="0"/>
      <w:divBdr>
        <w:top w:val="none" w:sz="0" w:space="0" w:color="auto"/>
        <w:left w:val="none" w:sz="0" w:space="0" w:color="auto"/>
        <w:bottom w:val="none" w:sz="0" w:space="0" w:color="auto"/>
        <w:right w:val="none" w:sz="0" w:space="0" w:color="auto"/>
      </w:divBdr>
    </w:div>
    <w:div w:id="550314186">
      <w:bodyDiv w:val="1"/>
      <w:marLeft w:val="0"/>
      <w:marRight w:val="0"/>
      <w:marTop w:val="0"/>
      <w:marBottom w:val="0"/>
      <w:divBdr>
        <w:top w:val="none" w:sz="0" w:space="0" w:color="auto"/>
        <w:left w:val="none" w:sz="0" w:space="0" w:color="auto"/>
        <w:bottom w:val="none" w:sz="0" w:space="0" w:color="auto"/>
        <w:right w:val="none" w:sz="0" w:space="0" w:color="auto"/>
      </w:divBdr>
    </w:div>
    <w:div w:id="550386179">
      <w:marLeft w:val="0"/>
      <w:marRight w:val="0"/>
      <w:marTop w:val="0"/>
      <w:marBottom w:val="0"/>
      <w:divBdr>
        <w:top w:val="none" w:sz="0" w:space="0" w:color="auto"/>
        <w:left w:val="none" w:sz="0" w:space="0" w:color="auto"/>
        <w:bottom w:val="none" w:sz="0" w:space="0" w:color="auto"/>
        <w:right w:val="none" w:sz="0" w:space="0" w:color="auto"/>
      </w:divBdr>
    </w:div>
    <w:div w:id="550461517">
      <w:marLeft w:val="0"/>
      <w:marRight w:val="0"/>
      <w:marTop w:val="0"/>
      <w:marBottom w:val="0"/>
      <w:divBdr>
        <w:top w:val="none" w:sz="0" w:space="0" w:color="auto"/>
        <w:left w:val="none" w:sz="0" w:space="0" w:color="auto"/>
        <w:bottom w:val="none" w:sz="0" w:space="0" w:color="auto"/>
        <w:right w:val="none" w:sz="0" w:space="0" w:color="auto"/>
      </w:divBdr>
    </w:div>
    <w:div w:id="550464645">
      <w:marLeft w:val="0"/>
      <w:marRight w:val="0"/>
      <w:marTop w:val="0"/>
      <w:marBottom w:val="0"/>
      <w:divBdr>
        <w:top w:val="none" w:sz="0" w:space="0" w:color="auto"/>
        <w:left w:val="none" w:sz="0" w:space="0" w:color="auto"/>
        <w:bottom w:val="none" w:sz="0" w:space="0" w:color="auto"/>
        <w:right w:val="none" w:sz="0" w:space="0" w:color="auto"/>
      </w:divBdr>
    </w:div>
    <w:div w:id="550534454">
      <w:marLeft w:val="0"/>
      <w:marRight w:val="0"/>
      <w:marTop w:val="0"/>
      <w:marBottom w:val="0"/>
      <w:divBdr>
        <w:top w:val="none" w:sz="0" w:space="0" w:color="auto"/>
        <w:left w:val="none" w:sz="0" w:space="0" w:color="auto"/>
        <w:bottom w:val="none" w:sz="0" w:space="0" w:color="auto"/>
        <w:right w:val="none" w:sz="0" w:space="0" w:color="auto"/>
      </w:divBdr>
    </w:div>
    <w:div w:id="550653965">
      <w:marLeft w:val="0"/>
      <w:marRight w:val="0"/>
      <w:marTop w:val="0"/>
      <w:marBottom w:val="0"/>
      <w:divBdr>
        <w:top w:val="none" w:sz="0" w:space="0" w:color="auto"/>
        <w:left w:val="none" w:sz="0" w:space="0" w:color="auto"/>
        <w:bottom w:val="none" w:sz="0" w:space="0" w:color="auto"/>
        <w:right w:val="none" w:sz="0" w:space="0" w:color="auto"/>
      </w:divBdr>
    </w:div>
    <w:div w:id="550852009">
      <w:marLeft w:val="0"/>
      <w:marRight w:val="0"/>
      <w:marTop w:val="0"/>
      <w:marBottom w:val="0"/>
      <w:divBdr>
        <w:top w:val="none" w:sz="0" w:space="0" w:color="auto"/>
        <w:left w:val="none" w:sz="0" w:space="0" w:color="auto"/>
        <w:bottom w:val="none" w:sz="0" w:space="0" w:color="auto"/>
        <w:right w:val="none" w:sz="0" w:space="0" w:color="auto"/>
      </w:divBdr>
    </w:div>
    <w:div w:id="551036727">
      <w:marLeft w:val="0"/>
      <w:marRight w:val="0"/>
      <w:marTop w:val="0"/>
      <w:marBottom w:val="0"/>
      <w:divBdr>
        <w:top w:val="none" w:sz="0" w:space="0" w:color="auto"/>
        <w:left w:val="none" w:sz="0" w:space="0" w:color="auto"/>
        <w:bottom w:val="none" w:sz="0" w:space="0" w:color="auto"/>
        <w:right w:val="none" w:sz="0" w:space="0" w:color="auto"/>
      </w:divBdr>
    </w:div>
    <w:div w:id="551160472">
      <w:marLeft w:val="0"/>
      <w:marRight w:val="0"/>
      <w:marTop w:val="0"/>
      <w:marBottom w:val="0"/>
      <w:divBdr>
        <w:top w:val="none" w:sz="0" w:space="0" w:color="auto"/>
        <w:left w:val="none" w:sz="0" w:space="0" w:color="auto"/>
        <w:bottom w:val="none" w:sz="0" w:space="0" w:color="auto"/>
        <w:right w:val="none" w:sz="0" w:space="0" w:color="auto"/>
      </w:divBdr>
    </w:div>
    <w:div w:id="551160886">
      <w:marLeft w:val="0"/>
      <w:marRight w:val="0"/>
      <w:marTop w:val="0"/>
      <w:marBottom w:val="0"/>
      <w:divBdr>
        <w:top w:val="none" w:sz="0" w:space="0" w:color="auto"/>
        <w:left w:val="none" w:sz="0" w:space="0" w:color="auto"/>
        <w:bottom w:val="none" w:sz="0" w:space="0" w:color="auto"/>
        <w:right w:val="none" w:sz="0" w:space="0" w:color="auto"/>
      </w:divBdr>
    </w:div>
    <w:div w:id="551307129">
      <w:marLeft w:val="0"/>
      <w:marRight w:val="0"/>
      <w:marTop w:val="0"/>
      <w:marBottom w:val="0"/>
      <w:divBdr>
        <w:top w:val="none" w:sz="0" w:space="0" w:color="auto"/>
        <w:left w:val="none" w:sz="0" w:space="0" w:color="auto"/>
        <w:bottom w:val="none" w:sz="0" w:space="0" w:color="auto"/>
        <w:right w:val="none" w:sz="0" w:space="0" w:color="auto"/>
      </w:divBdr>
    </w:div>
    <w:div w:id="551355971">
      <w:marLeft w:val="0"/>
      <w:marRight w:val="0"/>
      <w:marTop w:val="0"/>
      <w:marBottom w:val="0"/>
      <w:divBdr>
        <w:top w:val="none" w:sz="0" w:space="0" w:color="auto"/>
        <w:left w:val="none" w:sz="0" w:space="0" w:color="auto"/>
        <w:bottom w:val="none" w:sz="0" w:space="0" w:color="auto"/>
        <w:right w:val="none" w:sz="0" w:space="0" w:color="auto"/>
      </w:divBdr>
    </w:div>
    <w:div w:id="551356694">
      <w:marLeft w:val="0"/>
      <w:marRight w:val="0"/>
      <w:marTop w:val="0"/>
      <w:marBottom w:val="0"/>
      <w:divBdr>
        <w:top w:val="none" w:sz="0" w:space="0" w:color="auto"/>
        <w:left w:val="none" w:sz="0" w:space="0" w:color="auto"/>
        <w:bottom w:val="none" w:sz="0" w:space="0" w:color="auto"/>
        <w:right w:val="none" w:sz="0" w:space="0" w:color="auto"/>
      </w:divBdr>
    </w:div>
    <w:div w:id="551385496">
      <w:marLeft w:val="0"/>
      <w:marRight w:val="0"/>
      <w:marTop w:val="0"/>
      <w:marBottom w:val="0"/>
      <w:divBdr>
        <w:top w:val="none" w:sz="0" w:space="0" w:color="auto"/>
        <w:left w:val="none" w:sz="0" w:space="0" w:color="auto"/>
        <w:bottom w:val="none" w:sz="0" w:space="0" w:color="auto"/>
        <w:right w:val="none" w:sz="0" w:space="0" w:color="auto"/>
      </w:divBdr>
    </w:div>
    <w:div w:id="551424129">
      <w:marLeft w:val="0"/>
      <w:marRight w:val="0"/>
      <w:marTop w:val="0"/>
      <w:marBottom w:val="0"/>
      <w:divBdr>
        <w:top w:val="none" w:sz="0" w:space="0" w:color="auto"/>
        <w:left w:val="none" w:sz="0" w:space="0" w:color="auto"/>
        <w:bottom w:val="none" w:sz="0" w:space="0" w:color="auto"/>
        <w:right w:val="none" w:sz="0" w:space="0" w:color="auto"/>
      </w:divBdr>
    </w:div>
    <w:div w:id="551499963">
      <w:bodyDiv w:val="1"/>
      <w:marLeft w:val="0"/>
      <w:marRight w:val="0"/>
      <w:marTop w:val="0"/>
      <w:marBottom w:val="0"/>
      <w:divBdr>
        <w:top w:val="none" w:sz="0" w:space="0" w:color="auto"/>
        <w:left w:val="none" w:sz="0" w:space="0" w:color="auto"/>
        <w:bottom w:val="none" w:sz="0" w:space="0" w:color="auto"/>
        <w:right w:val="none" w:sz="0" w:space="0" w:color="auto"/>
      </w:divBdr>
    </w:div>
    <w:div w:id="551500586">
      <w:marLeft w:val="0"/>
      <w:marRight w:val="0"/>
      <w:marTop w:val="0"/>
      <w:marBottom w:val="0"/>
      <w:divBdr>
        <w:top w:val="none" w:sz="0" w:space="0" w:color="auto"/>
        <w:left w:val="none" w:sz="0" w:space="0" w:color="auto"/>
        <w:bottom w:val="none" w:sz="0" w:space="0" w:color="auto"/>
        <w:right w:val="none" w:sz="0" w:space="0" w:color="auto"/>
      </w:divBdr>
    </w:div>
    <w:div w:id="551501650">
      <w:marLeft w:val="0"/>
      <w:marRight w:val="0"/>
      <w:marTop w:val="0"/>
      <w:marBottom w:val="0"/>
      <w:divBdr>
        <w:top w:val="none" w:sz="0" w:space="0" w:color="auto"/>
        <w:left w:val="none" w:sz="0" w:space="0" w:color="auto"/>
        <w:bottom w:val="none" w:sz="0" w:space="0" w:color="auto"/>
        <w:right w:val="none" w:sz="0" w:space="0" w:color="auto"/>
      </w:divBdr>
    </w:div>
    <w:div w:id="551619352">
      <w:bodyDiv w:val="1"/>
      <w:marLeft w:val="0"/>
      <w:marRight w:val="0"/>
      <w:marTop w:val="0"/>
      <w:marBottom w:val="0"/>
      <w:divBdr>
        <w:top w:val="none" w:sz="0" w:space="0" w:color="auto"/>
        <w:left w:val="none" w:sz="0" w:space="0" w:color="auto"/>
        <w:bottom w:val="none" w:sz="0" w:space="0" w:color="auto"/>
        <w:right w:val="none" w:sz="0" w:space="0" w:color="auto"/>
      </w:divBdr>
    </w:div>
    <w:div w:id="551692479">
      <w:marLeft w:val="0"/>
      <w:marRight w:val="0"/>
      <w:marTop w:val="0"/>
      <w:marBottom w:val="0"/>
      <w:divBdr>
        <w:top w:val="none" w:sz="0" w:space="0" w:color="auto"/>
        <w:left w:val="none" w:sz="0" w:space="0" w:color="auto"/>
        <w:bottom w:val="none" w:sz="0" w:space="0" w:color="auto"/>
        <w:right w:val="none" w:sz="0" w:space="0" w:color="auto"/>
      </w:divBdr>
    </w:div>
    <w:div w:id="551695874">
      <w:marLeft w:val="0"/>
      <w:marRight w:val="0"/>
      <w:marTop w:val="0"/>
      <w:marBottom w:val="0"/>
      <w:divBdr>
        <w:top w:val="none" w:sz="0" w:space="0" w:color="auto"/>
        <w:left w:val="none" w:sz="0" w:space="0" w:color="auto"/>
        <w:bottom w:val="none" w:sz="0" w:space="0" w:color="auto"/>
        <w:right w:val="none" w:sz="0" w:space="0" w:color="auto"/>
      </w:divBdr>
    </w:div>
    <w:div w:id="551698311">
      <w:marLeft w:val="0"/>
      <w:marRight w:val="0"/>
      <w:marTop w:val="0"/>
      <w:marBottom w:val="0"/>
      <w:divBdr>
        <w:top w:val="none" w:sz="0" w:space="0" w:color="auto"/>
        <w:left w:val="none" w:sz="0" w:space="0" w:color="auto"/>
        <w:bottom w:val="none" w:sz="0" w:space="0" w:color="auto"/>
        <w:right w:val="none" w:sz="0" w:space="0" w:color="auto"/>
      </w:divBdr>
    </w:div>
    <w:div w:id="551771210">
      <w:marLeft w:val="0"/>
      <w:marRight w:val="0"/>
      <w:marTop w:val="0"/>
      <w:marBottom w:val="0"/>
      <w:divBdr>
        <w:top w:val="none" w:sz="0" w:space="0" w:color="auto"/>
        <w:left w:val="none" w:sz="0" w:space="0" w:color="auto"/>
        <w:bottom w:val="none" w:sz="0" w:space="0" w:color="auto"/>
        <w:right w:val="none" w:sz="0" w:space="0" w:color="auto"/>
      </w:divBdr>
    </w:div>
    <w:div w:id="551964400">
      <w:marLeft w:val="0"/>
      <w:marRight w:val="0"/>
      <w:marTop w:val="0"/>
      <w:marBottom w:val="0"/>
      <w:divBdr>
        <w:top w:val="none" w:sz="0" w:space="0" w:color="auto"/>
        <w:left w:val="none" w:sz="0" w:space="0" w:color="auto"/>
        <w:bottom w:val="none" w:sz="0" w:space="0" w:color="auto"/>
        <w:right w:val="none" w:sz="0" w:space="0" w:color="auto"/>
      </w:divBdr>
    </w:div>
    <w:div w:id="552010132">
      <w:marLeft w:val="0"/>
      <w:marRight w:val="0"/>
      <w:marTop w:val="0"/>
      <w:marBottom w:val="0"/>
      <w:divBdr>
        <w:top w:val="none" w:sz="0" w:space="0" w:color="auto"/>
        <w:left w:val="none" w:sz="0" w:space="0" w:color="auto"/>
        <w:bottom w:val="none" w:sz="0" w:space="0" w:color="auto"/>
        <w:right w:val="none" w:sz="0" w:space="0" w:color="auto"/>
      </w:divBdr>
    </w:div>
    <w:div w:id="552078690">
      <w:marLeft w:val="0"/>
      <w:marRight w:val="0"/>
      <w:marTop w:val="0"/>
      <w:marBottom w:val="0"/>
      <w:divBdr>
        <w:top w:val="none" w:sz="0" w:space="0" w:color="auto"/>
        <w:left w:val="none" w:sz="0" w:space="0" w:color="auto"/>
        <w:bottom w:val="none" w:sz="0" w:space="0" w:color="auto"/>
        <w:right w:val="none" w:sz="0" w:space="0" w:color="auto"/>
      </w:divBdr>
    </w:div>
    <w:div w:id="552158036">
      <w:marLeft w:val="0"/>
      <w:marRight w:val="0"/>
      <w:marTop w:val="0"/>
      <w:marBottom w:val="0"/>
      <w:divBdr>
        <w:top w:val="none" w:sz="0" w:space="0" w:color="auto"/>
        <w:left w:val="none" w:sz="0" w:space="0" w:color="auto"/>
        <w:bottom w:val="none" w:sz="0" w:space="0" w:color="auto"/>
        <w:right w:val="none" w:sz="0" w:space="0" w:color="auto"/>
      </w:divBdr>
    </w:div>
    <w:div w:id="552161447">
      <w:marLeft w:val="0"/>
      <w:marRight w:val="0"/>
      <w:marTop w:val="0"/>
      <w:marBottom w:val="0"/>
      <w:divBdr>
        <w:top w:val="none" w:sz="0" w:space="0" w:color="auto"/>
        <w:left w:val="none" w:sz="0" w:space="0" w:color="auto"/>
        <w:bottom w:val="none" w:sz="0" w:space="0" w:color="auto"/>
        <w:right w:val="none" w:sz="0" w:space="0" w:color="auto"/>
      </w:divBdr>
    </w:div>
    <w:div w:id="552228553">
      <w:marLeft w:val="0"/>
      <w:marRight w:val="0"/>
      <w:marTop w:val="0"/>
      <w:marBottom w:val="0"/>
      <w:divBdr>
        <w:top w:val="none" w:sz="0" w:space="0" w:color="auto"/>
        <w:left w:val="none" w:sz="0" w:space="0" w:color="auto"/>
        <w:bottom w:val="none" w:sz="0" w:space="0" w:color="auto"/>
        <w:right w:val="none" w:sz="0" w:space="0" w:color="auto"/>
      </w:divBdr>
    </w:div>
    <w:div w:id="552278980">
      <w:marLeft w:val="0"/>
      <w:marRight w:val="0"/>
      <w:marTop w:val="0"/>
      <w:marBottom w:val="0"/>
      <w:divBdr>
        <w:top w:val="none" w:sz="0" w:space="0" w:color="auto"/>
        <w:left w:val="none" w:sz="0" w:space="0" w:color="auto"/>
        <w:bottom w:val="none" w:sz="0" w:space="0" w:color="auto"/>
        <w:right w:val="none" w:sz="0" w:space="0" w:color="auto"/>
      </w:divBdr>
    </w:div>
    <w:div w:id="552426992">
      <w:marLeft w:val="0"/>
      <w:marRight w:val="0"/>
      <w:marTop w:val="0"/>
      <w:marBottom w:val="0"/>
      <w:divBdr>
        <w:top w:val="none" w:sz="0" w:space="0" w:color="auto"/>
        <w:left w:val="none" w:sz="0" w:space="0" w:color="auto"/>
        <w:bottom w:val="none" w:sz="0" w:space="0" w:color="auto"/>
        <w:right w:val="none" w:sz="0" w:space="0" w:color="auto"/>
      </w:divBdr>
    </w:div>
    <w:div w:id="552430372">
      <w:marLeft w:val="0"/>
      <w:marRight w:val="0"/>
      <w:marTop w:val="0"/>
      <w:marBottom w:val="0"/>
      <w:divBdr>
        <w:top w:val="none" w:sz="0" w:space="0" w:color="auto"/>
        <w:left w:val="none" w:sz="0" w:space="0" w:color="auto"/>
        <w:bottom w:val="none" w:sz="0" w:space="0" w:color="auto"/>
        <w:right w:val="none" w:sz="0" w:space="0" w:color="auto"/>
      </w:divBdr>
    </w:div>
    <w:div w:id="552694824">
      <w:marLeft w:val="0"/>
      <w:marRight w:val="0"/>
      <w:marTop w:val="0"/>
      <w:marBottom w:val="0"/>
      <w:divBdr>
        <w:top w:val="none" w:sz="0" w:space="0" w:color="auto"/>
        <w:left w:val="none" w:sz="0" w:space="0" w:color="auto"/>
        <w:bottom w:val="none" w:sz="0" w:space="0" w:color="auto"/>
        <w:right w:val="none" w:sz="0" w:space="0" w:color="auto"/>
      </w:divBdr>
    </w:div>
    <w:div w:id="552695894">
      <w:bodyDiv w:val="1"/>
      <w:marLeft w:val="0"/>
      <w:marRight w:val="0"/>
      <w:marTop w:val="0"/>
      <w:marBottom w:val="0"/>
      <w:divBdr>
        <w:top w:val="none" w:sz="0" w:space="0" w:color="auto"/>
        <w:left w:val="none" w:sz="0" w:space="0" w:color="auto"/>
        <w:bottom w:val="none" w:sz="0" w:space="0" w:color="auto"/>
        <w:right w:val="none" w:sz="0" w:space="0" w:color="auto"/>
      </w:divBdr>
    </w:div>
    <w:div w:id="552736475">
      <w:marLeft w:val="0"/>
      <w:marRight w:val="0"/>
      <w:marTop w:val="0"/>
      <w:marBottom w:val="0"/>
      <w:divBdr>
        <w:top w:val="none" w:sz="0" w:space="0" w:color="auto"/>
        <w:left w:val="none" w:sz="0" w:space="0" w:color="auto"/>
        <w:bottom w:val="none" w:sz="0" w:space="0" w:color="auto"/>
        <w:right w:val="none" w:sz="0" w:space="0" w:color="auto"/>
      </w:divBdr>
    </w:div>
    <w:div w:id="552738223">
      <w:marLeft w:val="0"/>
      <w:marRight w:val="0"/>
      <w:marTop w:val="0"/>
      <w:marBottom w:val="0"/>
      <w:divBdr>
        <w:top w:val="none" w:sz="0" w:space="0" w:color="auto"/>
        <w:left w:val="none" w:sz="0" w:space="0" w:color="auto"/>
        <w:bottom w:val="none" w:sz="0" w:space="0" w:color="auto"/>
        <w:right w:val="none" w:sz="0" w:space="0" w:color="auto"/>
      </w:divBdr>
    </w:div>
    <w:div w:id="552814370">
      <w:marLeft w:val="0"/>
      <w:marRight w:val="0"/>
      <w:marTop w:val="0"/>
      <w:marBottom w:val="0"/>
      <w:divBdr>
        <w:top w:val="none" w:sz="0" w:space="0" w:color="auto"/>
        <w:left w:val="none" w:sz="0" w:space="0" w:color="auto"/>
        <w:bottom w:val="none" w:sz="0" w:space="0" w:color="auto"/>
        <w:right w:val="none" w:sz="0" w:space="0" w:color="auto"/>
      </w:divBdr>
    </w:div>
    <w:div w:id="552935596">
      <w:marLeft w:val="0"/>
      <w:marRight w:val="0"/>
      <w:marTop w:val="0"/>
      <w:marBottom w:val="0"/>
      <w:divBdr>
        <w:top w:val="none" w:sz="0" w:space="0" w:color="auto"/>
        <w:left w:val="none" w:sz="0" w:space="0" w:color="auto"/>
        <w:bottom w:val="none" w:sz="0" w:space="0" w:color="auto"/>
        <w:right w:val="none" w:sz="0" w:space="0" w:color="auto"/>
      </w:divBdr>
    </w:div>
    <w:div w:id="553081958">
      <w:marLeft w:val="0"/>
      <w:marRight w:val="0"/>
      <w:marTop w:val="0"/>
      <w:marBottom w:val="0"/>
      <w:divBdr>
        <w:top w:val="none" w:sz="0" w:space="0" w:color="auto"/>
        <w:left w:val="none" w:sz="0" w:space="0" w:color="auto"/>
        <w:bottom w:val="none" w:sz="0" w:space="0" w:color="auto"/>
        <w:right w:val="none" w:sz="0" w:space="0" w:color="auto"/>
      </w:divBdr>
    </w:div>
    <w:div w:id="553197084">
      <w:marLeft w:val="0"/>
      <w:marRight w:val="0"/>
      <w:marTop w:val="0"/>
      <w:marBottom w:val="0"/>
      <w:divBdr>
        <w:top w:val="none" w:sz="0" w:space="0" w:color="auto"/>
        <w:left w:val="none" w:sz="0" w:space="0" w:color="auto"/>
        <w:bottom w:val="none" w:sz="0" w:space="0" w:color="auto"/>
        <w:right w:val="none" w:sz="0" w:space="0" w:color="auto"/>
      </w:divBdr>
    </w:div>
    <w:div w:id="553202765">
      <w:marLeft w:val="0"/>
      <w:marRight w:val="0"/>
      <w:marTop w:val="0"/>
      <w:marBottom w:val="0"/>
      <w:divBdr>
        <w:top w:val="none" w:sz="0" w:space="0" w:color="auto"/>
        <w:left w:val="none" w:sz="0" w:space="0" w:color="auto"/>
        <w:bottom w:val="none" w:sz="0" w:space="0" w:color="auto"/>
        <w:right w:val="none" w:sz="0" w:space="0" w:color="auto"/>
      </w:divBdr>
    </w:div>
    <w:div w:id="553204324">
      <w:marLeft w:val="0"/>
      <w:marRight w:val="0"/>
      <w:marTop w:val="0"/>
      <w:marBottom w:val="0"/>
      <w:divBdr>
        <w:top w:val="none" w:sz="0" w:space="0" w:color="auto"/>
        <w:left w:val="none" w:sz="0" w:space="0" w:color="auto"/>
        <w:bottom w:val="none" w:sz="0" w:space="0" w:color="auto"/>
        <w:right w:val="none" w:sz="0" w:space="0" w:color="auto"/>
      </w:divBdr>
    </w:div>
    <w:div w:id="553395882">
      <w:marLeft w:val="0"/>
      <w:marRight w:val="0"/>
      <w:marTop w:val="0"/>
      <w:marBottom w:val="0"/>
      <w:divBdr>
        <w:top w:val="none" w:sz="0" w:space="0" w:color="auto"/>
        <w:left w:val="none" w:sz="0" w:space="0" w:color="auto"/>
        <w:bottom w:val="none" w:sz="0" w:space="0" w:color="auto"/>
        <w:right w:val="none" w:sz="0" w:space="0" w:color="auto"/>
      </w:divBdr>
    </w:div>
    <w:div w:id="553466031">
      <w:marLeft w:val="0"/>
      <w:marRight w:val="0"/>
      <w:marTop w:val="0"/>
      <w:marBottom w:val="0"/>
      <w:divBdr>
        <w:top w:val="none" w:sz="0" w:space="0" w:color="auto"/>
        <w:left w:val="none" w:sz="0" w:space="0" w:color="auto"/>
        <w:bottom w:val="none" w:sz="0" w:space="0" w:color="auto"/>
        <w:right w:val="none" w:sz="0" w:space="0" w:color="auto"/>
      </w:divBdr>
    </w:div>
    <w:div w:id="553469710">
      <w:marLeft w:val="0"/>
      <w:marRight w:val="0"/>
      <w:marTop w:val="0"/>
      <w:marBottom w:val="0"/>
      <w:divBdr>
        <w:top w:val="none" w:sz="0" w:space="0" w:color="auto"/>
        <w:left w:val="none" w:sz="0" w:space="0" w:color="auto"/>
        <w:bottom w:val="none" w:sz="0" w:space="0" w:color="auto"/>
        <w:right w:val="none" w:sz="0" w:space="0" w:color="auto"/>
      </w:divBdr>
    </w:div>
    <w:div w:id="553541954">
      <w:marLeft w:val="0"/>
      <w:marRight w:val="0"/>
      <w:marTop w:val="0"/>
      <w:marBottom w:val="0"/>
      <w:divBdr>
        <w:top w:val="none" w:sz="0" w:space="0" w:color="auto"/>
        <w:left w:val="none" w:sz="0" w:space="0" w:color="auto"/>
        <w:bottom w:val="none" w:sz="0" w:space="0" w:color="auto"/>
        <w:right w:val="none" w:sz="0" w:space="0" w:color="auto"/>
      </w:divBdr>
    </w:div>
    <w:div w:id="553614714">
      <w:marLeft w:val="0"/>
      <w:marRight w:val="0"/>
      <w:marTop w:val="0"/>
      <w:marBottom w:val="0"/>
      <w:divBdr>
        <w:top w:val="none" w:sz="0" w:space="0" w:color="auto"/>
        <w:left w:val="none" w:sz="0" w:space="0" w:color="auto"/>
        <w:bottom w:val="none" w:sz="0" w:space="0" w:color="auto"/>
        <w:right w:val="none" w:sz="0" w:space="0" w:color="auto"/>
      </w:divBdr>
    </w:div>
    <w:div w:id="553615246">
      <w:marLeft w:val="0"/>
      <w:marRight w:val="0"/>
      <w:marTop w:val="0"/>
      <w:marBottom w:val="0"/>
      <w:divBdr>
        <w:top w:val="none" w:sz="0" w:space="0" w:color="auto"/>
        <w:left w:val="none" w:sz="0" w:space="0" w:color="auto"/>
        <w:bottom w:val="none" w:sz="0" w:space="0" w:color="auto"/>
        <w:right w:val="none" w:sz="0" w:space="0" w:color="auto"/>
      </w:divBdr>
    </w:div>
    <w:div w:id="553740274">
      <w:marLeft w:val="0"/>
      <w:marRight w:val="0"/>
      <w:marTop w:val="0"/>
      <w:marBottom w:val="0"/>
      <w:divBdr>
        <w:top w:val="none" w:sz="0" w:space="0" w:color="auto"/>
        <w:left w:val="none" w:sz="0" w:space="0" w:color="auto"/>
        <w:bottom w:val="none" w:sz="0" w:space="0" w:color="auto"/>
        <w:right w:val="none" w:sz="0" w:space="0" w:color="auto"/>
      </w:divBdr>
    </w:div>
    <w:div w:id="553781981">
      <w:marLeft w:val="0"/>
      <w:marRight w:val="0"/>
      <w:marTop w:val="0"/>
      <w:marBottom w:val="0"/>
      <w:divBdr>
        <w:top w:val="none" w:sz="0" w:space="0" w:color="auto"/>
        <w:left w:val="none" w:sz="0" w:space="0" w:color="auto"/>
        <w:bottom w:val="none" w:sz="0" w:space="0" w:color="auto"/>
        <w:right w:val="none" w:sz="0" w:space="0" w:color="auto"/>
      </w:divBdr>
    </w:div>
    <w:div w:id="553811116">
      <w:marLeft w:val="0"/>
      <w:marRight w:val="0"/>
      <w:marTop w:val="0"/>
      <w:marBottom w:val="0"/>
      <w:divBdr>
        <w:top w:val="none" w:sz="0" w:space="0" w:color="auto"/>
        <w:left w:val="none" w:sz="0" w:space="0" w:color="auto"/>
        <w:bottom w:val="none" w:sz="0" w:space="0" w:color="auto"/>
        <w:right w:val="none" w:sz="0" w:space="0" w:color="auto"/>
      </w:divBdr>
    </w:div>
    <w:div w:id="554003801">
      <w:marLeft w:val="0"/>
      <w:marRight w:val="0"/>
      <w:marTop w:val="0"/>
      <w:marBottom w:val="0"/>
      <w:divBdr>
        <w:top w:val="none" w:sz="0" w:space="0" w:color="auto"/>
        <w:left w:val="none" w:sz="0" w:space="0" w:color="auto"/>
        <w:bottom w:val="none" w:sz="0" w:space="0" w:color="auto"/>
        <w:right w:val="none" w:sz="0" w:space="0" w:color="auto"/>
      </w:divBdr>
    </w:div>
    <w:div w:id="554127022">
      <w:marLeft w:val="0"/>
      <w:marRight w:val="0"/>
      <w:marTop w:val="0"/>
      <w:marBottom w:val="0"/>
      <w:divBdr>
        <w:top w:val="none" w:sz="0" w:space="0" w:color="auto"/>
        <w:left w:val="none" w:sz="0" w:space="0" w:color="auto"/>
        <w:bottom w:val="none" w:sz="0" w:space="0" w:color="auto"/>
        <w:right w:val="none" w:sz="0" w:space="0" w:color="auto"/>
      </w:divBdr>
    </w:div>
    <w:div w:id="554200825">
      <w:marLeft w:val="0"/>
      <w:marRight w:val="0"/>
      <w:marTop w:val="0"/>
      <w:marBottom w:val="0"/>
      <w:divBdr>
        <w:top w:val="none" w:sz="0" w:space="0" w:color="auto"/>
        <w:left w:val="none" w:sz="0" w:space="0" w:color="auto"/>
        <w:bottom w:val="none" w:sz="0" w:space="0" w:color="auto"/>
        <w:right w:val="none" w:sz="0" w:space="0" w:color="auto"/>
      </w:divBdr>
    </w:div>
    <w:div w:id="554242375">
      <w:marLeft w:val="0"/>
      <w:marRight w:val="0"/>
      <w:marTop w:val="0"/>
      <w:marBottom w:val="0"/>
      <w:divBdr>
        <w:top w:val="none" w:sz="0" w:space="0" w:color="auto"/>
        <w:left w:val="none" w:sz="0" w:space="0" w:color="auto"/>
        <w:bottom w:val="none" w:sz="0" w:space="0" w:color="auto"/>
        <w:right w:val="none" w:sz="0" w:space="0" w:color="auto"/>
      </w:divBdr>
    </w:div>
    <w:div w:id="554243955">
      <w:marLeft w:val="0"/>
      <w:marRight w:val="0"/>
      <w:marTop w:val="0"/>
      <w:marBottom w:val="0"/>
      <w:divBdr>
        <w:top w:val="none" w:sz="0" w:space="0" w:color="auto"/>
        <w:left w:val="none" w:sz="0" w:space="0" w:color="auto"/>
        <w:bottom w:val="none" w:sz="0" w:space="0" w:color="auto"/>
        <w:right w:val="none" w:sz="0" w:space="0" w:color="auto"/>
      </w:divBdr>
    </w:div>
    <w:div w:id="554245162">
      <w:marLeft w:val="0"/>
      <w:marRight w:val="0"/>
      <w:marTop w:val="0"/>
      <w:marBottom w:val="0"/>
      <w:divBdr>
        <w:top w:val="none" w:sz="0" w:space="0" w:color="auto"/>
        <w:left w:val="none" w:sz="0" w:space="0" w:color="auto"/>
        <w:bottom w:val="none" w:sz="0" w:space="0" w:color="auto"/>
        <w:right w:val="none" w:sz="0" w:space="0" w:color="auto"/>
      </w:divBdr>
    </w:div>
    <w:div w:id="554506736">
      <w:marLeft w:val="0"/>
      <w:marRight w:val="0"/>
      <w:marTop w:val="0"/>
      <w:marBottom w:val="0"/>
      <w:divBdr>
        <w:top w:val="none" w:sz="0" w:space="0" w:color="auto"/>
        <w:left w:val="none" w:sz="0" w:space="0" w:color="auto"/>
        <w:bottom w:val="none" w:sz="0" w:space="0" w:color="auto"/>
        <w:right w:val="none" w:sz="0" w:space="0" w:color="auto"/>
      </w:divBdr>
    </w:div>
    <w:div w:id="554514652">
      <w:marLeft w:val="0"/>
      <w:marRight w:val="0"/>
      <w:marTop w:val="0"/>
      <w:marBottom w:val="0"/>
      <w:divBdr>
        <w:top w:val="none" w:sz="0" w:space="0" w:color="auto"/>
        <w:left w:val="none" w:sz="0" w:space="0" w:color="auto"/>
        <w:bottom w:val="none" w:sz="0" w:space="0" w:color="auto"/>
        <w:right w:val="none" w:sz="0" w:space="0" w:color="auto"/>
      </w:divBdr>
    </w:div>
    <w:div w:id="554699033">
      <w:marLeft w:val="0"/>
      <w:marRight w:val="0"/>
      <w:marTop w:val="0"/>
      <w:marBottom w:val="0"/>
      <w:divBdr>
        <w:top w:val="none" w:sz="0" w:space="0" w:color="auto"/>
        <w:left w:val="none" w:sz="0" w:space="0" w:color="auto"/>
        <w:bottom w:val="none" w:sz="0" w:space="0" w:color="auto"/>
        <w:right w:val="none" w:sz="0" w:space="0" w:color="auto"/>
      </w:divBdr>
    </w:div>
    <w:div w:id="554701471">
      <w:marLeft w:val="0"/>
      <w:marRight w:val="0"/>
      <w:marTop w:val="0"/>
      <w:marBottom w:val="0"/>
      <w:divBdr>
        <w:top w:val="none" w:sz="0" w:space="0" w:color="auto"/>
        <w:left w:val="none" w:sz="0" w:space="0" w:color="auto"/>
        <w:bottom w:val="none" w:sz="0" w:space="0" w:color="auto"/>
        <w:right w:val="none" w:sz="0" w:space="0" w:color="auto"/>
      </w:divBdr>
    </w:div>
    <w:div w:id="554779305">
      <w:marLeft w:val="0"/>
      <w:marRight w:val="0"/>
      <w:marTop w:val="0"/>
      <w:marBottom w:val="0"/>
      <w:divBdr>
        <w:top w:val="none" w:sz="0" w:space="0" w:color="auto"/>
        <w:left w:val="none" w:sz="0" w:space="0" w:color="auto"/>
        <w:bottom w:val="none" w:sz="0" w:space="0" w:color="auto"/>
        <w:right w:val="none" w:sz="0" w:space="0" w:color="auto"/>
      </w:divBdr>
    </w:div>
    <w:div w:id="554850872">
      <w:marLeft w:val="0"/>
      <w:marRight w:val="0"/>
      <w:marTop w:val="0"/>
      <w:marBottom w:val="0"/>
      <w:divBdr>
        <w:top w:val="none" w:sz="0" w:space="0" w:color="auto"/>
        <w:left w:val="none" w:sz="0" w:space="0" w:color="auto"/>
        <w:bottom w:val="none" w:sz="0" w:space="0" w:color="auto"/>
        <w:right w:val="none" w:sz="0" w:space="0" w:color="auto"/>
      </w:divBdr>
    </w:div>
    <w:div w:id="554856884">
      <w:marLeft w:val="0"/>
      <w:marRight w:val="0"/>
      <w:marTop w:val="0"/>
      <w:marBottom w:val="0"/>
      <w:divBdr>
        <w:top w:val="none" w:sz="0" w:space="0" w:color="auto"/>
        <w:left w:val="none" w:sz="0" w:space="0" w:color="auto"/>
        <w:bottom w:val="none" w:sz="0" w:space="0" w:color="auto"/>
        <w:right w:val="none" w:sz="0" w:space="0" w:color="auto"/>
      </w:divBdr>
    </w:div>
    <w:div w:id="554897955">
      <w:marLeft w:val="0"/>
      <w:marRight w:val="0"/>
      <w:marTop w:val="0"/>
      <w:marBottom w:val="0"/>
      <w:divBdr>
        <w:top w:val="none" w:sz="0" w:space="0" w:color="auto"/>
        <w:left w:val="none" w:sz="0" w:space="0" w:color="auto"/>
        <w:bottom w:val="none" w:sz="0" w:space="0" w:color="auto"/>
        <w:right w:val="none" w:sz="0" w:space="0" w:color="auto"/>
      </w:divBdr>
    </w:div>
    <w:div w:id="555093170">
      <w:marLeft w:val="0"/>
      <w:marRight w:val="0"/>
      <w:marTop w:val="0"/>
      <w:marBottom w:val="0"/>
      <w:divBdr>
        <w:top w:val="none" w:sz="0" w:space="0" w:color="auto"/>
        <w:left w:val="none" w:sz="0" w:space="0" w:color="auto"/>
        <w:bottom w:val="none" w:sz="0" w:space="0" w:color="auto"/>
        <w:right w:val="none" w:sz="0" w:space="0" w:color="auto"/>
      </w:divBdr>
    </w:div>
    <w:div w:id="555118924">
      <w:bodyDiv w:val="1"/>
      <w:marLeft w:val="0"/>
      <w:marRight w:val="0"/>
      <w:marTop w:val="0"/>
      <w:marBottom w:val="0"/>
      <w:divBdr>
        <w:top w:val="none" w:sz="0" w:space="0" w:color="auto"/>
        <w:left w:val="none" w:sz="0" w:space="0" w:color="auto"/>
        <w:bottom w:val="none" w:sz="0" w:space="0" w:color="auto"/>
        <w:right w:val="none" w:sz="0" w:space="0" w:color="auto"/>
      </w:divBdr>
    </w:div>
    <w:div w:id="555242636">
      <w:marLeft w:val="0"/>
      <w:marRight w:val="0"/>
      <w:marTop w:val="0"/>
      <w:marBottom w:val="0"/>
      <w:divBdr>
        <w:top w:val="none" w:sz="0" w:space="0" w:color="auto"/>
        <w:left w:val="none" w:sz="0" w:space="0" w:color="auto"/>
        <w:bottom w:val="none" w:sz="0" w:space="0" w:color="auto"/>
        <w:right w:val="none" w:sz="0" w:space="0" w:color="auto"/>
      </w:divBdr>
    </w:div>
    <w:div w:id="555312477">
      <w:marLeft w:val="0"/>
      <w:marRight w:val="0"/>
      <w:marTop w:val="0"/>
      <w:marBottom w:val="0"/>
      <w:divBdr>
        <w:top w:val="none" w:sz="0" w:space="0" w:color="auto"/>
        <w:left w:val="none" w:sz="0" w:space="0" w:color="auto"/>
        <w:bottom w:val="none" w:sz="0" w:space="0" w:color="auto"/>
        <w:right w:val="none" w:sz="0" w:space="0" w:color="auto"/>
      </w:divBdr>
    </w:div>
    <w:div w:id="555431192">
      <w:marLeft w:val="0"/>
      <w:marRight w:val="0"/>
      <w:marTop w:val="0"/>
      <w:marBottom w:val="0"/>
      <w:divBdr>
        <w:top w:val="none" w:sz="0" w:space="0" w:color="auto"/>
        <w:left w:val="none" w:sz="0" w:space="0" w:color="auto"/>
        <w:bottom w:val="none" w:sz="0" w:space="0" w:color="auto"/>
        <w:right w:val="none" w:sz="0" w:space="0" w:color="auto"/>
      </w:divBdr>
    </w:div>
    <w:div w:id="555508940">
      <w:marLeft w:val="0"/>
      <w:marRight w:val="0"/>
      <w:marTop w:val="0"/>
      <w:marBottom w:val="0"/>
      <w:divBdr>
        <w:top w:val="none" w:sz="0" w:space="0" w:color="auto"/>
        <w:left w:val="none" w:sz="0" w:space="0" w:color="auto"/>
        <w:bottom w:val="none" w:sz="0" w:space="0" w:color="auto"/>
        <w:right w:val="none" w:sz="0" w:space="0" w:color="auto"/>
      </w:divBdr>
    </w:div>
    <w:div w:id="555775001">
      <w:marLeft w:val="0"/>
      <w:marRight w:val="0"/>
      <w:marTop w:val="0"/>
      <w:marBottom w:val="0"/>
      <w:divBdr>
        <w:top w:val="none" w:sz="0" w:space="0" w:color="auto"/>
        <w:left w:val="none" w:sz="0" w:space="0" w:color="auto"/>
        <w:bottom w:val="none" w:sz="0" w:space="0" w:color="auto"/>
        <w:right w:val="none" w:sz="0" w:space="0" w:color="auto"/>
      </w:divBdr>
    </w:div>
    <w:div w:id="555775806">
      <w:marLeft w:val="0"/>
      <w:marRight w:val="0"/>
      <w:marTop w:val="0"/>
      <w:marBottom w:val="0"/>
      <w:divBdr>
        <w:top w:val="none" w:sz="0" w:space="0" w:color="auto"/>
        <w:left w:val="none" w:sz="0" w:space="0" w:color="auto"/>
        <w:bottom w:val="none" w:sz="0" w:space="0" w:color="auto"/>
        <w:right w:val="none" w:sz="0" w:space="0" w:color="auto"/>
      </w:divBdr>
    </w:div>
    <w:div w:id="555822533">
      <w:marLeft w:val="0"/>
      <w:marRight w:val="0"/>
      <w:marTop w:val="0"/>
      <w:marBottom w:val="0"/>
      <w:divBdr>
        <w:top w:val="none" w:sz="0" w:space="0" w:color="auto"/>
        <w:left w:val="none" w:sz="0" w:space="0" w:color="auto"/>
        <w:bottom w:val="none" w:sz="0" w:space="0" w:color="auto"/>
        <w:right w:val="none" w:sz="0" w:space="0" w:color="auto"/>
      </w:divBdr>
    </w:div>
    <w:div w:id="555894809">
      <w:marLeft w:val="0"/>
      <w:marRight w:val="0"/>
      <w:marTop w:val="0"/>
      <w:marBottom w:val="0"/>
      <w:divBdr>
        <w:top w:val="none" w:sz="0" w:space="0" w:color="auto"/>
        <w:left w:val="none" w:sz="0" w:space="0" w:color="auto"/>
        <w:bottom w:val="none" w:sz="0" w:space="0" w:color="auto"/>
        <w:right w:val="none" w:sz="0" w:space="0" w:color="auto"/>
      </w:divBdr>
    </w:div>
    <w:div w:id="556017139">
      <w:marLeft w:val="0"/>
      <w:marRight w:val="0"/>
      <w:marTop w:val="0"/>
      <w:marBottom w:val="0"/>
      <w:divBdr>
        <w:top w:val="none" w:sz="0" w:space="0" w:color="auto"/>
        <w:left w:val="none" w:sz="0" w:space="0" w:color="auto"/>
        <w:bottom w:val="none" w:sz="0" w:space="0" w:color="auto"/>
        <w:right w:val="none" w:sz="0" w:space="0" w:color="auto"/>
      </w:divBdr>
    </w:div>
    <w:div w:id="556163453">
      <w:marLeft w:val="0"/>
      <w:marRight w:val="0"/>
      <w:marTop w:val="0"/>
      <w:marBottom w:val="0"/>
      <w:divBdr>
        <w:top w:val="none" w:sz="0" w:space="0" w:color="auto"/>
        <w:left w:val="none" w:sz="0" w:space="0" w:color="auto"/>
        <w:bottom w:val="none" w:sz="0" w:space="0" w:color="auto"/>
        <w:right w:val="none" w:sz="0" w:space="0" w:color="auto"/>
      </w:divBdr>
    </w:div>
    <w:div w:id="556360961">
      <w:marLeft w:val="0"/>
      <w:marRight w:val="0"/>
      <w:marTop w:val="0"/>
      <w:marBottom w:val="0"/>
      <w:divBdr>
        <w:top w:val="none" w:sz="0" w:space="0" w:color="auto"/>
        <w:left w:val="none" w:sz="0" w:space="0" w:color="auto"/>
        <w:bottom w:val="none" w:sz="0" w:space="0" w:color="auto"/>
        <w:right w:val="none" w:sz="0" w:space="0" w:color="auto"/>
      </w:divBdr>
    </w:div>
    <w:div w:id="556473696">
      <w:marLeft w:val="0"/>
      <w:marRight w:val="0"/>
      <w:marTop w:val="0"/>
      <w:marBottom w:val="0"/>
      <w:divBdr>
        <w:top w:val="none" w:sz="0" w:space="0" w:color="auto"/>
        <w:left w:val="none" w:sz="0" w:space="0" w:color="auto"/>
        <w:bottom w:val="none" w:sz="0" w:space="0" w:color="auto"/>
        <w:right w:val="none" w:sz="0" w:space="0" w:color="auto"/>
      </w:divBdr>
    </w:div>
    <w:div w:id="556546670">
      <w:marLeft w:val="0"/>
      <w:marRight w:val="0"/>
      <w:marTop w:val="0"/>
      <w:marBottom w:val="0"/>
      <w:divBdr>
        <w:top w:val="none" w:sz="0" w:space="0" w:color="auto"/>
        <w:left w:val="none" w:sz="0" w:space="0" w:color="auto"/>
        <w:bottom w:val="none" w:sz="0" w:space="0" w:color="auto"/>
        <w:right w:val="none" w:sz="0" w:space="0" w:color="auto"/>
      </w:divBdr>
    </w:div>
    <w:div w:id="556551216">
      <w:marLeft w:val="0"/>
      <w:marRight w:val="0"/>
      <w:marTop w:val="0"/>
      <w:marBottom w:val="0"/>
      <w:divBdr>
        <w:top w:val="none" w:sz="0" w:space="0" w:color="auto"/>
        <w:left w:val="none" w:sz="0" w:space="0" w:color="auto"/>
        <w:bottom w:val="none" w:sz="0" w:space="0" w:color="auto"/>
        <w:right w:val="none" w:sz="0" w:space="0" w:color="auto"/>
      </w:divBdr>
    </w:div>
    <w:div w:id="556554070">
      <w:marLeft w:val="0"/>
      <w:marRight w:val="0"/>
      <w:marTop w:val="0"/>
      <w:marBottom w:val="0"/>
      <w:divBdr>
        <w:top w:val="none" w:sz="0" w:space="0" w:color="auto"/>
        <w:left w:val="none" w:sz="0" w:space="0" w:color="auto"/>
        <w:bottom w:val="none" w:sz="0" w:space="0" w:color="auto"/>
        <w:right w:val="none" w:sz="0" w:space="0" w:color="auto"/>
      </w:divBdr>
    </w:div>
    <w:div w:id="556627539">
      <w:marLeft w:val="0"/>
      <w:marRight w:val="0"/>
      <w:marTop w:val="0"/>
      <w:marBottom w:val="0"/>
      <w:divBdr>
        <w:top w:val="none" w:sz="0" w:space="0" w:color="auto"/>
        <w:left w:val="none" w:sz="0" w:space="0" w:color="auto"/>
        <w:bottom w:val="none" w:sz="0" w:space="0" w:color="auto"/>
        <w:right w:val="none" w:sz="0" w:space="0" w:color="auto"/>
      </w:divBdr>
    </w:div>
    <w:div w:id="556671643">
      <w:marLeft w:val="0"/>
      <w:marRight w:val="0"/>
      <w:marTop w:val="0"/>
      <w:marBottom w:val="0"/>
      <w:divBdr>
        <w:top w:val="none" w:sz="0" w:space="0" w:color="auto"/>
        <w:left w:val="none" w:sz="0" w:space="0" w:color="auto"/>
        <w:bottom w:val="none" w:sz="0" w:space="0" w:color="auto"/>
        <w:right w:val="none" w:sz="0" w:space="0" w:color="auto"/>
      </w:divBdr>
    </w:div>
    <w:div w:id="556671871">
      <w:marLeft w:val="0"/>
      <w:marRight w:val="0"/>
      <w:marTop w:val="0"/>
      <w:marBottom w:val="0"/>
      <w:divBdr>
        <w:top w:val="none" w:sz="0" w:space="0" w:color="auto"/>
        <w:left w:val="none" w:sz="0" w:space="0" w:color="auto"/>
        <w:bottom w:val="none" w:sz="0" w:space="0" w:color="auto"/>
        <w:right w:val="none" w:sz="0" w:space="0" w:color="auto"/>
      </w:divBdr>
    </w:div>
    <w:div w:id="556860669">
      <w:marLeft w:val="0"/>
      <w:marRight w:val="0"/>
      <w:marTop w:val="0"/>
      <w:marBottom w:val="0"/>
      <w:divBdr>
        <w:top w:val="none" w:sz="0" w:space="0" w:color="auto"/>
        <w:left w:val="none" w:sz="0" w:space="0" w:color="auto"/>
        <w:bottom w:val="none" w:sz="0" w:space="0" w:color="auto"/>
        <w:right w:val="none" w:sz="0" w:space="0" w:color="auto"/>
      </w:divBdr>
    </w:div>
    <w:div w:id="556933442">
      <w:marLeft w:val="0"/>
      <w:marRight w:val="0"/>
      <w:marTop w:val="0"/>
      <w:marBottom w:val="0"/>
      <w:divBdr>
        <w:top w:val="none" w:sz="0" w:space="0" w:color="auto"/>
        <w:left w:val="none" w:sz="0" w:space="0" w:color="auto"/>
        <w:bottom w:val="none" w:sz="0" w:space="0" w:color="auto"/>
        <w:right w:val="none" w:sz="0" w:space="0" w:color="auto"/>
      </w:divBdr>
    </w:div>
    <w:div w:id="556940021">
      <w:marLeft w:val="0"/>
      <w:marRight w:val="0"/>
      <w:marTop w:val="0"/>
      <w:marBottom w:val="0"/>
      <w:divBdr>
        <w:top w:val="none" w:sz="0" w:space="0" w:color="auto"/>
        <w:left w:val="none" w:sz="0" w:space="0" w:color="auto"/>
        <w:bottom w:val="none" w:sz="0" w:space="0" w:color="auto"/>
        <w:right w:val="none" w:sz="0" w:space="0" w:color="auto"/>
      </w:divBdr>
    </w:div>
    <w:div w:id="557012323">
      <w:marLeft w:val="0"/>
      <w:marRight w:val="0"/>
      <w:marTop w:val="0"/>
      <w:marBottom w:val="0"/>
      <w:divBdr>
        <w:top w:val="none" w:sz="0" w:space="0" w:color="auto"/>
        <w:left w:val="none" w:sz="0" w:space="0" w:color="auto"/>
        <w:bottom w:val="none" w:sz="0" w:space="0" w:color="auto"/>
        <w:right w:val="none" w:sz="0" w:space="0" w:color="auto"/>
      </w:divBdr>
    </w:div>
    <w:div w:id="557131791">
      <w:marLeft w:val="0"/>
      <w:marRight w:val="0"/>
      <w:marTop w:val="0"/>
      <w:marBottom w:val="0"/>
      <w:divBdr>
        <w:top w:val="none" w:sz="0" w:space="0" w:color="auto"/>
        <w:left w:val="none" w:sz="0" w:space="0" w:color="auto"/>
        <w:bottom w:val="none" w:sz="0" w:space="0" w:color="auto"/>
        <w:right w:val="none" w:sz="0" w:space="0" w:color="auto"/>
      </w:divBdr>
    </w:div>
    <w:div w:id="557208489">
      <w:marLeft w:val="0"/>
      <w:marRight w:val="0"/>
      <w:marTop w:val="0"/>
      <w:marBottom w:val="0"/>
      <w:divBdr>
        <w:top w:val="none" w:sz="0" w:space="0" w:color="auto"/>
        <w:left w:val="none" w:sz="0" w:space="0" w:color="auto"/>
        <w:bottom w:val="none" w:sz="0" w:space="0" w:color="auto"/>
        <w:right w:val="none" w:sz="0" w:space="0" w:color="auto"/>
      </w:divBdr>
    </w:div>
    <w:div w:id="557210011">
      <w:marLeft w:val="0"/>
      <w:marRight w:val="0"/>
      <w:marTop w:val="0"/>
      <w:marBottom w:val="0"/>
      <w:divBdr>
        <w:top w:val="none" w:sz="0" w:space="0" w:color="auto"/>
        <w:left w:val="none" w:sz="0" w:space="0" w:color="auto"/>
        <w:bottom w:val="none" w:sz="0" w:space="0" w:color="auto"/>
        <w:right w:val="none" w:sz="0" w:space="0" w:color="auto"/>
      </w:divBdr>
    </w:div>
    <w:div w:id="557254144">
      <w:marLeft w:val="0"/>
      <w:marRight w:val="0"/>
      <w:marTop w:val="0"/>
      <w:marBottom w:val="0"/>
      <w:divBdr>
        <w:top w:val="none" w:sz="0" w:space="0" w:color="auto"/>
        <w:left w:val="none" w:sz="0" w:space="0" w:color="auto"/>
        <w:bottom w:val="none" w:sz="0" w:space="0" w:color="auto"/>
        <w:right w:val="none" w:sz="0" w:space="0" w:color="auto"/>
      </w:divBdr>
    </w:div>
    <w:div w:id="557326088">
      <w:marLeft w:val="0"/>
      <w:marRight w:val="0"/>
      <w:marTop w:val="0"/>
      <w:marBottom w:val="0"/>
      <w:divBdr>
        <w:top w:val="none" w:sz="0" w:space="0" w:color="auto"/>
        <w:left w:val="none" w:sz="0" w:space="0" w:color="auto"/>
        <w:bottom w:val="none" w:sz="0" w:space="0" w:color="auto"/>
        <w:right w:val="none" w:sz="0" w:space="0" w:color="auto"/>
      </w:divBdr>
    </w:div>
    <w:div w:id="557396657">
      <w:marLeft w:val="0"/>
      <w:marRight w:val="0"/>
      <w:marTop w:val="0"/>
      <w:marBottom w:val="0"/>
      <w:divBdr>
        <w:top w:val="none" w:sz="0" w:space="0" w:color="auto"/>
        <w:left w:val="none" w:sz="0" w:space="0" w:color="auto"/>
        <w:bottom w:val="none" w:sz="0" w:space="0" w:color="auto"/>
        <w:right w:val="none" w:sz="0" w:space="0" w:color="auto"/>
      </w:divBdr>
    </w:div>
    <w:div w:id="557519196">
      <w:marLeft w:val="0"/>
      <w:marRight w:val="0"/>
      <w:marTop w:val="0"/>
      <w:marBottom w:val="0"/>
      <w:divBdr>
        <w:top w:val="none" w:sz="0" w:space="0" w:color="auto"/>
        <w:left w:val="none" w:sz="0" w:space="0" w:color="auto"/>
        <w:bottom w:val="none" w:sz="0" w:space="0" w:color="auto"/>
        <w:right w:val="none" w:sz="0" w:space="0" w:color="auto"/>
      </w:divBdr>
    </w:div>
    <w:div w:id="557862164">
      <w:marLeft w:val="0"/>
      <w:marRight w:val="0"/>
      <w:marTop w:val="0"/>
      <w:marBottom w:val="0"/>
      <w:divBdr>
        <w:top w:val="none" w:sz="0" w:space="0" w:color="auto"/>
        <w:left w:val="none" w:sz="0" w:space="0" w:color="auto"/>
        <w:bottom w:val="none" w:sz="0" w:space="0" w:color="auto"/>
        <w:right w:val="none" w:sz="0" w:space="0" w:color="auto"/>
      </w:divBdr>
    </w:div>
    <w:div w:id="557936769">
      <w:marLeft w:val="0"/>
      <w:marRight w:val="0"/>
      <w:marTop w:val="0"/>
      <w:marBottom w:val="0"/>
      <w:divBdr>
        <w:top w:val="none" w:sz="0" w:space="0" w:color="auto"/>
        <w:left w:val="none" w:sz="0" w:space="0" w:color="auto"/>
        <w:bottom w:val="none" w:sz="0" w:space="0" w:color="auto"/>
        <w:right w:val="none" w:sz="0" w:space="0" w:color="auto"/>
      </w:divBdr>
    </w:div>
    <w:div w:id="557940151">
      <w:marLeft w:val="0"/>
      <w:marRight w:val="0"/>
      <w:marTop w:val="0"/>
      <w:marBottom w:val="0"/>
      <w:divBdr>
        <w:top w:val="none" w:sz="0" w:space="0" w:color="auto"/>
        <w:left w:val="none" w:sz="0" w:space="0" w:color="auto"/>
        <w:bottom w:val="none" w:sz="0" w:space="0" w:color="auto"/>
        <w:right w:val="none" w:sz="0" w:space="0" w:color="auto"/>
      </w:divBdr>
    </w:div>
    <w:div w:id="557975185">
      <w:marLeft w:val="0"/>
      <w:marRight w:val="0"/>
      <w:marTop w:val="0"/>
      <w:marBottom w:val="0"/>
      <w:divBdr>
        <w:top w:val="none" w:sz="0" w:space="0" w:color="auto"/>
        <w:left w:val="none" w:sz="0" w:space="0" w:color="auto"/>
        <w:bottom w:val="none" w:sz="0" w:space="0" w:color="auto"/>
        <w:right w:val="none" w:sz="0" w:space="0" w:color="auto"/>
      </w:divBdr>
    </w:div>
    <w:div w:id="557976490">
      <w:marLeft w:val="0"/>
      <w:marRight w:val="0"/>
      <w:marTop w:val="0"/>
      <w:marBottom w:val="0"/>
      <w:divBdr>
        <w:top w:val="none" w:sz="0" w:space="0" w:color="auto"/>
        <w:left w:val="none" w:sz="0" w:space="0" w:color="auto"/>
        <w:bottom w:val="none" w:sz="0" w:space="0" w:color="auto"/>
        <w:right w:val="none" w:sz="0" w:space="0" w:color="auto"/>
      </w:divBdr>
    </w:div>
    <w:div w:id="558056230">
      <w:marLeft w:val="0"/>
      <w:marRight w:val="0"/>
      <w:marTop w:val="0"/>
      <w:marBottom w:val="0"/>
      <w:divBdr>
        <w:top w:val="none" w:sz="0" w:space="0" w:color="auto"/>
        <w:left w:val="none" w:sz="0" w:space="0" w:color="auto"/>
        <w:bottom w:val="none" w:sz="0" w:space="0" w:color="auto"/>
        <w:right w:val="none" w:sz="0" w:space="0" w:color="auto"/>
      </w:divBdr>
    </w:div>
    <w:div w:id="558058191">
      <w:marLeft w:val="0"/>
      <w:marRight w:val="0"/>
      <w:marTop w:val="0"/>
      <w:marBottom w:val="0"/>
      <w:divBdr>
        <w:top w:val="none" w:sz="0" w:space="0" w:color="auto"/>
        <w:left w:val="none" w:sz="0" w:space="0" w:color="auto"/>
        <w:bottom w:val="none" w:sz="0" w:space="0" w:color="auto"/>
        <w:right w:val="none" w:sz="0" w:space="0" w:color="auto"/>
      </w:divBdr>
    </w:div>
    <w:div w:id="558058891">
      <w:marLeft w:val="0"/>
      <w:marRight w:val="0"/>
      <w:marTop w:val="0"/>
      <w:marBottom w:val="0"/>
      <w:divBdr>
        <w:top w:val="none" w:sz="0" w:space="0" w:color="auto"/>
        <w:left w:val="none" w:sz="0" w:space="0" w:color="auto"/>
        <w:bottom w:val="none" w:sz="0" w:space="0" w:color="auto"/>
        <w:right w:val="none" w:sz="0" w:space="0" w:color="auto"/>
      </w:divBdr>
    </w:div>
    <w:div w:id="558129130">
      <w:marLeft w:val="0"/>
      <w:marRight w:val="0"/>
      <w:marTop w:val="0"/>
      <w:marBottom w:val="0"/>
      <w:divBdr>
        <w:top w:val="none" w:sz="0" w:space="0" w:color="auto"/>
        <w:left w:val="none" w:sz="0" w:space="0" w:color="auto"/>
        <w:bottom w:val="none" w:sz="0" w:space="0" w:color="auto"/>
        <w:right w:val="none" w:sz="0" w:space="0" w:color="auto"/>
      </w:divBdr>
    </w:div>
    <w:div w:id="558129213">
      <w:marLeft w:val="0"/>
      <w:marRight w:val="0"/>
      <w:marTop w:val="0"/>
      <w:marBottom w:val="0"/>
      <w:divBdr>
        <w:top w:val="none" w:sz="0" w:space="0" w:color="auto"/>
        <w:left w:val="none" w:sz="0" w:space="0" w:color="auto"/>
        <w:bottom w:val="none" w:sz="0" w:space="0" w:color="auto"/>
        <w:right w:val="none" w:sz="0" w:space="0" w:color="auto"/>
      </w:divBdr>
    </w:div>
    <w:div w:id="558248267">
      <w:marLeft w:val="0"/>
      <w:marRight w:val="0"/>
      <w:marTop w:val="0"/>
      <w:marBottom w:val="0"/>
      <w:divBdr>
        <w:top w:val="none" w:sz="0" w:space="0" w:color="auto"/>
        <w:left w:val="none" w:sz="0" w:space="0" w:color="auto"/>
        <w:bottom w:val="none" w:sz="0" w:space="0" w:color="auto"/>
        <w:right w:val="none" w:sz="0" w:space="0" w:color="auto"/>
      </w:divBdr>
    </w:div>
    <w:div w:id="558394988">
      <w:marLeft w:val="0"/>
      <w:marRight w:val="0"/>
      <w:marTop w:val="0"/>
      <w:marBottom w:val="0"/>
      <w:divBdr>
        <w:top w:val="none" w:sz="0" w:space="0" w:color="auto"/>
        <w:left w:val="none" w:sz="0" w:space="0" w:color="auto"/>
        <w:bottom w:val="none" w:sz="0" w:space="0" w:color="auto"/>
        <w:right w:val="none" w:sz="0" w:space="0" w:color="auto"/>
      </w:divBdr>
    </w:div>
    <w:div w:id="558398186">
      <w:marLeft w:val="0"/>
      <w:marRight w:val="0"/>
      <w:marTop w:val="0"/>
      <w:marBottom w:val="0"/>
      <w:divBdr>
        <w:top w:val="none" w:sz="0" w:space="0" w:color="auto"/>
        <w:left w:val="none" w:sz="0" w:space="0" w:color="auto"/>
        <w:bottom w:val="none" w:sz="0" w:space="0" w:color="auto"/>
        <w:right w:val="none" w:sz="0" w:space="0" w:color="auto"/>
      </w:divBdr>
    </w:div>
    <w:div w:id="558398835">
      <w:marLeft w:val="0"/>
      <w:marRight w:val="0"/>
      <w:marTop w:val="0"/>
      <w:marBottom w:val="0"/>
      <w:divBdr>
        <w:top w:val="none" w:sz="0" w:space="0" w:color="auto"/>
        <w:left w:val="none" w:sz="0" w:space="0" w:color="auto"/>
        <w:bottom w:val="none" w:sz="0" w:space="0" w:color="auto"/>
        <w:right w:val="none" w:sz="0" w:space="0" w:color="auto"/>
      </w:divBdr>
    </w:div>
    <w:div w:id="558518000">
      <w:marLeft w:val="0"/>
      <w:marRight w:val="0"/>
      <w:marTop w:val="0"/>
      <w:marBottom w:val="0"/>
      <w:divBdr>
        <w:top w:val="none" w:sz="0" w:space="0" w:color="auto"/>
        <w:left w:val="none" w:sz="0" w:space="0" w:color="auto"/>
        <w:bottom w:val="none" w:sz="0" w:space="0" w:color="auto"/>
        <w:right w:val="none" w:sz="0" w:space="0" w:color="auto"/>
      </w:divBdr>
    </w:div>
    <w:div w:id="558593175">
      <w:marLeft w:val="0"/>
      <w:marRight w:val="0"/>
      <w:marTop w:val="0"/>
      <w:marBottom w:val="0"/>
      <w:divBdr>
        <w:top w:val="none" w:sz="0" w:space="0" w:color="auto"/>
        <w:left w:val="none" w:sz="0" w:space="0" w:color="auto"/>
        <w:bottom w:val="none" w:sz="0" w:space="0" w:color="auto"/>
        <w:right w:val="none" w:sz="0" w:space="0" w:color="auto"/>
      </w:divBdr>
    </w:div>
    <w:div w:id="558706187">
      <w:marLeft w:val="0"/>
      <w:marRight w:val="0"/>
      <w:marTop w:val="0"/>
      <w:marBottom w:val="0"/>
      <w:divBdr>
        <w:top w:val="none" w:sz="0" w:space="0" w:color="auto"/>
        <w:left w:val="none" w:sz="0" w:space="0" w:color="auto"/>
        <w:bottom w:val="none" w:sz="0" w:space="0" w:color="auto"/>
        <w:right w:val="none" w:sz="0" w:space="0" w:color="auto"/>
      </w:divBdr>
    </w:div>
    <w:div w:id="558708939">
      <w:marLeft w:val="0"/>
      <w:marRight w:val="0"/>
      <w:marTop w:val="0"/>
      <w:marBottom w:val="0"/>
      <w:divBdr>
        <w:top w:val="none" w:sz="0" w:space="0" w:color="auto"/>
        <w:left w:val="none" w:sz="0" w:space="0" w:color="auto"/>
        <w:bottom w:val="none" w:sz="0" w:space="0" w:color="auto"/>
        <w:right w:val="none" w:sz="0" w:space="0" w:color="auto"/>
      </w:divBdr>
    </w:div>
    <w:div w:id="558901641">
      <w:marLeft w:val="0"/>
      <w:marRight w:val="0"/>
      <w:marTop w:val="0"/>
      <w:marBottom w:val="0"/>
      <w:divBdr>
        <w:top w:val="none" w:sz="0" w:space="0" w:color="auto"/>
        <w:left w:val="none" w:sz="0" w:space="0" w:color="auto"/>
        <w:bottom w:val="none" w:sz="0" w:space="0" w:color="auto"/>
        <w:right w:val="none" w:sz="0" w:space="0" w:color="auto"/>
      </w:divBdr>
    </w:div>
    <w:div w:id="558903402">
      <w:marLeft w:val="0"/>
      <w:marRight w:val="0"/>
      <w:marTop w:val="0"/>
      <w:marBottom w:val="0"/>
      <w:divBdr>
        <w:top w:val="none" w:sz="0" w:space="0" w:color="auto"/>
        <w:left w:val="none" w:sz="0" w:space="0" w:color="auto"/>
        <w:bottom w:val="none" w:sz="0" w:space="0" w:color="auto"/>
        <w:right w:val="none" w:sz="0" w:space="0" w:color="auto"/>
      </w:divBdr>
    </w:div>
    <w:div w:id="559023198">
      <w:marLeft w:val="0"/>
      <w:marRight w:val="0"/>
      <w:marTop w:val="0"/>
      <w:marBottom w:val="0"/>
      <w:divBdr>
        <w:top w:val="none" w:sz="0" w:space="0" w:color="auto"/>
        <w:left w:val="none" w:sz="0" w:space="0" w:color="auto"/>
        <w:bottom w:val="none" w:sz="0" w:space="0" w:color="auto"/>
        <w:right w:val="none" w:sz="0" w:space="0" w:color="auto"/>
      </w:divBdr>
    </w:div>
    <w:div w:id="559099498">
      <w:marLeft w:val="0"/>
      <w:marRight w:val="0"/>
      <w:marTop w:val="0"/>
      <w:marBottom w:val="0"/>
      <w:divBdr>
        <w:top w:val="none" w:sz="0" w:space="0" w:color="auto"/>
        <w:left w:val="none" w:sz="0" w:space="0" w:color="auto"/>
        <w:bottom w:val="none" w:sz="0" w:space="0" w:color="auto"/>
        <w:right w:val="none" w:sz="0" w:space="0" w:color="auto"/>
      </w:divBdr>
    </w:div>
    <w:div w:id="559100624">
      <w:marLeft w:val="0"/>
      <w:marRight w:val="0"/>
      <w:marTop w:val="0"/>
      <w:marBottom w:val="0"/>
      <w:divBdr>
        <w:top w:val="none" w:sz="0" w:space="0" w:color="auto"/>
        <w:left w:val="none" w:sz="0" w:space="0" w:color="auto"/>
        <w:bottom w:val="none" w:sz="0" w:space="0" w:color="auto"/>
        <w:right w:val="none" w:sz="0" w:space="0" w:color="auto"/>
      </w:divBdr>
    </w:div>
    <w:div w:id="559167821">
      <w:marLeft w:val="0"/>
      <w:marRight w:val="0"/>
      <w:marTop w:val="0"/>
      <w:marBottom w:val="0"/>
      <w:divBdr>
        <w:top w:val="none" w:sz="0" w:space="0" w:color="auto"/>
        <w:left w:val="none" w:sz="0" w:space="0" w:color="auto"/>
        <w:bottom w:val="none" w:sz="0" w:space="0" w:color="auto"/>
        <w:right w:val="none" w:sz="0" w:space="0" w:color="auto"/>
      </w:divBdr>
    </w:div>
    <w:div w:id="559176875">
      <w:marLeft w:val="0"/>
      <w:marRight w:val="0"/>
      <w:marTop w:val="0"/>
      <w:marBottom w:val="0"/>
      <w:divBdr>
        <w:top w:val="none" w:sz="0" w:space="0" w:color="auto"/>
        <w:left w:val="none" w:sz="0" w:space="0" w:color="auto"/>
        <w:bottom w:val="none" w:sz="0" w:space="0" w:color="auto"/>
        <w:right w:val="none" w:sz="0" w:space="0" w:color="auto"/>
      </w:divBdr>
    </w:div>
    <w:div w:id="559247295">
      <w:marLeft w:val="0"/>
      <w:marRight w:val="0"/>
      <w:marTop w:val="0"/>
      <w:marBottom w:val="0"/>
      <w:divBdr>
        <w:top w:val="none" w:sz="0" w:space="0" w:color="auto"/>
        <w:left w:val="none" w:sz="0" w:space="0" w:color="auto"/>
        <w:bottom w:val="none" w:sz="0" w:space="0" w:color="auto"/>
        <w:right w:val="none" w:sz="0" w:space="0" w:color="auto"/>
      </w:divBdr>
    </w:div>
    <w:div w:id="559360946">
      <w:marLeft w:val="0"/>
      <w:marRight w:val="0"/>
      <w:marTop w:val="0"/>
      <w:marBottom w:val="0"/>
      <w:divBdr>
        <w:top w:val="none" w:sz="0" w:space="0" w:color="auto"/>
        <w:left w:val="none" w:sz="0" w:space="0" w:color="auto"/>
        <w:bottom w:val="none" w:sz="0" w:space="0" w:color="auto"/>
        <w:right w:val="none" w:sz="0" w:space="0" w:color="auto"/>
      </w:divBdr>
    </w:div>
    <w:div w:id="559361172">
      <w:marLeft w:val="0"/>
      <w:marRight w:val="0"/>
      <w:marTop w:val="0"/>
      <w:marBottom w:val="0"/>
      <w:divBdr>
        <w:top w:val="none" w:sz="0" w:space="0" w:color="auto"/>
        <w:left w:val="none" w:sz="0" w:space="0" w:color="auto"/>
        <w:bottom w:val="none" w:sz="0" w:space="0" w:color="auto"/>
        <w:right w:val="none" w:sz="0" w:space="0" w:color="auto"/>
      </w:divBdr>
    </w:div>
    <w:div w:id="559444599">
      <w:marLeft w:val="0"/>
      <w:marRight w:val="0"/>
      <w:marTop w:val="0"/>
      <w:marBottom w:val="0"/>
      <w:divBdr>
        <w:top w:val="none" w:sz="0" w:space="0" w:color="auto"/>
        <w:left w:val="none" w:sz="0" w:space="0" w:color="auto"/>
        <w:bottom w:val="none" w:sz="0" w:space="0" w:color="auto"/>
        <w:right w:val="none" w:sz="0" w:space="0" w:color="auto"/>
      </w:divBdr>
    </w:div>
    <w:div w:id="559445398">
      <w:marLeft w:val="0"/>
      <w:marRight w:val="0"/>
      <w:marTop w:val="0"/>
      <w:marBottom w:val="0"/>
      <w:divBdr>
        <w:top w:val="none" w:sz="0" w:space="0" w:color="auto"/>
        <w:left w:val="none" w:sz="0" w:space="0" w:color="auto"/>
        <w:bottom w:val="none" w:sz="0" w:space="0" w:color="auto"/>
        <w:right w:val="none" w:sz="0" w:space="0" w:color="auto"/>
      </w:divBdr>
    </w:div>
    <w:div w:id="559481736">
      <w:marLeft w:val="0"/>
      <w:marRight w:val="0"/>
      <w:marTop w:val="0"/>
      <w:marBottom w:val="0"/>
      <w:divBdr>
        <w:top w:val="none" w:sz="0" w:space="0" w:color="auto"/>
        <w:left w:val="none" w:sz="0" w:space="0" w:color="auto"/>
        <w:bottom w:val="none" w:sz="0" w:space="0" w:color="auto"/>
        <w:right w:val="none" w:sz="0" w:space="0" w:color="auto"/>
      </w:divBdr>
    </w:div>
    <w:div w:id="559562716">
      <w:marLeft w:val="0"/>
      <w:marRight w:val="0"/>
      <w:marTop w:val="0"/>
      <w:marBottom w:val="0"/>
      <w:divBdr>
        <w:top w:val="none" w:sz="0" w:space="0" w:color="auto"/>
        <w:left w:val="none" w:sz="0" w:space="0" w:color="auto"/>
        <w:bottom w:val="none" w:sz="0" w:space="0" w:color="auto"/>
        <w:right w:val="none" w:sz="0" w:space="0" w:color="auto"/>
      </w:divBdr>
    </w:div>
    <w:div w:id="559630356">
      <w:marLeft w:val="0"/>
      <w:marRight w:val="0"/>
      <w:marTop w:val="0"/>
      <w:marBottom w:val="0"/>
      <w:divBdr>
        <w:top w:val="none" w:sz="0" w:space="0" w:color="auto"/>
        <w:left w:val="none" w:sz="0" w:space="0" w:color="auto"/>
        <w:bottom w:val="none" w:sz="0" w:space="0" w:color="auto"/>
        <w:right w:val="none" w:sz="0" w:space="0" w:color="auto"/>
      </w:divBdr>
    </w:div>
    <w:div w:id="559750897">
      <w:marLeft w:val="0"/>
      <w:marRight w:val="0"/>
      <w:marTop w:val="0"/>
      <w:marBottom w:val="0"/>
      <w:divBdr>
        <w:top w:val="none" w:sz="0" w:space="0" w:color="auto"/>
        <w:left w:val="none" w:sz="0" w:space="0" w:color="auto"/>
        <w:bottom w:val="none" w:sz="0" w:space="0" w:color="auto"/>
        <w:right w:val="none" w:sz="0" w:space="0" w:color="auto"/>
      </w:divBdr>
    </w:div>
    <w:div w:id="559828764">
      <w:marLeft w:val="0"/>
      <w:marRight w:val="0"/>
      <w:marTop w:val="0"/>
      <w:marBottom w:val="0"/>
      <w:divBdr>
        <w:top w:val="none" w:sz="0" w:space="0" w:color="auto"/>
        <w:left w:val="none" w:sz="0" w:space="0" w:color="auto"/>
        <w:bottom w:val="none" w:sz="0" w:space="0" w:color="auto"/>
        <w:right w:val="none" w:sz="0" w:space="0" w:color="auto"/>
      </w:divBdr>
    </w:div>
    <w:div w:id="559941133">
      <w:marLeft w:val="0"/>
      <w:marRight w:val="0"/>
      <w:marTop w:val="0"/>
      <w:marBottom w:val="0"/>
      <w:divBdr>
        <w:top w:val="none" w:sz="0" w:space="0" w:color="auto"/>
        <w:left w:val="none" w:sz="0" w:space="0" w:color="auto"/>
        <w:bottom w:val="none" w:sz="0" w:space="0" w:color="auto"/>
        <w:right w:val="none" w:sz="0" w:space="0" w:color="auto"/>
      </w:divBdr>
    </w:div>
    <w:div w:id="559941210">
      <w:bodyDiv w:val="1"/>
      <w:marLeft w:val="0"/>
      <w:marRight w:val="0"/>
      <w:marTop w:val="0"/>
      <w:marBottom w:val="0"/>
      <w:divBdr>
        <w:top w:val="none" w:sz="0" w:space="0" w:color="auto"/>
        <w:left w:val="none" w:sz="0" w:space="0" w:color="auto"/>
        <w:bottom w:val="none" w:sz="0" w:space="0" w:color="auto"/>
        <w:right w:val="none" w:sz="0" w:space="0" w:color="auto"/>
      </w:divBdr>
    </w:div>
    <w:div w:id="560019704">
      <w:marLeft w:val="0"/>
      <w:marRight w:val="0"/>
      <w:marTop w:val="0"/>
      <w:marBottom w:val="0"/>
      <w:divBdr>
        <w:top w:val="none" w:sz="0" w:space="0" w:color="auto"/>
        <w:left w:val="none" w:sz="0" w:space="0" w:color="auto"/>
        <w:bottom w:val="none" w:sz="0" w:space="0" w:color="auto"/>
        <w:right w:val="none" w:sz="0" w:space="0" w:color="auto"/>
      </w:divBdr>
    </w:div>
    <w:div w:id="560023481">
      <w:marLeft w:val="0"/>
      <w:marRight w:val="0"/>
      <w:marTop w:val="0"/>
      <w:marBottom w:val="0"/>
      <w:divBdr>
        <w:top w:val="none" w:sz="0" w:space="0" w:color="auto"/>
        <w:left w:val="none" w:sz="0" w:space="0" w:color="auto"/>
        <w:bottom w:val="none" w:sz="0" w:space="0" w:color="auto"/>
        <w:right w:val="none" w:sz="0" w:space="0" w:color="auto"/>
      </w:divBdr>
    </w:div>
    <w:div w:id="560213100">
      <w:marLeft w:val="0"/>
      <w:marRight w:val="0"/>
      <w:marTop w:val="0"/>
      <w:marBottom w:val="0"/>
      <w:divBdr>
        <w:top w:val="none" w:sz="0" w:space="0" w:color="auto"/>
        <w:left w:val="none" w:sz="0" w:space="0" w:color="auto"/>
        <w:bottom w:val="none" w:sz="0" w:space="0" w:color="auto"/>
        <w:right w:val="none" w:sz="0" w:space="0" w:color="auto"/>
      </w:divBdr>
    </w:div>
    <w:div w:id="560285978">
      <w:marLeft w:val="0"/>
      <w:marRight w:val="0"/>
      <w:marTop w:val="0"/>
      <w:marBottom w:val="0"/>
      <w:divBdr>
        <w:top w:val="none" w:sz="0" w:space="0" w:color="auto"/>
        <w:left w:val="none" w:sz="0" w:space="0" w:color="auto"/>
        <w:bottom w:val="none" w:sz="0" w:space="0" w:color="auto"/>
        <w:right w:val="none" w:sz="0" w:space="0" w:color="auto"/>
      </w:divBdr>
    </w:div>
    <w:div w:id="560362553">
      <w:marLeft w:val="0"/>
      <w:marRight w:val="0"/>
      <w:marTop w:val="0"/>
      <w:marBottom w:val="0"/>
      <w:divBdr>
        <w:top w:val="none" w:sz="0" w:space="0" w:color="auto"/>
        <w:left w:val="none" w:sz="0" w:space="0" w:color="auto"/>
        <w:bottom w:val="none" w:sz="0" w:space="0" w:color="auto"/>
        <w:right w:val="none" w:sz="0" w:space="0" w:color="auto"/>
      </w:divBdr>
    </w:div>
    <w:div w:id="560404820">
      <w:marLeft w:val="0"/>
      <w:marRight w:val="0"/>
      <w:marTop w:val="0"/>
      <w:marBottom w:val="0"/>
      <w:divBdr>
        <w:top w:val="none" w:sz="0" w:space="0" w:color="auto"/>
        <w:left w:val="none" w:sz="0" w:space="0" w:color="auto"/>
        <w:bottom w:val="none" w:sz="0" w:space="0" w:color="auto"/>
        <w:right w:val="none" w:sz="0" w:space="0" w:color="auto"/>
      </w:divBdr>
    </w:div>
    <w:div w:id="560409229">
      <w:marLeft w:val="0"/>
      <w:marRight w:val="0"/>
      <w:marTop w:val="0"/>
      <w:marBottom w:val="0"/>
      <w:divBdr>
        <w:top w:val="none" w:sz="0" w:space="0" w:color="auto"/>
        <w:left w:val="none" w:sz="0" w:space="0" w:color="auto"/>
        <w:bottom w:val="none" w:sz="0" w:space="0" w:color="auto"/>
        <w:right w:val="none" w:sz="0" w:space="0" w:color="auto"/>
      </w:divBdr>
    </w:div>
    <w:div w:id="560482174">
      <w:marLeft w:val="0"/>
      <w:marRight w:val="0"/>
      <w:marTop w:val="0"/>
      <w:marBottom w:val="0"/>
      <w:divBdr>
        <w:top w:val="none" w:sz="0" w:space="0" w:color="auto"/>
        <w:left w:val="none" w:sz="0" w:space="0" w:color="auto"/>
        <w:bottom w:val="none" w:sz="0" w:space="0" w:color="auto"/>
        <w:right w:val="none" w:sz="0" w:space="0" w:color="auto"/>
      </w:divBdr>
    </w:div>
    <w:div w:id="560487896">
      <w:marLeft w:val="0"/>
      <w:marRight w:val="0"/>
      <w:marTop w:val="0"/>
      <w:marBottom w:val="0"/>
      <w:divBdr>
        <w:top w:val="none" w:sz="0" w:space="0" w:color="auto"/>
        <w:left w:val="none" w:sz="0" w:space="0" w:color="auto"/>
        <w:bottom w:val="none" w:sz="0" w:space="0" w:color="auto"/>
        <w:right w:val="none" w:sz="0" w:space="0" w:color="auto"/>
      </w:divBdr>
    </w:div>
    <w:div w:id="560529493">
      <w:bodyDiv w:val="1"/>
      <w:marLeft w:val="0"/>
      <w:marRight w:val="0"/>
      <w:marTop w:val="0"/>
      <w:marBottom w:val="0"/>
      <w:divBdr>
        <w:top w:val="none" w:sz="0" w:space="0" w:color="auto"/>
        <w:left w:val="none" w:sz="0" w:space="0" w:color="auto"/>
        <w:bottom w:val="none" w:sz="0" w:space="0" w:color="auto"/>
        <w:right w:val="none" w:sz="0" w:space="0" w:color="auto"/>
      </w:divBdr>
    </w:div>
    <w:div w:id="560598287">
      <w:marLeft w:val="0"/>
      <w:marRight w:val="0"/>
      <w:marTop w:val="0"/>
      <w:marBottom w:val="0"/>
      <w:divBdr>
        <w:top w:val="none" w:sz="0" w:space="0" w:color="auto"/>
        <w:left w:val="none" w:sz="0" w:space="0" w:color="auto"/>
        <w:bottom w:val="none" w:sz="0" w:space="0" w:color="auto"/>
        <w:right w:val="none" w:sz="0" w:space="0" w:color="auto"/>
      </w:divBdr>
    </w:div>
    <w:div w:id="560603279">
      <w:marLeft w:val="0"/>
      <w:marRight w:val="0"/>
      <w:marTop w:val="0"/>
      <w:marBottom w:val="0"/>
      <w:divBdr>
        <w:top w:val="none" w:sz="0" w:space="0" w:color="auto"/>
        <w:left w:val="none" w:sz="0" w:space="0" w:color="auto"/>
        <w:bottom w:val="none" w:sz="0" w:space="0" w:color="auto"/>
        <w:right w:val="none" w:sz="0" w:space="0" w:color="auto"/>
      </w:divBdr>
    </w:div>
    <w:div w:id="560754567">
      <w:marLeft w:val="0"/>
      <w:marRight w:val="0"/>
      <w:marTop w:val="0"/>
      <w:marBottom w:val="0"/>
      <w:divBdr>
        <w:top w:val="none" w:sz="0" w:space="0" w:color="auto"/>
        <w:left w:val="none" w:sz="0" w:space="0" w:color="auto"/>
        <w:bottom w:val="none" w:sz="0" w:space="0" w:color="auto"/>
        <w:right w:val="none" w:sz="0" w:space="0" w:color="auto"/>
      </w:divBdr>
    </w:div>
    <w:div w:id="560793619">
      <w:marLeft w:val="0"/>
      <w:marRight w:val="0"/>
      <w:marTop w:val="0"/>
      <w:marBottom w:val="0"/>
      <w:divBdr>
        <w:top w:val="none" w:sz="0" w:space="0" w:color="auto"/>
        <w:left w:val="none" w:sz="0" w:space="0" w:color="auto"/>
        <w:bottom w:val="none" w:sz="0" w:space="0" w:color="auto"/>
        <w:right w:val="none" w:sz="0" w:space="0" w:color="auto"/>
      </w:divBdr>
    </w:div>
    <w:div w:id="560798355">
      <w:marLeft w:val="0"/>
      <w:marRight w:val="0"/>
      <w:marTop w:val="0"/>
      <w:marBottom w:val="0"/>
      <w:divBdr>
        <w:top w:val="none" w:sz="0" w:space="0" w:color="auto"/>
        <w:left w:val="none" w:sz="0" w:space="0" w:color="auto"/>
        <w:bottom w:val="none" w:sz="0" w:space="0" w:color="auto"/>
        <w:right w:val="none" w:sz="0" w:space="0" w:color="auto"/>
      </w:divBdr>
    </w:div>
    <w:div w:id="560865699">
      <w:marLeft w:val="0"/>
      <w:marRight w:val="0"/>
      <w:marTop w:val="0"/>
      <w:marBottom w:val="0"/>
      <w:divBdr>
        <w:top w:val="none" w:sz="0" w:space="0" w:color="auto"/>
        <w:left w:val="none" w:sz="0" w:space="0" w:color="auto"/>
        <w:bottom w:val="none" w:sz="0" w:space="0" w:color="auto"/>
        <w:right w:val="none" w:sz="0" w:space="0" w:color="auto"/>
      </w:divBdr>
    </w:div>
    <w:div w:id="560870967">
      <w:marLeft w:val="0"/>
      <w:marRight w:val="0"/>
      <w:marTop w:val="0"/>
      <w:marBottom w:val="0"/>
      <w:divBdr>
        <w:top w:val="none" w:sz="0" w:space="0" w:color="auto"/>
        <w:left w:val="none" w:sz="0" w:space="0" w:color="auto"/>
        <w:bottom w:val="none" w:sz="0" w:space="0" w:color="auto"/>
        <w:right w:val="none" w:sz="0" w:space="0" w:color="auto"/>
      </w:divBdr>
    </w:div>
    <w:div w:id="561059583">
      <w:marLeft w:val="0"/>
      <w:marRight w:val="0"/>
      <w:marTop w:val="0"/>
      <w:marBottom w:val="0"/>
      <w:divBdr>
        <w:top w:val="none" w:sz="0" w:space="0" w:color="auto"/>
        <w:left w:val="none" w:sz="0" w:space="0" w:color="auto"/>
        <w:bottom w:val="none" w:sz="0" w:space="0" w:color="auto"/>
        <w:right w:val="none" w:sz="0" w:space="0" w:color="auto"/>
      </w:divBdr>
    </w:div>
    <w:div w:id="561185482">
      <w:marLeft w:val="0"/>
      <w:marRight w:val="0"/>
      <w:marTop w:val="0"/>
      <w:marBottom w:val="0"/>
      <w:divBdr>
        <w:top w:val="none" w:sz="0" w:space="0" w:color="auto"/>
        <w:left w:val="none" w:sz="0" w:space="0" w:color="auto"/>
        <w:bottom w:val="none" w:sz="0" w:space="0" w:color="auto"/>
        <w:right w:val="none" w:sz="0" w:space="0" w:color="auto"/>
      </w:divBdr>
    </w:div>
    <w:div w:id="561327227">
      <w:marLeft w:val="0"/>
      <w:marRight w:val="0"/>
      <w:marTop w:val="0"/>
      <w:marBottom w:val="0"/>
      <w:divBdr>
        <w:top w:val="none" w:sz="0" w:space="0" w:color="auto"/>
        <w:left w:val="none" w:sz="0" w:space="0" w:color="auto"/>
        <w:bottom w:val="none" w:sz="0" w:space="0" w:color="auto"/>
        <w:right w:val="none" w:sz="0" w:space="0" w:color="auto"/>
      </w:divBdr>
    </w:div>
    <w:div w:id="561328864">
      <w:marLeft w:val="0"/>
      <w:marRight w:val="0"/>
      <w:marTop w:val="0"/>
      <w:marBottom w:val="0"/>
      <w:divBdr>
        <w:top w:val="none" w:sz="0" w:space="0" w:color="auto"/>
        <w:left w:val="none" w:sz="0" w:space="0" w:color="auto"/>
        <w:bottom w:val="none" w:sz="0" w:space="0" w:color="auto"/>
        <w:right w:val="none" w:sz="0" w:space="0" w:color="auto"/>
      </w:divBdr>
    </w:div>
    <w:div w:id="561408494">
      <w:marLeft w:val="0"/>
      <w:marRight w:val="0"/>
      <w:marTop w:val="0"/>
      <w:marBottom w:val="0"/>
      <w:divBdr>
        <w:top w:val="none" w:sz="0" w:space="0" w:color="auto"/>
        <w:left w:val="none" w:sz="0" w:space="0" w:color="auto"/>
        <w:bottom w:val="none" w:sz="0" w:space="0" w:color="auto"/>
        <w:right w:val="none" w:sz="0" w:space="0" w:color="auto"/>
      </w:divBdr>
    </w:div>
    <w:div w:id="561447907">
      <w:marLeft w:val="0"/>
      <w:marRight w:val="0"/>
      <w:marTop w:val="0"/>
      <w:marBottom w:val="0"/>
      <w:divBdr>
        <w:top w:val="none" w:sz="0" w:space="0" w:color="auto"/>
        <w:left w:val="none" w:sz="0" w:space="0" w:color="auto"/>
        <w:bottom w:val="none" w:sz="0" w:space="0" w:color="auto"/>
        <w:right w:val="none" w:sz="0" w:space="0" w:color="auto"/>
      </w:divBdr>
    </w:div>
    <w:div w:id="561477526">
      <w:marLeft w:val="0"/>
      <w:marRight w:val="0"/>
      <w:marTop w:val="0"/>
      <w:marBottom w:val="0"/>
      <w:divBdr>
        <w:top w:val="none" w:sz="0" w:space="0" w:color="auto"/>
        <w:left w:val="none" w:sz="0" w:space="0" w:color="auto"/>
        <w:bottom w:val="none" w:sz="0" w:space="0" w:color="auto"/>
        <w:right w:val="none" w:sz="0" w:space="0" w:color="auto"/>
      </w:divBdr>
    </w:div>
    <w:div w:id="561524547">
      <w:marLeft w:val="0"/>
      <w:marRight w:val="0"/>
      <w:marTop w:val="0"/>
      <w:marBottom w:val="0"/>
      <w:divBdr>
        <w:top w:val="none" w:sz="0" w:space="0" w:color="auto"/>
        <w:left w:val="none" w:sz="0" w:space="0" w:color="auto"/>
        <w:bottom w:val="none" w:sz="0" w:space="0" w:color="auto"/>
        <w:right w:val="none" w:sz="0" w:space="0" w:color="auto"/>
      </w:divBdr>
    </w:div>
    <w:div w:id="561599110">
      <w:marLeft w:val="0"/>
      <w:marRight w:val="0"/>
      <w:marTop w:val="0"/>
      <w:marBottom w:val="0"/>
      <w:divBdr>
        <w:top w:val="none" w:sz="0" w:space="0" w:color="auto"/>
        <w:left w:val="none" w:sz="0" w:space="0" w:color="auto"/>
        <w:bottom w:val="none" w:sz="0" w:space="0" w:color="auto"/>
        <w:right w:val="none" w:sz="0" w:space="0" w:color="auto"/>
      </w:divBdr>
    </w:div>
    <w:div w:id="561715103">
      <w:marLeft w:val="0"/>
      <w:marRight w:val="0"/>
      <w:marTop w:val="0"/>
      <w:marBottom w:val="0"/>
      <w:divBdr>
        <w:top w:val="none" w:sz="0" w:space="0" w:color="auto"/>
        <w:left w:val="none" w:sz="0" w:space="0" w:color="auto"/>
        <w:bottom w:val="none" w:sz="0" w:space="0" w:color="auto"/>
        <w:right w:val="none" w:sz="0" w:space="0" w:color="auto"/>
      </w:divBdr>
    </w:div>
    <w:div w:id="561719926">
      <w:marLeft w:val="0"/>
      <w:marRight w:val="0"/>
      <w:marTop w:val="0"/>
      <w:marBottom w:val="0"/>
      <w:divBdr>
        <w:top w:val="none" w:sz="0" w:space="0" w:color="auto"/>
        <w:left w:val="none" w:sz="0" w:space="0" w:color="auto"/>
        <w:bottom w:val="none" w:sz="0" w:space="0" w:color="auto"/>
        <w:right w:val="none" w:sz="0" w:space="0" w:color="auto"/>
      </w:divBdr>
    </w:div>
    <w:div w:id="561797374">
      <w:marLeft w:val="0"/>
      <w:marRight w:val="0"/>
      <w:marTop w:val="0"/>
      <w:marBottom w:val="0"/>
      <w:divBdr>
        <w:top w:val="none" w:sz="0" w:space="0" w:color="auto"/>
        <w:left w:val="none" w:sz="0" w:space="0" w:color="auto"/>
        <w:bottom w:val="none" w:sz="0" w:space="0" w:color="auto"/>
        <w:right w:val="none" w:sz="0" w:space="0" w:color="auto"/>
      </w:divBdr>
    </w:div>
    <w:div w:id="561864824">
      <w:marLeft w:val="0"/>
      <w:marRight w:val="0"/>
      <w:marTop w:val="0"/>
      <w:marBottom w:val="0"/>
      <w:divBdr>
        <w:top w:val="none" w:sz="0" w:space="0" w:color="auto"/>
        <w:left w:val="none" w:sz="0" w:space="0" w:color="auto"/>
        <w:bottom w:val="none" w:sz="0" w:space="0" w:color="auto"/>
        <w:right w:val="none" w:sz="0" w:space="0" w:color="auto"/>
      </w:divBdr>
    </w:div>
    <w:div w:id="561907438">
      <w:marLeft w:val="0"/>
      <w:marRight w:val="0"/>
      <w:marTop w:val="0"/>
      <w:marBottom w:val="0"/>
      <w:divBdr>
        <w:top w:val="none" w:sz="0" w:space="0" w:color="auto"/>
        <w:left w:val="none" w:sz="0" w:space="0" w:color="auto"/>
        <w:bottom w:val="none" w:sz="0" w:space="0" w:color="auto"/>
        <w:right w:val="none" w:sz="0" w:space="0" w:color="auto"/>
      </w:divBdr>
    </w:div>
    <w:div w:id="561912520">
      <w:marLeft w:val="0"/>
      <w:marRight w:val="0"/>
      <w:marTop w:val="0"/>
      <w:marBottom w:val="0"/>
      <w:divBdr>
        <w:top w:val="none" w:sz="0" w:space="0" w:color="auto"/>
        <w:left w:val="none" w:sz="0" w:space="0" w:color="auto"/>
        <w:bottom w:val="none" w:sz="0" w:space="0" w:color="auto"/>
        <w:right w:val="none" w:sz="0" w:space="0" w:color="auto"/>
      </w:divBdr>
    </w:div>
    <w:div w:id="561988358">
      <w:marLeft w:val="0"/>
      <w:marRight w:val="0"/>
      <w:marTop w:val="0"/>
      <w:marBottom w:val="0"/>
      <w:divBdr>
        <w:top w:val="none" w:sz="0" w:space="0" w:color="auto"/>
        <w:left w:val="none" w:sz="0" w:space="0" w:color="auto"/>
        <w:bottom w:val="none" w:sz="0" w:space="0" w:color="auto"/>
        <w:right w:val="none" w:sz="0" w:space="0" w:color="auto"/>
      </w:divBdr>
    </w:div>
    <w:div w:id="562060522">
      <w:marLeft w:val="0"/>
      <w:marRight w:val="0"/>
      <w:marTop w:val="0"/>
      <w:marBottom w:val="0"/>
      <w:divBdr>
        <w:top w:val="none" w:sz="0" w:space="0" w:color="auto"/>
        <w:left w:val="none" w:sz="0" w:space="0" w:color="auto"/>
        <w:bottom w:val="none" w:sz="0" w:space="0" w:color="auto"/>
        <w:right w:val="none" w:sz="0" w:space="0" w:color="auto"/>
      </w:divBdr>
    </w:div>
    <w:div w:id="562062683">
      <w:marLeft w:val="0"/>
      <w:marRight w:val="0"/>
      <w:marTop w:val="0"/>
      <w:marBottom w:val="0"/>
      <w:divBdr>
        <w:top w:val="none" w:sz="0" w:space="0" w:color="auto"/>
        <w:left w:val="none" w:sz="0" w:space="0" w:color="auto"/>
        <w:bottom w:val="none" w:sz="0" w:space="0" w:color="auto"/>
        <w:right w:val="none" w:sz="0" w:space="0" w:color="auto"/>
      </w:divBdr>
    </w:div>
    <w:div w:id="562063654">
      <w:marLeft w:val="0"/>
      <w:marRight w:val="0"/>
      <w:marTop w:val="0"/>
      <w:marBottom w:val="0"/>
      <w:divBdr>
        <w:top w:val="none" w:sz="0" w:space="0" w:color="auto"/>
        <w:left w:val="none" w:sz="0" w:space="0" w:color="auto"/>
        <w:bottom w:val="none" w:sz="0" w:space="0" w:color="auto"/>
        <w:right w:val="none" w:sz="0" w:space="0" w:color="auto"/>
      </w:divBdr>
    </w:div>
    <w:div w:id="562065378">
      <w:marLeft w:val="0"/>
      <w:marRight w:val="0"/>
      <w:marTop w:val="0"/>
      <w:marBottom w:val="0"/>
      <w:divBdr>
        <w:top w:val="none" w:sz="0" w:space="0" w:color="auto"/>
        <w:left w:val="none" w:sz="0" w:space="0" w:color="auto"/>
        <w:bottom w:val="none" w:sz="0" w:space="0" w:color="auto"/>
        <w:right w:val="none" w:sz="0" w:space="0" w:color="auto"/>
      </w:divBdr>
    </w:div>
    <w:div w:id="562175394">
      <w:marLeft w:val="0"/>
      <w:marRight w:val="0"/>
      <w:marTop w:val="0"/>
      <w:marBottom w:val="0"/>
      <w:divBdr>
        <w:top w:val="none" w:sz="0" w:space="0" w:color="auto"/>
        <w:left w:val="none" w:sz="0" w:space="0" w:color="auto"/>
        <w:bottom w:val="none" w:sz="0" w:space="0" w:color="auto"/>
        <w:right w:val="none" w:sz="0" w:space="0" w:color="auto"/>
      </w:divBdr>
    </w:div>
    <w:div w:id="562299057">
      <w:marLeft w:val="0"/>
      <w:marRight w:val="0"/>
      <w:marTop w:val="0"/>
      <w:marBottom w:val="0"/>
      <w:divBdr>
        <w:top w:val="none" w:sz="0" w:space="0" w:color="auto"/>
        <w:left w:val="none" w:sz="0" w:space="0" w:color="auto"/>
        <w:bottom w:val="none" w:sz="0" w:space="0" w:color="auto"/>
        <w:right w:val="none" w:sz="0" w:space="0" w:color="auto"/>
      </w:divBdr>
    </w:div>
    <w:div w:id="562299430">
      <w:bodyDiv w:val="1"/>
      <w:marLeft w:val="0"/>
      <w:marRight w:val="0"/>
      <w:marTop w:val="0"/>
      <w:marBottom w:val="0"/>
      <w:divBdr>
        <w:top w:val="none" w:sz="0" w:space="0" w:color="auto"/>
        <w:left w:val="none" w:sz="0" w:space="0" w:color="auto"/>
        <w:bottom w:val="none" w:sz="0" w:space="0" w:color="auto"/>
        <w:right w:val="none" w:sz="0" w:space="0" w:color="auto"/>
      </w:divBdr>
    </w:div>
    <w:div w:id="562328889">
      <w:marLeft w:val="0"/>
      <w:marRight w:val="0"/>
      <w:marTop w:val="0"/>
      <w:marBottom w:val="0"/>
      <w:divBdr>
        <w:top w:val="none" w:sz="0" w:space="0" w:color="auto"/>
        <w:left w:val="none" w:sz="0" w:space="0" w:color="auto"/>
        <w:bottom w:val="none" w:sz="0" w:space="0" w:color="auto"/>
        <w:right w:val="none" w:sz="0" w:space="0" w:color="auto"/>
      </w:divBdr>
    </w:div>
    <w:div w:id="562331424">
      <w:marLeft w:val="0"/>
      <w:marRight w:val="0"/>
      <w:marTop w:val="0"/>
      <w:marBottom w:val="0"/>
      <w:divBdr>
        <w:top w:val="none" w:sz="0" w:space="0" w:color="auto"/>
        <w:left w:val="none" w:sz="0" w:space="0" w:color="auto"/>
        <w:bottom w:val="none" w:sz="0" w:space="0" w:color="auto"/>
        <w:right w:val="none" w:sz="0" w:space="0" w:color="auto"/>
      </w:divBdr>
    </w:div>
    <w:div w:id="562370419">
      <w:marLeft w:val="0"/>
      <w:marRight w:val="0"/>
      <w:marTop w:val="0"/>
      <w:marBottom w:val="0"/>
      <w:divBdr>
        <w:top w:val="none" w:sz="0" w:space="0" w:color="auto"/>
        <w:left w:val="none" w:sz="0" w:space="0" w:color="auto"/>
        <w:bottom w:val="none" w:sz="0" w:space="0" w:color="auto"/>
        <w:right w:val="none" w:sz="0" w:space="0" w:color="auto"/>
      </w:divBdr>
    </w:div>
    <w:div w:id="562519746">
      <w:marLeft w:val="0"/>
      <w:marRight w:val="0"/>
      <w:marTop w:val="0"/>
      <w:marBottom w:val="0"/>
      <w:divBdr>
        <w:top w:val="none" w:sz="0" w:space="0" w:color="auto"/>
        <w:left w:val="none" w:sz="0" w:space="0" w:color="auto"/>
        <w:bottom w:val="none" w:sz="0" w:space="0" w:color="auto"/>
        <w:right w:val="none" w:sz="0" w:space="0" w:color="auto"/>
      </w:divBdr>
    </w:div>
    <w:div w:id="562638689">
      <w:marLeft w:val="0"/>
      <w:marRight w:val="0"/>
      <w:marTop w:val="0"/>
      <w:marBottom w:val="0"/>
      <w:divBdr>
        <w:top w:val="none" w:sz="0" w:space="0" w:color="auto"/>
        <w:left w:val="none" w:sz="0" w:space="0" w:color="auto"/>
        <w:bottom w:val="none" w:sz="0" w:space="0" w:color="auto"/>
        <w:right w:val="none" w:sz="0" w:space="0" w:color="auto"/>
      </w:divBdr>
    </w:div>
    <w:div w:id="562643613">
      <w:marLeft w:val="0"/>
      <w:marRight w:val="0"/>
      <w:marTop w:val="0"/>
      <w:marBottom w:val="0"/>
      <w:divBdr>
        <w:top w:val="none" w:sz="0" w:space="0" w:color="auto"/>
        <w:left w:val="none" w:sz="0" w:space="0" w:color="auto"/>
        <w:bottom w:val="none" w:sz="0" w:space="0" w:color="auto"/>
        <w:right w:val="none" w:sz="0" w:space="0" w:color="auto"/>
      </w:divBdr>
    </w:div>
    <w:div w:id="562790075">
      <w:marLeft w:val="0"/>
      <w:marRight w:val="0"/>
      <w:marTop w:val="0"/>
      <w:marBottom w:val="0"/>
      <w:divBdr>
        <w:top w:val="none" w:sz="0" w:space="0" w:color="auto"/>
        <w:left w:val="none" w:sz="0" w:space="0" w:color="auto"/>
        <w:bottom w:val="none" w:sz="0" w:space="0" w:color="auto"/>
        <w:right w:val="none" w:sz="0" w:space="0" w:color="auto"/>
      </w:divBdr>
    </w:div>
    <w:div w:id="562838138">
      <w:marLeft w:val="0"/>
      <w:marRight w:val="0"/>
      <w:marTop w:val="0"/>
      <w:marBottom w:val="0"/>
      <w:divBdr>
        <w:top w:val="none" w:sz="0" w:space="0" w:color="auto"/>
        <w:left w:val="none" w:sz="0" w:space="0" w:color="auto"/>
        <w:bottom w:val="none" w:sz="0" w:space="0" w:color="auto"/>
        <w:right w:val="none" w:sz="0" w:space="0" w:color="auto"/>
      </w:divBdr>
    </w:div>
    <w:div w:id="562910990">
      <w:marLeft w:val="0"/>
      <w:marRight w:val="0"/>
      <w:marTop w:val="0"/>
      <w:marBottom w:val="0"/>
      <w:divBdr>
        <w:top w:val="none" w:sz="0" w:space="0" w:color="auto"/>
        <w:left w:val="none" w:sz="0" w:space="0" w:color="auto"/>
        <w:bottom w:val="none" w:sz="0" w:space="0" w:color="auto"/>
        <w:right w:val="none" w:sz="0" w:space="0" w:color="auto"/>
      </w:divBdr>
    </w:div>
    <w:div w:id="562986789">
      <w:marLeft w:val="0"/>
      <w:marRight w:val="0"/>
      <w:marTop w:val="0"/>
      <w:marBottom w:val="0"/>
      <w:divBdr>
        <w:top w:val="none" w:sz="0" w:space="0" w:color="auto"/>
        <w:left w:val="none" w:sz="0" w:space="0" w:color="auto"/>
        <w:bottom w:val="none" w:sz="0" w:space="0" w:color="auto"/>
        <w:right w:val="none" w:sz="0" w:space="0" w:color="auto"/>
      </w:divBdr>
    </w:div>
    <w:div w:id="563025976">
      <w:marLeft w:val="0"/>
      <w:marRight w:val="0"/>
      <w:marTop w:val="0"/>
      <w:marBottom w:val="0"/>
      <w:divBdr>
        <w:top w:val="none" w:sz="0" w:space="0" w:color="auto"/>
        <w:left w:val="none" w:sz="0" w:space="0" w:color="auto"/>
        <w:bottom w:val="none" w:sz="0" w:space="0" w:color="auto"/>
        <w:right w:val="none" w:sz="0" w:space="0" w:color="auto"/>
      </w:divBdr>
    </w:div>
    <w:div w:id="563100062">
      <w:marLeft w:val="0"/>
      <w:marRight w:val="0"/>
      <w:marTop w:val="0"/>
      <w:marBottom w:val="0"/>
      <w:divBdr>
        <w:top w:val="none" w:sz="0" w:space="0" w:color="auto"/>
        <w:left w:val="none" w:sz="0" w:space="0" w:color="auto"/>
        <w:bottom w:val="none" w:sz="0" w:space="0" w:color="auto"/>
        <w:right w:val="none" w:sz="0" w:space="0" w:color="auto"/>
      </w:divBdr>
    </w:div>
    <w:div w:id="563105687">
      <w:marLeft w:val="0"/>
      <w:marRight w:val="0"/>
      <w:marTop w:val="0"/>
      <w:marBottom w:val="0"/>
      <w:divBdr>
        <w:top w:val="none" w:sz="0" w:space="0" w:color="auto"/>
        <w:left w:val="none" w:sz="0" w:space="0" w:color="auto"/>
        <w:bottom w:val="none" w:sz="0" w:space="0" w:color="auto"/>
        <w:right w:val="none" w:sz="0" w:space="0" w:color="auto"/>
      </w:divBdr>
    </w:div>
    <w:div w:id="563105962">
      <w:marLeft w:val="0"/>
      <w:marRight w:val="0"/>
      <w:marTop w:val="0"/>
      <w:marBottom w:val="0"/>
      <w:divBdr>
        <w:top w:val="none" w:sz="0" w:space="0" w:color="auto"/>
        <w:left w:val="none" w:sz="0" w:space="0" w:color="auto"/>
        <w:bottom w:val="none" w:sz="0" w:space="0" w:color="auto"/>
        <w:right w:val="none" w:sz="0" w:space="0" w:color="auto"/>
      </w:divBdr>
    </w:div>
    <w:div w:id="563296422">
      <w:marLeft w:val="0"/>
      <w:marRight w:val="0"/>
      <w:marTop w:val="0"/>
      <w:marBottom w:val="0"/>
      <w:divBdr>
        <w:top w:val="none" w:sz="0" w:space="0" w:color="auto"/>
        <w:left w:val="none" w:sz="0" w:space="0" w:color="auto"/>
        <w:bottom w:val="none" w:sz="0" w:space="0" w:color="auto"/>
        <w:right w:val="none" w:sz="0" w:space="0" w:color="auto"/>
      </w:divBdr>
    </w:div>
    <w:div w:id="563377691">
      <w:marLeft w:val="0"/>
      <w:marRight w:val="0"/>
      <w:marTop w:val="0"/>
      <w:marBottom w:val="0"/>
      <w:divBdr>
        <w:top w:val="none" w:sz="0" w:space="0" w:color="auto"/>
        <w:left w:val="none" w:sz="0" w:space="0" w:color="auto"/>
        <w:bottom w:val="none" w:sz="0" w:space="0" w:color="auto"/>
        <w:right w:val="none" w:sz="0" w:space="0" w:color="auto"/>
      </w:divBdr>
    </w:div>
    <w:div w:id="563444411">
      <w:marLeft w:val="0"/>
      <w:marRight w:val="0"/>
      <w:marTop w:val="0"/>
      <w:marBottom w:val="0"/>
      <w:divBdr>
        <w:top w:val="none" w:sz="0" w:space="0" w:color="auto"/>
        <w:left w:val="none" w:sz="0" w:space="0" w:color="auto"/>
        <w:bottom w:val="none" w:sz="0" w:space="0" w:color="auto"/>
        <w:right w:val="none" w:sz="0" w:space="0" w:color="auto"/>
      </w:divBdr>
    </w:div>
    <w:div w:id="563492309">
      <w:marLeft w:val="0"/>
      <w:marRight w:val="0"/>
      <w:marTop w:val="0"/>
      <w:marBottom w:val="0"/>
      <w:divBdr>
        <w:top w:val="none" w:sz="0" w:space="0" w:color="auto"/>
        <w:left w:val="none" w:sz="0" w:space="0" w:color="auto"/>
        <w:bottom w:val="none" w:sz="0" w:space="0" w:color="auto"/>
        <w:right w:val="none" w:sz="0" w:space="0" w:color="auto"/>
      </w:divBdr>
    </w:div>
    <w:div w:id="563563088">
      <w:marLeft w:val="0"/>
      <w:marRight w:val="0"/>
      <w:marTop w:val="0"/>
      <w:marBottom w:val="0"/>
      <w:divBdr>
        <w:top w:val="none" w:sz="0" w:space="0" w:color="auto"/>
        <w:left w:val="none" w:sz="0" w:space="0" w:color="auto"/>
        <w:bottom w:val="none" w:sz="0" w:space="0" w:color="auto"/>
        <w:right w:val="none" w:sz="0" w:space="0" w:color="auto"/>
      </w:divBdr>
    </w:div>
    <w:div w:id="563564067">
      <w:marLeft w:val="0"/>
      <w:marRight w:val="0"/>
      <w:marTop w:val="0"/>
      <w:marBottom w:val="0"/>
      <w:divBdr>
        <w:top w:val="none" w:sz="0" w:space="0" w:color="auto"/>
        <w:left w:val="none" w:sz="0" w:space="0" w:color="auto"/>
        <w:bottom w:val="none" w:sz="0" w:space="0" w:color="auto"/>
        <w:right w:val="none" w:sz="0" w:space="0" w:color="auto"/>
      </w:divBdr>
    </w:div>
    <w:div w:id="563567810">
      <w:marLeft w:val="0"/>
      <w:marRight w:val="0"/>
      <w:marTop w:val="0"/>
      <w:marBottom w:val="0"/>
      <w:divBdr>
        <w:top w:val="none" w:sz="0" w:space="0" w:color="auto"/>
        <w:left w:val="none" w:sz="0" w:space="0" w:color="auto"/>
        <w:bottom w:val="none" w:sz="0" w:space="0" w:color="auto"/>
        <w:right w:val="none" w:sz="0" w:space="0" w:color="auto"/>
      </w:divBdr>
    </w:div>
    <w:div w:id="563639655">
      <w:marLeft w:val="0"/>
      <w:marRight w:val="0"/>
      <w:marTop w:val="0"/>
      <w:marBottom w:val="0"/>
      <w:divBdr>
        <w:top w:val="none" w:sz="0" w:space="0" w:color="auto"/>
        <w:left w:val="none" w:sz="0" w:space="0" w:color="auto"/>
        <w:bottom w:val="none" w:sz="0" w:space="0" w:color="auto"/>
        <w:right w:val="none" w:sz="0" w:space="0" w:color="auto"/>
      </w:divBdr>
    </w:div>
    <w:div w:id="563756095">
      <w:marLeft w:val="0"/>
      <w:marRight w:val="0"/>
      <w:marTop w:val="0"/>
      <w:marBottom w:val="0"/>
      <w:divBdr>
        <w:top w:val="none" w:sz="0" w:space="0" w:color="auto"/>
        <w:left w:val="none" w:sz="0" w:space="0" w:color="auto"/>
        <w:bottom w:val="none" w:sz="0" w:space="0" w:color="auto"/>
        <w:right w:val="none" w:sz="0" w:space="0" w:color="auto"/>
      </w:divBdr>
    </w:div>
    <w:div w:id="563879546">
      <w:marLeft w:val="0"/>
      <w:marRight w:val="0"/>
      <w:marTop w:val="0"/>
      <w:marBottom w:val="0"/>
      <w:divBdr>
        <w:top w:val="none" w:sz="0" w:space="0" w:color="auto"/>
        <w:left w:val="none" w:sz="0" w:space="0" w:color="auto"/>
        <w:bottom w:val="none" w:sz="0" w:space="0" w:color="auto"/>
        <w:right w:val="none" w:sz="0" w:space="0" w:color="auto"/>
      </w:divBdr>
    </w:div>
    <w:div w:id="563957081">
      <w:marLeft w:val="0"/>
      <w:marRight w:val="0"/>
      <w:marTop w:val="0"/>
      <w:marBottom w:val="0"/>
      <w:divBdr>
        <w:top w:val="none" w:sz="0" w:space="0" w:color="auto"/>
        <w:left w:val="none" w:sz="0" w:space="0" w:color="auto"/>
        <w:bottom w:val="none" w:sz="0" w:space="0" w:color="auto"/>
        <w:right w:val="none" w:sz="0" w:space="0" w:color="auto"/>
      </w:divBdr>
    </w:div>
    <w:div w:id="564024423">
      <w:marLeft w:val="0"/>
      <w:marRight w:val="0"/>
      <w:marTop w:val="0"/>
      <w:marBottom w:val="0"/>
      <w:divBdr>
        <w:top w:val="none" w:sz="0" w:space="0" w:color="auto"/>
        <w:left w:val="none" w:sz="0" w:space="0" w:color="auto"/>
        <w:bottom w:val="none" w:sz="0" w:space="0" w:color="auto"/>
        <w:right w:val="none" w:sz="0" w:space="0" w:color="auto"/>
      </w:divBdr>
    </w:div>
    <w:div w:id="564148158">
      <w:bodyDiv w:val="1"/>
      <w:marLeft w:val="0"/>
      <w:marRight w:val="0"/>
      <w:marTop w:val="0"/>
      <w:marBottom w:val="0"/>
      <w:divBdr>
        <w:top w:val="none" w:sz="0" w:space="0" w:color="auto"/>
        <w:left w:val="none" w:sz="0" w:space="0" w:color="auto"/>
        <w:bottom w:val="none" w:sz="0" w:space="0" w:color="auto"/>
        <w:right w:val="none" w:sz="0" w:space="0" w:color="auto"/>
      </w:divBdr>
    </w:div>
    <w:div w:id="564223871">
      <w:marLeft w:val="0"/>
      <w:marRight w:val="0"/>
      <w:marTop w:val="0"/>
      <w:marBottom w:val="0"/>
      <w:divBdr>
        <w:top w:val="none" w:sz="0" w:space="0" w:color="auto"/>
        <w:left w:val="none" w:sz="0" w:space="0" w:color="auto"/>
        <w:bottom w:val="none" w:sz="0" w:space="0" w:color="auto"/>
        <w:right w:val="none" w:sz="0" w:space="0" w:color="auto"/>
      </w:divBdr>
    </w:div>
    <w:div w:id="564340289">
      <w:marLeft w:val="0"/>
      <w:marRight w:val="0"/>
      <w:marTop w:val="0"/>
      <w:marBottom w:val="0"/>
      <w:divBdr>
        <w:top w:val="none" w:sz="0" w:space="0" w:color="auto"/>
        <w:left w:val="none" w:sz="0" w:space="0" w:color="auto"/>
        <w:bottom w:val="none" w:sz="0" w:space="0" w:color="auto"/>
        <w:right w:val="none" w:sz="0" w:space="0" w:color="auto"/>
      </w:divBdr>
    </w:div>
    <w:div w:id="564411308">
      <w:marLeft w:val="0"/>
      <w:marRight w:val="0"/>
      <w:marTop w:val="0"/>
      <w:marBottom w:val="0"/>
      <w:divBdr>
        <w:top w:val="none" w:sz="0" w:space="0" w:color="auto"/>
        <w:left w:val="none" w:sz="0" w:space="0" w:color="auto"/>
        <w:bottom w:val="none" w:sz="0" w:space="0" w:color="auto"/>
        <w:right w:val="none" w:sz="0" w:space="0" w:color="auto"/>
      </w:divBdr>
    </w:div>
    <w:div w:id="564606346">
      <w:marLeft w:val="0"/>
      <w:marRight w:val="0"/>
      <w:marTop w:val="0"/>
      <w:marBottom w:val="0"/>
      <w:divBdr>
        <w:top w:val="none" w:sz="0" w:space="0" w:color="auto"/>
        <w:left w:val="none" w:sz="0" w:space="0" w:color="auto"/>
        <w:bottom w:val="none" w:sz="0" w:space="0" w:color="auto"/>
        <w:right w:val="none" w:sz="0" w:space="0" w:color="auto"/>
      </w:divBdr>
    </w:div>
    <w:div w:id="564685463">
      <w:marLeft w:val="0"/>
      <w:marRight w:val="0"/>
      <w:marTop w:val="0"/>
      <w:marBottom w:val="0"/>
      <w:divBdr>
        <w:top w:val="none" w:sz="0" w:space="0" w:color="auto"/>
        <w:left w:val="none" w:sz="0" w:space="0" w:color="auto"/>
        <w:bottom w:val="none" w:sz="0" w:space="0" w:color="auto"/>
        <w:right w:val="none" w:sz="0" w:space="0" w:color="auto"/>
      </w:divBdr>
    </w:div>
    <w:div w:id="564796482">
      <w:marLeft w:val="0"/>
      <w:marRight w:val="0"/>
      <w:marTop w:val="0"/>
      <w:marBottom w:val="0"/>
      <w:divBdr>
        <w:top w:val="none" w:sz="0" w:space="0" w:color="auto"/>
        <w:left w:val="none" w:sz="0" w:space="0" w:color="auto"/>
        <w:bottom w:val="none" w:sz="0" w:space="0" w:color="auto"/>
        <w:right w:val="none" w:sz="0" w:space="0" w:color="auto"/>
      </w:divBdr>
    </w:div>
    <w:div w:id="564800846">
      <w:marLeft w:val="0"/>
      <w:marRight w:val="0"/>
      <w:marTop w:val="0"/>
      <w:marBottom w:val="0"/>
      <w:divBdr>
        <w:top w:val="none" w:sz="0" w:space="0" w:color="auto"/>
        <w:left w:val="none" w:sz="0" w:space="0" w:color="auto"/>
        <w:bottom w:val="none" w:sz="0" w:space="0" w:color="auto"/>
        <w:right w:val="none" w:sz="0" w:space="0" w:color="auto"/>
      </w:divBdr>
    </w:div>
    <w:div w:id="564991012">
      <w:marLeft w:val="0"/>
      <w:marRight w:val="0"/>
      <w:marTop w:val="0"/>
      <w:marBottom w:val="0"/>
      <w:divBdr>
        <w:top w:val="none" w:sz="0" w:space="0" w:color="auto"/>
        <w:left w:val="none" w:sz="0" w:space="0" w:color="auto"/>
        <w:bottom w:val="none" w:sz="0" w:space="0" w:color="auto"/>
        <w:right w:val="none" w:sz="0" w:space="0" w:color="auto"/>
      </w:divBdr>
    </w:div>
    <w:div w:id="564998577">
      <w:marLeft w:val="0"/>
      <w:marRight w:val="0"/>
      <w:marTop w:val="0"/>
      <w:marBottom w:val="0"/>
      <w:divBdr>
        <w:top w:val="none" w:sz="0" w:space="0" w:color="auto"/>
        <w:left w:val="none" w:sz="0" w:space="0" w:color="auto"/>
        <w:bottom w:val="none" w:sz="0" w:space="0" w:color="auto"/>
        <w:right w:val="none" w:sz="0" w:space="0" w:color="auto"/>
      </w:divBdr>
    </w:div>
    <w:div w:id="565070795">
      <w:marLeft w:val="0"/>
      <w:marRight w:val="0"/>
      <w:marTop w:val="0"/>
      <w:marBottom w:val="0"/>
      <w:divBdr>
        <w:top w:val="none" w:sz="0" w:space="0" w:color="auto"/>
        <w:left w:val="none" w:sz="0" w:space="0" w:color="auto"/>
        <w:bottom w:val="none" w:sz="0" w:space="0" w:color="auto"/>
        <w:right w:val="none" w:sz="0" w:space="0" w:color="auto"/>
      </w:divBdr>
    </w:div>
    <w:div w:id="565072707">
      <w:marLeft w:val="0"/>
      <w:marRight w:val="0"/>
      <w:marTop w:val="0"/>
      <w:marBottom w:val="0"/>
      <w:divBdr>
        <w:top w:val="none" w:sz="0" w:space="0" w:color="auto"/>
        <w:left w:val="none" w:sz="0" w:space="0" w:color="auto"/>
        <w:bottom w:val="none" w:sz="0" w:space="0" w:color="auto"/>
        <w:right w:val="none" w:sz="0" w:space="0" w:color="auto"/>
      </w:divBdr>
    </w:div>
    <w:div w:id="565144542">
      <w:marLeft w:val="0"/>
      <w:marRight w:val="0"/>
      <w:marTop w:val="0"/>
      <w:marBottom w:val="0"/>
      <w:divBdr>
        <w:top w:val="none" w:sz="0" w:space="0" w:color="auto"/>
        <w:left w:val="none" w:sz="0" w:space="0" w:color="auto"/>
        <w:bottom w:val="none" w:sz="0" w:space="0" w:color="auto"/>
        <w:right w:val="none" w:sz="0" w:space="0" w:color="auto"/>
      </w:divBdr>
    </w:div>
    <w:div w:id="565341366">
      <w:marLeft w:val="0"/>
      <w:marRight w:val="0"/>
      <w:marTop w:val="0"/>
      <w:marBottom w:val="0"/>
      <w:divBdr>
        <w:top w:val="none" w:sz="0" w:space="0" w:color="auto"/>
        <w:left w:val="none" w:sz="0" w:space="0" w:color="auto"/>
        <w:bottom w:val="none" w:sz="0" w:space="0" w:color="auto"/>
        <w:right w:val="none" w:sz="0" w:space="0" w:color="auto"/>
      </w:divBdr>
    </w:div>
    <w:div w:id="565379765">
      <w:bodyDiv w:val="1"/>
      <w:marLeft w:val="0"/>
      <w:marRight w:val="0"/>
      <w:marTop w:val="0"/>
      <w:marBottom w:val="0"/>
      <w:divBdr>
        <w:top w:val="none" w:sz="0" w:space="0" w:color="auto"/>
        <w:left w:val="none" w:sz="0" w:space="0" w:color="auto"/>
        <w:bottom w:val="none" w:sz="0" w:space="0" w:color="auto"/>
        <w:right w:val="none" w:sz="0" w:space="0" w:color="auto"/>
      </w:divBdr>
    </w:div>
    <w:div w:id="565457055">
      <w:marLeft w:val="0"/>
      <w:marRight w:val="0"/>
      <w:marTop w:val="0"/>
      <w:marBottom w:val="0"/>
      <w:divBdr>
        <w:top w:val="none" w:sz="0" w:space="0" w:color="auto"/>
        <w:left w:val="none" w:sz="0" w:space="0" w:color="auto"/>
        <w:bottom w:val="none" w:sz="0" w:space="0" w:color="auto"/>
        <w:right w:val="none" w:sz="0" w:space="0" w:color="auto"/>
      </w:divBdr>
    </w:div>
    <w:div w:id="565457449">
      <w:marLeft w:val="0"/>
      <w:marRight w:val="0"/>
      <w:marTop w:val="0"/>
      <w:marBottom w:val="0"/>
      <w:divBdr>
        <w:top w:val="none" w:sz="0" w:space="0" w:color="auto"/>
        <w:left w:val="none" w:sz="0" w:space="0" w:color="auto"/>
        <w:bottom w:val="none" w:sz="0" w:space="0" w:color="auto"/>
        <w:right w:val="none" w:sz="0" w:space="0" w:color="auto"/>
      </w:divBdr>
    </w:div>
    <w:div w:id="565533005">
      <w:marLeft w:val="0"/>
      <w:marRight w:val="0"/>
      <w:marTop w:val="0"/>
      <w:marBottom w:val="0"/>
      <w:divBdr>
        <w:top w:val="none" w:sz="0" w:space="0" w:color="auto"/>
        <w:left w:val="none" w:sz="0" w:space="0" w:color="auto"/>
        <w:bottom w:val="none" w:sz="0" w:space="0" w:color="auto"/>
        <w:right w:val="none" w:sz="0" w:space="0" w:color="auto"/>
      </w:divBdr>
    </w:div>
    <w:div w:id="565533539">
      <w:marLeft w:val="0"/>
      <w:marRight w:val="0"/>
      <w:marTop w:val="0"/>
      <w:marBottom w:val="0"/>
      <w:divBdr>
        <w:top w:val="none" w:sz="0" w:space="0" w:color="auto"/>
        <w:left w:val="none" w:sz="0" w:space="0" w:color="auto"/>
        <w:bottom w:val="none" w:sz="0" w:space="0" w:color="auto"/>
        <w:right w:val="none" w:sz="0" w:space="0" w:color="auto"/>
      </w:divBdr>
    </w:div>
    <w:div w:id="565645053">
      <w:marLeft w:val="0"/>
      <w:marRight w:val="0"/>
      <w:marTop w:val="0"/>
      <w:marBottom w:val="0"/>
      <w:divBdr>
        <w:top w:val="none" w:sz="0" w:space="0" w:color="auto"/>
        <w:left w:val="none" w:sz="0" w:space="0" w:color="auto"/>
        <w:bottom w:val="none" w:sz="0" w:space="0" w:color="auto"/>
        <w:right w:val="none" w:sz="0" w:space="0" w:color="auto"/>
      </w:divBdr>
    </w:div>
    <w:div w:id="565648030">
      <w:marLeft w:val="0"/>
      <w:marRight w:val="0"/>
      <w:marTop w:val="0"/>
      <w:marBottom w:val="0"/>
      <w:divBdr>
        <w:top w:val="none" w:sz="0" w:space="0" w:color="auto"/>
        <w:left w:val="none" w:sz="0" w:space="0" w:color="auto"/>
        <w:bottom w:val="none" w:sz="0" w:space="0" w:color="auto"/>
        <w:right w:val="none" w:sz="0" w:space="0" w:color="auto"/>
      </w:divBdr>
    </w:div>
    <w:div w:id="565915658">
      <w:marLeft w:val="0"/>
      <w:marRight w:val="0"/>
      <w:marTop w:val="0"/>
      <w:marBottom w:val="0"/>
      <w:divBdr>
        <w:top w:val="none" w:sz="0" w:space="0" w:color="auto"/>
        <w:left w:val="none" w:sz="0" w:space="0" w:color="auto"/>
        <w:bottom w:val="none" w:sz="0" w:space="0" w:color="auto"/>
        <w:right w:val="none" w:sz="0" w:space="0" w:color="auto"/>
      </w:divBdr>
    </w:div>
    <w:div w:id="565919004">
      <w:marLeft w:val="0"/>
      <w:marRight w:val="0"/>
      <w:marTop w:val="0"/>
      <w:marBottom w:val="0"/>
      <w:divBdr>
        <w:top w:val="none" w:sz="0" w:space="0" w:color="auto"/>
        <w:left w:val="none" w:sz="0" w:space="0" w:color="auto"/>
        <w:bottom w:val="none" w:sz="0" w:space="0" w:color="auto"/>
        <w:right w:val="none" w:sz="0" w:space="0" w:color="auto"/>
      </w:divBdr>
    </w:div>
    <w:div w:id="565989162">
      <w:marLeft w:val="0"/>
      <w:marRight w:val="0"/>
      <w:marTop w:val="0"/>
      <w:marBottom w:val="0"/>
      <w:divBdr>
        <w:top w:val="none" w:sz="0" w:space="0" w:color="auto"/>
        <w:left w:val="none" w:sz="0" w:space="0" w:color="auto"/>
        <w:bottom w:val="none" w:sz="0" w:space="0" w:color="auto"/>
        <w:right w:val="none" w:sz="0" w:space="0" w:color="auto"/>
      </w:divBdr>
    </w:div>
    <w:div w:id="565990046">
      <w:marLeft w:val="0"/>
      <w:marRight w:val="0"/>
      <w:marTop w:val="0"/>
      <w:marBottom w:val="0"/>
      <w:divBdr>
        <w:top w:val="none" w:sz="0" w:space="0" w:color="auto"/>
        <w:left w:val="none" w:sz="0" w:space="0" w:color="auto"/>
        <w:bottom w:val="none" w:sz="0" w:space="0" w:color="auto"/>
        <w:right w:val="none" w:sz="0" w:space="0" w:color="auto"/>
      </w:divBdr>
    </w:div>
    <w:div w:id="565996490">
      <w:marLeft w:val="0"/>
      <w:marRight w:val="0"/>
      <w:marTop w:val="0"/>
      <w:marBottom w:val="0"/>
      <w:divBdr>
        <w:top w:val="none" w:sz="0" w:space="0" w:color="auto"/>
        <w:left w:val="none" w:sz="0" w:space="0" w:color="auto"/>
        <w:bottom w:val="none" w:sz="0" w:space="0" w:color="auto"/>
        <w:right w:val="none" w:sz="0" w:space="0" w:color="auto"/>
      </w:divBdr>
    </w:div>
    <w:div w:id="565996682">
      <w:marLeft w:val="0"/>
      <w:marRight w:val="0"/>
      <w:marTop w:val="0"/>
      <w:marBottom w:val="0"/>
      <w:divBdr>
        <w:top w:val="none" w:sz="0" w:space="0" w:color="auto"/>
        <w:left w:val="none" w:sz="0" w:space="0" w:color="auto"/>
        <w:bottom w:val="none" w:sz="0" w:space="0" w:color="auto"/>
        <w:right w:val="none" w:sz="0" w:space="0" w:color="auto"/>
      </w:divBdr>
    </w:div>
    <w:div w:id="566066079">
      <w:marLeft w:val="0"/>
      <w:marRight w:val="0"/>
      <w:marTop w:val="0"/>
      <w:marBottom w:val="0"/>
      <w:divBdr>
        <w:top w:val="none" w:sz="0" w:space="0" w:color="auto"/>
        <w:left w:val="none" w:sz="0" w:space="0" w:color="auto"/>
        <w:bottom w:val="none" w:sz="0" w:space="0" w:color="auto"/>
        <w:right w:val="none" w:sz="0" w:space="0" w:color="auto"/>
      </w:divBdr>
    </w:div>
    <w:div w:id="566184689">
      <w:marLeft w:val="0"/>
      <w:marRight w:val="0"/>
      <w:marTop w:val="0"/>
      <w:marBottom w:val="0"/>
      <w:divBdr>
        <w:top w:val="none" w:sz="0" w:space="0" w:color="auto"/>
        <w:left w:val="none" w:sz="0" w:space="0" w:color="auto"/>
        <w:bottom w:val="none" w:sz="0" w:space="0" w:color="auto"/>
        <w:right w:val="none" w:sz="0" w:space="0" w:color="auto"/>
      </w:divBdr>
    </w:div>
    <w:div w:id="566185893">
      <w:marLeft w:val="0"/>
      <w:marRight w:val="0"/>
      <w:marTop w:val="0"/>
      <w:marBottom w:val="0"/>
      <w:divBdr>
        <w:top w:val="none" w:sz="0" w:space="0" w:color="auto"/>
        <w:left w:val="none" w:sz="0" w:space="0" w:color="auto"/>
        <w:bottom w:val="none" w:sz="0" w:space="0" w:color="auto"/>
        <w:right w:val="none" w:sz="0" w:space="0" w:color="auto"/>
      </w:divBdr>
    </w:div>
    <w:div w:id="566233483">
      <w:marLeft w:val="0"/>
      <w:marRight w:val="0"/>
      <w:marTop w:val="0"/>
      <w:marBottom w:val="0"/>
      <w:divBdr>
        <w:top w:val="none" w:sz="0" w:space="0" w:color="auto"/>
        <w:left w:val="none" w:sz="0" w:space="0" w:color="auto"/>
        <w:bottom w:val="none" w:sz="0" w:space="0" w:color="auto"/>
        <w:right w:val="none" w:sz="0" w:space="0" w:color="auto"/>
      </w:divBdr>
    </w:div>
    <w:div w:id="566234641">
      <w:marLeft w:val="0"/>
      <w:marRight w:val="0"/>
      <w:marTop w:val="0"/>
      <w:marBottom w:val="0"/>
      <w:divBdr>
        <w:top w:val="none" w:sz="0" w:space="0" w:color="auto"/>
        <w:left w:val="none" w:sz="0" w:space="0" w:color="auto"/>
        <w:bottom w:val="none" w:sz="0" w:space="0" w:color="auto"/>
        <w:right w:val="none" w:sz="0" w:space="0" w:color="auto"/>
      </w:divBdr>
    </w:div>
    <w:div w:id="566257767">
      <w:marLeft w:val="0"/>
      <w:marRight w:val="0"/>
      <w:marTop w:val="0"/>
      <w:marBottom w:val="0"/>
      <w:divBdr>
        <w:top w:val="none" w:sz="0" w:space="0" w:color="auto"/>
        <w:left w:val="none" w:sz="0" w:space="0" w:color="auto"/>
        <w:bottom w:val="none" w:sz="0" w:space="0" w:color="auto"/>
        <w:right w:val="none" w:sz="0" w:space="0" w:color="auto"/>
      </w:divBdr>
    </w:div>
    <w:div w:id="566383315">
      <w:marLeft w:val="0"/>
      <w:marRight w:val="0"/>
      <w:marTop w:val="0"/>
      <w:marBottom w:val="0"/>
      <w:divBdr>
        <w:top w:val="none" w:sz="0" w:space="0" w:color="auto"/>
        <w:left w:val="none" w:sz="0" w:space="0" w:color="auto"/>
        <w:bottom w:val="none" w:sz="0" w:space="0" w:color="auto"/>
        <w:right w:val="none" w:sz="0" w:space="0" w:color="auto"/>
      </w:divBdr>
    </w:div>
    <w:div w:id="566456662">
      <w:marLeft w:val="0"/>
      <w:marRight w:val="0"/>
      <w:marTop w:val="0"/>
      <w:marBottom w:val="0"/>
      <w:divBdr>
        <w:top w:val="none" w:sz="0" w:space="0" w:color="auto"/>
        <w:left w:val="none" w:sz="0" w:space="0" w:color="auto"/>
        <w:bottom w:val="none" w:sz="0" w:space="0" w:color="auto"/>
        <w:right w:val="none" w:sz="0" w:space="0" w:color="auto"/>
      </w:divBdr>
    </w:div>
    <w:div w:id="566496942">
      <w:marLeft w:val="0"/>
      <w:marRight w:val="0"/>
      <w:marTop w:val="0"/>
      <w:marBottom w:val="0"/>
      <w:divBdr>
        <w:top w:val="none" w:sz="0" w:space="0" w:color="auto"/>
        <w:left w:val="none" w:sz="0" w:space="0" w:color="auto"/>
        <w:bottom w:val="none" w:sz="0" w:space="0" w:color="auto"/>
        <w:right w:val="none" w:sz="0" w:space="0" w:color="auto"/>
      </w:divBdr>
    </w:div>
    <w:div w:id="566499572">
      <w:marLeft w:val="0"/>
      <w:marRight w:val="0"/>
      <w:marTop w:val="0"/>
      <w:marBottom w:val="0"/>
      <w:divBdr>
        <w:top w:val="none" w:sz="0" w:space="0" w:color="auto"/>
        <w:left w:val="none" w:sz="0" w:space="0" w:color="auto"/>
        <w:bottom w:val="none" w:sz="0" w:space="0" w:color="auto"/>
        <w:right w:val="none" w:sz="0" w:space="0" w:color="auto"/>
      </w:divBdr>
    </w:div>
    <w:div w:id="566570423">
      <w:bodyDiv w:val="1"/>
      <w:marLeft w:val="0"/>
      <w:marRight w:val="0"/>
      <w:marTop w:val="0"/>
      <w:marBottom w:val="0"/>
      <w:divBdr>
        <w:top w:val="none" w:sz="0" w:space="0" w:color="auto"/>
        <w:left w:val="none" w:sz="0" w:space="0" w:color="auto"/>
        <w:bottom w:val="none" w:sz="0" w:space="0" w:color="auto"/>
        <w:right w:val="none" w:sz="0" w:space="0" w:color="auto"/>
      </w:divBdr>
    </w:div>
    <w:div w:id="566571955">
      <w:marLeft w:val="0"/>
      <w:marRight w:val="0"/>
      <w:marTop w:val="0"/>
      <w:marBottom w:val="0"/>
      <w:divBdr>
        <w:top w:val="none" w:sz="0" w:space="0" w:color="auto"/>
        <w:left w:val="none" w:sz="0" w:space="0" w:color="auto"/>
        <w:bottom w:val="none" w:sz="0" w:space="0" w:color="auto"/>
        <w:right w:val="none" w:sz="0" w:space="0" w:color="auto"/>
      </w:divBdr>
    </w:div>
    <w:div w:id="566573500">
      <w:marLeft w:val="0"/>
      <w:marRight w:val="0"/>
      <w:marTop w:val="0"/>
      <w:marBottom w:val="0"/>
      <w:divBdr>
        <w:top w:val="none" w:sz="0" w:space="0" w:color="auto"/>
        <w:left w:val="none" w:sz="0" w:space="0" w:color="auto"/>
        <w:bottom w:val="none" w:sz="0" w:space="0" w:color="auto"/>
        <w:right w:val="none" w:sz="0" w:space="0" w:color="auto"/>
      </w:divBdr>
    </w:div>
    <w:div w:id="566574846">
      <w:marLeft w:val="0"/>
      <w:marRight w:val="0"/>
      <w:marTop w:val="0"/>
      <w:marBottom w:val="0"/>
      <w:divBdr>
        <w:top w:val="none" w:sz="0" w:space="0" w:color="auto"/>
        <w:left w:val="none" w:sz="0" w:space="0" w:color="auto"/>
        <w:bottom w:val="none" w:sz="0" w:space="0" w:color="auto"/>
        <w:right w:val="none" w:sz="0" w:space="0" w:color="auto"/>
      </w:divBdr>
    </w:div>
    <w:div w:id="566646262">
      <w:marLeft w:val="0"/>
      <w:marRight w:val="0"/>
      <w:marTop w:val="0"/>
      <w:marBottom w:val="0"/>
      <w:divBdr>
        <w:top w:val="none" w:sz="0" w:space="0" w:color="auto"/>
        <w:left w:val="none" w:sz="0" w:space="0" w:color="auto"/>
        <w:bottom w:val="none" w:sz="0" w:space="0" w:color="auto"/>
        <w:right w:val="none" w:sz="0" w:space="0" w:color="auto"/>
      </w:divBdr>
    </w:div>
    <w:div w:id="566959365">
      <w:marLeft w:val="0"/>
      <w:marRight w:val="0"/>
      <w:marTop w:val="0"/>
      <w:marBottom w:val="0"/>
      <w:divBdr>
        <w:top w:val="none" w:sz="0" w:space="0" w:color="auto"/>
        <w:left w:val="none" w:sz="0" w:space="0" w:color="auto"/>
        <w:bottom w:val="none" w:sz="0" w:space="0" w:color="auto"/>
        <w:right w:val="none" w:sz="0" w:space="0" w:color="auto"/>
      </w:divBdr>
    </w:div>
    <w:div w:id="567032532">
      <w:marLeft w:val="0"/>
      <w:marRight w:val="0"/>
      <w:marTop w:val="0"/>
      <w:marBottom w:val="0"/>
      <w:divBdr>
        <w:top w:val="none" w:sz="0" w:space="0" w:color="auto"/>
        <w:left w:val="none" w:sz="0" w:space="0" w:color="auto"/>
        <w:bottom w:val="none" w:sz="0" w:space="0" w:color="auto"/>
        <w:right w:val="none" w:sz="0" w:space="0" w:color="auto"/>
      </w:divBdr>
    </w:div>
    <w:div w:id="567039257">
      <w:bodyDiv w:val="1"/>
      <w:marLeft w:val="0"/>
      <w:marRight w:val="0"/>
      <w:marTop w:val="0"/>
      <w:marBottom w:val="0"/>
      <w:divBdr>
        <w:top w:val="none" w:sz="0" w:space="0" w:color="auto"/>
        <w:left w:val="none" w:sz="0" w:space="0" w:color="auto"/>
        <w:bottom w:val="none" w:sz="0" w:space="0" w:color="auto"/>
        <w:right w:val="none" w:sz="0" w:space="0" w:color="auto"/>
      </w:divBdr>
    </w:div>
    <w:div w:id="567108894">
      <w:marLeft w:val="0"/>
      <w:marRight w:val="0"/>
      <w:marTop w:val="0"/>
      <w:marBottom w:val="0"/>
      <w:divBdr>
        <w:top w:val="none" w:sz="0" w:space="0" w:color="auto"/>
        <w:left w:val="none" w:sz="0" w:space="0" w:color="auto"/>
        <w:bottom w:val="none" w:sz="0" w:space="0" w:color="auto"/>
        <w:right w:val="none" w:sz="0" w:space="0" w:color="auto"/>
      </w:divBdr>
    </w:div>
    <w:div w:id="567154081">
      <w:marLeft w:val="0"/>
      <w:marRight w:val="0"/>
      <w:marTop w:val="0"/>
      <w:marBottom w:val="0"/>
      <w:divBdr>
        <w:top w:val="none" w:sz="0" w:space="0" w:color="auto"/>
        <w:left w:val="none" w:sz="0" w:space="0" w:color="auto"/>
        <w:bottom w:val="none" w:sz="0" w:space="0" w:color="auto"/>
        <w:right w:val="none" w:sz="0" w:space="0" w:color="auto"/>
      </w:divBdr>
    </w:div>
    <w:div w:id="567155710">
      <w:marLeft w:val="0"/>
      <w:marRight w:val="0"/>
      <w:marTop w:val="0"/>
      <w:marBottom w:val="0"/>
      <w:divBdr>
        <w:top w:val="none" w:sz="0" w:space="0" w:color="auto"/>
        <w:left w:val="none" w:sz="0" w:space="0" w:color="auto"/>
        <w:bottom w:val="none" w:sz="0" w:space="0" w:color="auto"/>
        <w:right w:val="none" w:sz="0" w:space="0" w:color="auto"/>
      </w:divBdr>
    </w:div>
    <w:div w:id="567156636">
      <w:marLeft w:val="0"/>
      <w:marRight w:val="0"/>
      <w:marTop w:val="0"/>
      <w:marBottom w:val="0"/>
      <w:divBdr>
        <w:top w:val="none" w:sz="0" w:space="0" w:color="auto"/>
        <w:left w:val="none" w:sz="0" w:space="0" w:color="auto"/>
        <w:bottom w:val="none" w:sz="0" w:space="0" w:color="auto"/>
        <w:right w:val="none" w:sz="0" w:space="0" w:color="auto"/>
      </w:divBdr>
    </w:div>
    <w:div w:id="567156928">
      <w:marLeft w:val="0"/>
      <w:marRight w:val="0"/>
      <w:marTop w:val="0"/>
      <w:marBottom w:val="0"/>
      <w:divBdr>
        <w:top w:val="none" w:sz="0" w:space="0" w:color="auto"/>
        <w:left w:val="none" w:sz="0" w:space="0" w:color="auto"/>
        <w:bottom w:val="none" w:sz="0" w:space="0" w:color="auto"/>
        <w:right w:val="none" w:sz="0" w:space="0" w:color="auto"/>
      </w:divBdr>
    </w:div>
    <w:div w:id="567230469">
      <w:marLeft w:val="0"/>
      <w:marRight w:val="0"/>
      <w:marTop w:val="0"/>
      <w:marBottom w:val="0"/>
      <w:divBdr>
        <w:top w:val="none" w:sz="0" w:space="0" w:color="auto"/>
        <w:left w:val="none" w:sz="0" w:space="0" w:color="auto"/>
        <w:bottom w:val="none" w:sz="0" w:space="0" w:color="auto"/>
        <w:right w:val="none" w:sz="0" w:space="0" w:color="auto"/>
      </w:divBdr>
    </w:div>
    <w:div w:id="567230586">
      <w:marLeft w:val="0"/>
      <w:marRight w:val="0"/>
      <w:marTop w:val="0"/>
      <w:marBottom w:val="0"/>
      <w:divBdr>
        <w:top w:val="none" w:sz="0" w:space="0" w:color="auto"/>
        <w:left w:val="none" w:sz="0" w:space="0" w:color="auto"/>
        <w:bottom w:val="none" w:sz="0" w:space="0" w:color="auto"/>
        <w:right w:val="none" w:sz="0" w:space="0" w:color="auto"/>
      </w:divBdr>
    </w:div>
    <w:div w:id="567305181">
      <w:marLeft w:val="0"/>
      <w:marRight w:val="0"/>
      <w:marTop w:val="0"/>
      <w:marBottom w:val="0"/>
      <w:divBdr>
        <w:top w:val="none" w:sz="0" w:space="0" w:color="auto"/>
        <w:left w:val="none" w:sz="0" w:space="0" w:color="auto"/>
        <w:bottom w:val="none" w:sz="0" w:space="0" w:color="auto"/>
        <w:right w:val="none" w:sz="0" w:space="0" w:color="auto"/>
      </w:divBdr>
    </w:div>
    <w:div w:id="567307850">
      <w:marLeft w:val="0"/>
      <w:marRight w:val="0"/>
      <w:marTop w:val="0"/>
      <w:marBottom w:val="0"/>
      <w:divBdr>
        <w:top w:val="none" w:sz="0" w:space="0" w:color="auto"/>
        <w:left w:val="none" w:sz="0" w:space="0" w:color="auto"/>
        <w:bottom w:val="none" w:sz="0" w:space="0" w:color="auto"/>
        <w:right w:val="none" w:sz="0" w:space="0" w:color="auto"/>
      </w:divBdr>
    </w:div>
    <w:div w:id="567349552">
      <w:marLeft w:val="0"/>
      <w:marRight w:val="0"/>
      <w:marTop w:val="0"/>
      <w:marBottom w:val="0"/>
      <w:divBdr>
        <w:top w:val="none" w:sz="0" w:space="0" w:color="auto"/>
        <w:left w:val="none" w:sz="0" w:space="0" w:color="auto"/>
        <w:bottom w:val="none" w:sz="0" w:space="0" w:color="auto"/>
        <w:right w:val="none" w:sz="0" w:space="0" w:color="auto"/>
      </w:divBdr>
    </w:div>
    <w:div w:id="567418885">
      <w:marLeft w:val="0"/>
      <w:marRight w:val="0"/>
      <w:marTop w:val="0"/>
      <w:marBottom w:val="0"/>
      <w:divBdr>
        <w:top w:val="none" w:sz="0" w:space="0" w:color="auto"/>
        <w:left w:val="none" w:sz="0" w:space="0" w:color="auto"/>
        <w:bottom w:val="none" w:sz="0" w:space="0" w:color="auto"/>
        <w:right w:val="none" w:sz="0" w:space="0" w:color="auto"/>
      </w:divBdr>
    </w:div>
    <w:div w:id="567571669">
      <w:marLeft w:val="0"/>
      <w:marRight w:val="0"/>
      <w:marTop w:val="0"/>
      <w:marBottom w:val="0"/>
      <w:divBdr>
        <w:top w:val="none" w:sz="0" w:space="0" w:color="auto"/>
        <w:left w:val="none" w:sz="0" w:space="0" w:color="auto"/>
        <w:bottom w:val="none" w:sz="0" w:space="0" w:color="auto"/>
        <w:right w:val="none" w:sz="0" w:space="0" w:color="auto"/>
      </w:divBdr>
    </w:div>
    <w:div w:id="567615373">
      <w:marLeft w:val="0"/>
      <w:marRight w:val="0"/>
      <w:marTop w:val="0"/>
      <w:marBottom w:val="0"/>
      <w:divBdr>
        <w:top w:val="none" w:sz="0" w:space="0" w:color="auto"/>
        <w:left w:val="none" w:sz="0" w:space="0" w:color="auto"/>
        <w:bottom w:val="none" w:sz="0" w:space="0" w:color="auto"/>
        <w:right w:val="none" w:sz="0" w:space="0" w:color="auto"/>
      </w:divBdr>
    </w:div>
    <w:div w:id="567687712">
      <w:marLeft w:val="0"/>
      <w:marRight w:val="0"/>
      <w:marTop w:val="0"/>
      <w:marBottom w:val="0"/>
      <w:divBdr>
        <w:top w:val="none" w:sz="0" w:space="0" w:color="auto"/>
        <w:left w:val="none" w:sz="0" w:space="0" w:color="auto"/>
        <w:bottom w:val="none" w:sz="0" w:space="0" w:color="auto"/>
        <w:right w:val="none" w:sz="0" w:space="0" w:color="auto"/>
      </w:divBdr>
    </w:div>
    <w:div w:id="567691237">
      <w:marLeft w:val="0"/>
      <w:marRight w:val="0"/>
      <w:marTop w:val="0"/>
      <w:marBottom w:val="0"/>
      <w:divBdr>
        <w:top w:val="none" w:sz="0" w:space="0" w:color="auto"/>
        <w:left w:val="none" w:sz="0" w:space="0" w:color="auto"/>
        <w:bottom w:val="none" w:sz="0" w:space="0" w:color="auto"/>
        <w:right w:val="none" w:sz="0" w:space="0" w:color="auto"/>
      </w:divBdr>
    </w:div>
    <w:div w:id="567764628">
      <w:marLeft w:val="0"/>
      <w:marRight w:val="0"/>
      <w:marTop w:val="0"/>
      <w:marBottom w:val="0"/>
      <w:divBdr>
        <w:top w:val="none" w:sz="0" w:space="0" w:color="auto"/>
        <w:left w:val="none" w:sz="0" w:space="0" w:color="auto"/>
        <w:bottom w:val="none" w:sz="0" w:space="0" w:color="auto"/>
        <w:right w:val="none" w:sz="0" w:space="0" w:color="auto"/>
      </w:divBdr>
    </w:div>
    <w:div w:id="567766902">
      <w:marLeft w:val="0"/>
      <w:marRight w:val="0"/>
      <w:marTop w:val="0"/>
      <w:marBottom w:val="0"/>
      <w:divBdr>
        <w:top w:val="none" w:sz="0" w:space="0" w:color="auto"/>
        <w:left w:val="none" w:sz="0" w:space="0" w:color="auto"/>
        <w:bottom w:val="none" w:sz="0" w:space="0" w:color="auto"/>
        <w:right w:val="none" w:sz="0" w:space="0" w:color="auto"/>
      </w:divBdr>
    </w:div>
    <w:div w:id="567808201">
      <w:marLeft w:val="0"/>
      <w:marRight w:val="0"/>
      <w:marTop w:val="0"/>
      <w:marBottom w:val="0"/>
      <w:divBdr>
        <w:top w:val="none" w:sz="0" w:space="0" w:color="auto"/>
        <w:left w:val="none" w:sz="0" w:space="0" w:color="auto"/>
        <w:bottom w:val="none" w:sz="0" w:space="0" w:color="auto"/>
        <w:right w:val="none" w:sz="0" w:space="0" w:color="auto"/>
      </w:divBdr>
    </w:div>
    <w:div w:id="567809421">
      <w:marLeft w:val="0"/>
      <w:marRight w:val="0"/>
      <w:marTop w:val="0"/>
      <w:marBottom w:val="0"/>
      <w:divBdr>
        <w:top w:val="none" w:sz="0" w:space="0" w:color="auto"/>
        <w:left w:val="none" w:sz="0" w:space="0" w:color="auto"/>
        <w:bottom w:val="none" w:sz="0" w:space="0" w:color="auto"/>
        <w:right w:val="none" w:sz="0" w:space="0" w:color="auto"/>
      </w:divBdr>
    </w:div>
    <w:div w:id="567885108">
      <w:marLeft w:val="0"/>
      <w:marRight w:val="0"/>
      <w:marTop w:val="0"/>
      <w:marBottom w:val="0"/>
      <w:divBdr>
        <w:top w:val="none" w:sz="0" w:space="0" w:color="auto"/>
        <w:left w:val="none" w:sz="0" w:space="0" w:color="auto"/>
        <w:bottom w:val="none" w:sz="0" w:space="0" w:color="auto"/>
        <w:right w:val="none" w:sz="0" w:space="0" w:color="auto"/>
      </w:divBdr>
    </w:div>
    <w:div w:id="568074478">
      <w:marLeft w:val="0"/>
      <w:marRight w:val="0"/>
      <w:marTop w:val="0"/>
      <w:marBottom w:val="0"/>
      <w:divBdr>
        <w:top w:val="none" w:sz="0" w:space="0" w:color="auto"/>
        <w:left w:val="none" w:sz="0" w:space="0" w:color="auto"/>
        <w:bottom w:val="none" w:sz="0" w:space="0" w:color="auto"/>
        <w:right w:val="none" w:sz="0" w:space="0" w:color="auto"/>
      </w:divBdr>
    </w:div>
    <w:div w:id="568077368">
      <w:marLeft w:val="0"/>
      <w:marRight w:val="0"/>
      <w:marTop w:val="0"/>
      <w:marBottom w:val="0"/>
      <w:divBdr>
        <w:top w:val="none" w:sz="0" w:space="0" w:color="auto"/>
        <w:left w:val="none" w:sz="0" w:space="0" w:color="auto"/>
        <w:bottom w:val="none" w:sz="0" w:space="0" w:color="auto"/>
        <w:right w:val="none" w:sz="0" w:space="0" w:color="auto"/>
      </w:divBdr>
    </w:div>
    <w:div w:id="568152471">
      <w:marLeft w:val="0"/>
      <w:marRight w:val="0"/>
      <w:marTop w:val="0"/>
      <w:marBottom w:val="0"/>
      <w:divBdr>
        <w:top w:val="none" w:sz="0" w:space="0" w:color="auto"/>
        <w:left w:val="none" w:sz="0" w:space="0" w:color="auto"/>
        <w:bottom w:val="none" w:sz="0" w:space="0" w:color="auto"/>
        <w:right w:val="none" w:sz="0" w:space="0" w:color="auto"/>
      </w:divBdr>
    </w:div>
    <w:div w:id="568424033">
      <w:marLeft w:val="0"/>
      <w:marRight w:val="0"/>
      <w:marTop w:val="0"/>
      <w:marBottom w:val="0"/>
      <w:divBdr>
        <w:top w:val="none" w:sz="0" w:space="0" w:color="auto"/>
        <w:left w:val="none" w:sz="0" w:space="0" w:color="auto"/>
        <w:bottom w:val="none" w:sz="0" w:space="0" w:color="auto"/>
        <w:right w:val="none" w:sz="0" w:space="0" w:color="auto"/>
      </w:divBdr>
    </w:div>
    <w:div w:id="568612345">
      <w:marLeft w:val="0"/>
      <w:marRight w:val="0"/>
      <w:marTop w:val="0"/>
      <w:marBottom w:val="0"/>
      <w:divBdr>
        <w:top w:val="none" w:sz="0" w:space="0" w:color="auto"/>
        <w:left w:val="none" w:sz="0" w:space="0" w:color="auto"/>
        <w:bottom w:val="none" w:sz="0" w:space="0" w:color="auto"/>
        <w:right w:val="none" w:sz="0" w:space="0" w:color="auto"/>
      </w:divBdr>
    </w:div>
    <w:div w:id="568731106">
      <w:marLeft w:val="0"/>
      <w:marRight w:val="0"/>
      <w:marTop w:val="0"/>
      <w:marBottom w:val="0"/>
      <w:divBdr>
        <w:top w:val="none" w:sz="0" w:space="0" w:color="auto"/>
        <w:left w:val="none" w:sz="0" w:space="0" w:color="auto"/>
        <w:bottom w:val="none" w:sz="0" w:space="0" w:color="auto"/>
        <w:right w:val="none" w:sz="0" w:space="0" w:color="auto"/>
      </w:divBdr>
    </w:div>
    <w:div w:id="568732982">
      <w:marLeft w:val="0"/>
      <w:marRight w:val="0"/>
      <w:marTop w:val="0"/>
      <w:marBottom w:val="0"/>
      <w:divBdr>
        <w:top w:val="none" w:sz="0" w:space="0" w:color="auto"/>
        <w:left w:val="none" w:sz="0" w:space="0" w:color="auto"/>
        <w:bottom w:val="none" w:sz="0" w:space="0" w:color="auto"/>
        <w:right w:val="none" w:sz="0" w:space="0" w:color="auto"/>
      </w:divBdr>
    </w:div>
    <w:div w:id="568734187">
      <w:marLeft w:val="0"/>
      <w:marRight w:val="0"/>
      <w:marTop w:val="0"/>
      <w:marBottom w:val="0"/>
      <w:divBdr>
        <w:top w:val="none" w:sz="0" w:space="0" w:color="auto"/>
        <w:left w:val="none" w:sz="0" w:space="0" w:color="auto"/>
        <w:bottom w:val="none" w:sz="0" w:space="0" w:color="auto"/>
        <w:right w:val="none" w:sz="0" w:space="0" w:color="auto"/>
      </w:divBdr>
    </w:div>
    <w:div w:id="568803742">
      <w:bodyDiv w:val="1"/>
      <w:marLeft w:val="0"/>
      <w:marRight w:val="0"/>
      <w:marTop w:val="0"/>
      <w:marBottom w:val="0"/>
      <w:divBdr>
        <w:top w:val="none" w:sz="0" w:space="0" w:color="auto"/>
        <w:left w:val="none" w:sz="0" w:space="0" w:color="auto"/>
        <w:bottom w:val="none" w:sz="0" w:space="0" w:color="auto"/>
        <w:right w:val="none" w:sz="0" w:space="0" w:color="auto"/>
      </w:divBdr>
    </w:div>
    <w:div w:id="568808399">
      <w:marLeft w:val="0"/>
      <w:marRight w:val="0"/>
      <w:marTop w:val="0"/>
      <w:marBottom w:val="0"/>
      <w:divBdr>
        <w:top w:val="none" w:sz="0" w:space="0" w:color="auto"/>
        <w:left w:val="none" w:sz="0" w:space="0" w:color="auto"/>
        <w:bottom w:val="none" w:sz="0" w:space="0" w:color="auto"/>
        <w:right w:val="none" w:sz="0" w:space="0" w:color="auto"/>
      </w:divBdr>
    </w:div>
    <w:div w:id="568813028">
      <w:bodyDiv w:val="1"/>
      <w:marLeft w:val="0"/>
      <w:marRight w:val="0"/>
      <w:marTop w:val="0"/>
      <w:marBottom w:val="0"/>
      <w:divBdr>
        <w:top w:val="none" w:sz="0" w:space="0" w:color="auto"/>
        <w:left w:val="none" w:sz="0" w:space="0" w:color="auto"/>
        <w:bottom w:val="none" w:sz="0" w:space="0" w:color="auto"/>
        <w:right w:val="none" w:sz="0" w:space="0" w:color="auto"/>
      </w:divBdr>
    </w:div>
    <w:div w:id="568853473">
      <w:marLeft w:val="0"/>
      <w:marRight w:val="0"/>
      <w:marTop w:val="0"/>
      <w:marBottom w:val="0"/>
      <w:divBdr>
        <w:top w:val="none" w:sz="0" w:space="0" w:color="auto"/>
        <w:left w:val="none" w:sz="0" w:space="0" w:color="auto"/>
        <w:bottom w:val="none" w:sz="0" w:space="0" w:color="auto"/>
        <w:right w:val="none" w:sz="0" w:space="0" w:color="auto"/>
      </w:divBdr>
    </w:div>
    <w:div w:id="568928159">
      <w:bodyDiv w:val="1"/>
      <w:marLeft w:val="0"/>
      <w:marRight w:val="0"/>
      <w:marTop w:val="0"/>
      <w:marBottom w:val="0"/>
      <w:divBdr>
        <w:top w:val="none" w:sz="0" w:space="0" w:color="auto"/>
        <w:left w:val="none" w:sz="0" w:space="0" w:color="auto"/>
        <w:bottom w:val="none" w:sz="0" w:space="0" w:color="auto"/>
        <w:right w:val="none" w:sz="0" w:space="0" w:color="auto"/>
      </w:divBdr>
    </w:div>
    <w:div w:id="569005535">
      <w:marLeft w:val="0"/>
      <w:marRight w:val="0"/>
      <w:marTop w:val="0"/>
      <w:marBottom w:val="0"/>
      <w:divBdr>
        <w:top w:val="none" w:sz="0" w:space="0" w:color="auto"/>
        <w:left w:val="none" w:sz="0" w:space="0" w:color="auto"/>
        <w:bottom w:val="none" w:sz="0" w:space="0" w:color="auto"/>
        <w:right w:val="none" w:sz="0" w:space="0" w:color="auto"/>
      </w:divBdr>
    </w:div>
    <w:div w:id="569115112">
      <w:marLeft w:val="480"/>
      <w:marRight w:val="0"/>
      <w:marTop w:val="0"/>
      <w:marBottom w:val="0"/>
      <w:divBdr>
        <w:top w:val="none" w:sz="0" w:space="0" w:color="auto"/>
        <w:left w:val="none" w:sz="0" w:space="0" w:color="auto"/>
        <w:bottom w:val="none" w:sz="0" w:space="0" w:color="auto"/>
        <w:right w:val="none" w:sz="0" w:space="0" w:color="auto"/>
      </w:divBdr>
    </w:div>
    <w:div w:id="569122417">
      <w:marLeft w:val="0"/>
      <w:marRight w:val="0"/>
      <w:marTop w:val="0"/>
      <w:marBottom w:val="0"/>
      <w:divBdr>
        <w:top w:val="none" w:sz="0" w:space="0" w:color="auto"/>
        <w:left w:val="none" w:sz="0" w:space="0" w:color="auto"/>
        <w:bottom w:val="none" w:sz="0" w:space="0" w:color="auto"/>
        <w:right w:val="none" w:sz="0" w:space="0" w:color="auto"/>
      </w:divBdr>
    </w:div>
    <w:div w:id="569313108">
      <w:marLeft w:val="0"/>
      <w:marRight w:val="0"/>
      <w:marTop w:val="0"/>
      <w:marBottom w:val="0"/>
      <w:divBdr>
        <w:top w:val="none" w:sz="0" w:space="0" w:color="auto"/>
        <w:left w:val="none" w:sz="0" w:space="0" w:color="auto"/>
        <w:bottom w:val="none" w:sz="0" w:space="0" w:color="auto"/>
        <w:right w:val="none" w:sz="0" w:space="0" w:color="auto"/>
      </w:divBdr>
    </w:div>
    <w:div w:id="569315569">
      <w:marLeft w:val="0"/>
      <w:marRight w:val="0"/>
      <w:marTop w:val="0"/>
      <w:marBottom w:val="0"/>
      <w:divBdr>
        <w:top w:val="none" w:sz="0" w:space="0" w:color="auto"/>
        <w:left w:val="none" w:sz="0" w:space="0" w:color="auto"/>
        <w:bottom w:val="none" w:sz="0" w:space="0" w:color="auto"/>
        <w:right w:val="none" w:sz="0" w:space="0" w:color="auto"/>
      </w:divBdr>
    </w:div>
    <w:div w:id="569386814">
      <w:marLeft w:val="0"/>
      <w:marRight w:val="0"/>
      <w:marTop w:val="0"/>
      <w:marBottom w:val="0"/>
      <w:divBdr>
        <w:top w:val="none" w:sz="0" w:space="0" w:color="auto"/>
        <w:left w:val="none" w:sz="0" w:space="0" w:color="auto"/>
        <w:bottom w:val="none" w:sz="0" w:space="0" w:color="auto"/>
        <w:right w:val="none" w:sz="0" w:space="0" w:color="auto"/>
      </w:divBdr>
    </w:div>
    <w:div w:id="569388282">
      <w:marLeft w:val="0"/>
      <w:marRight w:val="0"/>
      <w:marTop w:val="0"/>
      <w:marBottom w:val="0"/>
      <w:divBdr>
        <w:top w:val="none" w:sz="0" w:space="0" w:color="auto"/>
        <w:left w:val="none" w:sz="0" w:space="0" w:color="auto"/>
        <w:bottom w:val="none" w:sz="0" w:space="0" w:color="auto"/>
        <w:right w:val="none" w:sz="0" w:space="0" w:color="auto"/>
      </w:divBdr>
    </w:div>
    <w:div w:id="569462548">
      <w:marLeft w:val="0"/>
      <w:marRight w:val="0"/>
      <w:marTop w:val="0"/>
      <w:marBottom w:val="0"/>
      <w:divBdr>
        <w:top w:val="none" w:sz="0" w:space="0" w:color="auto"/>
        <w:left w:val="none" w:sz="0" w:space="0" w:color="auto"/>
        <w:bottom w:val="none" w:sz="0" w:space="0" w:color="auto"/>
        <w:right w:val="none" w:sz="0" w:space="0" w:color="auto"/>
      </w:divBdr>
    </w:div>
    <w:div w:id="569464342">
      <w:marLeft w:val="0"/>
      <w:marRight w:val="0"/>
      <w:marTop w:val="0"/>
      <w:marBottom w:val="0"/>
      <w:divBdr>
        <w:top w:val="none" w:sz="0" w:space="0" w:color="auto"/>
        <w:left w:val="none" w:sz="0" w:space="0" w:color="auto"/>
        <w:bottom w:val="none" w:sz="0" w:space="0" w:color="auto"/>
        <w:right w:val="none" w:sz="0" w:space="0" w:color="auto"/>
      </w:divBdr>
    </w:div>
    <w:div w:id="569540343">
      <w:marLeft w:val="0"/>
      <w:marRight w:val="0"/>
      <w:marTop w:val="0"/>
      <w:marBottom w:val="0"/>
      <w:divBdr>
        <w:top w:val="none" w:sz="0" w:space="0" w:color="auto"/>
        <w:left w:val="none" w:sz="0" w:space="0" w:color="auto"/>
        <w:bottom w:val="none" w:sz="0" w:space="0" w:color="auto"/>
        <w:right w:val="none" w:sz="0" w:space="0" w:color="auto"/>
      </w:divBdr>
    </w:div>
    <w:div w:id="569579025">
      <w:marLeft w:val="0"/>
      <w:marRight w:val="0"/>
      <w:marTop w:val="0"/>
      <w:marBottom w:val="0"/>
      <w:divBdr>
        <w:top w:val="none" w:sz="0" w:space="0" w:color="auto"/>
        <w:left w:val="none" w:sz="0" w:space="0" w:color="auto"/>
        <w:bottom w:val="none" w:sz="0" w:space="0" w:color="auto"/>
        <w:right w:val="none" w:sz="0" w:space="0" w:color="auto"/>
      </w:divBdr>
    </w:div>
    <w:div w:id="569583211">
      <w:marLeft w:val="0"/>
      <w:marRight w:val="0"/>
      <w:marTop w:val="0"/>
      <w:marBottom w:val="0"/>
      <w:divBdr>
        <w:top w:val="none" w:sz="0" w:space="0" w:color="auto"/>
        <w:left w:val="none" w:sz="0" w:space="0" w:color="auto"/>
        <w:bottom w:val="none" w:sz="0" w:space="0" w:color="auto"/>
        <w:right w:val="none" w:sz="0" w:space="0" w:color="auto"/>
      </w:divBdr>
    </w:div>
    <w:div w:id="569658874">
      <w:marLeft w:val="0"/>
      <w:marRight w:val="0"/>
      <w:marTop w:val="0"/>
      <w:marBottom w:val="0"/>
      <w:divBdr>
        <w:top w:val="none" w:sz="0" w:space="0" w:color="auto"/>
        <w:left w:val="none" w:sz="0" w:space="0" w:color="auto"/>
        <w:bottom w:val="none" w:sz="0" w:space="0" w:color="auto"/>
        <w:right w:val="none" w:sz="0" w:space="0" w:color="auto"/>
      </w:divBdr>
    </w:div>
    <w:div w:id="569659804">
      <w:marLeft w:val="0"/>
      <w:marRight w:val="0"/>
      <w:marTop w:val="0"/>
      <w:marBottom w:val="0"/>
      <w:divBdr>
        <w:top w:val="none" w:sz="0" w:space="0" w:color="auto"/>
        <w:left w:val="none" w:sz="0" w:space="0" w:color="auto"/>
        <w:bottom w:val="none" w:sz="0" w:space="0" w:color="auto"/>
        <w:right w:val="none" w:sz="0" w:space="0" w:color="auto"/>
      </w:divBdr>
    </w:div>
    <w:div w:id="569777869">
      <w:marLeft w:val="0"/>
      <w:marRight w:val="0"/>
      <w:marTop w:val="0"/>
      <w:marBottom w:val="0"/>
      <w:divBdr>
        <w:top w:val="none" w:sz="0" w:space="0" w:color="auto"/>
        <w:left w:val="none" w:sz="0" w:space="0" w:color="auto"/>
        <w:bottom w:val="none" w:sz="0" w:space="0" w:color="auto"/>
        <w:right w:val="none" w:sz="0" w:space="0" w:color="auto"/>
      </w:divBdr>
    </w:div>
    <w:div w:id="569850590">
      <w:marLeft w:val="0"/>
      <w:marRight w:val="0"/>
      <w:marTop w:val="0"/>
      <w:marBottom w:val="0"/>
      <w:divBdr>
        <w:top w:val="none" w:sz="0" w:space="0" w:color="auto"/>
        <w:left w:val="none" w:sz="0" w:space="0" w:color="auto"/>
        <w:bottom w:val="none" w:sz="0" w:space="0" w:color="auto"/>
        <w:right w:val="none" w:sz="0" w:space="0" w:color="auto"/>
      </w:divBdr>
    </w:div>
    <w:div w:id="569922894">
      <w:marLeft w:val="0"/>
      <w:marRight w:val="0"/>
      <w:marTop w:val="0"/>
      <w:marBottom w:val="0"/>
      <w:divBdr>
        <w:top w:val="none" w:sz="0" w:space="0" w:color="auto"/>
        <w:left w:val="none" w:sz="0" w:space="0" w:color="auto"/>
        <w:bottom w:val="none" w:sz="0" w:space="0" w:color="auto"/>
        <w:right w:val="none" w:sz="0" w:space="0" w:color="auto"/>
      </w:divBdr>
    </w:div>
    <w:div w:id="569967191">
      <w:marLeft w:val="0"/>
      <w:marRight w:val="0"/>
      <w:marTop w:val="0"/>
      <w:marBottom w:val="0"/>
      <w:divBdr>
        <w:top w:val="none" w:sz="0" w:space="0" w:color="auto"/>
        <w:left w:val="none" w:sz="0" w:space="0" w:color="auto"/>
        <w:bottom w:val="none" w:sz="0" w:space="0" w:color="auto"/>
        <w:right w:val="none" w:sz="0" w:space="0" w:color="auto"/>
      </w:divBdr>
    </w:div>
    <w:div w:id="570041082">
      <w:marLeft w:val="0"/>
      <w:marRight w:val="0"/>
      <w:marTop w:val="0"/>
      <w:marBottom w:val="0"/>
      <w:divBdr>
        <w:top w:val="none" w:sz="0" w:space="0" w:color="auto"/>
        <w:left w:val="none" w:sz="0" w:space="0" w:color="auto"/>
        <w:bottom w:val="none" w:sz="0" w:space="0" w:color="auto"/>
        <w:right w:val="none" w:sz="0" w:space="0" w:color="auto"/>
      </w:divBdr>
    </w:div>
    <w:div w:id="570041440">
      <w:marLeft w:val="0"/>
      <w:marRight w:val="0"/>
      <w:marTop w:val="0"/>
      <w:marBottom w:val="0"/>
      <w:divBdr>
        <w:top w:val="none" w:sz="0" w:space="0" w:color="auto"/>
        <w:left w:val="none" w:sz="0" w:space="0" w:color="auto"/>
        <w:bottom w:val="none" w:sz="0" w:space="0" w:color="auto"/>
        <w:right w:val="none" w:sz="0" w:space="0" w:color="auto"/>
      </w:divBdr>
    </w:div>
    <w:div w:id="570045520">
      <w:marLeft w:val="0"/>
      <w:marRight w:val="0"/>
      <w:marTop w:val="0"/>
      <w:marBottom w:val="0"/>
      <w:divBdr>
        <w:top w:val="none" w:sz="0" w:space="0" w:color="auto"/>
        <w:left w:val="none" w:sz="0" w:space="0" w:color="auto"/>
        <w:bottom w:val="none" w:sz="0" w:space="0" w:color="auto"/>
        <w:right w:val="none" w:sz="0" w:space="0" w:color="auto"/>
      </w:divBdr>
    </w:div>
    <w:div w:id="570045930">
      <w:marLeft w:val="0"/>
      <w:marRight w:val="0"/>
      <w:marTop w:val="0"/>
      <w:marBottom w:val="0"/>
      <w:divBdr>
        <w:top w:val="none" w:sz="0" w:space="0" w:color="auto"/>
        <w:left w:val="none" w:sz="0" w:space="0" w:color="auto"/>
        <w:bottom w:val="none" w:sz="0" w:space="0" w:color="auto"/>
        <w:right w:val="none" w:sz="0" w:space="0" w:color="auto"/>
      </w:divBdr>
    </w:div>
    <w:div w:id="570389921">
      <w:marLeft w:val="0"/>
      <w:marRight w:val="0"/>
      <w:marTop w:val="0"/>
      <w:marBottom w:val="0"/>
      <w:divBdr>
        <w:top w:val="none" w:sz="0" w:space="0" w:color="auto"/>
        <w:left w:val="none" w:sz="0" w:space="0" w:color="auto"/>
        <w:bottom w:val="none" w:sz="0" w:space="0" w:color="auto"/>
        <w:right w:val="none" w:sz="0" w:space="0" w:color="auto"/>
      </w:divBdr>
    </w:div>
    <w:div w:id="570651718">
      <w:marLeft w:val="0"/>
      <w:marRight w:val="0"/>
      <w:marTop w:val="0"/>
      <w:marBottom w:val="0"/>
      <w:divBdr>
        <w:top w:val="none" w:sz="0" w:space="0" w:color="auto"/>
        <w:left w:val="none" w:sz="0" w:space="0" w:color="auto"/>
        <w:bottom w:val="none" w:sz="0" w:space="0" w:color="auto"/>
        <w:right w:val="none" w:sz="0" w:space="0" w:color="auto"/>
      </w:divBdr>
    </w:div>
    <w:div w:id="570702068">
      <w:marLeft w:val="0"/>
      <w:marRight w:val="0"/>
      <w:marTop w:val="0"/>
      <w:marBottom w:val="0"/>
      <w:divBdr>
        <w:top w:val="none" w:sz="0" w:space="0" w:color="auto"/>
        <w:left w:val="none" w:sz="0" w:space="0" w:color="auto"/>
        <w:bottom w:val="none" w:sz="0" w:space="0" w:color="auto"/>
        <w:right w:val="none" w:sz="0" w:space="0" w:color="auto"/>
      </w:divBdr>
    </w:div>
    <w:div w:id="570770608">
      <w:marLeft w:val="0"/>
      <w:marRight w:val="0"/>
      <w:marTop w:val="0"/>
      <w:marBottom w:val="0"/>
      <w:divBdr>
        <w:top w:val="none" w:sz="0" w:space="0" w:color="auto"/>
        <w:left w:val="none" w:sz="0" w:space="0" w:color="auto"/>
        <w:bottom w:val="none" w:sz="0" w:space="0" w:color="auto"/>
        <w:right w:val="none" w:sz="0" w:space="0" w:color="auto"/>
      </w:divBdr>
    </w:div>
    <w:div w:id="570773755">
      <w:marLeft w:val="0"/>
      <w:marRight w:val="0"/>
      <w:marTop w:val="0"/>
      <w:marBottom w:val="0"/>
      <w:divBdr>
        <w:top w:val="none" w:sz="0" w:space="0" w:color="auto"/>
        <w:left w:val="none" w:sz="0" w:space="0" w:color="auto"/>
        <w:bottom w:val="none" w:sz="0" w:space="0" w:color="auto"/>
        <w:right w:val="none" w:sz="0" w:space="0" w:color="auto"/>
      </w:divBdr>
    </w:div>
    <w:div w:id="570845860">
      <w:marLeft w:val="0"/>
      <w:marRight w:val="0"/>
      <w:marTop w:val="0"/>
      <w:marBottom w:val="0"/>
      <w:divBdr>
        <w:top w:val="none" w:sz="0" w:space="0" w:color="auto"/>
        <w:left w:val="none" w:sz="0" w:space="0" w:color="auto"/>
        <w:bottom w:val="none" w:sz="0" w:space="0" w:color="auto"/>
        <w:right w:val="none" w:sz="0" w:space="0" w:color="auto"/>
      </w:divBdr>
    </w:div>
    <w:div w:id="570847476">
      <w:marLeft w:val="0"/>
      <w:marRight w:val="0"/>
      <w:marTop w:val="0"/>
      <w:marBottom w:val="0"/>
      <w:divBdr>
        <w:top w:val="none" w:sz="0" w:space="0" w:color="auto"/>
        <w:left w:val="none" w:sz="0" w:space="0" w:color="auto"/>
        <w:bottom w:val="none" w:sz="0" w:space="0" w:color="auto"/>
        <w:right w:val="none" w:sz="0" w:space="0" w:color="auto"/>
      </w:divBdr>
    </w:div>
    <w:div w:id="570848904">
      <w:marLeft w:val="0"/>
      <w:marRight w:val="0"/>
      <w:marTop w:val="0"/>
      <w:marBottom w:val="0"/>
      <w:divBdr>
        <w:top w:val="none" w:sz="0" w:space="0" w:color="auto"/>
        <w:left w:val="none" w:sz="0" w:space="0" w:color="auto"/>
        <w:bottom w:val="none" w:sz="0" w:space="0" w:color="auto"/>
        <w:right w:val="none" w:sz="0" w:space="0" w:color="auto"/>
      </w:divBdr>
    </w:div>
    <w:div w:id="570892649">
      <w:marLeft w:val="0"/>
      <w:marRight w:val="0"/>
      <w:marTop w:val="0"/>
      <w:marBottom w:val="0"/>
      <w:divBdr>
        <w:top w:val="none" w:sz="0" w:space="0" w:color="auto"/>
        <w:left w:val="none" w:sz="0" w:space="0" w:color="auto"/>
        <w:bottom w:val="none" w:sz="0" w:space="0" w:color="auto"/>
        <w:right w:val="none" w:sz="0" w:space="0" w:color="auto"/>
      </w:divBdr>
    </w:div>
    <w:div w:id="570970146">
      <w:marLeft w:val="0"/>
      <w:marRight w:val="0"/>
      <w:marTop w:val="0"/>
      <w:marBottom w:val="0"/>
      <w:divBdr>
        <w:top w:val="none" w:sz="0" w:space="0" w:color="auto"/>
        <w:left w:val="none" w:sz="0" w:space="0" w:color="auto"/>
        <w:bottom w:val="none" w:sz="0" w:space="0" w:color="auto"/>
        <w:right w:val="none" w:sz="0" w:space="0" w:color="auto"/>
      </w:divBdr>
    </w:div>
    <w:div w:id="571040306">
      <w:bodyDiv w:val="1"/>
      <w:marLeft w:val="0"/>
      <w:marRight w:val="0"/>
      <w:marTop w:val="0"/>
      <w:marBottom w:val="0"/>
      <w:divBdr>
        <w:top w:val="none" w:sz="0" w:space="0" w:color="auto"/>
        <w:left w:val="none" w:sz="0" w:space="0" w:color="auto"/>
        <w:bottom w:val="none" w:sz="0" w:space="0" w:color="auto"/>
        <w:right w:val="none" w:sz="0" w:space="0" w:color="auto"/>
      </w:divBdr>
    </w:div>
    <w:div w:id="571156530">
      <w:marLeft w:val="0"/>
      <w:marRight w:val="0"/>
      <w:marTop w:val="0"/>
      <w:marBottom w:val="0"/>
      <w:divBdr>
        <w:top w:val="none" w:sz="0" w:space="0" w:color="auto"/>
        <w:left w:val="none" w:sz="0" w:space="0" w:color="auto"/>
        <w:bottom w:val="none" w:sz="0" w:space="0" w:color="auto"/>
        <w:right w:val="none" w:sz="0" w:space="0" w:color="auto"/>
      </w:divBdr>
    </w:div>
    <w:div w:id="571239605">
      <w:marLeft w:val="0"/>
      <w:marRight w:val="0"/>
      <w:marTop w:val="0"/>
      <w:marBottom w:val="0"/>
      <w:divBdr>
        <w:top w:val="none" w:sz="0" w:space="0" w:color="auto"/>
        <w:left w:val="none" w:sz="0" w:space="0" w:color="auto"/>
        <w:bottom w:val="none" w:sz="0" w:space="0" w:color="auto"/>
        <w:right w:val="none" w:sz="0" w:space="0" w:color="auto"/>
      </w:divBdr>
    </w:div>
    <w:div w:id="571306784">
      <w:marLeft w:val="0"/>
      <w:marRight w:val="0"/>
      <w:marTop w:val="0"/>
      <w:marBottom w:val="0"/>
      <w:divBdr>
        <w:top w:val="none" w:sz="0" w:space="0" w:color="auto"/>
        <w:left w:val="none" w:sz="0" w:space="0" w:color="auto"/>
        <w:bottom w:val="none" w:sz="0" w:space="0" w:color="auto"/>
        <w:right w:val="none" w:sz="0" w:space="0" w:color="auto"/>
      </w:divBdr>
    </w:div>
    <w:div w:id="571502744">
      <w:marLeft w:val="0"/>
      <w:marRight w:val="0"/>
      <w:marTop w:val="0"/>
      <w:marBottom w:val="0"/>
      <w:divBdr>
        <w:top w:val="none" w:sz="0" w:space="0" w:color="auto"/>
        <w:left w:val="none" w:sz="0" w:space="0" w:color="auto"/>
        <w:bottom w:val="none" w:sz="0" w:space="0" w:color="auto"/>
        <w:right w:val="none" w:sz="0" w:space="0" w:color="auto"/>
      </w:divBdr>
    </w:div>
    <w:div w:id="571504335">
      <w:marLeft w:val="0"/>
      <w:marRight w:val="0"/>
      <w:marTop w:val="0"/>
      <w:marBottom w:val="0"/>
      <w:divBdr>
        <w:top w:val="none" w:sz="0" w:space="0" w:color="auto"/>
        <w:left w:val="none" w:sz="0" w:space="0" w:color="auto"/>
        <w:bottom w:val="none" w:sz="0" w:space="0" w:color="auto"/>
        <w:right w:val="none" w:sz="0" w:space="0" w:color="auto"/>
      </w:divBdr>
    </w:div>
    <w:div w:id="571542887">
      <w:marLeft w:val="0"/>
      <w:marRight w:val="0"/>
      <w:marTop w:val="0"/>
      <w:marBottom w:val="0"/>
      <w:divBdr>
        <w:top w:val="none" w:sz="0" w:space="0" w:color="auto"/>
        <w:left w:val="none" w:sz="0" w:space="0" w:color="auto"/>
        <w:bottom w:val="none" w:sz="0" w:space="0" w:color="auto"/>
        <w:right w:val="none" w:sz="0" w:space="0" w:color="auto"/>
      </w:divBdr>
    </w:div>
    <w:div w:id="571545363">
      <w:marLeft w:val="0"/>
      <w:marRight w:val="0"/>
      <w:marTop w:val="0"/>
      <w:marBottom w:val="0"/>
      <w:divBdr>
        <w:top w:val="none" w:sz="0" w:space="0" w:color="auto"/>
        <w:left w:val="none" w:sz="0" w:space="0" w:color="auto"/>
        <w:bottom w:val="none" w:sz="0" w:space="0" w:color="auto"/>
        <w:right w:val="none" w:sz="0" w:space="0" w:color="auto"/>
      </w:divBdr>
    </w:div>
    <w:div w:id="571698872">
      <w:marLeft w:val="0"/>
      <w:marRight w:val="0"/>
      <w:marTop w:val="0"/>
      <w:marBottom w:val="0"/>
      <w:divBdr>
        <w:top w:val="none" w:sz="0" w:space="0" w:color="auto"/>
        <w:left w:val="none" w:sz="0" w:space="0" w:color="auto"/>
        <w:bottom w:val="none" w:sz="0" w:space="0" w:color="auto"/>
        <w:right w:val="none" w:sz="0" w:space="0" w:color="auto"/>
      </w:divBdr>
    </w:div>
    <w:div w:id="571737461">
      <w:marLeft w:val="0"/>
      <w:marRight w:val="0"/>
      <w:marTop w:val="0"/>
      <w:marBottom w:val="0"/>
      <w:divBdr>
        <w:top w:val="none" w:sz="0" w:space="0" w:color="auto"/>
        <w:left w:val="none" w:sz="0" w:space="0" w:color="auto"/>
        <w:bottom w:val="none" w:sz="0" w:space="0" w:color="auto"/>
        <w:right w:val="none" w:sz="0" w:space="0" w:color="auto"/>
      </w:divBdr>
    </w:div>
    <w:div w:id="571768703">
      <w:marLeft w:val="0"/>
      <w:marRight w:val="0"/>
      <w:marTop w:val="0"/>
      <w:marBottom w:val="0"/>
      <w:divBdr>
        <w:top w:val="none" w:sz="0" w:space="0" w:color="auto"/>
        <w:left w:val="none" w:sz="0" w:space="0" w:color="auto"/>
        <w:bottom w:val="none" w:sz="0" w:space="0" w:color="auto"/>
        <w:right w:val="none" w:sz="0" w:space="0" w:color="auto"/>
      </w:divBdr>
    </w:div>
    <w:div w:id="571890729">
      <w:marLeft w:val="0"/>
      <w:marRight w:val="0"/>
      <w:marTop w:val="0"/>
      <w:marBottom w:val="0"/>
      <w:divBdr>
        <w:top w:val="none" w:sz="0" w:space="0" w:color="auto"/>
        <w:left w:val="none" w:sz="0" w:space="0" w:color="auto"/>
        <w:bottom w:val="none" w:sz="0" w:space="0" w:color="auto"/>
        <w:right w:val="none" w:sz="0" w:space="0" w:color="auto"/>
      </w:divBdr>
    </w:div>
    <w:div w:id="571895206">
      <w:marLeft w:val="0"/>
      <w:marRight w:val="0"/>
      <w:marTop w:val="0"/>
      <w:marBottom w:val="0"/>
      <w:divBdr>
        <w:top w:val="none" w:sz="0" w:space="0" w:color="auto"/>
        <w:left w:val="none" w:sz="0" w:space="0" w:color="auto"/>
        <w:bottom w:val="none" w:sz="0" w:space="0" w:color="auto"/>
        <w:right w:val="none" w:sz="0" w:space="0" w:color="auto"/>
      </w:divBdr>
    </w:div>
    <w:div w:id="571963240">
      <w:marLeft w:val="0"/>
      <w:marRight w:val="0"/>
      <w:marTop w:val="0"/>
      <w:marBottom w:val="0"/>
      <w:divBdr>
        <w:top w:val="none" w:sz="0" w:space="0" w:color="auto"/>
        <w:left w:val="none" w:sz="0" w:space="0" w:color="auto"/>
        <w:bottom w:val="none" w:sz="0" w:space="0" w:color="auto"/>
        <w:right w:val="none" w:sz="0" w:space="0" w:color="auto"/>
      </w:divBdr>
    </w:div>
    <w:div w:id="572006818">
      <w:marLeft w:val="0"/>
      <w:marRight w:val="0"/>
      <w:marTop w:val="0"/>
      <w:marBottom w:val="0"/>
      <w:divBdr>
        <w:top w:val="none" w:sz="0" w:space="0" w:color="auto"/>
        <w:left w:val="none" w:sz="0" w:space="0" w:color="auto"/>
        <w:bottom w:val="none" w:sz="0" w:space="0" w:color="auto"/>
        <w:right w:val="none" w:sz="0" w:space="0" w:color="auto"/>
      </w:divBdr>
    </w:div>
    <w:div w:id="572082312">
      <w:marLeft w:val="0"/>
      <w:marRight w:val="0"/>
      <w:marTop w:val="0"/>
      <w:marBottom w:val="0"/>
      <w:divBdr>
        <w:top w:val="none" w:sz="0" w:space="0" w:color="auto"/>
        <w:left w:val="none" w:sz="0" w:space="0" w:color="auto"/>
        <w:bottom w:val="none" w:sz="0" w:space="0" w:color="auto"/>
        <w:right w:val="none" w:sz="0" w:space="0" w:color="auto"/>
      </w:divBdr>
    </w:div>
    <w:div w:id="572089459">
      <w:marLeft w:val="0"/>
      <w:marRight w:val="0"/>
      <w:marTop w:val="0"/>
      <w:marBottom w:val="0"/>
      <w:divBdr>
        <w:top w:val="none" w:sz="0" w:space="0" w:color="auto"/>
        <w:left w:val="none" w:sz="0" w:space="0" w:color="auto"/>
        <w:bottom w:val="none" w:sz="0" w:space="0" w:color="auto"/>
        <w:right w:val="none" w:sz="0" w:space="0" w:color="auto"/>
      </w:divBdr>
    </w:div>
    <w:div w:id="572157272">
      <w:marLeft w:val="0"/>
      <w:marRight w:val="0"/>
      <w:marTop w:val="0"/>
      <w:marBottom w:val="0"/>
      <w:divBdr>
        <w:top w:val="none" w:sz="0" w:space="0" w:color="auto"/>
        <w:left w:val="none" w:sz="0" w:space="0" w:color="auto"/>
        <w:bottom w:val="none" w:sz="0" w:space="0" w:color="auto"/>
        <w:right w:val="none" w:sz="0" w:space="0" w:color="auto"/>
      </w:divBdr>
    </w:div>
    <w:div w:id="572158922">
      <w:marLeft w:val="0"/>
      <w:marRight w:val="0"/>
      <w:marTop w:val="0"/>
      <w:marBottom w:val="0"/>
      <w:divBdr>
        <w:top w:val="none" w:sz="0" w:space="0" w:color="auto"/>
        <w:left w:val="none" w:sz="0" w:space="0" w:color="auto"/>
        <w:bottom w:val="none" w:sz="0" w:space="0" w:color="auto"/>
        <w:right w:val="none" w:sz="0" w:space="0" w:color="auto"/>
      </w:divBdr>
    </w:div>
    <w:div w:id="572205510">
      <w:marLeft w:val="0"/>
      <w:marRight w:val="0"/>
      <w:marTop w:val="0"/>
      <w:marBottom w:val="0"/>
      <w:divBdr>
        <w:top w:val="none" w:sz="0" w:space="0" w:color="auto"/>
        <w:left w:val="none" w:sz="0" w:space="0" w:color="auto"/>
        <w:bottom w:val="none" w:sz="0" w:space="0" w:color="auto"/>
        <w:right w:val="none" w:sz="0" w:space="0" w:color="auto"/>
      </w:divBdr>
    </w:div>
    <w:div w:id="572281244">
      <w:marLeft w:val="0"/>
      <w:marRight w:val="0"/>
      <w:marTop w:val="0"/>
      <w:marBottom w:val="0"/>
      <w:divBdr>
        <w:top w:val="none" w:sz="0" w:space="0" w:color="auto"/>
        <w:left w:val="none" w:sz="0" w:space="0" w:color="auto"/>
        <w:bottom w:val="none" w:sz="0" w:space="0" w:color="auto"/>
        <w:right w:val="none" w:sz="0" w:space="0" w:color="auto"/>
      </w:divBdr>
    </w:div>
    <w:div w:id="572545230">
      <w:marLeft w:val="0"/>
      <w:marRight w:val="0"/>
      <w:marTop w:val="0"/>
      <w:marBottom w:val="0"/>
      <w:divBdr>
        <w:top w:val="none" w:sz="0" w:space="0" w:color="auto"/>
        <w:left w:val="none" w:sz="0" w:space="0" w:color="auto"/>
        <w:bottom w:val="none" w:sz="0" w:space="0" w:color="auto"/>
        <w:right w:val="none" w:sz="0" w:space="0" w:color="auto"/>
      </w:divBdr>
    </w:div>
    <w:div w:id="572736635">
      <w:marLeft w:val="0"/>
      <w:marRight w:val="0"/>
      <w:marTop w:val="0"/>
      <w:marBottom w:val="0"/>
      <w:divBdr>
        <w:top w:val="none" w:sz="0" w:space="0" w:color="auto"/>
        <w:left w:val="none" w:sz="0" w:space="0" w:color="auto"/>
        <w:bottom w:val="none" w:sz="0" w:space="0" w:color="auto"/>
        <w:right w:val="none" w:sz="0" w:space="0" w:color="auto"/>
      </w:divBdr>
    </w:div>
    <w:div w:id="572738972">
      <w:marLeft w:val="0"/>
      <w:marRight w:val="0"/>
      <w:marTop w:val="0"/>
      <w:marBottom w:val="0"/>
      <w:divBdr>
        <w:top w:val="none" w:sz="0" w:space="0" w:color="auto"/>
        <w:left w:val="none" w:sz="0" w:space="0" w:color="auto"/>
        <w:bottom w:val="none" w:sz="0" w:space="0" w:color="auto"/>
        <w:right w:val="none" w:sz="0" w:space="0" w:color="auto"/>
      </w:divBdr>
    </w:div>
    <w:div w:id="572744782">
      <w:marLeft w:val="0"/>
      <w:marRight w:val="0"/>
      <w:marTop w:val="0"/>
      <w:marBottom w:val="0"/>
      <w:divBdr>
        <w:top w:val="none" w:sz="0" w:space="0" w:color="auto"/>
        <w:left w:val="none" w:sz="0" w:space="0" w:color="auto"/>
        <w:bottom w:val="none" w:sz="0" w:space="0" w:color="auto"/>
        <w:right w:val="none" w:sz="0" w:space="0" w:color="auto"/>
      </w:divBdr>
    </w:div>
    <w:div w:id="572857340">
      <w:marLeft w:val="0"/>
      <w:marRight w:val="0"/>
      <w:marTop w:val="0"/>
      <w:marBottom w:val="0"/>
      <w:divBdr>
        <w:top w:val="none" w:sz="0" w:space="0" w:color="auto"/>
        <w:left w:val="none" w:sz="0" w:space="0" w:color="auto"/>
        <w:bottom w:val="none" w:sz="0" w:space="0" w:color="auto"/>
        <w:right w:val="none" w:sz="0" w:space="0" w:color="auto"/>
      </w:divBdr>
    </w:div>
    <w:div w:id="573048790">
      <w:marLeft w:val="0"/>
      <w:marRight w:val="0"/>
      <w:marTop w:val="0"/>
      <w:marBottom w:val="0"/>
      <w:divBdr>
        <w:top w:val="none" w:sz="0" w:space="0" w:color="auto"/>
        <w:left w:val="none" w:sz="0" w:space="0" w:color="auto"/>
        <w:bottom w:val="none" w:sz="0" w:space="0" w:color="auto"/>
        <w:right w:val="none" w:sz="0" w:space="0" w:color="auto"/>
      </w:divBdr>
    </w:div>
    <w:div w:id="573052159">
      <w:marLeft w:val="0"/>
      <w:marRight w:val="0"/>
      <w:marTop w:val="0"/>
      <w:marBottom w:val="0"/>
      <w:divBdr>
        <w:top w:val="none" w:sz="0" w:space="0" w:color="auto"/>
        <w:left w:val="none" w:sz="0" w:space="0" w:color="auto"/>
        <w:bottom w:val="none" w:sz="0" w:space="0" w:color="auto"/>
        <w:right w:val="none" w:sz="0" w:space="0" w:color="auto"/>
      </w:divBdr>
    </w:div>
    <w:div w:id="573199248">
      <w:marLeft w:val="0"/>
      <w:marRight w:val="0"/>
      <w:marTop w:val="0"/>
      <w:marBottom w:val="0"/>
      <w:divBdr>
        <w:top w:val="none" w:sz="0" w:space="0" w:color="auto"/>
        <w:left w:val="none" w:sz="0" w:space="0" w:color="auto"/>
        <w:bottom w:val="none" w:sz="0" w:space="0" w:color="auto"/>
        <w:right w:val="none" w:sz="0" w:space="0" w:color="auto"/>
      </w:divBdr>
    </w:div>
    <w:div w:id="573205512">
      <w:marLeft w:val="0"/>
      <w:marRight w:val="0"/>
      <w:marTop w:val="0"/>
      <w:marBottom w:val="0"/>
      <w:divBdr>
        <w:top w:val="none" w:sz="0" w:space="0" w:color="auto"/>
        <w:left w:val="none" w:sz="0" w:space="0" w:color="auto"/>
        <w:bottom w:val="none" w:sz="0" w:space="0" w:color="auto"/>
        <w:right w:val="none" w:sz="0" w:space="0" w:color="auto"/>
      </w:divBdr>
    </w:div>
    <w:div w:id="573206672">
      <w:marLeft w:val="0"/>
      <w:marRight w:val="0"/>
      <w:marTop w:val="0"/>
      <w:marBottom w:val="0"/>
      <w:divBdr>
        <w:top w:val="none" w:sz="0" w:space="0" w:color="auto"/>
        <w:left w:val="none" w:sz="0" w:space="0" w:color="auto"/>
        <w:bottom w:val="none" w:sz="0" w:space="0" w:color="auto"/>
        <w:right w:val="none" w:sz="0" w:space="0" w:color="auto"/>
      </w:divBdr>
    </w:div>
    <w:div w:id="573244887">
      <w:marLeft w:val="0"/>
      <w:marRight w:val="0"/>
      <w:marTop w:val="0"/>
      <w:marBottom w:val="0"/>
      <w:divBdr>
        <w:top w:val="none" w:sz="0" w:space="0" w:color="auto"/>
        <w:left w:val="none" w:sz="0" w:space="0" w:color="auto"/>
        <w:bottom w:val="none" w:sz="0" w:space="0" w:color="auto"/>
        <w:right w:val="none" w:sz="0" w:space="0" w:color="auto"/>
      </w:divBdr>
    </w:div>
    <w:div w:id="573246114">
      <w:marLeft w:val="0"/>
      <w:marRight w:val="0"/>
      <w:marTop w:val="0"/>
      <w:marBottom w:val="0"/>
      <w:divBdr>
        <w:top w:val="none" w:sz="0" w:space="0" w:color="auto"/>
        <w:left w:val="none" w:sz="0" w:space="0" w:color="auto"/>
        <w:bottom w:val="none" w:sz="0" w:space="0" w:color="auto"/>
        <w:right w:val="none" w:sz="0" w:space="0" w:color="auto"/>
      </w:divBdr>
    </w:div>
    <w:div w:id="573465650">
      <w:marLeft w:val="0"/>
      <w:marRight w:val="0"/>
      <w:marTop w:val="0"/>
      <w:marBottom w:val="0"/>
      <w:divBdr>
        <w:top w:val="none" w:sz="0" w:space="0" w:color="auto"/>
        <w:left w:val="none" w:sz="0" w:space="0" w:color="auto"/>
        <w:bottom w:val="none" w:sz="0" w:space="0" w:color="auto"/>
        <w:right w:val="none" w:sz="0" w:space="0" w:color="auto"/>
      </w:divBdr>
    </w:div>
    <w:div w:id="573584586">
      <w:marLeft w:val="0"/>
      <w:marRight w:val="0"/>
      <w:marTop w:val="0"/>
      <w:marBottom w:val="0"/>
      <w:divBdr>
        <w:top w:val="none" w:sz="0" w:space="0" w:color="auto"/>
        <w:left w:val="none" w:sz="0" w:space="0" w:color="auto"/>
        <w:bottom w:val="none" w:sz="0" w:space="0" w:color="auto"/>
        <w:right w:val="none" w:sz="0" w:space="0" w:color="auto"/>
      </w:divBdr>
    </w:div>
    <w:div w:id="573662454">
      <w:marLeft w:val="0"/>
      <w:marRight w:val="0"/>
      <w:marTop w:val="0"/>
      <w:marBottom w:val="0"/>
      <w:divBdr>
        <w:top w:val="none" w:sz="0" w:space="0" w:color="auto"/>
        <w:left w:val="none" w:sz="0" w:space="0" w:color="auto"/>
        <w:bottom w:val="none" w:sz="0" w:space="0" w:color="auto"/>
        <w:right w:val="none" w:sz="0" w:space="0" w:color="auto"/>
      </w:divBdr>
    </w:div>
    <w:div w:id="573664282">
      <w:marLeft w:val="0"/>
      <w:marRight w:val="0"/>
      <w:marTop w:val="0"/>
      <w:marBottom w:val="0"/>
      <w:divBdr>
        <w:top w:val="none" w:sz="0" w:space="0" w:color="auto"/>
        <w:left w:val="none" w:sz="0" w:space="0" w:color="auto"/>
        <w:bottom w:val="none" w:sz="0" w:space="0" w:color="auto"/>
        <w:right w:val="none" w:sz="0" w:space="0" w:color="auto"/>
      </w:divBdr>
    </w:div>
    <w:div w:id="573664633">
      <w:marLeft w:val="0"/>
      <w:marRight w:val="0"/>
      <w:marTop w:val="0"/>
      <w:marBottom w:val="0"/>
      <w:divBdr>
        <w:top w:val="none" w:sz="0" w:space="0" w:color="auto"/>
        <w:left w:val="none" w:sz="0" w:space="0" w:color="auto"/>
        <w:bottom w:val="none" w:sz="0" w:space="0" w:color="auto"/>
        <w:right w:val="none" w:sz="0" w:space="0" w:color="auto"/>
      </w:divBdr>
    </w:div>
    <w:div w:id="573706108">
      <w:marLeft w:val="0"/>
      <w:marRight w:val="0"/>
      <w:marTop w:val="0"/>
      <w:marBottom w:val="0"/>
      <w:divBdr>
        <w:top w:val="none" w:sz="0" w:space="0" w:color="auto"/>
        <w:left w:val="none" w:sz="0" w:space="0" w:color="auto"/>
        <w:bottom w:val="none" w:sz="0" w:space="0" w:color="auto"/>
        <w:right w:val="none" w:sz="0" w:space="0" w:color="auto"/>
      </w:divBdr>
    </w:div>
    <w:div w:id="573709753">
      <w:marLeft w:val="0"/>
      <w:marRight w:val="0"/>
      <w:marTop w:val="0"/>
      <w:marBottom w:val="0"/>
      <w:divBdr>
        <w:top w:val="none" w:sz="0" w:space="0" w:color="auto"/>
        <w:left w:val="none" w:sz="0" w:space="0" w:color="auto"/>
        <w:bottom w:val="none" w:sz="0" w:space="0" w:color="auto"/>
        <w:right w:val="none" w:sz="0" w:space="0" w:color="auto"/>
      </w:divBdr>
    </w:div>
    <w:div w:id="573780837">
      <w:marLeft w:val="0"/>
      <w:marRight w:val="0"/>
      <w:marTop w:val="0"/>
      <w:marBottom w:val="0"/>
      <w:divBdr>
        <w:top w:val="none" w:sz="0" w:space="0" w:color="auto"/>
        <w:left w:val="none" w:sz="0" w:space="0" w:color="auto"/>
        <w:bottom w:val="none" w:sz="0" w:space="0" w:color="auto"/>
        <w:right w:val="none" w:sz="0" w:space="0" w:color="auto"/>
      </w:divBdr>
    </w:div>
    <w:div w:id="573853764">
      <w:marLeft w:val="0"/>
      <w:marRight w:val="0"/>
      <w:marTop w:val="0"/>
      <w:marBottom w:val="0"/>
      <w:divBdr>
        <w:top w:val="none" w:sz="0" w:space="0" w:color="auto"/>
        <w:left w:val="none" w:sz="0" w:space="0" w:color="auto"/>
        <w:bottom w:val="none" w:sz="0" w:space="0" w:color="auto"/>
        <w:right w:val="none" w:sz="0" w:space="0" w:color="auto"/>
      </w:divBdr>
    </w:div>
    <w:div w:id="574047780">
      <w:marLeft w:val="0"/>
      <w:marRight w:val="0"/>
      <w:marTop w:val="0"/>
      <w:marBottom w:val="0"/>
      <w:divBdr>
        <w:top w:val="none" w:sz="0" w:space="0" w:color="auto"/>
        <w:left w:val="none" w:sz="0" w:space="0" w:color="auto"/>
        <w:bottom w:val="none" w:sz="0" w:space="0" w:color="auto"/>
        <w:right w:val="none" w:sz="0" w:space="0" w:color="auto"/>
      </w:divBdr>
    </w:div>
    <w:div w:id="574164219">
      <w:marLeft w:val="0"/>
      <w:marRight w:val="0"/>
      <w:marTop w:val="0"/>
      <w:marBottom w:val="0"/>
      <w:divBdr>
        <w:top w:val="none" w:sz="0" w:space="0" w:color="auto"/>
        <w:left w:val="none" w:sz="0" w:space="0" w:color="auto"/>
        <w:bottom w:val="none" w:sz="0" w:space="0" w:color="auto"/>
        <w:right w:val="none" w:sz="0" w:space="0" w:color="auto"/>
      </w:divBdr>
    </w:div>
    <w:div w:id="574242704">
      <w:marLeft w:val="0"/>
      <w:marRight w:val="0"/>
      <w:marTop w:val="0"/>
      <w:marBottom w:val="0"/>
      <w:divBdr>
        <w:top w:val="none" w:sz="0" w:space="0" w:color="auto"/>
        <w:left w:val="none" w:sz="0" w:space="0" w:color="auto"/>
        <w:bottom w:val="none" w:sz="0" w:space="0" w:color="auto"/>
        <w:right w:val="none" w:sz="0" w:space="0" w:color="auto"/>
      </w:divBdr>
    </w:div>
    <w:div w:id="574319479">
      <w:marLeft w:val="0"/>
      <w:marRight w:val="0"/>
      <w:marTop w:val="0"/>
      <w:marBottom w:val="0"/>
      <w:divBdr>
        <w:top w:val="none" w:sz="0" w:space="0" w:color="auto"/>
        <w:left w:val="none" w:sz="0" w:space="0" w:color="auto"/>
        <w:bottom w:val="none" w:sz="0" w:space="0" w:color="auto"/>
        <w:right w:val="none" w:sz="0" w:space="0" w:color="auto"/>
      </w:divBdr>
    </w:div>
    <w:div w:id="574359789">
      <w:marLeft w:val="0"/>
      <w:marRight w:val="0"/>
      <w:marTop w:val="0"/>
      <w:marBottom w:val="0"/>
      <w:divBdr>
        <w:top w:val="none" w:sz="0" w:space="0" w:color="auto"/>
        <w:left w:val="none" w:sz="0" w:space="0" w:color="auto"/>
        <w:bottom w:val="none" w:sz="0" w:space="0" w:color="auto"/>
        <w:right w:val="none" w:sz="0" w:space="0" w:color="auto"/>
      </w:divBdr>
    </w:div>
    <w:div w:id="574441153">
      <w:marLeft w:val="0"/>
      <w:marRight w:val="0"/>
      <w:marTop w:val="0"/>
      <w:marBottom w:val="0"/>
      <w:divBdr>
        <w:top w:val="none" w:sz="0" w:space="0" w:color="auto"/>
        <w:left w:val="none" w:sz="0" w:space="0" w:color="auto"/>
        <w:bottom w:val="none" w:sz="0" w:space="0" w:color="auto"/>
        <w:right w:val="none" w:sz="0" w:space="0" w:color="auto"/>
      </w:divBdr>
    </w:div>
    <w:div w:id="574513777">
      <w:marLeft w:val="0"/>
      <w:marRight w:val="0"/>
      <w:marTop w:val="0"/>
      <w:marBottom w:val="0"/>
      <w:divBdr>
        <w:top w:val="none" w:sz="0" w:space="0" w:color="auto"/>
        <w:left w:val="none" w:sz="0" w:space="0" w:color="auto"/>
        <w:bottom w:val="none" w:sz="0" w:space="0" w:color="auto"/>
        <w:right w:val="none" w:sz="0" w:space="0" w:color="auto"/>
      </w:divBdr>
    </w:div>
    <w:div w:id="574584745">
      <w:marLeft w:val="0"/>
      <w:marRight w:val="0"/>
      <w:marTop w:val="0"/>
      <w:marBottom w:val="0"/>
      <w:divBdr>
        <w:top w:val="none" w:sz="0" w:space="0" w:color="auto"/>
        <w:left w:val="none" w:sz="0" w:space="0" w:color="auto"/>
        <w:bottom w:val="none" w:sz="0" w:space="0" w:color="auto"/>
        <w:right w:val="none" w:sz="0" w:space="0" w:color="auto"/>
      </w:divBdr>
    </w:div>
    <w:div w:id="574702787">
      <w:marLeft w:val="0"/>
      <w:marRight w:val="0"/>
      <w:marTop w:val="0"/>
      <w:marBottom w:val="0"/>
      <w:divBdr>
        <w:top w:val="none" w:sz="0" w:space="0" w:color="auto"/>
        <w:left w:val="none" w:sz="0" w:space="0" w:color="auto"/>
        <w:bottom w:val="none" w:sz="0" w:space="0" w:color="auto"/>
        <w:right w:val="none" w:sz="0" w:space="0" w:color="auto"/>
      </w:divBdr>
    </w:div>
    <w:div w:id="574752978">
      <w:marLeft w:val="0"/>
      <w:marRight w:val="0"/>
      <w:marTop w:val="0"/>
      <w:marBottom w:val="0"/>
      <w:divBdr>
        <w:top w:val="none" w:sz="0" w:space="0" w:color="auto"/>
        <w:left w:val="none" w:sz="0" w:space="0" w:color="auto"/>
        <w:bottom w:val="none" w:sz="0" w:space="0" w:color="auto"/>
        <w:right w:val="none" w:sz="0" w:space="0" w:color="auto"/>
      </w:divBdr>
    </w:div>
    <w:div w:id="574776505">
      <w:marLeft w:val="0"/>
      <w:marRight w:val="0"/>
      <w:marTop w:val="0"/>
      <w:marBottom w:val="0"/>
      <w:divBdr>
        <w:top w:val="none" w:sz="0" w:space="0" w:color="auto"/>
        <w:left w:val="none" w:sz="0" w:space="0" w:color="auto"/>
        <w:bottom w:val="none" w:sz="0" w:space="0" w:color="auto"/>
        <w:right w:val="none" w:sz="0" w:space="0" w:color="auto"/>
      </w:divBdr>
    </w:div>
    <w:div w:id="574902759">
      <w:marLeft w:val="0"/>
      <w:marRight w:val="0"/>
      <w:marTop w:val="0"/>
      <w:marBottom w:val="0"/>
      <w:divBdr>
        <w:top w:val="none" w:sz="0" w:space="0" w:color="auto"/>
        <w:left w:val="none" w:sz="0" w:space="0" w:color="auto"/>
        <w:bottom w:val="none" w:sz="0" w:space="0" w:color="auto"/>
        <w:right w:val="none" w:sz="0" w:space="0" w:color="auto"/>
      </w:divBdr>
    </w:div>
    <w:div w:id="574972844">
      <w:marLeft w:val="0"/>
      <w:marRight w:val="0"/>
      <w:marTop w:val="0"/>
      <w:marBottom w:val="0"/>
      <w:divBdr>
        <w:top w:val="none" w:sz="0" w:space="0" w:color="auto"/>
        <w:left w:val="none" w:sz="0" w:space="0" w:color="auto"/>
        <w:bottom w:val="none" w:sz="0" w:space="0" w:color="auto"/>
        <w:right w:val="none" w:sz="0" w:space="0" w:color="auto"/>
      </w:divBdr>
    </w:div>
    <w:div w:id="575089914">
      <w:marLeft w:val="0"/>
      <w:marRight w:val="0"/>
      <w:marTop w:val="0"/>
      <w:marBottom w:val="0"/>
      <w:divBdr>
        <w:top w:val="none" w:sz="0" w:space="0" w:color="auto"/>
        <w:left w:val="none" w:sz="0" w:space="0" w:color="auto"/>
        <w:bottom w:val="none" w:sz="0" w:space="0" w:color="auto"/>
        <w:right w:val="none" w:sz="0" w:space="0" w:color="auto"/>
      </w:divBdr>
    </w:div>
    <w:div w:id="575212443">
      <w:marLeft w:val="0"/>
      <w:marRight w:val="0"/>
      <w:marTop w:val="0"/>
      <w:marBottom w:val="0"/>
      <w:divBdr>
        <w:top w:val="none" w:sz="0" w:space="0" w:color="auto"/>
        <w:left w:val="none" w:sz="0" w:space="0" w:color="auto"/>
        <w:bottom w:val="none" w:sz="0" w:space="0" w:color="auto"/>
        <w:right w:val="none" w:sz="0" w:space="0" w:color="auto"/>
      </w:divBdr>
    </w:div>
    <w:div w:id="575281037">
      <w:marLeft w:val="0"/>
      <w:marRight w:val="0"/>
      <w:marTop w:val="0"/>
      <w:marBottom w:val="0"/>
      <w:divBdr>
        <w:top w:val="none" w:sz="0" w:space="0" w:color="auto"/>
        <w:left w:val="none" w:sz="0" w:space="0" w:color="auto"/>
        <w:bottom w:val="none" w:sz="0" w:space="0" w:color="auto"/>
        <w:right w:val="none" w:sz="0" w:space="0" w:color="auto"/>
      </w:divBdr>
    </w:div>
    <w:div w:id="575283741">
      <w:bodyDiv w:val="1"/>
      <w:marLeft w:val="0"/>
      <w:marRight w:val="0"/>
      <w:marTop w:val="0"/>
      <w:marBottom w:val="0"/>
      <w:divBdr>
        <w:top w:val="none" w:sz="0" w:space="0" w:color="auto"/>
        <w:left w:val="none" w:sz="0" w:space="0" w:color="auto"/>
        <w:bottom w:val="none" w:sz="0" w:space="0" w:color="auto"/>
        <w:right w:val="none" w:sz="0" w:space="0" w:color="auto"/>
      </w:divBdr>
    </w:div>
    <w:div w:id="575555500">
      <w:marLeft w:val="0"/>
      <w:marRight w:val="0"/>
      <w:marTop w:val="0"/>
      <w:marBottom w:val="0"/>
      <w:divBdr>
        <w:top w:val="none" w:sz="0" w:space="0" w:color="auto"/>
        <w:left w:val="none" w:sz="0" w:space="0" w:color="auto"/>
        <w:bottom w:val="none" w:sz="0" w:space="0" w:color="auto"/>
        <w:right w:val="none" w:sz="0" w:space="0" w:color="auto"/>
      </w:divBdr>
    </w:div>
    <w:div w:id="575625649">
      <w:marLeft w:val="0"/>
      <w:marRight w:val="0"/>
      <w:marTop w:val="0"/>
      <w:marBottom w:val="0"/>
      <w:divBdr>
        <w:top w:val="none" w:sz="0" w:space="0" w:color="auto"/>
        <w:left w:val="none" w:sz="0" w:space="0" w:color="auto"/>
        <w:bottom w:val="none" w:sz="0" w:space="0" w:color="auto"/>
        <w:right w:val="none" w:sz="0" w:space="0" w:color="auto"/>
      </w:divBdr>
    </w:div>
    <w:div w:id="575625880">
      <w:marLeft w:val="0"/>
      <w:marRight w:val="0"/>
      <w:marTop w:val="0"/>
      <w:marBottom w:val="0"/>
      <w:divBdr>
        <w:top w:val="none" w:sz="0" w:space="0" w:color="auto"/>
        <w:left w:val="none" w:sz="0" w:space="0" w:color="auto"/>
        <w:bottom w:val="none" w:sz="0" w:space="0" w:color="auto"/>
        <w:right w:val="none" w:sz="0" w:space="0" w:color="auto"/>
      </w:divBdr>
    </w:div>
    <w:div w:id="575627068">
      <w:bodyDiv w:val="1"/>
      <w:marLeft w:val="0"/>
      <w:marRight w:val="0"/>
      <w:marTop w:val="0"/>
      <w:marBottom w:val="0"/>
      <w:divBdr>
        <w:top w:val="none" w:sz="0" w:space="0" w:color="auto"/>
        <w:left w:val="none" w:sz="0" w:space="0" w:color="auto"/>
        <w:bottom w:val="none" w:sz="0" w:space="0" w:color="auto"/>
        <w:right w:val="none" w:sz="0" w:space="0" w:color="auto"/>
      </w:divBdr>
    </w:div>
    <w:div w:id="575633214">
      <w:marLeft w:val="0"/>
      <w:marRight w:val="0"/>
      <w:marTop w:val="0"/>
      <w:marBottom w:val="0"/>
      <w:divBdr>
        <w:top w:val="none" w:sz="0" w:space="0" w:color="auto"/>
        <w:left w:val="none" w:sz="0" w:space="0" w:color="auto"/>
        <w:bottom w:val="none" w:sz="0" w:space="0" w:color="auto"/>
        <w:right w:val="none" w:sz="0" w:space="0" w:color="auto"/>
      </w:divBdr>
    </w:div>
    <w:div w:id="575745122">
      <w:marLeft w:val="0"/>
      <w:marRight w:val="0"/>
      <w:marTop w:val="0"/>
      <w:marBottom w:val="0"/>
      <w:divBdr>
        <w:top w:val="none" w:sz="0" w:space="0" w:color="auto"/>
        <w:left w:val="none" w:sz="0" w:space="0" w:color="auto"/>
        <w:bottom w:val="none" w:sz="0" w:space="0" w:color="auto"/>
        <w:right w:val="none" w:sz="0" w:space="0" w:color="auto"/>
      </w:divBdr>
    </w:div>
    <w:div w:id="575748217">
      <w:marLeft w:val="0"/>
      <w:marRight w:val="0"/>
      <w:marTop w:val="0"/>
      <w:marBottom w:val="0"/>
      <w:divBdr>
        <w:top w:val="none" w:sz="0" w:space="0" w:color="auto"/>
        <w:left w:val="none" w:sz="0" w:space="0" w:color="auto"/>
        <w:bottom w:val="none" w:sz="0" w:space="0" w:color="auto"/>
        <w:right w:val="none" w:sz="0" w:space="0" w:color="auto"/>
      </w:divBdr>
    </w:div>
    <w:div w:id="575824638">
      <w:bodyDiv w:val="1"/>
      <w:marLeft w:val="0"/>
      <w:marRight w:val="0"/>
      <w:marTop w:val="0"/>
      <w:marBottom w:val="0"/>
      <w:divBdr>
        <w:top w:val="none" w:sz="0" w:space="0" w:color="auto"/>
        <w:left w:val="none" w:sz="0" w:space="0" w:color="auto"/>
        <w:bottom w:val="none" w:sz="0" w:space="0" w:color="auto"/>
        <w:right w:val="none" w:sz="0" w:space="0" w:color="auto"/>
      </w:divBdr>
    </w:div>
    <w:div w:id="575865009">
      <w:marLeft w:val="0"/>
      <w:marRight w:val="0"/>
      <w:marTop w:val="0"/>
      <w:marBottom w:val="0"/>
      <w:divBdr>
        <w:top w:val="none" w:sz="0" w:space="0" w:color="auto"/>
        <w:left w:val="none" w:sz="0" w:space="0" w:color="auto"/>
        <w:bottom w:val="none" w:sz="0" w:space="0" w:color="auto"/>
        <w:right w:val="none" w:sz="0" w:space="0" w:color="auto"/>
      </w:divBdr>
    </w:div>
    <w:div w:id="576015326">
      <w:marLeft w:val="0"/>
      <w:marRight w:val="0"/>
      <w:marTop w:val="0"/>
      <w:marBottom w:val="0"/>
      <w:divBdr>
        <w:top w:val="none" w:sz="0" w:space="0" w:color="auto"/>
        <w:left w:val="none" w:sz="0" w:space="0" w:color="auto"/>
        <w:bottom w:val="none" w:sz="0" w:space="0" w:color="auto"/>
        <w:right w:val="none" w:sz="0" w:space="0" w:color="auto"/>
      </w:divBdr>
    </w:div>
    <w:div w:id="576016888">
      <w:marLeft w:val="0"/>
      <w:marRight w:val="0"/>
      <w:marTop w:val="0"/>
      <w:marBottom w:val="0"/>
      <w:divBdr>
        <w:top w:val="none" w:sz="0" w:space="0" w:color="auto"/>
        <w:left w:val="none" w:sz="0" w:space="0" w:color="auto"/>
        <w:bottom w:val="none" w:sz="0" w:space="0" w:color="auto"/>
        <w:right w:val="none" w:sz="0" w:space="0" w:color="auto"/>
      </w:divBdr>
    </w:div>
    <w:div w:id="576019918">
      <w:marLeft w:val="0"/>
      <w:marRight w:val="0"/>
      <w:marTop w:val="0"/>
      <w:marBottom w:val="0"/>
      <w:divBdr>
        <w:top w:val="none" w:sz="0" w:space="0" w:color="auto"/>
        <w:left w:val="none" w:sz="0" w:space="0" w:color="auto"/>
        <w:bottom w:val="none" w:sz="0" w:space="0" w:color="auto"/>
        <w:right w:val="none" w:sz="0" w:space="0" w:color="auto"/>
      </w:divBdr>
    </w:div>
    <w:div w:id="576130837">
      <w:marLeft w:val="0"/>
      <w:marRight w:val="0"/>
      <w:marTop w:val="0"/>
      <w:marBottom w:val="0"/>
      <w:divBdr>
        <w:top w:val="none" w:sz="0" w:space="0" w:color="auto"/>
        <w:left w:val="none" w:sz="0" w:space="0" w:color="auto"/>
        <w:bottom w:val="none" w:sz="0" w:space="0" w:color="auto"/>
        <w:right w:val="none" w:sz="0" w:space="0" w:color="auto"/>
      </w:divBdr>
    </w:div>
    <w:div w:id="576135405">
      <w:marLeft w:val="0"/>
      <w:marRight w:val="0"/>
      <w:marTop w:val="0"/>
      <w:marBottom w:val="0"/>
      <w:divBdr>
        <w:top w:val="none" w:sz="0" w:space="0" w:color="auto"/>
        <w:left w:val="none" w:sz="0" w:space="0" w:color="auto"/>
        <w:bottom w:val="none" w:sz="0" w:space="0" w:color="auto"/>
        <w:right w:val="none" w:sz="0" w:space="0" w:color="auto"/>
      </w:divBdr>
    </w:div>
    <w:div w:id="576135731">
      <w:marLeft w:val="0"/>
      <w:marRight w:val="0"/>
      <w:marTop w:val="0"/>
      <w:marBottom w:val="0"/>
      <w:divBdr>
        <w:top w:val="none" w:sz="0" w:space="0" w:color="auto"/>
        <w:left w:val="none" w:sz="0" w:space="0" w:color="auto"/>
        <w:bottom w:val="none" w:sz="0" w:space="0" w:color="auto"/>
        <w:right w:val="none" w:sz="0" w:space="0" w:color="auto"/>
      </w:divBdr>
    </w:div>
    <w:div w:id="576209952">
      <w:marLeft w:val="0"/>
      <w:marRight w:val="0"/>
      <w:marTop w:val="0"/>
      <w:marBottom w:val="0"/>
      <w:divBdr>
        <w:top w:val="none" w:sz="0" w:space="0" w:color="auto"/>
        <w:left w:val="none" w:sz="0" w:space="0" w:color="auto"/>
        <w:bottom w:val="none" w:sz="0" w:space="0" w:color="auto"/>
        <w:right w:val="none" w:sz="0" w:space="0" w:color="auto"/>
      </w:divBdr>
    </w:div>
    <w:div w:id="576213787">
      <w:marLeft w:val="0"/>
      <w:marRight w:val="0"/>
      <w:marTop w:val="0"/>
      <w:marBottom w:val="0"/>
      <w:divBdr>
        <w:top w:val="none" w:sz="0" w:space="0" w:color="auto"/>
        <w:left w:val="none" w:sz="0" w:space="0" w:color="auto"/>
        <w:bottom w:val="none" w:sz="0" w:space="0" w:color="auto"/>
        <w:right w:val="none" w:sz="0" w:space="0" w:color="auto"/>
      </w:divBdr>
    </w:div>
    <w:div w:id="576401481">
      <w:marLeft w:val="0"/>
      <w:marRight w:val="0"/>
      <w:marTop w:val="0"/>
      <w:marBottom w:val="0"/>
      <w:divBdr>
        <w:top w:val="none" w:sz="0" w:space="0" w:color="auto"/>
        <w:left w:val="none" w:sz="0" w:space="0" w:color="auto"/>
        <w:bottom w:val="none" w:sz="0" w:space="0" w:color="auto"/>
        <w:right w:val="none" w:sz="0" w:space="0" w:color="auto"/>
      </w:divBdr>
    </w:div>
    <w:div w:id="576477072">
      <w:marLeft w:val="0"/>
      <w:marRight w:val="0"/>
      <w:marTop w:val="0"/>
      <w:marBottom w:val="0"/>
      <w:divBdr>
        <w:top w:val="none" w:sz="0" w:space="0" w:color="auto"/>
        <w:left w:val="none" w:sz="0" w:space="0" w:color="auto"/>
        <w:bottom w:val="none" w:sz="0" w:space="0" w:color="auto"/>
        <w:right w:val="none" w:sz="0" w:space="0" w:color="auto"/>
      </w:divBdr>
    </w:div>
    <w:div w:id="576595214">
      <w:marLeft w:val="0"/>
      <w:marRight w:val="0"/>
      <w:marTop w:val="0"/>
      <w:marBottom w:val="0"/>
      <w:divBdr>
        <w:top w:val="none" w:sz="0" w:space="0" w:color="auto"/>
        <w:left w:val="none" w:sz="0" w:space="0" w:color="auto"/>
        <w:bottom w:val="none" w:sz="0" w:space="0" w:color="auto"/>
        <w:right w:val="none" w:sz="0" w:space="0" w:color="auto"/>
      </w:divBdr>
    </w:div>
    <w:div w:id="576600875">
      <w:marLeft w:val="0"/>
      <w:marRight w:val="0"/>
      <w:marTop w:val="0"/>
      <w:marBottom w:val="0"/>
      <w:divBdr>
        <w:top w:val="none" w:sz="0" w:space="0" w:color="auto"/>
        <w:left w:val="none" w:sz="0" w:space="0" w:color="auto"/>
        <w:bottom w:val="none" w:sz="0" w:space="0" w:color="auto"/>
        <w:right w:val="none" w:sz="0" w:space="0" w:color="auto"/>
      </w:divBdr>
    </w:div>
    <w:div w:id="576791413">
      <w:marLeft w:val="0"/>
      <w:marRight w:val="0"/>
      <w:marTop w:val="0"/>
      <w:marBottom w:val="0"/>
      <w:divBdr>
        <w:top w:val="none" w:sz="0" w:space="0" w:color="auto"/>
        <w:left w:val="none" w:sz="0" w:space="0" w:color="auto"/>
        <w:bottom w:val="none" w:sz="0" w:space="0" w:color="auto"/>
        <w:right w:val="none" w:sz="0" w:space="0" w:color="auto"/>
      </w:divBdr>
    </w:div>
    <w:div w:id="576791710">
      <w:marLeft w:val="0"/>
      <w:marRight w:val="0"/>
      <w:marTop w:val="0"/>
      <w:marBottom w:val="0"/>
      <w:divBdr>
        <w:top w:val="none" w:sz="0" w:space="0" w:color="auto"/>
        <w:left w:val="none" w:sz="0" w:space="0" w:color="auto"/>
        <w:bottom w:val="none" w:sz="0" w:space="0" w:color="auto"/>
        <w:right w:val="none" w:sz="0" w:space="0" w:color="auto"/>
      </w:divBdr>
    </w:div>
    <w:div w:id="576865427">
      <w:marLeft w:val="0"/>
      <w:marRight w:val="0"/>
      <w:marTop w:val="0"/>
      <w:marBottom w:val="0"/>
      <w:divBdr>
        <w:top w:val="none" w:sz="0" w:space="0" w:color="auto"/>
        <w:left w:val="none" w:sz="0" w:space="0" w:color="auto"/>
        <w:bottom w:val="none" w:sz="0" w:space="0" w:color="auto"/>
        <w:right w:val="none" w:sz="0" w:space="0" w:color="auto"/>
      </w:divBdr>
    </w:div>
    <w:div w:id="576941650">
      <w:marLeft w:val="0"/>
      <w:marRight w:val="0"/>
      <w:marTop w:val="0"/>
      <w:marBottom w:val="0"/>
      <w:divBdr>
        <w:top w:val="none" w:sz="0" w:space="0" w:color="auto"/>
        <w:left w:val="none" w:sz="0" w:space="0" w:color="auto"/>
        <w:bottom w:val="none" w:sz="0" w:space="0" w:color="auto"/>
        <w:right w:val="none" w:sz="0" w:space="0" w:color="auto"/>
      </w:divBdr>
    </w:div>
    <w:div w:id="576986589">
      <w:marLeft w:val="0"/>
      <w:marRight w:val="0"/>
      <w:marTop w:val="0"/>
      <w:marBottom w:val="0"/>
      <w:divBdr>
        <w:top w:val="none" w:sz="0" w:space="0" w:color="auto"/>
        <w:left w:val="none" w:sz="0" w:space="0" w:color="auto"/>
        <w:bottom w:val="none" w:sz="0" w:space="0" w:color="auto"/>
        <w:right w:val="none" w:sz="0" w:space="0" w:color="auto"/>
      </w:divBdr>
    </w:div>
    <w:div w:id="577056678">
      <w:marLeft w:val="0"/>
      <w:marRight w:val="0"/>
      <w:marTop w:val="0"/>
      <w:marBottom w:val="0"/>
      <w:divBdr>
        <w:top w:val="none" w:sz="0" w:space="0" w:color="auto"/>
        <w:left w:val="none" w:sz="0" w:space="0" w:color="auto"/>
        <w:bottom w:val="none" w:sz="0" w:space="0" w:color="auto"/>
        <w:right w:val="none" w:sz="0" w:space="0" w:color="auto"/>
      </w:divBdr>
    </w:div>
    <w:div w:id="577132785">
      <w:marLeft w:val="0"/>
      <w:marRight w:val="0"/>
      <w:marTop w:val="0"/>
      <w:marBottom w:val="0"/>
      <w:divBdr>
        <w:top w:val="none" w:sz="0" w:space="0" w:color="auto"/>
        <w:left w:val="none" w:sz="0" w:space="0" w:color="auto"/>
        <w:bottom w:val="none" w:sz="0" w:space="0" w:color="auto"/>
        <w:right w:val="none" w:sz="0" w:space="0" w:color="auto"/>
      </w:divBdr>
    </w:div>
    <w:div w:id="577136877">
      <w:marLeft w:val="0"/>
      <w:marRight w:val="0"/>
      <w:marTop w:val="0"/>
      <w:marBottom w:val="0"/>
      <w:divBdr>
        <w:top w:val="none" w:sz="0" w:space="0" w:color="auto"/>
        <w:left w:val="none" w:sz="0" w:space="0" w:color="auto"/>
        <w:bottom w:val="none" w:sz="0" w:space="0" w:color="auto"/>
        <w:right w:val="none" w:sz="0" w:space="0" w:color="auto"/>
      </w:divBdr>
    </w:div>
    <w:div w:id="577206658">
      <w:marLeft w:val="0"/>
      <w:marRight w:val="0"/>
      <w:marTop w:val="0"/>
      <w:marBottom w:val="0"/>
      <w:divBdr>
        <w:top w:val="none" w:sz="0" w:space="0" w:color="auto"/>
        <w:left w:val="none" w:sz="0" w:space="0" w:color="auto"/>
        <w:bottom w:val="none" w:sz="0" w:space="0" w:color="auto"/>
        <w:right w:val="none" w:sz="0" w:space="0" w:color="auto"/>
      </w:divBdr>
    </w:div>
    <w:div w:id="577247075">
      <w:marLeft w:val="0"/>
      <w:marRight w:val="0"/>
      <w:marTop w:val="0"/>
      <w:marBottom w:val="0"/>
      <w:divBdr>
        <w:top w:val="none" w:sz="0" w:space="0" w:color="auto"/>
        <w:left w:val="none" w:sz="0" w:space="0" w:color="auto"/>
        <w:bottom w:val="none" w:sz="0" w:space="0" w:color="auto"/>
        <w:right w:val="none" w:sz="0" w:space="0" w:color="auto"/>
      </w:divBdr>
    </w:div>
    <w:div w:id="577249201">
      <w:marLeft w:val="0"/>
      <w:marRight w:val="0"/>
      <w:marTop w:val="0"/>
      <w:marBottom w:val="0"/>
      <w:divBdr>
        <w:top w:val="none" w:sz="0" w:space="0" w:color="auto"/>
        <w:left w:val="none" w:sz="0" w:space="0" w:color="auto"/>
        <w:bottom w:val="none" w:sz="0" w:space="0" w:color="auto"/>
        <w:right w:val="none" w:sz="0" w:space="0" w:color="auto"/>
      </w:divBdr>
    </w:div>
    <w:div w:id="577516982">
      <w:marLeft w:val="0"/>
      <w:marRight w:val="0"/>
      <w:marTop w:val="0"/>
      <w:marBottom w:val="0"/>
      <w:divBdr>
        <w:top w:val="none" w:sz="0" w:space="0" w:color="auto"/>
        <w:left w:val="none" w:sz="0" w:space="0" w:color="auto"/>
        <w:bottom w:val="none" w:sz="0" w:space="0" w:color="auto"/>
        <w:right w:val="none" w:sz="0" w:space="0" w:color="auto"/>
      </w:divBdr>
    </w:div>
    <w:div w:id="577522565">
      <w:marLeft w:val="0"/>
      <w:marRight w:val="0"/>
      <w:marTop w:val="0"/>
      <w:marBottom w:val="0"/>
      <w:divBdr>
        <w:top w:val="none" w:sz="0" w:space="0" w:color="auto"/>
        <w:left w:val="none" w:sz="0" w:space="0" w:color="auto"/>
        <w:bottom w:val="none" w:sz="0" w:space="0" w:color="auto"/>
        <w:right w:val="none" w:sz="0" w:space="0" w:color="auto"/>
      </w:divBdr>
    </w:div>
    <w:div w:id="577596084">
      <w:marLeft w:val="0"/>
      <w:marRight w:val="0"/>
      <w:marTop w:val="0"/>
      <w:marBottom w:val="0"/>
      <w:divBdr>
        <w:top w:val="none" w:sz="0" w:space="0" w:color="auto"/>
        <w:left w:val="none" w:sz="0" w:space="0" w:color="auto"/>
        <w:bottom w:val="none" w:sz="0" w:space="0" w:color="auto"/>
        <w:right w:val="none" w:sz="0" w:space="0" w:color="auto"/>
      </w:divBdr>
    </w:div>
    <w:div w:id="577599460">
      <w:marLeft w:val="0"/>
      <w:marRight w:val="0"/>
      <w:marTop w:val="0"/>
      <w:marBottom w:val="0"/>
      <w:divBdr>
        <w:top w:val="none" w:sz="0" w:space="0" w:color="auto"/>
        <w:left w:val="none" w:sz="0" w:space="0" w:color="auto"/>
        <w:bottom w:val="none" w:sz="0" w:space="0" w:color="auto"/>
        <w:right w:val="none" w:sz="0" w:space="0" w:color="auto"/>
      </w:divBdr>
    </w:div>
    <w:div w:id="577599693">
      <w:marLeft w:val="0"/>
      <w:marRight w:val="0"/>
      <w:marTop w:val="0"/>
      <w:marBottom w:val="0"/>
      <w:divBdr>
        <w:top w:val="none" w:sz="0" w:space="0" w:color="auto"/>
        <w:left w:val="none" w:sz="0" w:space="0" w:color="auto"/>
        <w:bottom w:val="none" w:sz="0" w:space="0" w:color="auto"/>
        <w:right w:val="none" w:sz="0" w:space="0" w:color="auto"/>
      </w:divBdr>
    </w:div>
    <w:div w:id="577641476">
      <w:marLeft w:val="0"/>
      <w:marRight w:val="0"/>
      <w:marTop w:val="0"/>
      <w:marBottom w:val="0"/>
      <w:divBdr>
        <w:top w:val="none" w:sz="0" w:space="0" w:color="auto"/>
        <w:left w:val="none" w:sz="0" w:space="0" w:color="auto"/>
        <w:bottom w:val="none" w:sz="0" w:space="0" w:color="auto"/>
        <w:right w:val="none" w:sz="0" w:space="0" w:color="auto"/>
      </w:divBdr>
    </w:div>
    <w:div w:id="577832013">
      <w:marLeft w:val="0"/>
      <w:marRight w:val="0"/>
      <w:marTop w:val="0"/>
      <w:marBottom w:val="0"/>
      <w:divBdr>
        <w:top w:val="none" w:sz="0" w:space="0" w:color="auto"/>
        <w:left w:val="none" w:sz="0" w:space="0" w:color="auto"/>
        <w:bottom w:val="none" w:sz="0" w:space="0" w:color="auto"/>
        <w:right w:val="none" w:sz="0" w:space="0" w:color="auto"/>
      </w:divBdr>
    </w:div>
    <w:div w:id="577862303">
      <w:marLeft w:val="0"/>
      <w:marRight w:val="0"/>
      <w:marTop w:val="0"/>
      <w:marBottom w:val="0"/>
      <w:divBdr>
        <w:top w:val="none" w:sz="0" w:space="0" w:color="auto"/>
        <w:left w:val="none" w:sz="0" w:space="0" w:color="auto"/>
        <w:bottom w:val="none" w:sz="0" w:space="0" w:color="auto"/>
        <w:right w:val="none" w:sz="0" w:space="0" w:color="auto"/>
      </w:divBdr>
    </w:div>
    <w:div w:id="577862491">
      <w:marLeft w:val="0"/>
      <w:marRight w:val="0"/>
      <w:marTop w:val="0"/>
      <w:marBottom w:val="0"/>
      <w:divBdr>
        <w:top w:val="none" w:sz="0" w:space="0" w:color="auto"/>
        <w:left w:val="none" w:sz="0" w:space="0" w:color="auto"/>
        <w:bottom w:val="none" w:sz="0" w:space="0" w:color="auto"/>
        <w:right w:val="none" w:sz="0" w:space="0" w:color="auto"/>
      </w:divBdr>
    </w:div>
    <w:div w:id="577903050">
      <w:marLeft w:val="0"/>
      <w:marRight w:val="0"/>
      <w:marTop w:val="0"/>
      <w:marBottom w:val="0"/>
      <w:divBdr>
        <w:top w:val="none" w:sz="0" w:space="0" w:color="auto"/>
        <w:left w:val="none" w:sz="0" w:space="0" w:color="auto"/>
        <w:bottom w:val="none" w:sz="0" w:space="0" w:color="auto"/>
        <w:right w:val="none" w:sz="0" w:space="0" w:color="auto"/>
      </w:divBdr>
    </w:div>
    <w:div w:id="577903633">
      <w:marLeft w:val="0"/>
      <w:marRight w:val="0"/>
      <w:marTop w:val="0"/>
      <w:marBottom w:val="0"/>
      <w:divBdr>
        <w:top w:val="none" w:sz="0" w:space="0" w:color="auto"/>
        <w:left w:val="none" w:sz="0" w:space="0" w:color="auto"/>
        <w:bottom w:val="none" w:sz="0" w:space="0" w:color="auto"/>
        <w:right w:val="none" w:sz="0" w:space="0" w:color="auto"/>
      </w:divBdr>
    </w:div>
    <w:div w:id="578171215">
      <w:marLeft w:val="0"/>
      <w:marRight w:val="0"/>
      <w:marTop w:val="0"/>
      <w:marBottom w:val="0"/>
      <w:divBdr>
        <w:top w:val="none" w:sz="0" w:space="0" w:color="auto"/>
        <w:left w:val="none" w:sz="0" w:space="0" w:color="auto"/>
        <w:bottom w:val="none" w:sz="0" w:space="0" w:color="auto"/>
        <w:right w:val="none" w:sz="0" w:space="0" w:color="auto"/>
      </w:divBdr>
    </w:div>
    <w:div w:id="578178827">
      <w:marLeft w:val="0"/>
      <w:marRight w:val="0"/>
      <w:marTop w:val="0"/>
      <w:marBottom w:val="0"/>
      <w:divBdr>
        <w:top w:val="none" w:sz="0" w:space="0" w:color="auto"/>
        <w:left w:val="none" w:sz="0" w:space="0" w:color="auto"/>
        <w:bottom w:val="none" w:sz="0" w:space="0" w:color="auto"/>
        <w:right w:val="none" w:sz="0" w:space="0" w:color="auto"/>
      </w:divBdr>
    </w:div>
    <w:div w:id="578248636">
      <w:marLeft w:val="0"/>
      <w:marRight w:val="0"/>
      <w:marTop w:val="0"/>
      <w:marBottom w:val="0"/>
      <w:divBdr>
        <w:top w:val="none" w:sz="0" w:space="0" w:color="auto"/>
        <w:left w:val="none" w:sz="0" w:space="0" w:color="auto"/>
        <w:bottom w:val="none" w:sz="0" w:space="0" w:color="auto"/>
        <w:right w:val="none" w:sz="0" w:space="0" w:color="auto"/>
      </w:divBdr>
    </w:div>
    <w:div w:id="578251035">
      <w:marLeft w:val="0"/>
      <w:marRight w:val="0"/>
      <w:marTop w:val="0"/>
      <w:marBottom w:val="0"/>
      <w:divBdr>
        <w:top w:val="none" w:sz="0" w:space="0" w:color="auto"/>
        <w:left w:val="none" w:sz="0" w:space="0" w:color="auto"/>
        <w:bottom w:val="none" w:sz="0" w:space="0" w:color="auto"/>
        <w:right w:val="none" w:sz="0" w:space="0" w:color="auto"/>
      </w:divBdr>
    </w:div>
    <w:div w:id="578367669">
      <w:marLeft w:val="0"/>
      <w:marRight w:val="0"/>
      <w:marTop w:val="0"/>
      <w:marBottom w:val="0"/>
      <w:divBdr>
        <w:top w:val="none" w:sz="0" w:space="0" w:color="auto"/>
        <w:left w:val="none" w:sz="0" w:space="0" w:color="auto"/>
        <w:bottom w:val="none" w:sz="0" w:space="0" w:color="auto"/>
        <w:right w:val="none" w:sz="0" w:space="0" w:color="auto"/>
      </w:divBdr>
    </w:div>
    <w:div w:id="578439290">
      <w:marLeft w:val="0"/>
      <w:marRight w:val="0"/>
      <w:marTop w:val="0"/>
      <w:marBottom w:val="0"/>
      <w:divBdr>
        <w:top w:val="none" w:sz="0" w:space="0" w:color="auto"/>
        <w:left w:val="none" w:sz="0" w:space="0" w:color="auto"/>
        <w:bottom w:val="none" w:sz="0" w:space="0" w:color="auto"/>
        <w:right w:val="none" w:sz="0" w:space="0" w:color="auto"/>
      </w:divBdr>
    </w:div>
    <w:div w:id="578487071">
      <w:marLeft w:val="0"/>
      <w:marRight w:val="0"/>
      <w:marTop w:val="0"/>
      <w:marBottom w:val="0"/>
      <w:divBdr>
        <w:top w:val="none" w:sz="0" w:space="0" w:color="auto"/>
        <w:left w:val="none" w:sz="0" w:space="0" w:color="auto"/>
        <w:bottom w:val="none" w:sz="0" w:space="0" w:color="auto"/>
        <w:right w:val="none" w:sz="0" w:space="0" w:color="auto"/>
      </w:divBdr>
    </w:div>
    <w:div w:id="578488077">
      <w:marLeft w:val="0"/>
      <w:marRight w:val="0"/>
      <w:marTop w:val="0"/>
      <w:marBottom w:val="0"/>
      <w:divBdr>
        <w:top w:val="none" w:sz="0" w:space="0" w:color="auto"/>
        <w:left w:val="none" w:sz="0" w:space="0" w:color="auto"/>
        <w:bottom w:val="none" w:sz="0" w:space="0" w:color="auto"/>
        <w:right w:val="none" w:sz="0" w:space="0" w:color="auto"/>
      </w:divBdr>
    </w:div>
    <w:div w:id="578490211">
      <w:marLeft w:val="0"/>
      <w:marRight w:val="0"/>
      <w:marTop w:val="0"/>
      <w:marBottom w:val="0"/>
      <w:divBdr>
        <w:top w:val="none" w:sz="0" w:space="0" w:color="auto"/>
        <w:left w:val="none" w:sz="0" w:space="0" w:color="auto"/>
        <w:bottom w:val="none" w:sz="0" w:space="0" w:color="auto"/>
        <w:right w:val="none" w:sz="0" w:space="0" w:color="auto"/>
      </w:divBdr>
    </w:div>
    <w:div w:id="578514534">
      <w:marLeft w:val="0"/>
      <w:marRight w:val="0"/>
      <w:marTop w:val="0"/>
      <w:marBottom w:val="0"/>
      <w:divBdr>
        <w:top w:val="none" w:sz="0" w:space="0" w:color="auto"/>
        <w:left w:val="none" w:sz="0" w:space="0" w:color="auto"/>
        <w:bottom w:val="none" w:sz="0" w:space="0" w:color="auto"/>
        <w:right w:val="none" w:sz="0" w:space="0" w:color="auto"/>
      </w:divBdr>
    </w:div>
    <w:div w:id="578515222">
      <w:marLeft w:val="0"/>
      <w:marRight w:val="0"/>
      <w:marTop w:val="0"/>
      <w:marBottom w:val="0"/>
      <w:divBdr>
        <w:top w:val="none" w:sz="0" w:space="0" w:color="auto"/>
        <w:left w:val="none" w:sz="0" w:space="0" w:color="auto"/>
        <w:bottom w:val="none" w:sz="0" w:space="0" w:color="auto"/>
        <w:right w:val="none" w:sz="0" w:space="0" w:color="auto"/>
      </w:divBdr>
    </w:div>
    <w:div w:id="578518299">
      <w:marLeft w:val="0"/>
      <w:marRight w:val="0"/>
      <w:marTop w:val="0"/>
      <w:marBottom w:val="0"/>
      <w:divBdr>
        <w:top w:val="none" w:sz="0" w:space="0" w:color="auto"/>
        <w:left w:val="none" w:sz="0" w:space="0" w:color="auto"/>
        <w:bottom w:val="none" w:sz="0" w:space="0" w:color="auto"/>
        <w:right w:val="none" w:sz="0" w:space="0" w:color="auto"/>
      </w:divBdr>
    </w:div>
    <w:div w:id="578637732">
      <w:marLeft w:val="0"/>
      <w:marRight w:val="0"/>
      <w:marTop w:val="0"/>
      <w:marBottom w:val="0"/>
      <w:divBdr>
        <w:top w:val="none" w:sz="0" w:space="0" w:color="auto"/>
        <w:left w:val="none" w:sz="0" w:space="0" w:color="auto"/>
        <w:bottom w:val="none" w:sz="0" w:space="0" w:color="auto"/>
        <w:right w:val="none" w:sz="0" w:space="0" w:color="auto"/>
      </w:divBdr>
    </w:div>
    <w:div w:id="578709132">
      <w:marLeft w:val="0"/>
      <w:marRight w:val="0"/>
      <w:marTop w:val="0"/>
      <w:marBottom w:val="0"/>
      <w:divBdr>
        <w:top w:val="none" w:sz="0" w:space="0" w:color="auto"/>
        <w:left w:val="none" w:sz="0" w:space="0" w:color="auto"/>
        <w:bottom w:val="none" w:sz="0" w:space="0" w:color="auto"/>
        <w:right w:val="none" w:sz="0" w:space="0" w:color="auto"/>
      </w:divBdr>
    </w:div>
    <w:div w:id="578714221">
      <w:marLeft w:val="0"/>
      <w:marRight w:val="0"/>
      <w:marTop w:val="0"/>
      <w:marBottom w:val="0"/>
      <w:divBdr>
        <w:top w:val="none" w:sz="0" w:space="0" w:color="auto"/>
        <w:left w:val="none" w:sz="0" w:space="0" w:color="auto"/>
        <w:bottom w:val="none" w:sz="0" w:space="0" w:color="auto"/>
        <w:right w:val="none" w:sz="0" w:space="0" w:color="auto"/>
      </w:divBdr>
    </w:div>
    <w:div w:id="578752818">
      <w:marLeft w:val="0"/>
      <w:marRight w:val="0"/>
      <w:marTop w:val="0"/>
      <w:marBottom w:val="0"/>
      <w:divBdr>
        <w:top w:val="none" w:sz="0" w:space="0" w:color="auto"/>
        <w:left w:val="none" w:sz="0" w:space="0" w:color="auto"/>
        <w:bottom w:val="none" w:sz="0" w:space="0" w:color="auto"/>
        <w:right w:val="none" w:sz="0" w:space="0" w:color="auto"/>
      </w:divBdr>
    </w:div>
    <w:div w:id="578753664">
      <w:marLeft w:val="0"/>
      <w:marRight w:val="0"/>
      <w:marTop w:val="0"/>
      <w:marBottom w:val="0"/>
      <w:divBdr>
        <w:top w:val="none" w:sz="0" w:space="0" w:color="auto"/>
        <w:left w:val="none" w:sz="0" w:space="0" w:color="auto"/>
        <w:bottom w:val="none" w:sz="0" w:space="0" w:color="auto"/>
        <w:right w:val="none" w:sz="0" w:space="0" w:color="auto"/>
      </w:divBdr>
    </w:div>
    <w:div w:id="578833485">
      <w:marLeft w:val="0"/>
      <w:marRight w:val="0"/>
      <w:marTop w:val="0"/>
      <w:marBottom w:val="0"/>
      <w:divBdr>
        <w:top w:val="none" w:sz="0" w:space="0" w:color="auto"/>
        <w:left w:val="none" w:sz="0" w:space="0" w:color="auto"/>
        <w:bottom w:val="none" w:sz="0" w:space="0" w:color="auto"/>
        <w:right w:val="none" w:sz="0" w:space="0" w:color="auto"/>
      </w:divBdr>
    </w:div>
    <w:div w:id="578904567">
      <w:marLeft w:val="0"/>
      <w:marRight w:val="0"/>
      <w:marTop w:val="0"/>
      <w:marBottom w:val="0"/>
      <w:divBdr>
        <w:top w:val="none" w:sz="0" w:space="0" w:color="auto"/>
        <w:left w:val="none" w:sz="0" w:space="0" w:color="auto"/>
        <w:bottom w:val="none" w:sz="0" w:space="0" w:color="auto"/>
        <w:right w:val="none" w:sz="0" w:space="0" w:color="auto"/>
      </w:divBdr>
    </w:div>
    <w:div w:id="578977619">
      <w:marLeft w:val="0"/>
      <w:marRight w:val="0"/>
      <w:marTop w:val="0"/>
      <w:marBottom w:val="0"/>
      <w:divBdr>
        <w:top w:val="none" w:sz="0" w:space="0" w:color="auto"/>
        <w:left w:val="none" w:sz="0" w:space="0" w:color="auto"/>
        <w:bottom w:val="none" w:sz="0" w:space="0" w:color="auto"/>
        <w:right w:val="none" w:sz="0" w:space="0" w:color="auto"/>
      </w:divBdr>
    </w:div>
    <w:div w:id="579024197">
      <w:bodyDiv w:val="1"/>
      <w:marLeft w:val="0"/>
      <w:marRight w:val="0"/>
      <w:marTop w:val="0"/>
      <w:marBottom w:val="0"/>
      <w:divBdr>
        <w:top w:val="none" w:sz="0" w:space="0" w:color="auto"/>
        <w:left w:val="none" w:sz="0" w:space="0" w:color="auto"/>
        <w:bottom w:val="none" w:sz="0" w:space="0" w:color="auto"/>
        <w:right w:val="none" w:sz="0" w:space="0" w:color="auto"/>
      </w:divBdr>
    </w:div>
    <w:div w:id="579024442">
      <w:marLeft w:val="0"/>
      <w:marRight w:val="0"/>
      <w:marTop w:val="0"/>
      <w:marBottom w:val="0"/>
      <w:divBdr>
        <w:top w:val="none" w:sz="0" w:space="0" w:color="auto"/>
        <w:left w:val="none" w:sz="0" w:space="0" w:color="auto"/>
        <w:bottom w:val="none" w:sz="0" w:space="0" w:color="auto"/>
        <w:right w:val="none" w:sz="0" w:space="0" w:color="auto"/>
      </w:divBdr>
    </w:div>
    <w:div w:id="579292873">
      <w:marLeft w:val="0"/>
      <w:marRight w:val="0"/>
      <w:marTop w:val="0"/>
      <w:marBottom w:val="0"/>
      <w:divBdr>
        <w:top w:val="none" w:sz="0" w:space="0" w:color="auto"/>
        <w:left w:val="none" w:sz="0" w:space="0" w:color="auto"/>
        <w:bottom w:val="none" w:sz="0" w:space="0" w:color="auto"/>
        <w:right w:val="none" w:sz="0" w:space="0" w:color="auto"/>
      </w:divBdr>
    </w:div>
    <w:div w:id="579295929">
      <w:marLeft w:val="0"/>
      <w:marRight w:val="0"/>
      <w:marTop w:val="0"/>
      <w:marBottom w:val="0"/>
      <w:divBdr>
        <w:top w:val="none" w:sz="0" w:space="0" w:color="auto"/>
        <w:left w:val="none" w:sz="0" w:space="0" w:color="auto"/>
        <w:bottom w:val="none" w:sz="0" w:space="0" w:color="auto"/>
        <w:right w:val="none" w:sz="0" w:space="0" w:color="auto"/>
      </w:divBdr>
    </w:div>
    <w:div w:id="579408843">
      <w:marLeft w:val="0"/>
      <w:marRight w:val="0"/>
      <w:marTop w:val="0"/>
      <w:marBottom w:val="0"/>
      <w:divBdr>
        <w:top w:val="none" w:sz="0" w:space="0" w:color="auto"/>
        <w:left w:val="none" w:sz="0" w:space="0" w:color="auto"/>
        <w:bottom w:val="none" w:sz="0" w:space="0" w:color="auto"/>
        <w:right w:val="none" w:sz="0" w:space="0" w:color="auto"/>
      </w:divBdr>
    </w:div>
    <w:div w:id="579484340">
      <w:marLeft w:val="0"/>
      <w:marRight w:val="0"/>
      <w:marTop w:val="0"/>
      <w:marBottom w:val="0"/>
      <w:divBdr>
        <w:top w:val="none" w:sz="0" w:space="0" w:color="auto"/>
        <w:left w:val="none" w:sz="0" w:space="0" w:color="auto"/>
        <w:bottom w:val="none" w:sz="0" w:space="0" w:color="auto"/>
        <w:right w:val="none" w:sz="0" w:space="0" w:color="auto"/>
      </w:divBdr>
    </w:div>
    <w:div w:id="579489558">
      <w:marLeft w:val="0"/>
      <w:marRight w:val="0"/>
      <w:marTop w:val="0"/>
      <w:marBottom w:val="0"/>
      <w:divBdr>
        <w:top w:val="none" w:sz="0" w:space="0" w:color="auto"/>
        <w:left w:val="none" w:sz="0" w:space="0" w:color="auto"/>
        <w:bottom w:val="none" w:sz="0" w:space="0" w:color="auto"/>
        <w:right w:val="none" w:sz="0" w:space="0" w:color="auto"/>
      </w:divBdr>
    </w:div>
    <w:div w:id="579556718">
      <w:marLeft w:val="0"/>
      <w:marRight w:val="0"/>
      <w:marTop w:val="0"/>
      <w:marBottom w:val="0"/>
      <w:divBdr>
        <w:top w:val="none" w:sz="0" w:space="0" w:color="auto"/>
        <w:left w:val="none" w:sz="0" w:space="0" w:color="auto"/>
        <w:bottom w:val="none" w:sz="0" w:space="0" w:color="auto"/>
        <w:right w:val="none" w:sz="0" w:space="0" w:color="auto"/>
      </w:divBdr>
    </w:div>
    <w:div w:id="579603335">
      <w:marLeft w:val="0"/>
      <w:marRight w:val="0"/>
      <w:marTop w:val="0"/>
      <w:marBottom w:val="0"/>
      <w:divBdr>
        <w:top w:val="none" w:sz="0" w:space="0" w:color="auto"/>
        <w:left w:val="none" w:sz="0" w:space="0" w:color="auto"/>
        <w:bottom w:val="none" w:sz="0" w:space="0" w:color="auto"/>
        <w:right w:val="none" w:sz="0" w:space="0" w:color="auto"/>
      </w:divBdr>
    </w:div>
    <w:div w:id="579681267">
      <w:marLeft w:val="0"/>
      <w:marRight w:val="0"/>
      <w:marTop w:val="0"/>
      <w:marBottom w:val="0"/>
      <w:divBdr>
        <w:top w:val="none" w:sz="0" w:space="0" w:color="auto"/>
        <w:left w:val="none" w:sz="0" w:space="0" w:color="auto"/>
        <w:bottom w:val="none" w:sz="0" w:space="0" w:color="auto"/>
        <w:right w:val="none" w:sz="0" w:space="0" w:color="auto"/>
      </w:divBdr>
    </w:div>
    <w:div w:id="579798750">
      <w:marLeft w:val="0"/>
      <w:marRight w:val="0"/>
      <w:marTop w:val="0"/>
      <w:marBottom w:val="0"/>
      <w:divBdr>
        <w:top w:val="none" w:sz="0" w:space="0" w:color="auto"/>
        <w:left w:val="none" w:sz="0" w:space="0" w:color="auto"/>
        <w:bottom w:val="none" w:sz="0" w:space="0" w:color="auto"/>
        <w:right w:val="none" w:sz="0" w:space="0" w:color="auto"/>
      </w:divBdr>
    </w:div>
    <w:div w:id="579869936">
      <w:marLeft w:val="0"/>
      <w:marRight w:val="0"/>
      <w:marTop w:val="0"/>
      <w:marBottom w:val="0"/>
      <w:divBdr>
        <w:top w:val="none" w:sz="0" w:space="0" w:color="auto"/>
        <w:left w:val="none" w:sz="0" w:space="0" w:color="auto"/>
        <w:bottom w:val="none" w:sz="0" w:space="0" w:color="auto"/>
        <w:right w:val="none" w:sz="0" w:space="0" w:color="auto"/>
      </w:divBdr>
    </w:div>
    <w:div w:id="579872298">
      <w:marLeft w:val="0"/>
      <w:marRight w:val="0"/>
      <w:marTop w:val="0"/>
      <w:marBottom w:val="0"/>
      <w:divBdr>
        <w:top w:val="none" w:sz="0" w:space="0" w:color="auto"/>
        <w:left w:val="none" w:sz="0" w:space="0" w:color="auto"/>
        <w:bottom w:val="none" w:sz="0" w:space="0" w:color="auto"/>
        <w:right w:val="none" w:sz="0" w:space="0" w:color="auto"/>
      </w:divBdr>
    </w:div>
    <w:div w:id="579948669">
      <w:marLeft w:val="0"/>
      <w:marRight w:val="0"/>
      <w:marTop w:val="0"/>
      <w:marBottom w:val="0"/>
      <w:divBdr>
        <w:top w:val="none" w:sz="0" w:space="0" w:color="auto"/>
        <w:left w:val="none" w:sz="0" w:space="0" w:color="auto"/>
        <w:bottom w:val="none" w:sz="0" w:space="0" w:color="auto"/>
        <w:right w:val="none" w:sz="0" w:space="0" w:color="auto"/>
      </w:divBdr>
    </w:div>
    <w:div w:id="579952350">
      <w:marLeft w:val="0"/>
      <w:marRight w:val="0"/>
      <w:marTop w:val="0"/>
      <w:marBottom w:val="0"/>
      <w:divBdr>
        <w:top w:val="none" w:sz="0" w:space="0" w:color="auto"/>
        <w:left w:val="none" w:sz="0" w:space="0" w:color="auto"/>
        <w:bottom w:val="none" w:sz="0" w:space="0" w:color="auto"/>
        <w:right w:val="none" w:sz="0" w:space="0" w:color="auto"/>
      </w:divBdr>
    </w:div>
    <w:div w:id="580138656">
      <w:marLeft w:val="0"/>
      <w:marRight w:val="0"/>
      <w:marTop w:val="0"/>
      <w:marBottom w:val="0"/>
      <w:divBdr>
        <w:top w:val="none" w:sz="0" w:space="0" w:color="auto"/>
        <w:left w:val="none" w:sz="0" w:space="0" w:color="auto"/>
        <w:bottom w:val="none" w:sz="0" w:space="0" w:color="auto"/>
        <w:right w:val="none" w:sz="0" w:space="0" w:color="auto"/>
      </w:divBdr>
    </w:div>
    <w:div w:id="580140830">
      <w:marLeft w:val="0"/>
      <w:marRight w:val="0"/>
      <w:marTop w:val="0"/>
      <w:marBottom w:val="0"/>
      <w:divBdr>
        <w:top w:val="none" w:sz="0" w:space="0" w:color="auto"/>
        <w:left w:val="none" w:sz="0" w:space="0" w:color="auto"/>
        <w:bottom w:val="none" w:sz="0" w:space="0" w:color="auto"/>
        <w:right w:val="none" w:sz="0" w:space="0" w:color="auto"/>
      </w:divBdr>
    </w:div>
    <w:div w:id="580142208">
      <w:marLeft w:val="0"/>
      <w:marRight w:val="0"/>
      <w:marTop w:val="0"/>
      <w:marBottom w:val="0"/>
      <w:divBdr>
        <w:top w:val="none" w:sz="0" w:space="0" w:color="auto"/>
        <w:left w:val="none" w:sz="0" w:space="0" w:color="auto"/>
        <w:bottom w:val="none" w:sz="0" w:space="0" w:color="auto"/>
        <w:right w:val="none" w:sz="0" w:space="0" w:color="auto"/>
      </w:divBdr>
    </w:div>
    <w:div w:id="580142616">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580214189">
      <w:marLeft w:val="0"/>
      <w:marRight w:val="0"/>
      <w:marTop w:val="0"/>
      <w:marBottom w:val="0"/>
      <w:divBdr>
        <w:top w:val="none" w:sz="0" w:space="0" w:color="auto"/>
        <w:left w:val="none" w:sz="0" w:space="0" w:color="auto"/>
        <w:bottom w:val="none" w:sz="0" w:space="0" w:color="auto"/>
        <w:right w:val="none" w:sz="0" w:space="0" w:color="auto"/>
      </w:divBdr>
    </w:div>
    <w:div w:id="580220917">
      <w:marLeft w:val="0"/>
      <w:marRight w:val="0"/>
      <w:marTop w:val="0"/>
      <w:marBottom w:val="0"/>
      <w:divBdr>
        <w:top w:val="none" w:sz="0" w:space="0" w:color="auto"/>
        <w:left w:val="none" w:sz="0" w:space="0" w:color="auto"/>
        <w:bottom w:val="none" w:sz="0" w:space="0" w:color="auto"/>
        <w:right w:val="none" w:sz="0" w:space="0" w:color="auto"/>
      </w:divBdr>
    </w:div>
    <w:div w:id="580260062">
      <w:marLeft w:val="0"/>
      <w:marRight w:val="0"/>
      <w:marTop w:val="0"/>
      <w:marBottom w:val="0"/>
      <w:divBdr>
        <w:top w:val="none" w:sz="0" w:space="0" w:color="auto"/>
        <w:left w:val="none" w:sz="0" w:space="0" w:color="auto"/>
        <w:bottom w:val="none" w:sz="0" w:space="0" w:color="auto"/>
        <w:right w:val="none" w:sz="0" w:space="0" w:color="auto"/>
      </w:divBdr>
    </w:div>
    <w:div w:id="580331791">
      <w:marLeft w:val="0"/>
      <w:marRight w:val="0"/>
      <w:marTop w:val="0"/>
      <w:marBottom w:val="0"/>
      <w:divBdr>
        <w:top w:val="none" w:sz="0" w:space="0" w:color="auto"/>
        <w:left w:val="none" w:sz="0" w:space="0" w:color="auto"/>
        <w:bottom w:val="none" w:sz="0" w:space="0" w:color="auto"/>
        <w:right w:val="none" w:sz="0" w:space="0" w:color="auto"/>
      </w:divBdr>
    </w:div>
    <w:div w:id="580336374">
      <w:marLeft w:val="0"/>
      <w:marRight w:val="0"/>
      <w:marTop w:val="0"/>
      <w:marBottom w:val="0"/>
      <w:divBdr>
        <w:top w:val="none" w:sz="0" w:space="0" w:color="auto"/>
        <w:left w:val="none" w:sz="0" w:space="0" w:color="auto"/>
        <w:bottom w:val="none" w:sz="0" w:space="0" w:color="auto"/>
        <w:right w:val="none" w:sz="0" w:space="0" w:color="auto"/>
      </w:divBdr>
    </w:div>
    <w:div w:id="580408122">
      <w:marLeft w:val="0"/>
      <w:marRight w:val="0"/>
      <w:marTop w:val="0"/>
      <w:marBottom w:val="0"/>
      <w:divBdr>
        <w:top w:val="none" w:sz="0" w:space="0" w:color="auto"/>
        <w:left w:val="none" w:sz="0" w:space="0" w:color="auto"/>
        <w:bottom w:val="none" w:sz="0" w:space="0" w:color="auto"/>
        <w:right w:val="none" w:sz="0" w:space="0" w:color="auto"/>
      </w:divBdr>
    </w:div>
    <w:div w:id="580454553">
      <w:marLeft w:val="0"/>
      <w:marRight w:val="0"/>
      <w:marTop w:val="0"/>
      <w:marBottom w:val="0"/>
      <w:divBdr>
        <w:top w:val="none" w:sz="0" w:space="0" w:color="auto"/>
        <w:left w:val="none" w:sz="0" w:space="0" w:color="auto"/>
        <w:bottom w:val="none" w:sz="0" w:space="0" w:color="auto"/>
        <w:right w:val="none" w:sz="0" w:space="0" w:color="auto"/>
      </w:divBdr>
    </w:div>
    <w:div w:id="580456576">
      <w:marLeft w:val="0"/>
      <w:marRight w:val="0"/>
      <w:marTop w:val="0"/>
      <w:marBottom w:val="0"/>
      <w:divBdr>
        <w:top w:val="none" w:sz="0" w:space="0" w:color="auto"/>
        <w:left w:val="none" w:sz="0" w:space="0" w:color="auto"/>
        <w:bottom w:val="none" w:sz="0" w:space="0" w:color="auto"/>
        <w:right w:val="none" w:sz="0" w:space="0" w:color="auto"/>
      </w:divBdr>
    </w:div>
    <w:div w:id="580483058">
      <w:marLeft w:val="0"/>
      <w:marRight w:val="0"/>
      <w:marTop w:val="0"/>
      <w:marBottom w:val="0"/>
      <w:divBdr>
        <w:top w:val="none" w:sz="0" w:space="0" w:color="auto"/>
        <w:left w:val="none" w:sz="0" w:space="0" w:color="auto"/>
        <w:bottom w:val="none" w:sz="0" w:space="0" w:color="auto"/>
        <w:right w:val="none" w:sz="0" w:space="0" w:color="auto"/>
      </w:divBdr>
    </w:div>
    <w:div w:id="580527677">
      <w:marLeft w:val="0"/>
      <w:marRight w:val="0"/>
      <w:marTop w:val="0"/>
      <w:marBottom w:val="0"/>
      <w:divBdr>
        <w:top w:val="none" w:sz="0" w:space="0" w:color="auto"/>
        <w:left w:val="none" w:sz="0" w:space="0" w:color="auto"/>
        <w:bottom w:val="none" w:sz="0" w:space="0" w:color="auto"/>
        <w:right w:val="none" w:sz="0" w:space="0" w:color="auto"/>
      </w:divBdr>
    </w:div>
    <w:div w:id="580680085">
      <w:marLeft w:val="0"/>
      <w:marRight w:val="0"/>
      <w:marTop w:val="0"/>
      <w:marBottom w:val="0"/>
      <w:divBdr>
        <w:top w:val="none" w:sz="0" w:space="0" w:color="auto"/>
        <w:left w:val="none" w:sz="0" w:space="0" w:color="auto"/>
        <w:bottom w:val="none" w:sz="0" w:space="0" w:color="auto"/>
        <w:right w:val="none" w:sz="0" w:space="0" w:color="auto"/>
      </w:divBdr>
    </w:div>
    <w:div w:id="580800973">
      <w:marLeft w:val="0"/>
      <w:marRight w:val="0"/>
      <w:marTop w:val="0"/>
      <w:marBottom w:val="0"/>
      <w:divBdr>
        <w:top w:val="none" w:sz="0" w:space="0" w:color="auto"/>
        <w:left w:val="none" w:sz="0" w:space="0" w:color="auto"/>
        <w:bottom w:val="none" w:sz="0" w:space="0" w:color="auto"/>
        <w:right w:val="none" w:sz="0" w:space="0" w:color="auto"/>
      </w:divBdr>
    </w:div>
    <w:div w:id="580918659">
      <w:marLeft w:val="0"/>
      <w:marRight w:val="0"/>
      <w:marTop w:val="0"/>
      <w:marBottom w:val="0"/>
      <w:divBdr>
        <w:top w:val="none" w:sz="0" w:space="0" w:color="auto"/>
        <w:left w:val="none" w:sz="0" w:space="0" w:color="auto"/>
        <w:bottom w:val="none" w:sz="0" w:space="0" w:color="auto"/>
        <w:right w:val="none" w:sz="0" w:space="0" w:color="auto"/>
      </w:divBdr>
    </w:div>
    <w:div w:id="580986221">
      <w:marLeft w:val="0"/>
      <w:marRight w:val="0"/>
      <w:marTop w:val="0"/>
      <w:marBottom w:val="0"/>
      <w:divBdr>
        <w:top w:val="none" w:sz="0" w:space="0" w:color="auto"/>
        <w:left w:val="none" w:sz="0" w:space="0" w:color="auto"/>
        <w:bottom w:val="none" w:sz="0" w:space="0" w:color="auto"/>
        <w:right w:val="none" w:sz="0" w:space="0" w:color="auto"/>
      </w:divBdr>
    </w:div>
    <w:div w:id="580990361">
      <w:marLeft w:val="0"/>
      <w:marRight w:val="0"/>
      <w:marTop w:val="0"/>
      <w:marBottom w:val="0"/>
      <w:divBdr>
        <w:top w:val="none" w:sz="0" w:space="0" w:color="auto"/>
        <w:left w:val="none" w:sz="0" w:space="0" w:color="auto"/>
        <w:bottom w:val="none" w:sz="0" w:space="0" w:color="auto"/>
        <w:right w:val="none" w:sz="0" w:space="0" w:color="auto"/>
      </w:divBdr>
    </w:div>
    <w:div w:id="580991150">
      <w:marLeft w:val="0"/>
      <w:marRight w:val="0"/>
      <w:marTop w:val="0"/>
      <w:marBottom w:val="0"/>
      <w:divBdr>
        <w:top w:val="none" w:sz="0" w:space="0" w:color="auto"/>
        <w:left w:val="none" w:sz="0" w:space="0" w:color="auto"/>
        <w:bottom w:val="none" w:sz="0" w:space="0" w:color="auto"/>
        <w:right w:val="none" w:sz="0" w:space="0" w:color="auto"/>
      </w:divBdr>
    </w:div>
    <w:div w:id="581062476">
      <w:marLeft w:val="0"/>
      <w:marRight w:val="0"/>
      <w:marTop w:val="0"/>
      <w:marBottom w:val="0"/>
      <w:divBdr>
        <w:top w:val="none" w:sz="0" w:space="0" w:color="auto"/>
        <w:left w:val="none" w:sz="0" w:space="0" w:color="auto"/>
        <w:bottom w:val="none" w:sz="0" w:space="0" w:color="auto"/>
        <w:right w:val="none" w:sz="0" w:space="0" w:color="auto"/>
      </w:divBdr>
    </w:div>
    <w:div w:id="581065073">
      <w:marLeft w:val="0"/>
      <w:marRight w:val="0"/>
      <w:marTop w:val="0"/>
      <w:marBottom w:val="0"/>
      <w:divBdr>
        <w:top w:val="none" w:sz="0" w:space="0" w:color="auto"/>
        <w:left w:val="none" w:sz="0" w:space="0" w:color="auto"/>
        <w:bottom w:val="none" w:sz="0" w:space="0" w:color="auto"/>
        <w:right w:val="none" w:sz="0" w:space="0" w:color="auto"/>
      </w:divBdr>
    </w:div>
    <w:div w:id="581066094">
      <w:marLeft w:val="0"/>
      <w:marRight w:val="0"/>
      <w:marTop w:val="0"/>
      <w:marBottom w:val="0"/>
      <w:divBdr>
        <w:top w:val="none" w:sz="0" w:space="0" w:color="auto"/>
        <w:left w:val="none" w:sz="0" w:space="0" w:color="auto"/>
        <w:bottom w:val="none" w:sz="0" w:space="0" w:color="auto"/>
        <w:right w:val="none" w:sz="0" w:space="0" w:color="auto"/>
      </w:divBdr>
    </w:div>
    <w:div w:id="581112281">
      <w:marLeft w:val="0"/>
      <w:marRight w:val="0"/>
      <w:marTop w:val="0"/>
      <w:marBottom w:val="0"/>
      <w:divBdr>
        <w:top w:val="none" w:sz="0" w:space="0" w:color="auto"/>
        <w:left w:val="none" w:sz="0" w:space="0" w:color="auto"/>
        <w:bottom w:val="none" w:sz="0" w:space="0" w:color="auto"/>
        <w:right w:val="none" w:sz="0" w:space="0" w:color="auto"/>
      </w:divBdr>
    </w:div>
    <w:div w:id="581182135">
      <w:marLeft w:val="0"/>
      <w:marRight w:val="0"/>
      <w:marTop w:val="0"/>
      <w:marBottom w:val="0"/>
      <w:divBdr>
        <w:top w:val="none" w:sz="0" w:space="0" w:color="auto"/>
        <w:left w:val="none" w:sz="0" w:space="0" w:color="auto"/>
        <w:bottom w:val="none" w:sz="0" w:space="0" w:color="auto"/>
        <w:right w:val="none" w:sz="0" w:space="0" w:color="auto"/>
      </w:divBdr>
    </w:div>
    <w:div w:id="581258750">
      <w:marLeft w:val="0"/>
      <w:marRight w:val="0"/>
      <w:marTop w:val="0"/>
      <w:marBottom w:val="0"/>
      <w:divBdr>
        <w:top w:val="none" w:sz="0" w:space="0" w:color="auto"/>
        <w:left w:val="none" w:sz="0" w:space="0" w:color="auto"/>
        <w:bottom w:val="none" w:sz="0" w:space="0" w:color="auto"/>
        <w:right w:val="none" w:sz="0" w:space="0" w:color="auto"/>
      </w:divBdr>
    </w:div>
    <w:div w:id="581259732">
      <w:marLeft w:val="0"/>
      <w:marRight w:val="0"/>
      <w:marTop w:val="0"/>
      <w:marBottom w:val="0"/>
      <w:divBdr>
        <w:top w:val="none" w:sz="0" w:space="0" w:color="auto"/>
        <w:left w:val="none" w:sz="0" w:space="0" w:color="auto"/>
        <w:bottom w:val="none" w:sz="0" w:space="0" w:color="auto"/>
        <w:right w:val="none" w:sz="0" w:space="0" w:color="auto"/>
      </w:divBdr>
    </w:div>
    <w:div w:id="581334427">
      <w:marLeft w:val="0"/>
      <w:marRight w:val="0"/>
      <w:marTop w:val="0"/>
      <w:marBottom w:val="0"/>
      <w:divBdr>
        <w:top w:val="none" w:sz="0" w:space="0" w:color="auto"/>
        <w:left w:val="none" w:sz="0" w:space="0" w:color="auto"/>
        <w:bottom w:val="none" w:sz="0" w:space="0" w:color="auto"/>
        <w:right w:val="none" w:sz="0" w:space="0" w:color="auto"/>
      </w:divBdr>
    </w:div>
    <w:div w:id="581376137">
      <w:marLeft w:val="0"/>
      <w:marRight w:val="0"/>
      <w:marTop w:val="0"/>
      <w:marBottom w:val="0"/>
      <w:divBdr>
        <w:top w:val="none" w:sz="0" w:space="0" w:color="auto"/>
        <w:left w:val="none" w:sz="0" w:space="0" w:color="auto"/>
        <w:bottom w:val="none" w:sz="0" w:space="0" w:color="auto"/>
        <w:right w:val="none" w:sz="0" w:space="0" w:color="auto"/>
      </w:divBdr>
    </w:div>
    <w:div w:id="581528175">
      <w:bodyDiv w:val="1"/>
      <w:marLeft w:val="0"/>
      <w:marRight w:val="0"/>
      <w:marTop w:val="0"/>
      <w:marBottom w:val="0"/>
      <w:divBdr>
        <w:top w:val="none" w:sz="0" w:space="0" w:color="auto"/>
        <w:left w:val="none" w:sz="0" w:space="0" w:color="auto"/>
        <w:bottom w:val="none" w:sz="0" w:space="0" w:color="auto"/>
        <w:right w:val="none" w:sz="0" w:space="0" w:color="auto"/>
      </w:divBdr>
    </w:div>
    <w:div w:id="581640225">
      <w:marLeft w:val="0"/>
      <w:marRight w:val="0"/>
      <w:marTop w:val="0"/>
      <w:marBottom w:val="0"/>
      <w:divBdr>
        <w:top w:val="none" w:sz="0" w:space="0" w:color="auto"/>
        <w:left w:val="none" w:sz="0" w:space="0" w:color="auto"/>
        <w:bottom w:val="none" w:sz="0" w:space="0" w:color="auto"/>
        <w:right w:val="none" w:sz="0" w:space="0" w:color="auto"/>
      </w:divBdr>
    </w:div>
    <w:div w:id="581642428">
      <w:marLeft w:val="0"/>
      <w:marRight w:val="0"/>
      <w:marTop w:val="0"/>
      <w:marBottom w:val="0"/>
      <w:divBdr>
        <w:top w:val="none" w:sz="0" w:space="0" w:color="auto"/>
        <w:left w:val="none" w:sz="0" w:space="0" w:color="auto"/>
        <w:bottom w:val="none" w:sz="0" w:space="0" w:color="auto"/>
        <w:right w:val="none" w:sz="0" w:space="0" w:color="auto"/>
      </w:divBdr>
    </w:div>
    <w:div w:id="581792616">
      <w:marLeft w:val="0"/>
      <w:marRight w:val="0"/>
      <w:marTop w:val="0"/>
      <w:marBottom w:val="0"/>
      <w:divBdr>
        <w:top w:val="none" w:sz="0" w:space="0" w:color="auto"/>
        <w:left w:val="none" w:sz="0" w:space="0" w:color="auto"/>
        <w:bottom w:val="none" w:sz="0" w:space="0" w:color="auto"/>
        <w:right w:val="none" w:sz="0" w:space="0" w:color="auto"/>
      </w:divBdr>
    </w:div>
    <w:div w:id="581794836">
      <w:marLeft w:val="0"/>
      <w:marRight w:val="0"/>
      <w:marTop w:val="0"/>
      <w:marBottom w:val="0"/>
      <w:divBdr>
        <w:top w:val="none" w:sz="0" w:space="0" w:color="auto"/>
        <w:left w:val="none" w:sz="0" w:space="0" w:color="auto"/>
        <w:bottom w:val="none" w:sz="0" w:space="0" w:color="auto"/>
        <w:right w:val="none" w:sz="0" w:space="0" w:color="auto"/>
      </w:divBdr>
    </w:div>
    <w:div w:id="581991623">
      <w:marLeft w:val="480"/>
      <w:marRight w:val="0"/>
      <w:marTop w:val="0"/>
      <w:marBottom w:val="0"/>
      <w:divBdr>
        <w:top w:val="none" w:sz="0" w:space="0" w:color="auto"/>
        <w:left w:val="none" w:sz="0" w:space="0" w:color="auto"/>
        <w:bottom w:val="none" w:sz="0" w:space="0" w:color="auto"/>
        <w:right w:val="none" w:sz="0" w:space="0" w:color="auto"/>
      </w:divBdr>
    </w:div>
    <w:div w:id="582104359">
      <w:marLeft w:val="0"/>
      <w:marRight w:val="0"/>
      <w:marTop w:val="0"/>
      <w:marBottom w:val="0"/>
      <w:divBdr>
        <w:top w:val="none" w:sz="0" w:space="0" w:color="auto"/>
        <w:left w:val="none" w:sz="0" w:space="0" w:color="auto"/>
        <w:bottom w:val="none" w:sz="0" w:space="0" w:color="auto"/>
        <w:right w:val="none" w:sz="0" w:space="0" w:color="auto"/>
      </w:divBdr>
    </w:div>
    <w:div w:id="582107982">
      <w:marLeft w:val="0"/>
      <w:marRight w:val="0"/>
      <w:marTop w:val="0"/>
      <w:marBottom w:val="0"/>
      <w:divBdr>
        <w:top w:val="none" w:sz="0" w:space="0" w:color="auto"/>
        <w:left w:val="none" w:sz="0" w:space="0" w:color="auto"/>
        <w:bottom w:val="none" w:sz="0" w:space="0" w:color="auto"/>
        <w:right w:val="none" w:sz="0" w:space="0" w:color="auto"/>
      </w:divBdr>
    </w:div>
    <w:div w:id="582375261">
      <w:marLeft w:val="0"/>
      <w:marRight w:val="0"/>
      <w:marTop w:val="0"/>
      <w:marBottom w:val="0"/>
      <w:divBdr>
        <w:top w:val="none" w:sz="0" w:space="0" w:color="auto"/>
        <w:left w:val="none" w:sz="0" w:space="0" w:color="auto"/>
        <w:bottom w:val="none" w:sz="0" w:space="0" w:color="auto"/>
        <w:right w:val="none" w:sz="0" w:space="0" w:color="auto"/>
      </w:divBdr>
    </w:div>
    <w:div w:id="582446234">
      <w:marLeft w:val="0"/>
      <w:marRight w:val="0"/>
      <w:marTop w:val="0"/>
      <w:marBottom w:val="0"/>
      <w:divBdr>
        <w:top w:val="none" w:sz="0" w:space="0" w:color="auto"/>
        <w:left w:val="none" w:sz="0" w:space="0" w:color="auto"/>
        <w:bottom w:val="none" w:sz="0" w:space="0" w:color="auto"/>
        <w:right w:val="none" w:sz="0" w:space="0" w:color="auto"/>
      </w:divBdr>
    </w:div>
    <w:div w:id="582493826">
      <w:marLeft w:val="0"/>
      <w:marRight w:val="0"/>
      <w:marTop w:val="0"/>
      <w:marBottom w:val="0"/>
      <w:divBdr>
        <w:top w:val="none" w:sz="0" w:space="0" w:color="auto"/>
        <w:left w:val="none" w:sz="0" w:space="0" w:color="auto"/>
        <w:bottom w:val="none" w:sz="0" w:space="0" w:color="auto"/>
        <w:right w:val="none" w:sz="0" w:space="0" w:color="auto"/>
      </w:divBdr>
    </w:div>
    <w:div w:id="582569511">
      <w:bodyDiv w:val="1"/>
      <w:marLeft w:val="0"/>
      <w:marRight w:val="0"/>
      <w:marTop w:val="0"/>
      <w:marBottom w:val="0"/>
      <w:divBdr>
        <w:top w:val="none" w:sz="0" w:space="0" w:color="auto"/>
        <w:left w:val="none" w:sz="0" w:space="0" w:color="auto"/>
        <w:bottom w:val="none" w:sz="0" w:space="0" w:color="auto"/>
        <w:right w:val="none" w:sz="0" w:space="0" w:color="auto"/>
      </w:divBdr>
    </w:div>
    <w:div w:id="582572287">
      <w:marLeft w:val="0"/>
      <w:marRight w:val="0"/>
      <w:marTop w:val="0"/>
      <w:marBottom w:val="0"/>
      <w:divBdr>
        <w:top w:val="none" w:sz="0" w:space="0" w:color="auto"/>
        <w:left w:val="none" w:sz="0" w:space="0" w:color="auto"/>
        <w:bottom w:val="none" w:sz="0" w:space="0" w:color="auto"/>
        <w:right w:val="none" w:sz="0" w:space="0" w:color="auto"/>
      </w:divBdr>
    </w:div>
    <w:div w:id="582682552">
      <w:marLeft w:val="0"/>
      <w:marRight w:val="0"/>
      <w:marTop w:val="0"/>
      <w:marBottom w:val="0"/>
      <w:divBdr>
        <w:top w:val="none" w:sz="0" w:space="0" w:color="auto"/>
        <w:left w:val="none" w:sz="0" w:space="0" w:color="auto"/>
        <w:bottom w:val="none" w:sz="0" w:space="0" w:color="auto"/>
        <w:right w:val="none" w:sz="0" w:space="0" w:color="auto"/>
      </w:divBdr>
    </w:div>
    <w:div w:id="582683913">
      <w:marLeft w:val="0"/>
      <w:marRight w:val="0"/>
      <w:marTop w:val="0"/>
      <w:marBottom w:val="0"/>
      <w:divBdr>
        <w:top w:val="none" w:sz="0" w:space="0" w:color="auto"/>
        <w:left w:val="none" w:sz="0" w:space="0" w:color="auto"/>
        <w:bottom w:val="none" w:sz="0" w:space="0" w:color="auto"/>
        <w:right w:val="none" w:sz="0" w:space="0" w:color="auto"/>
      </w:divBdr>
    </w:div>
    <w:div w:id="582759464">
      <w:marLeft w:val="0"/>
      <w:marRight w:val="0"/>
      <w:marTop w:val="0"/>
      <w:marBottom w:val="0"/>
      <w:divBdr>
        <w:top w:val="none" w:sz="0" w:space="0" w:color="auto"/>
        <w:left w:val="none" w:sz="0" w:space="0" w:color="auto"/>
        <w:bottom w:val="none" w:sz="0" w:space="0" w:color="auto"/>
        <w:right w:val="none" w:sz="0" w:space="0" w:color="auto"/>
      </w:divBdr>
    </w:div>
    <w:div w:id="582836558">
      <w:marLeft w:val="0"/>
      <w:marRight w:val="0"/>
      <w:marTop w:val="0"/>
      <w:marBottom w:val="0"/>
      <w:divBdr>
        <w:top w:val="none" w:sz="0" w:space="0" w:color="auto"/>
        <w:left w:val="none" w:sz="0" w:space="0" w:color="auto"/>
        <w:bottom w:val="none" w:sz="0" w:space="0" w:color="auto"/>
        <w:right w:val="none" w:sz="0" w:space="0" w:color="auto"/>
      </w:divBdr>
    </w:div>
    <w:div w:id="582839334">
      <w:marLeft w:val="0"/>
      <w:marRight w:val="0"/>
      <w:marTop w:val="0"/>
      <w:marBottom w:val="0"/>
      <w:divBdr>
        <w:top w:val="none" w:sz="0" w:space="0" w:color="auto"/>
        <w:left w:val="none" w:sz="0" w:space="0" w:color="auto"/>
        <w:bottom w:val="none" w:sz="0" w:space="0" w:color="auto"/>
        <w:right w:val="none" w:sz="0" w:space="0" w:color="auto"/>
      </w:divBdr>
    </w:div>
    <w:div w:id="582878571">
      <w:marLeft w:val="0"/>
      <w:marRight w:val="0"/>
      <w:marTop w:val="0"/>
      <w:marBottom w:val="0"/>
      <w:divBdr>
        <w:top w:val="none" w:sz="0" w:space="0" w:color="auto"/>
        <w:left w:val="none" w:sz="0" w:space="0" w:color="auto"/>
        <w:bottom w:val="none" w:sz="0" w:space="0" w:color="auto"/>
        <w:right w:val="none" w:sz="0" w:space="0" w:color="auto"/>
      </w:divBdr>
    </w:div>
    <w:div w:id="582908103">
      <w:marLeft w:val="0"/>
      <w:marRight w:val="0"/>
      <w:marTop w:val="0"/>
      <w:marBottom w:val="0"/>
      <w:divBdr>
        <w:top w:val="none" w:sz="0" w:space="0" w:color="auto"/>
        <w:left w:val="none" w:sz="0" w:space="0" w:color="auto"/>
        <w:bottom w:val="none" w:sz="0" w:space="0" w:color="auto"/>
        <w:right w:val="none" w:sz="0" w:space="0" w:color="auto"/>
      </w:divBdr>
    </w:div>
    <w:div w:id="583226073">
      <w:marLeft w:val="0"/>
      <w:marRight w:val="0"/>
      <w:marTop w:val="0"/>
      <w:marBottom w:val="0"/>
      <w:divBdr>
        <w:top w:val="none" w:sz="0" w:space="0" w:color="auto"/>
        <w:left w:val="none" w:sz="0" w:space="0" w:color="auto"/>
        <w:bottom w:val="none" w:sz="0" w:space="0" w:color="auto"/>
        <w:right w:val="none" w:sz="0" w:space="0" w:color="auto"/>
      </w:divBdr>
    </w:div>
    <w:div w:id="583228428">
      <w:marLeft w:val="0"/>
      <w:marRight w:val="0"/>
      <w:marTop w:val="0"/>
      <w:marBottom w:val="0"/>
      <w:divBdr>
        <w:top w:val="none" w:sz="0" w:space="0" w:color="auto"/>
        <w:left w:val="none" w:sz="0" w:space="0" w:color="auto"/>
        <w:bottom w:val="none" w:sz="0" w:space="0" w:color="auto"/>
        <w:right w:val="none" w:sz="0" w:space="0" w:color="auto"/>
      </w:divBdr>
    </w:div>
    <w:div w:id="583302728">
      <w:marLeft w:val="0"/>
      <w:marRight w:val="0"/>
      <w:marTop w:val="0"/>
      <w:marBottom w:val="0"/>
      <w:divBdr>
        <w:top w:val="none" w:sz="0" w:space="0" w:color="auto"/>
        <w:left w:val="none" w:sz="0" w:space="0" w:color="auto"/>
        <w:bottom w:val="none" w:sz="0" w:space="0" w:color="auto"/>
        <w:right w:val="none" w:sz="0" w:space="0" w:color="auto"/>
      </w:divBdr>
    </w:div>
    <w:div w:id="583302972">
      <w:marLeft w:val="0"/>
      <w:marRight w:val="0"/>
      <w:marTop w:val="0"/>
      <w:marBottom w:val="0"/>
      <w:divBdr>
        <w:top w:val="none" w:sz="0" w:space="0" w:color="auto"/>
        <w:left w:val="none" w:sz="0" w:space="0" w:color="auto"/>
        <w:bottom w:val="none" w:sz="0" w:space="0" w:color="auto"/>
        <w:right w:val="none" w:sz="0" w:space="0" w:color="auto"/>
      </w:divBdr>
    </w:div>
    <w:div w:id="583343525">
      <w:marLeft w:val="0"/>
      <w:marRight w:val="0"/>
      <w:marTop w:val="0"/>
      <w:marBottom w:val="0"/>
      <w:divBdr>
        <w:top w:val="none" w:sz="0" w:space="0" w:color="auto"/>
        <w:left w:val="none" w:sz="0" w:space="0" w:color="auto"/>
        <w:bottom w:val="none" w:sz="0" w:space="0" w:color="auto"/>
        <w:right w:val="none" w:sz="0" w:space="0" w:color="auto"/>
      </w:divBdr>
    </w:div>
    <w:div w:id="583681321">
      <w:marLeft w:val="0"/>
      <w:marRight w:val="0"/>
      <w:marTop w:val="0"/>
      <w:marBottom w:val="0"/>
      <w:divBdr>
        <w:top w:val="none" w:sz="0" w:space="0" w:color="auto"/>
        <w:left w:val="none" w:sz="0" w:space="0" w:color="auto"/>
        <w:bottom w:val="none" w:sz="0" w:space="0" w:color="auto"/>
        <w:right w:val="none" w:sz="0" w:space="0" w:color="auto"/>
      </w:divBdr>
    </w:div>
    <w:div w:id="583731574">
      <w:marLeft w:val="0"/>
      <w:marRight w:val="0"/>
      <w:marTop w:val="0"/>
      <w:marBottom w:val="0"/>
      <w:divBdr>
        <w:top w:val="none" w:sz="0" w:space="0" w:color="auto"/>
        <w:left w:val="none" w:sz="0" w:space="0" w:color="auto"/>
        <w:bottom w:val="none" w:sz="0" w:space="0" w:color="auto"/>
        <w:right w:val="none" w:sz="0" w:space="0" w:color="auto"/>
      </w:divBdr>
    </w:div>
    <w:div w:id="583731997">
      <w:marLeft w:val="0"/>
      <w:marRight w:val="0"/>
      <w:marTop w:val="0"/>
      <w:marBottom w:val="0"/>
      <w:divBdr>
        <w:top w:val="none" w:sz="0" w:space="0" w:color="auto"/>
        <w:left w:val="none" w:sz="0" w:space="0" w:color="auto"/>
        <w:bottom w:val="none" w:sz="0" w:space="0" w:color="auto"/>
        <w:right w:val="none" w:sz="0" w:space="0" w:color="auto"/>
      </w:divBdr>
    </w:div>
    <w:div w:id="583758055">
      <w:marLeft w:val="0"/>
      <w:marRight w:val="0"/>
      <w:marTop w:val="0"/>
      <w:marBottom w:val="0"/>
      <w:divBdr>
        <w:top w:val="none" w:sz="0" w:space="0" w:color="auto"/>
        <w:left w:val="none" w:sz="0" w:space="0" w:color="auto"/>
        <w:bottom w:val="none" w:sz="0" w:space="0" w:color="auto"/>
        <w:right w:val="none" w:sz="0" w:space="0" w:color="auto"/>
      </w:divBdr>
    </w:div>
    <w:div w:id="583799295">
      <w:marLeft w:val="0"/>
      <w:marRight w:val="0"/>
      <w:marTop w:val="0"/>
      <w:marBottom w:val="0"/>
      <w:divBdr>
        <w:top w:val="none" w:sz="0" w:space="0" w:color="auto"/>
        <w:left w:val="none" w:sz="0" w:space="0" w:color="auto"/>
        <w:bottom w:val="none" w:sz="0" w:space="0" w:color="auto"/>
        <w:right w:val="none" w:sz="0" w:space="0" w:color="auto"/>
      </w:divBdr>
    </w:div>
    <w:div w:id="583875200">
      <w:marLeft w:val="0"/>
      <w:marRight w:val="0"/>
      <w:marTop w:val="0"/>
      <w:marBottom w:val="0"/>
      <w:divBdr>
        <w:top w:val="none" w:sz="0" w:space="0" w:color="auto"/>
        <w:left w:val="none" w:sz="0" w:space="0" w:color="auto"/>
        <w:bottom w:val="none" w:sz="0" w:space="0" w:color="auto"/>
        <w:right w:val="none" w:sz="0" w:space="0" w:color="auto"/>
      </w:divBdr>
    </w:div>
    <w:div w:id="583881254">
      <w:marLeft w:val="0"/>
      <w:marRight w:val="0"/>
      <w:marTop w:val="0"/>
      <w:marBottom w:val="0"/>
      <w:divBdr>
        <w:top w:val="none" w:sz="0" w:space="0" w:color="auto"/>
        <w:left w:val="none" w:sz="0" w:space="0" w:color="auto"/>
        <w:bottom w:val="none" w:sz="0" w:space="0" w:color="auto"/>
        <w:right w:val="none" w:sz="0" w:space="0" w:color="auto"/>
      </w:divBdr>
    </w:div>
    <w:div w:id="583881297">
      <w:marLeft w:val="0"/>
      <w:marRight w:val="0"/>
      <w:marTop w:val="0"/>
      <w:marBottom w:val="0"/>
      <w:divBdr>
        <w:top w:val="none" w:sz="0" w:space="0" w:color="auto"/>
        <w:left w:val="none" w:sz="0" w:space="0" w:color="auto"/>
        <w:bottom w:val="none" w:sz="0" w:space="0" w:color="auto"/>
        <w:right w:val="none" w:sz="0" w:space="0" w:color="auto"/>
      </w:divBdr>
    </w:div>
    <w:div w:id="583926229">
      <w:marLeft w:val="0"/>
      <w:marRight w:val="0"/>
      <w:marTop w:val="0"/>
      <w:marBottom w:val="0"/>
      <w:divBdr>
        <w:top w:val="none" w:sz="0" w:space="0" w:color="auto"/>
        <w:left w:val="none" w:sz="0" w:space="0" w:color="auto"/>
        <w:bottom w:val="none" w:sz="0" w:space="0" w:color="auto"/>
        <w:right w:val="none" w:sz="0" w:space="0" w:color="auto"/>
      </w:divBdr>
    </w:div>
    <w:div w:id="583994633">
      <w:marLeft w:val="0"/>
      <w:marRight w:val="0"/>
      <w:marTop w:val="0"/>
      <w:marBottom w:val="0"/>
      <w:divBdr>
        <w:top w:val="none" w:sz="0" w:space="0" w:color="auto"/>
        <w:left w:val="none" w:sz="0" w:space="0" w:color="auto"/>
        <w:bottom w:val="none" w:sz="0" w:space="0" w:color="auto"/>
        <w:right w:val="none" w:sz="0" w:space="0" w:color="auto"/>
      </w:divBdr>
    </w:div>
    <w:div w:id="584067886">
      <w:marLeft w:val="0"/>
      <w:marRight w:val="0"/>
      <w:marTop w:val="0"/>
      <w:marBottom w:val="0"/>
      <w:divBdr>
        <w:top w:val="none" w:sz="0" w:space="0" w:color="auto"/>
        <w:left w:val="none" w:sz="0" w:space="0" w:color="auto"/>
        <w:bottom w:val="none" w:sz="0" w:space="0" w:color="auto"/>
        <w:right w:val="none" w:sz="0" w:space="0" w:color="auto"/>
      </w:divBdr>
    </w:div>
    <w:div w:id="584188131">
      <w:marLeft w:val="0"/>
      <w:marRight w:val="0"/>
      <w:marTop w:val="0"/>
      <w:marBottom w:val="0"/>
      <w:divBdr>
        <w:top w:val="none" w:sz="0" w:space="0" w:color="auto"/>
        <w:left w:val="none" w:sz="0" w:space="0" w:color="auto"/>
        <w:bottom w:val="none" w:sz="0" w:space="0" w:color="auto"/>
        <w:right w:val="none" w:sz="0" w:space="0" w:color="auto"/>
      </w:divBdr>
    </w:div>
    <w:div w:id="584220410">
      <w:marLeft w:val="0"/>
      <w:marRight w:val="0"/>
      <w:marTop w:val="0"/>
      <w:marBottom w:val="0"/>
      <w:divBdr>
        <w:top w:val="none" w:sz="0" w:space="0" w:color="auto"/>
        <w:left w:val="none" w:sz="0" w:space="0" w:color="auto"/>
        <w:bottom w:val="none" w:sz="0" w:space="0" w:color="auto"/>
        <w:right w:val="none" w:sz="0" w:space="0" w:color="auto"/>
      </w:divBdr>
    </w:div>
    <w:div w:id="584387845">
      <w:marLeft w:val="0"/>
      <w:marRight w:val="0"/>
      <w:marTop w:val="0"/>
      <w:marBottom w:val="0"/>
      <w:divBdr>
        <w:top w:val="none" w:sz="0" w:space="0" w:color="auto"/>
        <w:left w:val="none" w:sz="0" w:space="0" w:color="auto"/>
        <w:bottom w:val="none" w:sz="0" w:space="0" w:color="auto"/>
        <w:right w:val="none" w:sz="0" w:space="0" w:color="auto"/>
      </w:divBdr>
    </w:div>
    <w:div w:id="584415287">
      <w:marLeft w:val="0"/>
      <w:marRight w:val="0"/>
      <w:marTop w:val="0"/>
      <w:marBottom w:val="0"/>
      <w:divBdr>
        <w:top w:val="none" w:sz="0" w:space="0" w:color="auto"/>
        <w:left w:val="none" w:sz="0" w:space="0" w:color="auto"/>
        <w:bottom w:val="none" w:sz="0" w:space="0" w:color="auto"/>
        <w:right w:val="none" w:sz="0" w:space="0" w:color="auto"/>
      </w:divBdr>
    </w:div>
    <w:div w:id="584416742">
      <w:marLeft w:val="0"/>
      <w:marRight w:val="0"/>
      <w:marTop w:val="0"/>
      <w:marBottom w:val="0"/>
      <w:divBdr>
        <w:top w:val="none" w:sz="0" w:space="0" w:color="auto"/>
        <w:left w:val="none" w:sz="0" w:space="0" w:color="auto"/>
        <w:bottom w:val="none" w:sz="0" w:space="0" w:color="auto"/>
        <w:right w:val="none" w:sz="0" w:space="0" w:color="auto"/>
      </w:divBdr>
    </w:div>
    <w:div w:id="584455027">
      <w:marLeft w:val="0"/>
      <w:marRight w:val="0"/>
      <w:marTop w:val="0"/>
      <w:marBottom w:val="0"/>
      <w:divBdr>
        <w:top w:val="none" w:sz="0" w:space="0" w:color="auto"/>
        <w:left w:val="none" w:sz="0" w:space="0" w:color="auto"/>
        <w:bottom w:val="none" w:sz="0" w:space="0" w:color="auto"/>
        <w:right w:val="none" w:sz="0" w:space="0" w:color="auto"/>
      </w:divBdr>
    </w:div>
    <w:div w:id="584457309">
      <w:marLeft w:val="0"/>
      <w:marRight w:val="0"/>
      <w:marTop w:val="0"/>
      <w:marBottom w:val="0"/>
      <w:divBdr>
        <w:top w:val="none" w:sz="0" w:space="0" w:color="auto"/>
        <w:left w:val="none" w:sz="0" w:space="0" w:color="auto"/>
        <w:bottom w:val="none" w:sz="0" w:space="0" w:color="auto"/>
        <w:right w:val="none" w:sz="0" w:space="0" w:color="auto"/>
      </w:divBdr>
    </w:div>
    <w:div w:id="584460250">
      <w:marLeft w:val="0"/>
      <w:marRight w:val="0"/>
      <w:marTop w:val="0"/>
      <w:marBottom w:val="0"/>
      <w:divBdr>
        <w:top w:val="none" w:sz="0" w:space="0" w:color="auto"/>
        <w:left w:val="none" w:sz="0" w:space="0" w:color="auto"/>
        <w:bottom w:val="none" w:sz="0" w:space="0" w:color="auto"/>
        <w:right w:val="none" w:sz="0" w:space="0" w:color="auto"/>
      </w:divBdr>
    </w:div>
    <w:div w:id="584462989">
      <w:marLeft w:val="0"/>
      <w:marRight w:val="0"/>
      <w:marTop w:val="0"/>
      <w:marBottom w:val="0"/>
      <w:divBdr>
        <w:top w:val="none" w:sz="0" w:space="0" w:color="auto"/>
        <w:left w:val="none" w:sz="0" w:space="0" w:color="auto"/>
        <w:bottom w:val="none" w:sz="0" w:space="0" w:color="auto"/>
        <w:right w:val="none" w:sz="0" w:space="0" w:color="auto"/>
      </w:divBdr>
    </w:div>
    <w:div w:id="584652839">
      <w:marLeft w:val="0"/>
      <w:marRight w:val="0"/>
      <w:marTop w:val="0"/>
      <w:marBottom w:val="0"/>
      <w:divBdr>
        <w:top w:val="none" w:sz="0" w:space="0" w:color="auto"/>
        <w:left w:val="none" w:sz="0" w:space="0" w:color="auto"/>
        <w:bottom w:val="none" w:sz="0" w:space="0" w:color="auto"/>
        <w:right w:val="none" w:sz="0" w:space="0" w:color="auto"/>
      </w:divBdr>
    </w:div>
    <w:div w:id="584845105">
      <w:marLeft w:val="0"/>
      <w:marRight w:val="0"/>
      <w:marTop w:val="0"/>
      <w:marBottom w:val="0"/>
      <w:divBdr>
        <w:top w:val="none" w:sz="0" w:space="0" w:color="auto"/>
        <w:left w:val="none" w:sz="0" w:space="0" w:color="auto"/>
        <w:bottom w:val="none" w:sz="0" w:space="0" w:color="auto"/>
        <w:right w:val="none" w:sz="0" w:space="0" w:color="auto"/>
      </w:divBdr>
    </w:div>
    <w:div w:id="584925845">
      <w:marLeft w:val="0"/>
      <w:marRight w:val="0"/>
      <w:marTop w:val="0"/>
      <w:marBottom w:val="0"/>
      <w:divBdr>
        <w:top w:val="none" w:sz="0" w:space="0" w:color="auto"/>
        <w:left w:val="none" w:sz="0" w:space="0" w:color="auto"/>
        <w:bottom w:val="none" w:sz="0" w:space="0" w:color="auto"/>
        <w:right w:val="none" w:sz="0" w:space="0" w:color="auto"/>
      </w:divBdr>
    </w:div>
    <w:div w:id="585114763">
      <w:marLeft w:val="0"/>
      <w:marRight w:val="0"/>
      <w:marTop w:val="0"/>
      <w:marBottom w:val="0"/>
      <w:divBdr>
        <w:top w:val="none" w:sz="0" w:space="0" w:color="auto"/>
        <w:left w:val="none" w:sz="0" w:space="0" w:color="auto"/>
        <w:bottom w:val="none" w:sz="0" w:space="0" w:color="auto"/>
        <w:right w:val="none" w:sz="0" w:space="0" w:color="auto"/>
      </w:divBdr>
    </w:div>
    <w:div w:id="585385347">
      <w:marLeft w:val="0"/>
      <w:marRight w:val="0"/>
      <w:marTop w:val="0"/>
      <w:marBottom w:val="0"/>
      <w:divBdr>
        <w:top w:val="none" w:sz="0" w:space="0" w:color="auto"/>
        <w:left w:val="none" w:sz="0" w:space="0" w:color="auto"/>
        <w:bottom w:val="none" w:sz="0" w:space="0" w:color="auto"/>
        <w:right w:val="none" w:sz="0" w:space="0" w:color="auto"/>
      </w:divBdr>
    </w:div>
    <w:div w:id="585503102">
      <w:bodyDiv w:val="1"/>
      <w:marLeft w:val="0"/>
      <w:marRight w:val="0"/>
      <w:marTop w:val="0"/>
      <w:marBottom w:val="0"/>
      <w:divBdr>
        <w:top w:val="none" w:sz="0" w:space="0" w:color="auto"/>
        <w:left w:val="none" w:sz="0" w:space="0" w:color="auto"/>
        <w:bottom w:val="none" w:sz="0" w:space="0" w:color="auto"/>
        <w:right w:val="none" w:sz="0" w:space="0" w:color="auto"/>
      </w:divBdr>
    </w:div>
    <w:div w:id="585530353">
      <w:marLeft w:val="0"/>
      <w:marRight w:val="0"/>
      <w:marTop w:val="0"/>
      <w:marBottom w:val="0"/>
      <w:divBdr>
        <w:top w:val="none" w:sz="0" w:space="0" w:color="auto"/>
        <w:left w:val="none" w:sz="0" w:space="0" w:color="auto"/>
        <w:bottom w:val="none" w:sz="0" w:space="0" w:color="auto"/>
        <w:right w:val="none" w:sz="0" w:space="0" w:color="auto"/>
      </w:divBdr>
    </w:div>
    <w:div w:id="585575952">
      <w:marLeft w:val="0"/>
      <w:marRight w:val="0"/>
      <w:marTop w:val="0"/>
      <w:marBottom w:val="0"/>
      <w:divBdr>
        <w:top w:val="none" w:sz="0" w:space="0" w:color="auto"/>
        <w:left w:val="none" w:sz="0" w:space="0" w:color="auto"/>
        <w:bottom w:val="none" w:sz="0" w:space="0" w:color="auto"/>
        <w:right w:val="none" w:sz="0" w:space="0" w:color="auto"/>
      </w:divBdr>
    </w:div>
    <w:div w:id="585576374">
      <w:marLeft w:val="0"/>
      <w:marRight w:val="0"/>
      <w:marTop w:val="0"/>
      <w:marBottom w:val="0"/>
      <w:divBdr>
        <w:top w:val="none" w:sz="0" w:space="0" w:color="auto"/>
        <w:left w:val="none" w:sz="0" w:space="0" w:color="auto"/>
        <w:bottom w:val="none" w:sz="0" w:space="0" w:color="auto"/>
        <w:right w:val="none" w:sz="0" w:space="0" w:color="auto"/>
      </w:divBdr>
    </w:div>
    <w:div w:id="585651351">
      <w:marLeft w:val="0"/>
      <w:marRight w:val="0"/>
      <w:marTop w:val="0"/>
      <w:marBottom w:val="0"/>
      <w:divBdr>
        <w:top w:val="none" w:sz="0" w:space="0" w:color="auto"/>
        <w:left w:val="none" w:sz="0" w:space="0" w:color="auto"/>
        <w:bottom w:val="none" w:sz="0" w:space="0" w:color="auto"/>
        <w:right w:val="none" w:sz="0" w:space="0" w:color="auto"/>
      </w:divBdr>
    </w:div>
    <w:div w:id="585697051">
      <w:marLeft w:val="0"/>
      <w:marRight w:val="0"/>
      <w:marTop w:val="0"/>
      <w:marBottom w:val="0"/>
      <w:divBdr>
        <w:top w:val="none" w:sz="0" w:space="0" w:color="auto"/>
        <w:left w:val="none" w:sz="0" w:space="0" w:color="auto"/>
        <w:bottom w:val="none" w:sz="0" w:space="0" w:color="auto"/>
        <w:right w:val="none" w:sz="0" w:space="0" w:color="auto"/>
      </w:divBdr>
    </w:div>
    <w:div w:id="585697095">
      <w:marLeft w:val="0"/>
      <w:marRight w:val="0"/>
      <w:marTop w:val="0"/>
      <w:marBottom w:val="0"/>
      <w:divBdr>
        <w:top w:val="none" w:sz="0" w:space="0" w:color="auto"/>
        <w:left w:val="none" w:sz="0" w:space="0" w:color="auto"/>
        <w:bottom w:val="none" w:sz="0" w:space="0" w:color="auto"/>
        <w:right w:val="none" w:sz="0" w:space="0" w:color="auto"/>
      </w:divBdr>
    </w:div>
    <w:div w:id="585766302">
      <w:marLeft w:val="0"/>
      <w:marRight w:val="0"/>
      <w:marTop w:val="0"/>
      <w:marBottom w:val="0"/>
      <w:divBdr>
        <w:top w:val="none" w:sz="0" w:space="0" w:color="auto"/>
        <w:left w:val="none" w:sz="0" w:space="0" w:color="auto"/>
        <w:bottom w:val="none" w:sz="0" w:space="0" w:color="auto"/>
        <w:right w:val="none" w:sz="0" w:space="0" w:color="auto"/>
      </w:divBdr>
    </w:div>
    <w:div w:id="585848734">
      <w:marLeft w:val="0"/>
      <w:marRight w:val="0"/>
      <w:marTop w:val="0"/>
      <w:marBottom w:val="0"/>
      <w:divBdr>
        <w:top w:val="none" w:sz="0" w:space="0" w:color="auto"/>
        <w:left w:val="none" w:sz="0" w:space="0" w:color="auto"/>
        <w:bottom w:val="none" w:sz="0" w:space="0" w:color="auto"/>
        <w:right w:val="none" w:sz="0" w:space="0" w:color="auto"/>
      </w:divBdr>
    </w:div>
    <w:div w:id="585920858">
      <w:marLeft w:val="0"/>
      <w:marRight w:val="0"/>
      <w:marTop w:val="0"/>
      <w:marBottom w:val="0"/>
      <w:divBdr>
        <w:top w:val="none" w:sz="0" w:space="0" w:color="auto"/>
        <w:left w:val="none" w:sz="0" w:space="0" w:color="auto"/>
        <w:bottom w:val="none" w:sz="0" w:space="0" w:color="auto"/>
        <w:right w:val="none" w:sz="0" w:space="0" w:color="auto"/>
      </w:divBdr>
    </w:div>
    <w:div w:id="585965175">
      <w:marLeft w:val="0"/>
      <w:marRight w:val="0"/>
      <w:marTop w:val="0"/>
      <w:marBottom w:val="0"/>
      <w:divBdr>
        <w:top w:val="none" w:sz="0" w:space="0" w:color="auto"/>
        <w:left w:val="none" w:sz="0" w:space="0" w:color="auto"/>
        <w:bottom w:val="none" w:sz="0" w:space="0" w:color="auto"/>
        <w:right w:val="none" w:sz="0" w:space="0" w:color="auto"/>
      </w:divBdr>
    </w:div>
    <w:div w:id="585966977">
      <w:marLeft w:val="0"/>
      <w:marRight w:val="0"/>
      <w:marTop w:val="0"/>
      <w:marBottom w:val="0"/>
      <w:divBdr>
        <w:top w:val="none" w:sz="0" w:space="0" w:color="auto"/>
        <w:left w:val="none" w:sz="0" w:space="0" w:color="auto"/>
        <w:bottom w:val="none" w:sz="0" w:space="0" w:color="auto"/>
        <w:right w:val="none" w:sz="0" w:space="0" w:color="auto"/>
      </w:divBdr>
    </w:div>
    <w:div w:id="586038514">
      <w:marLeft w:val="0"/>
      <w:marRight w:val="0"/>
      <w:marTop w:val="0"/>
      <w:marBottom w:val="0"/>
      <w:divBdr>
        <w:top w:val="none" w:sz="0" w:space="0" w:color="auto"/>
        <w:left w:val="none" w:sz="0" w:space="0" w:color="auto"/>
        <w:bottom w:val="none" w:sz="0" w:space="0" w:color="auto"/>
        <w:right w:val="none" w:sz="0" w:space="0" w:color="auto"/>
      </w:divBdr>
    </w:div>
    <w:div w:id="586113162">
      <w:marLeft w:val="0"/>
      <w:marRight w:val="0"/>
      <w:marTop w:val="0"/>
      <w:marBottom w:val="0"/>
      <w:divBdr>
        <w:top w:val="none" w:sz="0" w:space="0" w:color="auto"/>
        <w:left w:val="none" w:sz="0" w:space="0" w:color="auto"/>
        <w:bottom w:val="none" w:sz="0" w:space="0" w:color="auto"/>
        <w:right w:val="none" w:sz="0" w:space="0" w:color="auto"/>
      </w:divBdr>
    </w:div>
    <w:div w:id="586307282">
      <w:marLeft w:val="0"/>
      <w:marRight w:val="0"/>
      <w:marTop w:val="0"/>
      <w:marBottom w:val="0"/>
      <w:divBdr>
        <w:top w:val="none" w:sz="0" w:space="0" w:color="auto"/>
        <w:left w:val="none" w:sz="0" w:space="0" w:color="auto"/>
        <w:bottom w:val="none" w:sz="0" w:space="0" w:color="auto"/>
        <w:right w:val="none" w:sz="0" w:space="0" w:color="auto"/>
      </w:divBdr>
    </w:div>
    <w:div w:id="586309487">
      <w:marLeft w:val="0"/>
      <w:marRight w:val="0"/>
      <w:marTop w:val="0"/>
      <w:marBottom w:val="0"/>
      <w:divBdr>
        <w:top w:val="none" w:sz="0" w:space="0" w:color="auto"/>
        <w:left w:val="none" w:sz="0" w:space="0" w:color="auto"/>
        <w:bottom w:val="none" w:sz="0" w:space="0" w:color="auto"/>
        <w:right w:val="none" w:sz="0" w:space="0" w:color="auto"/>
      </w:divBdr>
    </w:div>
    <w:div w:id="586381833">
      <w:marLeft w:val="0"/>
      <w:marRight w:val="0"/>
      <w:marTop w:val="0"/>
      <w:marBottom w:val="0"/>
      <w:divBdr>
        <w:top w:val="none" w:sz="0" w:space="0" w:color="auto"/>
        <w:left w:val="none" w:sz="0" w:space="0" w:color="auto"/>
        <w:bottom w:val="none" w:sz="0" w:space="0" w:color="auto"/>
        <w:right w:val="none" w:sz="0" w:space="0" w:color="auto"/>
      </w:divBdr>
    </w:div>
    <w:div w:id="586497296">
      <w:marLeft w:val="0"/>
      <w:marRight w:val="0"/>
      <w:marTop w:val="0"/>
      <w:marBottom w:val="0"/>
      <w:divBdr>
        <w:top w:val="none" w:sz="0" w:space="0" w:color="auto"/>
        <w:left w:val="none" w:sz="0" w:space="0" w:color="auto"/>
        <w:bottom w:val="none" w:sz="0" w:space="0" w:color="auto"/>
        <w:right w:val="none" w:sz="0" w:space="0" w:color="auto"/>
      </w:divBdr>
    </w:div>
    <w:div w:id="586572669">
      <w:marLeft w:val="0"/>
      <w:marRight w:val="0"/>
      <w:marTop w:val="0"/>
      <w:marBottom w:val="0"/>
      <w:divBdr>
        <w:top w:val="none" w:sz="0" w:space="0" w:color="auto"/>
        <w:left w:val="none" w:sz="0" w:space="0" w:color="auto"/>
        <w:bottom w:val="none" w:sz="0" w:space="0" w:color="auto"/>
        <w:right w:val="none" w:sz="0" w:space="0" w:color="auto"/>
      </w:divBdr>
    </w:div>
    <w:div w:id="586576359">
      <w:marLeft w:val="0"/>
      <w:marRight w:val="0"/>
      <w:marTop w:val="0"/>
      <w:marBottom w:val="0"/>
      <w:divBdr>
        <w:top w:val="none" w:sz="0" w:space="0" w:color="auto"/>
        <w:left w:val="none" w:sz="0" w:space="0" w:color="auto"/>
        <w:bottom w:val="none" w:sz="0" w:space="0" w:color="auto"/>
        <w:right w:val="none" w:sz="0" w:space="0" w:color="auto"/>
      </w:divBdr>
    </w:div>
    <w:div w:id="586577703">
      <w:marLeft w:val="0"/>
      <w:marRight w:val="0"/>
      <w:marTop w:val="0"/>
      <w:marBottom w:val="0"/>
      <w:divBdr>
        <w:top w:val="none" w:sz="0" w:space="0" w:color="auto"/>
        <w:left w:val="none" w:sz="0" w:space="0" w:color="auto"/>
        <w:bottom w:val="none" w:sz="0" w:space="0" w:color="auto"/>
        <w:right w:val="none" w:sz="0" w:space="0" w:color="auto"/>
      </w:divBdr>
    </w:div>
    <w:div w:id="586766623">
      <w:marLeft w:val="0"/>
      <w:marRight w:val="0"/>
      <w:marTop w:val="0"/>
      <w:marBottom w:val="0"/>
      <w:divBdr>
        <w:top w:val="none" w:sz="0" w:space="0" w:color="auto"/>
        <w:left w:val="none" w:sz="0" w:space="0" w:color="auto"/>
        <w:bottom w:val="none" w:sz="0" w:space="0" w:color="auto"/>
        <w:right w:val="none" w:sz="0" w:space="0" w:color="auto"/>
      </w:divBdr>
    </w:div>
    <w:div w:id="586770927">
      <w:marLeft w:val="0"/>
      <w:marRight w:val="0"/>
      <w:marTop w:val="0"/>
      <w:marBottom w:val="0"/>
      <w:divBdr>
        <w:top w:val="none" w:sz="0" w:space="0" w:color="auto"/>
        <w:left w:val="none" w:sz="0" w:space="0" w:color="auto"/>
        <w:bottom w:val="none" w:sz="0" w:space="0" w:color="auto"/>
        <w:right w:val="none" w:sz="0" w:space="0" w:color="auto"/>
      </w:divBdr>
    </w:div>
    <w:div w:id="586841354">
      <w:marLeft w:val="0"/>
      <w:marRight w:val="0"/>
      <w:marTop w:val="0"/>
      <w:marBottom w:val="0"/>
      <w:divBdr>
        <w:top w:val="none" w:sz="0" w:space="0" w:color="auto"/>
        <w:left w:val="none" w:sz="0" w:space="0" w:color="auto"/>
        <w:bottom w:val="none" w:sz="0" w:space="0" w:color="auto"/>
        <w:right w:val="none" w:sz="0" w:space="0" w:color="auto"/>
      </w:divBdr>
    </w:div>
    <w:div w:id="586882907">
      <w:marLeft w:val="0"/>
      <w:marRight w:val="0"/>
      <w:marTop w:val="0"/>
      <w:marBottom w:val="0"/>
      <w:divBdr>
        <w:top w:val="none" w:sz="0" w:space="0" w:color="auto"/>
        <w:left w:val="none" w:sz="0" w:space="0" w:color="auto"/>
        <w:bottom w:val="none" w:sz="0" w:space="0" w:color="auto"/>
        <w:right w:val="none" w:sz="0" w:space="0" w:color="auto"/>
      </w:divBdr>
    </w:div>
    <w:div w:id="586890442">
      <w:marLeft w:val="0"/>
      <w:marRight w:val="0"/>
      <w:marTop w:val="0"/>
      <w:marBottom w:val="0"/>
      <w:divBdr>
        <w:top w:val="none" w:sz="0" w:space="0" w:color="auto"/>
        <w:left w:val="none" w:sz="0" w:space="0" w:color="auto"/>
        <w:bottom w:val="none" w:sz="0" w:space="0" w:color="auto"/>
        <w:right w:val="none" w:sz="0" w:space="0" w:color="auto"/>
      </w:divBdr>
    </w:div>
    <w:div w:id="586891920">
      <w:marLeft w:val="0"/>
      <w:marRight w:val="0"/>
      <w:marTop w:val="0"/>
      <w:marBottom w:val="0"/>
      <w:divBdr>
        <w:top w:val="none" w:sz="0" w:space="0" w:color="auto"/>
        <w:left w:val="none" w:sz="0" w:space="0" w:color="auto"/>
        <w:bottom w:val="none" w:sz="0" w:space="0" w:color="auto"/>
        <w:right w:val="none" w:sz="0" w:space="0" w:color="auto"/>
      </w:divBdr>
    </w:div>
    <w:div w:id="586959489">
      <w:marLeft w:val="0"/>
      <w:marRight w:val="0"/>
      <w:marTop w:val="0"/>
      <w:marBottom w:val="0"/>
      <w:divBdr>
        <w:top w:val="none" w:sz="0" w:space="0" w:color="auto"/>
        <w:left w:val="none" w:sz="0" w:space="0" w:color="auto"/>
        <w:bottom w:val="none" w:sz="0" w:space="0" w:color="auto"/>
        <w:right w:val="none" w:sz="0" w:space="0" w:color="auto"/>
      </w:divBdr>
    </w:div>
    <w:div w:id="586961984">
      <w:marLeft w:val="0"/>
      <w:marRight w:val="0"/>
      <w:marTop w:val="0"/>
      <w:marBottom w:val="0"/>
      <w:divBdr>
        <w:top w:val="none" w:sz="0" w:space="0" w:color="auto"/>
        <w:left w:val="none" w:sz="0" w:space="0" w:color="auto"/>
        <w:bottom w:val="none" w:sz="0" w:space="0" w:color="auto"/>
        <w:right w:val="none" w:sz="0" w:space="0" w:color="auto"/>
      </w:divBdr>
    </w:div>
    <w:div w:id="586965026">
      <w:marLeft w:val="0"/>
      <w:marRight w:val="0"/>
      <w:marTop w:val="0"/>
      <w:marBottom w:val="0"/>
      <w:divBdr>
        <w:top w:val="none" w:sz="0" w:space="0" w:color="auto"/>
        <w:left w:val="none" w:sz="0" w:space="0" w:color="auto"/>
        <w:bottom w:val="none" w:sz="0" w:space="0" w:color="auto"/>
        <w:right w:val="none" w:sz="0" w:space="0" w:color="auto"/>
      </w:divBdr>
    </w:div>
    <w:div w:id="587006768">
      <w:marLeft w:val="0"/>
      <w:marRight w:val="0"/>
      <w:marTop w:val="0"/>
      <w:marBottom w:val="0"/>
      <w:divBdr>
        <w:top w:val="none" w:sz="0" w:space="0" w:color="auto"/>
        <w:left w:val="none" w:sz="0" w:space="0" w:color="auto"/>
        <w:bottom w:val="none" w:sz="0" w:space="0" w:color="auto"/>
        <w:right w:val="none" w:sz="0" w:space="0" w:color="auto"/>
      </w:divBdr>
    </w:div>
    <w:div w:id="587036629">
      <w:marLeft w:val="0"/>
      <w:marRight w:val="0"/>
      <w:marTop w:val="0"/>
      <w:marBottom w:val="0"/>
      <w:divBdr>
        <w:top w:val="none" w:sz="0" w:space="0" w:color="auto"/>
        <w:left w:val="none" w:sz="0" w:space="0" w:color="auto"/>
        <w:bottom w:val="none" w:sz="0" w:space="0" w:color="auto"/>
        <w:right w:val="none" w:sz="0" w:space="0" w:color="auto"/>
      </w:divBdr>
    </w:div>
    <w:div w:id="587079871">
      <w:marLeft w:val="0"/>
      <w:marRight w:val="0"/>
      <w:marTop w:val="0"/>
      <w:marBottom w:val="0"/>
      <w:divBdr>
        <w:top w:val="none" w:sz="0" w:space="0" w:color="auto"/>
        <w:left w:val="none" w:sz="0" w:space="0" w:color="auto"/>
        <w:bottom w:val="none" w:sz="0" w:space="0" w:color="auto"/>
        <w:right w:val="none" w:sz="0" w:space="0" w:color="auto"/>
      </w:divBdr>
    </w:div>
    <w:div w:id="587153949">
      <w:marLeft w:val="0"/>
      <w:marRight w:val="0"/>
      <w:marTop w:val="0"/>
      <w:marBottom w:val="0"/>
      <w:divBdr>
        <w:top w:val="none" w:sz="0" w:space="0" w:color="auto"/>
        <w:left w:val="none" w:sz="0" w:space="0" w:color="auto"/>
        <w:bottom w:val="none" w:sz="0" w:space="0" w:color="auto"/>
        <w:right w:val="none" w:sz="0" w:space="0" w:color="auto"/>
      </w:divBdr>
    </w:div>
    <w:div w:id="587160571">
      <w:marLeft w:val="0"/>
      <w:marRight w:val="0"/>
      <w:marTop w:val="0"/>
      <w:marBottom w:val="0"/>
      <w:divBdr>
        <w:top w:val="none" w:sz="0" w:space="0" w:color="auto"/>
        <w:left w:val="none" w:sz="0" w:space="0" w:color="auto"/>
        <w:bottom w:val="none" w:sz="0" w:space="0" w:color="auto"/>
        <w:right w:val="none" w:sz="0" w:space="0" w:color="auto"/>
      </w:divBdr>
    </w:div>
    <w:div w:id="587233385">
      <w:marLeft w:val="0"/>
      <w:marRight w:val="0"/>
      <w:marTop w:val="0"/>
      <w:marBottom w:val="0"/>
      <w:divBdr>
        <w:top w:val="none" w:sz="0" w:space="0" w:color="auto"/>
        <w:left w:val="none" w:sz="0" w:space="0" w:color="auto"/>
        <w:bottom w:val="none" w:sz="0" w:space="0" w:color="auto"/>
        <w:right w:val="none" w:sz="0" w:space="0" w:color="auto"/>
      </w:divBdr>
    </w:div>
    <w:div w:id="587275378">
      <w:marLeft w:val="0"/>
      <w:marRight w:val="0"/>
      <w:marTop w:val="0"/>
      <w:marBottom w:val="0"/>
      <w:divBdr>
        <w:top w:val="none" w:sz="0" w:space="0" w:color="auto"/>
        <w:left w:val="none" w:sz="0" w:space="0" w:color="auto"/>
        <w:bottom w:val="none" w:sz="0" w:space="0" w:color="auto"/>
        <w:right w:val="none" w:sz="0" w:space="0" w:color="auto"/>
      </w:divBdr>
    </w:div>
    <w:div w:id="587348718">
      <w:marLeft w:val="0"/>
      <w:marRight w:val="0"/>
      <w:marTop w:val="0"/>
      <w:marBottom w:val="0"/>
      <w:divBdr>
        <w:top w:val="none" w:sz="0" w:space="0" w:color="auto"/>
        <w:left w:val="none" w:sz="0" w:space="0" w:color="auto"/>
        <w:bottom w:val="none" w:sz="0" w:space="0" w:color="auto"/>
        <w:right w:val="none" w:sz="0" w:space="0" w:color="auto"/>
      </w:divBdr>
    </w:div>
    <w:div w:id="587354018">
      <w:marLeft w:val="0"/>
      <w:marRight w:val="0"/>
      <w:marTop w:val="0"/>
      <w:marBottom w:val="0"/>
      <w:divBdr>
        <w:top w:val="none" w:sz="0" w:space="0" w:color="auto"/>
        <w:left w:val="none" w:sz="0" w:space="0" w:color="auto"/>
        <w:bottom w:val="none" w:sz="0" w:space="0" w:color="auto"/>
        <w:right w:val="none" w:sz="0" w:space="0" w:color="auto"/>
      </w:divBdr>
    </w:div>
    <w:div w:id="587425064">
      <w:marLeft w:val="0"/>
      <w:marRight w:val="0"/>
      <w:marTop w:val="0"/>
      <w:marBottom w:val="0"/>
      <w:divBdr>
        <w:top w:val="none" w:sz="0" w:space="0" w:color="auto"/>
        <w:left w:val="none" w:sz="0" w:space="0" w:color="auto"/>
        <w:bottom w:val="none" w:sz="0" w:space="0" w:color="auto"/>
        <w:right w:val="none" w:sz="0" w:space="0" w:color="auto"/>
      </w:divBdr>
    </w:div>
    <w:div w:id="587468828">
      <w:marLeft w:val="0"/>
      <w:marRight w:val="0"/>
      <w:marTop w:val="0"/>
      <w:marBottom w:val="0"/>
      <w:divBdr>
        <w:top w:val="none" w:sz="0" w:space="0" w:color="auto"/>
        <w:left w:val="none" w:sz="0" w:space="0" w:color="auto"/>
        <w:bottom w:val="none" w:sz="0" w:space="0" w:color="auto"/>
        <w:right w:val="none" w:sz="0" w:space="0" w:color="auto"/>
      </w:divBdr>
    </w:div>
    <w:div w:id="587468880">
      <w:marLeft w:val="0"/>
      <w:marRight w:val="0"/>
      <w:marTop w:val="0"/>
      <w:marBottom w:val="0"/>
      <w:divBdr>
        <w:top w:val="none" w:sz="0" w:space="0" w:color="auto"/>
        <w:left w:val="none" w:sz="0" w:space="0" w:color="auto"/>
        <w:bottom w:val="none" w:sz="0" w:space="0" w:color="auto"/>
        <w:right w:val="none" w:sz="0" w:space="0" w:color="auto"/>
      </w:divBdr>
    </w:div>
    <w:div w:id="587470193">
      <w:marLeft w:val="0"/>
      <w:marRight w:val="0"/>
      <w:marTop w:val="0"/>
      <w:marBottom w:val="0"/>
      <w:divBdr>
        <w:top w:val="none" w:sz="0" w:space="0" w:color="auto"/>
        <w:left w:val="none" w:sz="0" w:space="0" w:color="auto"/>
        <w:bottom w:val="none" w:sz="0" w:space="0" w:color="auto"/>
        <w:right w:val="none" w:sz="0" w:space="0" w:color="auto"/>
      </w:divBdr>
    </w:div>
    <w:div w:id="587613145">
      <w:marLeft w:val="0"/>
      <w:marRight w:val="0"/>
      <w:marTop w:val="0"/>
      <w:marBottom w:val="0"/>
      <w:divBdr>
        <w:top w:val="none" w:sz="0" w:space="0" w:color="auto"/>
        <w:left w:val="none" w:sz="0" w:space="0" w:color="auto"/>
        <w:bottom w:val="none" w:sz="0" w:space="0" w:color="auto"/>
        <w:right w:val="none" w:sz="0" w:space="0" w:color="auto"/>
      </w:divBdr>
    </w:div>
    <w:div w:id="587618641">
      <w:marLeft w:val="0"/>
      <w:marRight w:val="0"/>
      <w:marTop w:val="0"/>
      <w:marBottom w:val="0"/>
      <w:divBdr>
        <w:top w:val="none" w:sz="0" w:space="0" w:color="auto"/>
        <w:left w:val="none" w:sz="0" w:space="0" w:color="auto"/>
        <w:bottom w:val="none" w:sz="0" w:space="0" w:color="auto"/>
        <w:right w:val="none" w:sz="0" w:space="0" w:color="auto"/>
      </w:divBdr>
    </w:div>
    <w:div w:id="587620161">
      <w:marLeft w:val="0"/>
      <w:marRight w:val="0"/>
      <w:marTop w:val="0"/>
      <w:marBottom w:val="0"/>
      <w:divBdr>
        <w:top w:val="none" w:sz="0" w:space="0" w:color="auto"/>
        <w:left w:val="none" w:sz="0" w:space="0" w:color="auto"/>
        <w:bottom w:val="none" w:sz="0" w:space="0" w:color="auto"/>
        <w:right w:val="none" w:sz="0" w:space="0" w:color="auto"/>
      </w:divBdr>
    </w:div>
    <w:div w:id="587733216">
      <w:marLeft w:val="0"/>
      <w:marRight w:val="0"/>
      <w:marTop w:val="0"/>
      <w:marBottom w:val="0"/>
      <w:divBdr>
        <w:top w:val="none" w:sz="0" w:space="0" w:color="auto"/>
        <w:left w:val="none" w:sz="0" w:space="0" w:color="auto"/>
        <w:bottom w:val="none" w:sz="0" w:space="0" w:color="auto"/>
        <w:right w:val="none" w:sz="0" w:space="0" w:color="auto"/>
      </w:divBdr>
    </w:div>
    <w:div w:id="587739182">
      <w:marLeft w:val="0"/>
      <w:marRight w:val="0"/>
      <w:marTop w:val="0"/>
      <w:marBottom w:val="0"/>
      <w:divBdr>
        <w:top w:val="none" w:sz="0" w:space="0" w:color="auto"/>
        <w:left w:val="none" w:sz="0" w:space="0" w:color="auto"/>
        <w:bottom w:val="none" w:sz="0" w:space="0" w:color="auto"/>
        <w:right w:val="none" w:sz="0" w:space="0" w:color="auto"/>
      </w:divBdr>
    </w:div>
    <w:div w:id="587888977">
      <w:marLeft w:val="0"/>
      <w:marRight w:val="0"/>
      <w:marTop w:val="0"/>
      <w:marBottom w:val="0"/>
      <w:divBdr>
        <w:top w:val="none" w:sz="0" w:space="0" w:color="auto"/>
        <w:left w:val="none" w:sz="0" w:space="0" w:color="auto"/>
        <w:bottom w:val="none" w:sz="0" w:space="0" w:color="auto"/>
        <w:right w:val="none" w:sz="0" w:space="0" w:color="auto"/>
      </w:divBdr>
    </w:div>
    <w:div w:id="587927583">
      <w:marLeft w:val="0"/>
      <w:marRight w:val="0"/>
      <w:marTop w:val="0"/>
      <w:marBottom w:val="0"/>
      <w:divBdr>
        <w:top w:val="none" w:sz="0" w:space="0" w:color="auto"/>
        <w:left w:val="none" w:sz="0" w:space="0" w:color="auto"/>
        <w:bottom w:val="none" w:sz="0" w:space="0" w:color="auto"/>
        <w:right w:val="none" w:sz="0" w:space="0" w:color="auto"/>
      </w:divBdr>
    </w:div>
    <w:div w:id="587929568">
      <w:bodyDiv w:val="1"/>
      <w:marLeft w:val="0"/>
      <w:marRight w:val="0"/>
      <w:marTop w:val="0"/>
      <w:marBottom w:val="0"/>
      <w:divBdr>
        <w:top w:val="none" w:sz="0" w:space="0" w:color="auto"/>
        <w:left w:val="none" w:sz="0" w:space="0" w:color="auto"/>
        <w:bottom w:val="none" w:sz="0" w:space="0" w:color="auto"/>
        <w:right w:val="none" w:sz="0" w:space="0" w:color="auto"/>
      </w:divBdr>
    </w:div>
    <w:div w:id="588075641">
      <w:marLeft w:val="0"/>
      <w:marRight w:val="0"/>
      <w:marTop w:val="0"/>
      <w:marBottom w:val="0"/>
      <w:divBdr>
        <w:top w:val="none" w:sz="0" w:space="0" w:color="auto"/>
        <w:left w:val="none" w:sz="0" w:space="0" w:color="auto"/>
        <w:bottom w:val="none" w:sz="0" w:space="0" w:color="auto"/>
        <w:right w:val="none" w:sz="0" w:space="0" w:color="auto"/>
      </w:divBdr>
    </w:div>
    <w:div w:id="588121879">
      <w:marLeft w:val="0"/>
      <w:marRight w:val="0"/>
      <w:marTop w:val="0"/>
      <w:marBottom w:val="0"/>
      <w:divBdr>
        <w:top w:val="none" w:sz="0" w:space="0" w:color="auto"/>
        <w:left w:val="none" w:sz="0" w:space="0" w:color="auto"/>
        <w:bottom w:val="none" w:sz="0" w:space="0" w:color="auto"/>
        <w:right w:val="none" w:sz="0" w:space="0" w:color="auto"/>
      </w:divBdr>
    </w:div>
    <w:div w:id="588196825">
      <w:marLeft w:val="0"/>
      <w:marRight w:val="0"/>
      <w:marTop w:val="0"/>
      <w:marBottom w:val="0"/>
      <w:divBdr>
        <w:top w:val="none" w:sz="0" w:space="0" w:color="auto"/>
        <w:left w:val="none" w:sz="0" w:space="0" w:color="auto"/>
        <w:bottom w:val="none" w:sz="0" w:space="0" w:color="auto"/>
        <w:right w:val="none" w:sz="0" w:space="0" w:color="auto"/>
      </w:divBdr>
    </w:div>
    <w:div w:id="588200332">
      <w:marLeft w:val="0"/>
      <w:marRight w:val="0"/>
      <w:marTop w:val="0"/>
      <w:marBottom w:val="0"/>
      <w:divBdr>
        <w:top w:val="none" w:sz="0" w:space="0" w:color="auto"/>
        <w:left w:val="none" w:sz="0" w:space="0" w:color="auto"/>
        <w:bottom w:val="none" w:sz="0" w:space="0" w:color="auto"/>
        <w:right w:val="none" w:sz="0" w:space="0" w:color="auto"/>
      </w:divBdr>
    </w:div>
    <w:div w:id="588347897">
      <w:marLeft w:val="0"/>
      <w:marRight w:val="0"/>
      <w:marTop w:val="0"/>
      <w:marBottom w:val="0"/>
      <w:divBdr>
        <w:top w:val="none" w:sz="0" w:space="0" w:color="auto"/>
        <w:left w:val="none" w:sz="0" w:space="0" w:color="auto"/>
        <w:bottom w:val="none" w:sz="0" w:space="0" w:color="auto"/>
        <w:right w:val="none" w:sz="0" w:space="0" w:color="auto"/>
      </w:divBdr>
    </w:div>
    <w:div w:id="588386158">
      <w:marLeft w:val="0"/>
      <w:marRight w:val="0"/>
      <w:marTop w:val="0"/>
      <w:marBottom w:val="0"/>
      <w:divBdr>
        <w:top w:val="none" w:sz="0" w:space="0" w:color="auto"/>
        <w:left w:val="none" w:sz="0" w:space="0" w:color="auto"/>
        <w:bottom w:val="none" w:sz="0" w:space="0" w:color="auto"/>
        <w:right w:val="none" w:sz="0" w:space="0" w:color="auto"/>
      </w:divBdr>
    </w:div>
    <w:div w:id="588387478">
      <w:marLeft w:val="0"/>
      <w:marRight w:val="0"/>
      <w:marTop w:val="0"/>
      <w:marBottom w:val="0"/>
      <w:divBdr>
        <w:top w:val="none" w:sz="0" w:space="0" w:color="auto"/>
        <w:left w:val="none" w:sz="0" w:space="0" w:color="auto"/>
        <w:bottom w:val="none" w:sz="0" w:space="0" w:color="auto"/>
        <w:right w:val="none" w:sz="0" w:space="0" w:color="auto"/>
      </w:divBdr>
    </w:div>
    <w:div w:id="588388692">
      <w:marLeft w:val="0"/>
      <w:marRight w:val="0"/>
      <w:marTop w:val="0"/>
      <w:marBottom w:val="0"/>
      <w:divBdr>
        <w:top w:val="none" w:sz="0" w:space="0" w:color="auto"/>
        <w:left w:val="none" w:sz="0" w:space="0" w:color="auto"/>
        <w:bottom w:val="none" w:sz="0" w:space="0" w:color="auto"/>
        <w:right w:val="none" w:sz="0" w:space="0" w:color="auto"/>
      </w:divBdr>
    </w:div>
    <w:div w:id="588393358">
      <w:marLeft w:val="0"/>
      <w:marRight w:val="0"/>
      <w:marTop w:val="0"/>
      <w:marBottom w:val="0"/>
      <w:divBdr>
        <w:top w:val="none" w:sz="0" w:space="0" w:color="auto"/>
        <w:left w:val="none" w:sz="0" w:space="0" w:color="auto"/>
        <w:bottom w:val="none" w:sz="0" w:space="0" w:color="auto"/>
        <w:right w:val="none" w:sz="0" w:space="0" w:color="auto"/>
      </w:divBdr>
    </w:div>
    <w:div w:id="588461755">
      <w:marLeft w:val="0"/>
      <w:marRight w:val="0"/>
      <w:marTop w:val="0"/>
      <w:marBottom w:val="0"/>
      <w:divBdr>
        <w:top w:val="none" w:sz="0" w:space="0" w:color="auto"/>
        <w:left w:val="none" w:sz="0" w:space="0" w:color="auto"/>
        <w:bottom w:val="none" w:sz="0" w:space="0" w:color="auto"/>
        <w:right w:val="none" w:sz="0" w:space="0" w:color="auto"/>
      </w:divBdr>
    </w:div>
    <w:div w:id="588538764">
      <w:marLeft w:val="0"/>
      <w:marRight w:val="0"/>
      <w:marTop w:val="0"/>
      <w:marBottom w:val="0"/>
      <w:divBdr>
        <w:top w:val="none" w:sz="0" w:space="0" w:color="auto"/>
        <w:left w:val="none" w:sz="0" w:space="0" w:color="auto"/>
        <w:bottom w:val="none" w:sz="0" w:space="0" w:color="auto"/>
        <w:right w:val="none" w:sz="0" w:space="0" w:color="auto"/>
      </w:divBdr>
    </w:div>
    <w:div w:id="588542896">
      <w:marLeft w:val="0"/>
      <w:marRight w:val="0"/>
      <w:marTop w:val="0"/>
      <w:marBottom w:val="0"/>
      <w:divBdr>
        <w:top w:val="none" w:sz="0" w:space="0" w:color="auto"/>
        <w:left w:val="none" w:sz="0" w:space="0" w:color="auto"/>
        <w:bottom w:val="none" w:sz="0" w:space="0" w:color="auto"/>
        <w:right w:val="none" w:sz="0" w:space="0" w:color="auto"/>
      </w:divBdr>
    </w:div>
    <w:div w:id="588656196">
      <w:marLeft w:val="0"/>
      <w:marRight w:val="0"/>
      <w:marTop w:val="0"/>
      <w:marBottom w:val="0"/>
      <w:divBdr>
        <w:top w:val="none" w:sz="0" w:space="0" w:color="auto"/>
        <w:left w:val="none" w:sz="0" w:space="0" w:color="auto"/>
        <w:bottom w:val="none" w:sz="0" w:space="0" w:color="auto"/>
        <w:right w:val="none" w:sz="0" w:space="0" w:color="auto"/>
      </w:divBdr>
    </w:div>
    <w:div w:id="588807638">
      <w:marLeft w:val="0"/>
      <w:marRight w:val="0"/>
      <w:marTop w:val="0"/>
      <w:marBottom w:val="0"/>
      <w:divBdr>
        <w:top w:val="none" w:sz="0" w:space="0" w:color="auto"/>
        <w:left w:val="none" w:sz="0" w:space="0" w:color="auto"/>
        <w:bottom w:val="none" w:sz="0" w:space="0" w:color="auto"/>
        <w:right w:val="none" w:sz="0" w:space="0" w:color="auto"/>
      </w:divBdr>
    </w:div>
    <w:div w:id="588850539">
      <w:marLeft w:val="0"/>
      <w:marRight w:val="0"/>
      <w:marTop w:val="0"/>
      <w:marBottom w:val="0"/>
      <w:divBdr>
        <w:top w:val="none" w:sz="0" w:space="0" w:color="auto"/>
        <w:left w:val="none" w:sz="0" w:space="0" w:color="auto"/>
        <w:bottom w:val="none" w:sz="0" w:space="0" w:color="auto"/>
        <w:right w:val="none" w:sz="0" w:space="0" w:color="auto"/>
      </w:divBdr>
    </w:div>
    <w:div w:id="588931258">
      <w:marLeft w:val="0"/>
      <w:marRight w:val="0"/>
      <w:marTop w:val="0"/>
      <w:marBottom w:val="0"/>
      <w:divBdr>
        <w:top w:val="none" w:sz="0" w:space="0" w:color="auto"/>
        <w:left w:val="none" w:sz="0" w:space="0" w:color="auto"/>
        <w:bottom w:val="none" w:sz="0" w:space="0" w:color="auto"/>
        <w:right w:val="none" w:sz="0" w:space="0" w:color="auto"/>
      </w:divBdr>
    </w:div>
    <w:div w:id="589044725">
      <w:marLeft w:val="0"/>
      <w:marRight w:val="0"/>
      <w:marTop w:val="0"/>
      <w:marBottom w:val="0"/>
      <w:divBdr>
        <w:top w:val="none" w:sz="0" w:space="0" w:color="auto"/>
        <w:left w:val="none" w:sz="0" w:space="0" w:color="auto"/>
        <w:bottom w:val="none" w:sz="0" w:space="0" w:color="auto"/>
        <w:right w:val="none" w:sz="0" w:space="0" w:color="auto"/>
      </w:divBdr>
    </w:div>
    <w:div w:id="589121265">
      <w:marLeft w:val="0"/>
      <w:marRight w:val="0"/>
      <w:marTop w:val="0"/>
      <w:marBottom w:val="0"/>
      <w:divBdr>
        <w:top w:val="none" w:sz="0" w:space="0" w:color="auto"/>
        <w:left w:val="none" w:sz="0" w:space="0" w:color="auto"/>
        <w:bottom w:val="none" w:sz="0" w:space="0" w:color="auto"/>
        <w:right w:val="none" w:sz="0" w:space="0" w:color="auto"/>
      </w:divBdr>
    </w:div>
    <w:div w:id="589199392">
      <w:marLeft w:val="0"/>
      <w:marRight w:val="0"/>
      <w:marTop w:val="0"/>
      <w:marBottom w:val="0"/>
      <w:divBdr>
        <w:top w:val="none" w:sz="0" w:space="0" w:color="auto"/>
        <w:left w:val="none" w:sz="0" w:space="0" w:color="auto"/>
        <w:bottom w:val="none" w:sz="0" w:space="0" w:color="auto"/>
        <w:right w:val="none" w:sz="0" w:space="0" w:color="auto"/>
      </w:divBdr>
    </w:div>
    <w:div w:id="589201307">
      <w:marLeft w:val="0"/>
      <w:marRight w:val="0"/>
      <w:marTop w:val="0"/>
      <w:marBottom w:val="0"/>
      <w:divBdr>
        <w:top w:val="none" w:sz="0" w:space="0" w:color="auto"/>
        <w:left w:val="none" w:sz="0" w:space="0" w:color="auto"/>
        <w:bottom w:val="none" w:sz="0" w:space="0" w:color="auto"/>
        <w:right w:val="none" w:sz="0" w:space="0" w:color="auto"/>
      </w:divBdr>
    </w:div>
    <w:div w:id="589236362">
      <w:bodyDiv w:val="1"/>
      <w:marLeft w:val="0"/>
      <w:marRight w:val="0"/>
      <w:marTop w:val="0"/>
      <w:marBottom w:val="0"/>
      <w:divBdr>
        <w:top w:val="none" w:sz="0" w:space="0" w:color="auto"/>
        <w:left w:val="none" w:sz="0" w:space="0" w:color="auto"/>
        <w:bottom w:val="none" w:sz="0" w:space="0" w:color="auto"/>
        <w:right w:val="none" w:sz="0" w:space="0" w:color="auto"/>
      </w:divBdr>
    </w:div>
    <w:div w:id="589315701">
      <w:marLeft w:val="0"/>
      <w:marRight w:val="0"/>
      <w:marTop w:val="0"/>
      <w:marBottom w:val="0"/>
      <w:divBdr>
        <w:top w:val="none" w:sz="0" w:space="0" w:color="auto"/>
        <w:left w:val="none" w:sz="0" w:space="0" w:color="auto"/>
        <w:bottom w:val="none" w:sz="0" w:space="0" w:color="auto"/>
        <w:right w:val="none" w:sz="0" w:space="0" w:color="auto"/>
      </w:divBdr>
    </w:div>
    <w:div w:id="589503390">
      <w:marLeft w:val="0"/>
      <w:marRight w:val="0"/>
      <w:marTop w:val="0"/>
      <w:marBottom w:val="0"/>
      <w:divBdr>
        <w:top w:val="none" w:sz="0" w:space="0" w:color="auto"/>
        <w:left w:val="none" w:sz="0" w:space="0" w:color="auto"/>
        <w:bottom w:val="none" w:sz="0" w:space="0" w:color="auto"/>
        <w:right w:val="none" w:sz="0" w:space="0" w:color="auto"/>
      </w:divBdr>
    </w:div>
    <w:div w:id="589506110">
      <w:marLeft w:val="0"/>
      <w:marRight w:val="0"/>
      <w:marTop w:val="0"/>
      <w:marBottom w:val="0"/>
      <w:divBdr>
        <w:top w:val="none" w:sz="0" w:space="0" w:color="auto"/>
        <w:left w:val="none" w:sz="0" w:space="0" w:color="auto"/>
        <w:bottom w:val="none" w:sz="0" w:space="0" w:color="auto"/>
        <w:right w:val="none" w:sz="0" w:space="0" w:color="auto"/>
      </w:divBdr>
    </w:div>
    <w:div w:id="589580624">
      <w:marLeft w:val="0"/>
      <w:marRight w:val="0"/>
      <w:marTop w:val="0"/>
      <w:marBottom w:val="0"/>
      <w:divBdr>
        <w:top w:val="none" w:sz="0" w:space="0" w:color="auto"/>
        <w:left w:val="none" w:sz="0" w:space="0" w:color="auto"/>
        <w:bottom w:val="none" w:sz="0" w:space="0" w:color="auto"/>
        <w:right w:val="none" w:sz="0" w:space="0" w:color="auto"/>
      </w:divBdr>
    </w:div>
    <w:div w:id="589659131">
      <w:marLeft w:val="0"/>
      <w:marRight w:val="0"/>
      <w:marTop w:val="0"/>
      <w:marBottom w:val="0"/>
      <w:divBdr>
        <w:top w:val="none" w:sz="0" w:space="0" w:color="auto"/>
        <w:left w:val="none" w:sz="0" w:space="0" w:color="auto"/>
        <w:bottom w:val="none" w:sz="0" w:space="0" w:color="auto"/>
        <w:right w:val="none" w:sz="0" w:space="0" w:color="auto"/>
      </w:divBdr>
    </w:div>
    <w:div w:id="589705264">
      <w:marLeft w:val="0"/>
      <w:marRight w:val="0"/>
      <w:marTop w:val="0"/>
      <w:marBottom w:val="0"/>
      <w:divBdr>
        <w:top w:val="none" w:sz="0" w:space="0" w:color="auto"/>
        <w:left w:val="none" w:sz="0" w:space="0" w:color="auto"/>
        <w:bottom w:val="none" w:sz="0" w:space="0" w:color="auto"/>
        <w:right w:val="none" w:sz="0" w:space="0" w:color="auto"/>
      </w:divBdr>
    </w:div>
    <w:div w:id="589777406">
      <w:marLeft w:val="0"/>
      <w:marRight w:val="0"/>
      <w:marTop w:val="0"/>
      <w:marBottom w:val="0"/>
      <w:divBdr>
        <w:top w:val="none" w:sz="0" w:space="0" w:color="auto"/>
        <w:left w:val="none" w:sz="0" w:space="0" w:color="auto"/>
        <w:bottom w:val="none" w:sz="0" w:space="0" w:color="auto"/>
        <w:right w:val="none" w:sz="0" w:space="0" w:color="auto"/>
      </w:divBdr>
    </w:div>
    <w:div w:id="589779760">
      <w:marLeft w:val="0"/>
      <w:marRight w:val="0"/>
      <w:marTop w:val="0"/>
      <w:marBottom w:val="0"/>
      <w:divBdr>
        <w:top w:val="none" w:sz="0" w:space="0" w:color="auto"/>
        <w:left w:val="none" w:sz="0" w:space="0" w:color="auto"/>
        <w:bottom w:val="none" w:sz="0" w:space="0" w:color="auto"/>
        <w:right w:val="none" w:sz="0" w:space="0" w:color="auto"/>
      </w:divBdr>
    </w:div>
    <w:div w:id="589781220">
      <w:marLeft w:val="0"/>
      <w:marRight w:val="0"/>
      <w:marTop w:val="0"/>
      <w:marBottom w:val="0"/>
      <w:divBdr>
        <w:top w:val="none" w:sz="0" w:space="0" w:color="auto"/>
        <w:left w:val="none" w:sz="0" w:space="0" w:color="auto"/>
        <w:bottom w:val="none" w:sz="0" w:space="0" w:color="auto"/>
        <w:right w:val="none" w:sz="0" w:space="0" w:color="auto"/>
      </w:divBdr>
    </w:div>
    <w:div w:id="589893966">
      <w:marLeft w:val="0"/>
      <w:marRight w:val="0"/>
      <w:marTop w:val="0"/>
      <w:marBottom w:val="0"/>
      <w:divBdr>
        <w:top w:val="none" w:sz="0" w:space="0" w:color="auto"/>
        <w:left w:val="none" w:sz="0" w:space="0" w:color="auto"/>
        <w:bottom w:val="none" w:sz="0" w:space="0" w:color="auto"/>
        <w:right w:val="none" w:sz="0" w:space="0" w:color="auto"/>
      </w:divBdr>
    </w:div>
    <w:div w:id="589966479">
      <w:marLeft w:val="0"/>
      <w:marRight w:val="0"/>
      <w:marTop w:val="0"/>
      <w:marBottom w:val="0"/>
      <w:divBdr>
        <w:top w:val="none" w:sz="0" w:space="0" w:color="auto"/>
        <w:left w:val="none" w:sz="0" w:space="0" w:color="auto"/>
        <w:bottom w:val="none" w:sz="0" w:space="0" w:color="auto"/>
        <w:right w:val="none" w:sz="0" w:space="0" w:color="auto"/>
      </w:divBdr>
    </w:div>
    <w:div w:id="589967015">
      <w:marLeft w:val="0"/>
      <w:marRight w:val="0"/>
      <w:marTop w:val="0"/>
      <w:marBottom w:val="0"/>
      <w:divBdr>
        <w:top w:val="none" w:sz="0" w:space="0" w:color="auto"/>
        <w:left w:val="none" w:sz="0" w:space="0" w:color="auto"/>
        <w:bottom w:val="none" w:sz="0" w:space="0" w:color="auto"/>
        <w:right w:val="none" w:sz="0" w:space="0" w:color="auto"/>
      </w:divBdr>
    </w:div>
    <w:div w:id="589972772">
      <w:marLeft w:val="0"/>
      <w:marRight w:val="0"/>
      <w:marTop w:val="0"/>
      <w:marBottom w:val="0"/>
      <w:divBdr>
        <w:top w:val="none" w:sz="0" w:space="0" w:color="auto"/>
        <w:left w:val="none" w:sz="0" w:space="0" w:color="auto"/>
        <w:bottom w:val="none" w:sz="0" w:space="0" w:color="auto"/>
        <w:right w:val="none" w:sz="0" w:space="0" w:color="auto"/>
      </w:divBdr>
    </w:div>
    <w:div w:id="590046086">
      <w:marLeft w:val="0"/>
      <w:marRight w:val="0"/>
      <w:marTop w:val="0"/>
      <w:marBottom w:val="0"/>
      <w:divBdr>
        <w:top w:val="none" w:sz="0" w:space="0" w:color="auto"/>
        <w:left w:val="none" w:sz="0" w:space="0" w:color="auto"/>
        <w:bottom w:val="none" w:sz="0" w:space="0" w:color="auto"/>
        <w:right w:val="none" w:sz="0" w:space="0" w:color="auto"/>
      </w:divBdr>
    </w:div>
    <w:div w:id="590049875">
      <w:marLeft w:val="0"/>
      <w:marRight w:val="0"/>
      <w:marTop w:val="0"/>
      <w:marBottom w:val="0"/>
      <w:divBdr>
        <w:top w:val="none" w:sz="0" w:space="0" w:color="auto"/>
        <w:left w:val="none" w:sz="0" w:space="0" w:color="auto"/>
        <w:bottom w:val="none" w:sz="0" w:space="0" w:color="auto"/>
        <w:right w:val="none" w:sz="0" w:space="0" w:color="auto"/>
      </w:divBdr>
    </w:div>
    <w:div w:id="590242986">
      <w:marLeft w:val="0"/>
      <w:marRight w:val="0"/>
      <w:marTop w:val="0"/>
      <w:marBottom w:val="0"/>
      <w:divBdr>
        <w:top w:val="none" w:sz="0" w:space="0" w:color="auto"/>
        <w:left w:val="none" w:sz="0" w:space="0" w:color="auto"/>
        <w:bottom w:val="none" w:sz="0" w:space="0" w:color="auto"/>
        <w:right w:val="none" w:sz="0" w:space="0" w:color="auto"/>
      </w:divBdr>
    </w:div>
    <w:div w:id="590355808">
      <w:marLeft w:val="0"/>
      <w:marRight w:val="0"/>
      <w:marTop w:val="0"/>
      <w:marBottom w:val="0"/>
      <w:divBdr>
        <w:top w:val="none" w:sz="0" w:space="0" w:color="auto"/>
        <w:left w:val="none" w:sz="0" w:space="0" w:color="auto"/>
        <w:bottom w:val="none" w:sz="0" w:space="0" w:color="auto"/>
        <w:right w:val="none" w:sz="0" w:space="0" w:color="auto"/>
      </w:divBdr>
    </w:div>
    <w:div w:id="590355990">
      <w:marLeft w:val="0"/>
      <w:marRight w:val="0"/>
      <w:marTop w:val="0"/>
      <w:marBottom w:val="0"/>
      <w:divBdr>
        <w:top w:val="none" w:sz="0" w:space="0" w:color="auto"/>
        <w:left w:val="none" w:sz="0" w:space="0" w:color="auto"/>
        <w:bottom w:val="none" w:sz="0" w:space="0" w:color="auto"/>
        <w:right w:val="none" w:sz="0" w:space="0" w:color="auto"/>
      </w:divBdr>
    </w:div>
    <w:div w:id="590503852">
      <w:marLeft w:val="0"/>
      <w:marRight w:val="0"/>
      <w:marTop w:val="0"/>
      <w:marBottom w:val="0"/>
      <w:divBdr>
        <w:top w:val="none" w:sz="0" w:space="0" w:color="auto"/>
        <w:left w:val="none" w:sz="0" w:space="0" w:color="auto"/>
        <w:bottom w:val="none" w:sz="0" w:space="0" w:color="auto"/>
        <w:right w:val="none" w:sz="0" w:space="0" w:color="auto"/>
      </w:divBdr>
    </w:div>
    <w:div w:id="590506422">
      <w:marLeft w:val="0"/>
      <w:marRight w:val="0"/>
      <w:marTop w:val="0"/>
      <w:marBottom w:val="0"/>
      <w:divBdr>
        <w:top w:val="none" w:sz="0" w:space="0" w:color="auto"/>
        <w:left w:val="none" w:sz="0" w:space="0" w:color="auto"/>
        <w:bottom w:val="none" w:sz="0" w:space="0" w:color="auto"/>
        <w:right w:val="none" w:sz="0" w:space="0" w:color="auto"/>
      </w:divBdr>
    </w:div>
    <w:div w:id="590548066">
      <w:marLeft w:val="0"/>
      <w:marRight w:val="0"/>
      <w:marTop w:val="0"/>
      <w:marBottom w:val="0"/>
      <w:divBdr>
        <w:top w:val="none" w:sz="0" w:space="0" w:color="auto"/>
        <w:left w:val="none" w:sz="0" w:space="0" w:color="auto"/>
        <w:bottom w:val="none" w:sz="0" w:space="0" w:color="auto"/>
        <w:right w:val="none" w:sz="0" w:space="0" w:color="auto"/>
      </w:divBdr>
    </w:div>
    <w:div w:id="590820373">
      <w:marLeft w:val="0"/>
      <w:marRight w:val="0"/>
      <w:marTop w:val="0"/>
      <w:marBottom w:val="0"/>
      <w:divBdr>
        <w:top w:val="none" w:sz="0" w:space="0" w:color="auto"/>
        <w:left w:val="none" w:sz="0" w:space="0" w:color="auto"/>
        <w:bottom w:val="none" w:sz="0" w:space="0" w:color="auto"/>
        <w:right w:val="none" w:sz="0" w:space="0" w:color="auto"/>
      </w:divBdr>
    </w:div>
    <w:div w:id="590892690">
      <w:marLeft w:val="0"/>
      <w:marRight w:val="0"/>
      <w:marTop w:val="0"/>
      <w:marBottom w:val="0"/>
      <w:divBdr>
        <w:top w:val="none" w:sz="0" w:space="0" w:color="auto"/>
        <w:left w:val="none" w:sz="0" w:space="0" w:color="auto"/>
        <w:bottom w:val="none" w:sz="0" w:space="0" w:color="auto"/>
        <w:right w:val="none" w:sz="0" w:space="0" w:color="auto"/>
      </w:divBdr>
    </w:div>
    <w:div w:id="591085894">
      <w:bodyDiv w:val="1"/>
      <w:marLeft w:val="0"/>
      <w:marRight w:val="0"/>
      <w:marTop w:val="0"/>
      <w:marBottom w:val="0"/>
      <w:divBdr>
        <w:top w:val="none" w:sz="0" w:space="0" w:color="auto"/>
        <w:left w:val="none" w:sz="0" w:space="0" w:color="auto"/>
        <w:bottom w:val="none" w:sz="0" w:space="0" w:color="auto"/>
        <w:right w:val="none" w:sz="0" w:space="0" w:color="auto"/>
      </w:divBdr>
    </w:div>
    <w:div w:id="591161095">
      <w:marLeft w:val="0"/>
      <w:marRight w:val="0"/>
      <w:marTop w:val="0"/>
      <w:marBottom w:val="0"/>
      <w:divBdr>
        <w:top w:val="none" w:sz="0" w:space="0" w:color="auto"/>
        <w:left w:val="none" w:sz="0" w:space="0" w:color="auto"/>
        <w:bottom w:val="none" w:sz="0" w:space="0" w:color="auto"/>
        <w:right w:val="none" w:sz="0" w:space="0" w:color="auto"/>
      </w:divBdr>
    </w:div>
    <w:div w:id="591167323">
      <w:marLeft w:val="0"/>
      <w:marRight w:val="0"/>
      <w:marTop w:val="0"/>
      <w:marBottom w:val="0"/>
      <w:divBdr>
        <w:top w:val="none" w:sz="0" w:space="0" w:color="auto"/>
        <w:left w:val="none" w:sz="0" w:space="0" w:color="auto"/>
        <w:bottom w:val="none" w:sz="0" w:space="0" w:color="auto"/>
        <w:right w:val="none" w:sz="0" w:space="0" w:color="auto"/>
      </w:divBdr>
    </w:div>
    <w:div w:id="591206534">
      <w:marLeft w:val="0"/>
      <w:marRight w:val="0"/>
      <w:marTop w:val="0"/>
      <w:marBottom w:val="0"/>
      <w:divBdr>
        <w:top w:val="none" w:sz="0" w:space="0" w:color="auto"/>
        <w:left w:val="none" w:sz="0" w:space="0" w:color="auto"/>
        <w:bottom w:val="none" w:sz="0" w:space="0" w:color="auto"/>
        <w:right w:val="none" w:sz="0" w:space="0" w:color="auto"/>
      </w:divBdr>
    </w:div>
    <w:div w:id="591276307">
      <w:marLeft w:val="0"/>
      <w:marRight w:val="0"/>
      <w:marTop w:val="0"/>
      <w:marBottom w:val="0"/>
      <w:divBdr>
        <w:top w:val="none" w:sz="0" w:space="0" w:color="auto"/>
        <w:left w:val="none" w:sz="0" w:space="0" w:color="auto"/>
        <w:bottom w:val="none" w:sz="0" w:space="0" w:color="auto"/>
        <w:right w:val="none" w:sz="0" w:space="0" w:color="auto"/>
      </w:divBdr>
    </w:div>
    <w:div w:id="591356662">
      <w:marLeft w:val="0"/>
      <w:marRight w:val="0"/>
      <w:marTop w:val="0"/>
      <w:marBottom w:val="0"/>
      <w:divBdr>
        <w:top w:val="none" w:sz="0" w:space="0" w:color="auto"/>
        <w:left w:val="none" w:sz="0" w:space="0" w:color="auto"/>
        <w:bottom w:val="none" w:sz="0" w:space="0" w:color="auto"/>
        <w:right w:val="none" w:sz="0" w:space="0" w:color="auto"/>
      </w:divBdr>
    </w:div>
    <w:div w:id="591359788">
      <w:marLeft w:val="0"/>
      <w:marRight w:val="0"/>
      <w:marTop w:val="0"/>
      <w:marBottom w:val="0"/>
      <w:divBdr>
        <w:top w:val="none" w:sz="0" w:space="0" w:color="auto"/>
        <w:left w:val="none" w:sz="0" w:space="0" w:color="auto"/>
        <w:bottom w:val="none" w:sz="0" w:space="0" w:color="auto"/>
        <w:right w:val="none" w:sz="0" w:space="0" w:color="auto"/>
      </w:divBdr>
    </w:div>
    <w:div w:id="591427235">
      <w:marLeft w:val="0"/>
      <w:marRight w:val="0"/>
      <w:marTop w:val="0"/>
      <w:marBottom w:val="0"/>
      <w:divBdr>
        <w:top w:val="none" w:sz="0" w:space="0" w:color="auto"/>
        <w:left w:val="none" w:sz="0" w:space="0" w:color="auto"/>
        <w:bottom w:val="none" w:sz="0" w:space="0" w:color="auto"/>
        <w:right w:val="none" w:sz="0" w:space="0" w:color="auto"/>
      </w:divBdr>
    </w:div>
    <w:div w:id="591427246">
      <w:marLeft w:val="0"/>
      <w:marRight w:val="0"/>
      <w:marTop w:val="0"/>
      <w:marBottom w:val="0"/>
      <w:divBdr>
        <w:top w:val="none" w:sz="0" w:space="0" w:color="auto"/>
        <w:left w:val="none" w:sz="0" w:space="0" w:color="auto"/>
        <w:bottom w:val="none" w:sz="0" w:space="0" w:color="auto"/>
        <w:right w:val="none" w:sz="0" w:space="0" w:color="auto"/>
      </w:divBdr>
    </w:div>
    <w:div w:id="591477347">
      <w:marLeft w:val="0"/>
      <w:marRight w:val="0"/>
      <w:marTop w:val="0"/>
      <w:marBottom w:val="0"/>
      <w:divBdr>
        <w:top w:val="none" w:sz="0" w:space="0" w:color="auto"/>
        <w:left w:val="none" w:sz="0" w:space="0" w:color="auto"/>
        <w:bottom w:val="none" w:sz="0" w:space="0" w:color="auto"/>
        <w:right w:val="none" w:sz="0" w:space="0" w:color="auto"/>
      </w:divBdr>
    </w:div>
    <w:div w:id="591552979">
      <w:marLeft w:val="0"/>
      <w:marRight w:val="0"/>
      <w:marTop w:val="0"/>
      <w:marBottom w:val="0"/>
      <w:divBdr>
        <w:top w:val="none" w:sz="0" w:space="0" w:color="auto"/>
        <w:left w:val="none" w:sz="0" w:space="0" w:color="auto"/>
        <w:bottom w:val="none" w:sz="0" w:space="0" w:color="auto"/>
        <w:right w:val="none" w:sz="0" w:space="0" w:color="auto"/>
      </w:divBdr>
    </w:div>
    <w:div w:id="591554245">
      <w:marLeft w:val="0"/>
      <w:marRight w:val="0"/>
      <w:marTop w:val="0"/>
      <w:marBottom w:val="0"/>
      <w:divBdr>
        <w:top w:val="none" w:sz="0" w:space="0" w:color="auto"/>
        <w:left w:val="none" w:sz="0" w:space="0" w:color="auto"/>
        <w:bottom w:val="none" w:sz="0" w:space="0" w:color="auto"/>
        <w:right w:val="none" w:sz="0" w:space="0" w:color="auto"/>
      </w:divBdr>
    </w:div>
    <w:div w:id="591594053">
      <w:marLeft w:val="0"/>
      <w:marRight w:val="0"/>
      <w:marTop w:val="0"/>
      <w:marBottom w:val="0"/>
      <w:divBdr>
        <w:top w:val="none" w:sz="0" w:space="0" w:color="auto"/>
        <w:left w:val="none" w:sz="0" w:space="0" w:color="auto"/>
        <w:bottom w:val="none" w:sz="0" w:space="0" w:color="auto"/>
        <w:right w:val="none" w:sz="0" w:space="0" w:color="auto"/>
      </w:divBdr>
    </w:div>
    <w:div w:id="591667384">
      <w:marLeft w:val="480"/>
      <w:marRight w:val="0"/>
      <w:marTop w:val="0"/>
      <w:marBottom w:val="0"/>
      <w:divBdr>
        <w:top w:val="none" w:sz="0" w:space="0" w:color="auto"/>
        <w:left w:val="none" w:sz="0" w:space="0" w:color="auto"/>
        <w:bottom w:val="none" w:sz="0" w:space="0" w:color="auto"/>
        <w:right w:val="none" w:sz="0" w:space="0" w:color="auto"/>
      </w:divBdr>
    </w:div>
    <w:div w:id="591739371">
      <w:marLeft w:val="0"/>
      <w:marRight w:val="0"/>
      <w:marTop w:val="0"/>
      <w:marBottom w:val="0"/>
      <w:divBdr>
        <w:top w:val="none" w:sz="0" w:space="0" w:color="auto"/>
        <w:left w:val="none" w:sz="0" w:space="0" w:color="auto"/>
        <w:bottom w:val="none" w:sz="0" w:space="0" w:color="auto"/>
        <w:right w:val="none" w:sz="0" w:space="0" w:color="auto"/>
      </w:divBdr>
    </w:div>
    <w:div w:id="591813140">
      <w:marLeft w:val="0"/>
      <w:marRight w:val="0"/>
      <w:marTop w:val="0"/>
      <w:marBottom w:val="0"/>
      <w:divBdr>
        <w:top w:val="none" w:sz="0" w:space="0" w:color="auto"/>
        <w:left w:val="none" w:sz="0" w:space="0" w:color="auto"/>
        <w:bottom w:val="none" w:sz="0" w:space="0" w:color="auto"/>
        <w:right w:val="none" w:sz="0" w:space="0" w:color="auto"/>
      </w:divBdr>
    </w:div>
    <w:div w:id="591858233">
      <w:bodyDiv w:val="1"/>
      <w:marLeft w:val="0"/>
      <w:marRight w:val="0"/>
      <w:marTop w:val="0"/>
      <w:marBottom w:val="0"/>
      <w:divBdr>
        <w:top w:val="none" w:sz="0" w:space="0" w:color="auto"/>
        <w:left w:val="none" w:sz="0" w:space="0" w:color="auto"/>
        <w:bottom w:val="none" w:sz="0" w:space="0" w:color="auto"/>
        <w:right w:val="none" w:sz="0" w:space="0" w:color="auto"/>
      </w:divBdr>
    </w:div>
    <w:div w:id="591936813">
      <w:bodyDiv w:val="1"/>
      <w:marLeft w:val="0"/>
      <w:marRight w:val="0"/>
      <w:marTop w:val="0"/>
      <w:marBottom w:val="0"/>
      <w:divBdr>
        <w:top w:val="none" w:sz="0" w:space="0" w:color="auto"/>
        <w:left w:val="none" w:sz="0" w:space="0" w:color="auto"/>
        <w:bottom w:val="none" w:sz="0" w:space="0" w:color="auto"/>
        <w:right w:val="none" w:sz="0" w:space="0" w:color="auto"/>
      </w:divBdr>
    </w:div>
    <w:div w:id="592007940">
      <w:marLeft w:val="0"/>
      <w:marRight w:val="0"/>
      <w:marTop w:val="0"/>
      <w:marBottom w:val="0"/>
      <w:divBdr>
        <w:top w:val="none" w:sz="0" w:space="0" w:color="auto"/>
        <w:left w:val="none" w:sz="0" w:space="0" w:color="auto"/>
        <w:bottom w:val="none" w:sz="0" w:space="0" w:color="auto"/>
        <w:right w:val="none" w:sz="0" w:space="0" w:color="auto"/>
      </w:divBdr>
    </w:div>
    <w:div w:id="592014355">
      <w:marLeft w:val="0"/>
      <w:marRight w:val="0"/>
      <w:marTop w:val="0"/>
      <w:marBottom w:val="0"/>
      <w:divBdr>
        <w:top w:val="none" w:sz="0" w:space="0" w:color="auto"/>
        <w:left w:val="none" w:sz="0" w:space="0" w:color="auto"/>
        <w:bottom w:val="none" w:sz="0" w:space="0" w:color="auto"/>
        <w:right w:val="none" w:sz="0" w:space="0" w:color="auto"/>
      </w:divBdr>
    </w:div>
    <w:div w:id="592251025">
      <w:marLeft w:val="0"/>
      <w:marRight w:val="0"/>
      <w:marTop w:val="0"/>
      <w:marBottom w:val="0"/>
      <w:divBdr>
        <w:top w:val="none" w:sz="0" w:space="0" w:color="auto"/>
        <w:left w:val="none" w:sz="0" w:space="0" w:color="auto"/>
        <w:bottom w:val="none" w:sz="0" w:space="0" w:color="auto"/>
        <w:right w:val="none" w:sz="0" w:space="0" w:color="auto"/>
      </w:divBdr>
    </w:div>
    <w:div w:id="592281280">
      <w:marLeft w:val="0"/>
      <w:marRight w:val="0"/>
      <w:marTop w:val="0"/>
      <w:marBottom w:val="0"/>
      <w:divBdr>
        <w:top w:val="none" w:sz="0" w:space="0" w:color="auto"/>
        <w:left w:val="none" w:sz="0" w:space="0" w:color="auto"/>
        <w:bottom w:val="none" w:sz="0" w:space="0" w:color="auto"/>
        <w:right w:val="none" w:sz="0" w:space="0" w:color="auto"/>
      </w:divBdr>
    </w:div>
    <w:div w:id="592281479">
      <w:marLeft w:val="0"/>
      <w:marRight w:val="0"/>
      <w:marTop w:val="0"/>
      <w:marBottom w:val="0"/>
      <w:divBdr>
        <w:top w:val="none" w:sz="0" w:space="0" w:color="auto"/>
        <w:left w:val="none" w:sz="0" w:space="0" w:color="auto"/>
        <w:bottom w:val="none" w:sz="0" w:space="0" w:color="auto"/>
        <w:right w:val="none" w:sz="0" w:space="0" w:color="auto"/>
      </w:divBdr>
    </w:div>
    <w:div w:id="592393890">
      <w:marLeft w:val="0"/>
      <w:marRight w:val="0"/>
      <w:marTop w:val="0"/>
      <w:marBottom w:val="0"/>
      <w:divBdr>
        <w:top w:val="none" w:sz="0" w:space="0" w:color="auto"/>
        <w:left w:val="none" w:sz="0" w:space="0" w:color="auto"/>
        <w:bottom w:val="none" w:sz="0" w:space="0" w:color="auto"/>
        <w:right w:val="none" w:sz="0" w:space="0" w:color="auto"/>
      </w:divBdr>
    </w:div>
    <w:div w:id="592398829">
      <w:marLeft w:val="0"/>
      <w:marRight w:val="0"/>
      <w:marTop w:val="0"/>
      <w:marBottom w:val="0"/>
      <w:divBdr>
        <w:top w:val="none" w:sz="0" w:space="0" w:color="auto"/>
        <w:left w:val="none" w:sz="0" w:space="0" w:color="auto"/>
        <w:bottom w:val="none" w:sz="0" w:space="0" w:color="auto"/>
        <w:right w:val="none" w:sz="0" w:space="0" w:color="auto"/>
      </w:divBdr>
    </w:div>
    <w:div w:id="592468440">
      <w:marLeft w:val="0"/>
      <w:marRight w:val="0"/>
      <w:marTop w:val="0"/>
      <w:marBottom w:val="0"/>
      <w:divBdr>
        <w:top w:val="none" w:sz="0" w:space="0" w:color="auto"/>
        <w:left w:val="none" w:sz="0" w:space="0" w:color="auto"/>
        <w:bottom w:val="none" w:sz="0" w:space="0" w:color="auto"/>
        <w:right w:val="none" w:sz="0" w:space="0" w:color="auto"/>
      </w:divBdr>
    </w:div>
    <w:div w:id="592517032">
      <w:marLeft w:val="0"/>
      <w:marRight w:val="0"/>
      <w:marTop w:val="0"/>
      <w:marBottom w:val="0"/>
      <w:divBdr>
        <w:top w:val="none" w:sz="0" w:space="0" w:color="auto"/>
        <w:left w:val="none" w:sz="0" w:space="0" w:color="auto"/>
        <w:bottom w:val="none" w:sz="0" w:space="0" w:color="auto"/>
        <w:right w:val="none" w:sz="0" w:space="0" w:color="auto"/>
      </w:divBdr>
    </w:div>
    <w:div w:id="592588509">
      <w:marLeft w:val="0"/>
      <w:marRight w:val="0"/>
      <w:marTop w:val="0"/>
      <w:marBottom w:val="0"/>
      <w:divBdr>
        <w:top w:val="none" w:sz="0" w:space="0" w:color="auto"/>
        <w:left w:val="none" w:sz="0" w:space="0" w:color="auto"/>
        <w:bottom w:val="none" w:sz="0" w:space="0" w:color="auto"/>
        <w:right w:val="none" w:sz="0" w:space="0" w:color="auto"/>
      </w:divBdr>
    </w:div>
    <w:div w:id="592664611">
      <w:marLeft w:val="0"/>
      <w:marRight w:val="0"/>
      <w:marTop w:val="0"/>
      <w:marBottom w:val="0"/>
      <w:divBdr>
        <w:top w:val="none" w:sz="0" w:space="0" w:color="auto"/>
        <w:left w:val="none" w:sz="0" w:space="0" w:color="auto"/>
        <w:bottom w:val="none" w:sz="0" w:space="0" w:color="auto"/>
        <w:right w:val="none" w:sz="0" w:space="0" w:color="auto"/>
      </w:divBdr>
    </w:div>
    <w:div w:id="592669846">
      <w:marLeft w:val="0"/>
      <w:marRight w:val="0"/>
      <w:marTop w:val="0"/>
      <w:marBottom w:val="0"/>
      <w:divBdr>
        <w:top w:val="none" w:sz="0" w:space="0" w:color="auto"/>
        <w:left w:val="none" w:sz="0" w:space="0" w:color="auto"/>
        <w:bottom w:val="none" w:sz="0" w:space="0" w:color="auto"/>
        <w:right w:val="none" w:sz="0" w:space="0" w:color="auto"/>
      </w:divBdr>
    </w:div>
    <w:div w:id="592708802">
      <w:marLeft w:val="0"/>
      <w:marRight w:val="0"/>
      <w:marTop w:val="0"/>
      <w:marBottom w:val="0"/>
      <w:divBdr>
        <w:top w:val="none" w:sz="0" w:space="0" w:color="auto"/>
        <w:left w:val="none" w:sz="0" w:space="0" w:color="auto"/>
        <w:bottom w:val="none" w:sz="0" w:space="0" w:color="auto"/>
        <w:right w:val="none" w:sz="0" w:space="0" w:color="auto"/>
      </w:divBdr>
    </w:div>
    <w:div w:id="592785696">
      <w:marLeft w:val="0"/>
      <w:marRight w:val="0"/>
      <w:marTop w:val="0"/>
      <w:marBottom w:val="0"/>
      <w:divBdr>
        <w:top w:val="none" w:sz="0" w:space="0" w:color="auto"/>
        <w:left w:val="none" w:sz="0" w:space="0" w:color="auto"/>
        <w:bottom w:val="none" w:sz="0" w:space="0" w:color="auto"/>
        <w:right w:val="none" w:sz="0" w:space="0" w:color="auto"/>
      </w:divBdr>
    </w:div>
    <w:div w:id="592856693">
      <w:marLeft w:val="0"/>
      <w:marRight w:val="0"/>
      <w:marTop w:val="0"/>
      <w:marBottom w:val="0"/>
      <w:divBdr>
        <w:top w:val="none" w:sz="0" w:space="0" w:color="auto"/>
        <w:left w:val="none" w:sz="0" w:space="0" w:color="auto"/>
        <w:bottom w:val="none" w:sz="0" w:space="0" w:color="auto"/>
        <w:right w:val="none" w:sz="0" w:space="0" w:color="auto"/>
      </w:divBdr>
    </w:div>
    <w:div w:id="592860189">
      <w:marLeft w:val="0"/>
      <w:marRight w:val="0"/>
      <w:marTop w:val="0"/>
      <w:marBottom w:val="0"/>
      <w:divBdr>
        <w:top w:val="none" w:sz="0" w:space="0" w:color="auto"/>
        <w:left w:val="none" w:sz="0" w:space="0" w:color="auto"/>
        <w:bottom w:val="none" w:sz="0" w:space="0" w:color="auto"/>
        <w:right w:val="none" w:sz="0" w:space="0" w:color="auto"/>
      </w:divBdr>
    </w:div>
    <w:div w:id="592864440">
      <w:marLeft w:val="0"/>
      <w:marRight w:val="0"/>
      <w:marTop w:val="0"/>
      <w:marBottom w:val="0"/>
      <w:divBdr>
        <w:top w:val="none" w:sz="0" w:space="0" w:color="auto"/>
        <w:left w:val="none" w:sz="0" w:space="0" w:color="auto"/>
        <w:bottom w:val="none" w:sz="0" w:space="0" w:color="auto"/>
        <w:right w:val="none" w:sz="0" w:space="0" w:color="auto"/>
      </w:divBdr>
    </w:div>
    <w:div w:id="593051396">
      <w:marLeft w:val="0"/>
      <w:marRight w:val="0"/>
      <w:marTop w:val="0"/>
      <w:marBottom w:val="0"/>
      <w:divBdr>
        <w:top w:val="none" w:sz="0" w:space="0" w:color="auto"/>
        <w:left w:val="none" w:sz="0" w:space="0" w:color="auto"/>
        <w:bottom w:val="none" w:sz="0" w:space="0" w:color="auto"/>
        <w:right w:val="none" w:sz="0" w:space="0" w:color="auto"/>
      </w:divBdr>
    </w:div>
    <w:div w:id="593123823">
      <w:marLeft w:val="0"/>
      <w:marRight w:val="0"/>
      <w:marTop w:val="0"/>
      <w:marBottom w:val="0"/>
      <w:divBdr>
        <w:top w:val="none" w:sz="0" w:space="0" w:color="auto"/>
        <w:left w:val="none" w:sz="0" w:space="0" w:color="auto"/>
        <w:bottom w:val="none" w:sz="0" w:space="0" w:color="auto"/>
        <w:right w:val="none" w:sz="0" w:space="0" w:color="auto"/>
      </w:divBdr>
    </w:div>
    <w:div w:id="593132189">
      <w:marLeft w:val="0"/>
      <w:marRight w:val="0"/>
      <w:marTop w:val="0"/>
      <w:marBottom w:val="0"/>
      <w:divBdr>
        <w:top w:val="none" w:sz="0" w:space="0" w:color="auto"/>
        <w:left w:val="none" w:sz="0" w:space="0" w:color="auto"/>
        <w:bottom w:val="none" w:sz="0" w:space="0" w:color="auto"/>
        <w:right w:val="none" w:sz="0" w:space="0" w:color="auto"/>
      </w:divBdr>
    </w:div>
    <w:div w:id="593243597">
      <w:marLeft w:val="0"/>
      <w:marRight w:val="0"/>
      <w:marTop w:val="0"/>
      <w:marBottom w:val="0"/>
      <w:divBdr>
        <w:top w:val="none" w:sz="0" w:space="0" w:color="auto"/>
        <w:left w:val="none" w:sz="0" w:space="0" w:color="auto"/>
        <w:bottom w:val="none" w:sz="0" w:space="0" w:color="auto"/>
        <w:right w:val="none" w:sz="0" w:space="0" w:color="auto"/>
      </w:divBdr>
    </w:div>
    <w:div w:id="593363377">
      <w:marLeft w:val="0"/>
      <w:marRight w:val="0"/>
      <w:marTop w:val="0"/>
      <w:marBottom w:val="0"/>
      <w:divBdr>
        <w:top w:val="none" w:sz="0" w:space="0" w:color="auto"/>
        <w:left w:val="none" w:sz="0" w:space="0" w:color="auto"/>
        <w:bottom w:val="none" w:sz="0" w:space="0" w:color="auto"/>
        <w:right w:val="none" w:sz="0" w:space="0" w:color="auto"/>
      </w:divBdr>
    </w:div>
    <w:div w:id="593365209">
      <w:bodyDiv w:val="1"/>
      <w:marLeft w:val="0"/>
      <w:marRight w:val="0"/>
      <w:marTop w:val="0"/>
      <w:marBottom w:val="0"/>
      <w:divBdr>
        <w:top w:val="none" w:sz="0" w:space="0" w:color="auto"/>
        <w:left w:val="none" w:sz="0" w:space="0" w:color="auto"/>
        <w:bottom w:val="none" w:sz="0" w:space="0" w:color="auto"/>
        <w:right w:val="none" w:sz="0" w:space="0" w:color="auto"/>
      </w:divBdr>
    </w:div>
    <w:div w:id="593517659">
      <w:marLeft w:val="0"/>
      <w:marRight w:val="0"/>
      <w:marTop w:val="0"/>
      <w:marBottom w:val="0"/>
      <w:divBdr>
        <w:top w:val="none" w:sz="0" w:space="0" w:color="auto"/>
        <w:left w:val="none" w:sz="0" w:space="0" w:color="auto"/>
        <w:bottom w:val="none" w:sz="0" w:space="0" w:color="auto"/>
        <w:right w:val="none" w:sz="0" w:space="0" w:color="auto"/>
      </w:divBdr>
    </w:div>
    <w:div w:id="593589589">
      <w:marLeft w:val="0"/>
      <w:marRight w:val="0"/>
      <w:marTop w:val="0"/>
      <w:marBottom w:val="0"/>
      <w:divBdr>
        <w:top w:val="none" w:sz="0" w:space="0" w:color="auto"/>
        <w:left w:val="none" w:sz="0" w:space="0" w:color="auto"/>
        <w:bottom w:val="none" w:sz="0" w:space="0" w:color="auto"/>
        <w:right w:val="none" w:sz="0" w:space="0" w:color="auto"/>
      </w:divBdr>
    </w:div>
    <w:div w:id="593591988">
      <w:marLeft w:val="0"/>
      <w:marRight w:val="0"/>
      <w:marTop w:val="0"/>
      <w:marBottom w:val="0"/>
      <w:divBdr>
        <w:top w:val="none" w:sz="0" w:space="0" w:color="auto"/>
        <w:left w:val="none" w:sz="0" w:space="0" w:color="auto"/>
        <w:bottom w:val="none" w:sz="0" w:space="0" w:color="auto"/>
        <w:right w:val="none" w:sz="0" w:space="0" w:color="auto"/>
      </w:divBdr>
    </w:div>
    <w:div w:id="593631357">
      <w:marLeft w:val="0"/>
      <w:marRight w:val="0"/>
      <w:marTop w:val="0"/>
      <w:marBottom w:val="0"/>
      <w:divBdr>
        <w:top w:val="none" w:sz="0" w:space="0" w:color="auto"/>
        <w:left w:val="none" w:sz="0" w:space="0" w:color="auto"/>
        <w:bottom w:val="none" w:sz="0" w:space="0" w:color="auto"/>
        <w:right w:val="none" w:sz="0" w:space="0" w:color="auto"/>
      </w:divBdr>
    </w:div>
    <w:div w:id="593632934">
      <w:marLeft w:val="0"/>
      <w:marRight w:val="0"/>
      <w:marTop w:val="0"/>
      <w:marBottom w:val="0"/>
      <w:divBdr>
        <w:top w:val="none" w:sz="0" w:space="0" w:color="auto"/>
        <w:left w:val="none" w:sz="0" w:space="0" w:color="auto"/>
        <w:bottom w:val="none" w:sz="0" w:space="0" w:color="auto"/>
        <w:right w:val="none" w:sz="0" w:space="0" w:color="auto"/>
      </w:divBdr>
    </w:div>
    <w:div w:id="593784381">
      <w:marLeft w:val="0"/>
      <w:marRight w:val="0"/>
      <w:marTop w:val="0"/>
      <w:marBottom w:val="0"/>
      <w:divBdr>
        <w:top w:val="none" w:sz="0" w:space="0" w:color="auto"/>
        <w:left w:val="none" w:sz="0" w:space="0" w:color="auto"/>
        <w:bottom w:val="none" w:sz="0" w:space="0" w:color="auto"/>
        <w:right w:val="none" w:sz="0" w:space="0" w:color="auto"/>
      </w:divBdr>
    </w:div>
    <w:div w:id="593824891">
      <w:bodyDiv w:val="1"/>
      <w:marLeft w:val="0"/>
      <w:marRight w:val="0"/>
      <w:marTop w:val="0"/>
      <w:marBottom w:val="0"/>
      <w:divBdr>
        <w:top w:val="none" w:sz="0" w:space="0" w:color="auto"/>
        <w:left w:val="none" w:sz="0" w:space="0" w:color="auto"/>
        <w:bottom w:val="none" w:sz="0" w:space="0" w:color="auto"/>
        <w:right w:val="none" w:sz="0" w:space="0" w:color="auto"/>
      </w:divBdr>
    </w:div>
    <w:div w:id="593900514">
      <w:marLeft w:val="0"/>
      <w:marRight w:val="0"/>
      <w:marTop w:val="0"/>
      <w:marBottom w:val="0"/>
      <w:divBdr>
        <w:top w:val="none" w:sz="0" w:space="0" w:color="auto"/>
        <w:left w:val="none" w:sz="0" w:space="0" w:color="auto"/>
        <w:bottom w:val="none" w:sz="0" w:space="0" w:color="auto"/>
        <w:right w:val="none" w:sz="0" w:space="0" w:color="auto"/>
      </w:divBdr>
    </w:div>
    <w:div w:id="593906235">
      <w:marLeft w:val="0"/>
      <w:marRight w:val="0"/>
      <w:marTop w:val="0"/>
      <w:marBottom w:val="0"/>
      <w:divBdr>
        <w:top w:val="none" w:sz="0" w:space="0" w:color="auto"/>
        <w:left w:val="none" w:sz="0" w:space="0" w:color="auto"/>
        <w:bottom w:val="none" w:sz="0" w:space="0" w:color="auto"/>
        <w:right w:val="none" w:sz="0" w:space="0" w:color="auto"/>
      </w:divBdr>
    </w:div>
    <w:div w:id="593978462">
      <w:marLeft w:val="0"/>
      <w:marRight w:val="0"/>
      <w:marTop w:val="0"/>
      <w:marBottom w:val="0"/>
      <w:divBdr>
        <w:top w:val="none" w:sz="0" w:space="0" w:color="auto"/>
        <w:left w:val="none" w:sz="0" w:space="0" w:color="auto"/>
        <w:bottom w:val="none" w:sz="0" w:space="0" w:color="auto"/>
        <w:right w:val="none" w:sz="0" w:space="0" w:color="auto"/>
      </w:divBdr>
    </w:div>
    <w:div w:id="594019712">
      <w:marLeft w:val="0"/>
      <w:marRight w:val="0"/>
      <w:marTop w:val="0"/>
      <w:marBottom w:val="0"/>
      <w:divBdr>
        <w:top w:val="none" w:sz="0" w:space="0" w:color="auto"/>
        <w:left w:val="none" w:sz="0" w:space="0" w:color="auto"/>
        <w:bottom w:val="none" w:sz="0" w:space="0" w:color="auto"/>
        <w:right w:val="none" w:sz="0" w:space="0" w:color="auto"/>
      </w:divBdr>
    </w:div>
    <w:div w:id="594023117">
      <w:bodyDiv w:val="1"/>
      <w:marLeft w:val="0"/>
      <w:marRight w:val="0"/>
      <w:marTop w:val="0"/>
      <w:marBottom w:val="0"/>
      <w:divBdr>
        <w:top w:val="none" w:sz="0" w:space="0" w:color="auto"/>
        <w:left w:val="none" w:sz="0" w:space="0" w:color="auto"/>
        <w:bottom w:val="none" w:sz="0" w:space="0" w:color="auto"/>
        <w:right w:val="none" w:sz="0" w:space="0" w:color="auto"/>
      </w:divBdr>
    </w:div>
    <w:div w:id="594091462">
      <w:marLeft w:val="0"/>
      <w:marRight w:val="0"/>
      <w:marTop w:val="0"/>
      <w:marBottom w:val="0"/>
      <w:divBdr>
        <w:top w:val="none" w:sz="0" w:space="0" w:color="auto"/>
        <w:left w:val="none" w:sz="0" w:space="0" w:color="auto"/>
        <w:bottom w:val="none" w:sz="0" w:space="0" w:color="auto"/>
        <w:right w:val="none" w:sz="0" w:space="0" w:color="auto"/>
      </w:divBdr>
    </w:div>
    <w:div w:id="594434446">
      <w:marLeft w:val="0"/>
      <w:marRight w:val="0"/>
      <w:marTop w:val="0"/>
      <w:marBottom w:val="0"/>
      <w:divBdr>
        <w:top w:val="none" w:sz="0" w:space="0" w:color="auto"/>
        <w:left w:val="none" w:sz="0" w:space="0" w:color="auto"/>
        <w:bottom w:val="none" w:sz="0" w:space="0" w:color="auto"/>
        <w:right w:val="none" w:sz="0" w:space="0" w:color="auto"/>
      </w:divBdr>
    </w:div>
    <w:div w:id="594438063">
      <w:marLeft w:val="0"/>
      <w:marRight w:val="0"/>
      <w:marTop w:val="0"/>
      <w:marBottom w:val="0"/>
      <w:divBdr>
        <w:top w:val="none" w:sz="0" w:space="0" w:color="auto"/>
        <w:left w:val="none" w:sz="0" w:space="0" w:color="auto"/>
        <w:bottom w:val="none" w:sz="0" w:space="0" w:color="auto"/>
        <w:right w:val="none" w:sz="0" w:space="0" w:color="auto"/>
      </w:divBdr>
    </w:div>
    <w:div w:id="594478817">
      <w:marLeft w:val="0"/>
      <w:marRight w:val="0"/>
      <w:marTop w:val="0"/>
      <w:marBottom w:val="0"/>
      <w:divBdr>
        <w:top w:val="none" w:sz="0" w:space="0" w:color="auto"/>
        <w:left w:val="none" w:sz="0" w:space="0" w:color="auto"/>
        <w:bottom w:val="none" w:sz="0" w:space="0" w:color="auto"/>
        <w:right w:val="none" w:sz="0" w:space="0" w:color="auto"/>
      </w:divBdr>
    </w:div>
    <w:div w:id="594481051">
      <w:marLeft w:val="0"/>
      <w:marRight w:val="0"/>
      <w:marTop w:val="0"/>
      <w:marBottom w:val="0"/>
      <w:divBdr>
        <w:top w:val="none" w:sz="0" w:space="0" w:color="auto"/>
        <w:left w:val="none" w:sz="0" w:space="0" w:color="auto"/>
        <w:bottom w:val="none" w:sz="0" w:space="0" w:color="auto"/>
        <w:right w:val="none" w:sz="0" w:space="0" w:color="auto"/>
      </w:divBdr>
    </w:div>
    <w:div w:id="594485593">
      <w:bodyDiv w:val="1"/>
      <w:marLeft w:val="0"/>
      <w:marRight w:val="0"/>
      <w:marTop w:val="0"/>
      <w:marBottom w:val="0"/>
      <w:divBdr>
        <w:top w:val="none" w:sz="0" w:space="0" w:color="auto"/>
        <w:left w:val="none" w:sz="0" w:space="0" w:color="auto"/>
        <w:bottom w:val="none" w:sz="0" w:space="0" w:color="auto"/>
        <w:right w:val="none" w:sz="0" w:space="0" w:color="auto"/>
      </w:divBdr>
    </w:div>
    <w:div w:id="594704444">
      <w:marLeft w:val="0"/>
      <w:marRight w:val="0"/>
      <w:marTop w:val="0"/>
      <w:marBottom w:val="0"/>
      <w:divBdr>
        <w:top w:val="none" w:sz="0" w:space="0" w:color="auto"/>
        <w:left w:val="none" w:sz="0" w:space="0" w:color="auto"/>
        <w:bottom w:val="none" w:sz="0" w:space="0" w:color="auto"/>
        <w:right w:val="none" w:sz="0" w:space="0" w:color="auto"/>
      </w:divBdr>
    </w:div>
    <w:div w:id="594752024">
      <w:marLeft w:val="0"/>
      <w:marRight w:val="0"/>
      <w:marTop w:val="0"/>
      <w:marBottom w:val="0"/>
      <w:divBdr>
        <w:top w:val="none" w:sz="0" w:space="0" w:color="auto"/>
        <w:left w:val="none" w:sz="0" w:space="0" w:color="auto"/>
        <w:bottom w:val="none" w:sz="0" w:space="0" w:color="auto"/>
        <w:right w:val="none" w:sz="0" w:space="0" w:color="auto"/>
      </w:divBdr>
    </w:div>
    <w:div w:id="594830540">
      <w:marLeft w:val="0"/>
      <w:marRight w:val="0"/>
      <w:marTop w:val="0"/>
      <w:marBottom w:val="0"/>
      <w:divBdr>
        <w:top w:val="none" w:sz="0" w:space="0" w:color="auto"/>
        <w:left w:val="none" w:sz="0" w:space="0" w:color="auto"/>
        <w:bottom w:val="none" w:sz="0" w:space="0" w:color="auto"/>
        <w:right w:val="none" w:sz="0" w:space="0" w:color="auto"/>
      </w:divBdr>
    </w:div>
    <w:div w:id="594870890">
      <w:marLeft w:val="0"/>
      <w:marRight w:val="0"/>
      <w:marTop w:val="0"/>
      <w:marBottom w:val="0"/>
      <w:divBdr>
        <w:top w:val="none" w:sz="0" w:space="0" w:color="auto"/>
        <w:left w:val="none" w:sz="0" w:space="0" w:color="auto"/>
        <w:bottom w:val="none" w:sz="0" w:space="0" w:color="auto"/>
        <w:right w:val="none" w:sz="0" w:space="0" w:color="auto"/>
      </w:divBdr>
    </w:div>
    <w:div w:id="594872888">
      <w:marLeft w:val="0"/>
      <w:marRight w:val="0"/>
      <w:marTop w:val="0"/>
      <w:marBottom w:val="0"/>
      <w:divBdr>
        <w:top w:val="none" w:sz="0" w:space="0" w:color="auto"/>
        <w:left w:val="none" w:sz="0" w:space="0" w:color="auto"/>
        <w:bottom w:val="none" w:sz="0" w:space="0" w:color="auto"/>
        <w:right w:val="none" w:sz="0" w:space="0" w:color="auto"/>
      </w:divBdr>
    </w:div>
    <w:div w:id="594896351">
      <w:marLeft w:val="0"/>
      <w:marRight w:val="0"/>
      <w:marTop w:val="0"/>
      <w:marBottom w:val="0"/>
      <w:divBdr>
        <w:top w:val="none" w:sz="0" w:space="0" w:color="auto"/>
        <w:left w:val="none" w:sz="0" w:space="0" w:color="auto"/>
        <w:bottom w:val="none" w:sz="0" w:space="0" w:color="auto"/>
        <w:right w:val="none" w:sz="0" w:space="0" w:color="auto"/>
      </w:divBdr>
    </w:div>
    <w:div w:id="594897121">
      <w:marLeft w:val="0"/>
      <w:marRight w:val="0"/>
      <w:marTop w:val="0"/>
      <w:marBottom w:val="0"/>
      <w:divBdr>
        <w:top w:val="none" w:sz="0" w:space="0" w:color="auto"/>
        <w:left w:val="none" w:sz="0" w:space="0" w:color="auto"/>
        <w:bottom w:val="none" w:sz="0" w:space="0" w:color="auto"/>
        <w:right w:val="none" w:sz="0" w:space="0" w:color="auto"/>
      </w:divBdr>
    </w:div>
    <w:div w:id="595096151">
      <w:marLeft w:val="0"/>
      <w:marRight w:val="0"/>
      <w:marTop w:val="0"/>
      <w:marBottom w:val="0"/>
      <w:divBdr>
        <w:top w:val="none" w:sz="0" w:space="0" w:color="auto"/>
        <w:left w:val="none" w:sz="0" w:space="0" w:color="auto"/>
        <w:bottom w:val="none" w:sz="0" w:space="0" w:color="auto"/>
        <w:right w:val="none" w:sz="0" w:space="0" w:color="auto"/>
      </w:divBdr>
    </w:div>
    <w:div w:id="595331231">
      <w:marLeft w:val="0"/>
      <w:marRight w:val="0"/>
      <w:marTop w:val="0"/>
      <w:marBottom w:val="0"/>
      <w:divBdr>
        <w:top w:val="none" w:sz="0" w:space="0" w:color="auto"/>
        <w:left w:val="none" w:sz="0" w:space="0" w:color="auto"/>
        <w:bottom w:val="none" w:sz="0" w:space="0" w:color="auto"/>
        <w:right w:val="none" w:sz="0" w:space="0" w:color="auto"/>
      </w:divBdr>
    </w:div>
    <w:div w:id="595401973">
      <w:marLeft w:val="0"/>
      <w:marRight w:val="0"/>
      <w:marTop w:val="0"/>
      <w:marBottom w:val="0"/>
      <w:divBdr>
        <w:top w:val="none" w:sz="0" w:space="0" w:color="auto"/>
        <w:left w:val="none" w:sz="0" w:space="0" w:color="auto"/>
        <w:bottom w:val="none" w:sz="0" w:space="0" w:color="auto"/>
        <w:right w:val="none" w:sz="0" w:space="0" w:color="auto"/>
      </w:divBdr>
    </w:div>
    <w:div w:id="595404683">
      <w:marLeft w:val="0"/>
      <w:marRight w:val="0"/>
      <w:marTop w:val="0"/>
      <w:marBottom w:val="0"/>
      <w:divBdr>
        <w:top w:val="none" w:sz="0" w:space="0" w:color="auto"/>
        <w:left w:val="none" w:sz="0" w:space="0" w:color="auto"/>
        <w:bottom w:val="none" w:sz="0" w:space="0" w:color="auto"/>
        <w:right w:val="none" w:sz="0" w:space="0" w:color="auto"/>
      </w:divBdr>
    </w:div>
    <w:div w:id="595410394">
      <w:marLeft w:val="0"/>
      <w:marRight w:val="0"/>
      <w:marTop w:val="0"/>
      <w:marBottom w:val="0"/>
      <w:divBdr>
        <w:top w:val="none" w:sz="0" w:space="0" w:color="auto"/>
        <w:left w:val="none" w:sz="0" w:space="0" w:color="auto"/>
        <w:bottom w:val="none" w:sz="0" w:space="0" w:color="auto"/>
        <w:right w:val="none" w:sz="0" w:space="0" w:color="auto"/>
      </w:divBdr>
    </w:div>
    <w:div w:id="595747030">
      <w:marLeft w:val="0"/>
      <w:marRight w:val="0"/>
      <w:marTop w:val="0"/>
      <w:marBottom w:val="0"/>
      <w:divBdr>
        <w:top w:val="none" w:sz="0" w:space="0" w:color="auto"/>
        <w:left w:val="none" w:sz="0" w:space="0" w:color="auto"/>
        <w:bottom w:val="none" w:sz="0" w:space="0" w:color="auto"/>
        <w:right w:val="none" w:sz="0" w:space="0" w:color="auto"/>
      </w:divBdr>
    </w:div>
    <w:div w:id="595748770">
      <w:marLeft w:val="0"/>
      <w:marRight w:val="0"/>
      <w:marTop w:val="0"/>
      <w:marBottom w:val="0"/>
      <w:divBdr>
        <w:top w:val="none" w:sz="0" w:space="0" w:color="auto"/>
        <w:left w:val="none" w:sz="0" w:space="0" w:color="auto"/>
        <w:bottom w:val="none" w:sz="0" w:space="0" w:color="auto"/>
        <w:right w:val="none" w:sz="0" w:space="0" w:color="auto"/>
      </w:divBdr>
    </w:div>
    <w:div w:id="595754300">
      <w:marLeft w:val="0"/>
      <w:marRight w:val="0"/>
      <w:marTop w:val="0"/>
      <w:marBottom w:val="0"/>
      <w:divBdr>
        <w:top w:val="none" w:sz="0" w:space="0" w:color="auto"/>
        <w:left w:val="none" w:sz="0" w:space="0" w:color="auto"/>
        <w:bottom w:val="none" w:sz="0" w:space="0" w:color="auto"/>
        <w:right w:val="none" w:sz="0" w:space="0" w:color="auto"/>
      </w:divBdr>
    </w:div>
    <w:div w:id="595793335">
      <w:marLeft w:val="0"/>
      <w:marRight w:val="0"/>
      <w:marTop w:val="0"/>
      <w:marBottom w:val="0"/>
      <w:divBdr>
        <w:top w:val="none" w:sz="0" w:space="0" w:color="auto"/>
        <w:left w:val="none" w:sz="0" w:space="0" w:color="auto"/>
        <w:bottom w:val="none" w:sz="0" w:space="0" w:color="auto"/>
        <w:right w:val="none" w:sz="0" w:space="0" w:color="auto"/>
      </w:divBdr>
    </w:div>
    <w:div w:id="595871687">
      <w:marLeft w:val="0"/>
      <w:marRight w:val="0"/>
      <w:marTop w:val="0"/>
      <w:marBottom w:val="0"/>
      <w:divBdr>
        <w:top w:val="none" w:sz="0" w:space="0" w:color="auto"/>
        <w:left w:val="none" w:sz="0" w:space="0" w:color="auto"/>
        <w:bottom w:val="none" w:sz="0" w:space="0" w:color="auto"/>
        <w:right w:val="none" w:sz="0" w:space="0" w:color="auto"/>
      </w:divBdr>
    </w:div>
    <w:div w:id="595942723">
      <w:marLeft w:val="0"/>
      <w:marRight w:val="0"/>
      <w:marTop w:val="0"/>
      <w:marBottom w:val="0"/>
      <w:divBdr>
        <w:top w:val="none" w:sz="0" w:space="0" w:color="auto"/>
        <w:left w:val="none" w:sz="0" w:space="0" w:color="auto"/>
        <w:bottom w:val="none" w:sz="0" w:space="0" w:color="auto"/>
        <w:right w:val="none" w:sz="0" w:space="0" w:color="auto"/>
      </w:divBdr>
    </w:div>
    <w:div w:id="595988847">
      <w:marLeft w:val="0"/>
      <w:marRight w:val="0"/>
      <w:marTop w:val="0"/>
      <w:marBottom w:val="0"/>
      <w:divBdr>
        <w:top w:val="none" w:sz="0" w:space="0" w:color="auto"/>
        <w:left w:val="none" w:sz="0" w:space="0" w:color="auto"/>
        <w:bottom w:val="none" w:sz="0" w:space="0" w:color="auto"/>
        <w:right w:val="none" w:sz="0" w:space="0" w:color="auto"/>
      </w:divBdr>
    </w:div>
    <w:div w:id="596057421">
      <w:marLeft w:val="0"/>
      <w:marRight w:val="0"/>
      <w:marTop w:val="0"/>
      <w:marBottom w:val="0"/>
      <w:divBdr>
        <w:top w:val="none" w:sz="0" w:space="0" w:color="auto"/>
        <w:left w:val="none" w:sz="0" w:space="0" w:color="auto"/>
        <w:bottom w:val="none" w:sz="0" w:space="0" w:color="auto"/>
        <w:right w:val="none" w:sz="0" w:space="0" w:color="auto"/>
      </w:divBdr>
    </w:div>
    <w:div w:id="596138894">
      <w:bodyDiv w:val="1"/>
      <w:marLeft w:val="0"/>
      <w:marRight w:val="0"/>
      <w:marTop w:val="0"/>
      <w:marBottom w:val="0"/>
      <w:divBdr>
        <w:top w:val="none" w:sz="0" w:space="0" w:color="auto"/>
        <w:left w:val="none" w:sz="0" w:space="0" w:color="auto"/>
        <w:bottom w:val="none" w:sz="0" w:space="0" w:color="auto"/>
        <w:right w:val="none" w:sz="0" w:space="0" w:color="auto"/>
      </w:divBdr>
    </w:div>
    <w:div w:id="596210456">
      <w:marLeft w:val="0"/>
      <w:marRight w:val="0"/>
      <w:marTop w:val="0"/>
      <w:marBottom w:val="0"/>
      <w:divBdr>
        <w:top w:val="none" w:sz="0" w:space="0" w:color="auto"/>
        <w:left w:val="none" w:sz="0" w:space="0" w:color="auto"/>
        <w:bottom w:val="none" w:sz="0" w:space="0" w:color="auto"/>
        <w:right w:val="none" w:sz="0" w:space="0" w:color="auto"/>
      </w:divBdr>
    </w:div>
    <w:div w:id="596334389">
      <w:bodyDiv w:val="1"/>
      <w:marLeft w:val="0"/>
      <w:marRight w:val="0"/>
      <w:marTop w:val="0"/>
      <w:marBottom w:val="0"/>
      <w:divBdr>
        <w:top w:val="none" w:sz="0" w:space="0" w:color="auto"/>
        <w:left w:val="none" w:sz="0" w:space="0" w:color="auto"/>
        <w:bottom w:val="none" w:sz="0" w:space="0" w:color="auto"/>
        <w:right w:val="none" w:sz="0" w:space="0" w:color="auto"/>
      </w:divBdr>
    </w:div>
    <w:div w:id="596401317">
      <w:marLeft w:val="0"/>
      <w:marRight w:val="0"/>
      <w:marTop w:val="0"/>
      <w:marBottom w:val="0"/>
      <w:divBdr>
        <w:top w:val="none" w:sz="0" w:space="0" w:color="auto"/>
        <w:left w:val="none" w:sz="0" w:space="0" w:color="auto"/>
        <w:bottom w:val="none" w:sz="0" w:space="0" w:color="auto"/>
        <w:right w:val="none" w:sz="0" w:space="0" w:color="auto"/>
      </w:divBdr>
    </w:div>
    <w:div w:id="596446045">
      <w:marLeft w:val="0"/>
      <w:marRight w:val="0"/>
      <w:marTop w:val="0"/>
      <w:marBottom w:val="0"/>
      <w:divBdr>
        <w:top w:val="none" w:sz="0" w:space="0" w:color="auto"/>
        <w:left w:val="none" w:sz="0" w:space="0" w:color="auto"/>
        <w:bottom w:val="none" w:sz="0" w:space="0" w:color="auto"/>
        <w:right w:val="none" w:sz="0" w:space="0" w:color="auto"/>
      </w:divBdr>
    </w:div>
    <w:div w:id="596449722">
      <w:marLeft w:val="0"/>
      <w:marRight w:val="0"/>
      <w:marTop w:val="0"/>
      <w:marBottom w:val="0"/>
      <w:divBdr>
        <w:top w:val="none" w:sz="0" w:space="0" w:color="auto"/>
        <w:left w:val="none" w:sz="0" w:space="0" w:color="auto"/>
        <w:bottom w:val="none" w:sz="0" w:space="0" w:color="auto"/>
        <w:right w:val="none" w:sz="0" w:space="0" w:color="auto"/>
      </w:divBdr>
    </w:div>
    <w:div w:id="596602694">
      <w:marLeft w:val="0"/>
      <w:marRight w:val="0"/>
      <w:marTop w:val="0"/>
      <w:marBottom w:val="0"/>
      <w:divBdr>
        <w:top w:val="none" w:sz="0" w:space="0" w:color="auto"/>
        <w:left w:val="none" w:sz="0" w:space="0" w:color="auto"/>
        <w:bottom w:val="none" w:sz="0" w:space="0" w:color="auto"/>
        <w:right w:val="none" w:sz="0" w:space="0" w:color="auto"/>
      </w:divBdr>
    </w:div>
    <w:div w:id="596640574">
      <w:marLeft w:val="0"/>
      <w:marRight w:val="0"/>
      <w:marTop w:val="0"/>
      <w:marBottom w:val="0"/>
      <w:divBdr>
        <w:top w:val="none" w:sz="0" w:space="0" w:color="auto"/>
        <w:left w:val="none" w:sz="0" w:space="0" w:color="auto"/>
        <w:bottom w:val="none" w:sz="0" w:space="0" w:color="auto"/>
        <w:right w:val="none" w:sz="0" w:space="0" w:color="auto"/>
      </w:divBdr>
    </w:div>
    <w:div w:id="596711892">
      <w:marLeft w:val="0"/>
      <w:marRight w:val="0"/>
      <w:marTop w:val="0"/>
      <w:marBottom w:val="0"/>
      <w:divBdr>
        <w:top w:val="none" w:sz="0" w:space="0" w:color="auto"/>
        <w:left w:val="none" w:sz="0" w:space="0" w:color="auto"/>
        <w:bottom w:val="none" w:sz="0" w:space="0" w:color="auto"/>
        <w:right w:val="none" w:sz="0" w:space="0" w:color="auto"/>
      </w:divBdr>
    </w:div>
    <w:div w:id="596713619">
      <w:marLeft w:val="0"/>
      <w:marRight w:val="0"/>
      <w:marTop w:val="0"/>
      <w:marBottom w:val="0"/>
      <w:divBdr>
        <w:top w:val="none" w:sz="0" w:space="0" w:color="auto"/>
        <w:left w:val="none" w:sz="0" w:space="0" w:color="auto"/>
        <w:bottom w:val="none" w:sz="0" w:space="0" w:color="auto"/>
        <w:right w:val="none" w:sz="0" w:space="0" w:color="auto"/>
      </w:divBdr>
    </w:div>
    <w:div w:id="596907673">
      <w:marLeft w:val="0"/>
      <w:marRight w:val="0"/>
      <w:marTop w:val="0"/>
      <w:marBottom w:val="0"/>
      <w:divBdr>
        <w:top w:val="none" w:sz="0" w:space="0" w:color="auto"/>
        <w:left w:val="none" w:sz="0" w:space="0" w:color="auto"/>
        <w:bottom w:val="none" w:sz="0" w:space="0" w:color="auto"/>
        <w:right w:val="none" w:sz="0" w:space="0" w:color="auto"/>
      </w:divBdr>
    </w:div>
    <w:div w:id="596988485">
      <w:marLeft w:val="0"/>
      <w:marRight w:val="0"/>
      <w:marTop w:val="0"/>
      <w:marBottom w:val="0"/>
      <w:divBdr>
        <w:top w:val="none" w:sz="0" w:space="0" w:color="auto"/>
        <w:left w:val="none" w:sz="0" w:space="0" w:color="auto"/>
        <w:bottom w:val="none" w:sz="0" w:space="0" w:color="auto"/>
        <w:right w:val="none" w:sz="0" w:space="0" w:color="auto"/>
      </w:divBdr>
    </w:div>
    <w:div w:id="596988539">
      <w:marLeft w:val="0"/>
      <w:marRight w:val="0"/>
      <w:marTop w:val="0"/>
      <w:marBottom w:val="0"/>
      <w:divBdr>
        <w:top w:val="none" w:sz="0" w:space="0" w:color="auto"/>
        <w:left w:val="none" w:sz="0" w:space="0" w:color="auto"/>
        <w:bottom w:val="none" w:sz="0" w:space="0" w:color="auto"/>
        <w:right w:val="none" w:sz="0" w:space="0" w:color="auto"/>
      </w:divBdr>
    </w:div>
    <w:div w:id="597251192">
      <w:marLeft w:val="0"/>
      <w:marRight w:val="0"/>
      <w:marTop w:val="0"/>
      <w:marBottom w:val="0"/>
      <w:divBdr>
        <w:top w:val="none" w:sz="0" w:space="0" w:color="auto"/>
        <w:left w:val="none" w:sz="0" w:space="0" w:color="auto"/>
        <w:bottom w:val="none" w:sz="0" w:space="0" w:color="auto"/>
        <w:right w:val="none" w:sz="0" w:space="0" w:color="auto"/>
      </w:divBdr>
    </w:div>
    <w:div w:id="597251428">
      <w:marLeft w:val="0"/>
      <w:marRight w:val="0"/>
      <w:marTop w:val="0"/>
      <w:marBottom w:val="0"/>
      <w:divBdr>
        <w:top w:val="none" w:sz="0" w:space="0" w:color="auto"/>
        <w:left w:val="none" w:sz="0" w:space="0" w:color="auto"/>
        <w:bottom w:val="none" w:sz="0" w:space="0" w:color="auto"/>
        <w:right w:val="none" w:sz="0" w:space="0" w:color="auto"/>
      </w:divBdr>
    </w:div>
    <w:div w:id="597295671">
      <w:marLeft w:val="0"/>
      <w:marRight w:val="0"/>
      <w:marTop w:val="0"/>
      <w:marBottom w:val="0"/>
      <w:divBdr>
        <w:top w:val="none" w:sz="0" w:space="0" w:color="auto"/>
        <w:left w:val="none" w:sz="0" w:space="0" w:color="auto"/>
        <w:bottom w:val="none" w:sz="0" w:space="0" w:color="auto"/>
        <w:right w:val="none" w:sz="0" w:space="0" w:color="auto"/>
      </w:divBdr>
    </w:div>
    <w:div w:id="597367194">
      <w:marLeft w:val="0"/>
      <w:marRight w:val="0"/>
      <w:marTop w:val="0"/>
      <w:marBottom w:val="0"/>
      <w:divBdr>
        <w:top w:val="none" w:sz="0" w:space="0" w:color="auto"/>
        <w:left w:val="none" w:sz="0" w:space="0" w:color="auto"/>
        <w:bottom w:val="none" w:sz="0" w:space="0" w:color="auto"/>
        <w:right w:val="none" w:sz="0" w:space="0" w:color="auto"/>
      </w:divBdr>
    </w:div>
    <w:div w:id="597373075">
      <w:marLeft w:val="0"/>
      <w:marRight w:val="0"/>
      <w:marTop w:val="0"/>
      <w:marBottom w:val="0"/>
      <w:divBdr>
        <w:top w:val="none" w:sz="0" w:space="0" w:color="auto"/>
        <w:left w:val="none" w:sz="0" w:space="0" w:color="auto"/>
        <w:bottom w:val="none" w:sz="0" w:space="0" w:color="auto"/>
        <w:right w:val="none" w:sz="0" w:space="0" w:color="auto"/>
      </w:divBdr>
    </w:div>
    <w:div w:id="597374044">
      <w:marLeft w:val="0"/>
      <w:marRight w:val="0"/>
      <w:marTop w:val="0"/>
      <w:marBottom w:val="0"/>
      <w:divBdr>
        <w:top w:val="none" w:sz="0" w:space="0" w:color="auto"/>
        <w:left w:val="none" w:sz="0" w:space="0" w:color="auto"/>
        <w:bottom w:val="none" w:sz="0" w:space="0" w:color="auto"/>
        <w:right w:val="none" w:sz="0" w:space="0" w:color="auto"/>
      </w:divBdr>
    </w:div>
    <w:div w:id="597446450">
      <w:marLeft w:val="0"/>
      <w:marRight w:val="0"/>
      <w:marTop w:val="0"/>
      <w:marBottom w:val="0"/>
      <w:divBdr>
        <w:top w:val="none" w:sz="0" w:space="0" w:color="auto"/>
        <w:left w:val="none" w:sz="0" w:space="0" w:color="auto"/>
        <w:bottom w:val="none" w:sz="0" w:space="0" w:color="auto"/>
        <w:right w:val="none" w:sz="0" w:space="0" w:color="auto"/>
      </w:divBdr>
    </w:div>
    <w:div w:id="597561355">
      <w:bodyDiv w:val="1"/>
      <w:marLeft w:val="0"/>
      <w:marRight w:val="0"/>
      <w:marTop w:val="0"/>
      <w:marBottom w:val="0"/>
      <w:divBdr>
        <w:top w:val="none" w:sz="0" w:space="0" w:color="auto"/>
        <w:left w:val="none" w:sz="0" w:space="0" w:color="auto"/>
        <w:bottom w:val="none" w:sz="0" w:space="0" w:color="auto"/>
        <w:right w:val="none" w:sz="0" w:space="0" w:color="auto"/>
      </w:divBdr>
    </w:div>
    <w:div w:id="597644978">
      <w:marLeft w:val="0"/>
      <w:marRight w:val="0"/>
      <w:marTop w:val="0"/>
      <w:marBottom w:val="0"/>
      <w:divBdr>
        <w:top w:val="none" w:sz="0" w:space="0" w:color="auto"/>
        <w:left w:val="none" w:sz="0" w:space="0" w:color="auto"/>
        <w:bottom w:val="none" w:sz="0" w:space="0" w:color="auto"/>
        <w:right w:val="none" w:sz="0" w:space="0" w:color="auto"/>
      </w:divBdr>
    </w:div>
    <w:div w:id="597711081">
      <w:marLeft w:val="0"/>
      <w:marRight w:val="0"/>
      <w:marTop w:val="0"/>
      <w:marBottom w:val="0"/>
      <w:divBdr>
        <w:top w:val="none" w:sz="0" w:space="0" w:color="auto"/>
        <w:left w:val="none" w:sz="0" w:space="0" w:color="auto"/>
        <w:bottom w:val="none" w:sz="0" w:space="0" w:color="auto"/>
        <w:right w:val="none" w:sz="0" w:space="0" w:color="auto"/>
      </w:divBdr>
    </w:div>
    <w:div w:id="597714137">
      <w:marLeft w:val="0"/>
      <w:marRight w:val="0"/>
      <w:marTop w:val="0"/>
      <w:marBottom w:val="0"/>
      <w:divBdr>
        <w:top w:val="none" w:sz="0" w:space="0" w:color="auto"/>
        <w:left w:val="none" w:sz="0" w:space="0" w:color="auto"/>
        <w:bottom w:val="none" w:sz="0" w:space="0" w:color="auto"/>
        <w:right w:val="none" w:sz="0" w:space="0" w:color="auto"/>
      </w:divBdr>
    </w:div>
    <w:div w:id="597719426">
      <w:marLeft w:val="0"/>
      <w:marRight w:val="0"/>
      <w:marTop w:val="0"/>
      <w:marBottom w:val="0"/>
      <w:divBdr>
        <w:top w:val="none" w:sz="0" w:space="0" w:color="auto"/>
        <w:left w:val="none" w:sz="0" w:space="0" w:color="auto"/>
        <w:bottom w:val="none" w:sz="0" w:space="0" w:color="auto"/>
        <w:right w:val="none" w:sz="0" w:space="0" w:color="auto"/>
      </w:divBdr>
    </w:div>
    <w:div w:id="597951330">
      <w:marLeft w:val="0"/>
      <w:marRight w:val="0"/>
      <w:marTop w:val="0"/>
      <w:marBottom w:val="0"/>
      <w:divBdr>
        <w:top w:val="none" w:sz="0" w:space="0" w:color="auto"/>
        <w:left w:val="none" w:sz="0" w:space="0" w:color="auto"/>
        <w:bottom w:val="none" w:sz="0" w:space="0" w:color="auto"/>
        <w:right w:val="none" w:sz="0" w:space="0" w:color="auto"/>
      </w:divBdr>
    </w:div>
    <w:div w:id="597955261">
      <w:marLeft w:val="0"/>
      <w:marRight w:val="0"/>
      <w:marTop w:val="0"/>
      <w:marBottom w:val="0"/>
      <w:divBdr>
        <w:top w:val="none" w:sz="0" w:space="0" w:color="auto"/>
        <w:left w:val="none" w:sz="0" w:space="0" w:color="auto"/>
        <w:bottom w:val="none" w:sz="0" w:space="0" w:color="auto"/>
        <w:right w:val="none" w:sz="0" w:space="0" w:color="auto"/>
      </w:divBdr>
    </w:div>
    <w:div w:id="597981129">
      <w:marLeft w:val="0"/>
      <w:marRight w:val="0"/>
      <w:marTop w:val="0"/>
      <w:marBottom w:val="0"/>
      <w:divBdr>
        <w:top w:val="none" w:sz="0" w:space="0" w:color="auto"/>
        <w:left w:val="none" w:sz="0" w:space="0" w:color="auto"/>
        <w:bottom w:val="none" w:sz="0" w:space="0" w:color="auto"/>
        <w:right w:val="none" w:sz="0" w:space="0" w:color="auto"/>
      </w:divBdr>
    </w:div>
    <w:div w:id="597982302">
      <w:marLeft w:val="0"/>
      <w:marRight w:val="0"/>
      <w:marTop w:val="0"/>
      <w:marBottom w:val="0"/>
      <w:divBdr>
        <w:top w:val="none" w:sz="0" w:space="0" w:color="auto"/>
        <w:left w:val="none" w:sz="0" w:space="0" w:color="auto"/>
        <w:bottom w:val="none" w:sz="0" w:space="0" w:color="auto"/>
        <w:right w:val="none" w:sz="0" w:space="0" w:color="auto"/>
      </w:divBdr>
    </w:div>
    <w:div w:id="598022269">
      <w:marLeft w:val="0"/>
      <w:marRight w:val="0"/>
      <w:marTop w:val="0"/>
      <w:marBottom w:val="0"/>
      <w:divBdr>
        <w:top w:val="none" w:sz="0" w:space="0" w:color="auto"/>
        <w:left w:val="none" w:sz="0" w:space="0" w:color="auto"/>
        <w:bottom w:val="none" w:sz="0" w:space="0" w:color="auto"/>
        <w:right w:val="none" w:sz="0" w:space="0" w:color="auto"/>
      </w:divBdr>
    </w:div>
    <w:div w:id="598023963">
      <w:bodyDiv w:val="1"/>
      <w:marLeft w:val="0"/>
      <w:marRight w:val="0"/>
      <w:marTop w:val="0"/>
      <w:marBottom w:val="0"/>
      <w:divBdr>
        <w:top w:val="none" w:sz="0" w:space="0" w:color="auto"/>
        <w:left w:val="none" w:sz="0" w:space="0" w:color="auto"/>
        <w:bottom w:val="none" w:sz="0" w:space="0" w:color="auto"/>
        <w:right w:val="none" w:sz="0" w:space="0" w:color="auto"/>
      </w:divBdr>
    </w:div>
    <w:div w:id="598099080">
      <w:marLeft w:val="0"/>
      <w:marRight w:val="0"/>
      <w:marTop w:val="0"/>
      <w:marBottom w:val="0"/>
      <w:divBdr>
        <w:top w:val="none" w:sz="0" w:space="0" w:color="auto"/>
        <w:left w:val="none" w:sz="0" w:space="0" w:color="auto"/>
        <w:bottom w:val="none" w:sz="0" w:space="0" w:color="auto"/>
        <w:right w:val="none" w:sz="0" w:space="0" w:color="auto"/>
      </w:divBdr>
    </w:div>
    <w:div w:id="598174953">
      <w:marLeft w:val="0"/>
      <w:marRight w:val="0"/>
      <w:marTop w:val="0"/>
      <w:marBottom w:val="0"/>
      <w:divBdr>
        <w:top w:val="none" w:sz="0" w:space="0" w:color="auto"/>
        <w:left w:val="none" w:sz="0" w:space="0" w:color="auto"/>
        <w:bottom w:val="none" w:sz="0" w:space="0" w:color="auto"/>
        <w:right w:val="none" w:sz="0" w:space="0" w:color="auto"/>
      </w:divBdr>
    </w:div>
    <w:div w:id="598413403">
      <w:marLeft w:val="0"/>
      <w:marRight w:val="0"/>
      <w:marTop w:val="0"/>
      <w:marBottom w:val="0"/>
      <w:divBdr>
        <w:top w:val="none" w:sz="0" w:space="0" w:color="auto"/>
        <w:left w:val="none" w:sz="0" w:space="0" w:color="auto"/>
        <w:bottom w:val="none" w:sz="0" w:space="0" w:color="auto"/>
        <w:right w:val="none" w:sz="0" w:space="0" w:color="auto"/>
      </w:divBdr>
    </w:div>
    <w:div w:id="598414925">
      <w:marLeft w:val="0"/>
      <w:marRight w:val="0"/>
      <w:marTop w:val="0"/>
      <w:marBottom w:val="0"/>
      <w:divBdr>
        <w:top w:val="none" w:sz="0" w:space="0" w:color="auto"/>
        <w:left w:val="none" w:sz="0" w:space="0" w:color="auto"/>
        <w:bottom w:val="none" w:sz="0" w:space="0" w:color="auto"/>
        <w:right w:val="none" w:sz="0" w:space="0" w:color="auto"/>
      </w:divBdr>
    </w:div>
    <w:div w:id="598441792">
      <w:marLeft w:val="0"/>
      <w:marRight w:val="0"/>
      <w:marTop w:val="0"/>
      <w:marBottom w:val="0"/>
      <w:divBdr>
        <w:top w:val="none" w:sz="0" w:space="0" w:color="auto"/>
        <w:left w:val="none" w:sz="0" w:space="0" w:color="auto"/>
        <w:bottom w:val="none" w:sz="0" w:space="0" w:color="auto"/>
        <w:right w:val="none" w:sz="0" w:space="0" w:color="auto"/>
      </w:divBdr>
    </w:div>
    <w:div w:id="598484112">
      <w:marLeft w:val="0"/>
      <w:marRight w:val="0"/>
      <w:marTop w:val="0"/>
      <w:marBottom w:val="0"/>
      <w:divBdr>
        <w:top w:val="none" w:sz="0" w:space="0" w:color="auto"/>
        <w:left w:val="none" w:sz="0" w:space="0" w:color="auto"/>
        <w:bottom w:val="none" w:sz="0" w:space="0" w:color="auto"/>
        <w:right w:val="none" w:sz="0" w:space="0" w:color="auto"/>
      </w:divBdr>
    </w:div>
    <w:div w:id="598486375">
      <w:marLeft w:val="0"/>
      <w:marRight w:val="0"/>
      <w:marTop w:val="0"/>
      <w:marBottom w:val="0"/>
      <w:divBdr>
        <w:top w:val="none" w:sz="0" w:space="0" w:color="auto"/>
        <w:left w:val="none" w:sz="0" w:space="0" w:color="auto"/>
        <w:bottom w:val="none" w:sz="0" w:space="0" w:color="auto"/>
        <w:right w:val="none" w:sz="0" w:space="0" w:color="auto"/>
      </w:divBdr>
    </w:div>
    <w:div w:id="598493130">
      <w:marLeft w:val="0"/>
      <w:marRight w:val="0"/>
      <w:marTop w:val="0"/>
      <w:marBottom w:val="0"/>
      <w:divBdr>
        <w:top w:val="none" w:sz="0" w:space="0" w:color="auto"/>
        <w:left w:val="none" w:sz="0" w:space="0" w:color="auto"/>
        <w:bottom w:val="none" w:sz="0" w:space="0" w:color="auto"/>
        <w:right w:val="none" w:sz="0" w:space="0" w:color="auto"/>
      </w:divBdr>
    </w:div>
    <w:div w:id="598561072">
      <w:marLeft w:val="0"/>
      <w:marRight w:val="0"/>
      <w:marTop w:val="0"/>
      <w:marBottom w:val="0"/>
      <w:divBdr>
        <w:top w:val="none" w:sz="0" w:space="0" w:color="auto"/>
        <w:left w:val="none" w:sz="0" w:space="0" w:color="auto"/>
        <w:bottom w:val="none" w:sz="0" w:space="0" w:color="auto"/>
        <w:right w:val="none" w:sz="0" w:space="0" w:color="auto"/>
      </w:divBdr>
    </w:div>
    <w:div w:id="598635798">
      <w:marLeft w:val="0"/>
      <w:marRight w:val="0"/>
      <w:marTop w:val="0"/>
      <w:marBottom w:val="0"/>
      <w:divBdr>
        <w:top w:val="none" w:sz="0" w:space="0" w:color="auto"/>
        <w:left w:val="none" w:sz="0" w:space="0" w:color="auto"/>
        <w:bottom w:val="none" w:sz="0" w:space="0" w:color="auto"/>
        <w:right w:val="none" w:sz="0" w:space="0" w:color="auto"/>
      </w:divBdr>
    </w:div>
    <w:div w:id="598636358">
      <w:marLeft w:val="0"/>
      <w:marRight w:val="0"/>
      <w:marTop w:val="0"/>
      <w:marBottom w:val="0"/>
      <w:divBdr>
        <w:top w:val="none" w:sz="0" w:space="0" w:color="auto"/>
        <w:left w:val="none" w:sz="0" w:space="0" w:color="auto"/>
        <w:bottom w:val="none" w:sz="0" w:space="0" w:color="auto"/>
        <w:right w:val="none" w:sz="0" w:space="0" w:color="auto"/>
      </w:divBdr>
    </w:div>
    <w:div w:id="598684060">
      <w:marLeft w:val="0"/>
      <w:marRight w:val="0"/>
      <w:marTop w:val="0"/>
      <w:marBottom w:val="0"/>
      <w:divBdr>
        <w:top w:val="none" w:sz="0" w:space="0" w:color="auto"/>
        <w:left w:val="none" w:sz="0" w:space="0" w:color="auto"/>
        <w:bottom w:val="none" w:sz="0" w:space="0" w:color="auto"/>
        <w:right w:val="none" w:sz="0" w:space="0" w:color="auto"/>
      </w:divBdr>
    </w:div>
    <w:div w:id="598803719">
      <w:marLeft w:val="0"/>
      <w:marRight w:val="0"/>
      <w:marTop w:val="0"/>
      <w:marBottom w:val="0"/>
      <w:divBdr>
        <w:top w:val="none" w:sz="0" w:space="0" w:color="auto"/>
        <w:left w:val="none" w:sz="0" w:space="0" w:color="auto"/>
        <w:bottom w:val="none" w:sz="0" w:space="0" w:color="auto"/>
        <w:right w:val="none" w:sz="0" w:space="0" w:color="auto"/>
      </w:divBdr>
    </w:div>
    <w:div w:id="598833714">
      <w:marLeft w:val="0"/>
      <w:marRight w:val="0"/>
      <w:marTop w:val="0"/>
      <w:marBottom w:val="0"/>
      <w:divBdr>
        <w:top w:val="none" w:sz="0" w:space="0" w:color="auto"/>
        <w:left w:val="none" w:sz="0" w:space="0" w:color="auto"/>
        <w:bottom w:val="none" w:sz="0" w:space="0" w:color="auto"/>
        <w:right w:val="none" w:sz="0" w:space="0" w:color="auto"/>
      </w:divBdr>
    </w:div>
    <w:div w:id="599024810">
      <w:marLeft w:val="0"/>
      <w:marRight w:val="0"/>
      <w:marTop w:val="0"/>
      <w:marBottom w:val="0"/>
      <w:divBdr>
        <w:top w:val="none" w:sz="0" w:space="0" w:color="auto"/>
        <w:left w:val="none" w:sz="0" w:space="0" w:color="auto"/>
        <w:bottom w:val="none" w:sz="0" w:space="0" w:color="auto"/>
        <w:right w:val="none" w:sz="0" w:space="0" w:color="auto"/>
      </w:divBdr>
    </w:div>
    <w:div w:id="599025614">
      <w:marLeft w:val="0"/>
      <w:marRight w:val="0"/>
      <w:marTop w:val="0"/>
      <w:marBottom w:val="0"/>
      <w:divBdr>
        <w:top w:val="none" w:sz="0" w:space="0" w:color="auto"/>
        <w:left w:val="none" w:sz="0" w:space="0" w:color="auto"/>
        <w:bottom w:val="none" w:sz="0" w:space="0" w:color="auto"/>
        <w:right w:val="none" w:sz="0" w:space="0" w:color="auto"/>
      </w:divBdr>
    </w:div>
    <w:div w:id="599148736">
      <w:marLeft w:val="0"/>
      <w:marRight w:val="0"/>
      <w:marTop w:val="0"/>
      <w:marBottom w:val="0"/>
      <w:divBdr>
        <w:top w:val="none" w:sz="0" w:space="0" w:color="auto"/>
        <w:left w:val="none" w:sz="0" w:space="0" w:color="auto"/>
        <w:bottom w:val="none" w:sz="0" w:space="0" w:color="auto"/>
        <w:right w:val="none" w:sz="0" w:space="0" w:color="auto"/>
      </w:divBdr>
    </w:div>
    <w:div w:id="599218712">
      <w:marLeft w:val="0"/>
      <w:marRight w:val="0"/>
      <w:marTop w:val="0"/>
      <w:marBottom w:val="0"/>
      <w:divBdr>
        <w:top w:val="none" w:sz="0" w:space="0" w:color="auto"/>
        <w:left w:val="none" w:sz="0" w:space="0" w:color="auto"/>
        <w:bottom w:val="none" w:sz="0" w:space="0" w:color="auto"/>
        <w:right w:val="none" w:sz="0" w:space="0" w:color="auto"/>
      </w:divBdr>
    </w:div>
    <w:div w:id="599266408">
      <w:marLeft w:val="0"/>
      <w:marRight w:val="0"/>
      <w:marTop w:val="0"/>
      <w:marBottom w:val="0"/>
      <w:divBdr>
        <w:top w:val="none" w:sz="0" w:space="0" w:color="auto"/>
        <w:left w:val="none" w:sz="0" w:space="0" w:color="auto"/>
        <w:bottom w:val="none" w:sz="0" w:space="0" w:color="auto"/>
        <w:right w:val="none" w:sz="0" w:space="0" w:color="auto"/>
      </w:divBdr>
    </w:div>
    <w:div w:id="599417020">
      <w:marLeft w:val="0"/>
      <w:marRight w:val="0"/>
      <w:marTop w:val="0"/>
      <w:marBottom w:val="0"/>
      <w:divBdr>
        <w:top w:val="none" w:sz="0" w:space="0" w:color="auto"/>
        <w:left w:val="none" w:sz="0" w:space="0" w:color="auto"/>
        <w:bottom w:val="none" w:sz="0" w:space="0" w:color="auto"/>
        <w:right w:val="none" w:sz="0" w:space="0" w:color="auto"/>
      </w:divBdr>
    </w:div>
    <w:div w:id="599487676">
      <w:bodyDiv w:val="1"/>
      <w:marLeft w:val="0"/>
      <w:marRight w:val="0"/>
      <w:marTop w:val="0"/>
      <w:marBottom w:val="0"/>
      <w:divBdr>
        <w:top w:val="none" w:sz="0" w:space="0" w:color="auto"/>
        <w:left w:val="none" w:sz="0" w:space="0" w:color="auto"/>
        <w:bottom w:val="none" w:sz="0" w:space="0" w:color="auto"/>
        <w:right w:val="none" w:sz="0" w:space="0" w:color="auto"/>
      </w:divBdr>
    </w:div>
    <w:div w:id="599609330">
      <w:marLeft w:val="0"/>
      <w:marRight w:val="0"/>
      <w:marTop w:val="0"/>
      <w:marBottom w:val="0"/>
      <w:divBdr>
        <w:top w:val="none" w:sz="0" w:space="0" w:color="auto"/>
        <w:left w:val="none" w:sz="0" w:space="0" w:color="auto"/>
        <w:bottom w:val="none" w:sz="0" w:space="0" w:color="auto"/>
        <w:right w:val="none" w:sz="0" w:space="0" w:color="auto"/>
      </w:divBdr>
    </w:div>
    <w:div w:id="599677250">
      <w:marLeft w:val="0"/>
      <w:marRight w:val="0"/>
      <w:marTop w:val="0"/>
      <w:marBottom w:val="0"/>
      <w:divBdr>
        <w:top w:val="none" w:sz="0" w:space="0" w:color="auto"/>
        <w:left w:val="none" w:sz="0" w:space="0" w:color="auto"/>
        <w:bottom w:val="none" w:sz="0" w:space="0" w:color="auto"/>
        <w:right w:val="none" w:sz="0" w:space="0" w:color="auto"/>
      </w:divBdr>
    </w:div>
    <w:div w:id="599795822">
      <w:marLeft w:val="0"/>
      <w:marRight w:val="0"/>
      <w:marTop w:val="0"/>
      <w:marBottom w:val="0"/>
      <w:divBdr>
        <w:top w:val="none" w:sz="0" w:space="0" w:color="auto"/>
        <w:left w:val="none" w:sz="0" w:space="0" w:color="auto"/>
        <w:bottom w:val="none" w:sz="0" w:space="0" w:color="auto"/>
        <w:right w:val="none" w:sz="0" w:space="0" w:color="auto"/>
      </w:divBdr>
    </w:div>
    <w:div w:id="599797825">
      <w:marLeft w:val="0"/>
      <w:marRight w:val="0"/>
      <w:marTop w:val="0"/>
      <w:marBottom w:val="0"/>
      <w:divBdr>
        <w:top w:val="none" w:sz="0" w:space="0" w:color="auto"/>
        <w:left w:val="none" w:sz="0" w:space="0" w:color="auto"/>
        <w:bottom w:val="none" w:sz="0" w:space="0" w:color="auto"/>
        <w:right w:val="none" w:sz="0" w:space="0" w:color="auto"/>
      </w:divBdr>
    </w:div>
    <w:div w:id="599948632">
      <w:marLeft w:val="0"/>
      <w:marRight w:val="0"/>
      <w:marTop w:val="0"/>
      <w:marBottom w:val="0"/>
      <w:divBdr>
        <w:top w:val="none" w:sz="0" w:space="0" w:color="auto"/>
        <w:left w:val="none" w:sz="0" w:space="0" w:color="auto"/>
        <w:bottom w:val="none" w:sz="0" w:space="0" w:color="auto"/>
        <w:right w:val="none" w:sz="0" w:space="0" w:color="auto"/>
      </w:divBdr>
    </w:div>
    <w:div w:id="600069390">
      <w:marLeft w:val="0"/>
      <w:marRight w:val="0"/>
      <w:marTop w:val="0"/>
      <w:marBottom w:val="0"/>
      <w:divBdr>
        <w:top w:val="none" w:sz="0" w:space="0" w:color="auto"/>
        <w:left w:val="none" w:sz="0" w:space="0" w:color="auto"/>
        <w:bottom w:val="none" w:sz="0" w:space="0" w:color="auto"/>
        <w:right w:val="none" w:sz="0" w:space="0" w:color="auto"/>
      </w:divBdr>
    </w:div>
    <w:div w:id="600071408">
      <w:marLeft w:val="0"/>
      <w:marRight w:val="0"/>
      <w:marTop w:val="0"/>
      <w:marBottom w:val="0"/>
      <w:divBdr>
        <w:top w:val="none" w:sz="0" w:space="0" w:color="auto"/>
        <w:left w:val="none" w:sz="0" w:space="0" w:color="auto"/>
        <w:bottom w:val="none" w:sz="0" w:space="0" w:color="auto"/>
        <w:right w:val="none" w:sz="0" w:space="0" w:color="auto"/>
      </w:divBdr>
    </w:div>
    <w:div w:id="600142346">
      <w:marLeft w:val="0"/>
      <w:marRight w:val="0"/>
      <w:marTop w:val="0"/>
      <w:marBottom w:val="0"/>
      <w:divBdr>
        <w:top w:val="none" w:sz="0" w:space="0" w:color="auto"/>
        <w:left w:val="none" w:sz="0" w:space="0" w:color="auto"/>
        <w:bottom w:val="none" w:sz="0" w:space="0" w:color="auto"/>
        <w:right w:val="none" w:sz="0" w:space="0" w:color="auto"/>
      </w:divBdr>
    </w:div>
    <w:div w:id="600260739">
      <w:marLeft w:val="0"/>
      <w:marRight w:val="0"/>
      <w:marTop w:val="0"/>
      <w:marBottom w:val="0"/>
      <w:divBdr>
        <w:top w:val="none" w:sz="0" w:space="0" w:color="auto"/>
        <w:left w:val="none" w:sz="0" w:space="0" w:color="auto"/>
        <w:bottom w:val="none" w:sz="0" w:space="0" w:color="auto"/>
        <w:right w:val="none" w:sz="0" w:space="0" w:color="auto"/>
      </w:divBdr>
    </w:div>
    <w:div w:id="600331676">
      <w:marLeft w:val="0"/>
      <w:marRight w:val="0"/>
      <w:marTop w:val="0"/>
      <w:marBottom w:val="0"/>
      <w:divBdr>
        <w:top w:val="none" w:sz="0" w:space="0" w:color="auto"/>
        <w:left w:val="none" w:sz="0" w:space="0" w:color="auto"/>
        <w:bottom w:val="none" w:sz="0" w:space="0" w:color="auto"/>
        <w:right w:val="none" w:sz="0" w:space="0" w:color="auto"/>
      </w:divBdr>
    </w:div>
    <w:div w:id="600332858">
      <w:marLeft w:val="0"/>
      <w:marRight w:val="0"/>
      <w:marTop w:val="0"/>
      <w:marBottom w:val="0"/>
      <w:divBdr>
        <w:top w:val="none" w:sz="0" w:space="0" w:color="auto"/>
        <w:left w:val="none" w:sz="0" w:space="0" w:color="auto"/>
        <w:bottom w:val="none" w:sz="0" w:space="0" w:color="auto"/>
        <w:right w:val="none" w:sz="0" w:space="0" w:color="auto"/>
      </w:divBdr>
    </w:div>
    <w:div w:id="600379836">
      <w:marLeft w:val="0"/>
      <w:marRight w:val="0"/>
      <w:marTop w:val="0"/>
      <w:marBottom w:val="0"/>
      <w:divBdr>
        <w:top w:val="none" w:sz="0" w:space="0" w:color="auto"/>
        <w:left w:val="none" w:sz="0" w:space="0" w:color="auto"/>
        <w:bottom w:val="none" w:sz="0" w:space="0" w:color="auto"/>
        <w:right w:val="none" w:sz="0" w:space="0" w:color="auto"/>
      </w:divBdr>
    </w:div>
    <w:div w:id="600601469">
      <w:marLeft w:val="0"/>
      <w:marRight w:val="0"/>
      <w:marTop w:val="0"/>
      <w:marBottom w:val="0"/>
      <w:divBdr>
        <w:top w:val="none" w:sz="0" w:space="0" w:color="auto"/>
        <w:left w:val="none" w:sz="0" w:space="0" w:color="auto"/>
        <w:bottom w:val="none" w:sz="0" w:space="0" w:color="auto"/>
        <w:right w:val="none" w:sz="0" w:space="0" w:color="auto"/>
      </w:divBdr>
    </w:div>
    <w:div w:id="600604535">
      <w:marLeft w:val="0"/>
      <w:marRight w:val="0"/>
      <w:marTop w:val="0"/>
      <w:marBottom w:val="0"/>
      <w:divBdr>
        <w:top w:val="none" w:sz="0" w:space="0" w:color="auto"/>
        <w:left w:val="none" w:sz="0" w:space="0" w:color="auto"/>
        <w:bottom w:val="none" w:sz="0" w:space="0" w:color="auto"/>
        <w:right w:val="none" w:sz="0" w:space="0" w:color="auto"/>
      </w:divBdr>
    </w:div>
    <w:div w:id="600795381">
      <w:marLeft w:val="0"/>
      <w:marRight w:val="0"/>
      <w:marTop w:val="0"/>
      <w:marBottom w:val="0"/>
      <w:divBdr>
        <w:top w:val="none" w:sz="0" w:space="0" w:color="auto"/>
        <w:left w:val="none" w:sz="0" w:space="0" w:color="auto"/>
        <w:bottom w:val="none" w:sz="0" w:space="0" w:color="auto"/>
        <w:right w:val="none" w:sz="0" w:space="0" w:color="auto"/>
      </w:divBdr>
    </w:div>
    <w:div w:id="600912573">
      <w:marLeft w:val="0"/>
      <w:marRight w:val="0"/>
      <w:marTop w:val="0"/>
      <w:marBottom w:val="0"/>
      <w:divBdr>
        <w:top w:val="none" w:sz="0" w:space="0" w:color="auto"/>
        <w:left w:val="none" w:sz="0" w:space="0" w:color="auto"/>
        <w:bottom w:val="none" w:sz="0" w:space="0" w:color="auto"/>
        <w:right w:val="none" w:sz="0" w:space="0" w:color="auto"/>
      </w:divBdr>
    </w:div>
    <w:div w:id="600916266">
      <w:marLeft w:val="0"/>
      <w:marRight w:val="0"/>
      <w:marTop w:val="0"/>
      <w:marBottom w:val="0"/>
      <w:divBdr>
        <w:top w:val="none" w:sz="0" w:space="0" w:color="auto"/>
        <w:left w:val="none" w:sz="0" w:space="0" w:color="auto"/>
        <w:bottom w:val="none" w:sz="0" w:space="0" w:color="auto"/>
        <w:right w:val="none" w:sz="0" w:space="0" w:color="auto"/>
      </w:divBdr>
    </w:div>
    <w:div w:id="600990526">
      <w:marLeft w:val="0"/>
      <w:marRight w:val="0"/>
      <w:marTop w:val="0"/>
      <w:marBottom w:val="0"/>
      <w:divBdr>
        <w:top w:val="none" w:sz="0" w:space="0" w:color="auto"/>
        <w:left w:val="none" w:sz="0" w:space="0" w:color="auto"/>
        <w:bottom w:val="none" w:sz="0" w:space="0" w:color="auto"/>
        <w:right w:val="none" w:sz="0" w:space="0" w:color="auto"/>
      </w:divBdr>
    </w:div>
    <w:div w:id="600994764">
      <w:marLeft w:val="0"/>
      <w:marRight w:val="0"/>
      <w:marTop w:val="0"/>
      <w:marBottom w:val="0"/>
      <w:divBdr>
        <w:top w:val="none" w:sz="0" w:space="0" w:color="auto"/>
        <w:left w:val="none" w:sz="0" w:space="0" w:color="auto"/>
        <w:bottom w:val="none" w:sz="0" w:space="0" w:color="auto"/>
        <w:right w:val="none" w:sz="0" w:space="0" w:color="auto"/>
      </w:divBdr>
    </w:div>
    <w:div w:id="601187865">
      <w:marLeft w:val="0"/>
      <w:marRight w:val="0"/>
      <w:marTop w:val="0"/>
      <w:marBottom w:val="0"/>
      <w:divBdr>
        <w:top w:val="none" w:sz="0" w:space="0" w:color="auto"/>
        <w:left w:val="none" w:sz="0" w:space="0" w:color="auto"/>
        <w:bottom w:val="none" w:sz="0" w:space="0" w:color="auto"/>
        <w:right w:val="none" w:sz="0" w:space="0" w:color="auto"/>
      </w:divBdr>
    </w:div>
    <w:div w:id="601373968">
      <w:marLeft w:val="0"/>
      <w:marRight w:val="0"/>
      <w:marTop w:val="0"/>
      <w:marBottom w:val="0"/>
      <w:divBdr>
        <w:top w:val="none" w:sz="0" w:space="0" w:color="auto"/>
        <w:left w:val="none" w:sz="0" w:space="0" w:color="auto"/>
        <w:bottom w:val="none" w:sz="0" w:space="0" w:color="auto"/>
        <w:right w:val="none" w:sz="0" w:space="0" w:color="auto"/>
      </w:divBdr>
    </w:div>
    <w:div w:id="601377388">
      <w:marLeft w:val="0"/>
      <w:marRight w:val="0"/>
      <w:marTop w:val="0"/>
      <w:marBottom w:val="0"/>
      <w:divBdr>
        <w:top w:val="none" w:sz="0" w:space="0" w:color="auto"/>
        <w:left w:val="none" w:sz="0" w:space="0" w:color="auto"/>
        <w:bottom w:val="none" w:sz="0" w:space="0" w:color="auto"/>
        <w:right w:val="none" w:sz="0" w:space="0" w:color="auto"/>
      </w:divBdr>
    </w:div>
    <w:div w:id="601424201">
      <w:marLeft w:val="0"/>
      <w:marRight w:val="0"/>
      <w:marTop w:val="0"/>
      <w:marBottom w:val="0"/>
      <w:divBdr>
        <w:top w:val="none" w:sz="0" w:space="0" w:color="auto"/>
        <w:left w:val="none" w:sz="0" w:space="0" w:color="auto"/>
        <w:bottom w:val="none" w:sz="0" w:space="0" w:color="auto"/>
        <w:right w:val="none" w:sz="0" w:space="0" w:color="auto"/>
      </w:divBdr>
    </w:div>
    <w:div w:id="601424919">
      <w:marLeft w:val="0"/>
      <w:marRight w:val="0"/>
      <w:marTop w:val="0"/>
      <w:marBottom w:val="0"/>
      <w:divBdr>
        <w:top w:val="none" w:sz="0" w:space="0" w:color="auto"/>
        <w:left w:val="none" w:sz="0" w:space="0" w:color="auto"/>
        <w:bottom w:val="none" w:sz="0" w:space="0" w:color="auto"/>
        <w:right w:val="none" w:sz="0" w:space="0" w:color="auto"/>
      </w:divBdr>
    </w:div>
    <w:div w:id="601643366">
      <w:marLeft w:val="0"/>
      <w:marRight w:val="0"/>
      <w:marTop w:val="0"/>
      <w:marBottom w:val="0"/>
      <w:divBdr>
        <w:top w:val="none" w:sz="0" w:space="0" w:color="auto"/>
        <w:left w:val="none" w:sz="0" w:space="0" w:color="auto"/>
        <w:bottom w:val="none" w:sz="0" w:space="0" w:color="auto"/>
        <w:right w:val="none" w:sz="0" w:space="0" w:color="auto"/>
      </w:divBdr>
    </w:div>
    <w:div w:id="601687059">
      <w:marLeft w:val="0"/>
      <w:marRight w:val="0"/>
      <w:marTop w:val="0"/>
      <w:marBottom w:val="0"/>
      <w:divBdr>
        <w:top w:val="none" w:sz="0" w:space="0" w:color="auto"/>
        <w:left w:val="none" w:sz="0" w:space="0" w:color="auto"/>
        <w:bottom w:val="none" w:sz="0" w:space="0" w:color="auto"/>
        <w:right w:val="none" w:sz="0" w:space="0" w:color="auto"/>
      </w:divBdr>
    </w:div>
    <w:div w:id="601760616">
      <w:marLeft w:val="0"/>
      <w:marRight w:val="0"/>
      <w:marTop w:val="0"/>
      <w:marBottom w:val="0"/>
      <w:divBdr>
        <w:top w:val="none" w:sz="0" w:space="0" w:color="auto"/>
        <w:left w:val="none" w:sz="0" w:space="0" w:color="auto"/>
        <w:bottom w:val="none" w:sz="0" w:space="0" w:color="auto"/>
        <w:right w:val="none" w:sz="0" w:space="0" w:color="auto"/>
      </w:divBdr>
    </w:div>
    <w:div w:id="601768809">
      <w:marLeft w:val="0"/>
      <w:marRight w:val="0"/>
      <w:marTop w:val="0"/>
      <w:marBottom w:val="0"/>
      <w:divBdr>
        <w:top w:val="none" w:sz="0" w:space="0" w:color="auto"/>
        <w:left w:val="none" w:sz="0" w:space="0" w:color="auto"/>
        <w:bottom w:val="none" w:sz="0" w:space="0" w:color="auto"/>
        <w:right w:val="none" w:sz="0" w:space="0" w:color="auto"/>
      </w:divBdr>
    </w:div>
    <w:div w:id="601885271">
      <w:marLeft w:val="0"/>
      <w:marRight w:val="0"/>
      <w:marTop w:val="0"/>
      <w:marBottom w:val="0"/>
      <w:divBdr>
        <w:top w:val="none" w:sz="0" w:space="0" w:color="auto"/>
        <w:left w:val="none" w:sz="0" w:space="0" w:color="auto"/>
        <w:bottom w:val="none" w:sz="0" w:space="0" w:color="auto"/>
        <w:right w:val="none" w:sz="0" w:space="0" w:color="auto"/>
      </w:divBdr>
    </w:div>
    <w:div w:id="601957690">
      <w:marLeft w:val="0"/>
      <w:marRight w:val="0"/>
      <w:marTop w:val="0"/>
      <w:marBottom w:val="0"/>
      <w:divBdr>
        <w:top w:val="none" w:sz="0" w:space="0" w:color="auto"/>
        <w:left w:val="none" w:sz="0" w:space="0" w:color="auto"/>
        <w:bottom w:val="none" w:sz="0" w:space="0" w:color="auto"/>
        <w:right w:val="none" w:sz="0" w:space="0" w:color="auto"/>
      </w:divBdr>
    </w:div>
    <w:div w:id="601960302">
      <w:marLeft w:val="0"/>
      <w:marRight w:val="0"/>
      <w:marTop w:val="0"/>
      <w:marBottom w:val="0"/>
      <w:divBdr>
        <w:top w:val="none" w:sz="0" w:space="0" w:color="auto"/>
        <w:left w:val="none" w:sz="0" w:space="0" w:color="auto"/>
        <w:bottom w:val="none" w:sz="0" w:space="0" w:color="auto"/>
        <w:right w:val="none" w:sz="0" w:space="0" w:color="auto"/>
      </w:divBdr>
    </w:div>
    <w:div w:id="602149003">
      <w:marLeft w:val="0"/>
      <w:marRight w:val="0"/>
      <w:marTop w:val="0"/>
      <w:marBottom w:val="0"/>
      <w:divBdr>
        <w:top w:val="none" w:sz="0" w:space="0" w:color="auto"/>
        <w:left w:val="none" w:sz="0" w:space="0" w:color="auto"/>
        <w:bottom w:val="none" w:sz="0" w:space="0" w:color="auto"/>
        <w:right w:val="none" w:sz="0" w:space="0" w:color="auto"/>
      </w:divBdr>
    </w:div>
    <w:div w:id="602222483">
      <w:marLeft w:val="0"/>
      <w:marRight w:val="0"/>
      <w:marTop w:val="0"/>
      <w:marBottom w:val="0"/>
      <w:divBdr>
        <w:top w:val="none" w:sz="0" w:space="0" w:color="auto"/>
        <w:left w:val="none" w:sz="0" w:space="0" w:color="auto"/>
        <w:bottom w:val="none" w:sz="0" w:space="0" w:color="auto"/>
        <w:right w:val="none" w:sz="0" w:space="0" w:color="auto"/>
      </w:divBdr>
    </w:div>
    <w:div w:id="602226991">
      <w:marLeft w:val="0"/>
      <w:marRight w:val="0"/>
      <w:marTop w:val="0"/>
      <w:marBottom w:val="0"/>
      <w:divBdr>
        <w:top w:val="none" w:sz="0" w:space="0" w:color="auto"/>
        <w:left w:val="none" w:sz="0" w:space="0" w:color="auto"/>
        <w:bottom w:val="none" w:sz="0" w:space="0" w:color="auto"/>
        <w:right w:val="none" w:sz="0" w:space="0" w:color="auto"/>
      </w:divBdr>
    </w:div>
    <w:div w:id="602298399">
      <w:marLeft w:val="0"/>
      <w:marRight w:val="0"/>
      <w:marTop w:val="0"/>
      <w:marBottom w:val="0"/>
      <w:divBdr>
        <w:top w:val="none" w:sz="0" w:space="0" w:color="auto"/>
        <w:left w:val="none" w:sz="0" w:space="0" w:color="auto"/>
        <w:bottom w:val="none" w:sz="0" w:space="0" w:color="auto"/>
        <w:right w:val="none" w:sz="0" w:space="0" w:color="auto"/>
      </w:divBdr>
    </w:div>
    <w:div w:id="602347275">
      <w:marLeft w:val="0"/>
      <w:marRight w:val="0"/>
      <w:marTop w:val="0"/>
      <w:marBottom w:val="0"/>
      <w:divBdr>
        <w:top w:val="none" w:sz="0" w:space="0" w:color="auto"/>
        <w:left w:val="none" w:sz="0" w:space="0" w:color="auto"/>
        <w:bottom w:val="none" w:sz="0" w:space="0" w:color="auto"/>
        <w:right w:val="none" w:sz="0" w:space="0" w:color="auto"/>
      </w:divBdr>
    </w:div>
    <w:div w:id="602373921">
      <w:marLeft w:val="480"/>
      <w:marRight w:val="0"/>
      <w:marTop w:val="0"/>
      <w:marBottom w:val="0"/>
      <w:divBdr>
        <w:top w:val="none" w:sz="0" w:space="0" w:color="auto"/>
        <w:left w:val="none" w:sz="0" w:space="0" w:color="auto"/>
        <w:bottom w:val="none" w:sz="0" w:space="0" w:color="auto"/>
        <w:right w:val="none" w:sz="0" w:space="0" w:color="auto"/>
      </w:divBdr>
    </w:div>
    <w:div w:id="602415424">
      <w:marLeft w:val="0"/>
      <w:marRight w:val="0"/>
      <w:marTop w:val="0"/>
      <w:marBottom w:val="0"/>
      <w:divBdr>
        <w:top w:val="none" w:sz="0" w:space="0" w:color="auto"/>
        <w:left w:val="none" w:sz="0" w:space="0" w:color="auto"/>
        <w:bottom w:val="none" w:sz="0" w:space="0" w:color="auto"/>
        <w:right w:val="none" w:sz="0" w:space="0" w:color="auto"/>
      </w:divBdr>
    </w:div>
    <w:div w:id="602422576">
      <w:marLeft w:val="0"/>
      <w:marRight w:val="0"/>
      <w:marTop w:val="0"/>
      <w:marBottom w:val="0"/>
      <w:divBdr>
        <w:top w:val="none" w:sz="0" w:space="0" w:color="auto"/>
        <w:left w:val="none" w:sz="0" w:space="0" w:color="auto"/>
        <w:bottom w:val="none" w:sz="0" w:space="0" w:color="auto"/>
        <w:right w:val="none" w:sz="0" w:space="0" w:color="auto"/>
      </w:divBdr>
    </w:div>
    <w:div w:id="602424078">
      <w:marLeft w:val="0"/>
      <w:marRight w:val="0"/>
      <w:marTop w:val="0"/>
      <w:marBottom w:val="0"/>
      <w:divBdr>
        <w:top w:val="none" w:sz="0" w:space="0" w:color="auto"/>
        <w:left w:val="none" w:sz="0" w:space="0" w:color="auto"/>
        <w:bottom w:val="none" w:sz="0" w:space="0" w:color="auto"/>
        <w:right w:val="none" w:sz="0" w:space="0" w:color="auto"/>
      </w:divBdr>
    </w:div>
    <w:div w:id="602610781">
      <w:marLeft w:val="0"/>
      <w:marRight w:val="0"/>
      <w:marTop w:val="0"/>
      <w:marBottom w:val="0"/>
      <w:divBdr>
        <w:top w:val="none" w:sz="0" w:space="0" w:color="auto"/>
        <w:left w:val="none" w:sz="0" w:space="0" w:color="auto"/>
        <w:bottom w:val="none" w:sz="0" w:space="0" w:color="auto"/>
        <w:right w:val="none" w:sz="0" w:space="0" w:color="auto"/>
      </w:divBdr>
    </w:div>
    <w:div w:id="602614503">
      <w:marLeft w:val="0"/>
      <w:marRight w:val="0"/>
      <w:marTop w:val="0"/>
      <w:marBottom w:val="0"/>
      <w:divBdr>
        <w:top w:val="none" w:sz="0" w:space="0" w:color="auto"/>
        <w:left w:val="none" w:sz="0" w:space="0" w:color="auto"/>
        <w:bottom w:val="none" w:sz="0" w:space="0" w:color="auto"/>
        <w:right w:val="none" w:sz="0" w:space="0" w:color="auto"/>
      </w:divBdr>
    </w:div>
    <w:div w:id="602618242">
      <w:marLeft w:val="0"/>
      <w:marRight w:val="0"/>
      <w:marTop w:val="0"/>
      <w:marBottom w:val="0"/>
      <w:divBdr>
        <w:top w:val="none" w:sz="0" w:space="0" w:color="auto"/>
        <w:left w:val="none" w:sz="0" w:space="0" w:color="auto"/>
        <w:bottom w:val="none" w:sz="0" w:space="0" w:color="auto"/>
        <w:right w:val="none" w:sz="0" w:space="0" w:color="auto"/>
      </w:divBdr>
    </w:div>
    <w:div w:id="602690926">
      <w:marLeft w:val="0"/>
      <w:marRight w:val="0"/>
      <w:marTop w:val="0"/>
      <w:marBottom w:val="0"/>
      <w:divBdr>
        <w:top w:val="none" w:sz="0" w:space="0" w:color="auto"/>
        <w:left w:val="none" w:sz="0" w:space="0" w:color="auto"/>
        <w:bottom w:val="none" w:sz="0" w:space="0" w:color="auto"/>
        <w:right w:val="none" w:sz="0" w:space="0" w:color="auto"/>
      </w:divBdr>
    </w:div>
    <w:div w:id="602759867">
      <w:marLeft w:val="0"/>
      <w:marRight w:val="0"/>
      <w:marTop w:val="0"/>
      <w:marBottom w:val="0"/>
      <w:divBdr>
        <w:top w:val="none" w:sz="0" w:space="0" w:color="auto"/>
        <w:left w:val="none" w:sz="0" w:space="0" w:color="auto"/>
        <w:bottom w:val="none" w:sz="0" w:space="0" w:color="auto"/>
        <w:right w:val="none" w:sz="0" w:space="0" w:color="auto"/>
      </w:divBdr>
    </w:div>
    <w:div w:id="602877745">
      <w:marLeft w:val="0"/>
      <w:marRight w:val="0"/>
      <w:marTop w:val="0"/>
      <w:marBottom w:val="0"/>
      <w:divBdr>
        <w:top w:val="none" w:sz="0" w:space="0" w:color="auto"/>
        <w:left w:val="none" w:sz="0" w:space="0" w:color="auto"/>
        <w:bottom w:val="none" w:sz="0" w:space="0" w:color="auto"/>
        <w:right w:val="none" w:sz="0" w:space="0" w:color="auto"/>
      </w:divBdr>
    </w:div>
    <w:div w:id="602878991">
      <w:marLeft w:val="0"/>
      <w:marRight w:val="0"/>
      <w:marTop w:val="0"/>
      <w:marBottom w:val="0"/>
      <w:divBdr>
        <w:top w:val="none" w:sz="0" w:space="0" w:color="auto"/>
        <w:left w:val="none" w:sz="0" w:space="0" w:color="auto"/>
        <w:bottom w:val="none" w:sz="0" w:space="0" w:color="auto"/>
        <w:right w:val="none" w:sz="0" w:space="0" w:color="auto"/>
      </w:divBdr>
    </w:div>
    <w:div w:id="602881417">
      <w:marLeft w:val="0"/>
      <w:marRight w:val="0"/>
      <w:marTop w:val="0"/>
      <w:marBottom w:val="0"/>
      <w:divBdr>
        <w:top w:val="none" w:sz="0" w:space="0" w:color="auto"/>
        <w:left w:val="none" w:sz="0" w:space="0" w:color="auto"/>
        <w:bottom w:val="none" w:sz="0" w:space="0" w:color="auto"/>
        <w:right w:val="none" w:sz="0" w:space="0" w:color="auto"/>
      </w:divBdr>
    </w:div>
    <w:div w:id="602883936">
      <w:marLeft w:val="0"/>
      <w:marRight w:val="0"/>
      <w:marTop w:val="0"/>
      <w:marBottom w:val="0"/>
      <w:divBdr>
        <w:top w:val="none" w:sz="0" w:space="0" w:color="auto"/>
        <w:left w:val="none" w:sz="0" w:space="0" w:color="auto"/>
        <w:bottom w:val="none" w:sz="0" w:space="0" w:color="auto"/>
        <w:right w:val="none" w:sz="0" w:space="0" w:color="auto"/>
      </w:divBdr>
    </w:div>
    <w:div w:id="603075123">
      <w:marLeft w:val="0"/>
      <w:marRight w:val="0"/>
      <w:marTop w:val="0"/>
      <w:marBottom w:val="0"/>
      <w:divBdr>
        <w:top w:val="none" w:sz="0" w:space="0" w:color="auto"/>
        <w:left w:val="none" w:sz="0" w:space="0" w:color="auto"/>
        <w:bottom w:val="none" w:sz="0" w:space="0" w:color="auto"/>
        <w:right w:val="none" w:sz="0" w:space="0" w:color="auto"/>
      </w:divBdr>
    </w:div>
    <w:div w:id="603077707">
      <w:marLeft w:val="0"/>
      <w:marRight w:val="0"/>
      <w:marTop w:val="0"/>
      <w:marBottom w:val="0"/>
      <w:divBdr>
        <w:top w:val="none" w:sz="0" w:space="0" w:color="auto"/>
        <w:left w:val="none" w:sz="0" w:space="0" w:color="auto"/>
        <w:bottom w:val="none" w:sz="0" w:space="0" w:color="auto"/>
        <w:right w:val="none" w:sz="0" w:space="0" w:color="auto"/>
      </w:divBdr>
    </w:div>
    <w:div w:id="603079685">
      <w:bodyDiv w:val="1"/>
      <w:marLeft w:val="0"/>
      <w:marRight w:val="0"/>
      <w:marTop w:val="0"/>
      <w:marBottom w:val="0"/>
      <w:divBdr>
        <w:top w:val="none" w:sz="0" w:space="0" w:color="auto"/>
        <w:left w:val="none" w:sz="0" w:space="0" w:color="auto"/>
        <w:bottom w:val="none" w:sz="0" w:space="0" w:color="auto"/>
        <w:right w:val="none" w:sz="0" w:space="0" w:color="auto"/>
      </w:divBdr>
    </w:div>
    <w:div w:id="603079701">
      <w:marLeft w:val="0"/>
      <w:marRight w:val="0"/>
      <w:marTop w:val="0"/>
      <w:marBottom w:val="0"/>
      <w:divBdr>
        <w:top w:val="none" w:sz="0" w:space="0" w:color="auto"/>
        <w:left w:val="none" w:sz="0" w:space="0" w:color="auto"/>
        <w:bottom w:val="none" w:sz="0" w:space="0" w:color="auto"/>
        <w:right w:val="none" w:sz="0" w:space="0" w:color="auto"/>
      </w:divBdr>
    </w:div>
    <w:div w:id="603342477">
      <w:marLeft w:val="0"/>
      <w:marRight w:val="0"/>
      <w:marTop w:val="0"/>
      <w:marBottom w:val="0"/>
      <w:divBdr>
        <w:top w:val="none" w:sz="0" w:space="0" w:color="auto"/>
        <w:left w:val="none" w:sz="0" w:space="0" w:color="auto"/>
        <w:bottom w:val="none" w:sz="0" w:space="0" w:color="auto"/>
        <w:right w:val="none" w:sz="0" w:space="0" w:color="auto"/>
      </w:divBdr>
    </w:div>
    <w:div w:id="603347865">
      <w:marLeft w:val="0"/>
      <w:marRight w:val="0"/>
      <w:marTop w:val="0"/>
      <w:marBottom w:val="0"/>
      <w:divBdr>
        <w:top w:val="none" w:sz="0" w:space="0" w:color="auto"/>
        <w:left w:val="none" w:sz="0" w:space="0" w:color="auto"/>
        <w:bottom w:val="none" w:sz="0" w:space="0" w:color="auto"/>
        <w:right w:val="none" w:sz="0" w:space="0" w:color="auto"/>
      </w:divBdr>
    </w:div>
    <w:div w:id="603391574">
      <w:marLeft w:val="0"/>
      <w:marRight w:val="0"/>
      <w:marTop w:val="0"/>
      <w:marBottom w:val="0"/>
      <w:divBdr>
        <w:top w:val="none" w:sz="0" w:space="0" w:color="auto"/>
        <w:left w:val="none" w:sz="0" w:space="0" w:color="auto"/>
        <w:bottom w:val="none" w:sz="0" w:space="0" w:color="auto"/>
        <w:right w:val="none" w:sz="0" w:space="0" w:color="auto"/>
      </w:divBdr>
    </w:div>
    <w:div w:id="603416069">
      <w:marLeft w:val="0"/>
      <w:marRight w:val="0"/>
      <w:marTop w:val="0"/>
      <w:marBottom w:val="0"/>
      <w:divBdr>
        <w:top w:val="none" w:sz="0" w:space="0" w:color="auto"/>
        <w:left w:val="none" w:sz="0" w:space="0" w:color="auto"/>
        <w:bottom w:val="none" w:sz="0" w:space="0" w:color="auto"/>
        <w:right w:val="none" w:sz="0" w:space="0" w:color="auto"/>
      </w:divBdr>
    </w:div>
    <w:div w:id="603730391">
      <w:marLeft w:val="0"/>
      <w:marRight w:val="0"/>
      <w:marTop w:val="0"/>
      <w:marBottom w:val="0"/>
      <w:divBdr>
        <w:top w:val="none" w:sz="0" w:space="0" w:color="auto"/>
        <w:left w:val="none" w:sz="0" w:space="0" w:color="auto"/>
        <w:bottom w:val="none" w:sz="0" w:space="0" w:color="auto"/>
        <w:right w:val="none" w:sz="0" w:space="0" w:color="auto"/>
      </w:divBdr>
    </w:div>
    <w:div w:id="603733996">
      <w:marLeft w:val="0"/>
      <w:marRight w:val="0"/>
      <w:marTop w:val="0"/>
      <w:marBottom w:val="0"/>
      <w:divBdr>
        <w:top w:val="none" w:sz="0" w:space="0" w:color="auto"/>
        <w:left w:val="none" w:sz="0" w:space="0" w:color="auto"/>
        <w:bottom w:val="none" w:sz="0" w:space="0" w:color="auto"/>
        <w:right w:val="none" w:sz="0" w:space="0" w:color="auto"/>
      </w:divBdr>
    </w:div>
    <w:div w:id="603809104">
      <w:marLeft w:val="0"/>
      <w:marRight w:val="0"/>
      <w:marTop w:val="0"/>
      <w:marBottom w:val="0"/>
      <w:divBdr>
        <w:top w:val="none" w:sz="0" w:space="0" w:color="auto"/>
        <w:left w:val="none" w:sz="0" w:space="0" w:color="auto"/>
        <w:bottom w:val="none" w:sz="0" w:space="0" w:color="auto"/>
        <w:right w:val="none" w:sz="0" w:space="0" w:color="auto"/>
      </w:divBdr>
    </w:div>
    <w:div w:id="603850186">
      <w:marLeft w:val="0"/>
      <w:marRight w:val="0"/>
      <w:marTop w:val="0"/>
      <w:marBottom w:val="0"/>
      <w:divBdr>
        <w:top w:val="none" w:sz="0" w:space="0" w:color="auto"/>
        <w:left w:val="none" w:sz="0" w:space="0" w:color="auto"/>
        <w:bottom w:val="none" w:sz="0" w:space="0" w:color="auto"/>
        <w:right w:val="none" w:sz="0" w:space="0" w:color="auto"/>
      </w:divBdr>
    </w:div>
    <w:div w:id="604001298">
      <w:marLeft w:val="0"/>
      <w:marRight w:val="0"/>
      <w:marTop w:val="0"/>
      <w:marBottom w:val="0"/>
      <w:divBdr>
        <w:top w:val="none" w:sz="0" w:space="0" w:color="auto"/>
        <w:left w:val="none" w:sz="0" w:space="0" w:color="auto"/>
        <w:bottom w:val="none" w:sz="0" w:space="0" w:color="auto"/>
        <w:right w:val="none" w:sz="0" w:space="0" w:color="auto"/>
      </w:divBdr>
    </w:div>
    <w:div w:id="604072487">
      <w:marLeft w:val="0"/>
      <w:marRight w:val="0"/>
      <w:marTop w:val="0"/>
      <w:marBottom w:val="0"/>
      <w:divBdr>
        <w:top w:val="none" w:sz="0" w:space="0" w:color="auto"/>
        <w:left w:val="none" w:sz="0" w:space="0" w:color="auto"/>
        <w:bottom w:val="none" w:sz="0" w:space="0" w:color="auto"/>
        <w:right w:val="none" w:sz="0" w:space="0" w:color="auto"/>
      </w:divBdr>
    </w:div>
    <w:div w:id="604114725">
      <w:marLeft w:val="0"/>
      <w:marRight w:val="0"/>
      <w:marTop w:val="0"/>
      <w:marBottom w:val="0"/>
      <w:divBdr>
        <w:top w:val="none" w:sz="0" w:space="0" w:color="auto"/>
        <w:left w:val="none" w:sz="0" w:space="0" w:color="auto"/>
        <w:bottom w:val="none" w:sz="0" w:space="0" w:color="auto"/>
        <w:right w:val="none" w:sz="0" w:space="0" w:color="auto"/>
      </w:divBdr>
    </w:div>
    <w:div w:id="604191373">
      <w:marLeft w:val="0"/>
      <w:marRight w:val="0"/>
      <w:marTop w:val="0"/>
      <w:marBottom w:val="0"/>
      <w:divBdr>
        <w:top w:val="none" w:sz="0" w:space="0" w:color="auto"/>
        <w:left w:val="none" w:sz="0" w:space="0" w:color="auto"/>
        <w:bottom w:val="none" w:sz="0" w:space="0" w:color="auto"/>
        <w:right w:val="none" w:sz="0" w:space="0" w:color="auto"/>
      </w:divBdr>
    </w:div>
    <w:div w:id="604308525">
      <w:marLeft w:val="0"/>
      <w:marRight w:val="0"/>
      <w:marTop w:val="0"/>
      <w:marBottom w:val="0"/>
      <w:divBdr>
        <w:top w:val="none" w:sz="0" w:space="0" w:color="auto"/>
        <w:left w:val="none" w:sz="0" w:space="0" w:color="auto"/>
        <w:bottom w:val="none" w:sz="0" w:space="0" w:color="auto"/>
        <w:right w:val="none" w:sz="0" w:space="0" w:color="auto"/>
      </w:divBdr>
    </w:div>
    <w:div w:id="604381979">
      <w:marLeft w:val="0"/>
      <w:marRight w:val="0"/>
      <w:marTop w:val="0"/>
      <w:marBottom w:val="0"/>
      <w:divBdr>
        <w:top w:val="none" w:sz="0" w:space="0" w:color="auto"/>
        <w:left w:val="none" w:sz="0" w:space="0" w:color="auto"/>
        <w:bottom w:val="none" w:sz="0" w:space="0" w:color="auto"/>
        <w:right w:val="none" w:sz="0" w:space="0" w:color="auto"/>
      </w:divBdr>
    </w:div>
    <w:div w:id="604462576">
      <w:marLeft w:val="0"/>
      <w:marRight w:val="0"/>
      <w:marTop w:val="0"/>
      <w:marBottom w:val="0"/>
      <w:divBdr>
        <w:top w:val="none" w:sz="0" w:space="0" w:color="auto"/>
        <w:left w:val="none" w:sz="0" w:space="0" w:color="auto"/>
        <w:bottom w:val="none" w:sz="0" w:space="0" w:color="auto"/>
        <w:right w:val="none" w:sz="0" w:space="0" w:color="auto"/>
      </w:divBdr>
    </w:div>
    <w:div w:id="604462875">
      <w:marLeft w:val="0"/>
      <w:marRight w:val="0"/>
      <w:marTop w:val="0"/>
      <w:marBottom w:val="0"/>
      <w:divBdr>
        <w:top w:val="none" w:sz="0" w:space="0" w:color="auto"/>
        <w:left w:val="none" w:sz="0" w:space="0" w:color="auto"/>
        <w:bottom w:val="none" w:sz="0" w:space="0" w:color="auto"/>
        <w:right w:val="none" w:sz="0" w:space="0" w:color="auto"/>
      </w:divBdr>
    </w:div>
    <w:div w:id="604464571">
      <w:marLeft w:val="0"/>
      <w:marRight w:val="0"/>
      <w:marTop w:val="0"/>
      <w:marBottom w:val="0"/>
      <w:divBdr>
        <w:top w:val="none" w:sz="0" w:space="0" w:color="auto"/>
        <w:left w:val="none" w:sz="0" w:space="0" w:color="auto"/>
        <w:bottom w:val="none" w:sz="0" w:space="0" w:color="auto"/>
        <w:right w:val="none" w:sz="0" w:space="0" w:color="auto"/>
      </w:divBdr>
    </w:div>
    <w:div w:id="604534245">
      <w:marLeft w:val="0"/>
      <w:marRight w:val="0"/>
      <w:marTop w:val="0"/>
      <w:marBottom w:val="0"/>
      <w:divBdr>
        <w:top w:val="none" w:sz="0" w:space="0" w:color="auto"/>
        <w:left w:val="none" w:sz="0" w:space="0" w:color="auto"/>
        <w:bottom w:val="none" w:sz="0" w:space="0" w:color="auto"/>
        <w:right w:val="none" w:sz="0" w:space="0" w:color="auto"/>
      </w:divBdr>
    </w:div>
    <w:div w:id="604536541">
      <w:marLeft w:val="0"/>
      <w:marRight w:val="0"/>
      <w:marTop w:val="0"/>
      <w:marBottom w:val="0"/>
      <w:divBdr>
        <w:top w:val="none" w:sz="0" w:space="0" w:color="auto"/>
        <w:left w:val="none" w:sz="0" w:space="0" w:color="auto"/>
        <w:bottom w:val="none" w:sz="0" w:space="0" w:color="auto"/>
        <w:right w:val="none" w:sz="0" w:space="0" w:color="auto"/>
      </w:divBdr>
    </w:div>
    <w:div w:id="604583706">
      <w:marLeft w:val="0"/>
      <w:marRight w:val="0"/>
      <w:marTop w:val="0"/>
      <w:marBottom w:val="0"/>
      <w:divBdr>
        <w:top w:val="none" w:sz="0" w:space="0" w:color="auto"/>
        <w:left w:val="none" w:sz="0" w:space="0" w:color="auto"/>
        <w:bottom w:val="none" w:sz="0" w:space="0" w:color="auto"/>
        <w:right w:val="none" w:sz="0" w:space="0" w:color="auto"/>
      </w:divBdr>
    </w:div>
    <w:div w:id="604653610">
      <w:marLeft w:val="0"/>
      <w:marRight w:val="0"/>
      <w:marTop w:val="0"/>
      <w:marBottom w:val="0"/>
      <w:divBdr>
        <w:top w:val="none" w:sz="0" w:space="0" w:color="auto"/>
        <w:left w:val="none" w:sz="0" w:space="0" w:color="auto"/>
        <w:bottom w:val="none" w:sz="0" w:space="0" w:color="auto"/>
        <w:right w:val="none" w:sz="0" w:space="0" w:color="auto"/>
      </w:divBdr>
    </w:div>
    <w:div w:id="604657107">
      <w:marLeft w:val="0"/>
      <w:marRight w:val="0"/>
      <w:marTop w:val="0"/>
      <w:marBottom w:val="0"/>
      <w:divBdr>
        <w:top w:val="none" w:sz="0" w:space="0" w:color="auto"/>
        <w:left w:val="none" w:sz="0" w:space="0" w:color="auto"/>
        <w:bottom w:val="none" w:sz="0" w:space="0" w:color="auto"/>
        <w:right w:val="none" w:sz="0" w:space="0" w:color="auto"/>
      </w:divBdr>
    </w:div>
    <w:div w:id="604852975">
      <w:marLeft w:val="0"/>
      <w:marRight w:val="0"/>
      <w:marTop w:val="0"/>
      <w:marBottom w:val="0"/>
      <w:divBdr>
        <w:top w:val="none" w:sz="0" w:space="0" w:color="auto"/>
        <w:left w:val="none" w:sz="0" w:space="0" w:color="auto"/>
        <w:bottom w:val="none" w:sz="0" w:space="0" w:color="auto"/>
        <w:right w:val="none" w:sz="0" w:space="0" w:color="auto"/>
      </w:divBdr>
    </w:div>
    <w:div w:id="604918918">
      <w:marLeft w:val="0"/>
      <w:marRight w:val="0"/>
      <w:marTop w:val="0"/>
      <w:marBottom w:val="0"/>
      <w:divBdr>
        <w:top w:val="none" w:sz="0" w:space="0" w:color="auto"/>
        <w:left w:val="none" w:sz="0" w:space="0" w:color="auto"/>
        <w:bottom w:val="none" w:sz="0" w:space="0" w:color="auto"/>
        <w:right w:val="none" w:sz="0" w:space="0" w:color="auto"/>
      </w:divBdr>
    </w:div>
    <w:div w:id="605044461">
      <w:marLeft w:val="0"/>
      <w:marRight w:val="0"/>
      <w:marTop w:val="0"/>
      <w:marBottom w:val="0"/>
      <w:divBdr>
        <w:top w:val="none" w:sz="0" w:space="0" w:color="auto"/>
        <w:left w:val="none" w:sz="0" w:space="0" w:color="auto"/>
        <w:bottom w:val="none" w:sz="0" w:space="0" w:color="auto"/>
        <w:right w:val="none" w:sz="0" w:space="0" w:color="auto"/>
      </w:divBdr>
    </w:div>
    <w:div w:id="605114117">
      <w:marLeft w:val="0"/>
      <w:marRight w:val="0"/>
      <w:marTop w:val="0"/>
      <w:marBottom w:val="0"/>
      <w:divBdr>
        <w:top w:val="none" w:sz="0" w:space="0" w:color="auto"/>
        <w:left w:val="none" w:sz="0" w:space="0" w:color="auto"/>
        <w:bottom w:val="none" w:sz="0" w:space="0" w:color="auto"/>
        <w:right w:val="none" w:sz="0" w:space="0" w:color="auto"/>
      </w:divBdr>
    </w:div>
    <w:div w:id="605234011">
      <w:marLeft w:val="0"/>
      <w:marRight w:val="0"/>
      <w:marTop w:val="0"/>
      <w:marBottom w:val="0"/>
      <w:divBdr>
        <w:top w:val="none" w:sz="0" w:space="0" w:color="auto"/>
        <w:left w:val="none" w:sz="0" w:space="0" w:color="auto"/>
        <w:bottom w:val="none" w:sz="0" w:space="0" w:color="auto"/>
        <w:right w:val="none" w:sz="0" w:space="0" w:color="auto"/>
      </w:divBdr>
    </w:div>
    <w:div w:id="605234752">
      <w:marLeft w:val="0"/>
      <w:marRight w:val="0"/>
      <w:marTop w:val="0"/>
      <w:marBottom w:val="0"/>
      <w:divBdr>
        <w:top w:val="none" w:sz="0" w:space="0" w:color="auto"/>
        <w:left w:val="none" w:sz="0" w:space="0" w:color="auto"/>
        <w:bottom w:val="none" w:sz="0" w:space="0" w:color="auto"/>
        <w:right w:val="none" w:sz="0" w:space="0" w:color="auto"/>
      </w:divBdr>
    </w:div>
    <w:div w:id="605310412">
      <w:marLeft w:val="0"/>
      <w:marRight w:val="0"/>
      <w:marTop w:val="0"/>
      <w:marBottom w:val="0"/>
      <w:divBdr>
        <w:top w:val="none" w:sz="0" w:space="0" w:color="auto"/>
        <w:left w:val="none" w:sz="0" w:space="0" w:color="auto"/>
        <w:bottom w:val="none" w:sz="0" w:space="0" w:color="auto"/>
        <w:right w:val="none" w:sz="0" w:space="0" w:color="auto"/>
      </w:divBdr>
    </w:div>
    <w:div w:id="605387651">
      <w:marLeft w:val="0"/>
      <w:marRight w:val="0"/>
      <w:marTop w:val="0"/>
      <w:marBottom w:val="0"/>
      <w:divBdr>
        <w:top w:val="none" w:sz="0" w:space="0" w:color="auto"/>
        <w:left w:val="none" w:sz="0" w:space="0" w:color="auto"/>
        <w:bottom w:val="none" w:sz="0" w:space="0" w:color="auto"/>
        <w:right w:val="none" w:sz="0" w:space="0" w:color="auto"/>
      </w:divBdr>
    </w:div>
    <w:div w:id="605499204">
      <w:marLeft w:val="0"/>
      <w:marRight w:val="0"/>
      <w:marTop w:val="0"/>
      <w:marBottom w:val="0"/>
      <w:divBdr>
        <w:top w:val="none" w:sz="0" w:space="0" w:color="auto"/>
        <w:left w:val="none" w:sz="0" w:space="0" w:color="auto"/>
        <w:bottom w:val="none" w:sz="0" w:space="0" w:color="auto"/>
        <w:right w:val="none" w:sz="0" w:space="0" w:color="auto"/>
      </w:divBdr>
    </w:div>
    <w:div w:id="605501394">
      <w:marLeft w:val="0"/>
      <w:marRight w:val="0"/>
      <w:marTop w:val="0"/>
      <w:marBottom w:val="0"/>
      <w:divBdr>
        <w:top w:val="none" w:sz="0" w:space="0" w:color="auto"/>
        <w:left w:val="none" w:sz="0" w:space="0" w:color="auto"/>
        <w:bottom w:val="none" w:sz="0" w:space="0" w:color="auto"/>
        <w:right w:val="none" w:sz="0" w:space="0" w:color="auto"/>
      </w:divBdr>
    </w:div>
    <w:div w:id="605618416">
      <w:marLeft w:val="0"/>
      <w:marRight w:val="0"/>
      <w:marTop w:val="0"/>
      <w:marBottom w:val="0"/>
      <w:divBdr>
        <w:top w:val="none" w:sz="0" w:space="0" w:color="auto"/>
        <w:left w:val="none" w:sz="0" w:space="0" w:color="auto"/>
        <w:bottom w:val="none" w:sz="0" w:space="0" w:color="auto"/>
        <w:right w:val="none" w:sz="0" w:space="0" w:color="auto"/>
      </w:divBdr>
    </w:div>
    <w:div w:id="605621028">
      <w:marLeft w:val="0"/>
      <w:marRight w:val="0"/>
      <w:marTop w:val="0"/>
      <w:marBottom w:val="0"/>
      <w:divBdr>
        <w:top w:val="none" w:sz="0" w:space="0" w:color="auto"/>
        <w:left w:val="none" w:sz="0" w:space="0" w:color="auto"/>
        <w:bottom w:val="none" w:sz="0" w:space="0" w:color="auto"/>
        <w:right w:val="none" w:sz="0" w:space="0" w:color="auto"/>
      </w:divBdr>
    </w:div>
    <w:div w:id="605698592">
      <w:marLeft w:val="0"/>
      <w:marRight w:val="0"/>
      <w:marTop w:val="0"/>
      <w:marBottom w:val="0"/>
      <w:divBdr>
        <w:top w:val="none" w:sz="0" w:space="0" w:color="auto"/>
        <w:left w:val="none" w:sz="0" w:space="0" w:color="auto"/>
        <w:bottom w:val="none" w:sz="0" w:space="0" w:color="auto"/>
        <w:right w:val="none" w:sz="0" w:space="0" w:color="auto"/>
      </w:divBdr>
    </w:div>
    <w:div w:id="605699483">
      <w:marLeft w:val="0"/>
      <w:marRight w:val="0"/>
      <w:marTop w:val="0"/>
      <w:marBottom w:val="0"/>
      <w:divBdr>
        <w:top w:val="none" w:sz="0" w:space="0" w:color="auto"/>
        <w:left w:val="none" w:sz="0" w:space="0" w:color="auto"/>
        <w:bottom w:val="none" w:sz="0" w:space="0" w:color="auto"/>
        <w:right w:val="none" w:sz="0" w:space="0" w:color="auto"/>
      </w:divBdr>
    </w:div>
    <w:div w:id="605771356">
      <w:marLeft w:val="0"/>
      <w:marRight w:val="0"/>
      <w:marTop w:val="0"/>
      <w:marBottom w:val="0"/>
      <w:divBdr>
        <w:top w:val="none" w:sz="0" w:space="0" w:color="auto"/>
        <w:left w:val="none" w:sz="0" w:space="0" w:color="auto"/>
        <w:bottom w:val="none" w:sz="0" w:space="0" w:color="auto"/>
        <w:right w:val="none" w:sz="0" w:space="0" w:color="auto"/>
      </w:divBdr>
    </w:div>
    <w:div w:id="605775548">
      <w:marLeft w:val="0"/>
      <w:marRight w:val="0"/>
      <w:marTop w:val="0"/>
      <w:marBottom w:val="0"/>
      <w:divBdr>
        <w:top w:val="none" w:sz="0" w:space="0" w:color="auto"/>
        <w:left w:val="none" w:sz="0" w:space="0" w:color="auto"/>
        <w:bottom w:val="none" w:sz="0" w:space="0" w:color="auto"/>
        <w:right w:val="none" w:sz="0" w:space="0" w:color="auto"/>
      </w:divBdr>
    </w:div>
    <w:div w:id="605819060">
      <w:marLeft w:val="0"/>
      <w:marRight w:val="0"/>
      <w:marTop w:val="0"/>
      <w:marBottom w:val="0"/>
      <w:divBdr>
        <w:top w:val="none" w:sz="0" w:space="0" w:color="auto"/>
        <w:left w:val="none" w:sz="0" w:space="0" w:color="auto"/>
        <w:bottom w:val="none" w:sz="0" w:space="0" w:color="auto"/>
        <w:right w:val="none" w:sz="0" w:space="0" w:color="auto"/>
      </w:divBdr>
    </w:div>
    <w:div w:id="606041026">
      <w:marLeft w:val="0"/>
      <w:marRight w:val="0"/>
      <w:marTop w:val="0"/>
      <w:marBottom w:val="0"/>
      <w:divBdr>
        <w:top w:val="none" w:sz="0" w:space="0" w:color="auto"/>
        <w:left w:val="none" w:sz="0" w:space="0" w:color="auto"/>
        <w:bottom w:val="none" w:sz="0" w:space="0" w:color="auto"/>
        <w:right w:val="none" w:sz="0" w:space="0" w:color="auto"/>
      </w:divBdr>
    </w:div>
    <w:div w:id="606079275">
      <w:marLeft w:val="0"/>
      <w:marRight w:val="0"/>
      <w:marTop w:val="0"/>
      <w:marBottom w:val="0"/>
      <w:divBdr>
        <w:top w:val="none" w:sz="0" w:space="0" w:color="auto"/>
        <w:left w:val="none" w:sz="0" w:space="0" w:color="auto"/>
        <w:bottom w:val="none" w:sz="0" w:space="0" w:color="auto"/>
        <w:right w:val="none" w:sz="0" w:space="0" w:color="auto"/>
      </w:divBdr>
    </w:div>
    <w:div w:id="606081754">
      <w:marLeft w:val="0"/>
      <w:marRight w:val="0"/>
      <w:marTop w:val="0"/>
      <w:marBottom w:val="0"/>
      <w:divBdr>
        <w:top w:val="none" w:sz="0" w:space="0" w:color="auto"/>
        <w:left w:val="none" w:sz="0" w:space="0" w:color="auto"/>
        <w:bottom w:val="none" w:sz="0" w:space="0" w:color="auto"/>
        <w:right w:val="none" w:sz="0" w:space="0" w:color="auto"/>
      </w:divBdr>
    </w:div>
    <w:div w:id="606085374">
      <w:marLeft w:val="0"/>
      <w:marRight w:val="0"/>
      <w:marTop w:val="0"/>
      <w:marBottom w:val="0"/>
      <w:divBdr>
        <w:top w:val="none" w:sz="0" w:space="0" w:color="auto"/>
        <w:left w:val="none" w:sz="0" w:space="0" w:color="auto"/>
        <w:bottom w:val="none" w:sz="0" w:space="0" w:color="auto"/>
        <w:right w:val="none" w:sz="0" w:space="0" w:color="auto"/>
      </w:divBdr>
    </w:div>
    <w:div w:id="606157294">
      <w:marLeft w:val="0"/>
      <w:marRight w:val="0"/>
      <w:marTop w:val="0"/>
      <w:marBottom w:val="0"/>
      <w:divBdr>
        <w:top w:val="none" w:sz="0" w:space="0" w:color="auto"/>
        <w:left w:val="none" w:sz="0" w:space="0" w:color="auto"/>
        <w:bottom w:val="none" w:sz="0" w:space="0" w:color="auto"/>
        <w:right w:val="none" w:sz="0" w:space="0" w:color="auto"/>
      </w:divBdr>
    </w:div>
    <w:div w:id="606158379">
      <w:marLeft w:val="0"/>
      <w:marRight w:val="0"/>
      <w:marTop w:val="0"/>
      <w:marBottom w:val="0"/>
      <w:divBdr>
        <w:top w:val="none" w:sz="0" w:space="0" w:color="auto"/>
        <w:left w:val="none" w:sz="0" w:space="0" w:color="auto"/>
        <w:bottom w:val="none" w:sz="0" w:space="0" w:color="auto"/>
        <w:right w:val="none" w:sz="0" w:space="0" w:color="auto"/>
      </w:divBdr>
    </w:div>
    <w:div w:id="606274586">
      <w:marLeft w:val="0"/>
      <w:marRight w:val="0"/>
      <w:marTop w:val="0"/>
      <w:marBottom w:val="0"/>
      <w:divBdr>
        <w:top w:val="none" w:sz="0" w:space="0" w:color="auto"/>
        <w:left w:val="none" w:sz="0" w:space="0" w:color="auto"/>
        <w:bottom w:val="none" w:sz="0" w:space="0" w:color="auto"/>
        <w:right w:val="none" w:sz="0" w:space="0" w:color="auto"/>
      </w:divBdr>
    </w:div>
    <w:div w:id="606353959">
      <w:marLeft w:val="0"/>
      <w:marRight w:val="0"/>
      <w:marTop w:val="0"/>
      <w:marBottom w:val="0"/>
      <w:divBdr>
        <w:top w:val="none" w:sz="0" w:space="0" w:color="auto"/>
        <w:left w:val="none" w:sz="0" w:space="0" w:color="auto"/>
        <w:bottom w:val="none" w:sz="0" w:space="0" w:color="auto"/>
        <w:right w:val="none" w:sz="0" w:space="0" w:color="auto"/>
      </w:divBdr>
    </w:div>
    <w:div w:id="606354212">
      <w:marLeft w:val="0"/>
      <w:marRight w:val="0"/>
      <w:marTop w:val="0"/>
      <w:marBottom w:val="0"/>
      <w:divBdr>
        <w:top w:val="none" w:sz="0" w:space="0" w:color="auto"/>
        <w:left w:val="none" w:sz="0" w:space="0" w:color="auto"/>
        <w:bottom w:val="none" w:sz="0" w:space="0" w:color="auto"/>
        <w:right w:val="none" w:sz="0" w:space="0" w:color="auto"/>
      </w:divBdr>
    </w:div>
    <w:div w:id="606473912">
      <w:marLeft w:val="0"/>
      <w:marRight w:val="0"/>
      <w:marTop w:val="0"/>
      <w:marBottom w:val="0"/>
      <w:divBdr>
        <w:top w:val="none" w:sz="0" w:space="0" w:color="auto"/>
        <w:left w:val="none" w:sz="0" w:space="0" w:color="auto"/>
        <w:bottom w:val="none" w:sz="0" w:space="0" w:color="auto"/>
        <w:right w:val="none" w:sz="0" w:space="0" w:color="auto"/>
      </w:divBdr>
    </w:div>
    <w:div w:id="606499792">
      <w:marLeft w:val="0"/>
      <w:marRight w:val="0"/>
      <w:marTop w:val="0"/>
      <w:marBottom w:val="0"/>
      <w:divBdr>
        <w:top w:val="none" w:sz="0" w:space="0" w:color="auto"/>
        <w:left w:val="none" w:sz="0" w:space="0" w:color="auto"/>
        <w:bottom w:val="none" w:sz="0" w:space="0" w:color="auto"/>
        <w:right w:val="none" w:sz="0" w:space="0" w:color="auto"/>
      </w:divBdr>
    </w:div>
    <w:div w:id="606500621">
      <w:marLeft w:val="0"/>
      <w:marRight w:val="0"/>
      <w:marTop w:val="0"/>
      <w:marBottom w:val="0"/>
      <w:divBdr>
        <w:top w:val="none" w:sz="0" w:space="0" w:color="auto"/>
        <w:left w:val="none" w:sz="0" w:space="0" w:color="auto"/>
        <w:bottom w:val="none" w:sz="0" w:space="0" w:color="auto"/>
        <w:right w:val="none" w:sz="0" w:space="0" w:color="auto"/>
      </w:divBdr>
    </w:div>
    <w:div w:id="606549776">
      <w:marLeft w:val="0"/>
      <w:marRight w:val="0"/>
      <w:marTop w:val="0"/>
      <w:marBottom w:val="0"/>
      <w:divBdr>
        <w:top w:val="none" w:sz="0" w:space="0" w:color="auto"/>
        <w:left w:val="none" w:sz="0" w:space="0" w:color="auto"/>
        <w:bottom w:val="none" w:sz="0" w:space="0" w:color="auto"/>
        <w:right w:val="none" w:sz="0" w:space="0" w:color="auto"/>
      </w:divBdr>
    </w:div>
    <w:div w:id="606616200">
      <w:marLeft w:val="0"/>
      <w:marRight w:val="0"/>
      <w:marTop w:val="0"/>
      <w:marBottom w:val="0"/>
      <w:divBdr>
        <w:top w:val="none" w:sz="0" w:space="0" w:color="auto"/>
        <w:left w:val="none" w:sz="0" w:space="0" w:color="auto"/>
        <w:bottom w:val="none" w:sz="0" w:space="0" w:color="auto"/>
        <w:right w:val="none" w:sz="0" w:space="0" w:color="auto"/>
      </w:divBdr>
    </w:div>
    <w:div w:id="606697583">
      <w:marLeft w:val="0"/>
      <w:marRight w:val="0"/>
      <w:marTop w:val="0"/>
      <w:marBottom w:val="0"/>
      <w:divBdr>
        <w:top w:val="none" w:sz="0" w:space="0" w:color="auto"/>
        <w:left w:val="none" w:sz="0" w:space="0" w:color="auto"/>
        <w:bottom w:val="none" w:sz="0" w:space="0" w:color="auto"/>
        <w:right w:val="none" w:sz="0" w:space="0" w:color="auto"/>
      </w:divBdr>
    </w:div>
    <w:div w:id="606737111">
      <w:marLeft w:val="0"/>
      <w:marRight w:val="0"/>
      <w:marTop w:val="0"/>
      <w:marBottom w:val="0"/>
      <w:divBdr>
        <w:top w:val="none" w:sz="0" w:space="0" w:color="auto"/>
        <w:left w:val="none" w:sz="0" w:space="0" w:color="auto"/>
        <w:bottom w:val="none" w:sz="0" w:space="0" w:color="auto"/>
        <w:right w:val="none" w:sz="0" w:space="0" w:color="auto"/>
      </w:divBdr>
    </w:div>
    <w:div w:id="606737520">
      <w:marLeft w:val="0"/>
      <w:marRight w:val="0"/>
      <w:marTop w:val="0"/>
      <w:marBottom w:val="0"/>
      <w:divBdr>
        <w:top w:val="none" w:sz="0" w:space="0" w:color="auto"/>
        <w:left w:val="none" w:sz="0" w:space="0" w:color="auto"/>
        <w:bottom w:val="none" w:sz="0" w:space="0" w:color="auto"/>
        <w:right w:val="none" w:sz="0" w:space="0" w:color="auto"/>
      </w:divBdr>
    </w:div>
    <w:div w:id="606817912">
      <w:marLeft w:val="0"/>
      <w:marRight w:val="0"/>
      <w:marTop w:val="0"/>
      <w:marBottom w:val="0"/>
      <w:divBdr>
        <w:top w:val="none" w:sz="0" w:space="0" w:color="auto"/>
        <w:left w:val="none" w:sz="0" w:space="0" w:color="auto"/>
        <w:bottom w:val="none" w:sz="0" w:space="0" w:color="auto"/>
        <w:right w:val="none" w:sz="0" w:space="0" w:color="auto"/>
      </w:divBdr>
    </w:div>
    <w:div w:id="607006804">
      <w:marLeft w:val="0"/>
      <w:marRight w:val="0"/>
      <w:marTop w:val="0"/>
      <w:marBottom w:val="0"/>
      <w:divBdr>
        <w:top w:val="none" w:sz="0" w:space="0" w:color="auto"/>
        <w:left w:val="none" w:sz="0" w:space="0" w:color="auto"/>
        <w:bottom w:val="none" w:sz="0" w:space="0" w:color="auto"/>
        <w:right w:val="none" w:sz="0" w:space="0" w:color="auto"/>
      </w:divBdr>
    </w:div>
    <w:div w:id="607077920">
      <w:marLeft w:val="0"/>
      <w:marRight w:val="0"/>
      <w:marTop w:val="0"/>
      <w:marBottom w:val="0"/>
      <w:divBdr>
        <w:top w:val="none" w:sz="0" w:space="0" w:color="auto"/>
        <w:left w:val="none" w:sz="0" w:space="0" w:color="auto"/>
        <w:bottom w:val="none" w:sz="0" w:space="0" w:color="auto"/>
        <w:right w:val="none" w:sz="0" w:space="0" w:color="auto"/>
      </w:divBdr>
    </w:div>
    <w:div w:id="607082529">
      <w:marLeft w:val="0"/>
      <w:marRight w:val="0"/>
      <w:marTop w:val="0"/>
      <w:marBottom w:val="0"/>
      <w:divBdr>
        <w:top w:val="none" w:sz="0" w:space="0" w:color="auto"/>
        <w:left w:val="none" w:sz="0" w:space="0" w:color="auto"/>
        <w:bottom w:val="none" w:sz="0" w:space="0" w:color="auto"/>
        <w:right w:val="none" w:sz="0" w:space="0" w:color="auto"/>
      </w:divBdr>
    </w:div>
    <w:div w:id="607085348">
      <w:marLeft w:val="0"/>
      <w:marRight w:val="0"/>
      <w:marTop w:val="0"/>
      <w:marBottom w:val="0"/>
      <w:divBdr>
        <w:top w:val="none" w:sz="0" w:space="0" w:color="auto"/>
        <w:left w:val="none" w:sz="0" w:space="0" w:color="auto"/>
        <w:bottom w:val="none" w:sz="0" w:space="0" w:color="auto"/>
        <w:right w:val="none" w:sz="0" w:space="0" w:color="auto"/>
      </w:divBdr>
    </w:div>
    <w:div w:id="607273912">
      <w:marLeft w:val="0"/>
      <w:marRight w:val="0"/>
      <w:marTop w:val="0"/>
      <w:marBottom w:val="0"/>
      <w:divBdr>
        <w:top w:val="none" w:sz="0" w:space="0" w:color="auto"/>
        <w:left w:val="none" w:sz="0" w:space="0" w:color="auto"/>
        <w:bottom w:val="none" w:sz="0" w:space="0" w:color="auto"/>
        <w:right w:val="none" w:sz="0" w:space="0" w:color="auto"/>
      </w:divBdr>
    </w:div>
    <w:div w:id="607274243">
      <w:marLeft w:val="0"/>
      <w:marRight w:val="0"/>
      <w:marTop w:val="0"/>
      <w:marBottom w:val="0"/>
      <w:divBdr>
        <w:top w:val="none" w:sz="0" w:space="0" w:color="auto"/>
        <w:left w:val="none" w:sz="0" w:space="0" w:color="auto"/>
        <w:bottom w:val="none" w:sz="0" w:space="0" w:color="auto"/>
        <w:right w:val="none" w:sz="0" w:space="0" w:color="auto"/>
      </w:divBdr>
    </w:div>
    <w:div w:id="607279860">
      <w:marLeft w:val="0"/>
      <w:marRight w:val="0"/>
      <w:marTop w:val="0"/>
      <w:marBottom w:val="0"/>
      <w:divBdr>
        <w:top w:val="none" w:sz="0" w:space="0" w:color="auto"/>
        <w:left w:val="none" w:sz="0" w:space="0" w:color="auto"/>
        <w:bottom w:val="none" w:sz="0" w:space="0" w:color="auto"/>
        <w:right w:val="none" w:sz="0" w:space="0" w:color="auto"/>
      </w:divBdr>
    </w:div>
    <w:div w:id="607470069">
      <w:marLeft w:val="0"/>
      <w:marRight w:val="0"/>
      <w:marTop w:val="0"/>
      <w:marBottom w:val="0"/>
      <w:divBdr>
        <w:top w:val="none" w:sz="0" w:space="0" w:color="auto"/>
        <w:left w:val="none" w:sz="0" w:space="0" w:color="auto"/>
        <w:bottom w:val="none" w:sz="0" w:space="0" w:color="auto"/>
        <w:right w:val="none" w:sz="0" w:space="0" w:color="auto"/>
      </w:divBdr>
    </w:div>
    <w:div w:id="607543294">
      <w:marLeft w:val="0"/>
      <w:marRight w:val="0"/>
      <w:marTop w:val="0"/>
      <w:marBottom w:val="0"/>
      <w:divBdr>
        <w:top w:val="none" w:sz="0" w:space="0" w:color="auto"/>
        <w:left w:val="none" w:sz="0" w:space="0" w:color="auto"/>
        <w:bottom w:val="none" w:sz="0" w:space="0" w:color="auto"/>
        <w:right w:val="none" w:sz="0" w:space="0" w:color="auto"/>
      </w:divBdr>
    </w:div>
    <w:div w:id="607584294">
      <w:marLeft w:val="0"/>
      <w:marRight w:val="0"/>
      <w:marTop w:val="0"/>
      <w:marBottom w:val="0"/>
      <w:divBdr>
        <w:top w:val="none" w:sz="0" w:space="0" w:color="auto"/>
        <w:left w:val="none" w:sz="0" w:space="0" w:color="auto"/>
        <w:bottom w:val="none" w:sz="0" w:space="0" w:color="auto"/>
        <w:right w:val="none" w:sz="0" w:space="0" w:color="auto"/>
      </w:divBdr>
    </w:div>
    <w:div w:id="607585860">
      <w:marLeft w:val="0"/>
      <w:marRight w:val="0"/>
      <w:marTop w:val="0"/>
      <w:marBottom w:val="0"/>
      <w:divBdr>
        <w:top w:val="none" w:sz="0" w:space="0" w:color="auto"/>
        <w:left w:val="none" w:sz="0" w:space="0" w:color="auto"/>
        <w:bottom w:val="none" w:sz="0" w:space="0" w:color="auto"/>
        <w:right w:val="none" w:sz="0" w:space="0" w:color="auto"/>
      </w:divBdr>
    </w:div>
    <w:div w:id="607659868">
      <w:marLeft w:val="0"/>
      <w:marRight w:val="0"/>
      <w:marTop w:val="0"/>
      <w:marBottom w:val="0"/>
      <w:divBdr>
        <w:top w:val="none" w:sz="0" w:space="0" w:color="auto"/>
        <w:left w:val="none" w:sz="0" w:space="0" w:color="auto"/>
        <w:bottom w:val="none" w:sz="0" w:space="0" w:color="auto"/>
        <w:right w:val="none" w:sz="0" w:space="0" w:color="auto"/>
      </w:divBdr>
    </w:div>
    <w:div w:id="607741792">
      <w:marLeft w:val="0"/>
      <w:marRight w:val="0"/>
      <w:marTop w:val="0"/>
      <w:marBottom w:val="0"/>
      <w:divBdr>
        <w:top w:val="none" w:sz="0" w:space="0" w:color="auto"/>
        <w:left w:val="none" w:sz="0" w:space="0" w:color="auto"/>
        <w:bottom w:val="none" w:sz="0" w:space="0" w:color="auto"/>
        <w:right w:val="none" w:sz="0" w:space="0" w:color="auto"/>
      </w:divBdr>
    </w:div>
    <w:div w:id="607808343">
      <w:marLeft w:val="0"/>
      <w:marRight w:val="0"/>
      <w:marTop w:val="0"/>
      <w:marBottom w:val="0"/>
      <w:divBdr>
        <w:top w:val="none" w:sz="0" w:space="0" w:color="auto"/>
        <w:left w:val="none" w:sz="0" w:space="0" w:color="auto"/>
        <w:bottom w:val="none" w:sz="0" w:space="0" w:color="auto"/>
        <w:right w:val="none" w:sz="0" w:space="0" w:color="auto"/>
      </w:divBdr>
    </w:div>
    <w:div w:id="607809082">
      <w:marLeft w:val="0"/>
      <w:marRight w:val="0"/>
      <w:marTop w:val="0"/>
      <w:marBottom w:val="0"/>
      <w:divBdr>
        <w:top w:val="none" w:sz="0" w:space="0" w:color="auto"/>
        <w:left w:val="none" w:sz="0" w:space="0" w:color="auto"/>
        <w:bottom w:val="none" w:sz="0" w:space="0" w:color="auto"/>
        <w:right w:val="none" w:sz="0" w:space="0" w:color="auto"/>
      </w:divBdr>
    </w:div>
    <w:div w:id="607854765">
      <w:marLeft w:val="0"/>
      <w:marRight w:val="0"/>
      <w:marTop w:val="0"/>
      <w:marBottom w:val="0"/>
      <w:divBdr>
        <w:top w:val="none" w:sz="0" w:space="0" w:color="auto"/>
        <w:left w:val="none" w:sz="0" w:space="0" w:color="auto"/>
        <w:bottom w:val="none" w:sz="0" w:space="0" w:color="auto"/>
        <w:right w:val="none" w:sz="0" w:space="0" w:color="auto"/>
      </w:divBdr>
    </w:div>
    <w:div w:id="607935403">
      <w:marLeft w:val="0"/>
      <w:marRight w:val="0"/>
      <w:marTop w:val="0"/>
      <w:marBottom w:val="0"/>
      <w:divBdr>
        <w:top w:val="none" w:sz="0" w:space="0" w:color="auto"/>
        <w:left w:val="none" w:sz="0" w:space="0" w:color="auto"/>
        <w:bottom w:val="none" w:sz="0" w:space="0" w:color="auto"/>
        <w:right w:val="none" w:sz="0" w:space="0" w:color="auto"/>
      </w:divBdr>
    </w:div>
    <w:div w:id="608123738">
      <w:marLeft w:val="0"/>
      <w:marRight w:val="0"/>
      <w:marTop w:val="0"/>
      <w:marBottom w:val="0"/>
      <w:divBdr>
        <w:top w:val="none" w:sz="0" w:space="0" w:color="auto"/>
        <w:left w:val="none" w:sz="0" w:space="0" w:color="auto"/>
        <w:bottom w:val="none" w:sz="0" w:space="0" w:color="auto"/>
        <w:right w:val="none" w:sz="0" w:space="0" w:color="auto"/>
      </w:divBdr>
    </w:div>
    <w:div w:id="608196176">
      <w:marLeft w:val="0"/>
      <w:marRight w:val="0"/>
      <w:marTop w:val="0"/>
      <w:marBottom w:val="0"/>
      <w:divBdr>
        <w:top w:val="none" w:sz="0" w:space="0" w:color="auto"/>
        <w:left w:val="none" w:sz="0" w:space="0" w:color="auto"/>
        <w:bottom w:val="none" w:sz="0" w:space="0" w:color="auto"/>
        <w:right w:val="none" w:sz="0" w:space="0" w:color="auto"/>
      </w:divBdr>
    </w:div>
    <w:div w:id="608239811">
      <w:marLeft w:val="0"/>
      <w:marRight w:val="0"/>
      <w:marTop w:val="0"/>
      <w:marBottom w:val="0"/>
      <w:divBdr>
        <w:top w:val="none" w:sz="0" w:space="0" w:color="auto"/>
        <w:left w:val="none" w:sz="0" w:space="0" w:color="auto"/>
        <w:bottom w:val="none" w:sz="0" w:space="0" w:color="auto"/>
        <w:right w:val="none" w:sz="0" w:space="0" w:color="auto"/>
      </w:divBdr>
    </w:div>
    <w:div w:id="608389804">
      <w:bodyDiv w:val="1"/>
      <w:marLeft w:val="0"/>
      <w:marRight w:val="0"/>
      <w:marTop w:val="0"/>
      <w:marBottom w:val="0"/>
      <w:divBdr>
        <w:top w:val="none" w:sz="0" w:space="0" w:color="auto"/>
        <w:left w:val="none" w:sz="0" w:space="0" w:color="auto"/>
        <w:bottom w:val="none" w:sz="0" w:space="0" w:color="auto"/>
        <w:right w:val="none" w:sz="0" w:space="0" w:color="auto"/>
      </w:divBdr>
    </w:div>
    <w:div w:id="608390515">
      <w:marLeft w:val="0"/>
      <w:marRight w:val="0"/>
      <w:marTop w:val="0"/>
      <w:marBottom w:val="0"/>
      <w:divBdr>
        <w:top w:val="none" w:sz="0" w:space="0" w:color="auto"/>
        <w:left w:val="none" w:sz="0" w:space="0" w:color="auto"/>
        <w:bottom w:val="none" w:sz="0" w:space="0" w:color="auto"/>
        <w:right w:val="none" w:sz="0" w:space="0" w:color="auto"/>
      </w:divBdr>
    </w:div>
    <w:div w:id="608394677">
      <w:marLeft w:val="0"/>
      <w:marRight w:val="0"/>
      <w:marTop w:val="0"/>
      <w:marBottom w:val="0"/>
      <w:divBdr>
        <w:top w:val="none" w:sz="0" w:space="0" w:color="auto"/>
        <w:left w:val="none" w:sz="0" w:space="0" w:color="auto"/>
        <w:bottom w:val="none" w:sz="0" w:space="0" w:color="auto"/>
        <w:right w:val="none" w:sz="0" w:space="0" w:color="auto"/>
      </w:divBdr>
    </w:div>
    <w:div w:id="608466958">
      <w:marLeft w:val="0"/>
      <w:marRight w:val="0"/>
      <w:marTop w:val="0"/>
      <w:marBottom w:val="0"/>
      <w:divBdr>
        <w:top w:val="none" w:sz="0" w:space="0" w:color="auto"/>
        <w:left w:val="none" w:sz="0" w:space="0" w:color="auto"/>
        <w:bottom w:val="none" w:sz="0" w:space="0" w:color="auto"/>
        <w:right w:val="none" w:sz="0" w:space="0" w:color="auto"/>
      </w:divBdr>
    </w:div>
    <w:div w:id="608468048">
      <w:marLeft w:val="0"/>
      <w:marRight w:val="0"/>
      <w:marTop w:val="0"/>
      <w:marBottom w:val="0"/>
      <w:divBdr>
        <w:top w:val="none" w:sz="0" w:space="0" w:color="auto"/>
        <w:left w:val="none" w:sz="0" w:space="0" w:color="auto"/>
        <w:bottom w:val="none" w:sz="0" w:space="0" w:color="auto"/>
        <w:right w:val="none" w:sz="0" w:space="0" w:color="auto"/>
      </w:divBdr>
    </w:div>
    <w:div w:id="608468107">
      <w:marLeft w:val="0"/>
      <w:marRight w:val="0"/>
      <w:marTop w:val="0"/>
      <w:marBottom w:val="0"/>
      <w:divBdr>
        <w:top w:val="none" w:sz="0" w:space="0" w:color="auto"/>
        <w:left w:val="none" w:sz="0" w:space="0" w:color="auto"/>
        <w:bottom w:val="none" w:sz="0" w:space="0" w:color="auto"/>
        <w:right w:val="none" w:sz="0" w:space="0" w:color="auto"/>
      </w:divBdr>
    </w:div>
    <w:div w:id="608506992">
      <w:marLeft w:val="0"/>
      <w:marRight w:val="0"/>
      <w:marTop w:val="0"/>
      <w:marBottom w:val="0"/>
      <w:divBdr>
        <w:top w:val="none" w:sz="0" w:space="0" w:color="auto"/>
        <w:left w:val="none" w:sz="0" w:space="0" w:color="auto"/>
        <w:bottom w:val="none" w:sz="0" w:space="0" w:color="auto"/>
        <w:right w:val="none" w:sz="0" w:space="0" w:color="auto"/>
      </w:divBdr>
    </w:div>
    <w:div w:id="608513680">
      <w:marLeft w:val="0"/>
      <w:marRight w:val="0"/>
      <w:marTop w:val="0"/>
      <w:marBottom w:val="0"/>
      <w:divBdr>
        <w:top w:val="none" w:sz="0" w:space="0" w:color="auto"/>
        <w:left w:val="none" w:sz="0" w:space="0" w:color="auto"/>
        <w:bottom w:val="none" w:sz="0" w:space="0" w:color="auto"/>
        <w:right w:val="none" w:sz="0" w:space="0" w:color="auto"/>
      </w:divBdr>
    </w:div>
    <w:div w:id="608513773">
      <w:marLeft w:val="0"/>
      <w:marRight w:val="0"/>
      <w:marTop w:val="0"/>
      <w:marBottom w:val="0"/>
      <w:divBdr>
        <w:top w:val="none" w:sz="0" w:space="0" w:color="auto"/>
        <w:left w:val="none" w:sz="0" w:space="0" w:color="auto"/>
        <w:bottom w:val="none" w:sz="0" w:space="0" w:color="auto"/>
        <w:right w:val="none" w:sz="0" w:space="0" w:color="auto"/>
      </w:divBdr>
    </w:div>
    <w:div w:id="608590710">
      <w:marLeft w:val="0"/>
      <w:marRight w:val="0"/>
      <w:marTop w:val="0"/>
      <w:marBottom w:val="0"/>
      <w:divBdr>
        <w:top w:val="none" w:sz="0" w:space="0" w:color="auto"/>
        <w:left w:val="none" w:sz="0" w:space="0" w:color="auto"/>
        <w:bottom w:val="none" w:sz="0" w:space="0" w:color="auto"/>
        <w:right w:val="none" w:sz="0" w:space="0" w:color="auto"/>
      </w:divBdr>
    </w:div>
    <w:div w:id="608705140">
      <w:marLeft w:val="0"/>
      <w:marRight w:val="0"/>
      <w:marTop w:val="0"/>
      <w:marBottom w:val="0"/>
      <w:divBdr>
        <w:top w:val="none" w:sz="0" w:space="0" w:color="auto"/>
        <w:left w:val="none" w:sz="0" w:space="0" w:color="auto"/>
        <w:bottom w:val="none" w:sz="0" w:space="0" w:color="auto"/>
        <w:right w:val="none" w:sz="0" w:space="0" w:color="auto"/>
      </w:divBdr>
    </w:div>
    <w:div w:id="608780265">
      <w:marLeft w:val="0"/>
      <w:marRight w:val="0"/>
      <w:marTop w:val="0"/>
      <w:marBottom w:val="0"/>
      <w:divBdr>
        <w:top w:val="none" w:sz="0" w:space="0" w:color="auto"/>
        <w:left w:val="none" w:sz="0" w:space="0" w:color="auto"/>
        <w:bottom w:val="none" w:sz="0" w:space="0" w:color="auto"/>
        <w:right w:val="none" w:sz="0" w:space="0" w:color="auto"/>
      </w:divBdr>
    </w:div>
    <w:div w:id="608852851">
      <w:marLeft w:val="0"/>
      <w:marRight w:val="0"/>
      <w:marTop w:val="0"/>
      <w:marBottom w:val="0"/>
      <w:divBdr>
        <w:top w:val="none" w:sz="0" w:space="0" w:color="auto"/>
        <w:left w:val="none" w:sz="0" w:space="0" w:color="auto"/>
        <w:bottom w:val="none" w:sz="0" w:space="0" w:color="auto"/>
        <w:right w:val="none" w:sz="0" w:space="0" w:color="auto"/>
      </w:divBdr>
    </w:div>
    <w:div w:id="608853172">
      <w:marLeft w:val="0"/>
      <w:marRight w:val="0"/>
      <w:marTop w:val="0"/>
      <w:marBottom w:val="0"/>
      <w:divBdr>
        <w:top w:val="none" w:sz="0" w:space="0" w:color="auto"/>
        <w:left w:val="none" w:sz="0" w:space="0" w:color="auto"/>
        <w:bottom w:val="none" w:sz="0" w:space="0" w:color="auto"/>
        <w:right w:val="none" w:sz="0" w:space="0" w:color="auto"/>
      </w:divBdr>
    </w:div>
    <w:div w:id="608855105">
      <w:marLeft w:val="0"/>
      <w:marRight w:val="0"/>
      <w:marTop w:val="0"/>
      <w:marBottom w:val="0"/>
      <w:divBdr>
        <w:top w:val="none" w:sz="0" w:space="0" w:color="auto"/>
        <w:left w:val="none" w:sz="0" w:space="0" w:color="auto"/>
        <w:bottom w:val="none" w:sz="0" w:space="0" w:color="auto"/>
        <w:right w:val="none" w:sz="0" w:space="0" w:color="auto"/>
      </w:divBdr>
    </w:div>
    <w:div w:id="608856057">
      <w:marLeft w:val="0"/>
      <w:marRight w:val="0"/>
      <w:marTop w:val="0"/>
      <w:marBottom w:val="0"/>
      <w:divBdr>
        <w:top w:val="none" w:sz="0" w:space="0" w:color="auto"/>
        <w:left w:val="none" w:sz="0" w:space="0" w:color="auto"/>
        <w:bottom w:val="none" w:sz="0" w:space="0" w:color="auto"/>
        <w:right w:val="none" w:sz="0" w:space="0" w:color="auto"/>
      </w:divBdr>
    </w:div>
    <w:div w:id="608858079">
      <w:marLeft w:val="0"/>
      <w:marRight w:val="0"/>
      <w:marTop w:val="0"/>
      <w:marBottom w:val="0"/>
      <w:divBdr>
        <w:top w:val="none" w:sz="0" w:space="0" w:color="auto"/>
        <w:left w:val="none" w:sz="0" w:space="0" w:color="auto"/>
        <w:bottom w:val="none" w:sz="0" w:space="0" w:color="auto"/>
        <w:right w:val="none" w:sz="0" w:space="0" w:color="auto"/>
      </w:divBdr>
    </w:div>
    <w:div w:id="608976505">
      <w:marLeft w:val="0"/>
      <w:marRight w:val="0"/>
      <w:marTop w:val="0"/>
      <w:marBottom w:val="0"/>
      <w:divBdr>
        <w:top w:val="none" w:sz="0" w:space="0" w:color="auto"/>
        <w:left w:val="none" w:sz="0" w:space="0" w:color="auto"/>
        <w:bottom w:val="none" w:sz="0" w:space="0" w:color="auto"/>
        <w:right w:val="none" w:sz="0" w:space="0" w:color="auto"/>
      </w:divBdr>
    </w:div>
    <w:div w:id="608977361">
      <w:marLeft w:val="0"/>
      <w:marRight w:val="0"/>
      <w:marTop w:val="0"/>
      <w:marBottom w:val="0"/>
      <w:divBdr>
        <w:top w:val="none" w:sz="0" w:space="0" w:color="auto"/>
        <w:left w:val="none" w:sz="0" w:space="0" w:color="auto"/>
        <w:bottom w:val="none" w:sz="0" w:space="0" w:color="auto"/>
        <w:right w:val="none" w:sz="0" w:space="0" w:color="auto"/>
      </w:divBdr>
    </w:div>
    <w:div w:id="609044429">
      <w:marLeft w:val="0"/>
      <w:marRight w:val="0"/>
      <w:marTop w:val="0"/>
      <w:marBottom w:val="0"/>
      <w:divBdr>
        <w:top w:val="none" w:sz="0" w:space="0" w:color="auto"/>
        <w:left w:val="none" w:sz="0" w:space="0" w:color="auto"/>
        <w:bottom w:val="none" w:sz="0" w:space="0" w:color="auto"/>
        <w:right w:val="none" w:sz="0" w:space="0" w:color="auto"/>
      </w:divBdr>
    </w:div>
    <w:div w:id="609288588">
      <w:marLeft w:val="0"/>
      <w:marRight w:val="0"/>
      <w:marTop w:val="0"/>
      <w:marBottom w:val="0"/>
      <w:divBdr>
        <w:top w:val="none" w:sz="0" w:space="0" w:color="auto"/>
        <w:left w:val="none" w:sz="0" w:space="0" w:color="auto"/>
        <w:bottom w:val="none" w:sz="0" w:space="0" w:color="auto"/>
        <w:right w:val="none" w:sz="0" w:space="0" w:color="auto"/>
      </w:divBdr>
    </w:div>
    <w:div w:id="609358159">
      <w:marLeft w:val="0"/>
      <w:marRight w:val="0"/>
      <w:marTop w:val="0"/>
      <w:marBottom w:val="0"/>
      <w:divBdr>
        <w:top w:val="none" w:sz="0" w:space="0" w:color="auto"/>
        <w:left w:val="none" w:sz="0" w:space="0" w:color="auto"/>
        <w:bottom w:val="none" w:sz="0" w:space="0" w:color="auto"/>
        <w:right w:val="none" w:sz="0" w:space="0" w:color="auto"/>
      </w:divBdr>
    </w:div>
    <w:div w:id="609439486">
      <w:marLeft w:val="0"/>
      <w:marRight w:val="0"/>
      <w:marTop w:val="0"/>
      <w:marBottom w:val="0"/>
      <w:divBdr>
        <w:top w:val="none" w:sz="0" w:space="0" w:color="auto"/>
        <w:left w:val="none" w:sz="0" w:space="0" w:color="auto"/>
        <w:bottom w:val="none" w:sz="0" w:space="0" w:color="auto"/>
        <w:right w:val="none" w:sz="0" w:space="0" w:color="auto"/>
      </w:divBdr>
    </w:div>
    <w:div w:id="609509861">
      <w:marLeft w:val="0"/>
      <w:marRight w:val="0"/>
      <w:marTop w:val="0"/>
      <w:marBottom w:val="0"/>
      <w:divBdr>
        <w:top w:val="none" w:sz="0" w:space="0" w:color="auto"/>
        <w:left w:val="none" w:sz="0" w:space="0" w:color="auto"/>
        <w:bottom w:val="none" w:sz="0" w:space="0" w:color="auto"/>
        <w:right w:val="none" w:sz="0" w:space="0" w:color="auto"/>
      </w:divBdr>
    </w:div>
    <w:div w:id="609512154">
      <w:marLeft w:val="0"/>
      <w:marRight w:val="0"/>
      <w:marTop w:val="0"/>
      <w:marBottom w:val="0"/>
      <w:divBdr>
        <w:top w:val="none" w:sz="0" w:space="0" w:color="auto"/>
        <w:left w:val="none" w:sz="0" w:space="0" w:color="auto"/>
        <w:bottom w:val="none" w:sz="0" w:space="0" w:color="auto"/>
        <w:right w:val="none" w:sz="0" w:space="0" w:color="auto"/>
      </w:divBdr>
    </w:div>
    <w:div w:id="609513080">
      <w:marLeft w:val="0"/>
      <w:marRight w:val="0"/>
      <w:marTop w:val="0"/>
      <w:marBottom w:val="0"/>
      <w:divBdr>
        <w:top w:val="none" w:sz="0" w:space="0" w:color="auto"/>
        <w:left w:val="none" w:sz="0" w:space="0" w:color="auto"/>
        <w:bottom w:val="none" w:sz="0" w:space="0" w:color="auto"/>
        <w:right w:val="none" w:sz="0" w:space="0" w:color="auto"/>
      </w:divBdr>
    </w:div>
    <w:div w:id="609551763">
      <w:marLeft w:val="0"/>
      <w:marRight w:val="0"/>
      <w:marTop w:val="0"/>
      <w:marBottom w:val="0"/>
      <w:divBdr>
        <w:top w:val="none" w:sz="0" w:space="0" w:color="auto"/>
        <w:left w:val="none" w:sz="0" w:space="0" w:color="auto"/>
        <w:bottom w:val="none" w:sz="0" w:space="0" w:color="auto"/>
        <w:right w:val="none" w:sz="0" w:space="0" w:color="auto"/>
      </w:divBdr>
    </w:div>
    <w:div w:id="609554052">
      <w:marLeft w:val="0"/>
      <w:marRight w:val="0"/>
      <w:marTop w:val="0"/>
      <w:marBottom w:val="0"/>
      <w:divBdr>
        <w:top w:val="none" w:sz="0" w:space="0" w:color="auto"/>
        <w:left w:val="none" w:sz="0" w:space="0" w:color="auto"/>
        <w:bottom w:val="none" w:sz="0" w:space="0" w:color="auto"/>
        <w:right w:val="none" w:sz="0" w:space="0" w:color="auto"/>
      </w:divBdr>
    </w:div>
    <w:div w:id="609623679">
      <w:marLeft w:val="0"/>
      <w:marRight w:val="0"/>
      <w:marTop w:val="0"/>
      <w:marBottom w:val="0"/>
      <w:divBdr>
        <w:top w:val="none" w:sz="0" w:space="0" w:color="auto"/>
        <w:left w:val="none" w:sz="0" w:space="0" w:color="auto"/>
        <w:bottom w:val="none" w:sz="0" w:space="0" w:color="auto"/>
        <w:right w:val="none" w:sz="0" w:space="0" w:color="auto"/>
      </w:divBdr>
    </w:div>
    <w:div w:id="609700290">
      <w:marLeft w:val="0"/>
      <w:marRight w:val="0"/>
      <w:marTop w:val="0"/>
      <w:marBottom w:val="0"/>
      <w:divBdr>
        <w:top w:val="none" w:sz="0" w:space="0" w:color="auto"/>
        <w:left w:val="none" w:sz="0" w:space="0" w:color="auto"/>
        <w:bottom w:val="none" w:sz="0" w:space="0" w:color="auto"/>
        <w:right w:val="none" w:sz="0" w:space="0" w:color="auto"/>
      </w:divBdr>
    </w:div>
    <w:div w:id="609706272">
      <w:marLeft w:val="0"/>
      <w:marRight w:val="0"/>
      <w:marTop w:val="0"/>
      <w:marBottom w:val="0"/>
      <w:divBdr>
        <w:top w:val="none" w:sz="0" w:space="0" w:color="auto"/>
        <w:left w:val="none" w:sz="0" w:space="0" w:color="auto"/>
        <w:bottom w:val="none" w:sz="0" w:space="0" w:color="auto"/>
        <w:right w:val="none" w:sz="0" w:space="0" w:color="auto"/>
      </w:divBdr>
    </w:div>
    <w:div w:id="609817856">
      <w:marLeft w:val="0"/>
      <w:marRight w:val="0"/>
      <w:marTop w:val="0"/>
      <w:marBottom w:val="0"/>
      <w:divBdr>
        <w:top w:val="none" w:sz="0" w:space="0" w:color="auto"/>
        <w:left w:val="none" w:sz="0" w:space="0" w:color="auto"/>
        <w:bottom w:val="none" w:sz="0" w:space="0" w:color="auto"/>
        <w:right w:val="none" w:sz="0" w:space="0" w:color="auto"/>
      </w:divBdr>
    </w:div>
    <w:div w:id="609822217">
      <w:marLeft w:val="0"/>
      <w:marRight w:val="0"/>
      <w:marTop w:val="0"/>
      <w:marBottom w:val="0"/>
      <w:divBdr>
        <w:top w:val="none" w:sz="0" w:space="0" w:color="auto"/>
        <w:left w:val="none" w:sz="0" w:space="0" w:color="auto"/>
        <w:bottom w:val="none" w:sz="0" w:space="0" w:color="auto"/>
        <w:right w:val="none" w:sz="0" w:space="0" w:color="auto"/>
      </w:divBdr>
    </w:div>
    <w:div w:id="609824115">
      <w:marLeft w:val="0"/>
      <w:marRight w:val="0"/>
      <w:marTop w:val="0"/>
      <w:marBottom w:val="0"/>
      <w:divBdr>
        <w:top w:val="none" w:sz="0" w:space="0" w:color="auto"/>
        <w:left w:val="none" w:sz="0" w:space="0" w:color="auto"/>
        <w:bottom w:val="none" w:sz="0" w:space="0" w:color="auto"/>
        <w:right w:val="none" w:sz="0" w:space="0" w:color="auto"/>
      </w:divBdr>
    </w:div>
    <w:div w:id="609900737">
      <w:marLeft w:val="0"/>
      <w:marRight w:val="0"/>
      <w:marTop w:val="0"/>
      <w:marBottom w:val="0"/>
      <w:divBdr>
        <w:top w:val="none" w:sz="0" w:space="0" w:color="auto"/>
        <w:left w:val="none" w:sz="0" w:space="0" w:color="auto"/>
        <w:bottom w:val="none" w:sz="0" w:space="0" w:color="auto"/>
        <w:right w:val="none" w:sz="0" w:space="0" w:color="auto"/>
      </w:divBdr>
    </w:div>
    <w:div w:id="610010468">
      <w:marLeft w:val="0"/>
      <w:marRight w:val="0"/>
      <w:marTop w:val="0"/>
      <w:marBottom w:val="0"/>
      <w:divBdr>
        <w:top w:val="none" w:sz="0" w:space="0" w:color="auto"/>
        <w:left w:val="none" w:sz="0" w:space="0" w:color="auto"/>
        <w:bottom w:val="none" w:sz="0" w:space="0" w:color="auto"/>
        <w:right w:val="none" w:sz="0" w:space="0" w:color="auto"/>
      </w:divBdr>
    </w:div>
    <w:div w:id="610014909">
      <w:marLeft w:val="0"/>
      <w:marRight w:val="0"/>
      <w:marTop w:val="0"/>
      <w:marBottom w:val="0"/>
      <w:divBdr>
        <w:top w:val="none" w:sz="0" w:space="0" w:color="auto"/>
        <w:left w:val="none" w:sz="0" w:space="0" w:color="auto"/>
        <w:bottom w:val="none" w:sz="0" w:space="0" w:color="auto"/>
        <w:right w:val="none" w:sz="0" w:space="0" w:color="auto"/>
      </w:divBdr>
    </w:div>
    <w:div w:id="610086259">
      <w:marLeft w:val="0"/>
      <w:marRight w:val="0"/>
      <w:marTop w:val="0"/>
      <w:marBottom w:val="0"/>
      <w:divBdr>
        <w:top w:val="none" w:sz="0" w:space="0" w:color="auto"/>
        <w:left w:val="none" w:sz="0" w:space="0" w:color="auto"/>
        <w:bottom w:val="none" w:sz="0" w:space="0" w:color="auto"/>
        <w:right w:val="none" w:sz="0" w:space="0" w:color="auto"/>
      </w:divBdr>
    </w:div>
    <w:div w:id="610086559">
      <w:marLeft w:val="0"/>
      <w:marRight w:val="0"/>
      <w:marTop w:val="0"/>
      <w:marBottom w:val="0"/>
      <w:divBdr>
        <w:top w:val="none" w:sz="0" w:space="0" w:color="auto"/>
        <w:left w:val="none" w:sz="0" w:space="0" w:color="auto"/>
        <w:bottom w:val="none" w:sz="0" w:space="0" w:color="auto"/>
        <w:right w:val="none" w:sz="0" w:space="0" w:color="auto"/>
      </w:divBdr>
    </w:div>
    <w:div w:id="610093980">
      <w:marLeft w:val="0"/>
      <w:marRight w:val="0"/>
      <w:marTop w:val="0"/>
      <w:marBottom w:val="0"/>
      <w:divBdr>
        <w:top w:val="none" w:sz="0" w:space="0" w:color="auto"/>
        <w:left w:val="none" w:sz="0" w:space="0" w:color="auto"/>
        <w:bottom w:val="none" w:sz="0" w:space="0" w:color="auto"/>
        <w:right w:val="none" w:sz="0" w:space="0" w:color="auto"/>
      </w:divBdr>
    </w:div>
    <w:div w:id="610164362">
      <w:marLeft w:val="0"/>
      <w:marRight w:val="0"/>
      <w:marTop w:val="0"/>
      <w:marBottom w:val="0"/>
      <w:divBdr>
        <w:top w:val="none" w:sz="0" w:space="0" w:color="auto"/>
        <w:left w:val="none" w:sz="0" w:space="0" w:color="auto"/>
        <w:bottom w:val="none" w:sz="0" w:space="0" w:color="auto"/>
        <w:right w:val="none" w:sz="0" w:space="0" w:color="auto"/>
      </w:divBdr>
    </w:div>
    <w:div w:id="610211037">
      <w:marLeft w:val="0"/>
      <w:marRight w:val="0"/>
      <w:marTop w:val="0"/>
      <w:marBottom w:val="0"/>
      <w:divBdr>
        <w:top w:val="none" w:sz="0" w:space="0" w:color="auto"/>
        <w:left w:val="none" w:sz="0" w:space="0" w:color="auto"/>
        <w:bottom w:val="none" w:sz="0" w:space="0" w:color="auto"/>
        <w:right w:val="none" w:sz="0" w:space="0" w:color="auto"/>
      </w:divBdr>
    </w:div>
    <w:div w:id="610285358">
      <w:marLeft w:val="0"/>
      <w:marRight w:val="0"/>
      <w:marTop w:val="0"/>
      <w:marBottom w:val="0"/>
      <w:divBdr>
        <w:top w:val="none" w:sz="0" w:space="0" w:color="auto"/>
        <w:left w:val="none" w:sz="0" w:space="0" w:color="auto"/>
        <w:bottom w:val="none" w:sz="0" w:space="0" w:color="auto"/>
        <w:right w:val="none" w:sz="0" w:space="0" w:color="auto"/>
      </w:divBdr>
    </w:div>
    <w:div w:id="610285403">
      <w:marLeft w:val="0"/>
      <w:marRight w:val="0"/>
      <w:marTop w:val="0"/>
      <w:marBottom w:val="0"/>
      <w:divBdr>
        <w:top w:val="none" w:sz="0" w:space="0" w:color="auto"/>
        <w:left w:val="none" w:sz="0" w:space="0" w:color="auto"/>
        <w:bottom w:val="none" w:sz="0" w:space="0" w:color="auto"/>
        <w:right w:val="none" w:sz="0" w:space="0" w:color="auto"/>
      </w:divBdr>
    </w:div>
    <w:div w:id="610474198">
      <w:bodyDiv w:val="1"/>
      <w:marLeft w:val="0"/>
      <w:marRight w:val="0"/>
      <w:marTop w:val="0"/>
      <w:marBottom w:val="0"/>
      <w:divBdr>
        <w:top w:val="none" w:sz="0" w:space="0" w:color="auto"/>
        <w:left w:val="none" w:sz="0" w:space="0" w:color="auto"/>
        <w:bottom w:val="none" w:sz="0" w:space="0" w:color="auto"/>
        <w:right w:val="none" w:sz="0" w:space="0" w:color="auto"/>
      </w:divBdr>
    </w:div>
    <w:div w:id="610477903">
      <w:marLeft w:val="0"/>
      <w:marRight w:val="0"/>
      <w:marTop w:val="0"/>
      <w:marBottom w:val="0"/>
      <w:divBdr>
        <w:top w:val="none" w:sz="0" w:space="0" w:color="auto"/>
        <w:left w:val="none" w:sz="0" w:space="0" w:color="auto"/>
        <w:bottom w:val="none" w:sz="0" w:space="0" w:color="auto"/>
        <w:right w:val="none" w:sz="0" w:space="0" w:color="auto"/>
      </w:divBdr>
    </w:div>
    <w:div w:id="610553770">
      <w:marLeft w:val="0"/>
      <w:marRight w:val="0"/>
      <w:marTop w:val="0"/>
      <w:marBottom w:val="0"/>
      <w:divBdr>
        <w:top w:val="none" w:sz="0" w:space="0" w:color="auto"/>
        <w:left w:val="none" w:sz="0" w:space="0" w:color="auto"/>
        <w:bottom w:val="none" w:sz="0" w:space="0" w:color="auto"/>
        <w:right w:val="none" w:sz="0" w:space="0" w:color="auto"/>
      </w:divBdr>
    </w:div>
    <w:div w:id="610628805">
      <w:marLeft w:val="0"/>
      <w:marRight w:val="0"/>
      <w:marTop w:val="0"/>
      <w:marBottom w:val="0"/>
      <w:divBdr>
        <w:top w:val="none" w:sz="0" w:space="0" w:color="auto"/>
        <w:left w:val="none" w:sz="0" w:space="0" w:color="auto"/>
        <w:bottom w:val="none" w:sz="0" w:space="0" w:color="auto"/>
        <w:right w:val="none" w:sz="0" w:space="0" w:color="auto"/>
      </w:divBdr>
    </w:div>
    <w:div w:id="610665843">
      <w:marLeft w:val="0"/>
      <w:marRight w:val="0"/>
      <w:marTop w:val="0"/>
      <w:marBottom w:val="0"/>
      <w:divBdr>
        <w:top w:val="none" w:sz="0" w:space="0" w:color="auto"/>
        <w:left w:val="none" w:sz="0" w:space="0" w:color="auto"/>
        <w:bottom w:val="none" w:sz="0" w:space="0" w:color="auto"/>
        <w:right w:val="none" w:sz="0" w:space="0" w:color="auto"/>
      </w:divBdr>
    </w:div>
    <w:div w:id="610669121">
      <w:marLeft w:val="0"/>
      <w:marRight w:val="0"/>
      <w:marTop w:val="0"/>
      <w:marBottom w:val="0"/>
      <w:divBdr>
        <w:top w:val="none" w:sz="0" w:space="0" w:color="auto"/>
        <w:left w:val="none" w:sz="0" w:space="0" w:color="auto"/>
        <w:bottom w:val="none" w:sz="0" w:space="0" w:color="auto"/>
        <w:right w:val="none" w:sz="0" w:space="0" w:color="auto"/>
      </w:divBdr>
    </w:div>
    <w:div w:id="610671085">
      <w:marLeft w:val="0"/>
      <w:marRight w:val="0"/>
      <w:marTop w:val="0"/>
      <w:marBottom w:val="0"/>
      <w:divBdr>
        <w:top w:val="none" w:sz="0" w:space="0" w:color="auto"/>
        <w:left w:val="none" w:sz="0" w:space="0" w:color="auto"/>
        <w:bottom w:val="none" w:sz="0" w:space="0" w:color="auto"/>
        <w:right w:val="none" w:sz="0" w:space="0" w:color="auto"/>
      </w:divBdr>
    </w:div>
    <w:div w:id="610743814">
      <w:marLeft w:val="0"/>
      <w:marRight w:val="0"/>
      <w:marTop w:val="0"/>
      <w:marBottom w:val="0"/>
      <w:divBdr>
        <w:top w:val="none" w:sz="0" w:space="0" w:color="auto"/>
        <w:left w:val="none" w:sz="0" w:space="0" w:color="auto"/>
        <w:bottom w:val="none" w:sz="0" w:space="0" w:color="auto"/>
        <w:right w:val="none" w:sz="0" w:space="0" w:color="auto"/>
      </w:divBdr>
    </w:div>
    <w:div w:id="610747375">
      <w:marLeft w:val="0"/>
      <w:marRight w:val="0"/>
      <w:marTop w:val="0"/>
      <w:marBottom w:val="0"/>
      <w:divBdr>
        <w:top w:val="none" w:sz="0" w:space="0" w:color="auto"/>
        <w:left w:val="none" w:sz="0" w:space="0" w:color="auto"/>
        <w:bottom w:val="none" w:sz="0" w:space="0" w:color="auto"/>
        <w:right w:val="none" w:sz="0" w:space="0" w:color="auto"/>
      </w:divBdr>
    </w:div>
    <w:div w:id="610748113">
      <w:marLeft w:val="0"/>
      <w:marRight w:val="0"/>
      <w:marTop w:val="0"/>
      <w:marBottom w:val="0"/>
      <w:divBdr>
        <w:top w:val="none" w:sz="0" w:space="0" w:color="auto"/>
        <w:left w:val="none" w:sz="0" w:space="0" w:color="auto"/>
        <w:bottom w:val="none" w:sz="0" w:space="0" w:color="auto"/>
        <w:right w:val="none" w:sz="0" w:space="0" w:color="auto"/>
      </w:divBdr>
    </w:div>
    <w:div w:id="610817403">
      <w:marLeft w:val="0"/>
      <w:marRight w:val="0"/>
      <w:marTop w:val="0"/>
      <w:marBottom w:val="0"/>
      <w:divBdr>
        <w:top w:val="none" w:sz="0" w:space="0" w:color="auto"/>
        <w:left w:val="none" w:sz="0" w:space="0" w:color="auto"/>
        <w:bottom w:val="none" w:sz="0" w:space="0" w:color="auto"/>
        <w:right w:val="none" w:sz="0" w:space="0" w:color="auto"/>
      </w:divBdr>
    </w:div>
    <w:div w:id="610935089">
      <w:marLeft w:val="0"/>
      <w:marRight w:val="0"/>
      <w:marTop w:val="0"/>
      <w:marBottom w:val="0"/>
      <w:divBdr>
        <w:top w:val="none" w:sz="0" w:space="0" w:color="auto"/>
        <w:left w:val="none" w:sz="0" w:space="0" w:color="auto"/>
        <w:bottom w:val="none" w:sz="0" w:space="0" w:color="auto"/>
        <w:right w:val="none" w:sz="0" w:space="0" w:color="auto"/>
      </w:divBdr>
    </w:div>
    <w:div w:id="611012343">
      <w:marLeft w:val="0"/>
      <w:marRight w:val="0"/>
      <w:marTop w:val="0"/>
      <w:marBottom w:val="0"/>
      <w:divBdr>
        <w:top w:val="none" w:sz="0" w:space="0" w:color="auto"/>
        <w:left w:val="none" w:sz="0" w:space="0" w:color="auto"/>
        <w:bottom w:val="none" w:sz="0" w:space="0" w:color="auto"/>
        <w:right w:val="none" w:sz="0" w:space="0" w:color="auto"/>
      </w:divBdr>
    </w:div>
    <w:div w:id="611131963">
      <w:marLeft w:val="0"/>
      <w:marRight w:val="0"/>
      <w:marTop w:val="0"/>
      <w:marBottom w:val="0"/>
      <w:divBdr>
        <w:top w:val="none" w:sz="0" w:space="0" w:color="auto"/>
        <w:left w:val="none" w:sz="0" w:space="0" w:color="auto"/>
        <w:bottom w:val="none" w:sz="0" w:space="0" w:color="auto"/>
        <w:right w:val="none" w:sz="0" w:space="0" w:color="auto"/>
      </w:divBdr>
    </w:div>
    <w:div w:id="611326078">
      <w:marLeft w:val="0"/>
      <w:marRight w:val="0"/>
      <w:marTop w:val="0"/>
      <w:marBottom w:val="0"/>
      <w:divBdr>
        <w:top w:val="none" w:sz="0" w:space="0" w:color="auto"/>
        <w:left w:val="none" w:sz="0" w:space="0" w:color="auto"/>
        <w:bottom w:val="none" w:sz="0" w:space="0" w:color="auto"/>
        <w:right w:val="none" w:sz="0" w:space="0" w:color="auto"/>
      </w:divBdr>
    </w:div>
    <w:div w:id="611328224">
      <w:marLeft w:val="0"/>
      <w:marRight w:val="0"/>
      <w:marTop w:val="0"/>
      <w:marBottom w:val="0"/>
      <w:divBdr>
        <w:top w:val="none" w:sz="0" w:space="0" w:color="auto"/>
        <w:left w:val="none" w:sz="0" w:space="0" w:color="auto"/>
        <w:bottom w:val="none" w:sz="0" w:space="0" w:color="auto"/>
        <w:right w:val="none" w:sz="0" w:space="0" w:color="auto"/>
      </w:divBdr>
    </w:div>
    <w:div w:id="611396659">
      <w:marLeft w:val="0"/>
      <w:marRight w:val="0"/>
      <w:marTop w:val="0"/>
      <w:marBottom w:val="0"/>
      <w:divBdr>
        <w:top w:val="none" w:sz="0" w:space="0" w:color="auto"/>
        <w:left w:val="none" w:sz="0" w:space="0" w:color="auto"/>
        <w:bottom w:val="none" w:sz="0" w:space="0" w:color="auto"/>
        <w:right w:val="none" w:sz="0" w:space="0" w:color="auto"/>
      </w:divBdr>
    </w:div>
    <w:div w:id="611402897">
      <w:marLeft w:val="0"/>
      <w:marRight w:val="0"/>
      <w:marTop w:val="0"/>
      <w:marBottom w:val="0"/>
      <w:divBdr>
        <w:top w:val="none" w:sz="0" w:space="0" w:color="auto"/>
        <w:left w:val="none" w:sz="0" w:space="0" w:color="auto"/>
        <w:bottom w:val="none" w:sz="0" w:space="0" w:color="auto"/>
        <w:right w:val="none" w:sz="0" w:space="0" w:color="auto"/>
      </w:divBdr>
    </w:div>
    <w:div w:id="611473749">
      <w:marLeft w:val="0"/>
      <w:marRight w:val="0"/>
      <w:marTop w:val="0"/>
      <w:marBottom w:val="0"/>
      <w:divBdr>
        <w:top w:val="none" w:sz="0" w:space="0" w:color="auto"/>
        <w:left w:val="none" w:sz="0" w:space="0" w:color="auto"/>
        <w:bottom w:val="none" w:sz="0" w:space="0" w:color="auto"/>
        <w:right w:val="none" w:sz="0" w:space="0" w:color="auto"/>
      </w:divBdr>
    </w:div>
    <w:div w:id="611518435">
      <w:marLeft w:val="0"/>
      <w:marRight w:val="0"/>
      <w:marTop w:val="0"/>
      <w:marBottom w:val="0"/>
      <w:divBdr>
        <w:top w:val="none" w:sz="0" w:space="0" w:color="auto"/>
        <w:left w:val="none" w:sz="0" w:space="0" w:color="auto"/>
        <w:bottom w:val="none" w:sz="0" w:space="0" w:color="auto"/>
        <w:right w:val="none" w:sz="0" w:space="0" w:color="auto"/>
      </w:divBdr>
    </w:div>
    <w:div w:id="611547319">
      <w:marLeft w:val="0"/>
      <w:marRight w:val="0"/>
      <w:marTop w:val="0"/>
      <w:marBottom w:val="0"/>
      <w:divBdr>
        <w:top w:val="none" w:sz="0" w:space="0" w:color="auto"/>
        <w:left w:val="none" w:sz="0" w:space="0" w:color="auto"/>
        <w:bottom w:val="none" w:sz="0" w:space="0" w:color="auto"/>
        <w:right w:val="none" w:sz="0" w:space="0" w:color="auto"/>
      </w:divBdr>
    </w:div>
    <w:div w:id="611590926">
      <w:marLeft w:val="0"/>
      <w:marRight w:val="0"/>
      <w:marTop w:val="0"/>
      <w:marBottom w:val="0"/>
      <w:divBdr>
        <w:top w:val="none" w:sz="0" w:space="0" w:color="auto"/>
        <w:left w:val="none" w:sz="0" w:space="0" w:color="auto"/>
        <w:bottom w:val="none" w:sz="0" w:space="0" w:color="auto"/>
        <w:right w:val="none" w:sz="0" w:space="0" w:color="auto"/>
      </w:divBdr>
    </w:div>
    <w:div w:id="611592869">
      <w:marLeft w:val="0"/>
      <w:marRight w:val="0"/>
      <w:marTop w:val="0"/>
      <w:marBottom w:val="0"/>
      <w:divBdr>
        <w:top w:val="none" w:sz="0" w:space="0" w:color="auto"/>
        <w:left w:val="none" w:sz="0" w:space="0" w:color="auto"/>
        <w:bottom w:val="none" w:sz="0" w:space="0" w:color="auto"/>
        <w:right w:val="none" w:sz="0" w:space="0" w:color="auto"/>
      </w:divBdr>
    </w:div>
    <w:div w:id="611864480">
      <w:marLeft w:val="0"/>
      <w:marRight w:val="0"/>
      <w:marTop w:val="0"/>
      <w:marBottom w:val="0"/>
      <w:divBdr>
        <w:top w:val="none" w:sz="0" w:space="0" w:color="auto"/>
        <w:left w:val="none" w:sz="0" w:space="0" w:color="auto"/>
        <w:bottom w:val="none" w:sz="0" w:space="0" w:color="auto"/>
        <w:right w:val="none" w:sz="0" w:space="0" w:color="auto"/>
      </w:divBdr>
    </w:div>
    <w:div w:id="611978905">
      <w:marLeft w:val="0"/>
      <w:marRight w:val="0"/>
      <w:marTop w:val="0"/>
      <w:marBottom w:val="0"/>
      <w:divBdr>
        <w:top w:val="none" w:sz="0" w:space="0" w:color="auto"/>
        <w:left w:val="none" w:sz="0" w:space="0" w:color="auto"/>
        <w:bottom w:val="none" w:sz="0" w:space="0" w:color="auto"/>
        <w:right w:val="none" w:sz="0" w:space="0" w:color="auto"/>
      </w:divBdr>
    </w:div>
    <w:div w:id="611983619">
      <w:marLeft w:val="0"/>
      <w:marRight w:val="0"/>
      <w:marTop w:val="0"/>
      <w:marBottom w:val="0"/>
      <w:divBdr>
        <w:top w:val="none" w:sz="0" w:space="0" w:color="auto"/>
        <w:left w:val="none" w:sz="0" w:space="0" w:color="auto"/>
        <w:bottom w:val="none" w:sz="0" w:space="0" w:color="auto"/>
        <w:right w:val="none" w:sz="0" w:space="0" w:color="auto"/>
      </w:divBdr>
    </w:div>
    <w:div w:id="612056687">
      <w:bodyDiv w:val="1"/>
      <w:marLeft w:val="0"/>
      <w:marRight w:val="0"/>
      <w:marTop w:val="0"/>
      <w:marBottom w:val="0"/>
      <w:divBdr>
        <w:top w:val="none" w:sz="0" w:space="0" w:color="auto"/>
        <w:left w:val="none" w:sz="0" w:space="0" w:color="auto"/>
        <w:bottom w:val="none" w:sz="0" w:space="0" w:color="auto"/>
        <w:right w:val="none" w:sz="0" w:space="0" w:color="auto"/>
      </w:divBdr>
    </w:div>
    <w:div w:id="612058145">
      <w:marLeft w:val="0"/>
      <w:marRight w:val="0"/>
      <w:marTop w:val="0"/>
      <w:marBottom w:val="0"/>
      <w:divBdr>
        <w:top w:val="none" w:sz="0" w:space="0" w:color="auto"/>
        <w:left w:val="none" w:sz="0" w:space="0" w:color="auto"/>
        <w:bottom w:val="none" w:sz="0" w:space="0" w:color="auto"/>
        <w:right w:val="none" w:sz="0" w:space="0" w:color="auto"/>
      </w:divBdr>
    </w:div>
    <w:div w:id="612128431">
      <w:marLeft w:val="0"/>
      <w:marRight w:val="0"/>
      <w:marTop w:val="0"/>
      <w:marBottom w:val="0"/>
      <w:divBdr>
        <w:top w:val="none" w:sz="0" w:space="0" w:color="auto"/>
        <w:left w:val="none" w:sz="0" w:space="0" w:color="auto"/>
        <w:bottom w:val="none" w:sz="0" w:space="0" w:color="auto"/>
        <w:right w:val="none" w:sz="0" w:space="0" w:color="auto"/>
      </w:divBdr>
    </w:div>
    <w:div w:id="612135078">
      <w:marLeft w:val="0"/>
      <w:marRight w:val="0"/>
      <w:marTop w:val="0"/>
      <w:marBottom w:val="0"/>
      <w:divBdr>
        <w:top w:val="none" w:sz="0" w:space="0" w:color="auto"/>
        <w:left w:val="none" w:sz="0" w:space="0" w:color="auto"/>
        <w:bottom w:val="none" w:sz="0" w:space="0" w:color="auto"/>
        <w:right w:val="none" w:sz="0" w:space="0" w:color="auto"/>
      </w:divBdr>
    </w:div>
    <w:div w:id="612252256">
      <w:marLeft w:val="0"/>
      <w:marRight w:val="0"/>
      <w:marTop w:val="0"/>
      <w:marBottom w:val="0"/>
      <w:divBdr>
        <w:top w:val="none" w:sz="0" w:space="0" w:color="auto"/>
        <w:left w:val="none" w:sz="0" w:space="0" w:color="auto"/>
        <w:bottom w:val="none" w:sz="0" w:space="0" w:color="auto"/>
        <w:right w:val="none" w:sz="0" w:space="0" w:color="auto"/>
      </w:divBdr>
    </w:div>
    <w:div w:id="612327499">
      <w:marLeft w:val="0"/>
      <w:marRight w:val="0"/>
      <w:marTop w:val="0"/>
      <w:marBottom w:val="0"/>
      <w:divBdr>
        <w:top w:val="none" w:sz="0" w:space="0" w:color="auto"/>
        <w:left w:val="none" w:sz="0" w:space="0" w:color="auto"/>
        <w:bottom w:val="none" w:sz="0" w:space="0" w:color="auto"/>
        <w:right w:val="none" w:sz="0" w:space="0" w:color="auto"/>
      </w:divBdr>
    </w:div>
    <w:div w:id="612368998">
      <w:marLeft w:val="0"/>
      <w:marRight w:val="0"/>
      <w:marTop w:val="0"/>
      <w:marBottom w:val="0"/>
      <w:divBdr>
        <w:top w:val="none" w:sz="0" w:space="0" w:color="auto"/>
        <w:left w:val="none" w:sz="0" w:space="0" w:color="auto"/>
        <w:bottom w:val="none" w:sz="0" w:space="0" w:color="auto"/>
        <w:right w:val="none" w:sz="0" w:space="0" w:color="auto"/>
      </w:divBdr>
    </w:div>
    <w:div w:id="612396903">
      <w:marLeft w:val="0"/>
      <w:marRight w:val="0"/>
      <w:marTop w:val="0"/>
      <w:marBottom w:val="0"/>
      <w:divBdr>
        <w:top w:val="none" w:sz="0" w:space="0" w:color="auto"/>
        <w:left w:val="none" w:sz="0" w:space="0" w:color="auto"/>
        <w:bottom w:val="none" w:sz="0" w:space="0" w:color="auto"/>
        <w:right w:val="none" w:sz="0" w:space="0" w:color="auto"/>
      </w:divBdr>
    </w:div>
    <w:div w:id="612400775">
      <w:marLeft w:val="0"/>
      <w:marRight w:val="0"/>
      <w:marTop w:val="0"/>
      <w:marBottom w:val="0"/>
      <w:divBdr>
        <w:top w:val="none" w:sz="0" w:space="0" w:color="auto"/>
        <w:left w:val="none" w:sz="0" w:space="0" w:color="auto"/>
        <w:bottom w:val="none" w:sz="0" w:space="0" w:color="auto"/>
        <w:right w:val="none" w:sz="0" w:space="0" w:color="auto"/>
      </w:divBdr>
    </w:div>
    <w:div w:id="612438266">
      <w:marLeft w:val="0"/>
      <w:marRight w:val="0"/>
      <w:marTop w:val="0"/>
      <w:marBottom w:val="0"/>
      <w:divBdr>
        <w:top w:val="none" w:sz="0" w:space="0" w:color="auto"/>
        <w:left w:val="none" w:sz="0" w:space="0" w:color="auto"/>
        <w:bottom w:val="none" w:sz="0" w:space="0" w:color="auto"/>
        <w:right w:val="none" w:sz="0" w:space="0" w:color="auto"/>
      </w:divBdr>
    </w:div>
    <w:div w:id="612447407">
      <w:marLeft w:val="0"/>
      <w:marRight w:val="0"/>
      <w:marTop w:val="0"/>
      <w:marBottom w:val="0"/>
      <w:divBdr>
        <w:top w:val="none" w:sz="0" w:space="0" w:color="auto"/>
        <w:left w:val="none" w:sz="0" w:space="0" w:color="auto"/>
        <w:bottom w:val="none" w:sz="0" w:space="0" w:color="auto"/>
        <w:right w:val="none" w:sz="0" w:space="0" w:color="auto"/>
      </w:divBdr>
    </w:div>
    <w:div w:id="612515097">
      <w:marLeft w:val="0"/>
      <w:marRight w:val="0"/>
      <w:marTop w:val="0"/>
      <w:marBottom w:val="0"/>
      <w:divBdr>
        <w:top w:val="none" w:sz="0" w:space="0" w:color="auto"/>
        <w:left w:val="none" w:sz="0" w:space="0" w:color="auto"/>
        <w:bottom w:val="none" w:sz="0" w:space="0" w:color="auto"/>
        <w:right w:val="none" w:sz="0" w:space="0" w:color="auto"/>
      </w:divBdr>
    </w:div>
    <w:div w:id="612521633">
      <w:marLeft w:val="0"/>
      <w:marRight w:val="0"/>
      <w:marTop w:val="0"/>
      <w:marBottom w:val="0"/>
      <w:divBdr>
        <w:top w:val="none" w:sz="0" w:space="0" w:color="auto"/>
        <w:left w:val="none" w:sz="0" w:space="0" w:color="auto"/>
        <w:bottom w:val="none" w:sz="0" w:space="0" w:color="auto"/>
        <w:right w:val="none" w:sz="0" w:space="0" w:color="auto"/>
      </w:divBdr>
    </w:div>
    <w:div w:id="612590520">
      <w:marLeft w:val="0"/>
      <w:marRight w:val="0"/>
      <w:marTop w:val="0"/>
      <w:marBottom w:val="0"/>
      <w:divBdr>
        <w:top w:val="none" w:sz="0" w:space="0" w:color="auto"/>
        <w:left w:val="none" w:sz="0" w:space="0" w:color="auto"/>
        <w:bottom w:val="none" w:sz="0" w:space="0" w:color="auto"/>
        <w:right w:val="none" w:sz="0" w:space="0" w:color="auto"/>
      </w:divBdr>
    </w:div>
    <w:div w:id="612595104">
      <w:marLeft w:val="0"/>
      <w:marRight w:val="0"/>
      <w:marTop w:val="0"/>
      <w:marBottom w:val="0"/>
      <w:divBdr>
        <w:top w:val="none" w:sz="0" w:space="0" w:color="auto"/>
        <w:left w:val="none" w:sz="0" w:space="0" w:color="auto"/>
        <w:bottom w:val="none" w:sz="0" w:space="0" w:color="auto"/>
        <w:right w:val="none" w:sz="0" w:space="0" w:color="auto"/>
      </w:divBdr>
    </w:div>
    <w:div w:id="612636078">
      <w:marLeft w:val="0"/>
      <w:marRight w:val="0"/>
      <w:marTop w:val="0"/>
      <w:marBottom w:val="0"/>
      <w:divBdr>
        <w:top w:val="none" w:sz="0" w:space="0" w:color="auto"/>
        <w:left w:val="none" w:sz="0" w:space="0" w:color="auto"/>
        <w:bottom w:val="none" w:sz="0" w:space="0" w:color="auto"/>
        <w:right w:val="none" w:sz="0" w:space="0" w:color="auto"/>
      </w:divBdr>
    </w:div>
    <w:div w:id="612715802">
      <w:marLeft w:val="0"/>
      <w:marRight w:val="0"/>
      <w:marTop w:val="0"/>
      <w:marBottom w:val="0"/>
      <w:divBdr>
        <w:top w:val="none" w:sz="0" w:space="0" w:color="auto"/>
        <w:left w:val="none" w:sz="0" w:space="0" w:color="auto"/>
        <w:bottom w:val="none" w:sz="0" w:space="0" w:color="auto"/>
        <w:right w:val="none" w:sz="0" w:space="0" w:color="auto"/>
      </w:divBdr>
    </w:div>
    <w:div w:id="612784395">
      <w:marLeft w:val="0"/>
      <w:marRight w:val="0"/>
      <w:marTop w:val="0"/>
      <w:marBottom w:val="0"/>
      <w:divBdr>
        <w:top w:val="none" w:sz="0" w:space="0" w:color="auto"/>
        <w:left w:val="none" w:sz="0" w:space="0" w:color="auto"/>
        <w:bottom w:val="none" w:sz="0" w:space="0" w:color="auto"/>
        <w:right w:val="none" w:sz="0" w:space="0" w:color="auto"/>
      </w:divBdr>
    </w:div>
    <w:div w:id="612905780">
      <w:marLeft w:val="0"/>
      <w:marRight w:val="0"/>
      <w:marTop w:val="0"/>
      <w:marBottom w:val="0"/>
      <w:divBdr>
        <w:top w:val="none" w:sz="0" w:space="0" w:color="auto"/>
        <w:left w:val="none" w:sz="0" w:space="0" w:color="auto"/>
        <w:bottom w:val="none" w:sz="0" w:space="0" w:color="auto"/>
        <w:right w:val="none" w:sz="0" w:space="0" w:color="auto"/>
      </w:divBdr>
    </w:div>
    <w:div w:id="612908475">
      <w:marLeft w:val="0"/>
      <w:marRight w:val="0"/>
      <w:marTop w:val="0"/>
      <w:marBottom w:val="0"/>
      <w:divBdr>
        <w:top w:val="none" w:sz="0" w:space="0" w:color="auto"/>
        <w:left w:val="none" w:sz="0" w:space="0" w:color="auto"/>
        <w:bottom w:val="none" w:sz="0" w:space="0" w:color="auto"/>
        <w:right w:val="none" w:sz="0" w:space="0" w:color="auto"/>
      </w:divBdr>
    </w:div>
    <w:div w:id="612908483">
      <w:marLeft w:val="0"/>
      <w:marRight w:val="0"/>
      <w:marTop w:val="0"/>
      <w:marBottom w:val="0"/>
      <w:divBdr>
        <w:top w:val="none" w:sz="0" w:space="0" w:color="auto"/>
        <w:left w:val="none" w:sz="0" w:space="0" w:color="auto"/>
        <w:bottom w:val="none" w:sz="0" w:space="0" w:color="auto"/>
        <w:right w:val="none" w:sz="0" w:space="0" w:color="auto"/>
      </w:divBdr>
    </w:div>
    <w:div w:id="612978097">
      <w:marLeft w:val="0"/>
      <w:marRight w:val="0"/>
      <w:marTop w:val="0"/>
      <w:marBottom w:val="0"/>
      <w:divBdr>
        <w:top w:val="none" w:sz="0" w:space="0" w:color="auto"/>
        <w:left w:val="none" w:sz="0" w:space="0" w:color="auto"/>
        <w:bottom w:val="none" w:sz="0" w:space="0" w:color="auto"/>
        <w:right w:val="none" w:sz="0" w:space="0" w:color="auto"/>
      </w:divBdr>
    </w:div>
    <w:div w:id="612984218">
      <w:marLeft w:val="0"/>
      <w:marRight w:val="0"/>
      <w:marTop w:val="0"/>
      <w:marBottom w:val="0"/>
      <w:divBdr>
        <w:top w:val="none" w:sz="0" w:space="0" w:color="auto"/>
        <w:left w:val="none" w:sz="0" w:space="0" w:color="auto"/>
        <w:bottom w:val="none" w:sz="0" w:space="0" w:color="auto"/>
        <w:right w:val="none" w:sz="0" w:space="0" w:color="auto"/>
      </w:divBdr>
    </w:div>
    <w:div w:id="612984598">
      <w:marLeft w:val="0"/>
      <w:marRight w:val="0"/>
      <w:marTop w:val="0"/>
      <w:marBottom w:val="0"/>
      <w:divBdr>
        <w:top w:val="none" w:sz="0" w:space="0" w:color="auto"/>
        <w:left w:val="none" w:sz="0" w:space="0" w:color="auto"/>
        <w:bottom w:val="none" w:sz="0" w:space="0" w:color="auto"/>
        <w:right w:val="none" w:sz="0" w:space="0" w:color="auto"/>
      </w:divBdr>
    </w:div>
    <w:div w:id="613102759">
      <w:marLeft w:val="0"/>
      <w:marRight w:val="0"/>
      <w:marTop w:val="0"/>
      <w:marBottom w:val="0"/>
      <w:divBdr>
        <w:top w:val="none" w:sz="0" w:space="0" w:color="auto"/>
        <w:left w:val="none" w:sz="0" w:space="0" w:color="auto"/>
        <w:bottom w:val="none" w:sz="0" w:space="0" w:color="auto"/>
        <w:right w:val="none" w:sz="0" w:space="0" w:color="auto"/>
      </w:divBdr>
    </w:div>
    <w:div w:id="613168469">
      <w:marLeft w:val="0"/>
      <w:marRight w:val="0"/>
      <w:marTop w:val="0"/>
      <w:marBottom w:val="0"/>
      <w:divBdr>
        <w:top w:val="none" w:sz="0" w:space="0" w:color="auto"/>
        <w:left w:val="none" w:sz="0" w:space="0" w:color="auto"/>
        <w:bottom w:val="none" w:sz="0" w:space="0" w:color="auto"/>
        <w:right w:val="none" w:sz="0" w:space="0" w:color="auto"/>
      </w:divBdr>
    </w:div>
    <w:div w:id="613172157">
      <w:marLeft w:val="0"/>
      <w:marRight w:val="0"/>
      <w:marTop w:val="0"/>
      <w:marBottom w:val="0"/>
      <w:divBdr>
        <w:top w:val="none" w:sz="0" w:space="0" w:color="auto"/>
        <w:left w:val="none" w:sz="0" w:space="0" w:color="auto"/>
        <w:bottom w:val="none" w:sz="0" w:space="0" w:color="auto"/>
        <w:right w:val="none" w:sz="0" w:space="0" w:color="auto"/>
      </w:divBdr>
    </w:div>
    <w:div w:id="613292557">
      <w:marLeft w:val="0"/>
      <w:marRight w:val="0"/>
      <w:marTop w:val="0"/>
      <w:marBottom w:val="0"/>
      <w:divBdr>
        <w:top w:val="none" w:sz="0" w:space="0" w:color="auto"/>
        <w:left w:val="none" w:sz="0" w:space="0" w:color="auto"/>
        <w:bottom w:val="none" w:sz="0" w:space="0" w:color="auto"/>
        <w:right w:val="none" w:sz="0" w:space="0" w:color="auto"/>
      </w:divBdr>
    </w:div>
    <w:div w:id="613363275">
      <w:marLeft w:val="0"/>
      <w:marRight w:val="0"/>
      <w:marTop w:val="0"/>
      <w:marBottom w:val="0"/>
      <w:divBdr>
        <w:top w:val="none" w:sz="0" w:space="0" w:color="auto"/>
        <w:left w:val="none" w:sz="0" w:space="0" w:color="auto"/>
        <w:bottom w:val="none" w:sz="0" w:space="0" w:color="auto"/>
        <w:right w:val="none" w:sz="0" w:space="0" w:color="auto"/>
      </w:divBdr>
    </w:div>
    <w:div w:id="613438179">
      <w:marLeft w:val="0"/>
      <w:marRight w:val="0"/>
      <w:marTop w:val="0"/>
      <w:marBottom w:val="0"/>
      <w:divBdr>
        <w:top w:val="none" w:sz="0" w:space="0" w:color="auto"/>
        <w:left w:val="none" w:sz="0" w:space="0" w:color="auto"/>
        <w:bottom w:val="none" w:sz="0" w:space="0" w:color="auto"/>
        <w:right w:val="none" w:sz="0" w:space="0" w:color="auto"/>
      </w:divBdr>
    </w:div>
    <w:div w:id="613488776">
      <w:marLeft w:val="0"/>
      <w:marRight w:val="0"/>
      <w:marTop w:val="0"/>
      <w:marBottom w:val="0"/>
      <w:divBdr>
        <w:top w:val="none" w:sz="0" w:space="0" w:color="auto"/>
        <w:left w:val="none" w:sz="0" w:space="0" w:color="auto"/>
        <w:bottom w:val="none" w:sz="0" w:space="0" w:color="auto"/>
        <w:right w:val="none" w:sz="0" w:space="0" w:color="auto"/>
      </w:divBdr>
    </w:div>
    <w:div w:id="613563926">
      <w:marLeft w:val="0"/>
      <w:marRight w:val="0"/>
      <w:marTop w:val="0"/>
      <w:marBottom w:val="0"/>
      <w:divBdr>
        <w:top w:val="none" w:sz="0" w:space="0" w:color="auto"/>
        <w:left w:val="none" w:sz="0" w:space="0" w:color="auto"/>
        <w:bottom w:val="none" w:sz="0" w:space="0" w:color="auto"/>
        <w:right w:val="none" w:sz="0" w:space="0" w:color="auto"/>
      </w:divBdr>
    </w:div>
    <w:div w:id="613708137">
      <w:marLeft w:val="0"/>
      <w:marRight w:val="0"/>
      <w:marTop w:val="0"/>
      <w:marBottom w:val="0"/>
      <w:divBdr>
        <w:top w:val="none" w:sz="0" w:space="0" w:color="auto"/>
        <w:left w:val="none" w:sz="0" w:space="0" w:color="auto"/>
        <w:bottom w:val="none" w:sz="0" w:space="0" w:color="auto"/>
        <w:right w:val="none" w:sz="0" w:space="0" w:color="auto"/>
      </w:divBdr>
    </w:div>
    <w:div w:id="613709403">
      <w:marLeft w:val="0"/>
      <w:marRight w:val="0"/>
      <w:marTop w:val="0"/>
      <w:marBottom w:val="0"/>
      <w:divBdr>
        <w:top w:val="none" w:sz="0" w:space="0" w:color="auto"/>
        <w:left w:val="none" w:sz="0" w:space="0" w:color="auto"/>
        <w:bottom w:val="none" w:sz="0" w:space="0" w:color="auto"/>
        <w:right w:val="none" w:sz="0" w:space="0" w:color="auto"/>
      </w:divBdr>
    </w:div>
    <w:div w:id="613751977">
      <w:marLeft w:val="0"/>
      <w:marRight w:val="0"/>
      <w:marTop w:val="0"/>
      <w:marBottom w:val="0"/>
      <w:divBdr>
        <w:top w:val="none" w:sz="0" w:space="0" w:color="auto"/>
        <w:left w:val="none" w:sz="0" w:space="0" w:color="auto"/>
        <w:bottom w:val="none" w:sz="0" w:space="0" w:color="auto"/>
        <w:right w:val="none" w:sz="0" w:space="0" w:color="auto"/>
      </w:divBdr>
    </w:div>
    <w:div w:id="613943298">
      <w:marLeft w:val="0"/>
      <w:marRight w:val="0"/>
      <w:marTop w:val="0"/>
      <w:marBottom w:val="0"/>
      <w:divBdr>
        <w:top w:val="none" w:sz="0" w:space="0" w:color="auto"/>
        <w:left w:val="none" w:sz="0" w:space="0" w:color="auto"/>
        <w:bottom w:val="none" w:sz="0" w:space="0" w:color="auto"/>
        <w:right w:val="none" w:sz="0" w:space="0" w:color="auto"/>
      </w:divBdr>
    </w:div>
    <w:div w:id="614020282">
      <w:marLeft w:val="0"/>
      <w:marRight w:val="0"/>
      <w:marTop w:val="0"/>
      <w:marBottom w:val="0"/>
      <w:divBdr>
        <w:top w:val="none" w:sz="0" w:space="0" w:color="auto"/>
        <w:left w:val="none" w:sz="0" w:space="0" w:color="auto"/>
        <w:bottom w:val="none" w:sz="0" w:space="0" w:color="auto"/>
        <w:right w:val="none" w:sz="0" w:space="0" w:color="auto"/>
      </w:divBdr>
    </w:div>
    <w:div w:id="614095621">
      <w:marLeft w:val="0"/>
      <w:marRight w:val="0"/>
      <w:marTop w:val="0"/>
      <w:marBottom w:val="0"/>
      <w:divBdr>
        <w:top w:val="none" w:sz="0" w:space="0" w:color="auto"/>
        <w:left w:val="none" w:sz="0" w:space="0" w:color="auto"/>
        <w:bottom w:val="none" w:sz="0" w:space="0" w:color="auto"/>
        <w:right w:val="none" w:sz="0" w:space="0" w:color="auto"/>
      </w:divBdr>
    </w:div>
    <w:div w:id="614212884">
      <w:marLeft w:val="0"/>
      <w:marRight w:val="0"/>
      <w:marTop w:val="0"/>
      <w:marBottom w:val="0"/>
      <w:divBdr>
        <w:top w:val="none" w:sz="0" w:space="0" w:color="auto"/>
        <w:left w:val="none" w:sz="0" w:space="0" w:color="auto"/>
        <w:bottom w:val="none" w:sz="0" w:space="0" w:color="auto"/>
        <w:right w:val="none" w:sz="0" w:space="0" w:color="auto"/>
      </w:divBdr>
    </w:div>
    <w:div w:id="614213782">
      <w:marLeft w:val="0"/>
      <w:marRight w:val="0"/>
      <w:marTop w:val="0"/>
      <w:marBottom w:val="0"/>
      <w:divBdr>
        <w:top w:val="none" w:sz="0" w:space="0" w:color="auto"/>
        <w:left w:val="none" w:sz="0" w:space="0" w:color="auto"/>
        <w:bottom w:val="none" w:sz="0" w:space="0" w:color="auto"/>
        <w:right w:val="none" w:sz="0" w:space="0" w:color="auto"/>
      </w:divBdr>
    </w:div>
    <w:div w:id="614289301">
      <w:marLeft w:val="0"/>
      <w:marRight w:val="0"/>
      <w:marTop w:val="0"/>
      <w:marBottom w:val="0"/>
      <w:divBdr>
        <w:top w:val="none" w:sz="0" w:space="0" w:color="auto"/>
        <w:left w:val="none" w:sz="0" w:space="0" w:color="auto"/>
        <w:bottom w:val="none" w:sz="0" w:space="0" w:color="auto"/>
        <w:right w:val="none" w:sz="0" w:space="0" w:color="auto"/>
      </w:divBdr>
    </w:div>
    <w:div w:id="614291494">
      <w:marLeft w:val="0"/>
      <w:marRight w:val="0"/>
      <w:marTop w:val="0"/>
      <w:marBottom w:val="0"/>
      <w:divBdr>
        <w:top w:val="none" w:sz="0" w:space="0" w:color="auto"/>
        <w:left w:val="none" w:sz="0" w:space="0" w:color="auto"/>
        <w:bottom w:val="none" w:sz="0" w:space="0" w:color="auto"/>
        <w:right w:val="none" w:sz="0" w:space="0" w:color="auto"/>
      </w:divBdr>
    </w:div>
    <w:div w:id="614294497">
      <w:marLeft w:val="0"/>
      <w:marRight w:val="0"/>
      <w:marTop w:val="0"/>
      <w:marBottom w:val="0"/>
      <w:divBdr>
        <w:top w:val="none" w:sz="0" w:space="0" w:color="auto"/>
        <w:left w:val="none" w:sz="0" w:space="0" w:color="auto"/>
        <w:bottom w:val="none" w:sz="0" w:space="0" w:color="auto"/>
        <w:right w:val="none" w:sz="0" w:space="0" w:color="auto"/>
      </w:divBdr>
    </w:div>
    <w:div w:id="614405188">
      <w:marLeft w:val="0"/>
      <w:marRight w:val="0"/>
      <w:marTop w:val="0"/>
      <w:marBottom w:val="0"/>
      <w:divBdr>
        <w:top w:val="none" w:sz="0" w:space="0" w:color="auto"/>
        <w:left w:val="none" w:sz="0" w:space="0" w:color="auto"/>
        <w:bottom w:val="none" w:sz="0" w:space="0" w:color="auto"/>
        <w:right w:val="none" w:sz="0" w:space="0" w:color="auto"/>
      </w:divBdr>
    </w:div>
    <w:div w:id="614411004">
      <w:marLeft w:val="0"/>
      <w:marRight w:val="0"/>
      <w:marTop w:val="0"/>
      <w:marBottom w:val="0"/>
      <w:divBdr>
        <w:top w:val="none" w:sz="0" w:space="0" w:color="auto"/>
        <w:left w:val="none" w:sz="0" w:space="0" w:color="auto"/>
        <w:bottom w:val="none" w:sz="0" w:space="0" w:color="auto"/>
        <w:right w:val="none" w:sz="0" w:space="0" w:color="auto"/>
      </w:divBdr>
    </w:div>
    <w:div w:id="614479647">
      <w:marLeft w:val="0"/>
      <w:marRight w:val="0"/>
      <w:marTop w:val="0"/>
      <w:marBottom w:val="0"/>
      <w:divBdr>
        <w:top w:val="none" w:sz="0" w:space="0" w:color="auto"/>
        <w:left w:val="none" w:sz="0" w:space="0" w:color="auto"/>
        <w:bottom w:val="none" w:sz="0" w:space="0" w:color="auto"/>
        <w:right w:val="none" w:sz="0" w:space="0" w:color="auto"/>
      </w:divBdr>
    </w:div>
    <w:div w:id="614484343">
      <w:marLeft w:val="0"/>
      <w:marRight w:val="0"/>
      <w:marTop w:val="0"/>
      <w:marBottom w:val="0"/>
      <w:divBdr>
        <w:top w:val="none" w:sz="0" w:space="0" w:color="auto"/>
        <w:left w:val="none" w:sz="0" w:space="0" w:color="auto"/>
        <w:bottom w:val="none" w:sz="0" w:space="0" w:color="auto"/>
        <w:right w:val="none" w:sz="0" w:space="0" w:color="auto"/>
      </w:divBdr>
    </w:div>
    <w:div w:id="614485460">
      <w:marLeft w:val="0"/>
      <w:marRight w:val="0"/>
      <w:marTop w:val="0"/>
      <w:marBottom w:val="0"/>
      <w:divBdr>
        <w:top w:val="none" w:sz="0" w:space="0" w:color="auto"/>
        <w:left w:val="none" w:sz="0" w:space="0" w:color="auto"/>
        <w:bottom w:val="none" w:sz="0" w:space="0" w:color="auto"/>
        <w:right w:val="none" w:sz="0" w:space="0" w:color="auto"/>
      </w:divBdr>
    </w:div>
    <w:div w:id="614555425">
      <w:marLeft w:val="0"/>
      <w:marRight w:val="0"/>
      <w:marTop w:val="0"/>
      <w:marBottom w:val="0"/>
      <w:divBdr>
        <w:top w:val="none" w:sz="0" w:space="0" w:color="auto"/>
        <w:left w:val="none" w:sz="0" w:space="0" w:color="auto"/>
        <w:bottom w:val="none" w:sz="0" w:space="0" w:color="auto"/>
        <w:right w:val="none" w:sz="0" w:space="0" w:color="auto"/>
      </w:divBdr>
    </w:div>
    <w:div w:id="614561200">
      <w:marLeft w:val="0"/>
      <w:marRight w:val="0"/>
      <w:marTop w:val="0"/>
      <w:marBottom w:val="0"/>
      <w:divBdr>
        <w:top w:val="none" w:sz="0" w:space="0" w:color="auto"/>
        <w:left w:val="none" w:sz="0" w:space="0" w:color="auto"/>
        <w:bottom w:val="none" w:sz="0" w:space="0" w:color="auto"/>
        <w:right w:val="none" w:sz="0" w:space="0" w:color="auto"/>
      </w:divBdr>
    </w:div>
    <w:div w:id="614561328">
      <w:marLeft w:val="0"/>
      <w:marRight w:val="0"/>
      <w:marTop w:val="0"/>
      <w:marBottom w:val="0"/>
      <w:divBdr>
        <w:top w:val="none" w:sz="0" w:space="0" w:color="auto"/>
        <w:left w:val="none" w:sz="0" w:space="0" w:color="auto"/>
        <w:bottom w:val="none" w:sz="0" w:space="0" w:color="auto"/>
        <w:right w:val="none" w:sz="0" w:space="0" w:color="auto"/>
      </w:divBdr>
    </w:div>
    <w:div w:id="614561840">
      <w:marLeft w:val="0"/>
      <w:marRight w:val="0"/>
      <w:marTop w:val="0"/>
      <w:marBottom w:val="0"/>
      <w:divBdr>
        <w:top w:val="none" w:sz="0" w:space="0" w:color="auto"/>
        <w:left w:val="none" w:sz="0" w:space="0" w:color="auto"/>
        <w:bottom w:val="none" w:sz="0" w:space="0" w:color="auto"/>
        <w:right w:val="none" w:sz="0" w:space="0" w:color="auto"/>
      </w:divBdr>
    </w:div>
    <w:div w:id="614603549">
      <w:marLeft w:val="0"/>
      <w:marRight w:val="0"/>
      <w:marTop w:val="0"/>
      <w:marBottom w:val="0"/>
      <w:divBdr>
        <w:top w:val="none" w:sz="0" w:space="0" w:color="auto"/>
        <w:left w:val="none" w:sz="0" w:space="0" w:color="auto"/>
        <w:bottom w:val="none" w:sz="0" w:space="0" w:color="auto"/>
        <w:right w:val="none" w:sz="0" w:space="0" w:color="auto"/>
      </w:divBdr>
    </w:div>
    <w:div w:id="614672365">
      <w:marLeft w:val="0"/>
      <w:marRight w:val="0"/>
      <w:marTop w:val="0"/>
      <w:marBottom w:val="0"/>
      <w:divBdr>
        <w:top w:val="none" w:sz="0" w:space="0" w:color="auto"/>
        <w:left w:val="none" w:sz="0" w:space="0" w:color="auto"/>
        <w:bottom w:val="none" w:sz="0" w:space="0" w:color="auto"/>
        <w:right w:val="none" w:sz="0" w:space="0" w:color="auto"/>
      </w:divBdr>
    </w:div>
    <w:div w:id="614675121">
      <w:marLeft w:val="0"/>
      <w:marRight w:val="0"/>
      <w:marTop w:val="0"/>
      <w:marBottom w:val="0"/>
      <w:divBdr>
        <w:top w:val="none" w:sz="0" w:space="0" w:color="auto"/>
        <w:left w:val="none" w:sz="0" w:space="0" w:color="auto"/>
        <w:bottom w:val="none" w:sz="0" w:space="0" w:color="auto"/>
        <w:right w:val="none" w:sz="0" w:space="0" w:color="auto"/>
      </w:divBdr>
    </w:div>
    <w:div w:id="614749178">
      <w:marLeft w:val="0"/>
      <w:marRight w:val="0"/>
      <w:marTop w:val="0"/>
      <w:marBottom w:val="0"/>
      <w:divBdr>
        <w:top w:val="none" w:sz="0" w:space="0" w:color="auto"/>
        <w:left w:val="none" w:sz="0" w:space="0" w:color="auto"/>
        <w:bottom w:val="none" w:sz="0" w:space="0" w:color="auto"/>
        <w:right w:val="none" w:sz="0" w:space="0" w:color="auto"/>
      </w:divBdr>
    </w:div>
    <w:div w:id="614794583">
      <w:marLeft w:val="0"/>
      <w:marRight w:val="0"/>
      <w:marTop w:val="0"/>
      <w:marBottom w:val="0"/>
      <w:divBdr>
        <w:top w:val="none" w:sz="0" w:space="0" w:color="auto"/>
        <w:left w:val="none" w:sz="0" w:space="0" w:color="auto"/>
        <w:bottom w:val="none" w:sz="0" w:space="0" w:color="auto"/>
        <w:right w:val="none" w:sz="0" w:space="0" w:color="auto"/>
      </w:divBdr>
    </w:div>
    <w:div w:id="614795381">
      <w:marLeft w:val="0"/>
      <w:marRight w:val="0"/>
      <w:marTop w:val="0"/>
      <w:marBottom w:val="0"/>
      <w:divBdr>
        <w:top w:val="none" w:sz="0" w:space="0" w:color="auto"/>
        <w:left w:val="none" w:sz="0" w:space="0" w:color="auto"/>
        <w:bottom w:val="none" w:sz="0" w:space="0" w:color="auto"/>
        <w:right w:val="none" w:sz="0" w:space="0" w:color="auto"/>
      </w:divBdr>
    </w:div>
    <w:div w:id="614797065">
      <w:marLeft w:val="0"/>
      <w:marRight w:val="0"/>
      <w:marTop w:val="0"/>
      <w:marBottom w:val="0"/>
      <w:divBdr>
        <w:top w:val="none" w:sz="0" w:space="0" w:color="auto"/>
        <w:left w:val="none" w:sz="0" w:space="0" w:color="auto"/>
        <w:bottom w:val="none" w:sz="0" w:space="0" w:color="auto"/>
        <w:right w:val="none" w:sz="0" w:space="0" w:color="auto"/>
      </w:divBdr>
    </w:div>
    <w:div w:id="614868480">
      <w:marLeft w:val="0"/>
      <w:marRight w:val="0"/>
      <w:marTop w:val="0"/>
      <w:marBottom w:val="0"/>
      <w:divBdr>
        <w:top w:val="none" w:sz="0" w:space="0" w:color="auto"/>
        <w:left w:val="none" w:sz="0" w:space="0" w:color="auto"/>
        <w:bottom w:val="none" w:sz="0" w:space="0" w:color="auto"/>
        <w:right w:val="none" w:sz="0" w:space="0" w:color="auto"/>
      </w:divBdr>
    </w:div>
    <w:div w:id="614875067">
      <w:bodyDiv w:val="1"/>
      <w:marLeft w:val="0"/>
      <w:marRight w:val="0"/>
      <w:marTop w:val="0"/>
      <w:marBottom w:val="0"/>
      <w:divBdr>
        <w:top w:val="none" w:sz="0" w:space="0" w:color="auto"/>
        <w:left w:val="none" w:sz="0" w:space="0" w:color="auto"/>
        <w:bottom w:val="none" w:sz="0" w:space="0" w:color="auto"/>
        <w:right w:val="none" w:sz="0" w:space="0" w:color="auto"/>
      </w:divBdr>
    </w:div>
    <w:div w:id="614943549">
      <w:marLeft w:val="0"/>
      <w:marRight w:val="0"/>
      <w:marTop w:val="0"/>
      <w:marBottom w:val="0"/>
      <w:divBdr>
        <w:top w:val="none" w:sz="0" w:space="0" w:color="auto"/>
        <w:left w:val="none" w:sz="0" w:space="0" w:color="auto"/>
        <w:bottom w:val="none" w:sz="0" w:space="0" w:color="auto"/>
        <w:right w:val="none" w:sz="0" w:space="0" w:color="auto"/>
      </w:divBdr>
    </w:div>
    <w:div w:id="615066643">
      <w:marLeft w:val="0"/>
      <w:marRight w:val="0"/>
      <w:marTop w:val="0"/>
      <w:marBottom w:val="0"/>
      <w:divBdr>
        <w:top w:val="none" w:sz="0" w:space="0" w:color="auto"/>
        <w:left w:val="none" w:sz="0" w:space="0" w:color="auto"/>
        <w:bottom w:val="none" w:sz="0" w:space="0" w:color="auto"/>
        <w:right w:val="none" w:sz="0" w:space="0" w:color="auto"/>
      </w:divBdr>
    </w:div>
    <w:div w:id="615257558">
      <w:marLeft w:val="0"/>
      <w:marRight w:val="0"/>
      <w:marTop w:val="0"/>
      <w:marBottom w:val="0"/>
      <w:divBdr>
        <w:top w:val="none" w:sz="0" w:space="0" w:color="auto"/>
        <w:left w:val="none" w:sz="0" w:space="0" w:color="auto"/>
        <w:bottom w:val="none" w:sz="0" w:space="0" w:color="auto"/>
        <w:right w:val="none" w:sz="0" w:space="0" w:color="auto"/>
      </w:divBdr>
    </w:div>
    <w:div w:id="615328330">
      <w:marLeft w:val="0"/>
      <w:marRight w:val="0"/>
      <w:marTop w:val="0"/>
      <w:marBottom w:val="0"/>
      <w:divBdr>
        <w:top w:val="none" w:sz="0" w:space="0" w:color="auto"/>
        <w:left w:val="none" w:sz="0" w:space="0" w:color="auto"/>
        <w:bottom w:val="none" w:sz="0" w:space="0" w:color="auto"/>
        <w:right w:val="none" w:sz="0" w:space="0" w:color="auto"/>
      </w:divBdr>
    </w:div>
    <w:div w:id="615336203">
      <w:marLeft w:val="0"/>
      <w:marRight w:val="0"/>
      <w:marTop w:val="0"/>
      <w:marBottom w:val="0"/>
      <w:divBdr>
        <w:top w:val="none" w:sz="0" w:space="0" w:color="auto"/>
        <w:left w:val="none" w:sz="0" w:space="0" w:color="auto"/>
        <w:bottom w:val="none" w:sz="0" w:space="0" w:color="auto"/>
        <w:right w:val="none" w:sz="0" w:space="0" w:color="auto"/>
      </w:divBdr>
    </w:div>
    <w:div w:id="615409129">
      <w:marLeft w:val="0"/>
      <w:marRight w:val="0"/>
      <w:marTop w:val="0"/>
      <w:marBottom w:val="0"/>
      <w:divBdr>
        <w:top w:val="none" w:sz="0" w:space="0" w:color="auto"/>
        <w:left w:val="none" w:sz="0" w:space="0" w:color="auto"/>
        <w:bottom w:val="none" w:sz="0" w:space="0" w:color="auto"/>
        <w:right w:val="none" w:sz="0" w:space="0" w:color="auto"/>
      </w:divBdr>
    </w:div>
    <w:div w:id="615478468">
      <w:marLeft w:val="0"/>
      <w:marRight w:val="0"/>
      <w:marTop w:val="0"/>
      <w:marBottom w:val="0"/>
      <w:divBdr>
        <w:top w:val="none" w:sz="0" w:space="0" w:color="auto"/>
        <w:left w:val="none" w:sz="0" w:space="0" w:color="auto"/>
        <w:bottom w:val="none" w:sz="0" w:space="0" w:color="auto"/>
        <w:right w:val="none" w:sz="0" w:space="0" w:color="auto"/>
      </w:divBdr>
    </w:div>
    <w:div w:id="615521417">
      <w:marLeft w:val="0"/>
      <w:marRight w:val="0"/>
      <w:marTop w:val="0"/>
      <w:marBottom w:val="0"/>
      <w:divBdr>
        <w:top w:val="none" w:sz="0" w:space="0" w:color="auto"/>
        <w:left w:val="none" w:sz="0" w:space="0" w:color="auto"/>
        <w:bottom w:val="none" w:sz="0" w:space="0" w:color="auto"/>
        <w:right w:val="none" w:sz="0" w:space="0" w:color="auto"/>
      </w:divBdr>
    </w:div>
    <w:div w:id="615596853">
      <w:marLeft w:val="0"/>
      <w:marRight w:val="0"/>
      <w:marTop w:val="0"/>
      <w:marBottom w:val="0"/>
      <w:divBdr>
        <w:top w:val="none" w:sz="0" w:space="0" w:color="auto"/>
        <w:left w:val="none" w:sz="0" w:space="0" w:color="auto"/>
        <w:bottom w:val="none" w:sz="0" w:space="0" w:color="auto"/>
        <w:right w:val="none" w:sz="0" w:space="0" w:color="auto"/>
      </w:divBdr>
    </w:div>
    <w:div w:id="615605930">
      <w:marLeft w:val="0"/>
      <w:marRight w:val="0"/>
      <w:marTop w:val="0"/>
      <w:marBottom w:val="0"/>
      <w:divBdr>
        <w:top w:val="none" w:sz="0" w:space="0" w:color="auto"/>
        <w:left w:val="none" w:sz="0" w:space="0" w:color="auto"/>
        <w:bottom w:val="none" w:sz="0" w:space="0" w:color="auto"/>
        <w:right w:val="none" w:sz="0" w:space="0" w:color="auto"/>
      </w:divBdr>
    </w:div>
    <w:div w:id="615714706">
      <w:marLeft w:val="0"/>
      <w:marRight w:val="0"/>
      <w:marTop w:val="0"/>
      <w:marBottom w:val="0"/>
      <w:divBdr>
        <w:top w:val="none" w:sz="0" w:space="0" w:color="auto"/>
        <w:left w:val="none" w:sz="0" w:space="0" w:color="auto"/>
        <w:bottom w:val="none" w:sz="0" w:space="0" w:color="auto"/>
        <w:right w:val="none" w:sz="0" w:space="0" w:color="auto"/>
      </w:divBdr>
    </w:div>
    <w:div w:id="615721135">
      <w:marLeft w:val="0"/>
      <w:marRight w:val="0"/>
      <w:marTop w:val="0"/>
      <w:marBottom w:val="0"/>
      <w:divBdr>
        <w:top w:val="none" w:sz="0" w:space="0" w:color="auto"/>
        <w:left w:val="none" w:sz="0" w:space="0" w:color="auto"/>
        <w:bottom w:val="none" w:sz="0" w:space="0" w:color="auto"/>
        <w:right w:val="none" w:sz="0" w:space="0" w:color="auto"/>
      </w:divBdr>
    </w:div>
    <w:div w:id="615909891">
      <w:marLeft w:val="0"/>
      <w:marRight w:val="0"/>
      <w:marTop w:val="0"/>
      <w:marBottom w:val="0"/>
      <w:divBdr>
        <w:top w:val="none" w:sz="0" w:space="0" w:color="auto"/>
        <w:left w:val="none" w:sz="0" w:space="0" w:color="auto"/>
        <w:bottom w:val="none" w:sz="0" w:space="0" w:color="auto"/>
        <w:right w:val="none" w:sz="0" w:space="0" w:color="auto"/>
      </w:divBdr>
    </w:div>
    <w:div w:id="615916976">
      <w:bodyDiv w:val="1"/>
      <w:marLeft w:val="0"/>
      <w:marRight w:val="0"/>
      <w:marTop w:val="0"/>
      <w:marBottom w:val="0"/>
      <w:divBdr>
        <w:top w:val="none" w:sz="0" w:space="0" w:color="auto"/>
        <w:left w:val="none" w:sz="0" w:space="0" w:color="auto"/>
        <w:bottom w:val="none" w:sz="0" w:space="0" w:color="auto"/>
        <w:right w:val="none" w:sz="0" w:space="0" w:color="auto"/>
      </w:divBdr>
    </w:div>
    <w:div w:id="615982735">
      <w:marLeft w:val="0"/>
      <w:marRight w:val="0"/>
      <w:marTop w:val="0"/>
      <w:marBottom w:val="0"/>
      <w:divBdr>
        <w:top w:val="none" w:sz="0" w:space="0" w:color="auto"/>
        <w:left w:val="none" w:sz="0" w:space="0" w:color="auto"/>
        <w:bottom w:val="none" w:sz="0" w:space="0" w:color="auto"/>
        <w:right w:val="none" w:sz="0" w:space="0" w:color="auto"/>
      </w:divBdr>
    </w:div>
    <w:div w:id="615989930">
      <w:marLeft w:val="0"/>
      <w:marRight w:val="0"/>
      <w:marTop w:val="0"/>
      <w:marBottom w:val="0"/>
      <w:divBdr>
        <w:top w:val="none" w:sz="0" w:space="0" w:color="auto"/>
        <w:left w:val="none" w:sz="0" w:space="0" w:color="auto"/>
        <w:bottom w:val="none" w:sz="0" w:space="0" w:color="auto"/>
        <w:right w:val="none" w:sz="0" w:space="0" w:color="auto"/>
      </w:divBdr>
    </w:div>
    <w:div w:id="616062757">
      <w:marLeft w:val="0"/>
      <w:marRight w:val="0"/>
      <w:marTop w:val="0"/>
      <w:marBottom w:val="0"/>
      <w:divBdr>
        <w:top w:val="none" w:sz="0" w:space="0" w:color="auto"/>
        <w:left w:val="none" w:sz="0" w:space="0" w:color="auto"/>
        <w:bottom w:val="none" w:sz="0" w:space="0" w:color="auto"/>
        <w:right w:val="none" w:sz="0" w:space="0" w:color="auto"/>
      </w:divBdr>
    </w:div>
    <w:div w:id="616066705">
      <w:marLeft w:val="0"/>
      <w:marRight w:val="0"/>
      <w:marTop w:val="0"/>
      <w:marBottom w:val="0"/>
      <w:divBdr>
        <w:top w:val="none" w:sz="0" w:space="0" w:color="auto"/>
        <w:left w:val="none" w:sz="0" w:space="0" w:color="auto"/>
        <w:bottom w:val="none" w:sz="0" w:space="0" w:color="auto"/>
        <w:right w:val="none" w:sz="0" w:space="0" w:color="auto"/>
      </w:divBdr>
    </w:div>
    <w:div w:id="616177021">
      <w:bodyDiv w:val="1"/>
      <w:marLeft w:val="0"/>
      <w:marRight w:val="0"/>
      <w:marTop w:val="0"/>
      <w:marBottom w:val="0"/>
      <w:divBdr>
        <w:top w:val="none" w:sz="0" w:space="0" w:color="auto"/>
        <w:left w:val="none" w:sz="0" w:space="0" w:color="auto"/>
        <w:bottom w:val="none" w:sz="0" w:space="0" w:color="auto"/>
        <w:right w:val="none" w:sz="0" w:space="0" w:color="auto"/>
      </w:divBdr>
    </w:div>
    <w:div w:id="616183081">
      <w:marLeft w:val="0"/>
      <w:marRight w:val="0"/>
      <w:marTop w:val="0"/>
      <w:marBottom w:val="0"/>
      <w:divBdr>
        <w:top w:val="none" w:sz="0" w:space="0" w:color="auto"/>
        <w:left w:val="none" w:sz="0" w:space="0" w:color="auto"/>
        <w:bottom w:val="none" w:sz="0" w:space="0" w:color="auto"/>
        <w:right w:val="none" w:sz="0" w:space="0" w:color="auto"/>
      </w:divBdr>
    </w:div>
    <w:div w:id="616185626">
      <w:marLeft w:val="0"/>
      <w:marRight w:val="0"/>
      <w:marTop w:val="0"/>
      <w:marBottom w:val="0"/>
      <w:divBdr>
        <w:top w:val="none" w:sz="0" w:space="0" w:color="auto"/>
        <w:left w:val="none" w:sz="0" w:space="0" w:color="auto"/>
        <w:bottom w:val="none" w:sz="0" w:space="0" w:color="auto"/>
        <w:right w:val="none" w:sz="0" w:space="0" w:color="auto"/>
      </w:divBdr>
    </w:div>
    <w:div w:id="616302304">
      <w:marLeft w:val="0"/>
      <w:marRight w:val="0"/>
      <w:marTop w:val="0"/>
      <w:marBottom w:val="0"/>
      <w:divBdr>
        <w:top w:val="none" w:sz="0" w:space="0" w:color="auto"/>
        <w:left w:val="none" w:sz="0" w:space="0" w:color="auto"/>
        <w:bottom w:val="none" w:sz="0" w:space="0" w:color="auto"/>
        <w:right w:val="none" w:sz="0" w:space="0" w:color="auto"/>
      </w:divBdr>
    </w:div>
    <w:div w:id="616326760">
      <w:marLeft w:val="0"/>
      <w:marRight w:val="0"/>
      <w:marTop w:val="0"/>
      <w:marBottom w:val="0"/>
      <w:divBdr>
        <w:top w:val="none" w:sz="0" w:space="0" w:color="auto"/>
        <w:left w:val="none" w:sz="0" w:space="0" w:color="auto"/>
        <w:bottom w:val="none" w:sz="0" w:space="0" w:color="auto"/>
        <w:right w:val="none" w:sz="0" w:space="0" w:color="auto"/>
      </w:divBdr>
    </w:div>
    <w:div w:id="616330425">
      <w:marLeft w:val="0"/>
      <w:marRight w:val="0"/>
      <w:marTop w:val="0"/>
      <w:marBottom w:val="0"/>
      <w:divBdr>
        <w:top w:val="none" w:sz="0" w:space="0" w:color="auto"/>
        <w:left w:val="none" w:sz="0" w:space="0" w:color="auto"/>
        <w:bottom w:val="none" w:sz="0" w:space="0" w:color="auto"/>
        <w:right w:val="none" w:sz="0" w:space="0" w:color="auto"/>
      </w:divBdr>
    </w:div>
    <w:div w:id="616331261">
      <w:marLeft w:val="0"/>
      <w:marRight w:val="0"/>
      <w:marTop w:val="0"/>
      <w:marBottom w:val="0"/>
      <w:divBdr>
        <w:top w:val="none" w:sz="0" w:space="0" w:color="auto"/>
        <w:left w:val="none" w:sz="0" w:space="0" w:color="auto"/>
        <w:bottom w:val="none" w:sz="0" w:space="0" w:color="auto"/>
        <w:right w:val="none" w:sz="0" w:space="0" w:color="auto"/>
      </w:divBdr>
    </w:div>
    <w:div w:id="616372564">
      <w:marLeft w:val="0"/>
      <w:marRight w:val="0"/>
      <w:marTop w:val="0"/>
      <w:marBottom w:val="0"/>
      <w:divBdr>
        <w:top w:val="none" w:sz="0" w:space="0" w:color="auto"/>
        <w:left w:val="none" w:sz="0" w:space="0" w:color="auto"/>
        <w:bottom w:val="none" w:sz="0" w:space="0" w:color="auto"/>
        <w:right w:val="none" w:sz="0" w:space="0" w:color="auto"/>
      </w:divBdr>
    </w:div>
    <w:div w:id="616563498">
      <w:marLeft w:val="0"/>
      <w:marRight w:val="0"/>
      <w:marTop w:val="0"/>
      <w:marBottom w:val="0"/>
      <w:divBdr>
        <w:top w:val="none" w:sz="0" w:space="0" w:color="auto"/>
        <w:left w:val="none" w:sz="0" w:space="0" w:color="auto"/>
        <w:bottom w:val="none" w:sz="0" w:space="0" w:color="auto"/>
        <w:right w:val="none" w:sz="0" w:space="0" w:color="auto"/>
      </w:divBdr>
    </w:div>
    <w:div w:id="616567648">
      <w:marLeft w:val="0"/>
      <w:marRight w:val="0"/>
      <w:marTop w:val="0"/>
      <w:marBottom w:val="0"/>
      <w:divBdr>
        <w:top w:val="none" w:sz="0" w:space="0" w:color="auto"/>
        <w:left w:val="none" w:sz="0" w:space="0" w:color="auto"/>
        <w:bottom w:val="none" w:sz="0" w:space="0" w:color="auto"/>
        <w:right w:val="none" w:sz="0" w:space="0" w:color="auto"/>
      </w:divBdr>
    </w:div>
    <w:div w:id="616570106">
      <w:marLeft w:val="0"/>
      <w:marRight w:val="0"/>
      <w:marTop w:val="0"/>
      <w:marBottom w:val="0"/>
      <w:divBdr>
        <w:top w:val="none" w:sz="0" w:space="0" w:color="auto"/>
        <w:left w:val="none" w:sz="0" w:space="0" w:color="auto"/>
        <w:bottom w:val="none" w:sz="0" w:space="0" w:color="auto"/>
        <w:right w:val="none" w:sz="0" w:space="0" w:color="auto"/>
      </w:divBdr>
    </w:div>
    <w:div w:id="616720665">
      <w:marLeft w:val="0"/>
      <w:marRight w:val="0"/>
      <w:marTop w:val="0"/>
      <w:marBottom w:val="0"/>
      <w:divBdr>
        <w:top w:val="none" w:sz="0" w:space="0" w:color="auto"/>
        <w:left w:val="none" w:sz="0" w:space="0" w:color="auto"/>
        <w:bottom w:val="none" w:sz="0" w:space="0" w:color="auto"/>
        <w:right w:val="none" w:sz="0" w:space="0" w:color="auto"/>
      </w:divBdr>
    </w:div>
    <w:div w:id="616721937">
      <w:marLeft w:val="0"/>
      <w:marRight w:val="0"/>
      <w:marTop w:val="0"/>
      <w:marBottom w:val="0"/>
      <w:divBdr>
        <w:top w:val="none" w:sz="0" w:space="0" w:color="auto"/>
        <w:left w:val="none" w:sz="0" w:space="0" w:color="auto"/>
        <w:bottom w:val="none" w:sz="0" w:space="0" w:color="auto"/>
        <w:right w:val="none" w:sz="0" w:space="0" w:color="auto"/>
      </w:divBdr>
    </w:div>
    <w:div w:id="616759334">
      <w:marLeft w:val="0"/>
      <w:marRight w:val="0"/>
      <w:marTop w:val="0"/>
      <w:marBottom w:val="0"/>
      <w:divBdr>
        <w:top w:val="none" w:sz="0" w:space="0" w:color="auto"/>
        <w:left w:val="none" w:sz="0" w:space="0" w:color="auto"/>
        <w:bottom w:val="none" w:sz="0" w:space="0" w:color="auto"/>
        <w:right w:val="none" w:sz="0" w:space="0" w:color="auto"/>
      </w:divBdr>
    </w:div>
    <w:div w:id="616759539">
      <w:marLeft w:val="0"/>
      <w:marRight w:val="0"/>
      <w:marTop w:val="0"/>
      <w:marBottom w:val="0"/>
      <w:divBdr>
        <w:top w:val="none" w:sz="0" w:space="0" w:color="auto"/>
        <w:left w:val="none" w:sz="0" w:space="0" w:color="auto"/>
        <w:bottom w:val="none" w:sz="0" w:space="0" w:color="auto"/>
        <w:right w:val="none" w:sz="0" w:space="0" w:color="auto"/>
      </w:divBdr>
    </w:div>
    <w:div w:id="616765390">
      <w:marLeft w:val="0"/>
      <w:marRight w:val="0"/>
      <w:marTop w:val="0"/>
      <w:marBottom w:val="0"/>
      <w:divBdr>
        <w:top w:val="none" w:sz="0" w:space="0" w:color="auto"/>
        <w:left w:val="none" w:sz="0" w:space="0" w:color="auto"/>
        <w:bottom w:val="none" w:sz="0" w:space="0" w:color="auto"/>
        <w:right w:val="none" w:sz="0" w:space="0" w:color="auto"/>
      </w:divBdr>
    </w:div>
    <w:div w:id="616831848">
      <w:marLeft w:val="0"/>
      <w:marRight w:val="0"/>
      <w:marTop w:val="0"/>
      <w:marBottom w:val="0"/>
      <w:divBdr>
        <w:top w:val="none" w:sz="0" w:space="0" w:color="auto"/>
        <w:left w:val="none" w:sz="0" w:space="0" w:color="auto"/>
        <w:bottom w:val="none" w:sz="0" w:space="0" w:color="auto"/>
        <w:right w:val="none" w:sz="0" w:space="0" w:color="auto"/>
      </w:divBdr>
    </w:div>
    <w:div w:id="616837656">
      <w:marLeft w:val="0"/>
      <w:marRight w:val="0"/>
      <w:marTop w:val="0"/>
      <w:marBottom w:val="0"/>
      <w:divBdr>
        <w:top w:val="none" w:sz="0" w:space="0" w:color="auto"/>
        <w:left w:val="none" w:sz="0" w:space="0" w:color="auto"/>
        <w:bottom w:val="none" w:sz="0" w:space="0" w:color="auto"/>
        <w:right w:val="none" w:sz="0" w:space="0" w:color="auto"/>
      </w:divBdr>
    </w:div>
    <w:div w:id="616909289">
      <w:marLeft w:val="0"/>
      <w:marRight w:val="0"/>
      <w:marTop w:val="0"/>
      <w:marBottom w:val="0"/>
      <w:divBdr>
        <w:top w:val="none" w:sz="0" w:space="0" w:color="auto"/>
        <w:left w:val="none" w:sz="0" w:space="0" w:color="auto"/>
        <w:bottom w:val="none" w:sz="0" w:space="0" w:color="auto"/>
        <w:right w:val="none" w:sz="0" w:space="0" w:color="auto"/>
      </w:divBdr>
    </w:div>
    <w:div w:id="617028599">
      <w:marLeft w:val="0"/>
      <w:marRight w:val="0"/>
      <w:marTop w:val="0"/>
      <w:marBottom w:val="0"/>
      <w:divBdr>
        <w:top w:val="none" w:sz="0" w:space="0" w:color="auto"/>
        <w:left w:val="none" w:sz="0" w:space="0" w:color="auto"/>
        <w:bottom w:val="none" w:sz="0" w:space="0" w:color="auto"/>
        <w:right w:val="none" w:sz="0" w:space="0" w:color="auto"/>
      </w:divBdr>
    </w:div>
    <w:div w:id="617033128">
      <w:marLeft w:val="0"/>
      <w:marRight w:val="0"/>
      <w:marTop w:val="0"/>
      <w:marBottom w:val="0"/>
      <w:divBdr>
        <w:top w:val="none" w:sz="0" w:space="0" w:color="auto"/>
        <w:left w:val="none" w:sz="0" w:space="0" w:color="auto"/>
        <w:bottom w:val="none" w:sz="0" w:space="0" w:color="auto"/>
        <w:right w:val="none" w:sz="0" w:space="0" w:color="auto"/>
      </w:divBdr>
    </w:div>
    <w:div w:id="617105799">
      <w:marLeft w:val="0"/>
      <w:marRight w:val="0"/>
      <w:marTop w:val="0"/>
      <w:marBottom w:val="0"/>
      <w:divBdr>
        <w:top w:val="none" w:sz="0" w:space="0" w:color="auto"/>
        <w:left w:val="none" w:sz="0" w:space="0" w:color="auto"/>
        <w:bottom w:val="none" w:sz="0" w:space="0" w:color="auto"/>
        <w:right w:val="none" w:sz="0" w:space="0" w:color="auto"/>
      </w:divBdr>
    </w:div>
    <w:div w:id="617181294">
      <w:marLeft w:val="0"/>
      <w:marRight w:val="0"/>
      <w:marTop w:val="0"/>
      <w:marBottom w:val="0"/>
      <w:divBdr>
        <w:top w:val="none" w:sz="0" w:space="0" w:color="auto"/>
        <w:left w:val="none" w:sz="0" w:space="0" w:color="auto"/>
        <w:bottom w:val="none" w:sz="0" w:space="0" w:color="auto"/>
        <w:right w:val="none" w:sz="0" w:space="0" w:color="auto"/>
      </w:divBdr>
    </w:div>
    <w:div w:id="617219633">
      <w:marLeft w:val="0"/>
      <w:marRight w:val="0"/>
      <w:marTop w:val="0"/>
      <w:marBottom w:val="0"/>
      <w:divBdr>
        <w:top w:val="none" w:sz="0" w:space="0" w:color="auto"/>
        <w:left w:val="none" w:sz="0" w:space="0" w:color="auto"/>
        <w:bottom w:val="none" w:sz="0" w:space="0" w:color="auto"/>
        <w:right w:val="none" w:sz="0" w:space="0" w:color="auto"/>
      </w:divBdr>
    </w:div>
    <w:div w:id="617219976">
      <w:marLeft w:val="0"/>
      <w:marRight w:val="0"/>
      <w:marTop w:val="0"/>
      <w:marBottom w:val="0"/>
      <w:divBdr>
        <w:top w:val="none" w:sz="0" w:space="0" w:color="auto"/>
        <w:left w:val="none" w:sz="0" w:space="0" w:color="auto"/>
        <w:bottom w:val="none" w:sz="0" w:space="0" w:color="auto"/>
        <w:right w:val="none" w:sz="0" w:space="0" w:color="auto"/>
      </w:divBdr>
    </w:div>
    <w:div w:id="617374163">
      <w:marLeft w:val="0"/>
      <w:marRight w:val="0"/>
      <w:marTop w:val="0"/>
      <w:marBottom w:val="0"/>
      <w:divBdr>
        <w:top w:val="none" w:sz="0" w:space="0" w:color="auto"/>
        <w:left w:val="none" w:sz="0" w:space="0" w:color="auto"/>
        <w:bottom w:val="none" w:sz="0" w:space="0" w:color="auto"/>
        <w:right w:val="none" w:sz="0" w:space="0" w:color="auto"/>
      </w:divBdr>
    </w:div>
    <w:div w:id="617376714">
      <w:marLeft w:val="0"/>
      <w:marRight w:val="0"/>
      <w:marTop w:val="0"/>
      <w:marBottom w:val="0"/>
      <w:divBdr>
        <w:top w:val="none" w:sz="0" w:space="0" w:color="auto"/>
        <w:left w:val="none" w:sz="0" w:space="0" w:color="auto"/>
        <w:bottom w:val="none" w:sz="0" w:space="0" w:color="auto"/>
        <w:right w:val="none" w:sz="0" w:space="0" w:color="auto"/>
      </w:divBdr>
    </w:div>
    <w:div w:id="617445471">
      <w:marLeft w:val="0"/>
      <w:marRight w:val="0"/>
      <w:marTop w:val="0"/>
      <w:marBottom w:val="0"/>
      <w:divBdr>
        <w:top w:val="none" w:sz="0" w:space="0" w:color="auto"/>
        <w:left w:val="none" w:sz="0" w:space="0" w:color="auto"/>
        <w:bottom w:val="none" w:sz="0" w:space="0" w:color="auto"/>
        <w:right w:val="none" w:sz="0" w:space="0" w:color="auto"/>
      </w:divBdr>
    </w:div>
    <w:div w:id="617445475">
      <w:marLeft w:val="0"/>
      <w:marRight w:val="0"/>
      <w:marTop w:val="0"/>
      <w:marBottom w:val="0"/>
      <w:divBdr>
        <w:top w:val="none" w:sz="0" w:space="0" w:color="auto"/>
        <w:left w:val="none" w:sz="0" w:space="0" w:color="auto"/>
        <w:bottom w:val="none" w:sz="0" w:space="0" w:color="auto"/>
        <w:right w:val="none" w:sz="0" w:space="0" w:color="auto"/>
      </w:divBdr>
    </w:div>
    <w:div w:id="617446168">
      <w:marLeft w:val="0"/>
      <w:marRight w:val="0"/>
      <w:marTop w:val="0"/>
      <w:marBottom w:val="0"/>
      <w:divBdr>
        <w:top w:val="none" w:sz="0" w:space="0" w:color="auto"/>
        <w:left w:val="none" w:sz="0" w:space="0" w:color="auto"/>
        <w:bottom w:val="none" w:sz="0" w:space="0" w:color="auto"/>
        <w:right w:val="none" w:sz="0" w:space="0" w:color="auto"/>
      </w:divBdr>
    </w:div>
    <w:div w:id="617495081">
      <w:marLeft w:val="0"/>
      <w:marRight w:val="0"/>
      <w:marTop w:val="0"/>
      <w:marBottom w:val="0"/>
      <w:divBdr>
        <w:top w:val="none" w:sz="0" w:space="0" w:color="auto"/>
        <w:left w:val="none" w:sz="0" w:space="0" w:color="auto"/>
        <w:bottom w:val="none" w:sz="0" w:space="0" w:color="auto"/>
        <w:right w:val="none" w:sz="0" w:space="0" w:color="auto"/>
      </w:divBdr>
    </w:div>
    <w:div w:id="617496333">
      <w:marLeft w:val="0"/>
      <w:marRight w:val="0"/>
      <w:marTop w:val="0"/>
      <w:marBottom w:val="0"/>
      <w:divBdr>
        <w:top w:val="none" w:sz="0" w:space="0" w:color="auto"/>
        <w:left w:val="none" w:sz="0" w:space="0" w:color="auto"/>
        <w:bottom w:val="none" w:sz="0" w:space="0" w:color="auto"/>
        <w:right w:val="none" w:sz="0" w:space="0" w:color="auto"/>
      </w:divBdr>
    </w:div>
    <w:div w:id="617638394">
      <w:marLeft w:val="0"/>
      <w:marRight w:val="0"/>
      <w:marTop w:val="0"/>
      <w:marBottom w:val="0"/>
      <w:divBdr>
        <w:top w:val="none" w:sz="0" w:space="0" w:color="auto"/>
        <w:left w:val="none" w:sz="0" w:space="0" w:color="auto"/>
        <w:bottom w:val="none" w:sz="0" w:space="0" w:color="auto"/>
        <w:right w:val="none" w:sz="0" w:space="0" w:color="auto"/>
      </w:divBdr>
    </w:div>
    <w:div w:id="617833192">
      <w:marLeft w:val="0"/>
      <w:marRight w:val="0"/>
      <w:marTop w:val="0"/>
      <w:marBottom w:val="0"/>
      <w:divBdr>
        <w:top w:val="none" w:sz="0" w:space="0" w:color="auto"/>
        <w:left w:val="none" w:sz="0" w:space="0" w:color="auto"/>
        <w:bottom w:val="none" w:sz="0" w:space="0" w:color="auto"/>
        <w:right w:val="none" w:sz="0" w:space="0" w:color="auto"/>
      </w:divBdr>
    </w:div>
    <w:div w:id="617837282">
      <w:marLeft w:val="0"/>
      <w:marRight w:val="0"/>
      <w:marTop w:val="0"/>
      <w:marBottom w:val="0"/>
      <w:divBdr>
        <w:top w:val="none" w:sz="0" w:space="0" w:color="auto"/>
        <w:left w:val="none" w:sz="0" w:space="0" w:color="auto"/>
        <w:bottom w:val="none" w:sz="0" w:space="0" w:color="auto"/>
        <w:right w:val="none" w:sz="0" w:space="0" w:color="auto"/>
      </w:divBdr>
    </w:div>
    <w:div w:id="618026396">
      <w:marLeft w:val="0"/>
      <w:marRight w:val="0"/>
      <w:marTop w:val="0"/>
      <w:marBottom w:val="0"/>
      <w:divBdr>
        <w:top w:val="none" w:sz="0" w:space="0" w:color="auto"/>
        <w:left w:val="none" w:sz="0" w:space="0" w:color="auto"/>
        <w:bottom w:val="none" w:sz="0" w:space="0" w:color="auto"/>
        <w:right w:val="none" w:sz="0" w:space="0" w:color="auto"/>
      </w:divBdr>
    </w:div>
    <w:div w:id="618027917">
      <w:marLeft w:val="0"/>
      <w:marRight w:val="0"/>
      <w:marTop w:val="0"/>
      <w:marBottom w:val="0"/>
      <w:divBdr>
        <w:top w:val="none" w:sz="0" w:space="0" w:color="auto"/>
        <w:left w:val="none" w:sz="0" w:space="0" w:color="auto"/>
        <w:bottom w:val="none" w:sz="0" w:space="0" w:color="auto"/>
        <w:right w:val="none" w:sz="0" w:space="0" w:color="auto"/>
      </w:divBdr>
    </w:div>
    <w:div w:id="618033294">
      <w:bodyDiv w:val="1"/>
      <w:marLeft w:val="0"/>
      <w:marRight w:val="0"/>
      <w:marTop w:val="0"/>
      <w:marBottom w:val="0"/>
      <w:divBdr>
        <w:top w:val="none" w:sz="0" w:space="0" w:color="auto"/>
        <w:left w:val="none" w:sz="0" w:space="0" w:color="auto"/>
        <w:bottom w:val="none" w:sz="0" w:space="0" w:color="auto"/>
        <w:right w:val="none" w:sz="0" w:space="0" w:color="auto"/>
      </w:divBdr>
    </w:div>
    <w:div w:id="618072338">
      <w:marLeft w:val="0"/>
      <w:marRight w:val="0"/>
      <w:marTop w:val="0"/>
      <w:marBottom w:val="0"/>
      <w:divBdr>
        <w:top w:val="none" w:sz="0" w:space="0" w:color="auto"/>
        <w:left w:val="none" w:sz="0" w:space="0" w:color="auto"/>
        <w:bottom w:val="none" w:sz="0" w:space="0" w:color="auto"/>
        <w:right w:val="none" w:sz="0" w:space="0" w:color="auto"/>
      </w:divBdr>
    </w:div>
    <w:div w:id="618149279">
      <w:marLeft w:val="0"/>
      <w:marRight w:val="0"/>
      <w:marTop w:val="0"/>
      <w:marBottom w:val="0"/>
      <w:divBdr>
        <w:top w:val="none" w:sz="0" w:space="0" w:color="auto"/>
        <w:left w:val="none" w:sz="0" w:space="0" w:color="auto"/>
        <w:bottom w:val="none" w:sz="0" w:space="0" w:color="auto"/>
        <w:right w:val="none" w:sz="0" w:space="0" w:color="auto"/>
      </w:divBdr>
    </w:div>
    <w:div w:id="618342493">
      <w:marLeft w:val="0"/>
      <w:marRight w:val="0"/>
      <w:marTop w:val="0"/>
      <w:marBottom w:val="0"/>
      <w:divBdr>
        <w:top w:val="none" w:sz="0" w:space="0" w:color="auto"/>
        <w:left w:val="none" w:sz="0" w:space="0" w:color="auto"/>
        <w:bottom w:val="none" w:sz="0" w:space="0" w:color="auto"/>
        <w:right w:val="none" w:sz="0" w:space="0" w:color="auto"/>
      </w:divBdr>
    </w:div>
    <w:div w:id="618411261">
      <w:marLeft w:val="0"/>
      <w:marRight w:val="0"/>
      <w:marTop w:val="0"/>
      <w:marBottom w:val="0"/>
      <w:divBdr>
        <w:top w:val="none" w:sz="0" w:space="0" w:color="auto"/>
        <w:left w:val="none" w:sz="0" w:space="0" w:color="auto"/>
        <w:bottom w:val="none" w:sz="0" w:space="0" w:color="auto"/>
        <w:right w:val="none" w:sz="0" w:space="0" w:color="auto"/>
      </w:divBdr>
    </w:div>
    <w:div w:id="618412662">
      <w:marLeft w:val="0"/>
      <w:marRight w:val="0"/>
      <w:marTop w:val="0"/>
      <w:marBottom w:val="0"/>
      <w:divBdr>
        <w:top w:val="none" w:sz="0" w:space="0" w:color="auto"/>
        <w:left w:val="none" w:sz="0" w:space="0" w:color="auto"/>
        <w:bottom w:val="none" w:sz="0" w:space="0" w:color="auto"/>
        <w:right w:val="none" w:sz="0" w:space="0" w:color="auto"/>
      </w:divBdr>
    </w:div>
    <w:div w:id="618607314">
      <w:marLeft w:val="0"/>
      <w:marRight w:val="0"/>
      <w:marTop w:val="0"/>
      <w:marBottom w:val="0"/>
      <w:divBdr>
        <w:top w:val="none" w:sz="0" w:space="0" w:color="auto"/>
        <w:left w:val="none" w:sz="0" w:space="0" w:color="auto"/>
        <w:bottom w:val="none" w:sz="0" w:space="0" w:color="auto"/>
        <w:right w:val="none" w:sz="0" w:space="0" w:color="auto"/>
      </w:divBdr>
    </w:div>
    <w:div w:id="618802726">
      <w:marLeft w:val="0"/>
      <w:marRight w:val="0"/>
      <w:marTop w:val="0"/>
      <w:marBottom w:val="0"/>
      <w:divBdr>
        <w:top w:val="none" w:sz="0" w:space="0" w:color="auto"/>
        <w:left w:val="none" w:sz="0" w:space="0" w:color="auto"/>
        <w:bottom w:val="none" w:sz="0" w:space="0" w:color="auto"/>
        <w:right w:val="none" w:sz="0" w:space="0" w:color="auto"/>
      </w:divBdr>
    </w:div>
    <w:div w:id="618876522">
      <w:marLeft w:val="0"/>
      <w:marRight w:val="0"/>
      <w:marTop w:val="0"/>
      <w:marBottom w:val="0"/>
      <w:divBdr>
        <w:top w:val="none" w:sz="0" w:space="0" w:color="auto"/>
        <w:left w:val="none" w:sz="0" w:space="0" w:color="auto"/>
        <w:bottom w:val="none" w:sz="0" w:space="0" w:color="auto"/>
        <w:right w:val="none" w:sz="0" w:space="0" w:color="auto"/>
      </w:divBdr>
    </w:div>
    <w:div w:id="618924577">
      <w:marLeft w:val="0"/>
      <w:marRight w:val="0"/>
      <w:marTop w:val="0"/>
      <w:marBottom w:val="0"/>
      <w:divBdr>
        <w:top w:val="none" w:sz="0" w:space="0" w:color="auto"/>
        <w:left w:val="none" w:sz="0" w:space="0" w:color="auto"/>
        <w:bottom w:val="none" w:sz="0" w:space="0" w:color="auto"/>
        <w:right w:val="none" w:sz="0" w:space="0" w:color="auto"/>
      </w:divBdr>
    </w:div>
    <w:div w:id="618991529">
      <w:marLeft w:val="0"/>
      <w:marRight w:val="0"/>
      <w:marTop w:val="0"/>
      <w:marBottom w:val="0"/>
      <w:divBdr>
        <w:top w:val="none" w:sz="0" w:space="0" w:color="auto"/>
        <w:left w:val="none" w:sz="0" w:space="0" w:color="auto"/>
        <w:bottom w:val="none" w:sz="0" w:space="0" w:color="auto"/>
        <w:right w:val="none" w:sz="0" w:space="0" w:color="auto"/>
      </w:divBdr>
    </w:div>
    <w:div w:id="619149723">
      <w:marLeft w:val="0"/>
      <w:marRight w:val="0"/>
      <w:marTop w:val="0"/>
      <w:marBottom w:val="0"/>
      <w:divBdr>
        <w:top w:val="none" w:sz="0" w:space="0" w:color="auto"/>
        <w:left w:val="none" w:sz="0" w:space="0" w:color="auto"/>
        <w:bottom w:val="none" w:sz="0" w:space="0" w:color="auto"/>
        <w:right w:val="none" w:sz="0" w:space="0" w:color="auto"/>
      </w:divBdr>
    </w:div>
    <w:div w:id="619189386">
      <w:marLeft w:val="0"/>
      <w:marRight w:val="0"/>
      <w:marTop w:val="0"/>
      <w:marBottom w:val="0"/>
      <w:divBdr>
        <w:top w:val="none" w:sz="0" w:space="0" w:color="auto"/>
        <w:left w:val="none" w:sz="0" w:space="0" w:color="auto"/>
        <w:bottom w:val="none" w:sz="0" w:space="0" w:color="auto"/>
        <w:right w:val="none" w:sz="0" w:space="0" w:color="auto"/>
      </w:divBdr>
    </w:div>
    <w:div w:id="619266636">
      <w:marLeft w:val="0"/>
      <w:marRight w:val="0"/>
      <w:marTop w:val="0"/>
      <w:marBottom w:val="0"/>
      <w:divBdr>
        <w:top w:val="none" w:sz="0" w:space="0" w:color="auto"/>
        <w:left w:val="none" w:sz="0" w:space="0" w:color="auto"/>
        <w:bottom w:val="none" w:sz="0" w:space="0" w:color="auto"/>
        <w:right w:val="none" w:sz="0" w:space="0" w:color="auto"/>
      </w:divBdr>
    </w:div>
    <w:div w:id="619382589">
      <w:marLeft w:val="0"/>
      <w:marRight w:val="0"/>
      <w:marTop w:val="0"/>
      <w:marBottom w:val="0"/>
      <w:divBdr>
        <w:top w:val="none" w:sz="0" w:space="0" w:color="auto"/>
        <w:left w:val="none" w:sz="0" w:space="0" w:color="auto"/>
        <w:bottom w:val="none" w:sz="0" w:space="0" w:color="auto"/>
        <w:right w:val="none" w:sz="0" w:space="0" w:color="auto"/>
      </w:divBdr>
    </w:div>
    <w:div w:id="619461479">
      <w:marLeft w:val="0"/>
      <w:marRight w:val="0"/>
      <w:marTop w:val="0"/>
      <w:marBottom w:val="0"/>
      <w:divBdr>
        <w:top w:val="none" w:sz="0" w:space="0" w:color="auto"/>
        <w:left w:val="none" w:sz="0" w:space="0" w:color="auto"/>
        <w:bottom w:val="none" w:sz="0" w:space="0" w:color="auto"/>
        <w:right w:val="none" w:sz="0" w:space="0" w:color="auto"/>
      </w:divBdr>
    </w:div>
    <w:div w:id="619607230">
      <w:marLeft w:val="0"/>
      <w:marRight w:val="0"/>
      <w:marTop w:val="0"/>
      <w:marBottom w:val="0"/>
      <w:divBdr>
        <w:top w:val="none" w:sz="0" w:space="0" w:color="auto"/>
        <w:left w:val="none" w:sz="0" w:space="0" w:color="auto"/>
        <w:bottom w:val="none" w:sz="0" w:space="0" w:color="auto"/>
        <w:right w:val="none" w:sz="0" w:space="0" w:color="auto"/>
      </w:divBdr>
    </w:div>
    <w:div w:id="619647567">
      <w:marLeft w:val="0"/>
      <w:marRight w:val="0"/>
      <w:marTop w:val="0"/>
      <w:marBottom w:val="0"/>
      <w:divBdr>
        <w:top w:val="none" w:sz="0" w:space="0" w:color="auto"/>
        <w:left w:val="none" w:sz="0" w:space="0" w:color="auto"/>
        <w:bottom w:val="none" w:sz="0" w:space="0" w:color="auto"/>
        <w:right w:val="none" w:sz="0" w:space="0" w:color="auto"/>
      </w:divBdr>
    </w:div>
    <w:div w:id="619648975">
      <w:marLeft w:val="0"/>
      <w:marRight w:val="0"/>
      <w:marTop w:val="0"/>
      <w:marBottom w:val="0"/>
      <w:divBdr>
        <w:top w:val="none" w:sz="0" w:space="0" w:color="auto"/>
        <w:left w:val="none" w:sz="0" w:space="0" w:color="auto"/>
        <w:bottom w:val="none" w:sz="0" w:space="0" w:color="auto"/>
        <w:right w:val="none" w:sz="0" w:space="0" w:color="auto"/>
      </w:divBdr>
    </w:div>
    <w:div w:id="619649899">
      <w:marLeft w:val="0"/>
      <w:marRight w:val="0"/>
      <w:marTop w:val="0"/>
      <w:marBottom w:val="0"/>
      <w:divBdr>
        <w:top w:val="none" w:sz="0" w:space="0" w:color="auto"/>
        <w:left w:val="none" w:sz="0" w:space="0" w:color="auto"/>
        <w:bottom w:val="none" w:sz="0" w:space="0" w:color="auto"/>
        <w:right w:val="none" w:sz="0" w:space="0" w:color="auto"/>
      </w:divBdr>
    </w:div>
    <w:div w:id="619841580">
      <w:marLeft w:val="0"/>
      <w:marRight w:val="0"/>
      <w:marTop w:val="0"/>
      <w:marBottom w:val="0"/>
      <w:divBdr>
        <w:top w:val="none" w:sz="0" w:space="0" w:color="auto"/>
        <w:left w:val="none" w:sz="0" w:space="0" w:color="auto"/>
        <w:bottom w:val="none" w:sz="0" w:space="0" w:color="auto"/>
        <w:right w:val="none" w:sz="0" w:space="0" w:color="auto"/>
      </w:divBdr>
    </w:div>
    <w:div w:id="619844416">
      <w:marLeft w:val="0"/>
      <w:marRight w:val="0"/>
      <w:marTop w:val="0"/>
      <w:marBottom w:val="0"/>
      <w:divBdr>
        <w:top w:val="none" w:sz="0" w:space="0" w:color="auto"/>
        <w:left w:val="none" w:sz="0" w:space="0" w:color="auto"/>
        <w:bottom w:val="none" w:sz="0" w:space="0" w:color="auto"/>
        <w:right w:val="none" w:sz="0" w:space="0" w:color="auto"/>
      </w:divBdr>
    </w:div>
    <w:div w:id="619847524">
      <w:marLeft w:val="480"/>
      <w:marRight w:val="0"/>
      <w:marTop w:val="0"/>
      <w:marBottom w:val="0"/>
      <w:divBdr>
        <w:top w:val="none" w:sz="0" w:space="0" w:color="auto"/>
        <w:left w:val="none" w:sz="0" w:space="0" w:color="auto"/>
        <w:bottom w:val="none" w:sz="0" w:space="0" w:color="auto"/>
        <w:right w:val="none" w:sz="0" w:space="0" w:color="auto"/>
      </w:divBdr>
    </w:div>
    <w:div w:id="619915998">
      <w:marLeft w:val="0"/>
      <w:marRight w:val="0"/>
      <w:marTop w:val="0"/>
      <w:marBottom w:val="0"/>
      <w:divBdr>
        <w:top w:val="none" w:sz="0" w:space="0" w:color="auto"/>
        <w:left w:val="none" w:sz="0" w:space="0" w:color="auto"/>
        <w:bottom w:val="none" w:sz="0" w:space="0" w:color="auto"/>
        <w:right w:val="none" w:sz="0" w:space="0" w:color="auto"/>
      </w:divBdr>
    </w:div>
    <w:div w:id="619992390">
      <w:marLeft w:val="0"/>
      <w:marRight w:val="0"/>
      <w:marTop w:val="0"/>
      <w:marBottom w:val="0"/>
      <w:divBdr>
        <w:top w:val="none" w:sz="0" w:space="0" w:color="auto"/>
        <w:left w:val="none" w:sz="0" w:space="0" w:color="auto"/>
        <w:bottom w:val="none" w:sz="0" w:space="0" w:color="auto"/>
        <w:right w:val="none" w:sz="0" w:space="0" w:color="auto"/>
      </w:divBdr>
    </w:div>
    <w:div w:id="620116573">
      <w:marLeft w:val="0"/>
      <w:marRight w:val="0"/>
      <w:marTop w:val="0"/>
      <w:marBottom w:val="0"/>
      <w:divBdr>
        <w:top w:val="none" w:sz="0" w:space="0" w:color="auto"/>
        <w:left w:val="none" w:sz="0" w:space="0" w:color="auto"/>
        <w:bottom w:val="none" w:sz="0" w:space="0" w:color="auto"/>
        <w:right w:val="none" w:sz="0" w:space="0" w:color="auto"/>
      </w:divBdr>
    </w:div>
    <w:div w:id="620189889">
      <w:marLeft w:val="0"/>
      <w:marRight w:val="0"/>
      <w:marTop w:val="0"/>
      <w:marBottom w:val="0"/>
      <w:divBdr>
        <w:top w:val="none" w:sz="0" w:space="0" w:color="auto"/>
        <w:left w:val="none" w:sz="0" w:space="0" w:color="auto"/>
        <w:bottom w:val="none" w:sz="0" w:space="0" w:color="auto"/>
        <w:right w:val="none" w:sz="0" w:space="0" w:color="auto"/>
      </w:divBdr>
    </w:div>
    <w:div w:id="620191078">
      <w:marLeft w:val="0"/>
      <w:marRight w:val="0"/>
      <w:marTop w:val="0"/>
      <w:marBottom w:val="0"/>
      <w:divBdr>
        <w:top w:val="none" w:sz="0" w:space="0" w:color="auto"/>
        <w:left w:val="none" w:sz="0" w:space="0" w:color="auto"/>
        <w:bottom w:val="none" w:sz="0" w:space="0" w:color="auto"/>
        <w:right w:val="none" w:sz="0" w:space="0" w:color="auto"/>
      </w:divBdr>
    </w:div>
    <w:div w:id="620235216">
      <w:marLeft w:val="0"/>
      <w:marRight w:val="0"/>
      <w:marTop w:val="0"/>
      <w:marBottom w:val="0"/>
      <w:divBdr>
        <w:top w:val="none" w:sz="0" w:space="0" w:color="auto"/>
        <w:left w:val="none" w:sz="0" w:space="0" w:color="auto"/>
        <w:bottom w:val="none" w:sz="0" w:space="0" w:color="auto"/>
        <w:right w:val="none" w:sz="0" w:space="0" w:color="auto"/>
      </w:divBdr>
    </w:div>
    <w:div w:id="620306233">
      <w:marLeft w:val="0"/>
      <w:marRight w:val="0"/>
      <w:marTop w:val="0"/>
      <w:marBottom w:val="0"/>
      <w:divBdr>
        <w:top w:val="none" w:sz="0" w:space="0" w:color="auto"/>
        <w:left w:val="none" w:sz="0" w:space="0" w:color="auto"/>
        <w:bottom w:val="none" w:sz="0" w:space="0" w:color="auto"/>
        <w:right w:val="none" w:sz="0" w:space="0" w:color="auto"/>
      </w:divBdr>
    </w:div>
    <w:div w:id="620376775">
      <w:marLeft w:val="0"/>
      <w:marRight w:val="0"/>
      <w:marTop w:val="0"/>
      <w:marBottom w:val="0"/>
      <w:divBdr>
        <w:top w:val="none" w:sz="0" w:space="0" w:color="auto"/>
        <w:left w:val="none" w:sz="0" w:space="0" w:color="auto"/>
        <w:bottom w:val="none" w:sz="0" w:space="0" w:color="auto"/>
        <w:right w:val="none" w:sz="0" w:space="0" w:color="auto"/>
      </w:divBdr>
    </w:div>
    <w:div w:id="620383960">
      <w:marLeft w:val="480"/>
      <w:marRight w:val="0"/>
      <w:marTop w:val="0"/>
      <w:marBottom w:val="0"/>
      <w:divBdr>
        <w:top w:val="none" w:sz="0" w:space="0" w:color="auto"/>
        <w:left w:val="none" w:sz="0" w:space="0" w:color="auto"/>
        <w:bottom w:val="none" w:sz="0" w:space="0" w:color="auto"/>
        <w:right w:val="none" w:sz="0" w:space="0" w:color="auto"/>
      </w:divBdr>
    </w:div>
    <w:div w:id="620385471">
      <w:marLeft w:val="0"/>
      <w:marRight w:val="0"/>
      <w:marTop w:val="0"/>
      <w:marBottom w:val="0"/>
      <w:divBdr>
        <w:top w:val="none" w:sz="0" w:space="0" w:color="auto"/>
        <w:left w:val="none" w:sz="0" w:space="0" w:color="auto"/>
        <w:bottom w:val="none" w:sz="0" w:space="0" w:color="auto"/>
        <w:right w:val="none" w:sz="0" w:space="0" w:color="auto"/>
      </w:divBdr>
    </w:div>
    <w:div w:id="620570406">
      <w:marLeft w:val="0"/>
      <w:marRight w:val="0"/>
      <w:marTop w:val="0"/>
      <w:marBottom w:val="0"/>
      <w:divBdr>
        <w:top w:val="none" w:sz="0" w:space="0" w:color="auto"/>
        <w:left w:val="none" w:sz="0" w:space="0" w:color="auto"/>
        <w:bottom w:val="none" w:sz="0" w:space="0" w:color="auto"/>
        <w:right w:val="none" w:sz="0" w:space="0" w:color="auto"/>
      </w:divBdr>
    </w:div>
    <w:div w:id="620647334">
      <w:marLeft w:val="0"/>
      <w:marRight w:val="0"/>
      <w:marTop w:val="0"/>
      <w:marBottom w:val="0"/>
      <w:divBdr>
        <w:top w:val="none" w:sz="0" w:space="0" w:color="auto"/>
        <w:left w:val="none" w:sz="0" w:space="0" w:color="auto"/>
        <w:bottom w:val="none" w:sz="0" w:space="0" w:color="auto"/>
        <w:right w:val="none" w:sz="0" w:space="0" w:color="auto"/>
      </w:divBdr>
    </w:div>
    <w:div w:id="620721190">
      <w:marLeft w:val="0"/>
      <w:marRight w:val="0"/>
      <w:marTop w:val="0"/>
      <w:marBottom w:val="0"/>
      <w:divBdr>
        <w:top w:val="none" w:sz="0" w:space="0" w:color="auto"/>
        <w:left w:val="none" w:sz="0" w:space="0" w:color="auto"/>
        <w:bottom w:val="none" w:sz="0" w:space="0" w:color="auto"/>
        <w:right w:val="none" w:sz="0" w:space="0" w:color="auto"/>
      </w:divBdr>
    </w:div>
    <w:div w:id="620722688">
      <w:marLeft w:val="0"/>
      <w:marRight w:val="0"/>
      <w:marTop w:val="0"/>
      <w:marBottom w:val="0"/>
      <w:divBdr>
        <w:top w:val="none" w:sz="0" w:space="0" w:color="auto"/>
        <w:left w:val="none" w:sz="0" w:space="0" w:color="auto"/>
        <w:bottom w:val="none" w:sz="0" w:space="0" w:color="auto"/>
        <w:right w:val="none" w:sz="0" w:space="0" w:color="auto"/>
      </w:divBdr>
    </w:div>
    <w:div w:id="620841577">
      <w:marLeft w:val="0"/>
      <w:marRight w:val="0"/>
      <w:marTop w:val="0"/>
      <w:marBottom w:val="0"/>
      <w:divBdr>
        <w:top w:val="none" w:sz="0" w:space="0" w:color="auto"/>
        <w:left w:val="none" w:sz="0" w:space="0" w:color="auto"/>
        <w:bottom w:val="none" w:sz="0" w:space="0" w:color="auto"/>
        <w:right w:val="none" w:sz="0" w:space="0" w:color="auto"/>
      </w:divBdr>
    </w:div>
    <w:div w:id="620841868">
      <w:marLeft w:val="0"/>
      <w:marRight w:val="0"/>
      <w:marTop w:val="0"/>
      <w:marBottom w:val="0"/>
      <w:divBdr>
        <w:top w:val="none" w:sz="0" w:space="0" w:color="auto"/>
        <w:left w:val="none" w:sz="0" w:space="0" w:color="auto"/>
        <w:bottom w:val="none" w:sz="0" w:space="0" w:color="auto"/>
        <w:right w:val="none" w:sz="0" w:space="0" w:color="auto"/>
      </w:divBdr>
    </w:div>
    <w:div w:id="620956975">
      <w:marLeft w:val="0"/>
      <w:marRight w:val="0"/>
      <w:marTop w:val="0"/>
      <w:marBottom w:val="0"/>
      <w:divBdr>
        <w:top w:val="none" w:sz="0" w:space="0" w:color="auto"/>
        <w:left w:val="none" w:sz="0" w:space="0" w:color="auto"/>
        <w:bottom w:val="none" w:sz="0" w:space="0" w:color="auto"/>
        <w:right w:val="none" w:sz="0" w:space="0" w:color="auto"/>
      </w:divBdr>
    </w:div>
    <w:div w:id="620958081">
      <w:bodyDiv w:val="1"/>
      <w:marLeft w:val="0"/>
      <w:marRight w:val="0"/>
      <w:marTop w:val="0"/>
      <w:marBottom w:val="0"/>
      <w:divBdr>
        <w:top w:val="none" w:sz="0" w:space="0" w:color="auto"/>
        <w:left w:val="none" w:sz="0" w:space="0" w:color="auto"/>
        <w:bottom w:val="none" w:sz="0" w:space="0" w:color="auto"/>
        <w:right w:val="none" w:sz="0" w:space="0" w:color="auto"/>
      </w:divBdr>
    </w:div>
    <w:div w:id="621031968">
      <w:marLeft w:val="0"/>
      <w:marRight w:val="0"/>
      <w:marTop w:val="0"/>
      <w:marBottom w:val="0"/>
      <w:divBdr>
        <w:top w:val="none" w:sz="0" w:space="0" w:color="auto"/>
        <w:left w:val="none" w:sz="0" w:space="0" w:color="auto"/>
        <w:bottom w:val="none" w:sz="0" w:space="0" w:color="auto"/>
        <w:right w:val="none" w:sz="0" w:space="0" w:color="auto"/>
      </w:divBdr>
    </w:div>
    <w:div w:id="621038503">
      <w:marLeft w:val="0"/>
      <w:marRight w:val="0"/>
      <w:marTop w:val="0"/>
      <w:marBottom w:val="0"/>
      <w:divBdr>
        <w:top w:val="none" w:sz="0" w:space="0" w:color="auto"/>
        <w:left w:val="none" w:sz="0" w:space="0" w:color="auto"/>
        <w:bottom w:val="none" w:sz="0" w:space="0" w:color="auto"/>
        <w:right w:val="none" w:sz="0" w:space="0" w:color="auto"/>
      </w:divBdr>
    </w:div>
    <w:div w:id="621110942">
      <w:marLeft w:val="0"/>
      <w:marRight w:val="0"/>
      <w:marTop w:val="0"/>
      <w:marBottom w:val="0"/>
      <w:divBdr>
        <w:top w:val="none" w:sz="0" w:space="0" w:color="auto"/>
        <w:left w:val="none" w:sz="0" w:space="0" w:color="auto"/>
        <w:bottom w:val="none" w:sz="0" w:space="0" w:color="auto"/>
        <w:right w:val="none" w:sz="0" w:space="0" w:color="auto"/>
      </w:divBdr>
    </w:div>
    <w:div w:id="621112826">
      <w:marLeft w:val="0"/>
      <w:marRight w:val="0"/>
      <w:marTop w:val="0"/>
      <w:marBottom w:val="0"/>
      <w:divBdr>
        <w:top w:val="none" w:sz="0" w:space="0" w:color="auto"/>
        <w:left w:val="none" w:sz="0" w:space="0" w:color="auto"/>
        <w:bottom w:val="none" w:sz="0" w:space="0" w:color="auto"/>
        <w:right w:val="none" w:sz="0" w:space="0" w:color="auto"/>
      </w:divBdr>
    </w:div>
    <w:div w:id="621151173">
      <w:marLeft w:val="0"/>
      <w:marRight w:val="0"/>
      <w:marTop w:val="0"/>
      <w:marBottom w:val="0"/>
      <w:divBdr>
        <w:top w:val="none" w:sz="0" w:space="0" w:color="auto"/>
        <w:left w:val="none" w:sz="0" w:space="0" w:color="auto"/>
        <w:bottom w:val="none" w:sz="0" w:space="0" w:color="auto"/>
        <w:right w:val="none" w:sz="0" w:space="0" w:color="auto"/>
      </w:divBdr>
    </w:div>
    <w:div w:id="621152907">
      <w:marLeft w:val="0"/>
      <w:marRight w:val="0"/>
      <w:marTop w:val="0"/>
      <w:marBottom w:val="0"/>
      <w:divBdr>
        <w:top w:val="none" w:sz="0" w:space="0" w:color="auto"/>
        <w:left w:val="none" w:sz="0" w:space="0" w:color="auto"/>
        <w:bottom w:val="none" w:sz="0" w:space="0" w:color="auto"/>
        <w:right w:val="none" w:sz="0" w:space="0" w:color="auto"/>
      </w:divBdr>
    </w:div>
    <w:div w:id="621182706">
      <w:marLeft w:val="0"/>
      <w:marRight w:val="0"/>
      <w:marTop w:val="0"/>
      <w:marBottom w:val="0"/>
      <w:divBdr>
        <w:top w:val="none" w:sz="0" w:space="0" w:color="auto"/>
        <w:left w:val="none" w:sz="0" w:space="0" w:color="auto"/>
        <w:bottom w:val="none" w:sz="0" w:space="0" w:color="auto"/>
        <w:right w:val="none" w:sz="0" w:space="0" w:color="auto"/>
      </w:divBdr>
    </w:div>
    <w:div w:id="621230655">
      <w:marLeft w:val="0"/>
      <w:marRight w:val="0"/>
      <w:marTop w:val="0"/>
      <w:marBottom w:val="0"/>
      <w:divBdr>
        <w:top w:val="none" w:sz="0" w:space="0" w:color="auto"/>
        <w:left w:val="none" w:sz="0" w:space="0" w:color="auto"/>
        <w:bottom w:val="none" w:sz="0" w:space="0" w:color="auto"/>
        <w:right w:val="none" w:sz="0" w:space="0" w:color="auto"/>
      </w:divBdr>
    </w:div>
    <w:div w:id="621501618">
      <w:marLeft w:val="0"/>
      <w:marRight w:val="0"/>
      <w:marTop w:val="0"/>
      <w:marBottom w:val="0"/>
      <w:divBdr>
        <w:top w:val="none" w:sz="0" w:space="0" w:color="auto"/>
        <w:left w:val="none" w:sz="0" w:space="0" w:color="auto"/>
        <w:bottom w:val="none" w:sz="0" w:space="0" w:color="auto"/>
        <w:right w:val="none" w:sz="0" w:space="0" w:color="auto"/>
      </w:divBdr>
    </w:div>
    <w:div w:id="621502838">
      <w:marLeft w:val="0"/>
      <w:marRight w:val="0"/>
      <w:marTop w:val="0"/>
      <w:marBottom w:val="0"/>
      <w:divBdr>
        <w:top w:val="none" w:sz="0" w:space="0" w:color="auto"/>
        <w:left w:val="none" w:sz="0" w:space="0" w:color="auto"/>
        <w:bottom w:val="none" w:sz="0" w:space="0" w:color="auto"/>
        <w:right w:val="none" w:sz="0" w:space="0" w:color="auto"/>
      </w:divBdr>
    </w:div>
    <w:div w:id="621544612">
      <w:marLeft w:val="0"/>
      <w:marRight w:val="0"/>
      <w:marTop w:val="0"/>
      <w:marBottom w:val="0"/>
      <w:divBdr>
        <w:top w:val="none" w:sz="0" w:space="0" w:color="auto"/>
        <w:left w:val="none" w:sz="0" w:space="0" w:color="auto"/>
        <w:bottom w:val="none" w:sz="0" w:space="0" w:color="auto"/>
        <w:right w:val="none" w:sz="0" w:space="0" w:color="auto"/>
      </w:divBdr>
    </w:div>
    <w:div w:id="621571963">
      <w:marLeft w:val="0"/>
      <w:marRight w:val="0"/>
      <w:marTop w:val="0"/>
      <w:marBottom w:val="0"/>
      <w:divBdr>
        <w:top w:val="none" w:sz="0" w:space="0" w:color="auto"/>
        <w:left w:val="none" w:sz="0" w:space="0" w:color="auto"/>
        <w:bottom w:val="none" w:sz="0" w:space="0" w:color="auto"/>
        <w:right w:val="none" w:sz="0" w:space="0" w:color="auto"/>
      </w:divBdr>
    </w:div>
    <w:div w:id="621575043">
      <w:marLeft w:val="0"/>
      <w:marRight w:val="0"/>
      <w:marTop w:val="0"/>
      <w:marBottom w:val="0"/>
      <w:divBdr>
        <w:top w:val="none" w:sz="0" w:space="0" w:color="auto"/>
        <w:left w:val="none" w:sz="0" w:space="0" w:color="auto"/>
        <w:bottom w:val="none" w:sz="0" w:space="0" w:color="auto"/>
        <w:right w:val="none" w:sz="0" w:space="0" w:color="auto"/>
      </w:divBdr>
    </w:div>
    <w:div w:id="621611648">
      <w:marLeft w:val="0"/>
      <w:marRight w:val="0"/>
      <w:marTop w:val="0"/>
      <w:marBottom w:val="0"/>
      <w:divBdr>
        <w:top w:val="none" w:sz="0" w:space="0" w:color="auto"/>
        <w:left w:val="none" w:sz="0" w:space="0" w:color="auto"/>
        <w:bottom w:val="none" w:sz="0" w:space="0" w:color="auto"/>
        <w:right w:val="none" w:sz="0" w:space="0" w:color="auto"/>
      </w:divBdr>
    </w:div>
    <w:div w:id="621618578">
      <w:marLeft w:val="0"/>
      <w:marRight w:val="0"/>
      <w:marTop w:val="0"/>
      <w:marBottom w:val="0"/>
      <w:divBdr>
        <w:top w:val="none" w:sz="0" w:space="0" w:color="auto"/>
        <w:left w:val="none" w:sz="0" w:space="0" w:color="auto"/>
        <w:bottom w:val="none" w:sz="0" w:space="0" w:color="auto"/>
        <w:right w:val="none" w:sz="0" w:space="0" w:color="auto"/>
      </w:divBdr>
    </w:div>
    <w:div w:id="621686850">
      <w:marLeft w:val="0"/>
      <w:marRight w:val="0"/>
      <w:marTop w:val="0"/>
      <w:marBottom w:val="0"/>
      <w:divBdr>
        <w:top w:val="none" w:sz="0" w:space="0" w:color="auto"/>
        <w:left w:val="none" w:sz="0" w:space="0" w:color="auto"/>
        <w:bottom w:val="none" w:sz="0" w:space="0" w:color="auto"/>
        <w:right w:val="none" w:sz="0" w:space="0" w:color="auto"/>
      </w:divBdr>
    </w:div>
    <w:div w:id="621696101">
      <w:marLeft w:val="0"/>
      <w:marRight w:val="0"/>
      <w:marTop w:val="0"/>
      <w:marBottom w:val="0"/>
      <w:divBdr>
        <w:top w:val="none" w:sz="0" w:space="0" w:color="auto"/>
        <w:left w:val="none" w:sz="0" w:space="0" w:color="auto"/>
        <w:bottom w:val="none" w:sz="0" w:space="0" w:color="auto"/>
        <w:right w:val="none" w:sz="0" w:space="0" w:color="auto"/>
      </w:divBdr>
    </w:div>
    <w:div w:id="621696564">
      <w:marLeft w:val="0"/>
      <w:marRight w:val="0"/>
      <w:marTop w:val="0"/>
      <w:marBottom w:val="0"/>
      <w:divBdr>
        <w:top w:val="none" w:sz="0" w:space="0" w:color="auto"/>
        <w:left w:val="none" w:sz="0" w:space="0" w:color="auto"/>
        <w:bottom w:val="none" w:sz="0" w:space="0" w:color="auto"/>
        <w:right w:val="none" w:sz="0" w:space="0" w:color="auto"/>
      </w:divBdr>
    </w:div>
    <w:div w:id="621767059">
      <w:marLeft w:val="0"/>
      <w:marRight w:val="0"/>
      <w:marTop w:val="0"/>
      <w:marBottom w:val="0"/>
      <w:divBdr>
        <w:top w:val="none" w:sz="0" w:space="0" w:color="auto"/>
        <w:left w:val="none" w:sz="0" w:space="0" w:color="auto"/>
        <w:bottom w:val="none" w:sz="0" w:space="0" w:color="auto"/>
        <w:right w:val="none" w:sz="0" w:space="0" w:color="auto"/>
      </w:divBdr>
    </w:div>
    <w:div w:id="621808328">
      <w:marLeft w:val="0"/>
      <w:marRight w:val="0"/>
      <w:marTop w:val="0"/>
      <w:marBottom w:val="0"/>
      <w:divBdr>
        <w:top w:val="none" w:sz="0" w:space="0" w:color="auto"/>
        <w:left w:val="none" w:sz="0" w:space="0" w:color="auto"/>
        <w:bottom w:val="none" w:sz="0" w:space="0" w:color="auto"/>
        <w:right w:val="none" w:sz="0" w:space="0" w:color="auto"/>
      </w:divBdr>
    </w:div>
    <w:div w:id="621880370">
      <w:marLeft w:val="0"/>
      <w:marRight w:val="0"/>
      <w:marTop w:val="0"/>
      <w:marBottom w:val="0"/>
      <w:divBdr>
        <w:top w:val="none" w:sz="0" w:space="0" w:color="auto"/>
        <w:left w:val="none" w:sz="0" w:space="0" w:color="auto"/>
        <w:bottom w:val="none" w:sz="0" w:space="0" w:color="auto"/>
        <w:right w:val="none" w:sz="0" w:space="0" w:color="auto"/>
      </w:divBdr>
    </w:div>
    <w:div w:id="621883032">
      <w:marLeft w:val="0"/>
      <w:marRight w:val="0"/>
      <w:marTop w:val="0"/>
      <w:marBottom w:val="0"/>
      <w:divBdr>
        <w:top w:val="none" w:sz="0" w:space="0" w:color="auto"/>
        <w:left w:val="none" w:sz="0" w:space="0" w:color="auto"/>
        <w:bottom w:val="none" w:sz="0" w:space="0" w:color="auto"/>
        <w:right w:val="none" w:sz="0" w:space="0" w:color="auto"/>
      </w:divBdr>
    </w:div>
    <w:div w:id="622032794">
      <w:marLeft w:val="0"/>
      <w:marRight w:val="0"/>
      <w:marTop w:val="0"/>
      <w:marBottom w:val="0"/>
      <w:divBdr>
        <w:top w:val="none" w:sz="0" w:space="0" w:color="auto"/>
        <w:left w:val="none" w:sz="0" w:space="0" w:color="auto"/>
        <w:bottom w:val="none" w:sz="0" w:space="0" w:color="auto"/>
        <w:right w:val="none" w:sz="0" w:space="0" w:color="auto"/>
      </w:divBdr>
    </w:div>
    <w:div w:id="622151451">
      <w:marLeft w:val="0"/>
      <w:marRight w:val="0"/>
      <w:marTop w:val="0"/>
      <w:marBottom w:val="0"/>
      <w:divBdr>
        <w:top w:val="none" w:sz="0" w:space="0" w:color="auto"/>
        <w:left w:val="none" w:sz="0" w:space="0" w:color="auto"/>
        <w:bottom w:val="none" w:sz="0" w:space="0" w:color="auto"/>
        <w:right w:val="none" w:sz="0" w:space="0" w:color="auto"/>
      </w:divBdr>
    </w:div>
    <w:div w:id="622199159">
      <w:marLeft w:val="0"/>
      <w:marRight w:val="0"/>
      <w:marTop w:val="0"/>
      <w:marBottom w:val="0"/>
      <w:divBdr>
        <w:top w:val="none" w:sz="0" w:space="0" w:color="auto"/>
        <w:left w:val="none" w:sz="0" w:space="0" w:color="auto"/>
        <w:bottom w:val="none" w:sz="0" w:space="0" w:color="auto"/>
        <w:right w:val="none" w:sz="0" w:space="0" w:color="auto"/>
      </w:divBdr>
    </w:div>
    <w:div w:id="622274546">
      <w:marLeft w:val="0"/>
      <w:marRight w:val="0"/>
      <w:marTop w:val="0"/>
      <w:marBottom w:val="0"/>
      <w:divBdr>
        <w:top w:val="none" w:sz="0" w:space="0" w:color="auto"/>
        <w:left w:val="none" w:sz="0" w:space="0" w:color="auto"/>
        <w:bottom w:val="none" w:sz="0" w:space="0" w:color="auto"/>
        <w:right w:val="none" w:sz="0" w:space="0" w:color="auto"/>
      </w:divBdr>
    </w:div>
    <w:div w:id="622274856">
      <w:marLeft w:val="0"/>
      <w:marRight w:val="0"/>
      <w:marTop w:val="0"/>
      <w:marBottom w:val="0"/>
      <w:divBdr>
        <w:top w:val="none" w:sz="0" w:space="0" w:color="auto"/>
        <w:left w:val="none" w:sz="0" w:space="0" w:color="auto"/>
        <w:bottom w:val="none" w:sz="0" w:space="0" w:color="auto"/>
        <w:right w:val="none" w:sz="0" w:space="0" w:color="auto"/>
      </w:divBdr>
    </w:div>
    <w:div w:id="622276349">
      <w:bodyDiv w:val="1"/>
      <w:marLeft w:val="0"/>
      <w:marRight w:val="0"/>
      <w:marTop w:val="0"/>
      <w:marBottom w:val="0"/>
      <w:divBdr>
        <w:top w:val="none" w:sz="0" w:space="0" w:color="auto"/>
        <w:left w:val="none" w:sz="0" w:space="0" w:color="auto"/>
        <w:bottom w:val="none" w:sz="0" w:space="0" w:color="auto"/>
        <w:right w:val="none" w:sz="0" w:space="0" w:color="auto"/>
      </w:divBdr>
    </w:div>
    <w:div w:id="622417481">
      <w:marLeft w:val="0"/>
      <w:marRight w:val="0"/>
      <w:marTop w:val="0"/>
      <w:marBottom w:val="0"/>
      <w:divBdr>
        <w:top w:val="none" w:sz="0" w:space="0" w:color="auto"/>
        <w:left w:val="none" w:sz="0" w:space="0" w:color="auto"/>
        <w:bottom w:val="none" w:sz="0" w:space="0" w:color="auto"/>
        <w:right w:val="none" w:sz="0" w:space="0" w:color="auto"/>
      </w:divBdr>
    </w:div>
    <w:div w:id="622420247">
      <w:marLeft w:val="0"/>
      <w:marRight w:val="0"/>
      <w:marTop w:val="0"/>
      <w:marBottom w:val="0"/>
      <w:divBdr>
        <w:top w:val="none" w:sz="0" w:space="0" w:color="auto"/>
        <w:left w:val="none" w:sz="0" w:space="0" w:color="auto"/>
        <w:bottom w:val="none" w:sz="0" w:space="0" w:color="auto"/>
        <w:right w:val="none" w:sz="0" w:space="0" w:color="auto"/>
      </w:divBdr>
    </w:div>
    <w:div w:id="622421342">
      <w:marLeft w:val="0"/>
      <w:marRight w:val="0"/>
      <w:marTop w:val="0"/>
      <w:marBottom w:val="0"/>
      <w:divBdr>
        <w:top w:val="none" w:sz="0" w:space="0" w:color="auto"/>
        <w:left w:val="none" w:sz="0" w:space="0" w:color="auto"/>
        <w:bottom w:val="none" w:sz="0" w:space="0" w:color="auto"/>
        <w:right w:val="none" w:sz="0" w:space="0" w:color="auto"/>
      </w:divBdr>
    </w:div>
    <w:div w:id="622465366">
      <w:marLeft w:val="0"/>
      <w:marRight w:val="0"/>
      <w:marTop w:val="0"/>
      <w:marBottom w:val="0"/>
      <w:divBdr>
        <w:top w:val="none" w:sz="0" w:space="0" w:color="auto"/>
        <w:left w:val="none" w:sz="0" w:space="0" w:color="auto"/>
        <w:bottom w:val="none" w:sz="0" w:space="0" w:color="auto"/>
        <w:right w:val="none" w:sz="0" w:space="0" w:color="auto"/>
      </w:divBdr>
    </w:div>
    <w:div w:id="622468734">
      <w:marLeft w:val="0"/>
      <w:marRight w:val="0"/>
      <w:marTop w:val="0"/>
      <w:marBottom w:val="0"/>
      <w:divBdr>
        <w:top w:val="none" w:sz="0" w:space="0" w:color="auto"/>
        <w:left w:val="none" w:sz="0" w:space="0" w:color="auto"/>
        <w:bottom w:val="none" w:sz="0" w:space="0" w:color="auto"/>
        <w:right w:val="none" w:sz="0" w:space="0" w:color="auto"/>
      </w:divBdr>
    </w:div>
    <w:div w:id="622469170">
      <w:marLeft w:val="0"/>
      <w:marRight w:val="0"/>
      <w:marTop w:val="0"/>
      <w:marBottom w:val="0"/>
      <w:divBdr>
        <w:top w:val="none" w:sz="0" w:space="0" w:color="auto"/>
        <w:left w:val="none" w:sz="0" w:space="0" w:color="auto"/>
        <w:bottom w:val="none" w:sz="0" w:space="0" w:color="auto"/>
        <w:right w:val="none" w:sz="0" w:space="0" w:color="auto"/>
      </w:divBdr>
    </w:div>
    <w:div w:id="622541949">
      <w:marLeft w:val="0"/>
      <w:marRight w:val="0"/>
      <w:marTop w:val="0"/>
      <w:marBottom w:val="0"/>
      <w:divBdr>
        <w:top w:val="none" w:sz="0" w:space="0" w:color="auto"/>
        <w:left w:val="none" w:sz="0" w:space="0" w:color="auto"/>
        <w:bottom w:val="none" w:sz="0" w:space="0" w:color="auto"/>
        <w:right w:val="none" w:sz="0" w:space="0" w:color="auto"/>
      </w:divBdr>
    </w:div>
    <w:div w:id="622542449">
      <w:marLeft w:val="0"/>
      <w:marRight w:val="0"/>
      <w:marTop w:val="0"/>
      <w:marBottom w:val="0"/>
      <w:divBdr>
        <w:top w:val="none" w:sz="0" w:space="0" w:color="auto"/>
        <w:left w:val="none" w:sz="0" w:space="0" w:color="auto"/>
        <w:bottom w:val="none" w:sz="0" w:space="0" w:color="auto"/>
        <w:right w:val="none" w:sz="0" w:space="0" w:color="auto"/>
      </w:divBdr>
    </w:div>
    <w:div w:id="622543929">
      <w:marLeft w:val="0"/>
      <w:marRight w:val="0"/>
      <w:marTop w:val="0"/>
      <w:marBottom w:val="0"/>
      <w:divBdr>
        <w:top w:val="none" w:sz="0" w:space="0" w:color="auto"/>
        <w:left w:val="none" w:sz="0" w:space="0" w:color="auto"/>
        <w:bottom w:val="none" w:sz="0" w:space="0" w:color="auto"/>
        <w:right w:val="none" w:sz="0" w:space="0" w:color="auto"/>
      </w:divBdr>
    </w:div>
    <w:div w:id="622657696">
      <w:marLeft w:val="0"/>
      <w:marRight w:val="0"/>
      <w:marTop w:val="0"/>
      <w:marBottom w:val="0"/>
      <w:divBdr>
        <w:top w:val="none" w:sz="0" w:space="0" w:color="auto"/>
        <w:left w:val="none" w:sz="0" w:space="0" w:color="auto"/>
        <w:bottom w:val="none" w:sz="0" w:space="0" w:color="auto"/>
        <w:right w:val="none" w:sz="0" w:space="0" w:color="auto"/>
      </w:divBdr>
    </w:div>
    <w:div w:id="622660359">
      <w:marLeft w:val="0"/>
      <w:marRight w:val="0"/>
      <w:marTop w:val="0"/>
      <w:marBottom w:val="0"/>
      <w:divBdr>
        <w:top w:val="none" w:sz="0" w:space="0" w:color="auto"/>
        <w:left w:val="none" w:sz="0" w:space="0" w:color="auto"/>
        <w:bottom w:val="none" w:sz="0" w:space="0" w:color="auto"/>
        <w:right w:val="none" w:sz="0" w:space="0" w:color="auto"/>
      </w:divBdr>
    </w:div>
    <w:div w:id="622690048">
      <w:marLeft w:val="0"/>
      <w:marRight w:val="0"/>
      <w:marTop w:val="0"/>
      <w:marBottom w:val="0"/>
      <w:divBdr>
        <w:top w:val="none" w:sz="0" w:space="0" w:color="auto"/>
        <w:left w:val="none" w:sz="0" w:space="0" w:color="auto"/>
        <w:bottom w:val="none" w:sz="0" w:space="0" w:color="auto"/>
        <w:right w:val="none" w:sz="0" w:space="0" w:color="auto"/>
      </w:divBdr>
    </w:div>
    <w:div w:id="622734569">
      <w:marLeft w:val="0"/>
      <w:marRight w:val="0"/>
      <w:marTop w:val="0"/>
      <w:marBottom w:val="0"/>
      <w:divBdr>
        <w:top w:val="none" w:sz="0" w:space="0" w:color="auto"/>
        <w:left w:val="none" w:sz="0" w:space="0" w:color="auto"/>
        <w:bottom w:val="none" w:sz="0" w:space="0" w:color="auto"/>
        <w:right w:val="none" w:sz="0" w:space="0" w:color="auto"/>
      </w:divBdr>
    </w:div>
    <w:div w:id="622738140">
      <w:marLeft w:val="0"/>
      <w:marRight w:val="0"/>
      <w:marTop w:val="0"/>
      <w:marBottom w:val="0"/>
      <w:divBdr>
        <w:top w:val="none" w:sz="0" w:space="0" w:color="auto"/>
        <w:left w:val="none" w:sz="0" w:space="0" w:color="auto"/>
        <w:bottom w:val="none" w:sz="0" w:space="0" w:color="auto"/>
        <w:right w:val="none" w:sz="0" w:space="0" w:color="auto"/>
      </w:divBdr>
    </w:div>
    <w:div w:id="622809603">
      <w:marLeft w:val="0"/>
      <w:marRight w:val="0"/>
      <w:marTop w:val="0"/>
      <w:marBottom w:val="0"/>
      <w:divBdr>
        <w:top w:val="none" w:sz="0" w:space="0" w:color="auto"/>
        <w:left w:val="none" w:sz="0" w:space="0" w:color="auto"/>
        <w:bottom w:val="none" w:sz="0" w:space="0" w:color="auto"/>
        <w:right w:val="none" w:sz="0" w:space="0" w:color="auto"/>
      </w:divBdr>
    </w:div>
    <w:div w:id="622855570">
      <w:marLeft w:val="0"/>
      <w:marRight w:val="0"/>
      <w:marTop w:val="0"/>
      <w:marBottom w:val="0"/>
      <w:divBdr>
        <w:top w:val="none" w:sz="0" w:space="0" w:color="auto"/>
        <w:left w:val="none" w:sz="0" w:space="0" w:color="auto"/>
        <w:bottom w:val="none" w:sz="0" w:space="0" w:color="auto"/>
        <w:right w:val="none" w:sz="0" w:space="0" w:color="auto"/>
      </w:divBdr>
    </w:div>
    <w:div w:id="623000756">
      <w:marLeft w:val="0"/>
      <w:marRight w:val="0"/>
      <w:marTop w:val="0"/>
      <w:marBottom w:val="0"/>
      <w:divBdr>
        <w:top w:val="none" w:sz="0" w:space="0" w:color="auto"/>
        <w:left w:val="none" w:sz="0" w:space="0" w:color="auto"/>
        <w:bottom w:val="none" w:sz="0" w:space="0" w:color="auto"/>
        <w:right w:val="none" w:sz="0" w:space="0" w:color="auto"/>
      </w:divBdr>
    </w:div>
    <w:div w:id="623078681">
      <w:marLeft w:val="0"/>
      <w:marRight w:val="0"/>
      <w:marTop w:val="0"/>
      <w:marBottom w:val="0"/>
      <w:divBdr>
        <w:top w:val="none" w:sz="0" w:space="0" w:color="auto"/>
        <w:left w:val="none" w:sz="0" w:space="0" w:color="auto"/>
        <w:bottom w:val="none" w:sz="0" w:space="0" w:color="auto"/>
        <w:right w:val="none" w:sz="0" w:space="0" w:color="auto"/>
      </w:divBdr>
    </w:div>
    <w:div w:id="623272949">
      <w:marLeft w:val="0"/>
      <w:marRight w:val="0"/>
      <w:marTop w:val="0"/>
      <w:marBottom w:val="0"/>
      <w:divBdr>
        <w:top w:val="none" w:sz="0" w:space="0" w:color="auto"/>
        <w:left w:val="none" w:sz="0" w:space="0" w:color="auto"/>
        <w:bottom w:val="none" w:sz="0" w:space="0" w:color="auto"/>
        <w:right w:val="none" w:sz="0" w:space="0" w:color="auto"/>
      </w:divBdr>
    </w:div>
    <w:div w:id="623273975">
      <w:marLeft w:val="0"/>
      <w:marRight w:val="0"/>
      <w:marTop w:val="0"/>
      <w:marBottom w:val="0"/>
      <w:divBdr>
        <w:top w:val="none" w:sz="0" w:space="0" w:color="auto"/>
        <w:left w:val="none" w:sz="0" w:space="0" w:color="auto"/>
        <w:bottom w:val="none" w:sz="0" w:space="0" w:color="auto"/>
        <w:right w:val="none" w:sz="0" w:space="0" w:color="auto"/>
      </w:divBdr>
    </w:div>
    <w:div w:id="623384427">
      <w:marLeft w:val="0"/>
      <w:marRight w:val="0"/>
      <w:marTop w:val="0"/>
      <w:marBottom w:val="0"/>
      <w:divBdr>
        <w:top w:val="none" w:sz="0" w:space="0" w:color="auto"/>
        <w:left w:val="none" w:sz="0" w:space="0" w:color="auto"/>
        <w:bottom w:val="none" w:sz="0" w:space="0" w:color="auto"/>
        <w:right w:val="none" w:sz="0" w:space="0" w:color="auto"/>
      </w:divBdr>
    </w:div>
    <w:div w:id="623579434">
      <w:marLeft w:val="0"/>
      <w:marRight w:val="0"/>
      <w:marTop w:val="0"/>
      <w:marBottom w:val="0"/>
      <w:divBdr>
        <w:top w:val="none" w:sz="0" w:space="0" w:color="auto"/>
        <w:left w:val="none" w:sz="0" w:space="0" w:color="auto"/>
        <w:bottom w:val="none" w:sz="0" w:space="0" w:color="auto"/>
        <w:right w:val="none" w:sz="0" w:space="0" w:color="auto"/>
      </w:divBdr>
    </w:div>
    <w:div w:id="623581774">
      <w:marLeft w:val="0"/>
      <w:marRight w:val="0"/>
      <w:marTop w:val="0"/>
      <w:marBottom w:val="0"/>
      <w:divBdr>
        <w:top w:val="none" w:sz="0" w:space="0" w:color="auto"/>
        <w:left w:val="none" w:sz="0" w:space="0" w:color="auto"/>
        <w:bottom w:val="none" w:sz="0" w:space="0" w:color="auto"/>
        <w:right w:val="none" w:sz="0" w:space="0" w:color="auto"/>
      </w:divBdr>
    </w:div>
    <w:div w:id="623735118">
      <w:marLeft w:val="0"/>
      <w:marRight w:val="0"/>
      <w:marTop w:val="0"/>
      <w:marBottom w:val="0"/>
      <w:divBdr>
        <w:top w:val="none" w:sz="0" w:space="0" w:color="auto"/>
        <w:left w:val="none" w:sz="0" w:space="0" w:color="auto"/>
        <w:bottom w:val="none" w:sz="0" w:space="0" w:color="auto"/>
        <w:right w:val="none" w:sz="0" w:space="0" w:color="auto"/>
      </w:divBdr>
    </w:div>
    <w:div w:id="623736270">
      <w:marLeft w:val="0"/>
      <w:marRight w:val="0"/>
      <w:marTop w:val="0"/>
      <w:marBottom w:val="0"/>
      <w:divBdr>
        <w:top w:val="none" w:sz="0" w:space="0" w:color="auto"/>
        <w:left w:val="none" w:sz="0" w:space="0" w:color="auto"/>
        <w:bottom w:val="none" w:sz="0" w:space="0" w:color="auto"/>
        <w:right w:val="none" w:sz="0" w:space="0" w:color="auto"/>
      </w:divBdr>
    </w:div>
    <w:div w:id="623848681">
      <w:marLeft w:val="0"/>
      <w:marRight w:val="0"/>
      <w:marTop w:val="0"/>
      <w:marBottom w:val="0"/>
      <w:divBdr>
        <w:top w:val="none" w:sz="0" w:space="0" w:color="auto"/>
        <w:left w:val="none" w:sz="0" w:space="0" w:color="auto"/>
        <w:bottom w:val="none" w:sz="0" w:space="0" w:color="auto"/>
        <w:right w:val="none" w:sz="0" w:space="0" w:color="auto"/>
      </w:divBdr>
    </w:div>
    <w:div w:id="623850425">
      <w:marLeft w:val="0"/>
      <w:marRight w:val="0"/>
      <w:marTop w:val="0"/>
      <w:marBottom w:val="0"/>
      <w:divBdr>
        <w:top w:val="none" w:sz="0" w:space="0" w:color="auto"/>
        <w:left w:val="none" w:sz="0" w:space="0" w:color="auto"/>
        <w:bottom w:val="none" w:sz="0" w:space="0" w:color="auto"/>
        <w:right w:val="none" w:sz="0" w:space="0" w:color="auto"/>
      </w:divBdr>
    </w:div>
    <w:div w:id="623926650">
      <w:marLeft w:val="0"/>
      <w:marRight w:val="0"/>
      <w:marTop w:val="0"/>
      <w:marBottom w:val="0"/>
      <w:divBdr>
        <w:top w:val="none" w:sz="0" w:space="0" w:color="auto"/>
        <w:left w:val="none" w:sz="0" w:space="0" w:color="auto"/>
        <w:bottom w:val="none" w:sz="0" w:space="0" w:color="auto"/>
        <w:right w:val="none" w:sz="0" w:space="0" w:color="auto"/>
      </w:divBdr>
    </w:div>
    <w:div w:id="624237038">
      <w:marLeft w:val="0"/>
      <w:marRight w:val="0"/>
      <w:marTop w:val="0"/>
      <w:marBottom w:val="0"/>
      <w:divBdr>
        <w:top w:val="none" w:sz="0" w:space="0" w:color="auto"/>
        <w:left w:val="none" w:sz="0" w:space="0" w:color="auto"/>
        <w:bottom w:val="none" w:sz="0" w:space="0" w:color="auto"/>
        <w:right w:val="none" w:sz="0" w:space="0" w:color="auto"/>
      </w:divBdr>
    </w:div>
    <w:div w:id="624239576">
      <w:marLeft w:val="0"/>
      <w:marRight w:val="0"/>
      <w:marTop w:val="0"/>
      <w:marBottom w:val="0"/>
      <w:divBdr>
        <w:top w:val="none" w:sz="0" w:space="0" w:color="auto"/>
        <w:left w:val="none" w:sz="0" w:space="0" w:color="auto"/>
        <w:bottom w:val="none" w:sz="0" w:space="0" w:color="auto"/>
        <w:right w:val="none" w:sz="0" w:space="0" w:color="auto"/>
      </w:divBdr>
    </w:div>
    <w:div w:id="624386235">
      <w:marLeft w:val="0"/>
      <w:marRight w:val="0"/>
      <w:marTop w:val="0"/>
      <w:marBottom w:val="0"/>
      <w:divBdr>
        <w:top w:val="none" w:sz="0" w:space="0" w:color="auto"/>
        <w:left w:val="none" w:sz="0" w:space="0" w:color="auto"/>
        <w:bottom w:val="none" w:sz="0" w:space="0" w:color="auto"/>
        <w:right w:val="none" w:sz="0" w:space="0" w:color="auto"/>
      </w:divBdr>
    </w:div>
    <w:div w:id="624392654">
      <w:marLeft w:val="0"/>
      <w:marRight w:val="0"/>
      <w:marTop w:val="0"/>
      <w:marBottom w:val="0"/>
      <w:divBdr>
        <w:top w:val="none" w:sz="0" w:space="0" w:color="auto"/>
        <w:left w:val="none" w:sz="0" w:space="0" w:color="auto"/>
        <w:bottom w:val="none" w:sz="0" w:space="0" w:color="auto"/>
        <w:right w:val="none" w:sz="0" w:space="0" w:color="auto"/>
      </w:divBdr>
    </w:div>
    <w:div w:id="624427389">
      <w:marLeft w:val="0"/>
      <w:marRight w:val="0"/>
      <w:marTop w:val="0"/>
      <w:marBottom w:val="0"/>
      <w:divBdr>
        <w:top w:val="none" w:sz="0" w:space="0" w:color="auto"/>
        <w:left w:val="none" w:sz="0" w:space="0" w:color="auto"/>
        <w:bottom w:val="none" w:sz="0" w:space="0" w:color="auto"/>
        <w:right w:val="none" w:sz="0" w:space="0" w:color="auto"/>
      </w:divBdr>
    </w:div>
    <w:div w:id="624509101">
      <w:marLeft w:val="0"/>
      <w:marRight w:val="0"/>
      <w:marTop w:val="0"/>
      <w:marBottom w:val="0"/>
      <w:divBdr>
        <w:top w:val="none" w:sz="0" w:space="0" w:color="auto"/>
        <w:left w:val="none" w:sz="0" w:space="0" w:color="auto"/>
        <w:bottom w:val="none" w:sz="0" w:space="0" w:color="auto"/>
        <w:right w:val="none" w:sz="0" w:space="0" w:color="auto"/>
      </w:divBdr>
    </w:div>
    <w:div w:id="624510165">
      <w:marLeft w:val="0"/>
      <w:marRight w:val="0"/>
      <w:marTop w:val="0"/>
      <w:marBottom w:val="0"/>
      <w:divBdr>
        <w:top w:val="none" w:sz="0" w:space="0" w:color="auto"/>
        <w:left w:val="none" w:sz="0" w:space="0" w:color="auto"/>
        <w:bottom w:val="none" w:sz="0" w:space="0" w:color="auto"/>
        <w:right w:val="none" w:sz="0" w:space="0" w:color="auto"/>
      </w:divBdr>
    </w:div>
    <w:div w:id="624847009">
      <w:marLeft w:val="0"/>
      <w:marRight w:val="0"/>
      <w:marTop w:val="0"/>
      <w:marBottom w:val="0"/>
      <w:divBdr>
        <w:top w:val="none" w:sz="0" w:space="0" w:color="auto"/>
        <w:left w:val="none" w:sz="0" w:space="0" w:color="auto"/>
        <w:bottom w:val="none" w:sz="0" w:space="0" w:color="auto"/>
        <w:right w:val="none" w:sz="0" w:space="0" w:color="auto"/>
      </w:divBdr>
    </w:div>
    <w:div w:id="624849719">
      <w:marLeft w:val="0"/>
      <w:marRight w:val="0"/>
      <w:marTop w:val="0"/>
      <w:marBottom w:val="0"/>
      <w:divBdr>
        <w:top w:val="none" w:sz="0" w:space="0" w:color="auto"/>
        <w:left w:val="none" w:sz="0" w:space="0" w:color="auto"/>
        <w:bottom w:val="none" w:sz="0" w:space="0" w:color="auto"/>
        <w:right w:val="none" w:sz="0" w:space="0" w:color="auto"/>
      </w:divBdr>
    </w:div>
    <w:div w:id="624971769">
      <w:marLeft w:val="0"/>
      <w:marRight w:val="0"/>
      <w:marTop w:val="0"/>
      <w:marBottom w:val="0"/>
      <w:divBdr>
        <w:top w:val="none" w:sz="0" w:space="0" w:color="auto"/>
        <w:left w:val="none" w:sz="0" w:space="0" w:color="auto"/>
        <w:bottom w:val="none" w:sz="0" w:space="0" w:color="auto"/>
        <w:right w:val="none" w:sz="0" w:space="0" w:color="auto"/>
      </w:divBdr>
    </w:div>
    <w:div w:id="625038615">
      <w:marLeft w:val="0"/>
      <w:marRight w:val="0"/>
      <w:marTop w:val="0"/>
      <w:marBottom w:val="0"/>
      <w:divBdr>
        <w:top w:val="none" w:sz="0" w:space="0" w:color="auto"/>
        <w:left w:val="none" w:sz="0" w:space="0" w:color="auto"/>
        <w:bottom w:val="none" w:sz="0" w:space="0" w:color="auto"/>
        <w:right w:val="none" w:sz="0" w:space="0" w:color="auto"/>
      </w:divBdr>
    </w:div>
    <w:div w:id="625114981">
      <w:marLeft w:val="0"/>
      <w:marRight w:val="0"/>
      <w:marTop w:val="0"/>
      <w:marBottom w:val="0"/>
      <w:divBdr>
        <w:top w:val="none" w:sz="0" w:space="0" w:color="auto"/>
        <w:left w:val="none" w:sz="0" w:space="0" w:color="auto"/>
        <w:bottom w:val="none" w:sz="0" w:space="0" w:color="auto"/>
        <w:right w:val="none" w:sz="0" w:space="0" w:color="auto"/>
      </w:divBdr>
    </w:div>
    <w:div w:id="625310049">
      <w:marLeft w:val="0"/>
      <w:marRight w:val="0"/>
      <w:marTop w:val="0"/>
      <w:marBottom w:val="0"/>
      <w:divBdr>
        <w:top w:val="none" w:sz="0" w:space="0" w:color="auto"/>
        <w:left w:val="none" w:sz="0" w:space="0" w:color="auto"/>
        <w:bottom w:val="none" w:sz="0" w:space="0" w:color="auto"/>
        <w:right w:val="none" w:sz="0" w:space="0" w:color="auto"/>
      </w:divBdr>
    </w:div>
    <w:div w:id="625311109">
      <w:marLeft w:val="0"/>
      <w:marRight w:val="0"/>
      <w:marTop w:val="0"/>
      <w:marBottom w:val="0"/>
      <w:divBdr>
        <w:top w:val="none" w:sz="0" w:space="0" w:color="auto"/>
        <w:left w:val="none" w:sz="0" w:space="0" w:color="auto"/>
        <w:bottom w:val="none" w:sz="0" w:space="0" w:color="auto"/>
        <w:right w:val="none" w:sz="0" w:space="0" w:color="auto"/>
      </w:divBdr>
    </w:div>
    <w:div w:id="625311183">
      <w:marLeft w:val="0"/>
      <w:marRight w:val="0"/>
      <w:marTop w:val="0"/>
      <w:marBottom w:val="0"/>
      <w:divBdr>
        <w:top w:val="none" w:sz="0" w:space="0" w:color="auto"/>
        <w:left w:val="none" w:sz="0" w:space="0" w:color="auto"/>
        <w:bottom w:val="none" w:sz="0" w:space="0" w:color="auto"/>
        <w:right w:val="none" w:sz="0" w:space="0" w:color="auto"/>
      </w:divBdr>
    </w:div>
    <w:div w:id="625507574">
      <w:marLeft w:val="0"/>
      <w:marRight w:val="0"/>
      <w:marTop w:val="0"/>
      <w:marBottom w:val="0"/>
      <w:divBdr>
        <w:top w:val="none" w:sz="0" w:space="0" w:color="auto"/>
        <w:left w:val="none" w:sz="0" w:space="0" w:color="auto"/>
        <w:bottom w:val="none" w:sz="0" w:space="0" w:color="auto"/>
        <w:right w:val="none" w:sz="0" w:space="0" w:color="auto"/>
      </w:divBdr>
    </w:div>
    <w:div w:id="625543958">
      <w:marLeft w:val="0"/>
      <w:marRight w:val="0"/>
      <w:marTop w:val="0"/>
      <w:marBottom w:val="0"/>
      <w:divBdr>
        <w:top w:val="none" w:sz="0" w:space="0" w:color="auto"/>
        <w:left w:val="none" w:sz="0" w:space="0" w:color="auto"/>
        <w:bottom w:val="none" w:sz="0" w:space="0" w:color="auto"/>
        <w:right w:val="none" w:sz="0" w:space="0" w:color="auto"/>
      </w:divBdr>
    </w:div>
    <w:div w:id="625702756">
      <w:marLeft w:val="0"/>
      <w:marRight w:val="0"/>
      <w:marTop w:val="0"/>
      <w:marBottom w:val="0"/>
      <w:divBdr>
        <w:top w:val="none" w:sz="0" w:space="0" w:color="auto"/>
        <w:left w:val="none" w:sz="0" w:space="0" w:color="auto"/>
        <w:bottom w:val="none" w:sz="0" w:space="0" w:color="auto"/>
        <w:right w:val="none" w:sz="0" w:space="0" w:color="auto"/>
      </w:divBdr>
    </w:div>
    <w:div w:id="625770331">
      <w:marLeft w:val="0"/>
      <w:marRight w:val="0"/>
      <w:marTop w:val="0"/>
      <w:marBottom w:val="0"/>
      <w:divBdr>
        <w:top w:val="none" w:sz="0" w:space="0" w:color="auto"/>
        <w:left w:val="none" w:sz="0" w:space="0" w:color="auto"/>
        <w:bottom w:val="none" w:sz="0" w:space="0" w:color="auto"/>
        <w:right w:val="none" w:sz="0" w:space="0" w:color="auto"/>
      </w:divBdr>
    </w:div>
    <w:div w:id="625816072">
      <w:marLeft w:val="0"/>
      <w:marRight w:val="0"/>
      <w:marTop w:val="0"/>
      <w:marBottom w:val="0"/>
      <w:divBdr>
        <w:top w:val="none" w:sz="0" w:space="0" w:color="auto"/>
        <w:left w:val="none" w:sz="0" w:space="0" w:color="auto"/>
        <w:bottom w:val="none" w:sz="0" w:space="0" w:color="auto"/>
        <w:right w:val="none" w:sz="0" w:space="0" w:color="auto"/>
      </w:divBdr>
    </w:div>
    <w:div w:id="625934532">
      <w:marLeft w:val="0"/>
      <w:marRight w:val="0"/>
      <w:marTop w:val="0"/>
      <w:marBottom w:val="0"/>
      <w:divBdr>
        <w:top w:val="none" w:sz="0" w:space="0" w:color="auto"/>
        <w:left w:val="none" w:sz="0" w:space="0" w:color="auto"/>
        <w:bottom w:val="none" w:sz="0" w:space="0" w:color="auto"/>
        <w:right w:val="none" w:sz="0" w:space="0" w:color="auto"/>
      </w:divBdr>
    </w:div>
    <w:div w:id="625962649">
      <w:marLeft w:val="0"/>
      <w:marRight w:val="0"/>
      <w:marTop w:val="0"/>
      <w:marBottom w:val="0"/>
      <w:divBdr>
        <w:top w:val="none" w:sz="0" w:space="0" w:color="auto"/>
        <w:left w:val="none" w:sz="0" w:space="0" w:color="auto"/>
        <w:bottom w:val="none" w:sz="0" w:space="0" w:color="auto"/>
        <w:right w:val="none" w:sz="0" w:space="0" w:color="auto"/>
      </w:divBdr>
    </w:div>
    <w:div w:id="626006723">
      <w:marLeft w:val="0"/>
      <w:marRight w:val="0"/>
      <w:marTop w:val="0"/>
      <w:marBottom w:val="0"/>
      <w:divBdr>
        <w:top w:val="none" w:sz="0" w:space="0" w:color="auto"/>
        <w:left w:val="none" w:sz="0" w:space="0" w:color="auto"/>
        <w:bottom w:val="none" w:sz="0" w:space="0" w:color="auto"/>
        <w:right w:val="none" w:sz="0" w:space="0" w:color="auto"/>
      </w:divBdr>
    </w:div>
    <w:div w:id="626082590">
      <w:marLeft w:val="0"/>
      <w:marRight w:val="0"/>
      <w:marTop w:val="0"/>
      <w:marBottom w:val="0"/>
      <w:divBdr>
        <w:top w:val="none" w:sz="0" w:space="0" w:color="auto"/>
        <w:left w:val="none" w:sz="0" w:space="0" w:color="auto"/>
        <w:bottom w:val="none" w:sz="0" w:space="0" w:color="auto"/>
        <w:right w:val="none" w:sz="0" w:space="0" w:color="auto"/>
      </w:divBdr>
    </w:div>
    <w:div w:id="626085527">
      <w:marLeft w:val="0"/>
      <w:marRight w:val="0"/>
      <w:marTop w:val="0"/>
      <w:marBottom w:val="0"/>
      <w:divBdr>
        <w:top w:val="none" w:sz="0" w:space="0" w:color="auto"/>
        <w:left w:val="none" w:sz="0" w:space="0" w:color="auto"/>
        <w:bottom w:val="none" w:sz="0" w:space="0" w:color="auto"/>
        <w:right w:val="none" w:sz="0" w:space="0" w:color="auto"/>
      </w:divBdr>
    </w:div>
    <w:div w:id="626200782">
      <w:marLeft w:val="0"/>
      <w:marRight w:val="0"/>
      <w:marTop w:val="0"/>
      <w:marBottom w:val="0"/>
      <w:divBdr>
        <w:top w:val="none" w:sz="0" w:space="0" w:color="auto"/>
        <w:left w:val="none" w:sz="0" w:space="0" w:color="auto"/>
        <w:bottom w:val="none" w:sz="0" w:space="0" w:color="auto"/>
        <w:right w:val="none" w:sz="0" w:space="0" w:color="auto"/>
      </w:divBdr>
    </w:div>
    <w:div w:id="626277199">
      <w:marLeft w:val="0"/>
      <w:marRight w:val="0"/>
      <w:marTop w:val="0"/>
      <w:marBottom w:val="0"/>
      <w:divBdr>
        <w:top w:val="none" w:sz="0" w:space="0" w:color="auto"/>
        <w:left w:val="none" w:sz="0" w:space="0" w:color="auto"/>
        <w:bottom w:val="none" w:sz="0" w:space="0" w:color="auto"/>
        <w:right w:val="none" w:sz="0" w:space="0" w:color="auto"/>
      </w:divBdr>
    </w:div>
    <w:div w:id="626357370">
      <w:marLeft w:val="0"/>
      <w:marRight w:val="0"/>
      <w:marTop w:val="0"/>
      <w:marBottom w:val="0"/>
      <w:divBdr>
        <w:top w:val="none" w:sz="0" w:space="0" w:color="auto"/>
        <w:left w:val="none" w:sz="0" w:space="0" w:color="auto"/>
        <w:bottom w:val="none" w:sz="0" w:space="0" w:color="auto"/>
        <w:right w:val="none" w:sz="0" w:space="0" w:color="auto"/>
      </w:divBdr>
    </w:div>
    <w:div w:id="626542664">
      <w:marLeft w:val="0"/>
      <w:marRight w:val="0"/>
      <w:marTop w:val="0"/>
      <w:marBottom w:val="0"/>
      <w:divBdr>
        <w:top w:val="none" w:sz="0" w:space="0" w:color="auto"/>
        <w:left w:val="none" w:sz="0" w:space="0" w:color="auto"/>
        <w:bottom w:val="none" w:sz="0" w:space="0" w:color="auto"/>
        <w:right w:val="none" w:sz="0" w:space="0" w:color="auto"/>
      </w:divBdr>
    </w:div>
    <w:div w:id="626544290">
      <w:marLeft w:val="0"/>
      <w:marRight w:val="0"/>
      <w:marTop w:val="0"/>
      <w:marBottom w:val="0"/>
      <w:divBdr>
        <w:top w:val="none" w:sz="0" w:space="0" w:color="auto"/>
        <w:left w:val="none" w:sz="0" w:space="0" w:color="auto"/>
        <w:bottom w:val="none" w:sz="0" w:space="0" w:color="auto"/>
        <w:right w:val="none" w:sz="0" w:space="0" w:color="auto"/>
      </w:divBdr>
    </w:div>
    <w:div w:id="626545898">
      <w:marLeft w:val="0"/>
      <w:marRight w:val="0"/>
      <w:marTop w:val="0"/>
      <w:marBottom w:val="0"/>
      <w:divBdr>
        <w:top w:val="none" w:sz="0" w:space="0" w:color="auto"/>
        <w:left w:val="none" w:sz="0" w:space="0" w:color="auto"/>
        <w:bottom w:val="none" w:sz="0" w:space="0" w:color="auto"/>
        <w:right w:val="none" w:sz="0" w:space="0" w:color="auto"/>
      </w:divBdr>
    </w:div>
    <w:div w:id="626551741">
      <w:marLeft w:val="0"/>
      <w:marRight w:val="0"/>
      <w:marTop w:val="0"/>
      <w:marBottom w:val="0"/>
      <w:divBdr>
        <w:top w:val="none" w:sz="0" w:space="0" w:color="auto"/>
        <w:left w:val="none" w:sz="0" w:space="0" w:color="auto"/>
        <w:bottom w:val="none" w:sz="0" w:space="0" w:color="auto"/>
        <w:right w:val="none" w:sz="0" w:space="0" w:color="auto"/>
      </w:divBdr>
    </w:div>
    <w:div w:id="626591991">
      <w:marLeft w:val="0"/>
      <w:marRight w:val="0"/>
      <w:marTop w:val="0"/>
      <w:marBottom w:val="0"/>
      <w:divBdr>
        <w:top w:val="none" w:sz="0" w:space="0" w:color="auto"/>
        <w:left w:val="none" w:sz="0" w:space="0" w:color="auto"/>
        <w:bottom w:val="none" w:sz="0" w:space="0" w:color="auto"/>
        <w:right w:val="none" w:sz="0" w:space="0" w:color="auto"/>
      </w:divBdr>
    </w:div>
    <w:div w:id="626619574">
      <w:marLeft w:val="0"/>
      <w:marRight w:val="0"/>
      <w:marTop w:val="0"/>
      <w:marBottom w:val="0"/>
      <w:divBdr>
        <w:top w:val="none" w:sz="0" w:space="0" w:color="auto"/>
        <w:left w:val="none" w:sz="0" w:space="0" w:color="auto"/>
        <w:bottom w:val="none" w:sz="0" w:space="0" w:color="auto"/>
        <w:right w:val="none" w:sz="0" w:space="0" w:color="auto"/>
      </w:divBdr>
    </w:div>
    <w:div w:id="626622198">
      <w:marLeft w:val="0"/>
      <w:marRight w:val="0"/>
      <w:marTop w:val="0"/>
      <w:marBottom w:val="0"/>
      <w:divBdr>
        <w:top w:val="none" w:sz="0" w:space="0" w:color="auto"/>
        <w:left w:val="none" w:sz="0" w:space="0" w:color="auto"/>
        <w:bottom w:val="none" w:sz="0" w:space="0" w:color="auto"/>
        <w:right w:val="none" w:sz="0" w:space="0" w:color="auto"/>
      </w:divBdr>
    </w:div>
    <w:div w:id="626667205">
      <w:marLeft w:val="0"/>
      <w:marRight w:val="0"/>
      <w:marTop w:val="0"/>
      <w:marBottom w:val="0"/>
      <w:divBdr>
        <w:top w:val="none" w:sz="0" w:space="0" w:color="auto"/>
        <w:left w:val="none" w:sz="0" w:space="0" w:color="auto"/>
        <w:bottom w:val="none" w:sz="0" w:space="0" w:color="auto"/>
        <w:right w:val="none" w:sz="0" w:space="0" w:color="auto"/>
      </w:divBdr>
    </w:div>
    <w:div w:id="626816178">
      <w:marLeft w:val="0"/>
      <w:marRight w:val="0"/>
      <w:marTop w:val="0"/>
      <w:marBottom w:val="0"/>
      <w:divBdr>
        <w:top w:val="none" w:sz="0" w:space="0" w:color="auto"/>
        <w:left w:val="none" w:sz="0" w:space="0" w:color="auto"/>
        <w:bottom w:val="none" w:sz="0" w:space="0" w:color="auto"/>
        <w:right w:val="none" w:sz="0" w:space="0" w:color="auto"/>
      </w:divBdr>
    </w:div>
    <w:div w:id="626854211">
      <w:marLeft w:val="0"/>
      <w:marRight w:val="0"/>
      <w:marTop w:val="0"/>
      <w:marBottom w:val="0"/>
      <w:divBdr>
        <w:top w:val="none" w:sz="0" w:space="0" w:color="auto"/>
        <w:left w:val="none" w:sz="0" w:space="0" w:color="auto"/>
        <w:bottom w:val="none" w:sz="0" w:space="0" w:color="auto"/>
        <w:right w:val="none" w:sz="0" w:space="0" w:color="auto"/>
      </w:divBdr>
    </w:div>
    <w:div w:id="626857691">
      <w:marLeft w:val="0"/>
      <w:marRight w:val="0"/>
      <w:marTop w:val="0"/>
      <w:marBottom w:val="0"/>
      <w:divBdr>
        <w:top w:val="none" w:sz="0" w:space="0" w:color="auto"/>
        <w:left w:val="none" w:sz="0" w:space="0" w:color="auto"/>
        <w:bottom w:val="none" w:sz="0" w:space="0" w:color="auto"/>
        <w:right w:val="none" w:sz="0" w:space="0" w:color="auto"/>
      </w:divBdr>
    </w:div>
    <w:div w:id="627006659">
      <w:marLeft w:val="0"/>
      <w:marRight w:val="0"/>
      <w:marTop w:val="0"/>
      <w:marBottom w:val="0"/>
      <w:divBdr>
        <w:top w:val="none" w:sz="0" w:space="0" w:color="auto"/>
        <w:left w:val="none" w:sz="0" w:space="0" w:color="auto"/>
        <w:bottom w:val="none" w:sz="0" w:space="0" w:color="auto"/>
        <w:right w:val="none" w:sz="0" w:space="0" w:color="auto"/>
      </w:divBdr>
    </w:div>
    <w:div w:id="627008292">
      <w:marLeft w:val="0"/>
      <w:marRight w:val="0"/>
      <w:marTop w:val="0"/>
      <w:marBottom w:val="0"/>
      <w:divBdr>
        <w:top w:val="none" w:sz="0" w:space="0" w:color="auto"/>
        <w:left w:val="none" w:sz="0" w:space="0" w:color="auto"/>
        <w:bottom w:val="none" w:sz="0" w:space="0" w:color="auto"/>
        <w:right w:val="none" w:sz="0" w:space="0" w:color="auto"/>
      </w:divBdr>
    </w:div>
    <w:div w:id="627055224">
      <w:marLeft w:val="0"/>
      <w:marRight w:val="0"/>
      <w:marTop w:val="0"/>
      <w:marBottom w:val="0"/>
      <w:divBdr>
        <w:top w:val="none" w:sz="0" w:space="0" w:color="auto"/>
        <w:left w:val="none" w:sz="0" w:space="0" w:color="auto"/>
        <w:bottom w:val="none" w:sz="0" w:space="0" w:color="auto"/>
        <w:right w:val="none" w:sz="0" w:space="0" w:color="auto"/>
      </w:divBdr>
    </w:div>
    <w:div w:id="627131806">
      <w:marLeft w:val="0"/>
      <w:marRight w:val="0"/>
      <w:marTop w:val="0"/>
      <w:marBottom w:val="0"/>
      <w:divBdr>
        <w:top w:val="none" w:sz="0" w:space="0" w:color="auto"/>
        <w:left w:val="none" w:sz="0" w:space="0" w:color="auto"/>
        <w:bottom w:val="none" w:sz="0" w:space="0" w:color="auto"/>
        <w:right w:val="none" w:sz="0" w:space="0" w:color="auto"/>
      </w:divBdr>
    </w:div>
    <w:div w:id="627202443">
      <w:marLeft w:val="0"/>
      <w:marRight w:val="0"/>
      <w:marTop w:val="0"/>
      <w:marBottom w:val="0"/>
      <w:divBdr>
        <w:top w:val="none" w:sz="0" w:space="0" w:color="auto"/>
        <w:left w:val="none" w:sz="0" w:space="0" w:color="auto"/>
        <w:bottom w:val="none" w:sz="0" w:space="0" w:color="auto"/>
        <w:right w:val="none" w:sz="0" w:space="0" w:color="auto"/>
      </w:divBdr>
    </w:div>
    <w:div w:id="627275276">
      <w:marLeft w:val="0"/>
      <w:marRight w:val="0"/>
      <w:marTop w:val="0"/>
      <w:marBottom w:val="0"/>
      <w:divBdr>
        <w:top w:val="none" w:sz="0" w:space="0" w:color="auto"/>
        <w:left w:val="none" w:sz="0" w:space="0" w:color="auto"/>
        <w:bottom w:val="none" w:sz="0" w:space="0" w:color="auto"/>
        <w:right w:val="none" w:sz="0" w:space="0" w:color="auto"/>
      </w:divBdr>
    </w:div>
    <w:div w:id="627391904">
      <w:marLeft w:val="0"/>
      <w:marRight w:val="0"/>
      <w:marTop w:val="0"/>
      <w:marBottom w:val="0"/>
      <w:divBdr>
        <w:top w:val="none" w:sz="0" w:space="0" w:color="auto"/>
        <w:left w:val="none" w:sz="0" w:space="0" w:color="auto"/>
        <w:bottom w:val="none" w:sz="0" w:space="0" w:color="auto"/>
        <w:right w:val="none" w:sz="0" w:space="0" w:color="auto"/>
      </w:divBdr>
    </w:div>
    <w:div w:id="627470028">
      <w:marLeft w:val="0"/>
      <w:marRight w:val="0"/>
      <w:marTop w:val="0"/>
      <w:marBottom w:val="0"/>
      <w:divBdr>
        <w:top w:val="none" w:sz="0" w:space="0" w:color="auto"/>
        <w:left w:val="none" w:sz="0" w:space="0" w:color="auto"/>
        <w:bottom w:val="none" w:sz="0" w:space="0" w:color="auto"/>
        <w:right w:val="none" w:sz="0" w:space="0" w:color="auto"/>
      </w:divBdr>
    </w:div>
    <w:div w:id="627509138">
      <w:marLeft w:val="0"/>
      <w:marRight w:val="0"/>
      <w:marTop w:val="0"/>
      <w:marBottom w:val="0"/>
      <w:divBdr>
        <w:top w:val="none" w:sz="0" w:space="0" w:color="auto"/>
        <w:left w:val="none" w:sz="0" w:space="0" w:color="auto"/>
        <w:bottom w:val="none" w:sz="0" w:space="0" w:color="auto"/>
        <w:right w:val="none" w:sz="0" w:space="0" w:color="auto"/>
      </w:divBdr>
    </w:div>
    <w:div w:id="627668396">
      <w:marLeft w:val="0"/>
      <w:marRight w:val="0"/>
      <w:marTop w:val="0"/>
      <w:marBottom w:val="0"/>
      <w:divBdr>
        <w:top w:val="none" w:sz="0" w:space="0" w:color="auto"/>
        <w:left w:val="none" w:sz="0" w:space="0" w:color="auto"/>
        <w:bottom w:val="none" w:sz="0" w:space="0" w:color="auto"/>
        <w:right w:val="none" w:sz="0" w:space="0" w:color="auto"/>
      </w:divBdr>
    </w:div>
    <w:div w:id="627709469">
      <w:marLeft w:val="0"/>
      <w:marRight w:val="0"/>
      <w:marTop w:val="0"/>
      <w:marBottom w:val="0"/>
      <w:divBdr>
        <w:top w:val="none" w:sz="0" w:space="0" w:color="auto"/>
        <w:left w:val="none" w:sz="0" w:space="0" w:color="auto"/>
        <w:bottom w:val="none" w:sz="0" w:space="0" w:color="auto"/>
        <w:right w:val="none" w:sz="0" w:space="0" w:color="auto"/>
      </w:divBdr>
    </w:div>
    <w:div w:id="627710364">
      <w:marLeft w:val="0"/>
      <w:marRight w:val="0"/>
      <w:marTop w:val="0"/>
      <w:marBottom w:val="0"/>
      <w:divBdr>
        <w:top w:val="none" w:sz="0" w:space="0" w:color="auto"/>
        <w:left w:val="none" w:sz="0" w:space="0" w:color="auto"/>
        <w:bottom w:val="none" w:sz="0" w:space="0" w:color="auto"/>
        <w:right w:val="none" w:sz="0" w:space="0" w:color="auto"/>
      </w:divBdr>
    </w:div>
    <w:div w:id="627735317">
      <w:marLeft w:val="0"/>
      <w:marRight w:val="0"/>
      <w:marTop w:val="0"/>
      <w:marBottom w:val="0"/>
      <w:divBdr>
        <w:top w:val="none" w:sz="0" w:space="0" w:color="auto"/>
        <w:left w:val="none" w:sz="0" w:space="0" w:color="auto"/>
        <w:bottom w:val="none" w:sz="0" w:space="0" w:color="auto"/>
        <w:right w:val="none" w:sz="0" w:space="0" w:color="auto"/>
      </w:divBdr>
    </w:div>
    <w:div w:id="627932698">
      <w:marLeft w:val="0"/>
      <w:marRight w:val="0"/>
      <w:marTop w:val="0"/>
      <w:marBottom w:val="0"/>
      <w:divBdr>
        <w:top w:val="none" w:sz="0" w:space="0" w:color="auto"/>
        <w:left w:val="none" w:sz="0" w:space="0" w:color="auto"/>
        <w:bottom w:val="none" w:sz="0" w:space="0" w:color="auto"/>
        <w:right w:val="none" w:sz="0" w:space="0" w:color="auto"/>
      </w:divBdr>
    </w:div>
    <w:div w:id="627933055">
      <w:marLeft w:val="0"/>
      <w:marRight w:val="0"/>
      <w:marTop w:val="0"/>
      <w:marBottom w:val="0"/>
      <w:divBdr>
        <w:top w:val="none" w:sz="0" w:space="0" w:color="auto"/>
        <w:left w:val="none" w:sz="0" w:space="0" w:color="auto"/>
        <w:bottom w:val="none" w:sz="0" w:space="0" w:color="auto"/>
        <w:right w:val="none" w:sz="0" w:space="0" w:color="auto"/>
      </w:divBdr>
    </w:div>
    <w:div w:id="627973656">
      <w:marLeft w:val="0"/>
      <w:marRight w:val="0"/>
      <w:marTop w:val="0"/>
      <w:marBottom w:val="0"/>
      <w:divBdr>
        <w:top w:val="none" w:sz="0" w:space="0" w:color="auto"/>
        <w:left w:val="none" w:sz="0" w:space="0" w:color="auto"/>
        <w:bottom w:val="none" w:sz="0" w:space="0" w:color="auto"/>
        <w:right w:val="none" w:sz="0" w:space="0" w:color="auto"/>
      </w:divBdr>
    </w:div>
    <w:div w:id="627976128">
      <w:marLeft w:val="0"/>
      <w:marRight w:val="0"/>
      <w:marTop w:val="0"/>
      <w:marBottom w:val="0"/>
      <w:divBdr>
        <w:top w:val="none" w:sz="0" w:space="0" w:color="auto"/>
        <w:left w:val="none" w:sz="0" w:space="0" w:color="auto"/>
        <w:bottom w:val="none" w:sz="0" w:space="0" w:color="auto"/>
        <w:right w:val="none" w:sz="0" w:space="0" w:color="auto"/>
      </w:divBdr>
    </w:div>
    <w:div w:id="628168381">
      <w:marLeft w:val="0"/>
      <w:marRight w:val="0"/>
      <w:marTop w:val="0"/>
      <w:marBottom w:val="0"/>
      <w:divBdr>
        <w:top w:val="none" w:sz="0" w:space="0" w:color="auto"/>
        <w:left w:val="none" w:sz="0" w:space="0" w:color="auto"/>
        <w:bottom w:val="none" w:sz="0" w:space="0" w:color="auto"/>
        <w:right w:val="none" w:sz="0" w:space="0" w:color="auto"/>
      </w:divBdr>
    </w:div>
    <w:div w:id="628170721">
      <w:marLeft w:val="0"/>
      <w:marRight w:val="0"/>
      <w:marTop w:val="0"/>
      <w:marBottom w:val="0"/>
      <w:divBdr>
        <w:top w:val="none" w:sz="0" w:space="0" w:color="auto"/>
        <w:left w:val="none" w:sz="0" w:space="0" w:color="auto"/>
        <w:bottom w:val="none" w:sz="0" w:space="0" w:color="auto"/>
        <w:right w:val="none" w:sz="0" w:space="0" w:color="auto"/>
      </w:divBdr>
    </w:div>
    <w:div w:id="628172273">
      <w:marLeft w:val="0"/>
      <w:marRight w:val="0"/>
      <w:marTop w:val="0"/>
      <w:marBottom w:val="0"/>
      <w:divBdr>
        <w:top w:val="none" w:sz="0" w:space="0" w:color="auto"/>
        <w:left w:val="none" w:sz="0" w:space="0" w:color="auto"/>
        <w:bottom w:val="none" w:sz="0" w:space="0" w:color="auto"/>
        <w:right w:val="none" w:sz="0" w:space="0" w:color="auto"/>
      </w:divBdr>
    </w:div>
    <w:div w:id="628243447">
      <w:marLeft w:val="0"/>
      <w:marRight w:val="0"/>
      <w:marTop w:val="0"/>
      <w:marBottom w:val="0"/>
      <w:divBdr>
        <w:top w:val="none" w:sz="0" w:space="0" w:color="auto"/>
        <w:left w:val="none" w:sz="0" w:space="0" w:color="auto"/>
        <w:bottom w:val="none" w:sz="0" w:space="0" w:color="auto"/>
        <w:right w:val="none" w:sz="0" w:space="0" w:color="auto"/>
      </w:divBdr>
    </w:div>
    <w:div w:id="628361673">
      <w:bodyDiv w:val="1"/>
      <w:marLeft w:val="0"/>
      <w:marRight w:val="0"/>
      <w:marTop w:val="0"/>
      <w:marBottom w:val="0"/>
      <w:divBdr>
        <w:top w:val="none" w:sz="0" w:space="0" w:color="auto"/>
        <w:left w:val="none" w:sz="0" w:space="0" w:color="auto"/>
        <w:bottom w:val="none" w:sz="0" w:space="0" w:color="auto"/>
        <w:right w:val="none" w:sz="0" w:space="0" w:color="auto"/>
      </w:divBdr>
    </w:div>
    <w:div w:id="628440694">
      <w:marLeft w:val="0"/>
      <w:marRight w:val="0"/>
      <w:marTop w:val="0"/>
      <w:marBottom w:val="0"/>
      <w:divBdr>
        <w:top w:val="none" w:sz="0" w:space="0" w:color="auto"/>
        <w:left w:val="none" w:sz="0" w:space="0" w:color="auto"/>
        <w:bottom w:val="none" w:sz="0" w:space="0" w:color="auto"/>
        <w:right w:val="none" w:sz="0" w:space="0" w:color="auto"/>
      </w:divBdr>
    </w:div>
    <w:div w:id="628704885">
      <w:marLeft w:val="0"/>
      <w:marRight w:val="0"/>
      <w:marTop w:val="0"/>
      <w:marBottom w:val="0"/>
      <w:divBdr>
        <w:top w:val="none" w:sz="0" w:space="0" w:color="auto"/>
        <w:left w:val="none" w:sz="0" w:space="0" w:color="auto"/>
        <w:bottom w:val="none" w:sz="0" w:space="0" w:color="auto"/>
        <w:right w:val="none" w:sz="0" w:space="0" w:color="auto"/>
      </w:divBdr>
    </w:div>
    <w:div w:id="628706054">
      <w:marLeft w:val="0"/>
      <w:marRight w:val="0"/>
      <w:marTop w:val="0"/>
      <w:marBottom w:val="0"/>
      <w:divBdr>
        <w:top w:val="none" w:sz="0" w:space="0" w:color="auto"/>
        <w:left w:val="none" w:sz="0" w:space="0" w:color="auto"/>
        <w:bottom w:val="none" w:sz="0" w:space="0" w:color="auto"/>
        <w:right w:val="none" w:sz="0" w:space="0" w:color="auto"/>
      </w:divBdr>
    </w:div>
    <w:div w:id="628753642">
      <w:marLeft w:val="0"/>
      <w:marRight w:val="0"/>
      <w:marTop w:val="0"/>
      <w:marBottom w:val="0"/>
      <w:divBdr>
        <w:top w:val="none" w:sz="0" w:space="0" w:color="auto"/>
        <w:left w:val="none" w:sz="0" w:space="0" w:color="auto"/>
        <w:bottom w:val="none" w:sz="0" w:space="0" w:color="auto"/>
        <w:right w:val="none" w:sz="0" w:space="0" w:color="auto"/>
      </w:divBdr>
    </w:div>
    <w:div w:id="629017641">
      <w:marLeft w:val="0"/>
      <w:marRight w:val="0"/>
      <w:marTop w:val="0"/>
      <w:marBottom w:val="0"/>
      <w:divBdr>
        <w:top w:val="none" w:sz="0" w:space="0" w:color="auto"/>
        <w:left w:val="none" w:sz="0" w:space="0" w:color="auto"/>
        <w:bottom w:val="none" w:sz="0" w:space="0" w:color="auto"/>
        <w:right w:val="none" w:sz="0" w:space="0" w:color="auto"/>
      </w:divBdr>
    </w:div>
    <w:div w:id="629018123">
      <w:marLeft w:val="0"/>
      <w:marRight w:val="0"/>
      <w:marTop w:val="0"/>
      <w:marBottom w:val="0"/>
      <w:divBdr>
        <w:top w:val="none" w:sz="0" w:space="0" w:color="auto"/>
        <w:left w:val="none" w:sz="0" w:space="0" w:color="auto"/>
        <w:bottom w:val="none" w:sz="0" w:space="0" w:color="auto"/>
        <w:right w:val="none" w:sz="0" w:space="0" w:color="auto"/>
      </w:divBdr>
    </w:div>
    <w:div w:id="629090405">
      <w:marLeft w:val="0"/>
      <w:marRight w:val="0"/>
      <w:marTop w:val="0"/>
      <w:marBottom w:val="0"/>
      <w:divBdr>
        <w:top w:val="none" w:sz="0" w:space="0" w:color="auto"/>
        <w:left w:val="none" w:sz="0" w:space="0" w:color="auto"/>
        <w:bottom w:val="none" w:sz="0" w:space="0" w:color="auto"/>
        <w:right w:val="none" w:sz="0" w:space="0" w:color="auto"/>
      </w:divBdr>
    </w:div>
    <w:div w:id="629091810">
      <w:marLeft w:val="0"/>
      <w:marRight w:val="0"/>
      <w:marTop w:val="0"/>
      <w:marBottom w:val="0"/>
      <w:divBdr>
        <w:top w:val="none" w:sz="0" w:space="0" w:color="auto"/>
        <w:left w:val="none" w:sz="0" w:space="0" w:color="auto"/>
        <w:bottom w:val="none" w:sz="0" w:space="0" w:color="auto"/>
        <w:right w:val="none" w:sz="0" w:space="0" w:color="auto"/>
      </w:divBdr>
    </w:div>
    <w:div w:id="629243426">
      <w:marLeft w:val="0"/>
      <w:marRight w:val="0"/>
      <w:marTop w:val="0"/>
      <w:marBottom w:val="0"/>
      <w:divBdr>
        <w:top w:val="none" w:sz="0" w:space="0" w:color="auto"/>
        <w:left w:val="none" w:sz="0" w:space="0" w:color="auto"/>
        <w:bottom w:val="none" w:sz="0" w:space="0" w:color="auto"/>
        <w:right w:val="none" w:sz="0" w:space="0" w:color="auto"/>
      </w:divBdr>
    </w:div>
    <w:div w:id="629287505">
      <w:marLeft w:val="0"/>
      <w:marRight w:val="0"/>
      <w:marTop w:val="0"/>
      <w:marBottom w:val="0"/>
      <w:divBdr>
        <w:top w:val="none" w:sz="0" w:space="0" w:color="auto"/>
        <w:left w:val="none" w:sz="0" w:space="0" w:color="auto"/>
        <w:bottom w:val="none" w:sz="0" w:space="0" w:color="auto"/>
        <w:right w:val="none" w:sz="0" w:space="0" w:color="auto"/>
      </w:divBdr>
    </w:div>
    <w:div w:id="629360593">
      <w:marLeft w:val="0"/>
      <w:marRight w:val="0"/>
      <w:marTop w:val="0"/>
      <w:marBottom w:val="0"/>
      <w:divBdr>
        <w:top w:val="none" w:sz="0" w:space="0" w:color="auto"/>
        <w:left w:val="none" w:sz="0" w:space="0" w:color="auto"/>
        <w:bottom w:val="none" w:sz="0" w:space="0" w:color="auto"/>
        <w:right w:val="none" w:sz="0" w:space="0" w:color="auto"/>
      </w:divBdr>
    </w:div>
    <w:div w:id="629366062">
      <w:marLeft w:val="0"/>
      <w:marRight w:val="0"/>
      <w:marTop w:val="0"/>
      <w:marBottom w:val="0"/>
      <w:divBdr>
        <w:top w:val="none" w:sz="0" w:space="0" w:color="auto"/>
        <w:left w:val="none" w:sz="0" w:space="0" w:color="auto"/>
        <w:bottom w:val="none" w:sz="0" w:space="0" w:color="auto"/>
        <w:right w:val="none" w:sz="0" w:space="0" w:color="auto"/>
      </w:divBdr>
    </w:div>
    <w:div w:id="629407766">
      <w:marLeft w:val="0"/>
      <w:marRight w:val="0"/>
      <w:marTop w:val="0"/>
      <w:marBottom w:val="0"/>
      <w:divBdr>
        <w:top w:val="none" w:sz="0" w:space="0" w:color="auto"/>
        <w:left w:val="none" w:sz="0" w:space="0" w:color="auto"/>
        <w:bottom w:val="none" w:sz="0" w:space="0" w:color="auto"/>
        <w:right w:val="none" w:sz="0" w:space="0" w:color="auto"/>
      </w:divBdr>
    </w:div>
    <w:div w:id="629433399">
      <w:marLeft w:val="0"/>
      <w:marRight w:val="0"/>
      <w:marTop w:val="0"/>
      <w:marBottom w:val="0"/>
      <w:divBdr>
        <w:top w:val="none" w:sz="0" w:space="0" w:color="auto"/>
        <w:left w:val="none" w:sz="0" w:space="0" w:color="auto"/>
        <w:bottom w:val="none" w:sz="0" w:space="0" w:color="auto"/>
        <w:right w:val="none" w:sz="0" w:space="0" w:color="auto"/>
      </w:divBdr>
    </w:div>
    <w:div w:id="629435592">
      <w:marLeft w:val="0"/>
      <w:marRight w:val="0"/>
      <w:marTop w:val="0"/>
      <w:marBottom w:val="0"/>
      <w:divBdr>
        <w:top w:val="none" w:sz="0" w:space="0" w:color="auto"/>
        <w:left w:val="none" w:sz="0" w:space="0" w:color="auto"/>
        <w:bottom w:val="none" w:sz="0" w:space="0" w:color="auto"/>
        <w:right w:val="none" w:sz="0" w:space="0" w:color="auto"/>
      </w:divBdr>
    </w:div>
    <w:div w:id="629436644">
      <w:marLeft w:val="0"/>
      <w:marRight w:val="0"/>
      <w:marTop w:val="0"/>
      <w:marBottom w:val="0"/>
      <w:divBdr>
        <w:top w:val="none" w:sz="0" w:space="0" w:color="auto"/>
        <w:left w:val="none" w:sz="0" w:space="0" w:color="auto"/>
        <w:bottom w:val="none" w:sz="0" w:space="0" w:color="auto"/>
        <w:right w:val="none" w:sz="0" w:space="0" w:color="auto"/>
      </w:divBdr>
    </w:div>
    <w:div w:id="629478745">
      <w:marLeft w:val="0"/>
      <w:marRight w:val="0"/>
      <w:marTop w:val="0"/>
      <w:marBottom w:val="0"/>
      <w:divBdr>
        <w:top w:val="none" w:sz="0" w:space="0" w:color="auto"/>
        <w:left w:val="none" w:sz="0" w:space="0" w:color="auto"/>
        <w:bottom w:val="none" w:sz="0" w:space="0" w:color="auto"/>
        <w:right w:val="none" w:sz="0" w:space="0" w:color="auto"/>
      </w:divBdr>
    </w:div>
    <w:div w:id="629631242">
      <w:marLeft w:val="0"/>
      <w:marRight w:val="0"/>
      <w:marTop w:val="0"/>
      <w:marBottom w:val="0"/>
      <w:divBdr>
        <w:top w:val="none" w:sz="0" w:space="0" w:color="auto"/>
        <w:left w:val="none" w:sz="0" w:space="0" w:color="auto"/>
        <w:bottom w:val="none" w:sz="0" w:space="0" w:color="auto"/>
        <w:right w:val="none" w:sz="0" w:space="0" w:color="auto"/>
      </w:divBdr>
    </w:div>
    <w:div w:id="629744180">
      <w:marLeft w:val="0"/>
      <w:marRight w:val="0"/>
      <w:marTop w:val="0"/>
      <w:marBottom w:val="0"/>
      <w:divBdr>
        <w:top w:val="none" w:sz="0" w:space="0" w:color="auto"/>
        <w:left w:val="none" w:sz="0" w:space="0" w:color="auto"/>
        <w:bottom w:val="none" w:sz="0" w:space="0" w:color="auto"/>
        <w:right w:val="none" w:sz="0" w:space="0" w:color="auto"/>
      </w:divBdr>
    </w:div>
    <w:div w:id="629746127">
      <w:marLeft w:val="0"/>
      <w:marRight w:val="0"/>
      <w:marTop w:val="0"/>
      <w:marBottom w:val="0"/>
      <w:divBdr>
        <w:top w:val="none" w:sz="0" w:space="0" w:color="auto"/>
        <w:left w:val="none" w:sz="0" w:space="0" w:color="auto"/>
        <w:bottom w:val="none" w:sz="0" w:space="0" w:color="auto"/>
        <w:right w:val="none" w:sz="0" w:space="0" w:color="auto"/>
      </w:divBdr>
    </w:div>
    <w:div w:id="629751343">
      <w:marLeft w:val="0"/>
      <w:marRight w:val="0"/>
      <w:marTop w:val="0"/>
      <w:marBottom w:val="0"/>
      <w:divBdr>
        <w:top w:val="none" w:sz="0" w:space="0" w:color="auto"/>
        <w:left w:val="none" w:sz="0" w:space="0" w:color="auto"/>
        <w:bottom w:val="none" w:sz="0" w:space="0" w:color="auto"/>
        <w:right w:val="none" w:sz="0" w:space="0" w:color="auto"/>
      </w:divBdr>
    </w:div>
    <w:div w:id="629819256">
      <w:marLeft w:val="0"/>
      <w:marRight w:val="0"/>
      <w:marTop w:val="0"/>
      <w:marBottom w:val="0"/>
      <w:divBdr>
        <w:top w:val="none" w:sz="0" w:space="0" w:color="auto"/>
        <w:left w:val="none" w:sz="0" w:space="0" w:color="auto"/>
        <w:bottom w:val="none" w:sz="0" w:space="0" w:color="auto"/>
        <w:right w:val="none" w:sz="0" w:space="0" w:color="auto"/>
      </w:divBdr>
    </w:div>
    <w:div w:id="629866852">
      <w:marLeft w:val="0"/>
      <w:marRight w:val="0"/>
      <w:marTop w:val="0"/>
      <w:marBottom w:val="0"/>
      <w:divBdr>
        <w:top w:val="none" w:sz="0" w:space="0" w:color="auto"/>
        <w:left w:val="none" w:sz="0" w:space="0" w:color="auto"/>
        <w:bottom w:val="none" w:sz="0" w:space="0" w:color="auto"/>
        <w:right w:val="none" w:sz="0" w:space="0" w:color="auto"/>
      </w:divBdr>
    </w:div>
    <w:div w:id="629896226">
      <w:marLeft w:val="0"/>
      <w:marRight w:val="0"/>
      <w:marTop w:val="0"/>
      <w:marBottom w:val="0"/>
      <w:divBdr>
        <w:top w:val="none" w:sz="0" w:space="0" w:color="auto"/>
        <w:left w:val="none" w:sz="0" w:space="0" w:color="auto"/>
        <w:bottom w:val="none" w:sz="0" w:space="0" w:color="auto"/>
        <w:right w:val="none" w:sz="0" w:space="0" w:color="auto"/>
      </w:divBdr>
    </w:div>
    <w:div w:id="630090666">
      <w:marLeft w:val="0"/>
      <w:marRight w:val="0"/>
      <w:marTop w:val="0"/>
      <w:marBottom w:val="0"/>
      <w:divBdr>
        <w:top w:val="none" w:sz="0" w:space="0" w:color="auto"/>
        <w:left w:val="none" w:sz="0" w:space="0" w:color="auto"/>
        <w:bottom w:val="none" w:sz="0" w:space="0" w:color="auto"/>
        <w:right w:val="none" w:sz="0" w:space="0" w:color="auto"/>
      </w:divBdr>
    </w:div>
    <w:div w:id="630549520">
      <w:marLeft w:val="0"/>
      <w:marRight w:val="0"/>
      <w:marTop w:val="0"/>
      <w:marBottom w:val="0"/>
      <w:divBdr>
        <w:top w:val="none" w:sz="0" w:space="0" w:color="auto"/>
        <w:left w:val="none" w:sz="0" w:space="0" w:color="auto"/>
        <w:bottom w:val="none" w:sz="0" w:space="0" w:color="auto"/>
        <w:right w:val="none" w:sz="0" w:space="0" w:color="auto"/>
      </w:divBdr>
    </w:div>
    <w:div w:id="630592337">
      <w:marLeft w:val="0"/>
      <w:marRight w:val="0"/>
      <w:marTop w:val="0"/>
      <w:marBottom w:val="0"/>
      <w:divBdr>
        <w:top w:val="none" w:sz="0" w:space="0" w:color="auto"/>
        <w:left w:val="none" w:sz="0" w:space="0" w:color="auto"/>
        <w:bottom w:val="none" w:sz="0" w:space="0" w:color="auto"/>
        <w:right w:val="none" w:sz="0" w:space="0" w:color="auto"/>
      </w:divBdr>
    </w:div>
    <w:div w:id="630747429">
      <w:marLeft w:val="0"/>
      <w:marRight w:val="0"/>
      <w:marTop w:val="0"/>
      <w:marBottom w:val="0"/>
      <w:divBdr>
        <w:top w:val="none" w:sz="0" w:space="0" w:color="auto"/>
        <w:left w:val="none" w:sz="0" w:space="0" w:color="auto"/>
        <w:bottom w:val="none" w:sz="0" w:space="0" w:color="auto"/>
        <w:right w:val="none" w:sz="0" w:space="0" w:color="auto"/>
      </w:divBdr>
    </w:div>
    <w:div w:id="630749173">
      <w:marLeft w:val="0"/>
      <w:marRight w:val="0"/>
      <w:marTop w:val="0"/>
      <w:marBottom w:val="0"/>
      <w:divBdr>
        <w:top w:val="none" w:sz="0" w:space="0" w:color="auto"/>
        <w:left w:val="none" w:sz="0" w:space="0" w:color="auto"/>
        <w:bottom w:val="none" w:sz="0" w:space="0" w:color="auto"/>
        <w:right w:val="none" w:sz="0" w:space="0" w:color="auto"/>
      </w:divBdr>
    </w:div>
    <w:div w:id="630794259">
      <w:marLeft w:val="0"/>
      <w:marRight w:val="0"/>
      <w:marTop w:val="0"/>
      <w:marBottom w:val="0"/>
      <w:divBdr>
        <w:top w:val="none" w:sz="0" w:space="0" w:color="auto"/>
        <w:left w:val="none" w:sz="0" w:space="0" w:color="auto"/>
        <w:bottom w:val="none" w:sz="0" w:space="0" w:color="auto"/>
        <w:right w:val="none" w:sz="0" w:space="0" w:color="auto"/>
      </w:divBdr>
    </w:div>
    <w:div w:id="630861917">
      <w:marLeft w:val="0"/>
      <w:marRight w:val="0"/>
      <w:marTop w:val="0"/>
      <w:marBottom w:val="0"/>
      <w:divBdr>
        <w:top w:val="none" w:sz="0" w:space="0" w:color="auto"/>
        <w:left w:val="none" w:sz="0" w:space="0" w:color="auto"/>
        <w:bottom w:val="none" w:sz="0" w:space="0" w:color="auto"/>
        <w:right w:val="none" w:sz="0" w:space="0" w:color="auto"/>
      </w:divBdr>
    </w:div>
    <w:div w:id="630941771">
      <w:marLeft w:val="0"/>
      <w:marRight w:val="0"/>
      <w:marTop w:val="0"/>
      <w:marBottom w:val="0"/>
      <w:divBdr>
        <w:top w:val="none" w:sz="0" w:space="0" w:color="auto"/>
        <w:left w:val="none" w:sz="0" w:space="0" w:color="auto"/>
        <w:bottom w:val="none" w:sz="0" w:space="0" w:color="auto"/>
        <w:right w:val="none" w:sz="0" w:space="0" w:color="auto"/>
      </w:divBdr>
    </w:div>
    <w:div w:id="630985869">
      <w:marLeft w:val="0"/>
      <w:marRight w:val="0"/>
      <w:marTop w:val="0"/>
      <w:marBottom w:val="0"/>
      <w:divBdr>
        <w:top w:val="none" w:sz="0" w:space="0" w:color="auto"/>
        <w:left w:val="none" w:sz="0" w:space="0" w:color="auto"/>
        <w:bottom w:val="none" w:sz="0" w:space="0" w:color="auto"/>
        <w:right w:val="none" w:sz="0" w:space="0" w:color="auto"/>
      </w:divBdr>
    </w:div>
    <w:div w:id="631012380">
      <w:marLeft w:val="0"/>
      <w:marRight w:val="0"/>
      <w:marTop w:val="0"/>
      <w:marBottom w:val="0"/>
      <w:divBdr>
        <w:top w:val="none" w:sz="0" w:space="0" w:color="auto"/>
        <w:left w:val="none" w:sz="0" w:space="0" w:color="auto"/>
        <w:bottom w:val="none" w:sz="0" w:space="0" w:color="auto"/>
        <w:right w:val="none" w:sz="0" w:space="0" w:color="auto"/>
      </w:divBdr>
    </w:div>
    <w:div w:id="631322775">
      <w:marLeft w:val="0"/>
      <w:marRight w:val="0"/>
      <w:marTop w:val="0"/>
      <w:marBottom w:val="0"/>
      <w:divBdr>
        <w:top w:val="none" w:sz="0" w:space="0" w:color="auto"/>
        <w:left w:val="none" w:sz="0" w:space="0" w:color="auto"/>
        <w:bottom w:val="none" w:sz="0" w:space="0" w:color="auto"/>
        <w:right w:val="none" w:sz="0" w:space="0" w:color="auto"/>
      </w:divBdr>
    </w:div>
    <w:div w:id="631324441">
      <w:marLeft w:val="0"/>
      <w:marRight w:val="0"/>
      <w:marTop w:val="0"/>
      <w:marBottom w:val="0"/>
      <w:divBdr>
        <w:top w:val="none" w:sz="0" w:space="0" w:color="auto"/>
        <w:left w:val="none" w:sz="0" w:space="0" w:color="auto"/>
        <w:bottom w:val="none" w:sz="0" w:space="0" w:color="auto"/>
        <w:right w:val="none" w:sz="0" w:space="0" w:color="auto"/>
      </w:divBdr>
    </w:div>
    <w:div w:id="631328029">
      <w:marLeft w:val="0"/>
      <w:marRight w:val="0"/>
      <w:marTop w:val="0"/>
      <w:marBottom w:val="0"/>
      <w:divBdr>
        <w:top w:val="none" w:sz="0" w:space="0" w:color="auto"/>
        <w:left w:val="none" w:sz="0" w:space="0" w:color="auto"/>
        <w:bottom w:val="none" w:sz="0" w:space="0" w:color="auto"/>
        <w:right w:val="none" w:sz="0" w:space="0" w:color="auto"/>
      </w:divBdr>
    </w:div>
    <w:div w:id="631444006">
      <w:bodyDiv w:val="1"/>
      <w:marLeft w:val="0"/>
      <w:marRight w:val="0"/>
      <w:marTop w:val="0"/>
      <w:marBottom w:val="0"/>
      <w:divBdr>
        <w:top w:val="none" w:sz="0" w:space="0" w:color="auto"/>
        <w:left w:val="none" w:sz="0" w:space="0" w:color="auto"/>
        <w:bottom w:val="none" w:sz="0" w:space="0" w:color="auto"/>
        <w:right w:val="none" w:sz="0" w:space="0" w:color="auto"/>
      </w:divBdr>
    </w:div>
    <w:div w:id="631446111">
      <w:marLeft w:val="0"/>
      <w:marRight w:val="0"/>
      <w:marTop w:val="0"/>
      <w:marBottom w:val="0"/>
      <w:divBdr>
        <w:top w:val="none" w:sz="0" w:space="0" w:color="auto"/>
        <w:left w:val="none" w:sz="0" w:space="0" w:color="auto"/>
        <w:bottom w:val="none" w:sz="0" w:space="0" w:color="auto"/>
        <w:right w:val="none" w:sz="0" w:space="0" w:color="auto"/>
      </w:divBdr>
    </w:div>
    <w:div w:id="631448070">
      <w:marLeft w:val="480"/>
      <w:marRight w:val="0"/>
      <w:marTop w:val="0"/>
      <w:marBottom w:val="0"/>
      <w:divBdr>
        <w:top w:val="none" w:sz="0" w:space="0" w:color="auto"/>
        <w:left w:val="none" w:sz="0" w:space="0" w:color="auto"/>
        <w:bottom w:val="none" w:sz="0" w:space="0" w:color="auto"/>
        <w:right w:val="none" w:sz="0" w:space="0" w:color="auto"/>
      </w:divBdr>
    </w:div>
    <w:div w:id="631523825">
      <w:marLeft w:val="0"/>
      <w:marRight w:val="0"/>
      <w:marTop w:val="0"/>
      <w:marBottom w:val="0"/>
      <w:divBdr>
        <w:top w:val="none" w:sz="0" w:space="0" w:color="auto"/>
        <w:left w:val="none" w:sz="0" w:space="0" w:color="auto"/>
        <w:bottom w:val="none" w:sz="0" w:space="0" w:color="auto"/>
        <w:right w:val="none" w:sz="0" w:space="0" w:color="auto"/>
      </w:divBdr>
    </w:div>
    <w:div w:id="631792225">
      <w:marLeft w:val="0"/>
      <w:marRight w:val="0"/>
      <w:marTop w:val="0"/>
      <w:marBottom w:val="0"/>
      <w:divBdr>
        <w:top w:val="none" w:sz="0" w:space="0" w:color="auto"/>
        <w:left w:val="none" w:sz="0" w:space="0" w:color="auto"/>
        <w:bottom w:val="none" w:sz="0" w:space="0" w:color="auto"/>
        <w:right w:val="none" w:sz="0" w:space="0" w:color="auto"/>
      </w:divBdr>
    </w:div>
    <w:div w:id="631863570">
      <w:marLeft w:val="0"/>
      <w:marRight w:val="0"/>
      <w:marTop w:val="0"/>
      <w:marBottom w:val="0"/>
      <w:divBdr>
        <w:top w:val="none" w:sz="0" w:space="0" w:color="auto"/>
        <w:left w:val="none" w:sz="0" w:space="0" w:color="auto"/>
        <w:bottom w:val="none" w:sz="0" w:space="0" w:color="auto"/>
        <w:right w:val="none" w:sz="0" w:space="0" w:color="auto"/>
      </w:divBdr>
    </w:div>
    <w:div w:id="631864616">
      <w:marLeft w:val="0"/>
      <w:marRight w:val="0"/>
      <w:marTop w:val="0"/>
      <w:marBottom w:val="0"/>
      <w:divBdr>
        <w:top w:val="none" w:sz="0" w:space="0" w:color="auto"/>
        <w:left w:val="none" w:sz="0" w:space="0" w:color="auto"/>
        <w:bottom w:val="none" w:sz="0" w:space="0" w:color="auto"/>
        <w:right w:val="none" w:sz="0" w:space="0" w:color="auto"/>
      </w:divBdr>
    </w:div>
    <w:div w:id="632054134">
      <w:marLeft w:val="0"/>
      <w:marRight w:val="0"/>
      <w:marTop w:val="0"/>
      <w:marBottom w:val="0"/>
      <w:divBdr>
        <w:top w:val="none" w:sz="0" w:space="0" w:color="auto"/>
        <w:left w:val="none" w:sz="0" w:space="0" w:color="auto"/>
        <w:bottom w:val="none" w:sz="0" w:space="0" w:color="auto"/>
        <w:right w:val="none" w:sz="0" w:space="0" w:color="auto"/>
      </w:divBdr>
    </w:div>
    <w:div w:id="632054193">
      <w:bodyDiv w:val="1"/>
      <w:marLeft w:val="0"/>
      <w:marRight w:val="0"/>
      <w:marTop w:val="0"/>
      <w:marBottom w:val="0"/>
      <w:divBdr>
        <w:top w:val="none" w:sz="0" w:space="0" w:color="auto"/>
        <w:left w:val="none" w:sz="0" w:space="0" w:color="auto"/>
        <w:bottom w:val="none" w:sz="0" w:space="0" w:color="auto"/>
        <w:right w:val="none" w:sz="0" w:space="0" w:color="auto"/>
      </w:divBdr>
    </w:div>
    <w:div w:id="632099950">
      <w:marLeft w:val="0"/>
      <w:marRight w:val="0"/>
      <w:marTop w:val="0"/>
      <w:marBottom w:val="0"/>
      <w:divBdr>
        <w:top w:val="none" w:sz="0" w:space="0" w:color="auto"/>
        <w:left w:val="none" w:sz="0" w:space="0" w:color="auto"/>
        <w:bottom w:val="none" w:sz="0" w:space="0" w:color="auto"/>
        <w:right w:val="none" w:sz="0" w:space="0" w:color="auto"/>
      </w:divBdr>
    </w:div>
    <w:div w:id="632100321">
      <w:marLeft w:val="0"/>
      <w:marRight w:val="0"/>
      <w:marTop w:val="0"/>
      <w:marBottom w:val="0"/>
      <w:divBdr>
        <w:top w:val="none" w:sz="0" w:space="0" w:color="auto"/>
        <w:left w:val="none" w:sz="0" w:space="0" w:color="auto"/>
        <w:bottom w:val="none" w:sz="0" w:space="0" w:color="auto"/>
        <w:right w:val="none" w:sz="0" w:space="0" w:color="auto"/>
      </w:divBdr>
    </w:div>
    <w:div w:id="632247611">
      <w:marLeft w:val="0"/>
      <w:marRight w:val="0"/>
      <w:marTop w:val="0"/>
      <w:marBottom w:val="0"/>
      <w:divBdr>
        <w:top w:val="none" w:sz="0" w:space="0" w:color="auto"/>
        <w:left w:val="none" w:sz="0" w:space="0" w:color="auto"/>
        <w:bottom w:val="none" w:sz="0" w:space="0" w:color="auto"/>
        <w:right w:val="none" w:sz="0" w:space="0" w:color="auto"/>
      </w:divBdr>
    </w:div>
    <w:div w:id="632252791">
      <w:marLeft w:val="0"/>
      <w:marRight w:val="0"/>
      <w:marTop w:val="0"/>
      <w:marBottom w:val="0"/>
      <w:divBdr>
        <w:top w:val="none" w:sz="0" w:space="0" w:color="auto"/>
        <w:left w:val="none" w:sz="0" w:space="0" w:color="auto"/>
        <w:bottom w:val="none" w:sz="0" w:space="0" w:color="auto"/>
        <w:right w:val="none" w:sz="0" w:space="0" w:color="auto"/>
      </w:divBdr>
    </w:div>
    <w:div w:id="632294419">
      <w:marLeft w:val="0"/>
      <w:marRight w:val="0"/>
      <w:marTop w:val="0"/>
      <w:marBottom w:val="0"/>
      <w:divBdr>
        <w:top w:val="none" w:sz="0" w:space="0" w:color="auto"/>
        <w:left w:val="none" w:sz="0" w:space="0" w:color="auto"/>
        <w:bottom w:val="none" w:sz="0" w:space="0" w:color="auto"/>
        <w:right w:val="none" w:sz="0" w:space="0" w:color="auto"/>
      </w:divBdr>
    </w:div>
    <w:div w:id="632487973">
      <w:marLeft w:val="0"/>
      <w:marRight w:val="0"/>
      <w:marTop w:val="0"/>
      <w:marBottom w:val="0"/>
      <w:divBdr>
        <w:top w:val="none" w:sz="0" w:space="0" w:color="auto"/>
        <w:left w:val="none" w:sz="0" w:space="0" w:color="auto"/>
        <w:bottom w:val="none" w:sz="0" w:space="0" w:color="auto"/>
        <w:right w:val="none" w:sz="0" w:space="0" w:color="auto"/>
      </w:divBdr>
    </w:div>
    <w:div w:id="632710189">
      <w:marLeft w:val="0"/>
      <w:marRight w:val="0"/>
      <w:marTop w:val="0"/>
      <w:marBottom w:val="0"/>
      <w:divBdr>
        <w:top w:val="none" w:sz="0" w:space="0" w:color="auto"/>
        <w:left w:val="none" w:sz="0" w:space="0" w:color="auto"/>
        <w:bottom w:val="none" w:sz="0" w:space="0" w:color="auto"/>
        <w:right w:val="none" w:sz="0" w:space="0" w:color="auto"/>
      </w:divBdr>
    </w:div>
    <w:div w:id="632751801">
      <w:bodyDiv w:val="1"/>
      <w:marLeft w:val="0"/>
      <w:marRight w:val="0"/>
      <w:marTop w:val="0"/>
      <w:marBottom w:val="0"/>
      <w:divBdr>
        <w:top w:val="none" w:sz="0" w:space="0" w:color="auto"/>
        <w:left w:val="none" w:sz="0" w:space="0" w:color="auto"/>
        <w:bottom w:val="none" w:sz="0" w:space="0" w:color="auto"/>
        <w:right w:val="none" w:sz="0" w:space="0" w:color="auto"/>
      </w:divBdr>
    </w:div>
    <w:div w:id="632905889">
      <w:bodyDiv w:val="1"/>
      <w:marLeft w:val="0"/>
      <w:marRight w:val="0"/>
      <w:marTop w:val="0"/>
      <w:marBottom w:val="0"/>
      <w:divBdr>
        <w:top w:val="none" w:sz="0" w:space="0" w:color="auto"/>
        <w:left w:val="none" w:sz="0" w:space="0" w:color="auto"/>
        <w:bottom w:val="none" w:sz="0" w:space="0" w:color="auto"/>
        <w:right w:val="none" w:sz="0" w:space="0" w:color="auto"/>
      </w:divBdr>
    </w:div>
    <w:div w:id="632978306">
      <w:marLeft w:val="0"/>
      <w:marRight w:val="0"/>
      <w:marTop w:val="0"/>
      <w:marBottom w:val="0"/>
      <w:divBdr>
        <w:top w:val="none" w:sz="0" w:space="0" w:color="auto"/>
        <w:left w:val="none" w:sz="0" w:space="0" w:color="auto"/>
        <w:bottom w:val="none" w:sz="0" w:space="0" w:color="auto"/>
        <w:right w:val="none" w:sz="0" w:space="0" w:color="auto"/>
      </w:divBdr>
    </w:div>
    <w:div w:id="633145621">
      <w:marLeft w:val="0"/>
      <w:marRight w:val="0"/>
      <w:marTop w:val="0"/>
      <w:marBottom w:val="0"/>
      <w:divBdr>
        <w:top w:val="none" w:sz="0" w:space="0" w:color="auto"/>
        <w:left w:val="none" w:sz="0" w:space="0" w:color="auto"/>
        <w:bottom w:val="none" w:sz="0" w:space="0" w:color="auto"/>
        <w:right w:val="none" w:sz="0" w:space="0" w:color="auto"/>
      </w:divBdr>
    </w:div>
    <w:div w:id="633173184">
      <w:marLeft w:val="0"/>
      <w:marRight w:val="0"/>
      <w:marTop w:val="0"/>
      <w:marBottom w:val="0"/>
      <w:divBdr>
        <w:top w:val="none" w:sz="0" w:space="0" w:color="auto"/>
        <w:left w:val="none" w:sz="0" w:space="0" w:color="auto"/>
        <w:bottom w:val="none" w:sz="0" w:space="0" w:color="auto"/>
        <w:right w:val="none" w:sz="0" w:space="0" w:color="auto"/>
      </w:divBdr>
    </w:div>
    <w:div w:id="633175917">
      <w:marLeft w:val="0"/>
      <w:marRight w:val="0"/>
      <w:marTop w:val="0"/>
      <w:marBottom w:val="0"/>
      <w:divBdr>
        <w:top w:val="none" w:sz="0" w:space="0" w:color="auto"/>
        <w:left w:val="none" w:sz="0" w:space="0" w:color="auto"/>
        <w:bottom w:val="none" w:sz="0" w:space="0" w:color="auto"/>
        <w:right w:val="none" w:sz="0" w:space="0" w:color="auto"/>
      </w:divBdr>
    </w:div>
    <w:div w:id="633218940">
      <w:marLeft w:val="0"/>
      <w:marRight w:val="0"/>
      <w:marTop w:val="0"/>
      <w:marBottom w:val="0"/>
      <w:divBdr>
        <w:top w:val="none" w:sz="0" w:space="0" w:color="auto"/>
        <w:left w:val="none" w:sz="0" w:space="0" w:color="auto"/>
        <w:bottom w:val="none" w:sz="0" w:space="0" w:color="auto"/>
        <w:right w:val="none" w:sz="0" w:space="0" w:color="auto"/>
      </w:divBdr>
    </w:div>
    <w:div w:id="633292647">
      <w:marLeft w:val="0"/>
      <w:marRight w:val="0"/>
      <w:marTop w:val="0"/>
      <w:marBottom w:val="0"/>
      <w:divBdr>
        <w:top w:val="none" w:sz="0" w:space="0" w:color="auto"/>
        <w:left w:val="none" w:sz="0" w:space="0" w:color="auto"/>
        <w:bottom w:val="none" w:sz="0" w:space="0" w:color="auto"/>
        <w:right w:val="none" w:sz="0" w:space="0" w:color="auto"/>
      </w:divBdr>
    </w:div>
    <w:div w:id="633294316">
      <w:marLeft w:val="0"/>
      <w:marRight w:val="0"/>
      <w:marTop w:val="0"/>
      <w:marBottom w:val="0"/>
      <w:divBdr>
        <w:top w:val="none" w:sz="0" w:space="0" w:color="auto"/>
        <w:left w:val="none" w:sz="0" w:space="0" w:color="auto"/>
        <w:bottom w:val="none" w:sz="0" w:space="0" w:color="auto"/>
        <w:right w:val="none" w:sz="0" w:space="0" w:color="auto"/>
      </w:divBdr>
    </w:div>
    <w:div w:id="633296292">
      <w:marLeft w:val="0"/>
      <w:marRight w:val="0"/>
      <w:marTop w:val="0"/>
      <w:marBottom w:val="0"/>
      <w:divBdr>
        <w:top w:val="none" w:sz="0" w:space="0" w:color="auto"/>
        <w:left w:val="none" w:sz="0" w:space="0" w:color="auto"/>
        <w:bottom w:val="none" w:sz="0" w:space="0" w:color="auto"/>
        <w:right w:val="none" w:sz="0" w:space="0" w:color="auto"/>
      </w:divBdr>
    </w:div>
    <w:div w:id="633368348">
      <w:marLeft w:val="0"/>
      <w:marRight w:val="0"/>
      <w:marTop w:val="0"/>
      <w:marBottom w:val="0"/>
      <w:divBdr>
        <w:top w:val="none" w:sz="0" w:space="0" w:color="auto"/>
        <w:left w:val="none" w:sz="0" w:space="0" w:color="auto"/>
        <w:bottom w:val="none" w:sz="0" w:space="0" w:color="auto"/>
        <w:right w:val="none" w:sz="0" w:space="0" w:color="auto"/>
      </w:divBdr>
    </w:div>
    <w:div w:id="633412411">
      <w:marLeft w:val="0"/>
      <w:marRight w:val="0"/>
      <w:marTop w:val="0"/>
      <w:marBottom w:val="0"/>
      <w:divBdr>
        <w:top w:val="none" w:sz="0" w:space="0" w:color="auto"/>
        <w:left w:val="none" w:sz="0" w:space="0" w:color="auto"/>
        <w:bottom w:val="none" w:sz="0" w:space="0" w:color="auto"/>
        <w:right w:val="none" w:sz="0" w:space="0" w:color="auto"/>
      </w:divBdr>
    </w:div>
    <w:div w:id="633557605">
      <w:marLeft w:val="0"/>
      <w:marRight w:val="0"/>
      <w:marTop w:val="0"/>
      <w:marBottom w:val="0"/>
      <w:divBdr>
        <w:top w:val="none" w:sz="0" w:space="0" w:color="auto"/>
        <w:left w:val="none" w:sz="0" w:space="0" w:color="auto"/>
        <w:bottom w:val="none" w:sz="0" w:space="0" w:color="auto"/>
        <w:right w:val="none" w:sz="0" w:space="0" w:color="auto"/>
      </w:divBdr>
    </w:div>
    <w:div w:id="633559702">
      <w:marLeft w:val="0"/>
      <w:marRight w:val="0"/>
      <w:marTop w:val="0"/>
      <w:marBottom w:val="0"/>
      <w:divBdr>
        <w:top w:val="none" w:sz="0" w:space="0" w:color="auto"/>
        <w:left w:val="none" w:sz="0" w:space="0" w:color="auto"/>
        <w:bottom w:val="none" w:sz="0" w:space="0" w:color="auto"/>
        <w:right w:val="none" w:sz="0" w:space="0" w:color="auto"/>
      </w:divBdr>
    </w:div>
    <w:div w:id="633606360">
      <w:marLeft w:val="0"/>
      <w:marRight w:val="0"/>
      <w:marTop w:val="0"/>
      <w:marBottom w:val="0"/>
      <w:divBdr>
        <w:top w:val="none" w:sz="0" w:space="0" w:color="auto"/>
        <w:left w:val="none" w:sz="0" w:space="0" w:color="auto"/>
        <w:bottom w:val="none" w:sz="0" w:space="0" w:color="auto"/>
        <w:right w:val="none" w:sz="0" w:space="0" w:color="auto"/>
      </w:divBdr>
    </w:div>
    <w:div w:id="633675825">
      <w:marLeft w:val="0"/>
      <w:marRight w:val="0"/>
      <w:marTop w:val="0"/>
      <w:marBottom w:val="0"/>
      <w:divBdr>
        <w:top w:val="none" w:sz="0" w:space="0" w:color="auto"/>
        <w:left w:val="none" w:sz="0" w:space="0" w:color="auto"/>
        <w:bottom w:val="none" w:sz="0" w:space="0" w:color="auto"/>
        <w:right w:val="none" w:sz="0" w:space="0" w:color="auto"/>
      </w:divBdr>
    </w:div>
    <w:div w:id="633752036">
      <w:marLeft w:val="0"/>
      <w:marRight w:val="0"/>
      <w:marTop w:val="0"/>
      <w:marBottom w:val="0"/>
      <w:divBdr>
        <w:top w:val="none" w:sz="0" w:space="0" w:color="auto"/>
        <w:left w:val="none" w:sz="0" w:space="0" w:color="auto"/>
        <w:bottom w:val="none" w:sz="0" w:space="0" w:color="auto"/>
        <w:right w:val="none" w:sz="0" w:space="0" w:color="auto"/>
      </w:divBdr>
    </w:div>
    <w:div w:id="633754141">
      <w:marLeft w:val="0"/>
      <w:marRight w:val="0"/>
      <w:marTop w:val="0"/>
      <w:marBottom w:val="0"/>
      <w:divBdr>
        <w:top w:val="none" w:sz="0" w:space="0" w:color="auto"/>
        <w:left w:val="none" w:sz="0" w:space="0" w:color="auto"/>
        <w:bottom w:val="none" w:sz="0" w:space="0" w:color="auto"/>
        <w:right w:val="none" w:sz="0" w:space="0" w:color="auto"/>
      </w:divBdr>
    </w:div>
    <w:div w:id="633755400">
      <w:marLeft w:val="0"/>
      <w:marRight w:val="0"/>
      <w:marTop w:val="0"/>
      <w:marBottom w:val="0"/>
      <w:divBdr>
        <w:top w:val="none" w:sz="0" w:space="0" w:color="auto"/>
        <w:left w:val="none" w:sz="0" w:space="0" w:color="auto"/>
        <w:bottom w:val="none" w:sz="0" w:space="0" w:color="auto"/>
        <w:right w:val="none" w:sz="0" w:space="0" w:color="auto"/>
      </w:divBdr>
    </w:div>
    <w:div w:id="633801843">
      <w:marLeft w:val="0"/>
      <w:marRight w:val="0"/>
      <w:marTop w:val="0"/>
      <w:marBottom w:val="0"/>
      <w:divBdr>
        <w:top w:val="none" w:sz="0" w:space="0" w:color="auto"/>
        <w:left w:val="none" w:sz="0" w:space="0" w:color="auto"/>
        <w:bottom w:val="none" w:sz="0" w:space="0" w:color="auto"/>
        <w:right w:val="none" w:sz="0" w:space="0" w:color="auto"/>
      </w:divBdr>
    </w:div>
    <w:div w:id="633869573">
      <w:marLeft w:val="0"/>
      <w:marRight w:val="0"/>
      <w:marTop w:val="0"/>
      <w:marBottom w:val="0"/>
      <w:divBdr>
        <w:top w:val="none" w:sz="0" w:space="0" w:color="auto"/>
        <w:left w:val="none" w:sz="0" w:space="0" w:color="auto"/>
        <w:bottom w:val="none" w:sz="0" w:space="0" w:color="auto"/>
        <w:right w:val="none" w:sz="0" w:space="0" w:color="auto"/>
      </w:divBdr>
    </w:div>
    <w:div w:id="633872527">
      <w:marLeft w:val="0"/>
      <w:marRight w:val="0"/>
      <w:marTop w:val="0"/>
      <w:marBottom w:val="0"/>
      <w:divBdr>
        <w:top w:val="none" w:sz="0" w:space="0" w:color="auto"/>
        <w:left w:val="none" w:sz="0" w:space="0" w:color="auto"/>
        <w:bottom w:val="none" w:sz="0" w:space="0" w:color="auto"/>
        <w:right w:val="none" w:sz="0" w:space="0" w:color="auto"/>
      </w:divBdr>
    </w:div>
    <w:div w:id="633945399">
      <w:marLeft w:val="0"/>
      <w:marRight w:val="0"/>
      <w:marTop w:val="0"/>
      <w:marBottom w:val="0"/>
      <w:divBdr>
        <w:top w:val="none" w:sz="0" w:space="0" w:color="auto"/>
        <w:left w:val="none" w:sz="0" w:space="0" w:color="auto"/>
        <w:bottom w:val="none" w:sz="0" w:space="0" w:color="auto"/>
        <w:right w:val="none" w:sz="0" w:space="0" w:color="auto"/>
      </w:divBdr>
    </w:div>
    <w:div w:id="634025796">
      <w:marLeft w:val="0"/>
      <w:marRight w:val="0"/>
      <w:marTop w:val="0"/>
      <w:marBottom w:val="0"/>
      <w:divBdr>
        <w:top w:val="none" w:sz="0" w:space="0" w:color="auto"/>
        <w:left w:val="none" w:sz="0" w:space="0" w:color="auto"/>
        <w:bottom w:val="none" w:sz="0" w:space="0" w:color="auto"/>
        <w:right w:val="none" w:sz="0" w:space="0" w:color="auto"/>
      </w:divBdr>
    </w:div>
    <w:div w:id="634026109">
      <w:marLeft w:val="0"/>
      <w:marRight w:val="0"/>
      <w:marTop w:val="0"/>
      <w:marBottom w:val="0"/>
      <w:divBdr>
        <w:top w:val="none" w:sz="0" w:space="0" w:color="auto"/>
        <w:left w:val="none" w:sz="0" w:space="0" w:color="auto"/>
        <w:bottom w:val="none" w:sz="0" w:space="0" w:color="auto"/>
        <w:right w:val="none" w:sz="0" w:space="0" w:color="auto"/>
      </w:divBdr>
    </w:div>
    <w:div w:id="634064087">
      <w:marLeft w:val="0"/>
      <w:marRight w:val="0"/>
      <w:marTop w:val="0"/>
      <w:marBottom w:val="0"/>
      <w:divBdr>
        <w:top w:val="none" w:sz="0" w:space="0" w:color="auto"/>
        <w:left w:val="none" w:sz="0" w:space="0" w:color="auto"/>
        <w:bottom w:val="none" w:sz="0" w:space="0" w:color="auto"/>
        <w:right w:val="none" w:sz="0" w:space="0" w:color="auto"/>
      </w:divBdr>
    </w:div>
    <w:div w:id="634143209">
      <w:marLeft w:val="0"/>
      <w:marRight w:val="0"/>
      <w:marTop w:val="0"/>
      <w:marBottom w:val="0"/>
      <w:divBdr>
        <w:top w:val="none" w:sz="0" w:space="0" w:color="auto"/>
        <w:left w:val="none" w:sz="0" w:space="0" w:color="auto"/>
        <w:bottom w:val="none" w:sz="0" w:space="0" w:color="auto"/>
        <w:right w:val="none" w:sz="0" w:space="0" w:color="auto"/>
      </w:divBdr>
    </w:div>
    <w:div w:id="634219087">
      <w:marLeft w:val="0"/>
      <w:marRight w:val="0"/>
      <w:marTop w:val="0"/>
      <w:marBottom w:val="0"/>
      <w:divBdr>
        <w:top w:val="none" w:sz="0" w:space="0" w:color="auto"/>
        <w:left w:val="none" w:sz="0" w:space="0" w:color="auto"/>
        <w:bottom w:val="none" w:sz="0" w:space="0" w:color="auto"/>
        <w:right w:val="none" w:sz="0" w:space="0" w:color="auto"/>
      </w:divBdr>
    </w:div>
    <w:div w:id="634222096">
      <w:marLeft w:val="0"/>
      <w:marRight w:val="0"/>
      <w:marTop w:val="0"/>
      <w:marBottom w:val="0"/>
      <w:divBdr>
        <w:top w:val="none" w:sz="0" w:space="0" w:color="auto"/>
        <w:left w:val="none" w:sz="0" w:space="0" w:color="auto"/>
        <w:bottom w:val="none" w:sz="0" w:space="0" w:color="auto"/>
        <w:right w:val="none" w:sz="0" w:space="0" w:color="auto"/>
      </w:divBdr>
    </w:div>
    <w:div w:id="634288668">
      <w:marLeft w:val="0"/>
      <w:marRight w:val="0"/>
      <w:marTop w:val="0"/>
      <w:marBottom w:val="0"/>
      <w:divBdr>
        <w:top w:val="none" w:sz="0" w:space="0" w:color="auto"/>
        <w:left w:val="none" w:sz="0" w:space="0" w:color="auto"/>
        <w:bottom w:val="none" w:sz="0" w:space="0" w:color="auto"/>
        <w:right w:val="none" w:sz="0" w:space="0" w:color="auto"/>
      </w:divBdr>
    </w:div>
    <w:div w:id="634412118">
      <w:marLeft w:val="0"/>
      <w:marRight w:val="0"/>
      <w:marTop w:val="0"/>
      <w:marBottom w:val="0"/>
      <w:divBdr>
        <w:top w:val="none" w:sz="0" w:space="0" w:color="auto"/>
        <w:left w:val="none" w:sz="0" w:space="0" w:color="auto"/>
        <w:bottom w:val="none" w:sz="0" w:space="0" w:color="auto"/>
        <w:right w:val="none" w:sz="0" w:space="0" w:color="auto"/>
      </w:divBdr>
    </w:div>
    <w:div w:id="634454957">
      <w:marLeft w:val="0"/>
      <w:marRight w:val="0"/>
      <w:marTop w:val="0"/>
      <w:marBottom w:val="0"/>
      <w:divBdr>
        <w:top w:val="none" w:sz="0" w:space="0" w:color="auto"/>
        <w:left w:val="none" w:sz="0" w:space="0" w:color="auto"/>
        <w:bottom w:val="none" w:sz="0" w:space="0" w:color="auto"/>
        <w:right w:val="none" w:sz="0" w:space="0" w:color="auto"/>
      </w:divBdr>
    </w:div>
    <w:div w:id="634526623">
      <w:marLeft w:val="0"/>
      <w:marRight w:val="0"/>
      <w:marTop w:val="0"/>
      <w:marBottom w:val="0"/>
      <w:divBdr>
        <w:top w:val="none" w:sz="0" w:space="0" w:color="auto"/>
        <w:left w:val="none" w:sz="0" w:space="0" w:color="auto"/>
        <w:bottom w:val="none" w:sz="0" w:space="0" w:color="auto"/>
        <w:right w:val="none" w:sz="0" w:space="0" w:color="auto"/>
      </w:divBdr>
    </w:div>
    <w:div w:id="634532066">
      <w:marLeft w:val="0"/>
      <w:marRight w:val="0"/>
      <w:marTop w:val="0"/>
      <w:marBottom w:val="0"/>
      <w:divBdr>
        <w:top w:val="none" w:sz="0" w:space="0" w:color="auto"/>
        <w:left w:val="none" w:sz="0" w:space="0" w:color="auto"/>
        <w:bottom w:val="none" w:sz="0" w:space="0" w:color="auto"/>
        <w:right w:val="none" w:sz="0" w:space="0" w:color="auto"/>
      </w:divBdr>
    </w:div>
    <w:div w:id="634683048">
      <w:marLeft w:val="0"/>
      <w:marRight w:val="0"/>
      <w:marTop w:val="0"/>
      <w:marBottom w:val="0"/>
      <w:divBdr>
        <w:top w:val="none" w:sz="0" w:space="0" w:color="auto"/>
        <w:left w:val="none" w:sz="0" w:space="0" w:color="auto"/>
        <w:bottom w:val="none" w:sz="0" w:space="0" w:color="auto"/>
        <w:right w:val="none" w:sz="0" w:space="0" w:color="auto"/>
      </w:divBdr>
    </w:div>
    <w:div w:id="634876234">
      <w:marLeft w:val="0"/>
      <w:marRight w:val="0"/>
      <w:marTop w:val="0"/>
      <w:marBottom w:val="0"/>
      <w:divBdr>
        <w:top w:val="none" w:sz="0" w:space="0" w:color="auto"/>
        <w:left w:val="none" w:sz="0" w:space="0" w:color="auto"/>
        <w:bottom w:val="none" w:sz="0" w:space="0" w:color="auto"/>
        <w:right w:val="none" w:sz="0" w:space="0" w:color="auto"/>
      </w:divBdr>
    </w:div>
    <w:div w:id="634917760">
      <w:marLeft w:val="0"/>
      <w:marRight w:val="0"/>
      <w:marTop w:val="0"/>
      <w:marBottom w:val="0"/>
      <w:divBdr>
        <w:top w:val="none" w:sz="0" w:space="0" w:color="auto"/>
        <w:left w:val="none" w:sz="0" w:space="0" w:color="auto"/>
        <w:bottom w:val="none" w:sz="0" w:space="0" w:color="auto"/>
        <w:right w:val="none" w:sz="0" w:space="0" w:color="auto"/>
      </w:divBdr>
    </w:div>
    <w:div w:id="634944456">
      <w:marLeft w:val="0"/>
      <w:marRight w:val="0"/>
      <w:marTop w:val="0"/>
      <w:marBottom w:val="0"/>
      <w:divBdr>
        <w:top w:val="none" w:sz="0" w:space="0" w:color="auto"/>
        <w:left w:val="none" w:sz="0" w:space="0" w:color="auto"/>
        <w:bottom w:val="none" w:sz="0" w:space="0" w:color="auto"/>
        <w:right w:val="none" w:sz="0" w:space="0" w:color="auto"/>
      </w:divBdr>
    </w:div>
    <w:div w:id="635138001">
      <w:bodyDiv w:val="1"/>
      <w:marLeft w:val="0"/>
      <w:marRight w:val="0"/>
      <w:marTop w:val="0"/>
      <w:marBottom w:val="0"/>
      <w:divBdr>
        <w:top w:val="none" w:sz="0" w:space="0" w:color="auto"/>
        <w:left w:val="none" w:sz="0" w:space="0" w:color="auto"/>
        <w:bottom w:val="none" w:sz="0" w:space="0" w:color="auto"/>
        <w:right w:val="none" w:sz="0" w:space="0" w:color="auto"/>
      </w:divBdr>
    </w:div>
    <w:div w:id="635138329">
      <w:marLeft w:val="0"/>
      <w:marRight w:val="0"/>
      <w:marTop w:val="0"/>
      <w:marBottom w:val="0"/>
      <w:divBdr>
        <w:top w:val="none" w:sz="0" w:space="0" w:color="auto"/>
        <w:left w:val="none" w:sz="0" w:space="0" w:color="auto"/>
        <w:bottom w:val="none" w:sz="0" w:space="0" w:color="auto"/>
        <w:right w:val="none" w:sz="0" w:space="0" w:color="auto"/>
      </w:divBdr>
    </w:div>
    <w:div w:id="635181845">
      <w:bodyDiv w:val="1"/>
      <w:marLeft w:val="0"/>
      <w:marRight w:val="0"/>
      <w:marTop w:val="0"/>
      <w:marBottom w:val="0"/>
      <w:divBdr>
        <w:top w:val="none" w:sz="0" w:space="0" w:color="auto"/>
        <w:left w:val="none" w:sz="0" w:space="0" w:color="auto"/>
        <w:bottom w:val="none" w:sz="0" w:space="0" w:color="auto"/>
        <w:right w:val="none" w:sz="0" w:space="0" w:color="auto"/>
      </w:divBdr>
    </w:div>
    <w:div w:id="635183003">
      <w:marLeft w:val="0"/>
      <w:marRight w:val="0"/>
      <w:marTop w:val="0"/>
      <w:marBottom w:val="0"/>
      <w:divBdr>
        <w:top w:val="none" w:sz="0" w:space="0" w:color="auto"/>
        <w:left w:val="none" w:sz="0" w:space="0" w:color="auto"/>
        <w:bottom w:val="none" w:sz="0" w:space="0" w:color="auto"/>
        <w:right w:val="none" w:sz="0" w:space="0" w:color="auto"/>
      </w:divBdr>
    </w:div>
    <w:div w:id="635373962">
      <w:marLeft w:val="0"/>
      <w:marRight w:val="0"/>
      <w:marTop w:val="0"/>
      <w:marBottom w:val="0"/>
      <w:divBdr>
        <w:top w:val="none" w:sz="0" w:space="0" w:color="auto"/>
        <w:left w:val="none" w:sz="0" w:space="0" w:color="auto"/>
        <w:bottom w:val="none" w:sz="0" w:space="0" w:color="auto"/>
        <w:right w:val="none" w:sz="0" w:space="0" w:color="auto"/>
      </w:divBdr>
    </w:div>
    <w:div w:id="635449184">
      <w:marLeft w:val="0"/>
      <w:marRight w:val="0"/>
      <w:marTop w:val="0"/>
      <w:marBottom w:val="0"/>
      <w:divBdr>
        <w:top w:val="none" w:sz="0" w:space="0" w:color="auto"/>
        <w:left w:val="none" w:sz="0" w:space="0" w:color="auto"/>
        <w:bottom w:val="none" w:sz="0" w:space="0" w:color="auto"/>
        <w:right w:val="none" w:sz="0" w:space="0" w:color="auto"/>
      </w:divBdr>
    </w:div>
    <w:div w:id="635454368">
      <w:marLeft w:val="0"/>
      <w:marRight w:val="0"/>
      <w:marTop w:val="0"/>
      <w:marBottom w:val="0"/>
      <w:divBdr>
        <w:top w:val="none" w:sz="0" w:space="0" w:color="auto"/>
        <w:left w:val="none" w:sz="0" w:space="0" w:color="auto"/>
        <w:bottom w:val="none" w:sz="0" w:space="0" w:color="auto"/>
        <w:right w:val="none" w:sz="0" w:space="0" w:color="auto"/>
      </w:divBdr>
    </w:div>
    <w:div w:id="635457142">
      <w:marLeft w:val="0"/>
      <w:marRight w:val="0"/>
      <w:marTop w:val="0"/>
      <w:marBottom w:val="0"/>
      <w:divBdr>
        <w:top w:val="none" w:sz="0" w:space="0" w:color="auto"/>
        <w:left w:val="none" w:sz="0" w:space="0" w:color="auto"/>
        <w:bottom w:val="none" w:sz="0" w:space="0" w:color="auto"/>
        <w:right w:val="none" w:sz="0" w:space="0" w:color="auto"/>
      </w:divBdr>
    </w:div>
    <w:div w:id="635570788">
      <w:marLeft w:val="0"/>
      <w:marRight w:val="0"/>
      <w:marTop w:val="0"/>
      <w:marBottom w:val="0"/>
      <w:divBdr>
        <w:top w:val="none" w:sz="0" w:space="0" w:color="auto"/>
        <w:left w:val="none" w:sz="0" w:space="0" w:color="auto"/>
        <w:bottom w:val="none" w:sz="0" w:space="0" w:color="auto"/>
        <w:right w:val="none" w:sz="0" w:space="0" w:color="auto"/>
      </w:divBdr>
    </w:div>
    <w:div w:id="635643729">
      <w:marLeft w:val="0"/>
      <w:marRight w:val="0"/>
      <w:marTop w:val="0"/>
      <w:marBottom w:val="0"/>
      <w:divBdr>
        <w:top w:val="none" w:sz="0" w:space="0" w:color="auto"/>
        <w:left w:val="none" w:sz="0" w:space="0" w:color="auto"/>
        <w:bottom w:val="none" w:sz="0" w:space="0" w:color="auto"/>
        <w:right w:val="none" w:sz="0" w:space="0" w:color="auto"/>
      </w:divBdr>
    </w:div>
    <w:div w:id="635644969">
      <w:marLeft w:val="0"/>
      <w:marRight w:val="0"/>
      <w:marTop w:val="0"/>
      <w:marBottom w:val="0"/>
      <w:divBdr>
        <w:top w:val="none" w:sz="0" w:space="0" w:color="auto"/>
        <w:left w:val="none" w:sz="0" w:space="0" w:color="auto"/>
        <w:bottom w:val="none" w:sz="0" w:space="0" w:color="auto"/>
        <w:right w:val="none" w:sz="0" w:space="0" w:color="auto"/>
      </w:divBdr>
    </w:div>
    <w:div w:id="635766270">
      <w:marLeft w:val="0"/>
      <w:marRight w:val="0"/>
      <w:marTop w:val="0"/>
      <w:marBottom w:val="0"/>
      <w:divBdr>
        <w:top w:val="none" w:sz="0" w:space="0" w:color="auto"/>
        <w:left w:val="none" w:sz="0" w:space="0" w:color="auto"/>
        <w:bottom w:val="none" w:sz="0" w:space="0" w:color="auto"/>
        <w:right w:val="none" w:sz="0" w:space="0" w:color="auto"/>
      </w:divBdr>
    </w:div>
    <w:div w:id="635797335">
      <w:marLeft w:val="0"/>
      <w:marRight w:val="0"/>
      <w:marTop w:val="0"/>
      <w:marBottom w:val="0"/>
      <w:divBdr>
        <w:top w:val="none" w:sz="0" w:space="0" w:color="auto"/>
        <w:left w:val="none" w:sz="0" w:space="0" w:color="auto"/>
        <w:bottom w:val="none" w:sz="0" w:space="0" w:color="auto"/>
        <w:right w:val="none" w:sz="0" w:space="0" w:color="auto"/>
      </w:divBdr>
    </w:div>
    <w:div w:id="635985927">
      <w:marLeft w:val="0"/>
      <w:marRight w:val="0"/>
      <w:marTop w:val="0"/>
      <w:marBottom w:val="0"/>
      <w:divBdr>
        <w:top w:val="none" w:sz="0" w:space="0" w:color="auto"/>
        <w:left w:val="none" w:sz="0" w:space="0" w:color="auto"/>
        <w:bottom w:val="none" w:sz="0" w:space="0" w:color="auto"/>
        <w:right w:val="none" w:sz="0" w:space="0" w:color="auto"/>
      </w:divBdr>
    </w:div>
    <w:div w:id="636028220">
      <w:marLeft w:val="0"/>
      <w:marRight w:val="0"/>
      <w:marTop w:val="0"/>
      <w:marBottom w:val="0"/>
      <w:divBdr>
        <w:top w:val="none" w:sz="0" w:space="0" w:color="auto"/>
        <w:left w:val="none" w:sz="0" w:space="0" w:color="auto"/>
        <w:bottom w:val="none" w:sz="0" w:space="0" w:color="auto"/>
        <w:right w:val="none" w:sz="0" w:space="0" w:color="auto"/>
      </w:divBdr>
    </w:div>
    <w:div w:id="636031446">
      <w:bodyDiv w:val="1"/>
      <w:marLeft w:val="0"/>
      <w:marRight w:val="0"/>
      <w:marTop w:val="0"/>
      <w:marBottom w:val="0"/>
      <w:divBdr>
        <w:top w:val="none" w:sz="0" w:space="0" w:color="auto"/>
        <w:left w:val="none" w:sz="0" w:space="0" w:color="auto"/>
        <w:bottom w:val="none" w:sz="0" w:space="0" w:color="auto"/>
        <w:right w:val="none" w:sz="0" w:space="0" w:color="auto"/>
      </w:divBdr>
    </w:div>
    <w:div w:id="636109156">
      <w:marLeft w:val="0"/>
      <w:marRight w:val="0"/>
      <w:marTop w:val="0"/>
      <w:marBottom w:val="0"/>
      <w:divBdr>
        <w:top w:val="none" w:sz="0" w:space="0" w:color="auto"/>
        <w:left w:val="none" w:sz="0" w:space="0" w:color="auto"/>
        <w:bottom w:val="none" w:sz="0" w:space="0" w:color="auto"/>
        <w:right w:val="none" w:sz="0" w:space="0" w:color="auto"/>
      </w:divBdr>
    </w:div>
    <w:div w:id="636226009">
      <w:marLeft w:val="0"/>
      <w:marRight w:val="0"/>
      <w:marTop w:val="0"/>
      <w:marBottom w:val="0"/>
      <w:divBdr>
        <w:top w:val="none" w:sz="0" w:space="0" w:color="auto"/>
        <w:left w:val="none" w:sz="0" w:space="0" w:color="auto"/>
        <w:bottom w:val="none" w:sz="0" w:space="0" w:color="auto"/>
        <w:right w:val="none" w:sz="0" w:space="0" w:color="auto"/>
      </w:divBdr>
    </w:div>
    <w:div w:id="636228811">
      <w:marLeft w:val="0"/>
      <w:marRight w:val="0"/>
      <w:marTop w:val="0"/>
      <w:marBottom w:val="0"/>
      <w:divBdr>
        <w:top w:val="none" w:sz="0" w:space="0" w:color="auto"/>
        <w:left w:val="none" w:sz="0" w:space="0" w:color="auto"/>
        <w:bottom w:val="none" w:sz="0" w:space="0" w:color="auto"/>
        <w:right w:val="none" w:sz="0" w:space="0" w:color="auto"/>
      </w:divBdr>
    </w:div>
    <w:div w:id="636229331">
      <w:marLeft w:val="0"/>
      <w:marRight w:val="0"/>
      <w:marTop w:val="0"/>
      <w:marBottom w:val="0"/>
      <w:divBdr>
        <w:top w:val="none" w:sz="0" w:space="0" w:color="auto"/>
        <w:left w:val="none" w:sz="0" w:space="0" w:color="auto"/>
        <w:bottom w:val="none" w:sz="0" w:space="0" w:color="auto"/>
        <w:right w:val="none" w:sz="0" w:space="0" w:color="auto"/>
      </w:divBdr>
    </w:div>
    <w:div w:id="636420414">
      <w:marLeft w:val="0"/>
      <w:marRight w:val="0"/>
      <w:marTop w:val="0"/>
      <w:marBottom w:val="0"/>
      <w:divBdr>
        <w:top w:val="none" w:sz="0" w:space="0" w:color="auto"/>
        <w:left w:val="none" w:sz="0" w:space="0" w:color="auto"/>
        <w:bottom w:val="none" w:sz="0" w:space="0" w:color="auto"/>
        <w:right w:val="none" w:sz="0" w:space="0" w:color="auto"/>
      </w:divBdr>
    </w:div>
    <w:div w:id="636421292">
      <w:bodyDiv w:val="1"/>
      <w:marLeft w:val="0"/>
      <w:marRight w:val="0"/>
      <w:marTop w:val="0"/>
      <w:marBottom w:val="0"/>
      <w:divBdr>
        <w:top w:val="none" w:sz="0" w:space="0" w:color="auto"/>
        <w:left w:val="none" w:sz="0" w:space="0" w:color="auto"/>
        <w:bottom w:val="none" w:sz="0" w:space="0" w:color="auto"/>
        <w:right w:val="none" w:sz="0" w:space="0" w:color="auto"/>
      </w:divBdr>
    </w:div>
    <w:div w:id="636645097">
      <w:marLeft w:val="0"/>
      <w:marRight w:val="0"/>
      <w:marTop w:val="0"/>
      <w:marBottom w:val="0"/>
      <w:divBdr>
        <w:top w:val="none" w:sz="0" w:space="0" w:color="auto"/>
        <w:left w:val="none" w:sz="0" w:space="0" w:color="auto"/>
        <w:bottom w:val="none" w:sz="0" w:space="0" w:color="auto"/>
        <w:right w:val="none" w:sz="0" w:space="0" w:color="auto"/>
      </w:divBdr>
    </w:div>
    <w:div w:id="636687950">
      <w:marLeft w:val="0"/>
      <w:marRight w:val="0"/>
      <w:marTop w:val="0"/>
      <w:marBottom w:val="0"/>
      <w:divBdr>
        <w:top w:val="none" w:sz="0" w:space="0" w:color="auto"/>
        <w:left w:val="none" w:sz="0" w:space="0" w:color="auto"/>
        <w:bottom w:val="none" w:sz="0" w:space="0" w:color="auto"/>
        <w:right w:val="none" w:sz="0" w:space="0" w:color="auto"/>
      </w:divBdr>
    </w:div>
    <w:div w:id="636689206">
      <w:marLeft w:val="0"/>
      <w:marRight w:val="0"/>
      <w:marTop w:val="0"/>
      <w:marBottom w:val="0"/>
      <w:divBdr>
        <w:top w:val="none" w:sz="0" w:space="0" w:color="auto"/>
        <w:left w:val="none" w:sz="0" w:space="0" w:color="auto"/>
        <w:bottom w:val="none" w:sz="0" w:space="0" w:color="auto"/>
        <w:right w:val="none" w:sz="0" w:space="0" w:color="auto"/>
      </w:divBdr>
    </w:div>
    <w:div w:id="636881000">
      <w:marLeft w:val="0"/>
      <w:marRight w:val="0"/>
      <w:marTop w:val="0"/>
      <w:marBottom w:val="0"/>
      <w:divBdr>
        <w:top w:val="none" w:sz="0" w:space="0" w:color="auto"/>
        <w:left w:val="none" w:sz="0" w:space="0" w:color="auto"/>
        <w:bottom w:val="none" w:sz="0" w:space="0" w:color="auto"/>
        <w:right w:val="none" w:sz="0" w:space="0" w:color="auto"/>
      </w:divBdr>
    </w:div>
    <w:div w:id="636909218">
      <w:marLeft w:val="0"/>
      <w:marRight w:val="0"/>
      <w:marTop w:val="0"/>
      <w:marBottom w:val="0"/>
      <w:divBdr>
        <w:top w:val="none" w:sz="0" w:space="0" w:color="auto"/>
        <w:left w:val="none" w:sz="0" w:space="0" w:color="auto"/>
        <w:bottom w:val="none" w:sz="0" w:space="0" w:color="auto"/>
        <w:right w:val="none" w:sz="0" w:space="0" w:color="auto"/>
      </w:divBdr>
    </w:div>
    <w:div w:id="636909404">
      <w:marLeft w:val="0"/>
      <w:marRight w:val="0"/>
      <w:marTop w:val="0"/>
      <w:marBottom w:val="0"/>
      <w:divBdr>
        <w:top w:val="none" w:sz="0" w:space="0" w:color="auto"/>
        <w:left w:val="none" w:sz="0" w:space="0" w:color="auto"/>
        <w:bottom w:val="none" w:sz="0" w:space="0" w:color="auto"/>
        <w:right w:val="none" w:sz="0" w:space="0" w:color="auto"/>
      </w:divBdr>
    </w:div>
    <w:div w:id="636956012">
      <w:marLeft w:val="0"/>
      <w:marRight w:val="0"/>
      <w:marTop w:val="0"/>
      <w:marBottom w:val="0"/>
      <w:divBdr>
        <w:top w:val="none" w:sz="0" w:space="0" w:color="auto"/>
        <w:left w:val="none" w:sz="0" w:space="0" w:color="auto"/>
        <w:bottom w:val="none" w:sz="0" w:space="0" w:color="auto"/>
        <w:right w:val="none" w:sz="0" w:space="0" w:color="auto"/>
      </w:divBdr>
    </w:div>
    <w:div w:id="637027375">
      <w:marLeft w:val="0"/>
      <w:marRight w:val="0"/>
      <w:marTop w:val="0"/>
      <w:marBottom w:val="0"/>
      <w:divBdr>
        <w:top w:val="none" w:sz="0" w:space="0" w:color="auto"/>
        <w:left w:val="none" w:sz="0" w:space="0" w:color="auto"/>
        <w:bottom w:val="none" w:sz="0" w:space="0" w:color="auto"/>
        <w:right w:val="none" w:sz="0" w:space="0" w:color="auto"/>
      </w:divBdr>
    </w:div>
    <w:div w:id="637148410">
      <w:marLeft w:val="0"/>
      <w:marRight w:val="0"/>
      <w:marTop w:val="0"/>
      <w:marBottom w:val="0"/>
      <w:divBdr>
        <w:top w:val="none" w:sz="0" w:space="0" w:color="auto"/>
        <w:left w:val="none" w:sz="0" w:space="0" w:color="auto"/>
        <w:bottom w:val="none" w:sz="0" w:space="0" w:color="auto"/>
        <w:right w:val="none" w:sz="0" w:space="0" w:color="auto"/>
      </w:divBdr>
    </w:div>
    <w:div w:id="637299600">
      <w:marLeft w:val="0"/>
      <w:marRight w:val="0"/>
      <w:marTop w:val="0"/>
      <w:marBottom w:val="0"/>
      <w:divBdr>
        <w:top w:val="none" w:sz="0" w:space="0" w:color="auto"/>
        <w:left w:val="none" w:sz="0" w:space="0" w:color="auto"/>
        <w:bottom w:val="none" w:sz="0" w:space="0" w:color="auto"/>
        <w:right w:val="none" w:sz="0" w:space="0" w:color="auto"/>
      </w:divBdr>
    </w:div>
    <w:div w:id="637300457">
      <w:marLeft w:val="0"/>
      <w:marRight w:val="0"/>
      <w:marTop w:val="0"/>
      <w:marBottom w:val="0"/>
      <w:divBdr>
        <w:top w:val="none" w:sz="0" w:space="0" w:color="auto"/>
        <w:left w:val="none" w:sz="0" w:space="0" w:color="auto"/>
        <w:bottom w:val="none" w:sz="0" w:space="0" w:color="auto"/>
        <w:right w:val="none" w:sz="0" w:space="0" w:color="auto"/>
      </w:divBdr>
    </w:div>
    <w:div w:id="637490513">
      <w:marLeft w:val="0"/>
      <w:marRight w:val="0"/>
      <w:marTop w:val="0"/>
      <w:marBottom w:val="0"/>
      <w:divBdr>
        <w:top w:val="none" w:sz="0" w:space="0" w:color="auto"/>
        <w:left w:val="none" w:sz="0" w:space="0" w:color="auto"/>
        <w:bottom w:val="none" w:sz="0" w:space="0" w:color="auto"/>
        <w:right w:val="none" w:sz="0" w:space="0" w:color="auto"/>
      </w:divBdr>
    </w:div>
    <w:div w:id="637492701">
      <w:marLeft w:val="0"/>
      <w:marRight w:val="0"/>
      <w:marTop w:val="0"/>
      <w:marBottom w:val="0"/>
      <w:divBdr>
        <w:top w:val="none" w:sz="0" w:space="0" w:color="auto"/>
        <w:left w:val="none" w:sz="0" w:space="0" w:color="auto"/>
        <w:bottom w:val="none" w:sz="0" w:space="0" w:color="auto"/>
        <w:right w:val="none" w:sz="0" w:space="0" w:color="auto"/>
      </w:divBdr>
    </w:div>
    <w:div w:id="637564248">
      <w:marLeft w:val="0"/>
      <w:marRight w:val="0"/>
      <w:marTop w:val="0"/>
      <w:marBottom w:val="0"/>
      <w:divBdr>
        <w:top w:val="none" w:sz="0" w:space="0" w:color="auto"/>
        <w:left w:val="none" w:sz="0" w:space="0" w:color="auto"/>
        <w:bottom w:val="none" w:sz="0" w:space="0" w:color="auto"/>
        <w:right w:val="none" w:sz="0" w:space="0" w:color="auto"/>
      </w:divBdr>
    </w:div>
    <w:div w:id="637565733">
      <w:marLeft w:val="0"/>
      <w:marRight w:val="0"/>
      <w:marTop w:val="0"/>
      <w:marBottom w:val="0"/>
      <w:divBdr>
        <w:top w:val="none" w:sz="0" w:space="0" w:color="auto"/>
        <w:left w:val="none" w:sz="0" w:space="0" w:color="auto"/>
        <w:bottom w:val="none" w:sz="0" w:space="0" w:color="auto"/>
        <w:right w:val="none" w:sz="0" w:space="0" w:color="auto"/>
      </w:divBdr>
    </w:div>
    <w:div w:id="637683643">
      <w:marLeft w:val="0"/>
      <w:marRight w:val="0"/>
      <w:marTop w:val="0"/>
      <w:marBottom w:val="0"/>
      <w:divBdr>
        <w:top w:val="none" w:sz="0" w:space="0" w:color="auto"/>
        <w:left w:val="none" w:sz="0" w:space="0" w:color="auto"/>
        <w:bottom w:val="none" w:sz="0" w:space="0" w:color="auto"/>
        <w:right w:val="none" w:sz="0" w:space="0" w:color="auto"/>
      </w:divBdr>
    </w:div>
    <w:div w:id="637732923">
      <w:marLeft w:val="0"/>
      <w:marRight w:val="0"/>
      <w:marTop w:val="0"/>
      <w:marBottom w:val="0"/>
      <w:divBdr>
        <w:top w:val="none" w:sz="0" w:space="0" w:color="auto"/>
        <w:left w:val="none" w:sz="0" w:space="0" w:color="auto"/>
        <w:bottom w:val="none" w:sz="0" w:space="0" w:color="auto"/>
        <w:right w:val="none" w:sz="0" w:space="0" w:color="auto"/>
      </w:divBdr>
    </w:div>
    <w:div w:id="637876119">
      <w:marLeft w:val="0"/>
      <w:marRight w:val="0"/>
      <w:marTop w:val="0"/>
      <w:marBottom w:val="0"/>
      <w:divBdr>
        <w:top w:val="none" w:sz="0" w:space="0" w:color="auto"/>
        <w:left w:val="none" w:sz="0" w:space="0" w:color="auto"/>
        <w:bottom w:val="none" w:sz="0" w:space="0" w:color="auto"/>
        <w:right w:val="none" w:sz="0" w:space="0" w:color="auto"/>
      </w:divBdr>
    </w:div>
    <w:div w:id="637878514">
      <w:marLeft w:val="0"/>
      <w:marRight w:val="0"/>
      <w:marTop w:val="0"/>
      <w:marBottom w:val="0"/>
      <w:divBdr>
        <w:top w:val="none" w:sz="0" w:space="0" w:color="auto"/>
        <w:left w:val="none" w:sz="0" w:space="0" w:color="auto"/>
        <w:bottom w:val="none" w:sz="0" w:space="0" w:color="auto"/>
        <w:right w:val="none" w:sz="0" w:space="0" w:color="auto"/>
      </w:divBdr>
    </w:div>
    <w:div w:id="637880799">
      <w:marLeft w:val="0"/>
      <w:marRight w:val="0"/>
      <w:marTop w:val="0"/>
      <w:marBottom w:val="0"/>
      <w:divBdr>
        <w:top w:val="none" w:sz="0" w:space="0" w:color="auto"/>
        <w:left w:val="none" w:sz="0" w:space="0" w:color="auto"/>
        <w:bottom w:val="none" w:sz="0" w:space="0" w:color="auto"/>
        <w:right w:val="none" w:sz="0" w:space="0" w:color="auto"/>
      </w:divBdr>
    </w:div>
    <w:div w:id="637881864">
      <w:marLeft w:val="0"/>
      <w:marRight w:val="0"/>
      <w:marTop w:val="0"/>
      <w:marBottom w:val="0"/>
      <w:divBdr>
        <w:top w:val="none" w:sz="0" w:space="0" w:color="auto"/>
        <w:left w:val="none" w:sz="0" w:space="0" w:color="auto"/>
        <w:bottom w:val="none" w:sz="0" w:space="0" w:color="auto"/>
        <w:right w:val="none" w:sz="0" w:space="0" w:color="auto"/>
      </w:divBdr>
    </w:div>
    <w:div w:id="637951651">
      <w:bodyDiv w:val="1"/>
      <w:marLeft w:val="0"/>
      <w:marRight w:val="0"/>
      <w:marTop w:val="0"/>
      <w:marBottom w:val="0"/>
      <w:divBdr>
        <w:top w:val="none" w:sz="0" w:space="0" w:color="auto"/>
        <w:left w:val="none" w:sz="0" w:space="0" w:color="auto"/>
        <w:bottom w:val="none" w:sz="0" w:space="0" w:color="auto"/>
        <w:right w:val="none" w:sz="0" w:space="0" w:color="auto"/>
      </w:divBdr>
    </w:div>
    <w:div w:id="637993637">
      <w:marLeft w:val="0"/>
      <w:marRight w:val="0"/>
      <w:marTop w:val="0"/>
      <w:marBottom w:val="0"/>
      <w:divBdr>
        <w:top w:val="none" w:sz="0" w:space="0" w:color="auto"/>
        <w:left w:val="none" w:sz="0" w:space="0" w:color="auto"/>
        <w:bottom w:val="none" w:sz="0" w:space="0" w:color="auto"/>
        <w:right w:val="none" w:sz="0" w:space="0" w:color="auto"/>
      </w:divBdr>
    </w:div>
    <w:div w:id="638000641">
      <w:marLeft w:val="0"/>
      <w:marRight w:val="0"/>
      <w:marTop w:val="0"/>
      <w:marBottom w:val="0"/>
      <w:divBdr>
        <w:top w:val="none" w:sz="0" w:space="0" w:color="auto"/>
        <w:left w:val="none" w:sz="0" w:space="0" w:color="auto"/>
        <w:bottom w:val="none" w:sz="0" w:space="0" w:color="auto"/>
        <w:right w:val="none" w:sz="0" w:space="0" w:color="auto"/>
      </w:divBdr>
    </w:div>
    <w:div w:id="638078229">
      <w:marLeft w:val="0"/>
      <w:marRight w:val="0"/>
      <w:marTop w:val="0"/>
      <w:marBottom w:val="0"/>
      <w:divBdr>
        <w:top w:val="none" w:sz="0" w:space="0" w:color="auto"/>
        <w:left w:val="none" w:sz="0" w:space="0" w:color="auto"/>
        <w:bottom w:val="none" w:sz="0" w:space="0" w:color="auto"/>
        <w:right w:val="none" w:sz="0" w:space="0" w:color="auto"/>
      </w:divBdr>
    </w:div>
    <w:div w:id="638189587">
      <w:marLeft w:val="0"/>
      <w:marRight w:val="0"/>
      <w:marTop w:val="0"/>
      <w:marBottom w:val="0"/>
      <w:divBdr>
        <w:top w:val="none" w:sz="0" w:space="0" w:color="auto"/>
        <w:left w:val="none" w:sz="0" w:space="0" w:color="auto"/>
        <w:bottom w:val="none" w:sz="0" w:space="0" w:color="auto"/>
        <w:right w:val="none" w:sz="0" w:space="0" w:color="auto"/>
      </w:divBdr>
    </w:div>
    <w:div w:id="638270235">
      <w:marLeft w:val="0"/>
      <w:marRight w:val="0"/>
      <w:marTop w:val="0"/>
      <w:marBottom w:val="0"/>
      <w:divBdr>
        <w:top w:val="none" w:sz="0" w:space="0" w:color="auto"/>
        <w:left w:val="none" w:sz="0" w:space="0" w:color="auto"/>
        <w:bottom w:val="none" w:sz="0" w:space="0" w:color="auto"/>
        <w:right w:val="none" w:sz="0" w:space="0" w:color="auto"/>
      </w:divBdr>
    </w:div>
    <w:div w:id="638386215">
      <w:marLeft w:val="0"/>
      <w:marRight w:val="0"/>
      <w:marTop w:val="0"/>
      <w:marBottom w:val="0"/>
      <w:divBdr>
        <w:top w:val="none" w:sz="0" w:space="0" w:color="auto"/>
        <w:left w:val="none" w:sz="0" w:space="0" w:color="auto"/>
        <w:bottom w:val="none" w:sz="0" w:space="0" w:color="auto"/>
        <w:right w:val="none" w:sz="0" w:space="0" w:color="auto"/>
      </w:divBdr>
    </w:div>
    <w:div w:id="638416259">
      <w:marLeft w:val="0"/>
      <w:marRight w:val="0"/>
      <w:marTop w:val="0"/>
      <w:marBottom w:val="0"/>
      <w:divBdr>
        <w:top w:val="none" w:sz="0" w:space="0" w:color="auto"/>
        <w:left w:val="none" w:sz="0" w:space="0" w:color="auto"/>
        <w:bottom w:val="none" w:sz="0" w:space="0" w:color="auto"/>
        <w:right w:val="none" w:sz="0" w:space="0" w:color="auto"/>
      </w:divBdr>
    </w:div>
    <w:div w:id="638418732">
      <w:marLeft w:val="0"/>
      <w:marRight w:val="0"/>
      <w:marTop w:val="0"/>
      <w:marBottom w:val="0"/>
      <w:divBdr>
        <w:top w:val="none" w:sz="0" w:space="0" w:color="auto"/>
        <w:left w:val="none" w:sz="0" w:space="0" w:color="auto"/>
        <w:bottom w:val="none" w:sz="0" w:space="0" w:color="auto"/>
        <w:right w:val="none" w:sz="0" w:space="0" w:color="auto"/>
      </w:divBdr>
    </w:div>
    <w:div w:id="638457705">
      <w:marLeft w:val="0"/>
      <w:marRight w:val="0"/>
      <w:marTop w:val="0"/>
      <w:marBottom w:val="0"/>
      <w:divBdr>
        <w:top w:val="none" w:sz="0" w:space="0" w:color="auto"/>
        <w:left w:val="none" w:sz="0" w:space="0" w:color="auto"/>
        <w:bottom w:val="none" w:sz="0" w:space="0" w:color="auto"/>
        <w:right w:val="none" w:sz="0" w:space="0" w:color="auto"/>
      </w:divBdr>
    </w:div>
    <w:div w:id="638649303">
      <w:marLeft w:val="0"/>
      <w:marRight w:val="0"/>
      <w:marTop w:val="0"/>
      <w:marBottom w:val="0"/>
      <w:divBdr>
        <w:top w:val="none" w:sz="0" w:space="0" w:color="auto"/>
        <w:left w:val="none" w:sz="0" w:space="0" w:color="auto"/>
        <w:bottom w:val="none" w:sz="0" w:space="0" w:color="auto"/>
        <w:right w:val="none" w:sz="0" w:space="0" w:color="auto"/>
      </w:divBdr>
    </w:div>
    <w:div w:id="638653770">
      <w:marLeft w:val="0"/>
      <w:marRight w:val="0"/>
      <w:marTop w:val="0"/>
      <w:marBottom w:val="0"/>
      <w:divBdr>
        <w:top w:val="none" w:sz="0" w:space="0" w:color="auto"/>
        <w:left w:val="none" w:sz="0" w:space="0" w:color="auto"/>
        <w:bottom w:val="none" w:sz="0" w:space="0" w:color="auto"/>
        <w:right w:val="none" w:sz="0" w:space="0" w:color="auto"/>
      </w:divBdr>
    </w:div>
    <w:div w:id="638655393">
      <w:marLeft w:val="0"/>
      <w:marRight w:val="0"/>
      <w:marTop w:val="0"/>
      <w:marBottom w:val="0"/>
      <w:divBdr>
        <w:top w:val="none" w:sz="0" w:space="0" w:color="auto"/>
        <w:left w:val="none" w:sz="0" w:space="0" w:color="auto"/>
        <w:bottom w:val="none" w:sz="0" w:space="0" w:color="auto"/>
        <w:right w:val="none" w:sz="0" w:space="0" w:color="auto"/>
      </w:divBdr>
    </w:div>
    <w:div w:id="638799853">
      <w:marLeft w:val="0"/>
      <w:marRight w:val="0"/>
      <w:marTop w:val="0"/>
      <w:marBottom w:val="0"/>
      <w:divBdr>
        <w:top w:val="none" w:sz="0" w:space="0" w:color="auto"/>
        <w:left w:val="none" w:sz="0" w:space="0" w:color="auto"/>
        <w:bottom w:val="none" w:sz="0" w:space="0" w:color="auto"/>
        <w:right w:val="none" w:sz="0" w:space="0" w:color="auto"/>
      </w:divBdr>
    </w:div>
    <w:div w:id="638921786">
      <w:marLeft w:val="0"/>
      <w:marRight w:val="0"/>
      <w:marTop w:val="0"/>
      <w:marBottom w:val="0"/>
      <w:divBdr>
        <w:top w:val="none" w:sz="0" w:space="0" w:color="auto"/>
        <w:left w:val="none" w:sz="0" w:space="0" w:color="auto"/>
        <w:bottom w:val="none" w:sz="0" w:space="0" w:color="auto"/>
        <w:right w:val="none" w:sz="0" w:space="0" w:color="auto"/>
      </w:divBdr>
    </w:div>
    <w:div w:id="638924675">
      <w:marLeft w:val="0"/>
      <w:marRight w:val="0"/>
      <w:marTop w:val="0"/>
      <w:marBottom w:val="0"/>
      <w:divBdr>
        <w:top w:val="none" w:sz="0" w:space="0" w:color="auto"/>
        <w:left w:val="none" w:sz="0" w:space="0" w:color="auto"/>
        <w:bottom w:val="none" w:sz="0" w:space="0" w:color="auto"/>
        <w:right w:val="none" w:sz="0" w:space="0" w:color="auto"/>
      </w:divBdr>
    </w:div>
    <w:div w:id="639070714">
      <w:marLeft w:val="0"/>
      <w:marRight w:val="0"/>
      <w:marTop w:val="0"/>
      <w:marBottom w:val="0"/>
      <w:divBdr>
        <w:top w:val="none" w:sz="0" w:space="0" w:color="auto"/>
        <w:left w:val="none" w:sz="0" w:space="0" w:color="auto"/>
        <w:bottom w:val="none" w:sz="0" w:space="0" w:color="auto"/>
        <w:right w:val="none" w:sz="0" w:space="0" w:color="auto"/>
      </w:divBdr>
    </w:div>
    <w:div w:id="639110799">
      <w:marLeft w:val="0"/>
      <w:marRight w:val="0"/>
      <w:marTop w:val="0"/>
      <w:marBottom w:val="0"/>
      <w:divBdr>
        <w:top w:val="none" w:sz="0" w:space="0" w:color="auto"/>
        <w:left w:val="none" w:sz="0" w:space="0" w:color="auto"/>
        <w:bottom w:val="none" w:sz="0" w:space="0" w:color="auto"/>
        <w:right w:val="none" w:sz="0" w:space="0" w:color="auto"/>
      </w:divBdr>
    </w:div>
    <w:div w:id="639261187">
      <w:marLeft w:val="0"/>
      <w:marRight w:val="0"/>
      <w:marTop w:val="0"/>
      <w:marBottom w:val="0"/>
      <w:divBdr>
        <w:top w:val="none" w:sz="0" w:space="0" w:color="auto"/>
        <w:left w:val="none" w:sz="0" w:space="0" w:color="auto"/>
        <w:bottom w:val="none" w:sz="0" w:space="0" w:color="auto"/>
        <w:right w:val="none" w:sz="0" w:space="0" w:color="auto"/>
      </w:divBdr>
    </w:div>
    <w:div w:id="639264382">
      <w:marLeft w:val="0"/>
      <w:marRight w:val="0"/>
      <w:marTop w:val="0"/>
      <w:marBottom w:val="0"/>
      <w:divBdr>
        <w:top w:val="none" w:sz="0" w:space="0" w:color="auto"/>
        <w:left w:val="none" w:sz="0" w:space="0" w:color="auto"/>
        <w:bottom w:val="none" w:sz="0" w:space="0" w:color="auto"/>
        <w:right w:val="none" w:sz="0" w:space="0" w:color="auto"/>
      </w:divBdr>
    </w:div>
    <w:div w:id="639388689">
      <w:marLeft w:val="0"/>
      <w:marRight w:val="0"/>
      <w:marTop w:val="0"/>
      <w:marBottom w:val="0"/>
      <w:divBdr>
        <w:top w:val="none" w:sz="0" w:space="0" w:color="auto"/>
        <w:left w:val="none" w:sz="0" w:space="0" w:color="auto"/>
        <w:bottom w:val="none" w:sz="0" w:space="0" w:color="auto"/>
        <w:right w:val="none" w:sz="0" w:space="0" w:color="auto"/>
      </w:divBdr>
    </w:div>
    <w:div w:id="639458066">
      <w:marLeft w:val="0"/>
      <w:marRight w:val="0"/>
      <w:marTop w:val="0"/>
      <w:marBottom w:val="0"/>
      <w:divBdr>
        <w:top w:val="none" w:sz="0" w:space="0" w:color="auto"/>
        <w:left w:val="none" w:sz="0" w:space="0" w:color="auto"/>
        <w:bottom w:val="none" w:sz="0" w:space="0" w:color="auto"/>
        <w:right w:val="none" w:sz="0" w:space="0" w:color="auto"/>
      </w:divBdr>
    </w:div>
    <w:div w:id="639459227">
      <w:marLeft w:val="0"/>
      <w:marRight w:val="0"/>
      <w:marTop w:val="0"/>
      <w:marBottom w:val="0"/>
      <w:divBdr>
        <w:top w:val="none" w:sz="0" w:space="0" w:color="auto"/>
        <w:left w:val="none" w:sz="0" w:space="0" w:color="auto"/>
        <w:bottom w:val="none" w:sz="0" w:space="0" w:color="auto"/>
        <w:right w:val="none" w:sz="0" w:space="0" w:color="auto"/>
      </w:divBdr>
    </w:div>
    <w:div w:id="639504776">
      <w:marLeft w:val="0"/>
      <w:marRight w:val="0"/>
      <w:marTop w:val="0"/>
      <w:marBottom w:val="0"/>
      <w:divBdr>
        <w:top w:val="none" w:sz="0" w:space="0" w:color="auto"/>
        <w:left w:val="none" w:sz="0" w:space="0" w:color="auto"/>
        <w:bottom w:val="none" w:sz="0" w:space="0" w:color="auto"/>
        <w:right w:val="none" w:sz="0" w:space="0" w:color="auto"/>
      </w:divBdr>
    </w:div>
    <w:div w:id="639768553">
      <w:marLeft w:val="0"/>
      <w:marRight w:val="0"/>
      <w:marTop w:val="0"/>
      <w:marBottom w:val="0"/>
      <w:divBdr>
        <w:top w:val="none" w:sz="0" w:space="0" w:color="auto"/>
        <w:left w:val="none" w:sz="0" w:space="0" w:color="auto"/>
        <w:bottom w:val="none" w:sz="0" w:space="0" w:color="auto"/>
        <w:right w:val="none" w:sz="0" w:space="0" w:color="auto"/>
      </w:divBdr>
    </w:div>
    <w:div w:id="639772752">
      <w:bodyDiv w:val="1"/>
      <w:marLeft w:val="0"/>
      <w:marRight w:val="0"/>
      <w:marTop w:val="0"/>
      <w:marBottom w:val="0"/>
      <w:divBdr>
        <w:top w:val="none" w:sz="0" w:space="0" w:color="auto"/>
        <w:left w:val="none" w:sz="0" w:space="0" w:color="auto"/>
        <w:bottom w:val="none" w:sz="0" w:space="0" w:color="auto"/>
        <w:right w:val="none" w:sz="0" w:space="0" w:color="auto"/>
      </w:divBdr>
    </w:div>
    <w:div w:id="639774884">
      <w:marLeft w:val="0"/>
      <w:marRight w:val="0"/>
      <w:marTop w:val="0"/>
      <w:marBottom w:val="0"/>
      <w:divBdr>
        <w:top w:val="none" w:sz="0" w:space="0" w:color="auto"/>
        <w:left w:val="none" w:sz="0" w:space="0" w:color="auto"/>
        <w:bottom w:val="none" w:sz="0" w:space="0" w:color="auto"/>
        <w:right w:val="none" w:sz="0" w:space="0" w:color="auto"/>
      </w:divBdr>
    </w:div>
    <w:div w:id="639919797">
      <w:marLeft w:val="0"/>
      <w:marRight w:val="0"/>
      <w:marTop w:val="0"/>
      <w:marBottom w:val="0"/>
      <w:divBdr>
        <w:top w:val="none" w:sz="0" w:space="0" w:color="auto"/>
        <w:left w:val="none" w:sz="0" w:space="0" w:color="auto"/>
        <w:bottom w:val="none" w:sz="0" w:space="0" w:color="auto"/>
        <w:right w:val="none" w:sz="0" w:space="0" w:color="auto"/>
      </w:divBdr>
    </w:div>
    <w:div w:id="639923697">
      <w:marLeft w:val="0"/>
      <w:marRight w:val="0"/>
      <w:marTop w:val="0"/>
      <w:marBottom w:val="0"/>
      <w:divBdr>
        <w:top w:val="none" w:sz="0" w:space="0" w:color="auto"/>
        <w:left w:val="none" w:sz="0" w:space="0" w:color="auto"/>
        <w:bottom w:val="none" w:sz="0" w:space="0" w:color="auto"/>
        <w:right w:val="none" w:sz="0" w:space="0" w:color="auto"/>
      </w:divBdr>
    </w:div>
    <w:div w:id="639962709">
      <w:marLeft w:val="0"/>
      <w:marRight w:val="0"/>
      <w:marTop w:val="0"/>
      <w:marBottom w:val="0"/>
      <w:divBdr>
        <w:top w:val="none" w:sz="0" w:space="0" w:color="auto"/>
        <w:left w:val="none" w:sz="0" w:space="0" w:color="auto"/>
        <w:bottom w:val="none" w:sz="0" w:space="0" w:color="auto"/>
        <w:right w:val="none" w:sz="0" w:space="0" w:color="auto"/>
      </w:divBdr>
    </w:div>
    <w:div w:id="640034948">
      <w:marLeft w:val="0"/>
      <w:marRight w:val="0"/>
      <w:marTop w:val="0"/>
      <w:marBottom w:val="0"/>
      <w:divBdr>
        <w:top w:val="none" w:sz="0" w:space="0" w:color="auto"/>
        <w:left w:val="none" w:sz="0" w:space="0" w:color="auto"/>
        <w:bottom w:val="none" w:sz="0" w:space="0" w:color="auto"/>
        <w:right w:val="none" w:sz="0" w:space="0" w:color="auto"/>
      </w:divBdr>
    </w:div>
    <w:div w:id="640044133">
      <w:marLeft w:val="0"/>
      <w:marRight w:val="0"/>
      <w:marTop w:val="0"/>
      <w:marBottom w:val="0"/>
      <w:divBdr>
        <w:top w:val="none" w:sz="0" w:space="0" w:color="auto"/>
        <w:left w:val="none" w:sz="0" w:space="0" w:color="auto"/>
        <w:bottom w:val="none" w:sz="0" w:space="0" w:color="auto"/>
        <w:right w:val="none" w:sz="0" w:space="0" w:color="auto"/>
      </w:divBdr>
    </w:div>
    <w:div w:id="640111685">
      <w:marLeft w:val="0"/>
      <w:marRight w:val="0"/>
      <w:marTop w:val="0"/>
      <w:marBottom w:val="0"/>
      <w:divBdr>
        <w:top w:val="none" w:sz="0" w:space="0" w:color="auto"/>
        <w:left w:val="none" w:sz="0" w:space="0" w:color="auto"/>
        <w:bottom w:val="none" w:sz="0" w:space="0" w:color="auto"/>
        <w:right w:val="none" w:sz="0" w:space="0" w:color="auto"/>
      </w:divBdr>
    </w:div>
    <w:div w:id="640185750">
      <w:marLeft w:val="0"/>
      <w:marRight w:val="0"/>
      <w:marTop w:val="0"/>
      <w:marBottom w:val="0"/>
      <w:divBdr>
        <w:top w:val="none" w:sz="0" w:space="0" w:color="auto"/>
        <w:left w:val="none" w:sz="0" w:space="0" w:color="auto"/>
        <w:bottom w:val="none" w:sz="0" w:space="0" w:color="auto"/>
        <w:right w:val="none" w:sz="0" w:space="0" w:color="auto"/>
      </w:divBdr>
    </w:div>
    <w:div w:id="640231695">
      <w:marLeft w:val="0"/>
      <w:marRight w:val="0"/>
      <w:marTop w:val="0"/>
      <w:marBottom w:val="0"/>
      <w:divBdr>
        <w:top w:val="none" w:sz="0" w:space="0" w:color="auto"/>
        <w:left w:val="none" w:sz="0" w:space="0" w:color="auto"/>
        <w:bottom w:val="none" w:sz="0" w:space="0" w:color="auto"/>
        <w:right w:val="none" w:sz="0" w:space="0" w:color="auto"/>
      </w:divBdr>
    </w:div>
    <w:div w:id="640234158">
      <w:marLeft w:val="0"/>
      <w:marRight w:val="0"/>
      <w:marTop w:val="0"/>
      <w:marBottom w:val="0"/>
      <w:divBdr>
        <w:top w:val="none" w:sz="0" w:space="0" w:color="auto"/>
        <w:left w:val="none" w:sz="0" w:space="0" w:color="auto"/>
        <w:bottom w:val="none" w:sz="0" w:space="0" w:color="auto"/>
        <w:right w:val="none" w:sz="0" w:space="0" w:color="auto"/>
      </w:divBdr>
    </w:div>
    <w:div w:id="640236406">
      <w:marLeft w:val="0"/>
      <w:marRight w:val="0"/>
      <w:marTop w:val="0"/>
      <w:marBottom w:val="0"/>
      <w:divBdr>
        <w:top w:val="none" w:sz="0" w:space="0" w:color="auto"/>
        <w:left w:val="none" w:sz="0" w:space="0" w:color="auto"/>
        <w:bottom w:val="none" w:sz="0" w:space="0" w:color="auto"/>
        <w:right w:val="none" w:sz="0" w:space="0" w:color="auto"/>
      </w:divBdr>
    </w:div>
    <w:div w:id="640310342">
      <w:marLeft w:val="0"/>
      <w:marRight w:val="0"/>
      <w:marTop w:val="0"/>
      <w:marBottom w:val="0"/>
      <w:divBdr>
        <w:top w:val="none" w:sz="0" w:space="0" w:color="auto"/>
        <w:left w:val="none" w:sz="0" w:space="0" w:color="auto"/>
        <w:bottom w:val="none" w:sz="0" w:space="0" w:color="auto"/>
        <w:right w:val="none" w:sz="0" w:space="0" w:color="auto"/>
      </w:divBdr>
    </w:div>
    <w:div w:id="640384600">
      <w:marLeft w:val="0"/>
      <w:marRight w:val="0"/>
      <w:marTop w:val="0"/>
      <w:marBottom w:val="0"/>
      <w:divBdr>
        <w:top w:val="none" w:sz="0" w:space="0" w:color="auto"/>
        <w:left w:val="none" w:sz="0" w:space="0" w:color="auto"/>
        <w:bottom w:val="none" w:sz="0" w:space="0" w:color="auto"/>
        <w:right w:val="none" w:sz="0" w:space="0" w:color="auto"/>
      </w:divBdr>
    </w:div>
    <w:div w:id="640429286">
      <w:marLeft w:val="0"/>
      <w:marRight w:val="0"/>
      <w:marTop w:val="0"/>
      <w:marBottom w:val="0"/>
      <w:divBdr>
        <w:top w:val="none" w:sz="0" w:space="0" w:color="auto"/>
        <w:left w:val="none" w:sz="0" w:space="0" w:color="auto"/>
        <w:bottom w:val="none" w:sz="0" w:space="0" w:color="auto"/>
        <w:right w:val="none" w:sz="0" w:space="0" w:color="auto"/>
      </w:divBdr>
    </w:div>
    <w:div w:id="640614856">
      <w:marLeft w:val="0"/>
      <w:marRight w:val="0"/>
      <w:marTop w:val="0"/>
      <w:marBottom w:val="0"/>
      <w:divBdr>
        <w:top w:val="none" w:sz="0" w:space="0" w:color="auto"/>
        <w:left w:val="none" w:sz="0" w:space="0" w:color="auto"/>
        <w:bottom w:val="none" w:sz="0" w:space="0" w:color="auto"/>
        <w:right w:val="none" w:sz="0" w:space="0" w:color="auto"/>
      </w:divBdr>
    </w:div>
    <w:div w:id="640774226">
      <w:marLeft w:val="0"/>
      <w:marRight w:val="0"/>
      <w:marTop w:val="0"/>
      <w:marBottom w:val="0"/>
      <w:divBdr>
        <w:top w:val="none" w:sz="0" w:space="0" w:color="auto"/>
        <w:left w:val="none" w:sz="0" w:space="0" w:color="auto"/>
        <w:bottom w:val="none" w:sz="0" w:space="0" w:color="auto"/>
        <w:right w:val="none" w:sz="0" w:space="0" w:color="auto"/>
      </w:divBdr>
    </w:div>
    <w:div w:id="640883895">
      <w:marLeft w:val="0"/>
      <w:marRight w:val="0"/>
      <w:marTop w:val="0"/>
      <w:marBottom w:val="0"/>
      <w:divBdr>
        <w:top w:val="none" w:sz="0" w:space="0" w:color="auto"/>
        <w:left w:val="none" w:sz="0" w:space="0" w:color="auto"/>
        <w:bottom w:val="none" w:sz="0" w:space="0" w:color="auto"/>
        <w:right w:val="none" w:sz="0" w:space="0" w:color="auto"/>
      </w:divBdr>
    </w:div>
    <w:div w:id="640958532">
      <w:marLeft w:val="0"/>
      <w:marRight w:val="0"/>
      <w:marTop w:val="0"/>
      <w:marBottom w:val="0"/>
      <w:divBdr>
        <w:top w:val="none" w:sz="0" w:space="0" w:color="auto"/>
        <w:left w:val="none" w:sz="0" w:space="0" w:color="auto"/>
        <w:bottom w:val="none" w:sz="0" w:space="0" w:color="auto"/>
        <w:right w:val="none" w:sz="0" w:space="0" w:color="auto"/>
      </w:divBdr>
    </w:div>
    <w:div w:id="640967176">
      <w:marLeft w:val="0"/>
      <w:marRight w:val="0"/>
      <w:marTop w:val="0"/>
      <w:marBottom w:val="0"/>
      <w:divBdr>
        <w:top w:val="none" w:sz="0" w:space="0" w:color="auto"/>
        <w:left w:val="none" w:sz="0" w:space="0" w:color="auto"/>
        <w:bottom w:val="none" w:sz="0" w:space="0" w:color="auto"/>
        <w:right w:val="none" w:sz="0" w:space="0" w:color="auto"/>
      </w:divBdr>
    </w:div>
    <w:div w:id="641076621">
      <w:marLeft w:val="0"/>
      <w:marRight w:val="0"/>
      <w:marTop w:val="0"/>
      <w:marBottom w:val="0"/>
      <w:divBdr>
        <w:top w:val="none" w:sz="0" w:space="0" w:color="auto"/>
        <w:left w:val="none" w:sz="0" w:space="0" w:color="auto"/>
        <w:bottom w:val="none" w:sz="0" w:space="0" w:color="auto"/>
        <w:right w:val="none" w:sz="0" w:space="0" w:color="auto"/>
      </w:divBdr>
    </w:div>
    <w:div w:id="641161344">
      <w:marLeft w:val="0"/>
      <w:marRight w:val="0"/>
      <w:marTop w:val="0"/>
      <w:marBottom w:val="0"/>
      <w:divBdr>
        <w:top w:val="none" w:sz="0" w:space="0" w:color="auto"/>
        <w:left w:val="none" w:sz="0" w:space="0" w:color="auto"/>
        <w:bottom w:val="none" w:sz="0" w:space="0" w:color="auto"/>
        <w:right w:val="none" w:sz="0" w:space="0" w:color="auto"/>
      </w:divBdr>
    </w:div>
    <w:div w:id="641233581">
      <w:marLeft w:val="0"/>
      <w:marRight w:val="0"/>
      <w:marTop w:val="0"/>
      <w:marBottom w:val="0"/>
      <w:divBdr>
        <w:top w:val="none" w:sz="0" w:space="0" w:color="auto"/>
        <w:left w:val="none" w:sz="0" w:space="0" w:color="auto"/>
        <w:bottom w:val="none" w:sz="0" w:space="0" w:color="auto"/>
        <w:right w:val="none" w:sz="0" w:space="0" w:color="auto"/>
      </w:divBdr>
    </w:div>
    <w:div w:id="641345524">
      <w:marLeft w:val="0"/>
      <w:marRight w:val="0"/>
      <w:marTop w:val="0"/>
      <w:marBottom w:val="0"/>
      <w:divBdr>
        <w:top w:val="none" w:sz="0" w:space="0" w:color="auto"/>
        <w:left w:val="none" w:sz="0" w:space="0" w:color="auto"/>
        <w:bottom w:val="none" w:sz="0" w:space="0" w:color="auto"/>
        <w:right w:val="none" w:sz="0" w:space="0" w:color="auto"/>
      </w:divBdr>
    </w:div>
    <w:div w:id="641354415">
      <w:marLeft w:val="0"/>
      <w:marRight w:val="0"/>
      <w:marTop w:val="0"/>
      <w:marBottom w:val="0"/>
      <w:divBdr>
        <w:top w:val="none" w:sz="0" w:space="0" w:color="auto"/>
        <w:left w:val="none" w:sz="0" w:space="0" w:color="auto"/>
        <w:bottom w:val="none" w:sz="0" w:space="0" w:color="auto"/>
        <w:right w:val="none" w:sz="0" w:space="0" w:color="auto"/>
      </w:divBdr>
    </w:div>
    <w:div w:id="641421163">
      <w:marLeft w:val="0"/>
      <w:marRight w:val="0"/>
      <w:marTop w:val="0"/>
      <w:marBottom w:val="0"/>
      <w:divBdr>
        <w:top w:val="none" w:sz="0" w:space="0" w:color="auto"/>
        <w:left w:val="none" w:sz="0" w:space="0" w:color="auto"/>
        <w:bottom w:val="none" w:sz="0" w:space="0" w:color="auto"/>
        <w:right w:val="none" w:sz="0" w:space="0" w:color="auto"/>
      </w:divBdr>
    </w:div>
    <w:div w:id="641616137">
      <w:marLeft w:val="0"/>
      <w:marRight w:val="0"/>
      <w:marTop w:val="0"/>
      <w:marBottom w:val="0"/>
      <w:divBdr>
        <w:top w:val="none" w:sz="0" w:space="0" w:color="auto"/>
        <w:left w:val="none" w:sz="0" w:space="0" w:color="auto"/>
        <w:bottom w:val="none" w:sz="0" w:space="0" w:color="auto"/>
        <w:right w:val="none" w:sz="0" w:space="0" w:color="auto"/>
      </w:divBdr>
    </w:div>
    <w:div w:id="641929573">
      <w:marLeft w:val="0"/>
      <w:marRight w:val="0"/>
      <w:marTop w:val="0"/>
      <w:marBottom w:val="0"/>
      <w:divBdr>
        <w:top w:val="none" w:sz="0" w:space="0" w:color="auto"/>
        <w:left w:val="none" w:sz="0" w:space="0" w:color="auto"/>
        <w:bottom w:val="none" w:sz="0" w:space="0" w:color="auto"/>
        <w:right w:val="none" w:sz="0" w:space="0" w:color="auto"/>
      </w:divBdr>
    </w:div>
    <w:div w:id="641932790">
      <w:marLeft w:val="0"/>
      <w:marRight w:val="0"/>
      <w:marTop w:val="0"/>
      <w:marBottom w:val="0"/>
      <w:divBdr>
        <w:top w:val="none" w:sz="0" w:space="0" w:color="auto"/>
        <w:left w:val="none" w:sz="0" w:space="0" w:color="auto"/>
        <w:bottom w:val="none" w:sz="0" w:space="0" w:color="auto"/>
        <w:right w:val="none" w:sz="0" w:space="0" w:color="auto"/>
      </w:divBdr>
    </w:div>
    <w:div w:id="642079440">
      <w:marLeft w:val="0"/>
      <w:marRight w:val="0"/>
      <w:marTop w:val="0"/>
      <w:marBottom w:val="0"/>
      <w:divBdr>
        <w:top w:val="none" w:sz="0" w:space="0" w:color="auto"/>
        <w:left w:val="none" w:sz="0" w:space="0" w:color="auto"/>
        <w:bottom w:val="none" w:sz="0" w:space="0" w:color="auto"/>
        <w:right w:val="none" w:sz="0" w:space="0" w:color="auto"/>
      </w:divBdr>
    </w:div>
    <w:div w:id="642271717">
      <w:marLeft w:val="0"/>
      <w:marRight w:val="0"/>
      <w:marTop w:val="0"/>
      <w:marBottom w:val="0"/>
      <w:divBdr>
        <w:top w:val="none" w:sz="0" w:space="0" w:color="auto"/>
        <w:left w:val="none" w:sz="0" w:space="0" w:color="auto"/>
        <w:bottom w:val="none" w:sz="0" w:space="0" w:color="auto"/>
        <w:right w:val="none" w:sz="0" w:space="0" w:color="auto"/>
      </w:divBdr>
    </w:div>
    <w:div w:id="642396072">
      <w:marLeft w:val="0"/>
      <w:marRight w:val="0"/>
      <w:marTop w:val="0"/>
      <w:marBottom w:val="0"/>
      <w:divBdr>
        <w:top w:val="none" w:sz="0" w:space="0" w:color="auto"/>
        <w:left w:val="none" w:sz="0" w:space="0" w:color="auto"/>
        <w:bottom w:val="none" w:sz="0" w:space="0" w:color="auto"/>
        <w:right w:val="none" w:sz="0" w:space="0" w:color="auto"/>
      </w:divBdr>
    </w:div>
    <w:div w:id="642470274">
      <w:marLeft w:val="0"/>
      <w:marRight w:val="0"/>
      <w:marTop w:val="0"/>
      <w:marBottom w:val="0"/>
      <w:divBdr>
        <w:top w:val="none" w:sz="0" w:space="0" w:color="auto"/>
        <w:left w:val="none" w:sz="0" w:space="0" w:color="auto"/>
        <w:bottom w:val="none" w:sz="0" w:space="0" w:color="auto"/>
        <w:right w:val="none" w:sz="0" w:space="0" w:color="auto"/>
      </w:divBdr>
    </w:div>
    <w:div w:id="642471541">
      <w:marLeft w:val="0"/>
      <w:marRight w:val="0"/>
      <w:marTop w:val="0"/>
      <w:marBottom w:val="0"/>
      <w:divBdr>
        <w:top w:val="none" w:sz="0" w:space="0" w:color="auto"/>
        <w:left w:val="none" w:sz="0" w:space="0" w:color="auto"/>
        <w:bottom w:val="none" w:sz="0" w:space="0" w:color="auto"/>
        <w:right w:val="none" w:sz="0" w:space="0" w:color="auto"/>
      </w:divBdr>
    </w:div>
    <w:div w:id="642582772">
      <w:marLeft w:val="0"/>
      <w:marRight w:val="0"/>
      <w:marTop w:val="0"/>
      <w:marBottom w:val="0"/>
      <w:divBdr>
        <w:top w:val="none" w:sz="0" w:space="0" w:color="auto"/>
        <w:left w:val="none" w:sz="0" w:space="0" w:color="auto"/>
        <w:bottom w:val="none" w:sz="0" w:space="0" w:color="auto"/>
        <w:right w:val="none" w:sz="0" w:space="0" w:color="auto"/>
      </w:divBdr>
    </w:div>
    <w:div w:id="642735965">
      <w:marLeft w:val="0"/>
      <w:marRight w:val="0"/>
      <w:marTop w:val="0"/>
      <w:marBottom w:val="0"/>
      <w:divBdr>
        <w:top w:val="none" w:sz="0" w:space="0" w:color="auto"/>
        <w:left w:val="none" w:sz="0" w:space="0" w:color="auto"/>
        <w:bottom w:val="none" w:sz="0" w:space="0" w:color="auto"/>
        <w:right w:val="none" w:sz="0" w:space="0" w:color="auto"/>
      </w:divBdr>
    </w:div>
    <w:div w:id="642807441">
      <w:marLeft w:val="0"/>
      <w:marRight w:val="0"/>
      <w:marTop w:val="0"/>
      <w:marBottom w:val="0"/>
      <w:divBdr>
        <w:top w:val="none" w:sz="0" w:space="0" w:color="auto"/>
        <w:left w:val="none" w:sz="0" w:space="0" w:color="auto"/>
        <w:bottom w:val="none" w:sz="0" w:space="0" w:color="auto"/>
        <w:right w:val="none" w:sz="0" w:space="0" w:color="auto"/>
      </w:divBdr>
    </w:div>
    <w:div w:id="642973746">
      <w:marLeft w:val="0"/>
      <w:marRight w:val="0"/>
      <w:marTop w:val="0"/>
      <w:marBottom w:val="0"/>
      <w:divBdr>
        <w:top w:val="none" w:sz="0" w:space="0" w:color="auto"/>
        <w:left w:val="none" w:sz="0" w:space="0" w:color="auto"/>
        <w:bottom w:val="none" w:sz="0" w:space="0" w:color="auto"/>
        <w:right w:val="none" w:sz="0" w:space="0" w:color="auto"/>
      </w:divBdr>
    </w:div>
    <w:div w:id="643004175">
      <w:marLeft w:val="0"/>
      <w:marRight w:val="0"/>
      <w:marTop w:val="0"/>
      <w:marBottom w:val="0"/>
      <w:divBdr>
        <w:top w:val="none" w:sz="0" w:space="0" w:color="auto"/>
        <w:left w:val="none" w:sz="0" w:space="0" w:color="auto"/>
        <w:bottom w:val="none" w:sz="0" w:space="0" w:color="auto"/>
        <w:right w:val="none" w:sz="0" w:space="0" w:color="auto"/>
      </w:divBdr>
    </w:div>
    <w:div w:id="643005778">
      <w:marLeft w:val="0"/>
      <w:marRight w:val="0"/>
      <w:marTop w:val="0"/>
      <w:marBottom w:val="0"/>
      <w:divBdr>
        <w:top w:val="none" w:sz="0" w:space="0" w:color="auto"/>
        <w:left w:val="none" w:sz="0" w:space="0" w:color="auto"/>
        <w:bottom w:val="none" w:sz="0" w:space="0" w:color="auto"/>
        <w:right w:val="none" w:sz="0" w:space="0" w:color="auto"/>
      </w:divBdr>
    </w:div>
    <w:div w:id="643046722">
      <w:marLeft w:val="0"/>
      <w:marRight w:val="0"/>
      <w:marTop w:val="0"/>
      <w:marBottom w:val="0"/>
      <w:divBdr>
        <w:top w:val="none" w:sz="0" w:space="0" w:color="auto"/>
        <w:left w:val="none" w:sz="0" w:space="0" w:color="auto"/>
        <w:bottom w:val="none" w:sz="0" w:space="0" w:color="auto"/>
        <w:right w:val="none" w:sz="0" w:space="0" w:color="auto"/>
      </w:divBdr>
    </w:div>
    <w:div w:id="643195192">
      <w:marLeft w:val="0"/>
      <w:marRight w:val="0"/>
      <w:marTop w:val="0"/>
      <w:marBottom w:val="0"/>
      <w:divBdr>
        <w:top w:val="none" w:sz="0" w:space="0" w:color="auto"/>
        <w:left w:val="none" w:sz="0" w:space="0" w:color="auto"/>
        <w:bottom w:val="none" w:sz="0" w:space="0" w:color="auto"/>
        <w:right w:val="none" w:sz="0" w:space="0" w:color="auto"/>
      </w:divBdr>
    </w:div>
    <w:div w:id="643245032">
      <w:marLeft w:val="0"/>
      <w:marRight w:val="0"/>
      <w:marTop w:val="0"/>
      <w:marBottom w:val="0"/>
      <w:divBdr>
        <w:top w:val="none" w:sz="0" w:space="0" w:color="auto"/>
        <w:left w:val="none" w:sz="0" w:space="0" w:color="auto"/>
        <w:bottom w:val="none" w:sz="0" w:space="0" w:color="auto"/>
        <w:right w:val="none" w:sz="0" w:space="0" w:color="auto"/>
      </w:divBdr>
    </w:div>
    <w:div w:id="643316495">
      <w:marLeft w:val="0"/>
      <w:marRight w:val="0"/>
      <w:marTop w:val="0"/>
      <w:marBottom w:val="0"/>
      <w:divBdr>
        <w:top w:val="none" w:sz="0" w:space="0" w:color="auto"/>
        <w:left w:val="none" w:sz="0" w:space="0" w:color="auto"/>
        <w:bottom w:val="none" w:sz="0" w:space="0" w:color="auto"/>
        <w:right w:val="none" w:sz="0" w:space="0" w:color="auto"/>
      </w:divBdr>
    </w:div>
    <w:div w:id="643319711">
      <w:marLeft w:val="0"/>
      <w:marRight w:val="0"/>
      <w:marTop w:val="0"/>
      <w:marBottom w:val="0"/>
      <w:divBdr>
        <w:top w:val="none" w:sz="0" w:space="0" w:color="auto"/>
        <w:left w:val="none" w:sz="0" w:space="0" w:color="auto"/>
        <w:bottom w:val="none" w:sz="0" w:space="0" w:color="auto"/>
        <w:right w:val="none" w:sz="0" w:space="0" w:color="auto"/>
      </w:divBdr>
    </w:div>
    <w:div w:id="643436937">
      <w:marLeft w:val="0"/>
      <w:marRight w:val="0"/>
      <w:marTop w:val="0"/>
      <w:marBottom w:val="0"/>
      <w:divBdr>
        <w:top w:val="none" w:sz="0" w:space="0" w:color="auto"/>
        <w:left w:val="none" w:sz="0" w:space="0" w:color="auto"/>
        <w:bottom w:val="none" w:sz="0" w:space="0" w:color="auto"/>
        <w:right w:val="none" w:sz="0" w:space="0" w:color="auto"/>
      </w:divBdr>
    </w:div>
    <w:div w:id="643580495">
      <w:marLeft w:val="0"/>
      <w:marRight w:val="0"/>
      <w:marTop w:val="0"/>
      <w:marBottom w:val="0"/>
      <w:divBdr>
        <w:top w:val="none" w:sz="0" w:space="0" w:color="auto"/>
        <w:left w:val="none" w:sz="0" w:space="0" w:color="auto"/>
        <w:bottom w:val="none" w:sz="0" w:space="0" w:color="auto"/>
        <w:right w:val="none" w:sz="0" w:space="0" w:color="auto"/>
      </w:divBdr>
    </w:div>
    <w:div w:id="643583619">
      <w:marLeft w:val="0"/>
      <w:marRight w:val="0"/>
      <w:marTop w:val="0"/>
      <w:marBottom w:val="0"/>
      <w:divBdr>
        <w:top w:val="none" w:sz="0" w:space="0" w:color="auto"/>
        <w:left w:val="none" w:sz="0" w:space="0" w:color="auto"/>
        <w:bottom w:val="none" w:sz="0" w:space="0" w:color="auto"/>
        <w:right w:val="none" w:sz="0" w:space="0" w:color="auto"/>
      </w:divBdr>
    </w:div>
    <w:div w:id="643585989">
      <w:marLeft w:val="0"/>
      <w:marRight w:val="0"/>
      <w:marTop w:val="0"/>
      <w:marBottom w:val="0"/>
      <w:divBdr>
        <w:top w:val="none" w:sz="0" w:space="0" w:color="auto"/>
        <w:left w:val="none" w:sz="0" w:space="0" w:color="auto"/>
        <w:bottom w:val="none" w:sz="0" w:space="0" w:color="auto"/>
        <w:right w:val="none" w:sz="0" w:space="0" w:color="auto"/>
      </w:divBdr>
    </w:div>
    <w:div w:id="643660281">
      <w:marLeft w:val="0"/>
      <w:marRight w:val="0"/>
      <w:marTop w:val="0"/>
      <w:marBottom w:val="0"/>
      <w:divBdr>
        <w:top w:val="none" w:sz="0" w:space="0" w:color="auto"/>
        <w:left w:val="none" w:sz="0" w:space="0" w:color="auto"/>
        <w:bottom w:val="none" w:sz="0" w:space="0" w:color="auto"/>
        <w:right w:val="none" w:sz="0" w:space="0" w:color="auto"/>
      </w:divBdr>
    </w:div>
    <w:div w:id="643701097">
      <w:marLeft w:val="0"/>
      <w:marRight w:val="0"/>
      <w:marTop w:val="0"/>
      <w:marBottom w:val="0"/>
      <w:divBdr>
        <w:top w:val="none" w:sz="0" w:space="0" w:color="auto"/>
        <w:left w:val="none" w:sz="0" w:space="0" w:color="auto"/>
        <w:bottom w:val="none" w:sz="0" w:space="0" w:color="auto"/>
        <w:right w:val="none" w:sz="0" w:space="0" w:color="auto"/>
      </w:divBdr>
    </w:div>
    <w:div w:id="643779660">
      <w:bodyDiv w:val="1"/>
      <w:marLeft w:val="0"/>
      <w:marRight w:val="0"/>
      <w:marTop w:val="0"/>
      <w:marBottom w:val="0"/>
      <w:divBdr>
        <w:top w:val="none" w:sz="0" w:space="0" w:color="auto"/>
        <w:left w:val="none" w:sz="0" w:space="0" w:color="auto"/>
        <w:bottom w:val="none" w:sz="0" w:space="0" w:color="auto"/>
        <w:right w:val="none" w:sz="0" w:space="0" w:color="auto"/>
      </w:divBdr>
    </w:div>
    <w:div w:id="644044901">
      <w:marLeft w:val="0"/>
      <w:marRight w:val="0"/>
      <w:marTop w:val="0"/>
      <w:marBottom w:val="0"/>
      <w:divBdr>
        <w:top w:val="none" w:sz="0" w:space="0" w:color="auto"/>
        <w:left w:val="none" w:sz="0" w:space="0" w:color="auto"/>
        <w:bottom w:val="none" w:sz="0" w:space="0" w:color="auto"/>
        <w:right w:val="none" w:sz="0" w:space="0" w:color="auto"/>
      </w:divBdr>
    </w:div>
    <w:div w:id="644045496">
      <w:marLeft w:val="0"/>
      <w:marRight w:val="0"/>
      <w:marTop w:val="0"/>
      <w:marBottom w:val="0"/>
      <w:divBdr>
        <w:top w:val="none" w:sz="0" w:space="0" w:color="auto"/>
        <w:left w:val="none" w:sz="0" w:space="0" w:color="auto"/>
        <w:bottom w:val="none" w:sz="0" w:space="0" w:color="auto"/>
        <w:right w:val="none" w:sz="0" w:space="0" w:color="auto"/>
      </w:divBdr>
    </w:div>
    <w:div w:id="644166135">
      <w:marLeft w:val="0"/>
      <w:marRight w:val="0"/>
      <w:marTop w:val="0"/>
      <w:marBottom w:val="0"/>
      <w:divBdr>
        <w:top w:val="none" w:sz="0" w:space="0" w:color="auto"/>
        <w:left w:val="none" w:sz="0" w:space="0" w:color="auto"/>
        <w:bottom w:val="none" w:sz="0" w:space="0" w:color="auto"/>
        <w:right w:val="none" w:sz="0" w:space="0" w:color="auto"/>
      </w:divBdr>
    </w:div>
    <w:div w:id="644240401">
      <w:marLeft w:val="0"/>
      <w:marRight w:val="0"/>
      <w:marTop w:val="0"/>
      <w:marBottom w:val="0"/>
      <w:divBdr>
        <w:top w:val="none" w:sz="0" w:space="0" w:color="auto"/>
        <w:left w:val="none" w:sz="0" w:space="0" w:color="auto"/>
        <w:bottom w:val="none" w:sz="0" w:space="0" w:color="auto"/>
        <w:right w:val="none" w:sz="0" w:space="0" w:color="auto"/>
      </w:divBdr>
    </w:div>
    <w:div w:id="644358833">
      <w:marLeft w:val="0"/>
      <w:marRight w:val="0"/>
      <w:marTop w:val="0"/>
      <w:marBottom w:val="0"/>
      <w:divBdr>
        <w:top w:val="none" w:sz="0" w:space="0" w:color="auto"/>
        <w:left w:val="none" w:sz="0" w:space="0" w:color="auto"/>
        <w:bottom w:val="none" w:sz="0" w:space="0" w:color="auto"/>
        <w:right w:val="none" w:sz="0" w:space="0" w:color="auto"/>
      </w:divBdr>
    </w:div>
    <w:div w:id="644360724">
      <w:marLeft w:val="0"/>
      <w:marRight w:val="0"/>
      <w:marTop w:val="0"/>
      <w:marBottom w:val="0"/>
      <w:divBdr>
        <w:top w:val="none" w:sz="0" w:space="0" w:color="auto"/>
        <w:left w:val="none" w:sz="0" w:space="0" w:color="auto"/>
        <w:bottom w:val="none" w:sz="0" w:space="0" w:color="auto"/>
        <w:right w:val="none" w:sz="0" w:space="0" w:color="auto"/>
      </w:divBdr>
    </w:div>
    <w:div w:id="644508700">
      <w:marLeft w:val="0"/>
      <w:marRight w:val="0"/>
      <w:marTop w:val="0"/>
      <w:marBottom w:val="0"/>
      <w:divBdr>
        <w:top w:val="none" w:sz="0" w:space="0" w:color="auto"/>
        <w:left w:val="none" w:sz="0" w:space="0" w:color="auto"/>
        <w:bottom w:val="none" w:sz="0" w:space="0" w:color="auto"/>
        <w:right w:val="none" w:sz="0" w:space="0" w:color="auto"/>
      </w:divBdr>
    </w:div>
    <w:div w:id="644554408">
      <w:marLeft w:val="0"/>
      <w:marRight w:val="0"/>
      <w:marTop w:val="0"/>
      <w:marBottom w:val="0"/>
      <w:divBdr>
        <w:top w:val="none" w:sz="0" w:space="0" w:color="auto"/>
        <w:left w:val="none" w:sz="0" w:space="0" w:color="auto"/>
        <w:bottom w:val="none" w:sz="0" w:space="0" w:color="auto"/>
        <w:right w:val="none" w:sz="0" w:space="0" w:color="auto"/>
      </w:divBdr>
    </w:div>
    <w:div w:id="644554934">
      <w:bodyDiv w:val="1"/>
      <w:marLeft w:val="0"/>
      <w:marRight w:val="0"/>
      <w:marTop w:val="0"/>
      <w:marBottom w:val="0"/>
      <w:divBdr>
        <w:top w:val="none" w:sz="0" w:space="0" w:color="auto"/>
        <w:left w:val="none" w:sz="0" w:space="0" w:color="auto"/>
        <w:bottom w:val="none" w:sz="0" w:space="0" w:color="auto"/>
        <w:right w:val="none" w:sz="0" w:space="0" w:color="auto"/>
      </w:divBdr>
    </w:div>
    <w:div w:id="644623591">
      <w:marLeft w:val="0"/>
      <w:marRight w:val="0"/>
      <w:marTop w:val="0"/>
      <w:marBottom w:val="0"/>
      <w:divBdr>
        <w:top w:val="none" w:sz="0" w:space="0" w:color="auto"/>
        <w:left w:val="none" w:sz="0" w:space="0" w:color="auto"/>
        <w:bottom w:val="none" w:sz="0" w:space="0" w:color="auto"/>
        <w:right w:val="none" w:sz="0" w:space="0" w:color="auto"/>
      </w:divBdr>
    </w:div>
    <w:div w:id="644744271">
      <w:marLeft w:val="0"/>
      <w:marRight w:val="0"/>
      <w:marTop w:val="0"/>
      <w:marBottom w:val="0"/>
      <w:divBdr>
        <w:top w:val="none" w:sz="0" w:space="0" w:color="auto"/>
        <w:left w:val="none" w:sz="0" w:space="0" w:color="auto"/>
        <w:bottom w:val="none" w:sz="0" w:space="0" w:color="auto"/>
        <w:right w:val="none" w:sz="0" w:space="0" w:color="auto"/>
      </w:divBdr>
    </w:div>
    <w:div w:id="644824342">
      <w:marLeft w:val="0"/>
      <w:marRight w:val="0"/>
      <w:marTop w:val="0"/>
      <w:marBottom w:val="0"/>
      <w:divBdr>
        <w:top w:val="none" w:sz="0" w:space="0" w:color="auto"/>
        <w:left w:val="none" w:sz="0" w:space="0" w:color="auto"/>
        <w:bottom w:val="none" w:sz="0" w:space="0" w:color="auto"/>
        <w:right w:val="none" w:sz="0" w:space="0" w:color="auto"/>
      </w:divBdr>
    </w:div>
    <w:div w:id="644972125">
      <w:marLeft w:val="0"/>
      <w:marRight w:val="0"/>
      <w:marTop w:val="0"/>
      <w:marBottom w:val="0"/>
      <w:divBdr>
        <w:top w:val="none" w:sz="0" w:space="0" w:color="auto"/>
        <w:left w:val="none" w:sz="0" w:space="0" w:color="auto"/>
        <w:bottom w:val="none" w:sz="0" w:space="0" w:color="auto"/>
        <w:right w:val="none" w:sz="0" w:space="0" w:color="auto"/>
      </w:divBdr>
    </w:div>
    <w:div w:id="645009321">
      <w:marLeft w:val="0"/>
      <w:marRight w:val="0"/>
      <w:marTop w:val="0"/>
      <w:marBottom w:val="0"/>
      <w:divBdr>
        <w:top w:val="none" w:sz="0" w:space="0" w:color="auto"/>
        <w:left w:val="none" w:sz="0" w:space="0" w:color="auto"/>
        <w:bottom w:val="none" w:sz="0" w:space="0" w:color="auto"/>
        <w:right w:val="none" w:sz="0" w:space="0" w:color="auto"/>
      </w:divBdr>
    </w:div>
    <w:div w:id="645159919">
      <w:marLeft w:val="0"/>
      <w:marRight w:val="0"/>
      <w:marTop w:val="0"/>
      <w:marBottom w:val="0"/>
      <w:divBdr>
        <w:top w:val="none" w:sz="0" w:space="0" w:color="auto"/>
        <w:left w:val="none" w:sz="0" w:space="0" w:color="auto"/>
        <w:bottom w:val="none" w:sz="0" w:space="0" w:color="auto"/>
        <w:right w:val="none" w:sz="0" w:space="0" w:color="auto"/>
      </w:divBdr>
    </w:div>
    <w:div w:id="645161806">
      <w:marLeft w:val="0"/>
      <w:marRight w:val="0"/>
      <w:marTop w:val="0"/>
      <w:marBottom w:val="0"/>
      <w:divBdr>
        <w:top w:val="none" w:sz="0" w:space="0" w:color="auto"/>
        <w:left w:val="none" w:sz="0" w:space="0" w:color="auto"/>
        <w:bottom w:val="none" w:sz="0" w:space="0" w:color="auto"/>
        <w:right w:val="none" w:sz="0" w:space="0" w:color="auto"/>
      </w:divBdr>
    </w:div>
    <w:div w:id="645167026">
      <w:marLeft w:val="0"/>
      <w:marRight w:val="0"/>
      <w:marTop w:val="0"/>
      <w:marBottom w:val="0"/>
      <w:divBdr>
        <w:top w:val="none" w:sz="0" w:space="0" w:color="auto"/>
        <w:left w:val="none" w:sz="0" w:space="0" w:color="auto"/>
        <w:bottom w:val="none" w:sz="0" w:space="0" w:color="auto"/>
        <w:right w:val="none" w:sz="0" w:space="0" w:color="auto"/>
      </w:divBdr>
    </w:div>
    <w:div w:id="645167579">
      <w:marLeft w:val="0"/>
      <w:marRight w:val="0"/>
      <w:marTop w:val="0"/>
      <w:marBottom w:val="0"/>
      <w:divBdr>
        <w:top w:val="none" w:sz="0" w:space="0" w:color="auto"/>
        <w:left w:val="none" w:sz="0" w:space="0" w:color="auto"/>
        <w:bottom w:val="none" w:sz="0" w:space="0" w:color="auto"/>
        <w:right w:val="none" w:sz="0" w:space="0" w:color="auto"/>
      </w:divBdr>
    </w:div>
    <w:div w:id="645204631">
      <w:marLeft w:val="0"/>
      <w:marRight w:val="0"/>
      <w:marTop w:val="0"/>
      <w:marBottom w:val="0"/>
      <w:divBdr>
        <w:top w:val="none" w:sz="0" w:space="0" w:color="auto"/>
        <w:left w:val="none" w:sz="0" w:space="0" w:color="auto"/>
        <w:bottom w:val="none" w:sz="0" w:space="0" w:color="auto"/>
        <w:right w:val="none" w:sz="0" w:space="0" w:color="auto"/>
      </w:divBdr>
    </w:div>
    <w:div w:id="645205340">
      <w:marLeft w:val="0"/>
      <w:marRight w:val="0"/>
      <w:marTop w:val="0"/>
      <w:marBottom w:val="0"/>
      <w:divBdr>
        <w:top w:val="none" w:sz="0" w:space="0" w:color="auto"/>
        <w:left w:val="none" w:sz="0" w:space="0" w:color="auto"/>
        <w:bottom w:val="none" w:sz="0" w:space="0" w:color="auto"/>
        <w:right w:val="none" w:sz="0" w:space="0" w:color="auto"/>
      </w:divBdr>
    </w:div>
    <w:div w:id="645470303">
      <w:marLeft w:val="0"/>
      <w:marRight w:val="0"/>
      <w:marTop w:val="0"/>
      <w:marBottom w:val="0"/>
      <w:divBdr>
        <w:top w:val="none" w:sz="0" w:space="0" w:color="auto"/>
        <w:left w:val="none" w:sz="0" w:space="0" w:color="auto"/>
        <w:bottom w:val="none" w:sz="0" w:space="0" w:color="auto"/>
        <w:right w:val="none" w:sz="0" w:space="0" w:color="auto"/>
      </w:divBdr>
    </w:div>
    <w:div w:id="645549823">
      <w:marLeft w:val="0"/>
      <w:marRight w:val="0"/>
      <w:marTop w:val="0"/>
      <w:marBottom w:val="0"/>
      <w:divBdr>
        <w:top w:val="none" w:sz="0" w:space="0" w:color="auto"/>
        <w:left w:val="none" w:sz="0" w:space="0" w:color="auto"/>
        <w:bottom w:val="none" w:sz="0" w:space="0" w:color="auto"/>
        <w:right w:val="none" w:sz="0" w:space="0" w:color="auto"/>
      </w:divBdr>
    </w:div>
    <w:div w:id="645553241">
      <w:marLeft w:val="0"/>
      <w:marRight w:val="0"/>
      <w:marTop w:val="0"/>
      <w:marBottom w:val="0"/>
      <w:divBdr>
        <w:top w:val="none" w:sz="0" w:space="0" w:color="auto"/>
        <w:left w:val="none" w:sz="0" w:space="0" w:color="auto"/>
        <w:bottom w:val="none" w:sz="0" w:space="0" w:color="auto"/>
        <w:right w:val="none" w:sz="0" w:space="0" w:color="auto"/>
      </w:divBdr>
    </w:div>
    <w:div w:id="645554806">
      <w:marLeft w:val="0"/>
      <w:marRight w:val="0"/>
      <w:marTop w:val="0"/>
      <w:marBottom w:val="0"/>
      <w:divBdr>
        <w:top w:val="none" w:sz="0" w:space="0" w:color="auto"/>
        <w:left w:val="none" w:sz="0" w:space="0" w:color="auto"/>
        <w:bottom w:val="none" w:sz="0" w:space="0" w:color="auto"/>
        <w:right w:val="none" w:sz="0" w:space="0" w:color="auto"/>
      </w:divBdr>
    </w:div>
    <w:div w:id="645595500">
      <w:marLeft w:val="0"/>
      <w:marRight w:val="0"/>
      <w:marTop w:val="0"/>
      <w:marBottom w:val="0"/>
      <w:divBdr>
        <w:top w:val="none" w:sz="0" w:space="0" w:color="auto"/>
        <w:left w:val="none" w:sz="0" w:space="0" w:color="auto"/>
        <w:bottom w:val="none" w:sz="0" w:space="0" w:color="auto"/>
        <w:right w:val="none" w:sz="0" w:space="0" w:color="auto"/>
      </w:divBdr>
    </w:div>
    <w:div w:id="645597237">
      <w:marLeft w:val="0"/>
      <w:marRight w:val="0"/>
      <w:marTop w:val="0"/>
      <w:marBottom w:val="0"/>
      <w:divBdr>
        <w:top w:val="none" w:sz="0" w:space="0" w:color="auto"/>
        <w:left w:val="none" w:sz="0" w:space="0" w:color="auto"/>
        <w:bottom w:val="none" w:sz="0" w:space="0" w:color="auto"/>
        <w:right w:val="none" w:sz="0" w:space="0" w:color="auto"/>
      </w:divBdr>
    </w:div>
    <w:div w:id="645747800">
      <w:marLeft w:val="0"/>
      <w:marRight w:val="0"/>
      <w:marTop w:val="0"/>
      <w:marBottom w:val="0"/>
      <w:divBdr>
        <w:top w:val="none" w:sz="0" w:space="0" w:color="auto"/>
        <w:left w:val="none" w:sz="0" w:space="0" w:color="auto"/>
        <w:bottom w:val="none" w:sz="0" w:space="0" w:color="auto"/>
        <w:right w:val="none" w:sz="0" w:space="0" w:color="auto"/>
      </w:divBdr>
    </w:div>
    <w:div w:id="645863460">
      <w:marLeft w:val="0"/>
      <w:marRight w:val="0"/>
      <w:marTop w:val="0"/>
      <w:marBottom w:val="0"/>
      <w:divBdr>
        <w:top w:val="none" w:sz="0" w:space="0" w:color="auto"/>
        <w:left w:val="none" w:sz="0" w:space="0" w:color="auto"/>
        <w:bottom w:val="none" w:sz="0" w:space="0" w:color="auto"/>
        <w:right w:val="none" w:sz="0" w:space="0" w:color="auto"/>
      </w:divBdr>
    </w:div>
    <w:div w:id="645889572">
      <w:marLeft w:val="0"/>
      <w:marRight w:val="0"/>
      <w:marTop w:val="0"/>
      <w:marBottom w:val="0"/>
      <w:divBdr>
        <w:top w:val="none" w:sz="0" w:space="0" w:color="auto"/>
        <w:left w:val="none" w:sz="0" w:space="0" w:color="auto"/>
        <w:bottom w:val="none" w:sz="0" w:space="0" w:color="auto"/>
        <w:right w:val="none" w:sz="0" w:space="0" w:color="auto"/>
      </w:divBdr>
    </w:div>
    <w:div w:id="645933167">
      <w:marLeft w:val="0"/>
      <w:marRight w:val="0"/>
      <w:marTop w:val="0"/>
      <w:marBottom w:val="0"/>
      <w:divBdr>
        <w:top w:val="none" w:sz="0" w:space="0" w:color="auto"/>
        <w:left w:val="none" w:sz="0" w:space="0" w:color="auto"/>
        <w:bottom w:val="none" w:sz="0" w:space="0" w:color="auto"/>
        <w:right w:val="none" w:sz="0" w:space="0" w:color="auto"/>
      </w:divBdr>
    </w:div>
    <w:div w:id="645936994">
      <w:marLeft w:val="480"/>
      <w:marRight w:val="0"/>
      <w:marTop w:val="0"/>
      <w:marBottom w:val="0"/>
      <w:divBdr>
        <w:top w:val="none" w:sz="0" w:space="0" w:color="auto"/>
        <w:left w:val="none" w:sz="0" w:space="0" w:color="auto"/>
        <w:bottom w:val="none" w:sz="0" w:space="0" w:color="auto"/>
        <w:right w:val="none" w:sz="0" w:space="0" w:color="auto"/>
      </w:divBdr>
    </w:div>
    <w:div w:id="646009746">
      <w:marLeft w:val="0"/>
      <w:marRight w:val="0"/>
      <w:marTop w:val="0"/>
      <w:marBottom w:val="0"/>
      <w:divBdr>
        <w:top w:val="none" w:sz="0" w:space="0" w:color="auto"/>
        <w:left w:val="none" w:sz="0" w:space="0" w:color="auto"/>
        <w:bottom w:val="none" w:sz="0" w:space="0" w:color="auto"/>
        <w:right w:val="none" w:sz="0" w:space="0" w:color="auto"/>
      </w:divBdr>
    </w:div>
    <w:div w:id="646014121">
      <w:marLeft w:val="0"/>
      <w:marRight w:val="0"/>
      <w:marTop w:val="0"/>
      <w:marBottom w:val="0"/>
      <w:divBdr>
        <w:top w:val="none" w:sz="0" w:space="0" w:color="auto"/>
        <w:left w:val="none" w:sz="0" w:space="0" w:color="auto"/>
        <w:bottom w:val="none" w:sz="0" w:space="0" w:color="auto"/>
        <w:right w:val="none" w:sz="0" w:space="0" w:color="auto"/>
      </w:divBdr>
    </w:div>
    <w:div w:id="646058800">
      <w:marLeft w:val="0"/>
      <w:marRight w:val="0"/>
      <w:marTop w:val="0"/>
      <w:marBottom w:val="0"/>
      <w:divBdr>
        <w:top w:val="none" w:sz="0" w:space="0" w:color="auto"/>
        <w:left w:val="none" w:sz="0" w:space="0" w:color="auto"/>
        <w:bottom w:val="none" w:sz="0" w:space="0" w:color="auto"/>
        <w:right w:val="none" w:sz="0" w:space="0" w:color="auto"/>
      </w:divBdr>
    </w:div>
    <w:div w:id="646085501">
      <w:marLeft w:val="0"/>
      <w:marRight w:val="0"/>
      <w:marTop w:val="0"/>
      <w:marBottom w:val="0"/>
      <w:divBdr>
        <w:top w:val="none" w:sz="0" w:space="0" w:color="auto"/>
        <w:left w:val="none" w:sz="0" w:space="0" w:color="auto"/>
        <w:bottom w:val="none" w:sz="0" w:space="0" w:color="auto"/>
        <w:right w:val="none" w:sz="0" w:space="0" w:color="auto"/>
      </w:divBdr>
    </w:div>
    <w:div w:id="646132897">
      <w:marLeft w:val="0"/>
      <w:marRight w:val="0"/>
      <w:marTop w:val="0"/>
      <w:marBottom w:val="0"/>
      <w:divBdr>
        <w:top w:val="none" w:sz="0" w:space="0" w:color="auto"/>
        <w:left w:val="none" w:sz="0" w:space="0" w:color="auto"/>
        <w:bottom w:val="none" w:sz="0" w:space="0" w:color="auto"/>
        <w:right w:val="none" w:sz="0" w:space="0" w:color="auto"/>
      </w:divBdr>
    </w:div>
    <w:div w:id="646134309">
      <w:marLeft w:val="0"/>
      <w:marRight w:val="0"/>
      <w:marTop w:val="0"/>
      <w:marBottom w:val="0"/>
      <w:divBdr>
        <w:top w:val="none" w:sz="0" w:space="0" w:color="auto"/>
        <w:left w:val="none" w:sz="0" w:space="0" w:color="auto"/>
        <w:bottom w:val="none" w:sz="0" w:space="0" w:color="auto"/>
        <w:right w:val="none" w:sz="0" w:space="0" w:color="auto"/>
      </w:divBdr>
    </w:div>
    <w:div w:id="646252605">
      <w:marLeft w:val="0"/>
      <w:marRight w:val="0"/>
      <w:marTop w:val="0"/>
      <w:marBottom w:val="0"/>
      <w:divBdr>
        <w:top w:val="none" w:sz="0" w:space="0" w:color="auto"/>
        <w:left w:val="none" w:sz="0" w:space="0" w:color="auto"/>
        <w:bottom w:val="none" w:sz="0" w:space="0" w:color="auto"/>
        <w:right w:val="none" w:sz="0" w:space="0" w:color="auto"/>
      </w:divBdr>
    </w:div>
    <w:div w:id="646319411">
      <w:marLeft w:val="0"/>
      <w:marRight w:val="0"/>
      <w:marTop w:val="0"/>
      <w:marBottom w:val="0"/>
      <w:divBdr>
        <w:top w:val="none" w:sz="0" w:space="0" w:color="auto"/>
        <w:left w:val="none" w:sz="0" w:space="0" w:color="auto"/>
        <w:bottom w:val="none" w:sz="0" w:space="0" w:color="auto"/>
        <w:right w:val="none" w:sz="0" w:space="0" w:color="auto"/>
      </w:divBdr>
    </w:div>
    <w:div w:id="646324032">
      <w:marLeft w:val="0"/>
      <w:marRight w:val="0"/>
      <w:marTop w:val="0"/>
      <w:marBottom w:val="0"/>
      <w:divBdr>
        <w:top w:val="none" w:sz="0" w:space="0" w:color="auto"/>
        <w:left w:val="none" w:sz="0" w:space="0" w:color="auto"/>
        <w:bottom w:val="none" w:sz="0" w:space="0" w:color="auto"/>
        <w:right w:val="none" w:sz="0" w:space="0" w:color="auto"/>
      </w:divBdr>
    </w:div>
    <w:div w:id="646325310">
      <w:marLeft w:val="0"/>
      <w:marRight w:val="0"/>
      <w:marTop w:val="0"/>
      <w:marBottom w:val="0"/>
      <w:divBdr>
        <w:top w:val="none" w:sz="0" w:space="0" w:color="auto"/>
        <w:left w:val="none" w:sz="0" w:space="0" w:color="auto"/>
        <w:bottom w:val="none" w:sz="0" w:space="0" w:color="auto"/>
        <w:right w:val="none" w:sz="0" w:space="0" w:color="auto"/>
      </w:divBdr>
    </w:div>
    <w:div w:id="646327002">
      <w:bodyDiv w:val="1"/>
      <w:marLeft w:val="0"/>
      <w:marRight w:val="0"/>
      <w:marTop w:val="0"/>
      <w:marBottom w:val="0"/>
      <w:divBdr>
        <w:top w:val="none" w:sz="0" w:space="0" w:color="auto"/>
        <w:left w:val="none" w:sz="0" w:space="0" w:color="auto"/>
        <w:bottom w:val="none" w:sz="0" w:space="0" w:color="auto"/>
        <w:right w:val="none" w:sz="0" w:space="0" w:color="auto"/>
      </w:divBdr>
    </w:div>
    <w:div w:id="646327587">
      <w:marLeft w:val="0"/>
      <w:marRight w:val="0"/>
      <w:marTop w:val="0"/>
      <w:marBottom w:val="0"/>
      <w:divBdr>
        <w:top w:val="none" w:sz="0" w:space="0" w:color="auto"/>
        <w:left w:val="none" w:sz="0" w:space="0" w:color="auto"/>
        <w:bottom w:val="none" w:sz="0" w:space="0" w:color="auto"/>
        <w:right w:val="none" w:sz="0" w:space="0" w:color="auto"/>
      </w:divBdr>
    </w:div>
    <w:div w:id="646396378">
      <w:marLeft w:val="0"/>
      <w:marRight w:val="0"/>
      <w:marTop w:val="0"/>
      <w:marBottom w:val="0"/>
      <w:divBdr>
        <w:top w:val="none" w:sz="0" w:space="0" w:color="auto"/>
        <w:left w:val="none" w:sz="0" w:space="0" w:color="auto"/>
        <w:bottom w:val="none" w:sz="0" w:space="0" w:color="auto"/>
        <w:right w:val="none" w:sz="0" w:space="0" w:color="auto"/>
      </w:divBdr>
    </w:div>
    <w:div w:id="646398621">
      <w:marLeft w:val="0"/>
      <w:marRight w:val="0"/>
      <w:marTop w:val="0"/>
      <w:marBottom w:val="0"/>
      <w:divBdr>
        <w:top w:val="none" w:sz="0" w:space="0" w:color="auto"/>
        <w:left w:val="none" w:sz="0" w:space="0" w:color="auto"/>
        <w:bottom w:val="none" w:sz="0" w:space="0" w:color="auto"/>
        <w:right w:val="none" w:sz="0" w:space="0" w:color="auto"/>
      </w:divBdr>
    </w:div>
    <w:div w:id="646473279">
      <w:marLeft w:val="0"/>
      <w:marRight w:val="0"/>
      <w:marTop w:val="0"/>
      <w:marBottom w:val="0"/>
      <w:divBdr>
        <w:top w:val="none" w:sz="0" w:space="0" w:color="auto"/>
        <w:left w:val="none" w:sz="0" w:space="0" w:color="auto"/>
        <w:bottom w:val="none" w:sz="0" w:space="0" w:color="auto"/>
        <w:right w:val="none" w:sz="0" w:space="0" w:color="auto"/>
      </w:divBdr>
    </w:div>
    <w:div w:id="646477320">
      <w:marLeft w:val="0"/>
      <w:marRight w:val="0"/>
      <w:marTop w:val="0"/>
      <w:marBottom w:val="0"/>
      <w:divBdr>
        <w:top w:val="none" w:sz="0" w:space="0" w:color="auto"/>
        <w:left w:val="none" w:sz="0" w:space="0" w:color="auto"/>
        <w:bottom w:val="none" w:sz="0" w:space="0" w:color="auto"/>
        <w:right w:val="none" w:sz="0" w:space="0" w:color="auto"/>
      </w:divBdr>
    </w:div>
    <w:div w:id="646515202">
      <w:marLeft w:val="0"/>
      <w:marRight w:val="0"/>
      <w:marTop w:val="0"/>
      <w:marBottom w:val="0"/>
      <w:divBdr>
        <w:top w:val="none" w:sz="0" w:space="0" w:color="auto"/>
        <w:left w:val="none" w:sz="0" w:space="0" w:color="auto"/>
        <w:bottom w:val="none" w:sz="0" w:space="0" w:color="auto"/>
        <w:right w:val="none" w:sz="0" w:space="0" w:color="auto"/>
      </w:divBdr>
    </w:div>
    <w:div w:id="646518129">
      <w:marLeft w:val="0"/>
      <w:marRight w:val="0"/>
      <w:marTop w:val="0"/>
      <w:marBottom w:val="0"/>
      <w:divBdr>
        <w:top w:val="none" w:sz="0" w:space="0" w:color="auto"/>
        <w:left w:val="none" w:sz="0" w:space="0" w:color="auto"/>
        <w:bottom w:val="none" w:sz="0" w:space="0" w:color="auto"/>
        <w:right w:val="none" w:sz="0" w:space="0" w:color="auto"/>
      </w:divBdr>
    </w:div>
    <w:div w:id="646590510">
      <w:marLeft w:val="0"/>
      <w:marRight w:val="0"/>
      <w:marTop w:val="0"/>
      <w:marBottom w:val="0"/>
      <w:divBdr>
        <w:top w:val="none" w:sz="0" w:space="0" w:color="auto"/>
        <w:left w:val="none" w:sz="0" w:space="0" w:color="auto"/>
        <w:bottom w:val="none" w:sz="0" w:space="0" w:color="auto"/>
        <w:right w:val="none" w:sz="0" w:space="0" w:color="auto"/>
      </w:divBdr>
    </w:div>
    <w:div w:id="646591432">
      <w:bodyDiv w:val="1"/>
      <w:marLeft w:val="0"/>
      <w:marRight w:val="0"/>
      <w:marTop w:val="0"/>
      <w:marBottom w:val="0"/>
      <w:divBdr>
        <w:top w:val="none" w:sz="0" w:space="0" w:color="auto"/>
        <w:left w:val="none" w:sz="0" w:space="0" w:color="auto"/>
        <w:bottom w:val="none" w:sz="0" w:space="0" w:color="auto"/>
        <w:right w:val="none" w:sz="0" w:space="0" w:color="auto"/>
      </w:divBdr>
    </w:div>
    <w:div w:id="646863933">
      <w:marLeft w:val="0"/>
      <w:marRight w:val="0"/>
      <w:marTop w:val="0"/>
      <w:marBottom w:val="0"/>
      <w:divBdr>
        <w:top w:val="none" w:sz="0" w:space="0" w:color="auto"/>
        <w:left w:val="none" w:sz="0" w:space="0" w:color="auto"/>
        <w:bottom w:val="none" w:sz="0" w:space="0" w:color="auto"/>
        <w:right w:val="none" w:sz="0" w:space="0" w:color="auto"/>
      </w:divBdr>
    </w:div>
    <w:div w:id="646907118">
      <w:marLeft w:val="0"/>
      <w:marRight w:val="0"/>
      <w:marTop w:val="0"/>
      <w:marBottom w:val="0"/>
      <w:divBdr>
        <w:top w:val="none" w:sz="0" w:space="0" w:color="auto"/>
        <w:left w:val="none" w:sz="0" w:space="0" w:color="auto"/>
        <w:bottom w:val="none" w:sz="0" w:space="0" w:color="auto"/>
        <w:right w:val="none" w:sz="0" w:space="0" w:color="auto"/>
      </w:divBdr>
    </w:div>
    <w:div w:id="646977537">
      <w:bodyDiv w:val="1"/>
      <w:marLeft w:val="0"/>
      <w:marRight w:val="0"/>
      <w:marTop w:val="0"/>
      <w:marBottom w:val="0"/>
      <w:divBdr>
        <w:top w:val="none" w:sz="0" w:space="0" w:color="auto"/>
        <w:left w:val="none" w:sz="0" w:space="0" w:color="auto"/>
        <w:bottom w:val="none" w:sz="0" w:space="0" w:color="auto"/>
        <w:right w:val="none" w:sz="0" w:space="0" w:color="auto"/>
      </w:divBdr>
    </w:div>
    <w:div w:id="646983448">
      <w:marLeft w:val="0"/>
      <w:marRight w:val="0"/>
      <w:marTop w:val="0"/>
      <w:marBottom w:val="0"/>
      <w:divBdr>
        <w:top w:val="none" w:sz="0" w:space="0" w:color="auto"/>
        <w:left w:val="none" w:sz="0" w:space="0" w:color="auto"/>
        <w:bottom w:val="none" w:sz="0" w:space="0" w:color="auto"/>
        <w:right w:val="none" w:sz="0" w:space="0" w:color="auto"/>
      </w:divBdr>
    </w:div>
    <w:div w:id="647049727">
      <w:marLeft w:val="0"/>
      <w:marRight w:val="0"/>
      <w:marTop w:val="0"/>
      <w:marBottom w:val="0"/>
      <w:divBdr>
        <w:top w:val="none" w:sz="0" w:space="0" w:color="auto"/>
        <w:left w:val="none" w:sz="0" w:space="0" w:color="auto"/>
        <w:bottom w:val="none" w:sz="0" w:space="0" w:color="auto"/>
        <w:right w:val="none" w:sz="0" w:space="0" w:color="auto"/>
      </w:divBdr>
    </w:div>
    <w:div w:id="647053049">
      <w:marLeft w:val="0"/>
      <w:marRight w:val="0"/>
      <w:marTop w:val="0"/>
      <w:marBottom w:val="0"/>
      <w:divBdr>
        <w:top w:val="none" w:sz="0" w:space="0" w:color="auto"/>
        <w:left w:val="none" w:sz="0" w:space="0" w:color="auto"/>
        <w:bottom w:val="none" w:sz="0" w:space="0" w:color="auto"/>
        <w:right w:val="none" w:sz="0" w:space="0" w:color="auto"/>
      </w:divBdr>
    </w:div>
    <w:div w:id="647133506">
      <w:marLeft w:val="0"/>
      <w:marRight w:val="0"/>
      <w:marTop w:val="0"/>
      <w:marBottom w:val="0"/>
      <w:divBdr>
        <w:top w:val="none" w:sz="0" w:space="0" w:color="auto"/>
        <w:left w:val="none" w:sz="0" w:space="0" w:color="auto"/>
        <w:bottom w:val="none" w:sz="0" w:space="0" w:color="auto"/>
        <w:right w:val="none" w:sz="0" w:space="0" w:color="auto"/>
      </w:divBdr>
    </w:div>
    <w:div w:id="647244393">
      <w:marLeft w:val="0"/>
      <w:marRight w:val="0"/>
      <w:marTop w:val="0"/>
      <w:marBottom w:val="0"/>
      <w:divBdr>
        <w:top w:val="none" w:sz="0" w:space="0" w:color="auto"/>
        <w:left w:val="none" w:sz="0" w:space="0" w:color="auto"/>
        <w:bottom w:val="none" w:sz="0" w:space="0" w:color="auto"/>
        <w:right w:val="none" w:sz="0" w:space="0" w:color="auto"/>
      </w:divBdr>
    </w:div>
    <w:div w:id="647249278">
      <w:marLeft w:val="0"/>
      <w:marRight w:val="0"/>
      <w:marTop w:val="0"/>
      <w:marBottom w:val="0"/>
      <w:divBdr>
        <w:top w:val="none" w:sz="0" w:space="0" w:color="auto"/>
        <w:left w:val="none" w:sz="0" w:space="0" w:color="auto"/>
        <w:bottom w:val="none" w:sz="0" w:space="0" w:color="auto"/>
        <w:right w:val="none" w:sz="0" w:space="0" w:color="auto"/>
      </w:divBdr>
    </w:div>
    <w:div w:id="647394360">
      <w:marLeft w:val="0"/>
      <w:marRight w:val="0"/>
      <w:marTop w:val="0"/>
      <w:marBottom w:val="0"/>
      <w:divBdr>
        <w:top w:val="none" w:sz="0" w:space="0" w:color="auto"/>
        <w:left w:val="none" w:sz="0" w:space="0" w:color="auto"/>
        <w:bottom w:val="none" w:sz="0" w:space="0" w:color="auto"/>
        <w:right w:val="none" w:sz="0" w:space="0" w:color="auto"/>
      </w:divBdr>
    </w:div>
    <w:div w:id="647444798">
      <w:marLeft w:val="0"/>
      <w:marRight w:val="0"/>
      <w:marTop w:val="0"/>
      <w:marBottom w:val="0"/>
      <w:divBdr>
        <w:top w:val="none" w:sz="0" w:space="0" w:color="auto"/>
        <w:left w:val="none" w:sz="0" w:space="0" w:color="auto"/>
        <w:bottom w:val="none" w:sz="0" w:space="0" w:color="auto"/>
        <w:right w:val="none" w:sz="0" w:space="0" w:color="auto"/>
      </w:divBdr>
    </w:div>
    <w:div w:id="647513143">
      <w:marLeft w:val="0"/>
      <w:marRight w:val="0"/>
      <w:marTop w:val="0"/>
      <w:marBottom w:val="0"/>
      <w:divBdr>
        <w:top w:val="none" w:sz="0" w:space="0" w:color="auto"/>
        <w:left w:val="none" w:sz="0" w:space="0" w:color="auto"/>
        <w:bottom w:val="none" w:sz="0" w:space="0" w:color="auto"/>
        <w:right w:val="none" w:sz="0" w:space="0" w:color="auto"/>
      </w:divBdr>
    </w:div>
    <w:div w:id="647514403">
      <w:marLeft w:val="0"/>
      <w:marRight w:val="0"/>
      <w:marTop w:val="0"/>
      <w:marBottom w:val="0"/>
      <w:divBdr>
        <w:top w:val="none" w:sz="0" w:space="0" w:color="auto"/>
        <w:left w:val="none" w:sz="0" w:space="0" w:color="auto"/>
        <w:bottom w:val="none" w:sz="0" w:space="0" w:color="auto"/>
        <w:right w:val="none" w:sz="0" w:space="0" w:color="auto"/>
      </w:divBdr>
    </w:div>
    <w:div w:id="647629254">
      <w:marLeft w:val="0"/>
      <w:marRight w:val="0"/>
      <w:marTop w:val="0"/>
      <w:marBottom w:val="0"/>
      <w:divBdr>
        <w:top w:val="none" w:sz="0" w:space="0" w:color="auto"/>
        <w:left w:val="none" w:sz="0" w:space="0" w:color="auto"/>
        <w:bottom w:val="none" w:sz="0" w:space="0" w:color="auto"/>
        <w:right w:val="none" w:sz="0" w:space="0" w:color="auto"/>
      </w:divBdr>
    </w:div>
    <w:div w:id="647704748">
      <w:marLeft w:val="0"/>
      <w:marRight w:val="0"/>
      <w:marTop w:val="0"/>
      <w:marBottom w:val="0"/>
      <w:divBdr>
        <w:top w:val="none" w:sz="0" w:space="0" w:color="auto"/>
        <w:left w:val="none" w:sz="0" w:space="0" w:color="auto"/>
        <w:bottom w:val="none" w:sz="0" w:space="0" w:color="auto"/>
        <w:right w:val="none" w:sz="0" w:space="0" w:color="auto"/>
      </w:divBdr>
    </w:div>
    <w:div w:id="647786105">
      <w:marLeft w:val="0"/>
      <w:marRight w:val="0"/>
      <w:marTop w:val="0"/>
      <w:marBottom w:val="0"/>
      <w:divBdr>
        <w:top w:val="none" w:sz="0" w:space="0" w:color="auto"/>
        <w:left w:val="none" w:sz="0" w:space="0" w:color="auto"/>
        <w:bottom w:val="none" w:sz="0" w:space="0" w:color="auto"/>
        <w:right w:val="none" w:sz="0" w:space="0" w:color="auto"/>
      </w:divBdr>
    </w:div>
    <w:div w:id="647827404">
      <w:marLeft w:val="0"/>
      <w:marRight w:val="0"/>
      <w:marTop w:val="0"/>
      <w:marBottom w:val="0"/>
      <w:divBdr>
        <w:top w:val="none" w:sz="0" w:space="0" w:color="auto"/>
        <w:left w:val="none" w:sz="0" w:space="0" w:color="auto"/>
        <w:bottom w:val="none" w:sz="0" w:space="0" w:color="auto"/>
        <w:right w:val="none" w:sz="0" w:space="0" w:color="auto"/>
      </w:divBdr>
    </w:div>
    <w:div w:id="647904008">
      <w:marLeft w:val="0"/>
      <w:marRight w:val="0"/>
      <w:marTop w:val="0"/>
      <w:marBottom w:val="0"/>
      <w:divBdr>
        <w:top w:val="none" w:sz="0" w:space="0" w:color="auto"/>
        <w:left w:val="none" w:sz="0" w:space="0" w:color="auto"/>
        <w:bottom w:val="none" w:sz="0" w:space="0" w:color="auto"/>
        <w:right w:val="none" w:sz="0" w:space="0" w:color="auto"/>
      </w:divBdr>
    </w:div>
    <w:div w:id="647979124">
      <w:bodyDiv w:val="1"/>
      <w:marLeft w:val="0"/>
      <w:marRight w:val="0"/>
      <w:marTop w:val="0"/>
      <w:marBottom w:val="0"/>
      <w:divBdr>
        <w:top w:val="none" w:sz="0" w:space="0" w:color="auto"/>
        <w:left w:val="none" w:sz="0" w:space="0" w:color="auto"/>
        <w:bottom w:val="none" w:sz="0" w:space="0" w:color="auto"/>
        <w:right w:val="none" w:sz="0" w:space="0" w:color="auto"/>
      </w:divBdr>
    </w:div>
    <w:div w:id="647981245">
      <w:marLeft w:val="0"/>
      <w:marRight w:val="0"/>
      <w:marTop w:val="0"/>
      <w:marBottom w:val="0"/>
      <w:divBdr>
        <w:top w:val="none" w:sz="0" w:space="0" w:color="auto"/>
        <w:left w:val="none" w:sz="0" w:space="0" w:color="auto"/>
        <w:bottom w:val="none" w:sz="0" w:space="0" w:color="auto"/>
        <w:right w:val="none" w:sz="0" w:space="0" w:color="auto"/>
      </w:divBdr>
    </w:div>
    <w:div w:id="647981267">
      <w:marLeft w:val="0"/>
      <w:marRight w:val="0"/>
      <w:marTop w:val="0"/>
      <w:marBottom w:val="0"/>
      <w:divBdr>
        <w:top w:val="none" w:sz="0" w:space="0" w:color="auto"/>
        <w:left w:val="none" w:sz="0" w:space="0" w:color="auto"/>
        <w:bottom w:val="none" w:sz="0" w:space="0" w:color="auto"/>
        <w:right w:val="none" w:sz="0" w:space="0" w:color="auto"/>
      </w:divBdr>
    </w:div>
    <w:div w:id="648092454">
      <w:marLeft w:val="0"/>
      <w:marRight w:val="0"/>
      <w:marTop w:val="0"/>
      <w:marBottom w:val="0"/>
      <w:divBdr>
        <w:top w:val="none" w:sz="0" w:space="0" w:color="auto"/>
        <w:left w:val="none" w:sz="0" w:space="0" w:color="auto"/>
        <w:bottom w:val="none" w:sz="0" w:space="0" w:color="auto"/>
        <w:right w:val="none" w:sz="0" w:space="0" w:color="auto"/>
      </w:divBdr>
    </w:div>
    <w:div w:id="648095473">
      <w:marLeft w:val="0"/>
      <w:marRight w:val="0"/>
      <w:marTop w:val="0"/>
      <w:marBottom w:val="0"/>
      <w:divBdr>
        <w:top w:val="none" w:sz="0" w:space="0" w:color="auto"/>
        <w:left w:val="none" w:sz="0" w:space="0" w:color="auto"/>
        <w:bottom w:val="none" w:sz="0" w:space="0" w:color="auto"/>
        <w:right w:val="none" w:sz="0" w:space="0" w:color="auto"/>
      </w:divBdr>
    </w:div>
    <w:div w:id="648166874">
      <w:marLeft w:val="0"/>
      <w:marRight w:val="0"/>
      <w:marTop w:val="0"/>
      <w:marBottom w:val="0"/>
      <w:divBdr>
        <w:top w:val="none" w:sz="0" w:space="0" w:color="auto"/>
        <w:left w:val="none" w:sz="0" w:space="0" w:color="auto"/>
        <w:bottom w:val="none" w:sz="0" w:space="0" w:color="auto"/>
        <w:right w:val="none" w:sz="0" w:space="0" w:color="auto"/>
      </w:divBdr>
    </w:div>
    <w:div w:id="648168898">
      <w:marLeft w:val="0"/>
      <w:marRight w:val="0"/>
      <w:marTop w:val="0"/>
      <w:marBottom w:val="0"/>
      <w:divBdr>
        <w:top w:val="none" w:sz="0" w:space="0" w:color="auto"/>
        <w:left w:val="none" w:sz="0" w:space="0" w:color="auto"/>
        <w:bottom w:val="none" w:sz="0" w:space="0" w:color="auto"/>
        <w:right w:val="none" w:sz="0" w:space="0" w:color="auto"/>
      </w:divBdr>
    </w:div>
    <w:div w:id="648173871">
      <w:bodyDiv w:val="1"/>
      <w:marLeft w:val="0"/>
      <w:marRight w:val="0"/>
      <w:marTop w:val="0"/>
      <w:marBottom w:val="0"/>
      <w:divBdr>
        <w:top w:val="none" w:sz="0" w:space="0" w:color="auto"/>
        <w:left w:val="none" w:sz="0" w:space="0" w:color="auto"/>
        <w:bottom w:val="none" w:sz="0" w:space="0" w:color="auto"/>
        <w:right w:val="none" w:sz="0" w:space="0" w:color="auto"/>
      </w:divBdr>
    </w:div>
    <w:div w:id="648217925">
      <w:marLeft w:val="0"/>
      <w:marRight w:val="0"/>
      <w:marTop w:val="0"/>
      <w:marBottom w:val="0"/>
      <w:divBdr>
        <w:top w:val="none" w:sz="0" w:space="0" w:color="auto"/>
        <w:left w:val="none" w:sz="0" w:space="0" w:color="auto"/>
        <w:bottom w:val="none" w:sz="0" w:space="0" w:color="auto"/>
        <w:right w:val="none" w:sz="0" w:space="0" w:color="auto"/>
      </w:divBdr>
    </w:div>
    <w:div w:id="648362563">
      <w:marLeft w:val="0"/>
      <w:marRight w:val="0"/>
      <w:marTop w:val="0"/>
      <w:marBottom w:val="0"/>
      <w:divBdr>
        <w:top w:val="none" w:sz="0" w:space="0" w:color="auto"/>
        <w:left w:val="none" w:sz="0" w:space="0" w:color="auto"/>
        <w:bottom w:val="none" w:sz="0" w:space="0" w:color="auto"/>
        <w:right w:val="none" w:sz="0" w:space="0" w:color="auto"/>
      </w:divBdr>
    </w:div>
    <w:div w:id="648363230">
      <w:marLeft w:val="0"/>
      <w:marRight w:val="0"/>
      <w:marTop w:val="0"/>
      <w:marBottom w:val="0"/>
      <w:divBdr>
        <w:top w:val="none" w:sz="0" w:space="0" w:color="auto"/>
        <w:left w:val="none" w:sz="0" w:space="0" w:color="auto"/>
        <w:bottom w:val="none" w:sz="0" w:space="0" w:color="auto"/>
        <w:right w:val="none" w:sz="0" w:space="0" w:color="auto"/>
      </w:divBdr>
    </w:div>
    <w:div w:id="648365663">
      <w:marLeft w:val="0"/>
      <w:marRight w:val="0"/>
      <w:marTop w:val="0"/>
      <w:marBottom w:val="0"/>
      <w:divBdr>
        <w:top w:val="none" w:sz="0" w:space="0" w:color="auto"/>
        <w:left w:val="none" w:sz="0" w:space="0" w:color="auto"/>
        <w:bottom w:val="none" w:sz="0" w:space="0" w:color="auto"/>
        <w:right w:val="none" w:sz="0" w:space="0" w:color="auto"/>
      </w:divBdr>
    </w:div>
    <w:div w:id="648440984">
      <w:marLeft w:val="0"/>
      <w:marRight w:val="0"/>
      <w:marTop w:val="0"/>
      <w:marBottom w:val="0"/>
      <w:divBdr>
        <w:top w:val="none" w:sz="0" w:space="0" w:color="auto"/>
        <w:left w:val="none" w:sz="0" w:space="0" w:color="auto"/>
        <w:bottom w:val="none" w:sz="0" w:space="0" w:color="auto"/>
        <w:right w:val="none" w:sz="0" w:space="0" w:color="auto"/>
      </w:divBdr>
    </w:div>
    <w:div w:id="648483251">
      <w:marLeft w:val="0"/>
      <w:marRight w:val="0"/>
      <w:marTop w:val="0"/>
      <w:marBottom w:val="0"/>
      <w:divBdr>
        <w:top w:val="none" w:sz="0" w:space="0" w:color="auto"/>
        <w:left w:val="none" w:sz="0" w:space="0" w:color="auto"/>
        <w:bottom w:val="none" w:sz="0" w:space="0" w:color="auto"/>
        <w:right w:val="none" w:sz="0" w:space="0" w:color="auto"/>
      </w:divBdr>
    </w:div>
    <w:div w:id="648704602">
      <w:marLeft w:val="0"/>
      <w:marRight w:val="0"/>
      <w:marTop w:val="0"/>
      <w:marBottom w:val="0"/>
      <w:divBdr>
        <w:top w:val="none" w:sz="0" w:space="0" w:color="auto"/>
        <w:left w:val="none" w:sz="0" w:space="0" w:color="auto"/>
        <w:bottom w:val="none" w:sz="0" w:space="0" w:color="auto"/>
        <w:right w:val="none" w:sz="0" w:space="0" w:color="auto"/>
      </w:divBdr>
    </w:div>
    <w:div w:id="648752586">
      <w:marLeft w:val="0"/>
      <w:marRight w:val="0"/>
      <w:marTop w:val="0"/>
      <w:marBottom w:val="0"/>
      <w:divBdr>
        <w:top w:val="none" w:sz="0" w:space="0" w:color="auto"/>
        <w:left w:val="none" w:sz="0" w:space="0" w:color="auto"/>
        <w:bottom w:val="none" w:sz="0" w:space="0" w:color="auto"/>
        <w:right w:val="none" w:sz="0" w:space="0" w:color="auto"/>
      </w:divBdr>
    </w:div>
    <w:div w:id="648822482">
      <w:marLeft w:val="0"/>
      <w:marRight w:val="0"/>
      <w:marTop w:val="0"/>
      <w:marBottom w:val="0"/>
      <w:divBdr>
        <w:top w:val="none" w:sz="0" w:space="0" w:color="auto"/>
        <w:left w:val="none" w:sz="0" w:space="0" w:color="auto"/>
        <w:bottom w:val="none" w:sz="0" w:space="0" w:color="auto"/>
        <w:right w:val="none" w:sz="0" w:space="0" w:color="auto"/>
      </w:divBdr>
    </w:div>
    <w:div w:id="648827322">
      <w:marLeft w:val="0"/>
      <w:marRight w:val="0"/>
      <w:marTop w:val="0"/>
      <w:marBottom w:val="0"/>
      <w:divBdr>
        <w:top w:val="none" w:sz="0" w:space="0" w:color="auto"/>
        <w:left w:val="none" w:sz="0" w:space="0" w:color="auto"/>
        <w:bottom w:val="none" w:sz="0" w:space="0" w:color="auto"/>
        <w:right w:val="none" w:sz="0" w:space="0" w:color="auto"/>
      </w:divBdr>
    </w:div>
    <w:div w:id="648828047">
      <w:marLeft w:val="0"/>
      <w:marRight w:val="0"/>
      <w:marTop w:val="0"/>
      <w:marBottom w:val="0"/>
      <w:divBdr>
        <w:top w:val="none" w:sz="0" w:space="0" w:color="auto"/>
        <w:left w:val="none" w:sz="0" w:space="0" w:color="auto"/>
        <w:bottom w:val="none" w:sz="0" w:space="0" w:color="auto"/>
        <w:right w:val="none" w:sz="0" w:space="0" w:color="auto"/>
      </w:divBdr>
    </w:div>
    <w:div w:id="648830794">
      <w:marLeft w:val="0"/>
      <w:marRight w:val="0"/>
      <w:marTop w:val="0"/>
      <w:marBottom w:val="0"/>
      <w:divBdr>
        <w:top w:val="none" w:sz="0" w:space="0" w:color="auto"/>
        <w:left w:val="none" w:sz="0" w:space="0" w:color="auto"/>
        <w:bottom w:val="none" w:sz="0" w:space="0" w:color="auto"/>
        <w:right w:val="none" w:sz="0" w:space="0" w:color="auto"/>
      </w:divBdr>
    </w:div>
    <w:div w:id="648897378">
      <w:marLeft w:val="0"/>
      <w:marRight w:val="0"/>
      <w:marTop w:val="0"/>
      <w:marBottom w:val="0"/>
      <w:divBdr>
        <w:top w:val="none" w:sz="0" w:space="0" w:color="auto"/>
        <w:left w:val="none" w:sz="0" w:space="0" w:color="auto"/>
        <w:bottom w:val="none" w:sz="0" w:space="0" w:color="auto"/>
        <w:right w:val="none" w:sz="0" w:space="0" w:color="auto"/>
      </w:divBdr>
    </w:div>
    <w:div w:id="648901810">
      <w:marLeft w:val="0"/>
      <w:marRight w:val="0"/>
      <w:marTop w:val="0"/>
      <w:marBottom w:val="0"/>
      <w:divBdr>
        <w:top w:val="none" w:sz="0" w:space="0" w:color="auto"/>
        <w:left w:val="none" w:sz="0" w:space="0" w:color="auto"/>
        <w:bottom w:val="none" w:sz="0" w:space="0" w:color="auto"/>
        <w:right w:val="none" w:sz="0" w:space="0" w:color="auto"/>
      </w:divBdr>
    </w:div>
    <w:div w:id="648945974">
      <w:marLeft w:val="0"/>
      <w:marRight w:val="0"/>
      <w:marTop w:val="0"/>
      <w:marBottom w:val="0"/>
      <w:divBdr>
        <w:top w:val="none" w:sz="0" w:space="0" w:color="auto"/>
        <w:left w:val="none" w:sz="0" w:space="0" w:color="auto"/>
        <w:bottom w:val="none" w:sz="0" w:space="0" w:color="auto"/>
        <w:right w:val="none" w:sz="0" w:space="0" w:color="auto"/>
      </w:divBdr>
    </w:div>
    <w:div w:id="649284875">
      <w:marLeft w:val="0"/>
      <w:marRight w:val="0"/>
      <w:marTop w:val="0"/>
      <w:marBottom w:val="0"/>
      <w:divBdr>
        <w:top w:val="none" w:sz="0" w:space="0" w:color="auto"/>
        <w:left w:val="none" w:sz="0" w:space="0" w:color="auto"/>
        <w:bottom w:val="none" w:sz="0" w:space="0" w:color="auto"/>
        <w:right w:val="none" w:sz="0" w:space="0" w:color="auto"/>
      </w:divBdr>
    </w:div>
    <w:div w:id="649359881">
      <w:marLeft w:val="0"/>
      <w:marRight w:val="0"/>
      <w:marTop w:val="0"/>
      <w:marBottom w:val="0"/>
      <w:divBdr>
        <w:top w:val="none" w:sz="0" w:space="0" w:color="auto"/>
        <w:left w:val="none" w:sz="0" w:space="0" w:color="auto"/>
        <w:bottom w:val="none" w:sz="0" w:space="0" w:color="auto"/>
        <w:right w:val="none" w:sz="0" w:space="0" w:color="auto"/>
      </w:divBdr>
    </w:div>
    <w:div w:id="649360395">
      <w:marLeft w:val="0"/>
      <w:marRight w:val="0"/>
      <w:marTop w:val="0"/>
      <w:marBottom w:val="0"/>
      <w:divBdr>
        <w:top w:val="none" w:sz="0" w:space="0" w:color="auto"/>
        <w:left w:val="none" w:sz="0" w:space="0" w:color="auto"/>
        <w:bottom w:val="none" w:sz="0" w:space="0" w:color="auto"/>
        <w:right w:val="none" w:sz="0" w:space="0" w:color="auto"/>
      </w:divBdr>
    </w:div>
    <w:div w:id="649409686">
      <w:marLeft w:val="0"/>
      <w:marRight w:val="0"/>
      <w:marTop w:val="0"/>
      <w:marBottom w:val="0"/>
      <w:divBdr>
        <w:top w:val="none" w:sz="0" w:space="0" w:color="auto"/>
        <w:left w:val="none" w:sz="0" w:space="0" w:color="auto"/>
        <w:bottom w:val="none" w:sz="0" w:space="0" w:color="auto"/>
        <w:right w:val="none" w:sz="0" w:space="0" w:color="auto"/>
      </w:divBdr>
    </w:div>
    <w:div w:id="649478839">
      <w:marLeft w:val="0"/>
      <w:marRight w:val="0"/>
      <w:marTop w:val="0"/>
      <w:marBottom w:val="0"/>
      <w:divBdr>
        <w:top w:val="none" w:sz="0" w:space="0" w:color="auto"/>
        <w:left w:val="none" w:sz="0" w:space="0" w:color="auto"/>
        <w:bottom w:val="none" w:sz="0" w:space="0" w:color="auto"/>
        <w:right w:val="none" w:sz="0" w:space="0" w:color="auto"/>
      </w:divBdr>
    </w:div>
    <w:div w:id="649554044">
      <w:marLeft w:val="0"/>
      <w:marRight w:val="0"/>
      <w:marTop w:val="0"/>
      <w:marBottom w:val="0"/>
      <w:divBdr>
        <w:top w:val="none" w:sz="0" w:space="0" w:color="auto"/>
        <w:left w:val="none" w:sz="0" w:space="0" w:color="auto"/>
        <w:bottom w:val="none" w:sz="0" w:space="0" w:color="auto"/>
        <w:right w:val="none" w:sz="0" w:space="0" w:color="auto"/>
      </w:divBdr>
    </w:div>
    <w:div w:id="649604096">
      <w:marLeft w:val="0"/>
      <w:marRight w:val="0"/>
      <w:marTop w:val="0"/>
      <w:marBottom w:val="0"/>
      <w:divBdr>
        <w:top w:val="none" w:sz="0" w:space="0" w:color="auto"/>
        <w:left w:val="none" w:sz="0" w:space="0" w:color="auto"/>
        <w:bottom w:val="none" w:sz="0" w:space="0" w:color="auto"/>
        <w:right w:val="none" w:sz="0" w:space="0" w:color="auto"/>
      </w:divBdr>
    </w:div>
    <w:div w:id="649673692">
      <w:marLeft w:val="0"/>
      <w:marRight w:val="0"/>
      <w:marTop w:val="0"/>
      <w:marBottom w:val="0"/>
      <w:divBdr>
        <w:top w:val="none" w:sz="0" w:space="0" w:color="auto"/>
        <w:left w:val="none" w:sz="0" w:space="0" w:color="auto"/>
        <w:bottom w:val="none" w:sz="0" w:space="0" w:color="auto"/>
        <w:right w:val="none" w:sz="0" w:space="0" w:color="auto"/>
      </w:divBdr>
    </w:div>
    <w:div w:id="649747031">
      <w:marLeft w:val="0"/>
      <w:marRight w:val="0"/>
      <w:marTop w:val="0"/>
      <w:marBottom w:val="0"/>
      <w:divBdr>
        <w:top w:val="none" w:sz="0" w:space="0" w:color="auto"/>
        <w:left w:val="none" w:sz="0" w:space="0" w:color="auto"/>
        <w:bottom w:val="none" w:sz="0" w:space="0" w:color="auto"/>
        <w:right w:val="none" w:sz="0" w:space="0" w:color="auto"/>
      </w:divBdr>
    </w:div>
    <w:div w:id="649748297">
      <w:marLeft w:val="0"/>
      <w:marRight w:val="0"/>
      <w:marTop w:val="0"/>
      <w:marBottom w:val="0"/>
      <w:divBdr>
        <w:top w:val="none" w:sz="0" w:space="0" w:color="auto"/>
        <w:left w:val="none" w:sz="0" w:space="0" w:color="auto"/>
        <w:bottom w:val="none" w:sz="0" w:space="0" w:color="auto"/>
        <w:right w:val="none" w:sz="0" w:space="0" w:color="auto"/>
      </w:divBdr>
    </w:div>
    <w:div w:id="649795074">
      <w:marLeft w:val="0"/>
      <w:marRight w:val="0"/>
      <w:marTop w:val="0"/>
      <w:marBottom w:val="0"/>
      <w:divBdr>
        <w:top w:val="none" w:sz="0" w:space="0" w:color="auto"/>
        <w:left w:val="none" w:sz="0" w:space="0" w:color="auto"/>
        <w:bottom w:val="none" w:sz="0" w:space="0" w:color="auto"/>
        <w:right w:val="none" w:sz="0" w:space="0" w:color="auto"/>
      </w:divBdr>
    </w:div>
    <w:div w:id="650060343">
      <w:bodyDiv w:val="1"/>
      <w:marLeft w:val="0"/>
      <w:marRight w:val="0"/>
      <w:marTop w:val="0"/>
      <w:marBottom w:val="0"/>
      <w:divBdr>
        <w:top w:val="none" w:sz="0" w:space="0" w:color="auto"/>
        <w:left w:val="none" w:sz="0" w:space="0" w:color="auto"/>
        <w:bottom w:val="none" w:sz="0" w:space="0" w:color="auto"/>
        <w:right w:val="none" w:sz="0" w:space="0" w:color="auto"/>
      </w:divBdr>
    </w:div>
    <w:div w:id="650062233">
      <w:marLeft w:val="0"/>
      <w:marRight w:val="0"/>
      <w:marTop w:val="0"/>
      <w:marBottom w:val="0"/>
      <w:divBdr>
        <w:top w:val="none" w:sz="0" w:space="0" w:color="auto"/>
        <w:left w:val="none" w:sz="0" w:space="0" w:color="auto"/>
        <w:bottom w:val="none" w:sz="0" w:space="0" w:color="auto"/>
        <w:right w:val="none" w:sz="0" w:space="0" w:color="auto"/>
      </w:divBdr>
    </w:div>
    <w:div w:id="650064314">
      <w:marLeft w:val="0"/>
      <w:marRight w:val="0"/>
      <w:marTop w:val="0"/>
      <w:marBottom w:val="0"/>
      <w:divBdr>
        <w:top w:val="none" w:sz="0" w:space="0" w:color="auto"/>
        <w:left w:val="none" w:sz="0" w:space="0" w:color="auto"/>
        <w:bottom w:val="none" w:sz="0" w:space="0" w:color="auto"/>
        <w:right w:val="none" w:sz="0" w:space="0" w:color="auto"/>
      </w:divBdr>
    </w:div>
    <w:div w:id="650132352">
      <w:marLeft w:val="0"/>
      <w:marRight w:val="0"/>
      <w:marTop w:val="0"/>
      <w:marBottom w:val="0"/>
      <w:divBdr>
        <w:top w:val="none" w:sz="0" w:space="0" w:color="auto"/>
        <w:left w:val="none" w:sz="0" w:space="0" w:color="auto"/>
        <w:bottom w:val="none" w:sz="0" w:space="0" w:color="auto"/>
        <w:right w:val="none" w:sz="0" w:space="0" w:color="auto"/>
      </w:divBdr>
    </w:div>
    <w:div w:id="650209707">
      <w:marLeft w:val="0"/>
      <w:marRight w:val="0"/>
      <w:marTop w:val="0"/>
      <w:marBottom w:val="0"/>
      <w:divBdr>
        <w:top w:val="none" w:sz="0" w:space="0" w:color="auto"/>
        <w:left w:val="none" w:sz="0" w:space="0" w:color="auto"/>
        <w:bottom w:val="none" w:sz="0" w:space="0" w:color="auto"/>
        <w:right w:val="none" w:sz="0" w:space="0" w:color="auto"/>
      </w:divBdr>
    </w:div>
    <w:div w:id="650253565">
      <w:marLeft w:val="0"/>
      <w:marRight w:val="0"/>
      <w:marTop w:val="0"/>
      <w:marBottom w:val="0"/>
      <w:divBdr>
        <w:top w:val="none" w:sz="0" w:space="0" w:color="auto"/>
        <w:left w:val="none" w:sz="0" w:space="0" w:color="auto"/>
        <w:bottom w:val="none" w:sz="0" w:space="0" w:color="auto"/>
        <w:right w:val="none" w:sz="0" w:space="0" w:color="auto"/>
      </w:divBdr>
    </w:div>
    <w:div w:id="650403508">
      <w:marLeft w:val="0"/>
      <w:marRight w:val="0"/>
      <w:marTop w:val="0"/>
      <w:marBottom w:val="0"/>
      <w:divBdr>
        <w:top w:val="none" w:sz="0" w:space="0" w:color="auto"/>
        <w:left w:val="none" w:sz="0" w:space="0" w:color="auto"/>
        <w:bottom w:val="none" w:sz="0" w:space="0" w:color="auto"/>
        <w:right w:val="none" w:sz="0" w:space="0" w:color="auto"/>
      </w:divBdr>
    </w:div>
    <w:div w:id="650404210">
      <w:marLeft w:val="0"/>
      <w:marRight w:val="0"/>
      <w:marTop w:val="0"/>
      <w:marBottom w:val="0"/>
      <w:divBdr>
        <w:top w:val="none" w:sz="0" w:space="0" w:color="auto"/>
        <w:left w:val="none" w:sz="0" w:space="0" w:color="auto"/>
        <w:bottom w:val="none" w:sz="0" w:space="0" w:color="auto"/>
        <w:right w:val="none" w:sz="0" w:space="0" w:color="auto"/>
      </w:divBdr>
    </w:div>
    <w:div w:id="650408361">
      <w:marLeft w:val="0"/>
      <w:marRight w:val="0"/>
      <w:marTop w:val="0"/>
      <w:marBottom w:val="0"/>
      <w:divBdr>
        <w:top w:val="none" w:sz="0" w:space="0" w:color="auto"/>
        <w:left w:val="none" w:sz="0" w:space="0" w:color="auto"/>
        <w:bottom w:val="none" w:sz="0" w:space="0" w:color="auto"/>
        <w:right w:val="none" w:sz="0" w:space="0" w:color="auto"/>
      </w:divBdr>
    </w:div>
    <w:div w:id="650409881">
      <w:marLeft w:val="0"/>
      <w:marRight w:val="0"/>
      <w:marTop w:val="0"/>
      <w:marBottom w:val="0"/>
      <w:divBdr>
        <w:top w:val="none" w:sz="0" w:space="0" w:color="auto"/>
        <w:left w:val="none" w:sz="0" w:space="0" w:color="auto"/>
        <w:bottom w:val="none" w:sz="0" w:space="0" w:color="auto"/>
        <w:right w:val="none" w:sz="0" w:space="0" w:color="auto"/>
      </w:divBdr>
    </w:div>
    <w:div w:id="650600879">
      <w:marLeft w:val="0"/>
      <w:marRight w:val="0"/>
      <w:marTop w:val="0"/>
      <w:marBottom w:val="0"/>
      <w:divBdr>
        <w:top w:val="none" w:sz="0" w:space="0" w:color="auto"/>
        <w:left w:val="none" w:sz="0" w:space="0" w:color="auto"/>
        <w:bottom w:val="none" w:sz="0" w:space="0" w:color="auto"/>
        <w:right w:val="none" w:sz="0" w:space="0" w:color="auto"/>
      </w:divBdr>
    </w:div>
    <w:div w:id="650642100">
      <w:marLeft w:val="0"/>
      <w:marRight w:val="0"/>
      <w:marTop w:val="0"/>
      <w:marBottom w:val="0"/>
      <w:divBdr>
        <w:top w:val="none" w:sz="0" w:space="0" w:color="auto"/>
        <w:left w:val="none" w:sz="0" w:space="0" w:color="auto"/>
        <w:bottom w:val="none" w:sz="0" w:space="0" w:color="auto"/>
        <w:right w:val="none" w:sz="0" w:space="0" w:color="auto"/>
      </w:divBdr>
    </w:div>
    <w:div w:id="650671553">
      <w:marLeft w:val="0"/>
      <w:marRight w:val="0"/>
      <w:marTop w:val="0"/>
      <w:marBottom w:val="0"/>
      <w:divBdr>
        <w:top w:val="none" w:sz="0" w:space="0" w:color="auto"/>
        <w:left w:val="none" w:sz="0" w:space="0" w:color="auto"/>
        <w:bottom w:val="none" w:sz="0" w:space="0" w:color="auto"/>
        <w:right w:val="none" w:sz="0" w:space="0" w:color="auto"/>
      </w:divBdr>
    </w:div>
    <w:div w:id="650672785">
      <w:marLeft w:val="0"/>
      <w:marRight w:val="0"/>
      <w:marTop w:val="0"/>
      <w:marBottom w:val="0"/>
      <w:divBdr>
        <w:top w:val="none" w:sz="0" w:space="0" w:color="auto"/>
        <w:left w:val="none" w:sz="0" w:space="0" w:color="auto"/>
        <w:bottom w:val="none" w:sz="0" w:space="0" w:color="auto"/>
        <w:right w:val="none" w:sz="0" w:space="0" w:color="auto"/>
      </w:divBdr>
    </w:div>
    <w:div w:id="650714246">
      <w:marLeft w:val="0"/>
      <w:marRight w:val="0"/>
      <w:marTop w:val="0"/>
      <w:marBottom w:val="0"/>
      <w:divBdr>
        <w:top w:val="none" w:sz="0" w:space="0" w:color="auto"/>
        <w:left w:val="none" w:sz="0" w:space="0" w:color="auto"/>
        <w:bottom w:val="none" w:sz="0" w:space="0" w:color="auto"/>
        <w:right w:val="none" w:sz="0" w:space="0" w:color="auto"/>
      </w:divBdr>
    </w:div>
    <w:div w:id="650908204">
      <w:marLeft w:val="0"/>
      <w:marRight w:val="0"/>
      <w:marTop w:val="0"/>
      <w:marBottom w:val="0"/>
      <w:divBdr>
        <w:top w:val="none" w:sz="0" w:space="0" w:color="auto"/>
        <w:left w:val="none" w:sz="0" w:space="0" w:color="auto"/>
        <w:bottom w:val="none" w:sz="0" w:space="0" w:color="auto"/>
        <w:right w:val="none" w:sz="0" w:space="0" w:color="auto"/>
      </w:divBdr>
    </w:div>
    <w:div w:id="651060704">
      <w:marLeft w:val="0"/>
      <w:marRight w:val="0"/>
      <w:marTop w:val="0"/>
      <w:marBottom w:val="0"/>
      <w:divBdr>
        <w:top w:val="none" w:sz="0" w:space="0" w:color="auto"/>
        <w:left w:val="none" w:sz="0" w:space="0" w:color="auto"/>
        <w:bottom w:val="none" w:sz="0" w:space="0" w:color="auto"/>
        <w:right w:val="none" w:sz="0" w:space="0" w:color="auto"/>
      </w:divBdr>
    </w:div>
    <w:div w:id="651100737">
      <w:marLeft w:val="0"/>
      <w:marRight w:val="0"/>
      <w:marTop w:val="0"/>
      <w:marBottom w:val="0"/>
      <w:divBdr>
        <w:top w:val="none" w:sz="0" w:space="0" w:color="auto"/>
        <w:left w:val="none" w:sz="0" w:space="0" w:color="auto"/>
        <w:bottom w:val="none" w:sz="0" w:space="0" w:color="auto"/>
        <w:right w:val="none" w:sz="0" w:space="0" w:color="auto"/>
      </w:divBdr>
    </w:div>
    <w:div w:id="651175890">
      <w:marLeft w:val="0"/>
      <w:marRight w:val="0"/>
      <w:marTop w:val="0"/>
      <w:marBottom w:val="0"/>
      <w:divBdr>
        <w:top w:val="none" w:sz="0" w:space="0" w:color="auto"/>
        <w:left w:val="none" w:sz="0" w:space="0" w:color="auto"/>
        <w:bottom w:val="none" w:sz="0" w:space="0" w:color="auto"/>
        <w:right w:val="none" w:sz="0" w:space="0" w:color="auto"/>
      </w:divBdr>
    </w:div>
    <w:div w:id="651325563">
      <w:marLeft w:val="0"/>
      <w:marRight w:val="0"/>
      <w:marTop w:val="0"/>
      <w:marBottom w:val="0"/>
      <w:divBdr>
        <w:top w:val="none" w:sz="0" w:space="0" w:color="auto"/>
        <w:left w:val="none" w:sz="0" w:space="0" w:color="auto"/>
        <w:bottom w:val="none" w:sz="0" w:space="0" w:color="auto"/>
        <w:right w:val="none" w:sz="0" w:space="0" w:color="auto"/>
      </w:divBdr>
    </w:div>
    <w:div w:id="651372709">
      <w:marLeft w:val="0"/>
      <w:marRight w:val="0"/>
      <w:marTop w:val="0"/>
      <w:marBottom w:val="0"/>
      <w:divBdr>
        <w:top w:val="none" w:sz="0" w:space="0" w:color="auto"/>
        <w:left w:val="none" w:sz="0" w:space="0" w:color="auto"/>
        <w:bottom w:val="none" w:sz="0" w:space="0" w:color="auto"/>
        <w:right w:val="none" w:sz="0" w:space="0" w:color="auto"/>
      </w:divBdr>
    </w:div>
    <w:div w:id="651445467">
      <w:marLeft w:val="0"/>
      <w:marRight w:val="0"/>
      <w:marTop w:val="0"/>
      <w:marBottom w:val="0"/>
      <w:divBdr>
        <w:top w:val="none" w:sz="0" w:space="0" w:color="auto"/>
        <w:left w:val="none" w:sz="0" w:space="0" w:color="auto"/>
        <w:bottom w:val="none" w:sz="0" w:space="0" w:color="auto"/>
        <w:right w:val="none" w:sz="0" w:space="0" w:color="auto"/>
      </w:divBdr>
    </w:div>
    <w:div w:id="651448555">
      <w:marLeft w:val="0"/>
      <w:marRight w:val="0"/>
      <w:marTop w:val="0"/>
      <w:marBottom w:val="0"/>
      <w:divBdr>
        <w:top w:val="none" w:sz="0" w:space="0" w:color="auto"/>
        <w:left w:val="none" w:sz="0" w:space="0" w:color="auto"/>
        <w:bottom w:val="none" w:sz="0" w:space="0" w:color="auto"/>
        <w:right w:val="none" w:sz="0" w:space="0" w:color="auto"/>
      </w:divBdr>
    </w:div>
    <w:div w:id="651521882">
      <w:bodyDiv w:val="1"/>
      <w:marLeft w:val="0"/>
      <w:marRight w:val="0"/>
      <w:marTop w:val="0"/>
      <w:marBottom w:val="0"/>
      <w:divBdr>
        <w:top w:val="none" w:sz="0" w:space="0" w:color="auto"/>
        <w:left w:val="none" w:sz="0" w:space="0" w:color="auto"/>
        <w:bottom w:val="none" w:sz="0" w:space="0" w:color="auto"/>
        <w:right w:val="none" w:sz="0" w:space="0" w:color="auto"/>
      </w:divBdr>
    </w:div>
    <w:div w:id="651712244">
      <w:marLeft w:val="0"/>
      <w:marRight w:val="0"/>
      <w:marTop w:val="0"/>
      <w:marBottom w:val="0"/>
      <w:divBdr>
        <w:top w:val="none" w:sz="0" w:space="0" w:color="auto"/>
        <w:left w:val="none" w:sz="0" w:space="0" w:color="auto"/>
        <w:bottom w:val="none" w:sz="0" w:space="0" w:color="auto"/>
        <w:right w:val="none" w:sz="0" w:space="0" w:color="auto"/>
      </w:divBdr>
    </w:div>
    <w:div w:id="651763345">
      <w:marLeft w:val="0"/>
      <w:marRight w:val="0"/>
      <w:marTop w:val="0"/>
      <w:marBottom w:val="0"/>
      <w:divBdr>
        <w:top w:val="none" w:sz="0" w:space="0" w:color="auto"/>
        <w:left w:val="none" w:sz="0" w:space="0" w:color="auto"/>
        <w:bottom w:val="none" w:sz="0" w:space="0" w:color="auto"/>
        <w:right w:val="none" w:sz="0" w:space="0" w:color="auto"/>
      </w:divBdr>
    </w:div>
    <w:div w:id="651829947">
      <w:marLeft w:val="0"/>
      <w:marRight w:val="0"/>
      <w:marTop w:val="0"/>
      <w:marBottom w:val="0"/>
      <w:divBdr>
        <w:top w:val="none" w:sz="0" w:space="0" w:color="auto"/>
        <w:left w:val="none" w:sz="0" w:space="0" w:color="auto"/>
        <w:bottom w:val="none" w:sz="0" w:space="0" w:color="auto"/>
        <w:right w:val="none" w:sz="0" w:space="0" w:color="auto"/>
      </w:divBdr>
    </w:div>
    <w:div w:id="651907864">
      <w:marLeft w:val="0"/>
      <w:marRight w:val="0"/>
      <w:marTop w:val="0"/>
      <w:marBottom w:val="0"/>
      <w:divBdr>
        <w:top w:val="none" w:sz="0" w:space="0" w:color="auto"/>
        <w:left w:val="none" w:sz="0" w:space="0" w:color="auto"/>
        <w:bottom w:val="none" w:sz="0" w:space="0" w:color="auto"/>
        <w:right w:val="none" w:sz="0" w:space="0" w:color="auto"/>
      </w:divBdr>
    </w:div>
    <w:div w:id="651909521">
      <w:marLeft w:val="0"/>
      <w:marRight w:val="0"/>
      <w:marTop w:val="0"/>
      <w:marBottom w:val="0"/>
      <w:divBdr>
        <w:top w:val="none" w:sz="0" w:space="0" w:color="auto"/>
        <w:left w:val="none" w:sz="0" w:space="0" w:color="auto"/>
        <w:bottom w:val="none" w:sz="0" w:space="0" w:color="auto"/>
        <w:right w:val="none" w:sz="0" w:space="0" w:color="auto"/>
      </w:divBdr>
    </w:div>
    <w:div w:id="651909547">
      <w:marLeft w:val="0"/>
      <w:marRight w:val="0"/>
      <w:marTop w:val="0"/>
      <w:marBottom w:val="0"/>
      <w:divBdr>
        <w:top w:val="none" w:sz="0" w:space="0" w:color="auto"/>
        <w:left w:val="none" w:sz="0" w:space="0" w:color="auto"/>
        <w:bottom w:val="none" w:sz="0" w:space="0" w:color="auto"/>
        <w:right w:val="none" w:sz="0" w:space="0" w:color="auto"/>
      </w:divBdr>
    </w:div>
    <w:div w:id="652100774">
      <w:marLeft w:val="0"/>
      <w:marRight w:val="0"/>
      <w:marTop w:val="0"/>
      <w:marBottom w:val="0"/>
      <w:divBdr>
        <w:top w:val="none" w:sz="0" w:space="0" w:color="auto"/>
        <w:left w:val="none" w:sz="0" w:space="0" w:color="auto"/>
        <w:bottom w:val="none" w:sz="0" w:space="0" w:color="auto"/>
        <w:right w:val="none" w:sz="0" w:space="0" w:color="auto"/>
      </w:divBdr>
    </w:div>
    <w:div w:id="652103550">
      <w:marLeft w:val="0"/>
      <w:marRight w:val="0"/>
      <w:marTop w:val="0"/>
      <w:marBottom w:val="0"/>
      <w:divBdr>
        <w:top w:val="none" w:sz="0" w:space="0" w:color="auto"/>
        <w:left w:val="none" w:sz="0" w:space="0" w:color="auto"/>
        <w:bottom w:val="none" w:sz="0" w:space="0" w:color="auto"/>
        <w:right w:val="none" w:sz="0" w:space="0" w:color="auto"/>
      </w:divBdr>
    </w:div>
    <w:div w:id="652104409">
      <w:marLeft w:val="0"/>
      <w:marRight w:val="0"/>
      <w:marTop w:val="0"/>
      <w:marBottom w:val="0"/>
      <w:divBdr>
        <w:top w:val="none" w:sz="0" w:space="0" w:color="auto"/>
        <w:left w:val="none" w:sz="0" w:space="0" w:color="auto"/>
        <w:bottom w:val="none" w:sz="0" w:space="0" w:color="auto"/>
        <w:right w:val="none" w:sz="0" w:space="0" w:color="auto"/>
      </w:divBdr>
    </w:div>
    <w:div w:id="652175344">
      <w:marLeft w:val="0"/>
      <w:marRight w:val="0"/>
      <w:marTop w:val="0"/>
      <w:marBottom w:val="0"/>
      <w:divBdr>
        <w:top w:val="none" w:sz="0" w:space="0" w:color="auto"/>
        <w:left w:val="none" w:sz="0" w:space="0" w:color="auto"/>
        <w:bottom w:val="none" w:sz="0" w:space="0" w:color="auto"/>
        <w:right w:val="none" w:sz="0" w:space="0" w:color="auto"/>
      </w:divBdr>
    </w:div>
    <w:div w:id="652219853">
      <w:marLeft w:val="0"/>
      <w:marRight w:val="0"/>
      <w:marTop w:val="0"/>
      <w:marBottom w:val="0"/>
      <w:divBdr>
        <w:top w:val="none" w:sz="0" w:space="0" w:color="auto"/>
        <w:left w:val="none" w:sz="0" w:space="0" w:color="auto"/>
        <w:bottom w:val="none" w:sz="0" w:space="0" w:color="auto"/>
        <w:right w:val="none" w:sz="0" w:space="0" w:color="auto"/>
      </w:divBdr>
    </w:div>
    <w:div w:id="652297870">
      <w:marLeft w:val="0"/>
      <w:marRight w:val="0"/>
      <w:marTop w:val="0"/>
      <w:marBottom w:val="0"/>
      <w:divBdr>
        <w:top w:val="none" w:sz="0" w:space="0" w:color="auto"/>
        <w:left w:val="none" w:sz="0" w:space="0" w:color="auto"/>
        <w:bottom w:val="none" w:sz="0" w:space="0" w:color="auto"/>
        <w:right w:val="none" w:sz="0" w:space="0" w:color="auto"/>
      </w:divBdr>
    </w:div>
    <w:div w:id="652298130">
      <w:marLeft w:val="0"/>
      <w:marRight w:val="0"/>
      <w:marTop w:val="0"/>
      <w:marBottom w:val="0"/>
      <w:divBdr>
        <w:top w:val="none" w:sz="0" w:space="0" w:color="auto"/>
        <w:left w:val="none" w:sz="0" w:space="0" w:color="auto"/>
        <w:bottom w:val="none" w:sz="0" w:space="0" w:color="auto"/>
        <w:right w:val="none" w:sz="0" w:space="0" w:color="auto"/>
      </w:divBdr>
    </w:div>
    <w:div w:id="652371228">
      <w:marLeft w:val="0"/>
      <w:marRight w:val="0"/>
      <w:marTop w:val="0"/>
      <w:marBottom w:val="0"/>
      <w:divBdr>
        <w:top w:val="none" w:sz="0" w:space="0" w:color="auto"/>
        <w:left w:val="none" w:sz="0" w:space="0" w:color="auto"/>
        <w:bottom w:val="none" w:sz="0" w:space="0" w:color="auto"/>
        <w:right w:val="none" w:sz="0" w:space="0" w:color="auto"/>
      </w:divBdr>
    </w:div>
    <w:div w:id="652412218">
      <w:marLeft w:val="0"/>
      <w:marRight w:val="0"/>
      <w:marTop w:val="0"/>
      <w:marBottom w:val="0"/>
      <w:divBdr>
        <w:top w:val="none" w:sz="0" w:space="0" w:color="auto"/>
        <w:left w:val="none" w:sz="0" w:space="0" w:color="auto"/>
        <w:bottom w:val="none" w:sz="0" w:space="0" w:color="auto"/>
        <w:right w:val="none" w:sz="0" w:space="0" w:color="auto"/>
      </w:divBdr>
    </w:div>
    <w:div w:id="652413074">
      <w:marLeft w:val="0"/>
      <w:marRight w:val="0"/>
      <w:marTop w:val="0"/>
      <w:marBottom w:val="0"/>
      <w:divBdr>
        <w:top w:val="none" w:sz="0" w:space="0" w:color="auto"/>
        <w:left w:val="none" w:sz="0" w:space="0" w:color="auto"/>
        <w:bottom w:val="none" w:sz="0" w:space="0" w:color="auto"/>
        <w:right w:val="none" w:sz="0" w:space="0" w:color="auto"/>
      </w:divBdr>
    </w:div>
    <w:div w:id="652487739">
      <w:marLeft w:val="0"/>
      <w:marRight w:val="0"/>
      <w:marTop w:val="0"/>
      <w:marBottom w:val="0"/>
      <w:divBdr>
        <w:top w:val="none" w:sz="0" w:space="0" w:color="auto"/>
        <w:left w:val="none" w:sz="0" w:space="0" w:color="auto"/>
        <w:bottom w:val="none" w:sz="0" w:space="0" w:color="auto"/>
        <w:right w:val="none" w:sz="0" w:space="0" w:color="auto"/>
      </w:divBdr>
    </w:div>
    <w:div w:id="652567918">
      <w:marLeft w:val="0"/>
      <w:marRight w:val="0"/>
      <w:marTop w:val="0"/>
      <w:marBottom w:val="0"/>
      <w:divBdr>
        <w:top w:val="none" w:sz="0" w:space="0" w:color="auto"/>
        <w:left w:val="none" w:sz="0" w:space="0" w:color="auto"/>
        <w:bottom w:val="none" w:sz="0" w:space="0" w:color="auto"/>
        <w:right w:val="none" w:sz="0" w:space="0" w:color="auto"/>
      </w:divBdr>
    </w:div>
    <w:div w:id="652635417">
      <w:marLeft w:val="0"/>
      <w:marRight w:val="0"/>
      <w:marTop w:val="0"/>
      <w:marBottom w:val="0"/>
      <w:divBdr>
        <w:top w:val="none" w:sz="0" w:space="0" w:color="auto"/>
        <w:left w:val="none" w:sz="0" w:space="0" w:color="auto"/>
        <w:bottom w:val="none" w:sz="0" w:space="0" w:color="auto"/>
        <w:right w:val="none" w:sz="0" w:space="0" w:color="auto"/>
      </w:divBdr>
    </w:div>
    <w:div w:id="652635870">
      <w:marLeft w:val="0"/>
      <w:marRight w:val="0"/>
      <w:marTop w:val="0"/>
      <w:marBottom w:val="0"/>
      <w:divBdr>
        <w:top w:val="none" w:sz="0" w:space="0" w:color="auto"/>
        <w:left w:val="none" w:sz="0" w:space="0" w:color="auto"/>
        <w:bottom w:val="none" w:sz="0" w:space="0" w:color="auto"/>
        <w:right w:val="none" w:sz="0" w:space="0" w:color="auto"/>
      </w:divBdr>
    </w:div>
    <w:div w:id="652687097">
      <w:marLeft w:val="0"/>
      <w:marRight w:val="0"/>
      <w:marTop w:val="0"/>
      <w:marBottom w:val="0"/>
      <w:divBdr>
        <w:top w:val="none" w:sz="0" w:space="0" w:color="auto"/>
        <w:left w:val="none" w:sz="0" w:space="0" w:color="auto"/>
        <w:bottom w:val="none" w:sz="0" w:space="0" w:color="auto"/>
        <w:right w:val="none" w:sz="0" w:space="0" w:color="auto"/>
      </w:divBdr>
    </w:div>
    <w:div w:id="653028449">
      <w:marLeft w:val="0"/>
      <w:marRight w:val="0"/>
      <w:marTop w:val="0"/>
      <w:marBottom w:val="0"/>
      <w:divBdr>
        <w:top w:val="none" w:sz="0" w:space="0" w:color="auto"/>
        <w:left w:val="none" w:sz="0" w:space="0" w:color="auto"/>
        <w:bottom w:val="none" w:sz="0" w:space="0" w:color="auto"/>
        <w:right w:val="none" w:sz="0" w:space="0" w:color="auto"/>
      </w:divBdr>
    </w:div>
    <w:div w:id="653030665">
      <w:marLeft w:val="0"/>
      <w:marRight w:val="0"/>
      <w:marTop w:val="0"/>
      <w:marBottom w:val="0"/>
      <w:divBdr>
        <w:top w:val="none" w:sz="0" w:space="0" w:color="auto"/>
        <w:left w:val="none" w:sz="0" w:space="0" w:color="auto"/>
        <w:bottom w:val="none" w:sz="0" w:space="0" w:color="auto"/>
        <w:right w:val="none" w:sz="0" w:space="0" w:color="auto"/>
      </w:divBdr>
    </w:div>
    <w:div w:id="653069679">
      <w:marLeft w:val="0"/>
      <w:marRight w:val="0"/>
      <w:marTop w:val="0"/>
      <w:marBottom w:val="0"/>
      <w:divBdr>
        <w:top w:val="none" w:sz="0" w:space="0" w:color="auto"/>
        <w:left w:val="none" w:sz="0" w:space="0" w:color="auto"/>
        <w:bottom w:val="none" w:sz="0" w:space="0" w:color="auto"/>
        <w:right w:val="none" w:sz="0" w:space="0" w:color="auto"/>
      </w:divBdr>
    </w:div>
    <w:div w:id="653143516">
      <w:marLeft w:val="0"/>
      <w:marRight w:val="0"/>
      <w:marTop w:val="0"/>
      <w:marBottom w:val="0"/>
      <w:divBdr>
        <w:top w:val="none" w:sz="0" w:space="0" w:color="auto"/>
        <w:left w:val="none" w:sz="0" w:space="0" w:color="auto"/>
        <w:bottom w:val="none" w:sz="0" w:space="0" w:color="auto"/>
        <w:right w:val="none" w:sz="0" w:space="0" w:color="auto"/>
      </w:divBdr>
    </w:div>
    <w:div w:id="653146199">
      <w:marLeft w:val="0"/>
      <w:marRight w:val="0"/>
      <w:marTop w:val="0"/>
      <w:marBottom w:val="0"/>
      <w:divBdr>
        <w:top w:val="none" w:sz="0" w:space="0" w:color="auto"/>
        <w:left w:val="none" w:sz="0" w:space="0" w:color="auto"/>
        <w:bottom w:val="none" w:sz="0" w:space="0" w:color="auto"/>
        <w:right w:val="none" w:sz="0" w:space="0" w:color="auto"/>
      </w:divBdr>
    </w:div>
    <w:div w:id="653215509">
      <w:marLeft w:val="0"/>
      <w:marRight w:val="0"/>
      <w:marTop w:val="0"/>
      <w:marBottom w:val="0"/>
      <w:divBdr>
        <w:top w:val="none" w:sz="0" w:space="0" w:color="auto"/>
        <w:left w:val="none" w:sz="0" w:space="0" w:color="auto"/>
        <w:bottom w:val="none" w:sz="0" w:space="0" w:color="auto"/>
        <w:right w:val="none" w:sz="0" w:space="0" w:color="auto"/>
      </w:divBdr>
    </w:div>
    <w:div w:id="653215772">
      <w:marLeft w:val="0"/>
      <w:marRight w:val="0"/>
      <w:marTop w:val="0"/>
      <w:marBottom w:val="0"/>
      <w:divBdr>
        <w:top w:val="none" w:sz="0" w:space="0" w:color="auto"/>
        <w:left w:val="none" w:sz="0" w:space="0" w:color="auto"/>
        <w:bottom w:val="none" w:sz="0" w:space="0" w:color="auto"/>
        <w:right w:val="none" w:sz="0" w:space="0" w:color="auto"/>
      </w:divBdr>
    </w:div>
    <w:div w:id="653484629">
      <w:marLeft w:val="0"/>
      <w:marRight w:val="0"/>
      <w:marTop w:val="0"/>
      <w:marBottom w:val="0"/>
      <w:divBdr>
        <w:top w:val="none" w:sz="0" w:space="0" w:color="auto"/>
        <w:left w:val="none" w:sz="0" w:space="0" w:color="auto"/>
        <w:bottom w:val="none" w:sz="0" w:space="0" w:color="auto"/>
        <w:right w:val="none" w:sz="0" w:space="0" w:color="auto"/>
      </w:divBdr>
    </w:div>
    <w:div w:id="653486468">
      <w:marLeft w:val="0"/>
      <w:marRight w:val="0"/>
      <w:marTop w:val="0"/>
      <w:marBottom w:val="0"/>
      <w:divBdr>
        <w:top w:val="none" w:sz="0" w:space="0" w:color="auto"/>
        <w:left w:val="none" w:sz="0" w:space="0" w:color="auto"/>
        <w:bottom w:val="none" w:sz="0" w:space="0" w:color="auto"/>
        <w:right w:val="none" w:sz="0" w:space="0" w:color="auto"/>
      </w:divBdr>
    </w:div>
    <w:div w:id="653528406">
      <w:marLeft w:val="0"/>
      <w:marRight w:val="0"/>
      <w:marTop w:val="0"/>
      <w:marBottom w:val="0"/>
      <w:divBdr>
        <w:top w:val="none" w:sz="0" w:space="0" w:color="auto"/>
        <w:left w:val="none" w:sz="0" w:space="0" w:color="auto"/>
        <w:bottom w:val="none" w:sz="0" w:space="0" w:color="auto"/>
        <w:right w:val="none" w:sz="0" w:space="0" w:color="auto"/>
      </w:divBdr>
    </w:div>
    <w:div w:id="653682749">
      <w:marLeft w:val="0"/>
      <w:marRight w:val="0"/>
      <w:marTop w:val="0"/>
      <w:marBottom w:val="0"/>
      <w:divBdr>
        <w:top w:val="none" w:sz="0" w:space="0" w:color="auto"/>
        <w:left w:val="none" w:sz="0" w:space="0" w:color="auto"/>
        <w:bottom w:val="none" w:sz="0" w:space="0" w:color="auto"/>
        <w:right w:val="none" w:sz="0" w:space="0" w:color="auto"/>
      </w:divBdr>
    </w:div>
    <w:div w:id="653724375">
      <w:marLeft w:val="0"/>
      <w:marRight w:val="0"/>
      <w:marTop w:val="0"/>
      <w:marBottom w:val="0"/>
      <w:divBdr>
        <w:top w:val="none" w:sz="0" w:space="0" w:color="auto"/>
        <w:left w:val="none" w:sz="0" w:space="0" w:color="auto"/>
        <w:bottom w:val="none" w:sz="0" w:space="0" w:color="auto"/>
        <w:right w:val="none" w:sz="0" w:space="0" w:color="auto"/>
      </w:divBdr>
    </w:div>
    <w:div w:id="653871129">
      <w:marLeft w:val="0"/>
      <w:marRight w:val="0"/>
      <w:marTop w:val="0"/>
      <w:marBottom w:val="0"/>
      <w:divBdr>
        <w:top w:val="none" w:sz="0" w:space="0" w:color="auto"/>
        <w:left w:val="none" w:sz="0" w:space="0" w:color="auto"/>
        <w:bottom w:val="none" w:sz="0" w:space="0" w:color="auto"/>
        <w:right w:val="none" w:sz="0" w:space="0" w:color="auto"/>
      </w:divBdr>
    </w:div>
    <w:div w:id="654067235">
      <w:marLeft w:val="0"/>
      <w:marRight w:val="0"/>
      <w:marTop w:val="0"/>
      <w:marBottom w:val="0"/>
      <w:divBdr>
        <w:top w:val="none" w:sz="0" w:space="0" w:color="auto"/>
        <w:left w:val="none" w:sz="0" w:space="0" w:color="auto"/>
        <w:bottom w:val="none" w:sz="0" w:space="0" w:color="auto"/>
        <w:right w:val="none" w:sz="0" w:space="0" w:color="auto"/>
      </w:divBdr>
    </w:div>
    <w:div w:id="654070627">
      <w:marLeft w:val="0"/>
      <w:marRight w:val="0"/>
      <w:marTop w:val="0"/>
      <w:marBottom w:val="0"/>
      <w:divBdr>
        <w:top w:val="none" w:sz="0" w:space="0" w:color="auto"/>
        <w:left w:val="none" w:sz="0" w:space="0" w:color="auto"/>
        <w:bottom w:val="none" w:sz="0" w:space="0" w:color="auto"/>
        <w:right w:val="none" w:sz="0" w:space="0" w:color="auto"/>
      </w:divBdr>
    </w:div>
    <w:div w:id="654140760">
      <w:marLeft w:val="0"/>
      <w:marRight w:val="0"/>
      <w:marTop w:val="0"/>
      <w:marBottom w:val="0"/>
      <w:divBdr>
        <w:top w:val="none" w:sz="0" w:space="0" w:color="auto"/>
        <w:left w:val="none" w:sz="0" w:space="0" w:color="auto"/>
        <w:bottom w:val="none" w:sz="0" w:space="0" w:color="auto"/>
        <w:right w:val="none" w:sz="0" w:space="0" w:color="auto"/>
      </w:divBdr>
    </w:div>
    <w:div w:id="654144305">
      <w:marLeft w:val="0"/>
      <w:marRight w:val="0"/>
      <w:marTop w:val="0"/>
      <w:marBottom w:val="0"/>
      <w:divBdr>
        <w:top w:val="none" w:sz="0" w:space="0" w:color="auto"/>
        <w:left w:val="none" w:sz="0" w:space="0" w:color="auto"/>
        <w:bottom w:val="none" w:sz="0" w:space="0" w:color="auto"/>
        <w:right w:val="none" w:sz="0" w:space="0" w:color="auto"/>
      </w:divBdr>
    </w:div>
    <w:div w:id="654147427">
      <w:marLeft w:val="0"/>
      <w:marRight w:val="0"/>
      <w:marTop w:val="0"/>
      <w:marBottom w:val="0"/>
      <w:divBdr>
        <w:top w:val="none" w:sz="0" w:space="0" w:color="auto"/>
        <w:left w:val="none" w:sz="0" w:space="0" w:color="auto"/>
        <w:bottom w:val="none" w:sz="0" w:space="0" w:color="auto"/>
        <w:right w:val="none" w:sz="0" w:space="0" w:color="auto"/>
      </w:divBdr>
    </w:div>
    <w:div w:id="654257917">
      <w:marLeft w:val="0"/>
      <w:marRight w:val="0"/>
      <w:marTop w:val="0"/>
      <w:marBottom w:val="0"/>
      <w:divBdr>
        <w:top w:val="none" w:sz="0" w:space="0" w:color="auto"/>
        <w:left w:val="none" w:sz="0" w:space="0" w:color="auto"/>
        <w:bottom w:val="none" w:sz="0" w:space="0" w:color="auto"/>
        <w:right w:val="none" w:sz="0" w:space="0" w:color="auto"/>
      </w:divBdr>
    </w:div>
    <w:div w:id="654258256">
      <w:marLeft w:val="0"/>
      <w:marRight w:val="0"/>
      <w:marTop w:val="0"/>
      <w:marBottom w:val="0"/>
      <w:divBdr>
        <w:top w:val="none" w:sz="0" w:space="0" w:color="auto"/>
        <w:left w:val="none" w:sz="0" w:space="0" w:color="auto"/>
        <w:bottom w:val="none" w:sz="0" w:space="0" w:color="auto"/>
        <w:right w:val="none" w:sz="0" w:space="0" w:color="auto"/>
      </w:divBdr>
    </w:div>
    <w:div w:id="654264573">
      <w:marLeft w:val="0"/>
      <w:marRight w:val="0"/>
      <w:marTop w:val="0"/>
      <w:marBottom w:val="0"/>
      <w:divBdr>
        <w:top w:val="none" w:sz="0" w:space="0" w:color="auto"/>
        <w:left w:val="none" w:sz="0" w:space="0" w:color="auto"/>
        <w:bottom w:val="none" w:sz="0" w:space="0" w:color="auto"/>
        <w:right w:val="none" w:sz="0" w:space="0" w:color="auto"/>
      </w:divBdr>
    </w:div>
    <w:div w:id="654341164">
      <w:marLeft w:val="0"/>
      <w:marRight w:val="0"/>
      <w:marTop w:val="0"/>
      <w:marBottom w:val="0"/>
      <w:divBdr>
        <w:top w:val="none" w:sz="0" w:space="0" w:color="auto"/>
        <w:left w:val="none" w:sz="0" w:space="0" w:color="auto"/>
        <w:bottom w:val="none" w:sz="0" w:space="0" w:color="auto"/>
        <w:right w:val="none" w:sz="0" w:space="0" w:color="auto"/>
      </w:divBdr>
    </w:div>
    <w:div w:id="654455444">
      <w:marLeft w:val="0"/>
      <w:marRight w:val="0"/>
      <w:marTop w:val="0"/>
      <w:marBottom w:val="0"/>
      <w:divBdr>
        <w:top w:val="none" w:sz="0" w:space="0" w:color="auto"/>
        <w:left w:val="none" w:sz="0" w:space="0" w:color="auto"/>
        <w:bottom w:val="none" w:sz="0" w:space="0" w:color="auto"/>
        <w:right w:val="none" w:sz="0" w:space="0" w:color="auto"/>
      </w:divBdr>
    </w:div>
    <w:div w:id="654459261">
      <w:marLeft w:val="0"/>
      <w:marRight w:val="0"/>
      <w:marTop w:val="0"/>
      <w:marBottom w:val="0"/>
      <w:divBdr>
        <w:top w:val="none" w:sz="0" w:space="0" w:color="auto"/>
        <w:left w:val="none" w:sz="0" w:space="0" w:color="auto"/>
        <w:bottom w:val="none" w:sz="0" w:space="0" w:color="auto"/>
        <w:right w:val="none" w:sz="0" w:space="0" w:color="auto"/>
      </w:divBdr>
    </w:div>
    <w:div w:id="654644855">
      <w:marLeft w:val="0"/>
      <w:marRight w:val="0"/>
      <w:marTop w:val="0"/>
      <w:marBottom w:val="0"/>
      <w:divBdr>
        <w:top w:val="none" w:sz="0" w:space="0" w:color="auto"/>
        <w:left w:val="none" w:sz="0" w:space="0" w:color="auto"/>
        <w:bottom w:val="none" w:sz="0" w:space="0" w:color="auto"/>
        <w:right w:val="none" w:sz="0" w:space="0" w:color="auto"/>
      </w:divBdr>
    </w:div>
    <w:div w:id="654646677">
      <w:marLeft w:val="0"/>
      <w:marRight w:val="0"/>
      <w:marTop w:val="0"/>
      <w:marBottom w:val="0"/>
      <w:divBdr>
        <w:top w:val="none" w:sz="0" w:space="0" w:color="auto"/>
        <w:left w:val="none" w:sz="0" w:space="0" w:color="auto"/>
        <w:bottom w:val="none" w:sz="0" w:space="0" w:color="auto"/>
        <w:right w:val="none" w:sz="0" w:space="0" w:color="auto"/>
      </w:divBdr>
    </w:div>
    <w:div w:id="654799379">
      <w:marLeft w:val="0"/>
      <w:marRight w:val="0"/>
      <w:marTop w:val="0"/>
      <w:marBottom w:val="0"/>
      <w:divBdr>
        <w:top w:val="none" w:sz="0" w:space="0" w:color="auto"/>
        <w:left w:val="none" w:sz="0" w:space="0" w:color="auto"/>
        <w:bottom w:val="none" w:sz="0" w:space="0" w:color="auto"/>
        <w:right w:val="none" w:sz="0" w:space="0" w:color="auto"/>
      </w:divBdr>
    </w:div>
    <w:div w:id="654801542">
      <w:marLeft w:val="0"/>
      <w:marRight w:val="0"/>
      <w:marTop w:val="0"/>
      <w:marBottom w:val="0"/>
      <w:divBdr>
        <w:top w:val="none" w:sz="0" w:space="0" w:color="auto"/>
        <w:left w:val="none" w:sz="0" w:space="0" w:color="auto"/>
        <w:bottom w:val="none" w:sz="0" w:space="0" w:color="auto"/>
        <w:right w:val="none" w:sz="0" w:space="0" w:color="auto"/>
      </w:divBdr>
    </w:div>
    <w:div w:id="654920156">
      <w:marLeft w:val="0"/>
      <w:marRight w:val="0"/>
      <w:marTop w:val="0"/>
      <w:marBottom w:val="0"/>
      <w:divBdr>
        <w:top w:val="none" w:sz="0" w:space="0" w:color="auto"/>
        <w:left w:val="none" w:sz="0" w:space="0" w:color="auto"/>
        <w:bottom w:val="none" w:sz="0" w:space="0" w:color="auto"/>
        <w:right w:val="none" w:sz="0" w:space="0" w:color="auto"/>
      </w:divBdr>
    </w:div>
    <w:div w:id="654988305">
      <w:marLeft w:val="0"/>
      <w:marRight w:val="0"/>
      <w:marTop w:val="0"/>
      <w:marBottom w:val="0"/>
      <w:divBdr>
        <w:top w:val="none" w:sz="0" w:space="0" w:color="auto"/>
        <w:left w:val="none" w:sz="0" w:space="0" w:color="auto"/>
        <w:bottom w:val="none" w:sz="0" w:space="0" w:color="auto"/>
        <w:right w:val="none" w:sz="0" w:space="0" w:color="auto"/>
      </w:divBdr>
    </w:div>
    <w:div w:id="654997360">
      <w:marLeft w:val="0"/>
      <w:marRight w:val="0"/>
      <w:marTop w:val="0"/>
      <w:marBottom w:val="0"/>
      <w:divBdr>
        <w:top w:val="none" w:sz="0" w:space="0" w:color="auto"/>
        <w:left w:val="none" w:sz="0" w:space="0" w:color="auto"/>
        <w:bottom w:val="none" w:sz="0" w:space="0" w:color="auto"/>
        <w:right w:val="none" w:sz="0" w:space="0" w:color="auto"/>
      </w:divBdr>
    </w:div>
    <w:div w:id="655033413">
      <w:marLeft w:val="0"/>
      <w:marRight w:val="0"/>
      <w:marTop w:val="0"/>
      <w:marBottom w:val="0"/>
      <w:divBdr>
        <w:top w:val="none" w:sz="0" w:space="0" w:color="auto"/>
        <w:left w:val="none" w:sz="0" w:space="0" w:color="auto"/>
        <w:bottom w:val="none" w:sz="0" w:space="0" w:color="auto"/>
        <w:right w:val="none" w:sz="0" w:space="0" w:color="auto"/>
      </w:divBdr>
    </w:div>
    <w:div w:id="655035831">
      <w:marLeft w:val="0"/>
      <w:marRight w:val="0"/>
      <w:marTop w:val="0"/>
      <w:marBottom w:val="0"/>
      <w:divBdr>
        <w:top w:val="none" w:sz="0" w:space="0" w:color="auto"/>
        <w:left w:val="none" w:sz="0" w:space="0" w:color="auto"/>
        <w:bottom w:val="none" w:sz="0" w:space="0" w:color="auto"/>
        <w:right w:val="none" w:sz="0" w:space="0" w:color="auto"/>
      </w:divBdr>
    </w:div>
    <w:div w:id="655064343">
      <w:marLeft w:val="0"/>
      <w:marRight w:val="0"/>
      <w:marTop w:val="0"/>
      <w:marBottom w:val="0"/>
      <w:divBdr>
        <w:top w:val="none" w:sz="0" w:space="0" w:color="auto"/>
        <w:left w:val="none" w:sz="0" w:space="0" w:color="auto"/>
        <w:bottom w:val="none" w:sz="0" w:space="0" w:color="auto"/>
        <w:right w:val="none" w:sz="0" w:space="0" w:color="auto"/>
      </w:divBdr>
    </w:div>
    <w:div w:id="655499479">
      <w:marLeft w:val="0"/>
      <w:marRight w:val="0"/>
      <w:marTop w:val="0"/>
      <w:marBottom w:val="0"/>
      <w:divBdr>
        <w:top w:val="none" w:sz="0" w:space="0" w:color="auto"/>
        <w:left w:val="none" w:sz="0" w:space="0" w:color="auto"/>
        <w:bottom w:val="none" w:sz="0" w:space="0" w:color="auto"/>
        <w:right w:val="none" w:sz="0" w:space="0" w:color="auto"/>
      </w:divBdr>
    </w:div>
    <w:div w:id="655574749">
      <w:marLeft w:val="0"/>
      <w:marRight w:val="0"/>
      <w:marTop w:val="0"/>
      <w:marBottom w:val="0"/>
      <w:divBdr>
        <w:top w:val="none" w:sz="0" w:space="0" w:color="auto"/>
        <w:left w:val="none" w:sz="0" w:space="0" w:color="auto"/>
        <w:bottom w:val="none" w:sz="0" w:space="0" w:color="auto"/>
        <w:right w:val="none" w:sz="0" w:space="0" w:color="auto"/>
      </w:divBdr>
    </w:div>
    <w:div w:id="655646006">
      <w:marLeft w:val="0"/>
      <w:marRight w:val="0"/>
      <w:marTop w:val="0"/>
      <w:marBottom w:val="0"/>
      <w:divBdr>
        <w:top w:val="none" w:sz="0" w:space="0" w:color="auto"/>
        <w:left w:val="none" w:sz="0" w:space="0" w:color="auto"/>
        <w:bottom w:val="none" w:sz="0" w:space="0" w:color="auto"/>
        <w:right w:val="none" w:sz="0" w:space="0" w:color="auto"/>
      </w:divBdr>
    </w:div>
    <w:div w:id="655691576">
      <w:marLeft w:val="0"/>
      <w:marRight w:val="0"/>
      <w:marTop w:val="0"/>
      <w:marBottom w:val="0"/>
      <w:divBdr>
        <w:top w:val="none" w:sz="0" w:space="0" w:color="auto"/>
        <w:left w:val="none" w:sz="0" w:space="0" w:color="auto"/>
        <w:bottom w:val="none" w:sz="0" w:space="0" w:color="auto"/>
        <w:right w:val="none" w:sz="0" w:space="0" w:color="auto"/>
      </w:divBdr>
    </w:div>
    <w:div w:id="655691631">
      <w:marLeft w:val="0"/>
      <w:marRight w:val="0"/>
      <w:marTop w:val="0"/>
      <w:marBottom w:val="0"/>
      <w:divBdr>
        <w:top w:val="none" w:sz="0" w:space="0" w:color="auto"/>
        <w:left w:val="none" w:sz="0" w:space="0" w:color="auto"/>
        <w:bottom w:val="none" w:sz="0" w:space="0" w:color="auto"/>
        <w:right w:val="none" w:sz="0" w:space="0" w:color="auto"/>
      </w:divBdr>
    </w:div>
    <w:div w:id="655695226">
      <w:marLeft w:val="0"/>
      <w:marRight w:val="0"/>
      <w:marTop w:val="0"/>
      <w:marBottom w:val="0"/>
      <w:divBdr>
        <w:top w:val="none" w:sz="0" w:space="0" w:color="auto"/>
        <w:left w:val="none" w:sz="0" w:space="0" w:color="auto"/>
        <w:bottom w:val="none" w:sz="0" w:space="0" w:color="auto"/>
        <w:right w:val="none" w:sz="0" w:space="0" w:color="auto"/>
      </w:divBdr>
    </w:div>
    <w:div w:id="655718730">
      <w:marLeft w:val="0"/>
      <w:marRight w:val="0"/>
      <w:marTop w:val="0"/>
      <w:marBottom w:val="0"/>
      <w:divBdr>
        <w:top w:val="none" w:sz="0" w:space="0" w:color="auto"/>
        <w:left w:val="none" w:sz="0" w:space="0" w:color="auto"/>
        <w:bottom w:val="none" w:sz="0" w:space="0" w:color="auto"/>
        <w:right w:val="none" w:sz="0" w:space="0" w:color="auto"/>
      </w:divBdr>
    </w:div>
    <w:div w:id="655767850">
      <w:marLeft w:val="0"/>
      <w:marRight w:val="0"/>
      <w:marTop w:val="0"/>
      <w:marBottom w:val="0"/>
      <w:divBdr>
        <w:top w:val="none" w:sz="0" w:space="0" w:color="auto"/>
        <w:left w:val="none" w:sz="0" w:space="0" w:color="auto"/>
        <w:bottom w:val="none" w:sz="0" w:space="0" w:color="auto"/>
        <w:right w:val="none" w:sz="0" w:space="0" w:color="auto"/>
      </w:divBdr>
    </w:div>
    <w:div w:id="655770393">
      <w:marLeft w:val="0"/>
      <w:marRight w:val="0"/>
      <w:marTop w:val="0"/>
      <w:marBottom w:val="0"/>
      <w:divBdr>
        <w:top w:val="none" w:sz="0" w:space="0" w:color="auto"/>
        <w:left w:val="none" w:sz="0" w:space="0" w:color="auto"/>
        <w:bottom w:val="none" w:sz="0" w:space="0" w:color="auto"/>
        <w:right w:val="none" w:sz="0" w:space="0" w:color="auto"/>
      </w:divBdr>
    </w:div>
    <w:div w:id="655842055">
      <w:marLeft w:val="0"/>
      <w:marRight w:val="0"/>
      <w:marTop w:val="0"/>
      <w:marBottom w:val="0"/>
      <w:divBdr>
        <w:top w:val="none" w:sz="0" w:space="0" w:color="auto"/>
        <w:left w:val="none" w:sz="0" w:space="0" w:color="auto"/>
        <w:bottom w:val="none" w:sz="0" w:space="0" w:color="auto"/>
        <w:right w:val="none" w:sz="0" w:space="0" w:color="auto"/>
      </w:divBdr>
    </w:div>
    <w:div w:id="655842170">
      <w:marLeft w:val="0"/>
      <w:marRight w:val="0"/>
      <w:marTop w:val="0"/>
      <w:marBottom w:val="0"/>
      <w:divBdr>
        <w:top w:val="none" w:sz="0" w:space="0" w:color="auto"/>
        <w:left w:val="none" w:sz="0" w:space="0" w:color="auto"/>
        <w:bottom w:val="none" w:sz="0" w:space="0" w:color="auto"/>
        <w:right w:val="none" w:sz="0" w:space="0" w:color="auto"/>
      </w:divBdr>
    </w:div>
    <w:div w:id="655885676">
      <w:marLeft w:val="0"/>
      <w:marRight w:val="0"/>
      <w:marTop w:val="0"/>
      <w:marBottom w:val="0"/>
      <w:divBdr>
        <w:top w:val="none" w:sz="0" w:space="0" w:color="auto"/>
        <w:left w:val="none" w:sz="0" w:space="0" w:color="auto"/>
        <w:bottom w:val="none" w:sz="0" w:space="0" w:color="auto"/>
        <w:right w:val="none" w:sz="0" w:space="0" w:color="auto"/>
      </w:divBdr>
    </w:div>
    <w:div w:id="655886324">
      <w:marLeft w:val="0"/>
      <w:marRight w:val="0"/>
      <w:marTop w:val="0"/>
      <w:marBottom w:val="0"/>
      <w:divBdr>
        <w:top w:val="none" w:sz="0" w:space="0" w:color="auto"/>
        <w:left w:val="none" w:sz="0" w:space="0" w:color="auto"/>
        <w:bottom w:val="none" w:sz="0" w:space="0" w:color="auto"/>
        <w:right w:val="none" w:sz="0" w:space="0" w:color="auto"/>
      </w:divBdr>
    </w:div>
    <w:div w:id="655887376">
      <w:marLeft w:val="0"/>
      <w:marRight w:val="0"/>
      <w:marTop w:val="0"/>
      <w:marBottom w:val="0"/>
      <w:divBdr>
        <w:top w:val="none" w:sz="0" w:space="0" w:color="auto"/>
        <w:left w:val="none" w:sz="0" w:space="0" w:color="auto"/>
        <w:bottom w:val="none" w:sz="0" w:space="0" w:color="auto"/>
        <w:right w:val="none" w:sz="0" w:space="0" w:color="auto"/>
      </w:divBdr>
    </w:div>
    <w:div w:id="655955791">
      <w:marLeft w:val="0"/>
      <w:marRight w:val="0"/>
      <w:marTop w:val="0"/>
      <w:marBottom w:val="0"/>
      <w:divBdr>
        <w:top w:val="none" w:sz="0" w:space="0" w:color="auto"/>
        <w:left w:val="none" w:sz="0" w:space="0" w:color="auto"/>
        <w:bottom w:val="none" w:sz="0" w:space="0" w:color="auto"/>
        <w:right w:val="none" w:sz="0" w:space="0" w:color="auto"/>
      </w:divBdr>
    </w:div>
    <w:div w:id="655956318">
      <w:marLeft w:val="0"/>
      <w:marRight w:val="0"/>
      <w:marTop w:val="0"/>
      <w:marBottom w:val="0"/>
      <w:divBdr>
        <w:top w:val="none" w:sz="0" w:space="0" w:color="auto"/>
        <w:left w:val="none" w:sz="0" w:space="0" w:color="auto"/>
        <w:bottom w:val="none" w:sz="0" w:space="0" w:color="auto"/>
        <w:right w:val="none" w:sz="0" w:space="0" w:color="auto"/>
      </w:divBdr>
    </w:div>
    <w:div w:id="656032938">
      <w:marLeft w:val="0"/>
      <w:marRight w:val="0"/>
      <w:marTop w:val="0"/>
      <w:marBottom w:val="0"/>
      <w:divBdr>
        <w:top w:val="none" w:sz="0" w:space="0" w:color="auto"/>
        <w:left w:val="none" w:sz="0" w:space="0" w:color="auto"/>
        <w:bottom w:val="none" w:sz="0" w:space="0" w:color="auto"/>
        <w:right w:val="none" w:sz="0" w:space="0" w:color="auto"/>
      </w:divBdr>
    </w:div>
    <w:div w:id="656109406">
      <w:marLeft w:val="0"/>
      <w:marRight w:val="0"/>
      <w:marTop w:val="0"/>
      <w:marBottom w:val="0"/>
      <w:divBdr>
        <w:top w:val="none" w:sz="0" w:space="0" w:color="auto"/>
        <w:left w:val="none" w:sz="0" w:space="0" w:color="auto"/>
        <w:bottom w:val="none" w:sz="0" w:space="0" w:color="auto"/>
        <w:right w:val="none" w:sz="0" w:space="0" w:color="auto"/>
      </w:divBdr>
    </w:div>
    <w:div w:id="656300424">
      <w:marLeft w:val="0"/>
      <w:marRight w:val="0"/>
      <w:marTop w:val="0"/>
      <w:marBottom w:val="0"/>
      <w:divBdr>
        <w:top w:val="none" w:sz="0" w:space="0" w:color="auto"/>
        <w:left w:val="none" w:sz="0" w:space="0" w:color="auto"/>
        <w:bottom w:val="none" w:sz="0" w:space="0" w:color="auto"/>
        <w:right w:val="none" w:sz="0" w:space="0" w:color="auto"/>
      </w:divBdr>
    </w:div>
    <w:div w:id="656347324">
      <w:marLeft w:val="0"/>
      <w:marRight w:val="0"/>
      <w:marTop w:val="0"/>
      <w:marBottom w:val="0"/>
      <w:divBdr>
        <w:top w:val="none" w:sz="0" w:space="0" w:color="auto"/>
        <w:left w:val="none" w:sz="0" w:space="0" w:color="auto"/>
        <w:bottom w:val="none" w:sz="0" w:space="0" w:color="auto"/>
        <w:right w:val="none" w:sz="0" w:space="0" w:color="auto"/>
      </w:divBdr>
    </w:div>
    <w:div w:id="656540602">
      <w:marLeft w:val="0"/>
      <w:marRight w:val="0"/>
      <w:marTop w:val="0"/>
      <w:marBottom w:val="0"/>
      <w:divBdr>
        <w:top w:val="none" w:sz="0" w:space="0" w:color="auto"/>
        <w:left w:val="none" w:sz="0" w:space="0" w:color="auto"/>
        <w:bottom w:val="none" w:sz="0" w:space="0" w:color="auto"/>
        <w:right w:val="none" w:sz="0" w:space="0" w:color="auto"/>
      </w:divBdr>
    </w:div>
    <w:div w:id="656543311">
      <w:marLeft w:val="0"/>
      <w:marRight w:val="0"/>
      <w:marTop w:val="0"/>
      <w:marBottom w:val="0"/>
      <w:divBdr>
        <w:top w:val="none" w:sz="0" w:space="0" w:color="auto"/>
        <w:left w:val="none" w:sz="0" w:space="0" w:color="auto"/>
        <w:bottom w:val="none" w:sz="0" w:space="0" w:color="auto"/>
        <w:right w:val="none" w:sz="0" w:space="0" w:color="auto"/>
      </w:divBdr>
    </w:div>
    <w:div w:id="656616633">
      <w:marLeft w:val="0"/>
      <w:marRight w:val="0"/>
      <w:marTop w:val="0"/>
      <w:marBottom w:val="0"/>
      <w:divBdr>
        <w:top w:val="none" w:sz="0" w:space="0" w:color="auto"/>
        <w:left w:val="none" w:sz="0" w:space="0" w:color="auto"/>
        <w:bottom w:val="none" w:sz="0" w:space="0" w:color="auto"/>
        <w:right w:val="none" w:sz="0" w:space="0" w:color="auto"/>
      </w:divBdr>
    </w:div>
    <w:div w:id="656693996">
      <w:marLeft w:val="0"/>
      <w:marRight w:val="0"/>
      <w:marTop w:val="0"/>
      <w:marBottom w:val="0"/>
      <w:divBdr>
        <w:top w:val="none" w:sz="0" w:space="0" w:color="auto"/>
        <w:left w:val="none" w:sz="0" w:space="0" w:color="auto"/>
        <w:bottom w:val="none" w:sz="0" w:space="0" w:color="auto"/>
        <w:right w:val="none" w:sz="0" w:space="0" w:color="auto"/>
      </w:divBdr>
    </w:div>
    <w:div w:id="656764845">
      <w:marLeft w:val="0"/>
      <w:marRight w:val="0"/>
      <w:marTop w:val="0"/>
      <w:marBottom w:val="0"/>
      <w:divBdr>
        <w:top w:val="none" w:sz="0" w:space="0" w:color="auto"/>
        <w:left w:val="none" w:sz="0" w:space="0" w:color="auto"/>
        <w:bottom w:val="none" w:sz="0" w:space="0" w:color="auto"/>
        <w:right w:val="none" w:sz="0" w:space="0" w:color="auto"/>
      </w:divBdr>
    </w:div>
    <w:div w:id="656803302">
      <w:marLeft w:val="0"/>
      <w:marRight w:val="0"/>
      <w:marTop w:val="0"/>
      <w:marBottom w:val="0"/>
      <w:divBdr>
        <w:top w:val="none" w:sz="0" w:space="0" w:color="auto"/>
        <w:left w:val="none" w:sz="0" w:space="0" w:color="auto"/>
        <w:bottom w:val="none" w:sz="0" w:space="0" w:color="auto"/>
        <w:right w:val="none" w:sz="0" w:space="0" w:color="auto"/>
      </w:divBdr>
    </w:div>
    <w:div w:id="656807766">
      <w:marLeft w:val="0"/>
      <w:marRight w:val="0"/>
      <w:marTop w:val="0"/>
      <w:marBottom w:val="0"/>
      <w:divBdr>
        <w:top w:val="none" w:sz="0" w:space="0" w:color="auto"/>
        <w:left w:val="none" w:sz="0" w:space="0" w:color="auto"/>
        <w:bottom w:val="none" w:sz="0" w:space="0" w:color="auto"/>
        <w:right w:val="none" w:sz="0" w:space="0" w:color="auto"/>
      </w:divBdr>
    </w:div>
    <w:div w:id="656885758">
      <w:bodyDiv w:val="1"/>
      <w:marLeft w:val="0"/>
      <w:marRight w:val="0"/>
      <w:marTop w:val="0"/>
      <w:marBottom w:val="0"/>
      <w:divBdr>
        <w:top w:val="none" w:sz="0" w:space="0" w:color="auto"/>
        <w:left w:val="none" w:sz="0" w:space="0" w:color="auto"/>
        <w:bottom w:val="none" w:sz="0" w:space="0" w:color="auto"/>
        <w:right w:val="none" w:sz="0" w:space="0" w:color="auto"/>
      </w:divBdr>
    </w:div>
    <w:div w:id="656958095">
      <w:marLeft w:val="0"/>
      <w:marRight w:val="0"/>
      <w:marTop w:val="0"/>
      <w:marBottom w:val="0"/>
      <w:divBdr>
        <w:top w:val="none" w:sz="0" w:space="0" w:color="auto"/>
        <w:left w:val="none" w:sz="0" w:space="0" w:color="auto"/>
        <w:bottom w:val="none" w:sz="0" w:space="0" w:color="auto"/>
        <w:right w:val="none" w:sz="0" w:space="0" w:color="auto"/>
      </w:divBdr>
    </w:div>
    <w:div w:id="656958635">
      <w:marLeft w:val="0"/>
      <w:marRight w:val="0"/>
      <w:marTop w:val="0"/>
      <w:marBottom w:val="0"/>
      <w:divBdr>
        <w:top w:val="none" w:sz="0" w:space="0" w:color="auto"/>
        <w:left w:val="none" w:sz="0" w:space="0" w:color="auto"/>
        <w:bottom w:val="none" w:sz="0" w:space="0" w:color="auto"/>
        <w:right w:val="none" w:sz="0" w:space="0" w:color="auto"/>
      </w:divBdr>
    </w:div>
    <w:div w:id="657004418">
      <w:marLeft w:val="0"/>
      <w:marRight w:val="0"/>
      <w:marTop w:val="0"/>
      <w:marBottom w:val="0"/>
      <w:divBdr>
        <w:top w:val="none" w:sz="0" w:space="0" w:color="auto"/>
        <w:left w:val="none" w:sz="0" w:space="0" w:color="auto"/>
        <w:bottom w:val="none" w:sz="0" w:space="0" w:color="auto"/>
        <w:right w:val="none" w:sz="0" w:space="0" w:color="auto"/>
      </w:divBdr>
    </w:div>
    <w:div w:id="657075022">
      <w:marLeft w:val="0"/>
      <w:marRight w:val="0"/>
      <w:marTop w:val="0"/>
      <w:marBottom w:val="0"/>
      <w:divBdr>
        <w:top w:val="none" w:sz="0" w:space="0" w:color="auto"/>
        <w:left w:val="none" w:sz="0" w:space="0" w:color="auto"/>
        <w:bottom w:val="none" w:sz="0" w:space="0" w:color="auto"/>
        <w:right w:val="none" w:sz="0" w:space="0" w:color="auto"/>
      </w:divBdr>
    </w:div>
    <w:div w:id="657079573">
      <w:marLeft w:val="0"/>
      <w:marRight w:val="0"/>
      <w:marTop w:val="0"/>
      <w:marBottom w:val="0"/>
      <w:divBdr>
        <w:top w:val="none" w:sz="0" w:space="0" w:color="auto"/>
        <w:left w:val="none" w:sz="0" w:space="0" w:color="auto"/>
        <w:bottom w:val="none" w:sz="0" w:space="0" w:color="auto"/>
        <w:right w:val="none" w:sz="0" w:space="0" w:color="auto"/>
      </w:divBdr>
    </w:div>
    <w:div w:id="657154207">
      <w:marLeft w:val="0"/>
      <w:marRight w:val="0"/>
      <w:marTop w:val="0"/>
      <w:marBottom w:val="0"/>
      <w:divBdr>
        <w:top w:val="none" w:sz="0" w:space="0" w:color="auto"/>
        <w:left w:val="none" w:sz="0" w:space="0" w:color="auto"/>
        <w:bottom w:val="none" w:sz="0" w:space="0" w:color="auto"/>
        <w:right w:val="none" w:sz="0" w:space="0" w:color="auto"/>
      </w:divBdr>
    </w:div>
    <w:div w:id="657155873">
      <w:marLeft w:val="0"/>
      <w:marRight w:val="0"/>
      <w:marTop w:val="0"/>
      <w:marBottom w:val="0"/>
      <w:divBdr>
        <w:top w:val="none" w:sz="0" w:space="0" w:color="auto"/>
        <w:left w:val="none" w:sz="0" w:space="0" w:color="auto"/>
        <w:bottom w:val="none" w:sz="0" w:space="0" w:color="auto"/>
        <w:right w:val="none" w:sz="0" w:space="0" w:color="auto"/>
      </w:divBdr>
    </w:div>
    <w:div w:id="657224523">
      <w:marLeft w:val="0"/>
      <w:marRight w:val="0"/>
      <w:marTop w:val="0"/>
      <w:marBottom w:val="0"/>
      <w:divBdr>
        <w:top w:val="none" w:sz="0" w:space="0" w:color="auto"/>
        <w:left w:val="none" w:sz="0" w:space="0" w:color="auto"/>
        <w:bottom w:val="none" w:sz="0" w:space="0" w:color="auto"/>
        <w:right w:val="none" w:sz="0" w:space="0" w:color="auto"/>
      </w:divBdr>
    </w:div>
    <w:div w:id="657270334">
      <w:marLeft w:val="0"/>
      <w:marRight w:val="0"/>
      <w:marTop w:val="0"/>
      <w:marBottom w:val="0"/>
      <w:divBdr>
        <w:top w:val="none" w:sz="0" w:space="0" w:color="auto"/>
        <w:left w:val="none" w:sz="0" w:space="0" w:color="auto"/>
        <w:bottom w:val="none" w:sz="0" w:space="0" w:color="auto"/>
        <w:right w:val="none" w:sz="0" w:space="0" w:color="auto"/>
      </w:divBdr>
    </w:div>
    <w:div w:id="657270585">
      <w:bodyDiv w:val="1"/>
      <w:marLeft w:val="0"/>
      <w:marRight w:val="0"/>
      <w:marTop w:val="0"/>
      <w:marBottom w:val="0"/>
      <w:divBdr>
        <w:top w:val="none" w:sz="0" w:space="0" w:color="auto"/>
        <w:left w:val="none" w:sz="0" w:space="0" w:color="auto"/>
        <w:bottom w:val="none" w:sz="0" w:space="0" w:color="auto"/>
        <w:right w:val="none" w:sz="0" w:space="0" w:color="auto"/>
      </w:divBdr>
    </w:div>
    <w:div w:id="657272856">
      <w:marLeft w:val="0"/>
      <w:marRight w:val="0"/>
      <w:marTop w:val="0"/>
      <w:marBottom w:val="0"/>
      <w:divBdr>
        <w:top w:val="none" w:sz="0" w:space="0" w:color="auto"/>
        <w:left w:val="none" w:sz="0" w:space="0" w:color="auto"/>
        <w:bottom w:val="none" w:sz="0" w:space="0" w:color="auto"/>
        <w:right w:val="none" w:sz="0" w:space="0" w:color="auto"/>
      </w:divBdr>
    </w:div>
    <w:div w:id="657419234">
      <w:marLeft w:val="0"/>
      <w:marRight w:val="0"/>
      <w:marTop w:val="0"/>
      <w:marBottom w:val="0"/>
      <w:divBdr>
        <w:top w:val="none" w:sz="0" w:space="0" w:color="auto"/>
        <w:left w:val="none" w:sz="0" w:space="0" w:color="auto"/>
        <w:bottom w:val="none" w:sz="0" w:space="0" w:color="auto"/>
        <w:right w:val="none" w:sz="0" w:space="0" w:color="auto"/>
      </w:divBdr>
    </w:div>
    <w:div w:id="657610229">
      <w:marLeft w:val="0"/>
      <w:marRight w:val="0"/>
      <w:marTop w:val="0"/>
      <w:marBottom w:val="0"/>
      <w:divBdr>
        <w:top w:val="none" w:sz="0" w:space="0" w:color="auto"/>
        <w:left w:val="none" w:sz="0" w:space="0" w:color="auto"/>
        <w:bottom w:val="none" w:sz="0" w:space="0" w:color="auto"/>
        <w:right w:val="none" w:sz="0" w:space="0" w:color="auto"/>
      </w:divBdr>
    </w:div>
    <w:div w:id="657684695">
      <w:marLeft w:val="0"/>
      <w:marRight w:val="0"/>
      <w:marTop w:val="0"/>
      <w:marBottom w:val="0"/>
      <w:divBdr>
        <w:top w:val="none" w:sz="0" w:space="0" w:color="auto"/>
        <w:left w:val="none" w:sz="0" w:space="0" w:color="auto"/>
        <w:bottom w:val="none" w:sz="0" w:space="0" w:color="auto"/>
        <w:right w:val="none" w:sz="0" w:space="0" w:color="auto"/>
      </w:divBdr>
    </w:div>
    <w:div w:id="657802835">
      <w:marLeft w:val="0"/>
      <w:marRight w:val="0"/>
      <w:marTop w:val="0"/>
      <w:marBottom w:val="0"/>
      <w:divBdr>
        <w:top w:val="none" w:sz="0" w:space="0" w:color="auto"/>
        <w:left w:val="none" w:sz="0" w:space="0" w:color="auto"/>
        <w:bottom w:val="none" w:sz="0" w:space="0" w:color="auto"/>
        <w:right w:val="none" w:sz="0" w:space="0" w:color="auto"/>
      </w:divBdr>
    </w:div>
    <w:div w:id="657806415">
      <w:marLeft w:val="0"/>
      <w:marRight w:val="0"/>
      <w:marTop w:val="0"/>
      <w:marBottom w:val="0"/>
      <w:divBdr>
        <w:top w:val="none" w:sz="0" w:space="0" w:color="auto"/>
        <w:left w:val="none" w:sz="0" w:space="0" w:color="auto"/>
        <w:bottom w:val="none" w:sz="0" w:space="0" w:color="auto"/>
        <w:right w:val="none" w:sz="0" w:space="0" w:color="auto"/>
      </w:divBdr>
    </w:div>
    <w:div w:id="658004282">
      <w:marLeft w:val="0"/>
      <w:marRight w:val="0"/>
      <w:marTop w:val="0"/>
      <w:marBottom w:val="0"/>
      <w:divBdr>
        <w:top w:val="none" w:sz="0" w:space="0" w:color="auto"/>
        <w:left w:val="none" w:sz="0" w:space="0" w:color="auto"/>
        <w:bottom w:val="none" w:sz="0" w:space="0" w:color="auto"/>
        <w:right w:val="none" w:sz="0" w:space="0" w:color="auto"/>
      </w:divBdr>
    </w:div>
    <w:div w:id="658191598">
      <w:marLeft w:val="0"/>
      <w:marRight w:val="0"/>
      <w:marTop w:val="0"/>
      <w:marBottom w:val="0"/>
      <w:divBdr>
        <w:top w:val="none" w:sz="0" w:space="0" w:color="auto"/>
        <w:left w:val="none" w:sz="0" w:space="0" w:color="auto"/>
        <w:bottom w:val="none" w:sz="0" w:space="0" w:color="auto"/>
        <w:right w:val="none" w:sz="0" w:space="0" w:color="auto"/>
      </w:divBdr>
    </w:div>
    <w:div w:id="658196105">
      <w:marLeft w:val="0"/>
      <w:marRight w:val="0"/>
      <w:marTop w:val="0"/>
      <w:marBottom w:val="0"/>
      <w:divBdr>
        <w:top w:val="none" w:sz="0" w:space="0" w:color="auto"/>
        <w:left w:val="none" w:sz="0" w:space="0" w:color="auto"/>
        <w:bottom w:val="none" w:sz="0" w:space="0" w:color="auto"/>
        <w:right w:val="none" w:sz="0" w:space="0" w:color="auto"/>
      </w:divBdr>
    </w:div>
    <w:div w:id="658264793">
      <w:marLeft w:val="0"/>
      <w:marRight w:val="0"/>
      <w:marTop w:val="0"/>
      <w:marBottom w:val="0"/>
      <w:divBdr>
        <w:top w:val="none" w:sz="0" w:space="0" w:color="auto"/>
        <w:left w:val="none" w:sz="0" w:space="0" w:color="auto"/>
        <w:bottom w:val="none" w:sz="0" w:space="0" w:color="auto"/>
        <w:right w:val="none" w:sz="0" w:space="0" w:color="auto"/>
      </w:divBdr>
    </w:div>
    <w:div w:id="658312815">
      <w:marLeft w:val="0"/>
      <w:marRight w:val="0"/>
      <w:marTop w:val="0"/>
      <w:marBottom w:val="0"/>
      <w:divBdr>
        <w:top w:val="none" w:sz="0" w:space="0" w:color="auto"/>
        <w:left w:val="none" w:sz="0" w:space="0" w:color="auto"/>
        <w:bottom w:val="none" w:sz="0" w:space="0" w:color="auto"/>
        <w:right w:val="none" w:sz="0" w:space="0" w:color="auto"/>
      </w:divBdr>
    </w:div>
    <w:div w:id="658459140">
      <w:marLeft w:val="0"/>
      <w:marRight w:val="0"/>
      <w:marTop w:val="0"/>
      <w:marBottom w:val="0"/>
      <w:divBdr>
        <w:top w:val="none" w:sz="0" w:space="0" w:color="auto"/>
        <w:left w:val="none" w:sz="0" w:space="0" w:color="auto"/>
        <w:bottom w:val="none" w:sz="0" w:space="0" w:color="auto"/>
        <w:right w:val="none" w:sz="0" w:space="0" w:color="auto"/>
      </w:divBdr>
    </w:div>
    <w:div w:id="658462846">
      <w:bodyDiv w:val="1"/>
      <w:marLeft w:val="0"/>
      <w:marRight w:val="0"/>
      <w:marTop w:val="0"/>
      <w:marBottom w:val="0"/>
      <w:divBdr>
        <w:top w:val="none" w:sz="0" w:space="0" w:color="auto"/>
        <w:left w:val="none" w:sz="0" w:space="0" w:color="auto"/>
        <w:bottom w:val="none" w:sz="0" w:space="0" w:color="auto"/>
        <w:right w:val="none" w:sz="0" w:space="0" w:color="auto"/>
      </w:divBdr>
    </w:div>
    <w:div w:id="658580466">
      <w:marLeft w:val="0"/>
      <w:marRight w:val="0"/>
      <w:marTop w:val="0"/>
      <w:marBottom w:val="0"/>
      <w:divBdr>
        <w:top w:val="none" w:sz="0" w:space="0" w:color="auto"/>
        <w:left w:val="none" w:sz="0" w:space="0" w:color="auto"/>
        <w:bottom w:val="none" w:sz="0" w:space="0" w:color="auto"/>
        <w:right w:val="none" w:sz="0" w:space="0" w:color="auto"/>
      </w:divBdr>
    </w:div>
    <w:div w:id="658584404">
      <w:marLeft w:val="0"/>
      <w:marRight w:val="0"/>
      <w:marTop w:val="0"/>
      <w:marBottom w:val="0"/>
      <w:divBdr>
        <w:top w:val="none" w:sz="0" w:space="0" w:color="auto"/>
        <w:left w:val="none" w:sz="0" w:space="0" w:color="auto"/>
        <w:bottom w:val="none" w:sz="0" w:space="0" w:color="auto"/>
        <w:right w:val="none" w:sz="0" w:space="0" w:color="auto"/>
      </w:divBdr>
    </w:div>
    <w:div w:id="658653222">
      <w:marLeft w:val="0"/>
      <w:marRight w:val="0"/>
      <w:marTop w:val="0"/>
      <w:marBottom w:val="0"/>
      <w:divBdr>
        <w:top w:val="none" w:sz="0" w:space="0" w:color="auto"/>
        <w:left w:val="none" w:sz="0" w:space="0" w:color="auto"/>
        <w:bottom w:val="none" w:sz="0" w:space="0" w:color="auto"/>
        <w:right w:val="none" w:sz="0" w:space="0" w:color="auto"/>
      </w:divBdr>
    </w:div>
    <w:div w:id="658654476">
      <w:marLeft w:val="0"/>
      <w:marRight w:val="0"/>
      <w:marTop w:val="0"/>
      <w:marBottom w:val="0"/>
      <w:divBdr>
        <w:top w:val="none" w:sz="0" w:space="0" w:color="auto"/>
        <w:left w:val="none" w:sz="0" w:space="0" w:color="auto"/>
        <w:bottom w:val="none" w:sz="0" w:space="0" w:color="auto"/>
        <w:right w:val="none" w:sz="0" w:space="0" w:color="auto"/>
      </w:divBdr>
    </w:div>
    <w:div w:id="658727814">
      <w:marLeft w:val="0"/>
      <w:marRight w:val="0"/>
      <w:marTop w:val="0"/>
      <w:marBottom w:val="0"/>
      <w:divBdr>
        <w:top w:val="none" w:sz="0" w:space="0" w:color="auto"/>
        <w:left w:val="none" w:sz="0" w:space="0" w:color="auto"/>
        <w:bottom w:val="none" w:sz="0" w:space="0" w:color="auto"/>
        <w:right w:val="none" w:sz="0" w:space="0" w:color="auto"/>
      </w:divBdr>
    </w:div>
    <w:div w:id="658771076">
      <w:marLeft w:val="0"/>
      <w:marRight w:val="0"/>
      <w:marTop w:val="0"/>
      <w:marBottom w:val="0"/>
      <w:divBdr>
        <w:top w:val="none" w:sz="0" w:space="0" w:color="auto"/>
        <w:left w:val="none" w:sz="0" w:space="0" w:color="auto"/>
        <w:bottom w:val="none" w:sz="0" w:space="0" w:color="auto"/>
        <w:right w:val="none" w:sz="0" w:space="0" w:color="auto"/>
      </w:divBdr>
    </w:div>
    <w:div w:id="658845363">
      <w:marLeft w:val="0"/>
      <w:marRight w:val="0"/>
      <w:marTop w:val="0"/>
      <w:marBottom w:val="0"/>
      <w:divBdr>
        <w:top w:val="none" w:sz="0" w:space="0" w:color="auto"/>
        <w:left w:val="none" w:sz="0" w:space="0" w:color="auto"/>
        <w:bottom w:val="none" w:sz="0" w:space="0" w:color="auto"/>
        <w:right w:val="none" w:sz="0" w:space="0" w:color="auto"/>
      </w:divBdr>
    </w:div>
    <w:div w:id="658967182">
      <w:marLeft w:val="0"/>
      <w:marRight w:val="0"/>
      <w:marTop w:val="0"/>
      <w:marBottom w:val="0"/>
      <w:divBdr>
        <w:top w:val="none" w:sz="0" w:space="0" w:color="auto"/>
        <w:left w:val="none" w:sz="0" w:space="0" w:color="auto"/>
        <w:bottom w:val="none" w:sz="0" w:space="0" w:color="auto"/>
        <w:right w:val="none" w:sz="0" w:space="0" w:color="auto"/>
      </w:divBdr>
    </w:div>
    <w:div w:id="659041139">
      <w:marLeft w:val="0"/>
      <w:marRight w:val="0"/>
      <w:marTop w:val="0"/>
      <w:marBottom w:val="0"/>
      <w:divBdr>
        <w:top w:val="none" w:sz="0" w:space="0" w:color="auto"/>
        <w:left w:val="none" w:sz="0" w:space="0" w:color="auto"/>
        <w:bottom w:val="none" w:sz="0" w:space="0" w:color="auto"/>
        <w:right w:val="none" w:sz="0" w:space="0" w:color="auto"/>
      </w:divBdr>
    </w:div>
    <w:div w:id="659044681">
      <w:marLeft w:val="0"/>
      <w:marRight w:val="0"/>
      <w:marTop w:val="0"/>
      <w:marBottom w:val="0"/>
      <w:divBdr>
        <w:top w:val="none" w:sz="0" w:space="0" w:color="auto"/>
        <w:left w:val="none" w:sz="0" w:space="0" w:color="auto"/>
        <w:bottom w:val="none" w:sz="0" w:space="0" w:color="auto"/>
        <w:right w:val="none" w:sz="0" w:space="0" w:color="auto"/>
      </w:divBdr>
    </w:div>
    <w:div w:id="659191194">
      <w:marLeft w:val="0"/>
      <w:marRight w:val="0"/>
      <w:marTop w:val="0"/>
      <w:marBottom w:val="0"/>
      <w:divBdr>
        <w:top w:val="none" w:sz="0" w:space="0" w:color="auto"/>
        <w:left w:val="none" w:sz="0" w:space="0" w:color="auto"/>
        <w:bottom w:val="none" w:sz="0" w:space="0" w:color="auto"/>
        <w:right w:val="none" w:sz="0" w:space="0" w:color="auto"/>
      </w:divBdr>
    </w:div>
    <w:div w:id="659309006">
      <w:marLeft w:val="0"/>
      <w:marRight w:val="0"/>
      <w:marTop w:val="0"/>
      <w:marBottom w:val="0"/>
      <w:divBdr>
        <w:top w:val="none" w:sz="0" w:space="0" w:color="auto"/>
        <w:left w:val="none" w:sz="0" w:space="0" w:color="auto"/>
        <w:bottom w:val="none" w:sz="0" w:space="0" w:color="auto"/>
        <w:right w:val="none" w:sz="0" w:space="0" w:color="auto"/>
      </w:divBdr>
    </w:div>
    <w:div w:id="659428063">
      <w:marLeft w:val="0"/>
      <w:marRight w:val="0"/>
      <w:marTop w:val="0"/>
      <w:marBottom w:val="0"/>
      <w:divBdr>
        <w:top w:val="none" w:sz="0" w:space="0" w:color="auto"/>
        <w:left w:val="none" w:sz="0" w:space="0" w:color="auto"/>
        <w:bottom w:val="none" w:sz="0" w:space="0" w:color="auto"/>
        <w:right w:val="none" w:sz="0" w:space="0" w:color="auto"/>
      </w:divBdr>
    </w:div>
    <w:div w:id="659502865">
      <w:marLeft w:val="0"/>
      <w:marRight w:val="0"/>
      <w:marTop w:val="0"/>
      <w:marBottom w:val="0"/>
      <w:divBdr>
        <w:top w:val="none" w:sz="0" w:space="0" w:color="auto"/>
        <w:left w:val="none" w:sz="0" w:space="0" w:color="auto"/>
        <w:bottom w:val="none" w:sz="0" w:space="0" w:color="auto"/>
        <w:right w:val="none" w:sz="0" w:space="0" w:color="auto"/>
      </w:divBdr>
    </w:div>
    <w:div w:id="659576471">
      <w:marLeft w:val="0"/>
      <w:marRight w:val="0"/>
      <w:marTop w:val="0"/>
      <w:marBottom w:val="0"/>
      <w:divBdr>
        <w:top w:val="none" w:sz="0" w:space="0" w:color="auto"/>
        <w:left w:val="none" w:sz="0" w:space="0" w:color="auto"/>
        <w:bottom w:val="none" w:sz="0" w:space="0" w:color="auto"/>
        <w:right w:val="none" w:sz="0" w:space="0" w:color="auto"/>
      </w:divBdr>
    </w:div>
    <w:div w:id="659577198">
      <w:marLeft w:val="0"/>
      <w:marRight w:val="0"/>
      <w:marTop w:val="0"/>
      <w:marBottom w:val="0"/>
      <w:divBdr>
        <w:top w:val="none" w:sz="0" w:space="0" w:color="auto"/>
        <w:left w:val="none" w:sz="0" w:space="0" w:color="auto"/>
        <w:bottom w:val="none" w:sz="0" w:space="0" w:color="auto"/>
        <w:right w:val="none" w:sz="0" w:space="0" w:color="auto"/>
      </w:divBdr>
    </w:div>
    <w:div w:id="659651729">
      <w:marLeft w:val="0"/>
      <w:marRight w:val="0"/>
      <w:marTop w:val="0"/>
      <w:marBottom w:val="0"/>
      <w:divBdr>
        <w:top w:val="none" w:sz="0" w:space="0" w:color="auto"/>
        <w:left w:val="none" w:sz="0" w:space="0" w:color="auto"/>
        <w:bottom w:val="none" w:sz="0" w:space="0" w:color="auto"/>
        <w:right w:val="none" w:sz="0" w:space="0" w:color="auto"/>
      </w:divBdr>
    </w:div>
    <w:div w:id="659770163">
      <w:marLeft w:val="0"/>
      <w:marRight w:val="0"/>
      <w:marTop w:val="0"/>
      <w:marBottom w:val="0"/>
      <w:divBdr>
        <w:top w:val="none" w:sz="0" w:space="0" w:color="auto"/>
        <w:left w:val="none" w:sz="0" w:space="0" w:color="auto"/>
        <w:bottom w:val="none" w:sz="0" w:space="0" w:color="auto"/>
        <w:right w:val="none" w:sz="0" w:space="0" w:color="auto"/>
      </w:divBdr>
    </w:div>
    <w:div w:id="659774126">
      <w:marLeft w:val="0"/>
      <w:marRight w:val="0"/>
      <w:marTop w:val="0"/>
      <w:marBottom w:val="0"/>
      <w:divBdr>
        <w:top w:val="none" w:sz="0" w:space="0" w:color="auto"/>
        <w:left w:val="none" w:sz="0" w:space="0" w:color="auto"/>
        <w:bottom w:val="none" w:sz="0" w:space="0" w:color="auto"/>
        <w:right w:val="none" w:sz="0" w:space="0" w:color="auto"/>
      </w:divBdr>
    </w:div>
    <w:div w:id="659892942">
      <w:marLeft w:val="0"/>
      <w:marRight w:val="0"/>
      <w:marTop w:val="0"/>
      <w:marBottom w:val="0"/>
      <w:divBdr>
        <w:top w:val="none" w:sz="0" w:space="0" w:color="auto"/>
        <w:left w:val="none" w:sz="0" w:space="0" w:color="auto"/>
        <w:bottom w:val="none" w:sz="0" w:space="0" w:color="auto"/>
        <w:right w:val="none" w:sz="0" w:space="0" w:color="auto"/>
      </w:divBdr>
    </w:div>
    <w:div w:id="659893467">
      <w:marLeft w:val="0"/>
      <w:marRight w:val="0"/>
      <w:marTop w:val="0"/>
      <w:marBottom w:val="0"/>
      <w:divBdr>
        <w:top w:val="none" w:sz="0" w:space="0" w:color="auto"/>
        <w:left w:val="none" w:sz="0" w:space="0" w:color="auto"/>
        <w:bottom w:val="none" w:sz="0" w:space="0" w:color="auto"/>
        <w:right w:val="none" w:sz="0" w:space="0" w:color="auto"/>
      </w:divBdr>
    </w:div>
    <w:div w:id="659968428">
      <w:marLeft w:val="0"/>
      <w:marRight w:val="0"/>
      <w:marTop w:val="0"/>
      <w:marBottom w:val="0"/>
      <w:divBdr>
        <w:top w:val="none" w:sz="0" w:space="0" w:color="auto"/>
        <w:left w:val="none" w:sz="0" w:space="0" w:color="auto"/>
        <w:bottom w:val="none" w:sz="0" w:space="0" w:color="auto"/>
        <w:right w:val="none" w:sz="0" w:space="0" w:color="auto"/>
      </w:divBdr>
    </w:div>
    <w:div w:id="659970562">
      <w:marLeft w:val="0"/>
      <w:marRight w:val="0"/>
      <w:marTop w:val="0"/>
      <w:marBottom w:val="0"/>
      <w:divBdr>
        <w:top w:val="none" w:sz="0" w:space="0" w:color="auto"/>
        <w:left w:val="none" w:sz="0" w:space="0" w:color="auto"/>
        <w:bottom w:val="none" w:sz="0" w:space="0" w:color="auto"/>
        <w:right w:val="none" w:sz="0" w:space="0" w:color="auto"/>
      </w:divBdr>
    </w:div>
    <w:div w:id="660350489">
      <w:marLeft w:val="0"/>
      <w:marRight w:val="0"/>
      <w:marTop w:val="0"/>
      <w:marBottom w:val="0"/>
      <w:divBdr>
        <w:top w:val="none" w:sz="0" w:space="0" w:color="auto"/>
        <w:left w:val="none" w:sz="0" w:space="0" w:color="auto"/>
        <w:bottom w:val="none" w:sz="0" w:space="0" w:color="auto"/>
        <w:right w:val="none" w:sz="0" w:space="0" w:color="auto"/>
      </w:divBdr>
    </w:div>
    <w:div w:id="660546535">
      <w:marLeft w:val="0"/>
      <w:marRight w:val="0"/>
      <w:marTop w:val="0"/>
      <w:marBottom w:val="0"/>
      <w:divBdr>
        <w:top w:val="none" w:sz="0" w:space="0" w:color="auto"/>
        <w:left w:val="none" w:sz="0" w:space="0" w:color="auto"/>
        <w:bottom w:val="none" w:sz="0" w:space="0" w:color="auto"/>
        <w:right w:val="none" w:sz="0" w:space="0" w:color="auto"/>
      </w:divBdr>
    </w:div>
    <w:div w:id="660696583">
      <w:marLeft w:val="0"/>
      <w:marRight w:val="0"/>
      <w:marTop w:val="0"/>
      <w:marBottom w:val="0"/>
      <w:divBdr>
        <w:top w:val="none" w:sz="0" w:space="0" w:color="auto"/>
        <w:left w:val="none" w:sz="0" w:space="0" w:color="auto"/>
        <w:bottom w:val="none" w:sz="0" w:space="0" w:color="auto"/>
        <w:right w:val="none" w:sz="0" w:space="0" w:color="auto"/>
      </w:divBdr>
    </w:div>
    <w:div w:id="660700463">
      <w:marLeft w:val="0"/>
      <w:marRight w:val="0"/>
      <w:marTop w:val="0"/>
      <w:marBottom w:val="0"/>
      <w:divBdr>
        <w:top w:val="none" w:sz="0" w:space="0" w:color="auto"/>
        <w:left w:val="none" w:sz="0" w:space="0" w:color="auto"/>
        <w:bottom w:val="none" w:sz="0" w:space="0" w:color="auto"/>
        <w:right w:val="none" w:sz="0" w:space="0" w:color="auto"/>
      </w:divBdr>
    </w:div>
    <w:div w:id="660814626">
      <w:marLeft w:val="0"/>
      <w:marRight w:val="0"/>
      <w:marTop w:val="0"/>
      <w:marBottom w:val="0"/>
      <w:divBdr>
        <w:top w:val="none" w:sz="0" w:space="0" w:color="auto"/>
        <w:left w:val="none" w:sz="0" w:space="0" w:color="auto"/>
        <w:bottom w:val="none" w:sz="0" w:space="0" w:color="auto"/>
        <w:right w:val="none" w:sz="0" w:space="0" w:color="auto"/>
      </w:divBdr>
    </w:div>
    <w:div w:id="660817289">
      <w:marLeft w:val="0"/>
      <w:marRight w:val="0"/>
      <w:marTop w:val="0"/>
      <w:marBottom w:val="0"/>
      <w:divBdr>
        <w:top w:val="none" w:sz="0" w:space="0" w:color="auto"/>
        <w:left w:val="none" w:sz="0" w:space="0" w:color="auto"/>
        <w:bottom w:val="none" w:sz="0" w:space="0" w:color="auto"/>
        <w:right w:val="none" w:sz="0" w:space="0" w:color="auto"/>
      </w:divBdr>
    </w:div>
    <w:div w:id="660817757">
      <w:marLeft w:val="0"/>
      <w:marRight w:val="0"/>
      <w:marTop w:val="0"/>
      <w:marBottom w:val="0"/>
      <w:divBdr>
        <w:top w:val="none" w:sz="0" w:space="0" w:color="auto"/>
        <w:left w:val="none" w:sz="0" w:space="0" w:color="auto"/>
        <w:bottom w:val="none" w:sz="0" w:space="0" w:color="auto"/>
        <w:right w:val="none" w:sz="0" w:space="0" w:color="auto"/>
      </w:divBdr>
    </w:div>
    <w:div w:id="660933089">
      <w:marLeft w:val="0"/>
      <w:marRight w:val="0"/>
      <w:marTop w:val="0"/>
      <w:marBottom w:val="0"/>
      <w:divBdr>
        <w:top w:val="none" w:sz="0" w:space="0" w:color="auto"/>
        <w:left w:val="none" w:sz="0" w:space="0" w:color="auto"/>
        <w:bottom w:val="none" w:sz="0" w:space="0" w:color="auto"/>
        <w:right w:val="none" w:sz="0" w:space="0" w:color="auto"/>
      </w:divBdr>
    </w:div>
    <w:div w:id="660936916">
      <w:marLeft w:val="0"/>
      <w:marRight w:val="0"/>
      <w:marTop w:val="0"/>
      <w:marBottom w:val="0"/>
      <w:divBdr>
        <w:top w:val="none" w:sz="0" w:space="0" w:color="auto"/>
        <w:left w:val="none" w:sz="0" w:space="0" w:color="auto"/>
        <w:bottom w:val="none" w:sz="0" w:space="0" w:color="auto"/>
        <w:right w:val="none" w:sz="0" w:space="0" w:color="auto"/>
      </w:divBdr>
    </w:div>
    <w:div w:id="661003145">
      <w:bodyDiv w:val="1"/>
      <w:marLeft w:val="0"/>
      <w:marRight w:val="0"/>
      <w:marTop w:val="0"/>
      <w:marBottom w:val="0"/>
      <w:divBdr>
        <w:top w:val="none" w:sz="0" w:space="0" w:color="auto"/>
        <w:left w:val="none" w:sz="0" w:space="0" w:color="auto"/>
        <w:bottom w:val="none" w:sz="0" w:space="0" w:color="auto"/>
        <w:right w:val="none" w:sz="0" w:space="0" w:color="auto"/>
      </w:divBdr>
    </w:div>
    <w:div w:id="661009795">
      <w:marLeft w:val="0"/>
      <w:marRight w:val="0"/>
      <w:marTop w:val="0"/>
      <w:marBottom w:val="0"/>
      <w:divBdr>
        <w:top w:val="none" w:sz="0" w:space="0" w:color="auto"/>
        <w:left w:val="none" w:sz="0" w:space="0" w:color="auto"/>
        <w:bottom w:val="none" w:sz="0" w:space="0" w:color="auto"/>
        <w:right w:val="none" w:sz="0" w:space="0" w:color="auto"/>
      </w:divBdr>
    </w:div>
    <w:div w:id="661010362">
      <w:marLeft w:val="0"/>
      <w:marRight w:val="0"/>
      <w:marTop w:val="0"/>
      <w:marBottom w:val="0"/>
      <w:divBdr>
        <w:top w:val="none" w:sz="0" w:space="0" w:color="auto"/>
        <w:left w:val="none" w:sz="0" w:space="0" w:color="auto"/>
        <w:bottom w:val="none" w:sz="0" w:space="0" w:color="auto"/>
        <w:right w:val="none" w:sz="0" w:space="0" w:color="auto"/>
      </w:divBdr>
    </w:div>
    <w:div w:id="661087673">
      <w:marLeft w:val="0"/>
      <w:marRight w:val="0"/>
      <w:marTop w:val="0"/>
      <w:marBottom w:val="0"/>
      <w:divBdr>
        <w:top w:val="none" w:sz="0" w:space="0" w:color="auto"/>
        <w:left w:val="none" w:sz="0" w:space="0" w:color="auto"/>
        <w:bottom w:val="none" w:sz="0" w:space="0" w:color="auto"/>
        <w:right w:val="none" w:sz="0" w:space="0" w:color="auto"/>
      </w:divBdr>
    </w:div>
    <w:div w:id="661272301">
      <w:marLeft w:val="0"/>
      <w:marRight w:val="0"/>
      <w:marTop w:val="0"/>
      <w:marBottom w:val="0"/>
      <w:divBdr>
        <w:top w:val="none" w:sz="0" w:space="0" w:color="auto"/>
        <w:left w:val="none" w:sz="0" w:space="0" w:color="auto"/>
        <w:bottom w:val="none" w:sz="0" w:space="0" w:color="auto"/>
        <w:right w:val="none" w:sz="0" w:space="0" w:color="auto"/>
      </w:divBdr>
    </w:div>
    <w:div w:id="661275762">
      <w:marLeft w:val="0"/>
      <w:marRight w:val="0"/>
      <w:marTop w:val="0"/>
      <w:marBottom w:val="0"/>
      <w:divBdr>
        <w:top w:val="none" w:sz="0" w:space="0" w:color="auto"/>
        <w:left w:val="none" w:sz="0" w:space="0" w:color="auto"/>
        <w:bottom w:val="none" w:sz="0" w:space="0" w:color="auto"/>
        <w:right w:val="none" w:sz="0" w:space="0" w:color="auto"/>
      </w:divBdr>
    </w:div>
    <w:div w:id="661467090">
      <w:marLeft w:val="0"/>
      <w:marRight w:val="0"/>
      <w:marTop w:val="0"/>
      <w:marBottom w:val="0"/>
      <w:divBdr>
        <w:top w:val="none" w:sz="0" w:space="0" w:color="auto"/>
        <w:left w:val="none" w:sz="0" w:space="0" w:color="auto"/>
        <w:bottom w:val="none" w:sz="0" w:space="0" w:color="auto"/>
        <w:right w:val="none" w:sz="0" w:space="0" w:color="auto"/>
      </w:divBdr>
    </w:div>
    <w:div w:id="661473374">
      <w:marLeft w:val="0"/>
      <w:marRight w:val="0"/>
      <w:marTop w:val="0"/>
      <w:marBottom w:val="0"/>
      <w:divBdr>
        <w:top w:val="none" w:sz="0" w:space="0" w:color="auto"/>
        <w:left w:val="none" w:sz="0" w:space="0" w:color="auto"/>
        <w:bottom w:val="none" w:sz="0" w:space="0" w:color="auto"/>
        <w:right w:val="none" w:sz="0" w:space="0" w:color="auto"/>
      </w:divBdr>
    </w:div>
    <w:div w:id="661542617">
      <w:marLeft w:val="0"/>
      <w:marRight w:val="0"/>
      <w:marTop w:val="0"/>
      <w:marBottom w:val="0"/>
      <w:divBdr>
        <w:top w:val="none" w:sz="0" w:space="0" w:color="auto"/>
        <w:left w:val="none" w:sz="0" w:space="0" w:color="auto"/>
        <w:bottom w:val="none" w:sz="0" w:space="0" w:color="auto"/>
        <w:right w:val="none" w:sz="0" w:space="0" w:color="auto"/>
      </w:divBdr>
    </w:div>
    <w:div w:id="661546469">
      <w:marLeft w:val="0"/>
      <w:marRight w:val="0"/>
      <w:marTop w:val="0"/>
      <w:marBottom w:val="0"/>
      <w:divBdr>
        <w:top w:val="none" w:sz="0" w:space="0" w:color="auto"/>
        <w:left w:val="none" w:sz="0" w:space="0" w:color="auto"/>
        <w:bottom w:val="none" w:sz="0" w:space="0" w:color="auto"/>
        <w:right w:val="none" w:sz="0" w:space="0" w:color="auto"/>
      </w:divBdr>
    </w:div>
    <w:div w:id="661665201">
      <w:marLeft w:val="0"/>
      <w:marRight w:val="0"/>
      <w:marTop w:val="0"/>
      <w:marBottom w:val="0"/>
      <w:divBdr>
        <w:top w:val="none" w:sz="0" w:space="0" w:color="auto"/>
        <w:left w:val="none" w:sz="0" w:space="0" w:color="auto"/>
        <w:bottom w:val="none" w:sz="0" w:space="0" w:color="auto"/>
        <w:right w:val="none" w:sz="0" w:space="0" w:color="auto"/>
      </w:divBdr>
    </w:div>
    <w:div w:id="661667619">
      <w:marLeft w:val="0"/>
      <w:marRight w:val="0"/>
      <w:marTop w:val="0"/>
      <w:marBottom w:val="0"/>
      <w:divBdr>
        <w:top w:val="none" w:sz="0" w:space="0" w:color="auto"/>
        <w:left w:val="none" w:sz="0" w:space="0" w:color="auto"/>
        <w:bottom w:val="none" w:sz="0" w:space="0" w:color="auto"/>
        <w:right w:val="none" w:sz="0" w:space="0" w:color="auto"/>
      </w:divBdr>
    </w:div>
    <w:div w:id="661852735">
      <w:marLeft w:val="0"/>
      <w:marRight w:val="0"/>
      <w:marTop w:val="0"/>
      <w:marBottom w:val="0"/>
      <w:divBdr>
        <w:top w:val="none" w:sz="0" w:space="0" w:color="auto"/>
        <w:left w:val="none" w:sz="0" w:space="0" w:color="auto"/>
        <w:bottom w:val="none" w:sz="0" w:space="0" w:color="auto"/>
        <w:right w:val="none" w:sz="0" w:space="0" w:color="auto"/>
      </w:divBdr>
    </w:div>
    <w:div w:id="661853662">
      <w:marLeft w:val="0"/>
      <w:marRight w:val="0"/>
      <w:marTop w:val="0"/>
      <w:marBottom w:val="0"/>
      <w:divBdr>
        <w:top w:val="none" w:sz="0" w:space="0" w:color="auto"/>
        <w:left w:val="none" w:sz="0" w:space="0" w:color="auto"/>
        <w:bottom w:val="none" w:sz="0" w:space="0" w:color="auto"/>
        <w:right w:val="none" w:sz="0" w:space="0" w:color="auto"/>
      </w:divBdr>
    </w:div>
    <w:div w:id="661930435">
      <w:marLeft w:val="0"/>
      <w:marRight w:val="0"/>
      <w:marTop w:val="0"/>
      <w:marBottom w:val="0"/>
      <w:divBdr>
        <w:top w:val="none" w:sz="0" w:space="0" w:color="auto"/>
        <w:left w:val="none" w:sz="0" w:space="0" w:color="auto"/>
        <w:bottom w:val="none" w:sz="0" w:space="0" w:color="auto"/>
        <w:right w:val="none" w:sz="0" w:space="0" w:color="auto"/>
      </w:divBdr>
    </w:div>
    <w:div w:id="662125765">
      <w:marLeft w:val="0"/>
      <w:marRight w:val="0"/>
      <w:marTop w:val="0"/>
      <w:marBottom w:val="0"/>
      <w:divBdr>
        <w:top w:val="none" w:sz="0" w:space="0" w:color="auto"/>
        <w:left w:val="none" w:sz="0" w:space="0" w:color="auto"/>
        <w:bottom w:val="none" w:sz="0" w:space="0" w:color="auto"/>
        <w:right w:val="none" w:sz="0" w:space="0" w:color="auto"/>
      </w:divBdr>
    </w:div>
    <w:div w:id="662128081">
      <w:marLeft w:val="0"/>
      <w:marRight w:val="0"/>
      <w:marTop w:val="0"/>
      <w:marBottom w:val="0"/>
      <w:divBdr>
        <w:top w:val="none" w:sz="0" w:space="0" w:color="auto"/>
        <w:left w:val="none" w:sz="0" w:space="0" w:color="auto"/>
        <w:bottom w:val="none" w:sz="0" w:space="0" w:color="auto"/>
        <w:right w:val="none" w:sz="0" w:space="0" w:color="auto"/>
      </w:divBdr>
    </w:div>
    <w:div w:id="662129967">
      <w:marLeft w:val="0"/>
      <w:marRight w:val="0"/>
      <w:marTop w:val="0"/>
      <w:marBottom w:val="0"/>
      <w:divBdr>
        <w:top w:val="none" w:sz="0" w:space="0" w:color="auto"/>
        <w:left w:val="none" w:sz="0" w:space="0" w:color="auto"/>
        <w:bottom w:val="none" w:sz="0" w:space="0" w:color="auto"/>
        <w:right w:val="none" w:sz="0" w:space="0" w:color="auto"/>
      </w:divBdr>
    </w:div>
    <w:div w:id="662315568">
      <w:marLeft w:val="0"/>
      <w:marRight w:val="0"/>
      <w:marTop w:val="0"/>
      <w:marBottom w:val="0"/>
      <w:divBdr>
        <w:top w:val="none" w:sz="0" w:space="0" w:color="auto"/>
        <w:left w:val="none" w:sz="0" w:space="0" w:color="auto"/>
        <w:bottom w:val="none" w:sz="0" w:space="0" w:color="auto"/>
        <w:right w:val="none" w:sz="0" w:space="0" w:color="auto"/>
      </w:divBdr>
    </w:div>
    <w:div w:id="662318234">
      <w:marLeft w:val="0"/>
      <w:marRight w:val="0"/>
      <w:marTop w:val="0"/>
      <w:marBottom w:val="0"/>
      <w:divBdr>
        <w:top w:val="none" w:sz="0" w:space="0" w:color="auto"/>
        <w:left w:val="none" w:sz="0" w:space="0" w:color="auto"/>
        <w:bottom w:val="none" w:sz="0" w:space="0" w:color="auto"/>
        <w:right w:val="none" w:sz="0" w:space="0" w:color="auto"/>
      </w:divBdr>
    </w:div>
    <w:div w:id="662514574">
      <w:marLeft w:val="0"/>
      <w:marRight w:val="0"/>
      <w:marTop w:val="0"/>
      <w:marBottom w:val="0"/>
      <w:divBdr>
        <w:top w:val="none" w:sz="0" w:space="0" w:color="auto"/>
        <w:left w:val="none" w:sz="0" w:space="0" w:color="auto"/>
        <w:bottom w:val="none" w:sz="0" w:space="0" w:color="auto"/>
        <w:right w:val="none" w:sz="0" w:space="0" w:color="auto"/>
      </w:divBdr>
    </w:div>
    <w:div w:id="662664253">
      <w:marLeft w:val="0"/>
      <w:marRight w:val="0"/>
      <w:marTop w:val="0"/>
      <w:marBottom w:val="0"/>
      <w:divBdr>
        <w:top w:val="none" w:sz="0" w:space="0" w:color="auto"/>
        <w:left w:val="none" w:sz="0" w:space="0" w:color="auto"/>
        <w:bottom w:val="none" w:sz="0" w:space="0" w:color="auto"/>
        <w:right w:val="none" w:sz="0" w:space="0" w:color="auto"/>
      </w:divBdr>
    </w:div>
    <w:div w:id="662664546">
      <w:marLeft w:val="0"/>
      <w:marRight w:val="0"/>
      <w:marTop w:val="0"/>
      <w:marBottom w:val="0"/>
      <w:divBdr>
        <w:top w:val="none" w:sz="0" w:space="0" w:color="auto"/>
        <w:left w:val="none" w:sz="0" w:space="0" w:color="auto"/>
        <w:bottom w:val="none" w:sz="0" w:space="0" w:color="auto"/>
        <w:right w:val="none" w:sz="0" w:space="0" w:color="auto"/>
      </w:divBdr>
    </w:div>
    <w:div w:id="662852921">
      <w:marLeft w:val="0"/>
      <w:marRight w:val="0"/>
      <w:marTop w:val="0"/>
      <w:marBottom w:val="0"/>
      <w:divBdr>
        <w:top w:val="none" w:sz="0" w:space="0" w:color="auto"/>
        <w:left w:val="none" w:sz="0" w:space="0" w:color="auto"/>
        <w:bottom w:val="none" w:sz="0" w:space="0" w:color="auto"/>
        <w:right w:val="none" w:sz="0" w:space="0" w:color="auto"/>
      </w:divBdr>
    </w:div>
    <w:div w:id="662859404">
      <w:marLeft w:val="0"/>
      <w:marRight w:val="0"/>
      <w:marTop w:val="0"/>
      <w:marBottom w:val="0"/>
      <w:divBdr>
        <w:top w:val="none" w:sz="0" w:space="0" w:color="auto"/>
        <w:left w:val="none" w:sz="0" w:space="0" w:color="auto"/>
        <w:bottom w:val="none" w:sz="0" w:space="0" w:color="auto"/>
        <w:right w:val="none" w:sz="0" w:space="0" w:color="auto"/>
      </w:divBdr>
    </w:div>
    <w:div w:id="662969905">
      <w:marLeft w:val="0"/>
      <w:marRight w:val="0"/>
      <w:marTop w:val="0"/>
      <w:marBottom w:val="0"/>
      <w:divBdr>
        <w:top w:val="none" w:sz="0" w:space="0" w:color="auto"/>
        <w:left w:val="none" w:sz="0" w:space="0" w:color="auto"/>
        <w:bottom w:val="none" w:sz="0" w:space="0" w:color="auto"/>
        <w:right w:val="none" w:sz="0" w:space="0" w:color="auto"/>
      </w:divBdr>
    </w:div>
    <w:div w:id="663046770">
      <w:marLeft w:val="0"/>
      <w:marRight w:val="0"/>
      <w:marTop w:val="0"/>
      <w:marBottom w:val="0"/>
      <w:divBdr>
        <w:top w:val="none" w:sz="0" w:space="0" w:color="auto"/>
        <w:left w:val="none" w:sz="0" w:space="0" w:color="auto"/>
        <w:bottom w:val="none" w:sz="0" w:space="0" w:color="auto"/>
        <w:right w:val="none" w:sz="0" w:space="0" w:color="auto"/>
      </w:divBdr>
    </w:div>
    <w:div w:id="663122919">
      <w:marLeft w:val="0"/>
      <w:marRight w:val="0"/>
      <w:marTop w:val="0"/>
      <w:marBottom w:val="0"/>
      <w:divBdr>
        <w:top w:val="none" w:sz="0" w:space="0" w:color="auto"/>
        <w:left w:val="none" w:sz="0" w:space="0" w:color="auto"/>
        <w:bottom w:val="none" w:sz="0" w:space="0" w:color="auto"/>
        <w:right w:val="none" w:sz="0" w:space="0" w:color="auto"/>
      </w:divBdr>
    </w:div>
    <w:div w:id="663166935">
      <w:marLeft w:val="0"/>
      <w:marRight w:val="0"/>
      <w:marTop w:val="0"/>
      <w:marBottom w:val="0"/>
      <w:divBdr>
        <w:top w:val="none" w:sz="0" w:space="0" w:color="auto"/>
        <w:left w:val="none" w:sz="0" w:space="0" w:color="auto"/>
        <w:bottom w:val="none" w:sz="0" w:space="0" w:color="auto"/>
        <w:right w:val="none" w:sz="0" w:space="0" w:color="auto"/>
      </w:divBdr>
    </w:div>
    <w:div w:id="663170946">
      <w:marLeft w:val="0"/>
      <w:marRight w:val="0"/>
      <w:marTop w:val="0"/>
      <w:marBottom w:val="0"/>
      <w:divBdr>
        <w:top w:val="none" w:sz="0" w:space="0" w:color="auto"/>
        <w:left w:val="none" w:sz="0" w:space="0" w:color="auto"/>
        <w:bottom w:val="none" w:sz="0" w:space="0" w:color="auto"/>
        <w:right w:val="none" w:sz="0" w:space="0" w:color="auto"/>
      </w:divBdr>
    </w:div>
    <w:div w:id="663171633">
      <w:marLeft w:val="0"/>
      <w:marRight w:val="0"/>
      <w:marTop w:val="0"/>
      <w:marBottom w:val="0"/>
      <w:divBdr>
        <w:top w:val="none" w:sz="0" w:space="0" w:color="auto"/>
        <w:left w:val="none" w:sz="0" w:space="0" w:color="auto"/>
        <w:bottom w:val="none" w:sz="0" w:space="0" w:color="auto"/>
        <w:right w:val="none" w:sz="0" w:space="0" w:color="auto"/>
      </w:divBdr>
    </w:div>
    <w:div w:id="663242654">
      <w:marLeft w:val="0"/>
      <w:marRight w:val="0"/>
      <w:marTop w:val="0"/>
      <w:marBottom w:val="0"/>
      <w:divBdr>
        <w:top w:val="none" w:sz="0" w:space="0" w:color="auto"/>
        <w:left w:val="none" w:sz="0" w:space="0" w:color="auto"/>
        <w:bottom w:val="none" w:sz="0" w:space="0" w:color="auto"/>
        <w:right w:val="none" w:sz="0" w:space="0" w:color="auto"/>
      </w:divBdr>
    </w:div>
    <w:div w:id="663245402">
      <w:marLeft w:val="0"/>
      <w:marRight w:val="0"/>
      <w:marTop w:val="0"/>
      <w:marBottom w:val="0"/>
      <w:divBdr>
        <w:top w:val="none" w:sz="0" w:space="0" w:color="auto"/>
        <w:left w:val="none" w:sz="0" w:space="0" w:color="auto"/>
        <w:bottom w:val="none" w:sz="0" w:space="0" w:color="auto"/>
        <w:right w:val="none" w:sz="0" w:space="0" w:color="auto"/>
      </w:divBdr>
    </w:div>
    <w:div w:id="663320270">
      <w:marLeft w:val="0"/>
      <w:marRight w:val="0"/>
      <w:marTop w:val="0"/>
      <w:marBottom w:val="0"/>
      <w:divBdr>
        <w:top w:val="none" w:sz="0" w:space="0" w:color="auto"/>
        <w:left w:val="none" w:sz="0" w:space="0" w:color="auto"/>
        <w:bottom w:val="none" w:sz="0" w:space="0" w:color="auto"/>
        <w:right w:val="none" w:sz="0" w:space="0" w:color="auto"/>
      </w:divBdr>
    </w:div>
    <w:div w:id="663553333">
      <w:marLeft w:val="0"/>
      <w:marRight w:val="0"/>
      <w:marTop w:val="0"/>
      <w:marBottom w:val="0"/>
      <w:divBdr>
        <w:top w:val="none" w:sz="0" w:space="0" w:color="auto"/>
        <w:left w:val="none" w:sz="0" w:space="0" w:color="auto"/>
        <w:bottom w:val="none" w:sz="0" w:space="0" w:color="auto"/>
        <w:right w:val="none" w:sz="0" w:space="0" w:color="auto"/>
      </w:divBdr>
    </w:div>
    <w:div w:id="663582299">
      <w:marLeft w:val="0"/>
      <w:marRight w:val="0"/>
      <w:marTop w:val="0"/>
      <w:marBottom w:val="0"/>
      <w:divBdr>
        <w:top w:val="none" w:sz="0" w:space="0" w:color="auto"/>
        <w:left w:val="none" w:sz="0" w:space="0" w:color="auto"/>
        <w:bottom w:val="none" w:sz="0" w:space="0" w:color="auto"/>
        <w:right w:val="none" w:sz="0" w:space="0" w:color="auto"/>
      </w:divBdr>
    </w:div>
    <w:div w:id="663631808">
      <w:marLeft w:val="0"/>
      <w:marRight w:val="0"/>
      <w:marTop w:val="0"/>
      <w:marBottom w:val="0"/>
      <w:divBdr>
        <w:top w:val="none" w:sz="0" w:space="0" w:color="auto"/>
        <w:left w:val="none" w:sz="0" w:space="0" w:color="auto"/>
        <w:bottom w:val="none" w:sz="0" w:space="0" w:color="auto"/>
        <w:right w:val="none" w:sz="0" w:space="0" w:color="auto"/>
      </w:divBdr>
    </w:div>
    <w:div w:id="663699760">
      <w:marLeft w:val="0"/>
      <w:marRight w:val="0"/>
      <w:marTop w:val="0"/>
      <w:marBottom w:val="0"/>
      <w:divBdr>
        <w:top w:val="none" w:sz="0" w:space="0" w:color="auto"/>
        <w:left w:val="none" w:sz="0" w:space="0" w:color="auto"/>
        <w:bottom w:val="none" w:sz="0" w:space="0" w:color="auto"/>
        <w:right w:val="none" w:sz="0" w:space="0" w:color="auto"/>
      </w:divBdr>
    </w:div>
    <w:div w:id="663706211">
      <w:marLeft w:val="0"/>
      <w:marRight w:val="0"/>
      <w:marTop w:val="0"/>
      <w:marBottom w:val="0"/>
      <w:divBdr>
        <w:top w:val="none" w:sz="0" w:space="0" w:color="auto"/>
        <w:left w:val="none" w:sz="0" w:space="0" w:color="auto"/>
        <w:bottom w:val="none" w:sz="0" w:space="0" w:color="auto"/>
        <w:right w:val="none" w:sz="0" w:space="0" w:color="auto"/>
      </w:divBdr>
    </w:div>
    <w:div w:id="663778513">
      <w:marLeft w:val="0"/>
      <w:marRight w:val="0"/>
      <w:marTop w:val="0"/>
      <w:marBottom w:val="0"/>
      <w:divBdr>
        <w:top w:val="none" w:sz="0" w:space="0" w:color="auto"/>
        <w:left w:val="none" w:sz="0" w:space="0" w:color="auto"/>
        <w:bottom w:val="none" w:sz="0" w:space="0" w:color="auto"/>
        <w:right w:val="none" w:sz="0" w:space="0" w:color="auto"/>
      </w:divBdr>
    </w:div>
    <w:div w:id="663901182">
      <w:marLeft w:val="0"/>
      <w:marRight w:val="0"/>
      <w:marTop w:val="0"/>
      <w:marBottom w:val="0"/>
      <w:divBdr>
        <w:top w:val="none" w:sz="0" w:space="0" w:color="auto"/>
        <w:left w:val="none" w:sz="0" w:space="0" w:color="auto"/>
        <w:bottom w:val="none" w:sz="0" w:space="0" w:color="auto"/>
        <w:right w:val="none" w:sz="0" w:space="0" w:color="auto"/>
      </w:divBdr>
    </w:div>
    <w:div w:id="663975734">
      <w:marLeft w:val="0"/>
      <w:marRight w:val="0"/>
      <w:marTop w:val="0"/>
      <w:marBottom w:val="0"/>
      <w:divBdr>
        <w:top w:val="none" w:sz="0" w:space="0" w:color="auto"/>
        <w:left w:val="none" w:sz="0" w:space="0" w:color="auto"/>
        <w:bottom w:val="none" w:sz="0" w:space="0" w:color="auto"/>
        <w:right w:val="none" w:sz="0" w:space="0" w:color="auto"/>
      </w:divBdr>
    </w:div>
    <w:div w:id="664015308">
      <w:marLeft w:val="0"/>
      <w:marRight w:val="0"/>
      <w:marTop w:val="0"/>
      <w:marBottom w:val="0"/>
      <w:divBdr>
        <w:top w:val="none" w:sz="0" w:space="0" w:color="auto"/>
        <w:left w:val="none" w:sz="0" w:space="0" w:color="auto"/>
        <w:bottom w:val="none" w:sz="0" w:space="0" w:color="auto"/>
        <w:right w:val="none" w:sz="0" w:space="0" w:color="auto"/>
      </w:divBdr>
    </w:div>
    <w:div w:id="664086660">
      <w:bodyDiv w:val="1"/>
      <w:marLeft w:val="0"/>
      <w:marRight w:val="0"/>
      <w:marTop w:val="0"/>
      <w:marBottom w:val="0"/>
      <w:divBdr>
        <w:top w:val="none" w:sz="0" w:space="0" w:color="auto"/>
        <w:left w:val="none" w:sz="0" w:space="0" w:color="auto"/>
        <w:bottom w:val="none" w:sz="0" w:space="0" w:color="auto"/>
        <w:right w:val="none" w:sz="0" w:space="0" w:color="auto"/>
      </w:divBdr>
    </w:div>
    <w:div w:id="664212586">
      <w:marLeft w:val="0"/>
      <w:marRight w:val="0"/>
      <w:marTop w:val="0"/>
      <w:marBottom w:val="0"/>
      <w:divBdr>
        <w:top w:val="none" w:sz="0" w:space="0" w:color="auto"/>
        <w:left w:val="none" w:sz="0" w:space="0" w:color="auto"/>
        <w:bottom w:val="none" w:sz="0" w:space="0" w:color="auto"/>
        <w:right w:val="none" w:sz="0" w:space="0" w:color="auto"/>
      </w:divBdr>
    </w:div>
    <w:div w:id="664355762">
      <w:marLeft w:val="0"/>
      <w:marRight w:val="0"/>
      <w:marTop w:val="0"/>
      <w:marBottom w:val="0"/>
      <w:divBdr>
        <w:top w:val="none" w:sz="0" w:space="0" w:color="auto"/>
        <w:left w:val="none" w:sz="0" w:space="0" w:color="auto"/>
        <w:bottom w:val="none" w:sz="0" w:space="0" w:color="auto"/>
        <w:right w:val="none" w:sz="0" w:space="0" w:color="auto"/>
      </w:divBdr>
    </w:div>
    <w:div w:id="664431485">
      <w:marLeft w:val="0"/>
      <w:marRight w:val="0"/>
      <w:marTop w:val="0"/>
      <w:marBottom w:val="0"/>
      <w:divBdr>
        <w:top w:val="none" w:sz="0" w:space="0" w:color="auto"/>
        <w:left w:val="none" w:sz="0" w:space="0" w:color="auto"/>
        <w:bottom w:val="none" w:sz="0" w:space="0" w:color="auto"/>
        <w:right w:val="none" w:sz="0" w:space="0" w:color="auto"/>
      </w:divBdr>
    </w:div>
    <w:div w:id="664436102">
      <w:marLeft w:val="0"/>
      <w:marRight w:val="0"/>
      <w:marTop w:val="0"/>
      <w:marBottom w:val="0"/>
      <w:divBdr>
        <w:top w:val="none" w:sz="0" w:space="0" w:color="auto"/>
        <w:left w:val="none" w:sz="0" w:space="0" w:color="auto"/>
        <w:bottom w:val="none" w:sz="0" w:space="0" w:color="auto"/>
        <w:right w:val="none" w:sz="0" w:space="0" w:color="auto"/>
      </w:divBdr>
    </w:div>
    <w:div w:id="664478160">
      <w:marLeft w:val="0"/>
      <w:marRight w:val="0"/>
      <w:marTop w:val="0"/>
      <w:marBottom w:val="0"/>
      <w:divBdr>
        <w:top w:val="none" w:sz="0" w:space="0" w:color="auto"/>
        <w:left w:val="none" w:sz="0" w:space="0" w:color="auto"/>
        <w:bottom w:val="none" w:sz="0" w:space="0" w:color="auto"/>
        <w:right w:val="none" w:sz="0" w:space="0" w:color="auto"/>
      </w:divBdr>
    </w:div>
    <w:div w:id="664624615">
      <w:marLeft w:val="0"/>
      <w:marRight w:val="0"/>
      <w:marTop w:val="0"/>
      <w:marBottom w:val="0"/>
      <w:divBdr>
        <w:top w:val="none" w:sz="0" w:space="0" w:color="auto"/>
        <w:left w:val="none" w:sz="0" w:space="0" w:color="auto"/>
        <w:bottom w:val="none" w:sz="0" w:space="0" w:color="auto"/>
        <w:right w:val="none" w:sz="0" w:space="0" w:color="auto"/>
      </w:divBdr>
    </w:div>
    <w:div w:id="664627387">
      <w:marLeft w:val="0"/>
      <w:marRight w:val="0"/>
      <w:marTop w:val="0"/>
      <w:marBottom w:val="0"/>
      <w:divBdr>
        <w:top w:val="none" w:sz="0" w:space="0" w:color="auto"/>
        <w:left w:val="none" w:sz="0" w:space="0" w:color="auto"/>
        <w:bottom w:val="none" w:sz="0" w:space="0" w:color="auto"/>
        <w:right w:val="none" w:sz="0" w:space="0" w:color="auto"/>
      </w:divBdr>
    </w:div>
    <w:div w:id="664669408">
      <w:marLeft w:val="0"/>
      <w:marRight w:val="0"/>
      <w:marTop w:val="0"/>
      <w:marBottom w:val="0"/>
      <w:divBdr>
        <w:top w:val="none" w:sz="0" w:space="0" w:color="auto"/>
        <w:left w:val="none" w:sz="0" w:space="0" w:color="auto"/>
        <w:bottom w:val="none" w:sz="0" w:space="0" w:color="auto"/>
        <w:right w:val="none" w:sz="0" w:space="0" w:color="auto"/>
      </w:divBdr>
    </w:div>
    <w:div w:id="664674294">
      <w:marLeft w:val="0"/>
      <w:marRight w:val="0"/>
      <w:marTop w:val="0"/>
      <w:marBottom w:val="0"/>
      <w:divBdr>
        <w:top w:val="none" w:sz="0" w:space="0" w:color="auto"/>
        <w:left w:val="none" w:sz="0" w:space="0" w:color="auto"/>
        <w:bottom w:val="none" w:sz="0" w:space="0" w:color="auto"/>
        <w:right w:val="none" w:sz="0" w:space="0" w:color="auto"/>
      </w:divBdr>
    </w:div>
    <w:div w:id="664818482">
      <w:marLeft w:val="0"/>
      <w:marRight w:val="0"/>
      <w:marTop w:val="0"/>
      <w:marBottom w:val="0"/>
      <w:divBdr>
        <w:top w:val="none" w:sz="0" w:space="0" w:color="auto"/>
        <w:left w:val="none" w:sz="0" w:space="0" w:color="auto"/>
        <w:bottom w:val="none" w:sz="0" w:space="0" w:color="auto"/>
        <w:right w:val="none" w:sz="0" w:space="0" w:color="auto"/>
      </w:divBdr>
    </w:div>
    <w:div w:id="664820702">
      <w:marLeft w:val="0"/>
      <w:marRight w:val="0"/>
      <w:marTop w:val="0"/>
      <w:marBottom w:val="0"/>
      <w:divBdr>
        <w:top w:val="none" w:sz="0" w:space="0" w:color="auto"/>
        <w:left w:val="none" w:sz="0" w:space="0" w:color="auto"/>
        <w:bottom w:val="none" w:sz="0" w:space="0" w:color="auto"/>
        <w:right w:val="none" w:sz="0" w:space="0" w:color="auto"/>
      </w:divBdr>
    </w:div>
    <w:div w:id="664821389">
      <w:marLeft w:val="0"/>
      <w:marRight w:val="0"/>
      <w:marTop w:val="0"/>
      <w:marBottom w:val="0"/>
      <w:divBdr>
        <w:top w:val="none" w:sz="0" w:space="0" w:color="auto"/>
        <w:left w:val="none" w:sz="0" w:space="0" w:color="auto"/>
        <w:bottom w:val="none" w:sz="0" w:space="0" w:color="auto"/>
        <w:right w:val="none" w:sz="0" w:space="0" w:color="auto"/>
      </w:divBdr>
    </w:div>
    <w:div w:id="664863908">
      <w:marLeft w:val="0"/>
      <w:marRight w:val="0"/>
      <w:marTop w:val="0"/>
      <w:marBottom w:val="0"/>
      <w:divBdr>
        <w:top w:val="none" w:sz="0" w:space="0" w:color="auto"/>
        <w:left w:val="none" w:sz="0" w:space="0" w:color="auto"/>
        <w:bottom w:val="none" w:sz="0" w:space="0" w:color="auto"/>
        <w:right w:val="none" w:sz="0" w:space="0" w:color="auto"/>
      </w:divBdr>
    </w:div>
    <w:div w:id="664864682">
      <w:marLeft w:val="0"/>
      <w:marRight w:val="0"/>
      <w:marTop w:val="0"/>
      <w:marBottom w:val="0"/>
      <w:divBdr>
        <w:top w:val="none" w:sz="0" w:space="0" w:color="auto"/>
        <w:left w:val="none" w:sz="0" w:space="0" w:color="auto"/>
        <w:bottom w:val="none" w:sz="0" w:space="0" w:color="auto"/>
        <w:right w:val="none" w:sz="0" w:space="0" w:color="auto"/>
      </w:divBdr>
    </w:div>
    <w:div w:id="664941160">
      <w:marLeft w:val="0"/>
      <w:marRight w:val="0"/>
      <w:marTop w:val="0"/>
      <w:marBottom w:val="0"/>
      <w:divBdr>
        <w:top w:val="none" w:sz="0" w:space="0" w:color="auto"/>
        <w:left w:val="none" w:sz="0" w:space="0" w:color="auto"/>
        <w:bottom w:val="none" w:sz="0" w:space="0" w:color="auto"/>
        <w:right w:val="none" w:sz="0" w:space="0" w:color="auto"/>
      </w:divBdr>
    </w:div>
    <w:div w:id="665205528">
      <w:marLeft w:val="0"/>
      <w:marRight w:val="0"/>
      <w:marTop w:val="0"/>
      <w:marBottom w:val="0"/>
      <w:divBdr>
        <w:top w:val="none" w:sz="0" w:space="0" w:color="auto"/>
        <w:left w:val="none" w:sz="0" w:space="0" w:color="auto"/>
        <w:bottom w:val="none" w:sz="0" w:space="0" w:color="auto"/>
        <w:right w:val="none" w:sz="0" w:space="0" w:color="auto"/>
      </w:divBdr>
    </w:div>
    <w:div w:id="665212999">
      <w:marLeft w:val="0"/>
      <w:marRight w:val="0"/>
      <w:marTop w:val="0"/>
      <w:marBottom w:val="0"/>
      <w:divBdr>
        <w:top w:val="none" w:sz="0" w:space="0" w:color="auto"/>
        <w:left w:val="none" w:sz="0" w:space="0" w:color="auto"/>
        <w:bottom w:val="none" w:sz="0" w:space="0" w:color="auto"/>
        <w:right w:val="none" w:sz="0" w:space="0" w:color="auto"/>
      </w:divBdr>
    </w:div>
    <w:div w:id="665281782">
      <w:marLeft w:val="0"/>
      <w:marRight w:val="0"/>
      <w:marTop w:val="0"/>
      <w:marBottom w:val="0"/>
      <w:divBdr>
        <w:top w:val="none" w:sz="0" w:space="0" w:color="auto"/>
        <w:left w:val="none" w:sz="0" w:space="0" w:color="auto"/>
        <w:bottom w:val="none" w:sz="0" w:space="0" w:color="auto"/>
        <w:right w:val="none" w:sz="0" w:space="0" w:color="auto"/>
      </w:divBdr>
    </w:div>
    <w:div w:id="665326246">
      <w:bodyDiv w:val="1"/>
      <w:marLeft w:val="0"/>
      <w:marRight w:val="0"/>
      <w:marTop w:val="0"/>
      <w:marBottom w:val="0"/>
      <w:divBdr>
        <w:top w:val="none" w:sz="0" w:space="0" w:color="auto"/>
        <w:left w:val="none" w:sz="0" w:space="0" w:color="auto"/>
        <w:bottom w:val="none" w:sz="0" w:space="0" w:color="auto"/>
        <w:right w:val="none" w:sz="0" w:space="0" w:color="auto"/>
      </w:divBdr>
    </w:div>
    <w:div w:id="665330339">
      <w:marLeft w:val="0"/>
      <w:marRight w:val="0"/>
      <w:marTop w:val="0"/>
      <w:marBottom w:val="0"/>
      <w:divBdr>
        <w:top w:val="none" w:sz="0" w:space="0" w:color="auto"/>
        <w:left w:val="none" w:sz="0" w:space="0" w:color="auto"/>
        <w:bottom w:val="none" w:sz="0" w:space="0" w:color="auto"/>
        <w:right w:val="none" w:sz="0" w:space="0" w:color="auto"/>
      </w:divBdr>
    </w:div>
    <w:div w:id="665400212">
      <w:marLeft w:val="0"/>
      <w:marRight w:val="0"/>
      <w:marTop w:val="0"/>
      <w:marBottom w:val="0"/>
      <w:divBdr>
        <w:top w:val="none" w:sz="0" w:space="0" w:color="auto"/>
        <w:left w:val="none" w:sz="0" w:space="0" w:color="auto"/>
        <w:bottom w:val="none" w:sz="0" w:space="0" w:color="auto"/>
        <w:right w:val="none" w:sz="0" w:space="0" w:color="auto"/>
      </w:divBdr>
    </w:div>
    <w:div w:id="665406126">
      <w:marLeft w:val="0"/>
      <w:marRight w:val="0"/>
      <w:marTop w:val="0"/>
      <w:marBottom w:val="0"/>
      <w:divBdr>
        <w:top w:val="none" w:sz="0" w:space="0" w:color="auto"/>
        <w:left w:val="none" w:sz="0" w:space="0" w:color="auto"/>
        <w:bottom w:val="none" w:sz="0" w:space="0" w:color="auto"/>
        <w:right w:val="none" w:sz="0" w:space="0" w:color="auto"/>
      </w:divBdr>
    </w:div>
    <w:div w:id="665475066">
      <w:marLeft w:val="0"/>
      <w:marRight w:val="0"/>
      <w:marTop w:val="0"/>
      <w:marBottom w:val="0"/>
      <w:divBdr>
        <w:top w:val="none" w:sz="0" w:space="0" w:color="auto"/>
        <w:left w:val="none" w:sz="0" w:space="0" w:color="auto"/>
        <w:bottom w:val="none" w:sz="0" w:space="0" w:color="auto"/>
        <w:right w:val="none" w:sz="0" w:space="0" w:color="auto"/>
      </w:divBdr>
    </w:div>
    <w:div w:id="665478730">
      <w:marLeft w:val="0"/>
      <w:marRight w:val="0"/>
      <w:marTop w:val="0"/>
      <w:marBottom w:val="0"/>
      <w:divBdr>
        <w:top w:val="none" w:sz="0" w:space="0" w:color="auto"/>
        <w:left w:val="none" w:sz="0" w:space="0" w:color="auto"/>
        <w:bottom w:val="none" w:sz="0" w:space="0" w:color="auto"/>
        <w:right w:val="none" w:sz="0" w:space="0" w:color="auto"/>
      </w:divBdr>
    </w:div>
    <w:div w:id="665787079">
      <w:marLeft w:val="0"/>
      <w:marRight w:val="0"/>
      <w:marTop w:val="0"/>
      <w:marBottom w:val="0"/>
      <w:divBdr>
        <w:top w:val="none" w:sz="0" w:space="0" w:color="auto"/>
        <w:left w:val="none" w:sz="0" w:space="0" w:color="auto"/>
        <w:bottom w:val="none" w:sz="0" w:space="0" w:color="auto"/>
        <w:right w:val="none" w:sz="0" w:space="0" w:color="auto"/>
      </w:divBdr>
    </w:div>
    <w:div w:id="665791918">
      <w:marLeft w:val="0"/>
      <w:marRight w:val="0"/>
      <w:marTop w:val="0"/>
      <w:marBottom w:val="0"/>
      <w:divBdr>
        <w:top w:val="none" w:sz="0" w:space="0" w:color="auto"/>
        <w:left w:val="none" w:sz="0" w:space="0" w:color="auto"/>
        <w:bottom w:val="none" w:sz="0" w:space="0" w:color="auto"/>
        <w:right w:val="none" w:sz="0" w:space="0" w:color="auto"/>
      </w:divBdr>
    </w:div>
    <w:div w:id="666056459">
      <w:marLeft w:val="0"/>
      <w:marRight w:val="0"/>
      <w:marTop w:val="0"/>
      <w:marBottom w:val="0"/>
      <w:divBdr>
        <w:top w:val="none" w:sz="0" w:space="0" w:color="auto"/>
        <w:left w:val="none" w:sz="0" w:space="0" w:color="auto"/>
        <w:bottom w:val="none" w:sz="0" w:space="0" w:color="auto"/>
        <w:right w:val="none" w:sz="0" w:space="0" w:color="auto"/>
      </w:divBdr>
    </w:div>
    <w:div w:id="666136170">
      <w:marLeft w:val="0"/>
      <w:marRight w:val="0"/>
      <w:marTop w:val="0"/>
      <w:marBottom w:val="0"/>
      <w:divBdr>
        <w:top w:val="none" w:sz="0" w:space="0" w:color="auto"/>
        <w:left w:val="none" w:sz="0" w:space="0" w:color="auto"/>
        <w:bottom w:val="none" w:sz="0" w:space="0" w:color="auto"/>
        <w:right w:val="none" w:sz="0" w:space="0" w:color="auto"/>
      </w:divBdr>
    </w:div>
    <w:div w:id="666136604">
      <w:marLeft w:val="0"/>
      <w:marRight w:val="0"/>
      <w:marTop w:val="0"/>
      <w:marBottom w:val="0"/>
      <w:divBdr>
        <w:top w:val="none" w:sz="0" w:space="0" w:color="auto"/>
        <w:left w:val="none" w:sz="0" w:space="0" w:color="auto"/>
        <w:bottom w:val="none" w:sz="0" w:space="0" w:color="auto"/>
        <w:right w:val="none" w:sz="0" w:space="0" w:color="auto"/>
      </w:divBdr>
    </w:div>
    <w:div w:id="666245507">
      <w:marLeft w:val="0"/>
      <w:marRight w:val="0"/>
      <w:marTop w:val="0"/>
      <w:marBottom w:val="0"/>
      <w:divBdr>
        <w:top w:val="none" w:sz="0" w:space="0" w:color="auto"/>
        <w:left w:val="none" w:sz="0" w:space="0" w:color="auto"/>
        <w:bottom w:val="none" w:sz="0" w:space="0" w:color="auto"/>
        <w:right w:val="none" w:sz="0" w:space="0" w:color="auto"/>
      </w:divBdr>
    </w:div>
    <w:div w:id="666518033">
      <w:marLeft w:val="0"/>
      <w:marRight w:val="0"/>
      <w:marTop w:val="0"/>
      <w:marBottom w:val="0"/>
      <w:divBdr>
        <w:top w:val="none" w:sz="0" w:space="0" w:color="auto"/>
        <w:left w:val="none" w:sz="0" w:space="0" w:color="auto"/>
        <w:bottom w:val="none" w:sz="0" w:space="0" w:color="auto"/>
        <w:right w:val="none" w:sz="0" w:space="0" w:color="auto"/>
      </w:divBdr>
    </w:div>
    <w:div w:id="666596979">
      <w:marLeft w:val="0"/>
      <w:marRight w:val="0"/>
      <w:marTop w:val="0"/>
      <w:marBottom w:val="0"/>
      <w:divBdr>
        <w:top w:val="none" w:sz="0" w:space="0" w:color="auto"/>
        <w:left w:val="none" w:sz="0" w:space="0" w:color="auto"/>
        <w:bottom w:val="none" w:sz="0" w:space="0" w:color="auto"/>
        <w:right w:val="none" w:sz="0" w:space="0" w:color="auto"/>
      </w:divBdr>
    </w:div>
    <w:div w:id="666861136">
      <w:marLeft w:val="0"/>
      <w:marRight w:val="0"/>
      <w:marTop w:val="0"/>
      <w:marBottom w:val="0"/>
      <w:divBdr>
        <w:top w:val="none" w:sz="0" w:space="0" w:color="auto"/>
        <w:left w:val="none" w:sz="0" w:space="0" w:color="auto"/>
        <w:bottom w:val="none" w:sz="0" w:space="0" w:color="auto"/>
        <w:right w:val="none" w:sz="0" w:space="0" w:color="auto"/>
      </w:divBdr>
    </w:div>
    <w:div w:id="666903216">
      <w:marLeft w:val="0"/>
      <w:marRight w:val="0"/>
      <w:marTop w:val="0"/>
      <w:marBottom w:val="0"/>
      <w:divBdr>
        <w:top w:val="none" w:sz="0" w:space="0" w:color="auto"/>
        <w:left w:val="none" w:sz="0" w:space="0" w:color="auto"/>
        <w:bottom w:val="none" w:sz="0" w:space="0" w:color="auto"/>
        <w:right w:val="none" w:sz="0" w:space="0" w:color="auto"/>
      </w:divBdr>
    </w:div>
    <w:div w:id="666905089">
      <w:bodyDiv w:val="1"/>
      <w:marLeft w:val="0"/>
      <w:marRight w:val="0"/>
      <w:marTop w:val="0"/>
      <w:marBottom w:val="0"/>
      <w:divBdr>
        <w:top w:val="none" w:sz="0" w:space="0" w:color="auto"/>
        <w:left w:val="none" w:sz="0" w:space="0" w:color="auto"/>
        <w:bottom w:val="none" w:sz="0" w:space="0" w:color="auto"/>
        <w:right w:val="none" w:sz="0" w:space="0" w:color="auto"/>
      </w:divBdr>
    </w:div>
    <w:div w:id="666979103">
      <w:marLeft w:val="0"/>
      <w:marRight w:val="0"/>
      <w:marTop w:val="0"/>
      <w:marBottom w:val="0"/>
      <w:divBdr>
        <w:top w:val="none" w:sz="0" w:space="0" w:color="auto"/>
        <w:left w:val="none" w:sz="0" w:space="0" w:color="auto"/>
        <w:bottom w:val="none" w:sz="0" w:space="0" w:color="auto"/>
        <w:right w:val="none" w:sz="0" w:space="0" w:color="auto"/>
      </w:divBdr>
    </w:div>
    <w:div w:id="667096528">
      <w:marLeft w:val="0"/>
      <w:marRight w:val="0"/>
      <w:marTop w:val="0"/>
      <w:marBottom w:val="0"/>
      <w:divBdr>
        <w:top w:val="none" w:sz="0" w:space="0" w:color="auto"/>
        <w:left w:val="none" w:sz="0" w:space="0" w:color="auto"/>
        <w:bottom w:val="none" w:sz="0" w:space="0" w:color="auto"/>
        <w:right w:val="none" w:sz="0" w:space="0" w:color="auto"/>
      </w:divBdr>
    </w:div>
    <w:div w:id="667098211">
      <w:marLeft w:val="0"/>
      <w:marRight w:val="0"/>
      <w:marTop w:val="0"/>
      <w:marBottom w:val="0"/>
      <w:divBdr>
        <w:top w:val="none" w:sz="0" w:space="0" w:color="auto"/>
        <w:left w:val="none" w:sz="0" w:space="0" w:color="auto"/>
        <w:bottom w:val="none" w:sz="0" w:space="0" w:color="auto"/>
        <w:right w:val="none" w:sz="0" w:space="0" w:color="auto"/>
      </w:divBdr>
    </w:div>
    <w:div w:id="667251555">
      <w:bodyDiv w:val="1"/>
      <w:marLeft w:val="0"/>
      <w:marRight w:val="0"/>
      <w:marTop w:val="0"/>
      <w:marBottom w:val="0"/>
      <w:divBdr>
        <w:top w:val="none" w:sz="0" w:space="0" w:color="auto"/>
        <w:left w:val="none" w:sz="0" w:space="0" w:color="auto"/>
        <w:bottom w:val="none" w:sz="0" w:space="0" w:color="auto"/>
        <w:right w:val="none" w:sz="0" w:space="0" w:color="auto"/>
      </w:divBdr>
    </w:div>
    <w:div w:id="667253590">
      <w:marLeft w:val="0"/>
      <w:marRight w:val="0"/>
      <w:marTop w:val="0"/>
      <w:marBottom w:val="0"/>
      <w:divBdr>
        <w:top w:val="none" w:sz="0" w:space="0" w:color="auto"/>
        <w:left w:val="none" w:sz="0" w:space="0" w:color="auto"/>
        <w:bottom w:val="none" w:sz="0" w:space="0" w:color="auto"/>
        <w:right w:val="none" w:sz="0" w:space="0" w:color="auto"/>
      </w:divBdr>
    </w:div>
    <w:div w:id="667291544">
      <w:marLeft w:val="0"/>
      <w:marRight w:val="0"/>
      <w:marTop w:val="0"/>
      <w:marBottom w:val="0"/>
      <w:divBdr>
        <w:top w:val="none" w:sz="0" w:space="0" w:color="auto"/>
        <w:left w:val="none" w:sz="0" w:space="0" w:color="auto"/>
        <w:bottom w:val="none" w:sz="0" w:space="0" w:color="auto"/>
        <w:right w:val="none" w:sz="0" w:space="0" w:color="auto"/>
      </w:divBdr>
    </w:div>
    <w:div w:id="667295295">
      <w:marLeft w:val="0"/>
      <w:marRight w:val="0"/>
      <w:marTop w:val="0"/>
      <w:marBottom w:val="0"/>
      <w:divBdr>
        <w:top w:val="none" w:sz="0" w:space="0" w:color="auto"/>
        <w:left w:val="none" w:sz="0" w:space="0" w:color="auto"/>
        <w:bottom w:val="none" w:sz="0" w:space="0" w:color="auto"/>
        <w:right w:val="none" w:sz="0" w:space="0" w:color="auto"/>
      </w:divBdr>
    </w:div>
    <w:div w:id="667296548">
      <w:marLeft w:val="0"/>
      <w:marRight w:val="0"/>
      <w:marTop w:val="0"/>
      <w:marBottom w:val="0"/>
      <w:divBdr>
        <w:top w:val="none" w:sz="0" w:space="0" w:color="auto"/>
        <w:left w:val="none" w:sz="0" w:space="0" w:color="auto"/>
        <w:bottom w:val="none" w:sz="0" w:space="0" w:color="auto"/>
        <w:right w:val="none" w:sz="0" w:space="0" w:color="auto"/>
      </w:divBdr>
    </w:div>
    <w:div w:id="667362422">
      <w:marLeft w:val="0"/>
      <w:marRight w:val="0"/>
      <w:marTop w:val="0"/>
      <w:marBottom w:val="0"/>
      <w:divBdr>
        <w:top w:val="none" w:sz="0" w:space="0" w:color="auto"/>
        <w:left w:val="none" w:sz="0" w:space="0" w:color="auto"/>
        <w:bottom w:val="none" w:sz="0" w:space="0" w:color="auto"/>
        <w:right w:val="none" w:sz="0" w:space="0" w:color="auto"/>
      </w:divBdr>
    </w:div>
    <w:div w:id="667365808">
      <w:marLeft w:val="0"/>
      <w:marRight w:val="0"/>
      <w:marTop w:val="0"/>
      <w:marBottom w:val="0"/>
      <w:divBdr>
        <w:top w:val="none" w:sz="0" w:space="0" w:color="auto"/>
        <w:left w:val="none" w:sz="0" w:space="0" w:color="auto"/>
        <w:bottom w:val="none" w:sz="0" w:space="0" w:color="auto"/>
        <w:right w:val="none" w:sz="0" w:space="0" w:color="auto"/>
      </w:divBdr>
    </w:div>
    <w:div w:id="667439608">
      <w:marLeft w:val="0"/>
      <w:marRight w:val="0"/>
      <w:marTop w:val="0"/>
      <w:marBottom w:val="0"/>
      <w:divBdr>
        <w:top w:val="none" w:sz="0" w:space="0" w:color="auto"/>
        <w:left w:val="none" w:sz="0" w:space="0" w:color="auto"/>
        <w:bottom w:val="none" w:sz="0" w:space="0" w:color="auto"/>
        <w:right w:val="none" w:sz="0" w:space="0" w:color="auto"/>
      </w:divBdr>
    </w:div>
    <w:div w:id="667558125">
      <w:marLeft w:val="0"/>
      <w:marRight w:val="0"/>
      <w:marTop w:val="0"/>
      <w:marBottom w:val="0"/>
      <w:divBdr>
        <w:top w:val="none" w:sz="0" w:space="0" w:color="auto"/>
        <w:left w:val="none" w:sz="0" w:space="0" w:color="auto"/>
        <w:bottom w:val="none" w:sz="0" w:space="0" w:color="auto"/>
        <w:right w:val="none" w:sz="0" w:space="0" w:color="auto"/>
      </w:divBdr>
    </w:div>
    <w:div w:id="667631159">
      <w:marLeft w:val="0"/>
      <w:marRight w:val="0"/>
      <w:marTop w:val="0"/>
      <w:marBottom w:val="0"/>
      <w:divBdr>
        <w:top w:val="none" w:sz="0" w:space="0" w:color="auto"/>
        <w:left w:val="none" w:sz="0" w:space="0" w:color="auto"/>
        <w:bottom w:val="none" w:sz="0" w:space="0" w:color="auto"/>
        <w:right w:val="none" w:sz="0" w:space="0" w:color="auto"/>
      </w:divBdr>
    </w:div>
    <w:div w:id="667640389">
      <w:marLeft w:val="0"/>
      <w:marRight w:val="0"/>
      <w:marTop w:val="0"/>
      <w:marBottom w:val="0"/>
      <w:divBdr>
        <w:top w:val="none" w:sz="0" w:space="0" w:color="auto"/>
        <w:left w:val="none" w:sz="0" w:space="0" w:color="auto"/>
        <w:bottom w:val="none" w:sz="0" w:space="0" w:color="auto"/>
        <w:right w:val="none" w:sz="0" w:space="0" w:color="auto"/>
      </w:divBdr>
    </w:div>
    <w:div w:id="667683172">
      <w:marLeft w:val="0"/>
      <w:marRight w:val="0"/>
      <w:marTop w:val="0"/>
      <w:marBottom w:val="0"/>
      <w:divBdr>
        <w:top w:val="none" w:sz="0" w:space="0" w:color="auto"/>
        <w:left w:val="none" w:sz="0" w:space="0" w:color="auto"/>
        <w:bottom w:val="none" w:sz="0" w:space="0" w:color="auto"/>
        <w:right w:val="none" w:sz="0" w:space="0" w:color="auto"/>
      </w:divBdr>
    </w:div>
    <w:div w:id="667707006">
      <w:marLeft w:val="0"/>
      <w:marRight w:val="0"/>
      <w:marTop w:val="0"/>
      <w:marBottom w:val="0"/>
      <w:divBdr>
        <w:top w:val="none" w:sz="0" w:space="0" w:color="auto"/>
        <w:left w:val="none" w:sz="0" w:space="0" w:color="auto"/>
        <w:bottom w:val="none" w:sz="0" w:space="0" w:color="auto"/>
        <w:right w:val="none" w:sz="0" w:space="0" w:color="auto"/>
      </w:divBdr>
    </w:div>
    <w:div w:id="667754860">
      <w:marLeft w:val="0"/>
      <w:marRight w:val="0"/>
      <w:marTop w:val="0"/>
      <w:marBottom w:val="0"/>
      <w:divBdr>
        <w:top w:val="none" w:sz="0" w:space="0" w:color="auto"/>
        <w:left w:val="none" w:sz="0" w:space="0" w:color="auto"/>
        <w:bottom w:val="none" w:sz="0" w:space="0" w:color="auto"/>
        <w:right w:val="none" w:sz="0" w:space="0" w:color="auto"/>
      </w:divBdr>
    </w:div>
    <w:div w:id="667827811">
      <w:marLeft w:val="0"/>
      <w:marRight w:val="0"/>
      <w:marTop w:val="0"/>
      <w:marBottom w:val="0"/>
      <w:divBdr>
        <w:top w:val="none" w:sz="0" w:space="0" w:color="auto"/>
        <w:left w:val="none" w:sz="0" w:space="0" w:color="auto"/>
        <w:bottom w:val="none" w:sz="0" w:space="0" w:color="auto"/>
        <w:right w:val="none" w:sz="0" w:space="0" w:color="auto"/>
      </w:divBdr>
    </w:div>
    <w:div w:id="667904955">
      <w:marLeft w:val="0"/>
      <w:marRight w:val="0"/>
      <w:marTop w:val="0"/>
      <w:marBottom w:val="0"/>
      <w:divBdr>
        <w:top w:val="none" w:sz="0" w:space="0" w:color="auto"/>
        <w:left w:val="none" w:sz="0" w:space="0" w:color="auto"/>
        <w:bottom w:val="none" w:sz="0" w:space="0" w:color="auto"/>
        <w:right w:val="none" w:sz="0" w:space="0" w:color="auto"/>
      </w:divBdr>
    </w:div>
    <w:div w:id="667905914">
      <w:marLeft w:val="0"/>
      <w:marRight w:val="0"/>
      <w:marTop w:val="0"/>
      <w:marBottom w:val="0"/>
      <w:divBdr>
        <w:top w:val="none" w:sz="0" w:space="0" w:color="auto"/>
        <w:left w:val="none" w:sz="0" w:space="0" w:color="auto"/>
        <w:bottom w:val="none" w:sz="0" w:space="0" w:color="auto"/>
        <w:right w:val="none" w:sz="0" w:space="0" w:color="auto"/>
      </w:divBdr>
    </w:div>
    <w:div w:id="668026879">
      <w:marLeft w:val="0"/>
      <w:marRight w:val="0"/>
      <w:marTop w:val="0"/>
      <w:marBottom w:val="0"/>
      <w:divBdr>
        <w:top w:val="none" w:sz="0" w:space="0" w:color="auto"/>
        <w:left w:val="none" w:sz="0" w:space="0" w:color="auto"/>
        <w:bottom w:val="none" w:sz="0" w:space="0" w:color="auto"/>
        <w:right w:val="none" w:sz="0" w:space="0" w:color="auto"/>
      </w:divBdr>
    </w:div>
    <w:div w:id="668143559">
      <w:marLeft w:val="0"/>
      <w:marRight w:val="0"/>
      <w:marTop w:val="0"/>
      <w:marBottom w:val="0"/>
      <w:divBdr>
        <w:top w:val="none" w:sz="0" w:space="0" w:color="auto"/>
        <w:left w:val="none" w:sz="0" w:space="0" w:color="auto"/>
        <w:bottom w:val="none" w:sz="0" w:space="0" w:color="auto"/>
        <w:right w:val="none" w:sz="0" w:space="0" w:color="auto"/>
      </w:divBdr>
    </w:div>
    <w:div w:id="668144104">
      <w:marLeft w:val="0"/>
      <w:marRight w:val="0"/>
      <w:marTop w:val="0"/>
      <w:marBottom w:val="0"/>
      <w:divBdr>
        <w:top w:val="none" w:sz="0" w:space="0" w:color="auto"/>
        <w:left w:val="none" w:sz="0" w:space="0" w:color="auto"/>
        <w:bottom w:val="none" w:sz="0" w:space="0" w:color="auto"/>
        <w:right w:val="none" w:sz="0" w:space="0" w:color="auto"/>
      </w:divBdr>
    </w:div>
    <w:div w:id="668218100">
      <w:marLeft w:val="0"/>
      <w:marRight w:val="0"/>
      <w:marTop w:val="0"/>
      <w:marBottom w:val="0"/>
      <w:divBdr>
        <w:top w:val="none" w:sz="0" w:space="0" w:color="auto"/>
        <w:left w:val="none" w:sz="0" w:space="0" w:color="auto"/>
        <w:bottom w:val="none" w:sz="0" w:space="0" w:color="auto"/>
        <w:right w:val="none" w:sz="0" w:space="0" w:color="auto"/>
      </w:divBdr>
    </w:div>
    <w:div w:id="668287498">
      <w:marLeft w:val="0"/>
      <w:marRight w:val="0"/>
      <w:marTop w:val="0"/>
      <w:marBottom w:val="0"/>
      <w:divBdr>
        <w:top w:val="none" w:sz="0" w:space="0" w:color="auto"/>
        <w:left w:val="none" w:sz="0" w:space="0" w:color="auto"/>
        <w:bottom w:val="none" w:sz="0" w:space="0" w:color="auto"/>
        <w:right w:val="none" w:sz="0" w:space="0" w:color="auto"/>
      </w:divBdr>
    </w:div>
    <w:div w:id="668337742">
      <w:marLeft w:val="0"/>
      <w:marRight w:val="0"/>
      <w:marTop w:val="0"/>
      <w:marBottom w:val="0"/>
      <w:divBdr>
        <w:top w:val="none" w:sz="0" w:space="0" w:color="auto"/>
        <w:left w:val="none" w:sz="0" w:space="0" w:color="auto"/>
        <w:bottom w:val="none" w:sz="0" w:space="0" w:color="auto"/>
        <w:right w:val="none" w:sz="0" w:space="0" w:color="auto"/>
      </w:divBdr>
    </w:div>
    <w:div w:id="668338337">
      <w:marLeft w:val="0"/>
      <w:marRight w:val="0"/>
      <w:marTop w:val="0"/>
      <w:marBottom w:val="0"/>
      <w:divBdr>
        <w:top w:val="none" w:sz="0" w:space="0" w:color="auto"/>
        <w:left w:val="none" w:sz="0" w:space="0" w:color="auto"/>
        <w:bottom w:val="none" w:sz="0" w:space="0" w:color="auto"/>
        <w:right w:val="none" w:sz="0" w:space="0" w:color="auto"/>
      </w:divBdr>
    </w:div>
    <w:div w:id="668338375">
      <w:marLeft w:val="0"/>
      <w:marRight w:val="0"/>
      <w:marTop w:val="0"/>
      <w:marBottom w:val="0"/>
      <w:divBdr>
        <w:top w:val="none" w:sz="0" w:space="0" w:color="auto"/>
        <w:left w:val="none" w:sz="0" w:space="0" w:color="auto"/>
        <w:bottom w:val="none" w:sz="0" w:space="0" w:color="auto"/>
        <w:right w:val="none" w:sz="0" w:space="0" w:color="auto"/>
      </w:divBdr>
    </w:div>
    <w:div w:id="668406284">
      <w:marLeft w:val="0"/>
      <w:marRight w:val="0"/>
      <w:marTop w:val="0"/>
      <w:marBottom w:val="0"/>
      <w:divBdr>
        <w:top w:val="none" w:sz="0" w:space="0" w:color="auto"/>
        <w:left w:val="none" w:sz="0" w:space="0" w:color="auto"/>
        <w:bottom w:val="none" w:sz="0" w:space="0" w:color="auto"/>
        <w:right w:val="none" w:sz="0" w:space="0" w:color="auto"/>
      </w:divBdr>
    </w:div>
    <w:div w:id="668481002">
      <w:marLeft w:val="0"/>
      <w:marRight w:val="0"/>
      <w:marTop w:val="0"/>
      <w:marBottom w:val="0"/>
      <w:divBdr>
        <w:top w:val="none" w:sz="0" w:space="0" w:color="auto"/>
        <w:left w:val="none" w:sz="0" w:space="0" w:color="auto"/>
        <w:bottom w:val="none" w:sz="0" w:space="0" w:color="auto"/>
        <w:right w:val="none" w:sz="0" w:space="0" w:color="auto"/>
      </w:divBdr>
    </w:div>
    <w:div w:id="668484404">
      <w:marLeft w:val="0"/>
      <w:marRight w:val="0"/>
      <w:marTop w:val="0"/>
      <w:marBottom w:val="0"/>
      <w:divBdr>
        <w:top w:val="none" w:sz="0" w:space="0" w:color="auto"/>
        <w:left w:val="none" w:sz="0" w:space="0" w:color="auto"/>
        <w:bottom w:val="none" w:sz="0" w:space="0" w:color="auto"/>
        <w:right w:val="none" w:sz="0" w:space="0" w:color="auto"/>
      </w:divBdr>
    </w:div>
    <w:div w:id="668557701">
      <w:marLeft w:val="0"/>
      <w:marRight w:val="0"/>
      <w:marTop w:val="0"/>
      <w:marBottom w:val="0"/>
      <w:divBdr>
        <w:top w:val="none" w:sz="0" w:space="0" w:color="auto"/>
        <w:left w:val="none" w:sz="0" w:space="0" w:color="auto"/>
        <w:bottom w:val="none" w:sz="0" w:space="0" w:color="auto"/>
        <w:right w:val="none" w:sz="0" w:space="0" w:color="auto"/>
      </w:divBdr>
    </w:div>
    <w:div w:id="668563899">
      <w:marLeft w:val="0"/>
      <w:marRight w:val="0"/>
      <w:marTop w:val="0"/>
      <w:marBottom w:val="0"/>
      <w:divBdr>
        <w:top w:val="none" w:sz="0" w:space="0" w:color="auto"/>
        <w:left w:val="none" w:sz="0" w:space="0" w:color="auto"/>
        <w:bottom w:val="none" w:sz="0" w:space="0" w:color="auto"/>
        <w:right w:val="none" w:sz="0" w:space="0" w:color="auto"/>
      </w:divBdr>
    </w:div>
    <w:div w:id="668676078">
      <w:marLeft w:val="0"/>
      <w:marRight w:val="0"/>
      <w:marTop w:val="0"/>
      <w:marBottom w:val="0"/>
      <w:divBdr>
        <w:top w:val="none" w:sz="0" w:space="0" w:color="auto"/>
        <w:left w:val="none" w:sz="0" w:space="0" w:color="auto"/>
        <w:bottom w:val="none" w:sz="0" w:space="0" w:color="auto"/>
        <w:right w:val="none" w:sz="0" w:space="0" w:color="auto"/>
      </w:divBdr>
    </w:div>
    <w:div w:id="668824585">
      <w:marLeft w:val="0"/>
      <w:marRight w:val="0"/>
      <w:marTop w:val="0"/>
      <w:marBottom w:val="0"/>
      <w:divBdr>
        <w:top w:val="none" w:sz="0" w:space="0" w:color="auto"/>
        <w:left w:val="none" w:sz="0" w:space="0" w:color="auto"/>
        <w:bottom w:val="none" w:sz="0" w:space="0" w:color="auto"/>
        <w:right w:val="none" w:sz="0" w:space="0" w:color="auto"/>
      </w:divBdr>
    </w:div>
    <w:div w:id="668868734">
      <w:marLeft w:val="0"/>
      <w:marRight w:val="0"/>
      <w:marTop w:val="0"/>
      <w:marBottom w:val="0"/>
      <w:divBdr>
        <w:top w:val="none" w:sz="0" w:space="0" w:color="auto"/>
        <w:left w:val="none" w:sz="0" w:space="0" w:color="auto"/>
        <w:bottom w:val="none" w:sz="0" w:space="0" w:color="auto"/>
        <w:right w:val="none" w:sz="0" w:space="0" w:color="auto"/>
      </w:divBdr>
    </w:div>
    <w:div w:id="668950214">
      <w:marLeft w:val="0"/>
      <w:marRight w:val="0"/>
      <w:marTop w:val="0"/>
      <w:marBottom w:val="0"/>
      <w:divBdr>
        <w:top w:val="none" w:sz="0" w:space="0" w:color="auto"/>
        <w:left w:val="none" w:sz="0" w:space="0" w:color="auto"/>
        <w:bottom w:val="none" w:sz="0" w:space="0" w:color="auto"/>
        <w:right w:val="none" w:sz="0" w:space="0" w:color="auto"/>
      </w:divBdr>
    </w:div>
    <w:div w:id="669019743">
      <w:marLeft w:val="0"/>
      <w:marRight w:val="0"/>
      <w:marTop w:val="0"/>
      <w:marBottom w:val="0"/>
      <w:divBdr>
        <w:top w:val="none" w:sz="0" w:space="0" w:color="auto"/>
        <w:left w:val="none" w:sz="0" w:space="0" w:color="auto"/>
        <w:bottom w:val="none" w:sz="0" w:space="0" w:color="auto"/>
        <w:right w:val="none" w:sz="0" w:space="0" w:color="auto"/>
      </w:divBdr>
    </w:div>
    <w:div w:id="669022668">
      <w:marLeft w:val="0"/>
      <w:marRight w:val="0"/>
      <w:marTop w:val="0"/>
      <w:marBottom w:val="0"/>
      <w:divBdr>
        <w:top w:val="none" w:sz="0" w:space="0" w:color="auto"/>
        <w:left w:val="none" w:sz="0" w:space="0" w:color="auto"/>
        <w:bottom w:val="none" w:sz="0" w:space="0" w:color="auto"/>
        <w:right w:val="none" w:sz="0" w:space="0" w:color="auto"/>
      </w:divBdr>
    </w:div>
    <w:div w:id="669060165">
      <w:marLeft w:val="0"/>
      <w:marRight w:val="0"/>
      <w:marTop w:val="0"/>
      <w:marBottom w:val="0"/>
      <w:divBdr>
        <w:top w:val="none" w:sz="0" w:space="0" w:color="auto"/>
        <w:left w:val="none" w:sz="0" w:space="0" w:color="auto"/>
        <w:bottom w:val="none" w:sz="0" w:space="0" w:color="auto"/>
        <w:right w:val="none" w:sz="0" w:space="0" w:color="auto"/>
      </w:divBdr>
    </w:div>
    <w:div w:id="669064180">
      <w:marLeft w:val="0"/>
      <w:marRight w:val="0"/>
      <w:marTop w:val="0"/>
      <w:marBottom w:val="0"/>
      <w:divBdr>
        <w:top w:val="none" w:sz="0" w:space="0" w:color="auto"/>
        <w:left w:val="none" w:sz="0" w:space="0" w:color="auto"/>
        <w:bottom w:val="none" w:sz="0" w:space="0" w:color="auto"/>
        <w:right w:val="none" w:sz="0" w:space="0" w:color="auto"/>
      </w:divBdr>
    </w:div>
    <w:div w:id="669138280">
      <w:marLeft w:val="0"/>
      <w:marRight w:val="0"/>
      <w:marTop w:val="0"/>
      <w:marBottom w:val="0"/>
      <w:divBdr>
        <w:top w:val="none" w:sz="0" w:space="0" w:color="auto"/>
        <w:left w:val="none" w:sz="0" w:space="0" w:color="auto"/>
        <w:bottom w:val="none" w:sz="0" w:space="0" w:color="auto"/>
        <w:right w:val="none" w:sz="0" w:space="0" w:color="auto"/>
      </w:divBdr>
    </w:div>
    <w:div w:id="669217184">
      <w:marLeft w:val="0"/>
      <w:marRight w:val="0"/>
      <w:marTop w:val="0"/>
      <w:marBottom w:val="0"/>
      <w:divBdr>
        <w:top w:val="none" w:sz="0" w:space="0" w:color="auto"/>
        <w:left w:val="none" w:sz="0" w:space="0" w:color="auto"/>
        <w:bottom w:val="none" w:sz="0" w:space="0" w:color="auto"/>
        <w:right w:val="none" w:sz="0" w:space="0" w:color="auto"/>
      </w:divBdr>
    </w:div>
    <w:div w:id="669257803">
      <w:marLeft w:val="0"/>
      <w:marRight w:val="0"/>
      <w:marTop w:val="0"/>
      <w:marBottom w:val="0"/>
      <w:divBdr>
        <w:top w:val="none" w:sz="0" w:space="0" w:color="auto"/>
        <w:left w:val="none" w:sz="0" w:space="0" w:color="auto"/>
        <w:bottom w:val="none" w:sz="0" w:space="0" w:color="auto"/>
        <w:right w:val="none" w:sz="0" w:space="0" w:color="auto"/>
      </w:divBdr>
    </w:div>
    <w:div w:id="669336778">
      <w:marLeft w:val="0"/>
      <w:marRight w:val="0"/>
      <w:marTop w:val="0"/>
      <w:marBottom w:val="0"/>
      <w:divBdr>
        <w:top w:val="none" w:sz="0" w:space="0" w:color="auto"/>
        <w:left w:val="none" w:sz="0" w:space="0" w:color="auto"/>
        <w:bottom w:val="none" w:sz="0" w:space="0" w:color="auto"/>
        <w:right w:val="none" w:sz="0" w:space="0" w:color="auto"/>
      </w:divBdr>
    </w:div>
    <w:div w:id="669337798">
      <w:marLeft w:val="0"/>
      <w:marRight w:val="0"/>
      <w:marTop w:val="0"/>
      <w:marBottom w:val="0"/>
      <w:divBdr>
        <w:top w:val="none" w:sz="0" w:space="0" w:color="auto"/>
        <w:left w:val="none" w:sz="0" w:space="0" w:color="auto"/>
        <w:bottom w:val="none" w:sz="0" w:space="0" w:color="auto"/>
        <w:right w:val="none" w:sz="0" w:space="0" w:color="auto"/>
      </w:divBdr>
    </w:div>
    <w:div w:id="669597154">
      <w:marLeft w:val="0"/>
      <w:marRight w:val="0"/>
      <w:marTop w:val="0"/>
      <w:marBottom w:val="0"/>
      <w:divBdr>
        <w:top w:val="none" w:sz="0" w:space="0" w:color="auto"/>
        <w:left w:val="none" w:sz="0" w:space="0" w:color="auto"/>
        <w:bottom w:val="none" w:sz="0" w:space="0" w:color="auto"/>
        <w:right w:val="none" w:sz="0" w:space="0" w:color="auto"/>
      </w:divBdr>
    </w:div>
    <w:div w:id="669603863">
      <w:marLeft w:val="0"/>
      <w:marRight w:val="0"/>
      <w:marTop w:val="0"/>
      <w:marBottom w:val="0"/>
      <w:divBdr>
        <w:top w:val="none" w:sz="0" w:space="0" w:color="auto"/>
        <w:left w:val="none" w:sz="0" w:space="0" w:color="auto"/>
        <w:bottom w:val="none" w:sz="0" w:space="0" w:color="auto"/>
        <w:right w:val="none" w:sz="0" w:space="0" w:color="auto"/>
      </w:divBdr>
    </w:div>
    <w:div w:id="669676608">
      <w:marLeft w:val="0"/>
      <w:marRight w:val="0"/>
      <w:marTop w:val="0"/>
      <w:marBottom w:val="0"/>
      <w:divBdr>
        <w:top w:val="none" w:sz="0" w:space="0" w:color="auto"/>
        <w:left w:val="none" w:sz="0" w:space="0" w:color="auto"/>
        <w:bottom w:val="none" w:sz="0" w:space="0" w:color="auto"/>
        <w:right w:val="none" w:sz="0" w:space="0" w:color="auto"/>
      </w:divBdr>
    </w:div>
    <w:div w:id="669676891">
      <w:marLeft w:val="0"/>
      <w:marRight w:val="0"/>
      <w:marTop w:val="0"/>
      <w:marBottom w:val="0"/>
      <w:divBdr>
        <w:top w:val="none" w:sz="0" w:space="0" w:color="auto"/>
        <w:left w:val="none" w:sz="0" w:space="0" w:color="auto"/>
        <w:bottom w:val="none" w:sz="0" w:space="0" w:color="auto"/>
        <w:right w:val="none" w:sz="0" w:space="0" w:color="auto"/>
      </w:divBdr>
    </w:div>
    <w:div w:id="669720795">
      <w:marLeft w:val="0"/>
      <w:marRight w:val="0"/>
      <w:marTop w:val="0"/>
      <w:marBottom w:val="0"/>
      <w:divBdr>
        <w:top w:val="none" w:sz="0" w:space="0" w:color="auto"/>
        <w:left w:val="none" w:sz="0" w:space="0" w:color="auto"/>
        <w:bottom w:val="none" w:sz="0" w:space="0" w:color="auto"/>
        <w:right w:val="none" w:sz="0" w:space="0" w:color="auto"/>
      </w:divBdr>
    </w:div>
    <w:div w:id="669790604">
      <w:marLeft w:val="0"/>
      <w:marRight w:val="0"/>
      <w:marTop w:val="0"/>
      <w:marBottom w:val="0"/>
      <w:divBdr>
        <w:top w:val="none" w:sz="0" w:space="0" w:color="auto"/>
        <w:left w:val="none" w:sz="0" w:space="0" w:color="auto"/>
        <w:bottom w:val="none" w:sz="0" w:space="0" w:color="auto"/>
        <w:right w:val="none" w:sz="0" w:space="0" w:color="auto"/>
      </w:divBdr>
    </w:div>
    <w:div w:id="669868637">
      <w:marLeft w:val="0"/>
      <w:marRight w:val="0"/>
      <w:marTop w:val="0"/>
      <w:marBottom w:val="0"/>
      <w:divBdr>
        <w:top w:val="none" w:sz="0" w:space="0" w:color="auto"/>
        <w:left w:val="none" w:sz="0" w:space="0" w:color="auto"/>
        <w:bottom w:val="none" w:sz="0" w:space="0" w:color="auto"/>
        <w:right w:val="none" w:sz="0" w:space="0" w:color="auto"/>
      </w:divBdr>
    </w:div>
    <w:div w:id="669911792">
      <w:marLeft w:val="0"/>
      <w:marRight w:val="0"/>
      <w:marTop w:val="0"/>
      <w:marBottom w:val="0"/>
      <w:divBdr>
        <w:top w:val="none" w:sz="0" w:space="0" w:color="auto"/>
        <w:left w:val="none" w:sz="0" w:space="0" w:color="auto"/>
        <w:bottom w:val="none" w:sz="0" w:space="0" w:color="auto"/>
        <w:right w:val="none" w:sz="0" w:space="0" w:color="auto"/>
      </w:divBdr>
    </w:div>
    <w:div w:id="669988397">
      <w:marLeft w:val="0"/>
      <w:marRight w:val="0"/>
      <w:marTop w:val="0"/>
      <w:marBottom w:val="0"/>
      <w:divBdr>
        <w:top w:val="none" w:sz="0" w:space="0" w:color="auto"/>
        <w:left w:val="none" w:sz="0" w:space="0" w:color="auto"/>
        <w:bottom w:val="none" w:sz="0" w:space="0" w:color="auto"/>
        <w:right w:val="none" w:sz="0" w:space="0" w:color="auto"/>
      </w:divBdr>
    </w:div>
    <w:div w:id="670060052">
      <w:marLeft w:val="0"/>
      <w:marRight w:val="0"/>
      <w:marTop w:val="0"/>
      <w:marBottom w:val="0"/>
      <w:divBdr>
        <w:top w:val="none" w:sz="0" w:space="0" w:color="auto"/>
        <w:left w:val="none" w:sz="0" w:space="0" w:color="auto"/>
        <w:bottom w:val="none" w:sz="0" w:space="0" w:color="auto"/>
        <w:right w:val="none" w:sz="0" w:space="0" w:color="auto"/>
      </w:divBdr>
    </w:div>
    <w:div w:id="670065666">
      <w:marLeft w:val="0"/>
      <w:marRight w:val="0"/>
      <w:marTop w:val="0"/>
      <w:marBottom w:val="0"/>
      <w:divBdr>
        <w:top w:val="none" w:sz="0" w:space="0" w:color="auto"/>
        <w:left w:val="none" w:sz="0" w:space="0" w:color="auto"/>
        <w:bottom w:val="none" w:sz="0" w:space="0" w:color="auto"/>
        <w:right w:val="none" w:sz="0" w:space="0" w:color="auto"/>
      </w:divBdr>
    </w:div>
    <w:div w:id="670186365">
      <w:marLeft w:val="0"/>
      <w:marRight w:val="0"/>
      <w:marTop w:val="0"/>
      <w:marBottom w:val="0"/>
      <w:divBdr>
        <w:top w:val="none" w:sz="0" w:space="0" w:color="auto"/>
        <w:left w:val="none" w:sz="0" w:space="0" w:color="auto"/>
        <w:bottom w:val="none" w:sz="0" w:space="0" w:color="auto"/>
        <w:right w:val="none" w:sz="0" w:space="0" w:color="auto"/>
      </w:divBdr>
    </w:div>
    <w:div w:id="670255777">
      <w:marLeft w:val="0"/>
      <w:marRight w:val="0"/>
      <w:marTop w:val="0"/>
      <w:marBottom w:val="0"/>
      <w:divBdr>
        <w:top w:val="none" w:sz="0" w:space="0" w:color="auto"/>
        <w:left w:val="none" w:sz="0" w:space="0" w:color="auto"/>
        <w:bottom w:val="none" w:sz="0" w:space="0" w:color="auto"/>
        <w:right w:val="none" w:sz="0" w:space="0" w:color="auto"/>
      </w:divBdr>
    </w:div>
    <w:div w:id="670257086">
      <w:marLeft w:val="0"/>
      <w:marRight w:val="0"/>
      <w:marTop w:val="0"/>
      <w:marBottom w:val="0"/>
      <w:divBdr>
        <w:top w:val="none" w:sz="0" w:space="0" w:color="auto"/>
        <w:left w:val="none" w:sz="0" w:space="0" w:color="auto"/>
        <w:bottom w:val="none" w:sz="0" w:space="0" w:color="auto"/>
        <w:right w:val="none" w:sz="0" w:space="0" w:color="auto"/>
      </w:divBdr>
    </w:div>
    <w:div w:id="670371972">
      <w:marLeft w:val="0"/>
      <w:marRight w:val="0"/>
      <w:marTop w:val="0"/>
      <w:marBottom w:val="0"/>
      <w:divBdr>
        <w:top w:val="none" w:sz="0" w:space="0" w:color="auto"/>
        <w:left w:val="none" w:sz="0" w:space="0" w:color="auto"/>
        <w:bottom w:val="none" w:sz="0" w:space="0" w:color="auto"/>
        <w:right w:val="none" w:sz="0" w:space="0" w:color="auto"/>
      </w:divBdr>
    </w:div>
    <w:div w:id="670452264">
      <w:marLeft w:val="0"/>
      <w:marRight w:val="0"/>
      <w:marTop w:val="0"/>
      <w:marBottom w:val="0"/>
      <w:divBdr>
        <w:top w:val="none" w:sz="0" w:space="0" w:color="auto"/>
        <w:left w:val="none" w:sz="0" w:space="0" w:color="auto"/>
        <w:bottom w:val="none" w:sz="0" w:space="0" w:color="auto"/>
        <w:right w:val="none" w:sz="0" w:space="0" w:color="auto"/>
      </w:divBdr>
    </w:div>
    <w:div w:id="670525091">
      <w:marLeft w:val="0"/>
      <w:marRight w:val="0"/>
      <w:marTop w:val="0"/>
      <w:marBottom w:val="0"/>
      <w:divBdr>
        <w:top w:val="none" w:sz="0" w:space="0" w:color="auto"/>
        <w:left w:val="none" w:sz="0" w:space="0" w:color="auto"/>
        <w:bottom w:val="none" w:sz="0" w:space="0" w:color="auto"/>
        <w:right w:val="none" w:sz="0" w:space="0" w:color="auto"/>
      </w:divBdr>
    </w:div>
    <w:div w:id="670528398">
      <w:marLeft w:val="0"/>
      <w:marRight w:val="0"/>
      <w:marTop w:val="0"/>
      <w:marBottom w:val="0"/>
      <w:divBdr>
        <w:top w:val="none" w:sz="0" w:space="0" w:color="auto"/>
        <w:left w:val="none" w:sz="0" w:space="0" w:color="auto"/>
        <w:bottom w:val="none" w:sz="0" w:space="0" w:color="auto"/>
        <w:right w:val="none" w:sz="0" w:space="0" w:color="auto"/>
      </w:divBdr>
    </w:div>
    <w:div w:id="670572569">
      <w:marLeft w:val="0"/>
      <w:marRight w:val="0"/>
      <w:marTop w:val="0"/>
      <w:marBottom w:val="0"/>
      <w:divBdr>
        <w:top w:val="none" w:sz="0" w:space="0" w:color="auto"/>
        <w:left w:val="none" w:sz="0" w:space="0" w:color="auto"/>
        <w:bottom w:val="none" w:sz="0" w:space="0" w:color="auto"/>
        <w:right w:val="none" w:sz="0" w:space="0" w:color="auto"/>
      </w:divBdr>
    </w:div>
    <w:div w:id="670640376">
      <w:bodyDiv w:val="1"/>
      <w:marLeft w:val="0"/>
      <w:marRight w:val="0"/>
      <w:marTop w:val="0"/>
      <w:marBottom w:val="0"/>
      <w:divBdr>
        <w:top w:val="none" w:sz="0" w:space="0" w:color="auto"/>
        <w:left w:val="none" w:sz="0" w:space="0" w:color="auto"/>
        <w:bottom w:val="none" w:sz="0" w:space="0" w:color="auto"/>
        <w:right w:val="none" w:sz="0" w:space="0" w:color="auto"/>
      </w:divBdr>
    </w:div>
    <w:div w:id="670646234">
      <w:marLeft w:val="0"/>
      <w:marRight w:val="0"/>
      <w:marTop w:val="0"/>
      <w:marBottom w:val="0"/>
      <w:divBdr>
        <w:top w:val="none" w:sz="0" w:space="0" w:color="auto"/>
        <w:left w:val="none" w:sz="0" w:space="0" w:color="auto"/>
        <w:bottom w:val="none" w:sz="0" w:space="0" w:color="auto"/>
        <w:right w:val="none" w:sz="0" w:space="0" w:color="auto"/>
      </w:divBdr>
    </w:div>
    <w:div w:id="670761449">
      <w:marLeft w:val="0"/>
      <w:marRight w:val="0"/>
      <w:marTop w:val="0"/>
      <w:marBottom w:val="0"/>
      <w:divBdr>
        <w:top w:val="none" w:sz="0" w:space="0" w:color="auto"/>
        <w:left w:val="none" w:sz="0" w:space="0" w:color="auto"/>
        <w:bottom w:val="none" w:sz="0" w:space="0" w:color="auto"/>
        <w:right w:val="none" w:sz="0" w:space="0" w:color="auto"/>
      </w:divBdr>
    </w:div>
    <w:div w:id="670763703">
      <w:marLeft w:val="0"/>
      <w:marRight w:val="0"/>
      <w:marTop w:val="0"/>
      <w:marBottom w:val="0"/>
      <w:divBdr>
        <w:top w:val="none" w:sz="0" w:space="0" w:color="auto"/>
        <w:left w:val="none" w:sz="0" w:space="0" w:color="auto"/>
        <w:bottom w:val="none" w:sz="0" w:space="0" w:color="auto"/>
        <w:right w:val="none" w:sz="0" w:space="0" w:color="auto"/>
      </w:divBdr>
    </w:div>
    <w:div w:id="670834081">
      <w:marLeft w:val="0"/>
      <w:marRight w:val="0"/>
      <w:marTop w:val="0"/>
      <w:marBottom w:val="0"/>
      <w:divBdr>
        <w:top w:val="none" w:sz="0" w:space="0" w:color="auto"/>
        <w:left w:val="none" w:sz="0" w:space="0" w:color="auto"/>
        <w:bottom w:val="none" w:sz="0" w:space="0" w:color="auto"/>
        <w:right w:val="none" w:sz="0" w:space="0" w:color="auto"/>
      </w:divBdr>
    </w:div>
    <w:div w:id="670836577">
      <w:marLeft w:val="0"/>
      <w:marRight w:val="0"/>
      <w:marTop w:val="0"/>
      <w:marBottom w:val="0"/>
      <w:divBdr>
        <w:top w:val="none" w:sz="0" w:space="0" w:color="auto"/>
        <w:left w:val="none" w:sz="0" w:space="0" w:color="auto"/>
        <w:bottom w:val="none" w:sz="0" w:space="0" w:color="auto"/>
        <w:right w:val="none" w:sz="0" w:space="0" w:color="auto"/>
      </w:divBdr>
    </w:div>
    <w:div w:id="670913875">
      <w:marLeft w:val="0"/>
      <w:marRight w:val="0"/>
      <w:marTop w:val="0"/>
      <w:marBottom w:val="0"/>
      <w:divBdr>
        <w:top w:val="none" w:sz="0" w:space="0" w:color="auto"/>
        <w:left w:val="none" w:sz="0" w:space="0" w:color="auto"/>
        <w:bottom w:val="none" w:sz="0" w:space="0" w:color="auto"/>
        <w:right w:val="none" w:sz="0" w:space="0" w:color="auto"/>
      </w:divBdr>
    </w:div>
    <w:div w:id="670916379">
      <w:marLeft w:val="0"/>
      <w:marRight w:val="0"/>
      <w:marTop w:val="0"/>
      <w:marBottom w:val="0"/>
      <w:divBdr>
        <w:top w:val="none" w:sz="0" w:space="0" w:color="auto"/>
        <w:left w:val="none" w:sz="0" w:space="0" w:color="auto"/>
        <w:bottom w:val="none" w:sz="0" w:space="0" w:color="auto"/>
        <w:right w:val="none" w:sz="0" w:space="0" w:color="auto"/>
      </w:divBdr>
    </w:div>
    <w:div w:id="671032532">
      <w:marLeft w:val="0"/>
      <w:marRight w:val="0"/>
      <w:marTop w:val="0"/>
      <w:marBottom w:val="0"/>
      <w:divBdr>
        <w:top w:val="none" w:sz="0" w:space="0" w:color="auto"/>
        <w:left w:val="none" w:sz="0" w:space="0" w:color="auto"/>
        <w:bottom w:val="none" w:sz="0" w:space="0" w:color="auto"/>
        <w:right w:val="none" w:sz="0" w:space="0" w:color="auto"/>
      </w:divBdr>
    </w:div>
    <w:div w:id="671034265">
      <w:marLeft w:val="0"/>
      <w:marRight w:val="0"/>
      <w:marTop w:val="0"/>
      <w:marBottom w:val="0"/>
      <w:divBdr>
        <w:top w:val="none" w:sz="0" w:space="0" w:color="auto"/>
        <w:left w:val="none" w:sz="0" w:space="0" w:color="auto"/>
        <w:bottom w:val="none" w:sz="0" w:space="0" w:color="auto"/>
        <w:right w:val="none" w:sz="0" w:space="0" w:color="auto"/>
      </w:divBdr>
    </w:div>
    <w:div w:id="671220012">
      <w:marLeft w:val="0"/>
      <w:marRight w:val="0"/>
      <w:marTop w:val="0"/>
      <w:marBottom w:val="0"/>
      <w:divBdr>
        <w:top w:val="none" w:sz="0" w:space="0" w:color="auto"/>
        <w:left w:val="none" w:sz="0" w:space="0" w:color="auto"/>
        <w:bottom w:val="none" w:sz="0" w:space="0" w:color="auto"/>
        <w:right w:val="none" w:sz="0" w:space="0" w:color="auto"/>
      </w:divBdr>
    </w:div>
    <w:div w:id="671299693">
      <w:marLeft w:val="0"/>
      <w:marRight w:val="0"/>
      <w:marTop w:val="0"/>
      <w:marBottom w:val="0"/>
      <w:divBdr>
        <w:top w:val="none" w:sz="0" w:space="0" w:color="auto"/>
        <w:left w:val="none" w:sz="0" w:space="0" w:color="auto"/>
        <w:bottom w:val="none" w:sz="0" w:space="0" w:color="auto"/>
        <w:right w:val="none" w:sz="0" w:space="0" w:color="auto"/>
      </w:divBdr>
    </w:div>
    <w:div w:id="671377522">
      <w:marLeft w:val="0"/>
      <w:marRight w:val="0"/>
      <w:marTop w:val="0"/>
      <w:marBottom w:val="0"/>
      <w:divBdr>
        <w:top w:val="none" w:sz="0" w:space="0" w:color="auto"/>
        <w:left w:val="none" w:sz="0" w:space="0" w:color="auto"/>
        <w:bottom w:val="none" w:sz="0" w:space="0" w:color="auto"/>
        <w:right w:val="none" w:sz="0" w:space="0" w:color="auto"/>
      </w:divBdr>
    </w:div>
    <w:div w:id="671378835">
      <w:marLeft w:val="0"/>
      <w:marRight w:val="0"/>
      <w:marTop w:val="0"/>
      <w:marBottom w:val="0"/>
      <w:divBdr>
        <w:top w:val="none" w:sz="0" w:space="0" w:color="auto"/>
        <w:left w:val="none" w:sz="0" w:space="0" w:color="auto"/>
        <w:bottom w:val="none" w:sz="0" w:space="0" w:color="auto"/>
        <w:right w:val="none" w:sz="0" w:space="0" w:color="auto"/>
      </w:divBdr>
    </w:div>
    <w:div w:id="671446294">
      <w:marLeft w:val="0"/>
      <w:marRight w:val="0"/>
      <w:marTop w:val="0"/>
      <w:marBottom w:val="0"/>
      <w:divBdr>
        <w:top w:val="none" w:sz="0" w:space="0" w:color="auto"/>
        <w:left w:val="none" w:sz="0" w:space="0" w:color="auto"/>
        <w:bottom w:val="none" w:sz="0" w:space="0" w:color="auto"/>
        <w:right w:val="none" w:sz="0" w:space="0" w:color="auto"/>
      </w:divBdr>
    </w:div>
    <w:div w:id="671487656">
      <w:marLeft w:val="0"/>
      <w:marRight w:val="0"/>
      <w:marTop w:val="0"/>
      <w:marBottom w:val="0"/>
      <w:divBdr>
        <w:top w:val="none" w:sz="0" w:space="0" w:color="auto"/>
        <w:left w:val="none" w:sz="0" w:space="0" w:color="auto"/>
        <w:bottom w:val="none" w:sz="0" w:space="0" w:color="auto"/>
        <w:right w:val="none" w:sz="0" w:space="0" w:color="auto"/>
      </w:divBdr>
    </w:div>
    <w:div w:id="671566859">
      <w:marLeft w:val="0"/>
      <w:marRight w:val="0"/>
      <w:marTop w:val="0"/>
      <w:marBottom w:val="0"/>
      <w:divBdr>
        <w:top w:val="none" w:sz="0" w:space="0" w:color="auto"/>
        <w:left w:val="none" w:sz="0" w:space="0" w:color="auto"/>
        <w:bottom w:val="none" w:sz="0" w:space="0" w:color="auto"/>
        <w:right w:val="none" w:sz="0" w:space="0" w:color="auto"/>
      </w:divBdr>
    </w:div>
    <w:div w:id="671684675">
      <w:marLeft w:val="0"/>
      <w:marRight w:val="0"/>
      <w:marTop w:val="0"/>
      <w:marBottom w:val="0"/>
      <w:divBdr>
        <w:top w:val="none" w:sz="0" w:space="0" w:color="auto"/>
        <w:left w:val="none" w:sz="0" w:space="0" w:color="auto"/>
        <w:bottom w:val="none" w:sz="0" w:space="0" w:color="auto"/>
        <w:right w:val="none" w:sz="0" w:space="0" w:color="auto"/>
      </w:divBdr>
    </w:div>
    <w:div w:id="671688605">
      <w:marLeft w:val="0"/>
      <w:marRight w:val="0"/>
      <w:marTop w:val="0"/>
      <w:marBottom w:val="0"/>
      <w:divBdr>
        <w:top w:val="none" w:sz="0" w:space="0" w:color="auto"/>
        <w:left w:val="none" w:sz="0" w:space="0" w:color="auto"/>
        <w:bottom w:val="none" w:sz="0" w:space="0" w:color="auto"/>
        <w:right w:val="none" w:sz="0" w:space="0" w:color="auto"/>
      </w:divBdr>
    </w:div>
    <w:div w:id="671758917">
      <w:marLeft w:val="0"/>
      <w:marRight w:val="0"/>
      <w:marTop w:val="0"/>
      <w:marBottom w:val="0"/>
      <w:divBdr>
        <w:top w:val="none" w:sz="0" w:space="0" w:color="auto"/>
        <w:left w:val="none" w:sz="0" w:space="0" w:color="auto"/>
        <w:bottom w:val="none" w:sz="0" w:space="0" w:color="auto"/>
        <w:right w:val="none" w:sz="0" w:space="0" w:color="auto"/>
      </w:divBdr>
    </w:div>
    <w:div w:id="671837503">
      <w:marLeft w:val="0"/>
      <w:marRight w:val="0"/>
      <w:marTop w:val="0"/>
      <w:marBottom w:val="0"/>
      <w:divBdr>
        <w:top w:val="none" w:sz="0" w:space="0" w:color="auto"/>
        <w:left w:val="none" w:sz="0" w:space="0" w:color="auto"/>
        <w:bottom w:val="none" w:sz="0" w:space="0" w:color="auto"/>
        <w:right w:val="none" w:sz="0" w:space="0" w:color="auto"/>
      </w:divBdr>
    </w:div>
    <w:div w:id="671881697">
      <w:marLeft w:val="0"/>
      <w:marRight w:val="0"/>
      <w:marTop w:val="0"/>
      <w:marBottom w:val="0"/>
      <w:divBdr>
        <w:top w:val="none" w:sz="0" w:space="0" w:color="auto"/>
        <w:left w:val="none" w:sz="0" w:space="0" w:color="auto"/>
        <w:bottom w:val="none" w:sz="0" w:space="0" w:color="auto"/>
        <w:right w:val="none" w:sz="0" w:space="0" w:color="auto"/>
      </w:divBdr>
    </w:div>
    <w:div w:id="672031414">
      <w:marLeft w:val="0"/>
      <w:marRight w:val="0"/>
      <w:marTop w:val="0"/>
      <w:marBottom w:val="0"/>
      <w:divBdr>
        <w:top w:val="none" w:sz="0" w:space="0" w:color="auto"/>
        <w:left w:val="none" w:sz="0" w:space="0" w:color="auto"/>
        <w:bottom w:val="none" w:sz="0" w:space="0" w:color="auto"/>
        <w:right w:val="none" w:sz="0" w:space="0" w:color="auto"/>
      </w:divBdr>
    </w:div>
    <w:div w:id="672073990">
      <w:marLeft w:val="0"/>
      <w:marRight w:val="0"/>
      <w:marTop w:val="0"/>
      <w:marBottom w:val="0"/>
      <w:divBdr>
        <w:top w:val="none" w:sz="0" w:space="0" w:color="auto"/>
        <w:left w:val="none" w:sz="0" w:space="0" w:color="auto"/>
        <w:bottom w:val="none" w:sz="0" w:space="0" w:color="auto"/>
        <w:right w:val="none" w:sz="0" w:space="0" w:color="auto"/>
      </w:divBdr>
    </w:div>
    <w:div w:id="672074919">
      <w:marLeft w:val="0"/>
      <w:marRight w:val="0"/>
      <w:marTop w:val="0"/>
      <w:marBottom w:val="0"/>
      <w:divBdr>
        <w:top w:val="none" w:sz="0" w:space="0" w:color="auto"/>
        <w:left w:val="none" w:sz="0" w:space="0" w:color="auto"/>
        <w:bottom w:val="none" w:sz="0" w:space="0" w:color="auto"/>
        <w:right w:val="none" w:sz="0" w:space="0" w:color="auto"/>
      </w:divBdr>
    </w:div>
    <w:div w:id="672075386">
      <w:bodyDiv w:val="1"/>
      <w:marLeft w:val="0"/>
      <w:marRight w:val="0"/>
      <w:marTop w:val="0"/>
      <w:marBottom w:val="0"/>
      <w:divBdr>
        <w:top w:val="none" w:sz="0" w:space="0" w:color="auto"/>
        <w:left w:val="none" w:sz="0" w:space="0" w:color="auto"/>
        <w:bottom w:val="none" w:sz="0" w:space="0" w:color="auto"/>
        <w:right w:val="none" w:sz="0" w:space="0" w:color="auto"/>
      </w:divBdr>
    </w:div>
    <w:div w:id="672100338">
      <w:marLeft w:val="0"/>
      <w:marRight w:val="0"/>
      <w:marTop w:val="0"/>
      <w:marBottom w:val="0"/>
      <w:divBdr>
        <w:top w:val="none" w:sz="0" w:space="0" w:color="auto"/>
        <w:left w:val="none" w:sz="0" w:space="0" w:color="auto"/>
        <w:bottom w:val="none" w:sz="0" w:space="0" w:color="auto"/>
        <w:right w:val="none" w:sz="0" w:space="0" w:color="auto"/>
      </w:divBdr>
    </w:div>
    <w:div w:id="672144130">
      <w:marLeft w:val="0"/>
      <w:marRight w:val="0"/>
      <w:marTop w:val="0"/>
      <w:marBottom w:val="0"/>
      <w:divBdr>
        <w:top w:val="none" w:sz="0" w:space="0" w:color="auto"/>
        <w:left w:val="none" w:sz="0" w:space="0" w:color="auto"/>
        <w:bottom w:val="none" w:sz="0" w:space="0" w:color="auto"/>
        <w:right w:val="none" w:sz="0" w:space="0" w:color="auto"/>
      </w:divBdr>
    </w:div>
    <w:div w:id="672220390">
      <w:marLeft w:val="0"/>
      <w:marRight w:val="0"/>
      <w:marTop w:val="0"/>
      <w:marBottom w:val="0"/>
      <w:divBdr>
        <w:top w:val="none" w:sz="0" w:space="0" w:color="auto"/>
        <w:left w:val="none" w:sz="0" w:space="0" w:color="auto"/>
        <w:bottom w:val="none" w:sz="0" w:space="0" w:color="auto"/>
        <w:right w:val="none" w:sz="0" w:space="0" w:color="auto"/>
      </w:divBdr>
    </w:div>
    <w:div w:id="672223707">
      <w:marLeft w:val="0"/>
      <w:marRight w:val="0"/>
      <w:marTop w:val="0"/>
      <w:marBottom w:val="0"/>
      <w:divBdr>
        <w:top w:val="none" w:sz="0" w:space="0" w:color="auto"/>
        <w:left w:val="none" w:sz="0" w:space="0" w:color="auto"/>
        <w:bottom w:val="none" w:sz="0" w:space="0" w:color="auto"/>
        <w:right w:val="none" w:sz="0" w:space="0" w:color="auto"/>
      </w:divBdr>
    </w:div>
    <w:div w:id="672297070">
      <w:marLeft w:val="0"/>
      <w:marRight w:val="0"/>
      <w:marTop w:val="0"/>
      <w:marBottom w:val="0"/>
      <w:divBdr>
        <w:top w:val="none" w:sz="0" w:space="0" w:color="auto"/>
        <w:left w:val="none" w:sz="0" w:space="0" w:color="auto"/>
        <w:bottom w:val="none" w:sz="0" w:space="0" w:color="auto"/>
        <w:right w:val="none" w:sz="0" w:space="0" w:color="auto"/>
      </w:divBdr>
    </w:div>
    <w:div w:id="672337888">
      <w:marLeft w:val="0"/>
      <w:marRight w:val="0"/>
      <w:marTop w:val="0"/>
      <w:marBottom w:val="0"/>
      <w:divBdr>
        <w:top w:val="none" w:sz="0" w:space="0" w:color="auto"/>
        <w:left w:val="none" w:sz="0" w:space="0" w:color="auto"/>
        <w:bottom w:val="none" w:sz="0" w:space="0" w:color="auto"/>
        <w:right w:val="none" w:sz="0" w:space="0" w:color="auto"/>
      </w:divBdr>
    </w:div>
    <w:div w:id="672345242">
      <w:marLeft w:val="0"/>
      <w:marRight w:val="0"/>
      <w:marTop w:val="0"/>
      <w:marBottom w:val="0"/>
      <w:divBdr>
        <w:top w:val="none" w:sz="0" w:space="0" w:color="auto"/>
        <w:left w:val="none" w:sz="0" w:space="0" w:color="auto"/>
        <w:bottom w:val="none" w:sz="0" w:space="0" w:color="auto"/>
        <w:right w:val="none" w:sz="0" w:space="0" w:color="auto"/>
      </w:divBdr>
    </w:div>
    <w:div w:id="672414348">
      <w:marLeft w:val="0"/>
      <w:marRight w:val="0"/>
      <w:marTop w:val="0"/>
      <w:marBottom w:val="0"/>
      <w:divBdr>
        <w:top w:val="none" w:sz="0" w:space="0" w:color="auto"/>
        <w:left w:val="none" w:sz="0" w:space="0" w:color="auto"/>
        <w:bottom w:val="none" w:sz="0" w:space="0" w:color="auto"/>
        <w:right w:val="none" w:sz="0" w:space="0" w:color="auto"/>
      </w:divBdr>
    </w:div>
    <w:div w:id="672417419">
      <w:marLeft w:val="0"/>
      <w:marRight w:val="0"/>
      <w:marTop w:val="0"/>
      <w:marBottom w:val="0"/>
      <w:divBdr>
        <w:top w:val="none" w:sz="0" w:space="0" w:color="auto"/>
        <w:left w:val="none" w:sz="0" w:space="0" w:color="auto"/>
        <w:bottom w:val="none" w:sz="0" w:space="0" w:color="auto"/>
        <w:right w:val="none" w:sz="0" w:space="0" w:color="auto"/>
      </w:divBdr>
    </w:div>
    <w:div w:id="672491232">
      <w:marLeft w:val="0"/>
      <w:marRight w:val="0"/>
      <w:marTop w:val="0"/>
      <w:marBottom w:val="0"/>
      <w:divBdr>
        <w:top w:val="none" w:sz="0" w:space="0" w:color="auto"/>
        <w:left w:val="none" w:sz="0" w:space="0" w:color="auto"/>
        <w:bottom w:val="none" w:sz="0" w:space="0" w:color="auto"/>
        <w:right w:val="none" w:sz="0" w:space="0" w:color="auto"/>
      </w:divBdr>
    </w:div>
    <w:div w:id="672492149">
      <w:marLeft w:val="0"/>
      <w:marRight w:val="0"/>
      <w:marTop w:val="0"/>
      <w:marBottom w:val="0"/>
      <w:divBdr>
        <w:top w:val="none" w:sz="0" w:space="0" w:color="auto"/>
        <w:left w:val="none" w:sz="0" w:space="0" w:color="auto"/>
        <w:bottom w:val="none" w:sz="0" w:space="0" w:color="auto"/>
        <w:right w:val="none" w:sz="0" w:space="0" w:color="auto"/>
      </w:divBdr>
    </w:div>
    <w:div w:id="672531461">
      <w:marLeft w:val="0"/>
      <w:marRight w:val="0"/>
      <w:marTop w:val="0"/>
      <w:marBottom w:val="0"/>
      <w:divBdr>
        <w:top w:val="none" w:sz="0" w:space="0" w:color="auto"/>
        <w:left w:val="none" w:sz="0" w:space="0" w:color="auto"/>
        <w:bottom w:val="none" w:sz="0" w:space="0" w:color="auto"/>
        <w:right w:val="none" w:sz="0" w:space="0" w:color="auto"/>
      </w:divBdr>
    </w:div>
    <w:div w:id="672612590">
      <w:marLeft w:val="0"/>
      <w:marRight w:val="0"/>
      <w:marTop w:val="0"/>
      <w:marBottom w:val="0"/>
      <w:divBdr>
        <w:top w:val="none" w:sz="0" w:space="0" w:color="auto"/>
        <w:left w:val="none" w:sz="0" w:space="0" w:color="auto"/>
        <w:bottom w:val="none" w:sz="0" w:space="0" w:color="auto"/>
        <w:right w:val="none" w:sz="0" w:space="0" w:color="auto"/>
      </w:divBdr>
    </w:div>
    <w:div w:id="672613340">
      <w:marLeft w:val="0"/>
      <w:marRight w:val="0"/>
      <w:marTop w:val="0"/>
      <w:marBottom w:val="0"/>
      <w:divBdr>
        <w:top w:val="none" w:sz="0" w:space="0" w:color="auto"/>
        <w:left w:val="none" w:sz="0" w:space="0" w:color="auto"/>
        <w:bottom w:val="none" w:sz="0" w:space="0" w:color="auto"/>
        <w:right w:val="none" w:sz="0" w:space="0" w:color="auto"/>
      </w:divBdr>
    </w:div>
    <w:div w:id="672681552">
      <w:marLeft w:val="0"/>
      <w:marRight w:val="0"/>
      <w:marTop w:val="0"/>
      <w:marBottom w:val="0"/>
      <w:divBdr>
        <w:top w:val="none" w:sz="0" w:space="0" w:color="auto"/>
        <w:left w:val="none" w:sz="0" w:space="0" w:color="auto"/>
        <w:bottom w:val="none" w:sz="0" w:space="0" w:color="auto"/>
        <w:right w:val="none" w:sz="0" w:space="0" w:color="auto"/>
      </w:divBdr>
    </w:div>
    <w:div w:id="672683854">
      <w:marLeft w:val="0"/>
      <w:marRight w:val="0"/>
      <w:marTop w:val="0"/>
      <w:marBottom w:val="0"/>
      <w:divBdr>
        <w:top w:val="none" w:sz="0" w:space="0" w:color="auto"/>
        <w:left w:val="none" w:sz="0" w:space="0" w:color="auto"/>
        <w:bottom w:val="none" w:sz="0" w:space="0" w:color="auto"/>
        <w:right w:val="none" w:sz="0" w:space="0" w:color="auto"/>
      </w:divBdr>
    </w:div>
    <w:div w:id="672727520">
      <w:marLeft w:val="0"/>
      <w:marRight w:val="0"/>
      <w:marTop w:val="0"/>
      <w:marBottom w:val="0"/>
      <w:divBdr>
        <w:top w:val="none" w:sz="0" w:space="0" w:color="auto"/>
        <w:left w:val="none" w:sz="0" w:space="0" w:color="auto"/>
        <w:bottom w:val="none" w:sz="0" w:space="0" w:color="auto"/>
        <w:right w:val="none" w:sz="0" w:space="0" w:color="auto"/>
      </w:divBdr>
    </w:div>
    <w:div w:id="672882899">
      <w:marLeft w:val="0"/>
      <w:marRight w:val="0"/>
      <w:marTop w:val="0"/>
      <w:marBottom w:val="0"/>
      <w:divBdr>
        <w:top w:val="none" w:sz="0" w:space="0" w:color="auto"/>
        <w:left w:val="none" w:sz="0" w:space="0" w:color="auto"/>
        <w:bottom w:val="none" w:sz="0" w:space="0" w:color="auto"/>
        <w:right w:val="none" w:sz="0" w:space="0" w:color="auto"/>
      </w:divBdr>
    </w:div>
    <w:div w:id="672950171">
      <w:marLeft w:val="0"/>
      <w:marRight w:val="0"/>
      <w:marTop w:val="0"/>
      <w:marBottom w:val="0"/>
      <w:divBdr>
        <w:top w:val="none" w:sz="0" w:space="0" w:color="auto"/>
        <w:left w:val="none" w:sz="0" w:space="0" w:color="auto"/>
        <w:bottom w:val="none" w:sz="0" w:space="0" w:color="auto"/>
        <w:right w:val="none" w:sz="0" w:space="0" w:color="auto"/>
      </w:divBdr>
    </w:div>
    <w:div w:id="672953559">
      <w:marLeft w:val="0"/>
      <w:marRight w:val="0"/>
      <w:marTop w:val="0"/>
      <w:marBottom w:val="0"/>
      <w:divBdr>
        <w:top w:val="none" w:sz="0" w:space="0" w:color="auto"/>
        <w:left w:val="none" w:sz="0" w:space="0" w:color="auto"/>
        <w:bottom w:val="none" w:sz="0" w:space="0" w:color="auto"/>
        <w:right w:val="none" w:sz="0" w:space="0" w:color="auto"/>
      </w:divBdr>
    </w:div>
    <w:div w:id="672955943">
      <w:marLeft w:val="0"/>
      <w:marRight w:val="0"/>
      <w:marTop w:val="0"/>
      <w:marBottom w:val="0"/>
      <w:divBdr>
        <w:top w:val="none" w:sz="0" w:space="0" w:color="auto"/>
        <w:left w:val="none" w:sz="0" w:space="0" w:color="auto"/>
        <w:bottom w:val="none" w:sz="0" w:space="0" w:color="auto"/>
        <w:right w:val="none" w:sz="0" w:space="0" w:color="auto"/>
      </w:divBdr>
    </w:div>
    <w:div w:id="672956129">
      <w:marLeft w:val="0"/>
      <w:marRight w:val="0"/>
      <w:marTop w:val="0"/>
      <w:marBottom w:val="0"/>
      <w:divBdr>
        <w:top w:val="none" w:sz="0" w:space="0" w:color="auto"/>
        <w:left w:val="none" w:sz="0" w:space="0" w:color="auto"/>
        <w:bottom w:val="none" w:sz="0" w:space="0" w:color="auto"/>
        <w:right w:val="none" w:sz="0" w:space="0" w:color="auto"/>
      </w:divBdr>
    </w:div>
    <w:div w:id="672993446">
      <w:marLeft w:val="0"/>
      <w:marRight w:val="0"/>
      <w:marTop w:val="0"/>
      <w:marBottom w:val="0"/>
      <w:divBdr>
        <w:top w:val="none" w:sz="0" w:space="0" w:color="auto"/>
        <w:left w:val="none" w:sz="0" w:space="0" w:color="auto"/>
        <w:bottom w:val="none" w:sz="0" w:space="0" w:color="auto"/>
        <w:right w:val="none" w:sz="0" w:space="0" w:color="auto"/>
      </w:divBdr>
    </w:div>
    <w:div w:id="673149435">
      <w:marLeft w:val="0"/>
      <w:marRight w:val="0"/>
      <w:marTop w:val="0"/>
      <w:marBottom w:val="0"/>
      <w:divBdr>
        <w:top w:val="none" w:sz="0" w:space="0" w:color="auto"/>
        <w:left w:val="none" w:sz="0" w:space="0" w:color="auto"/>
        <w:bottom w:val="none" w:sz="0" w:space="0" w:color="auto"/>
        <w:right w:val="none" w:sz="0" w:space="0" w:color="auto"/>
      </w:divBdr>
    </w:div>
    <w:div w:id="673188126">
      <w:marLeft w:val="0"/>
      <w:marRight w:val="0"/>
      <w:marTop w:val="0"/>
      <w:marBottom w:val="0"/>
      <w:divBdr>
        <w:top w:val="none" w:sz="0" w:space="0" w:color="auto"/>
        <w:left w:val="none" w:sz="0" w:space="0" w:color="auto"/>
        <w:bottom w:val="none" w:sz="0" w:space="0" w:color="auto"/>
        <w:right w:val="none" w:sz="0" w:space="0" w:color="auto"/>
      </w:divBdr>
    </w:div>
    <w:div w:id="673191850">
      <w:marLeft w:val="0"/>
      <w:marRight w:val="0"/>
      <w:marTop w:val="0"/>
      <w:marBottom w:val="0"/>
      <w:divBdr>
        <w:top w:val="none" w:sz="0" w:space="0" w:color="auto"/>
        <w:left w:val="none" w:sz="0" w:space="0" w:color="auto"/>
        <w:bottom w:val="none" w:sz="0" w:space="0" w:color="auto"/>
        <w:right w:val="none" w:sz="0" w:space="0" w:color="auto"/>
      </w:divBdr>
    </w:div>
    <w:div w:id="673336298">
      <w:marLeft w:val="0"/>
      <w:marRight w:val="0"/>
      <w:marTop w:val="0"/>
      <w:marBottom w:val="0"/>
      <w:divBdr>
        <w:top w:val="none" w:sz="0" w:space="0" w:color="auto"/>
        <w:left w:val="none" w:sz="0" w:space="0" w:color="auto"/>
        <w:bottom w:val="none" w:sz="0" w:space="0" w:color="auto"/>
        <w:right w:val="none" w:sz="0" w:space="0" w:color="auto"/>
      </w:divBdr>
    </w:div>
    <w:div w:id="673342734">
      <w:marLeft w:val="0"/>
      <w:marRight w:val="0"/>
      <w:marTop w:val="0"/>
      <w:marBottom w:val="0"/>
      <w:divBdr>
        <w:top w:val="none" w:sz="0" w:space="0" w:color="auto"/>
        <w:left w:val="none" w:sz="0" w:space="0" w:color="auto"/>
        <w:bottom w:val="none" w:sz="0" w:space="0" w:color="auto"/>
        <w:right w:val="none" w:sz="0" w:space="0" w:color="auto"/>
      </w:divBdr>
    </w:div>
    <w:div w:id="673454289">
      <w:marLeft w:val="0"/>
      <w:marRight w:val="0"/>
      <w:marTop w:val="0"/>
      <w:marBottom w:val="0"/>
      <w:divBdr>
        <w:top w:val="none" w:sz="0" w:space="0" w:color="auto"/>
        <w:left w:val="none" w:sz="0" w:space="0" w:color="auto"/>
        <w:bottom w:val="none" w:sz="0" w:space="0" w:color="auto"/>
        <w:right w:val="none" w:sz="0" w:space="0" w:color="auto"/>
      </w:divBdr>
    </w:div>
    <w:div w:id="673460349">
      <w:marLeft w:val="0"/>
      <w:marRight w:val="0"/>
      <w:marTop w:val="0"/>
      <w:marBottom w:val="0"/>
      <w:divBdr>
        <w:top w:val="none" w:sz="0" w:space="0" w:color="auto"/>
        <w:left w:val="none" w:sz="0" w:space="0" w:color="auto"/>
        <w:bottom w:val="none" w:sz="0" w:space="0" w:color="auto"/>
        <w:right w:val="none" w:sz="0" w:space="0" w:color="auto"/>
      </w:divBdr>
    </w:div>
    <w:div w:id="673534911">
      <w:marLeft w:val="0"/>
      <w:marRight w:val="0"/>
      <w:marTop w:val="0"/>
      <w:marBottom w:val="0"/>
      <w:divBdr>
        <w:top w:val="none" w:sz="0" w:space="0" w:color="auto"/>
        <w:left w:val="none" w:sz="0" w:space="0" w:color="auto"/>
        <w:bottom w:val="none" w:sz="0" w:space="0" w:color="auto"/>
        <w:right w:val="none" w:sz="0" w:space="0" w:color="auto"/>
      </w:divBdr>
    </w:div>
    <w:div w:id="673537822">
      <w:marLeft w:val="0"/>
      <w:marRight w:val="0"/>
      <w:marTop w:val="0"/>
      <w:marBottom w:val="0"/>
      <w:divBdr>
        <w:top w:val="none" w:sz="0" w:space="0" w:color="auto"/>
        <w:left w:val="none" w:sz="0" w:space="0" w:color="auto"/>
        <w:bottom w:val="none" w:sz="0" w:space="0" w:color="auto"/>
        <w:right w:val="none" w:sz="0" w:space="0" w:color="auto"/>
      </w:divBdr>
    </w:div>
    <w:div w:id="673606903">
      <w:marLeft w:val="0"/>
      <w:marRight w:val="0"/>
      <w:marTop w:val="0"/>
      <w:marBottom w:val="0"/>
      <w:divBdr>
        <w:top w:val="none" w:sz="0" w:space="0" w:color="auto"/>
        <w:left w:val="none" w:sz="0" w:space="0" w:color="auto"/>
        <w:bottom w:val="none" w:sz="0" w:space="0" w:color="auto"/>
        <w:right w:val="none" w:sz="0" w:space="0" w:color="auto"/>
      </w:divBdr>
    </w:div>
    <w:div w:id="673654338">
      <w:marLeft w:val="0"/>
      <w:marRight w:val="0"/>
      <w:marTop w:val="0"/>
      <w:marBottom w:val="0"/>
      <w:divBdr>
        <w:top w:val="none" w:sz="0" w:space="0" w:color="auto"/>
        <w:left w:val="none" w:sz="0" w:space="0" w:color="auto"/>
        <w:bottom w:val="none" w:sz="0" w:space="0" w:color="auto"/>
        <w:right w:val="none" w:sz="0" w:space="0" w:color="auto"/>
      </w:divBdr>
    </w:div>
    <w:div w:id="673727391">
      <w:marLeft w:val="0"/>
      <w:marRight w:val="0"/>
      <w:marTop w:val="0"/>
      <w:marBottom w:val="0"/>
      <w:divBdr>
        <w:top w:val="none" w:sz="0" w:space="0" w:color="auto"/>
        <w:left w:val="none" w:sz="0" w:space="0" w:color="auto"/>
        <w:bottom w:val="none" w:sz="0" w:space="0" w:color="auto"/>
        <w:right w:val="none" w:sz="0" w:space="0" w:color="auto"/>
      </w:divBdr>
    </w:div>
    <w:div w:id="673731157">
      <w:marLeft w:val="0"/>
      <w:marRight w:val="0"/>
      <w:marTop w:val="0"/>
      <w:marBottom w:val="0"/>
      <w:divBdr>
        <w:top w:val="none" w:sz="0" w:space="0" w:color="auto"/>
        <w:left w:val="none" w:sz="0" w:space="0" w:color="auto"/>
        <w:bottom w:val="none" w:sz="0" w:space="0" w:color="auto"/>
        <w:right w:val="none" w:sz="0" w:space="0" w:color="auto"/>
      </w:divBdr>
    </w:div>
    <w:div w:id="673806839">
      <w:marLeft w:val="0"/>
      <w:marRight w:val="0"/>
      <w:marTop w:val="0"/>
      <w:marBottom w:val="0"/>
      <w:divBdr>
        <w:top w:val="none" w:sz="0" w:space="0" w:color="auto"/>
        <w:left w:val="none" w:sz="0" w:space="0" w:color="auto"/>
        <w:bottom w:val="none" w:sz="0" w:space="0" w:color="auto"/>
        <w:right w:val="none" w:sz="0" w:space="0" w:color="auto"/>
      </w:divBdr>
    </w:div>
    <w:div w:id="673844205">
      <w:marLeft w:val="0"/>
      <w:marRight w:val="0"/>
      <w:marTop w:val="0"/>
      <w:marBottom w:val="0"/>
      <w:divBdr>
        <w:top w:val="none" w:sz="0" w:space="0" w:color="auto"/>
        <w:left w:val="none" w:sz="0" w:space="0" w:color="auto"/>
        <w:bottom w:val="none" w:sz="0" w:space="0" w:color="auto"/>
        <w:right w:val="none" w:sz="0" w:space="0" w:color="auto"/>
      </w:divBdr>
    </w:div>
    <w:div w:id="673847244">
      <w:marLeft w:val="0"/>
      <w:marRight w:val="0"/>
      <w:marTop w:val="0"/>
      <w:marBottom w:val="0"/>
      <w:divBdr>
        <w:top w:val="none" w:sz="0" w:space="0" w:color="auto"/>
        <w:left w:val="none" w:sz="0" w:space="0" w:color="auto"/>
        <w:bottom w:val="none" w:sz="0" w:space="0" w:color="auto"/>
        <w:right w:val="none" w:sz="0" w:space="0" w:color="auto"/>
      </w:divBdr>
    </w:div>
    <w:div w:id="673915195">
      <w:marLeft w:val="0"/>
      <w:marRight w:val="0"/>
      <w:marTop w:val="0"/>
      <w:marBottom w:val="0"/>
      <w:divBdr>
        <w:top w:val="none" w:sz="0" w:space="0" w:color="auto"/>
        <w:left w:val="none" w:sz="0" w:space="0" w:color="auto"/>
        <w:bottom w:val="none" w:sz="0" w:space="0" w:color="auto"/>
        <w:right w:val="none" w:sz="0" w:space="0" w:color="auto"/>
      </w:divBdr>
    </w:div>
    <w:div w:id="673920704">
      <w:marLeft w:val="0"/>
      <w:marRight w:val="0"/>
      <w:marTop w:val="0"/>
      <w:marBottom w:val="0"/>
      <w:divBdr>
        <w:top w:val="none" w:sz="0" w:space="0" w:color="auto"/>
        <w:left w:val="none" w:sz="0" w:space="0" w:color="auto"/>
        <w:bottom w:val="none" w:sz="0" w:space="0" w:color="auto"/>
        <w:right w:val="none" w:sz="0" w:space="0" w:color="auto"/>
      </w:divBdr>
    </w:div>
    <w:div w:id="673923191">
      <w:marLeft w:val="0"/>
      <w:marRight w:val="0"/>
      <w:marTop w:val="0"/>
      <w:marBottom w:val="0"/>
      <w:divBdr>
        <w:top w:val="none" w:sz="0" w:space="0" w:color="auto"/>
        <w:left w:val="none" w:sz="0" w:space="0" w:color="auto"/>
        <w:bottom w:val="none" w:sz="0" w:space="0" w:color="auto"/>
        <w:right w:val="none" w:sz="0" w:space="0" w:color="auto"/>
      </w:divBdr>
    </w:div>
    <w:div w:id="673991003">
      <w:marLeft w:val="0"/>
      <w:marRight w:val="0"/>
      <w:marTop w:val="0"/>
      <w:marBottom w:val="0"/>
      <w:divBdr>
        <w:top w:val="none" w:sz="0" w:space="0" w:color="auto"/>
        <w:left w:val="none" w:sz="0" w:space="0" w:color="auto"/>
        <w:bottom w:val="none" w:sz="0" w:space="0" w:color="auto"/>
        <w:right w:val="none" w:sz="0" w:space="0" w:color="auto"/>
      </w:divBdr>
    </w:div>
    <w:div w:id="673996629">
      <w:marLeft w:val="0"/>
      <w:marRight w:val="0"/>
      <w:marTop w:val="0"/>
      <w:marBottom w:val="0"/>
      <w:divBdr>
        <w:top w:val="none" w:sz="0" w:space="0" w:color="auto"/>
        <w:left w:val="none" w:sz="0" w:space="0" w:color="auto"/>
        <w:bottom w:val="none" w:sz="0" w:space="0" w:color="auto"/>
        <w:right w:val="none" w:sz="0" w:space="0" w:color="auto"/>
      </w:divBdr>
    </w:div>
    <w:div w:id="673997166">
      <w:marLeft w:val="0"/>
      <w:marRight w:val="0"/>
      <w:marTop w:val="0"/>
      <w:marBottom w:val="0"/>
      <w:divBdr>
        <w:top w:val="none" w:sz="0" w:space="0" w:color="auto"/>
        <w:left w:val="none" w:sz="0" w:space="0" w:color="auto"/>
        <w:bottom w:val="none" w:sz="0" w:space="0" w:color="auto"/>
        <w:right w:val="none" w:sz="0" w:space="0" w:color="auto"/>
      </w:divBdr>
    </w:div>
    <w:div w:id="674236105">
      <w:marLeft w:val="0"/>
      <w:marRight w:val="0"/>
      <w:marTop w:val="0"/>
      <w:marBottom w:val="0"/>
      <w:divBdr>
        <w:top w:val="none" w:sz="0" w:space="0" w:color="auto"/>
        <w:left w:val="none" w:sz="0" w:space="0" w:color="auto"/>
        <w:bottom w:val="none" w:sz="0" w:space="0" w:color="auto"/>
        <w:right w:val="none" w:sz="0" w:space="0" w:color="auto"/>
      </w:divBdr>
    </w:div>
    <w:div w:id="674379298">
      <w:marLeft w:val="0"/>
      <w:marRight w:val="0"/>
      <w:marTop w:val="0"/>
      <w:marBottom w:val="0"/>
      <w:divBdr>
        <w:top w:val="none" w:sz="0" w:space="0" w:color="auto"/>
        <w:left w:val="none" w:sz="0" w:space="0" w:color="auto"/>
        <w:bottom w:val="none" w:sz="0" w:space="0" w:color="auto"/>
        <w:right w:val="none" w:sz="0" w:space="0" w:color="auto"/>
      </w:divBdr>
    </w:div>
    <w:div w:id="674386006">
      <w:marLeft w:val="0"/>
      <w:marRight w:val="0"/>
      <w:marTop w:val="0"/>
      <w:marBottom w:val="0"/>
      <w:divBdr>
        <w:top w:val="none" w:sz="0" w:space="0" w:color="auto"/>
        <w:left w:val="none" w:sz="0" w:space="0" w:color="auto"/>
        <w:bottom w:val="none" w:sz="0" w:space="0" w:color="auto"/>
        <w:right w:val="none" w:sz="0" w:space="0" w:color="auto"/>
      </w:divBdr>
    </w:div>
    <w:div w:id="674386838">
      <w:marLeft w:val="0"/>
      <w:marRight w:val="0"/>
      <w:marTop w:val="0"/>
      <w:marBottom w:val="0"/>
      <w:divBdr>
        <w:top w:val="none" w:sz="0" w:space="0" w:color="auto"/>
        <w:left w:val="none" w:sz="0" w:space="0" w:color="auto"/>
        <w:bottom w:val="none" w:sz="0" w:space="0" w:color="auto"/>
        <w:right w:val="none" w:sz="0" w:space="0" w:color="auto"/>
      </w:divBdr>
    </w:div>
    <w:div w:id="674454084">
      <w:marLeft w:val="0"/>
      <w:marRight w:val="0"/>
      <w:marTop w:val="0"/>
      <w:marBottom w:val="0"/>
      <w:divBdr>
        <w:top w:val="none" w:sz="0" w:space="0" w:color="auto"/>
        <w:left w:val="none" w:sz="0" w:space="0" w:color="auto"/>
        <w:bottom w:val="none" w:sz="0" w:space="0" w:color="auto"/>
        <w:right w:val="none" w:sz="0" w:space="0" w:color="auto"/>
      </w:divBdr>
    </w:div>
    <w:div w:id="674573155">
      <w:marLeft w:val="0"/>
      <w:marRight w:val="0"/>
      <w:marTop w:val="0"/>
      <w:marBottom w:val="0"/>
      <w:divBdr>
        <w:top w:val="none" w:sz="0" w:space="0" w:color="auto"/>
        <w:left w:val="none" w:sz="0" w:space="0" w:color="auto"/>
        <w:bottom w:val="none" w:sz="0" w:space="0" w:color="auto"/>
        <w:right w:val="none" w:sz="0" w:space="0" w:color="auto"/>
      </w:divBdr>
    </w:div>
    <w:div w:id="674724823">
      <w:marLeft w:val="0"/>
      <w:marRight w:val="0"/>
      <w:marTop w:val="0"/>
      <w:marBottom w:val="0"/>
      <w:divBdr>
        <w:top w:val="none" w:sz="0" w:space="0" w:color="auto"/>
        <w:left w:val="none" w:sz="0" w:space="0" w:color="auto"/>
        <w:bottom w:val="none" w:sz="0" w:space="0" w:color="auto"/>
        <w:right w:val="none" w:sz="0" w:space="0" w:color="auto"/>
      </w:divBdr>
    </w:div>
    <w:div w:id="674768003">
      <w:marLeft w:val="0"/>
      <w:marRight w:val="0"/>
      <w:marTop w:val="0"/>
      <w:marBottom w:val="0"/>
      <w:divBdr>
        <w:top w:val="none" w:sz="0" w:space="0" w:color="auto"/>
        <w:left w:val="none" w:sz="0" w:space="0" w:color="auto"/>
        <w:bottom w:val="none" w:sz="0" w:space="0" w:color="auto"/>
        <w:right w:val="none" w:sz="0" w:space="0" w:color="auto"/>
      </w:divBdr>
    </w:div>
    <w:div w:id="674768372">
      <w:marLeft w:val="0"/>
      <w:marRight w:val="0"/>
      <w:marTop w:val="0"/>
      <w:marBottom w:val="0"/>
      <w:divBdr>
        <w:top w:val="none" w:sz="0" w:space="0" w:color="auto"/>
        <w:left w:val="none" w:sz="0" w:space="0" w:color="auto"/>
        <w:bottom w:val="none" w:sz="0" w:space="0" w:color="auto"/>
        <w:right w:val="none" w:sz="0" w:space="0" w:color="auto"/>
      </w:divBdr>
    </w:div>
    <w:div w:id="674768983">
      <w:marLeft w:val="0"/>
      <w:marRight w:val="0"/>
      <w:marTop w:val="0"/>
      <w:marBottom w:val="0"/>
      <w:divBdr>
        <w:top w:val="none" w:sz="0" w:space="0" w:color="auto"/>
        <w:left w:val="none" w:sz="0" w:space="0" w:color="auto"/>
        <w:bottom w:val="none" w:sz="0" w:space="0" w:color="auto"/>
        <w:right w:val="none" w:sz="0" w:space="0" w:color="auto"/>
      </w:divBdr>
    </w:div>
    <w:div w:id="674920444">
      <w:marLeft w:val="0"/>
      <w:marRight w:val="0"/>
      <w:marTop w:val="0"/>
      <w:marBottom w:val="0"/>
      <w:divBdr>
        <w:top w:val="none" w:sz="0" w:space="0" w:color="auto"/>
        <w:left w:val="none" w:sz="0" w:space="0" w:color="auto"/>
        <w:bottom w:val="none" w:sz="0" w:space="0" w:color="auto"/>
        <w:right w:val="none" w:sz="0" w:space="0" w:color="auto"/>
      </w:divBdr>
    </w:div>
    <w:div w:id="674959353">
      <w:marLeft w:val="0"/>
      <w:marRight w:val="0"/>
      <w:marTop w:val="0"/>
      <w:marBottom w:val="0"/>
      <w:divBdr>
        <w:top w:val="none" w:sz="0" w:space="0" w:color="auto"/>
        <w:left w:val="none" w:sz="0" w:space="0" w:color="auto"/>
        <w:bottom w:val="none" w:sz="0" w:space="0" w:color="auto"/>
        <w:right w:val="none" w:sz="0" w:space="0" w:color="auto"/>
      </w:divBdr>
    </w:div>
    <w:div w:id="674963017">
      <w:marLeft w:val="0"/>
      <w:marRight w:val="0"/>
      <w:marTop w:val="0"/>
      <w:marBottom w:val="0"/>
      <w:divBdr>
        <w:top w:val="none" w:sz="0" w:space="0" w:color="auto"/>
        <w:left w:val="none" w:sz="0" w:space="0" w:color="auto"/>
        <w:bottom w:val="none" w:sz="0" w:space="0" w:color="auto"/>
        <w:right w:val="none" w:sz="0" w:space="0" w:color="auto"/>
      </w:divBdr>
    </w:div>
    <w:div w:id="675037758">
      <w:marLeft w:val="0"/>
      <w:marRight w:val="0"/>
      <w:marTop w:val="0"/>
      <w:marBottom w:val="0"/>
      <w:divBdr>
        <w:top w:val="none" w:sz="0" w:space="0" w:color="auto"/>
        <w:left w:val="none" w:sz="0" w:space="0" w:color="auto"/>
        <w:bottom w:val="none" w:sz="0" w:space="0" w:color="auto"/>
        <w:right w:val="none" w:sz="0" w:space="0" w:color="auto"/>
      </w:divBdr>
    </w:div>
    <w:div w:id="675112215">
      <w:marLeft w:val="0"/>
      <w:marRight w:val="0"/>
      <w:marTop w:val="0"/>
      <w:marBottom w:val="0"/>
      <w:divBdr>
        <w:top w:val="none" w:sz="0" w:space="0" w:color="auto"/>
        <w:left w:val="none" w:sz="0" w:space="0" w:color="auto"/>
        <w:bottom w:val="none" w:sz="0" w:space="0" w:color="auto"/>
        <w:right w:val="none" w:sz="0" w:space="0" w:color="auto"/>
      </w:divBdr>
    </w:div>
    <w:div w:id="675158469">
      <w:marLeft w:val="0"/>
      <w:marRight w:val="0"/>
      <w:marTop w:val="0"/>
      <w:marBottom w:val="0"/>
      <w:divBdr>
        <w:top w:val="none" w:sz="0" w:space="0" w:color="auto"/>
        <w:left w:val="none" w:sz="0" w:space="0" w:color="auto"/>
        <w:bottom w:val="none" w:sz="0" w:space="0" w:color="auto"/>
        <w:right w:val="none" w:sz="0" w:space="0" w:color="auto"/>
      </w:divBdr>
    </w:div>
    <w:div w:id="675226988">
      <w:marLeft w:val="0"/>
      <w:marRight w:val="0"/>
      <w:marTop w:val="0"/>
      <w:marBottom w:val="0"/>
      <w:divBdr>
        <w:top w:val="none" w:sz="0" w:space="0" w:color="auto"/>
        <w:left w:val="none" w:sz="0" w:space="0" w:color="auto"/>
        <w:bottom w:val="none" w:sz="0" w:space="0" w:color="auto"/>
        <w:right w:val="none" w:sz="0" w:space="0" w:color="auto"/>
      </w:divBdr>
    </w:div>
    <w:div w:id="675306114">
      <w:marLeft w:val="0"/>
      <w:marRight w:val="0"/>
      <w:marTop w:val="0"/>
      <w:marBottom w:val="0"/>
      <w:divBdr>
        <w:top w:val="none" w:sz="0" w:space="0" w:color="auto"/>
        <w:left w:val="none" w:sz="0" w:space="0" w:color="auto"/>
        <w:bottom w:val="none" w:sz="0" w:space="0" w:color="auto"/>
        <w:right w:val="none" w:sz="0" w:space="0" w:color="auto"/>
      </w:divBdr>
    </w:div>
    <w:div w:id="675309316">
      <w:marLeft w:val="0"/>
      <w:marRight w:val="0"/>
      <w:marTop w:val="0"/>
      <w:marBottom w:val="0"/>
      <w:divBdr>
        <w:top w:val="none" w:sz="0" w:space="0" w:color="auto"/>
        <w:left w:val="none" w:sz="0" w:space="0" w:color="auto"/>
        <w:bottom w:val="none" w:sz="0" w:space="0" w:color="auto"/>
        <w:right w:val="none" w:sz="0" w:space="0" w:color="auto"/>
      </w:divBdr>
    </w:div>
    <w:div w:id="675494550">
      <w:bodyDiv w:val="1"/>
      <w:marLeft w:val="0"/>
      <w:marRight w:val="0"/>
      <w:marTop w:val="0"/>
      <w:marBottom w:val="0"/>
      <w:divBdr>
        <w:top w:val="none" w:sz="0" w:space="0" w:color="auto"/>
        <w:left w:val="none" w:sz="0" w:space="0" w:color="auto"/>
        <w:bottom w:val="none" w:sz="0" w:space="0" w:color="auto"/>
        <w:right w:val="none" w:sz="0" w:space="0" w:color="auto"/>
      </w:divBdr>
    </w:div>
    <w:div w:id="675496680">
      <w:marLeft w:val="0"/>
      <w:marRight w:val="0"/>
      <w:marTop w:val="0"/>
      <w:marBottom w:val="0"/>
      <w:divBdr>
        <w:top w:val="none" w:sz="0" w:space="0" w:color="auto"/>
        <w:left w:val="none" w:sz="0" w:space="0" w:color="auto"/>
        <w:bottom w:val="none" w:sz="0" w:space="0" w:color="auto"/>
        <w:right w:val="none" w:sz="0" w:space="0" w:color="auto"/>
      </w:divBdr>
    </w:div>
    <w:div w:id="675499748">
      <w:marLeft w:val="0"/>
      <w:marRight w:val="0"/>
      <w:marTop w:val="0"/>
      <w:marBottom w:val="0"/>
      <w:divBdr>
        <w:top w:val="none" w:sz="0" w:space="0" w:color="auto"/>
        <w:left w:val="none" w:sz="0" w:space="0" w:color="auto"/>
        <w:bottom w:val="none" w:sz="0" w:space="0" w:color="auto"/>
        <w:right w:val="none" w:sz="0" w:space="0" w:color="auto"/>
      </w:divBdr>
    </w:div>
    <w:div w:id="675503002">
      <w:marLeft w:val="0"/>
      <w:marRight w:val="0"/>
      <w:marTop w:val="0"/>
      <w:marBottom w:val="0"/>
      <w:divBdr>
        <w:top w:val="none" w:sz="0" w:space="0" w:color="auto"/>
        <w:left w:val="none" w:sz="0" w:space="0" w:color="auto"/>
        <w:bottom w:val="none" w:sz="0" w:space="0" w:color="auto"/>
        <w:right w:val="none" w:sz="0" w:space="0" w:color="auto"/>
      </w:divBdr>
    </w:div>
    <w:div w:id="675546556">
      <w:marLeft w:val="0"/>
      <w:marRight w:val="0"/>
      <w:marTop w:val="0"/>
      <w:marBottom w:val="0"/>
      <w:divBdr>
        <w:top w:val="none" w:sz="0" w:space="0" w:color="auto"/>
        <w:left w:val="none" w:sz="0" w:space="0" w:color="auto"/>
        <w:bottom w:val="none" w:sz="0" w:space="0" w:color="auto"/>
        <w:right w:val="none" w:sz="0" w:space="0" w:color="auto"/>
      </w:divBdr>
    </w:div>
    <w:div w:id="675572008">
      <w:marLeft w:val="0"/>
      <w:marRight w:val="0"/>
      <w:marTop w:val="0"/>
      <w:marBottom w:val="0"/>
      <w:divBdr>
        <w:top w:val="none" w:sz="0" w:space="0" w:color="auto"/>
        <w:left w:val="none" w:sz="0" w:space="0" w:color="auto"/>
        <w:bottom w:val="none" w:sz="0" w:space="0" w:color="auto"/>
        <w:right w:val="none" w:sz="0" w:space="0" w:color="auto"/>
      </w:divBdr>
    </w:div>
    <w:div w:id="675573701">
      <w:marLeft w:val="0"/>
      <w:marRight w:val="0"/>
      <w:marTop w:val="0"/>
      <w:marBottom w:val="0"/>
      <w:divBdr>
        <w:top w:val="none" w:sz="0" w:space="0" w:color="auto"/>
        <w:left w:val="none" w:sz="0" w:space="0" w:color="auto"/>
        <w:bottom w:val="none" w:sz="0" w:space="0" w:color="auto"/>
        <w:right w:val="none" w:sz="0" w:space="0" w:color="auto"/>
      </w:divBdr>
    </w:div>
    <w:div w:id="675575975">
      <w:marLeft w:val="0"/>
      <w:marRight w:val="0"/>
      <w:marTop w:val="0"/>
      <w:marBottom w:val="0"/>
      <w:divBdr>
        <w:top w:val="none" w:sz="0" w:space="0" w:color="auto"/>
        <w:left w:val="none" w:sz="0" w:space="0" w:color="auto"/>
        <w:bottom w:val="none" w:sz="0" w:space="0" w:color="auto"/>
        <w:right w:val="none" w:sz="0" w:space="0" w:color="auto"/>
      </w:divBdr>
    </w:div>
    <w:div w:id="675767849">
      <w:marLeft w:val="0"/>
      <w:marRight w:val="0"/>
      <w:marTop w:val="0"/>
      <w:marBottom w:val="0"/>
      <w:divBdr>
        <w:top w:val="none" w:sz="0" w:space="0" w:color="auto"/>
        <w:left w:val="none" w:sz="0" w:space="0" w:color="auto"/>
        <w:bottom w:val="none" w:sz="0" w:space="0" w:color="auto"/>
        <w:right w:val="none" w:sz="0" w:space="0" w:color="auto"/>
      </w:divBdr>
    </w:div>
    <w:div w:id="675839728">
      <w:marLeft w:val="0"/>
      <w:marRight w:val="0"/>
      <w:marTop w:val="0"/>
      <w:marBottom w:val="0"/>
      <w:divBdr>
        <w:top w:val="none" w:sz="0" w:space="0" w:color="auto"/>
        <w:left w:val="none" w:sz="0" w:space="0" w:color="auto"/>
        <w:bottom w:val="none" w:sz="0" w:space="0" w:color="auto"/>
        <w:right w:val="none" w:sz="0" w:space="0" w:color="auto"/>
      </w:divBdr>
    </w:div>
    <w:div w:id="675965140">
      <w:marLeft w:val="0"/>
      <w:marRight w:val="0"/>
      <w:marTop w:val="0"/>
      <w:marBottom w:val="0"/>
      <w:divBdr>
        <w:top w:val="none" w:sz="0" w:space="0" w:color="auto"/>
        <w:left w:val="none" w:sz="0" w:space="0" w:color="auto"/>
        <w:bottom w:val="none" w:sz="0" w:space="0" w:color="auto"/>
        <w:right w:val="none" w:sz="0" w:space="0" w:color="auto"/>
      </w:divBdr>
    </w:div>
    <w:div w:id="676076956">
      <w:marLeft w:val="0"/>
      <w:marRight w:val="0"/>
      <w:marTop w:val="0"/>
      <w:marBottom w:val="0"/>
      <w:divBdr>
        <w:top w:val="none" w:sz="0" w:space="0" w:color="auto"/>
        <w:left w:val="none" w:sz="0" w:space="0" w:color="auto"/>
        <w:bottom w:val="none" w:sz="0" w:space="0" w:color="auto"/>
        <w:right w:val="none" w:sz="0" w:space="0" w:color="auto"/>
      </w:divBdr>
    </w:div>
    <w:div w:id="676159240">
      <w:marLeft w:val="0"/>
      <w:marRight w:val="0"/>
      <w:marTop w:val="0"/>
      <w:marBottom w:val="0"/>
      <w:divBdr>
        <w:top w:val="none" w:sz="0" w:space="0" w:color="auto"/>
        <w:left w:val="none" w:sz="0" w:space="0" w:color="auto"/>
        <w:bottom w:val="none" w:sz="0" w:space="0" w:color="auto"/>
        <w:right w:val="none" w:sz="0" w:space="0" w:color="auto"/>
      </w:divBdr>
    </w:div>
    <w:div w:id="676418729">
      <w:bodyDiv w:val="1"/>
      <w:marLeft w:val="0"/>
      <w:marRight w:val="0"/>
      <w:marTop w:val="0"/>
      <w:marBottom w:val="0"/>
      <w:divBdr>
        <w:top w:val="none" w:sz="0" w:space="0" w:color="auto"/>
        <w:left w:val="none" w:sz="0" w:space="0" w:color="auto"/>
        <w:bottom w:val="none" w:sz="0" w:space="0" w:color="auto"/>
        <w:right w:val="none" w:sz="0" w:space="0" w:color="auto"/>
      </w:divBdr>
    </w:div>
    <w:div w:id="676421538">
      <w:marLeft w:val="0"/>
      <w:marRight w:val="0"/>
      <w:marTop w:val="0"/>
      <w:marBottom w:val="0"/>
      <w:divBdr>
        <w:top w:val="none" w:sz="0" w:space="0" w:color="auto"/>
        <w:left w:val="none" w:sz="0" w:space="0" w:color="auto"/>
        <w:bottom w:val="none" w:sz="0" w:space="0" w:color="auto"/>
        <w:right w:val="none" w:sz="0" w:space="0" w:color="auto"/>
      </w:divBdr>
    </w:div>
    <w:div w:id="676470153">
      <w:marLeft w:val="0"/>
      <w:marRight w:val="0"/>
      <w:marTop w:val="0"/>
      <w:marBottom w:val="0"/>
      <w:divBdr>
        <w:top w:val="none" w:sz="0" w:space="0" w:color="auto"/>
        <w:left w:val="none" w:sz="0" w:space="0" w:color="auto"/>
        <w:bottom w:val="none" w:sz="0" w:space="0" w:color="auto"/>
        <w:right w:val="none" w:sz="0" w:space="0" w:color="auto"/>
      </w:divBdr>
    </w:div>
    <w:div w:id="676494824">
      <w:marLeft w:val="0"/>
      <w:marRight w:val="0"/>
      <w:marTop w:val="0"/>
      <w:marBottom w:val="0"/>
      <w:divBdr>
        <w:top w:val="none" w:sz="0" w:space="0" w:color="auto"/>
        <w:left w:val="none" w:sz="0" w:space="0" w:color="auto"/>
        <w:bottom w:val="none" w:sz="0" w:space="0" w:color="auto"/>
        <w:right w:val="none" w:sz="0" w:space="0" w:color="auto"/>
      </w:divBdr>
    </w:div>
    <w:div w:id="676537263">
      <w:marLeft w:val="0"/>
      <w:marRight w:val="0"/>
      <w:marTop w:val="0"/>
      <w:marBottom w:val="0"/>
      <w:divBdr>
        <w:top w:val="none" w:sz="0" w:space="0" w:color="auto"/>
        <w:left w:val="none" w:sz="0" w:space="0" w:color="auto"/>
        <w:bottom w:val="none" w:sz="0" w:space="0" w:color="auto"/>
        <w:right w:val="none" w:sz="0" w:space="0" w:color="auto"/>
      </w:divBdr>
    </w:div>
    <w:div w:id="676617281">
      <w:marLeft w:val="0"/>
      <w:marRight w:val="0"/>
      <w:marTop w:val="0"/>
      <w:marBottom w:val="0"/>
      <w:divBdr>
        <w:top w:val="none" w:sz="0" w:space="0" w:color="auto"/>
        <w:left w:val="none" w:sz="0" w:space="0" w:color="auto"/>
        <w:bottom w:val="none" w:sz="0" w:space="0" w:color="auto"/>
        <w:right w:val="none" w:sz="0" w:space="0" w:color="auto"/>
      </w:divBdr>
    </w:div>
    <w:div w:id="676620431">
      <w:marLeft w:val="0"/>
      <w:marRight w:val="0"/>
      <w:marTop w:val="0"/>
      <w:marBottom w:val="0"/>
      <w:divBdr>
        <w:top w:val="none" w:sz="0" w:space="0" w:color="auto"/>
        <w:left w:val="none" w:sz="0" w:space="0" w:color="auto"/>
        <w:bottom w:val="none" w:sz="0" w:space="0" w:color="auto"/>
        <w:right w:val="none" w:sz="0" w:space="0" w:color="auto"/>
      </w:divBdr>
    </w:div>
    <w:div w:id="676689080">
      <w:marLeft w:val="0"/>
      <w:marRight w:val="0"/>
      <w:marTop w:val="0"/>
      <w:marBottom w:val="0"/>
      <w:divBdr>
        <w:top w:val="none" w:sz="0" w:space="0" w:color="auto"/>
        <w:left w:val="none" w:sz="0" w:space="0" w:color="auto"/>
        <w:bottom w:val="none" w:sz="0" w:space="0" w:color="auto"/>
        <w:right w:val="none" w:sz="0" w:space="0" w:color="auto"/>
      </w:divBdr>
    </w:div>
    <w:div w:id="676883946">
      <w:marLeft w:val="0"/>
      <w:marRight w:val="0"/>
      <w:marTop w:val="0"/>
      <w:marBottom w:val="0"/>
      <w:divBdr>
        <w:top w:val="none" w:sz="0" w:space="0" w:color="auto"/>
        <w:left w:val="none" w:sz="0" w:space="0" w:color="auto"/>
        <w:bottom w:val="none" w:sz="0" w:space="0" w:color="auto"/>
        <w:right w:val="none" w:sz="0" w:space="0" w:color="auto"/>
      </w:divBdr>
    </w:div>
    <w:div w:id="676923077">
      <w:marLeft w:val="0"/>
      <w:marRight w:val="0"/>
      <w:marTop w:val="0"/>
      <w:marBottom w:val="0"/>
      <w:divBdr>
        <w:top w:val="none" w:sz="0" w:space="0" w:color="auto"/>
        <w:left w:val="none" w:sz="0" w:space="0" w:color="auto"/>
        <w:bottom w:val="none" w:sz="0" w:space="0" w:color="auto"/>
        <w:right w:val="none" w:sz="0" w:space="0" w:color="auto"/>
      </w:divBdr>
    </w:div>
    <w:div w:id="677000849">
      <w:marLeft w:val="0"/>
      <w:marRight w:val="0"/>
      <w:marTop w:val="0"/>
      <w:marBottom w:val="0"/>
      <w:divBdr>
        <w:top w:val="none" w:sz="0" w:space="0" w:color="auto"/>
        <w:left w:val="none" w:sz="0" w:space="0" w:color="auto"/>
        <w:bottom w:val="none" w:sz="0" w:space="0" w:color="auto"/>
        <w:right w:val="none" w:sz="0" w:space="0" w:color="auto"/>
      </w:divBdr>
    </w:div>
    <w:div w:id="677002189">
      <w:marLeft w:val="0"/>
      <w:marRight w:val="0"/>
      <w:marTop w:val="0"/>
      <w:marBottom w:val="0"/>
      <w:divBdr>
        <w:top w:val="none" w:sz="0" w:space="0" w:color="auto"/>
        <w:left w:val="none" w:sz="0" w:space="0" w:color="auto"/>
        <w:bottom w:val="none" w:sz="0" w:space="0" w:color="auto"/>
        <w:right w:val="none" w:sz="0" w:space="0" w:color="auto"/>
      </w:divBdr>
    </w:div>
    <w:div w:id="677082541">
      <w:marLeft w:val="0"/>
      <w:marRight w:val="0"/>
      <w:marTop w:val="0"/>
      <w:marBottom w:val="0"/>
      <w:divBdr>
        <w:top w:val="none" w:sz="0" w:space="0" w:color="auto"/>
        <w:left w:val="none" w:sz="0" w:space="0" w:color="auto"/>
        <w:bottom w:val="none" w:sz="0" w:space="0" w:color="auto"/>
        <w:right w:val="none" w:sz="0" w:space="0" w:color="auto"/>
      </w:divBdr>
    </w:div>
    <w:div w:id="677118935">
      <w:marLeft w:val="0"/>
      <w:marRight w:val="0"/>
      <w:marTop w:val="0"/>
      <w:marBottom w:val="0"/>
      <w:divBdr>
        <w:top w:val="none" w:sz="0" w:space="0" w:color="auto"/>
        <w:left w:val="none" w:sz="0" w:space="0" w:color="auto"/>
        <w:bottom w:val="none" w:sz="0" w:space="0" w:color="auto"/>
        <w:right w:val="none" w:sz="0" w:space="0" w:color="auto"/>
      </w:divBdr>
    </w:div>
    <w:div w:id="677119277">
      <w:bodyDiv w:val="1"/>
      <w:marLeft w:val="0"/>
      <w:marRight w:val="0"/>
      <w:marTop w:val="0"/>
      <w:marBottom w:val="0"/>
      <w:divBdr>
        <w:top w:val="none" w:sz="0" w:space="0" w:color="auto"/>
        <w:left w:val="none" w:sz="0" w:space="0" w:color="auto"/>
        <w:bottom w:val="none" w:sz="0" w:space="0" w:color="auto"/>
        <w:right w:val="none" w:sz="0" w:space="0" w:color="auto"/>
      </w:divBdr>
    </w:div>
    <w:div w:id="677150053">
      <w:marLeft w:val="0"/>
      <w:marRight w:val="0"/>
      <w:marTop w:val="0"/>
      <w:marBottom w:val="0"/>
      <w:divBdr>
        <w:top w:val="none" w:sz="0" w:space="0" w:color="auto"/>
        <w:left w:val="none" w:sz="0" w:space="0" w:color="auto"/>
        <w:bottom w:val="none" w:sz="0" w:space="0" w:color="auto"/>
        <w:right w:val="none" w:sz="0" w:space="0" w:color="auto"/>
      </w:divBdr>
    </w:div>
    <w:div w:id="677270613">
      <w:marLeft w:val="0"/>
      <w:marRight w:val="0"/>
      <w:marTop w:val="0"/>
      <w:marBottom w:val="0"/>
      <w:divBdr>
        <w:top w:val="none" w:sz="0" w:space="0" w:color="auto"/>
        <w:left w:val="none" w:sz="0" w:space="0" w:color="auto"/>
        <w:bottom w:val="none" w:sz="0" w:space="0" w:color="auto"/>
        <w:right w:val="none" w:sz="0" w:space="0" w:color="auto"/>
      </w:divBdr>
    </w:div>
    <w:div w:id="677274836">
      <w:marLeft w:val="480"/>
      <w:marRight w:val="0"/>
      <w:marTop w:val="0"/>
      <w:marBottom w:val="0"/>
      <w:divBdr>
        <w:top w:val="none" w:sz="0" w:space="0" w:color="auto"/>
        <w:left w:val="none" w:sz="0" w:space="0" w:color="auto"/>
        <w:bottom w:val="none" w:sz="0" w:space="0" w:color="auto"/>
        <w:right w:val="none" w:sz="0" w:space="0" w:color="auto"/>
      </w:divBdr>
    </w:div>
    <w:div w:id="677318655">
      <w:marLeft w:val="0"/>
      <w:marRight w:val="0"/>
      <w:marTop w:val="0"/>
      <w:marBottom w:val="0"/>
      <w:divBdr>
        <w:top w:val="none" w:sz="0" w:space="0" w:color="auto"/>
        <w:left w:val="none" w:sz="0" w:space="0" w:color="auto"/>
        <w:bottom w:val="none" w:sz="0" w:space="0" w:color="auto"/>
        <w:right w:val="none" w:sz="0" w:space="0" w:color="auto"/>
      </w:divBdr>
    </w:div>
    <w:div w:id="677387108">
      <w:marLeft w:val="0"/>
      <w:marRight w:val="0"/>
      <w:marTop w:val="0"/>
      <w:marBottom w:val="0"/>
      <w:divBdr>
        <w:top w:val="none" w:sz="0" w:space="0" w:color="auto"/>
        <w:left w:val="none" w:sz="0" w:space="0" w:color="auto"/>
        <w:bottom w:val="none" w:sz="0" w:space="0" w:color="auto"/>
        <w:right w:val="none" w:sz="0" w:space="0" w:color="auto"/>
      </w:divBdr>
    </w:div>
    <w:div w:id="677464267">
      <w:marLeft w:val="0"/>
      <w:marRight w:val="0"/>
      <w:marTop w:val="0"/>
      <w:marBottom w:val="0"/>
      <w:divBdr>
        <w:top w:val="none" w:sz="0" w:space="0" w:color="auto"/>
        <w:left w:val="none" w:sz="0" w:space="0" w:color="auto"/>
        <w:bottom w:val="none" w:sz="0" w:space="0" w:color="auto"/>
        <w:right w:val="none" w:sz="0" w:space="0" w:color="auto"/>
      </w:divBdr>
    </w:div>
    <w:div w:id="677582690">
      <w:marLeft w:val="0"/>
      <w:marRight w:val="0"/>
      <w:marTop w:val="0"/>
      <w:marBottom w:val="0"/>
      <w:divBdr>
        <w:top w:val="none" w:sz="0" w:space="0" w:color="auto"/>
        <w:left w:val="none" w:sz="0" w:space="0" w:color="auto"/>
        <w:bottom w:val="none" w:sz="0" w:space="0" w:color="auto"/>
        <w:right w:val="none" w:sz="0" w:space="0" w:color="auto"/>
      </w:divBdr>
    </w:div>
    <w:div w:id="677729012">
      <w:marLeft w:val="0"/>
      <w:marRight w:val="0"/>
      <w:marTop w:val="0"/>
      <w:marBottom w:val="0"/>
      <w:divBdr>
        <w:top w:val="none" w:sz="0" w:space="0" w:color="auto"/>
        <w:left w:val="none" w:sz="0" w:space="0" w:color="auto"/>
        <w:bottom w:val="none" w:sz="0" w:space="0" w:color="auto"/>
        <w:right w:val="none" w:sz="0" w:space="0" w:color="auto"/>
      </w:divBdr>
    </w:div>
    <w:div w:id="677774690">
      <w:marLeft w:val="0"/>
      <w:marRight w:val="0"/>
      <w:marTop w:val="0"/>
      <w:marBottom w:val="0"/>
      <w:divBdr>
        <w:top w:val="none" w:sz="0" w:space="0" w:color="auto"/>
        <w:left w:val="none" w:sz="0" w:space="0" w:color="auto"/>
        <w:bottom w:val="none" w:sz="0" w:space="0" w:color="auto"/>
        <w:right w:val="none" w:sz="0" w:space="0" w:color="auto"/>
      </w:divBdr>
    </w:div>
    <w:div w:id="677774987">
      <w:marLeft w:val="0"/>
      <w:marRight w:val="0"/>
      <w:marTop w:val="0"/>
      <w:marBottom w:val="0"/>
      <w:divBdr>
        <w:top w:val="none" w:sz="0" w:space="0" w:color="auto"/>
        <w:left w:val="none" w:sz="0" w:space="0" w:color="auto"/>
        <w:bottom w:val="none" w:sz="0" w:space="0" w:color="auto"/>
        <w:right w:val="none" w:sz="0" w:space="0" w:color="auto"/>
      </w:divBdr>
    </w:div>
    <w:div w:id="677777338">
      <w:marLeft w:val="0"/>
      <w:marRight w:val="0"/>
      <w:marTop w:val="0"/>
      <w:marBottom w:val="0"/>
      <w:divBdr>
        <w:top w:val="none" w:sz="0" w:space="0" w:color="auto"/>
        <w:left w:val="none" w:sz="0" w:space="0" w:color="auto"/>
        <w:bottom w:val="none" w:sz="0" w:space="0" w:color="auto"/>
        <w:right w:val="none" w:sz="0" w:space="0" w:color="auto"/>
      </w:divBdr>
    </w:div>
    <w:div w:id="677925496">
      <w:marLeft w:val="0"/>
      <w:marRight w:val="0"/>
      <w:marTop w:val="0"/>
      <w:marBottom w:val="0"/>
      <w:divBdr>
        <w:top w:val="none" w:sz="0" w:space="0" w:color="auto"/>
        <w:left w:val="none" w:sz="0" w:space="0" w:color="auto"/>
        <w:bottom w:val="none" w:sz="0" w:space="0" w:color="auto"/>
        <w:right w:val="none" w:sz="0" w:space="0" w:color="auto"/>
      </w:divBdr>
    </w:div>
    <w:div w:id="677929561">
      <w:marLeft w:val="0"/>
      <w:marRight w:val="0"/>
      <w:marTop w:val="0"/>
      <w:marBottom w:val="0"/>
      <w:divBdr>
        <w:top w:val="none" w:sz="0" w:space="0" w:color="auto"/>
        <w:left w:val="none" w:sz="0" w:space="0" w:color="auto"/>
        <w:bottom w:val="none" w:sz="0" w:space="0" w:color="auto"/>
        <w:right w:val="none" w:sz="0" w:space="0" w:color="auto"/>
      </w:divBdr>
    </w:div>
    <w:div w:id="678049424">
      <w:marLeft w:val="0"/>
      <w:marRight w:val="0"/>
      <w:marTop w:val="0"/>
      <w:marBottom w:val="0"/>
      <w:divBdr>
        <w:top w:val="none" w:sz="0" w:space="0" w:color="auto"/>
        <w:left w:val="none" w:sz="0" w:space="0" w:color="auto"/>
        <w:bottom w:val="none" w:sz="0" w:space="0" w:color="auto"/>
        <w:right w:val="none" w:sz="0" w:space="0" w:color="auto"/>
      </w:divBdr>
    </w:div>
    <w:div w:id="678191098">
      <w:marLeft w:val="0"/>
      <w:marRight w:val="0"/>
      <w:marTop w:val="0"/>
      <w:marBottom w:val="0"/>
      <w:divBdr>
        <w:top w:val="none" w:sz="0" w:space="0" w:color="auto"/>
        <w:left w:val="none" w:sz="0" w:space="0" w:color="auto"/>
        <w:bottom w:val="none" w:sz="0" w:space="0" w:color="auto"/>
        <w:right w:val="none" w:sz="0" w:space="0" w:color="auto"/>
      </w:divBdr>
    </w:div>
    <w:div w:id="678385004">
      <w:marLeft w:val="0"/>
      <w:marRight w:val="0"/>
      <w:marTop w:val="0"/>
      <w:marBottom w:val="0"/>
      <w:divBdr>
        <w:top w:val="none" w:sz="0" w:space="0" w:color="auto"/>
        <w:left w:val="none" w:sz="0" w:space="0" w:color="auto"/>
        <w:bottom w:val="none" w:sz="0" w:space="0" w:color="auto"/>
        <w:right w:val="none" w:sz="0" w:space="0" w:color="auto"/>
      </w:divBdr>
    </w:div>
    <w:div w:id="678386714">
      <w:marLeft w:val="0"/>
      <w:marRight w:val="0"/>
      <w:marTop w:val="0"/>
      <w:marBottom w:val="0"/>
      <w:divBdr>
        <w:top w:val="none" w:sz="0" w:space="0" w:color="auto"/>
        <w:left w:val="none" w:sz="0" w:space="0" w:color="auto"/>
        <w:bottom w:val="none" w:sz="0" w:space="0" w:color="auto"/>
        <w:right w:val="none" w:sz="0" w:space="0" w:color="auto"/>
      </w:divBdr>
    </w:div>
    <w:div w:id="678583376">
      <w:marLeft w:val="0"/>
      <w:marRight w:val="0"/>
      <w:marTop w:val="0"/>
      <w:marBottom w:val="0"/>
      <w:divBdr>
        <w:top w:val="none" w:sz="0" w:space="0" w:color="auto"/>
        <w:left w:val="none" w:sz="0" w:space="0" w:color="auto"/>
        <w:bottom w:val="none" w:sz="0" w:space="0" w:color="auto"/>
        <w:right w:val="none" w:sz="0" w:space="0" w:color="auto"/>
      </w:divBdr>
    </w:div>
    <w:div w:id="678702855">
      <w:marLeft w:val="0"/>
      <w:marRight w:val="0"/>
      <w:marTop w:val="0"/>
      <w:marBottom w:val="0"/>
      <w:divBdr>
        <w:top w:val="none" w:sz="0" w:space="0" w:color="auto"/>
        <w:left w:val="none" w:sz="0" w:space="0" w:color="auto"/>
        <w:bottom w:val="none" w:sz="0" w:space="0" w:color="auto"/>
        <w:right w:val="none" w:sz="0" w:space="0" w:color="auto"/>
      </w:divBdr>
    </w:div>
    <w:div w:id="678822459">
      <w:marLeft w:val="0"/>
      <w:marRight w:val="0"/>
      <w:marTop w:val="0"/>
      <w:marBottom w:val="0"/>
      <w:divBdr>
        <w:top w:val="none" w:sz="0" w:space="0" w:color="auto"/>
        <w:left w:val="none" w:sz="0" w:space="0" w:color="auto"/>
        <w:bottom w:val="none" w:sz="0" w:space="0" w:color="auto"/>
        <w:right w:val="none" w:sz="0" w:space="0" w:color="auto"/>
      </w:divBdr>
    </w:div>
    <w:div w:id="678850420">
      <w:marLeft w:val="0"/>
      <w:marRight w:val="0"/>
      <w:marTop w:val="0"/>
      <w:marBottom w:val="0"/>
      <w:divBdr>
        <w:top w:val="none" w:sz="0" w:space="0" w:color="auto"/>
        <w:left w:val="none" w:sz="0" w:space="0" w:color="auto"/>
        <w:bottom w:val="none" w:sz="0" w:space="0" w:color="auto"/>
        <w:right w:val="none" w:sz="0" w:space="0" w:color="auto"/>
      </w:divBdr>
    </w:div>
    <w:div w:id="678892940">
      <w:marLeft w:val="0"/>
      <w:marRight w:val="0"/>
      <w:marTop w:val="0"/>
      <w:marBottom w:val="0"/>
      <w:divBdr>
        <w:top w:val="none" w:sz="0" w:space="0" w:color="auto"/>
        <w:left w:val="none" w:sz="0" w:space="0" w:color="auto"/>
        <w:bottom w:val="none" w:sz="0" w:space="0" w:color="auto"/>
        <w:right w:val="none" w:sz="0" w:space="0" w:color="auto"/>
      </w:divBdr>
    </w:div>
    <w:div w:id="678971585">
      <w:marLeft w:val="0"/>
      <w:marRight w:val="0"/>
      <w:marTop w:val="0"/>
      <w:marBottom w:val="0"/>
      <w:divBdr>
        <w:top w:val="none" w:sz="0" w:space="0" w:color="auto"/>
        <w:left w:val="none" w:sz="0" w:space="0" w:color="auto"/>
        <w:bottom w:val="none" w:sz="0" w:space="0" w:color="auto"/>
        <w:right w:val="none" w:sz="0" w:space="0" w:color="auto"/>
      </w:divBdr>
    </w:div>
    <w:div w:id="678971810">
      <w:marLeft w:val="0"/>
      <w:marRight w:val="0"/>
      <w:marTop w:val="0"/>
      <w:marBottom w:val="0"/>
      <w:divBdr>
        <w:top w:val="none" w:sz="0" w:space="0" w:color="auto"/>
        <w:left w:val="none" w:sz="0" w:space="0" w:color="auto"/>
        <w:bottom w:val="none" w:sz="0" w:space="0" w:color="auto"/>
        <w:right w:val="none" w:sz="0" w:space="0" w:color="auto"/>
      </w:divBdr>
    </w:div>
    <w:div w:id="679160787">
      <w:marLeft w:val="0"/>
      <w:marRight w:val="0"/>
      <w:marTop w:val="0"/>
      <w:marBottom w:val="0"/>
      <w:divBdr>
        <w:top w:val="none" w:sz="0" w:space="0" w:color="auto"/>
        <w:left w:val="none" w:sz="0" w:space="0" w:color="auto"/>
        <w:bottom w:val="none" w:sz="0" w:space="0" w:color="auto"/>
        <w:right w:val="none" w:sz="0" w:space="0" w:color="auto"/>
      </w:divBdr>
    </w:div>
    <w:div w:id="679351274">
      <w:marLeft w:val="0"/>
      <w:marRight w:val="0"/>
      <w:marTop w:val="0"/>
      <w:marBottom w:val="0"/>
      <w:divBdr>
        <w:top w:val="none" w:sz="0" w:space="0" w:color="auto"/>
        <w:left w:val="none" w:sz="0" w:space="0" w:color="auto"/>
        <w:bottom w:val="none" w:sz="0" w:space="0" w:color="auto"/>
        <w:right w:val="none" w:sz="0" w:space="0" w:color="auto"/>
      </w:divBdr>
    </w:div>
    <w:div w:id="679431413">
      <w:marLeft w:val="0"/>
      <w:marRight w:val="0"/>
      <w:marTop w:val="0"/>
      <w:marBottom w:val="0"/>
      <w:divBdr>
        <w:top w:val="none" w:sz="0" w:space="0" w:color="auto"/>
        <w:left w:val="none" w:sz="0" w:space="0" w:color="auto"/>
        <w:bottom w:val="none" w:sz="0" w:space="0" w:color="auto"/>
        <w:right w:val="none" w:sz="0" w:space="0" w:color="auto"/>
      </w:divBdr>
    </w:div>
    <w:div w:id="679504677">
      <w:bodyDiv w:val="1"/>
      <w:marLeft w:val="0"/>
      <w:marRight w:val="0"/>
      <w:marTop w:val="0"/>
      <w:marBottom w:val="0"/>
      <w:divBdr>
        <w:top w:val="none" w:sz="0" w:space="0" w:color="auto"/>
        <w:left w:val="none" w:sz="0" w:space="0" w:color="auto"/>
        <w:bottom w:val="none" w:sz="0" w:space="0" w:color="auto"/>
        <w:right w:val="none" w:sz="0" w:space="0" w:color="auto"/>
      </w:divBdr>
    </w:div>
    <w:div w:id="679507840">
      <w:marLeft w:val="0"/>
      <w:marRight w:val="0"/>
      <w:marTop w:val="0"/>
      <w:marBottom w:val="0"/>
      <w:divBdr>
        <w:top w:val="none" w:sz="0" w:space="0" w:color="auto"/>
        <w:left w:val="none" w:sz="0" w:space="0" w:color="auto"/>
        <w:bottom w:val="none" w:sz="0" w:space="0" w:color="auto"/>
        <w:right w:val="none" w:sz="0" w:space="0" w:color="auto"/>
      </w:divBdr>
    </w:div>
    <w:div w:id="679622374">
      <w:marLeft w:val="0"/>
      <w:marRight w:val="0"/>
      <w:marTop w:val="0"/>
      <w:marBottom w:val="0"/>
      <w:divBdr>
        <w:top w:val="none" w:sz="0" w:space="0" w:color="auto"/>
        <w:left w:val="none" w:sz="0" w:space="0" w:color="auto"/>
        <w:bottom w:val="none" w:sz="0" w:space="0" w:color="auto"/>
        <w:right w:val="none" w:sz="0" w:space="0" w:color="auto"/>
      </w:divBdr>
    </w:div>
    <w:div w:id="679697845">
      <w:marLeft w:val="0"/>
      <w:marRight w:val="0"/>
      <w:marTop w:val="0"/>
      <w:marBottom w:val="0"/>
      <w:divBdr>
        <w:top w:val="none" w:sz="0" w:space="0" w:color="auto"/>
        <w:left w:val="none" w:sz="0" w:space="0" w:color="auto"/>
        <w:bottom w:val="none" w:sz="0" w:space="0" w:color="auto"/>
        <w:right w:val="none" w:sz="0" w:space="0" w:color="auto"/>
      </w:divBdr>
    </w:div>
    <w:div w:id="679744582">
      <w:marLeft w:val="0"/>
      <w:marRight w:val="0"/>
      <w:marTop w:val="0"/>
      <w:marBottom w:val="0"/>
      <w:divBdr>
        <w:top w:val="none" w:sz="0" w:space="0" w:color="auto"/>
        <w:left w:val="none" w:sz="0" w:space="0" w:color="auto"/>
        <w:bottom w:val="none" w:sz="0" w:space="0" w:color="auto"/>
        <w:right w:val="none" w:sz="0" w:space="0" w:color="auto"/>
      </w:divBdr>
    </w:div>
    <w:div w:id="679894827">
      <w:marLeft w:val="0"/>
      <w:marRight w:val="0"/>
      <w:marTop w:val="0"/>
      <w:marBottom w:val="0"/>
      <w:divBdr>
        <w:top w:val="none" w:sz="0" w:space="0" w:color="auto"/>
        <w:left w:val="none" w:sz="0" w:space="0" w:color="auto"/>
        <w:bottom w:val="none" w:sz="0" w:space="0" w:color="auto"/>
        <w:right w:val="none" w:sz="0" w:space="0" w:color="auto"/>
      </w:divBdr>
    </w:div>
    <w:div w:id="679963806">
      <w:marLeft w:val="0"/>
      <w:marRight w:val="0"/>
      <w:marTop w:val="0"/>
      <w:marBottom w:val="0"/>
      <w:divBdr>
        <w:top w:val="none" w:sz="0" w:space="0" w:color="auto"/>
        <w:left w:val="none" w:sz="0" w:space="0" w:color="auto"/>
        <w:bottom w:val="none" w:sz="0" w:space="0" w:color="auto"/>
        <w:right w:val="none" w:sz="0" w:space="0" w:color="auto"/>
      </w:divBdr>
    </w:div>
    <w:div w:id="680089826">
      <w:marLeft w:val="0"/>
      <w:marRight w:val="0"/>
      <w:marTop w:val="0"/>
      <w:marBottom w:val="0"/>
      <w:divBdr>
        <w:top w:val="none" w:sz="0" w:space="0" w:color="auto"/>
        <w:left w:val="none" w:sz="0" w:space="0" w:color="auto"/>
        <w:bottom w:val="none" w:sz="0" w:space="0" w:color="auto"/>
        <w:right w:val="none" w:sz="0" w:space="0" w:color="auto"/>
      </w:divBdr>
    </w:div>
    <w:div w:id="680159974">
      <w:marLeft w:val="0"/>
      <w:marRight w:val="0"/>
      <w:marTop w:val="0"/>
      <w:marBottom w:val="0"/>
      <w:divBdr>
        <w:top w:val="none" w:sz="0" w:space="0" w:color="auto"/>
        <w:left w:val="none" w:sz="0" w:space="0" w:color="auto"/>
        <w:bottom w:val="none" w:sz="0" w:space="0" w:color="auto"/>
        <w:right w:val="none" w:sz="0" w:space="0" w:color="auto"/>
      </w:divBdr>
    </w:div>
    <w:div w:id="680160742">
      <w:marLeft w:val="0"/>
      <w:marRight w:val="0"/>
      <w:marTop w:val="0"/>
      <w:marBottom w:val="0"/>
      <w:divBdr>
        <w:top w:val="none" w:sz="0" w:space="0" w:color="auto"/>
        <w:left w:val="none" w:sz="0" w:space="0" w:color="auto"/>
        <w:bottom w:val="none" w:sz="0" w:space="0" w:color="auto"/>
        <w:right w:val="none" w:sz="0" w:space="0" w:color="auto"/>
      </w:divBdr>
    </w:div>
    <w:div w:id="680162309">
      <w:marLeft w:val="0"/>
      <w:marRight w:val="0"/>
      <w:marTop w:val="0"/>
      <w:marBottom w:val="0"/>
      <w:divBdr>
        <w:top w:val="none" w:sz="0" w:space="0" w:color="auto"/>
        <w:left w:val="none" w:sz="0" w:space="0" w:color="auto"/>
        <w:bottom w:val="none" w:sz="0" w:space="0" w:color="auto"/>
        <w:right w:val="none" w:sz="0" w:space="0" w:color="auto"/>
      </w:divBdr>
    </w:div>
    <w:div w:id="680206153">
      <w:marLeft w:val="0"/>
      <w:marRight w:val="0"/>
      <w:marTop w:val="0"/>
      <w:marBottom w:val="0"/>
      <w:divBdr>
        <w:top w:val="none" w:sz="0" w:space="0" w:color="auto"/>
        <w:left w:val="none" w:sz="0" w:space="0" w:color="auto"/>
        <w:bottom w:val="none" w:sz="0" w:space="0" w:color="auto"/>
        <w:right w:val="none" w:sz="0" w:space="0" w:color="auto"/>
      </w:divBdr>
    </w:div>
    <w:div w:id="680207662">
      <w:marLeft w:val="0"/>
      <w:marRight w:val="0"/>
      <w:marTop w:val="0"/>
      <w:marBottom w:val="0"/>
      <w:divBdr>
        <w:top w:val="none" w:sz="0" w:space="0" w:color="auto"/>
        <w:left w:val="none" w:sz="0" w:space="0" w:color="auto"/>
        <w:bottom w:val="none" w:sz="0" w:space="0" w:color="auto"/>
        <w:right w:val="none" w:sz="0" w:space="0" w:color="auto"/>
      </w:divBdr>
    </w:div>
    <w:div w:id="680277056">
      <w:marLeft w:val="0"/>
      <w:marRight w:val="0"/>
      <w:marTop w:val="0"/>
      <w:marBottom w:val="0"/>
      <w:divBdr>
        <w:top w:val="none" w:sz="0" w:space="0" w:color="auto"/>
        <w:left w:val="none" w:sz="0" w:space="0" w:color="auto"/>
        <w:bottom w:val="none" w:sz="0" w:space="0" w:color="auto"/>
        <w:right w:val="none" w:sz="0" w:space="0" w:color="auto"/>
      </w:divBdr>
    </w:div>
    <w:div w:id="680476218">
      <w:marLeft w:val="0"/>
      <w:marRight w:val="0"/>
      <w:marTop w:val="0"/>
      <w:marBottom w:val="0"/>
      <w:divBdr>
        <w:top w:val="none" w:sz="0" w:space="0" w:color="auto"/>
        <w:left w:val="none" w:sz="0" w:space="0" w:color="auto"/>
        <w:bottom w:val="none" w:sz="0" w:space="0" w:color="auto"/>
        <w:right w:val="none" w:sz="0" w:space="0" w:color="auto"/>
      </w:divBdr>
    </w:div>
    <w:div w:id="680738047">
      <w:marLeft w:val="0"/>
      <w:marRight w:val="0"/>
      <w:marTop w:val="0"/>
      <w:marBottom w:val="0"/>
      <w:divBdr>
        <w:top w:val="none" w:sz="0" w:space="0" w:color="auto"/>
        <w:left w:val="none" w:sz="0" w:space="0" w:color="auto"/>
        <w:bottom w:val="none" w:sz="0" w:space="0" w:color="auto"/>
        <w:right w:val="none" w:sz="0" w:space="0" w:color="auto"/>
      </w:divBdr>
    </w:div>
    <w:div w:id="680741761">
      <w:marLeft w:val="0"/>
      <w:marRight w:val="0"/>
      <w:marTop w:val="0"/>
      <w:marBottom w:val="0"/>
      <w:divBdr>
        <w:top w:val="none" w:sz="0" w:space="0" w:color="auto"/>
        <w:left w:val="none" w:sz="0" w:space="0" w:color="auto"/>
        <w:bottom w:val="none" w:sz="0" w:space="0" w:color="auto"/>
        <w:right w:val="none" w:sz="0" w:space="0" w:color="auto"/>
      </w:divBdr>
    </w:div>
    <w:div w:id="680813181">
      <w:marLeft w:val="0"/>
      <w:marRight w:val="0"/>
      <w:marTop w:val="0"/>
      <w:marBottom w:val="0"/>
      <w:divBdr>
        <w:top w:val="none" w:sz="0" w:space="0" w:color="auto"/>
        <w:left w:val="none" w:sz="0" w:space="0" w:color="auto"/>
        <w:bottom w:val="none" w:sz="0" w:space="0" w:color="auto"/>
        <w:right w:val="none" w:sz="0" w:space="0" w:color="auto"/>
      </w:divBdr>
    </w:div>
    <w:div w:id="680815702">
      <w:bodyDiv w:val="1"/>
      <w:marLeft w:val="0"/>
      <w:marRight w:val="0"/>
      <w:marTop w:val="0"/>
      <w:marBottom w:val="0"/>
      <w:divBdr>
        <w:top w:val="none" w:sz="0" w:space="0" w:color="auto"/>
        <w:left w:val="none" w:sz="0" w:space="0" w:color="auto"/>
        <w:bottom w:val="none" w:sz="0" w:space="0" w:color="auto"/>
        <w:right w:val="none" w:sz="0" w:space="0" w:color="auto"/>
      </w:divBdr>
    </w:div>
    <w:div w:id="680857928">
      <w:bodyDiv w:val="1"/>
      <w:marLeft w:val="0"/>
      <w:marRight w:val="0"/>
      <w:marTop w:val="0"/>
      <w:marBottom w:val="0"/>
      <w:divBdr>
        <w:top w:val="none" w:sz="0" w:space="0" w:color="auto"/>
        <w:left w:val="none" w:sz="0" w:space="0" w:color="auto"/>
        <w:bottom w:val="none" w:sz="0" w:space="0" w:color="auto"/>
        <w:right w:val="none" w:sz="0" w:space="0" w:color="auto"/>
      </w:divBdr>
    </w:div>
    <w:div w:id="681008292">
      <w:marLeft w:val="0"/>
      <w:marRight w:val="0"/>
      <w:marTop w:val="0"/>
      <w:marBottom w:val="0"/>
      <w:divBdr>
        <w:top w:val="none" w:sz="0" w:space="0" w:color="auto"/>
        <w:left w:val="none" w:sz="0" w:space="0" w:color="auto"/>
        <w:bottom w:val="none" w:sz="0" w:space="0" w:color="auto"/>
        <w:right w:val="none" w:sz="0" w:space="0" w:color="auto"/>
      </w:divBdr>
    </w:div>
    <w:div w:id="681010664">
      <w:marLeft w:val="0"/>
      <w:marRight w:val="0"/>
      <w:marTop w:val="0"/>
      <w:marBottom w:val="0"/>
      <w:divBdr>
        <w:top w:val="none" w:sz="0" w:space="0" w:color="auto"/>
        <w:left w:val="none" w:sz="0" w:space="0" w:color="auto"/>
        <w:bottom w:val="none" w:sz="0" w:space="0" w:color="auto"/>
        <w:right w:val="none" w:sz="0" w:space="0" w:color="auto"/>
      </w:divBdr>
    </w:div>
    <w:div w:id="681056819">
      <w:marLeft w:val="0"/>
      <w:marRight w:val="0"/>
      <w:marTop w:val="0"/>
      <w:marBottom w:val="0"/>
      <w:divBdr>
        <w:top w:val="none" w:sz="0" w:space="0" w:color="auto"/>
        <w:left w:val="none" w:sz="0" w:space="0" w:color="auto"/>
        <w:bottom w:val="none" w:sz="0" w:space="0" w:color="auto"/>
        <w:right w:val="none" w:sz="0" w:space="0" w:color="auto"/>
      </w:divBdr>
    </w:div>
    <w:div w:id="681124072">
      <w:marLeft w:val="0"/>
      <w:marRight w:val="0"/>
      <w:marTop w:val="0"/>
      <w:marBottom w:val="0"/>
      <w:divBdr>
        <w:top w:val="none" w:sz="0" w:space="0" w:color="auto"/>
        <w:left w:val="none" w:sz="0" w:space="0" w:color="auto"/>
        <w:bottom w:val="none" w:sz="0" w:space="0" w:color="auto"/>
        <w:right w:val="none" w:sz="0" w:space="0" w:color="auto"/>
      </w:divBdr>
    </w:div>
    <w:div w:id="681202398">
      <w:marLeft w:val="0"/>
      <w:marRight w:val="0"/>
      <w:marTop w:val="0"/>
      <w:marBottom w:val="0"/>
      <w:divBdr>
        <w:top w:val="none" w:sz="0" w:space="0" w:color="auto"/>
        <w:left w:val="none" w:sz="0" w:space="0" w:color="auto"/>
        <w:bottom w:val="none" w:sz="0" w:space="0" w:color="auto"/>
        <w:right w:val="none" w:sz="0" w:space="0" w:color="auto"/>
      </w:divBdr>
    </w:div>
    <w:div w:id="681274581">
      <w:marLeft w:val="0"/>
      <w:marRight w:val="0"/>
      <w:marTop w:val="0"/>
      <w:marBottom w:val="0"/>
      <w:divBdr>
        <w:top w:val="none" w:sz="0" w:space="0" w:color="auto"/>
        <w:left w:val="none" w:sz="0" w:space="0" w:color="auto"/>
        <w:bottom w:val="none" w:sz="0" w:space="0" w:color="auto"/>
        <w:right w:val="none" w:sz="0" w:space="0" w:color="auto"/>
      </w:divBdr>
    </w:div>
    <w:div w:id="681321841">
      <w:marLeft w:val="0"/>
      <w:marRight w:val="0"/>
      <w:marTop w:val="0"/>
      <w:marBottom w:val="0"/>
      <w:divBdr>
        <w:top w:val="none" w:sz="0" w:space="0" w:color="auto"/>
        <w:left w:val="none" w:sz="0" w:space="0" w:color="auto"/>
        <w:bottom w:val="none" w:sz="0" w:space="0" w:color="auto"/>
        <w:right w:val="none" w:sz="0" w:space="0" w:color="auto"/>
      </w:divBdr>
    </w:div>
    <w:div w:id="681325678">
      <w:marLeft w:val="0"/>
      <w:marRight w:val="0"/>
      <w:marTop w:val="0"/>
      <w:marBottom w:val="0"/>
      <w:divBdr>
        <w:top w:val="none" w:sz="0" w:space="0" w:color="auto"/>
        <w:left w:val="none" w:sz="0" w:space="0" w:color="auto"/>
        <w:bottom w:val="none" w:sz="0" w:space="0" w:color="auto"/>
        <w:right w:val="none" w:sz="0" w:space="0" w:color="auto"/>
      </w:divBdr>
    </w:div>
    <w:div w:id="681326089">
      <w:marLeft w:val="0"/>
      <w:marRight w:val="0"/>
      <w:marTop w:val="0"/>
      <w:marBottom w:val="0"/>
      <w:divBdr>
        <w:top w:val="none" w:sz="0" w:space="0" w:color="auto"/>
        <w:left w:val="none" w:sz="0" w:space="0" w:color="auto"/>
        <w:bottom w:val="none" w:sz="0" w:space="0" w:color="auto"/>
        <w:right w:val="none" w:sz="0" w:space="0" w:color="auto"/>
      </w:divBdr>
    </w:div>
    <w:div w:id="681472813">
      <w:marLeft w:val="0"/>
      <w:marRight w:val="0"/>
      <w:marTop w:val="0"/>
      <w:marBottom w:val="0"/>
      <w:divBdr>
        <w:top w:val="none" w:sz="0" w:space="0" w:color="auto"/>
        <w:left w:val="none" w:sz="0" w:space="0" w:color="auto"/>
        <w:bottom w:val="none" w:sz="0" w:space="0" w:color="auto"/>
        <w:right w:val="none" w:sz="0" w:space="0" w:color="auto"/>
      </w:divBdr>
    </w:div>
    <w:div w:id="681511652">
      <w:marLeft w:val="0"/>
      <w:marRight w:val="0"/>
      <w:marTop w:val="0"/>
      <w:marBottom w:val="0"/>
      <w:divBdr>
        <w:top w:val="none" w:sz="0" w:space="0" w:color="auto"/>
        <w:left w:val="none" w:sz="0" w:space="0" w:color="auto"/>
        <w:bottom w:val="none" w:sz="0" w:space="0" w:color="auto"/>
        <w:right w:val="none" w:sz="0" w:space="0" w:color="auto"/>
      </w:divBdr>
    </w:div>
    <w:div w:id="681516150">
      <w:marLeft w:val="0"/>
      <w:marRight w:val="0"/>
      <w:marTop w:val="0"/>
      <w:marBottom w:val="0"/>
      <w:divBdr>
        <w:top w:val="none" w:sz="0" w:space="0" w:color="auto"/>
        <w:left w:val="none" w:sz="0" w:space="0" w:color="auto"/>
        <w:bottom w:val="none" w:sz="0" w:space="0" w:color="auto"/>
        <w:right w:val="none" w:sz="0" w:space="0" w:color="auto"/>
      </w:divBdr>
    </w:div>
    <w:div w:id="681587136">
      <w:marLeft w:val="0"/>
      <w:marRight w:val="0"/>
      <w:marTop w:val="0"/>
      <w:marBottom w:val="0"/>
      <w:divBdr>
        <w:top w:val="none" w:sz="0" w:space="0" w:color="auto"/>
        <w:left w:val="none" w:sz="0" w:space="0" w:color="auto"/>
        <w:bottom w:val="none" w:sz="0" w:space="0" w:color="auto"/>
        <w:right w:val="none" w:sz="0" w:space="0" w:color="auto"/>
      </w:divBdr>
    </w:div>
    <w:div w:id="681587161">
      <w:marLeft w:val="0"/>
      <w:marRight w:val="0"/>
      <w:marTop w:val="0"/>
      <w:marBottom w:val="0"/>
      <w:divBdr>
        <w:top w:val="none" w:sz="0" w:space="0" w:color="auto"/>
        <w:left w:val="none" w:sz="0" w:space="0" w:color="auto"/>
        <w:bottom w:val="none" w:sz="0" w:space="0" w:color="auto"/>
        <w:right w:val="none" w:sz="0" w:space="0" w:color="auto"/>
      </w:divBdr>
    </w:div>
    <w:div w:id="681663753">
      <w:marLeft w:val="0"/>
      <w:marRight w:val="0"/>
      <w:marTop w:val="0"/>
      <w:marBottom w:val="0"/>
      <w:divBdr>
        <w:top w:val="none" w:sz="0" w:space="0" w:color="auto"/>
        <w:left w:val="none" w:sz="0" w:space="0" w:color="auto"/>
        <w:bottom w:val="none" w:sz="0" w:space="0" w:color="auto"/>
        <w:right w:val="none" w:sz="0" w:space="0" w:color="auto"/>
      </w:divBdr>
    </w:div>
    <w:div w:id="681669353">
      <w:marLeft w:val="0"/>
      <w:marRight w:val="0"/>
      <w:marTop w:val="0"/>
      <w:marBottom w:val="0"/>
      <w:divBdr>
        <w:top w:val="none" w:sz="0" w:space="0" w:color="auto"/>
        <w:left w:val="none" w:sz="0" w:space="0" w:color="auto"/>
        <w:bottom w:val="none" w:sz="0" w:space="0" w:color="auto"/>
        <w:right w:val="none" w:sz="0" w:space="0" w:color="auto"/>
      </w:divBdr>
    </w:div>
    <w:div w:id="681712106">
      <w:marLeft w:val="0"/>
      <w:marRight w:val="0"/>
      <w:marTop w:val="0"/>
      <w:marBottom w:val="0"/>
      <w:divBdr>
        <w:top w:val="none" w:sz="0" w:space="0" w:color="auto"/>
        <w:left w:val="none" w:sz="0" w:space="0" w:color="auto"/>
        <w:bottom w:val="none" w:sz="0" w:space="0" w:color="auto"/>
        <w:right w:val="none" w:sz="0" w:space="0" w:color="auto"/>
      </w:divBdr>
    </w:div>
    <w:div w:id="681785880">
      <w:marLeft w:val="0"/>
      <w:marRight w:val="0"/>
      <w:marTop w:val="0"/>
      <w:marBottom w:val="0"/>
      <w:divBdr>
        <w:top w:val="none" w:sz="0" w:space="0" w:color="auto"/>
        <w:left w:val="none" w:sz="0" w:space="0" w:color="auto"/>
        <w:bottom w:val="none" w:sz="0" w:space="0" w:color="auto"/>
        <w:right w:val="none" w:sz="0" w:space="0" w:color="auto"/>
      </w:divBdr>
    </w:div>
    <w:div w:id="681857086">
      <w:marLeft w:val="0"/>
      <w:marRight w:val="0"/>
      <w:marTop w:val="0"/>
      <w:marBottom w:val="0"/>
      <w:divBdr>
        <w:top w:val="none" w:sz="0" w:space="0" w:color="auto"/>
        <w:left w:val="none" w:sz="0" w:space="0" w:color="auto"/>
        <w:bottom w:val="none" w:sz="0" w:space="0" w:color="auto"/>
        <w:right w:val="none" w:sz="0" w:space="0" w:color="auto"/>
      </w:divBdr>
    </w:div>
    <w:div w:id="681857176">
      <w:marLeft w:val="0"/>
      <w:marRight w:val="0"/>
      <w:marTop w:val="0"/>
      <w:marBottom w:val="0"/>
      <w:divBdr>
        <w:top w:val="none" w:sz="0" w:space="0" w:color="auto"/>
        <w:left w:val="none" w:sz="0" w:space="0" w:color="auto"/>
        <w:bottom w:val="none" w:sz="0" w:space="0" w:color="auto"/>
        <w:right w:val="none" w:sz="0" w:space="0" w:color="auto"/>
      </w:divBdr>
    </w:div>
    <w:div w:id="682051331">
      <w:marLeft w:val="0"/>
      <w:marRight w:val="0"/>
      <w:marTop w:val="0"/>
      <w:marBottom w:val="0"/>
      <w:divBdr>
        <w:top w:val="none" w:sz="0" w:space="0" w:color="auto"/>
        <w:left w:val="none" w:sz="0" w:space="0" w:color="auto"/>
        <w:bottom w:val="none" w:sz="0" w:space="0" w:color="auto"/>
        <w:right w:val="none" w:sz="0" w:space="0" w:color="auto"/>
      </w:divBdr>
    </w:div>
    <w:div w:id="682122569">
      <w:marLeft w:val="0"/>
      <w:marRight w:val="0"/>
      <w:marTop w:val="0"/>
      <w:marBottom w:val="0"/>
      <w:divBdr>
        <w:top w:val="none" w:sz="0" w:space="0" w:color="auto"/>
        <w:left w:val="none" w:sz="0" w:space="0" w:color="auto"/>
        <w:bottom w:val="none" w:sz="0" w:space="0" w:color="auto"/>
        <w:right w:val="none" w:sz="0" w:space="0" w:color="auto"/>
      </w:divBdr>
    </w:div>
    <w:div w:id="682125500">
      <w:marLeft w:val="0"/>
      <w:marRight w:val="0"/>
      <w:marTop w:val="0"/>
      <w:marBottom w:val="0"/>
      <w:divBdr>
        <w:top w:val="none" w:sz="0" w:space="0" w:color="auto"/>
        <w:left w:val="none" w:sz="0" w:space="0" w:color="auto"/>
        <w:bottom w:val="none" w:sz="0" w:space="0" w:color="auto"/>
        <w:right w:val="none" w:sz="0" w:space="0" w:color="auto"/>
      </w:divBdr>
    </w:div>
    <w:div w:id="682240798">
      <w:marLeft w:val="0"/>
      <w:marRight w:val="0"/>
      <w:marTop w:val="0"/>
      <w:marBottom w:val="0"/>
      <w:divBdr>
        <w:top w:val="none" w:sz="0" w:space="0" w:color="auto"/>
        <w:left w:val="none" w:sz="0" w:space="0" w:color="auto"/>
        <w:bottom w:val="none" w:sz="0" w:space="0" w:color="auto"/>
        <w:right w:val="none" w:sz="0" w:space="0" w:color="auto"/>
      </w:divBdr>
    </w:div>
    <w:div w:id="682323728">
      <w:marLeft w:val="0"/>
      <w:marRight w:val="0"/>
      <w:marTop w:val="0"/>
      <w:marBottom w:val="0"/>
      <w:divBdr>
        <w:top w:val="none" w:sz="0" w:space="0" w:color="auto"/>
        <w:left w:val="none" w:sz="0" w:space="0" w:color="auto"/>
        <w:bottom w:val="none" w:sz="0" w:space="0" w:color="auto"/>
        <w:right w:val="none" w:sz="0" w:space="0" w:color="auto"/>
      </w:divBdr>
    </w:div>
    <w:div w:id="682324782">
      <w:marLeft w:val="0"/>
      <w:marRight w:val="0"/>
      <w:marTop w:val="0"/>
      <w:marBottom w:val="0"/>
      <w:divBdr>
        <w:top w:val="none" w:sz="0" w:space="0" w:color="auto"/>
        <w:left w:val="none" w:sz="0" w:space="0" w:color="auto"/>
        <w:bottom w:val="none" w:sz="0" w:space="0" w:color="auto"/>
        <w:right w:val="none" w:sz="0" w:space="0" w:color="auto"/>
      </w:divBdr>
    </w:div>
    <w:div w:id="682365707">
      <w:bodyDiv w:val="1"/>
      <w:marLeft w:val="0"/>
      <w:marRight w:val="0"/>
      <w:marTop w:val="0"/>
      <w:marBottom w:val="0"/>
      <w:divBdr>
        <w:top w:val="none" w:sz="0" w:space="0" w:color="auto"/>
        <w:left w:val="none" w:sz="0" w:space="0" w:color="auto"/>
        <w:bottom w:val="none" w:sz="0" w:space="0" w:color="auto"/>
        <w:right w:val="none" w:sz="0" w:space="0" w:color="auto"/>
      </w:divBdr>
    </w:div>
    <w:div w:id="682434149">
      <w:marLeft w:val="0"/>
      <w:marRight w:val="0"/>
      <w:marTop w:val="0"/>
      <w:marBottom w:val="0"/>
      <w:divBdr>
        <w:top w:val="none" w:sz="0" w:space="0" w:color="auto"/>
        <w:left w:val="none" w:sz="0" w:space="0" w:color="auto"/>
        <w:bottom w:val="none" w:sz="0" w:space="0" w:color="auto"/>
        <w:right w:val="none" w:sz="0" w:space="0" w:color="auto"/>
      </w:divBdr>
    </w:div>
    <w:div w:id="682437383">
      <w:marLeft w:val="0"/>
      <w:marRight w:val="0"/>
      <w:marTop w:val="0"/>
      <w:marBottom w:val="0"/>
      <w:divBdr>
        <w:top w:val="none" w:sz="0" w:space="0" w:color="auto"/>
        <w:left w:val="none" w:sz="0" w:space="0" w:color="auto"/>
        <w:bottom w:val="none" w:sz="0" w:space="0" w:color="auto"/>
        <w:right w:val="none" w:sz="0" w:space="0" w:color="auto"/>
      </w:divBdr>
    </w:div>
    <w:div w:id="682514396">
      <w:marLeft w:val="0"/>
      <w:marRight w:val="0"/>
      <w:marTop w:val="0"/>
      <w:marBottom w:val="0"/>
      <w:divBdr>
        <w:top w:val="none" w:sz="0" w:space="0" w:color="auto"/>
        <w:left w:val="none" w:sz="0" w:space="0" w:color="auto"/>
        <w:bottom w:val="none" w:sz="0" w:space="0" w:color="auto"/>
        <w:right w:val="none" w:sz="0" w:space="0" w:color="auto"/>
      </w:divBdr>
    </w:div>
    <w:div w:id="682705415">
      <w:marLeft w:val="0"/>
      <w:marRight w:val="0"/>
      <w:marTop w:val="0"/>
      <w:marBottom w:val="0"/>
      <w:divBdr>
        <w:top w:val="none" w:sz="0" w:space="0" w:color="auto"/>
        <w:left w:val="none" w:sz="0" w:space="0" w:color="auto"/>
        <w:bottom w:val="none" w:sz="0" w:space="0" w:color="auto"/>
        <w:right w:val="none" w:sz="0" w:space="0" w:color="auto"/>
      </w:divBdr>
    </w:div>
    <w:div w:id="682711431">
      <w:marLeft w:val="0"/>
      <w:marRight w:val="0"/>
      <w:marTop w:val="0"/>
      <w:marBottom w:val="0"/>
      <w:divBdr>
        <w:top w:val="none" w:sz="0" w:space="0" w:color="auto"/>
        <w:left w:val="none" w:sz="0" w:space="0" w:color="auto"/>
        <w:bottom w:val="none" w:sz="0" w:space="0" w:color="auto"/>
        <w:right w:val="none" w:sz="0" w:space="0" w:color="auto"/>
      </w:divBdr>
    </w:div>
    <w:div w:id="682897583">
      <w:marLeft w:val="0"/>
      <w:marRight w:val="0"/>
      <w:marTop w:val="0"/>
      <w:marBottom w:val="0"/>
      <w:divBdr>
        <w:top w:val="none" w:sz="0" w:space="0" w:color="auto"/>
        <w:left w:val="none" w:sz="0" w:space="0" w:color="auto"/>
        <w:bottom w:val="none" w:sz="0" w:space="0" w:color="auto"/>
        <w:right w:val="none" w:sz="0" w:space="0" w:color="auto"/>
      </w:divBdr>
    </w:div>
    <w:div w:id="682898473">
      <w:marLeft w:val="0"/>
      <w:marRight w:val="0"/>
      <w:marTop w:val="0"/>
      <w:marBottom w:val="0"/>
      <w:divBdr>
        <w:top w:val="none" w:sz="0" w:space="0" w:color="auto"/>
        <w:left w:val="none" w:sz="0" w:space="0" w:color="auto"/>
        <w:bottom w:val="none" w:sz="0" w:space="0" w:color="auto"/>
        <w:right w:val="none" w:sz="0" w:space="0" w:color="auto"/>
      </w:divBdr>
    </w:div>
    <w:div w:id="682902911">
      <w:marLeft w:val="0"/>
      <w:marRight w:val="0"/>
      <w:marTop w:val="0"/>
      <w:marBottom w:val="0"/>
      <w:divBdr>
        <w:top w:val="none" w:sz="0" w:space="0" w:color="auto"/>
        <w:left w:val="none" w:sz="0" w:space="0" w:color="auto"/>
        <w:bottom w:val="none" w:sz="0" w:space="0" w:color="auto"/>
        <w:right w:val="none" w:sz="0" w:space="0" w:color="auto"/>
      </w:divBdr>
    </w:div>
    <w:div w:id="683289130">
      <w:marLeft w:val="0"/>
      <w:marRight w:val="0"/>
      <w:marTop w:val="0"/>
      <w:marBottom w:val="0"/>
      <w:divBdr>
        <w:top w:val="none" w:sz="0" w:space="0" w:color="auto"/>
        <w:left w:val="none" w:sz="0" w:space="0" w:color="auto"/>
        <w:bottom w:val="none" w:sz="0" w:space="0" w:color="auto"/>
        <w:right w:val="none" w:sz="0" w:space="0" w:color="auto"/>
      </w:divBdr>
    </w:div>
    <w:div w:id="683439615">
      <w:marLeft w:val="0"/>
      <w:marRight w:val="0"/>
      <w:marTop w:val="0"/>
      <w:marBottom w:val="0"/>
      <w:divBdr>
        <w:top w:val="none" w:sz="0" w:space="0" w:color="auto"/>
        <w:left w:val="none" w:sz="0" w:space="0" w:color="auto"/>
        <w:bottom w:val="none" w:sz="0" w:space="0" w:color="auto"/>
        <w:right w:val="none" w:sz="0" w:space="0" w:color="auto"/>
      </w:divBdr>
    </w:div>
    <w:div w:id="683481353">
      <w:marLeft w:val="0"/>
      <w:marRight w:val="0"/>
      <w:marTop w:val="0"/>
      <w:marBottom w:val="0"/>
      <w:divBdr>
        <w:top w:val="none" w:sz="0" w:space="0" w:color="auto"/>
        <w:left w:val="none" w:sz="0" w:space="0" w:color="auto"/>
        <w:bottom w:val="none" w:sz="0" w:space="0" w:color="auto"/>
        <w:right w:val="none" w:sz="0" w:space="0" w:color="auto"/>
      </w:divBdr>
    </w:div>
    <w:div w:id="683485132">
      <w:marLeft w:val="0"/>
      <w:marRight w:val="0"/>
      <w:marTop w:val="0"/>
      <w:marBottom w:val="0"/>
      <w:divBdr>
        <w:top w:val="none" w:sz="0" w:space="0" w:color="auto"/>
        <w:left w:val="none" w:sz="0" w:space="0" w:color="auto"/>
        <w:bottom w:val="none" w:sz="0" w:space="0" w:color="auto"/>
        <w:right w:val="none" w:sz="0" w:space="0" w:color="auto"/>
      </w:divBdr>
    </w:div>
    <w:div w:id="683632149">
      <w:marLeft w:val="0"/>
      <w:marRight w:val="0"/>
      <w:marTop w:val="0"/>
      <w:marBottom w:val="0"/>
      <w:divBdr>
        <w:top w:val="none" w:sz="0" w:space="0" w:color="auto"/>
        <w:left w:val="none" w:sz="0" w:space="0" w:color="auto"/>
        <w:bottom w:val="none" w:sz="0" w:space="0" w:color="auto"/>
        <w:right w:val="none" w:sz="0" w:space="0" w:color="auto"/>
      </w:divBdr>
    </w:div>
    <w:div w:id="683633200">
      <w:marLeft w:val="0"/>
      <w:marRight w:val="0"/>
      <w:marTop w:val="0"/>
      <w:marBottom w:val="0"/>
      <w:divBdr>
        <w:top w:val="none" w:sz="0" w:space="0" w:color="auto"/>
        <w:left w:val="none" w:sz="0" w:space="0" w:color="auto"/>
        <w:bottom w:val="none" w:sz="0" w:space="0" w:color="auto"/>
        <w:right w:val="none" w:sz="0" w:space="0" w:color="auto"/>
      </w:divBdr>
    </w:div>
    <w:div w:id="683634686">
      <w:marLeft w:val="0"/>
      <w:marRight w:val="0"/>
      <w:marTop w:val="0"/>
      <w:marBottom w:val="0"/>
      <w:divBdr>
        <w:top w:val="none" w:sz="0" w:space="0" w:color="auto"/>
        <w:left w:val="none" w:sz="0" w:space="0" w:color="auto"/>
        <w:bottom w:val="none" w:sz="0" w:space="0" w:color="auto"/>
        <w:right w:val="none" w:sz="0" w:space="0" w:color="auto"/>
      </w:divBdr>
    </w:div>
    <w:div w:id="683673058">
      <w:marLeft w:val="0"/>
      <w:marRight w:val="0"/>
      <w:marTop w:val="0"/>
      <w:marBottom w:val="0"/>
      <w:divBdr>
        <w:top w:val="none" w:sz="0" w:space="0" w:color="auto"/>
        <w:left w:val="none" w:sz="0" w:space="0" w:color="auto"/>
        <w:bottom w:val="none" w:sz="0" w:space="0" w:color="auto"/>
        <w:right w:val="none" w:sz="0" w:space="0" w:color="auto"/>
      </w:divBdr>
    </w:div>
    <w:div w:id="683676293">
      <w:marLeft w:val="0"/>
      <w:marRight w:val="0"/>
      <w:marTop w:val="0"/>
      <w:marBottom w:val="0"/>
      <w:divBdr>
        <w:top w:val="none" w:sz="0" w:space="0" w:color="auto"/>
        <w:left w:val="none" w:sz="0" w:space="0" w:color="auto"/>
        <w:bottom w:val="none" w:sz="0" w:space="0" w:color="auto"/>
        <w:right w:val="none" w:sz="0" w:space="0" w:color="auto"/>
      </w:divBdr>
    </w:div>
    <w:div w:id="683702161">
      <w:marLeft w:val="0"/>
      <w:marRight w:val="0"/>
      <w:marTop w:val="0"/>
      <w:marBottom w:val="0"/>
      <w:divBdr>
        <w:top w:val="none" w:sz="0" w:space="0" w:color="auto"/>
        <w:left w:val="none" w:sz="0" w:space="0" w:color="auto"/>
        <w:bottom w:val="none" w:sz="0" w:space="0" w:color="auto"/>
        <w:right w:val="none" w:sz="0" w:space="0" w:color="auto"/>
      </w:divBdr>
    </w:div>
    <w:div w:id="683871090">
      <w:marLeft w:val="0"/>
      <w:marRight w:val="0"/>
      <w:marTop w:val="0"/>
      <w:marBottom w:val="0"/>
      <w:divBdr>
        <w:top w:val="none" w:sz="0" w:space="0" w:color="auto"/>
        <w:left w:val="none" w:sz="0" w:space="0" w:color="auto"/>
        <w:bottom w:val="none" w:sz="0" w:space="0" w:color="auto"/>
        <w:right w:val="none" w:sz="0" w:space="0" w:color="auto"/>
      </w:divBdr>
    </w:div>
    <w:div w:id="684090835">
      <w:marLeft w:val="0"/>
      <w:marRight w:val="0"/>
      <w:marTop w:val="0"/>
      <w:marBottom w:val="0"/>
      <w:divBdr>
        <w:top w:val="none" w:sz="0" w:space="0" w:color="auto"/>
        <w:left w:val="none" w:sz="0" w:space="0" w:color="auto"/>
        <w:bottom w:val="none" w:sz="0" w:space="0" w:color="auto"/>
        <w:right w:val="none" w:sz="0" w:space="0" w:color="auto"/>
      </w:divBdr>
    </w:div>
    <w:div w:id="684131049">
      <w:marLeft w:val="0"/>
      <w:marRight w:val="0"/>
      <w:marTop w:val="0"/>
      <w:marBottom w:val="0"/>
      <w:divBdr>
        <w:top w:val="none" w:sz="0" w:space="0" w:color="auto"/>
        <w:left w:val="none" w:sz="0" w:space="0" w:color="auto"/>
        <w:bottom w:val="none" w:sz="0" w:space="0" w:color="auto"/>
        <w:right w:val="none" w:sz="0" w:space="0" w:color="auto"/>
      </w:divBdr>
    </w:div>
    <w:div w:id="684133703">
      <w:marLeft w:val="0"/>
      <w:marRight w:val="0"/>
      <w:marTop w:val="0"/>
      <w:marBottom w:val="0"/>
      <w:divBdr>
        <w:top w:val="none" w:sz="0" w:space="0" w:color="auto"/>
        <w:left w:val="none" w:sz="0" w:space="0" w:color="auto"/>
        <w:bottom w:val="none" w:sz="0" w:space="0" w:color="auto"/>
        <w:right w:val="none" w:sz="0" w:space="0" w:color="auto"/>
      </w:divBdr>
    </w:div>
    <w:div w:id="684208623">
      <w:marLeft w:val="0"/>
      <w:marRight w:val="0"/>
      <w:marTop w:val="0"/>
      <w:marBottom w:val="0"/>
      <w:divBdr>
        <w:top w:val="none" w:sz="0" w:space="0" w:color="auto"/>
        <w:left w:val="none" w:sz="0" w:space="0" w:color="auto"/>
        <w:bottom w:val="none" w:sz="0" w:space="0" w:color="auto"/>
        <w:right w:val="none" w:sz="0" w:space="0" w:color="auto"/>
      </w:divBdr>
    </w:div>
    <w:div w:id="684208694">
      <w:marLeft w:val="0"/>
      <w:marRight w:val="0"/>
      <w:marTop w:val="0"/>
      <w:marBottom w:val="0"/>
      <w:divBdr>
        <w:top w:val="none" w:sz="0" w:space="0" w:color="auto"/>
        <w:left w:val="none" w:sz="0" w:space="0" w:color="auto"/>
        <w:bottom w:val="none" w:sz="0" w:space="0" w:color="auto"/>
        <w:right w:val="none" w:sz="0" w:space="0" w:color="auto"/>
      </w:divBdr>
    </w:div>
    <w:div w:id="684289442">
      <w:marLeft w:val="0"/>
      <w:marRight w:val="0"/>
      <w:marTop w:val="0"/>
      <w:marBottom w:val="0"/>
      <w:divBdr>
        <w:top w:val="none" w:sz="0" w:space="0" w:color="auto"/>
        <w:left w:val="none" w:sz="0" w:space="0" w:color="auto"/>
        <w:bottom w:val="none" w:sz="0" w:space="0" w:color="auto"/>
        <w:right w:val="none" w:sz="0" w:space="0" w:color="auto"/>
      </w:divBdr>
    </w:div>
    <w:div w:id="684404614">
      <w:marLeft w:val="0"/>
      <w:marRight w:val="0"/>
      <w:marTop w:val="0"/>
      <w:marBottom w:val="0"/>
      <w:divBdr>
        <w:top w:val="none" w:sz="0" w:space="0" w:color="auto"/>
        <w:left w:val="none" w:sz="0" w:space="0" w:color="auto"/>
        <w:bottom w:val="none" w:sz="0" w:space="0" w:color="auto"/>
        <w:right w:val="none" w:sz="0" w:space="0" w:color="auto"/>
      </w:divBdr>
    </w:div>
    <w:div w:id="684552783">
      <w:marLeft w:val="0"/>
      <w:marRight w:val="0"/>
      <w:marTop w:val="0"/>
      <w:marBottom w:val="0"/>
      <w:divBdr>
        <w:top w:val="none" w:sz="0" w:space="0" w:color="auto"/>
        <w:left w:val="none" w:sz="0" w:space="0" w:color="auto"/>
        <w:bottom w:val="none" w:sz="0" w:space="0" w:color="auto"/>
        <w:right w:val="none" w:sz="0" w:space="0" w:color="auto"/>
      </w:divBdr>
    </w:div>
    <w:div w:id="684553606">
      <w:marLeft w:val="0"/>
      <w:marRight w:val="0"/>
      <w:marTop w:val="0"/>
      <w:marBottom w:val="0"/>
      <w:divBdr>
        <w:top w:val="none" w:sz="0" w:space="0" w:color="auto"/>
        <w:left w:val="none" w:sz="0" w:space="0" w:color="auto"/>
        <w:bottom w:val="none" w:sz="0" w:space="0" w:color="auto"/>
        <w:right w:val="none" w:sz="0" w:space="0" w:color="auto"/>
      </w:divBdr>
    </w:div>
    <w:div w:id="684554128">
      <w:marLeft w:val="0"/>
      <w:marRight w:val="0"/>
      <w:marTop w:val="0"/>
      <w:marBottom w:val="0"/>
      <w:divBdr>
        <w:top w:val="none" w:sz="0" w:space="0" w:color="auto"/>
        <w:left w:val="none" w:sz="0" w:space="0" w:color="auto"/>
        <w:bottom w:val="none" w:sz="0" w:space="0" w:color="auto"/>
        <w:right w:val="none" w:sz="0" w:space="0" w:color="auto"/>
      </w:divBdr>
    </w:div>
    <w:div w:id="684596031">
      <w:marLeft w:val="0"/>
      <w:marRight w:val="0"/>
      <w:marTop w:val="0"/>
      <w:marBottom w:val="0"/>
      <w:divBdr>
        <w:top w:val="none" w:sz="0" w:space="0" w:color="auto"/>
        <w:left w:val="none" w:sz="0" w:space="0" w:color="auto"/>
        <w:bottom w:val="none" w:sz="0" w:space="0" w:color="auto"/>
        <w:right w:val="none" w:sz="0" w:space="0" w:color="auto"/>
      </w:divBdr>
    </w:div>
    <w:div w:id="684668335">
      <w:marLeft w:val="0"/>
      <w:marRight w:val="0"/>
      <w:marTop w:val="0"/>
      <w:marBottom w:val="0"/>
      <w:divBdr>
        <w:top w:val="none" w:sz="0" w:space="0" w:color="auto"/>
        <w:left w:val="none" w:sz="0" w:space="0" w:color="auto"/>
        <w:bottom w:val="none" w:sz="0" w:space="0" w:color="auto"/>
        <w:right w:val="none" w:sz="0" w:space="0" w:color="auto"/>
      </w:divBdr>
    </w:div>
    <w:div w:id="684668396">
      <w:marLeft w:val="0"/>
      <w:marRight w:val="0"/>
      <w:marTop w:val="0"/>
      <w:marBottom w:val="0"/>
      <w:divBdr>
        <w:top w:val="none" w:sz="0" w:space="0" w:color="auto"/>
        <w:left w:val="none" w:sz="0" w:space="0" w:color="auto"/>
        <w:bottom w:val="none" w:sz="0" w:space="0" w:color="auto"/>
        <w:right w:val="none" w:sz="0" w:space="0" w:color="auto"/>
      </w:divBdr>
    </w:div>
    <w:div w:id="684668498">
      <w:marLeft w:val="0"/>
      <w:marRight w:val="0"/>
      <w:marTop w:val="0"/>
      <w:marBottom w:val="0"/>
      <w:divBdr>
        <w:top w:val="none" w:sz="0" w:space="0" w:color="auto"/>
        <w:left w:val="none" w:sz="0" w:space="0" w:color="auto"/>
        <w:bottom w:val="none" w:sz="0" w:space="0" w:color="auto"/>
        <w:right w:val="none" w:sz="0" w:space="0" w:color="auto"/>
      </w:divBdr>
    </w:div>
    <w:div w:id="684788126">
      <w:marLeft w:val="0"/>
      <w:marRight w:val="0"/>
      <w:marTop w:val="0"/>
      <w:marBottom w:val="0"/>
      <w:divBdr>
        <w:top w:val="none" w:sz="0" w:space="0" w:color="auto"/>
        <w:left w:val="none" w:sz="0" w:space="0" w:color="auto"/>
        <w:bottom w:val="none" w:sz="0" w:space="0" w:color="auto"/>
        <w:right w:val="none" w:sz="0" w:space="0" w:color="auto"/>
      </w:divBdr>
    </w:div>
    <w:div w:id="684788796">
      <w:marLeft w:val="0"/>
      <w:marRight w:val="0"/>
      <w:marTop w:val="0"/>
      <w:marBottom w:val="0"/>
      <w:divBdr>
        <w:top w:val="none" w:sz="0" w:space="0" w:color="auto"/>
        <w:left w:val="none" w:sz="0" w:space="0" w:color="auto"/>
        <w:bottom w:val="none" w:sz="0" w:space="0" w:color="auto"/>
        <w:right w:val="none" w:sz="0" w:space="0" w:color="auto"/>
      </w:divBdr>
    </w:div>
    <w:div w:id="684866316">
      <w:marLeft w:val="0"/>
      <w:marRight w:val="0"/>
      <w:marTop w:val="0"/>
      <w:marBottom w:val="0"/>
      <w:divBdr>
        <w:top w:val="none" w:sz="0" w:space="0" w:color="auto"/>
        <w:left w:val="none" w:sz="0" w:space="0" w:color="auto"/>
        <w:bottom w:val="none" w:sz="0" w:space="0" w:color="auto"/>
        <w:right w:val="none" w:sz="0" w:space="0" w:color="auto"/>
      </w:divBdr>
    </w:div>
    <w:div w:id="684868946">
      <w:marLeft w:val="0"/>
      <w:marRight w:val="0"/>
      <w:marTop w:val="0"/>
      <w:marBottom w:val="0"/>
      <w:divBdr>
        <w:top w:val="none" w:sz="0" w:space="0" w:color="auto"/>
        <w:left w:val="none" w:sz="0" w:space="0" w:color="auto"/>
        <w:bottom w:val="none" w:sz="0" w:space="0" w:color="auto"/>
        <w:right w:val="none" w:sz="0" w:space="0" w:color="auto"/>
      </w:divBdr>
    </w:div>
    <w:div w:id="684938349">
      <w:marLeft w:val="0"/>
      <w:marRight w:val="0"/>
      <w:marTop w:val="0"/>
      <w:marBottom w:val="0"/>
      <w:divBdr>
        <w:top w:val="none" w:sz="0" w:space="0" w:color="auto"/>
        <w:left w:val="none" w:sz="0" w:space="0" w:color="auto"/>
        <w:bottom w:val="none" w:sz="0" w:space="0" w:color="auto"/>
        <w:right w:val="none" w:sz="0" w:space="0" w:color="auto"/>
      </w:divBdr>
    </w:div>
    <w:div w:id="684939462">
      <w:marLeft w:val="0"/>
      <w:marRight w:val="0"/>
      <w:marTop w:val="0"/>
      <w:marBottom w:val="0"/>
      <w:divBdr>
        <w:top w:val="none" w:sz="0" w:space="0" w:color="auto"/>
        <w:left w:val="none" w:sz="0" w:space="0" w:color="auto"/>
        <w:bottom w:val="none" w:sz="0" w:space="0" w:color="auto"/>
        <w:right w:val="none" w:sz="0" w:space="0" w:color="auto"/>
      </w:divBdr>
    </w:div>
    <w:div w:id="684988133">
      <w:marLeft w:val="0"/>
      <w:marRight w:val="0"/>
      <w:marTop w:val="0"/>
      <w:marBottom w:val="0"/>
      <w:divBdr>
        <w:top w:val="none" w:sz="0" w:space="0" w:color="auto"/>
        <w:left w:val="none" w:sz="0" w:space="0" w:color="auto"/>
        <w:bottom w:val="none" w:sz="0" w:space="0" w:color="auto"/>
        <w:right w:val="none" w:sz="0" w:space="0" w:color="auto"/>
      </w:divBdr>
    </w:div>
    <w:div w:id="685134983">
      <w:marLeft w:val="0"/>
      <w:marRight w:val="0"/>
      <w:marTop w:val="0"/>
      <w:marBottom w:val="0"/>
      <w:divBdr>
        <w:top w:val="none" w:sz="0" w:space="0" w:color="auto"/>
        <w:left w:val="none" w:sz="0" w:space="0" w:color="auto"/>
        <w:bottom w:val="none" w:sz="0" w:space="0" w:color="auto"/>
        <w:right w:val="none" w:sz="0" w:space="0" w:color="auto"/>
      </w:divBdr>
    </w:div>
    <w:div w:id="685181628">
      <w:marLeft w:val="0"/>
      <w:marRight w:val="0"/>
      <w:marTop w:val="0"/>
      <w:marBottom w:val="0"/>
      <w:divBdr>
        <w:top w:val="none" w:sz="0" w:space="0" w:color="auto"/>
        <w:left w:val="none" w:sz="0" w:space="0" w:color="auto"/>
        <w:bottom w:val="none" w:sz="0" w:space="0" w:color="auto"/>
        <w:right w:val="none" w:sz="0" w:space="0" w:color="auto"/>
      </w:divBdr>
    </w:div>
    <w:div w:id="685325841">
      <w:marLeft w:val="0"/>
      <w:marRight w:val="0"/>
      <w:marTop w:val="0"/>
      <w:marBottom w:val="0"/>
      <w:divBdr>
        <w:top w:val="none" w:sz="0" w:space="0" w:color="auto"/>
        <w:left w:val="none" w:sz="0" w:space="0" w:color="auto"/>
        <w:bottom w:val="none" w:sz="0" w:space="0" w:color="auto"/>
        <w:right w:val="none" w:sz="0" w:space="0" w:color="auto"/>
      </w:divBdr>
    </w:div>
    <w:div w:id="685401727">
      <w:marLeft w:val="0"/>
      <w:marRight w:val="0"/>
      <w:marTop w:val="0"/>
      <w:marBottom w:val="0"/>
      <w:divBdr>
        <w:top w:val="none" w:sz="0" w:space="0" w:color="auto"/>
        <w:left w:val="none" w:sz="0" w:space="0" w:color="auto"/>
        <w:bottom w:val="none" w:sz="0" w:space="0" w:color="auto"/>
        <w:right w:val="none" w:sz="0" w:space="0" w:color="auto"/>
      </w:divBdr>
    </w:div>
    <w:div w:id="685441508">
      <w:marLeft w:val="0"/>
      <w:marRight w:val="0"/>
      <w:marTop w:val="0"/>
      <w:marBottom w:val="0"/>
      <w:divBdr>
        <w:top w:val="none" w:sz="0" w:space="0" w:color="auto"/>
        <w:left w:val="none" w:sz="0" w:space="0" w:color="auto"/>
        <w:bottom w:val="none" w:sz="0" w:space="0" w:color="auto"/>
        <w:right w:val="none" w:sz="0" w:space="0" w:color="auto"/>
      </w:divBdr>
    </w:div>
    <w:div w:id="685449691">
      <w:marLeft w:val="0"/>
      <w:marRight w:val="0"/>
      <w:marTop w:val="0"/>
      <w:marBottom w:val="0"/>
      <w:divBdr>
        <w:top w:val="none" w:sz="0" w:space="0" w:color="auto"/>
        <w:left w:val="none" w:sz="0" w:space="0" w:color="auto"/>
        <w:bottom w:val="none" w:sz="0" w:space="0" w:color="auto"/>
        <w:right w:val="none" w:sz="0" w:space="0" w:color="auto"/>
      </w:divBdr>
    </w:div>
    <w:div w:id="685449832">
      <w:marLeft w:val="0"/>
      <w:marRight w:val="0"/>
      <w:marTop w:val="0"/>
      <w:marBottom w:val="0"/>
      <w:divBdr>
        <w:top w:val="none" w:sz="0" w:space="0" w:color="auto"/>
        <w:left w:val="none" w:sz="0" w:space="0" w:color="auto"/>
        <w:bottom w:val="none" w:sz="0" w:space="0" w:color="auto"/>
        <w:right w:val="none" w:sz="0" w:space="0" w:color="auto"/>
      </w:divBdr>
    </w:div>
    <w:div w:id="685596262">
      <w:marLeft w:val="0"/>
      <w:marRight w:val="0"/>
      <w:marTop w:val="0"/>
      <w:marBottom w:val="0"/>
      <w:divBdr>
        <w:top w:val="none" w:sz="0" w:space="0" w:color="auto"/>
        <w:left w:val="none" w:sz="0" w:space="0" w:color="auto"/>
        <w:bottom w:val="none" w:sz="0" w:space="0" w:color="auto"/>
        <w:right w:val="none" w:sz="0" w:space="0" w:color="auto"/>
      </w:divBdr>
    </w:div>
    <w:div w:id="685668053">
      <w:marLeft w:val="0"/>
      <w:marRight w:val="0"/>
      <w:marTop w:val="0"/>
      <w:marBottom w:val="0"/>
      <w:divBdr>
        <w:top w:val="none" w:sz="0" w:space="0" w:color="auto"/>
        <w:left w:val="none" w:sz="0" w:space="0" w:color="auto"/>
        <w:bottom w:val="none" w:sz="0" w:space="0" w:color="auto"/>
        <w:right w:val="none" w:sz="0" w:space="0" w:color="auto"/>
      </w:divBdr>
    </w:div>
    <w:div w:id="685670391">
      <w:marLeft w:val="0"/>
      <w:marRight w:val="0"/>
      <w:marTop w:val="0"/>
      <w:marBottom w:val="0"/>
      <w:divBdr>
        <w:top w:val="none" w:sz="0" w:space="0" w:color="auto"/>
        <w:left w:val="none" w:sz="0" w:space="0" w:color="auto"/>
        <w:bottom w:val="none" w:sz="0" w:space="0" w:color="auto"/>
        <w:right w:val="none" w:sz="0" w:space="0" w:color="auto"/>
      </w:divBdr>
    </w:div>
    <w:div w:id="685718281">
      <w:bodyDiv w:val="1"/>
      <w:marLeft w:val="0"/>
      <w:marRight w:val="0"/>
      <w:marTop w:val="0"/>
      <w:marBottom w:val="0"/>
      <w:divBdr>
        <w:top w:val="none" w:sz="0" w:space="0" w:color="auto"/>
        <w:left w:val="none" w:sz="0" w:space="0" w:color="auto"/>
        <w:bottom w:val="none" w:sz="0" w:space="0" w:color="auto"/>
        <w:right w:val="none" w:sz="0" w:space="0" w:color="auto"/>
      </w:divBdr>
    </w:div>
    <w:div w:id="685864859">
      <w:marLeft w:val="0"/>
      <w:marRight w:val="0"/>
      <w:marTop w:val="0"/>
      <w:marBottom w:val="0"/>
      <w:divBdr>
        <w:top w:val="none" w:sz="0" w:space="0" w:color="auto"/>
        <w:left w:val="none" w:sz="0" w:space="0" w:color="auto"/>
        <w:bottom w:val="none" w:sz="0" w:space="0" w:color="auto"/>
        <w:right w:val="none" w:sz="0" w:space="0" w:color="auto"/>
      </w:divBdr>
    </w:div>
    <w:div w:id="685908596">
      <w:marLeft w:val="0"/>
      <w:marRight w:val="0"/>
      <w:marTop w:val="0"/>
      <w:marBottom w:val="0"/>
      <w:divBdr>
        <w:top w:val="none" w:sz="0" w:space="0" w:color="auto"/>
        <w:left w:val="none" w:sz="0" w:space="0" w:color="auto"/>
        <w:bottom w:val="none" w:sz="0" w:space="0" w:color="auto"/>
        <w:right w:val="none" w:sz="0" w:space="0" w:color="auto"/>
      </w:divBdr>
    </w:div>
    <w:div w:id="685911685">
      <w:marLeft w:val="0"/>
      <w:marRight w:val="0"/>
      <w:marTop w:val="0"/>
      <w:marBottom w:val="0"/>
      <w:divBdr>
        <w:top w:val="none" w:sz="0" w:space="0" w:color="auto"/>
        <w:left w:val="none" w:sz="0" w:space="0" w:color="auto"/>
        <w:bottom w:val="none" w:sz="0" w:space="0" w:color="auto"/>
        <w:right w:val="none" w:sz="0" w:space="0" w:color="auto"/>
      </w:divBdr>
    </w:div>
    <w:div w:id="685912124">
      <w:marLeft w:val="0"/>
      <w:marRight w:val="0"/>
      <w:marTop w:val="0"/>
      <w:marBottom w:val="0"/>
      <w:divBdr>
        <w:top w:val="none" w:sz="0" w:space="0" w:color="auto"/>
        <w:left w:val="none" w:sz="0" w:space="0" w:color="auto"/>
        <w:bottom w:val="none" w:sz="0" w:space="0" w:color="auto"/>
        <w:right w:val="none" w:sz="0" w:space="0" w:color="auto"/>
      </w:divBdr>
    </w:div>
    <w:div w:id="685912929">
      <w:marLeft w:val="0"/>
      <w:marRight w:val="0"/>
      <w:marTop w:val="0"/>
      <w:marBottom w:val="0"/>
      <w:divBdr>
        <w:top w:val="none" w:sz="0" w:space="0" w:color="auto"/>
        <w:left w:val="none" w:sz="0" w:space="0" w:color="auto"/>
        <w:bottom w:val="none" w:sz="0" w:space="0" w:color="auto"/>
        <w:right w:val="none" w:sz="0" w:space="0" w:color="auto"/>
      </w:divBdr>
    </w:div>
    <w:div w:id="685979073">
      <w:marLeft w:val="0"/>
      <w:marRight w:val="0"/>
      <w:marTop w:val="0"/>
      <w:marBottom w:val="0"/>
      <w:divBdr>
        <w:top w:val="none" w:sz="0" w:space="0" w:color="auto"/>
        <w:left w:val="none" w:sz="0" w:space="0" w:color="auto"/>
        <w:bottom w:val="none" w:sz="0" w:space="0" w:color="auto"/>
        <w:right w:val="none" w:sz="0" w:space="0" w:color="auto"/>
      </w:divBdr>
    </w:div>
    <w:div w:id="686174425">
      <w:marLeft w:val="0"/>
      <w:marRight w:val="0"/>
      <w:marTop w:val="0"/>
      <w:marBottom w:val="0"/>
      <w:divBdr>
        <w:top w:val="none" w:sz="0" w:space="0" w:color="auto"/>
        <w:left w:val="none" w:sz="0" w:space="0" w:color="auto"/>
        <w:bottom w:val="none" w:sz="0" w:space="0" w:color="auto"/>
        <w:right w:val="none" w:sz="0" w:space="0" w:color="auto"/>
      </w:divBdr>
    </w:div>
    <w:div w:id="686636663">
      <w:marLeft w:val="0"/>
      <w:marRight w:val="0"/>
      <w:marTop w:val="0"/>
      <w:marBottom w:val="0"/>
      <w:divBdr>
        <w:top w:val="none" w:sz="0" w:space="0" w:color="auto"/>
        <w:left w:val="none" w:sz="0" w:space="0" w:color="auto"/>
        <w:bottom w:val="none" w:sz="0" w:space="0" w:color="auto"/>
        <w:right w:val="none" w:sz="0" w:space="0" w:color="auto"/>
      </w:divBdr>
    </w:div>
    <w:div w:id="686754147">
      <w:marLeft w:val="0"/>
      <w:marRight w:val="0"/>
      <w:marTop w:val="0"/>
      <w:marBottom w:val="0"/>
      <w:divBdr>
        <w:top w:val="none" w:sz="0" w:space="0" w:color="auto"/>
        <w:left w:val="none" w:sz="0" w:space="0" w:color="auto"/>
        <w:bottom w:val="none" w:sz="0" w:space="0" w:color="auto"/>
        <w:right w:val="none" w:sz="0" w:space="0" w:color="auto"/>
      </w:divBdr>
    </w:div>
    <w:div w:id="687101315">
      <w:marLeft w:val="0"/>
      <w:marRight w:val="0"/>
      <w:marTop w:val="0"/>
      <w:marBottom w:val="0"/>
      <w:divBdr>
        <w:top w:val="none" w:sz="0" w:space="0" w:color="auto"/>
        <w:left w:val="none" w:sz="0" w:space="0" w:color="auto"/>
        <w:bottom w:val="none" w:sz="0" w:space="0" w:color="auto"/>
        <w:right w:val="none" w:sz="0" w:space="0" w:color="auto"/>
      </w:divBdr>
    </w:div>
    <w:div w:id="687146330">
      <w:marLeft w:val="0"/>
      <w:marRight w:val="0"/>
      <w:marTop w:val="0"/>
      <w:marBottom w:val="0"/>
      <w:divBdr>
        <w:top w:val="none" w:sz="0" w:space="0" w:color="auto"/>
        <w:left w:val="none" w:sz="0" w:space="0" w:color="auto"/>
        <w:bottom w:val="none" w:sz="0" w:space="0" w:color="auto"/>
        <w:right w:val="none" w:sz="0" w:space="0" w:color="auto"/>
      </w:divBdr>
    </w:div>
    <w:div w:id="687147114">
      <w:marLeft w:val="0"/>
      <w:marRight w:val="0"/>
      <w:marTop w:val="0"/>
      <w:marBottom w:val="0"/>
      <w:divBdr>
        <w:top w:val="none" w:sz="0" w:space="0" w:color="auto"/>
        <w:left w:val="none" w:sz="0" w:space="0" w:color="auto"/>
        <w:bottom w:val="none" w:sz="0" w:space="0" w:color="auto"/>
        <w:right w:val="none" w:sz="0" w:space="0" w:color="auto"/>
      </w:divBdr>
    </w:div>
    <w:div w:id="687147655">
      <w:marLeft w:val="0"/>
      <w:marRight w:val="0"/>
      <w:marTop w:val="0"/>
      <w:marBottom w:val="0"/>
      <w:divBdr>
        <w:top w:val="none" w:sz="0" w:space="0" w:color="auto"/>
        <w:left w:val="none" w:sz="0" w:space="0" w:color="auto"/>
        <w:bottom w:val="none" w:sz="0" w:space="0" w:color="auto"/>
        <w:right w:val="none" w:sz="0" w:space="0" w:color="auto"/>
      </w:divBdr>
    </w:div>
    <w:div w:id="687214435">
      <w:marLeft w:val="0"/>
      <w:marRight w:val="0"/>
      <w:marTop w:val="0"/>
      <w:marBottom w:val="0"/>
      <w:divBdr>
        <w:top w:val="none" w:sz="0" w:space="0" w:color="auto"/>
        <w:left w:val="none" w:sz="0" w:space="0" w:color="auto"/>
        <w:bottom w:val="none" w:sz="0" w:space="0" w:color="auto"/>
        <w:right w:val="none" w:sz="0" w:space="0" w:color="auto"/>
      </w:divBdr>
    </w:div>
    <w:div w:id="687414206">
      <w:marLeft w:val="0"/>
      <w:marRight w:val="0"/>
      <w:marTop w:val="0"/>
      <w:marBottom w:val="0"/>
      <w:divBdr>
        <w:top w:val="none" w:sz="0" w:space="0" w:color="auto"/>
        <w:left w:val="none" w:sz="0" w:space="0" w:color="auto"/>
        <w:bottom w:val="none" w:sz="0" w:space="0" w:color="auto"/>
        <w:right w:val="none" w:sz="0" w:space="0" w:color="auto"/>
      </w:divBdr>
    </w:div>
    <w:div w:id="687482801">
      <w:marLeft w:val="0"/>
      <w:marRight w:val="0"/>
      <w:marTop w:val="0"/>
      <w:marBottom w:val="0"/>
      <w:divBdr>
        <w:top w:val="none" w:sz="0" w:space="0" w:color="auto"/>
        <w:left w:val="none" w:sz="0" w:space="0" w:color="auto"/>
        <w:bottom w:val="none" w:sz="0" w:space="0" w:color="auto"/>
        <w:right w:val="none" w:sz="0" w:space="0" w:color="auto"/>
      </w:divBdr>
    </w:div>
    <w:div w:id="687485055">
      <w:marLeft w:val="0"/>
      <w:marRight w:val="0"/>
      <w:marTop w:val="0"/>
      <w:marBottom w:val="0"/>
      <w:divBdr>
        <w:top w:val="none" w:sz="0" w:space="0" w:color="auto"/>
        <w:left w:val="none" w:sz="0" w:space="0" w:color="auto"/>
        <w:bottom w:val="none" w:sz="0" w:space="0" w:color="auto"/>
        <w:right w:val="none" w:sz="0" w:space="0" w:color="auto"/>
      </w:divBdr>
    </w:div>
    <w:div w:id="687485068">
      <w:marLeft w:val="0"/>
      <w:marRight w:val="0"/>
      <w:marTop w:val="0"/>
      <w:marBottom w:val="0"/>
      <w:divBdr>
        <w:top w:val="none" w:sz="0" w:space="0" w:color="auto"/>
        <w:left w:val="none" w:sz="0" w:space="0" w:color="auto"/>
        <w:bottom w:val="none" w:sz="0" w:space="0" w:color="auto"/>
        <w:right w:val="none" w:sz="0" w:space="0" w:color="auto"/>
      </w:divBdr>
    </w:div>
    <w:div w:id="687557779">
      <w:marLeft w:val="0"/>
      <w:marRight w:val="0"/>
      <w:marTop w:val="0"/>
      <w:marBottom w:val="0"/>
      <w:divBdr>
        <w:top w:val="none" w:sz="0" w:space="0" w:color="auto"/>
        <w:left w:val="none" w:sz="0" w:space="0" w:color="auto"/>
        <w:bottom w:val="none" w:sz="0" w:space="0" w:color="auto"/>
        <w:right w:val="none" w:sz="0" w:space="0" w:color="auto"/>
      </w:divBdr>
    </w:div>
    <w:div w:id="687563386">
      <w:marLeft w:val="0"/>
      <w:marRight w:val="0"/>
      <w:marTop w:val="0"/>
      <w:marBottom w:val="0"/>
      <w:divBdr>
        <w:top w:val="none" w:sz="0" w:space="0" w:color="auto"/>
        <w:left w:val="none" w:sz="0" w:space="0" w:color="auto"/>
        <w:bottom w:val="none" w:sz="0" w:space="0" w:color="auto"/>
        <w:right w:val="none" w:sz="0" w:space="0" w:color="auto"/>
      </w:divBdr>
    </w:div>
    <w:div w:id="687563874">
      <w:marLeft w:val="0"/>
      <w:marRight w:val="0"/>
      <w:marTop w:val="0"/>
      <w:marBottom w:val="0"/>
      <w:divBdr>
        <w:top w:val="none" w:sz="0" w:space="0" w:color="auto"/>
        <w:left w:val="none" w:sz="0" w:space="0" w:color="auto"/>
        <w:bottom w:val="none" w:sz="0" w:space="0" w:color="auto"/>
        <w:right w:val="none" w:sz="0" w:space="0" w:color="auto"/>
      </w:divBdr>
    </w:div>
    <w:div w:id="687564459">
      <w:marLeft w:val="0"/>
      <w:marRight w:val="0"/>
      <w:marTop w:val="0"/>
      <w:marBottom w:val="0"/>
      <w:divBdr>
        <w:top w:val="none" w:sz="0" w:space="0" w:color="auto"/>
        <w:left w:val="none" w:sz="0" w:space="0" w:color="auto"/>
        <w:bottom w:val="none" w:sz="0" w:space="0" w:color="auto"/>
        <w:right w:val="none" w:sz="0" w:space="0" w:color="auto"/>
      </w:divBdr>
    </w:div>
    <w:div w:id="687564710">
      <w:bodyDiv w:val="1"/>
      <w:marLeft w:val="0"/>
      <w:marRight w:val="0"/>
      <w:marTop w:val="0"/>
      <w:marBottom w:val="0"/>
      <w:divBdr>
        <w:top w:val="none" w:sz="0" w:space="0" w:color="auto"/>
        <w:left w:val="none" w:sz="0" w:space="0" w:color="auto"/>
        <w:bottom w:val="none" w:sz="0" w:space="0" w:color="auto"/>
        <w:right w:val="none" w:sz="0" w:space="0" w:color="auto"/>
      </w:divBdr>
    </w:div>
    <w:div w:id="687676923">
      <w:marLeft w:val="480"/>
      <w:marRight w:val="0"/>
      <w:marTop w:val="0"/>
      <w:marBottom w:val="0"/>
      <w:divBdr>
        <w:top w:val="none" w:sz="0" w:space="0" w:color="auto"/>
        <w:left w:val="none" w:sz="0" w:space="0" w:color="auto"/>
        <w:bottom w:val="none" w:sz="0" w:space="0" w:color="auto"/>
        <w:right w:val="none" w:sz="0" w:space="0" w:color="auto"/>
      </w:divBdr>
    </w:div>
    <w:div w:id="687677907">
      <w:marLeft w:val="0"/>
      <w:marRight w:val="0"/>
      <w:marTop w:val="0"/>
      <w:marBottom w:val="0"/>
      <w:divBdr>
        <w:top w:val="none" w:sz="0" w:space="0" w:color="auto"/>
        <w:left w:val="none" w:sz="0" w:space="0" w:color="auto"/>
        <w:bottom w:val="none" w:sz="0" w:space="0" w:color="auto"/>
        <w:right w:val="none" w:sz="0" w:space="0" w:color="auto"/>
      </w:divBdr>
    </w:div>
    <w:div w:id="687751069">
      <w:marLeft w:val="0"/>
      <w:marRight w:val="0"/>
      <w:marTop w:val="0"/>
      <w:marBottom w:val="0"/>
      <w:divBdr>
        <w:top w:val="none" w:sz="0" w:space="0" w:color="auto"/>
        <w:left w:val="none" w:sz="0" w:space="0" w:color="auto"/>
        <w:bottom w:val="none" w:sz="0" w:space="0" w:color="auto"/>
        <w:right w:val="none" w:sz="0" w:space="0" w:color="auto"/>
      </w:divBdr>
    </w:div>
    <w:div w:id="687751673">
      <w:marLeft w:val="0"/>
      <w:marRight w:val="0"/>
      <w:marTop w:val="0"/>
      <w:marBottom w:val="0"/>
      <w:divBdr>
        <w:top w:val="none" w:sz="0" w:space="0" w:color="auto"/>
        <w:left w:val="none" w:sz="0" w:space="0" w:color="auto"/>
        <w:bottom w:val="none" w:sz="0" w:space="0" w:color="auto"/>
        <w:right w:val="none" w:sz="0" w:space="0" w:color="auto"/>
      </w:divBdr>
    </w:div>
    <w:div w:id="687752561">
      <w:marLeft w:val="0"/>
      <w:marRight w:val="0"/>
      <w:marTop w:val="0"/>
      <w:marBottom w:val="0"/>
      <w:divBdr>
        <w:top w:val="none" w:sz="0" w:space="0" w:color="auto"/>
        <w:left w:val="none" w:sz="0" w:space="0" w:color="auto"/>
        <w:bottom w:val="none" w:sz="0" w:space="0" w:color="auto"/>
        <w:right w:val="none" w:sz="0" w:space="0" w:color="auto"/>
      </w:divBdr>
    </w:div>
    <w:div w:id="687753414">
      <w:marLeft w:val="0"/>
      <w:marRight w:val="0"/>
      <w:marTop w:val="0"/>
      <w:marBottom w:val="0"/>
      <w:divBdr>
        <w:top w:val="none" w:sz="0" w:space="0" w:color="auto"/>
        <w:left w:val="none" w:sz="0" w:space="0" w:color="auto"/>
        <w:bottom w:val="none" w:sz="0" w:space="0" w:color="auto"/>
        <w:right w:val="none" w:sz="0" w:space="0" w:color="auto"/>
      </w:divBdr>
    </w:div>
    <w:div w:id="687873955">
      <w:marLeft w:val="0"/>
      <w:marRight w:val="0"/>
      <w:marTop w:val="0"/>
      <w:marBottom w:val="0"/>
      <w:divBdr>
        <w:top w:val="none" w:sz="0" w:space="0" w:color="auto"/>
        <w:left w:val="none" w:sz="0" w:space="0" w:color="auto"/>
        <w:bottom w:val="none" w:sz="0" w:space="0" w:color="auto"/>
        <w:right w:val="none" w:sz="0" w:space="0" w:color="auto"/>
      </w:divBdr>
    </w:div>
    <w:div w:id="687874393">
      <w:marLeft w:val="0"/>
      <w:marRight w:val="0"/>
      <w:marTop w:val="0"/>
      <w:marBottom w:val="0"/>
      <w:divBdr>
        <w:top w:val="none" w:sz="0" w:space="0" w:color="auto"/>
        <w:left w:val="none" w:sz="0" w:space="0" w:color="auto"/>
        <w:bottom w:val="none" w:sz="0" w:space="0" w:color="auto"/>
        <w:right w:val="none" w:sz="0" w:space="0" w:color="auto"/>
      </w:divBdr>
    </w:div>
    <w:div w:id="688020409">
      <w:marLeft w:val="0"/>
      <w:marRight w:val="0"/>
      <w:marTop w:val="0"/>
      <w:marBottom w:val="0"/>
      <w:divBdr>
        <w:top w:val="none" w:sz="0" w:space="0" w:color="auto"/>
        <w:left w:val="none" w:sz="0" w:space="0" w:color="auto"/>
        <w:bottom w:val="none" w:sz="0" w:space="0" w:color="auto"/>
        <w:right w:val="none" w:sz="0" w:space="0" w:color="auto"/>
      </w:divBdr>
    </w:div>
    <w:div w:id="688029501">
      <w:marLeft w:val="0"/>
      <w:marRight w:val="0"/>
      <w:marTop w:val="0"/>
      <w:marBottom w:val="0"/>
      <w:divBdr>
        <w:top w:val="none" w:sz="0" w:space="0" w:color="auto"/>
        <w:left w:val="none" w:sz="0" w:space="0" w:color="auto"/>
        <w:bottom w:val="none" w:sz="0" w:space="0" w:color="auto"/>
        <w:right w:val="none" w:sz="0" w:space="0" w:color="auto"/>
      </w:divBdr>
    </w:div>
    <w:div w:id="688214732">
      <w:marLeft w:val="0"/>
      <w:marRight w:val="0"/>
      <w:marTop w:val="0"/>
      <w:marBottom w:val="0"/>
      <w:divBdr>
        <w:top w:val="none" w:sz="0" w:space="0" w:color="auto"/>
        <w:left w:val="none" w:sz="0" w:space="0" w:color="auto"/>
        <w:bottom w:val="none" w:sz="0" w:space="0" w:color="auto"/>
        <w:right w:val="none" w:sz="0" w:space="0" w:color="auto"/>
      </w:divBdr>
    </w:div>
    <w:div w:id="688338995">
      <w:marLeft w:val="0"/>
      <w:marRight w:val="0"/>
      <w:marTop w:val="0"/>
      <w:marBottom w:val="0"/>
      <w:divBdr>
        <w:top w:val="none" w:sz="0" w:space="0" w:color="auto"/>
        <w:left w:val="none" w:sz="0" w:space="0" w:color="auto"/>
        <w:bottom w:val="none" w:sz="0" w:space="0" w:color="auto"/>
        <w:right w:val="none" w:sz="0" w:space="0" w:color="auto"/>
      </w:divBdr>
    </w:div>
    <w:div w:id="688410176">
      <w:marLeft w:val="0"/>
      <w:marRight w:val="0"/>
      <w:marTop w:val="0"/>
      <w:marBottom w:val="0"/>
      <w:divBdr>
        <w:top w:val="none" w:sz="0" w:space="0" w:color="auto"/>
        <w:left w:val="none" w:sz="0" w:space="0" w:color="auto"/>
        <w:bottom w:val="none" w:sz="0" w:space="0" w:color="auto"/>
        <w:right w:val="none" w:sz="0" w:space="0" w:color="auto"/>
      </w:divBdr>
    </w:div>
    <w:div w:id="688486623">
      <w:marLeft w:val="0"/>
      <w:marRight w:val="0"/>
      <w:marTop w:val="0"/>
      <w:marBottom w:val="0"/>
      <w:divBdr>
        <w:top w:val="none" w:sz="0" w:space="0" w:color="auto"/>
        <w:left w:val="none" w:sz="0" w:space="0" w:color="auto"/>
        <w:bottom w:val="none" w:sz="0" w:space="0" w:color="auto"/>
        <w:right w:val="none" w:sz="0" w:space="0" w:color="auto"/>
      </w:divBdr>
    </w:div>
    <w:div w:id="688526288">
      <w:marLeft w:val="0"/>
      <w:marRight w:val="0"/>
      <w:marTop w:val="0"/>
      <w:marBottom w:val="0"/>
      <w:divBdr>
        <w:top w:val="none" w:sz="0" w:space="0" w:color="auto"/>
        <w:left w:val="none" w:sz="0" w:space="0" w:color="auto"/>
        <w:bottom w:val="none" w:sz="0" w:space="0" w:color="auto"/>
        <w:right w:val="none" w:sz="0" w:space="0" w:color="auto"/>
      </w:divBdr>
    </w:div>
    <w:div w:id="688602540">
      <w:marLeft w:val="0"/>
      <w:marRight w:val="0"/>
      <w:marTop w:val="0"/>
      <w:marBottom w:val="0"/>
      <w:divBdr>
        <w:top w:val="none" w:sz="0" w:space="0" w:color="auto"/>
        <w:left w:val="none" w:sz="0" w:space="0" w:color="auto"/>
        <w:bottom w:val="none" w:sz="0" w:space="0" w:color="auto"/>
        <w:right w:val="none" w:sz="0" w:space="0" w:color="auto"/>
      </w:divBdr>
    </w:div>
    <w:div w:id="688682798">
      <w:marLeft w:val="0"/>
      <w:marRight w:val="0"/>
      <w:marTop w:val="0"/>
      <w:marBottom w:val="0"/>
      <w:divBdr>
        <w:top w:val="none" w:sz="0" w:space="0" w:color="auto"/>
        <w:left w:val="none" w:sz="0" w:space="0" w:color="auto"/>
        <w:bottom w:val="none" w:sz="0" w:space="0" w:color="auto"/>
        <w:right w:val="none" w:sz="0" w:space="0" w:color="auto"/>
      </w:divBdr>
    </w:div>
    <w:div w:id="688869698">
      <w:bodyDiv w:val="1"/>
      <w:marLeft w:val="0"/>
      <w:marRight w:val="0"/>
      <w:marTop w:val="0"/>
      <w:marBottom w:val="0"/>
      <w:divBdr>
        <w:top w:val="none" w:sz="0" w:space="0" w:color="auto"/>
        <w:left w:val="none" w:sz="0" w:space="0" w:color="auto"/>
        <w:bottom w:val="none" w:sz="0" w:space="0" w:color="auto"/>
        <w:right w:val="none" w:sz="0" w:space="0" w:color="auto"/>
      </w:divBdr>
    </w:div>
    <w:div w:id="688876707">
      <w:marLeft w:val="0"/>
      <w:marRight w:val="0"/>
      <w:marTop w:val="0"/>
      <w:marBottom w:val="0"/>
      <w:divBdr>
        <w:top w:val="none" w:sz="0" w:space="0" w:color="auto"/>
        <w:left w:val="none" w:sz="0" w:space="0" w:color="auto"/>
        <w:bottom w:val="none" w:sz="0" w:space="0" w:color="auto"/>
        <w:right w:val="none" w:sz="0" w:space="0" w:color="auto"/>
      </w:divBdr>
    </w:div>
    <w:div w:id="689067109">
      <w:marLeft w:val="0"/>
      <w:marRight w:val="0"/>
      <w:marTop w:val="0"/>
      <w:marBottom w:val="0"/>
      <w:divBdr>
        <w:top w:val="none" w:sz="0" w:space="0" w:color="auto"/>
        <w:left w:val="none" w:sz="0" w:space="0" w:color="auto"/>
        <w:bottom w:val="none" w:sz="0" w:space="0" w:color="auto"/>
        <w:right w:val="none" w:sz="0" w:space="0" w:color="auto"/>
      </w:divBdr>
    </w:div>
    <w:div w:id="689113063">
      <w:marLeft w:val="0"/>
      <w:marRight w:val="0"/>
      <w:marTop w:val="0"/>
      <w:marBottom w:val="0"/>
      <w:divBdr>
        <w:top w:val="none" w:sz="0" w:space="0" w:color="auto"/>
        <w:left w:val="none" w:sz="0" w:space="0" w:color="auto"/>
        <w:bottom w:val="none" w:sz="0" w:space="0" w:color="auto"/>
        <w:right w:val="none" w:sz="0" w:space="0" w:color="auto"/>
      </w:divBdr>
    </w:div>
    <w:div w:id="689113843">
      <w:marLeft w:val="0"/>
      <w:marRight w:val="0"/>
      <w:marTop w:val="0"/>
      <w:marBottom w:val="0"/>
      <w:divBdr>
        <w:top w:val="none" w:sz="0" w:space="0" w:color="auto"/>
        <w:left w:val="none" w:sz="0" w:space="0" w:color="auto"/>
        <w:bottom w:val="none" w:sz="0" w:space="0" w:color="auto"/>
        <w:right w:val="none" w:sz="0" w:space="0" w:color="auto"/>
      </w:divBdr>
    </w:div>
    <w:div w:id="689142468">
      <w:marLeft w:val="0"/>
      <w:marRight w:val="0"/>
      <w:marTop w:val="0"/>
      <w:marBottom w:val="0"/>
      <w:divBdr>
        <w:top w:val="none" w:sz="0" w:space="0" w:color="auto"/>
        <w:left w:val="none" w:sz="0" w:space="0" w:color="auto"/>
        <w:bottom w:val="none" w:sz="0" w:space="0" w:color="auto"/>
        <w:right w:val="none" w:sz="0" w:space="0" w:color="auto"/>
      </w:divBdr>
    </w:div>
    <w:div w:id="689259839">
      <w:marLeft w:val="0"/>
      <w:marRight w:val="0"/>
      <w:marTop w:val="0"/>
      <w:marBottom w:val="0"/>
      <w:divBdr>
        <w:top w:val="none" w:sz="0" w:space="0" w:color="auto"/>
        <w:left w:val="none" w:sz="0" w:space="0" w:color="auto"/>
        <w:bottom w:val="none" w:sz="0" w:space="0" w:color="auto"/>
        <w:right w:val="none" w:sz="0" w:space="0" w:color="auto"/>
      </w:divBdr>
    </w:div>
    <w:div w:id="689376287">
      <w:marLeft w:val="0"/>
      <w:marRight w:val="0"/>
      <w:marTop w:val="0"/>
      <w:marBottom w:val="0"/>
      <w:divBdr>
        <w:top w:val="none" w:sz="0" w:space="0" w:color="auto"/>
        <w:left w:val="none" w:sz="0" w:space="0" w:color="auto"/>
        <w:bottom w:val="none" w:sz="0" w:space="0" w:color="auto"/>
        <w:right w:val="none" w:sz="0" w:space="0" w:color="auto"/>
      </w:divBdr>
    </w:div>
    <w:div w:id="689454908">
      <w:marLeft w:val="0"/>
      <w:marRight w:val="0"/>
      <w:marTop w:val="0"/>
      <w:marBottom w:val="0"/>
      <w:divBdr>
        <w:top w:val="none" w:sz="0" w:space="0" w:color="auto"/>
        <w:left w:val="none" w:sz="0" w:space="0" w:color="auto"/>
        <w:bottom w:val="none" w:sz="0" w:space="0" w:color="auto"/>
        <w:right w:val="none" w:sz="0" w:space="0" w:color="auto"/>
      </w:divBdr>
    </w:div>
    <w:div w:id="689532270">
      <w:marLeft w:val="0"/>
      <w:marRight w:val="0"/>
      <w:marTop w:val="0"/>
      <w:marBottom w:val="0"/>
      <w:divBdr>
        <w:top w:val="none" w:sz="0" w:space="0" w:color="auto"/>
        <w:left w:val="none" w:sz="0" w:space="0" w:color="auto"/>
        <w:bottom w:val="none" w:sz="0" w:space="0" w:color="auto"/>
        <w:right w:val="none" w:sz="0" w:space="0" w:color="auto"/>
      </w:divBdr>
    </w:div>
    <w:div w:id="689643196">
      <w:marLeft w:val="0"/>
      <w:marRight w:val="0"/>
      <w:marTop w:val="0"/>
      <w:marBottom w:val="0"/>
      <w:divBdr>
        <w:top w:val="none" w:sz="0" w:space="0" w:color="auto"/>
        <w:left w:val="none" w:sz="0" w:space="0" w:color="auto"/>
        <w:bottom w:val="none" w:sz="0" w:space="0" w:color="auto"/>
        <w:right w:val="none" w:sz="0" w:space="0" w:color="auto"/>
      </w:divBdr>
    </w:div>
    <w:div w:id="689795555">
      <w:marLeft w:val="0"/>
      <w:marRight w:val="0"/>
      <w:marTop w:val="0"/>
      <w:marBottom w:val="0"/>
      <w:divBdr>
        <w:top w:val="none" w:sz="0" w:space="0" w:color="auto"/>
        <w:left w:val="none" w:sz="0" w:space="0" w:color="auto"/>
        <w:bottom w:val="none" w:sz="0" w:space="0" w:color="auto"/>
        <w:right w:val="none" w:sz="0" w:space="0" w:color="auto"/>
      </w:divBdr>
    </w:div>
    <w:div w:id="689837016">
      <w:marLeft w:val="0"/>
      <w:marRight w:val="0"/>
      <w:marTop w:val="0"/>
      <w:marBottom w:val="0"/>
      <w:divBdr>
        <w:top w:val="none" w:sz="0" w:space="0" w:color="auto"/>
        <w:left w:val="none" w:sz="0" w:space="0" w:color="auto"/>
        <w:bottom w:val="none" w:sz="0" w:space="0" w:color="auto"/>
        <w:right w:val="none" w:sz="0" w:space="0" w:color="auto"/>
      </w:divBdr>
    </w:div>
    <w:div w:id="689914419">
      <w:marLeft w:val="0"/>
      <w:marRight w:val="0"/>
      <w:marTop w:val="0"/>
      <w:marBottom w:val="0"/>
      <w:divBdr>
        <w:top w:val="none" w:sz="0" w:space="0" w:color="auto"/>
        <w:left w:val="none" w:sz="0" w:space="0" w:color="auto"/>
        <w:bottom w:val="none" w:sz="0" w:space="0" w:color="auto"/>
        <w:right w:val="none" w:sz="0" w:space="0" w:color="auto"/>
      </w:divBdr>
    </w:div>
    <w:div w:id="689988900">
      <w:marLeft w:val="0"/>
      <w:marRight w:val="0"/>
      <w:marTop w:val="0"/>
      <w:marBottom w:val="0"/>
      <w:divBdr>
        <w:top w:val="none" w:sz="0" w:space="0" w:color="auto"/>
        <w:left w:val="none" w:sz="0" w:space="0" w:color="auto"/>
        <w:bottom w:val="none" w:sz="0" w:space="0" w:color="auto"/>
        <w:right w:val="none" w:sz="0" w:space="0" w:color="auto"/>
      </w:divBdr>
    </w:div>
    <w:div w:id="689990420">
      <w:marLeft w:val="0"/>
      <w:marRight w:val="0"/>
      <w:marTop w:val="0"/>
      <w:marBottom w:val="0"/>
      <w:divBdr>
        <w:top w:val="none" w:sz="0" w:space="0" w:color="auto"/>
        <w:left w:val="none" w:sz="0" w:space="0" w:color="auto"/>
        <w:bottom w:val="none" w:sz="0" w:space="0" w:color="auto"/>
        <w:right w:val="none" w:sz="0" w:space="0" w:color="auto"/>
      </w:divBdr>
    </w:div>
    <w:div w:id="690103893">
      <w:marLeft w:val="0"/>
      <w:marRight w:val="0"/>
      <w:marTop w:val="0"/>
      <w:marBottom w:val="0"/>
      <w:divBdr>
        <w:top w:val="none" w:sz="0" w:space="0" w:color="auto"/>
        <w:left w:val="none" w:sz="0" w:space="0" w:color="auto"/>
        <w:bottom w:val="none" w:sz="0" w:space="0" w:color="auto"/>
        <w:right w:val="none" w:sz="0" w:space="0" w:color="auto"/>
      </w:divBdr>
    </w:div>
    <w:div w:id="690230459">
      <w:marLeft w:val="0"/>
      <w:marRight w:val="0"/>
      <w:marTop w:val="0"/>
      <w:marBottom w:val="0"/>
      <w:divBdr>
        <w:top w:val="none" w:sz="0" w:space="0" w:color="auto"/>
        <w:left w:val="none" w:sz="0" w:space="0" w:color="auto"/>
        <w:bottom w:val="none" w:sz="0" w:space="0" w:color="auto"/>
        <w:right w:val="none" w:sz="0" w:space="0" w:color="auto"/>
      </w:divBdr>
    </w:div>
    <w:div w:id="690304606">
      <w:marLeft w:val="0"/>
      <w:marRight w:val="0"/>
      <w:marTop w:val="0"/>
      <w:marBottom w:val="0"/>
      <w:divBdr>
        <w:top w:val="none" w:sz="0" w:space="0" w:color="auto"/>
        <w:left w:val="none" w:sz="0" w:space="0" w:color="auto"/>
        <w:bottom w:val="none" w:sz="0" w:space="0" w:color="auto"/>
        <w:right w:val="none" w:sz="0" w:space="0" w:color="auto"/>
      </w:divBdr>
    </w:div>
    <w:div w:id="690642504">
      <w:marLeft w:val="0"/>
      <w:marRight w:val="0"/>
      <w:marTop w:val="0"/>
      <w:marBottom w:val="0"/>
      <w:divBdr>
        <w:top w:val="none" w:sz="0" w:space="0" w:color="auto"/>
        <w:left w:val="none" w:sz="0" w:space="0" w:color="auto"/>
        <w:bottom w:val="none" w:sz="0" w:space="0" w:color="auto"/>
        <w:right w:val="none" w:sz="0" w:space="0" w:color="auto"/>
      </w:divBdr>
    </w:div>
    <w:div w:id="690647544">
      <w:marLeft w:val="0"/>
      <w:marRight w:val="0"/>
      <w:marTop w:val="0"/>
      <w:marBottom w:val="0"/>
      <w:divBdr>
        <w:top w:val="none" w:sz="0" w:space="0" w:color="auto"/>
        <w:left w:val="none" w:sz="0" w:space="0" w:color="auto"/>
        <w:bottom w:val="none" w:sz="0" w:space="0" w:color="auto"/>
        <w:right w:val="none" w:sz="0" w:space="0" w:color="auto"/>
      </w:divBdr>
    </w:div>
    <w:div w:id="690689029">
      <w:marLeft w:val="0"/>
      <w:marRight w:val="0"/>
      <w:marTop w:val="0"/>
      <w:marBottom w:val="0"/>
      <w:divBdr>
        <w:top w:val="none" w:sz="0" w:space="0" w:color="auto"/>
        <w:left w:val="none" w:sz="0" w:space="0" w:color="auto"/>
        <w:bottom w:val="none" w:sz="0" w:space="0" w:color="auto"/>
        <w:right w:val="none" w:sz="0" w:space="0" w:color="auto"/>
      </w:divBdr>
    </w:div>
    <w:div w:id="690842242">
      <w:marLeft w:val="0"/>
      <w:marRight w:val="0"/>
      <w:marTop w:val="0"/>
      <w:marBottom w:val="0"/>
      <w:divBdr>
        <w:top w:val="none" w:sz="0" w:space="0" w:color="auto"/>
        <w:left w:val="none" w:sz="0" w:space="0" w:color="auto"/>
        <w:bottom w:val="none" w:sz="0" w:space="0" w:color="auto"/>
        <w:right w:val="none" w:sz="0" w:space="0" w:color="auto"/>
      </w:divBdr>
    </w:div>
    <w:div w:id="690881217">
      <w:marLeft w:val="0"/>
      <w:marRight w:val="0"/>
      <w:marTop w:val="0"/>
      <w:marBottom w:val="0"/>
      <w:divBdr>
        <w:top w:val="none" w:sz="0" w:space="0" w:color="auto"/>
        <w:left w:val="none" w:sz="0" w:space="0" w:color="auto"/>
        <w:bottom w:val="none" w:sz="0" w:space="0" w:color="auto"/>
        <w:right w:val="none" w:sz="0" w:space="0" w:color="auto"/>
      </w:divBdr>
    </w:div>
    <w:div w:id="690882967">
      <w:marLeft w:val="0"/>
      <w:marRight w:val="0"/>
      <w:marTop w:val="0"/>
      <w:marBottom w:val="0"/>
      <w:divBdr>
        <w:top w:val="none" w:sz="0" w:space="0" w:color="auto"/>
        <w:left w:val="none" w:sz="0" w:space="0" w:color="auto"/>
        <w:bottom w:val="none" w:sz="0" w:space="0" w:color="auto"/>
        <w:right w:val="none" w:sz="0" w:space="0" w:color="auto"/>
      </w:divBdr>
    </w:div>
    <w:div w:id="690885385">
      <w:marLeft w:val="0"/>
      <w:marRight w:val="0"/>
      <w:marTop w:val="0"/>
      <w:marBottom w:val="0"/>
      <w:divBdr>
        <w:top w:val="none" w:sz="0" w:space="0" w:color="auto"/>
        <w:left w:val="none" w:sz="0" w:space="0" w:color="auto"/>
        <w:bottom w:val="none" w:sz="0" w:space="0" w:color="auto"/>
        <w:right w:val="none" w:sz="0" w:space="0" w:color="auto"/>
      </w:divBdr>
    </w:div>
    <w:div w:id="690955504">
      <w:marLeft w:val="0"/>
      <w:marRight w:val="0"/>
      <w:marTop w:val="0"/>
      <w:marBottom w:val="0"/>
      <w:divBdr>
        <w:top w:val="none" w:sz="0" w:space="0" w:color="auto"/>
        <w:left w:val="none" w:sz="0" w:space="0" w:color="auto"/>
        <w:bottom w:val="none" w:sz="0" w:space="0" w:color="auto"/>
        <w:right w:val="none" w:sz="0" w:space="0" w:color="auto"/>
      </w:divBdr>
    </w:div>
    <w:div w:id="690959290">
      <w:marLeft w:val="0"/>
      <w:marRight w:val="0"/>
      <w:marTop w:val="0"/>
      <w:marBottom w:val="0"/>
      <w:divBdr>
        <w:top w:val="none" w:sz="0" w:space="0" w:color="auto"/>
        <w:left w:val="none" w:sz="0" w:space="0" w:color="auto"/>
        <w:bottom w:val="none" w:sz="0" w:space="0" w:color="auto"/>
        <w:right w:val="none" w:sz="0" w:space="0" w:color="auto"/>
      </w:divBdr>
    </w:div>
    <w:div w:id="691028222">
      <w:marLeft w:val="0"/>
      <w:marRight w:val="0"/>
      <w:marTop w:val="0"/>
      <w:marBottom w:val="0"/>
      <w:divBdr>
        <w:top w:val="none" w:sz="0" w:space="0" w:color="auto"/>
        <w:left w:val="none" w:sz="0" w:space="0" w:color="auto"/>
        <w:bottom w:val="none" w:sz="0" w:space="0" w:color="auto"/>
        <w:right w:val="none" w:sz="0" w:space="0" w:color="auto"/>
      </w:divBdr>
    </w:div>
    <w:div w:id="691031469">
      <w:marLeft w:val="0"/>
      <w:marRight w:val="0"/>
      <w:marTop w:val="0"/>
      <w:marBottom w:val="0"/>
      <w:divBdr>
        <w:top w:val="none" w:sz="0" w:space="0" w:color="auto"/>
        <w:left w:val="none" w:sz="0" w:space="0" w:color="auto"/>
        <w:bottom w:val="none" w:sz="0" w:space="0" w:color="auto"/>
        <w:right w:val="none" w:sz="0" w:space="0" w:color="auto"/>
      </w:divBdr>
    </w:div>
    <w:div w:id="691032038">
      <w:marLeft w:val="0"/>
      <w:marRight w:val="0"/>
      <w:marTop w:val="0"/>
      <w:marBottom w:val="0"/>
      <w:divBdr>
        <w:top w:val="none" w:sz="0" w:space="0" w:color="auto"/>
        <w:left w:val="none" w:sz="0" w:space="0" w:color="auto"/>
        <w:bottom w:val="none" w:sz="0" w:space="0" w:color="auto"/>
        <w:right w:val="none" w:sz="0" w:space="0" w:color="auto"/>
      </w:divBdr>
    </w:div>
    <w:div w:id="691033866">
      <w:marLeft w:val="0"/>
      <w:marRight w:val="0"/>
      <w:marTop w:val="0"/>
      <w:marBottom w:val="0"/>
      <w:divBdr>
        <w:top w:val="none" w:sz="0" w:space="0" w:color="auto"/>
        <w:left w:val="none" w:sz="0" w:space="0" w:color="auto"/>
        <w:bottom w:val="none" w:sz="0" w:space="0" w:color="auto"/>
        <w:right w:val="none" w:sz="0" w:space="0" w:color="auto"/>
      </w:divBdr>
    </w:div>
    <w:div w:id="691077307">
      <w:marLeft w:val="0"/>
      <w:marRight w:val="0"/>
      <w:marTop w:val="0"/>
      <w:marBottom w:val="0"/>
      <w:divBdr>
        <w:top w:val="none" w:sz="0" w:space="0" w:color="auto"/>
        <w:left w:val="none" w:sz="0" w:space="0" w:color="auto"/>
        <w:bottom w:val="none" w:sz="0" w:space="0" w:color="auto"/>
        <w:right w:val="none" w:sz="0" w:space="0" w:color="auto"/>
      </w:divBdr>
    </w:div>
    <w:div w:id="691078118">
      <w:marLeft w:val="0"/>
      <w:marRight w:val="0"/>
      <w:marTop w:val="0"/>
      <w:marBottom w:val="0"/>
      <w:divBdr>
        <w:top w:val="none" w:sz="0" w:space="0" w:color="auto"/>
        <w:left w:val="none" w:sz="0" w:space="0" w:color="auto"/>
        <w:bottom w:val="none" w:sz="0" w:space="0" w:color="auto"/>
        <w:right w:val="none" w:sz="0" w:space="0" w:color="auto"/>
      </w:divBdr>
    </w:div>
    <w:div w:id="691106473">
      <w:marLeft w:val="0"/>
      <w:marRight w:val="0"/>
      <w:marTop w:val="0"/>
      <w:marBottom w:val="0"/>
      <w:divBdr>
        <w:top w:val="none" w:sz="0" w:space="0" w:color="auto"/>
        <w:left w:val="none" w:sz="0" w:space="0" w:color="auto"/>
        <w:bottom w:val="none" w:sz="0" w:space="0" w:color="auto"/>
        <w:right w:val="none" w:sz="0" w:space="0" w:color="auto"/>
      </w:divBdr>
    </w:div>
    <w:div w:id="691152151">
      <w:marLeft w:val="0"/>
      <w:marRight w:val="0"/>
      <w:marTop w:val="0"/>
      <w:marBottom w:val="0"/>
      <w:divBdr>
        <w:top w:val="none" w:sz="0" w:space="0" w:color="auto"/>
        <w:left w:val="none" w:sz="0" w:space="0" w:color="auto"/>
        <w:bottom w:val="none" w:sz="0" w:space="0" w:color="auto"/>
        <w:right w:val="none" w:sz="0" w:space="0" w:color="auto"/>
      </w:divBdr>
    </w:div>
    <w:div w:id="691305216">
      <w:marLeft w:val="0"/>
      <w:marRight w:val="0"/>
      <w:marTop w:val="0"/>
      <w:marBottom w:val="0"/>
      <w:divBdr>
        <w:top w:val="none" w:sz="0" w:space="0" w:color="auto"/>
        <w:left w:val="none" w:sz="0" w:space="0" w:color="auto"/>
        <w:bottom w:val="none" w:sz="0" w:space="0" w:color="auto"/>
        <w:right w:val="none" w:sz="0" w:space="0" w:color="auto"/>
      </w:divBdr>
    </w:div>
    <w:div w:id="691539332">
      <w:marLeft w:val="0"/>
      <w:marRight w:val="0"/>
      <w:marTop w:val="0"/>
      <w:marBottom w:val="0"/>
      <w:divBdr>
        <w:top w:val="none" w:sz="0" w:space="0" w:color="auto"/>
        <w:left w:val="none" w:sz="0" w:space="0" w:color="auto"/>
        <w:bottom w:val="none" w:sz="0" w:space="0" w:color="auto"/>
        <w:right w:val="none" w:sz="0" w:space="0" w:color="auto"/>
      </w:divBdr>
    </w:div>
    <w:div w:id="691615416">
      <w:marLeft w:val="0"/>
      <w:marRight w:val="0"/>
      <w:marTop w:val="0"/>
      <w:marBottom w:val="0"/>
      <w:divBdr>
        <w:top w:val="none" w:sz="0" w:space="0" w:color="auto"/>
        <w:left w:val="none" w:sz="0" w:space="0" w:color="auto"/>
        <w:bottom w:val="none" w:sz="0" w:space="0" w:color="auto"/>
        <w:right w:val="none" w:sz="0" w:space="0" w:color="auto"/>
      </w:divBdr>
    </w:div>
    <w:div w:id="691687641">
      <w:marLeft w:val="0"/>
      <w:marRight w:val="0"/>
      <w:marTop w:val="0"/>
      <w:marBottom w:val="0"/>
      <w:divBdr>
        <w:top w:val="none" w:sz="0" w:space="0" w:color="auto"/>
        <w:left w:val="none" w:sz="0" w:space="0" w:color="auto"/>
        <w:bottom w:val="none" w:sz="0" w:space="0" w:color="auto"/>
        <w:right w:val="none" w:sz="0" w:space="0" w:color="auto"/>
      </w:divBdr>
    </w:div>
    <w:div w:id="691687744">
      <w:marLeft w:val="0"/>
      <w:marRight w:val="0"/>
      <w:marTop w:val="0"/>
      <w:marBottom w:val="0"/>
      <w:divBdr>
        <w:top w:val="none" w:sz="0" w:space="0" w:color="auto"/>
        <w:left w:val="none" w:sz="0" w:space="0" w:color="auto"/>
        <w:bottom w:val="none" w:sz="0" w:space="0" w:color="auto"/>
        <w:right w:val="none" w:sz="0" w:space="0" w:color="auto"/>
      </w:divBdr>
    </w:div>
    <w:div w:id="691734068">
      <w:marLeft w:val="0"/>
      <w:marRight w:val="0"/>
      <w:marTop w:val="0"/>
      <w:marBottom w:val="0"/>
      <w:divBdr>
        <w:top w:val="none" w:sz="0" w:space="0" w:color="auto"/>
        <w:left w:val="none" w:sz="0" w:space="0" w:color="auto"/>
        <w:bottom w:val="none" w:sz="0" w:space="0" w:color="auto"/>
        <w:right w:val="none" w:sz="0" w:space="0" w:color="auto"/>
      </w:divBdr>
    </w:div>
    <w:div w:id="691802940">
      <w:marLeft w:val="0"/>
      <w:marRight w:val="0"/>
      <w:marTop w:val="0"/>
      <w:marBottom w:val="0"/>
      <w:divBdr>
        <w:top w:val="none" w:sz="0" w:space="0" w:color="auto"/>
        <w:left w:val="none" w:sz="0" w:space="0" w:color="auto"/>
        <w:bottom w:val="none" w:sz="0" w:space="0" w:color="auto"/>
        <w:right w:val="none" w:sz="0" w:space="0" w:color="auto"/>
      </w:divBdr>
    </w:div>
    <w:div w:id="691876967">
      <w:marLeft w:val="0"/>
      <w:marRight w:val="0"/>
      <w:marTop w:val="0"/>
      <w:marBottom w:val="0"/>
      <w:divBdr>
        <w:top w:val="none" w:sz="0" w:space="0" w:color="auto"/>
        <w:left w:val="none" w:sz="0" w:space="0" w:color="auto"/>
        <w:bottom w:val="none" w:sz="0" w:space="0" w:color="auto"/>
        <w:right w:val="none" w:sz="0" w:space="0" w:color="auto"/>
      </w:divBdr>
    </w:div>
    <w:div w:id="691880317">
      <w:marLeft w:val="0"/>
      <w:marRight w:val="0"/>
      <w:marTop w:val="0"/>
      <w:marBottom w:val="0"/>
      <w:divBdr>
        <w:top w:val="none" w:sz="0" w:space="0" w:color="auto"/>
        <w:left w:val="none" w:sz="0" w:space="0" w:color="auto"/>
        <w:bottom w:val="none" w:sz="0" w:space="0" w:color="auto"/>
        <w:right w:val="none" w:sz="0" w:space="0" w:color="auto"/>
      </w:divBdr>
    </w:div>
    <w:div w:id="691954393">
      <w:marLeft w:val="0"/>
      <w:marRight w:val="0"/>
      <w:marTop w:val="0"/>
      <w:marBottom w:val="0"/>
      <w:divBdr>
        <w:top w:val="none" w:sz="0" w:space="0" w:color="auto"/>
        <w:left w:val="none" w:sz="0" w:space="0" w:color="auto"/>
        <w:bottom w:val="none" w:sz="0" w:space="0" w:color="auto"/>
        <w:right w:val="none" w:sz="0" w:space="0" w:color="auto"/>
      </w:divBdr>
    </w:div>
    <w:div w:id="691960301">
      <w:marLeft w:val="0"/>
      <w:marRight w:val="0"/>
      <w:marTop w:val="0"/>
      <w:marBottom w:val="0"/>
      <w:divBdr>
        <w:top w:val="none" w:sz="0" w:space="0" w:color="auto"/>
        <w:left w:val="none" w:sz="0" w:space="0" w:color="auto"/>
        <w:bottom w:val="none" w:sz="0" w:space="0" w:color="auto"/>
        <w:right w:val="none" w:sz="0" w:space="0" w:color="auto"/>
      </w:divBdr>
    </w:div>
    <w:div w:id="692148619">
      <w:marLeft w:val="0"/>
      <w:marRight w:val="0"/>
      <w:marTop w:val="0"/>
      <w:marBottom w:val="0"/>
      <w:divBdr>
        <w:top w:val="none" w:sz="0" w:space="0" w:color="auto"/>
        <w:left w:val="none" w:sz="0" w:space="0" w:color="auto"/>
        <w:bottom w:val="none" w:sz="0" w:space="0" w:color="auto"/>
        <w:right w:val="none" w:sz="0" w:space="0" w:color="auto"/>
      </w:divBdr>
    </w:div>
    <w:div w:id="692265508">
      <w:marLeft w:val="0"/>
      <w:marRight w:val="0"/>
      <w:marTop w:val="0"/>
      <w:marBottom w:val="0"/>
      <w:divBdr>
        <w:top w:val="none" w:sz="0" w:space="0" w:color="auto"/>
        <w:left w:val="none" w:sz="0" w:space="0" w:color="auto"/>
        <w:bottom w:val="none" w:sz="0" w:space="0" w:color="auto"/>
        <w:right w:val="none" w:sz="0" w:space="0" w:color="auto"/>
      </w:divBdr>
    </w:div>
    <w:div w:id="692346672">
      <w:marLeft w:val="0"/>
      <w:marRight w:val="0"/>
      <w:marTop w:val="0"/>
      <w:marBottom w:val="0"/>
      <w:divBdr>
        <w:top w:val="none" w:sz="0" w:space="0" w:color="auto"/>
        <w:left w:val="none" w:sz="0" w:space="0" w:color="auto"/>
        <w:bottom w:val="none" w:sz="0" w:space="0" w:color="auto"/>
        <w:right w:val="none" w:sz="0" w:space="0" w:color="auto"/>
      </w:divBdr>
    </w:div>
    <w:div w:id="692390138">
      <w:marLeft w:val="0"/>
      <w:marRight w:val="0"/>
      <w:marTop w:val="0"/>
      <w:marBottom w:val="0"/>
      <w:divBdr>
        <w:top w:val="none" w:sz="0" w:space="0" w:color="auto"/>
        <w:left w:val="none" w:sz="0" w:space="0" w:color="auto"/>
        <w:bottom w:val="none" w:sz="0" w:space="0" w:color="auto"/>
        <w:right w:val="none" w:sz="0" w:space="0" w:color="auto"/>
      </w:divBdr>
    </w:div>
    <w:div w:id="692460408">
      <w:marLeft w:val="0"/>
      <w:marRight w:val="0"/>
      <w:marTop w:val="0"/>
      <w:marBottom w:val="0"/>
      <w:divBdr>
        <w:top w:val="none" w:sz="0" w:space="0" w:color="auto"/>
        <w:left w:val="none" w:sz="0" w:space="0" w:color="auto"/>
        <w:bottom w:val="none" w:sz="0" w:space="0" w:color="auto"/>
        <w:right w:val="none" w:sz="0" w:space="0" w:color="auto"/>
      </w:divBdr>
    </w:div>
    <w:div w:id="692462488">
      <w:marLeft w:val="0"/>
      <w:marRight w:val="0"/>
      <w:marTop w:val="0"/>
      <w:marBottom w:val="0"/>
      <w:divBdr>
        <w:top w:val="none" w:sz="0" w:space="0" w:color="auto"/>
        <w:left w:val="none" w:sz="0" w:space="0" w:color="auto"/>
        <w:bottom w:val="none" w:sz="0" w:space="0" w:color="auto"/>
        <w:right w:val="none" w:sz="0" w:space="0" w:color="auto"/>
      </w:divBdr>
    </w:div>
    <w:div w:id="692533826">
      <w:marLeft w:val="0"/>
      <w:marRight w:val="0"/>
      <w:marTop w:val="0"/>
      <w:marBottom w:val="0"/>
      <w:divBdr>
        <w:top w:val="none" w:sz="0" w:space="0" w:color="auto"/>
        <w:left w:val="none" w:sz="0" w:space="0" w:color="auto"/>
        <w:bottom w:val="none" w:sz="0" w:space="0" w:color="auto"/>
        <w:right w:val="none" w:sz="0" w:space="0" w:color="auto"/>
      </w:divBdr>
    </w:div>
    <w:div w:id="692615728">
      <w:marLeft w:val="0"/>
      <w:marRight w:val="0"/>
      <w:marTop w:val="0"/>
      <w:marBottom w:val="0"/>
      <w:divBdr>
        <w:top w:val="none" w:sz="0" w:space="0" w:color="auto"/>
        <w:left w:val="none" w:sz="0" w:space="0" w:color="auto"/>
        <w:bottom w:val="none" w:sz="0" w:space="0" w:color="auto"/>
        <w:right w:val="none" w:sz="0" w:space="0" w:color="auto"/>
      </w:divBdr>
    </w:div>
    <w:div w:id="692655159">
      <w:marLeft w:val="0"/>
      <w:marRight w:val="0"/>
      <w:marTop w:val="0"/>
      <w:marBottom w:val="0"/>
      <w:divBdr>
        <w:top w:val="none" w:sz="0" w:space="0" w:color="auto"/>
        <w:left w:val="none" w:sz="0" w:space="0" w:color="auto"/>
        <w:bottom w:val="none" w:sz="0" w:space="0" w:color="auto"/>
        <w:right w:val="none" w:sz="0" w:space="0" w:color="auto"/>
      </w:divBdr>
    </w:div>
    <w:div w:id="692657009">
      <w:marLeft w:val="0"/>
      <w:marRight w:val="0"/>
      <w:marTop w:val="0"/>
      <w:marBottom w:val="0"/>
      <w:divBdr>
        <w:top w:val="none" w:sz="0" w:space="0" w:color="auto"/>
        <w:left w:val="none" w:sz="0" w:space="0" w:color="auto"/>
        <w:bottom w:val="none" w:sz="0" w:space="0" w:color="auto"/>
        <w:right w:val="none" w:sz="0" w:space="0" w:color="auto"/>
      </w:divBdr>
    </w:div>
    <w:div w:id="692725349">
      <w:marLeft w:val="0"/>
      <w:marRight w:val="0"/>
      <w:marTop w:val="0"/>
      <w:marBottom w:val="0"/>
      <w:divBdr>
        <w:top w:val="none" w:sz="0" w:space="0" w:color="auto"/>
        <w:left w:val="none" w:sz="0" w:space="0" w:color="auto"/>
        <w:bottom w:val="none" w:sz="0" w:space="0" w:color="auto"/>
        <w:right w:val="none" w:sz="0" w:space="0" w:color="auto"/>
      </w:divBdr>
    </w:div>
    <w:div w:id="692727685">
      <w:marLeft w:val="0"/>
      <w:marRight w:val="0"/>
      <w:marTop w:val="0"/>
      <w:marBottom w:val="0"/>
      <w:divBdr>
        <w:top w:val="none" w:sz="0" w:space="0" w:color="auto"/>
        <w:left w:val="none" w:sz="0" w:space="0" w:color="auto"/>
        <w:bottom w:val="none" w:sz="0" w:space="0" w:color="auto"/>
        <w:right w:val="none" w:sz="0" w:space="0" w:color="auto"/>
      </w:divBdr>
    </w:div>
    <w:div w:id="692727839">
      <w:marLeft w:val="0"/>
      <w:marRight w:val="0"/>
      <w:marTop w:val="0"/>
      <w:marBottom w:val="0"/>
      <w:divBdr>
        <w:top w:val="none" w:sz="0" w:space="0" w:color="auto"/>
        <w:left w:val="none" w:sz="0" w:space="0" w:color="auto"/>
        <w:bottom w:val="none" w:sz="0" w:space="0" w:color="auto"/>
        <w:right w:val="none" w:sz="0" w:space="0" w:color="auto"/>
      </w:divBdr>
    </w:div>
    <w:div w:id="692807506">
      <w:marLeft w:val="0"/>
      <w:marRight w:val="0"/>
      <w:marTop w:val="0"/>
      <w:marBottom w:val="0"/>
      <w:divBdr>
        <w:top w:val="none" w:sz="0" w:space="0" w:color="auto"/>
        <w:left w:val="none" w:sz="0" w:space="0" w:color="auto"/>
        <w:bottom w:val="none" w:sz="0" w:space="0" w:color="auto"/>
        <w:right w:val="none" w:sz="0" w:space="0" w:color="auto"/>
      </w:divBdr>
    </w:div>
    <w:div w:id="692851610">
      <w:marLeft w:val="0"/>
      <w:marRight w:val="0"/>
      <w:marTop w:val="0"/>
      <w:marBottom w:val="0"/>
      <w:divBdr>
        <w:top w:val="none" w:sz="0" w:space="0" w:color="auto"/>
        <w:left w:val="none" w:sz="0" w:space="0" w:color="auto"/>
        <w:bottom w:val="none" w:sz="0" w:space="0" w:color="auto"/>
        <w:right w:val="none" w:sz="0" w:space="0" w:color="auto"/>
      </w:divBdr>
    </w:div>
    <w:div w:id="692922645">
      <w:marLeft w:val="0"/>
      <w:marRight w:val="0"/>
      <w:marTop w:val="0"/>
      <w:marBottom w:val="0"/>
      <w:divBdr>
        <w:top w:val="none" w:sz="0" w:space="0" w:color="auto"/>
        <w:left w:val="none" w:sz="0" w:space="0" w:color="auto"/>
        <w:bottom w:val="none" w:sz="0" w:space="0" w:color="auto"/>
        <w:right w:val="none" w:sz="0" w:space="0" w:color="auto"/>
      </w:divBdr>
    </w:div>
    <w:div w:id="692924846">
      <w:marLeft w:val="0"/>
      <w:marRight w:val="0"/>
      <w:marTop w:val="0"/>
      <w:marBottom w:val="0"/>
      <w:divBdr>
        <w:top w:val="none" w:sz="0" w:space="0" w:color="auto"/>
        <w:left w:val="none" w:sz="0" w:space="0" w:color="auto"/>
        <w:bottom w:val="none" w:sz="0" w:space="0" w:color="auto"/>
        <w:right w:val="none" w:sz="0" w:space="0" w:color="auto"/>
      </w:divBdr>
    </w:div>
    <w:div w:id="692925835">
      <w:marLeft w:val="0"/>
      <w:marRight w:val="0"/>
      <w:marTop w:val="0"/>
      <w:marBottom w:val="0"/>
      <w:divBdr>
        <w:top w:val="none" w:sz="0" w:space="0" w:color="auto"/>
        <w:left w:val="none" w:sz="0" w:space="0" w:color="auto"/>
        <w:bottom w:val="none" w:sz="0" w:space="0" w:color="auto"/>
        <w:right w:val="none" w:sz="0" w:space="0" w:color="auto"/>
      </w:divBdr>
    </w:div>
    <w:div w:id="693001310">
      <w:marLeft w:val="0"/>
      <w:marRight w:val="0"/>
      <w:marTop w:val="0"/>
      <w:marBottom w:val="0"/>
      <w:divBdr>
        <w:top w:val="none" w:sz="0" w:space="0" w:color="auto"/>
        <w:left w:val="none" w:sz="0" w:space="0" w:color="auto"/>
        <w:bottom w:val="none" w:sz="0" w:space="0" w:color="auto"/>
        <w:right w:val="none" w:sz="0" w:space="0" w:color="auto"/>
      </w:divBdr>
    </w:div>
    <w:div w:id="693189897">
      <w:marLeft w:val="0"/>
      <w:marRight w:val="0"/>
      <w:marTop w:val="0"/>
      <w:marBottom w:val="0"/>
      <w:divBdr>
        <w:top w:val="none" w:sz="0" w:space="0" w:color="auto"/>
        <w:left w:val="none" w:sz="0" w:space="0" w:color="auto"/>
        <w:bottom w:val="none" w:sz="0" w:space="0" w:color="auto"/>
        <w:right w:val="none" w:sz="0" w:space="0" w:color="auto"/>
      </w:divBdr>
    </w:div>
    <w:div w:id="693195650">
      <w:marLeft w:val="0"/>
      <w:marRight w:val="0"/>
      <w:marTop w:val="0"/>
      <w:marBottom w:val="0"/>
      <w:divBdr>
        <w:top w:val="none" w:sz="0" w:space="0" w:color="auto"/>
        <w:left w:val="none" w:sz="0" w:space="0" w:color="auto"/>
        <w:bottom w:val="none" w:sz="0" w:space="0" w:color="auto"/>
        <w:right w:val="none" w:sz="0" w:space="0" w:color="auto"/>
      </w:divBdr>
    </w:div>
    <w:div w:id="693269013">
      <w:bodyDiv w:val="1"/>
      <w:marLeft w:val="0"/>
      <w:marRight w:val="0"/>
      <w:marTop w:val="0"/>
      <w:marBottom w:val="0"/>
      <w:divBdr>
        <w:top w:val="none" w:sz="0" w:space="0" w:color="auto"/>
        <w:left w:val="none" w:sz="0" w:space="0" w:color="auto"/>
        <w:bottom w:val="none" w:sz="0" w:space="0" w:color="auto"/>
        <w:right w:val="none" w:sz="0" w:space="0" w:color="auto"/>
      </w:divBdr>
    </w:div>
    <w:div w:id="693306000">
      <w:marLeft w:val="0"/>
      <w:marRight w:val="0"/>
      <w:marTop w:val="0"/>
      <w:marBottom w:val="0"/>
      <w:divBdr>
        <w:top w:val="none" w:sz="0" w:space="0" w:color="auto"/>
        <w:left w:val="none" w:sz="0" w:space="0" w:color="auto"/>
        <w:bottom w:val="none" w:sz="0" w:space="0" w:color="auto"/>
        <w:right w:val="none" w:sz="0" w:space="0" w:color="auto"/>
      </w:divBdr>
    </w:div>
    <w:div w:id="693312697">
      <w:bodyDiv w:val="1"/>
      <w:marLeft w:val="0"/>
      <w:marRight w:val="0"/>
      <w:marTop w:val="0"/>
      <w:marBottom w:val="0"/>
      <w:divBdr>
        <w:top w:val="none" w:sz="0" w:space="0" w:color="auto"/>
        <w:left w:val="none" w:sz="0" w:space="0" w:color="auto"/>
        <w:bottom w:val="none" w:sz="0" w:space="0" w:color="auto"/>
        <w:right w:val="none" w:sz="0" w:space="0" w:color="auto"/>
      </w:divBdr>
    </w:div>
    <w:div w:id="693314053">
      <w:marLeft w:val="0"/>
      <w:marRight w:val="0"/>
      <w:marTop w:val="0"/>
      <w:marBottom w:val="0"/>
      <w:divBdr>
        <w:top w:val="none" w:sz="0" w:space="0" w:color="auto"/>
        <w:left w:val="none" w:sz="0" w:space="0" w:color="auto"/>
        <w:bottom w:val="none" w:sz="0" w:space="0" w:color="auto"/>
        <w:right w:val="none" w:sz="0" w:space="0" w:color="auto"/>
      </w:divBdr>
    </w:div>
    <w:div w:id="693383611">
      <w:marLeft w:val="0"/>
      <w:marRight w:val="0"/>
      <w:marTop w:val="0"/>
      <w:marBottom w:val="0"/>
      <w:divBdr>
        <w:top w:val="none" w:sz="0" w:space="0" w:color="auto"/>
        <w:left w:val="none" w:sz="0" w:space="0" w:color="auto"/>
        <w:bottom w:val="none" w:sz="0" w:space="0" w:color="auto"/>
        <w:right w:val="none" w:sz="0" w:space="0" w:color="auto"/>
      </w:divBdr>
    </w:div>
    <w:div w:id="693459004">
      <w:bodyDiv w:val="1"/>
      <w:marLeft w:val="0"/>
      <w:marRight w:val="0"/>
      <w:marTop w:val="0"/>
      <w:marBottom w:val="0"/>
      <w:divBdr>
        <w:top w:val="none" w:sz="0" w:space="0" w:color="auto"/>
        <w:left w:val="none" w:sz="0" w:space="0" w:color="auto"/>
        <w:bottom w:val="none" w:sz="0" w:space="0" w:color="auto"/>
        <w:right w:val="none" w:sz="0" w:space="0" w:color="auto"/>
      </w:divBdr>
    </w:div>
    <w:div w:id="693464256">
      <w:marLeft w:val="0"/>
      <w:marRight w:val="0"/>
      <w:marTop w:val="0"/>
      <w:marBottom w:val="0"/>
      <w:divBdr>
        <w:top w:val="none" w:sz="0" w:space="0" w:color="auto"/>
        <w:left w:val="none" w:sz="0" w:space="0" w:color="auto"/>
        <w:bottom w:val="none" w:sz="0" w:space="0" w:color="auto"/>
        <w:right w:val="none" w:sz="0" w:space="0" w:color="auto"/>
      </w:divBdr>
    </w:div>
    <w:div w:id="693653297">
      <w:bodyDiv w:val="1"/>
      <w:marLeft w:val="0"/>
      <w:marRight w:val="0"/>
      <w:marTop w:val="0"/>
      <w:marBottom w:val="0"/>
      <w:divBdr>
        <w:top w:val="none" w:sz="0" w:space="0" w:color="auto"/>
        <w:left w:val="none" w:sz="0" w:space="0" w:color="auto"/>
        <w:bottom w:val="none" w:sz="0" w:space="0" w:color="auto"/>
        <w:right w:val="none" w:sz="0" w:space="0" w:color="auto"/>
      </w:divBdr>
    </w:div>
    <w:div w:id="693770489">
      <w:marLeft w:val="0"/>
      <w:marRight w:val="0"/>
      <w:marTop w:val="0"/>
      <w:marBottom w:val="0"/>
      <w:divBdr>
        <w:top w:val="none" w:sz="0" w:space="0" w:color="auto"/>
        <w:left w:val="none" w:sz="0" w:space="0" w:color="auto"/>
        <w:bottom w:val="none" w:sz="0" w:space="0" w:color="auto"/>
        <w:right w:val="none" w:sz="0" w:space="0" w:color="auto"/>
      </w:divBdr>
    </w:div>
    <w:div w:id="693843053">
      <w:marLeft w:val="0"/>
      <w:marRight w:val="0"/>
      <w:marTop w:val="0"/>
      <w:marBottom w:val="0"/>
      <w:divBdr>
        <w:top w:val="none" w:sz="0" w:space="0" w:color="auto"/>
        <w:left w:val="none" w:sz="0" w:space="0" w:color="auto"/>
        <w:bottom w:val="none" w:sz="0" w:space="0" w:color="auto"/>
        <w:right w:val="none" w:sz="0" w:space="0" w:color="auto"/>
      </w:divBdr>
    </w:div>
    <w:div w:id="693844442">
      <w:bodyDiv w:val="1"/>
      <w:marLeft w:val="0"/>
      <w:marRight w:val="0"/>
      <w:marTop w:val="0"/>
      <w:marBottom w:val="0"/>
      <w:divBdr>
        <w:top w:val="none" w:sz="0" w:space="0" w:color="auto"/>
        <w:left w:val="none" w:sz="0" w:space="0" w:color="auto"/>
        <w:bottom w:val="none" w:sz="0" w:space="0" w:color="auto"/>
        <w:right w:val="none" w:sz="0" w:space="0" w:color="auto"/>
      </w:divBdr>
    </w:div>
    <w:div w:id="693922500">
      <w:marLeft w:val="0"/>
      <w:marRight w:val="0"/>
      <w:marTop w:val="0"/>
      <w:marBottom w:val="0"/>
      <w:divBdr>
        <w:top w:val="none" w:sz="0" w:space="0" w:color="auto"/>
        <w:left w:val="none" w:sz="0" w:space="0" w:color="auto"/>
        <w:bottom w:val="none" w:sz="0" w:space="0" w:color="auto"/>
        <w:right w:val="none" w:sz="0" w:space="0" w:color="auto"/>
      </w:divBdr>
    </w:div>
    <w:div w:id="693924873">
      <w:marLeft w:val="0"/>
      <w:marRight w:val="0"/>
      <w:marTop w:val="0"/>
      <w:marBottom w:val="0"/>
      <w:divBdr>
        <w:top w:val="none" w:sz="0" w:space="0" w:color="auto"/>
        <w:left w:val="none" w:sz="0" w:space="0" w:color="auto"/>
        <w:bottom w:val="none" w:sz="0" w:space="0" w:color="auto"/>
        <w:right w:val="none" w:sz="0" w:space="0" w:color="auto"/>
      </w:divBdr>
    </w:div>
    <w:div w:id="693965655">
      <w:bodyDiv w:val="1"/>
      <w:marLeft w:val="0"/>
      <w:marRight w:val="0"/>
      <w:marTop w:val="0"/>
      <w:marBottom w:val="0"/>
      <w:divBdr>
        <w:top w:val="none" w:sz="0" w:space="0" w:color="auto"/>
        <w:left w:val="none" w:sz="0" w:space="0" w:color="auto"/>
        <w:bottom w:val="none" w:sz="0" w:space="0" w:color="auto"/>
        <w:right w:val="none" w:sz="0" w:space="0" w:color="auto"/>
      </w:divBdr>
    </w:div>
    <w:div w:id="694117810">
      <w:bodyDiv w:val="1"/>
      <w:marLeft w:val="0"/>
      <w:marRight w:val="0"/>
      <w:marTop w:val="0"/>
      <w:marBottom w:val="0"/>
      <w:divBdr>
        <w:top w:val="none" w:sz="0" w:space="0" w:color="auto"/>
        <w:left w:val="none" w:sz="0" w:space="0" w:color="auto"/>
        <w:bottom w:val="none" w:sz="0" w:space="0" w:color="auto"/>
        <w:right w:val="none" w:sz="0" w:space="0" w:color="auto"/>
      </w:divBdr>
    </w:div>
    <w:div w:id="694230703">
      <w:marLeft w:val="0"/>
      <w:marRight w:val="0"/>
      <w:marTop w:val="0"/>
      <w:marBottom w:val="0"/>
      <w:divBdr>
        <w:top w:val="none" w:sz="0" w:space="0" w:color="auto"/>
        <w:left w:val="none" w:sz="0" w:space="0" w:color="auto"/>
        <w:bottom w:val="none" w:sz="0" w:space="0" w:color="auto"/>
        <w:right w:val="none" w:sz="0" w:space="0" w:color="auto"/>
      </w:divBdr>
    </w:div>
    <w:div w:id="694237675">
      <w:marLeft w:val="0"/>
      <w:marRight w:val="0"/>
      <w:marTop w:val="0"/>
      <w:marBottom w:val="0"/>
      <w:divBdr>
        <w:top w:val="none" w:sz="0" w:space="0" w:color="auto"/>
        <w:left w:val="none" w:sz="0" w:space="0" w:color="auto"/>
        <w:bottom w:val="none" w:sz="0" w:space="0" w:color="auto"/>
        <w:right w:val="none" w:sz="0" w:space="0" w:color="auto"/>
      </w:divBdr>
    </w:div>
    <w:div w:id="694310787">
      <w:marLeft w:val="0"/>
      <w:marRight w:val="0"/>
      <w:marTop w:val="0"/>
      <w:marBottom w:val="0"/>
      <w:divBdr>
        <w:top w:val="none" w:sz="0" w:space="0" w:color="auto"/>
        <w:left w:val="none" w:sz="0" w:space="0" w:color="auto"/>
        <w:bottom w:val="none" w:sz="0" w:space="0" w:color="auto"/>
        <w:right w:val="none" w:sz="0" w:space="0" w:color="auto"/>
      </w:divBdr>
    </w:div>
    <w:div w:id="694381577">
      <w:marLeft w:val="0"/>
      <w:marRight w:val="0"/>
      <w:marTop w:val="0"/>
      <w:marBottom w:val="0"/>
      <w:divBdr>
        <w:top w:val="none" w:sz="0" w:space="0" w:color="auto"/>
        <w:left w:val="none" w:sz="0" w:space="0" w:color="auto"/>
        <w:bottom w:val="none" w:sz="0" w:space="0" w:color="auto"/>
        <w:right w:val="none" w:sz="0" w:space="0" w:color="auto"/>
      </w:divBdr>
    </w:div>
    <w:div w:id="694382353">
      <w:marLeft w:val="0"/>
      <w:marRight w:val="0"/>
      <w:marTop w:val="0"/>
      <w:marBottom w:val="0"/>
      <w:divBdr>
        <w:top w:val="none" w:sz="0" w:space="0" w:color="auto"/>
        <w:left w:val="none" w:sz="0" w:space="0" w:color="auto"/>
        <w:bottom w:val="none" w:sz="0" w:space="0" w:color="auto"/>
        <w:right w:val="none" w:sz="0" w:space="0" w:color="auto"/>
      </w:divBdr>
    </w:div>
    <w:div w:id="694426281">
      <w:marLeft w:val="0"/>
      <w:marRight w:val="0"/>
      <w:marTop w:val="0"/>
      <w:marBottom w:val="0"/>
      <w:divBdr>
        <w:top w:val="none" w:sz="0" w:space="0" w:color="auto"/>
        <w:left w:val="none" w:sz="0" w:space="0" w:color="auto"/>
        <w:bottom w:val="none" w:sz="0" w:space="0" w:color="auto"/>
        <w:right w:val="none" w:sz="0" w:space="0" w:color="auto"/>
      </w:divBdr>
    </w:div>
    <w:div w:id="694502279">
      <w:marLeft w:val="0"/>
      <w:marRight w:val="0"/>
      <w:marTop w:val="0"/>
      <w:marBottom w:val="0"/>
      <w:divBdr>
        <w:top w:val="none" w:sz="0" w:space="0" w:color="auto"/>
        <w:left w:val="none" w:sz="0" w:space="0" w:color="auto"/>
        <w:bottom w:val="none" w:sz="0" w:space="0" w:color="auto"/>
        <w:right w:val="none" w:sz="0" w:space="0" w:color="auto"/>
      </w:divBdr>
    </w:div>
    <w:div w:id="694502478">
      <w:marLeft w:val="0"/>
      <w:marRight w:val="0"/>
      <w:marTop w:val="0"/>
      <w:marBottom w:val="0"/>
      <w:divBdr>
        <w:top w:val="none" w:sz="0" w:space="0" w:color="auto"/>
        <w:left w:val="none" w:sz="0" w:space="0" w:color="auto"/>
        <w:bottom w:val="none" w:sz="0" w:space="0" w:color="auto"/>
        <w:right w:val="none" w:sz="0" w:space="0" w:color="auto"/>
      </w:divBdr>
    </w:div>
    <w:div w:id="694572794">
      <w:marLeft w:val="0"/>
      <w:marRight w:val="0"/>
      <w:marTop w:val="0"/>
      <w:marBottom w:val="0"/>
      <w:divBdr>
        <w:top w:val="none" w:sz="0" w:space="0" w:color="auto"/>
        <w:left w:val="none" w:sz="0" w:space="0" w:color="auto"/>
        <w:bottom w:val="none" w:sz="0" w:space="0" w:color="auto"/>
        <w:right w:val="none" w:sz="0" w:space="0" w:color="auto"/>
      </w:divBdr>
    </w:div>
    <w:div w:id="694576118">
      <w:marLeft w:val="0"/>
      <w:marRight w:val="0"/>
      <w:marTop w:val="0"/>
      <w:marBottom w:val="0"/>
      <w:divBdr>
        <w:top w:val="none" w:sz="0" w:space="0" w:color="auto"/>
        <w:left w:val="none" w:sz="0" w:space="0" w:color="auto"/>
        <w:bottom w:val="none" w:sz="0" w:space="0" w:color="auto"/>
        <w:right w:val="none" w:sz="0" w:space="0" w:color="auto"/>
      </w:divBdr>
    </w:div>
    <w:div w:id="694578548">
      <w:marLeft w:val="0"/>
      <w:marRight w:val="0"/>
      <w:marTop w:val="0"/>
      <w:marBottom w:val="0"/>
      <w:divBdr>
        <w:top w:val="none" w:sz="0" w:space="0" w:color="auto"/>
        <w:left w:val="none" w:sz="0" w:space="0" w:color="auto"/>
        <w:bottom w:val="none" w:sz="0" w:space="0" w:color="auto"/>
        <w:right w:val="none" w:sz="0" w:space="0" w:color="auto"/>
      </w:divBdr>
    </w:div>
    <w:div w:id="694616381">
      <w:marLeft w:val="0"/>
      <w:marRight w:val="0"/>
      <w:marTop w:val="0"/>
      <w:marBottom w:val="0"/>
      <w:divBdr>
        <w:top w:val="none" w:sz="0" w:space="0" w:color="auto"/>
        <w:left w:val="none" w:sz="0" w:space="0" w:color="auto"/>
        <w:bottom w:val="none" w:sz="0" w:space="0" w:color="auto"/>
        <w:right w:val="none" w:sz="0" w:space="0" w:color="auto"/>
      </w:divBdr>
    </w:div>
    <w:div w:id="694617958">
      <w:marLeft w:val="0"/>
      <w:marRight w:val="0"/>
      <w:marTop w:val="0"/>
      <w:marBottom w:val="0"/>
      <w:divBdr>
        <w:top w:val="none" w:sz="0" w:space="0" w:color="auto"/>
        <w:left w:val="none" w:sz="0" w:space="0" w:color="auto"/>
        <w:bottom w:val="none" w:sz="0" w:space="0" w:color="auto"/>
        <w:right w:val="none" w:sz="0" w:space="0" w:color="auto"/>
      </w:divBdr>
    </w:div>
    <w:div w:id="694694316">
      <w:marLeft w:val="0"/>
      <w:marRight w:val="0"/>
      <w:marTop w:val="0"/>
      <w:marBottom w:val="0"/>
      <w:divBdr>
        <w:top w:val="none" w:sz="0" w:space="0" w:color="auto"/>
        <w:left w:val="none" w:sz="0" w:space="0" w:color="auto"/>
        <w:bottom w:val="none" w:sz="0" w:space="0" w:color="auto"/>
        <w:right w:val="none" w:sz="0" w:space="0" w:color="auto"/>
      </w:divBdr>
    </w:div>
    <w:div w:id="694816557">
      <w:marLeft w:val="0"/>
      <w:marRight w:val="0"/>
      <w:marTop w:val="0"/>
      <w:marBottom w:val="0"/>
      <w:divBdr>
        <w:top w:val="none" w:sz="0" w:space="0" w:color="auto"/>
        <w:left w:val="none" w:sz="0" w:space="0" w:color="auto"/>
        <w:bottom w:val="none" w:sz="0" w:space="0" w:color="auto"/>
        <w:right w:val="none" w:sz="0" w:space="0" w:color="auto"/>
      </w:divBdr>
    </w:div>
    <w:div w:id="694891451">
      <w:marLeft w:val="0"/>
      <w:marRight w:val="0"/>
      <w:marTop w:val="0"/>
      <w:marBottom w:val="0"/>
      <w:divBdr>
        <w:top w:val="none" w:sz="0" w:space="0" w:color="auto"/>
        <w:left w:val="none" w:sz="0" w:space="0" w:color="auto"/>
        <w:bottom w:val="none" w:sz="0" w:space="0" w:color="auto"/>
        <w:right w:val="none" w:sz="0" w:space="0" w:color="auto"/>
      </w:divBdr>
    </w:div>
    <w:div w:id="695034940">
      <w:marLeft w:val="0"/>
      <w:marRight w:val="0"/>
      <w:marTop w:val="0"/>
      <w:marBottom w:val="0"/>
      <w:divBdr>
        <w:top w:val="none" w:sz="0" w:space="0" w:color="auto"/>
        <w:left w:val="none" w:sz="0" w:space="0" w:color="auto"/>
        <w:bottom w:val="none" w:sz="0" w:space="0" w:color="auto"/>
        <w:right w:val="none" w:sz="0" w:space="0" w:color="auto"/>
      </w:divBdr>
    </w:div>
    <w:div w:id="695041794">
      <w:marLeft w:val="0"/>
      <w:marRight w:val="0"/>
      <w:marTop w:val="0"/>
      <w:marBottom w:val="0"/>
      <w:divBdr>
        <w:top w:val="none" w:sz="0" w:space="0" w:color="auto"/>
        <w:left w:val="none" w:sz="0" w:space="0" w:color="auto"/>
        <w:bottom w:val="none" w:sz="0" w:space="0" w:color="auto"/>
        <w:right w:val="none" w:sz="0" w:space="0" w:color="auto"/>
      </w:divBdr>
    </w:div>
    <w:div w:id="695080581">
      <w:marLeft w:val="0"/>
      <w:marRight w:val="0"/>
      <w:marTop w:val="0"/>
      <w:marBottom w:val="0"/>
      <w:divBdr>
        <w:top w:val="none" w:sz="0" w:space="0" w:color="auto"/>
        <w:left w:val="none" w:sz="0" w:space="0" w:color="auto"/>
        <w:bottom w:val="none" w:sz="0" w:space="0" w:color="auto"/>
        <w:right w:val="none" w:sz="0" w:space="0" w:color="auto"/>
      </w:divBdr>
    </w:div>
    <w:div w:id="695158021">
      <w:marLeft w:val="0"/>
      <w:marRight w:val="0"/>
      <w:marTop w:val="0"/>
      <w:marBottom w:val="0"/>
      <w:divBdr>
        <w:top w:val="none" w:sz="0" w:space="0" w:color="auto"/>
        <w:left w:val="none" w:sz="0" w:space="0" w:color="auto"/>
        <w:bottom w:val="none" w:sz="0" w:space="0" w:color="auto"/>
        <w:right w:val="none" w:sz="0" w:space="0" w:color="auto"/>
      </w:divBdr>
    </w:div>
    <w:div w:id="695304058">
      <w:marLeft w:val="0"/>
      <w:marRight w:val="0"/>
      <w:marTop w:val="0"/>
      <w:marBottom w:val="0"/>
      <w:divBdr>
        <w:top w:val="none" w:sz="0" w:space="0" w:color="auto"/>
        <w:left w:val="none" w:sz="0" w:space="0" w:color="auto"/>
        <w:bottom w:val="none" w:sz="0" w:space="0" w:color="auto"/>
        <w:right w:val="none" w:sz="0" w:space="0" w:color="auto"/>
      </w:divBdr>
    </w:div>
    <w:div w:id="695351104">
      <w:marLeft w:val="0"/>
      <w:marRight w:val="0"/>
      <w:marTop w:val="0"/>
      <w:marBottom w:val="0"/>
      <w:divBdr>
        <w:top w:val="none" w:sz="0" w:space="0" w:color="auto"/>
        <w:left w:val="none" w:sz="0" w:space="0" w:color="auto"/>
        <w:bottom w:val="none" w:sz="0" w:space="0" w:color="auto"/>
        <w:right w:val="none" w:sz="0" w:space="0" w:color="auto"/>
      </w:divBdr>
    </w:div>
    <w:div w:id="695354950">
      <w:marLeft w:val="0"/>
      <w:marRight w:val="0"/>
      <w:marTop w:val="0"/>
      <w:marBottom w:val="0"/>
      <w:divBdr>
        <w:top w:val="none" w:sz="0" w:space="0" w:color="auto"/>
        <w:left w:val="none" w:sz="0" w:space="0" w:color="auto"/>
        <w:bottom w:val="none" w:sz="0" w:space="0" w:color="auto"/>
        <w:right w:val="none" w:sz="0" w:space="0" w:color="auto"/>
      </w:divBdr>
    </w:div>
    <w:div w:id="695421039">
      <w:marLeft w:val="0"/>
      <w:marRight w:val="0"/>
      <w:marTop w:val="0"/>
      <w:marBottom w:val="0"/>
      <w:divBdr>
        <w:top w:val="none" w:sz="0" w:space="0" w:color="auto"/>
        <w:left w:val="none" w:sz="0" w:space="0" w:color="auto"/>
        <w:bottom w:val="none" w:sz="0" w:space="0" w:color="auto"/>
        <w:right w:val="none" w:sz="0" w:space="0" w:color="auto"/>
      </w:divBdr>
    </w:div>
    <w:div w:id="695427725">
      <w:marLeft w:val="0"/>
      <w:marRight w:val="0"/>
      <w:marTop w:val="0"/>
      <w:marBottom w:val="0"/>
      <w:divBdr>
        <w:top w:val="none" w:sz="0" w:space="0" w:color="auto"/>
        <w:left w:val="none" w:sz="0" w:space="0" w:color="auto"/>
        <w:bottom w:val="none" w:sz="0" w:space="0" w:color="auto"/>
        <w:right w:val="none" w:sz="0" w:space="0" w:color="auto"/>
      </w:divBdr>
    </w:div>
    <w:div w:id="695427779">
      <w:marLeft w:val="0"/>
      <w:marRight w:val="0"/>
      <w:marTop w:val="0"/>
      <w:marBottom w:val="0"/>
      <w:divBdr>
        <w:top w:val="none" w:sz="0" w:space="0" w:color="auto"/>
        <w:left w:val="none" w:sz="0" w:space="0" w:color="auto"/>
        <w:bottom w:val="none" w:sz="0" w:space="0" w:color="auto"/>
        <w:right w:val="none" w:sz="0" w:space="0" w:color="auto"/>
      </w:divBdr>
    </w:div>
    <w:div w:id="695429621">
      <w:bodyDiv w:val="1"/>
      <w:marLeft w:val="0"/>
      <w:marRight w:val="0"/>
      <w:marTop w:val="0"/>
      <w:marBottom w:val="0"/>
      <w:divBdr>
        <w:top w:val="none" w:sz="0" w:space="0" w:color="auto"/>
        <w:left w:val="none" w:sz="0" w:space="0" w:color="auto"/>
        <w:bottom w:val="none" w:sz="0" w:space="0" w:color="auto"/>
        <w:right w:val="none" w:sz="0" w:space="0" w:color="auto"/>
      </w:divBdr>
    </w:div>
    <w:div w:id="695499212">
      <w:marLeft w:val="0"/>
      <w:marRight w:val="0"/>
      <w:marTop w:val="0"/>
      <w:marBottom w:val="0"/>
      <w:divBdr>
        <w:top w:val="none" w:sz="0" w:space="0" w:color="auto"/>
        <w:left w:val="none" w:sz="0" w:space="0" w:color="auto"/>
        <w:bottom w:val="none" w:sz="0" w:space="0" w:color="auto"/>
        <w:right w:val="none" w:sz="0" w:space="0" w:color="auto"/>
      </w:divBdr>
    </w:div>
    <w:div w:id="695696842">
      <w:marLeft w:val="0"/>
      <w:marRight w:val="0"/>
      <w:marTop w:val="0"/>
      <w:marBottom w:val="0"/>
      <w:divBdr>
        <w:top w:val="none" w:sz="0" w:space="0" w:color="auto"/>
        <w:left w:val="none" w:sz="0" w:space="0" w:color="auto"/>
        <w:bottom w:val="none" w:sz="0" w:space="0" w:color="auto"/>
        <w:right w:val="none" w:sz="0" w:space="0" w:color="auto"/>
      </w:divBdr>
    </w:div>
    <w:div w:id="695737693">
      <w:marLeft w:val="0"/>
      <w:marRight w:val="0"/>
      <w:marTop w:val="0"/>
      <w:marBottom w:val="0"/>
      <w:divBdr>
        <w:top w:val="none" w:sz="0" w:space="0" w:color="auto"/>
        <w:left w:val="none" w:sz="0" w:space="0" w:color="auto"/>
        <w:bottom w:val="none" w:sz="0" w:space="0" w:color="auto"/>
        <w:right w:val="none" w:sz="0" w:space="0" w:color="auto"/>
      </w:divBdr>
    </w:div>
    <w:div w:id="695740979">
      <w:marLeft w:val="0"/>
      <w:marRight w:val="0"/>
      <w:marTop w:val="0"/>
      <w:marBottom w:val="0"/>
      <w:divBdr>
        <w:top w:val="none" w:sz="0" w:space="0" w:color="auto"/>
        <w:left w:val="none" w:sz="0" w:space="0" w:color="auto"/>
        <w:bottom w:val="none" w:sz="0" w:space="0" w:color="auto"/>
        <w:right w:val="none" w:sz="0" w:space="0" w:color="auto"/>
      </w:divBdr>
    </w:div>
    <w:div w:id="695883475">
      <w:marLeft w:val="0"/>
      <w:marRight w:val="0"/>
      <w:marTop w:val="0"/>
      <w:marBottom w:val="0"/>
      <w:divBdr>
        <w:top w:val="none" w:sz="0" w:space="0" w:color="auto"/>
        <w:left w:val="none" w:sz="0" w:space="0" w:color="auto"/>
        <w:bottom w:val="none" w:sz="0" w:space="0" w:color="auto"/>
        <w:right w:val="none" w:sz="0" w:space="0" w:color="auto"/>
      </w:divBdr>
    </w:div>
    <w:div w:id="696005788">
      <w:marLeft w:val="0"/>
      <w:marRight w:val="0"/>
      <w:marTop w:val="0"/>
      <w:marBottom w:val="0"/>
      <w:divBdr>
        <w:top w:val="none" w:sz="0" w:space="0" w:color="auto"/>
        <w:left w:val="none" w:sz="0" w:space="0" w:color="auto"/>
        <w:bottom w:val="none" w:sz="0" w:space="0" w:color="auto"/>
        <w:right w:val="none" w:sz="0" w:space="0" w:color="auto"/>
      </w:divBdr>
    </w:div>
    <w:div w:id="696083426">
      <w:marLeft w:val="0"/>
      <w:marRight w:val="0"/>
      <w:marTop w:val="0"/>
      <w:marBottom w:val="0"/>
      <w:divBdr>
        <w:top w:val="none" w:sz="0" w:space="0" w:color="auto"/>
        <w:left w:val="none" w:sz="0" w:space="0" w:color="auto"/>
        <w:bottom w:val="none" w:sz="0" w:space="0" w:color="auto"/>
        <w:right w:val="none" w:sz="0" w:space="0" w:color="auto"/>
      </w:divBdr>
    </w:div>
    <w:div w:id="696153310">
      <w:marLeft w:val="0"/>
      <w:marRight w:val="0"/>
      <w:marTop w:val="0"/>
      <w:marBottom w:val="0"/>
      <w:divBdr>
        <w:top w:val="none" w:sz="0" w:space="0" w:color="auto"/>
        <w:left w:val="none" w:sz="0" w:space="0" w:color="auto"/>
        <w:bottom w:val="none" w:sz="0" w:space="0" w:color="auto"/>
        <w:right w:val="none" w:sz="0" w:space="0" w:color="auto"/>
      </w:divBdr>
    </w:div>
    <w:div w:id="696198196">
      <w:marLeft w:val="0"/>
      <w:marRight w:val="0"/>
      <w:marTop w:val="0"/>
      <w:marBottom w:val="0"/>
      <w:divBdr>
        <w:top w:val="none" w:sz="0" w:space="0" w:color="auto"/>
        <w:left w:val="none" w:sz="0" w:space="0" w:color="auto"/>
        <w:bottom w:val="none" w:sz="0" w:space="0" w:color="auto"/>
        <w:right w:val="none" w:sz="0" w:space="0" w:color="auto"/>
      </w:divBdr>
    </w:div>
    <w:div w:id="696203250">
      <w:marLeft w:val="0"/>
      <w:marRight w:val="0"/>
      <w:marTop w:val="0"/>
      <w:marBottom w:val="0"/>
      <w:divBdr>
        <w:top w:val="none" w:sz="0" w:space="0" w:color="auto"/>
        <w:left w:val="none" w:sz="0" w:space="0" w:color="auto"/>
        <w:bottom w:val="none" w:sz="0" w:space="0" w:color="auto"/>
        <w:right w:val="none" w:sz="0" w:space="0" w:color="auto"/>
      </w:divBdr>
    </w:div>
    <w:div w:id="696273482">
      <w:marLeft w:val="0"/>
      <w:marRight w:val="0"/>
      <w:marTop w:val="0"/>
      <w:marBottom w:val="0"/>
      <w:divBdr>
        <w:top w:val="none" w:sz="0" w:space="0" w:color="auto"/>
        <w:left w:val="none" w:sz="0" w:space="0" w:color="auto"/>
        <w:bottom w:val="none" w:sz="0" w:space="0" w:color="auto"/>
        <w:right w:val="none" w:sz="0" w:space="0" w:color="auto"/>
      </w:divBdr>
    </w:div>
    <w:div w:id="696276163">
      <w:marLeft w:val="0"/>
      <w:marRight w:val="0"/>
      <w:marTop w:val="0"/>
      <w:marBottom w:val="0"/>
      <w:divBdr>
        <w:top w:val="none" w:sz="0" w:space="0" w:color="auto"/>
        <w:left w:val="none" w:sz="0" w:space="0" w:color="auto"/>
        <w:bottom w:val="none" w:sz="0" w:space="0" w:color="auto"/>
        <w:right w:val="none" w:sz="0" w:space="0" w:color="auto"/>
      </w:divBdr>
    </w:div>
    <w:div w:id="696278113">
      <w:marLeft w:val="0"/>
      <w:marRight w:val="0"/>
      <w:marTop w:val="0"/>
      <w:marBottom w:val="0"/>
      <w:divBdr>
        <w:top w:val="none" w:sz="0" w:space="0" w:color="auto"/>
        <w:left w:val="none" w:sz="0" w:space="0" w:color="auto"/>
        <w:bottom w:val="none" w:sz="0" w:space="0" w:color="auto"/>
        <w:right w:val="none" w:sz="0" w:space="0" w:color="auto"/>
      </w:divBdr>
    </w:div>
    <w:div w:id="696391700">
      <w:marLeft w:val="0"/>
      <w:marRight w:val="0"/>
      <w:marTop w:val="0"/>
      <w:marBottom w:val="0"/>
      <w:divBdr>
        <w:top w:val="none" w:sz="0" w:space="0" w:color="auto"/>
        <w:left w:val="none" w:sz="0" w:space="0" w:color="auto"/>
        <w:bottom w:val="none" w:sz="0" w:space="0" w:color="auto"/>
        <w:right w:val="none" w:sz="0" w:space="0" w:color="auto"/>
      </w:divBdr>
    </w:div>
    <w:div w:id="696393961">
      <w:marLeft w:val="0"/>
      <w:marRight w:val="0"/>
      <w:marTop w:val="0"/>
      <w:marBottom w:val="0"/>
      <w:divBdr>
        <w:top w:val="none" w:sz="0" w:space="0" w:color="auto"/>
        <w:left w:val="none" w:sz="0" w:space="0" w:color="auto"/>
        <w:bottom w:val="none" w:sz="0" w:space="0" w:color="auto"/>
        <w:right w:val="none" w:sz="0" w:space="0" w:color="auto"/>
      </w:divBdr>
    </w:div>
    <w:div w:id="696547117">
      <w:bodyDiv w:val="1"/>
      <w:marLeft w:val="0"/>
      <w:marRight w:val="0"/>
      <w:marTop w:val="0"/>
      <w:marBottom w:val="0"/>
      <w:divBdr>
        <w:top w:val="none" w:sz="0" w:space="0" w:color="auto"/>
        <w:left w:val="none" w:sz="0" w:space="0" w:color="auto"/>
        <w:bottom w:val="none" w:sz="0" w:space="0" w:color="auto"/>
        <w:right w:val="none" w:sz="0" w:space="0" w:color="auto"/>
      </w:divBdr>
    </w:div>
    <w:div w:id="696657480">
      <w:marLeft w:val="0"/>
      <w:marRight w:val="0"/>
      <w:marTop w:val="0"/>
      <w:marBottom w:val="0"/>
      <w:divBdr>
        <w:top w:val="none" w:sz="0" w:space="0" w:color="auto"/>
        <w:left w:val="none" w:sz="0" w:space="0" w:color="auto"/>
        <w:bottom w:val="none" w:sz="0" w:space="0" w:color="auto"/>
        <w:right w:val="none" w:sz="0" w:space="0" w:color="auto"/>
      </w:divBdr>
    </w:div>
    <w:div w:id="696733116">
      <w:marLeft w:val="0"/>
      <w:marRight w:val="0"/>
      <w:marTop w:val="0"/>
      <w:marBottom w:val="0"/>
      <w:divBdr>
        <w:top w:val="none" w:sz="0" w:space="0" w:color="auto"/>
        <w:left w:val="none" w:sz="0" w:space="0" w:color="auto"/>
        <w:bottom w:val="none" w:sz="0" w:space="0" w:color="auto"/>
        <w:right w:val="none" w:sz="0" w:space="0" w:color="auto"/>
      </w:divBdr>
    </w:div>
    <w:div w:id="696739700">
      <w:marLeft w:val="0"/>
      <w:marRight w:val="0"/>
      <w:marTop w:val="0"/>
      <w:marBottom w:val="0"/>
      <w:divBdr>
        <w:top w:val="none" w:sz="0" w:space="0" w:color="auto"/>
        <w:left w:val="none" w:sz="0" w:space="0" w:color="auto"/>
        <w:bottom w:val="none" w:sz="0" w:space="0" w:color="auto"/>
        <w:right w:val="none" w:sz="0" w:space="0" w:color="auto"/>
      </w:divBdr>
    </w:div>
    <w:div w:id="696810241">
      <w:marLeft w:val="0"/>
      <w:marRight w:val="0"/>
      <w:marTop w:val="0"/>
      <w:marBottom w:val="0"/>
      <w:divBdr>
        <w:top w:val="none" w:sz="0" w:space="0" w:color="auto"/>
        <w:left w:val="none" w:sz="0" w:space="0" w:color="auto"/>
        <w:bottom w:val="none" w:sz="0" w:space="0" w:color="auto"/>
        <w:right w:val="none" w:sz="0" w:space="0" w:color="auto"/>
      </w:divBdr>
    </w:div>
    <w:div w:id="696858541">
      <w:marLeft w:val="0"/>
      <w:marRight w:val="0"/>
      <w:marTop w:val="0"/>
      <w:marBottom w:val="0"/>
      <w:divBdr>
        <w:top w:val="none" w:sz="0" w:space="0" w:color="auto"/>
        <w:left w:val="none" w:sz="0" w:space="0" w:color="auto"/>
        <w:bottom w:val="none" w:sz="0" w:space="0" w:color="auto"/>
        <w:right w:val="none" w:sz="0" w:space="0" w:color="auto"/>
      </w:divBdr>
    </w:div>
    <w:div w:id="697002309">
      <w:marLeft w:val="0"/>
      <w:marRight w:val="0"/>
      <w:marTop w:val="0"/>
      <w:marBottom w:val="0"/>
      <w:divBdr>
        <w:top w:val="none" w:sz="0" w:space="0" w:color="auto"/>
        <w:left w:val="none" w:sz="0" w:space="0" w:color="auto"/>
        <w:bottom w:val="none" w:sz="0" w:space="0" w:color="auto"/>
        <w:right w:val="none" w:sz="0" w:space="0" w:color="auto"/>
      </w:divBdr>
    </w:div>
    <w:div w:id="697044987">
      <w:marLeft w:val="0"/>
      <w:marRight w:val="0"/>
      <w:marTop w:val="0"/>
      <w:marBottom w:val="0"/>
      <w:divBdr>
        <w:top w:val="none" w:sz="0" w:space="0" w:color="auto"/>
        <w:left w:val="none" w:sz="0" w:space="0" w:color="auto"/>
        <w:bottom w:val="none" w:sz="0" w:space="0" w:color="auto"/>
        <w:right w:val="none" w:sz="0" w:space="0" w:color="auto"/>
      </w:divBdr>
    </w:div>
    <w:div w:id="697123858">
      <w:marLeft w:val="0"/>
      <w:marRight w:val="0"/>
      <w:marTop w:val="0"/>
      <w:marBottom w:val="0"/>
      <w:divBdr>
        <w:top w:val="none" w:sz="0" w:space="0" w:color="auto"/>
        <w:left w:val="none" w:sz="0" w:space="0" w:color="auto"/>
        <w:bottom w:val="none" w:sz="0" w:space="0" w:color="auto"/>
        <w:right w:val="none" w:sz="0" w:space="0" w:color="auto"/>
      </w:divBdr>
    </w:div>
    <w:div w:id="697463746">
      <w:marLeft w:val="0"/>
      <w:marRight w:val="0"/>
      <w:marTop w:val="0"/>
      <w:marBottom w:val="0"/>
      <w:divBdr>
        <w:top w:val="none" w:sz="0" w:space="0" w:color="auto"/>
        <w:left w:val="none" w:sz="0" w:space="0" w:color="auto"/>
        <w:bottom w:val="none" w:sz="0" w:space="0" w:color="auto"/>
        <w:right w:val="none" w:sz="0" w:space="0" w:color="auto"/>
      </w:divBdr>
    </w:div>
    <w:div w:id="697465414">
      <w:marLeft w:val="0"/>
      <w:marRight w:val="0"/>
      <w:marTop w:val="0"/>
      <w:marBottom w:val="0"/>
      <w:divBdr>
        <w:top w:val="none" w:sz="0" w:space="0" w:color="auto"/>
        <w:left w:val="none" w:sz="0" w:space="0" w:color="auto"/>
        <w:bottom w:val="none" w:sz="0" w:space="0" w:color="auto"/>
        <w:right w:val="none" w:sz="0" w:space="0" w:color="auto"/>
      </w:divBdr>
    </w:div>
    <w:div w:id="697508872">
      <w:marLeft w:val="0"/>
      <w:marRight w:val="0"/>
      <w:marTop w:val="0"/>
      <w:marBottom w:val="0"/>
      <w:divBdr>
        <w:top w:val="none" w:sz="0" w:space="0" w:color="auto"/>
        <w:left w:val="none" w:sz="0" w:space="0" w:color="auto"/>
        <w:bottom w:val="none" w:sz="0" w:space="0" w:color="auto"/>
        <w:right w:val="none" w:sz="0" w:space="0" w:color="auto"/>
      </w:divBdr>
    </w:div>
    <w:div w:id="697583750">
      <w:marLeft w:val="0"/>
      <w:marRight w:val="0"/>
      <w:marTop w:val="0"/>
      <w:marBottom w:val="0"/>
      <w:divBdr>
        <w:top w:val="none" w:sz="0" w:space="0" w:color="auto"/>
        <w:left w:val="none" w:sz="0" w:space="0" w:color="auto"/>
        <w:bottom w:val="none" w:sz="0" w:space="0" w:color="auto"/>
        <w:right w:val="none" w:sz="0" w:space="0" w:color="auto"/>
      </w:divBdr>
    </w:div>
    <w:div w:id="697656036">
      <w:marLeft w:val="0"/>
      <w:marRight w:val="0"/>
      <w:marTop w:val="0"/>
      <w:marBottom w:val="0"/>
      <w:divBdr>
        <w:top w:val="none" w:sz="0" w:space="0" w:color="auto"/>
        <w:left w:val="none" w:sz="0" w:space="0" w:color="auto"/>
        <w:bottom w:val="none" w:sz="0" w:space="0" w:color="auto"/>
        <w:right w:val="none" w:sz="0" w:space="0" w:color="auto"/>
      </w:divBdr>
    </w:div>
    <w:div w:id="697780794">
      <w:marLeft w:val="0"/>
      <w:marRight w:val="0"/>
      <w:marTop w:val="0"/>
      <w:marBottom w:val="0"/>
      <w:divBdr>
        <w:top w:val="none" w:sz="0" w:space="0" w:color="auto"/>
        <w:left w:val="none" w:sz="0" w:space="0" w:color="auto"/>
        <w:bottom w:val="none" w:sz="0" w:space="0" w:color="auto"/>
        <w:right w:val="none" w:sz="0" w:space="0" w:color="auto"/>
      </w:divBdr>
    </w:div>
    <w:div w:id="697781426">
      <w:marLeft w:val="0"/>
      <w:marRight w:val="0"/>
      <w:marTop w:val="0"/>
      <w:marBottom w:val="0"/>
      <w:divBdr>
        <w:top w:val="none" w:sz="0" w:space="0" w:color="auto"/>
        <w:left w:val="none" w:sz="0" w:space="0" w:color="auto"/>
        <w:bottom w:val="none" w:sz="0" w:space="0" w:color="auto"/>
        <w:right w:val="none" w:sz="0" w:space="0" w:color="auto"/>
      </w:divBdr>
    </w:div>
    <w:div w:id="697900038">
      <w:marLeft w:val="0"/>
      <w:marRight w:val="0"/>
      <w:marTop w:val="0"/>
      <w:marBottom w:val="0"/>
      <w:divBdr>
        <w:top w:val="none" w:sz="0" w:space="0" w:color="auto"/>
        <w:left w:val="none" w:sz="0" w:space="0" w:color="auto"/>
        <w:bottom w:val="none" w:sz="0" w:space="0" w:color="auto"/>
        <w:right w:val="none" w:sz="0" w:space="0" w:color="auto"/>
      </w:divBdr>
    </w:div>
    <w:div w:id="697900351">
      <w:marLeft w:val="0"/>
      <w:marRight w:val="0"/>
      <w:marTop w:val="0"/>
      <w:marBottom w:val="0"/>
      <w:divBdr>
        <w:top w:val="none" w:sz="0" w:space="0" w:color="auto"/>
        <w:left w:val="none" w:sz="0" w:space="0" w:color="auto"/>
        <w:bottom w:val="none" w:sz="0" w:space="0" w:color="auto"/>
        <w:right w:val="none" w:sz="0" w:space="0" w:color="auto"/>
      </w:divBdr>
    </w:div>
    <w:div w:id="698042835">
      <w:marLeft w:val="0"/>
      <w:marRight w:val="0"/>
      <w:marTop w:val="0"/>
      <w:marBottom w:val="0"/>
      <w:divBdr>
        <w:top w:val="none" w:sz="0" w:space="0" w:color="auto"/>
        <w:left w:val="none" w:sz="0" w:space="0" w:color="auto"/>
        <w:bottom w:val="none" w:sz="0" w:space="0" w:color="auto"/>
        <w:right w:val="none" w:sz="0" w:space="0" w:color="auto"/>
      </w:divBdr>
    </w:div>
    <w:div w:id="698048436">
      <w:marLeft w:val="0"/>
      <w:marRight w:val="0"/>
      <w:marTop w:val="0"/>
      <w:marBottom w:val="0"/>
      <w:divBdr>
        <w:top w:val="none" w:sz="0" w:space="0" w:color="auto"/>
        <w:left w:val="none" w:sz="0" w:space="0" w:color="auto"/>
        <w:bottom w:val="none" w:sz="0" w:space="0" w:color="auto"/>
        <w:right w:val="none" w:sz="0" w:space="0" w:color="auto"/>
      </w:divBdr>
    </w:div>
    <w:div w:id="698317681">
      <w:marLeft w:val="0"/>
      <w:marRight w:val="0"/>
      <w:marTop w:val="0"/>
      <w:marBottom w:val="0"/>
      <w:divBdr>
        <w:top w:val="none" w:sz="0" w:space="0" w:color="auto"/>
        <w:left w:val="none" w:sz="0" w:space="0" w:color="auto"/>
        <w:bottom w:val="none" w:sz="0" w:space="0" w:color="auto"/>
        <w:right w:val="none" w:sz="0" w:space="0" w:color="auto"/>
      </w:divBdr>
    </w:div>
    <w:div w:id="698360523">
      <w:marLeft w:val="0"/>
      <w:marRight w:val="0"/>
      <w:marTop w:val="0"/>
      <w:marBottom w:val="0"/>
      <w:divBdr>
        <w:top w:val="none" w:sz="0" w:space="0" w:color="auto"/>
        <w:left w:val="none" w:sz="0" w:space="0" w:color="auto"/>
        <w:bottom w:val="none" w:sz="0" w:space="0" w:color="auto"/>
        <w:right w:val="none" w:sz="0" w:space="0" w:color="auto"/>
      </w:divBdr>
    </w:div>
    <w:div w:id="698433671">
      <w:marLeft w:val="0"/>
      <w:marRight w:val="0"/>
      <w:marTop w:val="0"/>
      <w:marBottom w:val="0"/>
      <w:divBdr>
        <w:top w:val="none" w:sz="0" w:space="0" w:color="auto"/>
        <w:left w:val="none" w:sz="0" w:space="0" w:color="auto"/>
        <w:bottom w:val="none" w:sz="0" w:space="0" w:color="auto"/>
        <w:right w:val="none" w:sz="0" w:space="0" w:color="auto"/>
      </w:divBdr>
    </w:div>
    <w:div w:id="698436219">
      <w:marLeft w:val="0"/>
      <w:marRight w:val="0"/>
      <w:marTop w:val="0"/>
      <w:marBottom w:val="0"/>
      <w:divBdr>
        <w:top w:val="none" w:sz="0" w:space="0" w:color="auto"/>
        <w:left w:val="none" w:sz="0" w:space="0" w:color="auto"/>
        <w:bottom w:val="none" w:sz="0" w:space="0" w:color="auto"/>
        <w:right w:val="none" w:sz="0" w:space="0" w:color="auto"/>
      </w:divBdr>
    </w:div>
    <w:div w:id="698549765">
      <w:marLeft w:val="0"/>
      <w:marRight w:val="0"/>
      <w:marTop w:val="0"/>
      <w:marBottom w:val="0"/>
      <w:divBdr>
        <w:top w:val="none" w:sz="0" w:space="0" w:color="auto"/>
        <w:left w:val="none" w:sz="0" w:space="0" w:color="auto"/>
        <w:bottom w:val="none" w:sz="0" w:space="0" w:color="auto"/>
        <w:right w:val="none" w:sz="0" w:space="0" w:color="auto"/>
      </w:divBdr>
    </w:div>
    <w:div w:id="698580604">
      <w:marLeft w:val="0"/>
      <w:marRight w:val="0"/>
      <w:marTop w:val="0"/>
      <w:marBottom w:val="0"/>
      <w:divBdr>
        <w:top w:val="none" w:sz="0" w:space="0" w:color="auto"/>
        <w:left w:val="none" w:sz="0" w:space="0" w:color="auto"/>
        <w:bottom w:val="none" w:sz="0" w:space="0" w:color="auto"/>
        <w:right w:val="none" w:sz="0" w:space="0" w:color="auto"/>
      </w:divBdr>
    </w:div>
    <w:div w:id="698631484">
      <w:marLeft w:val="0"/>
      <w:marRight w:val="0"/>
      <w:marTop w:val="0"/>
      <w:marBottom w:val="0"/>
      <w:divBdr>
        <w:top w:val="none" w:sz="0" w:space="0" w:color="auto"/>
        <w:left w:val="none" w:sz="0" w:space="0" w:color="auto"/>
        <w:bottom w:val="none" w:sz="0" w:space="0" w:color="auto"/>
        <w:right w:val="none" w:sz="0" w:space="0" w:color="auto"/>
      </w:divBdr>
    </w:div>
    <w:div w:id="698697823">
      <w:marLeft w:val="0"/>
      <w:marRight w:val="0"/>
      <w:marTop w:val="0"/>
      <w:marBottom w:val="0"/>
      <w:divBdr>
        <w:top w:val="none" w:sz="0" w:space="0" w:color="auto"/>
        <w:left w:val="none" w:sz="0" w:space="0" w:color="auto"/>
        <w:bottom w:val="none" w:sz="0" w:space="0" w:color="auto"/>
        <w:right w:val="none" w:sz="0" w:space="0" w:color="auto"/>
      </w:divBdr>
    </w:div>
    <w:div w:id="698705908">
      <w:marLeft w:val="0"/>
      <w:marRight w:val="0"/>
      <w:marTop w:val="0"/>
      <w:marBottom w:val="0"/>
      <w:divBdr>
        <w:top w:val="none" w:sz="0" w:space="0" w:color="auto"/>
        <w:left w:val="none" w:sz="0" w:space="0" w:color="auto"/>
        <w:bottom w:val="none" w:sz="0" w:space="0" w:color="auto"/>
        <w:right w:val="none" w:sz="0" w:space="0" w:color="auto"/>
      </w:divBdr>
    </w:div>
    <w:div w:id="698817543">
      <w:marLeft w:val="0"/>
      <w:marRight w:val="0"/>
      <w:marTop w:val="0"/>
      <w:marBottom w:val="0"/>
      <w:divBdr>
        <w:top w:val="none" w:sz="0" w:space="0" w:color="auto"/>
        <w:left w:val="none" w:sz="0" w:space="0" w:color="auto"/>
        <w:bottom w:val="none" w:sz="0" w:space="0" w:color="auto"/>
        <w:right w:val="none" w:sz="0" w:space="0" w:color="auto"/>
      </w:divBdr>
    </w:div>
    <w:div w:id="698966980">
      <w:marLeft w:val="0"/>
      <w:marRight w:val="0"/>
      <w:marTop w:val="0"/>
      <w:marBottom w:val="0"/>
      <w:divBdr>
        <w:top w:val="none" w:sz="0" w:space="0" w:color="auto"/>
        <w:left w:val="none" w:sz="0" w:space="0" w:color="auto"/>
        <w:bottom w:val="none" w:sz="0" w:space="0" w:color="auto"/>
        <w:right w:val="none" w:sz="0" w:space="0" w:color="auto"/>
      </w:divBdr>
    </w:div>
    <w:div w:id="698967322">
      <w:marLeft w:val="0"/>
      <w:marRight w:val="0"/>
      <w:marTop w:val="0"/>
      <w:marBottom w:val="0"/>
      <w:divBdr>
        <w:top w:val="none" w:sz="0" w:space="0" w:color="auto"/>
        <w:left w:val="none" w:sz="0" w:space="0" w:color="auto"/>
        <w:bottom w:val="none" w:sz="0" w:space="0" w:color="auto"/>
        <w:right w:val="none" w:sz="0" w:space="0" w:color="auto"/>
      </w:divBdr>
    </w:div>
    <w:div w:id="698968883">
      <w:marLeft w:val="0"/>
      <w:marRight w:val="0"/>
      <w:marTop w:val="0"/>
      <w:marBottom w:val="0"/>
      <w:divBdr>
        <w:top w:val="none" w:sz="0" w:space="0" w:color="auto"/>
        <w:left w:val="none" w:sz="0" w:space="0" w:color="auto"/>
        <w:bottom w:val="none" w:sz="0" w:space="0" w:color="auto"/>
        <w:right w:val="none" w:sz="0" w:space="0" w:color="auto"/>
      </w:divBdr>
    </w:div>
    <w:div w:id="698969552">
      <w:marLeft w:val="0"/>
      <w:marRight w:val="0"/>
      <w:marTop w:val="0"/>
      <w:marBottom w:val="0"/>
      <w:divBdr>
        <w:top w:val="none" w:sz="0" w:space="0" w:color="auto"/>
        <w:left w:val="none" w:sz="0" w:space="0" w:color="auto"/>
        <w:bottom w:val="none" w:sz="0" w:space="0" w:color="auto"/>
        <w:right w:val="none" w:sz="0" w:space="0" w:color="auto"/>
      </w:divBdr>
    </w:div>
    <w:div w:id="699013658">
      <w:marLeft w:val="0"/>
      <w:marRight w:val="0"/>
      <w:marTop w:val="0"/>
      <w:marBottom w:val="0"/>
      <w:divBdr>
        <w:top w:val="none" w:sz="0" w:space="0" w:color="auto"/>
        <w:left w:val="none" w:sz="0" w:space="0" w:color="auto"/>
        <w:bottom w:val="none" w:sz="0" w:space="0" w:color="auto"/>
        <w:right w:val="none" w:sz="0" w:space="0" w:color="auto"/>
      </w:divBdr>
    </w:div>
    <w:div w:id="699015253">
      <w:marLeft w:val="0"/>
      <w:marRight w:val="0"/>
      <w:marTop w:val="0"/>
      <w:marBottom w:val="0"/>
      <w:divBdr>
        <w:top w:val="none" w:sz="0" w:space="0" w:color="auto"/>
        <w:left w:val="none" w:sz="0" w:space="0" w:color="auto"/>
        <w:bottom w:val="none" w:sz="0" w:space="0" w:color="auto"/>
        <w:right w:val="none" w:sz="0" w:space="0" w:color="auto"/>
      </w:divBdr>
    </w:div>
    <w:div w:id="699161456">
      <w:marLeft w:val="0"/>
      <w:marRight w:val="0"/>
      <w:marTop w:val="0"/>
      <w:marBottom w:val="0"/>
      <w:divBdr>
        <w:top w:val="none" w:sz="0" w:space="0" w:color="auto"/>
        <w:left w:val="none" w:sz="0" w:space="0" w:color="auto"/>
        <w:bottom w:val="none" w:sz="0" w:space="0" w:color="auto"/>
        <w:right w:val="none" w:sz="0" w:space="0" w:color="auto"/>
      </w:divBdr>
    </w:div>
    <w:div w:id="699168755">
      <w:marLeft w:val="0"/>
      <w:marRight w:val="0"/>
      <w:marTop w:val="0"/>
      <w:marBottom w:val="0"/>
      <w:divBdr>
        <w:top w:val="none" w:sz="0" w:space="0" w:color="auto"/>
        <w:left w:val="none" w:sz="0" w:space="0" w:color="auto"/>
        <w:bottom w:val="none" w:sz="0" w:space="0" w:color="auto"/>
        <w:right w:val="none" w:sz="0" w:space="0" w:color="auto"/>
      </w:divBdr>
    </w:div>
    <w:div w:id="699479939">
      <w:marLeft w:val="0"/>
      <w:marRight w:val="0"/>
      <w:marTop w:val="0"/>
      <w:marBottom w:val="0"/>
      <w:divBdr>
        <w:top w:val="none" w:sz="0" w:space="0" w:color="auto"/>
        <w:left w:val="none" w:sz="0" w:space="0" w:color="auto"/>
        <w:bottom w:val="none" w:sz="0" w:space="0" w:color="auto"/>
        <w:right w:val="none" w:sz="0" w:space="0" w:color="auto"/>
      </w:divBdr>
    </w:div>
    <w:div w:id="699549624">
      <w:marLeft w:val="0"/>
      <w:marRight w:val="0"/>
      <w:marTop w:val="0"/>
      <w:marBottom w:val="0"/>
      <w:divBdr>
        <w:top w:val="none" w:sz="0" w:space="0" w:color="auto"/>
        <w:left w:val="none" w:sz="0" w:space="0" w:color="auto"/>
        <w:bottom w:val="none" w:sz="0" w:space="0" w:color="auto"/>
        <w:right w:val="none" w:sz="0" w:space="0" w:color="auto"/>
      </w:divBdr>
    </w:div>
    <w:div w:id="699554703">
      <w:marLeft w:val="0"/>
      <w:marRight w:val="0"/>
      <w:marTop w:val="0"/>
      <w:marBottom w:val="0"/>
      <w:divBdr>
        <w:top w:val="none" w:sz="0" w:space="0" w:color="auto"/>
        <w:left w:val="none" w:sz="0" w:space="0" w:color="auto"/>
        <w:bottom w:val="none" w:sz="0" w:space="0" w:color="auto"/>
        <w:right w:val="none" w:sz="0" w:space="0" w:color="auto"/>
      </w:divBdr>
    </w:div>
    <w:div w:id="699623984">
      <w:marLeft w:val="0"/>
      <w:marRight w:val="0"/>
      <w:marTop w:val="0"/>
      <w:marBottom w:val="0"/>
      <w:divBdr>
        <w:top w:val="none" w:sz="0" w:space="0" w:color="auto"/>
        <w:left w:val="none" w:sz="0" w:space="0" w:color="auto"/>
        <w:bottom w:val="none" w:sz="0" w:space="0" w:color="auto"/>
        <w:right w:val="none" w:sz="0" w:space="0" w:color="auto"/>
      </w:divBdr>
    </w:div>
    <w:div w:id="699745147">
      <w:marLeft w:val="0"/>
      <w:marRight w:val="0"/>
      <w:marTop w:val="0"/>
      <w:marBottom w:val="0"/>
      <w:divBdr>
        <w:top w:val="none" w:sz="0" w:space="0" w:color="auto"/>
        <w:left w:val="none" w:sz="0" w:space="0" w:color="auto"/>
        <w:bottom w:val="none" w:sz="0" w:space="0" w:color="auto"/>
        <w:right w:val="none" w:sz="0" w:space="0" w:color="auto"/>
      </w:divBdr>
    </w:div>
    <w:div w:id="699823936">
      <w:marLeft w:val="0"/>
      <w:marRight w:val="0"/>
      <w:marTop w:val="0"/>
      <w:marBottom w:val="0"/>
      <w:divBdr>
        <w:top w:val="none" w:sz="0" w:space="0" w:color="auto"/>
        <w:left w:val="none" w:sz="0" w:space="0" w:color="auto"/>
        <w:bottom w:val="none" w:sz="0" w:space="0" w:color="auto"/>
        <w:right w:val="none" w:sz="0" w:space="0" w:color="auto"/>
      </w:divBdr>
    </w:div>
    <w:div w:id="700015039">
      <w:marLeft w:val="0"/>
      <w:marRight w:val="0"/>
      <w:marTop w:val="0"/>
      <w:marBottom w:val="0"/>
      <w:divBdr>
        <w:top w:val="none" w:sz="0" w:space="0" w:color="auto"/>
        <w:left w:val="none" w:sz="0" w:space="0" w:color="auto"/>
        <w:bottom w:val="none" w:sz="0" w:space="0" w:color="auto"/>
        <w:right w:val="none" w:sz="0" w:space="0" w:color="auto"/>
      </w:divBdr>
    </w:div>
    <w:div w:id="700057829">
      <w:marLeft w:val="0"/>
      <w:marRight w:val="0"/>
      <w:marTop w:val="0"/>
      <w:marBottom w:val="0"/>
      <w:divBdr>
        <w:top w:val="none" w:sz="0" w:space="0" w:color="auto"/>
        <w:left w:val="none" w:sz="0" w:space="0" w:color="auto"/>
        <w:bottom w:val="none" w:sz="0" w:space="0" w:color="auto"/>
        <w:right w:val="none" w:sz="0" w:space="0" w:color="auto"/>
      </w:divBdr>
    </w:div>
    <w:div w:id="700209520">
      <w:marLeft w:val="0"/>
      <w:marRight w:val="0"/>
      <w:marTop w:val="0"/>
      <w:marBottom w:val="0"/>
      <w:divBdr>
        <w:top w:val="none" w:sz="0" w:space="0" w:color="auto"/>
        <w:left w:val="none" w:sz="0" w:space="0" w:color="auto"/>
        <w:bottom w:val="none" w:sz="0" w:space="0" w:color="auto"/>
        <w:right w:val="none" w:sz="0" w:space="0" w:color="auto"/>
      </w:divBdr>
    </w:div>
    <w:div w:id="700280917">
      <w:marLeft w:val="0"/>
      <w:marRight w:val="0"/>
      <w:marTop w:val="0"/>
      <w:marBottom w:val="0"/>
      <w:divBdr>
        <w:top w:val="none" w:sz="0" w:space="0" w:color="auto"/>
        <w:left w:val="none" w:sz="0" w:space="0" w:color="auto"/>
        <w:bottom w:val="none" w:sz="0" w:space="0" w:color="auto"/>
        <w:right w:val="none" w:sz="0" w:space="0" w:color="auto"/>
      </w:divBdr>
    </w:div>
    <w:div w:id="700327597">
      <w:marLeft w:val="0"/>
      <w:marRight w:val="0"/>
      <w:marTop w:val="0"/>
      <w:marBottom w:val="0"/>
      <w:divBdr>
        <w:top w:val="none" w:sz="0" w:space="0" w:color="auto"/>
        <w:left w:val="none" w:sz="0" w:space="0" w:color="auto"/>
        <w:bottom w:val="none" w:sz="0" w:space="0" w:color="auto"/>
        <w:right w:val="none" w:sz="0" w:space="0" w:color="auto"/>
      </w:divBdr>
    </w:div>
    <w:div w:id="700397394">
      <w:marLeft w:val="0"/>
      <w:marRight w:val="0"/>
      <w:marTop w:val="0"/>
      <w:marBottom w:val="0"/>
      <w:divBdr>
        <w:top w:val="none" w:sz="0" w:space="0" w:color="auto"/>
        <w:left w:val="none" w:sz="0" w:space="0" w:color="auto"/>
        <w:bottom w:val="none" w:sz="0" w:space="0" w:color="auto"/>
        <w:right w:val="none" w:sz="0" w:space="0" w:color="auto"/>
      </w:divBdr>
    </w:div>
    <w:div w:id="700401628">
      <w:marLeft w:val="0"/>
      <w:marRight w:val="0"/>
      <w:marTop w:val="0"/>
      <w:marBottom w:val="0"/>
      <w:divBdr>
        <w:top w:val="none" w:sz="0" w:space="0" w:color="auto"/>
        <w:left w:val="none" w:sz="0" w:space="0" w:color="auto"/>
        <w:bottom w:val="none" w:sz="0" w:space="0" w:color="auto"/>
        <w:right w:val="none" w:sz="0" w:space="0" w:color="auto"/>
      </w:divBdr>
    </w:div>
    <w:div w:id="700473773">
      <w:marLeft w:val="0"/>
      <w:marRight w:val="0"/>
      <w:marTop w:val="0"/>
      <w:marBottom w:val="0"/>
      <w:divBdr>
        <w:top w:val="none" w:sz="0" w:space="0" w:color="auto"/>
        <w:left w:val="none" w:sz="0" w:space="0" w:color="auto"/>
        <w:bottom w:val="none" w:sz="0" w:space="0" w:color="auto"/>
        <w:right w:val="none" w:sz="0" w:space="0" w:color="auto"/>
      </w:divBdr>
    </w:div>
    <w:div w:id="700514684">
      <w:marLeft w:val="0"/>
      <w:marRight w:val="0"/>
      <w:marTop w:val="0"/>
      <w:marBottom w:val="0"/>
      <w:divBdr>
        <w:top w:val="none" w:sz="0" w:space="0" w:color="auto"/>
        <w:left w:val="none" w:sz="0" w:space="0" w:color="auto"/>
        <w:bottom w:val="none" w:sz="0" w:space="0" w:color="auto"/>
        <w:right w:val="none" w:sz="0" w:space="0" w:color="auto"/>
      </w:divBdr>
    </w:div>
    <w:div w:id="700595191">
      <w:marLeft w:val="0"/>
      <w:marRight w:val="0"/>
      <w:marTop w:val="0"/>
      <w:marBottom w:val="0"/>
      <w:divBdr>
        <w:top w:val="none" w:sz="0" w:space="0" w:color="auto"/>
        <w:left w:val="none" w:sz="0" w:space="0" w:color="auto"/>
        <w:bottom w:val="none" w:sz="0" w:space="0" w:color="auto"/>
        <w:right w:val="none" w:sz="0" w:space="0" w:color="auto"/>
      </w:divBdr>
    </w:div>
    <w:div w:id="700665814">
      <w:marLeft w:val="0"/>
      <w:marRight w:val="0"/>
      <w:marTop w:val="0"/>
      <w:marBottom w:val="0"/>
      <w:divBdr>
        <w:top w:val="none" w:sz="0" w:space="0" w:color="auto"/>
        <w:left w:val="none" w:sz="0" w:space="0" w:color="auto"/>
        <w:bottom w:val="none" w:sz="0" w:space="0" w:color="auto"/>
        <w:right w:val="none" w:sz="0" w:space="0" w:color="auto"/>
      </w:divBdr>
    </w:div>
    <w:div w:id="700668256">
      <w:marLeft w:val="0"/>
      <w:marRight w:val="0"/>
      <w:marTop w:val="0"/>
      <w:marBottom w:val="0"/>
      <w:divBdr>
        <w:top w:val="none" w:sz="0" w:space="0" w:color="auto"/>
        <w:left w:val="none" w:sz="0" w:space="0" w:color="auto"/>
        <w:bottom w:val="none" w:sz="0" w:space="0" w:color="auto"/>
        <w:right w:val="none" w:sz="0" w:space="0" w:color="auto"/>
      </w:divBdr>
    </w:div>
    <w:div w:id="700711369">
      <w:marLeft w:val="0"/>
      <w:marRight w:val="0"/>
      <w:marTop w:val="0"/>
      <w:marBottom w:val="0"/>
      <w:divBdr>
        <w:top w:val="none" w:sz="0" w:space="0" w:color="auto"/>
        <w:left w:val="none" w:sz="0" w:space="0" w:color="auto"/>
        <w:bottom w:val="none" w:sz="0" w:space="0" w:color="auto"/>
        <w:right w:val="none" w:sz="0" w:space="0" w:color="auto"/>
      </w:divBdr>
    </w:div>
    <w:div w:id="700785650">
      <w:marLeft w:val="0"/>
      <w:marRight w:val="0"/>
      <w:marTop w:val="0"/>
      <w:marBottom w:val="0"/>
      <w:divBdr>
        <w:top w:val="none" w:sz="0" w:space="0" w:color="auto"/>
        <w:left w:val="none" w:sz="0" w:space="0" w:color="auto"/>
        <w:bottom w:val="none" w:sz="0" w:space="0" w:color="auto"/>
        <w:right w:val="none" w:sz="0" w:space="0" w:color="auto"/>
      </w:divBdr>
    </w:div>
    <w:div w:id="700860020">
      <w:marLeft w:val="0"/>
      <w:marRight w:val="0"/>
      <w:marTop w:val="0"/>
      <w:marBottom w:val="0"/>
      <w:divBdr>
        <w:top w:val="none" w:sz="0" w:space="0" w:color="auto"/>
        <w:left w:val="none" w:sz="0" w:space="0" w:color="auto"/>
        <w:bottom w:val="none" w:sz="0" w:space="0" w:color="auto"/>
        <w:right w:val="none" w:sz="0" w:space="0" w:color="auto"/>
      </w:divBdr>
    </w:div>
    <w:div w:id="700908769">
      <w:marLeft w:val="0"/>
      <w:marRight w:val="0"/>
      <w:marTop w:val="0"/>
      <w:marBottom w:val="0"/>
      <w:divBdr>
        <w:top w:val="none" w:sz="0" w:space="0" w:color="auto"/>
        <w:left w:val="none" w:sz="0" w:space="0" w:color="auto"/>
        <w:bottom w:val="none" w:sz="0" w:space="0" w:color="auto"/>
        <w:right w:val="none" w:sz="0" w:space="0" w:color="auto"/>
      </w:divBdr>
    </w:div>
    <w:div w:id="700932764">
      <w:marLeft w:val="0"/>
      <w:marRight w:val="0"/>
      <w:marTop w:val="0"/>
      <w:marBottom w:val="0"/>
      <w:divBdr>
        <w:top w:val="none" w:sz="0" w:space="0" w:color="auto"/>
        <w:left w:val="none" w:sz="0" w:space="0" w:color="auto"/>
        <w:bottom w:val="none" w:sz="0" w:space="0" w:color="auto"/>
        <w:right w:val="none" w:sz="0" w:space="0" w:color="auto"/>
      </w:divBdr>
    </w:div>
    <w:div w:id="700977892">
      <w:marLeft w:val="0"/>
      <w:marRight w:val="0"/>
      <w:marTop w:val="0"/>
      <w:marBottom w:val="0"/>
      <w:divBdr>
        <w:top w:val="none" w:sz="0" w:space="0" w:color="auto"/>
        <w:left w:val="none" w:sz="0" w:space="0" w:color="auto"/>
        <w:bottom w:val="none" w:sz="0" w:space="0" w:color="auto"/>
        <w:right w:val="none" w:sz="0" w:space="0" w:color="auto"/>
      </w:divBdr>
    </w:div>
    <w:div w:id="700984065">
      <w:marLeft w:val="0"/>
      <w:marRight w:val="0"/>
      <w:marTop w:val="0"/>
      <w:marBottom w:val="0"/>
      <w:divBdr>
        <w:top w:val="none" w:sz="0" w:space="0" w:color="auto"/>
        <w:left w:val="none" w:sz="0" w:space="0" w:color="auto"/>
        <w:bottom w:val="none" w:sz="0" w:space="0" w:color="auto"/>
        <w:right w:val="none" w:sz="0" w:space="0" w:color="auto"/>
      </w:divBdr>
    </w:div>
    <w:div w:id="701244251">
      <w:marLeft w:val="480"/>
      <w:marRight w:val="0"/>
      <w:marTop w:val="0"/>
      <w:marBottom w:val="0"/>
      <w:divBdr>
        <w:top w:val="none" w:sz="0" w:space="0" w:color="auto"/>
        <w:left w:val="none" w:sz="0" w:space="0" w:color="auto"/>
        <w:bottom w:val="none" w:sz="0" w:space="0" w:color="auto"/>
        <w:right w:val="none" w:sz="0" w:space="0" w:color="auto"/>
      </w:divBdr>
    </w:div>
    <w:div w:id="701245452">
      <w:marLeft w:val="0"/>
      <w:marRight w:val="0"/>
      <w:marTop w:val="0"/>
      <w:marBottom w:val="0"/>
      <w:divBdr>
        <w:top w:val="none" w:sz="0" w:space="0" w:color="auto"/>
        <w:left w:val="none" w:sz="0" w:space="0" w:color="auto"/>
        <w:bottom w:val="none" w:sz="0" w:space="0" w:color="auto"/>
        <w:right w:val="none" w:sz="0" w:space="0" w:color="auto"/>
      </w:divBdr>
    </w:div>
    <w:div w:id="701396325">
      <w:marLeft w:val="0"/>
      <w:marRight w:val="0"/>
      <w:marTop w:val="0"/>
      <w:marBottom w:val="0"/>
      <w:divBdr>
        <w:top w:val="none" w:sz="0" w:space="0" w:color="auto"/>
        <w:left w:val="none" w:sz="0" w:space="0" w:color="auto"/>
        <w:bottom w:val="none" w:sz="0" w:space="0" w:color="auto"/>
        <w:right w:val="none" w:sz="0" w:space="0" w:color="auto"/>
      </w:divBdr>
    </w:div>
    <w:div w:id="701398411">
      <w:marLeft w:val="0"/>
      <w:marRight w:val="0"/>
      <w:marTop w:val="0"/>
      <w:marBottom w:val="0"/>
      <w:divBdr>
        <w:top w:val="none" w:sz="0" w:space="0" w:color="auto"/>
        <w:left w:val="none" w:sz="0" w:space="0" w:color="auto"/>
        <w:bottom w:val="none" w:sz="0" w:space="0" w:color="auto"/>
        <w:right w:val="none" w:sz="0" w:space="0" w:color="auto"/>
      </w:divBdr>
    </w:div>
    <w:div w:id="701398822">
      <w:marLeft w:val="0"/>
      <w:marRight w:val="0"/>
      <w:marTop w:val="0"/>
      <w:marBottom w:val="0"/>
      <w:divBdr>
        <w:top w:val="none" w:sz="0" w:space="0" w:color="auto"/>
        <w:left w:val="none" w:sz="0" w:space="0" w:color="auto"/>
        <w:bottom w:val="none" w:sz="0" w:space="0" w:color="auto"/>
        <w:right w:val="none" w:sz="0" w:space="0" w:color="auto"/>
      </w:divBdr>
    </w:div>
    <w:div w:id="701513573">
      <w:marLeft w:val="0"/>
      <w:marRight w:val="0"/>
      <w:marTop w:val="0"/>
      <w:marBottom w:val="0"/>
      <w:divBdr>
        <w:top w:val="none" w:sz="0" w:space="0" w:color="auto"/>
        <w:left w:val="none" w:sz="0" w:space="0" w:color="auto"/>
        <w:bottom w:val="none" w:sz="0" w:space="0" w:color="auto"/>
        <w:right w:val="none" w:sz="0" w:space="0" w:color="auto"/>
      </w:divBdr>
    </w:div>
    <w:div w:id="701516602">
      <w:marLeft w:val="0"/>
      <w:marRight w:val="0"/>
      <w:marTop w:val="0"/>
      <w:marBottom w:val="0"/>
      <w:divBdr>
        <w:top w:val="none" w:sz="0" w:space="0" w:color="auto"/>
        <w:left w:val="none" w:sz="0" w:space="0" w:color="auto"/>
        <w:bottom w:val="none" w:sz="0" w:space="0" w:color="auto"/>
        <w:right w:val="none" w:sz="0" w:space="0" w:color="auto"/>
      </w:divBdr>
    </w:div>
    <w:div w:id="701517144">
      <w:bodyDiv w:val="1"/>
      <w:marLeft w:val="0"/>
      <w:marRight w:val="0"/>
      <w:marTop w:val="0"/>
      <w:marBottom w:val="0"/>
      <w:divBdr>
        <w:top w:val="none" w:sz="0" w:space="0" w:color="auto"/>
        <w:left w:val="none" w:sz="0" w:space="0" w:color="auto"/>
        <w:bottom w:val="none" w:sz="0" w:space="0" w:color="auto"/>
        <w:right w:val="none" w:sz="0" w:space="0" w:color="auto"/>
      </w:divBdr>
    </w:div>
    <w:div w:id="701517449">
      <w:marLeft w:val="0"/>
      <w:marRight w:val="0"/>
      <w:marTop w:val="0"/>
      <w:marBottom w:val="0"/>
      <w:divBdr>
        <w:top w:val="none" w:sz="0" w:space="0" w:color="auto"/>
        <w:left w:val="none" w:sz="0" w:space="0" w:color="auto"/>
        <w:bottom w:val="none" w:sz="0" w:space="0" w:color="auto"/>
        <w:right w:val="none" w:sz="0" w:space="0" w:color="auto"/>
      </w:divBdr>
    </w:div>
    <w:div w:id="701564039">
      <w:marLeft w:val="0"/>
      <w:marRight w:val="0"/>
      <w:marTop w:val="0"/>
      <w:marBottom w:val="0"/>
      <w:divBdr>
        <w:top w:val="none" w:sz="0" w:space="0" w:color="auto"/>
        <w:left w:val="none" w:sz="0" w:space="0" w:color="auto"/>
        <w:bottom w:val="none" w:sz="0" w:space="0" w:color="auto"/>
        <w:right w:val="none" w:sz="0" w:space="0" w:color="auto"/>
      </w:divBdr>
    </w:div>
    <w:div w:id="701709436">
      <w:bodyDiv w:val="1"/>
      <w:marLeft w:val="0"/>
      <w:marRight w:val="0"/>
      <w:marTop w:val="0"/>
      <w:marBottom w:val="0"/>
      <w:divBdr>
        <w:top w:val="none" w:sz="0" w:space="0" w:color="auto"/>
        <w:left w:val="none" w:sz="0" w:space="0" w:color="auto"/>
        <w:bottom w:val="none" w:sz="0" w:space="0" w:color="auto"/>
        <w:right w:val="none" w:sz="0" w:space="0" w:color="auto"/>
      </w:divBdr>
    </w:div>
    <w:div w:id="701714561">
      <w:marLeft w:val="0"/>
      <w:marRight w:val="0"/>
      <w:marTop w:val="0"/>
      <w:marBottom w:val="0"/>
      <w:divBdr>
        <w:top w:val="none" w:sz="0" w:space="0" w:color="auto"/>
        <w:left w:val="none" w:sz="0" w:space="0" w:color="auto"/>
        <w:bottom w:val="none" w:sz="0" w:space="0" w:color="auto"/>
        <w:right w:val="none" w:sz="0" w:space="0" w:color="auto"/>
      </w:divBdr>
    </w:div>
    <w:div w:id="701714675">
      <w:marLeft w:val="0"/>
      <w:marRight w:val="0"/>
      <w:marTop w:val="0"/>
      <w:marBottom w:val="0"/>
      <w:divBdr>
        <w:top w:val="none" w:sz="0" w:space="0" w:color="auto"/>
        <w:left w:val="none" w:sz="0" w:space="0" w:color="auto"/>
        <w:bottom w:val="none" w:sz="0" w:space="0" w:color="auto"/>
        <w:right w:val="none" w:sz="0" w:space="0" w:color="auto"/>
      </w:divBdr>
    </w:div>
    <w:div w:id="701782392">
      <w:marLeft w:val="0"/>
      <w:marRight w:val="0"/>
      <w:marTop w:val="0"/>
      <w:marBottom w:val="0"/>
      <w:divBdr>
        <w:top w:val="none" w:sz="0" w:space="0" w:color="auto"/>
        <w:left w:val="none" w:sz="0" w:space="0" w:color="auto"/>
        <w:bottom w:val="none" w:sz="0" w:space="0" w:color="auto"/>
        <w:right w:val="none" w:sz="0" w:space="0" w:color="auto"/>
      </w:divBdr>
    </w:div>
    <w:div w:id="701828536">
      <w:marLeft w:val="0"/>
      <w:marRight w:val="0"/>
      <w:marTop w:val="0"/>
      <w:marBottom w:val="0"/>
      <w:divBdr>
        <w:top w:val="none" w:sz="0" w:space="0" w:color="auto"/>
        <w:left w:val="none" w:sz="0" w:space="0" w:color="auto"/>
        <w:bottom w:val="none" w:sz="0" w:space="0" w:color="auto"/>
        <w:right w:val="none" w:sz="0" w:space="0" w:color="auto"/>
      </w:divBdr>
    </w:div>
    <w:div w:id="701974736">
      <w:marLeft w:val="0"/>
      <w:marRight w:val="0"/>
      <w:marTop w:val="0"/>
      <w:marBottom w:val="0"/>
      <w:divBdr>
        <w:top w:val="none" w:sz="0" w:space="0" w:color="auto"/>
        <w:left w:val="none" w:sz="0" w:space="0" w:color="auto"/>
        <w:bottom w:val="none" w:sz="0" w:space="0" w:color="auto"/>
        <w:right w:val="none" w:sz="0" w:space="0" w:color="auto"/>
      </w:divBdr>
    </w:div>
    <w:div w:id="702025011">
      <w:marLeft w:val="0"/>
      <w:marRight w:val="0"/>
      <w:marTop w:val="0"/>
      <w:marBottom w:val="0"/>
      <w:divBdr>
        <w:top w:val="none" w:sz="0" w:space="0" w:color="auto"/>
        <w:left w:val="none" w:sz="0" w:space="0" w:color="auto"/>
        <w:bottom w:val="none" w:sz="0" w:space="0" w:color="auto"/>
        <w:right w:val="none" w:sz="0" w:space="0" w:color="auto"/>
      </w:divBdr>
    </w:div>
    <w:div w:id="702174776">
      <w:marLeft w:val="0"/>
      <w:marRight w:val="0"/>
      <w:marTop w:val="0"/>
      <w:marBottom w:val="0"/>
      <w:divBdr>
        <w:top w:val="none" w:sz="0" w:space="0" w:color="auto"/>
        <w:left w:val="none" w:sz="0" w:space="0" w:color="auto"/>
        <w:bottom w:val="none" w:sz="0" w:space="0" w:color="auto"/>
        <w:right w:val="none" w:sz="0" w:space="0" w:color="auto"/>
      </w:divBdr>
    </w:div>
    <w:div w:id="702244631">
      <w:marLeft w:val="0"/>
      <w:marRight w:val="0"/>
      <w:marTop w:val="0"/>
      <w:marBottom w:val="0"/>
      <w:divBdr>
        <w:top w:val="none" w:sz="0" w:space="0" w:color="auto"/>
        <w:left w:val="none" w:sz="0" w:space="0" w:color="auto"/>
        <w:bottom w:val="none" w:sz="0" w:space="0" w:color="auto"/>
        <w:right w:val="none" w:sz="0" w:space="0" w:color="auto"/>
      </w:divBdr>
    </w:div>
    <w:div w:id="702249398">
      <w:marLeft w:val="0"/>
      <w:marRight w:val="0"/>
      <w:marTop w:val="0"/>
      <w:marBottom w:val="0"/>
      <w:divBdr>
        <w:top w:val="none" w:sz="0" w:space="0" w:color="auto"/>
        <w:left w:val="none" w:sz="0" w:space="0" w:color="auto"/>
        <w:bottom w:val="none" w:sz="0" w:space="0" w:color="auto"/>
        <w:right w:val="none" w:sz="0" w:space="0" w:color="auto"/>
      </w:divBdr>
    </w:div>
    <w:div w:id="702249991">
      <w:marLeft w:val="0"/>
      <w:marRight w:val="0"/>
      <w:marTop w:val="0"/>
      <w:marBottom w:val="0"/>
      <w:divBdr>
        <w:top w:val="none" w:sz="0" w:space="0" w:color="auto"/>
        <w:left w:val="none" w:sz="0" w:space="0" w:color="auto"/>
        <w:bottom w:val="none" w:sz="0" w:space="0" w:color="auto"/>
        <w:right w:val="none" w:sz="0" w:space="0" w:color="auto"/>
      </w:divBdr>
    </w:div>
    <w:div w:id="702250303">
      <w:marLeft w:val="0"/>
      <w:marRight w:val="0"/>
      <w:marTop w:val="0"/>
      <w:marBottom w:val="0"/>
      <w:divBdr>
        <w:top w:val="none" w:sz="0" w:space="0" w:color="auto"/>
        <w:left w:val="none" w:sz="0" w:space="0" w:color="auto"/>
        <w:bottom w:val="none" w:sz="0" w:space="0" w:color="auto"/>
        <w:right w:val="none" w:sz="0" w:space="0" w:color="auto"/>
      </w:divBdr>
    </w:div>
    <w:div w:id="702291561">
      <w:marLeft w:val="0"/>
      <w:marRight w:val="0"/>
      <w:marTop w:val="0"/>
      <w:marBottom w:val="0"/>
      <w:divBdr>
        <w:top w:val="none" w:sz="0" w:space="0" w:color="auto"/>
        <w:left w:val="none" w:sz="0" w:space="0" w:color="auto"/>
        <w:bottom w:val="none" w:sz="0" w:space="0" w:color="auto"/>
        <w:right w:val="none" w:sz="0" w:space="0" w:color="auto"/>
      </w:divBdr>
    </w:div>
    <w:div w:id="702293896">
      <w:marLeft w:val="0"/>
      <w:marRight w:val="0"/>
      <w:marTop w:val="0"/>
      <w:marBottom w:val="0"/>
      <w:divBdr>
        <w:top w:val="none" w:sz="0" w:space="0" w:color="auto"/>
        <w:left w:val="none" w:sz="0" w:space="0" w:color="auto"/>
        <w:bottom w:val="none" w:sz="0" w:space="0" w:color="auto"/>
        <w:right w:val="none" w:sz="0" w:space="0" w:color="auto"/>
      </w:divBdr>
    </w:div>
    <w:div w:id="702369080">
      <w:marLeft w:val="0"/>
      <w:marRight w:val="0"/>
      <w:marTop w:val="0"/>
      <w:marBottom w:val="0"/>
      <w:divBdr>
        <w:top w:val="none" w:sz="0" w:space="0" w:color="auto"/>
        <w:left w:val="none" w:sz="0" w:space="0" w:color="auto"/>
        <w:bottom w:val="none" w:sz="0" w:space="0" w:color="auto"/>
        <w:right w:val="none" w:sz="0" w:space="0" w:color="auto"/>
      </w:divBdr>
    </w:div>
    <w:div w:id="702435936">
      <w:marLeft w:val="0"/>
      <w:marRight w:val="0"/>
      <w:marTop w:val="0"/>
      <w:marBottom w:val="0"/>
      <w:divBdr>
        <w:top w:val="none" w:sz="0" w:space="0" w:color="auto"/>
        <w:left w:val="none" w:sz="0" w:space="0" w:color="auto"/>
        <w:bottom w:val="none" w:sz="0" w:space="0" w:color="auto"/>
        <w:right w:val="none" w:sz="0" w:space="0" w:color="auto"/>
      </w:divBdr>
    </w:div>
    <w:div w:id="702439707">
      <w:bodyDiv w:val="1"/>
      <w:marLeft w:val="0"/>
      <w:marRight w:val="0"/>
      <w:marTop w:val="0"/>
      <w:marBottom w:val="0"/>
      <w:divBdr>
        <w:top w:val="none" w:sz="0" w:space="0" w:color="auto"/>
        <w:left w:val="none" w:sz="0" w:space="0" w:color="auto"/>
        <w:bottom w:val="none" w:sz="0" w:space="0" w:color="auto"/>
        <w:right w:val="none" w:sz="0" w:space="0" w:color="auto"/>
      </w:divBdr>
    </w:div>
    <w:div w:id="702512484">
      <w:marLeft w:val="0"/>
      <w:marRight w:val="0"/>
      <w:marTop w:val="0"/>
      <w:marBottom w:val="0"/>
      <w:divBdr>
        <w:top w:val="none" w:sz="0" w:space="0" w:color="auto"/>
        <w:left w:val="none" w:sz="0" w:space="0" w:color="auto"/>
        <w:bottom w:val="none" w:sz="0" w:space="0" w:color="auto"/>
        <w:right w:val="none" w:sz="0" w:space="0" w:color="auto"/>
      </w:divBdr>
    </w:div>
    <w:div w:id="702554449">
      <w:marLeft w:val="0"/>
      <w:marRight w:val="0"/>
      <w:marTop w:val="0"/>
      <w:marBottom w:val="0"/>
      <w:divBdr>
        <w:top w:val="none" w:sz="0" w:space="0" w:color="auto"/>
        <w:left w:val="none" w:sz="0" w:space="0" w:color="auto"/>
        <w:bottom w:val="none" w:sz="0" w:space="0" w:color="auto"/>
        <w:right w:val="none" w:sz="0" w:space="0" w:color="auto"/>
      </w:divBdr>
    </w:div>
    <w:div w:id="702629112">
      <w:marLeft w:val="0"/>
      <w:marRight w:val="0"/>
      <w:marTop w:val="0"/>
      <w:marBottom w:val="0"/>
      <w:divBdr>
        <w:top w:val="none" w:sz="0" w:space="0" w:color="auto"/>
        <w:left w:val="none" w:sz="0" w:space="0" w:color="auto"/>
        <w:bottom w:val="none" w:sz="0" w:space="0" w:color="auto"/>
        <w:right w:val="none" w:sz="0" w:space="0" w:color="auto"/>
      </w:divBdr>
    </w:div>
    <w:div w:id="702751741">
      <w:marLeft w:val="0"/>
      <w:marRight w:val="0"/>
      <w:marTop w:val="0"/>
      <w:marBottom w:val="0"/>
      <w:divBdr>
        <w:top w:val="none" w:sz="0" w:space="0" w:color="auto"/>
        <w:left w:val="none" w:sz="0" w:space="0" w:color="auto"/>
        <w:bottom w:val="none" w:sz="0" w:space="0" w:color="auto"/>
        <w:right w:val="none" w:sz="0" w:space="0" w:color="auto"/>
      </w:divBdr>
    </w:div>
    <w:div w:id="702823636">
      <w:marLeft w:val="0"/>
      <w:marRight w:val="0"/>
      <w:marTop w:val="0"/>
      <w:marBottom w:val="0"/>
      <w:divBdr>
        <w:top w:val="none" w:sz="0" w:space="0" w:color="auto"/>
        <w:left w:val="none" w:sz="0" w:space="0" w:color="auto"/>
        <w:bottom w:val="none" w:sz="0" w:space="0" w:color="auto"/>
        <w:right w:val="none" w:sz="0" w:space="0" w:color="auto"/>
      </w:divBdr>
    </w:div>
    <w:div w:id="702828382">
      <w:marLeft w:val="0"/>
      <w:marRight w:val="0"/>
      <w:marTop w:val="0"/>
      <w:marBottom w:val="0"/>
      <w:divBdr>
        <w:top w:val="none" w:sz="0" w:space="0" w:color="auto"/>
        <w:left w:val="none" w:sz="0" w:space="0" w:color="auto"/>
        <w:bottom w:val="none" w:sz="0" w:space="0" w:color="auto"/>
        <w:right w:val="none" w:sz="0" w:space="0" w:color="auto"/>
      </w:divBdr>
    </w:div>
    <w:div w:id="703021669">
      <w:marLeft w:val="0"/>
      <w:marRight w:val="0"/>
      <w:marTop w:val="0"/>
      <w:marBottom w:val="0"/>
      <w:divBdr>
        <w:top w:val="none" w:sz="0" w:space="0" w:color="auto"/>
        <w:left w:val="none" w:sz="0" w:space="0" w:color="auto"/>
        <w:bottom w:val="none" w:sz="0" w:space="0" w:color="auto"/>
        <w:right w:val="none" w:sz="0" w:space="0" w:color="auto"/>
      </w:divBdr>
    </w:div>
    <w:div w:id="703095657">
      <w:marLeft w:val="0"/>
      <w:marRight w:val="0"/>
      <w:marTop w:val="0"/>
      <w:marBottom w:val="0"/>
      <w:divBdr>
        <w:top w:val="none" w:sz="0" w:space="0" w:color="auto"/>
        <w:left w:val="none" w:sz="0" w:space="0" w:color="auto"/>
        <w:bottom w:val="none" w:sz="0" w:space="0" w:color="auto"/>
        <w:right w:val="none" w:sz="0" w:space="0" w:color="auto"/>
      </w:divBdr>
    </w:div>
    <w:div w:id="703289264">
      <w:marLeft w:val="0"/>
      <w:marRight w:val="0"/>
      <w:marTop w:val="0"/>
      <w:marBottom w:val="0"/>
      <w:divBdr>
        <w:top w:val="none" w:sz="0" w:space="0" w:color="auto"/>
        <w:left w:val="none" w:sz="0" w:space="0" w:color="auto"/>
        <w:bottom w:val="none" w:sz="0" w:space="0" w:color="auto"/>
        <w:right w:val="none" w:sz="0" w:space="0" w:color="auto"/>
      </w:divBdr>
    </w:div>
    <w:div w:id="703334563">
      <w:marLeft w:val="480"/>
      <w:marRight w:val="0"/>
      <w:marTop w:val="0"/>
      <w:marBottom w:val="0"/>
      <w:divBdr>
        <w:top w:val="none" w:sz="0" w:space="0" w:color="auto"/>
        <w:left w:val="none" w:sz="0" w:space="0" w:color="auto"/>
        <w:bottom w:val="none" w:sz="0" w:space="0" w:color="auto"/>
        <w:right w:val="none" w:sz="0" w:space="0" w:color="auto"/>
      </w:divBdr>
    </w:div>
    <w:div w:id="703410738">
      <w:marLeft w:val="0"/>
      <w:marRight w:val="0"/>
      <w:marTop w:val="0"/>
      <w:marBottom w:val="0"/>
      <w:divBdr>
        <w:top w:val="none" w:sz="0" w:space="0" w:color="auto"/>
        <w:left w:val="none" w:sz="0" w:space="0" w:color="auto"/>
        <w:bottom w:val="none" w:sz="0" w:space="0" w:color="auto"/>
        <w:right w:val="none" w:sz="0" w:space="0" w:color="auto"/>
      </w:divBdr>
    </w:div>
    <w:div w:id="703561344">
      <w:marLeft w:val="0"/>
      <w:marRight w:val="0"/>
      <w:marTop w:val="0"/>
      <w:marBottom w:val="0"/>
      <w:divBdr>
        <w:top w:val="none" w:sz="0" w:space="0" w:color="auto"/>
        <w:left w:val="none" w:sz="0" w:space="0" w:color="auto"/>
        <w:bottom w:val="none" w:sz="0" w:space="0" w:color="auto"/>
        <w:right w:val="none" w:sz="0" w:space="0" w:color="auto"/>
      </w:divBdr>
    </w:div>
    <w:div w:id="703600434">
      <w:bodyDiv w:val="1"/>
      <w:marLeft w:val="0"/>
      <w:marRight w:val="0"/>
      <w:marTop w:val="0"/>
      <w:marBottom w:val="0"/>
      <w:divBdr>
        <w:top w:val="none" w:sz="0" w:space="0" w:color="auto"/>
        <w:left w:val="none" w:sz="0" w:space="0" w:color="auto"/>
        <w:bottom w:val="none" w:sz="0" w:space="0" w:color="auto"/>
        <w:right w:val="none" w:sz="0" w:space="0" w:color="auto"/>
      </w:divBdr>
    </w:div>
    <w:div w:id="703750178">
      <w:marLeft w:val="0"/>
      <w:marRight w:val="0"/>
      <w:marTop w:val="0"/>
      <w:marBottom w:val="0"/>
      <w:divBdr>
        <w:top w:val="none" w:sz="0" w:space="0" w:color="auto"/>
        <w:left w:val="none" w:sz="0" w:space="0" w:color="auto"/>
        <w:bottom w:val="none" w:sz="0" w:space="0" w:color="auto"/>
        <w:right w:val="none" w:sz="0" w:space="0" w:color="auto"/>
      </w:divBdr>
    </w:div>
    <w:div w:id="703750525">
      <w:marLeft w:val="0"/>
      <w:marRight w:val="0"/>
      <w:marTop w:val="0"/>
      <w:marBottom w:val="0"/>
      <w:divBdr>
        <w:top w:val="none" w:sz="0" w:space="0" w:color="auto"/>
        <w:left w:val="none" w:sz="0" w:space="0" w:color="auto"/>
        <w:bottom w:val="none" w:sz="0" w:space="0" w:color="auto"/>
        <w:right w:val="none" w:sz="0" w:space="0" w:color="auto"/>
      </w:divBdr>
    </w:div>
    <w:div w:id="703750886">
      <w:marLeft w:val="0"/>
      <w:marRight w:val="0"/>
      <w:marTop w:val="0"/>
      <w:marBottom w:val="0"/>
      <w:divBdr>
        <w:top w:val="none" w:sz="0" w:space="0" w:color="auto"/>
        <w:left w:val="none" w:sz="0" w:space="0" w:color="auto"/>
        <w:bottom w:val="none" w:sz="0" w:space="0" w:color="auto"/>
        <w:right w:val="none" w:sz="0" w:space="0" w:color="auto"/>
      </w:divBdr>
    </w:div>
    <w:div w:id="703871444">
      <w:marLeft w:val="0"/>
      <w:marRight w:val="0"/>
      <w:marTop w:val="0"/>
      <w:marBottom w:val="0"/>
      <w:divBdr>
        <w:top w:val="none" w:sz="0" w:space="0" w:color="auto"/>
        <w:left w:val="none" w:sz="0" w:space="0" w:color="auto"/>
        <w:bottom w:val="none" w:sz="0" w:space="0" w:color="auto"/>
        <w:right w:val="none" w:sz="0" w:space="0" w:color="auto"/>
      </w:divBdr>
    </w:div>
    <w:div w:id="704057807">
      <w:marLeft w:val="0"/>
      <w:marRight w:val="0"/>
      <w:marTop w:val="0"/>
      <w:marBottom w:val="0"/>
      <w:divBdr>
        <w:top w:val="none" w:sz="0" w:space="0" w:color="auto"/>
        <w:left w:val="none" w:sz="0" w:space="0" w:color="auto"/>
        <w:bottom w:val="none" w:sz="0" w:space="0" w:color="auto"/>
        <w:right w:val="none" w:sz="0" w:space="0" w:color="auto"/>
      </w:divBdr>
    </w:div>
    <w:div w:id="704059937">
      <w:marLeft w:val="0"/>
      <w:marRight w:val="0"/>
      <w:marTop w:val="0"/>
      <w:marBottom w:val="0"/>
      <w:divBdr>
        <w:top w:val="none" w:sz="0" w:space="0" w:color="auto"/>
        <w:left w:val="none" w:sz="0" w:space="0" w:color="auto"/>
        <w:bottom w:val="none" w:sz="0" w:space="0" w:color="auto"/>
        <w:right w:val="none" w:sz="0" w:space="0" w:color="auto"/>
      </w:divBdr>
    </w:div>
    <w:div w:id="704064148">
      <w:marLeft w:val="0"/>
      <w:marRight w:val="0"/>
      <w:marTop w:val="0"/>
      <w:marBottom w:val="0"/>
      <w:divBdr>
        <w:top w:val="none" w:sz="0" w:space="0" w:color="auto"/>
        <w:left w:val="none" w:sz="0" w:space="0" w:color="auto"/>
        <w:bottom w:val="none" w:sz="0" w:space="0" w:color="auto"/>
        <w:right w:val="none" w:sz="0" w:space="0" w:color="auto"/>
      </w:divBdr>
    </w:div>
    <w:div w:id="704135939">
      <w:marLeft w:val="0"/>
      <w:marRight w:val="0"/>
      <w:marTop w:val="0"/>
      <w:marBottom w:val="0"/>
      <w:divBdr>
        <w:top w:val="none" w:sz="0" w:space="0" w:color="auto"/>
        <w:left w:val="none" w:sz="0" w:space="0" w:color="auto"/>
        <w:bottom w:val="none" w:sz="0" w:space="0" w:color="auto"/>
        <w:right w:val="none" w:sz="0" w:space="0" w:color="auto"/>
      </w:divBdr>
    </w:div>
    <w:div w:id="704140157">
      <w:marLeft w:val="0"/>
      <w:marRight w:val="0"/>
      <w:marTop w:val="0"/>
      <w:marBottom w:val="0"/>
      <w:divBdr>
        <w:top w:val="none" w:sz="0" w:space="0" w:color="auto"/>
        <w:left w:val="none" w:sz="0" w:space="0" w:color="auto"/>
        <w:bottom w:val="none" w:sz="0" w:space="0" w:color="auto"/>
        <w:right w:val="none" w:sz="0" w:space="0" w:color="auto"/>
      </w:divBdr>
    </w:div>
    <w:div w:id="704255034">
      <w:marLeft w:val="0"/>
      <w:marRight w:val="0"/>
      <w:marTop w:val="0"/>
      <w:marBottom w:val="0"/>
      <w:divBdr>
        <w:top w:val="none" w:sz="0" w:space="0" w:color="auto"/>
        <w:left w:val="none" w:sz="0" w:space="0" w:color="auto"/>
        <w:bottom w:val="none" w:sz="0" w:space="0" w:color="auto"/>
        <w:right w:val="none" w:sz="0" w:space="0" w:color="auto"/>
      </w:divBdr>
    </w:div>
    <w:div w:id="704259667">
      <w:marLeft w:val="0"/>
      <w:marRight w:val="0"/>
      <w:marTop w:val="0"/>
      <w:marBottom w:val="0"/>
      <w:divBdr>
        <w:top w:val="none" w:sz="0" w:space="0" w:color="auto"/>
        <w:left w:val="none" w:sz="0" w:space="0" w:color="auto"/>
        <w:bottom w:val="none" w:sz="0" w:space="0" w:color="auto"/>
        <w:right w:val="none" w:sz="0" w:space="0" w:color="auto"/>
      </w:divBdr>
    </w:div>
    <w:div w:id="704410826">
      <w:marLeft w:val="0"/>
      <w:marRight w:val="0"/>
      <w:marTop w:val="0"/>
      <w:marBottom w:val="0"/>
      <w:divBdr>
        <w:top w:val="none" w:sz="0" w:space="0" w:color="auto"/>
        <w:left w:val="none" w:sz="0" w:space="0" w:color="auto"/>
        <w:bottom w:val="none" w:sz="0" w:space="0" w:color="auto"/>
        <w:right w:val="none" w:sz="0" w:space="0" w:color="auto"/>
      </w:divBdr>
    </w:div>
    <w:div w:id="704477544">
      <w:marLeft w:val="0"/>
      <w:marRight w:val="0"/>
      <w:marTop w:val="0"/>
      <w:marBottom w:val="0"/>
      <w:divBdr>
        <w:top w:val="none" w:sz="0" w:space="0" w:color="auto"/>
        <w:left w:val="none" w:sz="0" w:space="0" w:color="auto"/>
        <w:bottom w:val="none" w:sz="0" w:space="0" w:color="auto"/>
        <w:right w:val="none" w:sz="0" w:space="0" w:color="auto"/>
      </w:divBdr>
    </w:div>
    <w:div w:id="704522086">
      <w:marLeft w:val="0"/>
      <w:marRight w:val="0"/>
      <w:marTop w:val="0"/>
      <w:marBottom w:val="0"/>
      <w:divBdr>
        <w:top w:val="none" w:sz="0" w:space="0" w:color="auto"/>
        <w:left w:val="none" w:sz="0" w:space="0" w:color="auto"/>
        <w:bottom w:val="none" w:sz="0" w:space="0" w:color="auto"/>
        <w:right w:val="none" w:sz="0" w:space="0" w:color="auto"/>
      </w:divBdr>
    </w:div>
    <w:div w:id="704522679">
      <w:marLeft w:val="0"/>
      <w:marRight w:val="0"/>
      <w:marTop w:val="0"/>
      <w:marBottom w:val="0"/>
      <w:divBdr>
        <w:top w:val="none" w:sz="0" w:space="0" w:color="auto"/>
        <w:left w:val="none" w:sz="0" w:space="0" w:color="auto"/>
        <w:bottom w:val="none" w:sz="0" w:space="0" w:color="auto"/>
        <w:right w:val="none" w:sz="0" w:space="0" w:color="auto"/>
      </w:divBdr>
    </w:div>
    <w:div w:id="704643082">
      <w:marLeft w:val="0"/>
      <w:marRight w:val="0"/>
      <w:marTop w:val="0"/>
      <w:marBottom w:val="0"/>
      <w:divBdr>
        <w:top w:val="none" w:sz="0" w:space="0" w:color="auto"/>
        <w:left w:val="none" w:sz="0" w:space="0" w:color="auto"/>
        <w:bottom w:val="none" w:sz="0" w:space="0" w:color="auto"/>
        <w:right w:val="none" w:sz="0" w:space="0" w:color="auto"/>
      </w:divBdr>
    </w:div>
    <w:div w:id="704675580">
      <w:marLeft w:val="0"/>
      <w:marRight w:val="0"/>
      <w:marTop w:val="0"/>
      <w:marBottom w:val="0"/>
      <w:divBdr>
        <w:top w:val="none" w:sz="0" w:space="0" w:color="auto"/>
        <w:left w:val="none" w:sz="0" w:space="0" w:color="auto"/>
        <w:bottom w:val="none" w:sz="0" w:space="0" w:color="auto"/>
        <w:right w:val="none" w:sz="0" w:space="0" w:color="auto"/>
      </w:divBdr>
    </w:div>
    <w:div w:id="704718687">
      <w:marLeft w:val="0"/>
      <w:marRight w:val="0"/>
      <w:marTop w:val="0"/>
      <w:marBottom w:val="0"/>
      <w:divBdr>
        <w:top w:val="none" w:sz="0" w:space="0" w:color="auto"/>
        <w:left w:val="none" w:sz="0" w:space="0" w:color="auto"/>
        <w:bottom w:val="none" w:sz="0" w:space="0" w:color="auto"/>
        <w:right w:val="none" w:sz="0" w:space="0" w:color="auto"/>
      </w:divBdr>
    </w:div>
    <w:div w:id="704793550">
      <w:marLeft w:val="0"/>
      <w:marRight w:val="0"/>
      <w:marTop w:val="0"/>
      <w:marBottom w:val="0"/>
      <w:divBdr>
        <w:top w:val="none" w:sz="0" w:space="0" w:color="auto"/>
        <w:left w:val="none" w:sz="0" w:space="0" w:color="auto"/>
        <w:bottom w:val="none" w:sz="0" w:space="0" w:color="auto"/>
        <w:right w:val="none" w:sz="0" w:space="0" w:color="auto"/>
      </w:divBdr>
    </w:div>
    <w:div w:id="704910777">
      <w:marLeft w:val="0"/>
      <w:marRight w:val="0"/>
      <w:marTop w:val="0"/>
      <w:marBottom w:val="0"/>
      <w:divBdr>
        <w:top w:val="none" w:sz="0" w:space="0" w:color="auto"/>
        <w:left w:val="none" w:sz="0" w:space="0" w:color="auto"/>
        <w:bottom w:val="none" w:sz="0" w:space="0" w:color="auto"/>
        <w:right w:val="none" w:sz="0" w:space="0" w:color="auto"/>
      </w:divBdr>
    </w:div>
    <w:div w:id="704911668">
      <w:marLeft w:val="0"/>
      <w:marRight w:val="0"/>
      <w:marTop w:val="0"/>
      <w:marBottom w:val="0"/>
      <w:divBdr>
        <w:top w:val="none" w:sz="0" w:space="0" w:color="auto"/>
        <w:left w:val="none" w:sz="0" w:space="0" w:color="auto"/>
        <w:bottom w:val="none" w:sz="0" w:space="0" w:color="auto"/>
        <w:right w:val="none" w:sz="0" w:space="0" w:color="auto"/>
      </w:divBdr>
    </w:div>
    <w:div w:id="705057317">
      <w:marLeft w:val="0"/>
      <w:marRight w:val="0"/>
      <w:marTop w:val="0"/>
      <w:marBottom w:val="0"/>
      <w:divBdr>
        <w:top w:val="none" w:sz="0" w:space="0" w:color="auto"/>
        <w:left w:val="none" w:sz="0" w:space="0" w:color="auto"/>
        <w:bottom w:val="none" w:sz="0" w:space="0" w:color="auto"/>
        <w:right w:val="none" w:sz="0" w:space="0" w:color="auto"/>
      </w:divBdr>
    </w:div>
    <w:div w:id="705179748">
      <w:marLeft w:val="0"/>
      <w:marRight w:val="0"/>
      <w:marTop w:val="0"/>
      <w:marBottom w:val="0"/>
      <w:divBdr>
        <w:top w:val="none" w:sz="0" w:space="0" w:color="auto"/>
        <w:left w:val="none" w:sz="0" w:space="0" w:color="auto"/>
        <w:bottom w:val="none" w:sz="0" w:space="0" w:color="auto"/>
        <w:right w:val="none" w:sz="0" w:space="0" w:color="auto"/>
      </w:divBdr>
    </w:div>
    <w:div w:id="705181150">
      <w:marLeft w:val="0"/>
      <w:marRight w:val="0"/>
      <w:marTop w:val="0"/>
      <w:marBottom w:val="0"/>
      <w:divBdr>
        <w:top w:val="none" w:sz="0" w:space="0" w:color="auto"/>
        <w:left w:val="none" w:sz="0" w:space="0" w:color="auto"/>
        <w:bottom w:val="none" w:sz="0" w:space="0" w:color="auto"/>
        <w:right w:val="none" w:sz="0" w:space="0" w:color="auto"/>
      </w:divBdr>
    </w:div>
    <w:div w:id="705250851">
      <w:marLeft w:val="0"/>
      <w:marRight w:val="0"/>
      <w:marTop w:val="0"/>
      <w:marBottom w:val="0"/>
      <w:divBdr>
        <w:top w:val="none" w:sz="0" w:space="0" w:color="auto"/>
        <w:left w:val="none" w:sz="0" w:space="0" w:color="auto"/>
        <w:bottom w:val="none" w:sz="0" w:space="0" w:color="auto"/>
        <w:right w:val="none" w:sz="0" w:space="0" w:color="auto"/>
      </w:divBdr>
    </w:div>
    <w:div w:id="705326081">
      <w:marLeft w:val="0"/>
      <w:marRight w:val="0"/>
      <w:marTop w:val="0"/>
      <w:marBottom w:val="0"/>
      <w:divBdr>
        <w:top w:val="none" w:sz="0" w:space="0" w:color="auto"/>
        <w:left w:val="none" w:sz="0" w:space="0" w:color="auto"/>
        <w:bottom w:val="none" w:sz="0" w:space="0" w:color="auto"/>
        <w:right w:val="none" w:sz="0" w:space="0" w:color="auto"/>
      </w:divBdr>
    </w:div>
    <w:div w:id="705329212">
      <w:marLeft w:val="0"/>
      <w:marRight w:val="0"/>
      <w:marTop w:val="0"/>
      <w:marBottom w:val="0"/>
      <w:divBdr>
        <w:top w:val="none" w:sz="0" w:space="0" w:color="auto"/>
        <w:left w:val="none" w:sz="0" w:space="0" w:color="auto"/>
        <w:bottom w:val="none" w:sz="0" w:space="0" w:color="auto"/>
        <w:right w:val="none" w:sz="0" w:space="0" w:color="auto"/>
      </w:divBdr>
    </w:div>
    <w:div w:id="705371488">
      <w:marLeft w:val="0"/>
      <w:marRight w:val="0"/>
      <w:marTop w:val="0"/>
      <w:marBottom w:val="0"/>
      <w:divBdr>
        <w:top w:val="none" w:sz="0" w:space="0" w:color="auto"/>
        <w:left w:val="none" w:sz="0" w:space="0" w:color="auto"/>
        <w:bottom w:val="none" w:sz="0" w:space="0" w:color="auto"/>
        <w:right w:val="none" w:sz="0" w:space="0" w:color="auto"/>
      </w:divBdr>
    </w:div>
    <w:div w:id="705446643">
      <w:marLeft w:val="0"/>
      <w:marRight w:val="0"/>
      <w:marTop w:val="0"/>
      <w:marBottom w:val="0"/>
      <w:divBdr>
        <w:top w:val="none" w:sz="0" w:space="0" w:color="auto"/>
        <w:left w:val="none" w:sz="0" w:space="0" w:color="auto"/>
        <w:bottom w:val="none" w:sz="0" w:space="0" w:color="auto"/>
        <w:right w:val="none" w:sz="0" w:space="0" w:color="auto"/>
      </w:divBdr>
    </w:div>
    <w:div w:id="705450374">
      <w:marLeft w:val="0"/>
      <w:marRight w:val="0"/>
      <w:marTop w:val="0"/>
      <w:marBottom w:val="0"/>
      <w:divBdr>
        <w:top w:val="none" w:sz="0" w:space="0" w:color="auto"/>
        <w:left w:val="none" w:sz="0" w:space="0" w:color="auto"/>
        <w:bottom w:val="none" w:sz="0" w:space="0" w:color="auto"/>
        <w:right w:val="none" w:sz="0" w:space="0" w:color="auto"/>
      </w:divBdr>
    </w:div>
    <w:div w:id="705518739">
      <w:marLeft w:val="0"/>
      <w:marRight w:val="0"/>
      <w:marTop w:val="0"/>
      <w:marBottom w:val="0"/>
      <w:divBdr>
        <w:top w:val="none" w:sz="0" w:space="0" w:color="auto"/>
        <w:left w:val="none" w:sz="0" w:space="0" w:color="auto"/>
        <w:bottom w:val="none" w:sz="0" w:space="0" w:color="auto"/>
        <w:right w:val="none" w:sz="0" w:space="0" w:color="auto"/>
      </w:divBdr>
    </w:div>
    <w:div w:id="705717903">
      <w:marLeft w:val="0"/>
      <w:marRight w:val="0"/>
      <w:marTop w:val="0"/>
      <w:marBottom w:val="0"/>
      <w:divBdr>
        <w:top w:val="none" w:sz="0" w:space="0" w:color="auto"/>
        <w:left w:val="none" w:sz="0" w:space="0" w:color="auto"/>
        <w:bottom w:val="none" w:sz="0" w:space="0" w:color="auto"/>
        <w:right w:val="none" w:sz="0" w:space="0" w:color="auto"/>
      </w:divBdr>
    </w:div>
    <w:div w:id="705764177">
      <w:marLeft w:val="0"/>
      <w:marRight w:val="0"/>
      <w:marTop w:val="0"/>
      <w:marBottom w:val="0"/>
      <w:divBdr>
        <w:top w:val="none" w:sz="0" w:space="0" w:color="auto"/>
        <w:left w:val="none" w:sz="0" w:space="0" w:color="auto"/>
        <w:bottom w:val="none" w:sz="0" w:space="0" w:color="auto"/>
        <w:right w:val="none" w:sz="0" w:space="0" w:color="auto"/>
      </w:divBdr>
    </w:div>
    <w:div w:id="705832982">
      <w:marLeft w:val="0"/>
      <w:marRight w:val="0"/>
      <w:marTop w:val="0"/>
      <w:marBottom w:val="0"/>
      <w:divBdr>
        <w:top w:val="none" w:sz="0" w:space="0" w:color="auto"/>
        <w:left w:val="none" w:sz="0" w:space="0" w:color="auto"/>
        <w:bottom w:val="none" w:sz="0" w:space="0" w:color="auto"/>
        <w:right w:val="none" w:sz="0" w:space="0" w:color="auto"/>
      </w:divBdr>
    </w:div>
    <w:div w:id="705835507">
      <w:marLeft w:val="0"/>
      <w:marRight w:val="0"/>
      <w:marTop w:val="0"/>
      <w:marBottom w:val="0"/>
      <w:divBdr>
        <w:top w:val="none" w:sz="0" w:space="0" w:color="auto"/>
        <w:left w:val="none" w:sz="0" w:space="0" w:color="auto"/>
        <w:bottom w:val="none" w:sz="0" w:space="0" w:color="auto"/>
        <w:right w:val="none" w:sz="0" w:space="0" w:color="auto"/>
      </w:divBdr>
    </w:div>
    <w:div w:id="705910776">
      <w:marLeft w:val="0"/>
      <w:marRight w:val="0"/>
      <w:marTop w:val="0"/>
      <w:marBottom w:val="0"/>
      <w:divBdr>
        <w:top w:val="none" w:sz="0" w:space="0" w:color="auto"/>
        <w:left w:val="none" w:sz="0" w:space="0" w:color="auto"/>
        <w:bottom w:val="none" w:sz="0" w:space="0" w:color="auto"/>
        <w:right w:val="none" w:sz="0" w:space="0" w:color="auto"/>
      </w:divBdr>
    </w:div>
    <w:div w:id="705954353">
      <w:marLeft w:val="0"/>
      <w:marRight w:val="0"/>
      <w:marTop w:val="0"/>
      <w:marBottom w:val="0"/>
      <w:divBdr>
        <w:top w:val="none" w:sz="0" w:space="0" w:color="auto"/>
        <w:left w:val="none" w:sz="0" w:space="0" w:color="auto"/>
        <w:bottom w:val="none" w:sz="0" w:space="0" w:color="auto"/>
        <w:right w:val="none" w:sz="0" w:space="0" w:color="auto"/>
      </w:divBdr>
    </w:div>
    <w:div w:id="705983365">
      <w:marLeft w:val="0"/>
      <w:marRight w:val="0"/>
      <w:marTop w:val="0"/>
      <w:marBottom w:val="0"/>
      <w:divBdr>
        <w:top w:val="none" w:sz="0" w:space="0" w:color="auto"/>
        <w:left w:val="none" w:sz="0" w:space="0" w:color="auto"/>
        <w:bottom w:val="none" w:sz="0" w:space="0" w:color="auto"/>
        <w:right w:val="none" w:sz="0" w:space="0" w:color="auto"/>
      </w:divBdr>
    </w:div>
    <w:div w:id="705985237">
      <w:marLeft w:val="0"/>
      <w:marRight w:val="0"/>
      <w:marTop w:val="0"/>
      <w:marBottom w:val="0"/>
      <w:divBdr>
        <w:top w:val="none" w:sz="0" w:space="0" w:color="auto"/>
        <w:left w:val="none" w:sz="0" w:space="0" w:color="auto"/>
        <w:bottom w:val="none" w:sz="0" w:space="0" w:color="auto"/>
        <w:right w:val="none" w:sz="0" w:space="0" w:color="auto"/>
      </w:divBdr>
    </w:div>
    <w:div w:id="706025860">
      <w:marLeft w:val="0"/>
      <w:marRight w:val="0"/>
      <w:marTop w:val="0"/>
      <w:marBottom w:val="0"/>
      <w:divBdr>
        <w:top w:val="none" w:sz="0" w:space="0" w:color="auto"/>
        <w:left w:val="none" w:sz="0" w:space="0" w:color="auto"/>
        <w:bottom w:val="none" w:sz="0" w:space="0" w:color="auto"/>
        <w:right w:val="none" w:sz="0" w:space="0" w:color="auto"/>
      </w:divBdr>
    </w:div>
    <w:div w:id="706177781">
      <w:marLeft w:val="0"/>
      <w:marRight w:val="0"/>
      <w:marTop w:val="0"/>
      <w:marBottom w:val="0"/>
      <w:divBdr>
        <w:top w:val="none" w:sz="0" w:space="0" w:color="auto"/>
        <w:left w:val="none" w:sz="0" w:space="0" w:color="auto"/>
        <w:bottom w:val="none" w:sz="0" w:space="0" w:color="auto"/>
        <w:right w:val="none" w:sz="0" w:space="0" w:color="auto"/>
      </w:divBdr>
    </w:div>
    <w:div w:id="706179619">
      <w:marLeft w:val="0"/>
      <w:marRight w:val="0"/>
      <w:marTop w:val="0"/>
      <w:marBottom w:val="0"/>
      <w:divBdr>
        <w:top w:val="none" w:sz="0" w:space="0" w:color="auto"/>
        <w:left w:val="none" w:sz="0" w:space="0" w:color="auto"/>
        <w:bottom w:val="none" w:sz="0" w:space="0" w:color="auto"/>
        <w:right w:val="none" w:sz="0" w:space="0" w:color="auto"/>
      </w:divBdr>
    </w:div>
    <w:div w:id="706221992">
      <w:marLeft w:val="0"/>
      <w:marRight w:val="0"/>
      <w:marTop w:val="0"/>
      <w:marBottom w:val="0"/>
      <w:divBdr>
        <w:top w:val="none" w:sz="0" w:space="0" w:color="auto"/>
        <w:left w:val="none" w:sz="0" w:space="0" w:color="auto"/>
        <w:bottom w:val="none" w:sz="0" w:space="0" w:color="auto"/>
        <w:right w:val="none" w:sz="0" w:space="0" w:color="auto"/>
      </w:divBdr>
    </w:div>
    <w:div w:id="706300586">
      <w:marLeft w:val="0"/>
      <w:marRight w:val="0"/>
      <w:marTop w:val="0"/>
      <w:marBottom w:val="0"/>
      <w:divBdr>
        <w:top w:val="none" w:sz="0" w:space="0" w:color="auto"/>
        <w:left w:val="none" w:sz="0" w:space="0" w:color="auto"/>
        <w:bottom w:val="none" w:sz="0" w:space="0" w:color="auto"/>
        <w:right w:val="none" w:sz="0" w:space="0" w:color="auto"/>
      </w:divBdr>
    </w:div>
    <w:div w:id="706368467">
      <w:marLeft w:val="0"/>
      <w:marRight w:val="0"/>
      <w:marTop w:val="0"/>
      <w:marBottom w:val="0"/>
      <w:divBdr>
        <w:top w:val="none" w:sz="0" w:space="0" w:color="auto"/>
        <w:left w:val="none" w:sz="0" w:space="0" w:color="auto"/>
        <w:bottom w:val="none" w:sz="0" w:space="0" w:color="auto"/>
        <w:right w:val="none" w:sz="0" w:space="0" w:color="auto"/>
      </w:divBdr>
    </w:div>
    <w:div w:id="706413831">
      <w:marLeft w:val="0"/>
      <w:marRight w:val="0"/>
      <w:marTop w:val="0"/>
      <w:marBottom w:val="0"/>
      <w:divBdr>
        <w:top w:val="none" w:sz="0" w:space="0" w:color="auto"/>
        <w:left w:val="none" w:sz="0" w:space="0" w:color="auto"/>
        <w:bottom w:val="none" w:sz="0" w:space="0" w:color="auto"/>
        <w:right w:val="none" w:sz="0" w:space="0" w:color="auto"/>
      </w:divBdr>
    </w:div>
    <w:div w:id="706418145">
      <w:marLeft w:val="0"/>
      <w:marRight w:val="0"/>
      <w:marTop w:val="0"/>
      <w:marBottom w:val="0"/>
      <w:divBdr>
        <w:top w:val="none" w:sz="0" w:space="0" w:color="auto"/>
        <w:left w:val="none" w:sz="0" w:space="0" w:color="auto"/>
        <w:bottom w:val="none" w:sz="0" w:space="0" w:color="auto"/>
        <w:right w:val="none" w:sz="0" w:space="0" w:color="auto"/>
      </w:divBdr>
    </w:div>
    <w:div w:id="706443320">
      <w:marLeft w:val="0"/>
      <w:marRight w:val="0"/>
      <w:marTop w:val="0"/>
      <w:marBottom w:val="0"/>
      <w:divBdr>
        <w:top w:val="none" w:sz="0" w:space="0" w:color="auto"/>
        <w:left w:val="none" w:sz="0" w:space="0" w:color="auto"/>
        <w:bottom w:val="none" w:sz="0" w:space="0" w:color="auto"/>
        <w:right w:val="none" w:sz="0" w:space="0" w:color="auto"/>
      </w:divBdr>
    </w:div>
    <w:div w:id="706561705">
      <w:bodyDiv w:val="1"/>
      <w:marLeft w:val="0"/>
      <w:marRight w:val="0"/>
      <w:marTop w:val="0"/>
      <w:marBottom w:val="0"/>
      <w:divBdr>
        <w:top w:val="none" w:sz="0" w:space="0" w:color="auto"/>
        <w:left w:val="none" w:sz="0" w:space="0" w:color="auto"/>
        <w:bottom w:val="none" w:sz="0" w:space="0" w:color="auto"/>
        <w:right w:val="none" w:sz="0" w:space="0" w:color="auto"/>
      </w:divBdr>
    </w:div>
    <w:div w:id="706563630">
      <w:marLeft w:val="0"/>
      <w:marRight w:val="0"/>
      <w:marTop w:val="0"/>
      <w:marBottom w:val="0"/>
      <w:divBdr>
        <w:top w:val="none" w:sz="0" w:space="0" w:color="auto"/>
        <w:left w:val="none" w:sz="0" w:space="0" w:color="auto"/>
        <w:bottom w:val="none" w:sz="0" w:space="0" w:color="auto"/>
        <w:right w:val="none" w:sz="0" w:space="0" w:color="auto"/>
      </w:divBdr>
    </w:div>
    <w:div w:id="706570212">
      <w:bodyDiv w:val="1"/>
      <w:marLeft w:val="0"/>
      <w:marRight w:val="0"/>
      <w:marTop w:val="0"/>
      <w:marBottom w:val="0"/>
      <w:divBdr>
        <w:top w:val="none" w:sz="0" w:space="0" w:color="auto"/>
        <w:left w:val="none" w:sz="0" w:space="0" w:color="auto"/>
        <w:bottom w:val="none" w:sz="0" w:space="0" w:color="auto"/>
        <w:right w:val="none" w:sz="0" w:space="0" w:color="auto"/>
      </w:divBdr>
    </w:div>
    <w:div w:id="706637586">
      <w:marLeft w:val="0"/>
      <w:marRight w:val="0"/>
      <w:marTop w:val="0"/>
      <w:marBottom w:val="0"/>
      <w:divBdr>
        <w:top w:val="none" w:sz="0" w:space="0" w:color="auto"/>
        <w:left w:val="none" w:sz="0" w:space="0" w:color="auto"/>
        <w:bottom w:val="none" w:sz="0" w:space="0" w:color="auto"/>
        <w:right w:val="none" w:sz="0" w:space="0" w:color="auto"/>
      </w:divBdr>
    </w:div>
    <w:div w:id="706640086">
      <w:marLeft w:val="0"/>
      <w:marRight w:val="0"/>
      <w:marTop w:val="0"/>
      <w:marBottom w:val="0"/>
      <w:divBdr>
        <w:top w:val="none" w:sz="0" w:space="0" w:color="auto"/>
        <w:left w:val="none" w:sz="0" w:space="0" w:color="auto"/>
        <w:bottom w:val="none" w:sz="0" w:space="0" w:color="auto"/>
        <w:right w:val="none" w:sz="0" w:space="0" w:color="auto"/>
      </w:divBdr>
    </w:div>
    <w:div w:id="706681607">
      <w:marLeft w:val="0"/>
      <w:marRight w:val="0"/>
      <w:marTop w:val="0"/>
      <w:marBottom w:val="0"/>
      <w:divBdr>
        <w:top w:val="none" w:sz="0" w:space="0" w:color="auto"/>
        <w:left w:val="none" w:sz="0" w:space="0" w:color="auto"/>
        <w:bottom w:val="none" w:sz="0" w:space="0" w:color="auto"/>
        <w:right w:val="none" w:sz="0" w:space="0" w:color="auto"/>
      </w:divBdr>
    </w:div>
    <w:div w:id="706686963">
      <w:marLeft w:val="0"/>
      <w:marRight w:val="0"/>
      <w:marTop w:val="0"/>
      <w:marBottom w:val="0"/>
      <w:divBdr>
        <w:top w:val="none" w:sz="0" w:space="0" w:color="auto"/>
        <w:left w:val="none" w:sz="0" w:space="0" w:color="auto"/>
        <w:bottom w:val="none" w:sz="0" w:space="0" w:color="auto"/>
        <w:right w:val="none" w:sz="0" w:space="0" w:color="auto"/>
      </w:divBdr>
    </w:div>
    <w:div w:id="706835517">
      <w:marLeft w:val="0"/>
      <w:marRight w:val="0"/>
      <w:marTop w:val="0"/>
      <w:marBottom w:val="0"/>
      <w:divBdr>
        <w:top w:val="none" w:sz="0" w:space="0" w:color="auto"/>
        <w:left w:val="none" w:sz="0" w:space="0" w:color="auto"/>
        <w:bottom w:val="none" w:sz="0" w:space="0" w:color="auto"/>
        <w:right w:val="none" w:sz="0" w:space="0" w:color="auto"/>
      </w:divBdr>
    </w:div>
    <w:div w:id="706951149">
      <w:marLeft w:val="0"/>
      <w:marRight w:val="0"/>
      <w:marTop w:val="0"/>
      <w:marBottom w:val="0"/>
      <w:divBdr>
        <w:top w:val="none" w:sz="0" w:space="0" w:color="auto"/>
        <w:left w:val="none" w:sz="0" w:space="0" w:color="auto"/>
        <w:bottom w:val="none" w:sz="0" w:space="0" w:color="auto"/>
        <w:right w:val="none" w:sz="0" w:space="0" w:color="auto"/>
      </w:divBdr>
    </w:div>
    <w:div w:id="707099704">
      <w:marLeft w:val="0"/>
      <w:marRight w:val="0"/>
      <w:marTop w:val="0"/>
      <w:marBottom w:val="0"/>
      <w:divBdr>
        <w:top w:val="none" w:sz="0" w:space="0" w:color="auto"/>
        <w:left w:val="none" w:sz="0" w:space="0" w:color="auto"/>
        <w:bottom w:val="none" w:sz="0" w:space="0" w:color="auto"/>
        <w:right w:val="none" w:sz="0" w:space="0" w:color="auto"/>
      </w:divBdr>
    </w:div>
    <w:div w:id="707100007">
      <w:marLeft w:val="0"/>
      <w:marRight w:val="0"/>
      <w:marTop w:val="0"/>
      <w:marBottom w:val="0"/>
      <w:divBdr>
        <w:top w:val="none" w:sz="0" w:space="0" w:color="auto"/>
        <w:left w:val="none" w:sz="0" w:space="0" w:color="auto"/>
        <w:bottom w:val="none" w:sz="0" w:space="0" w:color="auto"/>
        <w:right w:val="none" w:sz="0" w:space="0" w:color="auto"/>
      </w:divBdr>
    </w:div>
    <w:div w:id="707144803">
      <w:marLeft w:val="0"/>
      <w:marRight w:val="0"/>
      <w:marTop w:val="0"/>
      <w:marBottom w:val="0"/>
      <w:divBdr>
        <w:top w:val="none" w:sz="0" w:space="0" w:color="auto"/>
        <w:left w:val="none" w:sz="0" w:space="0" w:color="auto"/>
        <w:bottom w:val="none" w:sz="0" w:space="0" w:color="auto"/>
        <w:right w:val="none" w:sz="0" w:space="0" w:color="auto"/>
      </w:divBdr>
    </w:div>
    <w:div w:id="707145088">
      <w:marLeft w:val="0"/>
      <w:marRight w:val="0"/>
      <w:marTop w:val="0"/>
      <w:marBottom w:val="0"/>
      <w:divBdr>
        <w:top w:val="none" w:sz="0" w:space="0" w:color="auto"/>
        <w:left w:val="none" w:sz="0" w:space="0" w:color="auto"/>
        <w:bottom w:val="none" w:sz="0" w:space="0" w:color="auto"/>
        <w:right w:val="none" w:sz="0" w:space="0" w:color="auto"/>
      </w:divBdr>
    </w:div>
    <w:div w:id="707224050">
      <w:marLeft w:val="0"/>
      <w:marRight w:val="0"/>
      <w:marTop w:val="0"/>
      <w:marBottom w:val="0"/>
      <w:divBdr>
        <w:top w:val="none" w:sz="0" w:space="0" w:color="auto"/>
        <w:left w:val="none" w:sz="0" w:space="0" w:color="auto"/>
        <w:bottom w:val="none" w:sz="0" w:space="0" w:color="auto"/>
        <w:right w:val="none" w:sz="0" w:space="0" w:color="auto"/>
      </w:divBdr>
    </w:div>
    <w:div w:id="707267048">
      <w:marLeft w:val="0"/>
      <w:marRight w:val="0"/>
      <w:marTop w:val="0"/>
      <w:marBottom w:val="0"/>
      <w:divBdr>
        <w:top w:val="none" w:sz="0" w:space="0" w:color="auto"/>
        <w:left w:val="none" w:sz="0" w:space="0" w:color="auto"/>
        <w:bottom w:val="none" w:sz="0" w:space="0" w:color="auto"/>
        <w:right w:val="none" w:sz="0" w:space="0" w:color="auto"/>
      </w:divBdr>
    </w:div>
    <w:div w:id="707413749">
      <w:marLeft w:val="0"/>
      <w:marRight w:val="0"/>
      <w:marTop w:val="0"/>
      <w:marBottom w:val="0"/>
      <w:divBdr>
        <w:top w:val="none" w:sz="0" w:space="0" w:color="auto"/>
        <w:left w:val="none" w:sz="0" w:space="0" w:color="auto"/>
        <w:bottom w:val="none" w:sz="0" w:space="0" w:color="auto"/>
        <w:right w:val="none" w:sz="0" w:space="0" w:color="auto"/>
      </w:divBdr>
    </w:div>
    <w:div w:id="707415951">
      <w:marLeft w:val="0"/>
      <w:marRight w:val="0"/>
      <w:marTop w:val="0"/>
      <w:marBottom w:val="0"/>
      <w:divBdr>
        <w:top w:val="none" w:sz="0" w:space="0" w:color="auto"/>
        <w:left w:val="none" w:sz="0" w:space="0" w:color="auto"/>
        <w:bottom w:val="none" w:sz="0" w:space="0" w:color="auto"/>
        <w:right w:val="none" w:sz="0" w:space="0" w:color="auto"/>
      </w:divBdr>
    </w:div>
    <w:div w:id="707727340">
      <w:bodyDiv w:val="1"/>
      <w:marLeft w:val="0"/>
      <w:marRight w:val="0"/>
      <w:marTop w:val="0"/>
      <w:marBottom w:val="0"/>
      <w:divBdr>
        <w:top w:val="none" w:sz="0" w:space="0" w:color="auto"/>
        <w:left w:val="none" w:sz="0" w:space="0" w:color="auto"/>
        <w:bottom w:val="none" w:sz="0" w:space="0" w:color="auto"/>
        <w:right w:val="none" w:sz="0" w:space="0" w:color="auto"/>
      </w:divBdr>
    </w:div>
    <w:div w:id="707729486">
      <w:marLeft w:val="0"/>
      <w:marRight w:val="0"/>
      <w:marTop w:val="0"/>
      <w:marBottom w:val="0"/>
      <w:divBdr>
        <w:top w:val="none" w:sz="0" w:space="0" w:color="auto"/>
        <w:left w:val="none" w:sz="0" w:space="0" w:color="auto"/>
        <w:bottom w:val="none" w:sz="0" w:space="0" w:color="auto"/>
        <w:right w:val="none" w:sz="0" w:space="0" w:color="auto"/>
      </w:divBdr>
    </w:div>
    <w:div w:id="707879017">
      <w:marLeft w:val="0"/>
      <w:marRight w:val="0"/>
      <w:marTop w:val="0"/>
      <w:marBottom w:val="0"/>
      <w:divBdr>
        <w:top w:val="none" w:sz="0" w:space="0" w:color="auto"/>
        <w:left w:val="none" w:sz="0" w:space="0" w:color="auto"/>
        <w:bottom w:val="none" w:sz="0" w:space="0" w:color="auto"/>
        <w:right w:val="none" w:sz="0" w:space="0" w:color="auto"/>
      </w:divBdr>
    </w:div>
    <w:div w:id="707989920">
      <w:marLeft w:val="0"/>
      <w:marRight w:val="0"/>
      <w:marTop w:val="0"/>
      <w:marBottom w:val="0"/>
      <w:divBdr>
        <w:top w:val="none" w:sz="0" w:space="0" w:color="auto"/>
        <w:left w:val="none" w:sz="0" w:space="0" w:color="auto"/>
        <w:bottom w:val="none" w:sz="0" w:space="0" w:color="auto"/>
        <w:right w:val="none" w:sz="0" w:space="0" w:color="auto"/>
      </w:divBdr>
    </w:div>
    <w:div w:id="707994783">
      <w:marLeft w:val="0"/>
      <w:marRight w:val="0"/>
      <w:marTop w:val="0"/>
      <w:marBottom w:val="0"/>
      <w:divBdr>
        <w:top w:val="none" w:sz="0" w:space="0" w:color="auto"/>
        <w:left w:val="none" w:sz="0" w:space="0" w:color="auto"/>
        <w:bottom w:val="none" w:sz="0" w:space="0" w:color="auto"/>
        <w:right w:val="none" w:sz="0" w:space="0" w:color="auto"/>
      </w:divBdr>
    </w:div>
    <w:div w:id="707996426">
      <w:marLeft w:val="0"/>
      <w:marRight w:val="0"/>
      <w:marTop w:val="0"/>
      <w:marBottom w:val="0"/>
      <w:divBdr>
        <w:top w:val="none" w:sz="0" w:space="0" w:color="auto"/>
        <w:left w:val="none" w:sz="0" w:space="0" w:color="auto"/>
        <w:bottom w:val="none" w:sz="0" w:space="0" w:color="auto"/>
        <w:right w:val="none" w:sz="0" w:space="0" w:color="auto"/>
      </w:divBdr>
    </w:div>
    <w:div w:id="707998177">
      <w:marLeft w:val="0"/>
      <w:marRight w:val="0"/>
      <w:marTop w:val="0"/>
      <w:marBottom w:val="0"/>
      <w:divBdr>
        <w:top w:val="none" w:sz="0" w:space="0" w:color="auto"/>
        <w:left w:val="none" w:sz="0" w:space="0" w:color="auto"/>
        <w:bottom w:val="none" w:sz="0" w:space="0" w:color="auto"/>
        <w:right w:val="none" w:sz="0" w:space="0" w:color="auto"/>
      </w:divBdr>
    </w:div>
    <w:div w:id="708182524">
      <w:marLeft w:val="0"/>
      <w:marRight w:val="0"/>
      <w:marTop w:val="0"/>
      <w:marBottom w:val="0"/>
      <w:divBdr>
        <w:top w:val="none" w:sz="0" w:space="0" w:color="auto"/>
        <w:left w:val="none" w:sz="0" w:space="0" w:color="auto"/>
        <w:bottom w:val="none" w:sz="0" w:space="0" w:color="auto"/>
        <w:right w:val="none" w:sz="0" w:space="0" w:color="auto"/>
      </w:divBdr>
    </w:div>
    <w:div w:id="708258589">
      <w:marLeft w:val="0"/>
      <w:marRight w:val="0"/>
      <w:marTop w:val="0"/>
      <w:marBottom w:val="0"/>
      <w:divBdr>
        <w:top w:val="none" w:sz="0" w:space="0" w:color="auto"/>
        <w:left w:val="none" w:sz="0" w:space="0" w:color="auto"/>
        <w:bottom w:val="none" w:sz="0" w:space="0" w:color="auto"/>
        <w:right w:val="none" w:sz="0" w:space="0" w:color="auto"/>
      </w:divBdr>
    </w:div>
    <w:div w:id="708264348">
      <w:marLeft w:val="0"/>
      <w:marRight w:val="0"/>
      <w:marTop w:val="0"/>
      <w:marBottom w:val="0"/>
      <w:divBdr>
        <w:top w:val="none" w:sz="0" w:space="0" w:color="auto"/>
        <w:left w:val="none" w:sz="0" w:space="0" w:color="auto"/>
        <w:bottom w:val="none" w:sz="0" w:space="0" w:color="auto"/>
        <w:right w:val="none" w:sz="0" w:space="0" w:color="auto"/>
      </w:divBdr>
    </w:div>
    <w:div w:id="708338612">
      <w:marLeft w:val="0"/>
      <w:marRight w:val="0"/>
      <w:marTop w:val="0"/>
      <w:marBottom w:val="0"/>
      <w:divBdr>
        <w:top w:val="none" w:sz="0" w:space="0" w:color="auto"/>
        <w:left w:val="none" w:sz="0" w:space="0" w:color="auto"/>
        <w:bottom w:val="none" w:sz="0" w:space="0" w:color="auto"/>
        <w:right w:val="none" w:sz="0" w:space="0" w:color="auto"/>
      </w:divBdr>
    </w:div>
    <w:div w:id="708380505">
      <w:marLeft w:val="0"/>
      <w:marRight w:val="0"/>
      <w:marTop w:val="0"/>
      <w:marBottom w:val="0"/>
      <w:divBdr>
        <w:top w:val="none" w:sz="0" w:space="0" w:color="auto"/>
        <w:left w:val="none" w:sz="0" w:space="0" w:color="auto"/>
        <w:bottom w:val="none" w:sz="0" w:space="0" w:color="auto"/>
        <w:right w:val="none" w:sz="0" w:space="0" w:color="auto"/>
      </w:divBdr>
    </w:div>
    <w:div w:id="708381228">
      <w:marLeft w:val="0"/>
      <w:marRight w:val="0"/>
      <w:marTop w:val="0"/>
      <w:marBottom w:val="0"/>
      <w:divBdr>
        <w:top w:val="none" w:sz="0" w:space="0" w:color="auto"/>
        <w:left w:val="none" w:sz="0" w:space="0" w:color="auto"/>
        <w:bottom w:val="none" w:sz="0" w:space="0" w:color="auto"/>
        <w:right w:val="none" w:sz="0" w:space="0" w:color="auto"/>
      </w:divBdr>
    </w:div>
    <w:div w:id="708409290">
      <w:marLeft w:val="0"/>
      <w:marRight w:val="0"/>
      <w:marTop w:val="0"/>
      <w:marBottom w:val="0"/>
      <w:divBdr>
        <w:top w:val="none" w:sz="0" w:space="0" w:color="auto"/>
        <w:left w:val="none" w:sz="0" w:space="0" w:color="auto"/>
        <w:bottom w:val="none" w:sz="0" w:space="0" w:color="auto"/>
        <w:right w:val="none" w:sz="0" w:space="0" w:color="auto"/>
      </w:divBdr>
    </w:div>
    <w:div w:id="708409632">
      <w:marLeft w:val="0"/>
      <w:marRight w:val="0"/>
      <w:marTop w:val="0"/>
      <w:marBottom w:val="0"/>
      <w:divBdr>
        <w:top w:val="none" w:sz="0" w:space="0" w:color="auto"/>
        <w:left w:val="none" w:sz="0" w:space="0" w:color="auto"/>
        <w:bottom w:val="none" w:sz="0" w:space="0" w:color="auto"/>
        <w:right w:val="none" w:sz="0" w:space="0" w:color="auto"/>
      </w:divBdr>
    </w:div>
    <w:div w:id="708533281">
      <w:marLeft w:val="0"/>
      <w:marRight w:val="0"/>
      <w:marTop w:val="0"/>
      <w:marBottom w:val="0"/>
      <w:divBdr>
        <w:top w:val="none" w:sz="0" w:space="0" w:color="auto"/>
        <w:left w:val="none" w:sz="0" w:space="0" w:color="auto"/>
        <w:bottom w:val="none" w:sz="0" w:space="0" w:color="auto"/>
        <w:right w:val="none" w:sz="0" w:space="0" w:color="auto"/>
      </w:divBdr>
    </w:div>
    <w:div w:id="708577292">
      <w:marLeft w:val="480"/>
      <w:marRight w:val="0"/>
      <w:marTop w:val="0"/>
      <w:marBottom w:val="0"/>
      <w:divBdr>
        <w:top w:val="none" w:sz="0" w:space="0" w:color="auto"/>
        <w:left w:val="none" w:sz="0" w:space="0" w:color="auto"/>
        <w:bottom w:val="none" w:sz="0" w:space="0" w:color="auto"/>
        <w:right w:val="none" w:sz="0" w:space="0" w:color="auto"/>
      </w:divBdr>
    </w:div>
    <w:div w:id="708602496">
      <w:marLeft w:val="0"/>
      <w:marRight w:val="0"/>
      <w:marTop w:val="0"/>
      <w:marBottom w:val="0"/>
      <w:divBdr>
        <w:top w:val="none" w:sz="0" w:space="0" w:color="auto"/>
        <w:left w:val="none" w:sz="0" w:space="0" w:color="auto"/>
        <w:bottom w:val="none" w:sz="0" w:space="0" w:color="auto"/>
        <w:right w:val="none" w:sz="0" w:space="0" w:color="auto"/>
      </w:divBdr>
    </w:div>
    <w:div w:id="708720275">
      <w:marLeft w:val="0"/>
      <w:marRight w:val="0"/>
      <w:marTop w:val="0"/>
      <w:marBottom w:val="0"/>
      <w:divBdr>
        <w:top w:val="none" w:sz="0" w:space="0" w:color="auto"/>
        <w:left w:val="none" w:sz="0" w:space="0" w:color="auto"/>
        <w:bottom w:val="none" w:sz="0" w:space="0" w:color="auto"/>
        <w:right w:val="none" w:sz="0" w:space="0" w:color="auto"/>
      </w:divBdr>
    </w:div>
    <w:div w:id="708727060">
      <w:marLeft w:val="0"/>
      <w:marRight w:val="0"/>
      <w:marTop w:val="0"/>
      <w:marBottom w:val="0"/>
      <w:divBdr>
        <w:top w:val="none" w:sz="0" w:space="0" w:color="auto"/>
        <w:left w:val="none" w:sz="0" w:space="0" w:color="auto"/>
        <w:bottom w:val="none" w:sz="0" w:space="0" w:color="auto"/>
        <w:right w:val="none" w:sz="0" w:space="0" w:color="auto"/>
      </w:divBdr>
    </w:div>
    <w:div w:id="708799837">
      <w:marLeft w:val="0"/>
      <w:marRight w:val="0"/>
      <w:marTop w:val="0"/>
      <w:marBottom w:val="0"/>
      <w:divBdr>
        <w:top w:val="none" w:sz="0" w:space="0" w:color="auto"/>
        <w:left w:val="none" w:sz="0" w:space="0" w:color="auto"/>
        <w:bottom w:val="none" w:sz="0" w:space="0" w:color="auto"/>
        <w:right w:val="none" w:sz="0" w:space="0" w:color="auto"/>
      </w:divBdr>
    </w:div>
    <w:div w:id="708802077">
      <w:marLeft w:val="0"/>
      <w:marRight w:val="0"/>
      <w:marTop w:val="0"/>
      <w:marBottom w:val="0"/>
      <w:divBdr>
        <w:top w:val="none" w:sz="0" w:space="0" w:color="auto"/>
        <w:left w:val="none" w:sz="0" w:space="0" w:color="auto"/>
        <w:bottom w:val="none" w:sz="0" w:space="0" w:color="auto"/>
        <w:right w:val="none" w:sz="0" w:space="0" w:color="auto"/>
      </w:divBdr>
    </w:div>
    <w:div w:id="708846621">
      <w:marLeft w:val="0"/>
      <w:marRight w:val="0"/>
      <w:marTop w:val="0"/>
      <w:marBottom w:val="0"/>
      <w:divBdr>
        <w:top w:val="none" w:sz="0" w:space="0" w:color="auto"/>
        <w:left w:val="none" w:sz="0" w:space="0" w:color="auto"/>
        <w:bottom w:val="none" w:sz="0" w:space="0" w:color="auto"/>
        <w:right w:val="none" w:sz="0" w:space="0" w:color="auto"/>
      </w:divBdr>
    </w:div>
    <w:div w:id="708921794">
      <w:marLeft w:val="0"/>
      <w:marRight w:val="0"/>
      <w:marTop w:val="0"/>
      <w:marBottom w:val="0"/>
      <w:divBdr>
        <w:top w:val="none" w:sz="0" w:space="0" w:color="auto"/>
        <w:left w:val="none" w:sz="0" w:space="0" w:color="auto"/>
        <w:bottom w:val="none" w:sz="0" w:space="0" w:color="auto"/>
        <w:right w:val="none" w:sz="0" w:space="0" w:color="auto"/>
      </w:divBdr>
    </w:div>
    <w:div w:id="708990928">
      <w:marLeft w:val="0"/>
      <w:marRight w:val="0"/>
      <w:marTop w:val="0"/>
      <w:marBottom w:val="0"/>
      <w:divBdr>
        <w:top w:val="none" w:sz="0" w:space="0" w:color="auto"/>
        <w:left w:val="none" w:sz="0" w:space="0" w:color="auto"/>
        <w:bottom w:val="none" w:sz="0" w:space="0" w:color="auto"/>
        <w:right w:val="none" w:sz="0" w:space="0" w:color="auto"/>
      </w:divBdr>
    </w:div>
    <w:div w:id="708994274">
      <w:marLeft w:val="0"/>
      <w:marRight w:val="0"/>
      <w:marTop w:val="0"/>
      <w:marBottom w:val="0"/>
      <w:divBdr>
        <w:top w:val="none" w:sz="0" w:space="0" w:color="auto"/>
        <w:left w:val="none" w:sz="0" w:space="0" w:color="auto"/>
        <w:bottom w:val="none" w:sz="0" w:space="0" w:color="auto"/>
        <w:right w:val="none" w:sz="0" w:space="0" w:color="auto"/>
      </w:divBdr>
    </w:div>
    <w:div w:id="709183412">
      <w:marLeft w:val="0"/>
      <w:marRight w:val="0"/>
      <w:marTop w:val="0"/>
      <w:marBottom w:val="0"/>
      <w:divBdr>
        <w:top w:val="none" w:sz="0" w:space="0" w:color="auto"/>
        <w:left w:val="none" w:sz="0" w:space="0" w:color="auto"/>
        <w:bottom w:val="none" w:sz="0" w:space="0" w:color="auto"/>
        <w:right w:val="none" w:sz="0" w:space="0" w:color="auto"/>
      </w:divBdr>
    </w:div>
    <w:div w:id="709190258">
      <w:marLeft w:val="0"/>
      <w:marRight w:val="0"/>
      <w:marTop w:val="0"/>
      <w:marBottom w:val="0"/>
      <w:divBdr>
        <w:top w:val="none" w:sz="0" w:space="0" w:color="auto"/>
        <w:left w:val="none" w:sz="0" w:space="0" w:color="auto"/>
        <w:bottom w:val="none" w:sz="0" w:space="0" w:color="auto"/>
        <w:right w:val="none" w:sz="0" w:space="0" w:color="auto"/>
      </w:divBdr>
    </w:div>
    <w:div w:id="709261300">
      <w:marLeft w:val="0"/>
      <w:marRight w:val="0"/>
      <w:marTop w:val="0"/>
      <w:marBottom w:val="0"/>
      <w:divBdr>
        <w:top w:val="none" w:sz="0" w:space="0" w:color="auto"/>
        <w:left w:val="none" w:sz="0" w:space="0" w:color="auto"/>
        <w:bottom w:val="none" w:sz="0" w:space="0" w:color="auto"/>
        <w:right w:val="none" w:sz="0" w:space="0" w:color="auto"/>
      </w:divBdr>
    </w:div>
    <w:div w:id="709375871">
      <w:marLeft w:val="0"/>
      <w:marRight w:val="0"/>
      <w:marTop w:val="0"/>
      <w:marBottom w:val="0"/>
      <w:divBdr>
        <w:top w:val="none" w:sz="0" w:space="0" w:color="auto"/>
        <w:left w:val="none" w:sz="0" w:space="0" w:color="auto"/>
        <w:bottom w:val="none" w:sz="0" w:space="0" w:color="auto"/>
        <w:right w:val="none" w:sz="0" w:space="0" w:color="auto"/>
      </w:divBdr>
    </w:div>
    <w:div w:id="709379363">
      <w:bodyDiv w:val="1"/>
      <w:marLeft w:val="0"/>
      <w:marRight w:val="0"/>
      <w:marTop w:val="0"/>
      <w:marBottom w:val="0"/>
      <w:divBdr>
        <w:top w:val="none" w:sz="0" w:space="0" w:color="auto"/>
        <w:left w:val="none" w:sz="0" w:space="0" w:color="auto"/>
        <w:bottom w:val="none" w:sz="0" w:space="0" w:color="auto"/>
        <w:right w:val="none" w:sz="0" w:space="0" w:color="auto"/>
      </w:divBdr>
    </w:div>
    <w:div w:id="709573182">
      <w:marLeft w:val="0"/>
      <w:marRight w:val="0"/>
      <w:marTop w:val="0"/>
      <w:marBottom w:val="0"/>
      <w:divBdr>
        <w:top w:val="none" w:sz="0" w:space="0" w:color="auto"/>
        <w:left w:val="none" w:sz="0" w:space="0" w:color="auto"/>
        <w:bottom w:val="none" w:sz="0" w:space="0" w:color="auto"/>
        <w:right w:val="none" w:sz="0" w:space="0" w:color="auto"/>
      </w:divBdr>
    </w:div>
    <w:div w:id="709576509">
      <w:marLeft w:val="0"/>
      <w:marRight w:val="0"/>
      <w:marTop w:val="0"/>
      <w:marBottom w:val="0"/>
      <w:divBdr>
        <w:top w:val="none" w:sz="0" w:space="0" w:color="auto"/>
        <w:left w:val="none" w:sz="0" w:space="0" w:color="auto"/>
        <w:bottom w:val="none" w:sz="0" w:space="0" w:color="auto"/>
        <w:right w:val="none" w:sz="0" w:space="0" w:color="auto"/>
      </w:divBdr>
    </w:div>
    <w:div w:id="709643941">
      <w:marLeft w:val="0"/>
      <w:marRight w:val="0"/>
      <w:marTop w:val="0"/>
      <w:marBottom w:val="0"/>
      <w:divBdr>
        <w:top w:val="none" w:sz="0" w:space="0" w:color="auto"/>
        <w:left w:val="none" w:sz="0" w:space="0" w:color="auto"/>
        <w:bottom w:val="none" w:sz="0" w:space="0" w:color="auto"/>
        <w:right w:val="none" w:sz="0" w:space="0" w:color="auto"/>
      </w:divBdr>
    </w:div>
    <w:div w:id="709689790">
      <w:marLeft w:val="0"/>
      <w:marRight w:val="0"/>
      <w:marTop w:val="0"/>
      <w:marBottom w:val="0"/>
      <w:divBdr>
        <w:top w:val="none" w:sz="0" w:space="0" w:color="auto"/>
        <w:left w:val="none" w:sz="0" w:space="0" w:color="auto"/>
        <w:bottom w:val="none" w:sz="0" w:space="0" w:color="auto"/>
        <w:right w:val="none" w:sz="0" w:space="0" w:color="auto"/>
      </w:divBdr>
    </w:div>
    <w:div w:id="709695494">
      <w:marLeft w:val="0"/>
      <w:marRight w:val="0"/>
      <w:marTop w:val="0"/>
      <w:marBottom w:val="0"/>
      <w:divBdr>
        <w:top w:val="none" w:sz="0" w:space="0" w:color="auto"/>
        <w:left w:val="none" w:sz="0" w:space="0" w:color="auto"/>
        <w:bottom w:val="none" w:sz="0" w:space="0" w:color="auto"/>
        <w:right w:val="none" w:sz="0" w:space="0" w:color="auto"/>
      </w:divBdr>
    </w:div>
    <w:div w:id="709771266">
      <w:marLeft w:val="0"/>
      <w:marRight w:val="0"/>
      <w:marTop w:val="0"/>
      <w:marBottom w:val="0"/>
      <w:divBdr>
        <w:top w:val="none" w:sz="0" w:space="0" w:color="auto"/>
        <w:left w:val="none" w:sz="0" w:space="0" w:color="auto"/>
        <w:bottom w:val="none" w:sz="0" w:space="0" w:color="auto"/>
        <w:right w:val="none" w:sz="0" w:space="0" w:color="auto"/>
      </w:divBdr>
    </w:div>
    <w:div w:id="709838994">
      <w:marLeft w:val="0"/>
      <w:marRight w:val="0"/>
      <w:marTop w:val="0"/>
      <w:marBottom w:val="0"/>
      <w:divBdr>
        <w:top w:val="none" w:sz="0" w:space="0" w:color="auto"/>
        <w:left w:val="none" w:sz="0" w:space="0" w:color="auto"/>
        <w:bottom w:val="none" w:sz="0" w:space="0" w:color="auto"/>
        <w:right w:val="none" w:sz="0" w:space="0" w:color="auto"/>
      </w:divBdr>
    </w:div>
    <w:div w:id="709839751">
      <w:marLeft w:val="0"/>
      <w:marRight w:val="0"/>
      <w:marTop w:val="0"/>
      <w:marBottom w:val="0"/>
      <w:divBdr>
        <w:top w:val="none" w:sz="0" w:space="0" w:color="auto"/>
        <w:left w:val="none" w:sz="0" w:space="0" w:color="auto"/>
        <w:bottom w:val="none" w:sz="0" w:space="0" w:color="auto"/>
        <w:right w:val="none" w:sz="0" w:space="0" w:color="auto"/>
      </w:divBdr>
    </w:div>
    <w:div w:id="709845727">
      <w:marLeft w:val="0"/>
      <w:marRight w:val="0"/>
      <w:marTop w:val="0"/>
      <w:marBottom w:val="0"/>
      <w:divBdr>
        <w:top w:val="none" w:sz="0" w:space="0" w:color="auto"/>
        <w:left w:val="none" w:sz="0" w:space="0" w:color="auto"/>
        <w:bottom w:val="none" w:sz="0" w:space="0" w:color="auto"/>
        <w:right w:val="none" w:sz="0" w:space="0" w:color="auto"/>
      </w:divBdr>
    </w:div>
    <w:div w:id="710037577">
      <w:marLeft w:val="0"/>
      <w:marRight w:val="0"/>
      <w:marTop w:val="0"/>
      <w:marBottom w:val="0"/>
      <w:divBdr>
        <w:top w:val="none" w:sz="0" w:space="0" w:color="auto"/>
        <w:left w:val="none" w:sz="0" w:space="0" w:color="auto"/>
        <w:bottom w:val="none" w:sz="0" w:space="0" w:color="auto"/>
        <w:right w:val="none" w:sz="0" w:space="0" w:color="auto"/>
      </w:divBdr>
    </w:div>
    <w:div w:id="710038248">
      <w:marLeft w:val="0"/>
      <w:marRight w:val="0"/>
      <w:marTop w:val="0"/>
      <w:marBottom w:val="0"/>
      <w:divBdr>
        <w:top w:val="none" w:sz="0" w:space="0" w:color="auto"/>
        <w:left w:val="none" w:sz="0" w:space="0" w:color="auto"/>
        <w:bottom w:val="none" w:sz="0" w:space="0" w:color="auto"/>
        <w:right w:val="none" w:sz="0" w:space="0" w:color="auto"/>
      </w:divBdr>
    </w:div>
    <w:div w:id="710112602">
      <w:marLeft w:val="0"/>
      <w:marRight w:val="0"/>
      <w:marTop w:val="0"/>
      <w:marBottom w:val="0"/>
      <w:divBdr>
        <w:top w:val="none" w:sz="0" w:space="0" w:color="auto"/>
        <w:left w:val="none" w:sz="0" w:space="0" w:color="auto"/>
        <w:bottom w:val="none" w:sz="0" w:space="0" w:color="auto"/>
        <w:right w:val="none" w:sz="0" w:space="0" w:color="auto"/>
      </w:divBdr>
    </w:div>
    <w:div w:id="710151994">
      <w:marLeft w:val="0"/>
      <w:marRight w:val="0"/>
      <w:marTop w:val="0"/>
      <w:marBottom w:val="0"/>
      <w:divBdr>
        <w:top w:val="none" w:sz="0" w:space="0" w:color="auto"/>
        <w:left w:val="none" w:sz="0" w:space="0" w:color="auto"/>
        <w:bottom w:val="none" w:sz="0" w:space="0" w:color="auto"/>
        <w:right w:val="none" w:sz="0" w:space="0" w:color="auto"/>
      </w:divBdr>
    </w:div>
    <w:div w:id="710300973">
      <w:marLeft w:val="0"/>
      <w:marRight w:val="0"/>
      <w:marTop w:val="0"/>
      <w:marBottom w:val="0"/>
      <w:divBdr>
        <w:top w:val="none" w:sz="0" w:space="0" w:color="auto"/>
        <w:left w:val="none" w:sz="0" w:space="0" w:color="auto"/>
        <w:bottom w:val="none" w:sz="0" w:space="0" w:color="auto"/>
        <w:right w:val="none" w:sz="0" w:space="0" w:color="auto"/>
      </w:divBdr>
    </w:div>
    <w:div w:id="710304324">
      <w:marLeft w:val="0"/>
      <w:marRight w:val="0"/>
      <w:marTop w:val="0"/>
      <w:marBottom w:val="0"/>
      <w:divBdr>
        <w:top w:val="none" w:sz="0" w:space="0" w:color="auto"/>
        <w:left w:val="none" w:sz="0" w:space="0" w:color="auto"/>
        <w:bottom w:val="none" w:sz="0" w:space="0" w:color="auto"/>
        <w:right w:val="none" w:sz="0" w:space="0" w:color="auto"/>
      </w:divBdr>
    </w:div>
    <w:div w:id="710425118">
      <w:marLeft w:val="0"/>
      <w:marRight w:val="0"/>
      <w:marTop w:val="0"/>
      <w:marBottom w:val="0"/>
      <w:divBdr>
        <w:top w:val="none" w:sz="0" w:space="0" w:color="auto"/>
        <w:left w:val="none" w:sz="0" w:space="0" w:color="auto"/>
        <w:bottom w:val="none" w:sz="0" w:space="0" w:color="auto"/>
        <w:right w:val="none" w:sz="0" w:space="0" w:color="auto"/>
      </w:divBdr>
    </w:div>
    <w:div w:id="710497252">
      <w:marLeft w:val="0"/>
      <w:marRight w:val="0"/>
      <w:marTop w:val="0"/>
      <w:marBottom w:val="0"/>
      <w:divBdr>
        <w:top w:val="none" w:sz="0" w:space="0" w:color="auto"/>
        <w:left w:val="none" w:sz="0" w:space="0" w:color="auto"/>
        <w:bottom w:val="none" w:sz="0" w:space="0" w:color="auto"/>
        <w:right w:val="none" w:sz="0" w:space="0" w:color="auto"/>
      </w:divBdr>
    </w:div>
    <w:div w:id="710500449">
      <w:marLeft w:val="0"/>
      <w:marRight w:val="0"/>
      <w:marTop w:val="0"/>
      <w:marBottom w:val="0"/>
      <w:divBdr>
        <w:top w:val="none" w:sz="0" w:space="0" w:color="auto"/>
        <w:left w:val="none" w:sz="0" w:space="0" w:color="auto"/>
        <w:bottom w:val="none" w:sz="0" w:space="0" w:color="auto"/>
        <w:right w:val="none" w:sz="0" w:space="0" w:color="auto"/>
      </w:divBdr>
    </w:div>
    <w:div w:id="710543668">
      <w:marLeft w:val="0"/>
      <w:marRight w:val="0"/>
      <w:marTop w:val="0"/>
      <w:marBottom w:val="0"/>
      <w:divBdr>
        <w:top w:val="none" w:sz="0" w:space="0" w:color="auto"/>
        <w:left w:val="none" w:sz="0" w:space="0" w:color="auto"/>
        <w:bottom w:val="none" w:sz="0" w:space="0" w:color="auto"/>
        <w:right w:val="none" w:sz="0" w:space="0" w:color="auto"/>
      </w:divBdr>
    </w:div>
    <w:div w:id="710614058">
      <w:marLeft w:val="0"/>
      <w:marRight w:val="0"/>
      <w:marTop w:val="0"/>
      <w:marBottom w:val="0"/>
      <w:divBdr>
        <w:top w:val="none" w:sz="0" w:space="0" w:color="auto"/>
        <w:left w:val="none" w:sz="0" w:space="0" w:color="auto"/>
        <w:bottom w:val="none" w:sz="0" w:space="0" w:color="auto"/>
        <w:right w:val="none" w:sz="0" w:space="0" w:color="auto"/>
      </w:divBdr>
    </w:div>
    <w:div w:id="710767185">
      <w:marLeft w:val="0"/>
      <w:marRight w:val="0"/>
      <w:marTop w:val="0"/>
      <w:marBottom w:val="0"/>
      <w:divBdr>
        <w:top w:val="none" w:sz="0" w:space="0" w:color="auto"/>
        <w:left w:val="none" w:sz="0" w:space="0" w:color="auto"/>
        <w:bottom w:val="none" w:sz="0" w:space="0" w:color="auto"/>
        <w:right w:val="none" w:sz="0" w:space="0" w:color="auto"/>
      </w:divBdr>
    </w:div>
    <w:div w:id="710768444">
      <w:marLeft w:val="0"/>
      <w:marRight w:val="0"/>
      <w:marTop w:val="0"/>
      <w:marBottom w:val="0"/>
      <w:divBdr>
        <w:top w:val="none" w:sz="0" w:space="0" w:color="auto"/>
        <w:left w:val="none" w:sz="0" w:space="0" w:color="auto"/>
        <w:bottom w:val="none" w:sz="0" w:space="0" w:color="auto"/>
        <w:right w:val="none" w:sz="0" w:space="0" w:color="auto"/>
      </w:divBdr>
    </w:div>
    <w:div w:id="710806201">
      <w:marLeft w:val="0"/>
      <w:marRight w:val="0"/>
      <w:marTop w:val="0"/>
      <w:marBottom w:val="0"/>
      <w:divBdr>
        <w:top w:val="none" w:sz="0" w:space="0" w:color="auto"/>
        <w:left w:val="none" w:sz="0" w:space="0" w:color="auto"/>
        <w:bottom w:val="none" w:sz="0" w:space="0" w:color="auto"/>
        <w:right w:val="none" w:sz="0" w:space="0" w:color="auto"/>
      </w:divBdr>
    </w:div>
    <w:div w:id="710879347">
      <w:marLeft w:val="0"/>
      <w:marRight w:val="0"/>
      <w:marTop w:val="0"/>
      <w:marBottom w:val="0"/>
      <w:divBdr>
        <w:top w:val="none" w:sz="0" w:space="0" w:color="auto"/>
        <w:left w:val="none" w:sz="0" w:space="0" w:color="auto"/>
        <w:bottom w:val="none" w:sz="0" w:space="0" w:color="auto"/>
        <w:right w:val="none" w:sz="0" w:space="0" w:color="auto"/>
      </w:divBdr>
    </w:div>
    <w:div w:id="710880786">
      <w:marLeft w:val="0"/>
      <w:marRight w:val="0"/>
      <w:marTop w:val="0"/>
      <w:marBottom w:val="0"/>
      <w:divBdr>
        <w:top w:val="none" w:sz="0" w:space="0" w:color="auto"/>
        <w:left w:val="none" w:sz="0" w:space="0" w:color="auto"/>
        <w:bottom w:val="none" w:sz="0" w:space="0" w:color="auto"/>
        <w:right w:val="none" w:sz="0" w:space="0" w:color="auto"/>
      </w:divBdr>
    </w:div>
    <w:div w:id="710886190">
      <w:marLeft w:val="0"/>
      <w:marRight w:val="0"/>
      <w:marTop w:val="0"/>
      <w:marBottom w:val="0"/>
      <w:divBdr>
        <w:top w:val="none" w:sz="0" w:space="0" w:color="auto"/>
        <w:left w:val="none" w:sz="0" w:space="0" w:color="auto"/>
        <w:bottom w:val="none" w:sz="0" w:space="0" w:color="auto"/>
        <w:right w:val="none" w:sz="0" w:space="0" w:color="auto"/>
      </w:divBdr>
    </w:div>
    <w:div w:id="710962364">
      <w:marLeft w:val="0"/>
      <w:marRight w:val="0"/>
      <w:marTop w:val="0"/>
      <w:marBottom w:val="0"/>
      <w:divBdr>
        <w:top w:val="none" w:sz="0" w:space="0" w:color="auto"/>
        <w:left w:val="none" w:sz="0" w:space="0" w:color="auto"/>
        <w:bottom w:val="none" w:sz="0" w:space="0" w:color="auto"/>
        <w:right w:val="none" w:sz="0" w:space="0" w:color="auto"/>
      </w:divBdr>
    </w:div>
    <w:div w:id="711198897">
      <w:marLeft w:val="0"/>
      <w:marRight w:val="0"/>
      <w:marTop w:val="0"/>
      <w:marBottom w:val="0"/>
      <w:divBdr>
        <w:top w:val="none" w:sz="0" w:space="0" w:color="auto"/>
        <w:left w:val="none" w:sz="0" w:space="0" w:color="auto"/>
        <w:bottom w:val="none" w:sz="0" w:space="0" w:color="auto"/>
        <w:right w:val="none" w:sz="0" w:space="0" w:color="auto"/>
      </w:divBdr>
    </w:div>
    <w:div w:id="711199358">
      <w:marLeft w:val="0"/>
      <w:marRight w:val="0"/>
      <w:marTop w:val="0"/>
      <w:marBottom w:val="0"/>
      <w:divBdr>
        <w:top w:val="none" w:sz="0" w:space="0" w:color="auto"/>
        <w:left w:val="none" w:sz="0" w:space="0" w:color="auto"/>
        <w:bottom w:val="none" w:sz="0" w:space="0" w:color="auto"/>
        <w:right w:val="none" w:sz="0" w:space="0" w:color="auto"/>
      </w:divBdr>
    </w:div>
    <w:div w:id="711268232">
      <w:marLeft w:val="0"/>
      <w:marRight w:val="0"/>
      <w:marTop w:val="0"/>
      <w:marBottom w:val="0"/>
      <w:divBdr>
        <w:top w:val="none" w:sz="0" w:space="0" w:color="auto"/>
        <w:left w:val="none" w:sz="0" w:space="0" w:color="auto"/>
        <w:bottom w:val="none" w:sz="0" w:space="0" w:color="auto"/>
        <w:right w:val="none" w:sz="0" w:space="0" w:color="auto"/>
      </w:divBdr>
    </w:div>
    <w:div w:id="711268598">
      <w:marLeft w:val="0"/>
      <w:marRight w:val="0"/>
      <w:marTop w:val="0"/>
      <w:marBottom w:val="0"/>
      <w:divBdr>
        <w:top w:val="none" w:sz="0" w:space="0" w:color="auto"/>
        <w:left w:val="none" w:sz="0" w:space="0" w:color="auto"/>
        <w:bottom w:val="none" w:sz="0" w:space="0" w:color="auto"/>
        <w:right w:val="none" w:sz="0" w:space="0" w:color="auto"/>
      </w:divBdr>
    </w:div>
    <w:div w:id="711340870">
      <w:marLeft w:val="0"/>
      <w:marRight w:val="0"/>
      <w:marTop w:val="0"/>
      <w:marBottom w:val="0"/>
      <w:divBdr>
        <w:top w:val="none" w:sz="0" w:space="0" w:color="auto"/>
        <w:left w:val="none" w:sz="0" w:space="0" w:color="auto"/>
        <w:bottom w:val="none" w:sz="0" w:space="0" w:color="auto"/>
        <w:right w:val="none" w:sz="0" w:space="0" w:color="auto"/>
      </w:divBdr>
    </w:div>
    <w:div w:id="711341970">
      <w:marLeft w:val="0"/>
      <w:marRight w:val="0"/>
      <w:marTop w:val="0"/>
      <w:marBottom w:val="0"/>
      <w:divBdr>
        <w:top w:val="none" w:sz="0" w:space="0" w:color="auto"/>
        <w:left w:val="none" w:sz="0" w:space="0" w:color="auto"/>
        <w:bottom w:val="none" w:sz="0" w:space="0" w:color="auto"/>
        <w:right w:val="none" w:sz="0" w:space="0" w:color="auto"/>
      </w:divBdr>
    </w:div>
    <w:div w:id="711342248">
      <w:marLeft w:val="0"/>
      <w:marRight w:val="0"/>
      <w:marTop w:val="0"/>
      <w:marBottom w:val="0"/>
      <w:divBdr>
        <w:top w:val="none" w:sz="0" w:space="0" w:color="auto"/>
        <w:left w:val="none" w:sz="0" w:space="0" w:color="auto"/>
        <w:bottom w:val="none" w:sz="0" w:space="0" w:color="auto"/>
        <w:right w:val="none" w:sz="0" w:space="0" w:color="auto"/>
      </w:divBdr>
    </w:div>
    <w:div w:id="711540946">
      <w:marLeft w:val="0"/>
      <w:marRight w:val="0"/>
      <w:marTop w:val="0"/>
      <w:marBottom w:val="0"/>
      <w:divBdr>
        <w:top w:val="none" w:sz="0" w:space="0" w:color="auto"/>
        <w:left w:val="none" w:sz="0" w:space="0" w:color="auto"/>
        <w:bottom w:val="none" w:sz="0" w:space="0" w:color="auto"/>
        <w:right w:val="none" w:sz="0" w:space="0" w:color="auto"/>
      </w:divBdr>
    </w:div>
    <w:div w:id="711685185">
      <w:marLeft w:val="0"/>
      <w:marRight w:val="0"/>
      <w:marTop w:val="0"/>
      <w:marBottom w:val="0"/>
      <w:divBdr>
        <w:top w:val="none" w:sz="0" w:space="0" w:color="auto"/>
        <w:left w:val="none" w:sz="0" w:space="0" w:color="auto"/>
        <w:bottom w:val="none" w:sz="0" w:space="0" w:color="auto"/>
        <w:right w:val="none" w:sz="0" w:space="0" w:color="auto"/>
      </w:divBdr>
    </w:div>
    <w:div w:id="711731947">
      <w:marLeft w:val="0"/>
      <w:marRight w:val="0"/>
      <w:marTop w:val="0"/>
      <w:marBottom w:val="0"/>
      <w:divBdr>
        <w:top w:val="none" w:sz="0" w:space="0" w:color="auto"/>
        <w:left w:val="none" w:sz="0" w:space="0" w:color="auto"/>
        <w:bottom w:val="none" w:sz="0" w:space="0" w:color="auto"/>
        <w:right w:val="none" w:sz="0" w:space="0" w:color="auto"/>
      </w:divBdr>
    </w:div>
    <w:div w:id="711732008">
      <w:marLeft w:val="0"/>
      <w:marRight w:val="0"/>
      <w:marTop w:val="0"/>
      <w:marBottom w:val="0"/>
      <w:divBdr>
        <w:top w:val="none" w:sz="0" w:space="0" w:color="auto"/>
        <w:left w:val="none" w:sz="0" w:space="0" w:color="auto"/>
        <w:bottom w:val="none" w:sz="0" w:space="0" w:color="auto"/>
        <w:right w:val="none" w:sz="0" w:space="0" w:color="auto"/>
      </w:divBdr>
    </w:div>
    <w:div w:id="711809225">
      <w:marLeft w:val="0"/>
      <w:marRight w:val="0"/>
      <w:marTop w:val="0"/>
      <w:marBottom w:val="0"/>
      <w:divBdr>
        <w:top w:val="none" w:sz="0" w:space="0" w:color="auto"/>
        <w:left w:val="none" w:sz="0" w:space="0" w:color="auto"/>
        <w:bottom w:val="none" w:sz="0" w:space="0" w:color="auto"/>
        <w:right w:val="none" w:sz="0" w:space="0" w:color="auto"/>
      </w:divBdr>
    </w:div>
    <w:div w:id="711883931">
      <w:marLeft w:val="0"/>
      <w:marRight w:val="0"/>
      <w:marTop w:val="0"/>
      <w:marBottom w:val="0"/>
      <w:divBdr>
        <w:top w:val="none" w:sz="0" w:space="0" w:color="auto"/>
        <w:left w:val="none" w:sz="0" w:space="0" w:color="auto"/>
        <w:bottom w:val="none" w:sz="0" w:space="0" w:color="auto"/>
        <w:right w:val="none" w:sz="0" w:space="0" w:color="auto"/>
      </w:divBdr>
    </w:div>
    <w:div w:id="711920922">
      <w:marLeft w:val="0"/>
      <w:marRight w:val="0"/>
      <w:marTop w:val="0"/>
      <w:marBottom w:val="0"/>
      <w:divBdr>
        <w:top w:val="none" w:sz="0" w:space="0" w:color="auto"/>
        <w:left w:val="none" w:sz="0" w:space="0" w:color="auto"/>
        <w:bottom w:val="none" w:sz="0" w:space="0" w:color="auto"/>
        <w:right w:val="none" w:sz="0" w:space="0" w:color="auto"/>
      </w:divBdr>
    </w:div>
    <w:div w:id="711927239">
      <w:marLeft w:val="0"/>
      <w:marRight w:val="0"/>
      <w:marTop w:val="0"/>
      <w:marBottom w:val="0"/>
      <w:divBdr>
        <w:top w:val="none" w:sz="0" w:space="0" w:color="auto"/>
        <w:left w:val="none" w:sz="0" w:space="0" w:color="auto"/>
        <w:bottom w:val="none" w:sz="0" w:space="0" w:color="auto"/>
        <w:right w:val="none" w:sz="0" w:space="0" w:color="auto"/>
      </w:divBdr>
    </w:div>
    <w:div w:id="711929807">
      <w:marLeft w:val="0"/>
      <w:marRight w:val="0"/>
      <w:marTop w:val="0"/>
      <w:marBottom w:val="0"/>
      <w:divBdr>
        <w:top w:val="none" w:sz="0" w:space="0" w:color="auto"/>
        <w:left w:val="none" w:sz="0" w:space="0" w:color="auto"/>
        <w:bottom w:val="none" w:sz="0" w:space="0" w:color="auto"/>
        <w:right w:val="none" w:sz="0" w:space="0" w:color="auto"/>
      </w:divBdr>
    </w:div>
    <w:div w:id="712078151">
      <w:marLeft w:val="0"/>
      <w:marRight w:val="0"/>
      <w:marTop w:val="0"/>
      <w:marBottom w:val="0"/>
      <w:divBdr>
        <w:top w:val="none" w:sz="0" w:space="0" w:color="auto"/>
        <w:left w:val="none" w:sz="0" w:space="0" w:color="auto"/>
        <w:bottom w:val="none" w:sz="0" w:space="0" w:color="auto"/>
        <w:right w:val="none" w:sz="0" w:space="0" w:color="auto"/>
      </w:divBdr>
    </w:div>
    <w:div w:id="712079832">
      <w:bodyDiv w:val="1"/>
      <w:marLeft w:val="0"/>
      <w:marRight w:val="0"/>
      <w:marTop w:val="0"/>
      <w:marBottom w:val="0"/>
      <w:divBdr>
        <w:top w:val="none" w:sz="0" w:space="0" w:color="auto"/>
        <w:left w:val="none" w:sz="0" w:space="0" w:color="auto"/>
        <w:bottom w:val="none" w:sz="0" w:space="0" w:color="auto"/>
        <w:right w:val="none" w:sz="0" w:space="0" w:color="auto"/>
      </w:divBdr>
    </w:div>
    <w:div w:id="712080298">
      <w:marLeft w:val="0"/>
      <w:marRight w:val="0"/>
      <w:marTop w:val="0"/>
      <w:marBottom w:val="0"/>
      <w:divBdr>
        <w:top w:val="none" w:sz="0" w:space="0" w:color="auto"/>
        <w:left w:val="none" w:sz="0" w:space="0" w:color="auto"/>
        <w:bottom w:val="none" w:sz="0" w:space="0" w:color="auto"/>
        <w:right w:val="none" w:sz="0" w:space="0" w:color="auto"/>
      </w:divBdr>
    </w:div>
    <w:div w:id="712080301">
      <w:marLeft w:val="0"/>
      <w:marRight w:val="0"/>
      <w:marTop w:val="0"/>
      <w:marBottom w:val="0"/>
      <w:divBdr>
        <w:top w:val="none" w:sz="0" w:space="0" w:color="auto"/>
        <w:left w:val="none" w:sz="0" w:space="0" w:color="auto"/>
        <w:bottom w:val="none" w:sz="0" w:space="0" w:color="auto"/>
        <w:right w:val="none" w:sz="0" w:space="0" w:color="auto"/>
      </w:divBdr>
    </w:div>
    <w:div w:id="712123453">
      <w:marLeft w:val="0"/>
      <w:marRight w:val="0"/>
      <w:marTop w:val="0"/>
      <w:marBottom w:val="0"/>
      <w:divBdr>
        <w:top w:val="none" w:sz="0" w:space="0" w:color="auto"/>
        <w:left w:val="none" w:sz="0" w:space="0" w:color="auto"/>
        <w:bottom w:val="none" w:sz="0" w:space="0" w:color="auto"/>
        <w:right w:val="none" w:sz="0" w:space="0" w:color="auto"/>
      </w:divBdr>
    </w:div>
    <w:div w:id="712194869">
      <w:marLeft w:val="0"/>
      <w:marRight w:val="0"/>
      <w:marTop w:val="0"/>
      <w:marBottom w:val="0"/>
      <w:divBdr>
        <w:top w:val="none" w:sz="0" w:space="0" w:color="auto"/>
        <w:left w:val="none" w:sz="0" w:space="0" w:color="auto"/>
        <w:bottom w:val="none" w:sz="0" w:space="0" w:color="auto"/>
        <w:right w:val="none" w:sz="0" w:space="0" w:color="auto"/>
      </w:divBdr>
    </w:div>
    <w:div w:id="712271967">
      <w:marLeft w:val="0"/>
      <w:marRight w:val="0"/>
      <w:marTop w:val="0"/>
      <w:marBottom w:val="0"/>
      <w:divBdr>
        <w:top w:val="none" w:sz="0" w:space="0" w:color="auto"/>
        <w:left w:val="none" w:sz="0" w:space="0" w:color="auto"/>
        <w:bottom w:val="none" w:sz="0" w:space="0" w:color="auto"/>
        <w:right w:val="none" w:sz="0" w:space="0" w:color="auto"/>
      </w:divBdr>
    </w:div>
    <w:div w:id="712310965">
      <w:marLeft w:val="0"/>
      <w:marRight w:val="0"/>
      <w:marTop w:val="0"/>
      <w:marBottom w:val="0"/>
      <w:divBdr>
        <w:top w:val="none" w:sz="0" w:space="0" w:color="auto"/>
        <w:left w:val="none" w:sz="0" w:space="0" w:color="auto"/>
        <w:bottom w:val="none" w:sz="0" w:space="0" w:color="auto"/>
        <w:right w:val="none" w:sz="0" w:space="0" w:color="auto"/>
      </w:divBdr>
    </w:div>
    <w:div w:id="712315585">
      <w:marLeft w:val="0"/>
      <w:marRight w:val="0"/>
      <w:marTop w:val="0"/>
      <w:marBottom w:val="0"/>
      <w:divBdr>
        <w:top w:val="none" w:sz="0" w:space="0" w:color="auto"/>
        <w:left w:val="none" w:sz="0" w:space="0" w:color="auto"/>
        <w:bottom w:val="none" w:sz="0" w:space="0" w:color="auto"/>
        <w:right w:val="none" w:sz="0" w:space="0" w:color="auto"/>
      </w:divBdr>
    </w:div>
    <w:div w:id="712537323">
      <w:marLeft w:val="0"/>
      <w:marRight w:val="0"/>
      <w:marTop w:val="0"/>
      <w:marBottom w:val="0"/>
      <w:divBdr>
        <w:top w:val="none" w:sz="0" w:space="0" w:color="auto"/>
        <w:left w:val="none" w:sz="0" w:space="0" w:color="auto"/>
        <w:bottom w:val="none" w:sz="0" w:space="0" w:color="auto"/>
        <w:right w:val="none" w:sz="0" w:space="0" w:color="auto"/>
      </w:divBdr>
    </w:div>
    <w:div w:id="712584145">
      <w:marLeft w:val="0"/>
      <w:marRight w:val="0"/>
      <w:marTop w:val="0"/>
      <w:marBottom w:val="0"/>
      <w:divBdr>
        <w:top w:val="none" w:sz="0" w:space="0" w:color="auto"/>
        <w:left w:val="none" w:sz="0" w:space="0" w:color="auto"/>
        <w:bottom w:val="none" w:sz="0" w:space="0" w:color="auto"/>
        <w:right w:val="none" w:sz="0" w:space="0" w:color="auto"/>
      </w:divBdr>
    </w:div>
    <w:div w:id="712652460">
      <w:marLeft w:val="0"/>
      <w:marRight w:val="0"/>
      <w:marTop w:val="0"/>
      <w:marBottom w:val="0"/>
      <w:divBdr>
        <w:top w:val="none" w:sz="0" w:space="0" w:color="auto"/>
        <w:left w:val="none" w:sz="0" w:space="0" w:color="auto"/>
        <w:bottom w:val="none" w:sz="0" w:space="0" w:color="auto"/>
        <w:right w:val="none" w:sz="0" w:space="0" w:color="auto"/>
      </w:divBdr>
    </w:div>
    <w:div w:id="712658895">
      <w:marLeft w:val="0"/>
      <w:marRight w:val="0"/>
      <w:marTop w:val="0"/>
      <w:marBottom w:val="0"/>
      <w:divBdr>
        <w:top w:val="none" w:sz="0" w:space="0" w:color="auto"/>
        <w:left w:val="none" w:sz="0" w:space="0" w:color="auto"/>
        <w:bottom w:val="none" w:sz="0" w:space="0" w:color="auto"/>
        <w:right w:val="none" w:sz="0" w:space="0" w:color="auto"/>
      </w:divBdr>
    </w:div>
    <w:div w:id="712659282">
      <w:marLeft w:val="0"/>
      <w:marRight w:val="0"/>
      <w:marTop w:val="0"/>
      <w:marBottom w:val="0"/>
      <w:divBdr>
        <w:top w:val="none" w:sz="0" w:space="0" w:color="auto"/>
        <w:left w:val="none" w:sz="0" w:space="0" w:color="auto"/>
        <w:bottom w:val="none" w:sz="0" w:space="0" w:color="auto"/>
        <w:right w:val="none" w:sz="0" w:space="0" w:color="auto"/>
      </w:divBdr>
    </w:div>
    <w:div w:id="712773083">
      <w:marLeft w:val="0"/>
      <w:marRight w:val="0"/>
      <w:marTop w:val="0"/>
      <w:marBottom w:val="0"/>
      <w:divBdr>
        <w:top w:val="none" w:sz="0" w:space="0" w:color="auto"/>
        <w:left w:val="none" w:sz="0" w:space="0" w:color="auto"/>
        <w:bottom w:val="none" w:sz="0" w:space="0" w:color="auto"/>
        <w:right w:val="none" w:sz="0" w:space="0" w:color="auto"/>
      </w:divBdr>
    </w:div>
    <w:div w:id="712775225">
      <w:marLeft w:val="0"/>
      <w:marRight w:val="0"/>
      <w:marTop w:val="0"/>
      <w:marBottom w:val="0"/>
      <w:divBdr>
        <w:top w:val="none" w:sz="0" w:space="0" w:color="auto"/>
        <w:left w:val="none" w:sz="0" w:space="0" w:color="auto"/>
        <w:bottom w:val="none" w:sz="0" w:space="0" w:color="auto"/>
        <w:right w:val="none" w:sz="0" w:space="0" w:color="auto"/>
      </w:divBdr>
    </w:div>
    <w:div w:id="712778836">
      <w:marLeft w:val="0"/>
      <w:marRight w:val="0"/>
      <w:marTop w:val="0"/>
      <w:marBottom w:val="0"/>
      <w:divBdr>
        <w:top w:val="none" w:sz="0" w:space="0" w:color="auto"/>
        <w:left w:val="none" w:sz="0" w:space="0" w:color="auto"/>
        <w:bottom w:val="none" w:sz="0" w:space="0" w:color="auto"/>
        <w:right w:val="none" w:sz="0" w:space="0" w:color="auto"/>
      </w:divBdr>
    </w:div>
    <w:div w:id="712846746">
      <w:marLeft w:val="0"/>
      <w:marRight w:val="0"/>
      <w:marTop w:val="0"/>
      <w:marBottom w:val="0"/>
      <w:divBdr>
        <w:top w:val="none" w:sz="0" w:space="0" w:color="auto"/>
        <w:left w:val="none" w:sz="0" w:space="0" w:color="auto"/>
        <w:bottom w:val="none" w:sz="0" w:space="0" w:color="auto"/>
        <w:right w:val="none" w:sz="0" w:space="0" w:color="auto"/>
      </w:divBdr>
    </w:div>
    <w:div w:id="712849051">
      <w:marLeft w:val="0"/>
      <w:marRight w:val="0"/>
      <w:marTop w:val="0"/>
      <w:marBottom w:val="0"/>
      <w:divBdr>
        <w:top w:val="none" w:sz="0" w:space="0" w:color="auto"/>
        <w:left w:val="none" w:sz="0" w:space="0" w:color="auto"/>
        <w:bottom w:val="none" w:sz="0" w:space="0" w:color="auto"/>
        <w:right w:val="none" w:sz="0" w:space="0" w:color="auto"/>
      </w:divBdr>
    </w:div>
    <w:div w:id="712853250">
      <w:marLeft w:val="0"/>
      <w:marRight w:val="0"/>
      <w:marTop w:val="0"/>
      <w:marBottom w:val="0"/>
      <w:divBdr>
        <w:top w:val="none" w:sz="0" w:space="0" w:color="auto"/>
        <w:left w:val="none" w:sz="0" w:space="0" w:color="auto"/>
        <w:bottom w:val="none" w:sz="0" w:space="0" w:color="auto"/>
        <w:right w:val="none" w:sz="0" w:space="0" w:color="auto"/>
      </w:divBdr>
    </w:div>
    <w:div w:id="712924104">
      <w:marLeft w:val="0"/>
      <w:marRight w:val="0"/>
      <w:marTop w:val="0"/>
      <w:marBottom w:val="0"/>
      <w:divBdr>
        <w:top w:val="none" w:sz="0" w:space="0" w:color="auto"/>
        <w:left w:val="none" w:sz="0" w:space="0" w:color="auto"/>
        <w:bottom w:val="none" w:sz="0" w:space="0" w:color="auto"/>
        <w:right w:val="none" w:sz="0" w:space="0" w:color="auto"/>
      </w:divBdr>
    </w:div>
    <w:div w:id="712967517">
      <w:marLeft w:val="0"/>
      <w:marRight w:val="0"/>
      <w:marTop w:val="0"/>
      <w:marBottom w:val="0"/>
      <w:divBdr>
        <w:top w:val="none" w:sz="0" w:space="0" w:color="auto"/>
        <w:left w:val="none" w:sz="0" w:space="0" w:color="auto"/>
        <w:bottom w:val="none" w:sz="0" w:space="0" w:color="auto"/>
        <w:right w:val="none" w:sz="0" w:space="0" w:color="auto"/>
      </w:divBdr>
    </w:div>
    <w:div w:id="712969291">
      <w:marLeft w:val="0"/>
      <w:marRight w:val="0"/>
      <w:marTop w:val="0"/>
      <w:marBottom w:val="0"/>
      <w:divBdr>
        <w:top w:val="none" w:sz="0" w:space="0" w:color="auto"/>
        <w:left w:val="none" w:sz="0" w:space="0" w:color="auto"/>
        <w:bottom w:val="none" w:sz="0" w:space="0" w:color="auto"/>
        <w:right w:val="none" w:sz="0" w:space="0" w:color="auto"/>
      </w:divBdr>
    </w:div>
    <w:div w:id="712995447">
      <w:marLeft w:val="0"/>
      <w:marRight w:val="0"/>
      <w:marTop w:val="0"/>
      <w:marBottom w:val="0"/>
      <w:divBdr>
        <w:top w:val="none" w:sz="0" w:space="0" w:color="auto"/>
        <w:left w:val="none" w:sz="0" w:space="0" w:color="auto"/>
        <w:bottom w:val="none" w:sz="0" w:space="0" w:color="auto"/>
        <w:right w:val="none" w:sz="0" w:space="0" w:color="auto"/>
      </w:divBdr>
    </w:div>
    <w:div w:id="713040969">
      <w:marLeft w:val="0"/>
      <w:marRight w:val="0"/>
      <w:marTop w:val="0"/>
      <w:marBottom w:val="0"/>
      <w:divBdr>
        <w:top w:val="none" w:sz="0" w:space="0" w:color="auto"/>
        <w:left w:val="none" w:sz="0" w:space="0" w:color="auto"/>
        <w:bottom w:val="none" w:sz="0" w:space="0" w:color="auto"/>
        <w:right w:val="none" w:sz="0" w:space="0" w:color="auto"/>
      </w:divBdr>
    </w:div>
    <w:div w:id="713113920">
      <w:marLeft w:val="0"/>
      <w:marRight w:val="0"/>
      <w:marTop w:val="0"/>
      <w:marBottom w:val="0"/>
      <w:divBdr>
        <w:top w:val="none" w:sz="0" w:space="0" w:color="auto"/>
        <w:left w:val="none" w:sz="0" w:space="0" w:color="auto"/>
        <w:bottom w:val="none" w:sz="0" w:space="0" w:color="auto"/>
        <w:right w:val="none" w:sz="0" w:space="0" w:color="auto"/>
      </w:divBdr>
    </w:div>
    <w:div w:id="713190303">
      <w:marLeft w:val="0"/>
      <w:marRight w:val="0"/>
      <w:marTop w:val="0"/>
      <w:marBottom w:val="0"/>
      <w:divBdr>
        <w:top w:val="none" w:sz="0" w:space="0" w:color="auto"/>
        <w:left w:val="none" w:sz="0" w:space="0" w:color="auto"/>
        <w:bottom w:val="none" w:sz="0" w:space="0" w:color="auto"/>
        <w:right w:val="none" w:sz="0" w:space="0" w:color="auto"/>
      </w:divBdr>
    </w:div>
    <w:div w:id="713239410">
      <w:marLeft w:val="0"/>
      <w:marRight w:val="0"/>
      <w:marTop w:val="0"/>
      <w:marBottom w:val="0"/>
      <w:divBdr>
        <w:top w:val="none" w:sz="0" w:space="0" w:color="auto"/>
        <w:left w:val="none" w:sz="0" w:space="0" w:color="auto"/>
        <w:bottom w:val="none" w:sz="0" w:space="0" w:color="auto"/>
        <w:right w:val="none" w:sz="0" w:space="0" w:color="auto"/>
      </w:divBdr>
    </w:div>
    <w:div w:id="713503492">
      <w:marLeft w:val="0"/>
      <w:marRight w:val="0"/>
      <w:marTop w:val="0"/>
      <w:marBottom w:val="0"/>
      <w:divBdr>
        <w:top w:val="none" w:sz="0" w:space="0" w:color="auto"/>
        <w:left w:val="none" w:sz="0" w:space="0" w:color="auto"/>
        <w:bottom w:val="none" w:sz="0" w:space="0" w:color="auto"/>
        <w:right w:val="none" w:sz="0" w:space="0" w:color="auto"/>
      </w:divBdr>
    </w:div>
    <w:div w:id="713772987">
      <w:marLeft w:val="0"/>
      <w:marRight w:val="0"/>
      <w:marTop w:val="0"/>
      <w:marBottom w:val="0"/>
      <w:divBdr>
        <w:top w:val="none" w:sz="0" w:space="0" w:color="auto"/>
        <w:left w:val="none" w:sz="0" w:space="0" w:color="auto"/>
        <w:bottom w:val="none" w:sz="0" w:space="0" w:color="auto"/>
        <w:right w:val="none" w:sz="0" w:space="0" w:color="auto"/>
      </w:divBdr>
    </w:div>
    <w:div w:id="713773047">
      <w:marLeft w:val="0"/>
      <w:marRight w:val="0"/>
      <w:marTop w:val="0"/>
      <w:marBottom w:val="0"/>
      <w:divBdr>
        <w:top w:val="none" w:sz="0" w:space="0" w:color="auto"/>
        <w:left w:val="none" w:sz="0" w:space="0" w:color="auto"/>
        <w:bottom w:val="none" w:sz="0" w:space="0" w:color="auto"/>
        <w:right w:val="none" w:sz="0" w:space="0" w:color="auto"/>
      </w:divBdr>
    </w:div>
    <w:div w:id="713850061">
      <w:marLeft w:val="0"/>
      <w:marRight w:val="0"/>
      <w:marTop w:val="0"/>
      <w:marBottom w:val="0"/>
      <w:divBdr>
        <w:top w:val="none" w:sz="0" w:space="0" w:color="auto"/>
        <w:left w:val="none" w:sz="0" w:space="0" w:color="auto"/>
        <w:bottom w:val="none" w:sz="0" w:space="0" w:color="auto"/>
        <w:right w:val="none" w:sz="0" w:space="0" w:color="auto"/>
      </w:divBdr>
    </w:div>
    <w:div w:id="713889245">
      <w:marLeft w:val="0"/>
      <w:marRight w:val="0"/>
      <w:marTop w:val="0"/>
      <w:marBottom w:val="0"/>
      <w:divBdr>
        <w:top w:val="none" w:sz="0" w:space="0" w:color="auto"/>
        <w:left w:val="none" w:sz="0" w:space="0" w:color="auto"/>
        <w:bottom w:val="none" w:sz="0" w:space="0" w:color="auto"/>
        <w:right w:val="none" w:sz="0" w:space="0" w:color="auto"/>
      </w:divBdr>
    </w:div>
    <w:div w:id="714037559">
      <w:marLeft w:val="0"/>
      <w:marRight w:val="0"/>
      <w:marTop w:val="0"/>
      <w:marBottom w:val="0"/>
      <w:divBdr>
        <w:top w:val="none" w:sz="0" w:space="0" w:color="auto"/>
        <w:left w:val="none" w:sz="0" w:space="0" w:color="auto"/>
        <w:bottom w:val="none" w:sz="0" w:space="0" w:color="auto"/>
        <w:right w:val="none" w:sz="0" w:space="0" w:color="auto"/>
      </w:divBdr>
    </w:div>
    <w:div w:id="714043483">
      <w:marLeft w:val="0"/>
      <w:marRight w:val="0"/>
      <w:marTop w:val="0"/>
      <w:marBottom w:val="0"/>
      <w:divBdr>
        <w:top w:val="none" w:sz="0" w:space="0" w:color="auto"/>
        <w:left w:val="none" w:sz="0" w:space="0" w:color="auto"/>
        <w:bottom w:val="none" w:sz="0" w:space="0" w:color="auto"/>
        <w:right w:val="none" w:sz="0" w:space="0" w:color="auto"/>
      </w:divBdr>
    </w:div>
    <w:div w:id="714088696">
      <w:marLeft w:val="0"/>
      <w:marRight w:val="0"/>
      <w:marTop w:val="0"/>
      <w:marBottom w:val="0"/>
      <w:divBdr>
        <w:top w:val="none" w:sz="0" w:space="0" w:color="auto"/>
        <w:left w:val="none" w:sz="0" w:space="0" w:color="auto"/>
        <w:bottom w:val="none" w:sz="0" w:space="0" w:color="auto"/>
        <w:right w:val="none" w:sz="0" w:space="0" w:color="auto"/>
      </w:divBdr>
    </w:div>
    <w:div w:id="714161351">
      <w:marLeft w:val="0"/>
      <w:marRight w:val="0"/>
      <w:marTop w:val="0"/>
      <w:marBottom w:val="0"/>
      <w:divBdr>
        <w:top w:val="none" w:sz="0" w:space="0" w:color="auto"/>
        <w:left w:val="none" w:sz="0" w:space="0" w:color="auto"/>
        <w:bottom w:val="none" w:sz="0" w:space="0" w:color="auto"/>
        <w:right w:val="none" w:sz="0" w:space="0" w:color="auto"/>
      </w:divBdr>
    </w:div>
    <w:div w:id="714279548">
      <w:marLeft w:val="0"/>
      <w:marRight w:val="0"/>
      <w:marTop w:val="0"/>
      <w:marBottom w:val="0"/>
      <w:divBdr>
        <w:top w:val="none" w:sz="0" w:space="0" w:color="auto"/>
        <w:left w:val="none" w:sz="0" w:space="0" w:color="auto"/>
        <w:bottom w:val="none" w:sz="0" w:space="0" w:color="auto"/>
        <w:right w:val="none" w:sz="0" w:space="0" w:color="auto"/>
      </w:divBdr>
    </w:div>
    <w:div w:id="714351732">
      <w:marLeft w:val="0"/>
      <w:marRight w:val="0"/>
      <w:marTop w:val="0"/>
      <w:marBottom w:val="0"/>
      <w:divBdr>
        <w:top w:val="none" w:sz="0" w:space="0" w:color="auto"/>
        <w:left w:val="none" w:sz="0" w:space="0" w:color="auto"/>
        <w:bottom w:val="none" w:sz="0" w:space="0" w:color="auto"/>
        <w:right w:val="none" w:sz="0" w:space="0" w:color="auto"/>
      </w:divBdr>
    </w:div>
    <w:div w:id="714432216">
      <w:bodyDiv w:val="1"/>
      <w:marLeft w:val="0"/>
      <w:marRight w:val="0"/>
      <w:marTop w:val="0"/>
      <w:marBottom w:val="0"/>
      <w:divBdr>
        <w:top w:val="none" w:sz="0" w:space="0" w:color="auto"/>
        <w:left w:val="none" w:sz="0" w:space="0" w:color="auto"/>
        <w:bottom w:val="none" w:sz="0" w:space="0" w:color="auto"/>
        <w:right w:val="none" w:sz="0" w:space="0" w:color="auto"/>
      </w:divBdr>
    </w:div>
    <w:div w:id="714542384">
      <w:marLeft w:val="0"/>
      <w:marRight w:val="0"/>
      <w:marTop w:val="0"/>
      <w:marBottom w:val="0"/>
      <w:divBdr>
        <w:top w:val="none" w:sz="0" w:space="0" w:color="auto"/>
        <w:left w:val="none" w:sz="0" w:space="0" w:color="auto"/>
        <w:bottom w:val="none" w:sz="0" w:space="0" w:color="auto"/>
        <w:right w:val="none" w:sz="0" w:space="0" w:color="auto"/>
      </w:divBdr>
    </w:div>
    <w:div w:id="714624099">
      <w:marLeft w:val="0"/>
      <w:marRight w:val="0"/>
      <w:marTop w:val="0"/>
      <w:marBottom w:val="0"/>
      <w:divBdr>
        <w:top w:val="none" w:sz="0" w:space="0" w:color="auto"/>
        <w:left w:val="none" w:sz="0" w:space="0" w:color="auto"/>
        <w:bottom w:val="none" w:sz="0" w:space="0" w:color="auto"/>
        <w:right w:val="none" w:sz="0" w:space="0" w:color="auto"/>
      </w:divBdr>
    </w:div>
    <w:div w:id="714700294">
      <w:marLeft w:val="0"/>
      <w:marRight w:val="0"/>
      <w:marTop w:val="0"/>
      <w:marBottom w:val="0"/>
      <w:divBdr>
        <w:top w:val="none" w:sz="0" w:space="0" w:color="auto"/>
        <w:left w:val="none" w:sz="0" w:space="0" w:color="auto"/>
        <w:bottom w:val="none" w:sz="0" w:space="0" w:color="auto"/>
        <w:right w:val="none" w:sz="0" w:space="0" w:color="auto"/>
      </w:divBdr>
    </w:div>
    <w:div w:id="714812308">
      <w:bodyDiv w:val="1"/>
      <w:marLeft w:val="0"/>
      <w:marRight w:val="0"/>
      <w:marTop w:val="0"/>
      <w:marBottom w:val="0"/>
      <w:divBdr>
        <w:top w:val="none" w:sz="0" w:space="0" w:color="auto"/>
        <w:left w:val="none" w:sz="0" w:space="0" w:color="auto"/>
        <w:bottom w:val="none" w:sz="0" w:space="0" w:color="auto"/>
        <w:right w:val="none" w:sz="0" w:space="0" w:color="auto"/>
      </w:divBdr>
    </w:div>
    <w:div w:id="714816063">
      <w:marLeft w:val="0"/>
      <w:marRight w:val="0"/>
      <w:marTop w:val="0"/>
      <w:marBottom w:val="0"/>
      <w:divBdr>
        <w:top w:val="none" w:sz="0" w:space="0" w:color="auto"/>
        <w:left w:val="none" w:sz="0" w:space="0" w:color="auto"/>
        <w:bottom w:val="none" w:sz="0" w:space="0" w:color="auto"/>
        <w:right w:val="none" w:sz="0" w:space="0" w:color="auto"/>
      </w:divBdr>
    </w:div>
    <w:div w:id="714818246">
      <w:marLeft w:val="0"/>
      <w:marRight w:val="0"/>
      <w:marTop w:val="0"/>
      <w:marBottom w:val="0"/>
      <w:divBdr>
        <w:top w:val="none" w:sz="0" w:space="0" w:color="auto"/>
        <w:left w:val="none" w:sz="0" w:space="0" w:color="auto"/>
        <w:bottom w:val="none" w:sz="0" w:space="0" w:color="auto"/>
        <w:right w:val="none" w:sz="0" w:space="0" w:color="auto"/>
      </w:divBdr>
    </w:div>
    <w:div w:id="714887607">
      <w:marLeft w:val="0"/>
      <w:marRight w:val="0"/>
      <w:marTop w:val="0"/>
      <w:marBottom w:val="0"/>
      <w:divBdr>
        <w:top w:val="none" w:sz="0" w:space="0" w:color="auto"/>
        <w:left w:val="none" w:sz="0" w:space="0" w:color="auto"/>
        <w:bottom w:val="none" w:sz="0" w:space="0" w:color="auto"/>
        <w:right w:val="none" w:sz="0" w:space="0" w:color="auto"/>
      </w:divBdr>
    </w:div>
    <w:div w:id="714933881">
      <w:bodyDiv w:val="1"/>
      <w:marLeft w:val="0"/>
      <w:marRight w:val="0"/>
      <w:marTop w:val="0"/>
      <w:marBottom w:val="0"/>
      <w:divBdr>
        <w:top w:val="none" w:sz="0" w:space="0" w:color="auto"/>
        <w:left w:val="none" w:sz="0" w:space="0" w:color="auto"/>
        <w:bottom w:val="none" w:sz="0" w:space="0" w:color="auto"/>
        <w:right w:val="none" w:sz="0" w:space="0" w:color="auto"/>
      </w:divBdr>
    </w:div>
    <w:div w:id="714934261">
      <w:marLeft w:val="0"/>
      <w:marRight w:val="0"/>
      <w:marTop w:val="0"/>
      <w:marBottom w:val="0"/>
      <w:divBdr>
        <w:top w:val="none" w:sz="0" w:space="0" w:color="auto"/>
        <w:left w:val="none" w:sz="0" w:space="0" w:color="auto"/>
        <w:bottom w:val="none" w:sz="0" w:space="0" w:color="auto"/>
        <w:right w:val="none" w:sz="0" w:space="0" w:color="auto"/>
      </w:divBdr>
    </w:div>
    <w:div w:id="715079359">
      <w:marLeft w:val="0"/>
      <w:marRight w:val="0"/>
      <w:marTop w:val="0"/>
      <w:marBottom w:val="0"/>
      <w:divBdr>
        <w:top w:val="none" w:sz="0" w:space="0" w:color="auto"/>
        <w:left w:val="none" w:sz="0" w:space="0" w:color="auto"/>
        <w:bottom w:val="none" w:sz="0" w:space="0" w:color="auto"/>
        <w:right w:val="none" w:sz="0" w:space="0" w:color="auto"/>
      </w:divBdr>
    </w:div>
    <w:div w:id="715129928">
      <w:marLeft w:val="0"/>
      <w:marRight w:val="0"/>
      <w:marTop w:val="0"/>
      <w:marBottom w:val="0"/>
      <w:divBdr>
        <w:top w:val="none" w:sz="0" w:space="0" w:color="auto"/>
        <w:left w:val="none" w:sz="0" w:space="0" w:color="auto"/>
        <w:bottom w:val="none" w:sz="0" w:space="0" w:color="auto"/>
        <w:right w:val="none" w:sz="0" w:space="0" w:color="auto"/>
      </w:divBdr>
    </w:div>
    <w:div w:id="715131461">
      <w:marLeft w:val="0"/>
      <w:marRight w:val="0"/>
      <w:marTop w:val="0"/>
      <w:marBottom w:val="0"/>
      <w:divBdr>
        <w:top w:val="none" w:sz="0" w:space="0" w:color="auto"/>
        <w:left w:val="none" w:sz="0" w:space="0" w:color="auto"/>
        <w:bottom w:val="none" w:sz="0" w:space="0" w:color="auto"/>
        <w:right w:val="none" w:sz="0" w:space="0" w:color="auto"/>
      </w:divBdr>
    </w:div>
    <w:div w:id="715156331">
      <w:marLeft w:val="0"/>
      <w:marRight w:val="0"/>
      <w:marTop w:val="0"/>
      <w:marBottom w:val="0"/>
      <w:divBdr>
        <w:top w:val="none" w:sz="0" w:space="0" w:color="auto"/>
        <w:left w:val="none" w:sz="0" w:space="0" w:color="auto"/>
        <w:bottom w:val="none" w:sz="0" w:space="0" w:color="auto"/>
        <w:right w:val="none" w:sz="0" w:space="0" w:color="auto"/>
      </w:divBdr>
    </w:div>
    <w:div w:id="715273382">
      <w:marLeft w:val="480"/>
      <w:marRight w:val="0"/>
      <w:marTop w:val="0"/>
      <w:marBottom w:val="0"/>
      <w:divBdr>
        <w:top w:val="none" w:sz="0" w:space="0" w:color="auto"/>
        <w:left w:val="none" w:sz="0" w:space="0" w:color="auto"/>
        <w:bottom w:val="none" w:sz="0" w:space="0" w:color="auto"/>
        <w:right w:val="none" w:sz="0" w:space="0" w:color="auto"/>
      </w:divBdr>
    </w:div>
    <w:div w:id="715349440">
      <w:bodyDiv w:val="1"/>
      <w:marLeft w:val="0"/>
      <w:marRight w:val="0"/>
      <w:marTop w:val="0"/>
      <w:marBottom w:val="0"/>
      <w:divBdr>
        <w:top w:val="none" w:sz="0" w:space="0" w:color="auto"/>
        <w:left w:val="none" w:sz="0" w:space="0" w:color="auto"/>
        <w:bottom w:val="none" w:sz="0" w:space="0" w:color="auto"/>
        <w:right w:val="none" w:sz="0" w:space="0" w:color="auto"/>
      </w:divBdr>
    </w:div>
    <w:div w:id="715472025">
      <w:marLeft w:val="0"/>
      <w:marRight w:val="0"/>
      <w:marTop w:val="0"/>
      <w:marBottom w:val="0"/>
      <w:divBdr>
        <w:top w:val="none" w:sz="0" w:space="0" w:color="auto"/>
        <w:left w:val="none" w:sz="0" w:space="0" w:color="auto"/>
        <w:bottom w:val="none" w:sz="0" w:space="0" w:color="auto"/>
        <w:right w:val="none" w:sz="0" w:space="0" w:color="auto"/>
      </w:divBdr>
    </w:div>
    <w:div w:id="715473688">
      <w:marLeft w:val="0"/>
      <w:marRight w:val="0"/>
      <w:marTop w:val="0"/>
      <w:marBottom w:val="0"/>
      <w:divBdr>
        <w:top w:val="none" w:sz="0" w:space="0" w:color="auto"/>
        <w:left w:val="none" w:sz="0" w:space="0" w:color="auto"/>
        <w:bottom w:val="none" w:sz="0" w:space="0" w:color="auto"/>
        <w:right w:val="none" w:sz="0" w:space="0" w:color="auto"/>
      </w:divBdr>
    </w:div>
    <w:div w:id="715474448">
      <w:marLeft w:val="0"/>
      <w:marRight w:val="0"/>
      <w:marTop w:val="0"/>
      <w:marBottom w:val="0"/>
      <w:divBdr>
        <w:top w:val="none" w:sz="0" w:space="0" w:color="auto"/>
        <w:left w:val="none" w:sz="0" w:space="0" w:color="auto"/>
        <w:bottom w:val="none" w:sz="0" w:space="0" w:color="auto"/>
        <w:right w:val="none" w:sz="0" w:space="0" w:color="auto"/>
      </w:divBdr>
    </w:div>
    <w:div w:id="715546971">
      <w:marLeft w:val="0"/>
      <w:marRight w:val="0"/>
      <w:marTop w:val="0"/>
      <w:marBottom w:val="0"/>
      <w:divBdr>
        <w:top w:val="none" w:sz="0" w:space="0" w:color="auto"/>
        <w:left w:val="none" w:sz="0" w:space="0" w:color="auto"/>
        <w:bottom w:val="none" w:sz="0" w:space="0" w:color="auto"/>
        <w:right w:val="none" w:sz="0" w:space="0" w:color="auto"/>
      </w:divBdr>
    </w:div>
    <w:div w:id="715618418">
      <w:marLeft w:val="0"/>
      <w:marRight w:val="0"/>
      <w:marTop w:val="0"/>
      <w:marBottom w:val="0"/>
      <w:divBdr>
        <w:top w:val="none" w:sz="0" w:space="0" w:color="auto"/>
        <w:left w:val="none" w:sz="0" w:space="0" w:color="auto"/>
        <w:bottom w:val="none" w:sz="0" w:space="0" w:color="auto"/>
        <w:right w:val="none" w:sz="0" w:space="0" w:color="auto"/>
      </w:divBdr>
    </w:div>
    <w:div w:id="715660766">
      <w:marLeft w:val="0"/>
      <w:marRight w:val="0"/>
      <w:marTop w:val="0"/>
      <w:marBottom w:val="0"/>
      <w:divBdr>
        <w:top w:val="none" w:sz="0" w:space="0" w:color="auto"/>
        <w:left w:val="none" w:sz="0" w:space="0" w:color="auto"/>
        <w:bottom w:val="none" w:sz="0" w:space="0" w:color="auto"/>
        <w:right w:val="none" w:sz="0" w:space="0" w:color="auto"/>
      </w:divBdr>
    </w:div>
    <w:div w:id="715662976">
      <w:marLeft w:val="0"/>
      <w:marRight w:val="0"/>
      <w:marTop w:val="0"/>
      <w:marBottom w:val="0"/>
      <w:divBdr>
        <w:top w:val="none" w:sz="0" w:space="0" w:color="auto"/>
        <w:left w:val="none" w:sz="0" w:space="0" w:color="auto"/>
        <w:bottom w:val="none" w:sz="0" w:space="0" w:color="auto"/>
        <w:right w:val="none" w:sz="0" w:space="0" w:color="auto"/>
      </w:divBdr>
    </w:div>
    <w:div w:id="715663796">
      <w:marLeft w:val="0"/>
      <w:marRight w:val="0"/>
      <w:marTop w:val="0"/>
      <w:marBottom w:val="0"/>
      <w:divBdr>
        <w:top w:val="none" w:sz="0" w:space="0" w:color="auto"/>
        <w:left w:val="none" w:sz="0" w:space="0" w:color="auto"/>
        <w:bottom w:val="none" w:sz="0" w:space="0" w:color="auto"/>
        <w:right w:val="none" w:sz="0" w:space="0" w:color="auto"/>
      </w:divBdr>
    </w:div>
    <w:div w:id="715665300">
      <w:marLeft w:val="0"/>
      <w:marRight w:val="0"/>
      <w:marTop w:val="0"/>
      <w:marBottom w:val="0"/>
      <w:divBdr>
        <w:top w:val="none" w:sz="0" w:space="0" w:color="auto"/>
        <w:left w:val="none" w:sz="0" w:space="0" w:color="auto"/>
        <w:bottom w:val="none" w:sz="0" w:space="0" w:color="auto"/>
        <w:right w:val="none" w:sz="0" w:space="0" w:color="auto"/>
      </w:divBdr>
    </w:div>
    <w:div w:id="715852813">
      <w:marLeft w:val="0"/>
      <w:marRight w:val="0"/>
      <w:marTop w:val="0"/>
      <w:marBottom w:val="0"/>
      <w:divBdr>
        <w:top w:val="none" w:sz="0" w:space="0" w:color="auto"/>
        <w:left w:val="none" w:sz="0" w:space="0" w:color="auto"/>
        <w:bottom w:val="none" w:sz="0" w:space="0" w:color="auto"/>
        <w:right w:val="none" w:sz="0" w:space="0" w:color="auto"/>
      </w:divBdr>
    </w:div>
    <w:div w:id="715859895">
      <w:marLeft w:val="0"/>
      <w:marRight w:val="0"/>
      <w:marTop w:val="0"/>
      <w:marBottom w:val="0"/>
      <w:divBdr>
        <w:top w:val="none" w:sz="0" w:space="0" w:color="auto"/>
        <w:left w:val="none" w:sz="0" w:space="0" w:color="auto"/>
        <w:bottom w:val="none" w:sz="0" w:space="0" w:color="auto"/>
        <w:right w:val="none" w:sz="0" w:space="0" w:color="auto"/>
      </w:divBdr>
    </w:div>
    <w:div w:id="715861463">
      <w:marLeft w:val="0"/>
      <w:marRight w:val="0"/>
      <w:marTop w:val="0"/>
      <w:marBottom w:val="0"/>
      <w:divBdr>
        <w:top w:val="none" w:sz="0" w:space="0" w:color="auto"/>
        <w:left w:val="none" w:sz="0" w:space="0" w:color="auto"/>
        <w:bottom w:val="none" w:sz="0" w:space="0" w:color="auto"/>
        <w:right w:val="none" w:sz="0" w:space="0" w:color="auto"/>
      </w:divBdr>
    </w:div>
    <w:div w:id="715932853">
      <w:marLeft w:val="0"/>
      <w:marRight w:val="0"/>
      <w:marTop w:val="0"/>
      <w:marBottom w:val="0"/>
      <w:divBdr>
        <w:top w:val="none" w:sz="0" w:space="0" w:color="auto"/>
        <w:left w:val="none" w:sz="0" w:space="0" w:color="auto"/>
        <w:bottom w:val="none" w:sz="0" w:space="0" w:color="auto"/>
        <w:right w:val="none" w:sz="0" w:space="0" w:color="auto"/>
      </w:divBdr>
    </w:div>
    <w:div w:id="716007566">
      <w:bodyDiv w:val="1"/>
      <w:marLeft w:val="0"/>
      <w:marRight w:val="0"/>
      <w:marTop w:val="0"/>
      <w:marBottom w:val="0"/>
      <w:divBdr>
        <w:top w:val="none" w:sz="0" w:space="0" w:color="auto"/>
        <w:left w:val="none" w:sz="0" w:space="0" w:color="auto"/>
        <w:bottom w:val="none" w:sz="0" w:space="0" w:color="auto"/>
        <w:right w:val="none" w:sz="0" w:space="0" w:color="auto"/>
      </w:divBdr>
    </w:div>
    <w:div w:id="716199416">
      <w:marLeft w:val="0"/>
      <w:marRight w:val="0"/>
      <w:marTop w:val="0"/>
      <w:marBottom w:val="0"/>
      <w:divBdr>
        <w:top w:val="none" w:sz="0" w:space="0" w:color="auto"/>
        <w:left w:val="none" w:sz="0" w:space="0" w:color="auto"/>
        <w:bottom w:val="none" w:sz="0" w:space="0" w:color="auto"/>
        <w:right w:val="none" w:sz="0" w:space="0" w:color="auto"/>
      </w:divBdr>
    </w:div>
    <w:div w:id="716317491">
      <w:marLeft w:val="0"/>
      <w:marRight w:val="0"/>
      <w:marTop w:val="0"/>
      <w:marBottom w:val="0"/>
      <w:divBdr>
        <w:top w:val="none" w:sz="0" w:space="0" w:color="auto"/>
        <w:left w:val="none" w:sz="0" w:space="0" w:color="auto"/>
        <w:bottom w:val="none" w:sz="0" w:space="0" w:color="auto"/>
        <w:right w:val="none" w:sz="0" w:space="0" w:color="auto"/>
      </w:divBdr>
    </w:div>
    <w:div w:id="716394359">
      <w:marLeft w:val="0"/>
      <w:marRight w:val="0"/>
      <w:marTop w:val="0"/>
      <w:marBottom w:val="0"/>
      <w:divBdr>
        <w:top w:val="none" w:sz="0" w:space="0" w:color="auto"/>
        <w:left w:val="none" w:sz="0" w:space="0" w:color="auto"/>
        <w:bottom w:val="none" w:sz="0" w:space="0" w:color="auto"/>
        <w:right w:val="none" w:sz="0" w:space="0" w:color="auto"/>
      </w:divBdr>
    </w:div>
    <w:div w:id="716399131">
      <w:marLeft w:val="0"/>
      <w:marRight w:val="0"/>
      <w:marTop w:val="0"/>
      <w:marBottom w:val="0"/>
      <w:divBdr>
        <w:top w:val="none" w:sz="0" w:space="0" w:color="auto"/>
        <w:left w:val="none" w:sz="0" w:space="0" w:color="auto"/>
        <w:bottom w:val="none" w:sz="0" w:space="0" w:color="auto"/>
        <w:right w:val="none" w:sz="0" w:space="0" w:color="auto"/>
      </w:divBdr>
    </w:div>
    <w:div w:id="716469357">
      <w:marLeft w:val="0"/>
      <w:marRight w:val="0"/>
      <w:marTop w:val="0"/>
      <w:marBottom w:val="0"/>
      <w:divBdr>
        <w:top w:val="none" w:sz="0" w:space="0" w:color="auto"/>
        <w:left w:val="none" w:sz="0" w:space="0" w:color="auto"/>
        <w:bottom w:val="none" w:sz="0" w:space="0" w:color="auto"/>
        <w:right w:val="none" w:sz="0" w:space="0" w:color="auto"/>
      </w:divBdr>
    </w:div>
    <w:div w:id="716778680">
      <w:marLeft w:val="0"/>
      <w:marRight w:val="0"/>
      <w:marTop w:val="0"/>
      <w:marBottom w:val="0"/>
      <w:divBdr>
        <w:top w:val="none" w:sz="0" w:space="0" w:color="auto"/>
        <w:left w:val="none" w:sz="0" w:space="0" w:color="auto"/>
        <w:bottom w:val="none" w:sz="0" w:space="0" w:color="auto"/>
        <w:right w:val="none" w:sz="0" w:space="0" w:color="auto"/>
      </w:divBdr>
    </w:div>
    <w:div w:id="716902074">
      <w:marLeft w:val="0"/>
      <w:marRight w:val="0"/>
      <w:marTop w:val="0"/>
      <w:marBottom w:val="0"/>
      <w:divBdr>
        <w:top w:val="none" w:sz="0" w:space="0" w:color="auto"/>
        <w:left w:val="none" w:sz="0" w:space="0" w:color="auto"/>
        <w:bottom w:val="none" w:sz="0" w:space="0" w:color="auto"/>
        <w:right w:val="none" w:sz="0" w:space="0" w:color="auto"/>
      </w:divBdr>
    </w:div>
    <w:div w:id="716970323">
      <w:marLeft w:val="0"/>
      <w:marRight w:val="0"/>
      <w:marTop w:val="0"/>
      <w:marBottom w:val="0"/>
      <w:divBdr>
        <w:top w:val="none" w:sz="0" w:space="0" w:color="auto"/>
        <w:left w:val="none" w:sz="0" w:space="0" w:color="auto"/>
        <w:bottom w:val="none" w:sz="0" w:space="0" w:color="auto"/>
        <w:right w:val="none" w:sz="0" w:space="0" w:color="auto"/>
      </w:divBdr>
    </w:div>
    <w:div w:id="717047125">
      <w:marLeft w:val="0"/>
      <w:marRight w:val="0"/>
      <w:marTop w:val="0"/>
      <w:marBottom w:val="0"/>
      <w:divBdr>
        <w:top w:val="none" w:sz="0" w:space="0" w:color="auto"/>
        <w:left w:val="none" w:sz="0" w:space="0" w:color="auto"/>
        <w:bottom w:val="none" w:sz="0" w:space="0" w:color="auto"/>
        <w:right w:val="none" w:sz="0" w:space="0" w:color="auto"/>
      </w:divBdr>
    </w:div>
    <w:div w:id="717120947">
      <w:marLeft w:val="0"/>
      <w:marRight w:val="0"/>
      <w:marTop w:val="0"/>
      <w:marBottom w:val="0"/>
      <w:divBdr>
        <w:top w:val="none" w:sz="0" w:space="0" w:color="auto"/>
        <w:left w:val="none" w:sz="0" w:space="0" w:color="auto"/>
        <w:bottom w:val="none" w:sz="0" w:space="0" w:color="auto"/>
        <w:right w:val="none" w:sz="0" w:space="0" w:color="auto"/>
      </w:divBdr>
    </w:div>
    <w:div w:id="717167572">
      <w:marLeft w:val="0"/>
      <w:marRight w:val="0"/>
      <w:marTop w:val="0"/>
      <w:marBottom w:val="0"/>
      <w:divBdr>
        <w:top w:val="none" w:sz="0" w:space="0" w:color="auto"/>
        <w:left w:val="none" w:sz="0" w:space="0" w:color="auto"/>
        <w:bottom w:val="none" w:sz="0" w:space="0" w:color="auto"/>
        <w:right w:val="none" w:sz="0" w:space="0" w:color="auto"/>
      </w:divBdr>
    </w:div>
    <w:div w:id="717172043">
      <w:marLeft w:val="0"/>
      <w:marRight w:val="0"/>
      <w:marTop w:val="0"/>
      <w:marBottom w:val="0"/>
      <w:divBdr>
        <w:top w:val="none" w:sz="0" w:space="0" w:color="auto"/>
        <w:left w:val="none" w:sz="0" w:space="0" w:color="auto"/>
        <w:bottom w:val="none" w:sz="0" w:space="0" w:color="auto"/>
        <w:right w:val="none" w:sz="0" w:space="0" w:color="auto"/>
      </w:divBdr>
    </w:div>
    <w:div w:id="717242514">
      <w:marLeft w:val="0"/>
      <w:marRight w:val="0"/>
      <w:marTop w:val="0"/>
      <w:marBottom w:val="0"/>
      <w:divBdr>
        <w:top w:val="none" w:sz="0" w:space="0" w:color="auto"/>
        <w:left w:val="none" w:sz="0" w:space="0" w:color="auto"/>
        <w:bottom w:val="none" w:sz="0" w:space="0" w:color="auto"/>
        <w:right w:val="none" w:sz="0" w:space="0" w:color="auto"/>
      </w:divBdr>
    </w:div>
    <w:div w:id="717246320">
      <w:marLeft w:val="0"/>
      <w:marRight w:val="0"/>
      <w:marTop w:val="0"/>
      <w:marBottom w:val="0"/>
      <w:divBdr>
        <w:top w:val="none" w:sz="0" w:space="0" w:color="auto"/>
        <w:left w:val="none" w:sz="0" w:space="0" w:color="auto"/>
        <w:bottom w:val="none" w:sz="0" w:space="0" w:color="auto"/>
        <w:right w:val="none" w:sz="0" w:space="0" w:color="auto"/>
      </w:divBdr>
    </w:div>
    <w:div w:id="717321092">
      <w:marLeft w:val="0"/>
      <w:marRight w:val="0"/>
      <w:marTop w:val="0"/>
      <w:marBottom w:val="0"/>
      <w:divBdr>
        <w:top w:val="none" w:sz="0" w:space="0" w:color="auto"/>
        <w:left w:val="none" w:sz="0" w:space="0" w:color="auto"/>
        <w:bottom w:val="none" w:sz="0" w:space="0" w:color="auto"/>
        <w:right w:val="none" w:sz="0" w:space="0" w:color="auto"/>
      </w:divBdr>
    </w:div>
    <w:div w:id="717510107">
      <w:marLeft w:val="0"/>
      <w:marRight w:val="0"/>
      <w:marTop w:val="0"/>
      <w:marBottom w:val="0"/>
      <w:divBdr>
        <w:top w:val="none" w:sz="0" w:space="0" w:color="auto"/>
        <w:left w:val="none" w:sz="0" w:space="0" w:color="auto"/>
        <w:bottom w:val="none" w:sz="0" w:space="0" w:color="auto"/>
        <w:right w:val="none" w:sz="0" w:space="0" w:color="auto"/>
      </w:divBdr>
    </w:div>
    <w:div w:id="717515237">
      <w:marLeft w:val="0"/>
      <w:marRight w:val="0"/>
      <w:marTop w:val="0"/>
      <w:marBottom w:val="0"/>
      <w:divBdr>
        <w:top w:val="none" w:sz="0" w:space="0" w:color="auto"/>
        <w:left w:val="none" w:sz="0" w:space="0" w:color="auto"/>
        <w:bottom w:val="none" w:sz="0" w:space="0" w:color="auto"/>
        <w:right w:val="none" w:sz="0" w:space="0" w:color="auto"/>
      </w:divBdr>
    </w:div>
    <w:div w:id="717553777">
      <w:marLeft w:val="0"/>
      <w:marRight w:val="0"/>
      <w:marTop w:val="0"/>
      <w:marBottom w:val="0"/>
      <w:divBdr>
        <w:top w:val="none" w:sz="0" w:space="0" w:color="auto"/>
        <w:left w:val="none" w:sz="0" w:space="0" w:color="auto"/>
        <w:bottom w:val="none" w:sz="0" w:space="0" w:color="auto"/>
        <w:right w:val="none" w:sz="0" w:space="0" w:color="auto"/>
      </w:divBdr>
    </w:div>
    <w:div w:id="717629848">
      <w:marLeft w:val="0"/>
      <w:marRight w:val="0"/>
      <w:marTop w:val="0"/>
      <w:marBottom w:val="0"/>
      <w:divBdr>
        <w:top w:val="none" w:sz="0" w:space="0" w:color="auto"/>
        <w:left w:val="none" w:sz="0" w:space="0" w:color="auto"/>
        <w:bottom w:val="none" w:sz="0" w:space="0" w:color="auto"/>
        <w:right w:val="none" w:sz="0" w:space="0" w:color="auto"/>
      </w:divBdr>
    </w:div>
    <w:div w:id="717632550">
      <w:marLeft w:val="0"/>
      <w:marRight w:val="0"/>
      <w:marTop w:val="0"/>
      <w:marBottom w:val="0"/>
      <w:divBdr>
        <w:top w:val="none" w:sz="0" w:space="0" w:color="auto"/>
        <w:left w:val="none" w:sz="0" w:space="0" w:color="auto"/>
        <w:bottom w:val="none" w:sz="0" w:space="0" w:color="auto"/>
        <w:right w:val="none" w:sz="0" w:space="0" w:color="auto"/>
      </w:divBdr>
    </w:div>
    <w:div w:id="717633081">
      <w:marLeft w:val="0"/>
      <w:marRight w:val="0"/>
      <w:marTop w:val="0"/>
      <w:marBottom w:val="0"/>
      <w:divBdr>
        <w:top w:val="none" w:sz="0" w:space="0" w:color="auto"/>
        <w:left w:val="none" w:sz="0" w:space="0" w:color="auto"/>
        <w:bottom w:val="none" w:sz="0" w:space="0" w:color="auto"/>
        <w:right w:val="none" w:sz="0" w:space="0" w:color="auto"/>
      </w:divBdr>
    </w:div>
    <w:div w:id="717704305">
      <w:marLeft w:val="0"/>
      <w:marRight w:val="0"/>
      <w:marTop w:val="0"/>
      <w:marBottom w:val="0"/>
      <w:divBdr>
        <w:top w:val="none" w:sz="0" w:space="0" w:color="auto"/>
        <w:left w:val="none" w:sz="0" w:space="0" w:color="auto"/>
        <w:bottom w:val="none" w:sz="0" w:space="0" w:color="auto"/>
        <w:right w:val="none" w:sz="0" w:space="0" w:color="auto"/>
      </w:divBdr>
    </w:div>
    <w:div w:id="717705022">
      <w:marLeft w:val="0"/>
      <w:marRight w:val="0"/>
      <w:marTop w:val="0"/>
      <w:marBottom w:val="0"/>
      <w:divBdr>
        <w:top w:val="none" w:sz="0" w:space="0" w:color="auto"/>
        <w:left w:val="none" w:sz="0" w:space="0" w:color="auto"/>
        <w:bottom w:val="none" w:sz="0" w:space="0" w:color="auto"/>
        <w:right w:val="none" w:sz="0" w:space="0" w:color="auto"/>
      </w:divBdr>
    </w:div>
    <w:div w:id="717820997">
      <w:marLeft w:val="0"/>
      <w:marRight w:val="0"/>
      <w:marTop w:val="0"/>
      <w:marBottom w:val="0"/>
      <w:divBdr>
        <w:top w:val="none" w:sz="0" w:space="0" w:color="auto"/>
        <w:left w:val="none" w:sz="0" w:space="0" w:color="auto"/>
        <w:bottom w:val="none" w:sz="0" w:space="0" w:color="auto"/>
        <w:right w:val="none" w:sz="0" w:space="0" w:color="auto"/>
      </w:divBdr>
    </w:div>
    <w:div w:id="717972452">
      <w:marLeft w:val="0"/>
      <w:marRight w:val="0"/>
      <w:marTop w:val="0"/>
      <w:marBottom w:val="0"/>
      <w:divBdr>
        <w:top w:val="none" w:sz="0" w:space="0" w:color="auto"/>
        <w:left w:val="none" w:sz="0" w:space="0" w:color="auto"/>
        <w:bottom w:val="none" w:sz="0" w:space="0" w:color="auto"/>
        <w:right w:val="none" w:sz="0" w:space="0" w:color="auto"/>
      </w:divBdr>
    </w:div>
    <w:div w:id="717973705">
      <w:marLeft w:val="0"/>
      <w:marRight w:val="0"/>
      <w:marTop w:val="0"/>
      <w:marBottom w:val="0"/>
      <w:divBdr>
        <w:top w:val="none" w:sz="0" w:space="0" w:color="auto"/>
        <w:left w:val="none" w:sz="0" w:space="0" w:color="auto"/>
        <w:bottom w:val="none" w:sz="0" w:space="0" w:color="auto"/>
        <w:right w:val="none" w:sz="0" w:space="0" w:color="auto"/>
      </w:divBdr>
    </w:div>
    <w:div w:id="718162833">
      <w:marLeft w:val="0"/>
      <w:marRight w:val="0"/>
      <w:marTop w:val="0"/>
      <w:marBottom w:val="0"/>
      <w:divBdr>
        <w:top w:val="none" w:sz="0" w:space="0" w:color="auto"/>
        <w:left w:val="none" w:sz="0" w:space="0" w:color="auto"/>
        <w:bottom w:val="none" w:sz="0" w:space="0" w:color="auto"/>
        <w:right w:val="none" w:sz="0" w:space="0" w:color="auto"/>
      </w:divBdr>
    </w:div>
    <w:div w:id="718364434">
      <w:marLeft w:val="0"/>
      <w:marRight w:val="0"/>
      <w:marTop w:val="0"/>
      <w:marBottom w:val="0"/>
      <w:divBdr>
        <w:top w:val="none" w:sz="0" w:space="0" w:color="auto"/>
        <w:left w:val="none" w:sz="0" w:space="0" w:color="auto"/>
        <w:bottom w:val="none" w:sz="0" w:space="0" w:color="auto"/>
        <w:right w:val="none" w:sz="0" w:space="0" w:color="auto"/>
      </w:divBdr>
    </w:div>
    <w:div w:id="718364435">
      <w:marLeft w:val="0"/>
      <w:marRight w:val="0"/>
      <w:marTop w:val="0"/>
      <w:marBottom w:val="0"/>
      <w:divBdr>
        <w:top w:val="none" w:sz="0" w:space="0" w:color="auto"/>
        <w:left w:val="none" w:sz="0" w:space="0" w:color="auto"/>
        <w:bottom w:val="none" w:sz="0" w:space="0" w:color="auto"/>
        <w:right w:val="none" w:sz="0" w:space="0" w:color="auto"/>
      </w:divBdr>
    </w:div>
    <w:div w:id="718432184">
      <w:marLeft w:val="0"/>
      <w:marRight w:val="0"/>
      <w:marTop w:val="0"/>
      <w:marBottom w:val="0"/>
      <w:divBdr>
        <w:top w:val="none" w:sz="0" w:space="0" w:color="auto"/>
        <w:left w:val="none" w:sz="0" w:space="0" w:color="auto"/>
        <w:bottom w:val="none" w:sz="0" w:space="0" w:color="auto"/>
        <w:right w:val="none" w:sz="0" w:space="0" w:color="auto"/>
      </w:divBdr>
    </w:div>
    <w:div w:id="718480584">
      <w:marLeft w:val="0"/>
      <w:marRight w:val="0"/>
      <w:marTop w:val="0"/>
      <w:marBottom w:val="0"/>
      <w:divBdr>
        <w:top w:val="none" w:sz="0" w:space="0" w:color="auto"/>
        <w:left w:val="none" w:sz="0" w:space="0" w:color="auto"/>
        <w:bottom w:val="none" w:sz="0" w:space="0" w:color="auto"/>
        <w:right w:val="none" w:sz="0" w:space="0" w:color="auto"/>
      </w:divBdr>
    </w:div>
    <w:div w:id="718674271">
      <w:marLeft w:val="0"/>
      <w:marRight w:val="0"/>
      <w:marTop w:val="0"/>
      <w:marBottom w:val="0"/>
      <w:divBdr>
        <w:top w:val="none" w:sz="0" w:space="0" w:color="auto"/>
        <w:left w:val="none" w:sz="0" w:space="0" w:color="auto"/>
        <w:bottom w:val="none" w:sz="0" w:space="0" w:color="auto"/>
        <w:right w:val="none" w:sz="0" w:space="0" w:color="auto"/>
      </w:divBdr>
    </w:div>
    <w:div w:id="718743996">
      <w:marLeft w:val="0"/>
      <w:marRight w:val="0"/>
      <w:marTop w:val="0"/>
      <w:marBottom w:val="0"/>
      <w:divBdr>
        <w:top w:val="none" w:sz="0" w:space="0" w:color="auto"/>
        <w:left w:val="none" w:sz="0" w:space="0" w:color="auto"/>
        <w:bottom w:val="none" w:sz="0" w:space="0" w:color="auto"/>
        <w:right w:val="none" w:sz="0" w:space="0" w:color="auto"/>
      </w:divBdr>
    </w:div>
    <w:div w:id="718826717">
      <w:marLeft w:val="0"/>
      <w:marRight w:val="0"/>
      <w:marTop w:val="0"/>
      <w:marBottom w:val="0"/>
      <w:divBdr>
        <w:top w:val="none" w:sz="0" w:space="0" w:color="auto"/>
        <w:left w:val="none" w:sz="0" w:space="0" w:color="auto"/>
        <w:bottom w:val="none" w:sz="0" w:space="0" w:color="auto"/>
        <w:right w:val="none" w:sz="0" w:space="0" w:color="auto"/>
      </w:divBdr>
    </w:div>
    <w:div w:id="718867887">
      <w:marLeft w:val="0"/>
      <w:marRight w:val="0"/>
      <w:marTop w:val="0"/>
      <w:marBottom w:val="0"/>
      <w:divBdr>
        <w:top w:val="none" w:sz="0" w:space="0" w:color="auto"/>
        <w:left w:val="none" w:sz="0" w:space="0" w:color="auto"/>
        <w:bottom w:val="none" w:sz="0" w:space="0" w:color="auto"/>
        <w:right w:val="none" w:sz="0" w:space="0" w:color="auto"/>
      </w:divBdr>
    </w:div>
    <w:div w:id="719016096">
      <w:marLeft w:val="0"/>
      <w:marRight w:val="0"/>
      <w:marTop w:val="0"/>
      <w:marBottom w:val="0"/>
      <w:divBdr>
        <w:top w:val="none" w:sz="0" w:space="0" w:color="auto"/>
        <w:left w:val="none" w:sz="0" w:space="0" w:color="auto"/>
        <w:bottom w:val="none" w:sz="0" w:space="0" w:color="auto"/>
        <w:right w:val="none" w:sz="0" w:space="0" w:color="auto"/>
      </w:divBdr>
    </w:div>
    <w:div w:id="719086578">
      <w:marLeft w:val="0"/>
      <w:marRight w:val="0"/>
      <w:marTop w:val="0"/>
      <w:marBottom w:val="0"/>
      <w:divBdr>
        <w:top w:val="none" w:sz="0" w:space="0" w:color="auto"/>
        <w:left w:val="none" w:sz="0" w:space="0" w:color="auto"/>
        <w:bottom w:val="none" w:sz="0" w:space="0" w:color="auto"/>
        <w:right w:val="none" w:sz="0" w:space="0" w:color="auto"/>
      </w:divBdr>
    </w:div>
    <w:div w:id="719090553">
      <w:marLeft w:val="0"/>
      <w:marRight w:val="0"/>
      <w:marTop w:val="0"/>
      <w:marBottom w:val="0"/>
      <w:divBdr>
        <w:top w:val="none" w:sz="0" w:space="0" w:color="auto"/>
        <w:left w:val="none" w:sz="0" w:space="0" w:color="auto"/>
        <w:bottom w:val="none" w:sz="0" w:space="0" w:color="auto"/>
        <w:right w:val="none" w:sz="0" w:space="0" w:color="auto"/>
      </w:divBdr>
    </w:div>
    <w:div w:id="719404398">
      <w:marLeft w:val="0"/>
      <w:marRight w:val="0"/>
      <w:marTop w:val="0"/>
      <w:marBottom w:val="0"/>
      <w:divBdr>
        <w:top w:val="none" w:sz="0" w:space="0" w:color="auto"/>
        <w:left w:val="none" w:sz="0" w:space="0" w:color="auto"/>
        <w:bottom w:val="none" w:sz="0" w:space="0" w:color="auto"/>
        <w:right w:val="none" w:sz="0" w:space="0" w:color="auto"/>
      </w:divBdr>
    </w:div>
    <w:div w:id="719478655">
      <w:marLeft w:val="480"/>
      <w:marRight w:val="0"/>
      <w:marTop w:val="0"/>
      <w:marBottom w:val="0"/>
      <w:divBdr>
        <w:top w:val="none" w:sz="0" w:space="0" w:color="auto"/>
        <w:left w:val="none" w:sz="0" w:space="0" w:color="auto"/>
        <w:bottom w:val="none" w:sz="0" w:space="0" w:color="auto"/>
        <w:right w:val="none" w:sz="0" w:space="0" w:color="auto"/>
      </w:divBdr>
    </w:div>
    <w:div w:id="719522089">
      <w:bodyDiv w:val="1"/>
      <w:marLeft w:val="0"/>
      <w:marRight w:val="0"/>
      <w:marTop w:val="0"/>
      <w:marBottom w:val="0"/>
      <w:divBdr>
        <w:top w:val="none" w:sz="0" w:space="0" w:color="auto"/>
        <w:left w:val="none" w:sz="0" w:space="0" w:color="auto"/>
        <w:bottom w:val="none" w:sz="0" w:space="0" w:color="auto"/>
        <w:right w:val="none" w:sz="0" w:space="0" w:color="auto"/>
      </w:divBdr>
    </w:div>
    <w:div w:id="719592610">
      <w:marLeft w:val="0"/>
      <w:marRight w:val="0"/>
      <w:marTop w:val="0"/>
      <w:marBottom w:val="0"/>
      <w:divBdr>
        <w:top w:val="none" w:sz="0" w:space="0" w:color="auto"/>
        <w:left w:val="none" w:sz="0" w:space="0" w:color="auto"/>
        <w:bottom w:val="none" w:sz="0" w:space="0" w:color="auto"/>
        <w:right w:val="none" w:sz="0" w:space="0" w:color="auto"/>
      </w:divBdr>
    </w:div>
    <w:div w:id="719594965">
      <w:marLeft w:val="0"/>
      <w:marRight w:val="0"/>
      <w:marTop w:val="0"/>
      <w:marBottom w:val="0"/>
      <w:divBdr>
        <w:top w:val="none" w:sz="0" w:space="0" w:color="auto"/>
        <w:left w:val="none" w:sz="0" w:space="0" w:color="auto"/>
        <w:bottom w:val="none" w:sz="0" w:space="0" w:color="auto"/>
        <w:right w:val="none" w:sz="0" w:space="0" w:color="auto"/>
      </w:divBdr>
    </w:div>
    <w:div w:id="719598263">
      <w:marLeft w:val="0"/>
      <w:marRight w:val="0"/>
      <w:marTop w:val="0"/>
      <w:marBottom w:val="0"/>
      <w:divBdr>
        <w:top w:val="none" w:sz="0" w:space="0" w:color="auto"/>
        <w:left w:val="none" w:sz="0" w:space="0" w:color="auto"/>
        <w:bottom w:val="none" w:sz="0" w:space="0" w:color="auto"/>
        <w:right w:val="none" w:sz="0" w:space="0" w:color="auto"/>
      </w:divBdr>
    </w:div>
    <w:div w:id="719666308">
      <w:marLeft w:val="0"/>
      <w:marRight w:val="0"/>
      <w:marTop w:val="0"/>
      <w:marBottom w:val="0"/>
      <w:divBdr>
        <w:top w:val="none" w:sz="0" w:space="0" w:color="auto"/>
        <w:left w:val="none" w:sz="0" w:space="0" w:color="auto"/>
        <w:bottom w:val="none" w:sz="0" w:space="0" w:color="auto"/>
        <w:right w:val="none" w:sz="0" w:space="0" w:color="auto"/>
      </w:divBdr>
    </w:div>
    <w:div w:id="719669338">
      <w:marLeft w:val="0"/>
      <w:marRight w:val="0"/>
      <w:marTop w:val="0"/>
      <w:marBottom w:val="0"/>
      <w:divBdr>
        <w:top w:val="none" w:sz="0" w:space="0" w:color="auto"/>
        <w:left w:val="none" w:sz="0" w:space="0" w:color="auto"/>
        <w:bottom w:val="none" w:sz="0" w:space="0" w:color="auto"/>
        <w:right w:val="none" w:sz="0" w:space="0" w:color="auto"/>
      </w:divBdr>
    </w:div>
    <w:div w:id="719716517">
      <w:marLeft w:val="0"/>
      <w:marRight w:val="0"/>
      <w:marTop w:val="0"/>
      <w:marBottom w:val="0"/>
      <w:divBdr>
        <w:top w:val="none" w:sz="0" w:space="0" w:color="auto"/>
        <w:left w:val="none" w:sz="0" w:space="0" w:color="auto"/>
        <w:bottom w:val="none" w:sz="0" w:space="0" w:color="auto"/>
        <w:right w:val="none" w:sz="0" w:space="0" w:color="auto"/>
      </w:divBdr>
    </w:div>
    <w:div w:id="719747166">
      <w:marLeft w:val="0"/>
      <w:marRight w:val="0"/>
      <w:marTop w:val="0"/>
      <w:marBottom w:val="0"/>
      <w:divBdr>
        <w:top w:val="none" w:sz="0" w:space="0" w:color="auto"/>
        <w:left w:val="none" w:sz="0" w:space="0" w:color="auto"/>
        <w:bottom w:val="none" w:sz="0" w:space="0" w:color="auto"/>
        <w:right w:val="none" w:sz="0" w:space="0" w:color="auto"/>
      </w:divBdr>
    </w:div>
    <w:div w:id="719788807">
      <w:marLeft w:val="0"/>
      <w:marRight w:val="0"/>
      <w:marTop w:val="0"/>
      <w:marBottom w:val="0"/>
      <w:divBdr>
        <w:top w:val="none" w:sz="0" w:space="0" w:color="auto"/>
        <w:left w:val="none" w:sz="0" w:space="0" w:color="auto"/>
        <w:bottom w:val="none" w:sz="0" w:space="0" w:color="auto"/>
        <w:right w:val="none" w:sz="0" w:space="0" w:color="auto"/>
      </w:divBdr>
    </w:div>
    <w:div w:id="719792687">
      <w:marLeft w:val="0"/>
      <w:marRight w:val="0"/>
      <w:marTop w:val="0"/>
      <w:marBottom w:val="0"/>
      <w:divBdr>
        <w:top w:val="none" w:sz="0" w:space="0" w:color="auto"/>
        <w:left w:val="none" w:sz="0" w:space="0" w:color="auto"/>
        <w:bottom w:val="none" w:sz="0" w:space="0" w:color="auto"/>
        <w:right w:val="none" w:sz="0" w:space="0" w:color="auto"/>
      </w:divBdr>
    </w:div>
    <w:div w:id="719859369">
      <w:marLeft w:val="0"/>
      <w:marRight w:val="0"/>
      <w:marTop w:val="0"/>
      <w:marBottom w:val="0"/>
      <w:divBdr>
        <w:top w:val="none" w:sz="0" w:space="0" w:color="auto"/>
        <w:left w:val="none" w:sz="0" w:space="0" w:color="auto"/>
        <w:bottom w:val="none" w:sz="0" w:space="0" w:color="auto"/>
        <w:right w:val="none" w:sz="0" w:space="0" w:color="auto"/>
      </w:divBdr>
    </w:div>
    <w:div w:id="719937485">
      <w:marLeft w:val="0"/>
      <w:marRight w:val="0"/>
      <w:marTop w:val="0"/>
      <w:marBottom w:val="0"/>
      <w:divBdr>
        <w:top w:val="none" w:sz="0" w:space="0" w:color="auto"/>
        <w:left w:val="none" w:sz="0" w:space="0" w:color="auto"/>
        <w:bottom w:val="none" w:sz="0" w:space="0" w:color="auto"/>
        <w:right w:val="none" w:sz="0" w:space="0" w:color="auto"/>
      </w:divBdr>
    </w:div>
    <w:div w:id="719980306">
      <w:marLeft w:val="0"/>
      <w:marRight w:val="0"/>
      <w:marTop w:val="0"/>
      <w:marBottom w:val="0"/>
      <w:divBdr>
        <w:top w:val="none" w:sz="0" w:space="0" w:color="auto"/>
        <w:left w:val="none" w:sz="0" w:space="0" w:color="auto"/>
        <w:bottom w:val="none" w:sz="0" w:space="0" w:color="auto"/>
        <w:right w:val="none" w:sz="0" w:space="0" w:color="auto"/>
      </w:divBdr>
    </w:div>
    <w:div w:id="720058204">
      <w:marLeft w:val="0"/>
      <w:marRight w:val="0"/>
      <w:marTop w:val="0"/>
      <w:marBottom w:val="0"/>
      <w:divBdr>
        <w:top w:val="none" w:sz="0" w:space="0" w:color="auto"/>
        <w:left w:val="none" w:sz="0" w:space="0" w:color="auto"/>
        <w:bottom w:val="none" w:sz="0" w:space="0" w:color="auto"/>
        <w:right w:val="none" w:sz="0" w:space="0" w:color="auto"/>
      </w:divBdr>
    </w:div>
    <w:div w:id="720060367">
      <w:marLeft w:val="0"/>
      <w:marRight w:val="0"/>
      <w:marTop w:val="0"/>
      <w:marBottom w:val="0"/>
      <w:divBdr>
        <w:top w:val="none" w:sz="0" w:space="0" w:color="auto"/>
        <w:left w:val="none" w:sz="0" w:space="0" w:color="auto"/>
        <w:bottom w:val="none" w:sz="0" w:space="0" w:color="auto"/>
        <w:right w:val="none" w:sz="0" w:space="0" w:color="auto"/>
      </w:divBdr>
    </w:div>
    <w:div w:id="720132041">
      <w:marLeft w:val="0"/>
      <w:marRight w:val="0"/>
      <w:marTop w:val="0"/>
      <w:marBottom w:val="0"/>
      <w:divBdr>
        <w:top w:val="none" w:sz="0" w:space="0" w:color="auto"/>
        <w:left w:val="none" w:sz="0" w:space="0" w:color="auto"/>
        <w:bottom w:val="none" w:sz="0" w:space="0" w:color="auto"/>
        <w:right w:val="none" w:sz="0" w:space="0" w:color="auto"/>
      </w:divBdr>
    </w:div>
    <w:div w:id="720132799">
      <w:marLeft w:val="0"/>
      <w:marRight w:val="0"/>
      <w:marTop w:val="0"/>
      <w:marBottom w:val="0"/>
      <w:divBdr>
        <w:top w:val="none" w:sz="0" w:space="0" w:color="auto"/>
        <w:left w:val="none" w:sz="0" w:space="0" w:color="auto"/>
        <w:bottom w:val="none" w:sz="0" w:space="0" w:color="auto"/>
        <w:right w:val="none" w:sz="0" w:space="0" w:color="auto"/>
      </w:divBdr>
    </w:div>
    <w:div w:id="720175542">
      <w:marLeft w:val="0"/>
      <w:marRight w:val="0"/>
      <w:marTop w:val="0"/>
      <w:marBottom w:val="0"/>
      <w:divBdr>
        <w:top w:val="none" w:sz="0" w:space="0" w:color="auto"/>
        <w:left w:val="none" w:sz="0" w:space="0" w:color="auto"/>
        <w:bottom w:val="none" w:sz="0" w:space="0" w:color="auto"/>
        <w:right w:val="none" w:sz="0" w:space="0" w:color="auto"/>
      </w:divBdr>
    </w:div>
    <w:div w:id="720180041">
      <w:marLeft w:val="0"/>
      <w:marRight w:val="0"/>
      <w:marTop w:val="0"/>
      <w:marBottom w:val="0"/>
      <w:divBdr>
        <w:top w:val="none" w:sz="0" w:space="0" w:color="auto"/>
        <w:left w:val="none" w:sz="0" w:space="0" w:color="auto"/>
        <w:bottom w:val="none" w:sz="0" w:space="0" w:color="auto"/>
        <w:right w:val="none" w:sz="0" w:space="0" w:color="auto"/>
      </w:divBdr>
    </w:div>
    <w:div w:id="720203839">
      <w:marLeft w:val="0"/>
      <w:marRight w:val="0"/>
      <w:marTop w:val="0"/>
      <w:marBottom w:val="0"/>
      <w:divBdr>
        <w:top w:val="none" w:sz="0" w:space="0" w:color="auto"/>
        <w:left w:val="none" w:sz="0" w:space="0" w:color="auto"/>
        <w:bottom w:val="none" w:sz="0" w:space="0" w:color="auto"/>
        <w:right w:val="none" w:sz="0" w:space="0" w:color="auto"/>
      </w:divBdr>
    </w:div>
    <w:div w:id="720248975">
      <w:marLeft w:val="0"/>
      <w:marRight w:val="0"/>
      <w:marTop w:val="0"/>
      <w:marBottom w:val="0"/>
      <w:divBdr>
        <w:top w:val="none" w:sz="0" w:space="0" w:color="auto"/>
        <w:left w:val="none" w:sz="0" w:space="0" w:color="auto"/>
        <w:bottom w:val="none" w:sz="0" w:space="0" w:color="auto"/>
        <w:right w:val="none" w:sz="0" w:space="0" w:color="auto"/>
      </w:divBdr>
    </w:div>
    <w:div w:id="720251083">
      <w:marLeft w:val="0"/>
      <w:marRight w:val="0"/>
      <w:marTop w:val="0"/>
      <w:marBottom w:val="0"/>
      <w:divBdr>
        <w:top w:val="none" w:sz="0" w:space="0" w:color="auto"/>
        <w:left w:val="none" w:sz="0" w:space="0" w:color="auto"/>
        <w:bottom w:val="none" w:sz="0" w:space="0" w:color="auto"/>
        <w:right w:val="none" w:sz="0" w:space="0" w:color="auto"/>
      </w:divBdr>
    </w:div>
    <w:div w:id="720251571">
      <w:marLeft w:val="0"/>
      <w:marRight w:val="0"/>
      <w:marTop w:val="0"/>
      <w:marBottom w:val="0"/>
      <w:divBdr>
        <w:top w:val="none" w:sz="0" w:space="0" w:color="auto"/>
        <w:left w:val="none" w:sz="0" w:space="0" w:color="auto"/>
        <w:bottom w:val="none" w:sz="0" w:space="0" w:color="auto"/>
        <w:right w:val="none" w:sz="0" w:space="0" w:color="auto"/>
      </w:divBdr>
    </w:div>
    <w:div w:id="720253340">
      <w:marLeft w:val="0"/>
      <w:marRight w:val="0"/>
      <w:marTop w:val="0"/>
      <w:marBottom w:val="0"/>
      <w:divBdr>
        <w:top w:val="none" w:sz="0" w:space="0" w:color="auto"/>
        <w:left w:val="none" w:sz="0" w:space="0" w:color="auto"/>
        <w:bottom w:val="none" w:sz="0" w:space="0" w:color="auto"/>
        <w:right w:val="none" w:sz="0" w:space="0" w:color="auto"/>
      </w:divBdr>
    </w:div>
    <w:div w:id="720253829">
      <w:marLeft w:val="0"/>
      <w:marRight w:val="0"/>
      <w:marTop w:val="0"/>
      <w:marBottom w:val="0"/>
      <w:divBdr>
        <w:top w:val="none" w:sz="0" w:space="0" w:color="auto"/>
        <w:left w:val="none" w:sz="0" w:space="0" w:color="auto"/>
        <w:bottom w:val="none" w:sz="0" w:space="0" w:color="auto"/>
        <w:right w:val="none" w:sz="0" w:space="0" w:color="auto"/>
      </w:divBdr>
    </w:div>
    <w:div w:id="720515983">
      <w:marLeft w:val="0"/>
      <w:marRight w:val="0"/>
      <w:marTop w:val="0"/>
      <w:marBottom w:val="0"/>
      <w:divBdr>
        <w:top w:val="none" w:sz="0" w:space="0" w:color="auto"/>
        <w:left w:val="none" w:sz="0" w:space="0" w:color="auto"/>
        <w:bottom w:val="none" w:sz="0" w:space="0" w:color="auto"/>
        <w:right w:val="none" w:sz="0" w:space="0" w:color="auto"/>
      </w:divBdr>
    </w:div>
    <w:div w:id="720595029">
      <w:marLeft w:val="0"/>
      <w:marRight w:val="0"/>
      <w:marTop w:val="0"/>
      <w:marBottom w:val="0"/>
      <w:divBdr>
        <w:top w:val="none" w:sz="0" w:space="0" w:color="auto"/>
        <w:left w:val="none" w:sz="0" w:space="0" w:color="auto"/>
        <w:bottom w:val="none" w:sz="0" w:space="0" w:color="auto"/>
        <w:right w:val="none" w:sz="0" w:space="0" w:color="auto"/>
      </w:divBdr>
    </w:div>
    <w:div w:id="720599604">
      <w:marLeft w:val="0"/>
      <w:marRight w:val="0"/>
      <w:marTop w:val="0"/>
      <w:marBottom w:val="0"/>
      <w:divBdr>
        <w:top w:val="none" w:sz="0" w:space="0" w:color="auto"/>
        <w:left w:val="none" w:sz="0" w:space="0" w:color="auto"/>
        <w:bottom w:val="none" w:sz="0" w:space="0" w:color="auto"/>
        <w:right w:val="none" w:sz="0" w:space="0" w:color="auto"/>
      </w:divBdr>
    </w:div>
    <w:div w:id="720637859">
      <w:marLeft w:val="0"/>
      <w:marRight w:val="0"/>
      <w:marTop w:val="0"/>
      <w:marBottom w:val="0"/>
      <w:divBdr>
        <w:top w:val="none" w:sz="0" w:space="0" w:color="auto"/>
        <w:left w:val="none" w:sz="0" w:space="0" w:color="auto"/>
        <w:bottom w:val="none" w:sz="0" w:space="0" w:color="auto"/>
        <w:right w:val="none" w:sz="0" w:space="0" w:color="auto"/>
      </w:divBdr>
    </w:div>
    <w:div w:id="720665810">
      <w:marLeft w:val="0"/>
      <w:marRight w:val="0"/>
      <w:marTop w:val="0"/>
      <w:marBottom w:val="0"/>
      <w:divBdr>
        <w:top w:val="none" w:sz="0" w:space="0" w:color="auto"/>
        <w:left w:val="none" w:sz="0" w:space="0" w:color="auto"/>
        <w:bottom w:val="none" w:sz="0" w:space="0" w:color="auto"/>
        <w:right w:val="none" w:sz="0" w:space="0" w:color="auto"/>
      </w:divBdr>
    </w:div>
    <w:div w:id="721053714">
      <w:marLeft w:val="0"/>
      <w:marRight w:val="0"/>
      <w:marTop w:val="0"/>
      <w:marBottom w:val="0"/>
      <w:divBdr>
        <w:top w:val="none" w:sz="0" w:space="0" w:color="auto"/>
        <w:left w:val="none" w:sz="0" w:space="0" w:color="auto"/>
        <w:bottom w:val="none" w:sz="0" w:space="0" w:color="auto"/>
        <w:right w:val="none" w:sz="0" w:space="0" w:color="auto"/>
      </w:divBdr>
    </w:div>
    <w:div w:id="721058007">
      <w:bodyDiv w:val="1"/>
      <w:marLeft w:val="0"/>
      <w:marRight w:val="0"/>
      <w:marTop w:val="0"/>
      <w:marBottom w:val="0"/>
      <w:divBdr>
        <w:top w:val="none" w:sz="0" w:space="0" w:color="auto"/>
        <w:left w:val="none" w:sz="0" w:space="0" w:color="auto"/>
        <w:bottom w:val="none" w:sz="0" w:space="0" w:color="auto"/>
        <w:right w:val="none" w:sz="0" w:space="0" w:color="auto"/>
      </w:divBdr>
    </w:div>
    <w:div w:id="721097530">
      <w:marLeft w:val="0"/>
      <w:marRight w:val="0"/>
      <w:marTop w:val="0"/>
      <w:marBottom w:val="0"/>
      <w:divBdr>
        <w:top w:val="none" w:sz="0" w:space="0" w:color="auto"/>
        <w:left w:val="none" w:sz="0" w:space="0" w:color="auto"/>
        <w:bottom w:val="none" w:sz="0" w:space="0" w:color="auto"/>
        <w:right w:val="none" w:sz="0" w:space="0" w:color="auto"/>
      </w:divBdr>
    </w:div>
    <w:div w:id="721174724">
      <w:marLeft w:val="0"/>
      <w:marRight w:val="0"/>
      <w:marTop w:val="0"/>
      <w:marBottom w:val="0"/>
      <w:divBdr>
        <w:top w:val="none" w:sz="0" w:space="0" w:color="auto"/>
        <w:left w:val="none" w:sz="0" w:space="0" w:color="auto"/>
        <w:bottom w:val="none" w:sz="0" w:space="0" w:color="auto"/>
        <w:right w:val="none" w:sz="0" w:space="0" w:color="auto"/>
      </w:divBdr>
    </w:div>
    <w:div w:id="721245522">
      <w:marLeft w:val="0"/>
      <w:marRight w:val="0"/>
      <w:marTop w:val="0"/>
      <w:marBottom w:val="0"/>
      <w:divBdr>
        <w:top w:val="none" w:sz="0" w:space="0" w:color="auto"/>
        <w:left w:val="none" w:sz="0" w:space="0" w:color="auto"/>
        <w:bottom w:val="none" w:sz="0" w:space="0" w:color="auto"/>
        <w:right w:val="none" w:sz="0" w:space="0" w:color="auto"/>
      </w:divBdr>
    </w:div>
    <w:div w:id="721252810">
      <w:marLeft w:val="0"/>
      <w:marRight w:val="0"/>
      <w:marTop w:val="0"/>
      <w:marBottom w:val="0"/>
      <w:divBdr>
        <w:top w:val="none" w:sz="0" w:space="0" w:color="auto"/>
        <w:left w:val="none" w:sz="0" w:space="0" w:color="auto"/>
        <w:bottom w:val="none" w:sz="0" w:space="0" w:color="auto"/>
        <w:right w:val="none" w:sz="0" w:space="0" w:color="auto"/>
      </w:divBdr>
    </w:div>
    <w:div w:id="721289821">
      <w:marLeft w:val="0"/>
      <w:marRight w:val="0"/>
      <w:marTop w:val="0"/>
      <w:marBottom w:val="0"/>
      <w:divBdr>
        <w:top w:val="none" w:sz="0" w:space="0" w:color="auto"/>
        <w:left w:val="none" w:sz="0" w:space="0" w:color="auto"/>
        <w:bottom w:val="none" w:sz="0" w:space="0" w:color="auto"/>
        <w:right w:val="none" w:sz="0" w:space="0" w:color="auto"/>
      </w:divBdr>
    </w:div>
    <w:div w:id="721290073">
      <w:marLeft w:val="0"/>
      <w:marRight w:val="0"/>
      <w:marTop w:val="0"/>
      <w:marBottom w:val="0"/>
      <w:divBdr>
        <w:top w:val="none" w:sz="0" w:space="0" w:color="auto"/>
        <w:left w:val="none" w:sz="0" w:space="0" w:color="auto"/>
        <w:bottom w:val="none" w:sz="0" w:space="0" w:color="auto"/>
        <w:right w:val="none" w:sz="0" w:space="0" w:color="auto"/>
      </w:divBdr>
    </w:div>
    <w:div w:id="721292864">
      <w:marLeft w:val="0"/>
      <w:marRight w:val="0"/>
      <w:marTop w:val="0"/>
      <w:marBottom w:val="0"/>
      <w:divBdr>
        <w:top w:val="none" w:sz="0" w:space="0" w:color="auto"/>
        <w:left w:val="none" w:sz="0" w:space="0" w:color="auto"/>
        <w:bottom w:val="none" w:sz="0" w:space="0" w:color="auto"/>
        <w:right w:val="none" w:sz="0" w:space="0" w:color="auto"/>
      </w:divBdr>
    </w:div>
    <w:div w:id="721370184">
      <w:marLeft w:val="0"/>
      <w:marRight w:val="0"/>
      <w:marTop w:val="0"/>
      <w:marBottom w:val="0"/>
      <w:divBdr>
        <w:top w:val="none" w:sz="0" w:space="0" w:color="auto"/>
        <w:left w:val="none" w:sz="0" w:space="0" w:color="auto"/>
        <w:bottom w:val="none" w:sz="0" w:space="0" w:color="auto"/>
        <w:right w:val="none" w:sz="0" w:space="0" w:color="auto"/>
      </w:divBdr>
    </w:div>
    <w:div w:id="721487417">
      <w:marLeft w:val="0"/>
      <w:marRight w:val="0"/>
      <w:marTop w:val="0"/>
      <w:marBottom w:val="0"/>
      <w:divBdr>
        <w:top w:val="none" w:sz="0" w:space="0" w:color="auto"/>
        <w:left w:val="none" w:sz="0" w:space="0" w:color="auto"/>
        <w:bottom w:val="none" w:sz="0" w:space="0" w:color="auto"/>
        <w:right w:val="none" w:sz="0" w:space="0" w:color="auto"/>
      </w:divBdr>
    </w:div>
    <w:div w:id="721489071">
      <w:marLeft w:val="0"/>
      <w:marRight w:val="0"/>
      <w:marTop w:val="0"/>
      <w:marBottom w:val="0"/>
      <w:divBdr>
        <w:top w:val="none" w:sz="0" w:space="0" w:color="auto"/>
        <w:left w:val="none" w:sz="0" w:space="0" w:color="auto"/>
        <w:bottom w:val="none" w:sz="0" w:space="0" w:color="auto"/>
        <w:right w:val="none" w:sz="0" w:space="0" w:color="auto"/>
      </w:divBdr>
    </w:div>
    <w:div w:id="721517587">
      <w:marLeft w:val="0"/>
      <w:marRight w:val="0"/>
      <w:marTop w:val="0"/>
      <w:marBottom w:val="0"/>
      <w:divBdr>
        <w:top w:val="none" w:sz="0" w:space="0" w:color="auto"/>
        <w:left w:val="none" w:sz="0" w:space="0" w:color="auto"/>
        <w:bottom w:val="none" w:sz="0" w:space="0" w:color="auto"/>
        <w:right w:val="none" w:sz="0" w:space="0" w:color="auto"/>
      </w:divBdr>
    </w:div>
    <w:div w:id="721517911">
      <w:marLeft w:val="0"/>
      <w:marRight w:val="0"/>
      <w:marTop w:val="0"/>
      <w:marBottom w:val="0"/>
      <w:divBdr>
        <w:top w:val="none" w:sz="0" w:space="0" w:color="auto"/>
        <w:left w:val="none" w:sz="0" w:space="0" w:color="auto"/>
        <w:bottom w:val="none" w:sz="0" w:space="0" w:color="auto"/>
        <w:right w:val="none" w:sz="0" w:space="0" w:color="auto"/>
      </w:divBdr>
    </w:div>
    <w:div w:id="721565811">
      <w:marLeft w:val="0"/>
      <w:marRight w:val="0"/>
      <w:marTop w:val="0"/>
      <w:marBottom w:val="0"/>
      <w:divBdr>
        <w:top w:val="none" w:sz="0" w:space="0" w:color="auto"/>
        <w:left w:val="none" w:sz="0" w:space="0" w:color="auto"/>
        <w:bottom w:val="none" w:sz="0" w:space="0" w:color="auto"/>
        <w:right w:val="none" w:sz="0" w:space="0" w:color="auto"/>
      </w:divBdr>
    </w:div>
    <w:div w:id="721633468">
      <w:marLeft w:val="0"/>
      <w:marRight w:val="0"/>
      <w:marTop w:val="0"/>
      <w:marBottom w:val="0"/>
      <w:divBdr>
        <w:top w:val="none" w:sz="0" w:space="0" w:color="auto"/>
        <w:left w:val="none" w:sz="0" w:space="0" w:color="auto"/>
        <w:bottom w:val="none" w:sz="0" w:space="0" w:color="auto"/>
        <w:right w:val="none" w:sz="0" w:space="0" w:color="auto"/>
      </w:divBdr>
    </w:div>
    <w:div w:id="721635982">
      <w:marLeft w:val="0"/>
      <w:marRight w:val="0"/>
      <w:marTop w:val="0"/>
      <w:marBottom w:val="0"/>
      <w:divBdr>
        <w:top w:val="none" w:sz="0" w:space="0" w:color="auto"/>
        <w:left w:val="none" w:sz="0" w:space="0" w:color="auto"/>
        <w:bottom w:val="none" w:sz="0" w:space="0" w:color="auto"/>
        <w:right w:val="none" w:sz="0" w:space="0" w:color="auto"/>
      </w:divBdr>
    </w:div>
    <w:div w:id="721712676">
      <w:marLeft w:val="0"/>
      <w:marRight w:val="0"/>
      <w:marTop w:val="0"/>
      <w:marBottom w:val="0"/>
      <w:divBdr>
        <w:top w:val="none" w:sz="0" w:space="0" w:color="auto"/>
        <w:left w:val="none" w:sz="0" w:space="0" w:color="auto"/>
        <w:bottom w:val="none" w:sz="0" w:space="0" w:color="auto"/>
        <w:right w:val="none" w:sz="0" w:space="0" w:color="auto"/>
      </w:divBdr>
    </w:div>
    <w:div w:id="721754821">
      <w:marLeft w:val="0"/>
      <w:marRight w:val="0"/>
      <w:marTop w:val="0"/>
      <w:marBottom w:val="0"/>
      <w:divBdr>
        <w:top w:val="none" w:sz="0" w:space="0" w:color="auto"/>
        <w:left w:val="none" w:sz="0" w:space="0" w:color="auto"/>
        <w:bottom w:val="none" w:sz="0" w:space="0" w:color="auto"/>
        <w:right w:val="none" w:sz="0" w:space="0" w:color="auto"/>
      </w:divBdr>
    </w:div>
    <w:div w:id="721757530">
      <w:marLeft w:val="0"/>
      <w:marRight w:val="0"/>
      <w:marTop w:val="0"/>
      <w:marBottom w:val="0"/>
      <w:divBdr>
        <w:top w:val="none" w:sz="0" w:space="0" w:color="auto"/>
        <w:left w:val="none" w:sz="0" w:space="0" w:color="auto"/>
        <w:bottom w:val="none" w:sz="0" w:space="0" w:color="auto"/>
        <w:right w:val="none" w:sz="0" w:space="0" w:color="auto"/>
      </w:divBdr>
    </w:div>
    <w:div w:id="721828731">
      <w:marLeft w:val="0"/>
      <w:marRight w:val="0"/>
      <w:marTop w:val="0"/>
      <w:marBottom w:val="0"/>
      <w:divBdr>
        <w:top w:val="none" w:sz="0" w:space="0" w:color="auto"/>
        <w:left w:val="none" w:sz="0" w:space="0" w:color="auto"/>
        <w:bottom w:val="none" w:sz="0" w:space="0" w:color="auto"/>
        <w:right w:val="none" w:sz="0" w:space="0" w:color="auto"/>
      </w:divBdr>
    </w:div>
    <w:div w:id="721905103">
      <w:marLeft w:val="0"/>
      <w:marRight w:val="0"/>
      <w:marTop w:val="0"/>
      <w:marBottom w:val="0"/>
      <w:divBdr>
        <w:top w:val="none" w:sz="0" w:space="0" w:color="auto"/>
        <w:left w:val="none" w:sz="0" w:space="0" w:color="auto"/>
        <w:bottom w:val="none" w:sz="0" w:space="0" w:color="auto"/>
        <w:right w:val="none" w:sz="0" w:space="0" w:color="auto"/>
      </w:divBdr>
    </w:div>
    <w:div w:id="721908810">
      <w:marLeft w:val="0"/>
      <w:marRight w:val="0"/>
      <w:marTop w:val="0"/>
      <w:marBottom w:val="0"/>
      <w:divBdr>
        <w:top w:val="none" w:sz="0" w:space="0" w:color="auto"/>
        <w:left w:val="none" w:sz="0" w:space="0" w:color="auto"/>
        <w:bottom w:val="none" w:sz="0" w:space="0" w:color="auto"/>
        <w:right w:val="none" w:sz="0" w:space="0" w:color="auto"/>
      </w:divBdr>
    </w:div>
    <w:div w:id="721946414">
      <w:marLeft w:val="0"/>
      <w:marRight w:val="0"/>
      <w:marTop w:val="0"/>
      <w:marBottom w:val="0"/>
      <w:divBdr>
        <w:top w:val="none" w:sz="0" w:space="0" w:color="auto"/>
        <w:left w:val="none" w:sz="0" w:space="0" w:color="auto"/>
        <w:bottom w:val="none" w:sz="0" w:space="0" w:color="auto"/>
        <w:right w:val="none" w:sz="0" w:space="0" w:color="auto"/>
      </w:divBdr>
    </w:div>
    <w:div w:id="722021256">
      <w:marLeft w:val="0"/>
      <w:marRight w:val="0"/>
      <w:marTop w:val="0"/>
      <w:marBottom w:val="0"/>
      <w:divBdr>
        <w:top w:val="none" w:sz="0" w:space="0" w:color="auto"/>
        <w:left w:val="none" w:sz="0" w:space="0" w:color="auto"/>
        <w:bottom w:val="none" w:sz="0" w:space="0" w:color="auto"/>
        <w:right w:val="none" w:sz="0" w:space="0" w:color="auto"/>
      </w:divBdr>
    </w:div>
    <w:div w:id="722028136">
      <w:marLeft w:val="0"/>
      <w:marRight w:val="0"/>
      <w:marTop w:val="0"/>
      <w:marBottom w:val="0"/>
      <w:divBdr>
        <w:top w:val="none" w:sz="0" w:space="0" w:color="auto"/>
        <w:left w:val="none" w:sz="0" w:space="0" w:color="auto"/>
        <w:bottom w:val="none" w:sz="0" w:space="0" w:color="auto"/>
        <w:right w:val="none" w:sz="0" w:space="0" w:color="auto"/>
      </w:divBdr>
    </w:div>
    <w:div w:id="722094616">
      <w:marLeft w:val="0"/>
      <w:marRight w:val="0"/>
      <w:marTop w:val="0"/>
      <w:marBottom w:val="0"/>
      <w:divBdr>
        <w:top w:val="none" w:sz="0" w:space="0" w:color="auto"/>
        <w:left w:val="none" w:sz="0" w:space="0" w:color="auto"/>
        <w:bottom w:val="none" w:sz="0" w:space="0" w:color="auto"/>
        <w:right w:val="none" w:sz="0" w:space="0" w:color="auto"/>
      </w:divBdr>
    </w:div>
    <w:div w:id="722098970">
      <w:marLeft w:val="0"/>
      <w:marRight w:val="0"/>
      <w:marTop w:val="0"/>
      <w:marBottom w:val="0"/>
      <w:divBdr>
        <w:top w:val="none" w:sz="0" w:space="0" w:color="auto"/>
        <w:left w:val="none" w:sz="0" w:space="0" w:color="auto"/>
        <w:bottom w:val="none" w:sz="0" w:space="0" w:color="auto"/>
        <w:right w:val="none" w:sz="0" w:space="0" w:color="auto"/>
      </w:divBdr>
    </w:div>
    <w:div w:id="722362517">
      <w:marLeft w:val="0"/>
      <w:marRight w:val="0"/>
      <w:marTop w:val="0"/>
      <w:marBottom w:val="0"/>
      <w:divBdr>
        <w:top w:val="none" w:sz="0" w:space="0" w:color="auto"/>
        <w:left w:val="none" w:sz="0" w:space="0" w:color="auto"/>
        <w:bottom w:val="none" w:sz="0" w:space="0" w:color="auto"/>
        <w:right w:val="none" w:sz="0" w:space="0" w:color="auto"/>
      </w:divBdr>
    </w:div>
    <w:div w:id="722364841">
      <w:marLeft w:val="0"/>
      <w:marRight w:val="0"/>
      <w:marTop w:val="0"/>
      <w:marBottom w:val="0"/>
      <w:divBdr>
        <w:top w:val="none" w:sz="0" w:space="0" w:color="auto"/>
        <w:left w:val="none" w:sz="0" w:space="0" w:color="auto"/>
        <w:bottom w:val="none" w:sz="0" w:space="0" w:color="auto"/>
        <w:right w:val="none" w:sz="0" w:space="0" w:color="auto"/>
      </w:divBdr>
    </w:div>
    <w:div w:id="722410778">
      <w:marLeft w:val="0"/>
      <w:marRight w:val="0"/>
      <w:marTop w:val="0"/>
      <w:marBottom w:val="0"/>
      <w:divBdr>
        <w:top w:val="none" w:sz="0" w:space="0" w:color="auto"/>
        <w:left w:val="none" w:sz="0" w:space="0" w:color="auto"/>
        <w:bottom w:val="none" w:sz="0" w:space="0" w:color="auto"/>
        <w:right w:val="none" w:sz="0" w:space="0" w:color="auto"/>
      </w:divBdr>
    </w:div>
    <w:div w:id="722411565">
      <w:marLeft w:val="0"/>
      <w:marRight w:val="0"/>
      <w:marTop w:val="0"/>
      <w:marBottom w:val="0"/>
      <w:divBdr>
        <w:top w:val="none" w:sz="0" w:space="0" w:color="auto"/>
        <w:left w:val="none" w:sz="0" w:space="0" w:color="auto"/>
        <w:bottom w:val="none" w:sz="0" w:space="0" w:color="auto"/>
        <w:right w:val="none" w:sz="0" w:space="0" w:color="auto"/>
      </w:divBdr>
    </w:div>
    <w:div w:id="722484598">
      <w:marLeft w:val="0"/>
      <w:marRight w:val="0"/>
      <w:marTop w:val="0"/>
      <w:marBottom w:val="0"/>
      <w:divBdr>
        <w:top w:val="none" w:sz="0" w:space="0" w:color="auto"/>
        <w:left w:val="none" w:sz="0" w:space="0" w:color="auto"/>
        <w:bottom w:val="none" w:sz="0" w:space="0" w:color="auto"/>
        <w:right w:val="none" w:sz="0" w:space="0" w:color="auto"/>
      </w:divBdr>
    </w:div>
    <w:div w:id="722556473">
      <w:marLeft w:val="0"/>
      <w:marRight w:val="0"/>
      <w:marTop w:val="0"/>
      <w:marBottom w:val="0"/>
      <w:divBdr>
        <w:top w:val="none" w:sz="0" w:space="0" w:color="auto"/>
        <w:left w:val="none" w:sz="0" w:space="0" w:color="auto"/>
        <w:bottom w:val="none" w:sz="0" w:space="0" w:color="auto"/>
        <w:right w:val="none" w:sz="0" w:space="0" w:color="auto"/>
      </w:divBdr>
    </w:div>
    <w:div w:id="722561533">
      <w:marLeft w:val="0"/>
      <w:marRight w:val="0"/>
      <w:marTop w:val="0"/>
      <w:marBottom w:val="0"/>
      <w:divBdr>
        <w:top w:val="none" w:sz="0" w:space="0" w:color="auto"/>
        <w:left w:val="none" w:sz="0" w:space="0" w:color="auto"/>
        <w:bottom w:val="none" w:sz="0" w:space="0" w:color="auto"/>
        <w:right w:val="none" w:sz="0" w:space="0" w:color="auto"/>
      </w:divBdr>
    </w:div>
    <w:div w:id="722603910">
      <w:marLeft w:val="0"/>
      <w:marRight w:val="0"/>
      <w:marTop w:val="0"/>
      <w:marBottom w:val="0"/>
      <w:divBdr>
        <w:top w:val="none" w:sz="0" w:space="0" w:color="auto"/>
        <w:left w:val="none" w:sz="0" w:space="0" w:color="auto"/>
        <w:bottom w:val="none" w:sz="0" w:space="0" w:color="auto"/>
        <w:right w:val="none" w:sz="0" w:space="0" w:color="auto"/>
      </w:divBdr>
    </w:div>
    <w:div w:id="722606639">
      <w:marLeft w:val="0"/>
      <w:marRight w:val="0"/>
      <w:marTop w:val="0"/>
      <w:marBottom w:val="0"/>
      <w:divBdr>
        <w:top w:val="none" w:sz="0" w:space="0" w:color="auto"/>
        <w:left w:val="none" w:sz="0" w:space="0" w:color="auto"/>
        <w:bottom w:val="none" w:sz="0" w:space="0" w:color="auto"/>
        <w:right w:val="none" w:sz="0" w:space="0" w:color="auto"/>
      </w:divBdr>
    </w:div>
    <w:div w:id="722675026">
      <w:marLeft w:val="0"/>
      <w:marRight w:val="0"/>
      <w:marTop w:val="0"/>
      <w:marBottom w:val="0"/>
      <w:divBdr>
        <w:top w:val="none" w:sz="0" w:space="0" w:color="auto"/>
        <w:left w:val="none" w:sz="0" w:space="0" w:color="auto"/>
        <w:bottom w:val="none" w:sz="0" w:space="0" w:color="auto"/>
        <w:right w:val="none" w:sz="0" w:space="0" w:color="auto"/>
      </w:divBdr>
    </w:div>
    <w:div w:id="722675683">
      <w:marLeft w:val="0"/>
      <w:marRight w:val="0"/>
      <w:marTop w:val="0"/>
      <w:marBottom w:val="0"/>
      <w:divBdr>
        <w:top w:val="none" w:sz="0" w:space="0" w:color="auto"/>
        <w:left w:val="none" w:sz="0" w:space="0" w:color="auto"/>
        <w:bottom w:val="none" w:sz="0" w:space="0" w:color="auto"/>
        <w:right w:val="none" w:sz="0" w:space="0" w:color="auto"/>
      </w:divBdr>
    </w:div>
    <w:div w:id="722678721">
      <w:marLeft w:val="0"/>
      <w:marRight w:val="0"/>
      <w:marTop w:val="0"/>
      <w:marBottom w:val="0"/>
      <w:divBdr>
        <w:top w:val="none" w:sz="0" w:space="0" w:color="auto"/>
        <w:left w:val="none" w:sz="0" w:space="0" w:color="auto"/>
        <w:bottom w:val="none" w:sz="0" w:space="0" w:color="auto"/>
        <w:right w:val="none" w:sz="0" w:space="0" w:color="auto"/>
      </w:divBdr>
    </w:div>
    <w:div w:id="722681007">
      <w:marLeft w:val="0"/>
      <w:marRight w:val="0"/>
      <w:marTop w:val="0"/>
      <w:marBottom w:val="0"/>
      <w:divBdr>
        <w:top w:val="none" w:sz="0" w:space="0" w:color="auto"/>
        <w:left w:val="none" w:sz="0" w:space="0" w:color="auto"/>
        <w:bottom w:val="none" w:sz="0" w:space="0" w:color="auto"/>
        <w:right w:val="none" w:sz="0" w:space="0" w:color="auto"/>
      </w:divBdr>
    </w:div>
    <w:div w:id="722681133">
      <w:marLeft w:val="0"/>
      <w:marRight w:val="0"/>
      <w:marTop w:val="0"/>
      <w:marBottom w:val="0"/>
      <w:divBdr>
        <w:top w:val="none" w:sz="0" w:space="0" w:color="auto"/>
        <w:left w:val="none" w:sz="0" w:space="0" w:color="auto"/>
        <w:bottom w:val="none" w:sz="0" w:space="0" w:color="auto"/>
        <w:right w:val="none" w:sz="0" w:space="0" w:color="auto"/>
      </w:divBdr>
    </w:div>
    <w:div w:id="722753946">
      <w:marLeft w:val="0"/>
      <w:marRight w:val="0"/>
      <w:marTop w:val="0"/>
      <w:marBottom w:val="0"/>
      <w:divBdr>
        <w:top w:val="none" w:sz="0" w:space="0" w:color="auto"/>
        <w:left w:val="none" w:sz="0" w:space="0" w:color="auto"/>
        <w:bottom w:val="none" w:sz="0" w:space="0" w:color="auto"/>
        <w:right w:val="none" w:sz="0" w:space="0" w:color="auto"/>
      </w:divBdr>
    </w:div>
    <w:div w:id="723022814">
      <w:marLeft w:val="0"/>
      <w:marRight w:val="0"/>
      <w:marTop w:val="0"/>
      <w:marBottom w:val="0"/>
      <w:divBdr>
        <w:top w:val="none" w:sz="0" w:space="0" w:color="auto"/>
        <w:left w:val="none" w:sz="0" w:space="0" w:color="auto"/>
        <w:bottom w:val="none" w:sz="0" w:space="0" w:color="auto"/>
        <w:right w:val="none" w:sz="0" w:space="0" w:color="auto"/>
      </w:divBdr>
    </w:div>
    <w:div w:id="723065104">
      <w:marLeft w:val="0"/>
      <w:marRight w:val="0"/>
      <w:marTop w:val="0"/>
      <w:marBottom w:val="0"/>
      <w:divBdr>
        <w:top w:val="none" w:sz="0" w:space="0" w:color="auto"/>
        <w:left w:val="none" w:sz="0" w:space="0" w:color="auto"/>
        <w:bottom w:val="none" w:sz="0" w:space="0" w:color="auto"/>
        <w:right w:val="none" w:sz="0" w:space="0" w:color="auto"/>
      </w:divBdr>
    </w:div>
    <w:div w:id="723065792">
      <w:marLeft w:val="0"/>
      <w:marRight w:val="0"/>
      <w:marTop w:val="0"/>
      <w:marBottom w:val="0"/>
      <w:divBdr>
        <w:top w:val="none" w:sz="0" w:space="0" w:color="auto"/>
        <w:left w:val="none" w:sz="0" w:space="0" w:color="auto"/>
        <w:bottom w:val="none" w:sz="0" w:space="0" w:color="auto"/>
        <w:right w:val="none" w:sz="0" w:space="0" w:color="auto"/>
      </w:divBdr>
    </w:div>
    <w:div w:id="723069526">
      <w:marLeft w:val="0"/>
      <w:marRight w:val="0"/>
      <w:marTop w:val="0"/>
      <w:marBottom w:val="0"/>
      <w:divBdr>
        <w:top w:val="none" w:sz="0" w:space="0" w:color="auto"/>
        <w:left w:val="none" w:sz="0" w:space="0" w:color="auto"/>
        <w:bottom w:val="none" w:sz="0" w:space="0" w:color="auto"/>
        <w:right w:val="none" w:sz="0" w:space="0" w:color="auto"/>
      </w:divBdr>
    </w:div>
    <w:div w:id="723135633">
      <w:marLeft w:val="0"/>
      <w:marRight w:val="0"/>
      <w:marTop w:val="0"/>
      <w:marBottom w:val="0"/>
      <w:divBdr>
        <w:top w:val="none" w:sz="0" w:space="0" w:color="auto"/>
        <w:left w:val="none" w:sz="0" w:space="0" w:color="auto"/>
        <w:bottom w:val="none" w:sz="0" w:space="0" w:color="auto"/>
        <w:right w:val="none" w:sz="0" w:space="0" w:color="auto"/>
      </w:divBdr>
    </w:div>
    <w:div w:id="723256301">
      <w:marLeft w:val="0"/>
      <w:marRight w:val="0"/>
      <w:marTop w:val="0"/>
      <w:marBottom w:val="0"/>
      <w:divBdr>
        <w:top w:val="none" w:sz="0" w:space="0" w:color="auto"/>
        <w:left w:val="none" w:sz="0" w:space="0" w:color="auto"/>
        <w:bottom w:val="none" w:sz="0" w:space="0" w:color="auto"/>
        <w:right w:val="none" w:sz="0" w:space="0" w:color="auto"/>
      </w:divBdr>
    </w:div>
    <w:div w:id="723259472">
      <w:marLeft w:val="0"/>
      <w:marRight w:val="0"/>
      <w:marTop w:val="0"/>
      <w:marBottom w:val="0"/>
      <w:divBdr>
        <w:top w:val="none" w:sz="0" w:space="0" w:color="auto"/>
        <w:left w:val="none" w:sz="0" w:space="0" w:color="auto"/>
        <w:bottom w:val="none" w:sz="0" w:space="0" w:color="auto"/>
        <w:right w:val="none" w:sz="0" w:space="0" w:color="auto"/>
      </w:divBdr>
    </w:div>
    <w:div w:id="723262006">
      <w:marLeft w:val="0"/>
      <w:marRight w:val="0"/>
      <w:marTop w:val="0"/>
      <w:marBottom w:val="0"/>
      <w:divBdr>
        <w:top w:val="none" w:sz="0" w:space="0" w:color="auto"/>
        <w:left w:val="none" w:sz="0" w:space="0" w:color="auto"/>
        <w:bottom w:val="none" w:sz="0" w:space="0" w:color="auto"/>
        <w:right w:val="none" w:sz="0" w:space="0" w:color="auto"/>
      </w:divBdr>
    </w:div>
    <w:div w:id="723331481">
      <w:marLeft w:val="0"/>
      <w:marRight w:val="0"/>
      <w:marTop w:val="0"/>
      <w:marBottom w:val="0"/>
      <w:divBdr>
        <w:top w:val="none" w:sz="0" w:space="0" w:color="auto"/>
        <w:left w:val="none" w:sz="0" w:space="0" w:color="auto"/>
        <w:bottom w:val="none" w:sz="0" w:space="0" w:color="auto"/>
        <w:right w:val="none" w:sz="0" w:space="0" w:color="auto"/>
      </w:divBdr>
    </w:div>
    <w:div w:id="723409151">
      <w:marLeft w:val="0"/>
      <w:marRight w:val="0"/>
      <w:marTop w:val="0"/>
      <w:marBottom w:val="0"/>
      <w:divBdr>
        <w:top w:val="none" w:sz="0" w:space="0" w:color="auto"/>
        <w:left w:val="none" w:sz="0" w:space="0" w:color="auto"/>
        <w:bottom w:val="none" w:sz="0" w:space="0" w:color="auto"/>
        <w:right w:val="none" w:sz="0" w:space="0" w:color="auto"/>
      </w:divBdr>
    </w:div>
    <w:div w:id="723601008">
      <w:marLeft w:val="0"/>
      <w:marRight w:val="0"/>
      <w:marTop w:val="0"/>
      <w:marBottom w:val="0"/>
      <w:divBdr>
        <w:top w:val="none" w:sz="0" w:space="0" w:color="auto"/>
        <w:left w:val="none" w:sz="0" w:space="0" w:color="auto"/>
        <w:bottom w:val="none" w:sz="0" w:space="0" w:color="auto"/>
        <w:right w:val="none" w:sz="0" w:space="0" w:color="auto"/>
      </w:divBdr>
    </w:div>
    <w:div w:id="723718808">
      <w:marLeft w:val="0"/>
      <w:marRight w:val="0"/>
      <w:marTop w:val="0"/>
      <w:marBottom w:val="0"/>
      <w:divBdr>
        <w:top w:val="none" w:sz="0" w:space="0" w:color="auto"/>
        <w:left w:val="none" w:sz="0" w:space="0" w:color="auto"/>
        <w:bottom w:val="none" w:sz="0" w:space="0" w:color="auto"/>
        <w:right w:val="none" w:sz="0" w:space="0" w:color="auto"/>
      </w:divBdr>
    </w:div>
    <w:div w:id="723867190">
      <w:marLeft w:val="0"/>
      <w:marRight w:val="0"/>
      <w:marTop w:val="0"/>
      <w:marBottom w:val="0"/>
      <w:divBdr>
        <w:top w:val="none" w:sz="0" w:space="0" w:color="auto"/>
        <w:left w:val="none" w:sz="0" w:space="0" w:color="auto"/>
        <w:bottom w:val="none" w:sz="0" w:space="0" w:color="auto"/>
        <w:right w:val="none" w:sz="0" w:space="0" w:color="auto"/>
      </w:divBdr>
    </w:div>
    <w:div w:id="723986620">
      <w:marLeft w:val="0"/>
      <w:marRight w:val="0"/>
      <w:marTop w:val="0"/>
      <w:marBottom w:val="0"/>
      <w:divBdr>
        <w:top w:val="none" w:sz="0" w:space="0" w:color="auto"/>
        <w:left w:val="none" w:sz="0" w:space="0" w:color="auto"/>
        <w:bottom w:val="none" w:sz="0" w:space="0" w:color="auto"/>
        <w:right w:val="none" w:sz="0" w:space="0" w:color="auto"/>
      </w:divBdr>
    </w:div>
    <w:div w:id="724062401">
      <w:marLeft w:val="0"/>
      <w:marRight w:val="0"/>
      <w:marTop w:val="0"/>
      <w:marBottom w:val="0"/>
      <w:divBdr>
        <w:top w:val="none" w:sz="0" w:space="0" w:color="auto"/>
        <w:left w:val="none" w:sz="0" w:space="0" w:color="auto"/>
        <w:bottom w:val="none" w:sz="0" w:space="0" w:color="auto"/>
        <w:right w:val="none" w:sz="0" w:space="0" w:color="auto"/>
      </w:divBdr>
    </w:div>
    <w:div w:id="724135540">
      <w:marLeft w:val="0"/>
      <w:marRight w:val="0"/>
      <w:marTop w:val="0"/>
      <w:marBottom w:val="0"/>
      <w:divBdr>
        <w:top w:val="none" w:sz="0" w:space="0" w:color="auto"/>
        <w:left w:val="none" w:sz="0" w:space="0" w:color="auto"/>
        <w:bottom w:val="none" w:sz="0" w:space="0" w:color="auto"/>
        <w:right w:val="none" w:sz="0" w:space="0" w:color="auto"/>
      </w:divBdr>
    </w:div>
    <w:div w:id="724330214">
      <w:marLeft w:val="0"/>
      <w:marRight w:val="0"/>
      <w:marTop w:val="0"/>
      <w:marBottom w:val="0"/>
      <w:divBdr>
        <w:top w:val="none" w:sz="0" w:space="0" w:color="auto"/>
        <w:left w:val="none" w:sz="0" w:space="0" w:color="auto"/>
        <w:bottom w:val="none" w:sz="0" w:space="0" w:color="auto"/>
        <w:right w:val="none" w:sz="0" w:space="0" w:color="auto"/>
      </w:divBdr>
    </w:div>
    <w:div w:id="724332546">
      <w:marLeft w:val="0"/>
      <w:marRight w:val="0"/>
      <w:marTop w:val="0"/>
      <w:marBottom w:val="0"/>
      <w:divBdr>
        <w:top w:val="none" w:sz="0" w:space="0" w:color="auto"/>
        <w:left w:val="none" w:sz="0" w:space="0" w:color="auto"/>
        <w:bottom w:val="none" w:sz="0" w:space="0" w:color="auto"/>
        <w:right w:val="none" w:sz="0" w:space="0" w:color="auto"/>
      </w:divBdr>
    </w:div>
    <w:div w:id="724377045">
      <w:marLeft w:val="0"/>
      <w:marRight w:val="0"/>
      <w:marTop w:val="0"/>
      <w:marBottom w:val="0"/>
      <w:divBdr>
        <w:top w:val="none" w:sz="0" w:space="0" w:color="auto"/>
        <w:left w:val="none" w:sz="0" w:space="0" w:color="auto"/>
        <w:bottom w:val="none" w:sz="0" w:space="0" w:color="auto"/>
        <w:right w:val="none" w:sz="0" w:space="0" w:color="auto"/>
      </w:divBdr>
    </w:div>
    <w:div w:id="724572601">
      <w:marLeft w:val="0"/>
      <w:marRight w:val="0"/>
      <w:marTop w:val="0"/>
      <w:marBottom w:val="0"/>
      <w:divBdr>
        <w:top w:val="none" w:sz="0" w:space="0" w:color="auto"/>
        <w:left w:val="none" w:sz="0" w:space="0" w:color="auto"/>
        <w:bottom w:val="none" w:sz="0" w:space="0" w:color="auto"/>
        <w:right w:val="none" w:sz="0" w:space="0" w:color="auto"/>
      </w:divBdr>
    </w:div>
    <w:div w:id="724573024">
      <w:marLeft w:val="0"/>
      <w:marRight w:val="0"/>
      <w:marTop w:val="0"/>
      <w:marBottom w:val="0"/>
      <w:divBdr>
        <w:top w:val="none" w:sz="0" w:space="0" w:color="auto"/>
        <w:left w:val="none" w:sz="0" w:space="0" w:color="auto"/>
        <w:bottom w:val="none" w:sz="0" w:space="0" w:color="auto"/>
        <w:right w:val="none" w:sz="0" w:space="0" w:color="auto"/>
      </w:divBdr>
    </w:div>
    <w:div w:id="724716881">
      <w:marLeft w:val="0"/>
      <w:marRight w:val="0"/>
      <w:marTop w:val="0"/>
      <w:marBottom w:val="0"/>
      <w:divBdr>
        <w:top w:val="none" w:sz="0" w:space="0" w:color="auto"/>
        <w:left w:val="none" w:sz="0" w:space="0" w:color="auto"/>
        <w:bottom w:val="none" w:sz="0" w:space="0" w:color="auto"/>
        <w:right w:val="none" w:sz="0" w:space="0" w:color="auto"/>
      </w:divBdr>
    </w:div>
    <w:div w:id="724718799">
      <w:marLeft w:val="0"/>
      <w:marRight w:val="0"/>
      <w:marTop w:val="0"/>
      <w:marBottom w:val="0"/>
      <w:divBdr>
        <w:top w:val="none" w:sz="0" w:space="0" w:color="auto"/>
        <w:left w:val="none" w:sz="0" w:space="0" w:color="auto"/>
        <w:bottom w:val="none" w:sz="0" w:space="0" w:color="auto"/>
        <w:right w:val="none" w:sz="0" w:space="0" w:color="auto"/>
      </w:divBdr>
    </w:div>
    <w:div w:id="724913399">
      <w:marLeft w:val="0"/>
      <w:marRight w:val="0"/>
      <w:marTop w:val="0"/>
      <w:marBottom w:val="0"/>
      <w:divBdr>
        <w:top w:val="none" w:sz="0" w:space="0" w:color="auto"/>
        <w:left w:val="none" w:sz="0" w:space="0" w:color="auto"/>
        <w:bottom w:val="none" w:sz="0" w:space="0" w:color="auto"/>
        <w:right w:val="none" w:sz="0" w:space="0" w:color="auto"/>
      </w:divBdr>
    </w:div>
    <w:div w:id="725033084">
      <w:bodyDiv w:val="1"/>
      <w:marLeft w:val="0"/>
      <w:marRight w:val="0"/>
      <w:marTop w:val="0"/>
      <w:marBottom w:val="0"/>
      <w:divBdr>
        <w:top w:val="none" w:sz="0" w:space="0" w:color="auto"/>
        <w:left w:val="none" w:sz="0" w:space="0" w:color="auto"/>
        <w:bottom w:val="none" w:sz="0" w:space="0" w:color="auto"/>
        <w:right w:val="none" w:sz="0" w:space="0" w:color="auto"/>
      </w:divBdr>
    </w:div>
    <w:div w:id="725296458">
      <w:marLeft w:val="0"/>
      <w:marRight w:val="0"/>
      <w:marTop w:val="0"/>
      <w:marBottom w:val="0"/>
      <w:divBdr>
        <w:top w:val="none" w:sz="0" w:space="0" w:color="auto"/>
        <w:left w:val="none" w:sz="0" w:space="0" w:color="auto"/>
        <w:bottom w:val="none" w:sz="0" w:space="0" w:color="auto"/>
        <w:right w:val="none" w:sz="0" w:space="0" w:color="auto"/>
      </w:divBdr>
    </w:div>
    <w:div w:id="725446384">
      <w:marLeft w:val="0"/>
      <w:marRight w:val="0"/>
      <w:marTop w:val="0"/>
      <w:marBottom w:val="0"/>
      <w:divBdr>
        <w:top w:val="none" w:sz="0" w:space="0" w:color="auto"/>
        <w:left w:val="none" w:sz="0" w:space="0" w:color="auto"/>
        <w:bottom w:val="none" w:sz="0" w:space="0" w:color="auto"/>
        <w:right w:val="none" w:sz="0" w:space="0" w:color="auto"/>
      </w:divBdr>
    </w:div>
    <w:div w:id="725488080">
      <w:marLeft w:val="0"/>
      <w:marRight w:val="0"/>
      <w:marTop w:val="0"/>
      <w:marBottom w:val="0"/>
      <w:divBdr>
        <w:top w:val="none" w:sz="0" w:space="0" w:color="auto"/>
        <w:left w:val="none" w:sz="0" w:space="0" w:color="auto"/>
        <w:bottom w:val="none" w:sz="0" w:space="0" w:color="auto"/>
        <w:right w:val="none" w:sz="0" w:space="0" w:color="auto"/>
      </w:divBdr>
    </w:div>
    <w:div w:id="725490867">
      <w:marLeft w:val="0"/>
      <w:marRight w:val="0"/>
      <w:marTop w:val="0"/>
      <w:marBottom w:val="0"/>
      <w:divBdr>
        <w:top w:val="none" w:sz="0" w:space="0" w:color="auto"/>
        <w:left w:val="none" w:sz="0" w:space="0" w:color="auto"/>
        <w:bottom w:val="none" w:sz="0" w:space="0" w:color="auto"/>
        <w:right w:val="none" w:sz="0" w:space="0" w:color="auto"/>
      </w:divBdr>
    </w:div>
    <w:div w:id="725495279">
      <w:marLeft w:val="0"/>
      <w:marRight w:val="0"/>
      <w:marTop w:val="0"/>
      <w:marBottom w:val="0"/>
      <w:divBdr>
        <w:top w:val="none" w:sz="0" w:space="0" w:color="auto"/>
        <w:left w:val="none" w:sz="0" w:space="0" w:color="auto"/>
        <w:bottom w:val="none" w:sz="0" w:space="0" w:color="auto"/>
        <w:right w:val="none" w:sz="0" w:space="0" w:color="auto"/>
      </w:divBdr>
    </w:div>
    <w:div w:id="725645573">
      <w:marLeft w:val="0"/>
      <w:marRight w:val="0"/>
      <w:marTop w:val="0"/>
      <w:marBottom w:val="0"/>
      <w:divBdr>
        <w:top w:val="none" w:sz="0" w:space="0" w:color="auto"/>
        <w:left w:val="none" w:sz="0" w:space="0" w:color="auto"/>
        <w:bottom w:val="none" w:sz="0" w:space="0" w:color="auto"/>
        <w:right w:val="none" w:sz="0" w:space="0" w:color="auto"/>
      </w:divBdr>
    </w:div>
    <w:div w:id="725686967">
      <w:bodyDiv w:val="1"/>
      <w:marLeft w:val="0"/>
      <w:marRight w:val="0"/>
      <w:marTop w:val="0"/>
      <w:marBottom w:val="0"/>
      <w:divBdr>
        <w:top w:val="none" w:sz="0" w:space="0" w:color="auto"/>
        <w:left w:val="none" w:sz="0" w:space="0" w:color="auto"/>
        <w:bottom w:val="none" w:sz="0" w:space="0" w:color="auto"/>
        <w:right w:val="none" w:sz="0" w:space="0" w:color="auto"/>
      </w:divBdr>
    </w:div>
    <w:div w:id="725688730">
      <w:marLeft w:val="0"/>
      <w:marRight w:val="0"/>
      <w:marTop w:val="0"/>
      <w:marBottom w:val="0"/>
      <w:divBdr>
        <w:top w:val="none" w:sz="0" w:space="0" w:color="auto"/>
        <w:left w:val="none" w:sz="0" w:space="0" w:color="auto"/>
        <w:bottom w:val="none" w:sz="0" w:space="0" w:color="auto"/>
        <w:right w:val="none" w:sz="0" w:space="0" w:color="auto"/>
      </w:divBdr>
    </w:div>
    <w:div w:id="725762648">
      <w:marLeft w:val="0"/>
      <w:marRight w:val="0"/>
      <w:marTop w:val="0"/>
      <w:marBottom w:val="0"/>
      <w:divBdr>
        <w:top w:val="none" w:sz="0" w:space="0" w:color="auto"/>
        <w:left w:val="none" w:sz="0" w:space="0" w:color="auto"/>
        <w:bottom w:val="none" w:sz="0" w:space="0" w:color="auto"/>
        <w:right w:val="none" w:sz="0" w:space="0" w:color="auto"/>
      </w:divBdr>
    </w:div>
    <w:div w:id="725762884">
      <w:marLeft w:val="0"/>
      <w:marRight w:val="0"/>
      <w:marTop w:val="0"/>
      <w:marBottom w:val="0"/>
      <w:divBdr>
        <w:top w:val="none" w:sz="0" w:space="0" w:color="auto"/>
        <w:left w:val="none" w:sz="0" w:space="0" w:color="auto"/>
        <w:bottom w:val="none" w:sz="0" w:space="0" w:color="auto"/>
        <w:right w:val="none" w:sz="0" w:space="0" w:color="auto"/>
      </w:divBdr>
    </w:div>
    <w:div w:id="725841444">
      <w:marLeft w:val="0"/>
      <w:marRight w:val="0"/>
      <w:marTop w:val="0"/>
      <w:marBottom w:val="0"/>
      <w:divBdr>
        <w:top w:val="none" w:sz="0" w:space="0" w:color="auto"/>
        <w:left w:val="none" w:sz="0" w:space="0" w:color="auto"/>
        <w:bottom w:val="none" w:sz="0" w:space="0" w:color="auto"/>
        <w:right w:val="none" w:sz="0" w:space="0" w:color="auto"/>
      </w:divBdr>
    </w:div>
    <w:div w:id="725951478">
      <w:marLeft w:val="0"/>
      <w:marRight w:val="0"/>
      <w:marTop w:val="0"/>
      <w:marBottom w:val="0"/>
      <w:divBdr>
        <w:top w:val="none" w:sz="0" w:space="0" w:color="auto"/>
        <w:left w:val="none" w:sz="0" w:space="0" w:color="auto"/>
        <w:bottom w:val="none" w:sz="0" w:space="0" w:color="auto"/>
        <w:right w:val="none" w:sz="0" w:space="0" w:color="auto"/>
      </w:divBdr>
    </w:div>
    <w:div w:id="726027769">
      <w:marLeft w:val="0"/>
      <w:marRight w:val="0"/>
      <w:marTop w:val="0"/>
      <w:marBottom w:val="0"/>
      <w:divBdr>
        <w:top w:val="none" w:sz="0" w:space="0" w:color="auto"/>
        <w:left w:val="none" w:sz="0" w:space="0" w:color="auto"/>
        <w:bottom w:val="none" w:sz="0" w:space="0" w:color="auto"/>
        <w:right w:val="none" w:sz="0" w:space="0" w:color="auto"/>
      </w:divBdr>
    </w:div>
    <w:div w:id="726032308">
      <w:marLeft w:val="0"/>
      <w:marRight w:val="0"/>
      <w:marTop w:val="0"/>
      <w:marBottom w:val="0"/>
      <w:divBdr>
        <w:top w:val="none" w:sz="0" w:space="0" w:color="auto"/>
        <w:left w:val="none" w:sz="0" w:space="0" w:color="auto"/>
        <w:bottom w:val="none" w:sz="0" w:space="0" w:color="auto"/>
        <w:right w:val="none" w:sz="0" w:space="0" w:color="auto"/>
      </w:divBdr>
    </w:div>
    <w:div w:id="726077626">
      <w:marLeft w:val="0"/>
      <w:marRight w:val="0"/>
      <w:marTop w:val="0"/>
      <w:marBottom w:val="0"/>
      <w:divBdr>
        <w:top w:val="none" w:sz="0" w:space="0" w:color="auto"/>
        <w:left w:val="none" w:sz="0" w:space="0" w:color="auto"/>
        <w:bottom w:val="none" w:sz="0" w:space="0" w:color="auto"/>
        <w:right w:val="none" w:sz="0" w:space="0" w:color="auto"/>
      </w:divBdr>
    </w:div>
    <w:div w:id="726102002">
      <w:marLeft w:val="0"/>
      <w:marRight w:val="0"/>
      <w:marTop w:val="0"/>
      <w:marBottom w:val="0"/>
      <w:divBdr>
        <w:top w:val="none" w:sz="0" w:space="0" w:color="auto"/>
        <w:left w:val="none" w:sz="0" w:space="0" w:color="auto"/>
        <w:bottom w:val="none" w:sz="0" w:space="0" w:color="auto"/>
        <w:right w:val="none" w:sz="0" w:space="0" w:color="auto"/>
      </w:divBdr>
    </w:div>
    <w:div w:id="726105061">
      <w:marLeft w:val="0"/>
      <w:marRight w:val="0"/>
      <w:marTop w:val="0"/>
      <w:marBottom w:val="0"/>
      <w:divBdr>
        <w:top w:val="none" w:sz="0" w:space="0" w:color="auto"/>
        <w:left w:val="none" w:sz="0" w:space="0" w:color="auto"/>
        <w:bottom w:val="none" w:sz="0" w:space="0" w:color="auto"/>
        <w:right w:val="none" w:sz="0" w:space="0" w:color="auto"/>
      </w:divBdr>
    </w:div>
    <w:div w:id="726220827">
      <w:marLeft w:val="0"/>
      <w:marRight w:val="0"/>
      <w:marTop w:val="0"/>
      <w:marBottom w:val="0"/>
      <w:divBdr>
        <w:top w:val="none" w:sz="0" w:space="0" w:color="auto"/>
        <w:left w:val="none" w:sz="0" w:space="0" w:color="auto"/>
        <w:bottom w:val="none" w:sz="0" w:space="0" w:color="auto"/>
        <w:right w:val="none" w:sz="0" w:space="0" w:color="auto"/>
      </w:divBdr>
    </w:div>
    <w:div w:id="726297960">
      <w:marLeft w:val="0"/>
      <w:marRight w:val="0"/>
      <w:marTop w:val="0"/>
      <w:marBottom w:val="0"/>
      <w:divBdr>
        <w:top w:val="none" w:sz="0" w:space="0" w:color="auto"/>
        <w:left w:val="none" w:sz="0" w:space="0" w:color="auto"/>
        <w:bottom w:val="none" w:sz="0" w:space="0" w:color="auto"/>
        <w:right w:val="none" w:sz="0" w:space="0" w:color="auto"/>
      </w:divBdr>
    </w:div>
    <w:div w:id="726299493">
      <w:marLeft w:val="0"/>
      <w:marRight w:val="0"/>
      <w:marTop w:val="0"/>
      <w:marBottom w:val="0"/>
      <w:divBdr>
        <w:top w:val="none" w:sz="0" w:space="0" w:color="auto"/>
        <w:left w:val="none" w:sz="0" w:space="0" w:color="auto"/>
        <w:bottom w:val="none" w:sz="0" w:space="0" w:color="auto"/>
        <w:right w:val="none" w:sz="0" w:space="0" w:color="auto"/>
      </w:divBdr>
    </w:div>
    <w:div w:id="726343785">
      <w:marLeft w:val="0"/>
      <w:marRight w:val="0"/>
      <w:marTop w:val="0"/>
      <w:marBottom w:val="0"/>
      <w:divBdr>
        <w:top w:val="none" w:sz="0" w:space="0" w:color="auto"/>
        <w:left w:val="none" w:sz="0" w:space="0" w:color="auto"/>
        <w:bottom w:val="none" w:sz="0" w:space="0" w:color="auto"/>
        <w:right w:val="none" w:sz="0" w:space="0" w:color="auto"/>
      </w:divBdr>
    </w:div>
    <w:div w:id="726413920">
      <w:marLeft w:val="0"/>
      <w:marRight w:val="0"/>
      <w:marTop w:val="0"/>
      <w:marBottom w:val="0"/>
      <w:divBdr>
        <w:top w:val="none" w:sz="0" w:space="0" w:color="auto"/>
        <w:left w:val="none" w:sz="0" w:space="0" w:color="auto"/>
        <w:bottom w:val="none" w:sz="0" w:space="0" w:color="auto"/>
        <w:right w:val="none" w:sz="0" w:space="0" w:color="auto"/>
      </w:divBdr>
    </w:div>
    <w:div w:id="726489813">
      <w:marLeft w:val="0"/>
      <w:marRight w:val="0"/>
      <w:marTop w:val="0"/>
      <w:marBottom w:val="0"/>
      <w:divBdr>
        <w:top w:val="none" w:sz="0" w:space="0" w:color="auto"/>
        <w:left w:val="none" w:sz="0" w:space="0" w:color="auto"/>
        <w:bottom w:val="none" w:sz="0" w:space="0" w:color="auto"/>
        <w:right w:val="none" w:sz="0" w:space="0" w:color="auto"/>
      </w:divBdr>
    </w:div>
    <w:div w:id="726490333">
      <w:marLeft w:val="0"/>
      <w:marRight w:val="0"/>
      <w:marTop w:val="0"/>
      <w:marBottom w:val="0"/>
      <w:divBdr>
        <w:top w:val="none" w:sz="0" w:space="0" w:color="auto"/>
        <w:left w:val="none" w:sz="0" w:space="0" w:color="auto"/>
        <w:bottom w:val="none" w:sz="0" w:space="0" w:color="auto"/>
        <w:right w:val="none" w:sz="0" w:space="0" w:color="auto"/>
      </w:divBdr>
    </w:div>
    <w:div w:id="726533333">
      <w:marLeft w:val="0"/>
      <w:marRight w:val="0"/>
      <w:marTop w:val="0"/>
      <w:marBottom w:val="0"/>
      <w:divBdr>
        <w:top w:val="none" w:sz="0" w:space="0" w:color="auto"/>
        <w:left w:val="none" w:sz="0" w:space="0" w:color="auto"/>
        <w:bottom w:val="none" w:sz="0" w:space="0" w:color="auto"/>
        <w:right w:val="none" w:sz="0" w:space="0" w:color="auto"/>
      </w:divBdr>
    </w:div>
    <w:div w:id="726537327">
      <w:marLeft w:val="0"/>
      <w:marRight w:val="0"/>
      <w:marTop w:val="0"/>
      <w:marBottom w:val="0"/>
      <w:divBdr>
        <w:top w:val="none" w:sz="0" w:space="0" w:color="auto"/>
        <w:left w:val="none" w:sz="0" w:space="0" w:color="auto"/>
        <w:bottom w:val="none" w:sz="0" w:space="0" w:color="auto"/>
        <w:right w:val="none" w:sz="0" w:space="0" w:color="auto"/>
      </w:divBdr>
    </w:div>
    <w:div w:id="726564249">
      <w:marLeft w:val="0"/>
      <w:marRight w:val="0"/>
      <w:marTop w:val="0"/>
      <w:marBottom w:val="0"/>
      <w:divBdr>
        <w:top w:val="none" w:sz="0" w:space="0" w:color="auto"/>
        <w:left w:val="none" w:sz="0" w:space="0" w:color="auto"/>
        <w:bottom w:val="none" w:sz="0" w:space="0" w:color="auto"/>
        <w:right w:val="none" w:sz="0" w:space="0" w:color="auto"/>
      </w:divBdr>
    </w:div>
    <w:div w:id="726729999">
      <w:marLeft w:val="0"/>
      <w:marRight w:val="0"/>
      <w:marTop w:val="0"/>
      <w:marBottom w:val="0"/>
      <w:divBdr>
        <w:top w:val="none" w:sz="0" w:space="0" w:color="auto"/>
        <w:left w:val="none" w:sz="0" w:space="0" w:color="auto"/>
        <w:bottom w:val="none" w:sz="0" w:space="0" w:color="auto"/>
        <w:right w:val="none" w:sz="0" w:space="0" w:color="auto"/>
      </w:divBdr>
    </w:div>
    <w:div w:id="726731445">
      <w:bodyDiv w:val="1"/>
      <w:marLeft w:val="0"/>
      <w:marRight w:val="0"/>
      <w:marTop w:val="0"/>
      <w:marBottom w:val="0"/>
      <w:divBdr>
        <w:top w:val="none" w:sz="0" w:space="0" w:color="auto"/>
        <w:left w:val="none" w:sz="0" w:space="0" w:color="auto"/>
        <w:bottom w:val="none" w:sz="0" w:space="0" w:color="auto"/>
        <w:right w:val="none" w:sz="0" w:space="0" w:color="auto"/>
      </w:divBdr>
    </w:div>
    <w:div w:id="726805873">
      <w:marLeft w:val="0"/>
      <w:marRight w:val="0"/>
      <w:marTop w:val="0"/>
      <w:marBottom w:val="0"/>
      <w:divBdr>
        <w:top w:val="none" w:sz="0" w:space="0" w:color="auto"/>
        <w:left w:val="none" w:sz="0" w:space="0" w:color="auto"/>
        <w:bottom w:val="none" w:sz="0" w:space="0" w:color="auto"/>
        <w:right w:val="none" w:sz="0" w:space="0" w:color="auto"/>
      </w:divBdr>
    </w:div>
    <w:div w:id="726956251">
      <w:marLeft w:val="0"/>
      <w:marRight w:val="0"/>
      <w:marTop w:val="0"/>
      <w:marBottom w:val="0"/>
      <w:divBdr>
        <w:top w:val="none" w:sz="0" w:space="0" w:color="auto"/>
        <w:left w:val="none" w:sz="0" w:space="0" w:color="auto"/>
        <w:bottom w:val="none" w:sz="0" w:space="0" w:color="auto"/>
        <w:right w:val="none" w:sz="0" w:space="0" w:color="auto"/>
      </w:divBdr>
    </w:div>
    <w:div w:id="726994016">
      <w:marLeft w:val="0"/>
      <w:marRight w:val="0"/>
      <w:marTop w:val="0"/>
      <w:marBottom w:val="0"/>
      <w:divBdr>
        <w:top w:val="none" w:sz="0" w:space="0" w:color="auto"/>
        <w:left w:val="none" w:sz="0" w:space="0" w:color="auto"/>
        <w:bottom w:val="none" w:sz="0" w:space="0" w:color="auto"/>
        <w:right w:val="none" w:sz="0" w:space="0" w:color="auto"/>
      </w:divBdr>
    </w:div>
    <w:div w:id="727142805">
      <w:marLeft w:val="0"/>
      <w:marRight w:val="0"/>
      <w:marTop w:val="0"/>
      <w:marBottom w:val="0"/>
      <w:divBdr>
        <w:top w:val="none" w:sz="0" w:space="0" w:color="auto"/>
        <w:left w:val="none" w:sz="0" w:space="0" w:color="auto"/>
        <w:bottom w:val="none" w:sz="0" w:space="0" w:color="auto"/>
        <w:right w:val="none" w:sz="0" w:space="0" w:color="auto"/>
      </w:divBdr>
    </w:div>
    <w:div w:id="727192069">
      <w:marLeft w:val="0"/>
      <w:marRight w:val="0"/>
      <w:marTop w:val="0"/>
      <w:marBottom w:val="0"/>
      <w:divBdr>
        <w:top w:val="none" w:sz="0" w:space="0" w:color="auto"/>
        <w:left w:val="none" w:sz="0" w:space="0" w:color="auto"/>
        <w:bottom w:val="none" w:sz="0" w:space="0" w:color="auto"/>
        <w:right w:val="none" w:sz="0" w:space="0" w:color="auto"/>
      </w:divBdr>
    </w:div>
    <w:div w:id="727220098">
      <w:marLeft w:val="0"/>
      <w:marRight w:val="0"/>
      <w:marTop w:val="0"/>
      <w:marBottom w:val="0"/>
      <w:divBdr>
        <w:top w:val="none" w:sz="0" w:space="0" w:color="auto"/>
        <w:left w:val="none" w:sz="0" w:space="0" w:color="auto"/>
        <w:bottom w:val="none" w:sz="0" w:space="0" w:color="auto"/>
        <w:right w:val="none" w:sz="0" w:space="0" w:color="auto"/>
      </w:divBdr>
    </w:div>
    <w:div w:id="727268411">
      <w:bodyDiv w:val="1"/>
      <w:marLeft w:val="0"/>
      <w:marRight w:val="0"/>
      <w:marTop w:val="0"/>
      <w:marBottom w:val="0"/>
      <w:divBdr>
        <w:top w:val="none" w:sz="0" w:space="0" w:color="auto"/>
        <w:left w:val="none" w:sz="0" w:space="0" w:color="auto"/>
        <w:bottom w:val="none" w:sz="0" w:space="0" w:color="auto"/>
        <w:right w:val="none" w:sz="0" w:space="0" w:color="auto"/>
      </w:divBdr>
    </w:div>
    <w:div w:id="727270125">
      <w:marLeft w:val="0"/>
      <w:marRight w:val="0"/>
      <w:marTop w:val="0"/>
      <w:marBottom w:val="0"/>
      <w:divBdr>
        <w:top w:val="none" w:sz="0" w:space="0" w:color="auto"/>
        <w:left w:val="none" w:sz="0" w:space="0" w:color="auto"/>
        <w:bottom w:val="none" w:sz="0" w:space="0" w:color="auto"/>
        <w:right w:val="none" w:sz="0" w:space="0" w:color="auto"/>
      </w:divBdr>
    </w:div>
    <w:div w:id="727459579">
      <w:marLeft w:val="0"/>
      <w:marRight w:val="0"/>
      <w:marTop w:val="0"/>
      <w:marBottom w:val="0"/>
      <w:divBdr>
        <w:top w:val="none" w:sz="0" w:space="0" w:color="auto"/>
        <w:left w:val="none" w:sz="0" w:space="0" w:color="auto"/>
        <w:bottom w:val="none" w:sz="0" w:space="0" w:color="auto"/>
        <w:right w:val="none" w:sz="0" w:space="0" w:color="auto"/>
      </w:divBdr>
    </w:div>
    <w:div w:id="727529761">
      <w:marLeft w:val="0"/>
      <w:marRight w:val="0"/>
      <w:marTop w:val="0"/>
      <w:marBottom w:val="0"/>
      <w:divBdr>
        <w:top w:val="none" w:sz="0" w:space="0" w:color="auto"/>
        <w:left w:val="none" w:sz="0" w:space="0" w:color="auto"/>
        <w:bottom w:val="none" w:sz="0" w:space="0" w:color="auto"/>
        <w:right w:val="none" w:sz="0" w:space="0" w:color="auto"/>
      </w:divBdr>
    </w:div>
    <w:div w:id="727536083">
      <w:marLeft w:val="0"/>
      <w:marRight w:val="0"/>
      <w:marTop w:val="0"/>
      <w:marBottom w:val="0"/>
      <w:divBdr>
        <w:top w:val="none" w:sz="0" w:space="0" w:color="auto"/>
        <w:left w:val="none" w:sz="0" w:space="0" w:color="auto"/>
        <w:bottom w:val="none" w:sz="0" w:space="0" w:color="auto"/>
        <w:right w:val="none" w:sz="0" w:space="0" w:color="auto"/>
      </w:divBdr>
    </w:div>
    <w:div w:id="727581195">
      <w:marLeft w:val="0"/>
      <w:marRight w:val="0"/>
      <w:marTop w:val="0"/>
      <w:marBottom w:val="0"/>
      <w:divBdr>
        <w:top w:val="none" w:sz="0" w:space="0" w:color="auto"/>
        <w:left w:val="none" w:sz="0" w:space="0" w:color="auto"/>
        <w:bottom w:val="none" w:sz="0" w:space="0" w:color="auto"/>
        <w:right w:val="none" w:sz="0" w:space="0" w:color="auto"/>
      </w:divBdr>
    </w:div>
    <w:div w:id="727604988">
      <w:marLeft w:val="0"/>
      <w:marRight w:val="0"/>
      <w:marTop w:val="0"/>
      <w:marBottom w:val="0"/>
      <w:divBdr>
        <w:top w:val="none" w:sz="0" w:space="0" w:color="auto"/>
        <w:left w:val="none" w:sz="0" w:space="0" w:color="auto"/>
        <w:bottom w:val="none" w:sz="0" w:space="0" w:color="auto"/>
        <w:right w:val="none" w:sz="0" w:space="0" w:color="auto"/>
      </w:divBdr>
    </w:div>
    <w:div w:id="727606573">
      <w:bodyDiv w:val="1"/>
      <w:marLeft w:val="0"/>
      <w:marRight w:val="0"/>
      <w:marTop w:val="0"/>
      <w:marBottom w:val="0"/>
      <w:divBdr>
        <w:top w:val="none" w:sz="0" w:space="0" w:color="auto"/>
        <w:left w:val="none" w:sz="0" w:space="0" w:color="auto"/>
        <w:bottom w:val="none" w:sz="0" w:space="0" w:color="auto"/>
        <w:right w:val="none" w:sz="0" w:space="0" w:color="auto"/>
      </w:divBdr>
    </w:div>
    <w:div w:id="727610884">
      <w:marLeft w:val="0"/>
      <w:marRight w:val="0"/>
      <w:marTop w:val="0"/>
      <w:marBottom w:val="0"/>
      <w:divBdr>
        <w:top w:val="none" w:sz="0" w:space="0" w:color="auto"/>
        <w:left w:val="none" w:sz="0" w:space="0" w:color="auto"/>
        <w:bottom w:val="none" w:sz="0" w:space="0" w:color="auto"/>
        <w:right w:val="none" w:sz="0" w:space="0" w:color="auto"/>
      </w:divBdr>
    </w:div>
    <w:div w:id="727611430">
      <w:marLeft w:val="0"/>
      <w:marRight w:val="0"/>
      <w:marTop w:val="0"/>
      <w:marBottom w:val="0"/>
      <w:divBdr>
        <w:top w:val="none" w:sz="0" w:space="0" w:color="auto"/>
        <w:left w:val="none" w:sz="0" w:space="0" w:color="auto"/>
        <w:bottom w:val="none" w:sz="0" w:space="0" w:color="auto"/>
        <w:right w:val="none" w:sz="0" w:space="0" w:color="auto"/>
      </w:divBdr>
    </w:div>
    <w:div w:id="727611704">
      <w:marLeft w:val="0"/>
      <w:marRight w:val="0"/>
      <w:marTop w:val="0"/>
      <w:marBottom w:val="0"/>
      <w:divBdr>
        <w:top w:val="none" w:sz="0" w:space="0" w:color="auto"/>
        <w:left w:val="none" w:sz="0" w:space="0" w:color="auto"/>
        <w:bottom w:val="none" w:sz="0" w:space="0" w:color="auto"/>
        <w:right w:val="none" w:sz="0" w:space="0" w:color="auto"/>
      </w:divBdr>
    </w:div>
    <w:div w:id="727648983">
      <w:marLeft w:val="0"/>
      <w:marRight w:val="0"/>
      <w:marTop w:val="0"/>
      <w:marBottom w:val="0"/>
      <w:divBdr>
        <w:top w:val="none" w:sz="0" w:space="0" w:color="auto"/>
        <w:left w:val="none" w:sz="0" w:space="0" w:color="auto"/>
        <w:bottom w:val="none" w:sz="0" w:space="0" w:color="auto"/>
        <w:right w:val="none" w:sz="0" w:space="0" w:color="auto"/>
      </w:divBdr>
    </w:div>
    <w:div w:id="727725895">
      <w:marLeft w:val="0"/>
      <w:marRight w:val="0"/>
      <w:marTop w:val="0"/>
      <w:marBottom w:val="0"/>
      <w:divBdr>
        <w:top w:val="none" w:sz="0" w:space="0" w:color="auto"/>
        <w:left w:val="none" w:sz="0" w:space="0" w:color="auto"/>
        <w:bottom w:val="none" w:sz="0" w:space="0" w:color="auto"/>
        <w:right w:val="none" w:sz="0" w:space="0" w:color="auto"/>
      </w:divBdr>
    </w:div>
    <w:div w:id="727728328">
      <w:marLeft w:val="0"/>
      <w:marRight w:val="0"/>
      <w:marTop w:val="0"/>
      <w:marBottom w:val="0"/>
      <w:divBdr>
        <w:top w:val="none" w:sz="0" w:space="0" w:color="auto"/>
        <w:left w:val="none" w:sz="0" w:space="0" w:color="auto"/>
        <w:bottom w:val="none" w:sz="0" w:space="0" w:color="auto"/>
        <w:right w:val="none" w:sz="0" w:space="0" w:color="auto"/>
      </w:divBdr>
    </w:div>
    <w:div w:id="727802489">
      <w:marLeft w:val="0"/>
      <w:marRight w:val="0"/>
      <w:marTop w:val="0"/>
      <w:marBottom w:val="0"/>
      <w:divBdr>
        <w:top w:val="none" w:sz="0" w:space="0" w:color="auto"/>
        <w:left w:val="none" w:sz="0" w:space="0" w:color="auto"/>
        <w:bottom w:val="none" w:sz="0" w:space="0" w:color="auto"/>
        <w:right w:val="none" w:sz="0" w:space="0" w:color="auto"/>
      </w:divBdr>
    </w:div>
    <w:div w:id="727806013">
      <w:marLeft w:val="0"/>
      <w:marRight w:val="0"/>
      <w:marTop w:val="0"/>
      <w:marBottom w:val="0"/>
      <w:divBdr>
        <w:top w:val="none" w:sz="0" w:space="0" w:color="auto"/>
        <w:left w:val="none" w:sz="0" w:space="0" w:color="auto"/>
        <w:bottom w:val="none" w:sz="0" w:space="0" w:color="auto"/>
        <w:right w:val="none" w:sz="0" w:space="0" w:color="auto"/>
      </w:divBdr>
    </w:div>
    <w:div w:id="727845918">
      <w:marLeft w:val="0"/>
      <w:marRight w:val="0"/>
      <w:marTop w:val="0"/>
      <w:marBottom w:val="0"/>
      <w:divBdr>
        <w:top w:val="none" w:sz="0" w:space="0" w:color="auto"/>
        <w:left w:val="none" w:sz="0" w:space="0" w:color="auto"/>
        <w:bottom w:val="none" w:sz="0" w:space="0" w:color="auto"/>
        <w:right w:val="none" w:sz="0" w:space="0" w:color="auto"/>
      </w:divBdr>
    </w:div>
    <w:div w:id="727846521">
      <w:marLeft w:val="0"/>
      <w:marRight w:val="0"/>
      <w:marTop w:val="0"/>
      <w:marBottom w:val="0"/>
      <w:divBdr>
        <w:top w:val="none" w:sz="0" w:space="0" w:color="auto"/>
        <w:left w:val="none" w:sz="0" w:space="0" w:color="auto"/>
        <w:bottom w:val="none" w:sz="0" w:space="0" w:color="auto"/>
        <w:right w:val="none" w:sz="0" w:space="0" w:color="auto"/>
      </w:divBdr>
    </w:div>
    <w:div w:id="727919467">
      <w:bodyDiv w:val="1"/>
      <w:marLeft w:val="0"/>
      <w:marRight w:val="0"/>
      <w:marTop w:val="0"/>
      <w:marBottom w:val="0"/>
      <w:divBdr>
        <w:top w:val="none" w:sz="0" w:space="0" w:color="auto"/>
        <w:left w:val="none" w:sz="0" w:space="0" w:color="auto"/>
        <w:bottom w:val="none" w:sz="0" w:space="0" w:color="auto"/>
        <w:right w:val="none" w:sz="0" w:space="0" w:color="auto"/>
      </w:divBdr>
    </w:div>
    <w:div w:id="728378942">
      <w:marLeft w:val="0"/>
      <w:marRight w:val="0"/>
      <w:marTop w:val="0"/>
      <w:marBottom w:val="0"/>
      <w:divBdr>
        <w:top w:val="none" w:sz="0" w:space="0" w:color="auto"/>
        <w:left w:val="none" w:sz="0" w:space="0" w:color="auto"/>
        <w:bottom w:val="none" w:sz="0" w:space="0" w:color="auto"/>
        <w:right w:val="none" w:sz="0" w:space="0" w:color="auto"/>
      </w:divBdr>
    </w:div>
    <w:div w:id="728386022">
      <w:marLeft w:val="0"/>
      <w:marRight w:val="0"/>
      <w:marTop w:val="0"/>
      <w:marBottom w:val="0"/>
      <w:divBdr>
        <w:top w:val="none" w:sz="0" w:space="0" w:color="auto"/>
        <w:left w:val="none" w:sz="0" w:space="0" w:color="auto"/>
        <w:bottom w:val="none" w:sz="0" w:space="0" w:color="auto"/>
        <w:right w:val="none" w:sz="0" w:space="0" w:color="auto"/>
      </w:divBdr>
    </w:div>
    <w:div w:id="728459080">
      <w:marLeft w:val="0"/>
      <w:marRight w:val="0"/>
      <w:marTop w:val="0"/>
      <w:marBottom w:val="0"/>
      <w:divBdr>
        <w:top w:val="none" w:sz="0" w:space="0" w:color="auto"/>
        <w:left w:val="none" w:sz="0" w:space="0" w:color="auto"/>
        <w:bottom w:val="none" w:sz="0" w:space="0" w:color="auto"/>
        <w:right w:val="none" w:sz="0" w:space="0" w:color="auto"/>
      </w:divBdr>
    </w:div>
    <w:div w:id="728500437">
      <w:marLeft w:val="0"/>
      <w:marRight w:val="0"/>
      <w:marTop w:val="0"/>
      <w:marBottom w:val="0"/>
      <w:divBdr>
        <w:top w:val="none" w:sz="0" w:space="0" w:color="auto"/>
        <w:left w:val="none" w:sz="0" w:space="0" w:color="auto"/>
        <w:bottom w:val="none" w:sz="0" w:space="0" w:color="auto"/>
        <w:right w:val="none" w:sz="0" w:space="0" w:color="auto"/>
      </w:divBdr>
    </w:div>
    <w:div w:id="728575173">
      <w:marLeft w:val="0"/>
      <w:marRight w:val="0"/>
      <w:marTop w:val="0"/>
      <w:marBottom w:val="0"/>
      <w:divBdr>
        <w:top w:val="none" w:sz="0" w:space="0" w:color="auto"/>
        <w:left w:val="none" w:sz="0" w:space="0" w:color="auto"/>
        <w:bottom w:val="none" w:sz="0" w:space="0" w:color="auto"/>
        <w:right w:val="none" w:sz="0" w:space="0" w:color="auto"/>
      </w:divBdr>
    </w:div>
    <w:div w:id="728579921">
      <w:marLeft w:val="0"/>
      <w:marRight w:val="0"/>
      <w:marTop w:val="0"/>
      <w:marBottom w:val="0"/>
      <w:divBdr>
        <w:top w:val="none" w:sz="0" w:space="0" w:color="auto"/>
        <w:left w:val="none" w:sz="0" w:space="0" w:color="auto"/>
        <w:bottom w:val="none" w:sz="0" w:space="0" w:color="auto"/>
        <w:right w:val="none" w:sz="0" w:space="0" w:color="auto"/>
      </w:divBdr>
    </w:div>
    <w:div w:id="728648554">
      <w:marLeft w:val="0"/>
      <w:marRight w:val="0"/>
      <w:marTop w:val="0"/>
      <w:marBottom w:val="0"/>
      <w:divBdr>
        <w:top w:val="none" w:sz="0" w:space="0" w:color="auto"/>
        <w:left w:val="none" w:sz="0" w:space="0" w:color="auto"/>
        <w:bottom w:val="none" w:sz="0" w:space="0" w:color="auto"/>
        <w:right w:val="none" w:sz="0" w:space="0" w:color="auto"/>
      </w:divBdr>
    </w:div>
    <w:div w:id="728651251">
      <w:marLeft w:val="0"/>
      <w:marRight w:val="0"/>
      <w:marTop w:val="0"/>
      <w:marBottom w:val="0"/>
      <w:divBdr>
        <w:top w:val="none" w:sz="0" w:space="0" w:color="auto"/>
        <w:left w:val="none" w:sz="0" w:space="0" w:color="auto"/>
        <w:bottom w:val="none" w:sz="0" w:space="0" w:color="auto"/>
        <w:right w:val="none" w:sz="0" w:space="0" w:color="auto"/>
      </w:divBdr>
    </w:div>
    <w:div w:id="728726905">
      <w:marLeft w:val="0"/>
      <w:marRight w:val="0"/>
      <w:marTop w:val="0"/>
      <w:marBottom w:val="0"/>
      <w:divBdr>
        <w:top w:val="none" w:sz="0" w:space="0" w:color="auto"/>
        <w:left w:val="none" w:sz="0" w:space="0" w:color="auto"/>
        <w:bottom w:val="none" w:sz="0" w:space="0" w:color="auto"/>
        <w:right w:val="none" w:sz="0" w:space="0" w:color="auto"/>
      </w:divBdr>
    </w:div>
    <w:div w:id="728767163">
      <w:marLeft w:val="0"/>
      <w:marRight w:val="0"/>
      <w:marTop w:val="0"/>
      <w:marBottom w:val="0"/>
      <w:divBdr>
        <w:top w:val="none" w:sz="0" w:space="0" w:color="auto"/>
        <w:left w:val="none" w:sz="0" w:space="0" w:color="auto"/>
        <w:bottom w:val="none" w:sz="0" w:space="0" w:color="auto"/>
        <w:right w:val="none" w:sz="0" w:space="0" w:color="auto"/>
      </w:divBdr>
    </w:div>
    <w:div w:id="728958590">
      <w:marLeft w:val="0"/>
      <w:marRight w:val="0"/>
      <w:marTop w:val="0"/>
      <w:marBottom w:val="0"/>
      <w:divBdr>
        <w:top w:val="none" w:sz="0" w:space="0" w:color="auto"/>
        <w:left w:val="none" w:sz="0" w:space="0" w:color="auto"/>
        <w:bottom w:val="none" w:sz="0" w:space="0" w:color="auto"/>
        <w:right w:val="none" w:sz="0" w:space="0" w:color="auto"/>
      </w:divBdr>
    </w:div>
    <w:div w:id="728963266">
      <w:marLeft w:val="0"/>
      <w:marRight w:val="0"/>
      <w:marTop w:val="0"/>
      <w:marBottom w:val="0"/>
      <w:divBdr>
        <w:top w:val="none" w:sz="0" w:space="0" w:color="auto"/>
        <w:left w:val="none" w:sz="0" w:space="0" w:color="auto"/>
        <w:bottom w:val="none" w:sz="0" w:space="0" w:color="auto"/>
        <w:right w:val="none" w:sz="0" w:space="0" w:color="auto"/>
      </w:divBdr>
    </w:div>
    <w:div w:id="729115597">
      <w:marLeft w:val="0"/>
      <w:marRight w:val="0"/>
      <w:marTop w:val="0"/>
      <w:marBottom w:val="0"/>
      <w:divBdr>
        <w:top w:val="none" w:sz="0" w:space="0" w:color="auto"/>
        <w:left w:val="none" w:sz="0" w:space="0" w:color="auto"/>
        <w:bottom w:val="none" w:sz="0" w:space="0" w:color="auto"/>
        <w:right w:val="none" w:sz="0" w:space="0" w:color="auto"/>
      </w:divBdr>
    </w:div>
    <w:div w:id="729116940">
      <w:marLeft w:val="0"/>
      <w:marRight w:val="0"/>
      <w:marTop w:val="0"/>
      <w:marBottom w:val="0"/>
      <w:divBdr>
        <w:top w:val="none" w:sz="0" w:space="0" w:color="auto"/>
        <w:left w:val="none" w:sz="0" w:space="0" w:color="auto"/>
        <w:bottom w:val="none" w:sz="0" w:space="0" w:color="auto"/>
        <w:right w:val="none" w:sz="0" w:space="0" w:color="auto"/>
      </w:divBdr>
    </w:div>
    <w:div w:id="729153808">
      <w:marLeft w:val="0"/>
      <w:marRight w:val="0"/>
      <w:marTop w:val="0"/>
      <w:marBottom w:val="0"/>
      <w:divBdr>
        <w:top w:val="none" w:sz="0" w:space="0" w:color="auto"/>
        <w:left w:val="none" w:sz="0" w:space="0" w:color="auto"/>
        <w:bottom w:val="none" w:sz="0" w:space="0" w:color="auto"/>
        <w:right w:val="none" w:sz="0" w:space="0" w:color="auto"/>
      </w:divBdr>
    </w:div>
    <w:div w:id="729158657">
      <w:marLeft w:val="0"/>
      <w:marRight w:val="0"/>
      <w:marTop w:val="0"/>
      <w:marBottom w:val="0"/>
      <w:divBdr>
        <w:top w:val="none" w:sz="0" w:space="0" w:color="auto"/>
        <w:left w:val="none" w:sz="0" w:space="0" w:color="auto"/>
        <w:bottom w:val="none" w:sz="0" w:space="0" w:color="auto"/>
        <w:right w:val="none" w:sz="0" w:space="0" w:color="auto"/>
      </w:divBdr>
    </w:div>
    <w:div w:id="729226373">
      <w:marLeft w:val="0"/>
      <w:marRight w:val="0"/>
      <w:marTop w:val="0"/>
      <w:marBottom w:val="0"/>
      <w:divBdr>
        <w:top w:val="none" w:sz="0" w:space="0" w:color="auto"/>
        <w:left w:val="none" w:sz="0" w:space="0" w:color="auto"/>
        <w:bottom w:val="none" w:sz="0" w:space="0" w:color="auto"/>
        <w:right w:val="none" w:sz="0" w:space="0" w:color="auto"/>
      </w:divBdr>
    </w:div>
    <w:div w:id="729230762">
      <w:marLeft w:val="0"/>
      <w:marRight w:val="0"/>
      <w:marTop w:val="0"/>
      <w:marBottom w:val="0"/>
      <w:divBdr>
        <w:top w:val="none" w:sz="0" w:space="0" w:color="auto"/>
        <w:left w:val="none" w:sz="0" w:space="0" w:color="auto"/>
        <w:bottom w:val="none" w:sz="0" w:space="0" w:color="auto"/>
        <w:right w:val="none" w:sz="0" w:space="0" w:color="auto"/>
      </w:divBdr>
    </w:div>
    <w:div w:id="729352810">
      <w:marLeft w:val="0"/>
      <w:marRight w:val="0"/>
      <w:marTop w:val="0"/>
      <w:marBottom w:val="0"/>
      <w:divBdr>
        <w:top w:val="none" w:sz="0" w:space="0" w:color="auto"/>
        <w:left w:val="none" w:sz="0" w:space="0" w:color="auto"/>
        <w:bottom w:val="none" w:sz="0" w:space="0" w:color="auto"/>
        <w:right w:val="none" w:sz="0" w:space="0" w:color="auto"/>
      </w:divBdr>
    </w:div>
    <w:div w:id="729353310">
      <w:marLeft w:val="0"/>
      <w:marRight w:val="0"/>
      <w:marTop w:val="0"/>
      <w:marBottom w:val="0"/>
      <w:divBdr>
        <w:top w:val="none" w:sz="0" w:space="0" w:color="auto"/>
        <w:left w:val="none" w:sz="0" w:space="0" w:color="auto"/>
        <w:bottom w:val="none" w:sz="0" w:space="0" w:color="auto"/>
        <w:right w:val="none" w:sz="0" w:space="0" w:color="auto"/>
      </w:divBdr>
    </w:div>
    <w:div w:id="729353317">
      <w:marLeft w:val="0"/>
      <w:marRight w:val="0"/>
      <w:marTop w:val="0"/>
      <w:marBottom w:val="0"/>
      <w:divBdr>
        <w:top w:val="none" w:sz="0" w:space="0" w:color="auto"/>
        <w:left w:val="none" w:sz="0" w:space="0" w:color="auto"/>
        <w:bottom w:val="none" w:sz="0" w:space="0" w:color="auto"/>
        <w:right w:val="none" w:sz="0" w:space="0" w:color="auto"/>
      </w:divBdr>
    </w:div>
    <w:div w:id="729427094">
      <w:marLeft w:val="0"/>
      <w:marRight w:val="0"/>
      <w:marTop w:val="0"/>
      <w:marBottom w:val="0"/>
      <w:divBdr>
        <w:top w:val="none" w:sz="0" w:space="0" w:color="auto"/>
        <w:left w:val="none" w:sz="0" w:space="0" w:color="auto"/>
        <w:bottom w:val="none" w:sz="0" w:space="0" w:color="auto"/>
        <w:right w:val="none" w:sz="0" w:space="0" w:color="auto"/>
      </w:divBdr>
    </w:div>
    <w:div w:id="729614642">
      <w:bodyDiv w:val="1"/>
      <w:marLeft w:val="0"/>
      <w:marRight w:val="0"/>
      <w:marTop w:val="0"/>
      <w:marBottom w:val="0"/>
      <w:divBdr>
        <w:top w:val="none" w:sz="0" w:space="0" w:color="auto"/>
        <w:left w:val="none" w:sz="0" w:space="0" w:color="auto"/>
        <w:bottom w:val="none" w:sz="0" w:space="0" w:color="auto"/>
        <w:right w:val="none" w:sz="0" w:space="0" w:color="auto"/>
      </w:divBdr>
    </w:div>
    <w:div w:id="729764449">
      <w:marLeft w:val="0"/>
      <w:marRight w:val="0"/>
      <w:marTop w:val="0"/>
      <w:marBottom w:val="0"/>
      <w:divBdr>
        <w:top w:val="none" w:sz="0" w:space="0" w:color="auto"/>
        <w:left w:val="none" w:sz="0" w:space="0" w:color="auto"/>
        <w:bottom w:val="none" w:sz="0" w:space="0" w:color="auto"/>
        <w:right w:val="none" w:sz="0" w:space="0" w:color="auto"/>
      </w:divBdr>
    </w:div>
    <w:div w:id="729884160">
      <w:marLeft w:val="0"/>
      <w:marRight w:val="0"/>
      <w:marTop w:val="0"/>
      <w:marBottom w:val="0"/>
      <w:divBdr>
        <w:top w:val="none" w:sz="0" w:space="0" w:color="auto"/>
        <w:left w:val="none" w:sz="0" w:space="0" w:color="auto"/>
        <w:bottom w:val="none" w:sz="0" w:space="0" w:color="auto"/>
        <w:right w:val="none" w:sz="0" w:space="0" w:color="auto"/>
      </w:divBdr>
    </w:div>
    <w:div w:id="730038038">
      <w:marLeft w:val="0"/>
      <w:marRight w:val="0"/>
      <w:marTop w:val="0"/>
      <w:marBottom w:val="0"/>
      <w:divBdr>
        <w:top w:val="none" w:sz="0" w:space="0" w:color="auto"/>
        <w:left w:val="none" w:sz="0" w:space="0" w:color="auto"/>
        <w:bottom w:val="none" w:sz="0" w:space="0" w:color="auto"/>
        <w:right w:val="none" w:sz="0" w:space="0" w:color="auto"/>
      </w:divBdr>
    </w:div>
    <w:div w:id="730075974">
      <w:marLeft w:val="0"/>
      <w:marRight w:val="0"/>
      <w:marTop w:val="0"/>
      <w:marBottom w:val="0"/>
      <w:divBdr>
        <w:top w:val="none" w:sz="0" w:space="0" w:color="auto"/>
        <w:left w:val="none" w:sz="0" w:space="0" w:color="auto"/>
        <w:bottom w:val="none" w:sz="0" w:space="0" w:color="auto"/>
        <w:right w:val="none" w:sz="0" w:space="0" w:color="auto"/>
      </w:divBdr>
    </w:div>
    <w:div w:id="730227359">
      <w:marLeft w:val="0"/>
      <w:marRight w:val="0"/>
      <w:marTop w:val="0"/>
      <w:marBottom w:val="0"/>
      <w:divBdr>
        <w:top w:val="none" w:sz="0" w:space="0" w:color="auto"/>
        <w:left w:val="none" w:sz="0" w:space="0" w:color="auto"/>
        <w:bottom w:val="none" w:sz="0" w:space="0" w:color="auto"/>
        <w:right w:val="none" w:sz="0" w:space="0" w:color="auto"/>
      </w:divBdr>
    </w:div>
    <w:div w:id="730234098">
      <w:marLeft w:val="0"/>
      <w:marRight w:val="0"/>
      <w:marTop w:val="0"/>
      <w:marBottom w:val="0"/>
      <w:divBdr>
        <w:top w:val="none" w:sz="0" w:space="0" w:color="auto"/>
        <w:left w:val="none" w:sz="0" w:space="0" w:color="auto"/>
        <w:bottom w:val="none" w:sz="0" w:space="0" w:color="auto"/>
        <w:right w:val="none" w:sz="0" w:space="0" w:color="auto"/>
      </w:divBdr>
    </w:div>
    <w:div w:id="730346807">
      <w:bodyDiv w:val="1"/>
      <w:marLeft w:val="0"/>
      <w:marRight w:val="0"/>
      <w:marTop w:val="0"/>
      <w:marBottom w:val="0"/>
      <w:divBdr>
        <w:top w:val="none" w:sz="0" w:space="0" w:color="auto"/>
        <w:left w:val="none" w:sz="0" w:space="0" w:color="auto"/>
        <w:bottom w:val="none" w:sz="0" w:space="0" w:color="auto"/>
        <w:right w:val="none" w:sz="0" w:space="0" w:color="auto"/>
      </w:divBdr>
    </w:div>
    <w:div w:id="730427880">
      <w:marLeft w:val="0"/>
      <w:marRight w:val="0"/>
      <w:marTop w:val="0"/>
      <w:marBottom w:val="0"/>
      <w:divBdr>
        <w:top w:val="none" w:sz="0" w:space="0" w:color="auto"/>
        <w:left w:val="none" w:sz="0" w:space="0" w:color="auto"/>
        <w:bottom w:val="none" w:sz="0" w:space="0" w:color="auto"/>
        <w:right w:val="none" w:sz="0" w:space="0" w:color="auto"/>
      </w:divBdr>
    </w:div>
    <w:div w:id="730468044">
      <w:marLeft w:val="0"/>
      <w:marRight w:val="0"/>
      <w:marTop w:val="0"/>
      <w:marBottom w:val="0"/>
      <w:divBdr>
        <w:top w:val="none" w:sz="0" w:space="0" w:color="auto"/>
        <w:left w:val="none" w:sz="0" w:space="0" w:color="auto"/>
        <w:bottom w:val="none" w:sz="0" w:space="0" w:color="auto"/>
        <w:right w:val="none" w:sz="0" w:space="0" w:color="auto"/>
      </w:divBdr>
    </w:div>
    <w:div w:id="730496365">
      <w:marLeft w:val="0"/>
      <w:marRight w:val="0"/>
      <w:marTop w:val="0"/>
      <w:marBottom w:val="0"/>
      <w:divBdr>
        <w:top w:val="none" w:sz="0" w:space="0" w:color="auto"/>
        <w:left w:val="none" w:sz="0" w:space="0" w:color="auto"/>
        <w:bottom w:val="none" w:sz="0" w:space="0" w:color="auto"/>
        <w:right w:val="none" w:sz="0" w:space="0" w:color="auto"/>
      </w:divBdr>
    </w:div>
    <w:div w:id="730613668">
      <w:marLeft w:val="0"/>
      <w:marRight w:val="0"/>
      <w:marTop w:val="0"/>
      <w:marBottom w:val="0"/>
      <w:divBdr>
        <w:top w:val="none" w:sz="0" w:space="0" w:color="auto"/>
        <w:left w:val="none" w:sz="0" w:space="0" w:color="auto"/>
        <w:bottom w:val="none" w:sz="0" w:space="0" w:color="auto"/>
        <w:right w:val="none" w:sz="0" w:space="0" w:color="auto"/>
      </w:divBdr>
    </w:div>
    <w:div w:id="730662112">
      <w:marLeft w:val="0"/>
      <w:marRight w:val="0"/>
      <w:marTop w:val="0"/>
      <w:marBottom w:val="0"/>
      <w:divBdr>
        <w:top w:val="none" w:sz="0" w:space="0" w:color="auto"/>
        <w:left w:val="none" w:sz="0" w:space="0" w:color="auto"/>
        <w:bottom w:val="none" w:sz="0" w:space="0" w:color="auto"/>
        <w:right w:val="none" w:sz="0" w:space="0" w:color="auto"/>
      </w:divBdr>
    </w:div>
    <w:div w:id="730688052">
      <w:marLeft w:val="0"/>
      <w:marRight w:val="0"/>
      <w:marTop w:val="0"/>
      <w:marBottom w:val="0"/>
      <w:divBdr>
        <w:top w:val="none" w:sz="0" w:space="0" w:color="auto"/>
        <w:left w:val="none" w:sz="0" w:space="0" w:color="auto"/>
        <w:bottom w:val="none" w:sz="0" w:space="0" w:color="auto"/>
        <w:right w:val="none" w:sz="0" w:space="0" w:color="auto"/>
      </w:divBdr>
    </w:div>
    <w:div w:id="730807200">
      <w:marLeft w:val="0"/>
      <w:marRight w:val="0"/>
      <w:marTop w:val="0"/>
      <w:marBottom w:val="0"/>
      <w:divBdr>
        <w:top w:val="none" w:sz="0" w:space="0" w:color="auto"/>
        <w:left w:val="none" w:sz="0" w:space="0" w:color="auto"/>
        <w:bottom w:val="none" w:sz="0" w:space="0" w:color="auto"/>
        <w:right w:val="none" w:sz="0" w:space="0" w:color="auto"/>
      </w:divBdr>
    </w:div>
    <w:div w:id="730884674">
      <w:marLeft w:val="0"/>
      <w:marRight w:val="0"/>
      <w:marTop w:val="0"/>
      <w:marBottom w:val="0"/>
      <w:divBdr>
        <w:top w:val="none" w:sz="0" w:space="0" w:color="auto"/>
        <w:left w:val="none" w:sz="0" w:space="0" w:color="auto"/>
        <w:bottom w:val="none" w:sz="0" w:space="0" w:color="auto"/>
        <w:right w:val="none" w:sz="0" w:space="0" w:color="auto"/>
      </w:divBdr>
    </w:div>
    <w:div w:id="730886797">
      <w:bodyDiv w:val="1"/>
      <w:marLeft w:val="0"/>
      <w:marRight w:val="0"/>
      <w:marTop w:val="0"/>
      <w:marBottom w:val="0"/>
      <w:divBdr>
        <w:top w:val="none" w:sz="0" w:space="0" w:color="auto"/>
        <w:left w:val="none" w:sz="0" w:space="0" w:color="auto"/>
        <w:bottom w:val="none" w:sz="0" w:space="0" w:color="auto"/>
        <w:right w:val="none" w:sz="0" w:space="0" w:color="auto"/>
      </w:divBdr>
    </w:div>
    <w:div w:id="731007013">
      <w:marLeft w:val="0"/>
      <w:marRight w:val="0"/>
      <w:marTop w:val="0"/>
      <w:marBottom w:val="0"/>
      <w:divBdr>
        <w:top w:val="none" w:sz="0" w:space="0" w:color="auto"/>
        <w:left w:val="none" w:sz="0" w:space="0" w:color="auto"/>
        <w:bottom w:val="none" w:sz="0" w:space="0" w:color="auto"/>
        <w:right w:val="none" w:sz="0" w:space="0" w:color="auto"/>
      </w:divBdr>
    </w:div>
    <w:div w:id="731075342">
      <w:marLeft w:val="0"/>
      <w:marRight w:val="0"/>
      <w:marTop w:val="0"/>
      <w:marBottom w:val="0"/>
      <w:divBdr>
        <w:top w:val="none" w:sz="0" w:space="0" w:color="auto"/>
        <w:left w:val="none" w:sz="0" w:space="0" w:color="auto"/>
        <w:bottom w:val="none" w:sz="0" w:space="0" w:color="auto"/>
        <w:right w:val="none" w:sz="0" w:space="0" w:color="auto"/>
      </w:divBdr>
    </w:div>
    <w:div w:id="731077580">
      <w:marLeft w:val="0"/>
      <w:marRight w:val="0"/>
      <w:marTop w:val="0"/>
      <w:marBottom w:val="0"/>
      <w:divBdr>
        <w:top w:val="none" w:sz="0" w:space="0" w:color="auto"/>
        <w:left w:val="none" w:sz="0" w:space="0" w:color="auto"/>
        <w:bottom w:val="none" w:sz="0" w:space="0" w:color="auto"/>
        <w:right w:val="none" w:sz="0" w:space="0" w:color="auto"/>
      </w:divBdr>
    </w:div>
    <w:div w:id="731078797">
      <w:marLeft w:val="0"/>
      <w:marRight w:val="0"/>
      <w:marTop w:val="0"/>
      <w:marBottom w:val="0"/>
      <w:divBdr>
        <w:top w:val="none" w:sz="0" w:space="0" w:color="auto"/>
        <w:left w:val="none" w:sz="0" w:space="0" w:color="auto"/>
        <w:bottom w:val="none" w:sz="0" w:space="0" w:color="auto"/>
        <w:right w:val="none" w:sz="0" w:space="0" w:color="auto"/>
      </w:divBdr>
    </w:div>
    <w:div w:id="731119926">
      <w:marLeft w:val="0"/>
      <w:marRight w:val="0"/>
      <w:marTop w:val="0"/>
      <w:marBottom w:val="0"/>
      <w:divBdr>
        <w:top w:val="none" w:sz="0" w:space="0" w:color="auto"/>
        <w:left w:val="none" w:sz="0" w:space="0" w:color="auto"/>
        <w:bottom w:val="none" w:sz="0" w:space="0" w:color="auto"/>
        <w:right w:val="none" w:sz="0" w:space="0" w:color="auto"/>
      </w:divBdr>
    </w:div>
    <w:div w:id="731122256">
      <w:marLeft w:val="0"/>
      <w:marRight w:val="0"/>
      <w:marTop w:val="0"/>
      <w:marBottom w:val="0"/>
      <w:divBdr>
        <w:top w:val="none" w:sz="0" w:space="0" w:color="auto"/>
        <w:left w:val="none" w:sz="0" w:space="0" w:color="auto"/>
        <w:bottom w:val="none" w:sz="0" w:space="0" w:color="auto"/>
        <w:right w:val="none" w:sz="0" w:space="0" w:color="auto"/>
      </w:divBdr>
    </w:div>
    <w:div w:id="731271798">
      <w:marLeft w:val="0"/>
      <w:marRight w:val="0"/>
      <w:marTop w:val="0"/>
      <w:marBottom w:val="0"/>
      <w:divBdr>
        <w:top w:val="none" w:sz="0" w:space="0" w:color="auto"/>
        <w:left w:val="none" w:sz="0" w:space="0" w:color="auto"/>
        <w:bottom w:val="none" w:sz="0" w:space="0" w:color="auto"/>
        <w:right w:val="none" w:sz="0" w:space="0" w:color="auto"/>
      </w:divBdr>
    </w:div>
    <w:div w:id="731344959">
      <w:marLeft w:val="0"/>
      <w:marRight w:val="0"/>
      <w:marTop w:val="0"/>
      <w:marBottom w:val="0"/>
      <w:divBdr>
        <w:top w:val="none" w:sz="0" w:space="0" w:color="auto"/>
        <w:left w:val="none" w:sz="0" w:space="0" w:color="auto"/>
        <w:bottom w:val="none" w:sz="0" w:space="0" w:color="auto"/>
        <w:right w:val="none" w:sz="0" w:space="0" w:color="auto"/>
      </w:divBdr>
    </w:div>
    <w:div w:id="731395041">
      <w:marLeft w:val="0"/>
      <w:marRight w:val="0"/>
      <w:marTop w:val="0"/>
      <w:marBottom w:val="0"/>
      <w:divBdr>
        <w:top w:val="none" w:sz="0" w:space="0" w:color="auto"/>
        <w:left w:val="none" w:sz="0" w:space="0" w:color="auto"/>
        <w:bottom w:val="none" w:sz="0" w:space="0" w:color="auto"/>
        <w:right w:val="none" w:sz="0" w:space="0" w:color="auto"/>
      </w:divBdr>
    </w:div>
    <w:div w:id="731462293">
      <w:marLeft w:val="0"/>
      <w:marRight w:val="0"/>
      <w:marTop w:val="0"/>
      <w:marBottom w:val="0"/>
      <w:divBdr>
        <w:top w:val="none" w:sz="0" w:space="0" w:color="auto"/>
        <w:left w:val="none" w:sz="0" w:space="0" w:color="auto"/>
        <w:bottom w:val="none" w:sz="0" w:space="0" w:color="auto"/>
        <w:right w:val="none" w:sz="0" w:space="0" w:color="auto"/>
      </w:divBdr>
    </w:div>
    <w:div w:id="731465076">
      <w:marLeft w:val="0"/>
      <w:marRight w:val="0"/>
      <w:marTop w:val="0"/>
      <w:marBottom w:val="0"/>
      <w:divBdr>
        <w:top w:val="none" w:sz="0" w:space="0" w:color="auto"/>
        <w:left w:val="none" w:sz="0" w:space="0" w:color="auto"/>
        <w:bottom w:val="none" w:sz="0" w:space="0" w:color="auto"/>
        <w:right w:val="none" w:sz="0" w:space="0" w:color="auto"/>
      </w:divBdr>
    </w:div>
    <w:div w:id="731469726">
      <w:marLeft w:val="0"/>
      <w:marRight w:val="0"/>
      <w:marTop w:val="0"/>
      <w:marBottom w:val="0"/>
      <w:divBdr>
        <w:top w:val="none" w:sz="0" w:space="0" w:color="auto"/>
        <w:left w:val="none" w:sz="0" w:space="0" w:color="auto"/>
        <w:bottom w:val="none" w:sz="0" w:space="0" w:color="auto"/>
        <w:right w:val="none" w:sz="0" w:space="0" w:color="auto"/>
      </w:divBdr>
    </w:div>
    <w:div w:id="731778614">
      <w:marLeft w:val="0"/>
      <w:marRight w:val="0"/>
      <w:marTop w:val="0"/>
      <w:marBottom w:val="0"/>
      <w:divBdr>
        <w:top w:val="none" w:sz="0" w:space="0" w:color="auto"/>
        <w:left w:val="none" w:sz="0" w:space="0" w:color="auto"/>
        <w:bottom w:val="none" w:sz="0" w:space="0" w:color="auto"/>
        <w:right w:val="none" w:sz="0" w:space="0" w:color="auto"/>
      </w:divBdr>
    </w:div>
    <w:div w:id="731781525">
      <w:marLeft w:val="0"/>
      <w:marRight w:val="0"/>
      <w:marTop w:val="0"/>
      <w:marBottom w:val="0"/>
      <w:divBdr>
        <w:top w:val="none" w:sz="0" w:space="0" w:color="auto"/>
        <w:left w:val="none" w:sz="0" w:space="0" w:color="auto"/>
        <w:bottom w:val="none" w:sz="0" w:space="0" w:color="auto"/>
        <w:right w:val="none" w:sz="0" w:space="0" w:color="auto"/>
      </w:divBdr>
    </w:div>
    <w:div w:id="732000965">
      <w:marLeft w:val="0"/>
      <w:marRight w:val="0"/>
      <w:marTop w:val="0"/>
      <w:marBottom w:val="0"/>
      <w:divBdr>
        <w:top w:val="none" w:sz="0" w:space="0" w:color="auto"/>
        <w:left w:val="none" w:sz="0" w:space="0" w:color="auto"/>
        <w:bottom w:val="none" w:sz="0" w:space="0" w:color="auto"/>
        <w:right w:val="none" w:sz="0" w:space="0" w:color="auto"/>
      </w:divBdr>
    </w:div>
    <w:div w:id="732041727">
      <w:marLeft w:val="0"/>
      <w:marRight w:val="0"/>
      <w:marTop w:val="0"/>
      <w:marBottom w:val="0"/>
      <w:divBdr>
        <w:top w:val="none" w:sz="0" w:space="0" w:color="auto"/>
        <w:left w:val="none" w:sz="0" w:space="0" w:color="auto"/>
        <w:bottom w:val="none" w:sz="0" w:space="0" w:color="auto"/>
        <w:right w:val="none" w:sz="0" w:space="0" w:color="auto"/>
      </w:divBdr>
    </w:div>
    <w:div w:id="732044538">
      <w:marLeft w:val="0"/>
      <w:marRight w:val="0"/>
      <w:marTop w:val="0"/>
      <w:marBottom w:val="0"/>
      <w:divBdr>
        <w:top w:val="none" w:sz="0" w:space="0" w:color="auto"/>
        <w:left w:val="none" w:sz="0" w:space="0" w:color="auto"/>
        <w:bottom w:val="none" w:sz="0" w:space="0" w:color="auto"/>
        <w:right w:val="none" w:sz="0" w:space="0" w:color="auto"/>
      </w:divBdr>
    </w:div>
    <w:div w:id="732118373">
      <w:marLeft w:val="0"/>
      <w:marRight w:val="0"/>
      <w:marTop w:val="0"/>
      <w:marBottom w:val="0"/>
      <w:divBdr>
        <w:top w:val="none" w:sz="0" w:space="0" w:color="auto"/>
        <w:left w:val="none" w:sz="0" w:space="0" w:color="auto"/>
        <w:bottom w:val="none" w:sz="0" w:space="0" w:color="auto"/>
        <w:right w:val="none" w:sz="0" w:space="0" w:color="auto"/>
      </w:divBdr>
    </w:div>
    <w:div w:id="732120447">
      <w:marLeft w:val="0"/>
      <w:marRight w:val="0"/>
      <w:marTop w:val="0"/>
      <w:marBottom w:val="0"/>
      <w:divBdr>
        <w:top w:val="none" w:sz="0" w:space="0" w:color="auto"/>
        <w:left w:val="none" w:sz="0" w:space="0" w:color="auto"/>
        <w:bottom w:val="none" w:sz="0" w:space="0" w:color="auto"/>
        <w:right w:val="none" w:sz="0" w:space="0" w:color="auto"/>
      </w:divBdr>
    </w:div>
    <w:div w:id="732121483">
      <w:marLeft w:val="0"/>
      <w:marRight w:val="0"/>
      <w:marTop w:val="0"/>
      <w:marBottom w:val="0"/>
      <w:divBdr>
        <w:top w:val="none" w:sz="0" w:space="0" w:color="auto"/>
        <w:left w:val="none" w:sz="0" w:space="0" w:color="auto"/>
        <w:bottom w:val="none" w:sz="0" w:space="0" w:color="auto"/>
        <w:right w:val="none" w:sz="0" w:space="0" w:color="auto"/>
      </w:divBdr>
    </w:div>
    <w:div w:id="732125132">
      <w:marLeft w:val="480"/>
      <w:marRight w:val="0"/>
      <w:marTop w:val="0"/>
      <w:marBottom w:val="0"/>
      <w:divBdr>
        <w:top w:val="none" w:sz="0" w:space="0" w:color="auto"/>
        <w:left w:val="none" w:sz="0" w:space="0" w:color="auto"/>
        <w:bottom w:val="none" w:sz="0" w:space="0" w:color="auto"/>
        <w:right w:val="none" w:sz="0" w:space="0" w:color="auto"/>
      </w:divBdr>
    </w:div>
    <w:div w:id="732125318">
      <w:marLeft w:val="0"/>
      <w:marRight w:val="0"/>
      <w:marTop w:val="0"/>
      <w:marBottom w:val="0"/>
      <w:divBdr>
        <w:top w:val="none" w:sz="0" w:space="0" w:color="auto"/>
        <w:left w:val="none" w:sz="0" w:space="0" w:color="auto"/>
        <w:bottom w:val="none" w:sz="0" w:space="0" w:color="auto"/>
        <w:right w:val="none" w:sz="0" w:space="0" w:color="auto"/>
      </w:divBdr>
    </w:div>
    <w:div w:id="732168438">
      <w:marLeft w:val="0"/>
      <w:marRight w:val="0"/>
      <w:marTop w:val="0"/>
      <w:marBottom w:val="0"/>
      <w:divBdr>
        <w:top w:val="none" w:sz="0" w:space="0" w:color="auto"/>
        <w:left w:val="none" w:sz="0" w:space="0" w:color="auto"/>
        <w:bottom w:val="none" w:sz="0" w:space="0" w:color="auto"/>
        <w:right w:val="none" w:sz="0" w:space="0" w:color="auto"/>
      </w:divBdr>
    </w:div>
    <w:div w:id="732199653">
      <w:marLeft w:val="0"/>
      <w:marRight w:val="0"/>
      <w:marTop w:val="0"/>
      <w:marBottom w:val="0"/>
      <w:divBdr>
        <w:top w:val="none" w:sz="0" w:space="0" w:color="auto"/>
        <w:left w:val="none" w:sz="0" w:space="0" w:color="auto"/>
        <w:bottom w:val="none" w:sz="0" w:space="0" w:color="auto"/>
        <w:right w:val="none" w:sz="0" w:space="0" w:color="auto"/>
      </w:divBdr>
    </w:div>
    <w:div w:id="732239938">
      <w:marLeft w:val="0"/>
      <w:marRight w:val="0"/>
      <w:marTop w:val="0"/>
      <w:marBottom w:val="0"/>
      <w:divBdr>
        <w:top w:val="none" w:sz="0" w:space="0" w:color="auto"/>
        <w:left w:val="none" w:sz="0" w:space="0" w:color="auto"/>
        <w:bottom w:val="none" w:sz="0" w:space="0" w:color="auto"/>
        <w:right w:val="none" w:sz="0" w:space="0" w:color="auto"/>
      </w:divBdr>
    </w:div>
    <w:div w:id="732310188">
      <w:marLeft w:val="0"/>
      <w:marRight w:val="0"/>
      <w:marTop w:val="0"/>
      <w:marBottom w:val="0"/>
      <w:divBdr>
        <w:top w:val="none" w:sz="0" w:space="0" w:color="auto"/>
        <w:left w:val="none" w:sz="0" w:space="0" w:color="auto"/>
        <w:bottom w:val="none" w:sz="0" w:space="0" w:color="auto"/>
        <w:right w:val="none" w:sz="0" w:space="0" w:color="auto"/>
      </w:divBdr>
    </w:div>
    <w:div w:id="732390015">
      <w:marLeft w:val="0"/>
      <w:marRight w:val="0"/>
      <w:marTop w:val="0"/>
      <w:marBottom w:val="0"/>
      <w:divBdr>
        <w:top w:val="none" w:sz="0" w:space="0" w:color="auto"/>
        <w:left w:val="none" w:sz="0" w:space="0" w:color="auto"/>
        <w:bottom w:val="none" w:sz="0" w:space="0" w:color="auto"/>
        <w:right w:val="none" w:sz="0" w:space="0" w:color="auto"/>
      </w:divBdr>
    </w:div>
    <w:div w:id="732509835">
      <w:marLeft w:val="0"/>
      <w:marRight w:val="0"/>
      <w:marTop w:val="0"/>
      <w:marBottom w:val="0"/>
      <w:divBdr>
        <w:top w:val="none" w:sz="0" w:space="0" w:color="auto"/>
        <w:left w:val="none" w:sz="0" w:space="0" w:color="auto"/>
        <w:bottom w:val="none" w:sz="0" w:space="0" w:color="auto"/>
        <w:right w:val="none" w:sz="0" w:space="0" w:color="auto"/>
      </w:divBdr>
    </w:div>
    <w:div w:id="732628825">
      <w:marLeft w:val="0"/>
      <w:marRight w:val="0"/>
      <w:marTop w:val="0"/>
      <w:marBottom w:val="0"/>
      <w:divBdr>
        <w:top w:val="none" w:sz="0" w:space="0" w:color="auto"/>
        <w:left w:val="none" w:sz="0" w:space="0" w:color="auto"/>
        <w:bottom w:val="none" w:sz="0" w:space="0" w:color="auto"/>
        <w:right w:val="none" w:sz="0" w:space="0" w:color="auto"/>
      </w:divBdr>
    </w:div>
    <w:div w:id="732775935">
      <w:marLeft w:val="0"/>
      <w:marRight w:val="0"/>
      <w:marTop w:val="0"/>
      <w:marBottom w:val="0"/>
      <w:divBdr>
        <w:top w:val="none" w:sz="0" w:space="0" w:color="auto"/>
        <w:left w:val="none" w:sz="0" w:space="0" w:color="auto"/>
        <w:bottom w:val="none" w:sz="0" w:space="0" w:color="auto"/>
        <w:right w:val="none" w:sz="0" w:space="0" w:color="auto"/>
      </w:divBdr>
    </w:div>
    <w:div w:id="732776705">
      <w:marLeft w:val="0"/>
      <w:marRight w:val="0"/>
      <w:marTop w:val="0"/>
      <w:marBottom w:val="0"/>
      <w:divBdr>
        <w:top w:val="none" w:sz="0" w:space="0" w:color="auto"/>
        <w:left w:val="none" w:sz="0" w:space="0" w:color="auto"/>
        <w:bottom w:val="none" w:sz="0" w:space="0" w:color="auto"/>
        <w:right w:val="none" w:sz="0" w:space="0" w:color="auto"/>
      </w:divBdr>
    </w:div>
    <w:div w:id="732849905">
      <w:marLeft w:val="0"/>
      <w:marRight w:val="0"/>
      <w:marTop w:val="0"/>
      <w:marBottom w:val="0"/>
      <w:divBdr>
        <w:top w:val="none" w:sz="0" w:space="0" w:color="auto"/>
        <w:left w:val="none" w:sz="0" w:space="0" w:color="auto"/>
        <w:bottom w:val="none" w:sz="0" w:space="0" w:color="auto"/>
        <w:right w:val="none" w:sz="0" w:space="0" w:color="auto"/>
      </w:divBdr>
    </w:div>
    <w:div w:id="732895557">
      <w:marLeft w:val="0"/>
      <w:marRight w:val="0"/>
      <w:marTop w:val="0"/>
      <w:marBottom w:val="0"/>
      <w:divBdr>
        <w:top w:val="none" w:sz="0" w:space="0" w:color="auto"/>
        <w:left w:val="none" w:sz="0" w:space="0" w:color="auto"/>
        <w:bottom w:val="none" w:sz="0" w:space="0" w:color="auto"/>
        <w:right w:val="none" w:sz="0" w:space="0" w:color="auto"/>
      </w:divBdr>
    </w:div>
    <w:div w:id="732968279">
      <w:marLeft w:val="0"/>
      <w:marRight w:val="0"/>
      <w:marTop w:val="0"/>
      <w:marBottom w:val="0"/>
      <w:divBdr>
        <w:top w:val="none" w:sz="0" w:space="0" w:color="auto"/>
        <w:left w:val="none" w:sz="0" w:space="0" w:color="auto"/>
        <w:bottom w:val="none" w:sz="0" w:space="0" w:color="auto"/>
        <w:right w:val="none" w:sz="0" w:space="0" w:color="auto"/>
      </w:divBdr>
    </w:div>
    <w:div w:id="732968906">
      <w:marLeft w:val="0"/>
      <w:marRight w:val="0"/>
      <w:marTop w:val="0"/>
      <w:marBottom w:val="0"/>
      <w:divBdr>
        <w:top w:val="none" w:sz="0" w:space="0" w:color="auto"/>
        <w:left w:val="none" w:sz="0" w:space="0" w:color="auto"/>
        <w:bottom w:val="none" w:sz="0" w:space="0" w:color="auto"/>
        <w:right w:val="none" w:sz="0" w:space="0" w:color="auto"/>
      </w:divBdr>
    </w:div>
    <w:div w:id="732974052">
      <w:marLeft w:val="0"/>
      <w:marRight w:val="0"/>
      <w:marTop w:val="0"/>
      <w:marBottom w:val="0"/>
      <w:divBdr>
        <w:top w:val="none" w:sz="0" w:space="0" w:color="auto"/>
        <w:left w:val="none" w:sz="0" w:space="0" w:color="auto"/>
        <w:bottom w:val="none" w:sz="0" w:space="0" w:color="auto"/>
        <w:right w:val="none" w:sz="0" w:space="0" w:color="auto"/>
      </w:divBdr>
    </w:div>
    <w:div w:id="733042593">
      <w:marLeft w:val="0"/>
      <w:marRight w:val="0"/>
      <w:marTop w:val="0"/>
      <w:marBottom w:val="0"/>
      <w:divBdr>
        <w:top w:val="none" w:sz="0" w:space="0" w:color="auto"/>
        <w:left w:val="none" w:sz="0" w:space="0" w:color="auto"/>
        <w:bottom w:val="none" w:sz="0" w:space="0" w:color="auto"/>
        <w:right w:val="none" w:sz="0" w:space="0" w:color="auto"/>
      </w:divBdr>
    </w:div>
    <w:div w:id="733044674">
      <w:marLeft w:val="0"/>
      <w:marRight w:val="0"/>
      <w:marTop w:val="0"/>
      <w:marBottom w:val="0"/>
      <w:divBdr>
        <w:top w:val="none" w:sz="0" w:space="0" w:color="auto"/>
        <w:left w:val="none" w:sz="0" w:space="0" w:color="auto"/>
        <w:bottom w:val="none" w:sz="0" w:space="0" w:color="auto"/>
        <w:right w:val="none" w:sz="0" w:space="0" w:color="auto"/>
      </w:divBdr>
    </w:div>
    <w:div w:id="733046802">
      <w:marLeft w:val="0"/>
      <w:marRight w:val="0"/>
      <w:marTop w:val="0"/>
      <w:marBottom w:val="0"/>
      <w:divBdr>
        <w:top w:val="none" w:sz="0" w:space="0" w:color="auto"/>
        <w:left w:val="none" w:sz="0" w:space="0" w:color="auto"/>
        <w:bottom w:val="none" w:sz="0" w:space="0" w:color="auto"/>
        <w:right w:val="none" w:sz="0" w:space="0" w:color="auto"/>
      </w:divBdr>
    </w:div>
    <w:div w:id="733162506">
      <w:marLeft w:val="0"/>
      <w:marRight w:val="0"/>
      <w:marTop w:val="0"/>
      <w:marBottom w:val="0"/>
      <w:divBdr>
        <w:top w:val="none" w:sz="0" w:space="0" w:color="auto"/>
        <w:left w:val="none" w:sz="0" w:space="0" w:color="auto"/>
        <w:bottom w:val="none" w:sz="0" w:space="0" w:color="auto"/>
        <w:right w:val="none" w:sz="0" w:space="0" w:color="auto"/>
      </w:divBdr>
    </w:div>
    <w:div w:id="733167441">
      <w:marLeft w:val="0"/>
      <w:marRight w:val="0"/>
      <w:marTop w:val="0"/>
      <w:marBottom w:val="0"/>
      <w:divBdr>
        <w:top w:val="none" w:sz="0" w:space="0" w:color="auto"/>
        <w:left w:val="none" w:sz="0" w:space="0" w:color="auto"/>
        <w:bottom w:val="none" w:sz="0" w:space="0" w:color="auto"/>
        <w:right w:val="none" w:sz="0" w:space="0" w:color="auto"/>
      </w:divBdr>
    </w:div>
    <w:div w:id="733234740">
      <w:marLeft w:val="0"/>
      <w:marRight w:val="0"/>
      <w:marTop w:val="0"/>
      <w:marBottom w:val="0"/>
      <w:divBdr>
        <w:top w:val="none" w:sz="0" w:space="0" w:color="auto"/>
        <w:left w:val="none" w:sz="0" w:space="0" w:color="auto"/>
        <w:bottom w:val="none" w:sz="0" w:space="0" w:color="auto"/>
        <w:right w:val="none" w:sz="0" w:space="0" w:color="auto"/>
      </w:divBdr>
    </w:div>
    <w:div w:id="733310359">
      <w:marLeft w:val="0"/>
      <w:marRight w:val="0"/>
      <w:marTop w:val="0"/>
      <w:marBottom w:val="0"/>
      <w:divBdr>
        <w:top w:val="none" w:sz="0" w:space="0" w:color="auto"/>
        <w:left w:val="none" w:sz="0" w:space="0" w:color="auto"/>
        <w:bottom w:val="none" w:sz="0" w:space="0" w:color="auto"/>
        <w:right w:val="none" w:sz="0" w:space="0" w:color="auto"/>
      </w:divBdr>
    </w:div>
    <w:div w:id="733431242">
      <w:marLeft w:val="0"/>
      <w:marRight w:val="0"/>
      <w:marTop w:val="0"/>
      <w:marBottom w:val="0"/>
      <w:divBdr>
        <w:top w:val="none" w:sz="0" w:space="0" w:color="auto"/>
        <w:left w:val="none" w:sz="0" w:space="0" w:color="auto"/>
        <w:bottom w:val="none" w:sz="0" w:space="0" w:color="auto"/>
        <w:right w:val="none" w:sz="0" w:space="0" w:color="auto"/>
      </w:divBdr>
    </w:div>
    <w:div w:id="733506752">
      <w:marLeft w:val="0"/>
      <w:marRight w:val="0"/>
      <w:marTop w:val="0"/>
      <w:marBottom w:val="0"/>
      <w:divBdr>
        <w:top w:val="none" w:sz="0" w:space="0" w:color="auto"/>
        <w:left w:val="none" w:sz="0" w:space="0" w:color="auto"/>
        <w:bottom w:val="none" w:sz="0" w:space="0" w:color="auto"/>
        <w:right w:val="none" w:sz="0" w:space="0" w:color="auto"/>
      </w:divBdr>
    </w:div>
    <w:div w:id="733551624">
      <w:marLeft w:val="0"/>
      <w:marRight w:val="0"/>
      <w:marTop w:val="0"/>
      <w:marBottom w:val="0"/>
      <w:divBdr>
        <w:top w:val="none" w:sz="0" w:space="0" w:color="auto"/>
        <w:left w:val="none" w:sz="0" w:space="0" w:color="auto"/>
        <w:bottom w:val="none" w:sz="0" w:space="0" w:color="auto"/>
        <w:right w:val="none" w:sz="0" w:space="0" w:color="auto"/>
      </w:divBdr>
    </w:div>
    <w:div w:id="733552845">
      <w:marLeft w:val="0"/>
      <w:marRight w:val="0"/>
      <w:marTop w:val="0"/>
      <w:marBottom w:val="0"/>
      <w:divBdr>
        <w:top w:val="none" w:sz="0" w:space="0" w:color="auto"/>
        <w:left w:val="none" w:sz="0" w:space="0" w:color="auto"/>
        <w:bottom w:val="none" w:sz="0" w:space="0" w:color="auto"/>
        <w:right w:val="none" w:sz="0" w:space="0" w:color="auto"/>
      </w:divBdr>
    </w:div>
    <w:div w:id="733701539">
      <w:marLeft w:val="0"/>
      <w:marRight w:val="0"/>
      <w:marTop w:val="0"/>
      <w:marBottom w:val="0"/>
      <w:divBdr>
        <w:top w:val="none" w:sz="0" w:space="0" w:color="auto"/>
        <w:left w:val="none" w:sz="0" w:space="0" w:color="auto"/>
        <w:bottom w:val="none" w:sz="0" w:space="0" w:color="auto"/>
        <w:right w:val="none" w:sz="0" w:space="0" w:color="auto"/>
      </w:divBdr>
    </w:div>
    <w:div w:id="733819249">
      <w:marLeft w:val="0"/>
      <w:marRight w:val="0"/>
      <w:marTop w:val="0"/>
      <w:marBottom w:val="0"/>
      <w:divBdr>
        <w:top w:val="none" w:sz="0" w:space="0" w:color="auto"/>
        <w:left w:val="none" w:sz="0" w:space="0" w:color="auto"/>
        <w:bottom w:val="none" w:sz="0" w:space="0" w:color="auto"/>
        <w:right w:val="none" w:sz="0" w:space="0" w:color="auto"/>
      </w:divBdr>
    </w:div>
    <w:div w:id="733969851">
      <w:marLeft w:val="0"/>
      <w:marRight w:val="0"/>
      <w:marTop w:val="0"/>
      <w:marBottom w:val="0"/>
      <w:divBdr>
        <w:top w:val="none" w:sz="0" w:space="0" w:color="auto"/>
        <w:left w:val="none" w:sz="0" w:space="0" w:color="auto"/>
        <w:bottom w:val="none" w:sz="0" w:space="0" w:color="auto"/>
        <w:right w:val="none" w:sz="0" w:space="0" w:color="auto"/>
      </w:divBdr>
    </w:div>
    <w:div w:id="734087912">
      <w:marLeft w:val="0"/>
      <w:marRight w:val="0"/>
      <w:marTop w:val="0"/>
      <w:marBottom w:val="0"/>
      <w:divBdr>
        <w:top w:val="none" w:sz="0" w:space="0" w:color="auto"/>
        <w:left w:val="none" w:sz="0" w:space="0" w:color="auto"/>
        <w:bottom w:val="none" w:sz="0" w:space="0" w:color="auto"/>
        <w:right w:val="none" w:sz="0" w:space="0" w:color="auto"/>
      </w:divBdr>
    </w:div>
    <w:div w:id="734090900">
      <w:marLeft w:val="0"/>
      <w:marRight w:val="0"/>
      <w:marTop w:val="0"/>
      <w:marBottom w:val="0"/>
      <w:divBdr>
        <w:top w:val="none" w:sz="0" w:space="0" w:color="auto"/>
        <w:left w:val="none" w:sz="0" w:space="0" w:color="auto"/>
        <w:bottom w:val="none" w:sz="0" w:space="0" w:color="auto"/>
        <w:right w:val="none" w:sz="0" w:space="0" w:color="auto"/>
      </w:divBdr>
    </w:div>
    <w:div w:id="734163134">
      <w:marLeft w:val="0"/>
      <w:marRight w:val="0"/>
      <w:marTop w:val="0"/>
      <w:marBottom w:val="0"/>
      <w:divBdr>
        <w:top w:val="none" w:sz="0" w:space="0" w:color="auto"/>
        <w:left w:val="none" w:sz="0" w:space="0" w:color="auto"/>
        <w:bottom w:val="none" w:sz="0" w:space="0" w:color="auto"/>
        <w:right w:val="none" w:sz="0" w:space="0" w:color="auto"/>
      </w:divBdr>
    </w:div>
    <w:div w:id="734275914">
      <w:marLeft w:val="0"/>
      <w:marRight w:val="0"/>
      <w:marTop w:val="0"/>
      <w:marBottom w:val="0"/>
      <w:divBdr>
        <w:top w:val="none" w:sz="0" w:space="0" w:color="auto"/>
        <w:left w:val="none" w:sz="0" w:space="0" w:color="auto"/>
        <w:bottom w:val="none" w:sz="0" w:space="0" w:color="auto"/>
        <w:right w:val="none" w:sz="0" w:space="0" w:color="auto"/>
      </w:divBdr>
    </w:div>
    <w:div w:id="734276690">
      <w:marLeft w:val="0"/>
      <w:marRight w:val="0"/>
      <w:marTop w:val="0"/>
      <w:marBottom w:val="0"/>
      <w:divBdr>
        <w:top w:val="none" w:sz="0" w:space="0" w:color="auto"/>
        <w:left w:val="none" w:sz="0" w:space="0" w:color="auto"/>
        <w:bottom w:val="none" w:sz="0" w:space="0" w:color="auto"/>
        <w:right w:val="none" w:sz="0" w:space="0" w:color="auto"/>
      </w:divBdr>
    </w:div>
    <w:div w:id="734282616">
      <w:marLeft w:val="0"/>
      <w:marRight w:val="0"/>
      <w:marTop w:val="0"/>
      <w:marBottom w:val="0"/>
      <w:divBdr>
        <w:top w:val="none" w:sz="0" w:space="0" w:color="auto"/>
        <w:left w:val="none" w:sz="0" w:space="0" w:color="auto"/>
        <w:bottom w:val="none" w:sz="0" w:space="0" w:color="auto"/>
        <w:right w:val="none" w:sz="0" w:space="0" w:color="auto"/>
      </w:divBdr>
    </w:div>
    <w:div w:id="734284104">
      <w:marLeft w:val="0"/>
      <w:marRight w:val="0"/>
      <w:marTop w:val="0"/>
      <w:marBottom w:val="0"/>
      <w:divBdr>
        <w:top w:val="none" w:sz="0" w:space="0" w:color="auto"/>
        <w:left w:val="none" w:sz="0" w:space="0" w:color="auto"/>
        <w:bottom w:val="none" w:sz="0" w:space="0" w:color="auto"/>
        <w:right w:val="none" w:sz="0" w:space="0" w:color="auto"/>
      </w:divBdr>
    </w:div>
    <w:div w:id="734353473">
      <w:marLeft w:val="0"/>
      <w:marRight w:val="0"/>
      <w:marTop w:val="0"/>
      <w:marBottom w:val="0"/>
      <w:divBdr>
        <w:top w:val="none" w:sz="0" w:space="0" w:color="auto"/>
        <w:left w:val="none" w:sz="0" w:space="0" w:color="auto"/>
        <w:bottom w:val="none" w:sz="0" w:space="0" w:color="auto"/>
        <w:right w:val="none" w:sz="0" w:space="0" w:color="auto"/>
      </w:divBdr>
    </w:div>
    <w:div w:id="734428145">
      <w:marLeft w:val="0"/>
      <w:marRight w:val="0"/>
      <w:marTop w:val="0"/>
      <w:marBottom w:val="0"/>
      <w:divBdr>
        <w:top w:val="none" w:sz="0" w:space="0" w:color="auto"/>
        <w:left w:val="none" w:sz="0" w:space="0" w:color="auto"/>
        <w:bottom w:val="none" w:sz="0" w:space="0" w:color="auto"/>
        <w:right w:val="none" w:sz="0" w:space="0" w:color="auto"/>
      </w:divBdr>
    </w:div>
    <w:div w:id="734468713">
      <w:marLeft w:val="0"/>
      <w:marRight w:val="0"/>
      <w:marTop w:val="0"/>
      <w:marBottom w:val="0"/>
      <w:divBdr>
        <w:top w:val="none" w:sz="0" w:space="0" w:color="auto"/>
        <w:left w:val="none" w:sz="0" w:space="0" w:color="auto"/>
        <w:bottom w:val="none" w:sz="0" w:space="0" w:color="auto"/>
        <w:right w:val="none" w:sz="0" w:space="0" w:color="auto"/>
      </w:divBdr>
    </w:div>
    <w:div w:id="734625124">
      <w:marLeft w:val="0"/>
      <w:marRight w:val="0"/>
      <w:marTop w:val="0"/>
      <w:marBottom w:val="0"/>
      <w:divBdr>
        <w:top w:val="none" w:sz="0" w:space="0" w:color="auto"/>
        <w:left w:val="none" w:sz="0" w:space="0" w:color="auto"/>
        <w:bottom w:val="none" w:sz="0" w:space="0" w:color="auto"/>
        <w:right w:val="none" w:sz="0" w:space="0" w:color="auto"/>
      </w:divBdr>
    </w:div>
    <w:div w:id="734661981">
      <w:marLeft w:val="0"/>
      <w:marRight w:val="0"/>
      <w:marTop w:val="0"/>
      <w:marBottom w:val="0"/>
      <w:divBdr>
        <w:top w:val="none" w:sz="0" w:space="0" w:color="auto"/>
        <w:left w:val="none" w:sz="0" w:space="0" w:color="auto"/>
        <w:bottom w:val="none" w:sz="0" w:space="0" w:color="auto"/>
        <w:right w:val="none" w:sz="0" w:space="0" w:color="auto"/>
      </w:divBdr>
    </w:div>
    <w:div w:id="734663212">
      <w:marLeft w:val="0"/>
      <w:marRight w:val="0"/>
      <w:marTop w:val="0"/>
      <w:marBottom w:val="0"/>
      <w:divBdr>
        <w:top w:val="none" w:sz="0" w:space="0" w:color="auto"/>
        <w:left w:val="none" w:sz="0" w:space="0" w:color="auto"/>
        <w:bottom w:val="none" w:sz="0" w:space="0" w:color="auto"/>
        <w:right w:val="none" w:sz="0" w:space="0" w:color="auto"/>
      </w:divBdr>
    </w:div>
    <w:div w:id="734671105">
      <w:marLeft w:val="0"/>
      <w:marRight w:val="0"/>
      <w:marTop w:val="0"/>
      <w:marBottom w:val="0"/>
      <w:divBdr>
        <w:top w:val="none" w:sz="0" w:space="0" w:color="auto"/>
        <w:left w:val="none" w:sz="0" w:space="0" w:color="auto"/>
        <w:bottom w:val="none" w:sz="0" w:space="0" w:color="auto"/>
        <w:right w:val="none" w:sz="0" w:space="0" w:color="auto"/>
      </w:divBdr>
    </w:div>
    <w:div w:id="734739090">
      <w:marLeft w:val="0"/>
      <w:marRight w:val="0"/>
      <w:marTop w:val="0"/>
      <w:marBottom w:val="0"/>
      <w:divBdr>
        <w:top w:val="none" w:sz="0" w:space="0" w:color="auto"/>
        <w:left w:val="none" w:sz="0" w:space="0" w:color="auto"/>
        <w:bottom w:val="none" w:sz="0" w:space="0" w:color="auto"/>
        <w:right w:val="none" w:sz="0" w:space="0" w:color="auto"/>
      </w:divBdr>
    </w:div>
    <w:div w:id="734741494">
      <w:bodyDiv w:val="1"/>
      <w:marLeft w:val="0"/>
      <w:marRight w:val="0"/>
      <w:marTop w:val="0"/>
      <w:marBottom w:val="0"/>
      <w:divBdr>
        <w:top w:val="none" w:sz="0" w:space="0" w:color="auto"/>
        <w:left w:val="none" w:sz="0" w:space="0" w:color="auto"/>
        <w:bottom w:val="none" w:sz="0" w:space="0" w:color="auto"/>
        <w:right w:val="none" w:sz="0" w:space="0" w:color="auto"/>
      </w:divBdr>
    </w:div>
    <w:div w:id="734815962">
      <w:marLeft w:val="0"/>
      <w:marRight w:val="0"/>
      <w:marTop w:val="0"/>
      <w:marBottom w:val="0"/>
      <w:divBdr>
        <w:top w:val="none" w:sz="0" w:space="0" w:color="auto"/>
        <w:left w:val="none" w:sz="0" w:space="0" w:color="auto"/>
        <w:bottom w:val="none" w:sz="0" w:space="0" w:color="auto"/>
        <w:right w:val="none" w:sz="0" w:space="0" w:color="auto"/>
      </w:divBdr>
    </w:div>
    <w:div w:id="734819473">
      <w:marLeft w:val="0"/>
      <w:marRight w:val="0"/>
      <w:marTop w:val="0"/>
      <w:marBottom w:val="0"/>
      <w:divBdr>
        <w:top w:val="none" w:sz="0" w:space="0" w:color="auto"/>
        <w:left w:val="none" w:sz="0" w:space="0" w:color="auto"/>
        <w:bottom w:val="none" w:sz="0" w:space="0" w:color="auto"/>
        <w:right w:val="none" w:sz="0" w:space="0" w:color="auto"/>
      </w:divBdr>
    </w:div>
    <w:div w:id="735056315">
      <w:marLeft w:val="0"/>
      <w:marRight w:val="0"/>
      <w:marTop w:val="0"/>
      <w:marBottom w:val="0"/>
      <w:divBdr>
        <w:top w:val="none" w:sz="0" w:space="0" w:color="auto"/>
        <w:left w:val="none" w:sz="0" w:space="0" w:color="auto"/>
        <w:bottom w:val="none" w:sz="0" w:space="0" w:color="auto"/>
        <w:right w:val="none" w:sz="0" w:space="0" w:color="auto"/>
      </w:divBdr>
    </w:div>
    <w:div w:id="735124563">
      <w:marLeft w:val="0"/>
      <w:marRight w:val="0"/>
      <w:marTop w:val="0"/>
      <w:marBottom w:val="0"/>
      <w:divBdr>
        <w:top w:val="none" w:sz="0" w:space="0" w:color="auto"/>
        <w:left w:val="none" w:sz="0" w:space="0" w:color="auto"/>
        <w:bottom w:val="none" w:sz="0" w:space="0" w:color="auto"/>
        <w:right w:val="none" w:sz="0" w:space="0" w:color="auto"/>
      </w:divBdr>
    </w:div>
    <w:div w:id="735133426">
      <w:marLeft w:val="0"/>
      <w:marRight w:val="0"/>
      <w:marTop w:val="0"/>
      <w:marBottom w:val="0"/>
      <w:divBdr>
        <w:top w:val="none" w:sz="0" w:space="0" w:color="auto"/>
        <w:left w:val="none" w:sz="0" w:space="0" w:color="auto"/>
        <w:bottom w:val="none" w:sz="0" w:space="0" w:color="auto"/>
        <w:right w:val="none" w:sz="0" w:space="0" w:color="auto"/>
      </w:divBdr>
    </w:div>
    <w:div w:id="735208652">
      <w:marLeft w:val="0"/>
      <w:marRight w:val="0"/>
      <w:marTop w:val="0"/>
      <w:marBottom w:val="0"/>
      <w:divBdr>
        <w:top w:val="none" w:sz="0" w:space="0" w:color="auto"/>
        <w:left w:val="none" w:sz="0" w:space="0" w:color="auto"/>
        <w:bottom w:val="none" w:sz="0" w:space="0" w:color="auto"/>
        <w:right w:val="none" w:sz="0" w:space="0" w:color="auto"/>
      </w:divBdr>
    </w:div>
    <w:div w:id="735326088">
      <w:marLeft w:val="0"/>
      <w:marRight w:val="0"/>
      <w:marTop w:val="0"/>
      <w:marBottom w:val="0"/>
      <w:divBdr>
        <w:top w:val="none" w:sz="0" w:space="0" w:color="auto"/>
        <w:left w:val="none" w:sz="0" w:space="0" w:color="auto"/>
        <w:bottom w:val="none" w:sz="0" w:space="0" w:color="auto"/>
        <w:right w:val="none" w:sz="0" w:space="0" w:color="auto"/>
      </w:divBdr>
    </w:div>
    <w:div w:id="735476362">
      <w:marLeft w:val="0"/>
      <w:marRight w:val="0"/>
      <w:marTop w:val="0"/>
      <w:marBottom w:val="0"/>
      <w:divBdr>
        <w:top w:val="none" w:sz="0" w:space="0" w:color="auto"/>
        <w:left w:val="none" w:sz="0" w:space="0" w:color="auto"/>
        <w:bottom w:val="none" w:sz="0" w:space="0" w:color="auto"/>
        <w:right w:val="none" w:sz="0" w:space="0" w:color="auto"/>
      </w:divBdr>
    </w:div>
    <w:div w:id="735710246">
      <w:marLeft w:val="0"/>
      <w:marRight w:val="0"/>
      <w:marTop w:val="0"/>
      <w:marBottom w:val="0"/>
      <w:divBdr>
        <w:top w:val="none" w:sz="0" w:space="0" w:color="auto"/>
        <w:left w:val="none" w:sz="0" w:space="0" w:color="auto"/>
        <w:bottom w:val="none" w:sz="0" w:space="0" w:color="auto"/>
        <w:right w:val="none" w:sz="0" w:space="0" w:color="auto"/>
      </w:divBdr>
    </w:div>
    <w:div w:id="735713240">
      <w:marLeft w:val="0"/>
      <w:marRight w:val="0"/>
      <w:marTop w:val="0"/>
      <w:marBottom w:val="0"/>
      <w:divBdr>
        <w:top w:val="none" w:sz="0" w:space="0" w:color="auto"/>
        <w:left w:val="none" w:sz="0" w:space="0" w:color="auto"/>
        <w:bottom w:val="none" w:sz="0" w:space="0" w:color="auto"/>
        <w:right w:val="none" w:sz="0" w:space="0" w:color="auto"/>
      </w:divBdr>
    </w:div>
    <w:div w:id="735739865">
      <w:marLeft w:val="480"/>
      <w:marRight w:val="0"/>
      <w:marTop w:val="0"/>
      <w:marBottom w:val="0"/>
      <w:divBdr>
        <w:top w:val="none" w:sz="0" w:space="0" w:color="auto"/>
        <w:left w:val="none" w:sz="0" w:space="0" w:color="auto"/>
        <w:bottom w:val="none" w:sz="0" w:space="0" w:color="auto"/>
        <w:right w:val="none" w:sz="0" w:space="0" w:color="auto"/>
      </w:divBdr>
    </w:div>
    <w:div w:id="735859023">
      <w:marLeft w:val="0"/>
      <w:marRight w:val="0"/>
      <w:marTop w:val="0"/>
      <w:marBottom w:val="0"/>
      <w:divBdr>
        <w:top w:val="none" w:sz="0" w:space="0" w:color="auto"/>
        <w:left w:val="none" w:sz="0" w:space="0" w:color="auto"/>
        <w:bottom w:val="none" w:sz="0" w:space="0" w:color="auto"/>
        <w:right w:val="none" w:sz="0" w:space="0" w:color="auto"/>
      </w:divBdr>
    </w:div>
    <w:div w:id="735860717">
      <w:marLeft w:val="0"/>
      <w:marRight w:val="0"/>
      <w:marTop w:val="0"/>
      <w:marBottom w:val="0"/>
      <w:divBdr>
        <w:top w:val="none" w:sz="0" w:space="0" w:color="auto"/>
        <w:left w:val="none" w:sz="0" w:space="0" w:color="auto"/>
        <w:bottom w:val="none" w:sz="0" w:space="0" w:color="auto"/>
        <w:right w:val="none" w:sz="0" w:space="0" w:color="auto"/>
      </w:divBdr>
    </w:div>
    <w:div w:id="735863909">
      <w:marLeft w:val="0"/>
      <w:marRight w:val="0"/>
      <w:marTop w:val="0"/>
      <w:marBottom w:val="0"/>
      <w:divBdr>
        <w:top w:val="none" w:sz="0" w:space="0" w:color="auto"/>
        <w:left w:val="none" w:sz="0" w:space="0" w:color="auto"/>
        <w:bottom w:val="none" w:sz="0" w:space="0" w:color="auto"/>
        <w:right w:val="none" w:sz="0" w:space="0" w:color="auto"/>
      </w:divBdr>
    </w:div>
    <w:div w:id="735903854">
      <w:marLeft w:val="0"/>
      <w:marRight w:val="0"/>
      <w:marTop w:val="0"/>
      <w:marBottom w:val="0"/>
      <w:divBdr>
        <w:top w:val="none" w:sz="0" w:space="0" w:color="auto"/>
        <w:left w:val="none" w:sz="0" w:space="0" w:color="auto"/>
        <w:bottom w:val="none" w:sz="0" w:space="0" w:color="auto"/>
        <w:right w:val="none" w:sz="0" w:space="0" w:color="auto"/>
      </w:divBdr>
    </w:div>
    <w:div w:id="735931378">
      <w:marLeft w:val="480"/>
      <w:marRight w:val="0"/>
      <w:marTop w:val="0"/>
      <w:marBottom w:val="0"/>
      <w:divBdr>
        <w:top w:val="none" w:sz="0" w:space="0" w:color="auto"/>
        <w:left w:val="none" w:sz="0" w:space="0" w:color="auto"/>
        <w:bottom w:val="none" w:sz="0" w:space="0" w:color="auto"/>
        <w:right w:val="none" w:sz="0" w:space="0" w:color="auto"/>
      </w:divBdr>
    </w:div>
    <w:div w:id="736050580">
      <w:marLeft w:val="0"/>
      <w:marRight w:val="0"/>
      <w:marTop w:val="0"/>
      <w:marBottom w:val="0"/>
      <w:divBdr>
        <w:top w:val="none" w:sz="0" w:space="0" w:color="auto"/>
        <w:left w:val="none" w:sz="0" w:space="0" w:color="auto"/>
        <w:bottom w:val="none" w:sz="0" w:space="0" w:color="auto"/>
        <w:right w:val="none" w:sz="0" w:space="0" w:color="auto"/>
      </w:divBdr>
    </w:div>
    <w:div w:id="736130209">
      <w:marLeft w:val="0"/>
      <w:marRight w:val="0"/>
      <w:marTop w:val="0"/>
      <w:marBottom w:val="0"/>
      <w:divBdr>
        <w:top w:val="none" w:sz="0" w:space="0" w:color="auto"/>
        <w:left w:val="none" w:sz="0" w:space="0" w:color="auto"/>
        <w:bottom w:val="none" w:sz="0" w:space="0" w:color="auto"/>
        <w:right w:val="none" w:sz="0" w:space="0" w:color="auto"/>
      </w:divBdr>
    </w:div>
    <w:div w:id="736171096">
      <w:marLeft w:val="0"/>
      <w:marRight w:val="0"/>
      <w:marTop w:val="0"/>
      <w:marBottom w:val="0"/>
      <w:divBdr>
        <w:top w:val="none" w:sz="0" w:space="0" w:color="auto"/>
        <w:left w:val="none" w:sz="0" w:space="0" w:color="auto"/>
        <w:bottom w:val="none" w:sz="0" w:space="0" w:color="auto"/>
        <w:right w:val="none" w:sz="0" w:space="0" w:color="auto"/>
      </w:divBdr>
    </w:div>
    <w:div w:id="736245968">
      <w:marLeft w:val="0"/>
      <w:marRight w:val="0"/>
      <w:marTop w:val="0"/>
      <w:marBottom w:val="0"/>
      <w:divBdr>
        <w:top w:val="none" w:sz="0" w:space="0" w:color="auto"/>
        <w:left w:val="none" w:sz="0" w:space="0" w:color="auto"/>
        <w:bottom w:val="none" w:sz="0" w:space="0" w:color="auto"/>
        <w:right w:val="none" w:sz="0" w:space="0" w:color="auto"/>
      </w:divBdr>
    </w:div>
    <w:div w:id="736316388">
      <w:marLeft w:val="0"/>
      <w:marRight w:val="0"/>
      <w:marTop w:val="0"/>
      <w:marBottom w:val="0"/>
      <w:divBdr>
        <w:top w:val="none" w:sz="0" w:space="0" w:color="auto"/>
        <w:left w:val="none" w:sz="0" w:space="0" w:color="auto"/>
        <w:bottom w:val="none" w:sz="0" w:space="0" w:color="auto"/>
        <w:right w:val="none" w:sz="0" w:space="0" w:color="auto"/>
      </w:divBdr>
    </w:div>
    <w:div w:id="736318226">
      <w:marLeft w:val="0"/>
      <w:marRight w:val="0"/>
      <w:marTop w:val="0"/>
      <w:marBottom w:val="0"/>
      <w:divBdr>
        <w:top w:val="none" w:sz="0" w:space="0" w:color="auto"/>
        <w:left w:val="none" w:sz="0" w:space="0" w:color="auto"/>
        <w:bottom w:val="none" w:sz="0" w:space="0" w:color="auto"/>
        <w:right w:val="none" w:sz="0" w:space="0" w:color="auto"/>
      </w:divBdr>
    </w:div>
    <w:div w:id="736366653">
      <w:marLeft w:val="0"/>
      <w:marRight w:val="0"/>
      <w:marTop w:val="0"/>
      <w:marBottom w:val="0"/>
      <w:divBdr>
        <w:top w:val="none" w:sz="0" w:space="0" w:color="auto"/>
        <w:left w:val="none" w:sz="0" w:space="0" w:color="auto"/>
        <w:bottom w:val="none" w:sz="0" w:space="0" w:color="auto"/>
        <w:right w:val="none" w:sz="0" w:space="0" w:color="auto"/>
      </w:divBdr>
    </w:div>
    <w:div w:id="736440489">
      <w:marLeft w:val="0"/>
      <w:marRight w:val="0"/>
      <w:marTop w:val="0"/>
      <w:marBottom w:val="0"/>
      <w:divBdr>
        <w:top w:val="none" w:sz="0" w:space="0" w:color="auto"/>
        <w:left w:val="none" w:sz="0" w:space="0" w:color="auto"/>
        <w:bottom w:val="none" w:sz="0" w:space="0" w:color="auto"/>
        <w:right w:val="none" w:sz="0" w:space="0" w:color="auto"/>
      </w:divBdr>
    </w:div>
    <w:div w:id="736441492">
      <w:marLeft w:val="0"/>
      <w:marRight w:val="0"/>
      <w:marTop w:val="0"/>
      <w:marBottom w:val="0"/>
      <w:divBdr>
        <w:top w:val="none" w:sz="0" w:space="0" w:color="auto"/>
        <w:left w:val="none" w:sz="0" w:space="0" w:color="auto"/>
        <w:bottom w:val="none" w:sz="0" w:space="0" w:color="auto"/>
        <w:right w:val="none" w:sz="0" w:space="0" w:color="auto"/>
      </w:divBdr>
    </w:div>
    <w:div w:id="736510975">
      <w:marLeft w:val="0"/>
      <w:marRight w:val="0"/>
      <w:marTop w:val="0"/>
      <w:marBottom w:val="0"/>
      <w:divBdr>
        <w:top w:val="none" w:sz="0" w:space="0" w:color="auto"/>
        <w:left w:val="none" w:sz="0" w:space="0" w:color="auto"/>
        <w:bottom w:val="none" w:sz="0" w:space="0" w:color="auto"/>
        <w:right w:val="none" w:sz="0" w:space="0" w:color="auto"/>
      </w:divBdr>
    </w:div>
    <w:div w:id="736514316">
      <w:marLeft w:val="0"/>
      <w:marRight w:val="0"/>
      <w:marTop w:val="0"/>
      <w:marBottom w:val="0"/>
      <w:divBdr>
        <w:top w:val="none" w:sz="0" w:space="0" w:color="auto"/>
        <w:left w:val="none" w:sz="0" w:space="0" w:color="auto"/>
        <w:bottom w:val="none" w:sz="0" w:space="0" w:color="auto"/>
        <w:right w:val="none" w:sz="0" w:space="0" w:color="auto"/>
      </w:divBdr>
    </w:div>
    <w:div w:id="736630536">
      <w:marLeft w:val="0"/>
      <w:marRight w:val="0"/>
      <w:marTop w:val="0"/>
      <w:marBottom w:val="0"/>
      <w:divBdr>
        <w:top w:val="none" w:sz="0" w:space="0" w:color="auto"/>
        <w:left w:val="none" w:sz="0" w:space="0" w:color="auto"/>
        <w:bottom w:val="none" w:sz="0" w:space="0" w:color="auto"/>
        <w:right w:val="none" w:sz="0" w:space="0" w:color="auto"/>
      </w:divBdr>
    </w:div>
    <w:div w:id="736632693">
      <w:marLeft w:val="0"/>
      <w:marRight w:val="0"/>
      <w:marTop w:val="0"/>
      <w:marBottom w:val="0"/>
      <w:divBdr>
        <w:top w:val="none" w:sz="0" w:space="0" w:color="auto"/>
        <w:left w:val="none" w:sz="0" w:space="0" w:color="auto"/>
        <w:bottom w:val="none" w:sz="0" w:space="0" w:color="auto"/>
        <w:right w:val="none" w:sz="0" w:space="0" w:color="auto"/>
      </w:divBdr>
    </w:div>
    <w:div w:id="736904293">
      <w:marLeft w:val="0"/>
      <w:marRight w:val="0"/>
      <w:marTop w:val="0"/>
      <w:marBottom w:val="0"/>
      <w:divBdr>
        <w:top w:val="none" w:sz="0" w:space="0" w:color="auto"/>
        <w:left w:val="none" w:sz="0" w:space="0" w:color="auto"/>
        <w:bottom w:val="none" w:sz="0" w:space="0" w:color="auto"/>
        <w:right w:val="none" w:sz="0" w:space="0" w:color="auto"/>
      </w:divBdr>
    </w:div>
    <w:div w:id="736980029">
      <w:marLeft w:val="0"/>
      <w:marRight w:val="0"/>
      <w:marTop w:val="0"/>
      <w:marBottom w:val="0"/>
      <w:divBdr>
        <w:top w:val="none" w:sz="0" w:space="0" w:color="auto"/>
        <w:left w:val="none" w:sz="0" w:space="0" w:color="auto"/>
        <w:bottom w:val="none" w:sz="0" w:space="0" w:color="auto"/>
        <w:right w:val="none" w:sz="0" w:space="0" w:color="auto"/>
      </w:divBdr>
    </w:div>
    <w:div w:id="737020372">
      <w:marLeft w:val="0"/>
      <w:marRight w:val="0"/>
      <w:marTop w:val="0"/>
      <w:marBottom w:val="0"/>
      <w:divBdr>
        <w:top w:val="none" w:sz="0" w:space="0" w:color="auto"/>
        <w:left w:val="none" w:sz="0" w:space="0" w:color="auto"/>
        <w:bottom w:val="none" w:sz="0" w:space="0" w:color="auto"/>
        <w:right w:val="none" w:sz="0" w:space="0" w:color="auto"/>
      </w:divBdr>
    </w:div>
    <w:div w:id="737090042">
      <w:marLeft w:val="0"/>
      <w:marRight w:val="0"/>
      <w:marTop w:val="0"/>
      <w:marBottom w:val="0"/>
      <w:divBdr>
        <w:top w:val="none" w:sz="0" w:space="0" w:color="auto"/>
        <w:left w:val="none" w:sz="0" w:space="0" w:color="auto"/>
        <w:bottom w:val="none" w:sz="0" w:space="0" w:color="auto"/>
        <w:right w:val="none" w:sz="0" w:space="0" w:color="auto"/>
      </w:divBdr>
    </w:div>
    <w:div w:id="737167269">
      <w:marLeft w:val="0"/>
      <w:marRight w:val="0"/>
      <w:marTop w:val="0"/>
      <w:marBottom w:val="0"/>
      <w:divBdr>
        <w:top w:val="none" w:sz="0" w:space="0" w:color="auto"/>
        <w:left w:val="none" w:sz="0" w:space="0" w:color="auto"/>
        <w:bottom w:val="none" w:sz="0" w:space="0" w:color="auto"/>
        <w:right w:val="none" w:sz="0" w:space="0" w:color="auto"/>
      </w:divBdr>
    </w:div>
    <w:div w:id="737288180">
      <w:marLeft w:val="0"/>
      <w:marRight w:val="0"/>
      <w:marTop w:val="0"/>
      <w:marBottom w:val="0"/>
      <w:divBdr>
        <w:top w:val="none" w:sz="0" w:space="0" w:color="auto"/>
        <w:left w:val="none" w:sz="0" w:space="0" w:color="auto"/>
        <w:bottom w:val="none" w:sz="0" w:space="0" w:color="auto"/>
        <w:right w:val="none" w:sz="0" w:space="0" w:color="auto"/>
      </w:divBdr>
    </w:div>
    <w:div w:id="737290348">
      <w:marLeft w:val="0"/>
      <w:marRight w:val="0"/>
      <w:marTop w:val="0"/>
      <w:marBottom w:val="0"/>
      <w:divBdr>
        <w:top w:val="none" w:sz="0" w:space="0" w:color="auto"/>
        <w:left w:val="none" w:sz="0" w:space="0" w:color="auto"/>
        <w:bottom w:val="none" w:sz="0" w:space="0" w:color="auto"/>
        <w:right w:val="none" w:sz="0" w:space="0" w:color="auto"/>
      </w:divBdr>
    </w:div>
    <w:div w:id="737437577">
      <w:marLeft w:val="0"/>
      <w:marRight w:val="0"/>
      <w:marTop w:val="0"/>
      <w:marBottom w:val="0"/>
      <w:divBdr>
        <w:top w:val="none" w:sz="0" w:space="0" w:color="auto"/>
        <w:left w:val="none" w:sz="0" w:space="0" w:color="auto"/>
        <w:bottom w:val="none" w:sz="0" w:space="0" w:color="auto"/>
        <w:right w:val="none" w:sz="0" w:space="0" w:color="auto"/>
      </w:divBdr>
    </w:div>
    <w:div w:id="737439086">
      <w:marLeft w:val="0"/>
      <w:marRight w:val="0"/>
      <w:marTop w:val="0"/>
      <w:marBottom w:val="0"/>
      <w:divBdr>
        <w:top w:val="none" w:sz="0" w:space="0" w:color="auto"/>
        <w:left w:val="none" w:sz="0" w:space="0" w:color="auto"/>
        <w:bottom w:val="none" w:sz="0" w:space="0" w:color="auto"/>
        <w:right w:val="none" w:sz="0" w:space="0" w:color="auto"/>
      </w:divBdr>
    </w:div>
    <w:div w:id="737440465">
      <w:marLeft w:val="0"/>
      <w:marRight w:val="0"/>
      <w:marTop w:val="0"/>
      <w:marBottom w:val="0"/>
      <w:divBdr>
        <w:top w:val="none" w:sz="0" w:space="0" w:color="auto"/>
        <w:left w:val="none" w:sz="0" w:space="0" w:color="auto"/>
        <w:bottom w:val="none" w:sz="0" w:space="0" w:color="auto"/>
        <w:right w:val="none" w:sz="0" w:space="0" w:color="auto"/>
      </w:divBdr>
    </w:div>
    <w:div w:id="737479044">
      <w:marLeft w:val="0"/>
      <w:marRight w:val="0"/>
      <w:marTop w:val="0"/>
      <w:marBottom w:val="0"/>
      <w:divBdr>
        <w:top w:val="none" w:sz="0" w:space="0" w:color="auto"/>
        <w:left w:val="none" w:sz="0" w:space="0" w:color="auto"/>
        <w:bottom w:val="none" w:sz="0" w:space="0" w:color="auto"/>
        <w:right w:val="none" w:sz="0" w:space="0" w:color="auto"/>
      </w:divBdr>
    </w:div>
    <w:div w:id="737485843">
      <w:marLeft w:val="0"/>
      <w:marRight w:val="0"/>
      <w:marTop w:val="0"/>
      <w:marBottom w:val="0"/>
      <w:divBdr>
        <w:top w:val="none" w:sz="0" w:space="0" w:color="auto"/>
        <w:left w:val="none" w:sz="0" w:space="0" w:color="auto"/>
        <w:bottom w:val="none" w:sz="0" w:space="0" w:color="auto"/>
        <w:right w:val="none" w:sz="0" w:space="0" w:color="auto"/>
      </w:divBdr>
    </w:div>
    <w:div w:id="737552814">
      <w:marLeft w:val="0"/>
      <w:marRight w:val="0"/>
      <w:marTop w:val="0"/>
      <w:marBottom w:val="0"/>
      <w:divBdr>
        <w:top w:val="none" w:sz="0" w:space="0" w:color="auto"/>
        <w:left w:val="none" w:sz="0" w:space="0" w:color="auto"/>
        <w:bottom w:val="none" w:sz="0" w:space="0" w:color="auto"/>
        <w:right w:val="none" w:sz="0" w:space="0" w:color="auto"/>
      </w:divBdr>
    </w:div>
    <w:div w:id="737559354">
      <w:marLeft w:val="0"/>
      <w:marRight w:val="0"/>
      <w:marTop w:val="0"/>
      <w:marBottom w:val="0"/>
      <w:divBdr>
        <w:top w:val="none" w:sz="0" w:space="0" w:color="auto"/>
        <w:left w:val="none" w:sz="0" w:space="0" w:color="auto"/>
        <w:bottom w:val="none" w:sz="0" w:space="0" w:color="auto"/>
        <w:right w:val="none" w:sz="0" w:space="0" w:color="auto"/>
      </w:divBdr>
    </w:div>
    <w:div w:id="737628133">
      <w:marLeft w:val="0"/>
      <w:marRight w:val="0"/>
      <w:marTop w:val="0"/>
      <w:marBottom w:val="0"/>
      <w:divBdr>
        <w:top w:val="none" w:sz="0" w:space="0" w:color="auto"/>
        <w:left w:val="none" w:sz="0" w:space="0" w:color="auto"/>
        <w:bottom w:val="none" w:sz="0" w:space="0" w:color="auto"/>
        <w:right w:val="none" w:sz="0" w:space="0" w:color="auto"/>
      </w:divBdr>
    </w:div>
    <w:div w:id="737704266">
      <w:marLeft w:val="0"/>
      <w:marRight w:val="0"/>
      <w:marTop w:val="0"/>
      <w:marBottom w:val="0"/>
      <w:divBdr>
        <w:top w:val="none" w:sz="0" w:space="0" w:color="auto"/>
        <w:left w:val="none" w:sz="0" w:space="0" w:color="auto"/>
        <w:bottom w:val="none" w:sz="0" w:space="0" w:color="auto"/>
        <w:right w:val="none" w:sz="0" w:space="0" w:color="auto"/>
      </w:divBdr>
    </w:div>
    <w:div w:id="737825081">
      <w:marLeft w:val="0"/>
      <w:marRight w:val="0"/>
      <w:marTop w:val="0"/>
      <w:marBottom w:val="0"/>
      <w:divBdr>
        <w:top w:val="none" w:sz="0" w:space="0" w:color="auto"/>
        <w:left w:val="none" w:sz="0" w:space="0" w:color="auto"/>
        <w:bottom w:val="none" w:sz="0" w:space="0" w:color="auto"/>
        <w:right w:val="none" w:sz="0" w:space="0" w:color="auto"/>
      </w:divBdr>
    </w:div>
    <w:div w:id="737946484">
      <w:marLeft w:val="0"/>
      <w:marRight w:val="0"/>
      <w:marTop w:val="0"/>
      <w:marBottom w:val="0"/>
      <w:divBdr>
        <w:top w:val="none" w:sz="0" w:space="0" w:color="auto"/>
        <w:left w:val="none" w:sz="0" w:space="0" w:color="auto"/>
        <w:bottom w:val="none" w:sz="0" w:space="0" w:color="auto"/>
        <w:right w:val="none" w:sz="0" w:space="0" w:color="auto"/>
      </w:divBdr>
    </w:div>
    <w:div w:id="738017337">
      <w:marLeft w:val="0"/>
      <w:marRight w:val="0"/>
      <w:marTop w:val="0"/>
      <w:marBottom w:val="0"/>
      <w:divBdr>
        <w:top w:val="none" w:sz="0" w:space="0" w:color="auto"/>
        <w:left w:val="none" w:sz="0" w:space="0" w:color="auto"/>
        <w:bottom w:val="none" w:sz="0" w:space="0" w:color="auto"/>
        <w:right w:val="none" w:sz="0" w:space="0" w:color="auto"/>
      </w:divBdr>
    </w:div>
    <w:div w:id="738017858">
      <w:marLeft w:val="0"/>
      <w:marRight w:val="0"/>
      <w:marTop w:val="0"/>
      <w:marBottom w:val="0"/>
      <w:divBdr>
        <w:top w:val="none" w:sz="0" w:space="0" w:color="auto"/>
        <w:left w:val="none" w:sz="0" w:space="0" w:color="auto"/>
        <w:bottom w:val="none" w:sz="0" w:space="0" w:color="auto"/>
        <w:right w:val="none" w:sz="0" w:space="0" w:color="auto"/>
      </w:divBdr>
    </w:div>
    <w:div w:id="738282698">
      <w:marLeft w:val="0"/>
      <w:marRight w:val="0"/>
      <w:marTop w:val="0"/>
      <w:marBottom w:val="0"/>
      <w:divBdr>
        <w:top w:val="none" w:sz="0" w:space="0" w:color="auto"/>
        <w:left w:val="none" w:sz="0" w:space="0" w:color="auto"/>
        <w:bottom w:val="none" w:sz="0" w:space="0" w:color="auto"/>
        <w:right w:val="none" w:sz="0" w:space="0" w:color="auto"/>
      </w:divBdr>
    </w:div>
    <w:div w:id="738285228">
      <w:marLeft w:val="0"/>
      <w:marRight w:val="0"/>
      <w:marTop w:val="0"/>
      <w:marBottom w:val="0"/>
      <w:divBdr>
        <w:top w:val="none" w:sz="0" w:space="0" w:color="auto"/>
        <w:left w:val="none" w:sz="0" w:space="0" w:color="auto"/>
        <w:bottom w:val="none" w:sz="0" w:space="0" w:color="auto"/>
        <w:right w:val="none" w:sz="0" w:space="0" w:color="auto"/>
      </w:divBdr>
    </w:div>
    <w:div w:id="738286140">
      <w:marLeft w:val="0"/>
      <w:marRight w:val="0"/>
      <w:marTop w:val="0"/>
      <w:marBottom w:val="0"/>
      <w:divBdr>
        <w:top w:val="none" w:sz="0" w:space="0" w:color="auto"/>
        <w:left w:val="none" w:sz="0" w:space="0" w:color="auto"/>
        <w:bottom w:val="none" w:sz="0" w:space="0" w:color="auto"/>
        <w:right w:val="none" w:sz="0" w:space="0" w:color="auto"/>
      </w:divBdr>
    </w:div>
    <w:div w:id="738287179">
      <w:marLeft w:val="0"/>
      <w:marRight w:val="0"/>
      <w:marTop w:val="0"/>
      <w:marBottom w:val="0"/>
      <w:divBdr>
        <w:top w:val="none" w:sz="0" w:space="0" w:color="auto"/>
        <w:left w:val="none" w:sz="0" w:space="0" w:color="auto"/>
        <w:bottom w:val="none" w:sz="0" w:space="0" w:color="auto"/>
        <w:right w:val="none" w:sz="0" w:space="0" w:color="auto"/>
      </w:divBdr>
    </w:div>
    <w:div w:id="738333015">
      <w:marLeft w:val="0"/>
      <w:marRight w:val="0"/>
      <w:marTop w:val="0"/>
      <w:marBottom w:val="0"/>
      <w:divBdr>
        <w:top w:val="none" w:sz="0" w:space="0" w:color="auto"/>
        <w:left w:val="none" w:sz="0" w:space="0" w:color="auto"/>
        <w:bottom w:val="none" w:sz="0" w:space="0" w:color="auto"/>
        <w:right w:val="none" w:sz="0" w:space="0" w:color="auto"/>
      </w:divBdr>
    </w:div>
    <w:div w:id="738357892">
      <w:marLeft w:val="0"/>
      <w:marRight w:val="0"/>
      <w:marTop w:val="0"/>
      <w:marBottom w:val="0"/>
      <w:divBdr>
        <w:top w:val="none" w:sz="0" w:space="0" w:color="auto"/>
        <w:left w:val="none" w:sz="0" w:space="0" w:color="auto"/>
        <w:bottom w:val="none" w:sz="0" w:space="0" w:color="auto"/>
        <w:right w:val="none" w:sz="0" w:space="0" w:color="auto"/>
      </w:divBdr>
    </w:div>
    <w:div w:id="738408401">
      <w:marLeft w:val="0"/>
      <w:marRight w:val="0"/>
      <w:marTop w:val="0"/>
      <w:marBottom w:val="0"/>
      <w:divBdr>
        <w:top w:val="none" w:sz="0" w:space="0" w:color="auto"/>
        <w:left w:val="none" w:sz="0" w:space="0" w:color="auto"/>
        <w:bottom w:val="none" w:sz="0" w:space="0" w:color="auto"/>
        <w:right w:val="none" w:sz="0" w:space="0" w:color="auto"/>
      </w:divBdr>
    </w:div>
    <w:div w:id="738477155">
      <w:marLeft w:val="0"/>
      <w:marRight w:val="0"/>
      <w:marTop w:val="0"/>
      <w:marBottom w:val="0"/>
      <w:divBdr>
        <w:top w:val="none" w:sz="0" w:space="0" w:color="auto"/>
        <w:left w:val="none" w:sz="0" w:space="0" w:color="auto"/>
        <w:bottom w:val="none" w:sz="0" w:space="0" w:color="auto"/>
        <w:right w:val="none" w:sz="0" w:space="0" w:color="auto"/>
      </w:divBdr>
    </w:div>
    <w:div w:id="738599267">
      <w:marLeft w:val="0"/>
      <w:marRight w:val="0"/>
      <w:marTop w:val="0"/>
      <w:marBottom w:val="0"/>
      <w:divBdr>
        <w:top w:val="none" w:sz="0" w:space="0" w:color="auto"/>
        <w:left w:val="none" w:sz="0" w:space="0" w:color="auto"/>
        <w:bottom w:val="none" w:sz="0" w:space="0" w:color="auto"/>
        <w:right w:val="none" w:sz="0" w:space="0" w:color="auto"/>
      </w:divBdr>
    </w:div>
    <w:div w:id="738600133">
      <w:marLeft w:val="0"/>
      <w:marRight w:val="0"/>
      <w:marTop w:val="0"/>
      <w:marBottom w:val="0"/>
      <w:divBdr>
        <w:top w:val="none" w:sz="0" w:space="0" w:color="auto"/>
        <w:left w:val="none" w:sz="0" w:space="0" w:color="auto"/>
        <w:bottom w:val="none" w:sz="0" w:space="0" w:color="auto"/>
        <w:right w:val="none" w:sz="0" w:space="0" w:color="auto"/>
      </w:divBdr>
    </w:div>
    <w:div w:id="738671328">
      <w:marLeft w:val="0"/>
      <w:marRight w:val="0"/>
      <w:marTop w:val="0"/>
      <w:marBottom w:val="0"/>
      <w:divBdr>
        <w:top w:val="none" w:sz="0" w:space="0" w:color="auto"/>
        <w:left w:val="none" w:sz="0" w:space="0" w:color="auto"/>
        <w:bottom w:val="none" w:sz="0" w:space="0" w:color="auto"/>
        <w:right w:val="none" w:sz="0" w:space="0" w:color="auto"/>
      </w:divBdr>
    </w:div>
    <w:div w:id="738676662">
      <w:marLeft w:val="0"/>
      <w:marRight w:val="0"/>
      <w:marTop w:val="0"/>
      <w:marBottom w:val="0"/>
      <w:divBdr>
        <w:top w:val="none" w:sz="0" w:space="0" w:color="auto"/>
        <w:left w:val="none" w:sz="0" w:space="0" w:color="auto"/>
        <w:bottom w:val="none" w:sz="0" w:space="0" w:color="auto"/>
        <w:right w:val="none" w:sz="0" w:space="0" w:color="auto"/>
      </w:divBdr>
    </w:div>
    <w:div w:id="738869402">
      <w:marLeft w:val="0"/>
      <w:marRight w:val="0"/>
      <w:marTop w:val="0"/>
      <w:marBottom w:val="0"/>
      <w:divBdr>
        <w:top w:val="none" w:sz="0" w:space="0" w:color="auto"/>
        <w:left w:val="none" w:sz="0" w:space="0" w:color="auto"/>
        <w:bottom w:val="none" w:sz="0" w:space="0" w:color="auto"/>
        <w:right w:val="none" w:sz="0" w:space="0" w:color="auto"/>
      </w:divBdr>
    </w:div>
    <w:div w:id="738938665">
      <w:marLeft w:val="0"/>
      <w:marRight w:val="0"/>
      <w:marTop w:val="0"/>
      <w:marBottom w:val="0"/>
      <w:divBdr>
        <w:top w:val="none" w:sz="0" w:space="0" w:color="auto"/>
        <w:left w:val="none" w:sz="0" w:space="0" w:color="auto"/>
        <w:bottom w:val="none" w:sz="0" w:space="0" w:color="auto"/>
        <w:right w:val="none" w:sz="0" w:space="0" w:color="auto"/>
      </w:divBdr>
    </w:div>
    <w:div w:id="738941516">
      <w:bodyDiv w:val="1"/>
      <w:marLeft w:val="0"/>
      <w:marRight w:val="0"/>
      <w:marTop w:val="0"/>
      <w:marBottom w:val="0"/>
      <w:divBdr>
        <w:top w:val="none" w:sz="0" w:space="0" w:color="auto"/>
        <w:left w:val="none" w:sz="0" w:space="0" w:color="auto"/>
        <w:bottom w:val="none" w:sz="0" w:space="0" w:color="auto"/>
        <w:right w:val="none" w:sz="0" w:space="0" w:color="auto"/>
      </w:divBdr>
    </w:div>
    <w:div w:id="739012937">
      <w:marLeft w:val="0"/>
      <w:marRight w:val="0"/>
      <w:marTop w:val="0"/>
      <w:marBottom w:val="0"/>
      <w:divBdr>
        <w:top w:val="none" w:sz="0" w:space="0" w:color="auto"/>
        <w:left w:val="none" w:sz="0" w:space="0" w:color="auto"/>
        <w:bottom w:val="none" w:sz="0" w:space="0" w:color="auto"/>
        <w:right w:val="none" w:sz="0" w:space="0" w:color="auto"/>
      </w:divBdr>
    </w:div>
    <w:div w:id="739061016">
      <w:marLeft w:val="0"/>
      <w:marRight w:val="0"/>
      <w:marTop w:val="0"/>
      <w:marBottom w:val="0"/>
      <w:divBdr>
        <w:top w:val="none" w:sz="0" w:space="0" w:color="auto"/>
        <w:left w:val="none" w:sz="0" w:space="0" w:color="auto"/>
        <w:bottom w:val="none" w:sz="0" w:space="0" w:color="auto"/>
        <w:right w:val="none" w:sz="0" w:space="0" w:color="auto"/>
      </w:divBdr>
    </w:div>
    <w:div w:id="739256787">
      <w:marLeft w:val="0"/>
      <w:marRight w:val="0"/>
      <w:marTop w:val="0"/>
      <w:marBottom w:val="0"/>
      <w:divBdr>
        <w:top w:val="none" w:sz="0" w:space="0" w:color="auto"/>
        <w:left w:val="none" w:sz="0" w:space="0" w:color="auto"/>
        <w:bottom w:val="none" w:sz="0" w:space="0" w:color="auto"/>
        <w:right w:val="none" w:sz="0" w:space="0" w:color="auto"/>
      </w:divBdr>
    </w:div>
    <w:div w:id="739325805">
      <w:marLeft w:val="0"/>
      <w:marRight w:val="0"/>
      <w:marTop w:val="0"/>
      <w:marBottom w:val="0"/>
      <w:divBdr>
        <w:top w:val="none" w:sz="0" w:space="0" w:color="auto"/>
        <w:left w:val="none" w:sz="0" w:space="0" w:color="auto"/>
        <w:bottom w:val="none" w:sz="0" w:space="0" w:color="auto"/>
        <w:right w:val="none" w:sz="0" w:space="0" w:color="auto"/>
      </w:divBdr>
    </w:div>
    <w:div w:id="739328379">
      <w:marLeft w:val="0"/>
      <w:marRight w:val="0"/>
      <w:marTop w:val="0"/>
      <w:marBottom w:val="0"/>
      <w:divBdr>
        <w:top w:val="none" w:sz="0" w:space="0" w:color="auto"/>
        <w:left w:val="none" w:sz="0" w:space="0" w:color="auto"/>
        <w:bottom w:val="none" w:sz="0" w:space="0" w:color="auto"/>
        <w:right w:val="none" w:sz="0" w:space="0" w:color="auto"/>
      </w:divBdr>
    </w:div>
    <w:div w:id="739332574">
      <w:marLeft w:val="0"/>
      <w:marRight w:val="0"/>
      <w:marTop w:val="0"/>
      <w:marBottom w:val="0"/>
      <w:divBdr>
        <w:top w:val="none" w:sz="0" w:space="0" w:color="auto"/>
        <w:left w:val="none" w:sz="0" w:space="0" w:color="auto"/>
        <w:bottom w:val="none" w:sz="0" w:space="0" w:color="auto"/>
        <w:right w:val="none" w:sz="0" w:space="0" w:color="auto"/>
      </w:divBdr>
    </w:div>
    <w:div w:id="739403965">
      <w:marLeft w:val="0"/>
      <w:marRight w:val="0"/>
      <w:marTop w:val="0"/>
      <w:marBottom w:val="0"/>
      <w:divBdr>
        <w:top w:val="none" w:sz="0" w:space="0" w:color="auto"/>
        <w:left w:val="none" w:sz="0" w:space="0" w:color="auto"/>
        <w:bottom w:val="none" w:sz="0" w:space="0" w:color="auto"/>
        <w:right w:val="none" w:sz="0" w:space="0" w:color="auto"/>
      </w:divBdr>
    </w:div>
    <w:div w:id="739442780">
      <w:marLeft w:val="0"/>
      <w:marRight w:val="0"/>
      <w:marTop w:val="0"/>
      <w:marBottom w:val="0"/>
      <w:divBdr>
        <w:top w:val="none" w:sz="0" w:space="0" w:color="auto"/>
        <w:left w:val="none" w:sz="0" w:space="0" w:color="auto"/>
        <w:bottom w:val="none" w:sz="0" w:space="0" w:color="auto"/>
        <w:right w:val="none" w:sz="0" w:space="0" w:color="auto"/>
      </w:divBdr>
    </w:div>
    <w:div w:id="739450628">
      <w:marLeft w:val="0"/>
      <w:marRight w:val="0"/>
      <w:marTop w:val="0"/>
      <w:marBottom w:val="0"/>
      <w:divBdr>
        <w:top w:val="none" w:sz="0" w:space="0" w:color="auto"/>
        <w:left w:val="none" w:sz="0" w:space="0" w:color="auto"/>
        <w:bottom w:val="none" w:sz="0" w:space="0" w:color="auto"/>
        <w:right w:val="none" w:sz="0" w:space="0" w:color="auto"/>
      </w:divBdr>
    </w:div>
    <w:div w:id="739526420">
      <w:marLeft w:val="0"/>
      <w:marRight w:val="0"/>
      <w:marTop w:val="0"/>
      <w:marBottom w:val="0"/>
      <w:divBdr>
        <w:top w:val="none" w:sz="0" w:space="0" w:color="auto"/>
        <w:left w:val="none" w:sz="0" w:space="0" w:color="auto"/>
        <w:bottom w:val="none" w:sz="0" w:space="0" w:color="auto"/>
        <w:right w:val="none" w:sz="0" w:space="0" w:color="auto"/>
      </w:divBdr>
    </w:div>
    <w:div w:id="739596313">
      <w:marLeft w:val="0"/>
      <w:marRight w:val="0"/>
      <w:marTop w:val="0"/>
      <w:marBottom w:val="0"/>
      <w:divBdr>
        <w:top w:val="none" w:sz="0" w:space="0" w:color="auto"/>
        <w:left w:val="none" w:sz="0" w:space="0" w:color="auto"/>
        <w:bottom w:val="none" w:sz="0" w:space="0" w:color="auto"/>
        <w:right w:val="none" w:sz="0" w:space="0" w:color="auto"/>
      </w:divBdr>
    </w:div>
    <w:div w:id="739713155">
      <w:marLeft w:val="480"/>
      <w:marRight w:val="0"/>
      <w:marTop w:val="0"/>
      <w:marBottom w:val="0"/>
      <w:divBdr>
        <w:top w:val="none" w:sz="0" w:space="0" w:color="auto"/>
        <w:left w:val="none" w:sz="0" w:space="0" w:color="auto"/>
        <w:bottom w:val="none" w:sz="0" w:space="0" w:color="auto"/>
        <w:right w:val="none" w:sz="0" w:space="0" w:color="auto"/>
      </w:divBdr>
    </w:div>
    <w:div w:id="739792666">
      <w:marLeft w:val="0"/>
      <w:marRight w:val="0"/>
      <w:marTop w:val="0"/>
      <w:marBottom w:val="0"/>
      <w:divBdr>
        <w:top w:val="none" w:sz="0" w:space="0" w:color="auto"/>
        <w:left w:val="none" w:sz="0" w:space="0" w:color="auto"/>
        <w:bottom w:val="none" w:sz="0" w:space="0" w:color="auto"/>
        <w:right w:val="none" w:sz="0" w:space="0" w:color="auto"/>
      </w:divBdr>
    </w:div>
    <w:div w:id="739906403">
      <w:marLeft w:val="0"/>
      <w:marRight w:val="0"/>
      <w:marTop w:val="0"/>
      <w:marBottom w:val="0"/>
      <w:divBdr>
        <w:top w:val="none" w:sz="0" w:space="0" w:color="auto"/>
        <w:left w:val="none" w:sz="0" w:space="0" w:color="auto"/>
        <w:bottom w:val="none" w:sz="0" w:space="0" w:color="auto"/>
        <w:right w:val="none" w:sz="0" w:space="0" w:color="auto"/>
      </w:divBdr>
    </w:div>
    <w:div w:id="739907450">
      <w:marLeft w:val="0"/>
      <w:marRight w:val="0"/>
      <w:marTop w:val="0"/>
      <w:marBottom w:val="0"/>
      <w:divBdr>
        <w:top w:val="none" w:sz="0" w:space="0" w:color="auto"/>
        <w:left w:val="none" w:sz="0" w:space="0" w:color="auto"/>
        <w:bottom w:val="none" w:sz="0" w:space="0" w:color="auto"/>
        <w:right w:val="none" w:sz="0" w:space="0" w:color="auto"/>
      </w:divBdr>
    </w:div>
    <w:div w:id="739980853">
      <w:marLeft w:val="0"/>
      <w:marRight w:val="0"/>
      <w:marTop w:val="0"/>
      <w:marBottom w:val="0"/>
      <w:divBdr>
        <w:top w:val="none" w:sz="0" w:space="0" w:color="auto"/>
        <w:left w:val="none" w:sz="0" w:space="0" w:color="auto"/>
        <w:bottom w:val="none" w:sz="0" w:space="0" w:color="auto"/>
        <w:right w:val="none" w:sz="0" w:space="0" w:color="auto"/>
      </w:divBdr>
    </w:div>
    <w:div w:id="740064259">
      <w:marLeft w:val="480"/>
      <w:marRight w:val="0"/>
      <w:marTop w:val="0"/>
      <w:marBottom w:val="0"/>
      <w:divBdr>
        <w:top w:val="none" w:sz="0" w:space="0" w:color="auto"/>
        <w:left w:val="none" w:sz="0" w:space="0" w:color="auto"/>
        <w:bottom w:val="none" w:sz="0" w:space="0" w:color="auto"/>
        <w:right w:val="none" w:sz="0" w:space="0" w:color="auto"/>
      </w:divBdr>
    </w:div>
    <w:div w:id="740102321">
      <w:marLeft w:val="0"/>
      <w:marRight w:val="0"/>
      <w:marTop w:val="0"/>
      <w:marBottom w:val="0"/>
      <w:divBdr>
        <w:top w:val="none" w:sz="0" w:space="0" w:color="auto"/>
        <w:left w:val="none" w:sz="0" w:space="0" w:color="auto"/>
        <w:bottom w:val="none" w:sz="0" w:space="0" w:color="auto"/>
        <w:right w:val="none" w:sz="0" w:space="0" w:color="auto"/>
      </w:divBdr>
    </w:div>
    <w:div w:id="740103873">
      <w:marLeft w:val="0"/>
      <w:marRight w:val="0"/>
      <w:marTop w:val="0"/>
      <w:marBottom w:val="0"/>
      <w:divBdr>
        <w:top w:val="none" w:sz="0" w:space="0" w:color="auto"/>
        <w:left w:val="none" w:sz="0" w:space="0" w:color="auto"/>
        <w:bottom w:val="none" w:sz="0" w:space="0" w:color="auto"/>
        <w:right w:val="none" w:sz="0" w:space="0" w:color="auto"/>
      </w:divBdr>
    </w:div>
    <w:div w:id="740253018">
      <w:marLeft w:val="0"/>
      <w:marRight w:val="0"/>
      <w:marTop w:val="0"/>
      <w:marBottom w:val="0"/>
      <w:divBdr>
        <w:top w:val="none" w:sz="0" w:space="0" w:color="auto"/>
        <w:left w:val="none" w:sz="0" w:space="0" w:color="auto"/>
        <w:bottom w:val="none" w:sz="0" w:space="0" w:color="auto"/>
        <w:right w:val="none" w:sz="0" w:space="0" w:color="auto"/>
      </w:divBdr>
    </w:div>
    <w:div w:id="740295654">
      <w:marLeft w:val="0"/>
      <w:marRight w:val="0"/>
      <w:marTop w:val="0"/>
      <w:marBottom w:val="0"/>
      <w:divBdr>
        <w:top w:val="none" w:sz="0" w:space="0" w:color="auto"/>
        <w:left w:val="none" w:sz="0" w:space="0" w:color="auto"/>
        <w:bottom w:val="none" w:sz="0" w:space="0" w:color="auto"/>
        <w:right w:val="none" w:sz="0" w:space="0" w:color="auto"/>
      </w:divBdr>
    </w:div>
    <w:div w:id="740295852">
      <w:marLeft w:val="0"/>
      <w:marRight w:val="0"/>
      <w:marTop w:val="0"/>
      <w:marBottom w:val="0"/>
      <w:divBdr>
        <w:top w:val="none" w:sz="0" w:space="0" w:color="auto"/>
        <w:left w:val="none" w:sz="0" w:space="0" w:color="auto"/>
        <w:bottom w:val="none" w:sz="0" w:space="0" w:color="auto"/>
        <w:right w:val="none" w:sz="0" w:space="0" w:color="auto"/>
      </w:divBdr>
    </w:div>
    <w:div w:id="740368371">
      <w:marLeft w:val="0"/>
      <w:marRight w:val="0"/>
      <w:marTop w:val="0"/>
      <w:marBottom w:val="0"/>
      <w:divBdr>
        <w:top w:val="none" w:sz="0" w:space="0" w:color="auto"/>
        <w:left w:val="none" w:sz="0" w:space="0" w:color="auto"/>
        <w:bottom w:val="none" w:sz="0" w:space="0" w:color="auto"/>
        <w:right w:val="none" w:sz="0" w:space="0" w:color="auto"/>
      </w:divBdr>
    </w:div>
    <w:div w:id="740447880">
      <w:marLeft w:val="0"/>
      <w:marRight w:val="0"/>
      <w:marTop w:val="0"/>
      <w:marBottom w:val="0"/>
      <w:divBdr>
        <w:top w:val="none" w:sz="0" w:space="0" w:color="auto"/>
        <w:left w:val="none" w:sz="0" w:space="0" w:color="auto"/>
        <w:bottom w:val="none" w:sz="0" w:space="0" w:color="auto"/>
        <w:right w:val="none" w:sz="0" w:space="0" w:color="auto"/>
      </w:divBdr>
    </w:div>
    <w:div w:id="740492680">
      <w:marLeft w:val="0"/>
      <w:marRight w:val="0"/>
      <w:marTop w:val="0"/>
      <w:marBottom w:val="0"/>
      <w:divBdr>
        <w:top w:val="none" w:sz="0" w:space="0" w:color="auto"/>
        <w:left w:val="none" w:sz="0" w:space="0" w:color="auto"/>
        <w:bottom w:val="none" w:sz="0" w:space="0" w:color="auto"/>
        <w:right w:val="none" w:sz="0" w:space="0" w:color="auto"/>
      </w:divBdr>
    </w:div>
    <w:div w:id="740519314">
      <w:marLeft w:val="0"/>
      <w:marRight w:val="0"/>
      <w:marTop w:val="0"/>
      <w:marBottom w:val="0"/>
      <w:divBdr>
        <w:top w:val="none" w:sz="0" w:space="0" w:color="auto"/>
        <w:left w:val="none" w:sz="0" w:space="0" w:color="auto"/>
        <w:bottom w:val="none" w:sz="0" w:space="0" w:color="auto"/>
        <w:right w:val="none" w:sz="0" w:space="0" w:color="auto"/>
      </w:divBdr>
    </w:div>
    <w:div w:id="740638774">
      <w:marLeft w:val="0"/>
      <w:marRight w:val="0"/>
      <w:marTop w:val="0"/>
      <w:marBottom w:val="0"/>
      <w:divBdr>
        <w:top w:val="none" w:sz="0" w:space="0" w:color="auto"/>
        <w:left w:val="none" w:sz="0" w:space="0" w:color="auto"/>
        <w:bottom w:val="none" w:sz="0" w:space="0" w:color="auto"/>
        <w:right w:val="none" w:sz="0" w:space="0" w:color="auto"/>
      </w:divBdr>
    </w:div>
    <w:div w:id="740641061">
      <w:marLeft w:val="0"/>
      <w:marRight w:val="0"/>
      <w:marTop w:val="0"/>
      <w:marBottom w:val="0"/>
      <w:divBdr>
        <w:top w:val="none" w:sz="0" w:space="0" w:color="auto"/>
        <w:left w:val="none" w:sz="0" w:space="0" w:color="auto"/>
        <w:bottom w:val="none" w:sz="0" w:space="0" w:color="auto"/>
        <w:right w:val="none" w:sz="0" w:space="0" w:color="auto"/>
      </w:divBdr>
    </w:div>
    <w:div w:id="740832373">
      <w:marLeft w:val="0"/>
      <w:marRight w:val="0"/>
      <w:marTop w:val="0"/>
      <w:marBottom w:val="0"/>
      <w:divBdr>
        <w:top w:val="none" w:sz="0" w:space="0" w:color="auto"/>
        <w:left w:val="none" w:sz="0" w:space="0" w:color="auto"/>
        <w:bottom w:val="none" w:sz="0" w:space="0" w:color="auto"/>
        <w:right w:val="none" w:sz="0" w:space="0" w:color="auto"/>
      </w:divBdr>
    </w:div>
    <w:div w:id="740907155">
      <w:bodyDiv w:val="1"/>
      <w:marLeft w:val="0"/>
      <w:marRight w:val="0"/>
      <w:marTop w:val="0"/>
      <w:marBottom w:val="0"/>
      <w:divBdr>
        <w:top w:val="none" w:sz="0" w:space="0" w:color="auto"/>
        <w:left w:val="none" w:sz="0" w:space="0" w:color="auto"/>
        <w:bottom w:val="none" w:sz="0" w:space="0" w:color="auto"/>
        <w:right w:val="none" w:sz="0" w:space="0" w:color="auto"/>
      </w:divBdr>
    </w:div>
    <w:div w:id="740950508">
      <w:marLeft w:val="0"/>
      <w:marRight w:val="0"/>
      <w:marTop w:val="0"/>
      <w:marBottom w:val="0"/>
      <w:divBdr>
        <w:top w:val="none" w:sz="0" w:space="0" w:color="auto"/>
        <w:left w:val="none" w:sz="0" w:space="0" w:color="auto"/>
        <w:bottom w:val="none" w:sz="0" w:space="0" w:color="auto"/>
        <w:right w:val="none" w:sz="0" w:space="0" w:color="auto"/>
      </w:divBdr>
    </w:div>
    <w:div w:id="741103904">
      <w:marLeft w:val="0"/>
      <w:marRight w:val="0"/>
      <w:marTop w:val="0"/>
      <w:marBottom w:val="0"/>
      <w:divBdr>
        <w:top w:val="none" w:sz="0" w:space="0" w:color="auto"/>
        <w:left w:val="none" w:sz="0" w:space="0" w:color="auto"/>
        <w:bottom w:val="none" w:sz="0" w:space="0" w:color="auto"/>
        <w:right w:val="none" w:sz="0" w:space="0" w:color="auto"/>
      </w:divBdr>
    </w:div>
    <w:div w:id="741178167">
      <w:marLeft w:val="0"/>
      <w:marRight w:val="0"/>
      <w:marTop w:val="0"/>
      <w:marBottom w:val="0"/>
      <w:divBdr>
        <w:top w:val="none" w:sz="0" w:space="0" w:color="auto"/>
        <w:left w:val="none" w:sz="0" w:space="0" w:color="auto"/>
        <w:bottom w:val="none" w:sz="0" w:space="0" w:color="auto"/>
        <w:right w:val="none" w:sz="0" w:space="0" w:color="auto"/>
      </w:divBdr>
    </w:div>
    <w:div w:id="741179017">
      <w:marLeft w:val="0"/>
      <w:marRight w:val="0"/>
      <w:marTop w:val="0"/>
      <w:marBottom w:val="0"/>
      <w:divBdr>
        <w:top w:val="none" w:sz="0" w:space="0" w:color="auto"/>
        <w:left w:val="none" w:sz="0" w:space="0" w:color="auto"/>
        <w:bottom w:val="none" w:sz="0" w:space="0" w:color="auto"/>
        <w:right w:val="none" w:sz="0" w:space="0" w:color="auto"/>
      </w:divBdr>
    </w:div>
    <w:div w:id="741215283">
      <w:marLeft w:val="0"/>
      <w:marRight w:val="0"/>
      <w:marTop w:val="0"/>
      <w:marBottom w:val="0"/>
      <w:divBdr>
        <w:top w:val="none" w:sz="0" w:space="0" w:color="auto"/>
        <w:left w:val="none" w:sz="0" w:space="0" w:color="auto"/>
        <w:bottom w:val="none" w:sz="0" w:space="0" w:color="auto"/>
        <w:right w:val="none" w:sz="0" w:space="0" w:color="auto"/>
      </w:divBdr>
    </w:div>
    <w:div w:id="741222101">
      <w:marLeft w:val="0"/>
      <w:marRight w:val="0"/>
      <w:marTop w:val="0"/>
      <w:marBottom w:val="0"/>
      <w:divBdr>
        <w:top w:val="none" w:sz="0" w:space="0" w:color="auto"/>
        <w:left w:val="none" w:sz="0" w:space="0" w:color="auto"/>
        <w:bottom w:val="none" w:sz="0" w:space="0" w:color="auto"/>
        <w:right w:val="none" w:sz="0" w:space="0" w:color="auto"/>
      </w:divBdr>
    </w:div>
    <w:div w:id="741296012">
      <w:marLeft w:val="0"/>
      <w:marRight w:val="0"/>
      <w:marTop w:val="0"/>
      <w:marBottom w:val="0"/>
      <w:divBdr>
        <w:top w:val="none" w:sz="0" w:space="0" w:color="auto"/>
        <w:left w:val="none" w:sz="0" w:space="0" w:color="auto"/>
        <w:bottom w:val="none" w:sz="0" w:space="0" w:color="auto"/>
        <w:right w:val="none" w:sz="0" w:space="0" w:color="auto"/>
      </w:divBdr>
    </w:div>
    <w:div w:id="741370215">
      <w:marLeft w:val="0"/>
      <w:marRight w:val="0"/>
      <w:marTop w:val="0"/>
      <w:marBottom w:val="0"/>
      <w:divBdr>
        <w:top w:val="none" w:sz="0" w:space="0" w:color="auto"/>
        <w:left w:val="none" w:sz="0" w:space="0" w:color="auto"/>
        <w:bottom w:val="none" w:sz="0" w:space="0" w:color="auto"/>
        <w:right w:val="none" w:sz="0" w:space="0" w:color="auto"/>
      </w:divBdr>
    </w:div>
    <w:div w:id="741409724">
      <w:marLeft w:val="0"/>
      <w:marRight w:val="0"/>
      <w:marTop w:val="0"/>
      <w:marBottom w:val="0"/>
      <w:divBdr>
        <w:top w:val="none" w:sz="0" w:space="0" w:color="auto"/>
        <w:left w:val="none" w:sz="0" w:space="0" w:color="auto"/>
        <w:bottom w:val="none" w:sz="0" w:space="0" w:color="auto"/>
        <w:right w:val="none" w:sz="0" w:space="0" w:color="auto"/>
      </w:divBdr>
    </w:div>
    <w:div w:id="741414405">
      <w:bodyDiv w:val="1"/>
      <w:marLeft w:val="0"/>
      <w:marRight w:val="0"/>
      <w:marTop w:val="0"/>
      <w:marBottom w:val="0"/>
      <w:divBdr>
        <w:top w:val="none" w:sz="0" w:space="0" w:color="auto"/>
        <w:left w:val="none" w:sz="0" w:space="0" w:color="auto"/>
        <w:bottom w:val="none" w:sz="0" w:space="0" w:color="auto"/>
        <w:right w:val="none" w:sz="0" w:space="0" w:color="auto"/>
      </w:divBdr>
    </w:div>
    <w:div w:id="741416702">
      <w:marLeft w:val="0"/>
      <w:marRight w:val="0"/>
      <w:marTop w:val="0"/>
      <w:marBottom w:val="0"/>
      <w:divBdr>
        <w:top w:val="none" w:sz="0" w:space="0" w:color="auto"/>
        <w:left w:val="none" w:sz="0" w:space="0" w:color="auto"/>
        <w:bottom w:val="none" w:sz="0" w:space="0" w:color="auto"/>
        <w:right w:val="none" w:sz="0" w:space="0" w:color="auto"/>
      </w:divBdr>
    </w:div>
    <w:div w:id="741561849">
      <w:marLeft w:val="0"/>
      <w:marRight w:val="0"/>
      <w:marTop w:val="0"/>
      <w:marBottom w:val="0"/>
      <w:divBdr>
        <w:top w:val="none" w:sz="0" w:space="0" w:color="auto"/>
        <w:left w:val="none" w:sz="0" w:space="0" w:color="auto"/>
        <w:bottom w:val="none" w:sz="0" w:space="0" w:color="auto"/>
        <w:right w:val="none" w:sz="0" w:space="0" w:color="auto"/>
      </w:divBdr>
    </w:div>
    <w:div w:id="741685693">
      <w:marLeft w:val="0"/>
      <w:marRight w:val="0"/>
      <w:marTop w:val="0"/>
      <w:marBottom w:val="0"/>
      <w:divBdr>
        <w:top w:val="none" w:sz="0" w:space="0" w:color="auto"/>
        <w:left w:val="none" w:sz="0" w:space="0" w:color="auto"/>
        <w:bottom w:val="none" w:sz="0" w:space="0" w:color="auto"/>
        <w:right w:val="none" w:sz="0" w:space="0" w:color="auto"/>
      </w:divBdr>
    </w:div>
    <w:div w:id="741877269">
      <w:marLeft w:val="0"/>
      <w:marRight w:val="0"/>
      <w:marTop w:val="0"/>
      <w:marBottom w:val="0"/>
      <w:divBdr>
        <w:top w:val="none" w:sz="0" w:space="0" w:color="auto"/>
        <w:left w:val="none" w:sz="0" w:space="0" w:color="auto"/>
        <w:bottom w:val="none" w:sz="0" w:space="0" w:color="auto"/>
        <w:right w:val="none" w:sz="0" w:space="0" w:color="auto"/>
      </w:divBdr>
    </w:div>
    <w:div w:id="741951054">
      <w:marLeft w:val="0"/>
      <w:marRight w:val="0"/>
      <w:marTop w:val="0"/>
      <w:marBottom w:val="0"/>
      <w:divBdr>
        <w:top w:val="none" w:sz="0" w:space="0" w:color="auto"/>
        <w:left w:val="none" w:sz="0" w:space="0" w:color="auto"/>
        <w:bottom w:val="none" w:sz="0" w:space="0" w:color="auto"/>
        <w:right w:val="none" w:sz="0" w:space="0" w:color="auto"/>
      </w:divBdr>
    </w:div>
    <w:div w:id="742026499">
      <w:marLeft w:val="0"/>
      <w:marRight w:val="0"/>
      <w:marTop w:val="0"/>
      <w:marBottom w:val="0"/>
      <w:divBdr>
        <w:top w:val="none" w:sz="0" w:space="0" w:color="auto"/>
        <w:left w:val="none" w:sz="0" w:space="0" w:color="auto"/>
        <w:bottom w:val="none" w:sz="0" w:space="0" w:color="auto"/>
        <w:right w:val="none" w:sz="0" w:space="0" w:color="auto"/>
      </w:divBdr>
    </w:div>
    <w:div w:id="742140454">
      <w:marLeft w:val="0"/>
      <w:marRight w:val="0"/>
      <w:marTop w:val="0"/>
      <w:marBottom w:val="0"/>
      <w:divBdr>
        <w:top w:val="none" w:sz="0" w:space="0" w:color="auto"/>
        <w:left w:val="none" w:sz="0" w:space="0" w:color="auto"/>
        <w:bottom w:val="none" w:sz="0" w:space="0" w:color="auto"/>
        <w:right w:val="none" w:sz="0" w:space="0" w:color="auto"/>
      </w:divBdr>
    </w:div>
    <w:div w:id="742145987">
      <w:marLeft w:val="0"/>
      <w:marRight w:val="0"/>
      <w:marTop w:val="0"/>
      <w:marBottom w:val="0"/>
      <w:divBdr>
        <w:top w:val="none" w:sz="0" w:space="0" w:color="auto"/>
        <w:left w:val="none" w:sz="0" w:space="0" w:color="auto"/>
        <w:bottom w:val="none" w:sz="0" w:space="0" w:color="auto"/>
        <w:right w:val="none" w:sz="0" w:space="0" w:color="auto"/>
      </w:divBdr>
    </w:div>
    <w:div w:id="742216997">
      <w:marLeft w:val="0"/>
      <w:marRight w:val="0"/>
      <w:marTop w:val="0"/>
      <w:marBottom w:val="0"/>
      <w:divBdr>
        <w:top w:val="none" w:sz="0" w:space="0" w:color="auto"/>
        <w:left w:val="none" w:sz="0" w:space="0" w:color="auto"/>
        <w:bottom w:val="none" w:sz="0" w:space="0" w:color="auto"/>
        <w:right w:val="none" w:sz="0" w:space="0" w:color="auto"/>
      </w:divBdr>
    </w:div>
    <w:div w:id="742291183">
      <w:marLeft w:val="0"/>
      <w:marRight w:val="0"/>
      <w:marTop w:val="0"/>
      <w:marBottom w:val="0"/>
      <w:divBdr>
        <w:top w:val="none" w:sz="0" w:space="0" w:color="auto"/>
        <w:left w:val="none" w:sz="0" w:space="0" w:color="auto"/>
        <w:bottom w:val="none" w:sz="0" w:space="0" w:color="auto"/>
        <w:right w:val="none" w:sz="0" w:space="0" w:color="auto"/>
      </w:divBdr>
    </w:div>
    <w:div w:id="742489139">
      <w:marLeft w:val="0"/>
      <w:marRight w:val="0"/>
      <w:marTop w:val="0"/>
      <w:marBottom w:val="0"/>
      <w:divBdr>
        <w:top w:val="none" w:sz="0" w:space="0" w:color="auto"/>
        <w:left w:val="none" w:sz="0" w:space="0" w:color="auto"/>
        <w:bottom w:val="none" w:sz="0" w:space="0" w:color="auto"/>
        <w:right w:val="none" w:sz="0" w:space="0" w:color="auto"/>
      </w:divBdr>
    </w:div>
    <w:div w:id="742527089">
      <w:marLeft w:val="0"/>
      <w:marRight w:val="0"/>
      <w:marTop w:val="0"/>
      <w:marBottom w:val="0"/>
      <w:divBdr>
        <w:top w:val="none" w:sz="0" w:space="0" w:color="auto"/>
        <w:left w:val="none" w:sz="0" w:space="0" w:color="auto"/>
        <w:bottom w:val="none" w:sz="0" w:space="0" w:color="auto"/>
        <w:right w:val="none" w:sz="0" w:space="0" w:color="auto"/>
      </w:divBdr>
    </w:div>
    <w:div w:id="742530945">
      <w:marLeft w:val="0"/>
      <w:marRight w:val="0"/>
      <w:marTop w:val="0"/>
      <w:marBottom w:val="0"/>
      <w:divBdr>
        <w:top w:val="none" w:sz="0" w:space="0" w:color="auto"/>
        <w:left w:val="none" w:sz="0" w:space="0" w:color="auto"/>
        <w:bottom w:val="none" w:sz="0" w:space="0" w:color="auto"/>
        <w:right w:val="none" w:sz="0" w:space="0" w:color="auto"/>
      </w:divBdr>
    </w:div>
    <w:div w:id="742676783">
      <w:marLeft w:val="0"/>
      <w:marRight w:val="0"/>
      <w:marTop w:val="0"/>
      <w:marBottom w:val="0"/>
      <w:divBdr>
        <w:top w:val="none" w:sz="0" w:space="0" w:color="auto"/>
        <w:left w:val="none" w:sz="0" w:space="0" w:color="auto"/>
        <w:bottom w:val="none" w:sz="0" w:space="0" w:color="auto"/>
        <w:right w:val="none" w:sz="0" w:space="0" w:color="auto"/>
      </w:divBdr>
    </w:div>
    <w:div w:id="742797564">
      <w:marLeft w:val="0"/>
      <w:marRight w:val="0"/>
      <w:marTop w:val="0"/>
      <w:marBottom w:val="0"/>
      <w:divBdr>
        <w:top w:val="none" w:sz="0" w:space="0" w:color="auto"/>
        <w:left w:val="none" w:sz="0" w:space="0" w:color="auto"/>
        <w:bottom w:val="none" w:sz="0" w:space="0" w:color="auto"/>
        <w:right w:val="none" w:sz="0" w:space="0" w:color="auto"/>
      </w:divBdr>
    </w:div>
    <w:div w:id="742874092">
      <w:marLeft w:val="0"/>
      <w:marRight w:val="0"/>
      <w:marTop w:val="0"/>
      <w:marBottom w:val="0"/>
      <w:divBdr>
        <w:top w:val="none" w:sz="0" w:space="0" w:color="auto"/>
        <w:left w:val="none" w:sz="0" w:space="0" w:color="auto"/>
        <w:bottom w:val="none" w:sz="0" w:space="0" w:color="auto"/>
        <w:right w:val="none" w:sz="0" w:space="0" w:color="auto"/>
      </w:divBdr>
    </w:div>
    <w:div w:id="742921051">
      <w:marLeft w:val="0"/>
      <w:marRight w:val="0"/>
      <w:marTop w:val="0"/>
      <w:marBottom w:val="0"/>
      <w:divBdr>
        <w:top w:val="none" w:sz="0" w:space="0" w:color="auto"/>
        <w:left w:val="none" w:sz="0" w:space="0" w:color="auto"/>
        <w:bottom w:val="none" w:sz="0" w:space="0" w:color="auto"/>
        <w:right w:val="none" w:sz="0" w:space="0" w:color="auto"/>
      </w:divBdr>
    </w:div>
    <w:div w:id="742946706">
      <w:marLeft w:val="0"/>
      <w:marRight w:val="0"/>
      <w:marTop w:val="0"/>
      <w:marBottom w:val="0"/>
      <w:divBdr>
        <w:top w:val="none" w:sz="0" w:space="0" w:color="auto"/>
        <w:left w:val="none" w:sz="0" w:space="0" w:color="auto"/>
        <w:bottom w:val="none" w:sz="0" w:space="0" w:color="auto"/>
        <w:right w:val="none" w:sz="0" w:space="0" w:color="auto"/>
      </w:divBdr>
    </w:div>
    <w:div w:id="742990233">
      <w:marLeft w:val="0"/>
      <w:marRight w:val="0"/>
      <w:marTop w:val="0"/>
      <w:marBottom w:val="0"/>
      <w:divBdr>
        <w:top w:val="none" w:sz="0" w:space="0" w:color="auto"/>
        <w:left w:val="none" w:sz="0" w:space="0" w:color="auto"/>
        <w:bottom w:val="none" w:sz="0" w:space="0" w:color="auto"/>
        <w:right w:val="none" w:sz="0" w:space="0" w:color="auto"/>
      </w:divBdr>
    </w:div>
    <w:div w:id="742996629">
      <w:marLeft w:val="0"/>
      <w:marRight w:val="0"/>
      <w:marTop w:val="0"/>
      <w:marBottom w:val="0"/>
      <w:divBdr>
        <w:top w:val="none" w:sz="0" w:space="0" w:color="auto"/>
        <w:left w:val="none" w:sz="0" w:space="0" w:color="auto"/>
        <w:bottom w:val="none" w:sz="0" w:space="0" w:color="auto"/>
        <w:right w:val="none" w:sz="0" w:space="0" w:color="auto"/>
      </w:divBdr>
    </w:div>
    <w:div w:id="743064851">
      <w:marLeft w:val="0"/>
      <w:marRight w:val="0"/>
      <w:marTop w:val="0"/>
      <w:marBottom w:val="0"/>
      <w:divBdr>
        <w:top w:val="none" w:sz="0" w:space="0" w:color="auto"/>
        <w:left w:val="none" w:sz="0" w:space="0" w:color="auto"/>
        <w:bottom w:val="none" w:sz="0" w:space="0" w:color="auto"/>
        <w:right w:val="none" w:sz="0" w:space="0" w:color="auto"/>
      </w:divBdr>
    </w:div>
    <w:div w:id="743141859">
      <w:marLeft w:val="0"/>
      <w:marRight w:val="0"/>
      <w:marTop w:val="0"/>
      <w:marBottom w:val="0"/>
      <w:divBdr>
        <w:top w:val="none" w:sz="0" w:space="0" w:color="auto"/>
        <w:left w:val="none" w:sz="0" w:space="0" w:color="auto"/>
        <w:bottom w:val="none" w:sz="0" w:space="0" w:color="auto"/>
        <w:right w:val="none" w:sz="0" w:space="0" w:color="auto"/>
      </w:divBdr>
    </w:div>
    <w:div w:id="743187983">
      <w:marLeft w:val="0"/>
      <w:marRight w:val="0"/>
      <w:marTop w:val="0"/>
      <w:marBottom w:val="0"/>
      <w:divBdr>
        <w:top w:val="none" w:sz="0" w:space="0" w:color="auto"/>
        <w:left w:val="none" w:sz="0" w:space="0" w:color="auto"/>
        <w:bottom w:val="none" w:sz="0" w:space="0" w:color="auto"/>
        <w:right w:val="none" w:sz="0" w:space="0" w:color="auto"/>
      </w:divBdr>
    </w:div>
    <w:div w:id="743188617">
      <w:marLeft w:val="0"/>
      <w:marRight w:val="0"/>
      <w:marTop w:val="0"/>
      <w:marBottom w:val="0"/>
      <w:divBdr>
        <w:top w:val="none" w:sz="0" w:space="0" w:color="auto"/>
        <w:left w:val="none" w:sz="0" w:space="0" w:color="auto"/>
        <w:bottom w:val="none" w:sz="0" w:space="0" w:color="auto"/>
        <w:right w:val="none" w:sz="0" w:space="0" w:color="auto"/>
      </w:divBdr>
    </w:div>
    <w:div w:id="743259555">
      <w:marLeft w:val="0"/>
      <w:marRight w:val="0"/>
      <w:marTop w:val="0"/>
      <w:marBottom w:val="0"/>
      <w:divBdr>
        <w:top w:val="none" w:sz="0" w:space="0" w:color="auto"/>
        <w:left w:val="none" w:sz="0" w:space="0" w:color="auto"/>
        <w:bottom w:val="none" w:sz="0" w:space="0" w:color="auto"/>
        <w:right w:val="none" w:sz="0" w:space="0" w:color="auto"/>
      </w:divBdr>
    </w:div>
    <w:div w:id="743263320">
      <w:marLeft w:val="0"/>
      <w:marRight w:val="0"/>
      <w:marTop w:val="0"/>
      <w:marBottom w:val="0"/>
      <w:divBdr>
        <w:top w:val="none" w:sz="0" w:space="0" w:color="auto"/>
        <w:left w:val="none" w:sz="0" w:space="0" w:color="auto"/>
        <w:bottom w:val="none" w:sz="0" w:space="0" w:color="auto"/>
        <w:right w:val="none" w:sz="0" w:space="0" w:color="auto"/>
      </w:divBdr>
    </w:div>
    <w:div w:id="743265419">
      <w:marLeft w:val="0"/>
      <w:marRight w:val="0"/>
      <w:marTop w:val="0"/>
      <w:marBottom w:val="0"/>
      <w:divBdr>
        <w:top w:val="none" w:sz="0" w:space="0" w:color="auto"/>
        <w:left w:val="none" w:sz="0" w:space="0" w:color="auto"/>
        <w:bottom w:val="none" w:sz="0" w:space="0" w:color="auto"/>
        <w:right w:val="none" w:sz="0" w:space="0" w:color="auto"/>
      </w:divBdr>
    </w:div>
    <w:div w:id="743335403">
      <w:marLeft w:val="0"/>
      <w:marRight w:val="0"/>
      <w:marTop w:val="0"/>
      <w:marBottom w:val="0"/>
      <w:divBdr>
        <w:top w:val="none" w:sz="0" w:space="0" w:color="auto"/>
        <w:left w:val="none" w:sz="0" w:space="0" w:color="auto"/>
        <w:bottom w:val="none" w:sz="0" w:space="0" w:color="auto"/>
        <w:right w:val="none" w:sz="0" w:space="0" w:color="auto"/>
      </w:divBdr>
    </w:div>
    <w:div w:id="743335479">
      <w:marLeft w:val="0"/>
      <w:marRight w:val="0"/>
      <w:marTop w:val="0"/>
      <w:marBottom w:val="0"/>
      <w:divBdr>
        <w:top w:val="none" w:sz="0" w:space="0" w:color="auto"/>
        <w:left w:val="none" w:sz="0" w:space="0" w:color="auto"/>
        <w:bottom w:val="none" w:sz="0" w:space="0" w:color="auto"/>
        <w:right w:val="none" w:sz="0" w:space="0" w:color="auto"/>
      </w:divBdr>
    </w:div>
    <w:div w:id="743406362">
      <w:marLeft w:val="0"/>
      <w:marRight w:val="0"/>
      <w:marTop w:val="0"/>
      <w:marBottom w:val="0"/>
      <w:divBdr>
        <w:top w:val="none" w:sz="0" w:space="0" w:color="auto"/>
        <w:left w:val="none" w:sz="0" w:space="0" w:color="auto"/>
        <w:bottom w:val="none" w:sz="0" w:space="0" w:color="auto"/>
        <w:right w:val="none" w:sz="0" w:space="0" w:color="auto"/>
      </w:divBdr>
    </w:div>
    <w:div w:id="743407182">
      <w:marLeft w:val="0"/>
      <w:marRight w:val="0"/>
      <w:marTop w:val="0"/>
      <w:marBottom w:val="0"/>
      <w:divBdr>
        <w:top w:val="none" w:sz="0" w:space="0" w:color="auto"/>
        <w:left w:val="none" w:sz="0" w:space="0" w:color="auto"/>
        <w:bottom w:val="none" w:sz="0" w:space="0" w:color="auto"/>
        <w:right w:val="none" w:sz="0" w:space="0" w:color="auto"/>
      </w:divBdr>
    </w:div>
    <w:div w:id="743456726">
      <w:marLeft w:val="0"/>
      <w:marRight w:val="0"/>
      <w:marTop w:val="0"/>
      <w:marBottom w:val="0"/>
      <w:divBdr>
        <w:top w:val="none" w:sz="0" w:space="0" w:color="auto"/>
        <w:left w:val="none" w:sz="0" w:space="0" w:color="auto"/>
        <w:bottom w:val="none" w:sz="0" w:space="0" w:color="auto"/>
        <w:right w:val="none" w:sz="0" w:space="0" w:color="auto"/>
      </w:divBdr>
    </w:div>
    <w:div w:id="743526504">
      <w:marLeft w:val="0"/>
      <w:marRight w:val="0"/>
      <w:marTop w:val="0"/>
      <w:marBottom w:val="0"/>
      <w:divBdr>
        <w:top w:val="none" w:sz="0" w:space="0" w:color="auto"/>
        <w:left w:val="none" w:sz="0" w:space="0" w:color="auto"/>
        <w:bottom w:val="none" w:sz="0" w:space="0" w:color="auto"/>
        <w:right w:val="none" w:sz="0" w:space="0" w:color="auto"/>
      </w:divBdr>
    </w:div>
    <w:div w:id="743530171">
      <w:marLeft w:val="0"/>
      <w:marRight w:val="0"/>
      <w:marTop w:val="0"/>
      <w:marBottom w:val="0"/>
      <w:divBdr>
        <w:top w:val="none" w:sz="0" w:space="0" w:color="auto"/>
        <w:left w:val="none" w:sz="0" w:space="0" w:color="auto"/>
        <w:bottom w:val="none" w:sz="0" w:space="0" w:color="auto"/>
        <w:right w:val="none" w:sz="0" w:space="0" w:color="auto"/>
      </w:divBdr>
    </w:div>
    <w:div w:id="743843537">
      <w:marLeft w:val="0"/>
      <w:marRight w:val="0"/>
      <w:marTop w:val="0"/>
      <w:marBottom w:val="0"/>
      <w:divBdr>
        <w:top w:val="none" w:sz="0" w:space="0" w:color="auto"/>
        <w:left w:val="none" w:sz="0" w:space="0" w:color="auto"/>
        <w:bottom w:val="none" w:sz="0" w:space="0" w:color="auto"/>
        <w:right w:val="none" w:sz="0" w:space="0" w:color="auto"/>
      </w:divBdr>
    </w:div>
    <w:div w:id="743919496">
      <w:marLeft w:val="0"/>
      <w:marRight w:val="0"/>
      <w:marTop w:val="0"/>
      <w:marBottom w:val="0"/>
      <w:divBdr>
        <w:top w:val="none" w:sz="0" w:space="0" w:color="auto"/>
        <w:left w:val="none" w:sz="0" w:space="0" w:color="auto"/>
        <w:bottom w:val="none" w:sz="0" w:space="0" w:color="auto"/>
        <w:right w:val="none" w:sz="0" w:space="0" w:color="auto"/>
      </w:divBdr>
    </w:div>
    <w:div w:id="744229806">
      <w:marLeft w:val="0"/>
      <w:marRight w:val="0"/>
      <w:marTop w:val="0"/>
      <w:marBottom w:val="0"/>
      <w:divBdr>
        <w:top w:val="none" w:sz="0" w:space="0" w:color="auto"/>
        <w:left w:val="none" w:sz="0" w:space="0" w:color="auto"/>
        <w:bottom w:val="none" w:sz="0" w:space="0" w:color="auto"/>
        <w:right w:val="none" w:sz="0" w:space="0" w:color="auto"/>
      </w:divBdr>
    </w:div>
    <w:div w:id="744374797">
      <w:marLeft w:val="0"/>
      <w:marRight w:val="0"/>
      <w:marTop w:val="0"/>
      <w:marBottom w:val="0"/>
      <w:divBdr>
        <w:top w:val="none" w:sz="0" w:space="0" w:color="auto"/>
        <w:left w:val="none" w:sz="0" w:space="0" w:color="auto"/>
        <w:bottom w:val="none" w:sz="0" w:space="0" w:color="auto"/>
        <w:right w:val="none" w:sz="0" w:space="0" w:color="auto"/>
      </w:divBdr>
    </w:div>
    <w:div w:id="744380968">
      <w:marLeft w:val="0"/>
      <w:marRight w:val="0"/>
      <w:marTop w:val="0"/>
      <w:marBottom w:val="0"/>
      <w:divBdr>
        <w:top w:val="none" w:sz="0" w:space="0" w:color="auto"/>
        <w:left w:val="none" w:sz="0" w:space="0" w:color="auto"/>
        <w:bottom w:val="none" w:sz="0" w:space="0" w:color="auto"/>
        <w:right w:val="none" w:sz="0" w:space="0" w:color="auto"/>
      </w:divBdr>
    </w:div>
    <w:div w:id="744453302">
      <w:marLeft w:val="0"/>
      <w:marRight w:val="0"/>
      <w:marTop w:val="0"/>
      <w:marBottom w:val="0"/>
      <w:divBdr>
        <w:top w:val="none" w:sz="0" w:space="0" w:color="auto"/>
        <w:left w:val="none" w:sz="0" w:space="0" w:color="auto"/>
        <w:bottom w:val="none" w:sz="0" w:space="0" w:color="auto"/>
        <w:right w:val="none" w:sz="0" w:space="0" w:color="auto"/>
      </w:divBdr>
    </w:div>
    <w:div w:id="744571134">
      <w:marLeft w:val="0"/>
      <w:marRight w:val="0"/>
      <w:marTop w:val="0"/>
      <w:marBottom w:val="0"/>
      <w:divBdr>
        <w:top w:val="none" w:sz="0" w:space="0" w:color="auto"/>
        <w:left w:val="none" w:sz="0" w:space="0" w:color="auto"/>
        <w:bottom w:val="none" w:sz="0" w:space="0" w:color="auto"/>
        <w:right w:val="none" w:sz="0" w:space="0" w:color="auto"/>
      </w:divBdr>
    </w:div>
    <w:div w:id="744761652">
      <w:marLeft w:val="0"/>
      <w:marRight w:val="0"/>
      <w:marTop w:val="0"/>
      <w:marBottom w:val="0"/>
      <w:divBdr>
        <w:top w:val="none" w:sz="0" w:space="0" w:color="auto"/>
        <w:left w:val="none" w:sz="0" w:space="0" w:color="auto"/>
        <w:bottom w:val="none" w:sz="0" w:space="0" w:color="auto"/>
        <w:right w:val="none" w:sz="0" w:space="0" w:color="auto"/>
      </w:divBdr>
    </w:div>
    <w:div w:id="744764326">
      <w:marLeft w:val="0"/>
      <w:marRight w:val="0"/>
      <w:marTop w:val="0"/>
      <w:marBottom w:val="0"/>
      <w:divBdr>
        <w:top w:val="none" w:sz="0" w:space="0" w:color="auto"/>
        <w:left w:val="none" w:sz="0" w:space="0" w:color="auto"/>
        <w:bottom w:val="none" w:sz="0" w:space="0" w:color="auto"/>
        <w:right w:val="none" w:sz="0" w:space="0" w:color="auto"/>
      </w:divBdr>
    </w:div>
    <w:div w:id="745036310">
      <w:marLeft w:val="0"/>
      <w:marRight w:val="0"/>
      <w:marTop w:val="0"/>
      <w:marBottom w:val="0"/>
      <w:divBdr>
        <w:top w:val="none" w:sz="0" w:space="0" w:color="auto"/>
        <w:left w:val="none" w:sz="0" w:space="0" w:color="auto"/>
        <w:bottom w:val="none" w:sz="0" w:space="0" w:color="auto"/>
        <w:right w:val="none" w:sz="0" w:space="0" w:color="auto"/>
      </w:divBdr>
    </w:div>
    <w:div w:id="745147173">
      <w:marLeft w:val="0"/>
      <w:marRight w:val="0"/>
      <w:marTop w:val="0"/>
      <w:marBottom w:val="0"/>
      <w:divBdr>
        <w:top w:val="none" w:sz="0" w:space="0" w:color="auto"/>
        <w:left w:val="none" w:sz="0" w:space="0" w:color="auto"/>
        <w:bottom w:val="none" w:sz="0" w:space="0" w:color="auto"/>
        <w:right w:val="none" w:sz="0" w:space="0" w:color="auto"/>
      </w:divBdr>
    </w:div>
    <w:div w:id="745225308">
      <w:marLeft w:val="0"/>
      <w:marRight w:val="0"/>
      <w:marTop w:val="0"/>
      <w:marBottom w:val="0"/>
      <w:divBdr>
        <w:top w:val="none" w:sz="0" w:space="0" w:color="auto"/>
        <w:left w:val="none" w:sz="0" w:space="0" w:color="auto"/>
        <w:bottom w:val="none" w:sz="0" w:space="0" w:color="auto"/>
        <w:right w:val="none" w:sz="0" w:space="0" w:color="auto"/>
      </w:divBdr>
    </w:div>
    <w:div w:id="745225676">
      <w:marLeft w:val="0"/>
      <w:marRight w:val="0"/>
      <w:marTop w:val="0"/>
      <w:marBottom w:val="0"/>
      <w:divBdr>
        <w:top w:val="none" w:sz="0" w:space="0" w:color="auto"/>
        <w:left w:val="none" w:sz="0" w:space="0" w:color="auto"/>
        <w:bottom w:val="none" w:sz="0" w:space="0" w:color="auto"/>
        <w:right w:val="none" w:sz="0" w:space="0" w:color="auto"/>
      </w:divBdr>
    </w:div>
    <w:div w:id="745415247">
      <w:marLeft w:val="0"/>
      <w:marRight w:val="0"/>
      <w:marTop w:val="0"/>
      <w:marBottom w:val="0"/>
      <w:divBdr>
        <w:top w:val="none" w:sz="0" w:space="0" w:color="auto"/>
        <w:left w:val="none" w:sz="0" w:space="0" w:color="auto"/>
        <w:bottom w:val="none" w:sz="0" w:space="0" w:color="auto"/>
        <w:right w:val="none" w:sz="0" w:space="0" w:color="auto"/>
      </w:divBdr>
    </w:div>
    <w:div w:id="745494077">
      <w:marLeft w:val="0"/>
      <w:marRight w:val="0"/>
      <w:marTop w:val="0"/>
      <w:marBottom w:val="0"/>
      <w:divBdr>
        <w:top w:val="none" w:sz="0" w:space="0" w:color="auto"/>
        <w:left w:val="none" w:sz="0" w:space="0" w:color="auto"/>
        <w:bottom w:val="none" w:sz="0" w:space="0" w:color="auto"/>
        <w:right w:val="none" w:sz="0" w:space="0" w:color="auto"/>
      </w:divBdr>
    </w:div>
    <w:div w:id="745495156">
      <w:marLeft w:val="0"/>
      <w:marRight w:val="0"/>
      <w:marTop w:val="0"/>
      <w:marBottom w:val="0"/>
      <w:divBdr>
        <w:top w:val="none" w:sz="0" w:space="0" w:color="auto"/>
        <w:left w:val="none" w:sz="0" w:space="0" w:color="auto"/>
        <w:bottom w:val="none" w:sz="0" w:space="0" w:color="auto"/>
        <w:right w:val="none" w:sz="0" w:space="0" w:color="auto"/>
      </w:divBdr>
    </w:div>
    <w:div w:id="745565626">
      <w:marLeft w:val="0"/>
      <w:marRight w:val="0"/>
      <w:marTop w:val="0"/>
      <w:marBottom w:val="0"/>
      <w:divBdr>
        <w:top w:val="none" w:sz="0" w:space="0" w:color="auto"/>
        <w:left w:val="none" w:sz="0" w:space="0" w:color="auto"/>
        <w:bottom w:val="none" w:sz="0" w:space="0" w:color="auto"/>
        <w:right w:val="none" w:sz="0" w:space="0" w:color="auto"/>
      </w:divBdr>
    </w:div>
    <w:div w:id="745569056">
      <w:marLeft w:val="0"/>
      <w:marRight w:val="0"/>
      <w:marTop w:val="0"/>
      <w:marBottom w:val="0"/>
      <w:divBdr>
        <w:top w:val="none" w:sz="0" w:space="0" w:color="auto"/>
        <w:left w:val="none" w:sz="0" w:space="0" w:color="auto"/>
        <w:bottom w:val="none" w:sz="0" w:space="0" w:color="auto"/>
        <w:right w:val="none" w:sz="0" w:space="0" w:color="auto"/>
      </w:divBdr>
    </w:div>
    <w:div w:id="745692775">
      <w:marLeft w:val="0"/>
      <w:marRight w:val="0"/>
      <w:marTop w:val="0"/>
      <w:marBottom w:val="0"/>
      <w:divBdr>
        <w:top w:val="none" w:sz="0" w:space="0" w:color="auto"/>
        <w:left w:val="none" w:sz="0" w:space="0" w:color="auto"/>
        <w:bottom w:val="none" w:sz="0" w:space="0" w:color="auto"/>
        <w:right w:val="none" w:sz="0" w:space="0" w:color="auto"/>
      </w:divBdr>
    </w:div>
    <w:div w:id="745764769">
      <w:marLeft w:val="0"/>
      <w:marRight w:val="0"/>
      <w:marTop w:val="0"/>
      <w:marBottom w:val="0"/>
      <w:divBdr>
        <w:top w:val="none" w:sz="0" w:space="0" w:color="auto"/>
        <w:left w:val="none" w:sz="0" w:space="0" w:color="auto"/>
        <w:bottom w:val="none" w:sz="0" w:space="0" w:color="auto"/>
        <w:right w:val="none" w:sz="0" w:space="0" w:color="auto"/>
      </w:divBdr>
    </w:div>
    <w:div w:id="745882514">
      <w:marLeft w:val="0"/>
      <w:marRight w:val="0"/>
      <w:marTop w:val="0"/>
      <w:marBottom w:val="0"/>
      <w:divBdr>
        <w:top w:val="none" w:sz="0" w:space="0" w:color="auto"/>
        <w:left w:val="none" w:sz="0" w:space="0" w:color="auto"/>
        <w:bottom w:val="none" w:sz="0" w:space="0" w:color="auto"/>
        <w:right w:val="none" w:sz="0" w:space="0" w:color="auto"/>
      </w:divBdr>
    </w:div>
    <w:div w:id="745960874">
      <w:marLeft w:val="0"/>
      <w:marRight w:val="0"/>
      <w:marTop w:val="0"/>
      <w:marBottom w:val="0"/>
      <w:divBdr>
        <w:top w:val="none" w:sz="0" w:space="0" w:color="auto"/>
        <w:left w:val="none" w:sz="0" w:space="0" w:color="auto"/>
        <w:bottom w:val="none" w:sz="0" w:space="0" w:color="auto"/>
        <w:right w:val="none" w:sz="0" w:space="0" w:color="auto"/>
      </w:divBdr>
    </w:div>
    <w:div w:id="746073239">
      <w:marLeft w:val="0"/>
      <w:marRight w:val="0"/>
      <w:marTop w:val="0"/>
      <w:marBottom w:val="0"/>
      <w:divBdr>
        <w:top w:val="none" w:sz="0" w:space="0" w:color="auto"/>
        <w:left w:val="none" w:sz="0" w:space="0" w:color="auto"/>
        <w:bottom w:val="none" w:sz="0" w:space="0" w:color="auto"/>
        <w:right w:val="none" w:sz="0" w:space="0" w:color="auto"/>
      </w:divBdr>
    </w:div>
    <w:div w:id="746078242">
      <w:marLeft w:val="0"/>
      <w:marRight w:val="0"/>
      <w:marTop w:val="0"/>
      <w:marBottom w:val="0"/>
      <w:divBdr>
        <w:top w:val="none" w:sz="0" w:space="0" w:color="auto"/>
        <w:left w:val="none" w:sz="0" w:space="0" w:color="auto"/>
        <w:bottom w:val="none" w:sz="0" w:space="0" w:color="auto"/>
        <w:right w:val="none" w:sz="0" w:space="0" w:color="auto"/>
      </w:divBdr>
    </w:div>
    <w:div w:id="746149923">
      <w:marLeft w:val="0"/>
      <w:marRight w:val="0"/>
      <w:marTop w:val="0"/>
      <w:marBottom w:val="0"/>
      <w:divBdr>
        <w:top w:val="none" w:sz="0" w:space="0" w:color="auto"/>
        <w:left w:val="none" w:sz="0" w:space="0" w:color="auto"/>
        <w:bottom w:val="none" w:sz="0" w:space="0" w:color="auto"/>
        <w:right w:val="none" w:sz="0" w:space="0" w:color="auto"/>
      </w:divBdr>
    </w:div>
    <w:div w:id="746196564">
      <w:marLeft w:val="0"/>
      <w:marRight w:val="0"/>
      <w:marTop w:val="0"/>
      <w:marBottom w:val="0"/>
      <w:divBdr>
        <w:top w:val="none" w:sz="0" w:space="0" w:color="auto"/>
        <w:left w:val="none" w:sz="0" w:space="0" w:color="auto"/>
        <w:bottom w:val="none" w:sz="0" w:space="0" w:color="auto"/>
        <w:right w:val="none" w:sz="0" w:space="0" w:color="auto"/>
      </w:divBdr>
    </w:div>
    <w:div w:id="746223037">
      <w:marLeft w:val="0"/>
      <w:marRight w:val="0"/>
      <w:marTop w:val="0"/>
      <w:marBottom w:val="0"/>
      <w:divBdr>
        <w:top w:val="none" w:sz="0" w:space="0" w:color="auto"/>
        <w:left w:val="none" w:sz="0" w:space="0" w:color="auto"/>
        <w:bottom w:val="none" w:sz="0" w:space="0" w:color="auto"/>
        <w:right w:val="none" w:sz="0" w:space="0" w:color="auto"/>
      </w:divBdr>
    </w:div>
    <w:div w:id="746225587">
      <w:marLeft w:val="0"/>
      <w:marRight w:val="0"/>
      <w:marTop w:val="0"/>
      <w:marBottom w:val="0"/>
      <w:divBdr>
        <w:top w:val="none" w:sz="0" w:space="0" w:color="auto"/>
        <w:left w:val="none" w:sz="0" w:space="0" w:color="auto"/>
        <w:bottom w:val="none" w:sz="0" w:space="0" w:color="auto"/>
        <w:right w:val="none" w:sz="0" w:space="0" w:color="auto"/>
      </w:divBdr>
    </w:div>
    <w:div w:id="746270691">
      <w:bodyDiv w:val="1"/>
      <w:marLeft w:val="0"/>
      <w:marRight w:val="0"/>
      <w:marTop w:val="0"/>
      <w:marBottom w:val="0"/>
      <w:divBdr>
        <w:top w:val="none" w:sz="0" w:space="0" w:color="auto"/>
        <w:left w:val="none" w:sz="0" w:space="0" w:color="auto"/>
        <w:bottom w:val="none" w:sz="0" w:space="0" w:color="auto"/>
        <w:right w:val="none" w:sz="0" w:space="0" w:color="auto"/>
      </w:divBdr>
    </w:div>
    <w:div w:id="746272299">
      <w:marLeft w:val="0"/>
      <w:marRight w:val="0"/>
      <w:marTop w:val="0"/>
      <w:marBottom w:val="0"/>
      <w:divBdr>
        <w:top w:val="none" w:sz="0" w:space="0" w:color="auto"/>
        <w:left w:val="none" w:sz="0" w:space="0" w:color="auto"/>
        <w:bottom w:val="none" w:sz="0" w:space="0" w:color="auto"/>
        <w:right w:val="none" w:sz="0" w:space="0" w:color="auto"/>
      </w:divBdr>
    </w:div>
    <w:div w:id="746345239">
      <w:marLeft w:val="0"/>
      <w:marRight w:val="0"/>
      <w:marTop w:val="0"/>
      <w:marBottom w:val="0"/>
      <w:divBdr>
        <w:top w:val="none" w:sz="0" w:space="0" w:color="auto"/>
        <w:left w:val="none" w:sz="0" w:space="0" w:color="auto"/>
        <w:bottom w:val="none" w:sz="0" w:space="0" w:color="auto"/>
        <w:right w:val="none" w:sz="0" w:space="0" w:color="auto"/>
      </w:divBdr>
    </w:div>
    <w:div w:id="746418661">
      <w:marLeft w:val="0"/>
      <w:marRight w:val="0"/>
      <w:marTop w:val="0"/>
      <w:marBottom w:val="0"/>
      <w:divBdr>
        <w:top w:val="none" w:sz="0" w:space="0" w:color="auto"/>
        <w:left w:val="none" w:sz="0" w:space="0" w:color="auto"/>
        <w:bottom w:val="none" w:sz="0" w:space="0" w:color="auto"/>
        <w:right w:val="none" w:sz="0" w:space="0" w:color="auto"/>
      </w:divBdr>
    </w:div>
    <w:div w:id="746463910">
      <w:marLeft w:val="0"/>
      <w:marRight w:val="0"/>
      <w:marTop w:val="0"/>
      <w:marBottom w:val="0"/>
      <w:divBdr>
        <w:top w:val="none" w:sz="0" w:space="0" w:color="auto"/>
        <w:left w:val="none" w:sz="0" w:space="0" w:color="auto"/>
        <w:bottom w:val="none" w:sz="0" w:space="0" w:color="auto"/>
        <w:right w:val="none" w:sz="0" w:space="0" w:color="auto"/>
      </w:divBdr>
    </w:div>
    <w:div w:id="746532665">
      <w:marLeft w:val="0"/>
      <w:marRight w:val="0"/>
      <w:marTop w:val="0"/>
      <w:marBottom w:val="0"/>
      <w:divBdr>
        <w:top w:val="none" w:sz="0" w:space="0" w:color="auto"/>
        <w:left w:val="none" w:sz="0" w:space="0" w:color="auto"/>
        <w:bottom w:val="none" w:sz="0" w:space="0" w:color="auto"/>
        <w:right w:val="none" w:sz="0" w:space="0" w:color="auto"/>
      </w:divBdr>
    </w:div>
    <w:div w:id="746534219">
      <w:marLeft w:val="0"/>
      <w:marRight w:val="0"/>
      <w:marTop w:val="0"/>
      <w:marBottom w:val="0"/>
      <w:divBdr>
        <w:top w:val="none" w:sz="0" w:space="0" w:color="auto"/>
        <w:left w:val="none" w:sz="0" w:space="0" w:color="auto"/>
        <w:bottom w:val="none" w:sz="0" w:space="0" w:color="auto"/>
        <w:right w:val="none" w:sz="0" w:space="0" w:color="auto"/>
      </w:divBdr>
    </w:div>
    <w:div w:id="746536831">
      <w:marLeft w:val="0"/>
      <w:marRight w:val="0"/>
      <w:marTop w:val="0"/>
      <w:marBottom w:val="0"/>
      <w:divBdr>
        <w:top w:val="none" w:sz="0" w:space="0" w:color="auto"/>
        <w:left w:val="none" w:sz="0" w:space="0" w:color="auto"/>
        <w:bottom w:val="none" w:sz="0" w:space="0" w:color="auto"/>
        <w:right w:val="none" w:sz="0" w:space="0" w:color="auto"/>
      </w:divBdr>
    </w:div>
    <w:div w:id="746540657">
      <w:marLeft w:val="0"/>
      <w:marRight w:val="0"/>
      <w:marTop w:val="0"/>
      <w:marBottom w:val="0"/>
      <w:divBdr>
        <w:top w:val="none" w:sz="0" w:space="0" w:color="auto"/>
        <w:left w:val="none" w:sz="0" w:space="0" w:color="auto"/>
        <w:bottom w:val="none" w:sz="0" w:space="0" w:color="auto"/>
        <w:right w:val="none" w:sz="0" w:space="0" w:color="auto"/>
      </w:divBdr>
    </w:div>
    <w:div w:id="746608601">
      <w:marLeft w:val="0"/>
      <w:marRight w:val="0"/>
      <w:marTop w:val="0"/>
      <w:marBottom w:val="0"/>
      <w:divBdr>
        <w:top w:val="none" w:sz="0" w:space="0" w:color="auto"/>
        <w:left w:val="none" w:sz="0" w:space="0" w:color="auto"/>
        <w:bottom w:val="none" w:sz="0" w:space="0" w:color="auto"/>
        <w:right w:val="none" w:sz="0" w:space="0" w:color="auto"/>
      </w:divBdr>
    </w:div>
    <w:div w:id="746806656">
      <w:marLeft w:val="0"/>
      <w:marRight w:val="0"/>
      <w:marTop w:val="0"/>
      <w:marBottom w:val="0"/>
      <w:divBdr>
        <w:top w:val="none" w:sz="0" w:space="0" w:color="auto"/>
        <w:left w:val="none" w:sz="0" w:space="0" w:color="auto"/>
        <w:bottom w:val="none" w:sz="0" w:space="0" w:color="auto"/>
        <w:right w:val="none" w:sz="0" w:space="0" w:color="auto"/>
      </w:divBdr>
    </w:div>
    <w:div w:id="746995141">
      <w:marLeft w:val="0"/>
      <w:marRight w:val="0"/>
      <w:marTop w:val="0"/>
      <w:marBottom w:val="0"/>
      <w:divBdr>
        <w:top w:val="none" w:sz="0" w:space="0" w:color="auto"/>
        <w:left w:val="none" w:sz="0" w:space="0" w:color="auto"/>
        <w:bottom w:val="none" w:sz="0" w:space="0" w:color="auto"/>
        <w:right w:val="none" w:sz="0" w:space="0" w:color="auto"/>
      </w:divBdr>
    </w:div>
    <w:div w:id="747193408">
      <w:marLeft w:val="0"/>
      <w:marRight w:val="0"/>
      <w:marTop w:val="0"/>
      <w:marBottom w:val="0"/>
      <w:divBdr>
        <w:top w:val="none" w:sz="0" w:space="0" w:color="auto"/>
        <w:left w:val="none" w:sz="0" w:space="0" w:color="auto"/>
        <w:bottom w:val="none" w:sz="0" w:space="0" w:color="auto"/>
        <w:right w:val="none" w:sz="0" w:space="0" w:color="auto"/>
      </w:divBdr>
    </w:div>
    <w:div w:id="747272060">
      <w:marLeft w:val="0"/>
      <w:marRight w:val="0"/>
      <w:marTop w:val="0"/>
      <w:marBottom w:val="0"/>
      <w:divBdr>
        <w:top w:val="none" w:sz="0" w:space="0" w:color="auto"/>
        <w:left w:val="none" w:sz="0" w:space="0" w:color="auto"/>
        <w:bottom w:val="none" w:sz="0" w:space="0" w:color="auto"/>
        <w:right w:val="none" w:sz="0" w:space="0" w:color="auto"/>
      </w:divBdr>
    </w:div>
    <w:div w:id="747383373">
      <w:marLeft w:val="0"/>
      <w:marRight w:val="0"/>
      <w:marTop w:val="0"/>
      <w:marBottom w:val="0"/>
      <w:divBdr>
        <w:top w:val="none" w:sz="0" w:space="0" w:color="auto"/>
        <w:left w:val="none" w:sz="0" w:space="0" w:color="auto"/>
        <w:bottom w:val="none" w:sz="0" w:space="0" w:color="auto"/>
        <w:right w:val="none" w:sz="0" w:space="0" w:color="auto"/>
      </w:divBdr>
    </w:div>
    <w:div w:id="747387832">
      <w:marLeft w:val="0"/>
      <w:marRight w:val="0"/>
      <w:marTop w:val="0"/>
      <w:marBottom w:val="0"/>
      <w:divBdr>
        <w:top w:val="none" w:sz="0" w:space="0" w:color="auto"/>
        <w:left w:val="none" w:sz="0" w:space="0" w:color="auto"/>
        <w:bottom w:val="none" w:sz="0" w:space="0" w:color="auto"/>
        <w:right w:val="none" w:sz="0" w:space="0" w:color="auto"/>
      </w:divBdr>
    </w:div>
    <w:div w:id="747458365">
      <w:marLeft w:val="0"/>
      <w:marRight w:val="0"/>
      <w:marTop w:val="0"/>
      <w:marBottom w:val="0"/>
      <w:divBdr>
        <w:top w:val="none" w:sz="0" w:space="0" w:color="auto"/>
        <w:left w:val="none" w:sz="0" w:space="0" w:color="auto"/>
        <w:bottom w:val="none" w:sz="0" w:space="0" w:color="auto"/>
        <w:right w:val="none" w:sz="0" w:space="0" w:color="auto"/>
      </w:divBdr>
    </w:div>
    <w:div w:id="747504494">
      <w:marLeft w:val="0"/>
      <w:marRight w:val="0"/>
      <w:marTop w:val="0"/>
      <w:marBottom w:val="0"/>
      <w:divBdr>
        <w:top w:val="none" w:sz="0" w:space="0" w:color="auto"/>
        <w:left w:val="none" w:sz="0" w:space="0" w:color="auto"/>
        <w:bottom w:val="none" w:sz="0" w:space="0" w:color="auto"/>
        <w:right w:val="none" w:sz="0" w:space="0" w:color="auto"/>
      </w:divBdr>
    </w:div>
    <w:div w:id="747533555">
      <w:marLeft w:val="0"/>
      <w:marRight w:val="0"/>
      <w:marTop w:val="0"/>
      <w:marBottom w:val="0"/>
      <w:divBdr>
        <w:top w:val="none" w:sz="0" w:space="0" w:color="auto"/>
        <w:left w:val="none" w:sz="0" w:space="0" w:color="auto"/>
        <w:bottom w:val="none" w:sz="0" w:space="0" w:color="auto"/>
        <w:right w:val="none" w:sz="0" w:space="0" w:color="auto"/>
      </w:divBdr>
    </w:div>
    <w:div w:id="747535397">
      <w:marLeft w:val="0"/>
      <w:marRight w:val="0"/>
      <w:marTop w:val="0"/>
      <w:marBottom w:val="0"/>
      <w:divBdr>
        <w:top w:val="none" w:sz="0" w:space="0" w:color="auto"/>
        <w:left w:val="none" w:sz="0" w:space="0" w:color="auto"/>
        <w:bottom w:val="none" w:sz="0" w:space="0" w:color="auto"/>
        <w:right w:val="none" w:sz="0" w:space="0" w:color="auto"/>
      </w:divBdr>
    </w:div>
    <w:div w:id="747844715">
      <w:bodyDiv w:val="1"/>
      <w:marLeft w:val="0"/>
      <w:marRight w:val="0"/>
      <w:marTop w:val="0"/>
      <w:marBottom w:val="0"/>
      <w:divBdr>
        <w:top w:val="none" w:sz="0" w:space="0" w:color="auto"/>
        <w:left w:val="none" w:sz="0" w:space="0" w:color="auto"/>
        <w:bottom w:val="none" w:sz="0" w:space="0" w:color="auto"/>
        <w:right w:val="none" w:sz="0" w:space="0" w:color="auto"/>
      </w:divBdr>
    </w:div>
    <w:div w:id="748038185">
      <w:marLeft w:val="0"/>
      <w:marRight w:val="0"/>
      <w:marTop w:val="0"/>
      <w:marBottom w:val="0"/>
      <w:divBdr>
        <w:top w:val="none" w:sz="0" w:space="0" w:color="auto"/>
        <w:left w:val="none" w:sz="0" w:space="0" w:color="auto"/>
        <w:bottom w:val="none" w:sz="0" w:space="0" w:color="auto"/>
        <w:right w:val="none" w:sz="0" w:space="0" w:color="auto"/>
      </w:divBdr>
    </w:div>
    <w:div w:id="748039949">
      <w:marLeft w:val="0"/>
      <w:marRight w:val="0"/>
      <w:marTop w:val="0"/>
      <w:marBottom w:val="0"/>
      <w:divBdr>
        <w:top w:val="none" w:sz="0" w:space="0" w:color="auto"/>
        <w:left w:val="none" w:sz="0" w:space="0" w:color="auto"/>
        <w:bottom w:val="none" w:sz="0" w:space="0" w:color="auto"/>
        <w:right w:val="none" w:sz="0" w:space="0" w:color="auto"/>
      </w:divBdr>
    </w:div>
    <w:div w:id="748112199">
      <w:marLeft w:val="0"/>
      <w:marRight w:val="0"/>
      <w:marTop w:val="0"/>
      <w:marBottom w:val="0"/>
      <w:divBdr>
        <w:top w:val="none" w:sz="0" w:space="0" w:color="auto"/>
        <w:left w:val="none" w:sz="0" w:space="0" w:color="auto"/>
        <w:bottom w:val="none" w:sz="0" w:space="0" w:color="auto"/>
        <w:right w:val="none" w:sz="0" w:space="0" w:color="auto"/>
      </w:divBdr>
    </w:div>
    <w:div w:id="748112767">
      <w:marLeft w:val="0"/>
      <w:marRight w:val="0"/>
      <w:marTop w:val="0"/>
      <w:marBottom w:val="0"/>
      <w:divBdr>
        <w:top w:val="none" w:sz="0" w:space="0" w:color="auto"/>
        <w:left w:val="none" w:sz="0" w:space="0" w:color="auto"/>
        <w:bottom w:val="none" w:sz="0" w:space="0" w:color="auto"/>
        <w:right w:val="none" w:sz="0" w:space="0" w:color="auto"/>
      </w:divBdr>
    </w:div>
    <w:div w:id="748188308">
      <w:bodyDiv w:val="1"/>
      <w:marLeft w:val="0"/>
      <w:marRight w:val="0"/>
      <w:marTop w:val="0"/>
      <w:marBottom w:val="0"/>
      <w:divBdr>
        <w:top w:val="none" w:sz="0" w:space="0" w:color="auto"/>
        <w:left w:val="none" w:sz="0" w:space="0" w:color="auto"/>
        <w:bottom w:val="none" w:sz="0" w:space="0" w:color="auto"/>
        <w:right w:val="none" w:sz="0" w:space="0" w:color="auto"/>
      </w:divBdr>
    </w:div>
    <w:div w:id="748236414">
      <w:marLeft w:val="0"/>
      <w:marRight w:val="0"/>
      <w:marTop w:val="0"/>
      <w:marBottom w:val="0"/>
      <w:divBdr>
        <w:top w:val="none" w:sz="0" w:space="0" w:color="auto"/>
        <w:left w:val="none" w:sz="0" w:space="0" w:color="auto"/>
        <w:bottom w:val="none" w:sz="0" w:space="0" w:color="auto"/>
        <w:right w:val="none" w:sz="0" w:space="0" w:color="auto"/>
      </w:divBdr>
    </w:div>
    <w:div w:id="748386955">
      <w:marLeft w:val="0"/>
      <w:marRight w:val="0"/>
      <w:marTop w:val="0"/>
      <w:marBottom w:val="0"/>
      <w:divBdr>
        <w:top w:val="none" w:sz="0" w:space="0" w:color="auto"/>
        <w:left w:val="none" w:sz="0" w:space="0" w:color="auto"/>
        <w:bottom w:val="none" w:sz="0" w:space="0" w:color="auto"/>
        <w:right w:val="none" w:sz="0" w:space="0" w:color="auto"/>
      </w:divBdr>
    </w:div>
    <w:div w:id="748427636">
      <w:marLeft w:val="0"/>
      <w:marRight w:val="0"/>
      <w:marTop w:val="0"/>
      <w:marBottom w:val="0"/>
      <w:divBdr>
        <w:top w:val="none" w:sz="0" w:space="0" w:color="auto"/>
        <w:left w:val="none" w:sz="0" w:space="0" w:color="auto"/>
        <w:bottom w:val="none" w:sz="0" w:space="0" w:color="auto"/>
        <w:right w:val="none" w:sz="0" w:space="0" w:color="auto"/>
      </w:divBdr>
    </w:div>
    <w:div w:id="748500592">
      <w:marLeft w:val="0"/>
      <w:marRight w:val="0"/>
      <w:marTop w:val="0"/>
      <w:marBottom w:val="0"/>
      <w:divBdr>
        <w:top w:val="none" w:sz="0" w:space="0" w:color="auto"/>
        <w:left w:val="none" w:sz="0" w:space="0" w:color="auto"/>
        <w:bottom w:val="none" w:sz="0" w:space="0" w:color="auto"/>
        <w:right w:val="none" w:sz="0" w:space="0" w:color="auto"/>
      </w:divBdr>
    </w:div>
    <w:div w:id="748649635">
      <w:marLeft w:val="0"/>
      <w:marRight w:val="0"/>
      <w:marTop w:val="0"/>
      <w:marBottom w:val="0"/>
      <w:divBdr>
        <w:top w:val="none" w:sz="0" w:space="0" w:color="auto"/>
        <w:left w:val="none" w:sz="0" w:space="0" w:color="auto"/>
        <w:bottom w:val="none" w:sz="0" w:space="0" w:color="auto"/>
        <w:right w:val="none" w:sz="0" w:space="0" w:color="auto"/>
      </w:divBdr>
    </w:div>
    <w:div w:id="748815978">
      <w:marLeft w:val="0"/>
      <w:marRight w:val="0"/>
      <w:marTop w:val="0"/>
      <w:marBottom w:val="0"/>
      <w:divBdr>
        <w:top w:val="none" w:sz="0" w:space="0" w:color="auto"/>
        <w:left w:val="none" w:sz="0" w:space="0" w:color="auto"/>
        <w:bottom w:val="none" w:sz="0" w:space="0" w:color="auto"/>
        <w:right w:val="none" w:sz="0" w:space="0" w:color="auto"/>
      </w:divBdr>
    </w:div>
    <w:div w:id="748886265">
      <w:marLeft w:val="0"/>
      <w:marRight w:val="0"/>
      <w:marTop w:val="0"/>
      <w:marBottom w:val="0"/>
      <w:divBdr>
        <w:top w:val="none" w:sz="0" w:space="0" w:color="auto"/>
        <w:left w:val="none" w:sz="0" w:space="0" w:color="auto"/>
        <w:bottom w:val="none" w:sz="0" w:space="0" w:color="auto"/>
        <w:right w:val="none" w:sz="0" w:space="0" w:color="auto"/>
      </w:divBdr>
    </w:div>
    <w:div w:id="748891864">
      <w:marLeft w:val="0"/>
      <w:marRight w:val="0"/>
      <w:marTop w:val="0"/>
      <w:marBottom w:val="0"/>
      <w:divBdr>
        <w:top w:val="none" w:sz="0" w:space="0" w:color="auto"/>
        <w:left w:val="none" w:sz="0" w:space="0" w:color="auto"/>
        <w:bottom w:val="none" w:sz="0" w:space="0" w:color="auto"/>
        <w:right w:val="none" w:sz="0" w:space="0" w:color="auto"/>
      </w:divBdr>
    </w:div>
    <w:div w:id="748960268">
      <w:marLeft w:val="0"/>
      <w:marRight w:val="0"/>
      <w:marTop w:val="0"/>
      <w:marBottom w:val="0"/>
      <w:divBdr>
        <w:top w:val="none" w:sz="0" w:space="0" w:color="auto"/>
        <w:left w:val="none" w:sz="0" w:space="0" w:color="auto"/>
        <w:bottom w:val="none" w:sz="0" w:space="0" w:color="auto"/>
        <w:right w:val="none" w:sz="0" w:space="0" w:color="auto"/>
      </w:divBdr>
    </w:div>
    <w:div w:id="749078857">
      <w:marLeft w:val="0"/>
      <w:marRight w:val="0"/>
      <w:marTop w:val="0"/>
      <w:marBottom w:val="0"/>
      <w:divBdr>
        <w:top w:val="none" w:sz="0" w:space="0" w:color="auto"/>
        <w:left w:val="none" w:sz="0" w:space="0" w:color="auto"/>
        <w:bottom w:val="none" w:sz="0" w:space="0" w:color="auto"/>
        <w:right w:val="none" w:sz="0" w:space="0" w:color="auto"/>
      </w:divBdr>
    </w:div>
    <w:div w:id="749086057">
      <w:marLeft w:val="0"/>
      <w:marRight w:val="0"/>
      <w:marTop w:val="0"/>
      <w:marBottom w:val="0"/>
      <w:divBdr>
        <w:top w:val="none" w:sz="0" w:space="0" w:color="auto"/>
        <w:left w:val="none" w:sz="0" w:space="0" w:color="auto"/>
        <w:bottom w:val="none" w:sz="0" w:space="0" w:color="auto"/>
        <w:right w:val="none" w:sz="0" w:space="0" w:color="auto"/>
      </w:divBdr>
    </w:div>
    <w:div w:id="749154299">
      <w:marLeft w:val="0"/>
      <w:marRight w:val="0"/>
      <w:marTop w:val="0"/>
      <w:marBottom w:val="0"/>
      <w:divBdr>
        <w:top w:val="none" w:sz="0" w:space="0" w:color="auto"/>
        <w:left w:val="none" w:sz="0" w:space="0" w:color="auto"/>
        <w:bottom w:val="none" w:sz="0" w:space="0" w:color="auto"/>
        <w:right w:val="none" w:sz="0" w:space="0" w:color="auto"/>
      </w:divBdr>
    </w:div>
    <w:div w:id="749280702">
      <w:marLeft w:val="0"/>
      <w:marRight w:val="0"/>
      <w:marTop w:val="0"/>
      <w:marBottom w:val="0"/>
      <w:divBdr>
        <w:top w:val="none" w:sz="0" w:space="0" w:color="auto"/>
        <w:left w:val="none" w:sz="0" w:space="0" w:color="auto"/>
        <w:bottom w:val="none" w:sz="0" w:space="0" w:color="auto"/>
        <w:right w:val="none" w:sz="0" w:space="0" w:color="auto"/>
      </w:divBdr>
    </w:div>
    <w:div w:id="749349951">
      <w:marLeft w:val="0"/>
      <w:marRight w:val="0"/>
      <w:marTop w:val="0"/>
      <w:marBottom w:val="0"/>
      <w:divBdr>
        <w:top w:val="none" w:sz="0" w:space="0" w:color="auto"/>
        <w:left w:val="none" w:sz="0" w:space="0" w:color="auto"/>
        <w:bottom w:val="none" w:sz="0" w:space="0" w:color="auto"/>
        <w:right w:val="none" w:sz="0" w:space="0" w:color="auto"/>
      </w:divBdr>
    </w:div>
    <w:div w:id="749424658">
      <w:marLeft w:val="0"/>
      <w:marRight w:val="0"/>
      <w:marTop w:val="0"/>
      <w:marBottom w:val="0"/>
      <w:divBdr>
        <w:top w:val="none" w:sz="0" w:space="0" w:color="auto"/>
        <w:left w:val="none" w:sz="0" w:space="0" w:color="auto"/>
        <w:bottom w:val="none" w:sz="0" w:space="0" w:color="auto"/>
        <w:right w:val="none" w:sz="0" w:space="0" w:color="auto"/>
      </w:divBdr>
    </w:div>
    <w:div w:id="749499222">
      <w:marLeft w:val="0"/>
      <w:marRight w:val="0"/>
      <w:marTop w:val="0"/>
      <w:marBottom w:val="0"/>
      <w:divBdr>
        <w:top w:val="none" w:sz="0" w:space="0" w:color="auto"/>
        <w:left w:val="none" w:sz="0" w:space="0" w:color="auto"/>
        <w:bottom w:val="none" w:sz="0" w:space="0" w:color="auto"/>
        <w:right w:val="none" w:sz="0" w:space="0" w:color="auto"/>
      </w:divBdr>
    </w:div>
    <w:div w:id="749499352">
      <w:marLeft w:val="0"/>
      <w:marRight w:val="0"/>
      <w:marTop w:val="0"/>
      <w:marBottom w:val="0"/>
      <w:divBdr>
        <w:top w:val="none" w:sz="0" w:space="0" w:color="auto"/>
        <w:left w:val="none" w:sz="0" w:space="0" w:color="auto"/>
        <w:bottom w:val="none" w:sz="0" w:space="0" w:color="auto"/>
        <w:right w:val="none" w:sz="0" w:space="0" w:color="auto"/>
      </w:divBdr>
    </w:div>
    <w:div w:id="749544146">
      <w:marLeft w:val="0"/>
      <w:marRight w:val="0"/>
      <w:marTop w:val="0"/>
      <w:marBottom w:val="0"/>
      <w:divBdr>
        <w:top w:val="none" w:sz="0" w:space="0" w:color="auto"/>
        <w:left w:val="none" w:sz="0" w:space="0" w:color="auto"/>
        <w:bottom w:val="none" w:sz="0" w:space="0" w:color="auto"/>
        <w:right w:val="none" w:sz="0" w:space="0" w:color="auto"/>
      </w:divBdr>
    </w:div>
    <w:div w:id="749548759">
      <w:marLeft w:val="0"/>
      <w:marRight w:val="0"/>
      <w:marTop w:val="0"/>
      <w:marBottom w:val="0"/>
      <w:divBdr>
        <w:top w:val="none" w:sz="0" w:space="0" w:color="auto"/>
        <w:left w:val="none" w:sz="0" w:space="0" w:color="auto"/>
        <w:bottom w:val="none" w:sz="0" w:space="0" w:color="auto"/>
        <w:right w:val="none" w:sz="0" w:space="0" w:color="auto"/>
      </w:divBdr>
    </w:div>
    <w:div w:id="749618386">
      <w:marLeft w:val="0"/>
      <w:marRight w:val="0"/>
      <w:marTop w:val="0"/>
      <w:marBottom w:val="0"/>
      <w:divBdr>
        <w:top w:val="none" w:sz="0" w:space="0" w:color="auto"/>
        <w:left w:val="none" w:sz="0" w:space="0" w:color="auto"/>
        <w:bottom w:val="none" w:sz="0" w:space="0" w:color="auto"/>
        <w:right w:val="none" w:sz="0" w:space="0" w:color="auto"/>
      </w:divBdr>
    </w:div>
    <w:div w:id="749697721">
      <w:marLeft w:val="0"/>
      <w:marRight w:val="0"/>
      <w:marTop w:val="0"/>
      <w:marBottom w:val="0"/>
      <w:divBdr>
        <w:top w:val="none" w:sz="0" w:space="0" w:color="auto"/>
        <w:left w:val="none" w:sz="0" w:space="0" w:color="auto"/>
        <w:bottom w:val="none" w:sz="0" w:space="0" w:color="auto"/>
        <w:right w:val="none" w:sz="0" w:space="0" w:color="auto"/>
      </w:divBdr>
    </w:div>
    <w:div w:id="749738349">
      <w:marLeft w:val="0"/>
      <w:marRight w:val="0"/>
      <w:marTop w:val="0"/>
      <w:marBottom w:val="0"/>
      <w:divBdr>
        <w:top w:val="none" w:sz="0" w:space="0" w:color="auto"/>
        <w:left w:val="none" w:sz="0" w:space="0" w:color="auto"/>
        <w:bottom w:val="none" w:sz="0" w:space="0" w:color="auto"/>
        <w:right w:val="none" w:sz="0" w:space="0" w:color="auto"/>
      </w:divBdr>
    </w:div>
    <w:div w:id="749808813">
      <w:marLeft w:val="0"/>
      <w:marRight w:val="0"/>
      <w:marTop w:val="0"/>
      <w:marBottom w:val="0"/>
      <w:divBdr>
        <w:top w:val="none" w:sz="0" w:space="0" w:color="auto"/>
        <w:left w:val="none" w:sz="0" w:space="0" w:color="auto"/>
        <w:bottom w:val="none" w:sz="0" w:space="0" w:color="auto"/>
        <w:right w:val="none" w:sz="0" w:space="0" w:color="auto"/>
      </w:divBdr>
    </w:div>
    <w:div w:id="749815859">
      <w:marLeft w:val="0"/>
      <w:marRight w:val="0"/>
      <w:marTop w:val="0"/>
      <w:marBottom w:val="0"/>
      <w:divBdr>
        <w:top w:val="none" w:sz="0" w:space="0" w:color="auto"/>
        <w:left w:val="none" w:sz="0" w:space="0" w:color="auto"/>
        <w:bottom w:val="none" w:sz="0" w:space="0" w:color="auto"/>
        <w:right w:val="none" w:sz="0" w:space="0" w:color="auto"/>
      </w:divBdr>
    </w:div>
    <w:div w:id="749883726">
      <w:marLeft w:val="0"/>
      <w:marRight w:val="0"/>
      <w:marTop w:val="0"/>
      <w:marBottom w:val="0"/>
      <w:divBdr>
        <w:top w:val="none" w:sz="0" w:space="0" w:color="auto"/>
        <w:left w:val="none" w:sz="0" w:space="0" w:color="auto"/>
        <w:bottom w:val="none" w:sz="0" w:space="0" w:color="auto"/>
        <w:right w:val="none" w:sz="0" w:space="0" w:color="auto"/>
      </w:divBdr>
    </w:div>
    <w:div w:id="749891309">
      <w:marLeft w:val="0"/>
      <w:marRight w:val="0"/>
      <w:marTop w:val="0"/>
      <w:marBottom w:val="0"/>
      <w:divBdr>
        <w:top w:val="none" w:sz="0" w:space="0" w:color="auto"/>
        <w:left w:val="none" w:sz="0" w:space="0" w:color="auto"/>
        <w:bottom w:val="none" w:sz="0" w:space="0" w:color="auto"/>
        <w:right w:val="none" w:sz="0" w:space="0" w:color="auto"/>
      </w:divBdr>
    </w:div>
    <w:div w:id="749891679">
      <w:bodyDiv w:val="1"/>
      <w:marLeft w:val="0"/>
      <w:marRight w:val="0"/>
      <w:marTop w:val="0"/>
      <w:marBottom w:val="0"/>
      <w:divBdr>
        <w:top w:val="none" w:sz="0" w:space="0" w:color="auto"/>
        <w:left w:val="none" w:sz="0" w:space="0" w:color="auto"/>
        <w:bottom w:val="none" w:sz="0" w:space="0" w:color="auto"/>
        <w:right w:val="none" w:sz="0" w:space="0" w:color="auto"/>
      </w:divBdr>
    </w:div>
    <w:div w:id="749893186">
      <w:marLeft w:val="0"/>
      <w:marRight w:val="0"/>
      <w:marTop w:val="0"/>
      <w:marBottom w:val="0"/>
      <w:divBdr>
        <w:top w:val="none" w:sz="0" w:space="0" w:color="auto"/>
        <w:left w:val="none" w:sz="0" w:space="0" w:color="auto"/>
        <w:bottom w:val="none" w:sz="0" w:space="0" w:color="auto"/>
        <w:right w:val="none" w:sz="0" w:space="0" w:color="auto"/>
      </w:divBdr>
    </w:div>
    <w:div w:id="750082463">
      <w:marLeft w:val="0"/>
      <w:marRight w:val="0"/>
      <w:marTop w:val="0"/>
      <w:marBottom w:val="0"/>
      <w:divBdr>
        <w:top w:val="none" w:sz="0" w:space="0" w:color="auto"/>
        <w:left w:val="none" w:sz="0" w:space="0" w:color="auto"/>
        <w:bottom w:val="none" w:sz="0" w:space="0" w:color="auto"/>
        <w:right w:val="none" w:sz="0" w:space="0" w:color="auto"/>
      </w:divBdr>
    </w:div>
    <w:div w:id="750152392">
      <w:marLeft w:val="0"/>
      <w:marRight w:val="0"/>
      <w:marTop w:val="0"/>
      <w:marBottom w:val="0"/>
      <w:divBdr>
        <w:top w:val="none" w:sz="0" w:space="0" w:color="auto"/>
        <w:left w:val="none" w:sz="0" w:space="0" w:color="auto"/>
        <w:bottom w:val="none" w:sz="0" w:space="0" w:color="auto"/>
        <w:right w:val="none" w:sz="0" w:space="0" w:color="auto"/>
      </w:divBdr>
    </w:div>
    <w:div w:id="750197933">
      <w:marLeft w:val="0"/>
      <w:marRight w:val="0"/>
      <w:marTop w:val="0"/>
      <w:marBottom w:val="0"/>
      <w:divBdr>
        <w:top w:val="none" w:sz="0" w:space="0" w:color="auto"/>
        <w:left w:val="none" w:sz="0" w:space="0" w:color="auto"/>
        <w:bottom w:val="none" w:sz="0" w:space="0" w:color="auto"/>
        <w:right w:val="none" w:sz="0" w:space="0" w:color="auto"/>
      </w:divBdr>
    </w:div>
    <w:div w:id="750279387">
      <w:marLeft w:val="0"/>
      <w:marRight w:val="0"/>
      <w:marTop w:val="0"/>
      <w:marBottom w:val="0"/>
      <w:divBdr>
        <w:top w:val="none" w:sz="0" w:space="0" w:color="auto"/>
        <w:left w:val="none" w:sz="0" w:space="0" w:color="auto"/>
        <w:bottom w:val="none" w:sz="0" w:space="0" w:color="auto"/>
        <w:right w:val="none" w:sz="0" w:space="0" w:color="auto"/>
      </w:divBdr>
    </w:div>
    <w:div w:id="750348056">
      <w:marLeft w:val="0"/>
      <w:marRight w:val="0"/>
      <w:marTop w:val="0"/>
      <w:marBottom w:val="0"/>
      <w:divBdr>
        <w:top w:val="none" w:sz="0" w:space="0" w:color="auto"/>
        <w:left w:val="none" w:sz="0" w:space="0" w:color="auto"/>
        <w:bottom w:val="none" w:sz="0" w:space="0" w:color="auto"/>
        <w:right w:val="none" w:sz="0" w:space="0" w:color="auto"/>
      </w:divBdr>
    </w:div>
    <w:div w:id="750394225">
      <w:marLeft w:val="0"/>
      <w:marRight w:val="0"/>
      <w:marTop w:val="0"/>
      <w:marBottom w:val="0"/>
      <w:divBdr>
        <w:top w:val="none" w:sz="0" w:space="0" w:color="auto"/>
        <w:left w:val="none" w:sz="0" w:space="0" w:color="auto"/>
        <w:bottom w:val="none" w:sz="0" w:space="0" w:color="auto"/>
        <w:right w:val="none" w:sz="0" w:space="0" w:color="auto"/>
      </w:divBdr>
    </w:div>
    <w:div w:id="750467919">
      <w:marLeft w:val="0"/>
      <w:marRight w:val="0"/>
      <w:marTop w:val="0"/>
      <w:marBottom w:val="0"/>
      <w:divBdr>
        <w:top w:val="none" w:sz="0" w:space="0" w:color="auto"/>
        <w:left w:val="none" w:sz="0" w:space="0" w:color="auto"/>
        <w:bottom w:val="none" w:sz="0" w:space="0" w:color="auto"/>
        <w:right w:val="none" w:sz="0" w:space="0" w:color="auto"/>
      </w:divBdr>
    </w:div>
    <w:div w:id="750540375">
      <w:bodyDiv w:val="1"/>
      <w:marLeft w:val="0"/>
      <w:marRight w:val="0"/>
      <w:marTop w:val="0"/>
      <w:marBottom w:val="0"/>
      <w:divBdr>
        <w:top w:val="none" w:sz="0" w:space="0" w:color="auto"/>
        <w:left w:val="none" w:sz="0" w:space="0" w:color="auto"/>
        <w:bottom w:val="none" w:sz="0" w:space="0" w:color="auto"/>
        <w:right w:val="none" w:sz="0" w:space="0" w:color="auto"/>
      </w:divBdr>
    </w:div>
    <w:div w:id="750542699">
      <w:marLeft w:val="0"/>
      <w:marRight w:val="0"/>
      <w:marTop w:val="0"/>
      <w:marBottom w:val="0"/>
      <w:divBdr>
        <w:top w:val="none" w:sz="0" w:space="0" w:color="auto"/>
        <w:left w:val="none" w:sz="0" w:space="0" w:color="auto"/>
        <w:bottom w:val="none" w:sz="0" w:space="0" w:color="auto"/>
        <w:right w:val="none" w:sz="0" w:space="0" w:color="auto"/>
      </w:divBdr>
    </w:div>
    <w:div w:id="750543930">
      <w:marLeft w:val="0"/>
      <w:marRight w:val="0"/>
      <w:marTop w:val="0"/>
      <w:marBottom w:val="0"/>
      <w:divBdr>
        <w:top w:val="none" w:sz="0" w:space="0" w:color="auto"/>
        <w:left w:val="none" w:sz="0" w:space="0" w:color="auto"/>
        <w:bottom w:val="none" w:sz="0" w:space="0" w:color="auto"/>
        <w:right w:val="none" w:sz="0" w:space="0" w:color="auto"/>
      </w:divBdr>
    </w:div>
    <w:div w:id="750591040">
      <w:marLeft w:val="0"/>
      <w:marRight w:val="0"/>
      <w:marTop w:val="0"/>
      <w:marBottom w:val="0"/>
      <w:divBdr>
        <w:top w:val="none" w:sz="0" w:space="0" w:color="auto"/>
        <w:left w:val="none" w:sz="0" w:space="0" w:color="auto"/>
        <w:bottom w:val="none" w:sz="0" w:space="0" w:color="auto"/>
        <w:right w:val="none" w:sz="0" w:space="0" w:color="auto"/>
      </w:divBdr>
    </w:div>
    <w:div w:id="750615726">
      <w:marLeft w:val="0"/>
      <w:marRight w:val="0"/>
      <w:marTop w:val="0"/>
      <w:marBottom w:val="0"/>
      <w:divBdr>
        <w:top w:val="none" w:sz="0" w:space="0" w:color="auto"/>
        <w:left w:val="none" w:sz="0" w:space="0" w:color="auto"/>
        <w:bottom w:val="none" w:sz="0" w:space="0" w:color="auto"/>
        <w:right w:val="none" w:sz="0" w:space="0" w:color="auto"/>
      </w:divBdr>
    </w:div>
    <w:div w:id="750616070">
      <w:marLeft w:val="0"/>
      <w:marRight w:val="0"/>
      <w:marTop w:val="0"/>
      <w:marBottom w:val="0"/>
      <w:divBdr>
        <w:top w:val="none" w:sz="0" w:space="0" w:color="auto"/>
        <w:left w:val="none" w:sz="0" w:space="0" w:color="auto"/>
        <w:bottom w:val="none" w:sz="0" w:space="0" w:color="auto"/>
        <w:right w:val="none" w:sz="0" w:space="0" w:color="auto"/>
      </w:divBdr>
    </w:div>
    <w:div w:id="750660954">
      <w:marLeft w:val="0"/>
      <w:marRight w:val="0"/>
      <w:marTop w:val="0"/>
      <w:marBottom w:val="0"/>
      <w:divBdr>
        <w:top w:val="none" w:sz="0" w:space="0" w:color="auto"/>
        <w:left w:val="none" w:sz="0" w:space="0" w:color="auto"/>
        <w:bottom w:val="none" w:sz="0" w:space="0" w:color="auto"/>
        <w:right w:val="none" w:sz="0" w:space="0" w:color="auto"/>
      </w:divBdr>
    </w:div>
    <w:div w:id="750663582">
      <w:marLeft w:val="0"/>
      <w:marRight w:val="0"/>
      <w:marTop w:val="0"/>
      <w:marBottom w:val="0"/>
      <w:divBdr>
        <w:top w:val="none" w:sz="0" w:space="0" w:color="auto"/>
        <w:left w:val="none" w:sz="0" w:space="0" w:color="auto"/>
        <w:bottom w:val="none" w:sz="0" w:space="0" w:color="auto"/>
        <w:right w:val="none" w:sz="0" w:space="0" w:color="auto"/>
      </w:divBdr>
    </w:div>
    <w:div w:id="750665844">
      <w:marLeft w:val="0"/>
      <w:marRight w:val="0"/>
      <w:marTop w:val="0"/>
      <w:marBottom w:val="0"/>
      <w:divBdr>
        <w:top w:val="none" w:sz="0" w:space="0" w:color="auto"/>
        <w:left w:val="none" w:sz="0" w:space="0" w:color="auto"/>
        <w:bottom w:val="none" w:sz="0" w:space="0" w:color="auto"/>
        <w:right w:val="none" w:sz="0" w:space="0" w:color="auto"/>
      </w:divBdr>
    </w:div>
    <w:div w:id="750807884">
      <w:marLeft w:val="0"/>
      <w:marRight w:val="0"/>
      <w:marTop w:val="0"/>
      <w:marBottom w:val="0"/>
      <w:divBdr>
        <w:top w:val="none" w:sz="0" w:space="0" w:color="auto"/>
        <w:left w:val="none" w:sz="0" w:space="0" w:color="auto"/>
        <w:bottom w:val="none" w:sz="0" w:space="0" w:color="auto"/>
        <w:right w:val="none" w:sz="0" w:space="0" w:color="auto"/>
      </w:divBdr>
    </w:div>
    <w:div w:id="750933446">
      <w:marLeft w:val="0"/>
      <w:marRight w:val="0"/>
      <w:marTop w:val="0"/>
      <w:marBottom w:val="0"/>
      <w:divBdr>
        <w:top w:val="none" w:sz="0" w:space="0" w:color="auto"/>
        <w:left w:val="none" w:sz="0" w:space="0" w:color="auto"/>
        <w:bottom w:val="none" w:sz="0" w:space="0" w:color="auto"/>
        <w:right w:val="none" w:sz="0" w:space="0" w:color="auto"/>
      </w:divBdr>
    </w:div>
    <w:div w:id="751043503">
      <w:marLeft w:val="0"/>
      <w:marRight w:val="0"/>
      <w:marTop w:val="0"/>
      <w:marBottom w:val="0"/>
      <w:divBdr>
        <w:top w:val="none" w:sz="0" w:space="0" w:color="auto"/>
        <w:left w:val="none" w:sz="0" w:space="0" w:color="auto"/>
        <w:bottom w:val="none" w:sz="0" w:space="0" w:color="auto"/>
        <w:right w:val="none" w:sz="0" w:space="0" w:color="auto"/>
      </w:divBdr>
    </w:div>
    <w:div w:id="751047986">
      <w:marLeft w:val="0"/>
      <w:marRight w:val="0"/>
      <w:marTop w:val="0"/>
      <w:marBottom w:val="0"/>
      <w:divBdr>
        <w:top w:val="none" w:sz="0" w:space="0" w:color="auto"/>
        <w:left w:val="none" w:sz="0" w:space="0" w:color="auto"/>
        <w:bottom w:val="none" w:sz="0" w:space="0" w:color="auto"/>
        <w:right w:val="none" w:sz="0" w:space="0" w:color="auto"/>
      </w:divBdr>
    </w:div>
    <w:div w:id="751049587">
      <w:marLeft w:val="0"/>
      <w:marRight w:val="0"/>
      <w:marTop w:val="0"/>
      <w:marBottom w:val="0"/>
      <w:divBdr>
        <w:top w:val="none" w:sz="0" w:space="0" w:color="auto"/>
        <w:left w:val="none" w:sz="0" w:space="0" w:color="auto"/>
        <w:bottom w:val="none" w:sz="0" w:space="0" w:color="auto"/>
        <w:right w:val="none" w:sz="0" w:space="0" w:color="auto"/>
      </w:divBdr>
    </w:div>
    <w:div w:id="751197988">
      <w:marLeft w:val="0"/>
      <w:marRight w:val="0"/>
      <w:marTop w:val="0"/>
      <w:marBottom w:val="0"/>
      <w:divBdr>
        <w:top w:val="none" w:sz="0" w:space="0" w:color="auto"/>
        <w:left w:val="none" w:sz="0" w:space="0" w:color="auto"/>
        <w:bottom w:val="none" w:sz="0" w:space="0" w:color="auto"/>
        <w:right w:val="none" w:sz="0" w:space="0" w:color="auto"/>
      </w:divBdr>
    </w:div>
    <w:div w:id="751243592">
      <w:bodyDiv w:val="1"/>
      <w:marLeft w:val="0"/>
      <w:marRight w:val="0"/>
      <w:marTop w:val="0"/>
      <w:marBottom w:val="0"/>
      <w:divBdr>
        <w:top w:val="none" w:sz="0" w:space="0" w:color="auto"/>
        <w:left w:val="none" w:sz="0" w:space="0" w:color="auto"/>
        <w:bottom w:val="none" w:sz="0" w:space="0" w:color="auto"/>
        <w:right w:val="none" w:sz="0" w:space="0" w:color="auto"/>
      </w:divBdr>
    </w:div>
    <w:div w:id="751390629">
      <w:marLeft w:val="0"/>
      <w:marRight w:val="0"/>
      <w:marTop w:val="0"/>
      <w:marBottom w:val="0"/>
      <w:divBdr>
        <w:top w:val="none" w:sz="0" w:space="0" w:color="auto"/>
        <w:left w:val="none" w:sz="0" w:space="0" w:color="auto"/>
        <w:bottom w:val="none" w:sz="0" w:space="0" w:color="auto"/>
        <w:right w:val="none" w:sz="0" w:space="0" w:color="auto"/>
      </w:divBdr>
    </w:div>
    <w:div w:id="751505975">
      <w:marLeft w:val="0"/>
      <w:marRight w:val="0"/>
      <w:marTop w:val="0"/>
      <w:marBottom w:val="0"/>
      <w:divBdr>
        <w:top w:val="none" w:sz="0" w:space="0" w:color="auto"/>
        <w:left w:val="none" w:sz="0" w:space="0" w:color="auto"/>
        <w:bottom w:val="none" w:sz="0" w:space="0" w:color="auto"/>
        <w:right w:val="none" w:sz="0" w:space="0" w:color="auto"/>
      </w:divBdr>
    </w:div>
    <w:div w:id="751510903">
      <w:marLeft w:val="0"/>
      <w:marRight w:val="0"/>
      <w:marTop w:val="0"/>
      <w:marBottom w:val="0"/>
      <w:divBdr>
        <w:top w:val="none" w:sz="0" w:space="0" w:color="auto"/>
        <w:left w:val="none" w:sz="0" w:space="0" w:color="auto"/>
        <w:bottom w:val="none" w:sz="0" w:space="0" w:color="auto"/>
        <w:right w:val="none" w:sz="0" w:space="0" w:color="auto"/>
      </w:divBdr>
    </w:div>
    <w:div w:id="751514044">
      <w:marLeft w:val="0"/>
      <w:marRight w:val="0"/>
      <w:marTop w:val="0"/>
      <w:marBottom w:val="0"/>
      <w:divBdr>
        <w:top w:val="none" w:sz="0" w:space="0" w:color="auto"/>
        <w:left w:val="none" w:sz="0" w:space="0" w:color="auto"/>
        <w:bottom w:val="none" w:sz="0" w:space="0" w:color="auto"/>
        <w:right w:val="none" w:sz="0" w:space="0" w:color="auto"/>
      </w:divBdr>
    </w:div>
    <w:div w:id="751657688">
      <w:marLeft w:val="0"/>
      <w:marRight w:val="0"/>
      <w:marTop w:val="0"/>
      <w:marBottom w:val="0"/>
      <w:divBdr>
        <w:top w:val="none" w:sz="0" w:space="0" w:color="auto"/>
        <w:left w:val="none" w:sz="0" w:space="0" w:color="auto"/>
        <w:bottom w:val="none" w:sz="0" w:space="0" w:color="auto"/>
        <w:right w:val="none" w:sz="0" w:space="0" w:color="auto"/>
      </w:divBdr>
    </w:div>
    <w:div w:id="751774319">
      <w:marLeft w:val="0"/>
      <w:marRight w:val="0"/>
      <w:marTop w:val="0"/>
      <w:marBottom w:val="0"/>
      <w:divBdr>
        <w:top w:val="none" w:sz="0" w:space="0" w:color="auto"/>
        <w:left w:val="none" w:sz="0" w:space="0" w:color="auto"/>
        <w:bottom w:val="none" w:sz="0" w:space="0" w:color="auto"/>
        <w:right w:val="none" w:sz="0" w:space="0" w:color="auto"/>
      </w:divBdr>
    </w:div>
    <w:div w:id="751778248">
      <w:marLeft w:val="0"/>
      <w:marRight w:val="0"/>
      <w:marTop w:val="0"/>
      <w:marBottom w:val="0"/>
      <w:divBdr>
        <w:top w:val="none" w:sz="0" w:space="0" w:color="auto"/>
        <w:left w:val="none" w:sz="0" w:space="0" w:color="auto"/>
        <w:bottom w:val="none" w:sz="0" w:space="0" w:color="auto"/>
        <w:right w:val="none" w:sz="0" w:space="0" w:color="auto"/>
      </w:divBdr>
    </w:div>
    <w:div w:id="751855038">
      <w:marLeft w:val="0"/>
      <w:marRight w:val="0"/>
      <w:marTop w:val="0"/>
      <w:marBottom w:val="0"/>
      <w:divBdr>
        <w:top w:val="none" w:sz="0" w:space="0" w:color="auto"/>
        <w:left w:val="none" w:sz="0" w:space="0" w:color="auto"/>
        <w:bottom w:val="none" w:sz="0" w:space="0" w:color="auto"/>
        <w:right w:val="none" w:sz="0" w:space="0" w:color="auto"/>
      </w:divBdr>
    </w:div>
    <w:div w:id="751899980">
      <w:marLeft w:val="0"/>
      <w:marRight w:val="0"/>
      <w:marTop w:val="0"/>
      <w:marBottom w:val="0"/>
      <w:divBdr>
        <w:top w:val="none" w:sz="0" w:space="0" w:color="auto"/>
        <w:left w:val="none" w:sz="0" w:space="0" w:color="auto"/>
        <w:bottom w:val="none" w:sz="0" w:space="0" w:color="auto"/>
        <w:right w:val="none" w:sz="0" w:space="0" w:color="auto"/>
      </w:divBdr>
    </w:div>
    <w:div w:id="751967565">
      <w:marLeft w:val="0"/>
      <w:marRight w:val="0"/>
      <w:marTop w:val="0"/>
      <w:marBottom w:val="0"/>
      <w:divBdr>
        <w:top w:val="none" w:sz="0" w:space="0" w:color="auto"/>
        <w:left w:val="none" w:sz="0" w:space="0" w:color="auto"/>
        <w:bottom w:val="none" w:sz="0" w:space="0" w:color="auto"/>
        <w:right w:val="none" w:sz="0" w:space="0" w:color="auto"/>
      </w:divBdr>
    </w:div>
    <w:div w:id="751969611">
      <w:marLeft w:val="0"/>
      <w:marRight w:val="0"/>
      <w:marTop w:val="0"/>
      <w:marBottom w:val="0"/>
      <w:divBdr>
        <w:top w:val="none" w:sz="0" w:space="0" w:color="auto"/>
        <w:left w:val="none" w:sz="0" w:space="0" w:color="auto"/>
        <w:bottom w:val="none" w:sz="0" w:space="0" w:color="auto"/>
        <w:right w:val="none" w:sz="0" w:space="0" w:color="auto"/>
      </w:divBdr>
    </w:div>
    <w:div w:id="751971865">
      <w:marLeft w:val="0"/>
      <w:marRight w:val="0"/>
      <w:marTop w:val="0"/>
      <w:marBottom w:val="0"/>
      <w:divBdr>
        <w:top w:val="none" w:sz="0" w:space="0" w:color="auto"/>
        <w:left w:val="none" w:sz="0" w:space="0" w:color="auto"/>
        <w:bottom w:val="none" w:sz="0" w:space="0" w:color="auto"/>
        <w:right w:val="none" w:sz="0" w:space="0" w:color="auto"/>
      </w:divBdr>
    </w:div>
    <w:div w:id="752044417">
      <w:marLeft w:val="0"/>
      <w:marRight w:val="0"/>
      <w:marTop w:val="0"/>
      <w:marBottom w:val="0"/>
      <w:divBdr>
        <w:top w:val="none" w:sz="0" w:space="0" w:color="auto"/>
        <w:left w:val="none" w:sz="0" w:space="0" w:color="auto"/>
        <w:bottom w:val="none" w:sz="0" w:space="0" w:color="auto"/>
        <w:right w:val="none" w:sz="0" w:space="0" w:color="auto"/>
      </w:divBdr>
    </w:div>
    <w:div w:id="752121708">
      <w:marLeft w:val="0"/>
      <w:marRight w:val="0"/>
      <w:marTop w:val="0"/>
      <w:marBottom w:val="0"/>
      <w:divBdr>
        <w:top w:val="none" w:sz="0" w:space="0" w:color="auto"/>
        <w:left w:val="none" w:sz="0" w:space="0" w:color="auto"/>
        <w:bottom w:val="none" w:sz="0" w:space="0" w:color="auto"/>
        <w:right w:val="none" w:sz="0" w:space="0" w:color="auto"/>
      </w:divBdr>
    </w:div>
    <w:div w:id="752167311">
      <w:marLeft w:val="0"/>
      <w:marRight w:val="0"/>
      <w:marTop w:val="0"/>
      <w:marBottom w:val="0"/>
      <w:divBdr>
        <w:top w:val="none" w:sz="0" w:space="0" w:color="auto"/>
        <w:left w:val="none" w:sz="0" w:space="0" w:color="auto"/>
        <w:bottom w:val="none" w:sz="0" w:space="0" w:color="auto"/>
        <w:right w:val="none" w:sz="0" w:space="0" w:color="auto"/>
      </w:divBdr>
    </w:div>
    <w:div w:id="752168277">
      <w:marLeft w:val="0"/>
      <w:marRight w:val="0"/>
      <w:marTop w:val="0"/>
      <w:marBottom w:val="0"/>
      <w:divBdr>
        <w:top w:val="none" w:sz="0" w:space="0" w:color="auto"/>
        <w:left w:val="none" w:sz="0" w:space="0" w:color="auto"/>
        <w:bottom w:val="none" w:sz="0" w:space="0" w:color="auto"/>
        <w:right w:val="none" w:sz="0" w:space="0" w:color="auto"/>
      </w:divBdr>
    </w:div>
    <w:div w:id="752170096">
      <w:marLeft w:val="0"/>
      <w:marRight w:val="0"/>
      <w:marTop w:val="0"/>
      <w:marBottom w:val="0"/>
      <w:divBdr>
        <w:top w:val="none" w:sz="0" w:space="0" w:color="auto"/>
        <w:left w:val="none" w:sz="0" w:space="0" w:color="auto"/>
        <w:bottom w:val="none" w:sz="0" w:space="0" w:color="auto"/>
        <w:right w:val="none" w:sz="0" w:space="0" w:color="auto"/>
      </w:divBdr>
    </w:div>
    <w:div w:id="752238242">
      <w:bodyDiv w:val="1"/>
      <w:marLeft w:val="0"/>
      <w:marRight w:val="0"/>
      <w:marTop w:val="0"/>
      <w:marBottom w:val="0"/>
      <w:divBdr>
        <w:top w:val="none" w:sz="0" w:space="0" w:color="auto"/>
        <w:left w:val="none" w:sz="0" w:space="0" w:color="auto"/>
        <w:bottom w:val="none" w:sz="0" w:space="0" w:color="auto"/>
        <w:right w:val="none" w:sz="0" w:space="0" w:color="auto"/>
      </w:divBdr>
    </w:div>
    <w:div w:id="752354736">
      <w:marLeft w:val="0"/>
      <w:marRight w:val="0"/>
      <w:marTop w:val="0"/>
      <w:marBottom w:val="0"/>
      <w:divBdr>
        <w:top w:val="none" w:sz="0" w:space="0" w:color="auto"/>
        <w:left w:val="none" w:sz="0" w:space="0" w:color="auto"/>
        <w:bottom w:val="none" w:sz="0" w:space="0" w:color="auto"/>
        <w:right w:val="none" w:sz="0" w:space="0" w:color="auto"/>
      </w:divBdr>
    </w:div>
    <w:div w:id="752356572">
      <w:marLeft w:val="0"/>
      <w:marRight w:val="0"/>
      <w:marTop w:val="0"/>
      <w:marBottom w:val="0"/>
      <w:divBdr>
        <w:top w:val="none" w:sz="0" w:space="0" w:color="auto"/>
        <w:left w:val="none" w:sz="0" w:space="0" w:color="auto"/>
        <w:bottom w:val="none" w:sz="0" w:space="0" w:color="auto"/>
        <w:right w:val="none" w:sz="0" w:space="0" w:color="auto"/>
      </w:divBdr>
    </w:div>
    <w:div w:id="752357005">
      <w:marLeft w:val="0"/>
      <w:marRight w:val="0"/>
      <w:marTop w:val="0"/>
      <w:marBottom w:val="0"/>
      <w:divBdr>
        <w:top w:val="none" w:sz="0" w:space="0" w:color="auto"/>
        <w:left w:val="none" w:sz="0" w:space="0" w:color="auto"/>
        <w:bottom w:val="none" w:sz="0" w:space="0" w:color="auto"/>
        <w:right w:val="none" w:sz="0" w:space="0" w:color="auto"/>
      </w:divBdr>
    </w:div>
    <w:div w:id="752363068">
      <w:marLeft w:val="0"/>
      <w:marRight w:val="0"/>
      <w:marTop w:val="0"/>
      <w:marBottom w:val="0"/>
      <w:divBdr>
        <w:top w:val="none" w:sz="0" w:space="0" w:color="auto"/>
        <w:left w:val="none" w:sz="0" w:space="0" w:color="auto"/>
        <w:bottom w:val="none" w:sz="0" w:space="0" w:color="auto"/>
        <w:right w:val="none" w:sz="0" w:space="0" w:color="auto"/>
      </w:divBdr>
    </w:div>
    <w:div w:id="752435106">
      <w:marLeft w:val="0"/>
      <w:marRight w:val="0"/>
      <w:marTop w:val="0"/>
      <w:marBottom w:val="0"/>
      <w:divBdr>
        <w:top w:val="none" w:sz="0" w:space="0" w:color="auto"/>
        <w:left w:val="none" w:sz="0" w:space="0" w:color="auto"/>
        <w:bottom w:val="none" w:sz="0" w:space="0" w:color="auto"/>
        <w:right w:val="none" w:sz="0" w:space="0" w:color="auto"/>
      </w:divBdr>
    </w:div>
    <w:div w:id="752435770">
      <w:marLeft w:val="0"/>
      <w:marRight w:val="0"/>
      <w:marTop w:val="0"/>
      <w:marBottom w:val="0"/>
      <w:divBdr>
        <w:top w:val="none" w:sz="0" w:space="0" w:color="auto"/>
        <w:left w:val="none" w:sz="0" w:space="0" w:color="auto"/>
        <w:bottom w:val="none" w:sz="0" w:space="0" w:color="auto"/>
        <w:right w:val="none" w:sz="0" w:space="0" w:color="auto"/>
      </w:divBdr>
    </w:div>
    <w:div w:id="752505270">
      <w:marLeft w:val="0"/>
      <w:marRight w:val="0"/>
      <w:marTop w:val="0"/>
      <w:marBottom w:val="0"/>
      <w:divBdr>
        <w:top w:val="none" w:sz="0" w:space="0" w:color="auto"/>
        <w:left w:val="none" w:sz="0" w:space="0" w:color="auto"/>
        <w:bottom w:val="none" w:sz="0" w:space="0" w:color="auto"/>
        <w:right w:val="none" w:sz="0" w:space="0" w:color="auto"/>
      </w:divBdr>
    </w:div>
    <w:div w:id="752505645">
      <w:marLeft w:val="0"/>
      <w:marRight w:val="0"/>
      <w:marTop w:val="0"/>
      <w:marBottom w:val="0"/>
      <w:divBdr>
        <w:top w:val="none" w:sz="0" w:space="0" w:color="auto"/>
        <w:left w:val="none" w:sz="0" w:space="0" w:color="auto"/>
        <w:bottom w:val="none" w:sz="0" w:space="0" w:color="auto"/>
        <w:right w:val="none" w:sz="0" w:space="0" w:color="auto"/>
      </w:divBdr>
    </w:div>
    <w:div w:id="752508232">
      <w:marLeft w:val="0"/>
      <w:marRight w:val="0"/>
      <w:marTop w:val="0"/>
      <w:marBottom w:val="0"/>
      <w:divBdr>
        <w:top w:val="none" w:sz="0" w:space="0" w:color="auto"/>
        <w:left w:val="none" w:sz="0" w:space="0" w:color="auto"/>
        <w:bottom w:val="none" w:sz="0" w:space="0" w:color="auto"/>
        <w:right w:val="none" w:sz="0" w:space="0" w:color="auto"/>
      </w:divBdr>
    </w:div>
    <w:div w:id="752512881">
      <w:marLeft w:val="0"/>
      <w:marRight w:val="0"/>
      <w:marTop w:val="0"/>
      <w:marBottom w:val="0"/>
      <w:divBdr>
        <w:top w:val="none" w:sz="0" w:space="0" w:color="auto"/>
        <w:left w:val="none" w:sz="0" w:space="0" w:color="auto"/>
        <w:bottom w:val="none" w:sz="0" w:space="0" w:color="auto"/>
        <w:right w:val="none" w:sz="0" w:space="0" w:color="auto"/>
      </w:divBdr>
    </w:div>
    <w:div w:id="752512925">
      <w:marLeft w:val="0"/>
      <w:marRight w:val="0"/>
      <w:marTop w:val="0"/>
      <w:marBottom w:val="0"/>
      <w:divBdr>
        <w:top w:val="none" w:sz="0" w:space="0" w:color="auto"/>
        <w:left w:val="none" w:sz="0" w:space="0" w:color="auto"/>
        <w:bottom w:val="none" w:sz="0" w:space="0" w:color="auto"/>
        <w:right w:val="none" w:sz="0" w:space="0" w:color="auto"/>
      </w:divBdr>
    </w:div>
    <w:div w:id="752624115">
      <w:marLeft w:val="0"/>
      <w:marRight w:val="0"/>
      <w:marTop w:val="0"/>
      <w:marBottom w:val="0"/>
      <w:divBdr>
        <w:top w:val="none" w:sz="0" w:space="0" w:color="auto"/>
        <w:left w:val="none" w:sz="0" w:space="0" w:color="auto"/>
        <w:bottom w:val="none" w:sz="0" w:space="0" w:color="auto"/>
        <w:right w:val="none" w:sz="0" w:space="0" w:color="auto"/>
      </w:divBdr>
    </w:div>
    <w:div w:id="752630410">
      <w:marLeft w:val="0"/>
      <w:marRight w:val="0"/>
      <w:marTop w:val="0"/>
      <w:marBottom w:val="0"/>
      <w:divBdr>
        <w:top w:val="none" w:sz="0" w:space="0" w:color="auto"/>
        <w:left w:val="none" w:sz="0" w:space="0" w:color="auto"/>
        <w:bottom w:val="none" w:sz="0" w:space="0" w:color="auto"/>
        <w:right w:val="none" w:sz="0" w:space="0" w:color="auto"/>
      </w:divBdr>
    </w:div>
    <w:div w:id="753091462">
      <w:marLeft w:val="0"/>
      <w:marRight w:val="0"/>
      <w:marTop w:val="0"/>
      <w:marBottom w:val="0"/>
      <w:divBdr>
        <w:top w:val="none" w:sz="0" w:space="0" w:color="auto"/>
        <w:left w:val="none" w:sz="0" w:space="0" w:color="auto"/>
        <w:bottom w:val="none" w:sz="0" w:space="0" w:color="auto"/>
        <w:right w:val="none" w:sz="0" w:space="0" w:color="auto"/>
      </w:divBdr>
    </w:div>
    <w:div w:id="753163739">
      <w:marLeft w:val="0"/>
      <w:marRight w:val="0"/>
      <w:marTop w:val="0"/>
      <w:marBottom w:val="0"/>
      <w:divBdr>
        <w:top w:val="none" w:sz="0" w:space="0" w:color="auto"/>
        <w:left w:val="none" w:sz="0" w:space="0" w:color="auto"/>
        <w:bottom w:val="none" w:sz="0" w:space="0" w:color="auto"/>
        <w:right w:val="none" w:sz="0" w:space="0" w:color="auto"/>
      </w:divBdr>
    </w:div>
    <w:div w:id="753168057">
      <w:marLeft w:val="0"/>
      <w:marRight w:val="0"/>
      <w:marTop w:val="0"/>
      <w:marBottom w:val="0"/>
      <w:divBdr>
        <w:top w:val="none" w:sz="0" w:space="0" w:color="auto"/>
        <w:left w:val="none" w:sz="0" w:space="0" w:color="auto"/>
        <w:bottom w:val="none" w:sz="0" w:space="0" w:color="auto"/>
        <w:right w:val="none" w:sz="0" w:space="0" w:color="auto"/>
      </w:divBdr>
    </w:div>
    <w:div w:id="753287777">
      <w:marLeft w:val="0"/>
      <w:marRight w:val="0"/>
      <w:marTop w:val="0"/>
      <w:marBottom w:val="0"/>
      <w:divBdr>
        <w:top w:val="none" w:sz="0" w:space="0" w:color="auto"/>
        <w:left w:val="none" w:sz="0" w:space="0" w:color="auto"/>
        <w:bottom w:val="none" w:sz="0" w:space="0" w:color="auto"/>
        <w:right w:val="none" w:sz="0" w:space="0" w:color="auto"/>
      </w:divBdr>
    </w:div>
    <w:div w:id="753359364">
      <w:marLeft w:val="0"/>
      <w:marRight w:val="0"/>
      <w:marTop w:val="0"/>
      <w:marBottom w:val="0"/>
      <w:divBdr>
        <w:top w:val="none" w:sz="0" w:space="0" w:color="auto"/>
        <w:left w:val="none" w:sz="0" w:space="0" w:color="auto"/>
        <w:bottom w:val="none" w:sz="0" w:space="0" w:color="auto"/>
        <w:right w:val="none" w:sz="0" w:space="0" w:color="auto"/>
      </w:divBdr>
    </w:div>
    <w:div w:id="753360494">
      <w:marLeft w:val="0"/>
      <w:marRight w:val="0"/>
      <w:marTop w:val="0"/>
      <w:marBottom w:val="0"/>
      <w:divBdr>
        <w:top w:val="none" w:sz="0" w:space="0" w:color="auto"/>
        <w:left w:val="none" w:sz="0" w:space="0" w:color="auto"/>
        <w:bottom w:val="none" w:sz="0" w:space="0" w:color="auto"/>
        <w:right w:val="none" w:sz="0" w:space="0" w:color="auto"/>
      </w:divBdr>
    </w:div>
    <w:div w:id="753472847">
      <w:marLeft w:val="0"/>
      <w:marRight w:val="0"/>
      <w:marTop w:val="0"/>
      <w:marBottom w:val="0"/>
      <w:divBdr>
        <w:top w:val="none" w:sz="0" w:space="0" w:color="auto"/>
        <w:left w:val="none" w:sz="0" w:space="0" w:color="auto"/>
        <w:bottom w:val="none" w:sz="0" w:space="0" w:color="auto"/>
        <w:right w:val="none" w:sz="0" w:space="0" w:color="auto"/>
      </w:divBdr>
    </w:div>
    <w:div w:id="753474321">
      <w:marLeft w:val="0"/>
      <w:marRight w:val="0"/>
      <w:marTop w:val="0"/>
      <w:marBottom w:val="0"/>
      <w:divBdr>
        <w:top w:val="none" w:sz="0" w:space="0" w:color="auto"/>
        <w:left w:val="none" w:sz="0" w:space="0" w:color="auto"/>
        <w:bottom w:val="none" w:sz="0" w:space="0" w:color="auto"/>
        <w:right w:val="none" w:sz="0" w:space="0" w:color="auto"/>
      </w:divBdr>
    </w:div>
    <w:div w:id="753478334">
      <w:marLeft w:val="0"/>
      <w:marRight w:val="0"/>
      <w:marTop w:val="0"/>
      <w:marBottom w:val="0"/>
      <w:divBdr>
        <w:top w:val="none" w:sz="0" w:space="0" w:color="auto"/>
        <w:left w:val="none" w:sz="0" w:space="0" w:color="auto"/>
        <w:bottom w:val="none" w:sz="0" w:space="0" w:color="auto"/>
        <w:right w:val="none" w:sz="0" w:space="0" w:color="auto"/>
      </w:divBdr>
    </w:div>
    <w:div w:id="753623679">
      <w:marLeft w:val="0"/>
      <w:marRight w:val="0"/>
      <w:marTop w:val="0"/>
      <w:marBottom w:val="0"/>
      <w:divBdr>
        <w:top w:val="none" w:sz="0" w:space="0" w:color="auto"/>
        <w:left w:val="none" w:sz="0" w:space="0" w:color="auto"/>
        <w:bottom w:val="none" w:sz="0" w:space="0" w:color="auto"/>
        <w:right w:val="none" w:sz="0" w:space="0" w:color="auto"/>
      </w:divBdr>
    </w:div>
    <w:div w:id="753627195">
      <w:marLeft w:val="0"/>
      <w:marRight w:val="0"/>
      <w:marTop w:val="0"/>
      <w:marBottom w:val="0"/>
      <w:divBdr>
        <w:top w:val="none" w:sz="0" w:space="0" w:color="auto"/>
        <w:left w:val="none" w:sz="0" w:space="0" w:color="auto"/>
        <w:bottom w:val="none" w:sz="0" w:space="0" w:color="auto"/>
        <w:right w:val="none" w:sz="0" w:space="0" w:color="auto"/>
      </w:divBdr>
    </w:div>
    <w:div w:id="753630910">
      <w:marLeft w:val="0"/>
      <w:marRight w:val="0"/>
      <w:marTop w:val="0"/>
      <w:marBottom w:val="0"/>
      <w:divBdr>
        <w:top w:val="none" w:sz="0" w:space="0" w:color="auto"/>
        <w:left w:val="none" w:sz="0" w:space="0" w:color="auto"/>
        <w:bottom w:val="none" w:sz="0" w:space="0" w:color="auto"/>
        <w:right w:val="none" w:sz="0" w:space="0" w:color="auto"/>
      </w:divBdr>
    </w:div>
    <w:div w:id="753669980">
      <w:marLeft w:val="0"/>
      <w:marRight w:val="0"/>
      <w:marTop w:val="0"/>
      <w:marBottom w:val="0"/>
      <w:divBdr>
        <w:top w:val="none" w:sz="0" w:space="0" w:color="auto"/>
        <w:left w:val="none" w:sz="0" w:space="0" w:color="auto"/>
        <w:bottom w:val="none" w:sz="0" w:space="0" w:color="auto"/>
        <w:right w:val="none" w:sz="0" w:space="0" w:color="auto"/>
      </w:divBdr>
    </w:div>
    <w:div w:id="753746954">
      <w:marLeft w:val="0"/>
      <w:marRight w:val="0"/>
      <w:marTop w:val="0"/>
      <w:marBottom w:val="0"/>
      <w:divBdr>
        <w:top w:val="none" w:sz="0" w:space="0" w:color="auto"/>
        <w:left w:val="none" w:sz="0" w:space="0" w:color="auto"/>
        <w:bottom w:val="none" w:sz="0" w:space="0" w:color="auto"/>
        <w:right w:val="none" w:sz="0" w:space="0" w:color="auto"/>
      </w:divBdr>
    </w:div>
    <w:div w:id="753816802">
      <w:marLeft w:val="0"/>
      <w:marRight w:val="0"/>
      <w:marTop w:val="0"/>
      <w:marBottom w:val="0"/>
      <w:divBdr>
        <w:top w:val="none" w:sz="0" w:space="0" w:color="auto"/>
        <w:left w:val="none" w:sz="0" w:space="0" w:color="auto"/>
        <w:bottom w:val="none" w:sz="0" w:space="0" w:color="auto"/>
        <w:right w:val="none" w:sz="0" w:space="0" w:color="auto"/>
      </w:divBdr>
    </w:div>
    <w:div w:id="753824745">
      <w:marLeft w:val="0"/>
      <w:marRight w:val="0"/>
      <w:marTop w:val="0"/>
      <w:marBottom w:val="0"/>
      <w:divBdr>
        <w:top w:val="none" w:sz="0" w:space="0" w:color="auto"/>
        <w:left w:val="none" w:sz="0" w:space="0" w:color="auto"/>
        <w:bottom w:val="none" w:sz="0" w:space="0" w:color="auto"/>
        <w:right w:val="none" w:sz="0" w:space="0" w:color="auto"/>
      </w:divBdr>
    </w:div>
    <w:div w:id="753864292">
      <w:marLeft w:val="0"/>
      <w:marRight w:val="0"/>
      <w:marTop w:val="0"/>
      <w:marBottom w:val="0"/>
      <w:divBdr>
        <w:top w:val="none" w:sz="0" w:space="0" w:color="auto"/>
        <w:left w:val="none" w:sz="0" w:space="0" w:color="auto"/>
        <w:bottom w:val="none" w:sz="0" w:space="0" w:color="auto"/>
        <w:right w:val="none" w:sz="0" w:space="0" w:color="auto"/>
      </w:divBdr>
    </w:div>
    <w:div w:id="754088386">
      <w:marLeft w:val="0"/>
      <w:marRight w:val="0"/>
      <w:marTop w:val="0"/>
      <w:marBottom w:val="0"/>
      <w:divBdr>
        <w:top w:val="none" w:sz="0" w:space="0" w:color="auto"/>
        <w:left w:val="none" w:sz="0" w:space="0" w:color="auto"/>
        <w:bottom w:val="none" w:sz="0" w:space="0" w:color="auto"/>
        <w:right w:val="none" w:sz="0" w:space="0" w:color="auto"/>
      </w:divBdr>
    </w:div>
    <w:div w:id="754204320">
      <w:marLeft w:val="0"/>
      <w:marRight w:val="0"/>
      <w:marTop w:val="0"/>
      <w:marBottom w:val="0"/>
      <w:divBdr>
        <w:top w:val="none" w:sz="0" w:space="0" w:color="auto"/>
        <w:left w:val="none" w:sz="0" w:space="0" w:color="auto"/>
        <w:bottom w:val="none" w:sz="0" w:space="0" w:color="auto"/>
        <w:right w:val="none" w:sz="0" w:space="0" w:color="auto"/>
      </w:divBdr>
    </w:div>
    <w:div w:id="754204330">
      <w:marLeft w:val="0"/>
      <w:marRight w:val="0"/>
      <w:marTop w:val="0"/>
      <w:marBottom w:val="0"/>
      <w:divBdr>
        <w:top w:val="none" w:sz="0" w:space="0" w:color="auto"/>
        <w:left w:val="none" w:sz="0" w:space="0" w:color="auto"/>
        <w:bottom w:val="none" w:sz="0" w:space="0" w:color="auto"/>
        <w:right w:val="none" w:sz="0" w:space="0" w:color="auto"/>
      </w:divBdr>
    </w:div>
    <w:div w:id="754282979">
      <w:marLeft w:val="0"/>
      <w:marRight w:val="0"/>
      <w:marTop w:val="0"/>
      <w:marBottom w:val="0"/>
      <w:divBdr>
        <w:top w:val="none" w:sz="0" w:space="0" w:color="auto"/>
        <w:left w:val="none" w:sz="0" w:space="0" w:color="auto"/>
        <w:bottom w:val="none" w:sz="0" w:space="0" w:color="auto"/>
        <w:right w:val="none" w:sz="0" w:space="0" w:color="auto"/>
      </w:divBdr>
    </w:div>
    <w:div w:id="754404854">
      <w:marLeft w:val="0"/>
      <w:marRight w:val="0"/>
      <w:marTop w:val="0"/>
      <w:marBottom w:val="0"/>
      <w:divBdr>
        <w:top w:val="none" w:sz="0" w:space="0" w:color="auto"/>
        <w:left w:val="none" w:sz="0" w:space="0" w:color="auto"/>
        <w:bottom w:val="none" w:sz="0" w:space="0" w:color="auto"/>
        <w:right w:val="none" w:sz="0" w:space="0" w:color="auto"/>
      </w:divBdr>
    </w:div>
    <w:div w:id="754474857">
      <w:marLeft w:val="0"/>
      <w:marRight w:val="0"/>
      <w:marTop w:val="0"/>
      <w:marBottom w:val="0"/>
      <w:divBdr>
        <w:top w:val="none" w:sz="0" w:space="0" w:color="auto"/>
        <w:left w:val="none" w:sz="0" w:space="0" w:color="auto"/>
        <w:bottom w:val="none" w:sz="0" w:space="0" w:color="auto"/>
        <w:right w:val="none" w:sz="0" w:space="0" w:color="auto"/>
      </w:divBdr>
    </w:div>
    <w:div w:id="754517480">
      <w:marLeft w:val="0"/>
      <w:marRight w:val="0"/>
      <w:marTop w:val="0"/>
      <w:marBottom w:val="0"/>
      <w:divBdr>
        <w:top w:val="none" w:sz="0" w:space="0" w:color="auto"/>
        <w:left w:val="none" w:sz="0" w:space="0" w:color="auto"/>
        <w:bottom w:val="none" w:sz="0" w:space="0" w:color="auto"/>
        <w:right w:val="none" w:sz="0" w:space="0" w:color="auto"/>
      </w:divBdr>
    </w:div>
    <w:div w:id="754595748">
      <w:marLeft w:val="0"/>
      <w:marRight w:val="0"/>
      <w:marTop w:val="0"/>
      <w:marBottom w:val="0"/>
      <w:divBdr>
        <w:top w:val="none" w:sz="0" w:space="0" w:color="auto"/>
        <w:left w:val="none" w:sz="0" w:space="0" w:color="auto"/>
        <w:bottom w:val="none" w:sz="0" w:space="0" w:color="auto"/>
        <w:right w:val="none" w:sz="0" w:space="0" w:color="auto"/>
      </w:divBdr>
    </w:div>
    <w:div w:id="754667806">
      <w:marLeft w:val="0"/>
      <w:marRight w:val="0"/>
      <w:marTop w:val="0"/>
      <w:marBottom w:val="0"/>
      <w:divBdr>
        <w:top w:val="none" w:sz="0" w:space="0" w:color="auto"/>
        <w:left w:val="none" w:sz="0" w:space="0" w:color="auto"/>
        <w:bottom w:val="none" w:sz="0" w:space="0" w:color="auto"/>
        <w:right w:val="none" w:sz="0" w:space="0" w:color="auto"/>
      </w:divBdr>
    </w:div>
    <w:div w:id="754671115">
      <w:marLeft w:val="0"/>
      <w:marRight w:val="0"/>
      <w:marTop w:val="0"/>
      <w:marBottom w:val="0"/>
      <w:divBdr>
        <w:top w:val="none" w:sz="0" w:space="0" w:color="auto"/>
        <w:left w:val="none" w:sz="0" w:space="0" w:color="auto"/>
        <w:bottom w:val="none" w:sz="0" w:space="0" w:color="auto"/>
        <w:right w:val="none" w:sz="0" w:space="0" w:color="auto"/>
      </w:divBdr>
    </w:div>
    <w:div w:id="754671334">
      <w:marLeft w:val="0"/>
      <w:marRight w:val="0"/>
      <w:marTop w:val="0"/>
      <w:marBottom w:val="0"/>
      <w:divBdr>
        <w:top w:val="none" w:sz="0" w:space="0" w:color="auto"/>
        <w:left w:val="none" w:sz="0" w:space="0" w:color="auto"/>
        <w:bottom w:val="none" w:sz="0" w:space="0" w:color="auto"/>
        <w:right w:val="none" w:sz="0" w:space="0" w:color="auto"/>
      </w:divBdr>
    </w:div>
    <w:div w:id="754712761">
      <w:marLeft w:val="0"/>
      <w:marRight w:val="0"/>
      <w:marTop w:val="0"/>
      <w:marBottom w:val="0"/>
      <w:divBdr>
        <w:top w:val="none" w:sz="0" w:space="0" w:color="auto"/>
        <w:left w:val="none" w:sz="0" w:space="0" w:color="auto"/>
        <w:bottom w:val="none" w:sz="0" w:space="0" w:color="auto"/>
        <w:right w:val="none" w:sz="0" w:space="0" w:color="auto"/>
      </w:divBdr>
    </w:div>
    <w:div w:id="754714023">
      <w:marLeft w:val="0"/>
      <w:marRight w:val="0"/>
      <w:marTop w:val="0"/>
      <w:marBottom w:val="0"/>
      <w:divBdr>
        <w:top w:val="none" w:sz="0" w:space="0" w:color="auto"/>
        <w:left w:val="none" w:sz="0" w:space="0" w:color="auto"/>
        <w:bottom w:val="none" w:sz="0" w:space="0" w:color="auto"/>
        <w:right w:val="none" w:sz="0" w:space="0" w:color="auto"/>
      </w:divBdr>
    </w:div>
    <w:div w:id="754716046">
      <w:marLeft w:val="0"/>
      <w:marRight w:val="0"/>
      <w:marTop w:val="0"/>
      <w:marBottom w:val="0"/>
      <w:divBdr>
        <w:top w:val="none" w:sz="0" w:space="0" w:color="auto"/>
        <w:left w:val="none" w:sz="0" w:space="0" w:color="auto"/>
        <w:bottom w:val="none" w:sz="0" w:space="0" w:color="auto"/>
        <w:right w:val="none" w:sz="0" w:space="0" w:color="auto"/>
      </w:divBdr>
    </w:div>
    <w:div w:id="754739949">
      <w:marLeft w:val="0"/>
      <w:marRight w:val="0"/>
      <w:marTop w:val="0"/>
      <w:marBottom w:val="0"/>
      <w:divBdr>
        <w:top w:val="none" w:sz="0" w:space="0" w:color="auto"/>
        <w:left w:val="none" w:sz="0" w:space="0" w:color="auto"/>
        <w:bottom w:val="none" w:sz="0" w:space="0" w:color="auto"/>
        <w:right w:val="none" w:sz="0" w:space="0" w:color="auto"/>
      </w:divBdr>
    </w:div>
    <w:div w:id="754743443">
      <w:marLeft w:val="0"/>
      <w:marRight w:val="0"/>
      <w:marTop w:val="0"/>
      <w:marBottom w:val="0"/>
      <w:divBdr>
        <w:top w:val="none" w:sz="0" w:space="0" w:color="auto"/>
        <w:left w:val="none" w:sz="0" w:space="0" w:color="auto"/>
        <w:bottom w:val="none" w:sz="0" w:space="0" w:color="auto"/>
        <w:right w:val="none" w:sz="0" w:space="0" w:color="auto"/>
      </w:divBdr>
    </w:div>
    <w:div w:id="754744853">
      <w:marLeft w:val="0"/>
      <w:marRight w:val="0"/>
      <w:marTop w:val="0"/>
      <w:marBottom w:val="0"/>
      <w:divBdr>
        <w:top w:val="none" w:sz="0" w:space="0" w:color="auto"/>
        <w:left w:val="none" w:sz="0" w:space="0" w:color="auto"/>
        <w:bottom w:val="none" w:sz="0" w:space="0" w:color="auto"/>
        <w:right w:val="none" w:sz="0" w:space="0" w:color="auto"/>
      </w:divBdr>
    </w:div>
    <w:div w:id="754783170">
      <w:marLeft w:val="0"/>
      <w:marRight w:val="0"/>
      <w:marTop w:val="0"/>
      <w:marBottom w:val="0"/>
      <w:divBdr>
        <w:top w:val="none" w:sz="0" w:space="0" w:color="auto"/>
        <w:left w:val="none" w:sz="0" w:space="0" w:color="auto"/>
        <w:bottom w:val="none" w:sz="0" w:space="0" w:color="auto"/>
        <w:right w:val="none" w:sz="0" w:space="0" w:color="auto"/>
      </w:divBdr>
    </w:div>
    <w:div w:id="754789738">
      <w:marLeft w:val="0"/>
      <w:marRight w:val="0"/>
      <w:marTop w:val="0"/>
      <w:marBottom w:val="0"/>
      <w:divBdr>
        <w:top w:val="none" w:sz="0" w:space="0" w:color="auto"/>
        <w:left w:val="none" w:sz="0" w:space="0" w:color="auto"/>
        <w:bottom w:val="none" w:sz="0" w:space="0" w:color="auto"/>
        <w:right w:val="none" w:sz="0" w:space="0" w:color="auto"/>
      </w:divBdr>
    </w:div>
    <w:div w:id="754864413">
      <w:marLeft w:val="0"/>
      <w:marRight w:val="0"/>
      <w:marTop w:val="0"/>
      <w:marBottom w:val="0"/>
      <w:divBdr>
        <w:top w:val="none" w:sz="0" w:space="0" w:color="auto"/>
        <w:left w:val="none" w:sz="0" w:space="0" w:color="auto"/>
        <w:bottom w:val="none" w:sz="0" w:space="0" w:color="auto"/>
        <w:right w:val="none" w:sz="0" w:space="0" w:color="auto"/>
      </w:divBdr>
    </w:div>
    <w:div w:id="754909201">
      <w:marLeft w:val="0"/>
      <w:marRight w:val="0"/>
      <w:marTop w:val="0"/>
      <w:marBottom w:val="0"/>
      <w:divBdr>
        <w:top w:val="none" w:sz="0" w:space="0" w:color="auto"/>
        <w:left w:val="none" w:sz="0" w:space="0" w:color="auto"/>
        <w:bottom w:val="none" w:sz="0" w:space="0" w:color="auto"/>
        <w:right w:val="none" w:sz="0" w:space="0" w:color="auto"/>
      </w:divBdr>
    </w:div>
    <w:div w:id="754937722">
      <w:marLeft w:val="0"/>
      <w:marRight w:val="0"/>
      <w:marTop w:val="0"/>
      <w:marBottom w:val="0"/>
      <w:divBdr>
        <w:top w:val="none" w:sz="0" w:space="0" w:color="auto"/>
        <w:left w:val="none" w:sz="0" w:space="0" w:color="auto"/>
        <w:bottom w:val="none" w:sz="0" w:space="0" w:color="auto"/>
        <w:right w:val="none" w:sz="0" w:space="0" w:color="auto"/>
      </w:divBdr>
    </w:div>
    <w:div w:id="754976796">
      <w:marLeft w:val="0"/>
      <w:marRight w:val="0"/>
      <w:marTop w:val="0"/>
      <w:marBottom w:val="0"/>
      <w:divBdr>
        <w:top w:val="none" w:sz="0" w:space="0" w:color="auto"/>
        <w:left w:val="none" w:sz="0" w:space="0" w:color="auto"/>
        <w:bottom w:val="none" w:sz="0" w:space="0" w:color="auto"/>
        <w:right w:val="none" w:sz="0" w:space="0" w:color="auto"/>
      </w:divBdr>
    </w:div>
    <w:div w:id="755133517">
      <w:marLeft w:val="0"/>
      <w:marRight w:val="0"/>
      <w:marTop w:val="0"/>
      <w:marBottom w:val="0"/>
      <w:divBdr>
        <w:top w:val="none" w:sz="0" w:space="0" w:color="auto"/>
        <w:left w:val="none" w:sz="0" w:space="0" w:color="auto"/>
        <w:bottom w:val="none" w:sz="0" w:space="0" w:color="auto"/>
        <w:right w:val="none" w:sz="0" w:space="0" w:color="auto"/>
      </w:divBdr>
    </w:div>
    <w:div w:id="755249372">
      <w:marLeft w:val="0"/>
      <w:marRight w:val="0"/>
      <w:marTop w:val="0"/>
      <w:marBottom w:val="0"/>
      <w:divBdr>
        <w:top w:val="none" w:sz="0" w:space="0" w:color="auto"/>
        <w:left w:val="none" w:sz="0" w:space="0" w:color="auto"/>
        <w:bottom w:val="none" w:sz="0" w:space="0" w:color="auto"/>
        <w:right w:val="none" w:sz="0" w:space="0" w:color="auto"/>
      </w:divBdr>
    </w:div>
    <w:div w:id="755250572">
      <w:marLeft w:val="0"/>
      <w:marRight w:val="0"/>
      <w:marTop w:val="0"/>
      <w:marBottom w:val="0"/>
      <w:divBdr>
        <w:top w:val="none" w:sz="0" w:space="0" w:color="auto"/>
        <w:left w:val="none" w:sz="0" w:space="0" w:color="auto"/>
        <w:bottom w:val="none" w:sz="0" w:space="0" w:color="auto"/>
        <w:right w:val="none" w:sz="0" w:space="0" w:color="auto"/>
      </w:divBdr>
    </w:div>
    <w:div w:id="755250702">
      <w:marLeft w:val="0"/>
      <w:marRight w:val="0"/>
      <w:marTop w:val="0"/>
      <w:marBottom w:val="0"/>
      <w:divBdr>
        <w:top w:val="none" w:sz="0" w:space="0" w:color="auto"/>
        <w:left w:val="none" w:sz="0" w:space="0" w:color="auto"/>
        <w:bottom w:val="none" w:sz="0" w:space="0" w:color="auto"/>
        <w:right w:val="none" w:sz="0" w:space="0" w:color="auto"/>
      </w:divBdr>
    </w:div>
    <w:div w:id="755440693">
      <w:marLeft w:val="0"/>
      <w:marRight w:val="0"/>
      <w:marTop w:val="0"/>
      <w:marBottom w:val="0"/>
      <w:divBdr>
        <w:top w:val="none" w:sz="0" w:space="0" w:color="auto"/>
        <w:left w:val="none" w:sz="0" w:space="0" w:color="auto"/>
        <w:bottom w:val="none" w:sz="0" w:space="0" w:color="auto"/>
        <w:right w:val="none" w:sz="0" w:space="0" w:color="auto"/>
      </w:divBdr>
    </w:div>
    <w:div w:id="755441662">
      <w:marLeft w:val="0"/>
      <w:marRight w:val="0"/>
      <w:marTop w:val="0"/>
      <w:marBottom w:val="0"/>
      <w:divBdr>
        <w:top w:val="none" w:sz="0" w:space="0" w:color="auto"/>
        <w:left w:val="none" w:sz="0" w:space="0" w:color="auto"/>
        <w:bottom w:val="none" w:sz="0" w:space="0" w:color="auto"/>
        <w:right w:val="none" w:sz="0" w:space="0" w:color="auto"/>
      </w:divBdr>
    </w:div>
    <w:div w:id="755520905">
      <w:marLeft w:val="0"/>
      <w:marRight w:val="0"/>
      <w:marTop w:val="0"/>
      <w:marBottom w:val="0"/>
      <w:divBdr>
        <w:top w:val="none" w:sz="0" w:space="0" w:color="auto"/>
        <w:left w:val="none" w:sz="0" w:space="0" w:color="auto"/>
        <w:bottom w:val="none" w:sz="0" w:space="0" w:color="auto"/>
        <w:right w:val="none" w:sz="0" w:space="0" w:color="auto"/>
      </w:divBdr>
    </w:div>
    <w:div w:id="755590689">
      <w:marLeft w:val="0"/>
      <w:marRight w:val="0"/>
      <w:marTop w:val="0"/>
      <w:marBottom w:val="0"/>
      <w:divBdr>
        <w:top w:val="none" w:sz="0" w:space="0" w:color="auto"/>
        <w:left w:val="none" w:sz="0" w:space="0" w:color="auto"/>
        <w:bottom w:val="none" w:sz="0" w:space="0" w:color="auto"/>
        <w:right w:val="none" w:sz="0" w:space="0" w:color="auto"/>
      </w:divBdr>
    </w:div>
    <w:div w:id="755639428">
      <w:marLeft w:val="0"/>
      <w:marRight w:val="0"/>
      <w:marTop w:val="0"/>
      <w:marBottom w:val="0"/>
      <w:divBdr>
        <w:top w:val="none" w:sz="0" w:space="0" w:color="auto"/>
        <w:left w:val="none" w:sz="0" w:space="0" w:color="auto"/>
        <w:bottom w:val="none" w:sz="0" w:space="0" w:color="auto"/>
        <w:right w:val="none" w:sz="0" w:space="0" w:color="auto"/>
      </w:divBdr>
    </w:div>
    <w:div w:id="755706271">
      <w:marLeft w:val="0"/>
      <w:marRight w:val="0"/>
      <w:marTop w:val="0"/>
      <w:marBottom w:val="0"/>
      <w:divBdr>
        <w:top w:val="none" w:sz="0" w:space="0" w:color="auto"/>
        <w:left w:val="none" w:sz="0" w:space="0" w:color="auto"/>
        <w:bottom w:val="none" w:sz="0" w:space="0" w:color="auto"/>
        <w:right w:val="none" w:sz="0" w:space="0" w:color="auto"/>
      </w:divBdr>
    </w:div>
    <w:div w:id="755829554">
      <w:marLeft w:val="0"/>
      <w:marRight w:val="0"/>
      <w:marTop w:val="0"/>
      <w:marBottom w:val="0"/>
      <w:divBdr>
        <w:top w:val="none" w:sz="0" w:space="0" w:color="auto"/>
        <w:left w:val="none" w:sz="0" w:space="0" w:color="auto"/>
        <w:bottom w:val="none" w:sz="0" w:space="0" w:color="auto"/>
        <w:right w:val="none" w:sz="0" w:space="0" w:color="auto"/>
      </w:divBdr>
    </w:div>
    <w:div w:id="755830133">
      <w:marLeft w:val="0"/>
      <w:marRight w:val="0"/>
      <w:marTop w:val="0"/>
      <w:marBottom w:val="0"/>
      <w:divBdr>
        <w:top w:val="none" w:sz="0" w:space="0" w:color="auto"/>
        <w:left w:val="none" w:sz="0" w:space="0" w:color="auto"/>
        <w:bottom w:val="none" w:sz="0" w:space="0" w:color="auto"/>
        <w:right w:val="none" w:sz="0" w:space="0" w:color="auto"/>
      </w:divBdr>
    </w:div>
    <w:div w:id="755831436">
      <w:marLeft w:val="0"/>
      <w:marRight w:val="0"/>
      <w:marTop w:val="0"/>
      <w:marBottom w:val="0"/>
      <w:divBdr>
        <w:top w:val="none" w:sz="0" w:space="0" w:color="auto"/>
        <w:left w:val="none" w:sz="0" w:space="0" w:color="auto"/>
        <w:bottom w:val="none" w:sz="0" w:space="0" w:color="auto"/>
        <w:right w:val="none" w:sz="0" w:space="0" w:color="auto"/>
      </w:divBdr>
    </w:div>
    <w:div w:id="755903209">
      <w:marLeft w:val="0"/>
      <w:marRight w:val="0"/>
      <w:marTop w:val="0"/>
      <w:marBottom w:val="0"/>
      <w:divBdr>
        <w:top w:val="none" w:sz="0" w:space="0" w:color="auto"/>
        <w:left w:val="none" w:sz="0" w:space="0" w:color="auto"/>
        <w:bottom w:val="none" w:sz="0" w:space="0" w:color="auto"/>
        <w:right w:val="none" w:sz="0" w:space="0" w:color="auto"/>
      </w:divBdr>
    </w:div>
    <w:div w:id="755981894">
      <w:marLeft w:val="0"/>
      <w:marRight w:val="0"/>
      <w:marTop w:val="0"/>
      <w:marBottom w:val="0"/>
      <w:divBdr>
        <w:top w:val="none" w:sz="0" w:space="0" w:color="auto"/>
        <w:left w:val="none" w:sz="0" w:space="0" w:color="auto"/>
        <w:bottom w:val="none" w:sz="0" w:space="0" w:color="auto"/>
        <w:right w:val="none" w:sz="0" w:space="0" w:color="auto"/>
      </w:divBdr>
    </w:div>
    <w:div w:id="756293183">
      <w:marLeft w:val="0"/>
      <w:marRight w:val="0"/>
      <w:marTop w:val="0"/>
      <w:marBottom w:val="0"/>
      <w:divBdr>
        <w:top w:val="none" w:sz="0" w:space="0" w:color="auto"/>
        <w:left w:val="none" w:sz="0" w:space="0" w:color="auto"/>
        <w:bottom w:val="none" w:sz="0" w:space="0" w:color="auto"/>
        <w:right w:val="none" w:sz="0" w:space="0" w:color="auto"/>
      </w:divBdr>
    </w:div>
    <w:div w:id="756293342">
      <w:marLeft w:val="0"/>
      <w:marRight w:val="0"/>
      <w:marTop w:val="0"/>
      <w:marBottom w:val="0"/>
      <w:divBdr>
        <w:top w:val="none" w:sz="0" w:space="0" w:color="auto"/>
        <w:left w:val="none" w:sz="0" w:space="0" w:color="auto"/>
        <w:bottom w:val="none" w:sz="0" w:space="0" w:color="auto"/>
        <w:right w:val="none" w:sz="0" w:space="0" w:color="auto"/>
      </w:divBdr>
    </w:div>
    <w:div w:id="756370495">
      <w:marLeft w:val="0"/>
      <w:marRight w:val="0"/>
      <w:marTop w:val="0"/>
      <w:marBottom w:val="0"/>
      <w:divBdr>
        <w:top w:val="none" w:sz="0" w:space="0" w:color="auto"/>
        <w:left w:val="none" w:sz="0" w:space="0" w:color="auto"/>
        <w:bottom w:val="none" w:sz="0" w:space="0" w:color="auto"/>
        <w:right w:val="none" w:sz="0" w:space="0" w:color="auto"/>
      </w:divBdr>
    </w:div>
    <w:div w:id="756512559">
      <w:marLeft w:val="0"/>
      <w:marRight w:val="0"/>
      <w:marTop w:val="0"/>
      <w:marBottom w:val="0"/>
      <w:divBdr>
        <w:top w:val="none" w:sz="0" w:space="0" w:color="auto"/>
        <w:left w:val="none" w:sz="0" w:space="0" w:color="auto"/>
        <w:bottom w:val="none" w:sz="0" w:space="0" w:color="auto"/>
        <w:right w:val="none" w:sz="0" w:space="0" w:color="auto"/>
      </w:divBdr>
    </w:div>
    <w:div w:id="756557877">
      <w:marLeft w:val="0"/>
      <w:marRight w:val="0"/>
      <w:marTop w:val="0"/>
      <w:marBottom w:val="0"/>
      <w:divBdr>
        <w:top w:val="none" w:sz="0" w:space="0" w:color="auto"/>
        <w:left w:val="none" w:sz="0" w:space="0" w:color="auto"/>
        <w:bottom w:val="none" w:sz="0" w:space="0" w:color="auto"/>
        <w:right w:val="none" w:sz="0" w:space="0" w:color="auto"/>
      </w:divBdr>
    </w:div>
    <w:div w:id="756634402">
      <w:marLeft w:val="0"/>
      <w:marRight w:val="0"/>
      <w:marTop w:val="0"/>
      <w:marBottom w:val="0"/>
      <w:divBdr>
        <w:top w:val="none" w:sz="0" w:space="0" w:color="auto"/>
        <w:left w:val="none" w:sz="0" w:space="0" w:color="auto"/>
        <w:bottom w:val="none" w:sz="0" w:space="0" w:color="auto"/>
        <w:right w:val="none" w:sz="0" w:space="0" w:color="auto"/>
      </w:divBdr>
    </w:div>
    <w:div w:id="756638317">
      <w:marLeft w:val="0"/>
      <w:marRight w:val="0"/>
      <w:marTop w:val="0"/>
      <w:marBottom w:val="0"/>
      <w:divBdr>
        <w:top w:val="none" w:sz="0" w:space="0" w:color="auto"/>
        <w:left w:val="none" w:sz="0" w:space="0" w:color="auto"/>
        <w:bottom w:val="none" w:sz="0" w:space="0" w:color="auto"/>
        <w:right w:val="none" w:sz="0" w:space="0" w:color="auto"/>
      </w:divBdr>
    </w:div>
    <w:div w:id="756639393">
      <w:marLeft w:val="0"/>
      <w:marRight w:val="0"/>
      <w:marTop w:val="0"/>
      <w:marBottom w:val="0"/>
      <w:divBdr>
        <w:top w:val="none" w:sz="0" w:space="0" w:color="auto"/>
        <w:left w:val="none" w:sz="0" w:space="0" w:color="auto"/>
        <w:bottom w:val="none" w:sz="0" w:space="0" w:color="auto"/>
        <w:right w:val="none" w:sz="0" w:space="0" w:color="auto"/>
      </w:divBdr>
    </w:div>
    <w:div w:id="756678848">
      <w:marLeft w:val="0"/>
      <w:marRight w:val="0"/>
      <w:marTop w:val="0"/>
      <w:marBottom w:val="0"/>
      <w:divBdr>
        <w:top w:val="none" w:sz="0" w:space="0" w:color="auto"/>
        <w:left w:val="none" w:sz="0" w:space="0" w:color="auto"/>
        <w:bottom w:val="none" w:sz="0" w:space="0" w:color="auto"/>
        <w:right w:val="none" w:sz="0" w:space="0" w:color="auto"/>
      </w:divBdr>
    </w:div>
    <w:div w:id="756710566">
      <w:marLeft w:val="0"/>
      <w:marRight w:val="0"/>
      <w:marTop w:val="0"/>
      <w:marBottom w:val="0"/>
      <w:divBdr>
        <w:top w:val="none" w:sz="0" w:space="0" w:color="auto"/>
        <w:left w:val="none" w:sz="0" w:space="0" w:color="auto"/>
        <w:bottom w:val="none" w:sz="0" w:space="0" w:color="auto"/>
        <w:right w:val="none" w:sz="0" w:space="0" w:color="auto"/>
      </w:divBdr>
    </w:div>
    <w:div w:id="756748059">
      <w:marLeft w:val="0"/>
      <w:marRight w:val="0"/>
      <w:marTop w:val="0"/>
      <w:marBottom w:val="0"/>
      <w:divBdr>
        <w:top w:val="none" w:sz="0" w:space="0" w:color="auto"/>
        <w:left w:val="none" w:sz="0" w:space="0" w:color="auto"/>
        <w:bottom w:val="none" w:sz="0" w:space="0" w:color="auto"/>
        <w:right w:val="none" w:sz="0" w:space="0" w:color="auto"/>
      </w:divBdr>
    </w:div>
    <w:div w:id="756748940">
      <w:marLeft w:val="0"/>
      <w:marRight w:val="0"/>
      <w:marTop w:val="0"/>
      <w:marBottom w:val="0"/>
      <w:divBdr>
        <w:top w:val="none" w:sz="0" w:space="0" w:color="auto"/>
        <w:left w:val="none" w:sz="0" w:space="0" w:color="auto"/>
        <w:bottom w:val="none" w:sz="0" w:space="0" w:color="auto"/>
        <w:right w:val="none" w:sz="0" w:space="0" w:color="auto"/>
      </w:divBdr>
    </w:div>
    <w:div w:id="756754056">
      <w:marLeft w:val="0"/>
      <w:marRight w:val="0"/>
      <w:marTop w:val="0"/>
      <w:marBottom w:val="0"/>
      <w:divBdr>
        <w:top w:val="none" w:sz="0" w:space="0" w:color="auto"/>
        <w:left w:val="none" w:sz="0" w:space="0" w:color="auto"/>
        <w:bottom w:val="none" w:sz="0" w:space="0" w:color="auto"/>
        <w:right w:val="none" w:sz="0" w:space="0" w:color="auto"/>
      </w:divBdr>
    </w:div>
    <w:div w:id="756824940">
      <w:marLeft w:val="0"/>
      <w:marRight w:val="0"/>
      <w:marTop w:val="0"/>
      <w:marBottom w:val="0"/>
      <w:divBdr>
        <w:top w:val="none" w:sz="0" w:space="0" w:color="auto"/>
        <w:left w:val="none" w:sz="0" w:space="0" w:color="auto"/>
        <w:bottom w:val="none" w:sz="0" w:space="0" w:color="auto"/>
        <w:right w:val="none" w:sz="0" w:space="0" w:color="auto"/>
      </w:divBdr>
    </w:div>
    <w:div w:id="756828976">
      <w:bodyDiv w:val="1"/>
      <w:marLeft w:val="0"/>
      <w:marRight w:val="0"/>
      <w:marTop w:val="0"/>
      <w:marBottom w:val="0"/>
      <w:divBdr>
        <w:top w:val="none" w:sz="0" w:space="0" w:color="auto"/>
        <w:left w:val="none" w:sz="0" w:space="0" w:color="auto"/>
        <w:bottom w:val="none" w:sz="0" w:space="0" w:color="auto"/>
        <w:right w:val="none" w:sz="0" w:space="0" w:color="auto"/>
      </w:divBdr>
    </w:div>
    <w:div w:id="756950443">
      <w:marLeft w:val="0"/>
      <w:marRight w:val="0"/>
      <w:marTop w:val="0"/>
      <w:marBottom w:val="0"/>
      <w:divBdr>
        <w:top w:val="none" w:sz="0" w:space="0" w:color="auto"/>
        <w:left w:val="none" w:sz="0" w:space="0" w:color="auto"/>
        <w:bottom w:val="none" w:sz="0" w:space="0" w:color="auto"/>
        <w:right w:val="none" w:sz="0" w:space="0" w:color="auto"/>
      </w:divBdr>
    </w:div>
    <w:div w:id="757094199">
      <w:marLeft w:val="0"/>
      <w:marRight w:val="0"/>
      <w:marTop w:val="0"/>
      <w:marBottom w:val="0"/>
      <w:divBdr>
        <w:top w:val="none" w:sz="0" w:space="0" w:color="auto"/>
        <w:left w:val="none" w:sz="0" w:space="0" w:color="auto"/>
        <w:bottom w:val="none" w:sz="0" w:space="0" w:color="auto"/>
        <w:right w:val="none" w:sz="0" w:space="0" w:color="auto"/>
      </w:divBdr>
    </w:div>
    <w:div w:id="757095580">
      <w:marLeft w:val="0"/>
      <w:marRight w:val="0"/>
      <w:marTop w:val="0"/>
      <w:marBottom w:val="0"/>
      <w:divBdr>
        <w:top w:val="none" w:sz="0" w:space="0" w:color="auto"/>
        <w:left w:val="none" w:sz="0" w:space="0" w:color="auto"/>
        <w:bottom w:val="none" w:sz="0" w:space="0" w:color="auto"/>
        <w:right w:val="none" w:sz="0" w:space="0" w:color="auto"/>
      </w:divBdr>
    </w:div>
    <w:div w:id="757099500">
      <w:marLeft w:val="0"/>
      <w:marRight w:val="0"/>
      <w:marTop w:val="0"/>
      <w:marBottom w:val="0"/>
      <w:divBdr>
        <w:top w:val="none" w:sz="0" w:space="0" w:color="auto"/>
        <w:left w:val="none" w:sz="0" w:space="0" w:color="auto"/>
        <w:bottom w:val="none" w:sz="0" w:space="0" w:color="auto"/>
        <w:right w:val="none" w:sz="0" w:space="0" w:color="auto"/>
      </w:divBdr>
    </w:div>
    <w:div w:id="757100590">
      <w:marLeft w:val="0"/>
      <w:marRight w:val="0"/>
      <w:marTop w:val="0"/>
      <w:marBottom w:val="0"/>
      <w:divBdr>
        <w:top w:val="none" w:sz="0" w:space="0" w:color="auto"/>
        <w:left w:val="none" w:sz="0" w:space="0" w:color="auto"/>
        <w:bottom w:val="none" w:sz="0" w:space="0" w:color="auto"/>
        <w:right w:val="none" w:sz="0" w:space="0" w:color="auto"/>
      </w:divBdr>
    </w:div>
    <w:div w:id="757213709">
      <w:marLeft w:val="0"/>
      <w:marRight w:val="0"/>
      <w:marTop w:val="0"/>
      <w:marBottom w:val="0"/>
      <w:divBdr>
        <w:top w:val="none" w:sz="0" w:space="0" w:color="auto"/>
        <w:left w:val="none" w:sz="0" w:space="0" w:color="auto"/>
        <w:bottom w:val="none" w:sz="0" w:space="0" w:color="auto"/>
        <w:right w:val="none" w:sz="0" w:space="0" w:color="auto"/>
      </w:divBdr>
    </w:div>
    <w:div w:id="757214417">
      <w:marLeft w:val="0"/>
      <w:marRight w:val="0"/>
      <w:marTop w:val="0"/>
      <w:marBottom w:val="0"/>
      <w:divBdr>
        <w:top w:val="none" w:sz="0" w:space="0" w:color="auto"/>
        <w:left w:val="none" w:sz="0" w:space="0" w:color="auto"/>
        <w:bottom w:val="none" w:sz="0" w:space="0" w:color="auto"/>
        <w:right w:val="none" w:sz="0" w:space="0" w:color="auto"/>
      </w:divBdr>
    </w:div>
    <w:div w:id="757285236">
      <w:marLeft w:val="0"/>
      <w:marRight w:val="0"/>
      <w:marTop w:val="0"/>
      <w:marBottom w:val="0"/>
      <w:divBdr>
        <w:top w:val="none" w:sz="0" w:space="0" w:color="auto"/>
        <w:left w:val="none" w:sz="0" w:space="0" w:color="auto"/>
        <w:bottom w:val="none" w:sz="0" w:space="0" w:color="auto"/>
        <w:right w:val="none" w:sz="0" w:space="0" w:color="auto"/>
      </w:divBdr>
    </w:div>
    <w:div w:id="757412468">
      <w:marLeft w:val="0"/>
      <w:marRight w:val="0"/>
      <w:marTop w:val="0"/>
      <w:marBottom w:val="0"/>
      <w:divBdr>
        <w:top w:val="none" w:sz="0" w:space="0" w:color="auto"/>
        <w:left w:val="none" w:sz="0" w:space="0" w:color="auto"/>
        <w:bottom w:val="none" w:sz="0" w:space="0" w:color="auto"/>
        <w:right w:val="none" w:sz="0" w:space="0" w:color="auto"/>
      </w:divBdr>
    </w:div>
    <w:div w:id="757478422">
      <w:marLeft w:val="0"/>
      <w:marRight w:val="0"/>
      <w:marTop w:val="0"/>
      <w:marBottom w:val="0"/>
      <w:divBdr>
        <w:top w:val="none" w:sz="0" w:space="0" w:color="auto"/>
        <w:left w:val="none" w:sz="0" w:space="0" w:color="auto"/>
        <w:bottom w:val="none" w:sz="0" w:space="0" w:color="auto"/>
        <w:right w:val="none" w:sz="0" w:space="0" w:color="auto"/>
      </w:divBdr>
    </w:div>
    <w:div w:id="757599380">
      <w:marLeft w:val="0"/>
      <w:marRight w:val="0"/>
      <w:marTop w:val="0"/>
      <w:marBottom w:val="0"/>
      <w:divBdr>
        <w:top w:val="none" w:sz="0" w:space="0" w:color="auto"/>
        <w:left w:val="none" w:sz="0" w:space="0" w:color="auto"/>
        <w:bottom w:val="none" w:sz="0" w:space="0" w:color="auto"/>
        <w:right w:val="none" w:sz="0" w:space="0" w:color="auto"/>
      </w:divBdr>
    </w:div>
    <w:div w:id="757599652">
      <w:marLeft w:val="0"/>
      <w:marRight w:val="0"/>
      <w:marTop w:val="0"/>
      <w:marBottom w:val="0"/>
      <w:divBdr>
        <w:top w:val="none" w:sz="0" w:space="0" w:color="auto"/>
        <w:left w:val="none" w:sz="0" w:space="0" w:color="auto"/>
        <w:bottom w:val="none" w:sz="0" w:space="0" w:color="auto"/>
        <w:right w:val="none" w:sz="0" w:space="0" w:color="auto"/>
      </w:divBdr>
    </w:div>
    <w:div w:id="757675814">
      <w:marLeft w:val="0"/>
      <w:marRight w:val="0"/>
      <w:marTop w:val="0"/>
      <w:marBottom w:val="0"/>
      <w:divBdr>
        <w:top w:val="none" w:sz="0" w:space="0" w:color="auto"/>
        <w:left w:val="none" w:sz="0" w:space="0" w:color="auto"/>
        <w:bottom w:val="none" w:sz="0" w:space="0" w:color="auto"/>
        <w:right w:val="none" w:sz="0" w:space="0" w:color="auto"/>
      </w:divBdr>
    </w:div>
    <w:div w:id="757793547">
      <w:marLeft w:val="0"/>
      <w:marRight w:val="0"/>
      <w:marTop w:val="0"/>
      <w:marBottom w:val="0"/>
      <w:divBdr>
        <w:top w:val="none" w:sz="0" w:space="0" w:color="auto"/>
        <w:left w:val="none" w:sz="0" w:space="0" w:color="auto"/>
        <w:bottom w:val="none" w:sz="0" w:space="0" w:color="auto"/>
        <w:right w:val="none" w:sz="0" w:space="0" w:color="auto"/>
      </w:divBdr>
    </w:div>
    <w:div w:id="757795495">
      <w:marLeft w:val="0"/>
      <w:marRight w:val="0"/>
      <w:marTop w:val="0"/>
      <w:marBottom w:val="0"/>
      <w:divBdr>
        <w:top w:val="none" w:sz="0" w:space="0" w:color="auto"/>
        <w:left w:val="none" w:sz="0" w:space="0" w:color="auto"/>
        <w:bottom w:val="none" w:sz="0" w:space="0" w:color="auto"/>
        <w:right w:val="none" w:sz="0" w:space="0" w:color="auto"/>
      </w:divBdr>
    </w:div>
    <w:div w:id="757867863">
      <w:bodyDiv w:val="1"/>
      <w:marLeft w:val="0"/>
      <w:marRight w:val="0"/>
      <w:marTop w:val="0"/>
      <w:marBottom w:val="0"/>
      <w:divBdr>
        <w:top w:val="none" w:sz="0" w:space="0" w:color="auto"/>
        <w:left w:val="none" w:sz="0" w:space="0" w:color="auto"/>
        <w:bottom w:val="none" w:sz="0" w:space="0" w:color="auto"/>
        <w:right w:val="none" w:sz="0" w:space="0" w:color="auto"/>
      </w:divBdr>
    </w:div>
    <w:div w:id="757944381">
      <w:marLeft w:val="0"/>
      <w:marRight w:val="0"/>
      <w:marTop w:val="0"/>
      <w:marBottom w:val="0"/>
      <w:divBdr>
        <w:top w:val="none" w:sz="0" w:space="0" w:color="auto"/>
        <w:left w:val="none" w:sz="0" w:space="0" w:color="auto"/>
        <w:bottom w:val="none" w:sz="0" w:space="0" w:color="auto"/>
        <w:right w:val="none" w:sz="0" w:space="0" w:color="auto"/>
      </w:divBdr>
    </w:div>
    <w:div w:id="757947975">
      <w:marLeft w:val="0"/>
      <w:marRight w:val="0"/>
      <w:marTop w:val="0"/>
      <w:marBottom w:val="0"/>
      <w:divBdr>
        <w:top w:val="none" w:sz="0" w:space="0" w:color="auto"/>
        <w:left w:val="none" w:sz="0" w:space="0" w:color="auto"/>
        <w:bottom w:val="none" w:sz="0" w:space="0" w:color="auto"/>
        <w:right w:val="none" w:sz="0" w:space="0" w:color="auto"/>
      </w:divBdr>
    </w:div>
    <w:div w:id="758016894">
      <w:marLeft w:val="0"/>
      <w:marRight w:val="0"/>
      <w:marTop w:val="0"/>
      <w:marBottom w:val="0"/>
      <w:divBdr>
        <w:top w:val="none" w:sz="0" w:space="0" w:color="auto"/>
        <w:left w:val="none" w:sz="0" w:space="0" w:color="auto"/>
        <w:bottom w:val="none" w:sz="0" w:space="0" w:color="auto"/>
        <w:right w:val="none" w:sz="0" w:space="0" w:color="auto"/>
      </w:divBdr>
    </w:div>
    <w:div w:id="758059617">
      <w:marLeft w:val="0"/>
      <w:marRight w:val="0"/>
      <w:marTop w:val="0"/>
      <w:marBottom w:val="0"/>
      <w:divBdr>
        <w:top w:val="none" w:sz="0" w:space="0" w:color="auto"/>
        <w:left w:val="none" w:sz="0" w:space="0" w:color="auto"/>
        <w:bottom w:val="none" w:sz="0" w:space="0" w:color="auto"/>
        <w:right w:val="none" w:sz="0" w:space="0" w:color="auto"/>
      </w:divBdr>
    </w:div>
    <w:div w:id="758065439">
      <w:marLeft w:val="0"/>
      <w:marRight w:val="0"/>
      <w:marTop w:val="0"/>
      <w:marBottom w:val="0"/>
      <w:divBdr>
        <w:top w:val="none" w:sz="0" w:space="0" w:color="auto"/>
        <w:left w:val="none" w:sz="0" w:space="0" w:color="auto"/>
        <w:bottom w:val="none" w:sz="0" w:space="0" w:color="auto"/>
        <w:right w:val="none" w:sz="0" w:space="0" w:color="auto"/>
      </w:divBdr>
    </w:div>
    <w:div w:id="758333167">
      <w:marLeft w:val="0"/>
      <w:marRight w:val="0"/>
      <w:marTop w:val="0"/>
      <w:marBottom w:val="0"/>
      <w:divBdr>
        <w:top w:val="none" w:sz="0" w:space="0" w:color="auto"/>
        <w:left w:val="none" w:sz="0" w:space="0" w:color="auto"/>
        <w:bottom w:val="none" w:sz="0" w:space="0" w:color="auto"/>
        <w:right w:val="none" w:sz="0" w:space="0" w:color="auto"/>
      </w:divBdr>
    </w:div>
    <w:div w:id="758404357">
      <w:marLeft w:val="0"/>
      <w:marRight w:val="0"/>
      <w:marTop w:val="0"/>
      <w:marBottom w:val="0"/>
      <w:divBdr>
        <w:top w:val="none" w:sz="0" w:space="0" w:color="auto"/>
        <w:left w:val="none" w:sz="0" w:space="0" w:color="auto"/>
        <w:bottom w:val="none" w:sz="0" w:space="0" w:color="auto"/>
        <w:right w:val="none" w:sz="0" w:space="0" w:color="auto"/>
      </w:divBdr>
    </w:div>
    <w:div w:id="758411739">
      <w:marLeft w:val="0"/>
      <w:marRight w:val="0"/>
      <w:marTop w:val="0"/>
      <w:marBottom w:val="0"/>
      <w:divBdr>
        <w:top w:val="none" w:sz="0" w:space="0" w:color="auto"/>
        <w:left w:val="none" w:sz="0" w:space="0" w:color="auto"/>
        <w:bottom w:val="none" w:sz="0" w:space="0" w:color="auto"/>
        <w:right w:val="none" w:sz="0" w:space="0" w:color="auto"/>
      </w:divBdr>
    </w:div>
    <w:div w:id="758521138">
      <w:marLeft w:val="0"/>
      <w:marRight w:val="0"/>
      <w:marTop w:val="0"/>
      <w:marBottom w:val="0"/>
      <w:divBdr>
        <w:top w:val="none" w:sz="0" w:space="0" w:color="auto"/>
        <w:left w:val="none" w:sz="0" w:space="0" w:color="auto"/>
        <w:bottom w:val="none" w:sz="0" w:space="0" w:color="auto"/>
        <w:right w:val="none" w:sz="0" w:space="0" w:color="auto"/>
      </w:divBdr>
    </w:div>
    <w:div w:id="758526420">
      <w:marLeft w:val="0"/>
      <w:marRight w:val="0"/>
      <w:marTop w:val="0"/>
      <w:marBottom w:val="0"/>
      <w:divBdr>
        <w:top w:val="none" w:sz="0" w:space="0" w:color="auto"/>
        <w:left w:val="none" w:sz="0" w:space="0" w:color="auto"/>
        <w:bottom w:val="none" w:sz="0" w:space="0" w:color="auto"/>
        <w:right w:val="none" w:sz="0" w:space="0" w:color="auto"/>
      </w:divBdr>
    </w:div>
    <w:div w:id="758527946">
      <w:marLeft w:val="0"/>
      <w:marRight w:val="0"/>
      <w:marTop w:val="0"/>
      <w:marBottom w:val="0"/>
      <w:divBdr>
        <w:top w:val="none" w:sz="0" w:space="0" w:color="auto"/>
        <w:left w:val="none" w:sz="0" w:space="0" w:color="auto"/>
        <w:bottom w:val="none" w:sz="0" w:space="0" w:color="auto"/>
        <w:right w:val="none" w:sz="0" w:space="0" w:color="auto"/>
      </w:divBdr>
    </w:div>
    <w:div w:id="758597341">
      <w:marLeft w:val="0"/>
      <w:marRight w:val="0"/>
      <w:marTop w:val="0"/>
      <w:marBottom w:val="0"/>
      <w:divBdr>
        <w:top w:val="none" w:sz="0" w:space="0" w:color="auto"/>
        <w:left w:val="none" w:sz="0" w:space="0" w:color="auto"/>
        <w:bottom w:val="none" w:sz="0" w:space="0" w:color="auto"/>
        <w:right w:val="none" w:sz="0" w:space="0" w:color="auto"/>
      </w:divBdr>
    </w:div>
    <w:div w:id="758598851">
      <w:bodyDiv w:val="1"/>
      <w:marLeft w:val="0"/>
      <w:marRight w:val="0"/>
      <w:marTop w:val="0"/>
      <w:marBottom w:val="0"/>
      <w:divBdr>
        <w:top w:val="none" w:sz="0" w:space="0" w:color="auto"/>
        <w:left w:val="none" w:sz="0" w:space="0" w:color="auto"/>
        <w:bottom w:val="none" w:sz="0" w:space="0" w:color="auto"/>
        <w:right w:val="none" w:sz="0" w:space="0" w:color="auto"/>
      </w:divBdr>
    </w:div>
    <w:div w:id="758718134">
      <w:marLeft w:val="0"/>
      <w:marRight w:val="0"/>
      <w:marTop w:val="0"/>
      <w:marBottom w:val="0"/>
      <w:divBdr>
        <w:top w:val="none" w:sz="0" w:space="0" w:color="auto"/>
        <w:left w:val="none" w:sz="0" w:space="0" w:color="auto"/>
        <w:bottom w:val="none" w:sz="0" w:space="0" w:color="auto"/>
        <w:right w:val="none" w:sz="0" w:space="0" w:color="auto"/>
      </w:divBdr>
    </w:div>
    <w:div w:id="758795745">
      <w:marLeft w:val="0"/>
      <w:marRight w:val="0"/>
      <w:marTop w:val="0"/>
      <w:marBottom w:val="0"/>
      <w:divBdr>
        <w:top w:val="none" w:sz="0" w:space="0" w:color="auto"/>
        <w:left w:val="none" w:sz="0" w:space="0" w:color="auto"/>
        <w:bottom w:val="none" w:sz="0" w:space="0" w:color="auto"/>
        <w:right w:val="none" w:sz="0" w:space="0" w:color="auto"/>
      </w:divBdr>
    </w:div>
    <w:div w:id="758796655">
      <w:marLeft w:val="0"/>
      <w:marRight w:val="0"/>
      <w:marTop w:val="0"/>
      <w:marBottom w:val="0"/>
      <w:divBdr>
        <w:top w:val="none" w:sz="0" w:space="0" w:color="auto"/>
        <w:left w:val="none" w:sz="0" w:space="0" w:color="auto"/>
        <w:bottom w:val="none" w:sz="0" w:space="0" w:color="auto"/>
        <w:right w:val="none" w:sz="0" w:space="0" w:color="auto"/>
      </w:divBdr>
    </w:div>
    <w:div w:id="758868420">
      <w:marLeft w:val="0"/>
      <w:marRight w:val="0"/>
      <w:marTop w:val="0"/>
      <w:marBottom w:val="0"/>
      <w:divBdr>
        <w:top w:val="none" w:sz="0" w:space="0" w:color="auto"/>
        <w:left w:val="none" w:sz="0" w:space="0" w:color="auto"/>
        <w:bottom w:val="none" w:sz="0" w:space="0" w:color="auto"/>
        <w:right w:val="none" w:sz="0" w:space="0" w:color="auto"/>
      </w:divBdr>
    </w:div>
    <w:div w:id="759066781">
      <w:marLeft w:val="0"/>
      <w:marRight w:val="0"/>
      <w:marTop w:val="0"/>
      <w:marBottom w:val="0"/>
      <w:divBdr>
        <w:top w:val="none" w:sz="0" w:space="0" w:color="auto"/>
        <w:left w:val="none" w:sz="0" w:space="0" w:color="auto"/>
        <w:bottom w:val="none" w:sz="0" w:space="0" w:color="auto"/>
        <w:right w:val="none" w:sz="0" w:space="0" w:color="auto"/>
      </w:divBdr>
    </w:div>
    <w:div w:id="759104810">
      <w:marLeft w:val="0"/>
      <w:marRight w:val="0"/>
      <w:marTop w:val="0"/>
      <w:marBottom w:val="0"/>
      <w:divBdr>
        <w:top w:val="none" w:sz="0" w:space="0" w:color="auto"/>
        <w:left w:val="none" w:sz="0" w:space="0" w:color="auto"/>
        <w:bottom w:val="none" w:sz="0" w:space="0" w:color="auto"/>
        <w:right w:val="none" w:sz="0" w:space="0" w:color="auto"/>
      </w:divBdr>
    </w:div>
    <w:div w:id="759109292">
      <w:marLeft w:val="0"/>
      <w:marRight w:val="0"/>
      <w:marTop w:val="0"/>
      <w:marBottom w:val="0"/>
      <w:divBdr>
        <w:top w:val="none" w:sz="0" w:space="0" w:color="auto"/>
        <w:left w:val="none" w:sz="0" w:space="0" w:color="auto"/>
        <w:bottom w:val="none" w:sz="0" w:space="0" w:color="auto"/>
        <w:right w:val="none" w:sz="0" w:space="0" w:color="auto"/>
      </w:divBdr>
    </w:div>
    <w:div w:id="759301043">
      <w:marLeft w:val="0"/>
      <w:marRight w:val="0"/>
      <w:marTop w:val="0"/>
      <w:marBottom w:val="0"/>
      <w:divBdr>
        <w:top w:val="none" w:sz="0" w:space="0" w:color="auto"/>
        <w:left w:val="none" w:sz="0" w:space="0" w:color="auto"/>
        <w:bottom w:val="none" w:sz="0" w:space="0" w:color="auto"/>
        <w:right w:val="none" w:sz="0" w:space="0" w:color="auto"/>
      </w:divBdr>
    </w:div>
    <w:div w:id="759301412">
      <w:marLeft w:val="0"/>
      <w:marRight w:val="0"/>
      <w:marTop w:val="0"/>
      <w:marBottom w:val="0"/>
      <w:divBdr>
        <w:top w:val="none" w:sz="0" w:space="0" w:color="auto"/>
        <w:left w:val="none" w:sz="0" w:space="0" w:color="auto"/>
        <w:bottom w:val="none" w:sz="0" w:space="0" w:color="auto"/>
        <w:right w:val="none" w:sz="0" w:space="0" w:color="auto"/>
      </w:divBdr>
    </w:div>
    <w:div w:id="759331528">
      <w:marLeft w:val="0"/>
      <w:marRight w:val="0"/>
      <w:marTop w:val="0"/>
      <w:marBottom w:val="0"/>
      <w:divBdr>
        <w:top w:val="none" w:sz="0" w:space="0" w:color="auto"/>
        <w:left w:val="none" w:sz="0" w:space="0" w:color="auto"/>
        <w:bottom w:val="none" w:sz="0" w:space="0" w:color="auto"/>
        <w:right w:val="none" w:sz="0" w:space="0" w:color="auto"/>
      </w:divBdr>
    </w:div>
    <w:div w:id="759448729">
      <w:marLeft w:val="0"/>
      <w:marRight w:val="0"/>
      <w:marTop w:val="0"/>
      <w:marBottom w:val="0"/>
      <w:divBdr>
        <w:top w:val="none" w:sz="0" w:space="0" w:color="auto"/>
        <w:left w:val="none" w:sz="0" w:space="0" w:color="auto"/>
        <w:bottom w:val="none" w:sz="0" w:space="0" w:color="auto"/>
        <w:right w:val="none" w:sz="0" w:space="0" w:color="auto"/>
      </w:divBdr>
    </w:div>
    <w:div w:id="759452478">
      <w:marLeft w:val="0"/>
      <w:marRight w:val="0"/>
      <w:marTop w:val="0"/>
      <w:marBottom w:val="0"/>
      <w:divBdr>
        <w:top w:val="none" w:sz="0" w:space="0" w:color="auto"/>
        <w:left w:val="none" w:sz="0" w:space="0" w:color="auto"/>
        <w:bottom w:val="none" w:sz="0" w:space="0" w:color="auto"/>
        <w:right w:val="none" w:sz="0" w:space="0" w:color="auto"/>
      </w:divBdr>
    </w:div>
    <w:div w:id="759519834">
      <w:marLeft w:val="0"/>
      <w:marRight w:val="0"/>
      <w:marTop w:val="0"/>
      <w:marBottom w:val="0"/>
      <w:divBdr>
        <w:top w:val="none" w:sz="0" w:space="0" w:color="auto"/>
        <w:left w:val="none" w:sz="0" w:space="0" w:color="auto"/>
        <w:bottom w:val="none" w:sz="0" w:space="0" w:color="auto"/>
        <w:right w:val="none" w:sz="0" w:space="0" w:color="auto"/>
      </w:divBdr>
    </w:div>
    <w:div w:id="759521307">
      <w:marLeft w:val="0"/>
      <w:marRight w:val="0"/>
      <w:marTop w:val="0"/>
      <w:marBottom w:val="0"/>
      <w:divBdr>
        <w:top w:val="none" w:sz="0" w:space="0" w:color="auto"/>
        <w:left w:val="none" w:sz="0" w:space="0" w:color="auto"/>
        <w:bottom w:val="none" w:sz="0" w:space="0" w:color="auto"/>
        <w:right w:val="none" w:sz="0" w:space="0" w:color="auto"/>
      </w:divBdr>
    </w:div>
    <w:div w:id="759565322">
      <w:marLeft w:val="0"/>
      <w:marRight w:val="0"/>
      <w:marTop w:val="0"/>
      <w:marBottom w:val="0"/>
      <w:divBdr>
        <w:top w:val="none" w:sz="0" w:space="0" w:color="auto"/>
        <w:left w:val="none" w:sz="0" w:space="0" w:color="auto"/>
        <w:bottom w:val="none" w:sz="0" w:space="0" w:color="auto"/>
        <w:right w:val="none" w:sz="0" w:space="0" w:color="auto"/>
      </w:divBdr>
    </w:div>
    <w:div w:id="759644023">
      <w:marLeft w:val="0"/>
      <w:marRight w:val="0"/>
      <w:marTop w:val="0"/>
      <w:marBottom w:val="0"/>
      <w:divBdr>
        <w:top w:val="none" w:sz="0" w:space="0" w:color="auto"/>
        <w:left w:val="none" w:sz="0" w:space="0" w:color="auto"/>
        <w:bottom w:val="none" w:sz="0" w:space="0" w:color="auto"/>
        <w:right w:val="none" w:sz="0" w:space="0" w:color="auto"/>
      </w:divBdr>
    </w:div>
    <w:div w:id="759713836">
      <w:marLeft w:val="0"/>
      <w:marRight w:val="0"/>
      <w:marTop w:val="0"/>
      <w:marBottom w:val="0"/>
      <w:divBdr>
        <w:top w:val="none" w:sz="0" w:space="0" w:color="auto"/>
        <w:left w:val="none" w:sz="0" w:space="0" w:color="auto"/>
        <w:bottom w:val="none" w:sz="0" w:space="0" w:color="auto"/>
        <w:right w:val="none" w:sz="0" w:space="0" w:color="auto"/>
      </w:divBdr>
    </w:div>
    <w:div w:id="759715689">
      <w:marLeft w:val="0"/>
      <w:marRight w:val="0"/>
      <w:marTop w:val="0"/>
      <w:marBottom w:val="0"/>
      <w:divBdr>
        <w:top w:val="none" w:sz="0" w:space="0" w:color="auto"/>
        <w:left w:val="none" w:sz="0" w:space="0" w:color="auto"/>
        <w:bottom w:val="none" w:sz="0" w:space="0" w:color="auto"/>
        <w:right w:val="none" w:sz="0" w:space="0" w:color="auto"/>
      </w:divBdr>
    </w:div>
    <w:div w:id="759720908">
      <w:marLeft w:val="0"/>
      <w:marRight w:val="0"/>
      <w:marTop w:val="0"/>
      <w:marBottom w:val="0"/>
      <w:divBdr>
        <w:top w:val="none" w:sz="0" w:space="0" w:color="auto"/>
        <w:left w:val="none" w:sz="0" w:space="0" w:color="auto"/>
        <w:bottom w:val="none" w:sz="0" w:space="0" w:color="auto"/>
        <w:right w:val="none" w:sz="0" w:space="0" w:color="auto"/>
      </w:divBdr>
    </w:div>
    <w:div w:id="759834583">
      <w:marLeft w:val="0"/>
      <w:marRight w:val="0"/>
      <w:marTop w:val="0"/>
      <w:marBottom w:val="0"/>
      <w:divBdr>
        <w:top w:val="none" w:sz="0" w:space="0" w:color="auto"/>
        <w:left w:val="none" w:sz="0" w:space="0" w:color="auto"/>
        <w:bottom w:val="none" w:sz="0" w:space="0" w:color="auto"/>
        <w:right w:val="none" w:sz="0" w:space="0" w:color="auto"/>
      </w:divBdr>
    </w:div>
    <w:div w:id="759836845">
      <w:marLeft w:val="0"/>
      <w:marRight w:val="0"/>
      <w:marTop w:val="0"/>
      <w:marBottom w:val="0"/>
      <w:divBdr>
        <w:top w:val="none" w:sz="0" w:space="0" w:color="auto"/>
        <w:left w:val="none" w:sz="0" w:space="0" w:color="auto"/>
        <w:bottom w:val="none" w:sz="0" w:space="0" w:color="auto"/>
        <w:right w:val="none" w:sz="0" w:space="0" w:color="auto"/>
      </w:divBdr>
    </w:div>
    <w:div w:id="759906531">
      <w:marLeft w:val="0"/>
      <w:marRight w:val="0"/>
      <w:marTop w:val="0"/>
      <w:marBottom w:val="0"/>
      <w:divBdr>
        <w:top w:val="none" w:sz="0" w:space="0" w:color="auto"/>
        <w:left w:val="none" w:sz="0" w:space="0" w:color="auto"/>
        <w:bottom w:val="none" w:sz="0" w:space="0" w:color="auto"/>
        <w:right w:val="none" w:sz="0" w:space="0" w:color="auto"/>
      </w:divBdr>
    </w:div>
    <w:div w:id="759909316">
      <w:marLeft w:val="0"/>
      <w:marRight w:val="0"/>
      <w:marTop w:val="0"/>
      <w:marBottom w:val="0"/>
      <w:divBdr>
        <w:top w:val="none" w:sz="0" w:space="0" w:color="auto"/>
        <w:left w:val="none" w:sz="0" w:space="0" w:color="auto"/>
        <w:bottom w:val="none" w:sz="0" w:space="0" w:color="auto"/>
        <w:right w:val="none" w:sz="0" w:space="0" w:color="auto"/>
      </w:divBdr>
    </w:div>
    <w:div w:id="759909374">
      <w:marLeft w:val="0"/>
      <w:marRight w:val="0"/>
      <w:marTop w:val="0"/>
      <w:marBottom w:val="0"/>
      <w:divBdr>
        <w:top w:val="none" w:sz="0" w:space="0" w:color="auto"/>
        <w:left w:val="none" w:sz="0" w:space="0" w:color="auto"/>
        <w:bottom w:val="none" w:sz="0" w:space="0" w:color="auto"/>
        <w:right w:val="none" w:sz="0" w:space="0" w:color="auto"/>
      </w:divBdr>
    </w:div>
    <w:div w:id="759909746">
      <w:marLeft w:val="0"/>
      <w:marRight w:val="0"/>
      <w:marTop w:val="0"/>
      <w:marBottom w:val="0"/>
      <w:divBdr>
        <w:top w:val="none" w:sz="0" w:space="0" w:color="auto"/>
        <w:left w:val="none" w:sz="0" w:space="0" w:color="auto"/>
        <w:bottom w:val="none" w:sz="0" w:space="0" w:color="auto"/>
        <w:right w:val="none" w:sz="0" w:space="0" w:color="auto"/>
      </w:divBdr>
    </w:div>
    <w:div w:id="760028454">
      <w:marLeft w:val="0"/>
      <w:marRight w:val="0"/>
      <w:marTop w:val="0"/>
      <w:marBottom w:val="0"/>
      <w:divBdr>
        <w:top w:val="none" w:sz="0" w:space="0" w:color="auto"/>
        <w:left w:val="none" w:sz="0" w:space="0" w:color="auto"/>
        <w:bottom w:val="none" w:sz="0" w:space="0" w:color="auto"/>
        <w:right w:val="none" w:sz="0" w:space="0" w:color="auto"/>
      </w:divBdr>
    </w:div>
    <w:div w:id="760103974">
      <w:marLeft w:val="0"/>
      <w:marRight w:val="0"/>
      <w:marTop w:val="0"/>
      <w:marBottom w:val="0"/>
      <w:divBdr>
        <w:top w:val="none" w:sz="0" w:space="0" w:color="auto"/>
        <w:left w:val="none" w:sz="0" w:space="0" w:color="auto"/>
        <w:bottom w:val="none" w:sz="0" w:space="0" w:color="auto"/>
        <w:right w:val="none" w:sz="0" w:space="0" w:color="auto"/>
      </w:divBdr>
    </w:div>
    <w:div w:id="760184127">
      <w:marLeft w:val="0"/>
      <w:marRight w:val="0"/>
      <w:marTop w:val="0"/>
      <w:marBottom w:val="0"/>
      <w:divBdr>
        <w:top w:val="none" w:sz="0" w:space="0" w:color="auto"/>
        <w:left w:val="none" w:sz="0" w:space="0" w:color="auto"/>
        <w:bottom w:val="none" w:sz="0" w:space="0" w:color="auto"/>
        <w:right w:val="none" w:sz="0" w:space="0" w:color="auto"/>
      </w:divBdr>
    </w:div>
    <w:div w:id="760224680">
      <w:marLeft w:val="0"/>
      <w:marRight w:val="0"/>
      <w:marTop w:val="0"/>
      <w:marBottom w:val="0"/>
      <w:divBdr>
        <w:top w:val="none" w:sz="0" w:space="0" w:color="auto"/>
        <w:left w:val="none" w:sz="0" w:space="0" w:color="auto"/>
        <w:bottom w:val="none" w:sz="0" w:space="0" w:color="auto"/>
        <w:right w:val="none" w:sz="0" w:space="0" w:color="auto"/>
      </w:divBdr>
    </w:div>
    <w:div w:id="760293212">
      <w:marLeft w:val="0"/>
      <w:marRight w:val="0"/>
      <w:marTop w:val="0"/>
      <w:marBottom w:val="0"/>
      <w:divBdr>
        <w:top w:val="none" w:sz="0" w:space="0" w:color="auto"/>
        <w:left w:val="none" w:sz="0" w:space="0" w:color="auto"/>
        <w:bottom w:val="none" w:sz="0" w:space="0" w:color="auto"/>
        <w:right w:val="none" w:sz="0" w:space="0" w:color="auto"/>
      </w:divBdr>
    </w:div>
    <w:div w:id="760294973">
      <w:bodyDiv w:val="1"/>
      <w:marLeft w:val="0"/>
      <w:marRight w:val="0"/>
      <w:marTop w:val="0"/>
      <w:marBottom w:val="0"/>
      <w:divBdr>
        <w:top w:val="none" w:sz="0" w:space="0" w:color="auto"/>
        <w:left w:val="none" w:sz="0" w:space="0" w:color="auto"/>
        <w:bottom w:val="none" w:sz="0" w:space="0" w:color="auto"/>
        <w:right w:val="none" w:sz="0" w:space="0" w:color="auto"/>
      </w:divBdr>
    </w:div>
    <w:div w:id="760301276">
      <w:marLeft w:val="0"/>
      <w:marRight w:val="0"/>
      <w:marTop w:val="0"/>
      <w:marBottom w:val="0"/>
      <w:divBdr>
        <w:top w:val="none" w:sz="0" w:space="0" w:color="auto"/>
        <w:left w:val="none" w:sz="0" w:space="0" w:color="auto"/>
        <w:bottom w:val="none" w:sz="0" w:space="0" w:color="auto"/>
        <w:right w:val="none" w:sz="0" w:space="0" w:color="auto"/>
      </w:divBdr>
    </w:div>
    <w:div w:id="760302300">
      <w:marLeft w:val="0"/>
      <w:marRight w:val="0"/>
      <w:marTop w:val="0"/>
      <w:marBottom w:val="0"/>
      <w:divBdr>
        <w:top w:val="none" w:sz="0" w:space="0" w:color="auto"/>
        <w:left w:val="none" w:sz="0" w:space="0" w:color="auto"/>
        <w:bottom w:val="none" w:sz="0" w:space="0" w:color="auto"/>
        <w:right w:val="none" w:sz="0" w:space="0" w:color="auto"/>
      </w:divBdr>
    </w:div>
    <w:div w:id="760370293">
      <w:marLeft w:val="0"/>
      <w:marRight w:val="0"/>
      <w:marTop w:val="0"/>
      <w:marBottom w:val="0"/>
      <w:divBdr>
        <w:top w:val="none" w:sz="0" w:space="0" w:color="auto"/>
        <w:left w:val="none" w:sz="0" w:space="0" w:color="auto"/>
        <w:bottom w:val="none" w:sz="0" w:space="0" w:color="auto"/>
        <w:right w:val="none" w:sz="0" w:space="0" w:color="auto"/>
      </w:divBdr>
    </w:div>
    <w:div w:id="760370586">
      <w:marLeft w:val="0"/>
      <w:marRight w:val="0"/>
      <w:marTop w:val="0"/>
      <w:marBottom w:val="0"/>
      <w:divBdr>
        <w:top w:val="none" w:sz="0" w:space="0" w:color="auto"/>
        <w:left w:val="none" w:sz="0" w:space="0" w:color="auto"/>
        <w:bottom w:val="none" w:sz="0" w:space="0" w:color="auto"/>
        <w:right w:val="none" w:sz="0" w:space="0" w:color="auto"/>
      </w:divBdr>
    </w:div>
    <w:div w:id="760444092">
      <w:marLeft w:val="0"/>
      <w:marRight w:val="0"/>
      <w:marTop w:val="0"/>
      <w:marBottom w:val="0"/>
      <w:divBdr>
        <w:top w:val="none" w:sz="0" w:space="0" w:color="auto"/>
        <w:left w:val="none" w:sz="0" w:space="0" w:color="auto"/>
        <w:bottom w:val="none" w:sz="0" w:space="0" w:color="auto"/>
        <w:right w:val="none" w:sz="0" w:space="0" w:color="auto"/>
      </w:divBdr>
    </w:div>
    <w:div w:id="760685138">
      <w:marLeft w:val="0"/>
      <w:marRight w:val="0"/>
      <w:marTop w:val="0"/>
      <w:marBottom w:val="0"/>
      <w:divBdr>
        <w:top w:val="none" w:sz="0" w:space="0" w:color="auto"/>
        <w:left w:val="none" w:sz="0" w:space="0" w:color="auto"/>
        <w:bottom w:val="none" w:sz="0" w:space="0" w:color="auto"/>
        <w:right w:val="none" w:sz="0" w:space="0" w:color="auto"/>
      </w:divBdr>
    </w:div>
    <w:div w:id="760764177">
      <w:marLeft w:val="0"/>
      <w:marRight w:val="0"/>
      <w:marTop w:val="0"/>
      <w:marBottom w:val="0"/>
      <w:divBdr>
        <w:top w:val="none" w:sz="0" w:space="0" w:color="auto"/>
        <w:left w:val="none" w:sz="0" w:space="0" w:color="auto"/>
        <w:bottom w:val="none" w:sz="0" w:space="0" w:color="auto"/>
        <w:right w:val="none" w:sz="0" w:space="0" w:color="auto"/>
      </w:divBdr>
    </w:div>
    <w:div w:id="760873611">
      <w:marLeft w:val="0"/>
      <w:marRight w:val="0"/>
      <w:marTop w:val="0"/>
      <w:marBottom w:val="0"/>
      <w:divBdr>
        <w:top w:val="none" w:sz="0" w:space="0" w:color="auto"/>
        <w:left w:val="none" w:sz="0" w:space="0" w:color="auto"/>
        <w:bottom w:val="none" w:sz="0" w:space="0" w:color="auto"/>
        <w:right w:val="none" w:sz="0" w:space="0" w:color="auto"/>
      </w:divBdr>
    </w:div>
    <w:div w:id="760875526">
      <w:marLeft w:val="0"/>
      <w:marRight w:val="0"/>
      <w:marTop w:val="0"/>
      <w:marBottom w:val="0"/>
      <w:divBdr>
        <w:top w:val="none" w:sz="0" w:space="0" w:color="auto"/>
        <w:left w:val="none" w:sz="0" w:space="0" w:color="auto"/>
        <w:bottom w:val="none" w:sz="0" w:space="0" w:color="auto"/>
        <w:right w:val="none" w:sz="0" w:space="0" w:color="auto"/>
      </w:divBdr>
    </w:div>
    <w:div w:id="760879573">
      <w:marLeft w:val="0"/>
      <w:marRight w:val="0"/>
      <w:marTop w:val="0"/>
      <w:marBottom w:val="0"/>
      <w:divBdr>
        <w:top w:val="none" w:sz="0" w:space="0" w:color="auto"/>
        <w:left w:val="none" w:sz="0" w:space="0" w:color="auto"/>
        <w:bottom w:val="none" w:sz="0" w:space="0" w:color="auto"/>
        <w:right w:val="none" w:sz="0" w:space="0" w:color="auto"/>
      </w:divBdr>
    </w:div>
    <w:div w:id="760881613">
      <w:marLeft w:val="0"/>
      <w:marRight w:val="0"/>
      <w:marTop w:val="0"/>
      <w:marBottom w:val="0"/>
      <w:divBdr>
        <w:top w:val="none" w:sz="0" w:space="0" w:color="auto"/>
        <w:left w:val="none" w:sz="0" w:space="0" w:color="auto"/>
        <w:bottom w:val="none" w:sz="0" w:space="0" w:color="auto"/>
        <w:right w:val="none" w:sz="0" w:space="0" w:color="auto"/>
      </w:divBdr>
    </w:div>
    <w:div w:id="760953137">
      <w:marLeft w:val="0"/>
      <w:marRight w:val="0"/>
      <w:marTop w:val="0"/>
      <w:marBottom w:val="0"/>
      <w:divBdr>
        <w:top w:val="none" w:sz="0" w:space="0" w:color="auto"/>
        <w:left w:val="none" w:sz="0" w:space="0" w:color="auto"/>
        <w:bottom w:val="none" w:sz="0" w:space="0" w:color="auto"/>
        <w:right w:val="none" w:sz="0" w:space="0" w:color="auto"/>
      </w:divBdr>
    </w:div>
    <w:div w:id="761025505">
      <w:bodyDiv w:val="1"/>
      <w:marLeft w:val="0"/>
      <w:marRight w:val="0"/>
      <w:marTop w:val="0"/>
      <w:marBottom w:val="0"/>
      <w:divBdr>
        <w:top w:val="none" w:sz="0" w:space="0" w:color="auto"/>
        <w:left w:val="none" w:sz="0" w:space="0" w:color="auto"/>
        <w:bottom w:val="none" w:sz="0" w:space="0" w:color="auto"/>
        <w:right w:val="none" w:sz="0" w:space="0" w:color="auto"/>
      </w:divBdr>
    </w:div>
    <w:div w:id="761148978">
      <w:marLeft w:val="0"/>
      <w:marRight w:val="0"/>
      <w:marTop w:val="0"/>
      <w:marBottom w:val="0"/>
      <w:divBdr>
        <w:top w:val="none" w:sz="0" w:space="0" w:color="auto"/>
        <w:left w:val="none" w:sz="0" w:space="0" w:color="auto"/>
        <w:bottom w:val="none" w:sz="0" w:space="0" w:color="auto"/>
        <w:right w:val="none" w:sz="0" w:space="0" w:color="auto"/>
      </w:divBdr>
    </w:div>
    <w:div w:id="761298149">
      <w:marLeft w:val="0"/>
      <w:marRight w:val="0"/>
      <w:marTop w:val="0"/>
      <w:marBottom w:val="0"/>
      <w:divBdr>
        <w:top w:val="none" w:sz="0" w:space="0" w:color="auto"/>
        <w:left w:val="none" w:sz="0" w:space="0" w:color="auto"/>
        <w:bottom w:val="none" w:sz="0" w:space="0" w:color="auto"/>
        <w:right w:val="none" w:sz="0" w:space="0" w:color="auto"/>
      </w:divBdr>
    </w:div>
    <w:div w:id="761417441">
      <w:marLeft w:val="0"/>
      <w:marRight w:val="0"/>
      <w:marTop w:val="0"/>
      <w:marBottom w:val="0"/>
      <w:divBdr>
        <w:top w:val="none" w:sz="0" w:space="0" w:color="auto"/>
        <w:left w:val="none" w:sz="0" w:space="0" w:color="auto"/>
        <w:bottom w:val="none" w:sz="0" w:space="0" w:color="auto"/>
        <w:right w:val="none" w:sz="0" w:space="0" w:color="auto"/>
      </w:divBdr>
    </w:div>
    <w:div w:id="761678738">
      <w:marLeft w:val="0"/>
      <w:marRight w:val="0"/>
      <w:marTop w:val="0"/>
      <w:marBottom w:val="0"/>
      <w:divBdr>
        <w:top w:val="none" w:sz="0" w:space="0" w:color="auto"/>
        <w:left w:val="none" w:sz="0" w:space="0" w:color="auto"/>
        <w:bottom w:val="none" w:sz="0" w:space="0" w:color="auto"/>
        <w:right w:val="none" w:sz="0" w:space="0" w:color="auto"/>
      </w:divBdr>
    </w:div>
    <w:div w:id="761757463">
      <w:marLeft w:val="0"/>
      <w:marRight w:val="0"/>
      <w:marTop w:val="0"/>
      <w:marBottom w:val="0"/>
      <w:divBdr>
        <w:top w:val="none" w:sz="0" w:space="0" w:color="auto"/>
        <w:left w:val="none" w:sz="0" w:space="0" w:color="auto"/>
        <w:bottom w:val="none" w:sz="0" w:space="0" w:color="auto"/>
        <w:right w:val="none" w:sz="0" w:space="0" w:color="auto"/>
      </w:divBdr>
    </w:div>
    <w:div w:id="761802461">
      <w:marLeft w:val="0"/>
      <w:marRight w:val="0"/>
      <w:marTop w:val="0"/>
      <w:marBottom w:val="0"/>
      <w:divBdr>
        <w:top w:val="none" w:sz="0" w:space="0" w:color="auto"/>
        <w:left w:val="none" w:sz="0" w:space="0" w:color="auto"/>
        <w:bottom w:val="none" w:sz="0" w:space="0" w:color="auto"/>
        <w:right w:val="none" w:sz="0" w:space="0" w:color="auto"/>
      </w:divBdr>
    </w:div>
    <w:div w:id="761876341">
      <w:marLeft w:val="0"/>
      <w:marRight w:val="0"/>
      <w:marTop w:val="0"/>
      <w:marBottom w:val="0"/>
      <w:divBdr>
        <w:top w:val="none" w:sz="0" w:space="0" w:color="auto"/>
        <w:left w:val="none" w:sz="0" w:space="0" w:color="auto"/>
        <w:bottom w:val="none" w:sz="0" w:space="0" w:color="auto"/>
        <w:right w:val="none" w:sz="0" w:space="0" w:color="auto"/>
      </w:divBdr>
    </w:div>
    <w:div w:id="761924216">
      <w:marLeft w:val="0"/>
      <w:marRight w:val="0"/>
      <w:marTop w:val="0"/>
      <w:marBottom w:val="0"/>
      <w:divBdr>
        <w:top w:val="none" w:sz="0" w:space="0" w:color="auto"/>
        <w:left w:val="none" w:sz="0" w:space="0" w:color="auto"/>
        <w:bottom w:val="none" w:sz="0" w:space="0" w:color="auto"/>
        <w:right w:val="none" w:sz="0" w:space="0" w:color="auto"/>
      </w:divBdr>
    </w:div>
    <w:div w:id="761994606">
      <w:bodyDiv w:val="1"/>
      <w:marLeft w:val="0"/>
      <w:marRight w:val="0"/>
      <w:marTop w:val="0"/>
      <w:marBottom w:val="0"/>
      <w:divBdr>
        <w:top w:val="none" w:sz="0" w:space="0" w:color="auto"/>
        <w:left w:val="none" w:sz="0" w:space="0" w:color="auto"/>
        <w:bottom w:val="none" w:sz="0" w:space="0" w:color="auto"/>
        <w:right w:val="none" w:sz="0" w:space="0" w:color="auto"/>
      </w:divBdr>
    </w:div>
    <w:div w:id="761994929">
      <w:marLeft w:val="0"/>
      <w:marRight w:val="0"/>
      <w:marTop w:val="0"/>
      <w:marBottom w:val="0"/>
      <w:divBdr>
        <w:top w:val="none" w:sz="0" w:space="0" w:color="auto"/>
        <w:left w:val="none" w:sz="0" w:space="0" w:color="auto"/>
        <w:bottom w:val="none" w:sz="0" w:space="0" w:color="auto"/>
        <w:right w:val="none" w:sz="0" w:space="0" w:color="auto"/>
      </w:divBdr>
    </w:div>
    <w:div w:id="761995956">
      <w:marLeft w:val="0"/>
      <w:marRight w:val="0"/>
      <w:marTop w:val="0"/>
      <w:marBottom w:val="0"/>
      <w:divBdr>
        <w:top w:val="none" w:sz="0" w:space="0" w:color="auto"/>
        <w:left w:val="none" w:sz="0" w:space="0" w:color="auto"/>
        <w:bottom w:val="none" w:sz="0" w:space="0" w:color="auto"/>
        <w:right w:val="none" w:sz="0" w:space="0" w:color="auto"/>
      </w:divBdr>
    </w:div>
    <w:div w:id="762071126">
      <w:marLeft w:val="0"/>
      <w:marRight w:val="0"/>
      <w:marTop w:val="0"/>
      <w:marBottom w:val="0"/>
      <w:divBdr>
        <w:top w:val="none" w:sz="0" w:space="0" w:color="auto"/>
        <w:left w:val="none" w:sz="0" w:space="0" w:color="auto"/>
        <w:bottom w:val="none" w:sz="0" w:space="0" w:color="auto"/>
        <w:right w:val="none" w:sz="0" w:space="0" w:color="auto"/>
      </w:divBdr>
    </w:div>
    <w:div w:id="762072976">
      <w:marLeft w:val="0"/>
      <w:marRight w:val="0"/>
      <w:marTop w:val="0"/>
      <w:marBottom w:val="0"/>
      <w:divBdr>
        <w:top w:val="none" w:sz="0" w:space="0" w:color="auto"/>
        <w:left w:val="none" w:sz="0" w:space="0" w:color="auto"/>
        <w:bottom w:val="none" w:sz="0" w:space="0" w:color="auto"/>
        <w:right w:val="none" w:sz="0" w:space="0" w:color="auto"/>
      </w:divBdr>
    </w:div>
    <w:div w:id="762147470">
      <w:marLeft w:val="0"/>
      <w:marRight w:val="0"/>
      <w:marTop w:val="0"/>
      <w:marBottom w:val="0"/>
      <w:divBdr>
        <w:top w:val="none" w:sz="0" w:space="0" w:color="auto"/>
        <w:left w:val="none" w:sz="0" w:space="0" w:color="auto"/>
        <w:bottom w:val="none" w:sz="0" w:space="0" w:color="auto"/>
        <w:right w:val="none" w:sz="0" w:space="0" w:color="auto"/>
      </w:divBdr>
    </w:div>
    <w:div w:id="762184187">
      <w:marLeft w:val="0"/>
      <w:marRight w:val="0"/>
      <w:marTop w:val="0"/>
      <w:marBottom w:val="0"/>
      <w:divBdr>
        <w:top w:val="none" w:sz="0" w:space="0" w:color="auto"/>
        <w:left w:val="none" w:sz="0" w:space="0" w:color="auto"/>
        <w:bottom w:val="none" w:sz="0" w:space="0" w:color="auto"/>
        <w:right w:val="none" w:sz="0" w:space="0" w:color="auto"/>
      </w:divBdr>
    </w:div>
    <w:div w:id="762265610">
      <w:marLeft w:val="0"/>
      <w:marRight w:val="0"/>
      <w:marTop w:val="0"/>
      <w:marBottom w:val="0"/>
      <w:divBdr>
        <w:top w:val="none" w:sz="0" w:space="0" w:color="auto"/>
        <w:left w:val="none" w:sz="0" w:space="0" w:color="auto"/>
        <w:bottom w:val="none" w:sz="0" w:space="0" w:color="auto"/>
        <w:right w:val="none" w:sz="0" w:space="0" w:color="auto"/>
      </w:divBdr>
    </w:div>
    <w:div w:id="762336652">
      <w:marLeft w:val="0"/>
      <w:marRight w:val="0"/>
      <w:marTop w:val="0"/>
      <w:marBottom w:val="0"/>
      <w:divBdr>
        <w:top w:val="none" w:sz="0" w:space="0" w:color="auto"/>
        <w:left w:val="none" w:sz="0" w:space="0" w:color="auto"/>
        <w:bottom w:val="none" w:sz="0" w:space="0" w:color="auto"/>
        <w:right w:val="none" w:sz="0" w:space="0" w:color="auto"/>
      </w:divBdr>
    </w:div>
    <w:div w:id="762452056">
      <w:marLeft w:val="0"/>
      <w:marRight w:val="0"/>
      <w:marTop w:val="0"/>
      <w:marBottom w:val="0"/>
      <w:divBdr>
        <w:top w:val="none" w:sz="0" w:space="0" w:color="auto"/>
        <w:left w:val="none" w:sz="0" w:space="0" w:color="auto"/>
        <w:bottom w:val="none" w:sz="0" w:space="0" w:color="auto"/>
        <w:right w:val="none" w:sz="0" w:space="0" w:color="auto"/>
      </w:divBdr>
    </w:div>
    <w:div w:id="762453912">
      <w:marLeft w:val="0"/>
      <w:marRight w:val="0"/>
      <w:marTop w:val="0"/>
      <w:marBottom w:val="0"/>
      <w:divBdr>
        <w:top w:val="none" w:sz="0" w:space="0" w:color="auto"/>
        <w:left w:val="none" w:sz="0" w:space="0" w:color="auto"/>
        <w:bottom w:val="none" w:sz="0" w:space="0" w:color="auto"/>
        <w:right w:val="none" w:sz="0" w:space="0" w:color="auto"/>
      </w:divBdr>
    </w:div>
    <w:div w:id="762454269">
      <w:marLeft w:val="0"/>
      <w:marRight w:val="0"/>
      <w:marTop w:val="0"/>
      <w:marBottom w:val="0"/>
      <w:divBdr>
        <w:top w:val="none" w:sz="0" w:space="0" w:color="auto"/>
        <w:left w:val="none" w:sz="0" w:space="0" w:color="auto"/>
        <w:bottom w:val="none" w:sz="0" w:space="0" w:color="auto"/>
        <w:right w:val="none" w:sz="0" w:space="0" w:color="auto"/>
      </w:divBdr>
    </w:div>
    <w:div w:id="762459125">
      <w:marLeft w:val="480"/>
      <w:marRight w:val="0"/>
      <w:marTop w:val="0"/>
      <w:marBottom w:val="0"/>
      <w:divBdr>
        <w:top w:val="none" w:sz="0" w:space="0" w:color="auto"/>
        <w:left w:val="none" w:sz="0" w:space="0" w:color="auto"/>
        <w:bottom w:val="none" w:sz="0" w:space="0" w:color="auto"/>
        <w:right w:val="none" w:sz="0" w:space="0" w:color="auto"/>
      </w:divBdr>
    </w:div>
    <w:div w:id="762577321">
      <w:marLeft w:val="0"/>
      <w:marRight w:val="0"/>
      <w:marTop w:val="0"/>
      <w:marBottom w:val="0"/>
      <w:divBdr>
        <w:top w:val="none" w:sz="0" w:space="0" w:color="auto"/>
        <w:left w:val="none" w:sz="0" w:space="0" w:color="auto"/>
        <w:bottom w:val="none" w:sz="0" w:space="0" w:color="auto"/>
        <w:right w:val="none" w:sz="0" w:space="0" w:color="auto"/>
      </w:divBdr>
    </w:div>
    <w:div w:id="762654459">
      <w:marLeft w:val="0"/>
      <w:marRight w:val="0"/>
      <w:marTop w:val="0"/>
      <w:marBottom w:val="0"/>
      <w:divBdr>
        <w:top w:val="none" w:sz="0" w:space="0" w:color="auto"/>
        <w:left w:val="none" w:sz="0" w:space="0" w:color="auto"/>
        <w:bottom w:val="none" w:sz="0" w:space="0" w:color="auto"/>
        <w:right w:val="none" w:sz="0" w:space="0" w:color="auto"/>
      </w:divBdr>
    </w:div>
    <w:div w:id="762796002">
      <w:marLeft w:val="0"/>
      <w:marRight w:val="0"/>
      <w:marTop w:val="0"/>
      <w:marBottom w:val="0"/>
      <w:divBdr>
        <w:top w:val="none" w:sz="0" w:space="0" w:color="auto"/>
        <w:left w:val="none" w:sz="0" w:space="0" w:color="auto"/>
        <w:bottom w:val="none" w:sz="0" w:space="0" w:color="auto"/>
        <w:right w:val="none" w:sz="0" w:space="0" w:color="auto"/>
      </w:divBdr>
    </w:div>
    <w:div w:id="762994134">
      <w:marLeft w:val="0"/>
      <w:marRight w:val="0"/>
      <w:marTop w:val="0"/>
      <w:marBottom w:val="0"/>
      <w:divBdr>
        <w:top w:val="none" w:sz="0" w:space="0" w:color="auto"/>
        <w:left w:val="none" w:sz="0" w:space="0" w:color="auto"/>
        <w:bottom w:val="none" w:sz="0" w:space="0" w:color="auto"/>
        <w:right w:val="none" w:sz="0" w:space="0" w:color="auto"/>
      </w:divBdr>
    </w:div>
    <w:div w:id="762995208">
      <w:marLeft w:val="0"/>
      <w:marRight w:val="0"/>
      <w:marTop w:val="0"/>
      <w:marBottom w:val="0"/>
      <w:divBdr>
        <w:top w:val="none" w:sz="0" w:space="0" w:color="auto"/>
        <w:left w:val="none" w:sz="0" w:space="0" w:color="auto"/>
        <w:bottom w:val="none" w:sz="0" w:space="0" w:color="auto"/>
        <w:right w:val="none" w:sz="0" w:space="0" w:color="auto"/>
      </w:divBdr>
    </w:div>
    <w:div w:id="763039519">
      <w:marLeft w:val="0"/>
      <w:marRight w:val="0"/>
      <w:marTop w:val="0"/>
      <w:marBottom w:val="0"/>
      <w:divBdr>
        <w:top w:val="none" w:sz="0" w:space="0" w:color="auto"/>
        <w:left w:val="none" w:sz="0" w:space="0" w:color="auto"/>
        <w:bottom w:val="none" w:sz="0" w:space="0" w:color="auto"/>
        <w:right w:val="none" w:sz="0" w:space="0" w:color="auto"/>
      </w:divBdr>
    </w:div>
    <w:div w:id="763233833">
      <w:marLeft w:val="0"/>
      <w:marRight w:val="0"/>
      <w:marTop w:val="0"/>
      <w:marBottom w:val="0"/>
      <w:divBdr>
        <w:top w:val="none" w:sz="0" w:space="0" w:color="auto"/>
        <w:left w:val="none" w:sz="0" w:space="0" w:color="auto"/>
        <w:bottom w:val="none" w:sz="0" w:space="0" w:color="auto"/>
        <w:right w:val="none" w:sz="0" w:space="0" w:color="auto"/>
      </w:divBdr>
    </w:div>
    <w:div w:id="763648070">
      <w:marLeft w:val="0"/>
      <w:marRight w:val="0"/>
      <w:marTop w:val="0"/>
      <w:marBottom w:val="0"/>
      <w:divBdr>
        <w:top w:val="none" w:sz="0" w:space="0" w:color="auto"/>
        <w:left w:val="none" w:sz="0" w:space="0" w:color="auto"/>
        <w:bottom w:val="none" w:sz="0" w:space="0" w:color="auto"/>
        <w:right w:val="none" w:sz="0" w:space="0" w:color="auto"/>
      </w:divBdr>
    </w:div>
    <w:div w:id="763696262">
      <w:marLeft w:val="0"/>
      <w:marRight w:val="0"/>
      <w:marTop w:val="0"/>
      <w:marBottom w:val="0"/>
      <w:divBdr>
        <w:top w:val="none" w:sz="0" w:space="0" w:color="auto"/>
        <w:left w:val="none" w:sz="0" w:space="0" w:color="auto"/>
        <w:bottom w:val="none" w:sz="0" w:space="0" w:color="auto"/>
        <w:right w:val="none" w:sz="0" w:space="0" w:color="auto"/>
      </w:divBdr>
    </w:div>
    <w:div w:id="763766252">
      <w:marLeft w:val="0"/>
      <w:marRight w:val="0"/>
      <w:marTop w:val="0"/>
      <w:marBottom w:val="0"/>
      <w:divBdr>
        <w:top w:val="none" w:sz="0" w:space="0" w:color="auto"/>
        <w:left w:val="none" w:sz="0" w:space="0" w:color="auto"/>
        <w:bottom w:val="none" w:sz="0" w:space="0" w:color="auto"/>
        <w:right w:val="none" w:sz="0" w:space="0" w:color="auto"/>
      </w:divBdr>
    </w:div>
    <w:div w:id="763840595">
      <w:marLeft w:val="0"/>
      <w:marRight w:val="0"/>
      <w:marTop w:val="0"/>
      <w:marBottom w:val="0"/>
      <w:divBdr>
        <w:top w:val="none" w:sz="0" w:space="0" w:color="auto"/>
        <w:left w:val="none" w:sz="0" w:space="0" w:color="auto"/>
        <w:bottom w:val="none" w:sz="0" w:space="0" w:color="auto"/>
        <w:right w:val="none" w:sz="0" w:space="0" w:color="auto"/>
      </w:divBdr>
    </w:div>
    <w:div w:id="764031496">
      <w:marLeft w:val="0"/>
      <w:marRight w:val="0"/>
      <w:marTop w:val="0"/>
      <w:marBottom w:val="0"/>
      <w:divBdr>
        <w:top w:val="none" w:sz="0" w:space="0" w:color="auto"/>
        <w:left w:val="none" w:sz="0" w:space="0" w:color="auto"/>
        <w:bottom w:val="none" w:sz="0" w:space="0" w:color="auto"/>
        <w:right w:val="none" w:sz="0" w:space="0" w:color="auto"/>
      </w:divBdr>
    </w:div>
    <w:div w:id="764033306">
      <w:marLeft w:val="0"/>
      <w:marRight w:val="0"/>
      <w:marTop w:val="0"/>
      <w:marBottom w:val="0"/>
      <w:divBdr>
        <w:top w:val="none" w:sz="0" w:space="0" w:color="auto"/>
        <w:left w:val="none" w:sz="0" w:space="0" w:color="auto"/>
        <w:bottom w:val="none" w:sz="0" w:space="0" w:color="auto"/>
        <w:right w:val="none" w:sz="0" w:space="0" w:color="auto"/>
      </w:divBdr>
    </w:div>
    <w:div w:id="764113847">
      <w:bodyDiv w:val="1"/>
      <w:marLeft w:val="0"/>
      <w:marRight w:val="0"/>
      <w:marTop w:val="0"/>
      <w:marBottom w:val="0"/>
      <w:divBdr>
        <w:top w:val="none" w:sz="0" w:space="0" w:color="auto"/>
        <w:left w:val="none" w:sz="0" w:space="0" w:color="auto"/>
        <w:bottom w:val="none" w:sz="0" w:space="0" w:color="auto"/>
        <w:right w:val="none" w:sz="0" w:space="0" w:color="auto"/>
      </w:divBdr>
    </w:div>
    <w:div w:id="764224432">
      <w:marLeft w:val="0"/>
      <w:marRight w:val="0"/>
      <w:marTop w:val="0"/>
      <w:marBottom w:val="0"/>
      <w:divBdr>
        <w:top w:val="none" w:sz="0" w:space="0" w:color="auto"/>
        <w:left w:val="none" w:sz="0" w:space="0" w:color="auto"/>
        <w:bottom w:val="none" w:sz="0" w:space="0" w:color="auto"/>
        <w:right w:val="none" w:sz="0" w:space="0" w:color="auto"/>
      </w:divBdr>
    </w:div>
    <w:div w:id="764300512">
      <w:marLeft w:val="0"/>
      <w:marRight w:val="0"/>
      <w:marTop w:val="0"/>
      <w:marBottom w:val="0"/>
      <w:divBdr>
        <w:top w:val="none" w:sz="0" w:space="0" w:color="auto"/>
        <w:left w:val="none" w:sz="0" w:space="0" w:color="auto"/>
        <w:bottom w:val="none" w:sz="0" w:space="0" w:color="auto"/>
        <w:right w:val="none" w:sz="0" w:space="0" w:color="auto"/>
      </w:divBdr>
    </w:div>
    <w:div w:id="764419223">
      <w:marLeft w:val="0"/>
      <w:marRight w:val="0"/>
      <w:marTop w:val="0"/>
      <w:marBottom w:val="0"/>
      <w:divBdr>
        <w:top w:val="none" w:sz="0" w:space="0" w:color="auto"/>
        <w:left w:val="none" w:sz="0" w:space="0" w:color="auto"/>
        <w:bottom w:val="none" w:sz="0" w:space="0" w:color="auto"/>
        <w:right w:val="none" w:sz="0" w:space="0" w:color="auto"/>
      </w:divBdr>
    </w:div>
    <w:div w:id="764499431">
      <w:marLeft w:val="0"/>
      <w:marRight w:val="0"/>
      <w:marTop w:val="0"/>
      <w:marBottom w:val="0"/>
      <w:divBdr>
        <w:top w:val="none" w:sz="0" w:space="0" w:color="auto"/>
        <w:left w:val="none" w:sz="0" w:space="0" w:color="auto"/>
        <w:bottom w:val="none" w:sz="0" w:space="0" w:color="auto"/>
        <w:right w:val="none" w:sz="0" w:space="0" w:color="auto"/>
      </w:divBdr>
    </w:div>
    <w:div w:id="764499704">
      <w:marLeft w:val="0"/>
      <w:marRight w:val="0"/>
      <w:marTop w:val="0"/>
      <w:marBottom w:val="0"/>
      <w:divBdr>
        <w:top w:val="none" w:sz="0" w:space="0" w:color="auto"/>
        <w:left w:val="none" w:sz="0" w:space="0" w:color="auto"/>
        <w:bottom w:val="none" w:sz="0" w:space="0" w:color="auto"/>
        <w:right w:val="none" w:sz="0" w:space="0" w:color="auto"/>
      </w:divBdr>
    </w:div>
    <w:div w:id="764575555">
      <w:marLeft w:val="0"/>
      <w:marRight w:val="0"/>
      <w:marTop w:val="0"/>
      <w:marBottom w:val="0"/>
      <w:divBdr>
        <w:top w:val="none" w:sz="0" w:space="0" w:color="auto"/>
        <w:left w:val="none" w:sz="0" w:space="0" w:color="auto"/>
        <w:bottom w:val="none" w:sz="0" w:space="0" w:color="auto"/>
        <w:right w:val="none" w:sz="0" w:space="0" w:color="auto"/>
      </w:divBdr>
    </w:div>
    <w:div w:id="764619259">
      <w:marLeft w:val="0"/>
      <w:marRight w:val="0"/>
      <w:marTop w:val="0"/>
      <w:marBottom w:val="0"/>
      <w:divBdr>
        <w:top w:val="none" w:sz="0" w:space="0" w:color="auto"/>
        <w:left w:val="none" w:sz="0" w:space="0" w:color="auto"/>
        <w:bottom w:val="none" w:sz="0" w:space="0" w:color="auto"/>
        <w:right w:val="none" w:sz="0" w:space="0" w:color="auto"/>
      </w:divBdr>
    </w:div>
    <w:div w:id="764693876">
      <w:marLeft w:val="0"/>
      <w:marRight w:val="0"/>
      <w:marTop w:val="0"/>
      <w:marBottom w:val="0"/>
      <w:divBdr>
        <w:top w:val="none" w:sz="0" w:space="0" w:color="auto"/>
        <w:left w:val="none" w:sz="0" w:space="0" w:color="auto"/>
        <w:bottom w:val="none" w:sz="0" w:space="0" w:color="auto"/>
        <w:right w:val="none" w:sz="0" w:space="0" w:color="auto"/>
      </w:divBdr>
    </w:div>
    <w:div w:id="764880590">
      <w:marLeft w:val="0"/>
      <w:marRight w:val="0"/>
      <w:marTop w:val="0"/>
      <w:marBottom w:val="0"/>
      <w:divBdr>
        <w:top w:val="none" w:sz="0" w:space="0" w:color="auto"/>
        <w:left w:val="none" w:sz="0" w:space="0" w:color="auto"/>
        <w:bottom w:val="none" w:sz="0" w:space="0" w:color="auto"/>
        <w:right w:val="none" w:sz="0" w:space="0" w:color="auto"/>
      </w:divBdr>
    </w:div>
    <w:div w:id="764886310">
      <w:marLeft w:val="0"/>
      <w:marRight w:val="0"/>
      <w:marTop w:val="0"/>
      <w:marBottom w:val="0"/>
      <w:divBdr>
        <w:top w:val="none" w:sz="0" w:space="0" w:color="auto"/>
        <w:left w:val="none" w:sz="0" w:space="0" w:color="auto"/>
        <w:bottom w:val="none" w:sz="0" w:space="0" w:color="auto"/>
        <w:right w:val="none" w:sz="0" w:space="0" w:color="auto"/>
      </w:divBdr>
    </w:div>
    <w:div w:id="764886473">
      <w:marLeft w:val="0"/>
      <w:marRight w:val="0"/>
      <w:marTop w:val="0"/>
      <w:marBottom w:val="0"/>
      <w:divBdr>
        <w:top w:val="none" w:sz="0" w:space="0" w:color="auto"/>
        <w:left w:val="none" w:sz="0" w:space="0" w:color="auto"/>
        <w:bottom w:val="none" w:sz="0" w:space="0" w:color="auto"/>
        <w:right w:val="none" w:sz="0" w:space="0" w:color="auto"/>
      </w:divBdr>
    </w:div>
    <w:div w:id="764956884">
      <w:bodyDiv w:val="1"/>
      <w:marLeft w:val="0"/>
      <w:marRight w:val="0"/>
      <w:marTop w:val="0"/>
      <w:marBottom w:val="0"/>
      <w:divBdr>
        <w:top w:val="none" w:sz="0" w:space="0" w:color="auto"/>
        <w:left w:val="none" w:sz="0" w:space="0" w:color="auto"/>
        <w:bottom w:val="none" w:sz="0" w:space="0" w:color="auto"/>
        <w:right w:val="none" w:sz="0" w:space="0" w:color="auto"/>
      </w:divBdr>
      <w:divsChild>
        <w:div w:id="406847853">
          <w:marLeft w:val="0"/>
          <w:marRight w:val="0"/>
          <w:marTop w:val="0"/>
          <w:marBottom w:val="0"/>
          <w:divBdr>
            <w:top w:val="none" w:sz="0" w:space="0" w:color="auto"/>
            <w:left w:val="none" w:sz="0" w:space="0" w:color="auto"/>
            <w:bottom w:val="none" w:sz="0" w:space="0" w:color="auto"/>
            <w:right w:val="none" w:sz="0" w:space="0" w:color="auto"/>
          </w:divBdr>
        </w:div>
        <w:div w:id="2056271620">
          <w:marLeft w:val="0"/>
          <w:marRight w:val="0"/>
          <w:marTop w:val="0"/>
          <w:marBottom w:val="0"/>
          <w:divBdr>
            <w:top w:val="none" w:sz="0" w:space="0" w:color="auto"/>
            <w:left w:val="none" w:sz="0" w:space="0" w:color="auto"/>
            <w:bottom w:val="none" w:sz="0" w:space="0" w:color="auto"/>
            <w:right w:val="none" w:sz="0" w:space="0" w:color="auto"/>
          </w:divBdr>
        </w:div>
        <w:div w:id="603539352">
          <w:marLeft w:val="0"/>
          <w:marRight w:val="0"/>
          <w:marTop w:val="0"/>
          <w:marBottom w:val="0"/>
          <w:divBdr>
            <w:top w:val="none" w:sz="0" w:space="0" w:color="auto"/>
            <w:left w:val="none" w:sz="0" w:space="0" w:color="auto"/>
            <w:bottom w:val="none" w:sz="0" w:space="0" w:color="auto"/>
            <w:right w:val="none" w:sz="0" w:space="0" w:color="auto"/>
          </w:divBdr>
        </w:div>
        <w:div w:id="2139882273">
          <w:marLeft w:val="0"/>
          <w:marRight w:val="0"/>
          <w:marTop w:val="0"/>
          <w:marBottom w:val="0"/>
          <w:divBdr>
            <w:top w:val="none" w:sz="0" w:space="0" w:color="auto"/>
            <w:left w:val="none" w:sz="0" w:space="0" w:color="auto"/>
            <w:bottom w:val="none" w:sz="0" w:space="0" w:color="auto"/>
            <w:right w:val="none" w:sz="0" w:space="0" w:color="auto"/>
          </w:divBdr>
        </w:div>
        <w:div w:id="722295608">
          <w:marLeft w:val="0"/>
          <w:marRight w:val="0"/>
          <w:marTop w:val="0"/>
          <w:marBottom w:val="0"/>
          <w:divBdr>
            <w:top w:val="none" w:sz="0" w:space="0" w:color="auto"/>
            <w:left w:val="none" w:sz="0" w:space="0" w:color="auto"/>
            <w:bottom w:val="none" w:sz="0" w:space="0" w:color="auto"/>
            <w:right w:val="none" w:sz="0" w:space="0" w:color="auto"/>
          </w:divBdr>
        </w:div>
        <w:div w:id="1210341934">
          <w:marLeft w:val="0"/>
          <w:marRight w:val="0"/>
          <w:marTop w:val="0"/>
          <w:marBottom w:val="0"/>
          <w:divBdr>
            <w:top w:val="none" w:sz="0" w:space="0" w:color="auto"/>
            <w:left w:val="none" w:sz="0" w:space="0" w:color="auto"/>
            <w:bottom w:val="none" w:sz="0" w:space="0" w:color="auto"/>
            <w:right w:val="none" w:sz="0" w:space="0" w:color="auto"/>
          </w:divBdr>
        </w:div>
        <w:div w:id="1727489841">
          <w:marLeft w:val="0"/>
          <w:marRight w:val="0"/>
          <w:marTop w:val="0"/>
          <w:marBottom w:val="0"/>
          <w:divBdr>
            <w:top w:val="none" w:sz="0" w:space="0" w:color="auto"/>
            <w:left w:val="none" w:sz="0" w:space="0" w:color="auto"/>
            <w:bottom w:val="none" w:sz="0" w:space="0" w:color="auto"/>
            <w:right w:val="none" w:sz="0" w:space="0" w:color="auto"/>
          </w:divBdr>
        </w:div>
        <w:div w:id="705253618">
          <w:marLeft w:val="0"/>
          <w:marRight w:val="0"/>
          <w:marTop w:val="0"/>
          <w:marBottom w:val="0"/>
          <w:divBdr>
            <w:top w:val="none" w:sz="0" w:space="0" w:color="auto"/>
            <w:left w:val="none" w:sz="0" w:space="0" w:color="auto"/>
            <w:bottom w:val="none" w:sz="0" w:space="0" w:color="auto"/>
            <w:right w:val="none" w:sz="0" w:space="0" w:color="auto"/>
          </w:divBdr>
        </w:div>
        <w:div w:id="1221672557">
          <w:marLeft w:val="0"/>
          <w:marRight w:val="0"/>
          <w:marTop w:val="0"/>
          <w:marBottom w:val="0"/>
          <w:divBdr>
            <w:top w:val="none" w:sz="0" w:space="0" w:color="auto"/>
            <w:left w:val="none" w:sz="0" w:space="0" w:color="auto"/>
            <w:bottom w:val="none" w:sz="0" w:space="0" w:color="auto"/>
            <w:right w:val="none" w:sz="0" w:space="0" w:color="auto"/>
          </w:divBdr>
        </w:div>
        <w:div w:id="374425158">
          <w:marLeft w:val="0"/>
          <w:marRight w:val="0"/>
          <w:marTop w:val="0"/>
          <w:marBottom w:val="0"/>
          <w:divBdr>
            <w:top w:val="none" w:sz="0" w:space="0" w:color="auto"/>
            <w:left w:val="none" w:sz="0" w:space="0" w:color="auto"/>
            <w:bottom w:val="none" w:sz="0" w:space="0" w:color="auto"/>
            <w:right w:val="none" w:sz="0" w:space="0" w:color="auto"/>
          </w:divBdr>
        </w:div>
        <w:div w:id="1176992722">
          <w:marLeft w:val="0"/>
          <w:marRight w:val="0"/>
          <w:marTop w:val="0"/>
          <w:marBottom w:val="0"/>
          <w:divBdr>
            <w:top w:val="none" w:sz="0" w:space="0" w:color="auto"/>
            <w:left w:val="none" w:sz="0" w:space="0" w:color="auto"/>
            <w:bottom w:val="none" w:sz="0" w:space="0" w:color="auto"/>
            <w:right w:val="none" w:sz="0" w:space="0" w:color="auto"/>
          </w:divBdr>
        </w:div>
        <w:div w:id="17896116">
          <w:marLeft w:val="0"/>
          <w:marRight w:val="0"/>
          <w:marTop w:val="0"/>
          <w:marBottom w:val="0"/>
          <w:divBdr>
            <w:top w:val="none" w:sz="0" w:space="0" w:color="auto"/>
            <w:left w:val="none" w:sz="0" w:space="0" w:color="auto"/>
            <w:bottom w:val="none" w:sz="0" w:space="0" w:color="auto"/>
            <w:right w:val="none" w:sz="0" w:space="0" w:color="auto"/>
          </w:divBdr>
        </w:div>
        <w:div w:id="181940871">
          <w:marLeft w:val="0"/>
          <w:marRight w:val="0"/>
          <w:marTop w:val="0"/>
          <w:marBottom w:val="0"/>
          <w:divBdr>
            <w:top w:val="none" w:sz="0" w:space="0" w:color="auto"/>
            <w:left w:val="none" w:sz="0" w:space="0" w:color="auto"/>
            <w:bottom w:val="none" w:sz="0" w:space="0" w:color="auto"/>
            <w:right w:val="none" w:sz="0" w:space="0" w:color="auto"/>
          </w:divBdr>
        </w:div>
        <w:div w:id="441533932">
          <w:marLeft w:val="0"/>
          <w:marRight w:val="0"/>
          <w:marTop w:val="0"/>
          <w:marBottom w:val="0"/>
          <w:divBdr>
            <w:top w:val="none" w:sz="0" w:space="0" w:color="auto"/>
            <w:left w:val="none" w:sz="0" w:space="0" w:color="auto"/>
            <w:bottom w:val="none" w:sz="0" w:space="0" w:color="auto"/>
            <w:right w:val="none" w:sz="0" w:space="0" w:color="auto"/>
          </w:divBdr>
        </w:div>
        <w:div w:id="853232629">
          <w:marLeft w:val="0"/>
          <w:marRight w:val="0"/>
          <w:marTop w:val="0"/>
          <w:marBottom w:val="0"/>
          <w:divBdr>
            <w:top w:val="none" w:sz="0" w:space="0" w:color="auto"/>
            <w:left w:val="none" w:sz="0" w:space="0" w:color="auto"/>
            <w:bottom w:val="none" w:sz="0" w:space="0" w:color="auto"/>
            <w:right w:val="none" w:sz="0" w:space="0" w:color="auto"/>
          </w:divBdr>
        </w:div>
        <w:div w:id="324357962">
          <w:marLeft w:val="0"/>
          <w:marRight w:val="0"/>
          <w:marTop w:val="0"/>
          <w:marBottom w:val="0"/>
          <w:divBdr>
            <w:top w:val="none" w:sz="0" w:space="0" w:color="auto"/>
            <w:left w:val="none" w:sz="0" w:space="0" w:color="auto"/>
            <w:bottom w:val="none" w:sz="0" w:space="0" w:color="auto"/>
            <w:right w:val="none" w:sz="0" w:space="0" w:color="auto"/>
          </w:divBdr>
        </w:div>
        <w:div w:id="1373966466">
          <w:marLeft w:val="0"/>
          <w:marRight w:val="0"/>
          <w:marTop w:val="0"/>
          <w:marBottom w:val="0"/>
          <w:divBdr>
            <w:top w:val="none" w:sz="0" w:space="0" w:color="auto"/>
            <w:left w:val="none" w:sz="0" w:space="0" w:color="auto"/>
            <w:bottom w:val="none" w:sz="0" w:space="0" w:color="auto"/>
            <w:right w:val="none" w:sz="0" w:space="0" w:color="auto"/>
          </w:divBdr>
        </w:div>
        <w:div w:id="1805387617">
          <w:marLeft w:val="0"/>
          <w:marRight w:val="0"/>
          <w:marTop w:val="0"/>
          <w:marBottom w:val="0"/>
          <w:divBdr>
            <w:top w:val="none" w:sz="0" w:space="0" w:color="auto"/>
            <w:left w:val="none" w:sz="0" w:space="0" w:color="auto"/>
            <w:bottom w:val="none" w:sz="0" w:space="0" w:color="auto"/>
            <w:right w:val="none" w:sz="0" w:space="0" w:color="auto"/>
          </w:divBdr>
        </w:div>
        <w:div w:id="1180509511">
          <w:marLeft w:val="0"/>
          <w:marRight w:val="0"/>
          <w:marTop w:val="0"/>
          <w:marBottom w:val="0"/>
          <w:divBdr>
            <w:top w:val="none" w:sz="0" w:space="0" w:color="auto"/>
            <w:left w:val="none" w:sz="0" w:space="0" w:color="auto"/>
            <w:bottom w:val="none" w:sz="0" w:space="0" w:color="auto"/>
            <w:right w:val="none" w:sz="0" w:space="0" w:color="auto"/>
          </w:divBdr>
        </w:div>
        <w:div w:id="1270695876">
          <w:marLeft w:val="0"/>
          <w:marRight w:val="0"/>
          <w:marTop w:val="0"/>
          <w:marBottom w:val="0"/>
          <w:divBdr>
            <w:top w:val="none" w:sz="0" w:space="0" w:color="auto"/>
            <w:left w:val="none" w:sz="0" w:space="0" w:color="auto"/>
            <w:bottom w:val="none" w:sz="0" w:space="0" w:color="auto"/>
            <w:right w:val="none" w:sz="0" w:space="0" w:color="auto"/>
          </w:divBdr>
        </w:div>
        <w:div w:id="1418937306">
          <w:marLeft w:val="0"/>
          <w:marRight w:val="0"/>
          <w:marTop w:val="0"/>
          <w:marBottom w:val="0"/>
          <w:divBdr>
            <w:top w:val="none" w:sz="0" w:space="0" w:color="auto"/>
            <w:left w:val="none" w:sz="0" w:space="0" w:color="auto"/>
            <w:bottom w:val="none" w:sz="0" w:space="0" w:color="auto"/>
            <w:right w:val="none" w:sz="0" w:space="0" w:color="auto"/>
          </w:divBdr>
        </w:div>
      </w:divsChild>
    </w:div>
    <w:div w:id="764959339">
      <w:marLeft w:val="0"/>
      <w:marRight w:val="0"/>
      <w:marTop w:val="0"/>
      <w:marBottom w:val="0"/>
      <w:divBdr>
        <w:top w:val="none" w:sz="0" w:space="0" w:color="auto"/>
        <w:left w:val="none" w:sz="0" w:space="0" w:color="auto"/>
        <w:bottom w:val="none" w:sz="0" w:space="0" w:color="auto"/>
        <w:right w:val="none" w:sz="0" w:space="0" w:color="auto"/>
      </w:divBdr>
    </w:div>
    <w:div w:id="764959726">
      <w:marLeft w:val="0"/>
      <w:marRight w:val="0"/>
      <w:marTop w:val="0"/>
      <w:marBottom w:val="0"/>
      <w:divBdr>
        <w:top w:val="none" w:sz="0" w:space="0" w:color="auto"/>
        <w:left w:val="none" w:sz="0" w:space="0" w:color="auto"/>
        <w:bottom w:val="none" w:sz="0" w:space="0" w:color="auto"/>
        <w:right w:val="none" w:sz="0" w:space="0" w:color="auto"/>
      </w:divBdr>
    </w:div>
    <w:div w:id="764962586">
      <w:marLeft w:val="0"/>
      <w:marRight w:val="0"/>
      <w:marTop w:val="0"/>
      <w:marBottom w:val="0"/>
      <w:divBdr>
        <w:top w:val="none" w:sz="0" w:space="0" w:color="auto"/>
        <w:left w:val="none" w:sz="0" w:space="0" w:color="auto"/>
        <w:bottom w:val="none" w:sz="0" w:space="0" w:color="auto"/>
        <w:right w:val="none" w:sz="0" w:space="0" w:color="auto"/>
      </w:divBdr>
    </w:div>
    <w:div w:id="765034140">
      <w:marLeft w:val="0"/>
      <w:marRight w:val="0"/>
      <w:marTop w:val="0"/>
      <w:marBottom w:val="0"/>
      <w:divBdr>
        <w:top w:val="none" w:sz="0" w:space="0" w:color="auto"/>
        <w:left w:val="none" w:sz="0" w:space="0" w:color="auto"/>
        <w:bottom w:val="none" w:sz="0" w:space="0" w:color="auto"/>
        <w:right w:val="none" w:sz="0" w:space="0" w:color="auto"/>
      </w:divBdr>
    </w:div>
    <w:div w:id="765156021">
      <w:marLeft w:val="0"/>
      <w:marRight w:val="0"/>
      <w:marTop w:val="0"/>
      <w:marBottom w:val="0"/>
      <w:divBdr>
        <w:top w:val="none" w:sz="0" w:space="0" w:color="auto"/>
        <w:left w:val="none" w:sz="0" w:space="0" w:color="auto"/>
        <w:bottom w:val="none" w:sz="0" w:space="0" w:color="auto"/>
        <w:right w:val="none" w:sz="0" w:space="0" w:color="auto"/>
      </w:divBdr>
    </w:div>
    <w:div w:id="765156528">
      <w:marLeft w:val="0"/>
      <w:marRight w:val="0"/>
      <w:marTop w:val="0"/>
      <w:marBottom w:val="0"/>
      <w:divBdr>
        <w:top w:val="none" w:sz="0" w:space="0" w:color="auto"/>
        <w:left w:val="none" w:sz="0" w:space="0" w:color="auto"/>
        <w:bottom w:val="none" w:sz="0" w:space="0" w:color="auto"/>
        <w:right w:val="none" w:sz="0" w:space="0" w:color="auto"/>
      </w:divBdr>
    </w:div>
    <w:div w:id="765230891">
      <w:marLeft w:val="0"/>
      <w:marRight w:val="0"/>
      <w:marTop w:val="0"/>
      <w:marBottom w:val="0"/>
      <w:divBdr>
        <w:top w:val="none" w:sz="0" w:space="0" w:color="auto"/>
        <w:left w:val="none" w:sz="0" w:space="0" w:color="auto"/>
        <w:bottom w:val="none" w:sz="0" w:space="0" w:color="auto"/>
        <w:right w:val="none" w:sz="0" w:space="0" w:color="auto"/>
      </w:divBdr>
    </w:div>
    <w:div w:id="765463495">
      <w:marLeft w:val="0"/>
      <w:marRight w:val="0"/>
      <w:marTop w:val="0"/>
      <w:marBottom w:val="0"/>
      <w:divBdr>
        <w:top w:val="none" w:sz="0" w:space="0" w:color="auto"/>
        <w:left w:val="none" w:sz="0" w:space="0" w:color="auto"/>
        <w:bottom w:val="none" w:sz="0" w:space="0" w:color="auto"/>
        <w:right w:val="none" w:sz="0" w:space="0" w:color="auto"/>
      </w:divBdr>
    </w:div>
    <w:div w:id="765657824">
      <w:marLeft w:val="0"/>
      <w:marRight w:val="0"/>
      <w:marTop w:val="0"/>
      <w:marBottom w:val="0"/>
      <w:divBdr>
        <w:top w:val="none" w:sz="0" w:space="0" w:color="auto"/>
        <w:left w:val="none" w:sz="0" w:space="0" w:color="auto"/>
        <w:bottom w:val="none" w:sz="0" w:space="0" w:color="auto"/>
        <w:right w:val="none" w:sz="0" w:space="0" w:color="auto"/>
      </w:divBdr>
    </w:div>
    <w:div w:id="765736609">
      <w:marLeft w:val="0"/>
      <w:marRight w:val="0"/>
      <w:marTop w:val="0"/>
      <w:marBottom w:val="0"/>
      <w:divBdr>
        <w:top w:val="none" w:sz="0" w:space="0" w:color="auto"/>
        <w:left w:val="none" w:sz="0" w:space="0" w:color="auto"/>
        <w:bottom w:val="none" w:sz="0" w:space="0" w:color="auto"/>
        <w:right w:val="none" w:sz="0" w:space="0" w:color="auto"/>
      </w:divBdr>
    </w:div>
    <w:div w:id="765879134">
      <w:marLeft w:val="0"/>
      <w:marRight w:val="0"/>
      <w:marTop w:val="0"/>
      <w:marBottom w:val="0"/>
      <w:divBdr>
        <w:top w:val="none" w:sz="0" w:space="0" w:color="auto"/>
        <w:left w:val="none" w:sz="0" w:space="0" w:color="auto"/>
        <w:bottom w:val="none" w:sz="0" w:space="0" w:color="auto"/>
        <w:right w:val="none" w:sz="0" w:space="0" w:color="auto"/>
      </w:divBdr>
    </w:div>
    <w:div w:id="765883097">
      <w:marLeft w:val="0"/>
      <w:marRight w:val="0"/>
      <w:marTop w:val="0"/>
      <w:marBottom w:val="0"/>
      <w:divBdr>
        <w:top w:val="none" w:sz="0" w:space="0" w:color="auto"/>
        <w:left w:val="none" w:sz="0" w:space="0" w:color="auto"/>
        <w:bottom w:val="none" w:sz="0" w:space="0" w:color="auto"/>
        <w:right w:val="none" w:sz="0" w:space="0" w:color="auto"/>
      </w:divBdr>
    </w:div>
    <w:div w:id="765998644">
      <w:marLeft w:val="0"/>
      <w:marRight w:val="0"/>
      <w:marTop w:val="0"/>
      <w:marBottom w:val="0"/>
      <w:divBdr>
        <w:top w:val="none" w:sz="0" w:space="0" w:color="auto"/>
        <w:left w:val="none" w:sz="0" w:space="0" w:color="auto"/>
        <w:bottom w:val="none" w:sz="0" w:space="0" w:color="auto"/>
        <w:right w:val="none" w:sz="0" w:space="0" w:color="auto"/>
      </w:divBdr>
    </w:div>
    <w:div w:id="766006540">
      <w:marLeft w:val="0"/>
      <w:marRight w:val="0"/>
      <w:marTop w:val="0"/>
      <w:marBottom w:val="0"/>
      <w:divBdr>
        <w:top w:val="none" w:sz="0" w:space="0" w:color="auto"/>
        <w:left w:val="none" w:sz="0" w:space="0" w:color="auto"/>
        <w:bottom w:val="none" w:sz="0" w:space="0" w:color="auto"/>
        <w:right w:val="none" w:sz="0" w:space="0" w:color="auto"/>
      </w:divBdr>
    </w:div>
    <w:div w:id="766315070">
      <w:marLeft w:val="0"/>
      <w:marRight w:val="0"/>
      <w:marTop w:val="0"/>
      <w:marBottom w:val="0"/>
      <w:divBdr>
        <w:top w:val="none" w:sz="0" w:space="0" w:color="auto"/>
        <w:left w:val="none" w:sz="0" w:space="0" w:color="auto"/>
        <w:bottom w:val="none" w:sz="0" w:space="0" w:color="auto"/>
        <w:right w:val="none" w:sz="0" w:space="0" w:color="auto"/>
      </w:divBdr>
    </w:div>
    <w:div w:id="766343513">
      <w:marLeft w:val="0"/>
      <w:marRight w:val="0"/>
      <w:marTop w:val="0"/>
      <w:marBottom w:val="0"/>
      <w:divBdr>
        <w:top w:val="none" w:sz="0" w:space="0" w:color="auto"/>
        <w:left w:val="none" w:sz="0" w:space="0" w:color="auto"/>
        <w:bottom w:val="none" w:sz="0" w:space="0" w:color="auto"/>
        <w:right w:val="none" w:sz="0" w:space="0" w:color="auto"/>
      </w:divBdr>
    </w:div>
    <w:div w:id="766387333">
      <w:marLeft w:val="0"/>
      <w:marRight w:val="0"/>
      <w:marTop w:val="0"/>
      <w:marBottom w:val="0"/>
      <w:divBdr>
        <w:top w:val="none" w:sz="0" w:space="0" w:color="auto"/>
        <w:left w:val="none" w:sz="0" w:space="0" w:color="auto"/>
        <w:bottom w:val="none" w:sz="0" w:space="0" w:color="auto"/>
        <w:right w:val="none" w:sz="0" w:space="0" w:color="auto"/>
      </w:divBdr>
    </w:div>
    <w:div w:id="766388633">
      <w:marLeft w:val="0"/>
      <w:marRight w:val="0"/>
      <w:marTop w:val="0"/>
      <w:marBottom w:val="0"/>
      <w:divBdr>
        <w:top w:val="none" w:sz="0" w:space="0" w:color="auto"/>
        <w:left w:val="none" w:sz="0" w:space="0" w:color="auto"/>
        <w:bottom w:val="none" w:sz="0" w:space="0" w:color="auto"/>
        <w:right w:val="none" w:sz="0" w:space="0" w:color="auto"/>
      </w:divBdr>
    </w:div>
    <w:div w:id="766460322">
      <w:marLeft w:val="0"/>
      <w:marRight w:val="0"/>
      <w:marTop w:val="0"/>
      <w:marBottom w:val="0"/>
      <w:divBdr>
        <w:top w:val="none" w:sz="0" w:space="0" w:color="auto"/>
        <w:left w:val="none" w:sz="0" w:space="0" w:color="auto"/>
        <w:bottom w:val="none" w:sz="0" w:space="0" w:color="auto"/>
        <w:right w:val="none" w:sz="0" w:space="0" w:color="auto"/>
      </w:divBdr>
    </w:div>
    <w:div w:id="766461491">
      <w:marLeft w:val="0"/>
      <w:marRight w:val="0"/>
      <w:marTop w:val="0"/>
      <w:marBottom w:val="0"/>
      <w:divBdr>
        <w:top w:val="none" w:sz="0" w:space="0" w:color="auto"/>
        <w:left w:val="none" w:sz="0" w:space="0" w:color="auto"/>
        <w:bottom w:val="none" w:sz="0" w:space="0" w:color="auto"/>
        <w:right w:val="none" w:sz="0" w:space="0" w:color="auto"/>
      </w:divBdr>
    </w:div>
    <w:div w:id="766462562">
      <w:marLeft w:val="0"/>
      <w:marRight w:val="0"/>
      <w:marTop w:val="0"/>
      <w:marBottom w:val="0"/>
      <w:divBdr>
        <w:top w:val="none" w:sz="0" w:space="0" w:color="auto"/>
        <w:left w:val="none" w:sz="0" w:space="0" w:color="auto"/>
        <w:bottom w:val="none" w:sz="0" w:space="0" w:color="auto"/>
        <w:right w:val="none" w:sz="0" w:space="0" w:color="auto"/>
      </w:divBdr>
    </w:div>
    <w:div w:id="766654623">
      <w:marLeft w:val="0"/>
      <w:marRight w:val="0"/>
      <w:marTop w:val="0"/>
      <w:marBottom w:val="0"/>
      <w:divBdr>
        <w:top w:val="none" w:sz="0" w:space="0" w:color="auto"/>
        <w:left w:val="none" w:sz="0" w:space="0" w:color="auto"/>
        <w:bottom w:val="none" w:sz="0" w:space="0" w:color="auto"/>
        <w:right w:val="none" w:sz="0" w:space="0" w:color="auto"/>
      </w:divBdr>
    </w:div>
    <w:div w:id="766655044">
      <w:marLeft w:val="0"/>
      <w:marRight w:val="0"/>
      <w:marTop w:val="0"/>
      <w:marBottom w:val="0"/>
      <w:divBdr>
        <w:top w:val="none" w:sz="0" w:space="0" w:color="auto"/>
        <w:left w:val="none" w:sz="0" w:space="0" w:color="auto"/>
        <w:bottom w:val="none" w:sz="0" w:space="0" w:color="auto"/>
        <w:right w:val="none" w:sz="0" w:space="0" w:color="auto"/>
      </w:divBdr>
    </w:div>
    <w:div w:id="766845631">
      <w:marLeft w:val="0"/>
      <w:marRight w:val="0"/>
      <w:marTop w:val="0"/>
      <w:marBottom w:val="0"/>
      <w:divBdr>
        <w:top w:val="none" w:sz="0" w:space="0" w:color="auto"/>
        <w:left w:val="none" w:sz="0" w:space="0" w:color="auto"/>
        <w:bottom w:val="none" w:sz="0" w:space="0" w:color="auto"/>
        <w:right w:val="none" w:sz="0" w:space="0" w:color="auto"/>
      </w:divBdr>
    </w:div>
    <w:div w:id="766925934">
      <w:marLeft w:val="0"/>
      <w:marRight w:val="0"/>
      <w:marTop w:val="0"/>
      <w:marBottom w:val="0"/>
      <w:divBdr>
        <w:top w:val="none" w:sz="0" w:space="0" w:color="auto"/>
        <w:left w:val="none" w:sz="0" w:space="0" w:color="auto"/>
        <w:bottom w:val="none" w:sz="0" w:space="0" w:color="auto"/>
        <w:right w:val="none" w:sz="0" w:space="0" w:color="auto"/>
      </w:divBdr>
    </w:div>
    <w:div w:id="766971737">
      <w:marLeft w:val="0"/>
      <w:marRight w:val="0"/>
      <w:marTop w:val="0"/>
      <w:marBottom w:val="0"/>
      <w:divBdr>
        <w:top w:val="none" w:sz="0" w:space="0" w:color="auto"/>
        <w:left w:val="none" w:sz="0" w:space="0" w:color="auto"/>
        <w:bottom w:val="none" w:sz="0" w:space="0" w:color="auto"/>
        <w:right w:val="none" w:sz="0" w:space="0" w:color="auto"/>
      </w:divBdr>
    </w:div>
    <w:div w:id="767046136">
      <w:marLeft w:val="0"/>
      <w:marRight w:val="0"/>
      <w:marTop w:val="0"/>
      <w:marBottom w:val="0"/>
      <w:divBdr>
        <w:top w:val="none" w:sz="0" w:space="0" w:color="auto"/>
        <w:left w:val="none" w:sz="0" w:space="0" w:color="auto"/>
        <w:bottom w:val="none" w:sz="0" w:space="0" w:color="auto"/>
        <w:right w:val="none" w:sz="0" w:space="0" w:color="auto"/>
      </w:divBdr>
    </w:div>
    <w:div w:id="767120959">
      <w:marLeft w:val="0"/>
      <w:marRight w:val="0"/>
      <w:marTop w:val="0"/>
      <w:marBottom w:val="0"/>
      <w:divBdr>
        <w:top w:val="none" w:sz="0" w:space="0" w:color="auto"/>
        <w:left w:val="none" w:sz="0" w:space="0" w:color="auto"/>
        <w:bottom w:val="none" w:sz="0" w:space="0" w:color="auto"/>
        <w:right w:val="none" w:sz="0" w:space="0" w:color="auto"/>
      </w:divBdr>
    </w:div>
    <w:div w:id="767312408">
      <w:marLeft w:val="0"/>
      <w:marRight w:val="0"/>
      <w:marTop w:val="0"/>
      <w:marBottom w:val="0"/>
      <w:divBdr>
        <w:top w:val="none" w:sz="0" w:space="0" w:color="auto"/>
        <w:left w:val="none" w:sz="0" w:space="0" w:color="auto"/>
        <w:bottom w:val="none" w:sz="0" w:space="0" w:color="auto"/>
        <w:right w:val="none" w:sz="0" w:space="0" w:color="auto"/>
      </w:divBdr>
    </w:div>
    <w:div w:id="767386790">
      <w:marLeft w:val="0"/>
      <w:marRight w:val="0"/>
      <w:marTop w:val="0"/>
      <w:marBottom w:val="0"/>
      <w:divBdr>
        <w:top w:val="none" w:sz="0" w:space="0" w:color="auto"/>
        <w:left w:val="none" w:sz="0" w:space="0" w:color="auto"/>
        <w:bottom w:val="none" w:sz="0" w:space="0" w:color="auto"/>
        <w:right w:val="none" w:sz="0" w:space="0" w:color="auto"/>
      </w:divBdr>
    </w:div>
    <w:div w:id="767433513">
      <w:bodyDiv w:val="1"/>
      <w:marLeft w:val="0"/>
      <w:marRight w:val="0"/>
      <w:marTop w:val="0"/>
      <w:marBottom w:val="0"/>
      <w:divBdr>
        <w:top w:val="none" w:sz="0" w:space="0" w:color="auto"/>
        <w:left w:val="none" w:sz="0" w:space="0" w:color="auto"/>
        <w:bottom w:val="none" w:sz="0" w:space="0" w:color="auto"/>
        <w:right w:val="none" w:sz="0" w:space="0" w:color="auto"/>
      </w:divBdr>
    </w:div>
    <w:div w:id="767500673">
      <w:marLeft w:val="0"/>
      <w:marRight w:val="0"/>
      <w:marTop w:val="0"/>
      <w:marBottom w:val="0"/>
      <w:divBdr>
        <w:top w:val="none" w:sz="0" w:space="0" w:color="auto"/>
        <w:left w:val="none" w:sz="0" w:space="0" w:color="auto"/>
        <w:bottom w:val="none" w:sz="0" w:space="0" w:color="auto"/>
        <w:right w:val="none" w:sz="0" w:space="0" w:color="auto"/>
      </w:divBdr>
    </w:div>
    <w:div w:id="767625585">
      <w:marLeft w:val="0"/>
      <w:marRight w:val="0"/>
      <w:marTop w:val="0"/>
      <w:marBottom w:val="0"/>
      <w:divBdr>
        <w:top w:val="none" w:sz="0" w:space="0" w:color="auto"/>
        <w:left w:val="none" w:sz="0" w:space="0" w:color="auto"/>
        <w:bottom w:val="none" w:sz="0" w:space="0" w:color="auto"/>
        <w:right w:val="none" w:sz="0" w:space="0" w:color="auto"/>
      </w:divBdr>
    </w:div>
    <w:div w:id="767654020">
      <w:marLeft w:val="0"/>
      <w:marRight w:val="0"/>
      <w:marTop w:val="0"/>
      <w:marBottom w:val="0"/>
      <w:divBdr>
        <w:top w:val="none" w:sz="0" w:space="0" w:color="auto"/>
        <w:left w:val="none" w:sz="0" w:space="0" w:color="auto"/>
        <w:bottom w:val="none" w:sz="0" w:space="0" w:color="auto"/>
        <w:right w:val="none" w:sz="0" w:space="0" w:color="auto"/>
      </w:divBdr>
    </w:div>
    <w:div w:id="767699334">
      <w:marLeft w:val="0"/>
      <w:marRight w:val="0"/>
      <w:marTop w:val="0"/>
      <w:marBottom w:val="0"/>
      <w:divBdr>
        <w:top w:val="none" w:sz="0" w:space="0" w:color="auto"/>
        <w:left w:val="none" w:sz="0" w:space="0" w:color="auto"/>
        <w:bottom w:val="none" w:sz="0" w:space="0" w:color="auto"/>
        <w:right w:val="none" w:sz="0" w:space="0" w:color="auto"/>
      </w:divBdr>
    </w:div>
    <w:div w:id="767775021">
      <w:marLeft w:val="0"/>
      <w:marRight w:val="0"/>
      <w:marTop w:val="0"/>
      <w:marBottom w:val="0"/>
      <w:divBdr>
        <w:top w:val="none" w:sz="0" w:space="0" w:color="auto"/>
        <w:left w:val="none" w:sz="0" w:space="0" w:color="auto"/>
        <w:bottom w:val="none" w:sz="0" w:space="0" w:color="auto"/>
        <w:right w:val="none" w:sz="0" w:space="0" w:color="auto"/>
      </w:divBdr>
    </w:div>
    <w:div w:id="767889007">
      <w:marLeft w:val="0"/>
      <w:marRight w:val="0"/>
      <w:marTop w:val="0"/>
      <w:marBottom w:val="0"/>
      <w:divBdr>
        <w:top w:val="none" w:sz="0" w:space="0" w:color="auto"/>
        <w:left w:val="none" w:sz="0" w:space="0" w:color="auto"/>
        <w:bottom w:val="none" w:sz="0" w:space="0" w:color="auto"/>
        <w:right w:val="none" w:sz="0" w:space="0" w:color="auto"/>
      </w:divBdr>
    </w:div>
    <w:div w:id="767895741">
      <w:marLeft w:val="0"/>
      <w:marRight w:val="0"/>
      <w:marTop w:val="0"/>
      <w:marBottom w:val="0"/>
      <w:divBdr>
        <w:top w:val="none" w:sz="0" w:space="0" w:color="auto"/>
        <w:left w:val="none" w:sz="0" w:space="0" w:color="auto"/>
        <w:bottom w:val="none" w:sz="0" w:space="0" w:color="auto"/>
        <w:right w:val="none" w:sz="0" w:space="0" w:color="auto"/>
      </w:divBdr>
    </w:div>
    <w:div w:id="768309090">
      <w:marLeft w:val="0"/>
      <w:marRight w:val="0"/>
      <w:marTop w:val="0"/>
      <w:marBottom w:val="0"/>
      <w:divBdr>
        <w:top w:val="none" w:sz="0" w:space="0" w:color="auto"/>
        <w:left w:val="none" w:sz="0" w:space="0" w:color="auto"/>
        <w:bottom w:val="none" w:sz="0" w:space="0" w:color="auto"/>
        <w:right w:val="none" w:sz="0" w:space="0" w:color="auto"/>
      </w:divBdr>
    </w:div>
    <w:div w:id="768354426">
      <w:marLeft w:val="0"/>
      <w:marRight w:val="0"/>
      <w:marTop w:val="0"/>
      <w:marBottom w:val="0"/>
      <w:divBdr>
        <w:top w:val="none" w:sz="0" w:space="0" w:color="auto"/>
        <w:left w:val="none" w:sz="0" w:space="0" w:color="auto"/>
        <w:bottom w:val="none" w:sz="0" w:space="0" w:color="auto"/>
        <w:right w:val="none" w:sz="0" w:space="0" w:color="auto"/>
      </w:divBdr>
    </w:div>
    <w:div w:id="768427735">
      <w:marLeft w:val="0"/>
      <w:marRight w:val="0"/>
      <w:marTop w:val="0"/>
      <w:marBottom w:val="0"/>
      <w:divBdr>
        <w:top w:val="none" w:sz="0" w:space="0" w:color="auto"/>
        <w:left w:val="none" w:sz="0" w:space="0" w:color="auto"/>
        <w:bottom w:val="none" w:sz="0" w:space="0" w:color="auto"/>
        <w:right w:val="none" w:sz="0" w:space="0" w:color="auto"/>
      </w:divBdr>
    </w:div>
    <w:div w:id="768506178">
      <w:marLeft w:val="0"/>
      <w:marRight w:val="0"/>
      <w:marTop w:val="0"/>
      <w:marBottom w:val="0"/>
      <w:divBdr>
        <w:top w:val="none" w:sz="0" w:space="0" w:color="auto"/>
        <w:left w:val="none" w:sz="0" w:space="0" w:color="auto"/>
        <w:bottom w:val="none" w:sz="0" w:space="0" w:color="auto"/>
        <w:right w:val="none" w:sz="0" w:space="0" w:color="auto"/>
      </w:divBdr>
    </w:div>
    <w:div w:id="768697329">
      <w:marLeft w:val="0"/>
      <w:marRight w:val="0"/>
      <w:marTop w:val="0"/>
      <w:marBottom w:val="0"/>
      <w:divBdr>
        <w:top w:val="none" w:sz="0" w:space="0" w:color="auto"/>
        <w:left w:val="none" w:sz="0" w:space="0" w:color="auto"/>
        <w:bottom w:val="none" w:sz="0" w:space="0" w:color="auto"/>
        <w:right w:val="none" w:sz="0" w:space="0" w:color="auto"/>
      </w:divBdr>
    </w:div>
    <w:div w:id="768700337">
      <w:marLeft w:val="0"/>
      <w:marRight w:val="0"/>
      <w:marTop w:val="0"/>
      <w:marBottom w:val="0"/>
      <w:divBdr>
        <w:top w:val="none" w:sz="0" w:space="0" w:color="auto"/>
        <w:left w:val="none" w:sz="0" w:space="0" w:color="auto"/>
        <w:bottom w:val="none" w:sz="0" w:space="0" w:color="auto"/>
        <w:right w:val="none" w:sz="0" w:space="0" w:color="auto"/>
      </w:divBdr>
    </w:div>
    <w:div w:id="768740180">
      <w:marLeft w:val="0"/>
      <w:marRight w:val="0"/>
      <w:marTop w:val="0"/>
      <w:marBottom w:val="0"/>
      <w:divBdr>
        <w:top w:val="none" w:sz="0" w:space="0" w:color="auto"/>
        <w:left w:val="none" w:sz="0" w:space="0" w:color="auto"/>
        <w:bottom w:val="none" w:sz="0" w:space="0" w:color="auto"/>
        <w:right w:val="none" w:sz="0" w:space="0" w:color="auto"/>
      </w:divBdr>
    </w:div>
    <w:div w:id="768889621">
      <w:marLeft w:val="0"/>
      <w:marRight w:val="0"/>
      <w:marTop w:val="0"/>
      <w:marBottom w:val="0"/>
      <w:divBdr>
        <w:top w:val="none" w:sz="0" w:space="0" w:color="auto"/>
        <w:left w:val="none" w:sz="0" w:space="0" w:color="auto"/>
        <w:bottom w:val="none" w:sz="0" w:space="0" w:color="auto"/>
        <w:right w:val="none" w:sz="0" w:space="0" w:color="auto"/>
      </w:divBdr>
    </w:div>
    <w:div w:id="768893661">
      <w:marLeft w:val="0"/>
      <w:marRight w:val="0"/>
      <w:marTop w:val="0"/>
      <w:marBottom w:val="0"/>
      <w:divBdr>
        <w:top w:val="none" w:sz="0" w:space="0" w:color="auto"/>
        <w:left w:val="none" w:sz="0" w:space="0" w:color="auto"/>
        <w:bottom w:val="none" w:sz="0" w:space="0" w:color="auto"/>
        <w:right w:val="none" w:sz="0" w:space="0" w:color="auto"/>
      </w:divBdr>
    </w:div>
    <w:div w:id="769006634">
      <w:marLeft w:val="0"/>
      <w:marRight w:val="0"/>
      <w:marTop w:val="0"/>
      <w:marBottom w:val="0"/>
      <w:divBdr>
        <w:top w:val="none" w:sz="0" w:space="0" w:color="auto"/>
        <w:left w:val="none" w:sz="0" w:space="0" w:color="auto"/>
        <w:bottom w:val="none" w:sz="0" w:space="0" w:color="auto"/>
        <w:right w:val="none" w:sz="0" w:space="0" w:color="auto"/>
      </w:divBdr>
    </w:div>
    <w:div w:id="769131686">
      <w:marLeft w:val="0"/>
      <w:marRight w:val="0"/>
      <w:marTop w:val="0"/>
      <w:marBottom w:val="0"/>
      <w:divBdr>
        <w:top w:val="none" w:sz="0" w:space="0" w:color="auto"/>
        <w:left w:val="none" w:sz="0" w:space="0" w:color="auto"/>
        <w:bottom w:val="none" w:sz="0" w:space="0" w:color="auto"/>
        <w:right w:val="none" w:sz="0" w:space="0" w:color="auto"/>
      </w:divBdr>
    </w:div>
    <w:div w:id="769200930">
      <w:marLeft w:val="0"/>
      <w:marRight w:val="0"/>
      <w:marTop w:val="0"/>
      <w:marBottom w:val="0"/>
      <w:divBdr>
        <w:top w:val="none" w:sz="0" w:space="0" w:color="auto"/>
        <w:left w:val="none" w:sz="0" w:space="0" w:color="auto"/>
        <w:bottom w:val="none" w:sz="0" w:space="0" w:color="auto"/>
        <w:right w:val="none" w:sz="0" w:space="0" w:color="auto"/>
      </w:divBdr>
    </w:div>
    <w:div w:id="769200996">
      <w:marLeft w:val="0"/>
      <w:marRight w:val="0"/>
      <w:marTop w:val="0"/>
      <w:marBottom w:val="0"/>
      <w:divBdr>
        <w:top w:val="none" w:sz="0" w:space="0" w:color="auto"/>
        <w:left w:val="none" w:sz="0" w:space="0" w:color="auto"/>
        <w:bottom w:val="none" w:sz="0" w:space="0" w:color="auto"/>
        <w:right w:val="none" w:sz="0" w:space="0" w:color="auto"/>
      </w:divBdr>
    </w:div>
    <w:div w:id="769205610">
      <w:marLeft w:val="0"/>
      <w:marRight w:val="0"/>
      <w:marTop w:val="0"/>
      <w:marBottom w:val="0"/>
      <w:divBdr>
        <w:top w:val="none" w:sz="0" w:space="0" w:color="auto"/>
        <w:left w:val="none" w:sz="0" w:space="0" w:color="auto"/>
        <w:bottom w:val="none" w:sz="0" w:space="0" w:color="auto"/>
        <w:right w:val="none" w:sz="0" w:space="0" w:color="auto"/>
      </w:divBdr>
    </w:div>
    <w:div w:id="769469347">
      <w:marLeft w:val="0"/>
      <w:marRight w:val="0"/>
      <w:marTop w:val="0"/>
      <w:marBottom w:val="0"/>
      <w:divBdr>
        <w:top w:val="none" w:sz="0" w:space="0" w:color="auto"/>
        <w:left w:val="none" w:sz="0" w:space="0" w:color="auto"/>
        <w:bottom w:val="none" w:sz="0" w:space="0" w:color="auto"/>
        <w:right w:val="none" w:sz="0" w:space="0" w:color="auto"/>
      </w:divBdr>
    </w:div>
    <w:div w:id="769473722">
      <w:marLeft w:val="0"/>
      <w:marRight w:val="0"/>
      <w:marTop w:val="0"/>
      <w:marBottom w:val="0"/>
      <w:divBdr>
        <w:top w:val="none" w:sz="0" w:space="0" w:color="auto"/>
        <w:left w:val="none" w:sz="0" w:space="0" w:color="auto"/>
        <w:bottom w:val="none" w:sz="0" w:space="0" w:color="auto"/>
        <w:right w:val="none" w:sz="0" w:space="0" w:color="auto"/>
      </w:divBdr>
    </w:div>
    <w:div w:id="769543558">
      <w:marLeft w:val="0"/>
      <w:marRight w:val="0"/>
      <w:marTop w:val="0"/>
      <w:marBottom w:val="0"/>
      <w:divBdr>
        <w:top w:val="none" w:sz="0" w:space="0" w:color="auto"/>
        <w:left w:val="none" w:sz="0" w:space="0" w:color="auto"/>
        <w:bottom w:val="none" w:sz="0" w:space="0" w:color="auto"/>
        <w:right w:val="none" w:sz="0" w:space="0" w:color="auto"/>
      </w:divBdr>
    </w:div>
    <w:div w:id="769549298">
      <w:marLeft w:val="0"/>
      <w:marRight w:val="0"/>
      <w:marTop w:val="0"/>
      <w:marBottom w:val="0"/>
      <w:divBdr>
        <w:top w:val="none" w:sz="0" w:space="0" w:color="auto"/>
        <w:left w:val="none" w:sz="0" w:space="0" w:color="auto"/>
        <w:bottom w:val="none" w:sz="0" w:space="0" w:color="auto"/>
        <w:right w:val="none" w:sz="0" w:space="0" w:color="auto"/>
      </w:divBdr>
    </w:div>
    <w:div w:id="769590894">
      <w:marLeft w:val="0"/>
      <w:marRight w:val="0"/>
      <w:marTop w:val="0"/>
      <w:marBottom w:val="0"/>
      <w:divBdr>
        <w:top w:val="none" w:sz="0" w:space="0" w:color="auto"/>
        <w:left w:val="none" w:sz="0" w:space="0" w:color="auto"/>
        <w:bottom w:val="none" w:sz="0" w:space="0" w:color="auto"/>
        <w:right w:val="none" w:sz="0" w:space="0" w:color="auto"/>
      </w:divBdr>
    </w:div>
    <w:div w:id="769668261">
      <w:marLeft w:val="0"/>
      <w:marRight w:val="0"/>
      <w:marTop w:val="0"/>
      <w:marBottom w:val="0"/>
      <w:divBdr>
        <w:top w:val="none" w:sz="0" w:space="0" w:color="auto"/>
        <w:left w:val="none" w:sz="0" w:space="0" w:color="auto"/>
        <w:bottom w:val="none" w:sz="0" w:space="0" w:color="auto"/>
        <w:right w:val="none" w:sz="0" w:space="0" w:color="auto"/>
      </w:divBdr>
    </w:div>
    <w:div w:id="769668604">
      <w:marLeft w:val="0"/>
      <w:marRight w:val="0"/>
      <w:marTop w:val="0"/>
      <w:marBottom w:val="0"/>
      <w:divBdr>
        <w:top w:val="none" w:sz="0" w:space="0" w:color="auto"/>
        <w:left w:val="none" w:sz="0" w:space="0" w:color="auto"/>
        <w:bottom w:val="none" w:sz="0" w:space="0" w:color="auto"/>
        <w:right w:val="none" w:sz="0" w:space="0" w:color="auto"/>
      </w:divBdr>
    </w:div>
    <w:div w:id="769811506">
      <w:marLeft w:val="0"/>
      <w:marRight w:val="0"/>
      <w:marTop w:val="0"/>
      <w:marBottom w:val="0"/>
      <w:divBdr>
        <w:top w:val="none" w:sz="0" w:space="0" w:color="auto"/>
        <w:left w:val="none" w:sz="0" w:space="0" w:color="auto"/>
        <w:bottom w:val="none" w:sz="0" w:space="0" w:color="auto"/>
        <w:right w:val="none" w:sz="0" w:space="0" w:color="auto"/>
      </w:divBdr>
    </w:div>
    <w:div w:id="769812020">
      <w:marLeft w:val="0"/>
      <w:marRight w:val="0"/>
      <w:marTop w:val="0"/>
      <w:marBottom w:val="0"/>
      <w:divBdr>
        <w:top w:val="none" w:sz="0" w:space="0" w:color="auto"/>
        <w:left w:val="none" w:sz="0" w:space="0" w:color="auto"/>
        <w:bottom w:val="none" w:sz="0" w:space="0" w:color="auto"/>
        <w:right w:val="none" w:sz="0" w:space="0" w:color="auto"/>
      </w:divBdr>
    </w:div>
    <w:div w:id="769813398">
      <w:marLeft w:val="0"/>
      <w:marRight w:val="0"/>
      <w:marTop w:val="0"/>
      <w:marBottom w:val="0"/>
      <w:divBdr>
        <w:top w:val="none" w:sz="0" w:space="0" w:color="auto"/>
        <w:left w:val="none" w:sz="0" w:space="0" w:color="auto"/>
        <w:bottom w:val="none" w:sz="0" w:space="0" w:color="auto"/>
        <w:right w:val="none" w:sz="0" w:space="0" w:color="auto"/>
      </w:divBdr>
    </w:div>
    <w:div w:id="769861288">
      <w:marLeft w:val="0"/>
      <w:marRight w:val="0"/>
      <w:marTop w:val="0"/>
      <w:marBottom w:val="0"/>
      <w:divBdr>
        <w:top w:val="none" w:sz="0" w:space="0" w:color="auto"/>
        <w:left w:val="none" w:sz="0" w:space="0" w:color="auto"/>
        <w:bottom w:val="none" w:sz="0" w:space="0" w:color="auto"/>
        <w:right w:val="none" w:sz="0" w:space="0" w:color="auto"/>
      </w:divBdr>
    </w:div>
    <w:div w:id="770004435">
      <w:marLeft w:val="0"/>
      <w:marRight w:val="0"/>
      <w:marTop w:val="0"/>
      <w:marBottom w:val="0"/>
      <w:divBdr>
        <w:top w:val="none" w:sz="0" w:space="0" w:color="auto"/>
        <w:left w:val="none" w:sz="0" w:space="0" w:color="auto"/>
        <w:bottom w:val="none" w:sz="0" w:space="0" w:color="auto"/>
        <w:right w:val="none" w:sz="0" w:space="0" w:color="auto"/>
      </w:divBdr>
    </w:div>
    <w:div w:id="770006591">
      <w:marLeft w:val="0"/>
      <w:marRight w:val="0"/>
      <w:marTop w:val="0"/>
      <w:marBottom w:val="0"/>
      <w:divBdr>
        <w:top w:val="none" w:sz="0" w:space="0" w:color="auto"/>
        <w:left w:val="none" w:sz="0" w:space="0" w:color="auto"/>
        <w:bottom w:val="none" w:sz="0" w:space="0" w:color="auto"/>
        <w:right w:val="none" w:sz="0" w:space="0" w:color="auto"/>
      </w:divBdr>
    </w:div>
    <w:div w:id="770079994">
      <w:marLeft w:val="0"/>
      <w:marRight w:val="0"/>
      <w:marTop w:val="0"/>
      <w:marBottom w:val="0"/>
      <w:divBdr>
        <w:top w:val="none" w:sz="0" w:space="0" w:color="auto"/>
        <w:left w:val="none" w:sz="0" w:space="0" w:color="auto"/>
        <w:bottom w:val="none" w:sz="0" w:space="0" w:color="auto"/>
        <w:right w:val="none" w:sz="0" w:space="0" w:color="auto"/>
      </w:divBdr>
    </w:div>
    <w:div w:id="770200259">
      <w:marLeft w:val="0"/>
      <w:marRight w:val="0"/>
      <w:marTop w:val="0"/>
      <w:marBottom w:val="0"/>
      <w:divBdr>
        <w:top w:val="none" w:sz="0" w:space="0" w:color="auto"/>
        <w:left w:val="none" w:sz="0" w:space="0" w:color="auto"/>
        <w:bottom w:val="none" w:sz="0" w:space="0" w:color="auto"/>
        <w:right w:val="none" w:sz="0" w:space="0" w:color="auto"/>
      </w:divBdr>
    </w:div>
    <w:div w:id="770201797">
      <w:marLeft w:val="0"/>
      <w:marRight w:val="0"/>
      <w:marTop w:val="0"/>
      <w:marBottom w:val="0"/>
      <w:divBdr>
        <w:top w:val="none" w:sz="0" w:space="0" w:color="auto"/>
        <w:left w:val="none" w:sz="0" w:space="0" w:color="auto"/>
        <w:bottom w:val="none" w:sz="0" w:space="0" w:color="auto"/>
        <w:right w:val="none" w:sz="0" w:space="0" w:color="auto"/>
      </w:divBdr>
    </w:div>
    <w:div w:id="770204893">
      <w:marLeft w:val="0"/>
      <w:marRight w:val="0"/>
      <w:marTop w:val="0"/>
      <w:marBottom w:val="0"/>
      <w:divBdr>
        <w:top w:val="none" w:sz="0" w:space="0" w:color="auto"/>
        <w:left w:val="none" w:sz="0" w:space="0" w:color="auto"/>
        <w:bottom w:val="none" w:sz="0" w:space="0" w:color="auto"/>
        <w:right w:val="none" w:sz="0" w:space="0" w:color="auto"/>
      </w:divBdr>
    </w:div>
    <w:div w:id="770205764">
      <w:marLeft w:val="0"/>
      <w:marRight w:val="0"/>
      <w:marTop w:val="0"/>
      <w:marBottom w:val="0"/>
      <w:divBdr>
        <w:top w:val="none" w:sz="0" w:space="0" w:color="auto"/>
        <w:left w:val="none" w:sz="0" w:space="0" w:color="auto"/>
        <w:bottom w:val="none" w:sz="0" w:space="0" w:color="auto"/>
        <w:right w:val="none" w:sz="0" w:space="0" w:color="auto"/>
      </w:divBdr>
    </w:div>
    <w:div w:id="770206256">
      <w:bodyDiv w:val="1"/>
      <w:marLeft w:val="0"/>
      <w:marRight w:val="0"/>
      <w:marTop w:val="0"/>
      <w:marBottom w:val="0"/>
      <w:divBdr>
        <w:top w:val="none" w:sz="0" w:space="0" w:color="auto"/>
        <w:left w:val="none" w:sz="0" w:space="0" w:color="auto"/>
        <w:bottom w:val="none" w:sz="0" w:space="0" w:color="auto"/>
        <w:right w:val="none" w:sz="0" w:space="0" w:color="auto"/>
      </w:divBdr>
    </w:div>
    <w:div w:id="770248911">
      <w:marLeft w:val="0"/>
      <w:marRight w:val="0"/>
      <w:marTop w:val="0"/>
      <w:marBottom w:val="0"/>
      <w:divBdr>
        <w:top w:val="none" w:sz="0" w:space="0" w:color="auto"/>
        <w:left w:val="none" w:sz="0" w:space="0" w:color="auto"/>
        <w:bottom w:val="none" w:sz="0" w:space="0" w:color="auto"/>
        <w:right w:val="none" w:sz="0" w:space="0" w:color="auto"/>
      </w:divBdr>
    </w:div>
    <w:div w:id="770319945">
      <w:marLeft w:val="0"/>
      <w:marRight w:val="0"/>
      <w:marTop w:val="0"/>
      <w:marBottom w:val="0"/>
      <w:divBdr>
        <w:top w:val="none" w:sz="0" w:space="0" w:color="auto"/>
        <w:left w:val="none" w:sz="0" w:space="0" w:color="auto"/>
        <w:bottom w:val="none" w:sz="0" w:space="0" w:color="auto"/>
        <w:right w:val="none" w:sz="0" w:space="0" w:color="auto"/>
      </w:divBdr>
    </w:div>
    <w:div w:id="770321569">
      <w:marLeft w:val="0"/>
      <w:marRight w:val="0"/>
      <w:marTop w:val="0"/>
      <w:marBottom w:val="0"/>
      <w:divBdr>
        <w:top w:val="none" w:sz="0" w:space="0" w:color="auto"/>
        <w:left w:val="none" w:sz="0" w:space="0" w:color="auto"/>
        <w:bottom w:val="none" w:sz="0" w:space="0" w:color="auto"/>
        <w:right w:val="none" w:sz="0" w:space="0" w:color="auto"/>
      </w:divBdr>
    </w:div>
    <w:div w:id="770394942">
      <w:marLeft w:val="0"/>
      <w:marRight w:val="0"/>
      <w:marTop w:val="0"/>
      <w:marBottom w:val="0"/>
      <w:divBdr>
        <w:top w:val="none" w:sz="0" w:space="0" w:color="auto"/>
        <w:left w:val="none" w:sz="0" w:space="0" w:color="auto"/>
        <w:bottom w:val="none" w:sz="0" w:space="0" w:color="auto"/>
        <w:right w:val="none" w:sz="0" w:space="0" w:color="auto"/>
      </w:divBdr>
    </w:div>
    <w:div w:id="770466204">
      <w:marLeft w:val="0"/>
      <w:marRight w:val="0"/>
      <w:marTop w:val="0"/>
      <w:marBottom w:val="0"/>
      <w:divBdr>
        <w:top w:val="none" w:sz="0" w:space="0" w:color="auto"/>
        <w:left w:val="none" w:sz="0" w:space="0" w:color="auto"/>
        <w:bottom w:val="none" w:sz="0" w:space="0" w:color="auto"/>
        <w:right w:val="none" w:sz="0" w:space="0" w:color="auto"/>
      </w:divBdr>
    </w:div>
    <w:div w:id="770467716">
      <w:marLeft w:val="0"/>
      <w:marRight w:val="0"/>
      <w:marTop w:val="0"/>
      <w:marBottom w:val="0"/>
      <w:divBdr>
        <w:top w:val="none" w:sz="0" w:space="0" w:color="auto"/>
        <w:left w:val="none" w:sz="0" w:space="0" w:color="auto"/>
        <w:bottom w:val="none" w:sz="0" w:space="0" w:color="auto"/>
        <w:right w:val="none" w:sz="0" w:space="0" w:color="auto"/>
      </w:divBdr>
    </w:div>
    <w:div w:id="770586770">
      <w:marLeft w:val="0"/>
      <w:marRight w:val="0"/>
      <w:marTop w:val="0"/>
      <w:marBottom w:val="0"/>
      <w:divBdr>
        <w:top w:val="none" w:sz="0" w:space="0" w:color="auto"/>
        <w:left w:val="none" w:sz="0" w:space="0" w:color="auto"/>
        <w:bottom w:val="none" w:sz="0" w:space="0" w:color="auto"/>
        <w:right w:val="none" w:sz="0" w:space="0" w:color="auto"/>
      </w:divBdr>
    </w:div>
    <w:div w:id="770590872">
      <w:marLeft w:val="0"/>
      <w:marRight w:val="0"/>
      <w:marTop w:val="0"/>
      <w:marBottom w:val="0"/>
      <w:divBdr>
        <w:top w:val="none" w:sz="0" w:space="0" w:color="auto"/>
        <w:left w:val="none" w:sz="0" w:space="0" w:color="auto"/>
        <w:bottom w:val="none" w:sz="0" w:space="0" w:color="auto"/>
        <w:right w:val="none" w:sz="0" w:space="0" w:color="auto"/>
      </w:divBdr>
    </w:div>
    <w:div w:id="770668320">
      <w:bodyDiv w:val="1"/>
      <w:marLeft w:val="0"/>
      <w:marRight w:val="0"/>
      <w:marTop w:val="0"/>
      <w:marBottom w:val="0"/>
      <w:divBdr>
        <w:top w:val="none" w:sz="0" w:space="0" w:color="auto"/>
        <w:left w:val="none" w:sz="0" w:space="0" w:color="auto"/>
        <w:bottom w:val="none" w:sz="0" w:space="0" w:color="auto"/>
        <w:right w:val="none" w:sz="0" w:space="0" w:color="auto"/>
      </w:divBdr>
    </w:div>
    <w:div w:id="770777641">
      <w:marLeft w:val="0"/>
      <w:marRight w:val="0"/>
      <w:marTop w:val="0"/>
      <w:marBottom w:val="0"/>
      <w:divBdr>
        <w:top w:val="none" w:sz="0" w:space="0" w:color="auto"/>
        <w:left w:val="none" w:sz="0" w:space="0" w:color="auto"/>
        <w:bottom w:val="none" w:sz="0" w:space="0" w:color="auto"/>
        <w:right w:val="none" w:sz="0" w:space="0" w:color="auto"/>
      </w:divBdr>
    </w:div>
    <w:div w:id="770783111">
      <w:marLeft w:val="0"/>
      <w:marRight w:val="0"/>
      <w:marTop w:val="0"/>
      <w:marBottom w:val="0"/>
      <w:divBdr>
        <w:top w:val="none" w:sz="0" w:space="0" w:color="auto"/>
        <w:left w:val="none" w:sz="0" w:space="0" w:color="auto"/>
        <w:bottom w:val="none" w:sz="0" w:space="0" w:color="auto"/>
        <w:right w:val="none" w:sz="0" w:space="0" w:color="auto"/>
      </w:divBdr>
    </w:div>
    <w:div w:id="770856821">
      <w:marLeft w:val="0"/>
      <w:marRight w:val="0"/>
      <w:marTop w:val="0"/>
      <w:marBottom w:val="0"/>
      <w:divBdr>
        <w:top w:val="none" w:sz="0" w:space="0" w:color="auto"/>
        <w:left w:val="none" w:sz="0" w:space="0" w:color="auto"/>
        <w:bottom w:val="none" w:sz="0" w:space="0" w:color="auto"/>
        <w:right w:val="none" w:sz="0" w:space="0" w:color="auto"/>
      </w:divBdr>
    </w:div>
    <w:div w:id="770858576">
      <w:marLeft w:val="0"/>
      <w:marRight w:val="0"/>
      <w:marTop w:val="0"/>
      <w:marBottom w:val="0"/>
      <w:divBdr>
        <w:top w:val="none" w:sz="0" w:space="0" w:color="auto"/>
        <w:left w:val="none" w:sz="0" w:space="0" w:color="auto"/>
        <w:bottom w:val="none" w:sz="0" w:space="0" w:color="auto"/>
        <w:right w:val="none" w:sz="0" w:space="0" w:color="auto"/>
      </w:divBdr>
    </w:div>
    <w:div w:id="770932398">
      <w:marLeft w:val="0"/>
      <w:marRight w:val="0"/>
      <w:marTop w:val="0"/>
      <w:marBottom w:val="0"/>
      <w:divBdr>
        <w:top w:val="none" w:sz="0" w:space="0" w:color="auto"/>
        <w:left w:val="none" w:sz="0" w:space="0" w:color="auto"/>
        <w:bottom w:val="none" w:sz="0" w:space="0" w:color="auto"/>
        <w:right w:val="none" w:sz="0" w:space="0" w:color="auto"/>
      </w:divBdr>
    </w:div>
    <w:div w:id="770973471">
      <w:marLeft w:val="0"/>
      <w:marRight w:val="0"/>
      <w:marTop w:val="0"/>
      <w:marBottom w:val="0"/>
      <w:divBdr>
        <w:top w:val="none" w:sz="0" w:space="0" w:color="auto"/>
        <w:left w:val="none" w:sz="0" w:space="0" w:color="auto"/>
        <w:bottom w:val="none" w:sz="0" w:space="0" w:color="auto"/>
        <w:right w:val="none" w:sz="0" w:space="0" w:color="auto"/>
      </w:divBdr>
    </w:div>
    <w:div w:id="770977687">
      <w:marLeft w:val="0"/>
      <w:marRight w:val="0"/>
      <w:marTop w:val="0"/>
      <w:marBottom w:val="0"/>
      <w:divBdr>
        <w:top w:val="none" w:sz="0" w:space="0" w:color="auto"/>
        <w:left w:val="none" w:sz="0" w:space="0" w:color="auto"/>
        <w:bottom w:val="none" w:sz="0" w:space="0" w:color="auto"/>
        <w:right w:val="none" w:sz="0" w:space="0" w:color="auto"/>
      </w:divBdr>
    </w:div>
    <w:div w:id="771047047">
      <w:marLeft w:val="0"/>
      <w:marRight w:val="0"/>
      <w:marTop w:val="0"/>
      <w:marBottom w:val="0"/>
      <w:divBdr>
        <w:top w:val="none" w:sz="0" w:space="0" w:color="auto"/>
        <w:left w:val="none" w:sz="0" w:space="0" w:color="auto"/>
        <w:bottom w:val="none" w:sz="0" w:space="0" w:color="auto"/>
        <w:right w:val="none" w:sz="0" w:space="0" w:color="auto"/>
      </w:divBdr>
    </w:div>
    <w:div w:id="771048977">
      <w:bodyDiv w:val="1"/>
      <w:marLeft w:val="0"/>
      <w:marRight w:val="0"/>
      <w:marTop w:val="0"/>
      <w:marBottom w:val="0"/>
      <w:divBdr>
        <w:top w:val="none" w:sz="0" w:space="0" w:color="auto"/>
        <w:left w:val="none" w:sz="0" w:space="0" w:color="auto"/>
        <w:bottom w:val="none" w:sz="0" w:space="0" w:color="auto"/>
        <w:right w:val="none" w:sz="0" w:space="0" w:color="auto"/>
      </w:divBdr>
    </w:div>
    <w:div w:id="771052011">
      <w:marLeft w:val="0"/>
      <w:marRight w:val="0"/>
      <w:marTop w:val="0"/>
      <w:marBottom w:val="0"/>
      <w:divBdr>
        <w:top w:val="none" w:sz="0" w:space="0" w:color="auto"/>
        <w:left w:val="none" w:sz="0" w:space="0" w:color="auto"/>
        <w:bottom w:val="none" w:sz="0" w:space="0" w:color="auto"/>
        <w:right w:val="none" w:sz="0" w:space="0" w:color="auto"/>
      </w:divBdr>
    </w:div>
    <w:div w:id="771052213">
      <w:marLeft w:val="0"/>
      <w:marRight w:val="0"/>
      <w:marTop w:val="0"/>
      <w:marBottom w:val="0"/>
      <w:divBdr>
        <w:top w:val="none" w:sz="0" w:space="0" w:color="auto"/>
        <w:left w:val="none" w:sz="0" w:space="0" w:color="auto"/>
        <w:bottom w:val="none" w:sz="0" w:space="0" w:color="auto"/>
        <w:right w:val="none" w:sz="0" w:space="0" w:color="auto"/>
      </w:divBdr>
    </w:div>
    <w:div w:id="771096641">
      <w:marLeft w:val="0"/>
      <w:marRight w:val="0"/>
      <w:marTop w:val="0"/>
      <w:marBottom w:val="0"/>
      <w:divBdr>
        <w:top w:val="none" w:sz="0" w:space="0" w:color="auto"/>
        <w:left w:val="none" w:sz="0" w:space="0" w:color="auto"/>
        <w:bottom w:val="none" w:sz="0" w:space="0" w:color="auto"/>
        <w:right w:val="none" w:sz="0" w:space="0" w:color="auto"/>
      </w:divBdr>
    </w:div>
    <w:div w:id="771121365">
      <w:marLeft w:val="0"/>
      <w:marRight w:val="0"/>
      <w:marTop w:val="0"/>
      <w:marBottom w:val="0"/>
      <w:divBdr>
        <w:top w:val="none" w:sz="0" w:space="0" w:color="auto"/>
        <w:left w:val="none" w:sz="0" w:space="0" w:color="auto"/>
        <w:bottom w:val="none" w:sz="0" w:space="0" w:color="auto"/>
        <w:right w:val="none" w:sz="0" w:space="0" w:color="auto"/>
      </w:divBdr>
    </w:div>
    <w:div w:id="771314892">
      <w:marLeft w:val="0"/>
      <w:marRight w:val="0"/>
      <w:marTop w:val="0"/>
      <w:marBottom w:val="0"/>
      <w:divBdr>
        <w:top w:val="none" w:sz="0" w:space="0" w:color="auto"/>
        <w:left w:val="none" w:sz="0" w:space="0" w:color="auto"/>
        <w:bottom w:val="none" w:sz="0" w:space="0" w:color="auto"/>
        <w:right w:val="none" w:sz="0" w:space="0" w:color="auto"/>
      </w:divBdr>
    </w:div>
    <w:div w:id="771360080">
      <w:marLeft w:val="0"/>
      <w:marRight w:val="0"/>
      <w:marTop w:val="0"/>
      <w:marBottom w:val="0"/>
      <w:divBdr>
        <w:top w:val="none" w:sz="0" w:space="0" w:color="auto"/>
        <w:left w:val="none" w:sz="0" w:space="0" w:color="auto"/>
        <w:bottom w:val="none" w:sz="0" w:space="0" w:color="auto"/>
        <w:right w:val="none" w:sz="0" w:space="0" w:color="auto"/>
      </w:divBdr>
    </w:div>
    <w:div w:id="771517323">
      <w:marLeft w:val="0"/>
      <w:marRight w:val="0"/>
      <w:marTop w:val="0"/>
      <w:marBottom w:val="0"/>
      <w:divBdr>
        <w:top w:val="none" w:sz="0" w:space="0" w:color="auto"/>
        <w:left w:val="none" w:sz="0" w:space="0" w:color="auto"/>
        <w:bottom w:val="none" w:sz="0" w:space="0" w:color="auto"/>
        <w:right w:val="none" w:sz="0" w:space="0" w:color="auto"/>
      </w:divBdr>
    </w:div>
    <w:div w:id="771625748">
      <w:marLeft w:val="0"/>
      <w:marRight w:val="0"/>
      <w:marTop w:val="0"/>
      <w:marBottom w:val="0"/>
      <w:divBdr>
        <w:top w:val="none" w:sz="0" w:space="0" w:color="auto"/>
        <w:left w:val="none" w:sz="0" w:space="0" w:color="auto"/>
        <w:bottom w:val="none" w:sz="0" w:space="0" w:color="auto"/>
        <w:right w:val="none" w:sz="0" w:space="0" w:color="auto"/>
      </w:divBdr>
    </w:div>
    <w:div w:id="771626173">
      <w:marLeft w:val="0"/>
      <w:marRight w:val="0"/>
      <w:marTop w:val="0"/>
      <w:marBottom w:val="0"/>
      <w:divBdr>
        <w:top w:val="none" w:sz="0" w:space="0" w:color="auto"/>
        <w:left w:val="none" w:sz="0" w:space="0" w:color="auto"/>
        <w:bottom w:val="none" w:sz="0" w:space="0" w:color="auto"/>
        <w:right w:val="none" w:sz="0" w:space="0" w:color="auto"/>
      </w:divBdr>
    </w:div>
    <w:div w:id="771627027">
      <w:marLeft w:val="0"/>
      <w:marRight w:val="0"/>
      <w:marTop w:val="0"/>
      <w:marBottom w:val="0"/>
      <w:divBdr>
        <w:top w:val="none" w:sz="0" w:space="0" w:color="auto"/>
        <w:left w:val="none" w:sz="0" w:space="0" w:color="auto"/>
        <w:bottom w:val="none" w:sz="0" w:space="0" w:color="auto"/>
        <w:right w:val="none" w:sz="0" w:space="0" w:color="auto"/>
      </w:divBdr>
    </w:div>
    <w:div w:id="771631927">
      <w:marLeft w:val="0"/>
      <w:marRight w:val="0"/>
      <w:marTop w:val="0"/>
      <w:marBottom w:val="0"/>
      <w:divBdr>
        <w:top w:val="none" w:sz="0" w:space="0" w:color="auto"/>
        <w:left w:val="none" w:sz="0" w:space="0" w:color="auto"/>
        <w:bottom w:val="none" w:sz="0" w:space="0" w:color="auto"/>
        <w:right w:val="none" w:sz="0" w:space="0" w:color="auto"/>
      </w:divBdr>
    </w:div>
    <w:div w:id="771633879">
      <w:marLeft w:val="0"/>
      <w:marRight w:val="0"/>
      <w:marTop w:val="0"/>
      <w:marBottom w:val="0"/>
      <w:divBdr>
        <w:top w:val="none" w:sz="0" w:space="0" w:color="auto"/>
        <w:left w:val="none" w:sz="0" w:space="0" w:color="auto"/>
        <w:bottom w:val="none" w:sz="0" w:space="0" w:color="auto"/>
        <w:right w:val="none" w:sz="0" w:space="0" w:color="auto"/>
      </w:divBdr>
    </w:div>
    <w:div w:id="771634910">
      <w:marLeft w:val="0"/>
      <w:marRight w:val="0"/>
      <w:marTop w:val="0"/>
      <w:marBottom w:val="0"/>
      <w:divBdr>
        <w:top w:val="none" w:sz="0" w:space="0" w:color="auto"/>
        <w:left w:val="none" w:sz="0" w:space="0" w:color="auto"/>
        <w:bottom w:val="none" w:sz="0" w:space="0" w:color="auto"/>
        <w:right w:val="none" w:sz="0" w:space="0" w:color="auto"/>
      </w:divBdr>
    </w:div>
    <w:div w:id="771784057">
      <w:marLeft w:val="0"/>
      <w:marRight w:val="0"/>
      <w:marTop w:val="0"/>
      <w:marBottom w:val="0"/>
      <w:divBdr>
        <w:top w:val="none" w:sz="0" w:space="0" w:color="auto"/>
        <w:left w:val="none" w:sz="0" w:space="0" w:color="auto"/>
        <w:bottom w:val="none" w:sz="0" w:space="0" w:color="auto"/>
        <w:right w:val="none" w:sz="0" w:space="0" w:color="auto"/>
      </w:divBdr>
    </w:div>
    <w:div w:id="771896485">
      <w:marLeft w:val="0"/>
      <w:marRight w:val="0"/>
      <w:marTop w:val="0"/>
      <w:marBottom w:val="0"/>
      <w:divBdr>
        <w:top w:val="none" w:sz="0" w:space="0" w:color="auto"/>
        <w:left w:val="none" w:sz="0" w:space="0" w:color="auto"/>
        <w:bottom w:val="none" w:sz="0" w:space="0" w:color="auto"/>
        <w:right w:val="none" w:sz="0" w:space="0" w:color="auto"/>
      </w:divBdr>
    </w:div>
    <w:div w:id="772015890">
      <w:marLeft w:val="0"/>
      <w:marRight w:val="0"/>
      <w:marTop w:val="0"/>
      <w:marBottom w:val="0"/>
      <w:divBdr>
        <w:top w:val="none" w:sz="0" w:space="0" w:color="auto"/>
        <w:left w:val="none" w:sz="0" w:space="0" w:color="auto"/>
        <w:bottom w:val="none" w:sz="0" w:space="0" w:color="auto"/>
        <w:right w:val="none" w:sz="0" w:space="0" w:color="auto"/>
      </w:divBdr>
    </w:div>
    <w:div w:id="772016521">
      <w:marLeft w:val="0"/>
      <w:marRight w:val="0"/>
      <w:marTop w:val="0"/>
      <w:marBottom w:val="0"/>
      <w:divBdr>
        <w:top w:val="none" w:sz="0" w:space="0" w:color="auto"/>
        <w:left w:val="none" w:sz="0" w:space="0" w:color="auto"/>
        <w:bottom w:val="none" w:sz="0" w:space="0" w:color="auto"/>
        <w:right w:val="none" w:sz="0" w:space="0" w:color="auto"/>
      </w:divBdr>
    </w:div>
    <w:div w:id="772093471">
      <w:marLeft w:val="0"/>
      <w:marRight w:val="0"/>
      <w:marTop w:val="0"/>
      <w:marBottom w:val="0"/>
      <w:divBdr>
        <w:top w:val="none" w:sz="0" w:space="0" w:color="auto"/>
        <w:left w:val="none" w:sz="0" w:space="0" w:color="auto"/>
        <w:bottom w:val="none" w:sz="0" w:space="0" w:color="auto"/>
        <w:right w:val="none" w:sz="0" w:space="0" w:color="auto"/>
      </w:divBdr>
    </w:div>
    <w:div w:id="772096312">
      <w:marLeft w:val="0"/>
      <w:marRight w:val="0"/>
      <w:marTop w:val="0"/>
      <w:marBottom w:val="0"/>
      <w:divBdr>
        <w:top w:val="none" w:sz="0" w:space="0" w:color="auto"/>
        <w:left w:val="none" w:sz="0" w:space="0" w:color="auto"/>
        <w:bottom w:val="none" w:sz="0" w:space="0" w:color="auto"/>
        <w:right w:val="none" w:sz="0" w:space="0" w:color="auto"/>
      </w:divBdr>
    </w:div>
    <w:div w:id="772239284">
      <w:marLeft w:val="0"/>
      <w:marRight w:val="0"/>
      <w:marTop w:val="0"/>
      <w:marBottom w:val="0"/>
      <w:divBdr>
        <w:top w:val="none" w:sz="0" w:space="0" w:color="auto"/>
        <w:left w:val="none" w:sz="0" w:space="0" w:color="auto"/>
        <w:bottom w:val="none" w:sz="0" w:space="0" w:color="auto"/>
        <w:right w:val="none" w:sz="0" w:space="0" w:color="auto"/>
      </w:divBdr>
    </w:div>
    <w:div w:id="772241899">
      <w:marLeft w:val="0"/>
      <w:marRight w:val="0"/>
      <w:marTop w:val="0"/>
      <w:marBottom w:val="0"/>
      <w:divBdr>
        <w:top w:val="none" w:sz="0" w:space="0" w:color="auto"/>
        <w:left w:val="none" w:sz="0" w:space="0" w:color="auto"/>
        <w:bottom w:val="none" w:sz="0" w:space="0" w:color="auto"/>
        <w:right w:val="none" w:sz="0" w:space="0" w:color="auto"/>
      </w:divBdr>
    </w:div>
    <w:div w:id="772553383">
      <w:marLeft w:val="0"/>
      <w:marRight w:val="0"/>
      <w:marTop w:val="0"/>
      <w:marBottom w:val="0"/>
      <w:divBdr>
        <w:top w:val="none" w:sz="0" w:space="0" w:color="auto"/>
        <w:left w:val="none" w:sz="0" w:space="0" w:color="auto"/>
        <w:bottom w:val="none" w:sz="0" w:space="0" w:color="auto"/>
        <w:right w:val="none" w:sz="0" w:space="0" w:color="auto"/>
      </w:divBdr>
    </w:div>
    <w:div w:id="772631432">
      <w:marLeft w:val="0"/>
      <w:marRight w:val="0"/>
      <w:marTop w:val="0"/>
      <w:marBottom w:val="0"/>
      <w:divBdr>
        <w:top w:val="none" w:sz="0" w:space="0" w:color="auto"/>
        <w:left w:val="none" w:sz="0" w:space="0" w:color="auto"/>
        <w:bottom w:val="none" w:sz="0" w:space="0" w:color="auto"/>
        <w:right w:val="none" w:sz="0" w:space="0" w:color="auto"/>
      </w:divBdr>
    </w:div>
    <w:div w:id="772671372">
      <w:marLeft w:val="0"/>
      <w:marRight w:val="0"/>
      <w:marTop w:val="0"/>
      <w:marBottom w:val="0"/>
      <w:divBdr>
        <w:top w:val="none" w:sz="0" w:space="0" w:color="auto"/>
        <w:left w:val="none" w:sz="0" w:space="0" w:color="auto"/>
        <w:bottom w:val="none" w:sz="0" w:space="0" w:color="auto"/>
        <w:right w:val="none" w:sz="0" w:space="0" w:color="auto"/>
      </w:divBdr>
    </w:div>
    <w:div w:id="772672815">
      <w:marLeft w:val="0"/>
      <w:marRight w:val="0"/>
      <w:marTop w:val="0"/>
      <w:marBottom w:val="0"/>
      <w:divBdr>
        <w:top w:val="none" w:sz="0" w:space="0" w:color="auto"/>
        <w:left w:val="none" w:sz="0" w:space="0" w:color="auto"/>
        <w:bottom w:val="none" w:sz="0" w:space="0" w:color="auto"/>
        <w:right w:val="none" w:sz="0" w:space="0" w:color="auto"/>
      </w:divBdr>
    </w:div>
    <w:div w:id="772675802">
      <w:marLeft w:val="0"/>
      <w:marRight w:val="0"/>
      <w:marTop w:val="0"/>
      <w:marBottom w:val="0"/>
      <w:divBdr>
        <w:top w:val="none" w:sz="0" w:space="0" w:color="auto"/>
        <w:left w:val="none" w:sz="0" w:space="0" w:color="auto"/>
        <w:bottom w:val="none" w:sz="0" w:space="0" w:color="auto"/>
        <w:right w:val="none" w:sz="0" w:space="0" w:color="auto"/>
      </w:divBdr>
    </w:div>
    <w:div w:id="772743057">
      <w:marLeft w:val="0"/>
      <w:marRight w:val="0"/>
      <w:marTop w:val="0"/>
      <w:marBottom w:val="0"/>
      <w:divBdr>
        <w:top w:val="none" w:sz="0" w:space="0" w:color="auto"/>
        <w:left w:val="none" w:sz="0" w:space="0" w:color="auto"/>
        <w:bottom w:val="none" w:sz="0" w:space="0" w:color="auto"/>
        <w:right w:val="none" w:sz="0" w:space="0" w:color="auto"/>
      </w:divBdr>
    </w:div>
    <w:div w:id="772895360">
      <w:marLeft w:val="0"/>
      <w:marRight w:val="0"/>
      <w:marTop w:val="0"/>
      <w:marBottom w:val="0"/>
      <w:divBdr>
        <w:top w:val="none" w:sz="0" w:space="0" w:color="auto"/>
        <w:left w:val="none" w:sz="0" w:space="0" w:color="auto"/>
        <w:bottom w:val="none" w:sz="0" w:space="0" w:color="auto"/>
        <w:right w:val="none" w:sz="0" w:space="0" w:color="auto"/>
      </w:divBdr>
    </w:div>
    <w:div w:id="773090050">
      <w:marLeft w:val="0"/>
      <w:marRight w:val="0"/>
      <w:marTop w:val="0"/>
      <w:marBottom w:val="0"/>
      <w:divBdr>
        <w:top w:val="none" w:sz="0" w:space="0" w:color="auto"/>
        <w:left w:val="none" w:sz="0" w:space="0" w:color="auto"/>
        <w:bottom w:val="none" w:sz="0" w:space="0" w:color="auto"/>
        <w:right w:val="none" w:sz="0" w:space="0" w:color="auto"/>
      </w:divBdr>
    </w:div>
    <w:div w:id="773135598">
      <w:marLeft w:val="0"/>
      <w:marRight w:val="0"/>
      <w:marTop w:val="0"/>
      <w:marBottom w:val="0"/>
      <w:divBdr>
        <w:top w:val="none" w:sz="0" w:space="0" w:color="auto"/>
        <w:left w:val="none" w:sz="0" w:space="0" w:color="auto"/>
        <w:bottom w:val="none" w:sz="0" w:space="0" w:color="auto"/>
        <w:right w:val="none" w:sz="0" w:space="0" w:color="auto"/>
      </w:divBdr>
    </w:div>
    <w:div w:id="773207724">
      <w:marLeft w:val="0"/>
      <w:marRight w:val="0"/>
      <w:marTop w:val="0"/>
      <w:marBottom w:val="0"/>
      <w:divBdr>
        <w:top w:val="none" w:sz="0" w:space="0" w:color="auto"/>
        <w:left w:val="none" w:sz="0" w:space="0" w:color="auto"/>
        <w:bottom w:val="none" w:sz="0" w:space="0" w:color="auto"/>
        <w:right w:val="none" w:sz="0" w:space="0" w:color="auto"/>
      </w:divBdr>
    </w:div>
    <w:div w:id="773284663">
      <w:bodyDiv w:val="1"/>
      <w:marLeft w:val="0"/>
      <w:marRight w:val="0"/>
      <w:marTop w:val="0"/>
      <w:marBottom w:val="0"/>
      <w:divBdr>
        <w:top w:val="none" w:sz="0" w:space="0" w:color="auto"/>
        <w:left w:val="none" w:sz="0" w:space="0" w:color="auto"/>
        <w:bottom w:val="none" w:sz="0" w:space="0" w:color="auto"/>
        <w:right w:val="none" w:sz="0" w:space="0" w:color="auto"/>
      </w:divBdr>
    </w:div>
    <w:div w:id="773398901">
      <w:marLeft w:val="0"/>
      <w:marRight w:val="0"/>
      <w:marTop w:val="0"/>
      <w:marBottom w:val="0"/>
      <w:divBdr>
        <w:top w:val="none" w:sz="0" w:space="0" w:color="auto"/>
        <w:left w:val="none" w:sz="0" w:space="0" w:color="auto"/>
        <w:bottom w:val="none" w:sz="0" w:space="0" w:color="auto"/>
        <w:right w:val="none" w:sz="0" w:space="0" w:color="auto"/>
      </w:divBdr>
    </w:div>
    <w:div w:id="773404863">
      <w:marLeft w:val="0"/>
      <w:marRight w:val="0"/>
      <w:marTop w:val="0"/>
      <w:marBottom w:val="0"/>
      <w:divBdr>
        <w:top w:val="none" w:sz="0" w:space="0" w:color="auto"/>
        <w:left w:val="none" w:sz="0" w:space="0" w:color="auto"/>
        <w:bottom w:val="none" w:sz="0" w:space="0" w:color="auto"/>
        <w:right w:val="none" w:sz="0" w:space="0" w:color="auto"/>
      </w:divBdr>
    </w:div>
    <w:div w:id="773477110">
      <w:marLeft w:val="0"/>
      <w:marRight w:val="0"/>
      <w:marTop w:val="0"/>
      <w:marBottom w:val="0"/>
      <w:divBdr>
        <w:top w:val="none" w:sz="0" w:space="0" w:color="auto"/>
        <w:left w:val="none" w:sz="0" w:space="0" w:color="auto"/>
        <w:bottom w:val="none" w:sz="0" w:space="0" w:color="auto"/>
        <w:right w:val="none" w:sz="0" w:space="0" w:color="auto"/>
      </w:divBdr>
    </w:div>
    <w:div w:id="773670378">
      <w:bodyDiv w:val="1"/>
      <w:marLeft w:val="0"/>
      <w:marRight w:val="0"/>
      <w:marTop w:val="0"/>
      <w:marBottom w:val="0"/>
      <w:divBdr>
        <w:top w:val="none" w:sz="0" w:space="0" w:color="auto"/>
        <w:left w:val="none" w:sz="0" w:space="0" w:color="auto"/>
        <w:bottom w:val="none" w:sz="0" w:space="0" w:color="auto"/>
        <w:right w:val="none" w:sz="0" w:space="0" w:color="auto"/>
      </w:divBdr>
    </w:div>
    <w:div w:id="773718216">
      <w:marLeft w:val="0"/>
      <w:marRight w:val="0"/>
      <w:marTop w:val="0"/>
      <w:marBottom w:val="0"/>
      <w:divBdr>
        <w:top w:val="none" w:sz="0" w:space="0" w:color="auto"/>
        <w:left w:val="none" w:sz="0" w:space="0" w:color="auto"/>
        <w:bottom w:val="none" w:sz="0" w:space="0" w:color="auto"/>
        <w:right w:val="none" w:sz="0" w:space="0" w:color="auto"/>
      </w:divBdr>
    </w:div>
    <w:div w:id="773747494">
      <w:marLeft w:val="0"/>
      <w:marRight w:val="0"/>
      <w:marTop w:val="0"/>
      <w:marBottom w:val="0"/>
      <w:divBdr>
        <w:top w:val="none" w:sz="0" w:space="0" w:color="auto"/>
        <w:left w:val="none" w:sz="0" w:space="0" w:color="auto"/>
        <w:bottom w:val="none" w:sz="0" w:space="0" w:color="auto"/>
        <w:right w:val="none" w:sz="0" w:space="0" w:color="auto"/>
      </w:divBdr>
    </w:div>
    <w:div w:id="773791266">
      <w:marLeft w:val="0"/>
      <w:marRight w:val="0"/>
      <w:marTop w:val="0"/>
      <w:marBottom w:val="0"/>
      <w:divBdr>
        <w:top w:val="none" w:sz="0" w:space="0" w:color="auto"/>
        <w:left w:val="none" w:sz="0" w:space="0" w:color="auto"/>
        <w:bottom w:val="none" w:sz="0" w:space="0" w:color="auto"/>
        <w:right w:val="none" w:sz="0" w:space="0" w:color="auto"/>
      </w:divBdr>
    </w:div>
    <w:div w:id="773864991">
      <w:marLeft w:val="0"/>
      <w:marRight w:val="0"/>
      <w:marTop w:val="0"/>
      <w:marBottom w:val="0"/>
      <w:divBdr>
        <w:top w:val="none" w:sz="0" w:space="0" w:color="auto"/>
        <w:left w:val="none" w:sz="0" w:space="0" w:color="auto"/>
        <w:bottom w:val="none" w:sz="0" w:space="0" w:color="auto"/>
        <w:right w:val="none" w:sz="0" w:space="0" w:color="auto"/>
      </w:divBdr>
    </w:div>
    <w:div w:id="773867074">
      <w:marLeft w:val="0"/>
      <w:marRight w:val="0"/>
      <w:marTop w:val="0"/>
      <w:marBottom w:val="0"/>
      <w:divBdr>
        <w:top w:val="none" w:sz="0" w:space="0" w:color="auto"/>
        <w:left w:val="none" w:sz="0" w:space="0" w:color="auto"/>
        <w:bottom w:val="none" w:sz="0" w:space="0" w:color="auto"/>
        <w:right w:val="none" w:sz="0" w:space="0" w:color="auto"/>
      </w:divBdr>
    </w:div>
    <w:div w:id="773942270">
      <w:bodyDiv w:val="1"/>
      <w:marLeft w:val="0"/>
      <w:marRight w:val="0"/>
      <w:marTop w:val="0"/>
      <w:marBottom w:val="0"/>
      <w:divBdr>
        <w:top w:val="none" w:sz="0" w:space="0" w:color="auto"/>
        <w:left w:val="none" w:sz="0" w:space="0" w:color="auto"/>
        <w:bottom w:val="none" w:sz="0" w:space="0" w:color="auto"/>
        <w:right w:val="none" w:sz="0" w:space="0" w:color="auto"/>
      </w:divBdr>
    </w:div>
    <w:div w:id="773983931">
      <w:marLeft w:val="0"/>
      <w:marRight w:val="0"/>
      <w:marTop w:val="0"/>
      <w:marBottom w:val="0"/>
      <w:divBdr>
        <w:top w:val="none" w:sz="0" w:space="0" w:color="auto"/>
        <w:left w:val="none" w:sz="0" w:space="0" w:color="auto"/>
        <w:bottom w:val="none" w:sz="0" w:space="0" w:color="auto"/>
        <w:right w:val="none" w:sz="0" w:space="0" w:color="auto"/>
      </w:divBdr>
    </w:div>
    <w:div w:id="774010914">
      <w:marLeft w:val="0"/>
      <w:marRight w:val="0"/>
      <w:marTop w:val="0"/>
      <w:marBottom w:val="0"/>
      <w:divBdr>
        <w:top w:val="none" w:sz="0" w:space="0" w:color="auto"/>
        <w:left w:val="none" w:sz="0" w:space="0" w:color="auto"/>
        <w:bottom w:val="none" w:sz="0" w:space="0" w:color="auto"/>
        <w:right w:val="none" w:sz="0" w:space="0" w:color="auto"/>
      </w:divBdr>
    </w:div>
    <w:div w:id="774057533">
      <w:marLeft w:val="0"/>
      <w:marRight w:val="0"/>
      <w:marTop w:val="0"/>
      <w:marBottom w:val="0"/>
      <w:divBdr>
        <w:top w:val="none" w:sz="0" w:space="0" w:color="auto"/>
        <w:left w:val="none" w:sz="0" w:space="0" w:color="auto"/>
        <w:bottom w:val="none" w:sz="0" w:space="0" w:color="auto"/>
        <w:right w:val="none" w:sz="0" w:space="0" w:color="auto"/>
      </w:divBdr>
    </w:div>
    <w:div w:id="774132854">
      <w:marLeft w:val="0"/>
      <w:marRight w:val="0"/>
      <w:marTop w:val="0"/>
      <w:marBottom w:val="0"/>
      <w:divBdr>
        <w:top w:val="none" w:sz="0" w:space="0" w:color="auto"/>
        <w:left w:val="none" w:sz="0" w:space="0" w:color="auto"/>
        <w:bottom w:val="none" w:sz="0" w:space="0" w:color="auto"/>
        <w:right w:val="none" w:sz="0" w:space="0" w:color="auto"/>
      </w:divBdr>
    </w:div>
    <w:div w:id="774205535">
      <w:marLeft w:val="0"/>
      <w:marRight w:val="0"/>
      <w:marTop w:val="0"/>
      <w:marBottom w:val="0"/>
      <w:divBdr>
        <w:top w:val="none" w:sz="0" w:space="0" w:color="auto"/>
        <w:left w:val="none" w:sz="0" w:space="0" w:color="auto"/>
        <w:bottom w:val="none" w:sz="0" w:space="0" w:color="auto"/>
        <w:right w:val="none" w:sz="0" w:space="0" w:color="auto"/>
      </w:divBdr>
    </w:div>
    <w:div w:id="774251815">
      <w:marLeft w:val="0"/>
      <w:marRight w:val="0"/>
      <w:marTop w:val="0"/>
      <w:marBottom w:val="0"/>
      <w:divBdr>
        <w:top w:val="none" w:sz="0" w:space="0" w:color="auto"/>
        <w:left w:val="none" w:sz="0" w:space="0" w:color="auto"/>
        <w:bottom w:val="none" w:sz="0" w:space="0" w:color="auto"/>
        <w:right w:val="none" w:sz="0" w:space="0" w:color="auto"/>
      </w:divBdr>
    </w:div>
    <w:div w:id="774254405">
      <w:marLeft w:val="0"/>
      <w:marRight w:val="0"/>
      <w:marTop w:val="0"/>
      <w:marBottom w:val="0"/>
      <w:divBdr>
        <w:top w:val="none" w:sz="0" w:space="0" w:color="auto"/>
        <w:left w:val="none" w:sz="0" w:space="0" w:color="auto"/>
        <w:bottom w:val="none" w:sz="0" w:space="0" w:color="auto"/>
        <w:right w:val="none" w:sz="0" w:space="0" w:color="auto"/>
      </w:divBdr>
    </w:div>
    <w:div w:id="774331690">
      <w:marLeft w:val="0"/>
      <w:marRight w:val="0"/>
      <w:marTop w:val="0"/>
      <w:marBottom w:val="0"/>
      <w:divBdr>
        <w:top w:val="none" w:sz="0" w:space="0" w:color="auto"/>
        <w:left w:val="none" w:sz="0" w:space="0" w:color="auto"/>
        <w:bottom w:val="none" w:sz="0" w:space="0" w:color="auto"/>
        <w:right w:val="none" w:sz="0" w:space="0" w:color="auto"/>
      </w:divBdr>
    </w:div>
    <w:div w:id="774398150">
      <w:marLeft w:val="0"/>
      <w:marRight w:val="0"/>
      <w:marTop w:val="0"/>
      <w:marBottom w:val="0"/>
      <w:divBdr>
        <w:top w:val="none" w:sz="0" w:space="0" w:color="auto"/>
        <w:left w:val="none" w:sz="0" w:space="0" w:color="auto"/>
        <w:bottom w:val="none" w:sz="0" w:space="0" w:color="auto"/>
        <w:right w:val="none" w:sz="0" w:space="0" w:color="auto"/>
      </w:divBdr>
    </w:div>
    <w:div w:id="774400458">
      <w:marLeft w:val="0"/>
      <w:marRight w:val="0"/>
      <w:marTop w:val="0"/>
      <w:marBottom w:val="0"/>
      <w:divBdr>
        <w:top w:val="none" w:sz="0" w:space="0" w:color="auto"/>
        <w:left w:val="none" w:sz="0" w:space="0" w:color="auto"/>
        <w:bottom w:val="none" w:sz="0" w:space="0" w:color="auto"/>
        <w:right w:val="none" w:sz="0" w:space="0" w:color="auto"/>
      </w:divBdr>
    </w:div>
    <w:div w:id="774404937">
      <w:marLeft w:val="0"/>
      <w:marRight w:val="0"/>
      <w:marTop w:val="0"/>
      <w:marBottom w:val="0"/>
      <w:divBdr>
        <w:top w:val="none" w:sz="0" w:space="0" w:color="auto"/>
        <w:left w:val="none" w:sz="0" w:space="0" w:color="auto"/>
        <w:bottom w:val="none" w:sz="0" w:space="0" w:color="auto"/>
        <w:right w:val="none" w:sz="0" w:space="0" w:color="auto"/>
      </w:divBdr>
    </w:div>
    <w:div w:id="774446587">
      <w:marLeft w:val="0"/>
      <w:marRight w:val="0"/>
      <w:marTop w:val="0"/>
      <w:marBottom w:val="0"/>
      <w:divBdr>
        <w:top w:val="none" w:sz="0" w:space="0" w:color="auto"/>
        <w:left w:val="none" w:sz="0" w:space="0" w:color="auto"/>
        <w:bottom w:val="none" w:sz="0" w:space="0" w:color="auto"/>
        <w:right w:val="none" w:sz="0" w:space="0" w:color="auto"/>
      </w:divBdr>
    </w:div>
    <w:div w:id="774517570">
      <w:marLeft w:val="0"/>
      <w:marRight w:val="0"/>
      <w:marTop w:val="0"/>
      <w:marBottom w:val="0"/>
      <w:divBdr>
        <w:top w:val="none" w:sz="0" w:space="0" w:color="auto"/>
        <w:left w:val="none" w:sz="0" w:space="0" w:color="auto"/>
        <w:bottom w:val="none" w:sz="0" w:space="0" w:color="auto"/>
        <w:right w:val="none" w:sz="0" w:space="0" w:color="auto"/>
      </w:divBdr>
    </w:div>
    <w:div w:id="774591549">
      <w:marLeft w:val="0"/>
      <w:marRight w:val="0"/>
      <w:marTop w:val="0"/>
      <w:marBottom w:val="0"/>
      <w:divBdr>
        <w:top w:val="none" w:sz="0" w:space="0" w:color="auto"/>
        <w:left w:val="none" w:sz="0" w:space="0" w:color="auto"/>
        <w:bottom w:val="none" w:sz="0" w:space="0" w:color="auto"/>
        <w:right w:val="none" w:sz="0" w:space="0" w:color="auto"/>
      </w:divBdr>
    </w:div>
    <w:div w:id="774594973">
      <w:marLeft w:val="0"/>
      <w:marRight w:val="0"/>
      <w:marTop w:val="0"/>
      <w:marBottom w:val="0"/>
      <w:divBdr>
        <w:top w:val="none" w:sz="0" w:space="0" w:color="auto"/>
        <w:left w:val="none" w:sz="0" w:space="0" w:color="auto"/>
        <w:bottom w:val="none" w:sz="0" w:space="0" w:color="auto"/>
        <w:right w:val="none" w:sz="0" w:space="0" w:color="auto"/>
      </w:divBdr>
    </w:div>
    <w:div w:id="774788379">
      <w:marLeft w:val="0"/>
      <w:marRight w:val="0"/>
      <w:marTop w:val="0"/>
      <w:marBottom w:val="0"/>
      <w:divBdr>
        <w:top w:val="none" w:sz="0" w:space="0" w:color="auto"/>
        <w:left w:val="none" w:sz="0" w:space="0" w:color="auto"/>
        <w:bottom w:val="none" w:sz="0" w:space="0" w:color="auto"/>
        <w:right w:val="none" w:sz="0" w:space="0" w:color="auto"/>
      </w:divBdr>
    </w:div>
    <w:div w:id="774789319">
      <w:marLeft w:val="0"/>
      <w:marRight w:val="0"/>
      <w:marTop w:val="0"/>
      <w:marBottom w:val="0"/>
      <w:divBdr>
        <w:top w:val="none" w:sz="0" w:space="0" w:color="auto"/>
        <w:left w:val="none" w:sz="0" w:space="0" w:color="auto"/>
        <w:bottom w:val="none" w:sz="0" w:space="0" w:color="auto"/>
        <w:right w:val="none" w:sz="0" w:space="0" w:color="auto"/>
      </w:divBdr>
    </w:div>
    <w:div w:id="774790966">
      <w:marLeft w:val="0"/>
      <w:marRight w:val="0"/>
      <w:marTop w:val="0"/>
      <w:marBottom w:val="0"/>
      <w:divBdr>
        <w:top w:val="none" w:sz="0" w:space="0" w:color="auto"/>
        <w:left w:val="none" w:sz="0" w:space="0" w:color="auto"/>
        <w:bottom w:val="none" w:sz="0" w:space="0" w:color="auto"/>
        <w:right w:val="none" w:sz="0" w:space="0" w:color="auto"/>
      </w:divBdr>
    </w:div>
    <w:div w:id="774862632">
      <w:marLeft w:val="0"/>
      <w:marRight w:val="0"/>
      <w:marTop w:val="0"/>
      <w:marBottom w:val="0"/>
      <w:divBdr>
        <w:top w:val="none" w:sz="0" w:space="0" w:color="auto"/>
        <w:left w:val="none" w:sz="0" w:space="0" w:color="auto"/>
        <w:bottom w:val="none" w:sz="0" w:space="0" w:color="auto"/>
        <w:right w:val="none" w:sz="0" w:space="0" w:color="auto"/>
      </w:divBdr>
    </w:div>
    <w:div w:id="774908138">
      <w:marLeft w:val="0"/>
      <w:marRight w:val="0"/>
      <w:marTop w:val="0"/>
      <w:marBottom w:val="0"/>
      <w:divBdr>
        <w:top w:val="none" w:sz="0" w:space="0" w:color="auto"/>
        <w:left w:val="none" w:sz="0" w:space="0" w:color="auto"/>
        <w:bottom w:val="none" w:sz="0" w:space="0" w:color="auto"/>
        <w:right w:val="none" w:sz="0" w:space="0" w:color="auto"/>
      </w:divBdr>
    </w:div>
    <w:div w:id="774980132">
      <w:marLeft w:val="0"/>
      <w:marRight w:val="0"/>
      <w:marTop w:val="0"/>
      <w:marBottom w:val="0"/>
      <w:divBdr>
        <w:top w:val="none" w:sz="0" w:space="0" w:color="auto"/>
        <w:left w:val="none" w:sz="0" w:space="0" w:color="auto"/>
        <w:bottom w:val="none" w:sz="0" w:space="0" w:color="auto"/>
        <w:right w:val="none" w:sz="0" w:space="0" w:color="auto"/>
      </w:divBdr>
    </w:div>
    <w:div w:id="774980709">
      <w:marLeft w:val="0"/>
      <w:marRight w:val="0"/>
      <w:marTop w:val="0"/>
      <w:marBottom w:val="0"/>
      <w:divBdr>
        <w:top w:val="none" w:sz="0" w:space="0" w:color="auto"/>
        <w:left w:val="none" w:sz="0" w:space="0" w:color="auto"/>
        <w:bottom w:val="none" w:sz="0" w:space="0" w:color="auto"/>
        <w:right w:val="none" w:sz="0" w:space="0" w:color="auto"/>
      </w:divBdr>
    </w:div>
    <w:div w:id="775059588">
      <w:marLeft w:val="0"/>
      <w:marRight w:val="0"/>
      <w:marTop w:val="0"/>
      <w:marBottom w:val="0"/>
      <w:divBdr>
        <w:top w:val="none" w:sz="0" w:space="0" w:color="auto"/>
        <w:left w:val="none" w:sz="0" w:space="0" w:color="auto"/>
        <w:bottom w:val="none" w:sz="0" w:space="0" w:color="auto"/>
        <w:right w:val="none" w:sz="0" w:space="0" w:color="auto"/>
      </w:divBdr>
    </w:div>
    <w:div w:id="775175118">
      <w:marLeft w:val="0"/>
      <w:marRight w:val="0"/>
      <w:marTop w:val="0"/>
      <w:marBottom w:val="0"/>
      <w:divBdr>
        <w:top w:val="none" w:sz="0" w:space="0" w:color="auto"/>
        <w:left w:val="none" w:sz="0" w:space="0" w:color="auto"/>
        <w:bottom w:val="none" w:sz="0" w:space="0" w:color="auto"/>
        <w:right w:val="none" w:sz="0" w:space="0" w:color="auto"/>
      </w:divBdr>
    </w:div>
    <w:div w:id="775177188">
      <w:marLeft w:val="0"/>
      <w:marRight w:val="0"/>
      <w:marTop w:val="0"/>
      <w:marBottom w:val="0"/>
      <w:divBdr>
        <w:top w:val="none" w:sz="0" w:space="0" w:color="auto"/>
        <w:left w:val="none" w:sz="0" w:space="0" w:color="auto"/>
        <w:bottom w:val="none" w:sz="0" w:space="0" w:color="auto"/>
        <w:right w:val="none" w:sz="0" w:space="0" w:color="auto"/>
      </w:divBdr>
    </w:div>
    <w:div w:id="775253925">
      <w:marLeft w:val="0"/>
      <w:marRight w:val="0"/>
      <w:marTop w:val="0"/>
      <w:marBottom w:val="0"/>
      <w:divBdr>
        <w:top w:val="none" w:sz="0" w:space="0" w:color="auto"/>
        <w:left w:val="none" w:sz="0" w:space="0" w:color="auto"/>
        <w:bottom w:val="none" w:sz="0" w:space="0" w:color="auto"/>
        <w:right w:val="none" w:sz="0" w:space="0" w:color="auto"/>
      </w:divBdr>
    </w:div>
    <w:div w:id="775321586">
      <w:marLeft w:val="0"/>
      <w:marRight w:val="0"/>
      <w:marTop w:val="0"/>
      <w:marBottom w:val="0"/>
      <w:divBdr>
        <w:top w:val="none" w:sz="0" w:space="0" w:color="auto"/>
        <w:left w:val="none" w:sz="0" w:space="0" w:color="auto"/>
        <w:bottom w:val="none" w:sz="0" w:space="0" w:color="auto"/>
        <w:right w:val="none" w:sz="0" w:space="0" w:color="auto"/>
      </w:divBdr>
    </w:div>
    <w:div w:id="775323557">
      <w:marLeft w:val="0"/>
      <w:marRight w:val="0"/>
      <w:marTop w:val="0"/>
      <w:marBottom w:val="0"/>
      <w:divBdr>
        <w:top w:val="none" w:sz="0" w:space="0" w:color="auto"/>
        <w:left w:val="none" w:sz="0" w:space="0" w:color="auto"/>
        <w:bottom w:val="none" w:sz="0" w:space="0" w:color="auto"/>
        <w:right w:val="none" w:sz="0" w:space="0" w:color="auto"/>
      </w:divBdr>
    </w:div>
    <w:div w:id="775445247">
      <w:marLeft w:val="0"/>
      <w:marRight w:val="0"/>
      <w:marTop w:val="0"/>
      <w:marBottom w:val="0"/>
      <w:divBdr>
        <w:top w:val="none" w:sz="0" w:space="0" w:color="auto"/>
        <w:left w:val="none" w:sz="0" w:space="0" w:color="auto"/>
        <w:bottom w:val="none" w:sz="0" w:space="0" w:color="auto"/>
        <w:right w:val="none" w:sz="0" w:space="0" w:color="auto"/>
      </w:divBdr>
    </w:div>
    <w:div w:id="775565529">
      <w:marLeft w:val="0"/>
      <w:marRight w:val="0"/>
      <w:marTop w:val="0"/>
      <w:marBottom w:val="0"/>
      <w:divBdr>
        <w:top w:val="none" w:sz="0" w:space="0" w:color="auto"/>
        <w:left w:val="none" w:sz="0" w:space="0" w:color="auto"/>
        <w:bottom w:val="none" w:sz="0" w:space="0" w:color="auto"/>
        <w:right w:val="none" w:sz="0" w:space="0" w:color="auto"/>
      </w:divBdr>
    </w:div>
    <w:div w:id="775634744">
      <w:marLeft w:val="0"/>
      <w:marRight w:val="0"/>
      <w:marTop w:val="0"/>
      <w:marBottom w:val="0"/>
      <w:divBdr>
        <w:top w:val="none" w:sz="0" w:space="0" w:color="auto"/>
        <w:left w:val="none" w:sz="0" w:space="0" w:color="auto"/>
        <w:bottom w:val="none" w:sz="0" w:space="0" w:color="auto"/>
        <w:right w:val="none" w:sz="0" w:space="0" w:color="auto"/>
      </w:divBdr>
    </w:div>
    <w:div w:id="775635772">
      <w:marLeft w:val="0"/>
      <w:marRight w:val="0"/>
      <w:marTop w:val="0"/>
      <w:marBottom w:val="0"/>
      <w:divBdr>
        <w:top w:val="none" w:sz="0" w:space="0" w:color="auto"/>
        <w:left w:val="none" w:sz="0" w:space="0" w:color="auto"/>
        <w:bottom w:val="none" w:sz="0" w:space="0" w:color="auto"/>
        <w:right w:val="none" w:sz="0" w:space="0" w:color="auto"/>
      </w:divBdr>
    </w:div>
    <w:div w:id="775639958">
      <w:marLeft w:val="0"/>
      <w:marRight w:val="0"/>
      <w:marTop w:val="0"/>
      <w:marBottom w:val="0"/>
      <w:divBdr>
        <w:top w:val="none" w:sz="0" w:space="0" w:color="auto"/>
        <w:left w:val="none" w:sz="0" w:space="0" w:color="auto"/>
        <w:bottom w:val="none" w:sz="0" w:space="0" w:color="auto"/>
        <w:right w:val="none" w:sz="0" w:space="0" w:color="auto"/>
      </w:divBdr>
    </w:div>
    <w:div w:id="775641354">
      <w:marLeft w:val="0"/>
      <w:marRight w:val="0"/>
      <w:marTop w:val="0"/>
      <w:marBottom w:val="0"/>
      <w:divBdr>
        <w:top w:val="none" w:sz="0" w:space="0" w:color="auto"/>
        <w:left w:val="none" w:sz="0" w:space="0" w:color="auto"/>
        <w:bottom w:val="none" w:sz="0" w:space="0" w:color="auto"/>
        <w:right w:val="none" w:sz="0" w:space="0" w:color="auto"/>
      </w:divBdr>
    </w:div>
    <w:div w:id="775756144">
      <w:marLeft w:val="0"/>
      <w:marRight w:val="0"/>
      <w:marTop w:val="0"/>
      <w:marBottom w:val="0"/>
      <w:divBdr>
        <w:top w:val="none" w:sz="0" w:space="0" w:color="auto"/>
        <w:left w:val="none" w:sz="0" w:space="0" w:color="auto"/>
        <w:bottom w:val="none" w:sz="0" w:space="0" w:color="auto"/>
        <w:right w:val="none" w:sz="0" w:space="0" w:color="auto"/>
      </w:divBdr>
    </w:div>
    <w:div w:id="775831138">
      <w:marLeft w:val="0"/>
      <w:marRight w:val="0"/>
      <w:marTop w:val="0"/>
      <w:marBottom w:val="0"/>
      <w:divBdr>
        <w:top w:val="none" w:sz="0" w:space="0" w:color="auto"/>
        <w:left w:val="none" w:sz="0" w:space="0" w:color="auto"/>
        <w:bottom w:val="none" w:sz="0" w:space="0" w:color="auto"/>
        <w:right w:val="none" w:sz="0" w:space="0" w:color="auto"/>
      </w:divBdr>
    </w:div>
    <w:div w:id="775833546">
      <w:marLeft w:val="0"/>
      <w:marRight w:val="0"/>
      <w:marTop w:val="0"/>
      <w:marBottom w:val="0"/>
      <w:divBdr>
        <w:top w:val="none" w:sz="0" w:space="0" w:color="auto"/>
        <w:left w:val="none" w:sz="0" w:space="0" w:color="auto"/>
        <w:bottom w:val="none" w:sz="0" w:space="0" w:color="auto"/>
        <w:right w:val="none" w:sz="0" w:space="0" w:color="auto"/>
      </w:divBdr>
    </w:div>
    <w:div w:id="775907355">
      <w:marLeft w:val="0"/>
      <w:marRight w:val="0"/>
      <w:marTop w:val="0"/>
      <w:marBottom w:val="0"/>
      <w:divBdr>
        <w:top w:val="none" w:sz="0" w:space="0" w:color="auto"/>
        <w:left w:val="none" w:sz="0" w:space="0" w:color="auto"/>
        <w:bottom w:val="none" w:sz="0" w:space="0" w:color="auto"/>
        <w:right w:val="none" w:sz="0" w:space="0" w:color="auto"/>
      </w:divBdr>
    </w:div>
    <w:div w:id="776025055">
      <w:marLeft w:val="0"/>
      <w:marRight w:val="0"/>
      <w:marTop w:val="0"/>
      <w:marBottom w:val="0"/>
      <w:divBdr>
        <w:top w:val="none" w:sz="0" w:space="0" w:color="auto"/>
        <w:left w:val="none" w:sz="0" w:space="0" w:color="auto"/>
        <w:bottom w:val="none" w:sz="0" w:space="0" w:color="auto"/>
        <w:right w:val="none" w:sz="0" w:space="0" w:color="auto"/>
      </w:divBdr>
    </w:div>
    <w:div w:id="776099232">
      <w:marLeft w:val="0"/>
      <w:marRight w:val="0"/>
      <w:marTop w:val="0"/>
      <w:marBottom w:val="0"/>
      <w:divBdr>
        <w:top w:val="none" w:sz="0" w:space="0" w:color="auto"/>
        <w:left w:val="none" w:sz="0" w:space="0" w:color="auto"/>
        <w:bottom w:val="none" w:sz="0" w:space="0" w:color="auto"/>
        <w:right w:val="none" w:sz="0" w:space="0" w:color="auto"/>
      </w:divBdr>
    </w:div>
    <w:div w:id="776143301">
      <w:marLeft w:val="0"/>
      <w:marRight w:val="0"/>
      <w:marTop w:val="0"/>
      <w:marBottom w:val="0"/>
      <w:divBdr>
        <w:top w:val="none" w:sz="0" w:space="0" w:color="auto"/>
        <w:left w:val="none" w:sz="0" w:space="0" w:color="auto"/>
        <w:bottom w:val="none" w:sz="0" w:space="0" w:color="auto"/>
        <w:right w:val="none" w:sz="0" w:space="0" w:color="auto"/>
      </w:divBdr>
    </w:div>
    <w:div w:id="776173701">
      <w:marLeft w:val="0"/>
      <w:marRight w:val="0"/>
      <w:marTop w:val="0"/>
      <w:marBottom w:val="0"/>
      <w:divBdr>
        <w:top w:val="none" w:sz="0" w:space="0" w:color="auto"/>
        <w:left w:val="none" w:sz="0" w:space="0" w:color="auto"/>
        <w:bottom w:val="none" w:sz="0" w:space="0" w:color="auto"/>
        <w:right w:val="none" w:sz="0" w:space="0" w:color="auto"/>
      </w:divBdr>
    </w:div>
    <w:div w:id="776363595">
      <w:marLeft w:val="0"/>
      <w:marRight w:val="0"/>
      <w:marTop w:val="0"/>
      <w:marBottom w:val="0"/>
      <w:divBdr>
        <w:top w:val="none" w:sz="0" w:space="0" w:color="auto"/>
        <w:left w:val="none" w:sz="0" w:space="0" w:color="auto"/>
        <w:bottom w:val="none" w:sz="0" w:space="0" w:color="auto"/>
        <w:right w:val="none" w:sz="0" w:space="0" w:color="auto"/>
      </w:divBdr>
    </w:div>
    <w:div w:id="776366496">
      <w:marLeft w:val="0"/>
      <w:marRight w:val="0"/>
      <w:marTop w:val="0"/>
      <w:marBottom w:val="0"/>
      <w:divBdr>
        <w:top w:val="none" w:sz="0" w:space="0" w:color="auto"/>
        <w:left w:val="none" w:sz="0" w:space="0" w:color="auto"/>
        <w:bottom w:val="none" w:sz="0" w:space="0" w:color="auto"/>
        <w:right w:val="none" w:sz="0" w:space="0" w:color="auto"/>
      </w:divBdr>
    </w:div>
    <w:div w:id="776412940">
      <w:marLeft w:val="0"/>
      <w:marRight w:val="0"/>
      <w:marTop w:val="0"/>
      <w:marBottom w:val="0"/>
      <w:divBdr>
        <w:top w:val="none" w:sz="0" w:space="0" w:color="auto"/>
        <w:left w:val="none" w:sz="0" w:space="0" w:color="auto"/>
        <w:bottom w:val="none" w:sz="0" w:space="0" w:color="auto"/>
        <w:right w:val="none" w:sz="0" w:space="0" w:color="auto"/>
      </w:divBdr>
    </w:div>
    <w:div w:id="776481213">
      <w:marLeft w:val="0"/>
      <w:marRight w:val="0"/>
      <w:marTop w:val="0"/>
      <w:marBottom w:val="0"/>
      <w:divBdr>
        <w:top w:val="none" w:sz="0" w:space="0" w:color="auto"/>
        <w:left w:val="none" w:sz="0" w:space="0" w:color="auto"/>
        <w:bottom w:val="none" w:sz="0" w:space="0" w:color="auto"/>
        <w:right w:val="none" w:sz="0" w:space="0" w:color="auto"/>
      </w:divBdr>
    </w:div>
    <w:div w:id="776561242">
      <w:marLeft w:val="0"/>
      <w:marRight w:val="0"/>
      <w:marTop w:val="0"/>
      <w:marBottom w:val="0"/>
      <w:divBdr>
        <w:top w:val="none" w:sz="0" w:space="0" w:color="auto"/>
        <w:left w:val="none" w:sz="0" w:space="0" w:color="auto"/>
        <w:bottom w:val="none" w:sz="0" w:space="0" w:color="auto"/>
        <w:right w:val="none" w:sz="0" w:space="0" w:color="auto"/>
      </w:divBdr>
    </w:div>
    <w:div w:id="776564443">
      <w:marLeft w:val="0"/>
      <w:marRight w:val="0"/>
      <w:marTop w:val="0"/>
      <w:marBottom w:val="0"/>
      <w:divBdr>
        <w:top w:val="none" w:sz="0" w:space="0" w:color="auto"/>
        <w:left w:val="none" w:sz="0" w:space="0" w:color="auto"/>
        <w:bottom w:val="none" w:sz="0" w:space="0" w:color="auto"/>
        <w:right w:val="none" w:sz="0" w:space="0" w:color="auto"/>
      </w:divBdr>
    </w:div>
    <w:div w:id="776605351">
      <w:marLeft w:val="0"/>
      <w:marRight w:val="0"/>
      <w:marTop w:val="0"/>
      <w:marBottom w:val="0"/>
      <w:divBdr>
        <w:top w:val="none" w:sz="0" w:space="0" w:color="auto"/>
        <w:left w:val="none" w:sz="0" w:space="0" w:color="auto"/>
        <w:bottom w:val="none" w:sz="0" w:space="0" w:color="auto"/>
        <w:right w:val="none" w:sz="0" w:space="0" w:color="auto"/>
      </w:divBdr>
    </w:div>
    <w:div w:id="776607540">
      <w:marLeft w:val="0"/>
      <w:marRight w:val="0"/>
      <w:marTop w:val="0"/>
      <w:marBottom w:val="0"/>
      <w:divBdr>
        <w:top w:val="none" w:sz="0" w:space="0" w:color="auto"/>
        <w:left w:val="none" w:sz="0" w:space="0" w:color="auto"/>
        <w:bottom w:val="none" w:sz="0" w:space="0" w:color="auto"/>
        <w:right w:val="none" w:sz="0" w:space="0" w:color="auto"/>
      </w:divBdr>
    </w:div>
    <w:div w:id="776608091">
      <w:marLeft w:val="0"/>
      <w:marRight w:val="0"/>
      <w:marTop w:val="0"/>
      <w:marBottom w:val="0"/>
      <w:divBdr>
        <w:top w:val="none" w:sz="0" w:space="0" w:color="auto"/>
        <w:left w:val="none" w:sz="0" w:space="0" w:color="auto"/>
        <w:bottom w:val="none" w:sz="0" w:space="0" w:color="auto"/>
        <w:right w:val="none" w:sz="0" w:space="0" w:color="auto"/>
      </w:divBdr>
    </w:div>
    <w:div w:id="776632517">
      <w:marLeft w:val="0"/>
      <w:marRight w:val="0"/>
      <w:marTop w:val="0"/>
      <w:marBottom w:val="0"/>
      <w:divBdr>
        <w:top w:val="none" w:sz="0" w:space="0" w:color="auto"/>
        <w:left w:val="none" w:sz="0" w:space="0" w:color="auto"/>
        <w:bottom w:val="none" w:sz="0" w:space="0" w:color="auto"/>
        <w:right w:val="none" w:sz="0" w:space="0" w:color="auto"/>
      </w:divBdr>
    </w:div>
    <w:div w:id="776677349">
      <w:marLeft w:val="0"/>
      <w:marRight w:val="0"/>
      <w:marTop w:val="0"/>
      <w:marBottom w:val="0"/>
      <w:divBdr>
        <w:top w:val="none" w:sz="0" w:space="0" w:color="auto"/>
        <w:left w:val="none" w:sz="0" w:space="0" w:color="auto"/>
        <w:bottom w:val="none" w:sz="0" w:space="0" w:color="auto"/>
        <w:right w:val="none" w:sz="0" w:space="0" w:color="auto"/>
      </w:divBdr>
    </w:div>
    <w:div w:id="776679508">
      <w:marLeft w:val="0"/>
      <w:marRight w:val="0"/>
      <w:marTop w:val="0"/>
      <w:marBottom w:val="0"/>
      <w:divBdr>
        <w:top w:val="none" w:sz="0" w:space="0" w:color="auto"/>
        <w:left w:val="none" w:sz="0" w:space="0" w:color="auto"/>
        <w:bottom w:val="none" w:sz="0" w:space="0" w:color="auto"/>
        <w:right w:val="none" w:sz="0" w:space="0" w:color="auto"/>
      </w:divBdr>
    </w:div>
    <w:div w:id="776870433">
      <w:marLeft w:val="0"/>
      <w:marRight w:val="0"/>
      <w:marTop w:val="0"/>
      <w:marBottom w:val="0"/>
      <w:divBdr>
        <w:top w:val="none" w:sz="0" w:space="0" w:color="auto"/>
        <w:left w:val="none" w:sz="0" w:space="0" w:color="auto"/>
        <w:bottom w:val="none" w:sz="0" w:space="0" w:color="auto"/>
        <w:right w:val="none" w:sz="0" w:space="0" w:color="auto"/>
      </w:divBdr>
    </w:div>
    <w:div w:id="776877460">
      <w:marLeft w:val="0"/>
      <w:marRight w:val="0"/>
      <w:marTop w:val="0"/>
      <w:marBottom w:val="0"/>
      <w:divBdr>
        <w:top w:val="none" w:sz="0" w:space="0" w:color="auto"/>
        <w:left w:val="none" w:sz="0" w:space="0" w:color="auto"/>
        <w:bottom w:val="none" w:sz="0" w:space="0" w:color="auto"/>
        <w:right w:val="none" w:sz="0" w:space="0" w:color="auto"/>
      </w:divBdr>
    </w:div>
    <w:div w:id="776944533">
      <w:marLeft w:val="0"/>
      <w:marRight w:val="0"/>
      <w:marTop w:val="0"/>
      <w:marBottom w:val="0"/>
      <w:divBdr>
        <w:top w:val="none" w:sz="0" w:space="0" w:color="auto"/>
        <w:left w:val="none" w:sz="0" w:space="0" w:color="auto"/>
        <w:bottom w:val="none" w:sz="0" w:space="0" w:color="auto"/>
        <w:right w:val="none" w:sz="0" w:space="0" w:color="auto"/>
      </w:divBdr>
    </w:div>
    <w:div w:id="777137933">
      <w:marLeft w:val="0"/>
      <w:marRight w:val="0"/>
      <w:marTop w:val="0"/>
      <w:marBottom w:val="0"/>
      <w:divBdr>
        <w:top w:val="none" w:sz="0" w:space="0" w:color="auto"/>
        <w:left w:val="none" w:sz="0" w:space="0" w:color="auto"/>
        <w:bottom w:val="none" w:sz="0" w:space="0" w:color="auto"/>
        <w:right w:val="none" w:sz="0" w:space="0" w:color="auto"/>
      </w:divBdr>
    </w:div>
    <w:div w:id="777217129">
      <w:marLeft w:val="0"/>
      <w:marRight w:val="0"/>
      <w:marTop w:val="0"/>
      <w:marBottom w:val="0"/>
      <w:divBdr>
        <w:top w:val="none" w:sz="0" w:space="0" w:color="auto"/>
        <w:left w:val="none" w:sz="0" w:space="0" w:color="auto"/>
        <w:bottom w:val="none" w:sz="0" w:space="0" w:color="auto"/>
        <w:right w:val="none" w:sz="0" w:space="0" w:color="auto"/>
      </w:divBdr>
    </w:div>
    <w:div w:id="777289170">
      <w:marLeft w:val="0"/>
      <w:marRight w:val="0"/>
      <w:marTop w:val="0"/>
      <w:marBottom w:val="0"/>
      <w:divBdr>
        <w:top w:val="none" w:sz="0" w:space="0" w:color="auto"/>
        <w:left w:val="none" w:sz="0" w:space="0" w:color="auto"/>
        <w:bottom w:val="none" w:sz="0" w:space="0" w:color="auto"/>
        <w:right w:val="none" w:sz="0" w:space="0" w:color="auto"/>
      </w:divBdr>
    </w:div>
    <w:div w:id="777329803">
      <w:marLeft w:val="0"/>
      <w:marRight w:val="0"/>
      <w:marTop w:val="0"/>
      <w:marBottom w:val="0"/>
      <w:divBdr>
        <w:top w:val="none" w:sz="0" w:space="0" w:color="auto"/>
        <w:left w:val="none" w:sz="0" w:space="0" w:color="auto"/>
        <w:bottom w:val="none" w:sz="0" w:space="0" w:color="auto"/>
        <w:right w:val="none" w:sz="0" w:space="0" w:color="auto"/>
      </w:divBdr>
    </w:div>
    <w:div w:id="777485911">
      <w:marLeft w:val="0"/>
      <w:marRight w:val="0"/>
      <w:marTop w:val="0"/>
      <w:marBottom w:val="0"/>
      <w:divBdr>
        <w:top w:val="none" w:sz="0" w:space="0" w:color="auto"/>
        <w:left w:val="none" w:sz="0" w:space="0" w:color="auto"/>
        <w:bottom w:val="none" w:sz="0" w:space="0" w:color="auto"/>
        <w:right w:val="none" w:sz="0" w:space="0" w:color="auto"/>
      </w:divBdr>
    </w:div>
    <w:div w:id="777530579">
      <w:marLeft w:val="0"/>
      <w:marRight w:val="0"/>
      <w:marTop w:val="0"/>
      <w:marBottom w:val="0"/>
      <w:divBdr>
        <w:top w:val="none" w:sz="0" w:space="0" w:color="auto"/>
        <w:left w:val="none" w:sz="0" w:space="0" w:color="auto"/>
        <w:bottom w:val="none" w:sz="0" w:space="0" w:color="auto"/>
        <w:right w:val="none" w:sz="0" w:space="0" w:color="auto"/>
      </w:divBdr>
    </w:div>
    <w:div w:id="777675048">
      <w:marLeft w:val="0"/>
      <w:marRight w:val="0"/>
      <w:marTop w:val="0"/>
      <w:marBottom w:val="0"/>
      <w:divBdr>
        <w:top w:val="none" w:sz="0" w:space="0" w:color="auto"/>
        <w:left w:val="none" w:sz="0" w:space="0" w:color="auto"/>
        <w:bottom w:val="none" w:sz="0" w:space="0" w:color="auto"/>
        <w:right w:val="none" w:sz="0" w:space="0" w:color="auto"/>
      </w:divBdr>
    </w:div>
    <w:div w:id="777677933">
      <w:marLeft w:val="0"/>
      <w:marRight w:val="0"/>
      <w:marTop w:val="0"/>
      <w:marBottom w:val="0"/>
      <w:divBdr>
        <w:top w:val="none" w:sz="0" w:space="0" w:color="auto"/>
        <w:left w:val="none" w:sz="0" w:space="0" w:color="auto"/>
        <w:bottom w:val="none" w:sz="0" w:space="0" w:color="auto"/>
        <w:right w:val="none" w:sz="0" w:space="0" w:color="auto"/>
      </w:divBdr>
    </w:div>
    <w:div w:id="777793951">
      <w:marLeft w:val="0"/>
      <w:marRight w:val="0"/>
      <w:marTop w:val="0"/>
      <w:marBottom w:val="0"/>
      <w:divBdr>
        <w:top w:val="none" w:sz="0" w:space="0" w:color="auto"/>
        <w:left w:val="none" w:sz="0" w:space="0" w:color="auto"/>
        <w:bottom w:val="none" w:sz="0" w:space="0" w:color="auto"/>
        <w:right w:val="none" w:sz="0" w:space="0" w:color="auto"/>
      </w:divBdr>
    </w:div>
    <w:div w:id="777798958">
      <w:marLeft w:val="0"/>
      <w:marRight w:val="0"/>
      <w:marTop w:val="0"/>
      <w:marBottom w:val="0"/>
      <w:divBdr>
        <w:top w:val="none" w:sz="0" w:space="0" w:color="auto"/>
        <w:left w:val="none" w:sz="0" w:space="0" w:color="auto"/>
        <w:bottom w:val="none" w:sz="0" w:space="0" w:color="auto"/>
        <w:right w:val="none" w:sz="0" w:space="0" w:color="auto"/>
      </w:divBdr>
    </w:div>
    <w:div w:id="777800949">
      <w:marLeft w:val="0"/>
      <w:marRight w:val="0"/>
      <w:marTop w:val="0"/>
      <w:marBottom w:val="0"/>
      <w:divBdr>
        <w:top w:val="none" w:sz="0" w:space="0" w:color="auto"/>
        <w:left w:val="none" w:sz="0" w:space="0" w:color="auto"/>
        <w:bottom w:val="none" w:sz="0" w:space="0" w:color="auto"/>
        <w:right w:val="none" w:sz="0" w:space="0" w:color="auto"/>
      </w:divBdr>
    </w:div>
    <w:div w:id="777869845">
      <w:marLeft w:val="0"/>
      <w:marRight w:val="0"/>
      <w:marTop w:val="0"/>
      <w:marBottom w:val="0"/>
      <w:divBdr>
        <w:top w:val="none" w:sz="0" w:space="0" w:color="auto"/>
        <w:left w:val="none" w:sz="0" w:space="0" w:color="auto"/>
        <w:bottom w:val="none" w:sz="0" w:space="0" w:color="auto"/>
        <w:right w:val="none" w:sz="0" w:space="0" w:color="auto"/>
      </w:divBdr>
    </w:div>
    <w:div w:id="778065659">
      <w:marLeft w:val="0"/>
      <w:marRight w:val="0"/>
      <w:marTop w:val="0"/>
      <w:marBottom w:val="0"/>
      <w:divBdr>
        <w:top w:val="none" w:sz="0" w:space="0" w:color="auto"/>
        <w:left w:val="none" w:sz="0" w:space="0" w:color="auto"/>
        <w:bottom w:val="none" w:sz="0" w:space="0" w:color="auto"/>
        <w:right w:val="none" w:sz="0" w:space="0" w:color="auto"/>
      </w:divBdr>
    </w:div>
    <w:div w:id="778331650">
      <w:bodyDiv w:val="1"/>
      <w:marLeft w:val="0"/>
      <w:marRight w:val="0"/>
      <w:marTop w:val="0"/>
      <w:marBottom w:val="0"/>
      <w:divBdr>
        <w:top w:val="none" w:sz="0" w:space="0" w:color="auto"/>
        <w:left w:val="none" w:sz="0" w:space="0" w:color="auto"/>
        <w:bottom w:val="none" w:sz="0" w:space="0" w:color="auto"/>
        <w:right w:val="none" w:sz="0" w:space="0" w:color="auto"/>
      </w:divBdr>
    </w:div>
    <w:div w:id="778378207">
      <w:marLeft w:val="0"/>
      <w:marRight w:val="0"/>
      <w:marTop w:val="0"/>
      <w:marBottom w:val="0"/>
      <w:divBdr>
        <w:top w:val="none" w:sz="0" w:space="0" w:color="auto"/>
        <w:left w:val="none" w:sz="0" w:space="0" w:color="auto"/>
        <w:bottom w:val="none" w:sz="0" w:space="0" w:color="auto"/>
        <w:right w:val="none" w:sz="0" w:space="0" w:color="auto"/>
      </w:divBdr>
    </w:div>
    <w:div w:id="778378274">
      <w:marLeft w:val="0"/>
      <w:marRight w:val="0"/>
      <w:marTop w:val="0"/>
      <w:marBottom w:val="0"/>
      <w:divBdr>
        <w:top w:val="none" w:sz="0" w:space="0" w:color="auto"/>
        <w:left w:val="none" w:sz="0" w:space="0" w:color="auto"/>
        <w:bottom w:val="none" w:sz="0" w:space="0" w:color="auto"/>
        <w:right w:val="none" w:sz="0" w:space="0" w:color="auto"/>
      </w:divBdr>
    </w:div>
    <w:div w:id="778451455">
      <w:marLeft w:val="0"/>
      <w:marRight w:val="0"/>
      <w:marTop w:val="0"/>
      <w:marBottom w:val="0"/>
      <w:divBdr>
        <w:top w:val="none" w:sz="0" w:space="0" w:color="auto"/>
        <w:left w:val="none" w:sz="0" w:space="0" w:color="auto"/>
        <w:bottom w:val="none" w:sz="0" w:space="0" w:color="auto"/>
        <w:right w:val="none" w:sz="0" w:space="0" w:color="auto"/>
      </w:divBdr>
    </w:div>
    <w:div w:id="778455077">
      <w:marLeft w:val="0"/>
      <w:marRight w:val="0"/>
      <w:marTop w:val="0"/>
      <w:marBottom w:val="0"/>
      <w:divBdr>
        <w:top w:val="none" w:sz="0" w:space="0" w:color="auto"/>
        <w:left w:val="none" w:sz="0" w:space="0" w:color="auto"/>
        <w:bottom w:val="none" w:sz="0" w:space="0" w:color="auto"/>
        <w:right w:val="none" w:sz="0" w:space="0" w:color="auto"/>
      </w:divBdr>
    </w:div>
    <w:div w:id="778522871">
      <w:marLeft w:val="0"/>
      <w:marRight w:val="0"/>
      <w:marTop w:val="0"/>
      <w:marBottom w:val="0"/>
      <w:divBdr>
        <w:top w:val="none" w:sz="0" w:space="0" w:color="auto"/>
        <w:left w:val="none" w:sz="0" w:space="0" w:color="auto"/>
        <w:bottom w:val="none" w:sz="0" w:space="0" w:color="auto"/>
        <w:right w:val="none" w:sz="0" w:space="0" w:color="auto"/>
      </w:divBdr>
    </w:div>
    <w:div w:id="778531131">
      <w:marLeft w:val="0"/>
      <w:marRight w:val="0"/>
      <w:marTop w:val="0"/>
      <w:marBottom w:val="0"/>
      <w:divBdr>
        <w:top w:val="none" w:sz="0" w:space="0" w:color="auto"/>
        <w:left w:val="none" w:sz="0" w:space="0" w:color="auto"/>
        <w:bottom w:val="none" w:sz="0" w:space="0" w:color="auto"/>
        <w:right w:val="none" w:sz="0" w:space="0" w:color="auto"/>
      </w:divBdr>
    </w:div>
    <w:div w:id="778598018">
      <w:marLeft w:val="0"/>
      <w:marRight w:val="0"/>
      <w:marTop w:val="0"/>
      <w:marBottom w:val="0"/>
      <w:divBdr>
        <w:top w:val="none" w:sz="0" w:space="0" w:color="auto"/>
        <w:left w:val="none" w:sz="0" w:space="0" w:color="auto"/>
        <w:bottom w:val="none" w:sz="0" w:space="0" w:color="auto"/>
        <w:right w:val="none" w:sz="0" w:space="0" w:color="auto"/>
      </w:divBdr>
    </w:div>
    <w:div w:id="778642240">
      <w:marLeft w:val="0"/>
      <w:marRight w:val="0"/>
      <w:marTop w:val="0"/>
      <w:marBottom w:val="0"/>
      <w:divBdr>
        <w:top w:val="none" w:sz="0" w:space="0" w:color="auto"/>
        <w:left w:val="none" w:sz="0" w:space="0" w:color="auto"/>
        <w:bottom w:val="none" w:sz="0" w:space="0" w:color="auto"/>
        <w:right w:val="none" w:sz="0" w:space="0" w:color="auto"/>
      </w:divBdr>
    </w:div>
    <w:div w:id="778792063">
      <w:marLeft w:val="0"/>
      <w:marRight w:val="0"/>
      <w:marTop w:val="0"/>
      <w:marBottom w:val="0"/>
      <w:divBdr>
        <w:top w:val="none" w:sz="0" w:space="0" w:color="auto"/>
        <w:left w:val="none" w:sz="0" w:space="0" w:color="auto"/>
        <w:bottom w:val="none" w:sz="0" w:space="0" w:color="auto"/>
        <w:right w:val="none" w:sz="0" w:space="0" w:color="auto"/>
      </w:divBdr>
    </w:div>
    <w:div w:id="778793384">
      <w:marLeft w:val="0"/>
      <w:marRight w:val="0"/>
      <w:marTop w:val="0"/>
      <w:marBottom w:val="0"/>
      <w:divBdr>
        <w:top w:val="none" w:sz="0" w:space="0" w:color="auto"/>
        <w:left w:val="none" w:sz="0" w:space="0" w:color="auto"/>
        <w:bottom w:val="none" w:sz="0" w:space="0" w:color="auto"/>
        <w:right w:val="none" w:sz="0" w:space="0" w:color="auto"/>
      </w:divBdr>
    </w:div>
    <w:div w:id="778796557">
      <w:marLeft w:val="0"/>
      <w:marRight w:val="0"/>
      <w:marTop w:val="0"/>
      <w:marBottom w:val="0"/>
      <w:divBdr>
        <w:top w:val="none" w:sz="0" w:space="0" w:color="auto"/>
        <w:left w:val="none" w:sz="0" w:space="0" w:color="auto"/>
        <w:bottom w:val="none" w:sz="0" w:space="0" w:color="auto"/>
        <w:right w:val="none" w:sz="0" w:space="0" w:color="auto"/>
      </w:divBdr>
    </w:div>
    <w:div w:id="778915355">
      <w:marLeft w:val="0"/>
      <w:marRight w:val="0"/>
      <w:marTop w:val="0"/>
      <w:marBottom w:val="0"/>
      <w:divBdr>
        <w:top w:val="none" w:sz="0" w:space="0" w:color="auto"/>
        <w:left w:val="none" w:sz="0" w:space="0" w:color="auto"/>
        <w:bottom w:val="none" w:sz="0" w:space="0" w:color="auto"/>
        <w:right w:val="none" w:sz="0" w:space="0" w:color="auto"/>
      </w:divBdr>
    </w:div>
    <w:div w:id="778989345">
      <w:marLeft w:val="0"/>
      <w:marRight w:val="0"/>
      <w:marTop w:val="0"/>
      <w:marBottom w:val="0"/>
      <w:divBdr>
        <w:top w:val="none" w:sz="0" w:space="0" w:color="auto"/>
        <w:left w:val="none" w:sz="0" w:space="0" w:color="auto"/>
        <w:bottom w:val="none" w:sz="0" w:space="0" w:color="auto"/>
        <w:right w:val="none" w:sz="0" w:space="0" w:color="auto"/>
      </w:divBdr>
    </w:div>
    <w:div w:id="778993564">
      <w:marLeft w:val="0"/>
      <w:marRight w:val="0"/>
      <w:marTop w:val="0"/>
      <w:marBottom w:val="0"/>
      <w:divBdr>
        <w:top w:val="none" w:sz="0" w:space="0" w:color="auto"/>
        <w:left w:val="none" w:sz="0" w:space="0" w:color="auto"/>
        <w:bottom w:val="none" w:sz="0" w:space="0" w:color="auto"/>
        <w:right w:val="none" w:sz="0" w:space="0" w:color="auto"/>
      </w:divBdr>
    </w:div>
    <w:div w:id="779035624">
      <w:marLeft w:val="0"/>
      <w:marRight w:val="0"/>
      <w:marTop w:val="0"/>
      <w:marBottom w:val="0"/>
      <w:divBdr>
        <w:top w:val="none" w:sz="0" w:space="0" w:color="auto"/>
        <w:left w:val="none" w:sz="0" w:space="0" w:color="auto"/>
        <w:bottom w:val="none" w:sz="0" w:space="0" w:color="auto"/>
        <w:right w:val="none" w:sz="0" w:space="0" w:color="auto"/>
      </w:divBdr>
    </w:div>
    <w:div w:id="779177571">
      <w:marLeft w:val="0"/>
      <w:marRight w:val="0"/>
      <w:marTop w:val="0"/>
      <w:marBottom w:val="0"/>
      <w:divBdr>
        <w:top w:val="none" w:sz="0" w:space="0" w:color="auto"/>
        <w:left w:val="none" w:sz="0" w:space="0" w:color="auto"/>
        <w:bottom w:val="none" w:sz="0" w:space="0" w:color="auto"/>
        <w:right w:val="none" w:sz="0" w:space="0" w:color="auto"/>
      </w:divBdr>
    </w:div>
    <w:div w:id="779304422">
      <w:marLeft w:val="0"/>
      <w:marRight w:val="0"/>
      <w:marTop w:val="0"/>
      <w:marBottom w:val="0"/>
      <w:divBdr>
        <w:top w:val="none" w:sz="0" w:space="0" w:color="auto"/>
        <w:left w:val="none" w:sz="0" w:space="0" w:color="auto"/>
        <w:bottom w:val="none" w:sz="0" w:space="0" w:color="auto"/>
        <w:right w:val="none" w:sz="0" w:space="0" w:color="auto"/>
      </w:divBdr>
    </w:div>
    <w:div w:id="779371319">
      <w:marLeft w:val="0"/>
      <w:marRight w:val="0"/>
      <w:marTop w:val="0"/>
      <w:marBottom w:val="0"/>
      <w:divBdr>
        <w:top w:val="none" w:sz="0" w:space="0" w:color="auto"/>
        <w:left w:val="none" w:sz="0" w:space="0" w:color="auto"/>
        <w:bottom w:val="none" w:sz="0" w:space="0" w:color="auto"/>
        <w:right w:val="none" w:sz="0" w:space="0" w:color="auto"/>
      </w:divBdr>
    </w:div>
    <w:div w:id="779380194">
      <w:marLeft w:val="0"/>
      <w:marRight w:val="0"/>
      <w:marTop w:val="0"/>
      <w:marBottom w:val="0"/>
      <w:divBdr>
        <w:top w:val="none" w:sz="0" w:space="0" w:color="auto"/>
        <w:left w:val="none" w:sz="0" w:space="0" w:color="auto"/>
        <w:bottom w:val="none" w:sz="0" w:space="0" w:color="auto"/>
        <w:right w:val="none" w:sz="0" w:space="0" w:color="auto"/>
      </w:divBdr>
    </w:div>
    <w:div w:id="779420709">
      <w:marLeft w:val="0"/>
      <w:marRight w:val="0"/>
      <w:marTop w:val="0"/>
      <w:marBottom w:val="0"/>
      <w:divBdr>
        <w:top w:val="none" w:sz="0" w:space="0" w:color="auto"/>
        <w:left w:val="none" w:sz="0" w:space="0" w:color="auto"/>
        <w:bottom w:val="none" w:sz="0" w:space="0" w:color="auto"/>
        <w:right w:val="none" w:sz="0" w:space="0" w:color="auto"/>
      </w:divBdr>
    </w:div>
    <w:div w:id="779421393">
      <w:marLeft w:val="0"/>
      <w:marRight w:val="0"/>
      <w:marTop w:val="0"/>
      <w:marBottom w:val="0"/>
      <w:divBdr>
        <w:top w:val="none" w:sz="0" w:space="0" w:color="auto"/>
        <w:left w:val="none" w:sz="0" w:space="0" w:color="auto"/>
        <w:bottom w:val="none" w:sz="0" w:space="0" w:color="auto"/>
        <w:right w:val="none" w:sz="0" w:space="0" w:color="auto"/>
      </w:divBdr>
    </w:div>
    <w:div w:id="779448918">
      <w:marLeft w:val="0"/>
      <w:marRight w:val="0"/>
      <w:marTop w:val="0"/>
      <w:marBottom w:val="0"/>
      <w:divBdr>
        <w:top w:val="none" w:sz="0" w:space="0" w:color="auto"/>
        <w:left w:val="none" w:sz="0" w:space="0" w:color="auto"/>
        <w:bottom w:val="none" w:sz="0" w:space="0" w:color="auto"/>
        <w:right w:val="none" w:sz="0" w:space="0" w:color="auto"/>
      </w:divBdr>
    </w:div>
    <w:div w:id="779492059">
      <w:marLeft w:val="0"/>
      <w:marRight w:val="0"/>
      <w:marTop w:val="0"/>
      <w:marBottom w:val="0"/>
      <w:divBdr>
        <w:top w:val="none" w:sz="0" w:space="0" w:color="auto"/>
        <w:left w:val="none" w:sz="0" w:space="0" w:color="auto"/>
        <w:bottom w:val="none" w:sz="0" w:space="0" w:color="auto"/>
        <w:right w:val="none" w:sz="0" w:space="0" w:color="auto"/>
      </w:divBdr>
    </w:div>
    <w:div w:id="779494835">
      <w:marLeft w:val="0"/>
      <w:marRight w:val="0"/>
      <w:marTop w:val="0"/>
      <w:marBottom w:val="0"/>
      <w:divBdr>
        <w:top w:val="none" w:sz="0" w:space="0" w:color="auto"/>
        <w:left w:val="none" w:sz="0" w:space="0" w:color="auto"/>
        <w:bottom w:val="none" w:sz="0" w:space="0" w:color="auto"/>
        <w:right w:val="none" w:sz="0" w:space="0" w:color="auto"/>
      </w:divBdr>
    </w:div>
    <w:div w:id="779686694">
      <w:marLeft w:val="0"/>
      <w:marRight w:val="0"/>
      <w:marTop w:val="0"/>
      <w:marBottom w:val="0"/>
      <w:divBdr>
        <w:top w:val="none" w:sz="0" w:space="0" w:color="auto"/>
        <w:left w:val="none" w:sz="0" w:space="0" w:color="auto"/>
        <w:bottom w:val="none" w:sz="0" w:space="0" w:color="auto"/>
        <w:right w:val="none" w:sz="0" w:space="0" w:color="auto"/>
      </w:divBdr>
    </w:div>
    <w:div w:id="779761668">
      <w:marLeft w:val="0"/>
      <w:marRight w:val="0"/>
      <w:marTop w:val="0"/>
      <w:marBottom w:val="0"/>
      <w:divBdr>
        <w:top w:val="none" w:sz="0" w:space="0" w:color="auto"/>
        <w:left w:val="none" w:sz="0" w:space="0" w:color="auto"/>
        <w:bottom w:val="none" w:sz="0" w:space="0" w:color="auto"/>
        <w:right w:val="none" w:sz="0" w:space="0" w:color="auto"/>
      </w:divBdr>
    </w:div>
    <w:div w:id="779764269">
      <w:marLeft w:val="0"/>
      <w:marRight w:val="0"/>
      <w:marTop w:val="0"/>
      <w:marBottom w:val="0"/>
      <w:divBdr>
        <w:top w:val="none" w:sz="0" w:space="0" w:color="auto"/>
        <w:left w:val="none" w:sz="0" w:space="0" w:color="auto"/>
        <w:bottom w:val="none" w:sz="0" w:space="0" w:color="auto"/>
        <w:right w:val="none" w:sz="0" w:space="0" w:color="auto"/>
      </w:divBdr>
    </w:div>
    <w:div w:id="779837260">
      <w:marLeft w:val="0"/>
      <w:marRight w:val="0"/>
      <w:marTop w:val="0"/>
      <w:marBottom w:val="0"/>
      <w:divBdr>
        <w:top w:val="none" w:sz="0" w:space="0" w:color="auto"/>
        <w:left w:val="none" w:sz="0" w:space="0" w:color="auto"/>
        <w:bottom w:val="none" w:sz="0" w:space="0" w:color="auto"/>
        <w:right w:val="none" w:sz="0" w:space="0" w:color="auto"/>
      </w:divBdr>
    </w:div>
    <w:div w:id="779883041">
      <w:marLeft w:val="0"/>
      <w:marRight w:val="0"/>
      <w:marTop w:val="0"/>
      <w:marBottom w:val="0"/>
      <w:divBdr>
        <w:top w:val="none" w:sz="0" w:space="0" w:color="auto"/>
        <w:left w:val="none" w:sz="0" w:space="0" w:color="auto"/>
        <w:bottom w:val="none" w:sz="0" w:space="0" w:color="auto"/>
        <w:right w:val="none" w:sz="0" w:space="0" w:color="auto"/>
      </w:divBdr>
    </w:div>
    <w:div w:id="780032385">
      <w:marLeft w:val="0"/>
      <w:marRight w:val="0"/>
      <w:marTop w:val="0"/>
      <w:marBottom w:val="0"/>
      <w:divBdr>
        <w:top w:val="none" w:sz="0" w:space="0" w:color="auto"/>
        <w:left w:val="none" w:sz="0" w:space="0" w:color="auto"/>
        <w:bottom w:val="none" w:sz="0" w:space="0" w:color="auto"/>
        <w:right w:val="none" w:sz="0" w:space="0" w:color="auto"/>
      </w:divBdr>
    </w:div>
    <w:div w:id="780078315">
      <w:marLeft w:val="0"/>
      <w:marRight w:val="0"/>
      <w:marTop w:val="0"/>
      <w:marBottom w:val="0"/>
      <w:divBdr>
        <w:top w:val="none" w:sz="0" w:space="0" w:color="auto"/>
        <w:left w:val="none" w:sz="0" w:space="0" w:color="auto"/>
        <w:bottom w:val="none" w:sz="0" w:space="0" w:color="auto"/>
        <w:right w:val="none" w:sz="0" w:space="0" w:color="auto"/>
      </w:divBdr>
    </w:div>
    <w:div w:id="780222162">
      <w:marLeft w:val="0"/>
      <w:marRight w:val="0"/>
      <w:marTop w:val="0"/>
      <w:marBottom w:val="0"/>
      <w:divBdr>
        <w:top w:val="none" w:sz="0" w:space="0" w:color="auto"/>
        <w:left w:val="none" w:sz="0" w:space="0" w:color="auto"/>
        <w:bottom w:val="none" w:sz="0" w:space="0" w:color="auto"/>
        <w:right w:val="none" w:sz="0" w:space="0" w:color="auto"/>
      </w:divBdr>
    </w:div>
    <w:div w:id="780228508">
      <w:marLeft w:val="0"/>
      <w:marRight w:val="0"/>
      <w:marTop w:val="0"/>
      <w:marBottom w:val="0"/>
      <w:divBdr>
        <w:top w:val="none" w:sz="0" w:space="0" w:color="auto"/>
        <w:left w:val="none" w:sz="0" w:space="0" w:color="auto"/>
        <w:bottom w:val="none" w:sz="0" w:space="0" w:color="auto"/>
        <w:right w:val="none" w:sz="0" w:space="0" w:color="auto"/>
      </w:divBdr>
    </w:div>
    <w:div w:id="780304114">
      <w:bodyDiv w:val="1"/>
      <w:marLeft w:val="0"/>
      <w:marRight w:val="0"/>
      <w:marTop w:val="0"/>
      <w:marBottom w:val="0"/>
      <w:divBdr>
        <w:top w:val="none" w:sz="0" w:space="0" w:color="auto"/>
        <w:left w:val="none" w:sz="0" w:space="0" w:color="auto"/>
        <w:bottom w:val="none" w:sz="0" w:space="0" w:color="auto"/>
        <w:right w:val="none" w:sz="0" w:space="0" w:color="auto"/>
      </w:divBdr>
    </w:div>
    <w:div w:id="780337309">
      <w:marLeft w:val="0"/>
      <w:marRight w:val="0"/>
      <w:marTop w:val="0"/>
      <w:marBottom w:val="0"/>
      <w:divBdr>
        <w:top w:val="none" w:sz="0" w:space="0" w:color="auto"/>
        <w:left w:val="none" w:sz="0" w:space="0" w:color="auto"/>
        <w:bottom w:val="none" w:sz="0" w:space="0" w:color="auto"/>
        <w:right w:val="none" w:sz="0" w:space="0" w:color="auto"/>
      </w:divBdr>
    </w:div>
    <w:div w:id="780413249">
      <w:marLeft w:val="0"/>
      <w:marRight w:val="0"/>
      <w:marTop w:val="0"/>
      <w:marBottom w:val="0"/>
      <w:divBdr>
        <w:top w:val="none" w:sz="0" w:space="0" w:color="auto"/>
        <w:left w:val="none" w:sz="0" w:space="0" w:color="auto"/>
        <w:bottom w:val="none" w:sz="0" w:space="0" w:color="auto"/>
        <w:right w:val="none" w:sz="0" w:space="0" w:color="auto"/>
      </w:divBdr>
    </w:div>
    <w:div w:id="780534473">
      <w:marLeft w:val="0"/>
      <w:marRight w:val="0"/>
      <w:marTop w:val="0"/>
      <w:marBottom w:val="0"/>
      <w:divBdr>
        <w:top w:val="none" w:sz="0" w:space="0" w:color="auto"/>
        <w:left w:val="none" w:sz="0" w:space="0" w:color="auto"/>
        <w:bottom w:val="none" w:sz="0" w:space="0" w:color="auto"/>
        <w:right w:val="none" w:sz="0" w:space="0" w:color="auto"/>
      </w:divBdr>
    </w:div>
    <w:div w:id="780564237">
      <w:marLeft w:val="0"/>
      <w:marRight w:val="0"/>
      <w:marTop w:val="0"/>
      <w:marBottom w:val="0"/>
      <w:divBdr>
        <w:top w:val="none" w:sz="0" w:space="0" w:color="auto"/>
        <w:left w:val="none" w:sz="0" w:space="0" w:color="auto"/>
        <w:bottom w:val="none" w:sz="0" w:space="0" w:color="auto"/>
        <w:right w:val="none" w:sz="0" w:space="0" w:color="auto"/>
      </w:divBdr>
    </w:div>
    <w:div w:id="780687701">
      <w:marLeft w:val="0"/>
      <w:marRight w:val="0"/>
      <w:marTop w:val="0"/>
      <w:marBottom w:val="0"/>
      <w:divBdr>
        <w:top w:val="none" w:sz="0" w:space="0" w:color="auto"/>
        <w:left w:val="none" w:sz="0" w:space="0" w:color="auto"/>
        <w:bottom w:val="none" w:sz="0" w:space="0" w:color="auto"/>
        <w:right w:val="none" w:sz="0" w:space="0" w:color="auto"/>
      </w:divBdr>
    </w:div>
    <w:div w:id="780803474">
      <w:marLeft w:val="0"/>
      <w:marRight w:val="0"/>
      <w:marTop w:val="0"/>
      <w:marBottom w:val="0"/>
      <w:divBdr>
        <w:top w:val="none" w:sz="0" w:space="0" w:color="auto"/>
        <w:left w:val="none" w:sz="0" w:space="0" w:color="auto"/>
        <w:bottom w:val="none" w:sz="0" w:space="0" w:color="auto"/>
        <w:right w:val="none" w:sz="0" w:space="0" w:color="auto"/>
      </w:divBdr>
    </w:div>
    <w:div w:id="780884315">
      <w:marLeft w:val="0"/>
      <w:marRight w:val="0"/>
      <w:marTop w:val="0"/>
      <w:marBottom w:val="0"/>
      <w:divBdr>
        <w:top w:val="none" w:sz="0" w:space="0" w:color="auto"/>
        <w:left w:val="none" w:sz="0" w:space="0" w:color="auto"/>
        <w:bottom w:val="none" w:sz="0" w:space="0" w:color="auto"/>
        <w:right w:val="none" w:sz="0" w:space="0" w:color="auto"/>
      </w:divBdr>
    </w:div>
    <w:div w:id="780951546">
      <w:marLeft w:val="0"/>
      <w:marRight w:val="0"/>
      <w:marTop w:val="0"/>
      <w:marBottom w:val="0"/>
      <w:divBdr>
        <w:top w:val="none" w:sz="0" w:space="0" w:color="auto"/>
        <w:left w:val="none" w:sz="0" w:space="0" w:color="auto"/>
        <w:bottom w:val="none" w:sz="0" w:space="0" w:color="auto"/>
        <w:right w:val="none" w:sz="0" w:space="0" w:color="auto"/>
      </w:divBdr>
    </w:div>
    <w:div w:id="780952269">
      <w:marLeft w:val="0"/>
      <w:marRight w:val="0"/>
      <w:marTop w:val="0"/>
      <w:marBottom w:val="0"/>
      <w:divBdr>
        <w:top w:val="none" w:sz="0" w:space="0" w:color="auto"/>
        <w:left w:val="none" w:sz="0" w:space="0" w:color="auto"/>
        <w:bottom w:val="none" w:sz="0" w:space="0" w:color="auto"/>
        <w:right w:val="none" w:sz="0" w:space="0" w:color="auto"/>
      </w:divBdr>
    </w:div>
    <w:div w:id="780958121">
      <w:marLeft w:val="0"/>
      <w:marRight w:val="0"/>
      <w:marTop w:val="0"/>
      <w:marBottom w:val="0"/>
      <w:divBdr>
        <w:top w:val="none" w:sz="0" w:space="0" w:color="auto"/>
        <w:left w:val="none" w:sz="0" w:space="0" w:color="auto"/>
        <w:bottom w:val="none" w:sz="0" w:space="0" w:color="auto"/>
        <w:right w:val="none" w:sz="0" w:space="0" w:color="auto"/>
      </w:divBdr>
    </w:div>
    <w:div w:id="781074498">
      <w:marLeft w:val="0"/>
      <w:marRight w:val="0"/>
      <w:marTop w:val="0"/>
      <w:marBottom w:val="0"/>
      <w:divBdr>
        <w:top w:val="none" w:sz="0" w:space="0" w:color="auto"/>
        <w:left w:val="none" w:sz="0" w:space="0" w:color="auto"/>
        <w:bottom w:val="none" w:sz="0" w:space="0" w:color="auto"/>
        <w:right w:val="none" w:sz="0" w:space="0" w:color="auto"/>
      </w:divBdr>
    </w:div>
    <w:div w:id="781148217">
      <w:marLeft w:val="0"/>
      <w:marRight w:val="0"/>
      <w:marTop w:val="0"/>
      <w:marBottom w:val="0"/>
      <w:divBdr>
        <w:top w:val="none" w:sz="0" w:space="0" w:color="auto"/>
        <w:left w:val="none" w:sz="0" w:space="0" w:color="auto"/>
        <w:bottom w:val="none" w:sz="0" w:space="0" w:color="auto"/>
        <w:right w:val="none" w:sz="0" w:space="0" w:color="auto"/>
      </w:divBdr>
    </w:div>
    <w:div w:id="781149672">
      <w:marLeft w:val="0"/>
      <w:marRight w:val="0"/>
      <w:marTop w:val="0"/>
      <w:marBottom w:val="0"/>
      <w:divBdr>
        <w:top w:val="none" w:sz="0" w:space="0" w:color="auto"/>
        <w:left w:val="none" w:sz="0" w:space="0" w:color="auto"/>
        <w:bottom w:val="none" w:sz="0" w:space="0" w:color="auto"/>
        <w:right w:val="none" w:sz="0" w:space="0" w:color="auto"/>
      </w:divBdr>
    </w:div>
    <w:div w:id="781221613">
      <w:marLeft w:val="0"/>
      <w:marRight w:val="0"/>
      <w:marTop w:val="0"/>
      <w:marBottom w:val="0"/>
      <w:divBdr>
        <w:top w:val="none" w:sz="0" w:space="0" w:color="auto"/>
        <w:left w:val="none" w:sz="0" w:space="0" w:color="auto"/>
        <w:bottom w:val="none" w:sz="0" w:space="0" w:color="auto"/>
        <w:right w:val="none" w:sz="0" w:space="0" w:color="auto"/>
      </w:divBdr>
    </w:div>
    <w:div w:id="781261269">
      <w:marLeft w:val="0"/>
      <w:marRight w:val="0"/>
      <w:marTop w:val="0"/>
      <w:marBottom w:val="0"/>
      <w:divBdr>
        <w:top w:val="none" w:sz="0" w:space="0" w:color="auto"/>
        <w:left w:val="none" w:sz="0" w:space="0" w:color="auto"/>
        <w:bottom w:val="none" w:sz="0" w:space="0" w:color="auto"/>
        <w:right w:val="none" w:sz="0" w:space="0" w:color="auto"/>
      </w:divBdr>
    </w:div>
    <w:div w:id="781262025">
      <w:marLeft w:val="0"/>
      <w:marRight w:val="0"/>
      <w:marTop w:val="0"/>
      <w:marBottom w:val="0"/>
      <w:divBdr>
        <w:top w:val="none" w:sz="0" w:space="0" w:color="auto"/>
        <w:left w:val="none" w:sz="0" w:space="0" w:color="auto"/>
        <w:bottom w:val="none" w:sz="0" w:space="0" w:color="auto"/>
        <w:right w:val="none" w:sz="0" w:space="0" w:color="auto"/>
      </w:divBdr>
    </w:div>
    <w:div w:id="781264292">
      <w:marLeft w:val="0"/>
      <w:marRight w:val="0"/>
      <w:marTop w:val="0"/>
      <w:marBottom w:val="0"/>
      <w:divBdr>
        <w:top w:val="none" w:sz="0" w:space="0" w:color="auto"/>
        <w:left w:val="none" w:sz="0" w:space="0" w:color="auto"/>
        <w:bottom w:val="none" w:sz="0" w:space="0" w:color="auto"/>
        <w:right w:val="none" w:sz="0" w:space="0" w:color="auto"/>
      </w:divBdr>
    </w:div>
    <w:div w:id="781270683">
      <w:marLeft w:val="0"/>
      <w:marRight w:val="0"/>
      <w:marTop w:val="0"/>
      <w:marBottom w:val="0"/>
      <w:divBdr>
        <w:top w:val="none" w:sz="0" w:space="0" w:color="auto"/>
        <w:left w:val="none" w:sz="0" w:space="0" w:color="auto"/>
        <w:bottom w:val="none" w:sz="0" w:space="0" w:color="auto"/>
        <w:right w:val="none" w:sz="0" w:space="0" w:color="auto"/>
      </w:divBdr>
    </w:div>
    <w:div w:id="781340470">
      <w:marLeft w:val="0"/>
      <w:marRight w:val="0"/>
      <w:marTop w:val="0"/>
      <w:marBottom w:val="0"/>
      <w:divBdr>
        <w:top w:val="none" w:sz="0" w:space="0" w:color="auto"/>
        <w:left w:val="none" w:sz="0" w:space="0" w:color="auto"/>
        <w:bottom w:val="none" w:sz="0" w:space="0" w:color="auto"/>
        <w:right w:val="none" w:sz="0" w:space="0" w:color="auto"/>
      </w:divBdr>
    </w:div>
    <w:div w:id="781462237">
      <w:marLeft w:val="0"/>
      <w:marRight w:val="0"/>
      <w:marTop w:val="0"/>
      <w:marBottom w:val="0"/>
      <w:divBdr>
        <w:top w:val="none" w:sz="0" w:space="0" w:color="auto"/>
        <w:left w:val="none" w:sz="0" w:space="0" w:color="auto"/>
        <w:bottom w:val="none" w:sz="0" w:space="0" w:color="auto"/>
        <w:right w:val="none" w:sz="0" w:space="0" w:color="auto"/>
      </w:divBdr>
    </w:div>
    <w:div w:id="781607685">
      <w:marLeft w:val="0"/>
      <w:marRight w:val="0"/>
      <w:marTop w:val="0"/>
      <w:marBottom w:val="0"/>
      <w:divBdr>
        <w:top w:val="none" w:sz="0" w:space="0" w:color="auto"/>
        <w:left w:val="none" w:sz="0" w:space="0" w:color="auto"/>
        <w:bottom w:val="none" w:sz="0" w:space="0" w:color="auto"/>
        <w:right w:val="none" w:sz="0" w:space="0" w:color="auto"/>
      </w:divBdr>
    </w:div>
    <w:div w:id="781613620">
      <w:marLeft w:val="0"/>
      <w:marRight w:val="0"/>
      <w:marTop w:val="0"/>
      <w:marBottom w:val="0"/>
      <w:divBdr>
        <w:top w:val="none" w:sz="0" w:space="0" w:color="auto"/>
        <w:left w:val="none" w:sz="0" w:space="0" w:color="auto"/>
        <w:bottom w:val="none" w:sz="0" w:space="0" w:color="auto"/>
        <w:right w:val="none" w:sz="0" w:space="0" w:color="auto"/>
      </w:divBdr>
    </w:div>
    <w:div w:id="781655068">
      <w:marLeft w:val="0"/>
      <w:marRight w:val="0"/>
      <w:marTop w:val="0"/>
      <w:marBottom w:val="0"/>
      <w:divBdr>
        <w:top w:val="none" w:sz="0" w:space="0" w:color="auto"/>
        <w:left w:val="none" w:sz="0" w:space="0" w:color="auto"/>
        <w:bottom w:val="none" w:sz="0" w:space="0" w:color="auto"/>
        <w:right w:val="none" w:sz="0" w:space="0" w:color="auto"/>
      </w:divBdr>
    </w:div>
    <w:div w:id="781724872">
      <w:marLeft w:val="0"/>
      <w:marRight w:val="0"/>
      <w:marTop w:val="0"/>
      <w:marBottom w:val="0"/>
      <w:divBdr>
        <w:top w:val="none" w:sz="0" w:space="0" w:color="auto"/>
        <w:left w:val="none" w:sz="0" w:space="0" w:color="auto"/>
        <w:bottom w:val="none" w:sz="0" w:space="0" w:color="auto"/>
        <w:right w:val="none" w:sz="0" w:space="0" w:color="auto"/>
      </w:divBdr>
    </w:div>
    <w:div w:id="781731777">
      <w:marLeft w:val="0"/>
      <w:marRight w:val="0"/>
      <w:marTop w:val="0"/>
      <w:marBottom w:val="0"/>
      <w:divBdr>
        <w:top w:val="none" w:sz="0" w:space="0" w:color="auto"/>
        <w:left w:val="none" w:sz="0" w:space="0" w:color="auto"/>
        <w:bottom w:val="none" w:sz="0" w:space="0" w:color="auto"/>
        <w:right w:val="none" w:sz="0" w:space="0" w:color="auto"/>
      </w:divBdr>
    </w:div>
    <w:div w:id="781732125">
      <w:marLeft w:val="0"/>
      <w:marRight w:val="0"/>
      <w:marTop w:val="0"/>
      <w:marBottom w:val="0"/>
      <w:divBdr>
        <w:top w:val="none" w:sz="0" w:space="0" w:color="auto"/>
        <w:left w:val="none" w:sz="0" w:space="0" w:color="auto"/>
        <w:bottom w:val="none" w:sz="0" w:space="0" w:color="auto"/>
        <w:right w:val="none" w:sz="0" w:space="0" w:color="auto"/>
      </w:divBdr>
    </w:div>
    <w:div w:id="781808066">
      <w:marLeft w:val="0"/>
      <w:marRight w:val="0"/>
      <w:marTop w:val="0"/>
      <w:marBottom w:val="0"/>
      <w:divBdr>
        <w:top w:val="none" w:sz="0" w:space="0" w:color="auto"/>
        <w:left w:val="none" w:sz="0" w:space="0" w:color="auto"/>
        <w:bottom w:val="none" w:sz="0" w:space="0" w:color="auto"/>
        <w:right w:val="none" w:sz="0" w:space="0" w:color="auto"/>
      </w:divBdr>
    </w:div>
    <w:div w:id="781917365">
      <w:marLeft w:val="0"/>
      <w:marRight w:val="0"/>
      <w:marTop w:val="0"/>
      <w:marBottom w:val="0"/>
      <w:divBdr>
        <w:top w:val="none" w:sz="0" w:space="0" w:color="auto"/>
        <w:left w:val="none" w:sz="0" w:space="0" w:color="auto"/>
        <w:bottom w:val="none" w:sz="0" w:space="0" w:color="auto"/>
        <w:right w:val="none" w:sz="0" w:space="0" w:color="auto"/>
      </w:divBdr>
    </w:div>
    <w:div w:id="781919445">
      <w:marLeft w:val="0"/>
      <w:marRight w:val="0"/>
      <w:marTop w:val="0"/>
      <w:marBottom w:val="0"/>
      <w:divBdr>
        <w:top w:val="none" w:sz="0" w:space="0" w:color="auto"/>
        <w:left w:val="none" w:sz="0" w:space="0" w:color="auto"/>
        <w:bottom w:val="none" w:sz="0" w:space="0" w:color="auto"/>
        <w:right w:val="none" w:sz="0" w:space="0" w:color="auto"/>
      </w:divBdr>
    </w:div>
    <w:div w:id="782000884">
      <w:marLeft w:val="0"/>
      <w:marRight w:val="0"/>
      <w:marTop w:val="0"/>
      <w:marBottom w:val="0"/>
      <w:divBdr>
        <w:top w:val="none" w:sz="0" w:space="0" w:color="auto"/>
        <w:left w:val="none" w:sz="0" w:space="0" w:color="auto"/>
        <w:bottom w:val="none" w:sz="0" w:space="0" w:color="auto"/>
        <w:right w:val="none" w:sz="0" w:space="0" w:color="auto"/>
      </w:divBdr>
    </w:div>
    <w:div w:id="782069153">
      <w:marLeft w:val="0"/>
      <w:marRight w:val="0"/>
      <w:marTop w:val="0"/>
      <w:marBottom w:val="0"/>
      <w:divBdr>
        <w:top w:val="none" w:sz="0" w:space="0" w:color="auto"/>
        <w:left w:val="none" w:sz="0" w:space="0" w:color="auto"/>
        <w:bottom w:val="none" w:sz="0" w:space="0" w:color="auto"/>
        <w:right w:val="none" w:sz="0" w:space="0" w:color="auto"/>
      </w:divBdr>
    </w:div>
    <w:div w:id="782262781">
      <w:marLeft w:val="0"/>
      <w:marRight w:val="0"/>
      <w:marTop w:val="0"/>
      <w:marBottom w:val="0"/>
      <w:divBdr>
        <w:top w:val="none" w:sz="0" w:space="0" w:color="auto"/>
        <w:left w:val="none" w:sz="0" w:space="0" w:color="auto"/>
        <w:bottom w:val="none" w:sz="0" w:space="0" w:color="auto"/>
        <w:right w:val="none" w:sz="0" w:space="0" w:color="auto"/>
      </w:divBdr>
    </w:div>
    <w:div w:id="782265185">
      <w:marLeft w:val="0"/>
      <w:marRight w:val="0"/>
      <w:marTop w:val="0"/>
      <w:marBottom w:val="0"/>
      <w:divBdr>
        <w:top w:val="none" w:sz="0" w:space="0" w:color="auto"/>
        <w:left w:val="none" w:sz="0" w:space="0" w:color="auto"/>
        <w:bottom w:val="none" w:sz="0" w:space="0" w:color="auto"/>
        <w:right w:val="none" w:sz="0" w:space="0" w:color="auto"/>
      </w:divBdr>
    </w:div>
    <w:div w:id="782309730">
      <w:marLeft w:val="0"/>
      <w:marRight w:val="0"/>
      <w:marTop w:val="0"/>
      <w:marBottom w:val="0"/>
      <w:divBdr>
        <w:top w:val="none" w:sz="0" w:space="0" w:color="auto"/>
        <w:left w:val="none" w:sz="0" w:space="0" w:color="auto"/>
        <w:bottom w:val="none" w:sz="0" w:space="0" w:color="auto"/>
        <w:right w:val="none" w:sz="0" w:space="0" w:color="auto"/>
      </w:divBdr>
    </w:div>
    <w:div w:id="782388262">
      <w:marLeft w:val="0"/>
      <w:marRight w:val="0"/>
      <w:marTop w:val="0"/>
      <w:marBottom w:val="0"/>
      <w:divBdr>
        <w:top w:val="none" w:sz="0" w:space="0" w:color="auto"/>
        <w:left w:val="none" w:sz="0" w:space="0" w:color="auto"/>
        <w:bottom w:val="none" w:sz="0" w:space="0" w:color="auto"/>
        <w:right w:val="none" w:sz="0" w:space="0" w:color="auto"/>
      </w:divBdr>
    </w:div>
    <w:div w:id="782502979">
      <w:marLeft w:val="0"/>
      <w:marRight w:val="0"/>
      <w:marTop w:val="0"/>
      <w:marBottom w:val="0"/>
      <w:divBdr>
        <w:top w:val="none" w:sz="0" w:space="0" w:color="auto"/>
        <w:left w:val="none" w:sz="0" w:space="0" w:color="auto"/>
        <w:bottom w:val="none" w:sz="0" w:space="0" w:color="auto"/>
        <w:right w:val="none" w:sz="0" w:space="0" w:color="auto"/>
      </w:divBdr>
    </w:div>
    <w:div w:id="782581219">
      <w:marLeft w:val="0"/>
      <w:marRight w:val="0"/>
      <w:marTop w:val="0"/>
      <w:marBottom w:val="0"/>
      <w:divBdr>
        <w:top w:val="none" w:sz="0" w:space="0" w:color="auto"/>
        <w:left w:val="none" w:sz="0" w:space="0" w:color="auto"/>
        <w:bottom w:val="none" w:sz="0" w:space="0" w:color="auto"/>
        <w:right w:val="none" w:sz="0" w:space="0" w:color="auto"/>
      </w:divBdr>
    </w:div>
    <w:div w:id="782723115">
      <w:marLeft w:val="0"/>
      <w:marRight w:val="0"/>
      <w:marTop w:val="0"/>
      <w:marBottom w:val="0"/>
      <w:divBdr>
        <w:top w:val="none" w:sz="0" w:space="0" w:color="auto"/>
        <w:left w:val="none" w:sz="0" w:space="0" w:color="auto"/>
        <w:bottom w:val="none" w:sz="0" w:space="0" w:color="auto"/>
        <w:right w:val="none" w:sz="0" w:space="0" w:color="auto"/>
      </w:divBdr>
    </w:div>
    <w:div w:id="782728330">
      <w:marLeft w:val="0"/>
      <w:marRight w:val="0"/>
      <w:marTop w:val="0"/>
      <w:marBottom w:val="0"/>
      <w:divBdr>
        <w:top w:val="none" w:sz="0" w:space="0" w:color="auto"/>
        <w:left w:val="none" w:sz="0" w:space="0" w:color="auto"/>
        <w:bottom w:val="none" w:sz="0" w:space="0" w:color="auto"/>
        <w:right w:val="none" w:sz="0" w:space="0" w:color="auto"/>
      </w:divBdr>
    </w:div>
    <w:div w:id="782844567">
      <w:marLeft w:val="0"/>
      <w:marRight w:val="0"/>
      <w:marTop w:val="0"/>
      <w:marBottom w:val="0"/>
      <w:divBdr>
        <w:top w:val="none" w:sz="0" w:space="0" w:color="auto"/>
        <w:left w:val="none" w:sz="0" w:space="0" w:color="auto"/>
        <w:bottom w:val="none" w:sz="0" w:space="0" w:color="auto"/>
        <w:right w:val="none" w:sz="0" w:space="0" w:color="auto"/>
      </w:divBdr>
    </w:div>
    <w:div w:id="782920871">
      <w:marLeft w:val="0"/>
      <w:marRight w:val="0"/>
      <w:marTop w:val="0"/>
      <w:marBottom w:val="0"/>
      <w:divBdr>
        <w:top w:val="none" w:sz="0" w:space="0" w:color="auto"/>
        <w:left w:val="none" w:sz="0" w:space="0" w:color="auto"/>
        <w:bottom w:val="none" w:sz="0" w:space="0" w:color="auto"/>
        <w:right w:val="none" w:sz="0" w:space="0" w:color="auto"/>
      </w:divBdr>
    </w:div>
    <w:div w:id="782963902">
      <w:marLeft w:val="0"/>
      <w:marRight w:val="0"/>
      <w:marTop w:val="0"/>
      <w:marBottom w:val="0"/>
      <w:divBdr>
        <w:top w:val="none" w:sz="0" w:space="0" w:color="auto"/>
        <w:left w:val="none" w:sz="0" w:space="0" w:color="auto"/>
        <w:bottom w:val="none" w:sz="0" w:space="0" w:color="auto"/>
        <w:right w:val="none" w:sz="0" w:space="0" w:color="auto"/>
      </w:divBdr>
    </w:div>
    <w:div w:id="783033767">
      <w:marLeft w:val="0"/>
      <w:marRight w:val="0"/>
      <w:marTop w:val="0"/>
      <w:marBottom w:val="0"/>
      <w:divBdr>
        <w:top w:val="none" w:sz="0" w:space="0" w:color="auto"/>
        <w:left w:val="none" w:sz="0" w:space="0" w:color="auto"/>
        <w:bottom w:val="none" w:sz="0" w:space="0" w:color="auto"/>
        <w:right w:val="none" w:sz="0" w:space="0" w:color="auto"/>
      </w:divBdr>
    </w:div>
    <w:div w:id="783157553">
      <w:marLeft w:val="0"/>
      <w:marRight w:val="0"/>
      <w:marTop w:val="0"/>
      <w:marBottom w:val="0"/>
      <w:divBdr>
        <w:top w:val="none" w:sz="0" w:space="0" w:color="auto"/>
        <w:left w:val="none" w:sz="0" w:space="0" w:color="auto"/>
        <w:bottom w:val="none" w:sz="0" w:space="0" w:color="auto"/>
        <w:right w:val="none" w:sz="0" w:space="0" w:color="auto"/>
      </w:divBdr>
    </w:div>
    <w:div w:id="783309278">
      <w:marLeft w:val="0"/>
      <w:marRight w:val="0"/>
      <w:marTop w:val="0"/>
      <w:marBottom w:val="0"/>
      <w:divBdr>
        <w:top w:val="none" w:sz="0" w:space="0" w:color="auto"/>
        <w:left w:val="none" w:sz="0" w:space="0" w:color="auto"/>
        <w:bottom w:val="none" w:sz="0" w:space="0" w:color="auto"/>
        <w:right w:val="none" w:sz="0" w:space="0" w:color="auto"/>
      </w:divBdr>
    </w:div>
    <w:div w:id="783353871">
      <w:marLeft w:val="0"/>
      <w:marRight w:val="0"/>
      <w:marTop w:val="0"/>
      <w:marBottom w:val="0"/>
      <w:divBdr>
        <w:top w:val="none" w:sz="0" w:space="0" w:color="auto"/>
        <w:left w:val="none" w:sz="0" w:space="0" w:color="auto"/>
        <w:bottom w:val="none" w:sz="0" w:space="0" w:color="auto"/>
        <w:right w:val="none" w:sz="0" w:space="0" w:color="auto"/>
      </w:divBdr>
    </w:div>
    <w:div w:id="783380292">
      <w:marLeft w:val="0"/>
      <w:marRight w:val="0"/>
      <w:marTop w:val="0"/>
      <w:marBottom w:val="0"/>
      <w:divBdr>
        <w:top w:val="none" w:sz="0" w:space="0" w:color="auto"/>
        <w:left w:val="none" w:sz="0" w:space="0" w:color="auto"/>
        <w:bottom w:val="none" w:sz="0" w:space="0" w:color="auto"/>
        <w:right w:val="none" w:sz="0" w:space="0" w:color="auto"/>
      </w:divBdr>
    </w:div>
    <w:div w:id="783384470">
      <w:marLeft w:val="0"/>
      <w:marRight w:val="0"/>
      <w:marTop w:val="0"/>
      <w:marBottom w:val="0"/>
      <w:divBdr>
        <w:top w:val="none" w:sz="0" w:space="0" w:color="auto"/>
        <w:left w:val="none" w:sz="0" w:space="0" w:color="auto"/>
        <w:bottom w:val="none" w:sz="0" w:space="0" w:color="auto"/>
        <w:right w:val="none" w:sz="0" w:space="0" w:color="auto"/>
      </w:divBdr>
    </w:div>
    <w:div w:id="783423110">
      <w:marLeft w:val="0"/>
      <w:marRight w:val="0"/>
      <w:marTop w:val="0"/>
      <w:marBottom w:val="0"/>
      <w:divBdr>
        <w:top w:val="none" w:sz="0" w:space="0" w:color="auto"/>
        <w:left w:val="none" w:sz="0" w:space="0" w:color="auto"/>
        <w:bottom w:val="none" w:sz="0" w:space="0" w:color="auto"/>
        <w:right w:val="none" w:sz="0" w:space="0" w:color="auto"/>
      </w:divBdr>
    </w:div>
    <w:div w:id="783505312">
      <w:marLeft w:val="0"/>
      <w:marRight w:val="0"/>
      <w:marTop w:val="0"/>
      <w:marBottom w:val="0"/>
      <w:divBdr>
        <w:top w:val="none" w:sz="0" w:space="0" w:color="auto"/>
        <w:left w:val="none" w:sz="0" w:space="0" w:color="auto"/>
        <w:bottom w:val="none" w:sz="0" w:space="0" w:color="auto"/>
        <w:right w:val="none" w:sz="0" w:space="0" w:color="auto"/>
      </w:divBdr>
    </w:div>
    <w:div w:id="783571304">
      <w:marLeft w:val="0"/>
      <w:marRight w:val="0"/>
      <w:marTop w:val="0"/>
      <w:marBottom w:val="0"/>
      <w:divBdr>
        <w:top w:val="none" w:sz="0" w:space="0" w:color="auto"/>
        <w:left w:val="none" w:sz="0" w:space="0" w:color="auto"/>
        <w:bottom w:val="none" w:sz="0" w:space="0" w:color="auto"/>
        <w:right w:val="none" w:sz="0" w:space="0" w:color="auto"/>
      </w:divBdr>
    </w:div>
    <w:div w:id="783618905">
      <w:marLeft w:val="0"/>
      <w:marRight w:val="0"/>
      <w:marTop w:val="0"/>
      <w:marBottom w:val="0"/>
      <w:divBdr>
        <w:top w:val="none" w:sz="0" w:space="0" w:color="auto"/>
        <w:left w:val="none" w:sz="0" w:space="0" w:color="auto"/>
        <w:bottom w:val="none" w:sz="0" w:space="0" w:color="auto"/>
        <w:right w:val="none" w:sz="0" w:space="0" w:color="auto"/>
      </w:divBdr>
    </w:div>
    <w:div w:id="783698026">
      <w:marLeft w:val="0"/>
      <w:marRight w:val="0"/>
      <w:marTop w:val="0"/>
      <w:marBottom w:val="0"/>
      <w:divBdr>
        <w:top w:val="none" w:sz="0" w:space="0" w:color="auto"/>
        <w:left w:val="none" w:sz="0" w:space="0" w:color="auto"/>
        <w:bottom w:val="none" w:sz="0" w:space="0" w:color="auto"/>
        <w:right w:val="none" w:sz="0" w:space="0" w:color="auto"/>
      </w:divBdr>
    </w:div>
    <w:div w:id="783771508">
      <w:marLeft w:val="0"/>
      <w:marRight w:val="0"/>
      <w:marTop w:val="0"/>
      <w:marBottom w:val="0"/>
      <w:divBdr>
        <w:top w:val="none" w:sz="0" w:space="0" w:color="auto"/>
        <w:left w:val="none" w:sz="0" w:space="0" w:color="auto"/>
        <w:bottom w:val="none" w:sz="0" w:space="0" w:color="auto"/>
        <w:right w:val="none" w:sz="0" w:space="0" w:color="auto"/>
      </w:divBdr>
    </w:div>
    <w:div w:id="783840852">
      <w:marLeft w:val="0"/>
      <w:marRight w:val="0"/>
      <w:marTop w:val="0"/>
      <w:marBottom w:val="0"/>
      <w:divBdr>
        <w:top w:val="none" w:sz="0" w:space="0" w:color="auto"/>
        <w:left w:val="none" w:sz="0" w:space="0" w:color="auto"/>
        <w:bottom w:val="none" w:sz="0" w:space="0" w:color="auto"/>
        <w:right w:val="none" w:sz="0" w:space="0" w:color="auto"/>
      </w:divBdr>
    </w:div>
    <w:div w:id="783885710">
      <w:marLeft w:val="0"/>
      <w:marRight w:val="0"/>
      <w:marTop w:val="0"/>
      <w:marBottom w:val="0"/>
      <w:divBdr>
        <w:top w:val="none" w:sz="0" w:space="0" w:color="auto"/>
        <w:left w:val="none" w:sz="0" w:space="0" w:color="auto"/>
        <w:bottom w:val="none" w:sz="0" w:space="0" w:color="auto"/>
        <w:right w:val="none" w:sz="0" w:space="0" w:color="auto"/>
      </w:divBdr>
    </w:div>
    <w:div w:id="783886472">
      <w:marLeft w:val="0"/>
      <w:marRight w:val="0"/>
      <w:marTop w:val="0"/>
      <w:marBottom w:val="0"/>
      <w:divBdr>
        <w:top w:val="none" w:sz="0" w:space="0" w:color="auto"/>
        <w:left w:val="none" w:sz="0" w:space="0" w:color="auto"/>
        <w:bottom w:val="none" w:sz="0" w:space="0" w:color="auto"/>
        <w:right w:val="none" w:sz="0" w:space="0" w:color="auto"/>
      </w:divBdr>
    </w:div>
    <w:div w:id="783959668">
      <w:marLeft w:val="0"/>
      <w:marRight w:val="0"/>
      <w:marTop w:val="0"/>
      <w:marBottom w:val="0"/>
      <w:divBdr>
        <w:top w:val="none" w:sz="0" w:space="0" w:color="auto"/>
        <w:left w:val="none" w:sz="0" w:space="0" w:color="auto"/>
        <w:bottom w:val="none" w:sz="0" w:space="0" w:color="auto"/>
        <w:right w:val="none" w:sz="0" w:space="0" w:color="auto"/>
      </w:divBdr>
    </w:div>
    <w:div w:id="784008815">
      <w:marLeft w:val="0"/>
      <w:marRight w:val="0"/>
      <w:marTop w:val="0"/>
      <w:marBottom w:val="0"/>
      <w:divBdr>
        <w:top w:val="none" w:sz="0" w:space="0" w:color="auto"/>
        <w:left w:val="none" w:sz="0" w:space="0" w:color="auto"/>
        <w:bottom w:val="none" w:sz="0" w:space="0" w:color="auto"/>
        <w:right w:val="none" w:sz="0" w:space="0" w:color="auto"/>
      </w:divBdr>
    </w:div>
    <w:div w:id="784230393">
      <w:marLeft w:val="0"/>
      <w:marRight w:val="0"/>
      <w:marTop w:val="0"/>
      <w:marBottom w:val="0"/>
      <w:divBdr>
        <w:top w:val="none" w:sz="0" w:space="0" w:color="auto"/>
        <w:left w:val="none" w:sz="0" w:space="0" w:color="auto"/>
        <w:bottom w:val="none" w:sz="0" w:space="0" w:color="auto"/>
        <w:right w:val="none" w:sz="0" w:space="0" w:color="auto"/>
      </w:divBdr>
    </w:div>
    <w:div w:id="784233298">
      <w:marLeft w:val="0"/>
      <w:marRight w:val="0"/>
      <w:marTop w:val="0"/>
      <w:marBottom w:val="0"/>
      <w:divBdr>
        <w:top w:val="none" w:sz="0" w:space="0" w:color="auto"/>
        <w:left w:val="none" w:sz="0" w:space="0" w:color="auto"/>
        <w:bottom w:val="none" w:sz="0" w:space="0" w:color="auto"/>
        <w:right w:val="none" w:sz="0" w:space="0" w:color="auto"/>
      </w:divBdr>
    </w:div>
    <w:div w:id="784274639">
      <w:marLeft w:val="0"/>
      <w:marRight w:val="0"/>
      <w:marTop w:val="0"/>
      <w:marBottom w:val="0"/>
      <w:divBdr>
        <w:top w:val="none" w:sz="0" w:space="0" w:color="auto"/>
        <w:left w:val="none" w:sz="0" w:space="0" w:color="auto"/>
        <w:bottom w:val="none" w:sz="0" w:space="0" w:color="auto"/>
        <w:right w:val="none" w:sz="0" w:space="0" w:color="auto"/>
      </w:divBdr>
    </w:div>
    <w:div w:id="784275517">
      <w:marLeft w:val="0"/>
      <w:marRight w:val="0"/>
      <w:marTop w:val="0"/>
      <w:marBottom w:val="0"/>
      <w:divBdr>
        <w:top w:val="none" w:sz="0" w:space="0" w:color="auto"/>
        <w:left w:val="none" w:sz="0" w:space="0" w:color="auto"/>
        <w:bottom w:val="none" w:sz="0" w:space="0" w:color="auto"/>
        <w:right w:val="none" w:sz="0" w:space="0" w:color="auto"/>
      </w:divBdr>
    </w:div>
    <w:div w:id="784346058">
      <w:marLeft w:val="0"/>
      <w:marRight w:val="0"/>
      <w:marTop w:val="0"/>
      <w:marBottom w:val="0"/>
      <w:divBdr>
        <w:top w:val="none" w:sz="0" w:space="0" w:color="auto"/>
        <w:left w:val="none" w:sz="0" w:space="0" w:color="auto"/>
        <w:bottom w:val="none" w:sz="0" w:space="0" w:color="auto"/>
        <w:right w:val="none" w:sz="0" w:space="0" w:color="auto"/>
      </w:divBdr>
    </w:div>
    <w:div w:id="784350186">
      <w:marLeft w:val="0"/>
      <w:marRight w:val="0"/>
      <w:marTop w:val="0"/>
      <w:marBottom w:val="0"/>
      <w:divBdr>
        <w:top w:val="none" w:sz="0" w:space="0" w:color="auto"/>
        <w:left w:val="none" w:sz="0" w:space="0" w:color="auto"/>
        <w:bottom w:val="none" w:sz="0" w:space="0" w:color="auto"/>
        <w:right w:val="none" w:sz="0" w:space="0" w:color="auto"/>
      </w:divBdr>
    </w:div>
    <w:div w:id="784350597">
      <w:marLeft w:val="0"/>
      <w:marRight w:val="0"/>
      <w:marTop w:val="0"/>
      <w:marBottom w:val="0"/>
      <w:divBdr>
        <w:top w:val="none" w:sz="0" w:space="0" w:color="auto"/>
        <w:left w:val="none" w:sz="0" w:space="0" w:color="auto"/>
        <w:bottom w:val="none" w:sz="0" w:space="0" w:color="auto"/>
        <w:right w:val="none" w:sz="0" w:space="0" w:color="auto"/>
      </w:divBdr>
    </w:div>
    <w:div w:id="784424086">
      <w:bodyDiv w:val="1"/>
      <w:marLeft w:val="0"/>
      <w:marRight w:val="0"/>
      <w:marTop w:val="0"/>
      <w:marBottom w:val="0"/>
      <w:divBdr>
        <w:top w:val="none" w:sz="0" w:space="0" w:color="auto"/>
        <w:left w:val="none" w:sz="0" w:space="0" w:color="auto"/>
        <w:bottom w:val="none" w:sz="0" w:space="0" w:color="auto"/>
        <w:right w:val="none" w:sz="0" w:space="0" w:color="auto"/>
      </w:divBdr>
    </w:div>
    <w:div w:id="784497114">
      <w:bodyDiv w:val="1"/>
      <w:marLeft w:val="0"/>
      <w:marRight w:val="0"/>
      <w:marTop w:val="0"/>
      <w:marBottom w:val="0"/>
      <w:divBdr>
        <w:top w:val="none" w:sz="0" w:space="0" w:color="auto"/>
        <w:left w:val="none" w:sz="0" w:space="0" w:color="auto"/>
        <w:bottom w:val="none" w:sz="0" w:space="0" w:color="auto"/>
        <w:right w:val="none" w:sz="0" w:space="0" w:color="auto"/>
      </w:divBdr>
    </w:div>
    <w:div w:id="784498495">
      <w:marLeft w:val="0"/>
      <w:marRight w:val="0"/>
      <w:marTop w:val="0"/>
      <w:marBottom w:val="0"/>
      <w:divBdr>
        <w:top w:val="none" w:sz="0" w:space="0" w:color="auto"/>
        <w:left w:val="none" w:sz="0" w:space="0" w:color="auto"/>
        <w:bottom w:val="none" w:sz="0" w:space="0" w:color="auto"/>
        <w:right w:val="none" w:sz="0" w:space="0" w:color="auto"/>
      </w:divBdr>
    </w:div>
    <w:div w:id="784622511">
      <w:marLeft w:val="0"/>
      <w:marRight w:val="0"/>
      <w:marTop w:val="0"/>
      <w:marBottom w:val="0"/>
      <w:divBdr>
        <w:top w:val="none" w:sz="0" w:space="0" w:color="auto"/>
        <w:left w:val="none" w:sz="0" w:space="0" w:color="auto"/>
        <w:bottom w:val="none" w:sz="0" w:space="0" w:color="auto"/>
        <w:right w:val="none" w:sz="0" w:space="0" w:color="auto"/>
      </w:divBdr>
    </w:div>
    <w:div w:id="784889521">
      <w:marLeft w:val="0"/>
      <w:marRight w:val="0"/>
      <w:marTop w:val="0"/>
      <w:marBottom w:val="0"/>
      <w:divBdr>
        <w:top w:val="none" w:sz="0" w:space="0" w:color="auto"/>
        <w:left w:val="none" w:sz="0" w:space="0" w:color="auto"/>
        <w:bottom w:val="none" w:sz="0" w:space="0" w:color="auto"/>
        <w:right w:val="none" w:sz="0" w:space="0" w:color="auto"/>
      </w:divBdr>
    </w:div>
    <w:div w:id="784933359">
      <w:marLeft w:val="0"/>
      <w:marRight w:val="0"/>
      <w:marTop w:val="0"/>
      <w:marBottom w:val="0"/>
      <w:divBdr>
        <w:top w:val="none" w:sz="0" w:space="0" w:color="auto"/>
        <w:left w:val="none" w:sz="0" w:space="0" w:color="auto"/>
        <w:bottom w:val="none" w:sz="0" w:space="0" w:color="auto"/>
        <w:right w:val="none" w:sz="0" w:space="0" w:color="auto"/>
      </w:divBdr>
    </w:div>
    <w:div w:id="785001605">
      <w:marLeft w:val="0"/>
      <w:marRight w:val="0"/>
      <w:marTop w:val="0"/>
      <w:marBottom w:val="0"/>
      <w:divBdr>
        <w:top w:val="none" w:sz="0" w:space="0" w:color="auto"/>
        <w:left w:val="none" w:sz="0" w:space="0" w:color="auto"/>
        <w:bottom w:val="none" w:sz="0" w:space="0" w:color="auto"/>
        <w:right w:val="none" w:sz="0" w:space="0" w:color="auto"/>
      </w:divBdr>
    </w:div>
    <w:div w:id="785077738">
      <w:marLeft w:val="0"/>
      <w:marRight w:val="0"/>
      <w:marTop w:val="0"/>
      <w:marBottom w:val="0"/>
      <w:divBdr>
        <w:top w:val="none" w:sz="0" w:space="0" w:color="auto"/>
        <w:left w:val="none" w:sz="0" w:space="0" w:color="auto"/>
        <w:bottom w:val="none" w:sz="0" w:space="0" w:color="auto"/>
        <w:right w:val="none" w:sz="0" w:space="0" w:color="auto"/>
      </w:divBdr>
    </w:div>
    <w:div w:id="785121877">
      <w:marLeft w:val="0"/>
      <w:marRight w:val="0"/>
      <w:marTop w:val="0"/>
      <w:marBottom w:val="0"/>
      <w:divBdr>
        <w:top w:val="none" w:sz="0" w:space="0" w:color="auto"/>
        <w:left w:val="none" w:sz="0" w:space="0" w:color="auto"/>
        <w:bottom w:val="none" w:sz="0" w:space="0" w:color="auto"/>
        <w:right w:val="none" w:sz="0" w:space="0" w:color="auto"/>
      </w:divBdr>
    </w:div>
    <w:div w:id="785271745">
      <w:marLeft w:val="0"/>
      <w:marRight w:val="0"/>
      <w:marTop w:val="0"/>
      <w:marBottom w:val="0"/>
      <w:divBdr>
        <w:top w:val="none" w:sz="0" w:space="0" w:color="auto"/>
        <w:left w:val="none" w:sz="0" w:space="0" w:color="auto"/>
        <w:bottom w:val="none" w:sz="0" w:space="0" w:color="auto"/>
        <w:right w:val="none" w:sz="0" w:space="0" w:color="auto"/>
      </w:divBdr>
    </w:div>
    <w:div w:id="785346271">
      <w:marLeft w:val="0"/>
      <w:marRight w:val="0"/>
      <w:marTop w:val="0"/>
      <w:marBottom w:val="0"/>
      <w:divBdr>
        <w:top w:val="none" w:sz="0" w:space="0" w:color="auto"/>
        <w:left w:val="none" w:sz="0" w:space="0" w:color="auto"/>
        <w:bottom w:val="none" w:sz="0" w:space="0" w:color="auto"/>
        <w:right w:val="none" w:sz="0" w:space="0" w:color="auto"/>
      </w:divBdr>
    </w:div>
    <w:div w:id="785541184">
      <w:marLeft w:val="0"/>
      <w:marRight w:val="0"/>
      <w:marTop w:val="0"/>
      <w:marBottom w:val="0"/>
      <w:divBdr>
        <w:top w:val="none" w:sz="0" w:space="0" w:color="auto"/>
        <w:left w:val="none" w:sz="0" w:space="0" w:color="auto"/>
        <w:bottom w:val="none" w:sz="0" w:space="0" w:color="auto"/>
        <w:right w:val="none" w:sz="0" w:space="0" w:color="auto"/>
      </w:divBdr>
    </w:div>
    <w:div w:id="785542052">
      <w:marLeft w:val="0"/>
      <w:marRight w:val="0"/>
      <w:marTop w:val="0"/>
      <w:marBottom w:val="0"/>
      <w:divBdr>
        <w:top w:val="none" w:sz="0" w:space="0" w:color="auto"/>
        <w:left w:val="none" w:sz="0" w:space="0" w:color="auto"/>
        <w:bottom w:val="none" w:sz="0" w:space="0" w:color="auto"/>
        <w:right w:val="none" w:sz="0" w:space="0" w:color="auto"/>
      </w:divBdr>
    </w:div>
    <w:div w:id="785587129">
      <w:marLeft w:val="0"/>
      <w:marRight w:val="0"/>
      <w:marTop w:val="0"/>
      <w:marBottom w:val="0"/>
      <w:divBdr>
        <w:top w:val="none" w:sz="0" w:space="0" w:color="auto"/>
        <w:left w:val="none" w:sz="0" w:space="0" w:color="auto"/>
        <w:bottom w:val="none" w:sz="0" w:space="0" w:color="auto"/>
        <w:right w:val="none" w:sz="0" w:space="0" w:color="auto"/>
      </w:divBdr>
    </w:div>
    <w:div w:id="785657176">
      <w:marLeft w:val="0"/>
      <w:marRight w:val="0"/>
      <w:marTop w:val="0"/>
      <w:marBottom w:val="0"/>
      <w:divBdr>
        <w:top w:val="none" w:sz="0" w:space="0" w:color="auto"/>
        <w:left w:val="none" w:sz="0" w:space="0" w:color="auto"/>
        <w:bottom w:val="none" w:sz="0" w:space="0" w:color="auto"/>
        <w:right w:val="none" w:sz="0" w:space="0" w:color="auto"/>
      </w:divBdr>
    </w:div>
    <w:div w:id="785779808">
      <w:marLeft w:val="0"/>
      <w:marRight w:val="0"/>
      <w:marTop w:val="0"/>
      <w:marBottom w:val="0"/>
      <w:divBdr>
        <w:top w:val="none" w:sz="0" w:space="0" w:color="auto"/>
        <w:left w:val="none" w:sz="0" w:space="0" w:color="auto"/>
        <w:bottom w:val="none" w:sz="0" w:space="0" w:color="auto"/>
        <w:right w:val="none" w:sz="0" w:space="0" w:color="auto"/>
      </w:divBdr>
    </w:div>
    <w:div w:id="785856662">
      <w:marLeft w:val="0"/>
      <w:marRight w:val="0"/>
      <w:marTop w:val="0"/>
      <w:marBottom w:val="0"/>
      <w:divBdr>
        <w:top w:val="none" w:sz="0" w:space="0" w:color="auto"/>
        <w:left w:val="none" w:sz="0" w:space="0" w:color="auto"/>
        <w:bottom w:val="none" w:sz="0" w:space="0" w:color="auto"/>
        <w:right w:val="none" w:sz="0" w:space="0" w:color="auto"/>
      </w:divBdr>
    </w:div>
    <w:div w:id="785930883">
      <w:marLeft w:val="0"/>
      <w:marRight w:val="0"/>
      <w:marTop w:val="0"/>
      <w:marBottom w:val="0"/>
      <w:divBdr>
        <w:top w:val="none" w:sz="0" w:space="0" w:color="auto"/>
        <w:left w:val="none" w:sz="0" w:space="0" w:color="auto"/>
        <w:bottom w:val="none" w:sz="0" w:space="0" w:color="auto"/>
        <w:right w:val="none" w:sz="0" w:space="0" w:color="auto"/>
      </w:divBdr>
    </w:div>
    <w:div w:id="785974420">
      <w:marLeft w:val="0"/>
      <w:marRight w:val="0"/>
      <w:marTop w:val="0"/>
      <w:marBottom w:val="0"/>
      <w:divBdr>
        <w:top w:val="none" w:sz="0" w:space="0" w:color="auto"/>
        <w:left w:val="none" w:sz="0" w:space="0" w:color="auto"/>
        <w:bottom w:val="none" w:sz="0" w:space="0" w:color="auto"/>
        <w:right w:val="none" w:sz="0" w:space="0" w:color="auto"/>
      </w:divBdr>
    </w:div>
    <w:div w:id="786042551">
      <w:marLeft w:val="0"/>
      <w:marRight w:val="0"/>
      <w:marTop w:val="0"/>
      <w:marBottom w:val="0"/>
      <w:divBdr>
        <w:top w:val="none" w:sz="0" w:space="0" w:color="auto"/>
        <w:left w:val="none" w:sz="0" w:space="0" w:color="auto"/>
        <w:bottom w:val="none" w:sz="0" w:space="0" w:color="auto"/>
        <w:right w:val="none" w:sz="0" w:space="0" w:color="auto"/>
      </w:divBdr>
    </w:div>
    <w:div w:id="786046588">
      <w:marLeft w:val="0"/>
      <w:marRight w:val="0"/>
      <w:marTop w:val="0"/>
      <w:marBottom w:val="0"/>
      <w:divBdr>
        <w:top w:val="none" w:sz="0" w:space="0" w:color="auto"/>
        <w:left w:val="none" w:sz="0" w:space="0" w:color="auto"/>
        <w:bottom w:val="none" w:sz="0" w:space="0" w:color="auto"/>
        <w:right w:val="none" w:sz="0" w:space="0" w:color="auto"/>
      </w:divBdr>
    </w:div>
    <w:div w:id="786050280">
      <w:marLeft w:val="0"/>
      <w:marRight w:val="0"/>
      <w:marTop w:val="0"/>
      <w:marBottom w:val="0"/>
      <w:divBdr>
        <w:top w:val="none" w:sz="0" w:space="0" w:color="auto"/>
        <w:left w:val="none" w:sz="0" w:space="0" w:color="auto"/>
        <w:bottom w:val="none" w:sz="0" w:space="0" w:color="auto"/>
        <w:right w:val="none" w:sz="0" w:space="0" w:color="auto"/>
      </w:divBdr>
    </w:div>
    <w:div w:id="786121146">
      <w:marLeft w:val="0"/>
      <w:marRight w:val="0"/>
      <w:marTop w:val="0"/>
      <w:marBottom w:val="0"/>
      <w:divBdr>
        <w:top w:val="none" w:sz="0" w:space="0" w:color="auto"/>
        <w:left w:val="none" w:sz="0" w:space="0" w:color="auto"/>
        <w:bottom w:val="none" w:sz="0" w:space="0" w:color="auto"/>
        <w:right w:val="none" w:sz="0" w:space="0" w:color="auto"/>
      </w:divBdr>
    </w:div>
    <w:div w:id="786125077">
      <w:marLeft w:val="0"/>
      <w:marRight w:val="0"/>
      <w:marTop w:val="0"/>
      <w:marBottom w:val="0"/>
      <w:divBdr>
        <w:top w:val="none" w:sz="0" w:space="0" w:color="auto"/>
        <w:left w:val="none" w:sz="0" w:space="0" w:color="auto"/>
        <w:bottom w:val="none" w:sz="0" w:space="0" w:color="auto"/>
        <w:right w:val="none" w:sz="0" w:space="0" w:color="auto"/>
      </w:divBdr>
    </w:div>
    <w:div w:id="786238020">
      <w:marLeft w:val="0"/>
      <w:marRight w:val="0"/>
      <w:marTop w:val="0"/>
      <w:marBottom w:val="0"/>
      <w:divBdr>
        <w:top w:val="none" w:sz="0" w:space="0" w:color="auto"/>
        <w:left w:val="none" w:sz="0" w:space="0" w:color="auto"/>
        <w:bottom w:val="none" w:sz="0" w:space="0" w:color="auto"/>
        <w:right w:val="none" w:sz="0" w:space="0" w:color="auto"/>
      </w:divBdr>
    </w:div>
    <w:div w:id="786241449">
      <w:marLeft w:val="0"/>
      <w:marRight w:val="0"/>
      <w:marTop w:val="0"/>
      <w:marBottom w:val="0"/>
      <w:divBdr>
        <w:top w:val="none" w:sz="0" w:space="0" w:color="auto"/>
        <w:left w:val="none" w:sz="0" w:space="0" w:color="auto"/>
        <w:bottom w:val="none" w:sz="0" w:space="0" w:color="auto"/>
        <w:right w:val="none" w:sz="0" w:space="0" w:color="auto"/>
      </w:divBdr>
    </w:div>
    <w:div w:id="786315178">
      <w:marLeft w:val="0"/>
      <w:marRight w:val="0"/>
      <w:marTop w:val="0"/>
      <w:marBottom w:val="0"/>
      <w:divBdr>
        <w:top w:val="none" w:sz="0" w:space="0" w:color="auto"/>
        <w:left w:val="none" w:sz="0" w:space="0" w:color="auto"/>
        <w:bottom w:val="none" w:sz="0" w:space="0" w:color="auto"/>
        <w:right w:val="none" w:sz="0" w:space="0" w:color="auto"/>
      </w:divBdr>
    </w:div>
    <w:div w:id="786387824">
      <w:marLeft w:val="0"/>
      <w:marRight w:val="0"/>
      <w:marTop w:val="0"/>
      <w:marBottom w:val="0"/>
      <w:divBdr>
        <w:top w:val="none" w:sz="0" w:space="0" w:color="auto"/>
        <w:left w:val="none" w:sz="0" w:space="0" w:color="auto"/>
        <w:bottom w:val="none" w:sz="0" w:space="0" w:color="auto"/>
        <w:right w:val="none" w:sz="0" w:space="0" w:color="auto"/>
      </w:divBdr>
    </w:div>
    <w:div w:id="786462490">
      <w:marLeft w:val="0"/>
      <w:marRight w:val="0"/>
      <w:marTop w:val="0"/>
      <w:marBottom w:val="0"/>
      <w:divBdr>
        <w:top w:val="none" w:sz="0" w:space="0" w:color="auto"/>
        <w:left w:val="none" w:sz="0" w:space="0" w:color="auto"/>
        <w:bottom w:val="none" w:sz="0" w:space="0" w:color="auto"/>
        <w:right w:val="none" w:sz="0" w:space="0" w:color="auto"/>
      </w:divBdr>
    </w:div>
    <w:div w:id="786585054">
      <w:marLeft w:val="0"/>
      <w:marRight w:val="0"/>
      <w:marTop w:val="0"/>
      <w:marBottom w:val="0"/>
      <w:divBdr>
        <w:top w:val="none" w:sz="0" w:space="0" w:color="auto"/>
        <w:left w:val="none" w:sz="0" w:space="0" w:color="auto"/>
        <w:bottom w:val="none" w:sz="0" w:space="0" w:color="auto"/>
        <w:right w:val="none" w:sz="0" w:space="0" w:color="auto"/>
      </w:divBdr>
    </w:div>
    <w:div w:id="786705355">
      <w:marLeft w:val="0"/>
      <w:marRight w:val="0"/>
      <w:marTop w:val="0"/>
      <w:marBottom w:val="0"/>
      <w:divBdr>
        <w:top w:val="none" w:sz="0" w:space="0" w:color="auto"/>
        <w:left w:val="none" w:sz="0" w:space="0" w:color="auto"/>
        <w:bottom w:val="none" w:sz="0" w:space="0" w:color="auto"/>
        <w:right w:val="none" w:sz="0" w:space="0" w:color="auto"/>
      </w:divBdr>
    </w:div>
    <w:div w:id="786773450">
      <w:marLeft w:val="0"/>
      <w:marRight w:val="0"/>
      <w:marTop w:val="0"/>
      <w:marBottom w:val="0"/>
      <w:divBdr>
        <w:top w:val="none" w:sz="0" w:space="0" w:color="auto"/>
        <w:left w:val="none" w:sz="0" w:space="0" w:color="auto"/>
        <w:bottom w:val="none" w:sz="0" w:space="0" w:color="auto"/>
        <w:right w:val="none" w:sz="0" w:space="0" w:color="auto"/>
      </w:divBdr>
    </w:div>
    <w:div w:id="786774034">
      <w:marLeft w:val="0"/>
      <w:marRight w:val="0"/>
      <w:marTop w:val="0"/>
      <w:marBottom w:val="0"/>
      <w:divBdr>
        <w:top w:val="none" w:sz="0" w:space="0" w:color="auto"/>
        <w:left w:val="none" w:sz="0" w:space="0" w:color="auto"/>
        <w:bottom w:val="none" w:sz="0" w:space="0" w:color="auto"/>
        <w:right w:val="none" w:sz="0" w:space="0" w:color="auto"/>
      </w:divBdr>
    </w:div>
    <w:div w:id="786852170">
      <w:bodyDiv w:val="1"/>
      <w:marLeft w:val="0"/>
      <w:marRight w:val="0"/>
      <w:marTop w:val="0"/>
      <w:marBottom w:val="0"/>
      <w:divBdr>
        <w:top w:val="none" w:sz="0" w:space="0" w:color="auto"/>
        <w:left w:val="none" w:sz="0" w:space="0" w:color="auto"/>
        <w:bottom w:val="none" w:sz="0" w:space="0" w:color="auto"/>
        <w:right w:val="none" w:sz="0" w:space="0" w:color="auto"/>
      </w:divBdr>
    </w:div>
    <w:div w:id="786853403">
      <w:marLeft w:val="0"/>
      <w:marRight w:val="0"/>
      <w:marTop w:val="0"/>
      <w:marBottom w:val="0"/>
      <w:divBdr>
        <w:top w:val="none" w:sz="0" w:space="0" w:color="auto"/>
        <w:left w:val="none" w:sz="0" w:space="0" w:color="auto"/>
        <w:bottom w:val="none" w:sz="0" w:space="0" w:color="auto"/>
        <w:right w:val="none" w:sz="0" w:space="0" w:color="auto"/>
      </w:divBdr>
    </w:div>
    <w:div w:id="786894817">
      <w:marLeft w:val="0"/>
      <w:marRight w:val="0"/>
      <w:marTop w:val="0"/>
      <w:marBottom w:val="0"/>
      <w:divBdr>
        <w:top w:val="none" w:sz="0" w:space="0" w:color="auto"/>
        <w:left w:val="none" w:sz="0" w:space="0" w:color="auto"/>
        <w:bottom w:val="none" w:sz="0" w:space="0" w:color="auto"/>
        <w:right w:val="none" w:sz="0" w:space="0" w:color="auto"/>
      </w:divBdr>
    </w:div>
    <w:div w:id="786897486">
      <w:marLeft w:val="0"/>
      <w:marRight w:val="0"/>
      <w:marTop w:val="0"/>
      <w:marBottom w:val="0"/>
      <w:divBdr>
        <w:top w:val="none" w:sz="0" w:space="0" w:color="auto"/>
        <w:left w:val="none" w:sz="0" w:space="0" w:color="auto"/>
        <w:bottom w:val="none" w:sz="0" w:space="0" w:color="auto"/>
        <w:right w:val="none" w:sz="0" w:space="0" w:color="auto"/>
      </w:divBdr>
    </w:div>
    <w:div w:id="787041149">
      <w:marLeft w:val="0"/>
      <w:marRight w:val="0"/>
      <w:marTop w:val="0"/>
      <w:marBottom w:val="0"/>
      <w:divBdr>
        <w:top w:val="none" w:sz="0" w:space="0" w:color="auto"/>
        <w:left w:val="none" w:sz="0" w:space="0" w:color="auto"/>
        <w:bottom w:val="none" w:sz="0" w:space="0" w:color="auto"/>
        <w:right w:val="none" w:sz="0" w:space="0" w:color="auto"/>
      </w:divBdr>
    </w:div>
    <w:div w:id="787089968">
      <w:marLeft w:val="0"/>
      <w:marRight w:val="0"/>
      <w:marTop w:val="0"/>
      <w:marBottom w:val="0"/>
      <w:divBdr>
        <w:top w:val="none" w:sz="0" w:space="0" w:color="auto"/>
        <w:left w:val="none" w:sz="0" w:space="0" w:color="auto"/>
        <w:bottom w:val="none" w:sz="0" w:space="0" w:color="auto"/>
        <w:right w:val="none" w:sz="0" w:space="0" w:color="auto"/>
      </w:divBdr>
    </w:div>
    <w:div w:id="787161834">
      <w:marLeft w:val="0"/>
      <w:marRight w:val="0"/>
      <w:marTop w:val="0"/>
      <w:marBottom w:val="0"/>
      <w:divBdr>
        <w:top w:val="none" w:sz="0" w:space="0" w:color="auto"/>
        <w:left w:val="none" w:sz="0" w:space="0" w:color="auto"/>
        <w:bottom w:val="none" w:sz="0" w:space="0" w:color="auto"/>
        <w:right w:val="none" w:sz="0" w:space="0" w:color="auto"/>
      </w:divBdr>
    </w:div>
    <w:div w:id="787235825">
      <w:marLeft w:val="0"/>
      <w:marRight w:val="0"/>
      <w:marTop w:val="0"/>
      <w:marBottom w:val="0"/>
      <w:divBdr>
        <w:top w:val="none" w:sz="0" w:space="0" w:color="auto"/>
        <w:left w:val="none" w:sz="0" w:space="0" w:color="auto"/>
        <w:bottom w:val="none" w:sz="0" w:space="0" w:color="auto"/>
        <w:right w:val="none" w:sz="0" w:space="0" w:color="auto"/>
      </w:divBdr>
    </w:div>
    <w:div w:id="787353039">
      <w:marLeft w:val="0"/>
      <w:marRight w:val="0"/>
      <w:marTop w:val="0"/>
      <w:marBottom w:val="0"/>
      <w:divBdr>
        <w:top w:val="none" w:sz="0" w:space="0" w:color="auto"/>
        <w:left w:val="none" w:sz="0" w:space="0" w:color="auto"/>
        <w:bottom w:val="none" w:sz="0" w:space="0" w:color="auto"/>
        <w:right w:val="none" w:sz="0" w:space="0" w:color="auto"/>
      </w:divBdr>
    </w:div>
    <w:div w:id="787433535">
      <w:marLeft w:val="0"/>
      <w:marRight w:val="0"/>
      <w:marTop w:val="0"/>
      <w:marBottom w:val="0"/>
      <w:divBdr>
        <w:top w:val="none" w:sz="0" w:space="0" w:color="auto"/>
        <w:left w:val="none" w:sz="0" w:space="0" w:color="auto"/>
        <w:bottom w:val="none" w:sz="0" w:space="0" w:color="auto"/>
        <w:right w:val="none" w:sz="0" w:space="0" w:color="auto"/>
      </w:divBdr>
    </w:div>
    <w:div w:id="787436793">
      <w:marLeft w:val="0"/>
      <w:marRight w:val="0"/>
      <w:marTop w:val="0"/>
      <w:marBottom w:val="0"/>
      <w:divBdr>
        <w:top w:val="none" w:sz="0" w:space="0" w:color="auto"/>
        <w:left w:val="none" w:sz="0" w:space="0" w:color="auto"/>
        <w:bottom w:val="none" w:sz="0" w:space="0" w:color="auto"/>
        <w:right w:val="none" w:sz="0" w:space="0" w:color="auto"/>
      </w:divBdr>
    </w:div>
    <w:div w:id="787550525">
      <w:marLeft w:val="0"/>
      <w:marRight w:val="0"/>
      <w:marTop w:val="0"/>
      <w:marBottom w:val="0"/>
      <w:divBdr>
        <w:top w:val="none" w:sz="0" w:space="0" w:color="auto"/>
        <w:left w:val="none" w:sz="0" w:space="0" w:color="auto"/>
        <w:bottom w:val="none" w:sz="0" w:space="0" w:color="auto"/>
        <w:right w:val="none" w:sz="0" w:space="0" w:color="auto"/>
      </w:divBdr>
    </w:div>
    <w:div w:id="787552242">
      <w:marLeft w:val="0"/>
      <w:marRight w:val="0"/>
      <w:marTop w:val="0"/>
      <w:marBottom w:val="0"/>
      <w:divBdr>
        <w:top w:val="none" w:sz="0" w:space="0" w:color="auto"/>
        <w:left w:val="none" w:sz="0" w:space="0" w:color="auto"/>
        <w:bottom w:val="none" w:sz="0" w:space="0" w:color="auto"/>
        <w:right w:val="none" w:sz="0" w:space="0" w:color="auto"/>
      </w:divBdr>
    </w:div>
    <w:div w:id="787698062">
      <w:marLeft w:val="0"/>
      <w:marRight w:val="0"/>
      <w:marTop w:val="0"/>
      <w:marBottom w:val="0"/>
      <w:divBdr>
        <w:top w:val="none" w:sz="0" w:space="0" w:color="auto"/>
        <w:left w:val="none" w:sz="0" w:space="0" w:color="auto"/>
        <w:bottom w:val="none" w:sz="0" w:space="0" w:color="auto"/>
        <w:right w:val="none" w:sz="0" w:space="0" w:color="auto"/>
      </w:divBdr>
    </w:div>
    <w:div w:id="787814025">
      <w:marLeft w:val="0"/>
      <w:marRight w:val="0"/>
      <w:marTop w:val="0"/>
      <w:marBottom w:val="0"/>
      <w:divBdr>
        <w:top w:val="none" w:sz="0" w:space="0" w:color="auto"/>
        <w:left w:val="none" w:sz="0" w:space="0" w:color="auto"/>
        <w:bottom w:val="none" w:sz="0" w:space="0" w:color="auto"/>
        <w:right w:val="none" w:sz="0" w:space="0" w:color="auto"/>
      </w:divBdr>
    </w:div>
    <w:div w:id="787820732">
      <w:marLeft w:val="0"/>
      <w:marRight w:val="0"/>
      <w:marTop w:val="0"/>
      <w:marBottom w:val="0"/>
      <w:divBdr>
        <w:top w:val="none" w:sz="0" w:space="0" w:color="auto"/>
        <w:left w:val="none" w:sz="0" w:space="0" w:color="auto"/>
        <w:bottom w:val="none" w:sz="0" w:space="0" w:color="auto"/>
        <w:right w:val="none" w:sz="0" w:space="0" w:color="auto"/>
      </w:divBdr>
    </w:div>
    <w:div w:id="787941585">
      <w:marLeft w:val="0"/>
      <w:marRight w:val="0"/>
      <w:marTop w:val="0"/>
      <w:marBottom w:val="0"/>
      <w:divBdr>
        <w:top w:val="none" w:sz="0" w:space="0" w:color="auto"/>
        <w:left w:val="none" w:sz="0" w:space="0" w:color="auto"/>
        <w:bottom w:val="none" w:sz="0" w:space="0" w:color="auto"/>
        <w:right w:val="none" w:sz="0" w:space="0" w:color="auto"/>
      </w:divBdr>
    </w:div>
    <w:div w:id="787965434">
      <w:marLeft w:val="0"/>
      <w:marRight w:val="0"/>
      <w:marTop w:val="0"/>
      <w:marBottom w:val="0"/>
      <w:divBdr>
        <w:top w:val="none" w:sz="0" w:space="0" w:color="auto"/>
        <w:left w:val="none" w:sz="0" w:space="0" w:color="auto"/>
        <w:bottom w:val="none" w:sz="0" w:space="0" w:color="auto"/>
        <w:right w:val="none" w:sz="0" w:space="0" w:color="auto"/>
      </w:divBdr>
    </w:div>
    <w:div w:id="787968314">
      <w:marLeft w:val="0"/>
      <w:marRight w:val="0"/>
      <w:marTop w:val="0"/>
      <w:marBottom w:val="0"/>
      <w:divBdr>
        <w:top w:val="none" w:sz="0" w:space="0" w:color="auto"/>
        <w:left w:val="none" w:sz="0" w:space="0" w:color="auto"/>
        <w:bottom w:val="none" w:sz="0" w:space="0" w:color="auto"/>
        <w:right w:val="none" w:sz="0" w:space="0" w:color="auto"/>
      </w:divBdr>
    </w:div>
    <w:div w:id="788012149">
      <w:marLeft w:val="0"/>
      <w:marRight w:val="0"/>
      <w:marTop w:val="0"/>
      <w:marBottom w:val="0"/>
      <w:divBdr>
        <w:top w:val="none" w:sz="0" w:space="0" w:color="auto"/>
        <w:left w:val="none" w:sz="0" w:space="0" w:color="auto"/>
        <w:bottom w:val="none" w:sz="0" w:space="0" w:color="auto"/>
        <w:right w:val="none" w:sz="0" w:space="0" w:color="auto"/>
      </w:divBdr>
    </w:div>
    <w:div w:id="788015287">
      <w:marLeft w:val="0"/>
      <w:marRight w:val="0"/>
      <w:marTop w:val="0"/>
      <w:marBottom w:val="0"/>
      <w:divBdr>
        <w:top w:val="none" w:sz="0" w:space="0" w:color="auto"/>
        <w:left w:val="none" w:sz="0" w:space="0" w:color="auto"/>
        <w:bottom w:val="none" w:sz="0" w:space="0" w:color="auto"/>
        <w:right w:val="none" w:sz="0" w:space="0" w:color="auto"/>
      </w:divBdr>
    </w:div>
    <w:div w:id="788160755">
      <w:marLeft w:val="0"/>
      <w:marRight w:val="0"/>
      <w:marTop w:val="0"/>
      <w:marBottom w:val="0"/>
      <w:divBdr>
        <w:top w:val="none" w:sz="0" w:space="0" w:color="auto"/>
        <w:left w:val="none" w:sz="0" w:space="0" w:color="auto"/>
        <w:bottom w:val="none" w:sz="0" w:space="0" w:color="auto"/>
        <w:right w:val="none" w:sz="0" w:space="0" w:color="auto"/>
      </w:divBdr>
    </w:div>
    <w:div w:id="788162931">
      <w:marLeft w:val="0"/>
      <w:marRight w:val="0"/>
      <w:marTop w:val="0"/>
      <w:marBottom w:val="0"/>
      <w:divBdr>
        <w:top w:val="none" w:sz="0" w:space="0" w:color="auto"/>
        <w:left w:val="none" w:sz="0" w:space="0" w:color="auto"/>
        <w:bottom w:val="none" w:sz="0" w:space="0" w:color="auto"/>
        <w:right w:val="none" w:sz="0" w:space="0" w:color="auto"/>
      </w:divBdr>
    </w:div>
    <w:div w:id="788203728">
      <w:marLeft w:val="0"/>
      <w:marRight w:val="0"/>
      <w:marTop w:val="0"/>
      <w:marBottom w:val="0"/>
      <w:divBdr>
        <w:top w:val="none" w:sz="0" w:space="0" w:color="auto"/>
        <w:left w:val="none" w:sz="0" w:space="0" w:color="auto"/>
        <w:bottom w:val="none" w:sz="0" w:space="0" w:color="auto"/>
        <w:right w:val="none" w:sz="0" w:space="0" w:color="auto"/>
      </w:divBdr>
    </w:div>
    <w:div w:id="788233958">
      <w:marLeft w:val="0"/>
      <w:marRight w:val="0"/>
      <w:marTop w:val="0"/>
      <w:marBottom w:val="0"/>
      <w:divBdr>
        <w:top w:val="none" w:sz="0" w:space="0" w:color="auto"/>
        <w:left w:val="none" w:sz="0" w:space="0" w:color="auto"/>
        <w:bottom w:val="none" w:sz="0" w:space="0" w:color="auto"/>
        <w:right w:val="none" w:sz="0" w:space="0" w:color="auto"/>
      </w:divBdr>
    </w:div>
    <w:div w:id="788278777">
      <w:marLeft w:val="0"/>
      <w:marRight w:val="0"/>
      <w:marTop w:val="0"/>
      <w:marBottom w:val="0"/>
      <w:divBdr>
        <w:top w:val="none" w:sz="0" w:space="0" w:color="auto"/>
        <w:left w:val="none" w:sz="0" w:space="0" w:color="auto"/>
        <w:bottom w:val="none" w:sz="0" w:space="0" w:color="auto"/>
        <w:right w:val="none" w:sz="0" w:space="0" w:color="auto"/>
      </w:divBdr>
    </w:div>
    <w:div w:id="788352052">
      <w:marLeft w:val="0"/>
      <w:marRight w:val="0"/>
      <w:marTop w:val="0"/>
      <w:marBottom w:val="0"/>
      <w:divBdr>
        <w:top w:val="none" w:sz="0" w:space="0" w:color="auto"/>
        <w:left w:val="none" w:sz="0" w:space="0" w:color="auto"/>
        <w:bottom w:val="none" w:sz="0" w:space="0" w:color="auto"/>
        <w:right w:val="none" w:sz="0" w:space="0" w:color="auto"/>
      </w:divBdr>
    </w:div>
    <w:div w:id="788401255">
      <w:marLeft w:val="0"/>
      <w:marRight w:val="0"/>
      <w:marTop w:val="0"/>
      <w:marBottom w:val="0"/>
      <w:divBdr>
        <w:top w:val="none" w:sz="0" w:space="0" w:color="auto"/>
        <w:left w:val="none" w:sz="0" w:space="0" w:color="auto"/>
        <w:bottom w:val="none" w:sz="0" w:space="0" w:color="auto"/>
        <w:right w:val="none" w:sz="0" w:space="0" w:color="auto"/>
      </w:divBdr>
    </w:div>
    <w:div w:id="788546833">
      <w:marLeft w:val="0"/>
      <w:marRight w:val="0"/>
      <w:marTop w:val="0"/>
      <w:marBottom w:val="0"/>
      <w:divBdr>
        <w:top w:val="none" w:sz="0" w:space="0" w:color="auto"/>
        <w:left w:val="none" w:sz="0" w:space="0" w:color="auto"/>
        <w:bottom w:val="none" w:sz="0" w:space="0" w:color="auto"/>
        <w:right w:val="none" w:sz="0" w:space="0" w:color="auto"/>
      </w:divBdr>
    </w:div>
    <w:div w:id="788547183">
      <w:marLeft w:val="0"/>
      <w:marRight w:val="0"/>
      <w:marTop w:val="0"/>
      <w:marBottom w:val="0"/>
      <w:divBdr>
        <w:top w:val="none" w:sz="0" w:space="0" w:color="auto"/>
        <w:left w:val="none" w:sz="0" w:space="0" w:color="auto"/>
        <w:bottom w:val="none" w:sz="0" w:space="0" w:color="auto"/>
        <w:right w:val="none" w:sz="0" w:space="0" w:color="auto"/>
      </w:divBdr>
    </w:div>
    <w:div w:id="788553623">
      <w:marLeft w:val="0"/>
      <w:marRight w:val="0"/>
      <w:marTop w:val="0"/>
      <w:marBottom w:val="0"/>
      <w:divBdr>
        <w:top w:val="none" w:sz="0" w:space="0" w:color="auto"/>
        <w:left w:val="none" w:sz="0" w:space="0" w:color="auto"/>
        <w:bottom w:val="none" w:sz="0" w:space="0" w:color="auto"/>
        <w:right w:val="none" w:sz="0" w:space="0" w:color="auto"/>
      </w:divBdr>
    </w:div>
    <w:div w:id="788669678">
      <w:marLeft w:val="0"/>
      <w:marRight w:val="0"/>
      <w:marTop w:val="0"/>
      <w:marBottom w:val="0"/>
      <w:divBdr>
        <w:top w:val="none" w:sz="0" w:space="0" w:color="auto"/>
        <w:left w:val="none" w:sz="0" w:space="0" w:color="auto"/>
        <w:bottom w:val="none" w:sz="0" w:space="0" w:color="auto"/>
        <w:right w:val="none" w:sz="0" w:space="0" w:color="auto"/>
      </w:divBdr>
    </w:div>
    <w:div w:id="788669927">
      <w:marLeft w:val="0"/>
      <w:marRight w:val="0"/>
      <w:marTop w:val="0"/>
      <w:marBottom w:val="0"/>
      <w:divBdr>
        <w:top w:val="none" w:sz="0" w:space="0" w:color="auto"/>
        <w:left w:val="none" w:sz="0" w:space="0" w:color="auto"/>
        <w:bottom w:val="none" w:sz="0" w:space="0" w:color="auto"/>
        <w:right w:val="none" w:sz="0" w:space="0" w:color="auto"/>
      </w:divBdr>
    </w:div>
    <w:div w:id="788739212">
      <w:marLeft w:val="0"/>
      <w:marRight w:val="0"/>
      <w:marTop w:val="0"/>
      <w:marBottom w:val="0"/>
      <w:divBdr>
        <w:top w:val="none" w:sz="0" w:space="0" w:color="auto"/>
        <w:left w:val="none" w:sz="0" w:space="0" w:color="auto"/>
        <w:bottom w:val="none" w:sz="0" w:space="0" w:color="auto"/>
        <w:right w:val="none" w:sz="0" w:space="0" w:color="auto"/>
      </w:divBdr>
    </w:div>
    <w:div w:id="789006636">
      <w:marLeft w:val="0"/>
      <w:marRight w:val="0"/>
      <w:marTop w:val="0"/>
      <w:marBottom w:val="0"/>
      <w:divBdr>
        <w:top w:val="none" w:sz="0" w:space="0" w:color="auto"/>
        <w:left w:val="none" w:sz="0" w:space="0" w:color="auto"/>
        <w:bottom w:val="none" w:sz="0" w:space="0" w:color="auto"/>
        <w:right w:val="none" w:sz="0" w:space="0" w:color="auto"/>
      </w:divBdr>
    </w:div>
    <w:div w:id="789010455">
      <w:marLeft w:val="0"/>
      <w:marRight w:val="0"/>
      <w:marTop w:val="0"/>
      <w:marBottom w:val="0"/>
      <w:divBdr>
        <w:top w:val="none" w:sz="0" w:space="0" w:color="auto"/>
        <w:left w:val="none" w:sz="0" w:space="0" w:color="auto"/>
        <w:bottom w:val="none" w:sz="0" w:space="0" w:color="auto"/>
        <w:right w:val="none" w:sz="0" w:space="0" w:color="auto"/>
      </w:divBdr>
    </w:div>
    <w:div w:id="789013026">
      <w:marLeft w:val="0"/>
      <w:marRight w:val="0"/>
      <w:marTop w:val="0"/>
      <w:marBottom w:val="0"/>
      <w:divBdr>
        <w:top w:val="none" w:sz="0" w:space="0" w:color="auto"/>
        <w:left w:val="none" w:sz="0" w:space="0" w:color="auto"/>
        <w:bottom w:val="none" w:sz="0" w:space="0" w:color="auto"/>
        <w:right w:val="none" w:sz="0" w:space="0" w:color="auto"/>
      </w:divBdr>
    </w:div>
    <w:div w:id="789057557">
      <w:marLeft w:val="0"/>
      <w:marRight w:val="0"/>
      <w:marTop w:val="0"/>
      <w:marBottom w:val="0"/>
      <w:divBdr>
        <w:top w:val="none" w:sz="0" w:space="0" w:color="auto"/>
        <w:left w:val="none" w:sz="0" w:space="0" w:color="auto"/>
        <w:bottom w:val="none" w:sz="0" w:space="0" w:color="auto"/>
        <w:right w:val="none" w:sz="0" w:space="0" w:color="auto"/>
      </w:divBdr>
    </w:div>
    <w:div w:id="789125588">
      <w:marLeft w:val="0"/>
      <w:marRight w:val="0"/>
      <w:marTop w:val="0"/>
      <w:marBottom w:val="0"/>
      <w:divBdr>
        <w:top w:val="none" w:sz="0" w:space="0" w:color="auto"/>
        <w:left w:val="none" w:sz="0" w:space="0" w:color="auto"/>
        <w:bottom w:val="none" w:sz="0" w:space="0" w:color="auto"/>
        <w:right w:val="none" w:sz="0" w:space="0" w:color="auto"/>
      </w:divBdr>
    </w:div>
    <w:div w:id="789132806">
      <w:marLeft w:val="0"/>
      <w:marRight w:val="0"/>
      <w:marTop w:val="0"/>
      <w:marBottom w:val="0"/>
      <w:divBdr>
        <w:top w:val="none" w:sz="0" w:space="0" w:color="auto"/>
        <w:left w:val="none" w:sz="0" w:space="0" w:color="auto"/>
        <w:bottom w:val="none" w:sz="0" w:space="0" w:color="auto"/>
        <w:right w:val="none" w:sz="0" w:space="0" w:color="auto"/>
      </w:divBdr>
    </w:div>
    <w:div w:id="789252010">
      <w:marLeft w:val="0"/>
      <w:marRight w:val="0"/>
      <w:marTop w:val="0"/>
      <w:marBottom w:val="0"/>
      <w:divBdr>
        <w:top w:val="none" w:sz="0" w:space="0" w:color="auto"/>
        <w:left w:val="none" w:sz="0" w:space="0" w:color="auto"/>
        <w:bottom w:val="none" w:sz="0" w:space="0" w:color="auto"/>
        <w:right w:val="none" w:sz="0" w:space="0" w:color="auto"/>
      </w:divBdr>
    </w:div>
    <w:div w:id="789276288">
      <w:marLeft w:val="0"/>
      <w:marRight w:val="0"/>
      <w:marTop w:val="0"/>
      <w:marBottom w:val="0"/>
      <w:divBdr>
        <w:top w:val="none" w:sz="0" w:space="0" w:color="auto"/>
        <w:left w:val="none" w:sz="0" w:space="0" w:color="auto"/>
        <w:bottom w:val="none" w:sz="0" w:space="0" w:color="auto"/>
        <w:right w:val="none" w:sz="0" w:space="0" w:color="auto"/>
      </w:divBdr>
    </w:div>
    <w:div w:id="789277002">
      <w:marLeft w:val="0"/>
      <w:marRight w:val="0"/>
      <w:marTop w:val="0"/>
      <w:marBottom w:val="0"/>
      <w:divBdr>
        <w:top w:val="none" w:sz="0" w:space="0" w:color="auto"/>
        <w:left w:val="none" w:sz="0" w:space="0" w:color="auto"/>
        <w:bottom w:val="none" w:sz="0" w:space="0" w:color="auto"/>
        <w:right w:val="none" w:sz="0" w:space="0" w:color="auto"/>
      </w:divBdr>
    </w:div>
    <w:div w:id="789280178">
      <w:marLeft w:val="0"/>
      <w:marRight w:val="0"/>
      <w:marTop w:val="0"/>
      <w:marBottom w:val="0"/>
      <w:divBdr>
        <w:top w:val="none" w:sz="0" w:space="0" w:color="auto"/>
        <w:left w:val="none" w:sz="0" w:space="0" w:color="auto"/>
        <w:bottom w:val="none" w:sz="0" w:space="0" w:color="auto"/>
        <w:right w:val="none" w:sz="0" w:space="0" w:color="auto"/>
      </w:divBdr>
    </w:div>
    <w:div w:id="789281973">
      <w:marLeft w:val="0"/>
      <w:marRight w:val="0"/>
      <w:marTop w:val="0"/>
      <w:marBottom w:val="0"/>
      <w:divBdr>
        <w:top w:val="none" w:sz="0" w:space="0" w:color="auto"/>
        <w:left w:val="none" w:sz="0" w:space="0" w:color="auto"/>
        <w:bottom w:val="none" w:sz="0" w:space="0" w:color="auto"/>
        <w:right w:val="none" w:sz="0" w:space="0" w:color="auto"/>
      </w:divBdr>
    </w:div>
    <w:div w:id="789396562">
      <w:marLeft w:val="0"/>
      <w:marRight w:val="0"/>
      <w:marTop w:val="0"/>
      <w:marBottom w:val="0"/>
      <w:divBdr>
        <w:top w:val="none" w:sz="0" w:space="0" w:color="auto"/>
        <w:left w:val="none" w:sz="0" w:space="0" w:color="auto"/>
        <w:bottom w:val="none" w:sz="0" w:space="0" w:color="auto"/>
        <w:right w:val="none" w:sz="0" w:space="0" w:color="auto"/>
      </w:divBdr>
    </w:div>
    <w:div w:id="789397603">
      <w:marLeft w:val="0"/>
      <w:marRight w:val="0"/>
      <w:marTop w:val="0"/>
      <w:marBottom w:val="0"/>
      <w:divBdr>
        <w:top w:val="none" w:sz="0" w:space="0" w:color="auto"/>
        <w:left w:val="none" w:sz="0" w:space="0" w:color="auto"/>
        <w:bottom w:val="none" w:sz="0" w:space="0" w:color="auto"/>
        <w:right w:val="none" w:sz="0" w:space="0" w:color="auto"/>
      </w:divBdr>
    </w:div>
    <w:div w:id="789402797">
      <w:marLeft w:val="0"/>
      <w:marRight w:val="0"/>
      <w:marTop w:val="0"/>
      <w:marBottom w:val="0"/>
      <w:divBdr>
        <w:top w:val="none" w:sz="0" w:space="0" w:color="auto"/>
        <w:left w:val="none" w:sz="0" w:space="0" w:color="auto"/>
        <w:bottom w:val="none" w:sz="0" w:space="0" w:color="auto"/>
        <w:right w:val="none" w:sz="0" w:space="0" w:color="auto"/>
      </w:divBdr>
    </w:div>
    <w:div w:id="789478258">
      <w:marLeft w:val="0"/>
      <w:marRight w:val="0"/>
      <w:marTop w:val="0"/>
      <w:marBottom w:val="0"/>
      <w:divBdr>
        <w:top w:val="none" w:sz="0" w:space="0" w:color="auto"/>
        <w:left w:val="none" w:sz="0" w:space="0" w:color="auto"/>
        <w:bottom w:val="none" w:sz="0" w:space="0" w:color="auto"/>
        <w:right w:val="none" w:sz="0" w:space="0" w:color="auto"/>
      </w:divBdr>
    </w:div>
    <w:div w:id="789544479">
      <w:bodyDiv w:val="1"/>
      <w:marLeft w:val="0"/>
      <w:marRight w:val="0"/>
      <w:marTop w:val="0"/>
      <w:marBottom w:val="0"/>
      <w:divBdr>
        <w:top w:val="none" w:sz="0" w:space="0" w:color="auto"/>
        <w:left w:val="none" w:sz="0" w:space="0" w:color="auto"/>
        <w:bottom w:val="none" w:sz="0" w:space="0" w:color="auto"/>
        <w:right w:val="none" w:sz="0" w:space="0" w:color="auto"/>
      </w:divBdr>
    </w:div>
    <w:div w:id="789662301">
      <w:marLeft w:val="0"/>
      <w:marRight w:val="0"/>
      <w:marTop w:val="0"/>
      <w:marBottom w:val="0"/>
      <w:divBdr>
        <w:top w:val="none" w:sz="0" w:space="0" w:color="auto"/>
        <w:left w:val="none" w:sz="0" w:space="0" w:color="auto"/>
        <w:bottom w:val="none" w:sz="0" w:space="0" w:color="auto"/>
        <w:right w:val="none" w:sz="0" w:space="0" w:color="auto"/>
      </w:divBdr>
    </w:div>
    <w:div w:id="789665686">
      <w:marLeft w:val="0"/>
      <w:marRight w:val="0"/>
      <w:marTop w:val="0"/>
      <w:marBottom w:val="0"/>
      <w:divBdr>
        <w:top w:val="none" w:sz="0" w:space="0" w:color="auto"/>
        <w:left w:val="none" w:sz="0" w:space="0" w:color="auto"/>
        <w:bottom w:val="none" w:sz="0" w:space="0" w:color="auto"/>
        <w:right w:val="none" w:sz="0" w:space="0" w:color="auto"/>
      </w:divBdr>
    </w:div>
    <w:div w:id="789666628">
      <w:marLeft w:val="0"/>
      <w:marRight w:val="0"/>
      <w:marTop w:val="0"/>
      <w:marBottom w:val="0"/>
      <w:divBdr>
        <w:top w:val="none" w:sz="0" w:space="0" w:color="auto"/>
        <w:left w:val="none" w:sz="0" w:space="0" w:color="auto"/>
        <w:bottom w:val="none" w:sz="0" w:space="0" w:color="auto"/>
        <w:right w:val="none" w:sz="0" w:space="0" w:color="auto"/>
      </w:divBdr>
    </w:div>
    <w:div w:id="789713638">
      <w:marLeft w:val="0"/>
      <w:marRight w:val="0"/>
      <w:marTop w:val="0"/>
      <w:marBottom w:val="0"/>
      <w:divBdr>
        <w:top w:val="none" w:sz="0" w:space="0" w:color="auto"/>
        <w:left w:val="none" w:sz="0" w:space="0" w:color="auto"/>
        <w:bottom w:val="none" w:sz="0" w:space="0" w:color="auto"/>
        <w:right w:val="none" w:sz="0" w:space="0" w:color="auto"/>
      </w:divBdr>
    </w:div>
    <w:div w:id="789739144">
      <w:marLeft w:val="0"/>
      <w:marRight w:val="0"/>
      <w:marTop w:val="0"/>
      <w:marBottom w:val="0"/>
      <w:divBdr>
        <w:top w:val="none" w:sz="0" w:space="0" w:color="auto"/>
        <w:left w:val="none" w:sz="0" w:space="0" w:color="auto"/>
        <w:bottom w:val="none" w:sz="0" w:space="0" w:color="auto"/>
        <w:right w:val="none" w:sz="0" w:space="0" w:color="auto"/>
      </w:divBdr>
    </w:div>
    <w:div w:id="789781672">
      <w:marLeft w:val="0"/>
      <w:marRight w:val="0"/>
      <w:marTop w:val="0"/>
      <w:marBottom w:val="0"/>
      <w:divBdr>
        <w:top w:val="none" w:sz="0" w:space="0" w:color="auto"/>
        <w:left w:val="none" w:sz="0" w:space="0" w:color="auto"/>
        <w:bottom w:val="none" w:sz="0" w:space="0" w:color="auto"/>
        <w:right w:val="none" w:sz="0" w:space="0" w:color="auto"/>
      </w:divBdr>
    </w:div>
    <w:div w:id="789937392">
      <w:marLeft w:val="0"/>
      <w:marRight w:val="0"/>
      <w:marTop w:val="0"/>
      <w:marBottom w:val="0"/>
      <w:divBdr>
        <w:top w:val="none" w:sz="0" w:space="0" w:color="auto"/>
        <w:left w:val="none" w:sz="0" w:space="0" w:color="auto"/>
        <w:bottom w:val="none" w:sz="0" w:space="0" w:color="auto"/>
        <w:right w:val="none" w:sz="0" w:space="0" w:color="auto"/>
      </w:divBdr>
    </w:div>
    <w:div w:id="789974451">
      <w:marLeft w:val="0"/>
      <w:marRight w:val="0"/>
      <w:marTop w:val="0"/>
      <w:marBottom w:val="0"/>
      <w:divBdr>
        <w:top w:val="none" w:sz="0" w:space="0" w:color="auto"/>
        <w:left w:val="none" w:sz="0" w:space="0" w:color="auto"/>
        <w:bottom w:val="none" w:sz="0" w:space="0" w:color="auto"/>
        <w:right w:val="none" w:sz="0" w:space="0" w:color="auto"/>
      </w:divBdr>
    </w:div>
    <w:div w:id="789979838">
      <w:marLeft w:val="0"/>
      <w:marRight w:val="0"/>
      <w:marTop w:val="0"/>
      <w:marBottom w:val="0"/>
      <w:divBdr>
        <w:top w:val="none" w:sz="0" w:space="0" w:color="auto"/>
        <w:left w:val="none" w:sz="0" w:space="0" w:color="auto"/>
        <w:bottom w:val="none" w:sz="0" w:space="0" w:color="auto"/>
        <w:right w:val="none" w:sz="0" w:space="0" w:color="auto"/>
      </w:divBdr>
    </w:div>
    <w:div w:id="790246061">
      <w:marLeft w:val="0"/>
      <w:marRight w:val="0"/>
      <w:marTop w:val="0"/>
      <w:marBottom w:val="0"/>
      <w:divBdr>
        <w:top w:val="none" w:sz="0" w:space="0" w:color="auto"/>
        <w:left w:val="none" w:sz="0" w:space="0" w:color="auto"/>
        <w:bottom w:val="none" w:sz="0" w:space="0" w:color="auto"/>
        <w:right w:val="none" w:sz="0" w:space="0" w:color="auto"/>
      </w:divBdr>
    </w:div>
    <w:div w:id="790320482">
      <w:marLeft w:val="0"/>
      <w:marRight w:val="0"/>
      <w:marTop w:val="0"/>
      <w:marBottom w:val="0"/>
      <w:divBdr>
        <w:top w:val="none" w:sz="0" w:space="0" w:color="auto"/>
        <w:left w:val="none" w:sz="0" w:space="0" w:color="auto"/>
        <w:bottom w:val="none" w:sz="0" w:space="0" w:color="auto"/>
        <w:right w:val="none" w:sz="0" w:space="0" w:color="auto"/>
      </w:divBdr>
    </w:div>
    <w:div w:id="790437695">
      <w:marLeft w:val="0"/>
      <w:marRight w:val="0"/>
      <w:marTop w:val="0"/>
      <w:marBottom w:val="0"/>
      <w:divBdr>
        <w:top w:val="none" w:sz="0" w:space="0" w:color="auto"/>
        <w:left w:val="none" w:sz="0" w:space="0" w:color="auto"/>
        <w:bottom w:val="none" w:sz="0" w:space="0" w:color="auto"/>
        <w:right w:val="none" w:sz="0" w:space="0" w:color="auto"/>
      </w:divBdr>
    </w:div>
    <w:div w:id="790439895">
      <w:marLeft w:val="0"/>
      <w:marRight w:val="0"/>
      <w:marTop w:val="0"/>
      <w:marBottom w:val="0"/>
      <w:divBdr>
        <w:top w:val="none" w:sz="0" w:space="0" w:color="auto"/>
        <w:left w:val="none" w:sz="0" w:space="0" w:color="auto"/>
        <w:bottom w:val="none" w:sz="0" w:space="0" w:color="auto"/>
        <w:right w:val="none" w:sz="0" w:space="0" w:color="auto"/>
      </w:divBdr>
    </w:div>
    <w:div w:id="790444289">
      <w:marLeft w:val="0"/>
      <w:marRight w:val="0"/>
      <w:marTop w:val="0"/>
      <w:marBottom w:val="0"/>
      <w:divBdr>
        <w:top w:val="none" w:sz="0" w:space="0" w:color="auto"/>
        <w:left w:val="none" w:sz="0" w:space="0" w:color="auto"/>
        <w:bottom w:val="none" w:sz="0" w:space="0" w:color="auto"/>
        <w:right w:val="none" w:sz="0" w:space="0" w:color="auto"/>
      </w:divBdr>
    </w:div>
    <w:div w:id="790510892">
      <w:marLeft w:val="0"/>
      <w:marRight w:val="0"/>
      <w:marTop w:val="0"/>
      <w:marBottom w:val="0"/>
      <w:divBdr>
        <w:top w:val="none" w:sz="0" w:space="0" w:color="auto"/>
        <w:left w:val="none" w:sz="0" w:space="0" w:color="auto"/>
        <w:bottom w:val="none" w:sz="0" w:space="0" w:color="auto"/>
        <w:right w:val="none" w:sz="0" w:space="0" w:color="auto"/>
      </w:divBdr>
    </w:div>
    <w:div w:id="790516683">
      <w:bodyDiv w:val="1"/>
      <w:marLeft w:val="0"/>
      <w:marRight w:val="0"/>
      <w:marTop w:val="0"/>
      <w:marBottom w:val="0"/>
      <w:divBdr>
        <w:top w:val="none" w:sz="0" w:space="0" w:color="auto"/>
        <w:left w:val="none" w:sz="0" w:space="0" w:color="auto"/>
        <w:bottom w:val="none" w:sz="0" w:space="0" w:color="auto"/>
        <w:right w:val="none" w:sz="0" w:space="0" w:color="auto"/>
      </w:divBdr>
    </w:div>
    <w:div w:id="790517961">
      <w:marLeft w:val="0"/>
      <w:marRight w:val="0"/>
      <w:marTop w:val="0"/>
      <w:marBottom w:val="0"/>
      <w:divBdr>
        <w:top w:val="none" w:sz="0" w:space="0" w:color="auto"/>
        <w:left w:val="none" w:sz="0" w:space="0" w:color="auto"/>
        <w:bottom w:val="none" w:sz="0" w:space="0" w:color="auto"/>
        <w:right w:val="none" w:sz="0" w:space="0" w:color="auto"/>
      </w:divBdr>
    </w:div>
    <w:div w:id="790589801">
      <w:marLeft w:val="0"/>
      <w:marRight w:val="0"/>
      <w:marTop w:val="0"/>
      <w:marBottom w:val="0"/>
      <w:divBdr>
        <w:top w:val="none" w:sz="0" w:space="0" w:color="auto"/>
        <w:left w:val="none" w:sz="0" w:space="0" w:color="auto"/>
        <w:bottom w:val="none" w:sz="0" w:space="0" w:color="auto"/>
        <w:right w:val="none" w:sz="0" w:space="0" w:color="auto"/>
      </w:divBdr>
    </w:div>
    <w:div w:id="790632616">
      <w:marLeft w:val="0"/>
      <w:marRight w:val="0"/>
      <w:marTop w:val="0"/>
      <w:marBottom w:val="0"/>
      <w:divBdr>
        <w:top w:val="none" w:sz="0" w:space="0" w:color="auto"/>
        <w:left w:val="none" w:sz="0" w:space="0" w:color="auto"/>
        <w:bottom w:val="none" w:sz="0" w:space="0" w:color="auto"/>
        <w:right w:val="none" w:sz="0" w:space="0" w:color="auto"/>
      </w:divBdr>
    </w:div>
    <w:div w:id="790704463">
      <w:marLeft w:val="0"/>
      <w:marRight w:val="0"/>
      <w:marTop w:val="0"/>
      <w:marBottom w:val="0"/>
      <w:divBdr>
        <w:top w:val="none" w:sz="0" w:space="0" w:color="auto"/>
        <w:left w:val="none" w:sz="0" w:space="0" w:color="auto"/>
        <w:bottom w:val="none" w:sz="0" w:space="0" w:color="auto"/>
        <w:right w:val="none" w:sz="0" w:space="0" w:color="auto"/>
      </w:divBdr>
    </w:div>
    <w:div w:id="790706304">
      <w:marLeft w:val="0"/>
      <w:marRight w:val="0"/>
      <w:marTop w:val="0"/>
      <w:marBottom w:val="0"/>
      <w:divBdr>
        <w:top w:val="none" w:sz="0" w:space="0" w:color="auto"/>
        <w:left w:val="none" w:sz="0" w:space="0" w:color="auto"/>
        <w:bottom w:val="none" w:sz="0" w:space="0" w:color="auto"/>
        <w:right w:val="none" w:sz="0" w:space="0" w:color="auto"/>
      </w:divBdr>
    </w:div>
    <w:div w:id="790707870">
      <w:marLeft w:val="0"/>
      <w:marRight w:val="0"/>
      <w:marTop w:val="0"/>
      <w:marBottom w:val="0"/>
      <w:divBdr>
        <w:top w:val="none" w:sz="0" w:space="0" w:color="auto"/>
        <w:left w:val="none" w:sz="0" w:space="0" w:color="auto"/>
        <w:bottom w:val="none" w:sz="0" w:space="0" w:color="auto"/>
        <w:right w:val="none" w:sz="0" w:space="0" w:color="auto"/>
      </w:divBdr>
    </w:div>
    <w:div w:id="790826040">
      <w:marLeft w:val="0"/>
      <w:marRight w:val="0"/>
      <w:marTop w:val="0"/>
      <w:marBottom w:val="0"/>
      <w:divBdr>
        <w:top w:val="none" w:sz="0" w:space="0" w:color="auto"/>
        <w:left w:val="none" w:sz="0" w:space="0" w:color="auto"/>
        <w:bottom w:val="none" w:sz="0" w:space="0" w:color="auto"/>
        <w:right w:val="none" w:sz="0" w:space="0" w:color="auto"/>
      </w:divBdr>
    </w:div>
    <w:div w:id="790973404">
      <w:marLeft w:val="0"/>
      <w:marRight w:val="0"/>
      <w:marTop w:val="0"/>
      <w:marBottom w:val="0"/>
      <w:divBdr>
        <w:top w:val="none" w:sz="0" w:space="0" w:color="auto"/>
        <w:left w:val="none" w:sz="0" w:space="0" w:color="auto"/>
        <w:bottom w:val="none" w:sz="0" w:space="0" w:color="auto"/>
        <w:right w:val="none" w:sz="0" w:space="0" w:color="auto"/>
      </w:divBdr>
    </w:div>
    <w:div w:id="790978533">
      <w:marLeft w:val="0"/>
      <w:marRight w:val="0"/>
      <w:marTop w:val="0"/>
      <w:marBottom w:val="0"/>
      <w:divBdr>
        <w:top w:val="none" w:sz="0" w:space="0" w:color="auto"/>
        <w:left w:val="none" w:sz="0" w:space="0" w:color="auto"/>
        <w:bottom w:val="none" w:sz="0" w:space="0" w:color="auto"/>
        <w:right w:val="none" w:sz="0" w:space="0" w:color="auto"/>
      </w:divBdr>
    </w:div>
    <w:div w:id="790981958">
      <w:marLeft w:val="0"/>
      <w:marRight w:val="0"/>
      <w:marTop w:val="0"/>
      <w:marBottom w:val="0"/>
      <w:divBdr>
        <w:top w:val="none" w:sz="0" w:space="0" w:color="auto"/>
        <w:left w:val="none" w:sz="0" w:space="0" w:color="auto"/>
        <w:bottom w:val="none" w:sz="0" w:space="0" w:color="auto"/>
        <w:right w:val="none" w:sz="0" w:space="0" w:color="auto"/>
      </w:divBdr>
    </w:div>
    <w:div w:id="791092057">
      <w:marLeft w:val="0"/>
      <w:marRight w:val="0"/>
      <w:marTop w:val="0"/>
      <w:marBottom w:val="0"/>
      <w:divBdr>
        <w:top w:val="none" w:sz="0" w:space="0" w:color="auto"/>
        <w:left w:val="none" w:sz="0" w:space="0" w:color="auto"/>
        <w:bottom w:val="none" w:sz="0" w:space="0" w:color="auto"/>
        <w:right w:val="none" w:sz="0" w:space="0" w:color="auto"/>
      </w:divBdr>
    </w:div>
    <w:div w:id="791097774">
      <w:marLeft w:val="0"/>
      <w:marRight w:val="0"/>
      <w:marTop w:val="0"/>
      <w:marBottom w:val="0"/>
      <w:divBdr>
        <w:top w:val="none" w:sz="0" w:space="0" w:color="auto"/>
        <w:left w:val="none" w:sz="0" w:space="0" w:color="auto"/>
        <w:bottom w:val="none" w:sz="0" w:space="0" w:color="auto"/>
        <w:right w:val="none" w:sz="0" w:space="0" w:color="auto"/>
      </w:divBdr>
    </w:div>
    <w:div w:id="791174859">
      <w:marLeft w:val="0"/>
      <w:marRight w:val="0"/>
      <w:marTop w:val="0"/>
      <w:marBottom w:val="0"/>
      <w:divBdr>
        <w:top w:val="none" w:sz="0" w:space="0" w:color="auto"/>
        <w:left w:val="none" w:sz="0" w:space="0" w:color="auto"/>
        <w:bottom w:val="none" w:sz="0" w:space="0" w:color="auto"/>
        <w:right w:val="none" w:sz="0" w:space="0" w:color="auto"/>
      </w:divBdr>
    </w:div>
    <w:div w:id="791241994">
      <w:marLeft w:val="0"/>
      <w:marRight w:val="0"/>
      <w:marTop w:val="0"/>
      <w:marBottom w:val="0"/>
      <w:divBdr>
        <w:top w:val="none" w:sz="0" w:space="0" w:color="auto"/>
        <w:left w:val="none" w:sz="0" w:space="0" w:color="auto"/>
        <w:bottom w:val="none" w:sz="0" w:space="0" w:color="auto"/>
        <w:right w:val="none" w:sz="0" w:space="0" w:color="auto"/>
      </w:divBdr>
    </w:div>
    <w:div w:id="791289361">
      <w:marLeft w:val="0"/>
      <w:marRight w:val="0"/>
      <w:marTop w:val="0"/>
      <w:marBottom w:val="0"/>
      <w:divBdr>
        <w:top w:val="none" w:sz="0" w:space="0" w:color="auto"/>
        <w:left w:val="none" w:sz="0" w:space="0" w:color="auto"/>
        <w:bottom w:val="none" w:sz="0" w:space="0" w:color="auto"/>
        <w:right w:val="none" w:sz="0" w:space="0" w:color="auto"/>
      </w:divBdr>
    </w:div>
    <w:div w:id="791367964">
      <w:marLeft w:val="0"/>
      <w:marRight w:val="0"/>
      <w:marTop w:val="0"/>
      <w:marBottom w:val="0"/>
      <w:divBdr>
        <w:top w:val="none" w:sz="0" w:space="0" w:color="auto"/>
        <w:left w:val="none" w:sz="0" w:space="0" w:color="auto"/>
        <w:bottom w:val="none" w:sz="0" w:space="0" w:color="auto"/>
        <w:right w:val="none" w:sz="0" w:space="0" w:color="auto"/>
      </w:divBdr>
    </w:div>
    <w:div w:id="791438715">
      <w:marLeft w:val="0"/>
      <w:marRight w:val="0"/>
      <w:marTop w:val="0"/>
      <w:marBottom w:val="0"/>
      <w:divBdr>
        <w:top w:val="none" w:sz="0" w:space="0" w:color="auto"/>
        <w:left w:val="none" w:sz="0" w:space="0" w:color="auto"/>
        <w:bottom w:val="none" w:sz="0" w:space="0" w:color="auto"/>
        <w:right w:val="none" w:sz="0" w:space="0" w:color="auto"/>
      </w:divBdr>
    </w:div>
    <w:div w:id="791439764">
      <w:bodyDiv w:val="1"/>
      <w:marLeft w:val="0"/>
      <w:marRight w:val="0"/>
      <w:marTop w:val="0"/>
      <w:marBottom w:val="0"/>
      <w:divBdr>
        <w:top w:val="none" w:sz="0" w:space="0" w:color="auto"/>
        <w:left w:val="none" w:sz="0" w:space="0" w:color="auto"/>
        <w:bottom w:val="none" w:sz="0" w:space="0" w:color="auto"/>
        <w:right w:val="none" w:sz="0" w:space="0" w:color="auto"/>
      </w:divBdr>
    </w:div>
    <w:div w:id="791482398">
      <w:marLeft w:val="0"/>
      <w:marRight w:val="0"/>
      <w:marTop w:val="0"/>
      <w:marBottom w:val="0"/>
      <w:divBdr>
        <w:top w:val="none" w:sz="0" w:space="0" w:color="auto"/>
        <w:left w:val="none" w:sz="0" w:space="0" w:color="auto"/>
        <w:bottom w:val="none" w:sz="0" w:space="0" w:color="auto"/>
        <w:right w:val="none" w:sz="0" w:space="0" w:color="auto"/>
      </w:divBdr>
    </w:div>
    <w:div w:id="791482580">
      <w:marLeft w:val="0"/>
      <w:marRight w:val="0"/>
      <w:marTop w:val="0"/>
      <w:marBottom w:val="0"/>
      <w:divBdr>
        <w:top w:val="none" w:sz="0" w:space="0" w:color="auto"/>
        <w:left w:val="none" w:sz="0" w:space="0" w:color="auto"/>
        <w:bottom w:val="none" w:sz="0" w:space="0" w:color="auto"/>
        <w:right w:val="none" w:sz="0" w:space="0" w:color="auto"/>
      </w:divBdr>
    </w:div>
    <w:div w:id="791483500">
      <w:marLeft w:val="0"/>
      <w:marRight w:val="0"/>
      <w:marTop w:val="0"/>
      <w:marBottom w:val="0"/>
      <w:divBdr>
        <w:top w:val="none" w:sz="0" w:space="0" w:color="auto"/>
        <w:left w:val="none" w:sz="0" w:space="0" w:color="auto"/>
        <w:bottom w:val="none" w:sz="0" w:space="0" w:color="auto"/>
        <w:right w:val="none" w:sz="0" w:space="0" w:color="auto"/>
      </w:divBdr>
    </w:div>
    <w:div w:id="791632062">
      <w:marLeft w:val="0"/>
      <w:marRight w:val="0"/>
      <w:marTop w:val="0"/>
      <w:marBottom w:val="0"/>
      <w:divBdr>
        <w:top w:val="none" w:sz="0" w:space="0" w:color="auto"/>
        <w:left w:val="none" w:sz="0" w:space="0" w:color="auto"/>
        <w:bottom w:val="none" w:sz="0" w:space="0" w:color="auto"/>
        <w:right w:val="none" w:sz="0" w:space="0" w:color="auto"/>
      </w:divBdr>
    </w:div>
    <w:div w:id="791633513">
      <w:marLeft w:val="0"/>
      <w:marRight w:val="0"/>
      <w:marTop w:val="0"/>
      <w:marBottom w:val="0"/>
      <w:divBdr>
        <w:top w:val="none" w:sz="0" w:space="0" w:color="auto"/>
        <w:left w:val="none" w:sz="0" w:space="0" w:color="auto"/>
        <w:bottom w:val="none" w:sz="0" w:space="0" w:color="auto"/>
        <w:right w:val="none" w:sz="0" w:space="0" w:color="auto"/>
      </w:divBdr>
    </w:div>
    <w:div w:id="791634415">
      <w:marLeft w:val="0"/>
      <w:marRight w:val="0"/>
      <w:marTop w:val="0"/>
      <w:marBottom w:val="0"/>
      <w:divBdr>
        <w:top w:val="none" w:sz="0" w:space="0" w:color="auto"/>
        <w:left w:val="none" w:sz="0" w:space="0" w:color="auto"/>
        <w:bottom w:val="none" w:sz="0" w:space="0" w:color="auto"/>
        <w:right w:val="none" w:sz="0" w:space="0" w:color="auto"/>
      </w:divBdr>
    </w:div>
    <w:div w:id="791705601">
      <w:marLeft w:val="0"/>
      <w:marRight w:val="0"/>
      <w:marTop w:val="0"/>
      <w:marBottom w:val="0"/>
      <w:divBdr>
        <w:top w:val="none" w:sz="0" w:space="0" w:color="auto"/>
        <w:left w:val="none" w:sz="0" w:space="0" w:color="auto"/>
        <w:bottom w:val="none" w:sz="0" w:space="0" w:color="auto"/>
        <w:right w:val="none" w:sz="0" w:space="0" w:color="auto"/>
      </w:divBdr>
    </w:div>
    <w:div w:id="791750319">
      <w:marLeft w:val="0"/>
      <w:marRight w:val="0"/>
      <w:marTop w:val="0"/>
      <w:marBottom w:val="0"/>
      <w:divBdr>
        <w:top w:val="none" w:sz="0" w:space="0" w:color="auto"/>
        <w:left w:val="none" w:sz="0" w:space="0" w:color="auto"/>
        <w:bottom w:val="none" w:sz="0" w:space="0" w:color="auto"/>
        <w:right w:val="none" w:sz="0" w:space="0" w:color="auto"/>
      </w:divBdr>
    </w:div>
    <w:div w:id="791753240">
      <w:marLeft w:val="0"/>
      <w:marRight w:val="0"/>
      <w:marTop w:val="0"/>
      <w:marBottom w:val="0"/>
      <w:divBdr>
        <w:top w:val="none" w:sz="0" w:space="0" w:color="auto"/>
        <w:left w:val="none" w:sz="0" w:space="0" w:color="auto"/>
        <w:bottom w:val="none" w:sz="0" w:space="0" w:color="auto"/>
        <w:right w:val="none" w:sz="0" w:space="0" w:color="auto"/>
      </w:divBdr>
    </w:div>
    <w:div w:id="792019547">
      <w:marLeft w:val="0"/>
      <w:marRight w:val="0"/>
      <w:marTop w:val="0"/>
      <w:marBottom w:val="0"/>
      <w:divBdr>
        <w:top w:val="none" w:sz="0" w:space="0" w:color="auto"/>
        <w:left w:val="none" w:sz="0" w:space="0" w:color="auto"/>
        <w:bottom w:val="none" w:sz="0" w:space="0" w:color="auto"/>
        <w:right w:val="none" w:sz="0" w:space="0" w:color="auto"/>
      </w:divBdr>
    </w:div>
    <w:div w:id="792023498">
      <w:marLeft w:val="0"/>
      <w:marRight w:val="0"/>
      <w:marTop w:val="0"/>
      <w:marBottom w:val="0"/>
      <w:divBdr>
        <w:top w:val="none" w:sz="0" w:space="0" w:color="auto"/>
        <w:left w:val="none" w:sz="0" w:space="0" w:color="auto"/>
        <w:bottom w:val="none" w:sz="0" w:space="0" w:color="auto"/>
        <w:right w:val="none" w:sz="0" w:space="0" w:color="auto"/>
      </w:divBdr>
    </w:div>
    <w:div w:id="792090109">
      <w:marLeft w:val="0"/>
      <w:marRight w:val="0"/>
      <w:marTop w:val="0"/>
      <w:marBottom w:val="0"/>
      <w:divBdr>
        <w:top w:val="none" w:sz="0" w:space="0" w:color="auto"/>
        <w:left w:val="none" w:sz="0" w:space="0" w:color="auto"/>
        <w:bottom w:val="none" w:sz="0" w:space="0" w:color="auto"/>
        <w:right w:val="none" w:sz="0" w:space="0" w:color="auto"/>
      </w:divBdr>
    </w:div>
    <w:div w:id="792093942">
      <w:marLeft w:val="0"/>
      <w:marRight w:val="0"/>
      <w:marTop w:val="0"/>
      <w:marBottom w:val="0"/>
      <w:divBdr>
        <w:top w:val="none" w:sz="0" w:space="0" w:color="auto"/>
        <w:left w:val="none" w:sz="0" w:space="0" w:color="auto"/>
        <w:bottom w:val="none" w:sz="0" w:space="0" w:color="auto"/>
        <w:right w:val="none" w:sz="0" w:space="0" w:color="auto"/>
      </w:divBdr>
    </w:div>
    <w:div w:id="792095410">
      <w:marLeft w:val="0"/>
      <w:marRight w:val="0"/>
      <w:marTop w:val="0"/>
      <w:marBottom w:val="0"/>
      <w:divBdr>
        <w:top w:val="none" w:sz="0" w:space="0" w:color="auto"/>
        <w:left w:val="none" w:sz="0" w:space="0" w:color="auto"/>
        <w:bottom w:val="none" w:sz="0" w:space="0" w:color="auto"/>
        <w:right w:val="none" w:sz="0" w:space="0" w:color="auto"/>
      </w:divBdr>
    </w:div>
    <w:div w:id="792137486">
      <w:marLeft w:val="0"/>
      <w:marRight w:val="0"/>
      <w:marTop w:val="0"/>
      <w:marBottom w:val="0"/>
      <w:divBdr>
        <w:top w:val="none" w:sz="0" w:space="0" w:color="auto"/>
        <w:left w:val="none" w:sz="0" w:space="0" w:color="auto"/>
        <w:bottom w:val="none" w:sz="0" w:space="0" w:color="auto"/>
        <w:right w:val="none" w:sz="0" w:space="0" w:color="auto"/>
      </w:divBdr>
    </w:div>
    <w:div w:id="792139644">
      <w:marLeft w:val="0"/>
      <w:marRight w:val="0"/>
      <w:marTop w:val="0"/>
      <w:marBottom w:val="0"/>
      <w:divBdr>
        <w:top w:val="none" w:sz="0" w:space="0" w:color="auto"/>
        <w:left w:val="none" w:sz="0" w:space="0" w:color="auto"/>
        <w:bottom w:val="none" w:sz="0" w:space="0" w:color="auto"/>
        <w:right w:val="none" w:sz="0" w:space="0" w:color="auto"/>
      </w:divBdr>
    </w:div>
    <w:div w:id="792209027">
      <w:marLeft w:val="0"/>
      <w:marRight w:val="0"/>
      <w:marTop w:val="0"/>
      <w:marBottom w:val="0"/>
      <w:divBdr>
        <w:top w:val="none" w:sz="0" w:space="0" w:color="auto"/>
        <w:left w:val="none" w:sz="0" w:space="0" w:color="auto"/>
        <w:bottom w:val="none" w:sz="0" w:space="0" w:color="auto"/>
        <w:right w:val="none" w:sz="0" w:space="0" w:color="auto"/>
      </w:divBdr>
    </w:div>
    <w:div w:id="792211413">
      <w:marLeft w:val="0"/>
      <w:marRight w:val="0"/>
      <w:marTop w:val="0"/>
      <w:marBottom w:val="0"/>
      <w:divBdr>
        <w:top w:val="none" w:sz="0" w:space="0" w:color="auto"/>
        <w:left w:val="none" w:sz="0" w:space="0" w:color="auto"/>
        <w:bottom w:val="none" w:sz="0" w:space="0" w:color="auto"/>
        <w:right w:val="none" w:sz="0" w:space="0" w:color="auto"/>
      </w:divBdr>
    </w:div>
    <w:div w:id="792213046">
      <w:marLeft w:val="0"/>
      <w:marRight w:val="0"/>
      <w:marTop w:val="0"/>
      <w:marBottom w:val="0"/>
      <w:divBdr>
        <w:top w:val="none" w:sz="0" w:space="0" w:color="auto"/>
        <w:left w:val="none" w:sz="0" w:space="0" w:color="auto"/>
        <w:bottom w:val="none" w:sz="0" w:space="0" w:color="auto"/>
        <w:right w:val="none" w:sz="0" w:space="0" w:color="auto"/>
      </w:divBdr>
    </w:div>
    <w:div w:id="792330692">
      <w:marLeft w:val="0"/>
      <w:marRight w:val="0"/>
      <w:marTop w:val="0"/>
      <w:marBottom w:val="0"/>
      <w:divBdr>
        <w:top w:val="none" w:sz="0" w:space="0" w:color="auto"/>
        <w:left w:val="none" w:sz="0" w:space="0" w:color="auto"/>
        <w:bottom w:val="none" w:sz="0" w:space="0" w:color="auto"/>
        <w:right w:val="none" w:sz="0" w:space="0" w:color="auto"/>
      </w:divBdr>
    </w:div>
    <w:div w:id="792362576">
      <w:marLeft w:val="0"/>
      <w:marRight w:val="0"/>
      <w:marTop w:val="0"/>
      <w:marBottom w:val="0"/>
      <w:divBdr>
        <w:top w:val="none" w:sz="0" w:space="0" w:color="auto"/>
        <w:left w:val="none" w:sz="0" w:space="0" w:color="auto"/>
        <w:bottom w:val="none" w:sz="0" w:space="0" w:color="auto"/>
        <w:right w:val="none" w:sz="0" w:space="0" w:color="auto"/>
      </w:divBdr>
    </w:div>
    <w:div w:id="792405968">
      <w:marLeft w:val="0"/>
      <w:marRight w:val="0"/>
      <w:marTop w:val="0"/>
      <w:marBottom w:val="0"/>
      <w:divBdr>
        <w:top w:val="none" w:sz="0" w:space="0" w:color="auto"/>
        <w:left w:val="none" w:sz="0" w:space="0" w:color="auto"/>
        <w:bottom w:val="none" w:sz="0" w:space="0" w:color="auto"/>
        <w:right w:val="none" w:sz="0" w:space="0" w:color="auto"/>
      </w:divBdr>
    </w:div>
    <w:div w:id="792476575">
      <w:marLeft w:val="0"/>
      <w:marRight w:val="0"/>
      <w:marTop w:val="0"/>
      <w:marBottom w:val="0"/>
      <w:divBdr>
        <w:top w:val="none" w:sz="0" w:space="0" w:color="auto"/>
        <w:left w:val="none" w:sz="0" w:space="0" w:color="auto"/>
        <w:bottom w:val="none" w:sz="0" w:space="0" w:color="auto"/>
        <w:right w:val="none" w:sz="0" w:space="0" w:color="auto"/>
      </w:divBdr>
    </w:div>
    <w:div w:id="792485199">
      <w:marLeft w:val="0"/>
      <w:marRight w:val="0"/>
      <w:marTop w:val="0"/>
      <w:marBottom w:val="0"/>
      <w:divBdr>
        <w:top w:val="none" w:sz="0" w:space="0" w:color="auto"/>
        <w:left w:val="none" w:sz="0" w:space="0" w:color="auto"/>
        <w:bottom w:val="none" w:sz="0" w:space="0" w:color="auto"/>
        <w:right w:val="none" w:sz="0" w:space="0" w:color="auto"/>
      </w:divBdr>
    </w:div>
    <w:div w:id="792556765">
      <w:marLeft w:val="0"/>
      <w:marRight w:val="0"/>
      <w:marTop w:val="0"/>
      <w:marBottom w:val="0"/>
      <w:divBdr>
        <w:top w:val="none" w:sz="0" w:space="0" w:color="auto"/>
        <w:left w:val="none" w:sz="0" w:space="0" w:color="auto"/>
        <w:bottom w:val="none" w:sz="0" w:space="0" w:color="auto"/>
        <w:right w:val="none" w:sz="0" w:space="0" w:color="auto"/>
      </w:divBdr>
    </w:div>
    <w:div w:id="792597514">
      <w:marLeft w:val="0"/>
      <w:marRight w:val="0"/>
      <w:marTop w:val="0"/>
      <w:marBottom w:val="0"/>
      <w:divBdr>
        <w:top w:val="none" w:sz="0" w:space="0" w:color="auto"/>
        <w:left w:val="none" w:sz="0" w:space="0" w:color="auto"/>
        <w:bottom w:val="none" w:sz="0" w:space="0" w:color="auto"/>
        <w:right w:val="none" w:sz="0" w:space="0" w:color="auto"/>
      </w:divBdr>
    </w:div>
    <w:div w:id="792602042">
      <w:marLeft w:val="0"/>
      <w:marRight w:val="0"/>
      <w:marTop w:val="0"/>
      <w:marBottom w:val="0"/>
      <w:divBdr>
        <w:top w:val="none" w:sz="0" w:space="0" w:color="auto"/>
        <w:left w:val="none" w:sz="0" w:space="0" w:color="auto"/>
        <w:bottom w:val="none" w:sz="0" w:space="0" w:color="auto"/>
        <w:right w:val="none" w:sz="0" w:space="0" w:color="auto"/>
      </w:divBdr>
    </w:div>
    <w:div w:id="792747705">
      <w:marLeft w:val="0"/>
      <w:marRight w:val="0"/>
      <w:marTop w:val="0"/>
      <w:marBottom w:val="0"/>
      <w:divBdr>
        <w:top w:val="none" w:sz="0" w:space="0" w:color="auto"/>
        <w:left w:val="none" w:sz="0" w:space="0" w:color="auto"/>
        <w:bottom w:val="none" w:sz="0" w:space="0" w:color="auto"/>
        <w:right w:val="none" w:sz="0" w:space="0" w:color="auto"/>
      </w:divBdr>
    </w:div>
    <w:div w:id="792789955">
      <w:marLeft w:val="0"/>
      <w:marRight w:val="0"/>
      <w:marTop w:val="0"/>
      <w:marBottom w:val="0"/>
      <w:divBdr>
        <w:top w:val="none" w:sz="0" w:space="0" w:color="auto"/>
        <w:left w:val="none" w:sz="0" w:space="0" w:color="auto"/>
        <w:bottom w:val="none" w:sz="0" w:space="0" w:color="auto"/>
        <w:right w:val="none" w:sz="0" w:space="0" w:color="auto"/>
      </w:divBdr>
    </w:div>
    <w:div w:id="792794425">
      <w:bodyDiv w:val="1"/>
      <w:marLeft w:val="0"/>
      <w:marRight w:val="0"/>
      <w:marTop w:val="0"/>
      <w:marBottom w:val="0"/>
      <w:divBdr>
        <w:top w:val="none" w:sz="0" w:space="0" w:color="auto"/>
        <w:left w:val="none" w:sz="0" w:space="0" w:color="auto"/>
        <w:bottom w:val="none" w:sz="0" w:space="0" w:color="auto"/>
        <w:right w:val="none" w:sz="0" w:space="0" w:color="auto"/>
      </w:divBdr>
    </w:div>
    <w:div w:id="792796051">
      <w:marLeft w:val="0"/>
      <w:marRight w:val="0"/>
      <w:marTop w:val="0"/>
      <w:marBottom w:val="0"/>
      <w:divBdr>
        <w:top w:val="none" w:sz="0" w:space="0" w:color="auto"/>
        <w:left w:val="none" w:sz="0" w:space="0" w:color="auto"/>
        <w:bottom w:val="none" w:sz="0" w:space="0" w:color="auto"/>
        <w:right w:val="none" w:sz="0" w:space="0" w:color="auto"/>
      </w:divBdr>
    </w:div>
    <w:div w:id="793058190">
      <w:marLeft w:val="0"/>
      <w:marRight w:val="0"/>
      <w:marTop w:val="0"/>
      <w:marBottom w:val="0"/>
      <w:divBdr>
        <w:top w:val="none" w:sz="0" w:space="0" w:color="auto"/>
        <w:left w:val="none" w:sz="0" w:space="0" w:color="auto"/>
        <w:bottom w:val="none" w:sz="0" w:space="0" w:color="auto"/>
        <w:right w:val="none" w:sz="0" w:space="0" w:color="auto"/>
      </w:divBdr>
    </w:div>
    <w:div w:id="793137153">
      <w:marLeft w:val="0"/>
      <w:marRight w:val="0"/>
      <w:marTop w:val="0"/>
      <w:marBottom w:val="0"/>
      <w:divBdr>
        <w:top w:val="none" w:sz="0" w:space="0" w:color="auto"/>
        <w:left w:val="none" w:sz="0" w:space="0" w:color="auto"/>
        <w:bottom w:val="none" w:sz="0" w:space="0" w:color="auto"/>
        <w:right w:val="none" w:sz="0" w:space="0" w:color="auto"/>
      </w:divBdr>
    </w:div>
    <w:div w:id="793208951">
      <w:marLeft w:val="0"/>
      <w:marRight w:val="0"/>
      <w:marTop w:val="0"/>
      <w:marBottom w:val="0"/>
      <w:divBdr>
        <w:top w:val="none" w:sz="0" w:space="0" w:color="auto"/>
        <w:left w:val="none" w:sz="0" w:space="0" w:color="auto"/>
        <w:bottom w:val="none" w:sz="0" w:space="0" w:color="auto"/>
        <w:right w:val="none" w:sz="0" w:space="0" w:color="auto"/>
      </w:divBdr>
    </w:div>
    <w:div w:id="793259159">
      <w:marLeft w:val="0"/>
      <w:marRight w:val="0"/>
      <w:marTop w:val="0"/>
      <w:marBottom w:val="0"/>
      <w:divBdr>
        <w:top w:val="none" w:sz="0" w:space="0" w:color="auto"/>
        <w:left w:val="none" w:sz="0" w:space="0" w:color="auto"/>
        <w:bottom w:val="none" w:sz="0" w:space="0" w:color="auto"/>
        <w:right w:val="none" w:sz="0" w:space="0" w:color="auto"/>
      </w:divBdr>
    </w:div>
    <w:div w:id="793327910">
      <w:marLeft w:val="0"/>
      <w:marRight w:val="0"/>
      <w:marTop w:val="0"/>
      <w:marBottom w:val="0"/>
      <w:divBdr>
        <w:top w:val="none" w:sz="0" w:space="0" w:color="auto"/>
        <w:left w:val="none" w:sz="0" w:space="0" w:color="auto"/>
        <w:bottom w:val="none" w:sz="0" w:space="0" w:color="auto"/>
        <w:right w:val="none" w:sz="0" w:space="0" w:color="auto"/>
      </w:divBdr>
    </w:div>
    <w:div w:id="793713047">
      <w:marLeft w:val="0"/>
      <w:marRight w:val="0"/>
      <w:marTop w:val="0"/>
      <w:marBottom w:val="0"/>
      <w:divBdr>
        <w:top w:val="none" w:sz="0" w:space="0" w:color="auto"/>
        <w:left w:val="none" w:sz="0" w:space="0" w:color="auto"/>
        <w:bottom w:val="none" w:sz="0" w:space="0" w:color="auto"/>
        <w:right w:val="none" w:sz="0" w:space="0" w:color="auto"/>
      </w:divBdr>
    </w:div>
    <w:div w:id="793796378">
      <w:marLeft w:val="0"/>
      <w:marRight w:val="0"/>
      <w:marTop w:val="0"/>
      <w:marBottom w:val="0"/>
      <w:divBdr>
        <w:top w:val="none" w:sz="0" w:space="0" w:color="auto"/>
        <w:left w:val="none" w:sz="0" w:space="0" w:color="auto"/>
        <w:bottom w:val="none" w:sz="0" w:space="0" w:color="auto"/>
        <w:right w:val="none" w:sz="0" w:space="0" w:color="auto"/>
      </w:divBdr>
    </w:div>
    <w:div w:id="793868757">
      <w:marLeft w:val="0"/>
      <w:marRight w:val="0"/>
      <w:marTop w:val="0"/>
      <w:marBottom w:val="0"/>
      <w:divBdr>
        <w:top w:val="none" w:sz="0" w:space="0" w:color="auto"/>
        <w:left w:val="none" w:sz="0" w:space="0" w:color="auto"/>
        <w:bottom w:val="none" w:sz="0" w:space="0" w:color="auto"/>
        <w:right w:val="none" w:sz="0" w:space="0" w:color="auto"/>
      </w:divBdr>
    </w:div>
    <w:div w:id="793983074">
      <w:marLeft w:val="0"/>
      <w:marRight w:val="0"/>
      <w:marTop w:val="0"/>
      <w:marBottom w:val="0"/>
      <w:divBdr>
        <w:top w:val="none" w:sz="0" w:space="0" w:color="auto"/>
        <w:left w:val="none" w:sz="0" w:space="0" w:color="auto"/>
        <w:bottom w:val="none" w:sz="0" w:space="0" w:color="auto"/>
        <w:right w:val="none" w:sz="0" w:space="0" w:color="auto"/>
      </w:divBdr>
    </w:div>
    <w:div w:id="794063259">
      <w:marLeft w:val="0"/>
      <w:marRight w:val="0"/>
      <w:marTop w:val="0"/>
      <w:marBottom w:val="0"/>
      <w:divBdr>
        <w:top w:val="none" w:sz="0" w:space="0" w:color="auto"/>
        <w:left w:val="none" w:sz="0" w:space="0" w:color="auto"/>
        <w:bottom w:val="none" w:sz="0" w:space="0" w:color="auto"/>
        <w:right w:val="none" w:sz="0" w:space="0" w:color="auto"/>
      </w:divBdr>
    </w:div>
    <w:div w:id="794174077">
      <w:marLeft w:val="0"/>
      <w:marRight w:val="0"/>
      <w:marTop w:val="0"/>
      <w:marBottom w:val="0"/>
      <w:divBdr>
        <w:top w:val="none" w:sz="0" w:space="0" w:color="auto"/>
        <w:left w:val="none" w:sz="0" w:space="0" w:color="auto"/>
        <w:bottom w:val="none" w:sz="0" w:space="0" w:color="auto"/>
        <w:right w:val="none" w:sz="0" w:space="0" w:color="auto"/>
      </w:divBdr>
    </w:div>
    <w:div w:id="794175001">
      <w:marLeft w:val="0"/>
      <w:marRight w:val="0"/>
      <w:marTop w:val="0"/>
      <w:marBottom w:val="0"/>
      <w:divBdr>
        <w:top w:val="none" w:sz="0" w:space="0" w:color="auto"/>
        <w:left w:val="none" w:sz="0" w:space="0" w:color="auto"/>
        <w:bottom w:val="none" w:sz="0" w:space="0" w:color="auto"/>
        <w:right w:val="none" w:sz="0" w:space="0" w:color="auto"/>
      </w:divBdr>
    </w:div>
    <w:div w:id="794179169">
      <w:marLeft w:val="0"/>
      <w:marRight w:val="0"/>
      <w:marTop w:val="0"/>
      <w:marBottom w:val="0"/>
      <w:divBdr>
        <w:top w:val="none" w:sz="0" w:space="0" w:color="auto"/>
        <w:left w:val="none" w:sz="0" w:space="0" w:color="auto"/>
        <w:bottom w:val="none" w:sz="0" w:space="0" w:color="auto"/>
        <w:right w:val="none" w:sz="0" w:space="0" w:color="auto"/>
      </w:divBdr>
    </w:div>
    <w:div w:id="794297904">
      <w:marLeft w:val="0"/>
      <w:marRight w:val="0"/>
      <w:marTop w:val="0"/>
      <w:marBottom w:val="0"/>
      <w:divBdr>
        <w:top w:val="none" w:sz="0" w:space="0" w:color="auto"/>
        <w:left w:val="none" w:sz="0" w:space="0" w:color="auto"/>
        <w:bottom w:val="none" w:sz="0" w:space="0" w:color="auto"/>
        <w:right w:val="none" w:sz="0" w:space="0" w:color="auto"/>
      </w:divBdr>
    </w:div>
    <w:div w:id="794325772">
      <w:marLeft w:val="0"/>
      <w:marRight w:val="0"/>
      <w:marTop w:val="0"/>
      <w:marBottom w:val="0"/>
      <w:divBdr>
        <w:top w:val="none" w:sz="0" w:space="0" w:color="auto"/>
        <w:left w:val="none" w:sz="0" w:space="0" w:color="auto"/>
        <w:bottom w:val="none" w:sz="0" w:space="0" w:color="auto"/>
        <w:right w:val="none" w:sz="0" w:space="0" w:color="auto"/>
      </w:divBdr>
    </w:div>
    <w:div w:id="794326817">
      <w:marLeft w:val="0"/>
      <w:marRight w:val="0"/>
      <w:marTop w:val="0"/>
      <w:marBottom w:val="0"/>
      <w:divBdr>
        <w:top w:val="none" w:sz="0" w:space="0" w:color="auto"/>
        <w:left w:val="none" w:sz="0" w:space="0" w:color="auto"/>
        <w:bottom w:val="none" w:sz="0" w:space="0" w:color="auto"/>
        <w:right w:val="none" w:sz="0" w:space="0" w:color="auto"/>
      </w:divBdr>
    </w:div>
    <w:div w:id="794368393">
      <w:marLeft w:val="0"/>
      <w:marRight w:val="0"/>
      <w:marTop w:val="0"/>
      <w:marBottom w:val="0"/>
      <w:divBdr>
        <w:top w:val="none" w:sz="0" w:space="0" w:color="auto"/>
        <w:left w:val="none" w:sz="0" w:space="0" w:color="auto"/>
        <w:bottom w:val="none" w:sz="0" w:space="0" w:color="auto"/>
        <w:right w:val="none" w:sz="0" w:space="0" w:color="auto"/>
      </w:divBdr>
    </w:div>
    <w:div w:id="794372824">
      <w:marLeft w:val="0"/>
      <w:marRight w:val="0"/>
      <w:marTop w:val="0"/>
      <w:marBottom w:val="0"/>
      <w:divBdr>
        <w:top w:val="none" w:sz="0" w:space="0" w:color="auto"/>
        <w:left w:val="none" w:sz="0" w:space="0" w:color="auto"/>
        <w:bottom w:val="none" w:sz="0" w:space="0" w:color="auto"/>
        <w:right w:val="none" w:sz="0" w:space="0" w:color="auto"/>
      </w:divBdr>
    </w:div>
    <w:div w:id="794375979">
      <w:marLeft w:val="0"/>
      <w:marRight w:val="0"/>
      <w:marTop w:val="0"/>
      <w:marBottom w:val="0"/>
      <w:divBdr>
        <w:top w:val="none" w:sz="0" w:space="0" w:color="auto"/>
        <w:left w:val="none" w:sz="0" w:space="0" w:color="auto"/>
        <w:bottom w:val="none" w:sz="0" w:space="0" w:color="auto"/>
        <w:right w:val="none" w:sz="0" w:space="0" w:color="auto"/>
      </w:divBdr>
    </w:div>
    <w:div w:id="794519954">
      <w:marLeft w:val="0"/>
      <w:marRight w:val="0"/>
      <w:marTop w:val="0"/>
      <w:marBottom w:val="0"/>
      <w:divBdr>
        <w:top w:val="none" w:sz="0" w:space="0" w:color="auto"/>
        <w:left w:val="none" w:sz="0" w:space="0" w:color="auto"/>
        <w:bottom w:val="none" w:sz="0" w:space="0" w:color="auto"/>
        <w:right w:val="none" w:sz="0" w:space="0" w:color="auto"/>
      </w:divBdr>
    </w:div>
    <w:div w:id="794565112">
      <w:marLeft w:val="0"/>
      <w:marRight w:val="0"/>
      <w:marTop w:val="0"/>
      <w:marBottom w:val="0"/>
      <w:divBdr>
        <w:top w:val="none" w:sz="0" w:space="0" w:color="auto"/>
        <w:left w:val="none" w:sz="0" w:space="0" w:color="auto"/>
        <w:bottom w:val="none" w:sz="0" w:space="0" w:color="auto"/>
        <w:right w:val="none" w:sz="0" w:space="0" w:color="auto"/>
      </w:divBdr>
    </w:div>
    <w:div w:id="794711909">
      <w:marLeft w:val="0"/>
      <w:marRight w:val="0"/>
      <w:marTop w:val="0"/>
      <w:marBottom w:val="0"/>
      <w:divBdr>
        <w:top w:val="none" w:sz="0" w:space="0" w:color="auto"/>
        <w:left w:val="none" w:sz="0" w:space="0" w:color="auto"/>
        <w:bottom w:val="none" w:sz="0" w:space="0" w:color="auto"/>
        <w:right w:val="none" w:sz="0" w:space="0" w:color="auto"/>
      </w:divBdr>
    </w:div>
    <w:div w:id="794761308">
      <w:marLeft w:val="0"/>
      <w:marRight w:val="0"/>
      <w:marTop w:val="0"/>
      <w:marBottom w:val="0"/>
      <w:divBdr>
        <w:top w:val="none" w:sz="0" w:space="0" w:color="auto"/>
        <w:left w:val="none" w:sz="0" w:space="0" w:color="auto"/>
        <w:bottom w:val="none" w:sz="0" w:space="0" w:color="auto"/>
        <w:right w:val="none" w:sz="0" w:space="0" w:color="auto"/>
      </w:divBdr>
    </w:div>
    <w:div w:id="794912362">
      <w:marLeft w:val="0"/>
      <w:marRight w:val="0"/>
      <w:marTop w:val="0"/>
      <w:marBottom w:val="0"/>
      <w:divBdr>
        <w:top w:val="none" w:sz="0" w:space="0" w:color="auto"/>
        <w:left w:val="none" w:sz="0" w:space="0" w:color="auto"/>
        <w:bottom w:val="none" w:sz="0" w:space="0" w:color="auto"/>
        <w:right w:val="none" w:sz="0" w:space="0" w:color="auto"/>
      </w:divBdr>
    </w:div>
    <w:div w:id="795031609">
      <w:bodyDiv w:val="1"/>
      <w:marLeft w:val="0"/>
      <w:marRight w:val="0"/>
      <w:marTop w:val="0"/>
      <w:marBottom w:val="0"/>
      <w:divBdr>
        <w:top w:val="none" w:sz="0" w:space="0" w:color="auto"/>
        <w:left w:val="none" w:sz="0" w:space="0" w:color="auto"/>
        <w:bottom w:val="none" w:sz="0" w:space="0" w:color="auto"/>
        <w:right w:val="none" w:sz="0" w:space="0" w:color="auto"/>
      </w:divBdr>
    </w:div>
    <w:div w:id="795105354">
      <w:marLeft w:val="0"/>
      <w:marRight w:val="0"/>
      <w:marTop w:val="0"/>
      <w:marBottom w:val="0"/>
      <w:divBdr>
        <w:top w:val="none" w:sz="0" w:space="0" w:color="auto"/>
        <w:left w:val="none" w:sz="0" w:space="0" w:color="auto"/>
        <w:bottom w:val="none" w:sz="0" w:space="0" w:color="auto"/>
        <w:right w:val="none" w:sz="0" w:space="0" w:color="auto"/>
      </w:divBdr>
    </w:div>
    <w:div w:id="795220937">
      <w:marLeft w:val="0"/>
      <w:marRight w:val="0"/>
      <w:marTop w:val="0"/>
      <w:marBottom w:val="0"/>
      <w:divBdr>
        <w:top w:val="none" w:sz="0" w:space="0" w:color="auto"/>
        <w:left w:val="none" w:sz="0" w:space="0" w:color="auto"/>
        <w:bottom w:val="none" w:sz="0" w:space="0" w:color="auto"/>
        <w:right w:val="none" w:sz="0" w:space="0" w:color="auto"/>
      </w:divBdr>
    </w:div>
    <w:div w:id="795368723">
      <w:marLeft w:val="0"/>
      <w:marRight w:val="0"/>
      <w:marTop w:val="0"/>
      <w:marBottom w:val="0"/>
      <w:divBdr>
        <w:top w:val="none" w:sz="0" w:space="0" w:color="auto"/>
        <w:left w:val="none" w:sz="0" w:space="0" w:color="auto"/>
        <w:bottom w:val="none" w:sz="0" w:space="0" w:color="auto"/>
        <w:right w:val="none" w:sz="0" w:space="0" w:color="auto"/>
      </w:divBdr>
    </w:div>
    <w:div w:id="795410677">
      <w:marLeft w:val="0"/>
      <w:marRight w:val="0"/>
      <w:marTop w:val="0"/>
      <w:marBottom w:val="0"/>
      <w:divBdr>
        <w:top w:val="none" w:sz="0" w:space="0" w:color="auto"/>
        <w:left w:val="none" w:sz="0" w:space="0" w:color="auto"/>
        <w:bottom w:val="none" w:sz="0" w:space="0" w:color="auto"/>
        <w:right w:val="none" w:sz="0" w:space="0" w:color="auto"/>
      </w:divBdr>
    </w:div>
    <w:div w:id="795410766">
      <w:marLeft w:val="0"/>
      <w:marRight w:val="0"/>
      <w:marTop w:val="0"/>
      <w:marBottom w:val="0"/>
      <w:divBdr>
        <w:top w:val="none" w:sz="0" w:space="0" w:color="auto"/>
        <w:left w:val="none" w:sz="0" w:space="0" w:color="auto"/>
        <w:bottom w:val="none" w:sz="0" w:space="0" w:color="auto"/>
        <w:right w:val="none" w:sz="0" w:space="0" w:color="auto"/>
      </w:divBdr>
    </w:div>
    <w:div w:id="795418236">
      <w:marLeft w:val="0"/>
      <w:marRight w:val="0"/>
      <w:marTop w:val="0"/>
      <w:marBottom w:val="0"/>
      <w:divBdr>
        <w:top w:val="none" w:sz="0" w:space="0" w:color="auto"/>
        <w:left w:val="none" w:sz="0" w:space="0" w:color="auto"/>
        <w:bottom w:val="none" w:sz="0" w:space="0" w:color="auto"/>
        <w:right w:val="none" w:sz="0" w:space="0" w:color="auto"/>
      </w:divBdr>
    </w:div>
    <w:div w:id="795487045">
      <w:marLeft w:val="0"/>
      <w:marRight w:val="0"/>
      <w:marTop w:val="0"/>
      <w:marBottom w:val="0"/>
      <w:divBdr>
        <w:top w:val="none" w:sz="0" w:space="0" w:color="auto"/>
        <w:left w:val="none" w:sz="0" w:space="0" w:color="auto"/>
        <w:bottom w:val="none" w:sz="0" w:space="0" w:color="auto"/>
        <w:right w:val="none" w:sz="0" w:space="0" w:color="auto"/>
      </w:divBdr>
    </w:div>
    <w:div w:id="795488653">
      <w:marLeft w:val="0"/>
      <w:marRight w:val="0"/>
      <w:marTop w:val="0"/>
      <w:marBottom w:val="0"/>
      <w:divBdr>
        <w:top w:val="none" w:sz="0" w:space="0" w:color="auto"/>
        <w:left w:val="none" w:sz="0" w:space="0" w:color="auto"/>
        <w:bottom w:val="none" w:sz="0" w:space="0" w:color="auto"/>
        <w:right w:val="none" w:sz="0" w:space="0" w:color="auto"/>
      </w:divBdr>
    </w:div>
    <w:div w:id="795685648">
      <w:marLeft w:val="0"/>
      <w:marRight w:val="0"/>
      <w:marTop w:val="0"/>
      <w:marBottom w:val="0"/>
      <w:divBdr>
        <w:top w:val="none" w:sz="0" w:space="0" w:color="auto"/>
        <w:left w:val="none" w:sz="0" w:space="0" w:color="auto"/>
        <w:bottom w:val="none" w:sz="0" w:space="0" w:color="auto"/>
        <w:right w:val="none" w:sz="0" w:space="0" w:color="auto"/>
      </w:divBdr>
    </w:div>
    <w:div w:id="795752694">
      <w:marLeft w:val="0"/>
      <w:marRight w:val="0"/>
      <w:marTop w:val="0"/>
      <w:marBottom w:val="0"/>
      <w:divBdr>
        <w:top w:val="none" w:sz="0" w:space="0" w:color="auto"/>
        <w:left w:val="none" w:sz="0" w:space="0" w:color="auto"/>
        <w:bottom w:val="none" w:sz="0" w:space="0" w:color="auto"/>
        <w:right w:val="none" w:sz="0" w:space="0" w:color="auto"/>
      </w:divBdr>
    </w:div>
    <w:div w:id="795833258">
      <w:marLeft w:val="0"/>
      <w:marRight w:val="0"/>
      <w:marTop w:val="0"/>
      <w:marBottom w:val="0"/>
      <w:divBdr>
        <w:top w:val="none" w:sz="0" w:space="0" w:color="auto"/>
        <w:left w:val="none" w:sz="0" w:space="0" w:color="auto"/>
        <w:bottom w:val="none" w:sz="0" w:space="0" w:color="auto"/>
        <w:right w:val="none" w:sz="0" w:space="0" w:color="auto"/>
      </w:divBdr>
    </w:div>
    <w:div w:id="795872678">
      <w:marLeft w:val="0"/>
      <w:marRight w:val="0"/>
      <w:marTop w:val="0"/>
      <w:marBottom w:val="0"/>
      <w:divBdr>
        <w:top w:val="none" w:sz="0" w:space="0" w:color="auto"/>
        <w:left w:val="none" w:sz="0" w:space="0" w:color="auto"/>
        <w:bottom w:val="none" w:sz="0" w:space="0" w:color="auto"/>
        <w:right w:val="none" w:sz="0" w:space="0" w:color="auto"/>
      </w:divBdr>
    </w:div>
    <w:div w:id="796143885">
      <w:marLeft w:val="0"/>
      <w:marRight w:val="0"/>
      <w:marTop w:val="0"/>
      <w:marBottom w:val="0"/>
      <w:divBdr>
        <w:top w:val="none" w:sz="0" w:space="0" w:color="auto"/>
        <w:left w:val="none" w:sz="0" w:space="0" w:color="auto"/>
        <w:bottom w:val="none" w:sz="0" w:space="0" w:color="auto"/>
        <w:right w:val="none" w:sz="0" w:space="0" w:color="auto"/>
      </w:divBdr>
    </w:div>
    <w:div w:id="796222208">
      <w:marLeft w:val="0"/>
      <w:marRight w:val="0"/>
      <w:marTop w:val="0"/>
      <w:marBottom w:val="0"/>
      <w:divBdr>
        <w:top w:val="none" w:sz="0" w:space="0" w:color="auto"/>
        <w:left w:val="none" w:sz="0" w:space="0" w:color="auto"/>
        <w:bottom w:val="none" w:sz="0" w:space="0" w:color="auto"/>
        <w:right w:val="none" w:sz="0" w:space="0" w:color="auto"/>
      </w:divBdr>
    </w:div>
    <w:div w:id="796340228">
      <w:marLeft w:val="0"/>
      <w:marRight w:val="0"/>
      <w:marTop w:val="0"/>
      <w:marBottom w:val="0"/>
      <w:divBdr>
        <w:top w:val="none" w:sz="0" w:space="0" w:color="auto"/>
        <w:left w:val="none" w:sz="0" w:space="0" w:color="auto"/>
        <w:bottom w:val="none" w:sz="0" w:space="0" w:color="auto"/>
        <w:right w:val="none" w:sz="0" w:space="0" w:color="auto"/>
      </w:divBdr>
    </w:div>
    <w:div w:id="796408464">
      <w:marLeft w:val="0"/>
      <w:marRight w:val="0"/>
      <w:marTop w:val="0"/>
      <w:marBottom w:val="0"/>
      <w:divBdr>
        <w:top w:val="none" w:sz="0" w:space="0" w:color="auto"/>
        <w:left w:val="none" w:sz="0" w:space="0" w:color="auto"/>
        <w:bottom w:val="none" w:sz="0" w:space="0" w:color="auto"/>
        <w:right w:val="none" w:sz="0" w:space="0" w:color="auto"/>
      </w:divBdr>
    </w:div>
    <w:div w:id="796414620">
      <w:marLeft w:val="0"/>
      <w:marRight w:val="0"/>
      <w:marTop w:val="0"/>
      <w:marBottom w:val="0"/>
      <w:divBdr>
        <w:top w:val="none" w:sz="0" w:space="0" w:color="auto"/>
        <w:left w:val="none" w:sz="0" w:space="0" w:color="auto"/>
        <w:bottom w:val="none" w:sz="0" w:space="0" w:color="auto"/>
        <w:right w:val="none" w:sz="0" w:space="0" w:color="auto"/>
      </w:divBdr>
    </w:div>
    <w:div w:id="796415521">
      <w:marLeft w:val="0"/>
      <w:marRight w:val="0"/>
      <w:marTop w:val="0"/>
      <w:marBottom w:val="0"/>
      <w:divBdr>
        <w:top w:val="none" w:sz="0" w:space="0" w:color="auto"/>
        <w:left w:val="none" w:sz="0" w:space="0" w:color="auto"/>
        <w:bottom w:val="none" w:sz="0" w:space="0" w:color="auto"/>
        <w:right w:val="none" w:sz="0" w:space="0" w:color="auto"/>
      </w:divBdr>
    </w:div>
    <w:div w:id="796487289">
      <w:marLeft w:val="0"/>
      <w:marRight w:val="0"/>
      <w:marTop w:val="0"/>
      <w:marBottom w:val="0"/>
      <w:divBdr>
        <w:top w:val="none" w:sz="0" w:space="0" w:color="auto"/>
        <w:left w:val="none" w:sz="0" w:space="0" w:color="auto"/>
        <w:bottom w:val="none" w:sz="0" w:space="0" w:color="auto"/>
        <w:right w:val="none" w:sz="0" w:space="0" w:color="auto"/>
      </w:divBdr>
    </w:div>
    <w:div w:id="796489925">
      <w:marLeft w:val="0"/>
      <w:marRight w:val="0"/>
      <w:marTop w:val="0"/>
      <w:marBottom w:val="0"/>
      <w:divBdr>
        <w:top w:val="none" w:sz="0" w:space="0" w:color="auto"/>
        <w:left w:val="none" w:sz="0" w:space="0" w:color="auto"/>
        <w:bottom w:val="none" w:sz="0" w:space="0" w:color="auto"/>
        <w:right w:val="none" w:sz="0" w:space="0" w:color="auto"/>
      </w:divBdr>
    </w:div>
    <w:div w:id="796525939">
      <w:marLeft w:val="0"/>
      <w:marRight w:val="0"/>
      <w:marTop w:val="0"/>
      <w:marBottom w:val="0"/>
      <w:divBdr>
        <w:top w:val="none" w:sz="0" w:space="0" w:color="auto"/>
        <w:left w:val="none" w:sz="0" w:space="0" w:color="auto"/>
        <w:bottom w:val="none" w:sz="0" w:space="0" w:color="auto"/>
        <w:right w:val="none" w:sz="0" w:space="0" w:color="auto"/>
      </w:divBdr>
    </w:div>
    <w:div w:id="796527064">
      <w:marLeft w:val="0"/>
      <w:marRight w:val="0"/>
      <w:marTop w:val="0"/>
      <w:marBottom w:val="0"/>
      <w:divBdr>
        <w:top w:val="none" w:sz="0" w:space="0" w:color="auto"/>
        <w:left w:val="none" w:sz="0" w:space="0" w:color="auto"/>
        <w:bottom w:val="none" w:sz="0" w:space="0" w:color="auto"/>
        <w:right w:val="none" w:sz="0" w:space="0" w:color="auto"/>
      </w:divBdr>
    </w:div>
    <w:div w:id="796528546">
      <w:marLeft w:val="0"/>
      <w:marRight w:val="0"/>
      <w:marTop w:val="0"/>
      <w:marBottom w:val="0"/>
      <w:divBdr>
        <w:top w:val="none" w:sz="0" w:space="0" w:color="auto"/>
        <w:left w:val="none" w:sz="0" w:space="0" w:color="auto"/>
        <w:bottom w:val="none" w:sz="0" w:space="0" w:color="auto"/>
        <w:right w:val="none" w:sz="0" w:space="0" w:color="auto"/>
      </w:divBdr>
    </w:div>
    <w:div w:id="796531931">
      <w:marLeft w:val="0"/>
      <w:marRight w:val="0"/>
      <w:marTop w:val="0"/>
      <w:marBottom w:val="0"/>
      <w:divBdr>
        <w:top w:val="none" w:sz="0" w:space="0" w:color="auto"/>
        <w:left w:val="none" w:sz="0" w:space="0" w:color="auto"/>
        <w:bottom w:val="none" w:sz="0" w:space="0" w:color="auto"/>
        <w:right w:val="none" w:sz="0" w:space="0" w:color="auto"/>
      </w:divBdr>
    </w:div>
    <w:div w:id="796535173">
      <w:marLeft w:val="0"/>
      <w:marRight w:val="0"/>
      <w:marTop w:val="0"/>
      <w:marBottom w:val="0"/>
      <w:divBdr>
        <w:top w:val="none" w:sz="0" w:space="0" w:color="auto"/>
        <w:left w:val="none" w:sz="0" w:space="0" w:color="auto"/>
        <w:bottom w:val="none" w:sz="0" w:space="0" w:color="auto"/>
        <w:right w:val="none" w:sz="0" w:space="0" w:color="auto"/>
      </w:divBdr>
    </w:div>
    <w:div w:id="796723236">
      <w:marLeft w:val="0"/>
      <w:marRight w:val="0"/>
      <w:marTop w:val="0"/>
      <w:marBottom w:val="0"/>
      <w:divBdr>
        <w:top w:val="none" w:sz="0" w:space="0" w:color="auto"/>
        <w:left w:val="none" w:sz="0" w:space="0" w:color="auto"/>
        <w:bottom w:val="none" w:sz="0" w:space="0" w:color="auto"/>
        <w:right w:val="none" w:sz="0" w:space="0" w:color="auto"/>
      </w:divBdr>
    </w:div>
    <w:div w:id="796726327">
      <w:marLeft w:val="0"/>
      <w:marRight w:val="0"/>
      <w:marTop w:val="0"/>
      <w:marBottom w:val="0"/>
      <w:divBdr>
        <w:top w:val="none" w:sz="0" w:space="0" w:color="auto"/>
        <w:left w:val="none" w:sz="0" w:space="0" w:color="auto"/>
        <w:bottom w:val="none" w:sz="0" w:space="0" w:color="auto"/>
        <w:right w:val="none" w:sz="0" w:space="0" w:color="auto"/>
      </w:divBdr>
    </w:div>
    <w:div w:id="796797973">
      <w:marLeft w:val="0"/>
      <w:marRight w:val="0"/>
      <w:marTop w:val="0"/>
      <w:marBottom w:val="0"/>
      <w:divBdr>
        <w:top w:val="none" w:sz="0" w:space="0" w:color="auto"/>
        <w:left w:val="none" w:sz="0" w:space="0" w:color="auto"/>
        <w:bottom w:val="none" w:sz="0" w:space="0" w:color="auto"/>
        <w:right w:val="none" w:sz="0" w:space="0" w:color="auto"/>
      </w:divBdr>
    </w:div>
    <w:div w:id="796874950">
      <w:marLeft w:val="0"/>
      <w:marRight w:val="0"/>
      <w:marTop w:val="0"/>
      <w:marBottom w:val="0"/>
      <w:divBdr>
        <w:top w:val="none" w:sz="0" w:space="0" w:color="auto"/>
        <w:left w:val="none" w:sz="0" w:space="0" w:color="auto"/>
        <w:bottom w:val="none" w:sz="0" w:space="0" w:color="auto"/>
        <w:right w:val="none" w:sz="0" w:space="0" w:color="auto"/>
      </w:divBdr>
    </w:div>
    <w:div w:id="796878703">
      <w:marLeft w:val="0"/>
      <w:marRight w:val="0"/>
      <w:marTop w:val="0"/>
      <w:marBottom w:val="0"/>
      <w:divBdr>
        <w:top w:val="none" w:sz="0" w:space="0" w:color="auto"/>
        <w:left w:val="none" w:sz="0" w:space="0" w:color="auto"/>
        <w:bottom w:val="none" w:sz="0" w:space="0" w:color="auto"/>
        <w:right w:val="none" w:sz="0" w:space="0" w:color="auto"/>
      </w:divBdr>
    </w:div>
    <w:div w:id="796948979">
      <w:marLeft w:val="0"/>
      <w:marRight w:val="0"/>
      <w:marTop w:val="0"/>
      <w:marBottom w:val="0"/>
      <w:divBdr>
        <w:top w:val="none" w:sz="0" w:space="0" w:color="auto"/>
        <w:left w:val="none" w:sz="0" w:space="0" w:color="auto"/>
        <w:bottom w:val="none" w:sz="0" w:space="0" w:color="auto"/>
        <w:right w:val="none" w:sz="0" w:space="0" w:color="auto"/>
      </w:divBdr>
    </w:div>
    <w:div w:id="796989374">
      <w:marLeft w:val="0"/>
      <w:marRight w:val="0"/>
      <w:marTop w:val="0"/>
      <w:marBottom w:val="0"/>
      <w:divBdr>
        <w:top w:val="none" w:sz="0" w:space="0" w:color="auto"/>
        <w:left w:val="none" w:sz="0" w:space="0" w:color="auto"/>
        <w:bottom w:val="none" w:sz="0" w:space="0" w:color="auto"/>
        <w:right w:val="none" w:sz="0" w:space="0" w:color="auto"/>
      </w:divBdr>
    </w:div>
    <w:div w:id="796990069">
      <w:marLeft w:val="0"/>
      <w:marRight w:val="0"/>
      <w:marTop w:val="0"/>
      <w:marBottom w:val="0"/>
      <w:divBdr>
        <w:top w:val="none" w:sz="0" w:space="0" w:color="auto"/>
        <w:left w:val="none" w:sz="0" w:space="0" w:color="auto"/>
        <w:bottom w:val="none" w:sz="0" w:space="0" w:color="auto"/>
        <w:right w:val="none" w:sz="0" w:space="0" w:color="auto"/>
      </w:divBdr>
    </w:div>
    <w:div w:id="797066256">
      <w:marLeft w:val="0"/>
      <w:marRight w:val="0"/>
      <w:marTop w:val="0"/>
      <w:marBottom w:val="0"/>
      <w:divBdr>
        <w:top w:val="none" w:sz="0" w:space="0" w:color="auto"/>
        <w:left w:val="none" w:sz="0" w:space="0" w:color="auto"/>
        <w:bottom w:val="none" w:sz="0" w:space="0" w:color="auto"/>
        <w:right w:val="none" w:sz="0" w:space="0" w:color="auto"/>
      </w:divBdr>
    </w:div>
    <w:div w:id="797187627">
      <w:marLeft w:val="0"/>
      <w:marRight w:val="0"/>
      <w:marTop w:val="0"/>
      <w:marBottom w:val="0"/>
      <w:divBdr>
        <w:top w:val="none" w:sz="0" w:space="0" w:color="auto"/>
        <w:left w:val="none" w:sz="0" w:space="0" w:color="auto"/>
        <w:bottom w:val="none" w:sz="0" w:space="0" w:color="auto"/>
        <w:right w:val="none" w:sz="0" w:space="0" w:color="auto"/>
      </w:divBdr>
    </w:div>
    <w:div w:id="797382173">
      <w:marLeft w:val="0"/>
      <w:marRight w:val="0"/>
      <w:marTop w:val="0"/>
      <w:marBottom w:val="0"/>
      <w:divBdr>
        <w:top w:val="none" w:sz="0" w:space="0" w:color="auto"/>
        <w:left w:val="none" w:sz="0" w:space="0" w:color="auto"/>
        <w:bottom w:val="none" w:sz="0" w:space="0" w:color="auto"/>
        <w:right w:val="none" w:sz="0" w:space="0" w:color="auto"/>
      </w:divBdr>
    </w:div>
    <w:div w:id="797383685">
      <w:marLeft w:val="0"/>
      <w:marRight w:val="0"/>
      <w:marTop w:val="0"/>
      <w:marBottom w:val="0"/>
      <w:divBdr>
        <w:top w:val="none" w:sz="0" w:space="0" w:color="auto"/>
        <w:left w:val="none" w:sz="0" w:space="0" w:color="auto"/>
        <w:bottom w:val="none" w:sz="0" w:space="0" w:color="auto"/>
        <w:right w:val="none" w:sz="0" w:space="0" w:color="auto"/>
      </w:divBdr>
    </w:div>
    <w:div w:id="797458382">
      <w:marLeft w:val="0"/>
      <w:marRight w:val="0"/>
      <w:marTop w:val="0"/>
      <w:marBottom w:val="0"/>
      <w:divBdr>
        <w:top w:val="none" w:sz="0" w:space="0" w:color="auto"/>
        <w:left w:val="none" w:sz="0" w:space="0" w:color="auto"/>
        <w:bottom w:val="none" w:sz="0" w:space="0" w:color="auto"/>
        <w:right w:val="none" w:sz="0" w:space="0" w:color="auto"/>
      </w:divBdr>
    </w:div>
    <w:div w:id="797528008">
      <w:marLeft w:val="0"/>
      <w:marRight w:val="0"/>
      <w:marTop w:val="0"/>
      <w:marBottom w:val="0"/>
      <w:divBdr>
        <w:top w:val="none" w:sz="0" w:space="0" w:color="auto"/>
        <w:left w:val="none" w:sz="0" w:space="0" w:color="auto"/>
        <w:bottom w:val="none" w:sz="0" w:space="0" w:color="auto"/>
        <w:right w:val="none" w:sz="0" w:space="0" w:color="auto"/>
      </w:divBdr>
    </w:div>
    <w:div w:id="797723390">
      <w:marLeft w:val="0"/>
      <w:marRight w:val="0"/>
      <w:marTop w:val="0"/>
      <w:marBottom w:val="0"/>
      <w:divBdr>
        <w:top w:val="none" w:sz="0" w:space="0" w:color="auto"/>
        <w:left w:val="none" w:sz="0" w:space="0" w:color="auto"/>
        <w:bottom w:val="none" w:sz="0" w:space="0" w:color="auto"/>
        <w:right w:val="none" w:sz="0" w:space="0" w:color="auto"/>
      </w:divBdr>
    </w:div>
    <w:div w:id="797794228">
      <w:marLeft w:val="0"/>
      <w:marRight w:val="0"/>
      <w:marTop w:val="0"/>
      <w:marBottom w:val="0"/>
      <w:divBdr>
        <w:top w:val="none" w:sz="0" w:space="0" w:color="auto"/>
        <w:left w:val="none" w:sz="0" w:space="0" w:color="auto"/>
        <w:bottom w:val="none" w:sz="0" w:space="0" w:color="auto"/>
        <w:right w:val="none" w:sz="0" w:space="0" w:color="auto"/>
      </w:divBdr>
    </w:div>
    <w:div w:id="797797238">
      <w:marLeft w:val="0"/>
      <w:marRight w:val="0"/>
      <w:marTop w:val="0"/>
      <w:marBottom w:val="0"/>
      <w:divBdr>
        <w:top w:val="none" w:sz="0" w:space="0" w:color="auto"/>
        <w:left w:val="none" w:sz="0" w:space="0" w:color="auto"/>
        <w:bottom w:val="none" w:sz="0" w:space="0" w:color="auto"/>
        <w:right w:val="none" w:sz="0" w:space="0" w:color="auto"/>
      </w:divBdr>
    </w:div>
    <w:div w:id="797836936">
      <w:marLeft w:val="0"/>
      <w:marRight w:val="0"/>
      <w:marTop w:val="0"/>
      <w:marBottom w:val="0"/>
      <w:divBdr>
        <w:top w:val="none" w:sz="0" w:space="0" w:color="auto"/>
        <w:left w:val="none" w:sz="0" w:space="0" w:color="auto"/>
        <w:bottom w:val="none" w:sz="0" w:space="0" w:color="auto"/>
        <w:right w:val="none" w:sz="0" w:space="0" w:color="auto"/>
      </w:divBdr>
    </w:div>
    <w:div w:id="797837811">
      <w:marLeft w:val="0"/>
      <w:marRight w:val="0"/>
      <w:marTop w:val="0"/>
      <w:marBottom w:val="0"/>
      <w:divBdr>
        <w:top w:val="none" w:sz="0" w:space="0" w:color="auto"/>
        <w:left w:val="none" w:sz="0" w:space="0" w:color="auto"/>
        <w:bottom w:val="none" w:sz="0" w:space="0" w:color="auto"/>
        <w:right w:val="none" w:sz="0" w:space="0" w:color="auto"/>
      </w:divBdr>
    </w:div>
    <w:div w:id="797839718">
      <w:marLeft w:val="0"/>
      <w:marRight w:val="0"/>
      <w:marTop w:val="0"/>
      <w:marBottom w:val="0"/>
      <w:divBdr>
        <w:top w:val="none" w:sz="0" w:space="0" w:color="auto"/>
        <w:left w:val="none" w:sz="0" w:space="0" w:color="auto"/>
        <w:bottom w:val="none" w:sz="0" w:space="0" w:color="auto"/>
        <w:right w:val="none" w:sz="0" w:space="0" w:color="auto"/>
      </w:divBdr>
    </w:div>
    <w:div w:id="797840204">
      <w:marLeft w:val="0"/>
      <w:marRight w:val="0"/>
      <w:marTop w:val="0"/>
      <w:marBottom w:val="0"/>
      <w:divBdr>
        <w:top w:val="none" w:sz="0" w:space="0" w:color="auto"/>
        <w:left w:val="none" w:sz="0" w:space="0" w:color="auto"/>
        <w:bottom w:val="none" w:sz="0" w:space="0" w:color="auto"/>
        <w:right w:val="none" w:sz="0" w:space="0" w:color="auto"/>
      </w:divBdr>
    </w:div>
    <w:div w:id="797841823">
      <w:marLeft w:val="0"/>
      <w:marRight w:val="0"/>
      <w:marTop w:val="0"/>
      <w:marBottom w:val="0"/>
      <w:divBdr>
        <w:top w:val="none" w:sz="0" w:space="0" w:color="auto"/>
        <w:left w:val="none" w:sz="0" w:space="0" w:color="auto"/>
        <w:bottom w:val="none" w:sz="0" w:space="0" w:color="auto"/>
        <w:right w:val="none" w:sz="0" w:space="0" w:color="auto"/>
      </w:divBdr>
    </w:div>
    <w:div w:id="797842443">
      <w:marLeft w:val="0"/>
      <w:marRight w:val="0"/>
      <w:marTop w:val="0"/>
      <w:marBottom w:val="0"/>
      <w:divBdr>
        <w:top w:val="none" w:sz="0" w:space="0" w:color="auto"/>
        <w:left w:val="none" w:sz="0" w:space="0" w:color="auto"/>
        <w:bottom w:val="none" w:sz="0" w:space="0" w:color="auto"/>
        <w:right w:val="none" w:sz="0" w:space="0" w:color="auto"/>
      </w:divBdr>
    </w:div>
    <w:div w:id="797913103">
      <w:marLeft w:val="0"/>
      <w:marRight w:val="0"/>
      <w:marTop w:val="0"/>
      <w:marBottom w:val="0"/>
      <w:divBdr>
        <w:top w:val="none" w:sz="0" w:space="0" w:color="auto"/>
        <w:left w:val="none" w:sz="0" w:space="0" w:color="auto"/>
        <w:bottom w:val="none" w:sz="0" w:space="0" w:color="auto"/>
        <w:right w:val="none" w:sz="0" w:space="0" w:color="auto"/>
      </w:divBdr>
    </w:div>
    <w:div w:id="798260619">
      <w:marLeft w:val="0"/>
      <w:marRight w:val="0"/>
      <w:marTop w:val="0"/>
      <w:marBottom w:val="0"/>
      <w:divBdr>
        <w:top w:val="none" w:sz="0" w:space="0" w:color="auto"/>
        <w:left w:val="none" w:sz="0" w:space="0" w:color="auto"/>
        <w:bottom w:val="none" w:sz="0" w:space="0" w:color="auto"/>
        <w:right w:val="none" w:sz="0" w:space="0" w:color="auto"/>
      </w:divBdr>
    </w:div>
    <w:div w:id="798300224">
      <w:marLeft w:val="0"/>
      <w:marRight w:val="0"/>
      <w:marTop w:val="0"/>
      <w:marBottom w:val="0"/>
      <w:divBdr>
        <w:top w:val="none" w:sz="0" w:space="0" w:color="auto"/>
        <w:left w:val="none" w:sz="0" w:space="0" w:color="auto"/>
        <w:bottom w:val="none" w:sz="0" w:space="0" w:color="auto"/>
        <w:right w:val="none" w:sz="0" w:space="0" w:color="auto"/>
      </w:divBdr>
    </w:div>
    <w:div w:id="798379276">
      <w:marLeft w:val="0"/>
      <w:marRight w:val="0"/>
      <w:marTop w:val="0"/>
      <w:marBottom w:val="0"/>
      <w:divBdr>
        <w:top w:val="none" w:sz="0" w:space="0" w:color="auto"/>
        <w:left w:val="none" w:sz="0" w:space="0" w:color="auto"/>
        <w:bottom w:val="none" w:sz="0" w:space="0" w:color="auto"/>
        <w:right w:val="none" w:sz="0" w:space="0" w:color="auto"/>
      </w:divBdr>
    </w:div>
    <w:div w:id="798450063">
      <w:marLeft w:val="0"/>
      <w:marRight w:val="0"/>
      <w:marTop w:val="0"/>
      <w:marBottom w:val="0"/>
      <w:divBdr>
        <w:top w:val="none" w:sz="0" w:space="0" w:color="auto"/>
        <w:left w:val="none" w:sz="0" w:space="0" w:color="auto"/>
        <w:bottom w:val="none" w:sz="0" w:space="0" w:color="auto"/>
        <w:right w:val="none" w:sz="0" w:space="0" w:color="auto"/>
      </w:divBdr>
    </w:div>
    <w:div w:id="798453535">
      <w:marLeft w:val="0"/>
      <w:marRight w:val="0"/>
      <w:marTop w:val="0"/>
      <w:marBottom w:val="0"/>
      <w:divBdr>
        <w:top w:val="none" w:sz="0" w:space="0" w:color="auto"/>
        <w:left w:val="none" w:sz="0" w:space="0" w:color="auto"/>
        <w:bottom w:val="none" w:sz="0" w:space="0" w:color="auto"/>
        <w:right w:val="none" w:sz="0" w:space="0" w:color="auto"/>
      </w:divBdr>
    </w:div>
    <w:div w:id="798499003">
      <w:marLeft w:val="0"/>
      <w:marRight w:val="0"/>
      <w:marTop w:val="0"/>
      <w:marBottom w:val="0"/>
      <w:divBdr>
        <w:top w:val="none" w:sz="0" w:space="0" w:color="auto"/>
        <w:left w:val="none" w:sz="0" w:space="0" w:color="auto"/>
        <w:bottom w:val="none" w:sz="0" w:space="0" w:color="auto"/>
        <w:right w:val="none" w:sz="0" w:space="0" w:color="auto"/>
      </w:divBdr>
    </w:div>
    <w:div w:id="798575343">
      <w:marLeft w:val="0"/>
      <w:marRight w:val="0"/>
      <w:marTop w:val="0"/>
      <w:marBottom w:val="0"/>
      <w:divBdr>
        <w:top w:val="none" w:sz="0" w:space="0" w:color="auto"/>
        <w:left w:val="none" w:sz="0" w:space="0" w:color="auto"/>
        <w:bottom w:val="none" w:sz="0" w:space="0" w:color="auto"/>
        <w:right w:val="none" w:sz="0" w:space="0" w:color="auto"/>
      </w:divBdr>
    </w:div>
    <w:div w:id="798576672">
      <w:marLeft w:val="0"/>
      <w:marRight w:val="0"/>
      <w:marTop w:val="0"/>
      <w:marBottom w:val="0"/>
      <w:divBdr>
        <w:top w:val="none" w:sz="0" w:space="0" w:color="auto"/>
        <w:left w:val="none" w:sz="0" w:space="0" w:color="auto"/>
        <w:bottom w:val="none" w:sz="0" w:space="0" w:color="auto"/>
        <w:right w:val="none" w:sz="0" w:space="0" w:color="auto"/>
      </w:divBdr>
    </w:div>
    <w:div w:id="798643295">
      <w:marLeft w:val="0"/>
      <w:marRight w:val="0"/>
      <w:marTop w:val="0"/>
      <w:marBottom w:val="0"/>
      <w:divBdr>
        <w:top w:val="none" w:sz="0" w:space="0" w:color="auto"/>
        <w:left w:val="none" w:sz="0" w:space="0" w:color="auto"/>
        <w:bottom w:val="none" w:sz="0" w:space="0" w:color="auto"/>
        <w:right w:val="none" w:sz="0" w:space="0" w:color="auto"/>
      </w:divBdr>
    </w:div>
    <w:div w:id="798692277">
      <w:marLeft w:val="0"/>
      <w:marRight w:val="0"/>
      <w:marTop w:val="0"/>
      <w:marBottom w:val="0"/>
      <w:divBdr>
        <w:top w:val="none" w:sz="0" w:space="0" w:color="auto"/>
        <w:left w:val="none" w:sz="0" w:space="0" w:color="auto"/>
        <w:bottom w:val="none" w:sz="0" w:space="0" w:color="auto"/>
        <w:right w:val="none" w:sz="0" w:space="0" w:color="auto"/>
      </w:divBdr>
    </w:div>
    <w:div w:id="798761204">
      <w:marLeft w:val="0"/>
      <w:marRight w:val="0"/>
      <w:marTop w:val="0"/>
      <w:marBottom w:val="0"/>
      <w:divBdr>
        <w:top w:val="none" w:sz="0" w:space="0" w:color="auto"/>
        <w:left w:val="none" w:sz="0" w:space="0" w:color="auto"/>
        <w:bottom w:val="none" w:sz="0" w:space="0" w:color="auto"/>
        <w:right w:val="none" w:sz="0" w:space="0" w:color="auto"/>
      </w:divBdr>
    </w:div>
    <w:div w:id="798764615">
      <w:marLeft w:val="0"/>
      <w:marRight w:val="0"/>
      <w:marTop w:val="0"/>
      <w:marBottom w:val="0"/>
      <w:divBdr>
        <w:top w:val="none" w:sz="0" w:space="0" w:color="auto"/>
        <w:left w:val="none" w:sz="0" w:space="0" w:color="auto"/>
        <w:bottom w:val="none" w:sz="0" w:space="0" w:color="auto"/>
        <w:right w:val="none" w:sz="0" w:space="0" w:color="auto"/>
      </w:divBdr>
    </w:div>
    <w:div w:id="798766943">
      <w:marLeft w:val="0"/>
      <w:marRight w:val="0"/>
      <w:marTop w:val="0"/>
      <w:marBottom w:val="0"/>
      <w:divBdr>
        <w:top w:val="none" w:sz="0" w:space="0" w:color="auto"/>
        <w:left w:val="none" w:sz="0" w:space="0" w:color="auto"/>
        <w:bottom w:val="none" w:sz="0" w:space="0" w:color="auto"/>
        <w:right w:val="none" w:sz="0" w:space="0" w:color="auto"/>
      </w:divBdr>
    </w:div>
    <w:div w:id="798838299">
      <w:marLeft w:val="0"/>
      <w:marRight w:val="0"/>
      <w:marTop w:val="0"/>
      <w:marBottom w:val="0"/>
      <w:divBdr>
        <w:top w:val="none" w:sz="0" w:space="0" w:color="auto"/>
        <w:left w:val="none" w:sz="0" w:space="0" w:color="auto"/>
        <w:bottom w:val="none" w:sz="0" w:space="0" w:color="auto"/>
        <w:right w:val="none" w:sz="0" w:space="0" w:color="auto"/>
      </w:divBdr>
    </w:div>
    <w:div w:id="798840113">
      <w:marLeft w:val="0"/>
      <w:marRight w:val="0"/>
      <w:marTop w:val="0"/>
      <w:marBottom w:val="0"/>
      <w:divBdr>
        <w:top w:val="none" w:sz="0" w:space="0" w:color="auto"/>
        <w:left w:val="none" w:sz="0" w:space="0" w:color="auto"/>
        <w:bottom w:val="none" w:sz="0" w:space="0" w:color="auto"/>
        <w:right w:val="none" w:sz="0" w:space="0" w:color="auto"/>
      </w:divBdr>
    </w:div>
    <w:div w:id="798957040">
      <w:marLeft w:val="0"/>
      <w:marRight w:val="0"/>
      <w:marTop w:val="0"/>
      <w:marBottom w:val="0"/>
      <w:divBdr>
        <w:top w:val="none" w:sz="0" w:space="0" w:color="auto"/>
        <w:left w:val="none" w:sz="0" w:space="0" w:color="auto"/>
        <w:bottom w:val="none" w:sz="0" w:space="0" w:color="auto"/>
        <w:right w:val="none" w:sz="0" w:space="0" w:color="auto"/>
      </w:divBdr>
    </w:div>
    <w:div w:id="799032890">
      <w:marLeft w:val="0"/>
      <w:marRight w:val="0"/>
      <w:marTop w:val="0"/>
      <w:marBottom w:val="0"/>
      <w:divBdr>
        <w:top w:val="none" w:sz="0" w:space="0" w:color="auto"/>
        <w:left w:val="none" w:sz="0" w:space="0" w:color="auto"/>
        <w:bottom w:val="none" w:sz="0" w:space="0" w:color="auto"/>
        <w:right w:val="none" w:sz="0" w:space="0" w:color="auto"/>
      </w:divBdr>
    </w:div>
    <w:div w:id="799223311">
      <w:marLeft w:val="0"/>
      <w:marRight w:val="0"/>
      <w:marTop w:val="0"/>
      <w:marBottom w:val="0"/>
      <w:divBdr>
        <w:top w:val="none" w:sz="0" w:space="0" w:color="auto"/>
        <w:left w:val="none" w:sz="0" w:space="0" w:color="auto"/>
        <w:bottom w:val="none" w:sz="0" w:space="0" w:color="auto"/>
        <w:right w:val="none" w:sz="0" w:space="0" w:color="auto"/>
      </w:divBdr>
    </w:div>
    <w:div w:id="799302369">
      <w:marLeft w:val="0"/>
      <w:marRight w:val="0"/>
      <w:marTop w:val="0"/>
      <w:marBottom w:val="0"/>
      <w:divBdr>
        <w:top w:val="none" w:sz="0" w:space="0" w:color="auto"/>
        <w:left w:val="none" w:sz="0" w:space="0" w:color="auto"/>
        <w:bottom w:val="none" w:sz="0" w:space="0" w:color="auto"/>
        <w:right w:val="none" w:sz="0" w:space="0" w:color="auto"/>
      </w:divBdr>
    </w:div>
    <w:div w:id="799305866">
      <w:marLeft w:val="0"/>
      <w:marRight w:val="0"/>
      <w:marTop w:val="0"/>
      <w:marBottom w:val="0"/>
      <w:divBdr>
        <w:top w:val="none" w:sz="0" w:space="0" w:color="auto"/>
        <w:left w:val="none" w:sz="0" w:space="0" w:color="auto"/>
        <w:bottom w:val="none" w:sz="0" w:space="0" w:color="auto"/>
        <w:right w:val="none" w:sz="0" w:space="0" w:color="auto"/>
      </w:divBdr>
    </w:div>
    <w:div w:id="799343764">
      <w:marLeft w:val="0"/>
      <w:marRight w:val="0"/>
      <w:marTop w:val="0"/>
      <w:marBottom w:val="0"/>
      <w:divBdr>
        <w:top w:val="none" w:sz="0" w:space="0" w:color="auto"/>
        <w:left w:val="none" w:sz="0" w:space="0" w:color="auto"/>
        <w:bottom w:val="none" w:sz="0" w:space="0" w:color="auto"/>
        <w:right w:val="none" w:sz="0" w:space="0" w:color="auto"/>
      </w:divBdr>
    </w:div>
    <w:div w:id="799422805">
      <w:marLeft w:val="0"/>
      <w:marRight w:val="0"/>
      <w:marTop w:val="0"/>
      <w:marBottom w:val="0"/>
      <w:divBdr>
        <w:top w:val="none" w:sz="0" w:space="0" w:color="auto"/>
        <w:left w:val="none" w:sz="0" w:space="0" w:color="auto"/>
        <w:bottom w:val="none" w:sz="0" w:space="0" w:color="auto"/>
        <w:right w:val="none" w:sz="0" w:space="0" w:color="auto"/>
      </w:divBdr>
    </w:div>
    <w:div w:id="799493115">
      <w:marLeft w:val="0"/>
      <w:marRight w:val="0"/>
      <w:marTop w:val="0"/>
      <w:marBottom w:val="0"/>
      <w:divBdr>
        <w:top w:val="none" w:sz="0" w:space="0" w:color="auto"/>
        <w:left w:val="none" w:sz="0" w:space="0" w:color="auto"/>
        <w:bottom w:val="none" w:sz="0" w:space="0" w:color="auto"/>
        <w:right w:val="none" w:sz="0" w:space="0" w:color="auto"/>
      </w:divBdr>
    </w:div>
    <w:div w:id="799542865">
      <w:marLeft w:val="0"/>
      <w:marRight w:val="0"/>
      <w:marTop w:val="0"/>
      <w:marBottom w:val="0"/>
      <w:divBdr>
        <w:top w:val="none" w:sz="0" w:space="0" w:color="auto"/>
        <w:left w:val="none" w:sz="0" w:space="0" w:color="auto"/>
        <w:bottom w:val="none" w:sz="0" w:space="0" w:color="auto"/>
        <w:right w:val="none" w:sz="0" w:space="0" w:color="auto"/>
      </w:divBdr>
    </w:div>
    <w:div w:id="799685828">
      <w:marLeft w:val="0"/>
      <w:marRight w:val="0"/>
      <w:marTop w:val="0"/>
      <w:marBottom w:val="0"/>
      <w:divBdr>
        <w:top w:val="none" w:sz="0" w:space="0" w:color="auto"/>
        <w:left w:val="none" w:sz="0" w:space="0" w:color="auto"/>
        <w:bottom w:val="none" w:sz="0" w:space="0" w:color="auto"/>
        <w:right w:val="none" w:sz="0" w:space="0" w:color="auto"/>
      </w:divBdr>
    </w:div>
    <w:div w:id="799689460">
      <w:marLeft w:val="0"/>
      <w:marRight w:val="0"/>
      <w:marTop w:val="0"/>
      <w:marBottom w:val="0"/>
      <w:divBdr>
        <w:top w:val="none" w:sz="0" w:space="0" w:color="auto"/>
        <w:left w:val="none" w:sz="0" w:space="0" w:color="auto"/>
        <w:bottom w:val="none" w:sz="0" w:space="0" w:color="auto"/>
        <w:right w:val="none" w:sz="0" w:space="0" w:color="auto"/>
      </w:divBdr>
    </w:div>
    <w:div w:id="799762216">
      <w:marLeft w:val="0"/>
      <w:marRight w:val="0"/>
      <w:marTop w:val="0"/>
      <w:marBottom w:val="0"/>
      <w:divBdr>
        <w:top w:val="none" w:sz="0" w:space="0" w:color="auto"/>
        <w:left w:val="none" w:sz="0" w:space="0" w:color="auto"/>
        <w:bottom w:val="none" w:sz="0" w:space="0" w:color="auto"/>
        <w:right w:val="none" w:sz="0" w:space="0" w:color="auto"/>
      </w:divBdr>
    </w:div>
    <w:div w:id="799765209">
      <w:bodyDiv w:val="1"/>
      <w:marLeft w:val="0"/>
      <w:marRight w:val="0"/>
      <w:marTop w:val="0"/>
      <w:marBottom w:val="0"/>
      <w:divBdr>
        <w:top w:val="none" w:sz="0" w:space="0" w:color="auto"/>
        <w:left w:val="none" w:sz="0" w:space="0" w:color="auto"/>
        <w:bottom w:val="none" w:sz="0" w:space="0" w:color="auto"/>
        <w:right w:val="none" w:sz="0" w:space="0" w:color="auto"/>
      </w:divBdr>
    </w:div>
    <w:div w:id="799810216">
      <w:marLeft w:val="0"/>
      <w:marRight w:val="0"/>
      <w:marTop w:val="0"/>
      <w:marBottom w:val="0"/>
      <w:divBdr>
        <w:top w:val="none" w:sz="0" w:space="0" w:color="auto"/>
        <w:left w:val="none" w:sz="0" w:space="0" w:color="auto"/>
        <w:bottom w:val="none" w:sz="0" w:space="0" w:color="auto"/>
        <w:right w:val="none" w:sz="0" w:space="0" w:color="auto"/>
      </w:divBdr>
    </w:div>
    <w:div w:id="799958725">
      <w:marLeft w:val="0"/>
      <w:marRight w:val="0"/>
      <w:marTop w:val="0"/>
      <w:marBottom w:val="0"/>
      <w:divBdr>
        <w:top w:val="none" w:sz="0" w:space="0" w:color="auto"/>
        <w:left w:val="none" w:sz="0" w:space="0" w:color="auto"/>
        <w:bottom w:val="none" w:sz="0" w:space="0" w:color="auto"/>
        <w:right w:val="none" w:sz="0" w:space="0" w:color="auto"/>
      </w:divBdr>
    </w:div>
    <w:div w:id="800079972">
      <w:marLeft w:val="0"/>
      <w:marRight w:val="0"/>
      <w:marTop w:val="0"/>
      <w:marBottom w:val="0"/>
      <w:divBdr>
        <w:top w:val="none" w:sz="0" w:space="0" w:color="auto"/>
        <w:left w:val="none" w:sz="0" w:space="0" w:color="auto"/>
        <w:bottom w:val="none" w:sz="0" w:space="0" w:color="auto"/>
        <w:right w:val="none" w:sz="0" w:space="0" w:color="auto"/>
      </w:divBdr>
    </w:div>
    <w:div w:id="800418488">
      <w:marLeft w:val="0"/>
      <w:marRight w:val="0"/>
      <w:marTop w:val="0"/>
      <w:marBottom w:val="0"/>
      <w:divBdr>
        <w:top w:val="none" w:sz="0" w:space="0" w:color="auto"/>
        <w:left w:val="none" w:sz="0" w:space="0" w:color="auto"/>
        <w:bottom w:val="none" w:sz="0" w:space="0" w:color="auto"/>
        <w:right w:val="none" w:sz="0" w:space="0" w:color="auto"/>
      </w:divBdr>
    </w:div>
    <w:div w:id="800419441">
      <w:marLeft w:val="0"/>
      <w:marRight w:val="0"/>
      <w:marTop w:val="0"/>
      <w:marBottom w:val="0"/>
      <w:divBdr>
        <w:top w:val="none" w:sz="0" w:space="0" w:color="auto"/>
        <w:left w:val="none" w:sz="0" w:space="0" w:color="auto"/>
        <w:bottom w:val="none" w:sz="0" w:space="0" w:color="auto"/>
        <w:right w:val="none" w:sz="0" w:space="0" w:color="auto"/>
      </w:divBdr>
    </w:div>
    <w:div w:id="800420346">
      <w:marLeft w:val="0"/>
      <w:marRight w:val="0"/>
      <w:marTop w:val="0"/>
      <w:marBottom w:val="0"/>
      <w:divBdr>
        <w:top w:val="none" w:sz="0" w:space="0" w:color="auto"/>
        <w:left w:val="none" w:sz="0" w:space="0" w:color="auto"/>
        <w:bottom w:val="none" w:sz="0" w:space="0" w:color="auto"/>
        <w:right w:val="none" w:sz="0" w:space="0" w:color="auto"/>
      </w:divBdr>
    </w:div>
    <w:div w:id="800422730">
      <w:marLeft w:val="0"/>
      <w:marRight w:val="0"/>
      <w:marTop w:val="0"/>
      <w:marBottom w:val="0"/>
      <w:divBdr>
        <w:top w:val="none" w:sz="0" w:space="0" w:color="auto"/>
        <w:left w:val="none" w:sz="0" w:space="0" w:color="auto"/>
        <w:bottom w:val="none" w:sz="0" w:space="0" w:color="auto"/>
        <w:right w:val="none" w:sz="0" w:space="0" w:color="auto"/>
      </w:divBdr>
    </w:div>
    <w:div w:id="800660433">
      <w:marLeft w:val="0"/>
      <w:marRight w:val="0"/>
      <w:marTop w:val="0"/>
      <w:marBottom w:val="0"/>
      <w:divBdr>
        <w:top w:val="none" w:sz="0" w:space="0" w:color="auto"/>
        <w:left w:val="none" w:sz="0" w:space="0" w:color="auto"/>
        <w:bottom w:val="none" w:sz="0" w:space="0" w:color="auto"/>
        <w:right w:val="none" w:sz="0" w:space="0" w:color="auto"/>
      </w:divBdr>
    </w:div>
    <w:div w:id="800685052">
      <w:marLeft w:val="0"/>
      <w:marRight w:val="0"/>
      <w:marTop w:val="0"/>
      <w:marBottom w:val="0"/>
      <w:divBdr>
        <w:top w:val="none" w:sz="0" w:space="0" w:color="auto"/>
        <w:left w:val="none" w:sz="0" w:space="0" w:color="auto"/>
        <w:bottom w:val="none" w:sz="0" w:space="0" w:color="auto"/>
        <w:right w:val="none" w:sz="0" w:space="0" w:color="auto"/>
      </w:divBdr>
    </w:div>
    <w:div w:id="800879522">
      <w:marLeft w:val="0"/>
      <w:marRight w:val="0"/>
      <w:marTop w:val="0"/>
      <w:marBottom w:val="0"/>
      <w:divBdr>
        <w:top w:val="none" w:sz="0" w:space="0" w:color="auto"/>
        <w:left w:val="none" w:sz="0" w:space="0" w:color="auto"/>
        <w:bottom w:val="none" w:sz="0" w:space="0" w:color="auto"/>
        <w:right w:val="none" w:sz="0" w:space="0" w:color="auto"/>
      </w:divBdr>
    </w:div>
    <w:div w:id="800919713">
      <w:bodyDiv w:val="1"/>
      <w:marLeft w:val="0"/>
      <w:marRight w:val="0"/>
      <w:marTop w:val="0"/>
      <w:marBottom w:val="0"/>
      <w:divBdr>
        <w:top w:val="none" w:sz="0" w:space="0" w:color="auto"/>
        <w:left w:val="none" w:sz="0" w:space="0" w:color="auto"/>
        <w:bottom w:val="none" w:sz="0" w:space="0" w:color="auto"/>
        <w:right w:val="none" w:sz="0" w:space="0" w:color="auto"/>
      </w:divBdr>
    </w:div>
    <w:div w:id="800996799">
      <w:marLeft w:val="0"/>
      <w:marRight w:val="0"/>
      <w:marTop w:val="0"/>
      <w:marBottom w:val="0"/>
      <w:divBdr>
        <w:top w:val="none" w:sz="0" w:space="0" w:color="auto"/>
        <w:left w:val="none" w:sz="0" w:space="0" w:color="auto"/>
        <w:bottom w:val="none" w:sz="0" w:space="0" w:color="auto"/>
        <w:right w:val="none" w:sz="0" w:space="0" w:color="auto"/>
      </w:divBdr>
    </w:div>
    <w:div w:id="801077386">
      <w:marLeft w:val="0"/>
      <w:marRight w:val="0"/>
      <w:marTop w:val="0"/>
      <w:marBottom w:val="0"/>
      <w:divBdr>
        <w:top w:val="none" w:sz="0" w:space="0" w:color="auto"/>
        <w:left w:val="none" w:sz="0" w:space="0" w:color="auto"/>
        <w:bottom w:val="none" w:sz="0" w:space="0" w:color="auto"/>
        <w:right w:val="none" w:sz="0" w:space="0" w:color="auto"/>
      </w:divBdr>
    </w:div>
    <w:div w:id="801118334">
      <w:marLeft w:val="0"/>
      <w:marRight w:val="0"/>
      <w:marTop w:val="0"/>
      <w:marBottom w:val="0"/>
      <w:divBdr>
        <w:top w:val="none" w:sz="0" w:space="0" w:color="auto"/>
        <w:left w:val="none" w:sz="0" w:space="0" w:color="auto"/>
        <w:bottom w:val="none" w:sz="0" w:space="0" w:color="auto"/>
        <w:right w:val="none" w:sz="0" w:space="0" w:color="auto"/>
      </w:divBdr>
    </w:div>
    <w:div w:id="801120929">
      <w:marLeft w:val="0"/>
      <w:marRight w:val="0"/>
      <w:marTop w:val="0"/>
      <w:marBottom w:val="0"/>
      <w:divBdr>
        <w:top w:val="none" w:sz="0" w:space="0" w:color="auto"/>
        <w:left w:val="none" w:sz="0" w:space="0" w:color="auto"/>
        <w:bottom w:val="none" w:sz="0" w:space="0" w:color="auto"/>
        <w:right w:val="none" w:sz="0" w:space="0" w:color="auto"/>
      </w:divBdr>
    </w:div>
    <w:div w:id="801190504">
      <w:marLeft w:val="0"/>
      <w:marRight w:val="0"/>
      <w:marTop w:val="0"/>
      <w:marBottom w:val="0"/>
      <w:divBdr>
        <w:top w:val="none" w:sz="0" w:space="0" w:color="auto"/>
        <w:left w:val="none" w:sz="0" w:space="0" w:color="auto"/>
        <w:bottom w:val="none" w:sz="0" w:space="0" w:color="auto"/>
        <w:right w:val="none" w:sz="0" w:space="0" w:color="auto"/>
      </w:divBdr>
    </w:div>
    <w:div w:id="801457785">
      <w:bodyDiv w:val="1"/>
      <w:marLeft w:val="0"/>
      <w:marRight w:val="0"/>
      <w:marTop w:val="0"/>
      <w:marBottom w:val="0"/>
      <w:divBdr>
        <w:top w:val="none" w:sz="0" w:space="0" w:color="auto"/>
        <w:left w:val="none" w:sz="0" w:space="0" w:color="auto"/>
        <w:bottom w:val="none" w:sz="0" w:space="0" w:color="auto"/>
        <w:right w:val="none" w:sz="0" w:space="0" w:color="auto"/>
      </w:divBdr>
    </w:div>
    <w:div w:id="801532523">
      <w:marLeft w:val="0"/>
      <w:marRight w:val="0"/>
      <w:marTop w:val="0"/>
      <w:marBottom w:val="0"/>
      <w:divBdr>
        <w:top w:val="none" w:sz="0" w:space="0" w:color="auto"/>
        <w:left w:val="none" w:sz="0" w:space="0" w:color="auto"/>
        <w:bottom w:val="none" w:sz="0" w:space="0" w:color="auto"/>
        <w:right w:val="none" w:sz="0" w:space="0" w:color="auto"/>
      </w:divBdr>
    </w:div>
    <w:div w:id="801535647">
      <w:marLeft w:val="0"/>
      <w:marRight w:val="0"/>
      <w:marTop w:val="0"/>
      <w:marBottom w:val="0"/>
      <w:divBdr>
        <w:top w:val="none" w:sz="0" w:space="0" w:color="auto"/>
        <w:left w:val="none" w:sz="0" w:space="0" w:color="auto"/>
        <w:bottom w:val="none" w:sz="0" w:space="0" w:color="auto"/>
        <w:right w:val="none" w:sz="0" w:space="0" w:color="auto"/>
      </w:divBdr>
    </w:div>
    <w:div w:id="801655441">
      <w:marLeft w:val="0"/>
      <w:marRight w:val="0"/>
      <w:marTop w:val="0"/>
      <w:marBottom w:val="0"/>
      <w:divBdr>
        <w:top w:val="none" w:sz="0" w:space="0" w:color="auto"/>
        <w:left w:val="none" w:sz="0" w:space="0" w:color="auto"/>
        <w:bottom w:val="none" w:sz="0" w:space="0" w:color="auto"/>
        <w:right w:val="none" w:sz="0" w:space="0" w:color="auto"/>
      </w:divBdr>
    </w:div>
    <w:div w:id="801702230">
      <w:marLeft w:val="0"/>
      <w:marRight w:val="0"/>
      <w:marTop w:val="0"/>
      <w:marBottom w:val="0"/>
      <w:divBdr>
        <w:top w:val="none" w:sz="0" w:space="0" w:color="auto"/>
        <w:left w:val="none" w:sz="0" w:space="0" w:color="auto"/>
        <w:bottom w:val="none" w:sz="0" w:space="0" w:color="auto"/>
        <w:right w:val="none" w:sz="0" w:space="0" w:color="auto"/>
      </w:divBdr>
    </w:div>
    <w:div w:id="801728175">
      <w:marLeft w:val="0"/>
      <w:marRight w:val="0"/>
      <w:marTop w:val="0"/>
      <w:marBottom w:val="0"/>
      <w:divBdr>
        <w:top w:val="none" w:sz="0" w:space="0" w:color="auto"/>
        <w:left w:val="none" w:sz="0" w:space="0" w:color="auto"/>
        <w:bottom w:val="none" w:sz="0" w:space="0" w:color="auto"/>
        <w:right w:val="none" w:sz="0" w:space="0" w:color="auto"/>
      </w:divBdr>
    </w:div>
    <w:div w:id="801772039">
      <w:marLeft w:val="0"/>
      <w:marRight w:val="0"/>
      <w:marTop w:val="0"/>
      <w:marBottom w:val="0"/>
      <w:divBdr>
        <w:top w:val="none" w:sz="0" w:space="0" w:color="auto"/>
        <w:left w:val="none" w:sz="0" w:space="0" w:color="auto"/>
        <w:bottom w:val="none" w:sz="0" w:space="0" w:color="auto"/>
        <w:right w:val="none" w:sz="0" w:space="0" w:color="auto"/>
      </w:divBdr>
    </w:div>
    <w:div w:id="801772647">
      <w:marLeft w:val="0"/>
      <w:marRight w:val="0"/>
      <w:marTop w:val="0"/>
      <w:marBottom w:val="0"/>
      <w:divBdr>
        <w:top w:val="none" w:sz="0" w:space="0" w:color="auto"/>
        <w:left w:val="none" w:sz="0" w:space="0" w:color="auto"/>
        <w:bottom w:val="none" w:sz="0" w:space="0" w:color="auto"/>
        <w:right w:val="none" w:sz="0" w:space="0" w:color="auto"/>
      </w:divBdr>
    </w:div>
    <w:div w:id="801774672">
      <w:marLeft w:val="0"/>
      <w:marRight w:val="0"/>
      <w:marTop w:val="0"/>
      <w:marBottom w:val="0"/>
      <w:divBdr>
        <w:top w:val="none" w:sz="0" w:space="0" w:color="auto"/>
        <w:left w:val="none" w:sz="0" w:space="0" w:color="auto"/>
        <w:bottom w:val="none" w:sz="0" w:space="0" w:color="auto"/>
        <w:right w:val="none" w:sz="0" w:space="0" w:color="auto"/>
      </w:divBdr>
    </w:div>
    <w:div w:id="801843832">
      <w:marLeft w:val="0"/>
      <w:marRight w:val="0"/>
      <w:marTop w:val="0"/>
      <w:marBottom w:val="0"/>
      <w:divBdr>
        <w:top w:val="none" w:sz="0" w:space="0" w:color="auto"/>
        <w:left w:val="none" w:sz="0" w:space="0" w:color="auto"/>
        <w:bottom w:val="none" w:sz="0" w:space="0" w:color="auto"/>
        <w:right w:val="none" w:sz="0" w:space="0" w:color="auto"/>
      </w:divBdr>
    </w:div>
    <w:div w:id="801846208">
      <w:marLeft w:val="0"/>
      <w:marRight w:val="0"/>
      <w:marTop w:val="0"/>
      <w:marBottom w:val="0"/>
      <w:divBdr>
        <w:top w:val="none" w:sz="0" w:space="0" w:color="auto"/>
        <w:left w:val="none" w:sz="0" w:space="0" w:color="auto"/>
        <w:bottom w:val="none" w:sz="0" w:space="0" w:color="auto"/>
        <w:right w:val="none" w:sz="0" w:space="0" w:color="auto"/>
      </w:divBdr>
    </w:div>
    <w:div w:id="801851712">
      <w:marLeft w:val="0"/>
      <w:marRight w:val="0"/>
      <w:marTop w:val="0"/>
      <w:marBottom w:val="0"/>
      <w:divBdr>
        <w:top w:val="none" w:sz="0" w:space="0" w:color="auto"/>
        <w:left w:val="none" w:sz="0" w:space="0" w:color="auto"/>
        <w:bottom w:val="none" w:sz="0" w:space="0" w:color="auto"/>
        <w:right w:val="none" w:sz="0" w:space="0" w:color="auto"/>
      </w:divBdr>
    </w:div>
    <w:div w:id="801852145">
      <w:marLeft w:val="0"/>
      <w:marRight w:val="0"/>
      <w:marTop w:val="0"/>
      <w:marBottom w:val="0"/>
      <w:divBdr>
        <w:top w:val="none" w:sz="0" w:space="0" w:color="auto"/>
        <w:left w:val="none" w:sz="0" w:space="0" w:color="auto"/>
        <w:bottom w:val="none" w:sz="0" w:space="0" w:color="auto"/>
        <w:right w:val="none" w:sz="0" w:space="0" w:color="auto"/>
      </w:divBdr>
    </w:div>
    <w:div w:id="801924500">
      <w:marLeft w:val="0"/>
      <w:marRight w:val="0"/>
      <w:marTop w:val="0"/>
      <w:marBottom w:val="0"/>
      <w:divBdr>
        <w:top w:val="none" w:sz="0" w:space="0" w:color="auto"/>
        <w:left w:val="none" w:sz="0" w:space="0" w:color="auto"/>
        <w:bottom w:val="none" w:sz="0" w:space="0" w:color="auto"/>
        <w:right w:val="none" w:sz="0" w:space="0" w:color="auto"/>
      </w:divBdr>
    </w:div>
    <w:div w:id="802113999">
      <w:marLeft w:val="0"/>
      <w:marRight w:val="0"/>
      <w:marTop w:val="0"/>
      <w:marBottom w:val="0"/>
      <w:divBdr>
        <w:top w:val="none" w:sz="0" w:space="0" w:color="auto"/>
        <w:left w:val="none" w:sz="0" w:space="0" w:color="auto"/>
        <w:bottom w:val="none" w:sz="0" w:space="0" w:color="auto"/>
        <w:right w:val="none" w:sz="0" w:space="0" w:color="auto"/>
      </w:divBdr>
    </w:div>
    <w:div w:id="802117588">
      <w:marLeft w:val="0"/>
      <w:marRight w:val="0"/>
      <w:marTop w:val="0"/>
      <w:marBottom w:val="0"/>
      <w:divBdr>
        <w:top w:val="none" w:sz="0" w:space="0" w:color="auto"/>
        <w:left w:val="none" w:sz="0" w:space="0" w:color="auto"/>
        <w:bottom w:val="none" w:sz="0" w:space="0" w:color="auto"/>
        <w:right w:val="none" w:sz="0" w:space="0" w:color="auto"/>
      </w:divBdr>
    </w:div>
    <w:div w:id="802190804">
      <w:marLeft w:val="0"/>
      <w:marRight w:val="0"/>
      <w:marTop w:val="0"/>
      <w:marBottom w:val="0"/>
      <w:divBdr>
        <w:top w:val="none" w:sz="0" w:space="0" w:color="auto"/>
        <w:left w:val="none" w:sz="0" w:space="0" w:color="auto"/>
        <w:bottom w:val="none" w:sz="0" w:space="0" w:color="auto"/>
        <w:right w:val="none" w:sz="0" w:space="0" w:color="auto"/>
      </w:divBdr>
    </w:div>
    <w:div w:id="802232697">
      <w:marLeft w:val="0"/>
      <w:marRight w:val="0"/>
      <w:marTop w:val="0"/>
      <w:marBottom w:val="0"/>
      <w:divBdr>
        <w:top w:val="none" w:sz="0" w:space="0" w:color="auto"/>
        <w:left w:val="none" w:sz="0" w:space="0" w:color="auto"/>
        <w:bottom w:val="none" w:sz="0" w:space="0" w:color="auto"/>
        <w:right w:val="none" w:sz="0" w:space="0" w:color="auto"/>
      </w:divBdr>
    </w:div>
    <w:div w:id="802380740">
      <w:bodyDiv w:val="1"/>
      <w:marLeft w:val="0"/>
      <w:marRight w:val="0"/>
      <w:marTop w:val="0"/>
      <w:marBottom w:val="0"/>
      <w:divBdr>
        <w:top w:val="none" w:sz="0" w:space="0" w:color="auto"/>
        <w:left w:val="none" w:sz="0" w:space="0" w:color="auto"/>
        <w:bottom w:val="none" w:sz="0" w:space="0" w:color="auto"/>
        <w:right w:val="none" w:sz="0" w:space="0" w:color="auto"/>
      </w:divBdr>
    </w:div>
    <w:div w:id="802389316">
      <w:marLeft w:val="0"/>
      <w:marRight w:val="0"/>
      <w:marTop w:val="0"/>
      <w:marBottom w:val="0"/>
      <w:divBdr>
        <w:top w:val="none" w:sz="0" w:space="0" w:color="auto"/>
        <w:left w:val="none" w:sz="0" w:space="0" w:color="auto"/>
        <w:bottom w:val="none" w:sz="0" w:space="0" w:color="auto"/>
        <w:right w:val="none" w:sz="0" w:space="0" w:color="auto"/>
      </w:divBdr>
    </w:div>
    <w:div w:id="802580127">
      <w:marLeft w:val="0"/>
      <w:marRight w:val="0"/>
      <w:marTop w:val="0"/>
      <w:marBottom w:val="0"/>
      <w:divBdr>
        <w:top w:val="none" w:sz="0" w:space="0" w:color="auto"/>
        <w:left w:val="none" w:sz="0" w:space="0" w:color="auto"/>
        <w:bottom w:val="none" w:sz="0" w:space="0" w:color="auto"/>
        <w:right w:val="none" w:sz="0" w:space="0" w:color="auto"/>
      </w:divBdr>
    </w:div>
    <w:div w:id="802770230">
      <w:marLeft w:val="0"/>
      <w:marRight w:val="0"/>
      <w:marTop w:val="0"/>
      <w:marBottom w:val="0"/>
      <w:divBdr>
        <w:top w:val="none" w:sz="0" w:space="0" w:color="auto"/>
        <w:left w:val="none" w:sz="0" w:space="0" w:color="auto"/>
        <w:bottom w:val="none" w:sz="0" w:space="0" w:color="auto"/>
        <w:right w:val="none" w:sz="0" w:space="0" w:color="auto"/>
      </w:divBdr>
    </w:div>
    <w:div w:id="802846510">
      <w:marLeft w:val="0"/>
      <w:marRight w:val="0"/>
      <w:marTop w:val="0"/>
      <w:marBottom w:val="0"/>
      <w:divBdr>
        <w:top w:val="none" w:sz="0" w:space="0" w:color="auto"/>
        <w:left w:val="none" w:sz="0" w:space="0" w:color="auto"/>
        <w:bottom w:val="none" w:sz="0" w:space="0" w:color="auto"/>
        <w:right w:val="none" w:sz="0" w:space="0" w:color="auto"/>
      </w:divBdr>
    </w:div>
    <w:div w:id="802893536">
      <w:marLeft w:val="0"/>
      <w:marRight w:val="0"/>
      <w:marTop w:val="0"/>
      <w:marBottom w:val="0"/>
      <w:divBdr>
        <w:top w:val="none" w:sz="0" w:space="0" w:color="auto"/>
        <w:left w:val="none" w:sz="0" w:space="0" w:color="auto"/>
        <w:bottom w:val="none" w:sz="0" w:space="0" w:color="auto"/>
        <w:right w:val="none" w:sz="0" w:space="0" w:color="auto"/>
      </w:divBdr>
    </w:div>
    <w:div w:id="802968917">
      <w:bodyDiv w:val="1"/>
      <w:marLeft w:val="0"/>
      <w:marRight w:val="0"/>
      <w:marTop w:val="0"/>
      <w:marBottom w:val="0"/>
      <w:divBdr>
        <w:top w:val="none" w:sz="0" w:space="0" w:color="auto"/>
        <w:left w:val="none" w:sz="0" w:space="0" w:color="auto"/>
        <w:bottom w:val="none" w:sz="0" w:space="0" w:color="auto"/>
        <w:right w:val="none" w:sz="0" w:space="0" w:color="auto"/>
      </w:divBdr>
    </w:div>
    <w:div w:id="803084238">
      <w:marLeft w:val="0"/>
      <w:marRight w:val="0"/>
      <w:marTop w:val="0"/>
      <w:marBottom w:val="0"/>
      <w:divBdr>
        <w:top w:val="none" w:sz="0" w:space="0" w:color="auto"/>
        <w:left w:val="none" w:sz="0" w:space="0" w:color="auto"/>
        <w:bottom w:val="none" w:sz="0" w:space="0" w:color="auto"/>
        <w:right w:val="none" w:sz="0" w:space="0" w:color="auto"/>
      </w:divBdr>
    </w:div>
    <w:div w:id="803158209">
      <w:marLeft w:val="0"/>
      <w:marRight w:val="0"/>
      <w:marTop w:val="0"/>
      <w:marBottom w:val="0"/>
      <w:divBdr>
        <w:top w:val="none" w:sz="0" w:space="0" w:color="auto"/>
        <w:left w:val="none" w:sz="0" w:space="0" w:color="auto"/>
        <w:bottom w:val="none" w:sz="0" w:space="0" w:color="auto"/>
        <w:right w:val="none" w:sz="0" w:space="0" w:color="auto"/>
      </w:divBdr>
    </w:div>
    <w:div w:id="803279403">
      <w:marLeft w:val="0"/>
      <w:marRight w:val="0"/>
      <w:marTop w:val="0"/>
      <w:marBottom w:val="0"/>
      <w:divBdr>
        <w:top w:val="none" w:sz="0" w:space="0" w:color="auto"/>
        <w:left w:val="none" w:sz="0" w:space="0" w:color="auto"/>
        <w:bottom w:val="none" w:sz="0" w:space="0" w:color="auto"/>
        <w:right w:val="none" w:sz="0" w:space="0" w:color="auto"/>
      </w:divBdr>
    </w:div>
    <w:div w:id="803499187">
      <w:marLeft w:val="0"/>
      <w:marRight w:val="0"/>
      <w:marTop w:val="0"/>
      <w:marBottom w:val="0"/>
      <w:divBdr>
        <w:top w:val="none" w:sz="0" w:space="0" w:color="auto"/>
        <w:left w:val="none" w:sz="0" w:space="0" w:color="auto"/>
        <w:bottom w:val="none" w:sz="0" w:space="0" w:color="auto"/>
        <w:right w:val="none" w:sz="0" w:space="0" w:color="auto"/>
      </w:divBdr>
    </w:div>
    <w:div w:id="803692704">
      <w:marLeft w:val="0"/>
      <w:marRight w:val="0"/>
      <w:marTop w:val="0"/>
      <w:marBottom w:val="0"/>
      <w:divBdr>
        <w:top w:val="none" w:sz="0" w:space="0" w:color="auto"/>
        <w:left w:val="none" w:sz="0" w:space="0" w:color="auto"/>
        <w:bottom w:val="none" w:sz="0" w:space="0" w:color="auto"/>
        <w:right w:val="none" w:sz="0" w:space="0" w:color="auto"/>
      </w:divBdr>
    </w:div>
    <w:div w:id="803811891">
      <w:marLeft w:val="480"/>
      <w:marRight w:val="0"/>
      <w:marTop w:val="0"/>
      <w:marBottom w:val="0"/>
      <w:divBdr>
        <w:top w:val="none" w:sz="0" w:space="0" w:color="auto"/>
        <w:left w:val="none" w:sz="0" w:space="0" w:color="auto"/>
        <w:bottom w:val="none" w:sz="0" w:space="0" w:color="auto"/>
        <w:right w:val="none" w:sz="0" w:space="0" w:color="auto"/>
      </w:divBdr>
    </w:div>
    <w:div w:id="803887362">
      <w:marLeft w:val="0"/>
      <w:marRight w:val="0"/>
      <w:marTop w:val="0"/>
      <w:marBottom w:val="0"/>
      <w:divBdr>
        <w:top w:val="none" w:sz="0" w:space="0" w:color="auto"/>
        <w:left w:val="none" w:sz="0" w:space="0" w:color="auto"/>
        <w:bottom w:val="none" w:sz="0" w:space="0" w:color="auto"/>
        <w:right w:val="none" w:sz="0" w:space="0" w:color="auto"/>
      </w:divBdr>
    </w:div>
    <w:div w:id="803889747">
      <w:marLeft w:val="0"/>
      <w:marRight w:val="0"/>
      <w:marTop w:val="0"/>
      <w:marBottom w:val="0"/>
      <w:divBdr>
        <w:top w:val="none" w:sz="0" w:space="0" w:color="auto"/>
        <w:left w:val="none" w:sz="0" w:space="0" w:color="auto"/>
        <w:bottom w:val="none" w:sz="0" w:space="0" w:color="auto"/>
        <w:right w:val="none" w:sz="0" w:space="0" w:color="auto"/>
      </w:divBdr>
    </w:div>
    <w:div w:id="803890318">
      <w:marLeft w:val="0"/>
      <w:marRight w:val="0"/>
      <w:marTop w:val="0"/>
      <w:marBottom w:val="0"/>
      <w:divBdr>
        <w:top w:val="none" w:sz="0" w:space="0" w:color="auto"/>
        <w:left w:val="none" w:sz="0" w:space="0" w:color="auto"/>
        <w:bottom w:val="none" w:sz="0" w:space="0" w:color="auto"/>
        <w:right w:val="none" w:sz="0" w:space="0" w:color="auto"/>
      </w:divBdr>
    </w:div>
    <w:div w:id="804003941">
      <w:marLeft w:val="0"/>
      <w:marRight w:val="0"/>
      <w:marTop w:val="0"/>
      <w:marBottom w:val="0"/>
      <w:divBdr>
        <w:top w:val="none" w:sz="0" w:space="0" w:color="auto"/>
        <w:left w:val="none" w:sz="0" w:space="0" w:color="auto"/>
        <w:bottom w:val="none" w:sz="0" w:space="0" w:color="auto"/>
        <w:right w:val="none" w:sz="0" w:space="0" w:color="auto"/>
      </w:divBdr>
    </w:div>
    <w:div w:id="804004794">
      <w:marLeft w:val="0"/>
      <w:marRight w:val="0"/>
      <w:marTop w:val="0"/>
      <w:marBottom w:val="0"/>
      <w:divBdr>
        <w:top w:val="none" w:sz="0" w:space="0" w:color="auto"/>
        <w:left w:val="none" w:sz="0" w:space="0" w:color="auto"/>
        <w:bottom w:val="none" w:sz="0" w:space="0" w:color="auto"/>
        <w:right w:val="none" w:sz="0" w:space="0" w:color="auto"/>
      </w:divBdr>
    </w:div>
    <w:div w:id="804079145">
      <w:marLeft w:val="0"/>
      <w:marRight w:val="0"/>
      <w:marTop w:val="0"/>
      <w:marBottom w:val="0"/>
      <w:divBdr>
        <w:top w:val="none" w:sz="0" w:space="0" w:color="auto"/>
        <w:left w:val="none" w:sz="0" w:space="0" w:color="auto"/>
        <w:bottom w:val="none" w:sz="0" w:space="0" w:color="auto"/>
        <w:right w:val="none" w:sz="0" w:space="0" w:color="auto"/>
      </w:divBdr>
    </w:div>
    <w:div w:id="804080496">
      <w:marLeft w:val="0"/>
      <w:marRight w:val="0"/>
      <w:marTop w:val="0"/>
      <w:marBottom w:val="0"/>
      <w:divBdr>
        <w:top w:val="none" w:sz="0" w:space="0" w:color="auto"/>
        <w:left w:val="none" w:sz="0" w:space="0" w:color="auto"/>
        <w:bottom w:val="none" w:sz="0" w:space="0" w:color="auto"/>
        <w:right w:val="none" w:sz="0" w:space="0" w:color="auto"/>
      </w:divBdr>
    </w:div>
    <w:div w:id="804085425">
      <w:marLeft w:val="0"/>
      <w:marRight w:val="0"/>
      <w:marTop w:val="0"/>
      <w:marBottom w:val="0"/>
      <w:divBdr>
        <w:top w:val="none" w:sz="0" w:space="0" w:color="auto"/>
        <w:left w:val="none" w:sz="0" w:space="0" w:color="auto"/>
        <w:bottom w:val="none" w:sz="0" w:space="0" w:color="auto"/>
        <w:right w:val="none" w:sz="0" w:space="0" w:color="auto"/>
      </w:divBdr>
    </w:div>
    <w:div w:id="804195657">
      <w:marLeft w:val="0"/>
      <w:marRight w:val="0"/>
      <w:marTop w:val="0"/>
      <w:marBottom w:val="0"/>
      <w:divBdr>
        <w:top w:val="none" w:sz="0" w:space="0" w:color="auto"/>
        <w:left w:val="none" w:sz="0" w:space="0" w:color="auto"/>
        <w:bottom w:val="none" w:sz="0" w:space="0" w:color="auto"/>
        <w:right w:val="none" w:sz="0" w:space="0" w:color="auto"/>
      </w:divBdr>
    </w:div>
    <w:div w:id="804348446">
      <w:marLeft w:val="0"/>
      <w:marRight w:val="0"/>
      <w:marTop w:val="0"/>
      <w:marBottom w:val="0"/>
      <w:divBdr>
        <w:top w:val="none" w:sz="0" w:space="0" w:color="auto"/>
        <w:left w:val="none" w:sz="0" w:space="0" w:color="auto"/>
        <w:bottom w:val="none" w:sz="0" w:space="0" w:color="auto"/>
        <w:right w:val="none" w:sz="0" w:space="0" w:color="auto"/>
      </w:divBdr>
    </w:div>
    <w:div w:id="804588835">
      <w:marLeft w:val="0"/>
      <w:marRight w:val="0"/>
      <w:marTop w:val="0"/>
      <w:marBottom w:val="0"/>
      <w:divBdr>
        <w:top w:val="none" w:sz="0" w:space="0" w:color="auto"/>
        <w:left w:val="none" w:sz="0" w:space="0" w:color="auto"/>
        <w:bottom w:val="none" w:sz="0" w:space="0" w:color="auto"/>
        <w:right w:val="none" w:sz="0" w:space="0" w:color="auto"/>
      </w:divBdr>
    </w:div>
    <w:div w:id="804591190">
      <w:marLeft w:val="0"/>
      <w:marRight w:val="0"/>
      <w:marTop w:val="0"/>
      <w:marBottom w:val="0"/>
      <w:divBdr>
        <w:top w:val="none" w:sz="0" w:space="0" w:color="auto"/>
        <w:left w:val="none" w:sz="0" w:space="0" w:color="auto"/>
        <w:bottom w:val="none" w:sz="0" w:space="0" w:color="auto"/>
        <w:right w:val="none" w:sz="0" w:space="0" w:color="auto"/>
      </w:divBdr>
    </w:div>
    <w:div w:id="804660898">
      <w:marLeft w:val="0"/>
      <w:marRight w:val="0"/>
      <w:marTop w:val="0"/>
      <w:marBottom w:val="0"/>
      <w:divBdr>
        <w:top w:val="none" w:sz="0" w:space="0" w:color="auto"/>
        <w:left w:val="none" w:sz="0" w:space="0" w:color="auto"/>
        <w:bottom w:val="none" w:sz="0" w:space="0" w:color="auto"/>
        <w:right w:val="none" w:sz="0" w:space="0" w:color="auto"/>
      </w:divBdr>
    </w:div>
    <w:div w:id="804737028">
      <w:marLeft w:val="0"/>
      <w:marRight w:val="0"/>
      <w:marTop w:val="0"/>
      <w:marBottom w:val="0"/>
      <w:divBdr>
        <w:top w:val="none" w:sz="0" w:space="0" w:color="auto"/>
        <w:left w:val="none" w:sz="0" w:space="0" w:color="auto"/>
        <w:bottom w:val="none" w:sz="0" w:space="0" w:color="auto"/>
        <w:right w:val="none" w:sz="0" w:space="0" w:color="auto"/>
      </w:divBdr>
    </w:div>
    <w:div w:id="804739397">
      <w:marLeft w:val="0"/>
      <w:marRight w:val="0"/>
      <w:marTop w:val="0"/>
      <w:marBottom w:val="0"/>
      <w:divBdr>
        <w:top w:val="none" w:sz="0" w:space="0" w:color="auto"/>
        <w:left w:val="none" w:sz="0" w:space="0" w:color="auto"/>
        <w:bottom w:val="none" w:sz="0" w:space="0" w:color="auto"/>
        <w:right w:val="none" w:sz="0" w:space="0" w:color="auto"/>
      </w:divBdr>
    </w:div>
    <w:div w:id="804809727">
      <w:marLeft w:val="0"/>
      <w:marRight w:val="0"/>
      <w:marTop w:val="0"/>
      <w:marBottom w:val="0"/>
      <w:divBdr>
        <w:top w:val="none" w:sz="0" w:space="0" w:color="auto"/>
        <w:left w:val="none" w:sz="0" w:space="0" w:color="auto"/>
        <w:bottom w:val="none" w:sz="0" w:space="0" w:color="auto"/>
        <w:right w:val="none" w:sz="0" w:space="0" w:color="auto"/>
      </w:divBdr>
    </w:div>
    <w:div w:id="804813024">
      <w:marLeft w:val="0"/>
      <w:marRight w:val="0"/>
      <w:marTop w:val="0"/>
      <w:marBottom w:val="0"/>
      <w:divBdr>
        <w:top w:val="none" w:sz="0" w:space="0" w:color="auto"/>
        <w:left w:val="none" w:sz="0" w:space="0" w:color="auto"/>
        <w:bottom w:val="none" w:sz="0" w:space="0" w:color="auto"/>
        <w:right w:val="none" w:sz="0" w:space="0" w:color="auto"/>
      </w:divBdr>
    </w:div>
    <w:div w:id="804930711">
      <w:marLeft w:val="0"/>
      <w:marRight w:val="0"/>
      <w:marTop w:val="0"/>
      <w:marBottom w:val="0"/>
      <w:divBdr>
        <w:top w:val="none" w:sz="0" w:space="0" w:color="auto"/>
        <w:left w:val="none" w:sz="0" w:space="0" w:color="auto"/>
        <w:bottom w:val="none" w:sz="0" w:space="0" w:color="auto"/>
        <w:right w:val="none" w:sz="0" w:space="0" w:color="auto"/>
      </w:divBdr>
    </w:div>
    <w:div w:id="804934304">
      <w:marLeft w:val="0"/>
      <w:marRight w:val="0"/>
      <w:marTop w:val="0"/>
      <w:marBottom w:val="0"/>
      <w:divBdr>
        <w:top w:val="none" w:sz="0" w:space="0" w:color="auto"/>
        <w:left w:val="none" w:sz="0" w:space="0" w:color="auto"/>
        <w:bottom w:val="none" w:sz="0" w:space="0" w:color="auto"/>
        <w:right w:val="none" w:sz="0" w:space="0" w:color="auto"/>
      </w:divBdr>
    </w:div>
    <w:div w:id="805004533">
      <w:marLeft w:val="0"/>
      <w:marRight w:val="0"/>
      <w:marTop w:val="0"/>
      <w:marBottom w:val="0"/>
      <w:divBdr>
        <w:top w:val="none" w:sz="0" w:space="0" w:color="auto"/>
        <w:left w:val="none" w:sz="0" w:space="0" w:color="auto"/>
        <w:bottom w:val="none" w:sz="0" w:space="0" w:color="auto"/>
        <w:right w:val="none" w:sz="0" w:space="0" w:color="auto"/>
      </w:divBdr>
    </w:div>
    <w:div w:id="805010266">
      <w:marLeft w:val="0"/>
      <w:marRight w:val="0"/>
      <w:marTop w:val="0"/>
      <w:marBottom w:val="0"/>
      <w:divBdr>
        <w:top w:val="none" w:sz="0" w:space="0" w:color="auto"/>
        <w:left w:val="none" w:sz="0" w:space="0" w:color="auto"/>
        <w:bottom w:val="none" w:sz="0" w:space="0" w:color="auto"/>
        <w:right w:val="none" w:sz="0" w:space="0" w:color="auto"/>
      </w:divBdr>
    </w:div>
    <w:div w:id="805010732">
      <w:marLeft w:val="0"/>
      <w:marRight w:val="0"/>
      <w:marTop w:val="0"/>
      <w:marBottom w:val="0"/>
      <w:divBdr>
        <w:top w:val="none" w:sz="0" w:space="0" w:color="auto"/>
        <w:left w:val="none" w:sz="0" w:space="0" w:color="auto"/>
        <w:bottom w:val="none" w:sz="0" w:space="0" w:color="auto"/>
        <w:right w:val="none" w:sz="0" w:space="0" w:color="auto"/>
      </w:divBdr>
    </w:div>
    <w:div w:id="805044846">
      <w:marLeft w:val="0"/>
      <w:marRight w:val="0"/>
      <w:marTop w:val="0"/>
      <w:marBottom w:val="0"/>
      <w:divBdr>
        <w:top w:val="none" w:sz="0" w:space="0" w:color="auto"/>
        <w:left w:val="none" w:sz="0" w:space="0" w:color="auto"/>
        <w:bottom w:val="none" w:sz="0" w:space="0" w:color="auto"/>
        <w:right w:val="none" w:sz="0" w:space="0" w:color="auto"/>
      </w:divBdr>
    </w:div>
    <w:div w:id="805045902">
      <w:marLeft w:val="0"/>
      <w:marRight w:val="0"/>
      <w:marTop w:val="0"/>
      <w:marBottom w:val="0"/>
      <w:divBdr>
        <w:top w:val="none" w:sz="0" w:space="0" w:color="auto"/>
        <w:left w:val="none" w:sz="0" w:space="0" w:color="auto"/>
        <w:bottom w:val="none" w:sz="0" w:space="0" w:color="auto"/>
        <w:right w:val="none" w:sz="0" w:space="0" w:color="auto"/>
      </w:divBdr>
    </w:div>
    <w:div w:id="805052507">
      <w:marLeft w:val="0"/>
      <w:marRight w:val="0"/>
      <w:marTop w:val="0"/>
      <w:marBottom w:val="0"/>
      <w:divBdr>
        <w:top w:val="none" w:sz="0" w:space="0" w:color="auto"/>
        <w:left w:val="none" w:sz="0" w:space="0" w:color="auto"/>
        <w:bottom w:val="none" w:sz="0" w:space="0" w:color="auto"/>
        <w:right w:val="none" w:sz="0" w:space="0" w:color="auto"/>
      </w:divBdr>
    </w:div>
    <w:div w:id="805128434">
      <w:marLeft w:val="0"/>
      <w:marRight w:val="0"/>
      <w:marTop w:val="0"/>
      <w:marBottom w:val="0"/>
      <w:divBdr>
        <w:top w:val="none" w:sz="0" w:space="0" w:color="auto"/>
        <w:left w:val="none" w:sz="0" w:space="0" w:color="auto"/>
        <w:bottom w:val="none" w:sz="0" w:space="0" w:color="auto"/>
        <w:right w:val="none" w:sz="0" w:space="0" w:color="auto"/>
      </w:divBdr>
    </w:div>
    <w:div w:id="805195577">
      <w:marLeft w:val="0"/>
      <w:marRight w:val="0"/>
      <w:marTop w:val="0"/>
      <w:marBottom w:val="0"/>
      <w:divBdr>
        <w:top w:val="none" w:sz="0" w:space="0" w:color="auto"/>
        <w:left w:val="none" w:sz="0" w:space="0" w:color="auto"/>
        <w:bottom w:val="none" w:sz="0" w:space="0" w:color="auto"/>
        <w:right w:val="none" w:sz="0" w:space="0" w:color="auto"/>
      </w:divBdr>
    </w:div>
    <w:div w:id="805196973">
      <w:marLeft w:val="0"/>
      <w:marRight w:val="0"/>
      <w:marTop w:val="0"/>
      <w:marBottom w:val="0"/>
      <w:divBdr>
        <w:top w:val="none" w:sz="0" w:space="0" w:color="auto"/>
        <w:left w:val="none" w:sz="0" w:space="0" w:color="auto"/>
        <w:bottom w:val="none" w:sz="0" w:space="0" w:color="auto"/>
        <w:right w:val="none" w:sz="0" w:space="0" w:color="auto"/>
      </w:divBdr>
    </w:div>
    <w:div w:id="805202335">
      <w:marLeft w:val="0"/>
      <w:marRight w:val="0"/>
      <w:marTop w:val="0"/>
      <w:marBottom w:val="0"/>
      <w:divBdr>
        <w:top w:val="none" w:sz="0" w:space="0" w:color="auto"/>
        <w:left w:val="none" w:sz="0" w:space="0" w:color="auto"/>
        <w:bottom w:val="none" w:sz="0" w:space="0" w:color="auto"/>
        <w:right w:val="none" w:sz="0" w:space="0" w:color="auto"/>
      </w:divBdr>
    </w:div>
    <w:div w:id="805241263">
      <w:marLeft w:val="0"/>
      <w:marRight w:val="0"/>
      <w:marTop w:val="0"/>
      <w:marBottom w:val="0"/>
      <w:divBdr>
        <w:top w:val="none" w:sz="0" w:space="0" w:color="auto"/>
        <w:left w:val="none" w:sz="0" w:space="0" w:color="auto"/>
        <w:bottom w:val="none" w:sz="0" w:space="0" w:color="auto"/>
        <w:right w:val="none" w:sz="0" w:space="0" w:color="auto"/>
      </w:divBdr>
    </w:div>
    <w:div w:id="805318430">
      <w:marLeft w:val="0"/>
      <w:marRight w:val="0"/>
      <w:marTop w:val="0"/>
      <w:marBottom w:val="0"/>
      <w:divBdr>
        <w:top w:val="none" w:sz="0" w:space="0" w:color="auto"/>
        <w:left w:val="none" w:sz="0" w:space="0" w:color="auto"/>
        <w:bottom w:val="none" w:sz="0" w:space="0" w:color="auto"/>
        <w:right w:val="none" w:sz="0" w:space="0" w:color="auto"/>
      </w:divBdr>
    </w:div>
    <w:div w:id="805440016">
      <w:marLeft w:val="0"/>
      <w:marRight w:val="0"/>
      <w:marTop w:val="0"/>
      <w:marBottom w:val="0"/>
      <w:divBdr>
        <w:top w:val="none" w:sz="0" w:space="0" w:color="auto"/>
        <w:left w:val="none" w:sz="0" w:space="0" w:color="auto"/>
        <w:bottom w:val="none" w:sz="0" w:space="0" w:color="auto"/>
        <w:right w:val="none" w:sz="0" w:space="0" w:color="auto"/>
      </w:divBdr>
    </w:div>
    <w:div w:id="805440492">
      <w:marLeft w:val="0"/>
      <w:marRight w:val="0"/>
      <w:marTop w:val="0"/>
      <w:marBottom w:val="0"/>
      <w:divBdr>
        <w:top w:val="none" w:sz="0" w:space="0" w:color="auto"/>
        <w:left w:val="none" w:sz="0" w:space="0" w:color="auto"/>
        <w:bottom w:val="none" w:sz="0" w:space="0" w:color="auto"/>
        <w:right w:val="none" w:sz="0" w:space="0" w:color="auto"/>
      </w:divBdr>
    </w:div>
    <w:div w:id="805780579">
      <w:marLeft w:val="0"/>
      <w:marRight w:val="0"/>
      <w:marTop w:val="0"/>
      <w:marBottom w:val="0"/>
      <w:divBdr>
        <w:top w:val="none" w:sz="0" w:space="0" w:color="auto"/>
        <w:left w:val="none" w:sz="0" w:space="0" w:color="auto"/>
        <w:bottom w:val="none" w:sz="0" w:space="0" w:color="auto"/>
        <w:right w:val="none" w:sz="0" w:space="0" w:color="auto"/>
      </w:divBdr>
    </w:div>
    <w:div w:id="805780874">
      <w:marLeft w:val="0"/>
      <w:marRight w:val="0"/>
      <w:marTop w:val="0"/>
      <w:marBottom w:val="0"/>
      <w:divBdr>
        <w:top w:val="none" w:sz="0" w:space="0" w:color="auto"/>
        <w:left w:val="none" w:sz="0" w:space="0" w:color="auto"/>
        <w:bottom w:val="none" w:sz="0" w:space="0" w:color="auto"/>
        <w:right w:val="none" w:sz="0" w:space="0" w:color="auto"/>
      </w:divBdr>
    </w:div>
    <w:div w:id="805850409">
      <w:marLeft w:val="0"/>
      <w:marRight w:val="0"/>
      <w:marTop w:val="0"/>
      <w:marBottom w:val="0"/>
      <w:divBdr>
        <w:top w:val="none" w:sz="0" w:space="0" w:color="auto"/>
        <w:left w:val="none" w:sz="0" w:space="0" w:color="auto"/>
        <w:bottom w:val="none" w:sz="0" w:space="0" w:color="auto"/>
        <w:right w:val="none" w:sz="0" w:space="0" w:color="auto"/>
      </w:divBdr>
    </w:div>
    <w:div w:id="805900929">
      <w:marLeft w:val="0"/>
      <w:marRight w:val="0"/>
      <w:marTop w:val="0"/>
      <w:marBottom w:val="0"/>
      <w:divBdr>
        <w:top w:val="none" w:sz="0" w:space="0" w:color="auto"/>
        <w:left w:val="none" w:sz="0" w:space="0" w:color="auto"/>
        <w:bottom w:val="none" w:sz="0" w:space="0" w:color="auto"/>
        <w:right w:val="none" w:sz="0" w:space="0" w:color="auto"/>
      </w:divBdr>
    </w:div>
    <w:div w:id="805974934">
      <w:marLeft w:val="0"/>
      <w:marRight w:val="0"/>
      <w:marTop w:val="0"/>
      <w:marBottom w:val="0"/>
      <w:divBdr>
        <w:top w:val="none" w:sz="0" w:space="0" w:color="auto"/>
        <w:left w:val="none" w:sz="0" w:space="0" w:color="auto"/>
        <w:bottom w:val="none" w:sz="0" w:space="0" w:color="auto"/>
        <w:right w:val="none" w:sz="0" w:space="0" w:color="auto"/>
      </w:divBdr>
    </w:div>
    <w:div w:id="806044386">
      <w:marLeft w:val="0"/>
      <w:marRight w:val="0"/>
      <w:marTop w:val="0"/>
      <w:marBottom w:val="0"/>
      <w:divBdr>
        <w:top w:val="none" w:sz="0" w:space="0" w:color="auto"/>
        <w:left w:val="none" w:sz="0" w:space="0" w:color="auto"/>
        <w:bottom w:val="none" w:sz="0" w:space="0" w:color="auto"/>
        <w:right w:val="none" w:sz="0" w:space="0" w:color="auto"/>
      </w:divBdr>
    </w:div>
    <w:div w:id="806095281">
      <w:marLeft w:val="0"/>
      <w:marRight w:val="0"/>
      <w:marTop w:val="0"/>
      <w:marBottom w:val="0"/>
      <w:divBdr>
        <w:top w:val="none" w:sz="0" w:space="0" w:color="auto"/>
        <w:left w:val="none" w:sz="0" w:space="0" w:color="auto"/>
        <w:bottom w:val="none" w:sz="0" w:space="0" w:color="auto"/>
        <w:right w:val="none" w:sz="0" w:space="0" w:color="auto"/>
      </w:divBdr>
    </w:div>
    <w:div w:id="806507320">
      <w:marLeft w:val="0"/>
      <w:marRight w:val="0"/>
      <w:marTop w:val="0"/>
      <w:marBottom w:val="0"/>
      <w:divBdr>
        <w:top w:val="none" w:sz="0" w:space="0" w:color="auto"/>
        <w:left w:val="none" w:sz="0" w:space="0" w:color="auto"/>
        <w:bottom w:val="none" w:sz="0" w:space="0" w:color="auto"/>
        <w:right w:val="none" w:sz="0" w:space="0" w:color="auto"/>
      </w:divBdr>
    </w:div>
    <w:div w:id="806509629">
      <w:marLeft w:val="0"/>
      <w:marRight w:val="0"/>
      <w:marTop w:val="0"/>
      <w:marBottom w:val="0"/>
      <w:divBdr>
        <w:top w:val="none" w:sz="0" w:space="0" w:color="auto"/>
        <w:left w:val="none" w:sz="0" w:space="0" w:color="auto"/>
        <w:bottom w:val="none" w:sz="0" w:space="0" w:color="auto"/>
        <w:right w:val="none" w:sz="0" w:space="0" w:color="auto"/>
      </w:divBdr>
    </w:div>
    <w:div w:id="806512892">
      <w:marLeft w:val="0"/>
      <w:marRight w:val="0"/>
      <w:marTop w:val="0"/>
      <w:marBottom w:val="0"/>
      <w:divBdr>
        <w:top w:val="none" w:sz="0" w:space="0" w:color="auto"/>
        <w:left w:val="none" w:sz="0" w:space="0" w:color="auto"/>
        <w:bottom w:val="none" w:sz="0" w:space="0" w:color="auto"/>
        <w:right w:val="none" w:sz="0" w:space="0" w:color="auto"/>
      </w:divBdr>
    </w:div>
    <w:div w:id="806631069">
      <w:marLeft w:val="0"/>
      <w:marRight w:val="0"/>
      <w:marTop w:val="0"/>
      <w:marBottom w:val="0"/>
      <w:divBdr>
        <w:top w:val="none" w:sz="0" w:space="0" w:color="auto"/>
        <w:left w:val="none" w:sz="0" w:space="0" w:color="auto"/>
        <w:bottom w:val="none" w:sz="0" w:space="0" w:color="auto"/>
        <w:right w:val="none" w:sz="0" w:space="0" w:color="auto"/>
      </w:divBdr>
    </w:div>
    <w:div w:id="806703503">
      <w:marLeft w:val="0"/>
      <w:marRight w:val="0"/>
      <w:marTop w:val="0"/>
      <w:marBottom w:val="0"/>
      <w:divBdr>
        <w:top w:val="none" w:sz="0" w:space="0" w:color="auto"/>
        <w:left w:val="none" w:sz="0" w:space="0" w:color="auto"/>
        <w:bottom w:val="none" w:sz="0" w:space="0" w:color="auto"/>
        <w:right w:val="none" w:sz="0" w:space="0" w:color="auto"/>
      </w:divBdr>
    </w:div>
    <w:div w:id="806750545">
      <w:marLeft w:val="0"/>
      <w:marRight w:val="0"/>
      <w:marTop w:val="0"/>
      <w:marBottom w:val="0"/>
      <w:divBdr>
        <w:top w:val="none" w:sz="0" w:space="0" w:color="auto"/>
        <w:left w:val="none" w:sz="0" w:space="0" w:color="auto"/>
        <w:bottom w:val="none" w:sz="0" w:space="0" w:color="auto"/>
        <w:right w:val="none" w:sz="0" w:space="0" w:color="auto"/>
      </w:divBdr>
    </w:div>
    <w:div w:id="806816921">
      <w:marLeft w:val="0"/>
      <w:marRight w:val="0"/>
      <w:marTop w:val="0"/>
      <w:marBottom w:val="0"/>
      <w:divBdr>
        <w:top w:val="none" w:sz="0" w:space="0" w:color="auto"/>
        <w:left w:val="none" w:sz="0" w:space="0" w:color="auto"/>
        <w:bottom w:val="none" w:sz="0" w:space="0" w:color="auto"/>
        <w:right w:val="none" w:sz="0" w:space="0" w:color="auto"/>
      </w:divBdr>
    </w:div>
    <w:div w:id="806824517">
      <w:marLeft w:val="0"/>
      <w:marRight w:val="0"/>
      <w:marTop w:val="0"/>
      <w:marBottom w:val="0"/>
      <w:divBdr>
        <w:top w:val="none" w:sz="0" w:space="0" w:color="auto"/>
        <w:left w:val="none" w:sz="0" w:space="0" w:color="auto"/>
        <w:bottom w:val="none" w:sz="0" w:space="0" w:color="auto"/>
        <w:right w:val="none" w:sz="0" w:space="0" w:color="auto"/>
      </w:divBdr>
    </w:div>
    <w:div w:id="806972449">
      <w:marLeft w:val="0"/>
      <w:marRight w:val="0"/>
      <w:marTop w:val="0"/>
      <w:marBottom w:val="0"/>
      <w:divBdr>
        <w:top w:val="none" w:sz="0" w:space="0" w:color="auto"/>
        <w:left w:val="none" w:sz="0" w:space="0" w:color="auto"/>
        <w:bottom w:val="none" w:sz="0" w:space="0" w:color="auto"/>
        <w:right w:val="none" w:sz="0" w:space="0" w:color="auto"/>
      </w:divBdr>
    </w:div>
    <w:div w:id="806974231">
      <w:marLeft w:val="0"/>
      <w:marRight w:val="0"/>
      <w:marTop w:val="0"/>
      <w:marBottom w:val="0"/>
      <w:divBdr>
        <w:top w:val="none" w:sz="0" w:space="0" w:color="auto"/>
        <w:left w:val="none" w:sz="0" w:space="0" w:color="auto"/>
        <w:bottom w:val="none" w:sz="0" w:space="0" w:color="auto"/>
        <w:right w:val="none" w:sz="0" w:space="0" w:color="auto"/>
      </w:divBdr>
    </w:div>
    <w:div w:id="806975809">
      <w:marLeft w:val="0"/>
      <w:marRight w:val="0"/>
      <w:marTop w:val="0"/>
      <w:marBottom w:val="0"/>
      <w:divBdr>
        <w:top w:val="none" w:sz="0" w:space="0" w:color="auto"/>
        <w:left w:val="none" w:sz="0" w:space="0" w:color="auto"/>
        <w:bottom w:val="none" w:sz="0" w:space="0" w:color="auto"/>
        <w:right w:val="none" w:sz="0" w:space="0" w:color="auto"/>
      </w:divBdr>
    </w:div>
    <w:div w:id="807016557">
      <w:marLeft w:val="0"/>
      <w:marRight w:val="0"/>
      <w:marTop w:val="0"/>
      <w:marBottom w:val="0"/>
      <w:divBdr>
        <w:top w:val="none" w:sz="0" w:space="0" w:color="auto"/>
        <w:left w:val="none" w:sz="0" w:space="0" w:color="auto"/>
        <w:bottom w:val="none" w:sz="0" w:space="0" w:color="auto"/>
        <w:right w:val="none" w:sz="0" w:space="0" w:color="auto"/>
      </w:divBdr>
    </w:div>
    <w:div w:id="807017184">
      <w:bodyDiv w:val="1"/>
      <w:marLeft w:val="0"/>
      <w:marRight w:val="0"/>
      <w:marTop w:val="0"/>
      <w:marBottom w:val="0"/>
      <w:divBdr>
        <w:top w:val="none" w:sz="0" w:space="0" w:color="auto"/>
        <w:left w:val="none" w:sz="0" w:space="0" w:color="auto"/>
        <w:bottom w:val="none" w:sz="0" w:space="0" w:color="auto"/>
        <w:right w:val="none" w:sz="0" w:space="0" w:color="auto"/>
      </w:divBdr>
    </w:div>
    <w:div w:id="807093650">
      <w:marLeft w:val="0"/>
      <w:marRight w:val="0"/>
      <w:marTop w:val="0"/>
      <w:marBottom w:val="0"/>
      <w:divBdr>
        <w:top w:val="none" w:sz="0" w:space="0" w:color="auto"/>
        <w:left w:val="none" w:sz="0" w:space="0" w:color="auto"/>
        <w:bottom w:val="none" w:sz="0" w:space="0" w:color="auto"/>
        <w:right w:val="none" w:sz="0" w:space="0" w:color="auto"/>
      </w:divBdr>
    </w:div>
    <w:div w:id="807238790">
      <w:marLeft w:val="0"/>
      <w:marRight w:val="0"/>
      <w:marTop w:val="0"/>
      <w:marBottom w:val="0"/>
      <w:divBdr>
        <w:top w:val="none" w:sz="0" w:space="0" w:color="auto"/>
        <w:left w:val="none" w:sz="0" w:space="0" w:color="auto"/>
        <w:bottom w:val="none" w:sz="0" w:space="0" w:color="auto"/>
        <w:right w:val="none" w:sz="0" w:space="0" w:color="auto"/>
      </w:divBdr>
    </w:div>
    <w:div w:id="807283702">
      <w:marLeft w:val="0"/>
      <w:marRight w:val="0"/>
      <w:marTop w:val="0"/>
      <w:marBottom w:val="0"/>
      <w:divBdr>
        <w:top w:val="none" w:sz="0" w:space="0" w:color="auto"/>
        <w:left w:val="none" w:sz="0" w:space="0" w:color="auto"/>
        <w:bottom w:val="none" w:sz="0" w:space="0" w:color="auto"/>
        <w:right w:val="none" w:sz="0" w:space="0" w:color="auto"/>
      </w:divBdr>
    </w:div>
    <w:div w:id="807354766">
      <w:marLeft w:val="0"/>
      <w:marRight w:val="0"/>
      <w:marTop w:val="0"/>
      <w:marBottom w:val="0"/>
      <w:divBdr>
        <w:top w:val="none" w:sz="0" w:space="0" w:color="auto"/>
        <w:left w:val="none" w:sz="0" w:space="0" w:color="auto"/>
        <w:bottom w:val="none" w:sz="0" w:space="0" w:color="auto"/>
        <w:right w:val="none" w:sz="0" w:space="0" w:color="auto"/>
      </w:divBdr>
    </w:div>
    <w:div w:id="807356436">
      <w:bodyDiv w:val="1"/>
      <w:marLeft w:val="0"/>
      <w:marRight w:val="0"/>
      <w:marTop w:val="0"/>
      <w:marBottom w:val="0"/>
      <w:divBdr>
        <w:top w:val="none" w:sz="0" w:space="0" w:color="auto"/>
        <w:left w:val="none" w:sz="0" w:space="0" w:color="auto"/>
        <w:bottom w:val="none" w:sz="0" w:space="0" w:color="auto"/>
        <w:right w:val="none" w:sz="0" w:space="0" w:color="auto"/>
      </w:divBdr>
    </w:div>
    <w:div w:id="807357963">
      <w:marLeft w:val="0"/>
      <w:marRight w:val="0"/>
      <w:marTop w:val="0"/>
      <w:marBottom w:val="0"/>
      <w:divBdr>
        <w:top w:val="none" w:sz="0" w:space="0" w:color="auto"/>
        <w:left w:val="none" w:sz="0" w:space="0" w:color="auto"/>
        <w:bottom w:val="none" w:sz="0" w:space="0" w:color="auto"/>
        <w:right w:val="none" w:sz="0" w:space="0" w:color="auto"/>
      </w:divBdr>
    </w:div>
    <w:div w:id="807403585">
      <w:marLeft w:val="0"/>
      <w:marRight w:val="0"/>
      <w:marTop w:val="0"/>
      <w:marBottom w:val="0"/>
      <w:divBdr>
        <w:top w:val="none" w:sz="0" w:space="0" w:color="auto"/>
        <w:left w:val="none" w:sz="0" w:space="0" w:color="auto"/>
        <w:bottom w:val="none" w:sz="0" w:space="0" w:color="auto"/>
        <w:right w:val="none" w:sz="0" w:space="0" w:color="auto"/>
      </w:divBdr>
    </w:div>
    <w:div w:id="807432120">
      <w:marLeft w:val="0"/>
      <w:marRight w:val="0"/>
      <w:marTop w:val="0"/>
      <w:marBottom w:val="0"/>
      <w:divBdr>
        <w:top w:val="none" w:sz="0" w:space="0" w:color="auto"/>
        <w:left w:val="none" w:sz="0" w:space="0" w:color="auto"/>
        <w:bottom w:val="none" w:sz="0" w:space="0" w:color="auto"/>
        <w:right w:val="none" w:sz="0" w:space="0" w:color="auto"/>
      </w:divBdr>
    </w:div>
    <w:div w:id="807479273">
      <w:marLeft w:val="0"/>
      <w:marRight w:val="0"/>
      <w:marTop w:val="0"/>
      <w:marBottom w:val="0"/>
      <w:divBdr>
        <w:top w:val="none" w:sz="0" w:space="0" w:color="auto"/>
        <w:left w:val="none" w:sz="0" w:space="0" w:color="auto"/>
        <w:bottom w:val="none" w:sz="0" w:space="0" w:color="auto"/>
        <w:right w:val="none" w:sz="0" w:space="0" w:color="auto"/>
      </w:divBdr>
    </w:div>
    <w:div w:id="807480786">
      <w:marLeft w:val="0"/>
      <w:marRight w:val="0"/>
      <w:marTop w:val="0"/>
      <w:marBottom w:val="0"/>
      <w:divBdr>
        <w:top w:val="none" w:sz="0" w:space="0" w:color="auto"/>
        <w:left w:val="none" w:sz="0" w:space="0" w:color="auto"/>
        <w:bottom w:val="none" w:sz="0" w:space="0" w:color="auto"/>
        <w:right w:val="none" w:sz="0" w:space="0" w:color="auto"/>
      </w:divBdr>
    </w:div>
    <w:div w:id="807629367">
      <w:marLeft w:val="0"/>
      <w:marRight w:val="0"/>
      <w:marTop w:val="0"/>
      <w:marBottom w:val="0"/>
      <w:divBdr>
        <w:top w:val="none" w:sz="0" w:space="0" w:color="auto"/>
        <w:left w:val="none" w:sz="0" w:space="0" w:color="auto"/>
        <w:bottom w:val="none" w:sz="0" w:space="0" w:color="auto"/>
        <w:right w:val="none" w:sz="0" w:space="0" w:color="auto"/>
      </w:divBdr>
    </w:div>
    <w:div w:id="807631490">
      <w:marLeft w:val="0"/>
      <w:marRight w:val="0"/>
      <w:marTop w:val="0"/>
      <w:marBottom w:val="0"/>
      <w:divBdr>
        <w:top w:val="none" w:sz="0" w:space="0" w:color="auto"/>
        <w:left w:val="none" w:sz="0" w:space="0" w:color="auto"/>
        <w:bottom w:val="none" w:sz="0" w:space="0" w:color="auto"/>
        <w:right w:val="none" w:sz="0" w:space="0" w:color="auto"/>
      </w:divBdr>
    </w:div>
    <w:div w:id="807669977">
      <w:marLeft w:val="0"/>
      <w:marRight w:val="0"/>
      <w:marTop w:val="0"/>
      <w:marBottom w:val="0"/>
      <w:divBdr>
        <w:top w:val="none" w:sz="0" w:space="0" w:color="auto"/>
        <w:left w:val="none" w:sz="0" w:space="0" w:color="auto"/>
        <w:bottom w:val="none" w:sz="0" w:space="0" w:color="auto"/>
        <w:right w:val="none" w:sz="0" w:space="0" w:color="auto"/>
      </w:divBdr>
    </w:div>
    <w:div w:id="807867938">
      <w:marLeft w:val="0"/>
      <w:marRight w:val="0"/>
      <w:marTop w:val="0"/>
      <w:marBottom w:val="0"/>
      <w:divBdr>
        <w:top w:val="none" w:sz="0" w:space="0" w:color="auto"/>
        <w:left w:val="none" w:sz="0" w:space="0" w:color="auto"/>
        <w:bottom w:val="none" w:sz="0" w:space="0" w:color="auto"/>
        <w:right w:val="none" w:sz="0" w:space="0" w:color="auto"/>
      </w:divBdr>
    </w:div>
    <w:div w:id="807934107">
      <w:marLeft w:val="0"/>
      <w:marRight w:val="0"/>
      <w:marTop w:val="0"/>
      <w:marBottom w:val="0"/>
      <w:divBdr>
        <w:top w:val="none" w:sz="0" w:space="0" w:color="auto"/>
        <w:left w:val="none" w:sz="0" w:space="0" w:color="auto"/>
        <w:bottom w:val="none" w:sz="0" w:space="0" w:color="auto"/>
        <w:right w:val="none" w:sz="0" w:space="0" w:color="auto"/>
      </w:divBdr>
    </w:div>
    <w:div w:id="807937759">
      <w:marLeft w:val="0"/>
      <w:marRight w:val="0"/>
      <w:marTop w:val="0"/>
      <w:marBottom w:val="0"/>
      <w:divBdr>
        <w:top w:val="none" w:sz="0" w:space="0" w:color="auto"/>
        <w:left w:val="none" w:sz="0" w:space="0" w:color="auto"/>
        <w:bottom w:val="none" w:sz="0" w:space="0" w:color="auto"/>
        <w:right w:val="none" w:sz="0" w:space="0" w:color="auto"/>
      </w:divBdr>
    </w:div>
    <w:div w:id="808017087">
      <w:marLeft w:val="0"/>
      <w:marRight w:val="0"/>
      <w:marTop w:val="0"/>
      <w:marBottom w:val="0"/>
      <w:divBdr>
        <w:top w:val="none" w:sz="0" w:space="0" w:color="auto"/>
        <w:left w:val="none" w:sz="0" w:space="0" w:color="auto"/>
        <w:bottom w:val="none" w:sz="0" w:space="0" w:color="auto"/>
        <w:right w:val="none" w:sz="0" w:space="0" w:color="auto"/>
      </w:divBdr>
    </w:div>
    <w:div w:id="808060462">
      <w:marLeft w:val="0"/>
      <w:marRight w:val="0"/>
      <w:marTop w:val="0"/>
      <w:marBottom w:val="0"/>
      <w:divBdr>
        <w:top w:val="none" w:sz="0" w:space="0" w:color="auto"/>
        <w:left w:val="none" w:sz="0" w:space="0" w:color="auto"/>
        <w:bottom w:val="none" w:sz="0" w:space="0" w:color="auto"/>
        <w:right w:val="none" w:sz="0" w:space="0" w:color="auto"/>
      </w:divBdr>
    </w:div>
    <w:div w:id="808090302">
      <w:marLeft w:val="0"/>
      <w:marRight w:val="0"/>
      <w:marTop w:val="0"/>
      <w:marBottom w:val="0"/>
      <w:divBdr>
        <w:top w:val="none" w:sz="0" w:space="0" w:color="auto"/>
        <w:left w:val="none" w:sz="0" w:space="0" w:color="auto"/>
        <w:bottom w:val="none" w:sz="0" w:space="0" w:color="auto"/>
        <w:right w:val="none" w:sz="0" w:space="0" w:color="auto"/>
      </w:divBdr>
    </w:div>
    <w:div w:id="808091231">
      <w:marLeft w:val="0"/>
      <w:marRight w:val="0"/>
      <w:marTop w:val="0"/>
      <w:marBottom w:val="0"/>
      <w:divBdr>
        <w:top w:val="none" w:sz="0" w:space="0" w:color="auto"/>
        <w:left w:val="none" w:sz="0" w:space="0" w:color="auto"/>
        <w:bottom w:val="none" w:sz="0" w:space="0" w:color="auto"/>
        <w:right w:val="none" w:sz="0" w:space="0" w:color="auto"/>
      </w:divBdr>
    </w:div>
    <w:div w:id="808127722">
      <w:marLeft w:val="0"/>
      <w:marRight w:val="0"/>
      <w:marTop w:val="0"/>
      <w:marBottom w:val="0"/>
      <w:divBdr>
        <w:top w:val="none" w:sz="0" w:space="0" w:color="auto"/>
        <w:left w:val="none" w:sz="0" w:space="0" w:color="auto"/>
        <w:bottom w:val="none" w:sz="0" w:space="0" w:color="auto"/>
        <w:right w:val="none" w:sz="0" w:space="0" w:color="auto"/>
      </w:divBdr>
    </w:div>
    <w:div w:id="808127940">
      <w:marLeft w:val="0"/>
      <w:marRight w:val="0"/>
      <w:marTop w:val="0"/>
      <w:marBottom w:val="0"/>
      <w:divBdr>
        <w:top w:val="none" w:sz="0" w:space="0" w:color="auto"/>
        <w:left w:val="none" w:sz="0" w:space="0" w:color="auto"/>
        <w:bottom w:val="none" w:sz="0" w:space="0" w:color="auto"/>
        <w:right w:val="none" w:sz="0" w:space="0" w:color="auto"/>
      </w:divBdr>
    </w:div>
    <w:div w:id="808211771">
      <w:marLeft w:val="0"/>
      <w:marRight w:val="0"/>
      <w:marTop w:val="0"/>
      <w:marBottom w:val="0"/>
      <w:divBdr>
        <w:top w:val="none" w:sz="0" w:space="0" w:color="auto"/>
        <w:left w:val="none" w:sz="0" w:space="0" w:color="auto"/>
        <w:bottom w:val="none" w:sz="0" w:space="0" w:color="auto"/>
        <w:right w:val="none" w:sz="0" w:space="0" w:color="auto"/>
      </w:divBdr>
    </w:div>
    <w:div w:id="808321855">
      <w:marLeft w:val="0"/>
      <w:marRight w:val="0"/>
      <w:marTop w:val="0"/>
      <w:marBottom w:val="0"/>
      <w:divBdr>
        <w:top w:val="none" w:sz="0" w:space="0" w:color="auto"/>
        <w:left w:val="none" w:sz="0" w:space="0" w:color="auto"/>
        <w:bottom w:val="none" w:sz="0" w:space="0" w:color="auto"/>
        <w:right w:val="none" w:sz="0" w:space="0" w:color="auto"/>
      </w:divBdr>
    </w:div>
    <w:div w:id="808478073">
      <w:marLeft w:val="0"/>
      <w:marRight w:val="0"/>
      <w:marTop w:val="0"/>
      <w:marBottom w:val="0"/>
      <w:divBdr>
        <w:top w:val="none" w:sz="0" w:space="0" w:color="auto"/>
        <w:left w:val="none" w:sz="0" w:space="0" w:color="auto"/>
        <w:bottom w:val="none" w:sz="0" w:space="0" w:color="auto"/>
        <w:right w:val="none" w:sz="0" w:space="0" w:color="auto"/>
      </w:divBdr>
    </w:div>
    <w:div w:id="808521419">
      <w:marLeft w:val="0"/>
      <w:marRight w:val="0"/>
      <w:marTop w:val="0"/>
      <w:marBottom w:val="0"/>
      <w:divBdr>
        <w:top w:val="none" w:sz="0" w:space="0" w:color="auto"/>
        <w:left w:val="none" w:sz="0" w:space="0" w:color="auto"/>
        <w:bottom w:val="none" w:sz="0" w:space="0" w:color="auto"/>
        <w:right w:val="none" w:sz="0" w:space="0" w:color="auto"/>
      </w:divBdr>
    </w:div>
    <w:div w:id="808592648">
      <w:marLeft w:val="0"/>
      <w:marRight w:val="0"/>
      <w:marTop w:val="0"/>
      <w:marBottom w:val="0"/>
      <w:divBdr>
        <w:top w:val="none" w:sz="0" w:space="0" w:color="auto"/>
        <w:left w:val="none" w:sz="0" w:space="0" w:color="auto"/>
        <w:bottom w:val="none" w:sz="0" w:space="0" w:color="auto"/>
        <w:right w:val="none" w:sz="0" w:space="0" w:color="auto"/>
      </w:divBdr>
    </w:div>
    <w:div w:id="808595775">
      <w:marLeft w:val="0"/>
      <w:marRight w:val="0"/>
      <w:marTop w:val="0"/>
      <w:marBottom w:val="0"/>
      <w:divBdr>
        <w:top w:val="none" w:sz="0" w:space="0" w:color="auto"/>
        <w:left w:val="none" w:sz="0" w:space="0" w:color="auto"/>
        <w:bottom w:val="none" w:sz="0" w:space="0" w:color="auto"/>
        <w:right w:val="none" w:sz="0" w:space="0" w:color="auto"/>
      </w:divBdr>
    </w:div>
    <w:div w:id="808787579">
      <w:marLeft w:val="0"/>
      <w:marRight w:val="0"/>
      <w:marTop w:val="0"/>
      <w:marBottom w:val="0"/>
      <w:divBdr>
        <w:top w:val="none" w:sz="0" w:space="0" w:color="auto"/>
        <w:left w:val="none" w:sz="0" w:space="0" w:color="auto"/>
        <w:bottom w:val="none" w:sz="0" w:space="0" w:color="auto"/>
        <w:right w:val="none" w:sz="0" w:space="0" w:color="auto"/>
      </w:divBdr>
    </w:div>
    <w:div w:id="808934029">
      <w:marLeft w:val="0"/>
      <w:marRight w:val="0"/>
      <w:marTop w:val="0"/>
      <w:marBottom w:val="0"/>
      <w:divBdr>
        <w:top w:val="none" w:sz="0" w:space="0" w:color="auto"/>
        <w:left w:val="none" w:sz="0" w:space="0" w:color="auto"/>
        <w:bottom w:val="none" w:sz="0" w:space="0" w:color="auto"/>
        <w:right w:val="none" w:sz="0" w:space="0" w:color="auto"/>
      </w:divBdr>
    </w:div>
    <w:div w:id="808941517">
      <w:marLeft w:val="0"/>
      <w:marRight w:val="0"/>
      <w:marTop w:val="0"/>
      <w:marBottom w:val="0"/>
      <w:divBdr>
        <w:top w:val="none" w:sz="0" w:space="0" w:color="auto"/>
        <w:left w:val="none" w:sz="0" w:space="0" w:color="auto"/>
        <w:bottom w:val="none" w:sz="0" w:space="0" w:color="auto"/>
        <w:right w:val="none" w:sz="0" w:space="0" w:color="auto"/>
      </w:divBdr>
    </w:div>
    <w:div w:id="808979160">
      <w:marLeft w:val="0"/>
      <w:marRight w:val="0"/>
      <w:marTop w:val="0"/>
      <w:marBottom w:val="0"/>
      <w:divBdr>
        <w:top w:val="none" w:sz="0" w:space="0" w:color="auto"/>
        <w:left w:val="none" w:sz="0" w:space="0" w:color="auto"/>
        <w:bottom w:val="none" w:sz="0" w:space="0" w:color="auto"/>
        <w:right w:val="none" w:sz="0" w:space="0" w:color="auto"/>
      </w:divBdr>
    </w:div>
    <w:div w:id="808983363">
      <w:marLeft w:val="0"/>
      <w:marRight w:val="0"/>
      <w:marTop w:val="0"/>
      <w:marBottom w:val="0"/>
      <w:divBdr>
        <w:top w:val="none" w:sz="0" w:space="0" w:color="auto"/>
        <w:left w:val="none" w:sz="0" w:space="0" w:color="auto"/>
        <w:bottom w:val="none" w:sz="0" w:space="0" w:color="auto"/>
        <w:right w:val="none" w:sz="0" w:space="0" w:color="auto"/>
      </w:divBdr>
    </w:div>
    <w:div w:id="809128183">
      <w:marLeft w:val="0"/>
      <w:marRight w:val="0"/>
      <w:marTop w:val="0"/>
      <w:marBottom w:val="0"/>
      <w:divBdr>
        <w:top w:val="none" w:sz="0" w:space="0" w:color="auto"/>
        <w:left w:val="none" w:sz="0" w:space="0" w:color="auto"/>
        <w:bottom w:val="none" w:sz="0" w:space="0" w:color="auto"/>
        <w:right w:val="none" w:sz="0" w:space="0" w:color="auto"/>
      </w:divBdr>
    </w:div>
    <w:div w:id="809132971">
      <w:marLeft w:val="0"/>
      <w:marRight w:val="0"/>
      <w:marTop w:val="0"/>
      <w:marBottom w:val="0"/>
      <w:divBdr>
        <w:top w:val="none" w:sz="0" w:space="0" w:color="auto"/>
        <w:left w:val="none" w:sz="0" w:space="0" w:color="auto"/>
        <w:bottom w:val="none" w:sz="0" w:space="0" w:color="auto"/>
        <w:right w:val="none" w:sz="0" w:space="0" w:color="auto"/>
      </w:divBdr>
    </w:div>
    <w:div w:id="809203891">
      <w:marLeft w:val="0"/>
      <w:marRight w:val="0"/>
      <w:marTop w:val="0"/>
      <w:marBottom w:val="0"/>
      <w:divBdr>
        <w:top w:val="none" w:sz="0" w:space="0" w:color="auto"/>
        <w:left w:val="none" w:sz="0" w:space="0" w:color="auto"/>
        <w:bottom w:val="none" w:sz="0" w:space="0" w:color="auto"/>
        <w:right w:val="none" w:sz="0" w:space="0" w:color="auto"/>
      </w:divBdr>
    </w:div>
    <w:div w:id="809251052">
      <w:marLeft w:val="0"/>
      <w:marRight w:val="0"/>
      <w:marTop w:val="0"/>
      <w:marBottom w:val="0"/>
      <w:divBdr>
        <w:top w:val="none" w:sz="0" w:space="0" w:color="auto"/>
        <w:left w:val="none" w:sz="0" w:space="0" w:color="auto"/>
        <w:bottom w:val="none" w:sz="0" w:space="0" w:color="auto"/>
        <w:right w:val="none" w:sz="0" w:space="0" w:color="auto"/>
      </w:divBdr>
    </w:div>
    <w:div w:id="809251454">
      <w:marLeft w:val="0"/>
      <w:marRight w:val="0"/>
      <w:marTop w:val="0"/>
      <w:marBottom w:val="0"/>
      <w:divBdr>
        <w:top w:val="none" w:sz="0" w:space="0" w:color="auto"/>
        <w:left w:val="none" w:sz="0" w:space="0" w:color="auto"/>
        <w:bottom w:val="none" w:sz="0" w:space="0" w:color="auto"/>
        <w:right w:val="none" w:sz="0" w:space="0" w:color="auto"/>
      </w:divBdr>
    </w:div>
    <w:div w:id="809370371">
      <w:marLeft w:val="0"/>
      <w:marRight w:val="0"/>
      <w:marTop w:val="0"/>
      <w:marBottom w:val="0"/>
      <w:divBdr>
        <w:top w:val="none" w:sz="0" w:space="0" w:color="auto"/>
        <w:left w:val="none" w:sz="0" w:space="0" w:color="auto"/>
        <w:bottom w:val="none" w:sz="0" w:space="0" w:color="auto"/>
        <w:right w:val="none" w:sz="0" w:space="0" w:color="auto"/>
      </w:divBdr>
    </w:div>
    <w:div w:id="809372200">
      <w:marLeft w:val="0"/>
      <w:marRight w:val="0"/>
      <w:marTop w:val="0"/>
      <w:marBottom w:val="0"/>
      <w:divBdr>
        <w:top w:val="none" w:sz="0" w:space="0" w:color="auto"/>
        <w:left w:val="none" w:sz="0" w:space="0" w:color="auto"/>
        <w:bottom w:val="none" w:sz="0" w:space="0" w:color="auto"/>
        <w:right w:val="none" w:sz="0" w:space="0" w:color="auto"/>
      </w:divBdr>
    </w:div>
    <w:div w:id="809396104">
      <w:marLeft w:val="0"/>
      <w:marRight w:val="0"/>
      <w:marTop w:val="0"/>
      <w:marBottom w:val="0"/>
      <w:divBdr>
        <w:top w:val="none" w:sz="0" w:space="0" w:color="auto"/>
        <w:left w:val="none" w:sz="0" w:space="0" w:color="auto"/>
        <w:bottom w:val="none" w:sz="0" w:space="0" w:color="auto"/>
        <w:right w:val="none" w:sz="0" w:space="0" w:color="auto"/>
      </w:divBdr>
    </w:div>
    <w:div w:id="809442936">
      <w:marLeft w:val="0"/>
      <w:marRight w:val="0"/>
      <w:marTop w:val="0"/>
      <w:marBottom w:val="0"/>
      <w:divBdr>
        <w:top w:val="none" w:sz="0" w:space="0" w:color="auto"/>
        <w:left w:val="none" w:sz="0" w:space="0" w:color="auto"/>
        <w:bottom w:val="none" w:sz="0" w:space="0" w:color="auto"/>
        <w:right w:val="none" w:sz="0" w:space="0" w:color="auto"/>
      </w:divBdr>
    </w:div>
    <w:div w:id="809593772">
      <w:marLeft w:val="0"/>
      <w:marRight w:val="0"/>
      <w:marTop w:val="0"/>
      <w:marBottom w:val="0"/>
      <w:divBdr>
        <w:top w:val="none" w:sz="0" w:space="0" w:color="auto"/>
        <w:left w:val="none" w:sz="0" w:space="0" w:color="auto"/>
        <w:bottom w:val="none" w:sz="0" w:space="0" w:color="auto"/>
        <w:right w:val="none" w:sz="0" w:space="0" w:color="auto"/>
      </w:divBdr>
    </w:div>
    <w:div w:id="809783204">
      <w:marLeft w:val="0"/>
      <w:marRight w:val="0"/>
      <w:marTop w:val="0"/>
      <w:marBottom w:val="0"/>
      <w:divBdr>
        <w:top w:val="none" w:sz="0" w:space="0" w:color="auto"/>
        <w:left w:val="none" w:sz="0" w:space="0" w:color="auto"/>
        <w:bottom w:val="none" w:sz="0" w:space="0" w:color="auto"/>
        <w:right w:val="none" w:sz="0" w:space="0" w:color="auto"/>
      </w:divBdr>
    </w:div>
    <w:div w:id="809789403">
      <w:marLeft w:val="0"/>
      <w:marRight w:val="0"/>
      <w:marTop w:val="0"/>
      <w:marBottom w:val="0"/>
      <w:divBdr>
        <w:top w:val="none" w:sz="0" w:space="0" w:color="auto"/>
        <w:left w:val="none" w:sz="0" w:space="0" w:color="auto"/>
        <w:bottom w:val="none" w:sz="0" w:space="0" w:color="auto"/>
        <w:right w:val="none" w:sz="0" w:space="0" w:color="auto"/>
      </w:divBdr>
    </w:div>
    <w:div w:id="809828838">
      <w:marLeft w:val="0"/>
      <w:marRight w:val="0"/>
      <w:marTop w:val="0"/>
      <w:marBottom w:val="0"/>
      <w:divBdr>
        <w:top w:val="none" w:sz="0" w:space="0" w:color="auto"/>
        <w:left w:val="none" w:sz="0" w:space="0" w:color="auto"/>
        <w:bottom w:val="none" w:sz="0" w:space="0" w:color="auto"/>
        <w:right w:val="none" w:sz="0" w:space="0" w:color="auto"/>
      </w:divBdr>
    </w:div>
    <w:div w:id="809830077">
      <w:marLeft w:val="0"/>
      <w:marRight w:val="0"/>
      <w:marTop w:val="0"/>
      <w:marBottom w:val="0"/>
      <w:divBdr>
        <w:top w:val="none" w:sz="0" w:space="0" w:color="auto"/>
        <w:left w:val="none" w:sz="0" w:space="0" w:color="auto"/>
        <w:bottom w:val="none" w:sz="0" w:space="0" w:color="auto"/>
        <w:right w:val="none" w:sz="0" w:space="0" w:color="auto"/>
      </w:divBdr>
    </w:div>
    <w:div w:id="809901735">
      <w:marLeft w:val="0"/>
      <w:marRight w:val="0"/>
      <w:marTop w:val="0"/>
      <w:marBottom w:val="0"/>
      <w:divBdr>
        <w:top w:val="none" w:sz="0" w:space="0" w:color="auto"/>
        <w:left w:val="none" w:sz="0" w:space="0" w:color="auto"/>
        <w:bottom w:val="none" w:sz="0" w:space="0" w:color="auto"/>
        <w:right w:val="none" w:sz="0" w:space="0" w:color="auto"/>
      </w:divBdr>
    </w:div>
    <w:div w:id="810051610">
      <w:marLeft w:val="0"/>
      <w:marRight w:val="0"/>
      <w:marTop w:val="0"/>
      <w:marBottom w:val="0"/>
      <w:divBdr>
        <w:top w:val="none" w:sz="0" w:space="0" w:color="auto"/>
        <w:left w:val="none" w:sz="0" w:space="0" w:color="auto"/>
        <w:bottom w:val="none" w:sz="0" w:space="0" w:color="auto"/>
        <w:right w:val="none" w:sz="0" w:space="0" w:color="auto"/>
      </w:divBdr>
    </w:div>
    <w:div w:id="810099184">
      <w:marLeft w:val="0"/>
      <w:marRight w:val="0"/>
      <w:marTop w:val="0"/>
      <w:marBottom w:val="0"/>
      <w:divBdr>
        <w:top w:val="none" w:sz="0" w:space="0" w:color="auto"/>
        <w:left w:val="none" w:sz="0" w:space="0" w:color="auto"/>
        <w:bottom w:val="none" w:sz="0" w:space="0" w:color="auto"/>
        <w:right w:val="none" w:sz="0" w:space="0" w:color="auto"/>
      </w:divBdr>
    </w:div>
    <w:div w:id="810101317">
      <w:marLeft w:val="0"/>
      <w:marRight w:val="0"/>
      <w:marTop w:val="0"/>
      <w:marBottom w:val="0"/>
      <w:divBdr>
        <w:top w:val="none" w:sz="0" w:space="0" w:color="auto"/>
        <w:left w:val="none" w:sz="0" w:space="0" w:color="auto"/>
        <w:bottom w:val="none" w:sz="0" w:space="0" w:color="auto"/>
        <w:right w:val="none" w:sz="0" w:space="0" w:color="auto"/>
      </w:divBdr>
    </w:div>
    <w:div w:id="810246773">
      <w:marLeft w:val="0"/>
      <w:marRight w:val="0"/>
      <w:marTop w:val="0"/>
      <w:marBottom w:val="0"/>
      <w:divBdr>
        <w:top w:val="none" w:sz="0" w:space="0" w:color="auto"/>
        <w:left w:val="none" w:sz="0" w:space="0" w:color="auto"/>
        <w:bottom w:val="none" w:sz="0" w:space="0" w:color="auto"/>
        <w:right w:val="none" w:sz="0" w:space="0" w:color="auto"/>
      </w:divBdr>
    </w:div>
    <w:div w:id="810247318">
      <w:marLeft w:val="0"/>
      <w:marRight w:val="0"/>
      <w:marTop w:val="0"/>
      <w:marBottom w:val="0"/>
      <w:divBdr>
        <w:top w:val="none" w:sz="0" w:space="0" w:color="auto"/>
        <w:left w:val="none" w:sz="0" w:space="0" w:color="auto"/>
        <w:bottom w:val="none" w:sz="0" w:space="0" w:color="auto"/>
        <w:right w:val="none" w:sz="0" w:space="0" w:color="auto"/>
      </w:divBdr>
    </w:div>
    <w:div w:id="810249943">
      <w:marLeft w:val="0"/>
      <w:marRight w:val="0"/>
      <w:marTop w:val="0"/>
      <w:marBottom w:val="0"/>
      <w:divBdr>
        <w:top w:val="none" w:sz="0" w:space="0" w:color="auto"/>
        <w:left w:val="none" w:sz="0" w:space="0" w:color="auto"/>
        <w:bottom w:val="none" w:sz="0" w:space="0" w:color="auto"/>
        <w:right w:val="none" w:sz="0" w:space="0" w:color="auto"/>
      </w:divBdr>
    </w:div>
    <w:div w:id="810287306">
      <w:marLeft w:val="0"/>
      <w:marRight w:val="0"/>
      <w:marTop w:val="0"/>
      <w:marBottom w:val="0"/>
      <w:divBdr>
        <w:top w:val="none" w:sz="0" w:space="0" w:color="auto"/>
        <w:left w:val="none" w:sz="0" w:space="0" w:color="auto"/>
        <w:bottom w:val="none" w:sz="0" w:space="0" w:color="auto"/>
        <w:right w:val="none" w:sz="0" w:space="0" w:color="auto"/>
      </w:divBdr>
    </w:div>
    <w:div w:id="810289698">
      <w:marLeft w:val="0"/>
      <w:marRight w:val="0"/>
      <w:marTop w:val="0"/>
      <w:marBottom w:val="0"/>
      <w:divBdr>
        <w:top w:val="none" w:sz="0" w:space="0" w:color="auto"/>
        <w:left w:val="none" w:sz="0" w:space="0" w:color="auto"/>
        <w:bottom w:val="none" w:sz="0" w:space="0" w:color="auto"/>
        <w:right w:val="none" w:sz="0" w:space="0" w:color="auto"/>
      </w:divBdr>
    </w:div>
    <w:div w:id="810295724">
      <w:marLeft w:val="0"/>
      <w:marRight w:val="0"/>
      <w:marTop w:val="0"/>
      <w:marBottom w:val="0"/>
      <w:divBdr>
        <w:top w:val="none" w:sz="0" w:space="0" w:color="auto"/>
        <w:left w:val="none" w:sz="0" w:space="0" w:color="auto"/>
        <w:bottom w:val="none" w:sz="0" w:space="0" w:color="auto"/>
        <w:right w:val="none" w:sz="0" w:space="0" w:color="auto"/>
      </w:divBdr>
    </w:div>
    <w:div w:id="810440541">
      <w:marLeft w:val="0"/>
      <w:marRight w:val="0"/>
      <w:marTop w:val="0"/>
      <w:marBottom w:val="0"/>
      <w:divBdr>
        <w:top w:val="none" w:sz="0" w:space="0" w:color="auto"/>
        <w:left w:val="none" w:sz="0" w:space="0" w:color="auto"/>
        <w:bottom w:val="none" w:sz="0" w:space="0" w:color="auto"/>
        <w:right w:val="none" w:sz="0" w:space="0" w:color="auto"/>
      </w:divBdr>
    </w:div>
    <w:div w:id="810484885">
      <w:marLeft w:val="0"/>
      <w:marRight w:val="0"/>
      <w:marTop w:val="0"/>
      <w:marBottom w:val="0"/>
      <w:divBdr>
        <w:top w:val="none" w:sz="0" w:space="0" w:color="auto"/>
        <w:left w:val="none" w:sz="0" w:space="0" w:color="auto"/>
        <w:bottom w:val="none" w:sz="0" w:space="0" w:color="auto"/>
        <w:right w:val="none" w:sz="0" w:space="0" w:color="auto"/>
      </w:divBdr>
    </w:div>
    <w:div w:id="810485668">
      <w:marLeft w:val="0"/>
      <w:marRight w:val="0"/>
      <w:marTop w:val="0"/>
      <w:marBottom w:val="0"/>
      <w:divBdr>
        <w:top w:val="none" w:sz="0" w:space="0" w:color="auto"/>
        <w:left w:val="none" w:sz="0" w:space="0" w:color="auto"/>
        <w:bottom w:val="none" w:sz="0" w:space="0" w:color="auto"/>
        <w:right w:val="none" w:sz="0" w:space="0" w:color="auto"/>
      </w:divBdr>
    </w:div>
    <w:div w:id="810486874">
      <w:marLeft w:val="0"/>
      <w:marRight w:val="0"/>
      <w:marTop w:val="0"/>
      <w:marBottom w:val="0"/>
      <w:divBdr>
        <w:top w:val="none" w:sz="0" w:space="0" w:color="auto"/>
        <w:left w:val="none" w:sz="0" w:space="0" w:color="auto"/>
        <w:bottom w:val="none" w:sz="0" w:space="0" w:color="auto"/>
        <w:right w:val="none" w:sz="0" w:space="0" w:color="auto"/>
      </w:divBdr>
    </w:div>
    <w:div w:id="810487424">
      <w:marLeft w:val="0"/>
      <w:marRight w:val="0"/>
      <w:marTop w:val="0"/>
      <w:marBottom w:val="0"/>
      <w:divBdr>
        <w:top w:val="none" w:sz="0" w:space="0" w:color="auto"/>
        <w:left w:val="none" w:sz="0" w:space="0" w:color="auto"/>
        <w:bottom w:val="none" w:sz="0" w:space="0" w:color="auto"/>
        <w:right w:val="none" w:sz="0" w:space="0" w:color="auto"/>
      </w:divBdr>
    </w:div>
    <w:div w:id="810514540">
      <w:marLeft w:val="0"/>
      <w:marRight w:val="0"/>
      <w:marTop w:val="0"/>
      <w:marBottom w:val="0"/>
      <w:divBdr>
        <w:top w:val="none" w:sz="0" w:space="0" w:color="auto"/>
        <w:left w:val="none" w:sz="0" w:space="0" w:color="auto"/>
        <w:bottom w:val="none" w:sz="0" w:space="0" w:color="auto"/>
        <w:right w:val="none" w:sz="0" w:space="0" w:color="auto"/>
      </w:divBdr>
    </w:div>
    <w:div w:id="810631272">
      <w:marLeft w:val="0"/>
      <w:marRight w:val="0"/>
      <w:marTop w:val="0"/>
      <w:marBottom w:val="0"/>
      <w:divBdr>
        <w:top w:val="none" w:sz="0" w:space="0" w:color="auto"/>
        <w:left w:val="none" w:sz="0" w:space="0" w:color="auto"/>
        <w:bottom w:val="none" w:sz="0" w:space="0" w:color="auto"/>
        <w:right w:val="none" w:sz="0" w:space="0" w:color="auto"/>
      </w:divBdr>
    </w:div>
    <w:div w:id="810633248">
      <w:marLeft w:val="0"/>
      <w:marRight w:val="0"/>
      <w:marTop w:val="0"/>
      <w:marBottom w:val="0"/>
      <w:divBdr>
        <w:top w:val="none" w:sz="0" w:space="0" w:color="auto"/>
        <w:left w:val="none" w:sz="0" w:space="0" w:color="auto"/>
        <w:bottom w:val="none" w:sz="0" w:space="0" w:color="auto"/>
        <w:right w:val="none" w:sz="0" w:space="0" w:color="auto"/>
      </w:divBdr>
    </w:div>
    <w:div w:id="810707300">
      <w:marLeft w:val="0"/>
      <w:marRight w:val="0"/>
      <w:marTop w:val="0"/>
      <w:marBottom w:val="0"/>
      <w:divBdr>
        <w:top w:val="none" w:sz="0" w:space="0" w:color="auto"/>
        <w:left w:val="none" w:sz="0" w:space="0" w:color="auto"/>
        <w:bottom w:val="none" w:sz="0" w:space="0" w:color="auto"/>
        <w:right w:val="none" w:sz="0" w:space="0" w:color="auto"/>
      </w:divBdr>
    </w:div>
    <w:div w:id="810755353">
      <w:marLeft w:val="0"/>
      <w:marRight w:val="0"/>
      <w:marTop w:val="0"/>
      <w:marBottom w:val="0"/>
      <w:divBdr>
        <w:top w:val="none" w:sz="0" w:space="0" w:color="auto"/>
        <w:left w:val="none" w:sz="0" w:space="0" w:color="auto"/>
        <w:bottom w:val="none" w:sz="0" w:space="0" w:color="auto"/>
        <w:right w:val="none" w:sz="0" w:space="0" w:color="auto"/>
      </w:divBdr>
    </w:div>
    <w:div w:id="810824759">
      <w:bodyDiv w:val="1"/>
      <w:marLeft w:val="0"/>
      <w:marRight w:val="0"/>
      <w:marTop w:val="0"/>
      <w:marBottom w:val="0"/>
      <w:divBdr>
        <w:top w:val="none" w:sz="0" w:space="0" w:color="auto"/>
        <w:left w:val="none" w:sz="0" w:space="0" w:color="auto"/>
        <w:bottom w:val="none" w:sz="0" w:space="0" w:color="auto"/>
        <w:right w:val="none" w:sz="0" w:space="0" w:color="auto"/>
      </w:divBdr>
    </w:div>
    <w:div w:id="810907360">
      <w:marLeft w:val="0"/>
      <w:marRight w:val="0"/>
      <w:marTop w:val="0"/>
      <w:marBottom w:val="0"/>
      <w:divBdr>
        <w:top w:val="none" w:sz="0" w:space="0" w:color="auto"/>
        <w:left w:val="none" w:sz="0" w:space="0" w:color="auto"/>
        <w:bottom w:val="none" w:sz="0" w:space="0" w:color="auto"/>
        <w:right w:val="none" w:sz="0" w:space="0" w:color="auto"/>
      </w:divBdr>
    </w:div>
    <w:div w:id="810949913">
      <w:marLeft w:val="0"/>
      <w:marRight w:val="0"/>
      <w:marTop w:val="0"/>
      <w:marBottom w:val="0"/>
      <w:divBdr>
        <w:top w:val="none" w:sz="0" w:space="0" w:color="auto"/>
        <w:left w:val="none" w:sz="0" w:space="0" w:color="auto"/>
        <w:bottom w:val="none" w:sz="0" w:space="0" w:color="auto"/>
        <w:right w:val="none" w:sz="0" w:space="0" w:color="auto"/>
      </w:divBdr>
    </w:div>
    <w:div w:id="810951269">
      <w:marLeft w:val="0"/>
      <w:marRight w:val="0"/>
      <w:marTop w:val="0"/>
      <w:marBottom w:val="0"/>
      <w:divBdr>
        <w:top w:val="none" w:sz="0" w:space="0" w:color="auto"/>
        <w:left w:val="none" w:sz="0" w:space="0" w:color="auto"/>
        <w:bottom w:val="none" w:sz="0" w:space="0" w:color="auto"/>
        <w:right w:val="none" w:sz="0" w:space="0" w:color="auto"/>
      </w:divBdr>
    </w:div>
    <w:div w:id="811019499">
      <w:marLeft w:val="0"/>
      <w:marRight w:val="0"/>
      <w:marTop w:val="0"/>
      <w:marBottom w:val="0"/>
      <w:divBdr>
        <w:top w:val="none" w:sz="0" w:space="0" w:color="auto"/>
        <w:left w:val="none" w:sz="0" w:space="0" w:color="auto"/>
        <w:bottom w:val="none" w:sz="0" w:space="0" w:color="auto"/>
        <w:right w:val="none" w:sz="0" w:space="0" w:color="auto"/>
      </w:divBdr>
    </w:div>
    <w:div w:id="811097069">
      <w:marLeft w:val="0"/>
      <w:marRight w:val="0"/>
      <w:marTop w:val="0"/>
      <w:marBottom w:val="0"/>
      <w:divBdr>
        <w:top w:val="none" w:sz="0" w:space="0" w:color="auto"/>
        <w:left w:val="none" w:sz="0" w:space="0" w:color="auto"/>
        <w:bottom w:val="none" w:sz="0" w:space="0" w:color="auto"/>
        <w:right w:val="none" w:sz="0" w:space="0" w:color="auto"/>
      </w:divBdr>
    </w:div>
    <w:div w:id="811099033">
      <w:marLeft w:val="0"/>
      <w:marRight w:val="0"/>
      <w:marTop w:val="0"/>
      <w:marBottom w:val="0"/>
      <w:divBdr>
        <w:top w:val="none" w:sz="0" w:space="0" w:color="auto"/>
        <w:left w:val="none" w:sz="0" w:space="0" w:color="auto"/>
        <w:bottom w:val="none" w:sz="0" w:space="0" w:color="auto"/>
        <w:right w:val="none" w:sz="0" w:space="0" w:color="auto"/>
      </w:divBdr>
    </w:div>
    <w:div w:id="811142251">
      <w:marLeft w:val="0"/>
      <w:marRight w:val="0"/>
      <w:marTop w:val="0"/>
      <w:marBottom w:val="0"/>
      <w:divBdr>
        <w:top w:val="none" w:sz="0" w:space="0" w:color="auto"/>
        <w:left w:val="none" w:sz="0" w:space="0" w:color="auto"/>
        <w:bottom w:val="none" w:sz="0" w:space="0" w:color="auto"/>
        <w:right w:val="none" w:sz="0" w:space="0" w:color="auto"/>
      </w:divBdr>
    </w:div>
    <w:div w:id="811142902">
      <w:marLeft w:val="0"/>
      <w:marRight w:val="0"/>
      <w:marTop w:val="0"/>
      <w:marBottom w:val="0"/>
      <w:divBdr>
        <w:top w:val="none" w:sz="0" w:space="0" w:color="auto"/>
        <w:left w:val="none" w:sz="0" w:space="0" w:color="auto"/>
        <w:bottom w:val="none" w:sz="0" w:space="0" w:color="auto"/>
        <w:right w:val="none" w:sz="0" w:space="0" w:color="auto"/>
      </w:divBdr>
    </w:div>
    <w:div w:id="811214289">
      <w:marLeft w:val="0"/>
      <w:marRight w:val="0"/>
      <w:marTop w:val="0"/>
      <w:marBottom w:val="0"/>
      <w:divBdr>
        <w:top w:val="none" w:sz="0" w:space="0" w:color="auto"/>
        <w:left w:val="none" w:sz="0" w:space="0" w:color="auto"/>
        <w:bottom w:val="none" w:sz="0" w:space="0" w:color="auto"/>
        <w:right w:val="none" w:sz="0" w:space="0" w:color="auto"/>
      </w:divBdr>
    </w:div>
    <w:div w:id="811289676">
      <w:marLeft w:val="0"/>
      <w:marRight w:val="0"/>
      <w:marTop w:val="0"/>
      <w:marBottom w:val="0"/>
      <w:divBdr>
        <w:top w:val="none" w:sz="0" w:space="0" w:color="auto"/>
        <w:left w:val="none" w:sz="0" w:space="0" w:color="auto"/>
        <w:bottom w:val="none" w:sz="0" w:space="0" w:color="auto"/>
        <w:right w:val="none" w:sz="0" w:space="0" w:color="auto"/>
      </w:divBdr>
    </w:div>
    <w:div w:id="811294918">
      <w:marLeft w:val="0"/>
      <w:marRight w:val="0"/>
      <w:marTop w:val="0"/>
      <w:marBottom w:val="0"/>
      <w:divBdr>
        <w:top w:val="none" w:sz="0" w:space="0" w:color="auto"/>
        <w:left w:val="none" w:sz="0" w:space="0" w:color="auto"/>
        <w:bottom w:val="none" w:sz="0" w:space="0" w:color="auto"/>
        <w:right w:val="none" w:sz="0" w:space="0" w:color="auto"/>
      </w:divBdr>
    </w:div>
    <w:div w:id="811336611">
      <w:marLeft w:val="0"/>
      <w:marRight w:val="0"/>
      <w:marTop w:val="0"/>
      <w:marBottom w:val="0"/>
      <w:divBdr>
        <w:top w:val="none" w:sz="0" w:space="0" w:color="auto"/>
        <w:left w:val="none" w:sz="0" w:space="0" w:color="auto"/>
        <w:bottom w:val="none" w:sz="0" w:space="0" w:color="auto"/>
        <w:right w:val="none" w:sz="0" w:space="0" w:color="auto"/>
      </w:divBdr>
    </w:div>
    <w:div w:id="811361734">
      <w:marLeft w:val="0"/>
      <w:marRight w:val="0"/>
      <w:marTop w:val="0"/>
      <w:marBottom w:val="0"/>
      <w:divBdr>
        <w:top w:val="none" w:sz="0" w:space="0" w:color="auto"/>
        <w:left w:val="none" w:sz="0" w:space="0" w:color="auto"/>
        <w:bottom w:val="none" w:sz="0" w:space="0" w:color="auto"/>
        <w:right w:val="none" w:sz="0" w:space="0" w:color="auto"/>
      </w:divBdr>
    </w:div>
    <w:div w:id="811361983">
      <w:marLeft w:val="0"/>
      <w:marRight w:val="0"/>
      <w:marTop w:val="0"/>
      <w:marBottom w:val="0"/>
      <w:divBdr>
        <w:top w:val="none" w:sz="0" w:space="0" w:color="auto"/>
        <w:left w:val="none" w:sz="0" w:space="0" w:color="auto"/>
        <w:bottom w:val="none" w:sz="0" w:space="0" w:color="auto"/>
        <w:right w:val="none" w:sz="0" w:space="0" w:color="auto"/>
      </w:divBdr>
    </w:div>
    <w:div w:id="811363242">
      <w:marLeft w:val="0"/>
      <w:marRight w:val="0"/>
      <w:marTop w:val="0"/>
      <w:marBottom w:val="0"/>
      <w:divBdr>
        <w:top w:val="none" w:sz="0" w:space="0" w:color="auto"/>
        <w:left w:val="none" w:sz="0" w:space="0" w:color="auto"/>
        <w:bottom w:val="none" w:sz="0" w:space="0" w:color="auto"/>
        <w:right w:val="none" w:sz="0" w:space="0" w:color="auto"/>
      </w:divBdr>
    </w:div>
    <w:div w:id="811409772">
      <w:marLeft w:val="0"/>
      <w:marRight w:val="0"/>
      <w:marTop w:val="0"/>
      <w:marBottom w:val="0"/>
      <w:divBdr>
        <w:top w:val="none" w:sz="0" w:space="0" w:color="auto"/>
        <w:left w:val="none" w:sz="0" w:space="0" w:color="auto"/>
        <w:bottom w:val="none" w:sz="0" w:space="0" w:color="auto"/>
        <w:right w:val="none" w:sz="0" w:space="0" w:color="auto"/>
      </w:divBdr>
    </w:div>
    <w:div w:id="811554506">
      <w:bodyDiv w:val="1"/>
      <w:marLeft w:val="0"/>
      <w:marRight w:val="0"/>
      <w:marTop w:val="0"/>
      <w:marBottom w:val="0"/>
      <w:divBdr>
        <w:top w:val="none" w:sz="0" w:space="0" w:color="auto"/>
        <w:left w:val="none" w:sz="0" w:space="0" w:color="auto"/>
        <w:bottom w:val="none" w:sz="0" w:space="0" w:color="auto"/>
        <w:right w:val="none" w:sz="0" w:space="0" w:color="auto"/>
      </w:divBdr>
    </w:div>
    <w:div w:id="811563517">
      <w:marLeft w:val="0"/>
      <w:marRight w:val="0"/>
      <w:marTop w:val="0"/>
      <w:marBottom w:val="0"/>
      <w:divBdr>
        <w:top w:val="none" w:sz="0" w:space="0" w:color="auto"/>
        <w:left w:val="none" w:sz="0" w:space="0" w:color="auto"/>
        <w:bottom w:val="none" w:sz="0" w:space="0" w:color="auto"/>
        <w:right w:val="none" w:sz="0" w:space="0" w:color="auto"/>
      </w:divBdr>
    </w:div>
    <w:div w:id="811749892">
      <w:marLeft w:val="0"/>
      <w:marRight w:val="0"/>
      <w:marTop w:val="0"/>
      <w:marBottom w:val="0"/>
      <w:divBdr>
        <w:top w:val="none" w:sz="0" w:space="0" w:color="auto"/>
        <w:left w:val="none" w:sz="0" w:space="0" w:color="auto"/>
        <w:bottom w:val="none" w:sz="0" w:space="0" w:color="auto"/>
        <w:right w:val="none" w:sz="0" w:space="0" w:color="auto"/>
      </w:divBdr>
    </w:div>
    <w:div w:id="811869891">
      <w:marLeft w:val="0"/>
      <w:marRight w:val="0"/>
      <w:marTop w:val="0"/>
      <w:marBottom w:val="0"/>
      <w:divBdr>
        <w:top w:val="none" w:sz="0" w:space="0" w:color="auto"/>
        <w:left w:val="none" w:sz="0" w:space="0" w:color="auto"/>
        <w:bottom w:val="none" w:sz="0" w:space="0" w:color="auto"/>
        <w:right w:val="none" w:sz="0" w:space="0" w:color="auto"/>
      </w:divBdr>
    </w:div>
    <w:div w:id="811941506">
      <w:marLeft w:val="0"/>
      <w:marRight w:val="0"/>
      <w:marTop w:val="0"/>
      <w:marBottom w:val="0"/>
      <w:divBdr>
        <w:top w:val="none" w:sz="0" w:space="0" w:color="auto"/>
        <w:left w:val="none" w:sz="0" w:space="0" w:color="auto"/>
        <w:bottom w:val="none" w:sz="0" w:space="0" w:color="auto"/>
        <w:right w:val="none" w:sz="0" w:space="0" w:color="auto"/>
      </w:divBdr>
    </w:div>
    <w:div w:id="811991108">
      <w:marLeft w:val="0"/>
      <w:marRight w:val="0"/>
      <w:marTop w:val="0"/>
      <w:marBottom w:val="0"/>
      <w:divBdr>
        <w:top w:val="none" w:sz="0" w:space="0" w:color="auto"/>
        <w:left w:val="none" w:sz="0" w:space="0" w:color="auto"/>
        <w:bottom w:val="none" w:sz="0" w:space="0" w:color="auto"/>
        <w:right w:val="none" w:sz="0" w:space="0" w:color="auto"/>
      </w:divBdr>
    </w:div>
    <w:div w:id="811991383">
      <w:marLeft w:val="0"/>
      <w:marRight w:val="0"/>
      <w:marTop w:val="0"/>
      <w:marBottom w:val="0"/>
      <w:divBdr>
        <w:top w:val="none" w:sz="0" w:space="0" w:color="auto"/>
        <w:left w:val="none" w:sz="0" w:space="0" w:color="auto"/>
        <w:bottom w:val="none" w:sz="0" w:space="0" w:color="auto"/>
        <w:right w:val="none" w:sz="0" w:space="0" w:color="auto"/>
      </w:divBdr>
    </w:div>
    <w:div w:id="812211613">
      <w:marLeft w:val="0"/>
      <w:marRight w:val="0"/>
      <w:marTop w:val="0"/>
      <w:marBottom w:val="0"/>
      <w:divBdr>
        <w:top w:val="none" w:sz="0" w:space="0" w:color="auto"/>
        <w:left w:val="none" w:sz="0" w:space="0" w:color="auto"/>
        <w:bottom w:val="none" w:sz="0" w:space="0" w:color="auto"/>
        <w:right w:val="none" w:sz="0" w:space="0" w:color="auto"/>
      </w:divBdr>
    </w:div>
    <w:div w:id="812328045">
      <w:marLeft w:val="0"/>
      <w:marRight w:val="0"/>
      <w:marTop w:val="0"/>
      <w:marBottom w:val="0"/>
      <w:divBdr>
        <w:top w:val="none" w:sz="0" w:space="0" w:color="auto"/>
        <w:left w:val="none" w:sz="0" w:space="0" w:color="auto"/>
        <w:bottom w:val="none" w:sz="0" w:space="0" w:color="auto"/>
        <w:right w:val="none" w:sz="0" w:space="0" w:color="auto"/>
      </w:divBdr>
    </w:div>
    <w:div w:id="812406526">
      <w:marLeft w:val="0"/>
      <w:marRight w:val="0"/>
      <w:marTop w:val="0"/>
      <w:marBottom w:val="0"/>
      <w:divBdr>
        <w:top w:val="none" w:sz="0" w:space="0" w:color="auto"/>
        <w:left w:val="none" w:sz="0" w:space="0" w:color="auto"/>
        <w:bottom w:val="none" w:sz="0" w:space="0" w:color="auto"/>
        <w:right w:val="none" w:sz="0" w:space="0" w:color="auto"/>
      </w:divBdr>
    </w:div>
    <w:div w:id="812450219">
      <w:marLeft w:val="0"/>
      <w:marRight w:val="0"/>
      <w:marTop w:val="0"/>
      <w:marBottom w:val="0"/>
      <w:divBdr>
        <w:top w:val="none" w:sz="0" w:space="0" w:color="auto"/>
        <w:left w:val="none" w:sz="0" w:space="0" w:color="auto"/>
        <w:bottom w:val="none" w:sz="0" w:space="0" w:color="auto"/>
        <w:right w:val="none" w:sz="0" w:space="0" w:color="auto"/>
      </w:divBdr>
    </w:div>
    <w:div w:id="812453155">
      <w:marLeft w:val="0"/>
      <w:marRight w:val="0"/>
      <w:marTop w:val="0"/>
      <w:marBottom w:val="0"/>
      <w:divBdr>
        <w:top w:val="none" w:sz="0" w:space="0" w:color="auto"/>
        <w:left w:val="none" w:sz="0" w:space="0" w:color="auto"/>
        <w:bottom w:val="none" w:sz="0" w:space="0" w:color="auto"/>
        <w:right w:val="none" w:sz="0" w:space="0" w:color="auto"/>
      </w:divBdr>
    </w:div>
    <w:div w:id="812526800">
      <w:bodyDiv w:val="1"/>
      <w:marLeft w:val="0"/>
      <w:marRight w:val="0"/>
      <w:marTop w:val="0"/>
      <w:marBottom w:val="0"/>
      <w:divBdr>
        <w:top w:val="none" w:sz="0" w:space="0" w:color="auto"/>
        <w:left w:val="none" w:sz="0" w:space="0" w:color="auto"/>
        <w:bottom w:val="none" w:sz="0" w:space="0" w:color="auto"/>
        <w:right w:val="none" w:sz="0" w:space="0" w:color="auto"/>
      </w:divBdr>
    </w:div>
    <w:div w:id="812527985">
      <w:marLeft w:val="0"/>
      <w:marRight w:val="0"/>
      <w:marTop w:val="0"/>
      <w:marBottom w:val="0"/>
      <w:divBdr>
        <w:top w:val="none" w:sz="0" w:space="0" w:color="auto"/>
        <w:left w:val="none" w:sz="0" w:space="0" w:color="auto"/>
        <w:bottom w:val="none" w:sz="0" w:space="0" w:color="auto"/>
        <w:right w:val="none" w:sz="0" w:space="0" w:color="auto"/>
      </w:divBdr>
    </w:div>
    <w:div w:id="812528765">
      <w:marLeft w:val="0"/>
      <w:marRight w:val="0"/>
      <w:marTop w:val="0"/>
      <w:marBottom w:val="0"/>
      <w:divBdr>
        <w:top w:val="none" w:sz="0" w:space="0" w:color="auto"/>
        <w:left w:val="none" w:sz="0" w:space="0" w:color="auto"/>
        <w:bottom w:val="none" w:sz="0" w:space="0" w:color="auto"/>
        <w:right w:val="none" w:sz="0" w:space="0" w:color="auto"/>
      </w:divBdr>
    </w:div>
    <w:div w:id="812602111">
      <w:marLeft w:val="0"/>
      <w:marRight w:val="0"/>
      <w:marTop w:val="0"/>
      <w:marBottom w:val="0"/>
      <w:divBdr>
        <w:top w:val="none" w:sz="0" w:space="0" w:color="auto"/>
        <w:left w:val="none" w:sz="0" w:space="0" w:color="auto"/>
        <w:bottom w:val="none" w:sz="0" w:space="0" w:color="auto"/>
        <w:right w:val="none" w:sz="0" w:space="0" w:color="auto"/>
      </w:divBdr>
    </w:div>
    <w:div w:id="812602813">
      <w:marLeft w:val="0"/>
      <w:marRight w:val="0"/>
      <w:marTop w:val="0"/>
      <w:marBottom w:val="0"/>
      <w:divBdr>
        <w:top w:val="none" w:sz="0" w:space="0" w:color="auto"/>
        <w:left w:val="none" w:sz="0" w:space="0" w:color="auto"/>
        <w:bottom w:val="none" w:sz="0" w:space="0" w:color="auto"/>
        <w:right w:val="none" w:sz="0" w:space="0" w:color="auto"/>
      </w:divBdr>
    </w:div>
    <w:div w:id="812793565">
      <w:marLeft w:val="0"/>
      <w:marRight w:val="0"/>
      <w:marTop w:val="0"/>
      <w:marBottom w:val="0"/>
      <w:divBdr>
        <w:top w:val="none" w:sz="0" w:space="0" w:color="auto"/>
        <w:left w:val="none" w:sz="0" w:space="0" w:color="auto"/>
        <w:bottom w:val="none" w:sz="0" w:space="0" w:color="auto"/>
        <w:right w:val="none" w:sz="0" w:space="0" w:color="auto"/>
      </w:divBdr>
    </w:div>
    <w:div w:id="812912165">
      <w:marLeft w:val="0"/>
      <w:marRight w:val="0"/>
      <w:marTop w:val="0"/>
      <w:marBottom w:val="0"/>
      <w:divBdr>
        <w:top w:val="none" w:sz="0" w:space="0" w:color="auto"/>
        <w:left w:val="none" w:sz="0" w:space="0" w:color="auto"/>
        <w:bottom w:val="none" w:sz="0" w:space="0" w:color="auto"/>
        <w:right w:val="none" w:sz="0" w:space="0" w:color="auto"/>
      </w:divBdr>
    </w:div>
    <w:div w:id="812913822">
      <w:marLeft w:val="0"/>
      <w:marRight w:val="0"/>
      <w:marTop w:val="0"/>
      <w:marBottom w:val="0"/>
      <w:divBdr>
        <w:top w:val="none" w:sz="0" w:space="0" w:color="auto"/>
        <w:left w:val="none" w:sz="0" w:space="0" w:color="auto"/>
        <w:bottom w:val="none" w:sz="0" w:space="0" w:color="auto"/>
        <w:right w:val="none" w:sz="0" w:space="0" w:color="auto"/>
      </w:divBdr>
    </w:div>
    <w:div w:id="812986613">
      <w:marLeft w:val="0"/>
      <w:marRight w:val="0"/>
      <w:marTop w:val="0"/>
      <w:marBottom w:val="0"/>
      <w:divBdr>
        <w:top w:val="none" w:sz="0" w:space="0" w:color="auto"/>
        <w:left w:val="none" w:sz="0" w:space="0" w:color="auto"/>
        <w:bottom w:val="none" w:sz="0" w:space="0" w:color="auto"/>
        <w:right w:val="none" w:sz="0" w:space="0" w:color="auto"/>
      </w:divBdr>
    </w:div>
    <w:div w:id="812990797">
      <w:marLeft w:val="0"/>
      <w:marRight w:val="0"/>
      <w:marTop w:val="0"/>
      <w:marBottom w:val="0"/>
      <w:divBdr>
        <w:top w:val="none" w:sz="0" w:space="0" w:color="auto"/>
        <w:left w:val="none" w:sz="0" w:space="0" w:color="auto"/>
        <w:bottom w:val="none" w:sz="0" w:space="0" w:color="auto"/>
        <w:right w:val="none" w:sz="0" w:space="0" w:color="auto"/>
      </w:divBdr>
    </w:div>
    <w:div w:id="813059607">
      <w:marLeft w:val="0"/>
      <w:marRight w:val="0"/>
      <w:marTop w:val="0"/>
      <w:marBottom w:val="0"/>
      <w:divBdr>
        <w:top w:val="none" w:sz="0" w:space="0" w:color="auto"/>
        <w:left w:val="none" w:sz="0" w:space="0" w:color="auto"/>
        <w:bottom w:val="none" w:sz="0" w:space="0" w:color="auto"/>
        <w:right w:val="none" w:sz="0" w:space="0" w:color="auto"/>
      </w:divBdr>
    </w:div>
    <w:div w:id="813179095">
      <w:marLeft w:val="0"/>
      <w:marRight w:val="0"/>
      <w:marTop w:val="0"/>
      <w:marBottom w:val="0"/>
      <w:divBdr>
        <w:top w:val="none" w:sz="0" w:space="0" w:color="auto"/>
        <w:left w:val="none" w:sz="0" w:space="0" w:color="auto"/>
        <w:bottom w:val="none" w:sz="0" w:space="0" w:color="auto"/>
        <w:right w:val="none" w:sz="0" w:space="0" w:color="auto"/>
      </w:divBdr>
    </w:div>
    <w:div w:id="813179915">
      <w:marLeft w:val="0"/>
      <w:marRight w:val="0"/>
      <w:marTop w:val="0"/>
      <w:marBottom w:val="0"/>
      <w:divBdr>
        <w:top w:val="none" w:sz="0" w:space="0" w:color="auto"/>
        <w:left w:val="none" w:sz="0" w:space="0" w:color="auto"/>
        <w:bottom w:val="none" w:sz="0" w:space="0" w:color="auto"/>
        <w:right w:val="none" w:sz="0" w:space="0" w:color="auto"/>
      </w:divBdr>
    </w:div>
    <w:div w:id="813184395">
      <w:marLeft w:val="0"/>
      <w:marRight w:val="0"/>
      <w:marTop w:val="0"/>
      <w:marBottom w:val="0"/>
      <w:divBdr>
        <w:top w:val="none" w:sz="0" w:space="0" w:color="auto"/>
        <w:left w:val="none" w:sz="0" w:space="0" w:color="auto"/>
        <w:bottom w:val="none" w:sz="0" w:space="0" w:color="auto"/>
        <w:right w:val="none" w:sz="0" w:space="0" w:color="auto"/>
      </w:divBdr>
    </w:div>
    <w:div w:id="813257498">
      <w:bodyDiv w:val="1"/>
      <w:marLeft w:val="0"/>
      <w:marRight w:val="0"/>
      <w:marTop w:val="0"/>
      <w:marBottom w:val="0"/>
      <w:divBdr>
        <w:top w:val="none" w:sz="0" w:space="0" w:color="auto"/>
        <w:left w:val="none" w:sz="0" w:space="0" w:color="auto"/>
        <w:bottom w:val="none" w:sz="0" w:space="0" w:color="auto"/>
        <w:right w:val="none" w:sz="0" w:space="0" w:color="auto"/>
      </w:divBdr>
    </w:div>
    <w:div w:id="813326918">
      <w:marLeft w:val="0"/>
      <w:marRight w:val="0"/>
      <w:marTop w:val="0"/>
      <w:marBottom w:val="0"/>
      <w:divBdr>
        <w:top w:val="none" w:sz="0" w:space="0" w:color="auto"/>
        <w:left w:val="none" w:sz="0" w:space="0" w:color="auto"/>
        <w:bottom w:val="none" w:sz="0" w:space="0" w:color="auto"/>
        <w:right w:val="none" w:sz="0" w:space="0" w:color="auto"/>
      </w:divBdr>
    </w:div>
    <w:div w:id="813450897">
      <w:marLeft w:val="0"/>
      <w:marRight w:val="0"/>
      <w:marTop w:val="0"/>
      <w:marBottom w:val="0"/>
      <w:divBdr>
        <w:top w:val="none" w:sz="0" w:space="0" w:color="auto"/>
        <w:left w:val="none" w:sz="0" w:space="0" w:color="auto"/>
        <w:bottom w:val="none" w:sz="0" w:space="0" w:color="auto"/>
        <w:right w:val="none" w:sz="0" w:space="0" w:color="auto"/>
      </w:divBdr>
    </w:div>
    <w:div w:id="813641430">
      <w:marLeft w:val="0"/>
      <w:marRight w:val="0"/>
      <w:marTop w:val="0"/>
      <w:marBottom w:val="0"/>
      <w:divBdr>
        <w:top w:val="none" w:sz="0" w:space="0" w:color="auto"/>
        <w:left w:val="none" w:sz="0" w:space="0" w:color="auto"/>
        <w:bottom w:val="none" w:sz="0" w:space="0" w:color="auto"/>
        <w:right w:val="none" w:sz="0" w:space="0" w:color="auto"/>
      </w:divBdr>
    </w:div>
    <w:div w:id="813760693">
      <w:marLeft w:val="0"/>
      <w:marRight w:val="0"/>
      <w:marTop w:val="0"/>
      <w:marBottom w:val="0"/>
      <w:divBdr>
        <w:top w:val="none" w:sz="0" w:space="0" w:color="auto"/>
        <w:left w:val="none" w:sz="0" w:space="0" w:color="auto"/>
        <w:bottom w:val="none" w:sz="0" w:space="0" w:color="auto"/>
        <w:right w:val="none" w:sz="0" w:space="0" w:color="auto"/>
      </w:divBdr>
    </w:div>
    <w:div w:id="813840040">
      <w:marLeft w:val="0"/>
      <w:marRight w:val="0"/>
      <w:marTop w:val="0"/>
      <w:marBottom w:val="0"/>
      <w:divBdr>
        <w:top w:val="none" w:sz="0" w:space="0" w:color="auto"/>
        <w:left w:val="none" w:sz="0" w:space="0" w:color="auto"/>
        <w:bottom w:val="none" w:sz="0" w:space="0" w:color="auto"/>
        <w:right w:val="none" w:sz="0" w:space="0" w:color="auto"/>
      </w:divBdr>
    </w:div>
    <w:div w:id="813916260">
      <w:marLeft w:val="0"/>
      <w:marRight w:val="0"/>
      <w:marTop w:val="0"/>
      <w:marBottom w:val="0"/>
      <w:divBdr>
        <w:top w:val="none" w:sz="0" w:space="0" w:color="auto"/>
        <w:left w:val="none" w:sz="0" w:space="0" w:color="auto"/>
        <w:bottom w:val="none" w:sz="0" w:space="0" w:color="auto"/>
        <w:right w:val="none" w:sz="0" w:space="0" w:color="auto"/>
      </w:divBdr>
    </w:div>
    <w:div w:id="814027582">
      <w:marLeft w:val="0"/>
      <w:marRight w:val="0"/>
      <w:marTop w:val="0"/>
      <w:marBottom w:val="0"/>
      <w:divBdr>
        <w:top w:val="none" w:sz="0" w:space="0" w:color="auto"/>
        <w:left w:val="none" w:sz="0" w:space="0" w:color="auto"/>
        <w:bottom w:val="none" w:sz="0" w:space="0" w:color="auto"/>
        <w:right w:val="none" w:sz="0" w:space="0" w:color="auto"/>
      </w:divBdr>
    </w:div>
    <w:div w:id="814102049">
      <w:marLeft w:val="0"/>
      <w:marRight w:val="0"/>
      <w:marTop w:val="0"/>
      <w:marBottom w:val="0"/>
      <w:divBdr>
        <w:top w:val="none" w:sz="0" w:space="0" w:color="auto"/>
        <w:left w:val="none" w:sz="0" w:space="0" w:color="auto"/>
        <w:bottom w:val="none" w:sz="0" w:space="0" w:color="auto"/>
        <w:right w:val="none" w:sz="0" w:space="0" w:color="auto"/>
      </w:divBdr>
    </w:div>
    <w:div w:id="814103451">
      <w:marLeft w:val="0"/>
      <w:marRight w:val="0"/>
      <w:marTop w:val="0"/>
      <w:marBottom w:val="0"/>
      <w:divBdr>
        <w:top w:val="none" w:sz="0" w:space="0" w:color="auto"/>
        <w:left w:val="none" w:sz="0" w:space="0" w:color="auto"/>
        <w:bottom w:val="none" w:sz="0" w:space="0" w:color="auto"/>
        <w:right w:val="none" w:sz="0" w:space="0" w:color="auto"/>
      </w:divBdr>
    </w:div>
    <w:div w:id="814103556">
      <w:marLeft w:val="0"/>
      <w:marRight w:val="0"/>
      <w:marTop w:val="0"/>
      <w:marBottom w:val="0"/>
      <w:divBdr>
        <w:top w:val="none" w:sz="0" w:space="0" w:color="auto"/>
        <w:left w:val="none" w:sz="0" w:space="0" w:color="auto"/>
        <w:bottom w:val="none" w:sz="0" w:space="0" w:color="auto"/>
        <w:right w:val="none" w:sz="0" w:space="0" w:color="auto"/>
      </w:divBdr>
    </w:div>
    <w:div w:id="814106474">
      <w:marLeft w:val="0"/>
      <w:marRight w:val="0"/>
      <w:marTop w:val="0"/>
      <w:marBottom w:val="0"/>
      <w:divBdr>
        <w:top w:val="none" w:sz="0" w:space="0" w:color="auto"/>
        <w:left w:val="none" w:sz="0" w:space="0" w:color="auto"/>
        <w:bottom w:val="none" w:sz="0" w:space="0" w:color="auto"/>
        <w:right w:val="none" w:sz="0" w:space="0" w:color="auto"/>
      </w:divBdr>
    </w:div>
    <w:div w:id="814221984">
      <w:marLeft w:val="0"/>
      <w:marRight w:val="0"/>
      <w:marTop w:val="0"/>
      <w:marBottom w:val="0"/>
      <w:divBdr>
        <w:top w:val="none" w:sz="0" w:space="0" w:color="auto"/>
        <w:left w:val="none" w:sz="0" w:space="0" w:color="auto"/>
        <w:bottom w:val="none" w:sz="0" w:space="0" w:color="auto"/>
        <w:right w:val="none" w:sz="0" w:space="0" w:color="auto"/>
      </w:divBdr>
    </w:div>
    <w:div w:id="814295654">
      <w:marLeft w:val="0"/>
      <w:marRight w:val="0"/>
      <w:marTop w:val="0"/>
      <w:marBottom w:val="0"/>
      <w:divBdr>
        <w:top w:val="none" w:sz="0" w:space="0" w:color="auto"/>
        <w:left w:val="none" w:sz="0" w:space="0" w:color="auto"/>
        <w:bottom w:val="none" w:sz="0" w:space="0" w:color="auto"/>
        <w:right w:val="none" w:sz="0" w:space="0" w:color="auto"/>
      </w:divBdr>
    </w:div>
    <w:div w:id="814298881">
      <w:marLeft w:val="0"/>
      <w:marRight w:val="0"/>
      <w:marTop w:val="0"/>
      <w:marBottom w:val="0"/>
      <w:divBdr>
        <w:top w:val="none" w:sz="0" w:space="0" w:color="auto"/>
        <w:left w:val="none" w:sz="0" w:space="0" w:color="auto"/>
        <w:bottom w:val="none" w:sz="0" w:space="0" w:color="auto"/>
        <w:right w:val="none" w:sz="0" w:space="0" w:color="auto"/>
      </w:divBdr>
    </w:div>
    <w:div w:id="814417728">
      <w:marLeft w:val="0"/>
      <w:marRight w:val="0"/>
      <w:marTop w:val="0"/>
      <w:marBottom w:val="0"/>
      <w:divBdr>
        <w:top w:val="none" w:sz="0" w:space="0" w:color="auto"/>
        <w:left w:val="none" w:sz="0" w:space="0" w:color="auto"/>
        <w:bottom w:val="none" w:sz="0" w:space="0" w:color="auto"/>
        <w:right w:val="none" w:sz="0" w:space="0" w:color="auto"/>
      </w:divBdr>
    </w:div>
    <w:div w:id="814418333">
      <w:marLeft w:val="0"/>
      <w:marRight w:val="0"/>
      <w:marTop w:val="0"/>
      <w:marBottom w:val="0"/>
      <w:divBdr>
        <w:top w:val="none" w:sz="0" w:space="0" w:color="auto"/>
        <w:left w:val="none" w:sz="0" w:space="0" w:color="auto"/>
        <w:bottom w:val="none" w:sz="0" w:space="0" w:color="auto"/>
        <w:right w:val="none" w:sz="0" w:space="0" w:color="auto"/>
      </w:divBdr>
    </w:div>
    <w:div w:id="814446315">
      <w:marLeft w:val="0"/>
      <w:marRight w:val="0"/>
      <w:marTop w:val="0"/>
      <w:marBottom w:val="0"/>
      <w:divBdr>
        <w:top w:val="none" w:sz="0" w:space="0" w:color="auto"/>
        <w:left w:val="none" w:sz="0" w:space="0" w:color="auto"/>
        <w:bottom w:val="none" w:sz="0" w:space="0" w:color="auto"/>
        <w:right w:val="none" w:sz="0" w:space="0" w:color="auto"/>
      </w:divBdr>
    </w:div>
    <w:div w:id="814492393">
      <w:bodyDiv w:val="1"/>
      <w:marLeft w:val="0"/>
      <w:marRight w:val="0"/>
      <w:marTop w:val="0"/>
      <w:marBottom w:val="0"/>
      <w:divBdr>
        <w:top w:val="none" w:sz="0" w:space="0" w:color="auto"/>
        <w:left w:val="none" w:sz="0" w:space="0" w:color="auto"/>
        <w:bottom w:val="none" w:sz="0" w:space="0" w:color="auto"/>
        <w:right w:val="none" w:sz="0" w:space="0" w:color="auto"/>
      </w:divBdr>
    </w:div>
    <w:div w:id="814637700">
      <w:marLeft w:val="0"/>
      <w:marRight w:val="0"/>
      <w:marTop w:val="0"/>
      <w:marBottom w:val="0"/>
      <w:divBdr>
        <w:top w:val="none" w:sz="0" w:space="0" w:color="auto"/>
        <w:left w:val="none" w:sz="0" w:space="0" w:color="auto"/>
        <w:bottom w:val="none" w:sz="0" w:space="0" w:color="auto"/>
        <w:right w:val="none" w:sz="0" w:space="0" w:color="auto"/>
      </w:divBdr>
    </w:div>
    <w:div w:id="814640987">
      <w:marLeft w:val="0"/>
      <w:marRight w:val="0"/>
      <w:marTop w:val="0"/>
      <w:marBottom w:val="0"/>
      <w:divBdr>
        <w:top w:val="none" w:sz="0" w:space="0" w:color="auto"/>
        <w:left w:val="none" w:sz="0" w:space="0" w:color="auto"/>
        <w:bottom w:val="none" w:sz="0" w:space="0" w:color="auto"/>
        <w:right w:val="none" w:sz="0" w:space="0" w:color="auto"/>
      </w:divBdr>
    </w:div>
    <w:div w:id="814644254">
      <w:marLeft w:val="0"/>
      <w:marRight w:val="0"/>
      <w:marTop w:val="0"/>
      <w:marBottom w:val="0"/>
      <w:divBdr>
        <w:top w:val="none" w:sz="0" w:space="0" w:color="auto"/>
        <w:left w:val="none" w:sz="0" w:space="0" w:color="auto"/>
        <w:bottom w:val="none" w:sz="0" w:space="0" w:color="auto"/>
        <w:right w:val="none" w:sz="0" w:space="0" w:color="auto"/>
      </w:divBdr>
    </w:div>
    <w:div w:id="814685164">
      <w:bodyDiv w:val="1"/>
      <w:marLeft w:val="0"/>
      <w:marRight w:val="0"/>
      <w:marTop w:val="0"/>
      <w:marBottom w:val="0"/>
      <w:divBdr>
        <w:top w:val="none" w:sz="0" w:space="0" w:color="auto"/>
        <w:left w:val="none" w:sz="0" w:space="0" w:color="auto"/>
        <w:bottom w:val="none" w:sz="0" w:space="0" w:color="auto"/>
        <w:right w:val="none" w:sz="0" w:space="0" w:color="auto"/>
      </w:divBdr>
    </w:div>
    <w:div w:id="814689627">
      <w:marLeft w:val="0"/>
      <w:marRight w:val="0"/>
      <w:marTop w:val="0"/>
      <w:marBottom w:val="0"/>
      <w:divBdr>
        <w:top w:val="none" w:sz="0" w:space="0" w:color="auto"/>
        <w:left w:val="none" w:sz="0" w:space="0" w:color="auto"/>
        <w:bottom w:val="none" w:sz="0" w:space="0" w:color="auto"/>
        <w:right w:val="none" w:sz="0" w:space="0" w:color="auto"/>
      </w:divBdr>
    </w:div>
    <w:div w:id="814758840">
      <w:marLeft w:val="0"/>
      <w:marRight w:val="0"/>
      <w:marTop w:val="0"/>
      <w:marBottom w:val="0"/>
      <w:divBdr>
        <w:top w:val="none" w:sz="0" w:space="0" w:color="auto"/>
        <w:left w:val="none" w:sz="0" w:space="0" w:color="auto"/>
        <w:bottom w:val="none" w:sz="0" w:space="0" w:color="auto"/>
        <w:right w:val="none" w:sz="0" w:space="0" w:color="auto"/>
      </w:divBdr>
    </w:div>
    <w:div w:id="814760980">
      <w:marLeft w:val="0"/>
      <w:marRight w:val="0"/>
      <w:marTop w:val="0"/>
      <w:marBottom w:val="0"/>
      <w:divBdr>
        <w:top w:val="none" w:sz="0" w:space="0" w:color="auto"/>
        <w:left w:val="none" w:sz="0" w:space="0" w:color="auto"/>
        <w:bottom w:val="none" w:sz="0" w:space="0" w:color="auto"/>
        <w:right w:val="none" w:sz="0" w:space="0" w:color="auto"/>
      </w:divBdr>
    </w:div>
    <w:div w:id="814836929">
      <w:marLeft w:val="0"/>
      <w:marRight w:val="0"/>
      <w:marTop w:val="0"/>
      <w:marBottom w:val="0"/>
      <w:divBdr>
        <w:top w:val="none" w:sz="0" w:space="0" w:color="auto"/>
        <w:left w:val="none" w:sz="0" w:space="0" w:color="auto"/>
        <w:bottom w:val="none" w:sz="0" w:space="0" w:color="auto"/>
        <w:right w:val="none" w:sz="0" w:space="0" w:color="auto"/>
      </w:divBdr>
    </w:div>
    <w:div w:id="814840352">
      <w:marLeft w:val="0"/>
      <w:marRight w:val="0"/>
      <w:marTop w:val="0"/>
      <w:marBottom w:val="0"/>
      <w:divBdr>
        <w:top w:val="none" w:sz="0" w:space="0" w:color="auto"/>
        <w:left w:val="none" w:sz="0" w:space="0" w:color="auto"/>
        <w:bottom w:val="none" w:sz="0" w:space="0" w:color="auto"/>
        <w:right w:val="none" w:sz="0" w:space="0" w:color="auto"/>
      </w:divBdr>
    </w:div>
    <w:div w:id="814882282">
      <w:marLeft w:val="0"/>
      <w:marRight w:val="0"/>
      <w:marTop w:val="0"/>
      <w:marBottom w:val="0"/>
      <w:divBdr>
        <w:top w:val="none" w:sz="0" w:space="0" w:color="auto"/>
        <w:left w:val="none" w:sz="0" w:space="0" w:color="auto"/>
        <w:bottom w:val="none" w:sz="0" w:space="0" w:color="auto"/>
        <w:right w:val="none" w:sz="0" w:space="0" w:color="auto"/>
      </w:divBdr>
    </w:div>
    <w:div w:id="814949158">
      <w:marLeft w:val="0"/>
      <w:marRight w:val="0"/>
      <w:marTop w:val="0"/>
      <w:marBottom w:val="0"/>
      <w:divBdr>
        <w:top w:val="none" w:sz="0" w:space="0" w:color="auto"/>
        <w:left w:val="none" w:sz="0" w:space="0" w:color="auto"/>
        <w:bottom w:val="none" w:sz="0" w:space="0" w:color="auto"/>
        <w:right w:val="none" w:sz="0" w:space="0" w:color="auto"/>
      </w:divBdr>
    </w:div>
    <w:div w:id="814956243">
      <w:marLeft w:val="0"/>
      <w:marRight w:val="0"/>
      <w:marTop w:val="0"/>
      <w:marBottom w:val="0"/>
      <w:divBdr>
        <w:top w:val="none" w:sz="0" w:space="0" w:color="auto"/>
        <w:left w:val="none" w:sz="0" w:space="0" w:color="auto"/>
        <w:bottom w:val="none" w:sz="0" w:space="0" w:color="auto"/>
        <w:right w:val="none" w:sz="0" w:space="0" w:color="auto"/>
      </w:divBdr>
    </w:div>
    <w:div w:id="815030429">
      <w:marLeft w:val="0"/>
      <w:marRight w:val="0"/>
      <w:marTop w:val="0"/>
      <w:marBottom w:val="0"/>
      <w:divBdr>
        <w:top w:val="none" w:sz="0" w:space="0" w:color="auto"/>
        <w:left w:val="none" w:sz="0" w:space="0" w:color="auto"/>
        <w:bottom w:val="none" w:sz="0" w:space="0" w:color="auto"/>
        <w:right w:val="none" w:sz="0" w:space="0" w:color="auto"/>
      </w:divBdr>
    </w:div>
    <w:div w:id="815102529">
      <w:marLeft w:val="0"/>
      <w:marRight w:val="0"/>
      <w:marTop w:val="0"/>
      <w:marBottom w:val="0"/>
      <w:divBdr>
        <w:top w:val="none" w:sz="0" w:space="0" w:color="auto"/>
        <w:left w:val="none" w:sz="0" w:space="0" w:color="auto"/>
        <w:bottom w:val="none" w:sz="0" w:space="0" w:color="auto"/>
        <w:right w:val="none" w:sz="0" w:space="0" w:color="auto"/>
      </w:divBdr>
    </w:div>
    <w:div w:id="815142431">
      <w:marLeft w:val="0"/>
      <w:marRight w:val="0"/>
      <w:marTop w:val="0"/>
      <w:marBottom w:val="0"/>
      <w:divBdr>
        <w:top w:val="none" w:sz="0" w:space="0" w:color="auto"/>
        <w:left w:val="none" w:sz="0" w:space="0" w:color="auto"/>
        <w:bottom w:val="none" w:sz="0" w:space="0" w:color="auto"/>
        <w:right w:val="none" w:sz="0" w:space="0" w:color="auto"/>
      </w:divBdr>
    </w:div>
    <w:div w:id="815149339">
      <w:bodyDiv w:val="1"/>
      <w:marLeft w:val="0"/>
      <w:marRight w:val="0"/>
      <w:marTop w:val="0"/>
      <w:marBottom w:val="0"/>
      <w:divBdr>
        <w:top w:val="none" w:sz="0" w:space="0" w:color="auto"/>
        <w:left w:val="none" w:sz="0" w:space="0" w:color="auto"/>
        <w:bottom w:val="none" w:sz="0" w:space="0" w:color="auto"/>
        <w:right w:val="none" w:sz="0" w:space="0" w:color="auto"/>
      </w:divBdr>
    </w:div>
    <w:div w:id="815221959">
      <w:marLeft w:val="0"/>
      <w:marRight w:val="0"/>
      <w:marTop w:val="0"/>
      <w:marBottom w:val="0"/>
      <w:divBdr>
        <w:top w:val="none" w:sz="0" w:space="0" w:color="auto"/>
        <w:left w:val="none" w:sz="0" w:space="0" w:color="auto"/>
        <w:bottom w:val="none" w:sz="0" w:space="0" w:color="auto"/>
        <w:right w:val="none" w:sz="0" w:space="0" w:color="auto"/>
      </w:divBdr>
    </w:div>
    <w:div w:id="815293688">
      <w:marLeft w:val="0"/>
      <w:marRight w:val="0"/>
      <w:marTop w:val="0"/>
      <w:marBottom w:val="0"/>
      <w:divBdr>
        <w:top w:val="none" w:sz="0" w:space="0" w:color="auto"/>
        <w:left w:val="none" w:sz="0" w:space="0" w:color="auto"/>
        <w:bottom w:val="none" w:sz="0" w:space="0" w:color="auto"/>
        <w:right w:val="none" w:sz="0" w:space="0" w:color="auto"/>
      </w:divBdr>
    </w:div>
    <w:div w:id="815294499">
      <w:marLeft w:val="0"/>
      <w:marRight w:val="0"/>
      <w:marTop w:val="0"/>
      <w:marBottom w:val="0"/>
      <w:divBdr>
        <w:top w:val="none" w:sz="0" w:space="0" w:color="auto"/>
        <w:left w:val="none" w:sz="0" w:space="0" w:color="auto"/>
        <w:bottom w:val="none" w:sz="0" w:space="0" w:color="auto"/>
        <w:right w:val="none" w:sz="0" w:space="0" w:color="auto"/>
      </w:divBdr>
    </w:div>
    <w:div w:id="815296604">
      <w:marLeft w:val="0"/>
      <w:marRight w:val="0"/>
      <w:marTop w:val="0"/>
      <w:marBottom w:val="0"/>
      <w:divBdr>
        <w:top w:val="none" w:sz="0" w:space="0" w:color="auto"/>
        <w:left w:val="none" w:sz="0" w:space="0" w:color="auto"/>
        <w:bottom w:val="none" w:sz="0" w:space="0" w:color="auto"/>
        <w:right w:val="none" w:sz="0" w:space="0" w:color="auto"/>
      </w:divBdr>
    </w:div>
    <w:div w:id="815411032">
      <w:marLeft w:val="0"/>
      <w:marRight w:val="0"/>
      <w:marTop w:val="0"/>
      <w:marBottom w:val="0"/>
      <w:divBdr>
        <w:top w:val="none" w:sz="0" w:space="0" w:color="auto"/>
        <w:left w:val="none" w:sz="0" w:space="0" w:color="auto"/>
        <w:bottom w:val="none" w:sz="0" w:space="0" w:color="auto"/>
        <w:right w:val="none" w:sz="0" w:space="0" w:color="auto"/>
      </w:divBdr>
    </w:div>
    <w:div w:id="815536691">
      <w:marLeft w:val="0"/>
      <w:marRight w:val="0"/>
      <w:marTop w:val="0"/>
      <w:marBottom w:val="0"/>
      <w:divBdr>
        <w:top w:val="none" w:sz="0" w:space="0" w:color="auto"/>
        <w:left w:val="none" w:sz="0" w:space="0" w:color="auto"/>
        <w:bottom w:val="none" w:sz="0" w:space="0" w:color="auto"/>
        <w:right w:val="none" w:sz="0" w:space="0" w:color="auto"/>
      </w:divBdr>
    </w:div>
    <w:div w:id="815562659">
      <w:marLeft w:val="0"/>
      <w:marRight w:val="0"/>
      <w:marTop w:val="0"/>
      <w:marBottom w:val="0"/>
      <w:divBdr>
        <w:top w:val="none" w:sz="0" w:space="0" w:color="auto"/>
        <w:left w:val="none" w:sz="0" w:space="0" w:color="auto"/>
        <w:bottom w:val="none" w:sz="0" w:space="0" w:color="auto"/>
        <w:right w:val="none" w:sz="0" w:space="0" w:color="auto"/>
      </w:divBdr>
    </w:div>
    <w:div w:id="815604039">
      <w:marLeft w:val="0"/>
      <w:marRight w:val="0"/>
      <w:marTop w:val="0"/>
      <w:marBottom w:val="0"/>
      <w:divBdr>
        <w:top w:val="none" w:sz="0" w:space="0" w:color="auto"/>
        <w:left w:val="none" w:sz="0" w:space="0" w:color="auto"/>
        <w:bottom w:val="none" w:sz="0" w:space="0" w:color="auto"/>
        <w:right w:val="none" w:sz="0" w:space="0" w:color="auto"/>
      </w:divBdr>
    </w:div>
    <w:div w:id="815683835">
      <w:marLeft w:val="0"/>
      <w:marRight w:val="0"/>
      <w:marTop w:val="0"/>
      <w:marBottom w:val="0"/>
      <w:divBdr>
        <w:top w:val="none" w:sz="0" w:space="0" w:color="auto"/>
        <w:left w:val="none" w:sz="0" w:space="0" w:color="auto"/>
        <w:bottom w:val="none" w:sz="0" w:space="0" w:color="auto"/>
        <w:right w:val="none" w:sz="0" w:space="0" w:color="auto"/>
      </w:divBdr>
    </w:div>
    <w:div w:id="815688116">
      <w:marLeft w:val="0"/>
      <w:marRight w:val="0"/>
      <w:marTop w:val="0"/>
      <w:marBottom w:val="0"/>
      <w:divBdr>
        <w:top w:val="none" w:sz="0" w:space="0" w:color="auto"/>
        <w:left w:val="none" w:sz="0" w:space="0" w:color="auto"/>
        <w:bottom w:val="none" w:sz="0" w:space="0" w:color="auto"/>
        <w:right w:val="none" w:sz="0" w:space="0" w:color="auto"/>
      </w:divBdr>
    </w:div>
    <w:div w:id="815878482">
      <w:marLeft w:val="0"/>
      <w:marRight w:val="0"/>
      <w:marTop w:val="0"/>
      <w:marBottom w:val="0"/>
      <w:divBdr>
        <w:top w:val="none" w:sz="0" w:space="0" w:color="auto"/>
        <w:left w:val="none" w:sz="0" w:space="0" w:color="auto"/>
        <w:bottom w:val="none" w:sz="0" w:space="0" w:color="auto"/>
        <w:right w:val="none" w:sz="0" w:space="0" w:color="auto"/>
      </w:divBdr>
    </w:div>
    <w:div w:id="815948422">
      <w:marLeft w:val="0"/>
      <w:marRight w:val="0"/>
      <w:marTop w:val="0"/>
      <w:marBottom w:val="0"/>
      <w:divBdr>
        <w:top w:val="none" w:sz="0" w:space="0" w:color="auto"/>
        <w:left w:val="none" w:sz="0" w:space="0" w:color="auto"/>
        <w:bottom w:val="none" w:sz="0" w:space="0" w:color="auto"/>
        <w:right w:val="none" w:sz="0" w:space="0" w:color="auto"/>
      </w:divBdr>
    </w:div>
    <w:div w:id="815951072">
      <w:marLeft w:val="0"/>
      <w:marRight w:val="0"/>
      <w:marTop w:val="0"/>
      <w:marBottom w:val="0"/>
      <w:divBdr>
        <w:top w:val="none" w:sz="0" w:space="0" w:color="auto"/>
        <w:left w:val="none" w:sz="0" w:space="0" w:color="auto"/>
        <w:bottom w:val="none" w:sz="0" w:space="0" w:color="auto"/>
        <w:right w:val="none" w:sz="0" w:space="0" w:color="auto"/>
      </w:divBdr>
    </w:div>
    <w:div w:id="815993019">
      <w:marLeft w:val="0"/>
      <w:marRight w:val="0"/>
      <w:marTop w:val="0"/>
      <w:marBottom w:val="0"/>
      <w:divBdr>
        <w:top w:val="none" w:sz="0" w:space="0" w:color="auto"/>
        <w:left w:val="none" w:sz="0" w:space="0" w:color="auto"/>
        <w:bottom w:val="none" w:sz="0" w:space="0" w:color="auto"/>
        <w:right w:val="none" w:sz="0" w:space="0" w:color="auto"/>
      </w:divBdr>
    </w:div>
    <w:div w:id="815996216">
      <w:bodyDiv w:val="1"/>
      <w:marLeft w:val="0"/>
      <w:marRight w:val="0"/>
      <w:marTop w:val="0"/>
      <w:marBottom w:val="0"/>
      <w:divBdr>
        <w:top w:val="none" w:sz="0" w:space="0" w:color="auto"/>
        <w:left w:val="none" w:sz="0" w:space="0" w:color="auto"/>
        <w:bottom w:val="none" w:sz="0" w:space="0" w:color="auto"/>
        <w:right w:val="none" w:sz="0" w:space="0" w:color="auto"/>
      </w:divBdr>
    </w:div>
    <w:div w:id="816070955">
      <w:marLeft w:val="0"/>
      <w:marRight w:val="0"/>
      <w:marTop w:val="0"/>
      <w:marBottom w:val="0"/>
      <w:divBdr>
        <w:top w:val="none" w:sz="0" w:space="0" w:color="auto"/>
        <w:left w:val="none" w:sz="0" w:space="0" w:color="auto"/>
        <w:bottom w:val="none" w:sz="0" w:space="0" w:color="auto"/>
        <w:right w:val="none" w:sz="0" w:space="0" w:color="auto"/>
      </w:divBdr>
    </w:div>
    <w:div w:id="816071349">
      <w:marLeft w:val="0"/>
      <w:marRight w:val="0"/>
      <w:marTop w:val="0"/>
      <w:marBottom w:val="0"/>
      <w:divBdr>
        <w:top w:val="none" w:sz="0" w:space="0" w:color="auto"/>
        <w:left w:val="none" w:sz="0" w:space="0" w:color="auto"/>
        <w:bottom w:val="none" w:sz="0" w:space="0" w:color="auto"/>
        <w:right w:val="none" w:sz="0" w:space="0" w:color="auto"/>
      </w:divBdr>
    </w:div>
    <w:div w:id="816147271">
      <w:marLeft w:val="0"/>
      <w:marRight w:val="0"/>
      <w:marTop w:val="0"/>
      <w:marBottom w:val="0"/>
      <w:divBdr>
        <w:top w:val="none" w:sz="0" w:space="0" w:color="auto"/>
        <w:left w:val="none" w:sz="0" w:space="0" w:color="auto"/>
        <w:bottom w:val="none" w:sz="0" w:space="0" w:color="auto"/>
        <w:right w:val="none" w:sz="0" w:space="0" w:color="auto"/>
      </w:divBdr>
    </w:div>
    <w:div w:id="816191068">
      <w:marLeft w:val="0"/>
      <w:marRight w:val="0"/>
      <w:marTop w:val="0"/>
      <w:marBottom w:val="0"/>
      <w:divBdr>
        <w:top w:val="none" w:sz="0" w:space="0" w:color="auto"/>
        <w:left w:val="none" w:sz="0" w:space="0" w:color="auto"/>
        <w:bottom w:val="none" w:sz="0" w:space="0" w:color="auto"/>
        <w:right w:val="none" w:sz="0" w:space="0" w:color="auto"/>
      </w:divBdr>
    </w:div>
    <w:div w:id="816261594">
      <w:marLeft w:val="0"/>
      <w:marRight w:val="0"/>
      <w:marTop w:val="0"/>
      <w:marBottom w:val="0"/>
      <w:divBdr>
        <w:top w:val="none" w:sz="0" w:space="0" w:color="auto"/>
        <w:left w:val="none" w:sz="0" w:space="0" w:color="auto"/>
        <w:bottom w:val="none" w:sz="0" w:space="0" w:color="auto"/>
        <w:right w:val="none" w:sz="0" w:space="0" w:color="auto"/>
      </w:divBdr>
    </w:div>
    <w:div w:id="816336571">
      <w:marLeft w:val="0"/>
      <w:marRight w:val="0"/>
      <w:marTop w:val="0"/>
      <w:marBottom w:val="0"/>
      <w:divBdr>
        <w:top w:val="none" w:sz="0" w:space="0" w:color="auto"/>
        <w:left w:val="none" w:sz="0" w:space="0" w:color="auto"/>
        <w:bottom w:val="none" w:sz="0" w:space="0" w:color="auto"/>
        <w:right w:val="none" w:sz="0" w:space="0" w:color="auto"/>
      </w:divBdr>
    </w:div>
    <w:div w:id="816528073">
      <w:marLeft w:val="0"/>
      <w:marRight w:val="0"/>
      <w:marTop w:val="0"/>
      <w:marBottom w:val="0"/>
      <w:divBdr>
        <w:top w:val="none" w:sz="0" w:space="0" w:color="auto"/>
        <w:left w:val="none" w:sz="0" w:space="0" w:color="auto"/>
        <w:bottom w:val="none" w:sz="0" w:space="0" w:color="auto"/>
        <w:right w:val="none" w:sz="0" w:space="0" w:color="auto"/>
      </w:divBdr>
    </w:div>
    <w:div w:id="816604652">
      <w:marLeft w:val="0"/>
      <w:marRight w:val="0"/>
      <w:marTop w:val="0"/>
      <w:marBottom w:val="0"/>
      <w:divBdr>
        <w:top w:val="none" w:sz="0" w:space="0" w:color="auto"/>
        <w:left w:val="none" w:sz="0" w:space="0" w:color="auto"/>
        <w:bottom w:val="none" w:sz="0" w:space="0" w:color="auto"/>
        <w:right w:val="none" w:sz="0" w:space="0" w:color="auto"/>
      </w:divBdr>
    </w:div>
    <w:div w:id="816652056">
      <w:marLeft w:val="0"/>
      <w:marRight w:val="0"/>
      <w:marTop w:val="0"/>
      <w:marBottom w:val="0"/>
      <w:divBdr>
        <w:top w:val="none" w:sz="0" w:space="0" w:color="auto"/>
        <w:left w:val="none" w:sz="0" w:space="0" w:color="auto"/>
        <w:bottom w:val="none" w:sz="0" w:space="0" w:color="auto"/>
        <w:right w:val="none" w:sz="0" w:space="0" w:color="auto"/>
      </w:divBdr>
    </w:div>
    <w:div w:id="816722552">
      <w:marLeft w:val="0"/>
      <w:marRight w:val="0"/>
      <w:marTop w:val="0"/>
      <w:marBottom w:val="0"/>
      <w:divBdr>
        <w:top w:val="none" w:sz="0" w:space="0" w:color="auto"/>
        <w:left w:val="none" w:sz="0" w:space="0" w:color="auto"/>
        <w:bottom w:val="none" w:sz="0" w:space="0" w:color="auto"/>
        <w:right w:val="none" w:sz="0" w:space="0" w:color="auto"/>
      </w:divBdr>
    </w:div>
    <w:div w:id="816848157">
      <w:marLeft w:val="0"/>
      <w:marRight w:val="0"/>
      <w:marTop w:val="0"/>
      <w:marBottom w:val="0"/>
      <w:divBdr>
        <w:top w:val="none" w:sz="0" w:space="0" w:color="auto"/>
        <w:left w:val="none" w:sz="0" w:space="0" w:color="auto"/>
        <w:bottom w:val="none" w:sz="0" w:space="0" w:color="auto"/>
        <w:right w:val="none" w:sz="0" w:space="0" w:color="auto"/>
      </w:divBdr>
    </w:div>
    <w:div w:id="816872257">
      <w:marLeft w:val="0"/>
      <w:marRight w:val="0"/>
      <w:marTop w:val="0"/>
      <w:marBottom w:val="0"/>
      <w:divBdr>
        <w:top w:val="none" w:sz="0" w:space="0" w:color="auto"/>
        <w:left w:val="none" w:sz="0" w:space="0" w:color="auto"/>
        <w:bottom w:val="none" w:sz="0" w:space="0" w:color="auto"/>
        <w:right w:val="none" w:sz="0" w:space="0" w:color="auto"/>
      </w:divBdr>
    </w:div>
    <w:div w:id="816915987">
      <w:marLeft w:val="0"/>
      <w:marRight w:val="0"/>
      <w:marTop w:val="0"/>
      <w:marBottom w:val="0"/>
      <w:divBdr>
        <w:top w:val="none" w:sz="0" w:space="0" w:color="auto"/>
        <w:left w:val="none" w:sz="0" w:space="0" w:color="auto"/>
        <w:bottom w:val="none" w:sz="0" w:space="0" w:color="auto"/>
        <w:right w:val="none" w:sz="0" w:space="0" w:color="auto"/>
      </w:divBdr>
    </w:div>
    <w:div w:id="816918745">
      <w:marLeft w:val="0"/>
      <w:marRight w:val="0"/>
      <w:marTop w:val="0"/>
      <w:marBottom w:val="0"/>
      <w:divBdr>
        <w:top w:val="none" w:sz="0" w:space="0" w:color="auto"/>
        <w:left w:val="none" w:sz="0" w:space="0" w:color="auto"/>
        <w:bottom w:val="none" w:sz="0" w:space="0" w:color="auto"/>
        <w:right w:val="none" w:sz="0" w:space="0" w:color="auto"/>
      </w:divBdr>
    </w:div>
    <w:div w:id="816919757">
      <w:marLeft w:val="0"/>
      <w:marRight w:val="0"/>
      <w:marTop w:val="0"/>
      <w:marBottom w:val="0"/>
      <w:divBdr>
        <w:top w:val="none" w:sz="0" w:space="0" w:color="auto"/>
        <w:left w:val="none" w:sz="0" w:space="0" w:color="auto"/>
        <w:bottom w:val="none" w:sz="0" w:space="0" w:color="auto"/>
        <w:right w:val="none" w:sz="0" w:space="0" w:color="auto"/>
      </w:divBdr>
    </w:div>
    <w:div w:id="816922775">
      <w:marLeft w:val="0"/>
      <w:marRight w:val="0"/>
      <w:marTop w:val="0"/>
      <w:marBottom w:val="0"/>
      <w:divBdr>
        <w:top w:val="none" w:sz="0" w:space="0" w:color="auto"/>
        <w:left w:val="none" w:sz="0" w:space="0" w:color="auto"/>
        <w:bottom w:val="none" w:sz="0" w:space="0" w:color="auto"/>
        <w:right w:val="none" w:sz="0" w:space="0" w:color="auto"/>
      </w:divBdr>
    </w:div>
    <w:div w:id="816992168">
      <w:marLeft w:val="0"/>
      <w:marRight w:val="0"/>
      <w:marTop w:val="0"/>
      <w:marBottom w:val="0"/>
      <w:divBdr>
        <w:top w:val="none" w:sz="0" w:space="0" w:color="auto"/>
        <w:left w:val="none" w:sz="0" w:space="0" w:color="auto"/>
        <w:bottom w:val="none" w:sz="0" w:space="0" w:color="auto"/>
        <w:right w:val="none" w:sz="0" w:space="0" w:color="auto"/>
      </w:divBdr>
    </w:div>
    <w:div w:id="817185917">
      <w:marLeft w:val="0"/>
      <w:marRight w:val="0"/>
      <w:marTop w:val="0"/>
      <w:marBottom w:val="0"/>
      <w:divBdr>
        <w:top w:val="none" w:sz="0" w:space="0" w:color="auto"/>
        <w:left w:val="none" w:sz="0" w:space="0" w:color="auto"/>
        <w:bottom w:val="none" w:sz="0" w:space="0" w:color="auto"/>
        <w:right w:val="none" w:sz="0" w:space="0" w:color="auto"/>
      </w:divBdr>
    </w:div>
    <w:div w:id="817187982">
      <w:marLeft w:val="0"/>
      <w:marRight w:val="0"/>
      <w:marTop w:val="0"/>
      <w:marBottom w:val="0"/>
      <w:divBdr>
        <w:top w:val="none" w:sz="0" w:space="0" w:color="auto"/>
        <w:left w:val="none" w:sz="0" w:space="0" w:color="auto"/>
        <w:bottom w:val="none" w:sz="0" w:space="0" w:color="auto"/>
        <w:right w:val="none" w:sz="0" w:space="0" w:color="auto"/>
      </w:divBdr>
    </w:div>
    <w:div w:id="817266205">
      <w:marLeft w:val="0"/>
      <w:marRight w:val="0"/>
      <w:marTop w:val="0"/>
      <w:marBottom w:val="0"/>
      <w:divBdr>
        <w:top w:val="none" w:sz="0" w:space="0" w:color="auto"/>
        <w:left w:val="none" w:sz="0" w:space="0" w:color="auto"/>
        <w:bottom w:val="none" w:sz="0" w:space="0" w:color="auto"/>
        <w:right w:val="none" w:sz="0" w:space="0" w:color="auto"/>
      </w:divBdr>
    </w:div>
    <w:div w:id="817306992">
      <w:marLeft w:val="0"/>
      <w:marRight w:val="0"/>
      <w:marTop w:val="0"/>
      <w:marBottom w:val="0"/>
      <w:divBdr>
        <w:top w:val="none" w:sz="0" w:space="0" w:color="auto"/>
        <w:left w:val="none" w:sz="0" w:space="0" w:color="auto"/>
        <w:bottom w:val="none" w:sz="0" w:space="0" w:color="auto"/>
        <w:right w:val="none" w:sz="0" w:space="0" w:color="auto"/>
      </w:divBdr>
    </w:div>
    <w:div w:id="817379368">
      <w:marLeft w:val="0"/>
      <w:marRight w:val="0"/>
      <w:marTop w:val="0"/>
      <w:marBottom w:val="0"/>
      <w:divBdr>
        <w:top w:val="none" w:sz="0" w:space="0" w:color="auto"/>
        <w:left w:val="none" w:sz="0" w:space="0" w:color="auto"/>
        <w:bottom w:val="none" w:sz="0" w:space="0" w:color="auto"/>
        <w:right w:val="none" w:sz="0" w:space="0" w:color="auto"/>
      </w:divBdr>
    </w:div>
    <w:div w:id="817379878">
      <w:marLeft w:val="0"/>
      <w:marRight w:val="0"/>
      <w:marTop w:val="0"/>
      <w:marBottom w:val="0"/>
      <w:divBdr>
        <w:top w:val="none" w:sz="0" w:space="0" w:color="auto"/>
        <w:left w:val="none" w:sz="0" w:space="0" w:color="auto"/>
        <w:bottom w:val="none" w:sz="0" w:space="0" w:color="auto"/>
        <w:right w:val="none" w:sz="0" w:space="0" w:color="auto"/>
      </w:divBdr>
    </w:div>
    <w:div w:id="817455545">
      <w:marLeft w:val="0"/>
      <w:marRight w:val="0"/>
      <w:marTop w:val="0"/>
      <w:marBottom w:val="0"/>
      <w:divBdr>
        <w:top w:val="none" w:sz="0" w:space="0" w:color="auto"/>
        <w:left w:val="none" w:sz="0" w:space="0" w:color="auto"/>
        <w:bottom w:val="none" w:sz="0" w:space="0" w:color="auto"/>
        <w:right w:val="none" w:sz="0" w:space="0" w:color="auto"/>
      </w:divBdr>
    </w:div>
    <w:div w:id="817498433">
      <w:marLeft w:val="0"/>
      <w:marRight w:val="0"/>
      <w:marTop w:val="0"/>
      <w:marBottom w:val="0"/>
      <w:divBdr>
        <w:top w:val="none" w:sz="0" w:space="0" w:color="auto"/>
        <w:left w:val="none" w:sz="0" w:space="0" w:color="auto"/>
        <w:bottom w:val="none" w:sz="0" w:space="0" w:color="auto"/>
        <w:right w:val="none" w:sz="0" w:space="0" w:color="auto"/>
      </w:divBdr>
    </w:div>
    <w:div w:id="817498783">
      <w:marLeft w:val="0"/>
      <w:marRight w:val="0"/>
      <w:marTop w:val="0"/>
      <w:marBottom w:val="0"/>
      <w:divBdr>
        <w:top w:val="none" w:sz="0" w:space="0" w:color="auto"/>
        <w:left w:val="none" w:sz="0" w:space="0" w:color="auto"/>
        <w:bottom w:val="none" w:sz="0" w:space="0" w:color="auto"/>
        <w:right w:val="none" w:sz="0" w:space="0" w:color="auto"/>
      </w:divBdr>
    </w:div>
    <w:div w:id="817498826">
      <w:marLeft w:val="0"/>
      <w:marRight w:val="0"/>
      <w:marTop w:val="0"/>
      <w:marBottom w:val="0"/>
      <w:divBdr>
        <w:top w:val="none" w:sz="0" w:space="0" w:color="auto"/>
        <w:left w:val="none" w:sz="0" w:space="0" w:color="auto"/>
        <w:bottom w:val="none" w:sz="0" w:space="0" w:color="auto"/>
        <w:right w:val="none" w:sz="0" w:space="0" w:color="auto"/>
      </w:divBdr>
    </w:div>
    <w:div w:id="817650354">
      <w:marLeft w:val="0"/>
      <w:marRight w:val="0"/>
      <w:marTop w:val="0"/>
      <w:marBottom w:val="0"/>
      <w:divBdr>
        <w:top w:val="none" w:sz="0" w:space="0" w:color="auto"/>
        <w:left w:val="none" w:sz="0" w:space="0" w:color="auto"/>
        <w:bottom w:val="none" w:sz="0" w:space="0" w:color="auto"/>
        <w:right w:val="none" w:sz="0" w:space="0" w:color="auto"/>
      </w:divBdr>
    </w:div>
    <w:div w:id="817763223">
      <w:marLeft w:val="0"/>
      <w:marRight w:val="0"/>
      <w:marTop w:val="0"/>
      <w:marBottom w:val="0"/>
      <w:divBdr>
        <w:top w:val="none" w:sz="0" w:space="0" w:color="auto"/>
        <w:left w:val="none" w:sz="0" w:space="0" w:color="auto"/>
        <w:bottom w:val="none" w:sz="0" w:space="0" w:color="auto"/>
        <w:right w:val="none" w:sz="0" w:space="0" w:color="auto"/>
      </w:divBdr>
    </w:div>
    <w:div w:id="817765417">
      <w:marLeft w:val="0"/>
      <w:marRight w:val="0"/>
      <w:marTop w:val="0"/>
      <w:marBottom w:val="0"/>
      <w:divBdr>
        <w:top w:val="none" w:sz="0" w:space="0" w:color="auto"/>
        <w:left w:val="none" w:sz="0" w:space="0" w:color="auto"/>
        <w:bottom w:val="none" w:sz="0" w:space="0" w:color="auto"/>
        <w:right w:val="none" w:sz="0" w:space="0" w:color="auto"/>
      </w:divBdr>
    </w:div>
    <w:div w:id="817765833">
      <w:marLeft w:val="0"/>
      <w:marRight w:val="0"/>
      <w:marTop w:val="0"/>
      <w:marBottom w:val="0"/>
      <w:divBdr>
        <w:top w:val="none" w:sz="0" w:space="0" w:color="auto"/>
        <w:left w:val="none" w:sz="0" w:space="0" w:color="auto"/>
        <w:bottom w:val="none" w:sz="0" w:space="0" w:color="auto"/>
        <w:right w:val="none" w:sz="0" w:space="0" w:color="auto"/>
      </w:divBdr>
    </w:div>
    <w:div w:id="817844469">
      <w:marLeft w:val="0"/>
      <w:marRight w:val="0"/>
      <w:marTop w:val="0"/>
      <w:marBottom w:val="0"/>
      <w:divBdr>
        <w:top w:val="none" w:sz="0" w:space="0" w:color="auto"/>
        <w:left w:val="none" w:sz="0" w:space="0" w:color="auto"/>
        <w:bottom w:val="none" w:sz="0" w:space="0" w:color="auto"/>
        <w:right w:val="none" w:sz="0" w:space="0" w:color="auto"/>
      </w:divBdr>
    </w:div>
    <w:div w:id="817846295">
      <w:marLeft w:val="0"/>
      <w:marRight w:val="0"/>
      <w:marTop w:val="0"/>
      <w:marBottom w:val="0"/>
      <w:divBdr>
        <w:top w:val="none" w:sz="0" w:space="0" w:color="auto"/>
        <w:left w:val="none" w:sz="0" w:space="0" w:color="auto"/>
        <w:bottom w:val="none" w:sz="0" w:space="0" w:color="auto"/>
        <w:right w:val="none" w:sz="0" w:space="0" w:color="auto"/>
      </w:divBdr>
    </w:div>
    <w:div w:id="817918815">
      <w:marLeft w:val="0"/>
      <w:marRight w:val="0"/>
      <w:marTop w:val="0"/>
      <w:marBottom w:val="0"/>
      <w:divBdr>
        <w:top w:val="none" w:sz="0" w:space="0" w:color="auto"/>
        <w:left w:val="none" w:sz="0" w:space="0" w:color="auto"/>
        <w:bottom w:val="none" w:sz="0" w:space="0" w:color="auto"/>
        <w:right w:val="none" w:sz="0" w:space="0" w:color="auto"/>
      </w:divBdr>
    </w:div>
    <w:div w:id="818107412">
      <w:marLeft w:val="0"/>
      <w:marRight w:val="0"/>
      <w:marTop w:val="0"/>
      <w:marBottom w:val="0"/>
      <w:divBdr>
        <w:top w:val="none" w:sz="0" w:space="0" w:color="auto"/>
        <w:left w:val="none" w:sz="0" w:space="0" w:color="auto"/>
        <w:bottom w:val="none" w:sz="0" w:space="0" w:color="auto"/>
        <w:right w:val="none" w:sz="0" w:space="0" w:color="auto"/>
      </w:divBdr>
    </w:div>
    <w:div w:id="818111233">
      <w:marLeft w:val="0"/>
      <w:marRight w:val="0"/>
      <w:marTop w:val="0"/>
      <w:marBottom w:val="0"/>
      <w:divBdr>
        <w:top w:val="none" w:sz="0" w:space="0" w:color="auto"/>
        <w:left w:val="none" w:sz="0" w:space="0" w:color="auto"/>
        <w:bottom w:val="none" w:sz="0" w:space="0" w:color="auto"/>
        <w:right w:val="none" w:sz="0" w:space="0" w:color="auto"/>
      </w:divBdr>
    </w:div>
    <w:div w:id="818229556">
      <w:marLeft w:val="0"/>
      <w:marRight w:val="0"/>
      <w:marTop w:val="0"/>
      <w:marBottom w:val="0"/>
      <w:divBdr>
        <w:top w:val="none" w:sz="0" w:space="0" w:color="auto"/>
        <w:left w:val="none" w:sz="0" w:space="0" w:color="auto"/>
        <w:bottom w:val="none" w:sz="0" w:space="0" w:color="auto"/>
        <w:right w:val="none" w:sz="0" w:space="0" w:color="auto"/>
      </w:divBdr>
    </w:div>
    <w:div w:id="818305795">
      <w:marLeft w:val="0"/>
      <w:marRight w:val="0"/>
      <w:marTop w:val="0"/>
      <w:marBottom w:val="0"/>
      <w:divBdr>
        <w:top w:val="none" w:sz="0" w:space="0" w:color="auto"/>
        <w:left w:val="none" w:sz="0" w:space="0" w:color="auto"/>
        <w:bottom w:val="none" w:sz="0" w:space="0" w:color="auto"/>
        <w:right w:val="none" w:sz="0" w:space="0" w:color="auto"/>
      </w:divBdr>
    </w:div>
    <w:div w:id="818309098">
      <w:marLeft w:val="0"/>
      <w:marRight w:val="0"/>
      <w:marTop w:val="0"/>
      <w:marBottom w:val="0"/>
      <w:divBdr>
        <w:top w:val="none" w:sz="0" w:space="0" w:color="auto"/>
        <w:left w:val="none" w:sz="0" w:space="0" w:color="auto"/>
        <w:bottom w:val="none" w:sz="0" w:space="0" w:color="auto"/>
        <w:right w:val="none" w:sz="0" w:space="0" w:color="auto"/>
      </w:divBdr>
    </w:div>
    <w:div w:id="818425291">
      <w:marLeft w:val="0"/>
      <w:marRight w:val="0"/>
      <w:marTop w:val="0"/>
      <w:marBottom w:val="0"/>
      <w:divBdr>
        <w:top w:val="none" w:sz="0" w:space="0" w:color="auto"/>
        <w:left w:val="none" w:sz="0" w:space="0" w:color="auto"/>
        <w:bottom w:val="none" w:sz="0" w:space="0" w:color="auto"/>
        <w:right w:val="none" w:sz="0" w:space="0" w:color="auto"/>
      </w:divBdr>
    </w:div>
    <w:div w:id="818569050">
      <w:marLeft w:val="0"/>
      <w:marRight w:val="0"/>
      <w:marTop w:val="0"/>
      <w:marBottom w:val="0"/>
      <w:divBdr>
        <w:top w:val="none" w:sz="0" w:space="0" w:color="auto"/>
        <w:left w:val="none" w:sz="0" w:space="0" w:color="auto"/>
        <w:bottom w:val="none" w:sz="0" w:space="0" w:color="auto"/>
        <w:right w:val="none" w:sz="0" w:space="0" w:color="auto"/>
      </w:divBdr>
    </w:div>
    <w:div w:id="818612450">
      <w:marLeft w:val="0"/>
      <w:marRight w:val="0"/>
      <w:marTop w:val="0"/>
      <w:marBottom w:val="0"/>
      <w:divBdr>
        <w:top w:val="none" w:sz="0" w:space="0" w:color="auto"/>
        <w:left w:val="none" w:sz="0" w:space="0" w:color="auto"/>
        <w:bottom w:val="none" w:sz="0" w:space="0" w:color="auto"/>
        <w:right w:val="none" w:sz="0" w:space="0" w:color="auto"/>
      </w:divBdr>
    </w:div>
    <w:div w:id="818614167">
      <w:marLeft w:val="0"/>
      <w:marRight w:val="0"/>
      <w:marTop w:val="0"/>
      <w:marBottom w:val="0"/>
      <w:divBdr>
        <w:top w:val="none" w:sz="0" w:space="0" w:color="auto"/>
        <w:left w:val="none" w:sz="0" w:space="0" w:color="auto"/>
        <w:bottom w:val="none" w:sz="0" w:space="0" w:color="auto"/>
        <w:right w:val="none" w:sz="0" w:space="0" w:color="auto"/>
      </w:divBdr>
    </w:div>
    <w:div w:id="818687934">
      <w:marLeft w:val="0"/>
      <w:marRight w:val="0"/>
      <w:marTop w:val="0"/>
      <w:marBottom w:val="0"/>
      <w:divBdr>
        <w:top w:val="none" w:sz="0" w:space="0" w:color="auto"/>
        <w:left w:val="none" w:sz="0" w:space="0" w:color="auto"/>
        <w:bottom w:val="none" w:sz="0" w:space="0" w:color="auto"/>
        <w:right w:val="none" w:sz="0" w:space="0" w:color="auto"/>
      </w:divBdr>
    </w:div>
    <w:div w:id="818765692">
      <w:marLeft w:val="0"/>
      <w:marRight w:val="0"/>
      <w:marTop w:val="0"/>
      <w:marBottom w:val="0"/>
      <w:divBdr>
        <w:top w:val="none" w:sz="0" w:space="0" w:color="auto"/>
        <w:left w:val="none" w:sz="0" w:space="0" w:color="auto"/>
        <w:bottom w:val="none" w:sz="0" w:space="0" w:color="auto"/>
        <w:right w:val="none" w:sz="0" w:space="0" w:color="auto"/>
      </w:divBdr>
    </w:div>
    <w:div w:id="818767141">
      <w:marLeft w:val="0"/>
      <w:marRight w:val="0"/>
      <w:marTop w:val="0"/>
      <w:marBottom w:val="0"/>
      <w:divBdr>
        <w:top w:val="none" w:sz="0" w:space="0" w:color="auto"/>
        <w:left w:val="none" w:sz="0" w:space="0" w:color="auto"/>
        <w:bottom w:val="none" w:sz="0" w:space="0" w:color="auto"/>
        <w:right w:val="none" w:sz="0" w:space="0" w:color="auto"/>
      </w:divBdr>
    </w:div>
    <w:div w:id="818768928">
      <w:marLeft w:val="0"/>
      <w:marRight w:val="0"/>
      <w:marTop w:val="0"/>
      <w:marBottom w:val="0"/>
      <w:divBdr>
        <w:top w:val="none" w:sz="0" w:space="0" w:color="auto"/>
        <w:left w:val="none" w:sz="0" w:space="0" w:color="auto"/>
        <w:bottom w:val="none" w:sz="0" w:space="0" w:color="auto"/>
        <w:right w:val="none" w:sz="0" w:space="0" w:color="auto"/>
      </w:divBdr>
    </w:div>
    <w:div w:id="818813921">
      <w:marLeft w:val="0"/>
      <w:marRight w:val="0"/>
      <w:marTop w:val="0"/>
      <w:marBottom w:val="0"/>
      <w:divBdr>
        <w:top w:val="none" w:sz="0" w:space="0" w:color="auto"/>
        <w:left w:val="none" w:sz="0" w:space="0" w:color="auto"/>
        <w:bottom w:val="none" w:sz="0" w:space="0" w:color="auto"/>
        <w:right w:val="none" w:sz="0" w:space="0" w:color="auto"/>
      </w:divBdr>
    </w:div>
    <w:div w:id="818881605">
      <w:marLeft w:val="0"/>
      <w:marRight w:val="0"/>
      <w:marTop w:val="0"/>
      <w:marBottom w:val="0"/>
      <w:divBdr>
        <w:top w:val="none" w:sz="0" w:space="0" w:color="auto"/>
        <w:left w:val="none" w:sz="0" w:space="0" w:color="auto"/>
        <w:bottom w:val="none" w:sz="0" w:space="0" w:color="auto"/>
        <w:right w:val="none" w:sz="0" w:space="0" w:color="auto"/>
      </w:divBdr>
    </w:div>
    <w:div w:id="818883593">
      <w:marLeft w:val="0"/>
      <w:marRight w:val="0"/>
      <w:marTop w:val="0"/>
      <w:marBottom w:val="0"/>
      <w:divBdr>
        <w:top w:val="none" w:sz="0" w:space="0" w:color="auto"/>
        <w:left w:val="none" w:sz="0" w:space="0" w:color="auto"/>
        <w:bottom w:val="none" w:sz="0" w:space="0" w:color="auto"/>
        <w:right w:val="none" w:sz="0" w:space="0" w:color="auto"/>
      </w:divBdr>
    </w:div>
    <w:div w:id="818961712">
      <w:marLeft w:val="0"/>
      <w:marRight w:val="0"/>
      <w:marTop w:val="0"/>
      <w:marBottom w:val="0"/>
      <w:divBdr>
        <w:top w:val="none" w:sz="0" w:space="0" w:color="auto"/>
        <w:left w:val="none" w:sz="0" w:space="0" w:color="auto"/>
        <w:bottom w:val="none" w:sz="0" w:space="0" w:color="auto"/>
        <w:right w:val="none" w:sz="0" w:space="0" w:color="auto"/>
      </w:divBdr>
    </w:div>
    <w:div w:id="818962233">
      <w:marLeft w:val="0"/>
      <w:marRight w:val="0"/>
      <w:marTop w:val="0"/>
      <w:marBottom w:val="0"/>
      <w:divBdr>
        <w:top w:val="none" w:sz="0" w:space="0" w:color="auto"/>
        <w:left w:val="none" w:sz="0" w:space="0" w:color="auto"/>
        <w:bottom w:val="none" w:sz="0" w:space="0" w:color="auto"/>
        <w:right w:val="none" w:sz="0" w:space="0" w:color="auto"/>
      </w:divBdr>
    </w:div>
    <w:div w:id="819078208">
      <w:marLeft w:val="0"/>
      <w:marRight w:val="0"/>
      <w:marTop w:val="0"/>
      <w:marBottom w:val="0"/>
      <w:divBdr>
        <w:top w:val="none" w:sz="0" w:space="0" w:color="auto"/>
        <w:left w:val="none" w:sz="0" w:space="0" w:color="auto"/>
        <w:bottom w:val="none" w:sz="0" w:space="0" w:color="auto"/>
        <w:right w:val="none" w:sz="0" w:space="0" w:color="auto"/>
      </w:divBdr>
    </w:div>
    <w:div w:id="819419719">
      <w:marLeft w:val="0"/>
      <w:marRight w:val="0"/>
      <w:marTop w:val="0"/>
      <w:marBottom w:val="0"/>
      <w:divBdr>
        <w:top w:val="none" w:sz="0" w:space="0" w:color="auto"/>
        <w:left w:val="none" w:sz="0" w:space="0" w:color="auto"/>
        <w:bottom w:val="none" w:sz="0" w:space="0" w:color="auto"/>
        <w:right w:val="none" w:sz="0" w:space="0" w:color="auto"/>
      </w:divBdr>
    </w:div>
    <w:div w:id="819420487">
      <w:marLeft w:val="0"/>
      <w:marRight w:val="0"/>
      <w:marTop w:val="0"/>
      <w:marBottom w:val="0"/>
      <w:divBdr>
        <w:top w:val="none" w:sz="0" w:space="0" w:color="auto"/>
        <w:left w:val="none" w:sz="0" w:space="0" w:color="auto"/>
        <w:bottom w:val="none" w:sz="0" w:space="0" w:color="auto"/>
        <w:right w:val="none" w:sz="0" w:space="0" w:color="auto"/>
      </w:divBdr>
    </w:div>
    <w:div w:id="819424491">
      <w:marLeft w:val="0"/>
      <w:marRight w:val="0"/>
      <w:marTop w:val="0"/>
      <w:marBottom w:val="0"/>
      <w:divBdr>
        <w:top w:val="none" w:sz="0" w:space="0" w:color="auto"/>
        <w:left w:val="none" w:sz="0" w:space="0" w:color="auto"/>
        <w:bottom w:val="none" w:sz="0" w:space="0" w:color="auto"/>
        <w:right w:val="none" w:sz="0" w:space="0" w:color="auto"/>
      </w:divBdr>
    </w:div>
    <w:div w:id="819493202">
      <w:marLeft w:val="0"/>
      <w:marRight w:val="0"/>
      <w:marTop w:val="0"/>
      <w:marBottom w:val="0"/>
      <w:divBdr>
        <w:top w:val="none" w:sz="0" w:space="0" w:color="auto"/>
        <w:left w:val="none" w:sz="0" w:space="0" w:color="auto"/>
        <w:bottom w:val="none" w:sz="0" w:space="0" w:color="auto"/>
        <w:right w:val="none" w:sz="0" w:space="0" w:color="auto"/>
      </w:divBdr>
    </w:div>
    <w:div w:id="819542322">
      <w:marLeft w:val="0"/>
      <w:marRight w:val="0"/>
      <w:marTop w:val="0"/>
      <w:marBottom w:val="0"/>
      <w:divBdr>
        <w:top w:val="none" w:sz="0" w:space="0" w:color="auto"/>
        <w:left w:val="none" w:sz="0" w:space="0" w:color="auto"/>
        <w:bottom w:val="none" w:sz="0" w:space="0" w:color="auto"/>
        <w:right w:val="none" w:sz="0" w:space="0" w:color="auto"/>
      </w:divBdr>
    </w:div>
    <w:div w:id="819542445">
      <w:marLeft w:val="0"/>
      <w:marRight w:val="0"/>
      <w:marTop w:val="0"/>
      <w:marBottom w:val="0"/>
      <w:divBdr>
        <w:top w:val="none" w:sz="0" w:space="0" w:color="auto"/>
        <w:left w:val="none" w:sz="0" w:space="0" w:color="auto"/>
        <w:bottom w:val="none" w:sz="0" w:space="0" w:color="auto"/>
        <w:right w:val="none" w:sz="0" w:space="0" w:color="auto"/>
      </w:divBdr>
    </w:div>
    <w:div w:id="819663013">
      <w:marLeft w:val="0"/>
      <w:marRight w:val="0"/>
      <w:marTop w:val="0"/>
      <w:marBottom w:val="0"/>
      <w:divBdr>
        <w:top w:val="none" w:sz="0" w:space="0" w:color="auto"/>
        <w:left w:val="none" w:sz="0" w:space="0" w:color="auto"/>
        <w:bottom w:val="none" w:sz="0" w:space="0" w:color="auto"/>
        <w:right w:val="none" w:sz="0" w:space="0" w:color="auto"/>
      </w:divBdr>
    </w:div>
    <w:div w:id="819734486">
      <w:marLeft w:val="0"/>
      <w:marRight w:val="0"/>
      <w:marTop w:val="0"/>
      <w:marBottom w:val="0"/>
      <w:divBdr>
        <w:top w:val="none" w:sz="0" w:space="0" w:color="auto"/>
        <w:left w:val="none" w:sz="0" w:space="0" w:color="auto"/>
        <w:bottom w:val="none" w:sz="0" w:space="0" w:color="auto"/>
        <w:right w:val="none" w:sz="0" w:space="0" w:color="auto"/>
      </w:divBdr>
    </w:div>
    <w:div w:id="819805389">
      <w:marLeft w:val="0"/>
      <w:marRight w:val="0"/>
      <w:marTop w:val="0"/>
      <w:marBottom w:val="0"/>
      <w:divBdr>
        <w:top w:val="none" w:sz="0" w:space="0" w:color="auto"/>
        <w:left w:val="none" w:sz="0" w:space="0" w:color="auto"/>
        <w:bottom w:val="none" w:sz="0" w:space="0" w:color="auto"/>
        <w:right w:val="none" w:sz="0" w:space="0" w:color="auto"/>
      </w:divBdr>
    </w:div>
    <w:div w:id="819811759">
      <w:marLeft w:val="0"/>
      <w:marRight w:val="0"/>
      <w:marTop w:val="0"/>
      <w:marBottom w:val="0"/>
      <w:divBdr>
        <w:top w:val="none" w:sz="0" w:space="0" w:color="auto"/>
        <w:left w:val="none" w:sz="0" w:space="0" w:color="auto"/>
        <w:bottom w:val="none" w:sz="0" w:space="0" w:color="auto"/>
        <w:right w:val="none" w:sz="0" w:space="0" w:color="auto"/>
      </w:divBdr>
    </w:div>
    <w:div w:id="819856459">
      <w:marLeft w:val="0"/>
      <w:marRight w:val="0"/>
      <w:marTop w:val="0"/>
      <w:marBottom w:val="0"/>
      <w:divBdr>
        <w:top w:val="none" w:sz="0" w:space="0" w:color="auto"/>
        <w:left w:val="none" w:sz="0" w:space="0" w:color="auto"/>
        <w:bottom w:val="none" w:sz="0" w:space="0" w:color="auto"/>
        <w:right w:val="none" w:sz="0" w:space="0" w:color="auto"/>
      </w:divBdr>
    </w:div>
    <w:div w:id="819886161">
      <w:marLeft w:val="0"/>
      <w:marRight w:val="0"/>
      <w:marTop w:val="0"/>
      <w:marBottom w:val="0"/>
      <w:divBdr>
        <w:top w:val="none" w:sz="0" w:space="0" w:color="auto"/>
        <w:left w:val="none" w:sz="0" w:space="0" w:color="auto"/>
        <w:bottom w:val="none" w:sz="0" w:space="0" w:color="auto"/>
        <w:right w:val="none" w:sz="0" w:space="0" w:color="auto"/>
      </w:divBdr>
    </w:div>
    <w:div w:id="819925670">
      <w:marLeft w:val="0"/>
      <w:marRight w:val="0"/>
      <w:marTop w:val="0"/>
      <w:marBottom w:val="0"/>
      <w:divBdr>
        <w:top w:val="none" w:sz="0" w:space="0" w:color="auto"/>
        <w:left w:val="none" w:sz="0" w:space="0" w:color="auto"/>
        <w:bottom w:val="none" w:sz="0" w:space="0" w:color="auto"/>
        <w:right w:val="none" w:sz="0" w:space="0" w:color="auto"/>
      </w:divBdr>
    </w:div>
    <w:div w:id="819999225">
      <w:marLeft w:val="0"/>
      <w:marRight w:val="0"/>
      <w:marTop w:val="0"/>
      <w:marBottom w:val="0"/>
      <w:divBdr>
        <w:top w:val="none" w:sz="0" w:space="0" w:color="auto"/>
        <w:left w:val="none" w:sz="0" w:space="0" w:color="auto"/>
        <w:bottom w:val="none" w:sz="0" w:space="0" w:color="auto"/>
        <w:right w:val="none" w:sz="0" w:space="0" w:color="auto"/>
      </w:divBdr>
    </w:div>
    <w:div w:id="820074223">
      <w:marLeft w:val="0"/>
      <w:marRight w:val="0"/>
      <w:marTop w:val="0"/>
      <w:marBottom w:val="0"/>
      <w:divBdr>
        <w:top w:val="none" w:sz="0" w:space="0" w:color="auto"/>
        <w:left w:val="none" w:sz="0" w:space="0" w:color="auto"/>
        <w:bottom w:val="none" w:sz="0" w:space="0" w:color="auto"/>
        <w:right w:val="none" w:sz="0" w:space="0" w:color="auto"/>
      </w:divBdr>
    </w:div>
    <w:div w:id="820079476">
      <w:marLeft w:val="0"/>
      <w:marRight w:val="0"/>
      <w:marTop w:val="0"/>
      <w:marBottom w:val="0"/>
      <w:divBdr>
        <w:top w:val="none" w:sz="0" w:space="0" w:color="auto"/>
        <w:left w:val="none" w:sz="0" w:space="0" w:color="auto"/>
        <w:bottom w:val="none" w:sz="0" w:space="0" w:color="auto"/>
        <w:right w:val="none" w:sz="0" w:space="0" w:color="auto"/>
      </w:divBdr>
    </w:div>
    <w:div w:id="820082625">
      <w:marLeft w:val="0"/>
      <w:marRight w:val="0"/>
      <w:marTop w:val="0"/>
      <w:marBottom w:val="0"/>
      <w:divBdr>
        <w:top w:val="none" w:sz="0" w:space="0" w:color="auto"/>
        <w:left w:val="none" w:sz="0" w:space="0" w:color="auto"/>
        <w:bottom w:val="none" w:sz="0" w:space="0" w:color="auto"/>
        <w:right w:val="none" w:sz="0" w:space="0" w:color="auto"/>
      </w:divBdr>
    </w:div>
    <w:div w:id="820194057">
      <w:marLeft w:val="0"/>
      <w:marRight w:val="0"/>
      <w:marTop w:val="0"/>
      <w:marBottom w:val="0"/>
      <w:divBdr>
        <w:top w:val="none" w:sz="0" w:space="0" w:color="auto"/>
        <w:left w:val="none" w:sz="0" w:space="0" w:color="auto"/>
        <w:bottom w:val="none" w:sz="0" w:space="0" w:color="auto"/>
        <w:right w:val="none" w:sz="0" w:space="0" w:color="auto"/>
      </w:divBdr>
    </w:div>
    <w:div w:id="820266203">
      <w:marLeft w:val="0"/>
      <w:marRight w:val="0"/>
      <w:marTop w:val="0"/>
      <w:marBottom w:val="0"/>
      <w:divBdr>
        <w:top w:val="none" w:sz="0" w:space="0" w:color="auto"/>
        <w:left w:val="none" w:sz="0" w:space="0" w:color="auto"/>
        <w:bottom w:val="none" w:sz="0" w:space="0" w:color="auto"/>
        <w:right w:val="none" w:sz="0" w:space="0" w:color="auto"/>
      </w:divBdr>
    </w:div>
    <w:div w:id="820274439">
      <w:marLeft w:val="0"/>
      <w:marRight w:val="0"/>
      <w:marTop w:val="0"/>
      <w:marBottom w:val="0"/>
      <w:divBdr>
        <w:top w:val="none" w:sz="0" w:space="0" w:color="auto"/>
        <w:left w:val="none" w:sz="0" w:space="0" w:color="auto"/>
        <w:bottom w:val="none" w:sz="0" w:space="0" w:color="auto"/>
        <w:right w:val="none" w:sz="0" w:space="0" w:color="auto"/>
      </w:divBdr>
    </w:div>
    <w:div w:id="820275441">
      <w:marLeft w:val="0"/>
      <w:marRight w:val="0"/>
      <w:marTop w:val="0"/>
      <w:marBottom w:val="0"/>
      <w:divBdr>
        <w:top w:val="none" w:sz="0" w:space="0" w:color="auto"/>
        <w:left w:val="none" w:sz="0" w:space="0" w:color="auto"/>
        <w:bottom w:val="none" w:sz="0" w:space="0" w:color="auto"/>
        <w:right w:val="none" w:sz="0" w:space="0" w:color="auto"/>
      </w:divBdr>
    </w:div>
    <w:div w:id="820386700">
      <w:marLeft w:val="0"/>
      <w:marRight w:val="0"/>
      <w:marTop w:val="0"/>
      <w:marBottom w:val="0"/>
      <w:divBdr>
        <w:top w:val="none" w:sz="0" w:space="0" w:color="auto"/>
        <w:left w:val="none" w:sz="0" w:space="0" w:color="auto"/>
        <w:bottom w:val="none" w:sz="0" w:space="0" w:color="auto"/>
        <w:right w:val="none" w:sz="0" w:space="0" w:color="auto"/>
      </w:divBdr>
    </w:div>
    <w:div w:id="820390998">
      <w:marLeft w:val="0"/>
      <w:marRight w:val="0"/>
      <w:marTop w:val="0"/>
      <w:marBottom w:val="0"/>
      <w:divBdr>
        <w:top w:val="none" w:sz="0" w:space="0" w:color="auto"/>
        <w:left w:val="none" w:sz="0" w:space="0" w:color="auto"/>
        <w:bottom w:val="none" w:sz="0" w:space="0" w:color="auto"/>
        <w:right w:val="none" w:sz="0" w:space="0" w:color="auto"/>
      </w:divBdr>
    </w:div>
    <w:div w:id="820852119">
      <w:marLeft w:val="0"/>
      <w:marRight w:val="0"/>
      <w:marTop w:val="0"/>
      <w:marBottom w:val="0"/>
      <w:divBdr>
        <w:top w:val="none" w:sz="0" w:space="0" w:color="auto"/>
        <w:left w:val="none" w:sz="0" w:space="0" w:color="auto"/>
        <w:bottom w:val="none" w:sz="0" w:space="0" w:color="auto"/>
        <w:right w:val="none" w:sz="0" w:space="0" w:color="auto"/>
      </w:divBdr>
    </w:div>
    <w:div w:id="820927394">
      <w:marLeft w:val="0"/>
      <w:marRight w:val="0"/>
      <w:marTop w:val="0"/>
      <w:marBottom w:val="0"/>
      <w:divBdr>
        <w:top w:val="none" w:sz="0" w:space="0" w:color="auto"/>
        <w:left w:val="none" w:sz="0" w:space="0" w:color="auto"/>
        <w:bottom w:val="none" w:sz="0" w:space="0" w:color="auto"/>
        <w:right w:val="none" w:sz="0" w:space="0" w:color="auto"/>
      </w:divBdr>
    </w:div>
    <w:div w:id="820929596">
      <w:marLeft w:val="0"/>
      <w:marRight w:val="0"/>
      <w:marTop w:val="0"/>
      <w:marBottom w:val="0"/>
      <w:divBdr>
        <w:top w:val="none" w:sz="0" w:space="0" w:color="auto"/>
        <w:left w:val="none" w:sz="0" w:space="0" w:color="auto"/>
        <w:bottom w:val="none" w:sz="0" w:space="0" w:color="auto"/>
        <w:right w:val="none" w:sz="0" w:space="0" w:color="auto"/>
      </w:divBdr>
    </w:div>
    <w:div w:id="820929866">
      <w:marLeft w:val="480"/>
      <w:marRight w:val="0"/>
      <w:marTop w:val="0"/>
      <w:marBottom w:val="0"/>
      <w:divBdr>
        <w:top w:val="none" w:sz="0" w:space="0" w:color="auto"/>
        <w:left w:val="none" w:sz="0" w:space="0" w:color="auto"/>
        <w:bottom w:val="none" w:sz="0" w:space="0" w:color="auto"/>
        <w:right w:val="none" w:sz="0" w:space="0" w:color="auto"/>
      </w:divBdr>
    </w:div>
    <w:div w:id="821115337">
      <w:marLeft w:val="0"/>
      <w:marRight w:val="0"/>
      <w:marTop w:val="0"/>
      <w:marBottom w:val="0"/>
      <w:divBdr>
        <w:top w:val="none" w:sz="0" w:space="0" w:color="auto"/>
        <w:left w:val="none" w:sz="0" w:space="0" w:color="auto"/>
        <w:bottom w:val="none" w:sz="0" w:space="0" w:color="auto"/>
        <w:right w:val="none" w:sz="0" w:space="0" w:color="auto"/>
      </w:divBdr>
    </w:div>
    <w:div w:id="821118874">
      <w:marLeft w:val="0"/>
      <w:marRight w:val="0"/>
      <w:marTop w:val="0"/>
      <w:marBottom w:val="0"/>
      <w:divBdr>
        <w:top w:val="none" w:sz="0" w:space="0" w:color="auto"/>
        <w:left w:val="none" w:sz="0" w:space="0" w:color="auto"/>
        <w:bottom w:val="none" w:sz="0" w:space="0" w:color="auto"/>
        <w:right w:val="none" w:sz="0" w:space="0" w:color="auto"/>
      </w:divBdr>
    </w:div>
    <w:div w:id="821120553">
      <w:marLeft w:val="0"/>
      <w:marRight w:val="0"/>
      <w:marTop w:val="0"/>
      <w:marBottom w:val="0"/>
      <w:divBdr>
        <w:top w:val="none" w:sz="0" w:space="0" w:color="auto"/>
        <w:left w:val="none" w:sz="0" w:space="0" w:color="auto"/>
        <w:bottom w:val="none" w:sz="0" w:space="0" w:color="auto"/>
        <w:right w:val="none" w:sz="0" w:space="0" w:color="auto"/>
      </w:divBdr>
    </w:div>
    <w:div w:id="821166332">
      <w:marLeft w:val="0"/>
      <w:marRight w:val="0"/>
      <w:marTop w:val="0"/>
      <w:marBottom w:val="0"/>
      <w:divBdr>
        <w:top w:val="none" w:sz="0" w:space="0" w:color="auto"/>
        <w:left w:val="none" w:sz="0" w:space="0" w:color="auto"/>
        <w:bottom w:val="none" w:sz="0" w:space="0" w:color="auto"/>
        <w:right w:val="none" w:sz="0" w:space="0" w:color="auto"/>
      </w:divBdr>
    </w:div>
    <w:div w:id="821195151">
      <w:marLeft w:val="0"/>
      <w:marRight w:val="0"/>
      <w:marTop w:val="0"/>
      <w:marBottom w:val="0"/>
      <w:divBdr>
        <w:top w:val="none" w:sz="0" w:space="0" w:color="auto"/>
        <w:left w:val="none" w:sz="0" w:space="0" w:color="auto"/>
        <w:bottom w:val="none" w:sz="0" w:space="0" w:color="auto"/>
        <w:right w:val="none" w:sz="0" w:space="0" w:color="auto"/>
      </w:divBdr>
    </w:div>
    <w:div w:id="821238181">
      <w:marLeft w:val="0"/>
      <w:marRight w:val="0"/>
      <w:marTop w:val="0"/>
      <w:marBottom w:val="0"/>
      <w:divBdr>
        <w:top w:val="none" w:sz="0" w:space="0" w:color="auto"/>
        <w:left w:val="none" w:sz="0" w:space="0" w:color="auto"/>
        <w:bottom w:val="none" w:sz="0" w:space="0" w:color="auto"/>
        <w:right w:val="none" w:sz="0" w:space="0" w:color="auto"/>
      </w:divBdr>
    </w:div>
    <w:div w:id="821312716">
      <w:marLeft w:val="0"/>
      <w:marRight w:val="0"/>
      <w:marTop w:val="0"/>
      <w:marBottom w:val="0"/>
      <w:divBdr>
        <w:top w:val="none" w:sz="0" w:space="0" w:color="auto"/>
        <w:left w:val="none" w:sz="0" w:space="0" w:color="auto"/>
        <w:bottom w:val="none" w:sz="0" w:space="0" w:color="auto"/>
        <w:right w:val="none" w:sz="0" w:space="0" w:color="auto"/>
      </w:divBdr>
    </w:div>
    <w:div w:id="821317264">
      <w:marLeft w:val="0"/>
      <w:marRight w:val="0"/>
      <w:marTop w:val="0"/>
      <w:marBottom w:val="0"/>
      <w:divBdr>
        <w:top w:val="none" w:sz="0" w:space="0" w:color="auto"/>
        <w:left w:val="none" w:sz="0" w:space="0" w:color="auto"/>
        <w:bottom w:val="none" w:sz="0" w:space="0" w:color="auto"/>
        <w:right w:val="none" w:sz="0" w:space="0" w:color="auto"/>
      </w:divBdr>
    </w:div>
    <w:div w:id="821386449">
      <w:marLeft w:val="0"/>
      <w:marRight w:val="0"/>
      <w:marTop w:val="0"/>
      <w:marBottom w:val="0"/>
      <w:divBdr>
        <w:top w:val="none" w:sz="0" w:space="0" w:color="auto"/>
        <w:left w:val="none" w:sz="0" w:space="0" w:color="auto"/>
        <w:bottom w:val="none" w:sz="0" w:space="0" w:color="auto"/>
        <w:right w:val="none" w:sz="0" w:space="0" w:color="auto"/>
      </w:divBdr>
    </w:div>
    <w:div w:id="821387783">
      <w:marLeft w:val="0"/>
      <w:marRight w:val="0"/>
      <w:marTop w:val="0"/>
      <w:marBottom w:val="0"/>
      <w:divBdr>
        <w:top w:val="none" w:sz="0" w:space="0" w:color="auto"/>
        <w:left w:val="none" w:sz="0" w:space="0" w:color="auto"/>
        <w:bottom w:val="none" w:sz="0" w:space="0" w:color="auto"/>
        <w:right w:val="none" w:sz="0" w:space="0" w:color="auto"/>
      </w:divBdr>
    </w:div>
    <w:div w:id="821392252">
      <w:marLeft w:val="0"/>
      <w:marRight w:val="0"/>
      <w:marTop w:val="0"/>
      <w:marBottom w:val="0"/>
      <w:divBdr>
        <w:top w:val="none" w:sz="0" w:space="0" w:color="auto"/>
        <w:left w:val="none" w:sz="0" w:space="0" w:color="auto"/>
        <w:bottom w:val="none" w:sz="0" w:space="0" w:color="auto"/>
        <w:right w:val="none" w:sz="0" w:space="0" w:color="auto"/>
      </w:divBdr>
    </w:div>
    <w:div w:id="821431693">
      <w:marLeft w:val="0"/>
      <w:marRight w:val="0"/>
      <w:marTop w:val="0"/>
      <w:marBottom w:val="0"/>
      <w:divBdr>
        <w:top w:val="none" w:sz="0" w:space="0" w:color="auto"/>
        <w:left w:val="none" w:sz="0" w:space="0" w:color="auto"/>
        <w:bottom w:val="none" w:sz="0" w:space="0" w:color="auto"/>
        <w:right w:val="none" w:sz="0" w:space="0" w:color="auto"/>
      </w:divBdr>
    </w:div>
    <w:div w:id="821501526">
      <w:marLeft w:val="0"/>
      <w:marRight w:val="0"/>
      <w:marTop w:val="0"/>
      <w:marBottom w:val="0"/>
      <w:divBdr>
        <w:top w:val="none" w:sz="0" w:space="0" w:color="auto"/>
        <w:left w:val="none" w:sz="0" w:space="0" w:color="auto"/>
        <w:bottom w:val="none" w:sz="0" w:space="0" w:color="auto"/>
        <w:right w:val="none" w:sz="0" w:space="0" w:color="auto"/>
      </w:divBdr>
    </w:div>
    <w:div w:id="821581944">
      <w:marLeft w:val="0"/>
      <w:marRight w:val="0"/>
      <w:marTop w:val="0"/>
      <w:marBottom w:val="0"/>
      <w:divBdr>
        <w:top w:val="none" w:sz="0" w:space="0" w:color="auto"/>
        <w:left w:val="none" w:sz="0" w:space="0" w:color="auto"/>
        <w:bottom w:val="none" w:sz="0" w:space="0" w:color="auto"/>
        <w:right w:val="none" w:sz="0" w:space="0" w:color="auto"/>
      </w:divBdr>
    </w:div>
    <w:div w:id="821628130">
      <w:marLeft w:val="0"/>
      <w:marRight w:val="0"/>
      <w:marTop w:val="0"/>
      <w:marBottom w:val="0"/>
      <w:divBdr>
        <w:top w:val="none" w:sz="0" w:space="0" w:color="auto"/>
        <w:left w:val="none" w:sz="0" w:space="0" w:color="auto"/>
        <w:bottom w:val="none" w:sz="0" w:space="0" w:color="auto"/>
        <w:right w:val="none" w:sz="0" w:space="0" w:color="auto"/>
      </w:divBdr>
    </w:div>
    <w:div w:id="821698005">
      <w:marLeft w:val="0"/>
      <w:marRight w:val="0"/>
      <w:marTop w:val="0"/>
      <w:marBottom w:val="0"/>
      <w:divBdr>
        <w:top w:val="none" w:sz="0" w:space="0" w:color="auto"/>
        <w:left w:val="none" w:sz="0" w:space="0" w:color="auto"/>
        <w:bottom w:val="none" w:sz="0" w:space="0" w:color="auto"/>
        <w:right w:val="none" w:sz="0" w:space="0" w:color="auto"/>
      </w:divBdr>
    </w:div>
    <w:div w:id="821704065">
      <w:marLeft w:val="0"/>
      <w:marRight w:val="0"/>
      <w:marTop w:val="0"/>
      <w:marBottom w:val="0"/>
      <w:divBdr>
        <w:top w:val="none" w:sz="0" w:space="0" w:color="auto"/>
        <w:left w:val="none" w:sz="0" w:space="0" w:color="auto"/>
        <w:bottom w:val="none" w:sz="0" w:space="0" w:color="auto"/>
        <w:right w:val="none" w:sz="0" w:space="0" w:color="auto"/>
      </w:divBdr>
    </w:div>
    <w:div w:id="821770257">
      <w:marLeft w:val="0"/>
      <w:marRight w:val="0"/>
      <w:marTop w:val="0"/>
      <w:marBottom w:val="0"/>
      <w:divBdr>
        <w:top w:val="none" w:sz="0" w:space="0" w:color="auto"/>
        <w:left w:val="none" w:sz="0" w:space="0" w:color="auto"/>
        <w:bottom w:val="none" w:sz="0" w:space="0" w:color="auto"/>
        <w:right w:val="none" w:sz="0" w:space="0" w:color="auto"/>
      </w:divBdr>
    </w:div>
    <w:div w:id="821772608">
      <w:marLeft w:val="0"/>
      <w:marRight w:val="0"/>
      <w:marTop w:val="0"/>
      <w:marBottom w:val="0"/>
      <w:divBdr>
        <w:top w:val="none" w:sz="0" w:space="0" w:color="auto"/>
        <w:left w:val="none" w:sz="0" w:space="0" w:color="auto"/>
        <w:bottom w:val="none" w:sz="0" w:space="0" w:color="auto"/>
        <w:right w:val="none" w:sz="0" w:space="0" w:color="auto"/>
      </w:divBdr>
    </w:div>
    <w:div w:id="821774360">
      <w:marLeft w:val="0"/>
      <w:marRight w:val="0"/>
      <w:marTop w:val="0"/>
      <w:marBottom w:val="0"/>
      <w:divBdr>
        <w:top w:val="none" w:sz="0" w:space="0" w:color="auto"/>
        <w:left w:val="none" w:sz="0" w:space="0" w:color="auto"/>
        <w:bottom w:val="none" w:sz="0" w:space="0" w:color="auto"/>
        <w:right w:val="none" w:sz="0" w:space="0" w:color="auto"/>
      </w:divBdr>
    </w:div>
    <w:div w:id="821777056">
      <w:marLeft w:val="0"/>
      <w:marRight w:val="0"/>
      <w:marTop w:val="0"/>
      <w:marBottom w:val="0"/>
      <w:divBdr>
        <w:top w:val="none" w:sz="0" w:space="0" w:color="auto"/>
        <w:left w:val="none" w:sz="0" w:space="0" w:color="auto"/>
        <w:bottom w:val="none" w:sz="0" w:space="0" w:color="auto"/>
        <w:right w:val="none" w:sz="0" w:space="0" w:color="auto"/>
      </w:divBdr>
    </w:div>
    <w:div w:id="821896364">
      <w:marLeft w:val="0"/>
      <w:marRight w:val="0"/>
      <w:marTop w:val="0"/>
      <w:marBottom w:val="0"/>
      <w:divBdr>
        <w:top w:val="none" w:sz="0" w:space="0" w:color="auto"/>
        <w:left w:val="none" w:sz="0" w:space="0" w:color="auto"/>
        <w:bottom w:val="none" w:sz="0" w:space="0" w:color="auto"/>
        <w:right w:val="none" w:sz="0" w:space="0" w:color="auto"/>
      </w:divBdr>
    </w:div>
    <w:div w:id="821966567">
      <w:marLeft w:val="0"/>
      <w:marRight w:val="0"/>
      <w:marTop w:val="0"/>
      <w:marBottom w:val="0"/>
      <w:divBdr>
        <w:top w:val="none" w:sz="0" w:space="0" w:color="auto"/>
        <w:left w:val="none" w:sz="0" w:space="0" w:color="auto"/>
        <w:bottom w:val="none" w:sz="0" w:space="0" w:color="auto"/>
        <w:right w:val="none" w:sz="0" w:space="0" w:color="auto"/>
      </w:divBdr>
    </w:div>
    <w:div w:id="822040647">
      <w:marLeft w:val="0"/>
      <w:marRight w:val="0"/>
      <w:marTop w:val="0"/>
      <w:marBottom w:val="0"/>
      <w:divBdr>
        <w:top w:val="none" w:sz="0" w:space="0" w:color="auto"/>
        <w:left w:val="none" w:sz="0" w:space="0" w:color="auto"/>
        <w:bottom w:val="none" w:sz="0" w:space="0" w:color="auto"/>
        <w:right w:val="none" w:sz="0" w:space="0" w:color="auto"/>
      </w:divBdr>
    </w:div>
    <w:div w:id="822086648">
      <w:marLeft w:val="0"/>
      <w:marRight w:val="0"/>
      <w:marTop w:val="0"/>
      <w:marBottom w:val="0"/>
      <w:divBdr>
        <w:top w:val="none" w:sz="0" w:space="0" w:color="auto"/>
        <w:left w:val="none" w:sz="0" w:space="0" w:color="auto"/>
        <w:bottom w:val="none" w:sz="0" w:space="0" w:color="auto"/>
        <w:right w:val="none" w:sz="0" w:space="0" w:color="auto"/>
      </w:divBdr>
    </w:div>
    <w:div w:id="822089185">
      <w:marLeft w:val="0"/>
      <w:marRight w:val="0"/>
      <w:marTop w:val="0"/>
      <w:marBottom w:val="0"/>
      <w:divBdr>
        <w:top w:val="none" w:sz="0" w:space="0" w:color="auto"/>
        <w:left w:val="none" w:sz="0" w:space="0" w:color="auto"/>
        <w:bottom w:val="none" w:sz="0" w:space="0" w:color="auto"/>
        <w:right w:val="none" w:sz="0" w:space="0" w:color="auto"/>
      </w:divBdr>
    </w:div>
    <w:div w:id="822234226">
      <w:marLeft w:val="0"/>
      <w:marRight w:val="0"/>
      <w:marTop w:val="0"/>
      <w:marBottom w:val="0"/>
      <w:divBdr>
        <w:top w:val="none" w:sz="0" w:space="0" w:color="auto"/>
        <w:left w:val="none" w:sz="0" w:space="0" w:color="auto"/>
        <w:bottom w:val="none" w:sz="0" w:space="0" w:color="auto"/>
        <w:right w:val="none" w:sz="0" w:space="0" w:color="auto"/>
      </w:divBdr>
    </w:div>
    <w:div w:id="822349897">
      <w:marLeft w:val="0"/>
      <w:marRight w:val="0"/>
      <w:marTop w:val="0"/>
      <w:marBottom w:val="0"/>
      <w:divBdr>
        <w:top w:val="none" w:sz="0" w:space="0" w:color="auto"/>
        <w:left w:val="none" w:sz="0" w:space="0" w:color="auto"/>
        <w:bottom w:val="none" w:sz="0" w:space="0" w:color="auto"/>
        <w:right w:val="none" w:sz="0" w:space="0" w:color="auto"/>
      </w:divBdr>
    </w:div>
    <w:div w:id="822353889">
      <w:marLeft w:val="0"/>
      <w:marRight w:val="0"/>
      <w:marTop w:val="0"/>
      <w:marBottom w:val="0"/>
      <w:divBdr>
        <w:top w:val="none" w:sz="0" w:space="0" w:color="auto"/>
        <w:left w:val="none" w:sz="0" w:space="0" w:color="auto"/>
        <w:bottom w:val="none" w:sz="0" w:space="0" w:color="auto"/>
        <w:right w:val="none" w:sz="0" w:space="0" w:color="auto"/>
      </w:divBdr>
    </w:div>
    <w:div w:id="822354960">
      <w:marLeft w:val="0"/>
      <w:marRight w:val="0"/>
      <w:marTop w:val="0"/>
      <w:marBottom w:val="0"/>
      <w:divBdr>
        <w:top w:val="none" w:sz="0" w:space="0" w:color="auto"/>
        <w:left w:val="none" w:sz="0" w:space="0" w:color="auto"/>
        <w:bottom w:val="none" w:sz="0" w:space="0" w:color="auto"/>
        <w:right w:val="none" w:sz="0" w:space="0" w:color="auto"/>
      </w:divBdr>
    </w:div>
    <w:div w:id="822432211">
      <w:marLeft w:val="0"/>
      <w:marRight w:val="0"/>
      <w:marTop w:val="0"/>
      <w:marBottom w:val="0"/>
      <w:divBdr>
        <w:top w:val="none" w:sz="0" w:space="0" w:color="auto"/>
        <w:left w:val="none" w:sz="0" w:space="0" w:color="auto"/>
        <w:bottom w:val="none" w:sz="0" w:space="0" w:color="auto"/>
        <w:right w:val="none" w:sz="0" w:space="0" w:color="auto"/>
      </w:divBdr>
    </w:div>
    <w:div w:id="822432878">
      <w:marLeft w:val="0"/>
      <w:marRight w:val="0"/>
      <w:marTop w:val="0"/>
      <w:marBottom w:val="0"/>
      <w:divBdr>
        <w:top w:val="none" w:sz="0" w:space="0" w:color="auto"/>
        <w:left w:val="none" w:sz="0" w:space="0" w:color="auto"/>
        <w:bottom w:val="none" w:sz="0" w:space="0" w:color="auto"/>
        <w:right w:val="none" w:sz="0" w:space="0" w:color="auto"/>
      </w:divBdr>
    </w:div>
    <w:div w:id="822434071">
      <w:marLeft w:val="0"/>
      <w:marRight w:val="0"/>
      <w:marTop w:val="0"/>
      <w:marBottom w:val="0"/>
      <w:divBdr>
        <w:top w:val="none" w:sz="0" w:space="0" w:color="auto"/>
        <w:left w:val="none" w:sz="0" w:space="0" w:color="auto"/>
        <w:bottom w:val="none" w:sz="0" w:space="0" w:color="auto"/>
        <w:right w:val="none" w:sz="0" w:space="0" w:color="auto"/>
      </w:divBdr>
    </w:div>
    <w:div w:id="822501231">
      <w:marLeft w:val="0"/>
      <w:marRight w:val="0"/>
      <w:marTop w:val="0"/>
      <w:marBottom w:val="0"/>
      <w:divBdr>
        <w:top w:val="none" w:sz="0" w:space="0" w:color="auto"/>
        <w:left w:val="none" w:sz="0" w:space="0" w:color="auto"/>
        <w:bottom w:val="none" w:sz="0" w:space="0" w:color="auto"/>
        <w:right w:val="none" w:sz="0" w:space="0" w:color="auto"/>
      </w:divBdr>
    </w:div>
    <w:div w:id="822505396">
      <w:marLeft w:val="0"/>
      <w:marRight w:val="0"/>
      <w:marTop w:val="0"/>
      <w:marBottom w:val="0"/>
      <w:divBdr>
        <w:top w:val="none" w:sz="0" w:space="0" w:color="auto"/>
        <w:left w:val="none" w:sz="0" w:space="0" w:color="auto"/>
        <w:bottom w:val="none" w:sz="0" w:space="0" w:color="auto"/>
        <w:right w:val="none" w:sz="0" w:space="0" w:color="auto"/>
      </w:divBdr>
    </w:div>
    <w:div w:id="822545694">
      <w:marLeft w:val="0"/>
      <w:marRight w:val="0"/>
      <w:marTop w:val="0"/>
      <w:marBottom w:val="0"/>
      <w:divBdr>
        <w:top w:val="none" w:sz="0" w:space="0" w:color="auto"/>
        <w:left w:val="none" w:sz="0" w:space="0" w:color="auto"/>
        <w:bottom w:val="none" w:sz="0" w:space="0" w:color="auto"/>
        <w:right w:val="none" w:sz="0" w:space="0" w:color="auto"/>
      </w:divBdr>
    </w:div>
    <w:div w:id="822546341">
      <w:marLeft w:val="0"/>
      <w:marRight w:val="0"/>
      <w:marTop w:val="0"/>
      <w:marBottom w:val="0"/>
      <w:divBdr>
        <w:top w:val="none" w:sz="0" w:space="0" w:color="auto"/>
        <w:left w:val="none" w:sz="0" w:space="0" w:color="auto"/>
        <w:bottom w:val="none" w:sz="0" w:space="0" w:color="auto"/>
        <w:right w:val="none" w:sz="0" w:space="0" w:color="auto"/>
      </w:divBdr>
    </w:div>
    <w:div w:id="822697604">
      <w:marLeft w:val="0"/>
      <w:marRight w:val="0"/>
      <w:marTop w:val="0"/>
      <w:marBottom w:val="0"/>
      <w:divBdr>
        <w:top w:val="none" w:sz="0" w:space="0" w:color="auto"/>
        <w:left w:val="none" w:sz="0" w:space="0" w:color="auto"/>
        <w:bottom w:val="none" w:sz="0" w:space="0" w:color="auto"/>
        <w:right w:val="none" w:sz="0" w:space="0" w:color="auto"/>
      </w:divBdr>
    </w:div>
    <w:div w:id="822699670">
      <w:marLeft w:val="0"/>
      <w:marRight w:val="0"/>
      <w:marTop w:val="0"/>
      <w:marBottom w:val="0"/>
      <w:divBdr>
        <w:top w:val="none" w:sz="0" w:space="0" w:color="auto"/>
        <w:left w:val="none" w:sz="0" w:space="0" w:color="auto"/>
        <w:bottom w:val="none" w:sz="0" w:space="0" w:color="auto"/>
        <w:right w:val="none" w:sz="0" w:space="0" w:color="auto"/>
      </w:divBdr>
    </w:div>
    <w:div w:id="822703377">
      <w:marLeft w:val="0"/>
      <w:marRight w:val="0"/>
      <w:marTop w:val="0"/>
      <w:marBottom w:val="0"/>
      <w:divBdr>
        <w:top w:val="none" w:sz="0" w:space="0" w:color="auto"/>
        <w:left w:val="none" w:sz="0" w:space="0" w:color="auto"/>
        <w:bottom w:val="none" w:sz="0" w:space="0" w:color="auto"/>
        <w:right w:val="none" w:sz="0" w:space="0" w:color="auto"/>
      </w:divBdr>
    </w:div>
    <w:div w:id="822740059">
      <w:marLeft w:val="0"/>
      <w:marRight w:val="0"/>
      <w:marTop w:val="0"/>
      <w:marBottom w:val="0"/>
      <w:divBdr>
        <w:top w:val="none" w:sz="0" w:space="0" w:color="auto"/>
        <w:left w:val="none" w:sz="0" w:space="0" w:color="auto"/>
        <w:bottom w:val="none" w:sz="0" w:space="0" w:color="auto"/>
        <w:right w:val="none" w:sz="0" w:space="0" w:color="auto"/>
      </w:divBdr>
    </w:div>
    <w:div w:id="822813974">
      <w:marLeft w:val="0"/>
      <w:marRight w:val="0"/>
      <w:marTop w:val="0"/>
      <w:marBottom w:val="0"/>
      <w:divBdr>
        <w:top w:val="none" w:sz="0" w:space="0" w:color="auto"/>
        <w:left w:val="none" w:sz="0" w:space="0" w:color="auto"/>
        <w:bottom w:val="none" w:sz="0" w:space="0" w:color="auto"/>
        <w:right w:val="none" w:sz="0" w:space="0" w:color="auto"/>
      </w:divBdr>
    </w:div>
    <w:div w:id="822819273">
      <w:bodyDiv w:val="1"/>
      <w:marLeft w:val="0"/>
      <w:marRight w:val="0"/>
      <w:marTop w:val="0"/>
      <w:marBottom w:val="0"/>
      <w:divBdr>
        <w:top w:val="none" w:sz="0" w:space="0" w:color="auto"/>
        <w:left w:val="none" w:sz="0" w:space="0" w:color="auto"/>
        <w:bottom w:val="none" w:sz="0" w:space="0" w:color="auto"/>
        <w:right w:val="none" w:sz="0" w:space="0" w:color="auto"/>
      </w:divBdr>
    </w:div>
    <w:div w:id="822891308">
      <w:marLeft w:val="0"/>
      <w:marRight w:val="0"/>
      <w:marTop w:val="0"/>
      <w:marBottom w:val="0"/>
      <w:divBdr>
        <w:top w:val="none" w:sz="0" w:space="0" w:color="auto"/>
        <w:left w:val="none" w:sz="0" w:space="0" w:color="auto"/>
        <w:bottom w:val="none" w:sz="0" w:space="0" w:color="auto"/>
        <w:right w:val="none" w:sz="0" w:space="0" w:color="auto"/>
      </w:divBdr>
    </w:div>
    <w:div w:id="822891637">
      <w:marLeft w:val="0"/>
      <w:marRight w:val="0"/>
      <w:marTop w:val="0"/>
      <w:marBottom w:val="0"/>
      <w:divBdr>
        <w:top w:val="none" w:sz="0" w:space="0" w:color="auto"/>
        <w:left w:val="none" w:sz="0" w:space="0" w:color="auto"/>
        <w:bottom w:val="none" w:sz="0" w:space="0" w:color="auto"/>
        <w:right w:val="none" w:sz="0" w:space="0" w:color="auto"/>
      </w:divBdr>
    </w:div>
    <w:div w:id="822891694">
      <w:marLeft w:val="0"/>
      <w:marRight w:val="0"/>
      <w:marTop w:val="0"/>
      <w:marBottom w:val="0"/>
      <w:divBdr>
        <w:top w:val="none" w:sz="0" w:space="0" w:color="auto"/>
        <w:left w:val="none" w:sz="0" w:space="0" w:color="auto"/>
        <w:bottom w:val="none" w:sz="0" w:space="0" w:color="auto"/>
        <w:right w:val="none" w:sz="0" w:space="0" w:color="auto"/>
      </w:divBdr>
    </w:div>
    <w:div w:id="822891795">
      <w:marLeft w:val="0"/>
      <w:marRight w:val="0"/>
      <w:marTop w:val="0"/>
      <w:marBottom w:val="0"/>
      <w:divBdr>
        <w:top w:val="none" w:sz="0" w:space="0" w:color="auto"/>
        <w:left w:val="none" w:sz="0" w:space="0" w:color="auto"/>
        <w:bottom w:val="none" w:sz="0" w:space="0" w:color="auto"/>
        <w:right w:val="none" w:sz="0" w:space="0" w:color="auto"/>
      </w:divBdr>
    </w:div>
    <w:div w:id="822964826">
      <w:marLeft w:val="0"/>
      <w:marRight w:val="0"/>
      <w:marTop w:val="0"/>
      <w:marBottom w:val="0"/>
      <w:divBdr>
        <w:top w:val="none" w:sz="0" w:space="0" w:color="auto"/>
        <w:left w:val="none" w:sz="0" w:space="0" w:color="auto"/>
        <w:bottom w:val="none" w:sz="0" w:space="0" w:color="auto"/>
        <w:right w:val="none" w:sz="0" w:space="0" w:color="auto"/>
      </w:divBdr>
    </w:div>
    <w:div w:id="823007859">
      <w:marLeft w:val="0"/>
      <w:marRight w:val="0"/>
      <w:marTop w:val="0"/>
      <w:marBottom w:val="0"/>
      <w:divBdr>
        <w:top w:val="none" w:sz="0" w:space="0" w:color="auto"/>
        <w:left w:val="none" w:sz="0" w:space="0" w:color="auto"/>
        <w:bottom w:val="none" w:sz="0" w:space="0" w:color="auto"/>
        <w:right w:val="none" w:sz="0" w:space="0" w:color="auto"/>
      </w:divBdr>
    </w:div>
    <w:div w:id="823008353">
      <w:marLeft w:val="0"/>
      <w:marRight w:val="0"/>
      <w:marTop w:val="0"/>
      <w:marBottom w:val="0"/>
      <w:divBdr>
        <w:top w:val="none" w:sz="0" w:space="0" w:color="auto"/>
        <w:left w:val="none" w:sz="0" w:space="0" w:color="auto"/>
        <w:bottom w:val="none" w:sz="0" w:space="0" w:color="auto"/>
        <w:right w:val="none" w:sz="0" w:space="0" w:color="auto"/>
      </w:divBdr>
    </w:div>
    <w:div w:id="823009931">
      <w:marLeft w:val="0"/>
      <w:marRight w:val="0"/>
      <w:marTop w:val="0"/>
      <w:marBottom w:val="0"/>
      <w:divBdr>
        <w:top w:val="none" w:sz="0" w:space="0" w:color="auto"/>
        <w:left w:val="none" w:sz="0" w:space="0" w:color="auto"/>
        <w:bottom w:val="none" w:sz="0" w:space="0" w:color="auto"/>
        <w:right w:val="none" w:sz="0" w:space="0" w:color="auto"/>
      </w:divBdr>
    </w:div>
    <w:div w:id="823010483">
      <w:marLeft w:val="0"/>
      <w:marRight w:val="0"/>
      <w:marTop w:val="0"/>
      <w:marBottom w:val="0"/>
      <w:divBdr>
        <w:top w:val="none" w:sz="0" w:space="0" w:color="auto"/>
        <w:left w:val="none" w:sz="0" w:space="0" w:color="auto"/>
        <w:bottom w:val="none" w:sz="0" w:space="0" w:color="auto"/>
        <w:right w:val="none" w:sz="0" w:space="0" w:color="auto"/>
      </w:divBdr>
    </w:div>
    <w:div w:id="823159938">
      <w:marLeft w:val="0"/>
      <w:marRight w:val="0"/>
      <w:marTop w:val="0"/>
      <w:marBottom w:val="0"/>
      <w:divBdr>
        <w:top w:val="none" w:sz="0" w:space="0" w:color="auto"/>
        <w:left w:val="none" w:sz="0" w:space="0" w:color="auto"/>
        <w:bottom w:val="none" w:sz="0" w:space="0" w:color="auto"/>
        <w:right w:val="none" w:sz="0" w:space="0" w:color="auto"/>
      </w:divBdr>
    </w:div>
    <w:div w:id="823164695">
      <w:marLeft w:val="0"/>
      <w:marRight w:val="0"/>
      <w:marTop w:val="0"/>
      <w:marBottom w:val="0"/>
      <w:divBdr>
        <w:top w:val="none" w:sz="0" w:space="0" w:color="auto"/>
        <w:left w:val="none" w:sz="0" w:space="0" w:color="auto"/>
        <w:bottom w:val="none" w:sz="0" w:space="0" w:color="auto"/>
        <w:right w:val="none" w:sz="0" w:space="0" w:color="auto"/>
      </w:divBdr>
    </w:div>
    <w:div w:id="823200602">
      <w:bodyDiv w:val="1"/>
      <w:marLeft w:val="0"/>
      <w:marRight w:val="0"/>
      <w:marTop w:val="0"/>
      <w:marBottom w:val="0"/>
      <w:divBdr>
        <w:top w:val="none" w:sz="0" w:space="0" w:color="auto"/>
        <w:left w:val="none" w:sz="0" w:space="0" w:color="auto"/>
        <w:bottom w:val="none" w:sz="0" w:space="0" w:color="auto"/>
        <w:right w:val="none" w:sz="0" w:space="0" w:color="auto"/>
      </w:divBdr>
      <w:divsChild>
        <w:div w:id="1590114840">
          <w:marLeft w:val="0"/>
          <w:marRight w:val="0"/>
          <w:marTop w:val="0"/>
          <w:marBottom w:val="0"/>
          <w:divBdr>
            <w:top w:val="none" w:sz="0" w:space="0" w:color="auto"/>
            <w:left w:val="none" w:sz="0" w:space="0" w:color="auto"/>
            <w:bottom w:val="none" w:sz="0" w:space="0" w:color="auto"/>
            <w:right w:val="none" w:sz="0" w:space="0" w:color="auto"/>
          </w:divBdr>
        </w:div>
        <w:div w:id="160436387">
          <w:marLeft w:val="0"/>
          <w:marRight w:val="0"/>
          <w:marTop w:val="0"/>
          <w:marBottom w:val="0"/>
          <w:divBdr>
            <w:top w:val="none" w:sz="0" w:space="0" w:color="auto"/>
            <w:left w:val="none" w:sz="0" w:space="0" w:color="auto"/>
            <w:bottom w:val="none" w:sz="0" w:space="0" w:color="auto"/>
            <w:right w:val="none" w:sz="0" w:space="0" w:color="auto"/>
          </w:divBdr>
        </w:div>
        <w:div w:id="350572297">
          <w:marLeft w:val="0"/>
          <w:marRight w:val="0"/>
          <w:marTop w:val="0"/>
          <w:marBottom w:val="0"/>
          <w:divBdr>
            <w:top w:val="none" w:sz="0" w:space="0" w:color="auto"/>
            <w:left w:val="none" w:sz="0" w:space="0" w:color="auto"/>
            <w:bottom w:val="none" w:sz="0" w:space="0" w:color="auto"/>
            <w:right w:val="none" w:sz="0" w:space="0" w:color="auto"/>
          </w:divBdr>
        </w:div>
        <w:div w:id="1414930165">
          <w:marLeft w:val="0"/>
          <w:marRight w:val="0"/>
          <w:marTop w:val="0"/>
          <w:marBottom w:val="0"/>
          <w:divBdr>
            <w:top w:val="none" w:sz="0" w:space="0" w:color="auto"/>
            <w:left w:val="none" w:sz="0" w:space="0" w:color="auto"/>
            <w:bottom w:val="none" w:sz="0" w:space="0" w:color="auto"/>
            <w:right w:val="none" w:sz="0" w:space="0" w:color="auto"/>
          </w:divBdr>
        </w:div>
        <w:div w:id="388384292">
          <w:marLeft w:val="0"/>
          <w:marRight w:val="0"/>
          <w:marTop w:val="0"/>
          <w:marBottom w:val="0"/>
          <w:divBdr>
            <w:top w:val="none" w:sz="0" w:space="0" w:color="auto"/>
            <w:left w:val="none" w:sz="0" w:space="0" w:color="auto"/>
            <w:bottom w:val="none" w:sz="0" w:space="0" w:color="auto"/>
            <w:right w:val="none" w:sz="0" w:space="0" w:color="auto"/>
          </w:divBdr>
        </w:div>
        <w:div w:id="1685670386">
          <w:marLeft w:val="0"/>
          <w:marRight w:val="0"/>
          <w:marTop w:val="0"/>
          <w:marBottom w:val="0"/>
          <w:divBdr>
            <w:top w:val="none" w:sz="0" w:space="0" w:color="auto"/>
            <w:left w:val="none" w:sz="0" w:space="0" w:color="auto"/>
            <w:bottom w:val="none" w:sz="0" w:space="0" w:color="auto"/>
            <w:right w:val="none" w:sz="0" w:space="0" w:color="auto"/>
          </w:divBdr>
        </w:div>
        <w:div w:id="1745377029">
          <w:marLeft w:val="0"/>
          <w:marRight w:val="0"/>
          <w:marTop w:val="0"/>
          <w:marBottom w:val="0"/>
          <w:divBdr>
            <w:top w:val="none" w:sz="0" w:space="0" w:color="auto"/>
            <w:left w:val="none" w:sz="0" w:space="0" w:color="auto"/>
            <w:bottom w:val="none" w:sz="0" w:space="0" w:color="auto"/>
            <w:right w:val="none" w:sz="0" w:space="0" w:color="auto"/>
          </w:divBdr>
        </w:div>
        <w:div w:id="1975790858">
          <w:marLeft w:val="0"/>
          <w:marRight w:val="0"/>
          <w:marTop w:val="0"/>
          <w:marBottom w:val="0"/>
          <w:divBdr>
            <w:top w:val="none" w:sz="0" w:space="0" w:color="auto"/>
            <w:left w:val="none" w:sz="0" w:space="0" w:color="auto"/>
            <w:bottom w:val="none" w:sz="0" w:space="0" w:color="auto"/>
            <w:right w:val="none" w:sz="0" w:space="0" w:color="auto"/>
          </w:divBdr>
        </w:div>
        <w:div w:id="646857352">
          <w:marLeft w:val="0"/>
          <w:marRight w:val="0"/>
          <w:marTop w:val="0"/>
          <w:marBottom w:val="0"/>
          <w:divBdr>
            <w:top w:val="none" w:sz="0" w:space="0" w:color="auto"/>
            <w:left w:val="none" w:sz="0" w:space="0" w:color="auto"/>
            <w:bottom w:val="none" w:sz="0" w:space="0" w:color="auto"/>
            <w:right w:val="none" w:sz="0" w:space="0" w:color="auto"/>
          </w:divBdr>
        </w:div>
        <w:div w:id="492141357">
          <w:marLeft w:val="0"/>
          <w:marRight w:val="0"/>
          <w:marTop w:val="0"/>
          <w:marBottom w:val="0"/>
          <w:divBdr>
            <w:top w:val="none" w:sz="0" w:space="0" w:color="auto"/>
            <w:left w:val="none" w:sz="0" w:space="0" w:color="auto"/>
            <w:bottom w:val="none" w:sz="0" w:space="0" w:color="auto"/>
            <w:right w:val="none" w:sz="0" w:space="0" w:color="auto"/>
          </w:divBdr>
        </w:div>
        <w:div w:id="1329097039">
          <w:marLeft w:val="0"/>
          <w:marRight w:val="0"/>
          <w:marTop w:val="0"/>
          <w:marBottom w:val="0"/>
          <w:divBdr>
            <w:top w:val="none" w:sz="0" w:space="0" w:color="auto"/>
            <w:left w:val="none" w:sz="0" w:space="0" w:color="auto"/>
            <w:bottom w:val="none" w:sz="0" w:space="0" w:color="auto"/>
            <w:right w:val="none" w:sz="0" w:space="0" w:color="auto"/>
          </w:divBdr>
        </w:div>
        <w:div w:id="271061561">
          <w:marLeft w:val="0"/>
          <w:marRight w:val="0"/>
          <w:marTop w:val="0"/>
          <w:marBottom w:val="0"/>
          <w:divBdr>
            <w:top w:val="none" w:sz="0" w:space="0" w:color="auto"/>
            <w:left w:val="none" w:sz="0" w:space="0" w:color="auto"/>
            <w:bottom w:val="none" w:sz="0" w:space="0" w:color="auto"/>
            <w:right w:val="none" w:sz="0" w:space="0" w:color="auto"/>
          </w:divBdr>
        </w:div>
        <w:div w:id="1222137702">
          <w:marLeft w:val="0"/>
          <w:marRight w:val="0"/>
          <w:marTop w:val="0"/>
          <w:marBottom w:val="0"/>
          <w:divBdr>
            <w:top w:val="none" w:sz="0" w:space="0" w:color="auto"/>
            <w:left w:val="none" w:sz="0" w:space="0" w:color="auto"/>
            <w:bottom w:val="none" w:sz="0" w:space="0" w:color="auto"/>
            <w:right w:val="none" w:sz="0" w:space="0" w:color="auto"/>
          </w:divBdr>
        </w:div>
        <w:div w:id="1016806648">
          <w:marLeft w:val="0"/>
          <w:marRight w:val="0"/>
          <w:marTop w:val="0"/>
          <w:marBottom w:val="0"/>
          <w:divBdr>
            <w:top w:val="none" w:sz="0" w:space="0" w:color="auto"/>
            <w:left w:val="none" w:sz="0" w:space="0" w:color="auto"/>
            <w:bottom w:val="none" w:sz="0" w:space="0" w:color="auto"/>
            <w:right w:val="none" w:sz="0" w:space="0" w:color="auto"/>
          </w:divBdr>
        </w:div>
        <w:div w:id="1758598405">
          <w:marLeft w:val="0"/>
          <w:marRight w:val="0"/>
          <w:marTop w:val="0"/>
          <w:marBottom w:val="0"/>
          <w:divBdr>
            <w:top w:val="none" w:sz="0" w:space="0" w:color="auto"/>
            <w:left w:val="none" w:sz="0" w:space="0" w:color="auto"/>
            <w:bottom w:val="none" w:sz="0" w:space="0" w:color="auto"/>
            <w:right w:val="none" w:sz="0" w:space="0" w:color="auto"/>
          </w:divBdr>
        </w:div>
        <w:div w:id="1267153005">
          <w:marLeft w:val="0"/>
          <w:marRight w:val="0"/>
          <w:marTop w:val="0"/>
          <w:marBottom w:val="0"/>
          <w:divBdr>
            <w:top w:val="none" w:sz="0" w:space="0" w:color="auto"/>
            <w:left w:val="none" w:sz="0" w:space="0" w:color="auto"/>
            <w:bottom w:val="none" w:sz="0" w:space="0" w:color="auto"/>
            <w:right w:val="none" w:sz="0" w:space="0" w:color="auto"/>
          </w:divBdr>
        </w:div>
        <w:div w:id="1612517136">
          <w:marLeft w:val="0"/>
          <w:marRight w:val="0"/>
          <w:marTop w:val="0"/>
          <w:marBottom w:val="0"/>
          <w:divBdr>
            <w:top w:val="none" w:sz="0" w:space="0" w:color="auto"/>
            <w:left w:val="none" w:sz="0" w:space="0" w:color="auto"/>
            <w:bottom w:val="none" w:sz="0" w:space="0" w:color="auto"/>
            <w:right w:val="none" w:sz="0" w:space="0" w:color="auto"/>
          </w:divBdr>
        </w:div>
      </w:divsChild>
    </w:div>
    <w:div w:id="823398672">
      <w:marLeft w:val="0"/>
      <w:marRight w:val="0"/>
      <w:marTop w:val="0"/>
      <w:marBottom w:val="0"/>
      <w:divBdr>
        <w:top w:val="none" w:sz="0" w:space="0" w:color="auto"/>
        <w:left w:val="none" w:sz="0" w:space="0" w:color="auto"/>
        <w:bottom w:val="none" w:sz="0" w:space="0" w:color="auto"/>
        <w:right w:val="none" w:sz="0" w:space="0" w:color="auto"/>
      </w:divBdr>
    </w:div>
    <w:div w:id="823551623">
      <w:marLeft w:val="0"/>
      <w:marRight w:val="0"/>
      <w:marTop w:val="0"/>
      <w:marBottom w:val="0"/>
      <w:divBdr>
        <w:top w:val="none" w:sz="0" w:space="0" w:color="auto"/>
        <w:left w:val="none" w:sz="0" w:space="0" w:color="auto"/>
        <w:bottom w:val="none" w:sz="0" w:space="0" w:color="auto"/>
        <w:right w:val="none" w:sz="0" w:space="0" w:color="auto"/>
      </w:divBdr>
    </w:div>
    <w:div w:id="823592075">
      <w:marLeft w:val="0"/>
      <w:marRight w:val="0"/>
      <w:marTop w:val="0"/>
      <w:marBottom w:val="0"/>
      <w:divBdr>
        <w:top w:val="none" w:sz="0" w:space="0" w:color="auto"/>
        <w:left w:val="none" w:sz="0" w:space="0" w:color="auto"/>
        <w:bottom w:val="none" w:sz="0" w:space="0" w:color="auto"/>
        <w:right w:val="none" w:sz="0" w:space="0" w:color="auto"/>
      </w:divBdr>
    </w:div>
    <w:div w:id="823620575">
      <w:marLeft w:val="0"/>
      <w:marRight w:val="0"/>
      <w:marTop w:val="0"/>
      <w:marBottom w:val="0"/>
      <w:divBdr>
        <w:top w:val="none" w:sz="0" w:space="0" w:color="auto"/>
        <w:left w:val="none" w:sz="0" w:space="0" w:color="auto"/>
        <w:bottom w:val="none" w:sz="0" w:space="0" w:color="auto"/>
        <w:right w:val="none" w:sz="0" w:space="0" w:color="auto"/>
      </w:divBdr>
    </w:div>
    <w:div w:id="823664578">
      <w:marLeft w:val="0"/>
      <w:marRight w:val="0"/>
      <w:marTop w:val="0"/>
      <w:marBottom w:val="0"/>
      <w:divBdr>
        <w:top w:val="none" w:sz="0" w:space="0" w:color="auto"/>
        <w:left w:val="none" w:sz="0" w:space="0" w:color="auto"/>
        <w:bottom w:val="none" w:sz="0" w:space="0" w:color="auto"/>
        <w:right w:val="none" w:sz="0" w:space="0" w:color="auto"/>
      </w:divBdr>
    </w:div>
    <w:div w:id="823665681">
      <w:marLeft w:val="0"/>
      <w:marRight w:val="0"/>
      <w:marTop w:val="0"/>
      <w:marBottom w:val="0"/>
      <w:divBdr>
        <w:top w:val="none" w:sz="0" w:space="0" w:color="auto"/>
        <w:left w:val="none" w:sz="0" w:space="0" w:color="auto"/>
        <w:bottom w:val="none" w:sz="0" w:space="0" w:color="auto"/>
        <w:right w:val="none" w:sz="0" w:space="0" w:color="auto"/>
      </w:divBdr>
    </w:div>
    <w:div w:id="823743502">
      <w:marLeft w:val="0"/>
      <w:marRight w:val="0"/>
      <w:marTop w:val="0"/>
      <w:marBottom w:val="0"/>
      <w:divBdr>
        <w:top w:val="none" w:sz="0" w:space="0" w:color="auto"/>
        <w:left w:val="none" w:sz="0" w:space="0" w:color="auto"/>
        <w:bottom w:val="none" w:sz="0" w:space="0" w:color="auto"/>
        <w:right w:val="none" w:sz="0" w:space="0" w:color="auto"/>
      </w:divBdr>
    </w:div>
    <w:div w:id="823817364">
      <w:marLeft w:val="0"/>
      <w:marRight w:val="0"/>
      <w:marTop w:val="0"/>
      <w:marBottom w:val="0"/>
      <w:divBdr>
        <w:top w:val="none" w:sz="0" w:space="0" w:color="auto"/>
        <w:left w:val="none" w:sz="0" w:space="0" w:color="auto"/>
        <w:bottom w:val="none" w:sz="0" w:space="0" w:color="auto"/>
        <w:right w:val="none" w:sz="0" w:space="0" w:color="auto"/>
      </w:divBdr>
    </w:div>
    <w:div w:id="823819736">
      <w:marLeft w:val="0"/>
      <w:marRight w:val="0"/>
      <w:marTop w:val="0"/>
      <w:marBottom w:val="0"/>
      <w:divBdr>
        <w:top w:val="none" w:sz="0" w:space="0" w:color="auto"/>
        <w:left w:val="none" w:sz="0" w:space="0" w:color="auto"/>
        <w:bottom w:val="none" w:sz="0" w:space="0" w:color="auto"/>
        <w:right w:val="none" w:sz="0" w:space="0" w:color="auto"/>
      </w:divBdr>
    </w:div>
    <w:div w:id="823855945">
      <w:marLeft w:val="0"/>
      <w:marRight w:val="0"/>
      <w:marTop w:val="0"/>
      <w:marBottom w:val="0"/>
      <w:divBdr>
        <w:top w:val="none" w:sz="0" w:space="0" w:color="auto"/>
        <w:left w:val="none" w:sz="0" w:space="0" w:color="auto"/>
        <w:bottom w:val="none" w:sz="0" w:space="0" w:color="auto"/>
        <w:right w:val="none" w:sz="0" w:space="0" w:color="auto"/>
      </w:divBdr>
    </w:div>
    <w:div w:id="823860302">
      <w:marLeft w:val="0"/>
      <w:marRight w:val="0"/>
      <w:marTop w:val="0"/>
      <w:marBottom w:val="0"/>
      <w:divBdr>
        <w:top w:val="none" w:sz="0" w:space="0" w:color="auto"/>
        <w:left w:val="none" w:sz="0" w:space="0" w:color="auto"/>
        <w:bottom w:val="none" w:sz="0" w:space="0" w:color="auto"/>
        <w:right w:val="none" w:sz="0" w:space="0" w:color="auto"/>
      </w:divBdr>
    </w:div>
    <w:div w:id="823860565">
      <w:marLeft w:val="0"/>
      <w:marRight w:val="0"/>
      <w:marTop w:val="0"/>
      <w:marBottom w:val="0"/>
      <w:divBdr>
        <w:top w:val="none" w:sz="0" w:space="0" w:color="auto"/>
        <w:left w:val="none" w:sz="0" w:space="0" w:color="auto"/>
        <w:bottom w:val="none" w:sz="0" w:space="0" w:color="auto"/>
        <w:right w:val="none" w:sz="0" w:space="0" w:color="auto"/>
      </w:divBdr>
    </w:div>
    <w:div w:id="823863246">
      <w:marLeft w:val="0"/>
      <w:marRight w:val="0"/>
      <w:marTop w:val="0"/>
      <w:marBottom w:val="0"/>
      <w:divBdr>
        <w:top w:val="none" w:sz="0" w:space="0" w:color="auto"/>
        <w:left w:val="none" w:sz="0" w:space="0" w:color="auto"/>
        <w:bottom w:val="none" w:sz="0" w:space="0" w:color="auto"/>
        <w:right w:val="none" w:sz="0" w:space="0" w:color="auto"/>
      </w:divBdr>
    </w:div>
    <w:div w:id="823929804">
      <w:marLeft w:val="0"/>
      <w:marRight w:val="0"/>
      <w:marTop w:val="0"/>
      <w:marBottom w:val="0"/>
      <w:divBdr>
        <w:top w:val="none" w:sz="0" w:space="0" w:color="auto"/>
        <w:left w:val="none" w:sz="0" w:space="0" w:color="auto"/>
        <w:bottom w:val="none" w:sz="0" w:space="0" w:color="auto"/>
        <w:right w:val="none" w:sz="0" w:space="0" w:color="auto"/>
      </w:divBdr>
    </w:div>
    <w:div w:id="823933656">
      <w:marLeft w:val="0"/>
      <w:marRight w:val="0"/>
      <w:marTop w:val="0"/>
      <w:marBottom w:val="0"/>
      <w:divBdr>
        <w:top w:val="none" w:sz="0" w:space="0" w:color="auto"/>
        <w:left w:val="none" w:sz="0" w:space="0" w:color="auto"/>
        <w:bottom w:val="none" w:sz="0" w:space="0" w:color="auto"/>
        <w:right w:val="none" w:sz="0" w:space="0" w:color="auto"/>
      </w:divBdr>
    </w:div>
    <w:div w:id="824007036">
      <w:marLeft w:val="0"/>
      <w:marRight w:val="0"/>
      <w:marTop w:val="0"/>
      <w:marBottom w:val="0"/>
      <w:divBdr>
        <w:top w:val="none" w:sz="0" w:space="0" w:color="auto"/>
        <w:left w:val="none" w:sz="0" w:space="0" w:color="auto"/>
        <w:bottom w:val="none" w:sz="0" w:space="0" w:color="auto"/>
        <w:right w:val="none" w:sz="0" w:space="0" w:color="auto"/>
      </w:divBdr>
    </w:div>
    <w:div w:id="824051823">
      <w:marLeft w:val="0"/>
      <w:marRight w:val="0"/>
      <w:marTop w:val="0"/>
      <w:marBottom w:val="0"/>
      <w:divBdr>
        <w:top w:val="none" w:sz="0" w:space="0" w:color="auto"/>
        <w:left w:val="none" w:sz="0" w:space="0" w:color="auto"/>
        <w:bottom w:val="none" w:sz="0" w:space="0" w:color="auto"/>
        <w:right w:val="none" w:sz="0" w:space="0" w:color="auto"/>
      </w:divBdr>
    </w:div>
    <w:div w:id="824320239">
      <w:marLeft w:val="0"/>
      <w:marRight w:val="0"/>
      <w:marTop w:val="0"/>
      <w:marBottom w:val="0"/>
      <w:divBdr>
        <w:top w:val="none" w:sz="0" w:space="0" w:color="auto"/>
        <w:left w:val="none" w:sz="0" w:space="0" w:color="auto"/>
        <w:bottom w:val="none" w:sz="0" w:space="0" w:color="auto"/>
        <w:right w:val="none" w:sz="0" w:space="0" w:color="auto"/>
      </w:divBdr>
    </w:div>
    <w:div w:id="824321872">
      <w:marLeft w:val="0"/>
      <w:marRight w:val="0"/>
      <w:marTop w:val="0"/>
      <w:marBottom w:val="0"/>
      <w:divBdr>
        <w:top w:val="none" w:sz="0" w:space="0" w:color="auto"/>
        <w:left w:val="none" w:sz="0" w:space="0" w:color="auto"/>
        <w:bottom w:val="none" w:sz="0" w:space="0" w:color="auto"/>
        <w:right w:val="none" w:sz="0" w:space="0" w:color="auto"/>
      </w:divBdr>
    </w:div>
    <w:div w:id="824393891">
      <w:marLeft w:val="0"/>
      <w:marRight w:val="0"/>
      <w:marTop w:val="0"/>
      <w:marBottom w:val="0"/>
      <w:divBdr>
        <w:top w:val="none" w:sz="0" w:space="0" w:color="auto"/>
        <w:left w:val="none" w:sz="0" w:space="0" w:color="auto"/>
        <w:bottom w:val="none" w:sz="0" w:space="0" w:color="auto"/>
        <w:right w:val="none" w:sz="0" w:space="0" w:color="auto"/>
      </w:divBdr>
    </w:div>
    <w:div w:id="824396749">
      <w:marLeft w:val="0"/>
      <w:marRight w:val="0"/>
      <w:marTop w:val="0"/>
      <w:marBottom w:val="0"/>
      <w:divBdr>
        <w:top w:val="none" w:sz="0" w:space="0" w:color="auto"/>
        <w:left w:val="none" w:sz="0" w:space="0" w:color="auto"/>
        <w:bottom w:val="none" w:sz="0" w:space="0" w:color="auto"/>
        <w:right w:val="none" w:sz="0" w:space="0" w:color="auto"/>
      </w:divBdr>
    </w:div>
    <w:div w:id="824399088">
      <w:marLeft w:val="0"/>
      <w:marRight w:val="0"/>
      <w:marTop w:val="0"/>
      <w:marBottom w:val="0"/>
      <w:divBdr>
        <w:top w:val="none" w:sz="0" w:space="0" w:color="auto"/>
        <w:left w:val="none" w:sz="0" w:space="0" w:color="auto"/>
        <w:bottom w:val="none" w:sz="0" w:space="0" w:color="auto"/>
        <w:right w:val="none" w:sz="0" w:space="0" w:color="auto"/>
      </w:divBdr>
    </w:div>
    <w:div w:id="824399353">
      <w:marLeft w:val="0"/>
      <w:marRight w:val="0"/>
      <w:marTop w:val="0"/>
      <w:marBottom w:val="0"/>
      <w:divBdr>
        <w:top w:val="none" w:sz="0" w:space="0" w:color="auto"/>
        <w:left w:val="none" w:sz="0" w:space="0" w:color="auto"/>
        <w:bottom w:val="none" w:sz="0" w:space="0" w:color="auto"/>
        <w:right w:val="none" w:sz="0" w:space="0" w:color="auto"/>
      </w:divBdr>
    </w:div>
    <w:div w:id="824443159">
      <w:bodyDiv w:val="1"/>
      <w:marLeft w:val="0"/>
      <w:marRight w:val="0"/>
      <w:marTop w:val="0"/>
      <w:marBottom w:val="0"/>
      <w:divBdr>
        <w:top w:val="none" w:sz="0" w:space="0" w:color="auto"/>
        <w:left w:val="none" w:sz="0" w:space="0" w:color="auto"/>
        <w:bottom w:val="none" w:sz="0" w:space="0" w:color="auto"/>
        <w:right w:val="none" w:sz="0" w:space="0" w:color="auto"/>
      </w:divBdr>
    </w:div>
    <w:div w:id="824468061">
      <w:marLeft w:val="0"/>
      <w:marRight w:val="0"/>
      <w:marTop w:val="0"/>
      <w:marBottom w:val="0"/>
      <w:divBdr>
        <w:top w:val="none" w:sz="0" w:space="0" w:color="auto"/>
        <w:left w:val="none" w:sz="0" w:space="0" w:color="auto"/>
        <w:bottom w:val="none" w:sz="0" w:space="0" w:color="auto"/>
        <w:right w:val="none" w:sz="0" w:space="0" w:color="auto"/>
      </w:divBdr>
    </w:div>
    <w:div w:id="824468412">
      <w:bodyDiv w:val="1"/>
      <w:marLeft w:val="0"/>
      <w:marRight w:val="0"/>
      <w:marTop w:val="0"/>
      <w:marBottom w:val="0"/>
      <w:divBdr>
        <w:top w:val="none" w:sz="0" w:space="0" w:color="auto"/>
        <w:left w:val="none" w:sz="0" w:space="0" w:color="auto"/>
        <w:bottom w:val="none" w:sz="0" w:space="0" w:color="auto"/>
        <w:right w:val="none" w:sz="0" w:space="0" w:color="auto"/>
      </w:divBdr>
    </w:div>
    <w:div w:id="824516222">
      <w:marLeft w:val="0"/>
      <w:marRight w:val="0"/>
      <w:marTop w:val="0"/>
      <w:marBottom w:val="0"/>
      <w:divBdr>
        <w:top w:val="none" w:sz="0" w:space="0" w:color="auto"/>
        <w:left w:val="none" w:sz="0" w:space="0" w:color="auto"/>
        <w:bottom w:val="none" w:sz="0" w:space="0" w:color="auto"/>
        <w:right w:val="none" w:sz="0" w:space="0" w:color="auto"/>
      </w:divBdr>
    </w:div>
    <w:div w:id="824518045">
      <w:marLeft w:val="0"/>
      <w:marRight w:val="0"/>
      <w:marTop w:val="0"/>
      <w:marBottom w:val="0"/>
      <w:divBdr>
        <w:top w:val="none" w:sz="0" w:space="0" w:color="auto"/>
        <w:left w:val="none" w:sz="0" w:space="0" w:color="auto"/>
        <w:bottom w:val="none" w:sz="0" w:space="0" w:color="auto"/>
        <w:right w:val="none" w:sz="0" w:space="0" w:color="auto"/>
      </w:divBdr>
    </w:div>
    <w:div w:id="824663672">
      <w:marLeft w:val="0"/>
      <w:marRight w:val="0"/>
      <w:marTop w:val="0"/>
      <w:marBottom w:val="0"/>
      <w:divBdr>
        <w:top w:val="none" w:sz="0" w:space="0" w:color="auto"/>
        <w:left w:val="none" w:sz="0" w:space="0" w:color="auto"/>
        <w:bottom w:val="none" w:sz="0" w:space="0" w:color="auto"/>
        <w:right w:val="none" w:sz="0" w:space="0" w:color="auto"/>
      </w:divBdr>
    </w:div>
    <w:div w:id="824711886">
      <w:marLeft w:val="0"/>
      <w:marRight w:val="0"/>
      <w:marTop w:val="0"/>
      <w:marBottom w:val="0"/>
      <w:divBdr>
        <w:top w:val="none" w:sz="0" w:space="0" w:color="auto"/>
        <w:left w:val="none" w:sz="0" w:space="0" w:color="auto"/>
        <w:bottom w:val="none" w:sz="0" w:space="0" w:color="auto"/>
        <w:right w:val="none" w:sz="0" w:space="0" w:color="auto"/>
      </w:divBdr>
    </w:div>
    <w:div w:id="824859719">
      <w:marLeft w:val="0"/>
      <w:marRight w:val="0"/>
      <w:marTop w:val="0"/>
      <w:marBottom w:val="0"/>
      <w:divBdr>
        <w:top w:val="none" w:sz="0" w:space="0" w:color="auto"/>
        <w:left w:val="none" w:sz="0" w:space="0" w:color="auto"/>
        <w:bottom w:val="none" w:sz="0" w:space="0" w:color="auto"/>
        <w:right w:val="none" w:sz="0" w:space="0" w:color="auto"/>
      </w:divBdr>
    </w:div>
    <w:div w:id="824860445">
      <w:marLeft w:val="0"/>
      <w:marRight w:val="0"/>
      <w:marTop w:val="0"/>
      <w:marBottom w:val="0"/>
      <w:divBdr>
        <w:top w:val="none" w:sz="0" w:space="0" w:color="auto"/>
        <w:left w:val="none" w:sz="0" w:space="0" w:color="auto"/>
        <w:bottom w:val="none" w:sz="0" w:space="0" w:color="auto"/>
        <w:right w:val="none" w:sz="0" w:space="0" w:color="auto"/>
      </w:divBdr>
    </w:div>
    <w:div w:id="824861118">
      <w:marLeft w:val="0"/>
      <w:marRight w:val="0"/>
      <w:marTop w:val="0"/>
      <w:marBottom w:val="0"/>
      <w:divBdr>
        <w:top w:val="none" w:sz="0" w:space="0" w:color="auto"/>
        <w:left w:val="none" w:sz="0" w:space="0" w:color="auto"/>
        <w:bottom w:val="none" w:sz="0" w:space="0" w:color="auto"/>
        <w:right w:val="none" w:sz="0" w:space="0" w:color="auto"/>
      </w:divBdr>
    </w:div>
    <w:div w:id="824977758">
      <w:marLeft w:val="0"/>
      <w:marRight w:val="0"/>
      <w:marTop w:val="0"/>
      <w:marBottom w:val="0"/>
      <w:divBdr>
        <w:top w:val="none" w:sz="0" w:space="0" w:color="auto"/>
        <w:left w:val="none" w:sz="0" w:space="0" w:color="auto"/>
        <w:bottom w:val="none" w:sz="0" w:space="0" w:color="auto"/>
        <w:right w:val="none" w:sz="0" w:space="0" w:color="auto"/>
      </w:divBdr>
    </w:div>
    <w:div w:id="825049431">
      <w:marLeft w:val="0"/>
      <w:marRight w:val="0"/>
      <w:marTop w:val="0"/>
      <w:marBottom w:val="0"/>
      <w:divBdr>
        <w:top w:val="none" w:sz="0" w:space="0" w:color="auto"/>
        <w:left w:val="none" w:sz="0" w:space="0" w:color="auto"/>
        <w:bottom w:val="none" w:sz="0" w:space="0" w:color="auto"/>
        <w:right w:val="none" w:sz="0" w:space="0" w:color="auto"/>
      </w:divBdr>
    </w:div>
    <w:div w:id="825122075">
      <w:bodyDiv w:val="1"/>
      <w:marLeft w:val="0"/>
      <w:marRight w:val="0"/>
      <w:marTop w:val="0"/>
      <w:marBottom w:val="0"/>
      <w:divBdr>
        <w:top w:val="none" w:sz="0" w:space="0" w:color="auto"/>
        <w:left w:val="none" w:sz="0" w:space="0" w:color="auto"/>
        <w:bottom w:val="none" w:sz="0" w:space="0" w:color="auto"/>
        <w:right w:val="none" w:sz="0" w:space="0" w:color="auto"/>
      </w:divBdr>
    </w:div>
    <w:div w:id="825129338">
      <w:marLeft w:val="0"/>
      <w:marRight w:val="0"/>
      <w:marTop w:val="0"/>
      <w:marBottom w:val="0"/>
      <w:divBdr>
        <w:top w:val="none" w:sz="0" w:space="0" w:color="auto"/>
        <w:left w:val="none" w:sz="0" w:space="0" w:color="auto"/>
        <w:bottom w:val="none" w:sz="0" w:space="0" w:color="auto"/>
        <w:right w:val="none" w:sz="0" w:space="0" w:color="auto"/>
      </w:divBdr>
    </w:div>
    <w:div w:id="825318092">
      <w:marLeft w:val="0"/>
      <w:marRight w:val="0"/>
      <w:marTop w:val="0"/>
      <w:marBottom w:val="0"/>
      <w:divBdr>
        <w:top w:val="none" w:sz="0" w:space="0" w:color="auto"/>
        <w:left w:val="none" w:sz="0" w:space="0" w:color="auto"/>
        <w:bottom w:val="none" w:sz="0" w:space="0" w:color="auto"/>
        <w:right w:val="none" w:sz="0" w:space="0" w:color="auto"/>
      </w:divBdr>
    </w:div>
    <w:div w:id="825323008">
      <w:marLeft w:val="0"/>
      <w:marRight w:val="0"/>
      <w:marTop w:val="0"/>
      <w:marBottom w:val="0"/>
      <w:divBdr>
        <w:top w:val="none" w:sz="0" w:space="0" w:color="auto"/>
        <w:left w:val="none" w:sz="0" w:space="0" w:color="auto"/>
        <w:bottom w:val="none" w:sz="0" w:space="0" w:color="auto"/>
        <w:right w:val="none" w:sz="0" w:space="0" w:color="auto"/>
      </w:divBdr>
    </w:div>
    <w:div w:id="825361106">
      <w:marLeft w:val="0"/>
      <w:marRight w:val="0"/>
      <w:marTop w:val="0"/>
      <w:marBottom w:val="0"/>
      <w:divBdr>
        <w:top w:val="none" w:sz="0" w:space="0" w:color="auto"/>
        <w:left w:val="none" w:sz="0" w:space="0" w:color="auto"/>
        <w:bottom w:val="none" w:sz="0" w:space="0" w:color="auto"/>
        <w:right w:val="none" w:sz="0" w:space="0" w:color="auto"/>
      </w:divBdr>
    </w:div>
    <w:div w:id="825365953">
      <w:marLeft w:val="0"/>
      <w:marRight w:val="0"/>
      <w:marTop w:val="0"/>
      <w:marBottom w:val="0"/>
      <w:divBdr>
        <w:top w:val="none" w:sz="0" w:space="0" w:color="auto"/>
        <w:left w:val="none" w:sz="0" w:space="0" w:color="auto"/>
        <w:bottom w:val="none" w:sz="0" w:space="0" w:color="auto"/>
        <w:right w:val="none" w:sz="0" w:space="0" w:color="auto"/>
      </w:divBdr>
    </w:div>
    <w:div w:id="825438746">
      <w:marLeft w:val="0"/>
      <w:marRight w:val="0"/>
      <w:marTop w:val="0"/>
      <w:marBottom w:val="0"/>
      <w:divBdr>
        <w:top w:val="none" w:sz="0" w:space="0" w:color="auto"/>
        <w:left w:val="none" w:sz="0" w:space="0" w:color="auto"/>
        <w:bottom w:val="none" w:sz="0" w:space="0" w:color="auto"/>
        <w:right w:val="none" w:sz="0" w:space="0" w:color="auto"/>
      </w:divBdr>
    </w:div>
    <w:div w:id="825631753">
      <w:marLeft w:val="0"/>
      <w:marRight w:val="0"/>
      <w:marTop w:val="0"/>
      <w:marBottom w:val="0"/>
      <w:divBdr>
        <w:top w:val="none" w:sz="0" w:space="0" w:color="auto"/>
        <w:left w:val="none" w:sz="0" w:space="0" w:color="auto"/>
        <w:bottom w:val="none" w:sz="0" w:space="0" w:color="auto"/>
        <w:right w:val="none" w:sz="0" w:space="0" w:color="auto"/>
      </w:divBdr>
    </w:div>
    <w:div w:id="825706647">
      <w:marLeft w:val="0"/>
      <w:marRight w:val="0"/>
      <w:marTop w:val="0"/>
      <w:marBottom w:val="0"/>
      <w:divBdr>
        <w:top w:val="none" w:sz="0" w:space="0" w:color="auto"/>
        <w:left w:val="none" w:sz="0" w:space="0" w:color="auto"/>
        <w:bottom w:val="none" w:sz="0" w:space="0" w:color="auto"/>
        <w:right w:val="none" w:sz="0" w:space="0" w:color="auto"/>
      </w:divBdr>
    </w:div>
    <w:div w:id="825777679">
      <w:marLeft w:val="0"/>
      <w:marRight w:val="0"/>
      <w:marTop w:val="0"/>
      <w:marBottom w:val="0"/>
      <w:divBdr>
        <w:top w:val="none" w:sz="0" w:space="0" w:color="auto"/>
        <w:left w:val="none" w:sz="0" w:space="0" w:color="auto"/>
        <w:bottom w:val="none" w:sz="0" w:space="0" w:color="auto"/>
        <w:right w:val="none" w:sz="0" w:space="0" w:color="auto"/>
      </w:divBdr>
    </w:div>
    <w:div w:id="825782311">
      <w:marLeft w:val="0"/>
      <w:marRight w:val="0"/>
      <w:marTop w:val="0"/>
      <w:marBottom w:val="0"/>
      <w:divBdr>
        <w:top w:val="none" w:sz="0" w:space="0" w:color="auto"/>
        <w:left w:val="none" w:sz="0" w:space="0" w:color="auto"/>
        <w:bottom w:val="none" w:sz="0" w:space="0" w:color="auto"/>
        <w:right w:val="none" w:sz="0" w:space="0" w:color="auto"/>
      </w:divBdr>
    </w:div>
    <w:div w:id="825823931">
      <w:marLeft w:val="0"/>
      <w:marRight w:val="0"/>
      <w:marTop w:val="0"/>
      <w:marBottom w:val="0"/>
      <w:divBdr>
        <w:top w:val="none" w:sz="0" w:space="0" w:color="auto"/>
        <w:left w:val="none" w:sz="0" w:space="0" w:color="auto"/>
        <w:bottom w:val="none" w:sz="0" w:space="0" w:color="auto"/>
        <w:right w:val="none" w:sz="0" w:space="0" w:color="auto"/>
      </w:divBdr>
    </w:div>
    <w:div w:id="825828593">
      <w:marLeft w:val="0"/>
      <w:marRight w:val="0"/>
      <w:marTop w:val="0"/>
      <w:marBottom w:val="0"/>
      <w:divBdr>
        <w:top w:val="none" w:sz="0" w:space="0" w:color="auto"/>
        <w:left w:val="none" w:sz="0" w:space="0" w:color="auto"/>
        <w:bottom w:val="none" w:sz="0" w:space="0" w:color="auto"/>
        <w:right w:val="none" w:sz="0" w:space="0" w:color="auto"/>
      </w:divBdr>
    </w:div>
    <w:div w:id="825895161">
      <w:marLeft w:val="0"/>
      <w:marRight w:val="0"/>
      <w:marTop w:val="0"/>
      <w:marBottom w:val="0"/>
      <w:divBdr>
        <w:top w:val="none" w:sz="0" w:space="0" w:color="auto"/>
        <w:left w:val="none" w:sz="0" w:space="0" w:color="auto"/>
        <w:bottom w:val="none" w:sz="0" w:space="0" w:color="auto"/>
        <w:right w:val="none" w:sz="0" w:space="0" w:color="auto"/>
      </w:divBdr>
    </w:div>
    <w:div w:id="826017347">
      <w:marLeft w:val="0"/>
      <w:marRight w:val="0"/>
      <w:marTop w:val="0"/>
      <w:marBottom w:val="0"/>
      <w:divBdr>
        <w:top w:val="none" w:sz="0" w:space="0" w:color="auto"/>
        <w:left w:val="none" w:sz="0" w:space="0" w:color="auto"/>
        <w:bottom w:val="none" w:sz="0" w:space="0" w:color="auto"/>
        <w:right w:val="none" w:sz="0" w:space="0" w:color="auto"/>
      </w:divBdr>
    </w:div>
    <w:div w:id="826017679">
      <w:marLeft w:val="0"/>
      <w:marRight w:val="0"/>
      <w:marTop w:val="0"/>
      <w:marBottom w:val="0"/>
      <w:divBdr>
        <w:top w:val="none" w:sz="0" w:space="0" w:color="auto"/>
        <w:left w:val="none" w:sz="0" w:space="0" w:color="auto"/>
        <w:bottom w:val="none" w:sz="0" w:space="0" w:color="auto"/>
        <w:right w:val="none" w:sz="0" w:space="0" w:color="auto"/>
      </w:divBdr>
    </w:div>
    <w:div w:id="826017829">
      <w:bodyDiv w:val="1"/>
      <w:marLeft w:val="0"/>
      <w:marRight w:val="0"/>
      <w:marTop w:val="0"/>
      <w:marBottom w:val="0"/>
      <w:divBdr>
        <w:top w:val="none" w:sz="0" w:space="0" w:color="auto"/>
        <w:left w:val="none" w:sz="0" w:space="0" w:color="auto"/>
        <w:bottom w:val="none" w:sz="0" w:space="0" w:color="auto"/>
        <w:right w:val="none" w:sz="0" w:space="0" w:color="auto"/>
      </w:divBdr>
    </w:div>
    <w:div w:id="826021441">
      <w:marLeft w:val="0"/>
      <w:marRight w:val="0"/>
      <w:marTop w:val="0"/>
      <w:marBottom w:val="0"/>
      <w:divBdr>
        <w:top w:val="none" w:sz="0" w:space="0" w:color="auto"/>
        <w:left w:val="none" w:sz="0" w:space="0" w:color="auto"/>
        <w:bottom w:val="none" w:sz="0" w:space="0" w:color="auto"/>
        <w:right w:val="none" w:sz="0" w:space="0" w:color="auto"/>
      </w:divBdr>
    </w:div>
    <w:div w:id="826094554">
      <w:marLeft w:val="0"/>
      <w:marRight w:val="0"/>
      <w:marTop w:val="0"/>
      <w:marBottom w:val="0"/>
      <w:divBdr>
        <w:top w:val="none" w:sz="0" w:space="0" w:color="auto"/>
        <w:left w:val="none" w:sz="0" w:space="0" w:color="auto"/>
        <w:bottom w:val="none" w:sz="0" w:space="0" w:color="auto"/>
        <w:right w:val="none" w:sz="0" w:space="0" w:color="auto"/>
      </w:divBdr>
    </w:div>
    <w:div w:id="826167156">
      <w:marLeft w:val="0"/>
      <w:marRight w:val="0"/>
      <w:marTop w:val="0"/>
      <w:marBottom w:val="0"/>
      <w:divBdr>
        <w:top w:val="none" w:sz="0" w:space="0" w:color="auto"/>
        <w:left w:val="none" w:sz="0" w:space="0" w:color="auto"/>
        <w:bottom w:val="none" w:sz="0" w:space="0" w:color="auto"/>
        <w:right w:val="none" w:sz="0" w:space="0" w:color="auto"/>
      </w:divBdr>
    </w:div>
    <w:div w:id="826213447">
      <w:marLeft w:val="0"/>
      <w:marRight w:val="0"/>
      <w:marTop w:val="0"/>
      <w:marBottom w:val="0"/>
      <w:divBdr>
        <w:top w:val="none" w:sz="0" w:space="0" w:color="auto"/>
        <w:left w:val="none" w:sz="0" w:space="0" w:color="auto"/>
        <w:bottom w:val="none" w:sz="0" w:space="0" w:color="auto"/>
        <w:right w:val="none" w:sz="0" w:space="0" w:color="auto"/>
      </w:divBdr>
    </w:div>
    <w:div w:id="826359835">
      <w:marLeft w:val="0"/>
      <w:marRight w:val="0"/>
      <w:marTop w:val="0"/>
      <w:marBottom w:val="0"/>
      <w:divBdr>
        <w:top w:val="none" w:sz="0" w:space="0" w:color="auto"/>
        <w:left w:val="none" w:sz="0" w:space="0" w:color="auto"/>
        <w:bottom w:val="none" w:sz="0" w:space="0" w:color="auto"/>
        <w:right w:val="none" w:sz="0" w:space="0" w:color="auto"/>
      </w:divBdr>
    </w:div>
    <w:div w:id="826364034">
      <w:bodyDiv w:val="1"/>
      <w:marLeft w:val="0"/>
      <w:marRight w:val="0"/>
      <w:marTop w:val="0"/>
      <w:marBottom w:val="0"/>
      <w:divBdr>
        <w:top w:val="none" w:sz="0" w:space="0" w:color="auto"/>
        <w:left w:val="none" w:sz="0" w:space="0" w:color="auto"/>
        <w:bottom w:val="none" w:sz="0" w:space="0" w:color="auto"/>
        <w:right w:val="none" w:sz="0" w:space="0" w:color="auto"/>
      </w:divBdr>
    </w:div>
    <w:div w:id="826364062">
      <w:marLeft w:val="0"/>
      <w:marRight w:val="0"/>
      <w:marTop w:val="0"/>
      <w:marBottom w:val="0"/>
      <w:divBdr>
        <w:top w:val="none" w:sz="0" w:space="0" w:color="auto"/>
        <w:left w:val="none" w:sz="0" w:space="0" w:color="auto"/>
        <w:bottom w:val="none" w:sz="0" w:space="0" w:color="auto"/>
        <w:right w:val="none" w:sz="0" w:space="0" w:color="auto"/>
      </w:divBdr>
    </w:div>
    <w:div w:id="826364538">
      <w:marLeft w:val="0"/>
      <w:marRight w:val="0"/>
      <w:marTop w:val="0"/>
      <w:marBottom w:val="0"/>
      <w:divBdr>
        <w:top w:val="none" w:sz="0" w:space="0" w:color="auto"/>
        <w:left w:val="none" w:sz="0" w:space="0" w:color="auto"/>
        <w:bottom w:val="none" w:sz="0" w:space="0" w:color="auto"/>
        <w:right w:val="none" w:sz="0" w:space="0" w:color="auto"/>
      </w:divBdr>
    </w:div>
    <w:div w:id="826432489">
      <w:bodyDiv w:val="1"/>
      <w:marLeft w:val="0"/>
      <w:marRight w:val="0"/>
      <w:marTop w:val="0"/>
      <w:marBottom w:val="0"/>
      <w:divBdr>
        <w:top w:val="none" w:sz="0" w:space="0" w:color="auto"/>
        <w:left w:val="none" w:sz="0" w:space="0" w:color="auto"/>
        <w:bottom w:val="none" w:sz="0" w:space="0" w:color="auto"/>
        <w:right w:val="none" w:sz="0" w:space="0" w:color="auto"/>
      </w:divBdr>
    </w:div>
    <w:div w:id="826476111">
      <w:marLeft w:val="0"/>
      <w:marRight w:val="0"/>
      <w:marTop w:val="0"/>
      <w:marBottom w:val="0"/>
      <w:divBdr>
        <w:top w:val="none" w:sz="0" w:space="0" w:color="auto"/>
        <w:left w:val="none" w:sz="0" w:space="0" w:color="auto"/>
        <w:bottom w:val="none" w:sz="0" w:space="0" w:color="auto"/>
        <w:right w:val="none" w:sz="0" w:space="0" w:color="auto"/>
      </w:divBdr>
    </w:div>
    <w:div w:id="826484273">
      <w:marLeft w:val="0"/>
      <w:marRight w:val="0"/>
      <w:marTop w:val="0"/>
      <w:marBottom w:val="0"/>
      <w:divBdr>
        <w:top w:val="none" w:sz="0" w:space="0" w:color="auto"/>
        <w:left w:val="none" w:sz="0" w:space="0" w:color="auto"/>
        <w:bottom w:val="none" w:sz="0" w:space="0" w:color="auto"/>
        <w:right w:val="none" w:sz="0" w:space="0" w:color="auto"/>
      </w:divBdr>
    </w:div>
    <w:div w:id="826551625">
      <w:marLeft w:val="0"/>
      <w:marRight w:val="0"/>
      <w:marTop w:val="0"/>
      <w:marBottom w:val="0"/>
      <w:divBdr>
        <w:top w:val="none" w:sz="0" w:space="0" w:color="auto"/>
        <w:left w:val="none" w:sz="0" w:space="0" w:color="auto"/>
        <w:bottom w:val="none" w:sz="0" w:space="0" w:color="auto"/>
        <w:right w:val="none" w:sz="0" w:space="0" w:color="auto"/>
      </w:divBdr>
    </w:div>
    <w:div w:id="826559216">
      <w:bodyDiv w:val="1"/>
      <w:marLeft w:val="0"/>
      <w:marRight w:val="0"/>
      <w:marTop w:val="0"/>
      <w:marBottom w:val="0"/>
      <w:divBdr>
        <w:top w:val="none" w:sz="0" w:space="0" w:color="auto"/>
        <w:left w:val="none" w:sz="0" w:space="0" w:color="auto"/>
        <w:bottom w:val="none" w:sz="0" w:space="0" w:color="auto"/>
        <w:right w:val="none" w:sz="0" w:space="0" w:color="auto"/>
      </w:divBdr>
    </w:div>
    <w:div w:id="826559940">
      <w:marLeft w:val="0"/>
      <w:marRight w:val="0"/>
      <w:marTop w:val="0"/>
      <w:marBottom w:val="0"/>
      <w:divBdr>
        <w:top w:val="none" w:sz="0" w:space="0" w:color="auto"/>
        <w:left w:val="none" w:sz="0" w:space="0" w:color="auto"/>
        <w:bottom w:val="none" w:sz="0" w:space="0" w:color="auto"/>
        <w:right w:val="none" w:sz="0" w:space="0" w:color="auto"/>
      </w:divBdr>
    </w:div>
    <w:div w:id="826633208">
      <w:marLeft w:val="0"/>
      <w:marRight w:val="0"/>
      <w:marTop w:val="0"/>
      <w:marBottom w:val="0"/>
      <w:divBdr>
        <w:top w:val="none" w:sz="0" w:space="0" w:color="auto"/>
        <w:left w:val="none" w:sz="0" w:space="0" w:color="auto"/>
        <w:bottom w:val="none" w:sz="0" w:space="0" w:color="auto"/>
        <w:right w:val="none" w:sz="0" w:space="0" w:color="auto"/>
      </w:divBdr>
    </w:div>
    <w:div w:id="826676275">
      <w:marLeft w:val="0"/>
      <w:marRight w:val="0"/>
      <w:marTop w:val="0"/>
      <w:marBottom w:val="0"/>
      <w:divBdr>
        <w:top w:val="none" w:sz="0" w:space="0" w:color="auto"/>
        <w:left w:val="none" w:sz="0" w:space="0" w:color="auto"/>
        <w:bottom w:val="none" w:sz="0" w:space="0" w:color="auto"/>
        <w:right w:val="none" w:sz="0" w:space="0" w:color="auto"/>
      </w:divBdr>
    </w:div>
    <w:div w:id="826702809">
      <w:marLeft w:val="0"/>
      <w:marRight w:val="0"/>
      <w:marTop w:val="0"/>
      <w:marBottom w:val="0"/>
      <w:divBdr>
        <w:top w:val="none" w:sz="0" w:space="0" w:color="auto"/>
        <w:left w:val="none" w:sz="0" w:space="0" w:color="auto"/>
        <w:bottom w:val="none" w:sz="0" w:space="0" w:color="auto"/>
        <w:right w:val="none" w:sz="0" w:space="0" w:color="auto"/>
      </w:divBdr>
    </w:div>
    <w:div w:id="826751940">
      <w:marLeft w:val="0"/>
      <w:marRight w:val="0"/>
      <w:marTop w:val="0"/>
      <w:marBottom w:val="0"/>
      <w:divBdr>
        <w:top w:val="none" w:sz="0" w:space="0" w:color="auto"/>
        <w:left w:val="none" w:sz="0" w:space="0" w:color="auto"/>
        <w:bottom w:val="none" w:sz="0" w:space="0" w:color="auto"/>
        <w:right w:val="none" w:sz="0" w:space="0" w:color="auto"/>
      </w:divBdr>
    </w:div>
    <w:div w:id="826819144">
      <w:marLeft w:val="0"/>
      <w:marRight w:val="0"/>
      <w:marTop w:val="0"/>
      <w:marBottom w:val="0"/>
      <w:divBdr>
        <w:top w:val="none" w:sz="0" w:space="0" w:color="auto"/>
        <w:left w:val="none" w:sz="0" w:space="0" w:color="auto"/>
        <w:bottom w:val="none" w:sz="0" w:space="0" w:color="auto"/>
        <w:right w:val="none" w:sz="0" w:space="0" w:color="auto"/>
      </w:divBdr>
    </w:div>
    <w:div w:id="826868551">
      <w:marLeft w:val="0"/>
      <w:marRight w:val="0"/>
      <w:marTop w:val="0"/>
      <w:marBottom w:val="0"/>
      <w:divBdr>
        <w:top w:val="none" w:sz="0" w:space="0" w:color="auto"/>
        <w:left w:val="none" w:sz="0" w:space="0" w:color="auto"/>
        <w:bottom w:val="none" w:sz="0" w:space="0" w:color="auto"/>
        <w:right w:val="none" w:sz="0" w:space="0" w:color="auto"/>
      </w:divBdr>
    </w:div>
    <w:div w:id="826897773">
      <w:marLeft w:val="0"/>
      <w:marRight w:val="0"/>
      <w:marTop w:val="0"/>
      <w:marBottom w:val="0"/>
      <w:divBdr>
        <w:top w:val="none" w:sz="0" w:space="0" w:color="auto"/>
        <w:left w:val="none" w:sz="0" w:space="0" w:color="auto"/>
        <w:bottom w:val="none" w:sz="0" w:space="0" w:color="auto"/>
        <w:right w:val="none" w:sz="0" w:space="0" w:color="auto"/>
      </w:divBdr>
    </w:div>
    <w:div w:id="826899404">
      <w:marLeft w:val="0"/>
      <w:marRight w:val="0"/>
      <w:marTop w:val="0"/>
      <w:marBottom w:val="0"/>
      <w:divBdr>
        <w:top w:val="none" w:sz="0" w:space="0" w:color="auto"/>
        <w:left w:val="none" w:sz="0" w:space="0" w:color="auto"/>
        <w:bottom w:val="none" w:sz="0" w:space="0" w:color="auto"/>
        <w:right w:val="none" w:sz="0" w:space="0" w:color="auto"/>
      </w:divBdr>
    </w:div>
    <w:div w:id="826936970">
      <w:marLeft w:val="0"/>
      <w:marRight w:val="0"/>
      <w:marTop w:val="0"/>
      <w:marBottom w:val="0"/>
      <w:divBdr>
        <w:top w:val="none" w:sz="0" w:space="0" w:color="auto"/>
        <w:left w:val="none" w:sz="0" w:space="0" w:color="auto"/>
        <w:bottom w:val="none" w:sz="0" w:space="0" w:color="auto"/>
        <w:right w:val="none" w:sz="0" w:space="0" w:color="auto"/>
      </w:divBdr>
    </w:div>
    <w:div w:id="827012768">
      <w:marLeft w:val="0"/>
      <w:marRight w:val="0"/>
      <w:marTop w:val="0"/>
      <w:marBottom w:val="0"/>
      <w:divBdr>
        <w:top w:val="none" w:sz="0" w:space="0" w:color="auto"/>
        <w:left w:val="none" w:sz="0" w:space="0" w:color="auto"/>
        <w:bottom w:val="none" w:sz="0" w:space="0" w:color="auto"/>
        <w:right w:val="none" w:sz="0" w:space="0" w:color="auto"/>
      </w:divBdr>
    </w:div>
    <w:div w:id="827017698">
      <w:marLeft w:val="0"/>
      <w:marRight w:val="0"/>
      <w:marTop w:val="0"/>
      <w:marBottom w:val="0"/>
      <w:divBdr>
        <w:top w:val="none" w:sz="0" w:space="0" w:color="auto"/>
        <w:left w:val="none" w:sz="0" w:space="0" w:color="auto"/>
        <w:bottom w:val="none" w:sz="0" w:space="0" w:color="auto"/>
        <w:right w:val="none" w:sz="0" w:space="0" w:color="auto"/>
      </w:divBdr>
    </w:div>
    <w:div w:id="827132374">
      <w:marLeft w:val="0"/>
      <w:marRight w:val="0"/>
      <w:marTop w:val="0"/>
      <w:marBottom w:val="0"/>
      <w:divBdr>
        <w:top w:val="none" w:sz="0" w:space="0" w:color="auto"/>
        <w:left w:val="none" w:sz="0" w:space="0" w:color="auto"/>
        <w:bottom w:val="none" w:sz="0" w:space="0" w:color="auto"/>
        <w:right w:val="none" w:sz="0" w:space="0" w:color="auto"/>
      </w:divBdr>
    </w:div>
    <w:div w:id="827213839">
      <w:marLeft w:val="0"/>
      <w:marRight w:val="0"/>
      <w:marTop w:val="0"/>
      <w:marBottom w:val="0"/>
      <w:divBdr>
        <w:top w:val="none" w:sz="0" w:space="0" w:color="auto"/>
        <w:left w:val="none" w:sz="0" w:space="0" w:color="auto"/>
        <w:bottom w:val="none" w:sz="0" w:space="0" w:color="auto"/>
        <w:right w:val="none" w:sz="0" w:space="0" w:color="auto"/>
      </w:divBdr>
    </w:div>
    <w:div w:id="827283716">
      <w:marLeft w:val="0"/>
      <w:marRight w:val="0"/>
      <w:marTop w:val="0"/>
      <w:marBottom w:val="0"/>
      <w:divBdr>
        <w:top w:val="none" w:sz="0" w:space="0" w:color="auto"/>
        <w:left w:val="none" w:sz="0" w:space="0" w:color="auto"/>
        <w:bottom w:val="none" w:sz="0" w:space="0" w:color="auto"/>
        <w:right w:val="none" w:sz="0" w:space="0" w:color="auto"/>
      </w:divBdr>
    </w:div>
    <w:div w:id="827327777">
      <w:marLeft w:val="0"/>
      <w:marRight w:val="0"/>
      <w:marTop w:val="0"/>
      <w:marBottom w:val="0"/>
      <w:divBdr>
        <w:top w:val="none" w:sz="0" w:space="0" w:color="auto"/>
        <w:left w:val="none" w:sz="0" w:space="0" w:color="auto"/>
        <w:bottom w:val="none" w:sz="0" w:space="0" w:color="auto"/>
        <w:right w:val="none" w:sz="0" w:space="0" w:color="auto"/>
      </w:divBdr>
    </w:div>
    <w:div w:id="827553591">
      <w:marLeft w:val="0"/>
      <w:marRight w:val="0"/>
      <w:marTop w:val="0"/>
      <w:marBottom w:val="0"/>
      <w:divBdr>
        <w:top w:val="none" w:sz="0" w:space="0" w:color="auto"/>
        <w:left w:val="none" w:sz="0" w:space="0" w:color="auto"/>
        <w:bottom w:val="none" w:sz="0" w:space="0" w:color="auto"/>
        <w:right w:val="none" w:sz="0" w:space="0" w:color="auto"/>
      </w:divBdr>
    </w:div>
    <w:div w:id="827669380">
      <w:marLeft w:val="0"/>
      <w:marRight w:val="0"/>
      <w:marTop w:val="0"/>
      <w:marBottom w:val="0"/>
      <w:divBdr>
        <w:top w:val="none" w:sz="0" w:space="0" w:color="auto"/>
        <w:left w:val="none" w:sz="0" w:space="0" w:color="auto"/>
        <w:bottom w:val="none" w:sz="0" w:space="0" w:color="auto"/>
        <w:right w:val="none" w:sz="0" w:space="0" w:color="auto"/>
      </w:divBdr>
    </w:div>
    <w:div w:id="827861012">
      <w:marLeft w:val="0"/>
      <w:marRight w:val="0"/>
      <w:marTop w:val="0"/>
      <w:marBottom w:val="0"/>
      <w:divBdr>
        <w:top w:val="none" w:sz="0" w:space="0" w:color="auto"/>
        <w:left w:val="none" w:sz="0" w:space="0" w:color="auto"/>
        <w:bottom w:val="none" w:sz="0" w:space="0" w:color="auto"/>
        <w:right w:val="none" w:sz="0" w:space="0" w:color="auto"/>
      </w:divBdr>
    </w:div>
    <w:div w:id="827982817">
      <w:marLeft w:val="0"/>
      <w:marRight w:val="0"/>
      <w:marTop w:val="0"/>
      <w:marBottom w:val="0"/>
      <w:divBdr>
        <w:top w:val="none" w:sz="0" w:space="0" w:color="auto"/>
        <w:left w:val="none" w:sz="0" w:space="0" w:color="auto"/>
        <w:bottom w:val="none" w:sz="0" w:space="0" w:color="auto"/>
        <w:right w:val="none" w:sz="0" w:space="0" w:color="auto"/>
      </w:divBdr>
    </w:div>
    <w:div w:id="828063396">
      <w:marLeft w:val="0"/>
      <w:marRight w:val="0"/>
      <w:marTop w:val="0"/>
      <w:marBottom w:val="0"/>
      <w:divBdr>
        <w:top w:val="none" w:sz="0" w:space="0" w:color="auto"/>
        <w:left w:val="none" w:sz="0" w:space="0" w:color="auto"/>
        <w:bottom w:val="none" w:sz="0" w:space="0" w:color="auto"/>
        <w:right w:val="none" w:sz="0" w:space="0" w:color="auto"/>
      </w:divBdr>
    </w:div>
    <w:div w:id="828136821">
      <w:marLeft w:val="0"/>
      <w:marRight w:val="0"/>
      <w:marTop w:val="0"/>
      <w:marBottom w:val="0"/>
      <w:divBdr>
        <w:top w:val="none" w:sz="0" w:space="0" w:color="auto"/>
        <w:left w:val="none" w:sz="0" w:space="0" w:color="auto"/>
        <w:bottom w:val="none" w:sz="0" w:space="0" w:color="auto"/>
        <w:right w:val="none" w:sz="0" w:space="0" w:color="auto"/>
      </w:divBdr>
    </w:div>
    <w:div w:id="828249622">
      <w:marLeft w:val="0"/>
      <w:marRight w:val="0"/>
      <w:marTop w:val="0"/>
      <w:marBottom w:val="0"/>
      <w:divBdr>
        <w:top w:val="none" w:sz="0" w:space="0" w:color="auto"/>
        <w:left w:val="none" w:sz="0" w:space="0" w:color="auto"/>
        <w:bottom w:val="none" w:sz="0" w:space="0" w:color="auto"/>
        <w:right w:val="none" w:sz="0" w:space="0" w:color="auto"/>
      </w:divBdr>
    </w:div>
    <w:div w:id="828324271">
      <w:marLeft w:val="0"/>
      <w:marRight w:val="0"/>
      <w:marTop w:val="0"/>
      <w:marBottom w:val="0"/>
      <w:divBdr>
        <w:top w:val="none" w:sz="0" w:space="0" w:color="auto"/>
        <w:left w:val="none" w:sz="0" w:space="0" w:color="auto"/>
        <w:bottom w:val="none" w:sz="0" w:space="0" w:color="auto"/>
        <w:right w:val="none" w:sz="0" w:space="0" w:color="auto"/>
      </w:divBdr>
    </w:div>
    <w:div w:id="828325158">
      <w:marLeft w:val="0"/>
      <w:marRight w:val="0"/>
      <w:marTop w:val="0"/>
      <w:marBottom w:val="0"/>
      <w:divBdr>
        <w:top w:val="none" w:sz="0" w:space="0" w:color="auto"/>
        <w:left w:val="none" w:sz="0" w:space="0" w:color="auto"/>
        <w:bottom w:val="none" w:sz="0" w:space="0" w:color="auto"/>
        <w:right w:val="none" w:sz="0" w:space="0" w:color="auto"/>
      </w:divBdr>
    </w:div>
    <w:div w:id="828441903">
      <w:marLeft w:val="0"/>
      <w:marRight w:val="0"/>
      <w:marTop w:val="0"/>
      <w:marBottom w:val="0"/>
      <w:divBdr>
        <w:top w:val="none" w:sz="0" w:space="0" w:color="auto"/>
        <w:left w:val="none" w:sz="0" w:space="0" w:color="auto"/>
        <w:bottom w:val="none" w:sz="0" w:space="0" w:color="auto"/>
        <w:right w:val="none" w:sz="0" w:space="0" w:color="auto"/>
      </w:divBdr>
    </w:div>
    <w:div w:id="828600594">
      <w:marLeft w:val="0"/>
      <w:marRight w:val="0"/>
      <w:marTop w:val="0"/>
      <w:marBottom w:val="0"/>
      <w:divBdr>
        <w:top w:val="none" w:sz="0" w:space="0" w:color="auto"/>
        <w:left w:val="none" w:sz="0" w:space="0" w:color="auto"/>
        <w:bottom w:val="none" w:sz="0" w:space="0" w:color="auto"/>
        <w:right w:val="none" w:sz="0" w:space="0" w:color="auto"/>
      </w:divBdr>
    </w:div>
    <w:div w:id="828713343">
      <w:marLeft w:val="0"/>
      <w:marRight w:val="0"/>
      <w:marTop w:val="0"/>
      <w:marBottom w:val="0"/>
      <w:divBdr>
        <w:top w:val="none" w:sz="0" w:space="0" w:color="auto"/>
        <w:left w:val="none" w:sz="0" w:space="0" w:color="auto"/>
        <w:bottom w:val="none" w:sz="0" w:space="0" w:color="auto"/>
        <w:right w:val="none" w:sz="0" w:space="0" w:color="auto"/>
      </w:divBdr>
    </w:div>
    <w:div w:id="828715081">
      <w:marLeft w:val="0"/>
      <w:marRight w:val="0"/>
      <w:marTop w:val="0"/>
      <w:marBottom w:val="0"/>
      <w:divBdr>
        <w:top w:val="none" w:sz="0" w:space="0" w:color="auto"/>
        <w:left w:val="none" w:sz="0" w:space="0" w:color="auto"/>
        <w:bottom w:val="none" w:sz="0" w:space="0" w:color="auto"/>
        <w:right w:val="none" w:sz="0" w:space="0" w:color="auto"/>
      </w:divBdr>
    </w:div>
    <w:div w:id="828903027">
      <w:marLeft w:val="0"/>
      <w:marRight w:val="0"/>
      <w:marTop w:val="0"/>
      <w:marBottom w:val="0"/>
      <w:divBdr>
        <w:top w:val="none" w:sz="0" w:space="0" w:color="auto"/>
        <w:left w:val="none" w:sz="0" w:space="0" w:color="auto"/>
        <w:bottom w:val="none" w:sz="0" w:space="0" w:color="auto"/>
        <w:right w:val="none" w:sz="0" w:space="0" w:color="auto"/>
      </w:divBdr>
    </w:div>
    <w:div w:id="828903774">
      <w:marLeft w:val="0"/>
      <w:marRight w:val="0"/>
      <w:marTop w:val="0"/>
      <w:marBottom w:val="0"/>
      <w:divBdr>
        <w:top w:val="none" w:sz="0" w:space="0" w:color="auto"/>
        <w:left w:val="none" w:sz="0" w:space="0" w:color="auto"/>
        <w:bottom w:val="none" w:sz="0" w:space="0" w:color="auto"/>
        <w:right w:val="none" w:sz="0" w:space="0" w:color="auto"/>
      </w:divBdr>
    </w:div>
    <w:div w:id="828909472">
      <w:marLeft w:val="480"/>
      <w:marRight w:val="0"/>
      <w:marTop w:val="0"/>
      <w:marBottom w:val="0"/>
      <w:divBdr>
        <w:top w:val="none" w:sz="0" w:space="0" w:color="auto"/>
        <w:left w:val="none" w:sz="0" w:space="0" w:color="auto"/>
        <w:bottom w:val="none" w:sz="0" w:space="0" w:color="auto"/>
        <w:right w:val="none" w:sz="0" w:space="0" w:color="auto"/>
      </w:divBdr>
    </w:div>
    <w:div w:id="829176690">
      <w:marLeft w:val="0"/>
      <w:marRight w:val="0"/>
      <w:marTop w:val="0"/>
      <w:marBottom w:val="0"/>
      <w:divBdr>
        <w:top w:val="none" w:sz="0" w:space="0" w:color="auto"/>
        <w:left w:val="none" w:sz="0" w:space="0" w:color="auto"/>
        <w:bottom w:val="none" w:sz="0" w:space="0" w:color="auto"/>
        <w:right w:val="none" w:sz="0" w:space="0" w:color="auto"/>
      </w:divBdr>
    </w:div>
    <w:div w:id="829249711">
      <w:marLeft w:val="0"/>
      <w:marRight w:val="0"/>
      <w:marTop w:val="0"/>
      <w:marBottom w:val="0"/>
      <w:divBdr>
        <w:top w:val="none" w:sz="0" w:space="0" w:color="auto"/>
        <w:left w:val="none" w:sz="0" w:space="0" w:color="auto"/>
        <w:bottom w:val="none" w:sz="0" w:space="0" w:color="auto"/>
        <w:right w:val="none" w:sz="0" w:space="0" w:color="auto"/>
      </w:divBdr>
    </w:div>
    <w:div w:id="829252093">
      <w:marLeft w:val="0"/>
      <w:marRight w:val="0"/>
      <w:marTop w:val="0"/>
      <w:marBottom w:val="0"/>
      <w:divBdr>
        <w:top w:val="none" w:sz="0" w:space="0" w:color="auto"/>
        <w:left w:val="none" w:sz="0" w:space="0" w:color="auto"/>
        <w:bottom w:val="none" w:sz="0" w:space="0" w:color="auto"/>
        <w:right w:val="none" w:sz="0" w:space="0" w:color="auto"/>
      </w:divBdr>
    </w:div>
    <w:div w:id="829368699">
      <w:marLeft w:val="0"/>
      <w:marRight w:val="0"/>
      <w:marTop w:val="0"/>
      <w:marBottom w:val="0"/>
      <w:divBdr>
        <w:top w:val="none" w:sz="0" w:space="0" w:color="auto"/>
        <w:left w:val="none" w:sz="0" w:space="0" w:color="auto"/>
        <w:bottom w:val="none" w:sz="0" w:space="0" w:color="auto"/>
        <w:right w:val="none" w:sz="0" w:space="0" w:color="auto"/>
      </w:divBdr>
    </w:div>
    <w:div w:id="829491910">
      <w:marLeft w:val="0"/>
      <w:marRight w:val="0"/>
      <w:marTop w:val="0"/>
      <w:marBottom w:val="0"/>
      <w:divBdr>
        <w:top w:val="none" w:sz="0" w:space="0" w:color="auto"/>
        <w:left w:val="none" w:sz="0" w:space="0" w:color="auto"/>
        <w:bottom w:val="none" w:sz="0" w:space="0" w:color="auto"/>
        <w:right w:val="none" w:sz="0" w:space="0" w:color="auto"/>
      </w:divBdr>
    </w:div>
    <w:div w:id="829559998">
      <w:marLeft w:val="0"/>
      <w:marRight w:val="0"/>
      <w:marTop w:val="0"/>
      <w:marBottom w:val="0"/>
      <w:divBdr>
        <w:top w:val="none" w:sz="0" w:space="0" w:color="auto"/>
        <w:left w:val="none" w:sz="0" w:space="0" w:color="auto"/>
        <w:bottom w:val="none" w:sz="0" w:space="0" w:color="auto"/>
        <w:right w:val="none" w:sz="0" w:space="0" w:color="auto"/>
      </w:divBdr>
    </w:div>
    <w:div w:id="829708991">
      <w:marLeft w:val="0"/>
      <w:marRight w:val="0"/>
      <w:marTop w:val="0"/>
      <w:marBottom w:val="0"/>
      <w:divBdr>
        <w:top w:val="none" w:sz="0" w:space="0" w:color="auto"/>
        <w:left w:val="none" w:sz="0" w:space="0" w:color="auto"/>
        <w:bottom w:val="none" w:sz="0" w:space="0" w:color="auto"/>
        <w:right w:val="none" w:sz="0" w:space="0" w:color="auto"/>
      </w:divBdr>
    </w:div>
    <w:div w:id="829712365">
      <w:marLeft w:val="0"/>
      <w:marRight w:val="0"/>
      <w:marTop w:val="0"/>
      <w:marBottom w:val="0"/>
      <w:divBdr>
        <w:top w:val="none" w:sz="0" w:space="0" w:color="auto"/>
        <w:left w:val="none" w:sz="0" w:space="0" w:color="auto"/>
        <w:bottom w:val="none" w:sz="0" w:space="0" w:color="auto"/>
        <w:right w:val="none" w:sz="0" w:space="0" w:color="auto"/>
      </w:divBdr>
    </w:div>
    <w:div w:id="829713889">
      <w:marLeft w:val="0"/>
      <w:marRight w:val="0"/>
      <w:marTop w:val="0"/>
      <w:marBottom w:val="0"/>
      <w:divBdr>
        <w:top w:val="none" w:sz="0" w:space="0" w:color="auto"/>
        <w:left w:val="none" w:sz="0" w:space="0" w:color="auto"/>
        <w:bottom w:val="none" w:sz="0" w:space="0" w:color="auto"/>
        <w:right w:val="none" w:sz="0" w:space="0" w:color="auto"/>
      </w:divBdr>
    </w:div>
    <w:div w:id="829833132">
      <w:marLeft w:val="0"/>
      <w:marRight w:val="0"/>
      <w:marTop w:val="0"/>
      <w:marBottom w:val="0"/>
      <w:divBdr>
        <w:top w:val="none" w:sz="0" w:space="0" w:color="auto"/>
        <w:left w:val="none" w:sz="0" w:space="0" w:color="auto"/>
        <w:bottom w:val="none" w:sz="0" w:space="0" w:color="auto"/>
        <w:right w:val="none" w:sz="0" w:space="0" w:color="auto"/>
      </w:divBdr>
    </w:div>
    <w:div w:id="829834906">
      <w:marLeft w:val="0"/>
      <w:marRight w:val="0"/>
      <w:marTop w:val="0"/>
      <w:marBottom w:val="0"/>
      <w:divBdr>
        <w:top w:val="none" w:sz="0" w:space="0" w:color="auto"/>
        <w:left w:val="none" w:sz="0" w:space="0" w:color="auto"/>
        <w:bottom w:val="none" w:sz="0" w:space="0" w:color="auto"/>
        <w:right w:val="none" w:sz="0" w:space="0" w:color="auto"/>
      </w:divBdr>
    </w:div>
    <w:div w:id="830020580">
      <w:marLeft w:val="0"/>
      <w:marRight w:val="0"/>
      <w:marTop w:val="0"/>
      <w:marBottom w:val="0"/>
      <w:divBdr>
        <w:top w:val="none" w:sz="0" w:space="0" w:color="auto"/>
        <w:left w:val="none" w:sz="0" w:space="0" w:color="auto"/>
        <w:bottom w:val="none" w:sz="0" w:space="0" w:color="auto"/>
        <w:right w:val="none" w:sz="0" w:space="0" w:color="auto"/>
      </w:divBdr>
    </w:div>
    <w:div w:id="830103818">
      <w:marLeft w:val="0"/>
      <w:marRight w:val="0"/>
      <w:marTop w:val="0"/>
      <w:marBottom w:val="0"/>
      <w:divBdr>
        <w:top w:val="none" w:sz="0" w:space="0" w:color="auto"/>
        <w:left w:val="none" w:sz="0" w:space="0" w:color="auto"/>
        <w:bottom w:val="none" w:sz="0" w:space="0" w:color="auto"/>
        <w:right w:val="none" w:sz="0" w:space="0" w:color="auto"/>
      </w:divBdr>
    </w:div>
    <w:div w:id="830370507">
      <w:marLeft w:val="0"/>
      <w:marRight w:val="0"/>
      <w:marTop w:val="0"/>
      <w:marBottom w:val="0"/>
      <w:divBdr>
        <w:top w:val="none" w:sz="0" w:space="0" w:color="auto"/>
        <w:left w:val="none" w:sz="0" w:space="0" w:color="auto"/>
        <w:bottom w:val="none" w:sz="0" w:space="0" w:color="auto"/>
        <w:right w:val="none" w:sz="0" w:space="0" w:color="auto"/>
      </w:divBdr>
    </w:div>
    <w:div w:id="830371480">
      <w:marLeft w:val="0"/>
      <w:marRight w:val="0"/>
      <w:marTop w:val="0"/>
      <w:marBottom w:val="0"/>
      <w:divBdr>
        <w:top w:val="none" w:sz="0" w:space="0" w:color="auto"/>
        <w:left w:val="none" w:sz="0" w:space="0" w:color="auto"/>
        <w:bottom w:val="none" w:sz="0" w:space="0" w:color="auto"/>
        <w:right w:val="none" w:sz="0" w:space="0" w:color="auto"/>
      </w:divBdr>
    </w:div>
    <w:div w:id="830414012">
      <w:marLeft w:val="0"/>
      <w:marRight w:val="0"/>
      <w:marTop w:val="0"/>
      <w:marBottom w:val="0"/>
      <w:divBdr>
        <w:top w:val="none" w:sz="0" w:space="0" w:color="auto"/>
        <w:left w:val="none" w:sz="0" w:space="0" w:color="auto"/>
        <w:bottom w:val="none" w:sz="0" w:space="0" w:color="auto"/>
        <w:right w:val="none" w:sz="0" w:space="0" w:color="auto"/>
      </w:divBdr>
    </w:div>
    <w:div w:id="830560247">
      <w:marLeft w:val="0"/>
      <w:marRight w:val="0"/>
      <w:marTop w:val="0"/>
      <w:marBottom w:val="0"/>
      <w:divBdr>
        <w:top w:val="none" w:sz="0" w:space="0" w:color="auto"/>
        <w:left w:val="none" w:sz="0" w:space="0" w:color="auto"/>
        <w:bottom w:val="none" w:sz="0" w:space="0" w:color="auto"/>
        <w:right w:val="none" w:sz="0" w:space="0" w:color="auto"/>
      </w:divBdr>
    </w:div>
    <w:div w:id="830632674">
      <w:marLeft w:val="0"/>
      <w:marRight w:val="0"/>
      <w:marTop w:val="0"/>
      <w:marBottom w:val="0"/>
      <w:divBdr>
        <w:top w:val="none" w:sz="0" w:space="0" w:color="auto"/>
        <w:left w:val="none" w:sz="0" w:space="0" w:color="auto"/>
        <w:bottom w:val="none" w:sz="0" w:space="0" w:color="auto"/>
        <w:right w:val="none" w:sz="0" w:space="0" w:color="auto"/>
      </w:divBdr>
    </w:div>
    <w:div w:id="830756668">
      <w:marLeft w:val="0"/>
      <w:marRight w:val="0"/>
      <w:marTop w:val="0"/>
      <w:marBottom w:val="0"/>
      <w:divBdr>
        <w:top w:val="none" w:sz="0" w:space="0" w:color="auto"/>
        <w:left w:val="none" w:sz="0" w:space="0" w:color="auto"/>
        <w:bottom w:val="none" w:sz="0" w:space="0" w:color="auto"/>
        <w:right w:val="none" w:sz="0" w:space="0" w:color="auto"/>
      </w:divBdr>
    </w:div>
    <w:div w:id="831020359">
      <w:marLeft w:val="0"/>
      <w:marRight w:val="0"/>
      <w:marTop w:val="0"/>
      <w:marBottom w:val="0"/>
      <w:divBdr>
        <w:top w:val="none" w:sz="0" w:space="0" w:color="auto"/>
        <w:left w:val="none" w:sz="0" w:space="0" w:color="auto"/>
        <w:bottom w:val="none" w:sz="0" w:space="0" w:color="auto"/>
        <w:right w:val="none" w:sz="0" w:space="0" w:color="auto"/>
      </w:divBdr>
    </w:div>
    <w:div w:id="831025828">
      <w:marLeft w:val="0"/>
      <w:marRight w:val="0"/>
      <w:marTop w:val="0"/>
      <w:marBottom w:val="0"/>
      <w:divBdr>
        <w:top w:val="none" w:sz="0" w:space="0" w:color="auto"/>
        <w:left w:val="none" w:sz="0" w:space="0" w:color="auto"/>
        <w:bottom w:val="none" w:sz="0" w:space="0" w:color="auto"/>
        <w:right w:val="none" w:sz="0" w:space="0" w:color="auto"/>
      </w:divBdr>
    </w:div>
    <w:div w:id="831094716">
      <w:marLeft w:val="0"/>
      <w:marRight w:val="0"/>
      <w:marTop w:val="0"/>
      <w:marBottom w:val="0"/>
      <w:divBdr>
        <w:top w:val="none" w:sz="0" w:space="0" w:color="auto"/>
        <w:left w:val="none" w:sz="0" w:space="0" w:color="auto"/>
        <w:bottom w:val="none" w:sz="0" w:space="0" w:color="auto"/>
        <w:right w:val="none" w:sz="0" w:space="0" w:color="auto"/>
      </w:divBdr>
    </w:div>
    <w:div w:id="831212960">
      <w:marLeft w:val="0"/>
      <w:marRight w:val="0"/>
      <w:marTop w:val="0"/>
      <w:marBottom w:val="0"/>
      <w:divBdr>
        <w:top w:val="none" w:sz="0" w:space="0" w:color="auto"/>
        <w:left w:val="none" w:sz="0" w:space="0" w:color="auto"/>
        <w:bottom w:val="none" w:sz="0" w:space="0" w:color="auto"/>
        <w:right w:val="none" w:sz="0" w:space="0" w:color="auto"/>
      </w:divBdr>
    </w:div>
    <w:div w:id="831339807">
      <w:marLeft w:val="0"/>
      <w:marRight w:val="0"/>
      <w:marTop w:val="0"/>
      <w:marBottom w:val="0"/>
      <w:divBdr>
        <w:top w:val="none" w:sz="0" w:space="0" w:color="auto"/>
        <w:left w:val="none" w:sz="0" w:space="0" w:color="auto"/>
        <w:bottom w:val="none" w:sz="0" w:space="0" w:color="auto"/>
        <w:right w:val="none" w:sz="0" w:space="0" w:color="auto"/>
      </w:divBdr>
    </w:div>
    <w:div w:id="831413161">
      <w:marLeft w:val="0"/>
      <w:marRight w:val="0"/>
      <w:marTop w:val="0"/>
      <w:marBottom w:val="0"/>
      <w:divBdr>
        <w:top w:val="none" w:sz="0" w:space="0" w:color="auto"/>
        <w:left w:val="none" w:sz="0" w:space="0" w:color="auto"/>
        <w:bottom w:val="none" w:sz="0" w:space="0" w:color="auto"/>
        <w:right w:val="none" w:sz="0" w:space="0" w:color="auto"/>
      </w:divBdr>
    </w:div>
    <w:div w:id="831532667">
      <w:marLeft w:val="0"/>
      <w:marRight w:val="0"/>
      <w:marTop w:val="0"/>
      <w:marBottom w:val="0"/>
      <w:divBdr>
        <w:top w:val="none" w:sz="0" w:space="0" w:color="auto"/>
        <w:left w:val="none" w:sz="0" w:space="0" w:color="auto"/>
        <w:bottom w:val="none" w:sz="0" w:space="0" w:color="auto"/>
        <w:right w:val="none" w:sz="0" w:space="0" w:color="auto"/>
      </w:divBdr>
    </w:div>
    <w:div w:id="831599838">
      <w:marLeft w:val="0"/>
      <w:marRight w:val="0"/>
      <w:marTop w:val="0"/>
      <w:marBottom w:val="0"/>
      <w:divBdr>
        <w:top w:val="none" w:sz="0" w:space="0" w:color="auto"/>
        <w:left w:val="none" w:sz="0" w:space="0" w:color="auto"/>
        <w:bottom w:val="none" w:sz="0" w:space="0" w:color="auto"/>
        <w:right w:val="none" w:sz="0" w:space="0" w:color="auto"/>
      </w:divBdr>
    </w:div>
    <w:div w:id="831605173">
      <w:marLeft w:val="0"/>
      <w:marRight w:val="0"/>
      <w:marTop w:val="0"/>
      <w:marBottom w:val="0"/>
      <w:divBdr>
        <w:top w:val="none" w:sz="0" w:space="0" w:color="auto"/>
        <w:left w:val="none" w:sz="0" w:space="0" w:color="auto"/>
        <w:bottom w:val="none" w:sz="0" w:space="0" w:color="auto"/>
        <w:right w:val="none" w:sz="0" w:space="0" w:color="auto"/>
      </w:divBdr>
    </w:div>
    <w:div w:id="831608244">
      <w:marLeft w:val="0"/>
      <w:marRight w:val="0"/>
      <w:marTop w:val="0"/>
      <w:marBottom w:val="0"/>
      <w:divBdr>
        <w:top w:val="none" w:sz="0" w:space="0" w:color="auto"/>
        <w:left w:val="none" w:sz="0" w:space="0" w:color="auto"/>
        <w:bottom w:val="none" w:sz="0" w:space="0" w:color="auto"/>
        <w:right w:val="none" w:sz="0" w:space="0" w:color="auto"/>
      </w:divBdr>
    </w:div>
    <w:div w:id="831721434">
      <w:marLeft w:val="0"/>
      <w:marRight w:val="0"/>
      <w:marTop w:val="0"/>
      <w:marBottom w:val="0"/>
      <w:divBdr>
        <w:top w:val="none" w:sz="0" w:space="0" w:color="auto"/>
        <w:left w:val="none" w:sz="0" w:space="0" w:color="auto"/>
        <w:bottom w:val="none" w:sz="0" w:space="0" w:color="auto"/>
        <w:right w:val="none" w:sz="0" w:space="0" w:color="auto"/>
      </w:divBdr>
    </w:div>
    <w:div w:id="831795457">
      <w:marLeft w:val="0"/>
      <w:marRight w:val="0"/>
      <w:marTop w:val="0"/>
      <w:marBottom w:val="0"/>
      <w:divBdr>
        <w:top w:val="none" w:sz="0" w:space="0" w:color="auto"/>
        <w:left w:val="none" w:sz="0" w:space="0" w:color="auto"/>
        <w:bottom w:val="none" w:sz="0" w:space="0" w:color="auto"/>
        <w:right w:val="none" w:sz="0" w:space="0" w:color="auto"/>
      </w:divBdr>
    </w:div>
    <w:div w:id="831868956">
      <w:marLeft w:val="0"/>
      <w:marRight w:val="0"/>
      <w:marTop w:val="0"/>
      <w:marBottom w:val="0"/>
      <w:divBdr>
        <w:top w:val="none" w:sz="0" w:space="0" w:color="auto"/>
        <w:left w:val="none" w:sz="0" w:space="0" w:color="auto"/>
        <w:bottom w:val="none" w:sz="0" w:space="0" w:color="auto"/>
        <w:right w:val="none" w:sz="0" w:space="0" w:color="auto"/>
      </w:divBdr>
    </w:div>
    <w:div w:id="831871616">
      <w:marLeft w:val="0"/>
      <w:marRight w:val="0"/>
      <w:marTop w:val="0"/>
      <w:marBottom w:val="0"/>
      <w:divBdr>
        <w:top w:val="none" w:sz="0" w:space="0" w:color="auto"/>
        <w:left w:val="none" w:sz="0" w:space="0" w:color="auto"/>
        <w:bottom w:val="none" w:sz="0" w:space="0" w:color="auto"/>
        <w:right w:val="none" w:sz="0" w:space="0" w:color="auto"/>
      </w:divBdr>
    </w:div>
    <w:div w:id="831872374">
      <w:marLeft w:val="0"/>
      <w:marRight w:val="0"/>
      <w:marTop w:val="0"/>
      <w:marBottom w:val="0"/>
      <w:divBdr>
        <w:top w:val="none" w:sz="0" w:space="0" w:color="auto"/>
        <w:left w:val="none" w:sz="0" w:space="0" w:color="auto"/>
        <w:bottom w:val="none" w:sz="0" w:space="0" w:color="auto"/>
        <w:right w:val="none" w:sz="0" w:space="0" w:color="auto"/>
      </w:divBdr>
    </w:div>
    <w:div w:id="831918322">
      <w:marLeft w:val="0"/>
      <w:marRight w:val="0"/>
      <w:marTop w:val="0"/>
      <w:marBottom w:val="0"/>
      <w:divBdr>
        <w:top w:val="none" w:sz="0" w:space="0" w:color="auto"/>
        <w:left w:val="none" w:sz="0" w:space="0" w:color="auto"/>
        <w:bottom w:val="none" w:sz="0" w:space="0" w:color="auto"/>
        <w:right w:val="none" w:sz="0" w:space="0" w:color="auto"/>
      </w:divBdr>
    </w:div>
    <w:div w:id="832066213">
      <w:marLeft w:val="0"/>
      <w:marRight w:val="0"/>
      <w:marTop w:val="0"/>
      <w:marBottom w:val="0"/>
      <w:divBdr>
        <w:top w:val="none" w:sz="0" w:space="0" w:color="auto"/>
        <w:left w:val="none" w:sz="0" w:space="0" w:color="auto"/>
        <w:bottom w:val="none" w:sz="0" w:space="0" w:color="auto"/>
        <w:right w:val="none" w:sz="0" w:space="0" w:color="auto"/>
      </w:divBdr>
    </w:div>
    <w:div w:id="832070673">
      <w:marLeft w:val="0"/>
      <w:marRight w:val="0"/>
      <w:marTop w:val="0"/>
      <w:marBottom w:val="0"/>
      <w:divBdr>
        <w:top w:val="none" w:sz="0" w:space="0" w:color="auto"/>
        <w:left w:val="none" w:sz="0" w:space="0" w:color="auto"/>
        <w:bottom w:val="none" w:sz="0" w:space="0" w:color="auto"/>
        <w:right w:val="none" w:sz="0" w:space="0" w:color="auto"/>
      </w:divBdr>
    </w:div>
    <w:div w:id="832111059">
      <w:marLeft w:val="0"/>
      <w:marRight w:val="0"/>
      <w:marTop w:val="0"/>
      <w:marBottom w:val="0"/>
      <w:divBdr>
        <w:top w:val="none" w:sz="0" w:space="0" w:color="auto"/>
        <w:left w:val="none" w:sz="0" w:space="0" w:color="auto"/>
        <w:bottom w:val="none" w:sz="0" w:space="0" w:color="auto"/>
        <w:right w:val="none" w:sz="0" w:space="0" w:color="auto"/>
      </w:divBdr>
    </w:div>
    <w:div w:id="832137091">
      <w:marLeft w:val="0"/>
      <w:marRight w:val="0"/>
      <w:marTop w:val="0"/>
      <w:marBottom w:val="0"/>
      <w:divBdr>
        <w:top w:val="none" w:sz="0" w:space="0" w:color="auto"/>
        <w:left w:val="none" w:sz="0" w:space="0" w:color="auto"/>
        <w:bottom w:val="none" w:sz="0" w:space="0" w:color="auto"/>
        <w:right w:val="none" w:sz="0" w:space="0" w:color="auto"/>
      </w:divBdr>
    </w:div>
    <w:div w:id="832141214">
      <w:marLeft w:val="0"/>
      <w:marRight w:val="0"/>
      <w:marTop w:val="0"/>
      <w:marBottom w:val="0"/>
      <w:divBdr>
        <w:top w:val="none" w:sz="0" w:space="0" w:color="auto"/>
        <w:left w:val="none" w:sz="0" w:space="0" w:color="auto"/>
        <w:bottom w:val="none" w:sz="0" w:space="0" w:color="auto"/>
        <w:right w:val="none" w:sz="0" w:space="0" w:color="auto"/>
      </w:divBdr>
    </w:div>
    <w:div w:id="832142744">
      <w:marLeft w:val="0"/>
      <w:marRight w:val="0"/>
      <w:marTop w:val="0"/>
      <w:marBottom w:val="0"/>
      <w:divBdr>
        <w:top w:val="none" w:sz="0" w:space="0" w:color="auto"/>
        <w:left w:val="none" w:sz="0" w:space="0" w:color="auto"/>
        <w:bottom w:val="none" w:sz="0" w:space="0" w:color="auto"/>
        <w:right w:val="none" w:sz="0" w:space="0" w:color="auto"/>
      </w:divBdr>
    </w:div>
    <w:div w:id="832188472">
      <w:marLeft w:val="0"/>
      <w:marRight w:val="0"/>
      <w:marTop w:val="0"/>
      <w:marBottom w:val="0"/>
      <w:divBdr>
        <w:top w:val="none" w:sz="0" w:space="0" w:color="auto"/>
        <w:left w:val="none" w:sz="0" w:space="0" w:color="auto"/>
        <w:bottom w:val="none" w:sz="0" w:space="0" w:color="auto"/>
        <w:right w:val="none" w:sz="0" w:space="0" w:color="auto"/>
      </w:divBdr>
    </w:div>
    <w:div w:id="832336712">
      <w:marLeft w:val="0"/>
      <w:marRight w:val="0"/>
      <w:marTop w:val="0"/>
      <w:marBottom w:val="0"/>
      <w:divBdr>
        <w:top w:val="none" w:sz="0" w:space="0" w:color="auto"/>
        <w:left w:val="none" w:sz="0" w:space="0" w:color="auto"/>
        <w:bottom w:val="none" w:sz="0" w:space="0" w:color="auto"/>
        <w:right w:val="none" w:sz="0" w:space="0" w:color="auto"/>
      </w:divBdr>
    </w:div>
    <w:div w:id="832338583">
      <w:marLeft w:val="0"/>
      <w:marRight w:val="0"/>
      <w:marTop w:val="0"/>
      <w:marBottom w:val="0"/>
      <w:divBdr>
        <w:top w:val="none" w:sz="0" w:space="0" w:color="auto"/>
        <w:left w:val="none" w:sz="0" w:space="0" w:color="auto"/>
        <w:bottom w:val="none" w:sz="0" w:space="0" w:color="auto"/>
        <w:right w:val="none" w:sz="0" w:space="0" w:color="auto"/>
      </w:divBdr>
    </w:div>
    <w:div w:id="832338806">
      <w:marLeft w:val="0"/>
      <w:marRight w:val="0"/>
      <w:marTop w:val="0"/>
      <w:marBottom w:val="0"/>
      <w:divBdr>
        <w:top w:val="none" w:sz="0" w:space="0" w:color="auto"/>
        <w:left w:val="none" w:sz="0" w:space="0" w:color="auto"/>
        <w:bottom w:val="none" w:sz="0" w:space="0" w:color="auto"/>
        <w:right w:val="none" w:sz="0" w:space="0" w:color="auto"/>
      </w:divBdr>
    </w:div>
    <w:div w:id="832377927">
      <w:marLeft w:val="0"/>
      <w:marRight w:val="0"/>
      <w:marTop w:val="0"/>
      <w:marBottom w:val="0"/>
      <w:divBdr>
        <w:top w:val="none" w:sz="0" w:space="0" w:color="auto"/>
        <w:left w:val="none" w:sz="0" w:space="0" w:color="auto"/>
        <w:bottom w:val="none" w:sz="0" w:space="0" w:color="auto"/>
        <w:right w:val="none" w:sz="0" w:space="0" w:color="auto"/>
      </w:divBdr>
    </w:div>
    <w:div w:id="832381712">
      <w:marLeft w:val="0"/>
      <w:marRight w:val="0"/>
      <w:marTop w:val="0"/>
      <w:marBottom w:val="0"/>
      <w:divBdr>
        <w:top w:val="none" w:sz="0" w:space="0" w:color="auto"/>
        <w:left w:val="none" w:sz="0" w:space="0" w:color="auto"/>
        <w:bottom w:val="none" w:sz="0" w:space="0" w:color="auto"/>
        <w:right w:val="none" w:sz="0" w:space="0" w:color="auto"/>
      </w:divBdr>
    </w:div>
    <w:div w:id="832601441">
      <w:marLeft w:val="0"/>
      <w:marRight w:val="0"/>
      <w:marTop w:val="0"/>
      <w:marBottom w:val="0"/>
      <w:divBdr>
        <w:top w:val="none" w:sz="0" w:space="0" w:color="auto"/>
        <w:left w:val="none" w:sz="0" w:space="0" w:color="auto"/>
        <w:bottom w:val="none" w:sz="0" w:space="0" w:color="auto"/>
        <w:right w:val="none" w:sz="0" w:space="0" w:color="auto"/>
      </w:divBdr>
    </w:div>
    <w:div w:id="832601998">
      <w:marLeft w:val="0"/>
      <w:marRight w:val="0"/>
      <w:marTop w:val="0"/>
      <w:marBottom w:val="0"/>
      <w:divBdr>
        <w:top w:val="none" w:sz="0" w:space="0" w:color="auto"/>
        <w:left w:val="none" w:sz="0" w:space="0" w:color="auto"/>
        <w:bottom w:val="none" w:sz="0" w:space="0" w:color="auto"/>
        <w:right w:val="none" w:sz="0" w:space="0" w:color="auto"/>
      </w:divBdr>
    </w:div>
    <w:div w:id="832767763">
      <w:marLeft w:val="0"/>
      <w:marRight w:val="0"/>
      <w:marTop w:val="0"/>
      <w:marBottom w:val="0"/>
      <w:divBdr>
        <w:top w:val="none" w:sz="0" w:space="0" w:color="auto"/>
        <w:left w:val="none" w:sz="0" w:space="0" w:color="auto"/>
        <w:bottom w:val="none" w:sz="0" w:space="0" w:color="auto"/>
        <w:right w:val="none" w:sz="0" w:space="0" w:color="auto"/>
      </w:divBdr>
    </w:div>
    <w:div w:id="832768248">
      <w:bodyDiv w:val="1"/>
      <w:marLeft w:val="0"/>
      <w:marRight w:val="0"/>
      <w:marTop w:val="0"/>
      <w:marBottom w:val="0"/>
      <w:divBdr>
        <w:top w:val="none" w:sz="0" w:space="0" w:color="auto"/>
        <w:left w:val="none" w:sz="0" w:space="0" w:color="auto"/>
        <w:bottom w:val="none" w:sz="0" w:space="0" w:color="auto"/>
        <w:right w:val="none" w:sz="0" w:space="0" w:color="auto"/>
      </w:divBdr>
    </w:div>
    <w:div w:id="832910941">
      <w:marLeft w:val="0"/>
      <w:marRight w:val="0"/>
      <w:marTop w:val="0"/>
      <w:marBottom w:val="0"/>
      <w:divBdr>
        <w:top w:val="none" w:sz="0" w:space="0" w:color="auto"/>
        <w:left w:val="none" w:sz="0" w:space="0" w:color="auto"/>
        <w:bottom w:val="none" w:sz="0" w:space="0" w:color="auto"/>
        <w:right w:val="none" w:sz="0" w:space="0" w:color="auto"/>
      </w:divBdr>
    </w:div>
    <w:div w:id="833028562">
      <w:marLeft w:val="0"/>
      <w:marRight w:val="0"/>
      <w:marTop w:val="0"/>
      <w:marBottom w:val="0"/>
      <w:divBdr>
        <w:top w:val="none" w:sz="0" w:space="0" w:color="auto"/>
        <w:left w:val="none" w:sz="0" w:space="0" w:color="auto"/>
        <w:bottom w:val="none" w:sz="0" w:space="0" w:color="auto"/>
        <w:right w:val="none" w:sz="0" w:space="0" w:color="auto"/>
      </w:divBdr>
    </w:div>
    <w:div w:id="833030656">
      <w:marLeft w:val="0"/>
      <w:marRight w:val="0"/>
      <w:marTop w:val="0"/>
      <w:marBottom w:val="0"/>
      <w:divBdr>
        <w:top w:val="none" w:sz="0" w:space="0" w:color="auto"/>
        <w:left w:val="none" w:sz="0" w:space="0" w:color="auto"/>
        <w:bottom w:val="none" w:sz="0" w:space="0" w:color="auto"/>
        <w:right w:val="none" w:sz="0" w:space="0" w:color="auto"/>
      </w:divBdr>
    </w:div>
    <w:div w:id="833105290">
      <w:marLeft w:val="0"/>
      <w:marRight w:val="0"/>
      <w:marTop w:val="0"/>
      <w:marBottom w:val="0"/>
      <w:divBdr>
        <w:top w:val="none" w:sz="0" w:space="0" w:color="auto"/>
        <w:left w:val="none" w:sz="0" w:space="0" w:color="auto"/>
        <w:bottom w:val="none" w:sz="0" w:space="0" w:color="auto"/>
        <w:right w:val="none" w:sz="0" w:space="0" w:color="auto"/>
      </w:divBdr>
    </w:div>
    <w:div w:id="833107822">
      <w:marLeft w:val="0"/>
      <w:marRight w:val="0"/>
      <w:marTop w:val="0"/>
      <w:marBottom w:val="0"/>
      <w:divBdr>
        <w:top w:val="none" w:sz="0" w:space="0" w:color="auto"/>
        <w:left w:val="none" w:sz="0" w:space="0" w:color="auto"/>
        <w:bottom w:val="none" w:sz="0" w:space="0" w:color="auto"/>
        <w:right w:val="none" w:sz="0" w:space="0" w:color="auto"/>
      </w:divBdr>
    </w:div>
    <w:div w:id="833180786">
      <w:bodyDiv w:val="1"/>
      <w:marLeft w:val="0"/>
      <w:marRight w:val="0"/>
      <w:marTop w:val="0"/>
      <w:marBottom w:val="0"/>
      <w:divBdr>
        <w:top w:val="none" w:sz="0" w:space="0" w:color="auto"/>
        <w:left w:val="none" w:sz="0" w:space="0" w:color="auto"/>
        <w:bottom w:val="none" w:sz="0" w:space="0" w:color="auto"/>
        <w:right w:val="none" w:sz="0" w:space="0" w:color="auto"/>
      </w:divBdr>
    </w:div>
    <w:div w:id="833186140">
      <w:marLeft w:val="0"/>
      <w:marRight w:val="0"/>
      <w:marTop w:val="0"/>
      <w:marBottom w:val="0"/>
      <w:divBdr>
        <w:top w:val="none" w:sz="0" w:space="0" w:color="auto"/>
        <w:left w:val="none" w:sz="0" w:space="0" w:color="auto"/>
        <w:bottom w:val="none" w:sz="0" w:space="0" w:color="auto"/>
        <w:right w:val="none" w:sz="0" w:space="0" w:color="auto"/>
      </w:divBdr>
    </w:div>
    <w:div w:id="833227858">
      <w:marLeft w:val="0"/>
      <w:marRight w:val="0"/>
      <w:marTop w:val="0"/>
      <w:marBottom w:val="0"/>
      <w:divBdr>
        <w:top w:val="none" w:sz="0" w:space="0" w:color="auto"/>
        <w:left w:val="none" w:sz="0" w:space="0" w:color="auto"/>
        <w:bottom w:val="none" w:sz="0" w:space="0" w:color="auto"/>
        <w:right w:val="none" w:sz="0" w:space="0" w:color="auto"/>
      </w:divBdr>
    </w:div>
    <w:div w:id="833253838">
      <w:marLeft w:val="0"/>
      <w:marRight w:val="0"/>
      <w:marTop w:val="0"/>
      <w:marBottom w:val="0"/>
      <w:divBdr>
        <w:top w:val="none" w:sz="0" w:space="0" w:color="auto"/>
        <w:left w:val="none" w:sz="0" w:space="0" w:color="auto"/>
        <w:bottom w:val="none" w:sz="0" w:space="0" w:color="auto"/>
        <w:right w:val="none" w:sz="0" w:space="0" w:color="auto"/>
      </w:divBdr>
    </w:div>
    <w:div w:id="833297089">
      <w:marLeft w:val="0"/>
      <w:marRight w:val="0"/>
      <w:marTop w:val="0"/>
      <w:marBottom w:val="0"/>
      <w:divBdr>
        <w:top w:val="none" w:sz="0" w:space="0" w:color="auto"/>
        <w:left w:val="none" w:sz="0" w:space="0" w:color="auto"/>
        <w:bottom w:val="none" w:sz="0" w:space="0" w:color="auto"/>
        <w:right w:val="none" w:sz="0" w:space="0" w:color="auto"/>
      </w:divBdr>
    </w:div>
    <w:div w:id="833301832">
      <w:marLeft w:val="0"/>
      <w:marRight w:val="0"/>
      <w:marTop w:val="0"/>
      <w:marBottom w:val="0"/>
      <w:divBdr>
        <w:top w:val="none" w:sz="0" w:space="0" w:color="auto"/>
        <w:left w:val="none" w:sz="0" w:space="0" w:color="auto"/>
        <w:bottom w:val="none" w:sz="0" w:space="0" w:color="auto"/>
        <w:right w:val="none" w:sz="0" w:space="0" w:color="auto"/>
      </w:divBdr>
    </w:div>
    <w:div w:id="833305935">
      <w:marLeft w:val="0"/>
      <w:marRight w:val="0"/>
      <w:marTop w:val="0"/>
      <w:marBottom w:val="0"/>
      <w:divBdr>
        <w:top w:val="none" w:sz="0" w:space="0" w:color="auto"/>
        <w:left w:val="none" w:sz="0" w:space="0" w:color="auto"/>
        <w:bottom w:val="none" w:sz="0" w:space="0" w:color="auto"/>
        <w:right w:val="none" w:sz="0" w:space="0" w:color="auto"/>
      </w:divBdr>
    </w:div>
    <w:div w:id="833380791">
      <w:marLeft w:val="0"/>
      <w:marRight w:val="0"/>
      <w:marTop w:val="0"/>
      <w:marBottom w:val="0"/>
      <w:divBdr>
        <w:top w:val="none" w:sz="0" w:space="0" w:color="auto"/>
        <w:left w:val="none" w:sz="0" w:space="0" w:color="auto"/>
        <w:bottom w:val="none" w:sz="0" w:space="0" w:color="auto"/>
        <w:right w:val="none" w:sz="0" w:space="0" w:color="auto"/>
      </w:divBdr>
    </w:div>
    <w:div w:id="833491239">
      <w:marLeft w:val="0"/>
      <w:marRight w:val="0"/>
      <w:marTop w:val="0"/>
      <w:marBottom w:val="0"/>
      <w:divBdr>
        <w:top w:val="none" w:sz="0" w:space="0" w:color="auto"/>
        <w:left w:val="none" w:sz="0" w:space="0" w:color="auto"/>
        <w:bottom w:val="none" w:sz="0" w:space="0" w:color="auto"/>
        <w:right w:val="none" w:sz="0" w:space="0" w:color="auto"/>
      </w:divBdr>
    </w:div>
    <w:div w:id="833565720">
      <w:marLeft w:val="0"/>
      <w:marRight w:val="0"/>
      <w:marTop w:val="0"/>
      <w:marBottom w:val="0"/>
      <w:divBdr>
        <w:top w:val="none" w:sz="0" w:space="0" w:color="auto"/>
        <w:left w:val="none" w:sz="0" w:space="0" w:color="auto"/>
        <w:bottom w:val="none" w:sz="0" w:space="0" w:color="auto"/>
        <w:right w:val="none" w:sz="0" w:space="0" w:color="auto"/>
      </w:divBdr>
    </w:div>
    <w:div w:id="833689494">
      <w:marLeft w:val="0"/>
      <w:marRight w:val="0"/>
      <w:marTop w:val="0"/>
      <w:marBottom w:val="0"/>
      <w:divBdr>
        <w:top w:val="none" w:sz="0" w:space="0" w:color="auto"/>
        <w:left w:val="none" w:sz="0" w:space="0" w:color="auto"/>
        <w:bottom w:val="none" w:sz="0" w:space="0" w:color="auto"/>
        <w:right w:val="none" w:sz="0" w:space="0" w:color="auto"/>
      </w:divBdr>
    </w:div>
    <w:div w:id="833842507">
      <w:marLeft w:val="0"/>
      <w:marRight w:val="0"/>
      <w:marTop w:val="0"/>
      <w:marBottom w:val="0"/>
      <w:divBdr>
        <w:top w:val="none" w:sz="0" w:space="0" w:color="auto"/>
        <w:left w:val="none" w:sz="0" w:space="0" w:color="auto"/>
        <w:bottom w:val="none" w:sz="0" w:space="0" w:color="auto"/>
        <w:right w:val="none" w:sz="0" w:space="0" w:color="auto"/>
      </w:divBdr>
    </w:div>
    <w:div w:id="833909266">
      <w:marLeft w:val="0"/>
      <w:marRight w:val="0"/>
      <w:marTop w:val="0"/>
      <w:marBottom w:val="0"/>
      <w:divBdr>
        <w:top w:val="none" w:sz="0" w:space="0" w:color="auto"/>
        <w:left w:val="none" w:sz="0" w:space="0" w:color="auto"/>
        <w:bottom w:val="none" w:sz="0" w:space="0" w:color="auto"/>
        <w:right w:val="none" w:sz="0" w:space="0" w:color="auto"/>
      </w:divBdr>
    </w:div>
    <w:div w:id="833909422">
      <w:marLeft w:val="0"/>
      <w:marRight w:val="0"/>
      <w:marTop w:val="0"/>
      <w:marBottom w:val="0"/>
      <w:divBdr>
        <w:top w:val="none" w:sz="0" w:space="0" w:color="auto"/>
        <w:left w:val="none" w:sz="0" w:space="0" w:color="auto"/>
        <w:bottom w:val="none" w:sz="0" w:space="0" w:color="auto"/>
        <w:right w:val="none" w:sz="0" w:space="0" w:color="auto"/>
      </w:divBdr>
    </w:div>
    <w:div w:id="833958717">
      <w:marLeft w:val="0"/>
      <w:marRight w:val="0"/>
      <w:marTop w:val="0"/>
      <w:marBottom w:val="0"/>
      <w:divBdr>
        <w:top w:val="none" w:sz="0" w:space="0" w:color="auto"/>
        <w:left w:val="none" w:sz="0" w:space="0" w:color="auto"/>
        <w:bottom w:val="none" w:sz="0" w:space="0" w:color="auto"/>
        <w:right w:val="none" w:sz="0" w:space="0" w:color="auto"/>
      </w:divBdr>
    </w:div>
    <w:div w:id="834106401">
      <w:marLeft w:val="0"/>
      <w:marRight w:val="0"/>
      <w:marTop w:val="0"/>
      <w:marBottom w:val="0"/>
      <w:divBdr>
        <w:top w:val="none" w:sz="0" w:space="0" w:color="auto"/>
        <w:left w:val="none" w:sz="0" w:space="0" w:color="auto"/>
        <w:bottom w:val="none" w:sz="0" w:space="0" w:color="auto"/>
        <w:right w:val="none" w:sz="0" w:space="0" w:color="auto"/>
      </w:divBdr>
    </w:div>
    <w:div w:id="834229060">
      <w:marLeft w:val="0"/>
      <w:marRight w:val="0"/>
      <w:marTop w:val="0"/>
      <w:marBottom w:val="0"/>
      <w:divBdr>
        <w:top w:val="none" w:sz="0" w:space="0" w:color="auto"/>
        <w:left w:val="none" w:sz="0" w:space="0" w:color="auto"/>
        <w:bottom w:val="none" w:sz="0" w:space="0" w:color="auto"/>
        <w:right w:val="none" w:sz="0" w:space="0" w:color="auto"/>
      </w:divBdr>
    </w:div>
    <w:div w:id="834304259">
      <w:marLeft w:val="0"/>
      <w:marRight w:val="0"/>
      <w:marTop w:val="0"/>
      <w:marBottom w:val="0"/>
      <w:divBdr>
        <w:top w:val="none" w:sz="0" w:space="0" w:color="auto"/>
        <w:left w:val="none" w:sz="0" w:space="0" w:color="auto"/>
        <w:bottom w:val="none" w:sz="0" w:space="0" w:color="auto"/>
        <w:right w:val="none" w:sz="0" w:space="0" w:color="auto"/>
      </w:divBdr>
    </w:div>
    <w:div w:id="834537519">
      <w:marLeft w:val="0"/>
      <w:marRight w:val="0"/>
      <w:marTop w:val="0"/>
      <w:marBottom w:val="0"/>
      <w:divBdr>
        <w:top w:val="none" w:sz="0" w:space="0" w:color="auto"/>
        <w:left w:val="none" w:sz="0" w:space="0" w:color="auto"/>
        <w:bottom w:val="none" w:sz="0" w:space="0" w:color="auto"/>
        <w:right w:val="none" w:sz="0" w:space="0" w:color="auto"/>
      </w:divBdr>
    </w:div>
    <w:div w:id="834539201">
      <w:marLeft w:val="0"/>
      <w:marRight w:val="0"/>
      <w:marTop w:val="0"/>
      <w:marBottom w:val="0"/>
      <w:divBdr>
        <w:top w:val="none" w:sz="0" w:space="0" w:color="auto"/>
        <w:left w:val="none" w:sz="0" w:space="0" w:color="auto"/>
        <w:bottom w:val="none" w:sz="0" w:space="0" w:color="auto"/>
        <w:right w:val="none" w:sz="0" w:space="0" w:color="auto"/>
      </w:divBdr>
    </w:div>
    <w:div w:id="834566270">
      <w:marLeft w:val="0"/>
      <w:marRight w:val="0"/>
      <w:marTop w:val="0"/>
      <w:marBottom w:val="0"/>
      <w:divBdr>
        <w:top w:val="none" w:sz="0" w:space="0" w:color="auto"/>
        <w:left w:val="none" w:sz="0" w:space="0" w:color="auto"/>
        <w:bottom w:val="none" w:sz="0" w:space="0" w:color="auto"/>
        <w:right w:val="none" w:sz="0" w:space="0" w:color="auto"/>
      </w:divBdr>
    </w:div>
    <w:div w:id="834616153">
      <w:marLeft w:val="0"/>
      <w:marRight w:val="0"/>
      <w:marTop w:val="0"/>
      <w:marBottom w:val="0"/>
      <w:divBdr>
        <w:top w:val="none" w:sz="0" w:space="0" w:color="auto"/>
        <w:left w:val="none" w:sz="0" w:space="0" w:color="auto"/>
        <w:bottom w:val="none" w:sz="0" w:space="0" w:color="auto"/>
        <w:right w:val="none" w:sz="0" w:space="0" w:color="auto"/>
      </w:divBdr>
    </w:div>
    <w:div w:id="834686841">
      <w:marLeft w:val="0"/>
      <w:marRight w:val="0"/>
      <w:marTop w:val="0"/>
      <w:marBottom w:val="0"/>
      <w:divBdr>
        <w:top w:val="none" w:sz="0" w:space="0" w:color="auto"/>
        <w:left w:val="none" w:sz="0" w:space="0" w:color="auto"/>
        <w:bottom w:val="none" w:sz="0" w:space="0" w:color="auto"/>
        <w:right w:val="none" w:sz="0" w:space="0" w:color="auto"/>
      </w:divBdr>
    </w:div>
    <w:div w:id="834876805">
      <w:marLeft w:val="0"/>
      <w:marRight w:val="0"/>
      <w:marTop w:val="0"/>
      <w:marBottom w:val="0"/>
      <w:divBdr>
        <w:top w:val="none" w:sz="0" w:space="0" w:color="auto"/>
        <w:left w:val="none" w:sz="0" w:space="0" w:color="auto"/>
        <w:bottom w:val="none" w:sz="0" w:space="0" w:color="auto"/>
        <w:right w:val="none" w:sz="0" w:space="0" w:color="auto"/>
      </w:divBdr>
    </w:div>
    <w:div w:id="834994759">
      <w:marLeft w:val="0"/>
      <w:marRight w:val="0"/>
      <w:marTop w:val="0"/>
      <w:marBottom w:val="0"/>
      <w:divBdr>
        <w:top w:val="none" w:sz="0" w:space="0" w:color="auto"/>
        <w:left w:val="none" w:sz="0" w:space="0" w:color="auto"/>
        <w:bottom w:val="none" w:sz="0" w:space="0" w:color="auto"/>
        <w:right w:val="none" w:sz="0" w:space="0" w:color="auto"/>
      </w:divBdr>
    </w:div>
    <w:div w:id="834995452">
      <w:marLeft w:val="0"/>
      <w:marRight w:val="0"/>
      <w:marTop w:val="0"/>
      <w:marBottom w:val="0"/>
      <w:divBdr>
        <w:top w:val="none" w:sz="0" w:space="0" w:color="auto"/>
        <w:left w:val="none" w:sz="0" w:space="0" w:color="auto"/>
        <w:bottom w:val="none" w:sz="0" w:space="0" w:color="auto"/>
        <w:right w:val="none" w:sz="0" w:space="0" w:color="auto"/>
      </w:divBdr>
    </w:div>
    <w:div w:id="834996056">
      <w:marLeft w:val="0"/>
      <w:marRight w:val="0"/>
      <w:marTop w:val="0"/>
      <w:marBottom w:val="0"/>
      <w:divBdr>
        <w:top w:val="none" w:sz="0" w:space="0" w:color="auto"/>
        <w:left w:val="none" w:sz="0" w:space="0" w:color="auto"/>
        <w:bottom w:val="none" w:sz="0" w:space="0" w:color="auto"/>
        <w:right w:val="none" w:sz="0" w:space="0" w:color="auto"/>
      </w:divBdr>
    </w:div>
    <w:div w:id="835073944">
      <w:marLeft w:val="0"/>
      <w:marRight w:val="0"/>
      <w:marTop w:val="0"/>
      <w:marBottom w:val="0"/>
      <w:divBdr>
        <w:top w:val="none" w:sz="0" w:space="0" w:color="auto"/>
        <w:left w:val="none" w:sz="0" w:space="0" w:color="auto"/>
        <w:bottom w:val="none" w:sz="0" w:space="0" w:color="auto"/>
        <w:right w:val="none" w:sz="0" w:space="0" w:color="auto"/>
      </w:divBdr>
    </w:div>
    <w:div w:id="835145162">
      <w:marLeft w:val="0"/>
      <w:marRight w:val="0"/>
      <w:marTop w:val="0"/>
      <w:marBottom w:val="0"/>
      <w:divBdr>
        <w:top w:val="none" w:sz="0" w:space="0" w:color="auto"/>
        <w:left w:val="none" w:sz="0" w:space="0" w:color="auto"/>
        <w:bottom w:val="none" w:sz="0" w:space="0" w:color="auto"/>
        <w:right w:val="none" w:sz="0" w:space="0" w:color="auto"/>
      </w:divBdr>
    </w:div>
    <w:div w:id="835150714">
      <w:marLeft w:val="0"/>
      <w:marRight w:val="0"/>
      <w:marTop w:val="0"/>
      <w:marBottom w:val="0"/>
      <w:divBdr>
        <w:top w:val="none" w:sz="0" w:space="0" w:color="auto"/>
        <w:left w:val="none" w:sz="0" w:space="0" w:color="auto"/>
        <w:bottom w:val="none" w:sz="0" w:space="0" w:color="auto"/>
        <w:right w:val="none" w:sz="0" w:space="0" w:color="auto"/>
      </w:divBdr>
    </w:div>
    <w:div w:id="835269928">
      <w:marLeft w:val="0"/>
      <w:marRight w:val="0"/>
      <w:marTop w:val="0"/>
      <w:marBottom w:val="0"/>
      <w:divBdr>
        <w:top w:val="none" w:sz="0" w:space="0" w:color="auto"/>
        <w:left w:val="none" w:sz="0" w:space="0" w:color="auto"/>
        <w:bottom w:val="none" w:sz="0" w:space="0" w:color="auto"/>
        <w:right w:val="none" w:sz="0" w:space="0" w:color="auto"/>
      </w:divBdr>
    </w:div>
    <w:div w:id="835345880">
      <w:marLeft w:val="0"/>
      <w:marRight w:val="0"/>
      <w:marTop w:val="0"/>
      <w:marBottom w:val="0"/>
      <w:divBdr>
        <w:top w:val="none" w:sz="0" w:space="0" w:color="auto"/>
        <w:left w:val="none" w:sz="0" w:space="0" w:color="auto"/>
        <w:bottom w:val="none" w:sz="0" w:space="0" w:color="auto"/>
        <w:right w:val="none" w:sz="0" w:space="0" w:color="auto"/>
      </w:divBdr>
    </w:div>
    <w:div w:id="835461813">
      <w:marLeft w:val="0"/>
      <w:marRight w:val="0"/>
      <w:marTop w:val="0"/>
      <w:marBottom w:val="0"/>
      <w:divBdr>
        <w:top w:val="none" w:sz="0" w:space="0" w:color="auto"/>
        <w:left w:val="none" w:sz="0" w:space="0" w:color="auto"/>
        <w:bottom w:val="none" w:sz="0" w:space="0" w:color="auto"/>
        <w:right w:val="none" w:sz="0" w:space="0" w:color="auto"/>
      </w:divBdr>
    </w:div>
    <w:div w:id="835533237">
      <w:marLeft w:val="0"/>
      <w:marRight w:val="0"/>
      <w:marTop w:val="0"/>
      <w:marBottom w:val="0"/>
      <w:divBdr>
        <w:top w:val="none" w:sz="0" w:space="0" w:color="auto"/>
        <w:left w:val="none" w:sz="0" w:space="0" w:color="auto"/>
        <w:bottom w:val="none" w:sz="0" w:space="0" w:color="auto"/>
        <w:right w:val="none" w:sz="0" w:space="0" w:color="auto"/>
      </w:divBdr>
    </w:div>
    <w:div w:id="835540355">
      <w:marLeft w:val="0"/>
      <w:marRight w:val="0"/>
      <w:marTop w:val="0"/>
      <w:marBottom w:val="0"/>
      <w:divBdr>
        <w:top w:val="none" w:sz="0" w:space="0" w:color="auto"/>
        <w:left w:val="none" w:sz="0" w:space="0" w:color="auto"/>
        <w:bottom w:val="none" w:sz="0" w:space="0" w:color="auto"/>
        <w:right w:val="none" w:sz="0" w:space="0" w:color="auto"/>
      </w:divBdr>
    </w:div>
    <w:div w:id="835607981">
      <w:marLeft w:val="0"/>
      <w:marRight w:val="0"/>
      <w:marTop w:val="0"/>
      <w:marBottom w:val="0"/>
      <w:divBdr>
        <w:top w:val="none" w:sz="0" w:space="0" w:color="auto"/>
        <w:left w:val="none" w:sz="0" w:space="0" w:color="auto"/>
        <w:bottom w:val="none" w:sz="0" w:space="0" w:color="auto"/>
        <w:right w:val="none" w:sz="0" w:space="0" w:color="auto"/>
      </w:divBdr>
    </w:div>
    <w:div w:id="835614322">
      <w:marLeft w:val="0"/>
      <w:marRight w:val="0"/>
      <w:marTop w:val="0"/>
      <w:marBottom w:val="0"/>
      <w:divBdr>
        <w:top w:val="none" w:sz="0" w:space="0" w:color="auto"/>
        <w:left w:val="none" w:sz="0" w:space="0" w:color="auto"/>
        <w:bottom w:val="none" w:sz="0" w:space="0" w:color="auto"/>
        <w:right w:val="none" w:sz="0" w:space="0" w:color="auto"/>
      </w:divBdr>
    </w:div>
    <w:div w:id="835652050">
      <w:marLeft w:val="0"/>
      <w:marRight w:val="0"/>
      <w:marTop w:val="0"/>
      <w:marBottom w:val="0"/>
      <w:divBdr>
        <w:top w:val="none" w:sz="0" w:space="0" w:color="auto"/>
        <w:left w:val="none" w:sz="0" w:space="0" w:color="auto"/>
        <w:bottom w:val="none" w:sz="0" w:space="0" w:color="auto"/>
        <w:right w:val="none" w:sz="0" w:space="0" w:color="auto"/>
      </w:divBdr>
    </w:div>
    <w:div w:id="835807728">
      <w:marLeft w:val="0"/>
      <w:marRight w:val="0"/>
      <w:marTop w:val="0"/>
      <w:marBottom w:val="0"/>
      <w:divBdr>
        <w:top w:val="none" w:sz="0" w:space="0" w:color="auto"/>
        <w:left w:val="none" w:sz="0" w:space="0" w:color="auto"/>
        <w:bottom w:val="none" w:sz="0" w:space="0" w:color="auto"/>
        <w:right w:val="none" w:sz="0" w:space="0" w:color="auto"/>
      </w:divBdr>
    </w:div>
    <w:div w:id="835848488">
      <w:marLeft w:val="0"/>
      <w:marRight w:val="0"/>
      <w:marTop w:val="0"/>
      <w:marBottom w:val="0"/>
      <w:divBdr>
        <w:top w:val="none" w:sz="0" w:space="0" w:color="auto"/>
        <w:left w:val="none" w:sz="0" w:space="0" w:color="auto"/>
        <w:bottom w:val="none" w:sz="0" w:space="0" w:color="auto"/>
        <w:right w:val="none" w:sz="0" w:space="0" w:color="auto"/>
      </w:divBdr>
    </w:div>
    <w:div w:id="835876275">
      <w:marLeft w:val="0"/>
      <w:marRight w:val="0"/>
      <w:marTop w:val="0"/>
      <w:marBottom w:val="0"/>
      <w:divBdr>
        <w:top w:val="none" w:sz="0" w:space="0" w:color="auto"/>
        <w:left w:val="none" w:sz="0" w:space="0" w:color="auto"/>
        <w:bottom w:val="none" w:sz="0" w:space="0" w:color="auto"/>
        <w:right w:val="none" w:sz="0" w:space="0" w:color="auto"/>
      </w:divBdr>
    </w:div>
    <w:div w:id="835876504">
      <w:marLeft w:val="0"/>
      <w:marRight w:val="0"/>
      <w:marTop w:val="0"/>
      <w:marBottom w:val="0"/>
      <w:divBdr>
        <w:top w:val="none" w:sz="0" w:space="0" w:color="auto"/>
        <w:left w:val="none" w:sz="0" w:space="0" w:color="auto"/>
        <w:bottom w:val="none" w:sz="0" w:space="0" w:color="auto"/>
        <w:right w:val="none" w:sz="0" w:space="0" w:color="auto"/>
      </w:divBdr>
    </w:div>
    <w:div w:id="835919659">
      <w:marLeft w:val="0"/>
      <w:marRight w:val="0"/>
      <w:marTop w:val="0"/>
      <w:marBottom w:val="0"/>
      <w:divBdr>
        <w:top w:val="none" w:sz="0" w:space="0" w:color="auto"/>
        <w:left w:val="none" w:sz="0" w:space="0" w:color="auto"/>
        <w:bottom w:val="none" w:sz="0" w:space="0" w:color="auto"/>
        <w:right w:val="none" w:sz="0" w:space="0" w:color="auto"/>
      </w:divBdr>
    </w:div>
    <w:div w:id="835920902">
      <w:marLeft w:val="0"/>
      <w:marRight w:val="0"/>
      <w:marTop w:val="0"/>
      <w:marBottom w:val="0"/>
      <w:divBdr>
        <w:top w:val="none" w:sz="0" w:space="0" w:color="auto"/>
        <w:left w:val="none" w:sz="0" w:space="0" w:color="auto"/>
        <w:bottom w:val="none" w:sz="0" w:space="0" w:color="auto"/>
        <w:right w:val="none" w:sz="0" w:space="0" w:color="auto"/>
      </w:divBdr>
    </w:div>
    <w:div w:id="835922307">
      <w:bodyDiv w:val="1"/>
      <w:marLeft w:val="0"/>
      <w:marRight w:val="0"/>
      <w:marTop w:val="0"/>
      <w:marBottom w:val="0"/>
      <w:divBdr>
        <w:top w:val="none" w:sz="0" w:space="0" w:color="auto"/>
        <w:left w:val="none" w:sz="0" w:space="0" w:color="auto"/>
        <w:bottom w:val="none" w:sz="0" w:space="0" w:color="auto"/>
        <w:right w:val="none" w:sz="0" w:space="0" w:color="auto"/>
      </w:divBdr>
    </w:div>
    <w:div w:id="835995162">
      <w:marLeft w:val="0"/>
      <w:marRight w:val="0"/>
      <w:marTop w:val="0"/>
      <w:marBottom w:val="0"/>
      <w:divBdr>
        <w:top w:val="none" w:sz="0" w:space="0" w:color="auto"/>
        <w:left w:val="none" w:sz="0" w:space="0" w:color="auto"/>
        <w:bottom w:val="none" w:sz="0" w:space="0" w:color="auto"/>
        <w:right w:val="none" w:sz="0" w:space="0" w:color="auto"/>
      </w:divBdr>
    </w:div>
    <w:div w:id="836069851">
      <w:marLeft w:val="0"/>
      <w:marRight w:val="0"/>
      <w:marTop w:val="0"/>
      <w:marBottom w:val="0"/>
      <w:divBdr>
        <w:top w:val="none" w:sz="0" w:space="0" w:color="auto"/>
        <w:left w:val="none" w:sz="0" w:space="0" w:color="auto"/>
        <w:bottom w:val="none" w:sz="0" w:space="0" w:color="auto"/>
        <w:right w:val="none" w:sz="0" w:space="0" w:color="auto"/>
      </w:divBdr>
    </w:div>
    <w:div w:id="836115727">
      <w:marLeft w:val="0"/>
      <w:marRight w:val="0"/>
      <w:marTop w:val="0"/>
      <w:marBottom w:val="0"/>
      <w:divBdr>
        <w:top w:val="none" w:sz="0" w:space="0" w:color="auto"/>
        <w:left w:val="none" w:sz="0" w:space="0" w:color="auto"/>
        <w:bottom w:val="none" w:sz="0" w:space="0" w:color="auto"/>
        <w:right w:val="none" w:sz="0" w:space="0" w:color="auto"/>
      </w:divBdr>
    </w:div>
    <w:div w:id="836117756">
      <w:marLeft w:val="0"/>
      <w:marRight w:val="0"/>
      <w:marTop w:val="0"/>
      <w:marBottom w:val="0"/>
      <w:divBdr>
        <w:top w:val="none" w:sz="0" w:space="0" w:color="auto"/>
        <w:left w:val="none" w:sz="0" w:space="0" w:color="auto"/>
        <w:bottom w:val="none" w:sz="0" w:space="0" w:color="auto"/>
        <w:right w:val="none" w:sz="0" w:space="0" w:color="auto"/>
      </w:divBdr>
    </w:div>
    <w:div w:id="836118019">
      <w:marLeft w:val="0"/>
      <w:marRight w:val="0"/>
      <w:marTop w:val="0"/>
      <w:marBottom w:val="0"/>
      <w:divBdr>
        <w:top w:val="none" w:sz="0" w:space="0" w:color="auto"/>
        <w:left w:val="none" w:sz="0" w:space="0" w:color="auto"/>
        <w:bottom w:val="none" w:sz="0" w:space="0" w:color="auto"/>
        <w:right w:val="none" w:sz="0" w:space="0" w:color="auto"/>
      </w:divBdr>
    </w:div>
    <w:div w:id="836270150">
      <w:marLeft w:val="0"/>
      <w:marRight w:val="0"/>
      <w:marTop w:val="0"/>
      <w:marBottom w:val="0"/>
      <w:divBdr>
        <w:top w:val="none" w:sz="0" w:space="0" w:color="auto"/>
        <w:left w:val="none" w:sz="0" w:space="0" w:color="auto"/>
        <w:bottom w:val="none" w:sz="0" w:space="0" w:color="auto"/>
        <w:right w:val="none" w:sz="0" w:space="0" w:color="auto"/>
      </w:divBdr>
    </w:div>
    <w:div w:id="836270639">
      <w:marLeft w:val="0"/>
      <w:marRight w:val="0"/>
      <w:marTop w:val="0"/>
      <w:marBottom w:val="0"/>
      <w:divBdr>
        <w:top w:val="none" w:sz="0" w:space="0" w:color="auto"/>
        <w:left w:val="none" w:sz="0" w:space="0" w:color="auto"/>
        <w:bottom w:val="none" w:sz="0" w:space="0" w:color="auto"/>
        <w:right w:val="none" w:sz="0" w:space="0" w:color="auto"/>
      </w:divBdr>
    </w:div>
    <w:div w:id="836309396">
      <w:marLeft w:val="0"/>
      <w:marRight w:val="0"/>
      <w:marTop w:val="0"/>
      <w:marBottom w:val="0"/>
      <w:divBdr>
        <w:top w:val="none" w:sz="0" w:space="0" w:color="auto"/>
        <w:left w:val="none" w:sz="0" w:space="0" w:color="auto"/>
        <w:bottom w:val="none" w:sz="0" w:space="0" w:color="auto"/>
        <w:right w:val="none" w:sz="0" w:space="0" w:color="auto"/>
      </w:divBdr>
    </w:div>
    <w:div w:id="836380653">
      <w:marLeft w:val="0"/>
      <w:marRight w:val="0"/>
      <w:marTop w:val="0"/>
      <w:marBottom w:val="0"/>
      <w:divBdr>
        <w:top w:val="none" w:sz="0" w:space="0" w:color="auto"/>
        <w:left w:val="none" w:sz="0" w:space="0" w:color="auto"/>
        <w:bottom w:val="none" w:sz="0" w:space="0" w:color="auto"/>
        <w:right w:val="none" w:sz="0" w:space="0" w:color="auto"/>
      </w:divBdr>
    </w:div>
    <w:div w:id="836505475">
      <w:marLeft w:val="0"/>
      <w:marRight w:val="0"/>
      <w:marTop w:val="0"/>
      <w:marBottom w:val="0"/>
      <w:divBdr>
        <w:top w:val="none" w:sz="0" w:space="0" w:color="auto"/>
        <w:left w:val="none" w:sz="0" w:space="0" w:color="auto"/>
        <w:bottom w:val="none" w:sz="0" w:space="0" w:color="auto"/>
        <w:right w:val="none" w:sz="0" w:space="0" w:color="auto"/>
      </w:divBdr>
    </w:div>
    <w:div w:id="836506911">
      <w:marLeft w:val="0"/>
      <w:marRight w:val="0"/>
      <w:marTop w:val="0"/>
      <w:marBottom w:val="0"/>
      <w:divBdr>
        <w:top w:val="none" w:sz="0" w:space="0" w:color="auto"/>
        <w:left w:val="none" w:sz="0" w:space="0" w:color="auto"/>
        <w:bottom w:val="none" w:sz="0" w:space="0" w:color="auto"/>
        <w:right w:val="none" w:sz="0" w:space="0" w:color="auto"/>
      </w:divBdr>
    </w:div>
    <w:div w:id="836578517">
      <w:marLeft w:val="0"/>
      <w:marRight w:val="0"/>
      <w:marTop w:val="0"/>
      <w:marBottom w:val="0"/>
      <w:divBdr>
        <w:top w:val="none" w:sz="0" w:space="0" w:color="auto"/>
        <w:left w:val="none" w:sz="0" w:space="0" w:color="auto"/>
        <w:bottom w:val="none" w:sz="0" w:space="0" w:color="auto"/>
        <w:right w:val="none" w:sz="0" w:space="0" w:color="auto"/>
      </w:divBdr>
    </w:div>
    <w:div w:id="836580307">
      <w:marLeft w:val="0"/>
      <w:marRight w:val="0"/>
      <w:marTop w:val="0"/>
      <w:marBottom w:val="0"/>
      <w:divBdr>
        <w:top w:val="none" w:sz="0" w:space="0" w:color="auto"/>
        <w:left w:val="none" w:sz="0" w:space="0" w:color="auto"/>
        <w:bottom w:val="none" w:sz="0" w:space="0" w:color="auto"/>
        <w:right w:val="none" w:sz="0" w:space="0" w:color="auto"/>
      </w:divBdr>
    </w:div>
    <w:div w:id="836581056">
      <w:marLeft w:val="0"/>
      <w:marRight w:val="0"/>
      <w:marTop w:val="0"/>
      <w:marBottom w:val="0"/>
      <w:divBdr>
        <w:top w:val="none" w:sz="0" w:space="0" w:color="auto"/>
        <w:left w:val="none" w:sz="0" w:space="0" w:color="auto"/>
        <w:bottom w:val="none" w:sz="0" w:space="0" w:color="auto"/>
        <w:right w:val="none" w:sz="0" w:space="0" w:color="auto"/>
      </w:divBdr>
    </w:div>
    <w:div w:id="836651172">
      <w:marLeft w:val="0"/>
      <w:marRight w:val="0"/>
      <w:marTop w:val="0"/>
      <w:marBottom w:val="0"/>
      <w:divBdr>
        <w:top w:val="none" w:sz="0" w:space="0" w:color="auto"/>
        <w:left w:val="none" w:sz="0" w:space="0" w:color="auto"/>
        <w:bottom w:val="none" w:sz="0" w:space="0" w:color="auto"/>
        <w:right w:val="none" w:sz="0" w:space="0" w:color="auto"/>
      </w:divBdr>
    </w:div>
    <w:div w:id="836651247">
      <w:marLeft w:val="0"/>
      <w:marRight w:val="0"/>
      <w:marTop w:val="0"/>
      <w:marBottom w:val="0"/>
      <w:divBdr>
        <w:top w:val="none" w:sz="0" w:space="0" w:color="auto"/>
        <w:left w:val="none" w:sz="0" w:space="0" w:color="auto"/>
        <w:bottom w:val="none" w:sz="0" w:space="0" w:color="auto"/>
        <w:right w:val="none" w:sz="0" w:space="0" w:color="auto"/>
      </w:divBdr>
    </w:div>
    <w:div w:id="836653821">
      <w:marLeft w:val="0"/>
      <w:marRight w:val="0"/>
      <w:marTop w:val="0"/>
      <w:marBottom w:val="0"/>
      <w:divBdr>
        <w:top w:val="none" w:sz="0" w:space="0" w:color="auto"/>
        <w:left w:val="none" w:sz="0" w:space="0" w:color="auto"/>
        <w:bottom w:val="none" w:sz="0" w:space="0" w:color="auto"/>
        <w:right w:val="none" w:sz="0" w:space="0" w:color="auto"/>
      </w:divBdr>
    </w:div>
    <w:div w:id="836699528">
      <w:marLeft w:val="0"/>
      <w:marRight w:val="0"/>
      <w:marTop w:val="0"/>
      <w:marBottom w:val="0"/>
      <w:divBdr>
        <w:top w:val="none" w:sz="0" w:space="0" w:color="auto"/>
        <w:left w:val="none" w:sz="0" w:space="0" w:color="auto"/>
        <w:bottom w:val="none" w:sz="0" w:space="0" w:color="auto"/>
        <w:right w:val="none" w:sz="0" w:space="0" w:color="auto"/>
      </w:divBdr>
    </w:div>
    <w:div w:id="836845016">
      <w:marLeft w:val="0"/>
      <w:marRight w:val="0"/>
      <w:marTop w:val="0"/>
      <w:marBottom w:val="0"/>
      <w:divBdr>
        <w:top w:val="none" w:sz="0" w:space="0" w:color="auto"/>
        <w:left w:val="none" w:sz="0" w:space="0" w:color="auto"/>
        <w:bottom w:val="none" w:sz="0" w:space="0" w:color="auto"/>
        <w:right w:val="none" w:sz="0" w:space="0" w:color="auto"/>
      </w:divBdr>
    </w:div>
    <w:div w:id="836849306">
      <w:marLeft w:val="0"/>
      <w:marRight w:val="0"/>
      <w:marTop w:val="0"/>
      <w:marBottom w:val="0"/>
      <w:divBdr>
        <w:top w:val="none" w:sz="0" w:space="0" w:color="auto"/>
        <w:left w:val="none" w:sz="0" w:space="0" w:color="auto"/>
        <w:bottom w:val="none" w:sz="0" w:space="0" w:color="auto"/>
        <w:right w:val="none" w:sz="0" w:space="0" w:color="auto"/>
      </w:divBdr>
    </w:div>
    <w:div w:id="836850538">
      <w:bodyDiv w:val="1"/>
      <w:marLeft w:val="0"/>
      <w:marRight w:val="0"/>
      <w:marTop w:val="0"/>
      <w:marBottom w:val="0"/>
      <w:divBdr>
        <w:top w:val="none" w:sz="0" w:space="0" w:color="auto"/>
        <w:left w:val="none" w:sz="0" w:space="0" w:color="auto"/>
        <w:bottom w:val="none" w:sz="0" w:space="0" w:color="auto"/>
        <w:right w:val="none" w:sz="0" w:space="0" w:color="auto"/>
      </w:divBdr>
    </w:div>
    <w:div w:id="836925119">
      <w:marLeft w:val="0"/>
      <w:marRight w:val="0"/>
      <w:marTop w:val="0"/>
      <w:marBottom w:val="0"/>
      <w:divBdr>
        <w:top w:val="none" w:sz="0" w:space="0" w:color="auto"/>
        <w:left w:val="none" w:sz="0" w:space="0" w:color="auto"/>
        <w:bottom w:val="none" w:sz="0" w:space="0" w:color="auto"/>
        <w:right w:val="none" w:sz="0" w:space="0" w:color="auto"/>
      </w:divBdr>
    </w:div>
    <w:div w:id="836925452">
      <w:marLeft w:val="0"/>
      <w:marRight w:val="0"/>
      <w:marTop w:val="0"/>
      <w:marBottom w:val="0"/>
      <w:divBdr>
        <w:top w:val="none" w:sz="0" w:space="0" w:color="auto"/>
        <w:left w:val="none" w:sz="0" w:space="0" w:color="auto"/>
        <w:bottom w:val="none" w:sz="0" w:space="0" w:color="auto"/>
        <w:right w:val="none" w:sz="0" w:space="0" w:color="auto"/>
      </w:divBdr>
    </w:div>
    <w:div w:id="837036410">
      <w:marLeft w:val="0"/>
      <w:marRight w:val="0"/>
      <w:marTop w:val="0"/>
      <w:marBottom w:val="0"/>
      <w:divBdr>
        <w:top w:val="none" w:sz="0" w:space="0" w:color="auto"/>
        <w:left w:val="none" w:sz="0" w:space="0" w:color="auto"/>
        <w:bottom w:val="none" w:sz="0" w:space="0" w:color="auto"/>
        <w:right w:val="none" w:sz="0" w:space="0" w:color="auto"/>
      </w:divBdr>
    </w:div>
    <w:div w:id="837042065">
      <w:marLeft w:val="0"/>
      <w:marRight w:val="0"/>
      <w:marTop w:val="0"/>
      <w:marBottom w:val="0"/>
      <w:divBdr>
        <w:top w:val="none" w:sz="0" w:space="0" w:color="auto"/>
        <w:left w:val="none" w:sz="0" w:space="0" w:color="auto"/>
        <w:bottom w:val="none" w:sz="0" w:space="0" w:color="auto"/>
        <w:right w:val="none" w:sz="0" w:space="0" w:color="auto"/>
      </w:divBdr>
    </w:div>
    <w:div w:id="837113483">
      <w:marLeft w:val="0"/>
      <w:marRight w:val="0"/>
      <w:marTop w:val="0"/>
      <w:marBottom w:val="0"/>
      <w:divBdr>
        <w:top w:val="none" w:sz="0" w:space="0" w:color="auto"/>
        <w:left w:val="none" w:sz="0" w:space="0" w:color="auto"/>
        <w:bottom w:val="none" w:sz="0" w:space="0" w:color="auto"/>
        <w:right w:val="none" w:sz="0" w:space="0" w:color="auto"/>
      </w:divBdr>
    </w:div>
    <w:div w:id="837237497">
      <w:marLeft w:val="0"/>
      <w:marRight w:val="0"/>
      <w:marTop w:val="0"/>
      <w:marBottom w:val="0"/>
      <w:divBdr>
        <w:top w:val="none" w:sz="0" w:space="0" w:color="auto"/>
        <w:left w:val="none" w:sz="0" w:space="0" w:color="auto"/>
        <w:bottom w:val="none" w:sz="0" w:space="0" w:color="auto"/>
        <w:right w:val="none" w:sz="0" w:space="0" w:color="auto"/>
      </w:divBdr>
    </w:div>
    <w:div w:id="837309028">
      <w:marLeft w:val="0"/>
      <w:marRight w:val="0"/>
      <w:marTop w:val="0"/>
      <w:marBottom w:val="0"/>
      <w:divBdr>
        <w:top w:val="none" w:sz="0" w:space="0" w:color="auto"/>
        <w:left w:val="none" w:sz="0" w:space="0" w:color="auto"/>
        <w:bottom w:val="none" w:sz="0" w:space="0" w:color="auto"/>
        <w:right w:val="none" w:sz="0" w:space="0" w:color="auto"/>
      </w:divBdr>
    </w:div>
    <w:div w:id="837577238">
      <w:bodyDiv w:val="1"/>
      <w:marLeft w:val="0"/>
      <w:marRight w:val="0"/>
      <w:marTop w:val="0"/>
      <w:marBottom w:val="0"/>
      <w:divBdr>
        <w:top w:val="none" w:sz="0" w:space="0" w:color="auto"/>
        <w:left w:val="none" w:sz="0" w:space="0" w:color="auto"/>
        <w:bottom w:val="none" w:sz="0" w:space="0" w:color="auto"/>
        <w:right w:val="none" w:sz="0" w:space="0" w:color="auto"/>
      </w:divBdr>
    </w:div>
    <w:div w:id="837580297">
      <w:marLeft w:val="0"/>
      <w:marRight w:val="0"/>
      <w:marTop w:val="0"/>
      <w:marBottom w:val="0"/>
      <w:divBdr>
        <w:top w:val="none" w:sz="0" w:space="0" w:color="auto"/>
        <w:left w:val="none" w:sz="0" w:space="0" w:color="auto"/>
        <w:bottom w:val="none" w:sz="0" w:space="0" w:color="auto"/>
        <w:right w:val="none" w:sz="0" w:space="0" w:color="auto"/>
      </w:divBdr>
    </w:div>
    <w:div w:id="837617238">
      <w:marLeft w:val="0"/>
      <w:marRight w:val="0"/>
      <w:marTop w:val="0"/>
      <w:marBottom w:val="0"/>
      <w:divBdr>
        <w:top w:val="none" w:sz="0" w:space="0" w:color="auto"/>
        <w:left w:val="none" w:sz="0" w:space="0" w:color="auto"/>
        <w:bottom w:val="none" w:sz="0" w:space="0" w:color="auto"/>
        <w:right w:val="none" w:sz="0" w:space="0" w:color="auto"/>
      </w:divBdr>
    </w:div>
    <w:div w:id="837774716">
      <w:marLeft w:val="0"/>
      <w:marRight w:val="0"/>
      <w:marTop w:val="0"/>
      <w:marBottom w:val="0"/>
      <w:divBdr>
        <w:top w:val="none" w:sz="0" w:space="0" w:color="auto"/>
        <w:left w:val="none" w:sz="0" w:space="0" w:color="auto"/>
        <w:bottom w:val="none" w:sz="0" w:space="0" w:color="auto"/>
        <w:right w:val="none" w:sz="0" w:space="0" w:color="auto"/>
      </w:divBdr>
    </w:div>
    <w:div w:id="837842919">
      <w:marLeft w:val="0"/>
      <w:marRight w:val="0"/>
      <w:marTop w:val="0"/>
      <w:marBottom w:val="0"/>
      <w:divBdr>
        <w:top w:val="none" w:sz="0" w:space="0" w:color="auto"/>
        <w:left w:val="none" w:sz="0" w:space="0" w:color="auto"/>
        <w:bottom w:val="none" w:sz="0" w:space="0" w:color="auto"/>
        <w:right w:val="none" w:sz="0" w:space="0" w:color="auto"/>
      </w:divBdr>
    </w:div>
    <w:div w:id="837965942">
      <w:marLeft w:val="0"/>
      <w:marRight w:val="0"/>
      <w:marTop w:val="0"/>
      <w:marBottom w:val="0"/>
      <w:divBdr>
        <w:top w:val="none" w:sz="0" w:space="0" w:color="auto"/>
        <w:left w:val="none" w:sz="0" w:space="0" w:color="auto"/>
        <w:bottom w:val="none" w:sz="0" w:space="0" w:color="auto"/>
        <w:right w:val="none" w:sz="0" w:space="0" w:color="auto"/>
      </w:divBdr>
    </w:div>
    <w:div w:id="838082695">
      <w:marLeft w:val="0"/>
      <w:marRight w:val="0"/>
      <w:marTop w:val="0"/>
      <w:marBottom w:val="0"/>
      <w:divBdr>
        <w:top w:val="none" w:sz="0" w:space="0" w:color="auto"/>
        <w:left w:val="none" w:sz="0" w:space="0" w:color="auto"/>
        <w:bottom w:val="none" w:sz="0" w:space="0" w:color="auto"/>
        <w:right w:val="none" w:sz="0" w:space="0" w:color="auto"/>
      </w:divBdr>
    </w:div>
    <w:div w:id="838426888">
      <w:marLeft w:val="0"/>
      <w:marRight w:val="0"/>
      <w:marTop w:val="0"/>
      <w:marBottom w:val="0"/>
      <w:divBdr>
        <w:top w:val="none" w:sz="0" w:space="0" w:color="auto"/>
        <w:left w:val="none" w:sz="0" w:space="0" w:color="auto"/>
        <w:bottom w:val="none" w:sz="0" w:space="0" w:color="auto"/>
        <w:right w:val="none" w:sz="0" w:space="0" w:color="auto"/>
      </w:divBdr>
    </w:div>
    <w:div w:id="838427941">
      <w:marLeft w:val="0"/>
      <w:marRight w:val="0"/>
      <w:marTop w:val="0"/>
      <w:marBottom w:val="0"/>
      <w:divBdr>
        <w:top w:val="none" w:sz="0" w:space="0" w:color="auto"/>
        <w:left w:val="none" w:sz="0" w:space="0" w:color="auto"/>
        <w:bottom w:val="none" w:sz="0" w:space="0" w:color="auto"/>
        <w:right w:val="none" w:sz="0" w:space="0" w:color="auto"/>
      </w:divBdr>
    </w:div>
    <w:div w:id="838622210">
      <w:marLeft w:val="0"/>
      <w:marRight w:val="0"/>
      <w:marTop w:val="0"/>
      <w:marBottom w:val="0"/>
      <w:divBdr>
        <w:top w:val="none" w:sz="0" w:space="0" w:color="auto"/>
        <w:left w:val="none" w:sz="0" w:space="0" w:color="auto"/>
        <w:bottom w:val="none" w:sz="0" w:space="0" w:color="auto"/>
        <w:right w:val="none" w:sz="0" w:space="0" w:color="auto"/>
      </w:divBdr>
    </w:div>
    <w:div w:id="838665730">
      <w:marLeft w:val="0"/>
      <w:marRight w:val="0"/>
      <w:marTop w:val="0"/>
      <w:marBottom w:val="0"/>
      <w:divBdr>
        <w:top w:val="none" w:sz="0" w:space="0" w:color="auto"/>
        <w:left w:val="none" w:sz="0" w:space="0" w:color="auto"/>
        <w:bottom w:val="none" w:sz="0" w:space="0" w:color="auto"/>
        <w:right w:val="none" w:sz="0" w:space="0" w:color="auto"/>
      </w:divBdr>
    </w:div>
    <w:div w:id="838735564">
      <w:marLeft w:val="0"/>
      <w:marRight w:val="0"/>
      <w:marTop w:val="0"/>
      <w:marBottom w:val="0"/>
      <w:divBdr>
        <w:top w:val="none" w:sz="0" w:space="0" w:color="auto"/>
        <w:left w:val="none" w:sz="0" w:space="0" w:color="auto"/>
        <w:bottom w:val="none" w:sz="0" w:space="0" w:color="auto"/>
        <w:right w:val="none" w:sz="0" w:space="0" w:color="auto"/>
      </w:divBdr>
    </w:div>
    <w:div w:id="838737025">
      <w:marLeft w:val="0"/>
      <w:marRight w:val="0"/>
      <w:marTop w:val="0"/>
      <w:marBottom w:val="0"/>
      <w:divBdr>
        <w:top w:val="none" w:sz="0" w:space="0" w:color="auto"/>
        <w:left w:val="none" w:sz="0" w:space="0" w:color="auto"/>
        <w:bottom w:val="none" w:sz="0" w:space="0" w:color="auto"/>
        <w:right w:val="none" w:sz="0" w:space="0" w:color="auto"/>
      </w:divBdr>
    </w:div>
    <w:div w:id="838887553">
      <w:marLeft w:val="0"/>
      <w:marRight w:val="0"/>
      <w:marTop w:val="0"/>
      <w:marBottom w:val="0"/>
      <w:divBdr>
        <w:top w:val="none" w:sz="0" w:space="0" w:color="auto"/>
        <w:left w:val="none" w:sz="0" w:space="0" w:color="auto"/>
        <w:bottom w:val="none" w:sz="0" w:space="0" w:color="auto"/>
        <w:right w:val="none" w:sz="0" w:space="0" w:color="auto"/>
      </w:divBdr>
    </w:div>
    <w:div w:id="838958104">
      <w:marLeft w:val="0"/>
      <w:marRight w:val="0"/>
      <w:marTop w:val="0"/>
      <w:marBottom w:val="0"/>
      <w:divBdr>
        <w:top w:val="none" w:sz="0" w:space="0" w:color="auto"/>
        <w:left w:val="none" w:sz="0" w:space="0" w:color="auto"/>
        <w:bottom w:val="none" w:sz="0" w:space="0" w:color="auto"/>
        <w:right w:val="none" w:sz="0" w:space="0" w:color="auto"/>
      </w:divBdr>
    </w:div>
    <w:div w:id="839008276">
      <w:marLeft w:val="0"/>
      <w:marRight w:val="0"/>
      <w:marTop w:val="0"/>
      <w:marBottom w:val="0"/>
      <w:divBdr>
        <w:top w:val="none" w:sz="0" w:space="0" w:color="auto"/>
        <w:left w:val="none" w:sz="0" w:space="0" w:color="auto"/>
        <w:bottom w:val="none" w:sz="0" w:space="0" w:color="auto"/>
        <w:right w:val="none" w:sz="0" w:space="0" w:color="auto"/>
      </w:divBdr>
    </w:div>
    <w:div w:id="839078283">
      <w:marLeft w:val="0"/>
      <w:marRight w:val="0"/>
      <w:marTop w:val="0"/>
      <w:marBottom w:val="0"/>
      <w:divBdr>
        <w:top w:val="none" w:sz="0" w:space="0" w:color="auto"/>
        <w:left w:val="none" w:sz="0" w:space="0" w:color="auto"/>
        <w:bottom w:val="none" w:sz="0" w:space="0" w:color="auto"/>
        <w:right w:val="none" w:sz="0" w:space="0" w:color="auto"/>
      </w:divBdr>
    </w:div>
    <w:div w:id="839079107">
      <w:marLeft w:val="0"/>
      <w:marRight w:val="0"/>
      <w:marTop w:val="0"/>
      <w:marBottom w:val="0"/>
      <w:divBdr>
        <w:top w:val="none" w:sz="0" w:space="0" w:color="auto"/>
        <w:left w:val="none" w:sz="0" w:space="0" w:color="auto"/>
        <w:bottom w:val="none" w:sz="0" w:space="0" w:color="auto"/>
        <w:right w:val="none" w:sz="0" w:space="0" w:color="auto"/>
      </w:divBdr>
    </w:div>
    <w:div w:id="839127546">
      <w:marLeft w:val="0"/>
      <w:marRight w:val="0"/>
      <w:marTop w:val="0"/>
      <w:marBottom w:val="0"/>
      <w:divBdr>
        <w:top w:val="none" w:sz="0" w:space="0" w:color="auto"/>
        <w:left w:val="none" w:sz="0" w:space="0" w:color="auto"/>
        <w:bottom w:val="none" w:sz="0" w:space="0" w:color="auto"/>
        <w:right w:val="none" w:sz="0" w:space="0" w:color="auto"/>
      </w:divBdr>
    </w:div>
    <w:div w:id="839197583">
      <w:marLeft w:val="0"/>
      <w:marRight w:val="0"/>
      <w:marTop w:val="0"/>
      <w:marBottom w:val="0"/>
      <w:divBdr>
        <w:top w:val="none" w:sz="0" w:space="0" w:color="auto"/>
        <w:left w:val="none" w:sz="0" w:space="0" w:color="auto"/>
        <w:bottom w:val="none" w:sz="0" w:space="0" w:color="auto"/>
        <w:right w:val="none" w:sz="0" w:space="0" w:color="auto"/>
      </w:divBdr>
    </w:div>
    <w:div w:id="839271424">
      <w:marLeft w:val="0"/>
      <w:marRight w:val="0"/>
      <w:marTop w:val="0"/>
      <w:marBottom w:val="0"/>
      <w:divBdr>
        <w:top w:val="none" w:sz="0" w:space="0" w:color="auto"/>
        <w:left w:val="none" w:sz="0" w:space="0" w:color="auto"/>
        <w:bottom w:val="none" w:sz="0" w:space="0" w:color="auto"/>
        <w:right w:val="none" w:sz="0" w:space="0" w:color="auto"/>
      </w:divBdr>
    </w:div>
    <w:div w:id="839273150">
      <w:marLeft w:val="0"/>
      <w:marRight w:val="0"/>
      <w:marTop w:val="0"/>
      <w:marBottom w:val="0"/>
      <w:divBdr>
        <w:top w:val="none" w:sz="0" w:space="0" w:color="auto"/>
        <w:left w:val="none" w:sz="0" w:space="0" w:color="auto"/>
        <w:bottom w:val="none" w:sz="0" w:space="0" w:color="auto"/>
        <w:right w:val="none" w:sz="0" w:space="0" w:color="auto"/>
      </w:divBdr>
    </w:div>
    <w:div w:id="839392706">
      <w:marLeft w:val="0"/>
      <w:marRight w:val="0"/>
      <w:marTop w:val="0"/>
      <w:marBottom w:val="0"/>
      <w:divBdr>
        <w:top w:val="none" w:sz="0" w:space="0" w:color="auto"/>
        <w:left w:val="none" w:sz="0" w:space="0" w:color="auto"/>
        <w:bottom w:val="none" w:sz="0" w:space="0" w:color="auto"/>
        <w:right w:val="none" w:sz="0" w:space="0" w:color="auto"/>
      </w:divBdr>
    </w:div>
    <w:div w:id="839463813">
      <w:marLeft w:val="0"/>
      <w:marRight w:val="0"/>
      <w:marTop w:val="0"/>
      <w:marBottom w:val="0"/>
      <w:divBdr>
        <w:top w:val="none" w:sz="0" w:space="0" w:color="auto"/>
        <w:left w:val="none" w:sz="0" w:space="0" w:color="auto"/>
        <w:bottom w:val="none" w:sz="0" w:space="0" w:color="auto"/>
        <w:right w:val="none" w:sz="0" w:space="0" w:color="auto"/>
      </w:divBdr>
    </w:div>
    <w:div w:id="839466463">
      <w:marLeft w:val="0"/>
      <w:marRight w:val="0"/>
      <w:marTop w:val="0"/>
      <w:marBottom w:val="0"/>
      <w:divBdr>
        <w:top w:val="none" w:sz="0" w:space="0" w:color="auto"/>
        <w:left w:val="none" w:sz="0" w:space="0" w:color="auto"/>
        <w:bottom w:val="none" w:sz="0" w:space="0" w:color="auto"/>
        <w:right w:val="none" w:sz="0" w:space="0" w:color="auto"/>
      </w:divBdr>
    </w:div>
    <w:div w:id="839466844">
      <w:marLeft w:val="0"/>
      <w:marRight w:val="0"/>
      <w:marTop w:val="0"/>
      <w:marBottom w:val="0"/>
      <w:divBdr>
        <w:top w:val="none" w:sz="0" w:space="0" w:color="auto"/>
        <w:left w:val="none" w:sz="0" w:space="0" w:color="auto"/>
        <w:bottom w:val="none" w:sz="0" w:space="0" w:color="auto"/>
        <w:right w:val="none" w:sz="0" w:space="0" w:color="auto"/>
      </w:divBdr>
    </w:div>
    <w:div w:id="839582844">
      <w:marLeft w:val="0"/>
      <w:marRight w:val="0"/>
      <w:marTop w:val="0"/>
      <w:marBottom w:val="0"/>
      <w:divBdr>
        <w:top w:val="none" w:sz="0" w:space="0" w:color="auto"/>
        <w:left w:val="none" w:sz="0" w:space="0" w:color="auto"/>
        <w:bottom w:val="none" w:sz="0" w:space="0" w:color="auto"/>
        <w:right w:val="none" w:sz="0" w:space="0" w:color="auto"/>
      </w:divBdr>
    </w:div>
    <w:div w:id="839587556">
      <w:marLeft w:val="0"/>
      <w:marRight w:val="0"/>
      <w:marTop w:val="0"/>
      <w:marBottom w:val="0"/>
      <w:divBdr>
        <w:top w:val="none" w:sz="0" w:space="0" w:color="auto"/>
        <w:left w:val="none" w:sz="0" w:space="0" w:color="auto"/>
        <w:bottom w:val="none" w:sz="0" w:space="0" w:color="auto"/>
        <w:right w:val="none" w:sz="0" w:space="0" w:color="auto"/>
      </w:divBdr>
    </w:div>
    <w:div w:id="839736732">
      <w:marLeft w:val="0"/>
      <w:marRight w:val="0"/>
      <w:marTop w:val="0"/>
      <w:marBottom w:val="0"/>
      <w:divBdr>
        <w:top w:val="none" w:sz="0" w:space="0" w:color="auto"/>
        <w:left w:val="none" w:sz="0" w:space="0" w:color="auto"/>
        <w:bottom w:val="none" w:sz="0" w:space="0" w:color="auto"/>
        <w:right w:val="none" w:sz="0" w:space="0" w:color="auto"/>
      </w:divBdr>
    </w:div>
    <w:div w:id="839778402">
      <w:marLeft w:val="0"/>
      <w:marRight w:val="0"/>
      <w:marTop w:val="0"/>
      <w:marBottom w:val="0"/>
      <w:divBdr>
        <w:top w:val="none" w:sz="0" w:space="0" w:color="auto"/>
        <w:left w:val="none" w:sz="0" w:space="0" w:color="auto"/>
        <w:bottom w:val="none" w:sz="0" w:space="0" w:color="auto"/>
        <w:right w:val="none" w:sz="0" w:space="0" w:color="auto"/>
      </w:divBdr>
    </w:div>
    <w:div w:id="839808577">
      <w:marLeft w:val="0"/>
      <w:marRight w:val="0"/>
      <w:marTop w:val="0"/>
      <w:marBottom w:val="0"/>
      <w:divBdr>
        <w:top w:val="none" w:sz="0" w:space="0" w:color="auto"/>
        <w:left w:val="none" w:sz="0" w:space="0" w:color="auto"/>
        <w:bottom w:val="none" w:sz="0" w:space="0" w:color="auto"/>
        <w:right w:val="none" w:sz="0" w:space="0" w:color="auto"/>
      </w:divBdr>
    </w:div>
    <w:div w:id="839810717">
      <w:marLeft w:val="0"/>
      <w:marRight w:val="0"/>
      <w:marTop w:val="0"/>
      <w:marBottom w:val="0"/>
      <w:divBdr>
        <w:top w:val="none" w:sz="0" w:space="0" w:color="auto"/>
        <w:left w:val="none" w:sz="0" w:space="0" w:color="auto"/>
        <w:bottom w:val="none" w:sz="0" w:space="0" w:color="auto"/>
        <w:right w:val="none" w:sz="0" w:space="0" w:color="auto"/>
      </w:divBdr>
    </w:div>
    <w:div w:id="839933090">
      <w:bodyDiv w:val="1"/>
      <w:marLeft w:val="0"/>
      <w:marRight w:val="0"/>
      <w:marTop w:val="0"/>
      <w:marBottom w:val="0"/>
      <w:divBdr>
        <w:top w:val="none" w:sz="0" w:space="0" w:color="auto"/>
        <w:left w:val="none" w:sz="0" w:space="0" w:color="auto"/>
        <w:bottom w:val="none" w:sz="0" w:space="0" w:color="auto"/>
        <w:right w:val="none" w:sz="0" w:space="0" w:color="auto"/>
      </w:divBdr>
    </w:div>
    <w:div w:id="840005540">
      <w:marLeft w:val="0"/>
      <w:marRight w:val="0"/>
      <w:marTop w:val="0"/>
      <w:marBottom w:val="0"/>
      <w:divBdr>
        <w:top w:val="none" w:sz="0" w:space="0" w:color="auto"/>
        <w:left w:val="none" w:sz="0" w:space="0" w:color="auto"/>
        <w:bottom w:val="none" w:sz="0" w:space="0" w:color="auto"/>
        <w:right w:val="none" w:sz="0" w:space="0" w:color="auto"/>
      </w:divBdr>
    </w:div>
    <w:div w:id="840042640">
      <w:marLeft w:val="0"/>
      <w:marRight w:val="0"/>
      <w:marTop w:val="0"/>
      <w:marBottom w:val="0"/>
      <w:divBdr>
        <w:top w:val="none" w:sz="0" w:space="0" w:color="auto"/>
        <w:left w:val="none" w:sz="0" w:space="0" w:color="auto"/>
        <w:bottom w:val="none" w:sz="0" w:space="0" w:color="auto"/>
        <w:right w:val="none" w:sz="0" w:space="0" w:color="auto"/>
      </w:divBdr>
    </w:div>
    <w:div w:id="840043550">
      <w:marLeft w:val="0"/>
      <w:marRight w:val="0"/>
      <w:marTop w:val="0"/>
      <w:marBottom w:val="0"/>
      <w:divBdr>
        <w:top w:val="none" w:sz="0" w:space="0" w:color="auto"/>
        <w:left w:val="none" w:sz="0" w:space="0" w:color="auto"/>
        <w:bottom w:val="none" w:sz="0" w:space="0" w:color="auto"/>
        <w:right w:val="none" w:sz="0" w:space="0" w:color="auto"/>
      </w:divBdr>
    </w:div>
    <w:div w:id="840197661">
      <w:marLeft w:val="0"/>
      <w:marRight w:val="0"/>
      <w:marTop w:val="0"/>
      <w:marBottom w:val="0"/>
      <w:divBdr>
        <w:top w:val="none" w:sz="0" w:space="0" w:color="auto"/>
        <w:left w:val="none" w:sz="0" w:space="0" w:color="auto"/>
        <w:bottom w:val="none" w:sz="0" w:space="0" w:color="auto"/>
        <w:right w:val="none" w:sz="0" w:space="0" w:color="auto"/>
      </w:divBdr>
    </w:div>
    <w:div w:id="840239538">
      <w:marLeft w:val="0"/>
      <w:marRight w:val="0"/>
      <w:marTop w:val="0"/>
      <w:marBottom w:val="0"/>
      <w:divBdr>
        <w:top w:val="none" w:sz="0" w:space="0" w:color="auto"/>
        <w:left w:val="none" w:sz="0" w:space="0" w:color="auto"/>
        <w:bottom w:val="none" w:sz="0" w:space="0" w:color="auto"/>
        <w:right w:val="none" w:sz="0" w:space="0" w:color="auto"/>
      </w:divBdr>
    </w:div>
    <w:div w:id="840268694">
      <w:marLeft w:val="0"/>
      <w:marRight w:val="0"/>
      <w:marTop w:val="0"/>
      <w:marBottom w:val="0"/>
      <w:divBdr>
        <w:top w:val="none" w:sz="0" w:space="0" w:color="auto"/>
        <w:left w:val="none" w:sz="0" w:space="0" w:color="auto"/>
        <w:bottom w:val="none" w:sz="0" w:space="0" w:color="auto"/>
        <w:right w:val="none" w:sz="0" w:space="0" w:color="auto"/>
      </w:divBdr>
    </w:div>
    <w:div w:id="840312680">
      <w:marLeft w:val="0"/>
      <w:marRight w:val="0"/>
      <w:marTop w:val="0"/>
      <w:marBottom w:val="0"/>
      <w:divBdr>
        <w:top w:val="none" w:sz="0" w:space="0" w:color="auto"/>
        <w:left w:val="none" w:sz="0" w:space="0" w:color="auto"/>
        <w:bottom w:val="none" w:sz="0" w:space="0" w:color="auto"/>
        <w:right w:val="none" w:sz="0" w:space="0" w:color="auto"/>
      </w:divBdr>
    </w:div>
    <w:div w:id="840313244">
      <w:marLeft w:val="0"/>
      <w:marRight w:val="0"/>
      <w:marTop w:val="0"/>
      <w:marBottom w:val="0"/>
      <w:divBdr>
        <w:top w:val="none" w:sz="0" w:space="0" w:color="auto"/>
        <w:left w:val="none" w:sz="0" w:space="0" w:color="auto"/>
        <w:bottom w:val="none" w:sz="0" w:space="0" w:color="auto"/>
        <w:right w:val="none" w:sz="0" w:space="0" w:color="auto"/>
      </w:divBdr>
    </w:div>
    <w:div w:id="840314275">
      <w:marLeft w:val="0"/>
      <w:marRight w:val="0"/>
      <w:marTop w:val="0"/>
      <w:marBottom w:val="0"/>
      <w:divBdr>
        <w:top w:val="none" w:sz="0" w:space="0" w:color="auto"/>
        <w:left w:val="none" w:sz="0" w:space="0" w:color="auto"/>
        <w:bottom w:val="none" w:sz="0" w:space="0" w:color="auto"/>
        <w:right w:val="none" w:sz="0" w:space="0" w:color="auto"/>
      </w:divBdr>
    </w:div>
    <w:div w:id="840315708">
      <w:marLeft w:val="0"/>
      <w:marRight w:val="0"/>
      <w:marTop w:val="0"/>
      <w:marBottom w:val="0"/>
      <w:divBdr>
        <w:top w:val="none" w:sz="0" w:space="0" w:color="auto"/>
        <w:left w:val="none" w:sz="0" w:space="0" w:color="auto"/>
        <w:bottom w:val="none" w:sz="0" w:space="0" w:color="auto"/>
        <w:right w:val="none" w:sz="0" w:space="0" w:color="auto"/>
      </w:divBdr>
    </w:div>
    <w:div w:id="840392252">
      <w:marLeft w:val="0"/>
      <w:marRight w:val="0"/>
      <w:marTop w:val="0"/>
      <w:marBottom w:val="0"/>
      <w:divBdr>
        <w:top w:val="none" w:sz="0" w:space="0" w:color="auto"/>
        <w:left w:val="none" w:sz="0" w:space="0" w:color="auto"/>
        <w:bottom w:val="none" w:sz="0" w:space="0" w:color="auto"/>
        <w:right w:val="none" w:sz="0" w:space="0" w:color="auto"/>
      </w:divBdr>
    </w:div>
    <w:div w:id="840394844">
      <w:marLeft w:val="0"/>
      <w:marRight w:val="0"/>
      <w:marTop w:val="0"/>
      <w:marBottom w:val="0"/>
      <w:divBdr>
        <w:top w:val="none" w:sz="0" w:space="0" w:color="auto"/>
        <w:left w:val="none" w:sz="0" w:space="0" w:color="auto"/>
        <w:bottom w:val="none" w:sz="0" w:space="0" w:color="auto"/>
        <w:right w:val="none" w:sz="0" w:space="0" w:color="auto"/>
      </w:divBdr>
    </w:div>
    <w:div w:id="840395200">
      <w:marLeft w:val="0"/>
      <w:marRight w:val="0"/>
      <w:marTop w:val="0"/>
      <w:marBottom w:val="0"/>
      <w:divBdr>
        <w:top w:val="none" w:sz="0" w:space="0" w:color="auto"/>
        <w:left w:val="none" w:sz="0" w:space="0" w:color="auto"/>
        <w:bottom w:val="none" w:sz="0" w:space="0" w:color="auto"/>
        <w:right w:val="none" w:sz="0" w:space="0" w:color="auto"/>
      </w:divBdr>
    </w:div>
    <w:div w:id="840438377">
      <w:marLeft w:val="0"/>
      <w:marRight w:val="0"/>
      <w:marTop w:val="0"/>
      <w:marBottom w:val="0"/>
      <w:divBdr>
        <w:top w:val="none" w:sz="0" w:space="0" w:color="auto"/>
        <w:left w:val="none" w:sz="0" w:space="0" w:color="auto"/>
        <w:bottom w:val="none" w:sz="0" w:space="0" w:color="auto"/>
        <w:right w:val="none" w:sz="0" w:space="0" w:color="auto"/>
      </w:divBdr>
    </w:div>
    <w:div w:id="840506651">
      <w:marLeft w:val="0"/>
      <w:marRight w:val="0"/>
      <w:marTop w:val="0"/>
      <w:marBottom w:val="0"/>
      <w:divBdr>
        <w:top w:val="none" w:sz="0" w:space="0" w:color="auto"/>
        <w:left w:val="none" w:sz="0" w:space="0" w:color="auto"/>
        <w:bottom w:val="none" w:sz="0" w:space="0" w:color="auto"/>
        <w:right w:val="none" w:sz="0" w:space="0" w:color="auto"/>
      </w:divBdr>
    </w:div>
    <w:div w:id="840583783">
      <w:marLeft w:val="0"/>
      <w:marRight w:val="0"/>
      <w:marTop w:val="0"/>
      <w:marBottom w:val="0"/>
      <w:divBdr>
        <w:top w:val="none" w:sz="0" w:space="0" w:color="auto"/>
        <w:left w:val="none" w:sz="0" w:space="0" w:color="auto"/>
        <w:bottom w:val="none" w:sz="0" w:space="0" w:color="auto"/>
        <w:right w:val="none" w:sz="0" w:space="0" w:color="auto"/>
      </w:divBdr>
    </w:div>
    <w:div w:id="840630559">
      <w:marLeft w:val="0"/>
      <w:marRight w:val="0"/>
      <w:marTop w:val="0"/>
      <w:marBottom w:val="0"/>
      <w:divBdr>
        <w:top w:val="none" w:sz="0" w:space="0" w:color="auto"/>
        <w:left w:val="none" w:sz="0" w:space="0" w:color="auto"/>
        <w:bottom w:val="none" w:sz="0" w:space="0" w:color="auto"/>
        <w:right w:val="none" w:sz="0" w:space="0" w:color="auto"/>
      </w:divBdr>
    </w:div>
    <w:div w:id="840704207">
      <w:marLeft w:val="0"/>
      <w:marRight w:val="0"/>
      <w:marTop w:val="0"/>
      <w:marBottom w:val="0"/>
      <w:divBdr>
        <w:top w:val="none" w:sz="0" w:space="0" w:color="auto"/>
        <w:left w:val="none" w:sz="0" w:space="0" w:color="auto"/>
        <w:bottom w:val="none" w:sz="0" w:space="0" w:color="auto"/>
        <w:right w:val="none" w:sz="0" w:space="0" w:color="auto"/>
      </w:divBdr>
    </w:div>
    <w:div w:id="840924524">
      <w:marLeft w:val="0"/>
      <w:marRight w:val="0"/>
      <w:marTop w:val="0"/>
      <w:marBottom w:val="0"/>
      <w:divBdr>
        <w:top w:val="none" w:sz="0" w:space="0" w:color="auto"/>
        <w:left w:val="none" w:sz="0" w:space="0" w:color="auto"/>
        <w:bottom w:val="none" w:sz="0" w:space="0" w:color="auto"/>
        <w:right w:val="none" w:sz="0" w:space="0" w:color="auto"/>
      </w:divBdr>
    </w:div>
    <w:div w:id="841046813">
      <w:marLeft w:val="0"/>
      <w:marRight w:val="0"/>
      <w:marTop w:val="0"/>
      <w:marBottom w:val="0"/>
      <w:divBdr>
        <w:top w:val="none" w:sz="0" w:space="0" w:color="auto"/>
        <w:left w:val="none" w:sz="0" w:space="0" w:color="auto"/>
        <w:bottom w:val="none" w:sz="0" w:space="0" w:color="auto"/>
        <w:right w:val="none" w:sz="0" w:space="0" w:color="auto"/>
      </w:divBdr>
    </w:div>
    <w:div w:id="841091279">
      <w:marLeft w:val="0"/>
      <w:marRight w:val="0"/>
      <w:marTop w:val="0"/>
      <w:marBottom w:val="0"/>
      <w:divBdr>
        <w:top w:val="none" w:sz="0" w:space="0" w:color="auto"/>
        <w:left w:val="none" w:sz="0" w:space="0" w:color="auto"/>
        <w:bottom w:val="none" w:sz="0" w:space="0" w:color="auto"/>
        <w:right w:val="none" w:sz="0" w:space="0" w:color="auto"/>
      </w:divBdr>
    </w:div>
    <w:div w:id="841286913">
      <w:marLeft w:val="0"/>
      <w:marRight w:val="0"/>
      <w:marTop w:val="0"/>
      <w:marBottom w:val="0"/>
      <w:divBdr>
        <w:top w:val="none" w:sz="0" w:space="0" w:color="auto"/>
        <w:left w:val="none" w:sz="0" w:space="0" w:color="auto"/>
        <w:bottom w:val="none" w:sz="0" w:space="0" w:color="auto"/>
        <w:right w:val="none" w:sz="0" w:space="0" w:color="auto"/>
      </w:divBdr>
    </w:div>
    <w:div w:id="841310116">
      <w:marLeft w:val="0"/>
      <w:marRight w:val="0"/>
      <w:marTop w:val="0"/>
      <w:marBottom w:val="0"/>
      <w:divBdr>
        <w:top w:val="none" w:sz="0" w:space="0" w:color="auto"/>
        <w:left w:val="none" w:sz="0" w:space="0" w:color="auto"/>
        <w:bottom w:val="none" w:sz="0" w:space="0" w:color="auto"/>
        <w:right w:val="none" w:sz="0" w:space="0" w:color="auto"/>
      </w:divBdr>
    </w:div>
    <w:div w:id="841313556">
      <w:marLeft w:val="0"/>
      <w:marRight w:val="0"/>
      <w:marTop w:val="0"/>
      <w:marBottom w:val="0"/>
      <w:divBdr>
        <w:top w:val="none" w:sz="0" w:space="0" w:color="auto"/>
        <w:left w:val="none" w:sz="0" w:space="0" w:color="auto"/>
        <w:bottom w:val="none" w:sz="0" w:space="0" w:color="auto"/>
        <w:right w:val="none" w:sz="0" w:space="0" w:color="auto"/>
      </w:divBdr>
    </w:div>
    <w:div w:id="841314765">
      <w:marLeft w:val="0"/>
      <w:marRight w:val="0"/>
      <w:marTop w:val="0"/>
      <w:marBottom w:val="0"/>
      <w:divBdr>
        <w:top w:val="none" w:sz="0" w:space="0" w:color="auto"/>
        <w:left w:val="none" w:sz="0" w:space="0" w:color="auto"/>
        <w:bottom w:val="none" w:sz="0" w:space="0" w:color="auto"/>
        <w:right w:val="none" w:sz="0" w:space="0" w:color="auto"/>
      </w:divBdr>
    </w:div>
    <w:div w:id="841357456">
      <w:marLeft w:val="0"/>
      <w:marRight w:val="0"/>
      <w:marTop w:val="0"/>
      <w:marBottom w:val="0"/>
      <w:divBdr>
        <w:top w:val="none" w:sz="0" w:space="0" w:color="auto"/>
        <w:left w:val="none" w:sz="0" w:space="0" w:color="auto"/>
        <w:bottom w:val="none" w:sz="0" w:space="0" w:color="auto"/>
        <w:right w:val="none" w:sz="0" w:space="0" w:color="auto"/>
      </w:divBdr>
    </w:div>
    <w:div w:id="841504761">
      <w:marLeft w:val="0"/>
      <w:marRight w:val="0"/>
      <w:marTop w:val="0"/>
      <w:marBottom w:val="0"/>
      <w:divBdr>
        <w:top w:val="none" w:sz="0" w:space="0" w:color="auto"/>
        <w:left w:val="none" w:sz="0" w:space="0" w:color="auto"/>
        <w:bottom w:val="none" w:sz="0" w:space="0" w:color="auto"/>
        <w:right w:val="none" w:sz="0" w:space="0" w:color="auto"/>
      </w:divBdr>
    </w:div>
    <w:div w:id="841548401">
      <w:marLeft w:val="0"/>
      <w:marRight w:val="0"/>
      <w:marTop w:val="0"/>
      <w:marBottom w:val="0"/>
      <w:divBdr>
        <w:top w:val="none" w:sz="0" w:space="0" w:color="auto"/>
        <w:left w:val="none" w:sz="0" w:space="0" w:color="auto"/>
        <w:bottom w:val="none" w:sz="0" w:space="0" w:color="auto"/>
        <w:right w:val="none" w:sz="0" w:space="0" w:color="auto"/>
      </w:divBdr>
    </w:div>
    <w:div w:id="841548752">
      <w:marLeft w:val="0"/>
      <w:marRight w:val="0"/>
      <w:marTop w:val="0"/>
      <w:marBottom w:val="0"/>
      <w:divBdr>
        <w:top w:val="none" w:sz="0" w:space="0" w:color="auto"/>
        <w:left w:val="none" w:sz="0" w:space="0" w:color="auto"/>
        <w:bottom w:val="none" w:sz="0" w:space="0" w:color="auto"/>
        <w:right w:val="none" w:sz="0" w:space="0" w:color="auto"/>
      </w:divBdr>
    </w:div>
    <w:div w:id="841551836">
      <w:marLeft w:val="0"/>
      <w:marRight w:val="0"/>
      <w:marTop w:val="0"/>
      <w:marBottom w:val="0"/>
      <w:divBdr>
        <w:top w:val="none" w:sz="0" w:space="0" w:color="auto"/>
        <w:left w:val="none" w:sz="0" w:space="0" w:color="auto"/>
        <w:bottom w:val="none" w:sz="0" w:space="0" w:color="auto"/>
        <w:right w:val="none" w:sz="0" w:space="0" w:color="auto"/>
      </w:divBdr>
    </w:div>
    <w:div w:id="841624234">
      <w:marLeft w:val="0"/>
      <w:marRight w:val="0"/>
      <w:marTop w:val="0"/>
      <w:marBottom w:val="0"/>
      <w:divBdr>
        <w:top w:val="none" w:sz="0" w:space="0" w:color="auto"/>
        <w:left w:val="none" w:sz="0" w:space="0" w:color="auto"/>
        <w:bottom w:val="none" w:sz="0" w:space="0" w:color="auto"/>
        <w:right w:val="none" w:sz="0" w:space="0" w:color="auto"/>
      </w:divBdr>
    </w:div>
    <w:div w:id="841700106">
      <w:marLeft w:val="0"/>
      <w:marRight w:val="0"/>
      <w:marTop w:val="0"/>
      <w:marBottom w:val="0"/>
      <w:divBdr>
        <w:top w:val="none" w:sz="0" w:space="0" w:color="auto"/>
        <w:left w:val="none" w:sz="0" w:space="0" w:color="auto"/>
        <w:bottom w:val="none" w:sz="0" w:space="0" w:color="auto"/>
        <w:right w:val="none" w:sz="0" w:space="0" w:color="auto"/>
      </w:divBdr>
    </w:div>
    <w:div w:id="841747084">
      <w:marLeft w:val="0"/>
      <w:marRight w:val="0"/>
      <w:marTop w:val="0"/>
      <w:marBottom w:val="0"/>
      <w:divBdr>
        <w:top w:val="none" w:sz="0" w:space="0" w:color="auto"/>
        <w:left w:val="none" w:sz="0" w:space="0" w:color="auto"/>
        <w:bottom w:val="none" w:sz="0" w:space="0" w:color="auto"/>
        <w:right w:val="none" w:sz="0" w:space="0" w:color="auto"/>
      </w:divBdr>
    </w:div>
    <w:div w:id="841772795">
      <w:marLeft w:val="0"/>
      <w:marRight w:val="0"/>
      <w:marTop w:val="0"/>
      <w:marBottom w:val="0"/>
      <w:divBdr>
        <w:top w:val="none" w:sz="0" w:space="0" w:color="auto"/>
        <w:left w:val="none" w:sz="0" w:space="0" w:color="auto"/>
        <w:bottom w:val="none" w:sz="0" w:space="0" w:color="auto"/>
        <w:right w:val="none" w:sz="0" w:space="0" w:color="auto"/>
      </w:divBdr>
    </w:div>
    <w:div w:id="841775965">
      <w:marLeft w:val="480"/>
      <w:marRight w:val="0"/>
      <w:marTop w:val="0"/>
      <w:marBottom w:val="0"/>
      <w:divBdr>
        <w:top w:val="none" w:sz="0" w:space="0" w:color="auto"/>
        <w:left w:val="none" w:sz="0" w:space="0" w:color="auto"/>
        <w:bottom w:val="none" w:sz="0" w:space="0" w:color="auto"/>
        <w:right w:val="none" w:sz="0" w:space="0" w:color="auto"/>
      </w:divBdr>
    </w:div>
    <w:div w:id="841817466">
      <w:marLeft w:val="0"/>
      <w:marRight w:val="0"/>
      <w:marTop w:val="0"/>
      <w:marBottom w:val="0"/>
      <w:divBdr>
        <w:top w:val="none" w:sz="0" w:space="0" w:color="auto"/>
        <w:left w:val="none" w:sz="0" w:space="0" w:color="auto"/>
        <w:bottom w:val="none" w:sz="0" w:space="0" w:color="auto"/>
        <w:right w:val="none" w:sz="0" w:space="0" w:color="auto"/>
      </w:divBdr>
    </w:div>
    <w:div w:id="841820427">
      <w:marLeft w:val="0"/>
      <w:marRight w:val="0"/>
      <w:marTop w:val="0"/>
      <w:marBottom w:val="0"/>
      <w:divBdr>
        <w:top w:val="none" w:sz="0" w:space="0" w:color="auto"/>
        <w:left w:val="none" w:sz="0" w:space="0" w:color="auto"/>
        <w:bottom w:val="none" w:sz="0" w:space="0" w:color="auto"/>
        <w:right w:val="none" w:sz="0" w:space="0" w:color="auto"/>
      </w:divBdr>
    </w:div>
    <w:div w:id="841821595">
      <w:marLeft w:val="0"/>
      <w:marRight w:val="0"/>
      <w:marTop w:val="0"/>
      <w:marBottom w:val="0"/>
      <w:divBdr>
        <w:top w:val="none" w:sz="0" w:space="0" w:color="auto"/>
        <w:left w:val="none" w:sz="0" w:space="0" w:color="auto"/>
        <w:bottom w:val="none" w:sz="0" w:space="0" w:color="auto"/>
        <w:right w:val="none" w:sz="0" w:space="0" w:color="auto"/>
      </w:divBdr>
    </w:div>
    <w:div w:id="842011710">
      <w:marLeft w:val="0"/>
      <w:marRight w:val="0"/>
      <w:marTop w:val="0"/>
      <w:marBottom w:val="0"/>
      <w:divBdr>
        <w:top w:val="none" w:sz="0" w:space="0" w:color="auto"/>
        <w:left w:val="none" w:sz="0" w:space="0" w:color="auto"/>
        <w:bottom w:val="none" w:sz="0" w:space="0" w:color="auto"/>
        <w:right w:val="none" w:sz="0" w:space="0" w:color="auto"/>
      </w:divBdr>
    </w:div>
    <w:div w:id="842092917">
      <w:bodyDiv w:val="1"/>
      <w:marLeft w:val="0"/>
      <w:marRight w:val="0"/>
      <w:marTop w:val="0"/>
      <w:marBottom w:val="0"/>
      <w:divBdr>
        <w:top w:val="none" w:sz="0" w:space="0" w:color="auto"/>
        <w:left w:val="none" w:sz="0" w:space="0" w:color="auto"/>
        <w:bottom w:val="none" w:sz="0" w:space="0" w:color="auto"/>
        <w:right w:val="none" w:sz="0" w:space="0" w:color="auto"/>
      </w:divBdr>
    </w:div>
    <w:div w:id="842163648">
      <w:marLeft w:val="0"/>
      <w:marRight w:val="0"/>
      <w:marTop w:val="0"/>
      <w:marBottom w:val="0"/>
      <w:divBdr>
        <w:top w:val="none" w:sz="0" w:space="0" w:color="auto"/>
        <w:left w:val="none" w:sz="0" w:space="0" w:color="auto"/>
        <w:bottom w:val="none" w:sz="0" w:space="0" w:color="auto"/>
        <w:right w:val="none" w:sz="0" w:space="0" w:color="auto"/>
      </w:divBdr>
    </w:div>
    <w:div w:id="842167614">
      <w:marLeft w:val="0"/>
      <w:marRight w:val="0"/>
      <w:marTop w:val="0"/>
      <w:marBottom w:val="0"/>
      <w:divBdr>
        <w:top w:val="none" w:sz="0" w:space="0" w:color="auto"/>
        <w:left w:val="none" w:sz="0" w:space="0" w:color="auto"/>
        <w:bottom w:val="none" w:sz="0" w:space="0" w:color="auto"/>
        <w:right w:val="none" w:sz="0" w:space="0" w:color="auto"/>
      </w:divBdr>
    </w:div>
    <w:div w:id="842234688">
      <w:marLeft w:val="0"/>
      <w:marRight w:val="0"/>
      <w:marTop w:val="0"/>
      <w:marBottom w:val="0"/>
      <w:divBdr>
        <w:top w:val="none" w:sz="0" w:space="0" w:color="auto"/>
        <w:left w:val="none" w:sz="0" w:space="0" w:color="auto"/>
        <w:bottom w:val="none" w:sz="0" w:space="0" w:color="auto"/>
        <w:right w:val="none" w:sz="0" w:space="0" w:color="auto"/>
      </w:divBdr>
    </w:div>
    <w:div w:id="842278256">
      <w:marLeft w:val="0"/>
      <w:marRight w:val="0"/>
      <w:marTop w:val="0"/>
      <w:marBottom w:val="0"/>
      <w:divBdr>
        <w:top w:val="none" w:sz="0" w:space="0" w:color="auto"/>
        <w:left w:val="none" w:sz="0" w:space="0" w:color="auto"/>
        <w:bottom w:val="none" w:sz="0" w:space="0" w:color="auto"/>
        <w:right w:val="none" w:sz="0" w:space="0" w:color="auto"/>
      </w:divBdr>
    </w:div>
    <w:div w:id="842401785">
      <w:marLeft w:val="0"/>
      <w:marRight w:val="0"/>
      <w:marTop w:val="0"/>
      <w:marBottom w:val="0"/>
      <w:divBdr>
        <w:top w:val="none" w:sz="0" w:space="0" w:color="auto"/>
        <w:left w:val="none" w:sz="0" w:space="0" w:color="auto"/>
        <w:bottom w:val="none" w:sz="0" w:space="0" w:color="auto"/>
        <w:right w:val="none" w:sz="0" w:space="0" w:color="auto"/>
      </w:divBdr>
    </w:div>
    <w:div w:id="842404148">
      <w:marLeft w:val="0"/>
      <w:marRight w:val="0"/>
      <w:marTop w:val="0"/>
      <w:marBottom w:val="0"/>
      <w:divBdr>
        <w:top w:val="none" w:sz="0" w:space="0" w:color="auto"/>
        <w:left w:val="none" w:sz="0" w:space="0" w:color="auto"/>
        <w:bottom w:val="none" w:sz="0" w:space="0" w:color="auto"/>
        <w:right w:val="none" w:sz="0" w:space="0" w:color="auto"/>
      </w:divBdr>
    </w:div>
    <w:div w:id="842470049">
      <w:marLeft w:val="0"/>
      <w:marRight w:val="0"/>
      <w:marTop w:val="0"/>
      <w:marBottom w:val="0"/>
      <w:divBdr>
        <w:top w:val="none" w:sz="0" w:space="0" w:color="auto"/>
        <w:left w:val="none" w:sz="0" w:space="0" w:color="auto"/>
        <w:bottom w:val="none" w:sz="0" w:space="0" w:color="auto"/>
        <w:right w:val="none" w:sz="0" w:space="0" w:color="auto"/>
      </w:divBdr>
    </w:div>
    <w:div w:id="842549456">
      <w:marLeft w:val="0"/>
      <w:marRight w:val="0"/>
      <w:marTop w:val="0"/>
      <w:marBottom w:val="0"/>
      <w:divBdr>
        <w:top w:val="none" w:sz="0" w:space="0" w:color="auto"/>
        <w:left w:val="none" w:sz="0" w:space="0" w:color="auto"/>
        <w:bottom w:val="none" w:sz="0" w:space="0" w:color="auto"/>
        <w:right w:val="none" w:sz="0" w:space="0" w:color="auto"/>
      </w:divBdr>
    </w:div>
    <w:div w:id="842550019">
      <w:marLeft w:val="0"/>
      <w:marRight w:val="0"/>
      <w:marTop w:val="0"/>
      <w:marBottom w:val="0"/>
      <w:divBdr>
        <w:top w:val="none" w:sz="0" w:space="0" w:color="auto"/>
        <w:left w:val="none" w:sz="0" w:space="0" w:color="auto"/>
        <w:bottom w:val="none" w:sz="0" w:space="0" w:color="auto"/>
        <w:right w:val="none" w:sz="0" w:space="0" w:color="auto"/>
      </w:divBdr>
    </w:div>
    <w:div w:id="842553156">
      <w:marLeft w:val="0"/>
      <w:marRight w:val="0"/>
      <w:marTop w:val="0"/>
      <w:marBottom w:val="0"/>
      <w:divBdr>
        <w:top w:val="none" w:sz="0" w:space="0" w:color="auto"/>
        <w:left w:val="none" w:sz="0" w:space="0" w:color="auto"/>
        <w:bottom w:val="none" w:sz="0" w:space="0" w:color="auto"/>
        <w:right w:val="none" w:sz="0" w:space="0" w:color="auto"/>
      </w:divBdr>
    </w:div>
    <w:div w:id="842627821">
      <w:marLeft w:val="0"/>
      <w:marRight w:val="0"/>
      <w:marTop w:val="0"/>
      <w:marBottom w:val="0"/>
      <w:divBdr>
        <w:top w:val="none" w:sz="0" w:space="0" w:color="auto"/>
        <w:left w:val="none" w:sz="0" w:space="0" w:color="auto"/>
        <w:bottom w:val="none" w:sz="0" w:space="0" w:color="auto"/>
        <w:right w:val="none" w:sz="0" w:space="0" w:color="auto"/>
      </w:divBdr>
    </w:div>
    <w:div w:id="842672841">
      <w:marLeft w:val="0"/>
      <w:marRight w:val="0"/>
      <w:marTop w:val="0"/>
      <w:marBottom w:val="0"/>
      <w:divBdr>
        <w:top w:val="none" w:sz="0" w:space="0" w:color="auto"/>
        <w:left w:val="none" w:sz="0" w:space="0" w:color="auto"/>
        <w:bottom w:val="none" w:sz="0" w:space="0" w:color="auto"/>
        <w:right w:val="none" w:sz="0" w:space="0" w:color="auto"/>
      </w:divBdr>
    </w:div>
    <w:div w:id="842820541">
      <w:marLeft w:val="0"/>
      <w:marRight w:val="0"/>
      <w:marTop w:val="0"/>
      <w:marBottom w:val="0"/>
      <w:divBdr>
        <w:top w:val="none" w:sz="0" w:space="0" w:color="auto"/>
        <w:left w:val="none" w:sz="0" w:space="0" w:color="auto"/>
        <w:bottom w:val="none" w:sz="0" w:space="0" w:color="auto"/>
        <w:right w:val="none" w:sz="0" w:space="0" w:color="auto"/>
      </w:divBdr>
    </w:div>
    <w:div w:id="842865071">
      <w:marLeft w:val="0"/>
      <w:marRight w:val="0"/>
      <w:marTop w:val="0"/>
      <w:marBottom w:val="0"/>
      <w:divBdr>
        <w:top w:val="none" w:sz="0" w:space="0" w:color="auto"/>
        <w:left w:val="none" w:sz="0" w:space="0" w:color="auto"/>
        <w:bottom w:val="none" w:sz="0" w:space="0" w:color="auto"/>
        <w:right w:val="none" w:sz="0" w:space="0" w:color="auto"/>
      </w:divBdr>
    </w:div>
    <w:div w:id="842865320">
      <w:marLeft w:val="0"/>
      <w:marRight w:val="0"/>
      <w:marTop w:val="0"/>
      <w:marBottom w:val="0"/>
      <w:divBdr>
        <w:top w:val="none" w:sz="0" w:space="0" w:color="auto"/>
        <w:left w:val="none" w:sz="0" w:space="0" w:color="auto"/>
        <w:bottom w:val="none" w:sz="0" w:space="0" w:color="auto"/>
        <w:right w:val="none" w:sz="0" w:space="0" w:color="auto"/>
      </w:divBdr>
    </w:div>
    <w:div w:id="842933959">
      <w:marLeft w:val="0"/>
      <w:marRight w:val="0"/>
      <w:marTop w:val="0"/>
      <w:marBottom w:val="0"/>
      <w:divBdr>
        <w:top w:val="none" w:sz="0" w:space="0" w:color="auto"/>
        <w:left w:val="none" w:sz="0" w:space="0" w:color="auto"/>
        <w:bottom w:val="none" w:sz="0" w:space="0" w:color="auto"/>
        <w:right w:val="none" w:sz="0" w:space="0" w:color="auto"/>
      </w:divBdr>
    </w:div>
    <w:div w:id="843126727">
      <w:marLeft w:val="0"/>
      <w:marRight w:val="0"/>
      <w:marTop w:val="0"/>
      <w:marBottom w:val="0"/>
      <w:divBdr>
        <w:top w:val="none" w:sz="0" w:space="0" w:color="auto"/>
        <w:left w:val="none" w:sz="0" w:space="0" w:color="auto"/>
        <w:bottom w:val="none" w:sz="0" w:space="0" w:color="auto"/>
        <w:right w:val="none" w:sz="0" w:space="0" w:color="auto"/>
      </w:divBdr>
    </w:div>
    <w:div w:id="843132410">
      <w:marLeft w:val="0"/>
      <w:marRight w:val="0"/>
      <w:marTop w:val="0"/>
      <w:marBottom w:val="0"/>
      <w:divBdr>
        <w:top w:val="none" w:sz="0" w:space="0" w:color="auto"/>
        <w:left w:val="none" w:sz="0" w:space="0" w:color="auto"/>
        <w:bottom w:val="none" w:sz="0" w:space="0" w:color="auto"/>
        <w:right w:val="none" w:sz="0" w:space="0" w:color="auto"/>
      </w:divBdr>
    </w:div>
    <w:div w:id="843283438">
      <w:marLeft w:val="0"/>
      <w:marRight w:val="0"/>
      <w:marTop w:val="0"/>
      <w:marBottom w:val="0"/>
      <w:divBdr>
        <w:top w:val="none" w:sz="0" w:space="0" w:color="auto"/>
        <w:left w:val="none" w:sz="0" w:space="0" w:color="auto"/>
        <w:bottom w:val="none" w:sz="0" w:space="0" w:color="auto"/>
        <w:right w:val="none" w:sz="0" w:space="0" w:color="auto"/>
      </w:divBdr>
    </w:div>
    <w:div w:id="843322277">
      <w:bodyDiv w:val="1"/>
      <w:marLeft w:val="0"/>
      <w:marRight w:val="0"/>
      <w:marTop w:val="0"/>
      <w:marBottom w:val="0"/>
      <w:divBdr>
        <w:top w:val="none" w:sz="0" w:space="0" w:color="auto"/>
        <w:left w:val="none" w:sz="0" w:space="0" w:color="auto"/>
        <w:bottom w:val="none" w:sz="0" w:space="0" w:color="auto"/>
        <w:right w:val="none" w:sz="0" w:space="0" w:color="auto"/>
      </w:divBdr>
    </w:div>
    <w:div w:id="843474765">
      <w:marLeft w:val="0"/>
      <w:marRight w:val="0"/>
      <w:marTop w:val="0"/>
      <w:marBottom w:val="0"/>
      <w:divBdr>
        <w:top w:val="none" w:sz="0" w:space="0" w:color="auto"/>
        <w:left w:val="none" w:sz="0" w:space="0" w:color="auto"/>
        <w:bottom w:val="none" w:sz="0" w:space="0" w:color="auto"/>
        <w:right w:val="none" w:sz="0" w:space="0" w:color="auto"/>
      </w:divBdr>
    </w:div>
    <w:div w:id="843475232">
      <w:marLeft w:val="0"/>
      <w:marRight w:val="0"/>
      <w:marTop w:val="0"/>
      <w:marBottom w:val="0"/>
      <w:divBdr>
        <w:top w:val="none" w:sz="0" w:space="0" w:color="auto"/>
        <w:left w:val="none" w:sz="0" w:space="0" w:color="auto"/>
        <w:bottom w:val="none" w:sz="0" w:space="0" w:color="auto"/>
        <w:right w:val="none" w:sz="0" w:space="0" w:color="auto"/>
      </w:divBdr>
    </w:div>
    <w:div w:id="843476846">
      <w:marLeft w:val="0"/>
      <w:marRight w:val="0"/>
      <w:marTop w:val="0"/>
      <w:marBottom w:val="0"/>
      <w:divBdr>
        <w:top w:val="none" w:sz="0" w:space="0" w:color="auto"/>
        <w:left w:val="none" w:sz="0" w:space="0" w:color="auto"/>
        <w:bottom w:val="none" w:sz="0" w:space="0" w:color="auto"/>
        <w:right w:val="none" w:sz="0" w:space="0" w:color="auto"/>
      </w:divBdr>
    </w:div>
    <w:div w:id="843521007">
      <w:marLeft w:val="0"/>
      <w:marRight w:val="0"/>
      <w:marTop w:val="0"/>
      <w:marBottom w:val="0"/>
      <w:divBdr>
        <w:top w:val="none" w:sz="0" w:space="0" w:color="auto"/>
        <w:left w:val="none" w:sz="0" w:space="0" w:color="auto"/>
        <w:bottom w:val="none" w:sz="0" w:space="0" w:color="auto"/>
        <w:right w:val="none" w:sz="0" w:space="0" w:color="auto"/>
      </w:divBdr>
    </w:div>
    <w:div w:id="843587266">
      <w:marLeft w:val="0"/>
      <w:marRight w:val="0"/>
      <w:marTop w:val="0"/>
      <w:marBottom w:val="0"/>
      <w:divBdr>
        <w:top w:val="none" w:sz="0" w:space="0" w:color="auto"/>
        <w:left w:val="none" w:sz="0" w:space="0" w:color="auto"/>
        <w:bottom w:val="none" w:sz="0" w:space="0" w:color="auto"/>
        <w:right w:val="none" w:sz="0" w:space="0" w:color="auto"/>
      </w:divBdr>
    </w:div>
    <w:div w:id="843671011">
      <w:marLeft w:val="0"/>
      <w:marRight w:val="0"/>
      <w:marTop w:val="0"/>
      <w:marBottom w:val="0"/>
      <w:divBdr>
        <w:top w:val="none" w:sz="0" w:space="0" w:color="auto"/>
        <w:left w:val="none" w:sz="0" w:space="0" w:color="auto"/>
        <w:bottom w:val="none" w:sz="0" w:space="0" w:color="auto"/>
        <w:right w:val="none" w:sz="0" w:space="0" w:color="auto"/>
      </w:divBdr>
    </w:div>
    <w:div w:id="843788977">
      <w:marLeft w:val="0"/>
      <w:marRight w:val="0"/>
      <w:marTop w:val="0"/>
      <w:marBottom w:val="0"/>
      <w:divBdr>
        <w:top w:val="none" w:sz="0" w:space="0" w:color="auto"/>
        <w:left w:val="none" w:sz="0" w:space="0" w:color="auto"/>
        <w:bottom w:val="none" w:sz="0" w:space="0" w:color="auto"/>
        <w:right w:val="none" w:sz="0" w:space="0" w:color="auto"/>
      </w:divBdr>
    </w:div>
    <w:div w:id="843907919">
      <w:marLeft w:val="0"/>
      <w:marRight w:val="0"/>
      <w:marTop w:val="0"/>
      <w:marBottom w:val="0"/>
      <w:divBdr>
        <w:top w:val="none" w:sz="0" w:space="0" w:color="auto"/>
        <w:left w:val="none" w:sz="0" w:space="0" w:color="auto"/>
        <w:bottom w:val="none" w:sz="0" w:space="0" w:color="auto"/>
        <w:right w:val="none" w:sz="0" w:space="0" w:color="auto"/>
      </w:divBdr>
    </w:div>
    <w:div w:id="843935014">
      <w:marLeft w:val="0"/>
      <w:marRight w:val="0"/>
      <w:marTop w:val="0"/>
      <w:marBottom w:val="0"/>
      <w:divBdr>
        <w:top w:val="none" w:sz="0" w:space="0" w:color="auto"/>
        <w:left w:val="none" w:sz="0" w:space="0" w:color="auto"/>
        <w:bottom w:val="none" w:sz="0" w:space="0" w:color="auto"/>
        <w:right w:val="none" w:sz="0" w:space="0" w:color="auto"/>
      </w:divBdr>
    </w:div>
    <w:div w:id="844174299">
      <w:marLeft w:val="0"/>
      <w:marRight w:val="0"/>
      <w:marTop w:val="0"/>
      <w:marBottom w:val="0"/>
      <w:divBdr>
        <w:top w:val="none" w:sz="0" w:space="0" w:color="auto"/>
        <w:left w:val="none" w:sz="0" w:space="0" w:color="auto"/>
        <w:bottom w:val="none" w:sz="0" w:space="0" w:color="auto"/>
        <w:right w:val="none" w:sz="0" w:space="0" w:color="auto"/>
      </w:divBdr>
    </w:div>
    <w:div w:id="844200520">
      <w:marLeft w:val="0"/>
      <w:marRight w:val="0"/>
      <w:marTop w:val="0"/>
      <w:marBottom w:val="0"/>
      <w:divBdr>
        <w:top w:val="none" w:sz="0" w:space="0" w:color="auto"/>
        <w:left w:val="none" w:sz="0" w:space="0" w:color="auto"/>
        <w:bottom w:val="none" w:sz="0" w:space="0" w:color="auto"/>
        <w:right w:val="none" w:sz="0" w:space="0" w:color="auto"/>
      </w:divBdr>
    </w:div>
    <w:div w:id="844393859">
      <w:marLeft w:val="0"/>
      <w:marRight w:val="0"/>
      <w:marTop w:val="0"/>
      <w:marBottom w:val="0"/>
      <w:divBdr>
        <w:top w:val="none" w:sz="0" w:space="0" w:color="auto"/>
        <w:left w:val="none" w:sz="0" w:space="0" w:color="auto"/>
        <w:bottom w:val="none" w:sz="0" w:space="0" w:color="auto"/>
        <w:right w:val="none" w:sz="0" w:space="0" w:color="auto"/>
      </w:divBdr>
    </w:div>
    <w:div w:id="844396893">
      <w:marLeft w:val="0"/>
      <w:marRight w:val="0"/>
      <w:marTop w:val="0"/>
      <w:marBottom w:val="0"/>
      <w:divBdr>
        <w:top w:val="none" w:sz="0" w:space="0" w:color="auto"/>
        <w:left w:val="none" w:sz="0" w:space="0" w:color="auto"/>
        <w:bottom w:val="none" w:sz="0" w:space="0" w:color="auto"/>
        <w:right w:val="none" w:sz="0" w:space="0" w:color="auto"/>
      </w:divBdr>
    </w:div>
    <w:div w:id="844398507">
      <w:marLeft w:val="0"/>
      <w:marRight w:val="0"/>
      <w:marTop w:val="0"/>
      <w:marBottom w:val="0"/>
      <w:divBdr>
        <w:top w:val="none" w:sz="0" w:space="0" w:color="auto"/>
        <w:left w:val="none" w:sz="0" w:space="0" w:color="auto"/>
        <w:bottom w:val="none" w:sz="0" w:space="0" w:color="auto"/>
        <w:right w:val="none" w:sz="0" w:space="0" w:color="auto"/>
      </w:divBdr>
    </w:div>
    <w:div w:id="844443997">
      <w:marLeft w:val="0"/>
      <w:marRight w:val="0"/>
      <w:marTop w:val="0"/>
      <w:marBottom w:val="0"/>
      <w:divBdr>
        <w:top w:val="none" w:sz="0" w:space="0" w:color="auto"/>
        <w:left w:val="none" w:sz="0" w:space="0" w:color="auto"/>
        <w:bottom w:val="none" w:sz="0" w:space="0" w:color="auto"/>
        <w:right w:val="none" w:sz="0" w:space="0" w:color="auto"/>
      </w:divBdr>
    </w:div>
    <w:div w:id="844587158">
      <w:marLeft w:val="0"/>
      <w:marRight w:val="0"/>
      <w:marTop w:val="0"/>
      <w:marBottom w:val="0"/>
      <w:divBdr>
        <w:top w:val="none" w:sz="0" w:space="0" w:color="auto"/>
        <w:left w:val="none" w:sz="0" w:space="0" w:color="auto"/>
        <w:bottom w:val="none" w:sz="0" w:space="0" w:color="auto"/>
        <w:right w:val="none" w:sz="0" w:space="0" w:color="auto"/>
      </w:divBdr>
    </w:div>
    <w:div w:id="844589496">
      <w:marLeft w:val="0"/>
      <w:marRight w:val="0"/>
      <w:marTop w:val="0"/>
      <w:marBottom w:val="0"/>
      <w:divBdr>
        <w:top w:val="none" w:sz="0" w:space="0" w:color="auto"/>
        <w:left w:val="none" w:sz="0" w:space="0" w:color="auto"/>
        <w:bottom w:val="none" w:sz="0" w:space="0" w:color="auto"/>
        <w:right w:val="none" w:sz="0" w:space="0" w:color="auto"/>
      </w:divBdr>
    </w:div>
    <w:div w:id="844595148">
      <w:marLeft w:val="0"/>
      <w:marRight w:val="0"/>
      <w:marTop w:val="0"/>
      <w:marBottom w:val="0"/>
      <w:divBdr>
        <w:top w:val="none" w:sz="0" w:space="0" w:color="auto"/>
        <w:left w:val="none" w:sz="0" w:space="0" w:color="auto"/>
        <w:bottom w:val="none" w:sz="0" w:space="0" w:color="auto"/>
        <w:right w:val="none" w:sz="0" w:space="0" w:color="auto"/>
      </w:divBdr>
    </w:div>
    <w:div w:id="844709555">
      <w:marLeft w:val="0"/>
      <w:marRight w:val="0"/>
      <w:marTop w:val="0"/>
      <w:marBottom w:val="0"/>
      <w:divBdr>
        <w:top w:val="none" w:sz="0" w:space="0" w:color="auto"/>
        <w:left w:val="none" w:sz="0" w:space="0" w:color="auto"/>
        <w:bottom w:val="none" w:sz="0" w:space="0" w:color="auto"/>
        <w:right w:val="none" w:sz="0" w:space="0" w:color="auto"/>
      </w:divBdr>
    </w:div>
    <w:div w:id="844710237">
      <w:marLeft w:val="0"/>
      <w:marRight w:val="0"/>
      <w:marTop w:val="0"/>
      <w:marBottom w:val="0"/>
      <w:divBdr>
        <w:top w:val="none" w:sz="0" w:space="0" w:color="auto"/>
        <w:left w:val="none" w:sz="0" w:space="0" w:color="auto"/>
        <w:bottom w:val="none" w:sz="0" w:space="0" w:color="auto"/>
        <w:right w:val="none" w:sz="0" w:space="0" w:color="auto"/>
      </w:divBdr>
    </w:div>
    <w:div w:id="844824945">
      <w:marLeft w:val="0"/>
      <w:marRight w:val="0"/>
      <w:marTop w:val="0"/>
      <w:marBottom w:val="0"/>
      <w:divBdr>
        <w:top w:val="none" w:sz="0" w:space="0" w:color="auto"/>
        <w:left w:val="none" w:sz="0" w:space="0" w:color="auto"/>
        <w:bottom w:val="none" w:sz="0" w:space="0" w:color="auto"/>
        <w:right w:val="none" w:sz="0" w:space="0" w:color="auto"/>
      </w:divBdr>
    </w:div>
    <w:div w:id="844830233">
      <w:marLeft w:val="0"/>
      <w:marRight w:val="0"/>
      <w:marTop w:val="0"/>
      <w:marBottom w:val="0"/>
      <w:divBdr>
        <w:top w:val="none" w:sz="0" w:space="0" w:color="auto"/>
        <w:left w:val="none" w:sz="0" w:space="0" w:color="auto"/>
        <w:bottom w:val="none" w:sz="0" w:space="0" w:color="auto"/>
        <w:right w:val="none" w:sz="0" w:space="0" w:color="auto"/>
      </w:divBdr>
    </w:div>
    <w:div w:id="844898306">
      <w:marLeft w:val="0"/>
      <w:marRight w:val="0"/>
      <w:marTop w:val="0"/>
      <w:marBottom w:val="0"/>
      <w:divBdr>
        <w:top w:val="none" w:sz="0" w:space="0" w:color="auto"/>
        <w:left w:val="none" w:sz="0" w:space="0" w:color="auto"/>
        <w:bottom w:val="none" w:sz="0" w:space="0" w:color="auto"/>
        <w:right w:val="none" w:sz="0" w:space="0" w:color="auto"/>
      </w:divBdr>
    </w:div>
    <w:div w:id="844899572">
      <w:marLeft w:val="0"/>
      <w:marRight w:val="0"/>
      <w:marTop w:val="0"/>
      <w:marBottom w:val="0"/>
      <w:divBdr>
        <w:top w:val="none" w:sz="0" w:space="0" w:color="auto"/>
        <w:left w:val="none" w:sz="0" w:space="0" w:color="auto"/>
        <w:bottom w:val="none" w:sz="0" w:space="0" w:color="auto"/>
        <w:right w:val="none" w:sz="0" w:space="0" w:color="auto"/>
      </w:divBdr>
    </w:div>
    <w:div w:id="844906977">
      <w:marLeft w:val="0"/>
      <w:marRight w:val="0"/>
      <w:marTop w:val="0"/>
      <w:marBottom w:val="0"/>
      <w:divBdr>
        <w:top w:val="none" w:sz="0" w:space="0" w:color="auto"/>
        <w:left w:val="none" w:sz="0" w:space="0" w:color="auto"/>
        <w:bottom w:val="none" w:sz="0" w:space="0" w:color="auto"/>
        <w:right w:val="none" w:sz="0" w:space="0" w:color="auto"/>
      </w:divBdr>
    </w:div>
    <w:div w:id="844973042">
      <w:marLeft w:val="0"/>
      <w:marRight w:val="0"/>
      <w:marTop w:val="0"/>
      <w:marBottom w:val="0"/>
      <w:divBdr>
        <w:top w:val="none" w:sz="0" w:space="0" w:color="auto"/>
        <w:left w:val="none" w:sz="0" w:space="0" w:color="auto"/>
        <w:bottom w:val="none" w:sz="0" w:space="0" w:color="auto"/>
        <w:right w:val="none" w:sz="0" w:space="0" w:color="auto"/>
      </w:divBdr>
    </w:div>
    <w:div w:id="845097078">
      <w:marLeft w:val="0"/>
      <w:marRight w:val="0"/>
      <w:marTop w:val="0"/>
      <w:marBottom w:val="0"/>
      <w:divBdr>
        <w:top w:val="none" w:sz="0" w:space="0" w:color="auto"/>
        <w:left w:val="none" w:sz="0" w:space="0" w:color="auto"/>
        <w:bottom w:val="none" w:sz="0" w:space="0" w:color="auto"/>
        <w:right w:val="none" w:sz="0" w:space="0" w:color="auto"/>
      </w:divBdr>
    </w:div>
    <w:div w:id="845173428">
      <w:marLeft w:val="0"/>
      <w:marRight w:val="0"/>
      <w:marTop w:val="0"/>
      <w:marBottom w:val="0"/>
      <w:divBdr>
        <w:top w:val="none" w:sz="0" w:space="0" w:color="auto"/>
        <w:left w:val="none" w:sz="0" w:space="0" w:color="auto"/>
        <w:bottom w:val="none" w:sz="0" w:space="0" w:color="auto"/>
        <w:right w:val="none" w:sz="0" w:space="0" w:color="auto"/>
      </w:divBdr>
    </w:div>
    <w:div w:id="845361535">
      <w:marLeft w:val="0"/>
      <w:marRight w:val="0"/>
      <w:marTop w:val="0"/>
      <w:marBottom w:val="0"/>
      <w:divBdr>
        <w:top w:val="none" w:sz="0" w:space="0" w:color="auto"/>
        <w:left w:val="none" w:sz="0" w:space="0" w:color="auto"/>
        <w:bottom w:val="none" w:sz="0" w:space="0" w:color="auto"/>
        <w:right w:val="none" w:sz="0" w:space="0" w:color="auto"/>
      </w:divBdr>
    </w:div>
    <w:div w:id="845369232">
      <w:marLeft w:val="0"/>
      <w:marRight w:val="0"/>
      <w:marTop w:val="0"/>
      <w:marBottom w:val="0"/>
      <w:divBdr>
        <w:top w:val="none" w:sz="0" w:space="0" w:color="auto"/>
        <w:left w:val="none" w:sz="0" w:space="0" w:color="auto"/>
        <w:bottom w:val="none" w:sz="0" w:space="0" w:color="auto"/>
        <w:right w:val="none" w:sz="0" w:space="0" w:color="auto"/>
      </w:divBdr>
    </w:div>
    <w:div w:id="845435423">
      <w:marLeft w:val="0"/>
      <w:marRight w:val="0"/>
      <w:marTop w:val="0"/>
      <w:marBottom w:val="0"/>
      <w:divBdr>
        <w:top w:val="none" w:sz="0" w:space="0" w:color="auto"/>
        <w:left w:val="none" w:sz="0" w:space="0" w:color="auto"/>
        <w:bottom w:val="none" w:sz="0" w:space="0" w:color="auto"/>
        <w:right w:val="none" w:sz="0" w:space="0" w:color="auto"/>
      </w:divBdr>
    </w:div>
    <w:div w:id="845436085">
      <w:marLeft w:val="0"/>
      <w:marRight w:val="0"/>
      <w:marTop w:val="0"/>
      <w:marBottom w:val="0"/>
      <w:divBdr>
        <w:top w:val="none" w:sz="0" w:space="0" w:color="auto"/>
        <w:left w:val="none" w:sz="0" w:space="0" w:color="auto"/>
        <w:bottom w:val="none" w:sz="0" w:space="0" w:color="auto"/>
        <w:right w:val="none" w:sz="0" w:space="0" w:color="auto"/>
      </w:divBdr>
    </w:div>
    <w:div w:id="845749426">
      <w:marLeft w:val="0"/>
      <w:marRight w:val="0"/>
      <w:marTop w:val="0"/>
      <w:marBottom w:val="0"/>
      <w:divBdr>
        <w:top w:val="none" w:sz="0" w:space="0" w:color="auto"/>
        <w:left w:val="none" w:sz="0" w:space="0" w:color="auto"/>
        <w:bottom w:val="none" w:sz="0" w:space="0" w:color="auto"/>
        <w:right w:val="none" w:sz="0" w:space="0" w:color="auto"/>
      </w:divBdr>
    </w:div>
    <w:div w:id="845750952">
      <w:marLeft w:val="0"/>
      <w:marRight w:val="0"/>
      <w:marTop w:val="0"/>
      <w:marBottom w:val="0"/>
      <w:divBdr>
        <w:top w:val="none" w:sz="0" w:space="0" w:color="auto"/>
        <w:left w:val="none" w:sz="0" w:space="0" w:color="auto"/>
        <w:bottom w:val="none" w:sz="0" w:space="0" w:color="auto"/>
        <w:right w:val="none" w:sz="0" w:space="0" w:color="auto"/>
      </w:divBdr>
    </w:div>
    <w:div w:id="845752341">
      <w:marLeft w:val="0"/>
      <w:marRight w:val="0"/>
      <w:marTop w:val="0"/>
      <w:marBottom w:val="0"/>
      <w:divBdr>
        <w:top w:val="none" w:sz="0" w:space="0" w:color="auto"/>
        <w:left w:val="none" w:sz="0" w:space="0" w:color="auto"/>
        <w:bottom w:val="none" w:sz="0" w:space="0" w:color="auto"/>
        <w:right w:val="none" w:sz="0" w:space="0" w:color="auto"/>
      </w:divBdr>
    </w:div>
    <w:div w:id="845826954">
      <w:marLeft w:val="0"/>
      <w:marRight w:val="0"/>
      <w:marTop w:val="0"/>
      <w:marBottom w:val="0"/>
      <w:divBdr>
        <w:top w:val="none" w:sz="0" w:space="0" w:color="auto"/>
        <w:left w:val="none" w:sz="0" w:space="0" w:color="auto"/>
        <w:bottom w:val="none" w:sz="0" w:space="0" w:color="auto"/>
        <w:right w:val="none" w:sz="0" w:space="0" w:color="auto"/>
      </w:divBdr>
    </w:div>
    <w:div w:id="845831253">
      <w:marLeft w:val="0"/>
      <w:marRight w:val="0"/>
      <w:marTop w:val="0"/>
      <w:marBottom w:val="0"/>
      <w:divBdr>
        <w:top w:val="none" w:sz="0" w:space="0" w:color="auto"/>
        <w:left w:val="none" w:sz="0" w:space="0" w:color="auto"/>
        <w:bottom w:val="none" w:sz="0" w:space="0" w:color="auto"/>
        <w:right w:val="none" w:sz="0" w:space="0" w:color="auto"/>
      </w:divBdr>
    </w:div>
    <w:div w:id="845939817">
      <w:marLeft w:val="0"/>
      <w:marRight w:val="0"/>
      <w:marTop w:val="0"/>
      <w:marBottom w:val="0"/>
      <w:divBdr>
        <w:top w:val="none" w:sz="0" w:space="0" w:color="auto"/>
        <w:left w:val="none" w:sz="0" w:space="0" w:color="auto"/>
        <w:bottom w:val="none" w:sz="0" w:space="0" w:color="auto"/>
        <w:right w:val="none" w:sz="0" w:space="0" w:color="auto"/>
      </w:divBdr>
    </w:div>
    <w:div w:id="846015103">
      <w:marLeft w:val="0"/>
      <w:marRight w:val="0"/>
      <w:marTop w:val="0"/>
      <w:marBottom w:val="0"/>
      <w:divBdr>
        <w:top w:val="none" w:sz="0" w:space="0" w:color="auto"/>
        <w:left w:val="none" w:sz="0" w:space="0" w:color="auto"/>
        <w:bottom w:val="none" w:sz="0" w:space="0" w:color="auto"/>
        <w:right w:val="none" w:sz="0" w:space="0" w:color="auto"/>
      </w:divBdr>
    </w:div>
    <w:div w:id="846023920">
      <w:marLeft w:val="0"/>
      <w:marRight w:val="0"/>
      <w:marTop w:val="0"/>
      <w:marBottom w:val="0"/>
      <w:divBdr>
        <w:top w:val="none" w:sz="0" w:space="0" w:color="auto"/>
        <w:left w:val="none" w:sz="0" w:space="0" w:color="auto"/>
        <w:bottom w:val="none" w:sz="0" w:space="0" w:color="auto"/>
        <w:right w:val="none" w:sz="0" w:space="0" w:color="auto"/>
      </w:divBdr>
    </w:div>
    <w:div w:id="846091763">
      <w:marLeft w:val="0"/>
      <w:marRight w:val="0"/>
      <w:marTop w:val="0"/>
      <w:marBottom w:val="0"/>
      <w:divBdr>
        <w:top w:val="none" w:sz="0" w:space="0" w:color="auto"/>
        <w:left w:val="none" w:sz="0" w:space="0" w:color="auto"/>
        <w:bottom w:val="none" w:sz="0" w:space="0" w:color="auto"/>
        <w:right w:val="none" w:sz="0" w:space="0" w:color="auto"/>
      </w:divBdr>
    </w:div>
    <w:div w:id="846094148">
      <w:marLeft w:val="0"/>
      <w:marRight w:val="0"/>
      <w:marTop w:val="0"/>
      <w:marBottom w:val="0"/>
      <w:divBdr>
        <w:top w:val="none" w:sz="0" w:space="0" w:color="auto"/>
        <w:left w:val="none" w:sz="0" w:space="0" w:color="auto"/>
        <w:bottom w:val="none" w:sz="0" w:space="0" w:color="auto"/>
        <w:right w:val="none" w:sz="0" w:space="0" w:color="auto"/>
      </w:divBdr>
    </w:div>
    <w:div w:id="846099923">
      <w:bodyDiv w:val="1"/>
      <w:marLeft w:val="0"/>
      <w:marRight w:val="0"/>
      <w:marTop w:val="0"/>
      <w:marBottom w:val="0"/>
      <w:divBdr>
        <w:top w:val="none" w:sz="0" w:space="0" w:color="auto"/>
        <w:left w:val="none" w:sz="0" w:space="0" w:color="auto"/>
        <w:bottom w:val="none" w:sz="0" w:space="0" w:color="auto"/>
        <w:right w:val="none" w:sz="0" w:space="0" w:color="auto"/>
      </w:divBdr>
    </w:div>
    <w:div w:id="846165981">
      <w:marLeft w:val="0"/>
      <w:marRight w:val="0"/>
      <w:marTop w:val="0"/>
      <w:marBottom w:val="0"/>
      <w:divBdr>
        <w:top w:val="none" w:sz="0" w:space="0" w:color="auto"/>
        <w:left w:val="none" w:sz="0" w:space="0" w:color="auto"/>
        <w:bottom w:val="none" w:sz="0" w:space="0" w:color="auto"/>
        <w:right w:val="none" w:sz="0" w:space="0" w:color="auto"/>
      </w:divBdr>
    </w:div>
    <w:div w:id="846208679">
      <w:marLeft w:val="0"/>
      <w:marRight w:val="0"/>
      <w:marTop w:val="0"/>
      <w:marBottom w:val="0"/>
      <w:divBdr>
        <w:top w:val="none" w:sz="0" w:space="0" w:color="auto"/>
        <w:left w:val="none" w:sz="0" w:space="0" w:color="auto"/>
        <w:bottom w:val="none" w:sz="0" w:space="0" w:color="auto"/>
        <w:right w:val="none" w:sz="0" w:space="0" w:color="auto"/>
      </w:divBdr>
    </w:div>
    <w:div w:id="846208788">
      <w:marLeft w:val="0"/>
      <w:marRight w:val="0"/>
      <w:marTop w:val="0"/>
      <w:marBottom w:val="0"/>
      <w:divBdr>
        <w:top w:val="none" w:sz="0" w:space="0" w:color="auto"/>
        <w:left w:val="none" w:sz="0" w:space="0" w:color="auto"/>
        <w:bottom w:val="none" w:sz="0" w:space="0" w:color="auto"/>
        <w:right w:val="none" w:sz="0" w:space="0" w:color="auto"/>
      </w:divBdr>
    </w:div>
    <w:div w:id="846210153">
      <w:marLeft w:val="0"/>
      <w:marRight w:val="0"/>
      <w:marTop w:val="0"/>
      <w:marBottom w:val="0"/>
      <w:divBdr>
        <w:top w:val="none" w:sz="0" w:space="0" w:color="auto"/>
        <w:left w:val="none" w:sz="0" w:space="0" w:color="auto"/>
        <w:bottom w:val="none" w:sz="0" w:space="0" w:color="auto"/>
        <w:right w:val="none" w:sz="0" w:space="0" w:color="auto"/>
      </w:divBdr>
    </w:div>
    <w:div w:id="846363463">
      <w:marLeft w:val="0"/>
      <w:marRight w:val="0"/>
      <w:marTop w:val="0"/>
      <w:marBottom w:val="0"/>
      <w:divBdr>
        <w:top w:val="none" w:sz="0" w:space="0" w:color="auto"/>
        <w:left w:val="none" w:sz="0" w:space="0" w:color="auto"/>
        <w:bottom w:val="none" w:sz="0" w:space="0" w:color="auto"/>
        <w:right w:val="none" w:sz="0" w:space="0" w:color="auto"/>
      </w:divBdr>
    </w:div>
    <w:div w:id="846405392">
      <w:marLeft w:val="0"/>
      <w:marRight w:val="0"/>
      <w:marTop w:val="0"/>
      <w:marBottom w:val="0"/>
      <w:divBdr>
        <w:top w:val="none" w:sz="0" w:space="0" w:color="auto"/>
        <w:left w:val="none" w:sz="0" w:space="0" w:color="auto"/>
        <w:bottom w:val="none" w:sz="0" w:space="0" w:color="auto"/>
        <w:right w:val="none" w:sz="0" w:space="0" w:color="auto"/>
      </w:divBdr>
    </w:div>
    <w:div w:id="846477237">
      <w:marLeft w:val="0"/>
      <w:marRight w:val="0"/>
      <w:marTop w:val="0"/>
      <w:marBottom w:val="0"/>
      <w:divBdr>
        <w:top w:val="none" w:sz="0" w:space="0" w:color="auto"/>
        <w:left w:val="none" w:sz="0" w:space="0" w:color="auto"/>
        <w:bottom w:val="none" w:sz="0" w:space="0" w:color="auto"/>
        <w:right w:val="none" w:sz="0" w:space="0" w:color="auto"/>
      </w:divBdr>
    </w:div>
    <w:div w:id="846478349">
      <w:marLeft w:val="0"/>
      <w:marRight w:val="0"/>
      <w:marTop w:val="0"/>
      <w:marBottom w:val="0"/>
      <w:divBdr>
        <w:top w:val="none" w:sz="0" w:space="0" w:color="auto"/>
        <w:left w:val="none" w:sz="0" w:space="0" w:color="auto"/>
        <w:bottom w:val="none" w:sz="0" w:space="0" w:color="auto"/>
        <w:right w:val="none" w:sz="0" w:space="0" w:color="auto"/>
      </w:divBdr>
    </w:div>
    <w:div w:id="846482925">
      <w:marLeft w:val="0"/>
      <w:marRight w:val="0"/>
      <w:marTop w:val="0"/>
      <w:marBottom w:val="0"/>
      <w:divBdr>
        <w:top w:val="none" w:sz="0" w:space="0" w:color="auto"/>
        <w:left w:val="none" w:sz="0" w:space="0" w:color="auto"/>
        <w:bottom w:val="none" w:sz="0" w:space="0" w:color="auto"/>
        <w:right w:val="none" w:sz="0" w:space="0" w:color="auto"/>
      </w:divBdr>
    </w:div>
    <w:div w:id="846484000">
      <w:marLeft w:val="0"/>
      <w:marRight w:val="0"/>
      <w:marTop w:val="0"/>
      <w:marBottom w:val="0"/>
      <w:divBdr>
        <w:top w:val="none" w:sz="0" w:space="0" w:color="auto"/>
        <w:left w:val="none" w:sz="0" w:space="0" w:color="auto"/>
        <w:bottom w:val="none" w:sz="0" w:space="0" w:color="auto"/>
        <w:right w:val="none" w:sz="0" w:space="0" w:color="auto"/>
      </w:divBdr>
    </w:div>
    <w:div w:id="846558773">
      <w:marLeft w:val="0"/>
      <w:marRight w:val="0"/>
      <w:marTop w:val="0"/>
      <w:marBottom w:val="0"/>
      <w:divBdr>
        <w:top w:val="none" w:sz="0" w:space="0" w:color="auto"/>
        <w:left w:val="none" w:sz="0" w:space="0" w:color="auto"/>
        <w:bottom w:val="none" w:sz="0" w:space="0" w:color="auto"/>
        <w:right w:val="none" w:sz="0" w:space="0" w:color="auto"/>
      </w:divBdr>
    </w:div>
    <w:div w:id="846597027">
      <w:bodyDiv w:val="1"/>
      <w:marLeft w:val="0"/>
      <w:marRight w:val="0"/>
      <w:marTop w:val="0"/>
      <w:marBottom w:val="0"/>
      <w:divBdr>
        <w:top w:val="none" w:sz="0" w:space="0" w:color="auto"/>
        <w:left w:val="none" w:sz="0" w:space="0" w:color="auto"/>
        <w:bottom w:val="none" w:sz="0" w:space="0" w:color="auto"/>
        <w:right w:val="none" w:sz="0" w:space="0" w:color="auto"/>
      </w:divBdr>
    </w:div>
    <w:div w:id="846751236">
      <w:marLeft w:val="0"/>
      <w:marRight w:val="0"/>
      <w:marTop w:val="0"/>
      <w:marBottom w:val="0"/>
      <w:divBdr>
        <w:top w:val="none" w:sz="0" w:space="0" w:color="auto"/>
        <w:left w:val="none" w:sz="0" w:space="0" w:color="auto"/>
        <w:bottom w:val="none" w:sz="0" w:space="0" w:color="auto"/>
        <w:right w:val="none" w:sz="0" w:space="0" w:color="auto"/>
      </w:divBdr>
    </w:div>
    <w:div w:id="846753537">
      <w:marLeft w:val="0"/>
      <w:marRight w:val="0"/>
      <w:marTop w:val="0"/>
      <w:marBottom w:val="0"/>
      <w:divBdr>
        <w:top w:val="none" w:sz="0" w:space="0" w:color="auto"/>
        <w:left w:val="none" w:sz="0" w:space="0" w:color="auto"/>
        <w:bottom w:val="none" w:sz="0" w:space="0" w:color="auto"/>
        <w:right w:val="none" w:sz="0" w:space="0" w:color="auto"/>
      </w:divBdr>
    </w:div>
    <w:div w:id="846754496">
      <w:marLeft w:val="0"/>
      <w:marRight w:val="0"/>
      <w:marTop w:val="0"/>
      <w:marBottom w:val="0"/>
      <w:divBdr>
        <w:top w:val="none" w:sz="0" w:space="0" w:color="auto"/>
        <w:left w:val="none" w:sz="0" w:space="0" w:color="auto"/>
        <w:bottom w:val="none" w:sz="0" w:space="0" w:color="auto"/>
        <w:right w:val="none" w:sz="0" w:space="0" w:color="auto"/>
      </w:divBdr>
    </w:div>
    <w:div w:id="846822624">
      <w:marLeft w:val="0"/>
      <w:marRight w:val="0"/>
      <w:marTop w:val="0"/>
      <w:marBottom w:val="0"/>
      <w:divBdr>
        <w:top w:val="none" w:sz="0" w:space="0" w:color="auto"/>
        <w:left w:val="none" w:sz="0" w:space="0" w:color="auto"/>
        <w:bottom w:val="none" w:sz="0" w:space="0" w:color="auto"/>
        <w:right w:val="none" w:sz="0" w:space="0" w:color="auto"/>
      </w:divBdr>
    </w:div>
    <w:div w:id="846865898">
      <w:marLeft w:val="0"/>
      <w:marRight w:val="0"/>
      <w:marTop w:val="0"/>
      <w:marBottom w:val="0"/>
      <w:divBdr>
        <w:top w:val="none" w:sz="0" w:space="0" w:color="auto"/>
        <w:left w:val="none" w:sz="0" w:space="0" w:color="auto"/>
        <w:bottom w:val="none" w:sz="0" w:space="0" w:color="auto"/>
        <w:right w:val="none" w:sz="0" w:space="0" w:color="auto"/>
      </w:divBdr>
    </w:div>
    <w:div w:id="846871924">
      <w:marLeft w:val="0"/>
      <w:marRight w:val="0"/>
      <w:marTop w:val="0"/>
      <w:marBottom w:val="0"/>
      <w:divBdr>
        <w:top w:val="none" w:sz="0" w:space="0" w:color="auto"/>
        <w:left w:val="none" w:sz="0" w:space="0" w:color="auto"/>
        <w:bottom w:val="none" w:sz="0" w:space="0" w:color="auto"/>
        <w:right w:val="none" w:sz="0" w:space="0" w:color="auto"/>
      </w:divBdr>
    </w:div>
    <w:div w:id="846941307">
      <w:marLeft w:val="0"/>
      <w:marRight w:val="0"/>
      <w:marTop w:val="0"/>
      <w:marBottom w:val="0"/>
      <w:divBdr>
        <w:top w:val="none" w:sz="0" w:space="0" w:color="auto"/>
        <w:left w:val="none" w:sz="0" w:space="0" w:color="auto"/>
        <w:bottom w:val="none" w:sz="0" w:space="0" w:color="auto"/>
        <w:right w:val="none" w:sz="0" w:space="0" w:color="auto"/>
      </w:divBdr>
    </w:div>
    <w:div w:id="847014586">
      <w:marLeft w:val="0"/>
      <w:marRight w:val="0"/>
      <w:marTop w:val="0"/>
      <w:marBottom w:val="0"/>
      <w:divBdr>
        <w:top w:val="none" w:sz="0" w:space="0" w:color="auto"/>
        <w:left w:val="none" w:sz="0" w:space="0" w:color="auto"/>
        <w:bottom w:val="none" w:sz="0" w:space="0" w:color="auto"/>
        <w:right w:val="none" w:sz="0" w:space="0" w:color="auto"/>
      </w:divBdr>
    </w:div>
    <w:div w:id="847060494">
      <w:marLeft w:val="0"/>
      <w:marRight w:val="0"/>
      <w:marTop w:val="0"/>
      <w:marBottom w:val="0"/>
      <w:divBdr>
        <w:top w:val="none" w:sz="0" w:space="0" w:color="auto"/>
        <w:left w:val="none" w:sz="0" w:space="0" w:color="auto"/>
        <w:bottom w:val="none" w:sz="0" w:space="0" w:color="auto"/>
        <w:right w:val="none" w:sz="0" w:space="0" w:color="auto"/>
      </w:divBdr>
    </w:div>
    <w:div w:id="847134209">
      <w:marLeft w:val="0"/>
      <w:marRight w:val="0"/>
      <w:marTop w:val="0"/>
      <w:marBottom w:val="0"/>
      <w:divBdr>
        <w:top w:val="none" w:sz="0" w:space="0" w:color="auto"/>
        <w:left w:val="none" w:sz="0" w:space="0" w:color="auto"/>
        <w:bottom w:val="none" w:sz="0" w:space="0" w:color="auto"/>
        <w:right w:val="none" w:sz="0" w:space="0" w:color="auto"/>
      </w:divBdr>
    </w:div>
    <w:div w:id="847137709">
      <w:marLeft w:val="0"/>
      <w:marRight w:val="0"/>
      <w:marTop w:val="0"/>
      <w:marBottom w:val="0"/>
      <w:divBdr>
        <w:top w:val="none" w:sz="0" w:space="0" w:color="auto"/>
        <w:left w:val="none" w:sz="0" w:space="0" w:color="auto"/>
        <w:bottom w:val="none" w:sz="0" w:space="0" w:color="auto"/>
        <w:right w:val="none" w:sz="0" w:space="0" w:color="auto"/>
      </w:divBdr>
    </w:div>
    <w:div w:id="847254214">
      <w:marLeft w:val="0"/>
      <w:marRight w:val="0"/>
      <w:marTop w:val="0"/>
      <w:marBottom w:val="0"/>
      <w:divBdr>
        <w:top w:val="none" w:sz="0" w:space="0" w:color="auto"/>
        <w:left w:val="none" w:sz="0" w:space="0" w:color="auto"/>
        <w:bottom w:val="none" w:sz="0" w:space="0" w:color="auto"/>
        <w:right w:val="none" w:sz="0" w:space="0" w:color="auto"/>
      </w:divBdr>
    </w:div>
    <w:div w:id="847257036">
      <w:marLeft w:val="0"/>
      <w:marRight w:val="0"/>
      <w:marTop w:val="0"/>
      <w:marBottom w:val="0"/>
      <w:divBdr>
        <w:top w:val="none" w:sz="0" w:space="0" w:color="auto"/>
        <w:left w:val="none" w:sz="0" w:space="0" w:color="auto"/>
        <w:bottom w:val="none" w:sz="0" w:space="0" w:color="auto"/>
        <w:right w:val="none" w:sz="0" w:space="0" w:color="auto"/>
      </w:divBdr>
    </w:div>
    <w:div w:id="847259792">
      <w:marLeft w:val="0"/>
      <w:marRight w:val="0"/>
      <w:marTop w:val="0"/>
      <w:marBottom w:val="0"/>
      <w:divBdr>
        <w:top w:val="none" w:sz="0" w:space="0" w:color="auto"/>
        <w:left w:val="none" w:sz="0" w:space="0" w:color="auto"/>
        <w:bottom w:val="none" w:sz="0" w:space="0" w:color="auto"/>
        <w:right w:val="none" w:sz="0" w:space="0" w:color="auto"/>
      </w:divBdr>
    </w:div>
    <w:div w:id="847404829">
      <w:marLeft w:val="0"/>
      <w:marRight w:val="0"/>
      <w:marTop w:val="0"/>
      <w:marBottom w:val="0"/>
      <w:divBdr>
        <w:top w:val="none" w:sz="0" w:space="0" w:color="auto"/>
        <w:left w:val="none" w:sz="0" w:space="0" w:color="auto"/>
        <w:bottom w:val="none" w:sz="0" w:space="0" w:color="auto"/>
        <w:right w:val="none" w:sz="0" w:space="0" w:color="auto"/>
      </w:divBdr>
    </w:div>
    <w:div w:id="847594991">
      <w:marLeft w:val="0"/>
      <w:marRight w:val="0"/>
      <w:marTop w:val="0"/>
      <w:marBottom w:val="0"/>
      <w:divBdr>
        <w:top w:val="none" w:sz="0" w:space="0" w:color="auto"/>
        <w:left w:val="none" w:sz="0" w:space="0" w:color="auto"/>
        <w:bottom w:val="none" w:sz="0" w:space="0" w:color="auto"/>
        <w:right w:val="none" w:sz="0" w:space="0" w:color="auto"/>
      </w:divBdr>
    </w:div>
    <w:div w:id="847597450">
      <w:marLeft w:val="0"/>
      <w:marRight w:val="0"/>
      <w:marTop w:val="0"/>
      <w:marBottom w:val="0"/>
      <w:divBdr>
        <w:top w:val="none" w:sz="0" w:space="0" w:color="auto"/>
        <w:left w:val="none" w:sz="0" w:space="0" w:color="auto"/>
        <w:bottom w:val="none" w:sz="0" w:space="0" w:color="auto"/>
        <w:right w:val="none" w:sz="0" w:space="0" w:color="auto"/>
      </w:divBdr>
    </w:div>
    <w:div w:id="847670737">
      <w:marLeft w:val="0"/>
      <w:marRight w:val="0"/>
      <w:marTop w:val="0"/>
      <w:marBottom w:val="0"/>
      <w:divBdr>
        <w:top w:val="none" w:sz="0" w:space="0" w:color="auto"/>
        <w:left w:val="none" w:sz="0" w:space="0" w:color="auto"/>
        <w:bottom w:val="none" w:sz="0" w:space="0" w:color="auto"/>
        <w:right w:val="none" w:sz="0" w:space="0" w:color="auto"/>
      </w:divBdr>
    </w:div>
    <w:div w:id="847672968">
      <w:marLeft w:val="0"/>
      <w:marRight w:val="0"/>
      <w:marTop w:val="0"/>
      <w:marBottom w:val="0"/>
      <w:divBdr>
        <w:top w:val="none" w:sz="0" w:space="0" w:color="auto"/>
        <w:left w:val="none" w:sz="0" w:space="0" w:color="auto"/>
        <w:bottom w:val="none" w:sz="0" w:space="0" w:color="auto"/>
        <w:right w:val="none" w:sz="0" w:space="0" w:color="auto"/>
      </w:divBdr>
    </w:div>
    <w:div w:id="847721169">
      <w:marLeft w:val="0"/>
      <w:marRight w:val="0"/>
      <w:marTop w:val="0"/>
      <w:marBottom w:val="0"/>
      <w:divBdr>
        <w:top w:val="none" w:sz="0" w:space="0" w:color="auto"/>
        <w:left w:val="none" w:sz="0" w:space="0" w:color="auto"/>
        <w:bottom w:val="none" w:sz="0" w:space="0" w:color="auto"/>
        <w:right w:val="none" w:sz="0" w:space="0" w:color="auto"/>
      </w:divBdr>
    </w:div>
    <w:div w:id="847907950">
      <w:marLeft w:val="0"/>
      <w:marRight w:val="0"/>
      <w:marTop w:val="0"/>
      <w:marBottom w:val="0"/>
      <w:divBdr>
        <w:top w:val="none" w:sz="0" w:space="0" w:color="auto"/>
        <w:left w:val="none" w:sz="0" w:space="0" w:color="auto"/>
        <w:bottom w:val="none" w:sz="0" w:space="0" w:color="auto"/>
        <w:right w:val="none" w:sz="0" w:space="0" w:color="auto"/>
      </w:divBdr>
    </w:div>
    <w:div w:id="847915075">
      <w:marLeft w:val="0"/>
      <w:marRight w:val="0"/>
      <w:marTop w:val="0"/>
      <w:marBottom w:val="0"/>
      <w:divBdr>
        <w:top w:val="none" w:sz="0" w:space="0" w:color="auto"/>
        <w:left w:val="none" w:sz="0" w:space="0" w:color="auto"/>
        <w:bottom w:val="none" w:sz="0" w:space="0" w:color="auto"/>
        <w:right w:val="none" w:sz="0" w:space="0" w:color="auto"/>
      </w:divBdr>
    </w:div>
    <w:div w:id="847983523">
      <w:bodyDiv w:val="1"/>
      <w:marLeft w:val="0"/>
      <w:marRight w:val="0"/>
      <w:marTop w:val="0"/>
      <w:marBottom w:val="0"/>
      <w:divBdr>
        <w:top w:val="none" w:sz="0" w:space="0" w:color="auto"/>
        <w:left w:val="none" w:sz="0" w:space="0" w:color="auto"/>
        <w:bottom w:val="none" w:sz="0" w:space="0" w:color="auto"/>
        <w:right w:val="none" w:sz="0" w:space="0" w:color="auto"/>
      </w:divBdr>
    </w:div>
    <w:div w:id="848056345">
      <w:marLeft w:val="0"/>
      <w:marRight w:val="0"/>
      <w:marTop w:val="0"/>
      <w:marBottom w:val="0"/>
      <w:divBdr>
        <w:top w:val="none" w:sz="0" w:space="0" w:color="auto"/>
        <w:left w:val="none" w:sz="0" w:space="0" w:color="auto"/>
        <w:bottom w:val="none" w:sz="0" w:space="0" w:color="auto"/>
        <w:right w:val="none" w:sz="0" w:space="0" w:color="auto"/>
      </w:divBdr>
    </w:div>
    <w:div w:id="848059005">
      <w:marLeft w:val="0"/>
      <w:marRight w:val="0"/>
      <w:marTop w:val="0"/>
      <w:marBottom w:val="0"/>
      <w:divBdr>
        <w:top w:val="none" w:sz="0" w:space="0" w:color="auto"/>
        <w:left w:val="none" w:sz="0" w:space="0" w:color="auto"/>
        <w:bottom w:val="none" w:sz="0" w:space="0" w:color="auto"/>
        <w:right w:val="none" w:sz="0" w:space="0" w:color="auto"/>
      </w:divBdr>
    </w:div>
    <w:div w:id="848181224">
      <w:marLeft w:val="0"/>
      <w:marRight w:val="0"/>
      <w:marTop w:val="0"/>
      <w:marBottom w:val="0"/>
      <w:divBdr>
        <w:top w:val="none" w:sz="0" w:space="0" w:color="auto"/>
        <w:left w:val="none" w:sz="0" w:space="0" w:color="auto"/>
        <w:bottom w:val="none" w:sz="0" w:space="0" w:color="auto"/>
        <w:right w:val="none" w:sz="0" w:space="0" w:color="auto"/>
      </w:divBdr>
    </w:div>
    <w:div w:id="848258572">
      <w:marLeft w:val="0"/>
      <w:marRight w:val="0"/>
      <w:marTop w:val="0"/>
      <w:marBottom w:val="0"/>
      <w:divBdr>
        <w:top w:val="none" w:sz="0" w:space="0" w:color="auto"/>
        <w:left w:val="none" w:sz="0" w:space="0" w:color="auto"/>
        <w:bottom w:val="none" w:sz="0" w:space="0" w:color="auto"/>
        <w:right w:val="none" w:sz="0" w:space="0" w:color="auto"/>
      </w:divBdr>
    </w:div>
    <w:div w:id="848375570">
      <w:marLeft w:val="0"/>
      <w:marRight w:val="0"/>
      <w:marTop w:val="0"/>
      <w:marBottom w:val="0"/>
      <w:divBdr>
        <w:top w:val="none" w:sz="0" w:space="0" w:color="auto"/>
        <w:left w:val="none" w:sz="0" w:space="0" w:color="auto"/>
        <w:bottom w:val="none" w:sz="0" w:space="0" w:color="auto"/>
        <w:right w:val="none" w:sz="0" w:space="0" w:color="auto"/>
      </w:divBdr>
    </w:div>
    <w:div w:id="848376550">
      <w:marLeft w:val="0"/>
      <w:marRight w:val="0"/>
      <w:marTop w:val="0"/>
      <w:marBottom w:val="0"/>
      <w:divBdr>
        <w:top w:val="none" w:sz="0" w:space="0" w:color="auto"/>
        <w:left w:val="none" w:sz="0" w:space="0" w:color="auto"/>
        <w:bottom w:val="none" w:sz="0" w:space="0" w:color="auto"/>
        <w:right w:val="none" w:sz="0" w:space="0" w:color="auto"/>
      </w:divBdr>
    </w:div>
    <w:div w:id="848451813">
      <w:marLeft w:val="0"/>
      <w:marRight w:val="0"/>
      <w:marTop w:val="0"/>
      <w:marBottom w:val="0"/>
      <w:divBdr>
        <w:top w:val="none" w:sz="0" w:space="0" w:color="auto"/>
        <w:left w:val="none" w:sz="0" w:space="0" w:color="auto"/>
        <w:bottom w:val="none" w:sz="0" w:space="0" w:color="auto"/>
        <w:right w:val="none" w:sz="0" w:space="0" w:color="auto"/>
      </w:divBdr>
    </w:div>
    <w:div w:id="848451943">
      <w:marLeft w:val="0"/>
      <w:marRight w:val="0"/>
      <w:marTop w:val="0"/>
      <w:marBottom w:val="0"/>
      <w:divBdr>
        <w:top w:val="none" w:sz="0" w:space="0" w:color="auto"/>
        <w:left w:val="none" w:sz="0" w:space="0" w:color="auto"/>
        <w:bottom w:val="none" w:sz="0" w:space="0" w:color="auto"/>
        <w:right w:val="none" w:sz="0" w:space="0" w:color="auto"/>
      </w:divBdr>
    </w:div>
    <w:div w:id="848518166">
      <w:marLeft w:val="0"/>
      <w:marRight w:val="0"/>
      <w:marTop w:val="0"/>
      <w:marBottom w:val="0"/>
      <w:divBdr>
        <w:top w:val="none" w:sz="0" w:space="0" w:color="auto"/>
        <w:left w:val="none" w:sz="0" w:space="0" w:color="auto"/>
        <w:bottom w:val="none" w:sz="0" w:space="0" w:color="auto"/>
        <w:right w:val="none" w:sz="0" w:space="0" w:color="auto"/>
      </w:divBdr>
    </w:div>
    <w:div w:id="848566149">
      <w:marLeft w:val="0"/>
      <w:marRight w:val="0"/>
      <w:marTop w:val="0"/>
      <w:marBottom w:val="0"/>
      <w:divBdr>
        <w:top w:val="none" w:sz="0" w:space="0" w:color="auto"/>
        <w:left w:val="none" w:sz="0" w:space="0" w:color="auto"/>
        <w:bottom w:val="none" w:sz="0" w:space="0" w:color="auto"/>
        <w:right w:val="none" w:sz="0" w:space="0" w:color="auto"/>
      </w:divBdr>
    </w:div>
    <w:div w:id="848568074">
      <w:marLeft w:val="0"/>
      <w:marRight w:val="0"/>
      <w:marTop w:val="0"/>
      <w:marBottom w:val="0"/>
      <w:divBdr>
        <w:top w:val="none" w:sz="0" w:space="0" w:color="auto"/>
        <w:left w:val="none" w:sz="0" w:space="0" w:color="auto"/>
        <w:bottom w:val="none" w:sz="0" w:space="0" w:color="auto"/>
        <w:right w:val="none" w:sz="0" w:space="0" w:color="auto"/>
      </w:divBdr>
    </w:div>
    <w:div w:id="848640949">
      <w:marLeft w:val="0"/>
      <w:marRight w:val="0"/>
      <w:marTop w:val="0"/>
      <w:marBottom w:val="0"/>
      <w:divBdr>
        <w:top w:val="none" w:sz="0" w:space="0" w:color="auto"/>
        <w:left w:val="none" w:sz="0" w:space="0" w:color="auto"/>
        <w:bottom w:val="none" w:sz="0" w:space="0" w:color="auto"/>
        <w:right w:val="none" w:sz="0" w:space="0" w:color="auto"/>
      </w:divBdr>
    </w:div>
    <w:div w:id="848642808">
      <w:marLeft w:val="0"/>
      <w:marRight w:val="0"/>
      <w:marTop w:val="0"/>
      <w:marBottom w:val="0"/>
      <w:divBdr>
        <w:top w:val="none" w:sz="0" w:space="0" w:color="auto"/>
        <w:left w:val="none" w:sz="0" w:space="0" w:color="auto"/>
        <w:bottom w:val="none" w:sz="0" w:space="0" w:color="auto"/>
        <w:right w:val="none" w:sz="0" w:space="0" w:color="auto"/>
      </w:divBdr>
    </w:div>
    <w:div w:id="848643824">
      <w:marLeft w:val="0"/>
      <w:marRight w:val="0"/>
      <w:marTop w:val="0"/>
      <w:marBottom w:val="0"/>
      <w:divBdr>
        <w:top w:val="none" w:sz="0" w:space="0" w:color="auto"/>
        <w:left w:val="none" w:sz="0" w:space="0" w:color="auto"/>
        <w:bottom w:val="none" w:sz="0" w:space="0" w:color="auto"/>
        <w:right w:val="none" w:sz="0" w:space="0" w:color="auto"/>
      </w:divBdr>
    </w:div>
    <w:div w:id="848713021">
      <w:marLeft w:val="0"/>
      <w:marRight w:val="0"/>
      <w:marTop w:val="0"/>
      <w:marBottom w:val="0"/>
      <w:divBdr>
        <w:top w:val="none" w:sz="0" w:space="0" w:color="auto"/>
        <w:left w:val="none" w:sz="0" w:space="0" w:color="auto"/>
        <w:bottom w:val="none" w:sz="0" w:space="0" w:color="auto"/>
        <w:right w:val="none" w:sz="0" w:space="0" w:color="auto"/>
      </w:divBdr>
    </w:div>
    <w:div w:id="848717581">
      <w:marLeft w:val="0"/>
      <w:marRight w:val="0"/>
      <w:marTop w:val="0"/>
      <w:marBottom w:val="0"/>
      <w:divBdr>
        <w:top w:val="none" w:sz="0" w:space="0" w:color="auto"/>
        <w:left w:val="none" w:sz="0" w:space="0" w:color="auto"/>
        <w:bottom w:val="none" w:sz="0" w:space="0" w:color="auto"/>
        <w:right w:val="none" w:sz="0" w:space="0" w:color="auto"/>
      </w:divBdr>
    </w:div>
    <w:div w:id="848719517">
      <w:marLeft w:val="0"/>
      <w:marRight w:val="0"/>
      <w:marTop w:val="0"/>
      <w:marBottom w:val="0"/>
      <w:divBdr>
        <w:top w:val="none" w:sz="0" w:space="0" w:color="auto"/>
        <w:left w:val="none" w:sz="0" w:space="0" w:color="auto"/>
        <w:bottom w:val="none" w:sz="0" w:space="0" w:color="auto"/>
        <w:right w:val="none" w:sz="0" w:space="0" w:color="auto"/>
      </w:divBdr>
    </w:div>
    <w:div w:id="848761878">
      <w:marLeft w:val="0"/>
      <w:marRight w:val="0"/>
      <w:marTop w:val="0"/>
      <w:marBottom w:val="0"/>
      <w:divBdr>
        <w:top w:val="none" w:sz="0" w:space="0" w:color="auto"/>
        <w:left w:val="none" w:sz="0" w:space="0" w:color="auto"/>
        <w:bottom w:val="none" w:sz="0" w:space="0" w:color="auto"/>
        <w:right w:val="none" w:sz="0" w:space="0" w:color="auto"/>
      </w:divBdr>
    </w:div>
    <w:div w:id="848829904">
      <w:marLeft w:val="0"/>
      <w:marRight w:val="0"/>
      <w:marTop w:val="0"/>
      <w:marBottom w:val="0"/>
      <w:divBdr>
        <w:top w:val="none" w:sz="0" w:space="0" w:color="auto"/>
        <w:left w:val="none" w:sz="0" w:space="0" w:color="auto"/>
        <w:bottom w:val="none" w:sz="0" w:space="0" w:color="auto"/>
        <w:right w:val="none" w:sz="0" w:space="0" w:color="auto"/>
      </w:divBdr>
    </w:div>
    <w:div w:id="848910355">
      <w:marLeft w:val="0"/>
      <w:marRight w:val="0"/>
      <w:marTop w:val="0"/>
      <w:marBottom w:val="0"/>
      <w:divBdr>
        <w:top w:val="none" w:sz="0" w:space="0" w:color="auto"/>
        <w:left w:val="none" w:sz="0" w:space="0" w:color="auto"/>
        <w:bottom w:val="none" w:sz="0" w:space="0" w:color="auto"/>
        <w:right w:val="none" w:sz="0" w:space="0" w:color="auto"/>
      </w:divBdr>
    </w:div>
    <w:div w:id="848981593">
      <w:marLeft w:val="0"/>
      <w:marRight w:val="0"/>
      <w:marTop w:val="0"/>
      <w:marBottom w:val="0"/>
      <w:divBdr>
        <w:top w:val="none" w:sz="0" w:space="0" w:color="auto"/>
        <w:left w:val="none" w:sz="0" w:space="0" w:color="auto"/>
        <w:bottom w:val="none" w:sz="0" w:space="0" w:color="auto"/>
        <w:right w:val="none" w:sz="0" w:space="0" w:color="auto"/>
      </w:divBdr>
    </w:div>
    <w:div w:id="848984271">
      <w:marLeft w:val="0"/>
      <w:marRight w:val="0"/>
      <w:marTop w:val="0"/>
      <w:marBottom w:val="0"/>
      <w:divBdr>
        <w:top w:val="none" w:sz="0" w:space="0" w:color="auto"/>
        <w:left w:val="none" w:sz="0" w:space="0" w:color="auto"/>
        <w:bottom w:val="none" w:sz="0" w:space="0" w:color="auto"/>
        <w:right w:val="none" w:sz="0" w:space="0" w:color="auto"/>
      </w:divBdr>
    </w:div>
    <w:div w:id="849106834">
      <w:marLeft w:val="0"/>
      <w:marRight w:val="0"/>
      <w:marTop w:val="0"/>
      <w:marBottom w:val="0"/>
      <w:divBdr>
        <w:top w:val="none" w:sz="0" w:space="0" w:color="auto"/>
        <w:left w:val="none" w:sz="0" w:space="0" w:color="auto"/>
        <w:bottom w:val="none" w:sz="0" w:space="0" w:color="auto"/>
        <w:right w:val="none" w:sz="0" w:space="0" w:color="auto"/>
      </w:divBdr>
    </w:div>
    <w:div w:id="849107583">
      <w:marLeft w:val="0"/>
      <w:marRight w:val="0"/>
      <w:marTop w:val="0"/>
      <w:marBottom w:val="0"/>
      <w:divBdr>
        <w:top w:val="none" w:sz="0" w:space="0" w:color="auto"/>
        <w:left w:val="none" w:sz="0" w:space="0" w:color="auto"/>
        <w:bottom w:val="none" w:sz="0" w:space="0" w:color="auto"/>
        <w:right w:val="none" w:sz="0" w:space="0" w:color="auto"/>
      </w:divBdr>
    </w:div>
    <w:div w:id="849177421">
      <w:marLeft w:val="0"/>
      <w:marRight w:val="0"/>
      <w:marTop w:val="0"/>
      <w:marBottom w:val="0"/>
      <w:divBdr>
        <w:top w:val="none" w:sz="0" w:space="0" w:color="auto"/>
        <w:left w:val="none" w:sz="0" w:space="0" w:color="auto"/>
        <w:bottom w:val="none" w:sz="0" w:space="0" w:color="auto"/>
        <w:right w:val="none" w:sz="0" w:space="0" w:color="auto"/>
      </w:divBdr>
    </w:div>
    <w:div w:id="849298693">
      <w:marLeft w:val="0"/>
      <w:marRight w:val="0"/>
      <w:marTop w:val="0"/>
      <w:marBottom w:val="0"/>
      <w:divBdr>
        <w:top w:val="none" w:sz="0" w:space="0" w:color="auto"/>
        <w:left w:val="none" w:sz="0" w:space="0" w:color="auto"/>
        <w:bottom w:val="none" w:sz="0" w:space="0" w:color="auto"/>
        <w:right w:val="none" w:sz="0" w:space="0" w:color="auto"/>
      </w:divBdr>
    </w:div>
    <w:div w:id="849372888">
      <w:marLeft w:val="0"/>
      <w:marRight w:val="0"/>
      <w:marTop w:val="0"/>
      <w:marBottom w:val="0"/>
      <w:divBdr>
        <w:top w:val="none" w:sz="0" w:space="0" w:color="auto"/>
        <w:left w:val="none" w:sz="0" w:space="0" w:color="auto"/>
        <w:bottom w:val="none" w:sz="0" w:space="0" w:color="auto"/>
        <w:right w:val="none" w:sz="0" w:space="0" w:color="auto"/>
      </w:divBdr>
    </w:div>
    <w:div w:id="849373598">
      <w:marLeft w:val="0"/>
      <w:marRight w:val="0"/>
      <w:marTop w:val="0"/>
      <w:marBottom w:val="0"/>
      <w:divBdr>
        <w:top w:val="none" w:sz="0" w:space="0" w:color="auto"/>
        <w:left w:val="none" w:sz="0" w:space="0" w:color="auto"/>
        <w:bottom w:val="none" w:sz="0" w:space="0" w:color="auto"/>
        <w:right w:val="none" w:sz="0" w:space="0" w:color="auto"/>
      </w:divBdr>
    </w:div>
    <w:div w:id="849376421">
      <w:marLeft w:val="0"/>
      <w:marRight w:val="0"/>
      <w:marTop w:val="0"/>
      <w:marBottom w:val="0"/>
      <w:divBdr>
        <w:top w:val="none" w:sz="0" w:space="0" w:color="auto"/>
        <w:left w:val="none" w:sz="0" w:space="0" w:color="auto"/>
        <w:bottom w:val="none" w:sz="0" w:space="0" w:color="auto"/>
        <w:right w:val="none" w:sz="0" w:space="0" w:color="auto"/>
      </w:divBdr>
    </w:div>
    <w:div w:id="849416004">
      <w:marLeft w:val="0"/>
      <w:marRight w:val="0"/>
      <w:marTop w:val="0"/>
      <w:marBottom w:val="0"/>
      <w:divBdr>
        <w:top w:val="none" w:sz="0" w:space="0" w:color="auto"/>
        <w:left w:val="none" w:sz="0" w:space="0" w:color="auto"/>
        <w:bottom w:val="none" w:sz="0" w:space="0" w:color="auto"/>
        <w:right w:val="none" w:sz="0" w:space="0" w:color="auto"/>
      </w:divBdr>
    </w:div>
    <w:div w:id="849444353">
      <w:marLeft w:val="0"/>
      <w:marRight w:val="0"/>
      <w:marTop w:val="0"/>
      <w:marBottom w:val="0"/>
      <w:divBdr>
        <w:top w:val="none" w:sz="0" w:space="0" w:color="auto"/>
        <w:left w:val="none" w:sz="0" w:space="0" w:color="auto"/>
        <w:bottom w:val="none" w:sz="0" w:space="0" w:color="auto"/>
        <w:right w:val="none" w:sz="0" w:space="0" w:color="auto"/>
      </w:divBdr>
    </w:div>
    <w:div w:id="849490217">
      <w:marLeft w:val="0"/>
      <w:marRight w:val="0"/>
      <w:marTop w:val="0"/>
      <w:marBottom w:val="0"/>
      <w:divBdr>
        <w:top w:val="none" w:sz="0" w:space="0" w:color="auto"/>
        <w:left w:val="none" w:sz="0" w:space="0" w:color="auto"/>
        <w:bottom w:val="none" w:sz="0" w:space="0" w:color="auto"/>
        <w:right w:val="none" w:sz="0" w:space="0" w:color="auto"/>
      </w:divBdr>
    </w:div>
    <w:div w:id="849490287">
      <w:marLeft w:val="0"/>
      <w:marRight w:val="0"/>
      <w:marTop w:val="0"/>
      <w:marBottom w:val="0"/>
      <w:divBdr>
        <w:top w:val="none" w:sz="0" w:space="0" w:color="auto"/>
        <w:left w:val="none" w:sz="0" w:space="0" w:color="auto"/>
        <w:bottom w:val="none" w:sz="0" w:space="0" w:color="auto"/>
        <w:right w:val="none" w:sz="0" w:space="0" w:color="auto"/>
      </w:divBdr>
    </w:div>
    <w:div w:id="849637619">
      <w:marLeft w:val="0"/>
      <w:marRight w:val="0"/>
      <w:marTop w:val="0"/>
      <w:marBottom w:val="0"/>
      <w:divBdr>
        <w:top w:val="none" w:sz="0" w:space="0" w:color="auto"/>
        <w:left w:val="none" w:sz="0" w:space="0" w:color="auto"/>
        <w:bottom w:val="none" w:sz="0" w:space="0" w:color="auto"/>
        <w:right w:val="none" w:sz="0" w:space="0" w:color="auto"/>
      </w:divBdr>
    </w:div>
    <w:div w:id="849680613">
      <w:marLeft w:val="0"/>
      <w:marRight w:val="0"/>
      <w:marTop w:val="0"/>
      <w:marBottom w:val="0"/>
      <w:divBdr>
        <w:top w:val="none" w:sz="0" w:space="0" w:color="auto"/>
        <w:left w:val="none" w:sz="0" w:space="0" w:color="auto"/>
        <w:bottom w:val="none" w:sz="0" w:space="0" w:color="auto"/>
        <w:right w:val="none" w:sz="0" w:space="0" w:color="auto"/>
      </w:divBdr>
    </w:div>
    <w:div w:id="849832991">
      <w:marLeft w:val="0"/>
      <w:marRight w:val="0"/>
      <w:marTop w:val="0"/>
      <w:marBottom w:val="0"/>
      <w:divBdr>
        <w:top w:val="none" w:sz="0" w:space="0" w:color="auto"/>
        <w:left w:val="none" w:sz="0" w:space="0" w:color="auto"/>
        <w:bottom w:val="none" w:sz="0" w:space="0" w:color="auto"/>
        <w:right w:val="none" w:sz="0" w:space="0" w:color="auto"/>
      </w:divBdr>
    </w:div>
    <w:div w:id="850028857">
      <w:marLeft w:val="0"/>
      <w:marRight w:val="0"/>
      <w:marTop w:val="0"/>
      <w:marBottom w:val="0"/>
      <w:divBdr>
        <w:top w:val="none" w:sz="0" w:space="0" w:color="auto"/>
        <w:left w:val="none" w:sz="0" w:space="0" w:color="auto"/>
        <w:bottom w:val="none" w:sz="0" w:space="0" w:color="auto"/>
        <w:right w:val="none" w:sz="0" w:space="0" w:color="auto"/>
      </w:divBdr>
    </w:div>
    <w:div w:id="850071663">
      <w:marLeft w:val="0"/>
      <w:marRight w:val="0"/>
      <w:marTop w:val="0"/>
      <w:marBottom w:val="0"/>
      <w:divBdr>
        <w:top w:val="none" w:sz="0" w:space="0" w:color="auto"/>
        <w:left w:val="none" w:sz="0" w:space="0" w:color="auto"/>
        <w:bottom w:val="none" w:sz="0" w:space="0" w:color="auto"/>
        <w:right w:val="none" w:sz="0" w:space="0" w:color="auto"/>
      </w:divBdr>
    </w:div>
    <w:div w:id="850072826">
      <w:marLeft w:val="0"/>
      <w:marRight w:val="0"/>
      <w:marTop w:val="0"/>
      <w:marBottom w:val="0"/>
      <w:divBdr>
        <w:top w:val="none" w:sz="0" w:space="0" w:color="auto"/>
        <w:left w:val="none" w:sz="0" w:space="0" w:color="auto"/>
        <w:bottom w:val="none" w:sz="0" w:space="0" w:color="auto"/>
        <w:right w:val="none" w:sz="0" w:space="0" w:color="auto"/>
      </w:divBdr>
    </w:div>
    <w:div w:id="850217757">
      <w:marLeft w:val="0"/>
      <w:marRight w:val="0"/>
      <w:marTop w:val="0"/>
      <w:marBottom w:val="0"/>
      <w:divBdr>
        <w:top w:val="none" w:sz="0" w:space="0" w:color="auto"/>
        <w:left w:val="none" w:sz="0" w:space="0" w:color="auto"/>
        <w:bottom w:val="none" w:sz="0" w:space="0" w:color="auto"/>
        <w:right w:val="none" w:sz="0" w:space="0" w:color="auto"/>
      </w:divBdr>
    </w:div>
    <w:div w:id="850221132">
      <w:marLeft w:val="0"/>
      <w:marRight w:val="0"/>
      <w:marTop w:val="0"/>
      <w:marBottom w:val="0"/>
      <w:divBdr>
        <w:top w:val="none" w:sz="0" w:space="0" w:color="auto"/>
        <w:left w:val="none" w:sz="0" w:space="0" w:color="auto"/>
        <w:bottom w:val="none" w:sz="0" w:space="0" w:color="auto"/>
        <w:right w:val="none" w:sz="0" w:space="0" w:color="auto"/>
      </w:divBdr>
    </w:div>
    <w:div w:id="850293651">
      <w:bodyDiv w:val="1"/>
      <w:marLeft w:val="0"/>
      <w:marRight w:val="0"/>
      <w:marTop w:val="0"/>
      <w:marBottom w:val="0"/>
      <w:divBdr>
        <w:top w:val="none" w:sz="0" w:space="0" w:color="auto"/>
        <w:left w:val="none" w:sz="0" w:space="0" w:color="auto"/>
        <w:bottom w:val="none" w:sz="0" w:space="0" w:color="auto"/>
        <w:right w:val="none" w:sz="0" w:space="0" w:color="auto"/>
      </w:divBdr>
    </w:div>
    <w:div w:id="850296109">
      <w:marLeft w:val="0"/>
      <w:marRight w:val="0"/>
      <w:marTop w:val="0"/>
      <w:marBottom w:val="0"/>
      <w:divBdr>
        <w:top w:val="none" w:sz="0" w:space="0" w:color="auto"/>
        <w:left w:val="none" w:sz="0" w:space="0" w:color="auto"/>
        <w:bottom w:val="none" w:sz="0" w:space="0" w:color="auto"/>
        <w:right w:val="none" w:sz="0" w:space="0" w:color="auto"/>
      </w:divBdr>
    </w:div>
    <w:div w:id="850336657">
      <w:marLeft w:val="0"/>
      <w:marRight w:val="0"/>
      <w:marTop w:val="0"/>
      <w:marBottom w:val="0"/>
      <w:divBdr>
        <w:top w:val="none" w:sz="0" w:space="0" w:color="auto"/>
        <w:left w:val="none" w:sz="0" w:space="0" w:color="auto"/>
        <w:bottom w:val="none" w:sz="0" w:space="0" w:color="auto"/>
        <w:right w:val="none" w:sz="0" w:space="0" w:color="auto"/>
      </w:divBdr>
    </w:div>
    <w:div w:id="850532224">
      <w:marLeft w:val="0"/>
      <w:marRight w:val="0"/>
      <w:marTop w:val="0"/>
      <w:marBottom w:val="0"/>
      <w:divBdr>
        <w:top w:val="none" w:sz="0" w:space="0" w:color="auto"/>
        <w:left w:val="none" w:sz="0" w:space="0" w:color="auto"/>
        <w:bottom w:val="none" w:sz="0" w:space="0" w:color="auto"/>
        <w:right w:val="none" w:sz="0" w:space="0" w:color="auto"/>
      </w:divBdr>
    </w:div>
    <w:div w:id="850535602">
      <w:marLeft w:val="0"/>
      <w:marRight w:val="0"/>
      <w:marTop w:val="0"/>
      <w:marBottom w:val="0"/>
      <w:divBdr>
        <w:top w:val="none" w:sz="0" w:space="0" w:color="auto"/>
        <w:left w:val="none" w:sz="0" w:space="0" w:color="auto"/>
        <w:bottom w:val="none" w:sz="0" w:space="0" w:color="auto"/>
        <w:right w:val="none" w:sz="0" w:space="0" w:color="auto"/>
      </w:divBdr>
    </w:div>
    <w:div w:id="850535930">
      <w:marLeft w:val="0"/>
      <w:marRight w:val="0"/>
      <w:marTop w:val="0"/>
      <w:marBottom w:val="0"/>
      <w:divBdr>
        <w:top w:val="none" w:sz="0" w:space="0" w:color="auto"/>
        <w:left w:val="none" w:sz="0" w:space="0" w:color="auto"/>
        <w:bottom w:val="none" w:sz="0" w:space="0" w:color="auto"/>
        <w:right w:val="none" w:sz="0" w:space="0" w:color="auto"/>
      </w:divBdr>
    </w:div>
    <w:div w:id="850677502">
      <w:marLeft w:val="0"/>
      <w:marRight w:val="0"/>
      <w:marTop w:val="0"/>
      <w:marBottom w:val="0"/>
      <w:divBdr>
        <w:top w:val="none" w:sz="0" w:space="0" w:color="auto"/>
        <w:left w:val="none" w:sz="0" w:space="0" w:color="auto"/>
        <w:bottom w:val="none" w:sz="0" w:space="0" w:color="auto"/>
        <w:right w:val="none" w:sz="0" w:space="0" w:color="auto"/>
      </w:divBdr>
    </w:div>
    <w:div w:id="850803780">
      <w:marLeft w:val="0"/>
      <w:marRight w:val="0"/>
      <w:marTop w:val="0"/>
      <w:marBottom w:val="0"/>
      <w:divBdr>
        <w:top w:val="none" w:sz="0" w:space="0" w:color="auto"/>
        <w:left w:val="none" w:sz="0" w:space="0" w:color="auto"/>
        <w:bottom w:val="none" w:sz="0" w:space="0" w:color="auto"/>
        <w:right w:val="none" w:sz="0" w:space="0" w:color="auto"/>
      </w:divBdr>
    </w:div>
    <w:div w:id="850870722">
      <w:marLeft w:val="0"/>
      <w:marRight w:val="0"/>
      <w:marTop w:val="0"/>
      <w:marBottom w:val="0"/>
      <w:divBdr>
        <w:top w:val="none" w:sz="0" w:space="0" w:color="auto"/>
        <w:left w:val="none" w:sz="0" w:space="0" w:color="auto"/>
        <w:bottom w:val="none" w:sz="0" w:space="0" w:color="auto"/>
        <w:right w:val="none" w:sz="0" w:space="0" w:color="auto"/>
      </w:divBdr>
    </w:div>
    <w:div w:id="850921169">
      <w:marLeft w:val="0"/>
      <w:marRight w:val="0"/>
      <w:marTop w:val="0"/>
      <w:marBottom w:val="0"/>
      <w:divBdr>
        <w:top w:val="none" w:sz="0" w:space="0" w:color="auto"/>
        <w:left w:val="none" w:sz="0" w:space="0" w:color="auto"/>
        <w:bottom w:val="none" w:sz="0" w:space="0" w:color="auto"/>
        <w:right w:val="none" w:sz="0" w:space="0" w:color="auto"/>
      </w:divBdr>
    </w:div>
    <w:div w:id="850948954">
      <w:marLeft w:val="0"/>
      <w:marRight w:val="0"/>
      <w:marTop w:val="0"/>
      <w:marBottom w:val="0"/>
      <w:divBdr>
        <w:top w:val="none" w:sz="0" w:space="0" w:color="auto"/>
        <w:left w:val="none" w:sz="0" w:space="0" w:color="auto"/>
        <w:bottom w:val="none" w:sz="0" w:space="0" w:color="auto"/>
        <w:right w:val="none" w:sz="0" w:space="0" w:color="auto"/>
      </w:divBdr>
    </w:div>
    <w:div w:id="850988838">
      <w:marLeft w:val="0"/>
      <w:marRight w:val="0"/>
      <w:marTop w:val="0"/>
      <w:marBottom w:val="0"/>
      <w:divBdr>
        <w:top w:val="none" w:sz="0" w:space="0" w:color="auto"/>
        <w:left w:val="none" w:sz="0" w:space="0" w:color="auto"/>
        <w:bottom w:val="none" w:sz="0" w:space="0" w:color="auto"/>
        <w:right w:val="none" w:sz="0" w:space="0" w:color="auto"/>
      </w:divBdr>
    </w:div>
    <w:div w:id="851064118">
      <w:marLeft w:val="0"/>
      <w:marRight w:val="0"/>
      <w:marTop w:val="0"/>
      <w:marBottom w:val="0"/>
      <w:divBdr>
        <w:top w:val="none" w:sz="0" w:space="0" w:color="auto"/>
        <w:left w:val="none" w:sz="0" w:space="0" w:color="auto"/>
        <w:bottom w:val="none" w:sz="0" w:space="0" w:color="auto"/>
        <w:right w:val="none" w:sz="0" w:space="0" w:color="auto"/>
      </w:divBdr>
    </w:div>
    <w:div w:id="851071797">
      <w:marLeft w:val="0"/>
      <w:marRight w:val="0"/>
      <w:marTop w:val="0"/>
      <w:marBottom w:val="0"/>
      <w:divBdr>
        <w:top w:val="none" w:sz="0" w:space="0" w:color="auto"/>
        <w:left w:val="none" w:sz="0" w:space="0" w:color="auto"/>
        <w:bottom w:val="none" w:sz="0" w:space="0" w:color="auto"/>
        <w:right w:val="none" w:sz="0" w:space="0" w:color="auto"/>
      </w:divBdr>
    </w:div>
    <w:div w:id="851072354">
      <w:marLeft w:val="0"/>
      <w:marRight w:val="0"/>
      <w:marTop w:val="0"/>
      <w:marBottom w:val="0"/>
      <w:divBdr>
        <w:top w:val="none" w:sz="0" w:space="0" w:color="auto"/>
        <w:left w:val="none" w:sz="0" w:space="0" w:color="auto"/>
        <w:bottom w:val="none" w:sz="0" w:space="0" w:color="auto"/>
        <w:right w:val="none" w:sz="0" w:space="0" w:color="auto"/>
      </w:divBdr>
    </w:div>
    <w:div w:id="851333491">
      <w:marLeft w:val="0"/>
      <w:marRight w:val="0"/>
      <w:marTop w:val="0"/>
      <w:marBottom w:val="0"/>
      <w:divBdr>
        <w:top w:val="none" w:sz="0" w:space="0" w:color="auto"/>
        <w:left w:val="none" w:sz="0" w:space="0" w:color="auto"/>
        <w:bottom w:val="none" w:sz="0" w:space="0" w:color="auto"/>
        <w:right w:val="none" w:sz="0" w:space="0" w:color="auto"/>
      </w:divBdr>
    </w:div>
    <w:div w:id="851382896">
      <w:marLeft w:val="0"/>
      <w:marRight w:val="0"/>
      <w:marTop w:val="0"/>
      <w:marBottom w:val="0"/>
      <w:divBdr>
        <w:top w:val="none" w:sz="0" w:space="0" w:color="auto"/>
        <w:left w:val="none" w:sz="0" w:space="0" w:color="auto"/>
        <w:bottom w:val="none" w:sz="0" w:space="0" w:color="auto"/>
        <w:right w:val="none" w:sz="0" w:space="0" w:color="auto"/>
      </w:divBdr>
    </w:div>
    <w:div w:id="851409702">
      <w:marLeft w:val="0"/>
      <w:marRight w:val="0"/>
      <w:marTop w:val="0"/>
      <w:marBottom w:val="0"/>
      <w:divBdr>
        <w:top w:val="none" w:sz="0" w:space="0" w:color="auto"/>
        <w:left w:val="none" w:sz="0" w:space="0" w:color="auto"/>
        <w:bottom w:val="none" w:sz="0" w:space="0" w:color="auto"/>
        <w:right w:val="none" w:sz="0" w:space="0" w:color="auto"/>
      </w:divBdr>
    </w:div>
    <w:div w:id="851456108">
      <w:marLeft w:val="0"/>
      <w:marRight w:val="0"/>
      <w:marTop w:val="0"/>
      <w:marBottom w:val="0"/>
      <w:divBdr>
        <w:top w:val="none" w:sz="0" w:space="0" w:color="auto"/>
        <w:left w:val="none" w:sz="0" w:space="0" w:color="auto"/>
        <w:bottom w:val="none" w:sz="0" w:space="0" w:color="auto"/>
        <w:right w:val="none" w:sz="0" w:space="0" w:color="auto"/>
      </w:divBdr>
    </w:div>
    <w:div w:id="851526412">
      <w:marLeft w:val="0"/>
      <w:marRight w:val="0"/>
      <w:marTop w:val="0"/>
      <w:marBottom w:val="0"/>
      <w:divBdr>
        <w:top w:val="none" w:sz="0" w:space="0" w:color="auto"/>
        <w:left w:val="none" w:sz="0" w:space="0" w:color="auto"/>
        <w:bottom w:val="none" w:sz="0" w:space="0" w:color="auto"/>
        <w:right w:val="none" w:sz="0" w:space="0" w:color="auto"/>
      </w:divBdr>
    </w:div>
    <w:div w:id="851728310">
      <w:marLeft w:val="0"/>
      <w:marRight w:val="0"/>
      <w:marTop w:val="0"/>
      <w:marBottom w:val="0"/>
      <w:divBdr>
        <w:top w:val="none" w:sz="0" w:space="0" w:color="auto"/>
        <w:left w:val="none" w:sz="0" w:space="0" w:color="auto"/>
        <w:bottom w:val="none" w:sz="0" w:space="0" w:color="auto"/>
        <w:right w:val="none" w:sz="0" w:space="0" w:color="auto"/>
      </w:divBdr>
    </w:div>
    <w:div w:id="851728475">
      <w:marLeft w:val="0"/>
      <w:marRight w:val="0"/>
      <w:marTop w:val="0"/>
      <w:marBottom w:val="0"/>
      <w:divBdr>
        <w:top w:val="none" w:sz="0" w:space="0" w:color="auto"/>
        <w:left w:val="none" w:sz="0" w:space="0" w:color="auto"/>
        <w:bottom w:val="none" w:sz="0" w:space="0" w:color="auto"/>
        <w:right w:val="none" w:sz="0" w:space="0" w:color="auto"/>
      </w:divBdr>
    </w:div>
    <w:div w:id="851796288">
      <w:marLeft w:val="0"/>
      <w:marRight w:val="0"/>
      <w:marTop w:val="0"/>
      <w:marBottom w:val="0"/>
      <w:divBdr>
        <w:top w:val="none" w:sz="0" w:space="0" w:color="auto"/>
        <w:left w:val="none" w:sz="0" w:space="0" w:color="auto"/>
        <w:bottom w:val="none" w:sz="0" w:space="0" w:color="auto"/>
        <w:right w:val="none" w:sz="0" w:space="0" w:color="auto"/>
      </w:divBdr>
    </w:div>
    <w:div w:id="851837009">
      <w:marLeft w:val="0"/>
      <w:marRight w:val="0"/>
      <w:marTop w:val="0"/>
      <w:marBottom w:val="0"/>
      <w:divBdr>
        <w:top w:val="none" w:sz="0" w:space="0" w:color="auto"/>
        <w:left w:val="none" w:sz="0" w:space="0" w:color="auto"/>
        <w:bottom w:val="none" w:sz="0" w:space="0" w:color="auto"/>
        <w:right w:val="none" w:sz="0" w:space="0" w:color="auto"/>
      </w:divBdr>
    </w:div>
    <w:div w:id="851919024">
      <w:marLeft w:val="0"/>
      <w:marRight w:val="0"/>
      <w:marTop w:val="0"/>
      <w:marBottom w:val="0"/>
      <w:divBdr>
        <w:top w:val="none" w:sz="0" w:space="0" w:color="auto"/>
        <w:left w:val="none" w:sz="0" w:space="0" w:color="auto"/>
        <w:bottom w:val="none" w:sz="0" w:space="0" w:color="auto"/>
        <w:right w:val="none" w:sz="0" w:space="0" w:color="auto"/>
      </w:divBdr>
    </w:div>
    <w:div w:id="852035968">
      <w:marLeft w:val="0"/>
      <w:marRight w:val="0"/>
      <w:marTop w:val="0"/>
      <w:marBottom w:val="0"/>
      <w:divBdr>
        <w:top w:val="none" w:sz="0" w:space="0" w:color="auto"/>
        <w:left w:val="none" w:sz="0" w:space="0" w:color="auto"/>
        <w:bottom w:val="none" w:sz="0" w:space="0" w:color="auto"/>
        <w:right w:val="none" w:sz="0" w:space="0" w:color="auto"/>
      </w:divBdr>
    </w:div>
    <w:div w:id="852260153">
      <w:marLeft w:val="0"/>
      <w:marRight w:val="0"/>
      <w:marTop w:val="0"/>
      <w:marBottom w:val="0"/>
      <w:divBdr>
        <w:top w:val="none" w:sz="0" w:space="0" w:color="auto"/>
        <w:left w:val="none" w:sz="0" w:space="0" w:color="auto"/>
        <w:bottom w:val="none" w:sz="0" w:space="0" w:color="auto"/>
        <w:right w:val="none" w:sz="0" w:space="0" w:color="auto"/>
      </w:divBdr>
    </w:div>
    <w:div w:id="852376218">
      <w:marLeft w:val="0"/>
      <w:marRight w:val="0"/>
      <w:marTop w:val="0"/>
      <w:marBottom w:val="0"/>
      <w:divBdr>
        <w:top w:val="none" w:sz="0" w:space="0" w:color="auto"/>
        <w:left w:val="none" w:sz="0" w:space="0" w:color="auto"/>
        <w:bottom w:val="none" w:sz="0" w:space="0" w:color="auto"/>
        <w:right w:val="none" w:sz="0" w:space="0" w:color="auto"/>
      </w:divBdr>
    </w:div>
    <w:div w:id="852376902">
      <w:marLeft w:val="0"/>
      <w:marRight w:val="0"/>
      <w:marTop w:val="0"/>
      <w:marBottom w:val="0"/>
      <w:divBdr>
        <w:top w:val="none" w:sz="0" w:space="0" w:color="auto"/>
        <w:left w:val="none" w:sz="0" w:space="0" w:color="auto"/>
        <w:bottom w:val="none" w:sz="0" w:space="0" w:color="auto"/>
        <w:right w:val="none" w:sz="0" w:space="0" w:color="auto"/>
      </w:divBdr>
    </w:div>
    <w:div w:id="852381026">
      <w:marLeft w:val="0"/>
      <w:marRight w:val="0"/>
      <w:marTop w:val="0"/>
      <w:marBottom w:val="0"/>
      <w:divBdr>
        <w:top w:val="none" w:sz="0" w:space="0" w:color="auto"/>
        <w:left w:val="none" w:sz="0" w:space="0" w:color="auto"/>
        <w:bottom w:val="none" w:sz="0" w:space="0" w:color="auto"/>
        <w:right w:val="none" w:sz="0" w:space="0" w:color="auto"/>
      </w:divBdr>
    </w:div>
    <w:div w:id="852451391">
      <w:marLeft w:val="0"/>
      <w:marRight w:val="0"/>
      <w:marTop w:val="0"/>
      <w:marBottom w:val="0"/>
      <w:divBdr>
        <w:top w:val="none" w:sz="0" w:space="0" w:color="auto"/>
        <w:left w:val="none" w:sz="0" w:space="0" w:color="auto"/>
        <w:bottom w:val="none" w:sz="0" w:space="0" w:color="auto"/>
        <w:right w:val="none" w:sz="0" w:space="0" w:color="auto"/>
      </w:divBdr>
    </w:div>
    <w:div w:id="852456669">
      <w:marLeft w:val="0"/>
      <w:marRight w:val="0"/>
      <w:marTop w:val="0"/>
      <w:marBottom w:val="0"/>
      <w:divBdr>
        <w:top w:val="none" w:sz="0" w:space="0" w:color="auto"/>
        <w:left w:val="none" w:sz="0" w:space="0" w:color="auto"/>
        <w:bottom w:val="none" w:sz="0" w:space="0" w:color="auto"/>
        <w:right w:val="none" w:sz="0" w:space="0" w:color="auto"/>
      </w:divBdr>
    </w:div>
    <w:div w:id="852500370">
      <w:marLeft w:val="0"/>
      <w:marRight w:val="0"/>
      <w:marTop w:val="0"/>
      <w:marBottom w:val="0"/>
      <w:divBdr>
        <w:top w:val="none" w:sz="0" w:space="0" w:color="auto"/>
        <w:left w:val="none" w:sz="0" w:space="0" w:color="auto"/>
        <w:bottom w:val="none" w:sz="0" w:space="0" w:color="auto"/>
        <w:right w:val="none" w:sz="0" w:space="0" w:color="auto"/>
      </w:divBdr>
    </w:div>
    <w:div w:id="852573423">
      <w:marLeft w:val="0"/>
      <w:marRight w:val="0"/>
      <w:marTop w:val="0"/>
      <w:marBottom w:val="0"/>
      <w:divBdr>
        <w:top w:val="none" w:sz="0" w:space="0" w:color="auto"/>
        <w:left w:val="none" w:sz="0" w:space="0" w:color="auto"/>
        <w:bottom w:val="none" w:sz="0" w:space="0" w:color="auto"/>
        <w:right w:val="none" w:sz="0" w:space="0" w:color="auto"/>
      </w:divBdr>
    </w:div>
    <w:div w:id="852644216">
      <w:marLeft w:val="0"/>
      <w:marRight w:val="0"/>
      <w:marTop w:val="0"/>
      <w:marBottom w:val="0"/>
      <w:divBdr>
        <w:top w:val="none" w:sz="0" w:space="0" w:color="auto"/>
        <w:left w:val="none" w:sz="0" w:space="0" w:color="auto"/>
        <w:bottom w:val="none" w:sz="0" w:space="0" w:color="auto"/>
        <w:right w:val="none" w:sz="0" w:space="0" w:color="auto"/>
      </w:divBdr>
    </w:div>
    <w:div w:id="852651003">
      <w:marLeft w:val="0"/>
      <w:marRight w:val="0"/>
      <w:marTop w:val="0"/>
      <w:marBottom w:val="0"/>
      <w:divBdr>
        <w:top w:val="none" w:sz="0" w:space="0" w:color="auto"/>
        <w:left w:val="none" w:sz="0" w:space="0" w:color="auto"/>
        <w:bottom w:val="none" w:sz="0" w:space="0" w:color="auto"/>
        <w:right w:val="none" w:sz="0" w:space="0" w:color="auto"/>
      </w:divBdr>
    </w:div>
    <w:div w:id="852836576">
      <w:marLeft w:val="0"/>
      <w:marRight w:val="0"/>
      <w:marTop w:val="0"/>
      <w:marBottom w:val="0"/>
      <w:divBdr>
        <w:top w:val="none" w:sz="0" w:space="0" w:color="auto"/>
        <w:left w:val="none" w:sz="0" w:space="0" w:color="auto"/>
        <w:bottom w:val="none" w:sz="0" w:space="0" w:color="auto"/>
        <w:right w:val="none" w:sz="0" w:space="0" w:color="auto"/>
      </w:divBdr>
    </w:div>
    <w:div w:id="852839849">
      <w:marLeft w:val="0"/>
      <w:marRight w:val="0"/>
      <w:marTop w:val="0"/>
      <w:marBottom w:val="0"/>
      <w:divBdr>
        <w:top w:val="none" w:sz="0" w:space="0" w:color="auto"/>
        <w:left w:val="none" w:sz="0" w:space="0" w:color="auto"/>
        <w:bottom w:val="none" w:sz="0" w:space="0" w:color="auto"/>
        <w:right w:val="none" w:sz="0" w:space="0" w:color="auto"/>
      </w:divBdr>
    </w:div>
    <w:div w:id="852887165">
      <w:marLeft w:val="0"/>
      <w:marRight w:val="0"/>
      <w:marTop w:val="0"/>
      <w:marBottom w:val="0"/>
      <w:divBdr>
        <w:top w:val="none" w:sz="0" w:space="0" w:color="auto"/>
        <w:left w:val="none" w:sz="0" w:space="0" w:color="auto"/>
        <w:bottom w:val="none" w:sz="0" w:space="0" w:color="auto"/>
        <w:right w:val="none" w:sz="0" w:space="0" w:color="auto"/>
      </w:divBdr>
    </w:div>
    <w:div w:id="852916851">
      <w:marLeft w:val="0"/>
      <w:marRight w:val="0"/>
      <w:marTop w:val="0"/>
      <w:marBottom w:val="0"/>
      <w:divBdr>
        <w:top w:val="none" w:sz="0" w:space="0" w:color="auto"/>
        <w:left w:val="none" w:sz="0" w:space="0" w:color="auto"/>
        <w:bottom w:val="none" w:sz="0" w:space="0" w:color="auto"/>
        <w:right w:val="none" w:sz="0" w:space="0" w:color="auto"/>
      </w:divBdr>
    </w:div>
    <w:div w:id="852958994">
      <w:bodyDiv w:val="1"/>
      <w:marLeft w:val="0"/>
      <w:marRight w:val="0"/>
      <w:marTop w:val="0"/>
      <w:marBottom w:val="0"/>
      <w:divBdr>
        <w:top w:val="none" w:sz="0" w:space="0" w:color="auto"/>
        <w:left w:val="none" w:sz="0" w:space="0" w:color="auto"/>
        <w:bottom w:val="none" w:sz="0" w:space="0" w:color="auto"/>
        <w:right w:val="none" w:sz="0" w:space="0" w:color="auto"/>
      </w:divBdr>
    </w:div>
    <w:div w:id="853030844">
      <w:marLeft w:val="0"/>
      <w:marRight w:val="0"/>
      <w:marTop w:val="0"/>
      <w:marBottom w:val="0"/>
      <w:divBdr>
        <w:top w:val="none" w:sz="0" w:space="0" w:color="auto"/>
        <w:left w:val="none" w:sz="0" w:space="0" w:color="auto"/>
        <w:bottom w:val="none" w:sz="0" w:space="0" w:color="auto"/>
        <w:right w:val="none" w:sz="0" w:space="0" w:color="auto"/>
      </w:divBdr>
    </w:div>
    <w:div w:id="853301141">
      <w:marLeft w:val="0"/>
      <w:marRight w:val="0"/>
      <w:marTop w:val="0"/>
      <w:marBottom w:val="0"/>
      <w:divBdr>
        <w:top w:val="none" w:sz="0" w:space="0" w:color="auto"/>
        <w:left w:val="none" w:sz="0" w:space="0" w:color="auto"/>
        <w:bottom w:val="none" w:sz="0" w:space="0" w:color="auto"/>
        <w:right w:val="none" w:sz="0" w:space="0" w:color="auto"/>
      </w:divBdr>
    </w:div>
    <w:div w:id="853303826">
      <w:marLeft w:val="0"/>
      <w:marRight w:val="0"/>
      <w:marTop w:val="0"/>
      <w:marBottom w:val="0"/>
      <w:divBdr>
        <w:top w:val="none" w:sz="0" w:space="0" w:color="auto"/>
        <w:left w:val="none" w:sz="0" w:space="0" w:color="auto"/>
        <w:bottom w:val="none" w:sz="0" w:space="0" w:color="auto"/>
        <w:right w:val="none" w:sz="0" w:space="0" w:color="auto"/>
      </w:divBdr>
    </w:div>
    <w:div w:id="853418058">
      <w:marLeft w:val="0"/>
      <w:marRight w:val="0"/>
      <w:marTop w:val="0"/>
      <w:marBottom w:val="0"/>
      <w:divBdr>
        <w:top w:val="none" w:sz="0" w:space="0" w:color="auto"/>
        <w:left w:val="none" w:sz="0" w:space="0" w:color="auto"/>
        <w:bottom w:val="none" w:sz="0" w:space="0" w:color="auto"/>
        <w:right w:val="none" w:sz="0" w:space="0" w:color="auto"/>
      </w:divBdr>
    </w:div>
    <w:div w:id="853422428">
      <w:marLeft w:val="0"/>
      <w:marRight w:val="0"/>
      <w:marTop w:val="0"/>
      <w:marBottom w:val="0"/>
      <w:divBdr>
        <w:top w:val="none" w:sz="0" w:space="0" w:color="auto"/>
        <w:left w:val="none" w:sz="0" w:space="0" w:color="auto"/>
        <w:bottom w:val="none" w:sz="0" w:space="0" w:color="auto"/>
        <w:right w:val="none" w:sz="0" w:space="0" w:color="auto"/>
      </w:divBdr>
    </w:div>
    <w:div w:id="853493614">
      <w:marLeft w:val="0"/>
      <w:marRight w:val="0"/>
      <w:marTop w:val="0"/>
      <w:marBottom w:val="0"/>
      <w:divBdr>
        <w:top w:val="none" w:sz="0" w:space="0" w:color="auto"/>
        <w:left w:val="none" w:sz="0" w:space="0" w:color="auto"/>
        <w:bottom w:val="none" w:sz="0" w:space="0" w:color="auto"/>
        <w:right w:val="none" w:sz="0" w:space="0" w:color="auto"/>
      </w:divBdr>
    </w:div>
    <w:div w:id="853497878">
      <w:marLeft w:val="0"/>
      <w:marRight w:val="0"/>
      <w:marTop w:val="0"/>
      <w:marBottom w:val="0"/>
      <w:divBdr>
        <w:top w:val="none" w:sz="0" w:space="0" w:color="auto"/>
        <w:left w:val="none" w:sz="0" w:space="0" w:color="auto"/>
        <w:bottom w:val="none" w:sz="0" w:space="0" w:color="auto"/>
        <w:right w:val="none" w:sz="0" w:space="0" w:color="auto"/>
      </w:divBdr>
    </w:div>
    <w:div w:id="853543888">
      <w:marLeft w:val="0"/>
      <w:marRight w:val="0"/>
      <w:marTop w:val="0"/>
      <w:marBottom w:val="0"/>
      <w:divBdr>
        <w:top w:val="none" w:sz="0" w:space="0" w:color="auto"/>
        <w:left w:val="none" w:sz="0" w:space="0" w:color="auto"/>
        <w:bottom w:val="none" w:sz="0" w:space="0" w:color="auto"/>
        <w:right w:val="none" w:sz="0" w:space="0" w:color="auto"/>
      </w:divBdr>
    </w:div>
    <w:div w:id="853687287">
      <w:marLeft w:val="0"/>
      <w:marRight w:val="0"/>
      <w:marTop w:val="0"/>
      <w:marBottom w:val="0"/>
      <w:divBdr>
        <w:top w:val="none" w:sz="0" w:space="0" w:color="auto"/>
        <w:left w:val="none" w:sz="0" w:space="0" w:color="auto"/>
        <w:bottom w:val="none" w:sz="0" w:space="0" w:color="auto"/>
        <w:right w:val="none" w:sz="0" w:space="0" w:color="auto"/>
      </w:divBdr>
    </w:div>
    <w:div w:id="853691695">
      <w:marLeft w:val="0"/>
      <w:marRight w:val="0"/>
      <w:marTop w:val="0"/>
      <w:marBottom w:val="0"/>
      <w:divBdr>
        <w:top w:val="none" w:sz="0" w:space="0" w:color="auto"/>
        <w:left w:val="none" w:sz="0" w:space="0" w:color="auto"/>
        <w:bottom w:val="none" w:sz="0" w:space="0" w:color="auto"/>
        <w:right w:val="none" w:sz="0" w:space="0" w:color="auto"/>
      </w:divBdr>
    </w:div>
    <w:div w:id="853693403">
      <w:marLeft w:val="0"/>
      <w:marRight w:val="0"/>
      <w:marTop w:val="0"/>
      <w:marBottom w:val="0"/>
      <w:divBdr>
        <w:top w:val="none" w:sz="0" w:space="0" w:color="auto"/>
        <w:left w:val="none" w:sz="0" w:space="0" w:color="auto"/>
        <w:bottom w:val="none" w:sz="0" w:space="0" w:color="auto"/>
        <w:right w:val="none" w:sz="0" w:space="0" w:color="auto"/>
      </w:divBdr>
    </w:div>
    <w:div w:id="853807382">
      <w:marLeft w:val="0"/>
      <w:marRight w:val="0"/>
      <w:marTop w:val="0"/>
      <w:marBottom w:val="0"/>
      <w:divBdr>
        <w:top w:val="none" w:sz="0" w:space="0" w:color="auto"/>
        <w:left w:val="none" w:sz="0" w:space="0" w:color="auto"/>
        <w:bottom w:val="none" w:sz="0" w:space="0" w:color="auto"/>
        <w:right w:val="none" w:sz="0" w:space="0" w:color="auto"/>
      </w:divBdr>
    </w:div>
    <w:div w:id="853809432">
      <w:marLeft w:val="0"/>
      <w:marRight w:val="0"/>
      <w:marTop w:val="0"/>
      <w:marBottom w:val="0"/>
      <w:divBdr>
        <w:top w:val="none" w:sz="0" w:space="0" w:color="auto"/>
        <w:left w:val="none" w:sz="0" w:space="0" w:color="auto"/>
        <w:bottom w:val="none" w:sz="0" w:space="0" w:color="auto"/>
        <w:right w:val="none" w:sz="0" w:space="0" w:color="auto"/>
      </w:divBdr>
    </w:div>
    <w:div w:id="853881380">
      <w:marLeft w:val="0"/>
      <w:marRight w:val="0"/>
      <w:marTop w:val="0"/>
      <w:marBottom w:val="0"/>
      <w:divBdr>
        <w:top w:val="none" w:sz="0" w:space="0" w:color="auto"/>
        <w:left w:val="none" w:sz="0" w:space="0" w:color="auto"/>
        <w:bottom w:val="none" w:sz="0" w:space="0" w:color="auto"/>
        <w:right w:val="none" w:sz="0" w:space="0" w:color="auto"/>
      </w:divBdr>
    </w:div>
    <w:div w:id="853882537">
      <w:marLeft w:val="0"/>
      <w:marRight w:val="0"/>
      <w:marTop w:val="0"/>
      <w:marBottom w:val="0"/>
      <w:divBdr>
        <w:top w:val="none" w:sz="0" w:space="0" w:color="auto"/>
        <w:left w:val="none" w:sz="0" w:space="0" w:color="auto"/>
        <w:bottom w:val="none" w:sz="0" w:space="0" w:color="auto"/>
        <w:right w:val="none" w:sz="0" w:space="0" w:color="auto"/>
      </w:divBdr>
    </w:div>
    <w:div w:id="853999742">
      <w:marLeft w:val="0"/>
      <w:marRight w:val="0"/>
      <w:marTop w:val="0"/>
      <w:marBottom w:val="0"/>
      <w:divBdr>
        <w:top w:val="none" w:sz="0" w:space="0" w:color="auto"/>
        <w:left w:val="none" w:sz="0" w:space="0" w:color="auto"/>
        <w:bottom w:val="none" w:sz="0" w:space="0" w:color="auto"/>
        <w:right w:val="none" w:sz="0" w:space="0" w:color="auto"/>
      </w:divBdr>
    </w:div>
    <w:div w:id="854001074">
      <w:marLeft w:val="0"/>
      <w:marRight w:val="0"/>
      <w:marTop w:val="0"/>
      <w:marBottom w:val="0"/>
      <w:divBdr>
        <w:top w:val="none" w:sz="0" w:space="0" w:color="auto"/>
        <w:left w:val="none" w:sz="0" w:space="0" w:color="auto"/>
        <w:bottom w:val="none" w:sz="0" w:space="0" w:color="auto"/>
        <w:right w:val="none" w:sz="0" w:space="0" w:color="auto"/>
      </w:divBdr>
    </w:div>
    <w:div w:id="854005584">
      <w:marLeft w:val="0"/>
      <w:marRight w:val="0"/>
      <w:marTop w:val="0"/>
      <w:marBottom w:val="0"/>
      <w:divBdr>
        <w:top w:val="none" w:sz="0" w:space="0" w:color="auto"/>
        <w:left w:val="none" w:sz="0" w:space="0" w:color="auto"/>
        <w:bottom w:val="none" w:sz="0" w:space="0" w:color="auto"/>
        <w:right w:val="none" w:sz="0" w:space="0" w:color="auto"/>
      </w:divBdr>
    </w:div>
    <w:div w:id="854079617">
      <w:marLeft w:val="0"/>
      <w:marRight w:val="0"/>
      <w:marTop w:val="0"/>
      <w:marBottom w:val="0"/>
      <w:divBdr>
        <w:top w:val="none" w:sz="0" w:space="0" w:color="auto"/>
        <w:left w:val="none" w:sz="0" w:space="0" w:color="auto"/>
        <w:bottom w:val="none" w:sz="0" w:space="0" w:color="auto"/>
        <w:right w:val="none" w:sz="0" w:space="0" w:color="auto"/>
      </w:divBdr>
    </w:div>
    <w:div w:id="854225288">
      <w:bodyDiv w:val="1"/>
      <w:marLeft w:val="0"/>
      <w:marRight w:val="0"/>
      <w:marTop w:val="0"/>
      <w:marBottom w:val="0"/>
      <w:divBdr>
        <w:top w:val="none" w:sz="0" w:space="0" w:color="auto"/>
        <w:left w:val="none" w:sz="0" w:space="0" w:color="auto"/>
        <w:bottom w:val="none" w:sz="0" w:space="0" w:color="auto"/>
        <w:right w:val="none" w:sz="0" w:space="0" w:color="auto"/>
      </w:divBdr>
    </w:div>
    <w:div w:id="854265149">
      <w:marLeft w:val="0"/>
      <w:marRight w:val="0"/>
      <w:marTop w:val="0"/>
      <w:marBottom w:val="0"/>
      <w:divBdr>
        <w:top w:val="none" w:sz="0" w:space="0" w:color="auto"/>
        <w:left w:val="none" w:sz="0" w:space="0" w:color="auto"/>
        <w:bottom w:val="none" w:sz="0" w:space="0" w:color="auto"/>
        <w:right w:val="none" w:sz="0" w:space="0" w:color="auto"/>
      </w:divBdr>
    </w:div>
    <w:div w:id="854341745">
      <w:marLeft w:val="0"/>
      <w:marRight w:val="0"/>
      <w:marTop w:val="0"/>
      <w:marBottom w:val="0"/>
      <w:divBdr>
        <w:top w:val="none" w:sz="0" w:space="0" w:color="auto"/>
        <w:left w:val="none" w:sz="0" w:space="0" w:color="auto"/>
        <w:bottom w:val="none" w:sz="0" w:space="0" w:color="auto"/>
        <w:right w:val="none" w:sz="0" w:space="0" w:color="auto"/>
      </w:divBdr>
    </w:div>
    <w:div w:id="854342875">
      <w:marLeft w:val="0"/>
      <w:marRight w:val="0"/>
      <w:marTop w:val="0"/>
      <w:marBottom w:val="0"/>
      <w:divBdr>
        <w:top w:val="none" w:sz="0" w:space="0" w:color="auto"/>
        <w:left w:val="none" w:sz="0" w:space="0" w:color="auto"/>
        <w:bottom w:val="none" w:sz="0" w:space="0" w:color="auto"/>
        <w:right w:val="none" w:sz="0" w:space="0" w:color="auto"/>
      </w:divBdr>
    </w:div>
    <w:div w:id="854347419">
      <w:marLeft w:val="0"/>
      <w:marRight w:val="0"/>
      <w:marTop w:val="0"/>
      <w:marBottom w:val="0"/>
      <w:divBdr>
        <w:top w:val="none" w:sz="0" w:space="0" w:color="auto"/>
        <w:left w:val="none" w:sz="0" w:space="0" w:color="auto"/>
        <w:bottom w:val="none" w:sz="0" w:space="0" w:color="auto"/>
        <w:right w:val="none" w:sz="0" w:space="0" w:color="auto"/>
      </w:divBdr>
    </w:div>
    <w:div w:id="854415523">
      <w:marLeft w:val="0"/>
      <w:marRight w:val="0"/>
      <w:marTop w:val="0"/>
      <w:marBottom w:val="0"/>
      <w:divBdr>
        <w:top w:val="none" w:sz="0" w:space="0" w:color="auto"/>
        <w:left w:val="none" w:sz="0" w:space="0" w:color="auto"/>
        <w:bottom w:val="none" w:sz="0" w:space="0" w:color="auto"/>
        <w:right w:val="none" w:sz="0" w:space="0" w:color="auto"/>
      </w:divBdr>
    </w:div>
    <w:div w:id="854459668">
      <w:marLeft w:val="0"/>
      <w:marRight w:val="0"/>
      <w:marTop w:val="0"/>
      <w:marBottom w:val="0"/>
      <w:divBdr>
        <w:top w:val="none" w:sz="0" w:space="0" w:color="auto"/>
        <w:left w:val="none" w:sz="0" w:space="0" w:color="auto"/>
        <w:bottom w:val="none" w:sz="0" w:space="0" w:color="auto"/>
        <w:right w:val="none" w:sz="0" w:space="0" w:color="auto"/>
      </w:divBdr>
    </w:div>
    <w:div w:id="854462190">
      <w:marLeft w:val="0"/>
      <w:marRight w:val="0"/>
      <w:marTop w:val="0"/>
      <w:marBottom w:val="0"/>
      <w:divBdr>
        <w:top w:val="none" w:sz="0" w:space="0" w:color="auto"/>
        <w:left w:val="none" w:sz="0" w:space="0" w:color="auto"/>
        <w:bottom w:val="none" w:sz="0" w:space="0" w:color="auto"/>
        <w:right w:val="none" w:sz="0" w:space="0" w:color="auto"/>
      </w:divBdr>
    </w:div>
    <w:div w:id="854465920">
      <w:marLeft w:val="0"/>
      <w:marRight w:val="0"/>
      <w:marTop w:val="0"/>
      <w:marBottom w:val="0"/>
      <w:divBdr>
        <w:top w:val="none" w:sz="0" w:space="0" w:color="auto"/>
        <w:left w:val="none" w:sz="0" w:space="0" w:color="auto"/>
        <w:bottom w:val="none" w:sz="0" w:space="0" w:color="auto"/>
        <w:right w:val="none" w:sz="0" w:space="0" w:color="auto"/>
      </w:divBdr>
    </w:div>
    <w:div w:id="854614585">
      <w:marLeft w:val="0"/>
      <w:marRight w:val="0"/>
      <w:marTop w:val="0"/>
      <w:marBottom w:val="0"/>
      <w:divBdr>
        <w:top w:val="none" w:sz="0" w:space="0" w:color="auto"/>
        <w:left w:val="none" w:sz="0" w:space="0" w:color="auto"/>
        <w:bottom w:val="none" w:sz="0" w:space="0" w:color="auto"/>
        <w:right w:val="none" w:sz="0" w:space="0" w:color="auto"/>
      </w:divBdr>
    </w:div>
    <w:div w:id="854656542">
      <w:marLeft w:val="0"/>
      <w:marRight w:val="0"/>
      <w:marTop w:val="0"/>
      <w:marBottom w:val="0"/>
      <w:divBdr>
        <w:top w:val="none" w:sz="0" w:space="0" w:color="auto"/>
        <w:left w:val="none" w:sz="0" w:space="0" w:color="auto"/>
        <w:bottom w:val="none" w:sz="0" w:space="0" w:color="auto"/>
        <w:right w:val="none" w:sz="0" w:space="0" w:color="auto"/>
      </w:divBdr>
    </w:div>
    <w:div w:id="854730052">
      <w:marLeft w:val="0"/>
      <w:marRight w:val="0"/>
      <w:marTop w:val="0"/>
      <w:marBottom w:val="0"/>
      <w:divBdr>
        <w:top w:val="none" w:sz="0" w:space="0" w:color="auto"/>
        <w:left w:val="none" w:sz="0" w:space="0" w:color="auto"/>
        <w:bottom w:val="none" w:sz="0" w:space="0" w:color="auto"/>
        <w:right w:val="none" w:sz="0" w:space="0" w:color="auto"/>
      </w:divBdr>
    </w:div>
    <w:div w:id="854810196">
      <w:marLeft w:val="0"/>
      <w:marRight w:val="0"/>
      <w:marTop w:val="0"/>
      <w:marBottom w:val="0"/>
      <w:divBdr>
        <w:top w:val="none" w:sz="0" w:space="0" w:color="auto"/>
        <w:left w:val="none" w:sz="0" w:space="0" w:color="auto"/>
        <w:bottom w:val="none" w:sz="0" w:space="0" w:color="auto"/>
        <w:right w:val="none" w:sz="0" w:space="0" w:color="auto"/>
      </w:divBdr>
    </w:div>
    <w:div w:id="854854095">
      <w:marLeft w:val="0"/>
      <w:marRight w:val="0"/>
      <w:marTop w:val="0"/>
      <w:marBottom w:val="0"/>
      <w:divBdr>
        <w:top w:val="none" w:sz="0" w:space="0" w:color="auto"/>
        <w:left w:val="none" w:sz="0" w:space="0" w:color="auto"/>
        <w:bottom w:val="none" w:sz="0" w:space="0" w:color="auto"/>
        <w:right w:val="none" w:sz="0" w:space="0" w:color="auto"/>
      </w:divBdr>
    </w:div>
    <w:div w:id="854881468">
      <w:marLeft w:val="0"/>
      <w:marRight w:val="0"/>
      <w:marTop w:val="0"/>
      <w:marBottom w:val="0"/>
      <w:divBdr>
        <w:top w:val="none" w:sz="0" w:space="0" w:color="auto"/>
        <w:left w:val="none" w:sz="0" w:space="0" w:color="auto"/>
        <w:bottom w:val="none" w:sz="0" w:space="0" w:color="auto"/>
        <w:right w:val="none" w:sz="0" w:space="0" w:color="auto"/>
      </w:divBdr>
    </w:div>
    <w:div w:id="855311597">
      <w:marLeft w:val="0"/>
      <w:marRight w:val="0"/>
      <w:marTop w:val="0"/>
      <w:marBottom w:val="0"/>
      <w:divBdr>
        <w:top w:val="none" w:sz="0" w:space="0" w:color="auto"/>
        <w:left w:val="none" w:sz="0" w:space="0" w:color="auto"/>
        <w:bottom w:val="none" w:sz="0" w:space="0" w:color="auto"/>
        <w:right w:val="none" w:sz="0" w:space="0" w:color="auto"/>
      </w:divBdr>
    </w:div>
    <w:div w:id="855314976">
      <w:marLeft w:val="0"/>
      <w:marRight w:val="0"/>
      <w:marTop w:val="0"/>
      <w:marBottom w:val="0"/>
      <w:divBdr>
        <w:top w:val="none" w:sz="0" w:space="0" w:color="auto"/>
        <w:left w:val="none" w:sz="0" w:space="0" w:color="auto"/>
        <w:bottom w:val="none" w:sz="0" w:space="0" w:color="auto"/>
        <w:right w:val="none" w:sz="0" w:space="0" w:color="auto"/>
      </w:divBdr>
    </w:div>
    <w:div w:id="855314989">
      <w:marLeft w:val="0"/>
      <w:marRight w:val="0"/>
      <w:marTop w:val="0"/>
      <w:marBottom w:val="0"/>
      <w:divBdr>
        <w:top w:val="none" w:sz="0" w:space="0" w:color="auto"/>
        <w:left w:val="none" w:sz="0" w:space="0" w:color="auto"/>
        <w:bottom w:val="none" w:sz="0" w:space="0" w:color="auto"/>
        <w:right w:val="none" w:sz="0" w:space="0" w:color="auto"/>
      </w:divBdr>
    </w:div>
    <w:div w:id="855340530">
      <w:marLeft w:val="0"/>
      <w:marRight w:val="0"/>
      <w:marTop w:val="0"/>
      <w:marBottom w:val="0"/>
      <w:divBdr>
        <w:top w:val="none" w:sz="0" w:space="0" w:color="auto"/>
        <w:left w:val="none" w:sz="0" w:space="0" w:color="auto"/>
        <w:bottom w:val="none" w:sz="0" w:space="0" w:color="auto"/>
        <w:right w:val="none" w:sz="0" w:space="0" w:color="auto"/>
      </w:divBdr>
    </w:div>
    <w:div w:id="855340792">
      <w:marLeft w:val="0"/>
      <w:marRight w:val="0"/>
      <w:marTop w:val="0"/>
      <w:marBottom w:val="0"/>
      <w:divBdr>
        <w:top w:val="none" w:sz="0" w:space="0" w:color="auto"/>
        <w:left w:val="none" w:sz="0" w:space="0" w:color="auto"/>
        <w:bottom w:val="none" w:sz="0" w:space="0" w:color="auto"/>
        <w:right w:val="none" w:sz="0" w:space="0" w:color="auto"/>
      </w:divBdr>
    </w:div>
    <w:div w:id="855509261">
      <w:marLeft w:val="0"/>
      <w:marRight w:val="0"/>
      <w:marTop w:val="0"/>
      <w:marBottom w:val="0"/>
      <w:divBdr>
        <w:top w:val="none" w:sz="0" w:space="0" w:color="auto"/>
        <w:left w:val="none" w:sz="0" w:space="0" w:color="auto"/>
        <w:bottom w:val="none" w:sz="0" w:space="0" w:color="auto"/>
        <w:right w:val="none" w:sz="0" w:space="0" w:color="auto"/>
      </w:divBdr>
    </w:div>
    <w:div w:id="855651819">
      <w:marLeft w:val="0"/>
      <w:marRight w:val="0"/>
      <w:marTop w:val="0"/>
      <w:marBottom w:val="0"/>
      <w:divBdr>
        <w:top w:val="none" w:sz="0" w:space="0" w:color="auto"/>
        <w:left w:val="none" w:sz="0" w:space="0" w:color="auto"/>
        <w:bottom w:val="none" w:sz="0" w:space="0" w:color="auto"/>
        <w:right w:val="none" w:sz="0" w:space="0" w:color="auto"/>
      </w:divBdr>
    </w:div>
    <w:div w:id="855653166">
      <w:marLeft w:val="0"/>
      <w:marRight w:val="0"/>
      <w:marTop w:val="0"/>
      <w:marBottom w:val="0"/>
      <w:divBdr>
        <w:top w:val="none" w:sz="0" w:space="0" w:color="auto"/>
        <w:left w:val="none" w:sz="0" w:space="0" w:color="auto"/>
        <w:bottom w:val="none" w:sz="0" w:space="0" w:color="auto"/>
        <w:right w:val="none" w:sz="0" w:space="0" w:color="auto"/>
      </w:divBdr>
    </w:div>
    <w:div w:id="855727385">
      <w:marLeft w:val="0"/>
      <w:marRight w:val="0"/>
      <w:marTop w:val="0"/>
      <w:marBottom w:val="0"/>
      <w:divBdr>
        <w:top w:val="none" w:sz="0" w:space="0" w:color="auto"/>
        <w:left w:val="none" w:sz="0" w:space="0" w:color="auto"/>
        <w:bottom w:val="none" w:sz="0" w:space="0" w:color="auto"/>
        <w:right w:val="none" w:sz="0" w:space="0" w:color="auto"/>
      </w:divBdr>
    </w:div>
    <w:div w:id="855734815">
      <w:marLeft w:val="0"/>
      <w:marRight w:val="0"/>
      <w:marTop w:val="0"/>
      <w:marBottom w:val="0"/>
      <w:divBdr>
        <w:top w:val="none" w:sz="0" w:space="0" w:color="auto"/>
        <w:left w:val="none" w:sz="0" w:space="0" w:color="auto"/>
        <w:bottom w:val="none" w:sz="0" w:space="0" w:color="auto"/>
        <w:right w:val="none" w:sz="0" w:space="0" w:color="auto"/>
      </w:divBdr>
    </w:div>
    <w:div w:id="855769992">
      <w:marLeft w:val="0"/>
      <w:marRight w:val="0"/>
      <w:marTop w:val="0"/>
      <w:marBottom w:val="0"/>
      <w:divBdr>
        <w:top w:val="none" w:sz="0" w:space="0" w:color="auto"/>
        <w:left w:val="none" w:sz="0" w:space="0" w:color="auto"/>
        <w:bottom w:val="none" w:sz="0" w:space="0" w:color="auto"/>
        <w:right w:val="none" w:sz="0" w:space="0" w:color="auto"/>
      </w:divBdr>
    </w:div>
    <w:div w:id="855919561">
      <w:marLeft w:val="0"/>
      <w:marRight w:val="0"/>
      <w:marTop w:val="0"/>
      <w:marBottom w:val="0"/>
      <w:divBdr>
        <w:top w:val="none" w:sz="0" w:space="0" w:color="auto"/>
        <w:left w:val="none" w:sz="0" w:space="0" w:color="auto"/>
        <w:bottom w:val="none" w:sz="0" w:space="0" w:color="auto"/>
        <w:right w:val="none" w:sz="0" w:space="0" w:color="auto"/>
      </w:divBdr>
    </w:div>
    <w:div w:id="855965778">
      <w:marLeft w:val="0"/>
      <w:marRight w:val="0"/>
      <w:marTop w:val="0"/>
      <w:marBottom w:val="0"/>
      <w:divBdr>
        <w:top w:val="none" w:sz="0" w:space="0" w:color="auto"/>
        <w:left w:val="none" w:sz="0" w:space="0" w:color="auto"/>
        <w:bottom w:val="none" w:sz="0" w:space="0" w:color="auto"/>
        <w:right w:val="none" w:sz="0" w:space="0" w:color="auto"/>
      </w:divBdr>
    </w:div>
    <w:div w:id="855965782">
      <w:marLeft w:val="0"/>
      <w:marRight w:val="0"/>
      <w:marTop w:val="0"/>
      <w:marBottom w:val="0"/>
      <w:divBdr>
        <w:top w:val="none" w:sz="0" w:space="0" w:color="auto"/>
        <w:left w:val="none" w:sz="0" w:space="0" w:color="auto"/>
        <w:bottom w:val="none" w:sz="0" w:space="0" w:color="auto"/>
        <w:right w:val="none" w:sz="0" w:space="0" w:color="auto"/>
      </w:divBdr>
    </w:div>
    <w:div w:id="855996363">
      <w:marLeft w:val="0"/>
      <w:marRight w:val="0"/>
      <w:marTop w:val="0"/>
      <w:marBottom w:val="0"/>
      <w:divBdr>
        <w:top w:val="none" w:sz="0" w:space="0" w:color="auto"/>
        <w:left w:val="none" w:sz="0" w:space="0" w:color="auto"/>
        <w:bottom w:val="none" w:sz="0" w:space="0" w:color="auto"/>
        <w:right w:val="none" w:sz="0" w:space="0" w:color="auto"/>
      </w:divBdr>
    </w:div>
    <w:div w:id="856038525">
      <w:marLeft w:val="0"/>
      <w:marRight w:val="0"/>
      <w:marTop w:val="0"/>
      <w:marBottom w:val="0"/>
      <w:divBdr>
        <w:top w:val="none" w:sz="0" w:space="0" w:color="auto"/>
        <w:left w:val="none" w:sz="0" w:space="0" w:color="auto"/>
        <w:bottom w:val="none" w:sz="0" w:space="0" w:color="auto"/>
        <w:right w:val="none" w:sz="0" w:space="0" w:color="auto"/>
      </w:divBdr>
    </w:div>
    <w:div w:id="856042264">
      <w:marLeft w:val="0"/>
      <w:marRight w:val="0"/>
      <w:marTop w:val="0"/>
      <w:marBottom w:val="0"/>
      <w:divBdr>
        <w:top w:val="none" w:sz="0" w:space="0" w:color="auto"/>
        <w:left w:val="none" w:sz="0" w:space="0" w:color="auto"/>
        <w:bottom w:val="none" w:sz="0" w:space="0" w:color="auto"/>
        <w:right w:val="none" w:sz="0" w:space="0" w:color="auto"/>
      </w:divBdr>
    </w:div>
    <w:div w:id="856113396">
      <w:marLeft w:val="0"/>
      <w:marRight w:val="0"/>
      <w:marTop w:val="0"/>
      <w:marBottom w:val="0"/>
      <w:divBdr>
        <w:top w:val="none" w:sz="0" w:space="0" w:color="auto"/>
        <w:left w:val="none" w:sz="0" w:space="0" w:color="auto"/>
        <w:bottom w:val="none" w:sz="0" w:space="0" w:color="auto"/>
        <w:right w:val="none" w:sz="0" w:space="0" w:color="auto"/>
      </w:divBdr>
    </w:div>
    <w:div w:id="856114564">
      <w:marLeft w:val="0"/>
      <w:marRight w:val="0"/>
      <w:marTop w:val="0"/>
      <w:marBottom w:val="0"/>
      <w:divBdr>
        <w:top w:val="none" w:sz="0" w:space="0" w:color="auto"/>
        <w:left w:val="none" w:sz="0" w:space="0" w:color="auto"/>
        <w:bottom w:val="none" w:sz="0" w:space="0" w:color="auto"/>
        <w:right w:val="none" w:sz="0" w:space="0" w:color="auto"/>
      </w:divBdr>
    </w:div>
    <w:div w:id="856163191">
      <w:marLeft w:val="0"/>
      <w:marRight w:val="0"/>
      <w:marTop w:val="0"/>
      <w:marBottom w:val="0"/>
      <w:divBdr>
        <w:top w:val="none" w:sz="0" w:space="0" w:color="auto"/>
        <w:left w:val="none" w:sz="0" w:space="0" w:color="auto"/>
        <w:bottom w:val="none" w:sz="0" w:space="0" w:color="auto"/>
        <w:right w:val="none" w:sz="0" w:space="0" w:color="auto"/>
      </w:divBdr>
    </w:div>
    <w:div w:id="856231991">
      <w:marLeft w:val="0"/>
      <w:marRight w:val="0"/>
      <w:marTop w:val="0"/>
      <w:marBottom w:val="0"/>
      <w:divBdr>
        <w:top w:val="none" w:sz="0" w:space="0" w:color="auto"/>
        <w:left w:val="none" w:sz="0" w:space="0" w:color="auto"/>
        <w:bottom w:val="none" w:sz="0" w:space="0" w:color="auto"/>
        <w:right w:val="none" w:sz="0" w:space="0" w:color="auto"/>
      </w:divBdr>
    </w:div>
    <w:div w:id="856307989">
      <w:marLeft w:val="0"/>
      <w:marRight w:val="0"/>
      <w:marTop w:val="0"/>
      <w:marBottom w:val="0"/>
      <w:divBdr>
        <w:top w:val="none" w:sz="0" w:space="0" w:color="auto"/>
        <w:left w:val="none" w:sz="0" w:space="0" w:color="auto"/>
        <w:bottom w:val="none" w:sz="0" w:space="0" w:color="auto"/>
        <w:right w:val="none" w:sz="0" w:space="0" w:color="auto"/>
      </w:divBdr>
    </w:div>
    <w:div w:id="856390337">
      <w:marLeft w:val="0"/>
      <w:marRight w:val="0"/>
      <w:marTop w:val="0"/>
      <w:marBottom w:val="0"/>
      <w:divBdr>
        <w:top w:val="none" w:sz="0" w:space="0" w:color="auto"/>
        <w:left w:val="none" w:sz="0" w:space="0" w:color="auto"/>
        <w:bottom w:val="none" w:sz="0" w:space="0" w:color="auto"/>
        <w:right w:val="none" w:sz="0" w:space="0" w:color="auto"/>
      </w:divBdr>
    </w:div>
    <w:div w:id="856429168">
      <w:marLeft w:val="0"/>
      <w:marRight w:val="0"/>
      <w:marTop w:val="0"/>
      <w:marBottom w:val="0"/>
      <w:divBdr>
        <w:top w:val="none" w:sz="0" w:space="0" w:color="auto"/>
        <w:left w:val="none" w:sz="0" w:space="0" w:color="auto"/>
        <w:bottom w:val="none" w:sz="0" w:space="0" w:color="auto"/>
        <w:right w:val="none" w:sz="0" w:space="0" w:color="auto"/>
      </w:divBdr>
    </w:div>
    <w:div w:id="856622513">
      <w:marLeft w:val="0"/>
      <w:marRight w:val="0"/>
      <w:marTop w:val="0"/>
      <w:marBottom w:val="0"/>
      <w:divBdr>
        <w:top w:val="none" w:sz="0" w:space="0" w:color="auto"/>
        <w:left w:val="none" w:sz="0" w:space="0" w:color="auto"/>
        <w:bottom w:val="none" w:sz="0" w:space="0" w:color="auto"/>
        <w:right w:val="none" w:sz="0" w:space="0" w:color="auto"/>
      </w:divBdr>
    </w:div>
    <w:div w:id="856694661">
      <w:marLeft w:val="0"/>
      <w:marRight w:val="0"/>
      <w:marTop w:val="0"/>
      <w:marBottom w:val="0"/>
      <w:divBdr>
        <w:top w:val="none" w:sz="0" w:space="0" w:color="auto"/>
        <w:left w:val="none" w:sz="0" w:space="0" w:color="auto"/>
        <w:bottom w:val="none" w:sz="0" w:space="0" w:color="auto"/>
        <w:right w:val="none" w:sz="0" w:space="0" w:color="auto"/>
      </w:divBdr>
    </w:div>
    <w:div w:id="856775158">
      <w:marLeft w:val="0"/>
      <w:marRight w:val="0"/>
      <w:marTop w:val="0"/>
      <w:marBottom w:val="0"/>
      <w:divBdr>
        <w:top w:val="none" w:sz="0" w:space="0" w:color="auto"/>
        <w:left w:val="none" w:sz="0" w:space="0" w:color="auto"/>
        <w:bottom w:val="none" w:sz="0" w:space="0" w:color="auto"/>
        <w:right w:val="none" w:sz="0" w:space="0" w:color="auto"/>
      </w:divBdr>
    </w:div>
    <w:div w:id="856886342">
      <w:bodyDiv w:val="1"/>
      <w:marLeft w:val="0"/>
      <w:marRight w:val="0"/>
      <w:marTop w:val="0"/>
      <w:marBottom w:val="0"/>
      <w:divBdr>
        <w:top w:val="none" w:sz="0" w:space="0" w:color="auto"/>
        <w:left w:val="none" w:sz="0" w:space="0" w:color="auto"/>
        <w:bottom w:val="none" w:sz="0" w:space="0" w:color="auto"/>
        <w:right w:val="none" w:sz="0" w:space="0" w:color="auto"/>
      </w:divBdr>
    </w:div>
    <w:div w:id="856887234">
      <w:marLeft w:val="0"/>
      <w:marRight w:val="0"/>
      <w:marTop w:val="0"/>
      <w:marBottom w:val="0"/>
      <w:divBdr>
        <w:top w:val="none" w:sz="0" w:space="0" w:color="auto"/>
        <w:left w:val="none" w:sz="0" w:space="0" w:color="auto"/>
        <w:bottom w:val="none" w:sz="0" w:space="0" w:color="auto"/>
        <w:right w:val="none" w:sz="0" w:space="0" w:color="auto"/>
      </w:divBdr>
    </w:div>
    <w:div w:id="856891255">
      <w:marLeft w:val="0"/>
      <w:marRight w:val="0"/>
      <w:marTop w:val="0"/>
      <w:marBottom w:val="0"/>
      <w:divBdr>
        <w:top w:val="none" w:sz="0" w:space="0" w:color="auto"/>
        <w:left w:val="none" w:sz="0" w:space="0" w:color="auto"/>
        <w:bottom w:val="none" w:sz="0" w:space="0" w:color="auto"/>
        <w:right w:val="none" w:sz="0" w:space="0" w:color="auto"/>
      </w:divBdr>
    </w:div>
    <w:div w:id="857038215">
      <w:marLeft w:val="0"/>
      <w:marRight w:val="0"/>
      <w:marTop w:val="0"/>
      <w:marBottom w:val="0"/>
      <w:divBdr>
        <w:top w:val="none" w:sz="0" w:space="0" w:color="auto"/>
        <w:left w:val="none" w:sz="0" w:space="0" w:color="auto"/>
        <w:bottom w:val="none" w:sz="0" w:space="0" w:color="auto"/>
        <w:right w:val="none" w:sz="0" w:space="0" w:color="auto"/>
      </w:divBdr>
    </w:div>
    <w:div w:id="857081862">
      <w:marLeft w:val="0"/>
      <w:marRight w:val="0"/>
      <w:marTop w:val="0"/>
      <w:marBottom w:val="0"/>
      <w:divBdr>
        <w:top w:val="none" w:sz="0" w:space="0" w:color="auto"/>
        <w:left w:val="none" w:sz="0" w:space="0" w:color="auto"/>
        <w:bottom w:val="none" w:sz="0" w:space="0" w:color="auto"/>
        <w:right w:val="none" w:sz="0" w:space="0" w:color="auto"/>
      </w:divBdr>
    </w:div>
    <w:div w:id="857085568">
      <w:marLeft w:val="0"/>
      <w:marRight w:val="0"/>
      <w:marTop w:val="0"/>
      <w:marBottom w:val="0"/>
      <w:divBdr>
        <w:top w:val="none" w:sz="0" w:space="0" w:color="auto"/>
        <w:left w:val="none" w:sz="0" w:space="0" w:color="auto"/>
        <w:bottom w:val="none" w:sz="0" w:space="0" w:color="auto"/>
        <w:right w:val="none" w:sz="0" w:space="0" w:color="auto"/>
      </w:divBdr>
    </w:div>
    <w:div w:id="857237464">
      <w:marLeft w:val="0"/>
      <w:marRight w:val="0"/>
      <w:marTop w:val="0"/>
      <w:marBottom w:val="0"/>
      <w:divBdr>
        <w:top w:val="none" w:sz="0" w:space="0" w:color="auto"/>
        <w:left w:val="none" w:sz="0" w:space="0" w:color="auto"/>
        <w:bottom w:val="none" w:sz="0" w:space="0" w:color="auto"/>
        <w:right w:val="none" w:sz="0" w:space="0" w:color="auto"/>
      </w:divBdr>
    </w:div>
    <w:div w:id="857237721">
      <w:marLeft w:val="0"/>
      <w:marRight w:val="0"/>
      <w:marTop w:val="0"/>
      <w:marBottom w:val="0"/>
      <w:divBdr>
        <w:top w:val="none" w:sz="0" w:space="0" w:color="auto"/>
        <w:left w:val="none" w:sz="0" w:space="0" w:color="auto"/>
        <w:bottom w:val="none" w:sz="0" w:space="0" w:color="auto"/>
        <w:right w:val="none" w:sz="0" w:space="0" w:color="auto"/>
      </w:divBdr>
    </w:div>
    <w:div w:id="857348562">
      <w:marLeft w:val="0"/>
      <w:marRight w:val="0"/>
      <w:marTop w:val="0"/>
      <w:marBottom w:val="0"/>
      <w:divBdr>
        <w:top w:val="none" w:sz="0" w:space="0" w:color="auto"/>
        <w:left w:val="none" w:sz="0" w:space="0" w:color="auto"/>
        <w:bottom w:val="none" w:sz="0" w:space="0" w:color="auto"/>
        <w:right w:val="none" w:sz="0" w:space="0" w:color="auto"/>
      </w:divBdr>
    </w:div>
    <w:div w:id="857353124">
      <w:marLeft w:val="0"/>
      <w:marRight w:val="0"/>
      <w:marTop w:val="0"/>
      <w:marBottom w:val="0"/>
      <w:divBdr>
        <w:top w:val="none" w:sz="0" w:space="0" w:color="auto"/>
        <w:left w:val="none" w:sz="0" w:space="0" w:color="auto"/>
        <w:bottom w:val="none" w:sz="0" w:space="0" w:color="auto"/>
        <w:right w:val="none" w:sz="0" w:space="0" w:color="auto"/>
      </w:divBdr>
    </w:div>
    <w:div w:id="857430205">
      <w:marLeft w:val="0"/>
      <w:marRight w:val="0"/>
      <w:marTop w:val="0"/>
      <w:marBottom w:val="0"/>
      <w:divBdr>
        <w:top w:val="none" w:sz="0" w:space="0" w:color="auto"/>
        <w:left w:val="none" w:sz="0" w:space="0" w:color="auto"/>
        <w:bottom w:val="none" w:sz="0" w:space="0" w:color="auto"/>
        <w:right w:val="none" w:sz="0" w:space="0" w:color="auto"/>
      </w:divBdr>
    </w:div>
    <w:div w:id="857474348">
      <w:marLeft w:val="0"/>
      <w:marRight w:val="0"/>
      <w:marTop w:val="0"/>
      <w:marBottom w:val="0"/>
      <w:divBdr>
        <w:top w:val="none" w:sz="0" w:space="0" w:color="auto"/>
        <w:left w:val="none" w:sz="0" w:space="0" w:color="auto"/>
        <w:bottom w:val="none" w:sz="0" w:space="0" w:color="auto"/>
        <w:right w:val="none" w:sz="0" w:space="0" w:color="auto"/>
      </w:divBdr>
    </w:div>
    <w:div w:id="857543618">
      <w:marLeft w:val="0"/>
      <w:marRight w:val="0"/>
      <w:marTop w:val="0"/>
      <w:marBottom w:val="0"/>
      <w:divBdr>
        <w:top w:val="none" w:sz="0" w:space="0" w:color="auto"/>
        <w:left w:val="none" w:sz="0" w:space="0" w:color="auto"/>
        <w:bottom w:val="none" w:sz="0" w:space="0" w:color="auto"/>
        <w:right w:val="none" w:sz="0" w:space="0" w:color="auto"/>
      </w:divBdr>
    </w:div>
    <w:div w:id="857544680">
      <w:marLeft w:val="0"/>
      <w:marRight w:val="0"/>
      <w:marTop w:val="0"/>
      <w:marBottom w:val="0"/>
      <w:divBdr>
        <w:top w:val="none" w:sz="0" w:space="0" w:color="auto"/>
        <w:left w:val="none" w:sz="0" w:space="0" w:color="auto"/>
        <w:bottom w:val="none" w:sz="0" w:space="0" w:color="auto"/>
        <w:right w:val="none" w:sz="0" w:space="0" w:color="auto"/>
      </w:divBdr>
    </w:div>
    <w:div w:id="857547650">
      <w:marLeft w:val="0"/>
      <w:marRight w:val="0"/>
      <w:marTop w:val="0"/>
      <w:marBottom w:val="0"/>
      <w:divBdr>
        <w:top w:val="none" w:sz="0" w:space="0" w:color="auto"/>
        <w:left w:val="none" w:sz="0" w:space="0" w:color="auto"/>
        <w:bottom w:val="none" w:sz="0" w:space="0" w:color="auto"/>
        <w:right w:val="none" w:sz="0" w:space="0" w:color="auto"/>
      </w:divBdr>
    </w:div>
    <w:div w:id="857623854">
      <w:bodyDiv w:val="1"/>
      <w:marLeft w:val="0"/>
      <w:marRight w:val="0"/>
      <w:marTop w:val="0"/>
      <w:marBottom w:val="0"/>
      <w:divBdr>
        <w:top w:val="none" w:sz="0" w:space="0" w:color="auto"/>
        <w:left w:val="none" w:sz="0" w:space="0" w:color="auto"/>
        <w:bottom w:val="none" w:sz="0" w:space="0" w:color="auto"/>
        <w:right w:val="none" w:sz="0" w:space="0" w:color="auto"/>
      </w:divBdr>
    </w:div>
    <w:div w:id="857735311">
      <w:marLeft w:val="0"/>
      <w:marRight w:val="0"/>
      <w:marTop w:val="0"/>
      <w:marBottom w:val="0"/>
      <w:divBdr>
        <w:top w:val="none" w:sz="0" w:space="0" w:color="auto"/>
        <w:left w:val="none" w:sz="0" w:space="0" w:color="auto"/>
        <w:bottom w:val="none" w:sz="0" w:space="0" w:color="auto"/>
        <w:right w:val="none" w:sz="0" w:space="0" w:color="auto"/>
      </w:divBdr>
    </w:div>
    <w:div w:id="857813387">
      <w:marLeft w:val="0"/>
      <w:marRight w:val="0"/>
      <w:marTop w:val="0"/>
      <w:marBottom w:val="0"/>
      <w:divBdr>
        <w:top w:val="none" w:sz="0" w:space="0" w:color="auto"/>
        <w:left w:val="none" w:sz="0" w:space="0" w:color="auto"/>
        <w:bottom w:val="none" w:sz="0" w:space="0" w:color="auto"/>
        <w:right w:val="none" w:sz="0" w:space="0" w:color="auto"/>
      </w:divBdr>
    </w:div>
    <w:div w:id="858003195">
      <w:marLeft w:val="0"/>
      <w:marRight w:val="0"/>
      <w:marTop w:val="0"/>
      <w:marBottom w:val="0"/>
      <w:divBdr>
        <w:top w:val="none" w:sz="0" w:space="0" w:color="auto"/>
        <w:left w:val="none" w:sz="0" w:space="0" w:color="auto"/>
        <w:bottom w:val="none" w:sz="0" w:space="0" w:color="auto"/>
        <w:right w:val="none" w:sz="0" w:space="0" w:color="auto"/>
      </w:divBdr>
    </w:div>
    <w:div w:id="858007349">
      <w:marLeft w:val="0"/>
      <w:marRight w:val="0"/>
      <w:marTop w:val="0"/>
      <w:marBottom w:val="0"/>
      <w:divBdr>
        <w:top w:val="none" w:sz="0" w:space="0" w:color="auto"/>
        <w:left w:val="none" w:sz="0" w:space="0" w:color="auto"/>
        <w:bottom w:val="none" w:sz="0" w:space="0" w:color="auto"/>
        <w:right w:val="none" w:sz="0" w:space="0" w:color="auto"/>
      </w:divBdr>
    </w:div>
    <w:div w:id="858083449">
      <w:marLeft w:val="0"/>
      <w:marRight w:val="0"/>
      <w:marTop w:val="0"/>
      <w:marBottom w:val="0"/>
      <w:divBdr>
        <w:top w:val="none" w:sz="0" w:space="0" w:color="auto"/>
        <w:left w:val="none" w:sz="0" w:space="0" w:color="auto"/>
        <w:bottom w:val="none" w:sz="0" w:space="0" w:color="auto"/>
        <w:right w:val="none" w:sz="0" w:space="0" w:color="auto"/>
      </w:divBdr>
    </w:div>
    <w:div w:id="858156978">
      <w:marLeft w:val="0"/>
      <w:marRight w:val="0"/>
      <w:marTop w:val="0"/>
      <w:marBottom w:val="0"/>
      <w:divBdr>
        <w:top w:val="none" w:sz="0" w:space="0" w:color="auto"/>
        <w:left w:val="none" w:sz="0" w:space="0" w:color="auto"/>
        <w:bottom w:val="none" w:sz="0" w:space="0" w:color="auto"/>
        <w:right w:val="none" w:sz="0" w:space="0" w:color="auto"/>
      </w:divBdr>
    </w:div>
    <w:div w:id="858200595">
      <w:marLeft w:val="0"/>
      <w:marRight w:val="0"/>
      <w:marTop w:val="0"/>
      <w:marBottom w:val="0"/>
      <w:divBdr>
        <w:top w:val="none" w:sz="0" w:space="0" w:color="auto"/>
        <w:left w:val="none" w:sz="0" w:space="0" w:color="auto"/>
        <w:bottom w:val="none" w:sz="0" w:space="0" w:color="auto"/>
        <w:right w:val="none" w:sz="0" w:space="0" w:color="auto"/>
      </w:divBdr>
    </w:div>
    <w:div w:id="858272101">
      <w:marLeft w:val="0"/>
      <w:marRight w:val="0"/>
      <w:marTop w:val="0"/>
      <w:marBottom w:val="0"/>
      <w:divBdr>
        <w:top w:val="none" w:sz="0" w:space="0" w:color="auto"/>
        <w:left w:val="none" w:sz="0" w:space="0" w:color="auto"/>
        <w:bottom w:val="none" w:sz="0" w:space="0" w:color="auto"/>
        <w:right w:val="none" w:sz="0" w:space="0" w:color="auto"/>
      </w:divBdr>
    </w:div>
    <w:div w:id="858275791">
      <w:marLeft w:val="0"/>
      <w:marRight w:val="0"/>
      <w:marTop w:val="0"/>
      <w:marBottom w:val="0"/>
      <w:divBdr>
        <w:top w:val="none" w:sz="0" w:space="0" w:color="auto"/>
        <w:left w:val="none" w:sz="0" w:space="0" w:color="auto"/>
        <w:bottom w:val="none" w:sz="0" w:space="0" w:color="auto"/>
        <w:right w:val="none" w:sz="0" w:space="0" w:color="auto"/>
      </w:divBdr>
    </w:div>
    <w:div w:id="858277976">
      <w:marLeft w:val="0"/>
      <w:marRight w:val="0"/>
      <w:marTop w:val="0"/>
      <w:marBottom w:val="0"/>
      <w:divBdr>
        <w:top w:val="none" w:sz="0" w:space="0" w:color="auto"/>
        <w:left w:val="none" w:sz="0" w:space="0" w:color="auto"/>
        <w:bottom w:val="none" w:sz="0" w:space="0" w:color="auto"/>
        <w:right w:val="none" w:sz="0" w:space="0" w:color="auto"/>
      </w:divBdr>
    </w:div>
    <w:div w:id="858278718">
      <w:marLeft w:val="0"/>
      <w:marRight w:val="0"/>
      <w:marTop w:val="0"/>
      <w:marBottom w:val="0"/>
      <w:divBdr>
        <w:top w:val="none" w:sz="0" w:space="0" w:color="auto"/>
        <w:left w:val="none" w:sz="0" w:space="0" w:color="auto"/>
        <w:bottom w:val="none" w:sz="0" w:space="0" w:color="auto"/>
        <w:right w:val="none" w:sz="0" w:space="0" w:color="auto"/>
      </w:divBdr>
    </w:div>
    <w:div w:id="858465926">
      <w:marLeft w:val="0"/>
      <w:marRight w:val="0"/>
      <w:marTop w:val="0"/>
      <w:marBottom w:val="0"/>
      <w:divBdr>
        <w:top w:val="none" w:sz="0" w:space="0" w:color="auto"/>
        <w:left w:val="none" w:sz="0" w:space="0" w:color="auto"/>
        <w:bottom w:val="none" w:sz="0" w:space="0" w:color="auto"/>
        <w:right w:val="none" w:sz="0" w:space="0" w:color="auto"/>
      </w:divBdr>
    </w:div>
    <w:div w:id="858468966">
      <w:marLeft w:val="0"/>
      <w:marRight w:val="0"/>
      <w:marTop w:val="0"/>
      <w:marBottom w:val="0"/>
      <w:divBdr>
        <w:top w:val="none" w:sz="0" w:space="0" w:color="auto"/>
        <w:left w:val="none" w:sz="0" w:space="0" w:color="auto"/>
        <w:bottom w:val="none" w:sz="0" w:space="0" w:color="auto"/>
        <w:right w:val="none" w:sz="0" w:space="0" w:color="auto"/>
      </w:divBdr>
    </w:div>
    <w:div w:id="858734912">
      <w:marLeft w:val="0"/>
      <w:marRight w:val="0"/>
      <w:marTop w:val="0"/>
      <w:marBottom w:val="0"/>
      <w:divBdr>
        <w:top w:val="none" w:sz="0" w:space="0" w:color="auto"/>
        <w:left w:val="none" w:sz="0" w:space="0" w:color="auto"/>
        <w:bottom w:val="none" w:sz="0" w:space="0" w:color="auto"/>
        <w:right w:val="none" w:sz="0" w:space="0" w:color="auto"/>
      </w:divBdr>
    </w:div>
    <w:div w:id="858735008">
      <w:marLeft w:val="0"/>
      <w:marRight w:val="0"/>
      <w:marTop w:val="0"/>
      <w:marBottom w:val="0"/>
      <w:divBdr>
        <w:top w:val="none" w:sz="0" w:space="0" w:color="auto"/>
        <w:left w:val="none" w:sz="0" w:space="0" w:color="auto"/>
        <w:bottom w:val="none" w:sz="0" w:space="0" w:color="auto"/>
        <w:right w:val="none" w:sz="0" w:space="0" w:color="auto"/>
      </w:divBdr>
    </w:div>
    <w:div w:id="858809975">
      <w:marLeft w:val="0"/>
      <w:marRight w:val="0"/>
      <w:marTop w:val="0"/>
      <w:marBottom w:val="0"/>
      <w:divBdr>
        <w:top w:val="none" w:sz="0" w:space="0" w:color="auto"/>
        <w:left w:val="none" w:sz="0" w:space="0" w:color="auto"/>
        <w:bottom w:val="none" w:sz="0" w:space="0" w:color="auto"/>
        <w:right w:val="none" w:sz="0" w:space="0" w:color="auto"/>
      </w:divBdr>
    </w:div>
    <w:div w:id="858812221">
      <w:marLeft w:val="0"/>
      <w:marRight w:val="0"/>
      <w:marTop w:val="0"/>
      <w:marBottom w:val="0"/>
      <w:divBdr>
        <w:top w:val="none" w:sz="0" w:space="0" w:color="auto"/>
        <w:left w:val="none" w:sz="0" w:space="0" w:color="auto"/>
        <w:bottom w:val="none" w:sz="0" w:space="0" w:color="auto"/>
        <w:right w:val="none" w:sz="0" w:space="0" w:color="auto"/>
      </w:divBdr>
    </w:div>
    <w:div w:id="858812656">
      <w:marLeft w:val="0"/>
      <w:marRight w:val="0"/>
      <w:marTop w:val="0"/>
      <w:marBottom w:val="0"/>
      <w:divBdr>
        <w:top w:val="none" w:sz="0" w:space="0" w:color="auto"/>
        <w:left w:val="none" w:sz="0" w:space="0" w:color="auto"/>
        <w:bottom w:val="none" w:sz="0" w:space="0" w:color="auto"/>
        <w:right w:val="none" w:sz="0" w:space="0" w:color="auto"/>
      </w:divBdr>
    </w:div>
    <w:div w:id="858857647">
      <w:marLeft w:val="0"/>
      <w:marRight w:val="0"/>
      <w:marTop w:val="0"/>
      <w:marBottom w:val="0"/>
      <w:divBdr>
        <w:top w:val="none" w:sz="0" w:space="0" w:color="auto"/>
        <w:left w:val="none" w:sz="0" w:space="0" w:color="auto"/>
        <w:bottom w:val="none" w:sz="0" w:space="0" w:color="auto"/>
        <w:right w:val="none" w:sz="0" w:space="0" w:color="auto"/>
      </w:divBdr>
    </w:div>
    <w:div w:id="858929669">
      <w:marLeft w:val="0"/>
      <w:marRight w:val="0"/>
      <w:marTop w:val="0"/>
      <w:marBottom w:val="0"/>
      <w:divBdr>
        <w:top w:val="none" w:sz="0" w:space="0" w:color="auto"/>
        <w:left w:val="none" w:sz="0" w:space="0" w:color="auto"/>
        <w:bottom w:val="none" w:sz="0" w:space="0" w:color="auto"/>
        <w:right w:val="none" w:sz="0" w:space="0" w:color="auto"/>
      </w:divBdr>
    </w:div>
    <w:div w:id="859054431">
      <w:marLeft w:val="0"/>
      <w:marRight w:val="0"/>
      <w:marTop w:val="0"/>
      <w:marBottom w:val="0"/>
      <w:divBdr>
        <w:top w:val="none" w:sz="0" w:space="0" w:color="auto"/>
        <w:left w:val="none" w:sz="0" w:space="0" w:color="auto"/>
        <w:bottom w:val="none" w:sz="0" w:space="0" w:color="auto"/>
        <w:right w:val="none" w:sz="0" w:space="0" w:color="auto"/>
      </w:divBdr>
    </w:div>
    <w:div w:id="859054536">
      <w:marLeft w:val="0"/>
      <w:marRight w:val="0"/>
      <w:marTop w:val="0"/>
      <w:marBottom w:val="0"/>
      <w:divBdr>
        <w:top w:val="none" w:sz="0" w:space="0" w:color="auto"/>
        <w:left w:val="none" w:sz="0" w:space="0" w:color="auto"/>
        <w:bottom w:val="none" w:sz="0" w:space="0" w:color="auto"/>
        <w:right w:val="none" w:sz="0" w:space="0" w:color="auto"/>
      </w:divBdr>
    </w:div>
    <w:div w:id="859122979">
      <w:marLeft w:val="0"/>
      <w:marRight w:val="0"/>
      <w:marTop w:val="0"/>
      <w:marBottom w:val="0"/>
      <w:divBdr>
        <w:top w:val="none" w:sz="0" w:space="0" w:color="auto"/>
        <w:left w:val="none" w:sz="0" w:space="0" w:color="auto"/>
        <w:bottom w:val="none" w:sz="0" w:space="0" w:color="auto"/>
        <w:right w:val="none" w:sz="0" w:space="0" w:color="auto"/>
      </w:divBdr>
    </w:div>
    <w:div w:id="859123503">
      <w:marLeft w:val="0"/>
      <w:marRight w:val="0"/>
      <w:marTop w:val="0"/>
      <w:marBottom w:val="0"/>
      <w:divBdr>
        <w:top w:val="none" w:sz="0" w:space="0" w:color="auto"/>
        <w:left w:val="none" w:sz="0" w:space="0" w:color="auto"/>
        <w:bottom w:val="none" w:sz="0" w:space="0" w:color="auto"/>
        <w:right w:val="none" w:sz="0" w:space="0" w:color="auto"/>
      </w:divBdr>
    </w:div>
    <w:div w:id="859124934">
      <w:marLeft w:val="0"/>
      <w:marRight w:val="0"/>
      <w:marTop w:val="0"/>
      <w:marBottom w:val="0"/>
      <w:divBdr>
        <w:top w:val="none" w:sz="0" w:space="0" w:color="auto"/>
        <w:left w:val="none" w:sz="0" w:space="0" w:color="auto"/>
        <w:bottom w:val="none" w:sz="0" w:space="0" w:color="auto"/>
        <w:right w:val="none" w:sz="0" w:space="0" w:color="auto"/>
      </w:divBdr>
    </w:div>
    <w:div w:id="859198014">
      <w:marLeft w:val="0"/>
      <w:marRight w:val="0"/>
      <w:marTop w:val="0"/>
      <w:marBottom w:val="0"/>
      <w:divBdr>
        <w:top w:val="none" w:sz="0" w:space="0" w:color="auto"/>
        <w:left w:val="none" w:sz="0" w:space="0" w:color="auto"/>
        <w:bottom w:val="none" w:sz="0" w:space="0" w:color="auto"/>
        <w:right w:val="none" w:sz="0" w:space="0" w:color="auto"/>
      </w:divBdr>
    </w:div>
    <w:div w:id="859204474">
      <w:marLeft w:val="0"/>
      <w:marRight w:val="0"/>
      <w:marTop w:val="0"/>
      <w:marBottom w:val="0"/>
      <w:divBdr>
        <w:top w:val="none" w:sz="0" w:space="0" w:color="auto"/>
        <w:left w:val="none" w:sz="0" w:space="0" w:color="auto"/>
        <w:bottom w:val="none" w:sz="0" w:space="0" w:color="auto"/>
        <w:right w:val="none" w:sz="0" w:space="0" w:color="auto"/>
      </w:divBdr>
    </w:div>
    <w:div w:id="859272773">
      <w:marLeft w:val="0"/>
      <w:marRight w:val="0"/>
      <w:marTop w:val="0"/>
      <w:marBottom w:val="0"/>
      <w:divBdr>
        <w:top w:val="none" w:sz="0" w:space="0" w:color="auto"/>
        <w:left w:val="none" w:sz="0" w:space="0" w:color="auto"/>
        <w:bottom w:val="none" w:sz="0" w:space="0" w:color="auto"/>
        <w:right w:val="none" w:sz="0" w:space="0" w:color="auto"/>
      </w:divBdr>
    </w:div>
    <w:div w:id="859464839">
      <w:marLeft w:val="0"/>
      <w:marRight w:val="0"/>
      <w:marTop w:val="0"/>
      <w:marBottom w:val="0"/>
      <w:divBdr>
        <w:top w:val="none" w:sz="0" w:space="0" w:color="auto"/>
        <w:left w:val="none" w:sz="0" w:space="0" w:color="auto"/>
        <w:bottom w:val="none" w:sz="0" w:space="0" w:color="auto"/>
        <w:right w:val="none" w:sz="0" w:space="0" w:color="auto"/>
      </w:divBdr>
    </w:div>
    <w:div w:id="859515493">
      <w:marLeft w:val="0"/>
      <w:marRight w:val="0"/>
      <w:marTop w:val="0"/>
      <w:marBottom w:val="0"/>
      <w:divBdr>
        <w:top w:val="none" w:sz="0" w:space="0" w:color="auto"/>
        <w:left w:val="none" w:sz="0" w:space="0" w:color="auto"/>
        <w:bottom w:val="none" w:sz="0" w:space="0" w:color="auto"/>
        <w:right w:val="none" w:sz="0" w:space="0" w:color="auto"/>
      </w:divBdr>
    </w:div>
    <w:div w:id="859588485">
      <w:marLeft w:val="0"/>
      <w:marRight w:val="0"/>
      <w:marTop w:val="0"/>
      <w:marBottom w:val="0"/>
      <w:divBdr>
        <w:top w:val="none" w:sz="0" w:space="0" w:color="auto"/>
        <w:left w:val="none" w:sz="0" w:space="0" w:color="auto"/>
        <w:bottom w:val="none" w:sz="0" w:space="0" w:color="auto"/>
        <w:right w:val="none" w:sz="0" w:space="0" w:color="auto"/>
      </w:divBdr>
    </w:div>
    <w:div w:id="859701788">
      <w:marLeft w:val="0"/>
      <w:marRight w:val="0"/>
      <w:marTop w:val="0"/>
      <w:marBottom w:val="0"/>
      <w:divBdr>
        <w:top w:val="none" w:sz="0" w:space="0" w:color="auto"/>
        <w:left w:val="none" w:sz="0" w:space="0" w:color="auto"/>
        <w:bottom w:val="none" w:sz="0" w:space="0" w:color="auto"/>
        <w:right w:val="none" w:sz="0" w:space="0" w:color="auto"/>
      </w:divBdr>
    </w:div>
    <w:div w:id="859855637">
      <w:marLeft w:val="0"/>
      <w:marRight w:val="0"/>
      <w:marTop w:val="0"/>
      <w:marBottom w:val="0"/>
      <w:divBdr>
        <w:top w:val="none" w:sz="0" w:space="0" w:color="auto"/>
        <w:left w:val="none" w:sz="0" w:space="0" w:color="auto"/>
        <w:bottom w:val="none" w:sz="0" w:space="0" w:color="auto"/>
        <w:right w:val="none" w:sz="0" w:space="0" w:color="auto"/>
      </w:divBdr>
    </w:div>
    <w:div w:id="859858636">
      <w:marLeft w:val="0"/>
      <w:marRight w:val="0"/>
      <w:marTop w:val="0"/>
      <w:marBottom w:val="0"/>
      <w:divBdr>
        <w:top w:val="none" w:sz="0" w:space="0" w:color="auto"/>
        <w:left w:val="none" w:sz="0" w:space="0" w:color="auto"/>
        <w:bottom w:val="none" w:sz="0" w:space="0" w:color="auto"/>
        <w:right w:val="none" w:sz="0" w:space="0" w:color="auto"/>
      </w:divBdr>
    </w:div>
    <w:div w:id="860165784">
      <w:marLeft w:val="0"/>
      <w:marRight w:val="0"/>
      <w:marTop w:val="0"/>
      <w:marBottom w:val="0"/>
      <w:divBdr>
        <w:top w:val="none" w:sz="0" w:space="0" w:color="auto"/>
        <w:left w:val="none" w:sz="0" w:space="0" w:color="auto"/>
        <w:bottom w:val="none" w:sz="0" w:space="0" w:color="auto"/>
        <w:right w:val="none" w:sz="0" w:space="0" w:color="auto"/>
      </w:divBdr>
    </w:div>
    <w:div w:id="860363940">
      <w:marLeft w:val="0"/>
      <w:marRight w:val="0"/>
      <w:marTop w:val="0"/>
      <w:marBottom w:val="0"/>
      <w:divBdr>
        <w:top w:val="none" w:sz="0" w:space="0" w:color="auto"/>
        <w:left w:val="none" w:sz="0" w:space="0" w:color="auto"/>
        <w:bottom w:val="none" w:sz="0" w:space="0" w:color="auto"/>
        <w:right w:val="none" w:sz="0" w:space="0" w:color="auto"/>
      </w:divBdr>
    </w:div>
    <w:div w:id="860432809">
      <w:marLeft w:val="0"/>
      <w:marRight w:val="0"/>
      <w:marTop w:val="0"/>
      <w:marBottom w:val="0"/>
      <w:divBdr>
        <w:top w:val="none" w:sz="0" w:space="0" w:color="auto"/>
        <w:left w:val="none" w:sz="0" w:space="0" w:color="auto"/>
        <w:bottom w:val="none" w:sz="0" w:space="0" w:color="auto"/>
        <w:right w:val="none" w:sz="0" w:space="0" w:color="auto"/>
      </w:divBdr>
    </w:div>
    <w:div w:id="860434594">
      <w:marLeft w:val="0"/>
      <w:marRight w:val="0"/>
      <w:marTop w:val="0"/>
      <w:marBottom w:val="0"/>
      <w:divBdr>
        <w:top w:val="none" w:sz="0" w:space="0" w:color="auto"/>
        <w:left w:val="none" w:sz="0" w:space="0" w:color="auto"/>
        <w:bottom w:val="none" w:sz="0" w:space="0" w:color="auto"/>
        <w:right w:val="none" w:sz="0" w:space="0" w:color="auto"/>
      </w:divBdr>
    </w:div>
    <w:div w:id="860513491">
      <w:marLeft w:val="0"/>
      <w:marRight w:val="0"/>
      <w:marTop w:val="0"/>
      <w:marBottom w:val="0"/>
      <w:divBdr>
        <w:top w:val="none" w:sz="0" w:space="0" w:color="auto"/>
        <w:left w:val="none" w:sz="0" w:space="0" w:color="auto"/>
        <w:bottom w:val="none" w:sz="0" w:space="0" w:color="auto"/>
        <w:right w:val="none" w:sz="0" w:space="0" w:color="auto"/>
      </w:divBdr>
    </w:div>
    <w:div w:id="860555060">
      <w:marLeft w:val="0"/>
      <w:marRight w:val="0"/>
      <w:marTop w:val="0"/>
      <w:marBottom w:val="0"/>
      <w:divBdr>
        <w:top w:val="none" w:sz="0" w:space="0" w:color="auto"/>
        <w:left w:val="none" w:sz="0" w:space="0" w:color="auto"/>
        <w:bottom w:val="none" w:sz="0" w:space="0" w:color="auto"/>
        <w:right w:val="none" w:sz="0" w:space="0" w:color="auto"/>
      </w:divBdr>
    </w:div>
    <w:div w:id="860555652">
      <w:marLeft w:val="0"/>
      <w:marRight w:val="0"/>
      <w:marTop w:val="0"/>
      <w:marBottom w:val="0"/>
      <w:divBdr>
        <w:top w:val="none" w:sz="0" w:space="0" w:color="auto"/>
        <w:left w:val="none" w:sz="0" w:space="0" w:color="auto"/>
        <w:bottom w:val="none" w:sz="0" w:space="0" w:color="auto"/>
        <w:right w:val="none" w:sz="0" w:space="0" w:color="auto"/>
      </w:divBdr>
    </w:div>
    <w:div w:id="860557024">
      <w:marLeft w:val="0"/>
      <w:marRight w:val="0"/>
      <w:marTop w:val="0"/>
      <w:marBottom w:val="0"/>
      <w:divBdr>
        <w:top w:val="none" w:sz="0" w:space="0" w:color="auto"/>
        <w:left w:val="none" w:sz="0" w:space="0" w:color="auto"/>
        <w:bottom w:val="none" w:sz="0" w:space="0" w:color="auto"/>
        <w:right w:val="none" w:sz="0" w:space="0" w:color="auto"/>
      </w:divBdr>
    </w:div>
    <w:div w:id="860631792">
      <w:marLeft w:val="0"/>
      <w:marRight w:val="0"/>
      <w:marTop w:val="0"/>
      <w:marBottom w:val="0"/>
      <w:divBdr>
        <w:top w:val="none" w:sz="0" w:space="0" w:color="auto"/>
        <w:left w:val="none" w:sz="0" w:space="0" w:color="auto"/>
        <w:bottom w:val="none" w:sz="0" w:space="0" w:color="auto"/>
        <w:right w:val="none" w:sz="0" w:space="0" w:color="auto"/>
      </w:divBdr>
    </w:div>
    <w:div w:id="860751656">
      <w:marLeft w:val="0"/>
      <w:marRight w:val="0"/>
      <w:marTop w:val="0"/>
      <w:marBottom w:val="0"/>
      <w:divBdr>
        <w:top w:val="none" w:sz="0" w:space="0" w:color="auto"/>
        <w:left w:val="none" w:sz="0" w:space="0" w:color="auto"/>
        <w:bottom w:val="none" w:sz="0" w:space="0" w:color="auto"/>
        <w:right w:val="none" w:sz="0" w:space="0" w:color="auto"/>
      </w:divBdr>
    </w:div>
    <w:div w:id="860776363">
      <w:marLeft w:val="0"/>
      <w:marRight w:val="0"/>
      <w:marTop w:val="0"/>
      <w:marBottom w:val="0"/>
      <w:divBdr>
        <w:top w:val="none" w:sz="0" w:space="0" w:color="auto"/>
        <w:left w:val="none" w:sz="0" w:space="0" w:color="auto"/>
        <w:bottom w:val="none" w:sz="0" w:space="0" w:color="auto"/>
        <w:right w:val="none" w:sz="0" w:space="0" w:color="auto"/>
      </w:divBdr>
    </w:div>
    <w:div w:id="860778055">
      <w:marLeft w:val="0"/>
      <w:marRight w:val="0"/>
      <w:marTop w:val="0"/>
      <w:marBottom w:val="0"/>
      <w:divBdr>
        <w:top w:val="none" w:sz="0" w:space="0" w:color="auto"/>
        <w:left w:val="none" w:sz="0" w:space="0" w:color="auto"/>
        <w:bottom w:val="none" w:sz="0" w:space="0" w:color="auto"/>
        <w:right w:val="none" w:sz="0" w:space="0" w:color="auto"/>
      </w:divBdr>
    </w:div>
    <w:div w:id="860779577">
      <w:marLeft w:val="0"/>
      <w:marRight w:val="0"/>
      <w:marTop w:val="0"/>
      <w:marBottom w:val="0"/>
      <w:divBdr>
        <w:top w:val="none" w:sz="0" w:space="0" w:color="auto"/>
        <w:left w:val="none" w:sz="0" w:space="0" w:color="auto"/>
        <w:bottom w:val="none" w:sz="0" w:space="0" w:color="auto"/>
        <w:right w:val="none" w:sz="0" w:space="0" w:color="auto"/>
      </w:divBdr>
    </w:div>
    <w:div w:id="860821305">
      <w:marLeft w:val="0"/>
      <w:marRight w:val="0"/>
      <w:marTop w:val="0"/>
      <w:marBottom w:val="0"/>
      <w:divBdr>
        <w:top w:val="none" w:sz="0" w:space="0" w:color="auto"/>
        <w:left w:val="none" w:sz="0" w:space="0" w:color="auto"/>
        <w:bottom w:val="none" w:sz="0" w:space="0" w:color="auto"/>
        <w:right w:val="none" w:sz="0" w:space="0" w:color="auto"/>
      </w:divBdr>
    </w:div>
    <w:div w:id="860972633">
      <w:marLeft w:val="0"/>
      <w:marRight w:val="0"/>
      <w:marTop w:val="0"/>
      <w:marBottom w:val="0"/>
      <w:divBdr>
        <w:top w:val="none" w:sz="0" w:space="0" w:color="auto"/>
        <w:left w:val="none" w:sz="0" w:space="0" w:color="auto"/>
        <w:bottom w:val="none" w:sz="0" w:space="0" w:color="auto"/>
        <w:right w:val="none" w:sz="0" w:space="0" w:color="auto"/>
      </w:divBdr>
    </w:div>
    <w:div w:id="860973042">
      <w:marLeft w:val="0"/>
      <w:marRight w:val="0"/>
      <w:marTop w:val="0"/>
      <w:marBottom w:val="0"/>
      <w:divBdr>
        <w:top w:val="none" w:sz="0" w:space="0" w:color="auto"/>
        <w:left w:val="none" w:sz="0" w:space="0" w:color="auto"/>
        <w:bottom w:val="none" w:sz="0" w:space="0" w:color="auto"/>
        <w:right w:val="none" w:sz="0" w:space="0" w:color="auto"/>
      </w:divBdr>
    </w:div>
    <w:div w:id="861017296">
      <w:marLeft w:val="0"/>
      <w:marRight w:val="0"/>
      <w:marTop w:val="0"/>
      <w:marBottom w:val="0"/>
      <w:divBdr>
        <w:top w:val="none" w:sz="0" w:space="0" w:color="auto"/>
        <w:left w:val="none" w:sz="0" w:space="0" w:color="auto"/>
        <w:bottom w:val="none" w:sz="0" w:space="0" w:color="auto"/>
        <w:right w:val="none" w:sz="0" w:space="0" w:color="auto"/>
      </w:divBdr>
    </w:div>
    <w:div w:id="861019016">
      <w:marLeft w:val="0"/>
      <w:marRight w:val="0"/>
      <w:marTop w:val="0"/>
      <w:marBottom w:val="0"/>
      <w:divBdr>
        <w:top w:val="none" w:sz="0" w:space="0" w:color="auto"/>
        <w:left w:val="none" w:sz="0" w:space="0" w:color="auto"/>
        <w:bottom w:val="none" w:sz="0" w:space="0" w:color="auto"/>
        <w:right w:val="none" w:sz="0" w:space="0" w:color="auto"/>
      </w:divBdr>
    </w:div>
    <w:div w:id="861165875">
      <w:bodyDiv w:val="1"/>
      <w:marLeft w:val="0"/>
      <w:marRight w:val="0"/>
      <w:marTop w:val="0"/>
      <w:marBottom w:val="0"/>
      <w:divBdr>
        <w:top w:val="none" w:sz="0" w:space="0" w:color="auto"/>
        <w:left w:val="none" w:sz="0" w:space="0" w:color="auto"/>
        <w:bottom w:val="none" w:sz="0" w:space="0" w:color="auto"/>
        <w:right w:val="none" w:sz="0" w:space="0" w:color="auto"/>
      </w:divBdr>
    </w:div>
    <w:div w:id="861169700">
      <w:marLeft w:val="0"/>
      <w:marRight w:val="0"/>
      <w:marTop w:val="0"/>
      <w:marBottom w:val="0"/>
      <w:divBdr>
        <w:top w:val="none" w:sz="0" w:space="0" w:color="auto"/>
        <w:left w:val="none" w:sz="0" w:space="0" w:color="auto"/>
        <w:bottom w:val="none" w:sz="0" w:space="0" w:color="auto"/>
        <w:right w:val="none" w:sz="0" w:space="0" w:color="auto"/>
      </w:divBdr>
    </w:div>
    <w:div w:id="861237575">
      <w:marLeft w:val="0"/>
      <w:marRight w:val="0"/>
      <w:marTop w:val="0"/>
      <w:marBottom w:val="0"/>
      <w:divBdr>
        <w:top w:val="none" w:sz="0" w:space="0" w:color="auto"/>
        <w:left w:val="none" w:sz="0" w:space="0" w:color="auto"/>
        <w:bottom w:val="none" w:sz="0" w:space="0" w:color="auto"/>
        <w:right w:val="none" w:sz="0" w:space="0" w:color="auto"/>
      </w:divBdr>
    </w:div>
    <w:div w:id="861240563">
      <w:marLeft w:val="0"/>
      <w:marRight w:val="0"/>
      <w:marTop w:val="0"/>
      <w:marBottom w:val="0"/>
      <w:divBdr>
        <w:top w:val="none" w:sz="0" w:space="0" w:color="auto"/>
        <w:left w:val="none" w:sz="0" w:space="0" w:color="auto"/>
        <w:bottom w:val="none" w:sz="0" w:space="0" w:color="auto"/>
        <w:right w:val="none" w:sz="0" w:space="0" w:color="auto"/>
      </w:divBdr>
    </w:div>
    <w:div w:id="861240929">
      <w:marLeft w:val="0"/>
      <w:marRight w:val="0"/>
      <w:marTop w:val="0"/>
      <w:marBottom w:val="0"/>
      <w:divBdr>
        <w:top w:val="none" w:sz="0" w:space="0" w:color="auto"/>
        <w:left w:val="none" w:sz="0" w:space="0" w:color="auto"/>
        <w:bottom w:val="none" w:sz="0" w:space="0" w:color="auto"/>
        <w:right w:val="none" w:sz="0" w:space="0" w:color="auto"/>
      </w:divBdr>
    </w:div>
    <w:div w:id="861286870">
      <w:marLeft w:val="0"/>
      <w:marRight w:val="0"/>
      <w:marTop w:val="0"/>
      <w:marBottom w:val="0"/>
      <w:divBdr>
        <w:top w:val="none" w:sz="0" w:space="0" w:color="auto"/>
        <w:left w:val="none" w:sz="0" w:space="0" w:color="auto"/>
        <w:bottom w:val="none" w:sz="0" w:space="0" w:color="auto"/>
        <w:right w:val="none" w:sz="0" w:space="0" w:color="auto"/>
      </w:divBdr>
    </w:div>
    <w:div w:id="861358233">
      <w:marLeft w:val="0"/>
      <w:marRight w:val="0"/>
      <w:marTop w:val="0"/>
      <w:marBottom w:val="0"/>
      <w:divBdr>
        <w:top w:val="none" w:sz="0" w:space="0" w:color="auto"/>
        <w:left w:val="none" w:sz="0" w:space="0" w:color="auto"/>
        <w:bottom w:val="none" w:sz="0" w:space="0" w:color="auto"/>
        <w:right w:val="none" w:sz="0" w:space="0" w:color="auto"/>
      </w:divBdr>
    </w:div>
    <w:div w:id="861358755">
      <w:marLeft w:val="0"/>
      <w:marRight w:val="0"/>
      <w:marTop w:val="0"/>
      <w:marBottom w:val="0"/>
      <w:divBdr>
        <w:top w:val="none" w:sz="0" w:space="0" w:color="auto"/>
        <w:left w:val="none" w:sz="0" w:space="0" w:color="auto"/>
        <w:bottom w:val="none" w:sz="0" w:space="0" w:color="auto"/>
        <w:right w:val="none" w:sz="0" w:space="0" w:color="auto"/>
      </w:divBdr>
    </w:div>
    <w:div w:id="861668174">
      <w:marLeft w:val="0"/>
      <w:marRight w:val="0"/>
      <w:marTop w:val="0"/>
      <w:marBottom w:val="0"/>
      <w:divBdr>
        <w:top w:val="none" w:sz="0" w:space="0" w:color="auto"/>
        <w:left w:val="none" w:sz="0" w:space="0" w:color="auto"/>
        <w:bottom w:val="none" w:sz="0" w:space="0" w:color="auto"/>
        <w:right w:val="none" w:sz="0" w:space="0" w:color="auto"/>
      </w:divBdr>
    </w:div>
    <w:div w:id="861669963">
      <w:marLeft w:val="0"/>
      <w:marRight w:val="0"/>
      <w:marTop w:val="0"/>
      <w:marBottom w:val="0"/>
      <w:divBdr>
        <w:top w:val="none" w:sz="0" w:space="0" w:color="auto"/>
        <w:left w:val="none" w:sz="0" w:space="0" w:color="auto"/>
        <w:bottom w:val="none" w:sz="0" w:space="0" w:color="auto"/>
        <w:right w:val="none" w:sz="0" w:space="0" w:color="auto"/>
      </w:divBdr>
    </w:div>
    <w:div w:id="861671411">
      <w:marLeft w:val="0"/>
      <w:marRight w:val="0"/>
      <w:marTop w:val="0"/>
      <w:marBottom w:val="0"/>
      <w:divBdr>
        <w:top w:val="none" w:sz="0" w:space="0" w:color="auto"/>
        <w:left w:val="none" w:sz="0" w:space="0" w:color="auto"/>
        <w:bottom w:val="none" w:sz="0" w:space="0" w:color="auto"/>
        <w:right w:val="none" w:sz="0" w:space="0" w:color="auto"/>
      </w:divBdr>
    </w:div>
    <w:div w:id="861819964">
      <w:marLeft w:val="0"/>
      <w:marRight w:val="0"/>
      <w:marTop w:val="0"/>
      <w:marBottom w:val="0"/>
      <w:divBdr>
        <w:top w:val="none" w:sz="0" w:space="0" w:color="auto"/>
        <w:left w:val="none" w:sz="0" w:space="0" w:color="auto"/>
        <w:bottom w:val="none" w:sz="0" w:space="0" w:color="auto"/>
        <w:right w:val="none" w:sz="0" w:space="0" w:color="auto"/>
      </w:divBdr>
    </w:div>
    <w:div w:id="861823352">
      <w:marLeft w:val="0"/>
      <w:marRight w:val="0"/>
      <w:marTop w:val="0"/>
      <w:marBottom w:val="0"/>
      <w:divBdr>
        <w:top w:val="none" w:sz="0" w:space="0" w:color="auto"/>
        <w:left w:val="none" w:sz="0" w:space="0" w:color="auto"/>
        <w:bottom w:val="none" w:sz="0" w:space="0" w:color="auto"/>
        <w:right w:val="none" w:sz="0" w:space="0" w:color="auto"/>
      </w:divBdr>
    </w:div>
    <w:div w:id="861825155">
      <w:marLeft w:val="0"/>
      <w:marRight w:val="0"/>
      <w:marTop w:val="0"/>
      <w:marBottom w:val="0"/>
      <w:divBdr>
        <w:top w:val="none" w:sz="0" w:space="0" w:color="auto"/>
        <w:left w:val="none" w:sz="0" w:space="0" w:color="auto"/>
        <w:bottom w:val="none" w:sz="0" w:space="0" w:color="auto"/>
        <w:right w:val="none" w:sz="0" w:space="0" w:color="auto"/>
      </w:divBdr>
    </w:div>
    <w:div w:id="861940814">
      <w:marLeft w:val="0"/>
      <w:marRight w:val="0"/>
      <w:marTop w:val="0"/>
      <w:marBottom w:val="0"/>
      <w:divBdr>
        <w:top w:val="none" w:sz="0" w:space="0" w:color="auto"/>
        <w:left w:val="none" w:sz="0" w:space="0" w:color="auto"/>
        <w:bottom w:val="none" w:sz="0" w:space="0" w:color="auto"/>
        <w:right w:val="none" w:sz="0" w:space="0" w:color="auto"/>
      </w:divBdr>
    </w:div>
    <w:div w:id="862013472">
      <w:marLeft w:val="0"/>
      <w:marRight w:val="0"/>
      <w:marTop w:val="0"/>
      <w:marBottom w:val="0"/>
      <w:divBdr>
        <w:top w:val="none" w:sz="0" w:space="0" w:color="auto"/>
        <w:left w:val="none" w:sz="0" w:space="0" w:color="auto"/>
        <w:bottom w:val="none" w:sz="0" w:space="0" w:color="auto"/>
        <w:right w:val="none" w:sz="0" w:space="0" w:color="auto"/>
      </w:divBdr>
    </w:div>
    <w:div w:id="862132585">
      <w:marLeft w:val="0"/>
      <w:marRight w:val="0"/>
      <w:marTop w:val="0"/>
      <w:marBottom w:val="0"/>
      <w:divBdr>
        <w:top w:val="none" w:sz="0" w:space="0" w:color="auto"/>
        <w:left w:val="none" w:sz="0" w:space="0" w:color="auto"/>
        <w:bottom w:val="none" w:sz="0" w:space="0" w:color="auto"/>
        <w:right w:val="none" w:sz="0" w:space="0" w:color="auto"/>
      </w:divBdr>
    </w:div>
    <w:div w:id="862204493">
      <w:marLeft w:val="0"/>
      <w:marRight w:val="0"/>
      <w:marTop w:val="0"/>
      <w:marBottom w:val="0"/>
      <w:divBdr>
        <w:top w:val="none" w:sz="0" w:space="0" w:color="auto"/>
        <w:left w:val="none" w:sz="0" w:space="0" w:color="auto"/>
        <w:bottom w:val="none" w:sz="0" w:space="0" w:color="auto"/>
        <w:right w:val="none" w:sz="0" w:space="0" w:color="auto"/>
      </w:divBdr>
    </w:div>
    <w:div w:id="862210321">
      <w:marLeft w:val="0"/>
      <w:marRight w:val="0"/>
      <w:marTop w:val="0"/>
      <w:marBottom w:val="0"/>
      <w:divBdr>
        <w:top w:val="none" w:sz="0" w:space="0" w:color="auto"/>
        <w:left w:val="none" w:sz="0" w:space="0" w:color="auto"/>
        <w:bottom w:val="none" w:sz="0" w:space="0" w:color="auto"/>
        <w:right w:val="none" w:sz="0" w:space="0" w:color="auto"/>
      </w:divBdr>
    </w:div>
    <w:div w:id="862324985">
      <w:marLeft w:val="0"/>
      <w:marRight w:val="0"/>
      <w:marTop w:val="0"/>
      <w:marBottom w:val="0"/>
      <w:divBdr>
        <w:top w:val="none" w:sz="0" w:space="0" w:color="auto"/>
        <w:left w:val="none" w:sz="0" w:space="0" w:color="auto"/>
        <w:bottom w:val="none" w:sz="0" w:space="0" w:color="auto"/>
        <w:right w:val="none" w:sz="0" w:space="0" w:color="auto"/>
      </w:divBdr>
    </w:div>
    <w:div w:id="862396646">
      <w:marLeft w:val="0"/>
      <w:marRight w:val="0"/>
      <w:marTop w:val="0"/>
      <w:marBottom w:val="0"/>
      <w:divBdr>
        <w:top w:val="none" w:sz="0" w:space="0" w:color="auto"/>
        <w:left w:val="none" w:sz="0" w:space="0" w:color="auto"/>
        <w:bottom w:val="none" w:sz="0" w:space="0" w:color="auto"/>
        <w:right w:val="none" w:sz="0" w:space="0" w:color="auto"/>
      </w:divBdr>
    </w:div>
    <w:div w:id="862403921">
      <w:marLeft w:val="0"/>
      <w:marRight w:val="0"/>
      <w:marTop w:val="0"/>
      <w:marBottom w:val="0"/>
      <w:divBdr>
        <w:top w:val="none" w:sz="0" w:space="0" w:color="auto"/>
        <w:left w:val="none" w:sz="0" w:space="0" w:color="auto"/>
        <w:bottom w:val="none" w:sz="0" w:space="0" w:color="auto"/>
        <w:right w:val="none" w:sz="0" w:space="0" w:color="auto"/>
      </w:divBdr>
    </w:div>
    <w:div w:id="862551642">
      <w:marLeft w:val="0"/>
      <w:marRight w:val="0"/>
      <w:marTop w:val="0"/>
      <w:marBottom w:val="0"/>
      <w:divBdr>
        <w:top w:val="none" w:sz="0" w:space="0" w:color="auto"/>
        <w:left w:val="none" w:sz="0" w:space="0" w:color="auto"/>
        <w:bottom w:val="none" w:sz="0" w:space="0" w:color="auto"/>
        <w:right w:val="none" w:sz="0" w:space="0" w:color="auto"/>
      </w:divBdr>
    </w:div>
    <w:div w:id="862590687">
      <w:marLeft w:val="0"/>
      <w:marRight w:val="0"/>
      <w:marTop w:val="0"/>
      <w:marBottom w:val="0"/>
      <w:divBdr>
        <w:top w:val="none" w:sz="0" w:space="0" w:color="auto"/>
        <w:left w:val="none" w:sz="0" w:space="0" w:color="auto"/>
        <w:bottom w:val="none" w:sz="0" w:space="0" w:color="auto"/>
        <w:right w:val="none" w:sz="0" w:space="0" w:color="auto"/>
      </w:divBdr>
    </w:div>
    <w:div w:id="862665344">
      <w:marLeft w:val="0"/>
      <w:marRight w:val="0"/>
      <w:marTop w:val="0"/>
      <w:marBottom w:val="0"/>
      <w:divBdr>
        <w:top w:val="none" w:sz="0" w:space="0" w:color="auto"/>
        <w:left w:val="none" w:sz="0" w:space="0" w:color="auto"/>
        <w:bottom w:val="none" w:sz="0" w:space="0" w:color="auto"/>
        <w:right w:val="none" w:sz="0" w:space="0" w:color="auto"/>
      </w:divBdr>
    </w:div>
    <w:div w:id="862667374">
      <w:marLeft w:val="0"/>
      <w:marRight w:val="0"/>
      <w:marTop w:val="0"/>
      <w:marBottom w:val="0"/>
      <w:divBdr>
        <w:top w:val="none" w:sz="0" w:space="0" w:color="auto"/>
        <w:left w:val="none" w:sz="0" w:space="0" w:color="auto"/>
        <w:bottom w:val="none" w:sz="0" w:space="0" w:color="auto"/>
        <w:right w:val="none" w:sz="0" w:space="0" w:color="auto"/>
      </w:divBdr>
    </w:div>
    <w:div w:id="862673400">
      <w:marLeft w:val="0"/>
      <w:marRight w:val="0"/>
      <w:marTop w:val="0"/>
      <w:marBottom w:val="0"/>
      <w:divBdr>
        <w:top w:val="none" w:sz="0" w:space="0" w:color="auto"/>
        <w:left w:val="none" w:sz="0" w:space="0" w:color="auto"/>
        <w:bottom w:val="none" w:sz="0" w:space="0" w:color="auto"/>
        <w:right w:val="none" w:sz="0" w:space="0" w:color="auto"/>
      </w:divBdr>
    </w:div>
    <w:div w:id="862674785">
      <w:marLeft w:val="0"/>
      <w:marRight w:val="0"/>
      <w:marTop w:val="0"/>
      <w:marBottom w:val="0"/>
      <w:divBdr>
        <w:top w:val="none" w:sz="0" w:space="0" w:color="auto"/>
        <w:left w:val="none" w:sz="0" w:space="0" w:color="auto"/>
        <w:bottom w:val="none" w:sz="0" w:space="0" w:color="auto"/>
        <w:right w:val="none" w:sz="0" w:space="0" w:color="auto"/>
      </w:divBdr>
    </w:div>
    <w:div w:id="862716896">
      <w:marLeft w:val="0"/>
      <w:marRight w:val="0"/>
      <w:marTop w:val="0"/>
      <w:marBottom w:val="0"/>
      <w:divBdr>
        <w:top w:val="none" w:sz="0" w:space="0" w:color="auto"/>
        <w:left w:val="none" w:sz="0" w:space="0" w:color="auto"/>
        <w:bottom w:val="none" w:sz="0" w:space="0" w:color="auto"/>
        <w:right w:val="none" w:sz="0" w:space="0" w:color="auto"/>
      </w:divBdr>
    </w:div>
    <w:div w:id="862741367">
      <w:marLeft w:val="0"/>
      <w:marRight w:val="0"/>
      <w:marTop w:val="0"/>
      <w:marBottom w:val="0"/>
      <w:divBdr>
        <w:top w:val="none" w:sz="0" w:space="0" w:color="auto"/>
        <w:left w:val="none" w:sz="0" w:space="0" w:color="auto"/>
        <w:bottom w:val="none" w:sz="0" w:space="0" w:color="auto"/>
        <w:right w:val="none" w:sz="0" w:space="0" w:color="auto"/>
      </w:divBdr>
    </w:div>
    <w:div w:id="862742936">
      <w:marLeft w:val="0"/>
      <w:marRight w:val="0"/>
      <w:marTop w:val="0"/>
      <w:marBottom w:val="0"/>
      <w:divBdr>
        <w:top w:val="none" w:sz="0" w:space="0" w:color="auto"/>
        <w:left w:val="none" w:sz="0" w:space="0" w:color="auto"/>
        <w:bottom w:val="none" w:sz="0" w:space="0" w:color="auto"/>
        <w:right w:val="none" w:sz="0" w:space="0" w:color="auto"/>
      </w:divBdr>
    </w:div>
    <w:div w:id="862784264">
      <w:marLeft w:val="0"/>
      <w:marRight w:val="0"/>
      <w:marTop w:val="0"/>
      <w:marBottom w:val="0"/>
      <w:divBdr>
        <w:top w:val="none" w:sz="0" w:space="0" w:color="auto"/>
        <w:left w:val="none" w:sz="0" w:space="0" w:color="auto"/>
        <w:bottom w:val="none" w:sz="0" w:space="0" w:color="auto"/>
        <w:right w:val="none" w:sz="0" w:space="0" w:color="auto"/>
      </w:divBdr>
    </w:div>
    <w:div w:id="862865505">
      <w:marLeft w:val="0"/>
      <w:marRight w:val="0"/>
      <w:marTop w:val="0"/>
      <w:marBottom w:val="0"/>
      <w:divBdr>
        <w:top w:val="none" w:sz="0" w:space="0" w:color="auto"/>
        <w:left w:val="none" w:sz="0" w:space="0" w:color="auto"/>
        <w:bottom w:val="none" w:sz="0" w:space="0" w:color="auto"/>
        <w:right w:val="none" w:sz="0" w:space="0" w:color="auto"/>
      </w:divBdr>
    </w:div>
    <w:div w:id="862939973">
      <w:marLeft w:val="0"/>
      <w:marRight w:val="0"/>
      <w:marTop w:val="0"/>
      <w:marBottom w:val="0"/>
      <w:divBdr>
        <w:top w:val="none" w:sz="0" w:space="0" w:color="auto"/>
        <w:left w:val="none" w:sz="0" w:space="0" w:color="auto"/>
        <w:bottom w:val="none" w:sz="0" w:space="0" w:color="auto"/>
        <w:right w:val="none" w:sz="0" w:space="0" w:color="auto"/>
      </w:divBdr>
    </w:div>
    <w:div w:id="862942341">
      <w:marLeft w:val="0"/>
      <w:marRight w:val="0"/>
      <w:marTop w:val="0"/>
      <w:marBottom w:val="0"/>
      <w:divBdr>
        <w:top w:val="none" w:sz="0" w:space="0" w:color="auto"/>
        <w:left w:val="none" w:sz="0" w:space="0" w:color="auto"/>
        <w:bottom w:val="none" w:sz="0" w:space="0" w:color="auto"/>
        <w:right w:val="none" w:sz="0" w:space="0" w:color="auto"/>
      </w:divBdr>
    </w:div>
    <w:div w:id="862979255">
      <w:marLeft w:val="0"/>
      <w:marRight w:val="0"/>
      <w:marTop w:val="0"/>
      <w:marBottom w:val="0"/>
      <w:divBdr>
        <w:top w:val="none" w:sz="0" w:space="0" w:color="auto"/>
        <w:left w:val="none" w:sz="0" w:space="0" w:color="auto"/>
        <w:bottom w:val="none" w:sz="0" w:space="0" w:color="auto"/>
        <w:right w:val="none" w:sz="0" w:space="0" w:color="auto"/>
      </w:divBdr>
    </w:div>
    <w:div w:id="862984456">
      <w:marLeft w:val="0"/>
      <w:marRight w:val="0"/>
      <w:marTop w:val="0"/>
      <w:marBottom w:val="0"/>
      <w:divBdr>
        <w:top w:val="none" w:sz="0" w:space="0" w:color="auto"/>
        <w:left w:val="none" w:sz="0" w:space="0" w:color="auto"/>
        <w:bottom w:val="none" w:sz="0" w:space="0" w:color="auto"/>
        <w:right w:val="none" w:sz="0" w:space="0" w:color="auto"/>
      </w:divBdr>
    </w:div>
    <w:div w:id="863129812">
      <w:marLeft w:val="0"/>
      <w:marRight w:val="0"/>
      <w:marTop w:val="0"/>
      <w:marBottom w:val="0"/>
      <w:divBdr>
        <w:top w:val="none" w:sz="0" w:space="0" w:color="auto"/>
        <w:left w:val="none" w:sz="0" w:space="0" w:color="auto"/>
        <w:bottom w:val="none" w:sz="0" w:space="0" w:color="auto"/>
        <w:right w:val="none" w:sz="0" w:space="0" w:color="auto"/>
      </w:divBdr>
    </w:div>
    <w:div w:id="863174665">
      <w:marLeft w:val="0"/>
      <w:marRight w:val="0"/>
      <w:marTop w:val="0"/>
      <w:marBottom w:val="0"/>
      <w:divBdr>
        <w:top w:val="none" w:sz="0" w:space="0" w:color="auto"/>
        <w:left w:val="none" w:sz="0" w:space="0" w:color="auto"/>
        <w:bottom w:val="none" w:sz="0" w:space="0" w:color="auto"/>
        <w:right w:val="none" w:sz="0" w:space="0" w:color="auto"/>
      </w:divBdr>
    </w:div>
    <w:div w:id="863245678">
      <w:marLeft w:val="0"/>
      <w:marRight w:val="0"/>
      <w:marTop w:val="0"/>
      <w:marBottom w:val="0"/>
      <w:divBdr>
        <w:top w:val="none" w:sz="0" w:space="0" w:color="auto"/>
        <w:left w:val="none" w:sz="0" w:space="0" w:color="auto"/>
        <w:bottom w:val="none" w:sz="0" w:space="0" w:color="auto"/>
        <w:right w:val="none" w:sz="0" w:space="0" w:color="auto"/>
      </w:divBdr>
    </w:div>
    <w:div w:id="863249659">
      <w:marLeft w:val="0"/>
      <w:marRight w:val="0"/>
      <w:marTop w:val="0"/>
      <w:marBottom w:val="0"/>
      <w:divBdr>
        <w:top w:val="none" w:sz="0" w:space="0" w:color="auto"/>
        <w:left w:val="none" w:sz="0" w:space="0" w:color="auto"/>
        <w:bottom w:val="none" w:sz="0" w:space="0" w:color="auto"/>
        <w:right w:val="none" w:sz="0" w:space="0" w:color="auto"/>
      </w:divBdr>
    </w:div>
    <w:div w:id="863320620">
      <w:marLeft w:val="0"/>
      <w:marRight w:val="0"/>
      <w:marTop w:val="0"/>
      <w:marBottom w:val="0"/>
      <w:divBdr>
        <w:top w:val="none" w:sz="0" w:space="0" w:color="auto"/>
        <w:left w:val="none" w:sz="0" w:space="0" w:color="auto"/>
        <w:bottom w:val="none" w:sz="0" w:space="0" w:color="auto"/>
        <w:right w:val="none" w:sz="0" w:space="0" w:color="auto"/>
      </w:divBdr>
    </w:div>
    <w:div w:id="863329584">
      <w:marLeft w:val="0"/>
      <w:marRight w:val="0"/>
      <w:marTop w:val="0"/>
      <w:marBottom w:val="0"/>
      <w:divBdr>
        <w:top w:val="none" w:sz="0" w:space="0" w:color="auto"/>
        <w:left w:val="none" w:sz="0" w:space="0" w:color="auto"/>
        <w:bottom w:val="none" w:sz="0" w:space="0" w:color="auto"/>
        <w:right w:val="none" w:sz="0" w:space="0" w:color="auto"/>
      </w:divBdr>
    </w:div>
    <w:div w:id="863641613">
      <w:marLeft w:val="0"/>
      <w:marRight w:val="0"/>
      <w:marTop w:val="0"/>
      <w:marBottom w:val="0"/>
      <w:divBdr>
        <w:top w:val="none" w:sz="0" w:space="0" w:color="auto"/>
        <w:left w:val="none" w:sz="0" w:space="0" w:color="auto"/>
        <w:bottom w:val="none" w:sz="0" w:space="0" w:color="auto"/>
        <w:right w:val="none" w:sz="0" w:space="0" w:color="auto"/>
      </w:divBdr>
    </w:div>
    <w:div w:id="863982623">
      <w:marLeft w:val="0"/>
      <w:marRight w:val="0"/>
      <w:marTop w:val="0"/>
      <w:marBottom w:val="0"/>
      <w:divBdr>
        <w:top w:val="none" w:sz="0" w:space="0" w:color="auto"/>
        <w:left w:val="none" w:sz="0" w:space="0" w:color="auto"/>
        <w:bottom w:val="none" w:sz="0" w:space="0" w:color="auto"/>
        <w:right w:val="none" w:sz="0" w:space="0" w:color="auto"/>
      </w:divBdr>
    </w:div>
    <w:div w:id="863983869">
      <w:marLeft w:val="0"/>
      <w:marRight w:val="0"/>
      <w:marTop w:val="0"/>
      <w:marBottom w:val="0"/>
      <w:divBdr>
        <w:top w:val="none" w:sz="0" w:space="0" w:color="auto"/>
        <w:left w:val="none" w:sz="0" w:space="0" w:color="auto"/>
        <w:bottom w:val="none" w:sz="0" w:space="0" w:color="auto"/>
        <w:right w:val="none" w:sz="0" w:space="0" w:color="auto"/>
      </w:divBdr>
    </w:div>
    <w:div w:id="864247624">
      <w:marLeft w:val="0"/>
      <w:marRight w:val="0"/>
      <w:marTop w:val="0"/>
      <w:marBottom w:val="0"/>
      <w:divBdr>
        <w:top w:val="none" w:sz="0" w:space="0" w:color="auto"/>
        <w:left w:val="none" w:sz="0" w:space="0" w:color="auto"/>
        <w:bottom w:val="none" w:sz="0" w:space="0" w:color="auto"/>
        <w:right w:val="none" w:sz="0" w:space="0" w:color="auto"/>
      </w:divBdr>
    </w:div>
    <w:div w:id="864248405">
      <w:marLeft w:val="0"/>
      <w:marRight w:val="0"/>
      <w:marTop w:val="0"/>
      <w:marBottom w:val="0"/>
      <w:divBdr>
        <w:top w:val="none" w:sz="0" w:space="0" w:color="auto"/>
        <w:left w:val="none" w:sz="0" w:space="0" w:color="auto"/>
        <w:bottom w:val="none" w:sz="0" w:space="0" w:color="auto"/>
        <w:right w:val="none" w:sz="0" w:space="0" w:color="auto"/>
      </w:divBdr>
    </w:div>
    <w:div w:id="864362522">
      <w:marLeft w:val="0"/>
      <w:marRight w:val="0"/>
      <w:marTop w:val="0"/>
      <w:marBottom w:val="0"/>
      <w:divBdr>
        <w:top w:val="none" w:sz="0" w:space="0" w:color="auto"/>
        <w:left w:val="none" w:sz="0" w:space="0" w:color="auto"/>
        <w:bottom w:val="none" w:sz="0" w:space="0" w:color="auto"/>
        <w:right w:val="none" w:sz="0" w:space="0" w:color="auto"/>
      </w:divBdr>
    </w:div>
    <w:div w:id="864439982">
      <w:marLeft w:val="0"/>
      <w:marRight w:val="0"/>
      <w:marTop w:val="0"/>
      <w:marBottom w:val="0"/>
      <w:divBdr>
        <w:top w:val="none" w:sz="0" w:space="0" w:color="auto"/>
        <w:left w:val="none" w:sz="0" w:space="0" w:color="auto"/>
        <w:bottom w:val="none" w:sz="0" w:space="0" w:color="auto"/>
        <w:right w:val="none" w:sz="0" w:space="0" w:color="auto"/>
      </w:divBdr>
    </w:div>
    <w:div w:id="864486444">
      <w:marLeft w:val="0"/>
      <w:marRight w:val="0"/>
      <w:marTop w:val="0"/>
      <w:marBottom w:val="0"/>
      <w:divBdr>
        <w:top w:val="none" w:sz="0" w:space="0" w:color="auto"/>
        <w:left w:val="none" w:sz="0" w:space="0" w:color="auto"/>
        <w:bottom w:val="none" w:sz="0" w:space="0" w:color="auto"/>
        <w:right w:val="none" w:sz="0" w:space="0" w:color="auto"/>
      </w:divBdr>
    </w:div>
    <w:div w:id="864562958">
      <w:marLeft w:val="0"/>
      <w:marRight w:val="0"/>
      <w:marTop w:val="0"/>
      <w:marBottom w:val="0"/>
      <w:divBdr>
        <w:top w:val="none" w:sz="0" w:space="0" w:color="auto"/>
        <w:left w:val="none" w:sz="0" w:space="0" w:color="auto"/>
        <w:bottom w:val="none" w:sz="0" w:space="0" w:color="auto"/>
        <w:right w:val="none" w:sz="0" w:space="0" w:color="auto"/>
      </w:divBdr>
    </w:div>
    <w:div w:id="864633192">
      <w:bodyDiv w:val="1"/>
      <w:marLeft w:val="0"/>
      <w:marRight w:val="0"/>
      <w:marTop w:val="0"/>
      <w:marBottom w:val="0"/>
      <w:divBdr>
        <w:top w:val="none" w:sz="0" w:space="0" w:color="auto"/>
        <w:left w:val="none" w:sz="0" w:space="0" w:color="auto"/>
        <w:bottom w:val="none" w:sz="0" w:space="0" w:color="auto"/>
        <w:right w:val="none" w:sz="0" w:space="0" w:color="auto"/>
      </w:divBdr>
    </w:div>
    <w:div w:id="864634918">
      <w:marLeft w:val="0"/>
      <w:marRight w:val="0"/>
      <w:marTop w:val="0"/>
      <w:marBottom w:val="0"/>
      <w:divBdr>
        <w:top w:val="none" w:sz="0" w:space="0" w:color="auto"/>
        <w:left w:val="none" w:sz="0" w:space="0" w:color="auto"/>
        <w:bottom w:val="none" w:sz="0" w:space="0" w:color="auto"/>
        <w:right w:val="none" w:sz="0" w:space="0" w:color="auto"/>
      </w:divBdr>
    </w:div>
    <w:div w:id="864636012">
      <w:marLeft w:val="0"/>
      <w:marRight w:val="0"/>
      <w:marTop w:val="0"/>
      <w:marBottom w:val="0"/>
      <w:divBdr>
        <w:top w:val="none" w:sz="0" w:space="0" w:color="auto"/>
        <w:left w:val="none" w:sz="0" w:space="0" w:color="auto"/>
        <w:bottom w:val="none" w:sz="0" w:space="0" w:color="auto"/>
        <w:right w:val="none" w:sz="0" w:space="0" w:color="auto"/>
      </w:divBdr>
    </w:div>
    <w:div w:id="864637272">
      <w:marLeft w:val="0"/>
      <w:marRight w:val="0"/>
      <w:marTop w:val="0"/>
      <w:marBottom w:val="0"/>
      <w:divBdr>
        <w:top w:val="none" w:sz="0" w:space="0" w:color="auto"/>
        <w:left w:val="none" w:sz="0" w:space="0" w:color="auto"/>
        <w:bottom w:val="none" w:sz="0" w:space="0" w:color="auto"/>
        <w:right w:val="none" w:sz="0" w:space="0" w:color="auto"/>
      </w:divBdr>
    </w:div>
    <w:div w:id="864754294">
      <w:marLeft w:val="0"/>
      <w:marRight w:val="0"/>
      <w:marTop w:val="0"/>
      <w:marBottom w:val="0"/>
      <w:divBdr>
        <w:top w:val="none" w:sz="0" w:space="0" w:color="auto"/>
        <w:left w:val="none" w:sz="0" w:space="0" w:color="auto"/>
        <w:bottom w:val="none" w:sz="0" w:space="0" w:color="auto"/>
        <w:right w:val="none" w:sz="0" w:space="0" w:color="auto"/>
      </w:divBdr>
    </w:div>
    <w:div w:id="864825530">
      <w:marLeft w:val="0"/>
      <w:marRight w:val="0"/>
      <w:marTop w:val="0"/>
      <w:marBottom w:val="0"/>
      <w:divBdr>
        <w:top w:val="none" w:sz="0" w:space="0" w:color="auto"/>
        <w:left w:val="none" w:sz="0" w:space="0" w:color="auto"/>
        <w:bottom w:val="none" w:sz="0" w:space="0" w:color="auto"/>
        <w:right w:val="none" w:sz="0" w:space="0" w:color="auto"/>
      </w:divBdr>
    </w:div>
    <w:div w:id="864826342">
      <w:marLeft w:val="0"/>
      <w:marRight w:val="0"/>
      <w:marTop w:val="0"/>
      <w:marBottom w:val="0"/>
      <w:divBdr>
        <w:top w:val="none" w:sz="0" w:space="0" w:color="auto"/>
        <w:left w:val="none" w:sz="0" w:space="0" w:color="auto"/>
        <w:bottom w:val="none" w:sz="0" w:space="0" w:color="auto"/>
        <w:right w:val="none" w:sz="0" w:space="0" w:color="auto"/>
      </w:divBdr>
    </w:div>
    <w:div w:id="864904649">
      <w:marLeft w:val="0"/>
      <w:marRight w:val="0"/>
      <w:marTop w:val="0"/>
      <w:marBottom w:val="0"/>
      <w:divBdr>
        <w:top w:val="none" w:sz="0" w:space="0" w:color="auto"/>
        <w:left w:val="none" w:sz="0" w:space="0" w:color="auto"/>
        <w:bottom w:val="none" w:sz="0" w:space="0" w:color="auto"/>
        <w:right w:val="none" w:sz="0" w:space="0" w:color="auto"/>
      </w:divBdr>
    </w:div>
    <w:div w:id="864946847">
      <w:marLeft w:val="0"/>
      <w:marRight w:val="0"/>
      <w:marTop w:val="0"/>
      <w:marBottom w:val="0"/>
      <w:divBdr>
        <w:top w:val="none" w:sz="0" w:space="0" w:color="auto"/>
        <w:left w:val="none" w:sz="0" w:space="0" w:color="auto"/>
        <w:bottom w:val="none" w:sz="0" w:space="0" w:color="auto"/>
        <w:right w:val="none" w:sz="0" w:space="0" w:color="auto"/>
      </w:divBdr>
    </w:div>
    <w:div w:id="864948696">
      <w:marLeft w:val="0"/>
      <w:marRight w:val="0"/>
      <w:marTop w:val="0"/>
      <w:marBottom w:val="0"/>
      <w:divBdr>
        <w:top w:val="none" w:sz="0" w:space="0" w:color="auto"/>
        <w:left w:val="none" w:sz="0" w:space="0" w:color="auto"/>
        <w:bottom w:val="none" w:sz="0" w:space="0" w:color="auto"/>
        <w:right w:val="none" w:sz="0" w:space="0" w:color="auto"/>
      </w:divBdr>
    </w:div>
    <w:div w:id="865020834">
      <w:marLeft w:val="0"/>
      <w:marRight w:val="0"/>
      <w:marTop w:val="0"/>
      <w:marBottom w:val="0"/>
      <w:divBdr>
        <w:top w:val="none" w:sz="0" w:space="0" w:color="auto"/>
        <w:left w:val="none" w:sz="0" w:space="0" w:color="auto"/>
        <w:bottom w:val="none" w:sz="0" w:space="0" w:color="auto"/>
        <w:right w:val="none" w:sz="0" w:space="0" w:color="auto"/>
      </w:divBdr>
    </w:div>
    <w:div w:id="865095930">
      <w:marLeft w:val="0"/>
      <w:marRight w:val="0"/>
      <w:marTop w:val="0"/>
      <w:marBottom w:val="0"/>
      <w:divBdr>
        <w:top w:val="none" w:sz="0" w:space="0" w:color="auto"/>
        <w:left w:val="none" w:sz="0" w:space="0" w:color="auto"/>
        <w:bottom w:val="none" w:sz="0" w:space="0" w:color="auto"/>
        <w:right w:val="none" w:sz="0" w:space="0" w:color="auto"/>
      </w:divBdr>
    </w:div>
    <w:div w:id="865142501">
      <w:marLeft w:val="0"/>
      <w:marRight w:val="0"/>
      <w:marTop w:val="0"/>
      <w:marBottom w:val="0"/>
      <w:divBdr>
        <w:top w:val="none" w:sz="0" w:space="0" w:color="auto"/>
        <w:left w:val="none" w:sz="0" w:space="0" w:color="auto"/>
        <w:bottom w:val="none" w:sz="0" w:space="0" w:color="auto"/>
        <w:right w:val="none" w:sz="0" w:space="0" w:color="auto"/>
      </w:divBdr>
    </w:div>
    <w:div w:id="865142630">
      <w:bodyDiv w:val="1"/>
      <w:marLeft w:val="0"/>
      <w:marRight w:val="0"/>
      <w:marTop w:val="0"/>
      <w:marBottom w:val="0"/>
      <w:divBdr>
        <w:top w:val="none" w:sz="0" w:space="0" w:color="auto"/>
        <w:left w:val="none" w:sz="0" w:space="0" w:color="auto"/>
        <w:bottom w:val="none" w:sz="0" w:space="0" w:color="auto"/>
        <w:right w:val="none" w:sz="0" w:space="0" w:color="auto"/>
      </w:divBdr>
    </w:div>
    <w:div w:id="865215398">
      <w:marLeft w:val="0"/>
      <w:marRight w:val="0"/>
      <w:marTop w:val="0"/>
      <w:marBottom w:val="0"/>
      <w:divBdr>
        <w:top w:val="none" w:sz="0" w:space="0" w:color="auto"/>
        <w:left w:val="none" w:sz="0" w:space="0" w:color="auto"/>
        <w:bottom w:val="none" w:sz="0" w:space="0" w:color="auto"/>
        <w:right w:val="none" w:sz="0" w:space="0" w:color="auto"/>
      </w:divBdr>
    </w:div>
    <w:div w:id="865408463">
      <w:marLeft w:val="0"/>
      <w:marRight w:val="0"/>
      <w:marTop w:val="0"/>
      <w:marBottom w:val="0"/>
      <w:divBdr>
        <w:top w:val="none" w:sz="0" w:space="0" w:color="auto"/>
        <w:left w:val="none" w:sz="0" w:space="0" w:color="auto"/>
        <w:bottom w:val="none" w:sz="0" w:space="0" w:color="auto"/>
        <w:right w:val="none" w:sz="0" w:space="0" w:color="auto"/>
      </w:divBdr>
    </w:div>
    <w:div w:id="865411129">
      <w:marLeft w:val="0"/>
      <w:marRight w:val="0"/>
      <w:marTop w:val="0"/>
      <w:marBottom w:val="0"/>
      <w:divBdr>
        <w:top w:val="none" w:sz="0" w:space="0" w:color="auto"/>
        <w:left w:val="none" w:sz="0" w:space="0" w:color="auto"/>
        <w:bottom w:val="none" w:sz="0" w:space="0" w:color="auto"/>
        <w:right w:val="none" w:sz="0" w:space="0" w:color="auto"/>
      </w:divBdr>
    </w:div>
    <w:div w:id="865481828">
      <w:marLeft w:val="0"/>
      <w:marRight w:val="0"/>
      <w:marTop w:val="0"/>
      <w:marBottom w:val="0"/>
      <w:divBdr>
        <w:top w:val="none" w:sz="0" w:space="0" w:color="auto"/>
        <w:left w:val="none" w:sz="0" w:space="0" w:color="auto"/>
        <w:bottom w:val="none" w:sz="0" w:space="0" w:color="auto"/>
        <w:right w:val="none" w:sz="0" w:space="0" w:color="auto"/>
      </w:divBdr>
    </w:div>
    <w:div w:id="865561278">
      <w:marLeft w:val="0"/>
      <w:marRight w:val="0"/>
      <w:marTop w:val="0"/>
      <w:marBottom w:val="0"/>
      <w:divBdr>
        <w:top w:val="none" w:sz="0" w:space="0" w:color="auto"/>
        <w:left w:val="none" w:sz="0" w:space="0" w:color="auto"/>
        <w:bottom w:val="none" w:sz="0" w:space="0" w:color="auto"/>
        <w:right w:val="none" w:sz="0" w:space="0" w:color="auto"/>
      </w:divBdr>
    </w:div>
    <w:div w:id="865603724">
      <w:marLeft w:val="0"/>
      <w:marRight w:val="0"/>
      <w:marTop w:val="0"/>
      <w:marBottom w:val="0"/>
      <w:divBdr>
        <w:top w:val="none" w:sz="0" w:space="0" w:color="auto"/>
        <w:left w:val="none" w:sz="0" w:space="0" w:color="auto"/>
        <w:bottom w:val="none" w:sz="0" w:space="0" w:color="auto"/>
        <w:right w:val="none" w:sz="0" w:space="0" w:color="auto"/>
      </w:divBdr>
    </w:div>
    <w:div w:id="865605163">
      <w:marLeft w:val="0"/>
      <w:marRight w:val="0"/>
      <w:marTop w:val="0"/>
      <w:marBottom w:val="0"/>
      <w:divBdr>
        <w:top w:val="none" w:sz="0" w:space="0" w:color="auto"/>
        <w:left w:val="none" w:sz="0" w:space="0" w:color="auto"/>
        <w:bottom w:val="none" w:sz="0" w:space="0" w:color="auto"/>
        <w:right w:val="none" w:sz="0" w:space="0" w:color="auto"/>
      </w:divBdr>
    </w:div>
    <w:div w:id="865606155">
      <w:marLeft w:val="0"/>
      <w:marRight w:val="0"/>
      <w:marTop w:val="0"/>
      <w:marBottom w:val="0"/>
      <w:divBdr>
        <w:top w:val="none" w:sz="0" w:space="0" w:color="auto"/>
        <w:left w:val="none" w:sz="0" w:space="0" w:color="auto"/>
        <w:bottom w:val="none" w:sz="0" w:space="0" w:color="auto"/>
        <w:right w:val="none" w:sz="0" w:space="0" w:color="auto"/>
      </w:divBdr>
    </w:div>
    <w:div w:id="865757585">
      <w:marLeft w:val="0"/>
      <w:marRight w:val="0"/>
      <w:marTop w:val="0"/>
      <w:marBottom w:val="0"/>
      <w:divBdr>
        <w:top w:val="none" w:sz="0" w:space="0" w:color="auto"/>
        <w:left w:val="none" w:sz="0" w:space="0" w:color="auto"/>
        <w:bottom w:val="none" w:sz="0" w:space="0" w:color="auto"/>
        <w:right w:val="none" w:sz="0" w:space="0" w:color="auto"/>
      </w:divBdr>
    </w:div>
    <w:div w:id="865799822">
      <w:marLeft w:val="0"/>
      <w:marRight w:val="0"/>
      <w:marTop w:val="0"/>
      <w:marBottom w:val="0"/>
      <w:divBdr>
        <w:top w:val="none" w:sz="0" w:space="0" w:color="auto"/>
        <w:left w:val="none" w:sz="0" w:space="0" w:color="auto"/>
        <w:bottom w:val="none" w:sz="0" w:space="0" w:color="auto"/>
        <w:right w:val="none" w:sz="0" w:space="0" w:color="auto"/>
      </w:divBdr>
    </w:div>
    <w:div w:id="865828329">
      <w:marLeft w:val="0"/>
      <w:marRight w:val="0"/>
      <w:marTop w:val="0"/>
      <w:marBottom w:val="0"/>
      <w:divBdr>
        <w:top w:val="none" w:sz="0" w:space="0" w:color="auto"/>
        <w:left w:val="none" w:sz="0" w:space="0" w:color="auto"/>
        <w:bottom w:val="none" w:sz="0" w:space="0" w:color="auto"/>
        <w:right w:val="none" w:sz="0" w:space="0" w:color="auto"/>
      </w:divBdr>
    </w:div>
    <w:div w:id="865949324">
      <w:marLeft w:val="0"/>
      <w:marRight w:val="0"/>
      <w:marTop w:val="0"/>
      <w:marBottom w:val="0"/>
      <w:divBdr>
        <w:top w:val="none" w:sz="0" w:space="0" w:color="auto"/>
        <w:left w:val="none" w:sz="0" w:space="0" w:color="auto"/>
        <w:bottom w:val="none" w:sz="0" w:space="0" w:color="auto"/>
        <w:right w:val="none" w:sz="0" w:space="0" w:color="auto"/>
      </w:divBdr>
    </w:div>
    <w:div w:id="866025243">
      <w:marLeft w:val="0"/>
      <w:marRight w:val="0"/>
      <w:marTop w:val="0"/>
      <w:marBottom w:val="0"/>
      <w:divBdr>
        <w:top w:val="none" w:sz="0" w:space="0" w:color="auto"/>
        <w:left w:val="none" w:sz="0" w:space="0" w:color="auto"/>
        <w:bottom w:val="none" w:sz="0" w:space="0" w:color="auto"/>
        <w:right w:val="none" w:sz="0" w:space="0" w:color="auto"/>
      </w:divBdr>
    </w:div>
    <w:div w:id="866060521">
      <w:marLeft w:val="0"/>
      <w:marRight w:val="0"/>
      <w:marTop w:val="0"/>
      <w:marBottom w:val="0"/>
      <w:divBdr>
        <w:top w:val="none" w:sz="0" w:space="0" w:color="auto"/>
        <w:left w:val="none" w:sz="0" w:space="0" w:color="auto"/>
        <w:bottom w:val="none" w:sz="0" w:space="0" w:color="auto"/>
        <w:right w:val="none" w:sz="0" w:space="0" w:color="auto"/>
      </w:divBdr>
    </w:div>
    <w:div w:id="866061162">
      <w:marLeft w:val="0"/>
      <w:marRight w:val="0"/>
      <w:marTop w:val="0"/>
      <w:marBottom w:val="0"/>
      <w:divBdr>
        <w:top w:val="none" w:sz="0" w:space="0" w:color="auto"/>
        <w:left w:val="none" w:sz="0" w:space="0" w:color="auto"/>
        <w:bottom w:val="none" w:sz="0" w:space="0" w:color="auto"/>
        <w:right w:val="none" w:sz="0" w:space="0" w:color="auto"/>
      </w:divBdr>
    </w:div>
    <w:div w:id="866065996">
      <w:marLeft w:val="0"/>
      <w:marRight w:val="0"/>
      <w:marTop w:val="0"/>
      <w:marBottom w:val="0"/>
      <w:divBdr>
        <w:top w:val="none" w:sz="0" w:space="0" w:color="auto"/>
        <w:left w:val="none" w:sz="0" w:space="0" w:color="auto"/>
        <w:bottom w:val="none" w:sz="0" w:space="0" w:color="auto"/>
        <w:right w:val="none" w:sz="0" w:space="0" w:color="auto"/>
      </w:divBdr>
    </w:div>
    <w:div w:id="866069326">
      <w:marLeft w:val="0"/>
      <w:marRight w:val="0"/>
      <w:marTop w:val="0"/>
      <w:marBottom w:val="0"/>
      <w:divBdr>
        <w:top w:val="none" w:sz="0" w:space="0" w:color="auto"/>
        <w:left w:val="none" w:sz="0" w:space="0" w:color="auto"/>
        <w:bottom w:val="none" w:sz="0" w:space="0" w:color="auto"/>
        <w:right w:val="none" w:sz="0" w:space="0" w:color="auto"/>
      </w:divBdr>
    </w:div>
    <w:div w:id="866135278">
      <w:bodyDiv w:val="1"/>
      <w:marLeft w:val="0"/>
      <w:marRight w:val="0"/>
      <w:marTop w:val="0"/>
      <w:marBottom w:val="0"/>
      <w:divBdr>
        <w:top w:val="none" w:sz="0" w:space="0" w:color="auto"/>
        <w:left w:val="none" w:sz="0" w:space="0" w:color="auto"/>
        <w:bottom w:val="none" w:sz="0" w:space="0" w:color="auto"/>
        <w:right w:val="none" w:sz="0" w:space="0" w:color="auto"/>
      </w:divBdr>
    </w:div>
    <w:div w:id="866139221">
      <w:marLeft w:val="0"/>
      <w:marRight w:val="0"/>
      <w:marTop w:val="0"/>
      <w:marBottom w:val="0"/>
      <w:divBdr>
        <w:top w:val="none" w:sz="0" w:space="0" w:color="auto"/>
        <w:left w:val="none" w:sz="0" w:space="0" w:color="auto"/>
        <w:bottom w:val="none" w:sz="0" w:space="0" w:color="auto"/>
        <w:right w:val="none" w:sz="0" w:space="0" w:color="auto"/>
      </w:divBdr>
    </w:div>
    <w:div w:id="866142335">
      <w:marLeft w:val="0"/>
      <w:marRight w:val="0"/>
      <w:marTop w:val="0"/>
      <w:marBottom w:val="0"/>
      <w:divBdr>
        <w:top w:val="none" w:sz="0" w:space="0" w:color="auto"/>
        <w:left w:val="none" w:sz="0" w:space="0" w:color="auto"/>
        <w:bottom w:val="none" w:sz="0" w:space="0" w:color="auto"/>
        <w:right w:val="none" w:sz="0" w:space="0" w:color="auto"/>
      </w:divBdr>
    </w:div>
    <w:div w:id="866142559">
      <w:marLeft w:val="0"/>
      <w:marRight w:val="0"/>
      <w:marTop w:val="0"/>
      <w:marBottom w:val="0"/>
      <w:divBdr>
        <w:top w:val="none" w:sz="0" w:space="0" w:color="auto"/>
        <w:left w:val="none" w:sz="0" w:space="0" w:color="auto"/>
        <w:bottom w:val="none" w:sz="0" w:space="0" w:color="auto"/>
        <w:right w:val="none" w:sz="0" w:space="0" w:color="auto"/>
      </w:divBdr>
    </w:div>
    <w:div w:id="866214851">
      <w:marLeft w:val="0"/>
      <w:marRight w:val="0"/>
      <w:marTop w:val="0"/>
      <w:marBottom w:val="0"/>
      <w:divBdr>
        <w:top w:val="none" w:sz="0" w:space="0" w:color="auto"/>
        <w:left w:val="none" w:sz="0" w:space="0" w:color="auto"/>
        <w:bottom w:val="none" w:sz="0" w:space="0" w:color="auto"/>
        <w:right w:val="none" w:sz="0" w:space="0" w:color="auto"/>
      </w:divBdr>
    </w:div>
    <w:div w:id="866256660">
      <w:marLeft w:val="0"/>
      <w:marRight w:val="0"/>
      <w:marTop w:val="0"/>
      <w:marBottom w:val="0"/>
      <w:divBdr>
        <w:top w:val="none" w:sz="0" w:space="0" w:color="auto"/>
        <w:left w:val="none" w:sz="0" w:space="0" w:color="auto"/>
        <w:bottom w:val="none" w:sz="0" w:space="0" w:color="auto"/>
        <w:right w:val="none" w:sz="0" w:space="0" w:color="auto"/>
      </w:divBdr>
    </w:div>
    <w:div w:id="866260408">
      <w:marLeft w:val="0"/>
      <w:marRight w:val="0"/>
      <w:marTop w:val="0"/>
      <w:marBottom w:val="0"/>
      <w:divBdr>
        <w:top w:val="none" w:sz="0" w:space="0" w:color="auto"/>
        <w:left w:val="none" w:sz="0" w:space="0" w:color="auto"/>
        <w:bottom w:val="none" w:sz="0" w:space="0" w:color="auto"/>
        <w:right w:val="none" w:sz="0" w:space="0" w:color="auto"/>
      </w:divBdr>
    </w:div>
    <w:div w:id="866261244">
      <w:marLeft w:val="0"/>
      <w:marRight w:val="0"/>
      <w:marTop w:val="0"/>
      <w:marBottom w:val="0"/>
      <w:divBdr>
        <w:top w:val="none" w:sz="0" w:space="0" w:color="auto"/>
        <w:left w:val="none" w:sz="0" w:space="0" w:color="auto"/>
        <w:bottom w:val="none" w:sz="0" w:space="0" w:color="auto"/>
        <w:right w:val="none" w:sz="0" w:space="0" w:color="auto"/>
      </w:divBdr>
    </w:div>
    <w:div w:id="866261606">
      <w:marLeft w:val="0"/>
      <w:marRight w:val="0"/>
      <w:marTop w:val="0"/>
      <w:marBottom w:val="0"/>
      <w:divBdr>
        <w:top w:val="none" w:sz="0" w:space="0" w:color="auto"/>
        <w:left w:val="none" w:sz="0" w:space="0" w:color="auto"/>
        <w:bottom w:val="none" w:sz="0" w:space="0" w:color="auto"/>
        <w:right w:val="none" w:sz="0" w:space="0" w:color="auto"/>
      </w:divBdr>
    </w:div>
    <w:div w:id="866286272">
      <w:marLeft w:val="0"/>
      <w:marRight w:val="0"/>
      <w:marTop w:val="0"/>
      <w:marBottom w:val="0"/>
      <w:divBdr>
        <w:top w:val="none" w:sz="0" w:space="0" w:color="auto"/>
        <w:left w:val="none" w:sz="0" w:space="0" w:color="auto"/>
        <w:bottom w:val="none" w:sz="0" w:space="0" w:color="auto"/>
        <w:right w:val="none" w:sz="0" w:space="0" w:color="auto"/>
      </w:divBdr>
    </w:div>
    <w:div w:id="866331839">
      <w:marLeft w:val="0"/>
      <w:marRight w:val="0"/>
      <w:marTop w:val="0"/>
      <w:marBottom w:val="0"/>
      <w:divBdr>
        <w:top w:val="none" w:sz="0" w:space="0" w:color="auto"/>
        <w:left w:val="none" w:sz="0" w:space="0" w:color="auto"/>
        <w:bottom w:val="none" w:sz="0" w:space="0" w:color="auto"/>
        <w:right w:val="none" w:sz="0" w:space="0" w:color="auto"/>
      </w:divBdr>
    </w:div>
    <w:div w:id="866336781">
      <w:marLeft w:val="0"/>
      <w:marRight w:val="0"/>
      <w:marTop w:val="0"/>
      <w:marBottom w:val="0"/>
      <w:divBdr>
        <w:top w:val="none" w:sz="0" w:space="0" w:color="auto"/>
        <w:left w:val="none" w:sz="0" w:space="0" w:color="auto"/>
        <w:bottom w:val="none" w:sz="0" w:space="0" w:color="auto"/>
        <w:right w:val="none" w:sz="0" w:space="0" w:color="auto"/>
      </w:divBdr>
    </w:div>
    <w:div w:id="866598295">
      <w:marLeft w:val="0"/>
      <w:marRight w:val="0"/>
      <w:marTop w:val="0"/>
      <w:marBottom w:val="0"/>
      <w:divBdr>
        <w:top w:val="none" w:sz="0" w:space="0" w:color="auto"/>
        <w:left w:val="none" w:sz="0" w:space="0" w:color="auto"/>
        <w:bottom w:val="none" w:sz="0" w:space="0" w:color="auto"/>
        <w:right w:val="none" w:sz="0" w:space="0" w:color="auto"/>
      </w:divBdr>
    </w:div>
    <w:div w:id="866600200">
      <w:marLeft w:val="0"/>
      <w:marRight w:val="0"/>
      <w:marTop w:val="0"/>
      <w:marBottom w:val="0"/>
      <w:divBdr>
        <w:top w:val="none" w:sz="0" w:space="0" w:color="auto"/>
        <w:left w:val="none" w:sz="0" w:space="0" w:color="auto"/>
        <w:bottom w:val="none" w:sz="0" w:space="0" w:color="auto"/>
        <w:right w:val="none" w:sz="0" w:space="0" w:color="auto"/>
      </w:divBdr>
    </w:div>
    <w:div w:id="866601658">
      <w:marLeft w:val="0"/>
      <w:marRight w:val="0"/>
      <w:marTop w:val="0"/>
      <w:marBottom w:val="0"/>
      <w:divBdr>
        <w:top w:val="none" w:sz="0" w:space="0" w:color="auto"/>
        <w:left w:val="none" w:sz="0" w:space="0" w:color="auto"/>
        <w:bottom w:val="none" w:sz="0" w:space="0" w:color="auto"/>
        <w:right w:val="none" w:sz="0" w:space="0" w:color="auto"/>
      </w:divBdr>
    </w:div>
    <w:div w:id="866604509">
      <w:marLeft w:val="0"/>
      <w:marRight w:val="0"/>
      <w:marTop w:val="0"/>
      <w:marBottom w:val="0"/>
      <w:divBdr>
        <w:top w:val="none" w:sz="0" w:space="0" w:color="auto"/>
        <w:left w:val="none" w:sz="0" w:space="0" w:color="auto"/>
        <w:bottom w:val="none" w:sz="0" w:space="0" w:color="auto"/>
        <w:right w:val="none" w:sz="0" w:space="0" w:color="auto"/>
      </w:divBdr>
    </w:div>
    <w:div w:id="866673157">
      <w:marLeft w:val="0"/>
      <w:marRight w:val="0"/>
      <w:marTop w:val="0"/>
      <w:marBottom w:val="0"/>
      <w:divBdr>
        <w:top w:val="none" w:sz="0" w:space="0" w:color="auto"/>
        <w:left w:val="none" w:sz="0" w:space="0" w:color="auto"/>
        <w:bottom w:val="none" w:sz="0" w:space="0" w:color="auto"/>
        <w:right w:val="none" w:sz="0" w:space="0" w:color="auto"/>
      </w:divBdr>
    </w:div>
    <w:div w:id="866717570">
      <w:marLeft w:val="0"/>
      <w:marRight w:val="0"/>
      <w:marTop w:val="0"/>
      <w:marBottom w:val="0"/>
      <w:divBdr>
        <w:top w:val="none" w:sz="0" w:space="0" w:color="auto"/>
        <w:left w:val="none" w:sz="0" w:space="0" w:color="auto"/>
        <w:bottom w:val="none" w:sz="0" w:space="0" w:color="auto"/>
        <w:right w:val="none" w:sz="0" w:space="0" w:color="auto"/>
      </w:divBdr>
    </w:div>
    <w:div w:id="866867210">
      <w:marLeft w:val="0"/>
      <w:marRight w:val="0"/>
      <w:marTop w:val="0"/>
      <w:marBottom w:val="0"/>
      <w:divBdr>
        <w:top w:val="none" w:sz="0" w:space="0" w:color="auto"/>
        <w:left w:val="none" w:sz="0" w:space="0" w:color="auto"/>
        <w:bottom w:val="none" w:sz="0" w:space="0" w:color="auto"/>
        <w:right w:val="none" w:sz="0" w:space="0" w:color="auto"/>
      </w:divBdr>
    </w:div>
    <w:div w:id="866867541">
      <w:marLeft w:val="0"/>
      <w:marRight w:val="0"/>
      <w:marTop w:val="0"/>
      <w:marBottom w:val="0"/>
      <w:divBdr>
        <w:top w:val="none" w:sz="0" w:space="0" w:color="auto"/>
        <w:left w:val="none" w:sz="0" w:space="0" w:color="auto"/>
        <w:bottom w:val="none" w:sz="0" w:space="0" w:color="auto"/>
        <w:right w:val="none" w:sz="0" w:space="0" w:color="auto"/>
      </w:divBdr>
    </w:div>
    <w:div w:id="866872829">
      <w:marLeft w:val="0"/>
      <w:marRight w:val="0"/>
      <w:marTop w:val="0"/>
      <w:marBottom w:val="0"/>
      <w:divBdr>
        <w:top w:val="none" w:sz="0" w:space="0" w:color="auto"/>
        <w:left w:val="none" w:sz="0" w:space="0" w:color="auto"/>
        <w:bottom w:val="none" w:sz="0" w:space="0" w:color="auto"/>
        <w:right w:val="none" w:sz="0" w:space="0" w:color="auto"/>
      </w:divBdr>
    </w:div>
    <w:div w:id="866910876">
      <w:marLeft w:val="0"/>
      <w:marRight w:val="0"/>
      <w:marTop w:val="0"/>
      <w:marBottom w:val="0"/>
      <w:divBdr>
        <w:top w:val="none" w:sz="0" w:space="0" w:color="auto"/>
        <w:left w:val="none" w:sz="0" w:space="0" w:color="auto"/>
        <w:bottom w:val="none" w:sz="0" w:space="0" w:color="auto"/>
        <w:right w:val="none" w:sz="0" w:space="0" w:color="auto"/>
      </w:divBdr>
    </w:div>
    <w:div w:id="866917820">
      <w:marLeft w:val="0"/>
      <w:marRight w:val="0"/>
      <w:marTop w:val="0"/>
      <w:marBottom w:val="0"/>
      <w:divBdr>
        <w:top w:val="none" w:sz="0" w:space="0" w:color="auto"/>
        <w:left w:val="none" w:sz="0" w:space="0" w:color="auto"/>
        <w:bottom w:val="none" w:sz="0" w:space="0" w:color="auto"/>
        <w:right w:val="none" w:sz="0" w:space="0" w:color="auto"/>
      </w:divBdr>
    </w:div>
    <w:div w:id="867060602">
      <w:marLeft w:val="0"/>
      <w:marRight w:val="0"/>
      <w:marTop w:val="0"/>
      <w:marBottom w:val="0"/>
      <w:divBdr>
        <w:top w:val="none" w:sz="0" w:space="0" w:color="auto"/>
        <w:left w:val="none" w:sz="0" w:space="0" w:color="auto"/>
        <w:bottom w:val="none" w:sz="0" w:space="0" w:color="auto"/>
        <w:right w:val="none" w:sz="0" w:space="0" w:color="auto"/>
      </w:divBdr>
    </w:div>
    <w:div w:id="867135758">
      <w:marLeft w:val="0"/>
      <w:marRight w:val="0"/>
      <w:marTop w:val="0"/>
      <w:marBottom w:val="0"/>
      <w:divBdr>
        <w:top w:val="none" w:sz="0" w:space="0" w:color="auto"/>
        <w:left w:val="none" w:sz="0" w:space="0" w:color="auto"/>
        <w:bottom w:val="none" w:sz="0" w:space="0" w:color="auto"/>
        <w:right w:val="none" w:sz="0" w:space="0" w:color="auto"/>
      </w:divBdr>
    </w:div>
    <w:div w:id="867138530">
      <w:marLeft w:val="0"/>
      <w:marRight w:val="0"/>
      <w:marTop w:val="0"/>
      <w:marBottom w:val="0"/>
      <w:divBdr>
        <w:top w:val="none" w:sz="0" w:space="0" w:color="auto"/>
        <w:left w:val="none" w:sz="0" w:space="0" w:color="auto"/>
        <w:bottom w:val="none" w:sz="0" w:space="0" w:color="auto"/>
        <w:right w:val="none" w:sz="0" w:space="0" w:color="auto"/>
      </w:divBdr>
    </w:div>
    <w:div w:id="867177827">
      <w:marLeft w:val="0"/>
      <w:marRight w:val="0"/>
      <w:marTop w:val="0"/>
      <w:marBottom w:val="0"/>
      <w:divBdr>
        <w:top w:val="none" w:sz="0" w:space="0" w:color="auto"/>
        <w:left w:val="none" w:sz="0" w:space="0" w:color="auto"/>
        <w:bottom w:val="none" w:sz="0" w:space="0" w:color="auto"/>
        <w:right w:val="none" w:sz="0" w:space="0" w:color="auto"/>
      </w:divBdr>
    </w:div>
    <w:div w:id="867182213">
      <w:marLeft w:val="0"/>
      <w:marRight w:val="0"/>
      <w:marTop w:val="0"/>
      <w:marBottom w:val="0"/>
      <w:divBdr>
        <w:top w:val="none" w:sz="0" w:space="0" w:color="auto"/>
        <w:left w:val="none" w:sz="0" w:space="0" w:color="auto"/>
        <w:bottom w:val="none" w:sz="0" w:space="0" w:color="auto"/>
        <w:right w:val="none" w:sz="0" w:space="0" w:color="auto"/>
      </w:divBdr>
    </w:div>
    <w:div w:id="867526933">
      <w:marLeft w:val="0"/>
      <w:marRight w:val="0"/>
      <w:marTop w:val="0"/>
      <w:marBottom w:val="0"/>
      <w:divBdr>
        <w:top w:val="none" w:sz="0" w:space="0" w:color="auto"/>
        <w:left w:val="none" w:sz="0" w:space="0" w:color="auto"/>
        <w:bottom w:val="none" w:sz="0" w:space="0" w:color="auto"/>
        <w:right w:val="none" w:sz="0" w:space="0" w:color="auto"/>
      </w:divBdr>
    </w:div>
    <w:div w:id="867529952">
      <w:marLeft w:val="0"/>
      <w:marRight w:val="0"/>
      <w:marTop w:val="0"/>
      <w:marBottom w:val="0"/>
      <w:divBdr>
        <w:top w:val="none" w:sz="0" w:space="0" w:color="auto"/>
        <w:left w:val="none" w:sz="0" w:space="0" w:color="auto"/>
        <w:bottom w:val="none" w:sz="0" w:space="0" w:color="auto"/>
        <w:right w:val="none" w:sz="0" w:space="0" w:color="auto"/>
      </w:divBdr>
    </w:div>
    <w:div w:id="867567975">
      <w:marLeft w:val="0"/>
      <w:marRight w:val="0"/>
      <w:marTop w:val="0"/>
      <w:marBottom w:val="0"/>
      <w:divBdr>
        <w:top w:val="none" w:sz="0" w:space="0" w:color="auto"/>
        <w:left w:val="none" w:sz="0" w:space="0" w:color="auto"/>
        <w:bottom w:val="none" w:sz="0" w:space="0" w:color="auto"/>
        <w:right w:val="none" w:sz="0" w:space="0" w:color="auto"/>
      </w:divBdr>
    </w:div>
    <w:div w:id="867570849">
      <w:marLeft w:val="0"/>
      <w:marRight w:val="0"/>
      <w:marTop w:val="0"/>
      <w:marBottom w:val="0"/>
      <w:divBdr>
        <w:top w:val="none" w:sz="0" w:space="0" w:color="auto"/>
        <w:left w:val="none" w:sz="0" w:space="0" w:color="auto"/>
        <w:bottom w:val="none" w:sz="0" w:space="0" w:color="auto"/>
        <w:right w:val="none" w:sz="0" w:space="0" w:color="auto"/>
      </w:divBdr>
    </w:div>
    <w:div w:id="867644787">
      <w:marLeft w:val="0"/>
      <w:marRight w:val="0"/>
      <w:marTop w:val="0"/>
      <w:marBottom w:val="0"/>
      <w:divBdr>
        <w:top w:val="none" w:sz="0" w:space="0" w:color="auto"/>
        <w:left w:val="none" w:sz="0" w:space="0" w:color="auto"/>
        <w:bottom w:val="none" w:sz="0" w:space="0" w:color="auto"/>
        <w:right w:val="none" w:sz="0" w:space="0" w:color="auto"/>
      </w:divBdr>
    </w:div>
    <w:div w:id="867646538">
      <w:marLeft w:val="0"/>
      <w:marRight w:val="0"/>
      <w:marTop w:val="0"/>
      <w:marBottom w:val="0"/>
      <w:divBdr>
        <w:top w:val="none" w:sz="0" w:space="0" w:color="auto"/>
        <w:left w:val="none" w:sz="0" w:space="0" w:color="auto"/>
        <w:bottom w:val="none" w:sz="0" w:space="0" w:color="auto"/>
        <w:right w:val="none" w:sz="0" w:space="0" w:color="auto"/>
      </w:divBdr>
    </w:div>
    <w:div w:id="867834705">
      <w:marLeft w:val="0"/>
      <w:marRight w:val="0"/>
      <w:marTop w:val="0"/>
      <w:marBottom w:val="0"/>
      <w:divBdr>
        <w:top w:val="none" w:sz="0" w:space="0" w:color="auto"/>
        <w:left w:val="none" w:sz="0" w:space="0" w:color="auto"/>
        <w:bottom w:val="none" w:sz="0" w:space="0" w:color="auto"/>
        <w:right w:val="none" w:sz="0" w:space="0" w:color="auto"/>
      </w:divBdr>
    </w:div>
    <w:div w:id="867911339">
      <w:marLeft w:val="0"/>
      <w:marRight w:val="0"/>
      <w:marTop w:val="0"/>
      <w:marBottom w:val="0"/>
      <w:divBdr>
        <w:top w:val="none" w:sz="0" w:space="0" w:color="auto"/>
        <w:left w:val="none" w:sz="0" w:space="0" w:color="auto"/>
        <w:bottom w:val="none" w:sz="0" w:space="0" w:color="auto"/>
        <w:right w:val="none" w:sz="0" w:space="0" w:color="auto"/>
      </w:divBdr>
    </w:div>
    <w:div w:id="868026063">
      <w:marLeft w:val="0"/>
      <w:marRight w:val="0"/>
      <w:marTop w:val="0"/>
      <w:marBottom w:val="0"/>
      <w:divBdr>
        <w:top w:val="none" w:sz="0" w:space="0" w:color="auto"/>
        <w:left w:val="none" w:sz="0" w:space="0" w:color="auto"/>
        <w:bottom w:val="none" w:sz="0" w:space="0" w:color="auto"/>
        <w:right w:val="none" w:sz="0" w:space="0" w:color="auto"/>
      </w:divBdr>
    </w:div>
    <w:div w:id="868031496">
      <w:marLeft w:val="0"/>
      <w:marRight w:val="0"/>
      <w:marTop w:val="0"/>
      <w:marBottom w:val="0"/>
      <w:divBdr>
        <w:top w:val="none" w:sz="0" w:space="0" w:color="auto"/>
        <w:left w:val="none" w:sz="0" w:space="0" w:color="auto"/>
        <w:bottom w:val="none" w:sz="0" w:space="0" w:color="auto"/>
        <w:right w:val="none" w:sz="0" w:space="0" w:color="auto"/>
      </w:divBdr>
    </w:div>
    <w:div w:id="868107101">
      <w:marLeft w:val="0"/>
      <w:marRight w:val="0"/>
      <w:marTop w:val="0"/>
      <w:marBottom w:val="0"/>
      <w:divBdr>
        <w:top w:val="none" w:sz="0" w:space="0" w:color="auto"/>
        <w:left w:val="none" w:sz="0" w:space="0" w:color="auto"/>
        <w:bottom w:val="none" w:sz="0" w:space="0" w:color="auto"/>
        <w:right w:val="none" w:sz="0" w:space="0" w:color="auto"/>
      </w:divBdr>
    </w:div>
    <w:div w:id="868180959">
      <w:marLeft w:val="0"/>
      <w:marRight w:val="0"/>
      <w:marTop w:val="0"/>
      <w:marBottom w:val="0"/>
      <w:divBdr>
        <w:top w:val="none" w:sz="0" w:space="0" w:color="auto"/>
        <w:left w:val="none" w:sz="0" w:space="0" w:color="auto"/>
        <w:bottom w:val="none" w:sz="0" w:space="0" w:color="auto"/>
        <w:right w:val="none" w:sz="0" w:space="0" w:color="auto"/>
      </w:divBdr>
    </w:div>
    <w:div w:id="868182745">
      <w:marLeft w:val="0"/>
      <w:marRight w:val="0"/>
      <w:marTop w:val="0"/>
      <w:marBottom w:val="0"/>
      <w:divBdr>
        <w:top w:val="none" w:sz="0" w:space="0" w:color="auto"/>
        <w:left w:val="none" w:sz="0" w:space="0" w:color="auto"/>
        <w:bottom w:val="none" w:sz="0" w:space="0" w:color="auto"/>
        <w:right w:val="none" w:sz="0" w:space="0" w:color="auto"/>
      </w:divBdr>
    </w:div>
    <w:div w:id="868294857">
      <w:marLeft w:val="0"/>
      <w:marRight w:val="0"/>
      <w:marTop w:val="0"/>
      <w:marBottom w:val="0"/>
      <w:divBdr>
        <w:top w:val="none" w:sz="0" w:space="0" w:color="auto"/>
        <w:left w:val="none" w:sz="0" w:space="0" w:color="auto"/>
        <w:bottom w:val="none" w:sz="0" w:space="0" w:color="auto"/>
        <w:right w:val="none" w:sz="0" w:space="0" w:color="auto"/>
      </w:divBdr>
    </w:div>
    <w:div w:id="868294950">
      <w:marLeft w:val="0"/>
      <w:marRight w:val="0"/>
      <w:marTop w:val="0"/>
      <w:marBottom w:val="0"/>
      <w:divBdr>
        <w:top w:val="none" w:sz="0" w:space="0" w:color="auto"/>
        <w:left w:val="none" w:sz="0" w:space="0" w:color="auto"/>
        <w:bottom w:val="none" w:sz="0" w:space="0" w:color="auto"/>
        <w:right w:val="none" w:sz="0" w:space="0" w:color="auto"/>
      </w:divBdr>
    </w:div>
    <w:div w:id="868302401">
      <w:marLeft w:val="0"/>
      <w:marRight w:val="0"/>
      <w:marTop w:val="0"/>
      <w:marBottom w:val="0"/>
      <w:divBdr>
        <w:top w:val="none" w:sz="0" w:space="0" w:color="auto"/>
        <w:left w:val="none" w:sz="0" w:space="0" w:color="auto"/>
        <w:bottom w:val="none" w:sz="0" w:space="0" w:color="auto"/>
        <w:right w:val="none" w:sz="0" w:space="0" w:color="auto"/>
      </w:divBdr>
    </w:div>
    <w:div w:id="868417539">
      <w:marLeft w:val="0"/>
      <w:marRight w:val="0"/>
      <w:marTop w:val="0"/>
      <w:marBottom w:val="0"/>
      <w:divBdr>
        <w:top w:val="none" w:sz="0" w:space="0" w:color="auto"/>
        <w:left w:val="none" w:sz="0" w:space="0" w:color="auto"/>
        <w:bottom w:val="none" w:sz="0" w:space="0" w:color="auto"/>
        <w:right w:val="none" w:sz="0" w:space="0" w:color="auto"/>
      </w:divBdr>
    </w:div>
    <w:div w:id="868492483">
      <w:marLeft w:val="0"/>
      <w:marRight w:val="0"/>
      <w:marTop w:val="0"/>
      <w:marBottom w:val="0"/>
      <w:divBdr>
        <w:top w:val="none" w:sz="0" w:space="0" w:color="auto"/>
        <w:left w:val="none" w:sz="0" w:space="0" w:color="auto"/>
        <w:bottom w:val="none" w:sz="0" w:space="0" w:color="auto"/>
        <w:right w:val="none" w:sz="0" w:space="0" w:color="auto"/>
      </w:divBdr>
    </w:div>
    <w:div w:id="868563536">
      <w:marLeft w:val="0"/>
      <w:marRight w:val="0"/>
      <w:marTop w:val="0"/>
      <w:marBottom w:val="0"/>
      <w:divBdr>
        <w:top w:val="none" w:sz="0" w:space="0" w:color="auto"/>
        <w:left w:val="none" w:sz="0" w:space="0" w:color="auto"/>
        <w:bottom w:val="none" w:sz="0" w:space="0" w:color="auto"/>
        <w:right w:val="none" w:sz="0" w:space="0" w:color="auto"/>
      </w:divBdr>
    </w:div>
    <w:div w:id="868563979">
      <w:marLeft w:val="0"/>
      <w:marRight w:val="0"/>
      <w:marTop w:val="0"/>
      <w:marBottom w:val="0"/>
      <w:divBdr>
        <w:top w:val="none" w:sz="0" w:space="0" w:color="auto"/>
        <w:left w:val="none" w:sz="0" w:space="0" w:color="auto"/>
        <w:bottom w:val="none" w:sz="0" w:space="0" w:color="auto"/>
        <w:right w:val="none" w:sz="0" w:space="0" w:color="auto"/>
      </w:divBdr>
    </w:div>
    <w:div w:id="868685224">
      <w:marLeft w:val="0"/>
      <w:marRight w:val="0"/>
      <w:marTop w:val="0"/>
      <w:marBottom w:val="0"/>
      <w:divBdr>
        <w:top w:val="none" w:sz="0" w:space="0" w:color="auto"/>
        <w:left w:val="none" w:sz="0" w:space="0" w:color="auto"/>
        <w:bottom w:val="none" w:sz="0" w:space="0" w:color="auto"/>
        <w:right w:val="none" w:sz="0" w:space="0" w:color="auto"/>
      </w:divBdr>
    </w:div>
    <w:div w:id="868761224">
      <w:marLeft w:val="0"/>
      <w:marRight w:val="0"/>
      <w:marTop w:val="0"/>
      <w:marBottom w:val="0"/>
      <w:divBdr>
        <w:top w:val="none" w:sz="0" w:space="0" w:color="auto"/>
        <w:left w:val="none" w:sz="0" w:space="0" w:color="auto"/>
        <w:bottom w:val="none" w:sz="0" w:space="0" w:color="auto"/>
        <w:right w:val="none" w:sz="0" w:space="0" w:color="auto"/>
      </w:divBdr>
    </w:div>
    <w:div w:id="868953429">
      <w:marLeft w:val="0"/>
      <w:marRight w:val="0"/>
      <w:marTop w:val="0"/>
      <w:marBottom w:val="0"/>
      <w:divBdr>
        <w:top w:val="none" w:sz="0" w:space="0" w:color="auto"/>
        <w:left w:val="none" w:sz="0" w:space="0" w:color="auto"/>
        <w:bottom w:val="none" w:sz="0" w:space="0" w:color="auto"/>
        <w:right w:val="none" w:sz="0" w:space="0" w:color="auto"/>
      </w:divBdr>
    </w:div>
    <w:div w:id="868956900">
      <w:marLeft w:val="0"/>
      <w:marRight w:val="0"/>
      <w:marTop w:val="0"/>
      <w:marBottom w:val="0"/>
      <w:divBdr>
        <w:top w:val="none" w:sz="0" w:space="0" w:color="auto"/>
        <w:left w:val="none" w:sz="0" w:space="0" w:color="auto"/>
        <w:bottom w:val="none" w:sz="0" w:space="0" w:color="auto"/>
        <w:right w:val="none" w:sz="0" w:space="0" w:color="auto"/>
      </w:divBdr>
    </w:div>
    <w:div w:id="869027297">
      <w:marLeft w:val="0"/>
      <w:marRight w:val="0"/>
      <w:marTop w:val="0"/>
      <w:marBottom w:val="0"/>
      <w:divBdr>
        <w:top w:val="none" w:sz="0" w:space="0" w:color="auto"/>
        <w:left w:val="none" w:sz="0" w:space="0" w:color="auto"/>
        <w:bottom w:val="none" w:sz="0" w:space="0" w:color="auto"/>
        <w:right w:val="none" w:sz="0" w:space="0" w:color="auto"/>
      </w:divBdr>
    </w:div>
    <w:div w:id="869104527">
      <w:marLeft w:val="0"/>
      <w:marRight w:val="0"/>
      <w:marTop w:val="0"/>
      <w:marBottom w:val="0"/>
      <w:divBdr>
        <w:top w:val="none" w:sz="0" w:space="0" w:color="auto"/>
        <w:left w:val="none" w:sz="0" w:space="0" w:color="auto"/>
        <w:bottom w:val="none" w:sz="0" w:space="0" w:color="auto"/>
        <w:right w:val="none" w:sz="0" w:space="0" w:color="auto"/>
      </w:divBdr>
    </w:div>
    <w:div w:id="869341177">
      <w:marLeft w:val="0"/>
      <w:marRight w:val="0"/>
      <w:marTop w:val="0"/>
      <w:marBottom w:val="0"/>
      <w:divBdr>
        <w:top w:val="none" w:sz="0" w:space="0" w:color="auto"/>
        <w:left w:val="none" w:sz="0" w:space="0" w:color="auto"/>
        <w:bottom w:val="none" w:sz="0" w:space="0" w:color="auto"/>
        <w:right w:val="none" w:sz="0" w:space="0" w:color="auto"/>
      </w:divBdr>
    </w:div>
    <w:div w:id="869605520">
      <w:marLeft w:val="0"/>
      <w:marRight w:val="0"/>
      <w:marTop w:val="0"/>
      <w:marBottom w:val="0"/>
      <w:divBdr>
        <w:top w:val="none" w:sz="0" w:space="0" w:color="auto"/>
        <w:left w:val="none" w:sz="0" w:space="0" w:color="auto"/>
        <w:bottom w:val="none" w:sz="0" w:space="0" w:color="auto"/>
        <w:right w:val="none" w:sz="0" w:space="0" w:color="auto"/>
      </w:divBdr>
    </w:div>
    <w:div w:id="869683428">
      <w:marLeft w:val="0"/>
      <w:marRight w:val="0"/>
      <w:marTop w:val="0"/>
      <w:marBottom w:val="0"/>
      <w:divBdr>
        <w:top w:val="none" w:sz="0" w:space="0" w:color="auto"/>
        <w:left w:val="none" w:sz="0" w:space="0" w:color="auto"/>
        <w:bottom w:val="none" w:sz="0" w:space="0" w:color="auto"/>
        <w:right w:val="none" w:sz="0" w:space="0" w:color="auto"/>
      </w:divBdr>
    </w:div>
    <w:div w:id="869807060">
      <w:marLeft w:val="0"/>
      <w:marRight w:val="0"/>
      <w:marTop w:val="0"/>
      <w:marBottom w:val="0"/>
      <w:divBdr>
        <w:top w:val="none" w:sz="0" w:space="0" w:color="auto"/>
        <w:left w:val="none" w:sz="0" w:space="0" w:color="auto"/>
        <w:bottom w:val="none" w:sz="0" w:space="0" w:color="auto"/>
        <w:right w:val="none" w:sz="0" w:space="0" w:color="auto"/>
      </w:divBdr>
    </w:div>
    <w:div w:id="869874968">
      <w:marLeft w:val="0"/>
      <w:marRight w:val="0"/>
      <w:marTop w:val="0"/>
      <w:marBottom w:val="0"/>
      <w:divBdr>
        <w:top w:val="none" w:sz="0" w:space="0" w:color="auto"/>
        <w:left w:val="none" w:sz="0" w:space="0" w:color="auto"/>
        <w:bottom w:val="none" w:sz="0" w:space="0" w:color="auto"/>
        <w:right w:val="none" w:sz="0" w:space="0" w:color="auto"/>
      </w:divBdr>
    </w:div>
    <w:div w:id="869992620">
      <w:marLeft w:val="0"/>
      <w:marRight w:val="0"/>
      <w:marTop w:val="0"/>
      <w:marBottom w:val="0"/>
      <w:divBdr>
        <w:top w:val="none" w:sz="0" w:space="0" w:color="auto"/>
        <w:left w:val="none" w:sz="0" w:space="0" w:color="auto"/>
        <w:bottom w:val="none" w:sz="0" w:space="0" w:color="auto"/>
        <w:right w:val="none" w:sz="0" w:space="0" w:color="auto"/>
      </w:divBdr>
    </w:div>
    <w:div w:id="870000684">
      <w:marLeft w:val="0"/>
      <w:marRight w:val="0"/>
      <w:marTop w:val="0"/>
      <w:marBottom w:val="0"/>
      <w:divBdr>
        <w:top w:val="none" w:sz="0" w:space="0" w:color="auto"/>
        <w:left w:val="none" w:sz="0" w:space="0" w:color="auto"/>
        <w:bottom w:val="none" w:sz="0" w:space="0" w:color="auto"/>
        <w:right w:val="none" w:sz="0" w:space="0" w:color="auto"/>
      </w:divBdr>
    </w:div>
    <w:div w:id="870072861">
      <w:marLeft w:val="0"/>
      <w:marRight w:val="0"/>
      <w:marTop w:val="0"/>
      <w:marBottom w:val="0"/>
      <w:divBdr>
        <w:top w:val="none" w:sz="0" w:space="0" w:color="auto"/>
        <w:left w:val="none" w:sz="0" w:space="0" w:color="auto"/>
        <w:bottom w:val="none" w:sz="0" w:space="0" w:color="auto"/>
        <w:right w:val="none" w:sz="0" w:space="0" w:color="auto"/>
      </w:divBdr>
    </w:div>
    <w:div w:id="870146047">
      <w:marLeft w:val="0"/>
      <w:marRight w:val="0"/>
      <w:marTop w:val="0"/>
      <w:marBottom w:val="0"/>
      <w:divBdr>
        <w:top w:val="none" w:sz="0" w:space="0" w:color="auto"/>
        <w:left w:val="none" w:sz="0" w:space="0" w:color="auto"/>
        <w:bottom w:val="none" w:sz="0" w:space="0" w:color="auto"/>
        <w:right w:val="none" w:sz="0" w:space="0" w:color="auto"/>
      </w:divBdr>
    </w:div>
    <w:div w:id="870192785">
      <w:marLeft w:val="0"/>
      <w:marRight w:val="0"/>
      <w:marTop w:val="0"/>
      <w:marBottom w:val="0"/>
      <w:divBdr>
        <w:top w:val="none" w:sz="0" w:space="0" w:color="auto"/>
        <w:left w:val="none" w:sz="0" w:space="0" w:color="auto"/>
        <w:bottom w:val="none" w:sz="0" w:space="0" w:color="auto"/>
        <w:right w:val="none" w:sz="0" w:space="0" w:color="auto"/>
      </w:divBdr>
    </w:div>
    <w:div w:id="870338238">
      <w:marLeft w:val="0"/>
      <w:marRight w:val="0"/>
      <w:marTop w:val="0"/>
      <w:marBottom w:val="0"/>
      <w:divBdr>
        <w:top w:val="none" w:sz="0" w:space="0" w:color="auto"/>
        <w:left w:val="none" w:sz="0" w:space="0" w:color="auto"/>
        <w:bottom w:val="none" w:sz="0" w:space="0" w:color="auto"/>
        <w:right w:val="none" w:sz="0" w:space="0" w:color="auto"/>
      </w:divBdr>
    </w:div>
    <w:div w:id="870343550">
      <w:marLeft w:val="0"/>
      <w:marRight w:val="0"/>
      <w:marTop w:val="0"/>
      <w:marBottom w:val="0"/>
      <w:divBdr>
        <w:top w:val="none" w:sz="0" w:space="0" w:color="auto"/>
        <w:left w:val="none" w:sz="0" w:space="0" w:color="auto"/>
        <w:bottom w:val="none" w:sz="0" w:space="0" w:color="auto"/>
        <w:right w:val="none" w:sz="0" w:space="0" w:color="auto"/>
      </w:divBdr>
    </w:div>
    <w:div w:id="870606858">
      <w:marLeft w:val="0"/>
      <w:marRight w:val="0"/>
      <w:marTop w:val="0"/>
      <w:marBottom w:val="0"/>
      <w:divBdr>
        <w:top w:val="none" w:sz="0" w:space="0" w:color="auto"/>
        <w:left w:val="none" w:sz="0" w:space="0" w:color="auto"/>
        <w:bottom w:val="none" w:sz="0" w:space="0" w:color="auto"/>
        <w:right w:val="none" w:sz="0" w:space="0" w:color="auto"/>
      </w:divBdr>
    </w:div>
    <w:div w:id="870805053">
      <w:marLeft w:val="0"/>
      <w:marRight w:val="0"/>
      <w:marTop w:val="0"/>
      <w:marBottom w:val="0"/>
      <w:divBdr>
        <w:top w:val="none" w:sz="0" w:space="0" w:color="auto"/>
        <w:left w:val="none" w:sz="0" w:space="0" w:color="auto"/>
        <w:bottom w:val="none" w:sz="0" w:space="0" w:color="auto"/>
        <w:right w:val="none" w:sz="0" w:space="0" w:color="auto"/>
      </w:divBdr>
    </w:div>
    <w:div w:id="870916200">
      <w:marLeft w:val="0"/>
      <w:marRight w:val="0"/>
      <w:marTop w:val="0"/>
      <w:marBottom w:val="0"/>
      <w:divBdr>
        <w:top w:val="none" w:sz="0" w:space="0" w:color="auto"/>
        <w:left w:val="none" w:sz="0" w:space="0" w:color="auto"/>
        <w:bottom w:val="none" w:sz="0" w:space="0" w:color="auto"/>
        <w:right w:val="none" w:sz="0" w:space="0" w:color="auto"/>
      </w:divBdr>
    </w:div>
    <w:div w:id="870920412">
      <w:marLeft w:val="0"/>
      <w:marRight w:val="0"/>
      <w:marTop w:val="0"/>
      <w:marBottom w:val="0"/>
      <w:divBdr>
        <w:top w:val="none" w:sz="0" w:space="0" w:color="auto"/>
        <w:left w:val="none" w:sz="0" w:space="0" w:color="auto"/>
        <w:bottom w:val="none" w:sz="0" w:space="0" w:color="auto"/>
        <w:right w:val="none" w:sz="0" w:space="0" w:color="auto"/>
      </w:divBdr>
    </w:div>
    <w:div w:id="870993360">
      <w:marLeft w:val="0"/>
      <w:marRight w:val="0"/>
      <w:marTop w:val="0"/>
      <w:marBottom w:val="0"/>
      <w:divBdr>
        <w:top w:val="none" w:sz="0" w:space="0" w:color="auto"/>
        <w:left w:val="none" w:sz="0" w:space="0" w:color="auto"/>
        <w:bottom w:val="none" w:sz="0" w:space="0" w:color="auto"/>
        <w:right w:val="none" w:sz="0" w:space="0" w:color="auto"/>
      </w:divBdr>
    </w:div>
    <w:div w:id="871112509">
      <w:marLeft w:val="0"/>
      <w:marRight w:val="0"/>
      <w:marTop w:val="0"/>
      <w:marBottom w:val="0"/>
      <w:divBdr>
        <w:top w:val="none" w:sz="0" w:space="0" w:color="auto"/>
        <w:left w:val="none" w:sz="0" w:space="0" w:color="auto"/>
        <w:bottom w:val="none" w:sz="0" w:space="0" w:color="auto"/>
        <w:right w:val="none" w:sz="0" w:space="0" w:color="auto"/>
      </w:divBdr>
    </w:div>
    <w:div w:id="871116639">
      <w:marLeft w:val="0"/>
      <w:marRight w:val="0"/>
      <w:marTop w:val="0"/>
      <w:marBottom w:val="0"/>
      <w:divBdr>
        <w:top w:val="none" w:sz="0" w:space="0" w:color="auto"/>
        <w:left w:val="none" w:sz="0" w:space="0" w:color="auto"/>
        <w:bottom w:val="none" w:sz="0" w:space="0" w:color="auto"/>
        <w:right w:val="none" w:sz="0" w:space="0" w:color="auto"/>
      </w:divBdr>
    </w:div>
    <w:div w:id="871117396">
      <w:marLeft w:val="0"/>
      <w:marRight w:val="0"/>
      <w:marTop w:val="0"/>
      <w:marBottom w:val="0"/>
      <w:divBdr>
        <w:top w:val="none" w:sz="0" w:space="0" w:color="auto"/>
        <w:left w:val="none" w:sz="0" w:space="0" w:color="auto"/>
        <w:bottom w:val="none" w:sz="0" w:space="0" w:color="auto"/>
        <w:right w:val="none" w:sz="0" w:space="0" w:color="auto"/>
      </w:divBdr>
    </w:div>
    <w:div w:id="871184355">
      <w:marLeft w:val="0"/>
      <w:marRight w:val="0"/>
      <w:marTop w:val="0"/>
      <w:marBottom w:val="0"/>
      <w:divBdr>
        <w:top w:val="none" w:sz="0" w:space="0" w:color="auto"/>
        <w:left w:val="none" w:sz="0" w:space="0" w:color="auto"/>
        <w:bottom w:val="none" w:sz="0" w:space="0" w:color="auto"/>
        <w:right w:val="none" w:sz="0" w:space="0" w:color="auto"/>
      </w:divBdr>
    </w:div>
    <w:div w:id="871188815">
      <w:marLeft w:val="0"/>
      <w:marRight w:val="0"/>
      <w:marTop w:val="0"/>
      <w:marBottom w:val="0"/>
      <w:divBdr>
        <w:top w:val="none" w:sz="0" w:space="0" w:color="auto"/>
        <w:left w:val="none" w:sz="0" w:space="0" w:color="auto"/>
        <w:bottom w:val="none" w:sz="0" w:space="0" w:color="auto"/>
        <w:right w:val="none" w:sz="0" w:space="0" w:color="auto"/>
      </w:divBdr>
    </w:div>
    <w:div w:id="871189472">
      <w:marLeft w:val="0"/>
      <w:marRight w:val="0"/>
      <w:marTop w:val="0"/>
      <w:marBottom w:val="0"/>
      <w:divBdr>
        <w:top w:val="none" w:sz="0" w:space="0" w:color="auto"/>
        <w:left w:val="none" w:sz="0" w:space="0" w:color="auto"/>
        <w:bottom w:val="none" w:sz="0" w:space="0" w:color="auto"/>
        <w:right w:val="none" w:sz="0" w:space="0" w:color="auto"/>
      </w:divBdr>
    </w:div>
    <w:div w:id="871302180">
      <w:marLeft w:val="0"/>
      <w:marRight w:val="0"/>
      <w:marTop w:val="0"/>
      <w:marBottom w:val="0"/>
      <w:divBdr>
        <w:top w:val="none" w:sz="0" w:space="0" w:color="auto"/>
        <w:left w:val="none" w:sz="0" w:space="0" w:color="auto"/>
        <w:bottom w:val="none" w:sz="0" w:space="0" w:color="auto"/>
        <w:right w:val="none" w:sz="0" w:space="0" w:color="auto"/>
      </w:divBdr>
    </w:div>
    <w:div w:id="871378286">
      <w:marLeft w:val="0"/>
      <w:marRight w:val="0"/>
      <w:marTop w:val="0"/>
      <w:marBottom w:val="0"/>
      <w:divBdr>
        <w:top w:val="none" w:sz="0" w:space="0" w:color="auto"/>
        <w:left w:val="none" w:sz="0" w:space="0" w:color="auto"/>
        <w:bottom w:val="none" w:sz="0" w:space="0" w:color="auto"/>
        <w:right w:val="none" w:sz="0" w:space="0" w:color="auto"/>
      </w:divBdr>
    </w:div>
    <w:div w:id="871379392">
      <w:marLeft w:val="0"/>
      <w:marRight w:val="0"/>
      <w:marTop w:val="0"/>
      <w:marBottom w:val="0"/>
      <w:divBdr>
        <w:top w:val="none" w:sz="0" w:space="0" w:color="auto"/>
        <w:left w:val="none" w:sz="0" w:space="0" w:color="auto"/>
        <w:bottom w:val="none" w:sz="0" w:space="0" w:color="auto"/>
        <w:right w:val="none" w:sz="0" w:space="0" w:color="auto"/>
      </w:divBdr>
    </w:div>
    <w:div w:id="871461957">
      <w:marLeft w:val="480"/>
      <w:marRight w:val="0"/>
      <w:marTop w:val="0"/>
      <w:marBottom w:val="0"/>
      <w:divBdr>
        <w:top w:val="none" w:sz="0" w:space="0" w:color="auto"/>
        <w:left w:val="none" w:sz="0" w:space="0" w:color="auto"/>
        <w:bottom w:val="none" w:sz="0" w:space="0" w:color="auto"/>
        <w:right w:val="none" w:sz="0" w:space="0" w:color="auto"/>
      </w:divBdr>
    </w:div>
    <w:div w:id="871528270">
      <w:marLeft w:val="0"/>
      <w:marRight w:val="0"/>
      <w:marTop w:val="0"/>
      <w:marBottom w:val="0"/>
      <w:divBdr>
        <w:top w:val="none" w:sz="0" w:space="0" w:color="auto"/>
        <w:left w:val="none" w:sz="0" w:space="0" w:color="auto"/>
        <w:bottom w:val="none" w:sz="0" w:space="0" w:color="auto"/>
        <w:right w:val="none" w:sz="0" w:space="0" w:color="auto"/>
      </w:divBdr>
    </w:div>
    <w:div w:id="871572187">
      <w:marLeft w:val="0"/>
      <w:marRight w:val="0"/>
      <w:marTop w:val="0"/>
      <w:marBottom w:val="0"/>
      <w:divBdr>
        <w:top w:val="none" w:sz="0" w:space="0" w:color="auto"/>
        <w:left w:val="none" w:sz="0" w:space="0" w:color="auto"/>
        <w:bottom w:val="none" w:sz="0" w:space="0" w:color="auto"/>
        <w:right w:val="none" w:sz="0" w:space="0" w:color="auto"/>
      </w:divBdr>
    </w:div>
    <w:div w:id="871652186">
      <w:marLeft w:val="0"/>
      <w:marRight w:val="0"/>
      <w:marTop w:val="0"/>
      <w:marBottom w:val="0"/>
      <w:divBdr>
        <w:top w:val="none" w:sz="0" w:space="0" w:color="auto"/>
        <w:left w:val="none" w:sz="0" w:space="0" w:color="auto"/>
        <w:bottom w:val="none" w:sz="0" w:space="0" w:color="auto"/>
        <w:right w:val="none" w:sz="0" w:space="0" w:color="auto"/>
      </w:divBdr>
    </w:div>
    <w:div w:id="871725515">
      <w:marLeft w:val="0"/>
      <w:marRight w:val="0"/>
      <w:marTop w:val="0"/>
      <w:marBottom w:val="0"/>
      <w:divBdr>
        <w:top w:val="none" w:sz="0" w:space="0" w:color="auto"/>
        <w:left w:val="none" w:sz="0" w:space="0" w:color="auto"/>
        <w:bottom w:val="none" w:sz="0" w:space="0" w:color="auto"/>
        <w:right w:val="none" w:sz="0" w:space="0" w:color="auto"/>
      </w:divBdr>
    </w:div>
    <w:div w:id="871766379">
      <w:marLeft w:val="0"/>
      <w:marRight w:val="0"/>
      <w:marTop w:val="0"/>
      <w:marBottom w:val="0"/>
      <w:divBdr>
        <w:top w:val="none" w:sz="0" w:space="0" w:color="auto"/>
        <w:left w:val="none" w:sz="0" w:space="0" w:color="auto"/>
        <w:bottom w:val="none" w:sz="0" w:space="0" w:color="auto"/>
        <w:right w:val="none" w:sz="0" w:space="0" w:color="auto"/>
      </w:divBdr>
    </w:div>
    <w:div w:id="871848327">
      <w:marLeft w:val="0"/>
      <w:marRight w:val="0"/>
      <w:marTop w:val="0"/>
      <w:marBottom w:val="0"/>
      <w:divBdr>
        <w:top w:val="none" w:sz="0" w:space="0" w:color="auto"/>
        <w:left w:val="none" w:sz="0" w:space="0" w:color="auto"/>
        <w:bottom w:val="none" w:sz="0" w:space="0" w:color="auto"/>
        <w:right w:val="none" w:sz="0" w:space="0" w:color="auto"/>
      </w:divBdr>
    </w:div>
    <w:div w:id="871918767">
      <w:marLeft w:val="0"/>
      <w:marRight w:val="0"/>
      <w:marTop w:val="0"/>
      <w:marBottom w:val="0"/>
      <w:divBdr>
        <w:top w:val="none" w:sz="0" w:space="0" w:color="auto"/>
        <w:left w:val="none" w:sz="0" w:space="0" w:color="auto"/>
        <w:bottom w:val="none" w:sz="0" w:space="0" w:color="auto"/>
        <w:right w:val="none" w:sz="0" w:space="0" w:color="auto"/>
      </w:divBdr>
    </w:div>
    <w:div w:id="871920174">
      <w:marLeft w:val="0"/>
      <w:marRight w:val="0"/>
      <w:marTop w:val="0"/>
      <w:marBottom w:val="0"/>
      <w:divBdr>
        <w:top w:val="none" w:sz="0" w:space="0" w:color="auto"/>
        <w:left w:val="none" w:sz="0" w:space="0" w:color="auto"/>
        <w:bottom w:val="none" w:sz="0" w:space="0" w:color="auto"/>
        <w:right w:val="none" w:sz="0" w:space="0" w:color="auto"/>
      </w:divBdr>
    </w:div>
    <w:div w:id="872108888">
      <w:marLeft w:val="0"/>
      <w:marRight w:val="0"/>
      <w:marTop w:val="0"/>
      <w:marBottom w:val="0"/>
      <w:divBdr>
        <w:top w:val="none" w:sz="0" w:space="0" w:color="auto"/>
        <w:left w:val="none" w:sz="0" w:space="0" w:color="auto"/>
        <w:bottom w:val="none" w:sz="0" w:space="0" w:color="auto"/>
        <w:right w:val="none" w:sz="0" w:space="0" w:color="auto"/>
      </w:divBdr>
    </w:div>
    <w:div w:id="872112937">
      <w:marLeft w:val="0"/>
      <w:marRight w:val="0"/>
      <w:marTop w:val="0"/>
      <w:marBottom w:val="0"/>
      <w:divBdr>
        <w:top w:val="none" w:sz="0" w:space="0" w:color="auto"/>
        <w:left w:val="none" w:sz="0" w:space="0" w:color="auto"/>
        <w:bottom w:val="none" w:sz="0" w:space="0" w:color="auto"/>
        <w:right w:val="none" w:sz="0" w:space="0" w:color="auto"/>
      </w:divBdr>
    </w:div>
    <w:div w:id="872114176">
      <w:marLeft w:val="0"/>
      <w:marRight w:val="0"/>
      <w:marTop w:val="0"/>
      <w:marBottom w:val="0"/>
      <w:divBdr>
        <w:top w:val="none" w:sz="0" w:space="0" w:color="auto"/>
        <w:left w:val="none" w:sz="0" w:space="0" w:color="auto"/>
        <w:bottom w:val="none" w:sz="0" w:space="0" w:color="auto"/>
        <w:right w:val="none" w:sz="0" w:space="0" w:color="auto"/>
      </w:divBdr>
    </w:div>
    <w:div w:id="872184088">
      <w:marLeft w:val="0"/>
      <w:marRight w:val="0"/>
      <w:marTop w:val="0"/>
      <w:marBottom w:val="0"/>
      <w:divBdr>
        <w:top w:val="none" w:sz="0" w:space="0" w:color="auto"/>
        <w:left w:val="none" w:sz="0" w:space="0" w:color="auto"/>
        <w:bottom w:val="none" w:sz="0" w:space="0" w:color="auto"/>
        <w:right w:val="none" w:sz="0" w:space="0" w:color="auto"/>
      </w:divBdr>
    </w:div>
    <w:div w:id="872304602">
      <w:marLeft w:val="0"/>
      <w:marRight w:val="0"/>
      <w:marTop w:val="0"/>
      <w:marBottom w:val="0"/>
      <w:divBdr>
        <w:top w:val="none" w:sz="0" w:space="0" w:color="auto"/>
        <w:left w:val="none" w:sz="0" w:space="0" w:color="auto"/>
        <w:bottom w:val="none" w:sz="0" w:space="0" w:color="auto"/>
        <w:right w:val="none" w:sz="0" w:space="0" w:color="auto"/>
      </w:divBdr>
    </w:div>
    <w:div w:id="872352985">
      <w:marLeft w:val="0"/>
      <w:marRight w:val="0"/>
      <w:marTop w:val="0"/>
      <w:marBottom w:val="0"/>
      <w:divBdr>
        <w:top w:val="none" w:sz="0" w:space="0" w:color="auto"/>
        <w:left w:val="none" w:sz="0" w:space="0" w:color="auto"/>
        <w:bottom w:val="none" w:sz="0" w:space="0" w:color="auto"/>
        <w:right w:val="none" w:sz="0" w:space="0" w:color="auto"/>
      </w:divBdr>
    </w:div>
    <w:div w:id="872379938">
      <w:marLeft w:val="0"/>
      <w:marRight w:val="0"/>
      <w:marTop w:val="0"/>
      <w:marBottom w:val="0"/>
      <w:divBdr>
        <w:top w:val="none" w:sz="0" w:space="0" w:color="auto"/>
        <w:left w:val="none" w:sz="0" w:space="0" w:color="auto"/>
        <w:bottom w:val="none" w:sz="0" w:space="0" w:color="auto"/>
        <w:right w:val="none" w:sz="0" w:space="0" w:color="auto"/>
      </w:divBdr>
    </w:div>
    <w:div w:id="872427538">
      <w:marLeft w:val="0"/>
      <w:marRight w:val="0"/>
      <w:marTop w:val="0"/>
      <w:marBottom w:val="0"/>
      <w:divBdr>
        <w:top w:val="none" w:sz="0" w:space="0" w:color="auto"/>
        <w:left w:val="none" w:sz="0" w:space="0" w:color="auto"/>
        <w:bottom w:val="none" w:sz="0" w:space="0" w:color="auto"/>
        <w:right w:val="none" w:sz="0" w:space="0" w:color="auto"/>
      </w:divBdr>
    </w:div>
    <w:div w:id="872499103">
      <w:marLeft w:val="0"/>
      <w:marRight w:val="0"/>
      <w:marTop w:val="0"/>
      <w:marBottom w:val="0"/>
      <w:divBdr>
        <w:top w:val="none" w:sz="0" w:space="0" w:color="auto"/>
        <w:left w:val="none" w:sz="0" w:space="0" w:color="auto"/>
        <w:bottom w:val="none" w:sz="0" w:space="0" w:color="auto"/>
        <w:right w:val="none" w:sz="0" w:space="0" w:color="auto"/>
      </w:divBdr>
    </w:div>
    <w:div w:id="872570452">
      <w:marLeft w:val="0"/>
      <w:marRight w:val="0"/>
      <w:marTop w:val="0"/>
      <w:marBottom w:val="0"/>
      <w:divBdr>
        <w:top w:val="none" w:sz="0" w:space="0" w:color="auto"/>
        <w:left w:val="none" w:sz="0" w:space="0" w:color="auto"/>
        <w:bottom w:val="none" w:sz="0" w:space="0" w:color="auto"/>
        <w:right w:val="none" w:sz="0" w:space="0" w:color="auto"/>
      </w:divBdr>
    </w:div>
    <w:div w:id="872577525">
      <w:marLeft w:val="0"/>
      <w:marRight w:val="0"/>
      <w:marTop w:val="0"/>
      <w:marBottom w:val="0"/>
      <w:divBdr>
        <w:top w:val="none" w:sz="0" w:space="0" w:color="auto"/>
        <w:left w:val="none" w:sz="0" w:space="0" w:color="auto"/>
        <w:bottom w:val="none" w:sz="0" w:space="0" w:color="auto"/>
        <w:right w:val="none" w:sz="0" w:space="0" w:color="auto"/>
      </w:divBdr>
    </w:div>
    <w:div w:id="872695220">
      <w:marLeft w:val="0"/>
      <w:marRight w:val="0"/>
      <w:marTop w:val="0"/>
      <w:marBottom w:val="0"/>
      <w:divBdr>
        <w:top w:val="none" w:sz="0" w:space="0" w:color="auto"/>
        <w:left w:val="none" w:sz="0" w:space="0" w:color="auto"/>
        <w:bottom w:val="none" w:sz="0" w:space="0" w:color="auto"/>
        <w:right w:val="none" w:sz="0" w:space="0" w:color="auto"/>
      </w:divBdr>
    </w:div>
    <w:div w:id="872883758">
      <w:marLeft w:val="0"/>
      <w:marRight w:val="0"/>
      <w:marTop w:val="0"/>
      <w:marBottom w:val="0"/>
      <w:divBdr>
        <w:top w:val="none" w:sz="0" w:space="0" w:color="auto"/>
        <w:left w:val="none" w:sz="0" w:space="0" w:color="auto"/>
        <w:bottom w:val="none" w:sz="0" w:space="0" w:color="auto"/>
        <w:right w:val="none" w:sz="0" w:space="0" w:color="auto"/>
      </w:divBdr>
    </w:div>
    <w:div w:id="873036199">
      <w:marLeft w:val="0"/>
      <w:marRight w:val="0"/>
      <w:marTop w:val="0"/>
      <w:marBottom w:val="0"/>
      <w:divBdr>
        <w:top w:val="none" w:sz="0" w:space="0" w:color="auto"/>
        <w:left w:val="none" w:sz="0" w:space="0" w:color="auto"/>
        <w:bottom w:val="none" w:sz="0" w:space="0" w:color="auto"/>
        <w:right w:val="none" w:sz="0" w:space="0" w:color="auto"/>
      </w:divBdr>
    </w:div>
    <w:div w:id="873076790">
      <w:marLeft w:val="0"/>
      <w:marRight w:val="0"/>
      <w:marTop w:val="0"/>
      <w:marBottom w:val="0"/>
      <w:divBdr>
        <w:top w:val="none" w:sz="0" w:space="0" w:color="auto"/>
        <w:left w:val="none" w:sz="0" w:space="0" w:color="auto"/>
        <w:bottom w:val="none" w:sz="0" w:space="0" w:color="auto"/>
        <w:right w:val="none" w:sz="0" w:space="0" w:color="auto"/>
      </w:divBdr>
    </w:div>
    <w:div w:id="873078009">
      <w:marLeft w:val="0"/>
      <w:marRight w:val="0"/>
      <w:marTop w:val="0"/>
      <w:marBottom w:val="0"/>
      <w:divBdr>
        <w:top w:val="none" w:sz="0" w:space="0" w:color="auto"/>
        <w:left w:val="none" w:sz="0" w:space="0" w:color="auto"/>
        <w:bottom w:val="none" w:sz="0" w:space="0" w:color="auto"/>
        <w:right w:val="none" w:sz="0" w:space="0" w:color="auto"/>
      </w:divBdr>
    </w:div>
    <w:div w:id="873150912">
      <w:marLeft w:val="0"/>
      <w:marRight w:val="0"/>
      <w:marTop w:val="0"/>
      <w:marBottom w:val="0"/>
      <w:divBdr>
        <w:top w:val="none" w:sz="0" w:space="0" w:color="auto"/>
        <w:left w:val="none" w:sz="0" w:space="0" w:color="auto"/>
        <w:bottom w:val="none" w:sz="0" w:space="0" w:color="auto"/>
        <w:right w:val="none" w:sz="0" w:space="0" w:color="auto"/>
      </w:divBdr>
    </w:div>
    <w:div w:id="873152198">
      <w:marLeft w:val="0"/>
      <w:marRight w:val="0"/>
      <w:marTop w:val="0"/>
      <w:marBottom w:val="0"/>
      <w:divBdr>
        <w:top w:val="none" w:sz="0" w:space="0" w:color="auto"/>
        <w:left w:val="none" w:sz="0" w:space="0" w:color="auto"/>
        <w:bottom w:val="none" w:sz="0" w:space="0" w:color="auto"/>
        <w:right w:val="none" w:sz="0" w:space="0" w:color="auto"/>
      </w:divBdr>
    </w:div>
    <w:div w:id="873159323">
      <w:marLeft w:val="0"/>
      <w:marRight w:val="0"/>
      <w:marTop w:val="0"/>
      <w:marBottom w:val="0"/>
      <w:divBdr>
        <w:top w:val="none" w:sz="0" w:space="0" w:color="auto"/>
        <w:left w:val="none" w:sz="0" w:space="0" w:color="auto"/>
        <w:bottom w:val="none" w:sz="0" w:space="0" w:color="auto"/>
        <w:right w:val="none" w:sz="0" w:space="0" w:color="auto"/>
      </w:divBdr>
    </w:div>
    <w:div w:id="873348591">
      <w:marLeft w:val="0"/>
      <w:marRight w:val="0"/>
      <w:marTop w:val="0"/>
      <w:marBottom w:val="0"/>
      <w:divBdr>
        <w:top w:val="none" w:sz="0" w:space="0" w:color="auto"/>
        <w:left w:val="none" w:sz="0" w:space="0" w:color="auto"/>
        <w:bottom w:val="none" w:sz="0" w:space="0" w:color="auto"/>
        <w:right w:val="none" w:sz="0" w:space="0" w:color="auto"/>
      </w:divBdr>
    </w:div>
    <w:div w:id="873350924">
      <w:marLeft w:val="0"/>
      <w:marRight w:val="0"/>
      <w:marTop w:val="0"/>
      <w:marBottom w:val="0"/>
      <w:divBdr>
        <w:top w:val="none" w:sz="0" w:space="0" w:color="auto"/>
        <w:left w:val="none" w:sz="0" w:space="0" w:color="auto"/>
        <w:bottom w:val="none" w:sz="0" w:space="0" w:color="auto"/>
        <w:right w:val="none" w:sz="0" w:space="0" w:color="auto"/>
      </w:divBdr>
    </w:div>
    <w:div w:id="873421708">
      <w:marLeft w:val="0"/>
      <w:marRight w:val="0"/>
      <w:marTop w:val="0"/>
      <w:marBottom w:val="0"/>
      <w:divBdr>
        <w:top w:val="none" w:sz="0" w:space="0" w:color="auto"/>
        <w:left w:val="none" w:sz="0" w:space="0" w:color="auto"/>
        <w:bottom w:val="none" w:sz="0" w:space="0" w:color="auto"/>
        <w:right w:val="none" w:sz="0" w:space="0" w:color="auto"/>
      </w:divBdr>
    </w:div>
    <w:div w:id="873422188">
      <w:marLeft w:val="0"/>
      <w:marRight w:val="0"/>
      <w:marTop w:val="0"/>
      <w:marBottom w:val="0"/>
      <w:divBdr>
        <w:top w:val="none" w:sz="0" w:space="0" w:color="auto"/>
        <w:left w:val="none" w:sz="0" w:space="0" w:color="auto"/>
        <w:bottom w:val="none" w:sz="0" w:space="0" w:color="auto"/>
        <w:right w:val="none" w:sz="0" w:space="0" w:color="auto"/>
      </w:divBdr>
    </w:div>
    <w:div w:id="873469824">
      <w:marLeft w:val="0"/>
      <w:marRight w:val="0"/>
      <w:marTop w:val="0"/>
      <w:marBottom w:val="0"/>
      <w:divBdr>
        <w:top w:val="none" w:sz="0" w:space="0" w:color="auto"/>
        <w:left w:val="none" w:sz="0" w:space="0" w:color="auto"/>
        <w:bottom w:val="none" w:sz="0" w:space="0" w:color="auto"/>
        <w:right w:val="none" w:sz="0" w:space="0" w:color="auto"/>
      </w:divBdr>
    </w:div>
    <w:div w:id="873616530">
      <w:marLeft w:val="0"/>
      <w:marRight w:val="0"/>
      <w:marTop w:val="0"/>
      <w:marBottom w:val="0"/>
      <w:divBdr>
        <w:top w:val="none" w:sz="0" w:space="0" w:color="auto"/>
        <w:left w:val="none" w:sz="0" w:space="0" w:color="auto"/>
        <w:bottom w:val="none" w:sz="0" w:space="0" w:color="auto"/>
        <w:right w:val="none" w:sz="0" w:space="0" w:color="auto"/>
      </w:divBdr>
    </w:div>
    <w:div w:id="873689401">
      <w:marLeft w:val="0"/>
      <w:marRight w:val="0"/>
      <w:marTop w:val="0"/>
      <w:marBottom w:val="0"/>
      <w:divBdr>
        <w:top w:val="none" w:sz="0" w:space="0" w:color="auto"/>
        <w:left w:val="none" w:sz="0" w:space="0" w:color="auto"/>
        <w:bottom w:val="none" w:sz="0" w:space="0" w:color="auto"/>
        <w:right w:val="none" w:sz="0" w:space="0" w:color="auto"/>
      </w:divBdr>
    </w:div>
    <w:div w:id="873691329">
      <w:marLeft w:val="0"/>
      <w:marRight w:val="0"/>
      <w:marTop w:val="0"/>
      <w:marBottom w:val="0"/>
      <w:divBdr>
        <w:top w:val="none" w:sz="0" w:space="0" w:color="auto"/>
        <w:left w:val="none" w:sz="0" w:space="0" w:color="auto"/>
        <w:bottom w:val="none" w:sz="0" w:space="0" w:color="auto"/>
        <w:right w:val="none" w:sz="0" w:space="0" w:color="auto"/>
      </w:divBdr>
    </w:div>
    <w:div w:id="873729999">
      <w:marLeft w:val="0"/>
      <w:marRight w:val="0"/>
      <w:marTop w:val="0"/>
      <w:marBottom w:val="0"/>
      <w:divBdr>
        <w:top w:val="none" w:sz="0" w:space="0" w:color="auto"/>
        <w:left w:val="none" w:sz="0" w:space="0" w:color="auto"/>
        <w:bottom w:val="none" w:sz="0" w:space="0" w:color="auto"/>
        <w:right w:val="none" w:sz="0" w:space="0" w:color="auto"/>
      </w:divBdr>
    </w:div>
    <w:div w:id="873730447">
      <w:marLeft w:val="0"/>
      <w:marRight w:val="0"/>
      <w:marTop w:val="0"/>
      <w:marBottom w:val="0"/>
      <w:divBdr>
        <w:top w:val="none" w:sz="0" w:space="0" w:color="auto"/>
        <w:left w:val="none" w:sz="0" w:space="0" w:color="auto"/>
        <w:bottom w:val="none" w:sz="0" w:space="0" w:color="auto"/>
        <w:right w:val="none" w:sz="0" w:space="0" w:color="auto"/>
      </w:divBdr>
    </w:div>
    <w:div w:id="873737535">
      <w:marLeft w:val="0"/>
      <w:marRight w:val="0"/>
      <w:marTop w:val="0"/>
      <w:marBottom w:val="0"/>
      <w:divBdr>
        <w:top w:val="none" w:sz="0" w:space="0" w:color="auto"/>
        <w:left w:val="none" w:sz="0" w:space="0" w:color="auto"/>
        <w:bottom w:val="none" w:sz="0" w:space="0" w:color="auto"/>
        <w:right w:val="none" w:sz="0" w:space="0" w:color="auto"/>
      </w:divBdr>
    </w:div>
    <w:div w:id="873738650">
      <w:marLeft w:val="0"/>
      <w:marRight w:val="0"/>
      <w:marTop w:val="0"/>
      <w:marBottom w:val="0"/>
      <w:divBdr>
        <w:top w:val="none" w:sz="0" w:space="0" w:color="auto"/>
        <w:left w:val="none" w:sz="0" w:space="0" w:color="auto"/>
        <w:bottom w:val="none" w:sz="0" w:space="0" w:color="auto"/>
        <w:right w:val="none" w:sz="0" w:space="0" w:color="auto"/>
      </w:divBdr>
    </w:div>
    <w:div w:id="873805127">
      <w:marLeft w:val="0"/>
      <w:marRight w:val="0"/>
      <w:marTop w:val="0"/>
      <w:marBottom w:val="0"/>
      <w:divBdr>
        <w:top w:val="none" w:sz="0" w:space="0" w:color="auto"/>
        <w:left w:val="none" w:sz="0" w:space="0" w:color="auto"/>
        <w:bottom w:val="none" w:sz="0" w:space="0" w:color="auto"/>
        <w:right w:val="none" w:sz="0" w:space="0" w:color="auto"/>
      </w:divBdr>
    </w:div>
    <w:div w:id="873809504">
      <w:marLeft w:val="0"/>
      <w:marRight w:val="0"/>
      <w:marTop w:val="0"/>
      <w:marBottom w:val="0"/>
      <w:divBdr>
        <w:top w:val="none" w:sz="0" w:space="0" w:color="auto"/>
        <w:left w:val="none" w:sz="0" w:space="0" w:color="auto"/>
        <w:bottom w:val="none" w:sz="0" w:space="0" w:color="auto"/>
        <w:right w:val="none" w:sz="0" w:space="0" w:color="auto"/>
      </w:divBdr>
    </w:div>
    <w:div w:id="873812611">
      <w:marLeft w:val="0"/>
      <w:marRight w:val="0"/>
      <w:marTop w:val="0"/>
      <w:marBottom w:val="0"/>
      <w:divBdr>
        <w:top w:val="none" w:sz="0" w:space="0" w:color="auto"/>
        <w:left w:val="none" w:sz="0" w:space="0" w:color="auto"/>
        <w:bottom w:val="none" w:sz="0" w:space="0" w:color="auto"/>
        <w:right w:val="none" w:sz="0" w:space="0" w:color="auto"/>
      </w:divBdr>
    </w:div>
    <w:div w:id="873885180">
      <w:marLeft w:val="0"/>
      <w:marRight w:val="0"/>
      <w:marTop w:val="0"/>
      <w:marBottom w:val="0"/>
      <w:divBdr>
        <w:top w:val="none" w:sz="0" w:space="0" w:color="auto"/>
        <w:left w:val="none" w:sz="0" w:space="0" w:color="auto"/>
        <w:bottom w:val="none" w:sz="0" w:space="0" w:color="auto"/>
        <w:right w:val="none" w:sz="0" w:space="0" w:color="auto"/>
      </w:divBdr>
    </w:div>
    <w:div w:id="873926153">
      <w:marLeft w:val="0"/>
      <w:marRight w:val="0"/>
      <w:marTop w:val="0"/>
      <w:marBottom w:val="0"/>
      <w:divBdr>
        <w:top w:val="none" w:sz="0" w:space="0" w:color="auto"/>
        <w:left w:val="none" w:sz="0" w:space="0" w:color="auto"/>
        <w:bottom w:val="none" w:sz="0" w:space="0" w:color="auto"/>
        <w:right w:val="none" w:sz="0" w:space="0" w:color="auto"/>
      </w:divBdr>
    </w:div>
    <w:div w:id="873999008">
      <w:marLeft w:val="0"/>
      <w:marRight w:val="0"/>
      <w:marTop w:val="0"/>
      <w:marBottom w:val="0"/>
      <w:divBdr>
        <w:top w:val="none" w:sz="0" w:space="0" w:color="auto"/>
        <w:left w:val="none" w:sz="0" w:space="0" w:color="auto"/>
        <w:bottom w:val="none" w:sz="0" w:space="0" w:color="auto"/>
        <w:right w:val="none" w:sz="0" w:space="0" w:color="auto"/>
      </w:divBdr>
    </w:div>
    <w:div w:id="874006039">
      <w:marLeft w:val="0"/>
      <w:marRight w:val="0"/>
      <w:marTop w:val="0"/>
      <w:marBottom w:val="0"/>
      <w:divBdr>
        <w:top w:val="none" w:sz="0" w:space="0" w:color="auto"/>
        <w:left w:val="none" w:sz="0" w:space="0" w:color="auto"/>
        <w:bottom w:val="none" w:sz="0" w:space="0" w:color="auto"/>
        <w:right w:val="none" w:sz="0" w:space="0" w:color="auto"/>
      </w:divBdr>
    </w:div>
    <w:div w:id="874121071">
      <w:marLeft w:val="0"/>
      <w:marRight w:val="0"/>
      <w:marTop w:val="0"/>
      <w:marBottom w:val="0"/>
      <w:divBdr>
        <w:top w:val="none" w:sz="0" w:space="0" w:color="auto"/>
        <w:left w:val="none" w:sz="0" w:space="0" w:color="auto"/>
        <w:bottom w:val="none" w:sz="0" w:space="0" w:color="auto"/>
        <w:right w:val="none" w:sz="0" w:space="0" w:color="auto"/>
      </w:divBdr>
    </w:div>
    <w:div w:id="874271726">
      <w:marLeft w:val="0"/>
      <w:marRight w:val="0"/>
      <w:marTop w:val="0"/>
      <w:marBottom w:val="0"/>
      <w:divBdr>
        <w:top w:val="none" w:sz="0" w:space="0" w:color="auto"/>
        <w:left w:val="none" w:sz="0" w:space="0" w:color="auto"/>
        <w:bottom w:val="none" w:sz="0" w:space="0" w:color="auto"/>
        <w:right w:val="none" w:sz="0" w:space="0" w:color="auto"/>
      </w:divBdr>
    </w:div>
    <w:div w:id="874318951">
      <w:marLeft w:val="0"/>
      <w:marRight w:val="0"/>
      <w:marTop w:val="0"/>
      <w:marBottom w:val="0"/>
      <w:divBdr>
        <w:top w:val="none" w:sz="0" w:space="0" w:color="auto"/>
        <w:left w:val="none" w:sz="0" w:space="0" w:color="auto"/>
        <w:bottom w:val="none" w:sz="0" w:space="0" w:color="auto"/>
        <w:right w:val="none" w:sz="0" w:space="0" w:color="auto"/>
      </w:divBdr>
    </w:div>
    <w:div w:id="874385071">
      <w:marLeft w:val="0"/>
      <w:marRight w:val="0"/>
      <w:marTop w:val="0"/>
      <w:marBottom w:val="0"/>
      <w:divBdr>
        <w:top w:val="none" w:sz="0" w:space="0" w:color="auto"/>
        <w:left w:val="none" w:sz="0" w:space="0" w:color="auto"/>
        <w:bottom w:val="none" w:sz="0" w:space="0" w:color="auto"/>
        <w:right w:val="none" w:sz="0" w:space="0" w:color="auto"/>
      </w:divBdr>
    </w:div>
    <w:div w:id="874393903">
      <w:marLeft w:val="0"/>
      <w:marRight w:val="0"/>
      <w:marTop w:val="0"/>
      <w:marBottom w:val="0"/>
      <w:divBdr>
        <w:top w:val="none" w:sz="0" w:space="0" w:color="auto"/>
        <w:left w:val="none" w:sz="0" w:space="0" w:color="auto"/>
        <w:bottom w:val="none" w:sz="0" w:space="0" w:color="auto"/>
        <w:right w:val="none" w:sz="0" w:space="0" w:color="auto"/>
      </w:divBdr>
    </w:div>
    <w:div w:id="874460235">
      <w:marLeft w:val="0"/>
      <w:marRight w:val="0"/>
      <w:marTop w:val="0"/>
      <w:marBottom w:val="0"/>
      <w:divBdr>
        <w:top w:val="none" w:sz="0" w:space="0" w:color="auto"/>
        <w:left w:val="none" w:sz="0" w:space="0" w:color="auto"/>
        <w:bottom w:val="none" w:sz="0" w:space="0" w:color="auto"/>
        <w:right w:val="none" w:sz="0" w:space="0" w:color="auto"/>
      </w:divBdr>
    </w:div>
    <w:div w:id="874535854">
      <w:marLeft w:val="0"/>
      <w:marRight w:val="0"/>
      <w:marTop w:val="0"/>
      <w:marBottom w:val="0"/>
      <w:divBdr>
        <w:top w:val="none" w:sz="0" w:space="0" w:color="auto"/>
        <w:left w:val="none" w:sz="0" w:space="0" w:color="auto"/>
        <w:bottom w:val="none" w:sz="0" w:space="0" w:color="auto"/>
        <w:right w:val="none" w:sz="0" w:space="0" w:color="auto"/>
      </w:divBdr>
    </w:div>
    <w:div w:id="874540855">
      <w:marLeft w:val="0"/>
      <w:marRight w:val="0"/>
      <w:marTop w:val="0"/>
      <w:marBottom w:val="0"/>
      <w:divBdr>
        <w:top w:val="none" w:sz="0" w:space="0" w:color="auto"/>
        <w:left w:val="none" w:sz="0" w:space="0" w:color="auto"/>
        <w:bottom w:val="none" w:sz="0" w:space="0" w:color="auto"/>
        <w:right w:val="none" w:sz="0" w:space="0" w:color="auto"/>
      </w:divBdr>
    </w:div>
    <w:div w:id="874657528">
      <w:marLeft w:val="0"/>
      <w:marRight w:val="0"/>
      <w:marTop w:val="0"/>
      <w:marBottom w:val="0"/>
      <w:divBdr>
        <w:top w:val="none" w:sz="0" w:space="0" w:color="auto"/>
        <w:left w:val="none" w:sz="0" w:space="0" w:color="auto"/>
        <w:bottom w:val="none" w:sz="0" w:space="0" w:color="auto"/>
        <w:right w:val="none" w:sz="0" w:space="0" w:color="auto"/>
      </w:divBdr>
    </w:div>
    <w:div w:id="874731246">
      <w:marLeft w:val="0"/>
      <w:marRight w:val="0"/>
      <w:marTop w:val="0"/>
      <w:marBottom w:val="0"/>
      <w:divBdr>
        <w:top w:val="none" w:sz="0" w:space="0" w:color="auto"/>
        <w:left w:val="none" w:sz="0" w:space="0" w:color="auto"/>
        <w:bottom w:val="none" w:sz="0" w:space="0" w:color="auto"/>
        <w:right w:val="none" w:sz="0" w:space="0" w:color="auto"/>
      </w:divBdr>
    </w:div>
    <w:div w:id="874737067">
      <w:marLeft w:val="0"/>
      <w:marRight w:val="0"/>
      <w:marTop w:val="0"/>
      <w:marBottom w:val="0"/>
      <w:divBdr>
        <w:top w:val="none" w:sz="0" w:space="0" w:color="auto"/>
        <w:left w:val="none" w:sz="0" w:space="0" w:color="auto"/>
        <w:bottom w:val="none" w:sz="0" w:space="0" w:color="auto"/>
        <w:right w:val="none" w:sz="0" w:space="0" w:color="auto"/>
      </w:divBdr>
    </w:div>
    <w:div w:id="874737470">
      <w:marLeft w:val="0"/>
      <w:marRight w:val="0"/>
      <w:marTop w:val="0"/>
      <w:marBottom w:val="0"/>
      <w:divBdr>
        <w:top w:val="none" w:sz="0" w:space="0" w:color="auto"/>
        <w:left w:val="none" w:sz="0" w:space="0" w:color="auto"/>
        <w:bottom w:val="none" w:sz="0" w:space="0" w:color="auto"/>
        <w:right w:val="none" w:sz="0" w:space="0" w:color="auto"/>
      </w:divBdr>
    </w:div>
    <w:div w:id="874926766">
      <w:marLeft w:val="0"/>
      <w:marRight w:val="0"/>
      <w:marTop w:val="0"/>
      <w:marBottom w:val="0"/>
      <w:divBdr>
        <w:top w:val="none" w:sz="0" w:space="0" w:color="auto"/>
        <w:left w:val="none" w:sz="0" w:space="0" w:color="auto"/>
        <w:bottom w:val="none" w:sz="0" w:space="0" w:color="auto"/>
        <w:right w:val="none" w:sz="0" w:space="0" w:color="auto"/>
      </w:divBdr>
    </w:div>
    <w:div w:id="875000994">
      <w:marLeft w:val="0"/>
      <w:marRight w:val="0"/>
      <w:marTop w:val="0"/>
      <w:marBottom w:val="0"/>
      <w:divBdr>
        <w:top w:val="none" w:sz="0" w:space="0" w:color="auto"/>
        <w:left w:val="none" w:sz="0" w:space="0" w:color="auto"/>
        <w:bottom w:val="none" w:sz="0" w:space="0" w:color="auto"/>
        <w:right w:val="none" w:sz="0" w:space="0" w:color="auto"/>
      </w:divBdr>
    </w:div>
    <w:div w:id="875044649">
      <w:marLeft w:val="0"/>
      <w:marRight w:val="0"/>
      <w:marTop w:val="0"/>
      <w:marBottom w:val="0"/>
      <w:divBdr>
        <w:top w:val="none" w:sz="0" w:space="0" w:color="auto"/>
        <w:left w:val="none" w:sz="0" w:space="0" w:color="auto"/>
        <w:bottom w:val="none" w:sz="0" w:space="0" w:color="auto"/>
        <w:right w:val="none" w:sz="0" w:space="0" w:color="auto"/>
      </w:divBdr>
    </w:div>
    <w:div w:id="875120133">
      <w:marLeft w:val="0"/>
      <w:marRight w:val="0"/>
      <w:marTop w:val="0"/>
      <w:marBottom w:val="0"/>
      <w:divBdr>
        <w:top w:val="none" w:sz="0" w:space="0" w:color="auto"/>
        <w:left w:val="none" w:sz="0" w:space="0" w:color="auto"/>
        <w:bottom w:val="none" w:sz="0" w:space="0" w:color="auto"/>
        <w:right w:val="none" w:sz="0" w:space="0" w:color="auto"/>
      </w:divBdr>
    </w:div>
    <w:div w:id="875121669">
      <w:marLeft w:val="0"/>
      <w:marRight w:val="0"/>
      <w:marTop w:val="0"/>
      <w:marBottom w:val="0"/>
      <w:divBdr>
        <w:top w:val="none" w:sz="0" w:space="0" w:color="auto"/>
        <w:left w:val="none" w:sz="0" w:space="0" w:color="auto"/>
        <w:bottom w:val="none" w:sz="0" w:space="0" w:color="auto"/>
        <w:right w:val="none" w:sz="0" w:space="0" w:color="auto"/>
      </w:divBdr>
    </w:div>
    <w:div w:id="875236907">
      <w:marLeft w:val="0"/>
      <w:marRight w:val="0"/>
      <w:marTop w:val="0"/>
      <w:marBottom w:val="0"/>
      <w:divBdr>
        <w:top w:val="none" w:sz="0" w:space="0" w:color="auto"/>
        <w:left w:val="none" w:sz="0" w:space="0" w:color="auto"/>
        <w:bottom w:val="none" w:sz="0" w:space="0" w:color="auto"/>
        <w:right w:val="none" w:sz="0" w:space="0" w:color="auto"/>
      </w:divBdr>
    </w:div>
    <w:div w:id="875240769">
      <w:marLeft w:val="0"/>
      <w:marRight w:val="0"/>
      <w:marTop w:val="0"/>
      <w:marBottom w:val="0"/>
      <w:divBdr>
        <w:top w:val="none" w:sz="0" w:space="0" w:color="auto"/>
        <w:left w:val="none" w:sz="0" w:space="0" w:color="auto"/>
        <w:bottom w:val="none" w:sz="0" w:space="0" w:color="auto"/>
        <w:right w:val="none" w:sz="0" w:space="0" w:color="auto"/>
      </w:divBdr>
    </w:div>
    <w:div w:id="875242197">
      <w:marLeft w:val="0"/>
      <w:marRight w:val="0"/>
      <w:marTop w:val="0"/>
      <w:marBottom w:val="0"/>
      <w:divBdr>
        <w:top w:val="none" w:sz="0" w:space="0" w:color="auto"/>
        <w:left w:val="none" w:sz="0" w:space="0" w:color="auto"/>
        <w:bottom w:val="none" w:sz="0" w:space="0" w:color="auto"/>
        <w:right w:val="none" w:sz="0" w:space="0" w:color="auto"/>
      </w:divBdr>
    </w:div>
    <w:div w:id="875311343">
      <w:marLeft w:val="0"/>
      <w:marRight w:val="0"/>
      <w:marTop w:val="0"/>
      <w:marBottom w:val="0"/>
      <w:divBdr>
        <w:top w:val="none" w:sz="0" w:space="0" w:color="auto"/>
        <w:left w:val="none" w:sz="0" w:space="0" w:color="auto"/>
        <w:bottom w:val="none" w:sz="0" w:space="0" w:color="auto"/>
        <w:right w:val="none" w:sz="0" w:space="0" w:color="auto"/>
      </w:divBdr>
    </w:div>
    <w:div w:id="875387530">
      <w:marLeft w:val="0"/>
      <w:marRight w:val="0"/>
      <w:marTop w:val="0"/>
      <w:marBottom w:val="0"/>
      <w:divBdr>
        <w:top w:val="none" w:sz="0" w:space="0" w:color="auto"/>
        <w:left w:val="none" w:sz="0" w:space="0" w:color="auto"/>
        <w:bottom w:val="none" w:sz="0" w:space="0" w:color="auto"/>
        <w:right w:val="none" w:sz="0" w:space="0" w:color="auto"/>
      </w:divBdr>
    </w:div>
    <w:div w:id="875391604">
      <w:bodyDiv w:val="1"/>
      <w:marLeft w:val="0"/>
      <w:marRight w:val="0"/>
      <w:marTop w:val="0"/>
      <w:marBottom w:val="0"/>
      <w:divBdr>
        <w:top w:val="none" w:sz="0" w:space="0" w:color="auto"/>
        <w:left w:val="none" w:sz="0" w:space="0" w:color="auto"/>
        <w:bottom w:val="none" w:sz="0" w:space="0" w:color="auto"/>
        <w:right w:val="none" w:sz="0" w:space="0" w:color="auto"/>
      </w:divBdr>
    </w:div>
    <w:div w:id="875432219">
      <w:marLeft w:val="0"/>
      <w:marRight w:val="0"/>
      <w:marTop w:val="0"/>
      <w:marBottom w:val="0"/>
      <w:divBdr>
        <w:top w:val="none" w:sz="0" w:space="0" w:color="auto"/>
        <w:left w:val="none" w:sz="0" w:space="0" w:color="auto"/>
        <w:bottom w:val="none" w:sz="0" w:space="0" w:color="auto"/>
        <w:right w:val="none" w:sz="0" w:space="0" w:color="auto"/>
      </w:divBdr>
    </w:div>
    <w:div w:id="875503613">
      <w:marLeft w:val="0"/>
      <w:marRight w:val="0"/>
      <w:marTop w:val="0"/>
      <w:marBottom w:val="0"/>
      <w:divBdr>
        <w:top w:val="none" w:sz="0" w:space="0" w:color="auto"/>
        <w:left w:val="none" w:sz="0" w:space="0" w:color="auto"/>
        <w:bottom w:val="none" w:sz="0" w:space="0" w:color="auto"/>
        <w:right w:val="none" w:sz="0" w:space="0" w:color="auto"/>
      </w:divBdr>
    </w:div>
    <w:div w:id="875507899">
      <w:marLeft w:val="0"/>
      <w:marRight w:val="0"/>
      <w:marTop w:val="0"/>
      <w:marBottom w:val="0"/>
      <w:divBdr>
        <w:top w:val="none" w:sz="0" w:space="0" w:color="auto"/>
        <w:left w:val="none" w:sz="0" w:space="0" w:color="auto"/>
        <w:bottom w:val="none" w:sz="0" w:space="0" w:color="auto"/>
        <w:right w:val="none" w:sz="0" w:space="0" w:color="auto"/>
      </w:divBdr>
    </w:div>
    <w:div w:id="875507972">
      <w:marLeft w:val="0"/>
      <w:marRight w:val="0"/>
      <w:marTop w:val="0"/>
      <w:marBottom w:val="0"/>
      <w:divBdr>
        <w:top w:val="none" w:sz="0" w:space="0" w:color="auto"/>
        <w:left w:val="none" w:sz="0" w:space="0" w:color="auto"/>
        <w:bottom w:val="none" w:sz="0" w:space="0" w:color="auto"/>
        <w:right w:val="none" w:sz="0" w:space="0" w:color="auto"/>
      </w:divBdr>
    </w:div>
    <w:div w:id="875700082">
      <w:marLeft w:val="0"/>
      <w:marRight w:val="0"/>
      <w:marTop w:val="0"/>
      <w:marBottom w:val="0"/>
      <w:divBdr>
        <w:top w:val="none" w:sz="0" w:space="0" w:color="auto"/>
        <w:left w:val="none" w:sz="0" w:space="0" w:color="auto"/>
        <w:bottom w:val="none" w:sz="0" w:space="0" w:color="auto"/>
        <w:right w:val="none" w:sz="0" w:space="0" w:color="auto"/>
      </w:divBdr>
    </w:div>
    <w:div w:id="875703656">
      <w:marLeft w:val="0"/>
      <w:marRight w:val="0"/>
      <w:marTop w:val="0"/>
      <w:marBottom w:val="0"/>
      <w:divBdr>
        <w:top w:val="none" w:sz="0" w:space="0" w:color="auto"/>
        <w:left w:val="none" w:sz="0" w:space="0" w:color="auto"/>
        <w:bottom w:val="none" w:sz="0" w:space="0" w:color="auto"/>
        <w:right w:val="none" w:sz="0" w:space="0" w:color="auto"/>
      </w:divBdr>
    </w:div>
    <w:div w:id="875890071">
      <w:marLeft w:val="0"/>
      <w:marRight w:val="0"/>
      <w:marTop w:val="0"/>
      <w:marBottom w:val="0"/>
      <w:divBdr>
        <w:top w:val="none" w:sz="0" w:space="0" w:color="auto"/>
        <w:left w:val="none" w:sz="0" w:space="0" w:color="auto"/>
        <w:bottom w:val="none" w:sz="0" w:space="0" w:color="auto"/>
        <w:right w:val="none" w:sz="0" w:space="0" w:color="auto"/>
      </w:divBdr>
    </w:div>
    <w:div w:id="875972532">
      <w:marLeft w:val="0"/>
      <w:marRight w:val="0"/>
      <w:marTop w:val="0"/>
      <w:marBottom w:val="0"/>
      <w:divBdr>
        <w:top w:val="none" w:sz="0" w:space="0" w:color="auto"/>
        <w:left w:val="none" w:sz="0" w:space="0" w:color="auto"/>
        <w:bottom w:val="none" w:sz="0" w:space="0" w:color="auto"/>
        <w:right w:val="none" w:sz="0" w:space="0" w:color="auto"/>
      </w:divBdr>
    </w:div>
    <w:div w:id="876042999">
      <w:marLeft w:val="0"/>
      <w:marRight w:val="0"/>
      <w:marTop w:val="0"/>
      <w:marBottom w:val="0"/>
      <w:divBdr>
        <w:top w:val="none" w:sz="0" w:space="0" w:color="auto"/>
        <w:left w:val="none" w:sz="0" w:space="0" w:color="auto"/>
        <w:bottom w:val="none" w:sz="0" w:space="0" w:color="auto"/>
        <w:right w:val="none" w:sz="0" w:space="0" w:color="auto"/>
      </w:divBdr>
    </w:div>
    <w:div w:id="876162151">
      <w:marLeft w:val="0"/>
      <w:marRight w:val="0"/>
      <w:marTop w:val="0"/>
      <w:marBottom w:val="0"/>
      <w:divBdr>
        <w:top w:val="none" w:sz="0" w:space="0" w:color="auto"/>
        <w:left w:val="none" w:sz="0" w:space="0" w:color="auto"/>
        <w:bottom w:val="none" w:sz="0" w:space="0" w:color="auto"/>
        <w:right w:val="none" w:sz="0" w:space="0" w:color="auto"/>
      </w:divBdr>
    </w:div>
    <w:div w:id="876358756">
      <w:marLeft w:val="0"/>
      <w:marRight w:val="0"/>
      <w:marTop w:val="0"/>
      <w:marBottom w:val="0"/>
      <w:divBdr>
        <w:top w:val="none" w:sz="0" w:space="0" w:color="auto"/>
        <w:left w:val="none" w:sz="0" w:space="0" w:color="auto"/>
        <w:bottom w:val="none" w:sz="0" w:space="0" w:color="auto"/>
        <w:right w:val="none" w:sz="0" w:space="0" w:color="auto"/>
      </w:divBdr>
    </w:div>
    <w:div w:id="876547641">
      <w:marLeft w:val="0"/>
      <w:marRight w:val="0"/>
      <w:marTop w:val="0"/>
      <w:marBottom w:val="0"/>
      <w:divBdr>
        <w:top w:val="none" w:sz="0" w:space="0" w:color="auto"/>
        <w:left w:val="none" w:sz="0" w:space="0" w:color="auto"/>
        <w:bottom w:val="none" w:sz="0" w:space="0" w:color="auto"/>
        <w:right w:val="none" w:sz="0" w:space="0" w:color="auto"/>
      </w:divBdr>
    </w:div>
    <w:div w:id="876551108">
      <w:marLeft w:val="0"/>
      <w:marRight w:val="0"/>
      <w:marTop w:val="0"/>
      <w:marBottom w:val="0"/>
      <w:divBdr>
        <w:top w:val="none" w:sz="0" w:space="0" w:color="auto"/>
        <w:left w:val="none" w:sz="0" w:space="0" w:color="auto"/>
        <w:bottom w:val="none" w:sz="0" w:space="0" w:color="auto"/>
        <w:right w:val="none" w:sz="0" w:space="0" w:color="auto"/>
      </w:divBdr>
    </w:div>
    <w:div w:id="876619568">
      <w:marLeft w:val="0"/>
      <w:marRight w:val="0"/>
      <w:marTop w:val="0"/>
      <w:marBottom w:val="0"/>
      <w:divBdr>
        <w:top w:val="none" w:sz="0" w:space="0" w:color="auto"/>
        <w:left w:val="none" w:sz="0" w:space="0" w:color="auto"/>
        <w:bottom w:val="none" w:sz="0" w:space="0" w:color="auto"/>
        <w:right w:val="none" w:sz="0" w:space="0" w:color="auto"/>
      </w:divBdr>
    </w:div>
    <w:div w:id="876628160">
      <w:marLeft w:val="0"/>
      <w:marRight w:val="0"/>
      <w:marTop w:val="0"/>
      <w:marBottom w:val="0"/>
      <w:divBdr>
        <w:top w:val="none" w:sz="0" w:space="0" w:color="auto"/>
        <w:left w:val="none" w:sz="0" w:space="0" w:color="auto"/>
        <w:bottom w:val="none" w:sz="0" w:space="0" w:color="auto"/>
        <w:right w:val="none" w:sz="0" w:space="0" w:color="auto"/>
      </w:divBdr>
    </w:div>
    <w:div w:id="876698983">
      <w:marLeft w:val="0"/>
      <w:marRight w:val="0"/>
      <w:marTop w:val="0"/>
      <w:marBottom w:val="0"/>
      <w:divBdr>
        <w:top w:val="none" w:sz="0" w:space="0" w:color="auto"/>
        <w:left w:val="none" w:sz="0" w:space="0" w:color="auto"/>
        <w:bottom w:val="none" w:sz="0" w:space="0" w:color="auto"/>
        <w:right w:val="none" w:sz="0" w:space="0" w:color="auto"/>
      </w:divBdr>
    </w:div>
    <w:div w:id="876701947">
      <w:marLeft w:val="0"/>
      <w:marRight w:val="0"/>
      <w:marTop w:val="0"/>
      <w:marBottom w:val="0"/>
      <w:divBdr>
        <w:top w:val="none" w:sz="0" w:space="0" w:color="auto"/>
        <w:left w:val="none" w:sz="0" w:space="0" w:color="auto"/>
        <w:bottom w:val="none" w:sz="0" w:space="0" w:color="auto"/>
        <w:right w:val="none" w:sz="0" w:space="0" w:color="auto"/>
      </w:divBdr>
    </w:div>
    <w:div w:id="876702470">
      <w:marLeft w:val="0"/>
      <w:marRight w:val="0"/>
      <w:marTop w:val="0"/>
      <w:marBottom w:val="0"/>
      <w:divBdr>
        <w:top w:val="none" w:sz="0" w:space="0" w:color="auto"/>
        <w:left w:val="none" w:sz="0" w:space="0" w:color="auto"/>
        <w:bottom w:val="none" w:sz="0" w:space="0" w:color="auto"/>
        <w:right w:val="none" w:sz="0" w:space="0" w:color="auto"/>
      </w:divBdr>
    </w:div>
    <w:div w:id="876702739">
      <w:marLeft w:val="0"/>
      <w:marRight w:val="0"/>
      <w:marTop w:val="0"/>
      <w:marBottom w:val="0"/>
      <w:divBdr>
        <w:top w:val="none" w:sz="0" w:space="0" w:color="auto"/>
        <w:left w:val="none" w:sz="0" w:space="0" w:color="auto"/>
        <w:bottom w:val="none" w:sz="0" w:space="0" w:color="auto"/>
        <w:right w:val="none" w:sz="0" w:space="0" w:color="auto"/>
      </w:divBdr>
    </w:div>
    <w:div w:id="876818750">
      <w:marLeft w:val="0"/>
      <w:marRight w:val="0"/>
      <w:marTop w:val="0"/>
      <w:marBottom w:val="0"/>
      <w:divBdr>
        <w:top w:val="none" w:sz="0" w:space="0" w:color="auto"/>
        <w:left w:val="none" w:sz="0" w:space="0" w:color="auto"/>
        <w:bottom w:val="none" w:sz="0" w:space="0" w:color="auto"/>
        <w:right w:val="none" w:sz="0" w:space="0" w:color="auto"/>
      </w:divBdr>
    </w:div>
    <w:div w:id="876894826">
      <w:marLeft w:val="0"/>
      <w:marRight w:val="0"/>
      <w:marTop w:val="0"/>
      <w:marBottom w:val="0"/>
      <w:divBdr>
        <w:top w:val="none" w:sz="0" w:space="0" w:color="auto"/>
        <w:left w:val="none" w:sz="0" w:space="0" w:color="auto"/>
        <w:bottom w:val="none" w:sz="0" w:space="0" w:color="auto"/>
        <w:right w:val="none" w:sz="0" w:space="0" w:color="auto"/>
      </w:divBdr>
    </w:div>
    <w:div w:id="876896783">
      <w:marLeft w:val="0"/>
      <w:marRight w:val="0"/>
      <w:marTop w:val="0"/>
      <w:marBottom w:val="0"/>
      <w:divBdr>
        <w:top w:val="none" w:sz="0" w:space="0" w:color="auto"/>
        <w:left w:val="none" w:sz="0" w:space="0" w:color="auto"/>
        <w:bottom w:val="none" w:sz="0" w:space="0" w:color="auto"/>
        <w:right w:val="none" w:sz="0" w:space="0" w:color="auto"/>
      </w:divBdr>
    </w:div>
    <w:div w:id="877082927">
      <w:marLeft w:val="0"/>
      <w:marRight w:val="0"/>
      <w:marTop w:val="0"/>
      <w:marBottom w:val="0"/>
      <w:divBdr>
        <w:top w:val="none" w:sz="0" w:space="0" w:color="auto"/>
        <w:left w:val="none" w:sz="0" w:space="0" w:color="auto"/>
        <w:bottom w:val="none" w:sz="0" w:space="0" w:color="auto"/>
        <w:right w:val="none" w:sz="0" w:space="0" w:color="auto"/>
      </w:divBdr>
    </w:div>
    <w:div w:id="877232044">
      <w:marLeft w:val="0"/>
      <w:marRight w:val="0"/>
      <w:marTop w:val="0"/>
      <w:marBottom w:val="0"/>
      <w:divBdr>
        <w:top w:val="none" w:sz="0" w:space="0" w:color="auto"/>
        <w:left w:val="none" w:sz="0" w:space="0" w:color="auto"/>
        <w:bottom w:val="none" w:sz="0" w:space="0" w:color="auto"/>
        <w:right w:val="none" w:sz="0" w:space="0" w:color="auto"/>
      </w:divBdr>
    </w:div>
    <w:div w:id="877280667">
      <w:marLeft w:val="0"/>
      <w:marRight w:val="0"/>
      <w:marTop w:val="0"/>
      <w:marBottom w:val="0"/>
      <w:divBdr>
        <w:top w:val="none" w:sz="0" w:space="0" w:color="auto"/>
        <w:left w:val="none" w:sz="0" w:space="0" w:color="auto"/>
        <w:bottom w:val="none" w:sz="0" w:space="0" w:color="auto"/>
        <w:right w:val="none" w:sz="0" w:space="0" w:color="auto"/>
      </w:divBdr>
    </w:div>
    <w:div w:id="877282964">
      <w:marLeft w:val="0"/>
      <w:marRight w:val="0"/>
      <w:marTop w:val="0"/>
      <w:marBottom w:val="0"/>
      <w:divBdr>
        <w:top w:val="none" w:sz="0" w:space="0" w:color="auto"/>
        <w:left w:val="none" w:sz="0" w:space="0" w:color="auto"/>
        <w:bottom w:val="none" w:sz="0" w:space="0" w:color="auto"/>
        <w:right w:val="none" w:sz="0" w:space="0" w:color="auto"/>
      </w:divBdr>
    </w:div>
    <w:div w:id="877357444">
      <w:marLeft w:val="0"/>
      <w:marRight w:val="0"/>
      <w:marTop w:val="0"/>
      <w:marBottom w:val="0"/>
      <w:divBdr>
        <w:top w:val="none" w:sz="0" w:space="0" w:color="auto"/>
        <w:left w:val="none" w:sz="0" w:space="0" w:color="auto"/>
        <w:bottom w:val="none" w:sz="0" w:space="0" w:color="auto"/>
        <w:right w:val="none" w:sz="0" w:space="0" w:color="auto"/>
      </w:divBdr>
    </w:div>
    <w:div w:id="877396188">
      <w:bodyDiv w:val="1"/>
      <w:marLeft w:val="0"/>
      <w:marRight w:val="0"/>
      <w:marTop w:val="0"/>
      <w:marBottom w:val="0"/>
      <w:divBdr>
        <w:top w:val="none" w:sz="0" w:space="0" w:color="auto"/>
        <w:left w:val="none" w:sz="0" w:space="0" w:color="auto"/>
        <w:bottom w:val="none" w:sz="0" w:space="0" w:color="auto"/>
        <w:right w:val="none" w:sz="0" w:space="0" w:color="auto"/>
      </w:divBdr>
    </w:div>
    <w:div w:id="877427121">
      <w:marLeft w:val="0"/>
      <w:marRight w:val="0"/>
      <w:marTop w:val="0"/>
      <w:marBottom w:val="0"/>
      <w:divBdr>
        <w:top w:val="none" w:sz="0" w:space="0" w:color="auto"/>
        <w:left w:val="none" w:sz="0" w:space="0" w:color="auto"/>
        <w:bottom w:val="none" w:sz="0" w:space="0" w:color="auto"/>
        <w:right w:val="none" w:sz="0" w:space="0" w:color="auto"/>
      </w:divBdr>
    </w:div>
    <w:div w:id="877548368">
      <w:marLeft w:val="0"/>
      <w:marRight w:val="0"/>
      <w:marTop w:val="0"/>
      <w:marBottom w:val="0"/>
      <w:divBdr>
        <w:top w:val="none" w:sz="0" w:space="0" w:color="auto"/>
        <w:left w:val="none" w:sz="0" w:space="0" w:color="auto"/>
        <w:bottom w:val="none" w:sz="0" w:space="0" w:color="auto"/>
        <w:right w:val="none" w:sz="0" w:space="0" w:color="auto"/>
      </w:divBdr>
    </w:div>
    <w:div w:id="877548410">
      <w:marLeft w:val="0"/>
      <w:marRight w:val="0"/>
      <w:marTop w:val="0"/>
      <w:marBottom w:val="0"/>
      <w:divBdr>
        <w:top w:val="none" w:sz="0" w:space="0" w:color="auto"/>
        <w:left w:val="none" w:sz="0" w:space="0" w:color="auto"/>
        <w:bottom w:val="none" w:sz="0" w:space="0" w:color="auto"/>
        <w:right w:val="none" w:sz="0" w:space="0" w:color="auto"/>
      </w:divBdr>
    </w:div>
    <w:div w:id="877667196">
      <w:marLeft w:val="0"/>
      <w:marRight w:val="0"/>
      <w:marTop w:val="0"/>
      <w:marBottom w:val="0"/>
      <w:divBdr>
        <w:top w:val="none" w:sz="0" w:space="0" w:color="auto"/>
        <w:left w:val="none" w:sz="0" w:space="0" w:color="auto"/>
        <w:bottom w:val="none" w:sz="0" w:space="0" w:color="auto"/>
        <w:right w:val="none" w:sz="0" w:space="0" w:color="auto"/>
      </w:divBdr>
    </w:div>
    <w:div w:id="877740382">
      <w:marLeft w:val="0"/>
      <w:marRight w:val="0"/>
      <w:marTop w:val="0"/>
      <w:marBottom w:val="0"/>
      <w:divBdr>
        <w:top w:val="none" w:sz="0" w:space="0" w:color="auto"/>
        <w:left w:val="none" w:sz="0" w:space="0" w:color="auto"/>
        <w:bottom w:val="none" w:sz="0" w:space="0" w:color="auto"/>
        <w:right w:val="none" w:sz="0" w:space="0" w:color="auto"/>
      </w:divBdr>
    </w:div>
    <w:div w:id="877741268">
      <w:marLeft w:val="0"/>
      <w:marRight w:val="0"/>
      <w:marTop w:val="0"/>
      <w:marBottom w:val="0"/>
      <w:divBdr>
        <w:top w:val="none" w:sz="0" w:space="0" w:color="auto"/>
        <w:left w:val="none" w:sz="0" w:space="0" w:color="auto"/>
        <w:bottom w:val="none" w:sz="0" w:space="0" w:color="auto"/>
        <w:right w:val="none" w:sz="0" w:space="0" w:color="auto"/>
      </w:divBdr>
    </w:div>
    <w:div w:id="877819361">
      <w:marLeft w:val="0"/>
      <w:marRight w:val="0"/>
      <w:marTop w:val="0"/>
      <w:marBottom w:val="0"/>
      <w:divBdr>
        <w:top w:val="none" w:sz="0" w:space="0" w:color="auto"/>
        <w:left w:val="none" w:sz="0" w:space="0" w:color="auto"/>
        <w:bottom w:val="none" w:sz="0" w:space="0" w:color="auto"/>
        <w:right w:val="none" w:sz="0" w:space="0" w:color="auto"/>
      </w:divBdr>
    </w:div>
    <w:div w:id="877860204">
      <w:marLeft w:val="0"/>
      <w:marRight w:val="0"/>
      <w:marTop w:val="0"/>
      <w:marBottom w:val="0"/>
      <w:divBdr>
        <w:top w:val="none" w:sz="0" w:space="0" w:color="auto"/>
        <w:left w:val="none" w:sz="0" w:space="0" w:color="auto"/>
        <w:bottom w:val="none" w:sz="0" w:space="0" w:color="auto"/>
        <w:right w:val="none" w:sz="0" w:space="0" w:color="auto"/>
      </w:divBdr>
    </w:div>
    <w:div w:id="877931536">
      <w:marLeft w:val="0"/>
      <w:marRight w:val="0"/>
      <w:marTop w:val="0"/>
      <w:marBottom w:val="0"/>
      <w:divBdr>
        <w:top w:val="none" w:sz="0" w:space="0" w:color="auto"/>
        <w:left w:val="none" w:sz="0" w:space="0" w:color="auto"/>
        <w:bottom w:val="none" w:sz="0" w:space="0" w:color="auto"/>
        <w:right w:val="none" w:sz="0" w:space="0" w:color="auto"/>
      </w:divBdr>
    </w:div>
    <w:div w:id="878010303">
      <w:marLeft w:val="0"/>
      <w:marRight w:val="0"/>
      <w:marTop w:val="0"/>
      <w:marBottom w:val="0"/>
      <w:divBdr>
        <w:top w:val="none" w:sz="0" w:space="0" w:color="auto"/>
        <w:left w:val="none" w:sz="0" w:space="0" w:color="auto"/>
        <w:bottom w:val="none" w:sz="0" w:space="0" w:color="auto"/>
        <w:right w:val="none" w:sz="0" w:space="0" w:color="auto"/>
      </w:divBdr>
    </w:div>
    <w:div w:id="878010730">
      <w:marLeft w:val="0"/>
      <w:marRight w:val="0"/>
      <w:marTop w:val="0"/>
      <w:marBottom w:val="0"/>
      <w:divBdr>
        <w:top w:val="none" w:sz="0" w:space="0" w:color="auto"/>
        <w:left w:val="none" w:sz="0" w:space="0" w:color="auto"/>
        <w:bottom w:val="none" w:sz="0" w:space="0" w:color="auto"/>
        <w:right w:val="none" w:sz="0" w:space="0" w:color="auto"/>
      </w:divBdr>
    </w:div>
    <w:div w:id="878053300">
      <w:marLeft w:val="0"/>
      <w:marRight w:val="0"/>
      <w:marTop w:val="0"/>
      <w:marBottom w:val="0"/>
      <w:divBdr>
        <w:top w:val="none" w:sz="0" w:space="0" w:color="auto"/>
        <w:left w:val="none" w:sz="0" w:space="0" w:color="auto"/>
        <w:bottom w:val="none" w:sz="0" w:space="0" w:color="auto"/>
        <w:right w:val="none" w:sz="0" w:space="0" w:color="auto"/>
      </w:divBdr>
    </w:div>
    <w:div w:id="878080763">
      <w:marLeft w:val="0"/>
      <w:marRight w:val="0"/>
      <w:marTop w:val="0"/>
      <w:marBottom w:val="0"/>
      <w:divBdr>
        <w:top w:val="none" w:sz="0" w:space="0" w:color="auto"/>
        <w:left w:val="none" w:sz="0" w:space="0" w:color="auto"/>
        <w:bottom w:val="none" w:sz="0" w:space="0" w:color="auto"/>
        <w:right w:val="none" w:sz="0" w:space="0" w:color="auto"/>
      </w:divBdr>
    </w:div>
    <w:div w:id="878082484">
      <w:bodyDiv w:val="1"/>
      <w:marLeft w:val="0"/>
      <w:marRight w:val="0"/>
      <w:marTop w:val="0"/>
      <w:marBottom w:val="0"/>
      <w:divBdr>
        <w:top w:val="none" w:sz="0" w:space="0" w:color="auto"/>
        <w:left w:val="none" w:sz="0" w:space="0" w:color="auto"/>
        <w:bottom w:val="none" w:sz="0" w:space="0" w:color="auto"/>
        <w:right w:val="none" w:sz="0" w:space="0" w:color="auto"/>
      </w:divBdr>
    </w:div>
    <w:div w:id="878123983">
      <w:marLeft w:val="0"/>
      <w:marRight w:val="0"/>
      <w:marTop w:val="0"/>
      <w:marBottom w:val="0"/>
      <w:divBdr>
        <w:top w:val="none" w:sz="0" w:space="0" w:color="auto"/>
        <w:left w:val="none" w:sz="0" w:space="0" w:color="auto"/>
        <w:bottom w:val="none" w:sz="0" w:space="0" w:color="auto"/>
        <w:right w:val="none" w:sz="0" w:space="0" w:color="auto"/>
      </w:divBdr>
    </w:div>
    <w:div w:id="878124233">
      <w:marLeft w:val="0"/>
      <w:marRight w:val="0"/>
      <w:marTop w:val="0"/>
      <w:marBottom w:val="0"/>
      <w:divBdr>
        <w:top w:val="none" w:sz="0" w:space="0" w:color="auto"/>
        <w:left w:val="none" w:sz="0" w:space="0" w:color="auto"/>
        <w:bottom w:val="none" w:sz="0" w:space="0" w:color="auto"/>
        <w:right w:val="none" w:sz="0" w:space="0" w:color="auto"/>
      </w:divBdr>
    </w:div>
    <w:div w:id="878206262">
      <w:marLeft w:val="0"/>
      <w:marRight w:val="0"/>
      <w:marTop w:val="0"/>
      <w:marBottom w:val="0"/>
      <w:divBdr>
        <w:top w:val="none" w:sz="0" w:space="0" w:color="auto"/>
        <w:left w:val="none" w:sz="0" w:space="0" w:color="auto"/>
        <w:bottom w:val="none" w:sz="0" w:space="0" w:color="auto"/>
        <w:right w:val="none" w:sz="0" w:space="0" w:color="auto"/>
      </w:divBdr>
    </w:div>
    <w:div w:id="878274248">
      <w:marLeft w:val="0"/>
      <w:marRight w:val="0"/>
      <w:marTop w:val="0"/>
      <w:marBottom w:val="0"/>
      <w:divBdr>
        <w:top w:val="none" w:sz="0" w:space="0" w:color="auto"/>
        <w:left w:val="none" w:sz="0" w:space="0" w:color="auto"/>
        <w:bottom w:val="none" w:sz="0" w:space="0" w:color="auto"/>
        <w:right w:val="none" w:sz="0" w:space="0" w:color="auto"/>
      </w:divBdr>
    </w:div>
    <w:div w:id="878280601">
      <w:marLeft w:val="0"/>
      <w:marRight w:val="0"/>
      <w:marTop w:val="0"/>
      <w:marBottom w:val="0"/>
      <w:divBdr>
        <w:top w:val="none" w:sz="0" w:space="0" w:color="auto"/>
        <w:left w:val="none" w:sz="0" w:space="0" w:color="auto"/>
        <w:bottom w:val="none" w:sz="0" w:space="0" w:color="auto"/>
        <w:right w:val="none" w:sz="0" w:space="0" w:color="auto"/>
      </w:divBdr>
    </w:div>
    <w:div w:id="878472427">
      <w:marLeft w:val="0"/>
      <w:marRight w:val="0"/>
      <w:marTop w:val="0"/>
      <w:marBottom w:val="0"/>
      <w:divBdr>
        <w:top w:val="none" w:sz="0" w:space="0" w:color="auto"/>
        <w:left w:val="none" w:sz="0" w:space="0" w:color="auto"/>
        <w:bottom w:val="none" w:sz="0" w:space="0" w:color="auto"/>
        <w:right w:val="none" w:sz="0" w:space="0" w:color="auto"/>
      </w:divBdr>
    </w:div>
    <w:div w:id="878514957">
      <w:marLeft w:val="0"/>
      <w:marRight w:val="0"/>
      <w:marTop w:val="0"/>
      <w:marBottom w:val="0"/>
      <w:divBdr>
        <w:top w:val="none" w:sz="0" w:space="0" w:color="auto"/>
        <w:left w:val="none" w:sz="0" w:space="0" w:color="auto"/>
        <w:bottom w:val="none" w:sz="0" w:space="0" w:color="auto"/>
        <w:right w:val="none" w:sz="0" w:space="0" w:color="auto"/>
      </w:divBdr>
    </w:div>
    <w:div w:id="878585407">
      <w:marLeft w:val="0"/>
      <w:marRight w:val="0"/>
      <w:marTop w:val="0"/>
      <w:marBottom w:val="0"/>
      <w:divBdr>
        <w:top w:val="none" w:sz="0" w:space="0" w:color="auto"/>
        <w:left w:val="none" w:sz="0" w:space="0" w:color="auto"/>
        <w:bottom w:val="none" w:sz="0" w:space="0" w:color="auto"/>
        <w:right w:val="none" w:sz="0" w:space="0" w:color="auto"/>
      </w:divBdr>
    </w:div>
    <w:div w:id="878707263">
      <w:marLeft w:val="0"/>
      <w:marRight w:val="0"/>
      <w:marTop w:val="0"/>
      <w:marBottom w:val="0"/>
      <w:divBdr>
        <w:top w:val="none" w:sz="0" w:space="0" w:color="auto"/>
        <w:left w:val="none" w:sz="0" w:space="0" w:color="auto"/>
        <w:bottom w:val="none" w:sz="0" w:space="0" w:color="auto"/>
        <w:right w:val="none" w:sz="0" w:space="0" w:color="auto"/>
      </w:divBdr>
    </w:div>
    <w:div w:id="878707593">
      <w:marLeft w:val="0"/>
      <w:marRight w:val="0"/>
      <w:marTop w:val="0"/>
      <w:marBottom w:val="0"/>
      <w:divBdr>
        <w:top w:val="none" w:sz="0" w:space="0" w:color="auto"/>
        <w:left w:val="none" w:sz="0" w:space="0" w:color="auto"/>
        <w:bottom w:val="none" w:sz="0" w:space="0" w:color="auto"/>
        <w:right w:val="none" w:sz="0" w:space="0" w:color="auto"/>
      </w:divBdr>
    </w:div>
    <w:div w:id="878930594">
      <w:marLeft w:val="0"/>
      <w:marRight w:val="0"/>
      <w:marTop w:val="0"/>
      <w:marBottom w:val="0"/>
      <w:divBdr>
        <w:top w:val="none" w:sz="0" w:space="0" w:color="auto"/>
        <w:left w:val="none" w:sz="0" w:space="0" w:color="auto"/>
        <w:bottom w:val="none" w:sz="0" w:space="0" w:color="auto"/>
        <w:right w:val="none" w:sz="0" w:space="0" w:color="auto"/>
      </w:divBdr>
    </w:div>
    <w:div w:id="878936023">
      <w:marLeft w:val="0"/>
      <w:marRight w:val="0"/>
      <w:marTop w:val="0"/>
      <w:marBottom w:val="0"/>
      <w:divBdr>
        <w:top w:val="none" w:sz="0" w:space="0" w:color="auto"/>
        <w:left w:val="none" w:sz="0" w:space="0" w:color="auto"/>
        <w:bottom w:val="none" w:sz="0" w:space="0" w:color="auto"/>
        <w:right w:val="none" w:sz="0" w:space="0" w:color="auto"/>
      </w:divBdr>
    </w:div>
    <w:div w:id="879131727">
      <w:marLeft w:val="0"/>
      <w:marRight w:val="0"/>
      <w:marTop w:val="0"/>
      <w:marBottom w:val="0"/>
      <w:divBdr>
        <w:top w:val="none" w:sz="0" w:space="0" w:color="auto"/>
        <w:left w:val="none" w:sz="0" w:space="0" w:color="auto"/>
        <w:bottom w:val="none" w:sz="0" w:space="0" w:color="auto"/>
        <w:right w:val="none" w:sz="0" w:space="0" w:color="auto"/>
      </w:divBdr>
    </w:div>
    <w:div w:id="879165587">
      <w:marLeft w:val="0"/>
      <w:marRight w:val="0"/>
      <w:marTop w:val="0"/>
      <w:marBottom w:val="0"/>
      <w:divBdr>
        <w:top w:val="none" w:sz="0" w:space="0" w:color="auto"/>
        <w:left w:val="none" w:sz="0" w:space="0" w:color="auto"/>
        <w:bottom w:val="none" w:sz="0" w:space="0" w:color="auto"/>
        <w:right w:val="none" w:sz="0" w:space="0" w:color="auto"/>
      </w:divBdr>
    </w:div>
    <w:div w:id="879169405">
      <w:marLeft w:val="0"/>
      <w:marRight w:val="0"/>
      <w:marTop w:val="0"/>
      <w:marBottom w:val="0"/>
      <w:divBdr>
        <w:top w:val="none" w:sz="0" w:space="0" w:color="auto"/>
        <w:left w:val="none" w:sz="0" w:space="0" w:color="auto"/>
        <w:bottom w:val="none" w:sz="0" w:space="0" w:color="auto"/>
        <w:right w:val="none" w:sz="0" w:space="0" w:color="auto"/>
      </w:divBdr>
    </w:div>
    <w:div w:id="879242368">
      <w:marLeft w:val="0"/>
      <w:marRight w:val="0"/>
      <w:marTop w:val="0"/>
      <w:marBottom w:val="0"/>
      <w:divBdr>
        <w:top w:val="none" w:sz="0" w:space="0" w:color="auto"/>
        <w:left w:val="none" w:sz="0" w:space="0" w:color="auto"/>
        <w:bottom w:val="none" w:sz="0" w:space="0" w:color="auto"/>
        <w:right w:val="none" w:sz="0" w:space="0" w:color="auto"/>
      </w:divBdr>
    </w:div>
    <w:div w:id="879249703">
      <w:marLeft w:val="0"/>
      <w:marRight w:val="0"/>
      <w:marTop w:val="0"/>
      <w:marBottom w:val="0"/>
      <w:divBdr>
        <w:top w:val="none" w:sz="0" w:space="0" w:color="auto"/>
        <w:left w:val="none" w:sz="0" w:space="0" w:color="auto"/>
        <w:bottom w:val="none" w:sz="0" w:space="0" w:color="auto"/>
        <w:right w:val="none" w:sz="0" w:space="0" w:color="auto"/>
      </w:divBdr>
    </w:div>
    <w:div w:id="879362997">
      <w:marLeft w:val="0"/>
      <w:marRight w:val="0"/>
      <w:marTop w:val="0"/>
      <w:marBottom w:val="0"/>
      <w:divBdr>
        <w:top w:val="none" w:sz="0" w:space="0" w:color="auto"/>
        <w:left w:val="none" w:sz="0" w:space="0" w:color="auto"/>
        <w:bottom w:val="none" w:sz="0" w:space="0" w:color="auto"/>
        <w:right w:val="none" w:sz="0" w:space="0" w:color="auto"/>
      </w:divBdr>
    </w:div>
    <w:div w:id="879393794">
      <w:marLeft w:val="0"/>
      <w:marRight w:val="0"/>
      <w:marTop w:val="0"/>
      <w:marBottom w:val="0"/>
      <w:divBdr>
        <w:top w:val="none" w:sz="0" w:space="0" w:color="auto"/>
        <w:left w:val="none" w:sz="0" w:space="0" w:color="auto"/>
        <w:bottom w:val="none" w:sz="0" w:space="0" w:color="auto"/>
        <w:right w:val="none" w:sz="0" w:space="0" w:color="auto"/>
      </w:divBdr>
    </w:div>
    <w:div w:id="879515227">
      <w:marLeft w:val="0"/>
      <w:marRight w:val="0"/>
      <w:marTop w:val="0"/>
      <w:marBottom w:val="0"/>
      <w:divBdr>
        <w:top w:val="none" w:sz="0" w:space="0" w:color="auto"/>
        <w:left w:val="none" w:sz="0" w:space="0" w:color="auto"/>
        <w:bottom w:val="none" w:sz="0" w:space="0" w:color="auto"/>
        <w:right w:val="none" w:sz="0" w:space="0" w:color="auto"/>
      </w:divBdr>
    </w:div>
    <w:div w:id="879585603">
      <w:marLeft w:val="0"/>
      <w:marRight w:val="0"/>
      <w:marTop w:val="0"/>
      <w:marBottom w:val="0"/>
      <w:divBdr>
        <w:top w:val="none" w:sz="0" w:space="0" w:color="auto"/>
        <w:left w:val="none" w:sz="0" w:space="0" w:color="auto"/>
        <w:bottom w:val="none" w:sz="0" w:space="0" w:color="auto"/>
        <w:right w:val="none" w:sz="0" w:space="0" w:color="auto"/>
      </w:divBdr>
    </w:div>
    <w:div w:id="879628521">
      <w:marLeft w:val="0"/>
      <w:marRight w:val="0"/>
      <w:marTop w:val="0"/>
      <w:marBottom w:val="0"/>
      <w:divBdr>
        <w:top w:val="none" w:sz="0" w:space="0" w:color="auto"/>
        <w:left w:val="none" w:sz="0" w:space="0" w:color="auto"/>
        <w:bottom w:val="none" w:sz="0" w:space="0" w:color="auto"/>
        <w:right w:val="none" w:sz="0" w:space="0" w:color="auto"/>
      </w:divBdr>
    </w:div>
    <w:div w:id="879785660">
      <w:marLeft w:val="0"/>
      <w:marRight w:val="0"/>
      <w:marTop w:val="0"/>
      <w:marBottom w:val="0"/>
      <w:divBdr>
        <w:top w:val="none" w:sz="0" w:space="0" w:color="auto"/>
        <w:left w:val="none" w:sz="0" w:space="0" w:color="auto"/>
        <w:bottom w:val="none" w:sz="0" w:space="0" w:color="auto"/>
        <w:right w:val="none" w:sz="0" w:space="0" w:color="auto"/>
      </w:divBdr>
    </w:div>
    <w:div w:id="879785928">
      <w:marLeft w:val="0"/>
      <w:marRight w:val="0"/>
      <w:marTop w:val="0"/>
      <w:marBottom w:val="0"/>
      <w:divBdr>
        <w:top w:val="none" w:sz="0" w:space="0" w:color="auto"/>
        <w:left w:val="none" w:sz="0" w:space="0" w:color="auto"/>
        <w:bottom w:val="none" w:sz="0" w:space="0" w:color="auto"/>
        <w:right w:val="none" w:sz="0" w:space="0" w:color="auto"/>
      </w:divBdr>
    </w:div>
    <w:div w:id="879971457">
      <w:marLeft w:val="0"/>
      <w:marRight w:val="0"/>
      <w:marTop w:val="0"/>
      <w:marBottom w:val="0"/>
      <w:divBdr>
        <w:top w:val="none" w:sz="0" w:space="0" w:color="auto"/>
        <w:left w:val="none" w:sz="0" w:space="0" w:color="auto"/>
        <w:bottom w:val="none" w:sz="0" w:space="0" w:color="auto"/>
        <w:right w:val="none" w:sz="0" w:space="0" w:color="auto"/>
      </w:divBdr>
    </w:div>
    <w:div w:id="879978974">
      <w:marLeft w:val="0"/>
      <w:marRight w:val="0"/>
      <w:marTop w:val="0"/>
      <w:marBottom w:val="0"/>
      <w:divBdr>
        <w:top w:val="none" w:sz="0" w:space="0" w:color="auto"/>
        <w:left w:val="none" w:sz="0" w:space="0" w:color="auto"/>
        <w:bottom w:val="none" w:sz="0" w:space="0" w:color="auto"/>
        <w:right w:val="none" w:sz="0" w:space="0" w:color="auto"/>
      </w:divBdr>
    </w:div>
    <w:div w:id="880021356">
      <w:marLeft w:val="0"/>
      <w:marRight w:val="0"/>
      <w:marTop w:val="0"/>
      <w:marBottom w:val="0"/>
      <w:divBdr>
        <w:top w:val="none" w:sz="0" w:space="0" w:color="auto"/>
        <w:left w:val="none" w:sz="0" w:space="0" w:color="auto"/>
        <w:bottom w:val="none" w:sz="0" w:space="0" w:color="auto"/>
        <w:right w:val="none" w:sz="0" w:space="0" w:color="auto"/>
      </w:divBdr>
    </w:div>
    <w:div w:id="880171344">
      <w:marLeft w:val="0"/>
      <w:marRight w:val="0"/>
      <w:marTop w:val="0"/>
      <w:marBottom w:val="0"/>
      <w:divBdr>
        <w:top w:val="none" w:sz="0" w:space="0" w:color="auto"/>
        <w:left w:val="none" w:sz="0" w:space="0" w:color="auto"/>
        <w:bottom w:val="none" w:sz="0" w:space="0" w:color="auto"/>
        <w:right w:val="none" w:sz="0" w:space="0" w:color="auto"/>
      </w:divBdr>
    </w:div>
    <w:div w:id="880172526">
      <w:marLeft w:val="0"/>
      <w:marRight w:val="0"/>
      <w:marTop w:val="0"/>
      <w:marBottom w:val="0"/>
      <w:divBdr>
        <w:top w:val="none" w:sz="0" w:space="0" w:color="auto"/>
        <w:left w:val="none" w:sz="0" w:space="0" w:color="auto"/>
        <w:bottom w:val="none" w:sz="0" w:space="0" w:color="auto"/>
        <w:right w:val="none" w:sz="0" w:space="0" w:color="auto"/>
      </w:divBdr>
    </w:div>
    <w:div w:id="880173983">
      <w:marLeft w:val="0"/>
      <w:marRight w:val="0"/>
      <w:marTop w:val="0"/>
      <w:marBottom w:val="0"/>
      <w:divBdr>
        <w:top w:val="none" w:sz="0" w:space="0" w:color="auto"/>
        <w:left w:val="none" w:sz="0" w:space="0" w:color="auto"/>
        <w:bottom w:val="none" w:sz="0" w:space="0" w:color="auto"/>
        <w:right w:val="none" w:sz="0" w:space="0" w:color="auto"/>
      </w:divBdr>
    </w:div>
    <w:div w:id="880240375">
      <w:marLeft w:val="0"/>
      <w:marRight w:val="0"/>
      <w:marTop w:val="0"/>
      <w:marBottom w:val="0"/>
      <w:divBdr>
        <w:top w:val="none" w:sz="0" w:space="0" w:color="auto"/>
        <w:left w:val="none" w:sz="0" w:space="0" w:color="auto"/>
        <w:bottom w:val="none" w:sz="0" w:space="0" w:color="auto"/>
        <w:right w:val="none" w:sz="0" w:space="0" w:color="auto"/>
      </w:divBdr>
    </w:div>
    <w:div w:id="880241650">
      <w:marLeft w:val="0"/>
      <w:marRight w:val="0"/>
      <w:marTop w:val="0"/>
      <w:marBottom w:val="0"/>
      <w:divBdr>
        <w:top w:val="none" w:sz="0" w:space="0" w:color="auto"/>
        <w:left w:val="none" w:sz="0" w:space="0" w:color="auto"/>
        <w:bottom w:val="none" w:sz="0" w:space="0" w:color="auto"/>
        <w:right w:val="none" w:sz="0" w:space="0" w:color="auto"/>
      </w:divBdr>
    </w:div>
    <w:div w:id="880286161">
      <w:marLeft w:val="0"/>
      <w:marRight w:val="0"/>
      <w:marTop w:val="0"/>
      <w:marBottom w:val="0"/>
      <w:divBdr>
        <w:top w:val="none" w:sz="0" w:space="0" w:color="auto"/>
        <w:left w:val="none" w:sz="0" w:space="0" w:color="auto"/>
        <w:bottom w:val="none" w:sz="0" w:space="0" w:color="auto"/>
        <w:right w:val="none" w:sz="0" w:space="0" w:color="auto"/>
      </w:divBdr>
    </w:div>
    <w:div w:id="880287185">
      <w:marLeft w:val="0"/>
      <w:marRight w:val="0"/>
      <w:marTop w:val="0"/>
      <w:marBottom w:val="0"/>
      <w:divBdr>
        <w:top w:val="none" w:sz="0" w:space="0" w:color="auto"/>
        <w:left w:val="none" w:sz="0" w:space="0" w:color="auto"/>
        <w:bottom w:val="none" w:sz="0" w:space="0" w:color="auto"/>
        <w:right w:val="none" w:sz="0" w:space="0" w:color="auto"/>
      </w:divBdr>
    </w:div>
    <w:div w:id="880289691">
      <w:marLeft w:val="0"/>
      <w:marRight w:val="0"/>
      <w:marTop w:val="0"/>
      <w:marBottom w:val="0"/>
      <w:divBdr>
        <w:top w:val="none" w:sz="0" w:space="0" w:color="auto"/>
        <w:left w:val="none" w:sz="0" w:space="0" w:color="auto"/>
        <w:bottom w:val="none" w:sz="0" w:space="0" w:color="auto"/>
        <w:right w:val="none" w:sz="0" w:space="0" w:color="auto"/>
      </w:divBdr>
    </w:div>
    <w:div w:id="880357898">
      <w:marLeft w:val="0"/>
      <w:marRight w:val="0"/>
      <w:marTop w:val="0"/>
      <w:marBottom w:val="0"/>
      <w:divBdr>
        <w:top w:val="none" w:sz="0" w:space="0" w:color="auto"/>
        <w:left w:val="none" w:sz="0" w:space="0" w:color="auto"/>
        <w:bottom w:val="none" w:sz="0" w:space="0" w:color="auto"/>
        <w:right w:val="none" w:sz="0" w:space="0" w:color="auto"/>
      </w:divBdr>
    </w:div>
    <w:div w:id="880363635">
      <w:marLeft w:val="0"/>
      <w:marRight w:val="0"/>
      <w:marTop w:val="0"/>
      <w:marBottom w:val="0"/>
      <w:divBdr>
        <w:top w:val="none" w:sz="0" w:space="0" w:color="auto"/>
        <w:left w:val="none" w:sz="0" w:space="0" w:color="auto"/>
        <w:bottom w:val="none" w:sz="0" w:space="0" w:color="auto"/>
        <w:right w:val="none" w:sz="0" w:space="0" w:color="auto"/>
      </w:divBdr>
    </w:div>
    <w:div w:id="880367303">
      <w:bodyDiv w:val="1"/>
      <w:marLeft w:val="0"/>
      <w:marRight w:val="0"/>
      <w:marTop w:val="0"/>
      <w:marBottom w:val="0"/>
      <w:divBdr>
        <w:top w:val="none" w:sz="0" w:space="0" w:color="auto"/>
        <w:left w:val="none" w:sz="0" w:space="0" w:color="auto"/>
        <w:bottom w:val="none" w:sz="0" w:space="0" w:color="auto"/>
        <w:right w:val="none" w:sz="0" w:space="0" w:color="auto"/>
      </w:divBdr>
    </w:div>
    <w:div w:id="880433524">
      <w:marLeft w:val="0"/>
      <w:marRight w:val="0"/>
      <w:marTop w:val="0"/>
      <w:marBottom w:val="0"/>
      <w:divBdr>
        <w:top w:val="none" w:sz="0" w:space="0" w:color="auto"/>
        <w:left w:val="none" w:sz="0" w:space="0" w:color="auto"/>
        <w:bottom w:val="none" w:sz="0" w:space="0" w:color="auto"/>
        <w:right w:val="none" w:sz="0" w:space="0" w:color="auto"/>
      </w:divBdr>
    </w:div>
    <w:div w:id="880434960">
      <w:marLeft w:val="0"/>
      <w:marRight w:val="0"/>
      <w:marTop w:val="0"/>
      <w:marBottom w:val="0"/>
      <w:divBdr>
        <w:top w:val="none" w:sz="0" w:space="0" w:color="auto"/>
        <w:left w:val="none" w:sz="0" w:space="0" w:color="auto"/>
        <w:bottom w:val="none" w:sz="0" w:space="0" w:color="auto"/>
        <w:right w:val="none" w:sz="0" w:space="0" w:color="auto"/>
      </w:divBdr>
    </w:div>
    <w:div w:id="880438958">
      <w:marLeft w:val="0"/>
      <w:marRight w:val="0"/>
      <w:marTop w:val="0"/>
      <w:marBottom w:val="0"/>
      <w:divBdr>
        <w:top w:val="none" w:sz="0" w:space="0" w:color="auto"/>
        <w:left w:val="none" w:sz="0" w:space="0" w:color="auto"/>
        <w:bottom w:val="none" w:sz="0" w:space="0" w:color="auto"/>
        <w:right w:val="none" w:sz="0" w:space="0" w:color="auto"/>
      </w:divBdr>
    </w:div>
    <w:div w:id="880483923">
      <w:marLeft w:val="0"/>
      <w:marRight w:val="0"/>
      <w:marTop w:val="0"/>
      <w:marBottom w:val="0"/>
      <w:divBdr>
        <w:top w:val="none" w:sz="0" w:space="0" w:color="auto"/>
        <w:left w:val="none" w:sz="0" w:space="0" w:color="auto"/>
        <w:bottom w:val="none" w:sz="0" w:space="0" w:color="auto"/>
        <w:right w:val="none" w:sz="0" w:space="0" w:color="auto"/>
      </w:divBdr>
    </w:div>
    <w:div w:id="880485310">
      <w:marLeft w:val="0"/>
      <w:marRight w:val="0"/>
      <w:marTop w:val="0"/>
      <w:marBottom w:val="0"/>
      <w:divBdr>
        <w:top w:val="none" w:sz="0" w:space="0" w:color="auto"/>
        <w:left w:val="none" w:sz="0" w:space="0" w:color="auto"/>
        <w:bottom w:val="none" w:sz="0" w:space="0" w:color="auto"/>
        <w:right w:val="none" w:sz="0" w:space="0" w:color="auto"/>
      </w:divBdr>
    </w:div>
    <w:div w:id="880626629">
      <w:marLeft w:val="0"/>
      <w:marRight w:val="0"/>
      <w:marTop w:val="0"/>
      <w:marBottom w:val="0"/>
      <w:divBdr>
        <w:top w:val="none" w:sz="0" w:space="0" w:color="auto"/>
        <w:left w:val="none" w:sz="0" w:space="0" w:color="auto"/>
        <w:bottom w:val="none" w:sz="0" w:space="0" w:color="auto"/>
        <w:right w:val="none" w:sz="0" w:space="0" w:color="auto"/>
      </w:divBdr>
    </w:div>
    <w:div w:id="880628036">
      <w:marLeft w:val="0"/>
      <w:marRight w:val="0"/>
      <w:marTop w:val="0"/>
      <w:marBottom w:val="0"/>
      <w:divBdr>
        <w:top w:val="none" w:sz="0" w:space="0" w:color="auto"/>
        <w:left w:val="none" w:sz="0" w:space="0" w:color="auto"/>
        <w:bottom w:val="none" w:sz="0" w:space="0" w:color="auto"/>
        <w:right w:val="none" w:sz="0" w:space="0" w:color="auto"/>
      </w:divBdr>
    </w:div>
    <w:div w:id="880635321">
      <w:marLeft w:val="0"/>
      <w:marRight w:val="0"/>
      <w:marTop w:val="0"/>
      <w:marBottom w:val="0"/>
      <w:divBdr>
        <w:top w:val="none" w:sz="0" w:space="0" w:color="auto"/>
        <w:left w:val="none" w:sz="0" w:space="0" w:color="auto"/>
        <w:bottom w:val="none" w:sz="0" w:space="0" w:color="auto"/>
        <w:right w:val="none" w:sz="0" w:space="0" w:color="auto"/>
      </w:divBdr>
    </w:div>
    <w:div w:id="880898798">
      <w:marLeft w:val="0"/>
      <w:marRight w:val="0"/>
      <w:marTop w:val="0"/>
      <w:marBottom w:val="0"/>
      <w:divBdr>
        <w:top w:val="none" w:sz="0" w:space="0" w:color="auto"/>
        <w:left w:val="none" w:sz="0" w:space="0" w:color="auto"/>
        <w:bottom w:val="none" w:sz="0" w:space="0" w:color="auto"/>
        <w:right w:val="none" w:sz="0" w:space="0" w:color="auto"/>
      </w:divBdr>
    </w:div>
    <w:div w:id="880939063">
      <w:bodyDiv w:val="1"/>
      <w:marLeft w:val="0"/>
      <w:marRight w:val="0"/>
      <w:marTop w:val="0"/>
      <w:marBottom w:val="0"/>
      <w:divBdr>
        <w:top w:val="none" w:sz="0" w:space="0" w:color="auto"/>
        <w:left w:val="none" w:sz="0" w:space="0" w:color="auto"/>
        <w:bottom w:val="none" w:sz="0" w:space="0" w:color="auto"/>
        <w:right w:val="none" w:sz="0" w:space="0" w:color="auto"/>
      </w:divBdr>
    </w:div>
    <w:div w:id="881282560">
      <w:marLeft w:val="0"/>
      <w:marRight w:val="0"/>
      <w:marTop w:val="0"/>
      <w:marBottom w:val="0"/>
      <w:divBdr>
        <w:top w:val="none" w:sz="0" w:space="0" w:color="auto"/>
        <w:left w:val="none" w:sz="0" w:space="0" w:color="auto"/>
        <w:bottom w:val="none" w:sz="0" w:space="0" w:color="auto"/>
        <w:right w:val="none" w:sz="0" w:space="0" w:color="auto"/>
      </w:divBdr>
    </w:div>
    <w:div w:id="881282567">
      <w:marLeft w:val="0"/>
      <w:marRight w:val="0"/>
      <w:marTop w:val="0"/>
      <w:marBottom w:val="0"/>
      <w:divBdr>
        <w:top w:val="none" w:sz="0" w:space="0" w:color="auto"/>
        <w:left w:val="none" w:sz="0" w:space="0" w:color="auto"/>
        <w:bottom w:val="none" w:sz="0" w:space="0" w:color="auto"/>
        <w:right w:val="none" w:sz="0" w:space="0" w:color="auto"/>
      </w:divBdr>
    </w:div>
    <w:div w:id="881328496">
      <w:marLeft w:val="0"/>
      <w:marRight w:val="0"/>
      <w:marTop w:val="0"/>
      <w:marBottom w:val="0"/>
      <w:divBdr>
        <w:top w:val="none" w:sz="0" w:space="0" w:color="auto"/>
        <w:left w:val="none" w:sz="0" w:space="0" w:color="auto"/>
        <w:bottom w:val="none" w:sz="0" w:space="0" w:color="auto"/>
        <w:right w:val="none" w:sz="0" w:space="0" w:color="auto"/>
      </w:divBdr>
    </w:div>
    <w:div w:id="881333087">
      <w:marLeft w:val="0"/>
      <w:marRight w:val="0"/>
      <w:marTop w:val="0"/>
      <w:marBottom w:val="0"/>
      <w:divBdr>
        <w:top w:val="none" w:sz="0" w:space="0" w:color="auto"/>
        <w:left w:val="none" w:sz="0" w:space="0" w:color="auto"/>
        <w:bottom w:val="none" w:sz="0" w:space="0" w:color="auto"/>
        <w:right w:val="none" w:sz="0" w:space="0" w:color="auto"/>
      </w:divBdr>
    </w:div>
    <w:div w:id="881477877">
      <w:marLeft w:val="0"/>
      <w:marRight w:val="0"/>
      <w:marTop w:val="0"/>
      <w:marBottom w:val="0"/>
      <w:divBdr>
        <w:top w:val="none" w:sz="0" w:space="0" w:color="auto"/>
        <w:left w:val="none" w:sz="0" w:space="0" w:color="auto"/>
        <w:bottom w:val="none" w:sz="0" w:space="0" w:color="auto"/>
        <w:right w:val="none" w:sz="0" w:space="0" w:color="auto"/>
      </w:divBdr>
    </w:div>
    <w:div w:id="881598405">
      <w:marLeft w:val="0"/>
      <w:marRight w:val="0"/>
      <w:marTop w:val="0"/>
      <w:marBottom w:val="0"/>
      <w:divBdr>
        <w:top w:val="none" w:sz="0" w:space="0" w:color="auto"/>
        <w:left w:val="none" w:sz="0" w:space="0" w:color="auto"/>
        <w:bottom w:val="none" w:sz="0" w:space="0" w:color="auto"/>
        <w:right w:val="none" w:sz="0" w:space="0" w:color="auto"/>
      </w:divBdr>
    </w:div>
    <w:div w:id="881673841">
      <w:marLeft w:val="0"/>
      <w:marRight w:val="0"/>
      <w:marTop w:val="0"/>
      <w:marBottom w:val="0"/>
      <w:divBdr>
        <w:top w:val="none" w:sz="0" w:space="0" w:color="auto"/>
        <w:left w:val="none" w:sz="0" w:space="0" w:color="auto"/>
        <w:bottom w:val="none" w:sz="0" w:space="0" w:color="auto"/>
        <w:right w:val="none" w:sz="0" w:space="0" w:color="auto"/>
      </w:divBdr>
    </w:div>
    <w:div w:id="881750805">
      <w:marLeft w:val="0"/>
      <w:marRight w:val="0"/>
      <w:marTop w:val="0"/>
      <w:marBottom w:val="0"/>
      <w:divBdr>
        <w:top w:val="none" w:sz="0" w:space="0" w:color="auto"/>
        <w:left w:val="none" w:sz="0" w:space="0" w:color="auto"/>
        <w:bottom w:val="none" w:sz="0" w:space="0" w:color="auto"/>
        <w:right w:val="none" w:sz="0" w:space="0" w:color="auto"/>
      </w:divBdr>
    </w:div>
    <w:div w:id="881788474">
      <w:marLeft w:val="0"/>
      <w:marRight w:val="0"/>
      <w:marTop w:val="0"/>
      <w:marBottom w:val="0"/>
      <w:divBdr>
        <w:top w:val="none" w:sz="0" w:space="0" w:color="auto"/>
        <w:left w:val="none" w:sz="0" w:space="0" w:color="auto"/>
        <w:bottom w:val="none" w:sz="0" w:space="0" w:color="auto"/>
        <w:right w:val="none" w:sz="0" w:space="0" w:color="auto"/>
      </w:divBdr>
    </w:div>
    <w:div w:id="881795757">
      <w:marLeft w:val="0"/>
      <w:marRight w:val="0"/>
      <w:marTop w:val="0"/>
      <w:marBottom w:val="0"/>
      <w:divBdr>
        <w:top w:val="none" w:sz="0" w:space="0" w:color="auto"/>
        <w:left w:val="none" w:sz="0" w:space="0" w:color="auto"/>
        <w:bottom w:val="none" w:sz="0" w:space="0" w:color="auto"/>
        <w:right w:val="none" w:sz="0" w:space="0" w:color="auto"/>
      </w:divBdr>
    </w:div>
    <w:div w:id="881862970">
      <w:marLeft w:val="0"/>
      <w:marRight w:val="0"/>
      <w:marTop w:val="0"/>
      <w:marBottom w:val="0"/>
      <w:divBdr>
        <w:top w:val="none" w:sz="0" w:space="0" w:color="auto"/>
        <w:left w:val="none" w:sz="0" w:space="0" w:color="auto"/>
        <w:bottom w:val="none" w:sz="0" w:space="0" w:color="auto"/>
        <w:right w:val="none" w:sz="0" w:space="0" w:color="auto"/>
      </w:divBdr>
    </w:div>
    <w:div w:id="881936788">
      <w:bodyDiv w:val="1"/>
      <w:marLeft w:val="0"/>
      <w:marRight w:val="0"/>
      <w:marTop w:val="0"/>
      <w:marBottom w:val="0"/>
      <w:divBdr>
        <w:top w:val="none" w:sz="0" w:space="0" w:color="auto"/>
        <w:left w:val="none" w:sz="0" w:space="0" w:color="auto"/>
        <w:bottom w:val="none" w:sz="0" w:space="0" w:color="auto"/>
        <w:right w:val="none" w:sz="0" w:space="0" w:color="auto"/>
      </w:divBdr>
    </w:div>
    <w:div w:id="881942830">
      <w:marLeft w:val="0"/>
      <w:marRight w:val="0"/>
      <w:marTop w:val="0"/>
      <w:marBottom w:val="0"/>
      <w:divBdr>
        <w:top w:val="none" w:sz="0" w:space="0" w:color="auto"/>
        <w:left w:val="none" w:sz="0" w:space="0" w:color="auto"/>
        <w:bottom w:val="none" w:sz="0" w:space="0" w:color="auto"/>
        <w:right w:val="none" w:sz="0" w:space="0" w:color="auto"/>
      </w:divBdr>
    </w:div>
    <w:div w:id="881945133">
      <w:marLeft w:val="0"/>
      <w:marRight w:val="0"/>
      <w:marTop w:val="0"/>
      <w:marBottom w:val="0"/>
      <w:divBdr>
        <w:top w:val="none" w:sz="0" w:space="0" w:color="auto"/>
        <w:left w:val="none" w:sz="0" w:space="0" w:color="auto"/>
        <w:bottom w:val="none" w:sz="0" w:space="0" w:color="auto"/>
        <w:right w:val="none" w:sz="0" w:space="0" w:color="auto"/>
      </w:divBdr>
    </w:div>
    <w:div w:id="882013517">
      <w:marLeft w:val="0"/>
      <w:marRight w:val="0"/>
      <w:marTop w:val="0"/>
      <w:marBottom w:val="0"/>
      <w:divBdr>
        <w:top w:val="none" w:sz="0" w:space="0" w:color="auto"/>
        <w:left w:val="none" w:sz="0" w:space="0" w:color="auto"/>
        <w:bottom w:val="none" w:sz="0" w:space="0" w:color="auto"/>
        <w:right w:val="none" w:sz="0" w:space="0" w:color="auto"/>
      </w:divBdr>
    </w:div>
    <w:div w:id="882015422">
      <w:marLeft w:val="0"/>
      <w:marRight w:val="0"/>
      <w:marTop w:val="0"/>
      <w:marBottom w:val="0"/>
      <w:divBdr>
        <w:top w:val="none" w:sz="0" w:space="0" w:color="auto"/>
        <w:left w:val="none" w:sz="0" w:space="0" w:color="auto"/>
        <w:bottom w:val="none" w:sz="0" w:space="0" w:color="auto"/>
        <w:right w:val="none" w:sz="0" w:space="0" w:color="auto"/>
      </w:divBdr>
    </w:div>
    <w:div w:id="882208503">
      <w:marLeft w:val="0"/>
      <w:marRight w:val="0"/>
      <w:marTop w:val="0"/>
      <w:marBottom w:val="0"/>
      <w:divBdr>
        <w:top w:val="none" w:sz="0" w:space="0" w:color="auto"/>
        <w:left w:val="none" w:sz="0" w:space="0" w:color="auto"/>
        <w:bottom w:val="none" w:sz="0" w:space="0" w:color="auto"/>
        <w:right w:val="none" w:sz="0" w:space="0" w:color="auto"/>
      </w:divBdr>
    </w:div>
    <w:div w:id="882251522">
      <w:marLeft w:val="0"/>
      <w:marRight w:val="0"/>
      <w:marTop w:val="0"/>
      <w:marBottom w:val="0"/>
      <w:divBdr>
        <w:top w:val="none" w:sz="0" w:space="0" w:color="auto"/>
        <w:left w:val="none" w:sz="0" w:space="0" w:color="auto"/>
        <w:bottom w:val="none" w:sz="0" w:space="0" w:color="auto"/>
        <w:right w:val="none" w:sz="0" w:space="0" w:color="auto"/>
      </w:divBdr>
    </w:div>
    <w:div w:id="882251901">
      <w:marLeft w:val="0"/>
      <w:marRight w:val="0"/>
      <w:marTop w:val="0"/>
      <w:marBottom w:val="0"/>
      <w:divBdr>
        <w:top w:val="none" w:sz="0" w:space="0" w:color="auto"/>
        <w:left w:val="none" w:sz="0" w:space="0" w:color="auto"/>
        <w:bottom w:val="none" w:sz="0" w:space="0" w:color="auto"/>
        <w:right w:val="none" w:sz="0" w:space="0" w:color="auto"/>
      </w:divBdr>
    </w:div>
    <w:div w:id="882325852">
      <w:marLeft w:val="0"/>
      <w:marRight w:val="0"/>
      <w:marTop w:val="0"/>
      <w:marBottom w:val="0"/>
      <w:divBdr>
        <w:top w:val="none" w:sz="0" w:space="0" w:color="auto"/>
        <w:left w:val="none" w:sz="0" w:space="0" w:color="auto"/>
        <w:bottom w:val="none" w:sz="0" w:space="0" w:color="auto"/>
        <w:right w:val="none" w:sz="0" w:space="0" w:color="auto"/>
      </w:divBdr>
    </w:div>
    <w:div w:id="882398873">
      <w:marLeft w:val="0"/>
      <w:marRight w:val="0"/>
      <w:marTop w:val="0"/>
      <w:marBottom w:val="0"/>
      <w:divBdr>
        <w:top w:val="none" w:sz="0" w:space="0" w:color="auto"/>
        <w:left w:val="none" w:sz="0" w:space="0" w:color="auto"/>
        <w:bottom w:val="none" w:sz="0" w:space="0" w:color="auto"/>
        <w:right w:val="none" w:sz="0" w:space="0" w:color="auto"/>
      </w:divBdr>
    </w:div>
    <w:div w:id="882408160">
      <w:marLeft w:val="0"/>
      <w:marRight w:val="0"/>
      <w:marTop w:val="0"/>
      <w:marBottom w:val="0"/>
      <w:divBdr>
        <w:top w:val="none" w:sz="0" w:space="0" w:color="auto"/>
        <w:left w:val="none" w:sz="0" w:space="0" w:color="auto"/>
        <w:bottom w:val="none" w:sz="0" w:space="0" w:color="auto"/>
        <w:right w:val="none" w:sz="0" w:space="0" w:color="auto"/>
      </w:divBdr>
    </w:div>
    <w:div w:id="882518502">
      <w:marLeft w:val="0"/>
      <w:marRight w:val="0"/>
      <w:marTop w:val="0"/>
      <w:marBottom w:val="0"/>
      <w:divBdr>
        <w:top w:val="none" w:sz="0" w:space="0" w:color="auto"/>
        <w:left w:val="none" w:sz="0" w:space="0" w:color="auto"/>
        <w:bottom w:val="none" w:sz="0" w:space="0" w:color="auto"/>
        <w:right w:val="none" w:sz="0" w:space="0" w:color="auto"/>
      </w:divBdr>
    </w:div>
    <w:div w:id="882519380">
      <w:marLeft w:val="0"/>
      <w:marRight w:val="0"/>
      <w:marTop w:val="0"/>
      <w:marBottom w:val="0"/>
      <w:divBdr>
        <w:top w:val="none" w:sz="0" w:space="0" w:color="auto"/>
        <w:left w:val="none" w:sz="0" w:space="0" w:color="auto"/>
        <w:bottom w:val="none" w:sz="0" w:space="0" w:color="auto"/>
        <w:right w:val="none" w:sz="0" w:space="0" w:color="auto"/>
      </w:divBdr>
    </w:div>
    <w:div w:id="882524105">
      <w:marLeft w:val="0"/>
      <w:marRight w:val="0"/>
      <w:marTop w:val="0"/>
      <w:marBottom w:val="0"/>
      <w:divBdr>
        <w:top w:val="none" w:sz="0" w:space="0" w:color="auto"/>
        <w:left w:val="none" w:sz="0" w:space="0" w:color="auto"/>
        <w:bottom w:val="none" w:sz="0" w:space="0" w:color="auto"/>
        <w:right w:val="none" w:sz="0" w:space="0" w:color="auto"/>
      </w:divBdr>
    </w:div>
    <w:div w:id="882594341">
      <w:marLeft w:val="0"/>
      <w:marRight w:val="0"/>
      <w:marTop w:val="0"/>
      <w:marBottom w:val="0"/>
      <w:divBdr>
        <w:top w:val="none" w:sz="0" w:space="0" w:color="auto"/>
        <w:left w:val="none" w:sz="0" w:space="0" w:color="auto"/>
        <w:bottom w:val="none" w:sz="0" w:space="0" w:color="auto"/>
        <w:right w:val="none" w:sz="0" w:space="0" w:color="auto"/>
      </w:divBdr>
    </w:div>
    <w:div w:id="882640396">
      <w:marLeft w:val="0"/>
      <w:marRight w:val="0"/>
      <w:marTop w:val="0"/>
      <w:marBottom w:val="0"/>
      <w:divBdr>
        <w:top w:val="none" w:sz="0" w:space="0" w:color="auto"/>
        <w:left w:val="none" w:sz="0" w:space="0" w:color="auto"/>
        <w:bottom w:val="none" w:sz="0" w:space="0" w:color="auto"/>
        <w:right w:val="none" w:sz="0" w:space="0" w:color="auto"/>
      </w:divBdr>
    </w:div>
    <w:div w:id="882641542">
      <w:marLeft w:val="0"/>
      <w:marRight w:val="0"/>
      <w:marTop w:val="0"/>
      <w:marBottom w:val="0"/>
      <w:divBdr>
        <w:top w:val="none" w:sz="0" w:space="0" w:color="auto"/>
        <w:left w:val="none" w:sz="0" w:space="0" w:color="auto"/>
        <w:bottom w:val="none" w:sz="0" w:space="0" w:color="auto"/>
        <w:right w:val="none" w:sz="0" w:space="0" w:color="auto"/>
      </w:divBdr>
    </w:div>
    <w:div w:id="882644194">
      <w:marLeft w:val="0"/>
      <w:marRight w:val="0"/>
      <w:marTop w:val="0"/>
      <w:marBottom w:val="0"/>
      <w:divBdr>
        <w:top w:val="none" w:sz="0" w:space="0" w:color="auto"/>
        <w:left w:val="none" w:sz="0" w:space="0" w:color="auto"/>
        <w:bottom w:val="none" w:sz="0" w:space="0" w:color="auto"/>
        <w:right w:val="none" w:sz="0" w:space="0" w:color="auto"/>
      </w:divBdr>
    </w:div>
    <w:div w:id="882668484">
      <w:marLeft w:val="0"/>
      <w:marRight w:val="0"/>
      <w:marTop w:val="0"/>
      <w:marBottom w:val="0"/>
      <w:divBdr>
        <w:top w:val="none" w:sz="0" w:space="0" w:color="auto"/>
        <w:left w:val="none" w:sz="0" w:space="0" w:color="auto"/>
        <w:bottom w:val="none" w:sz="0" w:space="0" w:color="auto"/>
        <w:right w:val="none" w:sz="0" w:space="0" w:color="auto"/>
      </w:divBdr>
    </w:div>
    <w:div w:id="882715433">
      <w:marLeft w:val="0"/>
      <w:marRight w:val="0"/>
      <w:marTop w:val="0"/>
      <w:marBottom w:val="0"/>
      <w:divBdr>
        <w:top w:val="none" w:sz="0" w:space="0" w:color="auto"/>
        <w:left w:val="none" w:sz="0" w:space="0" w:color="auto"/>
        <w:bottom w:val="none" w:sz="0" w:space="0" w:color="auto"/>
        <w:right w:val="none" w:sz="0" w:space="0" w:color="auto"/>
      </w:divBdr>
    </w:div>
    <w:div w:id="882790905">
      <w:marLeft w:val="0"/>
      <w:marRight w:val="0"/>
      <w:marTop w:val="0"/>
      <w:marBottom w:val="0"/>
      <w:divBdr>
        <w:top w:val="none" w:sz="0" w:space="0" w:color="auto"/>
        <w:left w:val="none" w:sz="0" w:space="0" w:color="auto"/>
        <w:bottom w:val="none" w:sz="0" w:space="0" w:color="auto"/>
        <w:right w:val="none" w:sz="0" w:space="0" w:color="auto"/>
      </w:divBdr>
    </w:div>
    <w:div w:id="882911393">
      <w:marLeft w:val="0"/>
      <w:marRight w:val="0"/>
      <w:marTop w:val="0"/>
      <w:marBottom w:val="0"/>
      <w:divBdr>
        <w:top w:val="none" w:sz="0" w:space="0" w:color="auto"/>
        <w:left w:val="none" w:sz="0" w:space="0" w:color="auto"/>
        <w:bottom w:val="none" w:sz="0" w:space="0" w:color="auto"/>
        <w:right w:val="none" w:sz="0" w:space="0" w:color="auto"/>
      </w:divBdr>
    </w:div>
    <w:div w:id="882911872">
      <w:marLeft w:val="0"/>
      <w:marRight w:val="0"/>
      <w:marTop w:val="0"/>
      <w:marBottom w:val="0"/>
      <w:divBdr>
        <w:top w:val="none" w:sz="0" w:space="0" w:color="auto"/>
        <w:left w:val="none" w:sz="0" w:space="0" w:color="auto"/>
        <w:bottom w:val="none" w:sz="0" w:space="0" w:color="auto"/>
        <w:right w:val="none" w:sz="0" w:space="0" w:color="auto"/>
      </w:divBdr>
    </w:div>
    <w:div w:id="882980443">
      <w:marLeft w:val="0"/>
      <w:marRight w:val="0"/>
      <w:marTop w:val="0"/>
      <w:marBottom w:val="0"/>
      <w:divBdr>
        <w:top w:val="none" w:sz="0" w:space="0" w:color="auto"/>
        <w:left w:val="none" w:sz="0" w:space="0" w:color="auto"/>
        <w:bottom w:val="none" w:sz="0" w:space="0" w:color="auto"/>
        <w:right w:val="none" w:sz="0" w:space="0" w:color="auto"/>
      </w:divBdr>
    </w:div>
    <w:div w:id="882982354">
      <w:marLeft w:val="0"/>
      <w:marRight w:val="0"/>
      <w:marTop w:val="0"/>
      <w:marBottom w:val="0"/>
      <w:divBdr>
        <w:top w:val="none" w:sz="0" w:space="0" w:color="auto"/>
        <w:left w:val="none" w:sz="0" w:space="0" w:color="auto"/>
        <w:bottom w:val="none" w:sz="0" w:space="0" w:color="auto"/>
        <w:right w:val="none" w:sz="0" w:space="0" w:color="auto"/>
      </w:divBdr>
    </w:div>
    <w:div w:id="883061582">
      <w:marLeft w:val="0"/>
      <w:marRight w:val="0"/>
      <w:marTop w:val="0"/>
      <w:marBottom w:val="0"/>
      <w:divBdr>
        <w:top w:val="none" w:sz="0" w:space="0" w:color="auto"/>
        <w:left w:val="none" w:sz="0" w:space="0" w:color="auto"/>
        <w:bottom w:val="none" w:sz="0" w:space="0" w:color="auto"/>
        <w:right w:val="none" w:sz="0" w:space="0" w:color="auto"/>
      </w:divBdr>
    </w:div>
    <w:div w:id="883104240">
      <w:marLeft w:val="0"/>
      <w:marRight w:val="0"/>
      <w:marTop w:val="0"/>
      <w:marBottom w:val="0"/>
      <w:divBdr>
        <w:top w:val="none" w:sz="0" w:space="0" w:color="auto"/>
        <w:left w:val="none" w:sz="0" w:space="0" w:color="auto"/>
        <w:bottom w:val="none" w:sz="0" w:space="0" w:color="auto"/>
        <w:right w:val="none" w:sz="0" w:space="0" w:color="auto"/>
      </w:divBdr>
    </w:div>
    <w:div w:id="883247365">
      <w:marLeft w:val="0"/>
      <w:marRight w:val="0"/>
      <w:marTop w:val="0"/>
      <w:marBottom w:val="0"/>
      <w:divBdr>
        <w:top w:val="none" w:sz="0" w:space="0" w:color="auto"/>
        <w:left w:val="none" w:sz="0" w:space="0" w:color="auto"/>
        <w:bottom w:val="none" w:sz="0" w:space="0" w:color="auto"/>
        <w:right w:val="none" w:sz="0" w:space="0" w:color="auto"/>
      </w:divBdr>
    </w:div>
    <w:div w:id="883256825">
      <w:marLeft w:val="0"/>
      <w:marRight w:val="0"/>
      <w:marTop w:val="0"/>
      <w:marBottom w:val="0"/>
      <w:divBdr>
        <w:top w:val="none" w:sz="0" w:space="0" w:color="auto"/>
        <w:left w:val="none" w:sz="0" w:space="0" w:color="auto"/>
        <w:bottom w:val="none" w:sz="0" w:space="0" w:color="auto"/>
        <w:right w:val="none" w:sz="0" w:space="0" w:color="auto"/>
      </w:divBdr>
    </w:div>
    <w:div w:id="883294820">
      <w:marLeft w:val="0"/>
      <w:marRight w:val="0"/>
      <w:marTop w:val="0"/>
      <w:marBottom w:val="0"/>
      <w:divBdr>
        <w:top w:val="none" w:sz="0" w:space="0" w:color="auto"/>
        <w:left w:val="none" w:sz="0" w:space="0" w:color="auto"/>
        <w:bottom w:val="none" w:sz="0" w:space="0" w:color="auto"/>
        <w:right w:val="none" w:sz="0" w:space="0" w:color="auto"/>
      </w:divBdr>
    </w:div>
    <w:div w:id="883298690">
      <w:marLeft w:val="0"/>
      <w:marRight w:val="0"/>
      <w:marTop w:val="0"/>
      <w:marBottom w:val="0"/>
      <w:divBdr>
        <w:top w:val="none" w:sz="0" w:space="0" w:color="auto"/>
        <w:left w:val="none" w:sz="0" w:space="0" w:color="auto"/>
        <w:bottom w:val="none" w:sz="0" w:space="0" w:color="auto"/>
        <w:right w:val="none" w:sz="0" w:space="0" w:color="auto"/>
      </w:divBdr>
    </w:div>
    <w:div w:id="883374153">
      <w:marLeft w:val="0"/>
      <w:marRight w:val="0"/>
      <w:marTop w:val="0"/>
      <w:marBottom w:val="0"/>
      <w:divBdr>
        <w:top w:val="none" w:sz="0" w:space="0" w:color="auto"/>
        <w:left w:val="none" w:sz="0" w:space="0" w:color="auto"/>
        <w:bottom w:val="none" w:sz="0" w:space="0" w:color="auto"/>
        <w:right w:val="none" w:sz="0" w:space="0" w:color="auto"/>
      </w:divBdr>
    </w:div>
    <w:div w:id="883444989">
      <w:marLeft w:val="0"/>
      <w:marRight w:val="0"/>
      <w:marTop w:val="0"/>
      <w:marBottom w:val="0"/>
      <w:divBdr>
        <w:top w:val="none" w:sz="0" w:space="0" w:color="auto"/>
        <w:left w:val="none" w:sz="0" w:space="0" w:color="auto"/>
        <w:bottom w:val="none" w:sz="0" w:space="0" w:color="auto"/>
        <w:right w:val="none" w:sz="0" w:space="0" w:color="auto"/>
      </w:divBdr>
    </w:div>
    <w:div w:id="883490842">
      <w:marLeft w:val="0"/>
      <w:marRight w:val="0"/>
      <w:marTop w:val="0"/>
      <w:marBottom w:val="0"/>
      <w:divBdr>
        <w:top w:val="none" w:sz="0" w:space="0" w:color="auto"/>
        <w:left w:val="none" w:sz="0" w:space="0" w:color="auto"/>
        <w:bottom w:val="none" w:sz="0" w:space="0" w:color="auto"/>
        <w:right w:val="none" w:sz="0" w:space="0" w:color="auto"/>
      </w:divBdr>
    </w:div>
    <w:div w:id="883641039">
      <w:marLeft w:val="0"/>
      <w:marRight w:val="0"/>
      <w:marTop w:val="0"/>
      <w:marBottom w:val="0"/>
      <w:divBdr>
        <w:top w:val="none" w:sz="0" w:space="0" w:color="auto"/>
        <w:left w:val="none" w:sz="0" w:space="0" w:color="auto"/>
        <w:bottom w:val="none" w:sz="0" w:space="0" w:color="auto"/>
        <w:right w:val="none" w:sz="0" w:space="0" w:color="auto"/>
      </w:divBdr>
    </w:div>
    <w:div w:id="883711978">
      <w:marLeft w:val="0"/>
      <w:marRight w:val="0"/>
      <w:marTop w:val="0"/>
      <w:marBottom w:val="0"/>
      <w:divBdr>
        <w:top w:val="none" w:sz="0" w:space="0" w:color="auto"/>
        <w:left w:val="none" w:sz="0" w:space="0" w:color="auto"/>
        <w:bottom w:val="none" w:sz="0" w:space="0" w:color="auto"/>
        <w:right w:val="none" w:sz="0" w:space="0" w:color="auto"/>
      </w:divBdr>
    </w:div>
    <w:div w:id="883758047">
      <w:marLeft w:val="0"/>
      <w:marRight w:val="0"/>
      <w:marTop w:val="0"/>
      <w:marBottom w:val="0"/>
      <w:divBdr>
        <w:top w:val="none" w:sz="0" w:space="0" w:color="auto"/>
        <w:left w:val="none" w:sz="0" w:space="0" w:color="auto"/>
        <w:bottom w:val="none" w:sz="0" w:space="0" w:color="auto"/>
        <w:right w:val="none" w:sz="0" w:space="0" w:color="auto"/>
      </w:divBdr>
    </w:div>
    <w:div w:id="883902709">
      <w:marLeft w:val="0"/>
      <w:marRight w:val="0"/>
      <w:marTop w:val="0"/>
      <w:marBottom w:val="0"/>
      <w:divBdr>
        <w:top w:val="none" w:sz="0" w:space="0" w:color="auto"/>
        <w:left w:val="none" w:sz="0" w:space="0" w:color="auto"/>
        <w:bottom w:val="none" w:sz="0" w:space="0" w:color="auto"/>
        <w:right w:val="none" w:sz="0" w:space="0" w:color="auto"/>
      </w:divBdr>
    </w:div>
    <w:div w:id="883905213">
      <w:marLeft w:val="0"/>
      <w:marRight w:val="0"/>
      <w:marTop w:val="0"/>
      <w:marBottom w:val="0"/>
      <w:divBdr>
        <w:top w:val="none" w:sz="0" w:space="0" w:color="auto"/>
        <w:left w:val="none" w:sz="0" w:space="0" w:color="auto"/>
        <w:bottom w:val="none" w:sz="0" w:space="0" w:color="auto"/>
        <w:right w:val="none" w:sz="0" w:space="0" w:color="auto"/>
      </w:divBdr>
    </w:div>
    <w:div w:id="883911021">
      <w:marLeft w:val="0"/>
      <w:marRight w:val="0"/>
      <w:marTop w:val="0"/>
      <w:marBottom w:val="0"/>
      <w:divBdr>
        <w:top w:val="none" w:sz="0" w:space="0" w:color="auto"/>
        <w:left w:val="none" w:sz="0" w:space="0" w:color="auto"/>
        <w:bottom w:val="none" w:sz="0" w:space="0" w:color="auto"/>
        <w:right w:val="none" w:sz="0" w:space="0" w:color="auto"/>
      </w:divBdr>
    </w:div>
    <w:div w:id="883953403">
      <w:marLeft w:val="0"/>
      <w:marRight w:val="0"/>
      <w:marTop w:val="0"/>
      <w:marBottom w:val="0"/>
      <w:divBdr>
        <w:top w:val="none" w:sz="0" w:space="0" w:color="auto"/>
        <w:left w:val="none" w:sz="0" w:space="0" w:color="auto"/>
        <w:bottom w:val="none" w:sz="0" w:space="0" w:color="auto"/>
        <w:right w:val="none" w:sz="0" w:space="0" w:color="auto"/>
      </w:divBdr>
    </w:div>
    <w:div w:id="884173400">
      <w:marLeft w:val="0"/>
      <w:marRight w:val="0"/>
      <w:marTop w:val="0"/>
      <w:marBottom w:val="0"/>
      <w:divBdr>
        <w:top w:val="none" w:sz="0" w:space="0" w:color="auto"/>
        <w:left w:val="none" w:sz="0" w:space="0" w:color="auto"/>
        <w:bottom w:val="none" w:sz="0" w:space="0" w:color="auto"/>
        <w:right w:val="none" w:sz="0" w:space="0" w:color="auto"/>
      </w:divBdr>
    </w:div>
    <w:div w:id="884173886">
      <w:marLeft w:val="0"/>
      <w:marRight w:val="0"/>
      <w:marTop w:val="0"/>
      <w:marBottom w:val="0"/>
      <w:divBdr>
        <w:top w:val="none" w:sz="0" w:space="0" w:color="auto"/>
        <w:left w:val="none" w:sz="0" w:space="0" w:color="auto"/>
        <w:bottom w:val="none" w:sz="0" w:space="0" w:color="auto"/>
        <w:right w:val="none" w:sz="0" w:space="0" w:color="auto"/>
      </w:divBdr>
    </w:div>
    <w:div w:id="884373717">
      <w:marLeft w:val="0"/>
      <w:marRight w:val="0"/>
      <w:marTop w:val="0"/>
      <w:marBottom w:val="0"/>
      <w:divBdr>
        <w:top w:val="none" w:sz="0" w:space="0" w:color="auto"/>
        <w:left w:val="none" w:sz="0" w:space="0" w:color="auto"/>
        <w:bottom w:val="none" w:sz="0" w:space="0" w:color="auto"/>
        <w:right w:val="none" w:sz="0" w:space="0" w:color="auto"/>
      </w:divBdr>
    </w:div>
    <w:div w:id="884414695">
      <w:marLeft w:val="0"/>
      <w:marRight w:val="0"/>
      <w:marTop w:val="0"/>
      <w:marBottom w:val="0"/>
      <w:divBdr>
        <w:top w:val="none" w:sz="0" w:space="0" w:color="auto"/>
        <w:left w:val="none" w:sz="0" w:space="0" w:color="auto"/>
        <w:bottom w:val="none" w:sz="0" w:space="0" w:color="auto"/>
        <w:right w:val="none" w:sz="0" w:space="0" w:color="auto"/>
      </w:divBdr>
    </w:div>
    <w:div w:id="884416448">
      <w:marLeft w:val="0"/>
      <w:marRight w:val="0"/>
      <w:marTop w:val="0"/>
      <w:marBottom w:val="0"/>
      <w:divBdr>
        <w:top w:val="none" w:sz="0" w:space="0" w:color="auto"/>
        <w:left w:val="none" w:sz="0" w:space="0" w:color="auto"/>
        <w:bottom w:val="none" w:sz="0" w:space="0" w:color="auto"/>
        <w:right w:val="none" w:sz="0" w:space="0" w:color="auto"/>
      </w:divBdr>
    </w:div>
    <w:div w:id="884416590">
      <w:marLeft w:val="0"/>
      <w:marRight w:val="0"/>
      <w:marTop w:val="0"/>
      <w:marBottom w:val="0"/>
      <w:divBdr>
        <w:top w:val="none" w:sz="0" w:space="0" w:color="auto"/>
        <w:left w:val="none" w:sz="0" w:space="0" w:color="auto"/>
        <w:bottom w:val="none" w:sz="0" w:space="0" w:color="auto"/>
        <w:right w:val="none" w:sz="0" w:space="0" w:color="auto"/>
      </w:divBdr>
    </w:div>
    <w:div w:id="884489333">
      <w:marLeft w:val="0"/>
      <w:marRight w:val="0"/>
      <w:marTop w:val="0"/>
      <w:marBottom w:val="0"/>
      <w:divBdr>
        <w:top w:val="none" w:sz="0" w:space="0" w:color="auto"/>
        <w:left w:val="none" w:sz="0" w:space="0" w:color="auto"/>
        <w:bottom w:val="none" w:sz="0" w:space="0" w:color="auto"/>
        <w:right w:val="none" w:sz="0" w:space="0" w:color="auto"/>
      </w:divBdr>
    </w:div>
    <w:div w:id="884491584">
      <w:bodyDiv w:val="1"/>
      <w:marLeft w:val="0"/>
      <w:marRight w:val="0"/>
      <w:marTop w:val="0"/>
      <w:marBottom w:val="0"/>
      <w:divBdr>
        <w:top w:val="none" w:sz="0" w:space="0" w:color="auto"/>
        <w:left w:val="none" w:sz="0" w:space="0" w:color="auto"/>
        <w:bottom w:val="none" w:sz="0" w:space="0" w:color="auto"/>
        <w:right w:val="none" w:sz="0" w:space="0" w:color="auto"/>
      </w:divBdr>
    </w:div>
    <w:div w:id="884558655">
      <w:marLeft w:val="0"/>
      <w:marRight w:val="0"/>
      <w:marTop w:val="0"/>
      <w:marBottom w:val="0"/>
      <w:divBdr>
        <w:top w:val="none" w:sz="0" w:space="0" w:color="auto"/>
        <w:left w:val="none" w:sz="0" w:space="0" w:color="auto"/>
        <w:bottom w:val="none" w:sz="0" w:space="0" w:color="auto"/>
        <w:right w:val="none" w:sz="0" w:space="0" w:color="auto"/>
      </w:divBdr>
    </w:div>
    <w:div w:id="884558756">
      <w:marLeft w:val="0"/>
      <w:marRight w:val="0"/>
      <w:marTop w:val="0"/>
      <w:marBottom w:val="0"/>
      <w:divBdr>
        <w:top w:val="none" w:sz="0" w:space="0" w:color="auto"/>
        <w:left w:val="none" w:sz="0" w:space="0" w:color="auto"/>
        <w:bottom w:val="none" w:sz="0" w:space="0" w:color="auto"/>
        <w:right w:val="none" w:sz="0" w:space="0" w:color="auto"/>
      </w:divBdr>
    </w:div>
    <w:div w:id="884564443">
      <w:marLeft w:val="0"/>
      <w:marRight w:val="0"/>
      <w:marTop w:val="0"/>
      <w:marBottom w:val="0"/>
      <w:divBdr>
        <w:top w:val="none" w:sz="0" w:space="0" w:color="auto"/>
        <w:left w:val="none" w:sz="0" w:space="0" w:color="auto"/>
        <w:bottom w:val="none" w:sz="0" w:space="0" w:color="auto"/>
        <w:right w:val="none" w:sz="0" w:space="0" w:color="auto"/>
      </w:divBdr>
    </w:div>
    <w:div w:id="884635670">
      <w:marLeft w:val="0"/>
      <w:marRight w:val="0"/>
      <w:marTop w:val="0"/>
      <w:marBottom w:val="0"/>
      <w:divBdr>
        <w:top w:val="none" w:sz="0" w:space="0" w:color="auto"/>
        <w:left w:val="none" w:sz="0" w:space="0" w:color="auto"/>
        <w:bottom w:val="none" w:sz="0" w:space="0" w:color="auto"/>
        <w:right w:val="none" w:sz="0" w:space="0" w:color="auto"/>
      </w:divBdr>
    </w:div>
    <w:div w:id="884757949">
      <w:marLeft w:val="0"/>
      <w:marRight w:val="0"/>
      <w:marTop w:val="0"/>
      <w:marBottom w:val="0"/>
      <w:divBdr>
        <w:top w:val="none" w:sz="0" w:space="0" w:color="auto"/>
        <w:left w:val="none" w:sz="0" w:space="0" w:color="auto"/>
        <w:bottom w:val="none" w:sz="0" w:space="0" w:color="auto"/>
        <w:right w:val="none" w:sz="0" w:space="0" w:color="auto"/>
      </w:divBdr>
    </w:div>
    <w:div w:id="884760401">
      <w:marLeft w:val="0"/>
      <w:marRight w:val="0"/>
      <w:marTop w:val="0"/>
      <w:marBottom w:val="0"/>
      <w:divBdr>
        <w:top w:val="none" w:sz="0" w:space="0" w:color="auto"/>
        <w:left w:val="none" w:sz="0" w:space="0" w:color="auto"/>
        <w:bottom w:val="none" w:sz="0" w:space="0" w:color="auto"/>
        <w:right w:val="none" w:sz="0" w:space="0" w:color="auto"/>
      </w:divBdr>
    </w:div>
    <w:div w:id="884802091">
      <w:marLeft w:val="0"/>
      <w:marRight w:val="0"/>
      <w:marTop w:val="0"/>
      <w:marBottom w:val="0"/>
      <w:divBdr>
        <w:top w:val="none" w:sz="0" w:space="0" w:color="auto"/>
        <w:left w:val="none" w:sz="0" w:space="0" w:color="auto"/>
        <w:bottom w:val="none" w:sz="0" w:space="0" w:color="auto"/>
        <w:right w:val="none" w:sz="0" w:space="0" w:color="auto"/>
      </w:divBdr>
    </w:div>
    <w:div w:id="884870403">
      <w:marLeft w:val="0"/>
      <w:marRight w:val="0"/>
      <w:marTop w:val="0"/>
      <w:marBottom w:val="0"/>
      <w:divBdr>
        <w:top w:val="none" w:sz="0" w:space="0" w:color="auto"/>
        <w:left w:val="none" w:sz="0" w:space="0" w:color="auto"/>
        <w:bottom w:val="none" w:sz="0" w:space="0" w:color="auto"/>
        <w:right w:val="none" w:sz="0" w:space="0" w:color="auto"/>
      </w:divBdr>
    </w:div>
    <w:div w:id="884952107">
      <w:marLeft w:val="0"/>
      <w:marRight w:val="0"/>
      <w:marTop w:val="0"/>
      <w:marBottom w:val="0"/>
      <w:divBdr>
        <w:top w:val="none" w:sz="0" w:space="0" w:color="auto"/>
        <w:left w:val="none" w:sz="0" w:space="0" w:color="auto"/>
        <w:bottom w:val="none" w:sz="0" w:space="0" w:color="auto"/>
        <w:right w:val="none" w:sz="0" w:space="0" w:color="auto"/>
      </w:divBdr>
    </w:div>
    <w:div w:id="885029591">
      <w:marLeft w:val="0"/>
      <w:marRight w:val="0"/>
      <w:marTop w:val="0"/>
      <w:marBottom w:val="0"/>
      <w:divBdr>
        <w:top w:val="none" w:sz="0" w:space="0" w:color="auto"/>
        <w:left w:val="none" w:sz="0" w:space="0" w:color="auto"/>
        <w:bottom w:val="none" w:sz="0" w:space="0" w:color="auto"/>
        <w:right w:val="none" w:sz="0" w:space="0" w:color="auto"/>
      </w:divBdr>
    </w:div>
    <w:div w:id="885265023">
      <w:marLeft w:val="0"/>
      <w:marRight w:val="0"/>
      <w:marTop w:val="0"/>
      <w:marBottom w:val="0"/>
      <w:divBdr>
        <w:top w:val="none" w:sz="0" w:space="0" w:color="auto"/>
        <w:left w:val="none" w:sz="0" w:space="0" w:color="auto"/>
        <w:bottom w:val="none" w:sz="0" w:space="0" w:color="auto"/>
        <w:right w:val="none" w:sz="0" w:space="0" w:color="auto"/>
      </w:divBdr>
    </w:div>
    <w:div w:id="885338794">
      <w:marLeft w:val="0"/>
      <w:marRight w:val="0"/>
      <w:marTop w:val="0"/>
      <w:marBottom w:val="0"/>
      <w:divBdr>
        <w:top w:val="none" w:sz="0" w:space="0" w:color="auto"/>
        <w:left w:val="none" w:sz="0" w:space="0" w:color="auto"/>
        <w:bottom w:val="none" w:sz="0" w:space="0" w:color="auto"/>
        <w:right w:val="none" w:sz="0" w:space="0" w:color="auto"/>
      </w:divBdr>
    </w:div>
    <w:div w:id="885414353">
      <w:marLeft w:val="0"/>
      <w:marRight w:val="0"/>
      <w:marTop w:val="0"/>
      <w:marBottom w:val="0"/>
      <w:divBdr>
        <w:top w:val="none" w:sz="0" w:space="0" w:color="auto"/>
        <w:left w:val="none" w:sz="0" w:space="0" w:color="auto"/>
        <w:bottom w:val="none" w:sz="0" w:space="0" w:color="auto"/>
        <w:right w:val="none" w:sz="0" w:space="0" w:color="auto"/>
      </w:divBdr>
    </w:div>
    <w:div w:id="885482864">
      <w:marLeft w:val="0"/>
      <w:marRight w:val="0"/>
      <w:marTop w:val="0"/>
      <w:marBottom w:val="0"/>
      <w:divBdr>
        <w:top w:val="none" w:sz="0" w:space="0" w:color="auto"/>
        <w:left w:val="none" w:sz="0" w:space="0" w:color="auto"/>
        <w:bottom w:val="none" w:sz="0" w:space="0" w:color="auto"/>
        <w:right w:val="none" w:sz="0" w:space="0" w:color="auto"/>
      </w:divBdr>
    </w:div>
    <w:div w:id="885487469">
      <w:marLeft w:val="0"/>
      <w:marRight w:val="0"/>
      <w:marTop w:val="0"/>
      <w:marBottom w:val="0"/>
      <w:divBdr>
        <w:top w:val="none" w:sz="0" w:space="0" w:color="auto"/>
        <w:left w:val="none" w:sz="0" w:space="0" w:color="auto"/>
        <w:bottom w:val="none" w:sz="0" w:space="0" w:color="auto"/>
        <w:right w:val="none" w:sz="0" w:space="0" w:color="auto"/>
      </w:divBdr>
    </w:div>
    <w:div w:id="885524370">
      <w:bodyDiv w:val="1"/>
      <w:marLeft w:val="0"/>
      <w:marRight w:val="0"/>
      <w:marTop w:val="0"/>
      <w:marBottom w:val="0"/>
      <w:divBdr>
        <w:top w:val="none" w:sz="0" w:space="0" w:color="auto"/>
        <w:left w:val="none" w:sz="0" w:space="0" w:color="auto"/>
        <w:bottom w:val="none" w:sz="0" w:space="0" w:color="auto"/>
        <w:right w:val="none" w:sz="0" w:space="0" w:color="auto"/>
      </w:divBdr>
    </w:div>
    <w:div w:id="885525042">
      <w:marLeft w:val="0"/>
      <w:marRight w:val="0"/>
      <w:marTop w:val="0"/>
      <w:marBottom w:val="0"/>
      <w:divBdr>
        <w:top w:val="none" w:sz="0" w:space="0" w:color="auto"/>
        <w:left w:val="none" w:sz="0" w:space="0" w:color="auto"/>
        <w:bottom w:val="none" w:sz="0" w:space="0" w:color="auto"/>
        <w:right w:val="none" w:sz="0" w:space="0" w:color="auto"/>
      </w:divBdr>
    </w:div>
    <w:div w:id="885603580">
      <w:marLeft w:val="0"/>
      <w:marRight w:val="0"/>
      <w:marTop w:val="0"/>
      <w:marBottom w:val="0"/>
      <w:divBdr>
        <w:top w:val="none" w:sz="0" w:space="0" w:color="auto"/>
        <w:left w:val="none" w:sz="0" w:space="0" w:color="auto"/>
        <w:bottom w:val="none" w:sz="0" w:space="0" w:color="auto"/>
        <w:right w:val="none" w:sz="0" w:space="0" w:color="auto"/>
      </w:divBdr>
    </w:div>
    <w:div w:id="885678150">
      <w:marLeft w:val="0"/>
      <w:marRight w:val="0"/>
      <w:marTop w:val="0"/>
      <w:marBottom w:val="0"/>
      <w:divBdr>
        <w:top w:val="none" w:sz="0" w:space="0" w:color="auto"/>
        <w:left w:val="none" w:sz="0" w:space="0" w:color="auto"/>
        <w:bottom w:val="none" w:sz="0" w:space="0" w:color="auto"/>
        <w:right w:val="none" w:sz="0" w:space="0" w:color="auto"/>
      </w:divBdr>
    </w:div>
    <w:div w:id="885722645">
      <w:marLeft w:val="0"/>
      <w:marRight w:val="0"/>
      <w:marTop w:val="0"/>
      <w:marBottom w:val="0"/>
      <w:divBdr>
        <w:top w:val="none" w:sz="0" w:space="0" w:color="auto"/>
        <w:left w:val="none" w:sz="0" w:space="0" w:color="auto"/>
        <w:bottom w:val="none" w:sz="0" w:space="0" w:color="auto"/>
        <w:right w:val="none" w:sz="0" w:space="0" w:color="auto"/>
      </w:divBdr>
    </w:div>
    <w:div w:id="885876614">
      <w:marLeft w:val="0"/>
      <w:marRight w:val="0"/>
      <w:marTop w:val="0"/>
      <w:marBottom w:val="0"/>
      <w:divBdr>
        <w:top w:val="none" w:sz="0" w:space="0" w:color="auto"/>
        <w:left w:val="none" w:sz="0" w:space="0" w:color="auto"/>
        <w:bottom w:val="none" w:sz="0" w:space="0" w:color="auto"/>
        <w:right w:val="none" w:sz="0" w:space="0" w:color="auto"/>
      </w:divBdr>
    </w:div>
    <w:div w:id="886063899">
      <w:marLeft w:val="0"/>
      <w:marRight w:val="0"/>
      <w:marTop w:val="0"/>
      <w:marBottom w:val="0"/>
      <w:divBdr>
        <w:top w:val="none" w:sz="0" w:space="0" w:color="auto"/>
        <w:left w:val="none" w:sz="0" w:space="0" w:color="auto"/>
        <w:bottom w:val="none" w:sz="0" w:space="0" w:color="auto"/>
        <w:right w:val="none" w:sz="0" w:space="0" w:color="auto"/>
      </w:divBdr>
    </w:div>
    <w:div w:id="886256017">
      <w:marLeft w:val="0"/>
      <w:marRight w:val="0"/>
      <w:marTop w:val="0"/>
      <w:marBottom w:val="0"/>
      <w:divBdr>
        <w:top w:val="none" w:sz="0" w:space="0" w:color="auto"/>
        <w:left w:val="none" w:sz="0" w:space="0" w:color="auto"/>
        <w:bottom w:val="none" w:sz="0" w:space="0" w:color="auto"/>
        <w:right w:val="none" w:sz="0" w:space="0" w:color="auto"/>
      </w:divBdr>
    </w:div>
    <w:div w:id="886377094">
      <w:marLeft w:val="0"/>
      <w:marRight w:val="0"/>
      <w:marTop w:val="0"/>
      <w:marBottom w:val="0"/>
      <w:divBdr>
        <w:top w:val="none" w:sz="0" w:space="0" w:color="auto"/>
        <w:left w:val="none" w:sz="0" w:space="0" w:color="auto"/>
        <w:bottom w:val="none" w:sz="0" w:space="0" w:color="auto"/>
        <w:right w:val="none" w:sz="0" w:space="0" w:color="auto"/>
      </w:divBdr>
    </w:div>
    <w:div w:id="886457245">
      <w:marLeft w:val="0"/>
      <w:marRight w:val="0"/>
      <w:marTop w:val="0"/>
      <w:marBottom w:val="0"/>
      <w:divBdr>
        <w:top w:val="none" w:sz="0" w:space="0" w:color="auto"/>
        <w:left w:val="none" w:sz="0" w:space="0" w:color="auto"/>
        <w:bottom w:val="none" w:sz="0" w:space="0" w:color="auto"/>
        <w:right w:val="none" w:sz="0" w:space="0" w:color="auto"/>
      </w:divBdr>
    </w:div>
    <w:div w:id="886530908">
      <w:marLeft w:val="0"/>
      <w:marRight w:val="0"/>
      <w:marTop w:val="0"/>
      <w:marBottom w:val="0"/>
      <w:divBdr>
        <w:top w:val="none" w:sz="0" w:space="0" w:color="auto"/>
        <w:left w:val="none" w:sz="0" w:space="0" w:color="auto"/>
        <w:bottom w:val="none" w:sz="0" w:space="0" w:color="auto"/>
        <w:right w:val="none" w:sz="0" w:space="0" w:color="auto"/>
      </w:divBdr>
    </w:div>
    <w:div w:id="886575298">
      <w:marLeft w:val="0"/>
      <w:marRight w:val="0"/>
      <w:marTop w:val="0"/>
      <w:marBottom w:val="0"/>
      <w:divBdr>
        <w:top w:val="none" w:sz="0" w:space="0" w:color="auto"/>
        <w:left w:val="none" w:sz="0" w:space="0" w:color="auto"/>
        <w:bottom w:val="none" w:sz="0" w:space="0" w:color="auto"/>
        <w:right w:val="none" w:sz="0" w:space="0" w:color="auto"/>
      </w:divBdr>
    </w:div>
    <w:div w:id="886602905">
      <w:marLeft w:val="0"/>
      <w:marRight w:val="0"/>
      <w:marTop w:val="0"/>
      <w:marBottom w:val="0"/>
      <w:divBdr>
        <w:top w:val="none" w:sz="0" w:space="0" w:color="auto"/>
        <w:left w:val="none" w:sz="0" w:space="0" w:color="auto"/>
        <w:bottom w:val="none" w:sz="0" w:space="0" w:color="auto"/>
        <w:right w:val="none" w:sz="0" w:space="0" w:color="auto"/>
      </w:divBdr>
    </w:div>
    <w:div w:id="886723002">
      <w:marLeft w:val="0"/>
      <w:marRight w:val="0"/>
      <w:marTop w:val="0"/>
      <w:marBottom w:val="0"/>
      <w:divBdr>
        <w:top w:val="none" w:sz="0" w:space="0" w:color="auto"/>
        <w:left w:val="none" w:sz="0" w:space="0" w:color="auto"/>
        <w:bottom w:val="none" w:sz="0" w:space="0" w:color="auto"/>
        <w:right w:val="none" w:sz="0" w:space="0" w:color="auto"/>
      </w:divBdr>
    </w:div>
    <w:div w:id="886839765">
      <w:marLeft w:val="0"/>
      <w:marRight w:val="0"/>
      <w:marTop w:val="0"/>
      <w:marBottom w:val="0"/>
      <w:divBdr>
        <w:top w:val="none" w:sz="0" w:space="0" w:color="auto"/>
        <w:left w:val="none" w:sz="0" w:space="0" w:color="auto"/>
        <w:bottom w:val="none" w:sz="0" w:space="0" w:color="auto"/>
        <w:right w:val="none" w:sz="0" w:space="0" w:color="auto"/>
      </w:divBdr>
    </w:div>
    <w:div w:id="886911265">
      <w:marLeft w:val="0"/>
      <w:marRight w:val="0"/>
      <w:marTop w:val="0"/>
      <w:marBottom w:val="0"/>
      <w:divBdr>
        <w:top w:val="none" w:sz="0" w:space="0" w:color="auto"/>
        <w:left w:val="none" w:sz="0" w:space="0" w:color="auto"/>
        <w:bottom w:val="none" w:sz="0" w:space="0" w:color="auto"/>
        <w:right w:val="none" w:sz="0" w:space="0" w:color="auto"/>
      </w:divBdr>
    </w:div>
    <w:div w:id="886988526">
      <w:marLeft w:val="0"/>
      <w:marRight w:val="0"/>
      <w:marTop w:val="0"/>
      <w:marBottom w:val="0"/>
      <w:divBdr>
        <w:top w:val="none" w:sz="0" w:space="0" w:color="auto"/>
        <w:left w:val="none" w:sz="0" w:space="0" w:color="auto"/>
        <w:bottom w:val="none" w:sz="0" w:space="0" w:color="auto"/>
        <w:right w:val="none" w:sz="0" w:space="0" w:color="auto"/>
      </w:divBdr>
    </w:div>
    <w:div w:id="886989692">
      <w:marLeft w:val="0"/>
      <w:marRight w:val="0"/>
      <w:marTop w:val="0"/>
      <w:marBottom w:val="0"/>
      <w:divBdr>
        <w:top w:val="none" w:sz="0" w:space="0" w:color="auto"/>
        <w:left w:val="none" w:sz="0" w:space="0" w:color="auto"/>
        <w:bottom w:val="none" w:sz="0" w:space="0" w:color="auto"/>
        <w:right w:val="none" w:sz="0" w:space="0" w:color="auto"/>
      </w:divBdr>
    </w:div>
    <w:div w:id="886991155">
      <w:marLeft w:val="0"/>
      <w:marRight w:val="0"/>
      <w:marTop w:val="0"/>
      <w:marBottom w:val="0"/>
      <w:divBdr>
        <w:top w:val="none" w:sz="0" w:space="0" w:color="auto"/>
        <w:left w:val="none" w:sz="0" w:space="0" w:color="auto"/>
        <w:bottom w:val="none" w:sz="0" w:space="0" w:color="auto"/>
        <w:right w:val="none" w:sz="0" w:space="0" w:color="auto"/>
      </w:divBdr>
    </w:div>
    <w:div w:id="886994413">
      <w:marLeft w:val="0"/>
      <w:marRight w:val="0"/>
      <w:marTop w:val="0"/>
      <w:marBottom w:val="0"/>
      <w:divBdr>
        <w:top w:val="none" w:sz="0" w:space="0" w:color="auto"/>
        <w:left w:val="none" w:sz="0" w:space="0" w:color="auto"/>
        <w:bottom w:val="none" w:sz="0" w:space="0" w:color="auto"/>
        <w:right w:val="none" w:sz="0" w:space="0" w:color="auto"/>
      </w:divBdr>
    </w:div>
    <w:div w:id="887034458">
      <w:marLeft w:val="0"/>
      <w:marRight w:val="0"/>
      <w:marTop w:val="0"/>
      <w:marBottom w:val="0"/>
      <w:divBdr>
        <w:top w:val="none" w:sz="0" w:space="0" w:color="auto"/>
        <w:left w:val="none" w:sz="0" w:space="0" w:color="auto"/>
        <w:bottom w:val="none" w:sz="0" w:space="0" w:color="auto"/>
        <w:right w:val="none" w:sz="0" w:space="0" w:color="auto"/>
      </w:divBdr>
    </w:div>
    <w:div w:id="887061431">
      <w:marLeft w:val="0"/>
      <w:marRight w:val="0"/>
      <w:marTop w:val="0"/>
      <w:marBottom w:val="0"/>
      <w:divBdr>
        <w:top w:val="none" w:sz="0" w:space="0" w:color="auto"/>
        <w:left w:val="none" w:sz="0" w:space="0" w:color="auto"/>
        <w:bottom w:val="none" w:sz="0" w:space="0" w:color="auto"/>
        <w:right w:val="none" w:sz="0" w:space="0" w:color="auto"/>
      </w:divBdr>
    </w:div>
    <w:div w:id="887109520">
      <w:marLeft w:val="0"/>
      <w:marRight w:val="0"/>
      <w:marTop w:val="0"/>
      <w:marBottom w:val="0"/>
      <w:divBdr>
        <w:top w:val="none" w:sz="0" w:space="0" w:color="auto"/>
        <w:left w:val="none" w:sz="0" w:space="0" w:color="auto"/>
        <w:bottom w:val="none" w:sz="0" w:space="0" w:color="auto"/>
        <w:right w:val="none" w:sz="0" w:space="0" w:color="auto"/>
      </w:divBdr>
    </w:div>
    <w:div w:id="887180982">
      <w:marLeft w:val="0"/>
      <w:marRight w:val="0"/>
      <w:marTop w:val="0"/>
      <w:marBottom w:val="0"/>
      <w:divBdr>
        <w:top w:val="none" w:sz="0" w:space="0" w:color="auto"/>
        <w:left w:val="none" w:sz="0" w:space="0" w:color="auto"/>
        <w:bottom w:val="none" w:sz="0" w:space="0" w:color="auto"/>
        <w:right w:val="none" w:sz="0" w:space="0" w:color="auto"/>
      </w:divBdr>
    </w:div>
    <w:div w:id="887227289">
      <w:marLeft w:val="0"/>
      <w:marRight w:val="0"/>
      <w:marTop w:val="0"/>
      <w:marBottom w:val="0"/>
      <w:divBdr>
        <w:top w:val="none" w:sz="0" w:space="0" w:color="auto"/>
        <w:left w:val="none" w:sz="0" w:space="0" w:color="auto"/>
        <w:bottom w:val="none" w:sz="0" w:space="0" w:color="auto"/>
        <w:right w:val="none" w:sz="0" w:space="0" w:color="auto"/>
      </w:divBdr>
    </w:div>
    <w:div w:id="887255196">
      <w:marLeft w:val="0"/>
      <w:marRight w:val="0"/>
      <w:marTop w:val="0"/>
      <w:marBottom w:val="0"/>
      <w:divBdr>
        <w:top w:val="none" w:sz="0" w:space="0" w:color="auto"/>
        <w:left w:val="none" w:sz="0" w:space="0" w:color="auto"/>
        <w:bottom w:val="none" w:sz="0" w:space="0" w:color="auto"/>
        <w:right w:val="none" w:sz="0" w:space="0" w:color="auto"/>
      </w:divBdr>
    </w:div>
    <w:div w:id="887378189">
      <w:marLeft w:val="0"/>
      <w:marRight w:val="0"/>
      <w:marTop w:val="0"/>
      <w:marBottom w:val="0"/>
      <w:divBdr>
        <w:top w:val="none" w:sz="0" w:space="0" w:color="auto"/>
        <w:left w:val="none" w:sz="0" w:space="0" w:color="auto"/>
        <w:bottom w:val="none" w:sz="0" w:space="0" w:color="auto"/>
        <w:right w:val="none" w:sz="0" w:space="0" w:color="auto"/>
      </w:divBdr>
    </w:div>
    <w:div w:id="887423317">
      <w:marLeft w:val="0"/>
      <w:marRight w:val="0"/>
      <w:marTop w:val="0"/>
      <w:marBottom w:val="0"/>
      <w:divBdr>
        <w:top w:val="none" w:sz="0" w:space="0" w:color="auto"/>
        <w:left w:val="none" w:sz="0" w:space="0" w:color="auto"/>
        <w:bottom w:val="none" w:sz="0" w:space="0" w:color="auto"/>
        <w:right w:val="none" w:sz="0" w:space="0" w:color="auto"/>
      </w:divBdr>
    </w:div>
    <w:div w:id="887452909">
      <w:marLeft w:val="0"/>
      <w:marRight w:val="0"/>
      <w:marTop w:val="0"/>
      <w:marBottom w:val="0"/>
      <w:divBdr>
        <w:top w:val="none" w:sz="0" w:space="0" w:color="auto"/>
        <w:left w:val="none" w:sz="0" w:space="0" w:color="auto"/>
        <w:bottom w:val="none" w:sz="0" w:space="0" w:color="auto"/>
        <w:right w:val="none" w:sz="0" w:space="0" w:color="auto"/>
      </w:divBdr>
    </w:div>
    <w:div w:id="887497182">
      <w:marLeft w:val="0"/>
      <w:marRight w:val="0"/>
      <w:marTop w:val="0"/>
      <w:marBottom w:val="0"/>
      <w:divBdr>
        <w:top w:val="none" w:sz="0" w:space="0" w:color="auto"/>
        <w:left w:val="none" w:sz="0" w:space="0" w:color="auto"/>
        <w:bottom w:val="none" w:sz="0" w:space="0" w:color="auto"/>
        <w:right w:val="none" w:sz="0" w:space="0" w:color="auto"/>
      </w:divBdr>
    </w:div>
    <w:div w:id="887570145">
      <w:marLeft w:val="0"/>
      <w:marRight w:val="0"/>
      <w:marTop w:val="0"/>
      <w:marBottom w:val="0"/>
      <w:divBdr>
        <w:top w:val="none" w:sz="0" w:space="0" w:color="auto"/>
        <w:left w:val="none" w:sz="0" w:space="0" w:color="auto"/>
        <w:bottom w:val="none" w:sz="0" w:space="0" w:color="auto"/>
        <w:right w:val="none" w:sz="0" w:space="0" w:color="auto"/>
      </w:divBdr>
    </w:div>
    <w:div w:id="887690769">
      <w:marLeft w:val="0"/>
      <w:marRight w:val="0"/>
      <w:marTop w:val="0"/>
      <w:marBottom w:val="0"/>
      <w:divBdr>
        <w:top w:val="none" w:sz="0" w:space="0" w:color="auto"/>
        <w:left w:val="none" w:sz="0" w:space="0" w:color="auto"/>
        <w:bottom w:val="none" w:sz="0" w:space="0" w:color="auto"/>
        <w:right w:val="none" w:sz="0" w:space="0" w:color="auto"/>
      </w:divBdr>
    </w:div>
    <w:div w:id="887839277">
      <w:marLeft w:val="0"/>
      <w:marRight w:val="0"/>
      <w:marTop w:val="0"/>
      <w:marBottom w:val="0"/>
      <w:divBdr>
        <w:top w:val="none" w:sz="0" w:space="0" w:color="auto"/>
        <w:left w:val="none" w:sz="0" w:space="0" w:color="auto"/>
        <w:bottom w:val="none" w:sz="0" w:space="0" w:color="auto"/>
        <w:right w:val="none" w:sz="0" w:space="0" w:color="auto"/>
      </w:divBdr>
    </w:div>
    <w:div w:id="887959339">
      <w:marLeft w:val="0"/>
      <w:marRight w:val="0"/>
      <w:marTop w:val="0"/>
      <w:marBottom w:val="0"/>
      <w:divBdr>
        <w:top w:val="none" w:sz="0" w:space="0" w:color="auto"/>
        <w:left w:val="none" w:sz="0" w:space="0" w:color="auto"/>
        <w:bottom w:val="none" w:sz="0" w:space="0" w:color="auto"/>
        <w:right w:val="none" w:sz="0" w:space="0" w:color="auto"/>
      </w:divBdr>
    </w:div>
    <w:div w:id="887961043">
      <w:marLeft w:val="0"/>
      <w:marRight w:val="0"/>
      <w:marTop w:val="0"/>
      <w:marBottom w:val="0"/>
      <w:divBdr>
        <w:top w:val="none" w:sz="0" w:space="0" w:color="auto"/>
        <w:left w:val="none" w:sz="0" w:space="0" w:color="auto"/>
        <w:bottom w:val="none" w:sz="0" w:space="0" w:color="auto"/>
        <w:right w:val="none" w:sz="0" w:space="0" w:color="auto"/>
      </w:divBdr>
    </w:div>
    <w:div w:id="888029202">
      <w:bodyDiv w:val="1"/>
      <w:marLeft w:val="0"/>
      <w:marRight w:val="0"/>
      <w:marTop w:val="0"/>
      <w:marBottom w:val="0"/>
      <w:divBdr>
        <w:top w:val="none" w:sz="0" w:space="0" w:color="auto"/>
        <w:left w:val="none" w:sz="0" w:space="0" w:color="auto"/>
        <w:bottom w:val="none" w:sz="0" w:space="0" w:color="auto"/>
        <w:right w:val="none" w:sz="0" w:space="0" w:color="auto"/>
      </w:divBdr>
    </w:div>
    <w:div w:id="888034215">
      <w:marLeft w:val="0"/>
      <w:marRight w:val="0"/>
      <w:marTop w:val="0"/>
      <w:marBottom w:val="0"/>
      <w:divBdr>
        <w:top w:val="none" w:sz="0" w:space="0" w:color="auto"/>
        <w:left w:val="none" w:sz="0" w:space="0" w:color="auto"/>
        <w:bottom w:val="none" w:sz="0" w:space="0" w:color="auto"/>
        <w:right w:val="none" w:sz="0" w:space="0" w:color="auto"/>
      </w:divBdr>
    </w:div>
    <w:div w:id="888106786">
      <w:marLeft w:val="0"/>
      <w:marRight w:val="0"/>
      <w:marTop w:val="0"/>
      <w:marBottom w:val="0"/>
      <w:divBdr>
        <w:top w:val="none" w:sz="0" w:space="0" w:color="auto"/>
        <w:left w:val="none" w:sz="0" w:space="0" w:color="auto"/>
        <w:bottom w:val="none" w:sz="0" w:space="0" w:color="auto"/>
        <w:right w:val="none" w:sz="0" w:space="0" w:color="auto"/>
      </w:divBdr>
    </w:div>
    <w:div w:id="888146467">
      <w:marLeft w:val="0"/>
      <w:marRight w:val="0"/>
      <w:marTop w:val="0"/>
      <w:marBottom w:val="0"/>
      <w:divBdr>
        <w:top w:val="none" w:sz="0" w:space="0" w:color="auto"/>
        <w:left w:val="none" w:sz="0" w:space="0" w:color="auto"/>
        <w:bottom w:val="none" w:sz="0" w:space="0" w:color="auto"/>
        <w:right w:val="none" w:sz="0" w:space="0" w:color="auto"/>
      </w:divBdr>
    </w:div>
    <w:div w:id="888229157">
      <w:marLeft w:val="0"/>
      <w:marRight w:val="0"/>
      <w:marTop w:val="0"/>
      <w:marBottom w:val="0"/>
      <w:divBdr>
        <w:top w:val="none" w:sz="0" w:space="0" w:color="auto"/>
        <w:left w:val="none" w:sz="0" w:space="0" w:color="auto"/>
        <w:bottom w:val="none" w:sz="0" w:space="0" w:color="auto"/>
        <w:right w:val="none" w:sz="0" w:space="0" w:color="auto"/>
      </w:divBdr>
    </w:div>
    <w:div w:id="888299976">
      <w:marLeft w:val="0"/>
      <w:marRight w:val="0"/>
      <w:marTop w:val="0"/>
      <w:marBottom w:val="0"/>
      <w:divBdr>
        <w:top w:val="none" w:sz="0" w:space="0" w:color="auto"/>
        <w:left w:val="none" w:sz="0" w:space="0" w:color="auto"/>
        <w:bottom w:val="none" w:sz="0" w:space="0" w:color="auto"/>
        <w:right w:val="none" w:sz="0" w:space="0" w:color="auto"/>
      </w:divBdr>
    </w:div>
    <w:div w:id="888346418">
      <w:marLeft w:val="0"/>
      <w:marRight w:val="0"/>
      <w:marTop w:val="0"/>
      <w:marBottom w:val="0"/>
      <w:divBdr>
        <w:top w:val="none" w:sz="0" w:space="0" w:color="auto"/>
        <w:left w:val="none" w:sz="0" w:space="0" w:color="auto"/>
        <w:bottom w:val="none" w:sz="0" w:space="0" w:color="auto"/>
        <w:right w:val="none" w:sz="0" w:space="0" w:color="auto"/>
      </w:divBdr>
    </w:div>
    <w:div w:id="888372710">
      <w:bodyDiv w:val="1"/>
      <w:marLeft w:val="0"/>
      <w:marRight w:val="0"/>
      <w:marTop w:val="0"/>
      <w:marBottom w:val="0"/>
      <w:divBdr>
        <w:top w:val="none" w:sz="0" w:space="0" w:color="auto"/>
        <w:left w:val="none" w:sz="0" w:space="0" w:color="auto"/>
        <w:bottom w:val="none" w:sz="0" w:space="0" w:color="auto"/>
        <w:right w:val="none" w:sz="0" w:space="0" w:color="auto"/>
      </w:divBdr>
    </w:div>
    <w:div w:id="888414942">
      <w:bodyDiv w:val="1"/>
      <w:marLeft w:val="0"/>
      <w:marRight w:val="0"/>
      <w:marTop w:val="0"/>
      <w:marBottom w:val="0"/>
      <w:divBdr>
        <w:top w:val="none" w:sz="0" w:space="0" w:color="auto"/>
        <w:left w:val="none" w:sz="0" w:space="0" w:color="auto"/>
        <w:bottom w:val="none" w:sz="0" w:space="0" w:color="auto"/>
        <w:right w:val="none" w:sz="0" w:space="0" w:color="auto"/>
      </w:divBdr>
    </w:div>
    <w:div w:id="888418424">
      <w:marLeft w:val="0"/>
      <w:marRight w:val="0"/>
      <w:marTop w:val="0"/>
      <w:marBottom w:val="0"/>
      <w:divBdr>
        <w:top w:val="none" w:sz="0" w:space="0" w:color="auto"/>
        <w:left w:val="none" w:sz="0" w:space="0" w:color="auto"/>
        <w:bottom w:val="none" w:sz="0" w:space="0" w:color="auto"/>
        <w:right w:val="none" w:sz="0" w:space="0" w:color="auto"/>
      </w:divBdr>
    </w:div>
    <w:div w:id="888419010">
      <w:marLeft w:val="0"/>
      <w:marRight w:val="0"/>
      <w:marTop w:val="0"/>
      <w:marBottom w:val="0"/>
      <w:divBdr>
        <w:top w:val="none" w:sz="0" w:space="0" w:color="auto"/>
        <w:left w:val="none" w:sz="0" w:space="0" w:color="auto"/>
        <w:bottom w:val="none" w:sz="0" w:space="0" w:color="auto"/>
        <w:right w:val="none" w:sz="0" w:space="0" w:color="auto"/>
      </w:divBdr>
    </w:div>
    <w:div w:id="888489944">
      <w:marLeft w:val="0"/>
      <w:marRight w:val="0"/>
      <w:marTop w:val="0"/>
      <w:marBottom w:val="0"/>
      <w:divBdr>
        <w:top w:val="none" w:sz="0" w:space="0" w:color="auto"/>
        <w:left w:val="none" w:sz="0" w:space="0" w:color="auto"/>
        <w:bottom w:val="none" w:sz="0" w:space="0" w:color="auto"/>
        <w:right w:val="none" w:sz="0" w:space="0" w:color="auto"/>
      </w:divBdr>
    </w:div>
    <w:div w:id="888491605">
      <w:marLeft w:val="0"/>
      <w:marRight w:val="0"/>
      <w:marTop w:val="0"/>
      <w:marBottom w:val="0"/>
      <w:divBdr>
        <w:top w:val="none" w:sz="0" w:space="0" w:color="auto"/>
        <w:left w:val="none" w:sz="0" w:space="0" w:color="auto"/>
        <w:bottom w:val="none" w:sz="0" w:space="0" w:color="auto"/>
        <w:right w:val="none" w:sz="0" w:space="0" w:color="auto"/>
      </w:divBdr>
    </w:div>
    <w:div w:id="888493355">
      <w:marLeft w:val="0"/>
      <w:marRight w:val="0"/>
      <w:marTop w:val="0"/>
      <w:marBottom w:val="0"/>
      <w:divBdr>
        <w:top w:val="none" w:sz="0" w:space="0" w:color="auto"/>
        <w:left w:val="none" w:sz="0" w:space="0" w:color="auto"/>
        <w:bottom w:val="none" w:sz="0" w:space="0" w:color="auto"/>
        <w:right w:val="none" w:sz="0" w:space="0" w:color="auto"/>
      </w:divBdr>
    </w:div>
    <w:div w:id="888539570">
      <w:marLeft w:val="0"/>
      <w:marRight w:val="0"/>
      <w:marTop w:val="0"/>
      <w:marBottom w:val="0"/>
      <w:divBdr>
        <w:top w:val="none" w:sz="0" w:space="0" w:color="auto"/>
        <w:left w:val="none" w:sz="0" w:space="0" w:color="auto"/>
        <w:bottom w:val="none" w:sz="0" w:space="0" w:color="auto"/>
        <w:right w:val="none" w:sz="0" w:space="0" w:color="auto"/>
      </w:divBdr>
    </w:div>
    <w:div w:id="888610036">
      <w:marLeft w:val="0"/>
      <w:marRight w:val="0"/>
      <w:marTop w:val="0"/>
      <w:marBottom w:val="0"/>
      <w:divBdr>
        <w:top w:val="none" w:sz="0" w:space="0" w:color="auto"/>
        <w:left w:val="none" w:sz="0" w:space="0" w:color="auto"/>
        <w:bottom w:val="none" w:sz="0" w:space="0" w:color="auto"/>
        <w:right w:val="none" w:sz="0" w:space="0" w:color="auto"/>
      </w:divBdr>
    </w:div>
    <w:div w:id="888689347">
      <w:bodyDiv w:val="1"/>
      <w:marLeft w:val="0"/>
      <w:marRight w:val="0"/>
      <w:marTop w:val="0"/>
      <w:marBottom w:val="0"/>
      <w:divBdr>
        <w:top w:val="none" w:sz="0" w:space="0" w:color="auto"/>
        <w:left w:val="none" w:sz="0" w:space="0" w:color="auto"/>
        <w:bottom w:val="none" w:sz="0" w:space="0" w:color="auto"/>
        <w:right w:val="none" w:sz="0" w:space="0" w:color="auto"/>
      </w:divBdr>
    </w:div>
    <w:div w:id="888734100">
      <w:marLeft w:val="0"/>
      <w:marRight w:val="0"/>
      <w:marTop w:val="0"/>
      <w:marBottom w:val="0"/>
      <w:divBdr>
        <w:top w:val="none" w:sz="0" w:space="0" w:color="auto"/>
        <w:left w:val="none" w:sz="0" w:space="0" w:color="auto"/>
        <w:bottom w:val="none" w:sz="0" w:space="0" w:color="auto"/>
        <w:right w:val="none" w:sz="0" w:space="0" w:color="auto"/>
      </w:divBdr>
    </w:div>
    <w:div w:id="888758467">
      <w:bodyDiv w:val="1"/>
      <w:marLeft w:val="0"/>
      <w:marRight w:val="0"/>
      <w:marTop w:val="0"/>
      <w:marBottom w:val="0"/>
      <w:divBdr>
        <w:top w:val="none" w:sz="0" w:space="0" w:color="auto"/>
        <w:left w:val="none" w:sz="0" w:space="0" w:color="auto"/>
        <w:bottom w:val="none" w:sz="0" w:space="0" w:color="auto"/>
        <w:right w:val="none" w:sz="0" w:space="0" w:color="auto"/>
      </w:divBdr>
    </w:div>
    <w:div w:id="888759171">
      <w:marLeft w:val="0"/>
      <w:marRight w:val="0"/>
      <w:marTop w:val="0"/>
      <w:marBottom w:val="0"/>
      <w:divBdr>
        <w:top w:val="none" w:sz="0" w:space="0" w:color="auto"/>
        <w:left w:val="none" w:sz="0" w:space="0" w:color="auto"/>
        <w:bottom w:val="none" w:sz="0" w:space="0" w:color="auto"/>
        <w:right w:val="none" w:sz="0" w:space="0" w:color="auto"/>
      </w:divBdr>
    </w:div>
    <w:div w:id="888801555">
      <w:marLeft w:val="0"/>
      <w:marRight w:val="0"/>
      <w:marTop w:val="0"/>
      <w:marBottom w:val="0"/>
      <w:divBdr>
        <w:top w:val="none" w:sz="0" w:space="0" w:color="auto"/>
        <w:left w:val="none" w:sz="0" w:space="0" w:color="auto"/>
        <w:bottom w:val="none" w:sz="0" w:space="0" w:color="auto"/>
        <w:right w:val="none" w:sz="0" w:space="0" w:color="auto"/>
      </w:divBdr>
    </w:div>
    <w:div w:id="888803578">
      <w:marLeft w:val="0"/>
      <w:marRight w:val="0"/>
      <w:marTop w:val="0"/>
      <w:marBottom w:val="0"/>
      <w:divBdr>
        <w:top w:val="none" w:sz="0" w:space="0" w:color="auto"/>
        <w:left w:val="none" w:sz="0" w:space="0" w:color="auto"/>
        <w:bottom w:val="none" w:sz="0" w:space="0" w:color="auto"/>
        <w:right w:val="none" w:sz="0" w:space="0" w:color="auto"/>
      </w:divBdr>
    </w:div>
    <w:div w:id="888807015">
      <w:marLeft w:val="0"/>
      <w:marRight w:val="0"/>
      <w:marTop w:val="0"/>
      <w:marBottom w:val="0"/>
      <w:divBdr>
        <w:top w:val="none" w:sz="0" w:space="0" w:color="auto"/>
        <w:left w:val="none" w:sz="0" w:space="0" w:color="auto"/>
        <w:bottom w:val="none" w:sz="0" w:space="0" w:color="auto"/>
        <w:right w:val="none" w:sz="0" w:space="0" w:color="auto"/>
      </w:divBdr>
    </w:div>
    <w:div w:id="888807233">
      <w:marLeft w:val="0"/>
      <w:marRight w:val="0"/>
      <w:marTop w:val="0"/>
      <w:marBottom w:val="0"/>
      <w:divBdr>
        <w:top w:val="none" w:sz="0" w:space="0" w:color="auto"/>
        <w:left w:val="none" w:sz="0" w:space="0" w:color="auto"/>
        <w:bottom w:val="none" w:sz="0" w:space="0" w:color="auto"/>
        <w:right w:val="none" w:sz="0" w:space="0" w:color="auto"/>
      </w:divBdr>
    </w:div>
    <w:div w:id="888807462">
      <w:marLeft w:val="0"/>
      <w:marRight w:val="0"/>
      <w:marTop w:val="0"/>
      <w:marBottom w:val="0"/>
      <w:divBdr>
        <w:top w:val="none" w:sz="0" w:space="0" w:color="auto"/>
        <w:left w:val="none" w:sz="0" w:space="0" w:color="auto"/>
        <w:bottom w:val="none" w:sz="0" w:space="0" w:color="auto"/>
        <w:right w:val="none" w:sz="0" w:space="0" w:color="auto"/>
      </w:divBdr>
    </w:div>
    <w:div w:id="888954743">
      <w:marLeft w:val="0"/>
      <w:marRight w:val="0"/>
      <w:marTop w:val="0"/>
      <w:marBottom w:val="0"/>
      <w:divBdr>
        <w:top w:val="none" w:sz="0" w:space="0" w:color="auto"/>
        <w:left w:val="none" w:sz="0" w:space="0" w:color="auto"/>
        <w:bottom w:val="none" w:sz="0" w:space="0" w:color="auto"/>
        <w:right w:val="none" w:sz="0" w:space="0" w:color="auto"/>
      </w:divBdr>
    </w:div>
    <w:div w:id="889000307">
      <w:marLeft w:val="0"/>
      <w:marRight w:val="0"/>
      <w:marTop w:val="0"/>
      <w:marBottom w:val="0"/>
      <w:divBdr>
        <w:top w:val="none" w:sz="0" w:space="0" w:color="auto"/>
        <w:left w:val="none" w:sz="0" w:space="0" w:color="auto"/>
        <w:bottom w:val="none" w:sz="0" w:space="0" w:color="auto"/>
        <w:right w:val="none" w:sz="0" w:space="0" w:color="auto"/>
      </w:divBdr>
    </w:div>
    <w:div w:id="889076025">
      <w:marLeft w:val="0"/>
      <w:marRight w:val="0"/>
      <w:marTop w:val="0"/>
      <w:marBottom w:val="0"/>
      <w:divBdr>
        <w:top w:val="none" w:sz="0" w:space="0" w:color="auto"/>
        <w:left w:val="none" w:sz="0" w:space="0" w:color="auto"/>
        <w:bottom w:val="none" w:sz="0" w:space="0" w:color="auto"/>
        <w:right w:val="none" w:sz="0" w:space="0" w:color="auto"/>
      </w:divBdr>
    </w:div>
    <w:div w:id="889078902">
      <w:marLeft w:val="0"/>
      <w:marRight w:val="0"/>
      <w:marTop w:val="0"/>
      <w:marBottom w:val="0"/>
      <w:divBdr>
        <w:top w:val="none" w:sz="0" w:space="0" w:color="auto"/>
        <w:left w:val="none" w:sz="0" w:space="0" w:color="auto"/>
        <w:bottom w:val="none" w:sz="0" w:space="0" w:color="auto"/>
        <w:right w:val="none" w:sz="0" w:space="0" w:color="auto"/>
      </w:divBdr>
    </w:div>
    <w:div w:id="889153308">
      <w:marLeft w:val="0"/>
      <w:marRight w:val="0"/>
      <w:marTop w:val="0"/>
      <w:marBottom w:val="0"/>
      <w:divBdr>
        <w:top w:val="none" w:sz="0" w:space="0" w:color="auto"/>
        <w:left w:val="none" w:sz="0" w:space="0" w:color="auto"/>
        <w:bottom w:val="none" w:sz="0" w:space="0" w:color="auto"/>
        <w:right w:val="none" w:sz="0" w:space="0" w:color="auto"/>
      </w:divBdr>
    </w:div>
    <w:div w:id="889222060">
      <w:bodyDiv w:val="1"/>
      <w:marLeft w:val="0"/>
      <w:marRight w:val="0"/>
      <w:marTop w:val="0"/>
      <w:marBottom w:val="0"/>
      <w:divBdr>
        <w:top w:val="none" w:sz="0" w:space="0" w:color="auto"/>
        <w:left w:val="none" w:sz="0" w:space="0" w:color="auto"/>
        <w:bottom w:val="none" w:sz="0" w:space="0" w:color="auto"/>
        <w:right w:val="none" w:sz="0" w:space="0" w:color="auto"/>
      </w:divBdr>
    </w:div>
    <w:div w:id="889341974">
      <w:marLeft w:val="0"/>
      <w:marRight w:val="0"/>
      <w:marTop w:val="0"/>
      <w:marBottom w:val="0"/>
      <w:divBdr>
        <w:top w:val="none" w:sz="0" w:space="0" w:color="auto"/>
        <w:left w:val="none" w:sz="0" w:space="0" w:color="auto"/>
        <w:bottom w:val="none" w:sz="0" w:space="0" w:color="auto"/>
        <w:right w:val="none" w:sz="0" w:space="0" w:color="auto"/>
      </w:divBdr>
    </w:div>
    <w:div w:id="889456051">
      <w:marLeft w:val="0"/>
      <w:marRight w:val="0"/>
      <w:marTop w:val="0"/>
      <w:marBottom w:val="0"/>
      <w:divBdr>
        <w:top w:val="none" w:sz="0" w:space="0" w:color="auto"/>
        <w:left w:val="none" w:sz="0" w:space="0" w:color="auto"/>
        <w:bottom w:val="none" w:sz="0" w:space="0" w:color="auto"/>
        <w:right w:val="none" w:sz="0" w:space="0" w:color="auto"/>
      </w:divBdr>
    </w:div>
    <w:div w:id="889609741">
      <w:marLeft w:val="0"/>
      <w:marRight w:val="0"/>
      <w:marTop w:val="0"/>
      <w:marBottom w:val="0"/>
      <w:divBdr>
        <w:top w:val="none" w:sz="0" w:space="0" w:color="auto"/>
        <w:left w:val="none" w:sz="0" w:space="0" w:color="auto"/>
        <w:bottom w:val="none" w:sz="0" w:space="0" w:color="auto"/>
        <w:right w:val="none" w:sz="0" w:space="0" w:color="auto"/>
      </w:divBdr>
    </w:div>
    <w:div w:id="889612660">
      <w:marLeft w:val="0"/>
      <w:marRight w:val="0"/>
      <w:marTop w:val="0"/>
      <w:marBottom w:val="0"/>
      <w:divBdr>
        <w:top w:val="none" w:sz="0" w:space="0" w:color="auto"/>
        <w:left w:val="none" w:sz="0" w:space="0" w:color="auto"/>
        <w:bottom w:val="none" w:sz="0" w:space="0" w:color="auto"/>
        <w:right w:val="none" w:sz="0" w:space="0" w:color="auto"/>
      </w:divBdr>
    </w:div>
    <w:div w:id="889651794">
      <w:marLeft w:val="0"/>
      <w:marRight w:val="0"/>
      <w:marTop w:val="0"/>
      <w:marBottom w:val="0"/>
      <w:divBdr>
        <w:top w:val="none" w:sz="0" w:space="0" w:color="auto"/>
        <w:left w:val="none" w:sz="0" w:space="0" w:color="auto"/>
        <w:bottom w:val="none" w:sz="0" w:space="0" w:color="auto"/>
        <w:right w:val="none" w:sz="0" w:space="0" w:color="auto"/>
      </w:divBdr>
    </w:div>
    <w:div w:id="889656177">
      <w:marLeft w:val="0"/>
      <w:marRight w:val="0"/>
      <w:marTop w:val="0"/>
      <w:marBottom w:val="0"/>
      <w:divBdr>
        <w:top w:val="none" w:sz="0" w:space="0" w:color="auto"/>
        <w:left w:val="none" w:sz="0" w:space="0" w:color="auto"/>
        <w:bottom w:val="none" w:sz="0" w:space="0" w:color="auto"/>
        <w:right w:val="none" w:sz="0" w:space="0" w:color="auto"/>
      </w:divBdr>
    </w:div>
    <w:div w:id="889728790">
      <w:marLeft w:val="0"/>
      <w:marRight w:val="0"/>
      <w:marTop w:val="0"/>
      <w:marBottom w:val="0"/>
      <w:divBdr>
        <w:top w:val="none" w:sz="0" w:space="0" w:color="auto"/>
        <w:left w:val="none" w:sz="0" w:space="0" w:color="auto"/>
        <w:bottom w:val="none" w:sz="0" w:space="0" w:color="auto"/>
        <w:right w:val="none" w:sz="0" w:space="0" w:color="auto"/>
      </w:divBdr>
    </w:div>
    <w:div w:id="889808722">
      <w:marLeft w:val="0"/>
      <w:marRight w:val="0"/>
      <w:marTop w:val="0"/>
      <w:marBottom w:val="0"/>
      <w:divBdr>
        <w:top w:val="none" w:sz="0" w:space="0" w:color="auto"/>
        <w:left w:val="none" w:sz="0" w:space="0" w:color="auto"/>
        <w:bottom w:val="none" w:sz="0" w:space="0" w:color="auto"/>
        <w:right w:val="none" w:sz="0" w:space="0" w:color="auto"/>
      </w:divBdr>
    </w:div>
    <w:div w:id="889920586">
      <w:marLeft w:val="0"/>
      <w:marRight w:val="0"/>
      <w:marTop w:val="0"/>
      <w:marBottom w:val="0"/>
      <w:divBdr>
        <w:top w:val="none" w:sz="0" w:space="0" w:color="auto"/>
        <w:left w:val="none" w:sz="0" w:space="0" w:color="auto"/>
        <w:bottom w:val="none" w:sz="0" w:space="0" w:color="auto"/>
        <w:right w:val="none" w:sz="0" w:space="0" w:color="auto"/>
      </w:divBdr>
    </w:div>
    <w:div w:id="889921137">
      <w:marLeft w:val="0"/>
      <w:marRight w:val="0"/>
      <w:marTop w:val="0"/>
      <w:marBottom w:val="0"/>
      <w:divBdr>
        <w:top w:val="none" w:sz="0" w:space="0" w:color="auto"/>
        <w:left w:val="none" w:sz="0" w:space="0" w:color="auto"/>
        <w:bottom w:val="none" w:sz="0" w:space="0" w:color="auto"/>
        <w:right w:val="none" w:sz="0" w:space="0" w:color="auto"/>
      </w:divBdr>
    </w:div>
    <w:div w:id="889922130">
      <w:bodyDiv w:val="1"/>
      <w:marLeft w:val="0"/>
      <w:marRight w:val="0"/>
      <w:marTop w:val="0"/>
      <w:marBottom w:val="0"/>
      <w:divBdr>
        <w:top w:val="none" w:sz="0" w:space="0" w:color="auto"/>
        <w:left w:val="none" w:sz="0" w:space="0" w:color="auto"/>
        <w:bottom w:val="none" w:sz="0" w:space="0" w:color="auto"/>
        <w:right w:val="none" w:sz="0" w:space="0" w:color="auto"/>
      </w:divBdr>
    </w:div>
    <w:div w:id="889925146">
      <w:marLeft w:val="0"/>
      <w:marRight w:val="0"/>
      <w:marTop w:val="0"/>
      <w:marBottom w:val="0"/>
      <w:divBdr>
        <w:top w:val="none" w:sz="0" w:space="0" w:color="auto"/>
        <w:left w:val="none" w:sz="0" w:space="0" w:color="auto"/>
        <w:bottom w:val="none" w:sz="0" w:space="0" w:color="auto"/>
        <w:right w:val="none" w:sz="0" w:space="0" w:color="auto"/>
      </w:divBdr>
    </w:div>
    <w:div w:id="890002005">
      <w:marLeft w:val="0"/>
      <w:marRight w:val="0"/>
      <w:marTop w:val="0"/>
      <w:marBottom w:val="0"/>
      <w:divBdr>
        <w:top w:val="none" w:sz="0" w:space="0" w:color="auto"/>
        <w:left w:val="none" w:sz="0" w:space="0" w:color="auto"/>
        <w:bottom w:val="none" w:sz="0" w:space="0" w:color="auto"/>
        <w:right w:val="none" w:sz="0" w:space="0" w:color="auto"/>
      </w:divBdr>
    </w:div>
    <w:div w:id="890002047">
      <w:marLeft w:val="0"/>
      <w:marRight w:val="0"/>
      <w:marTop w:val="0"/>
      <w:marBottom w:val="0"/>
      <w:divBdr>
        <w:top w:val="none" w:sz="0" w:space="0" w:color="auto"/>
        <w:left w:val="none" w:sz="0" w:space="0" w:color="auto"/>
        <w:bottom w:val="none" w:sz="0" w:space="0" w:color="auto"/>
        <w:right w:val="none" w:sz="0" w:space="0" w:color="auto"/>
      </w:divBdr>
    </w:div>
    <w:div w:id="890262601">
      <w:marLeft w:val="0"/>
      <w:marRight w:val="0"/>
      <w:marTop w:val="0"/>
      <w:marBottom w:val="0"/>
      <w:divBdr>
        <w:top w:val="none" w:sz="0" w:space="0" w:color="auto"/>
        <w:left w:val="none" w:sz="0" w:space="0" w:color="auto"/>
        <w:bottom w:val="none" w:sz="0" w:space="0" w:color="auto"/>
        <w:right w:val="none" w:sz="0" w:space="0" w:color="auto"/>
      </w:divBdr>
    </w:div>
    <w:div w:id="890306872">
      <w:bodyDiv w:val="1"/>
      <w:marLeft w:val="0"/>
      <w:marRight w:val="0"/>
      <w:marTop w:val="0"/>
      <w:marBottom w:val="0"/>
      <w:divBdr>
        <w:top w:val="none" w:sz="0" w:space="0" w:color="auto"/>
        <w:left w:val="none" w:sz="0" w:space="0" w:color="auto"/>
        <w:bottom w:val="none" w:sz="0" w:space="0" w:color="auto"/>
        <w:right w:val="none" w:sz="0" w:space="0" w:color="auto"/>
      </w:divBdr>
    </w:div>
    <w:div w:id="890574699">
      <w:marLeft w:val="0"/>
      <w:marRight w:val="0"/>
      <w:marTop w:val="0"/>
      <w:marBottom w:val="0"/>
      <w:divBdr>
        <w:top w:val="none" w:sz="0" w:space="0" w:color="auto"/>
        <w:left w:val="none" w:sz="0" w:space="0" w:color="auto"/>
        <w:bottom w:val="none" w:sz="0" w:space="0" w:color="auto"/>
        <w:right w:val="none" w:sz="0" w:space="0" w:color="auto"/>
      </w:divBdr>
    </w:div>
    <w:div w:id="890578138">
      <w:marLeft w:val="0"/>
      <w:marRight w:val="0"/>
      <w:marTop w:val="0"/>
      <w:marBottom w:val="0"/>
      <w:divBdr>
        <w:top w:val="none" w:sz="0" w:space="0" w:color="auto"/>
        <w:left w:val="none" w:sz="0" w:space="0" w:color="auto"/>
        <w:bottom w:val="none" w:sz="0" w:space="0" w:color="auto"/>
        <w:right w:val="none" w:sz="0" w:space="0" w:color="auto"/>
      </w:divBdr>
    </w:div>
    <w:div w:id="890579536">
      <w:marLeft w:val="0"/>
      <w:marRight w:val="0"/>
      <w:marTop w:val="0"/>
      <w:marBottom w:val="0"/>
      <w:divBdr>
        <w:top w:val="none" w:sz="0" w:space="0" w:color="auto"/>
        <w:left w:val="none" w:sz="0" w:space="0" w:color="auto"/>
        <w:bottom w:val="none" w:sz="0" w:space="0" w:color="auto"/>
        <w:right w:val="none" w:sz="0" w:space="0" w:color="auto"/>
      </w:divBdr>
    </w:div>
    <w:div w:id="890921663">
      <w:marLeft w:val="0"/>
      <w:marRight w:val="0"/>
      <w:marTop w:val="0"/>
      <w:marBottom w:val="0"/>
      <w:divBdr>
        <w:top w:val="none" w:sz="0" w:space="0" w:color="auto"/>
        <w:left w:val="none" w:sz="0" w:space="0" w:color="auto"/>
        <w:bottom w:val="none" w:sz="0" w:space="0" w:color="auto"/>
        <w:right w:val="none" w:sz="0" w:space="0" w:color="auto"/>
      </w:divBdr>
    </w:div>
    <w:div w:id="891036160">
      <w:marLeft w:val="0"/>
      <w:marRight w:val="0"/>
      <w:marTop w:val="0"/>
      <w:marBottom w:val="0"/>
      <w:divBdr>
        <w:top w:val="none" w:sz="0" w:space="0" w:color="auto"/>
        <w:left w:val="none" w:sz="0" w:space="0" w:color="auto"/>
        <w:bottom w:val="none" w:sz="0" w:space="0" w:color="auto"/>
        <w:right w:val="none" w:sz="0" w:space="0" w:color="auto"/>
      </w:divBdr>
    </w:div>
    <w:div w:id="891160347">
      <w:marLeft w:val="0"/>
      <w:marRight w:val="0"/>
      <w:marTop w:val="0"/>
      <w:marBottom w:val="0"/>
      <w:divBdr>
        <w:top w:val="none" w:sz="0" w:space="0" w:color="auto"/>
        <w:left w:val="none" w:sz="0" w:space="0" w:color="auto"/>
        <w:bottom w:val="none" w:sz="0" w:space="0" w:color="auto"/>
        <w:right w:val="none" w:sz="0" w:space="0" w:color="auto"/>
      </w:divBdr>
    </w:div>
    <w:div w:id="891161642">
      <w:marLeft w:val="0"/>
      <w:marRight w:val="0"/>
      <w:marTop w:val="0"/>
      <w:marBottom w:val="0"/>
      <w:divBdr>
        <w:top w:val="none" w:sz="0" w:space="0" w:color="auto"/>
        <w:left w:val="none" w:sz="0" w:space="0" w:color="auto"/>
        <w:bottom w:val="none" w:sz="0" w:space="0" w:color="auto"/>
        <w:right w:val="none" w:sz="0" w:space="0" w:color="auto"/>
      </w:divBdr>
    </w:div>
    <w:div w:id="891236552">
      <w:marLeft w:val="0"/>
      <w:marRight w:val="0"/>
      <w:marTop w:val="0"/>
      <w:marBottom w:val="0"/>
      <w:divBdr>
        <w:top w:val="none" w:sz="0" w:space="0" w:color="auto"/>
        <w:left w:val="none" w:sz="0" w:space="0" w:color="auto"/>
        <w:bottom w:val="none" w:sz="0" w:space="0" w:color="auto"/>
        <w:right w:val="none" w:sz="0" w:space="0" w:color="auto"/>
      </w:divBdr>
    </w:div>
    <w:div w:id="891383833">
      <w:bodyDiv w:val="1"/>
      <w:marLeft w:val="0"/>
      <w:marRight w:val="0"/>
      <w:marTop w:val="0"/>
      <w:marBottom w:val="0"/>
      <w:divBdr>
        <w:top w:val="none" w:sz="0" w:space="0" w:color="auto"/>
        <w:left w:val="none" w:sz="0" w:space="0" w:color="auto"/>
        <w:bottom w:val="none" w:sz="0" w:space="0" w:color="auto"/>
        <w:right w:val="none" w:sz="0" w:space="0" w:color="auto"/>
      </w:divBdr>
    </w:div>
    <w:div w:id="891498524">
      <w:marLeft w:val="0"/>
      <w:marRight w:val="0"/>
      <w:marTop w:val="0"/>
      <w:marBottom w:val="0"/>
      <w:divBdr>
        <w:top w:val="none" w:sz="0" w:space="0" w:color="auto"/>
        <w:left w:val="none" w:sz="0" w:space="0" w:color="auto"/>
        <w:bottom w:val="none" w:sz="0" w:space="0" w:color="auto"/>
        <w:right w:val="none" w:sz="0" w:space="0" w:color="auto"/>
      </w:divBdr>
    </w:div>
    <w:div w:id="891500523">
      <w:marLeft w:val="0"/>
      <w:marRight w:val="0"/>
      <w:marTop w:val="0"/>
      <w:marBottom w:val="0"/>
      <w:divBdr>
        <w:top w:val="none" w:sz="0" w:space="0" w:color="auto"/>
        <w:left w:val="none" w:sz="0" w:space="0" w:color="auto"/>
        <w:bottom w:val="none" w:sz="0" w:space="0" w:color="auto"/>
        <w:right w:val="none" w:sz="0" w:space="0" w:color="auto"/>
      </w:divBdr>
    </w:div>
    <w:div w:id="891576097">
      <w:marLeft w:val="0"/>
      <w:marRight w:val="0"/>
      <w:marTop w:val="0"/>
      <w:marBottom w:val="0"/>
      <w:divBdr>
        <w:top w:val="none" w:sz="0" w:space="0" w:color="auto"/>
        <w:left w:val="none" w:sz="0" w:space="0" w:color="auto"/>
        <w:bottom w:val="none" w:sz="0" w:space="0" w:color="auto"/>
        <w:right w:val="none" w:sz="0" w:space="0" w:color="auto"/>
      </w:divBdr>
    </w:div>
    <w:div w:id="891622829">
      <w:marLeft w:val="0"/>
      <w:marRight w:val="0"/>
      <w:marTop w:val="0"/>
      <w:marBottom w:val="0"/>
      <w:divBdr>
        <w:top w:val="none" w:sz="0" w:space="0" w:color="auto"/>
        <w:left w:val="none" w:sz="0" w:space="0" w:color="auto"/>
        <w:bottom w:val="none" w:sz="0" w:space="0" w:color="auto"/>
        <w:right w:val="none" w:sz="0" w:space="0" w:color="auto"/>
      </w:divBdr>
    </w:div>
    <w:div w:id="891773409">
      <w:marLeft w:val="0"/>
      <w:marRight w:val="0"/>
      <w:marTop w:val="0"/>
      <w:marBottom w:val="0"/>
      <w:divBdr>
        <w:top w:val="none" w:sz="0" w:space="0" w:color="auto"/>
        <w:left w:val="none" w:sz="0" w:space="0" w:color="auto"/>
        <w:bottom w:val="none" w:sz="0" w:space="0" w:color="auto"/>
        <w:right w:val="none" w:sz="0" w:space="0" w:color="auto"/>
      </w:divBdr>
    </w:div>
    <w:div w:id="891885714">
      <w:bodyDiv w:val="1"/>
      <w:marLeft w:val="0"/>
      <w:marRight w:val="0"/>
      <w:marTop w:val="0"/>
      <w:marBottom w:val="0"/>
      <w:divBdr>
        <w:top w:val="none" w:sz="0" w:space="0" w:color="auto"/>
        <w:left w:val="none" w:sz="0" w:space="0" w:color="auto"/>
        <w:bottom w:val="none" w:sz="0" w:space="0" w:color="auto"/>
        <w:right w:val="none" w:sz="0" w:space="0" w:color="auto"/>
      </w:divBdr>
    </w:div>
    <w:div w:id="891965044">
      <w:marLeft w:val="0"/>
      <w:marRight w:val="0"/>
      <w:marTop w:val="0"/>
      <w:marBottom w:val="0"/>
      <w:divBdr>
        <w:top w:val="none" w:sz="0" w:space="0" w:color="auto"/>
        <w:left w:val="none" w:sz="0" w:space="0" w:color="auto"/>
        <w:bottom w:val="none" w:sz="0" w:space="0" w:color="auto"/>
        <w:right w:val="none" w:sz="0" w:space="0" w:color="auto"/>
      </w:divBdr>
    </w:div>
    <w:div w:id="891968366">
      <w:marLeft w:val="0"/>
      <w:marRight w:val="0"/>
      <w:marTop w:val="0"/>
      <w:marBottom w:val="0"/>
      <w:divBdr>
        <w:top w:val="none" w:sz="0" w:space="0" w:color="auto"/>
        <w:left w:val="none" w:sz="0" w:space="0" w:color="auto"/>
        <w:bottom w:val="none" w:sz="0" w:space="0" w:color="auto"/>
        <w:right w:val="none" w:sz="0" w:space="0" w:color="auto"/>
      </w:divBdr>
    </w:div>
    <w:div w:id="892152953">
      <w:marLeft w:val="0"/>
      <w:marRight w:val="0"/>
      <w:marTop w:val="0"/>
      <w:marBottom w:val="0"/>
      <w:divBdr>
        <w:top w:val="none" w:sz="0" w:space="0" w:color="auto"/>
        <w:left w:val="none" w:sz="0" w:space="0" w:color="auto"/>
        <w:bottom w:val="none" w:sz="0" w:space="0" w:color="auto"/>
        <w:right w:val="none" w:sz="0" w:space="0" w:color="auto"/>
      </w:divBdr>
    </w:div>
    <w:div w:id="892274649">
      <w:marLeft w:val="0"/>
      <w:marRight w:val="0"/>
      <w:marTop w:val="0"/>
      <w:marBottom w:val="0"/>
      <w:divBdr>
        <w:top w:val="none" w:sz="0" w:space="0" w:color="auto"/>
        <w:left w:val="none" w:sz="0" w:space="0" w:color="auto"/>
        <w:bottom w:val="none" w:sz="0" w:space="0" w:color="auto"/>
        <w:right w:val="none" w:sz="0" w:space="0" w:color="auto"/>
      </w:divBdr>
    </w:div>
    <w:div w:id="892303490">
      <w:marLeft w:val="0"/>
      <w:marRight w:val="0"/>
      <w:marTop w:val="0"/>
      <w:marBottom w:val="0"/>
      <w:divBdr>
        <w:top w:val="none" w:sz="0" w:space="0" w:color="auto"/>
        <w:left w:val="none" w:sz="0" w:space="0" w:color="auto"/>
        <w:bottom w:val="none" w:sz="0" w:space="0" w:color="auto"/>
        <w:right w:val="none" w:sz="0" w:space="0" w:color="auto"/>
      </w:divBdr>
    </w:div>
    <w:div w:id="892354155">
      <w:marLeft w:val="0"/>
      <w:marRight w:val="0"/>
      <w:marTop w:val="0"/>
      <w:marBottom w:val="0"/>
      <w:divBdr>
        <w:top w:val="none" w:sz="0" w:space="0" w:color="auto"/>
        <w:left w:val="none" w:sz="0" w:space="0" w:color="auto"/>
        <w:bottom w:val="none" w:sz="0" w:space="0" w:color="auto"/>
        <w:right w:val="none" w:sz="0" w:space="0" w:color="auto"/>
      </w:divBdr>
    </w:div>
    <w:div w:id="892426107">
      <w:marLeft w:val="0"/>
      <w:marRight w:val="0"/>
      <w:marTop w:val="0"/>
      <w:marBottom w:val="0"/>
      <w:divBdr>
        <w:top w:val="none" w:sz="0" w:space="0" w:color="auto"/>
        <w:left w:val="none" w:sz="0" w:space="0" w:color="auto"/>
        <w:bottom w:val="none" w:sz="0" w:space="0" w:color="auto"/>
        <w:right w:val="none" w:sz="0" w:space="0" w:color="auto"/>
      </w:divBdr>
    </w:div>
    <w:div w:id="892430053">
      <w:marLeft w:val="0"/>
      <w:marRight w:val="0"/>
      <w:marTop w:val="0"/>
      <w:marBottom w:val="0"/>
      <w:divBdr>
        <w:top w:val="none" w:sz="0" w:space="0" w:color="auto"/>
        <w:left w:val="none" w:sz="0" w:space="0" w:color="auto"/>
        <w:bottom w:val="none" w:sz="0" w:space="0" w:color="auto"/>
        <w:right w:val="none" w:sz="0" w:space="0" w:color="auto"/>
      </w:divBdr>
    </w:div>
    <w:div w:id="892736456">
      <w:marLeft w:val="0"/>
      <w:marRight w:val="0"/>
      <w:marTop w:val="0"/>
      <w:marBottom w:val="0"/>
      <w:divBdr>
        <w:top w:val="none" w:sz="0" w:space="0" w:color="auto"/>
        <w:left w:val="none" w:sz="0" w:space="0" w:color="auto"/>
        <w:bottom w:val="none" w:sz="0" w:space="0" w:color="auto"/>
        <w:right w:val="none" w:sz="0" w:space="0" w:color="auto"/>
      </w:divBdr>
    </w:div>
    <w:div w:id="892736958">
      <w:marLeft w:val="0"/>
      <w:marRight w:val="0"/>
      <w:marTop w:val="0"/>
      <w:marBottom w:val="0"/>
      <w:divBdr>
        <w:top w:val="none" w:sz="0" w:space="0" w:color="auto"/>
        <w:left w:val="none" w:sz="0" w:space="0" w:color="auto"/>
        <w:bottom w:val="none" w:sz="0" w:space="0" w:color="auto"/>
        <w:right w:val="none" w:sz="0" w:space="0" w:color="auto"/>
      </w:divBdr>
    </w:div>
    <w:div w:id="892929329">
      <w:marLeft w:val="0"/>
      <w:marRight w:val="0"/>
      <w:marTop w:val="0"/>
      <w:marBottom w:val="0"/>
      <w:divBdr>
        <w:top w:val="none" w:sz="0" w:space="0" w:color="auto"/>
        <w:left w:val="none" w:sz="0" w:space="0" w:color="auto"/>
        <w:bottom w:val="none" w:sz="0" w:space="0" w:color="auto"/>
        <w:right w:val="none" w:sz="0" w:space="0" w:color="auto"/>
      </w:divBdr>
    </w:div>
    <w:div w:id="893007174">
      <w:marLeft w:val="0"/>
      <w:marRight w:val="0"/>
      <w:marTop w:val="0"/>
      <w:marBottom w:val="0"/>
      <w:divBdr>
        <w:top w:val="none" w:sz="0" w:space="0" w:color="auto"/>
        <w:left w:val="none" w:sz="0" w:space="0" w:color="auto"/>
        <w:bottom w:val="none" w:sz="0" w:space="0" w:color="auto"/>
        <w:right w:val="none" w:sz="0" w:space="0" w:color="auto"/>
      </w:divBdr>
    </w:div>
    <w:div w:id="893076461">
      <w:marLeft w:val="0"/>
      <w:marRight w:val="0"/>
      <w:marTop w:val="0"/>
      <w:marBottom w:val="0"/>
      <w:divBdr>
        <w:top w:val="none" w:sz="0" w:space="0" w:color="auto"/>
        <w:left w:val="none" w:sz="0" w:space="0" w:color="auto"/>
        <w:bottom w:val="none" w:sz="0" w:space="0" w:color="auto"/>
        <w:right w:val="none" w:sz="0" w:space="0" w:color="auto"/>
      </w:divBdr>
    </w:div>
    <w:div w:id="893081244">
      <w:bodyDiv w:val="1"/>
      <w:marLeft w:val="0"/>
      <w:marRight w:val="0"/>
      <w:marTop w:val="0"/>
      <w:marBottom w:val="0"/>
      <w:divBdr>
        <w:top w:val="none" w:sz="0" w:space="0" w:color="auto"/>
        <w:left w:val="none" w:sz="0" w:space="0" w:color="auto"/>
        <w:bottom w:val="none" w:sz="0" w:space="0" w:color="auto"/>
        <w:right w:val="none" w:sz="0" w:space="0" w:color="auto"/>
      </w:divBdr>
    </w:div>
    <w:div w:id="893085564">
      <w:marLeft w:val="0"/>
      <w:marRight w:val="0"/>
      <w:marTop w:val="0"/>
      <w:marBottom w:val="0"/>
      <w:divBdr>
        <w:top w:val="none" w:sz="0" w:space="0" w:color="auto"/>
        <w:left w:val="none" w:sz="0" w:space="0" w:color="auto"/>
        <w:bottom w:val="none" w:sz="0" w:space="0" w:color="auto"/>
        <w:right w:val="none" w:sz="0" w:space="0" w:color="auto"/>
      </w:divBdr>
    </w:div>
    <w:div w:id="893154335">
      <w:marLeft w:val="0"/>
      <w:marRight w:val="0"/>
      <w:marTop w:val="0"/>
      <w:marBottom w:val="0"/>
      <w:divBdr>
        <w:top w:val="none" w:sz="0" w:space="0" w:color="auto"/>
        <w:left w:val="none" w:sz="0" w:space="0" w:color="auto"/>
        <w:bottom w:val="none" w:sz="0" w:space="0" w:color="auto"/>
        <w:right w:val="none" w:sz="0" w:space="0" w:color="auto"/>
      </w:divBdr>
    </w:div>
    <w:div w:id="893156144">
      <w:marLeft w:val="0"/>
      <w:marRight w:val="0"/>
      <w:marTop w:val="0"/>
      <w:marBottom w:val="0"/>
      <w:divBdr>
        <w:top w:val="none" w:sz="0" w:space="0" w:color="auto"/>
        <w:left w:val="none" w:sz="0" w:space="0" w:color="auto"/>
        <w:bottom w:val="none" w:sz="0" w:space="0" w:color="auto"/>
        <w:right w:val="none" w:sz="0" w:space="0" w:color="auto"/>
      </w:divBdr>
    </w:div>
    <w:div w:id="893196707">
      <w:marLeft w:val="0"/>
      <w:marRight w:val="0"/>
      <w:marTop w:val="0"/>
      <w:marBottom w:val="0"/>
      <w:divBdr>
        <w:top w:val="none" w:sz="0" w:space="0" w:color="auto"/>
        <w:left w:val="none" w:sz="0" w:space="0" w:color="auto"/>
        <w:bottom w:val="none" w:sz="0" w:space="0" w:color="auto"/>
        <w:right w:val="none" w:sz="0" w:space="0" w:color="auto"/>
      </w:divBdr>
    </w:div>
    <w:div w:id="893350001">
      <w:marLeft w:val="0"/>
      <w:marRight w:val="0"/>
      <w:marTop w:val="0"/>
      <w:marBottom w:val="0"/>
      <w:divBdr>
        <w:top w:val="none" w:sz="0" w:space="0" w:color="auto"/>
        <w:left w:val="none" w:sz="0" w:space="0" w:color="auto"/>
        <w:bottom w:val="none" w:sz="0" w:space="0" w:color="auto"/>
        <w:right w:val="none" w:sz="0" w:space="0" w:color="auto"/>
      </w:divBdr>
    </w:div>
    <w:div w:id="893546376">
      <w:marLeft w:val="0"/>
      <w:marRight w:val="0"/>
      <w:marTop w:val="0"/>
      <w:marBottom w:val="0"/>
      <w:divBdr>
        <w:top w:val="none" w:sz="0" w:space="0" w:color="auto"/>
        <w:left w:val="none" w:sz="0" w:space="0" w:color="auto"/>
        <w:bottom w:val="none" w:sz="0" w:space="0" w:color="auto"/>
        <w:right w:val="none" w:sz="0" w:space="0" w:color="auto"/>
      </w:divBdr>
    </w:div>
    <w:div w:id="893546437">
      <w:marLeft w:val="0"/>
      <w:marRight w:val="0"/>
      <w:marTop w:val="0"/>
      <w:marBottom w:val="0"/>
      <w:divBdr>
        <w:top w:val="none" w:sz="0" w:space="0" w:color="auto"/>
        <w:left w:val="none" w:sz="0" w:space="0" w:color="auto"/>
        <w:bottom w:val="none" w:sz="0" w:space="0" w:color="auto"/>
        <w:right w:val="none" w:sz="0" w:space="0" w:color="auto"/>
      </w:divBdr>
    </w:div>
    <w:div w:id="893584524">
      <w:marLeft w:val="0"/>
      <w:marRight w:val="0"/>
      <w:marTop w:val="0"/>
      <w:marBottom w:val="0"/>
      <w:divBdr>
        <w:top w:val="none" w:sz="0" w:space="0" w:color="auto"/>
        <w:left w:val="none" w:sz="0" w:space="0" w:color="auto"/>
        <w:bottom w:val="none" w:sz="0" w:space="0" w:color="auto"/>
        <w:right w:val="none" w:sz="0" w:space="0" w:color="auto"/>
      </w:divBdr>
    </w:div>
    <w:div w:id="893589338">
      <w:marLeft w:val="0"/>
      <w:marRight w:val="0"/>
      <w:marTop w:val="0"/>
      <w:marBottom w:val="0"/>
      <w:divBdr>
        <w:top w:val="none" w:sz="0" w:space="0" w:color="auto"/>
        <w:left w:val="none" w:sz="0" w:space="0" w:color="auto"/>
        <w:bottom w:val="none" w:sz="0" w:space="0" w:color="auto"/>
        <w:right w:val="none" w:sz="0" w:space="0" w:color="auto"/>
      </w:divBdr>
    </w:div>
    <w:div w:id="893614771">
      <w:marLeft w:val="0"/>
      <w:marRight w:val="0"/>
      <w:marTop w:val="0"/>
      <w:marBottom w:val="0"/>
      <w:divBdr>
        <w:top w:val="none" w:sz="0" w:space="0" w:color="auto"/>
        <w:left w:val="none" w:sz="0" w:space="0" w:color="auto"/>
        <w:bottom w:val="none" w:sz="0" w:space="0" w:color="auto"/>
        <w:right w:val="none" w:sz="0" w:space="0" w:color="auto"/>
      </w:divBdr>
    </w:div>
    <w:div w:id="893661184">
      <w:marLeft w:val="0"/>
      <w:marRight w:val="0"/>
      <w:marTop w:val="0"/>
      <w:marBottom w:val="0"/>
      <w:divBdr>
        <w:top w:val="none" w:sz="0" w:space="0" w:color="auto"/>
        <w:left w:val="none" w:sz="0" w:space="0" w:color="auto"/>
        <w:bottom w:val="none" w:sz="0" w:space="0" w:color="auto"/>
        <w:right w:val="none" w:sz="0" w:space="0" w:color="auto"/>
      </w:divBdr>
    </w:div>
    <w:div w:id="893741125">
      <w:marLeft w:val="0"/>
      <w:marRight w:val="0"/>
      <w:marTop w:val="0"/>
      <w:marBottom w:val="0"/>
      <w:divBdr>
        <w:top w:val="none" w:sz="0" w:space="0" w:color="auto"/>
        <w:left w:val="none" w:sz="0" w:space="0" w:color="auto"/>
        <w:bottom w:val="none" w:sz="0" w:space="0" w:color="auto"/>
        <w:right w:val="none" w:sz="0" w:space="0" w:color="auto"/>
      </w:divBdr>
    </w:div>
    <w:div w:id="893781029">
      <w:marLeft w:val="0"/>
      <w:marRight w:val="0"/>
      <w:marTop w:val="0"/>
      <w:marBottom w:val="0"/>
      <w:divBdr>
        <w:top w:val="none" w:sz="0" w:space="0" w:color="auto"/>
        <w:left w:val="none" w:sz="0" w:space="0" w:color="auto"/>
        <w:bottom w:val="none" w:sz="0" w:space="0" w:color="auto"/>
        <w:right w:val="none" w:sz="0" w:space="0" w:color="auto"/>
      </w:divBdr>
    </w:div>
    <w:div w:id="893811561">
      <w:marLeft w:val="0"/>
      <w:marRight w:val="0"/>
      <w:marTop w:val="0"/>
      <w:marBottom w:val="0"/>
      <w:divBdr>
        <w:top w:val="none" w:sz="0" w:space="0" w:color="auto"/>
        <w:left w:val="none" w:sz="0" w:space="0" w:color="auto"/>
        <w:bottom w:val="none" w:sz="0" w:space="0" w:color="auto"/>
        <w:right w:val="none" w:sz="0" w:space="0" w:color="auto"/>
      </w:divBdr>
    </w:div>
    <w:div w:id="893854311">
      <w:marLeft w:val="0"/>
      <w:marRight w:val="0"/>
      <w:marTop w:val="0"/>
      <w:marBottom w:val="0"/>
      <w:divBdr>
        <w:top w:val="none" w:sz="0" w:space="0" w:color="auto"/>
        <w:left w:val="none" w:sz="0" w:space="0" w:color="auto"/>
        <w:bottom w:val="none" w:sz="0" w:space="0" w:color="auto"/>
        <w:right w:val="none" w:sz="0" w:space="0" w:color="auto"/>
      </w:divBdr>
    </w:div>
    <w:div w:id="894045592">
      <w:marLeft w:val="0"/>
      <w:marRight w:val="0"/>
      <w:marTop w:val="0"/>
      <w:marBottom w:val="0"/>
      <w:divBdr>
        <w:top w:val="none" w:sz="0" w:space="0" w:color="auto"/>
        <w:left w:val="none" w:sz="0" w:space="0" w:color="auto"/>
        <w:bottom w:val="none" w:sz="0" w:space="0" w:color="auto"/>
        <w:right w:val="none" w:sz="0" w:space="0" w:color="auto"/>
      </w:divBdr>
    </w:div>
    <w:div w:id="894195919">
      <w:marLeft w:val="0"/>
      <w:marRight w:val="0"/>
      <w:marTop w:val="0"/>
      <w:marBottom w:val="0"/>
      <w:divBdr>
        <w:top w:val="none" w:sz="0" w:space="0" w:color="auto"/>
        <w:left w:val="none" w:sz="0" w:space="0" w:color="auto"/>
        <w:bottom w:val="none" w:sz="0" w:space="0" w:color="auto"/>
        <w:right w:val="none" w:sz="0" w:space="0" w:color="auto"/>
      </w:divBdr>
    </w:div>
    <w:div w:id="894197066">
      <w:marLeft w:val="0"/>
      <w:marRight w:val="0"/>
      <w:marTop w:val="0"/>
      <w:marBottom w:val="0"/>
      <w:divBdr>
        <w:top w:val="none" w:sz="0" w:space="0" w:color="auto"/>
        <w:left w:val="none" w:sz="0" w:space="0" w:color="auto"/>
        <w:bottom w:val="none" w:sz="0" w:space="0" w:color="auto"/>
        <w:right w:val="none" w:sz="0" w:space="0" w:color="auto"/>
      </w:divBdr>
    </w:div>
    <w:div w:id="894198180">
      <w:marLeft w:val="0"/>
      <w:marRight w:val="0"/>
      <w:marTop w:val="0"/>
      <w:marBottom w:val="0"/>
      <w:divBdr>
        <w:top w:val="none" w:sz="0" w:space="0" w:color="auto"/>
        <w:left w:val="none" w:sz="0" w:space="0" w:color="auto"/>
        <w:bottom w:val="none" w:sz="0" w:space="0" w:color="auto"/>
        <w:right w:val="none" w:sz="0" w:space="0" w:color="auto"/>
      </w:divBdr>
    </w:div>
    <w:div w:id="894199118">
      <w:bodyDiv w:val="1"/>
      <w:marLeft w:val="0"/>
      <w:marRight w:val="0"/>
      <w:marTop w:val="0"/>
      <w:marBottom w:val="0"/>
      <w:divBdr>
        <w:top w:val="none" w:sz="0" w:space="0" w:color="auto"/>
        <w:left w:val="none" w:sz="0" w:space="0" w:color="auto"/>
        <w:bottom w:val="none" w:sz="0" w:space="0" w:color="auto"/>
        <w:right w:val="none" w:sz="0" w:space="0" w:color="auto"/>
      </w:divBdr>
    </w:div>
    <w:div w:id="894202402">
      <w:marLeft w:val="0"/>
      <w:marRight w:val="0"/>
      <w:marTop w:val="0"/>
      <w:marBottom w:val="0"/>
      <w:divBdr>
        <w:top w:val="none" w:sz="0" w:space="0" w:color="auto"/>
        <w:left w:val="none" w:sz="0" w:space="0" w:color="auto"/>
        <w:bottom w:val="none" w:sz="0" w:space="0" w:color="auto"/>
        <w:right w:val="none" w:sz="0" w:space="0" w:color="auto"/>
      </w:divBdr>
    </w:div>
    <w:div w:id="894240915">
      <w:bodyDiv w:val="1"/>
      <w:marLeft w:val="0"/>
      <w:marRight w:val="0"/>
      <w:marTop w:val="0"/>
      <w:marBottom w:val="0"/>
      <w:divBdr>
        <w:top w:val="none" w:sz="0" w:space="0" w:color="auto"/>
        <w:left w:val="none" w:sz="0" w:space="0" w:color="auto"/>
        <w:bottom w:val="none" w:sz="0" w:space="0" w:color="auto"/>
        <w:right w:val="none" w:sz="0" w:space="0" w:color="auto"/>
      </w:divBdr>
    </w:div>
    <w:div w:id="894240979">
      <w:marLeft w:val="0"/>
      <w:marRight w:val="0"/>
      <w:marTop w:val="0"/>
      <w:marBottom w:val="0"/>
      <w:divBdr>
        <w:top w:val="none" w:sz="0" w:space="0" w:color="auto"/>
        <w:left w:val="none" w:sz="0" w:space="0" w:color="auto"/>
        <w:bottom w:val="none" w:sz="0" w:space="0" w:color="auto"/>
        <w:right w:val="none" w:sz="0" w:space="0" w:color="auto"/>
      </w:divBdr>
    </w:div>
    <w:div w:id="894245800">
      <w:marLeft w:val="0"/>
      <w:marRight w:val="0"/>
      <w:marTop w:val="0"/>
      <w:marBottom w:val="0"/>
      <w:divBdr>
        <w:top w:val="none" w:sz="0" w:space="0" w:color="auto"/>
        <w:left w:val="none" w:sz="0" w:space="0" w:color="auto"/>
        <w:bottom w:val="none" w:sz="0" w:space="0" w:color="auto"/>
        <w:right w:val="none" w:sz="0" w:space="0" w:color="auto"/>
      </w:divBdr>
    </w:div>
    <w:div w:id="894315620">
      <w:marLeft w:val="0"/>
      <w:marRight w:val="0"/>
      <w:marTop w:val="0"/>
      <w:marBottom w:val="0"/>
      <w:divBdr>
        <w:top w:val="none" w:sz="0" w:space="0" w:color="auto"/>
        <w:left w:val="none" w:sz="0" w:space="0" w:color="auto"/>
        <w:bottom w:val="none" w:sz="0" w:space="0" w:color="auto"/>
        <w:right w:val="none" w:sz="0" w:space="0" w:color="auto"/>
      </w:divBdr>
    </w:div>
    <w:div w:id="894318236">
      <w:marLeft w:val="0"/>
      <w:marRight w:val="0"/>
      <w:marTop w:val="0"/>
      <w:marBottom w:val="0"/>
      <w:divBdr>
        <w:top w:val="none" w:sz="0" w:space="0" w:color="auto"/>
        <w:left w:val="none" w:sz="0" w:space="0" w:color="auto"/>
        <w:bottom w:val="none" w:sz="0" w:space="0" w:color="auto"/>
        <w:right w:val="none" w:sz="0" w:space="0" w:color="auto"/>
      </w:divBdr>
    </w:div>
    <w:div w:id="894318753">
      <w:marLeft w:val="0"/>
      <w:marRight w:val="0"/>
      <w:marTop w:val="0"/>
      <w:marBottom w:val="0"/>
      <w:divBdr>
        <w:top w:val="none" w:sz="0" w:space="0" w:color="auto"/>
        <w:left w:val="none" w:sz="0" w:space="0" w:color="auto"/>
        <w:bottom w:val="none" w:sz="0" w:space="0" w:color="auto"/>
        <w:right w:val="none" w:sz="0" w:space="0" w:color="auto"/>
      </w:divBdr>
    </w:div>
    <w:div w:id="894320651">
      <w:marLeft w:val="0"/>
      <w:marRight w:val="0"/>
      <w:marTop w:val="0"/>
      <w:marBottom w:val="0"/>
      <w:divBdr>
        <w:top w:val="none" w:sz="0" w:space="0" w:color="auto"/>
        <w:left w:val="none" w:sz="0" w:space="0" w:color="auto"/>
        <w:bottom w:val="none" w:sz="0" w:space="0" w:color="auto"/>
        <w:right w:val="none" w:sz="0" w:space="0" w:color="auto"/>
      </w:divBdr>
    </w:div>
    <w:div w:id="894320741">
      <w:marLeft w:val="0"/>
      <w:marRight w:val="0"/>
      <w:marTop w:val="0"/>
      <w:marBottom w:val="0"/>
      <w:divBdr>
        <w:top w:val="none" w:sz="0" w:space="0" w:color="auto"/>
        <w:left w:val="none" w:sz="0" w:space="0" w:color="auto"/>
        <w:bottom w:val="none" w:sz="0" w:space="0" w:color="auto"/>
        <w:right w:val="none" w:sz="0" w:space="0" w:color="auto"/>
      </w:divBdr>
    </w:div>
    <w:div w:id="894389358">
      <w:marLeft w:val="0"/>
      <w:marRight w:val="0"/>
      <w:marTop w:val="0"/>
      <w:marBottom w:val="0"/>
      <w:divBdr>
        <w:top w:val="none" w:sz="0" w:space="0" w:color="auto"/>
        <w:left w:val="none" w:sz="0" w:space="0" w:color="auto"/>
        <w:bottom w:val="none" w:sz="0" w:space="0" w:color="auto"/>
        <w:right w:val="none" w:sz="0" w:space="0" w:color="auto"/>
      </w:divBdr>
    </w:div>
    <w:div w:id="894390870">
      <w:bodyDiv w:val="1"/>
      <w:marLeft w:val="0"/>
      <w:marRight w:val="0"/>
      <w:marTop w:val="0"/>
      <w:marBottom w:val="0"/>
      <w:divBdr>
        <w:top w:val="none" w:sz="0" w:space="0" w:color="auto"/>
        <w:left w:val="none" w:sz="0" w:space="0" w:color="auto"/>
        <w:bottom w:val="none" w:sz="0" w:space="0" w:color="auto"/>
        <w:right w:val="none" w:sz="0" w:space="0" w:color="auto"/>
      </w:divBdr>
    </w:div>
    <w:div w:id="894463159">
      <w:marLeft w:val="0"/>
      <w:marRight w:val="0"/>
      <w:marTop w:val="0"/>
      <w:marBottom w:val="0"/>
      <w:divBdr>
        <w:top w:val="none" w:sz="0" w:space="0" w:color="auto"/>
        <w:left w:val="none" w:sz="0" w:space="0" w:color="auto"/>
        <w:bottom w:val="none" w:sz="0" w:space="0" w:color="auto"/>
        <w:right w:val="none" w:sz="0" w:space="0" w:color="auto"/>
      </w:divBdr>
    </w:div>
    <w:div w:id="894589175">
      <w:marLeft w:val="0"/>
      <w:marRight w:val="0"/>
      <w:marTop w:val="0"/>
      <w:marBottom w:val="0"/>
      <w:divBdr>
        <w:top w:val="none" w:sz="0" w:space="0" w:color="auto"/>
        <w:left w:val="none" w:sz="0" w:space="0" w:color="auto"/>
        <w:bottom w:val="none" w:sz="0" w:space="0" w:color="auto"/>
        <w:right w:val="none" w:sz="0" w:space="0" w:color="auto"/>
      </w:divBdr>
    </w:div>
    <w:div w:id="894659645">
      <w:marLeft w:val="0"/>
      <w:marRight w:val="0"/>
      <w:marTop w:val="0"/>
      <w:marBottom w:val="0"/>
      <w:divBdr>
        <w:top w:val="none" w:sz="0" w:space="0" w:color="auto"/>
        <w:left w:val="none" w:sz="0" w:space="0" w:color="auto"/>
        <w:bottom w:val="none" w:sz="0" w:space="0" w:color="auto"/>
        <w:right w:val="none" w:sz="0" w:space="0" w:color="auto"/>
      </w:divBdr>
    </w:div>
    <w:div w:id="894856878">
      <w:marLeft w:val="0"/>
      <w:marRight w:val="0"/>
      <w:marTop w:val="0"/>
      <w:marBottom w:val="0"/>
      <w:divBdr>
        <w:top w:val="none" w:sz="0" w:space="0" w:color="auto"/>
        <w:left w:val="none" w:sz="0" w:space="0" w:color="auto"/>
        <w:bottom w:val="none" w:sz="0" w:space="0" w:color="auto"/>
        <w:right w:val="none" w:sz="0" w:space="0" w:color="auto"/>
      </w:divBdr>
    </w:div>
    <w:div w:id="894924305">
      <w:marLeft w:val="0"/>
      <w:marRight w:val="0"/>
      <w:marTop w:val="0"/>
      <w:marBottom w:val="0"/>
      <w:divBdr>
        <w:top w:val="none" w:sz="0" w:space="0" w:color="auto"/>
        <w:left w:val="none" w:sz="0" w:space="0" w:color="auto"/>
        <w:bottom w:val="none" w:sz="0" w:space="0" w:color="auto"/>
        <w:right w:val="none" w:sz="0" w:space="0" w:color="auto"/>
      </w:divBdr>
    </w:div>
    <w:div w:id="894975235">
      <w:marLeft w:val="0"/>
      <w:marRight w:val="0"/>
      <w:marTop w:val="0"/>
      <w:marBottom w:val="0"/>
      <w:divBdr>
        <w:top w:val="none" w:sz="0" w:space="0" w:color="auto"/>
        <w:left w:val="none" w:sz="0" w:space="0" w:color="auto"/>
        <w:bottom w:val="none" w:sz="0" w:space="0" w:color="auto"/>
        <w:right w:val="none" w:sz="0" w:space="0" w:color="auto"/>
      </w:divBdr>
    </w:div>
    <w:div w:id="895051535">
      <w:marLeft w:val="0"/>
      <w:marRight w:val="0"/>
      <w:marTop w:val="0"/>
      <w:marBottom w:val="0"/>
      <w:divBdr>
        <w:top w:val="none" w:sz="0" w:space="0" w:color="auto"/>
        <w:left w:val="none" w:sz="0" w:space="0" w:color="auto"/>
        <w:bottom w:val="none" w:sz="0" w:space="0" w:color="auto"/>
        <w:right w:val="none" w:sz="0" w:space="0" w:color="auto"/>
      </w:divBdr>
    </w:div>
    <w:div w:id="895090975">
      <w:bodyDiv w:val="1"/>
      <w:marLeft w:val="0"/>
      <w:marRight w:val="0"/>
      <w:marTop w:val="0"/>
      <w:marBottom w:val="0"/>
      <w:divBdr>
        <w:top w:val="none" w:sz="0" w:space="0" w:color="auto"/>
        <w:left w:val="none" w:sz="0" w:space="0" w:color="auto"/>
        <w:bottom w:val="none" w:sz="0" w:space="0" w:color="auto"/>
        <w:right w:val="none" w:sz="0" w:space="0" w:color="auto"/>
      </w:divBdr>
    </w:div>
    <w:div w:id="895121524">
      <w:marLeft w:val="0"/>
      <w:marRight w:val="0"/>
      <w:marTop w:val="0"/>
      <w:marBottom w:val="0"/>
      <w:divBdr>
        <w:top w:val="none" w:sz="0" w:space="0" w:color="auto"/>
        <w:left w:val="none" w:sz="0" w:space="0" w:color="auto"/>
        <w:bottom w:val="none" w:sz="0" w:space="0" w:color="auto"/>
        <w:right w:val="none" w:sz="0" w:space="0" w:color="auto"/>
      </w:divBdr>
    </w:div>
    <w:div w:id="895244246">
      <w:marLeft w:val="0"/>
      <w:marRight w:val="0"/>
      <w:marTop w:val="0"/>
      <w:marBottom w:val="0"/>
      <w:divBdr>
        <w:top w:val="none" w:sz="0" w:space="0" w:color="auto"/>
        <w:left w:val="none" w:sz="0" w:space="0" w:color="auto"/>
        <w:bottom w:val="none" w:sz="0" w:space="0" w:color="auto"/>
        <w:right w:val="none" w:sz="0" w:space="0" w:color="auto"/>
      </w:divBdr>
    </w:div>
    <w:div w:id="895316808">
      <w:marLeft w:val="0"/>
      <w:marRight w:val="0"/>
      <w:marTop w:val="0"/>
      <w:marBottom w:val="0"/>
      <w:divBdr>
        <w:top w:val="none" w:sz="0" w:space="0" w:color="auto"/>
        <w:left w:val="none" w:sz="0" w:space="0" w:color="auto"/>
        <w:bottom w:val="none" w:sz="0" w:space="0" w:color="auto"/>
        <w:right w:val="none" w:sz="0" w:space="0" w:color="auto"/>
      </w:divBdr>
    </w:div>
    <w:div w:id="895513658">
      <w:marLeft w:val="0"/>
      <w:marRight w:val="0"/>
      <w:marTop w:val="0"/>
      <w:marBottom w:val="0"/>
      <w:divBdr>
        <w:top w:val="none" w:sz="0" w:space="0" w:color="auto"/>
        <w:left w:val="none" w:sz="0" w:space="0" w:color="auto"/>
        <w:bottom w:val="none" w:sz="0" w:space="0" w:color="auto"/>
        <w:right w:val="none" w:sz="0" w:space="0" w:color="auto"/>
      </w:divBdr>
    </w:div>
    <w:div w:id="895553455">
      <w:marLeft w:val="0"/>
      <w:marRight w:val="0"/>
      <w:marTop w:val="0"/>
      <w:marBottom w:val="0"/>
      <w:divBdr>
        <w:top w:val="none" w:sz="0" w:space="0" w:color="auto"/>
        <w:left w:val="none" w:sz="0" w:space="0" w:color="auto"/>
        <w:bottom w:val="none" w:sz="0" w:space="0" w:color="auto"/>
        <w:right w:val="none" w:sz="0" w:space="0" w:color="auto"/>
      </w:divBdr>
    </w:div>
    <w:div w:id="895554432">
      <w:marLeft w:val="0"/>
      <w:marRight w:val="0"/>
      <w:marTop w:val="0"/>
      <w:marBottom w:val="0"/>
      <w:divBdr>
        <w:top w:val="none" w:sz="0" w:space="0" w:color="auto"/>
        <w:left w:val="none" w:sz="0" w:space="0" w:color="auto"/>
        <w:bottom w:val="none" w:sz="0" w:space="0" w:color="auto"/>
        <w:right w:val="none" w:sz="0" w:space="0" w:color="auto"/>
      </w:divBdr>
    </w:div>
    <w:div w:id="895628501">
      <w:marLeft w:val="0"/>
      <w:marRight w:val="0"/>
      <w:marTop w:val="0"/>
      <w:marBottom w:val="0"/>
      <w:divBdr>
        <w:top w:val="none" w:sz="0" w:space="0" w:color="auto"/>
        <w:left w:val="none" w:sz="0" w:space="0" w:color="auto"/>
        <w:bottom w:val="none" w:sz="0" w:space="0" w:color="auto"/>
        <w:right w:val="none" w:sz="0" w:space="0" w:color="auto"/>
      </w:divBdr>
    </w:div>
    <w:div w:id="895700131">
      <w:marLeft w:val="0"/>
      <w:marRight w:val="0"/>
      <w:marTop w:val="0"/>
      <w:marBottom w:val="0"/>
      <w:divBdr>
        <w:top w:val="none" w:sz="0" w:space="0" w:color="auto"/>
        <w:left w:val="none" w:sz="0" w:space="0" w:color="auto"/>
        <w:bottom w:val="none" w:sz="0" w:space="0" w:color="auto"/>
        <w:right w:val="none" w:sz="0" w:space="0" w:color="auto"/>
      </w:divBdr>
    </w:div>
    <w:div w:id="895775535">
      <w:marLeft w:val="0"/>
      <w:marRight w:val="0"/>
      <w:marTop w:val="0"/>
      <w:marBottom w:val="0"/>
      <w:divBdr>
        <w:top w:val="none" w:sz="0" w:space="0" w:color="auto"/>
        <w:left w:val="none" w:sz="0" w:space="0" w:color="auto"/>
        <w:bottom w:val="none" w:sz="0" w:space="0" w:color="auto"/>
        <w:right w:val="none" w:sz="0" w:space="0" w:color="auto"/>
      </w:divBdr>
    </w:div>
    <w:div w:id="895896413">
      <w:marLeft w:val="0"/>
      <w:marRight w:val="0"/>
      <w:marTop w:val="0"/>
      <w:marBottom w:val="0"/>
      <w:divBdr>
        <w:top w:val="none" w:sz="0" w:space="0" w:color="auto"/>
        <w:left w:val="none" w:sz="0" w:space="0" w:color="auto"/>
        <w:bottom w:val="none" w:sz="0" w:space="0" w:color="auto"/>
        <w:right w:val="none" w:sz="0" w:space="0" w:color="auto"/>
      </w:divBdr>
    </w:div>
    <w:div w:id="896009580">
      <w:bodyDiv w:val="1"/>
      <w:marLeft w:val="0"/>
      <w:marRight w:val="0"/>
      <w:marTop w:val="0"/>
      <w:marBottom w:val="0"/>
      <w:divBdr>
        <w:top w:val="none" w:sz="0" w:space="0" w:color="auto"/>
        <w:left w:val="none" w:sz="0" w:space="0" w:color="auto"/>
        <w:bottom w:val="none" w:sz="0" w:space="0" w:color="auto"/>
        <w:right w:val="none" w:sz="0" w:space="0" w:color="auto"/>
      </w:divBdr>
    </w:div>
    <w:div w:id="896160760">
      <w:marLeft w:val="0"/>
      <w:marRight w:val="0"/>
      <w:marTop w:val="0"/>
      <w:marBottom w:val="0"/>
      <w:divBdr>
        <w:top w:val="none" w:sz="0" w:space="0" w:color="auto"/>
        <w:left w:val="none" w:sz="0" w:space="0" w:color="auto"/>
        <w:bottom w:val="none" w:sz="0" w:space="0" w:color="auto"/>
        <w:right w:val="none" w:sz="0" w:space="0" w:color="auto"/>
      </w:divBdr>
    </w:div>
    <w:div w:id="896206767">
      <w:marLeft w:val="0"/>
      <w:marRight w:val="0"/>
      <w:marTop w:val="0"/>
      <w:marBottom w:val="0"/>
      <w:divBdr>
        <w:top w:val="none" w:sz="0" w:space="0" w:color="auto"/>
        <w:left w:val="none" w:sz="0" w:space="0" w:color="auto"/>
        <w:bottom w:val="none" w:sz="0" w:space="0" w:color="auto"/>
        <w:right w:val="none" w:sz="0" w:space="0" w:color="auto"/>
      </w:divBdr>
    </w:div>
    <w:div w:id="896277842">
      <w:marLeft w:val="0"/>
      <w:marRight w:val="0"/>
      <w:marTop w:val="0"/>
      <w:marBottom w:val="0"/>
      <w:divBdr>
        <w:top w:val="none" w:sz="0" w:space="0" w:color="auto"/>
        <w:left w:val="none" w:sz="0" w:space="0" w:color="auto"/>
        <w:bottom w:val="none" w:sz="0" w:space="0" w:color="auto"/>
        <w:right w:val="none" w:sz="0" w:space="0" w:color="auto"/>
      </w:divBdr>
    </w:div>
    <w:div w:id="896284447">
      <w:marLeft w:val="0"/>
      <w:marRight w:val="0"/>
      <w:marTop w:val="0"/>
      <w:marBottom w:val="0"/>
      <w:divBdr>
        <w:top w:val="none" w:sz="0" w:space="0" w:color="auto"/>
        <w:left w:val="none" w:sz="0" w:space="0" w:color="auto"/>
        <w:bottom w:val="none" w:sz="0" w:space="0" w:color="auto"/>
        <w:right w:val="none" w:sz="0" w:space="0" w:color="auto"/>
      </w:divBdr>
    </w:div>
    <w:div w:id="896356602">
      <w:marLeft w:val="0"/>
      <w:marRight w:val="0"/>
      <w:marTop w:val="0"/>
      <w:marBottom w:val="0"/>
      <w:divBdr>
        <w:top w:val="none" w:sz="0" w:space="0" w:color="auto"/>
        <w:left w:val="none" w:sz="0" w:space="0" w:color="auto"/>
        <w:bottom w:val="none" w:sz="0" w:space="0" w:color="auto"/>
        <w:right w:val="none" w:sz="0" w:space="0" w:color="auto"/>
      </w:divBdr>
    </w:div>
    <w:div w:id="896402056">
      <w:marLeft w:val="0"/>
      <w:marRight w:val="0"/>
      <w:marTop w:val="0"/>
      <w:marBottom w:val="0"/>
      <w:divBdr>
        <w:top w:val="none" w:sz="0" w:space="0" w:color="auto"/>
        <w:left w:val="none" w:sz="0" w:space="0" w:color="auto"/>
        <w:bottom w:val="none" w:sz="0" w:space="0" w:color="auto"/>
        <w:right w:val="none" w:sz="0" w:space="0" w:color="auto"/>
      </w:divBdr>
    </w:div>
    <w:div w:id="896430543">
      <w:marLeft w:val="0"/>
      <w:marRight w:val="0"/>
      <w:marTop w:val="0"/>
      <w:marBottom w:val="0"/>
      <w:divBdr>
        <w:top w:val="none" w:sz="0" w:space="0" w:color="auto"/>
        <w:left w:val="none" w:sz="0" w:space="0" w:color="auto"/>
        <w:bottom w:val="none" w:sz="0" w:space="0" w:color="auto"/>
        <w:right w:val="none" w:sz="0" w:space="0" w:color="auto"/>
      </w:divBdr>
    </w:div>
    <w:div w:id="896431182">
      <w:marLeft w:val="0"/>
      <w:marRight w:val="0"/>
      <w:marTop w:val="0"/>
      <w:marBottom w:val="0"/>
      <w:divBdr>
        <w:top w:val="none" w:sz="0" w:space="0" w:color="auto"/>
        <w:left w:val="none" w:sz="0" w:space="0" w:color="auto"/>
        <w:bottom w:val="none" w:sz="0" w:space="0" w:color="auto"/>
        <w:right w:val="none" w:sz="0" w:space="0" w:color="auto"/>
      </w:divBdr>
    </w:div>
    <w:div w:id="896475127">
      <w:marLeft w:val="0"/>
      <w:marRight w:val="0"/>
      <w:marTop w:val="0"/>
      <w:marBottom w:val="0"/>
      <w:divBdr>
        <w:top w:val="none" w:sz="0" w:space="0" w:color="auto"/>
        <w:left w:val="none" w:sz="0" w:space="0" w:color="auto"/>
        <w:bottom w:val="none" w:sz="0" w:space="0" w:color="auto"/>
        <w:right w:val="none" w:sz="0" w:space="0" w:color="auto"/>
      </w:divBdr>
    </w:div>
    <w:div w:id="896476173">
      <w:marLeft w:val="0"/>
      <w:marRight w:val="0"/>
      <w:marTop w:val="0"/>
      <w:marBottom w:val="0"/>
      <w:divBdr>
        <w:top w:val="none" w:sz="0" w:space="0" w:color="auto"/>
        <w:left w:val="none" w:sz="0" w:space="0" w:color="auto"/>
        <w:bottom w:val="none" w:sz="0" w:space="0" w:color="auto"/>
        <w:right w:val="none" w:sz="0" w:space="0" w:color="auto"/>
      </w:divBdr>
    </w:div>
    <w:div w:id="896547808">
      <w:marLeft w:val="0"/>
      <w:marRight w:val="0"/>
      <w:marTop w:val="0"/>
      <w:marBottom w:val="0"/>
      <w:divBdr>
        <w:top w:val="none" w:sz="0" w:space="0" w:color="auto"/>
        <w:left w:val="none" w:sz="0" w:space="0" w:color="auto"/>
        <w:bottom w:val="none" w:sz="0" w:space="0" w:color="auto"/>
        <w:right w:val="none" w:sz="0" w:space="0" w:color="auto"/>
      </w:divBdr>
    </w:div>
    <w:div w:id="896553217">
      <w:marLeft w:val="0"/>
      <w:marRight w:val="0"/>
      <w:marTop w:val="0"/>
      <w:marBottom w:val="0"/>
      <w:divBdr>
        <w:top w:val="none" w:sz="0" w:space="0" w:color="auto"/>
        <w:left w:val="none" w:sz="0" w:space="0" w:color="auto"/>
        <w:bottom w:val="none" w:sz="0" w:space="0" w:color="auto"/>
        <w:right w:val="none" w:sz="0" w:space="0" w:color="auto"/>
      </w:divBdr>
    </w:div>
    <w:div w:id="896666986">
      <w:marLeft w:val="0"/>
      <w:marRight w:val="0"/>
      <w:marTop w:val="0"/>
      <w:marBottom w:val="0"/>
      <w:divBdr>
        <w:top w:val="none" w:sz="0" w:space="0" w:color="auto"/>
        <w:left w:val="none" w:sz="0" w:space="0" w:color="auto"/>
        <w:bottom w:val="none" w:sz="0" w:space="0" w:color="auto"/>
        <w:right w:val="none" w:sz="0" w:space="0" w:color="auto"/>
      </w:divBdr>
    </w:div>
    <w:div w:id="896747298">
      <w:marLeft w:val="0"/>
      <w:marRight w:val="0"/>
      <w:marTop w:val="0"/>
      <w:marBottom w:val="0"/>
      <w:divBdr>
        <w:top w:val="none" w:sz="0" w:space="0" w:color="auto"/>
        <w:left w:val="none" w:sz="0" w:space="0" w:color="auto"/>
        <w:bottom w:val="none" w:sz="0" w:space="0" w:color="auto"/>
        <w:right w:val="none" w:sz="0" w:space="0" w:color="auto"/>
      </w:divBdr>
    </w:div>
    <w:div w:id="896748795">
      <w:marLeft w:val="0"/>
      <w:marRight w:val="0"/>
      <w:marTop w:val="0"/>
      <w:marBottom w:val="0"/>
      <w:divBdr>
        <w:top w:val="none" w:sz="0" w:space="0" w:color="auto"/>
        <w:left w:val="none" w:sz="0" w:space="0" w:color="auto"/>
        <w:bottom w:val="none" w:sz="0" w:space="0" w:color="auto"/>
        <w:right w:val="none" w:sz="0" w:space="0" w:color="auto"/>
      </w:divBdr>
    </w:div>
    <w:div w:id="896819708">
      <w:marLeft w:val="0"/>
      <w:marRight w:val="0"/>
      <w:marTop w:val="0"/>
      <w:marBottom w:val="0"/>
      <w:divBdr>
        <w:top w:val="none" w:sz="0" w:space="0" w:color="auto"/>
        <w:left w:val="none" w:sz="0" w:space="0" w:color="auto"/>
        <w:bottom w:val="none" w:sz="0" w:space="0" w:color="auto"/>
        <w:right w:val="none" w:sz="0" w:space="0" w:color="auto"/>
      </w:divBdr>
    </w:div>
    <w:div w:id="896864135">
      <w:marLeft w:val="0"/>
      <w:marRight w:val="0"/>
      <w:marTop w:val="0"/>
      <w:marBottom w:val="0"/>
      <w:divBdr>
        <w:top w:val="none" w:sz="0" w:space="0" w:color="auto"/>
        <w:left w:val="none" w:sz="0" w:space="0" w:color="auto"/>
        <w:bottom w:val="none" w:sz="0" w:space="0" w:color="auto"/>
        <w:right w:val="none" w:sz="0" w:space="0" w:color="auto"/>
      </w:divBdr>
    </w:div>
    <w:div w:id="896890805">
      <w:marLeft w:val="0"/>
      <w:marRight w:val="0"/>
      <w:marTop w:val="0"/>
      <w:marBottom w:val="0"/>
      <w:divBdr>
        <w:top w:val="none" w:sz="0" w:space="0" w:color="auto"/>
        <w:left w:val="none" w:sz="0" w:space="0" w:color="auto"/>
        <w:bottom w:val="none" w:sz="0" w:space="0" w:color="auto"/>
        <w:right w:val="none" w:sz="0" w:space="0" w:color="auto"/>
      </w:divBdr>
    </w:div>
    <w:div w:id="896940589">
      <w:marLeft w:val="0"/>
      <w:marRight w:val="0"/>
      <w:marTop w:val="0"/>
      <w:marBottom w:val="0"/>
      <w:divBdr>
        <w:top w:val="none" w:sz="0" w:space="0" w:color="auto"/>
        <w:left w:val="none" w:sz="0" w:space="0" w:color="auto"/>
        <w:bottom w:val="none" w:sz="0" w:space="0" w:color="auto"/>
        <w:right w:val="none" w:sz="0" w:space="0" w:color="auto"/>
      </w:divBdr>
    </w:div>
    <w:div w:id="897017219">
      <w:marLeft w:val="0"/>
      <w:marRight w:val="0"/>
      <w:marTop w:val="0"/>
      <w:marBottom w:val="0"/>
      <w:divBdr>
        <w:top w:val="none" w:sz="0" w:space="0" w:color="auto"/>
        <w:left w:val="none" w:sz="0" w:space="0" w:color="auto"/>
        <w:bottom w:val="none" w:sz="0" w:space="0" w:color="auto"/>
        <w:right w:val="none" w:sz="0" w:space="0" w:color="auto"/>
      </w:divBdr>
    </w:div>
    <w:div w:id="897060142">
      <w:marLeft w:val="0"/>
      <w:marRight w:val="0"/>
      <w:marTop w:val="0"/>
      <w:marBottom w:val="0"/>
      <w:divBdr>
        <w:top w:val="none" w:sz="0" w:space="0" w:color="auto"/>
        <w:left w:val="none" w:sz="0" w:space="0" w:color="auto"/>
        <w:bottom w:val="none" w:sz="0" w:space="0" w:color="auto"/>
        <w:right w:val="none" w:sz="0" w:space="0" w:color="auto"/>
      </w:divBdr>
    </w:div>
    <w:div w:id="897086306">
      <w:marLeft w:val="0"/>
      <w:marRight w:val="0"/>
      <w:marTop w:val="0"/>
      <w:marBottom w:val="0"/>
      <w:divBdr>
        <w:top w:val="none" w:sz="0" w:space="0" w:color="auto"/>
        <w:left w:val="none" w:sz="0" w:space="0" w:color="auto"/>
        <w:bottom w:val="none" w:sz="0" w:space="0" w:color="auto"/>
        <w:right w:val="none" w:sz="0" w:space="0" w:color="auto"/>
      </w:divBdr>
    </w:div>
    <w:div w:id="897202090">
      <w:marLeft w:val="0"/>
      <w:marRight w:val="0"/>
      <w:marTop w:val="0"/>
      <w:marBottom w:val="0"/>
      <w:divBdr>
        <w:top w:val="none" w:sz="0" w:space="0" w:color="auto"/>
        <w:left w:val="none" w:sz="0" w:space="0" w:color="auto"/>
        <w:bottom w:val="none" w:sz="0" w:space="0" w:color="auto"/>
        <w:right w:val="none" w:sz="0" w:space="0" w:color="auto"/>
      </w:divBdr>
    </w:div>
    <w:div w:id="897277029">
      <w:marLeft w:val="0"/>
      <w:marRight w:val="0"/>
      <w:marTop w:val="0"/>
      <w:marBottom w:val="0"/>
      <w:divBdr>
        <w:top w:val="none" w:sz="0" w:space="0" w:color="auto"/>
        <w:left w:val="none" w:sz="0" w:space="0" w:color="auto"/>
        <w:bottom w:val="none" w:sz="0" w:space="0" w:color="auto"/>
        <w:right w:val="none" w:sz="0" w:space="0" w:color="auto"/>
      </w:divBdr>
    </w:div>
    <w:div w:id="897402379">
      <w:bodyDiv w:val="1"/>
      <w:marLeft w:val="0"/>
      <w:marRight w:val="0"/>
      <w:marTop w:val="0"/>
      <w:marBottom w:val="0"/>
      <w:divBdr>
        <w:top w:val="none" w:sz="0" w:space="0" w:color="auto"/>
        <w:left w:val="none" w:sz="0" w:space="0" w:color="auto"/>
        <w:bottom w:val="none" w:sz="0" w:space="0" w:color="auto"/>
        <w:right w:val="none" w:sz="0" w:space="0" w:color="auto"/>
      </w:divBdr>
    </w:div>
    <w:div w:id="897403208">
      <w:marLeft w:val="0"/>
      <w:marRight w:val="0"/>
      <w:marTop w:val="0"/>
      <w:marBottom w:val="0"/>
      <w:divBdr>
        <w:top w:val="none" w:sz="0" w:space="0" w:color="auto"/>
        <w:left w:val="none" w:sz="0" w:space="0" w:color="auto"/>
        <w:bottom w:val="none" w:sz="0" w:space="0" w:color="auto"/>
        <w:right w:val="none" w:sz="0" w:space="0" w:color="auto"/>
      </w:divBdr>
    </w:div>
    <w:div w:id="897474567">
      <w:marLeft w:val="0"/>
      <w:marRight w:val="0"/>
      <w:marTop w:val="0"/>
      <w:marBottom w:val="0"/>
      <w:divBdr>
        <w:top w:val="none" w:sz="0" w:space="0" w:color="auto"/>
        <w:left w:val="none" w:sz="0" w:space="0" w:color="auto"/>
        <w:bottom w:val="none" w:sz="0" w:space="0" w:color="auto"/>
        <w:right w:val="none" w:sz="0" w:space="0" w:color="auto"/>
      </w:divBdr>
    </w:div>
    <w:div w:id="897476574">
      <w:marLeft w:val="0"/>
      <w:marRight w:val="0"/>
      <w:marTop w:val="0"/>
      <w:marBottom w:val="0"/>
      <w:divBdr>
        <w:top w:val="none" w:sz="0" w:space="0" w:color="auto"/>
        <w:left w:val="none" w:sz="0" w:space="0" w:color="auto"/>
        <w:bottom w:val="none" w:sz="0" w:space="0" w:color="auto"/>
        <w:right w:val="none" w:sz="0" w:space="0" w:color="auto"/>
      </w:divBdr>
    </w:div>
    <w:div w:id="897672710">
      <w:marLeft w:val="0"/>
      <w:marRight w:val="0"/>
      <w:marTop w:val="0"/>
      <w:marBottom w:val="0"/>
      <w:divBdr>
        <w:top w:val="none" w:sz="0" w:space="0" w:color="auto"/>
        <w:left w:val="none" w:sz="0" w:space="0" w:color="auto"/>
        <w:bottom w:val="none" w:sz="0" w:space="0" w:color="auto"/>
        <w:right w:val="none" w:sz="0" w:space="0" w:color="auto"/>
      </w:divBdr>
    </w:div>
    <w:div w:id="897744554">
      <w:marLeft w:val="0"/>
      <w:marRight w:val="0"/>
      <w:marTop w:val="0"/>
      <w:marBottom w:val="0"/>
      <w:divBdr>
        <w:top w:val="none" w:sz="0" w:space="0" w:color="auto"/>
        <w:left w:val="none" w:sz="0" w:space="0" w:color="auto"/>
        <w:bottom w:val="none" w:sz="0" w:space="0" w:color="auto"/>
        <w:right w:val="none" w:sz="0" w:space="0" w:color="auto"/>
      </w:divBdr>
    </w:div>
    <w:div w:id="897984036">
      <w:marLeft w:val="0"/>
      <w:marRight w:val="0"/>
      <w:marTop w:val="0"/>
      <w:marBottom w:val="0"/>
      <w:divBdr>
        <w:top w:val="none" w:sz="0" w:space="0" w:color="auto"/>
        <w:left w:val="none" w:sz="0" w:space="0" w:color="auto"/>
        <w:bottom w:val="none" w:sz="0" w:space="0" w:color="auto"/>
        <w:right w:val="none" w:sz="0" w:space="0" w:color="auto"/>
      </w:divBdr>
    </w:div>
    <w:div w:id="898125187">
      <w:marLeft w:val="0"/>
      <w:marRight w:val="0"/>
      <w:marTop w:val="0"/>
      <w:marBottom w:val="0"/>
      <w:divBdr>
        <w:top w:val="none" w:sz="0" w:space="0" w:color="auto"/>
        <w:left w:val="none" w:sz="0" w:space="0" w:color="auto"/>
        <w:bottom w:val="none" w:sz="0" w:space="0" w:color="auto"/>
        <w:right w:val="none" w:sz="0" w:space="0" w:color="auto"/>
      </w:divBdr>
    </w:div>
    <w:div w:id="898128568">
      <w:marLeft w:val="0"/>
      <w:marRight w:val="0"/>
      <w:marTop w:val="0"/>
      <w:marBottom w:val="0"/>
      <w:divBdr>
        <w:top w:val="none" w:sz="0" w:space="0" w:color="auto"/>
        <w:left w:val="none" w:sz="0" w:space="0" w:color="auto"/>
        <w:bottom w:val="none" w:sz="0" w:space="0" w:color="auto"/>
        <w:right w:val="none" w:sz="0" w:space="0" w:color="auto"/>
      </w:divBdr>
    </w:div>
    <w:div w:id="898323721">
      <w:marLeft w:val="0"/>
      <w:marRight w:val="0"/>
      <w:marTop w:val="0"/>
      <w:marBottom w:val="0"/>
      <w:divBdr>
        <w:top w:val="none" w:sz="0" w:space="0" w:color="auto"/>
        <w:left w:val="none" w:sz="0" w:space="0" w:color="auto"/>
        <w:bottom w:val="none" w:sz="0" w:space="0" w:color="auto"/>
        <w:right w:val="none" w:sz="0" w:space="0" w:color="auto"/>
      </w:divBdr>
    </w:div>
    <w:div w:id="898397098">
      <w:marLeft w:val="0"/>
      <w:marRight w:val="0"/>
      <w:marTop w:val="0"/>
      <w:marBottom w:val="0"/>
      <w:divBdr>
        <w:top w:val="none" w:sz="0" w:space="0" w:color="auto"/>
        <w:left w:val="none" w:sz="0" w:space="0" w:color="auto"/>
        <w:bottom w:val="none" w:sz="0" w:space="0" w:color="auto"/>
        <w:right w:val="none" w:sz="0" w:space="0" w:color="auto"/>
      </w:divBdr>
    </w:div>
    <w:div w:id="898397363">
      <w:marLeft w:val="0"/>
      <w:marRight w:val="0"/>
      <w:marTop w:val="0"/>
      <w:marBottom w:val="0"/>
      <w:divBdr>
        <w:top w:val="none" w:sz="0" w:space="0" w:color="auto"/>
        <w:left w:val="none" w:sz="0" w:space="0" w:color="auto"/>
        <w:bottom w:val="none" w:sz="0" w:space="0" w:color="auto"/>
        <w:right w:val="none" w:sz="0" w:space="0" w:color="auto"/>
      </w:divBdr>
    </w:div>
    <w:div w:id="898595610">
      <w:marLeft w:val="0"/>
      <w:marRight w:val="0"/>
      <w:marTop w:val="0"/>
      <w:marBottom w:val="0"/>
      <w:divBdr>
        <w:top w:val="none" w:sz="0" w:space="0" w:color="auto"/>
        <w:left w:val="none" w:sz="0" w:space="0" w:color="auto"/>
        <w:bottom w:val="none" w:sz="0" w:space="0" w:color="auto"/>
        <w:right w:val="none" w:sz="0" w:space="0" w:color="auto"/>
      </w:divBdr>
    </w:div>
    <w:div w:id="898636110">
      <w:marLeft w:val="0"/>
      <w:marRight w:val="0"/>
      <w:marTop w:val="0"/>
      <w:marBottom w:val="0"/>
      <w:divBdr>
        <w:top w:val="none" w:sz="0" w:space="0" w:color="auto"/>
        <w:left w:val="none" w:sz="0" w:space="0" w:color="auto"/>
        <w:bottom w:val="none" w:sz="0" w:space="0" w:color="auto"/>
        <w:right w:val="none" w:sz="0" w:space="0" w:color="auto"/>
      </w:divBdr>
    </w:div>
    <w:div w:id="898639236">
      <w:marLeft w:val="0"/>
      <w:marRight w:val="0"/>
      <w:marTop w:val="0"/>
      <w:marBottom w:val="0"/>
      <w:divBdr>
        <w:top w:val="none" w:sz="0" w:space="0" w:color="auto"/>
        <w:left w:val="none" w:sz="0" w:space="0" w:color="auto"/>
        <w:bottom w:val="none" w:sz="0" w:space="0" w:color="auto"/>
        <w:right w:val="none" w:sz="0" w:space="0" w:color="auto"/>
      </w:divBdr>
    </w:div>
    <w:div w:id="898781928">
      <w:marLeft w:val="0"/>
      <w:marRight w:val="0"/>
      <w:marTop w:val="0"/>
      <w:marBottom w:val="0"/>
      <w:divBdr>
        <w:top w:val="none" w:sz="0" w:space="0" w:color="auto"/>
        <w:left w:val="none" w:sz="0" w:space="0" w:color="auto"/>
        <w:bottom w:val="none" w:sz="0" w:space="0" w:color="auto"/>
        <w:right w:val="none" w:sz="0" w:space="0" w:color="auto"/>
      </w:divBdr>
    </w:div>
    <w:div w:id="898787325">
      <w:marLeft w:val="0"/>
      <w:marRight w:val="0"/>
      <w:marTop w:val="0"/>
      <w:marBottom w:val="0"/>
      <w:divBdr>
        <w:top w:val="none" w:sz="0" w:space="0" w:color="auto"/>
        <w:left w:val="none" w:sz="0" w:space="0" w:color="auto"/>
        <w:bottom w:val="none" w:sz="0" w:space="0" w:color="auto"/>
        <w:right w:val="none" w:sz="0" w:space="0" w:color="auto"/>
      </w:divBdr>
    </w:div>
    <w:div w:id="898858345">
      <w:marLeft w:val="0"/>
      <w:marRight w:val="0"/>
      <w:marTop w:val="0"/>
      <w:marBottom w:val="0"/>
      <w:divBdr>
        <w:top w:val="none" w:sz="0" w:space="0" w:color="auto"/>
        <w:left w:val="none" w:sz="0" w:space="0" w:color="auto"/>
        <w:bottom w:val="none" w:sz="0" w:space="0" w:color="auto"/>
        <w:right w:val="none" w:sz="0" w:space="0" w:color="auto"/>
      </w:divBdr>
    </w:div>
    <w:div w:id="898906030">
      <w:marLeft w:val="0"/>
      <w:marRight w:val="0"/>
      <w:marTop w:val="0"/>
      <w:marBottom w:val="0"/>
      <w:divBdr>
        <w:top w:val="none" w:sz="0" w:space="0" w:color="auto"/>
        <w:left w:val="none" w:sz="0" w:space="0" w:color="auto"/>
        <w:bottom w:val="none" w:sz="0" w:space="0" w:color="auto"/>
        <w:right w:val="none" w:sz="0" w:space="0" w:color="auto"/>
      </w:divBdr>
    </w:div>
    <w:div w:id="898982132">
      <w:marLeft w:val="0"/>
      <w:marRight w:val="0"/>
      <w:marTop w:val="0"/>
      <w:marBottom w:val="0"/>
      <w:divBdr>
        <w:top w:val="none" w:sz="0" w:space="0" w:color="auto"/>
        <w:left w:val="none" w:sz="0" w:space="0" w:color="auto"/>
        <w:bottom w:val="none" w:sz="0" w:space="0" w:color="auto"/>
        <w:right w:val="none" w:sz="0" w:space="0" w:color="auto"/>
      </w:divBdr>
    </w:div>
    <w:div w:id="898982798">
      <w:marLeft w:val="0"/>
      <w:marRight w:val="0"/>
      <w:marTop w:val="0"/>
      <w:marBottom w:val="0"/>
      <w:divBdr>
        <w:top w:val="none" w:sz="0" w:space="0" w:color="auto"/>
        <w:left w:val="none" w:sz="0" w:space="0" w:color="auto"/>
        <w:bottom w:val="none" w:sz="0" w:space="0" w:color="auto"/>
        <w:right w:val="none" w:sz="0" w:space="0" w:color="auto"/>
      </w:divBdr>
    </w:div>
    <w:div w:id="899025226">
      <w:marLeft w:val="0"/>
      <w:marRight w:val="0"/>
      <w:marTop w:val="0"/>
      <w:marBottom w:val="0"/>
      <w:divBdr>
        <w:top w:val="none" w:sz="0" w:space="0" w:color="auto"/>
        <w:left w:val="none" w:sz="0" w:space="0" w:color="auto"/>
        <w:bottom w:val="none" w:sz="0" w:space="0" w:color="auto"/>
        <w:right w:val="none" w:sz="0" w:space="0" w:color="auto"/>
      </w:divBdr>
    </w:div>
    <w:div w:id="899050658">
      <w:marLeft w:val="0"/>
      <w:marRight w:val="0"/>
      <w:marTop w:val="0"/>
      <w:marBottom w:val="0"/>
      <w:divBdr>
        <w:top w:val="none" w:sz="0" w:space="0" w:color="auto"/>
        <w:left w:val="none" w:sz="0" w:space="0" w:color="auto"/>
        <w:bottom w:val="none" w:sz="0" w:space="0" w:color="auto"/>
        <w:right w:val="none" w:sz="0" w:space="0" w:color="auto"/>
      </w:divBdr>
    </w:div>
    <w:div w:id="899052545">
      <w:marLeft w:val="0"/>
      <w:marRight w:val="0"/>
      <w:marTop w:val="0"/>
      <w:marBottom w:val="0"/>
      <w:divBdr>
        <w:top w:val="none" w:sz="0" w:space="0" w:color="auto"/>
        <w:left w:val="none" w:sz="0" w:space="0" w:color="auto"/>
        <w:bottom w:val="none" w:sz="0" w:space="0" w:color="auto"/>
        <w:right w:val="none" w:sz="0" w:space="0" w:color="auto"/>
      </w:divBdr>
    </w:div>
    <w:div w:id="899053733">
      <w:marLeft w:val="0"/>
      <w:marRight w:val="0"/>
      <w:marTop w:val="0"/>
      <w:marBottom w:val="0"/>
      <w:divBdr>
        <w:top w:val="none" w:sz="0" w:space="0" w:color="auto"/>
        <w:left w:val="none" w:sz="0" w:space="0" w:color="auto"/>
        <w:bottom w:val="none" w:sz="0" w:space="0" w:color="auto"/>
        <w:right w:val="none" w:sz="0" w:space="0" w:color="auto"/>
      </w:divBdr>
    </w:div>
    <w:div w:id="899054896">
      <w:marLeft w:val="0"/>
      <w:marRight w:val="0"/>
      <w:marTop w:val="0"/>
      <w:marBottom w:val="0"/>
      <w:divBdr>
        <w:top w:val="none" w:sz="0" w:space="0" w:color="auto"/>
        <w:left w:val="none" w:sz="0" w:space="0" w:color="auto"/>
        <w:bottom w:val="none" w:sz="0" w:space="0" w:color="auto"/>
        <w:right w:val="none" w:sz="0" w:space="0" w:color="auto"/>
      </w:divBdr>
    </w:div>
    <w:div w:id="899175300">
      <w:marLeft w:val="0"/>
      <w:marRight w:val="0"/>
      <w:marTop w:val="0"/>
      <w:marBottom w:val="0"/>
      <w:divBdr>
        <w:top w:val="none" w:sz="0" w:space="0" w:color="auto"/>
        <w:left w:val="none" w:sz="0" w:space="0" w:color="auto"/>
        <w:bottom w:val="none" w:sz="0" w:space="0" w:color="auto"/>
        <w:right w:val="none" w:sz="0" w:space="0" w:color="auto"/>
      </w:divBdr>
    </w:div>
    <w:div w:id="899290176">
      <w:marLeft w:val="0"/>
      <w:marRight w:val="0"/>
      <w:marTop w:val="0"/>
      <w:marBottom w:val="0"/>
      <w:divBdr>
        <w:top w:val="none" w:sz="0" w:space="0" w:color="auto"/>
        <w:left w:val="none" w:sz="0" w:space="0" w:color="auto"/>
        <w:bottom w:val="none" w:sz="0" w:space="0" w:color="auto"/>
        <w:right w:val="none" w:sz="0" w:space="0" w:color="auto"/>
      </w:divBdr>
    </w:div>
    <w:div w:id="899291596">
      <w:marLeft w:val="0"/>
      <w:marRight w:val="0"/>
      <w:marTop w:val="0"/>
      <w:marBottom w:val="0"/>
      <w:divBdr>
        <w:top w:val="none" w:sz="0" w:space="0" w:color="auto"/>
        <w:left w:val="none" w:sz="0" w:space="0" w:color="auto"/>
        <w:bottom w:val="none" w:sz="0" w:space="0" w:color="auto"/>
        <w:right w:val="none" w:sz="0" w:space="0" w:color="auto"/>
      </w:divBdr>
    </w:div>
    <w:div w:id="899292557">
      <w:marLeft w:val="0"/>
      <w:marRight w:val="0"/>
      <w:marTop w:val="0"/>
      <w:marBottom w:val="0"/>
      <w:divBdr>
        <w:top w:val="none" w:sz="0" w:space="0" w:color="auto"/>
        <w:left w:val="none" w:sz="0" w:space="0" w:color="auto"/>
        <w:bottom w:val="none" w:sz="0" w:space="0" w:color="auto"/>
        <w:right w:val="none" w:sz="0" w:space="0" w:color="auto"/>
      </w:divBdr>
    </w:div>
    <w:div w:id="899555550">
      <w:marLeft w:val="0"/>
      <w:marRight w:val="0"/>
      <w:marTop w:val="0"/>
      <w:marBottom w:val="0"/>
      <w:divBdr>
        <w:top w:val="none" w:sz="0" w:space="0" w:color="auto"/>
        <w:left w:val="none" w:sz="0" w:space="0" w:color="auto"/>
        <w:bottom w:val="none" w:sz="0" w:space="0" w:color="auto"/>
        <w:right w:val="none" w:sz="0" w:space="0" w:color="auto"/>
      </w:divBdr>
    </w:div>
    <w:div w:id="899561646">
      <w:marLeft w:val="0"/>
      <w:marRight w:val="0"/>
      <w:marTop w:val="0"/>
      <w:marBottom w:val="0"/>
      <w:divBdr>
        <w:top w:val="none" w:sz="0" w:space="0" w:color="auto"/>
        <w:left w:val="none" w:sz="0" w:space="0" w:color="auto"/>
        <w:bottom w:val="none" w:sz="0" w:space="0" w:color="auto"/>
        <w:right w:val="none" w:sz="0" w:space="0" w:color="auto"/>
      </w:divBdr>
    </w:div>
    <w:div w:id="899563039">
      <w:marLeft w:val="0"/>
      <w:marRight w:val="0"/>
      <w:marTop w:val="0"/>
      <w:marBottom w:val="0"/>
      <w:divBdr>
        <w:top w:val="none" w:sz="0" w:space="0" w:color="auto"/>
        <w:left w:val="none" w:sz="0" w:space="0" w:color="auto"/>
        <w:bottom w:val="none" w:sz="0" w:space="0" w:color="auto"/>
        <w:right w:val="none" w:sz="0" w:space="0" w:color="auto"/>
      </w:divBdr>
    </w:div>
    <w:div w:id="899629570">
      <w:marLeft w:val="0"/>
      <w:marRight w:val="0"/>
      <w:marTop w:val="0"/>
      <w:marBottom w:val="0"/>
      <w:divBdr>
        <w:top w:val="none" w:sz="0" w:space="0" w:color="auto"/>
        <w:left w:val="none" w:sz="0" w:space="0" w:color="auto"/>
        <w:bottom w:val="none" w:sz="0" w:space="0" w:color="auto"/>
        <w:right w:val="none" w:sz="0" w:space="0" w:color="auto"/>
      </w:divBdr>
    </w:div>
    <w:div w:id="899750943">
      <w:marLeft w:val="0"/>
      <w:marRight w:val="0"/>
      <w:marTop w:val="0"/>
      <w:marBottom w:val="0"/>
      <w:divBdr>
        <w:top w:val="none" w:sz="0" w:space="0" w:color="auto"/>
        <w:left w:val="none" w:sz="0" w:space="0" w:color="auto"/>
        <w:bottom w:val="none" w:sz="0" w:space="0" w:color="auto"/>
        <w:right w:val="none" w:sz="0" w:space="0" w:color="auto"/>
      </w:divBdr>
    </w:div>
    <w:div w:id="899755657">
      <w:marLeft w:val="0"/>
      <w:marRight w:val="0"/>
      <w:marTop w:val="0"/>
      <w:marBottom w:val="0"/>
      <w:divBdr>
        <w:top w:val="none" w:sz="0" w:space="0" w:color="auto"/>
        <w:left w:val="none" w:sz="0" w:space="0" w:color="auto"/>
        <w:bottom w:val="none" w:sz="0" w:space="0" w:color="auto"/>
        <w:right w:val="none" w:sz="0" w:space="0" w:color="auto"/>
      </w:divBdr>
    </w:div>
    <w:div w:id="899826153">
      <w:marLeft w:val="0"/>
      <w:marRight w:val="0"/>
      <w:marTop w:val="0"/>
      <w:marBottom w:val="0"/>
      <w:divBdr>
        <w:top w:val="none" w:sz="0" w:space="0" w:color="auto"/>
        <w:left w:val="none" w:sz="0" w:space="0" w:color="auto"/>
        <w:bottom w:val="none" w:sz="0" w:space="0" w:color="auto"/>
        <w:right w:val="none" w:sz="0" w:space="0" w:color="auto"/>
      </w:divBdr>
    </w:div>
    <w:div w:id="899830150">
      <w:marLeft w:val="0"/>
      <w:marRight w:val="0"/>
      <w:marTop w:val="0"/>
      <w:marBottom w:val="0"/>
      <w:divBdr>
        <w:top w:val="none" w:sz="0" w:space="0" w:color="auto"/>
        <w:left w:val="none" w:sz="0" w:space="0" w:color="auto"/>
        <w:bottom w:val="none" w:sz="0" w:space="0" w:color="auto"/>
        <w:right w:val="none" w:sz="0" w:space="0" w:color="auto"/>
      </w:divBdr>
    </w:div>
    <w:div w:id="899904672">
      <w:marLeft w:val="0"/>
      <w:marRight w:val="0"/>
      <w:marTop w:val="0"/>
      <w:marBottom w:val="0"/>
      <w:divBdr>
        <w:top w:val="none" w:sz="0" w:space="0" w:color="auto"/>
        <w:left w:val="none" w:sz="0" w:space="0" w:color="auto"/>
        <w:bottom w:val="none" w:sz="0" w:space="0" w:color="auto"/>
        <w:right w:val="none" w:sz="0" w:space="0" w:color="auto"/>
      </w:divBdr>
    </w:div>
    <w:div w:id="900016646">
      <w:marLeft w:val="0"/>
      <w:marRight w:val="0"/>
      <w:marTop w:val="0"/>
      <w:marBottom w:val="0"/>
      <w:divBdr>
        <w:top w:val="none" w:sz="0" w:space="0" w:color="auto"/>
        <w:left w:val="none" w:sz="0" w:space="0" w:color="auto"/>
        <w:bottom w:val="none" w:sz="0" w:space="0" w:color="auto"/>
        <w:right w:val="none" w:sz="0" w:space="0" w:color="auto"/>
      </w:divBdr>
    </w:div>
    <w:div w:id="900093928">
      <w:marLeft w:val="0"/>
      <w:marRight w:val="0"/>
      <w:marTop w:val="0"/>
      <w:marBottom w:val="0"/>
      <w:divBdr>
        <w:top w:val="none" w:sz="0" w:space="0" w:color="auto"/>
        <w:left w:val="none" w:sz="0" w:space="0" w:color="auto"/>
        <w:bottom w:val="none" w:sz="0" w:space="0" w:color="auto"/>
        <w:right w:val="none" w:sz="0" w:space="0" w:color="auto"/>
      </w:divBdr>
    </w:div>
    <w:div w:id="900215743">
      <w:marLeft w:val="0"/>
      <w:marRight w:val="0"/>
      <w:marTop w:val="0"/>
      <w:marBottom w:val="0"/>
      <w:divBdr>
        <w:top w:val="none" w:sz="0" w:space="0" w:color="auto"/>
        <w:left w:val="none" w:sz="0" w:space="0" w:color="auto"/>
        <w:bottom w:val="none" w:sz="0" w:space="0" w:color="auto"/>
        <w:right w:val="none" w:sz="0" w:space="0" w:color="auto"/>
      </w:divBdr>
    </w:div>
    <w:div w:id="900292625">
      <w:marLeft w:val="0"/>
      <w:marRight w:val="0"/>
      <w:marTop w:val="0"/>
      <w:marBottom w:val="0"/>
      <w:divBdr>
        <w:top w:val="none" w:sz="0" w:space="0" w:color="auto"/>
        <w:left w:val="none" w:sz="0" w:space="0" w:color="auto"/>
        <w:bottom w:val="none" w:sz="0" w:space="0" w:color="auto"/>
        <w:right w:val="none" w:sz="0" w:space="0" w:color="auto"/>
      </w:divBdr>
    </w:div>
    <w:div w:id="900292722">
      <w:marLeft w:val="0"/>
      <w:marRight w:val="0"/>
      <w:marTop w:val="0"/>
      <w:marBottom w:val="0"/>
      <w:divBdr>
        <w:top w:val="none" w:sz="0" w:space="0" w:color="auto"/>
        <w:left w:val="none" w:sz="0" w:space="0" w:color="auto"/>
        <w:bottom w:val="none" w:sz="0" w:space="0" w:color="auto"/>
        <w:right w:val="none" w:sz="0" w:space="0" w:color="auto"/>
      </w:divBdr>
    </w:div>
    <w:div w:id="900336023">
      <w:marLeft w:val="0"/>
      <w:marRight w:val="0"/>
      <w:marTop w:val="0"/>
      <w:marBottom w:val="0"/>
      <w:divBdr>
        <w:top w:val="none" w:sz="0" w:space="0" w:color="auto"/>
        <w:left w:val="none" w:sz="0" w:space="0" w:color="auto"/>
        <w:bottom w:val="none" w:sz="0" w:space="0" w:color="auto"/>
        <w:right w:val="none" w:sz="0" w:space="0" w:color="auto"/>
      </w:divBdr>
    </w:div>
    <w:div w:id="900360397">
      <w:marLeft w:val="0"/>
      <w:marRight w:val="0"/>
      <w:marTop w:val="0"/>
      <w:marBottom w:val="0"/>
      <w:divBdr>
        <w:top w:val="none" w:sz="0" w:space="0" w:color="auto"/>
        <w:left w:val="none" w:sz="0" w:space="0" w:color="auto"/>
        <w:bottom w:val="none" w:sz="0" w:space="0" w:color="auto"/>
        <w:right w:val="none" w:sz="0" w:space="0" w:color="auto"/>
      </w:divBdr>
    </w:div>
    <w:div w:id="900363318">
      <w:marLeft w:val="0"/>
      <w:marRight w:val="0"/>
      <w:marTop w:val="0"/>
      <w:marBottom w:val="0"/>
      <w:divBdr>
        <w:top w:val="none" w:sz="0" w:space="0" w:color="auto"/>
        <w:left w:val="none" w:sz="0" w:space="0" w:color="auto"/>
        <w:bottom w:val="none" w:sz="0" w:space="0" w:color="auto"/>
        <w:right w:val="none" w:sz="0" w:space="0" w:color="auto"/>
      </w:divBdr>
    </w:div>
    <w:div w:id="900365696">
      <w:marLeft w:val="0"/>
      <w:marRight w:val="0"/>
      <w:marTop w:val="0"/>
      <w:marBottom w:val="0"/>
      <w:divBdr>
        <w:top w:val="none" w:sz="0" w:space="0" w:color="auto"/>
        <w:left w:val="none" w:sz="0" w:space="0" w:color="auto"/>
        <w:bottom w:val="none" w:sz="0" w:space="0" w:color="auto"/>
        <w:right w:val="none" w:sz="0" w:space="0" w:color="auto"/>
      </w:divBdr>
    </w:div>
    <w:div w:id="900556672">
      <w:marLeft w:val="0"/>
      <w:marRight w:val="0"/>
      <w:marTop w:val="0"/>
      <w:marBottom w:val="0"/>
      <w:divBdr>
        <w:top w:val="none" w:sz="0" w:space="0" w:color="auto"/>
        <w:left w:val="none" w:sz="0" w:space="0" w:color="auto"/>
        <w:bottom w:val="none" w:sz="0" w:space="0" w:color="auto"/>
        <w:right w:val="none" w:sz="0" w:space="0" w:color="auto"/>
      </w:divBdr>
    </w:div>
    <w:div w:id="900559487">
      <w:marLeft w:val="0"/>
      <w:marRight w:val="0"/>
      <w:marTop w:val="0"/>
      <w:marBottom w:val="0"/>
      <w:divBdr>
        <w:top w:val="none" w:sz="0" w:space="0" w:color="auto"/>
        <w:left w:val="none" w:sz="0" w:space="0" w:color="auto"/>
        <w:bottom w:val="none" w:sz="0" w:space="0" w:color="auto"/>
        <w:right w:val="none" w:sz="0" w:space="0" w:color="auto"/>
      </w:divBdr>
    </w:div>
    <w:div w:id="900748744">
      <w:marLeft w:val="0"/>
      <w:marRight w:val="0"/>
      <w:marTop w:val="0"/>
      <w:marBottom w:val="0"/>
      <w:divBdr>
        <w:top w:val="none" w:sz="0" w:space="0" w:color="auto"/>
        <w:left w:val="none" w:sz="0" w:space="0" w:color="auto"/>
        <w:bottom w:val="none" w:sz="0" w:space="0" w:color="auto"/>
        <w:right w:val="none" w:sz="0" w:space="0" w:color="auto"/>
      </w:divBdr>
    </w:div>
    <w:div w:id="900750849">
      <w:marLeft w:val="0"/>
      <w:marRight w:val="0"/>
      <w:marTop w:val="0"/>
      <w:marBottom w:val="0"/>
      <w:divBdr>
        <w:top w:val="none" w:sz="0" w:space="0" w:color="auto"/>
        <w:left w:val="none" w:sz="0" w:space="0" w:color="auto"/>
        <w:bottom w:val="none" w:sz="0" w:space="0" w:color="auto"/>
        <w:right w:val="none" w:sz="0" w:space="0" w:color="auto"/>
      </w:divBdr>
    </w:div>
    <w:div w:id="900752563">
      <w:marLeft w:val="0"/>
      <w:marRight w:val="0"/>
      <w:marTop w:val="0"/>
      <w:marBottom w:val="0"/>
      <w:divBdr>
        <w:top w:val="none" w:sz="0" w:space="0" w:color="auto"/>
        <w:left w:val="none" w:sz="0" w:space="0" w:color="auto"/>
        <w:bottom w:val="none" w:sz="0" w:space="0" w:color="auto"/>
        <w:right w:val="none" w:sz="0" w:space="0" w:color="auto"/>
      </w:divBdr>
    </w:div>
    <w:div w:id="900754176">
      <w:marLeft w:val="0"/>
      <w:marRight w:val="0"/>
      <w:marTop w:val="0"/>
      <w:marBottom w:val="0"/>
      <w:divBdr>
        <w:top w:val="none" w:sz="0" w:space="0" w:color="auto"/>
        <w:left w:val="none" w:sz="0" w:space="0" w:color="auto"/>
        <w:bottom w:val="none" w:sz="0" w:space="0" w:color="auto"/>
        <w:right w:val="none" w:sz="0" w:space="0" w:color="auto"/>
      </w:divBdr>
    </w:div>
    <w:div w:id="900795797">
      <w:marLeft w:val="0"/>
      <w:marRight w:val="0"/>
      <w:marTop w:val="0"/>
      <w:marBottom w:val="0"/>
      <w:divBdr>
        <w:top w:val="none" w:sz="0" w:space="0" w:color="auto"/>
        <w:left w:val="none" w:sz="0" w:space="0" w:color="auto"/>
        <w:bottom w:val="none" w:sz="0" w:space="0" w:color="auto"/>
        <w:right w:val="none" w:sz="0" w:space="0" w:color="auto"/>
      </w:divBdr>
    </w:div>
    <w:div w:id="900822263">
      <w:marLeft w:val="0"/>
      <w:marRight w:val="0"/>
      <w:marTop w:val="0"/>
      <w:marBottom w:val="0"/>
      <w:divBdr>
        <w:top w:val="none" w:sz="0" w:space="0" w:color="auto"/>
        <w:left w:val="none" w:sz="0" w:space="0" w:color="auto"/>
        <w:bottom w:val="none" w:sz="0" w:space="0" w:color="auto"/>
        <w:right w:val="none" w:sz="0" w:space="0" w:color="auto"/>
      </w:divBdr>
    </w:div>
    <w:div w:id="900822607">
      <w:marLeft w:val="0"/>
      <w:marRight w:val="0"/>
      <w:marTop w:val="0"/>
      <w:marBottom w:val="0"/>
      <w:divBdr>
        <w:top w:val="none" w:sz="0" w:space="0" w:color="auto"/>
        <w:left w:val="none" w:sz="0" w:space="0" w:color="auto"/>
        <w:bottom w:val="none" w:sz="0" w:space="0" w:color="auto"/>
        <w:right w:val="none" w:sz="0" w:space="0" w:color="auto"/>
      </w:divBdr>
    </w:div>
    <w:div w:id="900823648">
      <w:marLeft w:val="0"/>
      <w:marRight w:val="0"/>
      <w:marTop w:val="0"/>
      <w:marBottom w:val="0"/>
      <w:divBdr>
        <w:top w:val="none" w:sz="0" w:space="0" w:color="auto"/>
        <w:left w:val="none" w:sz="0" w:space="0" w:color="auto"/>
        <w:bottom w:val="none" w:sz="0" w:space="0" w:color="auto"/>
        <w:right w:val="none" w:sz="0" w:space="0" w:color="auto"/>
      </w:divBdr>
    </w:div>
    <w:div w:id="900870766">
      <w:marLeft w:val="0"/>
      <w:marRight w:val="0"/>
      <w:marTop w:val="0"/>
      <w:marBottom w:val="0"/>
      <w:divBdr>
        <w:top w:val="none" w:sz="0" w:space="0" w:color="auto"/>
        <w:left w:val="none" w:sz="0" w:space="0" w:color="auto"/>
        <w:bottom w:val="none" w:sz="0" w:space="0" w:color="auto"/>
        <w:right w:val="none" w:sz="0" w:space="0" w:color="auto"/>
      </w:divBdr>
    </w:div>
    <w:div w:id="900944223">
      <w:marLeft w:val="0"/>
      <w:marRight w:val="0"/>
      <w:marTop w:val="0"/>
      <w:marBottom w:val="0"/>
      <w:divBdr>
        <w:top w:val="none" w:sz="0" w:space="0" w:color="auto"/>
        <w:left w:val="none" w:sz="0" w:space="0" w:color="auto"/>
        <w:bottom w:val="none" w:sz="0" w:space="0" w:color="auto"/>
        <w:right w:val="none" w:sz="0" w:space="0" w:color="auto"/>
      </w:divBdr>
    </w:div>
    <w:div w:id="900946432">
      <w:marLeft w:val="0"/>
      <w:marRight w:val="0"/>
      <w:marTop w:val="0"/>
      <w:marBottom w:val="0"/>
      <w:divBdr>
        <w:top w:val="none" w:sz="0" w:space="0" w:color="auto"/>
        <w:left w:val="none" w:sz="0" w:space="0" w:color="auto"/>
        <w:bottom w:val="none" w:sz="0" w:space="0" w:color="auto"/>
        <w:right w:val="none" w:sz="0" w:space="0" w:color="auto"/>
      </w:divBdr>
    </w:div>
    <w:div w:id="901058335">
      <w:marLeft w:val="0"/>
      <w:marRight w:val="0"/>
      <w:marTop w:val="0"/>
      <w:marBottom w:val="0"/>
      <w:divBdr>
        <w:top w:val="none" w:sz="0" w:space="0" w:color="auto"/>
        <w:left w:val="none" w:sz="0" w:space="0" w:color="auto"/>
        <w:bottom w:val="none" w:sz="0" w:space="0" w:color="auto"/>
        <w:right w:val="none" w:sz="0" w:space="0" w:color="auto"/>
      </w:divBdr>
    </w:div>
    <w:div w:id="901253104">
      <w:marLeft w:val="0"/>
      <w:marRight w:val="0"/>
      <w:marTop w:val="0"/>
      <w:marBottom w:val="0"/>
      <w:divBdr>
        <w:top w:val="none" w:sz="0" w:space="0" w:color="auto"/>
        <w:left w:val="none" w:sz="0" w:space="0" w:color="auto"/>
        <w:bottom w:val="none" w:sz="0" w:space="0" w:color="auto"/>
        <w:right w:val="none" w:sz="0" w:space="0" w:color="auto"/>
      </w:divBdr>
    </w:div>
    <w:div w:id="901253538">
      <w:marLeft w:val="0"/>
      <w:marRight w:val="0"/>
      <w:marTop w:val="0"/>
      <w:marBottom w:val="0"/>
      <w:divBdr>
        <w:top w:val="none" w:sz="0" w:space="0" w:color="auto"/>
        <w:left w:val="none" w:sz="0" w:space="0" w:color="auto"/>
        <w:bottom w:val="none" w:sz="0" w:space="0" w:color="auto"/>
        <w:right w:val="none" w:sz="0" w:space="0" w:color="auto"/>
      </w:divBdr>
    </w:div>
    <w:div w:id="901331522">
      <w:marLeft w:val="0"/>
      <w:marRight w:val="0"/>
      <w:marTop w:val="0"/>
      <w:marBottom w:val="0"/>
      <w:divBdr>
        <w:top w:val="none" w:sz="0" w:space="0" w:color="auto"/>
        <w:left w:val="none" w:sz="0" w:space="0" w:color="auto"/>
        <w:bottom w:val="none" w:sz="0" w:space="0" w:color="auto"/>
        <w:right w:val="none" w:sz="0" w:space="0" w:color="auto"/>
      </w:divBdr>
    </w:div>
    <w:div w:id="901335674">
      <w:marLeft w:val="0"/>
      <w:marRight w:val="0"/>
      <w:marTop w:val="0"/>
      <w:marBottom w:val="0"/>
      <w:divBdr>
        <w:top w:val="none" w:sz="0" w:space="0" w:color="auto"/>
        <w:left w:val="none" w:sz="0" w:space="0" w:color="auto"/>
        <w:bottom w:val="none" w:sz="0" w:space="0" w:color="auto"/>
        <w:right w:val="none" w:sz="0" w:space="0" w:color="auto"/>
      </w:divBdr>
    </w:div>
    <w:div w:id="901407089">
      <w:marLeft w:val="0"/>
      <w:marRight w:val="0"/>
      <w:marTop w:val="0"/>
      <w:marBottom w:val="0"/>
      <w:divBdr>
        <w:top w:val="none" w:sz="0" w:space="0" w:color="auto"/>
        <w:left w:val="none" w:sz="0" w:space="0" w:color="auto"/>
        <w:bottom w:val="none" w:sz="0" w:space="0" w:color="auto"/>
        <w:right w:val="none" w:sz="0" w:space="0" w:color="auto"/>
      </w:divBdr>
    </w:div>
    <w:div w:id="901448683">
      <w:marLeft w:val="0"/>
      <w:marRight w:val="0"/>
      <w:marTop w:val="0"/>
      <w:marBottom w:val="0"/>
      <w:divBdr>
        <w:top w:val="none" w:sz="0" w:space="0" w:color="auto"/>
        <w:left w:val="none" w:sz="0" w:space="0" w:color="auto"/>
        <w:bottom w:val="none" w:sz="0" w:space="0" w:color="auto"/>
        <w:right w:val="none" w:sz="0" w:space="0" w:color="auto"/>
      </w:divBdr>
    </w:div>
    <w:div w:id="901477406">
      <w:marLeft w:val="0"/>
      <w:marRight w:val="0"/>
      <w:marTop w:val="0"/>
      <w:marBottom w:val="0"/>
      <w:divBdr>
        <w:top w:val="none" w:sz="0" w:space="0" w:color="auto"/>
        <w:left w:val="none" w:sz="0" w:space="0" w:color="auto"/>
        <w:bottom w:val="none" w:sz="0" w:space="0" w:color="auto"/>
        <w:right w:val="none" w:sz="0" w:space="0" w:color="auto"/>
      </w:divBdr>
    </w:div>
    <w:div w:id="901521434">
      <w:marLeft w:val="0"/>
      <w:marRight w:val="0"/>
      <w:marTop w:val="0"/>
      <w:marBottom w:val="0"/>
      <w:divBdr>
        <w:top w:val="none" w:sz="0" w:space="0" w:color="auto"/>
        <w:left w:val="none" w:sz="0" w:space="0" w:color="auto"/>
        <w:bottom w:val="none" w:sz="0" w:space="0" w:color="auto"/>
        <w:right w:val="none" w:sz="0" w:space="0" w:color="auto"/>
      </w:divBdr>
    </w:div>
    <w:div w:id="901521483">
      <w:marLeft w:val="0"/>
      <w:marRight w:val="0"/>
      <w:marTop w:val="0"/>
      <w:marBottom w:val="0"/>
      <w:divBdr>
        <w:top w:val="none" w:sz="0" w:space="0" w:color="auto"/>
        <w:left w:val="none" w:sz="0" w:space="0" w:color="auto"/>
        <w:bottom w:val="none" w:sz="0" w:space="0" w:color="auto"/>
        <w:right w:val="none" w:sz="0" w:space="0" w:color="auto"/>
      </w:divBdr>
    </w:div>
    <w:div w:id="901523557">
      <w:marLeft w:val="0"/>
      <w:marRight w:val="0"/>
      <w:marTop w:val="0"/>
      <w:marBottom w:val="0"/>
      <w:divBdr>
        <w:top w:val="none" w:sz="0" w:space="0" w:color="auto"/>
        <w:left w:val="none" w:sz="0" w:space="0" w:color="auto"/>
        <w:bottom w:val="none" w:sz="0" w:space="0" w:color="auto"/>
        <w:right w:val="none" w:sz="0" w:space="0" w:color="auto"/>
      </w:divBdr>
    </w:div>
    <w:div w:id="901526165">
      <w:marLeft w:val="0"/>
      <w:marRight w:val="0"/>
      <w:marTop w:val="0"/>
      <w:marBottom w:val="0"/>
      <w:divBdr>
        <w:top w:val="none" w:sz="0" w:space="0" w:color="auto"/>
        <w:left w:val="none" w:sz="0" w:space="0" w:color="auto"/>
        <w:bottom w:val="none" w:sz="0" w:space="0" w:color="auto"/>
        <w:right w:val="none" w:sz="0" w:space="0" w:color="auto"/>
      </w:divBdr>
    </w:div>
    <w:div w:id="901866779">
      <w:marLeft w:val="0"/>
      <w:marRight w:val="0"/>
      <w:marTop w:val="0"/>
      <w:marBottom w:val="0"/>
      <w:divBdr>
        <w:top w:val="none" w:sz="0" w:space="0" w:color="auto"/>
        <w:left w:val="none" w:sz="0" w:space="0" w:color="auto"/>
        <w:bottom w:val="none" w:sz="0" w:space="0" w:color="auto"/>
        <w:right w:val="none" w:sz="0" w:space="0" w:color="auto"/>
      </w:divBdr>
    </w:div>
    <w:div w:id="901872110">
      <w:marLeft w:val="0"/>
      <w:marRight w:val="0"/>
      <w:marTop w:val="0"/>
      <w:marBottom w:val="0"/>
      <w:divBdr>
        <w:top w:val="none" w:sz="0" w:space="0" w:color="auto"/>
        <w:left w:val="none" w:sz="0" w:space="0" w:color="auto"/>
        <w:bottom w:val="none" w:sz="0" w:space="0" w:color="auto"/>
        <w:right w:val="none" w:sz="0" w:space="0" w:color="auto"/>
      </w:divBdr>
    </w:div>
    <w:div w:id="901915162">
      <w:marLeft w:val="0"/>
      <w:marRight w:val="0"/>
      <w:marTop w:val="0"/>
      <w:marBottom w:val="0"/>
      <w:divBdr>
        <w:top w:val="none" w:sz="0" w:space="0" w:color="auto"/>
        <w:left w:val="none" w:sz="0" w:space="0" w:color="auto"/>
        <w:bottom w:val="none" w:sz="0" w:space="0" w:color="auto"/>
        <w:right w:val="none" w:sz="0" w:space="0" w:color="auto"/>
      </w:divBdr>
    </w:div>
    <w:div w:id="901990675">
      <w:marLeft w:val="0"/>
      <w:marRight w:val="0"/>
      <w:marTop w:val="0"/>
      <w:marBottom w:val="0"/>
      <w:divBdr>
        <w:top w:val="none" w:sz="0" w:space="0" w:color="auto"/>
        <w:left w:val="none" w:sz="0" w:space="0" w:color="auto"/>
        <w:bottom w:val="none" w:sz="0" w:space="0" w:color="auto"/>
        <w:right w:val="none" w:sz="0" w:space="0" w:color="auto"/>
      </w:divBdr>
    </w:div>
    <w:div w:id="902057678">
      <w:marLeft w:val="0"/>
      <w:marRight w:val="0"/>
      <w:marTop w:val="0"/>
      <w:marBottom w:val="0"/>
      <w:divBdr>
        <w:top w:val="none" w:sz="0" w:space="0" w:color="auto"/>
        <w:left w:val="none" w:sz="0" w:space="0" w:color="auto"/>
        <w:bottom w:val="none" w:sz="0" w:space="0" w:color="auto"/>
        <w:right w:val="none" w:sz="0" w:space="0" w:color="auto"/>
      </w:divBdr>
    </w:div>
    <w:div w:id="902109059">
      <w:marLeft w:val="0"/>
      <w:marRight w:val="0"/>
      <w:marTop w:val="0"/>
      <w:marBottom w:val="0"/>
      <w:divBdr>
        <w:top w:val="none" w:sz="0" w:space="0" w:color="auto"/>
        <w:left w:val="none" w:sz="0" w:space="0" w:color="auto"/>
        <w:bottom w:val="none" w:sz="0" w:space="0" w:color="auto"/>
        <w:right w:val="none" w:sz="0" w:space="0" w:color="auto"/>
      </w:divBdr>
    </w:div>
    <w:div w:id="902179657">
      <w:marLeft w:val="0"/>
      <w:marRight w:val="0"/>
      <w:marTop w:val="0"/>
      <w:marBottom w:val="0"/>
      <w:divBdr>
        <w:top w:val="none" w:sz="0" w:space="0" w:color="auto"/>
        <w:left w:val="none" w:sz="0" w:space="0" w:color="auto"/>
        <w:bottom w:val="none" w:sz="0" w:space="0" w:color="auto"/>
        <w:right w:val="none" w:sz="0" w:space="0" w:color="auto"/>
      </w:divBdr>
    </w:div>
    <w:div w:id="902180197">
      <w:marLeft w:val="0"/>
      <w:marRight w:val="0"/>
      <w:marTop w:val="0"/>
      <w:marBottom w:val="0"/>
      <w:divBdr>
        <w:top w:val="none" w:sz="0" w:space="0" w:color="auto"/>
        <w:left w:val="none" w:sz="0" w:space="0" w:color="auto"/>
        <w:bottom w:val="none" w:sz="0" w:space="0" w:color="auto"/>
        <w:right w:val="none" w:sz="0" w:space="0" w:color="auto"/>
      </w:divBdr>
    </w:div>
    <w:div w:id="902374455">
      <w:marLeft w:val="0"/>
      <w:marRight w:val="0"/>
      <w:marTop w:val="0"/>
      <w:marBottom w:val="0"/>
      <w:divBdr>
        <w:top w:val="none" w:sz="0" w:space="0" w:color="auto"/>
        <w:left w:val="none" w:sz="0" w:space="0" w:color="auto"/>
        <w:bottom w:val="none" w:sz="0" w:space="0" w:color="auto"/>
        <w:right w:val="none" w:sz="0" w:space="0" w:color="auto"/>
      </w:divBdr>
    </w:div>
    <w:div w:id="902521226">
      <w:marLeft w:val="0"/>
      <w:marRight w:val="0"/>
      <w:marTop w:val="0"/>
      <w:marBottom w:val="0"/>
      <w:divBdr>
        <w:top w:val="none" w:sz="0" w:space="0" w:color="auto"/>
        <w:left w:val="none" w:sz="0" w:space="0" w:color="auto"/>
        <w:bottom w:val="none" w:sz="0" w:space="0" w:color="auto"/>
        <w:right w:val="none" w:sz="0" w:space="0" w:color="auto"/>
      </w:divBdr>
    </w:div>
    <w:div w:id="902568115">
      <w:marLeft w:val="0"/>
      <w:marRight w:val="0"/>
      <w:marTop w:val="0"/>
      <w:marBottom w:val="0"/>
      <w:divBdr>
        <w:top w:val="none" w:sz="0" w:space="0" w:color="auto"/>
        <w:left w:val="none" w:sz="0" w:space="0" w:color="auto"/>
        <w:bottom w:val="none" w:sz="0" w:space="0" w:color="auto"/>
        <w:right w:val="none" w:sz="0" w:space="0" w:color="auto"/>
      </w:divBdr>
    </w:div>
    <w:div w:id="902569547">
      <w:marLeft w:val="0"/>
      <w:marRight w:val="0"/>
      <w:marTop w:val="0"/>
      <w:marBottom w:val="0"/>
      <w:divBdr>
        <w:top w:val="none" w:sz="0" w:space="0" w:color="auto"/>
        <w:left w:val="none" w:sz="0" w:space="0" w:color="auto"/>
        <w:bottom w:val="none" w:sz="0" w:space="0" w:color="auto"/>
        <w:right w:val="none" w:sz="0" w:space="0" w:color="auto"/>
      </w:divBdr>
    </w:div>
    <w:div w:id="902570671">
      <w:marLeft w:val="0"/>
      <w:marRight w:val="0"/>
      <w:marTop w:val="0"/>
      <w:marBottom w:val="0"/>
      <w:divBdr>
        <w:top w:val="none" w:sz="0" w:space="0" w:color="auto"/>
        <w:left w:val="none" w:sz="0" w:space="0" w:color="auto"/>
        <w:bottom w:val="none" w:sz="0" w:space="0" w:color="auto"/>
        <w:right w:val="none" w:sz="0" w:space="0" w:color="auto"/>
      </w:divBdr>
    </w:div>
    <w:div w:id="902639523">
      <w:marLeft w:val="0"/>
      <w:marRight w:val="0"/>
      <w:marTop w:val="0"/>
      <w:marBottom w:val="0"/>
      <w:divBdr>
        <w:top w:val="none" w:sz="0" w:space="0" w:color="auto"/>
        <w:left w:val="none" w:sz="0" w:space="0" w:color="auto"/>
        <w:bottom w:val="none" w:sz="0" w:space="0" w:color="auto"/>
        <w:right w:val="none" w:sz="0" w:space="0" w:color="auto"/>
      </w:divBdr>
    </w:div>
    <w:div w:id="902639697">
      <w:marLeft w:val="0"/>
      <w:marRight w:val="0"/>
      <w:marTop w:val="0"/>
      <w:marBottom w:val="0"/>
      <w:divBdr>
        <w:top w:val="none" w:sz="0" w:space="0" w:color="auto"/>
        <w:left w:val="none" w:sz="0" w:space="0" w:color="auto"/>
        <w:bottom w:val="none" w:sz="0" w:space="0" w:color="auto"/>
        <w:right w:val="none" w:sz="0" w:space="0" w:color="auto"/>
      </w:divBdr>
    </w:div>
    <w:div w:id="902720865">
      <w:marLeft w:val="0"/>
      <w:marRight w:val="0"/>
      <w:marTop w:val="0"/>
      <w:marBottom w:val="0"/>
      <w:divBdr>
        <w:top w:val="none" w:sz="0" w:space="0" w:color="auto"/>
        <w:left w:val="none" w:sz="0" w:space="0" w:color="auto"/>
        <w:bottom w:val="none" w:sz="0" w:space="0" w:color="auto"/>
        <w:right w:val="none" w:sz="0" w:space="0" w:color="auto"/>
      </w:divBdr>
    </w:div>
    <w:div w:id="902758531">
      <w:marLeft w:val="0"/>
      <w:marRight w:val="0"/>
      <w:marTop w:val="0"/>
      <w:marBottom w:val="0"/>
      <w:divBdr>
        <w:top w:val="none" w:sz="0" w:space="0" w:color="auto"/>
        <w:left w:val="none" w:sz="0" w:space="0" w:color="auto"/>
        <w:bottom w:val="none" w:sz="0" w:space="0" w:color="auto"/>
        <w:right w:val="none" w:sz="0" w:space="0" w:color="auto"/>
      </w:divBdr>
    </w:div>
    <w:div w:id="902760305">
      <w:marLeft w:val="0"/>
      <w:marRight w:val="0"/>
      <w:marTop w:val="0"/>
      <w:marBottom w:val="0"/>
      <w:divBdr>
        <w:top w:val="none" w:sz="0" w:space="0" w:color="auto"/>
        <w:left w:val="none" w:sz="0" w:space="0" w:color="auto"/>
        <w:bottom w:val="none" w:sz="0" w:space="0" w:color="auto"/>
        <w:right w:val="none" w:sz="0" w:space="0" w:color="auto"/>
      </w:divBdr>
    </w:div>
    <w:div w:id="903027071">
      <w:marLeft w:val="0"/>
      <w:marRight w:val="0"/>
      <w:marTop w:val="0"/>
      <w:marBottom w:val="0"/>
      <w:divBdr>
        <w:top w:val="none" w:sz="0" w:space="0" w:color="auto"/>
        <w:left w:val="none" w:sz="0" w:space="0" w:color="auto"/>
        <w:bottom w:val="none" w:sz="0" w:space="0" w:color="auto"/>
        <w:right w:val="none" w:sz="0" w:space="0" w:color="auto"/>
      </w:divBdr>
    </w:div>
    <w:div w:id="903030952">
      <w:marLeft w:val="0"/>
      <w:marRight w:val="0"/>
      <w:marTop w:val="0"/>
      <w:marBottom w:val="0"/>
      <w:divBdr>
        <w:top w:val="none" w:sz="0" w:space="0" w:color="auto"/>
        <w:left w:val="none" w:sz="0" w:space="0" w:color="auto"/>
        <w:bottom w:val="none" w:sz="0" w:space="0" w:color="auto"/>
        <w:right w:val="none" w:sz="0" w:space="0" w:color="auto"/>
      </w:divBdr>
    </w:div>
    <w:div w:id="903031115">
      <w:marLeft w:val="0"/>
      <w:marRight w:val="0"/>
      <w:marTop w:val="0"/>
      <w:marBottom w:val="0"/>
      <w:divBdr>
        <w:top w:val="none" w:sz="0" w:space="0" w:color="auto"/>
        <w:left w:val="none" w:sz="0" w:space="0" w:color="auto"/>
        <w:bottom w:val="none" w:sz="0" w:space="0" w:color="auto"/>
        <w:right w:val="none" w:sz="0" w:space="0" w:color="auto"/>
      </w:divBdr>
    </w:div>
    <w:div w:id="903031183">
      <w:marLeft w:val="0"/>
      <w:marRight w:val="0"/>
      <w:marTop w:val="0"/>
      <w:marBottom w:val="0"/>
      <w:divBdr>
        <w:top w:val="none" w:sz="0" w:space="0" w:color="auto"/>
        <w:left w:val="none" w:sz="0" w:space="0" w:color="auto"/>
        <w:bottom w:val="none" w:sz="0" w:space="0" w:color="auto"/>
        <w:right w:val="none" w:sz="0" w:space="0" w:color="auto"/>
      </w:divBdr>
    </w:div>
    <w:div w:id="903032988">
      <w:marLeft w:val="0"/>
      <w:marRight w:val="0"/>
      <w:marTop w:val="0"/>
      <w:marBottom w:val="0"/>
      <w:divBdr>
        <w:top w:val="none" w:sz="0" w:space="0" w:color="auto"/>
        <w:left w:val="none" w:sz="0" w:space="0" w:color="auto"/>
        <w:bottom w:val="none" w:sz="0" w:space="0" w:color="auto"/>
        <w:right w:val="none" w:sz="0" w:space="0" w:color="auto"/>
      </w:divBdr>
    </w:div>
    <w:div w:id="903102368">
      <w:marLeft w:val="0"/>
      <w:marRight w:val="0"/>
      <w:marTop w:val="0"/>
      <w:marBottom w:val="0"/>
      <w:divBdr>
        <w:top w:val="none" w:sz="0" w:space="0" w:color="auto"/>
        <w:left w:val="none" w:sz="0" w:space="0" w:color="auto"/>
        <w:bottom w:val="none" w:sz="0" w:space="0" w:color="auto"/>
        <w:right w:val="none" w:sz="0" w:space="0" w:color="auto"/>
      </w:divBdr>
    </w:div>
    <w:div w:id="903106782">
      <w:marLeft w:val="0"/>
      <w:marRight w:val="0"/>
      <w:marTop w:val="0"/>
      <w:marBottom w:val="0"/>
      <w:divBdr>
        <w:top w:val="none" w:sz="0" w:space="0" w:color="auto"/>
        <w:left w:val="none" w:sz="0" w:space="0" w:color="auto"/>
        <w:bottom w:val="none" w:sz="0" w:space="0" w:color="auto"/>
        <w:right w:val="none" w:sz="0" w:space="0" w:color="auto"/>
      </w:divBdr>
    </w:div>
    <w:div w:id="903222496">
      <w:marLeft w:val="0"/>
      <w:marRight w:val="0"/>
      <w:marTop w:val="0"/>
      <w:marBottom w:val="0"/>
      <w:divBdr>
        <w:top w:val="none" w:sz="0" w:space="0" w:color="auto"/>
        <w:left w:val="none" w:sz="0" w:space="0" w:color="auto"/>
        <w:bottom w:val="none" w:sz="0" w:space="0" w:color="auto"/>
        <w:right w:val="none" w:sz="0" w:space="0" w:color="auto"/>
      </w:divBdr>
    </w:div>
    <w:div w:id="903293162">
      <w:marLeft w:val="0"/>
      <w:marRight w:val="0"/>
      <w:marTop w:val="0"/>
      <w:marBottom w:val="0"/>
      <w:divBdr>
        <w:top w:val="none" w:sz="0" w:space="0" w:color="auto"/>
        <w:left w:val="none" w:sz="0" w:space="0" w:color="auto"/>
        <w:bottom w:val="none" w:sz="0" w:space="0" w:color="auto"/>
        <w:right w:val="none" w:sz="0" w:space="0" w:color="auto"/>
      </w:divBdr>
    </w:div>
    <w:div w:id="903299867">
      <w:marLeft w:val="0"/>
      <w:marRight w:val="0"/>
      <w:marTop w:val="0"/>
      <w:marBottom w:val="0"/>
      <w:divBdr>
        <w:top w:val="none" w:sz="0" w:space="0" w:color="auto"/>
        <w:left w:val="none" w:sz="0" w:space="0" w:color="auto"/>
        <w:bottom w:val="none" w:sz="0" w:space="0" w:color="auto"/>
        <w:right w:val="none" w:sz="0" w:space="0" w:color="auto"/>
      </w:divBdr>
    </w:div>
    <w:div w:id="903369837">
      <w:marLeft w:val="0"/>
      <w:marRight w:val="0"/>
      <w:marTop w:val="0"/>
      <w:marBottom w:val="0"/>
      <w:divBdr>
        <w:top w:val="none" w:sz="0" w:space="0" w:color="auto"/>
        <w:left w:val="none" w:sz="0" w:space="0" w:color="auto"/>
        <w:bottom w:val="none" w:sz="0" w:space="0" w:color="auto"/>
        <w:right w:val="none" w:sz="0" w:space="0" w:color="auto"/>
      </w:divBdr>
    </w:div>
    <w:div w:id="903370165">
      <w:marLeft w:val="0"/>
      <w:marRight w:val="0"/>
      <w:marTop w:val="0"/>
      <w:marBottom w:val="0"/>
      <w:divBdr>
        <w:top w:val="none" w:sz="0" w:space="0" w:color="auto"/>
        <w:left w:val="none" w:sz="0" w:space="0" w:color="auto"/>
        <w:bottom w:val="none" w:sz="0" w:space="0" w:color="auto"/>
        <w:right w:val="none" w:sz="0" w:space="0" w:color="auto"/>
      </w:divBdr>
    </w:div>
    <w:div w:id="903485704">
      <w:marLeft w:val="0"/>
      <w:marRight w:val="0"/>
      <w:marTop w:val="0"/>
      <w:marBottom w:val="0"/>
      <w:divBdr>
        <w:top w:val="none" w:sz="0" w:space="0" w:color="auto"/>
        <w:left w:val="none" w:sz="0" w:space="0" w:color="auto"/>
        <w:bottom w:val="none" w:sz="0" w:space="0" w:color="auto"/>
        <w:right w:val="none" w:sz="0" w:space="0" w:color="auto"/>
      </w:divBdr>
    </w:div>
    <w:div w:id="903486264">
      <w:marLeft w:val="0"/>
      <w:marRight w:val="0"/>
      <w:marTop w:val="0"/>
      <w:marBottom w:val="0"/>
      <w:divBdr>
        <w:top w:val="none" w:sz="0" w:space="0" w:color="auto"/>
        <w:left w:val="none" w:sz="0" w:space="0" w:color="auto"/>
        <w:bottom w:val="none" w:sz="0" w:space="0" w:color="auto"/>
        <w:right w:val="none" w:sz="0" w:space="0" w:color="auto"/>
      </w:divBdr>
    </w:div>
    <w:div w:id="903682199">
      <w:marLeft w:val="0"/>
      <w:marRight w:val="0"/>
      <w:marTop w:val="0"/>
      <w:marBottom w:val="0"/>
      <w:divBdr>
        <w:top w:val="none" w:sz="0" w:space="0" w:color="auto"/>
        <w:left w:val="none" w:sz="0" w:space="0" w:color="auto"/>
        <w:bottom w:val="none" w:sz="0" w:space="0" w:color="auto"/>
        <w:right w:val="none" w:sz="0" w:space="0" w:color="auto"/>
      </w:divBdr>
    </w:div>
    <w:div w:id="903687240">
      <w:marLeft w:val="0"/>
      <w:marRight w:val="0"/>
      <w:marTop w:val="0"/>
      <w:marBottom w:val="0"/>
      <w:divBdr>
        <w:top w:val="none" w:sz="0" w:space="0" w:color="auto"/>
        <w:left w:val="none" w:sz="0" w:space="0" w:color="auto"/>
        <w:bottom w:val="none" w:sz="0" w:space="0" w:color="auto"/>
        <w:right w:val="none" w:sz="0" w:space="0" w:color="auto"/>
      </w:divBdr>
    </w:div>
    <w:div w:id="903754005">
      <w:marLeft w:val="0"/>
      <w:marRight w:val="0"/>
      <w:marTop w:val="0"/>
      <w:marBottom w:val="0"/>
      <w:divBdr>
        <w:top w:val="none" w:sz="0" w:space="0" w:color="auto"/>
        <w:left w:val="none" w:sz="0" w:space="0" w:color="auto"/>
        <w:bottom w:val="none" w:sz="0" w:space="0" w:color="auto"/>
        <w:right w:val="none" w:sz="0" w:space="0" w:color="auto"/>
      </w:divBdr>
    </w:div>
    <w:div w:id="903754546">
      <w:marLeft w:val="0"/>
      <w:marRight w:val="0"/>
      <w:marTop w:val="0"/>
      <w:marBottom w:val="0"/>
      <w:divBdr>
        <w:top w:val="none" w:sz="0" w:space="0" w:color="auto"/>
        <w:left w:val="none" w:sz="0" w:space="0" w:color="auto"/>
        <w:bottom w:val="none" w:sz="0" w:space="0" w:color="auto"/>
        <w:right w:val="none" w:sz="0" w:space="0" w:color="auto"/>
      </w:divBdr>
    </w:div>
    <w:div w:id="903757640">
      <w:marLeft w:val="0"/>
      <w:marRight w:val="0"/>
      <w:marTop w:val="0"/>
      <w:marBottom w:val="0"/>
      <w:divBdr>
        <w:top w:val="none" w:sz="0" w:space="0" w:color="auto"/>
        <w:left w:val="none" w:sz="0" w:space="0" w:color="auto"/>
        <w:bottom w:val="none" w:sz="0" w:space="0" w:color="auto"/>
        <w:right w:val="none" w:sz="0" w:space="0" w:color="auto"/>
      </w:divBdr>
    </w:div>
    <w:div w:id="903761257">
      <w:marLeft w:val="0"/>
      <w:marRight w:val="0"/>
      <w:marTop w:val="0"/>
      <w:marBottom w:val="0"/>
      <w:divBdr>
        <w:top w:val="none" w:sz="0" w:space="0" w:color="auto"/>
        <w:left w:val="none" w:sz="0" w:space="0" w:color="auto"/>
        <w:bottom w:val="none" w:sz="0" w:space="0" w:color="auto"/>
        <w:right w:val="none" w:sz="0" w:space="0" w:color="auto"/>
      </w:divBdr>
    </w:div>
    <w:div w:id="903830847">
      <w:marLeft w:val="0"/>
      <w:marRight w:val="0"/>
      <w:marTop w:val="0"/>
      <w:marBottom w:val="0"/>
      <w:divBdr>
        <w:top w:val="none" w:sz="0" w:space="0" w:color="auto"/>
        <w:left w:val="none" w:sz="0" w:space="0" w:color="auto"/>
        <w:bottom w:val="none" w:sz="0" w:space="0" w:color="auto"/>
        <w:right w:val="none" w:sz="0" w:space="0" w:color="auto"/>
      </w:divBdr>
    </w:div>
    <w:div w:id="904026130">
      <w:marLeft w:val="0"/>
      <w:marRight w:val="0"/>
      <w:marTop w:val="0"/>
      <w:marBottom w:val="0"/>
      <w:divBdr>
        <w:top w:val="none" w:sz="0" w:space="0" w:color="auto"/>
        <w:left w:val="none" w:sz="0" w:space="0" w:color="auto"/>
        <w:bottom w:val="none" w:sz="0" w:space="0" w:color="auto"/>
        <w:right w:val="none" w:sz="0" w:space="0" w:color="auto"/>
      </w:divBdr>
    </w:div>
    <w:div w:id="904028146">
      <w:marLeft w:val="0"/>
      <w:marRight w:val="0"/>
      <w:marTop w:val="0"/>
      <w:marBottom w:val="0"/>
      <w:divBdr>
        <w:top w:val="none" w:sz="0" w:space="0" w:color="auto"/>
        <w:left w:val="none" w:sz="0" w:space="0" w:color="auto"/>
        <w:bottom w:val="none" w:sz="0" w:space="0" w:color="auto"/>
        <w:right w:val="none" w:sz="0" w:space="0" w:color="auto"/>
      </w:divBdr>
    </w:div>
    <w:div w:id="904029248">
      <w:marLeft w:val="0"/>
      <w:marRight w:val="0"/>
      <w:marTop w:val="0"/>
      <w:marBottom w:val="0"/>
      <w:divBdr>
        <w:top w:val="none" w:sz="0" w:space="0" w:color="auto"/>
        <w:left w:val="none" w:sz="0" w:space="0" w:color="auto"/>
        <w:bottom w:val="none" w:sz="0" w:space="0" w:color="auto"/>
        <w:right w:val="none" w:sz="0" w:space="0" w:color="auto"/>
      </w:divBdr>
    </w:div>
    <w:div w:id="904215983">
      <w:marLeft w:val="0"/>
      <w:marRight w:val="0"/>
      <w:marTop w:val="0"/>
      <w:marBottom w:val="0"/>
      <w:divBdr>
        <w:top w:val="none" w:sz="0" w:space="0" w:color="auto"/>
        <w:left w:val="none" w:sz="0" w:space="0" w:color="auto"/>
        <w:bottom w:val="none" w:sz="0" w:space="0" w:color="auto"/>
        <w:right w:val="none" w:sz="0" w:space="0" w:color="auto"/>
      </w:divBdr>
    </w:div>
    <w:div w:id="904216286">
      <w:marLeft w:val="0"/>
      <w:marRight w:val="0"/>
      <w:marTop w:val="0"/>
      <w:marBottom w:val="0"/>
      <w:divBdr>
        <w:top w:val="none" w:sz="0" w:space="0" w:color="auto"/>
        <w:left w:val="none" w:sz="0" w:space="0" w:color="auto"/>
        <w:bottom w:val="none" w:sz="0" w:space="0" w:color="auto"/>
        <w:right w:val="none" w:sz="0" w:space="0" w:color="auto"/>
      </w:divBdr>
    </w:div>
    <w:div w:id="904217968">
      <w:marLeft w:val="0"/>
      <w:marRight w:val="0"/>
      <w:marTop w:val="0"/>
      <w:marBottom w:val="0"/>
      <w:divBdr>
        <w:top w:val="none" w:sz="0" w:space="0" w:color="auto"/>
        <w:left w:val="none" w:sz="0" w:space="0" w:color="auto"/>
        <w:bottom w:val="none" w:sz="0" w:space="0" w:color="auto"/>
        <w:right w:val="none" w:sz="0" w:space="0" w:color="auto"/>
      </w:divBdr>
    </w:div>
    <w:div w:id="904218790">
      <w:marLeft w:val="480"/>
      <w:marRight w:val="0"/>
      <w:marTop w:val="0"/>
      <w:marBottom w:val="0"/>
      <w:divBdr>
        <w:top w:val="none" w:sz="0" w:space="0" w:color="auto"/>
        <w:left w:val="none" w:sz="0" w:space="0" w:color="auto"/>
        <w:bottom w:val="none" w:sz="0" w:space="0" w:color="auto"/>
        <w:right w:val="none" w:sz="0" w:space="0" w:color="auto"/>
      </w:divBdr>
    </w:div>
    <w:div w:id="904296964">
      <w:marLeft w:val="0"/>
      <w:marRight w:val="0"/>
      <w:marTop w:val="0"/>
      <w:marBottom w:val="0"/>
      <w:divBdr>
        <w:top w:val="none" w:sz="0" w:space="0" w:color="auto"/>
        <w:left w:val="none" w:sz="0" w:space="0" w:color="auto"/>
        <w:bottom w:val="none" w:sz="0" w:space="0" w:color="auto"/>
        <w:right w:val="none" w:sz="0" w:space="0" w:color="auto"/>
      </w:divBdr>
    </w:div>
    <w:div w:id="904411329">
      <w:marLeft w:val="0"/>
      <w:marRight w:val="0"/>
      <w:marTop w:val="0"/>
      <w:marBottom w:val="0"/>
      <w:divBdr>
        <w:top w:val="none" w:sz="0" w:space="0" w:color="auto"/>
        <w:left w:val="none" w:sz="0" w:space="0" w:color="auto"/>
        <w:bottom w:val="none" w:sz="0" w:space="0" w:color="auto"/>
        <w:right w:val="none" w:sz="0" w:space="0" w:color="auto"/>
      </w:divBdr>
    </w:div>
    <w:div w:id="904412439">
      <w:bodyDiv w:val="1"/>
      <w:marLeft w:val="0"/>
      <w:marRight w:val="0"/>
      <w:marTop w:val="0"/>
      <w:marBottom w:val="0"/>
      <w:divBdr>
        <w:top w:val="none" w:sz="0" w:space="0" w:color="auto"/>
        <w:left w:val="none" w:sz="0" w:space="0" w:color="auto"/>
        <w:bottom w:val="none" w:sz="0" w:space="0" w:color="auto"/>
        <w:right w:val="none" w:sz="0" w:space="0" w:color="auto"/>
      </w:divBdr>
    </w:div>
    <w:div w:id="904413856">
      <w:marLeft w:val="0"/>
      <w:marRight w:val="0"/>
      <w:marTop w:val="0"/>
      <w:marBottom w:val="0"/>
      <w:divBdr>
        <w:top w:val="none" w:sz="0" w:space="0" w:color="auto"/>
        <w:left w:val="none" w:sz="0" w:space="0" w:color="auto"/>
        <w:bottom w:val="none" w:sz="0" w:space="0" w:color="auto"/>
        <w:right w:val="none" w:sz="0" w:space="0" w:color="auto"/>
      </w:divBdr>
    </w:div>
    <w:div w:id="904530776">
      <w:marLeft w:val="0"/>
      <w:marRight w:val="0"/>
      <w:marTop w:val="0"/>
      <w:marBottom w:val="0"/>
      <w:divBdr>
        <w:top w:val="none" w:sz="0" w:space="0" w:color="auto"/>
        <w:left w:val="none" w:sz="0" w:space="0" w:color="auto"/>
        <w:bottom w:val="none" w:sz="0" w:space="0" w:color="auto"/>
        <w:right w:val="none" w:sz="0" w:space="0" w:color="auto"/>
      </w:divBdr>
    </w:div>
    <w:div w:id="904532957">
      <w:marLeft w:val="0"/>
      <w:marRight w:val="0"/>
      <w:marTop w:val="0"/>
      <w:marBottom w:val="0"/>
      <w:divBdr>
        <w:top w:val="none" w:sz="0" w:space="0" w:color="auto"/>
        <w:left w:val="none" w:sz="0" w:space="0" w:color="auto"/>
        <w:bottom w:val="none" w:sz="0" w:space="0" w:color="auto"/>
        <w:right w:val="none" w:sz="0" w:space="0" w:color="auto"/>
      </w:divBdr>
    </w:div>
    <w:div w:id="904604516">
      <w:marLeft w:val="0"/>
      <w:marRight w:val="0"/>
      <w:marTop w:val="0"/>
      <w:marBottom w:val="0"/>
      <w:divBdr>
        <w:top w:val="none" w:sz="0" w:space="0" w:color="auto"/>
        <w:left w:val="none" w:sz="0" w:space="0" w:color="auto"/>
        <w:bottom w:val="none" w:sz="0" w:space="0" w:color="auto"/>
        <w:right w:val="none" w:sz="0" w:space="0" w:color="auto"/>
      </w:divBdr>
    </w:div>
    <w:div w:id="904606907">
      <w:marLeft w:val="0"/>
      <w:marRight w:val="0"/>
      <w:marTop w:val="0"/>
      <w:marBottom w:val="0"/>
      <w:divBdr>
        <w:top w:val="none" w:sz="0" w:space="0" w:color="auto"/>
        <w:left w:val="none" w:sz="0" w:space="0" w:color="auto"/>
        <w:bottom w:val="none" w:sz="0" w:space="0" w:color="auto"/>
        <w:right w:val="none" w:sz="0" w:space="0" w:color="auto"/>
      </w:divBdr>
    </w:div>
    <w:div w:id="904679463">
      <w:marLeft w:val="0"/>
      <w:marRight w:val="0"/>
      <w:marTop w:val="0"/>
      <w:marBottom w:val="0"/>
      <w:divBdr>
        <w:top w:val="none" w:sz="0" w:space="0" w:color="auto"/>
        <w:left w:val="none" w:sz="0" w:space="0" w:color="auto"/>
        <w:bottom w:val="none" w:sz="0" w:space="0" w:color="auto"/>
        <w:right w:val="none" w:sz="0" w:space="0" w:color="auto"/>
      </w:divBdr>
    </w:div>
    <w:div w:id="904804086">
      <w:marLeft w:val="0"/>
      <w:marRight w:val="0"/>
      <w:marTop w:val="0"/>
      <w:marBottom w:val="0"/>
      <w:divBdr>
        <w:top w:val="none" w:sz="0" w:space="0" w:color="auto"/>
        <w:left w:val="none" w:sz="0" w:space="0" w:color="auto"/>
        <w:bottom w:val="none" w:sz="0" w:space="0" w:color="auto"/>
        <w:right w:val="none" w:sz="0" w:space="0" w:color="auto"/>
      </w:divBdr>
    </w:div>
    <w:div w:id="904804823">
      <w:marLeft w:val="0"/>
      <w:marRight w:val="0"/>
      <w:marTop w:val="0"/>
      <w:marBottom w:val="0"/>
      <w:divBdr>
        <w:top w:val="none" w:sz="0" w:space="0" w:color="auto"/>
        <w:left w:val="none" w:sz="0" w:space="0" w:color="auto"/>
        <w:bottom w:val="none" w:sz="0" w:space="0" w:color="auto"/>
        <w:right w:val="none" w:sz="0" w:space="0" w:color="auto"/>
      </w:divBdr>
    </w:div>
    <w:div w:id="904873548">
      <w:marLeft w:val="0"/>
      <w:marRight w:val="0"/>
      <w:marTop w:val="0"/>
      <w:marBottom w:val="0"/>
      <w:divBdr>
        <w:top w:val="none" w:sz="0" w:space="0" w:color="auto"/>
        <w:left w:val="none" w:sz="0" w:space="0" w:color="auto"/>
        <w:bottom w:val="none" w:sz="0" w:space="0" w:color="auto"/>
        <w:right w:val="none" w:sz="0" w:space="0" w:color="auto"/>
      </w:divBdr>
    </w:div>
    <w:div w:id="904922062">
      <w:marLeft w:val="0"/>
      <w:marRight w:val="0"/>
      <w:marTop w:val="0"/>
      <w:marBottom w:val="0"/>
      <w:divBdr>
        <w:top w:val="none" w:sz="0" w:space="0" w:color="auto"/>
        <w:left w:val="none" w:sz="0" w:space="0" w:color="auto"/>
        <w:bottom w:val="none" w:sz="0" w:space="0" w:color="auto"/>
        <w:right w:val="none" w:sz="0" w:space="0" w:color="auto"/>
      </w:divBdr>
    </w:div>
    <w:div w:id="905185204">
      <w:marLeft w:val="0"/>
      <w:marRight w:val="0"/>
      <w:marTop w:val="0"/>
      <w:marBottom w:val="0"/>
      <w:divBdr>
        <w:top w:val="none" w:sz="0" w:space="0" w:color="auto"/>
        <w:left w:val="none" w:sz="0" w:space="0" w:color="auto"/>
        <w:bottom w:val="none" w:sz="0" w:space="0" w:color="auto"/>
        <w:right w:val="none" w:sz="0" w:space="0" w:color="auto"/>
      </w:divBdr>
    </w:div>
    <w:div w:id="905258068">
      <w:marLeft w:val="0"/>
      <w:marRight w:val="0"/>
      <w:marTop w:val="0"/>
      <w:marBottom w:val="0"/>
      <w:divBdr>
        <w:top w:val="none" w:sz="0" w:space="0" w:color="auto"/>
        <w:left w:val="none" w:sz="0" w:space="0" w:color="auto"/>
        <w:bottom w:val="none" w:sz="0" w:space="0" w:color="auto"/>
        <w:right w:val="none" w:sz="0" w:space="0" w:color="auto"/>
      </w:divBdr>
    </w:div>
    <w:div w:id="905341710">
      <w:marLeft w:val="0"/>
      <w:marRight w:val="0"/>
      <w:marTop w:val="0"/>
      <w:marBottom w:val="0"/>
      <w:divBdr>
        <w:top w:val="none" w:sz="0" w:space="0" w:color="auto"/>
        <w:left w:val="none" w:sz="0" w:space="0" w:color="auto"/>
        <w:bottom w:val="none" w:sz="0" w:space="0" w:color="auto"/>
        <w:right w:val="none" w:sz="0" w:space="0" w:color="auto"/>
      </w:divBdr>
    </w:div>
    <w:div w:id="905384563">
      <w:marLeft w:val="0"/>
      <w:marRight w:val="0"/>
      <w:marTop w:val="0"/>
      <w:marBottom w:val="0"/>
      <w:divBdr>
        <w:top w:val="none" w:sz="0" w:space="0" w:color="auto"/>
        <w:left w:val="none" w:sz="0" w:space="0" w:color="auto"/>
        <w:bottom w:val="none" w:sz="0" w:space="0" w:color="auto"/>
        <w:right w:val="none" w:sz="0" w:space="0" w:color="auto"/>
      </w:divBdr>
    </w:div>
    <w:div w:id="905411450">
      <w:marLeft w:val="0"/>
      <w:marRight w:val="0"/>
      <w:marTop w:val="0"/>
      <w:marBottom w:val="0"/>
      <w:divBdr>
        <w:top w:val="none" w:sz="0" w:space="0" w:color="auto"/>
        <w:left w:val="none" w:sz="0" w:space="0" w:color="auto"/>
        <w:bottom w:val="none" w:sz="0" w:space="0" w:color="auto"/>
        <w:right w:val="none" w:sz="0" w:space="0" w:color="auto"/>
      </w:divBdr>
    </w:div>
    <w:div w:id="905451113">
      <w:marLeft w:val="0"/>
      <w:marRight w:val="0"/>
      <w:marTop w:val="0"/>
      <w:marBottom w:val="0"/>
      <w:divBdr>
        <w:top w:val="none" w:sz="0" w:space="0" w:color="auto"/>
        <w:left w:val="none" w:sz="0" w:space="0" w:color="auto"/>
        <w:bottom w:val="none" w:sz="0" w:space="0" w:color="auto"/>
        <w:right w:val="none" w:sz="0" w:space="0" w:color="auto"/>
      </w:divBdr>
    </w:div>
    <w:div w:id="905528442">
      <w:marLeft w:val="0"/>
      <w:marRight w:val="0"/>
      <w:marTop w:val="0"/>
      <w:marBottom w:val="0"/>
      <w:divBdr>
        <w:top w:val="none" w:sz="0" w:space="0" w:color="auto"/>
        <w:left w:val="none" w:sz="0" w:space="0" w:color="auto"/>
        <w:bottom w:val="none" w:sz="0" w:space="0" w:color="auto"/>
        <w:right w:val="none" w:sz="0" w:space="0" w:color="auto"/>
      </w:divBdr>
    </w:div>
    <w:div w:id="905722137">
      <w:marLeft w:val="0"/>
      <w:marRight w:val="0"/>
      <w:marTop w:val="0"/>
      <w:marBottom w:val="0"/>
      <w:divBdr>
        <w:top w:val="none" w:sz="0" w:space="0" w:color="auto"/>
        <w:left w:val="none" w:sz="0" w:space="0" w:color="auto"/>
        <w:bottom w:val="none" w:sz="0" w:space="0" w:color="auto"/>
        <w:right w:val="none" w:sz="0" w:space="0" w:color="auto"/>
      </w:divBdr>
    </w:div>
    <w:div w:id="905796171">
      <w:marLeft w:val="0"/>
      <w:marRight w:val="0"/>
      <w:marTop w:val="0"/>
      <w:marBottom w:val="0"/>
      <w:divBdr>
        <w:top w:val="none" w:sz="0" w:space="0" w:color="auto"/>
        <w:left w:val="none" w:sz="0" w:space="0" w:color="auto"/>
        <w:bottom w:val="none" w:sz="0" w:space="0" w:color="auto"/>
        <w:right w:val="none" w:sz="0" w:space="0" w:color="auto"/>
      </w:divBdr>
    </w:div>
    <w:div w:id="905800561">
      <w:marLeft w:val="0"/>
      <w:marRight w:val="0"/>
      <w:marTop w:val="0"/>
      <w:marBottom w:val="0"/>
      <w:divBdr>
        <w:top w:val="none" w:sz="0" w:space="0" w:color="auto"/>
        <w:left w:val="none" w:sz="0" w:space="0" w:color="auto"/>
        <w:bottom w:val="none" w:sz="0" w:space="0" w:color="auto"/>
        <w:right w:val="none" w:sz="0" w:space="0" w:color="auto"/>
      </w:divBdr>
    </w:div>
    <w:div w:id="905844594">
      <w:marLeft w:val="0"/>
      <w:marRight w:val="0"/>
      <w:marTop w:val="0"/>
      <w:marBottom w:val="0"/>
      <w:divBdr>
        <w:top w:val="none" w:sz="0" w:space="0" w:color="auto"/>
        <w:left w:val="none" w:sz="0" w:space="0" w:color="auto"/>
        <w:bottom w:val="none" w:sz="0" w:space="0" w:color="auto"/>
        <w:right w:val="none" w:sz="0" w:space="0" w:color="auto"/>
      </w:divBdr>
    </w:div>
    <w:div w:id="905915409">
      <w:marLeft w:val="0"/>
      <w:marRight w:val="0"/>
      <w:marTop w:val="0"/>
      <w:marBottom w:val="0"/>
      <w:divBdr>
        <w:top w:val="none" w:sz="0" w:space="0" w:color="auto"/>
        <w:left w:val="none" w:sz="0" w:space="0" w:color="auto"/>
        <w:bottom w:val="none" w:sz="0" w:space="0" w:color="auto"/>
        <w:right w:val="none" w:sz="0" w:space="0" w:color="auto"/>
      </w:divBdr>
    </w:div>
    <w:div w:id="905990798">
      <w:marLeft w:val="0"/>
      <w:marRight w:val="0"/>
      <w:marTop w:val="0"/>
      <w:marBottom w:val="0"/>
      <w:divBdr>
        <w:top w:val="none" w:sz="0" w:space="0" w:color="auto"/>
        <w:left w:val="none" w:sz="0" w:space="0" w:color="auto"/>
        <w:bottom w:val="none" w:sz="0" w:space="0" w:color="auto"/>
        <w:right w:val="none" w:sz="0" w:space="0" w:color="auto"/>
      </w:divBdr>
    </w:div>
    <w:div w:id="905993885">
      <w:marLeft w:val="0"/>
      <w:marRight w:val="0"/>
      <w:marTop w:val="0"/>
      <w:marBottom w:val="0"/>
      <w:divBdr>
        <w:top w:val="none" w:sz="0" w:space="0" w:color="auto"/>
        <w:left w:val="none" w:sz="0" w:space="0" w:color="auto"/>
        <w:bottom w:val="none" w:sz="0" w:space="0" w:color="auto"/>
        <w:right w:val="none" w:sz="0" w:space="0" w:color="auto"/>
      </w:divBdr>
    </w:div>
    <w:div w:id="906187959">
      <w:marLeft w:val="0"/>
      <w:marRight w:val="0"/>
      <w:marTop w:val="0"/>
      <w:marBottom w:val="0"/>
      <w:divBdr>
        <w:top w:val="none" w:sz="0" w:space="0" w:color="auto"/>
        <w:left w:val="none" w:sz="0" w:space="0" w:color="auto"/>
        <w:bottom w:val="none" w:sz="0" w:space="0" w:color="auto"/>
        <w:right w:val="none" w:sz="0" w:space="0" w:color="auto"/>
      </w:divBdr>
    </w:div>
    <w:div w:id="906189899">
      <w:marLeft w:val="0"/>
      <w:marRight w:val="0"/>
      <w:marTop w:val="0"/>
      <w:marBottom w:val="0"/>
      <w:divBdr>
        <w:top w:val="none" w:sz="0" w:space="0" w:color="auto"/>
        <w:left w:val="none" w:sz="0" w:space="0" w:color="auto"/>
        <w:bottom w:val="none" w:sz="0" w:space="0" w:color="auto"/>
        <w:right w:val="none" w:sz="0" w:space="0" w:color="auto"/>
      </w:divBdr>
    </w:div>
    <w:div w:id="906261953">
      <w:marLeft w:val="0"/>
      <w:marRight w:val="0"/>
      <w:marTop w:val="0"/>
      <w:marBottom w:val="0"/>
      <w:divBdr>
        <w:top w:val="none" w:sz="0" w:space="0" w:color="auto"/>
        <w:left w:val="none" w:sz="0" w:space="0" w:color="auto"/>
        <w:bottom w:val="none" w:sz="0" w:space="0" w:color="auto"/>
        <w:right w:val="none" w:sz="0" w:space="0" w:color="auto"/>
      </w:divBdr>
    </w:div>
    <w:div w:id="906303472">
      <w:marLeft w:val="0"/>
      <w:marRight w:val="0"/>
      <w:marTop w:val="0"/>
      <w:marBottom w:val="0"/>
      <w:divBdr>
        <w:top w:val="none" w:sz="0" w:space="0" w:color="auto"/>
        <w:left w:val="none" w:sz="0" w:space="0" w:color="auto"/>
        <w:bottom w:val="none" w:sz="0" w:space="0" w:color="auto"/>
        <w:right w:val="none" w:sz="0" w:space="0" w:color="auto"/>
      </w:divBdr>
    </w:div>
    <w:div w:id="906307467">
      <w:marLeft w:val="0"/>
      <w:marRight w:val="0"/>
      <w:marTop w:val="0"/>
      <w:marBottom w:val="0"/>
      <w:divBdr>
        <w:top w:val="none" w:sz="0" w:space="0" w:color="auto"/>
        <w:left w:val="none" w:sz="0" w:space="0" w:color="auto"/>
        <w:bottom w:val="none" w:sz="0" w:space="0" w:color="auto"/>
        <w:right w:val="none" w:sz="0" w:space="0" w:color="auto"/>
      </w:divBdr>
    </w:div>
    <w:div w:id="906379632">
      <w:marLeft w:val="0"/>
      <w:marRight w:val="0"/>
      <w:marTop w:val="0"/>
      <w:marBottom w:val="0"/>
      <w:divBdr>
        <w:top w:val="none" w:sz="0" w:space="0" w:color="auto"/>
        <w:left w:val="none" w:sz="0" w:space="0" w:color="auto"/>
        <w:bottom w:val="none" w:sz="0" w:space="0" w:color="auto"/>
        <w:right w:val="none" w:sz="0" w:space="0" w:color="auto"/>
      </w:divBdr>
    </w:div>
    <w:div w:id="906453264">
      <w:marLeft w:val="0"/>
      <w:marRight w:val="0"/>
      <w:marTop w:val="0"/>
      <w:marBottom w:val="0"/>
      <w:divBdr>
        <w:top w:val="none" w:sz="0" w:space="0" w:color="auto"/>
        <w:left w:val="none" w:sz="0" w:space="0" w:color="auto"/>
        <w:bottom w:val="none" w:sz="0" w:space="0" w:color="auto"/>
        <w:right w:val="none" w:sz="0" w:space="0" w:color="auto"/>
      </w:divBdr>
    </w:div>
    <w:div w:id="906762201">
      <w:marLeft w:val="0"/>
      <w:marRight w:val="0"/>
      <w:marTop w:val="0"/>
      <w:marBottom w:val="0"/>
      <w:divBdr>
        <w:top w:val="none" w:sz="0" w:space="0" w:color="auto"/>
        <w:left w:val="none" w:sz="0" w:space="0" w:color="auto"/>
        <w:bottom w:val="none" w:sz="0" w:space="0" w:color="auto"/>
        <w:right w:val="none" w:sz="0" w:space="0" w:color="auto"/>
      </w:divBdr>
    </w:div>
    <w:div w:id="906762683">
      <w:marLeft w:val="0"/>
      <w:marRight w:val="0"/>
      <w:marTop w:val="0"/>
      <w:marBottom w:val="0"/>
      <w:divBdr>
        <w:top w:val="none" w:sz="0" w:space="0" w:color="auto"/>
        <w:left w:val="none" w:sz="0" w:space="0" w:color="auto"/>
        <w:bottom w:val="none" w:sz="0" w:space="0" w:color="auto"/>
        <w:right w:val="none" w:sz="0" w:space="0" w:color="auto"/>
      </w:divBdr>
    </w:div>
    <w:div w:id="906839030">
      <w:bodyDiv w:val="1"/>
      <w:marLeft w:val="0"/>
      <w:marRight w:val="0"/>
      <w:marTop w:val="0"/>
      <w:marBottom w:val="0"/>
      <w:divBdr>
        <w:top w:val="none" w:sz="0" w:space="0" w:color="auto"/>
        <w:left w:val="none" w:sz="0" w:space="0" w:color="auto"/>
        <w:bottom w:val="none" w:sz="0" w:space="0" w:color="auto"/>
        <w:right w:val="none" w:sz="0" w:space="0" w:color="auto"/>
      </w:divBdr>
    </w:div>
    <w:div w:id="906919375">
      <w:marLeft w:val="0"/>
      <w:marRight w:val="0"/>
      <w:marTop w:val="0"/>
      <w:marBottom w:val="0"/>
      <w:divBdr>
        <w:top w:val="none" w:sz="0" w:space="0" w:color="auto"/>
        <w:left w:val="none" w:sz="0" w:space="0" w:color="auto"/>
        <w:bottom w:val="none" w:sz="0" w:space="0" w:color="auto"/>
        <w:right w:val="none" w:sz="0" w:space="0" w:color="auto"/>
      </w:divBdr>
    </w:div>
    <w:div w:id="907149767">
      <w:marLeft w:val="0"/>
      <w:marRight w:val="0"/>
      <w:marTop w:val="0"/>
      <w:marBottom w:val="0"/>
      <w:divBdr>
        <w:top w:val="none" w:sz="0" w:space="0" w:color="auto"/>
        <w:left w:val="none" w:sz="0" w:space="0" w:color="auto"/>
        <w:bottom w:val="none" w:sz="0" w:space="0" w:color="auto"/>
        <w:right w:val="none" w:sz="0" w:space="0" w:color="auto"/>
      </w:divBdr>
    </w:div>
    <w:div w:id="907232084">
      <w:marLeft w:val="0"/>
      <w:marRight w:val="0"/>
      <w:marTop w:val="0"/>
      <w:marBottom w:val="0"/>
      <w:divBdr>
        <w:top w:val="none" w:sz="0" w:space="0" w:color="auto"/>
        <w:left w:val="none" w:sz="0" w:space="0" w:color="auto"/>
        <w:bottom w:val="none" w:sz="0" w:space="0" w:color="auto"/>
        <w:right w:val="none" w:sz="0" w:space="0" w:color="auto"/>
      </w:divBdr>
    </w:div>
    <w:div w:id="907347461">
      <w:marLeft w:val="0"/>
      <w:marRight w:val="0"/>
      <w:marTop w:val="0"/>
      <w:marBottom w:val="0"/>
      <w:divBdr>
        <w:top w:val="none" w:sz="0" w:space="0" w:color="auto"/>
        <w:left w:val="none" w:sz="0" w:space="0" w:color="auto"/>
        <w:bottom w:val="none" w:sz="0" w:space="0" w:color="auto"/>
        <w:right w:val="none" w:sz="0" w:space="0" w:color="auto"/>
      </w:divBdr>
    </w:div>
    <w:div w:id="907543104">
      <w:marLeft w:val="0"/>
      <w:marRight w:val="0"/>
      <w:marTop w:val="0"/>
      <w:marBottom w:val="0"/>
      <w:divBdr>
        <w:top w:val="none" w:sz="0" w:space="0" w:color="auto"/>
        <w:left w:val="none" w:sz="0" w:space="0" w:color="auto"/>
        <w:bottom w:val="none" w:sz="0" w:space="0" w:color="auto"/>
        <w:right w:val="none" w:sz="0" w:space="0" w:color="auto"/>
      </w:divBdr>
    </w:div>
    <w:div w:id="907610575">
      <w:marLeft w:val="0"/>
      <w:marRight w:val="0"/>
      <w:marTop w:val="0"/>
      <w:marBottom w:val="0"/>
      <w:divBdr>
        <w:top w:val="none" w:sz="0" w:space="0" w:color="auto"/>
        <w:left w:val="none" w:sz="0" w:space="0" w:color="auto"/>
        <w:bottom w:val="none" w:sz="0" w:space="0" w:color="auto"/>
        <w:right w:val="none" w:sz="0" w:space="0" w:color="auto"/>
      </w:divBdr>
    </w:div>
    <w:div w:id="907689597">
      <w:marLeft w:val="0"/>
      <w:marRight w:val="0"/>
      <w:marTop w:val="0"/>
      <w:marBottom w:val="0"/>
      <w:divBdr>
        <w:top w:val="none" w:sz="0" w:space="0" w:color="auto"/>
        <w:left w:val="none" w:sz="0" w:space="0" w:color="auto"/>
        <w:bottom w:val="none" w:sz="0" w:space="0" w:color="auto"/>
        <w:right w:val="none" w:sz="0" w:space="0" w:color="auto"/>
      </w:divBdr>
    </w:div>
    <w:div w:id="907762705">
      <w:marLeft w:val="0"/>
      <w:marRight w:val="0"/>
      <w:marTop w:val="0"/>
      <w:marBottom w:val="0"/>
      <w:divBdr>
        <w:top w:val="none" w:sz="0" w:space="0" w:color="auto"/>
        <w:left w:val="none" w:sz="0" w:space="0" w:color="auto"/>
        <w:bottom w:val="none" w:sz="0" w:space="0" w:color="auto"/>
        <w:right w:val="none" w:sz="0" w:space="0" w:color="auto"/>
      </w:divBdr>
    </w:div>
    <w:div w:id="907764433">
      <w:marLeft w:val="0"/>
      <w:marRight w:val="0"/>
      <w:marTop w:val="0"/>
      <w:marBottom w:val="0"/>
      <w:divBdr>
        <w:top w:val="none" w:sz="0" w:space="0" w:color="auto"/>
        <w:left w:val="none" w:sz="0" w:space="0" w:color="auto"/>
        <w:bottom w:val="none" w:sz="0" w:space="0" w:color="auto"/>
        <w:right w:val="none" w:sz="0" w:space="0" w:color="auto"/>
      </w:divBdr>
    </w:div>
    <w:div w:id="907764498">
      <w:marLeft w:val="0"/>
      <w:marRight w:val="0"/>
      <w:marTop w:val="0"/>
      <w:marBottom w:val="0"/>
      <w:divBdr>
        <w:top w:val="none" w:sz="0" w:space="0" w:color="auto"/>
        <w:left w:val="none" w:sz="0" w:space="0" w:color="auto"/>
        <w:bottom w:val="none" w:sz="0" w:space="0" w:color="auto"/>
        <w:right w:val="none" w:sz="0" w:space="0" w:color="auto"/>
      </w:divBdr>
    </w:div>
    <w:div w:id="907767558">
      <w:bodyDiv w:val="1"/>
      <w:marLeft w:val="0"/>
      <w:marRight w:val="0"/>
      <w:marTop w:val="0"/>
      <w:marBottom w:val="0"/>
      <w:divBdr>
        <w:top w:val="none" w:sz="0" w:space="0" w:color="auto"/>
        <w:left w:val="none" w:sz="0" w:space="0" w:color="auto"/>
        <w:bottom w:val="none" w:sz="0" w:space="0" w:color="auto"/>
        <w:right w:val="none" w:sz="0" w:space="0" w:color="auto"/>
      </w:divBdr>
    </w:div>
    <w:div w:id="907809328">
      <w:marLeft w:val="0"/>
      <w:marRight w:val="0"/>
      <w:marTop w:val="0"/>
      <w:marBottom w:val="0"/>
      <w:divBdr>
        <w:top w:val="none" w:sz="0" w:space="0" w:color="auto"/>
        <w:left w:val="none" w:sz="0" w:space="0" w:color="auto"/>
        <w:bottom w:val="none" w:sz="0" w:space="0" w:color="auto"/>
        <w:right w:val="none" w:sz="0" w:space="0" w:color="auto"/>
      </w:divBdr>
    </w:div>
    <w:div w:id="907887616">
      <w:marLeft w:val="0"/>
      <w:marRight w:val="0"/>
      <w:marTop w:val="0"/>
      <w:marBottom w:val="0"/>
      <w:divBdr>
        <w:top w:val="none" w:sz="0" w:space="0" w:color="auto"/>
        <w:left w:val="none" w:sz="0" w:space="0" w:color="auto"/>
        <w:bottom w:val="none" w:sz="0" w:space="0" w:color="auto"/>
        <w:right w:val="none" w:sz="0" w:space="0" w:color="auto"/>
      </w:divBdr>
    </w:div>
    <w:div w:id="908001525">
      <w:marLeft w:val="0"/>
      <w:marRight w:val="0"/>
      <w:marTop w:val="0"/>
      <w:marBottom w:val="0"/>
      <w:divBdr>
        <w:top w:val="none" w:sz="0" w:space="0" w:color="auto"/>
        <w:left w:val="none" w:sz="0" w:space="0" w:color="auto"/>
        <w:bottom w:val="none" w:sz="0" w:space="0" w:color="auto"/>
        <w:right w:val="none" w:sz="0" w:space="0" w:color="auto"/>
      </w:divBdr>
    </w:div>
    <w:div w:id="908079784">
      <w:marLeft w:val="0"/>
      <w:marRight w:val="0"/>
      <w:marTop w:val="0"/>
      <w:marBottom w:val="0"/>
      <w:divBdr>
        <w:top w:val="none" w:sz="0" w:space="0" w:color="auto"/>
        <w:left w:val="none" w:sz="0" w:space="0" w:color="auto"/>
        <w:bottom w:val="none" w:sz="0" w:space="0" w:color="auto"/>
        <w:right w:val="none" w:sz="0" w:space="0" w:color="auto"/>
      </w:divBdr>
    </w:div>
    <w:div w:id="908151313">
      <w:marLeft w:val="0"/>
      <w:marRight w:val="0"/>
      <w:marTop w:val="0"/>
      <w:marBottom w:val="0"/>
      <w:divBdr>
        <w:top w:val="none" w:sz="0" w:space="0" w:color="auto"/>
        <w:left w:val="none" w:sz="0" w:space="0" w:color="auto"/>
        <w:bottom w:val="none" w:sz="0" w:space="0" w:color="auto"/>
        <w:right w:val="none" w:sz="0" w:space="0" w:color="auto"/>
      </w:divBdr>
    </w:div>
    <w:div w:id="908272287">
      <w:marLeft w:val="0"/>
      <w:marRight w:val="0"/>
      <w:marTop w:val="0"/>
      <w:marBottom w:val="0"/>
      <w:divBdr>
        <w:top w:val="none" w:sz="0" w:space="0" w:color="auto"/>
        <w:left w:val="none" w:sz="0" w:space="0" w:color="auto"/>
        <w:bottom w:val="none" w:sz="0" w:space="0" w:color="auto"/>
        <w:right w:val="none" w:sz="0" w:space="0" w:color="auto"/>
      </w:divBdr>
    </w:div>
    <w:div w:id="908350296">
      <w:marLeft w:val="0"/>
      <w:marRight w:val="0"/>
      <w:marTop w:val="0"/>
      <w:marBottom w:val="0"/>
      <w:divBdr>
        <w:top w:val="none" w:sz="0" w:space="0" w:color="auto"/>
        <w:left w:val="none" w:sz="0" w:space="0" w:color="auto"/>
        <w:bottom w:val="none" w:sz="0" w:space="0" w:color="auto"/>
        <w:right w:val="none" w:sz="0" w:space="0" w:color="auto"/>
      </w:divBdr>
    </w:div>
    <w:div w:id="908418218">
      <w:marLeft w:val="0"/>
      <w:marRight w:val="0"/>
      <w:marTop w:val="0"/>
      <w:marBottom w:val="0"/>
      <w:divBdr>
        <w:top w:val="none" w:sz="0" w:space="0" w:color="auto"/>
        <w:left w:val="none" w:sz="0" w:space="0" w:color="auto"/>
        <w:bottom w:val="none" w:sz="0" w:space="0" w:color="auto"/>
        <w:right w:val="none" w:sz="0" w:space="0" w:color="auto"/>
      </w:divBdr>
    </w:div>
    <w:div w:id="908423479">
      <w:marLeft w:val="0"/>
      <w:marRight w:val="0"/>
      <w:marTop w:val="0"/>
      <w:marBottom w:val="0"/>
      <w:divBdr>
        <w:top w:val="none" w:sz="0" w:space="0" w:color="auto"/>
        <w:left w:val="none" w:sz="0" w:space="0" w:color="auto"/>
        <w:bottom w:val="none" w:sz="0" w:space="0" w:color="auto"/>
        <w:right w:val="none" w:sz="0" w:space="0" w:color="auto"/>
      </w:divBdr>
    </w:div>
    <w:div w:id="908460866">
      <w:marLeft w:val="0"/>
      <w:marRight w:val="0"/>
      <w:marTop w:val="0"/>
      <w:marBottom w:val="0"/>
      <w:divBdr>
        <w:top w:val="none" w:sz="0" w:space="0" w:color="auto"/>
        <w:left w:val="none" w:sz="0" w:space="0" w:color="auto"/>
        <w:bottom w:val="none" w:sz="0" w:space="0" w:color="auto"/>
        <w:right w:val="none" w:sz="0" w:space="0" w:color="auto"/>
      </w:divBdr>
    </w:div>
    <w:div w:id="908491845">
      <w:marLeft w:val="0"/>
      <w:marRight w:val="0"/>
      <w:marTop w:val="0"/>
      <w:marBottom w:val="0"/>
      <w:divBdr>
        <w:top w:val="none" w:sz="0" w:space="0" w:color="auto"/>
        <w:left w:val="none" w:sz="0" w:space="0" w:color="auto"/>
        <w:bottom w:val="none" w:sz="0" w:space="0" w:color="auto"/>
        <w:right w:val="none" w:sz="0" w:space="0" w:color="auto"/>
      </w:divBdr>
    </w:div>
    <w:div w:id="908491872">
      <w:marLeft w:val="0"/>
      <w:marRight w:val="0"/>
      <w:marTop w:val="0"/>
      <w:marBottom w:val="0"/>
      <w:divBdr>
        <w:top w:val="none" w:sz="0" w:space="0" w:color="auto"/>
        <w:left w:val="none" w:sz="0" w:space="0" w:color="auto"/>
        <w:bottom w:val="none" w:sz="0" w:space="0" w:color="auto"/>
        <w:right w:val="none" w:sz="0" w:space="0" w:color="auto"/>
      </w:divBdr>
    </w:div>
    <w:div w:id="908688016">
      <w:marLeft w:val="0"/>
      <w:marRight w:val="0"/>
      <w:marTop w:val="0"/>
      <w:marBottom w:val="0"/>
      <w:divBdr>
        <w:top w:val="none" w:sz="0" w:space="0" w:color="auto"/>
        <w:left w:val="none" w:sz="0" w:space="0" w:color="auto"/>
        <w:bottom w:val="none" w:sz="0" w:space="0" w:color="auto"/>
        <w:right w:val="none" w:sz="0" w:space="0" w:color="auto"/>
      </w:divBdr>
    </w:div>
    <w:div w:id="908728426">
      <w:marLeft w:val="0"/>
      <w:marRight w:val="0"/>
      <w:marTop w:val="0"/>
      <w:marBottom w:val="0"/>
      <w:divBdr>
        <w:top w:val="none" w:sz="0" w:space="0" w:color="auto"/>
        <w:left w:val="none" w:sz="0" w:space="0" w:color="auto"/>
        <w:bottom w:val="none" w:sz="0" w:space="0" w:color="auto"/>
        <w:right w:val="none" w:sz="0" w:space="0" w:color="auto"/>
      </w:divBdr>
    </w:div>
    <w:div w:id="908808250">
      <w:marLeft w:val="0"/>
      <w:marRight w:val="0"/>
      <w:marTop w:val="0"/>
      <w:marBottom w:val="0"/>
      <w:divBdr>
        <w:top w:val="none" w:sz="0" w:space="0" w:color="auto"/>
        <w:left w:val="none" w:sz="0" w:space="0" w:color="auto"/>
        <w:bottom w:val="none" w:sz="0" w:space="0" w:color="auto"/>
        <w:right w:val="none" w:sz="0" w:space="0" w:color="auto"/>
      </w:divBdr>
    </w:div>
    <w:div w:id="908812086">
      <w:marLeft w:val="0"/>
      <w:marRight w:val="0"/>
      <w:marTop w:val="0"/>
      <w:marBottom w:val="0"/>
      <w:divBdr>
        <w:top w:val="none" w:sz="0" w:space="0" w:color="auto"/>
        <w:left w:val="none" w:sz="0" w:space="0" w:color="auto"/>
        <w:bottom w:val="none" w:sz="0" w:space="0" w:color="auto"/>
        <w:right w:val="none" w:sz="0" w:space="0" w:color="auto"/>
      </w:divBdr>
    </w:div>
    <w:div w:id="909072529">
      <w:marLeft w:val="0"/>
      <w:marRight w:val="0"/>
      <w:marTop w:val="0"/>
      <w:marBottom w:val="0"/>
      <w:divBdr>
        <w:top w:val="none" w:sz="0" w:space="0" w:color="auto"/>
        <w:left w:val="none" w:sz="0" w:space="0" w:color="auto"/>
        <w:bottom w:val="none" w:sz="0" w:space="0" w:color="auto"/>
        <w:right w:val="none" w:sz="0" w:space="0" w:color="auto"/>
      </w:divBdr>
    </w:div>
    <w:div w:id="909194024">
      <w:marLeft w:val="0"/>
      <w:marRight w:val="0"/>
      <w:marTop w:val="0"/>
      <w:marBottom w:val="0"/>
      <w:divBdr>
        <w:top w:val="none" w:sz="0" w:space="0" w:color="auto"/>
        <w:left w:val="none" w:sz="0" w:space="0" w:color="auto"/>
        <w:bottom w:val="none" w:sz="0" w:space="0" w:color="auto"/>
        <w:right w:val="none" w:sz="0" w:space="0" w:color="auto"/>
      </w:divBdr>
    </w:div>
    <w:div w:id="909265183">
      <w:marLeft w:val="0"/>
      <w:marRight w:val="0"/>
      <w:marTop w:val="0"/>
      <w:marBottom w:val="0"/>
      <w:divBdr>
        <w:top w:val="none" w:sz="0" w:space="0" w:color="auto"/>
        <w:left w:val="none" w:sz="0" w:space="0" w:color="auto"/>
        <w:bottom w:val="none" w:sz="0" w:space="0" w:color="auto"/>
        <w:right w:val="none" w:sz="0" w:space="0" w:color="auto"/>
      </w:divBdr>
    </w:div>
    <w:div w:id="909266612">
      <w:marLeft w:val="0"/>
      <w:marRight w:val="0"/>
      <w:marTop w:val="0"/>
      <w:marBottom w:val="0"/>
      <w:divBdr>
        <w:top w:val="none" w:sz="0" w:space="0" w:color="auto"/>
        <w:left w:val="none" w:sz="0" w:space="0" w:color="auto"/>
        <w:bottom w:val="none" w:sz="0" w:space="0" w:color="auto"/>
        <w:right w:val="none" w:sz="0" w:space="0" w:color="auto"/>
      </w:divBdr>
    </w:div>
    <w:div w:id="909458634">
      <w:marLeft w:val="0"/>
      <w:marRight w:val="0"/>
      <w:marTop w:val="0"/>
      <w:marBottom w:val="0"/>
      <w:divBdr>
        <w:top w:val="none" w:sz="0" w:space="0" w:color="auto"/>
        <w:left w:val="none" w:sz="0" w:space="0" w:color="auto"/>
        <w:bottom w:val="none" w:sz="0" w:space="0" w:color="auto"/>
        <w:right w:val="none" w:sz="0" w:space="0" w:color="auto"/>
      </w:divBdr>
    </w:div>
    <w:div w:id="909583887">
      <w:marLeft w:val="0"/>
      <w:marRight w:val="0"/>
      <w:marTop w:val="0"/>
      <w:marBottom w:val="0"/>
      <w:divBdr>
        <w:top w:val="none" w:sz="0" w:space="0" w:color="auto"/>
        <w:left w:val="none" w:sz="0" w:space="0" w:color="auto"/>
        <w:bottom w:val="none" w:sz="0" w:space="0" w:color="auto"/>
        <w:right w:val="none" w:sz="0" w:space="0" w:color="auto"/>
      </w:divBdr>
    </w:div>
    <w:div w:id="909652398">
      <w:marLeft w:val="0"/>
      <w:marRight w:val="0"/>
      <w:marTop w:val="0"/>
      <w:marBottom w:val="0"/>
      <w:divBdr>
        <w:top w:val="none" w:sz="0" w:space="0" w:color="auto"/>
        <w:left w:val="none" w:sz="0" w:space="0" w:color="auto"/>
        <w:bottom w:val="none" w:sz="0" w:space="0" w:color="auto"/>
        <w:right w:val="none" w:sz="0" w:space="0" w:color="auto"/>
      </w:divBdr>
    </w:div>
    <w:div w:id="909655689">
      <w:marLeft w:val="0"/>
      <w:marRight w:val="0"/>
      <w:marTop w:val="0"/>
      <w:marBottom w:val="0"/>
      <w:divBdr>
        <w:top w:val="none" w:sz="0" w:space="0" w:color="auto"/>
        <w:left w:val="none" w:sz="0" w:space="0" w:color="auto"/>
        <w:bottom w:val="none" w:sz="0" w:space="0" w:color="auto"/>
        <w:right w:val="none" w:sz="0" w:space="0" w:color="auto"/>
      </w:divBdr>
    </w:div>
    <w:div w:id="909657176">
      <w:marLeft w:val="0"/>
      <w:marRight w:val="0"/>
      <w:marTop w:val="0"/>
      <w:marBottom w:val="0"/>
      <w:divBdr>
        <w:top w:val="none" w:sz="0" w:space="0" w:color="auto"/>
        <w:left w:val="none" w:sz="0" w:space="0" w:color="auto"/>
        <w:bottom w:val="none" w:sz="0" w:space="0" w:color="auto"/>
        <w:right w:val="none" w:sz="0" w:space="0" w:color="auto"/>
      </w:divBdr>
    </w:div>
    <w:div w:id="909774192">
      <w:marLeft w:val="0"/>
      <w:marRight w:val="0"/>
      <w:marTop w:val="0"/>
      <w:marBottom w:val="0"/>
      <w:divBdr>
        <w:top w:val="none" w:sz="0" w:space="0" w:color="auto"/>
        <w:left w:val="none" w:sz="0" w:space="0" w:color="auto"/>
        <w:bottom w:val="none" w:sz="0" w:space="0" w:color="auto"/>
        <w:right w:val="none" w:sz="0" w:space="0" w:color="auto"/>
      </w:divBdr>
    </w:div>
    <w:div w:id="909774781">
      <w:marLeft w:val="0"/>
      <w:marRight w:val="0"/>
      <w:marTop w:val="0"/>
      <w:marBottom w:val="0"/>
      <w:divBdr>
        <w:top w:val="none" w:sz="0" w:space="0" w:color="auto"/>
        <w:left w:val="none" w:sz="0" w:space="0" w:color="auto"/>
        <w:bottom w:val="none" w:sz="0" w:space="0" w:color="auto"/>
        <w:right w:val="none" w:sz="0" w:space="0" w:color="auto"/>
      </w:divBdr>
    </w:div>
    <w:div w:id="909998582">
      <w:marLeft w:val="0"/>
      <w:marRight w:val="0"/>
      <w:marTop w:val="0"/>
      <w:marBottom w:val="0"/>
      <w:divBdr>
        <w:top w:val="none" w:sz="0" w:space="0" w:color="auto"/>
        <w:left w:val="none" w:sz="0" w:space="0" w:color="auto"/>
        <w:bottom w:val="none" w:sz="0" w:space="0" w:color="auto"/>
        <w:right w:val="none" w:sz="0" w:space="0" w:color="auto"/>
      </w:divBdr>
    </w:div>
    <w:div w:id="910115104">
      <w:marLeft w:val="0"/>
      <w:marRight w:val="0"/>
      <w:marTop w:val="0"/>
      <w:marBottom w:val="0"/>
      <w:divBdr>
        <w:top w:val="none" w:sz="0" w:space="0" w:color="auto"/>
        <w:left w:val="none" w:sz="0" w:space="0" w:color="auto"/>
        <w:bottom w:val="none" w:sz="0" w:space="0" w:color="auto"/>
        <w:right w:val="none" w:sz="0" w:space="0" w:color="auto"/>
      </w:divBdr>
    </w:div>
    <w:div w:id="910196667">
      <w:marLeft w:val="0"/>
      <w:marRight w:val="0"/>
      <w:marTop w:val="0"/>
      <w:marBottom w:val="0"/>
      <w:divBdr>
        <w:top w:val="none" w:sz="0" w:space="0" w:color="auto"/>
        <w:left w:val="none" w:sz="0" w:space="0" w:color="auto"/>
        <w:bottom w:val="none" w:sz="0" w:space="0" w:color="auto"/>
        <w:right w:val="none" w:sz="0" w:space="0" w:color="auto"/>
      </w:divBdr>
    </w:div>
    <w:div w:id="910238447">
      <w:marLeft w:val="0"/>
      <w:marRight w:val="0"/>
      <w:marTop w:val="0"/>
      <w:marBottom w:val="0"/>
      <w:divBdr>
        <w:top w:val="none" w:sz="0" w:space="0" w:color="auto"/>
        <w:left w:val="none" w:sz="0" w:space="0" w:color="auto"/>
        <w:bottom w:val="none" w:sz="0" w:space="0" w:color="auto"/>
        <w:right w:val="none" w:sz="0" w:space="0" w:color="auto"/>
      </w:divBdr>
    </w:div>
    <w:div w:id="910307204">
      <w:marLeft w:val="0"/>
      <w:marRight w:val="0"/>
      <w:marTop w:val="0"/>
      <w:marBottom w:val="0"/>
      <w:divBdr>
        <w:top w:val="none" w:sz="0" w:space="0" w:color="auto"/>
        <w:left w:val="none" w:sz="0" w:space="0" w:color="auto"/>
        <w:bottom w:val="none" w:sz="0" w:space="0" w:color="auto"/>
        <w:right w:val="none" w:sz="0" w:space="0" w:color="auto"/>
      </w:divBdr>
    </w:div>
    <w:div w:id="910309580">
      <w:marLeft w:val="0"/>
      <w:marRight w:val="0"/>
      <w:marTop w:val="0"/>
      <w:marBottom w:val="0"/>
      <w:divBdr>
        <w:top w:val="none" w:sz="0" w:space="0" w:color="auto"/>
        <w:left w:val="none" w:sz="0" w:space="0" w:color="auto"/>
        <w:bottom w:val="none" w:sz="0" w:space="0" w:color="auto"/>
        <w:right w:val="none" w:sz="0" w:space="0" w:color="auto"/>
      </w:divBdr>
    </w:div>
    <w:div w:id="910428047">
      <w:marLeft w:val="0"/>
      <w:marRight w:val="0"/>
      <w:marTop w:val="0"/>
      <w:marBottom w:val="0"/>
      <w:divBdr>
        <w:top w:val="none" w:sz="0" w:space="0" w:color="auto"/>
        <w:left w:val="none" w:sz="0" w:space="0" w:color="auto"/>
        <w:bottom w:val="none" w:sz="0" w:space="0" w:color="auto"/>
        <w:right w:val="none" w:sz="0" w:space="0" w:color="auto"/>
      </w:divBdr>
    </w:div>
    <w:div w:id="910503259">
      <w:marLeft w:val="0"/>
      <w:marRight w:val="0"/>
      <w:marTop w:val="0"/>
      <w:marBottom w:val="0"/>
      <w:divBdr>
        <w:top w:val="none" w:sz="0" w:space="0" w:color="auto"/>
        <w:left w:val="none" w:sz="0" w:space="0" w:color="auto"/>
        <w:bottom w:val="none" w:sz="0" w:space="0" w:color="auto"/>
        <w:right w:val="none" w:sz="0" w:space="0" w:color="auto"/>
      </w:divBdr>
    </w:div>
    <w:div w:id="910694708">
      <w:marLeft w:val="0"/>
      <w:marRight w:val="0"/>
      <w:marTop w:val="0"/>
      <w:marBottom w:val="0"/>
      <w:divBdr>
        <w:top w:val="none" w:sz="0" w:space="0" w:color="auto"/>
        <w:left w:val="none" w:sz="0" w:space="0" w:color="auto"/>
        <w:bottom w:val="none" w:sz="0" w:space="0" w:color="auto"/>
        <w:right w:val="none" w:sz="0" w:space="0" w:color="auto"/>
      </w:divBdr>
    </w:div>
    <w:div w:id="910774779">
      <w:marLeft w:val="0"/>
      <w:marRight w:val="0"/>
      <w:marTop w:val="0"/>
      <w:marBottom w:val="0"/>
      <w:divBdr>
        <w:top w:val="none" w:sz="0" w:space="0" w:color="auto"/>
        <w:left w:val="none" w:sz="0" w:space="0" w:color="auto"/>
        <w:bottom w:val="none" w:sz="0" w:space="0" w:color="auto"/>
        <w:right w:val="none" w:sz="0" w:space="0" w:color="auto"/>
      </w:divBdr>
    </w:div>
    <w:div w:id="910962477">
      <w:marLeft w:val="0"/>
      <w:marRight w:val="0"/>
      <w:marTop w:val="0"/>
      <w:marBottom w:val="0"/>
      <w:divBdr>
        <w:top w:val="none" w:sz="0" w:space="0" w:color="auto"/>
        <w:left w:val="none" w:sz="0" w:space="0" w:color="auto"/>
        <w:bottom w:val="none" w:sz="0" w:space="0" w:color="auto"/>
        <w:right w:val="none" w:sz="0" w:space="0" w:color="auto"/>
      </w:divBdr>
    </w:div>
    <w:div w:id="911039170">
      <w:marLeft w:val="0"/>
      <w:marRight w:val="0"/>
      <w:marTop w:val="0"/>
      <w:marBottom w:val="0"/>
      <w:divBdr>
        <w:top w:val="none" w:sz="0" w:space="0" w:color="auto"/>
        <w:left w:val="none" w:sz="0" w:space="0" w:color="auto"/>
        <w:bottom w:val="none" w:sz="0" w:space="0" w:color="auto"/>
        <w:right w:val="none" w:sz="0" w:space="0" w:color="auto"/>
      </w:divBdr>
    </w:div>
    <w:div w:id="911046320">
      <w:marLeft w:val="0"/>
      <w:marRight w:val="0"/>
      <w:marTop w:val="0"/>
      <w:marBottom w:val="0"/>
      <w:divBdr>
        <w:top w:val="none" w:sz="0" w:space="0" w:color="auto"/>
        <w:left w:val="none" w:sz="0" w:space="0" w:color="auto"/>
        <w:bottom w:val="none" w:sz="0" w:space="0" w:color="auto"/>
        <w:right w:val="none" w:sz="0" w:space="0" w:color="auto"/>
      </w:divBdr>
    </w:div>
    <w:div w:id="911087120">
      <w:marLeft w:val="0"/>
      <w:marRight w:val="0"/>
      <w:marTop w:val="0"/>
      <w:marBottom w:val="0"/>
      <w:divBdr>
        <w:top w:val="none" w:sz="0" w:space="0" w:color="auto"/>
        <w:left w:val="none" w:sz="0" w:space="0" w:color="auto"/>
        <w:bottom w:val="none" w:sz="0" w:space="0" w:color="auto"/>
        <w:right w:val="none" w:sz="0" w:space="0" w:color="auto"/>
      </w:divBdr>
    </w:div>
    <w:div w:id="911159083">
      <w:marLeft w:val="0"/>
      <w:marRight w:val="0"/>
      <w:marTop w:val="0"/>
      <w:marBottom w:val="0"/>
      <w:divBdr>
        <w:top w:val="none" w:sz="0" w:space="0" w:color="auto"/>
        <w:left w:val="none" w:sz="0" w:space="0" w:color="auto"/>
        <w:bottom w:val="none" w:sz="0" w:space="0" w:color="auto"/>
        <w:right w:val="none" w:sz="0" w:space="0" w:color="auto"/>
      </w:divBdr>
    </w:div>
    <w:div w:id="911230926">
      <w:bodyDiv w:val="1"/>
      <w:marLeft w:val="0"/>
      <w:marRight w:val="0"/>
      <w:marTop w:val="0"/>
      <w:marBottom w:val="0"/>
      <w:divBdr>
        <w:top w:val="none" w:sz="0" w:space="0" w:color="auto"/>
        <w:left w:val="none" w:sz="0" w:space="0" w:color="auto"/>
        <w:bottom w:val="none" w:sz="0" w:space="0" w:color="auto"/>
        <w:right w:val="none" w:sz="0" w:space="0" w:color="auto"/>
      </w:divBdr>
    </w:div>
    <w:div w:id="911280007">
      <w:marLeft w:val="0"/>
      <w:marRight w:val="0"/>
      <w:marTop w:val="0"/>
      <w:marBottom w:val="0"/>
      <w:divBdr>
        <w:top w:val="none" w:sz="0" w:space="0" w:color="auto"/>
        <w:left w:val="none" w:sz="0" w:space="0" w:color="auto"/>
        <w:bottom w:val="none" w:sz="0" w:space="0" w:color="auto"/>
        <w:right w:val="none" w:sz="0" w:space="0" w:color="auto"/>
      </w:divBdr>
    </w:div>
    <w:div w:id="911307887">
      <w:marLeft w:val="0"/>
      <w:marRight w:val="0"/>
      <w:marTop w:val="0"/>
      <w:marBottom w:val="0"/>
      <w:divBdr>
        <w:top w:val="none" w:sz="0" w:space="0" w:color="auto"/>
        <w:left w:val="none" w:sz="0" w:space="0" w:color="auto"/>
        <w:bottom w:val="none" w:sz="0" w:space="0" w:color="auto"/>
        <w:right w:val="none" w:sz="0" w:space="0" w:color="auto"/>
      </w:divBdr>
    </w:div>
    <w:div w:id="911351900">
      <w:marLeft w:val="0"/>
      <w:marRight w:val="0"/>
      <w:marTop w:val="0"/>
      <w:marBottom w:val="0"/>
      <w:divBdr>
        <w:top w:val="none" w:sz="0" w:space="0" w:color="auto"/>
        <w:left w:val="none" w:sz="0" w:space="0" w:color="auto"/>
        <w:bottom w:val="none" w:sz="0" w:space="0" w:color="auto"/>
        <w:right w:val="none" w:sz="0" w:space="0" w:color="auto"/>
      </w:divBdr>
    </w:div>
    <w:div w:id="911425019">
      <w:marLeft w:val="0"/>
      <w:marRight w:val="0"/>
      <w:marTop w:val="0"/>
      <w:marBottom w:val="0"/>
      <w:divBdr>
        <w:top w:val="none" w:sz="0" w:space="0" w:color="auto"/>
        <w:left w:val="none" w:sz="0" w:space="0" w:color="auto"/>
        <w:bottom w:val="none" w:sz="0" w:space="0" w:color="auto"/>
        <w:right w:val="none" w:sz="0" w:space="0" w:color="auto"/>
      </w:divBdr>
    </w:div>
    <w:div w:id="911426090">
      <w:marLeft w:val="0"/>
      <w:marRight w:val="0"/>
      <w:marTop w:val="0"/>
      <w:marBottom w:val="0"/>
      <w:divBdr>
        <w:top w:val="none" w:sz="0" w:space="0" w:color="auto"/>
        <w:left w:val="none" w:sz="0" w:space="0" w:color="auto"/>
        <w:bottom w:val="none" w:sz="0" w:space="0" w:color="auto"/>
        <w:right w:val="none" w:sz="0" w:space="0" w:color="auto"/>
      </w:divBdr>
    </w:div>
    <w:div w:id="911426392">
      <w:marLeft w:val="0"/>
      <w:marRight w:val="0"/>
      <w:marTop w:val="0"/>
      <w:marBottom w:val="0"/>
      <w:divBdr>
        <w:top w:val="none" w:sz="0" w:space="0" w:color="auto"/>
        <w:left w:val="none" w:sz="0" w:space="0" w:color="auto"/>
        <w:bottom w:val="none" w:sz="0" w:space="0" w:color="auto"/>
        <w:right w:val="none" w:sz="0" w:space="0" w:color="auto"/>
      </w:divBdr>
    </w:div>
    <w:div w:id="911429608">
      <w:marLeft w:val="0"/>
      <w:marRight w:val="0"/>
      <w:marTop w:val="0"/>
      <w:marBottom w:val="0"/>
      <w:divBdr>
        <w:top w:val="none" w:sz="0" w:space="0" w:color="auto"/>
        <w:left w:val="none" w:sz="0" w:space="0" w:color="auto"/>
        <w:bottom w:val="none" w:sz="0" w:space="0" w:color="auto"/>
        <w:right w:val="none" w:sz="0" w:space="0" w:color="auto"/>
      </w:divBdr>
    </w:div>
    <w:div w:id="911430543">
      <w:marLeft w:val="0"/>
      <w:marRight w:val="0"/>
      <w:marTop w:val="0"/>
      <w:marBottom w:val="0"/>
      <w:divBdr>
        <w:top w:val="none" w:sz="0" w:space="0" w:color="auto"/>
        <w:left w:val="none" w:sz="0" w:space="0" w:color="auto"/>
        <w:bottom w:val="none" w:sz="0" w:space="0" w:color="auto"/>
        <w:right w:val="none" w:sz="0" w:space="0" w:color="auto"/>
      </w:divBdr>
    </w:div>
    <w:div w:id="911432381">
      <w:marLeft w:val="0"/>
      <w:marRight w:val="0"/>
      <w:marTop w:val="0"/>
      <w:marBottom w:val="0"/>
      <w:divBdr>
        <w:top w:val="none" w:sz="0" w:space="0" w:color="auto"/>
        <w:left w:val="none" w:sz="0" w:space="0" w:color="auto"/>
        <w:bottom w:val="none" w:sz="0" w:space="0" w:color="auto"/>
        <w:right w:val="none" w:sz="0" w:space="0" w:color="auto"/>
      </w:divBdr>
    </w:div>
    <w:div w:id="911507418">
      <w:marLeft w:val="0"/>
      <w:marRight w:val="0"/>
      <w:marTop w:val="0"/>
      <w:marBottom w:val="0"/>
      <w:divBdr>
        <w:top w:val="none" w:sz="0" w:space="0" w:color="auto"/>
        <w:left w:val="none" w:sz="0" w:space="0" w:color="auto"/>
        <w:bottom w:val="none" w:sz="0" w:space="0" w:color="auto"/>
        <w:right w:val="none" w:sz="0" w:space="0" w:color="auto"/>
      </w:divBdr>
    </w:div>
    <w:div w:id="911542912">
      <w:marLeft w:val="0"/>
      <w:marRight w:val="0"/>
      <w:marTop w:val="0"/>
      <w:marBottom w:val="0"/>
      <w:divBdr>
        <w:top w:val="none" w:sz="0" w:space="0" w:color="auto"/>
        <w:left w:val="none" w:sz="0" w:space="0" w:color="auto"/>
        <w:bottom w:val="none" w:sz="0" w:space="0" w:color="auto"/>
        <w:right w:val="none" w:sz="0" w:space="0" w:color="auto"/>
      </w:divBdr>
    </w:div>
    <w:div w:id="911544775">
      <w:marLeft w:val="0"/>
      <w:marRight w:val="0"/>
      <w:marTop w:val="0"/>
      <w:marBottom w:val="0"/>
      <w:divBdr>
        <w:top w:val="none" w:sz="0" w:space="0" w:color="auto"/>
        <w:left w:val="none" w:sz="0" w:space="0" w:color="auto"/>
        <w:bottom w:val="none" w:sz="0" w:space="0" w:color="auto"/>
        <w:right w:val="none" w:sz="0" w:space="0" w:color="auto"/>
      </w:divBdr>
    </w:div>
    <w:div w:id="911549386">
      <w:marLeft w:val="0"/>
      <w:marRight w:val="0"/>
      <w:marTop w:val="0"/>
      <w:marBottom w:val="0"/>
      <w:divBdr>
        <w:top w:val="none" w:sz="0" w:space="0" w:color="auto"/>
        <w:left w:val="none" w:sz="0" w:space="0" w:color="auto"/>
        <w:bottom w:val="none" w:sz="0" w:space="0" w:color="auto"/>
        <w:right w:val="none" w:sz="0" w:space="0" w:color="auto"/>
      </w:divBdr>
    </w:div>
    <w:div w:id="911620205">
      <w:marLeft w:val="0"/>
      <w:marRight w:val="0"/>
      <w:marTop w:val="0"/>
      <w:marBottom w:val="0"/>
      <w:divBdr>
        <w:top w:val="none" w:sz="0" w:space="0" w:color="auto"/>
        <w:left w:val="none" w:sz="0" w:space="0" w:color="auto"/>
        <w:bottom w:val="none" w:sz="0" w:space="0" w:color="auto"/>
        <w:right w:val="none" w:sz="0" w:space="0" w:color="auto"/>
      </w:divBdr>
    </w:div>
    <w:div w:id="911624357">
      <w:marLeft w:val="0"/>
      <w:marRight w:val="0"/>
      <w:marTop w:val="0"/>
      <w:marBottom w:val="0"/>
      <w:divBdr>
        <w:top w:val="none" w:sz="0" w:space="0" w:color="auto"/>
        <w:left w:val="none" w:sz="0" w:space="0" w:color="auto"/>
        <w:bottom w:val="none" w:sz="0" w:space="0" w:color="auto"/>
        <w:right w:val="none" w:sz="0" w:space="0" w:color="auto"/>
      </w:divBdr>
    </w:div>
    <w:div w:id="911625915">
      <w:marLeft w:val="0"/>
      <w:marRight w:val="0"/>
      <w:marTop w:val="0"/>
      <w:marBottom w:val="0"/>
      <w:divBdr>
        <w:top w:val="none" w:sz="0" w:space="0" w:color="auto"/>
        <w:left w:val="none" w:sz="0" w:space="0" w:color="auto"/>
        <w:bottom w:val="none" w:sz="0" w:space="0" w:color="auto"/>
        <w:right w:val="none" w:sz="0" w:space="0" w:color="auto"/>
      </w:divBdr>
    </w:div>
    <w:div w:id="911695411">
      <w:marLeft w:val="0"/>
      <w:marRight w:val="0"/>
      <w:marTop w:val="0"/>
      <w:marBottom w:val="0"/>
      <w:divBdr>
        <w:top w:val="none" w:sz="0" w:space="0" w:color="auto"/>
        <w:left w:val="none" w:sz="0" w:space="0" w:color="auto"/>
        <w:bottom w:val="none" w:sz="0" w:space="0" w:color="auto"/>
        <w:right w:val="none" w:sz="0" w:space="0" w:color="auto"/>
      </w:divBdr>
    </w:div>
    <w:div w:id="911743935">
      <w:marLeft w:val="0"/>
      <w:marRight w:val="0"/>
      <w:marTop w:val="0"/>
      <w:marBottom w:val="0"/>
      <w:divBdr>
        <w:top w:val="none" w:sz="0" w:space="0" w:color="auto"/>
        <w:left w:val="none" w:sz="0" w:space="0" w:color="auto"/>
        <w:bottom w:val="none" w:sz="0" w:space="0" w:color="auto"/>
        <w:right w:val="none" w:sz="0" w:space="0" w:color="auto"/>
      </w:divBdr>
    </w:div>
    <w:div w:id="911768959">
      <w:marLeft w:val="0"/>
      <w:marRight w:val="0"/>
      <w:marTop w:val="0"/>
      <w:marBottom w:val="0"/>
      <w:divBdr>
        <w:top w:val="none" w:sz="0" w:space="0" w:color="auto"/>
        <w:left w:val="none" w:sz="0" w:space="0" w:color="auto"/>
        <w:bottom w:val="none" w:sz="0" w:space="0" w:color="auto"/>
        <w:right w:val="none" w:sz="0" w:space="0" w:color="auto"/>
      </w:divBdr>
    </w:div>
    <w:div w:id="911961475">
      <w:marLeft w:val="0"/>
      <w:marRight w:val="0"/>
      <w:marTop w:val="0"/>
      <w:marBottom w:val="0"/>
      <w:divBdr>
        <w:top w:val="none" w:sz="0" w:space="0" w:color="auto"/>
        <w:left w:val="none" w:sz="0" w:space="0" w:color="auto"/>
        <w:bottom w:val="none" w:sz="0" w:space="0" w:color="auto"/>
        <w:right w:val="none" w:sz="0" w:space="0" w:color="auto"/>
      </w:divBdr>
    </w:div>
    <w:div w:id="911965378">
      <w:marLeft w:val="0"/>
      <w:marRight w:val="0"/>
      <w:marTop w:val="0"/>
      <w:marBottom w:val="0"/>
      <w:divBdr>
        <w:top w:val="none" w:sz="0" w:space="0" w:color="auto"/>
        <w:left w:val="none" w:sz="0" w:space="0" w:color="auto"/>
        <w:bottom w:val="none" w:sz="0" w:space="0" w:color="auto"/>
        <w:right w:val="none" w:sz="0" w:space="0" w:color="auto"/>
      </w:divBdr>
    </w:div>
    <w:div w:id="912004958">
      <w:marLeft w:val="0"/>
      <w:marRight w:val="0"/>
      <w:marTop w:val="0"/>
      <w:marBottom w:val="0"/>
      <w:divBdr>
        <w:top w:val="none" w:sz="0" w:space="0" w:color="auto"/>
        <w:left w:val="none" w:sz="0" w:space="0" w:color="auto"/>
        <w:bottom w:val="none" w:sz="0" w:space="0" w:color="auto"/>
        <w:right w:val="none" w:sz="0" w:space="0" w:color="auto"/>
      </w:divBdr>
    </w:div>
    <w:div w:id="912012902">
      <w:marLeft w:val="0"/>
      <w:marRight w:val="0"/>
      <w:marTop w:val="0"/>
      <w:marBottom w:val="0"/>
      <w:divBdr>
        <w:top w:val="none" w:sz="0" w:space="0" w:color="auto"/>
        <w:left w:val="none" w:sz="0" w:space="0" w:color="auto"/>
        <w:bottom w:val="none" w:sz="0" w:space="0" w:color="auto"/>
        <w:right w:val="none" w:sz="0" w:space="0" w:color="auto"/>
      </w:divBdr>
    </w:div>
    <w:div w:id="912157947">
      <w:marLeft w:val="0"/>
      <w:marRight w:val="0"/>
      <w:marTop w:val="0"/>
      <w:marBottom w:val="0"/>
      <w:divBdr>
        <w:top w:val="none" w:sz="0" w:space="0" w:color="auto"/>
        <w:left w:val="none" w:sz="0" w:space="0" w:color="auto"/>
        <w:bottom w:val="none" w:sz="0" w:space="0" w:color="auto"/>
        <w:right w:val="none" w:sz="0" w:space="0" w:color="auto"/>
      </w:divBdr>
    </w:div>
    <w:div w:id="912274954">
      <w:marLeft w:val="0"/>
      <w:marRight w:val="0"/>
      <w:marTop w:val="0"/>
      <w:marBottom w:val="0"/>
      <w:divBdr>
        <w:top w:val="none" w:sz="0" w:space="0" w:color="auto"/>
        <w:left w:val="none" w:sz="0" w:space="0" w:color="auto"/>
        <w:bottom w:val="none" w:sz="0" w:space="0" w:color="auto"/>
        <w:right w:val="none" w:sz="0" w:space="0" w:color="auto"/>
      </w:divBdr>
    </w:div>
    <w:div w:id="912350457">
      <w:marLeft w:val="0"/>
      <w:marRight w:val="0"/>
      <w:marTop w:val="0"/>
      <w:marBottom w:val="0"/>
      <w:divBdr>
        <w:top w:val="none" w:sz="0" w:space="0" w:color="auto"/>
        <w:left w:val="none" w:sz="0" w:space="0" w:color="auto"/>
        <w:bottom w:val="none" w:sz="0" w:space="0" w:color="auto"/>
        <w:right w:val="none" w:sz="0" w:space="0" w:color="auto"/>
      </w:divBdr>
    </w:div>
    <w:div w:id="912355815">
      <w:marLeft w:val="0"/>
      <w:marRight w:val="0"/>
      <w:marTop w:val="0"/>
      <w:marBottom w:val="0"/>
      <w:divBdr>
        <w:top w:val="none" w:sz="0" w:space="0" w:color="auto"/>
        <w:left w:val="none" w:sz="0" w:space="0" w:color="auto"/>
        <w:bottom w:val="none" w:sz="0" w:space="0" w:color="auto"/>
        <w:right w:val="none" w:sz="0" w:space="0" w:color="auto"/>
      </w:divBdr>
    </w:div>
    <w:div w:id="912423157">
      <w:marLeft w:val="0"/>
      <w:marRight w:val="0"/>
      <w:marTop w:val="0"/>
      <w:marBottom w:val="0"/>
      <w:divBdr>
        <w:top w:val="none" w:sz="0" w:space="0" w:color="auto"/>
        <w:left w:val="none" w:sz="0" w:space="0" w:color="auto"/>
        <w:bottom w:val="none" w:sz="0" w:space="0" w:color="auto"/>
        <w:right w:val="none" w:sz="0" w:space="0" w:color="auto"/>
      </w:divBdr>
    </w:div>
    <w:div w:id="912466056">
      <w:marLeft w:val="0"/>
      <w:marRight w:val="0"/>
      <w:marTop w:val="0"/>
      <w:marBottom w:val="0"/>
      <w:divBdr>
        <w:top w:val="none" w:sz="0" w:space="0" w:color="auto"/>
        <w:left w:val="none" w:sz="0" w:space="0" w:color="auto"/>
        <w:bottom w:val="none" w:sz="0" w:space="0" w:color="auto"/>
        <w:right w:val="none" w:sz="0" w:space="0" w:color="auto"/>
      </w:divBdr>
    </w:div>
    <w:div w:id="912470687">
      <w:marLeft w:val="0"/>
      <w:marRight w:val="0"/>
      <w:marTop w:val="0"/>
      <w:marBottom w:val="0"/>
      <w:divBdr>
        <w:top w:val="none" w:sz="0" w:space="0" w:color="auto"/>
        <w:left w:val="none" w:sz="0" w:space="0" w:color="auto"/>
        <w:bottom w:val="none" w:sz="0" w:space="0" w:color="auto"/>
        <w:right w:val="none" w:sz="0" w:space="0" w:color="auto"/>
      </w:divBdr>
    </w:div>
    <w:div w:id="912544800">
      <w:marLeft w:val="0"/>
      <w:marRight w:val="0"/>
      <w:marTop w:val="0"/>
      <w:marBottom w:val="0"/>
      <w:divBdr>
        <w:top w:val="none" w:sz="0" w:space="0" w:color="auto"/>
        <w:left w:val="none" w:sz="0" w:space="0" w:color="auto"/>
        <w:bottom w:val="none" w:sz="0" w:space="0" w:color="auto"/>
        <w:right w:val="none" w:sz="0" w:space="0" w:color="auto"/>
      </w:divBdr>
    </w:div>
    <w:div w:id="912545144">
      <w:marLeft w:val="0"/>
      <w:marRight w:val="0"/>
      <w:marTop w:val="0"/>
      <w:marBottom w:val="0"/>
      <w:divBdr>
        <w:top w:val="none" w:sz="0" w:space="0" w:color="auto"/>
        <w:left w:val="none" w:sz="0" w:space="0" w:color="auto"/>
        <w:bottom w:val="none" w:sz="0" w:space="0" w:color="auto"/>
        <w:right w:val="none" w:sz="0" w:space="0" w:color="auto"/>
      </w:divBdr>
    </w:div>
    <w:div w:id="912549179">
      <w:marLeft w:val="0"/>
      <w:marRight w:val="0"/>
      <w:marTop w:val="0"/>
      <w:marBottom w:val="0"/>
      <w:divBdr>
        <w:top w:val="none" w:sz="0" w:space="0" w:color="auto"/>
        <w:left w:val="none" w:sz="0" w:space="0" w:color="auto"/>
        <w:bottom w:val="none" w:sz="0" w:space="0" w:color="auto"/>
        <w:right w:val="none" w:sz="0" w:space="0" w:color="auto"/>
      </w:divBdr>
    </w:div>
    <w:div w:id="912739361">
      <w:marLeft w:val="0"/>
      <w:marRight w:val="0"/>
      <w:marTop w:val="0"/>
      <w:marBottom w:val="0"/>
      <w:divBdr>
        <w:top w:val="none" w:sz="0" w:space="0" w:color="auto"/>
        <w:left w:val="none" w:sz="0" w:space="0" w:color="auto"/>
        <w:bottom w:val="none" w:sz="0" w:space="0" w:color="auto"/>
        <w:right w:val="none" w:sz="0" w:space="0" w:color="auto"/>
      </w:divBdr>
    </w:div>
    <w:div w:id="912811086">
      <w:bodyDiv w:val="1"/>
      <w:marLeft w:val="0"/>
      <w:marRight w:val="0"/>
      <w:marTop w:val="0"/>
      <w:marBottom w:val="0"/>
      <w:divBdr>
        <w:top w:val="none" w:sz="0" w:space="0" w:color="auto"/>
        <w:left w:val="none" w:sz="0" w:space="0" w:color="auto"/>
        <w:bottom w:val="none" w:sz="0" w:space="0" w:color="auto"/>
        <w:right w:val="none" w:sz="0" w:space="0" w:color="auto"/>
      </w:divBdr>
    </w:div>
    <w:div w:id="912852355">
      <w:marLeft w:val="0"/>
      <w:marRight w:val="0"/>
      <w:marTop w:val="0"/>
      <w:marBottom w:val="0"/>
      <w:divBdr>
        <w:top w:val="none" w:sz="0" w:space="0" w:color="auto"/>
        <w:left w:val="none" w:sz="0" w:space="0" w:color="auto"/>
        <w:bottom w:val="none" w:sz="0" w:space="0" w:color="auto"/>
        <w:right w:val="none" w:sz="0" w:space="0" w:color="auto"/>
      </w:divBdr>
    </w:div>
    <w:div w:id="912853976">
      <w:marLeft w:val="0"/>
      <w:marRight w:val="0"/>
      <w:marTop w:val="0"/>
      <w:marBottom w:val="0"/>
      <w:divBdr>
        <w:top w:val="none" w:sz="0" w:space="0" w:color="auto"/>
        <w:left w:val="none" w:sz="0" w:space="0" w:color="auto"/>
        <w:bottom w:val="none" w:sz="0" w:space="0" w:color="auto"/>
        <w:right w:val="none" w:sz="0" w:space="0" w:color="auto"/>
      </w:divBdr>
    </w:div>
    <w:div w:id="912857103">
      <w:bodyDiv w:val="1"/>
      <w:marLeft w:val="0"/>
      <w:marRight w:val="0"/>
      <w:marTop w:val="0"/>
      <w:marBottom w:val="0"/>
      <w:divBdr>
        <w:top w:val="none" w:sz="0" w:space="0" w:color="auto"/>
        <w:left w:val="none" w:sz="0" w:space="0" w:color="auto"/>
        <w:bottom w:val="none" w:sz="0" w:space="0" w:color="auto"/>
        <w:right w:val="none" w:sz="0" w:space="0" w:color="auto"/>
      </w:divBdr>
    </w:div>
    <w:div w:id="912857185">
      <w:marLeft w:val="0"/>
      <w:marRight w:val="0"/>
      <w:marTop w:val="0"/>
      <w:marBottom w:val="0"/>
      <w:divBdr>
        <w:top w:val="none" w:sz="0" w:space="0" w:color="auto"/>
        <w:left w:val="none" w:sz="0" w:space="0" w:color="auto"/>
        <w:bottom w:val="none" w:sz="0" w:space="0" w:color="auto"/>
        <w:right w:val="none" w:sz="0" w:space="0" w:color="auto"/>
      </w:divBdr>
    </w:div>
    <w:div w:id="913050080">
      <w:marLeft w:val="0"/>
      <w:marRight w:val="0"/>
      <w:marTop w:val="0"/>
      <w:marBottom w:val="0"/>
      <w:divBdr>
        <w:top w:val="none" w:sz="0" w:space="0" w:color="auto"/>
        <w:left w:val="none" w:sz="0" w:space="0" w:color="auto"/>
        <w:bottom w:val="none" w:sz="0" w:space="0" w:color="auto"/>
        <w:right w:val="none" w:sz="0" w:space="0" w:color="auto"/>
      </w:divBdr>
    </w:div>
    <w:div w:id="913051281">
      <w:marLeft w:val="0"/>
      <w:marRight w:val="0"/>
      <w:marTop w:val="0"/>
      <w:marBottom w:val="0"/>
      <w:divBdr>
        <w:top w:val="none" w:sz="0" w:space="0" w:color="auto"/>
        <w:left w:val="none" w:sz="0" w:space="0" w:color="auto"/>
        <w:bottom w:val="none" w:sz="0" w:space="0" w:color="auto"/>
        <w:right w:val="none" w:sz="0" w:space="0" w:color="auto"/>
      </w:divBdr>
    </w:div>
    <w:div w:id="913078484">
      <w:marLeft w:val="0"/>
      <w:marRight w:val="0"/>
      <w:marTop w:val="0"/>
      <w:marBottom w:val="0"/>
      <w:divBdr>
        <w:top w:val="none" w:sz="0" w:space="0" w:color="auto"/>
        <w:left w:val="none" w:sz="0" w:space="0" w:color="auto"/>
        <w:bottom w:val="none" w:sz="0" w:space="0" w:color="auto"/>
        <w:right w:val="none" w:sz="0" w:space="0" w:color="auto"/>
      </w:divBdr>
    </w:div>
    <w:div w:id="913200784">
      <w:marLeft w:val="0"/>
      <w:marRight w:val="0"/>
      <w:marTop w:val="0"/>
      <w:marBottom w:val="0"/>
      <w:divBdr>
        <w:top w:val="none" w:sz="0" w:space="0" w:color="auto"/>
        <w:left w:val="none" w:sz="0" w:space="0" w:color="auto"/>
        <w:bottom w:val="none" w:sz="0" w:space="0" w:color="auto"/>
        <w:right w:val="none" w:sz="0" w:space="0" w:color="auto"/>
      </w:divBdr>
    </w:div>
    <w:div w:id="913204082">
      <w:marLeft w:val="0"/>
      <w:marRight w:val="0"/>
      <w:marTop w:val="0"/>
      <w:marBottom w:val="0"/>
      <w:divBdr>
        <w:top w:val="none" w:sz="0" w:space="0" w:color="auto"/>
        <w:left w:val="none" w:sz="0" w:space="0" w:color="auto"/>
        <w:bottom w:val="none" w:sz="0" w:space="0" w:color="auto"/>
        <w:right w:val="none" w:sz="0" w:space="0" w:color="auto"/>
      </w:divBdr>
    </w:div>
    <w:div w:id="913247961">
      <w:bodyDiv w:val="1"/>
      <w:marLeft w:val="0"/>
      <w:marRight w:val="0"/>
      <w:marTop w:val="0"/>
      <w:marBottom w:val="0"/>
      <w:divBdr>
        <w:top w:val="none" w:sz="0" w:space="0" w:color="auto"/>
        <w:left w:val="none" w:sz="0" w:space="0" w:color="auto"/>
        <w:bottom w:val="none" w:sz="0" w:space="0" w:color="auto"/>
        <w:right w:val="none" w:sz="0" w:space="0" w:color="auto"/>
      </w:divBdr>
    </w:div>
    <w:div w:id="913248207">
      <w:marLeft w:val="0"/>
      <w:marRight w:val="0"/>
      <w:marTop w:val="0"/>
      <w:marBottom w:val="0"/>
      <w:divBdr>
        <w:top w:val="none" w:sz="0" w:space="0" w:color="auto"/>
        <w:left w:val="none" w:sz="0" w:space="0" w:color="auto"/>
        <w:bottom w:val="none" w:sz="0" w:space="0" w:color="auto"/>
        <w:right w:val="none" w:sz="0" w:space="0" w:color="auto"/>
      </w:divBdr>
    </w:div>
    <w:div w:id="913319666">
      <w:marLeft w:val="0"/>
      <w:marRight w:val="0"/>
      <w:marTop w:val="0"/>
      <w:marBottom w:val="0"/>
      <w:divBdr>
        <w:top w:val="none" w:sz="0" w:space="0" w:color="auto"/>
        <w:left w:val="none" w:sz="0" w:space="0" w:color="auto"/>
        <w:bottom w:val="none" w:sz="0" w:space="0" w:color="auto"/>
        <w:right w:val="none" w:sz="0" w:space="0" w:color="auto"/>
      </w:divBdr>
    </w:div>
    <w:div w:id="913323568">
      <w:marLeft w:val="0"/>
      <w:marRight w:val="0"/>
      <w:marTop w:val="0"/>
      <w:marBottom w:val="0"/>
      <w:divBdr>
        <w:top w:val="none" w:sz="0" w:space="0" w:color="auto"/>
        <w:left w:val="none" w:sz="0" w:space="0" w:color="auto"/>
        <w:bottom w:val="none" w:sz="0" w:space="0" w:color="auto"/>
        <w:right w:val="none" w:sz="0" w:space="0" w:color="auto"/>
      </w:divBdr>
    </w:div>
    <w:div w:id="913472794">
      <w:marLeft w:val="0"/>
      <w:marRight w:val="0"/>
      <w:marTop w:val="0"/>
      <w:marBottom w:val="0"/>
      <w:divBdr>
        <w:top w:val="none" w:sz="0" w:space="0" w:color="auto"/>
        <w:left w:val="none" w:sz="0" w:space="0" w:color="auto"/>
        <w:bottom w:val="none" w:sz="0" w:space="0" w:color="auto"/>
        <w:right w:val="none" w:sz="0" w:space="0" w:color="auto"/>
      </w:divBdr>
    </w:div>
    <w:div w:id="913510216">
      <w:marLeft w:val="0"/>
      <w:marRight w:val="0"/>
      <w:marTop w:val="0"/>
      <w:marBottom w:val="0"/>
      <w:divBdr>
        <w:top w:val="none" w:sz="0" w:space="0" w:color="auto"/>
        <w:left w:val="none" w:sz="0" w:space="0" w:color="auto"/>
        <w:bottom w:val="none" w:sz="0" w:space="0" w:color="auto"/>
        <w:right w:val="none" w:sz="0" w:space="0" w:color="auto"/>
      </w:divBdr>
    </w:div>
    <w:div w:id="913662036">
      <w:marLeft w:val="0"/>
      <w:marRight w:val="0"/>
      <w:marTop w:val="0"/>
      <w:marBottom w:val="0"/>
      <w:divBdr>
        <w:top w:val="none" w:sz="0" w:space="0" w:color="auto"/>
        <w:left w:val="none" w:sz="0" w:space="0" w:color="auto"/>
        <w:bottom w:val="none" w:sz="0" w:space="0" w:color="auto"/>
        <w:right w:val="none" w:sz="0" w:space="0" w:color="auto"/>
      </w:divBdr>
    </w:div>
    <w:div w:id="913786089">
      <w:marLeft w:val="0"/>
      <w:marRight w:val="0"/>
      <w:marTop w:val="0"/>
      <w:marBottom w:val="0"/>
      <w:divBdr>
        <w:top w:val="none" w:sz="0" w:space="0" w:color="auto"/>
        <w:left w:val="none" w:sz="0" w:space="0" w:color="auto"/>
        <w:bottom w:val="none" w:sz="0" w:space="0" w:color="auto"/>
        <w:right w:val="none" w:sz="0" w:space="0" w:color="auto"/>
      </w:divBdr>
    </w:div>
    <w:div w:id="914162997">
      <w:marLeft w:val="0"/>
      <w:marRight w:val="0"/>
      <w:marTop w:val="0"/>
      <w:marBottom w:val="0"/>
      <w:divBdr>
        <w:top w:val="none" w:sz="0" w:space="0" w:color="auto"/>
        <w:left w:val="none" w:sz="0" w:space="0" w:color="auto"/>
        <w:bottom w:val="none" w:sz="0" w:space="0" w:color="auto"/>
        <w:right w:val="none" w:sz="0" w:space="0" w:color="auto"/>
      </w:divBdr>
    </w:div>
    <w:div w:id="914246201">
      <w:marLeft w:val="0"/>
      <w:marRight w:val="0"/>
      <w:marTop w:val="0"/>
      <w:marBottom w:val="0"/>
      <w:divBdr>
        <w:top w:val="none" w:sz="0" w:space="0" w:color="auto"/>
        <w:left w:val="none" w:sz="0" w:space="0" w:color="auto"/>
        <w:bottom w:val="none" w:sz="0" w:space="0" w:color="auto"/>
        <w:right w:val="none" w:sz="0" w:space="0" w:color="auto"/>
      </w:divBdr>
    </w:div>
    <w:div w:id="914389683">
      <w:marLeft w:val="0"/>
      <w:marRight w:val="0"/>
      <w:marTop w:val="0"/>
      <w:marBottom w:val="0"/>
      <w:divBdr>
        <w:top w:val="none" w:sz="0" w:space="0" w:color="auto"/>
        <w:left w:val="none" w:sz="0" w:space="0" w:color="auto"/>
        <w:bottom w:val="none" w:sz="0" w:space="0" w:color="auto"/>
        <w:right w:val="none" w:sz="0" w:space="0" w:color="auto"/>
      </w:divBdr>
    </w:div>
    <w:div w:id="914440143">
      <w:marLeft w:val="0"/>
      <w:marRight w:val="0"/>
      <w:marTop w:val="0"/>
      <w:marBottom w:val="0"/>
      <w:divBdr>
        <w:top w:val="none" w:sz="0" w:space="0" w:color="auto"/>
        <w:left w:val="none" w:sz="0" w:space="0" w:color="auto"/>
        <w:bottom w:val="none" w:sz="0" w:space="0" w:color="auto"/>
        <w:right w:val="none" w:sz="0" w:space="0" w:color="auto"/>
      </w:divBdr>
    </w:div>
    <w:div w:id="914510757">
      <w:marLeft w:val="0"/>
      <w:marRight w:val="0"/>
      <w:marTop w:val="0"/>
      <w:marBottom w:val="0"/>
      <w:divBdr>
        <w:top w:val="none" w:sz="0" w:space="0" w:color="auto"/>
        <w:left w:val="none" w:sz="0" w:space="0" w:color="auto"/>
        <w:bottom w:val="none" w:sz="0" w:space="0" w:color="auto"/>
        <w:right w:val="none" w:sz="0" w:space="0" w:color="auto"/>
      </w:divBdr>
    </w:div>
    <w:div w:id="914625569">
      <w:marLeft w:val="0"/>
      <w:marRight w:val="0"/>
      <w:marTop w:val="0"/>
      <w:marBottom w:val="0"/>
      <w:divBdr>
        <w:top w:val="none" w:sz="0" w:space="0" w:color="auto"/>
        <w:left w:val="none" w:sz="0" w:space="0" w:color="auto"/>
        <w:bottom w:val="none" w:sz="0" w:space="0" w:color="auto"/>
        <w:right w:val="none" w:sz="0" w:space="0" w:color="auto"/>
      </w:divBdr>
    </w:div>
    <w:div w:id="914626102">
      <w:marLeft w:val="0"/>
      <w:marRight w:val="0"/>
      <w:marTop w:val="0"/>
      <w:marBottom w:val="0"/>
      <w:divBdr>
        <w:top w:val="none" w:sz="0" w:space="0" w:color="auto"/>
        <w:left w:val="none" w:sz="0" w:space="0" w:color="auto"/>
        <w:bottom w:val="none" w:sz="0" w:space="0" w:color="auto"/>
        <w:right w:val="none" w:sz="0" w:space="0" w:color="auto"/>
      </w:divBdr>
    </w:div>
    <w:div w:id="914630167">
      <w:marLeft w:val="0"/>
      <w:marRight w:val="0"/>
      <w:marTop w:val="0"/>
      <w:marBottom w:val="0"/>
      <w:divBdr>
        <w:top w:val="none" w:sz="0" w:space="0" w:color="auto"/>
        <w:left w:val="none" w:sz="0" w:space="0" w:color="auto"/>
        <w:bottom w:val="none" w:sz="0" w:space="0" w:color="auto"/>
        <w:right w:val="none" w:sz="0" w:space="0" w:color="auto"/>
      </w:divBdr>
    </w:div>
    <w:div w:id="914703650">
      <w:marLeft w:val="0"/>
      <w:marRight w:val="0"/>
      <w:marTop w:val="0"/>
      <w:marBottom w:val="0"/>
      <w:divBdr>
        <w:top w:val="none" w:sz="0" w:space="0" w:color="auto"/>
        <w:left w:val="none" w:sz="0" w:space="0" w:color="auto"/>
        <w:bottom w:val="none" w:sz="0" w:space="0" w:color="auto"/>
        <w:right w:val="none" w:sz="0" w:space="0" w:color="auto"/>
      </w:divBdr>
    </w:div>
    <w:div w:id="914709675">
      <w:marLeft w:val="0"/>
      <w:marRight w:val="0"/>
      <w:marTop w:val="0"/>
      <w:marBottom w:val="0"/>
      <w:divBdr>
        <w:top w:val="none" w:sz="0" w:space="0" w:color="auto"/>
        <w:left w:val="none" w:sz="0" w:space="0" w:color="auto"/>
        <w:bottom w:val="none" w:sz="0" w:space="0" w:color="auto"/>
        <w:right w:val="none" w:sz="0" w:space="0" w:color="auto"/>
      </w:divBdr>
    </w:div>
    <w:div w:id="914751588">
      <w:marLeft w:val="0"/>
      <w:marRight w:val="0"/>
      <w:marTop w:val="0"/>
      <w:marBottom w:val="0"/>
      <w:divBdr>
        <w:top w:val="none" w:sz="0" w:space="0" w:color="auto"/>
        <w:left w:val="none" w:sz="0" w:space="0" w:color="auto"/>
        <w:bottom w:val="none" w:sz="0" w:space="0" w:color="auto"/>
        <w:right w:val="none" w:sz="0" w:space="0" w:color="auto"/>
      </w:divBdr>
    </w:div>
    <w:div w:id="914825678">
      <w:marLeft w:val="0"/>
      <w:marRight w:val="0"/>
      <w:marTop w:val="0"/>
      <w:marBottom w:val="0"/>
      <w:divBdr>
        <w:top w:val="none" w:sz="0" w:space="0" w:color="auto"/>
        <w:left w:val="none" w:sz="0" w:space="0" w:color="auto"/>
        <w:bottom w:val="none" w:sz="0" w:space="0" w:color="auto"/>
        <w:right w:val="none" w:sz="0" w:space="0" w:color="auto"/>
      </w:divBdr>
    </w:div>
    <w:div w:id="915046389">
      <w:marLeft w:val="0"/>
      <w:marRight w:val="0"/>
      <w:marTop w:val="0"/>
      <w:marBottom w:val="0"/>
      <w:divBdr>
        <w:top w:val="none" w:sz="0" w:space="0" w:color="auto"/>
        <w:left w:val="none" w:sz="0" w:space="0" w:color="auto"/>
        <w:bottom w:val="none" w:sz="0" w:space="0" w:color="auto"/>
        <w:right w:val="none" w:sz="0" w:space="0" w:color="auto"/>
      </w:divBdr>
    </w:div>
    <w:div w:id="915089885">
      <w:marLeft w:val="0"/>
      <w:marRight w:val="0"/>
      <w:marTop w:val="0"/>
      <w:marBottom w:val="0"/>
      <w:divBdr>
        <w:top w:val="none" w:sz="0" w:space="0" w:color="auto"/>
        <w:left w:val="none" w:sz="0" w:space="0" w:color="auto"/>
        <w:bottom w:val="none" w:sz="0" w:space="0" w:color="auto"/>
        <w:right w:val="none" w:sz="0" w:space="0" w:color="auto"/>
      </w:divBdr>
    </w:div>
    <w:div w:id="915166936">
      <w:marLeft w:val="0"/>
      <w:marRight w:val="0"/>
      <w:marTop w:val="0"/>
      <w:marBottom w:val="0"/>
      <w:divBdr>
        <w:top w:val="none" w:sz="0" w:space="0" w:color="auto"/>
        <w:left w:val="none" w:sz="0" w:space="0" w:color="auto"/>
        <w:bottom w:val="none" w:sz="0" w:space="0" w:color="auto"/>
        <w:right w:val="none" w:sz="0" w:space="0" w:color="auto"/>
      </w:divBdr>
    </w:div>
    <w:div w:id="915238471">
      <w:marLeft w:val="0"/>
      <w:marRight w:val="0"/>
      <w:marTop w:val="0"/>
      <w:marBottom w:val="0"/>
      <w:divBdr>
        <w:top w:val="none" w:sz="0" w:space="0" w:color="auto"/>
        <w:left w:val="none" w:sz="0" w:space="0" w:color="auto"/>
        <w:bottom w:val="none" w:sz="0" w:space="0" w:color="auto"/>
        <w:right w:val="none" w:sz="0" w:space="0" w:color="auto"/>
      </w:divBdr>
    </w:div>
    <w:div w:id="915239548">
      <w:marLeft w:val="0"/>
      <w:marRight w:val="0"/>
      <w:marTop w:val="0"/>
      <w:marBottom w:val="0"/>
      <w:divBdr>
        <w:top w:val="none" w:sz="0" w:space="0" w:color="auto"/>
        <w:left w:val="none" w:sz="0" w:space="0" w:color="auto"/>
        <w:bottom w:val="none" w:sz="0" w:space="0" w:color="auto"/>
        <w:right w:val="none" w:sz="0" w:space="0" w:color="auto"/>
      </w:divBdr>
    </w:div>
    <w:div w:id="915283744">
      <w:marLeft w:val="0"/>
      <w:marRight w:val="0"/>
      <w:marTop w:val="0"/>
      <w:marBottom w:val="0"/>
      <w:divBdr>
        <w:top w:val="none" w:sz="0" w:space="0" w:color="auto"/>
        <w:left w:val="none" w:sz="0" w:space="0" w:color="auto"/>
        <w:bottom w:val="none" w:sz="0" w:space="0" w:color="auto"/>
        <w:right w:val="none" w:sz="0" w:space="0" w:color="auto"/>
      </w:divBdr>
    </w:div>
    <w:div w:id="915289904">
      <w:marLeft w:val="0"/>
      <w:marRight w:val="0"/>
      <w:marTop w:val="0"/>
      <w:marBottom w:val="0"/>
      <w:divBdr>
        <w:top w:val="none" w:sz="0" w:space="0" w:color="auto"/>
        <w:left w:val="none" w:sz="0" w:space="0" w:color="auto"/>
        <w:bottom w:val="none" w:sz="0" w:space="0" w:color="auto"/>
        <w:right w:val="none" w:sz="0" w:space="0" w:color="auto"/>
      </w:divBdr>
    </w:div>
    <w:div w:id="915357163">
      <w:marLeft w:val="0"/>
      <w:marRight w:val="0"/>
      <w:marTop w:val="0"/>
      <w:marBottom w:val="0"/>
      <w:divBdr>
        <w:top w:val="none" w:sz="0" w:space="0" w:color="auto"/>
        <w:left w:val="none" w:sz="0" w:space="0" w:color="auto"/>
        <w:bottom w:val="none" w:sz="0" w:space="0" w:color="auto"/>
        <w:right w:val="none" w:sz="0" w:space="0" w:color="auto"/>
      </w:divBdr>
    </w:div>
    <w:div w:id="915433336">
      <w:marLeft w:val="0"/>
      <w:marRight w:val="0"/>
      <w:marTop w:val="0"/>
      <w:marBottom w:val="0"/>
      <w:divBdr>
        <w:top w:val="none" w:sz="0" w:space="0" w:color="auto"/>
        <w:left w:val="none" w:sz="0" w:space="0" w:color="auto"/>
        <w:bottom w:val="none" w:sz="0" w:space="0" w:color="auto"/>
        <w:right w:val="none" w:sz="0" w:space="0" w:color="auto"/>
      </w:divBdr>
    </w:div>
    <w:div w:id="915551664">
      <w:marLeft w:val="0"/>
      <w:marRight w:val="0"/>
      <w:marTop w:val="0"/>
      <w:marBottom w:val="0"/>
      <w:divBdr>
        <w:top w:val="none" w:sz="0" w:space="0" w:color="auto"/>
        <w:left w:val="none" w:sz="0" w:space="0" w:color="auto"/>
        <w:bottom w:val="none" w:sz="0" w:space="0" w:color="auto"/>
        <w:right w:val="none" w:sz="0" w:space="0" w:color="auto"/>
      </w:divBdr>
    </w:div>
    <w:div w:id="915552623">
      <w:marLeft w:val="0"/>
      <w:marRight w:val="0"/>
      <w:marTop w:val="0"/>
      <w:marBottom w:val="0"/>
      <w:divBdr>
        <w:top w:val="none" w:sz="0" w:space="0" w:color="auto"/>
        <w:left w:val="none" w:sz="0" w:space="0" w:color="auto"/>
        <w:bottom w:val="none" w:sz="0" w:space="0" w:color="auto"/>
        <w:right w:val="none" w:sz="0" w:space="0" w:color="auto"/>
      </w:divBdr>
    </w:div>
    <w:div w:id="915554143">
      <w:marLeft w:val="0"/>
      <w:marRight w:val="0"/>
      <w:marTop w:val="0"/>
      <w:marBottom w:val="0"/>
      <w:divBdr>
        <w:top w:val="none" w:sz="0" w:space="0" w:color="auto"/>
        <w:left w:val="none" w:sz="0" w:space="0" w:color="auto"/>
        <w:bottom w:val="none" w:sz="0" w:space="0" w:color="auto"/>
        <w:right w:val="none" w:sz="0" w:space="0" w:color="auto"/>
      </w:divBdr>
    </w:div>
    <w:div w:id="915631429">
      <w:marLeft w:val="0"/>
      <w:marRight w:val="0"/>
      <w:marTop w:val="0"/>
      <w:marBottom w:val="0"/>
      <w:divBdr>
        <w:top w:val="none" w:sz="0" w:space="0" w:color="auto"/>
        <w:left w:val="none" w:sz="0" w:space="0" w:color="auto"/>
        <w:bottom w:val="none" w:sz="0" w:space="0" w:color="auto"/>
        <w:right w:val="none" w:sz="0" w:space="0" w:color="auto"/>
      </w:divBdr>
    </w:div>
    <w:div w:id="915674672">
      <w:marLeft w:val="0"/>
      <w:marRight w:val="0"/>
      <w:marTop w:val="0"/>
      <w:marBottom w:val="0"/>
      <w:divBdr>
        <w:top w:val="none" w:sz="0" w:space="0" w:color="auto"/>
        <w:left w:val="none" w:sz="0" w:space="0" w:color="auto"/>
        <w:bottom w:val="none" w:sz="0" w:space="0" w:color="auto"/>
        <w:right w:val="none" w:sz="0" w:space="0" w:color="auto"/>
      </w:divBdr>
    </w:div>
    <w:div w:id="915745401">
      <w:marLeft w:val="0"/>
      <w:marRight w:val="0"/>
      <w:marTop w:val="0"/>
      <w:marBottom w:val="0"/>
      <w:divBdr>
        <w:top w:val="none" w:sz="0" w:space="0" w:color="auto"/>
        <w:left w:val="none" w:sz="0" w:space="0" w:color="auto"/>
        <w:bottom w:val="none" w:sz="0" w:space="0" w:color="auto"/>
        <w:right w:val="none" w:sz="0" w:space="0" w:color="auto"/>
      </w:divBdr>
    </w:div>
    <w:div w:id="915823844">
      <w:marLeft w:val="0"/>
      <w:marRight w:val="0"/>
      <w:marTop w:val="0"/>
      <w:marBottom w:val="0"/>
      <w:divBdr>
        <w:top w:val="none" w:sz="0" w:space="0" w:color="auto"/>
        <w:left w:val="none" w:sz="0" w:space="0" w:color="auto"/>
        <w:bottom w:val="none" w:sz="0" w:space="0" w:color="auto"/>
        <w:right w:val="none" w:sz="0" w:space="0" w:color="auto"/>
      </w:divBdr>
    </w:div>
    <w:div w:id="915944615">
      <w:bodyDiv w:val="1"/>
      <w:marLeft w:val="0"/>
      <w:marRight w:val="0"/>
      <w:marTop w:val="0"/>
      <w:marBottom w:val="0"/>
      <w:divBdr>
        <w:top w:val="none" w:sz="0" w:space="0" w:color="auto"/>
        <w:left w:val="none" w:sz="0" w:space="0" w:color="auto"/>
        <w:bottom w:val="none" w:sz="0" w:space="0" w:color="auto"/>
        <w:right w:val="none" w:sz="0" w:space="0" w:color="auto"/>
      </w:divBdr>
    </w:div>
    <w:div w:id="916012273">
      <w:marLeft w:val="0"/>
      <w:marRight w:val="0"/>
      <w:marTop w:val="0"/>
      <w:marBottom w:val="0"/>
      <w:divBdr>
        <w:top w:val="none" w:sz="0" w:space="0" w:color="auto"/>
        <w:left w:val="none" w:sz="0" w:space="0" w:color="auto"/>
        <w:bottom w:val="none" w:sz="0" w:space="0" w:color="auto"/>
        <w:right w:val="none" w:sz="0" w:space="0" w:color="auto"/>
      </w:divBdr>
    </w:div>
    <w:div w:id="916015115">
      <w:marLeft w:val="0"/>
      <w:marRight w:val="0"/>
      <w:marTop w:val="0"/>
      <w:marBottom w:val="0"/>
      <w:divBdr>
        <w:top w:val="none" w:sz="0" w:space="0" w:color="auto"/>
        <w:left w:val="none" w:sz="0" w:space="0" w:color="auto"/>
        <w:bottom w:val="none" w:sz="0" w:space="0" w:color="auto"/>
        <w:right w:val="none" w:sz="0" w:space="0" w:color="auto"/>
      </w:divBdr>
    </w:div>
    <w:div w:id="916018817">
      <w:marLeft w:val="0"/>
      <w:marRight w:val="0"/>
      <w:marTop w:val="0"/>
      <w:marBottom w:val="0"/>
      <w:divBdr>
        <w:top w:val="none" w:sz="0" w:space="0" w:color="auto"/>
        <w:left w:val="none" w:sz="0" w:space="0" w:color="auto"/>
        <w:bottom w:val="none" w:sz="0" w:space="0" w:color="auto"/>
        <w:right w:val="none" w:sz="0" w:space="0" w:color="auto"/>
      </w:divBdr>
    </w:div>
    <w:div w:id="916094568">
      <w:marLeft w:val="0"/>
      <w:marRight w:val="0"/>
      <w:marTop w:val="0"/>
      <w:marBottom w:val="0"/>
      <w:divBdr>
        <w:top w:val="none" w:sz="0" w:space="0" w:color="auto"/>
        <w:left w:val="none" w:sz="0" w:space="0" w:color="auto"/>
        <w:bottom w:val="none" w:sz="0" w:space="0" w:color="auto"/>
        <w:right w:val="none" w:sz="0" w:space="0" w:color="auto"/>
      </w:divBdr>
    </w:div>
    <w:div w:id="916129489">
      <w:marLeft w:val="0"/>
      <w:marRight w:val="0"/>
      <w:marTop w:val="0"/>
      <w:marBottom w:val="0"/>
      <w:divBdr>
        <w:top w:val="none" w:sz="0" w:space="0" w:color="auto"/>
        <w:left w:val="none" w:sz="0" w:space="0" w:color="auto"/>
        <w:bottom w:val="none" w:sz="0" w:space="0" w:color="auto"/>
        <w:right w:val="none" w:sz="0" w:space="0" w:color="auto"/>
      </w:divBdr>
    </w:div>
    <w:div w:id="916137184">
      <w:marLeft w:val="0"/>
      <w:marRight w:val="0"/>
      <w:marTop w:val="0"/>
      <w:marBottom w:val="0"/>
      <w:divBdr>
        <w:top w:val="none" w:sz="0" w:space="0" w:color="auto"/>
        <w:left w:val="none" w:sz="0" w:space="0" w:color="auto"/>
        <w:bottom w:val="none" w:sz="0" w:space="0" w:color="auto"/>
        <w:right w:val="none" w:sz="0" w:space="0" w:color="auto"/>
      </w:divBdr>
    </w:div>
    <w:div w:id="916204453">
      <w:marLeft w:val="0"/>
      <w:marRight w:val="0"/>
      <w:marTop w:val="0"/>
      <w:marBottom w:val="0"/>
      <w:divBdr>
        <w:top w:val="none" w:sz="0" w:space="0" w:color="auto"/>
        <w:left w:val="none" w:sz="0" w:space="0" w:color="auto"/>
        <w:bottom w:val="none" w:sz="0" w:space="0" w:color="auto"/>
        <w:right w:val="none" w:sz="0" w:space="0" w:color="auto"/>
      </w:divBdr>
    </w:div>
    <w:div w:id="916209602">
      <w:marLeft w:val="0"/>
      <w:marRight w:val="0"/>
      <w:marTop w:val="0"/>
      <w:marBottom w:val="0"/>
      <w:divBdr>
        <w:top w:val="none" w:sz="0" w:space="0" w:color="auto"/>
        <w:left w:val="none" w:sz="0" w:space="0" w:color="auto"/>
        <w:bottom w:val="none" w:sz="0" w:space="0" w:color="auto"/>
        <w:right w:val="none" w:sz="0" w:space="0" w:color="auto"/>
      </w:divBdr>
    </w:div>
    <w:div w:id="916209708">
      <w:marLeft w:val="0"/>
      <w:marRight w:val="0"/>
      <w:marTop w:val="0"/>
      <w:marBottom w:val="0"/>
      <w:divBdr>
        <w:top w:val="none" w:sz="0" w:space="0" w:color="auto"/>
        <w:left w:val="none" w:sz="0" w:space="0" w:color="auto"/>
        <w:bottom w:val="none" w:sz="0" w:space="0" w:color="auto"/>
        <w:right w:val="none" w:sz="0" w:space="0" w:color="auto"/>
      </w:divBdr>
    </w:div>
    <w:div w:id="916280401">
      <w:marLeft w:val="0"/>
      <w:marRight w:val="0"/>
      <w:marTop w:val="0"/>
      <w:marBottom w:val="0"/>
      <w:divBdr>
        <w:top w:val="none" w:sz="0" w:space="0" w:color="auto"/>
        <w:left w:val="none" w:sz="0" w:space="0" w:color="auto"/>
        <w:bottom w:val="none" w:sz="0" w:space="0" w:color="auto"/>
        <w:right w:val="none" w:sz="0" w:space="0" w:color="auto"/>
      </w:divBdr>
    </w:div>
    <w:div w:id="916329713">
      <w:marLeft w:val="0"/>
      <w:marRight w:val="0"/>
      <w:marTop w:val="0"/>
      <w:marBottom w:val="0"/>
      <w:divBdr>
        <w:top w:val="none" w:sz="0" w:space="0" w:color="auto"/>
        <w:left w:val="none" w:sz="0" w:space="0" w:color="auto"/>
        <w:bottom w:val="none" w:sz="0" w:space="0" w:color="auto"/>
        <w:right w:val="none" w:sz="0" w:space="0" w:color="auto"/>
      </w:divBdr>
    </w:div>
    <w:div w:id="916403637">
      <w:marLeft w:val="0"/>
      <w:marRight w:val="0"/>
      <w:marTop w:val="0"/>
      <w:marBottom w:val="0"/>
      <w:divBdr>
        <w:top w:val="none" w:sz="0" w:space="0" w:color="auto"/>
        <w:left w:val="none" w:sz="0" w:space="0" w:color="auto"/>
        <w:bottom w:val="none" w:sz="0" w:space="0" w:color="auto"/>
        <w:right w:val="none" w:sz="0" w:space="0" w:color="auto"/>
      </w:divBdr>
    </w:div>
    <w:div w:id="916591995">
      <w:marLeft w:val="0"/>
      <w:marRight w:val="0"/>
      <w:marTop w:val="0"/>
      <w:marBottom w:val="0"/>
      <w:divBdr>
        <w:top w:val="none" w:sz="0" w:space="0" w:color="auto"/>
        <w:left w:val="none" w:sz="0" w:space="0" w:color="auto"/>
        <w:bottom w:val="none" w:sz="0" w:space="0" w:color="auto"/>
        <w:right w:val="none" w:sz="0" w:space="0" w:color="auto"/>
      </w:divBdr>
    </w:div>
    <w:div w:id="916596946">
      <w:marLeft w:val="0"/>
      <w:marRight w:val="0"/>
      <w:marTop w:val="0"/>
      <w:marBottom w:val="0"/>
      <w:divBdr>
        <w:top w:val="none" w:sz="0" w:space="0" w:color="auto"/>
        <w:left w:val="none" w:sz="0" w:space="0" w:color="auto"/>
        <w:bottom w:val="none" w:sz="0" w:space="0" w:color="auto"/>
        <w:right w:val="none" w:sz="0" w:space="0" w:color="auto"/>
      </w:divBdr>
    </w:div>
    <w:div w:id="916670129">
      <w:marLeft w:val="0"/>
      <w:marRight w:val="0"/>
      <w:marTop w:val="0"/>
      <w:marBottom w:val="0"/>
      <w:divBdr>
        <w:top w:val="none" w:sz="0" w:space="0" w:color="auto"/>
        <w:left w:val="none" w:sz="0" w:space="0" w:color="auto"/>
        <w:bottom w:val="none" w:sz="0" w:space="0" w:color="auto"/>
        <w:right w:val="none" w:sz="0" w:space="0" w:color="auto"/>
      </w:divBdr>
    </w:div>
    <w:div w:id="916787577">
      <w:marLeft w:val="0"/>
      <w:marRight w:val="0"/>
      <w:marTop w:val="0"/>
      <w:marBottom w:val="0"/>
      <w:divBdr>
        <w:top w:val="none" w:sz="0" w:space="0" w:color="auto"/>
        <w:left w:val="none" w:sz="0" w:space="0" w:color="auto"/>
        <w:bottom w:val="none" w:sz="0" w:space="0" w:color="auto"/>
        <w:right w:val="none" w:sz="0" w:space="0" w:color="auto"/>
      </w:divBdr>
    </w:div>
    <w:div w:id="916865652">
      <w:marLeft w:val="0"/>
      <w:marRight w:val="0"/>
      <w:marTop w:val="0"/>
      <w:marBottom w:val="0"/>
      <w:divBdr>
        <w:top w:val="none" w:sz="0" w:space="0" w:color="auto"/>
        <w:left w:val="none" w:sz="0" w:space="0" w:color="auto"/>
        <w:bottom w:val="none" w:sz="0" w:space="0" w:color="auto"/>
        <w:right w:val="none" w:sz="0" w:space="0" w:color="auto"/>
      </w:divBdr>
    </w:div>
    <w:div w:id="916867573">
      <w:marLeft w:val="0"/>
      <w:marRight w:val="0"/>
      <w:marTop w:val="0"/>
      <w:marBottom w:val="0"/>
      <w:divBdr>
        <w:top w:val="none" w:sz="0" w:space="0" w:color="auto"/>
        <w:left w:val="none" w:sz="0" w:space="0" w:color="auto"/>
        <w:bottom w:val="none" w:sz="0" w:space="0" w:color="auto"/>
        <w:right w:val="none" w:sz="0" w:space="0" w:color="auto"/>
      </w:divBdr>
    </w:div>
    <w:div w:id="916985405">
      <w:marLeft w:val="0"/>
      <w:marRight w:val="0"/>
      <w:marTop w:val="0"/>
      <w:marBottom w:val="0"/>
      <w:divBdr>
        <w:top w:val="none" w:sz="0" w:space="0" w:color="auto"/>
        <w:left w:val="none" w:sz="0" w:space="0" w:color="auto"/>
        <w:bottom w:val="none" w:sz="0" w:space="0" w:color="auto"/>
        <w:right w:val="none" w:sz="0" w:space="0" w:color="auto"/>
      </w:divBdr>
    </w:div>
    <w:div w:id="917011672">
      <w:bodyDiv w:val="1"/>
      <w:marLeft w:val="0"/>
      <w:marRight w:val="0"/>
      <w:marTop w:val="0"/>
      <w:marBottom w:val="0"/>
      <w:divBdr>
        <w:top w:val="none" w:sz="0" w:space="0" w:color="auto"/>
        <w:left w:val="none" w:sz="0" w:space="0" w:color="auto"/>
        <w:bottom w:val="none" w:sz="0" w:space="0" w:color="auto"/>
        <w:right w:val="none" w:sz="0" w:space="0" w:color="auto"/>
      </w:divBdr>
    </w:div>
    <w:div w:id="917054363">
      <w:marLeft w:val="0"/>
      <w:marRight w:val="0"/>
      <w:marTop w:val="0"/>
      <w:marBottom w:val="0"/>
      <w:divBdr>
        <w:top w:val="none" w:sz="0" w:space="0" w:color="auto"/>
        <w:left w:val="none" w:sz="0" w:space="0" w:color="auto"/>
        <w:bottom w:val="none" w:sz="0" w:space="0" w:color="auto"/>
        <w:right w:val="none" w:sz="0" w:space="0" w:color="auto"/>
      </w:divBdr>
    </w:div>
    <w:div w:id="917054449">
      <w:marLeft w:val="0"/>
      <w:marRight w:val="0"/>
      <w:marTop w:val="0"/>
      <w:marBottom w:val="0"/>
      <w:divBdr>
        <w:top w:val="none" w:sz="0" w:space="0" w:color="auto"/>
        <w:left w:val="none" w:sz="0" w:space="0" w:color="auto"/>
        <w:bottom w:val="none" w:sz="0" w:space="0" w:color="auto"/>
        <w:right w:val="none" w:sz="0" w:space="0" w:color="auto"/>
      </w:divBdr>
    </w:div>
    <w:div w:id="917204625">
      <w:marLeft w:val="0"/>
      <w:marRight w:val="0"/>
      <w:marTop w:val="0"/>
      <w:marBottom w:val="0"/>
      <w:divBdr>
        <w:top w:val="none" w:sz="0" w:space="0" w:color="auto"/>
        <w:left w:val="none" w:sz="0" w:space="0" w:color="auto"/>
        <w:bottom w:val="none" w:sz="0" w:space="0" w:color="auto"/>
        <w:right w:val="none" w:sz="0" w:space="0" w:color="auto"/>
      </w:divBdr>
    </w:div>
    <w:div w:id="917330255">
      <w:marLeft w:val="0"/>
      <w:marRight w:val="0"/>
      <w:marTop w:val="0"/>
      <w:marBottom w:val="0"/>
      <w:divBdr>
        <w:top w:val="none" w:sz="0" w:space="0" w:color="auto"/>
        <w:left w:val="none" w:sz="0" w:space="0" w:color="auto"/>
        <w:bottom w:val="none" w:sz="0" w:space="0" w:color="auto"/>
        <w:right w:val="none" w:sz="0" w:space="0" w:color="auto"/>
      </w:divBdr>
    </w:div>
    <w:div w:id="917396805">
      <w:marLeft w:val="0"/>
      <w:marRight w:val="0"/>
      <w:marTop w:val="0"/>
      <w:marBottom w:val="0"/>
      <w:divBdr>
        <w:top w:val="none" w:sz="0" w:space="0" w:color="auto"/>
        <w:left w:val="none" w:sz="0" w:space="0" w:color="auto"/>
        <w:bottom w:val="none" w:sz="0" w:space="0" w:color="auto"/>
        <w:right w:val="none" w:sz="0" w:space="0" w:color="auto"/>
      </w:divBdr>
    </w:div>
    <w:div w:id="917400192">
      <w:marLeft w:val="0"/>
      <w:marRight w:val="0"/>
      <w:marTop w:val="0"/>
      <w:marBottom w:val="0"/>
      <w:divBdr>
        <w:top w:val="none" w:sz="0" w:space="0" w:color="auto"/>
        <w:left w:val="none" w:sz="0" w:space="0" w:color="auto"/>
        <w:bottom w:val="none" w:sz="0" w:space="0" w:color="auto"/>
        <w:right w:val="none" w:sz="0" w:space="0" w:color="auto"/>
      </w:divBdr>
    </w:div>
    <w:div w:id="917402650">
      <w:marLeft w:val="0"/>
      <w:marRight w:val="0"/>
      <w:marTop w:val="0"/>
      <w:marBottom w:val="0"/>
      <w:divBdr>
        <w:top w:val="none" w:sz="0" w:space="0" w:color="auto"/>
        <w:left w:val="none" w:sz="0" w:space="0" w:color="auto"/>
        <w:bottom w:val="none" w:sz="0" w:space="0" w:color="auto"/>
        <w:right w:val="none" w:sz="0" w:space="0" w:color="auto"/>
      </w:divBdr>
    </w:div>
    <w:div w:id="917405040">
      <w:bodyDiv w:val="1"/>
      <w:marLeft w:val="0"/>
      <w:marRight w:val="0"/>
      <w:marTop w:val="0"/>
      <w:marBottom w:val="0"/>
      <w:divBdr>
        <w:top w:val="none" w:sz="0" w:space="0" w:color="auto"/>
        <w:left w:val="none" w:sz="0" w:space="0" w:color="auto"/>
        <w:bottom w:val="none" w:sz="0" w:space="0" w:color="auto"/>
        <w:right w:val="none" w:sz="0" w:space="0" w:color="auto"/>
      </w:divBdr>
    </w:div>
    <w:div w:id="917439944">
      <w:marLeft w:val="0"/>
      <w:marRight w:val="0"/>
      <w:marTop w:val="0"/>
      <w:marBottom w:val="0"/>
      <w:divBdr>
        <w:top w:val="none" w:sz="0" w:space="0" w:color="auto"/>
        <w:left w:val="none" w:sz="0" w:space="0" w:color="auto"/>
        <w:bottom w:val="none" w:sz="0" w:space="0" w:color="auto"/>
        <w:right w:val="none" w:sz="0" w:space="0" w:color="auto"/>
      </w:divBdr>
    </w:div>
    <w:div w:id="917442470">
      <w:marLeft w:val="0"/>
      <w:marRight w:val="0"/>
      <w:marTop w:val="0"/>
      <w:marBottom w:val="0"/>
      <w:divBdr>
        <w:top w:val="none" w:sz="0" w:space="0" w:color="auto"/>
        <w:left w:val="none" w:sz="0" w:space="0" w:color="auto"/>
        <w:bottom w:val="none" w:sz="0" w:space="0" w:color="auto"/>
        <w:right w:val="none" w:sz="0" w:space="0" w:color="auto"/>
      </w:divBdr>
    </w:div>
    <w:div w:id="917445250">
      <w:marLeft w:val="0"/>
      <w:marRight w:val="0"/>
      <w:marTop w:val="0"/>
      <w:marBottom w:val="0"/>
      <w:divBdr>
        <w:top w:val="none" w:sz="0" w:space="0" w:color="auto"/>
        <w:left w:val="none" w:sz="0" w:space="0" w:color="auto"/>
        <w:bottom w:val="none" w:sz="0" w:space="0" w:color="auto"/>
        <w:right w:val="none" w:sz="0" w:space="0" w:color="auto"/>
      </w:divBdr>
    </w:div>
    <w:div w:id="917638982">
      <w:marLeft w:val="0"/>
      <w:marRight w:val="0"/>
      <w:marTop w:val="0"/>
      <w:marBottom w:val="0"/>
      <w:divBdr>
        <w:top w:val="none" w:sz="0" w:space="0" w:color="auto"/>
        <w:left w:val="none" w:sz="0" w:space="0" w:color="auto"/>
        <w:bottom w:val="none" w:sz="0" w:space="0" w:color="auto"/>
        <w:right w:val="none" w:sz="0" w:space="0" w:color="auto"/>
      </w:divBdr>
    </w:div>
    <w:div w:id="917861805">
      <w:marLeft w:val="0"/>
      <w:marRight w:val="0"/>
      <w:marTop w:val="0"/>
      <w:marBottom w:val="0"/>
      <w:divBdr>
        <w:top w:val="none" w:sz="0" w:space="0" w:color="auto"/>
        <w:left w:val="none" w:sz="0" w:space="0" w:color="auto"/>
        <w:bottom w:val="none" w:sz="0" w:space="0" w:color="auto"/>
        <w:right w:val="none" w:sz="0" w:space="0" w:color="auto"/>
      </w:divBdr>
    </w:div>
    <w:div w:id="917907851">
      <w:marLeft w:val="0"/>
      <w:marRight w:val="0"/>
      <w:marTop w:val="0"/>
      <w:marBottom w:val="0"/>
      <w:divBdr>
        <w:top w:val="none" w:sz="0" w:space="0" w:color="auto"/>
        <w:left w:val="none" w:sz="0" w:space="0" w:color="auto"/>
        <w:bottom w:val="none" w:sz="0" w:space="0" w:color="auto"/>
        <w:right w:val="none" w:sz="0" w:space="0" w:color="auto"/>
      </w:divBdr>
    </w:div>
    <w:div w:id="917907866">
      <w:marLeft w:val="0"/>
      <w:marRight w:val="0"/>
      <w:marTop w:val="0"/>
      <w:marBottom w:val="0"/>
      <w:divBdr>
        <w:top w:val="none" w:sz="0" w:space="0" w:color="auto"/>
        <w:left w:val="none" w:sz="0" w:space="0" w:color="auto"/>
        <w:bottom w:val="none" w:sz="0" w:space="0" w:color="auto"/>
        <w:right w:val="none" w:sz="0" w:space="0" w:color="auto"/>
      </w:divBdr>
    </w:div>
    <w:div w:id="917985697">
      <w:marLeft w:val="0"/>
      <w:marRight w:val="0"/>
      <w:marTop w:val="0"/>
      <w:marBottom w:val="0"/>
      <w:divBdr>
        <w:top w:val="none" w:sz="0" w:space="0" w:color="auto"/>
        <w:left w:val="none" w:sz="0" w:space="0" w:color="auto"/>
        <w:bottom w:val="none" w:sz="0" w:space="0" w:color="auto"/>
        <w:right w:val="none" w:sz="0" w:space="0" w:color="auto"/>
      </w:divBdr>
    </w:div>
    <w:div w:id="918054684">
      <w:marLeft w:val="0"/>
      <w:marRight w:val="0"/>
      <w:marTop w:val="0"/>
      <w:marBottom w:val="0"/>
      <w:divBdr>
        <w:top w:val="none" w:sz="0" w:space="0" w:color="auto"/>
        <w:left w:val="none" w:sz="0" w:space="0" w:color="auto"/>
        <w:bottom w:val="none" w:sz="0" w:space="0" w:color="auto"/>
        <w:right w:val="none" w:sz="0" w:space="0" w:color="auto"/>
      </w:divBdr>
    </w:div>
    <w:div w:id="918101147">
      <w:marLeft w:val="0"/>
      <w:marRight w:val="0"/>
      <w:marTop w:val="0"/>
      <w:marBottom w:val="0"/>
      <w:divBdr>
        <w:top w:val="none" w:sz="0" w:space="0" w:color="auto"/>
        <w:left w:val="none" w:sz="0" w:space="0" w:color="auto"/>
        <w:bottom w:val="none" w:sz="0" w:space="0" w:color="auto"/>
        <w:right w:val="none" w:sz="0" w:space="0" w:color="auto"/>
      </w:divBdr>
    </w:div>
    <w:div w:id="918174845">
      <w:marLeft w:val="0"/>
      <w:marRight w:val="0"/>
      <w:marTop w:val="0"/>
      <w:marBottom w:val="0"/>
      <w:divBdr>
        <w:top w:val="none" w:sz="0" w:space="0" w:color="auto"/>
        <w:left w:val="none" w:sz="0" w:space="0" w:color="auto"/>
        <w:bottom w:val="none" w:sz="0" w:space="0" w:color="auto"/>
        <w:right w:val="none" w:sz="0" w:space="0" w:color="auto"/>
      </w:divBdr>
    </w:div>
    <w:div w:id="918179485">
      <w:marLeft w:val="0"/>
      <w:marRight w:val="0"/>
      <w:marTop w:val="0"/>
      <w:marBottom w:val="0"/>
      <w:divBdr>
        <w:top w:val="none" w:sz="0" w:space="0" w:color="auto"/>
        <w:left w:val="none" w:sz="0" w:space="0" w:color="auto"/>
        <w:bottom w:val="none" w:sz="0" w:space="0" w:color="auto"/>
        <w:right w:val="none" w:sz="0" w:space="0" w:color="auto"/>
      </w:divBdr>
    </w:div>
    <w:div w:id="918246772">
      <w:marLeft w:val="0"/>
      <w:marRight w:val="0"/>
      <w:marTop w:val="0"/>
      <w:marBottom w:val="0"/>
      <w:divBdr>
        <w:top w:val="none" w:sz="0" w:space="0" w:color="auto"/>
        <w:left w:val="none" w:sz="0" w:space="0" w:color="auto"/>
        <w:bottom w:val="none" w:sz="0" w:space="0" w:color="auto"/>
        <w:right w:val="none" w:sz="0" w:space="0" w:color="auto"/>
      </w:divBdr>
    </w:div>
    <w:div w:id="918249611">
      <w:marLeft w:val="0"/>
      <w:marRight w:val="0"/>
      <w:marTop w:val="0"/>
      <w:marBottom w:val="0"/>
      <w:divBdr>
        <w:top w:val="none" w:sz="0" w:space="0" w:color="auto"/>
        <w:left w:val="none" w:sz="0" w:space="0" w:color="auto"/>
        <w:bottom w:val="none" w:sz="0" w:space="0" w:color="auto"/>
        <w:right w:val="none" w:sz="0" w:space="0" w:color="auto"/>
      </w:divBdr>
    </w:div>
    <w:div w:id="918489844">
      <w:marLeft w:val="0"/>
      <w:marRight w:val="0"/>
      <w:marTop w:val="0"/>
      <w:marBottom w:val="0"/>
      <w:divBdr>
        <w:top w:val="none" w:sz="0" w:space="0" w:color="auto"/>
        <w:left w:val="none" w:sz="0" w:space="0" w:color="auto"/>
        <w:bottom w:val="none" w:sz="0" w:space="0" w:color="auto"/>
        <w:right w:val="none" w:sz="0" w:space="0" w:color="auto"/>
      </w:divBdr>
    </w:div>
    <w:div w:id="918490781">
      <w:marLeft w:val="0"/>
      <w:marRight w:val="0"/>
      <w:marTop w:val="0"/>
      <w:marBottom w:val="0"/>
      <w:divBdr>
        <w:top w:val="none" w:sz="0" w:space="0" w:color="auto"/>
        <w:left w:val="none" w:sz="0" w:space="0" w:color="auto"/>
        <w:bottom w:val="none" w:sz="0" w:space="0" w:color="auto"/>
        <w:right w:val="none" w:sz="0" w:space="0" w:color="auto"/>
      </w:divBdr>
    </w:div>
    <w:div w:id="918633475">
      <w:marLeft w:val="0"/>
      <w:marRight w:val="0"/>
      <w:marTop w:val="0"/>
      <w:marBottom w:val="0"/>
      <w:divBdr>
        <w:top w:val="none" w:sz="0" w:space="0" w:color="auto"/>
        <w:left w:val="none" w:sz="0" w:space="0" w:color="auto"/>
        <w:bottom w:val="none" w:sz="0" w:space="0" w:color="auto"/>
        <w:right w:val="none" w:sz="0" w:space="0" w:color="auto"/>
      </w:divBdr>
    </w:div>
    <w:div w:id="918712625">
      <w:bodyDiv w:val="1"/>
      <w:marLeft w:val="0"/>
      <w:marRight w:val="0"/>
      <w:marTop w:val="0"/>
      <w:marBottom w:val="0"/>
      <w:divBdr>
        <w:top w:val="none" w:sz="0" w:space="0" w:color="auto"/>
        <w:left w:val="none" w:sz="0" w:space="0" w:color="auto"/>
        <w:bottom w:val="none" w:sz="0" w:space="0" w:color="auto"/>
        <w:right w:val="none" w:sz="0" w:space="0" w:color="auto"/>
      </w:divBdr>
    </w:div>
    <w:div w:id="918901230">
      <w:marLeft w:val="0"/>
      <w:marRight w:val="0"/>
      <w:marTop w:val="0"/>
      <w:marBottom w:val="0"/>
      <w:divBdr>
        <w:top w:val="none" w:sz="0" w:space="0" w:color="auto"/>
        <w:left w:val="none" w:sz="0" w:space="0" w:color="auto"/>
        <w:bottom w:val="none" w:sz="0" w:space="0" w:color="auto"/>
        <w:right w:val="none" w:sz="0" w:space="0" w:color="auto"/>
      </w:divBdr>
    </w:div>
    <w:div w:id="918903626">
      <w:marLeft w:val="0"/>
      <w:marRight w:val="0"/>
      <w:marTop w:val="0"/>
      <w:marBottom w:val="0"/>
      <w:divBdr>
        <w:top w:val="none" w:sz="0" w:space="0" w:color="auto"/>
        <w:left w:val="none" w:sz="0" w:space="0" w:color="auto"/>
        <w:bottom w:val="none" w:sz="0" w:space="0" w:color="auto"/>
        <w:right w:val="none" w:sz="0" w:space="0" w:color="auto"/>
      </w:divBdr>
    </w:div>
    <w:div w:id="918909224">
      <w:marLeft w:val="0"/>
      <w:marRight w:val="0"/>
      <w:marTop w:val="0"/>
      <w:marBottom w:val="0"/>
      <w:divBdr>
        <w:top w:val="none" w:sz="0" w:space="0" w:color="auto"/>
        <w:left w:val="none" w:sz="0" w:space="0" w:color="auto"/>
        <w:bottom w:val="none" w:sz="0" w:space="0" w:color="auto"/>
        <w:right w:val="none" w:sz="0" w:space="0" w:color="auto"/>
      </w:divBdr>
    </w:div>
    <w:div w:id="918947025">
      <w:marLeft w:val="0"/>
      <w:marRight w:val="0"/>
      <w:marTop w:val="0"/>
      <w:marBottom w:val="0"/>
      <w:divBdr>
        <w:top w:val="none" w:sz="0" w:space="0" w:color="auto"/>
        <w:left w:val="none" w:sz="0" w:space="0" w:color="auto"/>
        <w:bottom w:val="none" w:sz="0" w:space="0" w:color="auto"/>
        <w:right w:val="none" w:sz="0" w:space="0" w:color="auto"/>
      </w:divBdr>
    </w:div>
    <w:div w:id="919103062">
      <w:marLeft w:val="0"/>
      <w:marRight w:val="0"/>
      <w:marTop w:val="0"/>
      <w:marBottom w:val="0"/>
      <w:divBdr>
        <w:top w:val="none" w:sz="0" w:space="0" w:color="auto"/>
        <w:left w:val="none" w:sz="0" w:space="0" w:color="auto"/>
        <w:bottom w:val="none" w:sz="0" w:space="0" w:color="auto"/>
        <w:right w:val="none" w:sz="0" w:space="0" w:color="auto"/>
      </w:divBdr>
    </w:div>
    <w:div w:id="919142542">
      <w:marLeft w:val="0"/>
      <w:marRight w:val="0"/>
      <w:marTop w:val="0"/>
      <w:marBottom w:val="0"/>
      <w:divBdr>
        <w:top w:val="none" w:sz="0" w:space="0" w:color="auto"/>
        <w:left w:val="none" w:sz="0" w:space="0" w:color="auto"/>
        <w:bottom w:val="none" w:sz="0" w:space="0" w:color="auto"/>
        <w:right w:val="none" w:sz="0" w:space="0" w:color="auto"/>
      </w:divBdr>
    </w:div>
    <w:div w:id="919215266">
      <w:marLeft w:val="0"/>
      <w:marRight w:val="0"/>
      <w:marTop w:val="0"/>
      <w:marBottom w:val="0"/>
      <w:divBdr>
        <w:top w:val="none" w:sz="0" w:space="0" w:color="auto"/>
        <w:left w:val="none" w:sz="0" w:space="0" w:color="auto"/>
        <w:bottom w:val="none" w:sz="0" w:space="0" w:color="auto"/>
        <w:right w:val="none" w:sz="0" w:space="0" w:color="auto"/>
      </w:divBdr>
    </w:div>
    <w:div w:id="919369931">
      <w:marLeft w:val="0"/>
      <w:marRight w:val="0"/>
      <w:marTop w:val="0"/>
      <w:marBottom w:val="0"/>
      <w:divBdr>
        <w:top w:val="none" w:sz="0" w:space="0" w:color="auto"/>
        <w:left w:val="none" w:sz="0" w:space="0" w:color="auto"/>
        <w:bottom w:val="none" w:sz="0" w:space="0" w:color="auto"/>
        <w:right w:val="none" w:sz="0" w:space="0" w:color="auto"/>
      </w:divBdr>
    </w:div>
    <w:div w:id="919603791">
      <w:marLeft w:val="0"/>
      <w:marRight w:val="0"/>
      <w:marTop w:val="0"/>
      <w:marBottom w:val="0"/>
      <w:divBdr>
        <w:top w:val="none" w:sz="0" w:space="0" w:color="auto"/>
        <w:left w:val="none" w:sz="0" w:space="0" w:color="auto"/>
        <w:bottom w:val="none" w:sz="0" w:space="0" w:color="auto"/>
        <w:right w:val="none" w:sz="0" w:space="0" w:color="auto"/>
      </w:divBdr>
    </w:div>
    <w:div w:id="919603925">
      <w:marLeft w:val="0"/>
      <w:marRight w:val="0"/>
      <w:marTop w:val="0"/>
      <w:marBottom w:val="0"/>
      <w:divBdr>
        <w:top w:val="none" w:sz="0" w:space="0" w:color="auto"/>
        <w:left w:val="none" w:sz="0" w:space="0" w:color="auto"/>
        <w:bottom w:val="none" w:sz="0" w:space="0" w:color="auto"/>
        <w:right w:val="none" w:sz="0" w:space="0" w:color="auto"/>
      </w:divBdr>
    </w:div>
    <w:div w:id="919947508">
      <w:marLeft w:val="0"/>
      <w:marRight w:val="0"/>
      <w:marTop w:val="0"/>
      <w:marBottom w:val="0"/>
      <w:divBdr>
        <w:top w:val="none" w:sz="0" w:space="0" w:color="auto"/>
        <w:left w:val="none" w:sz="0" w:space="0" w:color="auto"/>
        <w:bottom w:val="none" w:sz="0" w:space="0" w:color="auto"/>
        <w:right w:val="none" w:sz="0" w:space="0" w:color="auto"/>
      </w:divBdr>
    </w:div>
    <w:div w:id="920064165">
      <w:marLeft w:val="0"/>
      <w:marRight w:val="0"/>
      <w:marTop w:val="0"/>
      <w:marBottom w:val="0"/>
      <w:divBdr>
        <w:top w:val="none" w:sz="0" w:space="0" w:color="auto"/>
        <w:left w:val="none" w:sz="0" w:space="0" w:color="auto"/>
        <w:bottom w:val="none" w:sz="0" w:space="0" w:color="auto"/>
        <w:right w:val="none" w:sz="0" w:space="0" w:color="auto"/>
      </w:divBdr>
    </w:div>
    <w:div w:id="920069609">
      <w:marLeft w:val="0"/>
      <w:marRight w:val="0"/>
      <w:marTop w:val="0"/>
      <w:marBottom w:val="0"/>
      <w:divBdr>
        <w:top w:val="none" w:sz="0" w:space="0" w:color="auto"/>
        <w:left w:val="none" w:sz="0" w:space="0" w:color="auto"/>
        <w:bottom w:val="none" w:sz="0" w:space="0" w:color="auto"/>
        <w:right w:val="none" w:sz="0" w:space="0" w:color="auto"/>
      </w:divBdr>
    </w:div>
    <w:div w:id="920257662">
      <w:marLeft w:val="0"/>
      <w:marRight w:val="0"/>
      <w:marTop w:val="0"/>
      <w:marBottom w:val="0"/>
      <w:divBdr>
        <w:top w:val="none" w:sz="0" w:space="0" w:color="auto"/>
        <w:left w:val="none" w:sz="0" w:space="0" w:color="auto"/>
        <w:bottom w:val="none" w:sz="0" w:space="0" w:color="auto"/>
        <w:right w:val="none" w:sz="0" w:space="0" w:color="auto"/>
      </w:divBdr>
    </w:div>
    <w:div w:id="920405146">
      <w:bodyDiv w:val="1"/>
      <w:marLeft w:val="0"/>
      <w:marRight w:val="0"/>
      <w:marTop w:val="0"/>
      <w:marBottom w:val="0"/>
      <w:divBdr>
        <w:top w:val="none" w:sz="0" w:space="0" w:color="auto"/>
        <w:left w:val="none" w:sz="0" w:space="0" w:color="auto"/>
        <w:bottom w:val="none" w:sz="0" w:space="0" w:color="auto"/>
        <w:right w:val="none" w:sz="0" w:space="0" w:color="auto"/>
      </w:divBdr>
      <w:divsChild>
        <w:div w:id="1968395247">
          <w:marLeft w:val="0"/>
          <w:marRight w:val="0"/>
          <w:marTop w:val="0"/>
          <w:marBottom w:val="0"/>
          <w:divBdr>
            <w:top w:val="none" w:sz="0" w:space="0" w:color="auto"/>
            <w:left w:val="none" w:sz="0" w:space="0" w:color="auto"/>
            <w:bottom w:val="none" w:sz="0" w:space="0" w:color="auto"/>
            <w:right w:val="none" w:sz="0" w:space="0" w:color="auto"/>
          </w:divBdr>
        </w:div>
        <w:div w:id="770011388">
          <w:marLeft w:val="0"/>
          <w:marRight w:val="0"/>
          <w:marTop w:val="0"/>
          <w:marBottom w:val="0"/>
          <w:divBdr>
            <w:top w:val="none" w:sz="0" w:space="0" w:color="auto"/>
            <w:left w:val="none" w:sz="0" w:space="0" w:color="auto"/>
            <w:bottom w:val="none" w:sz="0" w:space="0" w:color="auto"/>
            <w:right w:val="none" w:sz="0" w:space="0" w:color="auto"/>
          </w:divBdr>
        </w:div>
        <w:div w:id="862980671">
          <w:marLeft w:val="0"/>
          <w:marRight w:val="0"/>
          <w:marTop w:val="0"/>
          <w:marBottom w:val="0"/>
          <w:divBdr>
            <w:top w:val="none" w:sz="0" w:space="0" w:color="auto"/>
            <w:left w:val="none" w:sz="0" w:space="0" w:color="auto"/>
            <w:bottom w:val="none" w:sz="0" w:space="0" w:color="auto"/>
            <w:right w:val="none" w:sz="0" w:space="0" w:color="auto"/>
          </w:divBdr>
        </w:div>
        <w:div w:id="1628197669">
          <w:marLeft w:val="0"/>
          <w:marRight w:val="0"/>
          <w:marTop w:val="0"/>
          <w:marBottom w:val="0"/>
          <w:divBdr>
            <w:top w:val="none" w:sz="0" w:space="0" w:color="auto"/>
            <w:left w:val="none" w:sz="0" w:space="0" w:color="auto"/>
            <w:bottom w:val="none" w:sz="0" w:space="0" w:color="auto"/>
            <w:right w:val="none" w:sz="0" w:space="0" w:color="auto"/>
          </w:divBdr>
        </w:div>
        <w:div w:id="894319890">
          <w:marLeft w:val="0"/>
          <w:marRight w:val="0"/>
          <w:marTop w:val="0"/>
          <w:marBottom w:val="0"/>
          <w:divBdr>
            <w:top w:val="none" w:sz="0" w:space="0" w:color="auto"/>
            <w:left w:val="none" w:sz="0" w:space="0" w:color="auto"/>
            <w:bottom w:val="none" w:sz="0" w:space="0" w:color="auto"/>
            <w:right w:val="none" w:sz="0" w:space="0" w:color="auto"/>
          </w:divBdr>
        </w:div>
        <w:div w:id="1097941484">
          <w:marLeft w:val="0"/>
          <w:marRight w:val="0"/>
          <w:marTop w:val="0"/>
          <w:marBottom w:val="0"/>
          <w:divBdr>
            <w:top w:val="none" w:sz="0" w:space="0" w:color="auto"/>
            <w:left w:val="none" w:sz="0" w:space="0" w:color="auto"/>
            <w:bottom w:val="none" w:sz="0" w:space="0" w:color="auto"/>
            <w:right w:val="none" w:sz="0" w:space="0" w:color="auto"/>
          </w:divBdr>
        </w:div>
        <w:div w:id="161745252">
          <w:marLeft w:val="0"/>
          <w:marRight w:val="0"/>
          <w:marTop w:val="0"/>
          <w:marBottom w:val="0"/>
          <w:divBdr>
            <w:top w:val="none" w:sz="0" w:space="0" w:color="auto"/>
            <w:left w:val="none" w:sz="0" w:space="0" w:color="auto"/>
            <w:bottom w:val="none" w:sz="0" w:space="0" w:color="auto"/>
            <w:right w:val="none" w:sz="0" w:space="0" w:color="auto"/>
          </w:divBdr>
        </w:div>
        <w:div w:id="2082674893">
          <w:marLeft w:val="0"/>
          <w:marRight w:val="0"/>
          <w:marTop w:val="0"/>
          <w:marBottom w:val="0"/>
          <w:divBdr>
            <w:top w:val="none" w:sz="0" w:space="0" w:color="auto"/>
            <w:left w:val="none" w:sz="0" w:space="0" w:color="auto"/>
            <w:bottom w:val="none" w:sz="0" w:space="0" w:color="auto"/>
            <w:right w:val="none" w:sz="0" w:space="0" w:color="auto"/>
          </w:divBdr>
        </w:div>
        <w:div w:id="913710089">
          <w:marLeft w:val="0"/>
          <w:marRight w:val="0"/>
          <w:marTop w:val="0"/>
          <w:marBottom w:val="0"/>
          <w:divBdr>
            <w:top w:val="none" w:sz="0" w:space="0" w:color="auto"/>
            <w:left w:val="none" w:sz="0" w:space="0" w:color="auto"/>
            <w:bottom w:val="none" w:sz="0" w:space="0" w:color="auto"/>
            <w:right w:val="none" w:sz="0" w:space="0" w:color="auto"/>
          </w:divBdr>
        </w:div>
        <w:div w:id="65150434">
          <w:marLeft w:val="0"/>
          <w:marRight w:val="0"/>
          <w:marTop w:val="0"/>
          <w:marBottom w:val="0"/>
          <w:divBdr>
            <w:top w:val="none" w:sz="0" w:space="0" w:color="auto"/>
            <w:left w:val="none" w:sz="0" w:space="0" w:color="auto"/>
            <w:bottom w:val="none" w:sz="0" w:space="0" w:color="auto"/>
            <w:right w:val="none" w:sz="0" w:space="0" w:color="auto"/>
          </w:divBdr>
        </w:div>
        <w:div w:id="503479490">
          <w:marLeft w:val="0"/>
          <w:marRight w:val="0"/>
          <w:marTop w:val="0"/>
          <w:marBottom w:val="0"/>
          <w:divBdr>
            <w:top w:val="none" w:sz="0" w:space="0" w:color="auto"/>
            <w:left w:val="none" w:sz="0" w:space="0" w:color="auto"/>
            <w:bottom w:val="none" w:sz="0" w:space="0" w:color="auto"/>
            <w:right w:val="none" w:sz="0" w:space="0" w:color="auto"/>
          </w:divBdr>
        </w:div>
        <w:div w:id="1229681907">
          <w:marLeft w:val="0"/>
          <w:marRight w:val="0"/>
          <w:marTop w:val="0"/>
          <w:marBottom w:val="0"/>
          <w:divBdr>
            <w:top w:val="none" w:sz="0" w:space="0" w:color="auto"/>
            <w:left w:val="none" w:sz="0" w:space="0" w:color="auto"/>
            <w:bottom w:val="none" w:sz="0" w:space="0" w:color="auto"/>
            <w:right w:val="none" w:sz="0" w:space="0" w:color="auto"/>
          </w:divBdr>
        </w:div>
        <w:div w:id="752624641">
          <w:marLeft w:val="0"/>
          <w:marRight w:val="0"/>
          <w:marTop w:val="0"/>
          <w:marBottom w:val="0"/>
          <w:divBdr>
            <w:top w:val="none" w:sz="0" w:space="0" w:color="auto"/>
            <w:left w:val="none" w:sz="0" w:space="0" w:color="auto"/>
            <w:bottom w:val="none" w:sz="0" w:space="0" w:color="auto"/>
            <w:right w:val="none" w:sz="0" w:space="0" w:color="auto"/>
          </w:divBdr>
        </w:div>
        <w:div w:id="437218009">
          <w:marLeft w:val="0"/>
          <w:marRight w:val="0"/>
          <w:marTop w:val="0"/>
          <w:marBottom w:val="0"/>
          <w:divBdr>
            <w:top w:val="none" w:sz="0" w:space="0" w:color="auto"/>
            <w:left w:val="none" w:sz="0" w:space="0" w:color="auto"/>
            <w:bottom w:val="none" w:sz="0" w:space="0" w:color="auto"/>
            <w:right w:val="none" w:sz="0" w:space="0" w:color="auto"/>
          </w:divBdr>
        </w:div>
        <w:div w:id="14380293">
          <w:marLeft w:val="0"/>
          <w:marRight w:val="0"/>
          <w:marTop w:val="0"/>
          <w:marBottom w:val="0"/>
          <w:divBdr>
            <w:top w:val="none" w:sz="0" w:space="0" w:color="auto"/>
            <w:left w:val="none" w:sz="0" w:space="0" w:color="auto"/>
            <w:bottom w:val="none" w:sz="0" w:space="0" w:color="auto"/>
            <w:right w:val="none" w:sz="0" w:space="0" w:color="auto"/>
          </w:divBdr>
        </w:div>
        <w:div w:id="105084340">
          <w:marLeft w:val="0"/>
          <w:marRight w:val="0"/>
          <w:marTop w:val="0"/>
          <w:marBottom w:val="0"/>
          <w:divBdr>
            <w:top w:val="none" w:sz="0" w:space="0" w:color="auto"/>
            <w:left w:val="none" w:sz="0" w:space="0" w:color="auto"/>
            <w:bottom w:val="none" w:sz="0" w:space="0" w:color="auto"/>
            <w:right w:val="none" w:sz="0" w:space="0" w:color="auto"/>
          </w:divBdr>
        </w:div>
        <w:div w:id="1571965307">
          <w:marLeft w:val="0"/>
          <w:marRight w:val="0"/>
          <w:marTop w:val="0"/>
          <w:marBottom w:val="0"/>
          <w:divBdr>
            <w:top w:val="none" w:sz="0" w:space="0" w:color="auto"/>
            <w:left w:val="none" w:sz="0" w:space="0" w:color="auto"/>
            <w:bottom w:val="none" w:sz="0" w:space="0" w:color="auto"/>
            <w:right w:val="none" w:sz="0" w:space="0" w:color="auto"/>
          </w:divBdr>
        </w:div>
        <w:div w:id="78137668">
          <w:marLeft w:val="0"/>
          <w:marRight w:val="0"/>
          <w:marTop w:val="0"/>
          <w:marBottom w:val="0"/>
          <w:divBdr>
            <w:top w:val="none" w:sz="0" w:space="0" w:color="auto"/>
            <w:left w:val="none" w:sz="0" w:space="0" w:color="auto"/>
            <w:bottom w:val="none" w:sz="0" w:space="0" w:color="auto"/>
            <w:right w:val="none" w:sz="0" w:space="0" w:color="auto"/>
          </w:divBdr>
        </w:div>
        <w:div w:id="100104363">
          <w:marLeft w:val="0"/>
          <w:marRight w:val="0"/>
          <w:marTop w:val="0"/>
          <w:marBottom w:val="0"/>
          <w:divBdr>
            <w:top w:val="none" w:sz="0" w:space="0" w:color="auto"/>
            <w:left w:val="none" w:sz="0" w:space="0" w:color="auto"/>
            <w:bottom w:val="none" w:sz="0" w:space="0" w:color="auto"/>
            <w:right w:val="none" w:sz="0" w:space="0" w:color="auto"/>
          </w:divBdr>
        </w:div>
        <w:div w:id="426000934">
          <w:marLeft w:val="0"/>
          <w:marRight w:val="0"/>
          <w:marTop w:val="0"/>
          <w:marBottom w:val="0"/>
          <w:divBdr>
            <w:top w:val="none" w:sz="0" w:space="0" w:color="auto"/>
            <w:left w:val="none" w:sz="0" w:space="0" w:color="auto"/>
            <w:bottom w:val="none" w:sz="0" w:space="0" w:color="auto"/>
            <w:right w:val="none" w:sz="0" w:space="0" w:color="auto"/>
          </w:divBdr>
        </w:div>
        <w:div w:id="948664123">
          <w:marLeft w:val="0"/>
          <w:marRight w:val="0"/>
          <w:marTop w:val="0"/>
          <w:marBottom w:val="0"/>
          <w:divBdr>
            <w:top w:val="none" w:sz="0" w:space="0" w:color="auto"/>
            <w:left w:val="none" w:sz="0" w:space="0" w:color="auto"/>
            <w:bottom w:val="none" w:sz="0" w:space="0" w:color="auto"/>
            <w:right w:val="none" w:sz="0" w:space="0" w:color="auto"/>
          </w:divBdr>
        </w:div>
        <w:div w:id="1642882251">
          <w:marLeft w:val="0"/>
          <w:marRight w:val="0"/>
          <w:marTop w:val="0"/>
          <w:marBottom w:val="0"/>
          <w:divBdr>
            <w:top w:val="none" w:sz="0" w:space="0" w:color="auto"/>
            <w:left w:val="none" w:sz="0" w:space="0" w:color="auto"/>
            <w:bottom w:val="none" w:sz="0" w:space="0" w:color="auto"/>
            <w:right w:val="none" w:sz="0" w:space="0" w:color="auto"/>
          </w:divBdr>
        </w:div>
        <w:div w:id="1250311745">
          <w:marLeft w:val="0"/>
          <w:marRight w:val="0"/>
          <w:marTop w:val="0"/>
          <w:marBottom w:val="0"/>
          <w:divBdr>
            <w:top w:val="none" w:sz="0" w:space="0" w:color="auto"/>
            <w:left w:val="none" w:sz="0" w:space="0" w:color="auto"/>
            <w:bottom w:val="none" w:sz="0" w:space="0" w:color="auto"/>
            <w:right w:val="none" w:sz="0" w:space="0" w:color="auto"/>
          </w:divBdr>
        </w:div>
      </w:divsChild>
    </w:div>
    <w:div w:id="920455145">
      <w:marLeft w:val="0"/>
      <w:marRight w:val="0"/>
      <w:marTop w:val="0"/>
      <w:marBottom w:val="0"/>
      <w:divBdr>
        <w:top w:val="none" w:sz="0" w:space="0" w:color="auto"/>
        <w:left w:val="none" w:sz="0" w:space="0" w:color="auto"/>
        <w:bottom w:val="none" w:sz="0" w:space="0" w:color="auto"/>
        <w:right w:val="none" w:sz="0" w:space="0" w:color="auto"/>
      </w:divBdr>
    </w:div>
    <w:div w:id="920481709">
      <w:marLeft w:val="0"/>
      <w:marRight w:val="0"/>
      <w:marTop w:val="0"/>
      <w:marBottom w:val="0"/>
      <w:divBdr>
        <w:top w:val="none" w:sz="0" w:space="0" w:color="auto"/>
        <w:left w:val="none" w:sz="0" w:space="0" w:color="auto"/>
        <w:bottom w:val="none" w:sz="0" w:space="0" w:color="auto"/>
        <w:right w:val="none" w:sz="0" w:space="0" w:color="auto"/>
      </w:divBdr>
    </w:div>
    <w:div w:id="920526366">
      <w:bodyDiv w:val="1"/>
      <w:marLeft w:val="0"/>
      <w:marRight w:val="0"/>
      <w:marTop w:val="0"/>
      <w:marBottom w:val="0"/>
      <w:divBdr>
        <w:top w:val="none" w:sz="0" w:space="0" w:color="auto"/>
        <w:left w:val="none" w:sz="0" w:space="0" w:color="auto"/>
        <w:bottom w:val="none" w:sz="0" w:space="0" w:color="auto"/>
        <w:right w:val="none" w:sz="0" w:space="0" w:color="auto"/>
      </w:divBdr>
    </w:div>
    <w:div w:id="920528354">
      <w:marLeft w:val="0"/>
      <w:marRight w:val="0"/>
      <w:marTop w:val="0"/>
      <w:marBottom w:val="0"/>
      <w:divBdr>
        <w:top w:val="none" w:sz="0" w:space="0" w:color="auto"/>
        <w:left w:val="none" w:sz="0" w:space="0" w:color="auto"/>
        <w:bottom w:val="none" w:sz="0" w:space="0" w:color="auto"/>
        <w:right w:val="none" w:sz="0" w:space="0" w:color="auto"/>
      </w:divBdr>
    </w:div>
    <w:div w:id="920602418">
      <w:marLeft w:val="0"/>
      <w:marRight w:val="0"/>
      <w:marTop w:val="0"/>
      <w:marBottom w:val="0"/>
      <w:divBdr>
        <w:top w:val="none" w:sz="0" w:space="0" w:color="auto"/>
        <w:left w:val="none" w:sz="0" w:space="0" w:color="auto"/>
        <w:bottom w:val="none" w:sz="0" w:space="0" w:color="auto"/>
        <w:right w:val="none" w:sz="0" w:space="0" w:color="auto"/>
      </w:divBdr>
    </w:div>
    <w:div w:id="920721409">
      <w:marLeft w:val="0"/>
      <w:marRight w:val="0"/>
      <w:marTop w:val="0"/>
      <w:marBottom w:val="0"/>
      <w:divBdr>
        <w:top w:val="none" w:sz="0" w:space="0" w:color="auto"/>
        <w:left w:val="none" w:sz="0" w:space="0" w:color="auto"/>
        <w:bottom w:val="none" w:sz="0" w:space="0" w:color="auto"/>
        <w:right w:val="none" w:sz="0" w:space="0" w:color="auto"/>
      </w:divBdr>
    </w:div>
    <w:div w:id="920793696">
      <w:marLeft w:val="0"/>
      <w:marRight w:val="0"/>
      <w:marTop w:val="0"/>
      <w:marBottom w:val="0"/>
      <w:divBdr>
        <w:top w:val="none" w:sz="0" w:space="0" w:color="auto"/>
        <w:left w:val="none" w:sz="0" w:space="0" w:color="auto"/>
        <w:bottom w:val="none" w:sz="0" w:space="0" w:color="auto"/>
        <w:right w:val="none" w:sz="0" w:space="0" w:color="auto"/>
      </w:divBdr>
    </w:div>
    <w:div w:id="920796054">
      <w:marLeft w:val="0"/>
      <w:marRight w:val="0"/>
      <w:marTop w:val="0"/>
      <w:marBottom w:val="0"/>
      <w:divBdr>
        <w:top w:val="none" w:sz="0" w:space="0" w:color="auto"/>
        <w:left w:val="none" w:sz="0" w:space="0" w:color="auto"/>
        <w:bottom w:val="none" w:sz="0" w:space="0" w:color="auto"/>
        <w:right w:val="none" w:sz="0" w:space="0" w:color="auto"/>
      </w:divBdr>
    </w:div>
    <w:div w:id="920875737">
      <w:marLeft w:val="0"/>
      <w:marRight w:val="0"/>
      <w:marTop w:val="0"/>
      <w:marBottom w:val="0"/>
      <w:divBdr>
        <w:top w:val="none" w:sz="0" w:space="0" w:color="auto"/>
        <w:left w:val="none" w:sz="0" w:space="0" w:color="auto"/>
        <w:bottom w:val="none" w:sz="0" w:space="0" w:color="auto"/>
        <w:right w:val="none" w:sz="0" w:space="0" w:color="auto"/>
      </w:divBdr>
    </w:div>
    <w:div w:id="920991061">
      <w:marLeft w:val="0"/>
      <w:marRight w:val="0"/>
      <w:marTop w:val="0"/>
      <w:marBottom w:val="0"/>
      <w:divBdr>
        <w:top w:val="none" w:sz="0" w:space="0" w:color="auto"/>
        <w:left w:val="none" w:sz="0" w:space="0" w:color="auto"/>
        <w:bottom w:val="none" w:sz="0" w:space="0" w:color="auto"/>
        <w:right w:val="none" w:sz="0" w:space="0" w:color="auto"/>
      </w:divBdr>
    </w:div>
    <w:div w:id="921060471">
      <w:marLeft w:val="0"/>
      <w:marRight w:val="0"/>
      <w:marTop w:val="0"/>
      <w:marBottom w:val="0"/>
      <w:divBdr>
        <w:top w:val="none" w:sz="0" w:space="0" w:color="auto"/>
        <w:left w:val="none" w:sz="0" w:space="0" w:color="auto"/>
        <w:bottom w:val="none" w:sz="0" w:space="0" w:color="auto"/>
        <w:right w:val="none" w:sz="0" w:space="0" w:color="auto"/>
      </w:divBdr>
    </w:div>
    <w:div w:id="921180262">
      <w:marLeft w:val="0"/>
      <w:marRight w:val="0"/>
      <w:marTop w:val="0"/>
      <w:marBottom w:val="0"/>
      <w:divBdr>
        <w:top w:val="none" w:sz="0" w:space="0" w:color="auto"/>
        <w:left w:val="none" w:sz="0" w:space="0" w:color="auto"/>
        <w:bottom w:val="none" w:sz="0" w:space="0" w:color="auto"/>
        <w:right w:val="none" w:sz="0" w:space="0" w:color="auto"/>
      </w:divBdr>
    </w:div>
    <w:div w:id="921182545">
      <w:marLeft w:val="0"/>
      <w:marRight w:val="0"/>
      <w:marTop w:val="0"/>
      <w:marBottom w:val="0"/>
      <w:divBdr>
        <w:top w:val="none" w:sz="0" w:space="0" w:color="auto"/>
        <w:left w:val="none" w:sz="0" w:space="0" w:color="auto"/>
        <w:bottom w:val="none" w:sz="0" w:space="0" w:color="auto"/>
        <w:right w:val="none" w:sz="0" w:space="0" w:color="auto"/>
      </w:divBdr>
    </w:div>
    <w:div w:id="921186821">
      <w:marLeft w:val="0"/>
      <w:marRight w:val="0"/>
      <w:marTop w:val="0"/>
      <w:marBottom w:val="0"/>
      <w:divBdr>
        <w:top w:val="none" w:sz="0" w:space="0" w:color="auto"/>
        <w:left w:val="none" w:sz="0" w:space="0" w:color="auto"/>
        <w:bottom w:val="none" w:sz="0" w:space="0" w:color="auto"/>
        <w:right w:val="none" w:sz="0" w:space="0" w:color="auto"/>
      </w:divBdr>
    </w:div>
    <w:div w:id="921259190">
      <w:marLeft w:val="0"/>
      <w:marRight w:val="0"/>
      <w:marTop w:val="0"/>
      <w:marBottom w:val="0"/>
      <w:divBdr>
        <w:top w:val="none" w:sz="0" w:space="0" w:color="auto"/>
        <w:left w:val="none" w:sz="0" w:space="0" w:color="auto"/>
        <w:bottom w:val="none" w:sz="0" w:space="0" w:color="auto"/>
        <w:right w:val="none" w:sz="0" w:space="0" w:color="auto"/>
      </w:divBdr>
    </w:div>
    <w:div w:id="921372233">
      <w:marLeft w:val="0"/>
      <w:marRight w:val="0"/>
      <w:marTop w:val="0"/>
      <w:marBottom w:val="0"/>
      <w:divBdr>
        <w:top w:val="none" w:sz="0" w:space="0" w:color="auto"/>
        <w:left w:val="none" w:sz="0" w:space="0" w:color="auto"/>
        <w:bottom w:val="none" w:sz="0" w:space="0" w:color="auto"/>
        <w:right w:val="none" w:sz="0" w:space="0" w:color="auto"/>
      </w:divBdr>
    </w:div>
    <w:div w:id="921373277">
      <w:marLeft w:val="0"/>
      <w:marRight w:val="0"/>
      <w:marTop w:val="0"/>
      <w:marBottom w:val="0"/>
      <w:divBdr>
        <w:top w:val="none" w:sz="0" w:space="0" w:color="auto"/>
        <w:left w:val="none" w:sz="0" w:space="0" w:color="auto"/>
        <w:bottom w:val="none" w:sz="0" w:space="0" w:color="auto"/>
        <w:right w:val="none" w:sz="0" w:space="0" w:color="auto"/>
      </w:divBdr>
    </w:div>
    <w:div w:id="921378479">
      <w:marLeft w:val="0"/>
      <w:marRight w:val="0"/>
      <w:marTop w:val="0"/>
      <w:marBottom w:val="0"/>
      <w:divBdr>
        <w:top w:val="none" w:sz="0" w:space="0" w:color="auto"/>
        <w:left w:val="none" w:sz="0" w:space="0" w:color="auto"/>
        <w:bottom w:val="none" w:sz="0" w:space="0" w:color="auto"/>
        <w:right w:val="none" w:sz="0" w:space="0" w:color="auto"/>
      </w:divBdr>
    </w:div>
    <w:div w:id="921720658">
      <w:marLeft w:val="0"/>
      <w:marRight w:val="0"/>
      <w:marTop w:val="0"/>
      <w:marBottom w:val="0"/>
      <w:divBdr>
        <w:top w:val="none" w:sz="0" w:space="0" w:color="auto"/>
        <w:left w:val="none" w:sz="0" w:space="0" w:color="auto"/>
        <w:bottom w:val="none" w:sz="0" w:space="0" w:color="auto"/>
        <w:right w:val="none" w:sz="0" w:space="0" w:color="auto"/>
      </w:divBdr>
    </w:div>
    <w:div w:id="921724031">
      <w:marLeft w:val="0"/>
      <w:marRight w:val="0"/>
      <w:marTop w:val="0"/>
      <w:marBottom w:val="0"/>
      <w:divBdr>
        <w:top w:val="none" w:sz="0" w:space="0" w:color="auto"/>
        <w:left w:val="none" w:sz="0" w:space="0" w:color="auto"/>
        <w:bottom w:val="none" w:sz="0" w:space="0" w:color="auto"/>
        <w:right w:val="none" w:sz="0" w:space="0" w:color="auto"/>
      </w:divBdr>
    </w:div>
    <w:div w:id="921837604">
      <w:marLeft w:val="0"/>
      <w:marRight w:val="0"/>
      <w:marTop w:val="0"/>
      <w:marBottom w:val="0"/>
      <w:divBdr>
        <w:top w:val="none" w:sz="0" w:space="0" w:color="auto"/>
        <w:left w:val="none" w:sz="0" w:space="0" w:color="auto"/>
        <w:bottom w:val="none" w:sz="0" w:space="0" w:color="auto"/>
        <w:right w:val="none" w:sz="0" w:space="0" w:color="auto"/>
      </w:divBdr>
    </w:div>
    <w:div w:id="921913115">
      <w:marLeft w:val="0"/>
      <w:marRight w:val="0"/>
      <w:marTop w:val="0"/>
      <w:marBottom w:val="0"/>
      <w:divBdr>
        <w:top w:val="none" w:sz="0" w:space="0" w:color="auto"/>
        <w:left w:val="none" w:sz="0" w:space="0" w:color="auto"/>
        <w:bottom w:val="none" w:sz="0" w:space="0" w:color="auto"/>
        <w:right w:val="none" w:sz="0" w:space="0" w:color="auto"/>
      </w:divBdr>
    </w:div>
    <w:div w:id="921986986">
      <w:marLeft w:val="0"/>
      <w:marRight w:val="0"/>
      <w:marTop w:val="0"/>
      <w:marBottom w:val="0"/>
      <w:divBdr>
        <w:top w:val="none" w:sz="0" w:space="0" w:color="auto"/>
        <w:left w:val="none" w:sz="0" w:space="0" w:color="auto"/>
        <w:bottom w:val="none" w:sz="0" w:space="0" w:color="auto"/>
        <w:right w:val="none" w:sz="0" w:space="0" w:color="auto"/>
      </w:divBdr>
    </w:div>
    <w:div w:id="921987957">
      <w:marLeft w:val="0"/>
      <w:marRight w:val="0"/>
      <w:marTop w:val="0"/>
      <w:marBottom w:val="0"/>
      <w:divBdr>
        <w:top w:val="none" w:sz="0" w:space="0" w:color="auto"/>
        <w:left w:val="none" w:sz="0" w:space="0" w:color="auto"/>
        <w:bottom w:val="none" w:sz="0" w:space="0" w:color="auto"/>
        <w:right w:val="none" w:sz="0" w:space="0" w:color="auto"/>
      </w:divBdr>
    </w:div>
    <w:div w:id="922027473">
      <w:marLeft w:val="0"/>
      <w:marRight w:val="0"/>
      <w:marTop w:val="0"/>
      <w:marBottom w:val="0"/>
      <w:divBdr>
        <w:top w:val="none" w:sz="0" w:space="0" w:color="auto"/>
        <w:left w:val="none" w:sz="0" w:space="0" w:color="auto"/>
        <w:bottom w:val="none" w:sz="0" w:space="0" w:color="auto"/>
        <w:right w:val="none" w:sz="0" w:space="0" w:color="auto"/>
      </w:divBdr>
    </w:div>
    <w:div w:id="922029282">
      <w:marLeft w:val="0"/>
      <w:marRight w:val="0"/>
      <w:marTop w:val="0"/>
      <w:marBottom w:val="0"/>
      <w:divBdr>
        <w:top w:val="none" w:sz="0" w:space="0" w:color="auto"/>
        <w:left w:val="none" w:sz="0" w:space="0" w:color="auto"/>
        <w:bottom w:val="none" w:sz="0" w:space="0" w:color="auto"/>
        <w:right w:val="none" w:sz="0" w:space="0" w:color="auto"/>
      </w:divBdr>
    </w:div>
    <w:div w:id="922034418">
      <w:marLeft w:val="0"/>
      <w:marRight w:val="0"/>
      <w:marTop w:val="0"/>
      <w:marBottom w:val="0"/>
      <w:divBdr>
        <w:top w:val="none" w:sz="0" w:space="0" w:color="auto"/>
        <w:left w:val="none" w:sz="0" w:space="0" w:color="auto"/>
        <w:bottom w:val="none" w:sz="0" w:space="0" w:color="auto"/>
        <w:right w:val="none" w:sz="0" w:space="0" w:color="auto"/>
      </w:divBdr>
    </w:div>
    <w:div w:id="922105044">
      <w:marLeft w:val="0"/>
      <w:marRight w:val="0"/>
      <w:marTop w:val="0"/>
      <w:marBottom w:val="0"/>
      <w:divBdr>
        <w:top w:val="none" w:sz="0" w:space="0" w:color="auto"/>
        <w:left w:val="none" w:sz="0" w:space="0" w:color="auto"/>
        <w:bottom w:val="none" w:sz="0" w:space="0" w:color="auto"/>
        <w:right w:val="none" w:sz="0" w:space="0" w:color="auto"/>
      </w:divBdr>
    </w:div>
    <w:div w:id="922107953">
      <w:marLeft w:val="0"/>
      <w:marRight w:val="0"/>
      <w:marTop w:val="0"/>
      <w:marBottom w:val="0"/>
      <w:divBdr>
        <w:top w:val="none" w:sz="0" w:space="0" w:color="auto"/>
        <w:left w:val="none" w:sz="0" w:space="0" w:color="auto"/>
        <w:bottom w:val="none" w:sz="0" w:space="0" w:color="auto"/>
        <w:right w:val="none" w:sz="0" w:space="0" w:color="auto"/>
      </w:divBdr>
    </w:div>
    <w:div w:id="922179257">
      <w:marLeft w:val="0"/>
      <w:marRight w:val="0"/>
      <w:marTop w:val="0"/>
      <w:marBottom w:val="0"/>
      <w:divBdr>
        <w:top w:val="none" w:sz="0" w:space="0" w:color="auto"/>
        <w:left w:val="none" w:sz="0" w:space="0" w:color="auto"/>
        <w:bottom w:val="none" w:sz="0" w:space="0" w:color="auto"/>
        <w:right w:val="none" w:sz="0" w:space="0" w:color="auto"/>
      </w:divBdr>
    </w:div>
    <w:div w:id="922180450">
      <w:marLeft w:val="0"/>
      <w:marRight w:val="0"/>
      <w:marTop w:val="0"/>
      <w:marBottom w:val="0"/>
      <w:divBdr>
        <w:top w:val="none" w:sz="0" w:space="0" w:color="auto"/>
        <w:left w:val="none" w:sz="0" w:space="0" w:color="auto"/>
        <w:bottom w:val="none" w:sz="0" w:space="0" w:color="auto"/>
        <w:right w:val="none" w:sz="0" w:space="0" w:color="auto"/>
      </w:divBdr>
    </w:div>
    <w:div w:id="922184047">
      <w:bodyDiv w:val="1"/>
      <w:marLeft w:val="0"/>
      <w:marRight w:val="0"/>
      <w:marTop w:val="0"/>
      <w:marBottom w:val="0"/>
      <w:divBdr>
        <w:top w:val="none" w:sz="0" w:space="0" w:color="auto"/>
        <w:left w:val="none" w:sz="0" w:space="0" w:color="auto"/>
        <w:bottom w:val="none" w:sz="0" w:space="0" w:color="auto"/>
        <w:right w:val="none" w:sz="0" w:space="0" w:color="auto"/>
      </w:divBdr>
    </w:div>
    <w:div w:id="922223326">
      <w:marLeft w:val="0"/>
      <w:marRight w:val="0"/>
      <w:marTop w:val="0"/>
      <w:marBottom w:val="0"/>
      <w:divBdr>
        <w:top w:val="none" w:sz="0" w:space="0" w:color="auto"/>
        <w:left w:val="none" w:sz="0" w:space="0" w:color="auto"/>
        <w:bottom w:val="none" w:sz="0" w:space="0" w:color="auto"/>
        <w:right w:val="none" w:sz="0" w:space="0" w:color="auto"/>
      </w:divBdr>
    </w:div>
    <w:div w:id="922252628">
      <w:marLeft w:val="0"/>
      <w:marRight w:val="0"/>
      <w:marTop w:val="0"/>
      <w:marBottom w:val="0"/>
      <w:divBdr>
        <w:top w:val="none" w:sz="0" w:space="0" w:color="auto"/>
        <w:left w:val="none" w:sz="0" w:space="0" w:color="auto"/>
        <w:bottom w:val="none" w:sz="0" w:space="0" w:color="auto"/>
        <w:right w:val="none" w:sz="0" w:space="0" w:color="auto"/>
      </w:divBdr>
    </w:div>
    <w:div w:id="922422037">
      <w:marLeft w:val="0"/>
      <w:marRight w:val="0"/>
      <w:marTop w:val="0"/>
      <w:marBottom w:val="0"/>
      <w:divBdr>
        <w:top w:val="none" w:sz="0" w:space="0" w:color="auto"/>
        <w:left w:val="none" w:sz="0" w:space="0" w:color="auto"/>
        <w:bottom w:val="none" w:sz="0" w:space="0" w:color="auto"/>
        <w:right w:val="none" w:sz="0" w:space="0" w:color="auto"/>
      </w:divBdr>
    </w:div>
    <w:div w:id="922446880">
      <w:marLeft w:val="0"/>
      <w:marRight w:val="0"/>
      <w:marTop w:val="0"/>
      <w:marBottom w:val="0"/>
      <w:divBdr>
        <w:top w:val="none" w:sz="0" w:space="0" w:color="auto"/>
        <w:left w:val="none" w:sz="0" w:space="0" w:color="auto"/>
        <w:bottom w:val="none" w:sz="0" w:space="0" w:color="auto"/>
        <w:right w:val="none" w:sz="0" w:space="0" w:color="auto"/>
      </w:divBdr>
    </w:div>
    <w:div w:id="922449857">
      <w:marLeft w:val="0"/>
      <w:marRight w:val="0"/>
      <w:marTop w:val="0"/>
      <w:marBottom w:val="0"/>
      <w:divBdr>
        <w:top w:val="none" w:sz="0" w:space="0" w:color="auto"/>
        <w:left w:val="none" w:sz="0" w:space="0" w:color="auto"/>
        <w:bottom w:val="none" w:sz="0" w:space="0" w:color="auto"/>
        <w:right w:val="none" w:sz="0" w:space="0" w:color="auto"/>
      </w:divBdr>
    </w:div>
    <w:div w:id="922834369">
      <w:marLeft w:val="0"/>
      <w:marRight w:val="0"/>
      <w:marTop w:val="0"/>
      <w:marBottom w:val="0"/>
      <w:divBdr>
        <w:top w:val="none" w:sz="0" w:space="0" w:color="auto"/>
        <w:left w:val="none" w:sz="0" w:space="0" w:color="auto"/>
        <w:bottom w:val="none" w:sz="0" w:space="0" w:color="auto"/>
        <w:right w:val="none" w:sz="0" w:space="0" w:color="auto"/>
      </w:divBdr>
    </w:div>
    <w:div w:id="922837150">
      <w:marLeft w:val="0"/>
      <w:marRight w:val="0"/>
      <w:marTop w:val="0"/>
      <w:marBottom w:val="0"/>
      <w:divBdr>
        <w:top w:val="none" w:sz="0" w:space="0" w:color="auto"/>
        <w:left w:val="none" w:sz="0" w:space="0" w:color="auto"/>
        <w:bottom w:val="none" w:sz="0" w:space="0" w:color="auto"/>
        <w:right w:val="none" w:sz="0" w:space="0" w:color="auto"/>
      </w:divBdr>
    </w:div>
    <w:div w:id="922878941">
      <w:marLeft w:val="0"/>
      <w:marRight w:val="0"/>
      <w:marTop w:val="0"/>
      <w:marBottom w:val="0"/>
      <w:divBdr>
        <w:top w:val="none" w:sz="0" w:space="0" w:color="auto"/>
        <w:left w:val="none" w:sz="0" w:space="0" w:color="auto"/>
        <w:bottom w:val="none" w:sz="0" w:space="0" w:color="auto"/>
        <w:right w:val="none" w:sz="0" w:space="0" w:color="auto"/>
      </w:divBdr>
    </w:div>
    <w:div w:id="923031591">
      <w:marLeft w:val="0"/>
      <w:marRight w:val="0"/>
      <w:marTop w:val="0"/>
      <w:marBottom w:val="0"/>
      <w:divBdr>
        <w:top w:val="none" w:sz="0" w:space="0" w:color="auto"/>
        <w:left w:val="none" w:sz="0" w:space="0" w:color="auto"/>
        <w:bottom w:val="none" w:sz="0" w:space="0" w:color="auto"/>
        <w:right w:val="none" w:sz="0" w:space="0" w:color="auto"/>
      </w:divBdr>
    </w:div>
    <w:div w:id="923077538">
      <w:marLeft w:val="0"/>
      <w:marRight w:val="0"/>
      <w:marTop w:val="0"/>
      <w:marBottom w:val="0"/>
      <w:divBdr>
        <w:top w:val="none" w:sz="0" w:space="0" w:color="auto"/>
        <w:left w:val="none" w:sz="0" w:space="0" w:color="auto"/>
        <w:bottom w:val="none" w:sz="0" w:space="0" w:color="auto"/>
        <w:right w:val="none" w:sz="0" w:space="0" w:color="auto"/>
      </w:divBdr>
    </w:div>
    <w:div w:id="923102768">
      <w:bodyDiv w:val="1"/>
      <w:marLeft w:val="0"/>
      <w:marRight w:val="0"/>
      <w:marTop w:val="0"/>
      <w:marBottom w:val="0"/>
      <w:divBdr>
        <w:top w:val="none" w:sz="0" w:space="0" w:color="auto"/>
        <w:left w:val="none" w:sz="0" w:space="0" w:color="auto"/>
        <w:bottom w:val="none" w:sz="0" w:space="0" w:color="auto"/>
        <w:right w:val="none" w:sz="0" w:space="0" w:color="auto"/>
      </w:divBdr>
      <w:divsChild>
        <w:div w:id="40136323">
          <w:marLeft w:val="0"/>
          <w:marRight w:val="0"/>
          <w:marTop w:val="0"/>
          <w:marBottom w:val="0"/>
          <w:divBdr>
            <w:top w:val="none" w:sz="0" w:space="0" w:color="auto"/>
            <w:left w:val="none" w:sz="0" w:space="0" w:color="auto"/>
            <w:bottom w:val="none" w:sz="0" w:space="0" w:color="auto"/>
            <w:right w:val="none" w:sz="0" w:space="0" w:color="auto"/>
          </w:divBdr>
        </w:div>
        <w:div w:id="809008885">
          <w:marLeft w:val="0"/>
          <w:marRight w:val="0"/>
          <w:marTop w:val="0"/>
          <w:marBottom w:val="0"/>
          <w:divBdr>
            <w:top w:val="none" w:sz="0" w:space="0" w:color="auto"/>
            <w:left w:val="none" w:sz="0" w:space="0" w:color="auto"/>
            <w:bottom w:val="none" w:sz="0" w:space="0" w:color="auto"/>
            <w:right w:val="none" w:sz="0" w:space="0" w:color="auto"/>
          </w:divBdr>
        </w:div>
        <w:div w:id="391344942">
          <w:marLeft w:val="0"/>
          <w:marRight w:val="0"/>
          <w:marTop w:val="0"/>
          <w:marBottom w:val="0"/>
          <w:divBdr>
            <w:top w:val="none" w:sz="0" w:space="0" w:color="auto"/>
            <w:left w:val="none" w:sz="0" w:space="0" w:color="auto"/>
            <w:bottom w:val="none" w:sz="0" w:space="0" w:color="auto"/>
            <w:right w:val="none" w:sz="0" w:space="0" w:color="auto"/>
          </w:divBdr>
        </w:div>
        <w:div w:id="1602421234">
          <w:marLeft w:val="0"/>
          <w:marRight w:val="0"/>
          <w:marTop w:val="0"/>
          <w:marBottom w:val="0"/>
          <w:divBdr>
            <w:top w:val="none" w:sz="0" w:space="0" w:color="auto"/>
            <w:left w:val="none" w:sz="0" w:space="0" w:color="auto"/>
            <w:bottom w:val="none" w:sz="0" w:space="0" w:color="auto"/>
            <w:right w:val="none" w:sz="0" w:space="0" w:color="auto"/>
          </w:divBdr>
        </w:div>
        <w:div w:id="75252063">
          <w:marLeft w:val="0"/>
          <w:marRight w:val="0"/>
          <w:marTop w:val="0"/>
          <w:marBottom w:val="0"/>
          <w:divBdr>
            <w:top w:val="none" w:sz="0" w:space="0" w:color="auto"/>
            <w:left w:val="none" w:sz="0" w:space="0" w:color="auto"/>
            <w:bottom w:val="none" w:sz="0" w:space="0" w:color="auto"/>
            <w:right w:val="none" w:sz="0" w:space="0" w:color="auto"/>
          </w:divBdr>
        </w:div>
        <w:div w:id="1201354726">
          <w:marLeft w:val="0"/>
          <w:marRight w:val="0"/>
          <w:marTop w:val="0"/>
          <w:marBottom w:val="0"/>
          <w:divBdr>
            <w:top w:val="none" w:sz="0" w:space="0" w:color="auto"/>
            <w:left w:val="none" w:sz="0" w:space="0" w:color="auto"/>
            <w:bottom w:val="none" w:sz="0" w:space="0" w:color="auto"/>
            <w:right w:val="none" w:sz="0" w:space="0" w:color="auto"/>
          </w:divBdr>
        </w:div>
        <w:div w:id="124128970">
          <w:marLeft w:val="0"/>
          <w:marRight w:val="0"/>
          <w:marTop w:val="0"/>
          <w:marBottom w:val="0"/>
          <w:divBdr>
            <w:top w:val="none" w:sz="0" w:space="0" w:color="auto"/>
            <w:left w:val="none" w:sz="0" w:space="0" w:color="auto"/>
            <w:bottom w:val="none" w:sz="0" w:space="0" w:color="auto"/>
            <w:right w:val="none" w:sz="0" w:space="0" w:color="auto"/>
          </w:divBdr>
        </w:div>
        <w:div w:id="521436680">
          <w:marLeft w:val="0"/>
          <w:marRight w:val="0"/>
          <w:marTop w:val="0"/>
          <w:marBottom w:val="0"/>
          <w:divBdr>
            <w:top w:val="none" w:sz="0" w:space="0" w:color="auto"/>
            <w:left w:val="none" w:sz="0" w:space="0" w:color="auto"/>
            <w:bottom w:val="none" w:sz="0" w:space="0" w:color="auto"/>
            <w:right w:val="none" w:sz="0" w:space="0" w:color="auto"/>
          </w:divBdr>
        </w:div>
        <w:div w:id="434450019">
          <w:marLeft w:val="0"/>
          <w:marRight w:val="0"/>
          <w:marTop w:val="0"/>
          <w:marBottom w:val="0"/>
          <w:divBdr>
            <w:top w:val="none" w:sz="0" w:space="0" w:color="auto"/>
            <w:left w:val="none" w:sz="0" w:space="0" w:color="auto"/>
            <w:bottom w:val="none" w:sz="0" w:space="0" w:color="auto"/>
            <w:right w:val="none" w:sz="0" w:space="0" w:color="auto"/>
          </w:divBdr>
        </w:div>
        <w:div w:id="327172603">
          <w:marLeft w:val="0"/>
          <w:marRight w:val="0"/>
          <w:marTop w:val="0"/>
          <w:marBottom w:val="0"/>
          <w:divBdr>
            <w:top w:val="none" w:sz="0" w:space="0" w:color="auto"/>
            <w:left w:val="none" w:sz="0" w:space="0" w:color="auto"/>
            <w:bottom w:val="none" w:sz="0" w:space="0" w:color="auto"/>
            <w:right w:val="none" w:sz="0" w:space="0" w:color="auto"/>
          </w:divBdr>
        </w:div>
        <w:div w:id="27536797">
          <w:marLeft w:val="0"/>
          <w:marRight w:val="0"/>
          <w:marTop w:val="0"/>
          <w:marBottom w:val="0"/>
          <w:divBdr>
            <w:top w:val="none" w:sz="0" w:space="0" w:color="auto"/>
            <w:left w:val="none" w:sz="0" w:space="0" w:color="auto"/>
            <w:bottom w:val="none" w:sz="0" w:space="0" w:color="auto"/>
            <w:right w:val="none" w:sz="0" w:space="0" w:color="auto"/>
          </w:divBdr>
        </w:div>
        <w:div w:id="609124336">
          <w:marLeft w:val="0"/>
          <w:marRight w:val="0"/>
          <w:marTop w:val="0"/>
          <w:marBottom w:val="0"/>
          <w:divBdr>
            <w:top w:val="none" w:sz="0" w:space="0" w:color="auto"/>
            <w:left w:val="none" w:sz="0" w:space="0" w:color="auto"/>
            <w:bottom w:val="none" w:sz="0" w:space="0" w:color="auto"/>
            <w:right w:val="none" w:sz="0" w:space="0" w:color="auto"/>
          </w:divBdr>
        </w:div>
        <w:div w:id="1164738133">
          <w:marLeft w:val="0"/>
          <w:marRight w:val="0"/>
          <w:marTop w:val="0"/>
          <w:marBottom w:val="0"/>
          <w:divBdr>
            <w:top w:val="none" w:sz="0" w:space="0" w:color="auto"/>
            <w:left w:val="none" w:sz="0" w:space="0" w:color="auto"/>
            <w:bottom w:val="none" w:sz="0" w:space="0" w:color="auto"/>
            <w:right w:val="none" w:sz="0" w:space="0" w:color="auto"/>
          </w:divBdr>
        </w:div>
        <w:div w:id="901913202">
          <w:marLeft w:val="0"/>
          <w:marRight w:val="0"/>
          <w:marTop w:val="0"/>
          <w:marBottom w:val="0"/>
          <w:divBdr>
            <w:top w:val="none" w:sz="0" w:space="0" w:color="auto"/>
            <w:left w:val="none" w:sz="0" w:space="0" w:color="auto"/>
            <w:bottom w:val="none" w:sz="0" w:space="0" w:color="auto"/>
            <w:right w:val="none" w:sz="0" w:space="0" w:color="auto"/>
          </w:divBdr>
        </w:div>
        <w:div w:id="1190990192">
          <w:marLeft w:val="0"/>
          <w:marRight w:val="0"/>
          <w:marTop w:val="0"/>
          <w:marBottom w:val="0"/>
          <w:divBdr>
            <w:top w:val="none" w:sz="0" w:space="0" w:color="auto"/>
            <w:left w:val="none" w:sz="0" w:space="0" w:color="auto"/>
            <w:bottom w:val="none" w:sz="0" w:space="0" w:color="auto"/>
            <w:right w:val="none" w:sz="0" w:space="0" w:color="auto"/>
          </w:divBdr>
        </w:div>
        <w:div w:id="41057537">
          <w:marLeft w:val="0"/>
          <w:marRight w:val="0"/>
          <w:marTop w:val="0"/>
          <w:marBottom w:val="0"/>
          <w:divBdr>
            <w:top w:val="none" w:sz="0" w:space="0" w:color="auto"/>
            <w:left w:val="none" w:sz="0" w:space="0" w:color="auto"/>
            <w:bottom w:val="none" w:sz="0" w:space="0" w:color="auto"/>
            <w:right w:val="none" w:sz="0" w:space="0" w:color="auto"/>
          </w:divBdr>
        </w:div>
        <w:div w:id="633213586">
          <w:marLeft w:val="0"/>
          <w:marRight w:val="0"/>
          <w:marTop w:val="0"/>
          <w:marBottom w:val="0"/>
          <w:divBdr>
            <w:top w:val="none" w:sz="0" w:space="0" w:color="auto"/>
            <w:left w:val="none" w:sz="0" w:space="0" w:color="auto"/>
            <w:bottom w:val="none" w:sz="0" w:space="0" w:color="auto"/>
            <w:right w:val="none" w:sz="0" w:space="0" w:color="auto"/>
          </w:divBdr>
        </w:div>
        <w:div w:id="1707440745">
          <w:marLeft w:val="0"/>
          <w:marRight w:val="0"/>
          <w:marTop w:val="0"/>
          <w:marBottom w:val="0"/>
          <w:divBdr>
            <w:top w:val="none" w:sz="0" w:space="0" w:color="auto"/>
            <w:left w:val="none" w:sz="0" w:space="0" w:color="auto"/>
            <w:bottom w:val="none" w:sz="0" w:space="0" w:color="auto"/>
            <w:right w:val="none" w:sz="0" w:space="0" w:color="auto"/>
          </w:divBdr>
        </w:div>
        <w:div w:id="1126386749">
          <w:marLeft w:val="0"/>
          <w:marRight w:val="0"/>
          <w:marTop w:val="0"/>
          <w:marBottom w:val="0"/>
          <w:divBdr>
            <w:top w:val="none" w:sz="0" w:space="0" w:color="auto"/>
            <w:left w:val="none" w:sz="0" w:space="0" w:color="auto"/>
            <w:bottom w:val="none" w:sz="0" w:space="0" w:color="auto"/>
            <w:right w:val="none" w:sz="0" w:space="0" w:color="auto"/>
          </w:divBdr>
        </w:div>
        <w:div w:id="1910995052">
          <w:marLeft w:val="0"/>
          <w:marRight w:val="0"/>
          <w:marTop w:val="0"/>
          <w:marBottom w:val="0"/>
          <w:divBdr>
            <w:top w:val="none" w:sz="0" w:space="0" w:color="auto"/>
            <w:left w:val="none" w:sz="0" w:space="0" w:color="auto"/>
            <w:bottom w:val="none" w:sz="0" w:space="0" w:color="auto"/>
            <w:right w:val="none" w:sz="0" w:space="0" w:color="auto"/>
          </w:divBdr>
        </w:div>
        <w:div w:id="367996512">
          <w:marLeft w:val="0"/>
          <w:marRight w:val="0"/>
          <w:marTop w:val="0"/>
          <w:marBottom w:val="0"/>
          <w:divBdr>
            <w:top w:val="none" w:sz="0" w:space="0" w:color="auto"/>
            <w:left w:val="none" w:sz="0" w:space="0" w:color="auto"/>
            <w:bottom w:val="none" w:sz="0" w:space="0" w:color="auto"/>
            <w:right w:val="none" w:sz="0" w:space="0" w:color="auto"/>
          </w:divBdr>
        </w:div>
      </w:divsChild>
    </w:div>
    <w:div w:id="923106491">
      <w:marLeft w:val="0"/>
      <w:marRight w:val="0"/>
      <w:marTop w:val="0"/>
      <w:marBottom w:val="0"/>
      <w:divBdr>
        <w:top w:val="none" w:sz="0" w:space="0" w:color="auto"/>
        <w:left w:val="none" w:sz="0" w:space="0" w:color="auto"/>
        <w:bottom w:val="none" w:sz="0" w:space="0" w:color="auto"/>
        <w:right w:val="none" w:sz="0" w:space="0" w:color="auto"/>
      </w:divBdr>
    </w:div>
    <w:div w:id="923148939">
      <w:marLeft w:val="0"/>
      <w:marRight w:val="0"/>
      <w:marTop w:val="0"/>
      <w:marBottom w:val="0"/>
      <w:divBdr>
        <w:top w:val="none" w:sz="0" w:space="0" w:color="auto"/>
        <w:left w:val="none" w:sz="0" w:space="0" w:color="auto"/>
        <w:bottom w:val="none" w:sz="0" w:space="0" w:color="auto"/>
        <w:right w:val="none" w:sz="0" w:space="0" w:color="auto"/>
      </w:divBdr>
    </w:div>
    <w:div w:id="923228380">
      <w:marLeft w:val="0"/>
      <w:marRight w:val="0"/>
      <w:marTop w:val="0"/>
      <w:marBottom w:val="0"/>
      <w:divBdr>
        <w:top w:val="none" w:sz="0" w:space="0" w:color="auto"/>
        <w:left w:val="none" w:sz="0" w:space="0" w:color="auto"/>
        <w:bottom w:val="none" w:sz="0" w:space="0" w:color="auto"/>
        <w:right w:val="none" w:sz="0" w:space="0" w:color="auto"/>
      </w:divBdr>
    </w:div>
    <w:div w:id="923302292">
      <w:marLeft w:val="0"/>
      <w:marRight w:val="0"/>
      <w:marTop w:val="0"/>
      <w:marBottom w:val="0"/>
      <w:divBdr>
        <w:top w:val="none" w:sz="0" w:space="0" w:color="auto"/>
        <w:left w:val="none" w:sz="0" w:space="0" w:color="auto"/>
        <w:bottom w:val="none" w:sz="0" w:space="0" w:color="auto"/>
        <w:right w:val="none" w:sz="0" w:space="0" w:color="auto"/>
      </w:divBdr>
    </w:div>
    <w:div w:id="923417211">
      <w:marLeft w:val="0"/>
      <w:marRight w:val="0"/>
      <w:marTop w:val="0"/>
      <w:marBottom w:val="0"/>
      <w:divBdr>
        <w:top w:val="none" w:sz="0" w:space="0" w:color="auto"/>
        <w:left w:val="none" w:sz="0" w:space="0" w:color="auto"/>
        <w:bottom w:val="none" w:sz="0" w:space="0" w:color="auto"/>
        <w:right w:val="none" w:sz="0" w:space="0" w:color="auto"/>
      </w:divBdr>
    </w:div>
    <w:div w:id="923535897">
      <w:marLeft w:val="0"/>
      <w:marRight w:val="0"/>
      <w:marTop w:val="0"/>
      <w:marBottom w:val="0"/>
      <w:divBdr>
        <w:top w:val="none" w:sz="0" w:space="0" w:color="auto"/>
        <w:left w:val="none" w:sz="0" w:space="0" w:color="auto"/>
        <w:bottom w:val="none" w:sz="0" w:space="0" w:color="auto"/>
        <w:right w:val="none" w:sz="0" w:space="0" w:color="auto"/>
      </w:divBdr>
    </w:div>
    <w:div w:id="923607554">
      <w:marLeft w:val="0"/>
      <w:marRight w:val="0"/>
      <w:marTop w:val="0"/>
      <w:marBottom w:val="0"/>
      <w:divBdr>
        <w:top w:val="none" w:sz="0" w:space="0" w:color="auto"/>
        <w:left w:val="none" w:sz="0" w:space="0" w:color="auto"/>
        <w:bottom w:val="none" w:sz="0" w:space="0" w:color="auto"/>
        <w:right w:val="none" w:sz="0" w:space="0" w:color="auto"/>
      </w:divBdr>
    </w:div>
    <w:div w:id="923681026">
      <w:marLeft w:val="0"/>
      <w:marRight w:val="0"/>
      <w:marTop w:val="0"/>
      <w:marBottom w:val="0"/>
      <w:divBdr>
        <w:top w:val="none" w:sz="0" w:space="0" w:color="auto"/>
        <w:left w:val="none" w:sz="0" w:space="0" w:color="auto"/>
        <w:bottom w:val="none" w:sz="0" w:space="0" w:color="auto"/>
        <w:right w:val="none" w:sz="0" w:space="0" w:color="auto"/>
      </w:divBdr>
    </w:div>
    <w:div w:id="923689728">
      <w:marLeft w:val="0"/>
      <w:marRight w:val="0"/>
      <w:marTop w:val="0"/>
      <w:marBottom w:val="0"/>
      <w:divBdr>
        <w:top w:val="none" w:sz="0" w:space="0" w:color="auto"/>
        <w:left w:val="none" w:sz="0" w:space="0" w:color="auto"/>
        <w:bottom w:val="none" w:sz="0" w:space="0" w:color="auto"/>
        <w:right w:val="none" w:sz="0" w:space="0" w:color="auto"/>
      </w:divBdr>
    </w:div>
    <w:div w:id="923804399">
      <w:marLeft w:val="0"/>
      <w:marRight w:val="0"/>
      <w:marTop w:val="0"/>
      <w:marBottom w:val="0"/>
      <w:divBdr>
        <w:top w:val="none" w:sz="0" w:space="0" w:color="auto"/>
        <w:left w:val="none" w:sz="0" w:space="0" w:color="auto"/>
        <w:bottom w:val="none" w:sz="0" w:space="0" w:color="auto"/>
        <w:right w:val="none" w:sz="0" w:space="0" w:color="auto"/>
      </w:divBdr>
    </w:div>
    <w:div w:id="923874560">
      <w:marLeft w:val="0"/>
      <w:marRight w:val="0"/>
      <w:marTop w:val="0"/>
      <w:marBottom w:val="0"/>
      <w:divBdr>
        <w:top w:val="none" w:sz="0" w:space="0" w:color="auto"/>
        <w:left w:val="none" w:sz="0" w:space="0" w:color="auto"/>
        <w:bottom w:val="none" w:sz="0" w:space="0" w:color="auto"/>
        <w:right w:val="none" w:sz="0" w:space="0" w:color="auto"/>
      </w:divBdr>
    </w:div>
    <w:div w:id="923875695">
      <w:marLeft w:val="0"/>
      <w:marRight w:val="0"/>
      <w:marTop w:val="0"/>
      <w:marBottom w:val="0"/>
      <w:divBdr>
        <w:top w:val="none" w:sz="0" w:space="0" w:color="auto"/>
        <w:left w:val="none" w:sz="0" w:space="0" w:color="auto"/>
        <w:bottom w:val="none" w:sz="0" w:space="0" w:color="auto"/>
        <w:right w:val="none" w:sz="0" w:space="0" w:color="auto"/>
      </w:divBdr>
    </w:div>
    <w:div w:id="923880503">
      <w:marLeft w:val="0"/>
      <w:marRight w:val="0"/>
      <w:marTop w:val="0"/>
      <w:marBottom w:val="0"/>
      <w:divBdr>
        <w:top w:val="none" w:sz="0" w:space="0" w:color="auto"/>
        <w:left w:val="none" w:sz="0" w:space="0" w:color="auto"/>
        <w:bottom w:val="none" w:sz="0" w:space="0" w:color="auto"/>
        <w:right w:val="none" w:sz="0" w:space="0" w:color="auto"/>
      </w:divBdr>
    </w:div>
    <w:div w:id="923881658">
      <w:marLeft w:val="0"/>
      <w:marRight w:val="0"/>
      <w:marTop w:val="0"/>
      <w:marBottom w:val="0"/>
      <w:divBdr>
        <w:top w:val="none" w:sz="0" w:space="0" w:color="auto"/>
        <w:left w:val="none" w:sz="0" w:space="0" w:color="auto"/>
        <w:bottom w:val="none" w:sz="0" w:space="0" w:color="auto"/>
        <w:right w:val="none" w:sz="0" w:space="0" w:color="auto"/>
      </w:divBdr>
    </w:div>
    <w:div w:id="923954640">
      <w:marLeft w:val="0"/>
      <w:marRight w:val="0"/>
      <w:marTop w:val="0"/>
      <w:marBottom w:val="0"/>
      <w:divBdr>
        <w:top w:val="none" w:sz="0" w:space="0" w:color="auto"/>
        <w:left w:val="none" w:sz="0" w:space="0" w:color="auto"/>
        <w:bottom w:val="none" w:sz="0" w:space="0" w:color="auto"/>
        <w:right w:val="none" w:sz="0" w:space="0" w:color="auto"/>
      </w:divBdr>
    </w:div>
    <w:div w:id="923958065">
      <w:marLeft w:val="0"/>
      <w:marRight w:val="0"/>
      <w:marTop w:val="0"/>
      <w:marBottom w:val="0"/>
      <w:divBdr>
        <w:top w:val="none" w:sz="0" w:space="0" w:color="auto"/>
        <w:left w:val="none" w:sz="0" w:space="0" w:color="auto"/>
        <w:bottom w:val="none" w:sz="0" w:space="0" w:color="auto"/>
        <w:right w:val="none" w:sz="0" w:space="0" w:color="auto"/>
      </w:divBdr>
    </w:div>
    <w:div w:id="923999863">
      <w:marLeft w:val="0"/>
      <w:marRight w:val="0"/>
      <w:marTop w:val="0"/>
      <w:marBottom w:val="0"/>
      <w:divBdr>
        <w:top w:val="none" w:sz="0" w:space="0" w:color="auto"/>
        <w:left w:val="none" w:sz="0" w:space="0" w:color="auto"/>
        <w:bottom w:val="none" w:sz="0" w:space="0" w:color="auto"/>
        <w:right w:val="none" w:sz="0" w:space="0" w:color="auto"/>
      </w:divBdr>
    </w:div>
    <w:div w:id="924001066">
      <w:marLeft w:val="0"/>
      <w:marRight w:val="0"/>
      <w:marTop w:val="0"/>
      <w:marBottom w:val="0"/>
      <w:divBdr>
        <w:top w:val="none" w:sz="0" w:space="0" w:color="auto"/>
        <w:left w:val="none" w:sz="0" w:space="0" w:color="auto"/>
        <w:bottom w:val="none" w:sz="0" w:space="0" w:color="auto"/>
        <w:right w:val="none" w:sz="0" w:space="0" w:color="auto"/>
      </w:divBdr>
    </w:div>
    <w:div w:id="924071919">
      <w:marLeft w:val="0"/>
      <w:marRight w:val="0"/>
      <w:marTop w:val="0"/>
      <w:marBottom w:val="0"/>
      <w:divBdr>
        <w:top w:val="none" w:sz="0" w:space="0" w:color="auto"/>
        <w:left w:val="none" w:sz="0" w:space="0" w:color="auto"/>
        <w:bottom w:val="none" w:sz="0" w:space="0" w:color="auto"/>
        <w:right w:val="none" w:sz="0" w:space="0" w:color="auto"/>
      </w:divBdr>
    </w:div>
    <w:div w:id="924194995">
      <w:marLeft w:val="0"/>
      <w:marRight w:val="0"/>
      <w:marTop w:val="0"/>
      <w:marBottom w:val="0"/>
      <w:divBdr>
        <w:top w:val="none" w:sz="0" w:space="0" w:color="auto"/>
        <w:left w:val="none" w:sz="0" w:space="0" w:color="auto"/>
        <w:bottom w:val="none" w:sz="0" w:space="0" w:color="auto"/>
        <w:right w:val="none" w:sz="0" w:space="0" w:color="auto"/>
      </w:divBdr>
    </w:div>
    <w:div w:id="924414547">
      <w:marLeft w:val="0"/>
      <w:marRight w:val="0"/>
      <w:marTop w:val="0"/>
      <w:marBottom w:val="0"/>
      <w:divBdr>
        <w:top w:val="none" w:sz="0" w:space="0" w:color="auto"/>
        <w:left w:val="none" w:sz="0" w:space="0" w:color="auto"/>
        <w:bottom w:val="none" w:sz="0" w:space="0" w:color="auto"/>
        <w:right w:val="none" w:sz="0" w:space="0" w:color="auto"/>
      </w:divBdr>
    </w:div>
    <w:div w:id="924417314">
      <w:marLeft w:val="0"/>
      <w:marRight w:val="0"/>
      <w:marTop w:val="0"/>
      <w:marBottom w:val="0"/>
      <w:divBdr>
        <w:top w:val="none" w:sz="0" w:space="0" w:color="auto"/>
        <w:left w:val="none" w:sz="0" w:space="0" w:color="auto"/>
        <w:bottom w:val="none" w:sz="0" w:space="0" w:color="auto"/>
        <w:right w:val="none" w:sz="0" w:space="0" w:color="auto"/>
      </w:divBdr>
    </w:div>
    <w:div w:id="924457290">
      <w:marLeft w:val="0"/>
      <w:marRight w:val="0"/>
      <w:marTop w:val="0"/>
      <w:marBottom w:val="0"/>
      <w:divBdr>
        <w:top w:val="none" w:sz="0" w:space="0" w:color="auto"/>
        <w:left w:val="none" w:sz="0" w:space="0" w:color="auto"/>
        <w:bottom w:val="none" w:sz="0" w:space="0" w:color="auto"/>
        <w:right w:val="none" w:sz="0" w:space="0" w:color="auto"/>
      </w:divBdr>
    </w:div>
    <w:div w:id="924459933">
      <w:marLeft w:val="0"/>
      <w:marRight w:val="0"/>
      <w:marTop w:val="0"/>
      <w:marBottom w:val="0"/>
      <w:divBdr>
        <w:top w:val="none" w:sz="0" w:space="0" w:color="auto"/>
        <w:left w:val="none" w:sz="0" w:space="0" w:color="auto"/>
        <w:bottom w:val="none" w:sz="0" w:space="0" w:color="auto"/>
        <w:right w:val="none" w:sz="0" w:space="0" w:color="auto"/>
      </w:divBdr>
    </w:div>
    <w:div w:id="924532113">
      <w:marLeft w:val="0"/>
      <w:marRight w:val="0"/>
      <w:marTop w:val="0"/>
      <w:marBottom w:val="0"/>
      <w:divBdr>
        <w:top w:val="none" w:sz="0" w:space="0" w:color="auto"/>
        <w:left w:val="none" w:sz="0" w:space="0" w:color="auto"/>
        <w:bottom w:val="none" w:sz="0" w:space="0" w:color="auto"/>
        <w:right w:val="none" w:sz="0" w:space="0" w:color="auto"/>
      </w:divBdr>
    </w:div>
    <w:div w:id="924609957">
      <w:marLeft w:val="0"/>
      <w:marRight w:val="0"/>
      <w:marTop w:val="0"/>
      <w:marBottom w:val="0"/>
      <w:divBdr>
        <w:top w:val="none" w:sz="0" w:space="0" w:color="auto"/>
        <w:left w:val="none" w:sz="0" w:space="0" w:color="auto"/>
        <w:bottom w:val="none" w:sz="0" w:space="0" w:color="auto"/>
        <w:right w:val="none" w:sz="0" w:space="0" w:color="auto"/>
      </w:divBdr>
    </w:div>
    <w:div w:id="924614006">
      <w:marLeft w:val="0"/>
      <w:marRight w:val="0"/>
      <w:marTop w:val="0"/>
      <w:marBottom w:val="0"/>
      <w:divBdr>
        <w:top w:val="none" w:sz="0" w:space="0" w:color="auto"/>
        <w:left w:val="none" w:sz="0" w:space="0" w:color="auto"/>
        <w:bottom w:val="none" w:sz="0" w:space="0" w:color="auto"/>
        <w:right w:val="none" w:sz="0" w:space="0" w:color="auto"/>
      </w:divBdr>
    </w:div>
    <w:div w:id="924723164">
      <w:marLeft w:val="0"/>
      <w:marRight w:val="0"/>
      <w:marTop w:val="0"/>
      <w:marBottom w:val="0"/>
      <w:divBdr>
        <w:top w:val="none" w:sz="0" w:space="0" w:color="auto"/>
        <w:left w:val="none" w:sz="0" w:space="0" w:color="auto"/>
        <w:bottom w:val="none" w:sz="0" w:space="0" w:color="auto"/>
        <w:right w:val="none" w:sz="0" w:space="0" w:color="auto"/>
      </w:divBdr>
    </w:div>
    <w:div w:id="924849664">
      <w:marLeft w:val="0"/>
      <w:marRight w:val="0"/>
      <w:marTop w:val="0"/>
      <w:marBottom w:val="0"/>
      <w:divBdr>
        <w:top w:val="none" w:sz="0" w:space="0" w:color="auto"/>
        <w:left w:val="none" w:sz="0" w:space="0" w:color="auto"/>
        <w:bottom w:val="none" w:sz="0" w:space="0" w:color="auto"/>
        <w:right w:val="none" w:sz="0" w:space="0" w:color="auto"/>
      </w:divBdr>
    </w:div>
    <w:div w:id="924876254">
      <w:marLeft w:val="0"/>
      <w:marRight w:val="0"/>
      <w:marTop w:val="0"/>
      <w:marBottom w:val="0"/>
      <w:divBdr>
        <w:top w:val="none" w:sz="0" w:space="0" w:color="auto"/>
        <w:left w:val="none" w:sz="0" w:space="0" w:color="auto"/>
        <w:bottom w:val="none" w:sz="0" w:space="0" w:color="auto"/>
        <w:right w:val="none" w:sz="0" w:space="0" w:color="auto"/>
      </w:divBdr>
    </w:div>
    <w:div w:id="924918693">
      <w:marLeft w:val="0"/>
      <w:marRight w:val="0"/>
      <w:marTop w:val="0"/>
      <w:marBottom w:val="0"/>
      <w:divBdr>
        <w:top w:val="none" w:sz="0" w:space="0" w:color="auto"/>
        <w:left w:val="none" w:sz="0" w:space="0" w:color="auto"/>
        <w:bottom w:val="none" w:sz="0" w:space="0" w:color="auto"/>
        <w:right w:val="none" w:sz="0" w:space="0" w:color="auto"/>
      </w:divBdr>
    </w:div>
    <w:div w:id="924922099">
      <w:marLeft w:val="0"/>
      <w:marRight w:val="0"/>
      <w:marTop w:val="0"/>
      <w:marBottom w:val="0"/>
      <w:divBdr>
        <w:top w:val="none" w:sz="0" w:space="0" w:color="auto"/>
        <w:left w:val="none" w:sz="0" w:space="0" w:color="auto"/>
        <w:bottom w:val="none" w:sz="0" w:space="0" w:color="auto"/>
        <w:right w:val="none" w:sz="0" w:space="0" w:color="auto"/>
      </w:divBdr>
    </w:div>
    <w:div w:id="924998105">
      <w:marLeft w:val="0"/>
      <w:marRight w:val="0"/>
      <w:marTop w:val="0"/>
      <w:marBottom w:val="0"/>
      <w:divBdr>
        <w:top w:val="none" w:sz="0" w:space="0" w:color="auto"/>
        <w:left w:val="none" w:sz="0" w:space="0" w:color="auto"/>
        <w:bottom w:val="none" w:sz="0" w:space="0" w:color="auto"/>
        <w:right w:val="none" w:sz="0" w:space="0" w:color="auto"/>
      </w:divBdr>
    </w:div>
    <w:div w:id="925110110">
      <w:marLeft w:val="0"/>
      <w:marRight w:val="0"/>
      <w:marTop w:val="0"/>
      <w:marBottom w:val="0"/>
      <w:divBdr>
        <w:top w:val="none" w:sz="0" w:space="0" w:color="auto"/>
        <w:left w:val="none" w:sz="0" w:space="0" w:color="auto"/>
        <w:bottom w:val="none" w:sz="0" w:space="0" w:color="auto"/>
        <w:right w:val="none" w:sz="0" w:space="0" w:color="auto"/>
      </w:divBdr>
    </w:div>
    <w:div w:id="925111454">
      <w:marLeft w:val="0"/>
      <w:marRight w:val="0"/>
      <w:marTop w:val="0"/>
      <w:marBottom w:val="0"/>
      <w:divBdr>
        <w:top w:val="none" w:sz="0" w:space="0" w:color="auto"/>
        <w:left w:val="none" w:sz="0" w:space="0" w:color="auto"/>
        <w:bottom w:val="none" w:sz="0" w:space="0" w:color="auto"/>
        <w:right w:val="none" w:sz="0" w:space="0" w:color="auto"/>
      </w:divBdr>
    </w:div>
    <w:div w:id="925262233">
      <w:marLeft w:val="0"/>
      <w:marRight w:val="0"/>
      <w:marTop w:val="0"/>
      <w:marBottom w:val="0"/>
      <w:divBdr>
        <w:top w:val="none" w:sz="0" w:space="0" w:color="auto"/>
        <w:left w:val="none" w:sz="0" w:space="0" w:color="auto"/>
        <w:bottom w:val="none" w:sz="0" w:space="0" w:color="auto"/>
        <w:right w:val="none" w:sz="0" w:space="0" w:color="auto"/>
      </w:divBdr>
    </w:div>
    <w:div w:id="925269325">
      <w:marLeft w:val="0"/>
      <w:marRight w:val="0"/>
      <w:marTop w:val="0"/>
      <w:marBottom w:val="0"/>
      <w:divBdr>
        <w:top w:val="none" w:sz="0" w:space="0" w:color="auto"/>
        <w:left w:val="none" w:sz="0" w:space="0" w:color="auto"/>
        <w:bottom w:val="none" w:sz="0" w:space="0" w:color="auto"/>
        <w:right w:val="none" w:sz="0" w:space="0" w:color="auto"/>
      </w:divBdr>
    </w:div>
    <w:div w:id="925335390">
      <w:marLeft w:val="0"/>
      <w:marRight w:val="0"/>
      <w:marTop w:val="0"/>
      <w:marBottom w:val="0"/>
      <w:divBdr>
        <w:top w:val="none" w:sz="0" w:space="0" w:color="auto"/>
        <w:left w:val="none" w:sz="0" w:space="0" w:color="auto"/>
        <w:bottom w:val="none" w:sz="0" w:space="0" w:color="auto"/>
        <w:right w:val="none" w:sz="0" w:space="0" w:color="auto"/>
      </w:divBdr>
    </w:div>
    <w:div w:id="925383439">
      <w:marLeft w:val="0"/>
      <w:marRight w:val="0"/>
      <w:marTop w:val="0"/>
      <w:marBottom w:val="0"/>
      <w:divBdr>
        <w:top w:val="none" w:sz="0" w:space="0" w:color="auto"/>
        <w:left w:val="none" w:sz="0" w:space="0" w:color="auto"/>
        <w:bottom w:val="none" w:sz="0" w:space="0" w:color="auto"/>
        <w:right w:val="none" w:sz="0" w:space="0" w:color="auto"/>
      </w:divBdr>
    </w:div>
    <w:div w:id="925765647">
      <w:marLeft w:val="0"/>
      <w:marRight w:val="0"/>
      <w:marTop w:val="0"/>
      <w:marBottom w:val="0"/>
      <w:divBdr>
        <w:top w:val="none" w:sz="0" w:space="0" w:color="auto"/>
        <w:left w:val="none" w:sz="0" w:space="0" w:color="auto"/>
        <w:bottom w:val="none" w:sz="0" w:space="0" w:color="auto"/>
        <w:right w:val="none" w:sz="0" w:space="0" w:color="auto"/>
      </w:divBdr>
    </w:div>
    <w:div w:id="925842979">
      <w:bodyDiv w:val="1"/>
      <w:marLeft w:val="0"/>
      <w:marRight w:val="0"/>
      <w:marTop w:val="0"/>
      <w:marBottom w:val="0"/>
      <w:divBdr>
        <w:top w:val="none" w:sz="0" w:space="0" w:color="auto"/>
        <w:left w:val="none" w:sz="0" w:space="0" w:color="auto"/>
        <w:bottom w:val="none" w:sz="0" w:space="0" w:color="auto"/>
        <w:right w:val="none" w:sz="0" w:space="0" w:color="auto"/>
      </w:divBdr>
    </w:div>
    <w:div w:id="925844215">
      <w:marLeft w:val="0"/>
      <w:marRight w:val="0"/>
      <w:marTop w:val="0"/>
      <w:marBottom w:val="0"/>
      <w:divBdr>
        <w:top w:val="none" w:sz="0" w:space="0" w:color="auto"/>
        <w:left w:val="none" w:sz="0" w:space="0" w:color="auto"/>
        <w:bottom w:val="none" w:sz="0" w:space="0" w:color="auto"/>
        <w:right w:val="none" w:sz="0" w:space="0" w:color="auto"/>
      </w:divBdr>
    </w:div>
    <w:div w:id="925922183">
      <w:marLeft w:val="480"/>
      <w:marRight w:val="0"/>
      <w:marTop w:val="0"/>
      <w:marBottom w:val="0"/>
      <w:divBdr>
        <w:top w:val="none" w:sz="0" w:space="0" w:color="auto"/>
        <w:left w:val="none" w:sz="0" w:space="0" w:color="auto"/>
        <w:bottom w:val="none" w:sz="0" w:space="0" w:color="auto"/>
        <w:right w:val="none" w:sz="0" w:space="0" w:color="auto"/>
      </w:divBdr>
    </w:div>
    <w:div w:id="925958639">
      <w:marLeft w:val="0"/>
      <w:marRight w:val="0"/>
      <w:marTop w:val="0"/>
      <w:marBottom w:val="0"/>
      <w:divBdr>
        <w:top w:val="none" w:sz="0" w:space="0" w:color="auto"/>
        <w:left w:val="none" w:sz="0" w:space="0" w:color="auto"/>
        <w:bottom w:val="none" w:sz="0" w:space="0" w:color="auto"/>
        <w:right w:val="none" w:sz="0" w:space="0" w:color="auto"/>
      </w:divBdr>
    </w:div>
    <w:div w:id="926037561">
      <w:marLeft w:val="0"/>
      <w:marRight w:val="0"/>
      <w:marTop w:val="0"/>
      <w:marBottom w:val="0"/>
      <w:divBdr>
        <w:top w:val="none" w:sz="0" w:space="0" w:color="auto"/>
        <w:left w:val="none" w:sz="0" w:space="0" w:color="auto"/>
        <w:bottom w:val="none" w:sz="0" w:space="0" w:color="auto"/>
        <w:right w:val="none" w:sz="0" w:space="0" w:color="auto"/>
      </w:divBdr>
    </w:div>
    <w:div w:id="926115786">
      <w:marLeft w:val="0"/>
      <w:marRight w:val="0"/>
      <w:marTop w:val="0"/>
      <w:marBottom w:val="0"/>
      <w:divBdr>
        <w:top w:val="none" w:sz="0" w:space="0" w:color="auto"/>
        <w:left w:val="none" w:sz="0" w:space="0" w:color="auto"/>
        <w:bottom w:val="none" w:sz="0" w:space="0" w:color="auto"/>
        <w:right w:val="none" w:sz="0" w:space="0" w:color="auto"/>
      </w:divBdr>
    </w:div>
    <w:div w:id="926229804">
      <w:marLeft w:val="0"/>
      <w:marRight w:val="0"/>
      <w:marTop w:val="0"/>
      <w:marBottom w:val="0"/>
      <w:divBdr>
        <w:top w:val="none" w:sz="0" w:space="0" w:color="auto"/>
        <w:left w:val="none" w:sz="0" w:space="0" w:color="auto"/>
        <w:bottom w:val="none" w:sz="0" w:space="0" w:color="auto"/>
        <w:right w:val="none" w:sz="0" w:space="0" w:color="auto"/>
      </w:divBdr>
    </w:div>
    <w:div w:id="926230588">
      <w:marLeft w:val="0"/>
      <w:marRight w:val="0"/>
      <w:marTop w:val="0"/>
      <w:marBottom w:val="0"/>
      <w:divBdr>
        <w:top w:val="none" w:sz="0" w:space="0" w:color="auto"/>
        <w:left w:val="none" w:sz="0" w:space="0" w:color="auto"/>
        <w:bottom w:val="none" w:sz="0" w:space="0" w:color="auto"/>
        <w:right w:val="none" w:sz="0" w:space="0" w:color="auto"/>
      </w:divBdr>
    </w:div>
    <w:div w:id="926235624">
      <w:marLeft w:val="0"/>
      <w:marRight w:val="0"/>
      <w:marTop w:val="0"/>
      <w:marBottom w:val="0"/>
      <w:divBdr>
        <w:top w:val="none" w:sz="0" w:space="0" w:color="auto"/>
        <w:left w:val="none" w:sz="0" w:space="0" w:color="auto"/>
        <w:bottom w:val="none" w:sz="0" w:space="0" w:color="auto"/>
        <w:right w:val="none" w:sz="0" w:space="0" w:color="auto"/>
      </w:divBdr>
    </w:div>
    <w:div w:id="926309920">
      <w:marLeft w:val="0"/>
      <w:marRight w:val="0"/>
      <w:marTop w:val="0"/>
      <w:marBottom w:val="0"/>
      <w:divBdr>
        <w:top w:val="none" w:sz="0" w:space="0" w:color="auto"/>
        <w:left w:val="none" w:sz="0" w:space="0" w:color="auto"/>
        <w:bottom w:val="none" w:sz="0" w:space="0" w:color="auto"/>
        <w:right w:val="none" w:sz="0" w:space="0" w:color="auto"/>
      </w:divBdr>
    </w:div>
    <w:div w:id="926353022">
      <w:marLeft w:val="0"/>
      <w:marRight w:val="0"/>
      <w:marTop w:val="0"/>
      <w:marBottom w:val="0"/>
      <w:divBdr>
        <w:top w:val="none" w:sz="0" w:space="0" w:color="auto"/>
        <w:left w:val="none" w:sz="0" w:space="0" w:color="auto"/>
        <w:bottom w:val="none" w:sz="0" w:space="0" w:color="auto"/>
        <w:right w:val="none" w:sz="0" w:space="0" w:color="auto"/>
      </w:divBdr>
    </w:div>
    <w:div w:id="926420154">
      <w:marLeft w:val="0"/>
      <w:marRight w:val="0"/>
      <w:marTop w:val="0"/>
      <w:marBottom w:val="0"/>
      <w:divBdr>
        <w:top w:val="none" w:sz="0" w:space="0" w:color="auto"/>
        <w:left w:val="none" w:sz="0" w:space="0" w:color="auto"/>
        <w:bottom w:val="none" w:sz="0" w:space="0" w:color="auto"/>
        <w:right w:val="none" w:sz="0" w:space="0" w:color="auto"/>
      </w:divBdr>
    </w:div>
    <w:div w:id="926420299">
      <w:marLeft w:val="0"/>
      <w:marRight w:val="0"/>
      <w:marTop w:val="0"/>
      <w:marBottom w:val="0"/>
      <w:divBdr>
        <w:top w:val="none" w:sz="0" w:space="0" w:color="auto"/>
        <w:left w:val="none" w:sz="0" w:space="0" w:color="auto"/>
        <w:bottom w:val="none" w:sz="0" w:space="0" w:color="auto"/>
        <w:right w:val="none" w:sz="0" w:space="0" w:color="auto"/>
      </w:divBdr>
    </w:div>
    <w:div w:id="926420418">
      <w:marLeft w:val="0"/>
      <w:marRight w:val="0"/>
      <w:marTop w:val="0"/>
      <w:marBottom w:val="0"/>
      <w:divBdr>
        <w:top w:val="none" w:sz="0" w:space="0" w:color="auto"/>
        <w:left w:val="none" w:sz="0" w:space="0" w:color="auto"/>
        <w:bottom w:val="none" w:sz="0" w:space="0" w:color="auto"/>
        <w:right w:val="none" w:sz="0" w:space="0" w:color="auto"/>
      </w:divBdr>
    </w:div>
    <w:div w:id="926421830">
      <w:marLeft w:val="0"/>
      <w:marRight w:val="0"/>
      <w:marTop w:val="0"/>
      <w:marBottom w:val="0"/>
      <w:divBdr>
        <w:top w:val="none" w:sz="0" w:space="0" w:color="auto"/>
        <w:left w:val="none" w:sz="0" w:space="0" w:color="auto"/>
        <w:bottom w:val="none" w:sz="0" w:space="0" w:color="auto"/>
        <w:right w:val="none" w:sz="0" w:space="0" w:color="auto"/>
      </w:divBdr>
    </w:div>
    <w:div w:id="926495337">
      <w:marLeft w:val="0"/>
      <w:marRight w:val="0"/>
      <w:marTop w:val="0"/>
      <w:marBottom w:val="0"/>
      <w:divBdr>
        <w:top w:val="none" w:sz="0" w:space="0" w:color="auto"/>
        <w:left w:val="none" w:sz="0" w:space="0" w:color="auto"/>
        <w:bottom w:val="none" w:sz="0" w:space="0" w:color="auto"/>
        <w:right w:val="none" w:sz="0" w:space="0" w:color="auto"/>
      </w:divBdr>
    </w:div>
    <w:div w:id="926495806">
      <w:marLeft w:val="0"/>
      <w:marRight w:val="0"/>
      <w:marTop w:val="0"/>
      <w:marBottom w:val="0"/>
      <w:divBdr>
        <w:top w:val="none" w:sz="0" w:space="0" w:color="auto"/>
        <w:left w:val="none" w:sz="0" w:space="0" w:color="auto"/>
        <w:bottom w:val="none" w:sz="0" w:space="0" w:color="auto"/>
        <w:right w:val="none" w:sz="0" w:space="0" w:color="auto"/>
      </w:divBdr>
    </w:div>
    <w:div w:id="926500458">
      <w:marLeft w:val="0"/>
      <w:marRight w:val="0"/>
      <w:marTop w:val="0"/>
      <w:marBottom w:val="0"/>
      <w:divBdr>
        <w:top w:val="none" w:sz="0" w:space="0" w:color="auto"/>
        <w:left w:val="none" w:sz="0" w:space="0" w:color="auto"/>
        <w:bottom w:val="none" w:sz="0" w:space="0" w:color="auto"/>
        <w:right w:val="none" w:sz="0" w:space="0" w:color="auto"/>
      </w:divBdr>
    </w:div>
    <w:div w:id="926578145">
      <w:marLeft w:val="0"/>
      <w:marRight w:val="0"/>
      <w:marTop w:val="0"/>
      <w:marBottom w:val="0"/>
      <w:divBdr>
        <w:top w:val="none" w:sz="0" w:space="0" w:color="auto"/>
        <w:left w:val="none" w:sz="0" w:space="0" w:color="auto"/>
        <w:bottom w:val="none" w:sz="0" w:space="0" w:color="auto"/>
        <w:right w:val="none" w:sz="0" w:space="0" w:color="auto"/>
      </w:divBdr>
    </w:div>
    <w:div w:id="926696222">
      <w:marLeft w:val="0"/>
      <w:marRight w:val="0"/>
      <w:marTop w:val="0"/>
      <w:marBottom w:val="0"/>
      <w:divBdr>
        <w:top w:val="none" w:sz="0" w:space="0" w:color="auto"/>
        <w:left w:val="none" w:sz="0" w:space="0" w:color="auto"/>
        <w:bottom w:val="none" w:sz="0" w:space="0" w:color="auto"/>
        <w:right w:val="none" w:sz="0" w:space="0" w:color="auto"/>
      </w:divBdr>
    </w:div>
    <w:div w:id="926766075">
      <w:marLeft w:val="0"/>
      <w:marRight w:val="0"/>
      <w:marTop w:val="0"/>
      <w:marBottom w:val="0"/>
      <w:divBdr>
        <w:top w:val="none" w:sz="0" w:space="0" w:color="auto"/>
        <w:left w:val="none" w:sz="0" w:space="0" w:color="auto"/>
        <w:bottom w:val="none" w:sz="0" w:space="0" w:color="auto"/>
        <w:right w:val="none" w:sz="0" w:space="0" w:color="auto"/>
      </w:divBdr>
    </w:div>
    <w:div w:id="926771116">
      <w:marLeft w:val="0"/>
      <w:marRight w:val="0"/>
      <w:marTop w:val="0"/>
      <w:marBottom w:val="0"/>
      <w:divBdr>
        <w:top w:val="none" w:sz="0" w:space="0" w:color="auto"/>
        <w:left w:val="none" w:sz="0" w:space="0" w:color="auto"/>
        <w:bottom w:val="none" w:sz="0" w:space="0" w:color="auto"/>
        <w:right w:val="none" w:sz="0" w:space="0" w:color="auto"/>
      </w:divBdr>
    </w:div>
    <w:div w:id="926842681">
      <w:marLeft w:val="0"/>
      <w:marRight w:val="0"/>
      <w:marTop w:val="0"/>
      <w:marBottom w:val="0"/>
      <w:divBdr>
        <w:top w:val="none" w:sz="0" w:space="0" w:color="auto"/>
        <w:left w:val="none" w:sz="0" w:space="0" w:color="auto"/>
        <w:bottom w:val="none" w:sz="0" w:space="0" w:color="auto"/>
        <w:right w:val="none" w:sz="0" w:space="0" w:color="auto"/>
      </w:divBdr>
    </w:div>
    <w:div w:id="926960480">
      <w:marLeft w:val="0"/>
      <w:marRight w:val="0"/>
      <w:marTop w:val="0"/>
      <w:marBottom w:val="0"/>
      <w:divBdr>
        <w:top w:val="none" w:sz="0" w:space="0" w:color="auto"/>
        <w:left w:val="none" w:sz="0" w:space="0" w:color="auto"/>
        <w:bottom w:val="none" w:sz="0" w:space="0" w:color="auto"/>
        <w:right w:val="none" w:sz="0" w:space="0" w:color="auto"/>
      </w:divBdr>
    </w:div>
    <w:div w:id="926964402">
      <w:marLeft w:val="0"/>
      <w:marRight w:val="0"/>
      <w:marTop w:val="0"/>
      <w:marBottom w:val="0"/>
      <w:divBdr>
        <w:top w:val="none" w:sz="0" w:space="0" w:color="auto"/>
        <w:left w:val="none" w:sz="0" w:space="0" w:color="auto"/>
        <w:bottom w:val="none" w:sz="0" w:space="0" w:color="auto"/>
        <w:right w:val="none" w:sz="0" w:space="0" w:color="auto"/>
      </w:divBdr>
    </w:div>
    <w:div w:id="927037016">
      <w:marLeft w:val="0"/>
      <w:marRight w:val="0"/>
      <w:marTop w:val="0"/>
      <w:marBottom w:val="0"/>
      <w:divBdr>
        <w:top w:val="none" w:sz="0" w:space="0" w:color="auto"/>
        <w:left w:val="none" w:sz="0" w:space="0" w:color="auto"/>
        <w:bottom w:val="none" w:sz="0" w:space="0" w:color="auto"/>
        <w:right w:val="none" w:sz="0" w:space="0" w:color="auto"/>
      </w:divBdr>
    </w:div>
    <w:div w:id="927229177">
      <w:marLeft w:val="0"/>
      <w:marRight w:val="0"/>
      <w:marTop w:val="0"/>
      <w:marBottom w:val="0"/>
      <w:divBdr>
        <w:top w:val="none" w:sz="0" w:space="0" w:color="auto"/>
        <w:left w:val="none" w:sz="0" w:space="0" w:color="auto"/>
        <w:bottom w:val="none" w:sz="0" w:space="0" w:color="auto"/>
        <w:right w:val="none" w:sz="0" w:space="0" w:color="auto"/>
      </w:divBdr>
    </w:div>
    <w:div w:id="927233638">
      <w:marLeft w:val="0"/>
      <w:marRight w:val="0"/>
      <w:marTop w:val="0"/>
      <w:marBottom w:val="0"/>
      <w:divBdr>
        <w:top w:val="none" w:sz="0" w:space="0" w:color="auto"/>
        <w:left w:val="none" w:sz="0" w:space="0" w:color="auto"/>
        <w:bottom w:val="none" w:sz="0" w:space="0" w:color="auto"/>
        <w:right w:val="none" w:sz="0" w:space="0" w:color="auto"/>
      </w:divBdr>
    </w:div>
    <w:div w:id="927235085">
      <w:bodyDiv w:val="1"/>
      <w:marLeft w:val="0"/>
      <w:marRight w:val="0"/>
      <w:marTop w:val="0"/>
      <w:marBottom w:val="0"/>
      <w:divBdr>
        <w:top w:val="none" w:sz="0" w:space="0" w:color="auto"/>
        <w:left w:val="none" w:sz="0" w:space="0" w:color="auto"/>
        <w:bottom w:val="none" w:sz="0" w:space="0" w:color="auto"/>
        <w:right w:val="none" w:sz="0" w:space="0" w:color="auto"/>
      </w:divBdr>
    </w:div>
    <w:div w:id="927276649">
      <w:marLeft w:val="0"/>
      <w:marRight w:val="0"/>
      <w:marTop w:val="0"/>
      <w:marBottom w:val="0"/>
      <w:divBdr>
        <w:top w:val="none" w:sz="0" w:space="0" w:color="auto"/>
        <w:left w:val="none" w:sz="0" w:space="0" w:color="auto"/>
        <w:bottom w:val="none" w:sz="0" w:space="0" w:color="auto"/>
        <w:right w:val="none" w:sz="0" w:space="0" w:color="auto"/>
      </w:divBdr>
    </w:div>
    <w:div w:id="927277489">
      <w:marLeft w:val="0"/>
      <w:marRight w:val="0"/>
      <w:marTop w:val="0"/>
      <w:marBottom w:val="0"/>
      <w:divBdr>
        <w:top w:val="none" w:sz="0" w:space="0" w:color="auto"/>
        <w:left w:val="none" w:sz="0" w:space="0" w:color="auto"/>
        <w:bottom w:val="none" w:sz="0" w:space="0" w:color="auto"/>
        <w:right w:val="none" w:sz="0" w:space="0" w:color="auto"/>
      </w:divBdr>
    </w:div>
    <w:div w:id="927546294">
      <w:marLeft w:val="0"/>
      <w:marRight w:val="0"/>
      <w:marTop w:val="0"/>
      <w:marBottom w:val="0"/>
      <w:divBdr>
        <w:top w:val="none" w:sz="0" w:space="0" w:color="auto"/>
        <w:left w:val="none" w:sz="0" w:space="0" w:color="auto"/>
        <w:bottom w:val="none" w:sz="0" w:space="0" w:color="auto"/>
        <w:right w:val="none" w:sz="0" w:space="0" w:color="auto"/>
      </w:divBdr>
    </w:div>
    <w:div w:id="927613999">
      <w:marLeft w:val="0"/>
      <w:marRight w:val="0"/>
      <w:marTop w:val="0"/>
      <w:marBottom w:val="0"/>
      <w:divBdr>
        <w:top w:val="none" w:sz="0" w:space="0" w:color="auto"/>
        <w:left w:val="none" w:sz="0" w:space="0" w:color="auto"/>
        <w:bottom w:val="none" w:sz="0" w:space="0" w:color="auto"/>
        <w:right w:val="none" w:sz="0" w:space="0" w:color="auto"/>
      </w:divBdr>
    </w:div>
    <w:div w:id="927615627">
      <w:marLeft w:val="0"/>
      <w:marRight w:val="0"/>
      <w:marTop w:val="0"/>
      <w:marBottom w:val="0"/>
      <w:divBdr>
        <w:top w:val="none" w:sz="0" w:space="0" w:color="auto"/>
        <w:left w:val="none" w:sz="0" w:space="0" w:color="auto"/>
        <w:bottom w:val="none" w:sz="0" w:space="0" w:color="auto"/>
        <w:right w:val="none" w:sz="0" w:space="0" w:color="auto"/>
      </w:divBdr>
    </w:div>
    <w:div w:id="927616505">
      <w:marLeft w:val="0"/>
      <w:marRight w:val="0"/>
      <w:marTop w:val="0"/>
      <w:marBottom w:val="0"/>
      <w:divBdr>
        <w:top w:val="none" w:sz="0" w:space="0" w:color="auto"/>
        <w:left w:val="none" w:sz="0" w:space="0" w:color="auto"/>
        <w:bottom w:val="none" w:sz="0" w:space="0" w:color="auto"/>
        <w:right w:val="none" w:sz="0" w:space="0" w:color="auto"/>
      </w:divBdr>
    </w:div>
    <w:div w:id="927691744">
      <w:marLeft w:val="0"/>
      <w:marRight w:val="0"/>
      <w:marTop w:val="0"/>
      <w:marBottom w:val="0"/>
      <w:divBdr>
        <w:top w:val="none" w:sz="0" w:space="0" w:color="auto"/>
        <w:left w:val="none" w:sz="0" w:space="0" w:color="auto"/>
        <w:bottom w:val="none" w:sz="0" w:space="0" w:color="auto"/>
        <w:right w:val="none" w:sz="0" w:space="0" w:color="auto"/>
      </w:divBdr>
    </w:div>
    <w:div w:id="927692788">
      <w:marLeft w:val="0"/>
      <w:marRight w:val="0"/>
      <w:marTop w:val="0"/>
      <w:marBottom w:val="0"/>
      <w:divBdr>
        <w:top w:val="none" w:sz="0" w:space="0" w:color="auto"/>
        <w:left w:val="none" w:sz="0" w:space="0" w:color="auto"/>
        <w:bottom w:val="none" w:sz="0" w:space="0" w:color="auto"/>
        <w:right w:val="none" w:sz="0" w:space="0" w:color="auto"/>
      </w:divBdr>
    </w:div>
    <w:div w:id="927735068">
      <w:marLeft w:val="0"/>
      <w:marRight w:val="0"/>
      <w:marTop w:val="0"/>
      <w:marBottom w:val="0"/>
      <w:divBdr>
        <w:top w:val="none" w:sz="0" w:space="0" w:color="auto"/>
        <w:left w:val="none" w:sz="0" w:space="0" w:color="auto"/>
        <w:bottom w:val="none" w:sz="0" w:space="0" w:color="auto"/>
        <w:right w:val="none" w:sz="0" w:space="0" w:color="auto"/>
      </w:divBdr>
    </w:div>
    <w:div w:id="927738961">
      <w:marLeft w:val="0"/>
      <w:marRight w:val="0"/>
      <w:marTop w:val="0"/>
      <w:marBottom w:val="0"/>
      <w:divBdr>
        <w:top w:val="none" w:sz="0" w:space="0" w:color="auto"/>
        <w:left w:val="none" w:sz="0" w:space="0" w:color="auto"/>
        <w:bottom w:val="none" w:sz="0" w:space="0" w:color="auto"/>
        <w:right w:val="none" w:sz="0" w:space="0" w:color="auto"/>
      </w:divBdr>
    </w:div>
    <w:div w:id="927814722">
      <w:marLeft w:val="0"/>
      <w:marRight w:val="0"/>
      <w:marTop w:val="0"/>
      <w:marBottom w:val="0"/>
      <w:divBdr>
        <w:top w:val="none" w:sz="0" w:space="0" w:color="auto"/>
        <w:left w:val="none" w:sz="0" w:space="0" w:color="auto"/>
        <w:bottom w:val="none" w:sz="0" w:space="0" w:color="auto"/>
        <w:right w:val="none" w:sz="0" w:space="0" w:color="auto"/>
      </w:divBdr>
    </w:div>
    <w:div w:id="928005762">
      <w:marLeft w:val="0"/>
      <w:marRight w:val="0"/>
      <w:marTop w:val="0"/>
      <w:marBottom w:val="0"/>
      <w:divBdr>
        <w:top w:val="none" w:sz="0" w:space="0" w:color="auto"/>
        <w:left w:val="none" w:sz="0" w:space="0" w:color="auto"/>
        <w:bottom w:val="none" w:sz="0" w:space="0" w:color="auto"/>
        <w:right w:val="none" w:sz="0" w:space="0" w:color="auto"/>
      </w:divBdr>
    </w:div>
    <w:div w:id="928077533">
      <w:marLeft w:val="0"/>
      <w:marRight w:val="0"/>
      <w:marTop w:val="0"/>
      <w:marBottom w:val="0"/>
      <w:divBdr>
        <w:top w:val="none" w:sz="0" w:space="0" w:color="auto"/>
        <w:left w:val="none" w:sz="0" w:space="0" w:color="auto"/>
        <w:bottom w:val="none" w:sz="0" w:space="0" w:color="auto"/>
        <w:right w:val="none" w:sz="0" w:space="0" w:color="auto"/>
      </w:divBdr>
    </w:div>
    <w:div w:id="928081526">
      <w:marLeft w:val="0"/>
      <w:marRight w:val="0"/>
      <w:marTop w:val="0"/>
      <w:marBottom w:val="0"/>
      <w:divBdr>
        <w:top w:val="none" w:sz="0" w:space="0" w:color="auto"/>
        <w:left w:val="none" w:sz="0" w:space="0" w:color="auto"/>
        <w:bottom w:val="none" w:sz="0" w:space="0" w:color="auto"/>
        <w:right w:val="none" w:sz="0" w:space="0" w:color="auto"/>
      </w:divBdr>
    </w:div>
    <w:div w:id="928192761">
      <w:marLeft w:val="0"/>
      <w:marRight w:val="0"/>
      <w:marTop w:val="0"/>
      <w:marBottom w:val="0"/>
      <w:divBdr>
        <w:top w:val="none" w:sz="0" w:space="0" w:color="auto"/>
        <w:left w:val="none" w:sz="0" w:space="0" w:color="auto"/>
        <w:bottom w:val="none" w:sz="0" w:space="0" w:color="auto"/>
        <w:right w:val="none" w:sz="0" w:space="0" w:color="auto"/>
      </w:divBdr>
    </w:div>
    <w:div w:id="928195715">
      <w:marLeft w:val="0"/>
      <w:marRight w:val="0"/>
      <w:marTop w:val="0"/>
      <w:marBottom w:val="0"/>
      <w:divBdr>
        <w:top w:val="none" w:sz="0" w:space="0" w:color="auto"/>
        <w:left w:val="none" w:sz="0" w:space="0" w:color="auto"/>
        <w:bottom w:val="none" w:sz="0" w:space="0" w:color="auto"/>
        <w:right w:val="none" w:sz="0" w:space="0" w:color="auto"/>
      </w:divBdr>
    </w:div>
    <w:div w:id="928198323">
      <w:marLeft w:val="0"/>
      <w:marRight w:val="0"/>
      <w:marTop w:val="0"/>
      <w:marBottom w:val="0"/>
      <w:divBdr>
        <w:top w:val="none" w:sz="0" w:space="0" w:color="auto"/>
        <w:left w:val="none" w:sz="0" w:space="0" w:color="auto"/>
        <w:bottom w:val="none" w:sz="0" w:space="0" w:color="auto"/>
        <w:right w:val="none" w:sz="0" w:space="0" w:color="auto"/>
      </w:divBdr>
    </w:div>
    <w:div w:id="928201834">
      <w:marLeft w:val="0"/>
      <w:marRight w:val="0"/>
      <w:marTop w:val="0"/>
      <w:marBottom w:val="0"/>
      <w:divBdr>
        <w:top w:val="none" w:sz="0" w:space="0" w:color="auto"/>
        <w:left w:val="none" w:sz="0" w:space="0" w:color="auto"/>
        <w:bottom w:val="none" w:sz="0" w:space="0" w:color="auto"/>
        <w:right w:val="none" w:sz="0" w:space="0" w:color="auto"/>
      </w:divBdr>
    </w:div>
    <w:div w:id="928268000">
      <w:marLeft w:val="0"/>
      <w:marRight w:val="0"/>
      <w:marTop w:val="0"/>
      <w:marBottom w:val="0"/>
      <w:divBdr>
        <w:top w:val="none" w:sz="0" w:space="0" w:color="auto"/>
        <w:left w:val="none" w:sz="0" w:space="0" w:color="auto"/>
        <w:bottom w:val="none" w:sz="0" w:space="0" w:color="auto"/>
        <w:right w:val="none" w:sz="0" w:space="0" w:color="auto"/>
      </w:divBdr>
    </w:div>
    <w:div w:id="928268908">
      <w:marLeft w:val="0"/>
      <w:marRight w:val="0"/>
      <w:marTop w:val="0"/>
      <w:marBottom w:val="0"/>
      <w:divBdr>
        <w:top w:val="none" w:sz="0" w:space="0" w:color="auto"/>
        <w:left w:val="none" w:sz="0" w:space="0" w:color="auto"/>
        <w:bottom w:val="none" w:sz="0" w:space="0" w:color="auto"/>
        <w:right w:val="none" w:sz="0" w:space="0" w:color="auto"/>
      </w:divBdr>
    </w:div>
    <w:div w:id="928319810">
      <w:marLeft w:val="0"/>
      <w:marRight w:val="0"/>
      <w:marTop w:val="0"/>
      <w:marBottom w:val="0"/>
      <w:divBdr>
        <w:top w:val="none" w:sz="0" w:space="0" w:color="auto"/>
        <w:left w:val="none" w:sz="0" w:space="0" w:color="auto"/>
        <w:bottom w:val="none" w:sz="0" w:space="0" w:color="auto"/>
        <w:right w:val="none" w:sz="0" w:space="0" w:color="auto"/>
      </w:divBdr>
    </w:div>
    <w:div w:id="928386484">
      <w:marLeft w:val="0"/>
      <w:marRight w:val="0"/>
      <w:marTop w:val="0"/>
      <w:marBottom w:val="0"/>
      <w:divBdr>
        <w:top w:val="none" w:sz="0" w:space="0" w:color="auto"/>
        <w:left w:val="none" w:sz="0" w:space="0" w:color="auto"/>
        <w:bottom w:val="none" w:sz="0" w:space="0" w:color="auto"/>
        <w:right w:val="none" w:sz="0" w:space="0" w:color="auto"/>
      </w:divBdr>
    </w:div>
    <w:div w:id="928464305">
      <w:bodyDiv w:val="1"/>
      <w:marLeft w:val="0"/>
      <w:marRight w:val="0"/>
      <w:marTop w:val="0"/>
      <w:marBottom w:val="0"/>
      <w:divBdr>
        <w:top w:val="none" w:sz="0" w:space="0" w:color="auto"/>
        <w:left w:val="none" w:sz="0" w:space="0" w:color="auto"/>
        <w:bottom w:val="none" w:sz="0" w:space="0" w:color="auto"/>
        <w:right w:val="none" w:sz="0" w:space="0" w:color="auto"/>
      </w:divBdr>
    </w:div>
    <w:div w:id="928539729">
      <w:marLeft w:val="0"/>
      <w:marRight w:val="0"/>
      <w:marTop w:val="0"/>
      <w:marBottom w:val="0"/>
      <w:divBdr>
        <w:top w:val="none" w:sz="0" w:space="0" w:color="auto"/>
        <w:left w:val="none" w:sz="0" w:space="0" w:color="auto"/>
        <w:bottom w:val="none" w:sz="0" w:space="0" w:color="auto"/>
        <w:right w:val="none" w:sz="0" w:space="0" w:color="auto"/>
      </w:divBdr>
    </w:div>
    <w:div w:id="928542682">
      <w:marLeft w:val="0"/>
      <w:marRight w:val="0"/>
      <w:marTop w:val="0"/>
      <w:marBottom w:val="0"/>
      <w:divBdr>
        <w:top w:val="none" w:sz="0" w:space="0" w:color="auto"/>
        <w:left w:val="none" w:sz="0" w:space="0" w:color="auto"/>
        <w:bottom w:val="none" w:sz="0" w:space="0" w:color="auto"/>
        <w:right w:val="none" w:sz="0" w:space="0" w:color="auto"/>
      </w:divBdr>
    </w:div>
    <w:div w:id="928663286">
      <w:marLeft w:val="0"/>
      <w:marRight w:val="0"/>
      <w:marTop w:val="0"/>
      <w:marBottom w:val="0"/>
      <w:divBdr>
        <w:top w:val="none" w:sz="0" w:space="0" w:color="auto"/>
        <w:left w:val="none" w:sz="0" w:space="0" w:color="auto"/>
        <w:bottom w:val="none" w:sz="0" w:space="0" w:color="auto"/>
        <w:right w:val="none" w:sz="0" w:space="0" w:color="auto"/>
      </w:divBdr>
    </w:div>
    <w:div w:id="928805842">
      <w:marLeft w:val="0"/>
      <w:marRight w:val="0"/>
      <w:marTop w:val="0"/>
      <w:marBottom w:val="0"/>
      <w:divBdr>
        <w:top w:val="none" w:sz="0" w:space="0" w:color="auto"/>
        <w:left w:val="none" w:sz="0" w:space="0" w:color="auto"/>
        <w:bottom w:val="none" w:sz="0" w:space="0" w:color="auto"/>
        <w:right w:val="none" w:sz="0" w:space="0" w:color="auto"/>
      </w:divBdr>
    </w:div>
    <w:div w:id="928923165">
      <w:marLeft w:val="0"/>
      <w:marRight w:val="0"/>
      <w:marTop w:val="0"/>
      <w:marBottom w:val="0"/>
      <w:divBdr>
        <w:top w:val="none" w:sz="0" w:space="0" w:color="auto"/>
        <w:left w:val="none" w:sz="0" w:space="0" w:color="auto"/>
        <w:bottom w:val="none" w:sz="0" w:space="0" w:color="auto"/>
        <w:right w:val="none" w:sz="0" w:space="0" w:color="auto"/>
      </w:divBdr>
    </w:div>
    <w:div w:id="929116782">
      <w:marLeft w:val="0"/>
      <w:marRight w:val="0"/>
      <w:marTop w:val="0"/>
      <w:marBottom w:val="0"/>
      <w:divBdr>
        <w:top w:val="none" w:sz="0" w:space="0" w:color="auto"/>
        <w:left w:val="none" w:sz="0" w:space="0" w:color="auto"/>
        <w:bottom w:val="none" w:sz="0" w:space="0" w:color="auto"/>
        <w:right w:val="none" w:sz="0" w:space="0" w:color="auto"/>
      </w:divBdr>
    </w:div>
    <w:div w:id="929117383">
      <w:bodyDiv w:val="1"/>
      <w:marLeft w:val="0"/>
      <w:marRight w:val="0"/>
      <w:marTop w:val="0"/>
      <w:marBottom w:val="0"/>
      <w:divBdr>
        <w:top w:val="none" w:sz="0" w:space="0" w:color="auto"/>
        <w:left w:val="none" w:sz="0" w:space="0" w:color="auto"/>
        <w:bottom w:val="none" w:sz="0" w:space="0" w:color="auto"/>
        <w:right w:val="none" w:sz="0" w:space="0" w:color="auto"/>
      </w:divBdr>
    </w:div>
    <w:div w:id="929119410">
      <w:marLeft w:val="0"/>
      <w:marRight w:val="0"/>
      <w:marTop w:val="0"/>
      <w:marBottom w:val="0"/>
      <w:divBdr>
        <w:top w:val="none" w:sz="0" w:space="0" w:color="auto"/>
        <w:left w:val="none" w:sz="0" w:space="0" w:color="auto"/>
        <w:bottom w:val="none" w:sz="0" w:space="0" w:color="auto"/>
        <w:right w:val="none" w:sz="0" w:space="0" w:color="auto"/>
      </w:divBdr>
    </w:div>
    <w:div w:id="929192340">
      <w:marLeft w:val="0"/>
      <w:marRight w:val="0"/>
      <w:marTop w:val="0"/>
      <w:marBottom w:val="0"/>
      <w:divBdr>
        <w:top w:val="none" w:sz="0" w:space="0" w:color="auto"/>
        <w:left w:val="none" w:sz="0" w:space="0" w:color="auto"/>
        <w:bottom w:val="none" w:sz="0" w:space="0" w:color="auto"/>
        <w:right w:val="none" w:sz="0" w:space="0" w:color="auto"/>
      </w:divBdr>
    </w:div>
    <w:div w:id="929196266">
      <w:marLeft w:val="0"/>
      <w:marRight w:val="0"/>
      <w:marTop w:val="0"/>
      <w:marBottom w:val="0"/>
      <w:divBdr>
        <w:top w:val="none" w:sz="0" w:space="0" w:color="auto"/>
        <w:left w:val="none" w:sz="0" w:space="0" w:color="auto"/>
        <w:bottom w:val="none" w:sz="0" w:space="0" w:color="auto"/>
        <w:right w:val="none" w:sz="0" w:space="0" w:color="auto"/>
      </w:divBdr>
    </w:div>
    <w:div w:id="929240327">
      <w:marLeft w:val="0"/>
      <w:marRight w:val="0"/>
      <w:marTop w:val="0"/>
      <w:marBottom w:val="0"/>
      <w:divBdr>
        <w:top w:val="none" w:sz="0" w:space="0" w:color="auto"/>
        <w:left w:val="none" w:sz="0" w:space="0" w:color="auto"/>
        <w:bottom w:val="none" w:sz="0" w:space="0" w:color="auto"/>
        <w:right w:val="none" w:sz="0" w:space="0" w:color="auto"/>
      </w:divBdr>
    </w:div>
    <w:div w:id="929312676">
      <w:marLeft w:val="0"/>
      <w:marRight w:val="0"/>
      <w:marTop w:val="0"/>
      <w:marBottom w:val="0"/>
      <w:divBdr>
        <w:top w:val="none" w:sz="0" w:space="0" w:color="auto"/>
        <w:left w:val="none" w:sz="0" w:space="0" w:color="auto"/>
        <w:bottom w:val="none" w:sz="0" w:space="0" w:color="auto"/>
        <w:right w:val="none" w:sz="0" w:space="0" w:color="auto"/>
      </w:divBdr>
    </w:div>
    <w:div w:id="929461828">
      <w:marLeft w:val="0"/>
      <w:marRight w:val="0"/>
      <w:marTop w:val="0"/>
      <w:marBottom w:val="0"/>
      <w:divBdr>
        <w:top w:val="none" w:sz="0" w:space="0" w:color="auto"/>
        <w:left w:val="none" w:sz="0" w:space="0" w:color="auto"/>
        <w:bottom w:val="none" w:sz="0" w:space="0" w:color="auto"/>
        <w:right w:val="none" w:sz="0" w:space="0" w:color="auto"/>
      </w:divBdr>
    </w:div>
    <w:div w:id="929584336">
      <w:marLeft w:val="0"/>
      <w:marRight w:val="0"/>
      <w:marTop w:val="0"/>
      <w:marBottom w:val="0"/>
      <w:divBdr>
        <w:top w:val="none" w:sz="0" w:space="0" w:color="auto"/>
        <w:left w:val="none" w:sz="0" w:space="0" w:color="auto"/>
        <w:bottom w:val="none" w:sz="0" w:space="0" w:color="auto"/>
        <w:right w:val="none" w:sz="0" w:space="0" w:color="auto"/>
      </w:divBdr>
    </w:div>
    <w:div w:id="929654028">
      <w:marLeft w:val="0"/>
      <w:marRight w:val="0"/>
      <w:marTop w:val="0"/>
      <w:marBottom w:val="0"/>
      <w:divBdr>
        <w:top w:val="none" w:sz="0" w:space="0" w:color="auto"/>
        <w:left w:val="none" w:sz="0" w:space="0" w:color="auto"/>
        <w:bottom w:val="none" w:sz="0" w:space="0" w:color="auto"/>
        <w:right w:val="none" w:sz="0" w:space="0" w:color="auto"/>
      </w:divBdr>
    </w:div>
    <w:div w:id="929698859">
      <w:marLeft w:val="0"/>
      <w:marRight w:val="0"/>
      <w:marTop w:val="0"/>
      <w:marBottom w:val="0"/>
      <w:divBdr>
        <w:top w:val="none" w:sz="0" w:space="0" w:color="auto"/>
        <w:left w:val="none" w:sz="0" w:space="0" w:color="auto"/>
        <w:bottom w:val="none" w:sz="0" w:space="0" w:color="auto"/>
        <w:right w:val="none" w:sz="0" w:space="0" w:color="auto"/>
      </w:divBdr>
    </w:div>
    <w:div w:id="929705845">
      <w:marLeft w:val="0"/>
      <w:marRight w:val="0"/>
      <w:marTop w:val="0"/>
      <w:marBottom w:val="0"/>
      <w:divBdr>
        <w:top w:val="none" w:sz="0" w:space="0" w:color="auto"/>
        <w:left w:val="none" w:sz="0" w:space="0" w:color="auto"/>
        <w:bottom w:val="none" w:sz="0" w:space="0" w:color="auto"/>
        <w:right w:val="none" w:sz="0" w:space="0" w:color="auto"/>
      </w:divBdr>
    </w:div>
    <w:div w:id="929779222">
      <w:marLeft w:val="0"/>
      <w:marRight w:val="0"/>
      <w:marTop w:val="0"/>
      <w:marBottom w:val="0"/>
      <w:divBdr>
        <w:top w:val="none" w:sz="0" w:space="0" w:color="auto"/>
        <w:left w:val="none" w:sz="0" w:space="0" w:color="auto"/>
        <w:bottom w:val="none" w:sz="0" w:space="0" w:color="auto"/>
        <w:right w:val="none" w:sz="0" w:space="0" w:color="auto"/>
      </w:divBdr>
    </w:div>
    <w:div w:id="929848184">
      <w:marLeft w:val="0"/>
      <w:marRight w:val="0"/>
      <w:marTop w:val="0"/>
      <w:marBottom w:val="0"/>
      <w:divBdr>
        <w:top w:val="none" w:sz="0" w:space="0" w:color="auto"/>
        <w:left w:val="none" w:sz="0" w:space="0" w:color="auto"/>
        <w:bottom w:val="none" w:sz="0" w:space="0" w:color="auto"/>
        <w:right w:val="none" w:sz="0" w:space="0" w:color="auto"/>
      </w:divBdr>
    </w:div>
    <w:div w:id="929852722">
      <w:marLeft w:val="0"/>
      <w:marRight w:val="0"/>
      <w:marTop w:val="0"/>
      <w:marBottom w:val="0"/>
      <w:divBdr>
        <w:top w:val="none" w:sz="0" w:space="0" w:color="auto"/>
        <w:left w:val="none" w:sz="0" w:space="0" w:color="auto"/>
        <w:bottom w:val="none" w:sz="0" w:space="0" w:color="auto"/>
        <w:right w:val="none" w:sz="0" w:space="0" w:color="auto"/>
      </w:divBdr>
    </w:div>
    <w:div w:id="929896422">
      <w:marLeft w:val="0"/>
      <w:marRight w:val="0"/>
      <w:marTop w:val="0"/>
      <w:marBottom w:val="0"/>
      <w:divBdr>
        <w:top w:val="none" w:sz="0" w:space="0" w:color="auto"/>
        <w:left w:val="none" w:sz="0" w:space="0" w:color="auto"/>
        <w:bottom w:val="none" w:sz="0" w:space="0" w:color="auto"/>
        <w:right w:val="none" w:sz="0" w:space="0" w:color="auto"/>
      </w:divBdr>
    </w:div>
    <w:div w:id="929972295">
      <w:marLeft w:val="0"/>
      <w:marRight w:val="0"/>
      <w:marTop w:val="0"/>
      <w:marBottom w:val="0"/>
      <w:divBdr>
        <w:top w:val="none" w:sz="0" w:space="0" w:color="auto"/>
        <w:left w:val="none" w:sz="0" w:space="0" w:color="auto"/>
        <w:bottom w:val="none" w:sz="0" w:space="0" w:color="auto"/>
        <w:right w:val="none" w:sz="0" w:space="0" w:color="auto"/>
      </w:divBdr>
    </w:div>
    <w:div w:id="930044814">
      <w:marLeft w:val="0"/>
      <w:marRight w:val="0"/>
      <w:marTop w:val="0"/>
      <w:marBottom w:val="0"/>
      <w:divBdr>
        <w:top w:val="none" w:sz="0" w:space="0" w:color="auto"/>
        <w:left w:val="none" w:sz="0" w:space="0" w:color="auto"/>
        <w:bottom w:val="none" w:sz="0" w:space="0" w:color="auto"/>
        <w:right w:val="none" w:sz="0" w:space="0" w:color="auto"/>
      </w:divBdr>
    </w:div>
    <w:div w:id="930087064">
      <w:marLeft w:val="0"/>
      <w:marRight w:val="0"/>
      <w:marTop w:val="0"/>
      <w:marBottom w:val="0"/>
      <w:divBdr>
        <w:top w:val="none" w:sz="0" w:space="0" w:color="auto"/>
        <w:left w:val="none" w:sz="0" w:space="0" w:color="auto"/>
        <w:bottom w:val="none" w:sz="0" w:space="0" w:color="auto"/>
        <w:right w:val="none" w:sz="0" w:space="0" w:color="auto"/>
      </w:divBdr>
    </w:div>
    <w:div w:id="930118610">
      <w:marLeft w:val="0"/>
      <w:marRight w:val="0"/>
      <w:marTop w:val="0"/>
      <w:marBottom w:val="0"/>
      <w:divBdr>
        <w:top w:val="none" w:sz="0" w:space="0" w:color="auto"/>
        <w:left w:val="none" w:sz="0" w:space="0" w:color="auto"/>
        <w:bottom w:val="none" w:sz="0" w:space="0" w:color="auto"/>
        <w:right w:val="none" w:sz="0" w:space="0" w:color="auto"/>
      </w:divBdr>
    </w:div>
    <w:div w:id="930162886">
      <w:marLeft w:val="0"/>
      <w:marRight w:val="0"/>
      <w:marTop w:val="0"/>
      <w:marBottom w:val="0"/>
      <w:divBdr>
        <w:top w:val="none" w:sz="0" w:space="0" w:color="auto"/>
        <w:left w:val="none" w:sz="0" w:space="0" w:color="auto"/>
        <w:bottom w:val="none" w:sz="0" w:space="0" w:color="auto"/>
        <w:right w:val="none" w:sz="0" w:space="0" w:color="auto"/>
      </w:divBdr>
    </w:div>
    <w:div w:id="930235449">
      <w:marLeft w:val="0"/>
      <w:marRight w:val="0"/>
      <w:marTop w:val="0"/>
      <w:marBottom w:val="0"/>
      <w:divBdr>
        <w:top w:val="none" w:sz="0" w:space="0" w:color="auto"/>
        <w:left w:val="none" w:sz="0" w:space="0" w:color="auto"/>
        <w:bottom w:val="none" w:sz="0" w:space="0" w:color="auto"/>
        <w:right w:val="none" w:sz="0" w:space="0" w:color="auto"/>
      </w:divBdr>
    </w:div>
    <w:div w:id="930240111">
      <w:marLeft w:val="0"/>
      <w:marRight w:val="0"/>
      <w:marTop w:val="0"/>
      <w:marBottom w:val="0"/>
      <w:divBdr>
        <w:top w:val="none" w:sz="0" w:space="0" w:color="auto"/>
        <w:left w:val="none" w:sz="0" w:space="0" w:color="auto"/>
        <w:bottom w:val="none" w:sz="0" w:space="0" w:color="auto"/>
        <w:right w:val="none" w:sz="0" w:space="0" w:color="auto"/>
      </w:divBdr>
    </w:div>
    <w:div w:id="930430962">
      <w:marLeft w:val="0"/>
      <w:marRight w:val="0"/>
      <w:marTop w:val="0"/>
      <w:marBottom w:val="0"/>
      <w:divBdr>
        <w:top w:val="none" w:sz="0" w:space="0" w:color="auto"/>
        <w:left w:val="none" w:sz="0" w:space="0" w:color="auto"/>
        <w:bottom w:val="none" w:sz="0" w:space="0" w:color="auto"/>
        <w:right w:val="none" w:sz="0" w:space="0" w:color="auto"/>
      </w:divBdr>
    </w:div>
    <w:div w:id="930432252">
      <w:marLeft w:val="0"/>
      <w:marRight w:val="0"/>
      <w:marTop w:val="0"/>
      <w:marBottom w:val="0"/>
      <w:divBdr>
        <w:top w:val="none" w:sz="0" w:space="0" w:color="auto"/>
        <w:left w:val="none" w:sz="0" w:space="0" w:color="auto"/>
        <w:bottom w:val="none" w:sz="0" w:space="0" w:color="auto"/>
        <w:right w:val="none" w:sz="0" w:space="0" w:color="auto"/>
      </w:divBdr>
    </w:div>
    <w:div w:id="930628877">
      <w:marLeft w:val="0"/>
      <w:marRight w:val="0"/>
      <w:marTop w:val="0"/>
      <w:marBottom w:val="0"/>
      <w:divBdr>
        <w:top w:val="none" w:sz="0" w:space="0" w:color="auto"/>
        <w:left w:val="none" w:sz="0" w:space="0" w:color="auto"/>
        <w:bottom w:val="none" w:sz="0" w:space="0" w:color="auto"/>
        <w:right w:val="none" w:sz="0" w:space="0" w:color="auto"/>
      </w:divBdr>
    </w:div>
    <w:div w:id="930697573">
      <w:marLeft w:val="0"/>
      <w:marRight w:val="0"/>
      <w:marTop w:val="0"/>
      <w:marBottom w:val="0"/>
      <w:divBdr>
        <w:top w:val="none" w:sz="0" w:space="0" w:color="auto"/>
        <w:left w:val="none" w:sz="0" w:space="0" w:color="auto"/>
        <w:bottom w:val="none" w:sz="0" w:space="0" w:color="auto"/>
        <w:right w:val="none" w:sz="0" w:space="0" w:color="auto"/>
      </w:divBdr>
    </w:div>
    <w:div w:id="930890080">
      <w:marLeft w:val="0"/>
      <w:marRight w:val="0"/>
      <w:marTop w:val="0"/>
      <w:marBottom w:val="0"/>
      <w:divBdr>
        <w:top w:val="none" w:sz="0" w:space="0" w:color="auto"/>
        <w:left w:val="none" w:sz="0" w:space="0" w:color="auto"/>
        <w:bottom w:val="none" w:sz="0" w:space="0" w:color="auto"/>
        <w:right w:val="none" w:sz="0" w:space="0" w:color="auto"/>
      </w:divBdr>
    </w:div>
    <w:div w:id="930891125">
      <w:marLeft w:val="0"/>
      <w:marRight w:val="0"/>
      <w:marTop w:val="0"/>
      <w:marBottom w:val="0"/>
      <w:divBdr>
        <w:top w:val="none" w:sz="0" w:space="0" w:color="auto"/>
        <w:left w:val="none" w:sz="0" w:space="0" w:color="auto"/>
        <w:bottom w:val="none" w:sz="0" w:space="0" w:color="auto"/>
        <w:right w:val="none" w:sz="0" w:space="0" w:color="auto"/>
      </w:divBdr>
    </w:div>
    <w:div w:id="930896737">
      <w:marLeft w:val="0"/>
      <w:marRight w:val="0"/>
      <w:marTop w:val="0"/>
      <w:marBottom w:val="0"/>
      <w:divBdr>
        <w:top w:val="none" w:sz="0" w:space="0" w:color="auto"/>
        <w:left w:val="none" w:sz="0" w:space="0" w:color="auto"/>
        <w:bottom w:val="none" w:sz="0" w:space="0" w:color="auto"/>
        <w:right w:val="none" w:sz="0" w:space="0" w:color="auto"/>
      </w:divBdr>
    </w:div>
    <w:div w:id="931081966">
      <w:marLeft w:val="0"/>
      <w:marRight w:val="0"/>
      <w:marTop w:val="0"/>
      <w:marBottom w:val="0"/>
      <w:divBdr>
        <w:top w:val="none" w:sz="0" w:space="0" w:color="auto"/>
        <w:left w:val="none" w:sz="0" w:space="0" w:color="auto"/>
        <w:bottom w:val="none" w:sz="0" w:space="0" w:color="auto"/>
        <w:right w:val="none" w:sz="0" w:space="0" w:color="auto"/>
      </w:divBdr>
    </w:div>
    <w:div w:id="931089690">
      <w:marLeft w:val="0"/>
      <w:marRight w:val="0"/>
      <w:marTop w:val="0"/>
      <w:marBottom w:val="0"/>
      <w:divBdr>
        <w:top w:val="none" w:sz="0" w:space="0" w:color="auto"/>
        <w:left w:val="none" w:sz="0" w:space="0" w:color="auto"/>
        <w:bottom w:val="none" w:sz="0" w:space="0" w:color="auto"/>
        <w:right w:val="none" w:sz="0" w:space="0" w:color="auto"/>
      </w:divBdr>
    </w:div>
    <w:div w:id="931164307">
      <w:marLeft w:val="0"/>
      <w:marRight w:val="0"/>
      <w:marTop w:val="0"/>
      <w:marBottom w:val="0"/>
      <w:divBdr>
        <w:top w:val="none" w:sz="0" w:space="0" w:color="auto"/>
        <w:left w:val="none" w:sz="0" w:space="0" w:color="auto"/>
        <w:bottom w:val="none" w:sz="0" w:space="0" w:color="auto"/>
        <w:right w:val="none" w:sz="0" w:space="0" w:color="auto"/>
      </w:divBdr>
    </w:div>
    <w:div w:id="931207894">
      <w:marLeft w:val="0"/>
      <w:marRight w:val="0"/>
      <w:marTop w:val="0"/>
      <w:marBottom w:val="0"/>
      <w:divBdr>
        <w:top w:val="none" w:sz="0" w:space="0" w:color="auto"/>
        <w:left w:val="none" w:sz="0" w:space="0" w:color="auto"/>
        <w:bottom w:val="none" w:sz="0" w:space="0" w:color="auto"/>
        <w:right w:val="none" w:sz="0" w:space="0" w:color="auto"/>
      </w:divBdr>
    </w:div>
    <w:div w:id="931357747">
      <w:marLeft w:val="0"/>
      <w:marRight w:val="0"/>
      <w:marTop w:val="0"/>
      <w:marBottom w:val="0"/>
      <w:divBdr>
        <w:top w:val="none" w:sz="0" w:space="0" w:color="auto"/>
        <w:left w:val="none" w:sz="0" w:space="0" w:color="auto"/>
        <w:bottom w:val="none" w:sz="0" w:space="0" w:color="auto"/>
        <w:right w:val="none" w:sz="0" w:space="0" w:color="auto"/>
      </w:divBdr>
    </w:div>
    <w:div w:id="931426384">
      <w:marLeft w:val="0"/>
      <w:marRight w:val="0"/>
      <w:marTop w:val="0"/>
      <w:marBottom w:val="0"/>
      <w:divBdr>
        <w:top w:val="none" w:sz="0" w:space="0" w:color="auto"/>
        <w:left w:val="none" w:sz="0" w:space="0" w:color="auto"/>
        <w:bottom w:val="none" w:sz="0" w:space="0" w:color="auto"/>
        <w:right w:val="none" w:sz="0" w:space="0" w:color="auto"/>
      </w:divBdr>
    </w:div>
    <w:div w:id="931426779">
      <w:marLeft w:val="0"/>
      <w:marRight w:val="0"/>
      <w:marTop w:val="0"/>
      <w:marBottom w:val="0"/>
      <w:divBdr>
        <w:top w:val="none" w:sz="0" w:space="0" w:color="auto"/>
        <w:left w:val="none" w:sz="0" w:space="0" w:color="auto"/>
        <w:bottom w:val="none" w:sz="0" w:space="0" w:color="auto"/>
        <w:right w:val="none" w:sz="0" w:space="0" w:color="auto"/>
      </w:divBdr>
    </w:div>
    <w:div w:id="931544055">
      <w:marLeft w:val="0"/>
      <w:marRight w:val="0"/>
      <w:marTop w:val="0"/>
      <w:marBottom w:val="0"/>
      <w:divBdr>
        <w:top w:val="none" w:sz="0" w:space="0" w:color="auto"/>
        <w:left w:val="none" w:sz="0" w:space="0" w:color="auto"/>
        <w:bottom w:val="none" w:sz="0" w:space="0" w:color="auto"/>
        <w:right w:val="none" w:sz="0" w:space="0" w:color="auto"/>
      </w:divBdr>
    </w:div>
    <w:div w:id="931549854">
      <w:marLeft w:val="0"/>
      <w:marRight w:val="0"/>
      <w:marTop w:val="0"/>
      <w:marBottom w:val="0"/>
      <w:divBdr>
        <w:top w:val="none" w:sz="0" w:space="0" w:color="auto"/>
        <w:left w:val="none" w:sz="0" w:space="0" w:color="auto"/>
        <w:bottom w:val="none" w:sz="0" w:space="0" w:color="auto"/>
        <w:right w:val="none" w:sz="0" w:space="0" w:color="auto"/>
      </w:divBdr>
    </w:div>
    <w:div w:id="931619434">
      <w:marLeft w:val="0"/>
      <w:marRight w:val="0"/>
      <w:marTop w:val="0"/>
      <w:marBottom w:val="0"/>
      <w:divBdr>
        <w:top w:val="none" w:sz="0" w:space="0" w:color="auto"/>
        <w:left w:val="none" w:sz="0" w:space="0" w:color="auto"/>
        <w:bottom w:val="none" w:sz="0" w:space="0" w:color="auto"/>
        <w:right w:val="none" w:sz="0" w:space="0" w:color="auto"/>
      </w:divBdr>
    </w:div>
    <w:div w:id="931623802">
      <w:marLeft w:val="0"/>
      <w:marRight w:val="0"/>
      <w:marTop w:val="0"/>
      <w:marBottom w:val="0"/>
      <w:divBdr>
        <w:top w:val="none" w:sz="0" w:space="0" w:color="auto"/>
        <w:left w:val="none" w:sz="0" w:space="0" w:color="auto"/>
        <w:bottom w:val="none" w:sz="0" w:space="0" w:color="auto"/>
        <w:right w:val="none" w:sz="0" w:space="0" w:color="auto"/>
      </w:divBdr>
    </w:div>
    <w:div w:id="931738739">
      <w:marLeft w:val="0"/>
      <w:marRight w:val="0"/>
      <w:marTop w:val="0"/>
      <w:marBottom w:val="0"/>
      <w:divBdr>
        <w:top w:val="none" w:sz="0" w:space="0" w:color="auto"/>
        <w:left w:val="none" w:sz="0" w:space="0" w:color="auto"/>
        <w:bottom w:val="none" w:sz="0" w:space="0" w:color="auto"/>
        <w:right w:val="none" w:sz="0" w:space="0" w:color="auto"/>
      </w:divBdr>
    </w:div>
    <w:div w:id="931739018">
      <w:marLeft w:val="0"/>
      <w:marRight w:val="0"/>
      <w:marTop w:val="0"/>
      <w:marBottom w:val="0"/>
      <w:divBdr>
        <w:top w:val="none" w:sz="0" w:space="0" w:color="auto"/>
        <w:left w:val="none" w:sz="0" w:space="0" w:color="auto"/>
        <w:bottom w:val="none" w:sz="0" w:space="0" w:color="auto"/>
        <w:right w:val="none" w:sz="0" w:space="0" w:color="auto"/>
      </w:divBdr>
    </w:div>
    <w:div w:id="931813965">
      <w:marLeft w:val="0"/>
      <w:marRight w:val="0"/>
      <w:marTop w:val="0"/>
      <w:marBottom w:val="0"/>
      <w:divBdr>
        <w:top w:val="none" w:sz="0" w:space="0" w:color="auto"/>
        <w:left w:val="none" w:sz="0" w:space="0" w:color="auto"/>
        <w:bottom w:val="none" w:sz="0" w:space="0" w:color="auto"/>
        <w:right w:val="none" w:sz="0" w:space="0" w:color="auto"/>
      </w:divBdr>
    </w:div>
    <w:div w:id="931816625">
      <w:marLeft w:val="0"/>
      <w:marRight w:val="0"/>
      <w:marTop w:val="0"/>
      <w:marBottom w:val="0"/>
      <w:divBdr>
        <w:top w:val="none" w:sz="0" w:space="0" w:color="auto"/>
        <w:left w:val="none" w:sz="0" w:space="0" w:color="auto"/>
        <w:bottom w:val="none" w:sz="0" w:space="0" w:color="auto"/>
        <w:right w:val="none" w:sz="0" w:space="0" w:color="auto"/>
      </w:divBdr>
    </w:div>
    <w:div w:id="931858570">
      <w:marLeft w:val="0"/>
      <w:marRight w:val="0"/>
      <w:marTop w:val="0"/>
      <w:marBottom w:val="0"/>
      <w:divBdr>
        <w:top w:val="none" w:sz="0" w:space="0" w:color="auto"/>
        <w:left w:val="none" w:sz="0" w:space="0" w:color="auto"/>
        <w:bottom w:val="none" w:sz="0" w:space="0" w:color="auto"/>
        <w:right w:val="none" w:sz="0" w:space="0" w:color="auto"/>
      </w:divBdr>
    </w:div>
    <w:div w:id="931860658">
      <w:marLeft w:val="0"/>
      <w:marRight w:val="0"/>
      <w:marTop w:val="0"/>
      <w:marBottom w:val="0"/>
      <w:divBdr>
        <w:top w:val="none" w:sz="0" w:space="0" w:color="auto"/>
        <w:left w:val="none" w:sz="0" w:space="0" w:color="auto"/>
        <w:bottom w:val="none" w:sz="0" w:space="0" w:color="auto"/>
        <w:right w:val="none" w:sz="0" w:space="0" w:color="auto"/>
      </w:divBdr>
    </w:div>
    <w:div w:id="931863727">
      <w:marLeft w:val="0"/>
      <w:marRight w:val="0"/>
      <w:marTop w:val="0"/>
      <w:marBottom w:val="0"/>
      <w:divBdr>
        <w:top w:val="none" w:sz="0" w:space="0" w:color="auto"/>
        <w:left w:val="none" w:sz="0" w:space="0" w:color="auto"/>
        <w:bottom w:val="none" w:sz="0" w:space="0" w:color="auto"/>
        <w:right w:val="none" w:sz="0" w:space="0" w:color="auto"/>
      </w:divBdr>
    </w:div>
    <w:div w:id="931864110">
      <w:marLeft w:val="0"/>
      <w:marRight w:val="0"/>
      <w:marTop w:val="0"/>
      <w:marBottom w:val="0"/>
      <w:divBdr>
        <w:top w:val="none" w:sz="0" w:space="0" w:color="auto"/>
        <w:left w:val="none" w:sz="0" w:space="0" w:color="auto"/>
        <w:bottom w:val="none" w:sz="0" w:space="0" w:color="auto"/>
        <w:right w:val="none" w:sz="0" w:space="0" w:color="auto"/>
      </w:divBdr>
    </w:div>
    <w:div w:id="931931528">
      <w:marLeft w:val="0"/>
      <w:marRight w:val="0"/>
      <w:marTop w:val="0"/>
      <w:marBottom w:val="0"/>
      <w:divBdr>
        <w:top w:val="none" w:sz="0" w:space="0" w:color="auto"/>
        <w:left w:val="none" w:sz="0" w:space="0" w:color="auto"/>
        <w:bottom w:val="none" w:sz="0" w:space="0" w:color="auto"/>
        <w:right w:val="none" w:sz="0" w:space="0" w:color="auto"/>
      </w:divBdr>
    </w:div>
    <w:div w:id="931936304">
      <w:marLeft w:val="0"/>
      <w:marRight w:val="0"/>
      <w:marTop w:val="0"/>
      <w:marBottom w:val="0"/>
      <w:divBdr>
        <w:top w:val="none" w:sz="0" w:space="0" w:color="auto"/>
        <w:left w:val="none" w:sz="0" w:space="0" w:color="auto"/>
        <w:bottom w:val="none" w:sz="0" w:space="0" w:color="auto"/>
        <w:right w:val="none" w:sz="0" w:space="0" w:color="auto"/>
      </w:divBdr>
    </w:div>
    <w:div w:id="931937235">
      <w:marLeft w:val="0"/>
      <w:marRight w:val="0"/>
      <w:marTop w:val="0"/>
      <w:marBottom w:val="0"/>
      <w:divBdr>
        <w:top w:val="none" w:sz="0" w:space="0" w:color="auto"/>
        <w:left w:val="none" w:sz="0" w:space="0" w:color="auto"/>
        <w:bottom w:val="none" w:sz="0" w:space="0" w:color="auto"/>
        <w:right w:val="none" w:sz="0" w:space="0" w:color="auto"/>
      </w:divBdr>
    </w:div>
    <w:div w:id="931940040">
      <w:marLeft w:val="0"/>
      <w:marRight w:val="0"/>
      <w:marTop w:val="0"/>
      <w:marBottom w:val="0"/>
      <w:divBdr>
        <w:top w:val="none" w:sz="0" w:space="0" w:color="auto"/>
        <w:left w:val="none" w:sz="0" w:space="0" w:color="auto"/>
        <w:bottom w:val="none" w:sz="0" w:space="0" w:color="auto"/>
        <w:right w:val="none" w:sz="0" w:space="0" w:color="auto"/>
      </w:divBdr>
    </w:div>
    <w:div w:id="932006925">
      <w:marLeft w:val="0"/>
      <w:marRight w:val="0"/>
      <w:marTop w:val="0"/>
      <w:marBottom w:val="0"/>
      <w:divBdr>
        <w:top w:val="none" w:sz="0" w:space="0" w:color="auto"/>
        <w:left w:val="none" w:sz="0" w:space="0" w:color="auto"/>
        <w:bottom w:val="none" w:sz="0" w:space="0" w:color="auto"/>
        <w:right w:val="none" w:sz="0" w:space="0" w:color="auto"/>
      </w:divBdr>
    </w:div>
    <w:div w:id="932053999">
      <w:marLeft w:val="0"/>
      <w:marRight w:val="0"/>
      <w:marTop w:val="0"/>
      <w:marBottom w:val="0"/>
      <w:divBdr>
        <w:top w:val="none" w:sz="0" w:space="0" w:color="auto"/>
        <w:left w:val="none" w:sz="0" w:space="0" w:color="auto"/>
        <w:bottom w:val="none" w:sz="0" w:space="0" w:color="auto"/>
        <w:right w:val="none" w:sz="0" w:space="0" w:color="auto"/>
      </w:divBdr>
    </w:div>
    <w:div w:id="932126537">
      <w:bodyDiv w:val="1"/>
      <w:marLeft w:val="0"/>
      <w:marRight w:val="0"/>
      <w:marTop w:val="0"/>
      <w:marBottom w:val="0"/>
      <w:divBdr>
        <w:top w:val="none" w:sz="0" w:space="0" w:color="auto"/>
        <w:left w:val="none" w:sz="0" w:space="0" w:color="auto"/>
        <w:bottom w:val="none" w:sz="0" w:space="0" w:color="auto"/>
        <w:right w:val="none" w:sz="0" w:space="0" w:color="auto"/>
      </w:divBdr>
    </w:div>
    <w:div w:id="932201836">
      <w:marLeft w:val="0"/>
      <w:marRight w:val="0"/>
      <w:marTop w:val="0"/>
      <w:marBottom w:val="0"/>
      <w:divBdr>
        <w:top w:val="none" w:sz="0" w:space="0" w:color="auto"/>
        <w:left w:val="none" w:sz="0" w:space="0" w:color="auto"/>
        <w:bottom w:val="none" w:sz="0" w:space="0" w:color="auto"/>
        <w:right w:val="none" w:sz="0" w:space="0" w:color="auto"/>
      </w:divBdr>
    </w:div>
    <w:div w:id="932208356">
      <w:marLeft w:val="0"/>
      <w:marRight w:val="0"/>
      <w:marTop w:val="0"/>
      <w:marBottom w:val="0"/>
      <w:divBdr>
        <w:top w:val="none" w:sz="0" w:space="0" w:color="auto"/>
        <w:left w:val="none" w:sz="0" w:space="0" w:color="auto"/>
        <w:bottom w:val="none" w:sz="0" w:space="0" w:color="auto"/>
        <w:right w:val="none" w:sz="0" w:space="0" w:color="auto"/>
      </w:divBdr>
    </w:div>
    <w:div w:id="932281843">
      <w:marLeft w:val="0"/>
      <w:marRight w:val="0"/>
      <w:marTop w:val="0"/>
      <w:marBottom w:val="0"/>
      <w:divBdr>
        <w:top w:val="none" w:sz="0" w:space="0" w:color="auto"/>
        <w:left w:val="none" w:sz="0" w:space="0" w:color="auto"/>
        <w:bottom w:val="none" w:sz="0" w:space="0" w:color="auto"/>
        <w:right w:val="none" w:sz="0" w:space="0" w:color="auto"/>
      </w:divBdr>
    </w:div>
    <w:div w:id="932401236">
      <w:marLeft w:val="0"/>
      <w:marRight w:val="0"/>
      <w:marTop w:val="0"/>
      <w:marBottom w:val="0"/>
      <w:divBdr>
        <w:top w:val="none" w:sz="0" w:space="0" w:color="auto"/>
        <w:left w:val="none" w:sz="0" w:space="0" w:color="auto"/>
        <w:bottom w:val="none" w:sz="0" w:space="0" w:color="auto"/>
        <w:right w:val="none" w:sz="0" w:space="0" w:color="auto"/>
      </w:divBdr>
    </w:div>
    <w:div w:id="932477127">
      <w:marLeft w:val="0"/>
      <w:marRight w:val="0"/>
      <w:marTop w:val="0"/>
      <w:marBottom w:val="0"/>
      <w:divBdr>
        <w:top w:val="none" w:sz="0" w:space="0" w:color="auto"/>
        <w:left w:val="none" w:sz="0" w:space="0" w:color="auto"/>
        <w:bottom w:val="none" w:sz="0" w:space="0" w:color="auto"/>
        <w:right w:val="none" w:sz="0" w:space="0" w:color="auto"/>
      </w:divBdr>
    </w:div>
    <w:div w:id="932517343">
      <w:marLeft w:val="0"/>
      <w:marRight w:val="0"/>
      <w:marTop w:val="0"/>
      <w:marBottom w:val="0"/>
      <w:divBdr>
        <w:top w:val="none" w:sz="0" w:space="0" w:color="auto"/>
        <w:left w:val="none" w:sz="0" w:space="0" w:color="auto"/>
        <w:bottom w:val="none" w:sz="0" w:space="0" w:color="auto"/>
        <w:right w:val="none" w:sz="0" w:space="0" w:color="auto"/>
      </w:divBdr>
    </w:div>
    <w:div w:id="932665103">
      <w:marLeft w:val="0"/>
      <w:marRight w:val="0"/>
      <w:marTop w:val="0"/>
      <w:marBottom w:val="0"/>
      <w:divBdr>
        <w:top w:val="none" w:sz="0" w:space="0" w:color="auto"/>
        <w:left w:val="none" w:sz="0" w:space="0" w:color="auto"/>
        <w:bottom w:val="none" w:sz="0" w:space="0" w:color="auto"/>
        <w:right w:val="none" w:sz="0" w:space="0" w:color="auto"/>
      </w:divBdr>
    </w:div>
    <w:div w:id="932781521">
      <w:marLeft w:val="0"/>
      <w:marRight w:val="0"/>
      <w:marTop w:val="0"/>
      <w:marBottom w:val="0"/>
      <w:divBdr>
        <w:top w:val="none" w:sz="0" w:space="0" w:color="auto"/>
        <w:left w:val="none" w:sz="0" w:space="0" w:color="auto"/>
        <w:bottom w:val="none" w:sz="0" w:space="0" w:color="auto"/>
        <w:right w:val="none" w:sz="0" w:space="0" w:color="auto"/>
      </w:divBdr>
    </w:div>
    <w:div w:id="932857686">
      <w:marLeft w:val="0"/>
      <w:marRight w:val="0"/>
      <w:marTop w:val="0"/>
      <w:marBottom w:val="0"/>
      <w:divBdr>
        <w:top w:val="none" w:sz="0" w:space="0" w:color="auto"/>
        <w:left w:val="none" w:sz="0" w:space="0" w:color="auto"/>
        <w:bottom w:val="none" w:sz="0" w:space="0" w:color="auto"/>
        <w:right w:val="none" w:sz="0" w:space="0" w:color="auto"/>
      </w:divBdr>
    </w:div>
    <w:div w:id="932936676">
      <w:marLeft w:val="0"/>
      <w:marRight w:val="0"/>
      <w:marTop w:val="0"/>
      <w:marBottom w:val="0"/>
      <w:divBdr>
        <w:top w:val="none" w:sz="0" w:space="0" w:color="auto"/>
        <w:left w:val="none" w:sz="0" w:space="0" w:color="auto"/>
        <w:bottom w:val="none" w:sz="0" w:space="0" w:color="auto"/>
        <w:right w:val="none" w:sz="0" w:space="0" w:color="auto"/>
      </w:divBdr>
    </w:div>
    <w:div w:id="932937247">
      <w:marLeft w:val="0"/>
      <w:marRight w:val="0"/>
      <w:marTop w:val="0"/>
      <w:marBottom w:val="0"/>
      <w:divBdr>
        <w:top w:val="none" w:sz="0" w:space="0" w:color="auto"/>
        <w:left w:val="none" w:sz="0" w:space="0" w:color="auto"/>
        <w:bottom w:val="none" w:sz="0" w:space="0" w:color="auto"/>
        <w:right w:val="none" w:sz="0" w:space="0" w:color="auto"/>
      </w:divBdr>
    </w:div>
    <w:div w:id="932981855">
      <w:marLeft w:val="0"/>
      <w:marRight w:val="0"/>
      <w:marTop w:val="0"/>
      <w:marBottom w:val="0"/>
      <w:divBdr>
        <w:top w:val="none" w:sz="0" w:space="0" w:color="auto"/>
        <w:left w:val="none" w:sz="0" w:space="0" w:color="auto"/>
        <w:bottom w:val="none" w:sz="0" w:space="0" w:color="auto"/>
        <w:right w:val="none" w:sz="0" w:space="0" w:color="auto"/>
      </w:divBdr>
    </w:div>
    <w:div w:id="933049447">
      <w:marLeft w:val="0"/>
      <w:marRight w:val="0"/>
      <w:marTop w:val="0"/>
      <w:marBottom w:val="0"/>
      <w:divBdr>
        <w:top w:val="none" w:sz="0" w:space="0" w:color="auto"/>
        <w:left w:val="none" w:sz="0" w:space="0" w:color="auto"/>
        <w:bottom w:val="none" w:sz="0" w:space="0" w:color="auto"/>
        <w:right w:val="none" w:sz="0" w:space="0" w:color="auto"/>
      </w:divBdr>
    </w:div>
    <w:div w:id="933053136">
      <w:marLeft w:val="0"/>
      <w:marRight w:val="0"/>
      <w:marTop w:val="0"/>
      <w:marBottom w:val="0"/>
      <w:divBdr>
        <w:top w:val="none" w:sz="0" w:space="0" w:color="auto"/>
        <w:left w:val="none" w:sz="0" w:space="0" w:color="auto"/>
        <w:bottom w:val="none" w:sz="0" w:space="0" w:color="auto"/>
        <w:right w:val="none" w:sz="0" w:space="0" w:color="auto"/>
      </w:divBdr>
    </w:div>
    <w:div w:id="933054893">
      <w:marLeft w:val="0"/>
      <w:marRight w:val="0"/>
      <w:marTop w:val="0"/>
      <w:marBottom w:val="0"/>
      <w:divBdr>
        <w:top w:val="none" w:sz="0" w:space="0" w:color="auto"/>
        <w:left w:val="none" w:sz="0" w:space="0" w:color="auto"/>
        <w:bottom w:val="none" w:sz="0" w:space="0" w:color="auto"/>
        <w:right w:val="none" w:sz="0" w:space="0" w:color="auto"/>
      </w:divBdr>
    </w:div>
    <w:div w:id="933125449">
      <w:bodyDiv w:val="1"/>
      <w:marLeft w:val="0"/>
      <w:marRight w:val="0"/>
      <w:marTop w:val="0"/>
      <w:marBottom w:val="0"/>
      <w:divBdr>
        <w:top w:val="none" w:sz="0" w:space="0" w:color="auto"/>
        <w:left w:val="none" w:sz="0" w:space="0" w:color="auto"/>
        <w:bottom w:val="none" w:sz="0" w:space="0" w:color="auto"/>
        <w:right w:val="none" w:sz="0" w:space="0" w:color="auto"/>
      </w:divBdr>
    </w:div>
    <w:div w:id="933126475">
      <w:marLeft w:val="0"/>
      <w:marRight w:val="0"/>
      <w:marTop w:val="0"/>
      <w:marBottom w:val="0"/>
      <w:divBdr>
        <w:top w:val="none" w:sz="0" w:space="0" w:color="auto"/>
        <w:left w:val="none" w:sz="0" w:space="0" w:color="auto"/>
        <w:bottom w:val="none" w:sz="0" w:space="0" w:color="auto"/>
        <w:right w:val="none" w:sz="0" w:space="0" w:color="auto"/>
      </w:divBdr>
    </w:div>
    <w:div w:id="933132025">
      <w:marLeft w:val="0"/>
      <w:marRight w:val="0"/>
      <w:marTop w:val="0"/>
      <w:marBottom w:val="0"/>
      <w:divBdr>
        <w:top w:val="none" w:sz="0" w:space="0" w:color="auto"/>
        <w:left w:val="none" w:sz="0" w:space="0" w:color="auto"/>
        <w:bottom w:val="none" w:sz="0" w:space="0" w:color="auto"/>
        <w:right w:val="none" w:sz="0" w:space="0" w:color="auto"/>
      </w:divBdr>
    </w:div>
    <w:div w:id="933324427">
      <w:marLeft w:val="0"/>
      <w:marRight w:val="0"/>
      <w:marTop w:val="0"/>
      <w:marBottom w:val="0"/>
      <w:divBdr>
        <w:top w:val="none" w:sz="0" w:space="0" w:color="auto"/>
        <w:left w:val="none" w:sz="0" w:space="0" w:color="auto"/>
        <w:bottom w:val="none" w:sz="0" w:space="0" w:color="auto"/>
        <w:right w:val="none" w:sz="0" w:space="0" w:color="auto"/>
      </w:divBdr>
    </w:div>
    <w:div w:id="933395683">
      <w:marLeft w:val="0"/>
      <w:marRight w:val="0"/>
      <w:marTop w:val="0"/>
      <w:marBottom w:val="0"/>
      <w:divBdr>
        <w:top w:val="none" w:sz="0" w:space="0" w:color="auto"/>
        <w:left w:val="none" w:sz="0" w:space="0" w:color="auto"/>
        <w:bottom w:val="none" w:sz="0" w:space="0" w:color="auto"/>
        <w:right w:val="none" w:sz="0" w:space="0" w:color="auto"/>
      </w:divBdr>
    </w:div>
    <w:div w:id="933436086">
      <w:marLeft w:val="0"/>
      <w:marRight w:val="0"/>
      <w:marTop w:val="0"/>
      <w:marBottom w:val="0"/>
      <w:divBdr>
        <w:top w:val="none" w:sz="0" w:space="0" w:color="auto"/>
        <w:left w:val="none" w:sz="0" w:space="0" w:color="auto"/>
        <w:bottom w:val="none" w:sz="0" w:space="0" w:color="auto"/>
        <w:right w:val="none" w:sz="0" w:space="0" w:color="auto"/>
      </w:divBdr>
    </w:div>
    <w:div w:id="933587233">
      <w:marLeft w:val="0"/>
      <w:marRight w:val="0"/>
      <w:marTop w:val="0"/>
      <w:marBottom w:val="0"/>
      <w:divBdr>
        <w:top w:val="none" w:sz="0" w:space="0" w:color="auto"/>
        <w:left w:val="none" w:sz="0" w:space="0" w:color="auto"/>
        <w:bottom w:val="none" w:sz="0" w:space="0" w:color="auto"/>
        <w:right w:val="none" w:sz="0" w:space="0" w:color="auto"/>
      </w:divBdr>
    </w:div>
    <w:div w:id="933629903">
      <w:marLeft w:val="0"/>
      <w:marRight w:val="0"/>
      <w:marTop w:val="0"/>
      <w:marBottom w:val="0"/>
      <w:divBdr>
        <w:top w:val="none" w:sz="0" w:space="0" w:color="auto"/>
        <w:left w:val="none" w:sz="0" w:space="0" w:color="auto"/>
        <w:bottom w:val="none" w:sz="0" w:space="0" w:color="auto"/>
        <w:right w:val="none" w:sz="0" w:space="0" w:color="auto"/>
      </w:divBdr>
    </w:div>
    <w:div w:id="933636903">
      <w:marLeft w:val="0"/>
      <w:marRight w:val="0"/>
      <w:marTop w:val="0"/>
      <w:marBottom w:val="0"/>
      <w:divBdr>
        <w:top w:val="none" w:sz="0" w:space="0" w:color="auto"/>
        <w:left w:val="none" w:sz="0" w:space="0" w:color="auto"/>
        <w:bottom w:val="none" w:sz="0" w:space="0" w:color="auto"/>
        <w:right w:val="none" w:sz="0" w:space="0" w:color="auto"/>
      </w:divBdr>
    </w:div>
    <w:div w:id="933707362">
      <w:marLeft w:val="0"/>
      <w:marRight w:val="0"/>
      <w:marTop w:val="0"/>
      <w:marBottom w:val="0"/>
      <w:divBdr>
        <w:top w:val="none" w:sz="0" w:space="0" w:color="auto"/>
        <w:left w:val="none" w:sz="0" w:space="0" w:color="auto"/>
        <w:bottom w:val="none" w:sz="0" w:space="0" w:color="auto"/>
        <w:right w:val="none" w:sz="0" w:space="0" w:color="auto"/>
      </w:divBdr>
    </w:div>
    <w:div w:id="933781475">
      <w:marLeft w:val="0"/>
      <w:marRight w:val="0"/>
      <w:marTop w:val="0"/>
      <w:marBottom w:val="0"/>
      <w:divBdr>
        <w:top w:val="none" w:sz="0" w:space="0" w:color="auto"/>
        <w:left w:val="none" w:sz="0" w:space="0" w:color="auto"/>
        <w:bottom w:val="none" w:sz="0" w:space="0" w:color="auto"/>
        <w:right w:val="none" w:sz="0" w:space="0" w:color="auto"/>
      </w:divBdr>
    </w:div>
    <w:div w:id="933787400">
      <w:marLeft w:val="0"/>
      <w:marRight w:val="0"/>
      <w:marTop w:val="0"/>
      <w:marBottom w:val="0"/>
      <w:divBdr>
        <w:top w:val="none" w:sz="0" w:space="0" w:color="auto"/>
        <w:left w:val="none" w:sz="0" w:space="0" w:color="auto"/>
        <w:bottom w:val="none" w:sz="0" w:space="0" w:color="auto"/>
        <w:right w:val="none" w:sz="0" w:space="0" w:color="auto"/>
      </w:divBdr>
    </w:div>
    <w:div w:id="933854075">
      <w:marLeft w:val="0"/>
      <w:marRight w:val="0"/>
      <w:marTop w:val="0"/>
      <w:marBottom w:val="0"/>
      <w:divBdr>
        <w:top w:val="none" w:sz="0" w:space="0" w:color="auto"/>
        <w:left w:val="none" w:sz="0" w:space="0" w:color="auto"/>
        <w:bottom w:val="none" w:sz="0" w:space="0" w:color="auto"/>
        <w:right w:val="none" w:sz="0" w:space="0" w:color="auto"/>
      </w:divBdr>
    </w:div>
    <w:div w:id="933980888">
      <w:marLeft w:val="0"/>
      <w:marRight w:val="0"/>
      <w:marTop w:val="0"/>
      <w:marBottom w:val="0"/>
      <w:divBdr>
        <w:top w:val="none" w:sz="0" w:space="0" w:color="auto"/>
        <w:left w:val="none" w:sz="0" w:space="0" w:color="auto"/>
        <w:bottom w:val="none" w:sz="0" w:space="0" w:color="auto"/>
        <w:right w:val="none" w:sz="0" w:space="0" w:color="auto"/>
      </w:divBdr>
    </w:div>
    <w:div w:id="934092588">
      <w:marLeft w:val="0"/>
      <w:marRight w:val="0"/>
      <w:marTop w:val="0"/>
      <w:marBottom w:val="0"/>
      <w:divBdr>
        <w:top w:val="none" w:sz="0" w:space="0" w:color="auto"/>
        <w:left w:val="none" w:sz="0" w:space="0" w:color="auto"/>
        <w:bottom w:val="none" w:sz="0" w:space="0" w:color="auto"/>
        <w:right w:val="none" w:sz="0" w:space="0" w:color="auto"/>
      </w:divBdr>
    </w:div>
    <w:div w:id="934097728">
      <w:marLeft w:val="0"/>
      <w:marRight w:val="0"/>
      <w:marTop w:val="0"/>
      <w:marBottom w:val="0"/>
      <w:divBdr>
        <w:top w:val="none" w:sz="0" w:space="0" w:color="auto"/>
        <w:left w:val="none" w:sz="0" w:space="0" w:color="auto"/>
        <w:bottom w:val="none" w:sz="0" w:space="0" w:color="auto"/>
        <w:right w:val="none" w:sz="0" w:space="0" w:color="auto"/>
      </w:divBdr>
    </w:div>
    <w:div w:id="934171542">
      <w:marLeft w:val="0"/>
      <w:marRight w:val="0"/>
      <w:marTop w:val="0"/>
      <w:marBottom w:val="0"/>
      <w:divBdr>
        <w:top w:val="none" w:sz="0" w:space="0" w:color="auto"/>
        <w:left w:val="none" w:sz="0" w:space="0" w:color="auto"/>
        <w:bottom w:val="none" w:sz="0" w:space="0" w:color="auto"/>
        <w:right w:val="none" w:sz="0" w:space="0" w:color="auto"/>
      </w:divBdr>
    </w:div>
    <w:div w:id="934240685">
      <w:marLeft w:val="0"/>
      <w:marRight w:val="0"/>
      <w:marTop w:val="0"/>
      <w:marBottom w:val="0"/>
      <w:divBdr>
        <w:top w:val="none" w:sz="0" w:space="0" w:color="auto"/>
        <w:left w:val="none" w:sz="0" w:space="0" w:color="auto"/>
        <w:bottom w:val="none" w:sz="0" w:space="0" w:color="auto"/>
        <w:right w:val="none" w:sz="0" w:space="0" w:color="auto"/>
      </w:divBdr>
    </w:div>
    <w:div w:id="934244379">
      <w:marLeft w:val="0"/>
      <w:marRight w:val="0"/>
      <w:marTop w:val="0"/>
      <w:marBottom w:val="0"/>
      <w:divBdr>
        <w:top w:val="none" w:sz="0" w:space="0" w:color="auto"/>
        <w:left w:val="none" w:sz="0" w:space="0" w:color="auto"/>
        <w:bottom w:val="none" w:sz="0" w:space="0" w:color="auto"/>
        <w:right w:val="none" w:sz="0" w:space="0" w:color="auto"/>
      </w:divBdr>
    </w:div>
    <w:div w:id="934359952">
      <w:marLeft w:val="0"/>
      <w:marRight w:val="0"/>
      <w:marTop w:val="0"/>
      <w:marBottom w:val="0"/>
      <w:divBdr>
        <w:top w:val="none" w:sz="0" w:space="0" w:color="auto"/>
        <w:left w:val="none" w:sz="0" w:space="0" w:color="auto"/>
        <w:bottom w:val="none" w:sz="0" w:space="0" w:color="auto"/>
        <w:right w:val="none" w:sz="0" w:space="0" w:color="auto"/>
      </w:divBdr>
    </w:div>
    <w:div w:id="934478356">
      <w:marLeft w:val="0"/>
      <w:marRight w:val="0"/>
      <w:marTop w:val="0"/>
      <w:marBottom w:val="0"/>
      <w:divBdr>
        <w:top w:val="none" w:sz="0" w:space="0" w:color="auto"/>
        <w:left w:val="none" w:sz="0" w:space="0" w:color="auto"/>
        <w:bottom w:val="none" w:sz="0" w:space="0" w:color="auto"/>
        <w:right w:val="none" w:sz="0" w:space="0" w:color="auto"/>
      </w:divBdr>
    </w:div>
    <w:div w:id="934483072">
      <w:bodyDiv w:val="1"/>
      <w:marLeft w:val="0"/>
      <w:marRight w:val="0"/>
      <w:marTop w:val="0"/>
      <w:marBottom w:val="0"/>
      <w:divBdr>
        <w:top w:val="none" w:sz="0" w:space="0" w:color="auto"/>
        <w:left w:val="none" w:sz="0" w:space="0" w:color="auto"/>
        <w:bottom w:val="none" w:sz="0" w:space="0" w:color="auto"/>
        <w:right w:val="none" w:sz="0" w:space="0" w:color="auto"/>
      </w:divBdr>
    </w:div>
    <w:div w:id="934554944">
      <w:marLeft w:val="0"/>
      <w:marRight w:val="0"/>
      <w:marTop w:val="0"/>
      <w:marBottom w:val="0"/>
      <w:divBdr>
        <w:top w:val="none" w:sz="0" w:space="0" w:color="auto"/>
        <w:left w:val="none" w:sz="0" w:space="0" w:color="auto"/>
        <w:bottom w:val="none" w:sz="0" w:space="0" w:color="auto"/>
        <w:right w:val="none" w:sz="0" w:space="0" w:color="auto"/>
      </w:divBdr>
    </w:div>
    <w:div w:id="934636727">
      <w:marLeft w:val="0"/>
      <w:marRight w:val="0"/>
      <w:marTop w:val="0"/>
      <w:marBottom w:val="0"/>
      <w:divBdr>
        <w:top w:val="none" w:sz="0" w:space="0" w:color="auto"/>
        <w:left w:val="none" w:sz="0" w:space="0" w:color="auto"/>
        <w:bottom w:val="none" w:sz="0" w:space="0" w:color="auto"/>
        <w:right w:val="none" w:sz="0" w:space="0" w:color="auto"/>
      </w:divBdr>
    </w:div>
    <w:div w:id="934703884">
      <w:marLeft w:val="0"/>
      <w:marRight w:val="0"/>
      <w:marTop w:val="0"/>
      <w:marBottom w:val="0"/>
      <w:divBdr>
        <w:top w:val="none" w:sz="0" w:space="0" w:color="auto"/>
        <w:left w:val="none" w:sz="0" w:space="0" w:color="auto"/>
        <w:bottom w:val="none" w:sz="0" w:space="0" w:color="auto"/>
        <w:right w:val="none" w:sz="0" w:space="0" w:color="auto"/>
      </w:divBdr>
    </w:div>
    <w:div w:id="934823776">
      <w:marLeft w:val="0"/>
      <w:marRight w:val="0"/>
      <w:marTop w:val="0"/>
      <w:marBottom w:val="0"/>
      <w:divBdr>
        <w:top w:val="none" w:sz="0" w:space="0" w:color="auto"/>
        <w:left w:val="none" w:sz="0" w:space="0" w:color="auto"/>
        <w:bottom w:val="none" w:sz="0" w:space="0" w:color="auto"/>
        <w:right w:val="none" w:sz="0" w:space="0" w:color="auto"/>
      </w:divBdr>
    </w:div>
    <w:div w:id="934939945">
      <w:marLeft w:val="0"/>
      <w:marRight w:val="0"/>
      <w:marTop w:val="0"/>
      <w:marBottom w:val="0"/>
      <w:divBdr>
        <w:top w:val="none" w:sz="0" w:space="0" w:color="auto"/>
        <w:left w:val="none" w:sz="0" w:space="0" w:color="auto"/>
        <w:bottom w:val="none" w:sz="0" w:space="0" w:color="auto"/>
        <w:right w:val="none" w:sz="0" w:space="0" w:color="auto"/>
      </w:divBdr>
    </w:div>
    <w:div w:id="934940202">
      <w:marLeft w:val="0"/>
      <w:marRight w:val="0"/>
      <w:marTop w:val="0"/>
      <w:marBottom w:val="0"/>
      <w:divBdr>
        <w:top w:val="none" w:sz="0" w:space="0" w:color="auto"/>
        <w:left w:val="none" w:sz="0" w:space="0" w:color="auto"/>
        <w:bottom w:val="none" w:sz="0" w:space="0" w:color="auto"/>
        <w:right w:val="none" w:sz="0" w:space="0" w:color="auto"/>
      </w:divBdr>
    </w:div>
    <w:div w:id="935020114">
      <w:marLeft w:val="0"/>
      <w:marRight w:val="0"/>
      <w:marTop w:val="0"/>
      <w:marBottom w:val="0"/>
      <w:divBdr>
        <w:top w:val="none" w:sz="0" w:space="0" w:color="auto"/>
        <w:left w:val="none" w:sz="0" w:space="0" w:color="auto"/>
        <w:bottom w:val="none" w:sz="0" w:space="0" w:color="auto"/>
        <w:right w:val="none" w:sz="0" w:space="0" w:color="auto"/>
      </w:divBdr>
    </w:div>
    <w:div w:id="935020899">
      <w:marLeft w:val="0"/>
      <w:marRight w:val="0"/>
      <w:marTop w:val="0"/>
      <w:marBottom w:val="0"/>
      <w:divBdr>
        <w:top w:val="none" w:sz="0" w:space="0" w:color="auto"/>
        <w:left w:val="none" w:sz="0" w:space="0" w:color="auto"/>
        <w:bottom w:val="none" w:sz="0" w:space="0" w:color="auto"/>
        <w:right w:val="none" w:sz="0" w:space="0" w:color="auto"/>
      </w:divBdr>
    </w:div>
    <w:div w:id="935093827">
      <w:bodyDiv w:val="1"/>
      <w:marLeft w:val="0"/>
      <w:marRight w:val="0"/>
      <w:marTop w:val="0"/>
      <w:marBottom w:val="0"/>
      <w:divBdr>
        <w:top w:val="none" w:sz="0" w:space="0" w:color="auto"/>
        <w:left w:val="none" w:sz="0" w:space="0" w:color="auto"/>
        <w:bottom w:val="none" w:sz="0" w:space="0" w:color="auto"/>
        <w:right w:val="none" w:sz="0" w:space="0" w:color="auto"/>
      </w:divBdr>
    </w:div>
    <w:div w:id="935208532">
      <w:marLeft w:val="0"/>
      <w:marRight w:val="0"/>
      <w:marTop w:val="0"/>
      <w:marBottom w:val="0"/>
      <w:divBdr>
        <w:top w:val="none" w:sz="0" w:space="0" w:color="auto"/>
        <w:left w:val="none" w:sz="0" w:space="0" w:color="auto"/>
        <w:bottom w:val="none" w:sz="0" w:space="0" w:color="auto"/>
        <w:right w:val="none" w:sz="0" w:space="0" w:color="auto"/>
      </w:divBdr>
    </w:div>
    <w:div w:id="935210947">
      <w:marLeft w:val="0"/>
      <w:marRight w:val="0"/>
      <w:marTop w:val="0"/>
      <w:marBottom w:val="0"/>
      <w:divBdr>
        <w:top w:val="none" w:sz="0" w:space="0" w:color="auto"/>
        <w:left w:val="none" w:sz="0" w:space="0" w:color="auto"/>
        <w:bottom w:val="none" w:sz="0" w:space="0" w:color="auto"/>
        <w:right w:val="none" w:sz="0" w:space="0" w:color="auto"/>
      </w:divBdr>
    </w:div>
    <w:div w:id="935330694">
      <w:marLeft w:val="0"/>
      <w:marRight w:val="0"/>
      <w:marTop w:val="0"/>
      <w:marBottom w:val="0"/>
      <w:divBdr>
        <w:top w:val="none" w:sz="0" w:space="0" w:color="auto"/>
        <w:left w:val="none" w:sz="0" w:space="0" w:color="auto"/>
        <w:bottom w:val="none" w:sz="0" w:space="0" w:color="auto"/>
        <w:right w:val="none" w:sz="0" w:space="0" w:color="auto"/>
      </w:divBdr>
    </w:div>
    <w:div w:id="935403017">
      <w:marLeft w:val="0"/>
      <w:marRight w:val="0"/>
      <w:marTop w:val="0"/>
      <w:marBottom w:val="0"/>
      <w:divBdr>
        <w:top w:val="none" w:sz="0" w:space="0" w:color="auto"/>
        <w:left w:val="none" w:sz="0" w:space="0" w:color="auto"/>
        <w:bottom w:val="none" w:sz="0" w:space="0" w:color="auto"/>
        <w:right w:val="none" w:sz="0" w:space="0" w:color="auto"/>
      </w:divBdr>
    </w:div>
    <w:div w:id="935403461">
      <w:marLeft w:val="0"/>
      <w:marRight w:val="0"/>
      <w:marTop w:val="0"/>
      <w:marBottom w:val="0"/>
      <w:divBdr>
        <w:top w:val="none" w:sz="0" w:space="0" w:color="auto"/>
        <w:left w:val="none" w:sz="0" w:space="0" w:color="auto"/>
        <w:bottom w:val="none" w:sz="0" w:space="0" w:color="auto"/>
        <w:right w:val="none" w:sz="0" w:space="0" w:color="auto"/>
      </w:divBdr>
    </w:div>
    <w:div w:id="935404225">
      <w:marLeft w:val="0"/>
      <w:marRight w:val="0"/>
      <w:marTop w:val="0"/>
      <w:marBottom w:val="0"/>
      <w:divBdr>
        <w:top w:val="none" w:sz="0" w:space="0" w:color="auto"/>
        <w:left w:val="none" w:sz="0" w:space="0" w:color="auto"/>
        <w:bottom w:val="none" w:sz="0" w:space="0" w:color="auto"/>
        <w:right w:val="none" w:sz="0" w:space="0" w:color="auto"/>
      </w:divBdr>
    </w:div>
    <w:div w:id="935407931">
      <w:marLeft w:val="0"/>
      <w:marRight w:val="0"/>
      <w:marTop w:val="0"/>
      <w:marBottom w:val="0"/>
      <w:divBdr>
        <w:top w:val="none" w:sz="0" w:space="0" w:color="auto"/>
        <w:left w:val="none" w:sz="0" w:space="0" w:color="auto"/>
        <w:bottom w:val="none" w:sz="0" w:space="0" w:color="auto"/>
        <w:right w:val="none" w:sz="0" w:space="0" w:color="auto"/>
      </w:divBdr>
    </w:div>
    <w:div w:id="935480929">
      <w:marLeft w:val="0"/>
      <w:marRight w:val="0"/>
      <w:marTop w:val="0"/>
      <w:marBottom w:val="0"/>
      <w:divBdr>
        <w:top w:val="none" w:sz="0" w:space="0" w:color="auto"/>
        <w:left w:val="none" w:sz="0" w:space="0" w:color="auto"/>
        <w:bottom w:val="none" w:sz="0" w:space="0" w:color="auto"/>
        <w:right w:val="none" w:sz="0" w:space="0" w:color="auto"/>
      </w:divBdr>
    </w:div>
    <w:div w:id="935483608">
      <w:marLeft w:val="0"/>
      <w:marRight w:val="0"/>
      <w:marTop w:val="0"/>
      <w:marBottom w:val="0"/>
      <w:divBdr>
        <w:top w:val="none" w:sz="0" w:space="0" w:color="auto"/>
        <w:left w:val="none" w:sz="0" w:space="0" w:color="auto"/>
        <w:bottom w:val="none" w:sz="0" w:space="0" w:color="auto"/>
        <w:right w:val="none" w:sz="0" w:space="0" w:color="auto"/>
      </w:divBdr>
    </w:div>
    <w:div w:id="935553181">
      <w:marLeft w:val="0"/>
      <w:marRight w:val="0"/>
      <w:marTop w:val="0"/>
      <w:marBottom w:val="0"/>
      <w:divBdr>
        <w:top w:val="none" w:sz="0" w:space="0" w:color="auto"/>
        <w:left w:val="none" w:sz="0" w:space="0" w:color="auto"/>
        <w:bottom w:val="none" w:sz="0" w:space="0" w:color="auto"/>
        <w:right w:val="none" w:sz="0" w:space="0" w:color="auto"/>
      </w:divBdr>
    </w:div>
    <w:div w:id="935556826">
      <w:marLeft w:val="0"/>
      <w:marRight w:val="0"/>
      <w:marTop w:val="0"/>
      <w:marBottom w:val="0"/>
      <w:divBdr>
        <w:top w:val="none" w:sz="0" w:space="0" w:color="auto"/>
        <w:left w:val="none" w:sz="0" w:space="0" w:color="auto"/>
        <w:bottom w:val="none" w:sz="0" w:space="0" w:color="auto"/>
        <w:right w:val="none" w:sz="0" w:space="0" w:color="auto"/>
      </w:divBdr>
    </w:div>
    <w:div w:id="935671425">
      <w:marLeft w:val="0"/>
      <w:marRight w:val="0"/>
      <w:marTop w:val="0"/>
      <w:marBottom w:val="0"/>
      <w:divBdr>
        <w:top w:val="none" w:sz="0" w:space="0" w:color="auto"/>
        <w:left w:val="none" w:sz="0" w:space="0" w:color="auto"/>
        <w:bottom w:val="none" w:sz="0" w:space="0" w:color="auto"/>
        <w:right w:val="none" w:sz="0" w:space="0" w:color="auto"/>
      </w:divBdr>
    </w:div>
    <w:div w:id="935674369">
      <w:marLeft w:val="0"/>
      <w:marRight w:val="0"/>
      <w:marTop w:val="0"/>
      <w:marBottom w:val="0"/>
      <w:divBdr>
        <w:top w:val="none" w:sz="0" w:space="0" w:color="auto"/>
        <w:left w:val="none" w:sz="0" w:space="0" w:color="auto"/>
        <w:bottom w:val="none" w:sz="0" w:space="0" w:color="auto"/>
        <w:right w:val="none" w:sz="0" w:space="0" w:color="auto"/>
      </w:divBdr>
    </w:div>
    <w:div w:id="935863260">
      <w:marLeft w:val="0"/>
      <w:marRight w:val="0"/>
      <w:marTop w:val="0"/>
      <w:marBottom w:val="0"/>
      <w:divBdr>
        <w:top w:val="none" w:sz="0" w:space="0" w:color="auto"/>
        <w:left w:val="none" w:sz="0" w:space="0" w:color="auto"/>
        <w:bottom w:val="none" w:sz="0" w:space="0" w:color="auto"/>
        <w:right w:val="none" w:sz="0" w:space="0" w:color="auto"/>
      </w:divBdr>
    </w:div>
    <w:div w:id="935869434">
      <w:marLeft w:val="0"/>
      <w:marRight w:val="0"/>
      <w:marTop w:val="0"/>
      <w:marBottom w:val="0"/>
      <w:divBdr>
        <w:top w:val="none" w:sz="0" w:space="0" w:color="auto"/>
        <w:left w:val="none" w:sz="0" w:space="0" w:color="auto"/>
        <w:bottom w:val="none" w:sz="0" w:space="0" w:color="auto"/>
        <w:right w:val="none" w:sz="0" w:space="0" w:color="auto"/>
      </w:divBdr>
    </w:div>
    <w:div w:id="935943475">
      <w:marLeft w:val="0"/>
      <w:marRight w:val="0"/>
      <w:marTop w:val="0"/>
      <w:marBottom w:val="0"/>
      <w:divBdr>
        <w:top w:val="none" w:sz="0" w:space="0" w:color="auto"/>
        <w:left w:val="none" w:sz="0" w:space="0" w:color="auto"/>
        <w:bottom w:val="none" w:sz="0" w:space="0" w:color="auto"/>
        <w:right w:val="none" w:sz="0" w:space="0" w:color="auto"/>
      </w:divBdr>
    </w:div>
    <w:div w:id="936059986">
      <w:marLeft w:val="0"/>
      <w:marRight w:val="0"/>
      <w:marTop w:val="0"/>
      <w:marBottom w:val="0"/>
      <w:divBdr>
        <w:top w:val="none" w:sz="0" w:space="0" w:color="auto"/>
        <w:left w:val="none" w:sz="0" w:space="0" w:color="auto"/>
        <w:bottom w:val="none" w:sz="0" w:space="0" w:color="auto"/>
        <w:right w:val="none" w:sz="0" w:space="0" w:color="auto"/>
      </w:divBdr>
    </w:div>
    <w:div w:id="936208202">
      <w:marLeft w:val="0"/>
      <w:marRight w:val="0"/>
      <w:marTop w:val="0"/>
      <w:marBottom w:val="0"/>
      <w:divBdr>
        <w:top w:val="none" w:sz="0" w:space="0" w:color="auto"/>
        <w:left w:val="none" w:sz="0" w:space="0" w:color="auto"/>
        <w:bottom w:val="none" w:sz="0" w:space="0" w:color="auto"/>
        <w:right w:val="none" w:sz="0" w:space="0" w:color="auto"/>
      </w:divBdr>
    </w:div>
    <w:div w:id="936212002">
      <w:marLeft w:val="0"/>
      <w:marRight w:val="0"/>
      <w:marTop w:val="0"/>
      <w:marBottom w:val="0"/>
      <w:divBdr>
        <w:top w:val="none" w:sz="0" w:space="0" w:color="auto"/>
        <w:left w:val="none" w:sz="0" w:space="0" w:color="auto"/>
        <w:bottom w:val="none" w:sz="0" w:space="0" w:color="auto"/>
        <w:right w:val="none" w:sz="0" w:space="0" w:color="auto"/>
      </w:divBdr>
    </w:div>
    <w:div w:id="936251851">
      <w:marLeft w:val="0"/>
      <w:marRight w:val="0"/>
      <w:marTop w:val="0"/>
      <w:marBottom w:val="0"/>
      <w:divBdr>
        <w:top w:val="none" w:sz="0" w:space="0" w:color="auto"/>
        <w:left w:val="none" w:sz="0" w:space="0" w:color="auto"/>
        <w:bottom w:val="none" w:sz="0" w:space="0" w:color="auto"/>
        <w:right w:val="none" w:sz="0" w:space="0" w:color="auto"/>
      </w:divBdr>
    </w:div>
    <w:div w:id="936252746">
      <w:marLeft w:val="0"/>
      <w:marRight w:val="0"/>
      <w:marTop w:val="0"/>
      <w:marBottom w:val="0"/>
      <w:divBdr>
        <w:top w:val="none" w:sz="0" w:space="0" w:color="auto"/>
        <w:left w:val="none" w:sz="0" w:space="0" w:color="auto"/>
        <w:bottom w:val="none" w:sz="0" w:space="0" w:color="auto"/>
        <w:right w:val="none" w:sz="0" w:space="0" w:color="auto"/>
      </w:divBdr>
    </w:div>
    <w:div w:id="936329305">
      <w:marLeft w:val="0"/>
      <w:marRight w:val="0"/>
      <w:marTop w:val="0"/>
      <w:marBottom w:val="0"/>
      <w:divBdr>
        <w:top w:val="none" w:sz="0" w:space="0" w:color="auto"/>
        <w:left w:val="none" w:sz="0" w:space="0" w:color="auto"/>
        <w:bottom w:val="none" w:sz="0" w:space="0" w:color="auto"/>
        <w:right w:val="none" w:sz="0" w:space="0" w:color="auto"/>
      </w:divBdr>
    </w:div>
    <w:div w:id="936330742">
      <w:marLeft w:val="0"/>
      <w:marRight w:val="0"/>
      <w:marTop w:val="0"/>
      <w:marBottom w:val="0"/>
      <w:divBdr>
        <w:top w:val="none" w:sz="0" w:space="0" w:color="auto"/>
        <w:left w:val="none" w:sz="0" w:space="0" w:color="auto"/>
        <w:bottom w:val="none" w:sz="0" w:space="0" w:color="auto"/>
        <w:right w:val="none" w:sz="0" w:space="0" w:color="auto"/>
      </w:divBdr>
    </w:div>
    <w:div w:id="936446536">
      <w:marLeft w:val="0"/>
      <w:marRight w:val="0"/>
      <w:marTop w:val="0"/>
      <w:marBottom w:val="0"/>
      <w:divBdr>
        <w:top w:val="none" w:sz="0" w:space="0" w:color="auto"/>
        <w:left w:val="none" w:sz="0" w:space="0" w:color="auto"/>
        <w:bottom w:val="none" w:sz="0" w:space="0" w:color="auto"/>
        <w:right w:val="none" w:sz="0" w:space="0" w:color="auto"/>
      </w:divBdr>
    </w:div>
    <w:div w:id="936644403">
      <w:marLeft w:val="0"/>
      <w:marRight w:val="0"/>
      <w:marTop w:val="0"/>
      <w:marBottom w:val="0"/>
      <w:divBdr>
        <w:top w:val="none" w:sz="0" w:space="0" w:color="auto"/>
        <w:left w:val="none" w:sz="0" w:space="0" w:color="auto"/>
        <w:bottom w:val="none" w:sz="0" w:space="0" w:color="auto"/>
        <w:right w:val="none" w:sz="0" w:space="0" w:color="auto"/>
      </w:divBdr>
    </w:div>
    <w:div w:id="936793368">
      <w:marLeft w:val="0"/>
      <w:marRight w:val="0"/>
      <w:marTop w:val="0"/>
      <w:marBottom w:val="0"/>
      <w:divBdr>
        <w:top w:val="none" w:sz="0" w:space="0" w:color="auto"/>
        <w:left w:val="none" w:sz="0" w:space="0" w:color="auto"/>
        <w:bottom w:val="none" w:sz="0" w:space="0" w:color="auto"/>
        <w:right w:val="none" w:sz="0" w:space="0" w:color="auto"/>
      </w:divBdr>
    </w:div>
    <w:div w:id="936863635">
      <w:marLeft w:val="0"/>
      <w:marRight w:val="0"/>
      <w:marTop w:val="0"/>
      <w:marBottom w:val="0"/>
      <w:divBdr>
        <w:top w:val="none" w:sz="0" w:space="0" w:color="auto"/>
        <w:left w:val="none" w:sz="0" w:space="0" w:color="auto"/>
        <w:bottom w:val="none" w:sz="0" w:space="0" w:color="auto"/>
        <w:right w:val="none" w:sz="0" w:space="0" w:color="auto"/>
      </w:divBdr>
    </w:div>
    <w:div w:id="936910041">
      <w:marLeft w:val="0"/>
      <w:marRight w:val="0"/>
      <w:marTop w:val="0"/>
      <w:marBottom w:val="0"/>
      <w:divBdr>
        <w:top w:val="none" w:sz="0" w:space="0" w:color="auto"/>
        <w:left w:val="none" w:sz="0" w:space="0" w:color="auto"/>
        <w:bottom w:val="none" w:sz="0" w:space="0" w:color="auto"/>
        <w:right w:val="none" w:sz="0" w:space="0" w:color="auto"/>
      </w:divBdr>
    </w:div>
    <w:div w:id="936984768">
      <w:marLeft w:val="0"/>
      <w:marRight w:val="0"/>
      <w:marTop w:val="0"/>
      <w:marBottom w:val="0"/>
      <w:divBdr>
        <w:top w:val="none" w:sz="0" w:space="0" w:color="auto"/>
        <w:left w:val="none" w:sz="0" w:space="0" w:color="auto"/>
        <w:bottom w:val="none" w:sz="0" w:space="0" w:color="auto"/>
        <w:right w:val="none" w:sz="0" w:space="0" w:color="auto"/>
      </w:divBdr>
    </w:div>
    <w:div w:id="937176118">
      <w:marLeft w:val="0"/>
      <w:marRight w:val="0"/>
      <w:marTop w:val="0"/>
      <w:marBottom w:val="0"/>
      <w:divBdr>
        <w:top w:val="none" w:sz="0" w:space="0" w:color="auto"/>
        <w:left w:val="none" w:sz="0" w:space="0" w:color="auto"/>
        <w:bottom w:val="none" w:sz="0" w:space="0" w:color="auto"/>
        <w:right w:val="none" w:sz="0" w:space="0" w:color="auto"/>
      </w:divBdr>
    </w:div>
    <w:div w:id="937182111">
      <w:marLeft w:val="0"/>
      <w:marRight w:val="0"/>
      <w:marTop w:val="0"/>
      <w:marBottom w:val="0"/>
      <w:divBdr>
        <w:top w:val="none" w:sz="0" w:space="0" w:color="auto"/>
        <w:left w:val="none" w:sz="0" w:space="0" w:color="auto"/>
        <w:bottom w:val="none" w:sz="0" w:space="0" w:color="auto"/>
        <w:right w:val="none" w:sz="0" w:space="0" w:color="auto"/>
      </w:divBdr>
    </w:div>
    <w:div w:id="937251245">
      <w:marLeft w:val="0"/>
      <w:marRight w:val="0"/>
      <w:marTop w:val="0"/>
      <w:marBottom w:val="0"/>
      <w:divBdr>
        <w:top w:val="none" w:sz="0" w:space="0" w:color="auto"/>
        <w:left w:val="none" w:sz="0" w:space="0" w:color="auto"/>
        <w:bottom w:val="none" w:sz="0" w:space="0" w:color="auto"/>
        <w:right w:val="none" w:sz="0" w:space="0" w:color="auto"/>
      </w:divBdr>
    </w:div>
    <w:div w:id="937251956">
      <w:marLeft w:val="0"/>
      <w:marRight w:val="0"/>
      <w:marTop w:val="0"/>
      <w:marBottom w:val="0"/>
      <w:divBdr>
        <w:top w:val="none" w:sz="0" w:space="0" w:color="auto"/>
        <w:left w:val="none" w:sz="0" w:space="0" w:color="auto"/>
        <w:bottom w:val="none" w:sz="0" w:space="0" w:color="auto"/>
        <w:right w:val="none" w:sz="0" w:space="0" w:color="auto"/>
      </w:divBdr>
    </w:div>
    <w:div w:id="937298829">
      <w:marLeft w:val="0"/>
      <w:marRight w:val="0"/>
      <w:marTop w:val="0"/>
      <w:marBottom w:val="0"/>
      <w:divBdr>
        <w:top w:val="none" w:sz="0" w:space="0" w:color="auto"/>
        <w:left w:val="none" w:sz="0" w:space="0" w:color="auto"/>
        <w:bottom w:val="none" w:sz="0" w:space="0" w:color="auto"/>
        <w:right w:val="none" w:sz="0" w:space="0" w:color="auto"/>
      </w:divBdr>
    </w:div>
    <w:div w:id="937323927">
      <w:marLeft w:val="0"/>
      <w:marRight w:val="0"/>
      <w:marTop w:val="0"/>
      <w:marBottom w:val="0"/>
      <w:divBdr>
        <w:top w:val="none" w:sz="0" w:space="0" w:color="auto"/>
        <w:left w:val="none" w:sz="0" w:space="0" w:color="auto"/>
        <w:bottom w:val="none" w:sz="0" w:space="0" w:color="auto"/>
        <w:right w:val="none" w:sz="0" w:space="0" w:color="auto"/>
      </w:divBdr>
    </w:div>
    <w:div w:id="937375453">
      <w:marLeft w:val="0"/>
      <w:marRight w:val="0"/>
      <w:marTop w:val="0"/>
      <w:marBottom w:val="0"/>
      <w:divBdr>
        <w:top w:val="none" w:sz="0" w:space="0" w:color="auto"/>
        <w:left w:val="none" w:sz="0" w:space="0" w:color="auto"/>
        <w:bottom w:val="none" w:sz="0" w:space="0" w:color="auto"/>
        <w:right w:val="none" w:sz="0" w:space="0" w:color="auto"/>
      </w:divBdr>
    </w:div>
    <w:div w:id="937441550">
      <w:marLeft w:val="0"/>
      <w:marRight w:val="0"/>
      <w:marTop w:val="0"/>
      <w:marBottom w:val="0"/>
      <w:divBdr>
        <w:top w:val="none" w:sz="0" w:space="0" w:color="auto"/>
        <w:left w:val="none" w:sz="0" w:space="0" w:color="auto"/>
        <w:bottom w:val="none" w:sz="0" w:space="0" w:color="auto"/>
        <w:right w:val="none" w:sz="0" w:space="0" w:color="auto"/>
      </w:divBdr>
    </w:div>
    <w:div w:id="937448953">
      <w:marLeft w:val="0"/>
      <w:marRight w:val="0"/>
      <w:marTop w:val="0"/>
      <w:marBottom w:val="0"/>
      <w:divBdr>
        <w:top w:val="none" w:sz="0" w:space="0" w:color="auto"/>
        <w:left w:val="none" w:sz="0" w:space="0" w:color="auto"/>
        <w:bottom w:val="none" w:sz="0" w:space="0" w:color="auto"/>
        <w:right w:val="none" w:sz="0" w:space="0" w:color="auto"/>
      </w:divBdr>
    </w:div>
    <w:div w:id="937451005">
      <w:marLeft w:val="0"/>
      <w:marRight w:val="0"/>
      <w:marTop w:val="0"/>
      <w:marBottom w:val="0"/>
      <w:divBdr>
        <w:top w:val="none" w:sz="0" w:space="0" w:color="auto"/>
        <w:left w:val="none" w:sz="0" w:space="0" w:color="auto"/>
        <w:bottom w:val="none" w:sz="0" w:space="0" w:color="auto"/>
        <w:right w:val="none" w:sz="0" w:space="0" w:color="auto"/>
      </w:divBdr>
    </w:div>
    <w:div w:id="937518525">
      <w:marLeft w:val="0"/>
      <w:marRight w:val="0"/>
      <w:marTop w:val="0"/>
      <w:marBottom w:val="0"/>
      <w:divBdr>
        <w:top w:val="none" w:sz="0" w:space="0" w:color="auto"/>
        <w:left w:val="none" w:sz="0" w:space="0" w:color="auto"/>
        <w:bottom w:val="none" w:sz="0" w:space="0" w:color="auto"/>
        <w:right w:val="none" w:sz="0" w:space="0" w:color="auto"/>
      </w:divBdr>
    </w:div>
    <w:div w:id="937564892">
      <w:marLeft w:val="0"/>
      <w:marRight w:val="0"/>
      <w:marTop w:val="0"/>
      <w:marBottom w:val="0"/>
      <w:divBdr>
        <w:top w:val="none" w:sz="0" w:space="0" w:color="auto"/>
        <w:left w:val="none" w:sz="0" w:space="0" w:color="auto"/>
        <w:bottom w:val="none" w:sz="0" w:space="0" w:color="auto"/>
        <w:right w:val="none" w:sz="0" w:space="0" w:color="auto"/>
      </w:divBdr>
    </w:div>
    <w:div w:id="937711482">
      <w:marLeft w:val="0"/>
      <w:marRight w:val="0"/>
      <w:marTop w:val="0"/>
      <w:marBottom w:val="0"/>
      <w:divBdr>
        <w:top w:val="none" w:sz="0" w:space="0" w:color="auto"/>
        <w:left w:val="none" w:sz="0" w:space="0" w:color="auto"/>
        <w:bottom w:val="none" w:sz="0" w:space="0" w:color="auto"/>
        <w:right w:val="none" w:sz="0" w:space="0" w:color="auto"/>
      </w:divBdr>
    </w:div>
    <w:div w:id="937785578">
      <w:marLeft w:val="0"/>
      <w:marRight w:val="0"/>
      <w:marTop w:val="0"/>
      <w:marBottom w:val="0"/>
      <w:divBdr>
        <w:top w:val="none" w:sz="0" w:space="0" w:color="auto"/>
        <w:left w:val="none" w:sz="0" w:space="0" w:color="auto"/>
        <w:bottom w:val="none" w:sz="0" w:space="0" w:color="auto"/>
        <w:right w:val="none" w:sz="0" w:space="0" w:color="auto"/>
      </w:divBdr>
    </w:div>
    <w:div w:id="937831562">
      <w:marLeft w:val="0"/>
      <w:marRight w:val="0"/>
      <w:marTop w:val="0"/>
      <w:marBottom w:val="0"/>
      <w:divBdr>
        <w:top w:val="none" w:sz="0" w:space="0" w:color="auto"/>
        <w:left w:val="none" w:sz="0" w:space="0" w:color="auto"/>
        <w:bottom w:val="none" w:sz="0" w:space="0" w:color="auto"/>
        <w:right w:val="none" w:sz="0" w:space="0" w:color="auto"/>
      </w:divBdr>
    </w:div>
    <w:div w:id="937835605">
      <w:marLeft w:val="0"/>
      <w:marRight w:val="0"/>
      <w:marTop w:val="0"/>
      <w:marBottom w:val="0"/>
      <w:divBdr>
        <w:top w:val="none" w:sz="0" w:space="0" w:color="auto"/>
        <w:left w:val="none" w:sz="0" w:space="0" w:color="auto"/>
        <w:bottom w:val="none" w:sz="0" w:space="0" w:color="auto"/>
        <w:right w:val="none" w:sz="0" w:space="0" w:color="auto"/>
      </w:divBdr>
    </w:div>
    <w:div w:id="938097393">
      <w:marLeft w:val="0"/>
      <w:marRight w:val="0"/>
      <w:marTop w:val="0"/>
      <w:marBottom w:val="0"/>
      <w:divBdr>
        <w:top w:val="none" w:sz="0" w:space="0" w:color="auto"/>
        <w:left w:val="none" w:sz="0" w:space="0" w:color="auto"/>
        <w:bottom w:val="none" w:sz="0" w:space="0" w:color="auto"/>
        <w:right w:val="none" w:sz="0" w:space="0" w:color="auto"/>
      </w:divBdr>
    </w:div>
    <w:div w:id="938097580">
      <w:marLeft w:val="0"/>
      <w:marRight w:val="0"/>
      <w:marTop w:val="0"/>
      <w:marBottom w:val="0"/>
      <w:divBdr>
        <w:top w:val="none" w:sz="0" w:space="0" w:color="auto"/>
        <w:left w:val="none" w:sz="0" w:space="0" w:color="auto"/>
        <w:bottom w:val="none" w:sz="0" w:space="0" w:color="auto"/>
        <w:right w:val="none" w:sz="0" w:space="0" w:color="auto"/>
      </w:divBdr>
    </w:div>
    <w:div w:id="938098790">
      <w:marLeft w:val="0"/>
      <w:marRight w:val="0"/>
      <w:marTop w:val="0"/>
      <w:marBottom w:val="0"/>
      <w:divBdr>
        <w:top w:val="none" w:sz="0" w:space="0" w:color="auto"/>
        <w:left w:val="none" w:sz="0" w:space="0" w:color="auto"/>
        <w:bottom w:val="none" w:sz="0" w:space="0" w:color="auto"/>
        <w:right w:val="none" w:sz="0" w:space="0" w:color="auto"/>
      </w:divBdr>
    </w:div>
    <w:div w:id="938411934">
      <w:marLeft w:val="0"/>
      <w:marRight w:val="0"/>
      <w:marTop w:val="0"/>
      <w:marBottom w:val="0"/>
      <w:divBdr>
        <w:top w:val="none" w:sz="0" w:space="0" w:color="auto"/>
        <w:left w:val="none" w:sz="0" w:space="0" w:color="auto"/>
        <w:bottom w:val="none" w:sz="0" w:space="0" w:color="auto"/>
        <w:right w:val="none" w:sz="0" w:space="0" w:color="auto"/>
      </w:divBdr>
    </w:div>
    <w:div w:id="938483411">
      <w:marLeft w:val="0"/>
      <w:marRight w:val="0"/>
      <w:marTop w:val="0"/>
      <w:marBottom w:val="0"/>
      <w:divBdr>
        <w:top w:val="none" w:sz="0" w:space="0" w:color="auto"/>
        <w:left w:val="none" w:sz="0" w:space="0" w:color="auto"/>
        <w:bottom w:val="none" w:sz="0" w:space="0" w:color="auto"/>
        <w:right w:val="none" w:sz="0" w:space="0" w:color="auto"/>
      </w:divBdr>
    </w:div>
    <w:div w:id="938488270">
      <w:marLeft w:val="0"/>
      <w:marRight w:val="0"/>
      <w:marTop w:val="0"/>
      <w:marBottom w:val="0"/>
      <w:divBdr>
        <w:top w:val="none" w:sz="0" w:space="0" w:color="auto"/>
        <w:left w:val="none" w:sz="0" w:space="0" w:color="auto"/>
        <w:bottom w:val="none" w:sz="0" w:space="0" w:color="auto"/>
        <w:right w:val="none" w:sz="0" w:space="0" w:color="auto"/>
      </w:divBdr>
    </w:div>
    <w:div w:id="938609475">
      <w:marLeft w:val="0"/>
      <w:marRight w:val="0"/>
      <w:marTop w:val="0"/>
      <w:marBottom w:val="0"/>
      <w:divBdr>
        <w:top w:val="none" w:sz="0" w:space="0" w:color="auto"/>
        <w:left w:val="none" w:sz="0" w:space="0" w:color="auto"/>
        <w:bottom w:val="none" w:sz="0" w:space="0" w:color="auto"/>
        <w:right w:val="none" w:sz="0" w:space="0" w:color="auto"/>
      </w:divBdr>
    </w:div>
    <w:div w:id="938681215">
      <w:marLeft w:val="0"/>
      <w:marRight w:val="0"/>
      <w:marTop w:val="0"/>
      <w:marBottom w:val="0"/>
      <w:divBdr>
        <w:top w:val="none" w:sz="0" w:space="0" w:color="auto"/>
        <w:left w:val="none" w:sz="0" w:space="0" w:color="auto"/>
        <w:bottom w:val="none" w:sz="0" w:space="0" w:color="auto"/>
        <w:right w:val="none" w:sz="0" w:space="0" w:color="auto"/>
      </w:divBdr>
    </w:div>
    <w:div w:id="938752155">
      <w:marLeft w:val="0"/>
      <w:marRight w:val="0"/>
      <w:marTop w:val="0"/>
      <w:marBottom w:val="0"/>
      <w:divBdr>
        <w:top w:val="none" w:sz="0" w:space="0" w:color="auto"/>
        <w:left w:val="none" w:sz="0" w:space="0" w:color="auto"/>
        <w:bottom w:val="none" w:sz="0" w:space="0" w:color="auto"/>
        <w:right w:val="none" w:sz="0" w:space="0" w:color="auto"/>
      </w:divBdr>
    </w:div>
    <w:div w:id="938753193">
      <w:marLeft w:val="0"/>
      <w:marRight w:val="0"/>
      <w:marTop w:val="0"/>
      <w:marBottom w:val="0"/>
      <w:divBdr>
        <w:top w:val="none" w:sz="0" w:space="0" w:color="auto"/>
        <w:left w:val="none" w:sz="0" w:space="0" w:color="auto"/>
        <w:bottom w:val="none" w:sz="0" w:space="0" w:color="auto"/>
        <w:right w:val="none" w:sz="0" w:space="0" w:color="auto"/>
      </w:divBdr>
    </w:div>
    <w:div w:id="938761600">
      <w:marLeft w:val="0"/>
      <w:marRight w:val="0"/>
      <w:marTop w:val="0"/>
      <w:marBottom w:val="0"/>
      <w:divBdr>
        <w:top w:val="none" w:sz="0" w:space="0" w:color="auto"/>
        <w:left w:val="none" w:sz="0" w:space="0" w:color="auto"/>
        <w:bottom w:val="none" w:sz="0" w:space="0" w:color="auto"/>
        <w:right w:val="none" w:sz="0" w:space="0" w:color="auto"/>
      </w:divBdr>
    </w:div>
    <w:div w:id="938832520">
      <w:marLeft w:val="0"/>
      <w:marRight w:val="0"/>
      <w:marTop w:val="0"/>
      <w:marBottom w:val="0"/>
      <w:divBdr>
        <w:top w:val="none" w:sz="0" w:space="0" w:color="auto"/>
        <w:left w:val="none" w:sz="0" w:space="0" w:color="auto"/>
        <w:bottom w:val="none" w:sz="0" w:space="0" w:color="auto"/>
        <w:right w:val="none" w:sz="0" w:space="0" w:color="auto"/>
      </w:divBdr>
    </w:div>
    <w:div w:id="938946612">
      <w:marLeft w:val="0"/>
      <w:marRight w:val="0"/>
      <w:marTop w:val="0"/>
      <w:marBottom w:val="0"/>
      <w:divBdr>
        <w:top w:val="none" w:sz="0" w:space="0" w:color="auto"/>
        <w:left w:val="none" w:sz="0" w:space="0" w:color="auto"/>
        <w:bottom w:val="none" w:sz="0" w:space="0" w:color="auto"/>
        <w:right w:val="none" w:sz="0" w:space="0" w:color="auto"/>
      </w:divBdr>
    </w:div>
    <w:div w:id="938949066">
      <w:marLeft w:val="0"/>
      <w:marRight w:val="0"/>
      <w:marTop w:val="0"/>
      <w:marBottom w:val="0"/>
      <w:divBdr>
        <w:top w:val="none" w:sz="0" w:space="0" w:color="auto"/>
        <w:left w:val="none" w:sz="0" w:space="0" w:color="auto"/>
        <w:bottom w:val="none" w:sz="0" w:space="0" w:color="auto"/>
        <w:right w:val="none" w:sz="0" w:space="0" w:color="auto"/>
      </w:divBdr>
    </w:div>
    <w:div w:id="939022522">
      <w:marLeft w:val="0"/>
      <w:marRight w:val="0"/>
      <w:marTop w:val="0"/>
      <w:marBottom w:val="0"/>
      <w:divBdr>
        <w:top w:val="none" w:sz="0" w:space="0" w:color="auto"/>
        <w:left w:val="none" w:sz="0" w:space="0" w:color="auto"/>
        <w:bottom w:val="none" w:sz="0" w:space="0" w:color="auto"/>
        <w:right w:val="none" w:sz="0" w:space="0" w:color="auto"/>
      </w:divBdr>
    </w:div>
    <w:div w:id="939144703">
      <w:marLeft w:val="0"/>
      <w:marRight w:val="0"/>
      <w:marTop w:val="0"/>
      <w:marBottom w:val="0"/>
      <w:divBdr>
        <w:top w:val="none" w:sz="0" w:space="0" w:color="auto"/>
        <w:left w:val="none" w:sz="0" w:space="0" w:color="auto"/>
        <w:bottom w:val="none" w:sz="0" w:space="0" w:color="auto"/>
        <w:right w:val="none" w:sz="0" w:space="0" w:color="auto"/>
      </w:divBdr>
    </w:div>
    <w:div w:id="939214533">
      <w:bodyDiv w:val="1"/>
      <w:marLeft w:val="0"/>
      <w:marRight w:val="0"/>
      <w:marTop w:val="0"/>
      <w:marBottom w:val="0"/>
      <w:divBdr>
        <w:top w:val="none" w:sz="0" w:space="0" w:color="auto"/>
        <w:left w:val="none" w:sz="0" w:space="0" w:color="auto"/>
        <w:bottom w:val="none" w:sz="0" w:space="0" w:color="auto"/>
        <w:right w:val="none" w:sz="0" w:space="0" w:color="auto"/>
      </w:divBdr>
    </w:div>
    <w:div w:id="939332650">
      <w:marLeft w:val="0"/>
      <w:marRight w:val="0"/>
      <w:marTop w:val="0"/>
      <w:marBottom w:val="0"/>
      <w:divBdr>
        <w:top w:val="none" w:sz="0" w:space="0" w:color="auto"/>
        <w:left w:val="none" w:sz="0" w:space="0" w:color="auto"/>
        <w:bottom w:val="none" w:sz="0" w:space="0" w:color="auto"/>
        <w:right w:val="none" w:sz="0" w:space="0" w:color="auto"/>
      </w:divBdr>
    </w:div>
    <w:div w:id="939333552">
      <w:marLeft w:val="0"/>
      <w:marRight w:val="0"/>
      <w:marTop w:val="0"/>
      <w:marBottom w:val="0"/>
      <w:divBdr>
        <w:top w:val="none" w:sz="0" w:space="0" w:color="auto"/>
        <w:left w:val="none" w:sz="0" w:space="0" w:color="auto"/>
        <w:bottom w:val="none" w:sz="0" w:space="0" w:color="auto"/>
        <w:right w:val="none" w:sz="0" w:space="0" w:color="auto"/>
      </w:divBdr>
    </w:div>
    <w:div w:id="939338764">
      <w:marLeft w:val="0"/>
      <w:marRight w:val="0"/>
      <w:marTop w:val="0"/>
      <w:marBottom w:val="0"/>
      <w:divBdr>
        <w:top w:val="none" w:sz="0" w:space="0" w:color="auto"/>
        <w:left w:val="none" w:sz="0" w:space="0" w:color="auto"/>
        <w:bottom w:val="none" w:sz="0" w:space="0" w:color="auto"/>
        <w:right w:val="none" w:sz="0" w:space="0" w:color="auto"/>
      </w:divBdr>
    </w:div>
    <w:div w:id="939340368">
      <w:marLeft w:val="0"/>
      <w:marRight w:val="0"/>
      <w:marTop w:val="0"/>
      <w:marBottom w:val="0"/>
      <w:divBdr>
        <w:top w:val="none" w:sz="0" w:space="0" w:color="auto"/>
        <w:left w:val="none" w:sz="0" w:space="0" w:color="auto"/>
        <w:bottom w:val="none" w:sz="0" w:space="0" w:color="auto"/>
        <w:right w:val="none" w:sz="0" w:space="0" w:color="auto"/>
      </w:divBdr>
    </w:div>
    <w:div w:id="939409274">
      <w:marLeft w:val="0"/>
      <w:marRight w:val="0"/>
      <w:marTop w:val="0"/>
      <w:marBottom w:val="0"/>
      <w:divBdr>
        <w:top w:val="none" w:sz="0" w:space="0" w:color="auto"/>
        <w:left w:val="none" w:sz="0" w:space="0" w:color="auto"/>
        <w:bottom w:val="none" w:sz="0" w:space="0" w:color="auto"/>
        <w:right w:val="none" w:sz="0" w:space="0" w:color="auto"/>
      </w:divBdr>
    </w:div>
    <w:div w:id="939412993">
      <w:marLeft w:val="0"/>
      <w:marRight w:val="0"/>
      <w:marTop w:val="0"/>
      <w:marBottom w:val="0"/>
      <w:divBdr>
        <w:top w:val="none" w:sz="0" w:space="0" w:color="auto"/>
        <w:left w:val="none" w:sz="0" w:space="0" w:color="auto"/>
        <w:bottom w:val="none" w:sz="0" w:space="0" w:color="auto"/>
        <w:right w:val="none" w:sz="0" w:space="0" w:color="auto"/>
      </w:divBdr>
    </w:div>
    <w:div w:id="939416811">
      <w:marLeft w:val="0"/>
      <w:marRight w:val="0"/>
      <w:marTop w:val="0"/>
      <w:marBottom w:val="0"/>
      <w:divBdr>
        <w:top w:val="none" w:sz="0" w:space="0" w:color="auto"/>
        <w:left w:val="none" w:sz="0" w:space="0" w:color="auto"/>
        <w:bottom w:val="none" w:sz="0" w:space="0" w:color="auto"/>
        <w:right w:val="none" w:sz="0" w:space="0" w:color="auto"/>
      </w:divBdr>
    </w:div>
    <w:div w:id="939610255">
      <w:marLeft w:val="0"/>
      <w:marRight w:val="0"/>
      <w:marTop w:val="0"/>
      <w:marBottom w:val="0"/>
      <w:divBdr>
        <w:top w:val="none" w:sz="0" w:space="0" w:color="auto"/>
        <w:left w:val="none" w:sz="0" w:space="0" w:color="auto"/>
        <w:bottom w:val="none" w:sz="0" w:space="0" w:color="auto"/>
        <w:right w:val="none" w:sz="0" w:space="0" w:color="auto"/>
      </w:divBdr>
    </w:div>
    <w:div w:id="939799766">
      <w:marLeft w:val="0"/>
      <w:marRight w:val="0"/>
      <w:marTop w:val="0"/>
      <w:marBottom w:val="0"/>
      <w:divBdr>
        <w:top w:val="none" w:sz="0" w:space="0" w:color="auto"/>
        <w:left w:val="none" w:sz="0" w:space="0" w:color="auto"/>
        <w:bottom w:val="none" w:sz="0" w:space="0" w:color="auto"/>
        <w:right w:val="none" w:sz="0" w:space="0" w:color="auto"/>
      </w:divBdr>
    </w:div>
    <w:div w:id="939802882">
      <w:marLeft w:val="0"/>
      <w:marRight w:val="0"/>
      <w:marTop w:val="0"/>
      <w:marBottom w:val="0"/>
      <w:divBdr>
        <w:top w:val="none" w:sz="0" w:space="0" w:color="auto"/>
        <w:left w:val="none" w:sz="0" w:space="0" w:color="auto"/>
        <w:bottom w:val="none" w:sz="0" w:space="0" w:color="auto"/>
        <w:right w:val="none" w:sz="0" w:space="0" w:color="auto"/>
      </w:divBdr>
    </w:div>
    <w:div w:id="939988254">
      <w:marLeft w:val="0"/>
      <w:marRight w:val="0"/>
      <w:marTop w:val="0"/>
      <w:marBottom w:val="0"/>
      <w:divBdr>
        <w:top w:val="none" w:sz="0" w:space="0" w:color="auto"/>
        <w:left w:val="none" w:sz="0" w:space="0" w:color="auto"/>
        <w:bottom w:val="none" w:sz="0" w:space="0" w:color="auto"/>
        <w:right w:val="none" w:sz="0" w:space="0" w:color="auto"/>
      </w:divBdr>
    </w:div>
    <w:div w:id="940063298">
      <w:marLeft w:val="0"/>
      <w:marRight w:val="0"/>
      <w:marTop w:val="0"/>
      <w:marBottom w:val="0"/>
      <w:divBdr>
        <w:top w:val="none" w:sz="0" w:space="0" w:color="auto"/>
        <w:left w:val="none" w:sz="0" w:space="0" w:color="auto"/>
        <w:bottom w:val="none" w:sz="0" w:space="0" w:color="auto"/>
        <w:right w:val="none" w:sz="0" w:space="0" w:color="auto"/>
      </w:divBdr>
    </w:div>
    <w:div w:id="940064840">
      <w:marLeft w:val="0"/>
      <w:marRight w:val="0"/>
      <w:marTop w:val="0"/>
      <w:marBottom w:val="0"/>
      <w:divBdr>
        <w:top w:val="none" w:sz="0" w:space="0" w:color="auto"/>
        <w:left w:val="none" w:sz="0" w:space="0" w:color="auto"/>
        <w:bottom w:val="none" w:sz="0" w:space="0" w:color="auto"/>
        <w:right w:val="none" w:sz="0" w:space="0" w:color="auto"/>
      </w:divBdr>
    </w:div>
    <w:div w:id="940070075">
      <w:marLeft w:val="0"/>
      <w:marRight w:val="0"/>
      <w:marTop w:val="0"/>
      <w:marBottom w:val="0"/>
      <w:divBdr>
        <w:top w:val="none" w:sz="0" w:space="0" w:color="auto"/>
        <w:left w:val="none" w:sz="0" w:space="0" w:color="auto"/>
        <w:bottom w:val="none" w:sz="0" w:space="0" w:color="auto"/>
        <w:right w:val="none" w:sz="0" w:space="0" w:color="auto"/>
      </w:divBdr>
    </w:div>
    <w:div w:id="940146335">
      <w:marLeft w:val="0"/>
      <w:marRight w:val="0"/>
      <w:marTop w:val="0"/>
      <w:marBottom w:val="0"/>
      <w:divBdr>
        <w:top w:val="none" w:sz="0" w:space="0" w:color="auto"/>
        <w:left w:val="none" w:sz="0" w:space="0" w:color="auto"/>
        <w:bottom w:val="none" w:sz="0" w:space="0" w:color="auto"/>
        <w:right w:val="none" w:sz="0" w:space="0" w:color="auto"/>
      </w:divBdr>
    </w:div>
    <w:div w:id="940334026">
      <w:marLeft w:val="0"/>
      <w:marRight w:val="0"/>
      <w:marTop w:val="0"/>
      <w:marBottom w:val="0"/>
      <w:divBdr>
        <w:top w:val="none" w:sz="0" w:space="0" w:color="auto"/>
        <w:left w:val="none" w:sz="0" w:space="0" w:color="auto"/>
        <w:bottom w:val="none" w:sz="0" w:space="0" w:color="auto"/>
        <w:right w:val="none" w:sz="0" w:space="0" w:color="auto"/>
      </w:divBdr>
    </w:div>
    <w:div w:id="940335401">
      <w:marLeft w:val="0"/>
      <w:marRight w:val="0"/>
      <w:marTop w:val="0"/>
      <w:marBottom w:val="0"/>
      <w:divBdr>
        <w:top w:val="none" w:sz="0" w:space="0" w:color="auto"/>
        <w:left w:val="none" w:sz="0" w:space="0" w:color="auto"/>
        <w:bottom w:val="none" w:sz="0" w:space="0" w:color="auto"/>
        <w:right w:val="none" w:sz="0" w:space="0" w:color="auto"/>
      </w:divBdr>
    </w:div>
    <w:div w:id="940407930">
      <w:marLeft w:val="0"/>
      <w:marRight w:val="0"/>
      <w:marTop w:val="0"/>
      <w:marBottom w:val="0"/>
      <w:divBdr>
        <w:top w:val="none" w:sz="0" w:space="0" w:color="auto"/>
        <w:left w:val="none" w:sz="0" w:space="0" w:color="auto"/>
        <w:bottom w:val="none" w:sz="0" w:space="0" w:color="auto"/>
        <w:right w:val="none" w:sz="0" w:space="0" w:color="auto"/>
      </w:divBdr>
    </w:div>
    <w:div w:id="940723668">
      <w:marLeft w:val="0"/>
      <w:marRight w:val="0"/>
      <w:marTop w:val="0"/>
      <w:marBottom w:val="0"/>
      <w:divBdr>
        <w:top w:val="none" w:sz="0" w:space="0" w:color="auto"/>
        <w:left w:val="none" w:sz="0" w:space="0" w:color="auto"/>
        <w:bottom w:val="none" w:sz="0" w:space="0" w:color="auto"/>
        <w:right w:val="none" w:sz="0" w:space="0" w:color="auto"/>
      </w:divBdr>
    </w:div>
    <w:div w:id="940801931">
      <w:marLeft w:val="0"/>
      <w:marRight w:val="0"/>
      <w:marTop w:val="0"/>
      <w:marBottom w:val="0"/>
      <w:divBdr>
        <w:top w:val="none" w:sz="0" w:space="0" w:color="auto"/>
        <w:left w:val="none" w:sz="0" w:space="0" w:color="auto"/>
        <w:bottom w:val="none" w:sz="0" w:space="0" w:color="auto"/>
        <w:right w:val="none" w:sz="0" w:space="0" w:color="auto"/>
      </w:divBdr>
    </w:div>
    <w:div w:id="940912883">
      <w:marLeft w:val="0"/>
      <w:marRight w:val="0"/>
      <w:marTop w:val="0"/>
      <w:marBottom w:val="0"/>
      <w:divBdr>
        <w:top w:val="none" w:sz="0" w:space="0" w:color="auto"/>
        <w:left w:val="none" w:sz="0" w:space="0" w:color="auto"/>
        <w:bottom w:val="none" w:sz="0" w:space="0" w:color="auto"/>
        <w:right w:val="none" w:sz="0" w:space="0" w:color="auto"/>
      </w:divBdr>
    </w:div>
    <w:div w:id="940919568">
      <w:marLeft w:val="0"/>
      <w:marRight w:val="0"/>
      <w:marTop w:val="0"/>
      <w:marBottom w:val="0"/>
      <w:divBdr>
        <w:top w:val="none" w:sz="0" w:space="0" w:color="auto"/>
        <w:left w:val="none" w:sz="0" w:space="0" w:color="auto"/>
        <w:bottom w:val="none" w:sz="0" w:space="0" w:color="auto"/>
        <w:right w:val="none" w:sz="0" w:space="0" w:color="auto"/>
      </w:divBdr>
    </w:div>
    <w:div w:id="941035869">
      <w:marLeft w:val="0"/>
      <w:marRight w:val="0"/>
      <w:marTop w:val="0"/>
      <w:marBottom w:val="0"/>
      <w:divBdr>
        <w:top w:val="none" w:sz="0" w:space="0" w:color="auto"/>
        <w:left w:val="none" w:sz="0" w:space="0" w:color="auto"/>
        <w:bottom w:val="none" w:sz="0" w:space="0" w:color="auto"/>
        <w:right w:val="none" w:sz="0" w:space="0" w:color="auto"/>
      </w:divBdr>
    </w:div>
    <w:div w:id="941037083">
      <w:marLeft w:val="0"/>
      <w:marRight w:val="0"/>
      <w:marTop w:val="0"/>
      <w:marBottom w:val="0"/>
      <w:divBdr>
        <w:top w:val="none" w:sz="0" w:space="0" w:color="auto"/>
        <w:left w:val="none" w:sz="0" w:space="0" w:color="auto"/>
        <w:bottom w:val="none" w:sz="0" w:space="0" w:color="auto"/>
        <w:right w:val="none" w:sz="0" w:space="0" w:color="auto"/>
      </w:divBdr>
    </w:div>
    <w:div w:id="941106520">
      <w:marLeft w:val="0"/>
      <w:marRight w:val="0"/>
      <w:marTop w:val="0"/>
      <w:marBottom w:val="0"/>
      <w:divBdr>
        <w:top w:val="none" w:sz="0" w:space="0" w:color="auto"/>
        <w:left w:val="none" w:sz="0" w:space="0" w:color="auto"/>
        <w:bottom w:val="none" w:sz="0" w:space="0" w:color="auto"/>
        <w:right w:val="none" w:sz="0" w:space="0" w:color="auto"/>
      </w:divBdr>
    </w:div>
    <w:div w:id="941110074">
      <w:marLeft w:val="0"/>
      <w:marRight w:val="0"/>
      <w:marTop w:val="0"/>
      <w:marBottom w:val="0"/>
      <w:divBdr>
        <w:top w:val="none" w:sz="0" w:space="0" w:color="auto"/>
        <w:left w:val="none" w:sz="0" w:space="0" w:color="auto"/>
        <w:bottom w:val="none" w:sz="0" w:space="0" w:color="auto"/>
        <w:right w:val="none" w:sz="0" w:space="0" w:color="auto"/>
      </w:divBdr>
    </w:div>
    <w:div w:id="941230329">
      <w:marLeft w:val="0"/>
      <w:marRight w:val="0"/>
      <w:marTop w:val="0"/>
      <w:marBottom w:val="0"/>
      <w:divBdr>
        <w:top w:val="none" w:sz="0" w:space="0" w:color="auto"/>
        <w:left w:val="none" w:sz="0" w:space="0" w:color="auto"/>
        <w:bottom w:val="none" w:sz="0" w:space="0" w:color="auto"/>
        <w:right w:val="none" w:sz="0" w:space="0" w:color="auto"/>
      </w:divBdr>
    </w:div>
    <w:div w:id="941256318">
      <w:marLeft w:val="0"/>
      <w:marRight w:val="0"/>
      <w:marTop w:val="0"/>
      <w:marBottom w:val="0"/>
      <w:divBdr>
        <w:top w:val="none" w:sz="0" w:space="0" w:color="auto"/>
        <w:left w:val="none" w:sz="0" w:space="0" w:color="auto"/>
        <w:bottom w:val="none" w:sz="0" w:space="0" w:color="auto"/>
        <w:right w:val="none" w:sz="0" w:space="0" w:color="auto"/>
      </w:divBdr>
    </w:div>
    <w:div w:id="941259998">
      <w:marLeft w:val="0"/>
      <w:marRight w:val="0"/>
      <w:marTop w:val="0"/>
      <w:marBottom w:val="0"/>
      <w:divBdr>
        <w:top w:val="none" w:sz="0" w:space="0" w:color="auto"/>
        <w:left w:val="none" w:sz="0" w:space="0" w:color="auto"/>
        <w:bottom w:val="none" w:sz="0" w:space="0" w:color="auto"/>
        <w:right w:val="none" w:sz="0" w:space="0" w:color="auto"/>
      </w:divBdr>
    </w:div>
    <w:div w:id="941300743">
      <w:marLeft w:val="0"/>
      <w:marRight w:val="0"/>
      <w:marTop w:val="0"/>
      <w:marBottom w:val="0"/>
      <w:divBdr>
        <w:top w:val="none" w:sz="0" w:space="0" w:color="auto"/>
        <w:left w:val="none" w:sz="0" w:space="0" w:color="auto"/>
        <w:bottom w:val="none" w:sz="0" w:space="0" w:color="auto"/>
        <w:right w:val="none" w:sz="0" w:space="0" w:color="auto"/>
      </w:divBdr>
    </w:div>
    <w:div w:id="941377639">
      <w:marLeft w:val="0"/>
      <w:marRight w:val="0"/>
      <w:marTop w:val="0"/>
      <w:marBottom w:val="0"/>
      <w:divBdr>
        <w:top w:val="none" w:sz="0" w:space="0" w:color="auto"/>
        <w:left w:val="none" w:sz="0" w:space="0" w:color="auto"/>
        <w:bottom w:val="none" w:sz="0" w:space="0" w:color="auto"/>
        <w:right w:val="none" w:sz="0" w:space="0" w:color="auto"/>
      </w:divBdr>
    </w:div>
    <w:div w:id="941499884">
      <w:marLeft w:val="0"/>
      <w:marRight w:val="0"/>
      <w:marTop w:val="0"/>
      <w:marBottom w:val="0"/>
      <w:divBdr>
        <w:top w:val="none" w:sz="0" w:space="0" w:color="auto"/>
        <w:left w:val="none" w:sz="0" w:space="0" w:color="auto"/>
        <w:bottom w:val="none" w:sz="0" w:space="0" w:color="auto"/>
        <w:right w:val="none" w:sz="0" w:space="0" w:color="auto"/>
      </w:divBdr>
    </w:div>
    <w:div w:id="941763737">
      <w:bodyDiv w:val="1"/>
      <w:marLeft w:val="0"/>
      <w:marRight w:val="0"/>
      <w:marTop w:val="0"/>
      <w:marBottom w:val="0"/>
      <w:divBdr>
        <w:top w:val="none" w:sz="0" w:space="0" w:color="auto"/>
        <w:left w:val="none" w:sz="0" w:space="0" w:color="auto"/>
        <w:bottom w:val="none" w:sz="0" w:space="0" w:color="auto"/>
        <w:right w:val="none" w:sz="0" w:space="0" w:color="auto"/>
      </w:divBdr>
    </w:div>
    <w:div w:id="941767448">
      <w:marLeft w:val="0"/>
      <w:marRight w:val="0"/>
      <w:marTop w:val="0"/>
      <w:marBottom w:val="0"/>
      <w:divBdr>
        <w:top w:val="none" w:sz="0" w:space="0" w:color="auto"/>
        <w:left w:val="none" w:sz="0" w:space="0" w:color="auto"/>
        <w:bottom w:val="none" w:sz="0" w:space="0" w:color="auto"/>
        <w:right w:val="none" w:sz="0" w:space="0" w:color="auto"/>
      </w:divBdr>
    </w:div>
    <w:div w:id="941914873">
      <w:marLeft w:val="0"/>
      <w:marRight w:val="0"/>
      <w:marTop w:val="0"/>
      <w:marBottom w:val="0"/>
      <w:divBdr>
        <w:top w:val="none" w:sz="0" w:space="0" w:color="auto"/>
        <w:left w:val="none" w:sz="0" w:space="0" w:color="auto"/>
        <w:bottom w:val="none" w:sz="0" w:space="0" w:color="auto"/>
        <w:right w:val="none" w:sz="0" w:space="0" w:color="auto"/>
      </w:divBdr>
    </w:div>
    <w:div w:id="941916133">
      <w:marLeft w:val="0"/>
      <w:marRight w:val="0"/>
      <w:marTop w:val="0"/>
      <w:marBottom w:val="0"/>
      <w:divBdr>
        <w:top w:val="none" w:sz="0" w:space="0" w:color="auto"/>
        <w:left w:val="none" w:sz="0" w:space="0" w:color="auto"/>
        <w:bottom w:val="none" w:sz="0" w:space="0" w:color="auto"/>
        <w:right w:val="none" w:sz="0" w:space="0" w:color="auto"/>
      </w:divBdr>
    </w:div>
    <w:div w:id="942108266">
      <w:marLeft w:val="0"/>
      <w:marRight w:val="0"/>
      <w:marTop w:val="0"/>
      <w:marBottom w:val="0"/>
      <w:divBdr>
        <w:top w:val="none" w:sz="0" w:space="0" w:color="auto"/>
        <w:left w:val="none" w:sz="0" w:space="0" w:color="auto"/>
        <w:bottom w:val="none" w:sz="0" w:space="0" w:color="auto"/>
        <w:right w:val="none" w:sz="0" w:space="0" w:color="auto"/>
      </w:divBdr>
    </w:div>
    <w:div w:id="942149927">
      <w:marLeft w:val="0"/>
      <w:marRight w:val="0"/>
      <w:marTop w:val="0"/>
      <w:marBottom w:val="0"/>
      <w:divBdr>
        <w:top w:val="none" w:sz="0" w:space="0" w:color="auto"/>
        <w:left w:val="none" w:sz="0" w:space="0" w:color="auto"/>
        <w:bottom w:val="none" w:sz="0" w:space="0" w:color="auto"/>
        <w:right w:val="none" w:sz="0" w:space="0" w:color="auto"/>
      </w:divBdr>
    </w:div>
    <w:div w:id="942154497">
      <w:marLeft w:val="0"/>
      <w:marRight w:val="0"/>
      <w:marTop w:val="0"/>
      <w:marBottom w:val="0"/>
      <w:divBdr>
        <w:top w:val="none" w:sz="0" w:space="0" w:color="auto"/>
        <w:left w:val="none" w:sz="0" w:space="0" w:color="auto"/>
        <w:bottom w:val="none" w:sz="0" w:space="0" w:color="auto"/>
        <w:right w:val="none" w:sz="0" w:space="0" w:color="auto"/>
      </w:divBdr>
    </w:div>
    <w:div w:id="942155080">
      <w:marLeft w:val="0"/>
      <w:marRight w:val="0"/>
      <w:marTop w:val="0"/>
      <w:marBottom w:val="0"/>
      <w:divBdr>
        <w:top w:val="none" w:sz="0" w:space="0" w:color="auto"/>
        <w:left w:val="none" w:sz="0" w:space="0" w:color="auto"/>
        <w:bottom w:val="none" w:sz="0" w:space="0" w:color="auto"/>
        <w:right w:val="none" w:sz="0" w:space="0" w:color="auto"/>
      </w:divBdr>
    </w:div>
    <w:div w:id="942155930">
      <w:marLeft w:val="0"/>
      <w:marRight w:val="0"/>
      <w:marTop w:val="0"/>
      <w:marBottom w:val="0"/>
      <w:divBdr>
        <w:top w:val="none" w:sz="0" w:space="0" w:color="auto"/>
        <w:left w:val="none" w:sz="0" w:space="0" w:color="auto"/>
        <w:bottom w:val="none" w:sz="0" w:space="0" w:color="auto"/>
        <w:right w:val="none" w:sz="0" w:space="0" w:color="auto"/>
      </w:divBdr>
    </w:div>
    <w:div w:id="942226474">
      <w:marLeft w:val="0"/>
      <w:marRight w:val="0"/>
      <w:marTop w:val="0"/>
      <w:marBottom w:val="0"/>
      <w:divBdr>
        <w:top w:val="none" w:sz="0" w:space="0" w:color="auto"/>
        <w:left w:val="none" w:sz="0" w:space="0" w:color="auto"/>
        <w:bottom w:val="none" w:sz="0" w:space="0" w:color="auto"/>
        <w:right w:val="none" w:sz="0" w:space="0" w:color="auto"/>
      </w:divBdr>
    </w:div>
    <w:div w:id="942345250">
      <w:marLeft w:val="0"/>
      <w:marRight w:val="0"/>
      <w:marTop w:val="0"/>
      <w:marBottom w:val="0"/>
      <w:divBdr>
        <w:top w:val="none" w:sz="0" w:space="0" w:color="auto"/>
        <w:left w:val="none" w:sz="0" w:space="0" w:color="auto"/>
        <w:bottom w:val="none" w:sz="0" w:space="0" w:color="auto"/>
        <w:right w:val="none" w:sz="0" w:space="0" w:color="auto"/>
      </w:divBdr>
    </w:div>
    <w:div w:id="942419225">
      <w:marLeft w:val="0"/>
      <w:marRight w:val="0"/>
      <w:marTop w:val="0"/>
      <w:marBottom w:val="0"/>
      <w:divBdr>
        <w:top w:val="none" w:sz="0" w:space="0" w:color="auto"/>
        <w:left w:val="none" w:sz="0" w:space="0" w:color="auto"/>
        <w:bottom w:val="none" w:sz="0" w:space="0" w:color="auto"/>
        <w:right w:val="none" w:sz="0" w:space="0" w:color="auto"/>
      </w:divBdr>
    </w:div>
    <w:div w:id="942610246">
      <w:marLeft w:val="0"/>
      <w:marRight w:val="0"/>
      <w:marTop w:val="0"/>
      <w:marBottom w:val="0"/>
      <w:divBdr>
        <w:top w:val="none" w:sz="0" w:space="0" w:color="auto"/>
        <w:left w:val="none" w:sz="0" w:space="0" w:color="auto"/>
        <w:bottom w:val="none" w:sz="0" w:space="0" w:color="auto"/>
        <w:right w:val="none" w:sz="0" w:space="0" w:color="auto"/>
      </w:divBdr>
    </w:div>
    <w:div w:id="942617763">
      <w:marLeft w:val="0"/>
      <w:marRight w:val="0"/>
      <w:marTop w:val="0"/>
      <w:marBottom w:val="0"/>
      <w:divBdr>
        <w:top w:val="none" w:sz="0" w:space="0" w:color="auto"/>
        <w:left w:val="none" w:sz="0" w:space="0" w:color="auto"/>
        <w:bottom w:val="none" w:sz="0" w:space="0" w:color="auto"/>
        <w:right w:val="none" w:sz="0" w:space="0" w:color="auto"/>
      </w:divBdr>
    </w:div>
    <w:div w:id="942806268">
      <w:marLeft w:val="0"/>
      <w:marRight w:val="0"/>
      <w:marTop w:val="0"/>
      <w:marBottom w:val="0"/>
      <w:divBdr>
        <w:top w:val="none" w:sz="0" w:space="0" w:color="auto"/>
        <w:left w:val="none" w:sz="0" w:space="0" w:color="auto"/>
        <w:bottom w:val="none" w:sz="0" w:space="0" w:color="auto"/>
        <w:right w:val="none" w:sz="0" w:space="0" w:color="auto"/>
      </w:divBdr>
    </w:div>
    <w:div w:id="942885682">
      <w:marLeft w:val="0"/>
      <w:marRight w:val="0"/>
      <w:marTop w:val="0"/>
      <w:marBottom w:val="0"/>
      <w:divBdr>
        <w:top w:val="none" w:sz="0" w:space="0" w:color="auto"/>
        <w:left w:val="none" w:sz="0" w:space="0" w:color="auto"/>
        <w:bottom w:val="none" w:sz="0" w:space="0" w:color="auto"/>
        <w:right w:val="none" w:sz="0" w:space="0" w:color="auto"/>
      </w:divBdr>
    </w:div>
    <w:div w:id="942952189">
      <w:marLeft w:val="0"/>
      <w:marRight w:val="0"/>
      <w:marTop w:val="0"/>
      <w:marBottom w:val="0"/>
      <w:divBdr>
        <w:top w:val="none" w:sz="0" w:space="0" w:color="auto"/>
        <w:left w:val="none" w:sz="0" w:space="0" w:color="auto"/>
        <w:bottom w:val="none" w:sz="0" w:space="0" w:color="auto"/>
        <w:right w:val="none" w:sz="0" w:space="0" w:color="auto"/>
      </w:divBdr>
    </w:div>
    <w:div w:id="942954564">
      <w:bodyDiv w:val="1"/>
      <w:marLeft w:val="0"/>
      <w:marRight w:val="0"/>
      <w:marTop w:val="0"/>
      <w:marBottom w:val="0"/>
      <w:divBdr>
        <w:top w:val="none" w:sz="0" w:space="0" w:color="auto"/>
        <w:left w:val="none" w:sz="0" w:space="0" w:color="auto"/>
        <w:bottom w:val="none" w:sz="0" w:space="0" w:color="auto"/>
        <w:right w:val="none" w:sz="0" w:space="0" w:color="auto"/>
      </w:divBdr>
    </w:div>
    <w:div w:id="942959050">
      <w:marLeft w:val="0"/>
      <w:marRight w:val="0"/>
      <w:marTop w:val="0"/>
      <w:marBottom w:val="0"/>
      <w:divBdr>
        <w:top w:val="none" w:sz="0" w:space="0" w:color="auto"/>
        <w:left w:val="none" w:sz="0" w:space="0" w:color="auto"/>
        <w:bottom w:val="none" w:sz="0" w:space="0" w:color="auto"/>
        <w:right w:val="none" w:sz="0" w:space="0" w:color="auto"/>
      </w:divBdr>
    </w:div>
    <w:div w:id="943001173">
      <w:marLeft w:val="0"/>
      <w:marRight w:val="0"/>
      <w:marTop w:val="0"/>
      <w:marBottom w:val="0"/>
      <w:divBdr>
        <w:top w:val="none" w:sz="0" w:space="0" w:color="auto"/>
        <w:left w:val="none" w:sz="0" w:space="0" w:color="auto"/>
        <w:bottom w:val="none" w:sz="0" w:space="0" w:color="auto"/>
        <w:right w:val="none" w:sz="0" w:space="0" w:color="auto"/>
      </w:divBdr>
    </w:div>
    <w:div w:id="943004330">
      <w:bodyDiv w:val="1"/>
      <w:marLeft w:val="0"/>
      <w:marRight w:val="0"/>
      <w:marTop w:val="0"/>
      <w:marBottom w:val="0"/>
      <w:divBdr>
        <w:top w:val="none" w:sz="0" w:space="0" w:color="auto"/>
        <w:left w:val="none" w:sz="0" w:space="0" w:color="auto"/>
        <w:bottom w:val="none" w:sz="0" w:space="0" w:color="auto"/>
        <w:right w:val="none" w:sz="0" w:space="0" w:color="auto"/>
      </w:divBdr>
    </w:div>
    <w:div w:id="943029536">
      <w:marLeft w:val="0"/>
      <w:marRight w:val="0"/>
      <w:marTop w:val="0"/>
      <w:marBottom w:val="0"/>
      <w:divBdr>
        <w:top w:val="none" w:sz="0" w:space="0" w:color="auto"/>
        <w:left w:val="none" w:sz="0" w:space="0" w:color="auto"/>
        <w:bottom w:val="none" w:sz="0" w:space="0" w:color="auto"/>
        <w:right w:val="none" w:sz="0" w:space="0" w:color="auto"/>
      </w:divBdr>
    </w:div>
    <w:div w:id="943072993">
      <w:marLeft w:val="0"/>
      <w:marRight w:val="0"/>
      <w:marTop w:val="0"/>
      <w:marBottom w:val="0"/>
      <w:divBdr>
        <w:top w:val="none" w:sz="0" w:space="0" w:color="auto"/>
        <w:left w:val="none" w:sz="0" w:space="0" w:color="auto"/>
        <w:bottom w:val="none" w:sz="0" w:space="0" w:color="auto"/>
        <w:right w:val="none" w:sz="0" w:space="0" w:color="auto"/>
      </w:divBdr>
    </w:div>
    <w:div w:id="943222496">
      <w:marLeft w:val="0"/>
      <w:marRight w:val="0"/>
      <w:marTop w:val="0"/>
      <w:marBottom w:val="0"/>
      <w:divBdr>
        <w:top w:val="none" w:sz="0" w:space="0" w:color="auto"/>
        <w:left w:val="none" w:sz="0" w:space="0" w:color="auto"/>
        <w:bottom w:val="none" w:sz="0" w:space="0" w:color="auto"/>
        <w:right w:val="none" w:sz="0" w:space="0" w:color="auto"/>
      </w:divBdr>
    </w:div>
    <w:div w:id="943226460">
      <w:marLeft w:val="0"/>
      <w:marRight w:val="0"/>
      <w:marTop w:val="0"/>
      <w:marBottom w:val="0"/>
      <w:divBdr>
        <w:top w:val="none" w:sz="0" w:space="0" w:color="auto"/>
        <w:left w:val="none" w:sz="0" w:space="0" w:color="auto"/>
        <w:bottom w:val="none" w:sz="0" w:space="0" w:color="auto"/>
        <w:right w:val="none" w:sz="0" w:space="0" w:color="auto"/>
      </w:divBdr>
    </w:div>
    <w:div w:id="943265438">
      <w:marLeft w:val="0"/>
      <w:marRight w:val="0"/>
      <w:marTop w:val="0"/>
      <w:marBottom w:val="0"/>
      <w:divBdr>
        <w:top w:val="none" w:sz="0" w:space="0" w:color="auto"/>
        <w:left w:val="none" w:sz="0" w:space="0" w:color="auto"/>
        <w:bottom w:val="none" w:sz="0" w:space="0" w:color="auto"/>
        <w:right w:val="none" w:sz="0" w:space="0" w:color="auto"/>
      </w:divBdr>
    </w:div>
    <w:div w:id="943269055">
      <w:marLeft w:val="0"/>
      <w:marRight w:val="0"/>
      <w:marTop w:val="0"/>
      <w:marBottom w:val="0"/>
      <w:divBdr>
        <w:top w:val="none" w:sz="0" w:space="0" w:color="auto"/>
        <w:left w:val="none" w:sz="0" w:space="0" w:color="auto"/>
        <w:bottom w:val="none" w:sz="0" w:space="0" w:color="auto"/>
        <w:right w:val="none" w:sz="0" w:space="0" w:color="auto"/>
      </w:divBdr>
    </w:div>
    <w:div w:id="943341897">
      <w:marLeft w:val="0"/>
      <w:marRight w:val="0"/>
      <w:marTop w:val="0"/>
      <w:marBottom w:val="0"/>
      <w:divBdr>
        <w:top w:val="none" w:sz="0" w:space="0" w:color="auto"/>
        <w:left w:val="none" w:sz="0" w:space="0" w:color="auto"/>
        <w:bottom w:val="none" w:sz="0" w:space="0" w:color="auto"/>
        <w:right w:val="none" w:sz="0" w:space="0" w:color="auto"/>
      </w:divBdr>
    </w:div>
    <w:div w:id="943343442">
      <w:marLeft w:val="0"/>
      <w:marRight w:val="0"/>
      <w:marTop w:val="0"/>
      <w:marBottom w:val="0"/>
      <w:divBdr>
        <w:top w:val="none" w:sz="0" w:space="0" w:color="auto"/>
        <w:left w:val="none" w:sz="0" w:space="0" w:color="auto"/>
        <w:bottom w:val="none" w:sz="0" w:space="0" w:color="auto"/>
        <w:right w:val="none" w:sz="0" w:space="0" w:color="auto"/>
      </w:divBdr>
    </w:div>
    <w:div w:id="943537661">
      <w:marLeft w:val="0"/>
      <w:marRight w:val="0"/>
      <w:marTop w:val="0"/>
      <w:marBottom w:val="0"/>
      <w:divBdr>
        <w:top w:val="none" w:sz="0" w:space="0" w:color="auto"/>
        <w:left w:val="none" w:sz="0" w:space="0" w:color="auto"/>
        <w:bottom w:val="none" w:sz="0" w:space="0" w:color="auto"/>
        <w:right w:val="none" w:sz="0" w:space="0" w:color="auto"/>
      </w:divBdr>
    </w:div>
    <w:div w:id="943607666">
      <w:marLeft w:val="0"/>
      <w:marRight w:val="0"/>
      <w:marTop w:val="0"/>
      <w:marBottom w:val="0"/>
      <w:divBdr>
        <w:top w:val="none" w:sz="0" w:space="0" w:color="auto"/>
        <w:left w:val="none" w:sz="0" w:space="0" w:color="auto"/>
        <w:bottom w:val="none" w:sz="0" w:space="0" w:color="auto"/>
        <w:right w:val="none" w:sz="0" w:space="0" w:color="auto"/>
      </w:divBdr>
    </w:div>
    <w:div w:id="943613941">
      <w:marLeft w:val="0"/>
      <w:marRight w:val="0"/>
      <w:marTop w:val="0"/>
      <w:marBottom w:val="0"/>
      <w:divBdr>
        <w:top w:val="none" w:sz="0" w:space="0" w:color="auto"/>
        <w:left w:val="none" w:sz="0" w:space="0" w:color="auto"/>
        <w:bottom w:val="none" w:sz="0" w:space="0" w:color="auto"/>
        <w:right w:val="none" w:sz="0" w:space="0" w:color="auto"/>
      </w:divBdr>
    </w:div>
    <w:div w:id="943729468">
      <w:marLeft w:val="0"/>
      <w:marRight w:val="0"/>
      <w:marTop w:val="0"/>
      <w:marBottom w:val="0"/>
      <w:divBdr>
        <w:top w:val="none" w:sz="0" w:space="0" w:color="auto"/>
        <w:left w:val="none" w:sz="0" w:space="0" w:color="auto"/>
        <w:bottom w:val="none" w:sz="0" w:space="0" w:color="auto"/>
        <w:right w:val="none" w:sz="0" w:space="0" w:color="auto"/>
      </w:divBdr>
    </w:div>
    <w:div w:id="943803704">
      <w:marLeft w:val="0"/>
      <w:marRight w:val="0"/>
      <w:marTop w:val="0"/>
      <w:marBottom w:val="0"/>
      <w:divBdr>
        <w:top w:val="none" w:sz="0" w:space="0" w:color="auto"/>
        <w:left w:val="none" w:sz="0" w:space="0" w:color="auto"/>
        <w:bottom w:val="none" w:sz="0" w:space="0" w:color="auto"/>
        <w:right w:val="none" w:sz="0" w:space="0" w:color="auto"/>
      </w:divBdr>
    </w:div>
    <w:div w:id="943919994">
      <w:marLeft w:val="0"/>
      <w:marRight w:val="0"/>
      <w:marTop w:val="0"/>
      <w:marBottom w:val="0"/>
      <w:divBdr>
        <w:top w:val="none" w:sz="0" w:space="0" w:color="auto"/>
        <w:left w:val="none" w:sz="0" w:space="0" w:color="auto"/>
        <w:bottom w:val="none" w:sz="0" w:space="0" w:color="auto"/>
        <w:right w:val="none" w:sz="0" w:space="0" w:color="auto"/>
      </w:divBdr>
    </w:div>
    <w:div w:id="943928259">
      <w:marLeft w:val="0"/>
      <w:marRight w:val="0"/>
      <w:marTop w:val="0"/>
      <w:marBottom w:val="0"/>
      <w:divBdr>
        <w:top w:val="none" w:sz="0" w:space="0" w:color="auto"/>
        <w:left w:val="none" w:sz="0" w:space="0" w:color="auto"/>
        <w:bottom w:val="none" w:sz="0" w:space="0" w:color="auto"/>
        <w:right w:val="none" w:sz="0" w:space="0" w:color="auto"/>
      </w:divBdr>
    </w:div>
    <w:div w:id="944046276">
      <w:marLeft w:val="0"/>
      <w:marRight w:val="0"/>
      <w:marTop w:val="0"/>
      <w:marBottom w:val="0"/>
      <w:divBdr>
        <w:top w:val="none" w:sz="0" w:space="0" w:color="auto"/>
        <w:left w:val="none" w:sz="0" w:space="0" w:color="auto"/>
        <w:bottom w:val="none" w:sz="0" w:space="0" w:color="auto"/>
        <w:right w:val="none" w:sz="0" w:space="0" w:color="auto"/>
      </w:divBdr>
    </w:div>
    <w:div w:id="944078060">
      <w:marLeft w:val="0"/>
      <w:marRight w:val="0"/>
      <w:marTop w:val="0"/>
      <w:marBottom w:val="0"/>
      <w:divBdr>
        <w:top w:val="none" w:sz="0" w:space="0" w:color="auto"/>
        <w:left w:val="none" w:sz="0" w:space="0" w:color="auto"/>
        <w:bottom w:val="none" w:sz="0" w:space="0" w:color="auto"/>
        <w:right w:val="none" w:sz="0" w:space="0" w:color="auto"/>
      </w:divBdr>
    </w:div>
    <w:div w:id="944263891">
      <w:marLeft w:val="0"/>
      <w:marRight w:val="0"/>
      <w:marTop w:val="0"/>
      <w:marBottom w:val="0"/>
      <w:divBdr>
        <w:top w:val="none" w:sz="0" w:space="0" w:color="auto"/>
        <w:left w:val="none" w:sz="0" w:space="0" w:color="auto"/>
        <w:bottom w:val="none" w:sz="0" w:space="0" w:color="auto"/>
        <w:right w:val="none" w:sz="0" w:space="0" w:color="auto"/>
      </w:divBdr>
    </w:div>
    <w:div w:id="944389522">
      <w:bodyDiv w:val="1"/>
      <w:marLeft w:val="0"/>
      <w:marRight w:val="0"/>
      <w:marTop w:val="0"/>
      <w:marBottom w:val="0"/>
      <w:divBdr>
        <w:top w:val="none" w:sz="0" w:space="0" w:color="auto"/>
        <w:left w:val="none" w:sz="0" w:space="0" w:color="auto"/>
        <w:bottom w:val="none" w:sz="0" w:space="0" w:color="auto"/>
        <w:right w:val="none" w:sz="0" w:space="0" w:color="auto"/>
      </w:divBdr>
    </w:div>
    <w:div w:id="944457483">
      <w:marLeft w:val="0"/>
      <w:marRight w:val="0"/>
      <w:marTop w:val="0"/>
      <w:marBottom w:val="0"/>
      <w:divBdr>
        <w:top w:val="none" w:sz="0" w:space="0" w:color="auto"/>
        <w:left w:val="none" w:sz="0" w:space="0" w:color="auto"/>
        <w:bottom w:val="none" w:sz="0" w:space="0" w:color="auto"/>
        <w:right w:val="none" w:sz="0" w:space="0" w:color="auto"/>
      </w:divBdr>
    </w:div>
    <w:div w:id="944457552">
      <w:marLeft w:val="0"/>
      <w:marRight w:val="0"/>
      <w:marTop w:val="0"/>
      <w:marBottom w:val="0"/>
      <w:divBdr>
        <w:top w:val="none" w:sz="0" w:space="0" w:color="auto"/>
        <w:left w:val="none" w:sz="0" w:space="0" w:color="auto"/>
        <w:bottom w:val="none" w:sz="0" w:space="0" w:color="auto"/>
        <w:right w:val="none" w:sz="0" w:space="0" w:color="auto"/>
      </w:divBdr>
    </w:div>
    <w:div w:id="944461315">
      <w:marLeft w:val="0"/>
      <w:marRight w:val="0"/>
      <w:marTop w:val="0"/>
      <w:marBottom w:val="0"/>
      <w:divBdr>
        <w:top w:val="none" w:sz="0" w:space="0" w:color="auto"/>
        <w:left w:val="none" w:sz="0" w:space="0" w:color="auto"/>
        <w:bottom w:val="none" w:sz="0" w:space="0" w:color="auto"/>
        <w:right w:val="none" w:sz="0" w:space="0" w:color="auto"/>
      </w:divBdr>
    </w:div>
    <w:div w:id="944464325">
      <w:marLeft w:val="0"/>
      <w:marRight w:val="0"/>
      <w:marTop w:val="0"/>
      <w:marBottom w:val="0"/>
      <w:divBdr>
        <w:top w:val="none" w:sz="0" w:space="0" w:color="auto"/>
        <w:left w:val="none" w:sz="0" w:space="0" w:color="auto"/>
        <w:bottom w:val="none" w:sz="0" w:space="0" w:color="auto"/>
        <w:right w:val="none" w:sz="0" w:space="0" w:color="auto"/>
      </w:divBdr>
    </w:div>
    <w:div w:id="944533147">
      <w:marLeft w:val="0"/>
      <w:marRight w:val="0"/>
      <w:marTop w:val="0"/>
      <w:marBottom w:val="0"/>
      <w:divBdr>
        <w:top w:val="none" w:sz="0" w:space="0" w:color="auto"/>
        <w:left w:val="none" w:sz="0" w:space="0" w:color="auto"/>
        <w:bottom w:val="none" w:sz="0" w:space="0" w:color="auto"/>
        <w:right w:val="none" w:sz="0" w:space="0" w:color="auto"/>
      </w:divBdr>
    </w:div>
    <w:div w:id="944536361">
      <w:marLeft w:val="0"/>
      <w:marRight w:val="0"/>
      <w:marTop w:val="0"/>
      <w:marBottom w:val="0"/>
      <w:divBdr>
        <w:top w:val="none" w:sz="0" w:space="0" w:color="auto"/>
        <w:left w:val="none" w:sz="0" w:space="0" w:color="auto"/>
        <w:bottom w:val="none" w:sz="0" w:space="0" w:color="auto"/>
        <w:right w:val="none" w:sz="0" w:space="0" w:color="auto"/>
      </w:divBdr>
    </w:div>
    <w:div w:id="944577665">
      <w:marLeft w:val="0"/>
      <w:marRight w:val="0"/>
      <w:marTop w:val="0"/>
      <w:marBottom w:val="0"/>
      <w:divBdr>
        <w:top w:val="none" w:sz="0" w:space="0" w:color="auto"/>
        <w:left w:val="none" w:sz="0" w:space="0" w:color="auto"/>
        <w:bottom w:val="none" w:sz="0" w:space="0" w:color="auto"/>
        <w:right w:val="none" w:sz="0" w:space="0" w:color="auto"/>
      </w:divBdr>
    </w:div>
    <w:div w:id="944655817">
      <w:marLeft w:val="0"/>
      <w:marRight w:val="0"/>
      <w:marTop w:val="0"/>
      <w:marBottom w:val="0"/>
      <w:divBdr>
        <w:top w:val="none" w:sz="0" w:space="0" w:color="auto"/>
        <w:left w:val="none" w:sz="0" w:space="0" w:color="auto"/>
        <w:bottom w:val="none" w:sz="0" w:space="0" w:color="auto"/>
        <w:right w:val="none" w:sz="0" w:space="0" w:color="auto"/>
      </w:divBdr>
    </w:div>
    <w:div w:id="944733493">
      <w:marLeft w:val="0"/>
      <w:marRight w:val="0"/>
      <w:marTop w:val="0"/>
      <w:marBottom w:val="0"/>
      <w:divBdr>
        <w:top w:val="none" w:sz="0" w:space="0" w:color="auto"/>
        <w:left w:val="none" w:sz="0" w:space="0" w:color="auto"/>
        <w:bottom w:val="none" w:sz="0" w:space="0" w:color="auto"/>
        <w:right w:val="none" w:sz="0" w:space="0" w:color="auto"/>
      </w:divBdr>
    </w:div>
    <w:div w:id="944769390">
      <w:marLeft w:val="0"/>
      <w:marRight w:val="0"/>
      <w:marTop w:val="0"/>
      <w:marBottom w:val="0"/>
      <w:divBdr>
        <w:top w:val="none" w:sz="0" w:space="0" w:color="auto"/>
        <w:left w:val="none" w:sz="0" w:space="0" w:color="auto"/>
        <w:bottom w:val="none" w:sz="0" w:space="0" w:color="auto"/>
        <w:right w:val="none" w:sz="0" w:space="0" w:color="auto"/>
      </w:divBdr>
    </w:div>
    <w:div w:id="944775643">
      <w:marLeft w:val="0"/>
      <w:marRight w:val="0"/>
      <w:marTop w:val="0"/>
      <w:marBottom w:val="0"/>
      <w:divBdr>
        <w:top w:val="none" w:sz="0" w:space="0" w:color="auto"/>
        <w:left w:val="none" w:sz="0" w:space="0" w:color="auto"/>
        <w:bottom w:val="none" w:sz="0" w:space="0" w:color="auto"/>
        <w:right w:val="none" w:sz="0" w:space="0" w:color="auto"/>
      </w:divBdr>
    </w:div>
    <w:div w:id="944846080">
      <w:marLeft w:val="0"/>
      <w:marRight w:val="0"/>
      <w:marTop w:val="0"/>
      <w:marBottom w:val="0"/>
      <w:divBdr>
        <w:top w:val="none" w:sz="0" w:space="0" w:color="auto"/>
        <w:left w:val="none" w:sz="0" w:space="0" w:color="auto"/>
        <w:bottom w:val="none" w:sz="0" w:space="0" w:color="auto"/>
        <w:right w:val="none" w:sz="0" w:space="0" w:color="auto"/>
      </w:divBdr>
    </w:div>
    <w:div w:id="944993764">
      <w:marLeft w:val="0"/>
      <w:marRight w:val="0"/>
      <w:marTop w:val="0"/>
      <w:marBottom w:val="0"/>
      <w:divBdr>
        <w:top w:val="none" w:sz="0" w:space="0" w:color="auto"/>
        <w:left w:val="none" w:sz="0" w:space="0" w:color="auto"/>
        <w:bottom w:val="none" w:sz="0" w:space="0" w:color="auto"/>
        <w:right w:val="none" w:sz="0" w:space="0" w:color="auto"/>
      </w:divBdr>
    </w:div>
    <w:div w:id="945114534">
      <w:marLeft w:val="0"/>
      <w:marRight w:val="0"/>
      <w:marTop w:val="0"/>
      <w:marBottom w:val="0"/>
      <w:divBdr>
        <w:top w:val="none" w:sz="0" w:space="0" w:color="auto"/>
        <w:left w:val="none" w:sz="0" w:space="0" w:color="auto"/>
        <w:bottom w:val="none" w:sz="0" w:space="0" w:color="auto"/>
        <w:right w:val="none" w:sz="0" w:space="0" w:color="auto"/>
      </w:divBdr>
    </w:div>
    <w:div w:id="945116508">
      <w:marLeft w:val="0"/>
      <w:marRight w:val="0"/>
      <w:marTop w:val="0"/>
      <w:marBottom w:val="0"/>
      <w:divBdr>
        <w:top w:val="none" w:sz="0" w:space="0" w:color="auto"/>
        <w:left w:val="none" w:sz="0" w:space="0" w:color="auto"/>
        <w:bottom w:val="none" w:sz="0" w:space="0" w:color="auto"/>
        <w:right w:val="none" w:sz="0" w:space="0" w:color="auto"/>
      </w:divBdr>
    </w:div>
    <w:div w:id="945118694">
      <w:marLeft w:val="0"/>
      <w:marRight w:val="0"/>
      <w:marTop w:val="0"/>
      <w:marBottom w:val="0"/>
      <w:divBdr>
        <w:top w:val="none" w:sz="0" w:space="0" w:color="auto"/>
        <w:left w:val="none" w:sz="0" w:space="0" w:color="auto"/>
        <w:bottom w:val="none" w:sz="0" w:space="0" w:color="auto"/>
        <w:right w:val="none" w:sz="0" w:space="0" w:color="auto"/>
      </w:divBdr>
    </w:div>
    <w:div w:id="945308069">
      <w:marLeft w:val="0"/>
      <w:marRight w:val="0"/>
      <w:marTop w:val="0"/>
      <w:marBottom w:val="0"/>
      <w:divBdr>
        <w:top w:val="none" w:sz="0" w:space="0" w:color="auto"/>
        <w:left w:val="none" w:sz="0" w:space="0" w:color="auto"/>
        <w:bottom w:val="none" w:sz="0" w:space="0" w:color="auto"/>
        <w:right w:val="none" w:sz="0" w:space="0" w:color="auto"/>
      </w:divBdr>
    </w:div>
    <w:div w:id="945385685">
      <w:marLeft w:val="0"/>
      <w:marRight w:val="0"/>
      <w:marTop w:val="0"/>
      <w:marBottom w:val="0"/>
      <w:divBdr>
        <w:top w:val="none" w:sz="0" w:space="0" w:color="auto"/>
        <w:left w:val="none" w:sz="0" w:space="0" w:color="auto"/>
        <w:bottom w:val="none" w:sz="0" w:space="0" w:color="auto"/>
        <w:right w:val="none" w:sz="0" w:space="0" w:color="auto"/>
      </w:divBdr>
    </w:div>
    <w:div w:id="945427086">
      <w:bodyDiv w:val="1"/>
      <w:marLeft w:val="0"/>
      <w:marRight w:val="0"/>
      <w:marTop w:val="0"/>
      <w:marBottom w:val="0"/>
      <w:divBdr>
        <w:top w:val="none" w:sz="0" w:space="0" w:color="auto"/>
        <w:left w:val="none" w:sz="0" w:space="0" w:color="auto"/>
        <w:bottom w:val="none" w:sz="0" w:space="0" w:color="auto"/>
        <w:right w:val="none" w:sz="0" w:space="0" w:color="auto"/>
      </w:divBdr>
    </w:div>
    <w:div w:id="945575152">
      <w:marLeft w:val="0"/>
      <w:marRight w:val="0"/>
      <w:marTop w:val="0"/>
      <w:marBottom w:val="0"/>
      <w:divBdr>
        <w:top w:val="none" w:sz="0" w:space="0" w:color="auto"/>
        <w:left w:val="none" w:sz="0" w:space="0" w:color="auto"/>
        <w:bottom w:val="none" w:sz="0" w:space="0" w:color="auto"/>
        <w:right w:val="none" w:sz="0" w:space="0" w:color="auto"/>
      </w:divBdr>
    </w:div>
    <w:div w:id="945577419">
      <w:marLeft w:val="0"/>
      <w:marRight w:val="0"/>
      <w:marTop w:val="0"/>
      <w:marBottom w:val="0"/>
      <w:divBdr>
        <w:top w:val="none" w:sz="0" w:space="0" w:color="auto"/>
        <w:left w:val="none" w:sz="0" w:space="0" w:color="auto"/>
        <w:bottom w:val="none" w:sz="0" w:space="0" w:color="auto"/>
        <w:right w:val="none" w:sz="0" w:space="0" w:color="auto"/>
      </w:divBdr>
    </w:div>
    <w:div w:id="945769432">
      <w:marLeft w:val="0"/>
      <w:marRight w:val="0"/>
      <w:marTop w:val="0"/>
      <w:marBottom w:val="0"/>
      <w:divBdr>
        <w:top w:val="none" w:sz="0" w:space="0" w:color="auto"/>
        <w:left w:val="none" w:sz="0" w:space="0" w:color="auto"/>
        <w:bottom w:val="none" w:sz="0" w:space="0" w:color="auto"/>
        <w:right w:val="none" w:sz="0" w:space="0" w:color="auto"/>
      </w:divBdr>
    </w:div>
    <w:div w:id="945962421">
      <w:marLeft w:val="0"/>
      <w:marRight w:val="0"/>
      <w:marTop w:val="0"/>
      <w:marBottom w:val="0"/>
      <w:divBdr>
        <w:top w:val="none" w:sz="0" w:space="0" w:color="auto"/>
        <w:left w:val="none" w:sz="0" w:space="0" w:color="auto"/>
        <w:bottom w:val="none" w:sz="0" w:space="0" w:color="auto"/>
        <w:right w:val="none" w:sz="0" w:space="0" w:color="auto"/>
      </w:divBdr>
    </w:div>
    <w:div w:id="946082810">
      <w:marLeft w:val="0"/>
      <w:marRight w:val="0"/>
      <w:marTop w:val="0"/>
      <w:marBottom w:val="0"/>
      <w:divBdr>
        <w:top w:val="none" w:sz="0" w:space="0" w:color="auto"/>
        <w:left w:val="none" w:sz="0" w:space="0" w:color="auto"/>
        <w:bottom w:val="none" w:sz="0" w:space="0" w:color="auto"/>
        <w:right w:val="none" w:sz="0" w:space="0" w:color="auto"/>
      </w:divBdr>
    </w:div>
    <w:div w:id="946083238">
      <w:marLeft w:val="0"/>
      <w:marRight w:val="0"/>
      <w:marTop w:val="0"/>
      <w:marBottom w:val="0"/>
      <w:divBdr>
        <w:top w:val="none" w:sz="0" w:space="0" w:color="auto"/>
        <w:left w:val="none" w:sz="0" w:space="0" w:color="auto"/>
        <w:bottom w:val="none" w:sz="0" w:space="0" w:color="auto"/>
        <w:right w:val="none" w:sz="0" w:space="0" w:color="auto"/>
      </w:divBdr>
    </w:div>
    <w:div w:id="946228489">
      <w:marLeft w:val="0"/>
      <w:marRight w:val="0"/>
      <w:marTop w:val="0"/>
      <w:marBottom w:val="0"/>
      <w:divBdr>
        <w:top w:val="none" w:sz="0" w:space="0" w:color="auto"/>
        <w:left w:val="none" w:sz="0" w:space="0" w:color="auto"/>
        <w:bottom w:val="none" w:sz="0" w:space="0" w:color="auto"/>
        <w:right w:val="none" w:sz="0" w:space="0" w:color="auto"/>
      </w:divBdr>
    </w:div>
    <w:div w:id="946230311">
      <w:marLeft w:val="0"/>
      <w:marRight w:val="0"/>
      <w:marTop w:val="0"/>
      <w:marBottom w:val="0"/>
      <w:divBdr>
        <w:top w:val="none" w:sz="0" w:space="0" w:color="auto"/>
        <w:left w:val="none" w:sz="0" w:space="0" w:color="auto"/>
        <w:bottom w:val="none" w:sz="0" w:space="0" w:color="auto"/>
        <w:right w:val="none" w:sz="0" w:space="0" w:color="auto"/>
      </w:divBdr>
    </w:div>
    <w:div w:id="946276265">
      <w:marLeft w:val="0"/>
      <w:marRight w:val="0"/>
      <w:marTop w:val="0"/>
      <w:marBottom w:val="0"/>
      <w:divBdr>
        <w:top w:val="none" w:sz="0" w:space="0" w:color="auto"/>
        <w:left w:val="none" w:sz="0" w:space="0" w:color="auto"/>
        <w:bottom w:val="none" w:sz="0" w:space="0" w:color="auto"/>
        <w:right w:val="none" w:sz="0" w:space="0" w:color="auto"/>
      </w:divBdr>
    </w:div>
    <w:div w:id="946277242">
      <w:marLeft w:val="0"/>
      <w:marRight w:val="0"/>
      <w:marTop w:val="0"/>
      <w:marBottom w:val="0"/>
      <w:divBdr>
        <w:top w:val="none" w:sz="0" w:space="0" w:color="auto"/>
        <w:left w:val="none" w:sz="0" w:space="0" w:color="auto"/>
        <w:bottom w:val="none" w:sz="0" w:space="0" w:color="auto"/>
        <w:right w:val="none" w:sz="0" w:space="0" w:color="auto"/>
      </w:divBdr>
    </w:div>
    <w:div w:id="946421847">
      <w:marLeft w:val="0"/>
      <w:marRight w:val="0"/>
      <w:marTop w:val="0"/>
      <w:marBottom w:val="0"/>
      <w:divBdr>
        <w:top w:val="none" w:sz="0" w:space="0" w:color="auto"/>
        <w:left w:val="none" w:sz="0" w:space="0" w:color="auto"/>
        <w:bottom w:val="none" w:sz="0" w:space="0" w:color="auto"/>
        <w:right w:val="none" w:sz="0" w:space="0" w:color="auto"/>
      </w:divBdr>
    </w:div>
    <w:div w:id="946427457">
      <w:marLeft w:val="0"/>
      <w:marRight w:val="0"/>
      <w:marTop w:val="0"/>
      <w:marBottom w:val="0"/>
      <w:divBdr>
        <w:top w:val="none" w:sz="0" w:space="0" w:color="auto"/>
        <w:left w:val="none" w:sz="0" w:space="0" w:color="auto"/>
        <w:bottom w:val="none" w:sz="0" w:space="0" w:color="auto"/>
        <w:right w:val="none" w:sz="0" w:space="0" w:color="auto"/>
      </w:divBdr>
    </w:div>
    <w:div w:id="946497946">
      <w:marLeft w:val="0"/>
      <w:marRight w:val="0"/>
      <w:marTop w:val="0"/>
      <w:marBottom w:val="0"/>
      <w:divBdr>
        <w:top w:val="none" w:sz="0" w:space="0" w:color="auto"/>
        <w:left w:val="none" w:sz="0" w:space="0" w:color="auto"/>
        <w:bottom w:val="none" w:sz="0" w:space="0" w:color="auto"/>
        <w:right w:val="none" w:sz="0" w:space="0" w:color="auto"/>
      </w:divBdr>
    </w:div>
    <w:div w:id="946546006">
      <w:marLeft w:val="0"/>
      <w:marRight w:val="0"/>
      <w:marTop w:val="0"/>
      <w:marBottom w:val="0"/>
      <w:divBdr>
        <w:top w:val="none" w:sz="0" w:space="0" w:color="auto"/>
        <w:left w:val="none" w:sz="0" w:space="0" w:color="auto"/>
        <w:bottom w:val="none" w:sz="0" w:space="0" w:color="auto"/>
        <w:right w:val="none" w:sz="0" w:space="0" w:color="auto"/>
      </w:divBdr>
    </w:div>
    <w:div w:id="946617693">
      <w:marLeft w:val="0"/>
      <w:marRight w:val="0"/>
      <w:marTop w:val="0"/>
      <w:marBottom w:val="0"/>
      <w:divBdr>
        <w:top w:val="none" w:sz="0" w:space="0" w:color="auto"/>
        <w:left w:val="none" w:sz="0" w:space="0" w:color="auto"/>
        <w:bottom w:val="none" w:sz="0" w:space="0" w:color="auto"/>
        <w:right w:val="none" w:sz="0" w:space="0" w:color="auto"/>
      </w:divBdr>
    </w:div>
    <w:div w:id="946622604">
      <w:marLeft w:val="0"/>
      <w:marRight w:val="0"/>
      <w:marTop w:val="0"/>
      <w:marBottom w:val="0"/>
      <w:divBdr>
        <w:top w:val="none" w:sz="0" w:space="0" w:color="auto"/>
        <w:left w:val="none" w:sz="0" w:space="0" w:color="auto"/>
        <w:bottom w:val="none" w:sz="0" w:space="0" w:color="auto"/>
        <w:right w:val="none" w:sz="0" w:space="0" w:color="auto"/>
      </w:divBdr>
    </w:div>
    <w:div w:id="946690785">
      <w:marLeft w:val="0"/>
      <w:marRight w:val="0"/>
      <w:marTop w:val="0"/>
      <w:marBottom w:val="0"/>
      <w:divBdr>
        <w:top w:val="none" w:sz="0" w:space="0" w:color="auto"/>
        <w:left w:val="none" w:sz="0" w:space="0" w:color="auto"/>
        <w:bottom w:val="none" w:sz="0" w:space="0" w:color="auto"/>
        <w:right w:val="none" w:sz="0" w:space="0" w:color="auto"/>
      </w:divBdr>
    </w:div>
    <w:div w:id="946695172">
      <w:marLeft w:val="0"/>
      <w:marRight w:val="0"/>
      <w:marTop w:val="0"/>
      <w:marBottom w:val="0"/>
      <w:divBdr>
        <w:top w:val="none" w:sz="0" w:space="0" w:color="auto"/>
        <w:left w:val="none" w:sz="0" w:space="0" w:color="auto"/>
        <w:bottom w:val="none" w:sz="0" w:space="0" w:color="auto"/>
        <w:right w:val="none" w:sz="0" w:space="0" w:color="auto"/>
      </w:divBdr>
    </w:div>
    <w:div w:id="946733167">
      <w:marLeft w:val="0"/>
      <w:marRight w:val="0"/>
      <w:marTop w:val="0"/>
      <w:marBottom w:val="0"/>
      <w:divBdr>
        <w:top w:val="none" w:sz="0" w:space="0" w:color="auto"/>
        <w:left w:val="none" w:sz="0" w:space="0" w:color="auto"/>
        <w:bottom w:val="none" w:sz="0" w:space="0" w:color="auto"/>
        <w:right w:val="none" w:sz="0" w:space="0" w:color="auto"/>
      </w:divBdr>
    </w:div>
    <w:div w:id="946740173">
      <w:marLeft w:val="0"/>
      <w:marRight w:val="0"/>
      <w:marTop w:val="0"/>
      <w:marBottom w:val="0"/>
      <w:divBdr>
        <w:top w:val="none" w:sz="0" w:space="0" w:color="auto"/>
        <w:left w:val="none" w:sz="0" w:space="0" w:color="auto"/>
        <w:bottom w:val="none" w:sz="0" w:space="0" w:color="auto"/>
        <w:right w:val="none" w:sz="0" w:space="0" w:color="auto"/>
      </w:divBdr>
    </w:div>
    <w:div w:id="946741258">
      <w:marLeft w:val="0"/>
      <w:marRight w:val="0"/>
      <w:marTop w:val="0"/>
      <w:marBottom w:val="0"/>
      <w:divBdr>
        <w:top w:val="none" w:sz="0" w:space="0" w:color="auto"/>
        <w:left w:val="none" w:sz="0" w:space="0" w:color="auto"/>
        <w:bottom w:val="none" w:sz="0" w:space="0" w:color="auto"/>
        <w:right w:val="none" w:sz="0" w:space="0" w:color="auto"/>
      </w:divBdr>
    </w:div>
    <w:div w:id="946809607">
      <w:marLeft w:val="0"/>
      <w:marRight w:val="0"/>
      <w:marTop w:val="0"/>
      <w:marBottom w:val="0"/>
      <w:divBdr>
        <w:top w:val="none" w:sz="0" w:space="0" w:color="auto"/>
        <w:left w:val="none" w:sz="0" w:space="0" w:color="auto"/>
        <w:bottom w:val="none" w:sz="0" w:space="0" w:color="auto"/>
        <w:right w:val="none" w:sz="0" w:space="0" w:color="auto"/>
      </w:divBdr>
    </w:div>
    <w:div w:id="946815306">
      <w:marLeft w:val="0"/>
      <w:marRight w:val="0"/>
      <w:marTop w:val="0"/>
      <w:marBottom w:val="0"/>
      <w:divBdr>
        <w:top w:val="none" w:sz="0" w:space="0" w:color="auto"/>
        <w:left w:val="none" w:sz="0" w:space="0" w:color="auto"/>
        <w:bottom w:val="none" w:sz="0" w:space="0" w:color="auto"/>
        <w:right w:val="none" w:sz="0" w:space="0" w:color="auto"/>
      </w:divBdr>
    </w:div>
    <w:div w:id="946934016">
      <w:marLeft w:val="0"/>
      <w:marRight w:val="0"/>
      <w:marTop w:val="0"/>
      <w:marBottom w:val="0"/>
      <w:divBdr>
        <w:top w:val="none" w:sz="0" w:space="0" w:color="auto"/>
        <w:left w:val="none" w:sz="0" w:space="0" w:color="auto"/>
        <w:bottom w:val="none" w:sz="0" w:space="0" w:color="auto"/>
        <w:right w:val="none" w:sz="0" w:space="0" w:color="auto"/>
      </w:divBdr>
    </w:div>
    <w:div w:id="947005964">
      <w:marLeft w:val="0"/>
      <w:marRight w:val="0"/>
      <w:marTop w:val="0"/>
      <w:marBottom w:val="0"/>
      <w:divBdr>
        <w:top w:val="none" w:sz="0" w:space="0" w:color="auto"/>
        <w:left w:val="none" w:sz="0" w:space="0" w:color="auto"/>
        <w:bottom w:val="none" w:sz="0" w:space="0" w:color="auto"/>
        <w:right w:val="none" w:sz="0" w:space="0" w:color="auto"/>
      </w:divBdr>
    </w:div>
    <w:div w:id="947007544">
      <w:marLeft w:val="0"/>
      <w:marRight w:val="0"/>
      <w:marTop w:val="0"/>
      <w:marBottom w:val="0"/>
      <w:divBdr>
        <w:top w:val="none" w:sz="0" w:space="0" w:color="auto"/>
        <w:left w:val="none" w:sz="0" w:space="0" w:color="auto"/>
        <w:bottom w:val="none" w:sz="0" w:space="0" w:color="auto"/>
        <w:right w:val="none" w:sz="0" w:space="0" w:color="auto"/>
      </w:divBdr>
    </w:div>
    <w:div w:id="947011274">
      <w:marLeft w:val="0"/>
      <w:marRight w:val="0"/>
      <w:marTop w:val="0"/>
      <w:marBottom w:val="0"/>
      <w:divBdr>
        <w:top w:val="none" w:sz="0" w:space="0" w:color="auto"/>
        <w:left w:val="none" w:sz="0" w:space="0" w:color="auto"/>
        <w:bottom w:val="none" w:sz="0" w:space="0" w:color="auto"/>
        <w:right w:val="none" w:sz="0" w:space="0" w:color="auto"/>
      </w:divBdr>
    </w:div>
    <w:div w:id="947128742">
      <w:marLeft w:val="0"/>
      <w:marRight w:val="0"/>
      <w:marTop w:val="0"/>
      <w:marBottom w:val="0"/>
      <w:divBdr>
        <w:top w:val="none" w:sz="0" w:space="0" w:color="auto"/>
        <w:left w:val="none" w:sz="0" w:space="0" w:color="auto"/>
        <w:bottom w:val="none" w:sz="0" w:space="0" w:color="auto"/>
        <w:right w:val="none" w:sz="0" w:space="0" w:color="auto"/>
      </w:divBdr>
    </w:div>
    <w:div w:id="947202165">
      <w:marLeft w:val="0"/>
      <w:marRight w:val="0"/>
      <w:marTop w:val="0"/>
      <w:marBottom w:val="0"/>
      <w:divBdr>
        <w:top w:val="none" w:sz="0" w:space="0" w:color="auto"/>
        <w:left w:val="none" w:sz="0" w:space="0" w:color="auto"/>
        <w:bottom w:val="none" w:sz="0" w:space="0" w:color="auto"/>
        <w:right w:val="none" w:sz="0" w:space="0" w:color="auto"/>
      </w:divBdr>
    </w:div>
    <w:div w:id="947280156">
      <w:marLeft w:val="0"/>
      <w:marRight w:val="0"/>
      <w:marTop w:val="0"/>
      <w:marBottom w:val="0"/>
      <w:divBdr>
        <w:top w:val="none" w:sz="0" w:space="0" w:color="auto"/>
        <w:left w:val="none" w:sz="0" w:space="0" w:color="auto"/>
        <w:bottom w:val="none" w:sz="0" w:space="0" w:color="auto"/>
        <w:right w:val="none" w:sz="0" w:space="0" w:color="auto"/>
      </w:divBdr>
    </w:div>
    <w:div w:id="947350798">
      <w:marLeft w:val="0"/>
      <w:marRight w:val="0"/>
      <w:marTop w:val="0"/>
      <w:marBottom w:val="0"/>
      <w:divBdr>
        <w:top w:val="none" w:sz="0" w:space="0" w:color="auto"/>
        <w:left w:val="none" w:sz="0" w:space="0" w:color="auto"/>
        <w:bottom w:val="none" w:sz="0" w:space="0" w:color="auto"/>
        <w:right w:val="none" w:sz="0" w:space="0" w:color="auto"/>
      </w:divBdr>
    </w:div>
    <w:div w:id="947465958">
      <w:marLeft w:val="0"/>
      <w:marRight w:val="0"/>
      <w:marTop w:val="0"/>
      <w:marBottom w:val="0"/>
      <w:divBdr>
        <w:top w:val="none" w:sz="0" w:space="0" w:color="auto"/>
        <w:left w:val="none" w:sz="0" w:space="0" w:color="auto"/>
        <w:bottom w:val="none" w:sz="0" w:space="0" w:color="auto"/>
        <w:right w:val="none" w:sz="0" w:space="0" w:color="auto"/>
      </w:divBdr>
    </w:div>
    <w:div w:id="947588685">
      <w:marLeft w:val="0"/>
      <w:marRight w:val="0"/>
      <w:marTop w:val="0"/>
      <w:marBottom w:val="0"/>
      <w:divBdr>
        <w:top w:val="none" w:sz="0" w:space="0" w:color="auto"/>
        <w:left w:val="none" w:sz="0" w:space="0" w:color="auto"/>
        <w:bottom w:val="none" w:sz="0" w:space="0" w:color="auto"/>
        <w:right w:val="none" w:sz="0" w:space="0" w:color="auto"/>
      </w:divBdr>
    </w:div>
    <w:div w:id="947664526">
      <w:marLeft w:val="0"/>
      <w:marRight w:val="0"/>
      <w:marTop w:val="0"/>
      <w:marBottom w:val="0"/>
      <w:divBdr>
        <w:top w:val="none" w:sz="0" w:space="0" w:color="auto"/>
        <w:left w:val="none" w:sz="0" w:space="0" w:color="auto"/>
        <w:bottom w:val="none" w:sz="0" w:space="0" w:color="auto"/>
        <w:right w:val="none" w:sz="0" w:space="0" w:color="auto"/>
      </w:divBdr>
    </w:div>
    <w:div w:id="947732604">
      <w:marLeft w:val="0"/>
      <w:marRight w:val="0"/>
      <w:marTop w:val="0"/>
      <w:marBottom w:val="0"/>
      <w:divBdr>
        <w:top w:val="none" w:sz="0" w:space="0" w:color="auto"/>
        <w:left w:val="none" w:sz="0" w:space="0" w:color="auto"/>
        <w:bottom w:val="none" w:sz="0" w:space="0" w:color="auto"/>
        <w:right w:val="none" w:sz="0" w:space="0" w:color="auto"/>
      </w:divBdr>
    </w:div>
    <w:div w:id="947812432">
      <w:marLeft w:val="0"/>
      <w:marRight w:val="0"/>
      <w:marTop w:val="0"/>
      <w:marBottom w:val="0"/>
      <w:divBdr>
        <w:top w:val="none" w:sz="0" w:space="0" w:color="auto"/>
        <w:left w:val="none" w:sz="0" w:space="0" w:color="auto"/>
        <w:bottom w:val="none" w:sz="0" w:space="0" w:color="auto"/>
        <w:right w:val="none" w:sz="0" w:space="0" w:color="auto"/>
      </w:divBdr>
    </w:div>
    <w:div w:id="947813433">
      <w:marLeft w:val="0"/>
      <w:marRight w:val="0"/>
      <w:marTop w:val="0"/>
      <w:marBottom w:val="0"/>
      <w:divBdr>
        <w:top w:val="none" w:sz="0" w:space="0" w:color="auto"/>
        <w:left w:val="none" w:sz="0" w:space="0" w:color="auto"/>
        <w:bottom w:val="none" w:sz="0" w:space="0" w:color="auto"/>
        <w:right w:val="none" w:sz="0" w:space="0" w:color="auto"/>
      </w:divBdr>
    </w:div>
    <w:div w:id="947927492">
      <w:marLeft w:val="0"/>
      <w:marRight w:val="0"/>
      <w:marTop w:val="0"/>
      <w:marBottom w:val="0"/>
      <w:divBdr>
        <w:top w:val="none" w:sz="0" w:space="0" w:color="auto"/>
        <w:left w:val="none" w:sz="0" w:space="0" w:color="auto"/>
        <w:bottom w:val="none" w:sz="0" w:space="0" w:color="auto"/>
        <w:right w:val="none" w:sz="0" w:space="0" w:color="auto"/>
      </w:divBdr>
    </w:div>
    <w:div w:id="947931164">
      <w:marLeft w:val="0"/>
      <w:marRight w:val="0"/>
      <w:marTop w:val="0"/>
      <w:marBottom w:val="0"/>
      <w:divBdr>
        <w:top w:val="none" w:sz="0" w:space="0" w:color="auto"/>
        <w:left w:val="none" w:sz="0" w:space="0" w:color="auto"/>
        <w:bottom w:val="none" w:sz="0" w:space="0" w:color="auto"/>
        <w:right w:val="none" w:sz="0" w:space="0" w:color="auto"/>
      </w:divBdr>
    </w:div>
    <w:div w:id="948050595">
      <w:marLeft w:val="0"/>
      <w:marRight w:val="0"/>
      <w:marTop w:val="0"/>
      <w:marBottom w:val="0"/>
      <w:divBdr>
        <w:top w:val="none" w:sz="0" w:space="0" w:color="auto"/>
        <w:left w:val="none" w:sz="0" w:space="0" w:color="auto"/>
        <w:bottom w:val="none" w:sz="0" w:space="0" w:color="auto"/>
        <w:right w:val="none" w:sz="0" w:space="0" w:color="auto"/>
      </w:divBdr>
    </w:div>
    <w:div w:id="948053195">
      <w:marLeft w:val="0"/>
      <w:marRight w:val="0"/>
      <w:marTop w:val="0"/>
      <w:marBottom w:val="0"/>
      <w:divBdr>
        <w:top w:val="none" w:sz="0" w:space="0" w:color="auto"/>
        <w:left w:val="none" w:sz="0" w:space="0" w:color="auto"/>
        <w:bottom w:val="none" w:sz="0" w:space="0" w:color="auto"/>
        <w:right w:val="none" w:sz="0" w:space="0" w:color="auto"/>
      </w:divBdr>
    </w:div>
    <w:div w:id="948199547">
      <w:marLeft w:val="0"/>
      <w:marRight w:val="0"/>
      <w:marTop w:val="0"/>
      <w:marBottom w:val="0"/>
      <w:divBdr>
        <w:top w:val="none" w:sz="0" w:space="0" w:color="auto"/>
        <w:left w:val="none" w:sz="0" w:space="0" w:color="auto"/>
        <w:bottom w:val="none" w:sz="0" w:space="0" w:color="auto"/>
        <w:right w:val="none" w:sz="0" w:space="0" w:color="auto"/>
      </w:divBdr>
    </w:div>
    <w:div w:id="948203054">
      <w:marLeft w:val="0"/>
      <w:marRight w:val="0"/>
      <w:marTop w:val="0"/>
      <w:marBottom w:val="0"/>
      <w:divBdr>
        <w:top w:val="none" w:sz="0" w:space="0" w:color="auto"/>
        <w:left w:val="none" w:sz="0" w:space="0" w:color="auto"/>
        <w:bottom w:val="none" w:sz="0" w:space="0" w:color="auto"/>
        <w:right w:val="none" w:sz="0" w:space="0" w:color="auto"/>
      </w:divBdr>
    </w:div>
    <w:div w:id="948241313">
      <w:marLeft w:val="0"/>
      <w:marRight w:val="0"/>
      <w:marTop w:val="0"/>
      <w:marBottom w:val="0"/>
      <w:divBdr>
        <w:top w:val="none" w:sz="0" w:space="0" w:color="auto"/>
        <w:left w:val="none" w:sz="0" w:space="0" w:color="auto"/>
        <w:bottom w:val="none" w:sz="0" w:space="0" w:color="auto"/>
        <w:right w:val="none" w:sz="0" w:space="0" w:color="auto"/>
      </w:divBdr>
    </w:div>
    <w:div w:id="948246227">
      <w:marLeft w:val="0"/>
      <w:marRight w:val="0"/>
      <w:marTop w:val="0"/>
      <w:marBottom w:val="0"/>
      <w:divBdr>
        <w:top w:val="none" w:sz="0" w:space="0" w:color="auto"/>
        <w:left w:val="none" w:sz="0" w:space="0" w:color="auto"/>
        <w:bottom w:val="none" w:sz="0" w:space="0" w:color="auto"/>
        <w:right w:val="none" w:sz="0" w:space="0" w:color="auto"/>
      </w:divBdr>
    </w:div>
    <w:div w:id="948272532">
      <w:marLeft w:val="0"/>
      <w:marRight w:val="0"/>
      <w:marTop w:val="0"/>
      <w:marBottom w:val="0"/>
      <w:divBdr>
        <w:top w:val="none" w:sz="0" w:space="0" w:color="auto"/>
        <w:left w:val="none" w:sz="0" w:space="0" w:color="auto"/>
        <w:bottom w:val="none" w:sz="0" w:space="0" w:color="auto"/>
        <w:right w:val="none" w:sz="0" w:space="0" w:color="auto"/>
      </w:divBdr>
    </w:div>
    <w:div w:id="948506856">
      <w:marLeft w:val="0"/>
      <w:marRight w:val="0"/>
      <w:marTop w:val="0"/>
      <w:marBottom w:val="0"/>
      <w:divBdr>
        <w:top w:val="none" w:sz="0" w:space="0" w:color="auto"/>
        <w:left w:val="none" w:sz="0" w:space="0" w:color="auto"/>
        <w:bottom w:val="none" w:sz="0" w:space="0" w:color="auto"/>
        <w:right w:val="none" w:sz="0" w:space="0" w:color="auto"/>
      </w:divBdr>
    </w:div>
    <w:div w:id="948508239">
      <w:marLeft w:val="0"/>
      <w:marRight w:val="0"/>
      <w:marTop w:val="0"/>
      <w:marBottom w:val="0"/>
      <w:divBdr>
        <w:top w:val="none" w:sz="0" w:space="0" w:color="auto"/>
        <w:left w:val="none" w:sz="0" w:space="0" w:color="auto"/>
        <w:bottom w:val="none" w:sz="0" w:space="0" w:color="auto"/>
        <w:right w:val="none" w:sz="0" w:space="0" w:color="auto"/>
      </w:divBdr>
    </w:div>
    <w:div w:id="948513136">
      <w:marLeft w:val="0"/>
      <w:marRight w:val="0"/>
      <w:marTop w:val="0"/>
      <w:marBottom w:val="0"/>
      <w:divBdr>
        <w:top w:val="none" w:sz="0" w:space="0" w:color="auto"/>
        <w:left w:val="none" w:sz="0" w:space="0" w:color="auto"/>
        <w:bottom w:val="none" w:sz="0" w:space="0" w:color="auto"/>
        <w:right w:val="none" w:sz="0" w:space="0" w:color="auto"/>
      </w:divBdr>
    </w:div>
    <w:div w:id="948581629">
      <w:marLeft w:val="0"/>
      <w:marRight w:val="0"/>
      <w:marTop w:val="0"/>
      <w:marBottom w:val="0"/>
      <w:divBdr>
        <w:top w:val="none" w:sz="0" w:space="0" w:color="auto"/>
        <w:left w:val="none" w:sz="0" w:space="0" w:color="auto"/>
        <w:bottom w:val="none" w:sz="0" w:space="0" w:color="auto"/>
        <w:right w:val="none" w:sz="0" w:space="0" w:color="auto"/>
      </w:divBdr>
    </w:div>
    <w:div w:id="948657432">
      <w:marLeft w:val="0"/>
      <w:marRight w:val="0"/>
      <w:marTop w:val="0"/>
      <w:marBottom w:val="0"/>
      <w:divBdr>
        <w:top w:val="none" w:sz="0" w:space="0" w:color="auto"/>
        <w:left w:val="none" w:sz="0" w:space="0" w:color="auto"/>
        <w:bottom w:val="none" w:sz="0" w:space="0" w:color="auto"/>
        <w:right w:val="none" w:sz="0" w:space="0" w:color="auto"/>
      </w:divBdr>
    </w:div>
    <w:div w:id="948659058">
      <w:marLeft w:val="0"/>
      <w:marRight w:val="0"/>
      <w:marTop w:val="0"/>
      <w:marBottom w:val="0"/>
      <w:divBdr>
        <w:top w:val="none" w:sz="0" w:space="0" w:color="auto"/>
        <w:left w:val="none" w:sz="0" w:space="0" w:color="auto"/>
        <w:bottom w:val="none" w:sz="0" w:space="0" w:color="auto"/>
        <w:right w:val="none" w:sz="0" w:space="0" w:color="auto"/>
      </w:divBdr>
    </w:div>
    <w:div w:id="948775925">
      <w:marLeft w:val="0"/>
      <w:marRight w:val="0"/>
      <w:marTop w:val="0"/>
      <w:marBottom w:val="0"/>
      <w:divBdr>
        <w:top w:val="none" w:sz="0" w:space="0" w:color="auto"/>
        <w:left w:val="none" w:sz="0" w:space="0" w:color="auto"/>
        <w:bottom w:val="none" w:sz="0" w:space="0" w:color="auto"/>
        <w:right w:val="none" w:sz="0" w:space="0" w:color="auto"/>
      </w:divBdr>
    </w:div>
    <w:div w:id="948777267">
      <w:bodyDiv w:val="1"/>
      <w:marLeft w:val="0"/>
      <w:marRight w:val="0"/>
      <w:marTop w:val="0"/>
      <w:marBottom w:val="0"/>
      <w:divBdr>
        <w:top w:val="none" w:sz="0" w:space="0" w:color="auto"/>
        <w:left w:val="none" w:sz="0" w:space="0" w:color="auto"/>
        <w:bottom w:val="none" w:sz="0" w:space="0" w:color="auto"/>
        <w:right w:val="none" w:sz="0" w:space="0" w:color="auto"/>
      </w:divBdr>
    </w:div>
    <w:div w:id="948858891">
      <w:marLeft w:val="0"/>
      <w:marRight w:val="0"/>
      <w:marTop w:val="0"/>
      <w:marBottom w:val="0"/>
      <w:divBdr>
        <w:top w:val="none" w:sz="0" w:space="0" w:color="auto"/>
        <w:left w:val="none" w:sz="0" w:space="0" w:color="auto"/>
        <w:bottom w:val="none" w:sz="0" w:space="0" w:color="auto"/>
        <w:right w:val="none" w:sz="0" w:space="0" w:color="auto"/>
      </w:divBdr>
    </w:div>
    <w:div w:id="948926873">
      <w:marLeft w:val="0"/>
      <w:marRight w:val="0"/>
      <w:marTop w:val="0"/>
      <w:marBottom w:val="0"/>
      <w:divBdr>
        <w:top w:val="none" w:sz="0" w:space="0" w:color="auto"/>
        <w:left w:val="none" w:sz="0" w:space="0" w:color="auto"/>
        <w:bottom w:val="none" w:sz="0" w:space="0" w:color="auto"/>
        <w:right w:val="none" w:sz="0" w:space="0" w:color="auto"/>
      </w:divBdr>
    </w:div>
    <w:div w:id="948970747">
      <w:marLeft w:val="0"/>
      <w:marRight w:val="0"/>
      <w:marTop w:val="0"/>
      <w:marBottom w:val="0"/>
      <w:divBdr>
        <w:top w:val="none" w:sz="0" w:space="0" w:color="auto"/>
        <w:left w:val="none" w:sz="0" w:space="0" w:color="auto"/>
        <w:bottom w:val="none" w:sz="0" w:space="0" w:color="auto"/>
        <w:right w:val="none" w:sz="0" w:space="0" w:color="auto"/>
      </w:divBdr>
    </w:div>
    <w:div w:id="949047727">
      <w:marLeft w:val="0"/>
      <w:marRight w:val="0"/>
      <w:marTop w:val="0"/>
      <w:marBottom w:val="0"/>
      <w:divBdr>
        <w:top w:val="none" w:sz="0" w:space="0" w:color="auto"/>
        <w:left w:val="none" w:sz="0" w:space="0" w:color="auto"/>
        <w:bottom w:val="none" w:sz="0" w:space="0" w:color="auto"/>
        <w:right w:val="none" w:sz="0" w:space="0" w:color="auto"/>
      </w:divBdr>
    </w:div>
    <w:div w:id="949093773">
      <w:bodyDiv w:val="1"/>
      <w:marLeft w:val="0"/>
      <w:marRight w:val="0"/>
      <w:marTop w:val="0"/>
      <w:marBottom w:val="0"/>
      <w:divBdr>
        <w:top w:val="none" w:sz="0" w:space="0" w:color="auto"/>
        <w:left w:val="none" w:sz="0" w:space="0" w:color="auto"/>
        <w:bottom w:val="none" w:sz="0" w:space="0" w:color="auto"/>
        <w:right w:val="none" w:sz="0" w:space="0" w:color="auto"/>
      </w:divBdr>
    </w:div>
    <w:div w:id="949094473">
      <w:marLeft w:val="0"/>
      <w:marRight w:val="0"/>
      <w:marTop w:val="0"/>
      <w:marBottom w:val="0"/>
      <w:divBdr>
        <w:top w:val="none" w:sz="0" w:space="0" w:color="auto"/>
        <w:left w:val="none" w:sz="0" w:space="0" w:color="auto"/>
        <w:bottom w:val="none" w:sz="0" w:space="0" w:color="auto"/>
        <w:right w:val="none" w:sz="0" w:space="0" w:color="auto"/>
      </w:divBdr>
    </w:div>
    <w:div w:id="949094683">
      <w:marLeft w:val="0"/>
      <w:marRight w:val="0"/>
      <w:marTop w:val="0"/>
      <w:marBottom w:val="0"/>
      <w:divBdr>
        <w:top w:val="none" w:sz="0" w:space="0" w:color="auto"/>
        <w:left w:val="none" w:sz="0" w:space="0" w:color="auto"/>
        <w:bottom w:val="none" w:sz="0" w:space="0" w:color="auto"/>
        <w:right w:val="none" w:sz="0" w:space="0" w:color="auto"/>
      </w:divBdr>
    </w:div>
    <w:div w:id="949123946">
      <w:marLeft w:val="0"/>
      <w:marRight w:val="0"/>
      <w:marTop w:val="0"/>
      <w:marBottom w:val="0"/>
      <w:divBdr>
        <w:top w:val="none" w:sz="0" w:space="0" w:color="auto"/>
        <w:left w:val="none" w:sz="0" w:space="0" w:color="auto"/>
        <w:bottom w:val="none" w:sz="0" w:space="0" w:color="auto"/>
        <w:right w:val="none" w:sz="0" w:space="0" w:color="auto"/>
      </w:divBdr>
    </w:div>
    <w:div w:id="949161699">
      <w:marLeft w:val="0"/>
      <w:marRight w:val="0"/>
      <w:marTop w:val="0"/>
      <w:marBottom w:val="0"/>
      <w:divBdr>
        <w:top w:val="none" w:sz="0" w:space="0" w:color="auto"/>
        <w:left w:val="none" w:sz="0" w:space="0" w:color="auto"/>
        <w:bottom w:val="none" w:sz="0" w:space="0" w:color="auto"/>
        <w:right w:val="none" w:sz="0" w:space="0" w:color="auto"/>
      </w:divBdr>
    </w:div>
    <w:div w:id="949239878">
      <w:marLeft w:val="0"/>
      <w:marRight w:val="0"/>
      <w:marTop w:val="0"/>
      <w:marBottom w:val="0"/>
      <w:divBdr>
        <w:top w:val="none" w:sz="0" w:space="0" w:color="auto"/>
        <w:left w:val="none" w:sz="0" w:space="0" w:color="auto"/>
        <w:bottom w:val="none" w:sz="0" w:space="0" w:color="auto"/>
        <w:right w:val="none" w:sz="0" w:space="0" w:color="auto"/>
      </w:divBdr>
    </w:div>
    <w:div w:id="949245525">
      <w:marLeft w:val="0"/>
      <w:marRight w:val="0"/>
      <w:marTop w:val="0"/>
      <w:marBottom w:val="0"/>
      <w:divBdr>
        <w:top w:val="none" w:sz="0" w:space="0" w:color="auto"/>
        <w:left w:val="none" w:sz="0" w:space="0" w:color="auto"/>
        <w:bottom w:val="none" w:sz="0" w:space="0" w:color="auto"/>
        <w:right w:val="none" w:sz="0" w:space="0" w:color="auto"/>
      </w:divBdr>
    </w:div>
    <w:div w:id="949245712">
      <w:marLeft w:val="0"/>
      <w:marRight w:val="0"/>
      <w:marTop w:val="0"/>
      <w:marBottom w:val="0"/>
      <w:divBdr>
        <w:top w:val="none" w:sz="0" w:space="0" w:color="auto"/>
        <w:left w:val="none" w:sz="0" w:space="0" w:color="auto"/>
        <w:bottom w:val="none" w:sz="0" w:space="0" w:color="auto"/>
        <w:right w:val="none" w:sz="0" w:space="0" w:color="auto"/>
      </w:divBdr>
    </w:div>
    <w:div w:id="949319934">
      <w:marLeft w:val="0"/>
      <w:marRight w:val="0"/>
      <w:marTop w:val="0"/>
      <w:marBottom w:val="0"/>
      <w:divBdr>
        <w:top w:val="none" w:sz="0" w:space="0" w:color="auto"/>
        <w:left w:val="none" w:sz="0" w:space="0" w:color="auto"/>
        <w:bottom w:val="none" w:sz="0" w:space="0" w:color="auto"/>
        <w:right w:val="none" w:sz="0" w:space="0" w:color="auto"/>
      </w:divBdr>
    </w:div>
    <w:div w:id="949359144">
      <w:bodyDiv w:val="1"/>
      <w:marLeft w:val="0"/>
      <w:marRight w:val="0"/>
      <w:marTop w:val="0"/>
      <w:marBottom w:val="0"/>
      <w:divBdr>
        <w:top w:val="none" w:sz="0" w:space="0" w:color="auto"/>
        <w:left w:val="none" w:sz="0" w:space="0" w:color="auto"/>
        <w:bottom w:val="none" w:sz="0" w:space="0" w:color="auto"/>
        <w:right w:val="none" w:sz="0" w:space="0" w:color="auto"/>
      </w:divBdr>
    </w:div>
    <w:div w:id="949551816">
      <w:marLeft w:val="0"/>
      <w:marRight w:val="0"/>
      <w:marTop w:val="0"/>
      <w:marBottom w:val="0"/>
      <w:divBdr>
        <w:top w:val="none" w:sz="0" w:space="0" w:color="auto"/>
        <w:left w:val="none" w:sz="0" w:space="0" w:color="auto"/>
        <w:bottom w:val="none" w:sz="0" w:space="0" w:color="auto"/>
        <w:right w:val="none" w:sz="0" w:space="0" w:color="auto"/>
      </w:divBdr>
    </w:div>
    <w:div w:id="949623474">
      <w:marLeft w:val="0"/>
      <w:marRight w:val="0"/>
      <w:marTop w:val="0"/>
      <w:marBottom w:val="0"/>
      <w:divBdr>
        <w:top w:val="none" w:sz="0" w:space="0" w:color="auto"/>
        <w:left w:val="none" w:sz="0" w:space="0" w:color="auto"/>
        <w:bottom w:val="none" w:sz="0" w:space="0" w:color="auto"/>
        <w:right w:val="none" w:sz="0" w:space="0" w:color="auto"/>
      </w:divBdr>
    </w:div>
    <w:div w:id="949778606">
      <w:marLeft w:val="0"/>
      <w:marRight w:val="0"/>
      <w:marTop w:val="0"/>
      <w:marBottom w:val="0"/>
      <w:divBdr>
        <w:top w:val="none" w:sz="0" w:space="0" w:color="auto"/>
        <w:left w:val="none" w:sz="0" w:space="0" w:color="auto"/>
        <w:bottom w:val="none" w:sz="0" w:space="0" w:color="auto"/>
        <w:right w:val="none" w:sz="0" w:space="0" w:color="auto"/>
      </w:divBdr>
    </w:div>
    <w:div w:id="949892374">
      <w:marLeft w:val="0"/>
      <w:marRight w:val="0"/>
      <w:marTop w:val="0"/>
      <w:marBottom w:val="0"/>
      <w:divBdr>
        <w:top w:val="none" w:sz="0" w:space="0" w:color="auto"/>
        <w:left w:val="none" w:sz="0" w:space="0" w:color="auto"/>
        <w:bottom w:val="none" w:sz="0" w:space="0" w:color="auto"/>
        <w:right w:val="none" w:sz="0" w:space="0" w:color="auto"/>
      </w:divBdr>
    </w:div>
    <w:div w:id="949969711">
      <w:bodyDiv w:val="1"/>
      <w:marLeft w:val="0"/>
      <w:marRight w:val="0"/>
      <w:marTop w:val="0"/>
      <w:marBottom w:val="0"/>
      <w:divBdr>
        <w:top w:val="none" w:sz="0" w:space="0" w:color="auto"/>
        <w:left w:val="none" w:sz="0" w:space="0" w:color="auto"/>
        <w:bottom w:val="none" w:sz="0" w:space="0" w:color="auto"/>
        <w:right w:val="none" w:sz="0" w:space="0" w:color="auto"/>
      </w:divBdr>
    </w:div>
    <w:div w:id="949972879">
      <w:marLeft w:val="0"/>
      <w:marRight w:val="0"/>
      <w:marTop w:val="0"/>
      <w:marBottom w:val="0"/>
      <w:divBdr>
        <w:top w:val="none" w:sz="0" w:space="0" w:color="auto"/>
        <w:left w:val="none" w:sz="0" w:space="0" w:color="auto"/>
        <w:bottom w:val="none" w:sz="0" w:space="0" w:color="auto"/>
        <w:right w:val="none" w:sz="0" w:space="0" w:color="auto"/>
      </w:divBdr>
    </w:div>
    <w:div w:id="949974946">
      <w:marLeft w:val="0"/>
      <w:marRight w:val="0"/>
      <w:marTop w:val="0"/>
      <w:marBottom w:val="0"/>
      <w:divBdr>
        <w:top w:val="none" w:sz="0" w:space="0" w:color="auto"/>
        <w:left w:val="none" w:sz="0" w:space="0" w:color="auto"/>
        <w:bottom w:val="none" w:sz="0" w:space="0" w:color="auto"/>
        <w:right w:val="none" w:sz="0" w:space="0" w:color="auto"/>
      </w:divBdr>
    </w:div>
    <w:div w:id="950018161">
      <w:marLeft w:val="0"/>
      <w:marRight w:val="0"/>
      <w:marTop w:val="0"/>
      <w:marBottom w:val="0"/>
      <w:divBdr>
        <w:top w:val="none" w:sz="0" w:space="0" w:color="auto"/>
        <w:left w:val="none" w:sz="0" w:space="0" w:color="auto"/>
        <w:bottom w:val="none" w:sz="0" w:space="0" w:color="auto"/>
        <w:right w:val="none" w:sz="0" w:space="0" w:color="auto"/>
      </w:divBdr>
    </w:div>
    <w:div w:id="950085365">
      <w:marLeft w:val="0"/>
      <w:marRight w:val="0"/>
      <w:marTop w:val="0"/>
      <w:marBottom w:val="0"/>
      <w:divBdr>
        <w:top w:val="none" w:sz="0" w:space="0" w:color="auto"/>
        <w:left w:val="none" w:sz="0" w:space="0" w:color="auto"/>
        <w:bottom w:val="none" w:sz="0" w:space="0" w:color="auto"/>
        <w:right w:val="none" w:sz="0" w:space="0" w:color="auto"/>
      </w:divBdr>
    </w:div>
    <w:div w:id="950088129">
      <w:marLeft w:val="0"/>
      <w:marRight w:val="0"/>
      <w:marTop w:val="0"/>
      <w:marBottom w:val="0"/>
      <w:divBdr>
        <w:top w:val="none" w:sz="0" w:space="0" w:color="auto"/>
        <w:left w:val="none" w:sz="0" w:space="0" w:color="auto"/>
        <w:bottom w:val="none" w:sz="0" w:space="0" w:color="auto"/>
        <w:right w:val="none" w:sz="0" w:space="0" w:color="auto"/>
      </w:divBdr>
    </w:div>
    <w:div w:id="950091918">
      <w:marLeft w:val="0"/>
      <w:marRight w:val="0"/>
      <w:marTop w:val="0"/>
      <w:marBottom w:val="0"/>
      <w:divBdr>
        <w:top w:val="none" w:sz="0" w:space="0" w:color="auto"/>
        <w:left w:val="none" w:sz="0" w:space="0" w:color="auto"/>
        <w:bottom w:val="none" w:sz="0" w:space="0" w:color="auto"/>
        <w:right w:val="none" w:sz="0" w:space="0" w:color="auto"/>
      </w:divBdr>
    </w:div>
    <w:div w:id="950094181">
      <w:marLeft w:val="0"/>
      <w:marRight w:val="0"/>
      <w:marTop w:val="0"/>
      <w:marBottom w:val="0"/>
      <w:divBdr>
        <w:top w:val="none" w:sz="0" w:space="0" w:color="auto"/>
        <w:left w:val="none" w:sz="0" w:space="0" w:color="auto"/>
        <w:bottom w:val="none" w:sz="0" w:space="0" w:color="auto"/>
        <w:right w:val="none" w:sz="0" w:space="0" w:color="auto"/>
      </w:divBdr>
    </w:div>
    <w:div w:id="950164333">
      <w:marLeft w:val="0"/>
      <w:marRight w:val="0"/>
      <w:marTop w:val="0"/>
      <w:marBottom w:val="0"/>
      <w:divBdr>
        <w:top w:val="none" w:sz="0" w:space="0" w:color="auto"/>
        <w:left w:val="none" w:sz="0" w:space="0" w:color="auto"/>
        <w:bottom w:val="none" w:sz="0" w:space="0" w:color="auto"/>
        <w:right w:val="none" w:sz="0" w:space="0" w:color="auto"/>
      </w:divBdr>
    </w:div>
    <w:div w:id="950279156">
      <w:marLeft w:val="0"/>
      <w:marRight w:val="0"/>
      <w:marTop w:val="0"/>
      <w:marBottom w:val="0"/>
      <w:divBdr>
        <w:top w:val="none" w:sz="0" w:space="0" w:color="auto"/>
        <w:left w:val="none" w:sz="0" w:space="0" w:color="auto"/>
        <w:bottom w:val="none" w:sz="0" w:space="0" w:color="auto"/>
        <w:right w:val="none" w:sz="0" w:space="0" w:color="auto"/>
      </w:divBdr>
    </w:div>
    <w:div w:id="950286784">
      <w:marLeft w:val="0"/>
      <w:marRight w:val="0"/>
      <w:marTop w:val="0"/>
      <w:marBottom w:val="0"/>
      <w:divBdr>
        <w:top w:val="none" w:sz="0" w:space="0" w:color="auto"/>
        <w:left w:val="none" w:sz="0" w:space="0" w:color="auto"/>
        <w:bottom w:val="none" w:sz="0" w:space="0" w:color="auto"/>
        <w:right w:val="none" w:sz="0" w:space="0" w:color="auto"/>
      </w:divBdr>
    </w:div>
    <w:div w:id="950355730">
      <w:marLeft w:val="0"/>
      <w:marRight w:val="0"/>
      <w:marTop w:val="0"/>
      <w:marBottom w:val="0"/>
      <w:divBdr>
        <w:top w:val="none" w:sz="0" w:space="0" w:color="auto"/>
        <w:left w:val="none" w:sz="0" w:space="0" w:color="auto"/>
        <w:bottom w:val="none" w:sz="0" w:space="0" w:color="auto"/>
        <w:right w:val="none" w:sz="0" w:space="0" w:color="auto"/>
      </w:divBdr>
    </w:div>
    <w:div w:id="950553117">
      <w:marLeft w:val="0"/>
      <w:marRight w:val="0"/>
      <w:marTop w:val="0"/>
      <w:marBottom w:val="0"/>
      <w:divBdr>
        <w:top w:val="none" w:sz="0" w:space="0" w:color="auto"/>
        <w:left w:val="none" w:sz="0" w:space="0" w:color="auto"/>
        <w:bottom w:val="none" w:sz="0" w:space="0" w:color="auto"/>
        <w:right w:val="none" w:sz="0" w:space="0" w:color="auto"/>
      </w:divBdr>
    </w:div>
    <w:div w:id="950743529">
      <w:marLeft w:val="0"/>
      <w:marRight w:val="0"/>
      <w:marTop w:val="0"/>
      <w:marBottom w:val="0"/>
      <w:divBdr>
        <w:top w:val="none" w:sz="0" w:space="0" w:color="auto"/>
        <w:left w:val="none" w:sz="0" w:space="0" w:color="auto"/>
        <w:bottom w:val="none" w:sz="0" w:space="0" w:color="auto"/>
        <w:right w:val="none" w:sz="0" w:space="0" w:color="auto"/>
      </w:divBdr>
    </w:div>
    <w:div w:id="950749775">
      <w:marLeft w:val="0"/>
      <w:marRight w:val="0"/>
      <w:marTop w:val="0"/>
      <w:marBottom w:val="0"/>
      <w:divBdr>
        <w:top w:val="none" w:sz="0" w:space="0" w:color="auto"/>
        <w:left w:val="none" w:sz="0" w:space="0" w:color="auto"/>
        <w:bottom w:val="none" w:sz="0" w:space="0" w:color="auto"/>
        <w:right w:val="none" w:sz="0" w:space="0" w:color="auto"/>
      </w:divBdr>
    </w:div>
    <w:div w:id="950865660">
      <w:marLeft w:val="0"/>
      <w:marRight w:val="0"/>
      <w:marTop w:val="0"/>
      <w:marBottom w:val="0"/>
      <w:divBdr>
        <w:top w:val="none" w:sz="0" w:space="0" w:color="auto"/>
        <w:left w:val="none" w:sz="0" w:space="0" w:color="auto"/>
        <w:bottom w:val="none" w:sz="0" w:space="0" w:color="auto"/>
        <w:right w:val="none" w:sz="0" w:space="0" w:color="auto"/>
      </w:divBdr>
    </w:div>
    <w:div w:id="950938271">
      <w:marLeft w:val="0"/>
      <w:marRight w:val="0"/>
      <w:marTop w:val="0"/>
      <w:marBottom w:val="0"/>
      <w:divBdr>
        <w:top w:val="none" w:sz="0" w:space="0" w:color="auto"/>
        <w:left w:val="none" w:sz="0" w:space="0" w:color="auto"/>
        <w:bottom w:val="none" w:sz="0" w:space="0" w:color="auto"/>
        <w:right w:val="none" w:sz="0" w:space="0" w:color="auto"/>
      </w:divBdr>
    </w:div>
    <w:div w:id="951013637">
      <w:marLeft w:val="0"/>
      <w:marRight w:val="0"/>
      <w:marTop w:val="0"/>
      <w:marBottom w:val="0"/>
      <w:divBdr>
        <w:top w:val="none" w:sz="0" w:space="0" w:color="auto"/>
        <w:left w:val="none" w:sz="0" w:space="0" w:color="auto"/>
        <w:bottom w:val="none" w:sz="0" w:space="0" w:color="auto"/>
        <w:right w:val="none" w:sz="0" w:space="0" w:color="auto"/>
      </w:divBdr>
    </w:div>
    <w:div w:id="951202348">
      <w:marLeft w:val="0"/>
      <w:marRight w:val="0"/>
      <w:marTop w:val="0"/>
      <w:marBottom w:val="0"/>
      <w:divBdr>
        <w:top w:val="none" w:sz="0" w:space="0" w:color="auto"/>
        <w:left w:val="none" w:sz="0" w:space="0" w:color="auto"/>
        <w:bottom w:val="none" w:sz="0" w:space="0" w:color="auto"/>
        <w:right w:val="none" w:sz="0" w:space="0" w:color="auto"/>
      </w:divBdr>
    </w:div>
    <w:div w:id="951210415">
      <w:bodyDiv w:val="1"/>
      <w:marLeft w:val="0"/>
      <w:marRight w:val="0"/>
      <w:marTop w:val="0"/>
      <w:marBottom w:val="0"/>
      <w:divBdr>
        <w:top w:val="none" w:sz="0" w:space="0" w:color="auto"/>
        <w:left w:val="none" w:sz="0" w:space="0" w:color="auto"/>
        <w:bottom w:val="none" w:sz="0" w:space="0" w:color="auto"/>
        <w:right w:val="none" w:sz="0" w:space="0" w:color="auto"/>
      </w:divBdr>
    </w:div>
    <w:div w:id="951210428">
      <w:marLeft w:val="0"/>
      <w:marRight w:val="0"/>
      <w:marTop w:val="0"/>
      <w:marBottom w:val="0"/>
      <w:divBdr>
        <w:top w:val="none" w:sz="0" w:space="0" w:color="auto"/>
        <w:left w:val="none" w:sz="0" w:space="0" w:color="auto"/>
        <w:bottom w:val="none" w:sz="0" w:space="0" w:color="auto"/>
        <w:right w:val="none" w:sz="0" w:space="0" w:color="auto"/>
      </w:divBdr>
    </w:div>
    <w:div w:id="951397927">
      <w:marLeft w:val="0"/>
      <w:marRight w:val="0"/>
      <w:marTop w:val="0"/>
      <w:marBottom w:val="0"/>
      <w:divBdr>
        <w:top w:val="none" w:sz="0" w:space="0" w:color="auto"/>
        <w:left w:val="none" w:sz="0" w:space="0" w:color="auto"/>
        <w:bottom w:val="none" w:sz="0" w:space="0" w:color="auto"/>
        <w:right w:val="none" w:sz="0" w:space="0" w:color="auto"/>
      </w:divBdr>
    </w:div>
    <w:div w:id="951519005">
      <w:marLeft w:val="0"/>
      <w:marRight w:val="0"/>
      <w:marTop w:val="0"/>
      <w:marBottom w:val="0"/>
      <w:divBdr>
        <w:top w:val="none" w:sz="0" w:space="0" w:color="auto"/>
        <w:left w:val="none" w:sz="0" w:space="0" w:color="auto"/>
        <w:bottom w:val="none" w:sz="0" w:space="0" w:color="auto"/>
        <w:right w:val="none" w:sz="0" w:space="0" w:color="auto"/>
      </w:divBdr>
    </w:div>
    <w:div w:id="951519347">
      <w:marLeft w:val="0"/>
      <w:marRight w:val="0"/>
      <w:marTop w:val="0"/>
      <w:marBottom w:val="0"/>
      <w:divBdr>
        <w:top w:val="none" w:sz="0" w:space="0" w:color="auto"/>
        <w:left w:val="none" w:sz="0" w:space="0" w:color="auto"/>
        <w:bottom w:val="none" w:sz="0" w:space="0" w:color="auto"/>
        <w:right w:val="none" w:sz="0" w:space="0" w:color="auto"/>
      </w:divBdr>
    </w:div>
    <w:div w:id="951672491">
      <w:marLeft w:val="0"/>
      <w:marRight w:val="0"/>
      <w:marTop w:val="0"/>
      <w:marBottom w:val="0"/>
      <w:divBdr>
        <w:top w:val="none" w:sz="0" w:space="0" w:color="auto"/>
        <w:left w:val="none" w:sz="0" w:space="0" w:color="auto"/>
        <w:bottom w:val="none" w:sz="0" w:space="0" w:color="auto"/>
        <w:right w:val="none" w:sz="0" w:space="0" w:color="auto"/>
      </w:divBdr>
    </w:div>
    <w:div w:id="951788270">
      <w:marLeft w:val="0"/>
      <w:marRight w:val="0"/>
      <w:marTop w:val="0"/>
      <w:marBottom w:val="0"/>
      <w:divBdr>
        <w:top w:val="none" w:sz="0" w:space="0" w:color="auto"/>
        <w:left w:val="none" w:sz="0" w:space="0" w:color="auto"/>
        <w:bottom w:val="none" w:sz="0" w:space="0" w:color="auto"/>
        <w:right w:val="none" w:sz="0" w:space="0" w:color="auto"/>
      </w:divBdr>
    </w:div>
    <w:div w:id="951976151">
      <w:marLeft w:val="0"/>
      <w:marRight w:val="0"/>
      <w:marTop w:val="0"/>
      <w:marBottom w:val="0"/>
      <w:divBdr>
        <w:top w:val="none" w:sz="0" w:space="0" w:color="auto"/>
        <w:left w:val="none" w:sz="0" w:space="0" w:color="auto"/>
        <w:bottom w:val="none" w:sz="0" w:space="0" w:color="auto"/>
        <w:right w:val="none" w:sz="0" w:space="0" w:color="auto"/>
      </w:divBdr>
    </w:div>
    <w:div w:id="952050649">
      <w:marLeft w:val="0"/>
      <w:marRight w:val="0"/>
      <w:marTop w:val="0"/>
      <w:marBottom w:val="0"/>
      <w:divBdr>
        <w:top w:val="none" w:sz="0" w:space="0" w:color="auto"/>
        <w:left w:val="none" w:sz="0" w:space="0" w:color="auto"/>
        <w:bottom w:val="none" w:sz="0" w:space="0" w:color="auto"/>
        <w:right w:val="none" w:sz="0" w:space="0" w:color="auto"/>
      </w:divBdr>
    </w:div>
    <w:div w:id="952130375">
      <w:marLeft w:val="0"/>
      <w:marRight w:val="0"/>
      <w:marTop w:val="0"/>
      <w:marBottom w:val="0"/>
      <w:divBdr>
        <w:top w:val="none" w:sz="0" w:space="0" w:color="auto"/>
        <w:left w:val="none" w:sz="0" w:space="0" w:color="auto"/>
        <w:bottom w:val="none" w:sz="0" w:space="0" w:color="auto"/>
        <w:right w:val="none" w:sz="0" w:space="0" w:color="auto"/>
      </w:divBdr>
    </w:div>
    <w:div w:id="952130938">
      <w:marLeft w:val="0"/>
      <w:marRight w:val="0"/>
      <w:marTop w:val="0"/>
      <w:marBottom w:val="0"/>
      <w:divBdr>
        <w:top w:val="none" w:sz="0" w:space="0" w:color="auto"/>
        <w:left w:val="none" w:sz="0" w:space="0" w:color="auto"/>
        <w:bottom w:val="none" w:sz="0" w:space="0" w:color="auto"/>
        <w:right w:val="none" w:sz="0" w:space="0" w:color="auto"/>
      </w:divBdr>
    </w:div>
    <w:div w:id="952131518">
      <w:marLeft w:val="0"/>
      <w:marRight w:val="0"/>
      <w:marTop w:val="0"/>
      <w:marBottom w:val="0"/>
      <w:divBdr>
        <w:top w:val="none" w:sz="0" w:space="0" w:color="auto"/>
        <w:left w:val="none" w:sz="0" w:space="0" w:color="auto"/>
        <w:bottom w:val="none" w:sz="0" w:space="0" w:color="auto"/>
        <w:right w:val="none" w:sz="0" w:space="0" w:color="auto"/>
      </w:divBdr>
    </w:div>
    <w:div w:id="952203444">
      <w:bodyDiv w:val="1"/>
      <w:marLeft w:val="0"/>
      <w:marRight w:val="0"/>
      <w:marTop w:val="0"/>
      <w:marBottom w:val="0"/>
      <w:divBdr>
        <w:top w:val="none" w:sz="0" w:space="0" w:color="auto"/>
        <w:left w:val="none" w:sz="0" w:space="0" w:color="auto"/>
        <w:bottom w:val="none" w:sz="0" w:space="0" w:color="auto"/>
        <w:right w:val="none" w:sz="0" w:space="0" w:color="auto"/>
      </w:divBdr>
    </w:div>
    <w:div w:id="952249150">
      <w:marLeft w:val="0"/>
      <w:marRight w:val="0"/>
      <w:marTop w:val="0"/>
      <w:marBottom w:val="0"/>
      <w:divBdr>
        <w:top w:val="none" w:sz="0" w:space="0" w:color="auto"/>
        <w:left w:val="none" w:sz="0" w:space="0" w:color="auto"/>
        <w:bottom w:val="none" w:sz="0" w:space="0" w:color="auto"/>
        <w:right w:val="none" w:sz="0" w:space="0" w:color="auto"/>
      </w:divBdr>
    </w:div>
    <w:div w:id="952323336">
      <w:marLeft w:val="0"/>
      <w:marRight w:val="0"/>
      <w:marTop w:val="0"/>
      <w:marBottom w:val="0"/>
      <w:divBdr>
        <w:top w:val="none" w:sz="0" w:space="0" w:color="auto"/>
        <w:left w:val="none" w:sz="0" w:space="0" w:color="auto"/>
        <w:bottom w:val="none" w:sz="0" w:space="0" w:color="auto"/>
        <w:right w:val="none" w:sz="0" w:space="0" w:color="auto"/>
      </w:divBdr>
    </w:div>
    <w:div w:id="952397851">
      <w:marLeft w:val="0"/>
      <w:marRight w:val="0"/>
      <w:marTop w:val="0"/>
      <w:marBottom w:val="0"/>
      <w:divBdr>
        <w:top w:val="none" w:sz="0" w:space="0" w:color="auto"/>
        <w:left w:val="none" w:sz="0" w:space="0" w:color="auto"/>
        <w:bottom w:val="none" w:sz="0" w:space="0" w:color="auto"/>
        <w:right w:val="none" w:sz="0" w:space="0" w:color="auto"/>
      </w:divBdr>
    </w:div>
    <w:div w:id="952521107">
      <w:marLeft w:val="0"/>
      <w:marRight w:val="0"/>
      <w:marTop w:val="0"/>
      <w:marBottom w:val="0"/>
      <w:divBdr>
        <w:top w:val="none" w:sz="0" w:space="0" w:color="auto"/>
        <w:left w:val="none" w:sz="0" w:space="0" w:color="auto"/>
        <w:bottom w:val="none" w:sz="0" w:space="0" w:color="auto"/>
        <w:right w:val="none" w:sz="0" w:space="0" w:color="auto"/>
      </w:divBdr>
    </w:div>
    <w:div w:id="952596383">
      <w:marLeft w:val="0"/>
      <w:marRight w:val="0"/>
      <w:marTop w:val="0"/>
      <w:marBottom w:val="0"/>
      <w:divBdr>
        <w:top w:val="none" w:sz="0" w:space="0" w:color="auto"/>
        <w:left w:val="none" w:sz="0" w:space="0" w:color="auto"/>
        <w:bottom w:val="none" w:sz="0" w:space="0" w:color="auto"/>
        <w:right w:val="none" w:sz="0" w:space="0" w:color="auto"/>
      </w:divBdr>
    </w:div>
    <w:div w:id="952706941">
      <w:marLeft w:val="0"/>
      <w:marRight w:val="0"/>
      <w:marTop w:val="0"/>
      <w:marBottom w:val="0"/>
      <w:divBdr>
        <w:top w:val="none" w:sz="0" w:space="0" w:color="auto"/>
        <w:left w:val="none" w:sz="0" w:space="0" w:color="auto"/>
        <w:bottom w:val="none" w:sz="0" w:space="0" w:color="auto"/>
        <w:right w:val="none" w:sz="0" w:space="0" w:color="auto"/>
      </w:divBdr>
    </w:div>
    <w:div w:id="952787194">
      <w:marLeft w:val="0"/>
      <w:marRight w:val="0"/>
      <w:marTop w:val="0"/>
      <w:marBottom w:val="0"/>
      <w:divBdr>
        <w:top w:val="none" w:sz="0" w:space="0" w:color="auto"/>
        <w:left w:val="none" w:sz="0" w:space="0" w:color="auto"/>
        <w:bottom w:val="none" w:sz="0" w:space="0" w:color="auto"/>
        <w:right w:val="none" w:sz="0" w:space="0" w:color="auto"/>
      </w:divBdr>
    </w:div>
    <w:div w:id="952788208">
      <w:bodyDiv w:val="1"/>
      <w:marLeft w:val="0"/>
      <w:marRight w:val="0"/>
      <w:marTop w:val="0"/>
      <w:marBottom w:val="0"/>
      <w:divBdr>
        <w:top w:val="none" w:sz="0" w:space="0" w:color="auto"/>
        <w:left w:val="none" w:sz="0" w:space="0" w:color="auto"/>
        <w:bottom w:val="none" w:sz="0" w:space="0" w:color="auto"/>
        <w:right w:val="none" w:sz="0" w:space="0" w:color="auto"/>
      </w:divBdr>
    </w:div>
    <w:div w:id="952860169">
      <w:marLeft w:val="0"/>
      <w:marRight w:val="0"/>
      <w:marTop w:val="0"/>
      <w:marBottom w:val="0"/>
      <w:divBdr>
        <w:top w:val="none" w:sz="0" w:space="0" w:color="auto"/>
        <w:left w:val="none" w:sz="0" w:space="0" w:color="auto"/>
        <w:bottom w:val="none" w:sz="0" w:space="0" w:color="auto"/>
        <w:right w:val="none" w:sz="0" w:space="0" w:color="auto"/>
      </w:divBdr>
    </w:div>
    <w:div w:id="952901383">
      <w:marLeft w:val="0"/>
      <w:marRight w:val="0"/>
      <w:marTop w:val="0"/>
      <w:marBottom w:val="0"/>
      <w:divBdr>
        <w:top w:val="none" w:sz="0" w:space="0" w:color="auto"/>
        <w:left w:val="none" w:sz="0" w:space="0" w:color="auto"/>
        <w:bottom w:val="none" w:sz="0" w:space="0" w:color="auto"/>
        <w:right w:val="none" w:sz="0" w:space="0" w:color="auto"/>
      </w:divBdr>
    </w:div>
    <w:div w:id="952904887">
      <w:marLeft w:val="0"/>
      <w:marRight w:val="0"/>
      <w:marTop w:val="0"/>
      <w:marBottom w:val="0"/>
      <w:divBdr>
        <w:top w:val="none" w:sz="0" w:space="0" w:color="auto"/>
        <w:left w:val="none" w:sz="0" w:space="0" w:color="auto"/>
        <w:bottom w:val="none" w:sz="0" w:space="0" w:color="auto"/>
        <w:right w:val="none" w:sz="0" w:space="0" w:color="auto"/>
      </w:divBdr>
    </w:div>
    <w:div w:id="953093512">
      <w:marLeft w:val="0"/>
      <w:marRight w:val="0"/>
      <w:marTop w:val="0"/>
      <w:marBottom w:val="0"/>
      <w:divBdr>
        <w:top w:val="none" w:sz="0" w:space="0" w:color="auto"/>
        <w:left w:val="none" w:sz="0" w:space="0" w:color="auto"/>
        <w:bottom w:val="none" w:sz="0" w:space="0" w:color="auto"/>
        <w:right w:val="none" w:sz="0" w:space="0" w:color="auto"/>
      </w:divBdr>
    </w:div>
    <w:div w:id="953096405">
      <w:marLeft w:val="0"/>
      <w:marRight w:val="0"/>
      <w:marTop w:val="0"/>
      <w:marBottom w:val="0"/>
      <w:divBdr>
        <w:top w:val="none" w:sz="0" w:space="0" w:color="auto"/>
        <w:left w:val="none" w:sz="0" w:space="0" w:color="auto"/>
        <w:bottom w:val="none" w:sz="0" w:space="0" w:color="auto"/>
        <w:right w:val="none" w:sz="0" w:space="0" w:color="auto"/>
      </w:divBdr>
    </w:div>
    <w:div w:id="953098650">
      <w:marLeft w:val="0"/>
      <w:marRight w:val="0"/>
      <w:marTop w:val="0"/>
      <w:marBottom w:val="0"/>
      <w:divBdr>
        <w:top w:val="none" w:sz="0" w:space="0" w:color="auto"/>
        <w:left w:val="none" w:sz="0" w:space="0" w:color="auto"/>
        <w:bottom w:val="none" w:sz="0" w:space="0" w:color="auto"/>
        <w:right w:val="none" w:sz="0" w:space="0" w:color="auto"/>
      </w:divBdr>
    </w:div>
    <w:div w:id="953098835">
      <w:marLeft w:val="0"/>
      <w:marRight w:val="0"/>
      <w:marTop w:val="0"/>
      <w:marBottom w:val="0"/>
      <w:divBdr>
        <w:top w:val="none" w:sz="0" w:space="0" w:color="auto"/>
        <w:left w:val="none" w:sz="0" w:space="0" w:color="auto"/>
        <w:bottom w:val="none" w:sz="0" w:space="0" w:color="auto"/>
        <w:right w:val="none" w:sz="0" w:space="0" w:color="auto"/>
      </w:divBdr>
    </w:div>
    <w:div w:id="953172165">
      <w:marLeft w:val="0"/>
      <w:marRight w:val="0"/>
      <w:marTop w:val="0"/>
      <w:marBottom w:val="0"/>
      <w:divBdr>
        <w:top w:val="none" w:sz="0" w:space="0" w:color="auto"/>
        <w:left w:val="none" w:sz="0" w:space="0" w:color="auto"/>
        <w:bottom w:val="none" w:sz="0" w:space="0" w:color="auto"/>
        <w:right w:val="none" w:sz="0" w:space="0" w:color="auto"/>
      </w:divBdr>
    </w:div>
    <w:div w:id="953176452">
      <w:marLeft w:val="0"/>
      <w:marRight w:val="0"/>
      <w:marTop w:val="0"/>
      <w:marBottom w:val="0"/>
      <w:divBdr>
        <w:top w:val="none" w:sz="0" w:space="0" w:color="auto"/>
        <w:left w:val="none" w:sz="0" w:space="0" w:color="auto"/>
        <w:bottom w:val="none" w:sz="0" w:space="0" w:color="auto"/>
        <w:right w:val="none" w:sz="0" w:space="0" w:color="auto"/>
      </w:divBdr>
    </w:div>
    <w:div w:id="953177355">
      <w:marLeft w:val="0"/>
      <w:marRight w:val="0"/>
      <w:marTop w:val="0"/>
      <w:marBottom w:val="0"/>
      <w:divBdr>
        <w:top w:val="none" w:sz="0" w:space="0" w:color="auto"/>
        <w:left w:val="none" w:sz="0" w:space="0" w:color="auto"/>
        <w:bottom w:val="none" w:sz="0" w:space="0" w:color="auto"/>
        <w:right w:val="none" w:sz="0" w:space="0" w:color="auto"/>
      </w:divBdr>
    </w:div>
    <w:div w:id="953252606">
      <w:marLeft w:val="0"/>
      <w:marRight w:val="0"/>
      <w:marTop w:val="0"/>
      <w:marBottom w:val="0"/>
      <w:divBdr>
        <w:top w:val="none" w:sz="0" w:space="0" w:color="auto"/>
        <w:left w:val="none" w:sz="0" w:space="0" w:color="auto"/>
        <w:bottom w:val="none" w:sz="0" w:space="0" w:color="auto"/>
        <w:right w:val="none" w:sz="0" w:space="0" w:color="auto"/>
      </w:divBdr>
    </w:div>
    <w:div w:id="953363734">
      <w:marLeft w:val="0"/>
      <w:marRight w:val="0"/>
      <w:marTop w:val="0"/>
      <w:marBottom w:val="0"/>
      <w:divBdr>
        <w:top w:val="none" w:sz="0" w:space="0" w:color="auto"/>
        <w:left w:val="none" w:sz="0" w:space="0" w:color="auto"/>
        <w:bottom w:val="none" w:sz="0" w:space="0" w:color="auto"/>
        <w:right w:val="none" w:sz="0" w:space="0" w:color="auto"/>
      </w:divBdr>
    </w:div>
    <w:div w:id="953364360">
      <w:marLeft w:val="0"/>
      <w:marRight w:val="0"/>
      <w:marTop w:val="0"/>
      <w:marBottom w:val="0"/>
      <w:divBdr>
        <w:top w:val="none" w:sz="0" w:space="0" w:color="auto"/>
        <w:left w:val="none" w:sz="0" w:space="0" w:color="auto"/>
        <w:bottom w:val="none" w:sz="0" w:space="0" w:color="auto"/>
        <w:right w:val="none" w:sz="0" w:space="0" w:color="auto"/>
      </w:divBdr>
    </w:div>
    <w:div w:id="953365667">
      <w:marLeft w:val="0"/>
      <w:marRight w:val="0"/>
      <w:marTop w:val="0"/>
      <w:marBottom w:val="0"/>
      <w:divBdr>
        <w:top w:val="none" w:sz="0" w:space="0" w:color="auto"/>
        <w:left w:val="none" w:sz="0" w:space="0" w:color="auto"/>
        <w:bottom w:val="none" w:sz="0" w:space="0" w:color="auto"/>
        <w:right w:val="none" w:sz="0" w:space="0" w:color="auto"/>
      </w:divBdr>
    </w:div>
    <w:div w:id="953484576">
      <w:marLeft w:val="0"/>
      <w:marRight w:val="0"/>
      <w:marTop w:val="0"/>
      <w:marBottom w:val="0"/>
      <w:divBdr>
        <w:top w:val="none" w:sz="0" w:space="0" w:color="auto"/>
        <w:left w:val="none" w:sz="0" w:space="0" w:color="auto"/>
        <w:bottom w:val="none" w:sz="0" w:space="0" w:color="auto"/>
        <w:right w:val="none" w:sz="0" w:space="0" w:color="auto"/>
      </w:divBdr>
    </w:div>
    <w:div w:id="953556038">
      <w:marLeft w:val="0"/>
      <w:marRight w:val="0"/>
      <w:marTop w:val="0"/>
      <w:marBottom w:val="0"/>
      <w:divBdr>
        <w:top w:val="none" w:sz="0" w:space="0" w:color="auto"/>
        <w:left w:val="none" w:sz="0" w:space="0" w:color="auto"/>
        <w:bottom w:val="none" w:sz="0" w:space="0" w:color="auto"/>
        <w:right w:val="none" w:sz="0" w:space="0" w:color="auto"/>
      </w:divBdr>
    </w:div>
    <w:div w:id="953632860">
      <w:marLeft w:val="0"/>
      <w:marRight w:val="0"/>
      <w:marTop w:val="0"/>
      <w:marBottom w:val="0"/>
      <w:divBdr>
        <w:top w:val="none" w:sz="0" w:space="0" w:color="auto"/>
        <w:left w:val="none" w:sz="0" w:space="0" w:color="auto"/>
        <w:bottom w:val="none" w:sz="0" w:space="0" w:color="auto"/>
        <w:right w:val="none" w:sz="0" w:space="0" w:color="auto"/>
      </w:divBdr>
    </w:div>
    <w:div w:id="953638914">
      <w:marLeft w:val="0"/>
      <w:marRight w:val="0"/>
      <w:marTop w:val="0"/>
      <w:marBottom w:val="0"/>
      <w:divBdr>
        <w:top w:val="none" w:sz="0" w:space="0" w:color="auto"/>
        <w:left w:val="none" w:sz="0" w:space="0" w:color="auto"/>
        <w:bottom w:val="none" w:sz="0" w:space="0" w:color="auto"/>
        <w:right w:val="none" w:sz="0" w:space="0" w:color="auto"/>
      </w:divBdr>
    </w:div>
    <w:div w:id="953707194">
      <w:marLeft w:val="0"/>
      <w:marRight w:val="0"/>
      <w:marTop w:val="0"/>
      <w:marBottom w:val="0"/>
      <w:divBdr>
        <w:top w:val="none" w:sz="0" w:space="0" w:color="auto"/>
        <w:left w:val="none" w:sz="0" w:space="0" w:color="auto"/>
        <w:bottom w:val="none" w:sz="0" w:space="0" w:color="auto"/>
        <w:right w:val="none" w:sz="0" w:space="0" w:color="auto"/>
      </w:divBdr>
    </w:div>
    <w:div w:id="953711089">
      <w:marLeft w:val="0"/>
      <w:marRight w:val="0"/>
      <w:marTop w:val="0"/>
      <w:marBottom w:val="0"/>
      <w:divBdr>
        <w:top w:val="none" w:sz="0" w:space="0" w:color="auto"/>
        <w:left w:val="none" w:sz="0" w:space="0" w:color="auto"/>
        <w:bottom w:val="none" w:sz="0" w:space="0" w:color="auto"/>
        <w:right w:val="none" w:sz="0" w:space="0" w:color="auto"/>
      </w:divBdr>
    </w:div>
    <w:div w:id="953830649">
      <w:marLeft w:val="0"/>
      <w:marRight w:val="0"/>
      <w:marTop w:val="0"/>
      <w:marBottom w:val="0"/>
      <w:divBdr>
        <w:top w:val="none" w:sz="0" w:space="0" w:color="auto"/>
        <w:left w:val="none" w:sz="0" w:space="0" w:color="auto"/>
        <w:bottom w:val="none" w:sz="0" w:space="0" w:color="auto"/>
        <w:right w:val="none" w:sz="0" w:space="0" w:color="auto"/>
      </w:divBdr>
    </w:div>
    <w:div w:id="953907514">
      <w:marLeft w:val="0"/>
      <w:marRight w:val="0"/>
      <w:marTop w:val="0"/>
      <w:marBottom w:val="0"/>
      <w:divBdr>
        <w:top w:val="none" w:sz="0" w:space="0" w:color="auto"/>
        <w:left w:val="none" w:sz="0" w:space="0" w:color="auto"/>
        <w:bottom w:val="none" w:sz="0" w:space="0" w:color="auto"/>
        <w:right w:val="none" w:sz="0" w:space="0" w:color="auto"/>
      </w:divBdr>
    </w:div>
    <w:div w:id="953948180">
      <w:marLeft w:val="0"/>
      <w:marRight w:val="0"/>
      <w:marTop w:val="0"/>
      <w:marBottom w:val="0"/>
      <w:divBdr>
        <w:top w:val="none" w:sz="0" w:space="0" w:color="auto"/>
        <w:left w:val="none" w:sz="0" w:space="0" w:color="auto"/>
        <w:bottom w:val="none" w:sz="0" w:space="0" w:color="auto"/>
        <w:right w:val="none" w:sz="0" w:space="0" w:color="auto"/>
      </w:divBdr>
    </w:div>
    <w:div w:id="954140493">
      <w:marLeft w:val="0"/>
      <w:marRight w:val="0"/>
      <w:marTop w:val="0"/>
      <w:marBottom w:val="0"/>
      <w:divBdr>
        <w:top w:val="none" w:sz="0" w:space="0" w:color="auto"/>
        <w:left w:val="none" w:sz="0" w:space="0" w:color="auto"/>
        <w:bottom w:val="none" w:sz="0" w:space="0" w:color="auto"/>
        <w:right w:val="none" w:sz="0" w:space="0" w:color="auto"/>
      </w:divBdr>
    </w:div>
    <w:div w:id="954142812">
      <w:marLeft w:val="0"/>
      <w:marRight w:val="0"/>
      <w:marTop w:val="0"/>
      <w:marBottom w:val="0"/>
      <w:divBdr>
        <w:top w:val="none" w:sz="0" w:space="0" w:color="auto"/>
        <w:left w:val="none" w:sz="0" w:space="0" w:color="auto"/>
        <w:bottom w:val="none" w:sz="0" w:space="0" w:color="auto"/>
        <w:right w:val="none" w:sz="0" w:space="0" w:color="auto"/>
      </w:divBdr>
    </w:div>
    <w:div w:id="954217577">
      <w:marLeft w:val="0"/>
      <w:marRight w:val="0"/>
      <w:marTop w:val="0"/>
      <w:marBottom w:val="0"/>
      <w:divBdr>
        <w:top w:val="none" w:sz="0" w:space="0" w:color="auto"/>
        <w:left w:val="none" w:sz="0" w:space="0" w:color="auto"/>
        <w:bottom w:val="none" w:sz="0" w:space="0" w:color="auto"/>
        <w:right w:val="none" w:sz="0" w:space="0" w:color="auto"/>
      </w:divBdr>
    </w:div>
    <w:div w:id="954405639">
      <w:marLeft w:val="0"/>
      <w:marRight w:val="0"/>
      <w:marTop w:val="0"/>
      <w:marBottom w:val="0"/>
      <w:divBdr>
        <w:top w:val="none" w:sz="0" w:space="0" w:color="auto"/>
        <w:left w:val="none" w:sz="0" w:space="0" w:color="auto"/>
        <w:bottom w:val="none" w:sz="0" w:space="0" w:color="auto"/>
        <w:right w:val="none" w:sz="0" w:space="0" w:color="auto"/>
      </w:divBdr>
    </w:div>
    <w:div w:id="954410612">
      <w:marLeft w:val="0"/>
      <w:marRight w:val="0"/>
      <w:marTop w:val="0"/>
      <w:marBottom w:val="0"/>
      <w:divBdr>
        <w:top w:val="none" w:sz="0" w:space="0" w:color="auto"/>
        <w:left w:val="none" w:sz="0" w:space="0" w:color="auto"/>
        <w:bottom w:val="none" w:sz="0" w:space="0" w:color="auto"/>
        <w:right w:val="none" w:sz="0" w:space="0" w:color="auto"/>
      </w:divBdr>
    </w:div>
    <w:div w:id="954411005">
      <w:marLeft w:val="0"/>
      <w:marRight w:val="0"/>
      <w:marTop w:val="0"/>
      <w:marBottom w:val="0"/>
      <w:divBdr>
        <w:top w:val="none" w:sz="0" w:space="0" w:color="auto"/>
        <w:left w:val="none" w:sz="0" w:space="0" w:color="auto"/>
        <w:bottom w:val="none" w:sz="0" w:space="0" w:color="auto"/>
        <w:right w:val="none" w:sz="0" w:space="0" w:color="auto"/>
      </w:divBdr>
    </w:div>
    <w:div w:id="954482865">
      <w:marLeft w:val="0"/>
      <w:marRight w:val="0"/>
      <w:marTop w:val="0"/>
      <w:marBottom w:val="0"/>
      <w:divBdr>
        <w:top w:val="none" w:sz="0" w:space="0" w:color="auto"/>
        <w:left w:val="none" w:sz="0" w:space="0" w:color="auto"/>
        <w:bottom w:val="none" w:sz="0" w:space="0" w:color="auto"/>
        <w:right w:val="none" w:sz="0" w:space="0" w:color="auto"/>
      </w:divBdr>
    </w:div>
    <w:div w:id="954678445">
      <w:marLeft w:val="0"/>
      <w:marRight w:val="0"/>
      <w:marTop w:val="0"/>
      <w:marBottom w:val="0"/>
      <w:divBdr>
        <w:top w:val="none" w:sz="0" w:space="0" w:color="auto"/>
        <w:left w:val="none" w:sz="0" w:space="0" w:color="auto"/>
        <w:bottom w:val="none" w:sz="0" w:space="0" w:color="auto"/>
        <w:right w:val="none" w:sz="0" w:space="0" w:color="auto"/>
      </w:divBdr>
    </w:div>
    <w:div w:id="954797182">
      <w:marLeft w:val="0"/>
      <w:marRight w:val="0"/>
      <w:marTop w:val="0"/>
      <w:marBottom w:val="0"/>
      <w:divBdr>
        <w:top w:val="none" w:sz="0" w:space="0" w:color="auto"/>
        <w:left w:val="none" w:sz="0" w:space="0" w:color="auto"/>
        <w:bottom w:val="none" w:sz="0" w:space="0" w:color="auto"/>
        <w:right w:val="none" w:sz="0" w:space="0" w:color="auto"/>
      </w:divBdr>
    </w:div>
    <w:div w:id="954867702">
      <w:marLeft w:val="0"/>
      <w:marRight w:val="0"/>
      <w:marTop w:val="0"/>
      <w:marBottom w:val="0"/>
      <w:divBdr>
        <w:top w:val="none" w:sz="0" w:space="0" w:color="auto"/>
        <w:left w:val="none" w:sz="0" w:space="0" w:color="auto"/>
        <w:bottom w:val="none" w:sz="0" w:space="0" w:color="auto"/>
        <w:right w:val="none" w:sz="0" w:space="0" w:color="auto"/>
      </w:divBdr>
    </w:div>
    <w:div w:id="954949542">
      <w:marLeft w:val="0"/>
      <w:marRight w:val="0"/>
      <w:marTop w:val="0"/>
      <w:marBottom w:val="0"/>
      <w:divBdr>
        <w:top w:val="none" w:sz="0" w:space="0" w:color="auto"/>
        <w:left w:val="none" w:sz="0" w:space="0" w:color="auto"/>
        <w:bottom w:val="none" w:sz="0" w:space="0" w:color="auto"/>
        <w:right w:val="none" w:sz="0" w:space="0" w:color="auto"/>
      </w:divBdr>
    </w:div>
    <w:div w:id="955135355">
      <w:marLeft w:val="0"/>
      <w:marRight w:val="0"/>
      <w:marTop w:val="0"/>
      <w:marBottom w:val="0"/>
      <w:divBdr>
        <w:top w:val="none" w:sz="0" w:space="0" w:color="auto"/>
        <w:left w:val="none" w:sz="0" w:space="0" w:color="auto"/>
        <w:bottom w:val="none" w:sz="0" w:space="0" w:color="auto"/>
        <w:right w:val="none" w:sz="0" w:space="0" w:color="auto"/>
      </w:divBdr>
    </w:div>
    <w:div w:id="955137425">
      <w:marLeft w:val="0"/>
      <w:marRight w:val="0"/>
      <w:marTop w:val="0"/>
      <w:marBottom w:val="0"/>
      <w:divBdr>
        <w:top w:val="none" w:sz="0" w:space="0" w:color="auto"/>
        <w:left w:val="none" w:sz="0" w:space="0" w:color="auto"/>
        <w:bottom w:val="none" w:sz="0" w:space="0" w:color="auto"/>
        <w:right w:val="none" w:sz="0" w:space="0" w:color="auto"/>
      </w:divBdr>
    </w:div>
    <w:div w:id="955211705">
      <w:marLeft w:val="0"/>
      <w:marRight w:val="0"/>
      <w:marTop w:val="0"/>
      <w:marBottom w:val="0"/>
      <w:divBdr>
        <w:top w:val="none" w:sz="0" w:space="0" w:color="auto"/>
        <w:left w:val="none" w:sz="0" w:space="0" w:color="auto"/>
        <w:bottom w:val="none" w:sz="0" w:space="0" w:color="auto"/>
        <w:right w:val="none" w:sz="0" w:space="0" w:color="auto"/>
      </w:divBdr>
    </w:div>
    <w:div w:id="955407832">
      <w:marLeft w:val="0"/>
      <w:marRight w:val="0"/>
      <w:marTop w:val="0"/>
      <w:marBottom w:val="0"/>
      <w:divBdr>
        <w:top w:val="none" w:sz="0" w:space="0" w:color="auto"/>
        <w:left w:val="none" w:sz="0" w:space="0" w:color="auto"/>
        <w:bottom w:val="none" w:sz="0" w:space="0" w:color="auto"/>
        <w:right w:val="none" w:sz="0" w:space="0" w:color="auto"/>
      </w:divBdr>
    </w:div>
    <w:div w:id="955410924">
      <w:marLeft w:val="0"/>
      <w:marRight w:val="0"/>
      <w:marTop w:val="0"/>
      <w:marBottom w:val="0"/>
      <w:divBdr>
        <w:top w:val="none" w:sz="0" w:space="0" w:color="auto"/>
        <w:left w:val="none" w:sz="0" w:space="0" w:color="auto"/>
        <w:bottom w:val="none" w:sz="0" w:space="0" w:color="auto"/>
        <w:right w:val="none" w:sz="0" w:space="0" w:color="auto"/>
      </w:divBdr>
    </w:div>
    <w:div w:id="955523235">
      <w:marLeft w:val="0"/>
      <w:marRight w:val="0"/>
      <w:marTop w:val="0"/>
      <w:marBottom w:val="0"/>
      <w:divBdr>
        <w:top w:val="none" w:sz="0" w:space="0" w:color="auto"/>
        <w:left w:val="none" w:sz="0" w:space="0" w:color="auto"/>
        <w:bottom w:val="none" w:sz="0" w:space="0" w:color="auto"/>
        <w:right w:val="none" w:sz="0" w:space="0" w:color="auto"/>
      </w:divBdr>
    </w:div>
    <w:div w:id="955598585">
      <w:marLeft w:val="0"/>
      <w:marRight w:val="0"/>
      <w:marTop w:val="0"/>
      <w:marBottom w:val="0"/>
      <w:divBdr>
        <w:top w:val="none" w:sz="0" w:space="0" w:color="auto"/>
        <w:left w:val="none" w:sz="0" w:space="0" w:color="auto"/>
        <w:bottom w:val="none" w:sz="0" w:space="0" w:color="auto"/>
        <w:right w:val="none" w:sz="0" w:space="0" w:color="auto"/>
      </w:divBdr>
    </w:div>
    <w:div w:id="955671844">
      <w:marLeft w:val="0"/>
      <w:marRight w:val="0"/>
      <w:marTop w:val="0"/>
      <w:marBottom w:val="0"/>
      <w:divBdr>
        <w:top w:val="none" w:sz="0" w:space="0" w:color="auto"/>
        <w:left w:val="none" w:sz="0" w:space="0" w:color="auto"/>
        <w:bottom w:val="none" w:sz="0" w:space="0" w:color="auto"/>
        <w:right w:val="none" w:sz="0" w:space="0" w:color="auto"/>
      </w:divBdr>
    </w:div>
    <w:div w:id="955677644">
      <w:marLeft w:val="0"/>
      <w:marRight w:val="0"/>
      <w:marTop w:val="0"/>
      <w:marBottom w:val="0"/>
      <w:divBdr>
        <w:top w:val="none" w:sz="0" w:space="0" w:color="auto"/>
        <w:left w:val="none" w:sz="0" w:space="0" w:color="auto"/>
        <w:bottom w:val="none" w:sz="0" w:space="0" w:color="auto"/>
        <w:right w:val="none" w:sz="0" w:space="0" w:color="auto"/>
      </w:divBdr>
    </w:div>
    <w:div w:id="955714253">
      <w:marLeft w:val="0"/>
      <w:marRight w:val="0"/>
      <w:marTop w:val="0"/>
      <w:marBottom w:val="0"/>
      <w:divBdr>
        <w:top w:val="none" w:sz="0" w:space="0" w:color="auto"/>
        <w:left w:val="none" w:sz="0" w:space="0" w:color="auto"/>
        <w:bottom w:val="none" w:sz="0" w:space="0" w:color="auto"/>
        <w:right w:val="none" w:sz="0" w:space="0" w:color="auto"/>
      </w:divBdr>
    </w:div>
    <w:div w:id="955722347">
      <w:marLeft w:val="0"/>
      <w:marRight w:val="0"/>
      <w:marTop w:val="0"/>
      <w:marBottom w:val="0"/>
      <w:divBdr>
        <w:top w:val="none" w:sz="0" w:space="0" w:color="auto"/>
        <w:left w:val="none" w:sz="0" w:space="0" w:color="auto"/>
        <w:bottom w:val="none" w:sz="0" w:space="0" w:color="auto"/>
        <w:right w:val="none" w:sz="0" w:space="0" w:color="auto"/>
      </w:divBdr>
    </w:div>
    <w:div w:id="955797910">
      <w:marLeft w:val="0"/>
      <w:marRight w:val="0"/>
      <w:marTop w:val="0"/>
      <w:marBottom w:val="0"/>
      <w:divBdr>
        <w:top w:val="none" w:sz="0" w:space="0" w:color="auto"/>
        <w:left w:val="none" w:sz="0" w:space="0" w:color="auto"/>
        <w:bottom w:val="none" w:sz="0" w:space="0" w:color="auto"/>
        <w:right w:val="none" w:sz="0" w:space="0" w:color="auto"/>
      </w:divBdr>
    </w:div>
    <w:div w:id="956062746">
      <w:marLeft w:val="0"/>
      <w:marRight w:val="0"/>
      <w:marTop w:val="0"/>
      <w:marBottom w:val="0"/>
      <w:divBdr>
        <w:top w:val="none" w:sz="0" w:space="0" w:color="auto"/>
        <w:left w:val="none" w:sz="0" w:space="0" w:color="auto"/>
        <w:bottom w:val="none" w:sz="0" w:space="0" w:color="auto"/>
        <w:right w:val="none" w:sz="0" w:space="0" w:color="auto"/>
      </w:divBdr>
    </w:div>
    <w:div w:id="956107147">
      <w:marLeft w:val="0"/>
      <w:marRight w:val="0"/>
      <w:marTop w:val="0"/>
      <w:marBottom w:val="0"/>
      <w:divBdr>
        <w:top w:val="none" w:sz="0" w:space="0" w:color="auto"/>
        <w:left w:val="none" w:sz="0" w:space="0" w:color="auto"/>
        <w:bottom w:val="none" w:sz="0" w:space="0" w:color="auto"/>
        <w:right w:val="none" w:sz="0" w:space="0" w:color="auto"/>
      </w:divBdr>
    </w:div>
    <w:div w:id="956136725">
      <w:marLeft w:val="0"/>
      <w:marRight w:val="0"/>
      <w:marTop w:val="0"/>
      <w:marBottom w:val="0"/>
      <w:divBdr>
        <w:top w:val="none" w:sz="0" w:space="0" w:color="auto"/>
        <w:left w:val="none" w:sz="0" w:space="0" w:color="auto"/>
        <w:bottom w:val="none" w:sz="0" w:space="0" w:color="auto"/>
        <w:right w:val="none" w:sz="0" w:space="0" w:color="auto"/>
      </w:divBdr>
    </w:div>
    <w:div w:id="956176513">
      <w:marLeft w:val="0"/>
      <w:marRight w:val="0"/>
      <w:marTop w:val="0"/>
      <w:marBottom w:val="0"/>
      <w:divBdr>
        <w:top w:val="none" w:sz="0" w:space="0" w:color="auto"/>
        <w:left w:val="none" w:sz="0" w:space="0" w:color="auto"/>
        <w:bottom w:val="none" w:sz="0" w:space="0" w:color="auto"/>
        <w:right w:val="none" w:sz="0" w:space="0" w:color="auto"/>
      </w:divBdr>
    </w:div>
    <w:div w:id="956182758">
      <w:marLeft w:val="0"/>
      <w:marRight w:val="0"/>
      <w:marTop w:val="0"/>
      <w:marBottom w:val="0"/>
      <w:divBdr>
        <w:top w:val="none" w:sz="0" w:space="0" w:color="auto"/>
        <w:left w:val="none" w:sz="0" w:space="0" w:color="auto"/>
        <w:bottom w:val="none" w:sz="0" w:space="0" w:color="auto"/>
        <w:right w:val="none" w:sz="0" w:space="0" w:color="auto"/>
      </w:divBdr>
    </w:div>
    <w:div w:id="956330242">
      <w:marLeft w:val="0"/>
      <w:marRight w:val="0"/>
      <w:marTop w:val="0"/>
      <w:marBottom w:val="0"/>
      <w:divBdr>
        <w:top w:val="none" w:sz="0" w:space="0" w:color="auto"/>
        <w:left w:val="none" w:sz="0" w:space="0" w:color="auto"/>
        <w:bottom w:val="none" w:sz="0" w:space="0" w:color="auto"/>
        <w:right w:val="none" w:sz="0" w:space="0" w:color="auto"/>
      </w:divBdr>
    </w:div>
    <w:div w:id="956445346">
      <w:marLeft w:val="0"/>
      <w:marRight w:val="0"/>
      <w:marTop w:val="0"/>
      <w:marBottom w:val="0"/>
      <w:divBdr>
        <w:top w:val="none" w:sz="0" w:space="0" w:color="auto"/>
        <w:left w:val="none" w:sz="0" w:space="0" w:color="auto"/>
        <w:bottom w:val="none" w:sz="0" w:space="0" w:color="auto"/>
        <w:right w:val="none" w:sz="0" w:space="0" w:color="auto"/>
      </w:divBdr>
    </w:div>
    <w:div w:id="956448615">
      <w:marLeft w:val="0"/>
      <w:marRight w:val="0"/>
      <w:marTop w:val="0"/>
      <w:marBottom w:val="0"/>
      <w:divBdr>
        <w:top w:val="none" w:sz="0" w:space="0" w:color="auto"/>
        <w:left w:val="none" w:sz="0" w:space="0" w:color="auto"/>
        <w:bottom w:val="none" w:sz="0" w:space="0" w:color="auto"/>
        <w:right w:val="none" w:sz="0" w:space="0" w:color="auto"/>
      </w:divBdr>
    </w:div>
    <w:div w:id="956525149">
      <w:marLeft w:val="0"/>
      <w:marRight w:val="0"/>
      <w:marTop w:val="0"/>
      <w:marBottom w:val="0"/>
      <w:divBdr>
        <w:top w:val="none" w:sz="0" w:space="0" w:color="auto"/>
        <w:left w:val="none" w:sz="0" w:space="0" w:color="auto"/>
        <w:bottom w:val="none" w:sz="0" w:space="0" w:color="auto"/>
        <w:right w:val="none" w:sz="0" w:space="0" w:color="auto"/>
      </w:divBdr>
    </w:div>
    <w:div w:id="956637459">
      <w:marLeft w:val="0"/>
      <w:marRight w:val="0"/>
      <w:marTop w:val="0"/>
      <w:marBottom w:val="0"/>
      <w:divBdr>
        <w:top w:val="none" w:sz="0" w:space="0" w:color="auto"/>
        <w:left w:val="none" w:sz="0" w:space="0" w:color="auto"/>
        <w:bottom w:val="none" w:sz="0" w:space="0" w:color="auto"/>
        <w:right w:val="none" w:sz="0" w:space="0" w:color="auto"/>
      </w:divBdr>
    </w:div>
    <w:div w:id="956716298">
      <w:marLeft w:val="0"/>
      <w:marRight w:val="0"/>
      <w:marTop w:val="0"/>
      <w:marBottom w:val="0"/>
      <w:divBdr>
        <w:top w:val="none" w:sz="0" w:space="0" w:color="auto"/>
        <w:left w:val="none" w:sz="0" w:space="0" w:color="auto"/>
        <w:bottom w:val="none" w:sz="0" w:space="0" w:color="auto"/>
        <w:right w:val="none" w:sz="0" w:space="0" w:color="auto"/>
      </w:divBdr>
    </w:div>
    <w:div w:id="956718855">
      <w:marLeft w:val="0"/>
      <w:marRight w:val="0"/>
      <w:marTop w:val="0"/>
      <w:marBottom w:val="0"/>
      <w:divBdr>
        <w:top w:val="none" w:sz="0" w:space="0" w:color="auto"/>
        <w:left w:val="none" w:sz="0" w:space="0" w:color="auto"/>
        <w:bottom w:val="none" w:sz="0" w:space="0" w:color="auto"/>
        <w:right w:val="none" w:sz="0" w:space="0" w:color="auto"/>
      </w:divBdr>
    </w:div>
    <w:div w:id="956761633">
      <w:marLeft w:val="0"/>
      <w:marRight w:val="0"/>
      <w:marTop w:val="0"/>
      <w:marBottom w:val="0"/>
      <w:divBdr>
        <w:top w:val="none" w:sz="0" w:space="0" w:color="auto"/>
        <w:left w:val="none" w:sz="0" w:space="0" w:color="auto"/>
        <w:bottom w:val="none" w:sz="0" w:space="0" w:color="auto"/>
        <w:right w:val="none" w:sz="0" w:space="0" w:color="auto"/>
      </w:divBdr>
    </w:div>
    <w:div w:id="956838703">
      <w:marLeft w:val="0"/>
      <w:marRight w:val="0"/>
      <w:marTop w:val="0"/>
      <w:marBottom w:val="0"/>
      <w:divBdr>
        <w:top w:val="none" w:sz="0" w:space="0" w:color="auto"/>
        <w:left w:val="none" w:sz="0" w:space="0" w:color="auto"/>
        <w:bottom w:val="none" w:sz="0" w:space="0" w:color="auto"/>
        <w:right w:val="none" w:sz="0" w:space="0" w:color="auto"/>
      </w:divBdr>
    </w:div>
    <w:div w:id="956906623">
      <w:marLeft w:val="0"/>
      <w:marRight w:val="0"/>
      <w:marTop w:val="0"/>
      <w:marBottom w:val="0"/>
      <w:divBdr>
        <w:top w:val="none" w:sz="0" w:space="0" w:color="auto"/>
        <w:left w:val="none" w:sz="0" w:space="0" w:color="auto"/>
        <w:bottom w:val="none" w:sz="0" w:space="0" w:color="auto"/>
        <w:right w:val="none" w:sz="0" w:space="0" w:color="auto"/>
      </w:divBdr>
    </w:div>
    <w:div w:id="956910185">
      <w:marLeft w:val="0"/>
      <w:marRight w:val="0"/>
      <w:marTop w:val="0"/>
      <w:marBottom w:val="0"/>
      <w:divBdr>
        <w:top w:val="none" w:sz="0" w:space="0" w:color="auto"/>
        <w:left w:val="none" w:sz="0" w:space="0" w:color="auto"/>
        <w:bottom w:val="none" w:sz="0" w:space="0" w:color="auto"/>
        <w:right w:val="none" w:sz="0" w:space="0" w:color="auto"/>
      </w:divBdr>
    </w:div>
    <w:div w:id="956914018">
      <w:marLeft w:val="0"/>
      <w:marRight w:val="0"/>
      <w:marTop w:val="0"/>
      <w:marBottom w:val="0"/>
      <w:divBdr>
        <w:top w:val="none" w:sz="0" w:space="0" w:color="auto"/>
        <w:left w:val="none" w:sz="0" w:space="0" w:color="auto"/>
        <w:bottom w:val="none" w:sz="0" w:space="0" w:color="auto"/>
        <w:right w:val="none" w:sz="0" w:space="0" w:color="auto"/>
      </w:divBdr>
    </w:div>
    <w:div w:id="957025629">
      <w:marLeft w:val="0"/>
      <w:marRight w:val="0"/>
      <w:marTop w:val="0"/>
      <w:marBottom w:val="0"/>
      <w:divBdr>
        <w:top w:val="none" w:sz="0" w:space="0" w:color="auto"/>
        <w:left w:val="none" w:sz="0" w:space="0" w:color="auto"/>
        <w:bottom w:val="none" w:sz="0" w:space="0" w:color="auto"/>
        <w:right w:val="none" w:sz="0" w:space="0" w:color="auto"/>
      </w:divBdr>
    </w:div>
    <w:div w:id="957032460">
      <w:marLeft w:val="0"/>
      <w:marRight w:val="0"/>
      <w:marTop w:val="0"/>
      <w:marBottom w:val="0"/>
      <w:divBdr>
        <w:top w:val="none" w:sz="0" w:space="0" w:color="auto"/>
        <w:left w:val="none" w:sz="0" w:space="0" w:color="auto"/>
        <w:bottom w:val="none" w:sz="0" w:space="0" w:color="auto"/>
        <w:right w:val="none" w:sz="0" w:space="0" w:color="auto"/>
      </w:divBdr>
    </w:div>
    <w:div w:id="957103538">
      <w:marLeft w:val="0"/>
      <w:marRight w:val="0"/>
      <w:marTop w:val="0"/>
      <w:marBottom w:val="0"/>
      <w:divBdr>
        <w:top w:val="none" w:sz="0" w:space="0" w:color="auto"/>
        <w:left w:val="none" w:sz="0" w:space="0" w:color="auto"/>
        <w:bottom w:val="none" w:sz="0" w:space="0" w:color="auto"/>
        <w:right w:val="none" w:sz="0" w:space="0" w:color="auto"/>
      </w:divBdr>
    </w:div>
    <w:div w:id="957179687">
      <w:marLeft w:val="0"/>
      <w:marRight w:val="0"/>
      <w:marTop w:val="0"/>
      <w:marBottom w:val="0"/>
      <w:divBdr>
        <w:top w:val="none" w:sz="0" w:space="0" w:color="auto"/>
        <w:left w:val="none" w:sz="0" w:space="0" w:color="auto"/>
        <w:bottom w:val="none" w:sz="0" w:space="0" w:color="auto"/>
        <w:right w:val="none" w:sz="0" w:space="0" w:color="auto"/>
      </w:divBdr>
    </w:div>
    <w:div w:id="957225027">
      <w:marLeft w:val="0"/>
      <w:marRight w:val="0"/>
      <w:marTop w:val="0"/>
      <w:marBottom w:val="0"/>
      <w:divBdr>
        <w:top w:val="none" w:sz="0" w:space="0" w:color="auto"/>
        <w:left w:val="none" w:sz="0" w:space="0" w:color="auto"/>
        <w:bottom w:val="none" w:sz="0" w:space="0" w:color="auto"/>
        <w:right w:val="none" w:sz="0" w:space="0" w:color="auto"/>
      </w:divBdr>
    </w:div>
    <w:div w:id="957370997">
      <w:marLeft w:val="0"/>
      <w:marRight w:val="0"/>
      <w:marTop w:val="0"/>
      <w:marBottom w:val="0"/>
      <w:divBdr>
        <w:top w:val="none" w:sz="0" w:space="0" w:color="auto"/>
        <w:left w:val="none" w:sz="0" w:space="0" w:color="auto"/>
        <w:bottom w:val="none" w:sz="0" w:space="0" w:color="auto"/>
        <w:right w:val="none" w:sz="0" w:space="0" w:color="auto"/>
      </w:divBdr>
    </w:div>
    <w:div w:id="957374241">
      <w:marLeft w:val="0"/>
      <w:marRight w:val="0"/>
      <w:marTop w:val="0"/>
      <w:marBottom w:val="0"/>
      <w:divBdr>
        <w:top w:val="none" w:sz="0" w:space="0" w:color="auto"/>
        <w:left w:val="none" w:sz="0" w:space="0" w:color="auto"/>
        <w:bottom w:val="none" w:sz="0" w:space="0" w:color="auto"/>
        <w:right w:val="none" w:sz="0" w:space="0" w:color="auto"/>
      </w:divBdr>
    </w:div>
    <w:div w:id="957444198">
      <w:bodyDiv w:val="1"/>
      <w:marLeft w:val="0"/>
      <w:marRight w:val="0"/>
      <w:marTop w:val="0"/>
      <w:marBottom w:val="0"/>
      <w:divBdr>
        <w:top w:val="none" w:sz="0" w:space="0" w:color="auto"/>
        <w:left w:val="none" w:sz="0" w:space="0" w:color="auto"/>
        <w:bottom w:val="none" w:sz="0" w:space="0" w:color="auto"/>
        <w:right w:val="none" w:sz="0" w:space="0" w:color="auto"/>
      </w:divBdr>
    </w:div>
    <w:div w:id="957494083">
      <w:marLeft w:val="0"/>
      <w:marRight w:val="0"/>
      <w:marTop w:val="0"/>
      <w:marBottom w:val="0"/>
      <w:divBdr>
        <w:top w:val="none" w:sz="0" w:space="0" w:color="auto"/>
        <w:left w:val="none" w:sz="0" w:space="0" w:color="auto"/>
        <w:bottom w:val="none" w:sz="0" w:space="0" w:color="auto"/>
        <w:right w:val="none" w:sz="0" w:space="0" w:color="auto"/>
      </w:divBdr>
    </w:div>
    <w:div w:id="957640917">
      <w:marLeft w:val="0"/>
      <w:marRight w:val="0"/>
      <w:marTop w:val="0"/>
      <w:marBottom w:val="0"/>
      <w:divBdr>
        <w:top w:val="none" w:sz="0" w:space="0" w:color="auto"/>
        <w:left w:val="none" w:sz="0" w:space="0" w:color="auto"/>
        <w:bottom w:val="none" w:sz="0" w:space="0" w:color="auto"/>
        <w:right w:val="none" w:sz="0" w:space="0" w:color="auto"/>
      </w:divBdr>
    </w:div>
    <w:div w:id="957755025">
      <w:marLeft w:val="0"/>
      <w:marRight w:val="0"/>
      <w:marTop w:val="0"/>
      <w:marBottom w:val="0"/>
      <w:divBdr>
        <w:top w:val="none" w:sz="0" w:space="0" w:color="auto"/>
        <w:left w:val="none" w:sz="0" w:space="0" w:color="auto"/>
        <w:bottom w:val="none" w:sz="0" w:space="0" w:color="auto"/>
        <w:right w:val="none" w:sz="0" w:space="0" w:color="auto"/>
      </w:divBdr>
    </w:div>
    <w:div w:id="957755934">
      <w:marLeft w:val="0"/>
      <w:marRight w:val="0"/>
      <w:marTop w:val="0"/>
      <w:marBottom w:val="0"/>
      <w:divBdr>
        <w:top w:val="none" w:sz="0" w:space="0" w:color="auto"/>
        <w:left w:val="none" w:sz="0" w:space="0" w:color="auto"/>
        <w:bottom w:val="none" w:sz="0" w:space="0" w:color="auto"/>
        <w:right w:val="none" w:sz="0" w:space="0" w:color="auto"/>
      </w:divBdr>
    </w:div>
    <w:div w:id="957836218">
      <w:marLeft w:val="0"/>
      <w:marRight w:val="0"/>
      <w:marTop w:val="0"/>
      <w:marBottom w:val="0"/>
      <w:divBdr>
        <w:top w:val="none" w:sz="0" w:space="0" w:color="auto"/>
        <w:left w:val="none" w:sz="0" w:space="0" w:color="auto"/>
        <w:bottom w:val="none" w:sz="0" w:space="0" w:color="auto"/>
        <w:right w:val="none" w:sz="0" w:space="0" w:color="auto"/>
      </w:divBdr>
    </w:div>
    <w:div w:id="957954297">
      <w:marLeft w:val="0"/>
      <w:marRight w:val="0"/>
      <w:marTop w:val="0"/>
      <w:marBottom w:val="0"/>
      <w:divBdr>
        <w:top w:val="none" w:sz="0" w:space="0" w:color="auto"/>
        <w:left w:val="none" w:sz="0" w:space="0" w:color="auto"/>
        <w:bottom w:val="none" w:sz="0" w:space="0" w:color="auto"/>
        <w:right w:val="none" w:sz="0" w:space="0" w:color="auto"/>
      </w:divBdr>
    </w:div>
    <w:div w:id="958030747">
      <w:marLeft w:val="0"/>
      <w:marRight w:val="0"/>
      <w:marTop w:val="0"/>
      <w:marBottom w:val="0"/>
      <w:divBdr>
        <w:top w:val="none" w:sz="0" w:space="0" w:color="auto"/>
        <w:left w:val="none" w:sz="0" w:space="0" w:color="auto"/>
        <w:bottom w:val="none" w:sz="0" w:space="0" w:color="auto"/>
        <w:right w:val="none" w:sz="0" w:space="0" w:color="auto"/>
      </w:divBdr>
    </w:div>
    <w:div w:id="958032273">
      <w:marLeft w:val="0"/>
      <w:marRight w:val="0"/>
      <w:marTop w:val="0"/>
      <w:marBottom w:val="0"/>
      <w:divBdr>
        <w:top w:val="none" w:sz="0" w:space="0" w:color="auto"/>
        <w:left w:val="none" w:sz="0" w:space="0" w:color="auto"/>
        <w:bottom w:val="none" w:sz="0" w:space="0" w:color="auto"/>
        <w:right w:val="none" w:sz="0" w:space="0" w:color="auto"/>
      </w:divBdr>
    </w:div>
    <w:div w:id="958102372">
      <w:marLeft w:val="0"/>
      <w:marRight w:val="0"/>
      <w:marTop w:val="0"/>
      <w:marBottom w:val="0"/>
      <w:divBdr>
        <w:top w:val="none" w:sz="0" w:space="0" w:color="auto"/>
        <w:left w:val="none" w:sz="0" w:space="0" w:color="auto"/>
        <w:bottom w:val="none" w:sz="0" w:space="0" w:color="auto"/>
        <w:right w:val="none" w:sz="0" w:space="0" w:color="auto"/>
      </w:divBdr>
    </w:div>
    <w:div w:id="958143679">
      <w:marLeft w:val="0"/>
      <w:marRight w:val="0"/>
      <w:marTop w:val="0"/>
      <w:marBottom w:val="0"/>
      <w:divBdr>
        <w:top w:val="none" w:sz="0" w:space="0" w:color="auto"/>
        <w:left w:val="none" w:sz="0" w:space="0" w:color="auto"/>
        <w:bottom w:val="none" w:sz="0" w:space="0" w:color="auto"/>
        <w:right w:val="none" w:sz="0" w:space="0" w:color="auto"/>
      </w:divBdr>
    </w:div>
    <w:div w:id="958219364">
      <w:marLeft w:val="0"/>
      <w:marRight w:val="0"/>
      <w:marTop w:val="0"/>
      <w:marBottom w:val="0"/>
      <w:divBdr>
        <w:top w:val="none" w:sz="0" w:space="0" w:color="auto"/>
        <w:left w:val="none" w:sz="0" w:space="0" w:color="auto"/>
        <w:bottom w:val="none" w:sz="0" w:space="0" w:color="auto"/>
        <w:right w:val="none" w:sz="0" w:space="0" w:color="auto"/>
      </w:divBdr>
    </w:div>
    <w:div w:id="958414159">
      <w:marLeft w:val="0"/>
      <w:marRight w:val="0"/>
      <w:marTop w:val="0"/>
      <w:marBottom w:val="0"/>
      <w:divBdr>
        <w:top w:val="none" w:sz="0" w:space="0" w:color="auto"/>
        <w:left w:val="none" w:sz="0" w:space="0" w:color="auto"/>
        <w:bottom w:val="none" w:sz="0" w:space="0" w:color="auto"/>
        <w:right w:val="none" w:sz="0" w:space="0" w:color="auto"/>
      </w:divBdr>
    </w:div>
    <w:div w:id="958416286">
      <w:marLeft w:val="0"/>
      <w:marRight w:val="0"/>
      <w:marTop w:val="0"/>
      <w:marBottom w:val="0"/>
      <w:divBdr>
        <w:top w:val="none" w:sz="0" w:space="0" w:color="auto"/>
        <w:left w:val="none" w:sz="0" w:space="0" w:color="auto"/>
        <w:bottom w:val="none" w:sz="0" w:space="0" w:color="auto"/>
        <w:right w:val="none" w:sz="0" w:space="0" w:color="auto"/>
      </w:divBdr>
    </w:div>
    <w:div w:id="958530128">
      <w:marLeft w:val="0"/>
      <w:marRight w:val="0"/>
      <w:marTop w:val="0"/>
      <w:marBottom w:val="0"/>
      <w:divBdr>
        <w:top w:val="none" w:sz="0" w:space="0" w:color="auto"/>
        <w:left w:val="none" w:sz="0" w:space="0" w:color="auto"/>
        <w:bottom w:val="none" w:sz="0" w:space="0" w:color="auto"/>
        <w:right w:val="none" w:sz="0" w:space="0" w:color="auto"/>
      </w:divBdr>
    </w:div>
    <w:div w:id="958530141">
      <w:marLeft w:val="0"/>
      <w:marRight w:val="0"/>
      <w:marTop w:val="0"/>
      <w:marBottom w:val="0"/>
      <w:divBdr>
        <w:top w:val="none" w:sz="0" w:space="0" w:color="auto"/>
        <w:left w:val="none" w:sz="0" w:space="0" w:color="auto"/>
        <w:bottom w:val="none" w:sz="0" w:space="0" w:color="auto"/>
        <w:right w:val="none" w:sz="0" w:space="0" w:color="auto"/>
      </w:divBdr>
    </w:div>
    <w:div w:id="958532872">
      <w:marLeft w:val="0"/>
      <w:marRight w:val="0"/>
      <w:marTop w:val="0"/>
      <w:marBottom w:val="0"/>
      <w:divBdr>
        <w:top w:val="none" w:sz="0" w:space="0" w:color="auto"/>
        <w:left w:val="none" w:sz="0" w:space="0" w:color="auto"/>
        <w:bottom w:val="none" w:sz="0" w:space="0" w:color="auto"/>
        <w:right w:val="none" w:sz="0" w:space="0" w:color="auto"/>
      </w:divBdr>
    </w:div>
    <w:div w:id="958878870">
      <w:marLeft w:val="0"/>
      <w:marRight w:val="0"/>
      <w:marTop w:val="0"/>
      <w:marBottom w:val="0"/>
      <w:divBdr>
        <w:top w:val="none" w:sz="0" w:space="0" w:color="auto"/>
        <w:left w:val="none" w:sz="0" w:space="0" w:color="auto"/>
        <w:bottom w:val="none" w:sz="0" w:space="0" w:color="auto"/>
        <w:right w:val="none" w:sz="0" w:space="0" w:color="auto"/>
      </w:divBdr>
    </w:div>
    <w:div w:id="958924082">
      <w:marLeft w:val="0"/>
      <w:marRight w:val="0"/>
      <w:marTop w:val="0"/>
      <w:marBottom w:val="0"/>
      <w:divBdr>
        <w:top w:val="none" w:sz="0" w:space="0" w:color="auto"/>
        <w:left w:val="none" w:sz="0" w:space="0" w:color="auto"/>
        <w:bottom w:val="none" w:sz="0" w:space="0" w:color="auto"/>
        <w:right w:val="none" w:sz="0" w:space="0" w:color="auto"/>
      </w:divBdr>
    </w:div>
    <w:div w:id="958947271">
      <w:marLeft w:val="0"/>
      <w:marRight w:val="0"/>
      <w:marTop w:val="0"/>
      <w:marBottom w:val="0"/>
      <w:divBdr>
        <w:top w:val="none" w:sz="0" w:space="0" w:color="auto"/>
        <w:left w:val="none" w:sz="0" w:space="0" w:color="auto"/>
        <w:bottom w:val="none" w:sz="0" w:space="0" w:color="auto"/>
        <w:right w:val="none" w:sz="0" w:space="0" w:color="auto"/>
      </w:divBdr>
    </w:div>
    <w:div w:id="958952216">
      <w:marLeft w:val="0"/>
      <w:marRight w:val="0"/>
      <w:marTop w:val="0"/>
      <w:marBottom w:val="0"/>
      <w:divBdr>
        <w:top w:val="none" w:sz="0" w:space="0" w:color="auto"/>
        <w:left w:val="none" w:sz="0" w:space="0" w:color="auto"/>
        <w:bottom w:val="none" w:sz="0" w:space="0" w:color="auto"/>
        <w:right w:val="none" w:sz="0" w:space="0" w:color="auto"/>
      </w:divBdr>
    </w:div>
    <w:div w:id="958992965">
      <w:marLeft w:val="0"/>
      <w:marRight w:val="0"/>
      <w:marTop w:val="0"/>
      <w:marBottom w:val="0"/>
      <w:divBdr>
        <w:top w:val="none" w:sz="0" w:space="0" w:color="auto"/>
        <w:left w:val="none" w:sz="0" w:space="0" w:color="auto"/>
        <w:bottom w:val="none" w:sz="0" w:space="0" w:color="auto"/>
        <w:right w:val="none" w:sz="0" w:space="0" w:color="auto"/>
      </w:divBdr>
    </w:div>
    <w:div w:id="958995007">
      <w:marLeft w:val="0"/>
      <w:marRight w:val="0"/>
      <w:marTop w:val="0"/>
      <w:marBottom w:val="0"/>
      <w:divBdr>
        <w:top w:val="none" w:sz="0" w:space="0" w:color="auto"/>
        <w:left w:val="none" w:sz="0" w:space="0" w:color="auto"/>
        <w:bottom w:val="none" w:sz="0" w:space="0" w:color="auto"/>
        <w:right w:val="none" w:sz="0" w:space="0" w:color="auto"/>
      </w:divBdr>
    </w:div>
    <w:div w:id="958995238">
      <w:marLeft w:val="0"/>
      <w:marRight w:val="0"/>
      <w:marTop w:val="0"/>
      <w:marBottom w:val="0"/>
      <w:divBdr>
        <w:top w:val="none" w:sz="0" w:space="0" w:color="auto"/>
        <w:left w:val="none" w:sz="0" w:space="0" w:color="auto"/>
        <w:bottom w:val="none" w:sz="0" w:space="0" w:color="auto"/>
        <w:right w:val="none" w:sz="0" w:space="0" w:color="auto"/>
      </w:divBdr>
    </w:div>
    <w:div w:id="958998034">
      <w:marLeft w:val="0"/>
      <w:marRight w:val="0"/>
      <w:marTop w:val="0"/>
      <w:marBottom w:val="0"/>
      <w:divBdr>
        <w:top w:val="none" w:sz="0" w:space="0" w:color="auto"/>
        <w:left w:val="none" w:sz="0" w:space="0" w:color="auto"/>
        <w:bottom w:val="none" w:sz="0" w:space="0" w:color="auto"/>
        <w:right w:val="none" w:sz="0" w:space="0" w:color="auto"/>
      </w:divBdr>
    </w:div>
    <w:div w:id="959070632">
      <w:marLeft w:val="0"/>
      <w:marRight w:val="0"/>
      <w:marTop w:val="0"/>
      <w:marBottom w:val="0"/>
      <w:divBdr>
        <w:top w:val="none" w:sz="0" w:space="0" w:color="auto"/>
        <w:left w:val="none" w:sz="0" w:space="0" w:color="auto"/>
        <w:bottom w:val="none" w:sz="0" w:space="0" w:color="auto"/>
        <w:right w:val="none" w:sz="0" w:space="0" w:color="auto"/>
      </w:divBdr>
    </w:div>
    <w:div w:id="959147425">
      <w:marLeft w:val="0"/>
      <w:marRight w:val="0"/>
      <w:marTop w:val="0"/>
      <w:marBottom w:val="0"/>
      <w:divBdr>
        <w:top w:val="none" w:sz="0" w:space="0" w:color="auto"/>
        <w:left w:val="none" w:sz="0" w:space="0" w:color="auto"/>
        <w:bottom w:val="none" w:sz="0" w:space="0" w:color="auto"/>
        <w:right w:val="none" w:sz="0" w:space="0" w:color="auto"/>
      </w:divBdr>
    </w:div>
    <w:div w:id="959188068">
      <w:marLeft w:val="0"/>
      <w:marRight w:val="0"/>
      <w:marTop w:val="0"/>
      <w:marBottom w:val="0"/>
      <w:divBdr>
        <w:top w:val="none" w:sz="0" w:space="0" w:color="auto"/>
        <w:left w:val="none" w:sz="0" w:space="0" w:color="auto"/>
        <w:bottom w:val="none" w:sz="0" w:space="0" w:color="auto"/>
        <w:right w:val="none" w:sz="0" w:space="0" w:color="auto"/>
      </w:divBdr>
    </w:div>
    <w:div w:id="959337379">
      <w:marLeft w:val="0"/>
      <w:marRight w:val="0"/>
      <w:marTop w:val="0"/>
      <w:marBottom w:val="0"/>
      <w:divBdr>
        <w:top w:val="none" w:sz="0" w:space="0" w:color="auto"/>
        <w:left w:val="none" w:sz="0" w:space="0" w:color="auto"/>
        <w:bottom w:val="none" w:sz="0" w:space="0" w:color="auto"/>
        <w:right w:val="none" w:sz="0" w:space="0" w:color="auto"/>
      </w:divBdr>
    </w:div>
    <w:div w:id="959342969">
      <w:marLeft w:val="0"/>
      <w:marRight w:val="0"/>
      <w:marTop w:val="0"/>
      <w:marBottom w:val="0"/>
      <w:divBdr>
        <w:top w:val="none" w:sz="0" w:space="0" w:color="auto"/>
        <w:left w:val="none" w:sz="0" w:space="0" w:color="auto"/>
        <w:bottom w:val="none" w:sz="0" w:space="0" w:color="auto"/>
        <w:right w:val="none" w:sz="0" w:space="0" w:color="auto"/>
      </w:divBdr>
    </w:div>
    <w:div w:id="959381991">
      <w:marLeft w:val="0"/>
      <w:marRight w:val="0"/>
      <w:marTop w:val="0"/>
      <w:marBottom w:val="0"/>
      <w:divBdr>
        <w:top w:val="none" w:sz="0" w:space="0" w:color="auto"/>
        <w:left w:val="none" w:sz="0" w:space="0" w:color="auto"/>
        <w:bottom w:val="none" w:sz="0" w:space="0" w:color="auto"/>
        <w:right w:val="none" w:sz="0" w:space="0" w:color="auto"/>
      </w:divBdr>
    </w:div>
    <w:div w:id="959382783">
      <w:marLeft w:val="0"/>
      <w:marRight w:val="0"/>
      <w:marTop w:val="0"/>
      <w:marBottom w:val="0"/>
      <w:divBdr>
        <w:top w:val="none" w:sz="0" w:space="0" w:color="auto"/>
        <w:left w:val="none" w:sz="0" w:space="0" w:color="auto"/>
        <w:bottom w:val="none" w:sz="0" w:space="0" w:color="auto"/>
        <w:right w:val="none" w:sz="0" w:space="0" w:color="auto"/>
      </w:divBdr>
    </w:div>
    <w:div w:id="959410954">
      <w:marLeft w:val="0"/>
      <w:marRight w:val="0"/>
      <w:marTop w:val="0"/>
      <w:marBottom w:val="0"/>
      <w:divBdr>
        <w:top w:val="none" w:sz="0" w:space="0" w:color="auto"/>
        <w:left w:val="none" w:sz="0" w:space="0" w:color="auto"/>
        <w:bottom w:val="none" w:sz="0" w:space="0" w:color="auto"/>
        <w:right w:val="none" w:sz="0" w:space="0" w:color="auto"/>
      </w:divBdr>
    </w:div>
    <w:div w:id="959455080">
      <w:marLeft w:val="0"/>
      <w:marRight w:val="0"/>
      <w:marTop w:val="0"/>
      <w:marBottom w:val="0"/>
      <w:divBdr>
        <w:top w:val="none" w:sz="0" w:space="0" w:color="auto"/>
        <w:left w:val="none" w:sz="0" w:space="0" w:color="auto"/>
        <w:bottom w:val="none" w:sz="0" w:space="0" w:color="auto"/>
        <w:right w:val="none" w:sz="0" w:space="0" w:color="auto"/>
      </w:divBdr>
    </w:div>
    <w:div w:id="959606621">
      <w:marLeft w:val="0"/>
      <w:marRight w:val="0"/>
      <w:marTop w:val="0"/>
      <w:marBottom w:val="0"/>
      <w:divBdr>
        <w:top w:val="none" w:sz="0" w:space="0" w:color="auto"/>
        <w:left w:val="none" w:sz="0" w:space="0" w:color="auto"/>
        <w:bottom w:val="none" w:sz="0" w:space="0" w:color="auto"/>
        <w:right w:val="none" w:sz="0" w:space="0" w:color="auto"/>
      </w:divBdr>
    </w:div>
    <w:div w:id="959654210">
      <w:marLeft w:val="0"/>
      <w:marRight w:val="0"/>
      <w:marTop w:val="0"/>
      <w:marBottom w:val="0"/>
      <w:divBdr>
        <w:top w:val="none" w:sz="0" w:space="0" w:color="auto"/>
        <w:left w:val="none" w:sz="0" w:space="0" w:color="auto"/>
        <w:bottom w:val="none" w:sz="0" w:space="0" w:color="auto"/>
        <w:right w:val="none" w:sz="0" w:space="0" w:color="auto"/>
      </w:divBdr>
    </w:div>
    <w:div w:id="959654400">
      <w:marLeft w:val="0"/>
      <w:marRight w:val="0"/>
      <w:marTop w:val="0"/>
      <w:marBottom w:val="0"/>
      <w:divBdr>
        <w:top w:val="none" w:sz="0" w:space="0" w:color="auto"/>
        <w:left w:val="none" w:sz="0" w:space="0" w:color="auto"/>
        <w:bottom w:val="none" w:sz="0" w:space="0" w:color="auto"/>
        <w:right w:val="none" w:sz="0" w:space="0" w:color="auto"/>
      </w:divBdr>
    </w:div>
    <w:div w:id="959727159">
      <w:marLeft w:val="0"/>
      <w:marRight w:val="0"/>
      <w:marTop w:val="0"/>
      <w:marBottom w:val="0"/>
      <w:divBdr>
        <w:top w:val="none" w:sz="0" w:space="0" w:color="auto"/>
        <w:left w:val="none" w:sz="0" w:space="0" w:color="auto"/>
        <w:bottom w:val="none" w:sz="0" w:space="0" w:color="auto"/>
        <w:right w:val="none" w:sz="0" w:space="0" w:color="auto"/>
      </w:divBdr>
    </w:div>
    <w:div w:id="959730067">
      <w:marLeft w:val="0"/>
      <w:marRight w:val="0"/>
      <w:marTop w:val="0"/>
      <w:marBottom w:val="0"/>
      <w:divBdr>
        <w:top w:val="none" w:sz="0" w:space="0" w:color="auto"/>
        <w:left w:val="none" w:sz="0" w:space="0" w:color="auto"/>
        <w:bottom w:val="none" w:sz="0" w:space="0" w:color="auto"/>
        <w:right w:val="none" w:sz="0" w:space="0" w:color="auto"/>
      </w:divBdr>
    </w:div>
    <w:div w:id="960185860">
      <w:marLeft w:val="0"/>
      <w:marRight w:val="0"/>
      <w:marTop w:val="0"/>
      <w:marBottom w:val="0"/>
      <w:divBdr>
        <w:top w:val="none" w:sz="0" w:space="0" w:color="auto"/>
        <w:left w:val="none" w:sz="0" w:space="0" w:color="auto"/>
        <w:bottom w:val="none" w:sz="0" w:space="0" w:color="auto"/>
        <w:right w:val="none" w:sz="0" w:space="0" w:color="auto"/>
      </w:divBdr>
    </w:div>
    <w:div w:id="960263420">
      <w:marLeft w:val="0"/>
      <w:marRight w:val="0"/>
      <w:marTop w:val="0"/>
      <w:marBottom w:val="0"/>
      <w:divBdr>
        <w:top w:val="none" w:sz="0" w:space="0" w:color="auto"/>
        <w:left w:val="none" w:sz="0" w:space="0" w:color="auto"/>
        <w:bottom w:val="none" w:sz="0" w:space="0" w:color="auto"/>
        <w:right w:val="none" w:sz="0" w:space="0" w:color="auto"/>
      </w:divBdr>
    </w:div>
    <w:div w:id="960263838">
      <w:marLeft w:val="0"/>
      <w:marRight w:val="0"/>
      <w:marTop w:val="0"/>
      <w:marBottom w:val="0"/>
      <w:divBdr>
        <w:top w:val="none" w:sz="0" w:space="0" w:color="auto"/>
        <w:left w:val="none" w:sz="0" w:space="0" w:color="auto"/>
        <w:bottom w:val="none" w:sz="0" w:space="0" w:color="auto"/>
        <w:right w:val="none" w:sz="0" w:space="0" w:color="auto"/>
      </w:divBdr>
    </w:div>
    <w:div w:id="960302514">
      <w:marLeft w:val="0"/>
      <w:marRight w:val="0"/>
      <w:marTop w:val="0"/>
      <w:marBottom w:val="0"/>
      <w:divBdr>
        <w:top w:val="none" w:sz="0" w:space="0" w:color="auto"/>
        <w:left w:val="none" w:sz="0" w:space="0" w:color="auto"/>
        <w:bottom w:val="none" w:sz="0" w:space="0" w:color="auto"/>
        <w:right w:val="none" w:sz="0" w:space="0" w:color="auto"/>
      </w:divBdr>
    </w:div>
    <w:div w:id="960455016">
      <w:marLeft w:val="0"/>
      <w:marRight w:val="0"/>
      <w:marTop w:val="0"/>
      <w:marBottom w:val="0"/>
      <w:divBdr>
        <w:top w:val="none" w:sz="0" w:space="0" w:color="auto"/>
        <w:left w:val="none" w:sz="0" w:space="0" w:color="auto"/>
        <w:bottom w:val="none" w:sz="0" w:space="0" w:color="auto"/>
        <w:right w:val="none" w:sz="0" w:space="0" w:color="auto"/>
      </w:divBdr>
    </w:div>
    <w:div w:id="960459192">
      <w:bodyDiv w:val="1"/>
      <w:marLeft w:val="0"/>
      <w:marRight w:val="0"/>
      <w:marTop w:val="0"/>
      <w:marBottom w:val="0"/>
      <w:divBdr>
        <w:top w:val="none" w:sz="0" w:space="0" w:color="auto"/>
        <w:left w:val="none" w:sz="0" w:space="0" w:color="auto"/>
        <w:bottom w:val="none" w:sz="0" w:space="0" w:color="auto"/>
        <w:right w:val="none" w:sz="0" w:space="0" w:color="auto"/>
      </w:divBdr>
    </w:div>
    <w:div w:id="960496950">
      <w:marLeft w:val="0"/>
      <w:marRight w:val="0"/>
      <w:marTop w:val="0"/>
      <w:marBottom w:val="0"/>
      <w:divBdr>
        <w:top w:val="none" w:sz="0" w:space="0" w:color="auto"/>
        <w:left w:val="none" w:sz="0" w:space="0" w:color="auto"/>
        <w:bottom w:val="none" w:sz="0" w:space="0" w:color="auto"/>
        <w:right w:val="none" w:sz="0" w:space="0" w:color="auto"/>
      </w:divBdr>
    </w:div>
    <w:div w:id="960574021">
      <w:marLeft w:val="0"/>
      <w:marRight w:val="0"/>
      <w:marTop w:val="0"/>
      <w:marBottom w:val="0"/>
      <w:divBdr>
        <w:top w:val="none" w:sz="0" w:space="0" w:color="auto"/>
        <w:left w:val="none" w:sz="0" w:space="0" w:color="auto"/>
        <w:bottom w:val="none" w:sz="0" w:space="0" w:color="auto"/>
        <w:right w:val="none" w:sz="0" w:space="0" w:color="auto"/>
      </w:divBdr>
    </w:div>
    <w:div w:id="960648945">
      <w:marLeft w:val="0"/>
      <w:marRight w:val="0"/>
      <w:marTop w:val="0"/>
      <w:marBottom w:val="0"/>
      <w:divBdr>
        <w:top w:val="none" w:sz="0" w:space="0" w:color="auto"/>
        <w:left w:val="none" w:sz="0" w:space="0" w:color="auto"/>
        <w:bottom w:val="none" w:sz="0" w:space="0" w:color="auto"/>
        <w:right w:val="none" w:sz="0" w:space="0" w:color="auto"/>
      </w:divBdr>
    </w:div>
    <w:div w:id="960651452">
      <w:marLeft w:val="0"/>
      <w:marRight w:val="0"/>
      <w:marTop w:val="0"/>
      <w:marBottom w:val="0"/>
      <w:divBdr>
        <w:top w:val="none" w:sz="0" w:space="0" w:color="auto"/>
        <w:left w:val="none" w:sz="0" w:space="0" w:color="auto"/>
        <w:bottom w:val="none" w:sz="0" w:space="0" w:color="auto"/>
        <w:right w:val="none" w:sz="0" w:space="0" w:color="auto"/>
      </w:divBdr>
    </w:div>
    <w:div w:id="960914467">
      <w:marLeft w:val="0"/>
      <w:marRight w:val="0"/>
      <w:marTop w:val="0"/>
      <w:marBottom w:val="0"/>
      <w:divBdr>
        <w:top w:val="none" w:sz="0" w:space="0" w:color="auto"/>
        <w:left w:val="none" w:sz="0" w:space="0" w:color="auto"/>
        <w:bottom w:val="none" w:sz="0" w:space="0" w:color="auto"/>
        <w:right w:val="none" w:sz="0" w:space="0" w:color="auto"/>
      </w:divBdr>
    </w:div>
    <w:div w:id="960917700">
      <w:marLeft w:val="0"/>
      <w:marRight w:val="0"/>
      <w:marTop w:val="0"/>
      <w:marBottom w:val="0"/>
      <w:divBdr>
        <w:top w:val="none" w:sz="0" w:space="0" w:color="auto"/>
        <w:left w:val="none" w:sz="0" w:space="0" w:color="auto"/>
        <w:bottom w:val="none" w:sz="0" w:space="0" w:color="auto"/>
        <w:right w:val="none" w:sz="0" w:space="0" w:color="auto"/>
      </w:divBdr>
    </w:div>
    <w:div w:id="961037085">
      <w:marLeft w:val="0"/>
      <w:marRight w:val="0"/>
      <w:marTop w:val="0"/>
      <w:marBottom w:val="0"/>
      <w:divBdr>
        <w:top w:val="none" w:sz="0" w:space="0" w:color="auto"/>
        <w:left w:val="none" w:sz="0" w:space="0" w:color="auto"/>
        <w:bottom w:val="none" w:sz="0" w:space="0" w:color="auto"/>
        <w:right w:val="none" w:sz="0" w:space="0" w:color="auto"/>
      </w:divBdr>
    </w:div>
    <w:div w:id="961106718">
      <w:marLeft w:val="0"/>
      <w:marRight w:val="0"/>
      <w:marTop w:val="0"/>
      <w:marBottom w:val="0"/>
      <w:divBdr>
        <w:top w:val="none" w:sz="0" w:space="0" w:color="auto"/>
        <w:left w:val="none" w:sz="0" w:space="0" w:color="auto"/>
        <w:bottom w:val="none" w:sz="0" w:space="0" w:color="auto"/>
        <w:right w:val="none" w:sz="0" w:space="0" w:color="auto"/>
      </w:divBdr>
    </w:div>
    <w:div w:id="961112048">
      <w:marLeft w:val="0"/>
      <w:marRight w:val="0"/>
      <w:marTop w:val="0"/>
      <w:marBottom w:val="0"/>
      <w:divBdr>
        <w:top w:val="none" w:sz="0" w:space="0" w:color="auto"/>
        <w:left w:val="none" w:sz="0" w:space="0" w:color="auto"/>
        <w:bottom w:val="none" w:sz="0" w:space="0" w:color="auto"/>
        <w:right w:val="none" w:sz="0" w:space="0" w:color="auto"/>
      </w:divBdr>
    </w:div>
    <w:div w:id="961156272">
      <w:marLeft w:val="0"/>
      <w:marRight w:val="0"/>
      <w:marTop w:val="0"/>
      <w:marBottom w:val="0"/>
      <w:divBdr>
        <w:top w:val="none" w:sz="0" w:space="0" w:color="auto"/>
        <w:left w:val="none" w:sz="0" w:space="0" w:color="auto"/>
        <w:bottom w:val="none" w:sz="0" w:space="0" w:color="auto"/>
        <w:right w:val="none" w:sz="0" w:space="0" w:color="auto"/>
      </w:divBdr>
    </w:div>
    <w:div w:id="961182323">
      <w:bodyDiv w:val="1"/>
      <w:marLeft w:val="0"/>
      <w:marRight w:val="0"/>
      <w:marTop w:val="0"/>
      <w:marBottom w:val="0"/>
      <w:divBdr>
        <w:top w:val="none" w:sz="0" w:space="0" w:color="auto"/>
        <w:left w:val="none" w:sz="0" w:space="0" w:color="auto"/>
        <w:bottom w:val="none" w:sz="0" w:space="0" w:color="auto"/>
        <w:right w:val="none" w:sz="0" w:space="0" w:color="auto"/>
      </w:divBdr>
      <w:divsChild>
        <w:div w:id="453985451">
          <w:marLeft w:val="0"/>
          <w:marRight w:val="0"/>
          <w:marTop w:val="0"/>
          <w:marBottom w:val="0"/>
          <w:divBdr>
            <w:top w:val="none" w:sz="0" w:space="0" w:color="auto"/>
            <w:left w:val="none" w:sz="0" w:space="0" w:color="auto"/>
            <w:bottom w:val="none" w:sz="0" w:space="0" w:color="auto"/>
            <w:right w:val="none" w:sz="0" w:space="0" w:color="auto"/>
          </w:divBdr>
        </w:div>
        <w:div w:id="1773280176">
          <w:marLeft w:val="0"/>
          <w:marRight w:val="0"/>
          <w:marTop w:val="0"/>
          <w:marBottom w:val="0"/>
          <w:divBdr>
            <w:top w:val="none" w:sz="0" w:space="0" w:color="auto"/>
            <w:left w:val="none" w:sz="0" w:space="0" w:color="auto"/>
            <w:bottom w:val="none" w:sz="0" w:space="0" w:color="auto"/>
            <w:right w:val="none" w:sz="0" w:space="0" w:color="auto"/>
          </w:divBdr>
        </w:div>
        <w:div w:id="1737506779">
          <w:marLeft w:val="0"/>
          <w:marRight w:val="0"/>
          <w:marTop w:val="0"/>
          <w:marBottom w:val="0"/>
          <w:divBdr>
            <w:top w:val="none" w:sz="0" w:space="0" w:color="auto"/>
            <w:left w:val="none" w:sz="0" w:space="0" w:color="auto"/>
            <w:bottom w:val="none" w:sz="0" w:space="0" w:color="auto"/>
            <w:right w:val="none" w:sz="0" w:space="0" w:color="auto"/>
          </w:divBdr>
        </w:div>
        <w:div w:id="1193954270">
          <w:marLeft w:val="0"/>
          <w:marRight w:val="0"/>
          <w:marTop w:val="0"/>
          <w:marBottom w:val="0"/>
          <w:divBdr>
            <w:top w:val="none" w:sz="0" w:space="0" w:color="auto"/>
            <w:left w:val="none" w:sz="0" w:space="0" w:color="auto"/>
            <w:bottom w:val="none" w:sz="0" w:space="0" w:color="auto"/>
            <w:right w:val="none" w:sz="0" w:space="0" w:color="auto"/>
          </w:divBdr>
        </w:div>
        <w:div w:id="279268622">
          <w:marLeft w:val="0"/>
          <w:marRight w:val="0"/>
          <w:marTop w:val="0"/>
          <w:marBottom w:val="0"/>
          <w:divBdr>
            <w:top w:val="none" w:sz="0" w:space="0" w:color="auto"/>
            <w:left w:val="none" w:sz="0" w:space="0" w:color="auto"/>
            <w:bottom w:val="none" w:sz="0" w:space="0" w:color="auto"/>
            <w:right w:val="none" w:sz="0" w:space="0" w:color="auto"/>
          </w:divBdr>
        </w:div>
        <w:div w:id="2059501459">
          <w:marLeft w:val="0"/>
          <w:marRight w:val="0"/>
          <w:marTop w:val="0"/>
          <w:marBottom w:val="0"/>
          <w:divBdr>
            <w:top w:val="none" w:sz="0" w:space="0" w:color="auto"/>
            <w:left w:val="none" w:sz="0" w:space="0" w:color="auto"/>
            <w:bottom w:val="none" w:sz="0" w:space="0" w:color="auto"/>
            <w:right w:val="none" w:sz="0" w:space="0" w:color="auto"/>
          </w:divBdr>
        </w:div>
        <w:div w:id="778988959">
          <w:marLeft w:val="0"/>
          <w:marRight w:val="0"/>
          <w:marTop w:val="0"/>
          <w:marBottom w:val="0"/>
          <w:divBdr>
            <w:top w:val="none" w:sz="0" w:space="0" w:color="auto"/>
            <w:left w:val="none" w:sz="0" w:space="0" w:color="auto"/>
            <w:bottom w:val="none" w:sz="0" w:space="0" w:color="auto"/>
            <w:right w:val="none" w:sz="0" w:space="0" w:color="auto"/>
          </w:divBdr>
        </w:div>
        <w:div w:id="491915366">
          <w:marLeft w:val="0"/>
          <w:marRight w:val="0"/>
          <w:marTop w:val="0"/>
          <w:marBottom w:val="0"/>
          <w:divBdr>
            <w:top w:val="none" w:sz="0" w:space="0" w:color="auto"/>
            <w:left w:val="none" w:sz="0" w:space="0" w:color="auto"/>
            <w:bottom w:val="none" w:sz="0" w:space="0" w:color="auto"/>
            <w:right w:val="none" w:sz="0" w:space="0" w:color="auto"/>
          </w:divBdr>
        </w:div>
        <w:div w:id="144903651">
          <w:marLeft w:val="0"/>
          <w:marRight w:val="0"/>
          <w:marTop w:val="0"/>
          <w:marBottom w:val="0"/>
          <w:divBdr>
            <w:top w:val="none" w:sz="0" w:space="0" w:color="auto"/>
            <w:left w:val="none" w:sz="0" w:space="0" w:color="auto"/>
            <w:bottom w:val="none" w:sz="0" w:space="0" w:color="auto"/>
            <w:right w:val="none" w:sz="0" w:space="0" w:color="auto"/>
          </w:divBdr>
        </w:div>
        <w:div w:id="2138646825">
          <w:marLeft w:val="0"/>
          <w:marRight w:val="0"/>
          <w:marTop w:val="0"/>
          <w:marBottom w:val="0"/>
          <w:divBdr>
            <w:top w:val="none" w:sz="0" w:space="0" w:color="auto"/>
            <w:left w:val="none" w:sz="0" w:space="0" w:color="auto"/>
            <w:bottom w:val="none" w:sz="0" w:space="0" w:color="auto"/>
            <w:right w:val="none" w:sz="0" w:space="0" w:color="auto"/>
          </w:divBdr>
        </w:div>
        <w:div w:id="1825585050">
          <w:marLeft w:val="0"/>
          <w:marRight w:val="0"/>
          <w:marTop w:val="0"/>
          <w:marBottom w:val="0"/>
          <w:divBdr>
            <w:top w:val="none" w:sz="0" w:space="0" w:color="auto"/>
            <w:left w:val="none" w:sz="0" w:space="0" w:color="auto"/>
            <w:bottom w:val="none" w:sz="0" w:space="0" w:color="auto"/>
            <w:right w:val="none" w:sz="0" w:space="0" w:color="auto"/>
          </w:divBdr>
        </w:div>
        <w:div w:id="202180028">
          <w:marLeft w:val="0"/>
          <w:marRight w:val="0"/>
          <w:marTop w:val="0"/>
          <w:marBottom w:val="0"/>
          <w:divBdr>
            <w:top w:val="none" w:sz="0" w:space="0" w:color="auto"/>
            <w:left w:val="none" w:sz="0" w:space="0" w:color="auto"/>
            <w:bottom w:val="none" w:sz="0" w:space="0" w:color="auto"/>
            <w:right w:val="none" w:sz="0" w:space="0" w:color="auto"/>
          </w:divBdr>
        </w:div>
        <w:div w:id="1473139436">
          <w:marLeft w:val="0"/>
          <w:marRight w:val="0"/>
          <w:marTop w:val="0"/>
          <w:marBottom w:val="0"/>
          <w:divBdr>
            <w:top w:val="none" w:sz="0" w:space="0" w:color="auto"/>
            <w:left w:val="none" w:sz="0" w:space="0" w:color="auto"/>
            <w:bottom w:val="none" w:sz="0" w:space="0" w:color="auto"/>
            <w:right w:val="none" w:sz="0" w:space="0" w:color="auto"/>
          </w:divBdr>
        </w:div>
        <w:div w:id="77332579">
          <w:marLeft w:val="0"/>
          <w:marRight w:val="0"/>
          <w:marTop w:val="0"/>
          <w:marBottom w:val="0"/>
          <w:divBdr>
            <w:top w:val="none" w:sz="0" w:space="0" w:color="auto"/>
            <w:left w:val="none" w:sz="0" w:space="0" w:color="auto"/>
            <w:bottom w:val="none" w:sz="0" w:space="0" w:color="auto"/>
            <w:right w:val="none" w:sz="0" w:space="0" w:color="auto"/>
          </w:divBdr>
        </w:div>
        <w:div w:id="419133816">
          <w:marLeft w:val="0"/>
          <w:marRight w:val="0"/>
          <w:marTop w:val="0"/>
          <w:marBottom w:val="0"/>
          <w:divBdr>
            <w:top w:val="none" w:sz="0" w:space="0" w:color="auto"/>
            <w:left w:val="none" w:sz="0" w:space="0" w:color="auto"/>
            <w:bottom w:val="none" w:sz="0" w:space="0" w:color="auto"/>
            <w:right w:val="none" w:sz="0" w:space="0" w:color="auto"/>
          </w:divBdr>
        </w:div>
        <w:div w:id="949362628">
          <w:marLeft w:val="0"/>
          <w:marRight w:val="0"/>
          <w:marTop w:val="0"/>
          <w:marBottom w:val="0"/>
          <w:divBdr>
            <w:top w:val="none" w:sz="0" w:space="0" w:color="auto"/>
            <w:left w:val="none" w:sz="0" w:space="0" w:color="auto"/>
            <w:bottom w:val="none" w:sz="0" w:space="0" w:color="auto"/>
            <w:right w:val="none" w:sz="0" w:space="0" w:color="auto"/>
          </w:divBdr>
        </w:div>
        <w:div w:id="1567379133">
          <w:marLeft w:val="0"/>
          <w:marRight w:val="0"/>
          <w:marTop w:val="0"/>
          <w:marBottom w:val="0"/>
          <w:divBdr>
            <w:top w:val="none" w:sz="0" w:space="0" w:color="auto"/>
            <w:left w:val="none" w:sz="0" w:space="0" w:color="auto"/>
            <w:bottom w:val="none" w:sz="0" w:space="0" w:color="auto"/>
            <w:right w:val="none" w:sz="0" w:space="0" w:color="auto"/>
          </w:divBdr>
        </w:div>
        <w:div w:id="190150825">
          <w:marLeft w:val="0"/>
          <w:marRight w:val="0"/>
          <w:marTop w:val="0"/>
          <w:marBottom w:val="0"/>
          <w:divBdr>
            <w:top w:val="none" w:sz="0" w:space="0" w:color="auto"/>
            <w:left w:val="none" w:sz="0" w:space="0" w:color="auto"/>
            <w:bottom w:val="none" w:sz="0" w:space="0" w:color="auto"/>
            <w:right w:val="none" w:sz="0" w:space="0" w:color="auto"/>
          </w:divBdr>
        </w:div>
      </w:divsChild>
    </w:div>
    <w:div w:id="961230566">
      <w:marLeft w:val="0"/>
      <w:marRight w:val="0"/>
      <w:marTop w:val="0"/>
      <w:marBottom w:val="0"/>
      <w:divBdr>
        <w:top w:val="none" w:sz="0" w:space="0" w:color="auto"/>
        <w:left w:val="none" w:sz="0" w:space="0" w:color="auto"/>
        <w:bottom w:val="none" w:sz="0" w:space="0" w:color="auto"/>
        <w:right w:val="none" w:sz="0" w:space="0" w:color="auto"/>
      </w:divBdr>
    </w:div>
    <w:div w:id="961309452">
      <w:marLeft w:val="0"/>
      <w:marRight w:val="0"/>
      <w:marTop w:val="0"/>
      <w:marBottom w:val="0"/>
      <w:divBdr>
        <w:top w:val="none" w:sz="0" w:space="0" w:color="auto"/>
        <w:left w:val="none" w:sz="0" w:space="0" w:color="auto"/>
        <w:bottom w:val="none" w:sz="0" w:space="0" w:color="auto"/>
        <w:right w:val="none" w:sz="0" w:space="0" w:color="auto"/>
      </w:divBdr>
    </w:div>
    <w:div w:id="961496775">
      <w:marLeft w:val="0"/>
      <w:marRight w:val="0"/>
      <w:marTop w:val="0"/>
      <w:marBottom w:val="0"/>
      <w:divBdr>
        <w:top w:val="none" w:sz="0" w:space="0" w:color="auto"/>
        <w:left w:val="none" w:sz="0" w:space="0" w:color="auto"/>
        <w:bottom w:val="none" w:sz="0" w:space="0" w:color="auto"/>
        <w:right w:val="none" w:sz="0" w:space="0" w:color="auto"/>
      </w:divBdr>
    </w:div>
    <w:div w:id="961569783">
      <w:marLeft w:val="0"/>
      <w:marRight w:val="0"/>
      <w:marTop w:val="0"/>
      <w:marBottom w:val="0"/>
      <w:divBdr>
        <w:top w:val="none" w:sz="0" w:space="0" w:color="auto"/>
        <w:left w:val="none" w:sz="0" w:space="0" w:color="auto"/>
        <w:bottom w:val="none" w:sz="0" w:space="0" w:color="auto"/>
        <w:right w:val="none" w:sz="0" w:space="0" w:color="auto"/>
      </w:divBdr>
    </w:div>
    <w:div w:id="961618935">
      <w:marLeft w:val="0"/>
      <w:marRight w:val="0"/>
      <w:marTop w:val="0"/>
      <w:marBottom w:val="0"/>
      <w:divBdr>
        <w:top w:val="none" w:sz="0" w:space="0" w:color="auto"/>
        <w:left w:val="none" w:sz="0" w:space="0" w:color="auto"/>
        <w:bottom w:val="none" w:sz="0" w:space="0" w:color="auto"/>
        <w:right w:val="none" w:sz="0" w:space="0" w:color="auto"/>
      </w:divBdr>
    </w:div>
    <w:div w:id="961620160">
      <w:marLeft w:val="0"/>
      <w:marRight w:val="0"/>
      <w:marTop w:val="0"/>
      <w:marBottom w:val="0"/>
      <w:divBdr>
        <w:top w:val="none" w:sz="0" w:space="0" w:color="auto"/>
        <w:left w:val="none" w:sz="0" w:space="0" w:color="auto"/>
        <w:bottom w:val="none" w:sz="0" w:space="0" w:color="auto"/>
        <w:right w:val="none" w:sz="0" w:space="0" w:color="auto"/>
      </w:divBdr>
    </w:div>
    <w:div w:id="961689438">
      <w:marLeft w:val="0"/>
      <w:marRight w:val="0"/>
      <w:marTop w:val="0"/>
      <w:marBottom w:val="0"/>
      <w:divBdr>
        <w:top w:val="none" w:sz="0" w:space="0" w:color="auto"/>
        <w:left w:val="none" w:sz="0" w:space="0" w:color="auto"/>
        <w:bottom w:val="none" w:sz="0" w:space="0" w:color="auto"/>
        <w:right w:val="none" w:sz="0" w:space="0" w:color="auto"/>
      </w:divBdr>
    </w:div>
    <w:div w:id="961762043">
      <w:marLeft w:val="0"/>
      <w:marRight w:val="0"/>
      <w:marTop w:val="0"/>
      <w:marBottom w:val="0"/>
      <w:divBdr>
        <w:top w:val="none" w:sz="0" w:space="0" w:color="auto"/>
        <w:left w:val="none" w:sz="0" w:space="0" w:color="auto"/>
        <w:bottom w:val="none" w:sz="0" w:space="0" w:color="auto"/>
        <w:right w:val="none" w:sz="0" w:space="0" w:color="auto"/>
      </w:divBdr>
    </w:div>
    <w:div w:id="961809618">
      <w:marLeft w:val="0"/>
      <w:marRight w:val="0"/>
      <w:marTop w:val="0"/>
      <w:marBottom w:val="0"/>
      <w:divBdr>
        <w:top w:val="none" w:sz="0" w:space="0" w:color="auto"/>
        <w:left w:val="none" w:sz="0" w:space="0" w:color="auto"/>
        <w:bottom w:val="none" w:sz="0" w:space="0" w:color="auto"/>
        <w:right w:val="none" w:sz="0" w:space="0" w:color="auto"/>
      </w:divBdr>
    </w:div>
    <w:div w:id="961810566">
      <w:marLeft w:val="0"/>
      <w:marRight w:val="0"/>
      <w:marTop w:val="0"/>
      <w:marBottom w:val="0"/>
      <w:divBdr>
        <w:top w:val="none" w:sz="0" w:space="0" w:color="auto"/>
        <w:left w:val="none" w:sz="0" w:space="0" w:color="auto"/>
        <w:bottom w:val="none" w:sz="0" w:space="0" w:color="auto"/>
        <w:right w:val="none" w:sz="0" w:space="0" w:color="auto"/>
      </w:divBdr>
    </w:div>
    <w:div w:id="961837314">
      <w:marLeft w:val="0"/>
      <w:marRight w:val="0"/>
      <w:marTop w:val="0"/>
      <w:marBottom w:val="0"/>
      <w:divBdr>
        <w:top w:val="none" w:sz="0" w:space="0" w:color="auto"/>
        <w:left w:val="none" w:sz="0" w:space="0" w:color="auto"/>
        <w:bottom w:val="none" w:sz="0" w:space="0" w:color="auto"/>
        <w:right w:val="none" w:sz="0" w:space="0" w:color="auto"/>
      </w:divBdr>
    </w:div>
    <w:div w:id="961879666">
      <w:marLeft w:val="0"/>
      <w:marRight w:val="0"/>
      <w:marTop w:val="0"/>
      <w:marBottom w:val="0"/>
      <w:divBdr>
        <w:top w:val="none" w:sz="0" w:space="0" w:color="auto"/>
        <w:left w:val="none" w:sz="0" w:space="0" w:color="auto"/>
        <w:bottom w:val="none" w:sz="0" w:space="0" w:color="auto"/>
        <w:right w:val="none" w:sz="0" w:space="0" w:color="auto"/>
      </w:divBdr>
    </w:div>
    <w:div w:id="961881431">
      <w:marLeft w:val="0"/>
      <w:marRight w:val="0"/>
      <w:marTop w:val="0"/>
      <w:marBottom w:val="0"/>
      <w:divBdr>
        <w:top w:val="none" w:sz="0" w:space="0" w:color="auto"/>
        <w:left w:val="none" w:sz="0" w:space="0" w:color="auto"/>
        <w:bottom w:val="none" w:sz="0" w:space="0" w:color="auto"/>
        <w:right w:val="none" w:sz="0" w:space="0" w:color="auto"/>
      </w:divBdr>
    </w:div>
    <w:div w:id="961884093">
      <w:marLeft w:val="0"/>
      <w:marRight w:val="0"/>
      <w:marTop w:val="0"/>
      <w:marBottom w:val="0"/>
      <w:divBdr>
        <w:top w:val="none" w:sz="0" w:space="0" w:color="auto"/>
        <w:left w:val="none" w:sz="0" w:space="0" w:color="auto"/>
        <w:bottom w:val="none" w:sz="0" w:space="0" w:color="auto"/>
        <w:right w:val="none" w:sz="0" w:space="0" w:color="auto"/>
      </w:divBdr>
    </w:div>
    <w:div w:id="961955942">
      <w:marLeft w:val="0"/>
      <w:marRight w:val="0"/>
      <w:marTop w:val="0"/>
      <w:marBottom w:val="0"/>
      <w:divBdr>
        <w:top w:val="none" w:sz="0" w:space="0" w:color="auto"/>
        <w:left w:val="none" w:sz="0" w:space="0" w:color="auto"/>
        <w:bottom w:val="none" w:sz="0" w:space="0" w:color="auto"/>
        <w:right w:val="none" w:sz="0" w:space="0" w:color="auto"/>
      </w:divBdr>
    </w:div>
    <w:div w:id="962034826">
      <w:marLeft w:val="0"/>
      <w:marRight w:val="0"/>
      <w:marTop w:val="0"/>
      <w:marBottom w:val="0"/>
      <w:divBdr>
        <w:top w:val="none" w:sz="0" w:space="0" w:color="auto"/>
        <w:left w:val="none" w:sz="0" w:space="0" w:color="auto"/>
        <w:bottom w:val="none" w:sz="0" w:space="0" w:color="auto"/>
        <w:right w:val="none" w:sz="0" w:space="0" w:color="auto"/>
      </w:divBdr>
    </w:div>
    <w:div w:id="962075543">
      <w:marLeft w:val="0"/>
      <w:marRight w:val="0"/>
      <w:marTop w:val="0"/>
      <w:marBottom w:val="0"/>
      <w:divBdr>
        <w:top w:val="none" w:sz="0" w:space="0" w:color="auto"/>
        <w:left w:val="none" w:sz="0" w:space="0" w:color="auto"/>
        <w:bottom w:val="none" w:sz="0" w:space="0" w:color="auto"/>
        <w:right w:val="none" w:sz="0" w:space="0" w:color="auto"/>
      </w:divBdr>
    </w:div>
    <w:div w:id="962076959">
      <w:marLeft w:val="0"/>
      <w:marRight w:val="0"/>
      <w:marTop w:val="0"/>
      <w:marBottom w:val="0"/>
      <w:divBdr>
        <w:top w:val="none" w:sz="0" w:space="0" w:color="auto"/>
        <w:left w:val="none" w:sz="0" w:space="0" w:color="auto"/>
        <w:bottom w:val="none" w:sz="0" w:space="0" w:color="auto"/>
        <w:right w:val="none" w:sz="0" w:space="0" w:color="auto"/>
      </w:divBdr>
    </w:div>
    <w:div w:id="962152994">
      <w:marLeft w:val="0"/>
      <w:marRight w:val="0"/>
      <w:marTop w:val="0"/>
      <w:marBottom w:val="0"/>
      <w:divBdr>
        <w:top w:val="none" w:sz="0" w:space="0" w:color="auto"/>
        <w:left w:val="none" w:sz="0" w:space="0" w:color="auto"/>
        <w:bottom w:val="none" w:sz="0" w:space="0" w:color="auto"/>
        <w:right w:val="none" w:sz="0" w:space="0" w:color="auto"/>
      </w:divBdr>
    </w:div>
    <w:div w:id="962268580">
      <w:marLeft w:val="0"/>
      <w:marRight w:val="0"/>
      <w:marTop w:val="0"/>
      <w:marBottom w:val="0"/>
      <w:divBdr>
        <w:top w:val="none" w:sz="0" w:space="0" w:color="auto"/>
        <w:left w:val="none" w:sz="0" w:space="0" w:color="auto"/>
        <w:bottom w:val="none" w:sz="0" w:space="0" w:color="auto"/>
        <w:right w:val="none" w:sz="0" w:space="0" w:color="auto"/>
      </w:divBdr>
    </w:div>
    <w:div w:id="962349267">
      <w:marLeft w:val="0"/>
      <w:marRight w:val="0"/>
      <w:marTop w:val="0"/>
      <w:marBottom w:val="0"/>
      <w:divBdr>
        <w:top w:val="none" w:sz="0" w:space="0" w:color="auto"/>
        <w:left w:val="none" w:sz="0" w:space="0" w:color="auto"/>
        <w:bottom w:val="none" w:sz="0" w:space="0" w:color="auto"/>
        <w:right w:val="none" w:sz="0" w:space="0" w:color="auto"/>
      </w:divBdr>
    </w:div>
    <w:div w:id="962417867">
      <w:marLeft w:val="0"/>
      <w:marRight w:val="0"/>
      <w:marTop w:val="0"/>
      <w:marBottom w:val="0"/>
      <w:divBdr>
        <w:top w:val="none" w:sz="0" w:space="0" w:color="auto"/>
        <w:left w:val="none" w:sz="0" w:space="0" w:color="auto"/>
        <w:bottom w:val="none" w:sz="0" w:space="0" w:color="auto"/>
        <w:right w:val="none" w:sz="0" w:space="0" w:color="auto"/>
      </w:divBdr>
    </w:div>
    <w:div w:id="962425596">
      <w:marLeft w:val="0"/>
      <w:marRight w:val="0"/>
      <w:marTop w:val="0"/>
      <w:marBottom w:val="0"/>
      <w:divBdr>
        <w:top w:val="none" w:sz="0" w:space="0" w:color="auto"/>
        <w:left w:val="none" w:sz="0" w:space="0" w:color="auto"/>
        <w:bottom w:val="none" w:sz="0" w:space="0" w:color="auto"/>
        <w:right w:val="none" w:sz="0" w:space="0" w:color="auto"/>
      </w:divBdr>
    </w:div>
    <w:div w:id="962539864">
      <w:bodyDiv w:val="1"/>
      <w:marLeft w:val="0"/>
      <w:marRight w:val="0"/>
      <w:marTop w:val="0"/>
      <w:marBottom w:val="0"/>
      <w:divBdr>
        <w:top w:val="none" w:sz="0" w:space="0" w:color="auto"/>
        <w:left w:val="none" w:sz="0" w:space="0" w:color="auto"/>
        <w:bottom w:val="none" w:sz="0" w:space="0" w:color="auto"/>
        <w:right w:val="none" w:sz="0" w:space="0" w:color="auto"/>
      </w:divBdr>
    </w:div>
    <w:div w:id="962541506">
      <w:marLeft w:val="0"/>
      <w:marRight w:val="0"/>
      <w:marTop w:val="0"/>
      <w:marBottom w:val="0"/>
      <w:divBdr>
        <w:top w:val="none" w:sz="0" w:space="0" w:color="auto"/>
        <w:left w:val="none" w:sz="0" w:space="0" w:color="auto"/>
        <w:bottom w:val="none" w:sz="0" w:space="0" w:color="auto"/>
        <w:right w:val="none" w:sz="0" w:space="0" w:color="auto"/>
      </w:divBdr>
    </w:div>
    <w:div w:id="962612339">
      <w:marLeft w:val="0"/>
      <w:marRight w:val="0"/>
      <w:marTop w:val="0"/>
      <w:marBottom w:val="0"/>
      <w:divBdr>
        <w:top w:val="none" w:sz="0" w:space="0" w:color="auto"/>
        <w:left w:val="none" w:sz="0" w:space="0" w:color="auto"/>
        <w:bottom w:val="none" w:sz="0" w:space="0" w:color="auto"/>
        <w:right w:val="none" w:sz="0" w:space="0" w:color="auto"/>
      </w:divBdr>
    </w:div>
    <w:div w:id="962617996">
      <w:marLeft w:val="0"/>
      <w:marRight w:val="0"/>
      <w:marTop w:val="0"/>
      <w:marBottom w:val="0"/>
      <w:divBdr>
        <w:top w:val="none" w:sz="0" w:space="0" w:color="auto"/>
        <w:left w:val="none" w:sz="0" w:space="0" w:color="auto"/>
        <w:bottom w:val="none" w:sz="0" w:space="0" w:color="auto"/>
        <w:right w:val="none" w:sz="0" w:space="0" w:color="auto"/>
      </w:divBdr>
    </w:div>
    <w:div w:id="962662288">
      <w:marLeft w:val="0"/>
      <w:marRight w:val="0"/>
      <w:marTop w:val="0"/>
      <w:marBottom w:val="0"/>
      <w:divBdr>
        <w:top w:val="none" w:sz="0" w:space="0" w:color="auto"/>
        <w:left w:val="none" w:sz="0" w:space="0" w:color="auto"/>
        <w:bottom w:val="none" w:sz="0" w:space="0" w:color="auto"/>
        <w:right w:val="none" w:sz="0" w:space="0" w:color="auto"/>
      </w:divBdr>
    </w:div>
    <w:div w:id="962688239">
      <w:marLeft w:val="0"/>
      <w:marRight w:val="0"/>
      <w:marTop w:val="0"/>
      <w:marBottom w:val="0"/>
      <w:divBdr>
        <w:top w:val="none" w:sz="0" w:space="0" w:color="auto"/>
        <w:left w:val="none" w:sz="0" w:space="0" w:color="auto"/>
        <w:bottom w:val="none" w:sz="0" w:space="0" w:color="auto"/>
        <w:right w:val="none" w:sz="0" w:space="0" w:color="auto"/>
      </w:divBdr>
    </w:div>
    <w:div w:id="962729358">
      <w:marLeft w:val="0"/>
      <w:marRight w:val="0"/>
      <w:marTop w:val="0"/>
      <w:marBottom w:val="0"/>
      <w:divBdr>
        <w:top w:val="none" w:sz="0" w:space="0" w:color="auto"/>
        <w:left w:val="none" w:sz="0" w:space="0" w:color="auto"/>
        <w:bottom w:val="none" w:sz="0" w:space="0" w:color="auto"/>
        <w:right w:val="none" w:sz="0" w:space="0" w:color="auto"/>
      </w:divBdr>
    </w:div>
    <w:div w:id="962809865">
      <w:marLeft w:val="0"/>
      <w:marRight w:val="0"/>
      <w:marTop w:val="0"/>
      <w:marBottom w:val="0"/>
      <w:divBdr>
        <w:top w:val="none" w:sz="0" w:space="0" w:color="auto"/>
        <w:left w:val="none" w:sz="0" w:space="0" w:color="auto"/>
        <w:bottom w:val="none" w:sz="0" w:space="0" w:color="auto"/>
        <w:right w:val="none" w:sz="0" w:space="0" w:color="auto"/>
      </w:divBdr>
    </w:div>
    <w:div w:id="962880698">
      <w:marLeft w:val="0"/>
      <w:marRight w:val="0"/>
      <w:marTop w:val="0"/>
      <w:marBottom w:val="0"/>
      <w:divBdr>
        <w:top w:val="none" w:sz="0" w:space="0" w:color="auto"/>
        <w:left w:val="none" w:sz="0" w:space="0" w:color="auto"/>
        <w:bottom w:val="none" w:sz="0" w:space="0" w:color="auto"/>
        <w:right w:val="none" w:sz="0" w:space="0" w:color="auto"/>
      </w:divBdr>
    </w:div>
    <w:div w:id="962881547">
      <w:marLeft w:val="0"/>
      <w:marRight w:val="0"/>
      <w:marTop w:val="0"/>
      <w:marBottom w:val="0"/>
      <w:divBdr>
        <w:top w:val="none" w:sz="0" w:space="0" w:color="auto"/>
        <w:left w:val="none" w:sz="0" w:space="0" w:color="auto"/>
        <w:bottom w:val="none" w:sz="0" w:space="0" w:color="auto"/>
        <w:right w:val="none" w:sz="0" w:space="0" w:color="auto"/>
      </w:divBdr>
    </w:div>
    <w:div w:id="962929216">
      <w:marLeft w:val="0"/>
      <w:marRight w:val="0"/>
      <w:marTop w:val="0"/>
      <w:marBottom w:val="0"/>
      <w:divBdr>
        <w:top w:val="none" w:sz="0" w:space="0" w:color="auto"/>
        <w:left w:val="none" w:sz="0" w:space="0" w:color="auto"/>
        <w:bottom w:val="none" w:sz="0" w:space="0" w:color="auto"/>
        <w:right w:val="none" w:sz="0" w:space="0" w:color="auto"/>
      </w:divBdr>
    </w:div>
    <w:div w:id="963075978">
      <w:marLeft w:val="0"/>
      <w:marRight w:val="0"/>
      <w:marTop w:val="0"/>
      <w:marBottom w:val="0"/>
      <w:divBdr>
        <w:top w:val="none" w:sz="0" w:space="0" w:color="auto"/>
        <w:left w:val="none" w:sz="0" w:space="0" w:color="auto"/>
        <w:bottom w:val="none" w:sz="0" w:space="0" w:color="auto"/>
        <w:right w:val="none" w:sz="0" w:space="0" w:color="auto"/>
      </w:divBdr>
    </w:div>
    <w:div w:id="963080551">
      <w:marLeft w:val="0"/>
      <w:marRight w:val="0"/>
      <w:marTop w:val="0"/>
      <w:marBottom w:val="0"/>
      <w:divBdr>
        <w:top w:val="none" w:sz="0" w:space="0" w:color="auto"/>
        <w:left w:val="none" w:sz="0" w:space="0" w:color="auto"/>
        <w:bottom w:val="none" w:sz="0" w:space="0" w:color="auto"/>
        <w:right w:val="none" w:sz="0" w:space="0" w:color="auto"/>
      </w:divBdr>
    </w:div>
    <w:div w:id="963314913">
      <w:marLeft w:val="0"/>
      <w:marRight w:val="0"/>
      <w:marTop w:val="0"/>
      <w:marBottom w:val="0"/>
      <w:divBdr>
        <w:top w:val="none" w:sz="0" w:space="0" w:color="auto"/>
        <w:left w:val="none" w:sz="0" w:space="0" w:color="auto"/>
        <w:bottom w:val="none" w:sz="0" w:space="0" w:color="auto"/>
        <w:right w:val="none" w:sz="0" w:space="0" w:color="auto"/>
      </w:divBdr>
    </w:div>
    <w:div w:id="963316503">
      <w:marLeft w:val="0"/>
      <w:marRight w:val="0"/>
      <w:marTop w:val="0"/>
      <w:marBottom w:val="0"/>
      <w:divBdr>
        <w:top w:val="none" w:sz="0" w:space="0" w:color="auto"/>
        <w:left w:val="none" w:sz="0" w:space="0" w:color="auto"/>
        <w:bottom w:val="none" w:sz="0" w:space="0" w:color="auto"/>
        <w:right w:val="none" w:sz="0" w:space="0" w:color="auto"/>
      </w:divBdr>
    </w:div>
    <w:div w:id="963316796">
      <w:marLeft w:val="0"/>
      <w:marRight w:val="0"/>
      <w:marTop w:val="0"/>
      <w:marBottom w:val="0"/>
      <w:divBdr>
        <w:top w:val="none" w:sz="0" w:space="0" w:color="auto"/>
        <w:left w:val="none" w:sz="0" w:space="0" w:color="auto"/>
        <w:bottom w:val="none" w:sz="0" w:space="0" w:color="auto"/>
        <w:right w:val="none" w:sz="0" w:space="0" w:color="auto"/>
      </w:divBdr>
    </w:div>
    <w:div w:id="963345153">
      <w:marLeft w:val="0"/>
      <w:marRight w:val="0"/>
      <w:marTop w:val="0"/>
      <w:marBottom w:val="0"/>
      <w:divBdr>
        <w:top w:val="none" w:sz="0" w:space="0" w:color="auto"/>
        <w:left w:val="none" w:sz="0" w:space="0" w:color="auto"/>
        <w:bottom w:val="none" w:sz="0" w:space="0" w:color="auto"/>
        <w:right w:val="none" w:sz="0" w:space="0" w:color="auto"/>
      </w:divBdr>
    </w:div>
    <w:div w:id="963460081">
      <w:marLeft w:val="0"/>
      <w:marRight w:val="0"/>
      <w:marTop w:val="0"/>
      <w:marBottom w:val="0"/>
      <w:divBdr>
        <w:top w:val="none" w:sz="0" w:space="0" w:color="auto"/>
        <w:left w:val="none" w:sz="0" w:space="0" w:color="auto"/>
        <w:bottom w:val="none" w:sz="0" w:space="0" w:color="auto"/>
        <w:right w:val="none" w:sz="0" w:space="0" w:color="auto"/>
      </w:divBdr>
    </w:div>
    <w:div w:id="963468441">
      <w:bodyDiv w:val="1"/>
      <w:marLeft w:val="0"/>
      <w:marRight w:val="0"/>
      <w:marTop w:val="0"/>
      <w:marBottom w:val="0"/>
      <w:divBdr>
        <w:top w:val="none" w:sz="0" w:space="0" w:color="auto"/>
        <w:left w:val="none" w:sz="0" w:space="0" w:color="auto"/>
        <w:bottom w:val="none" w:sz="0" w:space="0" w:color="auto"/>
        <w:right w:val="none" w:sz="0" w:space="0" w:color="auto"/>
      </w:divBdr>
    </w:div>
    <w:div w:id="963534259">
      <w:marLeft w:val="0"/>
      <w:marRight w:val="0"/>
      <w:marTop w:val="0"/>
      <w:marBottom w:val="0"/>
      <w:divBdr>
        <w:top w:val="none" w:sz="0" w:space="0" w:color="auto"/>
        <w:left w:val="none" w:sz="0" w:space="0" w:color="auto"/>
        <w:bottom w:val="none" w:sz="0" w:space="0" w:color="auto"/>
        <w:right w:val="none" w:sz="0" w:space="0" w:color="auto"/>
      </w:divBdr>
    </w:div>
    <w:div w:id="963542107">
      <w:marLeft w:val="0"/>
      <w:marRight w:val="0"/>
      <w:marTop w:val="0"/>
      <w:marBottom w:val="0"/>
      <w:divBdr>
        <w:top w:val="none" w:sz="0" w:space="0" w:color="auto"/>
        <w:left w:val="none" w:sz="0" w:space="0" w:color="auto"/>
        <w:bottom w:val="none" w:sz="0" w:space="0" w:color="auto"/>
        <w:right w:val="none" w:sz="0" w:space="0" w:color="auto"/>
      </w:divBdr>
    </w:div>
    <w:div w:id="963654704">
      <w:marLeft w:val="0"/>
      <w:marRight w:val="0"/>
      <w:marTop w:val="0"/>
      <w:marBottom w:val="0"/>
      <w:divBdr>
        <w:top w:val="none" w:sz="0" w:space="0" w:color="auto"/>
        <w:left w:val="none" w:sz="0" w:space="0" w:color="auto"/>
        <w:bottom w:val="none" w:sz="0" w:space="0" w:color="auto"/>
        <w:right w:val="none" w:sz="0" w:space="0" w:color="auto"/>
      </w:divBdr>
    </w:div>
    <w:div w:id="963658275">
      <w:marLeft w:val="0"/>
      <w:marRight w:val="0"/>
      <w:marTop w:val="0"/>
      <w:marBottom w:val="0"/>
      <w:divBdr>
        <w:top w:val="none" w:sz="0" w:space="0" w:color="auto"/>
        <w:left w:val="none" w:sz="0" w:space="0" w:color="auto"/>
        <w:bottom w:val="none" w:sz="0" w:space="0" w:color="auto"/>
        <w:right w:val="none" w:sz="0" w:space="0" w:color="auto"/>
      </w:divBdr>
    </w:div>
    <w:div w:id="963660179">
      <w:marLeft w:val="0"/>
      <w:marRight w:val="0"/>
      <w:marTop w:val="0"/>
      <w:marBottom w:val="0"/>
      <w:divBdr>
        <w:top w:val="none" w:sz="0" w:space="0" w:color="auto"/>
        <w:left w:val="none" w:sz="0" w:space="0" w:color="auto"/>
        <w:bottom w:val="none" w:sz="0" w:space="0" w:color="auto"/>
        <w:right w:val="none" w:sz="0" w:space="0" w:color="auto"/>
      </w:divBdr>
    </w:div>
    <w:div w:id="963730420">
      <w:marLeft w:val="0"/>
      <w:marRight w:val="0"/>
      <w:marTop w:val="0"/>
      <w:marBottom w:val="0"/>
      <w:divBdr>
        <w:top w:val="none" w:sz="0" w:space="0" w:color="auto"/>
        <w:left w:val="none" w:sz="0" w:space="0" w:color="auto"/>
        <w:bottom w:val="none" w:sz="0" w:space="0" w:color="auto"/>
        <w:right w:val="none" w:sz="0" w:space="0" w:color="auto"/>
      </w:divBdr>
    </w:div>
    <w:div w:id="963778659">
      <w:marLeft w:val="0"/>
      <w:marRight w:val="0"/>
      <w:marTop w:val="0"/>
      <w:marBottom w:val="0"/>
      <w:divBdr>
        <w:top w:val="none" w:sz="0" w:space="0" w:color="auto"/>
        <w:left w:val="none" w:sz="0" w:space="0" w:color="auto"/>
        <w:bottom w:val="none" w:sz="0" w:space="0" w:color="auto"/>
        <w:right w:val="none" w:sz="0" w:space="0" w:color="auto"/>
      </w:divBdr>
    </w:div>
    <w:div w:id="963846270">
      <w:marLeft w:val="0"/>
      <w:marRight w:val="0"/>
      <w:marTop w:val="0"/>
      <w:marBottom w:val="0"/>
      <w:divBdr>
        <w:top w:val="none" w:sz="0" w:space="0" w:color="auto"/>
        <w:left w:val="none" w:sz="0" w:space="0" w:color="auto"/>
        <w:bottom w:val="none" w:sz="0" w:space="0" w:color="auto"/>
        <w:right w:val="none" w:sz="0" w:space="0" w:color="auto"/>
      </w:divBdr>
    </w:div>
    <w:div w:id="963851587">
      <w:marLeft w:val="0"/>
      <w:marRight w:val="0"/>
      <w:marTop w:val="0"/>
      <w:marBottom w:val="0"/>
      <w:divBdr>
        <w:top w:val="none" w:sz="0" w:space="0" w:color="auto"/>
        <w:left w:val="none" w:sz="0" w:space="0" w:color="auto"/>
        <w:bottom w:val="none" w:sz="0" w:space="0" w:color="auto"/>
        <w:right w:val="none" w:sz="0" w:space="0" w:color="auto"/>
      </w:divBdr>
    </w:div>
    <w:div w:id="963921633">
      <w:marLeft w:val="0"/>
      <w:marRight w:val="0"/>
      <w:marTop w:val="0"/>
      <w:marBottom w:val="0"/>
      <w:divBdr>
        <w:top w:val="none" w:sz="0" w:space="0" w:color="auto"/>
        <w:left w:val="none" w:sz="0" w:space="0" w:color="auto"/>
        <w:bottom w:val="none" w:sz="0" w:space="0" w:color="auto"/>
        <w:right w:val="none" w:sz="0" w:space="0" w:color="auto"/>
      </w:divBdr>
    </w:div>
    <w:div w:id="963927770">
      <w:marLeft w:val="0"/>
      <w:marRight w:val="0"/>
      <w:marTop w:val="0"/>
      <w:marBottom w:val="0"/>
      <w:divBdr>
        <w:top w:val="none" w:sz="0" w:space="0" w:color="auto"/>
        <w:left w:val="none" w:sz="0" w:space="0" w:color="auto"/>
        <w:bottom w:val="none" w:sz="0" w:space="0" w:color="auto"/>
        <w:right w:val="none" w:sz="0" w:space="0" w:color="auto"/>
      </w:divBdr>
    </w:div>
    <w:div w:id="963970267">
      <w:marLeft w:val="0"/>
      <w:marRight w:val="0"/>
      <w:marTop w:val="0"/>
      <w:marBottom w:val="0"/>
      <w:divBdr>
        <w:top w:val="none" w:sz="0" w:space="0" w:color="auto"/>
        <w:left w:val="none" w:sz="0" w:space="0" w:color="auto"/>
        <w:bottom w:val="none" w:sz="0" w:space="0" w:color="auto"/>
        <w:right w:val="none" w:sz="0" w:space="0" w:color="auto"/>
      </w:divBdr>
    </w:div>
    <w:div w:id="964000877">
      <w:marLeft w:val="0"/>
      <w:marRight w:val="0"/>
      <w:marTop w:val="0"/>
      <w:marBottom w:val="0"/>
      <w:divBdr>
        <w:top w:val="none" w:sz="0" w:space="0" w:color="auto"/>
        <w:left w:val="none" w:sz="0" w:space="0" w:color="auto"/>
        <w:bottom w:val="none" w:sz="0" w:space="0" w:color="auto"/>
        <w:right w:val="none" w:sz="0" w:space="0" w:color="auto"/>
      </w:divBdr>
    </w:div>
    <w:div w:id="964123454">
      <w:marLeft w:val="0"/>
      <w:marRight w:val="0"/>
      <w:marTop w:val="0"/>
      <w:marBottom w:val="0"/>
      <w:divBdr>
        <w:top w:val="none" w:sz="0" w:space="0" w:color="auto"/>
        <w:left w:val="none" w:sz="0" w:space="0" w:color="auto"/>
        <w:bottom w:val="none" w:sz="0" w:space="0" w:color="auto"/>
        <w:right w:val="none" w:sz="0" w:space="0" w:color="auto"/>
      </w:divBdr>
    </w:div>
    <w:div w:id="964194560">
      <w:marLeft w:val="0"/>
      <w:marRight w:val="0"/>
      <w:marTop w:val="0"/>
      <w:marBottom w:val="0"/>
      <w:divBdr>
        <w:top w:val="none" w:sz="0" w:space="0" w:color="auto"/>
        <w:left w:val="none" w:sz="0" w:space="0" w:color="auto"/>
        <w:bottom w:val="none" w:sz="0" w:space="0" w:color="auto"/>
        <w:right w:val="none" w:sz="0" w:space="0" w:color="auto"/>
      </w:divBdr>
    </w:div>
    <w:div w:id="964236265">
      <w:marLeft w:val="0"/>
      <w:marRight w:val="0"/>
      <w:marTop w:val="0"/>
      <w:marBottom w:val="0"/>
      <w:divBdr>
        <w:top w:val="none" w:sz="0" w:space="0" w:color="auto"/>
        <w:left w:val="none" w:sz="0" w:space="0" w:color="auto"/>
        <w:bottom w:val="none" w:sz="0" w:space="0" w:color="auto"/>
        <w:right w:val="none" w:sz="0" w:space="0" w:color="auto"/>
      </w:divBdr>
    </w:div>
    <w:div w:id="964310007">
      <w:bodyDiv w:val="1"/>
      <w:marLeft w:val="0"/>
      <w:marRight w:val="0"/>
      <w:marTop w:val="0"/>
      <w:marBottom w:val="0"/>
      <w:divBdr>
        <w:top w:val="none" w:sz="0" w:space="0" w:color="auto"/>
        <w:left w:val="none" w:sz="0" w:space="0" w:color="auto"/>
        <w:bottom w:val="none" w:sz="0" w:space="0" w:color="auto"/>
        <w:right w:val="none" w:sz="0" w:space="0" w:color="auto"/>
      </w:divBdr>
    </w:div>
    <w:div w:id="964505811">
      <w:marLeft w:val="0"/>
      <w:marRight w:val="0"/>
      <w:marTop w:val="0"/>
      <w:marBottom w:val="0"/>
      <w:divBdr>
        <w:top w:val="none" w:sz="0" w:space="0" w:color="auto"/>
        <w:left w:val="none" w:sz="0" w:space="0" w:color="auto"/>
        <w:bottom w:val="none" w:sz="0" w:space="0" w:color="auto"/>
        <w:right w:val="none" w:sz="0" w:space="0" w:color="auto"/>
      </w:divBdr>
    </w:div>
    <w:div w:id="964578156">
      <w:marLeft w:val="0"/>
      <w:marRight w:val="0"/>
      <w:marTop w:val="0"/>
      <w:marBottom w:val="0"/>
      <w:divBdr>
        <w:top w:val="none" w:sz="0" w:space="0" w:color="auto"/>
        <w:left w:val="none" w:sz="0" w:space="0" w:color="auto"/>
        <w:bottom w:val="none" w:sz="0" w:space="0" w:color="auto"/>
        <w:right w:val="none" w:sz="0" w:space="0" w:color="auto"/>
      </w:divBdr>
    </w:div>
    <w:div w:id="964653989">
      <w:marLeft w:val="0"/>
      <w:marRight w:val="0"/>
      <w:marTop w:val="0"/>
      <w:marBottom w:val="0"/>
      <w:divBdr>
        <w:top w:val="none" w:sz="0" w:space="0" w:color="auto"/>
        <w:left w:val="none" w:sz="0" w:space="0" w:color="auto"/>
        <w:bottom w:val="none" w:sz="0" w:space="0" w:color="auto"/>
        <w:right w:val="none" w:sz="0" w:space="0" w:color="auto"/>
      </w:divBdr>
    </w:div>
    <w:div w:id="964821399">
      <w:marLeft w:val="0"/>
      <w:marRight w:val="0"/>
      <w:marTop w:val="0"/>
      <w:marBottom w:val="0"/>
      <w:divBdr>
        <w:top w:val="none" w:sz="0" w:space="0" w:color="auto"/>
        <w:left w:val="none" w:sz="0" w:space="0" w:color="auto"/>
        <w:bottom w:val="none" w:sz="0" w:space="0" w:color="auto"/>
        <w:right w:val="none" w:sz="0" w:space="0" w:color="auto"/>
      </w:divBdr>
    </w:div>
    <w:div w:id="964847821">
      <w:marLeft w:val="0"/>
      <w:marRight w:val="0"/>
      <w:marTop w:val="0"/>
      <w:marBottom w:val="0"/>
      <w:divBdr>
        <w:top w:val="none" w:sz="0" w:space="0" w:color="auto"/>
        <w:left w:val="none" w:sz="0" w:space="0" w:color="auto"/>
        <w:bottom w:val="none" w:sz="0" w:space="0" w:color="auto"/>
        <w:right w:val="none" w:sz="0" w:space="0" w:color="auto"/>
      </w:divBdr>
    </w:div>
    <w:div w:id="964852271">
      <w:marLeft w:val="0"/>
      <w:marRight w:val="0"/>
      <w:marTop w:val="0"/>
      <w:marBottom w:val="0"/>
      <w:divBdr>
        <w:top w:val="none" w:sz="0" w:space="0" w:color="auto"/>
        <w:left w:val="none" w:sz="0" w:space="0" w:color="auto"/>
        <w:bottom w:val="none" w:sz="0" w:space="0" w:color="auto"/>
        <w:right w:val="none" w:sz="0" w:space="0" w:color="auto"/>
      </w:divBdr>
    </w:div>
    <w:div w:id="965115889">
      <w:marLeft w:val="0"/>
      <w:marRight w:val="0"/>
      <w:marTop w:val="0"/>
      <w:marBottom w:val="0"/>
      <w:divBdr>
        <w:top w:val="none" w:sz="0" w:space="0" w:color="auto"/>
        <w:left w:val="none" w:sz="0" w:space="0" w:color="auto"/>
        <w:bottom w:val="none" w:sz="0" w:space="0" w:color="auto"/>
        <w:right w:val="none" w:sz="0" w:space="0" w:color="auto"/>
      </w:divBdr>
    </w:div>
    <w:div w:id="965159708">
      <w:marLeft w:val="0"/>
      <w:marRight w:val="0"/>
      <w:marTop w:val="0"/>
      <w:marBottom w:val="0"/>
      <w:divBdr>
        <w:top w:val="none" w:sz="0" w:space="0" w:color="auto"/>
        <w:left w:val="none" w:sz="0" w:space="0" w:color="auto"/>
        <w:bottom w:val="none" w:sz="0" w:space="0" w:color="auto"/>
        <w:right w:val="none" w:sz="0" w:space="0" w:color="auto"/>
      </w:divBdr>
    </w:div>
    <w:div w:id="965307126">
      <w:marLeft w:val="0"/>
      <w:marRight w:val="0"/>
      <w:marTop w:val="0"/>
      <w:marBottom w:val="0"/>
      <w:divBdr>
        <w:top w:val="none" w:sz="0" w:space="0" w:color="auto"/>
        <w:left w:val="none" w:sz="0" w:space="0" w:color="auto"/>
        <w:bottom w:val="none" w:sz="0" w:space="0" w:color="auto"/>
        <w:right w:val="none" w:sz="0" w:space="0" w:color="auto"/>
      </w:divBdr>
    </w:div>
    <w:div w:id="965307173">
      <w:marLeft w:val="0"/>
      <w:marRight w:val="0"/>
      <w:marTop w:val="0"/>
      <w:marBottom w:val="0"/>
      <w:divBdr>
        <w:top w:val="none" w:sz="0" w:space="0" w:color="auto"/>
        <w:left w:val="none" w:sz="0" w:space="0" w:color="auto"/>
        <w:bottom w:val="none" w:sz="0" w:space="0" w:color="auto"/>
        <w:right w:val="none" w:sz="0" w:space="0" w:color="auto"/>
      </w:divBdr>
    </w:div>
    <w:div w:id="965309614">
      <w:marLeft w:val="0"/>
      <w:marRight w:val="0"/>
      <w:marTop w:val="0"/>
      <w:marBottom w:val="0"/>
      <w:divBdr>
        <w:top w:val="none" w:sz="0" w:space="0" w:color="auto"/>
        <w:left w:val="none" w:sz="0" w:space="0" w:color="auto"/>
        <w:bottom w:val="none" w:sz="0" w:space="0" w:color="auto"/>
        <w:right w:val="none" w:sz="0" w:space="0" w:color="auto"/>
      </w:divBdr>
    </w:div>
    <w:div w:id="965356758">
      <w:marLeft w:val="0"/>
      <w:marRight w:val="0"/>
      <w:marTop w:val="0"/>
      <w:marBottom w:val="0"/>
      <w:divBdr>
        <w:top w:val="none" w:sz="0" w:space="0" w:color="auto"/>
        <w:left w:val="none" w:sz="0" w:space="0" w:color="auto"/>
        <w:bottom w:val="none" w:sz="0" w:space="0" w:color="auto"/>
        <w:right w:val="none" w:sz="0" w:space="0" w:color="auto"/>
      </w:divBdr>
    </w:div>
    <w:div w:id="965503276">
      <w:marLeft w:val="0"/>
      <w:marRight w:val="0"/>
      <w:marTop w:val="0"/>
      <w:marBottom w:val="0"/>
      <w:divBdr>
        <w:top w:val="none" w:sz="0" w:space="0" w:color="auto"/>
        <w:left w:val="none" w:sz="0" w:space="0" w:color="auto"/>
        <w:bottom w:val="none" w:sz="0" w:space="0" w:color="auto"/>
        <w:right w:val="none" w:sz="0" w:space="0" w:color="auto"/>
      </w:divBdr>
    </w:div>
    <w:div w:id="965545033">
      <w:marLeft w:val="0"/>
      <w:marRight w:val="0"/>
      <w:marTop w:val="0"/>
      <w:marBottom w:val="0"/>
      <w:divBdr>
        <w:top w:val="none" w:sz="0" w:space="0" w:color="auto"/>
        <w:left w:val="none" w:sz="0" w:space="0" w:color="auto"/>
        <w:bottom w:val="none" w:sz="0" w:space="0" w:color="auto"/>
        <w:right w:val="none" w:sz="0" w:space="0" w:color="auto"/>
      </w:divBdr>
    </w:div>
    <w:div w:id="965547515">
      <w:marLeft w:val="0"/>
      <w:marRight w:val="0"/>
      <w:marTop w:val="0"/>
      <w:marBottom w:val="0"/>
      <w:divBdr>
        <w:top w:val="none" w:sz="0" w:space="0" w:color="auto"/>
        <w:left w:val="none" w:sz="0" w:space="0" w:color="auto"/>
        <w:bottom w:val="none" w:sz="0" w:space="0" w:color="auto"/>
        <w:right w:val="none" w:sz="0" w:space="0" w:color="auto"/>
      </w:divBdr>
    </w:div>
    <w:div w:id="965624868">
      <w:marLeft w:val="0"/>
      <w:marRight w:val="0"/>
      <w:marTop w:val="0"/>
      <w:marBottom w:val="0"/>
      <w:divBdr>
        <w:top w:val="none" w:sz="0" w:space="0" w:color="auto"/>
        <w:left w:val="none" w:sz="0" w:space="0" w:color="auto"/>
        <w:bottom w:val="none" w:sz="0" w:space="0" w:color="auto"/>
        <w:right w:val="none" w:sz="0" w:space="0" w:color="auto"/>
      </w:divBdr>
    </w:div>
    <w:div w:id="965769934">
      <w:marLeft w:val="0"/>
      <w:marRight w:val="0"/>
      <w:marTop w:val="0"/>
      <w:marBottom w:val="0"/>
      <w:divBdr>
        <w:top w:val="none" w:sz="0" w:space="0" w:color="auto"/>
        <w:left w:val="none" w:sz="0" w:space="0" w:color="auto"/>
        <w:bottom w:val="none" w:sz="0" w:space="0" w:color="auto"/>
        <w:right w:val="none" w:sz="0" w:space="0" w:color="auto"/>
      </w:divBdr>
    </w:div>
    <w:div w:id="966004803">
      <w:marLeft w:val="0"/>
      <w:marRight w:val="0"/>
      <w:marTop w:val="0"/>
      <w:marBottom w:val="0"/>
      <w:divBdr>
        <w:top w:val="none" w:sz="0" w:space="0" w:color="auto"/>
        <w:left w:val="none" w:sz="0" w:space="0" w:color="auto"/>
        <w:bottom w:val="none" w:sz="0" w:space="0" w:color="auto"/>
        <w:right w:val="none" w:sz="0" w:space="0" w:color="auto"/>
      </w:divBdr>
    </w:div>
    <w:div w:id="966011839">
      <w:marLeft w:val="0"/>
      <w:marRight w:val="0"/>
      <w:marTop w:val="0"/>
      <w:marBottom w:val="0"/>
      <w:divBdr>
        <w:top w:val="none" w:sz="0" w:space="0" w:color="auto"/>
        <w:left w:val="none" w:sz="0" w:space="0" w:color="auto"/>
        <w:bottom w:val="none" w:sz="0" w:space="0" w:color="auto"/>
        <w:right w:val="none" w:sz="0" w:space="0" w:color="auto"/>
      </w:divBdr>
    </w:div>
    <w:div w:id="966012669">
      <w:marLeft w:val="0"/>
      <w:marRight w:val="0"/>
      <w:marTop w:val="0"/>
      <w:marBottom w:val="0"/>
      <w:divBdr>
        <w:top w:val="none" w:sz="0" w:space="0" w:color="auto"/>
        <w:left w:val="none" w:sz="0" w:space="0" w:color="auto"/>
        <w:bottom w:val="none" w:sz="0" w:space="0" w:color="auto"/>
        <w:right w:val="none" w:sz="0" w:space="0" w:color="auto"/>
      </w:divBdr>
    </w:div>
    <w:div w:id="966013255">
      <w:marLeft w:val="0"/>
      <w:marRight w:val="0"/>
      <w:marTop w:val="0"/>
      <w:marBottom w:val="0"/>
      <w:divBdr>
        <w:top w:val="none" w:sz="0" w:space="0" w:color="auto"/>
        <w:left w:val="none" w:sz="0" w:space="0" w:color="auto"/>
        <w:bottom w:val="none" w:sz="0" w:space="0" w:color="auto"/>
        <w:right w:val="none" w:sz="0" w:space="0" w:color="auto"/>
      </w:divBdr>
    </w:div>
    <w:div w:id="966131968">
      <w:marLeft w:val="0"/>
      <w:marRight w:val="0"/>
      <w:marTop w:val="0"/>
      <w:marBottom w:val="0"/>
      <w:divBdr>
        <w:top w:val="none" w:sz="0" w:space="0" w:color="auto"/>
        <w:left w:val="none" w:sz="0" w:space="0" w:color="auto"/>
        <w:bottom w:val="none" w:sz="0" w:space="0" w:color="auto"/>
        <w:right w:val="none" w:sz="0" w:space="0" w:color="auto"/>
      </w:divBdr>
    </w:div>
    <w:div w:id="966200081">
      <w:marLeft w:val="0"/>
      <w:marRight w:val="0"/>
      <w:marTop w:val="0"/>
      <w:marBottom w:val="0"/>
      <w:divBdr>
        <w:top w:val="none" w:sz="0" w:space="0" w:color="auto"/>
        <w:left w:val="none" w:sz="0" w:space="0" w:color="auto"/>
        <w:bottom w:val="none" w:sz="0" w:space="0" w:color="auto"/>
        <w:right w:val="none" w:sz="0" w:space="0" w:color="auto"/>
      </w:divBdr>
    </w:div>
    <w:div w:id="966273521">
      <w:marLeft w:val="0"/>
      <w:marRight w:val="0"/>
      <w:marTop w:val="0"/>
      <w:marBottom w:val="0"/>
      <w:divBdr>
        <w:top w:val="none" w:sz="0" w:space="0" w:color="auto"/>
        <w:left w:val="none" w:sz="0" w:space="0" w:color="auto"/>
        <w:bottom w:val="none" w:sz="0" w:space="0" w:color="auto"/>
        <w:right w:val="none" w:sz="0" w:space="0" w:color="auto"/>
      </w:divBdr>
    </w:div>
    <w:div w:id="966278207">
      <w:marLeft w:val="0"/>
      <w:marRight w:val="0"/>
      <w:marTop w:val="0"/>
      <w:marBottom w:val="0"/>
      <w:divBdr>
        <w:top w:val="none" w:sz="0" w:space="0" w:color="auto"/>
        <w:left w:val="none" w:sz="0" w:space="0" w:color="auto"/>
        <w:bottom w:val="none" w:sz="0" w:space="0" w:color="auto"/>
        <w:right w:val="none" w:sz="0" w:space="0" w:color="auto"/>
      </w:divBdr>
    </w:div>
    <w:div w:id="966354947">
      <w:marLeft w:val="0"/>
      <w:marRight w:val="0"/>
      <w:marTop w:val="0"/>
      <w:marBottom w:val="0"/>
      <w:divBdr>
        <w:top w:val="none" w:sz="0" w:space="0" w:color="auto"/>
        <w:left w:val="none" w:sz="0" w:space="0" w:color="auto"/>
        <w:bottom w:val="none" w:sz="0" w:space="0" w:color="auto"/>
        <w:right w:val="none" w:sz="0" w:space="0" w:color="auto"/>
      </w:divBdr>
    </w:div>
    <w:div w:id="966394349">
      <w:marLeft w:val="0"/>
      <w:marRight w:val="0"/>
      <w:marTop w:val="0"/>
      <w:marBottom w:val="0"/>
      <w:divBdr>
        <w:top w:val="none" w:sz="0" w:space="0" w:color="auto"/>
        <w:left w:val="none" w:sz="0" w:space="0" w:color="auto"/>
        <w:bottom w:val="none" w:sz="0" w:space="0" w:color="auto"/>
        <w:right w:val="none" w:sz="0" w:space="0" w:color="auto"/>
      </w:divBdr>
    </w:div>
    <w:div w:id="966591099">
      <w:marLeft w:val="0"/>
      <w:marRight w:val="0"/>
      <w:marTop w:val="0"/>
      <w:marBottom w:val="0"/>
      <w:divBdr>
        <w:top w:val="none" w:sz="0" w:space="0" w:color="auto"/>
        <w:left w:val="none" w:sz="0" w:space="0" w:color="auto"/>
        <w:bottom w:val="none" w:sz="0" w:space="0" w:color="auto"/>
        <w:right w:val="none" w:sz="0" w:space="0" w:color="auto"/>
      </w:divBdr>
    </w:div>
    <w:div w:id="966661231">
      <w:marLeft w:val="0"/>
      <w:marRight w:val="0"/>
      <w:marTop w:val="0"/>
      <w:marBottom w:val="0"/>
      <w:divBdr>
        <w:top w:val="none" w:sz="0" w:space="0" w:color="auto"/>
        <w:left w:val="none" w:sz="0" w:space="0" w:color="auto"/>
        <w:bottom w:val="none" w:sz="0" w:space="0" w:color="auto"/>
        <w:right w:val="none" w:sz="0" w:space="0" w:color="auto"/>
      </w:divBdr>
    </w:div>
    <w:div w:id="966738363">
      <w:marLeft w:val="0"/>
      <w:marRight w:val="0"/>
      <w:marTop w:val="0"/>
      <w:marBottom w:val="0"/>
      <w:divBdr>
        <w:top w:val="none" w:sz="0" w:space="0" w:color="auto"/>
        <w:left w:val="none" w:sz="0" w:space="0" w:color="auto"/>
        <w:bottom w:val="none" w:sz="0" w:space="0" w:color="auto"/>
        <w:right w:val="none" w:sz="0" w:space="0" w:color="auto"/>
      </w:divBdr>
    </w:div>
    <w:div w:id="966738632">
      <w:marLeft w:val="0"/>
      <w:marRight w:val="0"/>
      <w:marTop w:val="0"/>
      <w:marBottom w:val="0"/>
      <w:divBdr>
        <w:top w:val="none" w:sz="0" w:space="0" w:color="auto"/>
        <w:left w:val="none" w:sz="0" w:space="0" w:color="auto"/>
        <w:bottom w:val="none" w:sz="0" w:space="0" w:color="auto"/>
        <w:right w:val="none" w:sz="0" w:space="0" w:color="auto"/>
      </w:divBdr>
    </w:div>
    <w:div w:id="966742477">
      <w:marLeft w:val="0"/>
      <w:marRight w:val="0"/>
      <w:marTop w:val="0"/>
      <w:marBottom w:val="0"/>
      <w:divBdr>
        <w:top w:val="none" w:sz="0" w:space="0" w:color="auto"/>
        <w:left w:val="none" w:sz="0" w:space="0" w:color="auto"/>
        <w:bottom w:val="none" w:sz="0" w:space="0" w:color="auto"/>
        <w:right w:val="none" w:sz="0" w:space="0" w:color="auto"/>
      </w:divBdr>
    </w:div>
    <w:div w:id="966744576">
      <w:marLeft w:val="0"/>
      <w:marRight w:val="0"/>
      <w:marTop w:val="0"/>
      <w:marBottom w:val="0"/>
      <w:divBdr>
        <w:top w:val="none" w:sz="0" w:space="0" w:color="auto"/>
        <w:left w:val="none" w:sz="0" w:space="0" w:color="auto"/>
        <w:bottom w:val="none" w:sz="0" w:space="0" w:color="auto"/>
        <w:right w:val="none" w:sz="0" w:space="0" w:color="auto"/>
      </w:divBdr>
    </w:div>
    <w:div w:id="966819248">
      <w:marLeft w:val="0"/>
      <w:marRight w:val="0"/>
      <w:marTop w:val="0"/>
      <w:marBottom w:val="0"/>
      <w:divBdr>
        <w:top w:val="none" w:sz="0" w:space="0" w:color="auto"/>
        <w:left w:val="none" w:sz="0" w:space="0" w:color="auto"/>
        <w:bottom w:val="none" w:sz="0" w:space="0" w:color="auto"/>
        <w:right w:val="none" w:sz="0" w:space="0" w:color="auto"/>
      </w:divBdr>
    </w:div>
    <w:div w:id="966856898">
      <w:marLeft w:val="0"/>
      <w:marRight w:val="0"/>
      <w:marTop w:val="0"/>
      <w:marBottom w:val="0"/>
      <w:divBdr>
        <w:top w:val="none" w:sz="0" w:space="0" w:color="auto"/>
        <w:left w:val="none" w:sz="0" w:space="0" w:color="auto"/>
        <w:bottom w:val="none" w:sz="0" w:space="0" w:color="auto"/>
        <w:right w:val="none" w:sz="0" w:space="0" w:color="auto"/>
      </w:divBdr>
    </w:div>
    <w:div w:id="966929619">
      <w:marLeft w:val="0"/>
      <w:marRight w:val="0"/>
      <w:marTop w:val="0"/>
      <w:marBottom w:val="0"/>
      <w:divBdr>
        <w:top w:val="none" w:sz="0" w:space="0" w:color="auto"/>
        <w:left w:val="none" w:sz="0" w:space="0" w:color="auto"/>
        <w:bottom w:val="none" w:sz="0" w:space="0" w:color="auto"/>
        <w:right w:val="none" w:sz="0" w:space="0" w:color="auto"/>
      </w:divBdr>
    </w:div>
    <w:div w:id="966935326">
      <w:bodyDiv w:val="1"/>
      <w:marLeft w:val="0"/>
      <w:marRight w:val="0"/>
      <w:marTop w:val="0"/>
      <w:marBottom w:val="0"/>
      <w:divBdr>
        <w:top w:val="none" w:sz="0" w:space="0" w:color="auto"/>
        <w:left w:val="none" w:sz="0" w:space="0" w:color="auto"/>
        <w:bottom w:val="none" w:sz="0" w:space="0" w:color="auto"/>
        <w:right w:val="none" w:sz="0" w:space="0" w:color="auto"/>
      </w:divBdr>
    </w:div>
    <w:div w:id="967053960">
      <w:marLeft w:val="0"/>
      <w:marRight w:val="0"/>
      <w:marTop w:val="0"/>
      <w:marBottom w:val="0"/>
      <w:divBdr>
        <w:top w:val="none" w:sz="0" w:space="0" w:color="auto"/>
        <w:left w:val="none" w:sz="0" w:space="0" w:color="auto"/>
        <w:bottom w:val="none" w:sz="0" w:space="0" w:color="auto"/>
        <w:right w:val="none" w:sz="0" w:space="0" w:color="auto"/>
      </w:divBdr>
    </w:div>
    <w:div w:id="967055920">
      <w:marLeft w:val="0"/>
      <w:marRight w:val="0"/>
      <w:marTop w:val="0"/>
      <w:marBottom w:val="0"/>
      <w:divBdr>
        <w:top w:val="none" w:sz="0" w:space="0" w:color="auto"/>
        <w:left w:val="none" w:sz="0" w:space="0" w:color="auto"/>
        <w:bottom w:val="none" w:sz="0" w:space="0" w:color="auto"/>
        <w:right w:val="none" w:sz="0" w:space="0" w:color="auto"/>
      </w:divBdr>
    </w:div>
    <w:div w:id="967125863">
      <w:marLeft w:val="0"/>
      <w:marRight w:val="0"/>
      <w:marTop w:val="0"/>
      <w:marBottom w:val="0"/>
      <w:divBdr>
        <w:top w:val="none" w:sz="0" w:space="0" w:color="auto"/>
        <w:left w:val="none" w:sz="0" w:space="0" w:color="auto"/>
        <w:bottom w:val="none" w:sz="0" w:space="0" w:color="auto"/>
        <w:right w:val="none" w:sz="0" w:space="0" w:color="auto"/>
      </w:divBdr>
    </w:div>
    <w:div w:id="967277142">
      <w:marLeft w:val="0"/>
      <w:marRight w:val="0"/>
      <w:marTop w:val="0"/>
      <w:marBottom w:val="0"/>
      <w:divBdr>
        <w:top w:val="none" w:sz="0" w:space="0" w:color="auto"/>
        <w:left w:val="none" w:sz="0" w:space="0" w:color="auto"/>
        <w:bottom w:val="none" w:sz="0" w:space="0" w:color="auto"/>
        <w:right w:val="none" w:sz="0" w:space="0" w:color="auto"/>
      </w:divBdr>
    </w:div>
    <w:div w:id="967395875">
      <w:marLeft w:val="0"/>
      <w:marRight w:val="0"/>
      <w:marTop w:val="0"/>
      <w:marBottom w:val="0"/>
      <w:divBdr>
        <w:top w:val="none" w:sz="0" w:space="0" w:color="auto"/>
        <w:left w:val="none" w:sz="0" w:space="0" w:color="auto"/>
        <w:bottom w:val="none" w:sz="0" w:space="0" w:color="auto"/>
        <w:right w:val="none" w:sz="0" w:space="0" w:color="auto"/>
      </w:divBdr>
    </w:div>
    <w:div w:id="967517103">
      <w:marLeft w:val="0"/>
      <w:marRight w:val="0"/>
      <w:marTop w:val="0"/>
      <w:marBottom w:val="0"/>
      <w:divBdr>
        <w:top w:val="none" w:sz="0" w:space="0" w:color="auto"/>
        <w:left w:val="none" w:sz="0" w:space="0" w:color="auto"/>
        <w:bottom w:val="none" w:sz="0" w:space="0" w:color="auto"/>
        <w:right w:val="none" w:sz="0" w:space="0" w:color="auto"/>
      </w:divBdr>
    </w:div>
    <w:div w:id="967583937">
      <w:marLeft w:val="0"/>
      <w:marRight w:val="0"/>
      <w:marTop w:val="0"/>
      <w:marBottom w:val="0"/>
      <w:divBdr>
        <w:top w:val="none" w:sz="0" w:space="0" w:color="auto"/>
        <w:left w:val="none" w:sz="0" w:space="0" w:color="auto"/>
        <w:bottom w:val="none" w:sz="0" w:space="0" w:color="auto"/>
        <w:right w:val="none" w:sz="0" w:space="0" w:color="auto"/>
      </w:divBdr>
    </w:div>
    <w:div w:id="967706062">
      <w:marLeft w:val="0"/>
      <w:marRight w:val="0"/>
      <w:marTop w:val="0"/>
      <w:marBottom w:val="0"/>
      <w:divBdr>
        <w:top w:val="none" w:sz="0" w:space="0" w:color="auto"/>
        <w:left w:val="none" w:sz="0" w:space="0" w:color="auto"/>
        <w:bottom w:val="none" w:sz="0" w:space="0" w:color="auto"/>
        <w:right w:val="none" w:sz="0" w:space="0" w:color="auto"/>
      </w:divBdr>
    </w:div>
    <w:div w:id="967933283">
      <w:marLeft w:val="0"/>
      <w:marRight w:val="0"/>
      <w:marTop w:val="0"/>
      <w:marBottom w:val="0"/>
      <w:divBdr>
        <w:top w:val="none" w:sz="0" w:space="0" w:color="auto"/>
        <w:left w:val="none" w:sz="0" w:space="0" w:color="auto"/>
        <w:bottom w:val="none" w:sz="0" w:space="0" w:color="auto"/>
        <w:right w:val="none" w:sz="0" w:space="0" w:color="auto"/>
      </w:divBdr>
    </w:div>
    <w:div w:id="968054580">
      <w:marLeft w:val="0"/>
      <w:marRight w:val="0"/>
      <w:marTop w:val="0"/>
      <w:marBottom w:val="0"/>
      <w:divBdr>
        <w:top w:val="none" w:sz="0" w:space="0" w:color="auto"/>
        <w:left w:val="none" w:sz="0" w:space="0" w:color="auto"/>
        <w:bottom w:val="none" w:sz="0" w:space="0" w:color="auto"/>
        <w:right w:val="none" w:sz="0" w:space="0" w:color="auto"/>
      </w:divBdr>
    </w:div>
    <w:div w:id="968121369">
      <w:marLeft w:val="0"/>
      <w:marRight w:val="0"/>
      <w:marTop w:val="0"/>
      <w:marBottom w:val="0"/>
      <w:divBdr>
        <w:top w:val="none" w:sz="0" w:space="0" w:color="auto"/>
        <w:left w:val="none" w:sz="0" w:space="0" w:color="auto"/>
        <w:bottom w:val="none" w:sz="0" w:space="0" w:color="auto"/>
        <w:right w:val="none" w:sz="0" w:space="0" w:color="auto"/>
      </w:divBdr>
    </w:div>
    <w:div w:id="968121696">
      <w:marLeft w:val="0"/>
      <w:marRight w:val="0"/>
      <w:marTop w:val="0"/>
      <w:marBottom w:val="0"/>
      <w:divBdr>
        <w:top w:val="none" w:sz="0" w:space="0" w:color="auto"/>
        <w:left w:val="none" w:sz="0" w:space="0" w:color="auto"/>
        <w:bottom w:val="none" w:sz="0" w:space="0" w:color="auto"/>
        <w:right w:val="none" w:sz="0" w:space="0" w:color="auto"/>
      </w:divBdr>
    </w:div>
    <w:div w:id="968165405">
      <w:marLeft w:val="0"/>
      <w:marRight w:val="0"/>
      <w:marTop w:val="0"/>
      <w:marBottom w:val="0"/>
      <w:divBdr>
        <w:top w:val="none" w:sz="0" w:space="0" w:color="auto"/>
        <w:left w:val="none" w:sz="0" w:space="0" w:color="auto"/>
        <w:bottom w:val="none" w:sz="0" w:space="0" w:color="auto"/>
        <w:right w:val="none" w:sz="0" w:space="0" w:color="auto"/>
      </w:divBdr>
    </w:div>
    <w:div w:id="968244871">
      <w:marLeft w:val="0"/>
      <w:marRight w:val="0"/>
      <w:marTop w:val="0"/>
      <w:marBottom w:val="0"/>
      <w:divBdr>
        <w:top w:val="none" w:sz="0" w:space="0" w:color="auto"/>
        <w:left w:val="none" w:sz="0" w:space="0" w:color="auto"/>
        <w:bottom w:val="none" w:sz="0" w:space="0" w:color="auto"/>
        <w:right w:val="none" w:sz="0" w:space="0" w:color="auto"/>
      </w:divBdr>
    </w:div>
    <w:div w:id="968246558">
      <w:marLeft w:val="0"/>
      <w:marRight w:val="0"/>
      <w:marTop w:val="0"/>
      <w:marBottom w:val="0"/>
      <w:divBdr>
        <w:top w:val="none" w:sz="0" w:space="0" w:color="auto"/>
        <w:left w:val="none" w:sz="0" w:space="0" w:color="auto"/>
        <w:bottom w:val="none" w:sz="0" w:space="0" w:color="auto"/>
        <w:right w:val="none" w:sz="0" w:space="0" w:color="auto"/>
      </w:divBdr>
    </w:div>
    <w:div w:id="968515163">
      <w:marLeft w:val="0"/>
      <w:marRight w:val="0"/>
      <w:marTop w:val="0"/>
      <w:marBottom w:val="0"/>
      <w:divBdr>
        <w:top w:val="none" w:sz="0" w:space="0" w:color="auto"/>
        <w:left w:val="none" w:sz="0" w:space="0" w:color="auto"/>
        <w:bottom w:val="none" w:sz="0" w:space="0" w:color="auto"/>
        <w:right w:val="none" w:sz="0" w:space="0" w:color="auto"/>
      </w:divBdr>
    </w:div>
    <w:div w:id="968707862">
      <w:marLeft w:val="0"/>
      <w:marRight w:val="0"/>
      <w:marTop w:val="0"/>
      <w:marBottom w:val="0"/>
      <w:divBdr>
        <w:top w:val="none" w:sz="0" w:space="0" w:color="auto"/>
        <w:left w:val="none" w:sz="0" w:space="0" w:color="auto"/>
        <w:bottom w:val="none" w:sz="0" w:space="0" w:color="auto"/>
        <w:right w:val="none" w:sz="0" w:space="0" w:color="auto"/>
      </w:divBdr>
    </w:div>
    <w:div w:id="968776535">
      <w:marLeft w:val="0"/>
      <w:marRight w:val="0"/>
      <w:marTop w:val="0"/>
      <w:marBottom w:val="0"/>
      <w:divBdr>
        <w:top w:val="none" w:sz="0" w:space="0" w:color="auto"/>
        <w:left w:val="none" w:sz="0" w:space="0" w:color="auto"/>
        <w:bottom w:val="none" w:sz="0" w:space="0" w:color="auto"/>
        <w:right w:val="none" w:sz="0" w:space="0" w:color="auto"/>
      </w:divBdr>
    </w:div>
    <w:div w:id="968777173">
      <w:marLeft w:val="0"/>
      <w:marRight w:val="0"/>
      <w:marTop w:val="0"/>
      <w:marBottom w:val="0"/>
      <w:divBdr>
        <w:top w:val="none" w:sz="0" w:space="0" w:color="auto"/>
        <w:left w:val="none" w:sz="0" w:space="0" w:color="auto"/>
        <w:bottom w:val="none" w:sz="0" w:space="0" w:color="auto"/>
        <w:right w:val="none" w:sz="0" w:space="0" w:color="auto"/>
      </w:divBdr>
    </w:div>
    <w:div w:id="968777973">
      <w:marLeft w:val="0"/>
      <w:marRight w:val="0"/>
      <w:marTop w:val="0"/>
      <w:marBottom w:val="0"/>
      <w:divBdr>
        <w:top w:val="none" w:sz="0" w:space="0" w:color="auto"/>
        <w:left w:val="none" w:sz="0" w:space="0" w:color="auto"/>
        <w:bottom w:val="none" w:sz="0" w:space="0" w:color="auto"/>
        <w:right w:val="none" w:sz="0" w:space="0" w:color="auto"/>
      </w:divBdr>
    </w:div>
    <w:div w:id="968778094">
      <w:marLeft w:val="0"/>
      <w:marRight w:val="0"/>
      <w:marTop w:val="0"/>
      <w:marBottom w:val="0"/>
      <w:divBdr>
        <w:top w:val="none" w:sz="0" w:space="0" w:color="auto"/>
        <w:left w:val="none" w:sz="0" w:space="0" w:color="auto"/>
        <w:bottom w:val="none" w:sz="0" w:space="0" w:color="auto"/>
        <w:right w:val="none" w:sz="0" w:space="0" w:color="auto"/>
      </w:divBdr>
    </w:div>
    <w:div w:id="968821742">
      <w:marLeft w:val="0"/>
      <w:marRight w:val="0"/>
      <w:marTop w:val="0"/>
      <w:marBottom w:val="0"/>
      <w:divBdr>
        <w:top w:val="none" w:sz="0" w:space="0" w:color="auto"/>
        <w:left w:val="none" w:sz="0" w:space="0" w:color="auto"/>
        <w:bottom w:val="none" w:sz="0" w:space="0" w:color="auto"/>
        <w:right w:val="none" w:sz="0" w:space="0" w:color="auto"/>
      </w:divBdr>
    </w:div>
    <w:div w:id="968823565">
      <w:marLeft w:val="0"/>
      <w:marRight w:val="0"/>
      <w:marTop w:val="0"/>
      <w:marBottom w:val="0"/>
      <w:divBdr>
        <w:top w:val="none" w:sz="0" w:space="0" w:color="auto"/>
        <w:left w:val="none" w:sz="0" w:space="0" w:color="auto"/>
        <w:bottom w:val="none" w:sz="0" w:space="0" w:color="auto"/>
        <w:right w:val="none" w:sz="0" w:space="0" w:color="auto"/>
      </w:divBdr>
    </w:div>
    <w:div w:id="968826726">
      <w:marLeft w:val="0"/>
      <w:marRight w:val="0"/>
      <w:marTop w:val="0"/>
      <w:marBottom w:val="0"/>
      <w:divBdr>
        <w:top w:val="none" w:sz="0" w:space="0" w:color="auto"/>
        <w:left w:val="none" w:sz="0" w:space="0" w:color="auto"/>
        <w:bottom w:val="none" w:sz="0" w:space="0" w:color="auto"/>
        <w:right w:val="none" w:sz="0" w:space="0" w:color="auto"/>
      </w:divBdr>
    </w:div>
    <w:div w:id="968827165">
      <w:marLeft w:val="0"/>
      <w:marRight w:val="0"/>
      <w:marTop w:val="0"/>
      <w:marBottom w:val="0"/>
      <w:divBdr>
        <w:top w:val="none" w:sz="0" w:space="0" w:color="auto"/>
        <w:left w:val="none" w:sz="0" w:space="0" w:color="auto"/>
        <w:bottom w:val="none" w:sz="0" w:space="0" w:color="auto"/>
        <w:right w:val="none" w:sz="0" w:space="0" w:color="auto"/>
      </w:divBdr>
    </w:div>
    <w:div w:id="968898424">
      <w:bodyDiv w:val="1"/>
      <w:marLeft w:val="0"/>
      <w:marRight w:val="0"/>
      <w:marTop w:val="0"/>
      <w:marBottom w:val="0"/>
      <w:divBdr>
        <w:top w:val="none" w:sz="0" w:space="0" w:color="auto"/>
        <w:left w:val="none" w:sz="0" w:space="0" w:color="auto"/>
        <w:bottom w:val="none" w:sz="0" w:space="0" w:color="auto"/>
        <w:right w:val="none" w:sz="0" w:space="0" w:color="auto"/>
      </w:divBdr>
    </w:div>
    <w:div w:id="968898872">
      <w:marLeft w:val="0"/>
      <w:marRight w:val="0"/>
      <w:marTop w:val="0"/>
      <w:marBottom w:val="0"/>
      <w:divBdr>
        <w:top w:val="none" w:sz="0" w:space="0" w:color="auto"/>
        <w:left w:val="none" w:sz="0" w:space="0" w:color="auto"/>
        <w:bottom w:val="none" w:sz="0" w:space="0" w:color="auto"/>
        <w:right w:val="none" w:sz="0" w:space="0" w:color="auto"/>
      </w:divBdr>
    </w:div>
    <w:div w:id="968899073">
      <w:marLeft w:val="0"/>
      <w:marRight w:val="0"/>
      <w:marTop w:val="0"/>
      <w:marBottom w:val="0"/>
      <w:divBdr>
        <w:top w:val="none" w:sz="0" w:space="0" w:color="auto"/>
        <w:left w:val="none" w:sz="0" w:space="0" w:color="auto"/>
        <w:bottom w:val="none" w:sz="0" w:space="0" w:color="auto"/>
        <w:right w:val="none" w:sz="0" w:space="0" w:color="auto"/>
      </w:divBdr>
    </w:div>
    <w:div w:id="969281784">
      <w:marLeft w:val="0"/>
      <w:marRight w:val="0"/>
      <w:marTop w:val="0"/>
      <w:marBottom w:val="0"/>
      <w:divBdr>
        <w:top w:val="none" w:sz="0" w:space="0" w:color="auto"/>
        <w:left w:val="none" w:sz="0" w:space="0" w:color="auto"/>
        <w:bottom w:val="none" w:sz="0" w:space="0" w:color="auto"/>
        <w:right w:val="none" w:sz="0" w:space="0" w:color="auto"/>
      </w:divBdr>
    </w:div>
    <w:div w:id="969285888">
      <w:marLeft w:val="0"/>
      <w:marRight w:val="0"/>
      <w:marTop w:val="0"/>
      <w:marBottom w:val="0"/>
      <w:divBdr>
        <w:top w:val="none" w:sz="0" w:space="0" w:color="auto"/>
        <w:left w:val="none" w:sz="0" w:space="0" w:color="auto"/>
        <w:bottom w:val="none" w:sz="0" w:space="0" w:color="auto"/>
        <w:right w:val="none" w:sz="0" w:space="0" w:color="auto"/>
      </w:divBdr>
    </w:div>
    <w:div w:id="969438769">
      <w:marLeft w:val="0"/>
      <w:marRight w:val="0"/>
      <w:marTop w:val="0"/>
      <w:marBottom w:val="0"/>
      <w:divBdr>
        <w:top w:val="none" w:sz="0" w:space="0" w:color="auto"/>
        <w:left w:val="none" w:sz="0" w:space="0" w:color="auto"/>
        <w:bottom w:val="none" w:sz="0" w:space="0" w:color="auto"/>
        <w:right w:val="none" w:sz="0" w:space="0" w:color="auto"/>
      </w:divBdr>
    </w:div>
    <w:div w:id="969477190">
      <w:marLeft w:val="0"/>
      <w:marRight w:val="0"/>
      <w:marTop w:val="0"/>
      <w:marBottom w:val="0"/>
      <w:divBdr>
        <w:top w:val="none" w:sz="0" w:space="0" w:color="auto"/>
        <w:left w:val="none" w:sz="0" w:space="0" w:color="auto"/>
        <w:bottom w:val="none" w:sz="0" w:space="0" w:color="auto"/>
        <w:right w:val="none" w:sz="0" w:space="0" w:color="auto"/>
      </w:divBdr>
    </w:div>
    <w:div w:id="969627314">
      <w:marLeft w:val="0"/>
      <w:marRight w:val="0"/>
      <w:marTop w:val="0"/>
      <w:marBottom w:val="0"/>
      <w:divBdr>
        <w:top w:val="none" w:sz="0" w:space="0" w:color="auto"/>
        <w:left w:val="none" w:sz="0" w:space="0" w:color="auto"/>
        <w:bottom w:val="none" w:sz="0" w:space="0" w:color="auto"/>
        <w:right w:val="none" w:sz="0" w:space="0" w:color="auto"/>
      </w:divBdr>
    </w:div>
    <w:div w:id="969628476">
      <w:marLeft w:val="0"/>
      <w:marRight w:val="0"/>
      <w:marTop w:val="0"/>
      <w:marBottom w:val="0"/>
      <w:divBdr>
        <w:top w:val="none" w:sz="0" w:space="0" w:color="auto"/>
        <w:left w:val="none" w:sz="0" w:space="0" w:color="auto"/>
        <w:bottom w:val="none" w:sz="0" w:space="0" w:color="auto"/>
        <w:right w:val="none" w:sz="0" w:space="0" w:color="auto"/>
      </w:divBdr>
    </w:div>
    <w:div w:id="969673278">
      <w:marLeft w:val="0"/>
      <w:marRight w:val="0"/>
      <w:marTop w:val="0"/>
      <w:marBottom w:val="0"/>
      <w:divBdr>
        <w:top w:val="none" w:sz="0" w:space="0" w:color="auto"/>
        <w:left w:val="none" w:sz="0" w:space="0" w:color="auto"/>
        <w:bottom w:val="none" w:sz="0" w:space="0" w:color="auto"/>
        <w:right w:val="none" w:sz="0" w:space="0" w:color="auto"/>
      </w:divBdr>
    </w:div>
    <w:div w:id="969745411">
      <w:marLeft w:val="0"/>
      <w:marRight w:val="0"/>
      <w:marTop w:val="0"/>
      <w:marBottom w:val="0"/>
      <w:divBdr>
        <w:top w:val="none" w:sz="0" w:space="0" w:color="auto"/>
        <w:left w:val="none" w:sz="0" w:space="0" w:color="auto"/>
        <w:bottom w:val="none" w:sz="0" w:space="0" w:color="auto"/>
        <w:right w:val="none" w:sz="0" w:space="0" w:color="auto"/>
      </w:divBdr>
    </w:div>
    <w:div w:id="969745786">
      <w:marLeft w:val="0"/>
      <w:marRight w:val="0"/>
      <w:marTop w:val="0"/>
      <w:marBottom w:val="0"/>
      <w:divBdr>
        <w:top w:val="none" w:sz="0" w:space="0" w:color="auto"/>
        <w:left w:val="none" w:sz="0" w:space="0" w:color="auto"/>
        <w:bottom w:val="none" w:sz="0" w:space="0" w:color="auto"/>
        <w:right w:val="none" w:sz="0" w:space="0" w:color="auto"/>
      </w:divBdr>
    </w:div>
    <w:div w:id="969822530">
      <w:marLeft w:val="0"/>
      <w:marRight w:val="0"/>
      <w:marTop w:val="0"/>
      <w:marBottom w:val="0"/>
      <w:divBdr>
        <w:top w:val="none" w:sz="0" w:space="0" w:color="auto"/>
        <w:left w:val="none" w:sz="0" w:space="0" w:color="auto"/>
        <w:bottom w:val="none" w:sz="0" w:space="0" w:color="auto"/>
        <w:right w:val="none" w:sz="0" w:space="0" w:color="auto"/>
      </w:divBdr>
    </w:div>
    <w:div w:id="969899041">
      <w:bodyDiv w:val="1"/>
      <w:marLeft w:val="0"/>
      <w:marRight w:val="0"/>
      <w:marTop w:val="0"/>
      <w:marBottom w:val="0"/>
      <w:divBdr>
        <w:top w:val="none" w:sz="0" w:space="0" w:color="auto"/>
        <w:left w:val="none" w:sz="0" w:space="0" w:color="auto"/>
        <w:bottom w:val="none" w:sz="0" w:space="0" w:color="auto"/>
        <w:right w:val="none" w:sz="0" w:space="0" w:color="auto"/>
      </w:divBdr>
    </w:div>
    <w:div w:id="970018207">
      <w:marLeft w:val="0"/>
      <w:marRight w:val="0"/>
      <w:marTop w:val="0"/>
      <w:marBottom w:val="0"/>
      <w:divBdr>
        <w:top w:val="none" w:sz="0" w:space="0" w:color="auto"/>
        <w:left w:val="none" w:sz="0" w:space="0" w:color="auto"/>
        <w:bottom w:val="none" w:sz="0" w:space="0" w:color="auto"/>
        <w:right w:val="none" w:sz="0" w:space="0" w:color="auto"/>
      </w:divBdr>
    </w:div>
    <w:div w:id="970018834">
      <w:marLeft w:val="0"/>
      <w:marRight w:val="0"/>
      <w:marTop w:val="0"/>
      <w:marBottom w:val="0"/>
      <w:divBdr>
        <w:top w:val="none" w:sz="0" w:space="0" w:color="auto"/>
        <w:left w:val="none" w:sz="0" w:space="0" w:color="auto"/>
        <w:bottom w:val="none" w:sz="0" w:space="0" w:color="auto"/>
        <w:right w:val="none" w:sz="0" w:space="0" w:color="auto"/>
      </w:divBdr>
    </w:div>
    <w:div w:id="970210606">
      <w:bodyDiv w:val="1"/>
      <w:marLeft w:val="0"/>
      <w:marRight w:val="0"/>
      <w:marTop w:val="0"/>
      <w:marBottom w:val="0"/>
      <w:divBdr>
        <w:top w:val="none" w:sz="0" w:space="0" w:color="auto"/>
        <w:left w:val="none" w:sz="0" w:space="0" w:color="auto"/>
        <w:bottom w:val="none" w:sz="0" w:space="0" w:color="auto"/>
        <w:right w:val="none" w:sz="0" w:space="0" w:color="auto"/>
      </w:divBdr>
    </w:div>
    <w:div w:id="970211083">
      <w:marLeft w:val="0"/>
      <w:marRight w:val="0"/>
      <w:marTop w:val="0"/>
      <w:marBottom w:val="0"/>
      <w:divBdr>
        <w:top w:val="none" w:sz="0" w:space="0" w:color="auto"/>
        <w:left w:val="none" w:sz="0" w:space="0" w:color="auto"/>
        <w:bottom w:val="none" w:sz="0" w:space="0" w:color="auto"/>
        <w:right w:val="none" w:sz="0" w:space="0" w:color="auto"/>
      </w:divBdr>
    </w:div>
    <w:div w:id="970286772">
      <w:marLeft w:val="0"/>
      <w:marRight w:val="0"/>
      <w:marTop w:val="0"/>
      <w:marBottom w:val="0"/>
      <w:divBdr>
        <w:top w:val="none" w:sz="0" w:space="0" w:color="auto"/>
        <w:left w:val="none" w:sz="0" w:space="0" w:color="auto"/>
        <w:bottom w:val="none" w:sz="0" w:space="0" w:color="auto"/>
        <w:right w:val="none" w:sz="0" w:space="0" w:color="auto"/>
      </w:divBdr>
    </w:div>
    <w:div w:id="970330848">
      <w:marLeft w:val="0"/>
      <w:marRight w:val="0"/>
      <w:marTop w:val="0"/>
      <w:marBottom w:val="0"/>
      <w:divBdr>
        <w:top w:val="none" w:sz="0" w:space="0" w:color="auto"/>
        <w:left w:val="none" w:sz="0" w:space="0" w:color="auto"/>
        <w:bottom w:val="none" w:sz="0" w:space="0" w:color="auto"/>
        <w:right w:val="none" w:sz="0" w:space="0" w:color="auto"/>
      </w:divBdr>
    </w:div>
    <w:div w:id="970476844">
      <w:marLeft w:val="0"/>
      <w:marRight w:val="0"/>
      <w:marTop w:val="0"/>
      <w:marBottom w:val="0"/>
      <w:divBdr>
        <w:top w:val="none" w:sz="0" w:space="0" w:color="auto"/>
        <w:left w:val="none" w:sz="0" w:space="0" w:color="auto"/>
        <w:bottom w:val="none" w:sz="0" w:space="0" w:color="auto"/>
        <w:right w:val="none" w:sz="0" w:space="0" w:color="auto"/>
      </w:divBdr>
    </w:div>
    <w:div w:id="970480532">
      <w:marLeft w:val="0"/>
      <w:marRight w:val="0"/>
      <w:marTop w:val="0"/>
      <w:marBottom w:val="0"/>
      <w:divBdr>
        <w:top w:val="none" w:sz="0" w:space="0" w:color="auto"/>
        <w:left w:val="none" w:sz="0" w:space="0" w:color="auto"/>
        <w:bottom w:val="none" w:sz="0" w:space="0" w:color="auto"/>
        <w:right w:val="none" w:sz="0" w:space="0" w:color="auto"/>
      </w:divBdr>
    </w:div>
    <w:div w:id="970550957">
      <w:marLeft w:val="0"/>
      <w:marRight w:val="0"/>
      <w:marTop w:val="0"/>
      <w:marBottom w:val="0"/>
      <w:divBdr>
        <w:top w:val="none" w:sz="0" w:space="0" w:color="auto"/>
        <w:left w:val="none" w:sz="0" w:space="0" w:color="auto"/>
        <w:bottom w:val="none" w:sz="0" w:space="0" w:color="auto"/>
        <w:right w:val="none" w:sz="0" w:space="0" w:color="auto"/>
      </w:divBdr>
    </w:div>
    <w:div w:id="970667489">
      <w:marLeft w:val="0"/>
      <w:marRight w:val="0"/>
      <w:marTop w:val="0"/>
      <w:marBottom w:val="0"/>
      <w:divBdr>
        <w:top w:val="none" w:sz="0" w:space="0" w:color="auto"/>
        <w:left w:val="none" w:sz="0" w:space="0" w:color="auto"/>
        <w:bottom w:val="none" w:sz="0" w:space="0" w:color="auto"/>
        <w:right w:val="none" w:sz="0" w:space="0" w:color="auto"/>
      </w:divBdr>
    </w:div>
    <w:div w:id="970668603">
      <w:marLeft w:val="0"/>
      <w:marRight w:val="0"/>
      <w:marTop w:val="0"/>
      <w:marBottom w:val="0"/>
      <w:divBdr>
        <w:top w:val="none" w:sz="0" w:space="0" w:color="auto"/>
        <w:left w:val="none" w:sz="0" w:space="0" w:color="auto"/>
        <w:bottom w:val="none" w:sz="0" w:space="0" w:color="auto"/>
        <w:right w:val="none" w:sz="0" w:space="0" w:color="auto"/>
      </w:divBdr>
    </w:div>
    <w:div w:id="970668711">
      <w:marLeft w:val="0"/>
      <w:marRight w:val="0"/>
      <w:marTop w:val="0"/>
      <w:marBottom w:val="0"/>
      <w:divBdr>
        <w:top w:val="none" w:sz="0" w:space="0" w:color="auto"/>
        <w:left w:val="none" w:sz="0" w:space="0" w:color="auto"/>
        <w:bottom w:val="none" w:sz="0" w:space="0" w:color="auto"/>
        <w:right w:val="none" w:sz="0" w:space="0" w:color="auto"/>
      </w:divBdr>
    </w:div>
    <w:div w:id="970668959">
      <w:marLeft w:val="0"/>
      <w:marRight w:val="0"/>
      <w:marTop w:val="0"/>
      <w:marBottom w:val="0"/>
      <w:divBdr>
        <w:top w:val="none" w:sz="0" w:space="0" w:color="auto"/>
        <w:left w:val="none" w:sz="0" w:space="0" w:color="auto"/>
        <w:bottom w:val="none" w:sz="0" w:space="0" w:color="auto"/>
        <w:right w:val="none" w:sz="0" w:space="0" w:color="auto"/>
      </w:divBdr>
    </w:div>
    <w:div w:id="970748906">
      <w:bodyDiv w:val="1"/>
      <w:marLeft w:val="0"/>
      <w:marRight w:val="0"/>
      <w:marTop w:val="0"/>
      <w:marBottom w:val="0"/>
      <w:divBdr>
        <w:top w:val="none" w:sz="0" w:space="0" w:color="auto"/>
        <w:left w:val="none" w:sz="0" w:space="0" w:color="auto"/>
        <w:bottom w:val="none" w:sz="0" w:space="0" w:color="auto"/>
        <w:right w:val="none" w:sz="0" w:space="0" w:color="auto"/>
      </w:divBdr>
    </w:div>
    <w:div w:id="970861563">
      <w:marLeft w:val="0"/>
      <w:marRight w:val="0"/>
      <w:marTop w:val="0"/>
      <w:marBottom w:val="0"/>
      <w:divBdr>
        <w:top w:val="none" w:sz="0" w:space="0" w:color="auto"/>
        <w:left w:val="none" w:sz="0" w:space="0" w:color="auto"/>
        <w:bottom w:val="none" w:sz="0" w:space="0" w:color="auto"/>
        <w:right w:val="none" w:sz="0" w:space="0" w:color="auto"/>
      </w:divBdr>
    </w:div>
    <w:div w:id="970864596">
      <w:marLeft w:val="0"/>
      <w:marRight w:val="0"/>
      <w:marTop w:val="0"/>
      <w:marBottom w:val="0"/>
      <w:divBdr>
        <w:top w:val="none" w:sz="0" w:space="0" w:color="auto"/>
        <w:left w:val="none" w:sz="0" w:space="0" w:color="auto"/>
        <w:bottom w:val="none" w:sz="0" w:space="0" w:color="auto"/>
        <w:right w:val="none" w:sz="0" w:space="0" w:color="auto"/>
      </w:divBdr>
    </w:div>
    <w:div w:id="970940694">
      <w:marLeft w:val="0"/>
      <w:marRight w:val="0"/>
      <w:marTop w:val="0"/>
      <w:marBottom w:val="0"/>
      <w:divBdr>
        <w:top w:val="none" w:sz="0" w:space="0" w:color="auto"/>
        <w:left w:val="none" w:sz="0" w:space="0" w:color="auto"/>
        <w:bottom w:val="none" w:sz="0" w:space="0" w:color="auto"/>
        <w:right w:val="none" w:sz="0" w:space="0" w:color="auto"/>
      </w:divBdr>
    </w:div>
    <w:div w:id="970985577">
      <w:marLeft w:val="0"/>
      <w:marRight w:val="0"/>
      <w:marTop w:val="0"/>
      <w:marBottom w:val="0"/>
      <w:divBdr>
        <w:top w:val="none" w:sz="0" w:space="0" w:color="auto"/>
        <w:left w:val="none" w:sz="0" w:space="0" w:color="auto"/>
        <w:bottom w:val="none" w:sz="0" w:space="0" w:color="auto"/>
        <w:right w:val="none" w:sz="0" w:space="0" w:color="auto"/>
      </w:divBdr>
    </w:div>
    <w:div w:id="971128994">
      <w:marLeft w:val="0"/>
      <w:marRight w:val="0"/>
      <w:marTop w:val="0"/>
      <w:marBottom w:val="0"/>
      <w:divBdr>
        <w:top w:val="none" w:sz="0" w:space="0" w:color="auto"/>
        <w:left w:val="none" w:sz="0" w:space="0" w:color="auto"/>
        <w:bottom w:val="none" w:sz="0" w:space="0" w:color="auto"/>
        <w:right w:val="none" w:sz="0" w:space="0" w:color="auto"/>
      </w:divBdr>
    </w:div>
    <w:div w:id="971135393">
      <w:marLeft w:val="0"/>
      <w:marRight w:val="0"/>
      <w:marTop w:val="0"/>
      <w:marBottom w:val="0"/>
      <w:divBdr>
        <w:top w:val="none" w:sz="0" w:space="0" w:color="auto"/>
        <w:left w:val="none" w:sz="0" w:space="0" w:color="auto"/>
        <w:bottom w:val="none" w:sz="0" w:space="0" w:color="auto"/>
        <w:right w:val="none" w:sz="0" w:space="0" w:color="auto"/>
      </w:divBdr>
    </w:div>
    <w:div w:id="971210709">
      <w:marLeft w:val="0"/>
      <w:marRight w:val="0"/>
      <w:marTop w:val="0"/>
      <w:marBottom w:val="0"/>
      <w:divBdr>
        <w:top w:val="none" w:sz="0" w:space="0" w:color="auto"/>
        <w:left w:val="none" w:sz="0" w:space="0" w:color="auto"/>
        <w:bottom w:val="none" w:sz="0" w:space="0" w:color="auto"/>
        <w:right w:val="none" w:sz="0" w:space="0" w:color="auto"/>
      </w:divBdr>
    </w:div>
    <w:div w:id="971326380">
      <w:marLeft w:val="0"/>
      <w:marRight w:val="0"/>
      <w:marTop w:val="0"/>
      <w:marBottom w:val="0"/>
      <w:divBdr>
        <w:top w:val="none" w:sz="0" w:space="0" w:color="auto"/>
        <w:left w:val="none" w:sz="0" w:space="0" w:color="auto"/>
        <w:bottom w:val="none" w:sz="0" w:space="0" w:color="auto"/>
        <w:right w:val="none" w:sz="0" w:space="0" w:color="auto"/>
      </w:divBdr>
    </w:div>
    <w:div w:id="971330243">
      <w:marLeft w:val="0"/>
      <w:marRight w:val="0"/>
      <w:marTop w:val="0"/>
      <w:marBottom w:val="0"/>
      <w:divBdr>
        <w:top w:val="none" w:sz="0" w:space="0" w:color="auto"/>
        <w:left w:val="none" w:sz="0" w:space="0" w:color="auto"/>
        <w:bottom w:val="none" w:sz="0" w:space="0" w:color="auto"/>
        <w:right w:val="none" w:sz="0" w:space="0" w:color="auto"/>
      </w:divBdr>
    </w:div>
    <w:div w:id="971406960">
      <w:marLeft w:val="0"/>
      <w:marRight w:val="0"/>
      <w:marTop w:val="0"/>
      <w:marBottom w:val="0"/>
      <w:divBdr>
        <w:top w:val="none" w:sz="0" w:space="0" w:color="auto"/>
        <w:left w:val="none" w:sz="0" w:space="0" w:color="auto"/>
        <w:bottom w:val="none" w:sz="0" w:space="0" w:color="auto"/>
        <w:right w:val="none" w:sz="0" w:space="0" w:color="auto"/>
      </w:divBdr>
    </w:div>
    <w:div w:id="971441627">
      <w:bodyDiv w:val="1"/>
      <w:marLeft w:val="0"/>
      <w:marRight w:val="0"/>
      <w:marTop w:val="0"/>
      <w:marBottom w:val="0"/>
      <w:divBdr>
        <w:top w:val="none" w:sz="0" w:space="0" w:color="auto"/>
        <w:left w:val="none" w:sz="0" w:space="0" w:color="auto"/>
        <w:bottom w:val="none" w:sz="0" w:space="0" w:color="auto"/>
        <w:right w:val="none" w:sz="0" w:space="0" w:color="auto"/>
      </w:divBdr>
    </w:div>
    <w:div w:id="971599374">
      <w:marLeft w:val="0"/>
      <w:marRight w:val="0"/>
      <w:marTop w:val="0"/>
      <w:marBottom w:val="0"/>
      <w:divBdr>
        <w:top w:val="none" w:sz="0" w:space="0" w:color="auto"/>
        <w:left w:val="none" w:sz="0" w:space="0" w:color="auto"/>
        <w:bottom w:val="none" w:sz="0" w:space="0" w:color="auto"/>
        <w:right w:val="none" w:sz="0" w:space="0" w:color="auto"/>
      </w:divBdr>
    </w:div>
    <w:div w:id="971600233">
      <w:marLeft w:val="0"/>
      <w:marRight w:val="0"/>
      <w:marTop w:val="0"/>
      <w:marBottom w:val="0"/>
      <w:divBdr>
        <w:top w:val="none" w:sz="0" w:space="0" w:color="auto"/>
        <w:left w:val="none" w:sz="0" w:space="0" w:color="auto"/>
        <w:bottom w:val="none" w:sz="0" w:space="0" w:color="auto"/>
        <w:right w:val="none" w:sz="0" w:space="0" w:color="auto"/>
      </w:divBdr>
    </w:div>
    <w:div w:id="971710535">
      <w:marLeft w:val="0"/>
      <w:marRight w:val="0"/>
      <w:marTop w:val="0"/>
      <w:marBottom w:val="0"/>
      <w:divBdr>
        <w:top w:val="none" w:sz="0" w:space="0" w:color="auto"/>
        <w:left w:val="none" w:sz="0" w:space="0" w:color="auto"/>
        <w:bottom w:val="none" w:sz="0" w:space="0" w:color="auto"/>
        <w:right w:val="none" w:sz="0" w:space="0" w:color="auto"/>
      </w:divBdr>
    </w:div>
    <w:div w:id="971710798">
      <w:marLeft w:val="0"/>
      <w:marRight w:val="0"/>
      <w:marTop w:val="0"/>
      <w:marBottom w:val="0"/>
      <w:divBdr>
        <w:top w:val="none" w:sz="0" w:space="0" w:color="auto"/>
        <w:left w:val="none" w:sz="0" w:space="0" w:color="auto"/>
        <w:bottom w:val="none" w:sz="0" w:space="0" w:color="auto"/>
        <w:right w:val="none" w:sz="0" w:space="0" w:color="auto"/>
      </w:divBdr>
    </w:div>
    <w:div w:id="971711621">
      <w:marLeft w:val="0"/>
      <w:marRight w:val="0"/>
      <w:marTop w:val="0"/>
      <w:marBottom w:val="0"/>
      <w:divBdr>
        <w:top w:val="none" w:sz="0" w:space="0" w:color="auto"/>
        <w:left w:val="none" w:sz="0" w:space="0" w:color="auto"/>
        <w:bottom w:val="none" w:sz="0" w:space="0" w:color="auto"/>
        <w:right w:val="none" w:sz="0" w:space="0" w:color="auto"/>
      </w:divBdr>
    </w:div>
    <w:div w:id="971790772">
      <w:marLeft w:val="0"/>
      <w:marRight w:val="0"/>
      <w:marTop w:val="0"/>
      <w:marBottom w:val="0"/>
      <w:divBdr>
        <w:top w:val="none" w:sz="0" w:space="0" w:color="auto"/>
        <w:left w:val="none" w:sz="0" w:space="0" w:color="auto"/>
        <w:bottom w:val="none" w:sz="0" w:space="0" w:color="auto"/>
        <w:right w:val="none" w:sz="0" w:space="0" w:color="auto"/>
      </w:divBdr>
    </w:div>
    <w:div w:id="971864067">
      <w:bodyDiv w:val="1"/>
      <w:marLeft w:val="0"/>
      <w:marRight w:val="0"/>
      <w:marTop w:val="0"/>
      <w:marBottom w:val="0"/>
      <w:divBdr>
        <w:top w:val="none" w:sz="0" w:space="0" w:color="auto"/>
        <w:left w:val="none" w:sz="0" w:space="0" w:color="auto"/>
        <w:bottom w:val="none" w:sz="0" w:space="0" w:color="auto"/>
        <w:right w:val="none" w:sz="0" w:space="0" w:color="auto"/>
      </w:divBdr>
    </w:div>
    <w:div w:id="971903664">
      <w:marLeft w:val="0"/>
      <w:marRight w:val="0"/>
      <w:marTop w:val="0"/>
      <w:marBottom w:val="0"/>
      <w:divBdr>
        <w:top w:val="none" w:sz="0" w:space="0" w:color="auto"/>
        <w:left w:val="none" w:sz="0" w:space="0" w:color="auto"/>
        <w:bottom w:val="none" w:sz="0" w:space="0" w:color="auto"/>
        <w:right w:val="none" w:sz="0" w:space="0" w:color="auto"/>
      </w:divBdr>
    </w:div>
    <w:div w:id="971985317">
      <w:marLeft w:val="0"/>
      <w:marRight w:val="0"/>
      <w:marTop w:val="0"/>
      <w:marBottom w:val="0"/>
      <w:divBdr>
        <w:top w:val="none" w:sz="0" w:space="0" w:color="auto"/>
        <w:left w:val="none" w:sz="0" w:space="0" w:color="auto"/>
        <w:bottom w:val="none" w:sz="0" w:space="0" w:color="auto"/>
        <w:right w:val="none" w:sz="0" w:space="0" w:color="auto"/>
      </w:divBdr>
    </w:div>
    <w:div w:id="972055679">
      <w:marLeft w:val="0"/>
      <w:marRight w:val="0"/>
      <w:marTop w:val="0"/>
      <w:marBottom w:val="0"/>
      <w:divBdr>
        <w:top w:val="none" w:sz="0" w:space="0" w:color="auto"/>
        <w:left w:val="none" w:sz="0" w:space="0" w:color="auto"/>
        <w:bottom w:val="none" w:sz="0" w:space="0" w:color="auto"/>
        <w:right w:val="none" w:sz="0" w:space="0" w:color="auto"/>
      </w:divBdr>
    </w:div>
    <w:div w:id="972056558">
      <w:marLeft w:val="0"/>
      <w:marRight w:val="0"/>
      <w:marTop w:val="0"/>
      <w:marBottom w:val="0"/>
      <w:divBdr>
        <w:top w:val="none" w:sz="0" w:space="0" w:color="auto"/>
        <w:left w:val="none" w:sz="0" w:space="0" w:color="auto"/>
        <w:bottom w:val="none" w:sz="0" w:space="0" w:color="auto"/>
        <w:right w:val="none" w:sz="0" w:space="0" w:color="auto"/>
      </w:divBdr>
    </w:div>
    <w:div w:id="972061248">
      <w:marLeft w:val="0"/>
      <w:marRight w:val="0"/>
      <w:marTop w:val="0"/>
      <w:marBottom w:val="0"/>
      <w:divBdr>
        <w:top w:val="none" w:sz="0" w:space="0" w:color="auto"/>
        <w:left w:val="none" w:sz="0" w:space="0" w:color="auto"/>
        <w:bottom w:val="none" w:sz="0" w:space="0" w:color="auto"/>
        <w:right w:val="none" w:sz="0" w:space="0" w:color="auto"/>
      </w:divBdr>
    </w:div>
    <w:div w:id="972062234">
      <w:marLeft w:val="0"/>
      <w:marRight w:val="0"/>
      <w:marTop w:val="0"/>
      <w:marBottom w:val="0"/>
      <w:divBdr>
        <w:top w:val="none" w:sz="0" w:space="0" w:color="auto"/>
        <w:left w:val="none" w:sz="0" w:space="0" w:color="auto"/>
        <w:bottom w:val="none" w:sz="0" w:space="0" w:color="auto"/>
        <w:right w:val="none" w:sz="0" w:space="0" w:color="auto"/>
      </w:divBdr>
    </w:div>
    <w:div w:id="972099192">
      <w:marLeft w:val="0"/>
      <w:marRight w:val="0"/>
      <w:marTop w:val="0"/>
      <w:marBottom w:val="0"/>
      <w:divBdr>
        <w:top w:val="none" w:sz="0" w:space="0" w:color="auto"/>
        <w:left w:val="none" w:sz="0" w:space="0" w:color="auto"/>
        <w:bottom w:val="none" w:sz="0" w:space="0" w:color="auto"/>
        <w:right w:val="none" w:sz="0" w:space="0" w:color="auto"/>
      </w:divBdr>
    </w:div>
    <w:div w:id="972179612">
      <w:marLeft w:val="0"/>
      <w:marRight w:val="0"/>
      <w:marTop w:val="0"/>
      <w:marBottom w:val="0"/>
      <w:divBdr>
        <w:top w:val="none" w:sz="0" w:space="0" w:color="auto"/>
        <w:left w:val="none" w:sz="0" w:space="0" w:color="auto"/>
        <w:bottom w:val="none" w:sz="0" w:space="0" w:color="auto"/>
        <w:right w:val="none" w:sz="0" w:space="0" w:color="auto"/>
      </w:divBdr>
    </w:div>
    <w:div w:id="972364665">
      <w:bodyDiv w:val="1"/>
      <w:marLeft w:val="0"/>
      <w:marRight w:val="0"/>
      <w:marTop w:val="0"/>
      <w:marBottom w:val="0"/>
      <w:divBdr>
        <w:top w:val="none" w:sz="0" w:space="0" w:color="auto"/>
        <w:left w:val="none" w:sz="0" w:space="0" w:color="auto"/>
        <w:bottom w:val="none" w:sz="0" w:space="0" w:color="auto"/>
        <w:right w:val="none" w:sz="0" w:space="0" w:color="auto"/>
      </w:divBdr>
    </w:div>
    <w:div w:id="972365515">
      <w:marLeft w:val="0"/>
      <w:marRight w:val="0"/>
      <w:marTop w:val="0"/>
      <w:marBottom w:val="0"/>
      <w:divBdr>
        <w:top w:val="none" w:sz="0" w:space="0" w:color="auto"/>
        <w:left w:val="none" w:sz="0" w:space="0" w:color="auto"/>
        <w:bottom w:val="none" w:sz="0" w:space="0" w:color="auto"/>
        <w:right w:val="none" w:sz="0" w:space="0" w:color="auto"/>
      </w:divBdr>
    </w:div>
    <w:div w:id="972369613">
      <w:marLeft w:val="0"/>
      <w:marRight w:val="0"/>
      <w:marTop w:val="0"/>
      <w:marBottom w:val="0"/>
      <w:divBdr>
        <w:top w:val="none" w:sz="0" w:space="0" w:color="auto"/>
        <w:left w:val="none" w:sz="0" w:space="0" w:color="auto"/>
        <w:bottom w:val="none" w:sz="0" w:space="0" w:color="auto"/>
        <w:right w:val="none" w:sz="0" w:space="0" w:color="auto"/>
      </w:divBdr>
    </w:div>
    <w:div w:id="972560967">
      <w:marLeft w:val="0"/>
      <w:marRight w:val="0"/>
      <w:marTop w:val="0"/>
      <w:marBottom w:val="0"/>
      <w:divBdr>
        <w:top w:val="none" w:sz="0" w:space="0" w:color="auto"/>
        <w:left w:val="none" w:sz="0" w:space="0" w:color="auto"/>
        <w:bottom w:val="none" w:sz="0" w:space="0" w:color="auto"/>
        <w:right w:val="none" w:sz="0" w:space="0" w:color="auto"/>
      </w:divBdr>
    </w:div>
    <w:div w:id="972710156">
      <w:marLeft w:val="0"/>
      <w:marRight w:val="0"/>
      <w:marTop w:val="0"/>
      <w:marBottom w:val="0"/>
      <w:divBdr>
        <w:top w:val="none" w:sz="0" w:space="0" w:color="auto"/>
        <w:left w:val="none" w:sz="0" w:space="0" w:color="auto"/>
        <w:bottom w:val="none" w:sz="0" w:space="0" w:color="auto"/>
        <w:right w:val="none" w:sz="0" w:space="0" w:color="auto"/>
      </w:divBdr>
    </w:div>
    <w:div w:id="972712379">
      <w:marLeft w:val="0"/>
      <w:marRight w:val="0"/>
      <w:marTop w:val="0"/>
      <w:marBottom w:val="0"/>
      <w:divBdr>
        <w:top w:val="none" w:sz="0" w:space="0" w:color="auto"/>
        <w:left w:val="none" w:sz="0" w:space="0" w:color="auto"/>
        <w:bottom w:val="none" w:sz="0" w:space="0" w:color="auto"/>
        <w:right w:val="none" w:sz="0" w:space="0" w:color="auto"/>
      </w:divBdr>
    </w:div>
    <w:div w:id="972834775">
      <w:marLeft w:val="0"/>
      <w:marRight w:val="0"/>
      <w:marTop w:val="0"/>
      <w:marBottom w:val="0"/>
      <w:divBdr>
        <w:top w:val="none" w:sz="0" w:space="0" w:color="auto"/>
        <w:left w:val="none" w:sz="0" w:space="0" w:color="auto"/>
        <w:bottom w:val="none" w:sz="0" w:space="0" w:color="auto"/>
        <w:right w:val="none" w:sz="0" w:space="0" w:color="auto"/>
      </w:divBdr>
    </w:div>
    <w:div w:id="972948636">
      <w:marLeft w:val="0"/>
      <w:marRight w:val="0"/>
      <w:marTop w:val="0"/>
      <w:marBottom w:val="0"/>
      <w:divBdr>
        <w:top w:val="none" w:sz="0" w:space="0" w:color="auto"/>
        <w:left w:val="none" w:sz="0" w:space="0" w:color="auto"/>
        <w:bottom w:val="none" w:sz="0" w:space="0" w:color="auto"/>
        <w:right w:val="none" w:sz="0" w:space="0" w:color="auto"/>
      </w:divBdr>
    </w:div>
    <w:div w:id="972949196">
      <w:marLeft w:val="0"/>
      <w:marRight w:val="0"/>
      <w:marTop w:val="0"/>
      <w:marBottom w:val="0"/>
      <w:divBdr>
        <w:top w:val="none" w:sz="0" w:space="0" w:color="auto"/>
        <w:left w:val="none" w:sz="0" w:space="0" w:color="auto"/>
        <w:bottom w:val="none" w:sz="0" w:space="0" w:color="auto"/>
        <w:right w:val="none" w:sz="0" w:space="0" w:color="auto"/>
      </w:divBdr>
    </w:div>
    <w:div w:id="972979337">
      <w:marLeft w:val="0"/>
      <w:marRight w:val="0"/>
      <w:marTop w:val="0"/>
      <w:marBottom w:val="0"/>
      <w:divBdr>
        <w:top w:val="none" w:sz="0" w:space="0" w:color="auto"/>
        <w:left w:val="none" w:sz="0" w:space="0" w:color="auto"/>
        <w:bottom w:val="none" w:sz="0" w:space="0" w:color="auto"/>
        <w:right w:val="none" w:sz="0" w:space="0" w:color="auto"/>
      </w:divBdr>
    </w:div>
    <w:div w:id="973027831">
      <w:marLeft w:val="0"/>
      <w:marRight w:val="0"/>
      <w:marTop w:val="0"/>
      <w:marBottom w:val="0"/>
      <w:divBdr>
        <w:top w:val="none" w:sz="0" w:space="0" w:color="auto"/>
        <w:left w:val="none" w:sz="0" w:space="0" w:color="auto"/>
        <w:bottom w:val="none" w:sz="0" w:space="0" w:color="auto"/>
        <w:right w:val="none" w:sz="0" w:space="0" w:color="auto"/>
      </w:divBdr>
    </w:div>
    <w:div w:id="973214880">
      <w:marLeft w:val="0"/>
      <w:marRight w:val="0"/>
      <w:marTop w:val="0"/>
      <w:marBottom w:val="0"/>
      <w:divBdr>
        <w:top w:val="none" w:sz="0" w:space="0" w:color="auto"/>
        <w:left w:val="none" w:sz="0" w:space="0" w:color="auto"/>
        <w:bottom w:val="none" w:sz="0" w:space="0" w:color="auto"/>
        <w:right w:val="none" w:sz="0" w:space="0" w:color="auto"/>
      </w:divBdr>
    </w:div>
    <w:div w:id="973289052">
      <w:marLeft w:val="0"/>
      <w:marRight w:val="0"/>
      <w:marTop w:val="0"/>
      <w:marBottom w:val="0"/>
      <w:divBdr>
        <w:top w:val="none" w:sz="0" w:space="0" w:color="auto"/>
        <w:left w:val="none" w:sz="0" w:space="0" w:color="auto"/>
        <w:bottom w:val="none" w:sz="0" w:space="0" w:color="auto"/>
        <w:right w:val="none" w:sz="0" w:space="0" w:color="auto"/>
      </w:divBdr>
    </w:div>
    <w:div w:id="973292821">
      <w:marLeft w:val="0"/>
      <w:marRight w:val="0"/>
      <w:marTop w:val="0"/>
      <w:marBottom w:val="0"/>
      <w:divBdr>
        <w:top w:val="none" w:sz="0" w:space="0" w:color="auto"/>
        <w:left w:val="none" w:sz="0" w:space="0" w:color="auto"/>
        <w:bottom w:val="none" w:sz="0" w:space="0" w:color="auto"/>
        <w:right w:val="none" w:sz="0" w:space="0" w:color="auto"/>
      </w:divBdr>
    </w:div>
    <w:div w:id="973372912">
      <w:marLeft w:val="0"/>
      <w:marRight w:val="0"/>
      <w:marTop w:val="0"/>
      <w:marBottom w:val="0"/>
      <w:divBdr>
        <w:top w:val="none" w:sz="0" w:space="0" w:color="auto"/>
        <w:left w:val="none" w:sz="0" w:space="0" w:color="auto"/>
        <w:bottom w:val="none" w:sz="0" w:space="0" w:color="auto"/>
        <w:right w:val="none" w:sz="0" w:space="0" w:color="auto"/>
      </w:divBdr>
    </w:div>
    <w:div w:id="973438723">
      <w:marLeft w:val="0"/>
      <w:marRight w:val="0"/>
      <w:marTop w:val="0"/>
      <w:marBottom w:val="0"/>
      <w:divBdr>
        <w:top w:val="none" w:sz="0" w:space="0" w:color="auto"/>
        <w:left w:val="none" w:sz="0" w:space="0" w:color="auto"/>
        <w:bottom w:val="none" w:sz="0" w:space="0" w:color="auto"/>
        <w:right w:val="none" w:sz="0" w:space="0" w:color="auto"/>
      </w:divBdr>
    </w:div>
    <w:div w:id="973633181">
      <w:marLeft w:val="0"/>
      <w:marRight w:val="0"/>
      <w:marTop w:val="0"/>
      <w:marBottom w:val="0"/>
      <w:divBdr>
        <w:top w:val="none" w:sz="0" w:space="0" w:color="auto"/>
        <w:left w:val="none" w:sz="0" w:space="0" w:color="auto"/>
        <w:bottom w:val="none" w:sz="0" w:space="0" w:color="auto"/>
        <w:right w:val="none" w:sz="0" w:space="0" w:color="auto"/>
      </w:divBdr>
    </w:div>
    <w:div w:id="973681731">
      <w:marLeft w:val="0"/>
      <w:marRight w:val="0"/>
      <w:marTop w:val="0"/>
      <w:marBottom w:val="0"/>
      <w:divBdr>
        <w:top w:val="none" w:sz="0" w:space="0" w:color="auto"/>
        <w:left w:val="none" w:sz="0" w:space="0" w:color="auto"/>
        <w:bottom w:val="none" w:sz="0" w:space="0" w:color="auto"/>
        <w:right w:val="none" w:sz="0" w:space="0" w:color="auto"/>
      </w:divBdr>
    </w:div>
    <w:div w:id="973758322">
      <w:marLeft w:val="0"/>
      <w:marRight w:val="0"/>
      <w:marTop w:val="0"/>
      <w:marBottom w:val="0"/>
      <w:divBdr>
        <w:top w:val="none" w:sz="0" w:space="0" w:color="auto"/>
        <w:left w:val="none" w:sz="0" w:space="0" w:color="auto"/>
        <w:bottom w:val="none" w:sz="0" w:space="0" w:color="auto"/>
        <w:right w:val="none" w:sz="0" w:space="0" w:color="auto"/>
      </w:divBdr>
    </w:div>
    <w:div w:id="973759225">
      <w:marLeft w:val="0"/>
      <w:marRight w:val="0"/>
      <w:marTop w:val="0"/>
      <w:marBottom w:val="0"/>
      <w:divBdr>
        <w:top w:val="none" w:sz="0" w:space="0" w:color="auto"/>
        <w:left w:val="none" w:sz="0" w:space="0" w:color="auto"/>
        <w:bottom w:val="none" w:sz="0" w:space="0" w:color="auto"/>
        <w:right w:val="none" w:sz="0" w:space="0" w:color="auto"/>
      </w:divBdr>
    </w:div>
    <w:div w:id="973826178">
      <w:marLeft w:val="0"/>
      <w:marRight w:val="0"/>
      <w:marTop w:val="0"/>
      <w:marBottom w:val="0"/>
      <w:divBdr>
        <w:top w:val="none" w:sz="0" w:space="0" w:color="auto"/>
        <w:left w:val="none" w:sz="0" w:space="0" w:color="auto"/>
        <w:bottom w:val="none" w:sz="0" w:space="0" w:color="auto"/>
        <w:right w:val="none" w:sz="0" w:space="0" w:color="auto"/>
      </w:divBdr>
    </w:div>
    <w:div w:id="973871228">
      <w:marLeft w:val="0"/>
      <w:marRight w:val="0"/>
      <w:marTop w:val="0"/>
      <w:marBottom w:val="0"/>
      <w:divBdr>
        <w:top w:val="none" w:sz="0" w:space="0" w:color="auto"/>
        <w:left w:val="none" w:sz="0" w:space="0" w:color="auto"/>
        <w:bottom w:val="none" w:sz="0" w:space="0" w:color="auto"/>
        <w:right w:val="none" w:sz="0" w:space="0" w:color="auto"/>
      </w:divBdr>
    </w:div>
    <w:div w:id="973949245">
      <w:marLeft w:val="0"/>
      <w:marRight w:val="0"/>
      <w:marTop w:val="0"/>
      <w:marBottom w:val="0"/>
      <w:divBdr>
        <w:top w:val="none" w:sz="0" w:space="0" w:color="auto"/>
        <w:left w:val="none" w:sz="0" w:space="0" w:color="auto"/>
        <w:bottom w:val="none" w:sz="0" w:space="0" w:color="auto"/>
        <w:right w:val="none" w:sz="0" w:space="0" w:color="auto"/>
      </w:divBdr>
    </w:div>
    <w:div w:id="974064430">
      <w:marLeft w:val="0"/>
      <w:marRight w:val="0"/>
      <w:marTop w:val="0"/>
      <w:marBottom w:val="0"/>
      <w:divBdr>
        <w:top w:val="none" w:sz="0" w:space="0" w:color="auto"/>
        <w:left w:val="none" w:sz="0" w:space="0" w:color="auto"/>
        <w:bottom w:val="none" w:sz="0" w:space="0" w:color="auto"/>
        <w:right w:val="none" w:sz="0" w:space="0" w:color="auto"/>
      </w:divBdr>
    </w:div>
    <w:div w:id="974407482">
      <w:marLeft w:val="0"/>
      <w:marRight w:val="0"/>
      <w:marTop w:val="0"/>
      <w:marBottom w:val="0"/>
      <w:divBdr>
        <w:top w:val="none" w:sz="0" w:space="0" w:color="auto"/>
        <w:left w:val="none" w:sz="0" w:space="0" w:color="auto"/>
        <w:bottom w:val="none" w:sz="0" w:space="0" w:color="auto"/>
        <w:right w:val="none" w:sz="0" w:space="0" w:color="auto"/>
      </w:divBdr>
    </w:div>
    <w:div w:id="974410018">
      <w:marLeft w:val="0"/>
      <w:marRight w:val="0"/>
      <w:marTop w:val="0"/>
      <w:marBottom w:val="0"/>
      <w:divBdr>
        <w:top w:val="none" w:sz="0" w:space="0" w:color="auto"/>
        <w:left w:val="none" w:sz="0" w:space="0" w:color="auto"/>
        <w:bottom w:val="none" w:sz="0" w:space="0" w:color="auto"/>
        <w:right w:val="none" w:sz="0" w:space="0" w:color="auto"/>
      </w:divBdr>
    </w:div>
    <w:div w:id="974455678">
      <w:marLeft w:val="0"/>
      <w:marRight w:val="0"/>
      <w:marTop w:val="0"/>
      <w:marBottom w:val="0"/>
      <w:divBdr>
        <w:top w:val="none" w:sz="0" w:space="0" w:color="auto"/>
        <w:left w:val="none" w:sz="0" w:space="0" w:color="auto"/>
        <w:bottom w:val="none" w:sz="0" w:space="0" w:color="auto"/>
        <w:right w:val="none" w:sz="0" w:space="0" w:color="auto"/>
      </w:divBdr>
    </w:div>
    <w:div w:id="974480457">
      <w:marLeft w:val="0"/>
      <w:marRight w:val="0"/>
      <w:marTop w:val="0"/>
      <w:marBottom w:val="0"/>
      <w:divBdr>
        <w:top w:val="none" w:sz="0" w:space="0" w:color="auto"/>
        <w:left w:val="none" w:sz="0" w:space="0" w:color="auto"/>
        <w:bottom w:val="none" w:sz="0" w:space="0" w:color="auto"/>
        <w:right w:val="none" w:sz="0" w:space="0" w:color="auto"/>
      </w:divBdr>
    </w:div>
    <w:div w:id="974532086">
      <w:marLeft w:val="0"/>
      <w:marRight w:val="0"/>
      <w:marTop w:val="0"/>
      <w:marBottom w:val="0"/>
      <w:divBdr>
        <w:top w:val="none" w:sz="0" w:space="0" w:color="auto"/>
        <w:left w:val="none" w:sz="0" w:space="0" w:color="auto"/>
        <w:bottom w:val="none" w:sz="0" w:space="0" w:color="auto"/>
        <w:right w:val="none" w:sz="0" w:space="0" w:color="auto"/>
      </w:divBdr>
    </w:div>
    <w:div w:id="974673742">
      <w:marLeft w:val="0"/>
      <w:marRight w:val="0"/>
      <w:marTop w:val="0"/>
      <w:marBottom w:val="0"/>
      <w:divBdr>
        <w:top w:val="none" w:sz="0" w:space="0" w:color="auto"/>
        <w:left w:val="none" w:sz="0" w:space="0" w:color="auto"/>
        <w:bottom w:val="none" w:sz="0" w:space="0" w:color="auto"/>
        <w:right w:val="none" w:sz="0" w:space="0" w:color="auto"/>
      </w:divBdr>
    </w:div>
    <w:div w:id="974677948">
      <w:marLeft w:val="0"/>
      <w:marRight w:val="0"/>
      <w:marTop w:val="0"/>
      <w:marBottom w:val="0"/>
      <w:divBdr>
        <w:top w:val="none" w:sz="0" w:space="0" w:color="auto"/>
        <w:left w:val="none" w:sz="0" w:space="0" w:color="auto"/>
        <w:bottom w:val="none" w:sz="0" w:space="0" w:color="auto"/>
        <w:right w:val="none" w:sz="0" w:space="0" w:color="auto"/>
      </w:divBdr>
    </w:div>
    <w:div w:id="974679635">
      <w:marLeft w:val="0"/>
      <w:marRight w:val="0"/>
      <w:marTop w:val="0"/>
      <w:marBottom w:val="0"/>
      <w:divBdr>
        <w:top w:val="none" w:sz="0" w:space="0" w:color="auto"/>
        <w:left w:val="none" w:sz="0" w:space="0" w:color="auto"/>
        <w:bottom w:val="none" w:sz="0" w:space="0" w:color="auto"/>
        <w:right w:val="none" w:sz="0" w:space="0" w:color="auto"/>
      </w:divBdr>
    </w:div>
    <w:div w:id="974913599">
      <w:marLeft w:val="0"/>
      <w:marRight w:val="0"/>
      <w:marTop w:val="0"/>
      <w:marBottom w:val="0"/>
      <w:divBdr>
        <w:top w:val="none" w:sz="0" w:space="0" w:color="auto"/>
        <w:left w:val="none" w:sz="0" w:space="0" w:color="auto"/>
        <w:bottom w:val="none" w:sz="0" w:space="0" w:color="auto"/>
        <w:right w:val="none" w:sz="0" w:space="0" w:color="auto"/>
      </w:divBdr>
    </w:div>
    <w:div w:id="974914967">
      <w:marLeft w:val="0"/>
      <w:marRight w:val="0"/>
      <w:marTop w:val="0"/>
      <w:marBottom w:val="0"/>
      <w:divBdr>
        <w:top w:val="none" w:sz="0" w:space="0" w:color="auto"/>
        <w:left w:val="none" w:sz="0" w:space="0" w:color="auto"/>
        <w:bottom w:val="none" w:sz="0" w:space="0" w:color="auto"/>
        <w:right w:val="none" w:sz="0" w:space="0" w:color="auto"/>
      </w:divBdr>
    </w:div>
    <w:div w:id="974943223">
      <w:marLeft w:val="0"/>
      <w:marRight w:val="0"/>
      <w:marTop w:val="0"/>
      <w:marBottom w:val="0"/>
      <w:divBdr>
        <w:top w:val="none" w:sz="0" w:space="0" w:color="auto"/>
        <w:left w:val="none" w:sz="0" w:space="0" w:color="auto"/>
        <w:bottom w:val="none" w:sz="0" w:space="0" w:color="auto"/>
        <w:right w:val="none" w:sz="0" w:space="0" w:color="auto"/>
      </w:divBdr>
    </w:div>
    <w:div w:id="974990350">
      <w:marLeft w:val="0"/>
      <w:marRight w:val="0"/>
      <w:marTop w:val="0"/>
      <w:marBottom w:val="0"/>
      <w:divBdr>
        <w:top w:val="none" w:sz="0" w:space="0" w:color="auto"/>
        <w:left w:val="none" w:sz="0" w:space="0" w:color="auto"/>
        <w:bottom w:val="none" w:sz="0" w:space="0" w:color="auto"/>
        <w:right w:val="none" w:sz="0" w:space="0" w:color="auto"/>
      </w:divBdr>
    </w:div>
    <w:div w:id="974992133">
      <w:marLeft w:val="0"/>
      <w:marRight w:val="0"/>
      <w:marTop w:val="0"/>
      <w:marBottom w:val="0"/>
      <w:divBdr>
        <w:top w:val="none" w:sz="0" w:space="0" w:color="auto"/>
        <w:left w:val="none" w:sz="0" w:space="0" w:color="auto"/>
        <w:bottom w:val="none" w:sz="0" w:space="0" w:color="auto"/>
        <w:right w:val="none" w:sz="0" w:space="0" w:color="auto"/>
      </w:divBdr>
    </w:div>
    <w:div w:id="975060586">
      <w:marLeft w:val="0"/>
      <w:marRight w:val="0"/>
      <w:marTop w:val="0"/>
      <w:marBottom w:val="0"/>
      <w:divBdr>
        <w:top w:val="none" w:sz="0" w:space="0" w:color="auto"/>
        <w:left w:val="none" w:sz="0" w:space="0" w:color="auto"/>
        <w:bottom w:val="none" w:sz="0" w:space="0" w:color="auto"/>
        <w:right w:val="none" w:sz="0" w:space="0" w:color="auto"/>
      </w:divBdr>
    </w:div>
    <w:div w:id="975065130">
      <w:marLeft w:val="0"/>
      <w:marRight w:val="0"/>
      <w:marTop w:val="0"/>
      <w:marBottom w:val="0"/>
      <w:divBdr>
        <w:top w:val="none" w:sz="0" w:space="0" w:color="auto"/>
        <w:left w:val="none" w:sz="0" w:space="0" w:color="auto"/>
        <w:bottom w:val="none" w:sz="0" w:space="0" w:color="auto"/>
        <w:right w:val="none" w:sz="0" w:space="0" w:color="auto"/>
      </w:divBdr>
    </w:div>
    <w:div w:id="975142586">
      <w:marLeft w:val="0"/>
      <w:marRight w:val="0"/>
      <w:marTop w:val="0"/>
      <w:marBottom w:val="0"/>
      <w:divBdr>
        <w:top w:val="none" w:sz="0" w:space="0" w:color="auto"/>
        <w:left w:val="none" w:sz="0" w:space="0" w:color="auto"/>
        <w:bottom w:val="none" w:sz="0" w:space="0" w:color="auto"/>
        <w:right w:val="none" w:sz="0" w:space="0" w:color="auto"/>
      </w:divBdr>
    </w:div>
    <w:div w:id="975187590">
      <w:marLeft w:val="0"/>
      <w:marRight w:val="0"/>
      <w:marTop w:val="0"/>
      <w:marBottom w:val="0"/>
      <w:divBdr>
        <w:top w:val="none" w:sz="0" w:space="0" w:color="auto"/>
        <w:left w:val="none" w:sz="0" w:space="0" w:color="auto"/>
        <w:bottom w:val="none" w:sz="0" w:space="0" w:color="auto"/>
        <w:right w:val="none" w:sz="0" w:space="0" w:color="auto"/>
      </w:divBdr>
    </w:div>
    <w:div w:id="975260818">
      <w:marLeft w:val="0"/>
      <w:marRight w:val="0"/>
      <w:marTop w:val="0"/>
      <w:marBottom w:val="0"/>
      <w:divBdr>
        <w:top w:val="none" w:sz="0" w:space="0" w:color="auto"/>
        <w:left w:val="none" w:sz="0" w:space="0" w:color="auto"/>
        <w:bottom w:val="none" w:sz="0" w:space="0" w:color="auto"/>
        <w:right w:val="none" w:sz="0" w:space="0" w:color="auto"/>
      </w:divBdr>
    </w:div>
    <w:div w:id="975337233">
      <w:marLeft w:val="0"/>
      <w:marRight w:val="0"/>
      <w:marTop w:val="0"/>
      <w:marBottom w:val="0"/>
      <w:divBdr>
        <w:top w:val="none" w:sz="0" w:space="0" w:color="auto"/>
        <w:left w:val="none" w:sz="0" w:space="0" w:color="auto"/>
        <w:bottom w:val="none" w:sz="0" w:space="0" w:color="auto"/>
        <w:right w:val="none" w:sz="0" w:space="0" w:color="auto"/>
      </w:divBdr>
    </w:div>
    <w:div w:id="975380683">
      <w:marLeft w:val="0"/>
      <w:marRight w:val="0"/>
      <w:marTop w:val="0"/>
      <w:marBottom w:val="0"/>
      <w:divBdr>
        <w:top w:val="none" w:sz="0" w:space="0" w:color="auto"/>
        <w:left w:val="none" w:sz="0" w:space="0" w:color="auto"/>
        <w:bottom w:val="none" w:sz="0" w:space="0" w:color="auto"/>
        <w:right w:val="none" w:sz="0" w:space="0" w:color="auto"/>
      </w:divBdr>
    </w:div>
    <w:div w:id="975570210">
      <w:marLeft w:val="0"/>
      <w:marRight w:val="0"/>
      <w:marTop w:val="0"/>
      <w:marBottom w:val="0"/>
      <w:divBdr>
        <w:top w:val="none" w:sz="0" w:space="0" w:color="auto"/>
        <w:left w:val="none" w:sz="0" w:space="0" w:color="auto"/>
        <w:bottom w:val="none" w:sz="0" w:space="0" w:color="auto"/>
        <w:right w:val="none" w:sz="0" w:space="0" w:color="auto"/>
      </w:divBdr>
    </w:div>
    <w:div w:id="975574191">
      <w:marLeft w:val="0"/>
      <w:marRight w:val="0"/>
      <w:marTop w:val="0"/>
      <w:marBottom w:val="0"/>
      <w:divBdr>
        <w:top w:val="none" w:sz="0" w:space="0" w:color="auto"/>
        <w:left w:val="none" w:sz="0" w:space="0" w:color="auto"/>
        <w:bottom w:val="none" w:sz="0" w:space="0" w:color="auto"/>
        <w:right w:val="none" w:sz="0" w:space="0" w:color="auto"/>
      </w:divBdr>
    </w:div>
    <w:div w:id="975646908">
      <w:marLeft w:val="0"/>
      <w:marRight w:val="0"/>
      <w:marTop w:val="0"/>
      <w:marBottom w:val="0"/>
      <w:divBdr>
        <w:top w:val="none" w:sz="0" w:space="0" w:color="auto"/>
        <w:left w:val="none" w:sz="0" w:space="0" w:color="auto"/>
        <w:bottom w:val="none" w:sz="0" w:space="0" w:color="auto"/>
        <w:right w:val="none" w:sz="0" w:space="0" w:color="auto"/>
      </w:divBdr>
    </w:div>
    <w:div w:id="975765980">
      <w:marLeft w:val="0"/>
      <w:marRight w:val="0"/>
      <w:marTop w:val="0"/>
      <w:marBottom w:val="0"/>
      <w:divBdr>
        <w:top w:val="none" w:sz="0" w:space="0" w:color="auto"/>
        <w:left w:val="none" w:sz="0" w:space="0" w:color="auto"/>
        <w:bottom w:val="none" w:sz="0" w:space="0" w:color="auto"/>
        <w:right w:val="none" w:sz="0" w:space="0" w:color="auto"/>
      </w:divBdr>
    </w:div>
    <w:div w:id="975793174">
      <w:marLeft w:val="0"/>
      <w:marRight w:val="0"/>
      <w:marTop w:val="0"/>
      <w:marBottom w:val="0"/>
      <w:divBdr>
        <w:top w:val="none" w:sz="0" w:space="0" w:color="auto"/>
        <w:left w:val="none" w:sz="0" w:space="0" w:color="auto"/>
        <w:bottom w:val="none" w:sz="0" w:space="0" w:color="auto"/>
        <w:right w:val="none" w:sz="0" w:space="0" w:color="auto"/>
      </w:divBdr>
    </w:div>
    <w:div w:id="975797634">
      <w:marLeft w:val="0"/>
      <w:marRight w:val="0"/>
      <w:marTop w:val="0"/>
      <w:marBottom w:val="0"/>
      <w:divBdr>
        <w:top w:val="none" w:sz="0" w:space="0" w:color="auto"/>
        <w:left w:val="none" w:sz="0" w:space="0" w:color="auto"/>
        <w:bottom w:val="none" w:sz="0" w:space="0" w:color="auto"/>
        <w:right w:val="none" w:sz="0" w:space="0" w:color="auto"/>
      </w:divBdr>
    </w:div>
    <w:div w:id="975918348">
      <w:marLeft w:val="0"/>
      <w:marRight w:val="0"/>
      <w:marTop w:val="0"/>
      <w:marBottom w:val="0"/>
      <w:divBdr>
        <w:top w:val="none" w:sz="0" w:space="0" w:color="auto"/>
        <w:left w:val="none" w:sz="0" w:space="0" w:color="auto"/>
        <w:bottom w:val="none" w:sz="0" w:space="0" w:color="auto"/>
        <w:right w:val="none" w:sz="0" w:space="0" w:color="auto"/>
      </w:divBdr>
    </w:div>
    <w:div w:id="976027989">
      <w:marLeft w:val="0"/>
      <w:marRight w:val="0"/>
      <w:marTop w:val="0"/>
      <w:marBottom w:val="0"/>
      <w:divBdr>
        <w:top w:val="none" w:sz="0" w:space="0" w:color="auto"/>
        <w:left w:val="none" w:sz="0" w:space="0" w:color="auto"/>
        <w:bottom w:val="none" w:sz="0" w:space="0" w:color="auto"/>
        <w:right w:val="none" w:sz="0" w:space="0" w:color="auto"/>
      </w:divBdr>
    </w:div>
    <w:div w:id="976031263">
      <w:marLeft w:val="0"/>
      <w:marRight w:val="0"/>
      <w:marTop w:val="0"/>
      <w:marBottom w:val="0"/>
      <w:divBdr>
        <w:top w:val="none" w:sz="0" w:space="0" w:color="auto"/>
        <w:left w:val="none" w:sz="0" w:space="0" w:color="auto"/>
        <w:bottom w:val="none" w:sz="0" w:space="0" w:color="auto"/>
        <w:right w:val="none" w:sz="0" w:space="0" w:color="auto"/>
      </w:divBdr>
    </w:div>
    <w:div w:id="976372262">
      <w:marLeft w:val="0"/>
      <w:marRight w:val="0"/>
      <w:marTop w:val="0"/>
      <w:marBottom w:val="0"/>
      <w:divBdr>
        <w:top w:val="none" w:sz="0" w:space="0" w:color="auto"/>
        <w:left w:val="none" w:sz="0" w:space="0" w:color="auto"/>
        <w:bottom w:val="none" w:sz="0" w:space="0" w:color="auto"/>
        <w:right w:val="none" w:sz="0" w:space="0" w:color="auto"/>
      </w:divBdr>
    </w:div>
    <w:div w:id="976375962">
      <w:marLeft w:val="0"/>
      <w:marRight w:val="0"/>
      <w:marTop w:val="0"/>
      <w:marBottom w:val="0"/>
      <w:divBdr>
        <w:top w:val="none" w:sz="0" w:space="0" w:color="auto"/>
        <w:left w:val="none" w:sz="0" w:space="0" w:color="auto"/>
        <w:bottom w:val="none" w:sz="0" w:space="0" w:color="auto"/>
        <w:right w:val="none" w:sz="0" w:space="0" w:color="auto"/>
      </w:divBdr>
    </w:div>
    <w:div w:id="976421413">
      <w:marLeft w:val="0"/>
      <w:marRight w:val="0"/>
      <w:marTop w:val="0"/>
      <w:marBottom w:val="0"/>
      <w:divBdr>
        <w:top w:val="none" w:sz="0" w:space="0" w:color="auto"/>
        <w:left w:val="none" w:sz="0" w:space="0" w:color="auto"/>
        <w:bottom w:val="none" w:sz="0" w:space="0" w:color="auto"/>
        <w:right w:val="none" w:sz="0" w:space="0" w:color="auto"/>
      </w:divBdr>
    </w:div>
    <w:div w:id="976758580">
      <w:marLeft w:val="0"/>
      <w:marRight w:val="0"/>
      <w:marTop w:val="0"/>
      <w:marBottom w:val="0"/>
      <w:divBdr>
        <w:top w:val="none" w:sz="0" w:space="0" w:color="auto"/>
        <w:left w:val="none" w:sz="0" w:space="0" w:color="auto"/>
        <w:bottom w:val="none" w:sz="0" w:space="0" w:color="auto"/>
        <w:right w:val="none" w:sz="0" w:space="0" w:color="auto"/>
      </w:divBdr>
    </w:div>
    <w:div w:id="976761303">
      <w:marLeft w:val="0"/>
      <w:marRight w:val="0"/>
      <w:marTop w:val="0"/>
      <w:marBottom w:val="0"/>
      <w:divBdr>
        <w:top w:val="none" w:sz="0" w:space="0" w:color="auto"/>
        <w:left w:val="none" w:sz="0" w:space="0" w:color="auto"/>
        <w:bottom w:val="none" w:sz="0" w:space="0" w:color="auto"/>
        <w:right w:val="none" w:sz="0" w:space="0" w:color="auto"/>
      </w:divBdr>
    </w:div>
    <w:div w:id="976761669">
      <w:marLeft w:val="0"/>
      <w:marRight w:val="0"/>
      <w:marTop w:val="0"/>
      <w:marBottom w:val="0"/>
      <w:divBdr>
        <w:top w:val="none" w:sz="0" w:space="0" w:color="auto"/>
        <w:left w:val="none" w:sz="0" w:space="0" w:color="auto"/>
        <w:bottom w:val="none" w:sz="0" w:space="0" w:color="auto"/>
        <w:right w:val="none" w:sz="0" w:space="0" w:color="auto"/>
      </w:divBdr>
    </w:div>
    <w:div w:id="976766033">
      <w:marLeft w:val="0"/>
      <w:marRight w:val="0"/>
      <w:marTop w:val="0"/>
      <w:marBottom w:val="0"/>
      <w:divBdr>
        <w:top w:val="none" w:sz="0" w:space="0" w:color="auto"/>
        <w:left w:val="none" w:sz="0" w:space="0" w:color="auto"/>
        <w:bottom w:val="none" w:sz="0" w:space="0" w:color="auto"/>
        <w:right w:val="none" w:sz="0" w:space="0" w:color="auto"/>
      </w:divBdr>
    </w:div>
    <w:div w:id="976836464">
      <w:marLeft w:val="0"/>
      <w:marRight w:val="0"/>
      <w:marTop w:val="0"/>
      <w:marBottom w:val="0"/>
      <w:divBdr>
        <w:top w:val="none" w:sz="0" w:space="0" w:color="auto"/>
        <w:left w:val="none" w:sz="0" w:space="0" w:color="auto"/>
        <w:bottom w:val="none" w:sz="0" w:space="0" w:color="auto"/>
        <w:right w:val="none" w:sz="0" w:space="0" w:color="auto"/>
      </w:divBdr>
    </w:div>
    <w:div w:id="976952528">
      <w:marLeft w:val="0"/>
      <w:marRight w:val="0"/>
      <w:marTop w:val="0"/>
      <w:marBottom w:val="0"/>
      <w:divBdr>
        <w:top w:val="none" w:sz="0" w:space="0" w:color="auto"/>
        <w:left w:val="none" w:sz="0" w:space="0" w:color="auto"/>
        <w:bottom w:val="none" w:sz="0" w:space="0" w:color="auto"/>
        <w:right w:val="none" w:sz="0" w:space="0" w:color="auto"/>
      </w:divBdr>
    </w:div>
    <w:div w:id="976959811">
      <w:marLeft w:val="0"/>
      <w:marRight w:val="0"/>
      <w:marTop w:val="0"/>
      <w:marBottom w:val="0"/>
      <w:divBdr>
        <w:top w:val="none" w:sz="0" w:space="0" w:color="auto"/>
        <w:left w:val="none" w:sz="0" w:space="0" w:color="auto"/>
        <w:bottom w:val="none" w:sz="0" w:space="0" w:color="auto"/>
        <w:right w:val="none" w:sz="0" w:space="0" w:color="auto"/>
      </w:divBdr>
    </w:div>
    <w:div w:id="977101674">
      <w:marLeft w:val="0"/>
      <w:marRight w:val="0"/>
      <w:marTop w:val="0"/>
      <w:marBottom w:val="0"/>
      <w:divBdr>
        <w:top w:val="none" w:sz="0" w:space="0" w:color="auto"/>
        <w:left w:val="none" w:sz="0" w:space="0" w:color="auto"/>
        <w:bottom w:val="none" w:sz="0" w:space="0" w:color="auto"/>
        <w:right w:val="none" w:sz="0" w:space="0" w:color="auto"/>
      </w:divBdr>
    </w:div>
    <w:div w:id="977145165">
      <w:marLeft w:val="0"/>
      <w:marRight w:val="0"/>
      <w:marTop w:val="0"/>
      <w:marBottom w:val="0"/>
      <w:divBdr>
        <w:top w:val="none" w:sz="0" w:space="0" w:color="auto"/>
        <w:left w:val="none" w:sz="0" w:space="0" w:color="auto"/>
        <w:bottom w:val="none" w:sz="0" w:space="0" w:color="auto"/>
        <w:right w:val="none" w:sz="0" w:space="0" w:color="auto"/>
      </w:divBdr>
    </w:div>
    <w:div w:id="977152176">
      <w:marLeft w:val="0"/>
      <w:marRight w:val="0"/>
      <w:marTop w:val="0"/>
      <w:marBottom w:val="0"/>
      <w:divBdr>
        <w:top w:val="none" w:sz="0" w:space="0" w:color="auto"/>
        <w:left w:val="none" w:sz="0" w:space="0" w:color="auto"/>
        <w:bottom w:val="none" w:sz="0" w:space="0" w:color="auto"/>
        <w:right w:val="none" w:sz="0" w:space="0" w:color="auto"/>
      </w:divBdr>
    </w:div>
    <w:div w:id="977220603">
      <w:marLeft w:val="0"/>
      <w:marRight w:val="0"/>
      <w:marTop w:val="0"/>
      <w:marBottom w:val="0"/>
      <w:divBdr>
        <w:top w:val="none" w:sz="0" w:space="0" w:color="auto"/>
        <w:left w:val="none" w:sz="0" w:space="0" w:color="auto"/>
        <w:bottom w:val="none" w:sz="0" w:space="0" w:color="auto"/>
        <w:right w:val="none" w:sz="0" w:space="0" w:color="auto"/>
      </w:divBdr>
    </w:div>
    <w:div w:id="977301089">
      <w:marLeft w:val="0"/>
      <w:marRight w:val="0"/>
      <w:marTop w:val="0"/>
      <w:marBottom w:val="0"/>
      <w:divBdr>
        <w:top w:val="none" w:sz="0" w:space="0" w:color="auto"/>
        <w:left w:val="none" w:sz="0" w:space="0" w:color="auto"/>
        <w:bottom w:val="none" w:sz="0" w:space="0" w:color="auto"/>
        <w:right w:val="none" w:sz="0" w:space="0" w:color="auto"/>
      </w:divBdr>
    </w:div>
    <w:div w:id="977301828">
      <w:marLeft w:val="0"/>
      <w:marRight w:val="0"/>
      <w:marTop w:val="0"/>
      <w:marBottom w:val="0"/>
      <w:divBdr>
        <w:top w:val="none" w:sz="0" w:space="0" w:color="auto"/>
        <w:left w:val="none" w:sz="0" w:space="0" w:color="auto"/>
        <w:bottom w:val="none" w:sz="0" w:space="0" w:color="auto"/>
        <w:right w:val="none" w:sz="0" w:space="0" w:color="auto"/>
      </w:divBdr>
    </w:div>
    <w:div w:id="977420488">
      <w:marLeft w:val="0"/>
      <w:marRight w:val="0"/>
      <w:marTop w:val="0"/>
      <w:marBottom w:val="0"/>
      <w:divBdr>
        <w:top w:val="none" w:sz="0" w:space="0" w:color="auto"/>
        <w:left w:val="none" w:sz="0" w:space="0" w:color="auto"/>
        <w:bottom w:val="none" w:sz="0" w:space="0" w:color="auto"/>
        <w:right w:val="none" w:sz="0" w:space="0" w:color="auto"/>
      </w:divBdr>
    </w:div>
    <w:div w:id="977539331">
      <w:marLeft w:val="0"/>
      <w:marRight w:val="0"/>
      <w:marTop w:val="0"/>
      <w:marBottom w:val="0"/>
      <w:divBdr>
        <w:top w:val="none" w:sz="0" w:space="0" w:color="auto"/>
        <w:left w:val="none" w:sz="0" w:space="0" w:color="auto"/>
        <w:bottom w:val="none" w:sz="0" w:space="0" w:color="auto"/>
        <w:right w:val="none" w:sz="0" w:space="0" w:color="auto"/>
      </w:divBdr>
    </w:div>
    <w:div w:id="977732708">
      <w:marLeft w:val="0"/>
      <w:marRight w:val="0"/>
      <w:marTop w:val="0"/>
      <w:marBottom w:val="0"/>
      <w:divBdr>
        <w:top w:val="none" w:sz="0" w:space="0" w:color="auto"/>
        <w:left w:val="none" w:sz="0" w:space="0" w:color="auto"/>
        <w:bottom w:val="none" w:sz="0" w:space="0" w:color="auto"/>
        <w:right w:val="none" w:sz="0" w:space="0" w:color="auto"/>
      </w:divBdr>
    </w:div>
    <w:div w:id="977800663">
      <w:marLeft w:val="0"/>
      <w:marRight w:val="0"/>
      <w:marTop w:val="0"/>
      <w:marBottom w:val="0"/>
      <w:divBdr>
        <w:top w:val="none" w:sz="0" w:space="0" w:color="auto"/>
        <w:left w:val="none" w:sz="0" w:space="0" w:color="auto"/>
        <w:bottom w:val="none" w:sz="0" w:space="0" w:color="auto"/>
        <w:right w:val="none" w:sz="0" w:space="0" w:color="auto"/>
      </w:divBdr>
    </w:div>
    <w:div w:id="977807521">
      <w:marLeft w:val="0"/>
      <w:marRight w:val="0"/>
      <w:marTop w:val="0"/>
      <w:marBottom w:val="0"/>
      <w:divBdr>
        <w:top w:val="none" w:sz="0" w:space="0" w:color="auto"/>
        <w:left w:val="none" w:sz="0" w:space="0" w:color="auto"/>
        <w:bottom w:val="none" w:sz="0" w:space="0" w:color="auto"/>
        <w:right w:val="none" w:sz="0" w:space="0" w:color="auto"/>
      </w:divBdr>
    </w:div>
    <w:div w:id="977881990">
      <w:marLeft w:val="0"/>
      <w:marRight w:val="0"/>
      <w:marTop w:val="0"/>
      <w:marBottom w:val="0"/>
      <w:divBdr>
        <w:top w:val="none" w:sz="0" w:space="0" w:color="auto"/>
        <w:left w:val="none" w:sz="0" w:space="0" w:color="auto"/>
        <w:bottom w:val="none" w:sz="0" w:space="0" w:color="auto"/>
        <w:right w:val="none" w:sz="0" w:space="0" w:color="auto"/>
      </w:divBdr>
    </w:div>
    <w:div w:id="977999426">
      <w:marLeft w:val="0"/>
      <w:marRight w:val="0"/>
      <w:marTop w:val="0"/>
      <w:marBottom w:val="0"/>
      <w:divBdr>
        <w:top w:val="none" w:sz="0" w:space="0" w:color="auto"/>
        <w:left w:val="none" w:sz="0" w:space="0" w:color="auto"/>
        <w:bottom w:val="none" w:sz="0" w:space="0" w:color="auto"/>
        <w:right w:val="none" w:sz="0" w:space="0" w:color="auto"/>
      </w:divBdr>
    </w:div>
    <w:div w:id="978026291">
      <w:marLeft w:val="0"/>
      <w:marRight w:val="0"/>
      <w:marTop w:val="0"/>
      <w:marBottom w:val="0"/>
      <w:divBdr>
        <w:top w:val="none" w:sz="0" w:space="0" w:color="auto"/>
        <w:left w:val="none" w:sz="0" w:space="0" w:color="auto"/>
        <w:bottom w:val="none" w:sz="0" w:space="0" w:color="auto"/>
        <w:right w:val="none" w:sz="0" w:space="0" w:color="auto"/>
      </w:divBdr>
    </w:div>
    <w:div w:id="978069338">
      <w:marLeft w:val="0"/>
      <w:marRight w:val="0"/>
      <w:marTop w:val="0"/>
      <w:marBottom w:val="0"/>
      <w:divBdr>
        <w:top w:val="none" w:sz="0" w:space="0" w:color="auto"/>
        <w:left w:val="none" w:sz="0" w:space="0" w:color="auto"/>
        <w:bottom w:val="none" w:sz="0" w:space="0" w:color="auto"/>
        <w:right w:val="none" w:sz="0" w:space="0" w:color="auto"/>
      </w:divBdr>
    </w:div>
    <w:div w:id="978071606">
      <w:marLeft w:val="0"/>
      <w:marRight w:val="0"/>
      <w:marTop w:val="0"/>
      <w:marBottom w:val="0"/>
      <w:divBdr>
        <w:top w:val="none" w:sz="0" w:space="0" w:color="auto"/>
        <w:left w:val="none" w:sz="0" w:space="0" w:color="auto"/>
        <w:bottom w:val="none" w:sz="0" w:space="0" w:color="auto"/>
        <w:right w:val="none" w:sz="0" w:space="0" w:color="auto"/>
      </w:divBdr>
    </w:div>
    <w:div w:id="978077564">
      <w:marLeft w:val="0"/>
      <w:marRight w:val="0"/>
      <w:marTop w:val="0"/>
      <w:marBottom w:val="0"/>
      <w:divBdr>
        <w:top w:val="none" w:sz="0" w:space="0" w:color="auto"/>
        <w:left w:val="none" w:sz="0" w:space="0" w:color="auto"/>
        <w:bottom w:val="none" w:sz="0" w:space="0" w:color="auto"/>
        <w:right w:val="none" w:sz="0" w:space="0" w:color="auto"/>
      </w:divBdr>
    </w:div>
    <w:div w:id="978152406">
      <w:marLeft w:val="0"/>
      <w:marRight w:val="0"/>
      <w:marTop w:val="0"/>
      <w:marBottom w:val="0"/>
      <w:divBdr>
        <w:top w:val="none" w:sz="0" w:space="0" w:color="auto"/>
        <w:left w:val="none" w:sz="0" w:space="0" w:color="auto"/>
        <w:bottom w:val="none" w:sz="0" w:space="0" w:color="auto"/>
        <w:right w:val="none" w:sz="0" w:space="0" w:color="auto"/>
      </w:divBdr>
    </w:div>
    <w:div w:id="978192138">
      <w:marLeft w:val="0"/>
      <w:marRight w:val="0"/>
      <w:marTop w:val="0"/>
      <w:marBottom w:val="0"/>
      <w:divBdr>
        <w:top w:val="none" w:sz="0" w:space="0" w:color="auto"/>
        <w:left w:val="none" w:sz="0" w:space="0" w:color="auto"/>
        <w:bottom w:val="none" w:sz="0" w:space="0" w:color="auto"/>
        <w:right w:val="none" w:sz="0" w:space="0" w:color="auto"/>
      </w:divBdr>
    </w:div>
    <w:div w:id="978338640">
      <w:marLeft w:val="0"/>
      <w:marRight w:val="0"/>
      <w:marTop w:val="0"/>
      <w:marBottom w:val="0"/>
      <w:divBdr>
        <w:top w:val="none" w:sz="0" w:space="0" w:color="auto"/>
        <w:left w:val="none" w:sz="0" w:space="0" w:color="auto"/>
        <w:bottom w:val="none" w:sz="0" w:space="0" w:color="auto"/>
        <w:right w:val="none" w:sz="0" w:space="0" w:color="auto"/>
      </w:divBdr>
    </w:div>
    <w:div w:id="978341851">
      <w:marLeft w:val="0"/>
      <w:marRight w:val="0"/>
      <w:marTop w:val="0"/>
      <w:marBottom w:val="0"/>
      <w:divBdr>
        <w:top w:val="none" w:sz="0" w:space="0" w:color="auto"/>
        <w:left w:val="none" w:sz="0" w:space="0" w:color="auto"/>
        <w:bottom w:val="none" w:sz="0" w:space="0" w:color="auto"/>
        <w:right w:val="none" w:sz="0" w:space="0" w:color="auto"/>
      </w:divBdr>
    </w:div>
    <w:div w:id="978531058">
      <w:marLeft w:val="0"/>
      <w:marRight w:val="0"/>
      <w:marTop w:val="0"/>
      <w:marBottom w:val="0"/>
      <w:divBdr>
        <w:top w:val="none" w:sz="0" w:space="0" w:color="auto"/>
        <w:left w:val="none" w:sz="0" w:space="0" w:color="auto"/>
        <w:bottom w:val="none" w:sz="0" w:space="0" w:color="auto"/>
        <w:right w:val="none" w:sz="0" w:space="0" w:color="auto"/>
      </w:divBdr>
    </w:div>
    <w:div w:id="978608832">
      <w:marLeft w:val="0"/>
      <w:marRight w:val="0"/>
      <w:marTop w:val="0"/>
      <w:marBottom w:val="0"/>
      <w:divBdr>
        <w:top w:val="none" w:sz="0" w:space="0" w:color="auto"/>
        <w:left w:val="none" w:sz="0" w:space="0" w:color="auto"/>
        <w:bottom w:val="none" w:sz="0" w:space="0" w:color="auto"/>
        <w:right w:val="none" w:sz="0" w:space="0" w:color="auto"/>
      </w:divBdr>
    </w:div>
    <w:div w:id="978656354">
      <w:marLeft w:val="0"/>
      <w:marRight w:val="0"/>
      <w:marTop w:val="0"/>
      <w:marBottom w:val="0"/>
      <w:divBdr>
        <w:top w:val="none" w:sz="0" w:space="0" w:color="auto"/>
        <w:left w:val="none" w:sz="0" w:space="0" w:color="auto"/>
        <w:bottom w:val="none" w:sz="0" w:space="0" w:color="auto"/>
        <w:right w:val="none" w:sz="0" w:space="0" w:color="auto"/>
      </w:divBdr>
    </w:div>
    <w:div w:id="978726515">
      <w:marLeft w:val="0"/>
      <w:marRight w:val="0"/>
      <w:marTop w:val="0"/>
      <w:marBottom w:val="0"/>
      <w:divBdr>
        <w:top w:val="none" w:sz="0" w:space="0" w:color="auto"/>
        <w:left w:val="none" w:sz="0" w:space="0" w:color="auto"/>
        <w:bottom w:val="none" w:sz="0" w:space="0" w:color="auto"/>
        <w:right w:val="none" w:sz="0" w:space="0" w:color="auto"/>
      </w:divBdr>
    </w:div>
    <w:div w:id="978727828">
      <w:marLeft w:val="0"/>
      <w:marRight w:val="0"/>
      <w:marTop w:val="0"/>
      <w:marBottom w:val="0"/>
      <w:divBdr>
        <w:top w:val="none" w:sz="0" w:space="0" w:color="auto"/>
        <w:left w:val="none" w:sz="0" w:space="0" w:color="auto"/>
        <w:bottom w:val="none" w:sz="0" w:space="0" w:color="auto"/>
        <w:right w:val="none" w:sz="0" w:space="0" w:color="auto"/>
      </w:divBdr>
    </w:div>
    <w:div w:id="978798632">
      <w:marLeft w:val="0"/>
      <w:marRight w:val="0"/>
      <w:marTop w:val="0"/>
      <w:marBottom w:val="0"/>
      <w:divBdr>
        <w:top w:val="none" w:sz="0" w:space="0" w:color="auto"/>
        <w:left w:val="none" w:sz="0" w:space="0" w:color="auto"/>
        <w:bottom w:val="none" w:sz="0" w:space="0" w:color="auto"/>
        <w:right w:val="none" w:sz="0" w:space="0" w:color="auto"/>
      </w:divBdr>
    </w:div>
    <w:div w:id="978845957">
      <w:marLeft w:val="0"/>
      <w:marRight w:val="0"/>
      <w:marTop w:val="0"/>
      <w:marBottom w:val="0"/>
      <w:divBdr>
        <w:top w:val="none" w:sz="0" w:space="0" w:color="auto"/>
        <w:left w:val="none" w:sz="0" w:space="0" w:color="auto"/>
        <w:bottom w:val="none" w:sz="0" w:space="0" w:color="auto"/>
        <w:right w:val="none" w:sz="0" w:space="0" w:color="auto"/>
      </w:divBdr>
    </w:div>
    <w:div w:id="978918544">
      <w:marLeft w:val="0"/>
      <w:marRight w:val="0"/>
      <w:marTop w:val="0"/>
      <w:marBottom w:val="0"/>
      <w:divBdr>
        <w:top w:val="none" w:sz="0" w:space="0" w:color="auto"/>
        <w:left w:val="none" w:sz="0" w:space="0" w:color="auto"/>
        <w:bottom w:val="none" w:sz="0" w:space="0" w:color="auto"/>
        <w:right w:val="none" w:sz="0" w:space="0" w:color="auto"/>
      </w:divBdr>
    </w:div>
    <w:div w:id="979000609">
      <w:marLeft w:val="0"/>
      <w:marRight w:val="0"/>
      <w:marTop w:val="0"/>
      <w:marBottom w:val="0"/>
      <w:divBdr>
        <w:top w:val="none" w:sz="0" w:space="0" w:color="auto"/>
        <w:left w:val="none" w:sz="0" w:space="0" w:color="auto"/>
        <w:bottom w:val="none" w:sz="0" w:space="0" w:color="auto"/>
        <w:right w:val="none" w:sz="0" w:space="0" w:color="auto"/>
      </w:divBdr>
    </w:div>
    <w:div w:id="979112564">
      <w:marLeft w:val="0"/>
      <w:marRight w:val="0"/>
      <w:marTop w:val="0"/>
      <w:marBottom w:val="0"/>
      <w:divBdr>
        <w:top w:val="none" w:sz="0" w:space="0" w:color="auto"/>
        <w:left w:val="none" w:sz="0" w:space="0" w:color="auto"/>
        <w:bottom w:val="none" w:sz="0" w:space="0" w:color="auto"/>
        <w:right w:val="none" w:sz="0" w:space="0" w:color="auto"/>
      </w:divBdr>
    </w:div>
    <w:div w:id="979192536">
      <w:marLeft w:val="0"/>
      <w:marRight w:val="0"/>
      <w:marTop w:val="0"/>
      <w:marBottom w:val="0"/>
      <w:divBdr>
        <w:top w:val="none" w:sz="0" w:space="0" w:color="auto"/>
        <w:left w:val="none" w:sz="0" w:space="0" w:color="auto"/>
        <w:bottom w:val="none" w:sz="0" w:space="0" w:color="auto"/>
        <w:right w:val="none" w:sz="0" w:space="0" w:color="auto"/>
      </w:divBdr>
    </w:div>
    <w:div w:id="979270157">
      <w:marLeft w:val="0"/>
      <w:marRight w:val="0"/>
      <w:marTop w:val="0"/>
      <w:marBottom w:val="0"/>
      <w:divBdr>
        <w:top w:val="none" w:sz="0" w:space="0" w:color="auto"/>
        <w:left w:val="none" w:sz="0" w:space="0" w:color="auto"/>
        <w:bottom w:val="none" w:sz="0" w:space="0" w:color="auto"/>
        <w:right w:val="none" w:sz="0" w:space="0" w:color="auto"/>
      </w:divBdr>
    </w:div>
    <w:div w:id="979307061">
      <w:marLeft w:val="0"/>
      <w:marRight w:val="0"/>
      <w:marTop w:val="0"/>
      <w:marBottom w:val="0"/>
      <w:divBdr>
        <w:top w:val="none" w:sz="0" w:space="0" w:color="auto"/>
        <w:left w:val="none" w:sz="0" w:space="0" w:color="auto"/>
        <w:bottom w:val="none" w:sz="0" w:space="0" w:color="auto"/>
        <w:right w:val="none" w:sz="0" w:space="0" w:color="auto"/>
      </w:divBdr>
    </w:div>
    <w:div w:id="979309928">
      <w:marLeft w:val="0"/>
      <w:marRight w:val="0"/>
      <w:marTop w:val="0"/>
      <w:marBottom w:val="0"/>
      <w:divBdr>
        <w:top w:val="none" w:sz="0" w:space="0" w:color="auto"/>
        <w:left w:val="none" w:sz="0" w:space="0" w:color="auto"/>
        <w:bottom w:val="none" w:sz="0" w:space="0" w:color="auto"/>
        <w:right w:val="none" w:sz="0" w:space="0" w:color="auto"/>
      </w:divBdr>
    </w:div>
    <w:div w:id="979312025">
      <w:marLeft w:val="0"/>
      <w:marRight w:val="0"/>
      <w:marTop w:val="0"/>
      <w:marBottom w:val="0"/>
      <w:divBdr>
        <w:top w:val="none" w:sz="0" w:space="0" w:color="auto"/>
        <w:left w:val="none" w:sz="0" w:space="0" w:color="auto"/>
        <w:bottom w:val="none" w:sz="0" w:space="0" w:color="auto"/>
        <w:right w:val="none" w:sz="0" w:space="0" w:color="auto"/>
      </w:divBdr>
    </w:div>
    <w:div w:id="979383258">
      <w:marLeft w:val="0"/>
      <w:marRight w:val="0"/>
      <w:marTop w:val="0"/>
      <w:marBottom w:val="0"/>
      <w:divBdr>
        <w:top w:val="none" w:sz="0" w:space="0" w:color="auto"/>
        <w:left w:val="none" w:sz="0" w:space="0" w:color="auto"/>
        <w:bottom w:val="none" w:sz="0" w:space="0" w:color="auto"/>
        <w:right w:val="none" w:sz="0" w:space="0" w:color="auto"/>
      </w:divBdr>
    </w:div>
    <w:div w:id="979533359">
      <w:marLeft w:val="0"/>
      <w:marRight w:val="0"/>
      <w:marTop w:val="0"/>
      <w:marBottom w:val="0"/>
      <w:divBdr>
        <w:top w:val="none" w:sz="0" w:space="0" w:color="auto"/>
        <w:left w:val="none" w:sz="0" w:space="0" w:color="auto"/>
        <w:bottom w:val="none" w:sz="0" w:space="0" w:color="auto"/>
        <w:right w:val="none" w:sz="0" w:space="0" w:color="auto"/>
      </w:divBdr>
    </w:div>
    <w:div w:id="979573472">
      <w:marLeft w:val="0"/>
      <w:marRight w:val="0"/>
      <w:marTop w:val="0"/>
      <w:marBottom w:val="0"/>
      <w:divBdr>
        <w:top w:val="none" w:sz="0" w:space="0" w:color="auto"/>
        <w:left w:val="none" w:sz="0" w:space="0" w:color="auto"/>
        <w:bottom w:val="none" w:sz="0" w:space="0" w:color="auto"/>
        <w:right w:val="none" w:sz="0" w:space="0" w:color="auto"/>
      </w:divBdr>
    </w:div>
    <w:div w:id="979699479">
      <w:marLeft w:val="0"/>
      <w:marRight w:val="0"/>
      <w:marTop w:val="0"/>
      <w:marBottom w:val="0"/>
      <w:divBdr>
        <w:top w:val="none" w:sz="0" w:space="0" w:color="auto"/>
        <w:left w:val="none" w:sz="0" w:space="0" w:color="auto"/>
        <w:bottom w:val="none" w:sz="0" w:space="0" w:color="auto"/>
        <w:right w:val="none" w:sz="0" w:space="0" w:color="auto"/>
      </w:divBdr>
    </w:div>
    <w:div w:id="979728235">
      <w:marLeft w:val="0"/>
      <w:marRight w:val="0"/>
      <w:marTop w:val="0"/>
      <w:marBottom w:val="0"/>
      <w:divBdr>
        <w:top w:val="none" w:sz="0" w:space="0" w:color="auto"/>
        <w:left w:val="none" w:sz="0" w:space="0" w:color="auto"/>
        <w:bottom w:val="none" w:sz="0" w:space="0" w:color="auto"/>
        <w:right w:val="none" w:sz="0" w:space="0" w:color="auto"/>
      </w:divBdr>
    </w:div>
    <w:div w:id="979769191">
      <w:bodyDiv w:val="1"/>
      <w:marLeft w:val="0"/>
      <w:marRight w:val="0"/>
      <w:marTop w:val="0"/>
      <w:marBottom w:val="0"/>
      <w:divBdr>
        <w:top w:val="none" w:sz="0" w:space="0" w:color="auto"/>
        <w:left w:val="none" w:sz="0" w:space="0" w:color="auto"/>
        <w:bottom w:val="none" w:sz="0" w:space="0" w:color="auto"/>
        <w:right w:val="none" w:sz="0" w:space="0" w:color="auto"/>
      </w:divBdr>
    </w:div>
    <w:div w:id="979845816">
      <w:bodyDiv w:val="1"/>
      <w:marLeft w:val="0"/>
      <w:marRight w:val="0"/>
      <w:marTop w:val="0"/>
      <w:marBottom w:val="0"/>
      <w:divBdr>
        <w:top w:val="none" w:sz="0" w:space="0" w:color="auto"/>
        <w:left w:val="none" w:sz="0" w:space="0" w:color="auto"/>
        <w:bottom w:val="none" w:sz="0" w:space="0" w:color="auto"/>
        <w:right w:val="none" w:sz="0" w:space="0" w:color="auto"/>
      </w:divBdr>
    </w:div>
    <w:div w:id="979917252">
      <w:marLeft w:val="0"/>
      <w:marRight w:val="0"/>
      <w:marTop w:val="0"/>
      <w:marBottom w:val="0"/>
      <w:divBdr>
        <w:top w:val="none" w:sz="0" w:space="0" w:color="auto"/>
        <w:left w:val="none" w:sz="0" w:space="0" w:color="auto"/>
        <w:bottom w:val="none" w:sz="0" w:space="0" w:color="auto"/>
        <w:right w:val="none" w:sz="0" w:space="0" w:color="auto"/>
      </w:divBdr>
    </w:div>
    <w:div w:id="979923948">
      <w:marLeft w:val="0"/>
      <w:marRight w:val="0"/>
      <w:marTop w:val="0"/>
      <w:marBottom w:val="0"/>
      <w:divBdr>
        <w:top w:val="none" w:sz="0" w:space="0" w:color="auto"/>
        <w:left w:val="none" w:sz="0" w:space="0" w:color="auto"/>
        <w:bottom w:val="none" w:sz="0" w:space="0" w:color="auto"/>
        <w:right w:val="none" w:sz="0" w:space="0" w:color="auto"/>
      </w:divBdr>
    </w:div>
    <w:div w:id="979959941">
      <w:marLeft w:val="0"/>
      <w:marRight w:val="0"/>
      <w:marTop w:val="0"/>
      <w:marBottom w:val="0"/>
      <w:divBdr>
        <w:top w:val="none" w:sz="0" w:space="0" w:color="auto"/>
        <w:left w:val="none" w:sz="0" w:space="0" w:color="auto"/>
        <w:bottom w:val="none" w:sz="0" w:space="0" w:color="auto"/>
        <w:right w:val="none" w:sz="0" w:space="0" w:color="auto"/>
      </w:divBdr>
    </w:div>
    <w:div w:id="979963104">
      <w:marLeft w:val="0"/>
      <w:marRight w:val="0"/>
      <w:marTop w:val="0"/>
      <w:marBottom w:val="0"/>
      <w:divBdr>
        <w:top w:val="none" w:sz="0" w:space="0" w:color="auto"/>
        <w:left w:val="none" w:sz="0" w:space="0" w:color="auto"/>
        <w:bottom w:val="none" w:sz="0" w:space="0" w:color="auto"/>
        <w:right w:val="none" w:sz="0" w:space="0" w:color="auto"/>
      </w:divBdr>
    </w:div>
    <w:div w:id="979967893">
      <w:marLeft w:val="0"/>
      <w:marRight w:val="0"/>
      <w:marTop w:val="0"/>
      <w:marBottom w:val="0"/>
      <w:divBdr>
        <w:top w:val="none" w:sz="0" w:space="0" w:color="auto"/>
        <w:left w:val="none" w:sz="0" w:space="0" w:color="auto"/>
        <w:bottom w:val="none" w:sz="0" w:space="0" w:color="auto"/>
        <w:right w:val="none" w:sz="0" w:space="0" w:color="auto"/>
      </w:divBdr>
    </w:div>
    <w:div w:id="980033915">
      <w:marLeft w:val="0"/>
      <w:marRight w:val="0"/>
      <w:marTop w:val="0"/>
      <w:marBottom w:val="0"/>
      <w:divBdr>
        <w:top w:val="none" w:sz="0" w:space="0" w:color="auto"/>
        <w:left w:val="none" w:sz="0" w:space="0" w:color="auto"/>
        <w:bottom w:val="none" w:sz="0" w:space="0" w:color="auto"/>
        <w:right w:val="none" w:sz="0" w:space="0" w:color="auto"/>
      </w:divBdr>
    </w:div>
    <w:div w:id="980034715">
      <w:marLeft w:val="0"/>
      <w:marRight w:val="0"/>
      <w:marTop w:val="0"/>
      <w:marBottom w:val="0"/>
      <w:divBdr>
        <w:top w:val="none" w:sz="0" w:space="0" w:color="auto"/>
        <w:left w:val="none" w:sz="0" w:space="0" w:color="auto"/>
        <w:bottom w:val="none" w:sz="0" w:space="0" w:color="auto"/>
        <w:right w:val="none" w:sz="0" w:space="0" w:color="auto"/>
      </w:divBdr>
    </w:div>
    <w:div w:id="980041136">
      <w:marLeft w:val="0"/>
      <w:marRight w:val="0"/>
      <w:marTop w:val="0"/>
      <w:marBottom w:val="0"/>
      <w:divBdr>
        <w:top w:val="none" w:sz="0" w:space="0" w:color="auto"/>
        <w:left w:val="none" w:sz="0" w:space="0" w:color="auto"/>
        <w:bottom w:val="none" w:sz="0" w:space="0" w:color="auto"/>
        <w:right w:val="none" w:sz="0" w:space="0" w:color="auto"/>
      </w:divBdr>
    </w:div>
    <w:div w:id="980308504">
      <w:marLeft w:val="0"/>
      <w:marRight w:val="0"/>
      <w:marTop w:val="0"/>
      <w:marBottom w:val="0"/>
      <w:divBdr>
        <w:top w:val="none" w:sz="0" w:space="0" w:color="auto"/>
        <w:left w:val="none" w:sz="0" w:space="0" w:color="auto"/>
        <w:bottom w:val="none" w:sz="0" w:space="0" w:color="auto"/>
        <w:right w:val="none" w:sz="0" w:space="0" w:color="auto"/>
      </w:divBdr>
    </w:div>
    <w:div w:id="980353754">
      <w:marLeft w:val="0"/>
      <w:marRight w:val="0"/>
      <w:marTop w:val="0"/>
      <w:marBottom w:val="0"/>
      <w:divBdr>
        <w:top w:val="none" w:sz="0" w:space="0" w:color="auto"/>
        <w:left w:val="none" w:sz="0" w:space="0" w:color="auto"/>
        <w:bottom w:val="none" w:sz="0" w:space="0" w:color="auto"/>
        <w:right w:val="none" w:sz="0" w:space="0" w:color="auto"/>
      </w:divBdr>
    </w:div>
    <w:div w:id="980382381">
      <w:marLeft w:val="0"/>
      <w:marRight w:val="0"/>
      <w:marTop w:val="0"/>
      <w:marBottom w:val="0"/>
      <w:divBdr>
        <w:top w:val="none" w:sz="0" w:space="0" w:color="auto"/>
        <w:left w:val="none" w:sz="0" w:space="0" w:color="auto"/>
        <w:bottom w:val="none" w:sz="0" w:space="0" w:color="auto"/>
        <w:right w:val="none" w:sz="0" w:space="0" w:color="auto"/>
      </w:divBdr>
    </w:div>
    <w:div w:id="980425558">
      <w:marLeft w:val="0"/>
      <w:marRight w:val="0"/>
      <w:marTop w:val="0"/>
      <w:marBottom w:val="0"/>
      <w:divBdr>
        <w:top w:val="none" w:sz="0" w:space="0" w:color="auto"/>
        <w:left w:val="none" w:sz="0" w:space="0" w:color="auto"/>
        <w:bottom w:val="none" w:sz="0" w:space="0" w:color="auto"/>
        <w:right w:val="none" w:sz="0" w:space="0" w:color="auto"/>
      </w:divBdr>
    </w:div>
    <w:div w:id="980427768">
      <w:marLeft w:val="0"/>
      <w:marRight w:val="0"/>
      <w:marTop w:val="0"/>
      <w:marBottom w:val="0"/>
      <w:divBdr>
        <w:top w:val="none" w:sz="0" w:space="0" w:color="auto"/>
        <w:left w:val="none" w:sz="0" w:space="0" w:color="auto"/>
        <w:bottom w:val="none" w:sz="0" w:space="0" w:color="auto"/>
        <w:right w:val="none" w:sz="0" w:space="0" w:color="auto"/>
      </w:divBdr>
    </w:div>
    <w:div w:id="980497192">
      <w:bodyDiv w:val="1"/>
      <w:marLeft w:val="0"/>
      <w:marRight w:val="0"/>
      <w:marTop w:val="0"/>
      <w:marBottom w:val="0"/>
      <w:divBdr>
        <w:top w:val="none" w:sz="0" w:space="0" w:color="auto"/>
        <w:left w:val="none" w:sz="0" w:space="0" w:color="auto"/>
        <w:bottom w:val="none" w:sz="0" w:space="0" w:color="auto"/>
        <w:right w:val="none" w:sz="0" w:space="0" w:color="auto"/>
      </w:divBdr>
    </w:div>
    <w:div w:id="980499045">
      <w:marLeft w:val="0"/>
      <w:marRight w:val="0"/>
      <w:marTop w:val="0"/>
      <w:marBottom w:val="0"/>
      <w:divBdr>
        <w:top w:val="none" w:sz="0" w:space="0" w:color="auto"/>
        <w:left w:val="none" w:sz="0" w:space="0" w:color="auto"/>
        <w:bottom w:val="none" w:sz="0" w:space="0" w:color="auto"/>
        <w:right w:val="none" w:sz="0" w:space="0" w:color="auto"/>
      </w:divBdr>
    </w:div>
    <w:div w:id="980575622">
      <w:marLeft w:val="0"/>
      <w:marRight w:val="0"/>
      <w:marTop w:val="0"/>
      <w:marBottom w:val="0"/>
      <w:divBdr>
        <w:top w:val="none" w:sz="0" w:space="0" w:color="auto"/>
        <w:left w:val="none" w:sz="0" w:space="0" w:color="auto"/>
        <w:bottom w:val="none" w:sz="0" w:space="0" w:color="auto"/>
        <w:right w:val="none" w:sz="0" w:space="0" w:color="auto"/>
      </w:divBdr>
    </w:div>
    <w:div w:id="980646631">
      <w:marLeft w:val="0"/>
      <w:marRight w:val="0"/>
      <w:marTop w:val="0"/>
      <w:marBottom w:val="0"/>
      <w:divBdr>
        <w:top w:val="none" w:sz="0" w:space="0" w:color="auto"/>
        <w:left w:val="none" w:sz="0" w:space="0" w:color="auto"/>
        <w:bottom w:val="none" w:sz="0" w:space="0" w:color="auto"/>
        <w:right w:val="none" w:sz="0" w:space="0" w:color="auto"/>
      </w:divBdr>
    </w:div>
    <w:div w:id="980771350">
      <w:marLeft w:val="0"/>
      <w:marRight w:val="0"/>
      <w:marTop w:val="0"/>
      <w:marBottom w:val="0"/>
      <w:divBdr>
        <w:top w:val="none" w:sz="0" w:space="0" w:color="auto"/>
        <w:left w:val="none" w:sz="0" w:space="0" w:color="auto"/>
        <w:bottom w:val="none" w:sz="0" w:space="0" w:color="auto"/>
        <w:right w:val="none" w:sz="0" w:space="0" w:color="auto"/>
      </w:divBdr>
    </w:div>
    <w:div w:id="980772956">
      <w:marLeft w:val="0"/>
      <w:marRight w:val="0"/>
      <w:marTop w:val="0"/>
      <w:marBottom w:val="0"/>
      <w:divBdr>
        <w:top w:val="none" w:sz="0" w:space="0" w:color="auto"/>
        <w:left w:val="none" w:sz="0" w:space="0" w:color="auto"/>
        <w:bottom w:val="none" w:sz="0" w:space="0" w:color="auto"/>
        <w:right w:val="none" w:sz="0" w:space="0" w:color="auto"/>
      </w:divBdr>
    </w:div>
    <w:div w:id="980890015">
      <w:marLeft w:val="0"/>
      <w:marRight w:val="0"/>
      <w:marTop w:val="0"/>
      <w:marBottom w:val="0"/>
      <w:divBdr>
        <w:top w:val="none" w:sz="0" w:space="0" w:color="auto"/>
        <w:left w:val="none" w:sz="0" w:space="0" w:color="auto"/>
        <w:bottom w:val="none" w:sz="0" w:space="0" w:color="auto"/>
        <w:right w:val="none" w:sz="0" w:space="0" w:color="auto"/>
      </w:divBdr>
    </w:div>
    <w:div w:id="981036379">
      <w:marLeft w:val="0"/>
      <w:marRight w:val="0"/>
      <w:marTop w:val="0"/>
      <w:marBottom w:val="0"/>
      <w:divBdr>
        <w:top w:val="none" w:sz="0" w:space="0" w:color="auto"/>
        <w:left w:val="none" w:sz="0" w:space="0" w:color="auto"/>
        <w:bottom w:val="none" w:sz="0" w:space="0" w:color="auto"/>
        <w:right w:val="none" w:sz="0" w:space="0" w:color="auto"/>
      </w:divBdr>
    </w:div>
    <w:div w:id="981081093">
      <w:marLeft w:val="0"/>
      <w:marRight w:val="0"/>
      <w:marTop w:val="0"/>
      <w:marBottom w:val="0"/>
      <w:divBdr>
        <w:top w:val="none" w:sz="0" w:space="0" w:color="auto"/>
        <w:left w:val="none" w:sz="0" w:space="0" w:color="auto"/>
        <w:bottom w:val="none" w:sz="0" w:space="0" w:color="auto"/>
        <w:right w:val="none" w:sz="0" w:space="0" w:color="auto"/>
      </w:divBdr>
    </w:div>
    <w:div w:id="981152310">
      <w:marLeft w:val="0"/>
      <w:marRight w:val="0"/>
      <w:marTop w:val="0"/>
      <w:marBottom w:val="0"/>
      <w:divBdr>
        <w:top w:val="none" w:sz="0" w:space="0" w:color="auto"/>
        <w:left w:val="none" w:sz="0" w:space="0" w:color="auto"/>
        <w:bottom w:val="none" w:sz="0" w:space="0" w:color="auto"/>
        <w:right w:val="none" w:sz="0" w:space="0" w:color="auto"/>
      </w:divBdr>
    </w:div>
    <w:div w:id="981227132">
      <w:bodyDiv w:val="1"/>
      <w:marLeft w:val="0"/>
      <w:marRight w:val="0"/>
      <w:marTop w:val="0"/>
      <w:marBottom w:val="0"/>
      <w:divBdr>
        <w:top w:val="none" w:sz="0" w:space="0" w:color="auto"/>
        <w:left w:val="none" w:sz="0" w:space="0" w:color="auto"/>
        <w:bottom w:val="none" w:sz="0" w:space="0" w:color="auto"/>
        <w:right w:val="none" w:sz="0" w:space="0" w:color="auto"/>
      </w:divBdr>
    </w:div>
    <w:div w:id="981232544">
      <w:marLeft w:val="0"/>
      <w:marRight w:val="0"/>
      <w:marTop w:val="0"/>
      <w:marBottom w:val="0"/>
      <w:divBdr>
        <w:top w:val="none" w:sz="0" w:space="0" w:color="auto"/>
        <w:left w:val="none" w:sz="0" w:space="0" w:color="auto"/>
        <w:bottom w:val="none" w:sz="0" w:space="0" w:color="auto"/>
        <w:right w:val="none" w:sz="0" w:space="0" w:color="auto"/>
      </w:divBdr>
    </w:div>
    <w:div w:id="981271485">
      <w:marLeft w:val="0"/>
      <w:marRight w:val="0"/>
      <w:marTop w:val="0"/>
      <w:marBottom w:val="0"/>
      <w:divBdr>
        <w:top w:val="none" w:sz="0" w:space="0" w:color="auto"/>
        <w:left w:val="none" w:sz="0" w:space="0" w:color="auto"/>
        <w:bottom w:val="none" w:sz="0" w:space="0" w:color="auto"/>
        <w:right w:val="none" w:sz="0" w:space="0" w:color="auto"/>
      </w:divBdr>
    </w:div>
    <w:div w:id="981344867">
      <w:marLeft w:val="0"/>
      <w:marRight w:val="0"/>
      <w:marTop w:val="0"/>
      <w:marBottom w:val="0"/>
      <w:divBdr>
        <w:top w:val="none" w:sz="0" w:space="0" w:color="auto"/>
        <w:left w:val="none" w:sz="0" w:space="0" w:color="auto"/>
        <w:bottom w:val="none" w:sz="0" w:space="0" w:color="auto"/>
        <w:right w:val="none" w:sz="0" w:space="0" w:color="auto"/>
      </w:divBdr>
    </w:div>
    <w:div w:id="981346774">
      <w:marLeft w:val="0"/>
      <w:marRight w:val="0"/>
      <w:marTop w:val="0"/>
      <w:marBottom w:val="0"/>
      <w:divBdr>
        <w:top w:val="none" w:sz="0" w:space="0" w:color="auto"/>
        <w:left w:val="none" w:sz="0" w:space="0" w:color="auto"/>
        <w:bottom w:val="none" w:sz="0" w:space="0" w:color="auto"/>
        <w:right w:val="none" w:sz="0" w:space="0" w:color="auto"/>
      </w:divBdr>
    </w:div>
    <w:div w:id="981350610">
      <w:marLeft w:val="0"/>
      <w:marRight w:val="0"/>
      <w:marTop w:val="0"/>
      <w:marBottom w:val="0"/>
      <w:divBdr>
        <w:top w:val="none" w:sz="0" w:space="0" w:color="auto"/>
        <w:left w:val="none" w:sz="0" w:space="0" w:color="auto"/>
        <w:bottom w:val="none" w:sz="0" w:space="0" w:color="auto"/>
        <w:right w:val="none" w:sz="0" w:space="0" w:color="auto"/>
      </w:divBdr>
    </w:div>
    <w:div w:id="981540108">
      <w:marLeft w:val="0"/>
      <w:marRight w:val="0"/>
      <w:marTop w:val="0"/>
      <w:marBottom w:val="0"/>
      <w:divBdr>
        <w:top w:val="none" w:sz="0" w:space="0" w:color="auto"/>
        <w:left w:val="none" w:sz="0" w:space="0" w:color="auto"/>
        <w:bottom w:val="none" w:sz="0" w:space="0" w:color="auto"/>
        <w:right w:val="none" w:sz="0" w:space="0" w:color="auto"/>
      </w:divBdr>
    </w:div>
    <w:div w:id="981544981">
      <w:marLeft w:val="0"/>
      <w:marRight w:val="0"/>
      <w:marTop w:val="0"/>
      <w:marBottom w:val="0"/>
      <w:divBdr>
        <w:top w:val="none" w:sz="0" w:space="0" w:color="auto"/>
        <w:left w:val="none" w:sz="0" w:space="0" w:color="auto"/>
        <w:bottom w:val="none" w:sz="0" w:space="0" w:color="auto"/>
        <w:right w:val="none" w:sz="0" w:space="0" w:color="auto"/>
      </w:divBdr>
    </w:div>
    <w:div w:id="981546130">
      <w:marLeft w:val="0"/>
      <w:marRight w:val="0"/>
      <w:marTop w:val="0"/>
      <w:marBottom w:val="0"/>
      <w:divBdr>
        <w:top w:val="none" w:sz="0" w:space="0" w:color="auto"/>
        <w:left w:val="none" w:sz="0" w:space="0" w:color="auto"/>
        <w:bottom w:val="none" w:sz="0" w:space="0" w:color="auto"/>
        <w:right w:val="none" w:sz="0" w:space="0" w:color="auto"/>
      </w:divBdr>
    </w:div>
    <w:div w:id="981620537">
      <w:marLeft w:val="0"/>
      <w:marRight w:val="0"/>
      <w:marTop w:val="0"/>
      <w:marBottom w:val="0"/>
      <w:divBdr>
        <w:top w:val="none" w:sz="0" w:space="0" w:color="auto"/>
        <w:left w:val="none" w:sz="0" w:space="0" w:color="auto"/>
        <w:bottom w:val="none" w:sz="0" w:space="0" w:color="auto"/>
        <w:right w:val="none" w:sz="0" w:space="0" w:color="auto"/>
      </w:divBdr>
    </w:div>
    <w:div w:id="981690666">
      <w:marLeft w:val="0"/>
      <w:marRight w:val="0"/>
      <w:marTop w:val="0"/>
      <w:marBottom w:val="0"/>
      <w:divBdr>
        <w:top w:val="none" w:sz="0" w:space="0" w:color="auto"/>
        <w:left w:val="none" w:sz="0" w:space="0" w:color="auto"/>
        <w:bottom w:val="none" w:sz="0" w:space="0" w:color="auto"/>
        <w:right w:val="none" w:sz="0" w:space="0" w:color="auto"/>
      </w:divBdr>
    </w:div>
    <w:div w:id="981891021">
      <w:marLeft w:val="0"/>
      <w:marRight w:val="0"/>
      <w:marTop w:val="0"/>
      <w:marBottom w:val="0"/>
      <w:divBdr>
        <w:top w:val="none" w:sz="0" w:space="0" w:color="auto"/>
        <w:left w:val="none" w:sz="0" w:space="0" w:color="auto"/>
        <w:bottom w:val="none" w:sz="0" w:space="0" w:color="auto"/>
        <w:right w:val="none" w:sz="0" w:space="0" w:color="auto"/>
      </w:divBdr>
    </w:div>
    <w:div w:id="981931238">
      <w:marLeft w:val="0"/>
      <w:marRight w:val="0"/>
      <w:marTop w:val="0"/>
      <w:marBottom w:val="0"/>
      <w:divBdr>
        <w:top w:val="none" w:sz="0" w:space="0" w:color="auto"/>
        <w:left w:val="none" w:sz="0" w:space="0" w:color="auto"/>
        <w:bottom w:val="none" w:sz="0" w:space="0" w:color="auto"/>
        <w:right w:val="none" w:sz="0" w:space="0" w:color="auto"/>
      </w:divBdr>
    </w:div>
    <w:div w:id="982004346">
      <w:marLeft w:val="0"/>
      <w:marRight w:val="0"/>
      <w:marTop w:val="0"/>
      <w:marBottom w:val="0"/>
      <w:divBdr>
        <w:top w:val="none" w:sz="0" w:space="0" w:color="auto"/>
        <w:left w:val="none" w:sz="0" w:space="0" w:color="auto"/>
        <w:bottom w:val="none" w:sz="0" w:space="0" w:color="auto"/>
        <w:right w:val="none" w:sz="0" w:space="0" w:color="auto"/>
      </w:divBdr>
    </w:div>
    <w:div w:id="982076022">
      <w:marLeft w:val="0"/>
      <w:marRight w:val="0"/>
      <w:marTop w:val="0"/>
      <w:marBottom w:val="0"/>
      <w:divBdr>
        <w:top w:val="none" w:sz="0" w:space="0" w:color="auto"/>
        <w:left w:val="none" w:sz="0" w:space="0" w:color="auto"/>
        <w:bottom w:val="none" w:sz="0" w:space="0" w:color="auto"/>
        <w:right w:val="none" w:sz="0" w:space="0" w:color="auto"/>
      </w:divBdr>
    </w:div>
    <w:div w:id="982080180">
      <w:bodyDiv w:val="1"/>
      <w:marLeft w:val="0"/>
      <w:marRight w:val="0"/>
      <w:marTop w:val="0"/>
      <w:marBottom w:val="0"/>
      <w:divBdr>
        <w:top w:val="none" w:sz="0" w:space="0" w:color="auto"/>
        <w:left w:val="none" w:sz="0" w:space="0" w:color="auto"/>
        <w:bottom w:val="none" w:sz="0" w:space="0" w:color="auto"/>
        <w:right w:val="none" w:sz="0" w:space="0" w:color="auto"/>
      </w:divBdr>
    </w:div>
    <w:div w:id="982083256">
      <w:marLeft w:val="0"/>
      <w:marRight w:val="0"/>
      <w:marTop w:val="0"/>
      <w:marBottom w:val="0"/>
      <w:divBdr>
        <w:top w:val="none" w:sz="0" w:space="0" w:color="auto"/>
        <w:left w:val="none" w:sz="0" w:space="0" w:color="auto"/>
        <w:bottom w:val="none" w:sz="0" w:space="0" w:color="auto"/>
        <w:right w:val="none" w:sz="0" w:space="0" w:color="auto"/>
      </w:divBdr>
    </w:div>
    <w:div w:id="982125671">
      <w:marLeft w:val="0"/>
      <w:marRight w:val="0"/>
      <w:marTop w:val="0"/>
      <w:marBottom w:val="0"/>
      <w:divBdr>
        <w:top w:val="none" w:sz="0" w:space="0" w:color="auto"/>
        <w:left w:val="none" w:sz="0" w:space="0" w:color="auto"/>
        <w:bottom w:val="none" w:sz="0" w:space="0" w:color="auto"/>
        <w:right w:val="none" w:sz="0" w:space="0" w:color="auto"/>
      </w:divBdr>
    </w:div>
    <w:div w:id="982274024">
      <w:marLeft w:val="0"/>
      <w:marRight w:val="0"/>
      <w:marTop w:val="0"/>
      <w:marBottom w:val="0"/>
      <w:divBdr>
        <w:top w:val="none" w:sz="0" w:space="0" w:color="auto"/>
        <w:left w:val="none" w:sz="0" w:space="0" w:color="auto"/>
        <w:bottom w:val="none" w:sz="0" w:space="0" w:color="auto"/>
        <w:right w:val="none" w:sz="0" w:space="0" w:color="auto"/>
      </w:divBdr>
    </w:div>
    <w:div w:id="982349845">
      <w:marLeft w:val="0"/>
      <w:marRight w:val="0"/>
      <w:marTop w:val="0"/>
      <w:marBottom w:val="0"/>
      <w:divBdr>
        <w:top w:val="none" w:sz="0" w:space="0" w:color="auto"/>
        <w:left w:val="none" w:sz="0" w:space="0" w:color="auto"/>
        <w:bottom w:val="none" w:sz="0" w:space="0" w:color="auto"/>
        <w:right w:val="none" w:sz="0" w:space="0" w:color="auto"/>
      </w:divBdr>
    </w:div>
    <w:div w:id="982391540">
      <w:marLeft w:val="0"/>
      <w:marRight w:val="0"/>
      <w:marTop w:val="0"/>
      <w:marBottom w:val="0"/>
      <w:divBdr>
        <w:top w:val="none" w:sz="0" w:space="0" w:color="auto"/>
        <w:left w:val="none" w:sz="0" w:space="0" w:color="auto"/>
        <w:bottom w:val="none" w:sz="0" w:space="0" w:color="auto"/>
        <w:right w:val="none" w:sz="0" w:space="0" w:color="auto"/>
      </w:divBdr>
    </w:div>
    <w:div w:id="982392568">
      <w:marLeft w:val="0"/>
      <w:marRight w:val="0"/>
      <w:marTop w:val="0"/>
      <w:marBottom w:val="0"/>
      <w:divBdr>
        <w:top w:val="none" w:sz="0" w:space="0" w:color="auto"/>
        <w:left w:val="none" w:sz="0" w:space="0" w:color="auto"/>
        <w:bottom w:val="none" w:sz="0" w:space="0" w:color="auto"/>
        <w:right w:val="none" w:sz="0" w:space="0" w:color="auto"/>
      </w:divBdr>
    </w:div>
    <w:div w:id="982469040">
      <w:marLeft w:val="0"/>
      <w:marRight w:val="0"/>
      <w:marTop w:val="0"/>
      <w:marBottom w:val="0"/>
      <w:divBdr>
        <w:top w:val="none" w:sz="0" w:space="0" w:color="auto"/>
        <w:left w:val="none" w:sz="0" w:space="0" w:color="auto"/>
        <w:bottom w:val="none" w:sz="0" w:space="0" w:color="auto"/>
        <w:right w:val="none" w:sz="0" w:space="0" w:color="auto"/>
      </w:divBdr>
    </w:div>
    <w:div w:id="982538825">
      <w:marLeft w:val="0"/>
      <w:marRight w:val="0"/>
      <w:marTop w:val="0"/>
      <w:marBottom w:val="0"/>
      <w:divBdr>
        <w:top w:val="none" w:sz="0" w:space="0" w:color="auto"/>
        <w:left w:val="none" w:sz="0" w:space="0" w:color="auto"/>
        <w:bottom w:val="none" w:sz="0" w:space="0" w:color="auto"/>
        <w:right w:val="none" w:sz="0" w:space="0" w:color="auto"/>
      </w:divBdr>
    </w:div>
    <w:div w:id="982584861">
      <w:marLeft w:val="0"/>
      <w:marRight w:val="0"/>
      <w:marTop w:val="0"/>
      <w:marBottom w:val="0"/>
      <w:divBdr>
        <w:top w:val="none" w:sz="0" w:space="0" w:color="auto"/>
        <w:left w:val="none" w:sz="0" w:space="0" w:color="auto"/>
        <w:bottom w:val="none" w:sz="0" w:space="0" w:color="auto"/>
        <w:right w:val="none" w:sz="0" w:space="0" w:color="auto"/>
      </w:divBdr>
    </w:div>
    <w:div w:id="982657008">
      <w:marLeft w:val="0"/>
      <w:marRight w:val="0"/>
      <w:marTop w:val="0"/>
      <w:marBottom w:val="0"/>
      <w:divBdr>
        <w:top w:val="none" w:sz="0" w:space="0" w:color="auto"/>
        <w:left w:val="none" w:sz="0" w:space="0" w:color="auto"/>
        <w:bottom w:val="none" w:sz="0" w:space="0" w:color="auto"/>
        <w:right w:val="none" w:sz="0" w:space="0" w:color="auto"/>
      </w:divBdr>
    </w:div>
    <w:div w:id="982659783">
      <w:marLeft w:val="0"/>
      <w:marRight w:val="0"/>
      <w:marTop w:val="0"/>
      <w:marBottom w:val="0"/>
      <w:divBdr>
        <w:top w:val="none" w:sz="0" w:space="0" w:color="auto"/>
        <w:left w:val="none" w:sz="0" w:space="0" w:color="auto"/>
        <w:bottom w:val="none" w:sz="0" w:space="0" w:color="auto"/>
        <w:right w:val="none" w:sz="0" w:space="0" w:color="auto"/>
      </w:divBdr>
    </w:div>
    <w:div w:id="982736891">
      <w:marLeft w:val="0"/>
      <w:marRight w:val="0"/>
      <w:marTop w:val="0"/>
      <w:marBottom w:val="0"/>
      <w:divBdr>
        <w:top w:val="none" w:sz="0" w:space="0" w:color="auto"/>
        <w:left w:val="none" w:sz="0" w:space="0" w:color="auto"/>
        <w:bottom w:val="none" w:sz="0" w:space="0" w:color="auto"/>
        <w:right w:val="none" w:sz="0" w:space="0" w:color="auto"/>
      </w:divBdr>
    </w:div>
    <w:div w:id="982736978">
      <w:marLeft w:val="0"/>
      <w:marRight w:val="0"/>
      <w:marTop w:val="0"/>
      <w:marBottom w:val="0"/>
      <w:divBdr>
        <w:top w:val="none" w:sz="0" w:space="0" w:color="auto"/>
        <w:left w:val="none" w:sz="0" w:space="0" w:color="auto"/>
        <w:bottom w:val="none" w:sz="0" w:space="0" w:color="auto"/>
        <w:right w:val="none" w:sz="0" w:space="0" w:color="auto"/>
      </w:divBdr>
    </w:div>
    <w:div w:id="982849435">
      <w:marLeft w:val="0"/>
      <w:marRight w:val="0"/>
      <w:marTop w:val="0"/>
      <w:marBottom w:val="0"/>
      <w:divBdr>
        <w:top w:val="none" w:sz="0" w:space="0" w:color="auto"/>
        <w:left w:val="none" w:sz="0" w:space="0" w:color="auto"/>
        <w:bottom w:val="none" w:sz="0" w:space="0" w:color="auto"/>
        <w:right w:val="none" w:sz="0" w:space="0" w:color="auto"/>
      </w:divBdr>
    </w:div>
    <w:div w:id="982849978">
      <w:marLeft w:val="0"/>
      <w:marRight w:val="0"/>
      <w:marTop w:val="0"/>
      <w:marBottom w:val="0"/>
      <w:divBdr>
        <w:top w:val="none" w:sz="0" w:space="0" w:color="auto"/>
        <w:left w:val="none" w:sz="0" w:space="0" w:color="auto"/>
        <w:bottom w:val="none" w:sz="0" w:space="0" w:color="auto"/>
        <w:right w:val="none" w:sz="0" w:space="0" w:color="auto"/>
      </w:divBdr>
    </w:div>
    <w:div w:id="982851843">
      <w:marLeft w:val="0"/>
      <w:marRight w:val="0"/>
      <w:marTop w:val="0"/>
      <w:marBottom w:val="0"/>
      <w:divBdr>
        <w:top w:val="none" w:sz="0" w:space="0" w:color="auto"/>
        <w:left w:val="none" w:sz="0" w:space="0" w:color="auto"/>
        <w:bottom w:val="none" w:sz="0" w:space="0" w:color="auto"/>
        <w:right w:val="none" w:sz="0" w:space="0" w:color="auto"/>
      </w:divBdr>
    </w:div>
    <w:div w:id="982857956">
      <w:marLeft w:val="0"/>
      <w:marRight w:val="0"/>
      <w:marTop w:val="0"/>
      <w:marBottom w:val="0"/>
      <w:divBdr>
        <w:top w:val="none" w:sz="0" w:space="0" w:color="auto"/>
        <w:left w:val="none" w:sz="0" w:space="0" w:color="auto"/>
        <w:bottom w:val="none" w:sz="0" w:space="0" w:color="auto"/>
        <w:right w:val="none" w:sz="0" w:space="0" w:color="auto"/>
      </w:divBdr>
    </w:div>
    <w:div w:id="982924885">
      <w:marLeft w:val="0"/>
      <w:marRight w:val="0"/>
      <w:marTop w:val="0"/>
      <w:marBottom w:val="0"/>
      <w:divBdr>
        <w:top w:val="none" w:sz="0" w:space="0" w:color="auto"/>
        <w:left w:val="none" w:sz="0" w:space="0" w:color="auto"/>
        <w:bottom w:val="none" w:sz="0" w:space="0" w:color="auto"/>
        <w:right w:val="none" w:sz="0" w:space="0" w:color="auto"/>
      </w:divBdr>
    </w:div>
    <w:div w:id="983116909">
      <w:marLeft w:val="0"/>
      <w:marRight w:val="0"/>
      <w:marTop w:val="0"/>
      <w:marBottom w:val="0"/>
      <w:divBdr>
        <w:top w:val="none" w:sz="0" w:space="0" w:color="auto"/>
        <w:left w:val="none" w:sz="0" w:space="0" w:color="auto"/>
        <w:bottom w:val="none" w:sz="0" w:space="0" w:color="auto"/>
        <w:right w:val="none" w:sz="0" w:space="0" w:color="auto"/>
      </w:divBdr>
    </w:div>
    <w:div w:id="983238315">
      <w:marLeft w:val="0"/>
      <w:marRight w:val="0"/>
      <w:marTop w:val="0"/>
      <w:marBottom w:val="0"/>
      <w:divBdr>
        <w:top w:val="none" w:sz="0" w:space="0" w:color="auto"/>
        <w:left w:val="none" w:sz="0" w:space="0" w:color="auto"/>
        <w:bottom w:val="none" w:sz="0" w:space="0" w:color="auto"/>
        <w:right w:val="none" w:sz="0" w:space="0" w:color="auto"/>
      </w:divBdr>
    </w:div>
    <w:div w:id="983238765">
      <w:marLeft w:val="0"/>
      <w:marRight w:val="0"/>
      <w:marTop w:val="0"/>
      <w:marBottom w:val="0"/>
      <w:divBdr>
        <w:top w:val="none" w:sz="0" w:space="0" w:color="auto"/>
        <w:left w:val="none" w:sz="0" w:space="0" w:color="auto"/>
        <w:bottom w:val="none" w:sz="0" w:space="0" w:color="auto"/>
        <w:right w:val="none" w:sz="0" w:space="0" w:color="auto"/>
      </w:divBdr>
    </w:div>
    <w:div w:id="983241002">
      <w:marLeft w:val="0"/>
      <w:marRight w:val="0"/>
      <w:marTop w:val="0"/>
      <w:marBottom w:val="0"/>
      <w:divBdr>
        <w:top w:val="none" w:sz="0" w:space="0" w:color="auto"/>
        <w:left w:val="none" w:sz="0" w:space="0" w:color="auto"/>
        <w:bottom w:val="none" w:sz="0" w:space="0" w:color="auto"/>
        <w:right w:val="none" w:sz="0" w:space="0" w:color="auto"/>
      </w:divBdr>
    </w:div>
    <w:div w:id="983244446">
      <w:marLeft w:val="0"/>
      <w:marRight w:val="0"/>
      <w:marTop w:val="0"/>
      <w:marBottom w:val="0"/>
      <w:divBdr>
        <w:top w:val="none" w:sz="0" w:space="0" w:color="auto"/>
        <w:left w:val="none" w:sz="0" w:space="0" w:color="auto"/>
        <w:bottom w:val="none" w:sz="0" w:space="0" w:color="auto"/>
        <w:right w:val="none" w:sz="0" w:space="0" w:color="auto"/>
      </w:divBdr>
    </w:div>
    <w:div w:id="983387361">
      <w:marLeft w:val="0"/>
      <w:marRight w:val="0"/>
      <w:marTop w:val="0"/>
      <w:marBottom w:val="0"/>
      <w:divBdr>
        <w:top w:val="none" w:sz="0" w:space="0" w:color="auto"/>
        <w:left w:val="none" w:sz="0" w:space="0" w:color="auto"/>
        <w:bottom w:val="none" w:sz="0" w:space="0" w:color="auto"/>
        <w:right w:val="none" w:sz="0" w:space="0" w:color="auto"/>
      </w:divBdr>
    </w:div>
    <w:div w:id="983394122">
      <w:marLeft w:val="0"/>
      <w:marRight w:val="0"/>
      <w:marTop w:val="0"/>
      <w:marBottom w:val="0"/>
      <w:divBdr>
        <w:top w:val="none" w:sz="0" w:space="0" w:color="auto"/>
        <w:left w:val="none" w:sz="0" w:space="0" w:color="auto"/>
        <w:bottom w:val="none" w:sz="0" w:space="0" w:color="auto"/>
        <w:right w:val="none" w:sz="0" w:space="0" w:color="auto"/>
      </w:divBdr>
    </w:div>
    <w:div w:id="983434016">
      <w:marLeft w:val="0"/>
      <w:marRight w:val="0"/>
      <w:marTop w:val="0"/>
      <w:marBottom w:val="0"/>
      <w:divBdr>
        <w:top w:val="none" w:sz="0" w:space="0" w:color="auto"/>
        <w:left w:val="none" w:sz="0" w:space="0" w:color="auto"/>
        <w:bottom w:val="none" w:sz="0" w:space="0" w:color="auto"/>
        <w:right w:val="none" w:sz="0" w:space="0" w:color="auto"/>
      </w:divBdr>
    </w:div>
    <w:div w:id="983462306">
      <w:marLeft w:val="0"/>
      <w:marRight w:val="0"/>
      <w:marTop w:val="0"/>
      <w:marBottom w:val="0"/>
      <w:divBdr>
        <w:top w:val="none" w:sz="0" w:space="0" w:color="auto"/>
        <w:left w:val="none" w:sz="0" w:space="0" w:color="auto"/>
        <w:bottom w:val="none" w:sz="0" w:space="0" w:color="auto"/>
        <w:right w:val="none" w:sz="0" w:space="0" w:color="auto"/>
      </w:divBdr>
    </w:div>
    <w:div w:id="983464323">
      <w:marLeft w:val="0"/>
      <w:marRight w:val="0"/>
      <w:marTop w:val="0"/>
      <w:marBottom w:val="0"/>
      <w:divBdr>
        <w:top w:val="none" w:sz="0" w:space="0" w:color="auto"/>
        <w:left w:val="none" w:sz="0" w:space="0" w:color="auto"/>
        <w:bottom w:val="none" w:sz="0" w:space="0" w:color="auto"/>
        <w:right w:val="none" w:sz="0" w:space="0" w:color="auto"/>
      </w:divBdr>
    </w:div>
    <w:div w:id="983508999">
      <w:marLeft w:val="0"/>
      <w:marRight w:val="0"/>
      <w:marTop w:val="0"/>
      <w:marBottom w:val="0"/>
      <w:divBdr>
        <w:top w:val="none" w:sz="0" w:space="0" w:color="auto"/>
        <w:left w:val="none" w:sz="0" w:space="0" w:color="auto"/>
        <w:bottom w:val="none" w:sz="0" w:space="0" w:color="auto"/>
        <w:right w:val="none" w:sz="0" w:space="0" w:color="auto"/>
      </w:divBdr>
    </w:div>
    <w:div w:id="983511224">
      <w:marLeft w:val="0"/>
      <w:marRight w:val="0"/>
      <w:marTop w:val="0"/>
      <w:marBottom w:val="0"/>
      <w:divBdr>
        <w:top w:val="none" w:sz="0" w:space="0" w:color="auto"/>
        <w:left w:val="none" w:sz="0" w:space="0" w:color="auto"/>
        <w:bottom w:val="none" w:sz="0" w:space="0" w:color="auto"/>
        <w:right w:val="none" w:sz="0" w:space="0" w:color="auto"/>
      </w:divBdr>
    </w:div>
    <w:div w:id="983702906">
      <w:marLeft w:val="0"/>
      <w:marRight w:val="0"/>
      <w:marTop w:val="0"/>
      <w:marBottom w:val="0"/>
      <w:divBdr>
        <w:top w:val="none" w:sz="0" w:space="0" w:color="auto"/>
        <w:left w:val="none" w:sz="0" w:space="0" w:color="auto"/>
        <w:bottom w:val="none" w:sz="0" w:space="0" w:color="auto"/>
        <w:right w:val="none" w:sz="0" w:space="0" w:color="auto"/>
      </w:divBdr>
    </w:div>
    <w:div w:id="983780304">
      <w:marLeft w:val="0"/>
      <w:marRight w:val="0"/>
      <w:marTop w:val="0"/>
      <w:marBottom w:val="0"/>
      <w:divBdr>
        <w:top w:val="none" w:sz="0" w:space="0" w:color="auto"/>
        <w:left w:val="none" w:sz="0" w:space="0" w:color="auto"/>
        <w:bottom w:val="none" w:sz="0" w:space="0" w:color="auto"/>
        <w:right w:val="none" w:sz="0" w:space="0" w:color="auto"/>
      </w:divBdr>
    </w:div>
    <w:div w:id="983852560">
      <w:marLeft w:val="0"/>
      <w:marRight w:val="0"/>
      <w:marTop w:val="0"/>
      <w:marBottom w:val="0"/>
      <w:divBdr>
        <w:top w:val="none" w:sz="0" w:space="0" w:color="auto"/>
        <w:left w:val="none" w:sz="0" w:space="0" w:color="auto"/>
        <w:bottom w:val="none" w:sz="0" w:space="0" w:color="auto"/>
        <w:right w:val="none" w:sz="0" w:space="0" w:color="auto"/>
      </w:divBdr>
    </w:div>
    <w:div w:id="983893248">
      <w:marLeft w:val="0"/>
      <w:marRight w:val="0"/>
      <w:marTop w:val="0"/>
      <w:marBottom w:val="0"/>
      <w:divBdr>
        <w:top w:val="none" w:sz="0" w:space="0" w:color="auto"/>
        <w:left w:val="none" w:sz="0" w:space="0" w:color="auto"/>
        <w:bottom w:val="none" w:sz="0" w:space="0" w:color="auto"/>
        <w:right w:val="none" w:sz="0" w:space="0" w:color="auto"/>
      </w:divBdr>
    </w:div>
    <w:div w:id="983894484">
      <w:marLeft w:val="0"/>
      <w:marRight w:val="0"/>
      <w:marTop w:val="0"/>
      <w:marBottom w:val="0"/>
      <w:divBdr>
        <w:top w:val="none" w:sz="0" w:space="0" w:color="auto"/>
        <w:left w:val="none" w:sz="0" w:space="0" w:color="auto"/>
        <w:bottom w:val="none" w:sz="0" w:space="0" w:color="auto"/>
        <w:right w:val="none" w:sz="0" w:space="0" w:color="auto"/>
      </w:divBdr>
    </w:div>
    <w:div w:id="984041985">
      <w:marLeft w:val="0"/>
      <w:marRight w:val="0"/>
      <w:marTop w:val="0"/>
      <w:marBottom w:val="0"/>
      <w:divBdr>
        <w:top w:val="none" w:sz="0" w:space="0" w:color="auto"/>
        <w:left w:val="none" w:sz="0" w:space="0" w:color="auto"/>
        <w:bottom w:val="none" w:sz="0" w:space="0" w:color="auto"/>
        <w:right w:val="none" w:sz="0" w:space="0" w:color="auto"/>
      </w:divBdr>
    </w:div>
    <w:div w:id="984119747">
      <w:marLeft w:val="0"/>
      <w:marRight w:val="0"/>
      <w:marTop w:val="0"/>
      <w:marBottom w:val="0"/>
      <w:divBdr>
        <w:top w:val="none" w:sz="0" w:space="0" w:color="auto"/>
        <w:left w:val="none" w:sz="0" w:space="0" w:color="auto"/>
        <w:bottom w:val="none" w:sz="0" w:space="0" w:color="auto"/>
        <w:right w:val="none" w:sz="0" w:space="0" w:color="auto"/>
      </w:divBdr>
    </w:div>
    <w:div w:id="984165981">
      <w:marLeft w:val="0"/>
      <w:marRight w:val="0"/>
      <w:marTop w:val="0"/>
      <w:marBottom w:val="0"/>
      <w:divBdr>
        <w:top w:val="none" w:sz="0" w:space="0" w:color="auto"/>
        <w:left w:val="none" w:sz="0" w:space="0" w:color="auto"/>
        <w:bottom w:val="none" w:sz="0" w:space="0" w:color="auto"/>
        <w:right w:val="none" w:sz="0" w:space="0" w:color="auto"/>
      </w:divBdr>
    </w:div>
    <w:div w:id="984235639">
      <w:marLeft w:val="0"/>
      <w:marRight w:val="0"/>
      <w:marTop w:val="0"/>
      <w:marBottom w:val="0"/>
      <w:divBdr>
        <w:top w:val="none" w:sz="0" w:space="0" w:color="auto"/>
        <w:left w:val="none" w:sz="0" w:space="0" w:color="auto"/>
        <w:bottom w:val="none" w:sz="0" w:space="0" w:color="auto"/>
        <w:right w:val="none" w:sz="0" w:space="0" w:color="auto"/>
      </w:divBdr>
    </w:div>
    <w:div w:id="984429046">
      <w:marLeft w:val="0"/>
      <w:marRight w:val="0"/>
      <w:marTop w:val="0"/>
      <w:marBottom w:val="0"/>
      <w:divBdr>
        <w:top w:val="none" w:sz="0" w:space="0" w:color="auto"/>
        <w:left w:val="none" w:sz="0" w:space="0" w:color="auto"/>
        <w:bottom w:val="none" w:sz="0" w:space="0" w:color="auto"/>
        <w:right w:val="none" w:sz="0" w:space="0" w:color="auto"/>
      </w:divBdr>
    </w:div>
    <w:div w:id="984579103">
      <w:marLeft w:val="0"/>
      <w:marRight w:val="0"/>
      <w:marTop w:val="0"/>
      <w:marBottom w:val="0"/>
      <w:divBdr>
        <w:top w:val="none" w:sz="0" w:space="0" w:color="auto"/>
        <w:left w:val="none" w:sz="0" w:space="0" w:color="auto"/>
        <w:bottom w:val="none" w:sz="0" w:space="0" w:color="auto"/>
        <w:right w:val="none" w:sz="0" w:space="0" w:color="auto"/>
      </w:divBdr>
    </w:div>
    <w:div w:id="984625722">
      <w:marLeft w:val="0"/>
      <w:marRight w:val="0"/>
      <w:marTop w:val="0"/>
      <w:marBottom w:val="0"/>
      <w:divBdr>
        <w:top w:val="none" w:sz="0" w:space="0" w:color="auto"/>
        <w:left w:val="none" w:sz="0" w:space="0" w:color="auto"/>
        <w:bottom w:val="none" w:sz="0" w:space="0" w:color="auto"/>
        <w:right w:val="none" w:sz="0" w:space="0" w:color="auto"/>
      </w:divBdr>
    </w:div>
    <w:div w:id="984628230">
      <w:marLeft w:val="0"/>
      <w:marRight w:val="0"/>
      <w:marTop w:val="0"/>
      <w:marBottom w:val="0"/>
      <w:divBdr>
        <w:top w:val="none" w:sz="0" w:space="0" w:color="auto"/>
        <w:left w:val="none" w:sz="0" w:space="0" w:color="auto"/>
        <w:bottom w:val="none" w:sz="0" w:space="0" w:color="auto"/>
        <w:right w:val="none" w:sz="0" w:space="0" w:color="auto"/>
      </w:divBdr>
    </w:div>
    <w:div w:id="984704428">
      <w:marLeft w:val="0"/>
      <w:marRight w:val="0"/>
      <w:marTop w:val="0"/>
      <w:marBottom w:val="0"/>
      <w:divBdr>
        <w:top w:val="none" w:sz="0" w:space="0" w:color="auto"/>
        <w:left w:val="none" w:sz="0" w:space="0" w:color="auto"/>
        <w:bottom w:val="none" w:sz="0" w:space="0" w:color="auto"/>
        <w:right w:val="none" w:sz="0" w:space="0" w:color="auto"/>
      </w:divBdr>
    </w:div>
    <w:div w:id="984816812">
      <w:marLeft w:val="0"/>
      <w:marRight w:val="0"/>
      <w:marTop w:val="0"/>
      <w:marBottom w:val="0"/>
      <w:divBdr>
        <w:top w:val="none" w:sz="0" w:space="0" w:color="auto"/>
        <w:left w:val="none" w:sz="0" w:space="0" w:color="auto"/>
        <w:bottom w:val="none" w:sz="0" w:space="0" w:color="auto"/>
        <w:right w:val="none" w:sz="0" w:space="0" w:color="auto"/>
      </w:divBdr>
    </w:div>
    <w:div w:id="984891149">
      <w:marLeft w:val="0"/>
      <w:marRight w:val="0"/>
      <w:marTop w:val="0"/>
      <w:marBottom w:val="0"/>
      <w:divBdr>
        <w:top w:val="none" w:sz="0" w:space="0" w:color="auto"/>
        <w:left w:val="none" w:sz="0" w:space="0" w:color="auto"/>
        <w:bottom w:val="none" w:sz="0" w:space="0" w:color="auto"/>
        <w:right w:val="none" w:sz="0" w:space="0" w:color="auto"/>
      </w:divBdr>
    </w:div>
    <w:div w:id="984894215">
      <w:marLeft w:val="0"/>
      <w:marRight w:val="0"/>
      <w:marTop w:val="0"/>
      <w:marBottom w:val="0"/>
      <w:divBdr>
        <w:top w:val="none" w:sz="0" w:space="0" w:color="auto"/>
        <w:left w:val="none" w:sz="0" w:space="0" w:color="auto"/>
        <w:bottom w:val="none" w:sz="0" w:space="0" w:color="auto"/>
        <w:right w:val="none" w:sz="0" w:space="0" w:color="auto"/>
      </w:divBdr>
    </w:div>
    <w:div w:id="984897291">
      <w:marLeft w:val="0"/>
      <w:marRight w:val="0"/>
      <w:marTop w:val="0"/>
      <w:marBottom w:val="0"/>
      <w:divBdr>
        <w:top w:val="none" w:sz="0" w:space="0" w:color="auto"/>
        <w:left w:val="none" w:sz="0" w:space="0" w:color="auto"/>
        <w:bottom w:val="none" w:sz="0" w:space="0" w:color="auto"/>
        <w:right w:val="none" w:sz="0" w:space="0" w:color="auto"/>
      </w:divBdr>
    </w:div>
    <w:div w:id="985008785">
      <w:marLeft w:val="0"/>
      <w:marRight w:val="0"/>
      <w:marTop w:val="0"/>
      <w:marBottom w:val="0"/>
      <w:divBdr>
        <w:top w:val="none" w:sz="0" w:space="0" w:color="auto"/>
        <w:left w:val="none" w:sz="0" w:space="0" w:color="auto"/>
        <w:bottom w:val="none" w:sz="0" w:space="0" w:color="auto"/>
        <w:right w:val="none" w:sz="0" w:space="0" w:color="auto"/>
      </w:divBdr>
    </w:div>
    <w:div w:id="985159817">
      <w:marLeft w:val="0"/>
      <w:marRight w:val="0"/>
      <w:marTop w:val="0"/>
      <w:marBottom w:val="0"/>
      <w:divBdr>
        <w:top w:val="none" w:sz="0" w:space="0" w:color="auto"/>
        <w:left w:val="none" w:sz="0" w:space="0" w:color="auto"/>
        <w:bottom w:val="none" w:sz="0" w:space="0" w:color="auto"/>
        <w:right w:val="none" w:sz="0" w:space="0" w:color="auto"/>
      </w:divBdr>
    </w:div>
    <w:div w:id="985167801">
      <w:marLeft w:val="0"/>
      <w:marRight w:val="0"/>
      <w:marTop w:val="0"/>
      <w:marBottom w:val="0"/>
      <w:divBdr>
        <w:top w:val="none" w:sz="0" w:space="0" w:color="auto"/>
        <w:left w:val="none" w:sz="0" w:space="0" w:color="auto"/>
        <w:bottom w:val="none" w:sz="0" w:space="0" w:color="auto"/>
        <w:right w:val="none" w:sz="0" w:space="0" w:color="auto"/>
      </w:divBdr>
    </w:div>
    <w:div w:id="985206768">
      <w:marLeft w:val="0"/>
      <w:marRight w:val="0"/>
      <w:marTop w:val="0"/>
      <w:marBottom w:val="0"/>
      <w:divBdr>
        <w:top w:val="none" w:sz="0" w:space="0" w:color="auto"/>
        <w:left w:val="none" w:sz="0" w:space="0" w:color="auto"/>
        <w:bottom w:val="none" w:sz="0" w:space="0" w:color="auto"/>
        <w:right w:val="none" w:sz="0" w:space="0" w:color="auto"/>
      </w:divBdr>
    </w:div>
    <w:div w:id="985235189">
      <w:marLeft w:val="0"/>
      <w:marRight w:val="0"/>
      <w:marTop w:val="0"/>
      <w:marBottom w:val="0"/>
      <w:divBdr>
        <w:top w:val="none" w:sz="0" w:space="0" w:color="auto"/>
        <w:left w:val="none" w:sz="0" w:space="0" w:color="auto"/>
        <w:bottom w:val="none" w:sz="0" w:space="0" w:color="auto"/>
        <w:right w:val="none" w:sz="0" w:space="0" w:color="auto"/>
      </w:divBdr>
    </w:div>
    <w:div w:id="985352626">
      <w:marLeft w:val="0"/>
      <w:marRight w:val="0"/>
      <w:marTop w:val="0"/>
      <w:marBottom w:val="0"/>
      <w:divBdr>
        <w:top w:val="none" w:sz="0" w:space="0" w:color="auto"/>
        <w:left w:val="none" w:sz="0" w:space="0" w:color="auto"/>
        <w:bottom w:val="none" w:sz="0" w:space="0" w:color="auto"/>
        <w:right w:val="none" w:sz="0" w:space="0" w:color="auto"/>
      </w:divBdr>
    </w:div>
    <w:div w:id="985357772">
      <w:marLeft w:val="0"/>
      <w:marRight w:val="0"/>
      <w:marTop w:val="0"/>
      <w:marBottom w:val="0"/>
      <w:divBdr>
        <w:top w:val="none" w:sz="0" w:space="0" w:color="auto"/>
        <w:left w:val="none" w:sz="0" w:space="0" w:color="auto"/>
        <w:bottom w:val="none" w:sz="0" w:space="0" w:color="auto"/>
        <w:right w:val="none" w:sz="0" w:space="0" w:color="auto"/>
      </w:divBdr>
    </w:div>
    <w:div w:id="985400098">
      <w:marLeft w:val="0"/>
      <w:marRight w:val="0"/>
      <w:marTop w:val="0"/>
      <w:marBottom w:val="0"/>
      <w:divBdr>
        <w:top w:val="none" w:sz="0" w:space="0" w:color="auto"/>
        <w:left w:val="none" w:sz="0" w:space="0" w:color="auto"/>
        <w:bottom w:val="none" w:sz="0" w:space="0" w:color="auto"/>
        <w:right w:val="none" w:sz="0" w:space="0" w:color="auto"/>
      </w:divBdr>
    </w:div>
    <w:div w:id="985473912">
      <w:marLeft w:val="0"/>
      <w:marRight w:val="0"/>
      <w:marTop w:val="0"/>
      <w:marBottom w:val="0"/>
      <w:divBdr>
        <w:top w:val="none" w:sz="0" w:space="0" w:color="auto"/>
        <w:left w:val="none" w:sz="0" w:space="0" w:color="auto"/>
        <w:bottom w:val="none" w:sz="0" w:space="0" w:color="auto"/>
        <w:right w:val="none" w:sz="0" w:space="0" w:color="auto"/>
      </w:divBdr>
    </w:div>
    <w:div w:id="985623896">
      <w:marLeft w:val="0"/>
      <w:marRight w:val="0"/>
      <w:marTop w:val="0"/>
      <w:marBottom w:val="0"/>
      <w:divBdr>
        <w:top w:val="none" w:sz="0" w:space="0" w:color="auto"/>
        <w:left w:val="none" w:sz="0" w:space="0" w:color="auto"/>
        <w:bottom w:val="none" w:sz="0" w:space="0" w:color="auto"/>
        <w:right w:val="none" w:sz="0" w:space="0" w:color="auto"/>
      </w:divBdr>
    </w:div>
    <w:div w:id="985663416">
      <w:marLeft w:val="0"/>
      <w:marRight w:val="0"/>
      <w:marTop w:val="0"/>
      <w:marBottom w:val="0"/>
      <w:divBdr>
        <w:top w:val="none" w:sz="0" w:space="0" w:color="auto"/>
        <w:left w:val="none" w:sz="0" w:space="0" w:color="auto"/>
        <w:bottom w:val="none" w:sz="0" w:space="0" w:color="auto"/>
        <w:right w:val="none" w:sz="0" w:space="0" w:color="auto"/>
      </w:divBdr>
    </w:div>
    <w:div w:id="985670150">
      <w:marLeft w:val="0"/>
      <w:marRight w:val="0"/>
      <w:marTop w:val="0"/>
      <w:marBottom w:val="0"/>
      <w:divBdr>
        <w:top w:val="none" w:sz="0" w:space="0" w:color="auto"/>
        <w:left w:val="none" w:sz="0" w:space="0" w:color="auto"/>
        <w:bottom w:val="none" w:sz="0" w:space="0" w:color="auto"/>
        <w:right w:val="none" w:sz="0" w:space="0" w:color="auto"/>
      </w:divBdr>
    </w:div>
    <w:div w:id="985670222">
      <w:marLeft w:val="0"/>
      <w:marRight w:val="0"/>
      <w:marTop w:val="0"/>
      <w:marBottom w:val="0"/>
      <w:divBdr>
        <w:top w:val="none" w:sz="0" w:space="0" w:color="auto"/>
        <w:left w:val="none" w:sz="0" w:space="0" w:color="auto"/>
        <w:bottom w:val="none" w:sz="0" w:space="0" w:color="auto"/>
        <w:right w:val="none" w:sz="0" w:space="0" w:color="auto"/>
      </w:divBdr>
    </w:div>
    <w:div w:id="986084834">
      <w:marLeft w:val="0"/>
      <w:marRight w:val="0"/>
      <w:marTop w:val="0"/>
      <w:marBottom w:val="0"/>
      <w:divBdr>
        <w:top w:val="none" w:sz="0" w:space="0" w:color="auto"/>
        <w:left w:val="none" w:sz="0" w:space="0" w:color="auto"/>
        <w:bottom w:val="none" w:sz="0" w:space="0" w:color="auto"/>
        <w:right w:val="none" w:sz="0" w:space="0" w:color="auto"/>
      </w:divBdr>
    </w:div>
    <w:div w:id="986133764">
      <w:marLeft w:val="0"/>
      <w:marRight w:val="0"/>
      <w:marTop w:val="0"/>
      <w:marBottom w:val="0"/>
      <w:divBdr>
        <w:top w:val="none" w:sz="0" w:space="0" w:color="auto"/>
        <w:left w:val="none" w:sz="0" w:space="0" w:color="auto"/>
        <w:bottom w:val="none" w:sz="0" w:space="0" w:color="auto"/>
        <w:right w:val="none" w:sz="0" w:space="0" w:color="auto"/>
      </w:divBdr>
    </w:div>
    <w:div w:id="986320143">
      <w:marLeft w:val="0"/>
      <w:marRight w:val="0"/>
      <w:marTop w:val="0"/>
      <w:marBottom w:val="0"/>
      <w:divBdr>
        <w:top w:val="none" w:sz="0" w:space="0" w:color="auto"/>
        <w:left w:val="none" w:sz="0" w:space="0" w:color="auto"/>
        <w:bottom w:val="none" w:sz="0" w:space="0" w:color="auto"/>
        <w:right w:val="none" w:sz="0" w:space="0" w:color="auto"/>
      </w:divBdr>
    </w:div>
    <w:div w:id="986324027">
      <w:marLeft w:val="0"/>
      <w:marRight w:val="0"/>
      <w:marTop w:val="0"/>
      <w:marBottom w:val="0"/>
      <w:divBdr>
        <w:top w:val="none" w:sz="0" w:space="0" w:color="auto"/>
        <w:left w:val="none" w:sz="0" w:space="0" w:color="auto"/>
        <w:bottom w:val="none" w:sz="0" w:space="0" w:color="auto"/>
        <w:right w:val="none" w:sz="0" w:space="0" w:color="auto"/>
      </w:divBdr>
    </w:div>
    <w:div w:id="986515874">
      <w:marLeft w:val="0"/>
      <w:marRight w:val="0"/>
      <w:marTop w:val="0"/>
      <w:marBottom w:val="0"/>
      <w:divBdr>
        <w:top w:val="none" w:sz="0" w:space="0" w:color="auto"/>
        <w:left w:val="none" w:sz="0" w:space="0" w:color="auto"/>
        <w:bottom w:val="none" w:sz="0" w:space="0" w:color="auto"/>
        <w:right w:val="none" w:sz="0" w:space="0" w:color="auto"/>
      </w:divBdr>
    </w:div>
    <w:div w:id="986517995">
      <w:marLeft w:val="0"/>
      <w:marRight w:val="0"/>
      <w:marTop w:val="0"/>
      <w:marBottom w:val="0"/>
      <w:divBdr>
        <w:top w:val="none" w:sz="0" w:space="0" w:color="auto"/>
        <w:left w:val="none" w:sz="0" w:space="0" w:color="auto"/>
        <w:bottom w:val="none" w:sz="0" w:space="0" w:color="auto"/>
        <w:right w:val="none" w:sz="0" w:space="0" w:color="auto"/>
      </w:divBdr>
    </w:div>
    <w:div w:id="986590242">
      <w:marLeft w:val="0"/>
      <w:marRight w:val="0"/>
      <w:marTop w:val="0"/>
      <w:marBottom w:val="0"/>
      <w:divBdr>
        <w:top w:val="none" w:sz="0" w:space="0" w:color="auto"/>
        <w:left w:val="none" w:sz="0" w:space="0" w:color="auto"/>
        <w:bottom w:val="none" w:sz="0" w:space="0" w:color="auto"/>
        <w:right w:val="none" w:sz="0" w:space="0" w:color="auto"/>
      </w:divBdr>
    </w:div>
    <w:div w:id="986781395">
      <w:marLeft w:val="0"/>
      <w:marRight w:val="0"/>
      <w:marTop w:val="0"/>
      <w:marBottom w:val="0"/>
      <w:divBdr>
        <w:top w:val="none" w:sz="0" w:space="0" w:color="auto"/>
        <w:left w:val="none" w:sz="0" w:space="0" w:color="auto"/>
        <w:bottom w:val="none" w:sz="0" w:space="0" w:color="auto"/>
        <w:right w:val="none" w:sz="0" w:space="0" w:color="auto"/>
      </w:divBdr>
    </w:div>
    <w:div w:id="986781400">
      <w:marLeft w:val="0"/>
      <w:marRight w:val="0"/>
      <w:marTop w:val="0"/>
      <w:marBottom w:val="0"/>
      <w:divBdr>
        <w:top w:val="none" w:sz="0" w:space="0" w:color="auto"/>
        <w:left w:val="none" w:sz="0" w:space="0" w:color="auto"/>
        <w:bottom w:val="none" w:sz="0" w:space="0" w:color="auto"/>
        <w:right w:val="none" w:sz="0" w:space="0" w:color="auto"/>
      </w:divBdr>
    </w:div>
    <w:div w:id="986863242">
      <w:marLeft w:val="0"/>
      <w:marRight w:val="0"/>
      <w:marTop w:val="0"/>
      <w:marBottom w:val="0"/>
      <w:divBdr>
        <w:top w:val="none" w:sz="0" w:space="0" w:color="auto"/>
        <w:left w:val="none" w:sz="0" w:space="0" w:color="auto"/>
        <w:bottom w:val="none" w:sz="0" w:space="0" w:color="auto"/>
        <w:right w:val="none" w:sz="0" w:space="0" w:color="auto"/>
      </w:divBdr>
    </w:div>
    <w:div w:id="986978958">
      <w:marLeft w:val="0"/>
      <w:marRight w:val="0"/>
      <w:marTop w:val="0"/>
      <w:marBottom w:val="0"/>
      <w:divBdr>
        <w:top w:val="none" w:sz="0" w:space="0" w:color="auto"/>
        <w:left w:val="none" w:sz="0" w:space="0" w:color="auto"/>
        <w:bottom w:val="none" w:sz="0" w:space="0" w:color="auto"/>
        <w:right w:val="none" w:sz="0" w:space="0" w:color="auto"/>
      </w:divBdr>
    </w:div>
    <w:div w:id="987127009">
      <w:marLeft w:val="0"/>
      <w:marRight w:val="0"/>
      <w:marTop w:val="0"/>
      <w:marBottom w:val="0"/>
      <w:divBdr>
        <w:top w:val="none" w:sz="0" w:space="0" w:color="auto"/>
        <w:left w:val="none" w:sz="0" w:space="0" w:color="auto"/>
        <w:bottom w:val="none" w:sz="0" w:space="0" w:color="auto"/>
        <w:right w:val="none" w:sz="0" w:space="0" w:color="auto"/>
      </w:divBdr>
    </w:div>
    <w:div w:id="987175760">
      <w:marLeft w:val="0"/>
      <w:marRight w:val="0"/>
      <w:marTop w:val="0"/>
      <w:marBottom w:val="0"/>
      <w:divBdr>
        <w:top w:val="none" w:sz="0" w:space="0" w:color="auto"/>
        <w:left w:val="none" w:sz="0" w:space="0" w:color="auto"/>
        <w:bottom w:val="none" w:sz="0" w:space="0" w:color="auto"/>
        <w:right w:val="none" w:sz="0" w:space="0" w:color="auto"/>
      </w:divBdr>
    </w:div>
    <w:div w:id="987245049">
      <w:marLeft w:val="0"/>
      <w:marRight w:val="0"/>
      <w:marTop w:val="0"/>
      <w:marBottom w:val="0"/>
      <w:divBdr>
        <w:top w:val="none" w:sz="0" w:space="0" w:color="auto"/>
        <w:left w:val="none" w:sz="0" w:space="0" w:color="auto"/>
        <w:bottom w:val="none" w:sz="0" w:space="0" w:color="auto"/>
        <w:right w:val="none" w:sz="0" w:space="0" w:color="auto"/>
      </w:divBdr>
    </w:div>
    <w:div w:id="987436821">
      <w:bodyDiv w:val="1"/>
      <w:marLeft w:val="0"/>
      <w:marRight w:val="0"/>
      <w:marTop w:val="0"/>
      <w:marBottom w:val="0"/>
      <w:divBdr>
        <w:top w:val="none" w:sz="0" w:space="0" w:color="auto"/>
        <w:left w:val="none" w:sz="0" w:space="0" w:color="auto"/>
        <w:bottom w:val="none" w:sz="0" w:space="0" w:color="auto"/>
        <w:right w:val="none" w:sz="0" w:space="0" w:color="auto"/>
      </w:divBdr>
    </w:div>
    <w:div w:id="987441873">
      <w:marLeft w:val="0"/>
      <w:marRight w:val="0"/>
      <w:marTop w:val="0"/>
      <w:marBottom w:val="0"/>
      <w:divBdr>
        <w:top w:val="none" w:sz="0" w:space="0" w:color="auto"/>
        <w:left w:val="none" w:sz="0" w:space="0" w:color="auto"/>
        <w:bottom w:val="none" w:sz="0" w:space="0" w:color="auto"/>
        <w:right w:val="none" w:sz="0" w:space="0" w:color="auto"/>
      </w:divBdr>
    </w:div>
    <w:div w:id="987586078">
      <w:marLeft w:val="0"/>
      <w:marRight w:val="0"/>
      <w:marTop w:val="0"/>
      <w:marBottom w:val="0"/>
      <w:divBdr>
        <w:top w:val="none" w:sz="0" w:space="0" w:color="auto"/>
        <w:left w:val="none" w:sz="0" w:space="0" w:color="auto"/>
        <w:bottom w:val="none" w:sz="0" w:space="0" w:color="auto"/>
        <w:right w:val="none" w:sz="0" w:space="0" w:color="auto"/>
      </w:divBdr>
    </w:div>
    <w:div w:id="987631632">
      <w:marLeft w:val="0"/>
      <w:marRight w:val="0"/>
      <w:marTop w:val="0"/>
      <w:marBottom w:val="0"/>
      <w:divBdr>
        <w:top w:val="none" w:sz="0" w:space="0" w:color="auto"/>
        <w:left w:val="none" w:sz="0" w:space="0" w:color="auto"/>
        <w:bottom w:val="none" w:sz="0" w:space="0" w:color="auto"/>
        <w:right w:val="none" w:sz="0" w:space="0" w:color="auto"/>
      </w:divBdr>
    </w:div>
    <w:div w:id="987635662">
      <w:marLeft w:val="0"/>
      <w:marRight w:val="0"/>
      <w:marTop w:val="0"/>
      <w:marBottom w:val="0"/>
      <w:divBdr>
        <w:top w:val="none" w:sz="0" w:space="0" w:color="auto"/>
        <w:left w:val="none" w:sz="0" w:space="0" w:color="auto"/>
        <w:bottom w:val="none" w:sz="0" w:space="0" w:color="auto"/>
        <w:right w:val="none" w:sz="0" w:space="0" w:color="auto"/>
      </w:divBdr>
    </w:div>
    <w:div w:id="987637911">
      <w:marLeft w:val="0"/>
      <w:marRight w:val="0"/>
      <w:marTop w:val="0"/>
      <w:marBottom w:val="0"/>
      <w:divBdr>
        <w:top w:val="none" w:sz="0" w:space="0" w:color="auto"/>
        <w:left w:val="none" w:sz="0" w:space="0" w:color="auto"/>
        <w:bottom w:val="none" w:sz="0" w:space="0" w:color="auto"/>
        <w:right w:val="none" w:sz="0" w:space="0" w:color="auto"/>
      </w:divBdr>
    </w:div>
    <w:div w:id="987707956">
      <w:marLeft w:val="0"/>
      <w:marRight w:val="0"/>
      <w:marTop w:val="0"/>
      <w:marBottom w:val="0"/>
      <w:divBdr>
        <w:top w:val="none" w:sz="0" w:space="0" w:color="auto"/>
        <w:left w:val="none" w:sz="0" w:space="0" w:color="auto"/>
        <w:bottom w:val="none" w:sz="0" w:space="0" w:color="auto"/>
        <w:right w:val="none" w:sz="0" w:space="0" w:color="auto"/>
      </w:divBdr>
    </w:div>
    <w:div w:id="987708172">
      <w:marLeft w:val="0"/>
      <w:marRight w:val="0"/>
      <w:marTop w:val="0"/>
      <w:marBottom w:val="0"/>
      <w:divBdr>
        <w:top w:val="none" w:sz="0" w:space="0" w:color="auto"/>
        <w:left w:val="none" w:sz="0" w:space="0" w:color="auto"/>
        <w:bottom w:val="none" w:sz="0" w:space="0" w:color="auto"/>
        <w:right w:val="none" w:sz="0" w:space="0" w:color="auto"/>
      </w:divBdr>
    </w:div>
    <w:div w:id="987781111">
      <w:marLeft w:val="0"/>
      <w:marRight w:val="0"/>
      <w:marTop w:val="0"/>
      <w:marBottom w:val="0"/>
      <w:divBdr>
        <w:top w:val="none" w:sz="0" w:space="0" w:color="auto"/>
        <w:left w:val="none" w:sz="0" w:space="0" w:color="auto"/>
        <w:bottom w:val="none" w:sz="0" w:space="0" w:color="auto"/>
        <w:right w:val="none" w:sz="0" w:space="0" w:color="auto"/>
      </w:divBdr>
    </w:div>
    <w:div w:id="987786839">
      <w:marLeft w:val="0"/>
      <w:marRight w:val="0"/>
      <w:marTop w:val="0"/>
      <w:marBottom w:val="0"/>
      <w:divBdr>
        <w:top w:val="none" w:sz="0" w:space="0" w:color="auto"/>
        <w:left w:val="none" w:sz="0" w:space="0" w:color="auto"/>
        <w:bottom w:val="none" w:sz="0" w:space="0" w:color="auto"/>
        <w:right w:val="none" w:sz="0" w:space="0" w:color="auto"/>
      </w:divBdr>
    </w:div>
    <w:div w:id="987787178">
      <w:marLeft w:val="0"/>
      <w:marRight w:val="0"/>
      <w:marTop w:val="0"/>
      <w:marBottom w:val="0"/>
      <w:divBdr>
        <w:top w:val="none" w:sz="0" w:space="0" w:color="auto"/>
        <w:left w:val="none" w:sz="0" w:space="0" w:color="auto"/>
        <w:bottom w:val="none" w:sz="0" w:space="0" w:color="auto"/>
        <w:right w:val="none" w:sz="0" w:space="0" w:color="auto"/>
      </w:divBdr>
    </w:div>
    <w:div w:id="987827563">
      <w:marLeft w:val="0"/>
      <w:marRight w:val="0"/>
      <w:marTop w:val="0"/>
      <w:marBottom w:val="0"/>
      <w:divBdr>
        <w:top w:val="none" w:sz="0" w:space="0" w:color="auto"/>
        <w:left w:val="none" w:sz="0" w:space="0" w:color="auto"/>
        <w:bottom w:val="none" w:sz="0" w:space="0" w:color="auto"/>
        <w:right w:val="none" w:sz="0" w:space="0" w:color="auto"/>
      </w:divBdr>
    </w:div>
    <w:div w:id="987827745">
      <w:marLeft w:val="0"/>
      <w:marRight w:val="0"/>
      <w:marTop w:val="0"/>
      <w:marBottom w:val="0"/>
      <w:divBdr>
        <w:top w:val="none" w:sz="0" w:space="0" w:color="auto"/>
        <w:left w:val="none" w:sz="0" w:space="0" w:color="auto"/>
        <w:bottom w:val="none" w:sz="0" w:space="0" w:color="auto"/>
        <w:right w:val="none" w:sz="0" w:space="0" w:color="auto"/>
      </w:divBdr>
    </w:div>
    <w:div w:id="987900261">
      <w:marLeft w:val="0"/>
      <w:marRight w:val="0"/>
      <w:marTop w:val="0"/>
      <w:marBottom w:val="0"/>
      <w:divBdr>
        <w:top w:val="none" w:sz="0" w:space="0" w:color="auto"/>
        <w:left w:val="none" w:sz="0" w:space="0" w:color="auto"/>
        <w:bottom w:val="none" w:sz="0" w:space="0" w:color="auto"/>
        <w:right w:val="none" w:sz="0" w:space="0" w:color="auto"/>
      </w:divBdr>
    </w:div>
    <w:div w:id="987980174">
      <w:marLeft w:val="0"/>
      <w:marRight w:val="0"/>
      <w:marTop w:val="0"/>
      <w:marBottom w:val="0"/>
      <w:divBdr>
        <w:top w:val="none" w:sz="0" w:space="0" w:color="auto"/>
        <w:left w:val="none" w:sz="0" w:space="0" w:color="auto"/>
        <w:bottom w:val="none" w:sz="0" w:space="0" w:color="auto"/>
        <w:right w:val="none" w:sz="0" w:space="0" w:color="auto"/>
      </w:divBdr>
    </w:div>
    <w:div w:id="987981156">
      <w:marLeft w:val="0"/>
      <w:marRight w:val="0"/>
      <w:marTop w:val="0"/>
      <w:marBottom w:val="0"/>
      <w:divBdr>
        <w:top w:val="none" w:sz="0" w:space="0" w:color="auto"/>
        <w:left w:val="none" w:sz="0" w:space="0" w:color="auto"/>
        <w:bottom w:val="none" w:sz="0" w:space="0" w:color="auto"/>
        <w:right w:val="none" w:sz="0" w:space="0" w:color="auto"/>
      </w:divBdr>
    </w:div>
    <w:div w:id="988167399">
      <w:marLeft w:val="0"/>
      <w:marRight w:val="0"/>
      <w:marTop w:val="0"/>
      <w:marBottom w:val="0"/>
      <w:divBdr>
        <w:top w:val="none" w:sz="0" w:space="0" w:color="auto"/>
        <w:left w:val="none" w:sz="0" w:space="0" w:color="auto"/>
        <w:bottom w:val="none" w:sz="0" w:space="0" w:color="auto"/>
        <w:right w:val="none" w:sz="0" w:space="0" w:color="auto"/>
      </w:divBdr>
    </w:div>
    <w:div w:id="988168902">
      <w:marLeft w:val="0"/>
      <w:marRight w:val="0"/>
      <w:marTop w:val="0"/>
      <w:marBottom w:val="0"/>
      <w:divBdr>
        <w:top w:val="none" w:sz="0" w:space="0" w:color="auto"/>
        <w:left w:val="none" w:sz="0" w:space="0" w:color="auto"/>
        <w:bottom w:val="none" w:sz="0" w:space="0" w:color="auto"/>
        <w:right w:val="none" w:sz="0" w:space="0" w:color="auto"/>
      </w:divBdr>
    </w:div>
    <w:div w:id="988170956">
      <w:marLeft w:val="0"/>
      <w:marRight w:val="0"/>
      <w:marTop w:val="0"/>
      <w:marBottom w:val="0"/>
      <w:divBdr>
        <w:top w:val="none" w:sz="0" w:space="0" w:color="auto"/>
        <w:left w:val="none" w:sz="0" w:space="0" w:color="auto"/>
        <w:bottom w:val="none" w:sz="0" w:space="0" w:color="auto"/>
        <w:right w:val="none" w:sz="0" w:space="0" w:color="auto"/>
      </w:divBdr>
    </w:div>
    <w:div w:id="988171724">
      <w:marLeft w:val="0"/>
      <w:marRight w:val="0"/>
      <w:marTop w:val="0"/>
      <w:marBottom w:val="0"/>
      <w:divBdr>
        <w:top w:val="none" w:sz="0" w:space="0" w:color="auto"/>
        <w:left w:val="none" w:sz="0" w:space="0" w:color="auto"/>
        <w:bottom w:val="none" w:sz="0" w:space="0" w:color="auto"/>
        <w:right w:val="none" w:sz="0" w:space="0" w:color="auto"/>
      </w:divBdr>
    </w:div>
    <w:div w:id="988217465">
      <w:marLeft w:val="0"/>
      <w:marRight w:val="0"/>
      <w:marTop w:val="0"/>
      <w:marBottom w:val="0"/>
      <w:divBdr>
        <w:top w:val="none" w:sz="0" w:space="0" w:color="auto"/>
        <w:left w:val="none" w:sz="0" w:space="0" w:color="auto"/>
        <w:bottom w:val="none" w:sz="0" w:space="0" w:color="auto"/>
        <w:right w:val="none" w:sz="0" w:space="0" w:color="auto"/>
      </w:divBdr>
    </w:div>
    <w:div w:id="988243727">
      <w:marLeft w:val="0"/>
      <w:marRight w:val="0"/>
      <w:marTop w:val="0"/>
      <w:marBottom w:val="0"/>
      <w:divBdr>
        <w:top w:val="none" w:sz="0" w:space="0" w:color="auto"/>
        <w:left w:val="none" w:sz="0" w:space="0" w:color="auto"/>
        <w:bottom w:val="none" w:sz="0" w:space="0" w:color="auto"/>
        <w:right w:val="none" w:sz="0" w:space="0" w:color="auto"/>
      </w:divBdr>
    </w:div>
    <w:div w:id="988248644">
      <w:marLeft w:val="0"/>
      <w:marRight w:val="0"/>
      <w:marTop w:val="0"/>
      <w:marBottom w:val="0"/>
      <w:divBdr>
        <w:top w:val="none" w:sz="0" w:space="0" w:color="auto"/>
        <w:left w:val="none" w:sz="0" w:space="0" w:color="auto"/>
        <w:bottom w:val="none" w:sz="0" w:space="0" w:color="auto"/>
        <w:right w:val="none" w:sz="0" w:space="0" w:color="auto"/>
      </w:divBdr>
    </w:div>
    <w:div w:id="988248881">
      <w:marLeft w:val="0"/>
      <w:marRight w:val="0"/>
      <w:marTop w:val="0"/>
      <w:marBottom w:val="0"/>
      <w:divBdr>
        <w:top w:val="none" w:sz="0" w:space="0" w:color="auto"/>
        <w:left w:val="none" w:sz="0" w:space="0" w:color="auto"/>
        <w:bottom w:val="none" w:sz="0" w:space="0" w:color="auto"/>
        <w:right w:val="none" w:sz="0" w:space="0" w:color="auto"/>
      </w:divBdr>
    </w:div>
    <w:div w:id="988287505">
      <w:marLeft w:val="0"/>
      <w:marRight w:val="0"/>
      <w:marTop w:val="0"/>
      <w:marBottom w:val="0"/>
      <w:divBdr>
        <w:top w:val="none" w:sz="0" w:space="0" w:color="auto"/>
        <w:left w:val="none" w:sz="0" w:space="0" w:color="auto"/>
        <w:bottom w:val="none" w:sz="0" w:space="0" w:color="auto"/>
        <w:right w:val="none" w:sz="0" w:space="0" w:color="auto"/>
      </w:divBdr>
    </w:div>
    <w:div w:id="988360597">
      <w:marLeft w:val="0"/>
      <w:marRight w:val="0"/>
      <w:marTop w:val="0"/>
      <w:marBottom w:val="0"/>
      <w:divBdr>
        <w:top w:val="none" w:sz="0" w:space="0" w:color="auto"/>
        <w:left w:val="none" w:sz="0" w:space="0" w:color="auto"/>
        <w:bottom w:val="none" w:sz="0" w:space="0" w:color="auto"/>
        <w:right w:val="none" w:sz="0" w:space="0" w:color="auto"/>
      </w:divBdr>
    </w:div>
    <w:div w:id="988439318">
      <w:marLeft w:val="0"/>
      <w:marRight w:val="0"/>
      <w:marTop w:val="0"/>
      <w:marBottom w:val="0"/>
      <w:divBdr>
        <w:top w:val="none" w:sz="0" w:space="0" w:color="auto"/>
        <w:left w:val="none" w:sz="0" w:space="0" w:color="auto"/>
        <w:bottom w:val="none" w:sz="0" w:space="0" w:color="auto"/>
        <w:right w:val="none" w:sz="0" w:space="0" w:color="auto"/>
      </w:divBdr>
    </w:div>
    <w:div w:id="988485082">
      <w:marLeft w:val="0"/>
      <w:marRight w:val="0"/>
      <w:marTop w:val="0"/>
      <w:marBottom w:val="0"/>
      <w:divBdr>
        <w:top w:val="none" w:sz="0" w:space="0" w:color="auto"/>
        <w:left w:val="none" w:sz="0" w:space="0" w:color="auto"/>
        <w:bottom w:val="none" w:sz="0" w:space="0" w:color="auto"/>
        <w:right w:val="none" w:sz="0" w:space="0" w:color="auto"/>
      </w:divBdr>
    </w:div>
    <w:div w:id="988555398">
      <w:marLeft w:val="0"/>
      <w:marRight w:val="0"/>
      <w:marTop w:val="0"/>
      <w:marBottom w:val="0"/>
      <w:divBdr>
        <w:top w:val="none" w:sz="0" w:space="0" w:color="auto"/>
        <w:left w:val="none" w:sz="0" w:space="0" w:color="auto"/>
        <w:bottom w:val="none" w:sz="0" w:space="0" w:color="auto"/>
        <w:right w:val="none" w:sz="0" w:space="0" w:color="auto"/>
      </w:divBdr>
    </w:div>
    <w:div w:id="988561589">
      <w:marLeft w:val="0"/>
      <w:marRight w:val="0"/>
      <w:marTop w:val="0"/>
      <w:marBottom w:val="0"/>
      <w:divBdr>
        <w:top w:val="none" w:sz="0" w:space="0" w:color="auto"/>
        <w:left w:val="none" w:sz="0" w:space="0" w:color="auto"/>
        <w:bottom w:val="none" w:sz="0" w:space="0" w:color="auto"/>
        <w:right w:val="none" w:sz="0" w:space="0" w:color="auto"/>
      </w:divBdr>
    </w:div>
    <w:div w:id="988635842">
      <w:marLeft w:val="0"/>
      <w:marRight w:val="0"/>
      <w:marTop w:val="0"/>
      <w:marBottom w:val="0"/>
      <w:divBdr>
        <w:top w:val="none" w:sz="0" w:space="0" w:color="auto"/>
        <w:left w:val="none" w:sz="0" w:space="0" w:color="auto"/>
        <w:bottom w:val="none" w:sz="0" w:space="0" w:color="auto"/>
        <w:right w:val="none" w:sz="0" w:space="0" w:color="auto"/>
      </w:divBdr>
    </w:div>
    <w:div w:id="988708794">
      <w:marLeft w:val="0"/>
      <w:marRight w:val="0"/>
      <w:marTop w:val="0"/>
      <w:marBottom w:val="0"/>
      <w:divBdr>
        <w:top w:val="none" w:sz="0" w:space="0" w:color="auto"/>
        <w:left w:val="none" w:sz="0" w:space="0" w:color="auto"/>
        <w:bottom w:val="none" w:sz="0" w:space="0" w:color="auto"/>
        <w:right w:val="none" w:sz="0" w:space="0" w:color="auto"/>
      </w:divBdr>
    </w:div>
    <w:div w:id="988945206">
      <w:marLeft w:val="0"/>
      <w:marRight w:val="0"/>
      <w:marTop w:val="0"/>
      <w:marBottom w:val="0"/>
      <w:divBdr>
        <w:top w:val="none" w:sz="0" w:space="0" w:color="auto"/>
        <w:left w:val="none" w:sz="0" w:space="0" w:color="auto"/>
        <w:bottom w:val="none" w:sz="0" w:space="0" w:color="auto"/>
        <w:right w:val="none" w:sz="0" w:space="0" w:color="auto"/>
      </w:divBdr>
    </w:div>
    <w:div w:id="989095342">
      <w:marLeft w:val="0"/>
      <w:marRight w:val="0"/>
      <w:marTop w:val="0"/>
      <w:marBottom w:val="0"/>
      <w:divBdr>
        <w:top w:val="none" w:sz="0" w:space="0" w:color="auto"/>
        <w:left w:val="none" w:sz="0" w:space="0" w:color="auto"/>
        <w:bottom w:val="none" w:sz="0" w:space="0" w:color="auto"/>
        <w:right w:val="none" w:sz="0" w:space="0" w:color="auto"/>
      </w:divBdr>
    </w:div>
    <w:div w:id="989134937">
      <w:marLeft w:val="0"/>
      <w:marRight w:val="0"/>
      <w:marTop w:val="0"/>
      <w:marBottom w:val="0"/>
      <w:divBdr>
        <w:top w:val="none" w:sz="0" w:space="0" w:color="auto"/>
        <w:left w:val="none" w:sz="0" w:space="0" w:color="auto"/>
        <w:bottom w:val="none" w:sz="0" w:space="0" w:color="auto"/>
        <w:right w:val="none" w:sz="0" w:space="0" w:color="auto"/>
      </w:divBdr>
    </w:div>
    <w:div w:id="989208916">
      <w:marLeft w:val="0"/>
      <w:marRight w:val="0"/>
      <w:marTop w:val="0"/>
      <w:marBottom w:val="0"/>
      <w:divBdr>
        <w:top w:val="none" w:sz="0" w:space="0" w:color="auto"/>
        <w:left w:val="none" w:sz="0" w:space="0" w:color="auto"/>
        <w:bottom w:val="none" w:sz="0" w:space="0" w:color="auto"/>
        <w:right w:val="none" w:sz="0" w:space="0" w:color="auto"/>
      </w:divBdr>
    </w:div>
    <w:div w:id="989216491">
      <w:marLeft w:val="0"/>
      <w:marRight w:val="0"/>
      <w:marTop w:val="0"/>
      <w:marBottom w:val="0"/>
      <w:divBdr>
        <w:top w:val="none" w:sz="0" w:space="0" w:color="auto"/>
        <w:left w:val="none" w:sz="0" w:space="0" w:color="auto"/>
        <w:bottom w:val="none" w:sz="0" w:space="0" w:color="auto"/>
        <w:right w:val="none" w:sz="0" w:space="0" w:color="auto"/>
      </w:divBdr>
    </w:div>
    <w:div w:id="989290145">
      <w:marLeft w:val="0"/>
      <w:marRight w:val="0"/>
      <w:marTop w:val="0"/>
      <w:marBottom w:val="0"/>
      <w:divBdr>
        <w:top w:val="none" w:sz="0" w:space="0" w:color="auto"/>
        <w:left w:val="none" w:sz="0" w:space="0" w:color="auto"/>
        <w:bottom w:val="none" w:sz="0" w:space="0" w:color="auto"/>
        <w:right w:val="none" w:sz="0" w:space="0" w:color="auto"/>
      </w:divBdr>
    </w:div>
    <w:div w:id="989291930">
      <w:marLeft w:val="0"/>
      <w:marRight w:val="0"/>
      <w:marTop w:val="0"/>
      <w:marBottom w:val="0"/>
      <w:divBdr>
        <w:top w:val="none" w:sz="0" w:space="0" w:color="auto"/>
        <w:left w:val="none" w:sz="0" w:space="0" w:color="auto"/>
        <w:bottom w:val="none" w:sz="0" w:space="0" w:color="auto"/>
        <w:right w:val="none" w:sz="0" w:space="0" w:color="auto"/>
      </w:divBdr>
    </w:div>
    <w:div w:id="989332061">
      <w:marLeft w:val="0"/>
      <w:marRight w:val="0"/>
      <w:marTop w:val="0"/>
      <w:marBottom w:val="0"/>
      <w:divBdr>
        <w:top w:val="none" w:sz="0" w:space="0" w:color="auto"/>
        <w:left w:val="none" w:sz="0" w:space="0" w:color="auto"/>
        <w:bottom w:val="none" w:sz="0" w:space="0" w:color="auto"/>
        <w:right w:val="none" w:sz="0" w:space="0" w:color="auto"/>
      </w:divBdr>
    </w:div>
    <w:div w:id="989332298">
      <w:marLeft w:val="0"/>
      <w:marRight w:val="0"/>
      <w:marTop w:val="0"/>
      <w:marBottom w:val="0"/>
      <w:divBdr>
        <w:top w:val="none" w:sz="0" w:space="0" w:color="auto"/>
        <w:left w:val="none" w:sz="0" w:space="0" w:color="auto"/>
        <w:bottom w:val="none" w:sz="0" w:space="0" w:color="auto"/>
        <w:right w:val="none" w:sz="0" w:space="0" w:color="auto"/>
      </w:divBdr>
    </w:div>
    <w:div w:id="989401543">
      <w:marLeft w:val="0"/>
      <w:marRight w:val="0"/>
      <w:marTop w:val="0"/>
      <w:marBottom w:val="0"/>
      <w:divBdr>
        <w:top w:val="none" w:sz="0" w:space="0" w:color="auto"/>
        <w:left w:val="none" w:sz="0" w:space="0" w:color="auto"/>
        <w:bottom w:val="none" w:sz="0" w:space="0" w:color="auto"/>
        <w:right w:val="none" w:sz="0" w:space="0" w:color="auto"/>
      </w:divBdr>
    </w:div>
    <w:div w:id="989476594">
      <w:marLeft w:val="0"/>
      <w:marRight w:val="0"/>
      <w:marTop w:val="0"/>
      <w:marBottom w:val="0"/>
      <w:divBdr>
        <w:top w:val="none" w:sz="0" w:space="0" w:color="auto"/>
        <w:left w:val="none" w:sz="0" w:space="0" w:color="auto"/>
        <w:bottom w:val="none" w:sz="0" w:space="0" w:color="auto"/>
        <w:right w:val="none" w:sz="0" w:space="0" w:color="auto"/>
      </w:divBdr>
    </w:div>
    <w:div w:id="989481044">
      <w:marLeft w:val="0"/>
      <w:marRight w:val="0"/>
      <w:marTop w:val="0"/>
      <w:marBottom w:val="0"/>
      <w:divBdr>
        <w:top w:val="none" w:sz="0" w:space="0" w:color="auto"/>
        <w:left w:val="none" w:sz="0" w:space="0" w:color="auto"/>
        <w:bottom w:val="none" w:sz="0" w:space="0" w:color="auto"/>
        <w:right w:val="none" w:sz="0" w:space="0" w:color="auto"/>
      </w:divBdr>
    </w:div>
    <w:div w:id="989484818">
      <w:marLeft w:val="0"/>
      <w:marRight w:val="0"/>
      <w:marTop w:val="0"/>
      <w:marBottom w:val="0"/>
      <w:divBdr>
        <w:top w:val="none" w:sz="0" w:space="0" w:color="auto"/>
        <w:left w:val="none" w:sz="0" w:space="0" w:color="auto"/>
        <w:bottom w:val="none" w:sz="0" w:space="0" w:color="auto"/>
        <w:right w:val="none" w:sz="0" w:space="0" w:color="auto"/>
      </w:divBdr>
    </w:div>
    <w:div w:id="989528310">
      <w:marLeft w:val="0"/>
      <w:marRight w:val="0"/>
      <w:marTop w:val="0"/>
      <w:marBottom w:val="0"/>
      <w:divBdr>
        <w:top w:val="none" w:sz="0" w:space="0" w:color="auto"/>
        <w:left w:val="none" w:sz="0" w:space="0" w:color="auto"/>
        <w:bottom w:val="none" w:sz="0" w:space="0" w:color="auto"/>
        <w:right w:val="none" w:sz="0" w:space="0" w:color="auto"/>
      </w:divBdr>
    </w:div>
    <w:div w:id="989599368">
      <w:marLeft w:val="0"/>
      <w:marRight w:val="0"/>
      <w:marTop w:val="0"/>
      <w:marBottom w:val="0"/>
      <w:divBdr>
        <w:top w:val="none" w:sz="0" w:space="0" w:color="auto"/>
        <w:left w:val="none" w:sz="0" w:space="0" w:color="auto"/>
        <w:bottom w:val="none" w:sz="0" w:space="0" w:color="auto"/>
        <w:right w:val="none" w:sz="0" w:space="0" w:color="auto"/>
      </w:divBdr>
    </w:div>
    <w:div w:id="989602419">
      <w:marLeft w:val="0"/>
      <w:marRight w:val="0"/>
      <w:marTop w:val="0"/>
      <w:marBottom w:val="0"/>
      <w:divBdr>
        <w:top w:val="none" w:sz="0" w:space="0" w:color="auto"/>
        <w:left w:val="none" w:sz="0" w:space="0" w:color="auto"/>
        <w:bottom w:val="none" w:sz="0" w:space="0" w:color="auto"/>
        <w:right w:val="none" w:sz="0" w:space="0" w:color="auto"/>
      </w:divBdr>
    </w:div>
    <w:div w:id="989603493">
      <w:marLeft w:val="0"/>
      <w:marRight w:val="0"/>
      <w:marTop w:val="0"/>
      <w:marBottom w:val="0"/>
      <w:divBdr>
        <w:top w:val="none" w:sz="0" w:space="0" w:color="auto"/>
        <w:left w:val="none" w:sz="0" w:space="0" w:color="auto"/>
        <w:bottom w:val="none" w:sz="0" w:space="0" w:color="auto"/>
        <w:right w:val="none" w:sz="0" w:space="0" w:color="auto"/>
      </w:divBdr>
    </w:div>
    <w:div w:id="989603897">
      <w:marLeft w:val="0"/>
      <w:marRight w:val="0"/>
      <w:marTop w:val="0"/>
      <w:marBottom w:val="0"/>
      <w:divBdr>
        <w:top w:val="none" w:sz="0" w:space="0" w:color="auto"/>
        <w:left w:val="none" w:sz="0" w:space="0" w:color="auto"/>
        <w:bottom w:val="none" w:sz="0" w:space="0" w:color="auto"/>
        <w:right w:val="none" w:sz="0" w:space="0" w:color="auto"/>
      </w:divBdr>
    </w:div>
    <w:div w:id="989943278">
      <w:marLeft w:val="0"/>
      <w:marRight w:val="0"/>
      <w:marTop w:val="0"/>
      <w:marBottom w:val="0"/>
      <w:divBdr>
        <w:top w:val="none" w:sz="0" w:space="0" w:color="auto"/>
        <w:left w:val="none" w:sz="0" w:space="0" w:color="auto"/>
        <w:bottom w:val="none" w:sz="0" w:space="0" w:color="auto"/>
        <w:right w:val="none" w:sz="0" w:space="0" w:color="auto"/>
      </w:divBdr>
    </w:div>
    <w:div w:id="989988974">
      <w:marLeft w:val="0"/>
      <w:marRight w:val="0"/>
      <w:marTop w:val="0"/>
      <w:marBottom w:val="0"/>
      <w:divBdr>
        <w:top w:val="none" w:sz="0" w:space="0" w:color="auto"/>
        <w:left w:val="none" w:sz="0" w:space="0" w:color="auto"/>
        <w:bottom w:val="none" w:sz="0" w:space="0" w:color="auto"/>
        <w:right w:val="none" w:sz="0" w:space="0" w:color="auto"/>
      </w:divBdr>
    </w:div>
    <w:div w:id="990060288">
      <w:marLeft w:val="0"/>
      <w:marRight w:val="0"/>
      <w:marTop w:val="0"/>
      <w:marBottom w:val="0"/>
      <w:divBdr>
        <w:top w:val="none" w:sz="0" w:space="0" w:color="auto"/>
        <w:left w:val="none" w:sz="0" w:space="0" w:color="auto"/>
        <w:bottom w:val="none" w:sz="0" w:space="0" w:color="auto"/>
        <w:right w:val="none" w:sz="0" w:space="0" w:color="auto"/>
      </w:divBdr>
    </w:div>
    <w:div w:id="990135771">
      <w:marLeft w:val="0"/>
      <w:marRight w:val="0"/>
      <w:marTop w:val="0"/>
      <w:marBottom w:val="0"/>
      <w:divBdr>
        <w:top w:val="none" w:sz="0" w:space="0" w:color="auto"/>
        <w:left w:val="none" w:sz="0" w:space="0" w:color="auto"/>
        <w:bottom w:val="none" w:sz="0" w:space="0" w:color="auto"/>
        <w:right w:val="none" w:sz="0" w:space="0" w:color="auto"/>
      </w:divBdr>
    </w:div>
    <w:div w:id="990213640">
      <w:marLeft w:val="0"/>
      <w:marRight w:val="0"/>
      <w:marTop w:val="0"/>
      <w:marBottom w:val="0"/>
      <w:divBdr>
        <w:top w:val="none" w:sz="0" w:space="0" w:color="auto"/>
        <w:left w:val="none" w:sz="0" w:space="0" w:color="auto"/>
        <w:bottom w:val="none" w:sz="0" w:space="0" w:color="auto"/>
        <w:right w:val="none" w:sz="0" w:space="0" w:color="auto"/>
      </w:divBdr>
    </w:div>
    <w:div w:id="990400754">
      <w:marLeft w:val="0"/>
      <w:marRight w:val="0"/>
      <w:marTop w:val="0"/>
      <w:marBottom w:val="0"/>
      <w:divBdr>
        <w:top w:val="none" w:sz="0" w:space="0" w:color="auto"/>
        <w:left w:val="none" w:sz="0" w:space="0" w:color="auto"/>
        <w:bottom w:val="none" w:sz="0" w:space="0" w:color="auto"/>
        <w:right w:val="none" w:sz="0" w:space="0" w:color="auto"/>
      </w:divBdr>
    </w:div>
    <w:div w:id="990406162">
      <w:marLeft w:val="0"/>
      <w:marRight w:val="0"/>
      <w:marTop w:val="0"/>
      <w:marBottom w:val="0"/>
      <w:divBdr>
        <w:top w:val="none" w:sz="0" w:space="0" w:color="auto"/>
        <w:left w:val="none" w:sz="0" w:space="0" w:color="auto"/>
        <w:bottom w:val="none" w:sz="0" w:space="0" w:color="auto"/>
        <w:right w:val="none" w:sz="0" w:space="0" w:color="auto"/>
      </w:divBdr>
    </w:div>
    <w:div w:id="990451019">
      <w:marLeft w:val="0"/>
      <w:marRight w:val="0"/>
      <w:marTop w:val="0"/>
      <w:marBottom w:val="0"/>
      <w:divBdr>
        <w:top w:val="none" w:sz="0" w:space="0" w:color="auto"/>
        <w:left w:val="none" w:sz="0" w:space="0" w:color="auto"/>
        <w:bottom w:val="none" w:sz="0" w:space="0" w:color="auto"/>
        <w:right w:val="none" w:sz="0" w:space="0" w:color="auto"/>
      </w:divBdr>
    </w:div>
    <w:div w:id="990451704">
      <w:marLeft w:val="0"/>
      <w:marRight w:val="0"/>
      <w:marTop w:val="0"/>
      <w:marBottom w:val="0"/>
      <w:divBdr>
        <w:top w:val="none" w:sz="0" w:space="0" w:color="auto"/>
        <w:left w:val="none" w:sz="0" w:space="0" w:color="auto"/>
        <w:bottom w:val="none" w:sz="0" w:space="0" w:color="auto"/>
        <w:right w:val="none" w:sz="0" w:space="0" w:color="auto"/>
      </w:divBdr>
    </w:div>
    <w:div w:id="990711577">
      <w:marLeft w:val="0"/>
      <w:marRight w:val="0"/>
      <w:marTop w:val="0"/>
      <w:marBottom w:val="0"/>
      <w:divBdr>
        <w:top w:val="none" w:sz="0" w:space="0" w:color="auto"/>
        <w:left w:val="none" w:sz="0" w:space="0" w:color="auto"/>
        <w:bottom w:val="none" w:sz="0" w:space="0" w:color="auto"/>
        <w:right w:val="none" w:sz="0" w:space="0" w:color="auto"/>
      </w:divBdr>
    </w:div>
    <w:div w:id="990792557">
      <w:marLeft w:val="0"/>
      <w:marRight w:val="0"/>
      <w:marTop w:val="0"/>
      <w:marBottom w:val="0"/>
      <w:divBdr>
        <w:top w:val="none" w:sz="0" w:space="0" w:color="auto"/>
        <w:left w:val="none" w:sz="0" w:space="0" w:color="auto"/>
        <w:bottom w:val="none" w:sz="0" w:space="0" w:color="auto"/>
        <w:right w:val="none" w:sz="0" w:space="0" w:color="auto"/>
      </w:divBdr>
    </w:div>
    <w:div w:id="990866255">
      <w:marLeft w:val="0"/>
      <w:marRight w:val="0"/>
      <w:marTop w:val="0"/>
      <w:marBottom w:val="0"/>
      <w:divBdr>
        <w:top w:val="none" w:sz="0" w:space="0" w:color="auto"/>
        <w:left w:val="none" w:sz="0" w:space="0" w:color="auto"/>
        <w:bottom w:val="none" w:sz="0" w:space="0" w:color="auto"/>
        <w:right w:val="none" w:sz="0" w:space="0" w:color="auto"/>
      </w:divBdr>
    </w:div>
    <w:div w:id="990906103">
      <w:marLeft w:val="0"/>
      <w:marRight w:val="0"/>
      <w:marTop w:val="0"/>
      <w:marBottom w:val="0"/>
      <w:divBdr>
        <w:top w:val="none" w:sz="0" w:space="0" w:color="auto"/>
        <w:left w:val="none" w:sz="0" w:space="0" w:color="auto"/>
        <w:bottom w:val="none" w:sz="0" w:space="0" w:color="auto"/>
        <w:right w:val="none" w:sz="0" w:space="0" w:color="auto"/>
      </w:divBdr>
    </w:div>
    <w:div w:id="990906151">
      <w:marLeft w:val="0"/>
      <w:marRight w:val="0"/>
      <w:marTop w:val="0"/>
      <w:marBottom w:val="0"/>
      <w:divBdr>
        <w:top w:val="none" w:sz="0" w:space="0" w:color="auto"/>
        <w:left w:val="none" w:sz="0" w:space="0" w:color="auto"/>
        <w:bottom w:val="none" w:sz="0" w:space="0" w:color="auto"/>
        <w:right w:val="none" w:sz="0" w:space="0" w:color="auto"/>
      </w:divBdr>
    </w:div>
    <w:div w:id="990909702">
      <w:marLeft w:val="0"/>
      <w:marRight w:val="0"/>
      <w:marTop w:val="0"/>
      <w:marBottom w:val="0"/>
      <w:divBdr>
        <w:top w:val="none" w:sz="0" w:space="0" w:color="auto"/>
        <w:left w:val="none" w:sz="0" w:space="0" w:color="auto"/>
        <w:bottom w:val="none" w:sz="0" w:space="0" w:color="auto"/>
        <w:right w:val="none" w:sz="0" w:space="0" w:color="auto"/>
      </w:divBdr>
    </w:div>
    <w:div w:id="990909879">
      <w:marLeft w:val="0"/>
      <w:marRight w:val="0"/>
      <w:marTop w:val="0"/>
      <w:marBottom w:val="0"/>
      <w:divBdr>
        <w:top w:val="none" w:sz="0" w:space="0" w:color="auto"/>
        <w:left w:val="none" w:sz="0" w:space="0" w:color="auto"/>
        <w:bottom w:val="none" w:sz="0" w:space="0" w:color="auto"/>
        <w:right w:val="none" w:sz="0" w:space="0" w:color="auto"/>
      </w:divBdr>
    </w:div>
    <w:div w:id="991061701">
      <w:marLeft w:val="0"/>
      <w:marRight w:val="0"/>
      <w:marTop w:val="0"/>
      <w:marBottom w:val="0"/>
      <w:divBdr>
        <w:top w:val="none" w:sz="0" w:space="0" w:color="auto"/>
        <w:left w:val="none" w:sz="0" w:space="0" w:color="auto"/>
        <w:bottom w:val="none" w:sz="0" w:space="0" w:color="auto"/>
        <w:right w:val="none" w:sz="0" w:space="0" w:color="auto"/>
      </w:divBdr>
    </w:div>
    <w:div w:id="991064155">
      <w:marLeft w:val="0"/>
      <w:marRight w:val="0"/>
      <w:marTop w:val="0"/>
      <w:marBottom w:val="0"/>
      <w:divBdr>
        <w:top w:val="none" w:sz="0" w:space="0" w:color="auto"/>
        <w:left w:val="none" w:sz="0" w:space="0" w:color="auto"/>
        <w:bottom w:val="none" w:sz="0" w:space="0" w:color="auto"/>
        <w:right w:val="none" w:sz="0" w:space="0" w:color="auto"/>
      </w:divBdr>
    </w:div>
    <w:div w:id="991173917">
      <w:marLeft w:val="0"/>
      <w:marRight w:val="0"/>
      <w:marTop w:val="0"/>
      <w:marBottom w:val="0"/>
      <w:divBdr>
        <w:top w:val="none" w:sz="0" w:space="0" w:color="auto"/>
        <w:left w:val="none" w:sz="0" w:space="0" w:color="auto"/>
        <w:bottom w:val="none" w:sz="0" w:space="0" w:color="auto"/>
        <w:right w:val="none" w:sz="0" w:space="0" w:color="auto"/>
      </w:divBdr>
    </w:div>
    <w:div w:id="991369593">
      <w:marLeft w:val="0"/>
      <w:marRight w:val="0"/>
      <w:marTop w:val="0"/>
      <w:marBottom w:val="0"/>
      <w:divBdr>
        <w:top w:val="none" w:sz="0" w:space="0" w:color="auto"/>
        <w:left w:val="none" w:sz="0" w:space="0" w:color="auto"/>
        <w:bottom w:val="none" w:sz="0" w:space="0" w:color="auto"/>
        <w:right w:val="none" w:sz="0" w:space="0" w:color="auto"/>
      </w:divBdr>
    </w:div>
    <w:div w:id="991451747">
      <w:marLeft w:val="0"/>
      <w:marRight w:val="0"/>
      <w:marTop w:val="0"/>
      <w:marBottom w:val="0"/>
      <w:divBdr>
        <w:top w:val="none" w:sz="0" w:space="0" w:color="auto"/>
        <w:left w:val="none" w:sz="0" w:space="0" w:color="auto"/>
        <w:bottom w:val="none" w:sz="0" w:space="0" w:color="auto"/>
        <w:right w:val="none" w:sz="0" w:space="0" w:color="auto"/>
      </w:divBdr>
    </w:div>
    <w:div w:id="991566464">
      <w:bodyDiv w:val="1"/>
      <w:marLeft w:val="0"/>
      <w:marRight w:val="0"/>
      <w:marTop w:val="0"/>
      <w:marBottom w:val="0"/>
      <w:divBdr>
        <w:top w:val="none" w:sz="0" w:space="0" w:color="auto"/>
        <w:left w:val="none" w:sz="0" w:space="0" w:color="auto"/>
        <w:bottom w:val="none" w:sz="0" w:space="0" w:color="auto"/>
        <w:right w:val="none" w:sz="0" w:space="0" w:color="auto"/>
      </w:divBdr>
    </w:div>
    <w:div w:id="991568814">
      <w:marLeft w:val="0"/>
      <w:marRight w:val="0"/>
      <w:marTop w:val="0"/>
      <w:marBottom w:val="0"/>
      <w:divBdr>
        <w:top w:val="none" w:sz="0" w:space="0" w:color="auto"/>
        <w:left w:val="none" w:sz="0" w:space="0" w:color="auto"/>
        <w:bottom w:val="none" w:sz="0" w:space="0" w:color="auto"/>
        <w:right w:val="none" w:sz="0" w:space="0" w:color="auto"/>
      </w:divBdr>
    </w:div>
    <w:div w:id="991641690">
      <w:marLeft w:val="0"/>
      <w:marRight w:val="0"/>
      <w:marTop w:val="0"/>
      <w:marBottom w:val="0"/>
      <w:divBdr>
        <w:top w:val="none" w:sz="0" w:space="0" w:color="auto"/>
        <w:left w:val="none" w:sz="0" w:space="0" w:color="auto"/>
        <w:bottom w:val="none" w:sz="0" w:space="0" w:color="auto"/>
        <w:right w:val="none" w:sz="0" w:space="0" w:color="auto"/>
      </w:divBdr>
    </w:div>
    <w:div w:id="991712519">
      <w:marLeft w:val="0"/>
      <w:marRight w:val="0"/>
      <w:marTop w:val="0"/>
      <w:marBottom w:val="0"/>
      <w:divBdr>
        <w:top w:val="none" w:sz="0" w:space="0" w:color="auto"/>
        <w:left w:val="none" w:sz="0" w:space="0" w:color="auto"/>
        <w:bottom w:val="none" w:sz="0" w:space="0" w:color="auto"/>
        <w:right w:val="none" w:sz="0" w:space="0" w:color="auto"/>
      </w:divBdr>
    </w:div>
    <w:div w:id="991714141">
      <w:marLeft w:val="0"/>
      <w:marRight w:val="0"/>
      <w:marTop w:val="0"/>
      <w:marBottom w:val="0"/>
      <w:divBdr>
        <w:top w:val="none" w:sz="0" w:space="0" w:color="auto"/>
        <w:left w:val="none" w:sz="0" w:space="0" w:color="auto"/>
        <w:bottom w:val="none" w:sz="0" w:space="0" w:color="auto"/>
        <w:right w:val="none" w:sz="0" w:space="0" w:color="auto"/>
      </w:divBdr>
    </w:div>
    <w:div w:id="991715601">
      <w:marLeft w:val="0"/>
      <w:marRight w:val="0"/>
      <w:marTop w:val="0"/>
      <w:marBottom w:val="0"/>
      <w:divBdr>
        <w:top w:val="none" w:sz="0" w:space="0" w:color="auto"/>
        <w:left w:val="none" w:sz="0" w:space="0" w:color="auto"/>
        <w:bottom w:val="none" w:sz="0" w:space="0" w:color="auto"/>
        <w:right w:val="none" w:sz="0" w:space="0" w:color="auto"/>
      </w:divBdr>
    </w:div>
    <w:div w:id="991719004">
      <w:marLeft w:val="0"/>
      <w:marRight w:val="0"/>
      <w:marTop w:val="0"/>
      <w:marBottom w:val="0"/>
      <w:divBdr>
        <w:top w:val="none" w:sz="0" w:space="0" w:color="auto"/>
        <w:left w:val="none" w:sz="0" w:space="0" w:color="auto"/>
        <w:bottom w:val="none" w:sz="0" w:space="0" w:color="auto"/>
        <w:right w:val="none" w:sz="0" w:space="0" w:color="auto"/>
      </w:divBdr>
    </w:div>
    <w:div w:id="991759232">
      <w:marLeft w:val="0"/>
      <w:marRight w:val="0"/>
      <w:marTop w:val="0"/>
      <w:marBottom w:val="0"/>
      <w:divBdr>
        <w:top w:val="none" w:sz="0" w:space="0" w:color="auto"/>
        <w:left w:val="none" w:sz="0" w:space="0" w:color="auto"/>
        <w:bottom w:val="none" w:sz="0" w:space="0" w:color="auto"/>
        <w:right w:val="none" w:sz="0" w:space="0" w:color="auto"/>
      </w:divBdr>
    </w:div>
    <w:div w:id="991907085">
      <w:marLeft w:val="0"/>
      <w:marRight w:val="0"/>
      <w:marTop w:val="0"/>
      <w:marBottom w:val="0"/>
      <w:divBdr>
        <w:top w:val="none" w:sz="0" w:space="0" w:color="auto"/>
        <w:left w:val="none" w:sz="0" w:space="0" w:color="auto"/>
        <w:bottom w:val="none" w:sz="0" w:space="0" w:color="auto"/>
        <w:right w:val="none" w:sz="0" w:space="0" w:color="auto"/>
      </w:divBdr>
    </w:div>
    <w:div w:id="991984931">
      <w:marLeft w:val="0"/>
      <w:marRight w:val="0"/>
      <w:marTop w:val="0"/>
      <w:marBottom w:val="0"/>
      <w:divBdr>
        <w:top w:val="none" w:sz="0" w:space="0" w:color="auto"/>
        <w:left w:val="none" w:sz="0" w:space="0" w:color="auto"/>
        <w:bottom w:val="none" w:sz="0" w:space="0" w:color="auto"/>
        <w:right w:val="none" w:sz="0" w:space="0" w:color="auto"/>
      </w:divBdr>
    </w:div>
    <w:div w:id="992029643">
      <w:marLeft w:val="0"/>
      <w:marRight w:val="0"/>
      <w:marTop w:val="0"/>
      <w:marBottom w:val="0"/>
      <w:divBdr>
        <w:top w:val="none" w:sz="0" w:space="0" w:color="auto"/>
        <w:left w:val="none" w:sz="0" w:space="0" w:color="auto"/>
        <w:bottom w:val="none" w:sz="0" w:space="0" w:color="auto"/>
        <w:right w:val="none" w:sz="0" w:space="0" w:color="auto"/>
      </w:divBdr>
    </w:div>
    <w:div w:id="992102325">
      <w:marLeft w:val="0"/>
      <w:marRight w:val="0"/>
      <w:marTop w:val="0"/>
      <w:marBottom w:val="0"/>
      <w:divBdr>
        <w:top w:val="none" w:sz="0" w:space="0" w:color="auto"/>
        <w:left w:val="none" w:sz="0" w:space="0" w:color="auto"/>
        <w:bottom w:val="none" w:sz="0" w:space="0" w:color="auto"/>
        <w:right w:val="none" w:sz="0" w:space="0" w:color="auto"/>
      </w:divBdr>
    </w:div>
    <w:div w:id="992105911">
      <w:marLeft w:val="0"/>
      <w:marRight w:val="0"/>
      <w:marTop w:val="0"/>
      <w:marBottom w:val="0"/>
      <w:divBdr>
        <w:top w:val="none" w:sz="0" w:space="0" w:color="auto"/>
        <w:left w:val="none" w:sz="0" w:space="0" w:color="auto"/>
        <w:bottom w:val="none" w:sz="0" w:space="0" w:color="auto"/>
        <w:right w:val="none" w:sz="0" w:space="0" w:color="auto"/>
      </w:divBdr>
    </w:div>
    <w:div w:id="992293586">
      <w:marLeft w:val="0"/>
      <w:marRight w:val="0"/>
      <w:marTop w:val="0"/>
      <w:marBottom w:val="0"/>
      <w:divBdr>
        <w:top w:val="none" w:sz="0" w:space="0" w:color="auto"/>
        <w:left w:val="none" w:sz="0" w:space="0" w:color="auto"/>
        <w:bottom w:val="none" w:sz="0" w:space="0" w:color="auto"/>
        <w:right w:val="none" w:sz="0" w:space="0" w:color="auto"/>
      </w:divBdr>
    </w:div>
    <w:div w:id="992298947">
      <w:marLeft w:val="0"/>
      <w:marRight w:val="0"/>
      <w:marTop w:val="0"/>
      <w:marBottom w:val="0"/>
      <w:divBdr>
        <w:top w:val="none" w:sz="0" w:space="0" w:color="auto"/>
        <w:left w:val="none" w:sz="0" w:space="0" w:color="auto"/>
        <w:bottom w:val="none" w:sz="0" w:space="0" w:color="auto"/>
        <w:right w:val="none" w:sz="0" w:space="0" w:color="auto"/>
      </w:divBdr>
    </w:div>
    <w:div w:id="992372862">
      <w:marLeft w:val="0"/>
      <w:marRight w:val="0"/>
      <w:marTop w:val="0"/>
      <w:marBottom w:val="0"/>
      <w:divBdr>
        <w:top w:val="none" w:sz="0" w:space="0" w:color="auto"/>
        <w:left w:val="none" w:sz="0" w:space="0" w:color="auto"/>
        <w:bottom w:val="none" w:sz="0" w:space="0" w:color="auto"/>
        <w:right w:val="none" w:sz="0" w:space="0" w:color="auto"/>
      </w:divBdr>
    </w:div>
    <w:div w:id="992375339">
      <w:marLeft w:val="0"/>
      <w:marRight w:val="0"/>
      <w:marTop w:val="0"/>
      <w:marBottom w:val="0"/>
      <w:divBdr>
        <w:top w:val="none" w:sz="0" w:space="0" w:color="auto"/>
        <w:left w:val="none" w:sz="0" w:space="0" w:color="auto"/>
        <w:bottom w:val="none" w:sz="0" w:space="0" w:color="auto"/>
        <w:right w:val="none" w:sz="0" w:space="0" w:color="auto"/>
      </w:divBdr>
    </w:div>
    <w:div w:id="992441652">
      <w:marLeft w:val="0"/>
      <w:marRight w:val="0"/>
      <w:marTop w:val="0"/>
      <w:marBottom w:val="0"/>
      <w:divBdr>
        <w:top w:val="none" w:sz="0" w:space="0" w:color="auto"/>
        <w:left w:val="none" w:sz="0" w:space="0" w:color="auto"/>
        <w:bottom w:val="none" w:sz="0" w:space="0" w:color="auto"/>
        <w:right w:val="none" w:sz="0" w:space="0" w:color="auto"/>
      </w:divBdr>
    </w:div>
    <w:div w:id="992487153">
      <w:bodyDiv w:val="1"/>
      <w:marLeft w:val="0"/>
      <w:marRight w:val="0"/>
      <w:marTop w:val="0"/>
      <w:marBottom w:val="0"/>
      <w:divBdr>
        <w:top w:val="none" w:sz="0" w:space="0" w:color="auto"/>
        <w:left w:val="none" w:sz="0" w:space="0" w:color="auto"/>
        <w:bottom w:val="none" w:sz="0" w:space="0" w:color="auto"/>
        <w:right w:val="none" w:sz="0" w:space="0" w:color="auto"/>
      </w:divBdr>
    </w:div>
    <w:div w:id="992493307">
      <w:marLeft w:val="0"/>
      <w:marRight w:val="0"/>
      <w:marTop w:val="0"/>
      <w:marBottom w:val="0"/>
      <w:divBdr>
        <w:top w:val="none" w:sz="0" w:space="0" w:color="auto"/>
        <w:left w:val="none" w:sz="0" w:space="0" w:color="auto"/>
        <w:bottom w:val="none" w:sz="0" w:space="0" w:color="auto"/>
        <w:right w:val="none" w:sz="0" w:space="0" w:color="auto"/>
      </w:divBdr>
    </w:div>
    <w:div w:id="992561387">
      <w:marLeft w:val="0"/>
      <w:marRight w:val="0"/>
      <w:marTop w:val="0"/>
      <w:marBottom w:val="0"/>
      <w:divBdr>
        <w:top w:val="none" w:sz="0" w:space="0" w:color="auto"/>
        <w:left w:val="none" w:sz="0" w:space="0" w:color="auto"/>
        <w:bottom w:val="none" w:sz="0" w:space="0" w:color="auto"/>
        <w:right w:val="none" w:sz="0" w:space="0" w:color="auto"/>
      </w:divBdr>
    </w:div>
    <w:div w:id="992635134">
      <w:marLeft w:val="0"/>
      <w:marRight w:val="0"/>
      <w:marTop w:val="0"/>
      <w:marBottom w:val="0"/>
      <w:divBdr>
        <w:top w:val="none" w:sz="0" w:space="0" w:color="auto"/>
        <w:left w:val="none" w:sz="0" w:space="0" w:color="auto"/>
        <w:bottom w:val="none" w:sz="0" w:space="0" w:color="auto"/>
        <w:right w:val="none" w:sz="0" w:space="0" w:color="auto"/>
      </w:divBdr>
    </w:div>
    <w:div w:id="992682550">
      <w:marLeft w:val="0"/>
      <w:marRight w:val="0"/>
      <w:marTop w:val="0"/>
      <w:marBottom w:val="0"/>
      <w:divBdr>
        <w:top w:val="none" w:sz="0" w:space="0" w:color="auto"/>
        <w:left w:val="none" w:sz="0" w:space="0" w:color="auto"/>
        <w:bottom w:val="none" w:sz="0" w:space="0" w:color="auto"/>
        <w:right w:val="none" w:sz="0" w:space="0" w:color="auto"/>
      </w:divBdr>
    </w:div>
    <w:div w:id="992682685">
      <w:marLeft w:val="0"/>
      <w:marRight w:val="0"/>
      <w:marTop w:val="0"/>
      <w:marBottom w:val="0"/>
      <w:divBdr>
        <w:top w:val="none" w:sz="0" w:space="0" w:color="auto"/>
        <w:left w:val="none" w:sz="0" w:space="0" w:color="auto"/>
        <w:bottom w:val="none" w:sz="0" w:space="0" w:color="auto"/>
        <w:right w:val="none" w:sz="0" w:space="0" w:color="auto"/>
      </w:divBdr>
    </w:div>
    <w:div w:id="992685652">
      <w:marLeft w:val="0"/>
      <w:marRight w:val="0"/>
      <w:marTop w:val="0"/>
      <w:marBottom w:val="0"/>
      <w:divBdr>
        <w:top w:val="none" w:sz="0" w:space="0" w:color="auto"/>
        <w:left w:val="none" w:sz="0" w:space="0" w:color="auto"/>
        <w:bottom w:val="none" w:sz="0" w:space="0" w:color="auto"/>
        <w:right w:val="none" w:sz="0" w:space="0" w:color="auto"/>
      </w:divBdr>
    </w:div>
    <w:div w:id="992761131">
      <w:marLeft w:val="0"/>
      <w:marRight w:val="0"/>
      <w:marTop w:val="0"/>
      <w:marBottom w:val="0"/>
      <w:divBdr>
        <w:top w:val="none" w:sz="0" w:space="0" w:color="auto"/>
        <w:left w:val="none" w:sz="0" w:space="0" w:color="auto"/>
        <w:bottom w:val="none" w:sz="0" w:space="0" w:color="auto"/>
        <w:right w:val="none" w:sz="0" w:space="0" w:color="auto"/>
      </w:divBdr>
    </w:div>
    <w:div w:id="992836146">
      <w:marLeft w:val="0"/>
      <w:marRight w:val="0"/>
      <w:marTop w:val="0"/>
      <w:marBottom w:val="0"/>
      <w:divBdr>
        <w:top w:val="none" w:sz="0" w:space="0" w:color="auto"/>
        <w:left w:val="none" w:sz="0" w:space="0" w:color="auto"/>
        <w:bottom w:val="none" w:sz="0" w:space="0" w:color="auto"/>
        <w:right w:val="none" w:sz="0" w:space="0" w:color="auto"/>
      </w:divBdr>
    </w:div>
    <w:div w:id="992955020">
      <w:marLeft w:val="0"/>
      <w:marRight w:val="0"/>
      <w:marTop w:val="0"/>
      <w:marBottom w:val="0"/>
      <w:divBdr>
        <w:top w:val="none" w:sz="0" w:space="0" w:color="auto"/>
        <w:left w:val="none" w:sz="0" w:space="0" w:color="auto"/>
        <w:bottom w:val="none" w:sz="0" w:space="0" w:color="auto"/>
        <w:right w:val="none" w:sz="0" w:space="0" w:color="auto"/>
      </w:divBdr>
    </w:div>
    <w:div w:id="993027616">
      <w:marLeft w:val="0"/>
      <w:marRight w:val="0"/>
      <w:marTop w:val="0"/>
      <w:marBottom w:val="0"/>
      <w:divBdr>
        <w:top w:val="none" w:sz="0" w:space="0" w:color="auto"/>
        <w:left w:val="none" w:sz="0" w:space="0" w:color="auto"/>
        <w:bottom w:val="none" w:sz="0" w:space="0" w:color="auto"/>
        <w:right w:val="none" w:sz="0" w:space="0" w:color="auto"/>
      </w:divBdr>
    </w:div>
    <w:div w:id="993072793">
      <w:marLeft w:val="0"/>
      <w:marRight w:val="0"/>
      <w:marTop w:val="0"/>
      <w:marBottom w:val="0"/>
      <w:divBdr>
        <w:top w:val="none" w:sz="0" w:space="0" w:color="auto"/>
        <w:left w:val="none" w:sz="0" w:space="0" w:color="auto"/>
        <w:bottom w:val="none" w:sz="0" w:space="0" w:color="auto"/>
        <w:right w:val="none" w:sz="0" w:space="0" w:color="auto"/>
      </w:divBdr>
    </w:div>
    <w:div w:id="993099631">
      <w:marLeft w:val="0"/>
      <w:marRight w:val="0"/>
      <w:marTop w:val="0"/>
      <w:marBottom w:val="0"/>
      <w:divBdr>
        <w:top w:val="none" w:sz="0" w:space="0" w:color="auto"/>
        <w:left w:val="none" w:sz="0" w:space="0" w:color="auto"/>
        <w:bottom w:val="none" w:sz="0" w:space="0" w:color="auto"/>
        <w:right w:val="none" w:sz="0" w:space="0" w:color="auto"/>
      </w:divBdr>
    </w:div>
    <w:div w:id="993139648">
      <w:marLeft w:val="0"/>
      <w:marRight w:val="0"/>
      <w:marTop w:val="0"/>
      <w:marBottom w:val="0"/>
      <w:divBdr>
        <w:top w:val="none" w:sz="0" w:space="0" w:color="auto"/>
        <w:left w:val="none" w:sz="0" w:space="0" w:color="auto"/>
        <w:bottom w:val="none" w:sz="0" w:space="0" w:color="auto"/>
        <w:right w:val="none" w:sz="0" w:space="0" w:color="auto"/>
      </w:divBdr>
    </w:div>
    <w:div w:id="993139700">
      <w:marLeft w:val="0"/>
      <w:marRight w:val="0"/>
      <w:marTop w:val="0"/>
      <w:marBottom w:val="0"/>
      <w:divBdr>
        <w:top w:val="none" w:sz="0" w:space="0" w:color="auto"/>
        <w:left w:val="none" w:sz="0" w:space="0" w:color="auto"/>
        <w:bottom w:val="none" w:sz="0" w:space="0" w:color="auto"/>
        <w:right w:val="none" w:sz="0" w:space="0" w:color="auto"/>
      </w:divBdr>
    </w:div>
    <w:div w:id="993139859">
      <w:marLeft w:val="0"/>
      <w:marRight w:val="0"/>
      <w:marTop w:val="0"/>
      <w:marBottom w:val="0"/>
      <w:divBdr>
        <w:top w:val="none" w:sz="0" w:space="0" w:color="auto"/>
        <w:left w:val="none" w:sz="0" w:space="0" w:color="auto"/>
        <w:bottom w:val="none" w:sz="0" w:space="0" w:color="auto"/>
        <w:right w:val="none" w:sz="0" w:space="0" w:color="auto"/>
      </w:divBdr>
    </w:div>
    <w:div w:id="993140492">
      <w:marLeft w:val="0"/>
      <w:marRight w:val="0"/>
      <w:marTop w:val="0"/>
      <w:marBottom w:val="0"/>
      <w:divBdr>
        <w:top w:val="none" w:sz="0" w:space="0" w:color="auto"/>
        <w:left w:val="none" w:sz="0" w:space="0" w:color="auto"/>
        <w:bottom w:val="none" w:sz="0" w:space="0" w:color="auto"/>
        <w:right w:val="none" w:sz="0" w:space="0" w:color="auto"/>
      </w:divBdr>
    </w:div>
    <w:div w:id="993144950">
      <w:marLeft w:val="0"/>
      <w:marRight w:val="0"/>
      <w:marTop w:val="0"/>
      <w:marBottom w:val="0"/>
      <w:divBdr>
        <w:top w:val="none" w:sz="0" w:space="0" w:color="auto"/>
        <w:left w:val="none" w:sz="0" w:space="0" w:color="auto"/>
        <w:bottom w:val="none" w:sz="0" w:space="0" w:color="auto"/>
        <w:right w:val="none" w:sz="0" w:space="0" w:color="auto"/>
      </w:divBdr>
    </w:div>
    <w:div w:id="993266438">
      <w:marLeft w:val="0"/>
      <w:marRight w:val="0"/>
      <w:marTop w:val="0"/>
      <w:marBottom w:val="0"/>
      <w:divBdr>
        <w:top w:val="none" w:sz="0" w:space="0" w:color="auto"/>
        <w:left w:val="none" w:sz="0" w:space="0" w:color="auto"/>
        <w:bottom w:val="none" w:sz="0" w:space="0" w:color="auto"/>
        <w:right w:val="none" w:sz="0" w:space="0" w:color="auto"/>
      </w:divBdr>
    </w:div>
    <w:div w:id="993336690">
      <w:marLeft w:val="0"/>
      <w:marRight w:val="0"/>
      <w:marTop w:val="0"/>
      <w:marBottom w:val="0"/>
      <w:divBdr>
        <w:top w:val="none" w:sz="0" w:space="0" w:color="auto"/>
        <w:left w:val="none" w:sz="0" w:space="0" w:color="auto"/>
        <w:bottom w:val="none" w:sz="0" w:space="0" w:color="auto"/>
        <w:right w:val="none" w:sz="0" w:space="0" w:color="auto"/>
      </w:divBdr>
    </w:div>
    <w:div w:id="993341950">
      <w:marLeft w:val="0"/>
      <w:marRight w:val="0"/>
      <w:marTop w:val="0"/>
      <w:marBottom w:val="0"/>
      <w:divBdr>
        <w:top w:val="none" w:sz="0" w:space="0" w:color="auto"/>
        <w:left w:val="none" w:sz="0" w:space="0" w:color="auto"/>
        <w:bottom w:val="none" w:sz="0" w:space="0" w:color="auto"/>
        <w:right w:val="none" w:sz="0" w:space="0" w:color="auto"/>
      </w:divBdr>
    </w:div>
    <w:div w:id="993412239">
      <w:marLeft w:val="0"/>
      <w:marRight w:val="0"/>
      <w:marTop w:val="0"/>
      <w:marBottom w:val="0"/>
      <w:divBdr>
        <w:top w:val="none" w:sz="0" w:space="0" w:color="auto"/>
        <w:left w:val="none" w:sz="0" w:space="0" w:color="auto"/>
        <w:bottom w:val="none" w:sz="0" w:space="0" w:color="auto"/>
        <w:right w:val="none" w:sz="0" w:space="0" w:color="auto"/>
      </w:divBdr>
    </w:div>
    <w:div w:id="993484471">
      <w:marLeft w:val="0"/>
      <w:marRight w:val="0"/>
      <w:marTop w:val="0"/>
      <w:marBottom w:val="0"/>
      <w:divBdr>
        <w:top w:val="none" w:sz="0" w:space="0" w:color="auto"/>
        <w:left w:val="none" w:sz="0" w:space="0" w:color="auto"/>
        <w:bottom w:val="none" w:sz="0" w:space="0" w:color="auto"/>
        <w:right w:val="none" w:sz="0" w:space="0" w:color="auto"/>
      </w:divBdr>
    </w:div>
    <w:div w:id="993533345">
      <w:marLeft w:val="0"/>
      <w:marRight w:val="0"/>
      <w:marTop w:val="0"/>
      <w:marBottom w:val="0"/>
      <w:divBdr>
        <w:top w:val="none" w:sz="0" w:space="0" w:color="auto"/>
        <w:left w:val="none" w:sz="0" w:space="0" w:color="auto"/>
        <w:bottom w:val="none" w:sz="0" w:space="0" w:color="auto"/>
        <w:right w:val="none" w:sz="0" w:space="0" w:color="auto"/>
      </w:divBdr>
    </w:div>
    <w:div w:id="993533705">
      <w:marLeft w:val="0"/>
      <w:marRight w:val="0"/>
      <w:marTop w:val="0"/>
      <w:marBottom w:val="0"/>
      <w:divBdr>
        <w:top w:val="none" w:sz="0" w:space="0" w:color="auto"/>
        <w:left w:val="none" w:sz="0" w:space="0" w:color="auto"/>
        <w:bottom w:val="none" w:sz="0" w:space="0" w:color="auto"/>
        <w:right w:val="none" w:sz="0" w:space="0" w:color="auto"/>
      </w:divBdr>
    </w:div>
    <w:div w:id="993533809">
      <w:marLeft w:val="0"/>
      <w:marRight w:val="0"/>
      <w:marTop w:val="0"/>
      <w:marBottom w:val="0"/>
      <w:divBdr>
        <w:top w:val="none" w:sz="0" w:space="0" w:color="auto"/>
        <w:left w:val="none" w:sz="0" w:space="0" w:color="auto"/>
        <w:bottom w:val="none" w:sz="0" w:space="0" w:color="auto"/>
        <w:right w:val="none" w:sz="0" w:space="0" w:color="auto"/>
      </w:divBdr>
    </w:div>
    <w:div w:id="993534845">
      <w:marLeft w:val="0"/>
      <w:marRight w:val="0"/>
      <w:marTop w:val="0"/>
      <w:marBottom w:val="0"/>
      <w:divBdr>
        <w:top w:val="none" w:sz="0" w:space="0" w:color="auto"/>
        <w:left w:val="none" w:sz="0" w:space="0" w:color="auto"/>
        <w:bottom w:val="none" w:sz="0" w:space="0" w:color="auto"/>
        <w:right w:val="none" w:sz="0" w:space="0" w:color="auto"/>
      </w:divBdr>
    </w:div>
    <w:div w:id="993601237">
      <w:marLeft w:val="0"/>
      <w:marRight w:val="0"/>
      <w:marTop w:val="0"/>
      <w:marBottom w:val="0"/>
      <w:divBdr>
        <w:top w:val="none" w:sz="0" w:space="0" w:color="auto"/>
        <w:left w:val="none" w:sz="0" w:space="0" w:color="auto"/>
        <w:bottom w:val="none" w:sz="0" w:space="0" w:color="auto"/>
        <w:right w:val="none" w:sz="0" w:space="0" w:color="auto"/>
      </w:divBdr>
    </w:div>
    <w:div w:id="993684939">
      <w:marLeft w:val="0"/>
      <w:marRight w:val="0"/>
      <w:marTop w:val="0"/>
      <w:marBottom w:val="0"/>
      <w:divBdr>
        <w:top w:val="none" w:sz="0" w:space="0" w:color="auto"/>
        <w:left w:val="none" w:sz="0" w:space="0" w:color="auto"/>
        <w:bottom w:val="none" w:sz="0" w:space="0" w:color="auto"/>
        <w:right w:val="none" w:sz="0" w:space="0" w:color="auto"/>
      </w:divBdr>
    </w:div>
    <w:div w:id="993728880">
      <w:marLeft w:val="0"/>
      <w:marRight w:val="0"/>
      <w:marTop w:val="0"/>
      <w:marBottom w:val="0"/>
      <w:divBdr>
        <w:top w:val="none" w:sz="0" w:space="0" w:color="auto"/>
        <w:left w:val="none" w:sz="0" w:space="0" w:color="auto"/>
        <w:bottom w:val="none" w:sz="0" w:space="0" w:color="auto"/>
        <w:right w:val="none" w:sz="0" w:space="0" w:color="auto"/>
      </w:divBdr>
    </w:div>
    <w:div w:id="993797555">
      <w:marLeft w:val="0"/>
      <w:marRight w:val="0"/>
      <w:marTop w:val="0"/>
      <w:marBottom w:val="0"/>
      <w:divBdr>
        <w:top w:val="none" w:sz="0" w:space="0" w:color="auto"/>
        <w:left w:val="none" w:sz="0" w:space="0" w:color="auto"/>
        <w:bottom w:val="none" w:sz="0" w:space="0" w:color="auto"/>
        <w:right w:val="none" w:sz="0" w:space="0" w:color="auto"/>
      </w:divBdr>
    </w:div>
    <w:div w:id="993800655">
      <w:marLeft w:val="0"/>
      <w:marRight w:val="0"/>
      <w:marTop w:val="0"/>
      <w:marBottom w:val="0"/>
      <w:divBdr>
        <w:top w:val="none" w:sz="0" w:space="0" w:color="auto"/>
        <w:left w:val="none" w:sz="0" w:space="0" w:color="auto"/>
        <w:bottom w:val="none" w:sz="0" w:space="0" w:color="auto"/>
        <w:right w:val="none" w:sz="0" w:space="0" w:color="auto"/>
      </w:divBdr>
    </w:div>
    <w:div w:id="993873560">
      <w:marLeft w:val="0"/>
      <w:marRight w:val="0"/>
      <w:marTop w:val="0"/>
      <w:marBottom w:val="0"/>
      <w:divBdr>
        <w:top w:val="none" w:sz="0" w:space="0" w:color="auto"/>
        <w:left w:val="none" w:sz="0" w:space="0" w:color="auto"/>
        <w:bottom w:val="none" w:sz="0" w:space="0" w:color="auto"/>
        <w:right w:val="none" w:sz="0" w:space="0" w:color="auto"/>
      </w:divBdr>
    </w:div>
    <w:div w:id="993873689">
      <w:bodyDiv w:val="1"/>
      <w:marLeft w:val="0"/>
      <w:marRight w:val="0"/>
      <w:marTop w:val="0"/>
      <w:marBottom w:val="0"/>
      <w:divBdr>
        <w:top w:val="none" w:sz="0" w:space="0" w:color="auto"/>
        <w:left w:val="none" w:sz="0" w:space="0" w:color="auto"/>
        <w:bottom w:val="none" w:sz="0" w:space="0" w:color="auto"/>
        <w:right w:val="none" w:sz="0" w:space="0" w:color="auto"/>
      </w:divBdr>
    </w:div>
    <w:div w:id="994065191">
      <w:marLeft w:val="0"/>
      <w:marRight w:val="0"/>
      <w:marTop w:val="0"/>
      <w:marBottom w:val="0"/>
      <w:divBdr>
        <w:top w:val="none" w:sz="0" w:space="0" w:color="auto"/>
        <w:left w:val="none" w:sz="0" w:space="0" w:color="auto"/>
        <w:bottom w:val="none" w:sz="0" w:space="0" w:color="auto"/>
        <w:right w:val="none" w:sz="0" w:space="0" w:color="auto"/>
      </w:divBdr>
    </w:div>
    <w:div w:id="994070923">
      <w:marLeft w:val="0"/>
      <w:marRight w:val="0"/>
      <w:marTop w:val="0"/>
      <w:marBottom w:val="0"/>
      <w:divBdr>
        <w:top w:val="none" w:sz="0" w:space="0" w:color="auto"/>
        <w:left w:val="none" w:sz="0" w:space="0" w:color="auto"/>
        <w:bottom w:val="none" w:sz="0" w:space="0" w:color="auto"/>
        <w:right w:val="none" w:sz="0" w:space="0" w:color="auto"/>
      </w:divBdr>
    </w:div>
    <w:div w:id="994139720">
      <w:marLeft w:val="0"/>
      <w:marRight w:val="0"/>
      <w:marTop w:val="0"/>
      <w:marBottom w:val="0"/>
      <w:divBdr>
        <w:top w:val="none" w:sz="0" w:space="0" w:color="auto"/>
        <w:left w:val="none" w:sz="0" w:space="0" w:color="auto"/>
        <w:bottom w:val="none" w:sz="0" w:space="0" w:color="auto"/>
        <w:right w:val="none" w:sz="0" w:space="0" w:color="auto"/>
      </w:divBdr>
    </w:div>
    <w:div w:id="994146697">
      <w:marLeft w:val="0"/>
      <w:marRight w:val="0"/>
      <w:marTop w:val="0"/>
      <w:marBottom w:val="0"/>
      <w:divBdr>
        <w:top w:val="none" w:sz="0" w:space="0" w:color="auto"/>
        <w:left w:val="none" w:sz="0" w:space="0" w:color="auto"/>
        <w:bottom w:val="none" w:sz="0" w:space="0" w:color="auto"/>
        <w:right w:val="none" w:sz="0" w:space="0" w:color="auto"/>
      </w:divBdr>
    </w:div>
    <w:div w:id="994186546">
      <w:marLeft w:val="0"/>
      <w:marRight w:val="0"/>
      <w:marTop w:val="0"/>
      <w:marBottom w:val="0"/>
      <w:divBdr>
        <w:top w:val="none" w:sz="0" w:space="0" w:color="auto"/>
        <w:left w:val="none" w:sz="0" w:space="0" w:color="auto"/>
        <w:bottom w:val="none" w:sz="0" w:space="0" w:color="auto"/>
        <w:right w:val="none" w:sz="0" w:space="0" w:color="auto"/>
      </w:divBdr>
    </w:div>
    <w:div w:id="994257122">
      <w:marLeft w:val="0"/>
      <w:marRight w:val="0"/>
      <w:marTop w:val="0"/>
      <w:marBottom w:val="0"/>
      <w:divBdr>
        <w:top w:val="none" w:sz="0" w:space="0" w:color="auto"/>
        <w:left w:val="none" w:sz="0" w:space="0" w:color="auto"/>
        <w:bottom w:val="none" w:sz="0" w:space="0" w:color="auto"/>
        <w:right w:val="none" w:sz="0" w:space="0" w:color="auto"/>
      </w:divBdr>
    </w:div>
    <w:div w:id="994260794">
      <w:marLeft w:val="0"/>
      <w:marRight w:val="0"/>
      <w:marTop w:val="0"/>
      <w:marBottom w:val="0"/>
      <w:divBdr>
        <w:top w:val="none" w:sz="0" w:space="0" w:color="auto"/>
        <w:left w:val="none" w:sz="0" w:space="0" w:color="auto"/>
        <w:bottom w:val="none" w:sz="0" w:space="0" w:color="auto"/>
        <w:right w:val="none" w:sz="0" w:space="0" w:color="auto"/>
      </w:divBdr>
    </w:div>
    <w:div w:id="994262449">
      <w:marLeft w:val="0"/>
      <w:marRight w:val="0"/>
      <w:marTop w:val="0"/>
      <w:marBottom w:val="0"/>
      <w:divBdr>
        <w:top w:val="none" w:sz="0" w:space="0" w:color="auto"/>
        <w:left w:val="none" w:sz="0" w:space="0" w:color="auto"/>
        <w:bottom w:val="none" w:sz="0" w:space="0" w:color="auto"/>
        <w:right w:val="none" w:sz="0" w:space="0" w:color="auto"/>
      </w:divBdr>
    </w:div>
    <w:div w:id="994263113">
      <w:marLeft w:val="0"/>
      <w:marRight w:val="0"/>
      <w:marTop w:val="0"/>
      <w:marBottom w:val="0"/>
      <w:divBdr>
        <w:top w:val="none" w:sz="0" w:space="0" w:color="auto"/>
        <w:left w:val="none" w:sz="0" w:space="0" w:color="auto"/>
        <w:bottom w:val="none" w:sz="0" w:space="0" w:color="auto"/>
        <w:right w:val="none" w:sz="0" w:space="0" w:color="auto"/>
      </w:divBdr>
    </w:div>
    <w:div w:id="994332535">
      <w:marLeft w:val="0"/>
      <w:marRight w:val="0"/>
      <w:marTop w:val="0"/>
      <w:marBottom w:val="0"/>
      <w:divBdr>
        <w:top w:val="none" w:sz="0" w:space="0" w:color="auto"/>
        <w:left w:val="none" w:sz="0" w:space="0" w:color="auto"/>
        <w:bottom w:val="none" w:sz="0" w:space="0" w:color="auto"/>
        <w:right w:val="none" w:sz="0" w:space="0" w:color="auto"/>
      </w:divBdr>
    </w:div>
    <w:div w:id="994338680">
      <w:marLeft w:val="0"/>
      <w:marRight w:val="0"/>
      <w:marTop w:val="0"/>
      <w:marBottom w:val="0"/>
      <w:divBdr>
        <w:top w:val="none" w:sz="0" w:space="0" w:color="auto"/>
        <w:left w:val="none" w:sz="0" w:space="0" w:color="auto"/>
        <w:bottom w:val="none" w:sz="0" w:space="0" w:color="auto"/>
        <w:right w:val="none" w:sz="0" w:space="0" w:color="auto"/>
      </w:divBdr>
    </w:div>
    <w:div w:id="994340006">
      <w:marLeft w:val="0"/>
      <w:marRight w:val="0"/>
      <w:marTop w:val="0"/>
      <w:marBottom w:val="0"/>
      <w:divBdr>
        <w:top w:val="none" w:sz="0" w:space="0" w:color="auto"/>
        <w:left w:val="none" w:sz="0" w:space="0" w:color="auto"/>
        <w:bottom w:val="none" w:sz="0" w:space="0" w:color="auto"/>
        <w:right w:val="none" w:sz="0" w:space="0" w:color="auto"/>
      </w:divBdr>
    </w:div>
    <w:div w:id="994451622">
      <w:marLeft w:val="0"/>
      <w:marRight w:val="0"/>
      <w:marTop w:val="0"/>
      <w:marBottom w:val="0"/>
      <w:divBdr>
        <w:top w:val="none" w:sz="0" w:space="0" w:color="auto"/>
        <w:left w:val="none" w:sz="0" w:space="0" w:color="auto"/>
        <w:bottom w:val="none" w:sz="0" w:space="0" w:color="auto"/>
        <w:right w:val="none" w:sz="0" w:space="0" w:color="auto"/>
      </w:divBdr>
    </w:div>
    <w:div w:id="994531375">
      <w:marLeft w:val="0"/>
      <w:marRight w:val="0"/>
      <w:marTop w:val="0"/>
      <w:marBottom w:val="0"/>
      <w:divBdr>
        <w:top w:val="none" w:sz="0" w:space="0" w:color="auto"/>
        <w:left w:val="none" w:sz="0" w:space="0" w:color="auto"/>
        <w:bottom w:val="none" w:sz="0" w:space="0" w:color="auto"/>
        <w:right w:val="none" w:sz="0" w:space="0" w:color="auto"/>
      </w:divBdr>
    </w:div>
    <w:div w:id="994574527">
      <w:marLeft w:val="0"/>
      <w:marRight w:val="0"/>
      <w:marTop w:val="0"/>
      <w:marBottom w:val="0"/>
      <w:divBdr>
        <w:top w:val="none" w:sz="0" w:space="0" w:color="auto"/>
        <w:left w:val="none" w:sz="0" w:space="0" w:color="auto"/>
        <w:bottom w:val="none" w:sz="0" w:space="0" w:color="auto"/>
        <w:right w:val="none" w:sz="0" w:space="0" w:color="auto"/>
      </w:divBdr>
    </w:div>
    <w:div w:id="994575744">
      <w:marLeft w:val="0"/>
      <w:marRight w:val="0"/>
      <w:marTop w:val="0"/>
      <w:marBottom w:val="0"/>
      <w:divBdr>
        <w:top w:val="none" w:sz="0" w:space="0" w:color="auto"/>
        <w:left w:val="none" w:sz="0" w:space="0" w:color="auto"/>
        <w:bottom w:val="none" w:sz="0" w:space="0" w:color="auto"/>
        <w:right w:val="none" w:sz="0" w:space="0" w:color="auto"/>
      </w:divBdr>
    </w:div>
    <w:div w:id="994601444">
      <w:marLeft w:val="0"/>
      <w:marRight w:val="0"/>
      <w:marTop w:val="0"/>
      <w:marBottom w:val="0"/>
      <w:divBdr>
        <w:top w:val="none" w:sz="0" w:space="0" w:color="auto"/>
        <w:left w:val="none" w:sz="0" w:space="0" w:color="auto"/>
        <w:bottom w:val="none" w:sz="0" w:space="0" w:color="auto"/>
        <w:right w:val="none" w:sz="0" w:space="0" w:color="auto"/>
      </w:divBdr>
    </w:div>
    <w:div w:id="994605951">
      <w:marLeft w:val="0"/>
      <w:marRight w:val="0"/>
      <w:marTop w:val="0"/>
      <w:marBottom w:val="0"/>
      <w:divBdr>
        <w:top w:val="none" w:sz="0" w:space="0" w:color="auto"/>
        <w:left w:val="none" w:sz="0" w:space="0" w:color="auto"/>
        <w:bottom w:val="none" w:sz="0" w:space="0" w:color="auto"/>
        <w:right w:val="none" w:sz="0" w:space="0" w:color="auto"/>
      </w:divBdr>
    </w:div>
    <w:div w:id="994718523">
      <w:marLeft w:val="0"/>
      <w:marRight w:val="0"/>
      <w:marTop w:val="0"/>
      <w:marBottom w:val="0"/>
      <w:divBdr>
        <w:top w:val="none" w:sz="0" w:space="0" w:color="auto"/>
        <w:left w:val="none" w:sz="0" w:space="0" w:color="auto"/>
        <w:bottom w:val="none" w:sz="0" w:space="0" w:color="auto"/>
        <w:right w:val="none" w:sz="0" w:space="0" w:color="auto"/>
      </w:divBdr>
    </w:div>
    <w:div w:id="994840130">
      <w:marLeft w:val="0"/>
      <w:marRight w:val="0"/>
      <w:marTop w:val="0"/>
      <w:marBottom w:val="0"/>
      <w:divBdr>
        <w:top w:val="none" w:sz="0" w:space="0" w:color="auto"/>
        <w:left w:val="none" w:sz="0" w:space="0" w:color="auto"/>
        <w:bottom w:val="none" w:sz="0" w:space="0" w:color="auto"/>
        <w:right w:val="none" w:sz="0" w:space="0" w:color="auto"/>
      </w:divBdr>
    </w:div>
    <w:div w:id="994842554">
      <w:marLeft w:val="0"/>
      <w:marRight w:val="0"/>
      <w:marTop w:val="0"/>
      <w:marBottom w:val="0"/>
      <w:divBdr>
        <w:top w:val="none" w:sz="0" w:space="0" w:color="auto"/>
        <w:left w:val="none" w:sz="0" w:space="0" w:color="auto"/>
        <w:bottom w:val="none" w:sz="0" w:space="0" w:color="auto"/>
        <w:right w:val="none" w:sz="0" w:space="0" w:color="auto"/>
      </w:divBdr>
    </w:div>
    <w:div w:id="994990810">
      <w:marLeft w:val="0"/>
      <w:marRight w:val="0"/>
      <w:marTop w:val="0"/>
      <w:marBottom w:val="0"/>
      <w:divBdr>
        <w:top w:val="none" w:sz="0" w:space="0" w:color="auto"/>
        <w:left w:val="none" w:sz="0" w:space="0" w:color="auto"/>
        <w:bottom w:val="none" w:sz="0" w:space="0" w:color="auto"/>
        <w:right w:val="none" w:sz="0" w:space="0" w:color="auto"/>
      </w:divBdr>
    </w:div>
    <w:div w:id="994996863">
      <w:marLeft w:val="0"/>
      <w:marRight w:val="0"/>
      <w:marTop w:val="0"/>
      <w:marBottom w:val="0"/>
      <w:divBdr>
        <w:top w:val="none" w:sz="0" w:space="0" w:color="auto"/>
        <w:left w:val="none" w:sz="0" w:space="0" w:color="auto"/>
        <w:bottom w:val="none" w:sz="0" w:space="0" w:color="auto"/>
        <w:right w:val="none" w:sz="0" w:space="0" w:color="auto"/>
      </w:divBdr>
    </w:div>
    <w:div w:id="995260343">
      <w:marLeft w:val="0"/>
      <w:marRight w:val="0"/>
      <w:marTop w:val="0"/>
      <w:marBottom w:val="0"/>
      <w:divBdr>
        <w:top w:val="none" w:sz="0" w:space="0" w:color="auto"/>
        <w:left w:val="none" w:sz="0" w:space="0" w:color="auto"/>
        <w:bottom w:val="none" w:sz="0" w:space="0" w:color="auto"/>
        <w:right w:val="none" w:sz="0" w:space="0" w:color="auto"/>
      </w:divBdr>
    </w:div>
    <w:div w:id="995260694">
      <w:marLeft w:val="0"/>
      <w:marRight w:val="0"/>
      <w:marTop w:val="0"/>
      <w:marBottom w:val="0"/>
      <w:divBdr>
        <w:top w:val="none" w:sz="0" w:space="0" w:color="auto"/>
        <w:left w:val="none" w:sz="0" w:space="0" w:color="auto"/>
        <w:bottom w:val="none" w:sz="0" w:space="0" w:color="auto"/>
        <w:right w:val="none" w:sz="0" w:space="0" w:color="auto"/>
      </w:divBdr>
    </w:div>
    <w:div w:id="995261383">
      <w:marLeft w:val="0"/>
      <w:marRight w:val="0"/>
      <w:marTop w:val="0"/>
      <w:marBottom w:val="0"/>
      <w:divBdr>
        <w:top w:val="none" w:sz="0" w:space="0" w:color="auto"/>
        <w:left w:val="none" w:sz="0" w:space="0" w:color="auto"/>
        <w:bottom w:val="none" w:sz="0" w:space="0" w:color="auto"/>
        <w:right w:val="none" w:sz="0" w:space="0" w:color="auto"/>
      </w:divBdr>
    </w:div>
    <w:div w:id="995569249">
      <w:marLeft w:val="0"/>
      <w:marRight w:val="0"/>
      <w:marTop w:val="0"/>
      <w:marBottom w:val="0"/>
      <w:divBdr>
        <w:top w:val="none" w:sz="0" w:space="0" w:color="auto"/>
        <w:left w:val="none" w:sz="0" w:space="0" w:color="auto"/>
        <w:bottom w:val="none" w:sz="0" w:space="0" w:color="auto"/>
        <w:right w:val="none" w:sz="0" w:space="0" w:color="auto"/>
      </w:divBdr>
    </w:div>
    <w:div w:id="995571637">
      <w:marLeft w:val="0"/>
      <w:marRight w:val="0"/>
      <w:marTop w:val="0"/>
      <w:marBottom w:val="0"/>
      <w:divBdr>
        <w:top w:val="none" w:sz="0" w:space="0" w:color="auto"/>
        <w:left w:val="none" w:sz="0" w:space="0" w:color="auto"/>
        <w:bottom w:val="none" w:sz="0" w:space="0" w:color="auto"/>
        <w:right w:val="none" w:sz="0" w:space="0" w:color="auto"/>
      </w:divBdr>
    </w:div>
    <w:div w:id="995576087">
      <w:marLeft w:val="0"/>
      <w:marRight w:val="0"/>
      <w:marTop w:val="0"/>
      <w:marBottom w:val="0"/>
      <w:divBdr>
        <w:top w:val="none" w:sz="0" w:space="0" w:color="auto"/>
        <w:left w:val="none" w:sz="0" w:space="0" w:color="auto"/>
        <w:bottom w:val="none" w:sz="0" w:space="0" w:color="auto"/>
        <w:right w:val="none" w:sz="0" w:space="0" w:color="auto"/>
      </w:divBdr>
    </w:div>
    <w:div w:id="995644565">
      <w:marLeft w:val="0"/>
      <w:marRight w:val="0"/>
      <w:marTop w:val="0"/>
      <w:marBottom w:val="0"/>
      <w:divBdr>
        <w:top w:val="none" w:sz="0" w:space="0" w:color="auto"/>
        <w:left w:val="none" w:sz="0" w:space="0" w:color="auto"/>
        <w:bottom w:val="none" w:sz="0" w:space="0" w:color="auto"/>
        <w:right w:val="none" w:sz="0" w:space="0" w:color="auto"/>
      </w:divBdr>
    </w:div>
    <w:div w:id="995718938">
      <w:marLeft w:val="0"/>
      <w:marRight w:val="0"/>
      <w:marTop w:val="0"/>
      <w:marBottom w:val="0"/>
      <w:divBdr>
        <w:top w:val="none" w:sz="0" w:space="0" w:color="auto"/>
        <w:left w:val="none" w:sz="0" w:space="0" w:color="auto"/>
        <w:bottom w:val="none" w:sz="0" w:space="0" w:color="auto"/>
        <w:right w:val="none" w:sz="0" w:space="0" w:color="auto"/>
      </w:divBdr>
    </w:div>
    <w:div w:id="995721207">
      <w:marLeft w:val="0"/>
      <w:marRight w:val="0"/>
      <w:marTop w:val="0"/>
      <w:marBottom w:val="0"/>
      <w:divBdr>
        <w:top w:val="none" w:sz="0" w:space="0" w:color="auto"/>
        <w:left w:val="none" w:sz="0" w:space="0" w:color="auto"/>
        <w:bottom w:val="none" w:sz="0" w:space="0" w:color="auto"/>
        <w:right w:val="none" w:sz="0" w:space="0" w:color="auto"/>
      </w:divBdr>
    </w:div>
    <w:div w:id="995768726">
      <w:marLeft w:val="0"/>
      <w:marRight w:val="0"/>
      <w:marTop w:val="0"/>
      <w:marBottom w:val="0"/>
      <w:divBdr>
        <w:top w:val="none" w:sz="0" w:space="0" w:color="auto"/>
        <w:left w:val="none" w:sz="0" w:space="0" w:color="auto"/>
        <w:bottom w:val="none" w:sz="0" w:space="0" w:color="auto"/>
        <w:right w:val="none" w:sz="0" w:space="0" w:color="auto"/>
      </w:divBdr>
    </w:div>
    <w:div w:id="995836230">
      <w:marLeft w:val="0"/>
      <w:marRight w:val="0"/>
      <w:marTop w:val="0"/>
      <w:marBottom w:val="0"/>
      <w:divBdr>
        <w:top w:val="none" w:sz="0" w:space="0" w:color="auto"/>
        <w:left w:val="none" w:sz="0" w:space="0" w:color="auto"/>
        <w:bottom w:val="none" w:sz="0" w:space="0" w:color="auto"/>
        <w:right w:val="none" w:sz="0" w:space="0" w:color="auto"/>
      </w:divBdr>
    </w:div>
    <w:div w:id="995914898">
      <w:marLeft w:val="0"/>
      <w:marRight w:val="0"/>
      <w:marTop w:val="0"/>
      <w:marBottom w:val="0"/>
      <w:divBdr>
        <w:top w:val="none" w:sz="0" w:space="0" w:color="auto"/>
        <w:left w:val="none" w:sz="0" w:space="0" w:color="auto"/>
        <w:bottom w:val="none" w:sz="0" w:space="0" w:color="auto"/>
        <w:right w:val="none" w:sz="0" w:space="0" w:color="auto"/>
      </w:divBdr>
    </w:div>
    <w:div w:id="995956377">
      <w:marLeft w:val="0"/>
      <w:marRight w:val="0"/>
      <w:marTop w:val="0"/>
      <w:marBottom w:val="0"/>
      <w:divBdr>
        <w:top w:val="none" w:sz="0" w:space="0" w:color="auto"/>
        <w:left w:val="none" w:sz="0" w:space="0" w:color="auto"/>
        <w:bottom w:val="none" w:sz="0" w:space="0" w:color="auto"/>
        <w:right w:val="none" w:sz="0" w:space="0" w:color="auto"/>
      </w:divBdr>
    </w:div>
    <w:div w:id="995956817">
      <w:marLeft w:val="0"/>
      <w:marRight w:val="0"/>
      <w:marTop w:val="0"/>
      <w:marBottom w:val="0"/>
      <w:divBdr>
        <w:top w:val="none" w:sz="0" w:space="0" w:color="auto"/>
        <w:left w:val="none" w:sz="0" w:space="0" w:color="auto"/>
        <w:bottom w:val="none" w:sz="0" w:space="0" w:color="auto"/>
        <w:right w:val="none" w:sz="0" w:space="0" w:color="auto"/>
      </w:divBdr>
    </w:div>
    <w:div w:id="995958378">
      <w:marLeft w:val="0"/>
      <w:marRight w:val="0"/>
      <w:marTop w:val="0"/>
      <w:marBottom w:val="0"/>
      <w:divBdr>
        <w:top w:val="none" w:sz="0" w:space="0" w:color="auto"/>
        <w:left w:val="none" w:sz="0" w:space="0" w:color="auto"/>
        <w:bottom w:val="none" w:sz="0" w:space="0" w:color="auto"/>
        <w:right w:val="none" w:sz="0" w:space="0" w:color="auto"/>
      </w:divBdr>
    </w:div>
    <w:div w:id="995961044">
      <w:marLeft w:val="0"/>
      <w:marRight w:val="0"/>
      <w:marTop w:val="0"/>
      <w:marBottom w:val="0"/>
      <w:divBdr>
        <w:top w:val="none" w:sz="0" w:space="0" w:color="auto"/>
        <w:left w:val="none" w:sz="0" w:space="0" w:color="auto"/>
        <w:bottom w:val="none" w:sz="0" w:space="0" w:color="auto"/>
        <w:right w:val="none" w:sz="0" w:space="0" w:color="auto"/>
      </w:divBdr>
    </w:div>
    <w:div w:id="995961133">
      <w:marLeft w:val="0"/>
      <w:marRight w:val="0"/>
      <w:marTop w:val="0"/>
      <w:marBottom w:val="0"/>
      <w:divBdr>
        <w:top w:val="none" w:sz="0" w:space="0" w:color="auto"/>
        <w:left w:val="none" w:sz="0" w:space="0" w:color="auto"/>
        <w:bottom w:val="none" w:sz="0" w:space="0" w:color="auto"/>
        <w:right w:val="none" w:sz="0" w:space="0" w:color="auto"/>
      </w:divBdr>
    </w:div>
    <w:div w:id="996031739">
      <w:marLeft w:val="0"/>
      <w:marRight w:val="0"/>
      <w:marTop w:val="0"/>
      <w:marBottom w:val="0"/>
      <w:divBdr>
        <w:top w:val="none" w:sz="0" w:space="0" w:color="auto"/>
        <w:left w:val="none" w:sz="0" w:space="0" w:color="auto"/>
        <w:bottom w:val="none" w:sz="0" w:space="0" w:color="auto"/>
        <w:right w:val="none" w:sz="0" w:space="0" w:color="auto"/>
      </w:divBdr>
    </w:div>
    <w:div w:id="996105686">
      <w:marLeft w:val="0"/>
      <w:marRight w:val="0"/>
      <w:marTop w:val="0"/>
      <w:marBottom w:val="0"/>
      <w:divBdr>
        <w:top w:val="none" w:sz="0" w:space="0" w:color="auto"/>
        <w:left w:val="none" w:sz="0" w:space="0" w:color="auto"/>
        <w:bottom w:val="none" w:sz="0" w:space="0" w:color="auto"/>
        <w:right w:val="none" w:sz="0" w:space="0" w:color="auto"/>
      </w:divBdr>
    </w:div>
    <w:div w:id="996107918">
      <w:marLeft w:val="0"/>
      <w:marRight w:val="0"/>
      <w:marTop w:val="0"/>
      <w:marBottom w:val="0"/>
      <w:divBdr>
        <w:top w:val="none" w:sz="0" w:space="0" w:color="auto"/>
        <w:left w:val="none" w:sz="0" w:space="0" w:color="auto"/>
        <w:bottom w:val="none" w:sz="0" w:space="0" w:color="auto"/>
        <w:right w:val="none" w:sz="0" w:space="0" w:color="auto"/>
      </w:divBdr>
    </w:div>
    <w:div w:id="996147472">
      <w:marLeft w:val="0"/>
      <w:marRight w:val="0"/>
      <w:marTop w:val="0"/>
      <w:marBottom w:val="0"/>
      <w:divBdr>
        <w:top w:val="none" w:sz="0" w:space="0" w:color="auto"/>
        <w:left w:val="none" w:sz="0" w:space="0" w:color="auto"/>
        <w:bottom w:val="none" w:sz="0" w:space="0" w:color="auto"/>
        <w:right w:val="none" w:sz="0" w:space="0" w:color="auto"/>
      </w:divBdr>
    </w:div>
    <w:div w:id="996349689">
      <w:marLeft w:val="0"/>
      <w:marRight w:val="0"/>
      <w:marTop w:val="0"/>
      <w:marBottom w:val="0"/>
      <w:divBdr>
        <w:top w:val="none" w:sz="0" w:space="0" w:color="auto"/>
        <w:left w:val="none" w:sz="0" w:space="0" w:color="auto"/>
        <w:bottom w:val="none" w:sz="0" w:space="0" w:color="auto"/>
        <w:right w:val="none" w:sz="0" w:space="0" w:color="auto"/>
      </w:divBdr>
    </w:div>
    <w:div w:id="996373025">
      <w:marLeft w:val="0"/>
      <w:marRight w:val="0"/>
      <w:marTop w:val="0"/>
      <w:marBottom w:val="0"/>
      <w:divBdr>
        <w:top w:val="none" w:sz="0" w:space="0" w:color="auto"/>
        <w:left w:val="none" w:sz="0" w:space="0" w:color="auto"/>
        <w:bottom w:val="none" w:sz="0" w:space="0" w:color="auto"/>
        <w:right w:val="none" w:sz="0" w:space="0" w:color="auto"/>
      </w:divBdr>
    </w:div>
    <w:div w:id="996495087">
      <w:marLeft w:val="0"/>
      <w:marRight w:val="0"/>
      <w:marTop w:val="0"/>
      <w:marBottom w:val="0"/>
      <w:divBdr>
        <w:top w:val="none" w:sz="0" w:space="0" w:color="auto"/>
        <w:left w:val="none" w:sz="0" w:space="0" w:color="auto"/>
        <w:bottom w:val="none" w:sz="0" w:space="0" w:color="auto"/>
        <w:right w:val="none" w:sz="0" w:space="0" w:color="auto"/>
      </w:divBdr>
    </w:div>
    <w:div w:id="996497538">
      <w:marLeft w:val="0"/>
      <w:marRight w:val="0"/>
      <w:marTop w:val="0"/>
      <w:marBottom w:val="0"/>
      <w:divBdr>
        <w:top w:val="none" w:sz="0" w:space="0" w:color="auto"/>
        <w:left w:val="none" w:sz="0" w:space="0" w:color="auto"/>
        <w:bottom w:val="none" w:sz="0" w:space="0" w:color="auto"/>
        <w:right w:val="none" w:sz="0" w:space="0" w:color="auto"/>
      </w:divBdr>
    </w:div>
    <w:div w:id="996540894">
      <w:marLeft w:val="0"/>
      <w:marRight w:val="0"/>
      <w:marTop w:val="0"/>
      <w:marBottom w:val="0"/>
      <w:divBdr>
        <w:top w:val="none" w:sz="0" w:space="0" w:color="auto"/>
        <w:left w:val="none" w:sz="0" w:space="0" w:color="auto"/>
        <w:bottom w:val="none" w:sz="0" w:space="0" w:color="auto"/>
        <w:right w:val="none" w:sz="0" w:space="0" w:color="auto"/>
      </w:divBdr>
    </w:div>
    <w:div w:id="996686328">
      <w:marLeft w:val="0"/>
      <w:marRight w:val="0"/>
      <w:marTop w:val="0"/>
      <w:marBottom w:val="0"/>
      <w:divBdr>
        <w:top w:val="none" w:sz="0" w:space="0" w:color="auto"/>
        <w:left w:val="none" w:sz="0" w:space="0" w:color="auto"/>
        <w:bottom w:val="none" w:sz="0" w:space="0" w:color="auto"/>
        <w:right w:val="none" w:sz="0" w:space="0" w:color="auto"/>
      </w:divBdr>
    </w:div>
    <w:div w:id="996687716">
      <w:marLeft w:val="0"/>
      <w:marRight w:val="0"/>
      <w:marTop w:val="0"/>
      <w:marBottom w:val="0"/>
      <w:divBdr>
        <w:top w:val="none" w:sz="0" w:space="0" w:color="auto"/>
        <w:left w:val="none" w:sz="0" w:space="0" w:color="auto"/>
        <w:bottom w:val="none" w:sz="0" w:space="0" w:color="auto"/>
        <w:right w:val="none" w:sz="0" w:space="0" w:color="auto"/>
      </w:divBdr>
    </w:div>
    <w:div w:id="996759774">
      <w:marLeft w:val="0"/>
      <w:marRight w:val="0"/>
      <w:marTop w:val="0"/>
      <w:marBottom w:val="0"/>
      <w:divBdr>
        <w:top w:val="none" w:sz="0" w:space="0" w:color="auto"/>
        <w:left w:val="none" w:sz="0" w:space="0" w:color="auto"/>
        <w:bottom w:val="none" w:sz="0" w:space="0" w:color="auto"/>
        <w:right w:val="none" w:sz="0" w:space="0" w:color="auto"/>
      </w:divBdr>
    </w:div>
    <w:div w:id="996764435">
      <w:bodyDiv w:val="1"/>
      <w:marLeft w:val="0"/>
      <w:marRight w:val="0"/>
      <w:marTop w:val="0"/>
      <w:marBottom w:val="0"/>
      <w:divBdr>
        <w:top w:val="none" w:sz="0" w:space="0" w:color="auto"/>
        <w:left w:val="none" w:sz="0" w:space="0" w:color="auto"/>
        <w:bottom w:val="none" w:sz="0" w:space="0" w:color="auto"/>
        <w:right w:val="none" w:sz="0" w:space="0" w:color="auto"/>
      </w:divBdr>
    </w:div>
    <w:div w:id="996808434">
      <w:marLeft w:val="0"/>
      <w:marRight w:val="0"/>
      <w:marTop w:val="0"/>
      <w:marBottom w:val="0"/>
      <w:divBdr>
        <w:top w:val="none" w:sz="0" w:space="0" w:color="auto"/>
        <w:left w:val="none" w:sz="0" w:space="0" w:color="auto"/>
        <w:bottom w:val="none" w:sz="0" w:space="0" w:color="auto"/>
        <w:right w:val="none" w:sz="0" w:space="0" w:color="auto"/>
      </w:divBdr>
    </w:div>
    <w:div w:id="996884379">
      <w:marLeft w:val="0"/>
      <w:marRight w:val="0"/>
      <w:marTop w:val="0"/>
      <w:marBottom w:val="0"/>
      <w:divBdr>
        <w:top w:val="none" w:sz="0" w:space="0" w:color="auto"/>
        <w:left w:val="none" w:sz="0" w:space="0" w:color="auto"/>
        <w:bottom w:val="none" w:sz="0" w:space="0" w:color="auto"/>
        <w:right w:val="none" w:sz="0" w:space="0" w:color="auto"/>
      </w:divBdr>
    </w:div>
    <w:div w:id="996958720">
      <w:marLeft w:val="0"/>
      <w:marRight w:val="0"/>
      <w:marTop w:val="0"/>
      <w:marBottom w:val="0"/>
      <w:divBdr>
        <w:top w:val="none" w:sz="0" w:space="0" w:color="auto"/>
        <w:left w:val="none" w:sz="0" w:space="0" w:color="auto"/>
        <w:bottom w:val="none" w:sz="0" w:space="0" w:color="auto"/>
        <w:right w:val="none" w:sz="0" w:space="0" w:color="auto"/>
      </w:divBdr>
    </w:div>
    <w:div w:id="997004167">
      <w:marLeft w:val="0"/>
      <w:marRight w:val="0"/>
      <w:marTop w:val="0"/>
      <w:marBottom w:val="0"/>
      <w:divBdr>
        <w:top w:val="none" w:sz="0" w:space="0" w:color="auto"/>
        <w:left w:val="none" w:sz="0" w:space="0" w:color="auto"/>
        <w:bottom w:val="none" w:sz="0" w:space="0" w:color="auto"/>
        <w:right w:val="none" w:sz="0" w:space="0" w:color="auto"/>
      </w:divBdr>
    </w:div>
    <w:div w:id="997079752">
      <w:marLeft w:val="0"/>
      <w:marRight w:val="0"/>
      <w:marTop w:val="0"/>
      <w:marBottom w:val="0"/>
      <w:divBdr>
        <w:top w:val="none" w:sz="0" w:space="0" w:color="auto"/>
        <w:left w:val="none" w:sz="0" w:space="0" w:color="auto"/>
        <w:bottom w:val="none" w:sz="0" w:space="0" w:color="auto"/>
        <w:right w:val="none" w:sz="0" w:space="0" w:color="auto"/>
      </w:divBdr>
    </w:div>
    <w:div w:id="997148603">
      <w:marLeft w:val="0"/>
      <w:marRight w:val="0"/>
      <w:marTop w:val="0"/>
      <w:marBottom w:val="0"/>
      <w:divBdr>
        <w:top w:val="none" w:sz="0" w:space="0" w:color="auto"/>
        <w:left w:val="none" w:sz="0" w:space="0" w:color="auto"/>
        <w:bottom w:val="none" w:sz="0" w:space="0" w:color="auto"/>
        <w:right w:val="none" w:sz="0" w:space="0" w:color="auto"/>
      </w:divBdr>
    </w:div>
    <w:div w:id="997222625">
      <w:marLeft w:val="0"/>
      <w:marRight w:val="0"/>
      <w:marTop w:val="0"/>
      <w:marBottom w:val="0"/>
      <w:divBdr>
        <w:top w:val="none" w:sz="0" w:space="0" w:color="auto"/>
        <w:left w:val="none" w:sz="0" w:space="0" w:color="auto"/>
        <w:bottom w:val="none" w:sz="0" w:space="0" w:color="auto"/>
        <w:right w:val="none" w:sz="0" w:space="0" w:color="auto"/>
      </w:divBdr>
    </w:div>
    <w:div w:id="997614524">
      <w:marLeft w:val="0"/>
      <w:marRight w:val="0"/>
      <w:marTop w:val="0"/>
      <w:marBottom w:val="0"/>
      <w:divBdr>
        <w:top w:val="none" w:sz="0" w:space="0" w:color="auto"/>
        <w:left w:val="none" w:sz="0" w:space="0" w:color="auto"/>
        <w:bottom w:val="none" w:sz="0" w:space="0" w:color="auto"/>
        <w:right w:val="none" w:sz="0" w:space="0" w:color="auto"/>
      </w:divBdr>
    </w:div>
    <w:div w:id="997616672">
      <w:marLeft w:val="0"/>
      <w:marRight w:val="0"/>
      <w:marTop w:val="0"/>
      <w:marBottom w:val="0"/>
      <w:divBdr>
        <w:top w:val="none" w:sz="0" w:space="0" w:color="auto"/>
        <w:left w:val="none" w:sz="0" w:space="0" w:color="auto"/>
        <w:bottom w:val="none" w:sz="0" w:space="0" w:color="auto"/>
        <w:right w:val="none" w:sz="0" w:space="0" w:color="auto"/>
      </w:divBdr>
    </w:div>
    <w:div w:id="997660489">
      <w:bodyDiv w:val="1"/>
      <w:marLeft w:val="0"/>
      <w:marRight w:val="0"/>
      <w:marTop w:val="0"/>
      <w:marBottom w:val="0"/>
      <w:divBdr>
        <w:top w:val="none" w:sz="0" w:space="0" w:color="auto"/>
        <w:left w:val="none" w:sz="0" w:space="0" w:color="auto"/>
        <w:bottom w:val="none" w:sz="0" w:space="0" w:color="auto"/>
        <w:right w:val="none" w:sz="0" w:space="0" w:color="auto"/>
      </w:divBdr>
    </w:div>
    <w:div w:id="997726112">
      <w:marLeft w:val="0"/>
      <w:marRight w:val="0"/>
      <w:marTop w:val="0"/>
      <w:marBottom w:val="0"/>
      <w:divBdr>
        <w:top w:val="none" w:sz="0" w:space="0" w:color="auto"/>
        <w:left w:val="none" w:sz="0" w:space="0" w:color="auto"/>
        <w:bottom w:val="none" w:sz="0" w:space="0" w:color="auto"/>
        <w:right w:val="none" w:sz="0" w:space="0" w:color="auto"/>
      </w:divBdr>
    </w:div>
    <w:div w:id="997802521">
      <w:marLeft w:val="0"/>
      <w:marRight w:val="0"/>
      <w:marTop w:val="0"/>
      <w:marBottom w:val="0"/>
      <w:divBdr>
        <w:top w:val="none" w:sz="0" w:space="0" w:color="auto"/>
        <w:left w:val="none" w:sz="0" w:space="0" w:color="auto"/>
        <w:bottom w:val="none" w:sz="0" w:space="0" w:color="auto"/>
        <w:right w:val="none" w:sz="0" w:space="0" w:color="auto"/>
      </w:divBdr>
    </w:div>
    <w:div w:id="997807343">
      <w:marLeft w:val="0"/>
      <w:marRight w:val="0"/>
      <w:marTop w:val="0"/>
      <w:marBottom w:val="0"/>
      <w:divBdr>
        <w:top w:val="none" w:sz="0" w:space="0" w:color="auto"/>
        <w:left w:val="none" w:sz="0" w:space="0" w:color="auto"/>
        <w:bottom w:val="none" w:sz="0" w:space="0" w:color="auto"/>
        <w:right w:val="none" w:sz="0" w:space="0" w:color="auto"/>
      </w:divBdr>
    </w:div>
    <w:div w:id="998000124">
      <w:marLeft w:val="0"/>
      <w:marRight w:val="0"/>
      <w:marTop w:val="0"/>
      <w:marBottom w:val="0"/>
      <w:divBdr>
        <w:top w:val="none" w:sz="0" w:space="0" w:color="auto"/>
        <w:left w:val="none" w:sz="0" w:space="0" w:color="auto"/>
        <w:bottom w:val="none" w:sz="0" w:space="0" w:color="auto"/>
        <w:right w:val="none" w:sz="0" w:space="0" w:color="auto"/>
      </w:divBdr>
    </w:div>
    <w:div w:id="998003334">
      <w:marLeft w:val="0"/>
      <w:marRight w:val="0"/>
      <w:marTop w:val="0"/>
      <w:marBottom w:val="0"/>
      <w:divBdr>
        <w:top w:val="none" w:sz="0" w:space="0" w:color="auto"/>
        <w:left w:val="none" w:sz="0" w:space="0" w:color="auto"/>
        <w:bottom w:val="none" w:sz="0" w:space="0" w:color="auto"/>
        <w:right w:val="none" w:sz="0" w:space="0" w:color="auto"/>
      </w:divBdr>
    </w:div>
    <w:div w:id="998119525">
      <w:marLeft w:val="0"/>
      <w:marRight w:val="0"/>
      <w:marTop w:val="0"/>
      <w:marBottom w:val="0"/>
      <w:divBdr>
        <w:top w:val="none" w:sz="0" w:space="0" w:color="auto"/>
        <w:left w:val="none" w:sz="0" w:space="0" w:color="auto"/>
        <w:bottom w:val="none" w:sz="0" w:space="0" w:color="auto"/>
        <w:right w:val="none" w:sz="0" w:space="0" w:color="auto"/>
      </w:divBdr>
    </w:div>
    <w:div w:id="998267742">
      <w:marLeft w:val="0"/>
      <w:marRight w:val="0"/>
      <w:marTop w:val="0"/>
      <w:marBottom w:val="0"/>
      <w:divBdr>
        <w:top w:val="none" w:sz="0" w:space="0" w:color="auto"/>
        <w:left w:val="none" w:sz="0" w:space="0" w:color="auto"/>
        <w:bottom w:val="none" w:sz="0" w:space="0" w:color="auto"/>
        <w:right w:val="none" w:sz="0" w:space="0" w:color="auto"/>
      </w:divBdr>
    </w:div>
    <w:div w:id="998310447">
      <w:marLeft w:val="0"/>
      <w:marRight w:val="0"/>
      <w:marTop w:val="0"/>
      <w:marBottom w:val="0"/>
      <w:divBdr>
        <w:top w:val="none" w:sz="0" w:space="0" w:color="auto"/>
        <w:left w:val="none" w:sz="0" w:space="0" w:color="auto"/>
        <w:bottom w:val="none" w:sz="0" w:space="0" w:color="auto"/>
        <w:right w:val="none" w:sz="0" w:space="0" w:color="auto"/>
      </w:divBdr>
    </w:div>
    <w:div w:id="998313603">
      <w:marLeft w:val="0"/>
      <w:marRight w:val="0"/>
      <w:marTop w:val="0"/>
      <w:marBottom w:val="0"/>
      <w:divBdr>
        <w:top w:val="none" w:sz="0" w:space="0" w:color="auto"/>
        <w:left w:val="none" w:sz="0" w:space="0" w:color="auto"/>
        <w:bottom w:val="none" w:sz="0" w:space="0" w:color="auto"/>
        <w:right w:val="none" w:sz="0" w:space="0" w:color="auto"/>
      </w:divBdr>
    </w:div>
    <w:div w:id="998576321">
      <w:marLeft w:val="0"/>
      <w:marRight w:val="0"/>
      <w:marTop w:val="0"/>
      <w:marBottom w:val="0"/>
      <w:divBdr>
        <w:top w:val="none" w:sz="0" w:space="0" w:color="auto"/>
        <w:left w:val="none" w:sz="0" w:space="0" w:color="auto"/>
        <w:bottom w:val="none" w:sz="0" w:space="0" w:color="auto"/>
        <w:right w:val="none" w:sz="0" w:space="0" w:color="auto"/>
      </w:divBdr>
    </w:div>
    <w:div w:id="998578820">
      <w:marLeft w:val="0"/>
      <w:marRight w:val="0"/>
      <w:marTop w:val="0"/>
      <w:marBottom w:val="0"/>
      <w:divBdr>
        <w:top w:val="none" w:sz="0" w:space="0" w:color="auto"/>
        <w:left w:val="none" w:sz="0" w:space="0" w:color="auto"/>
        <w:bottom w:val="none" w:sz="0" w:space="0" w:color="auto"/>
        <w:right w:val="none" w:sz="0" w:space="0" w:color="auto"/>
      </w:divBdr>
    </w:div>
    <w:div w:id="998725424">
      <w:marLeft w:val="0"/>
      <w:marRight w:val="0"/>
      <w:marTop w:val="0"/>
      <w:marBottom w:val="0"/>
      <w:divBdr>
        <w:top w:val="none" w:sz="0" w:space="0" w:color="auto"/>
        <w:left w:val="none" w:sz="0" w:space="0" w:color="auto"/>
        <w:bottom w:val="none" w:sz="0" w:space="0" w:color="auto"/>
        <w:right w:val="none" w:sz="0" w:space="0" w:color="auto"/>
      </w:divBdr>
    </w:div>
    <w:div w:id="998775114">
      <w:marLeft w:val="0"/>
      <w:marRight w:val="0"/>
      <w:marTop w:val="0"/>
      <w:marBottom w:val="0"/>
      <w:divBdr>
        <w:top w:val="none" w:sz="0" w:space="0" w:color="auto"/>
        <w:left w:val="none" w:sz="0" w:space="0" w:color="auto"/>
        <w:bottom w:val="none" w:sz="0" w:space="0" w:color="auto"/>
        <w:right w:val="none" w:sz="0" w:space="0" w:color="auto"/>
      </w:divBdr>
    </w:div>
    <w:div w:id="998843498">
      <w:marLeft w:val="0"/>
      <w:marRight w:val="0"/>
      <w:marTop w:val="0"/>
      <w:marBottom w:val="0"/>
      <w:divBdr>
        <w:top w:val="none" w:sz="0" w:space="0" w:color="auto"/>
        <w:left w:val="none" w:sz="0" w:space="0" w:color="auto"/>
        <w:bottom w:val="none" w:sz="0" w:space="0" w:color="auto"/>
        <w:right w:val="none" w:sz="0" w:space="0" w:color="auto"/>
      </w:divBdr>
    </w:div>
    <w:div w:id="998966367">
      <w:marLeft w:val="0"/>
      <w:marRight w:val="0"/>
      <w:marTop w:val="0"/>
      <w:marBottom w:val="0"/>
      <w:divBdr>
        <w:top w:val="none" w:sz="0" w:space="0" w:color="auto"/>
        <w:left w:val="none" w:sz="0" w:space="0" w:color="auto"/>
        <w:bottom w:val="none" w:sz="0" w:space="0" w:color="auto"/>
        <w:right w:val="none" w:sz="0" w:space="0" w:color="auto"/>
      </w:divBdr>
    </w:div>
    <w:div w:id="998968763">
      <w:bodyDiv w:val="1"/>
      <w:marLeft w:val="0"/>
      <w:marRight w:val="0"/>
      <w:marTop w:val="0"/>
      <w:marBottom w:val="0"/>
      <w:divBdr>
        <w:top w:val="none" w:sz="0" w:space="0" w:color="auto"/>
        <w:left w:val="none" w:sz="0" w:space="0" w:color="auto"/>
        <w:bottom w:val="none" w:sz="0" w:space="0" w:color="auto"/>
        <w:right w:val="none" w:sz="0" w:space="0" w:color="auto"/>
      </w:divBdr>
    </w:div>
    <w:div w:id="999119990">
      <w:marLeft w:val="0"/>
      <w:marRight w:val="0"/>
      <w:marTop w:val="0"/>
      <w:marBottom w:val="0"/>
      <w:divBdr>
        <w:top w:val="none" w:sz="0" w:space="0" w:color="auto"/>
        <w:left w:val="none" w:sz="0" w:space="0" w:color="auto"/>
        <w:bottom w:val="none" w:sz="0" w:space="0" w:color="auto"/>
        <w:right w:val="none" w:sz="0" w:space="0" w:color="auto"/>
      </w:divBdr>
    </w:div>
    <w:div w:id="999311126">
      <w:marLeft w:val="0"/>
      <w:marRight w:val="0"/>
      <w:marTop w:val="0"/>
      <w:marBottom w:val="0"/>
      <w:divBdr>
        <w:top w:val="none" w:sz="0" w:space="0" w:color="auto"/>
        <w:left w:val="none" w:sz="0" w:space="0" w:color="auto"/>
        <w:bottom w:val="none" w:sz="0" w:space="0" w:color="auto"/>
        <w:right w:val="none" w:sz="0" w:space="0" w:color="auto"/>
      </w:divBdr>
    </w:div>
    <w:div w:id="999384103">
      <w:marLeft w:val="0"/>
      <w:marRight w:val="0"/>
      <w:marTop w:val="0"/>
      <w:marBottom w:val="0"/>
      <w:divBdr>
        <w:top w:val="none" w:sz="0" w:space="0" w:color="auto"/>
        <w:left w:val="none" w:sz="0" w:space="0" w:color="auto"/>
        <w:bottom w:val="none" w:sz="0" w:space="0" w:color="auto"/>
        <w:right w:val="none" w:sz="0" w:space="0" w:color="auto"/>
      </w:divBdr>
    </w:div>
    <w:div w:id="999425399">
      <w:marLeft w:val="0"/>
      <w:marRight w:val="0"/>
      <w:marTop w:val="0"/>
      <w:marBottom w:val="0"/>
      <w:divBdr>
        <w:top w:val="none" w:sz="0" w:space="0" w:color="auto"/>
        <w:left w:val="none" w:sz="0" w:space="0" w:color="auto"/>
        <w:bottom w:val="none" w:sz="0" w:space="0" w:color="auto"/>
        <w:right w:val="none" w:sz="0" w:space="0" w:color="auto"/>
      </w:divBdr>
    </w:div>
    <w:div w:id="999500320">
      <w:marLeft w:val="0"/>
      <w:marRight w:val="0"/>
      <w:marTop w:val="0"/>
      <w:marBottom w:val="0"/>
      <w:divBdr>
        <w:top w:val="none" w:sz="0" w:space="0" w:color="auto"/>
        <w:left w:val="none" w:sz="0" w:space="0" w:color="auto"/>
        <w:bottom w:val="none" w:sz="0" w:space="0" w:color="auto"/>
        <w:right w:val="none" w:sz="0" w:space="0" w:color="auto"/>
      </w:divBdr>
    </w:div>
    <w:div w:id="999501788">
      <w:marLeft w:val="0"/>
      <w:marRight w:val="0"/>
      <w:marTop w:val="0"/>
      <w:marBottom w:val="0"/>
      <w:divBdr>
        <w:top w:val="none" w:sz="0" w:space="0" w:color="auto"/>
        <w:left w:val="none" w:sz="0" w:space="0" w:color="auto"/>
        <w:bottom w:val="none" w:sz="0" w:space="0" w:color="auto"/>
        <w:right w:val="none" w:sz="0" w:space="0" w:color="auto"/>
      </w:divBdr>
    </w:div>
    <w:div w:id="999505723">
      <w:marLeft w:val="0"/>
      <w:marRight w:val="0"/>
      <w:marTop w:val="0"/>
      <w:marBottom w:val="0"/>
      <w:divBdr>
        <w:top w:val="none" w:sz="0" w:space="0" w:color="auto"/>
        <w:left w:val="none" w:sz="0" w:space="0" w:color="auto"/>
        <w:bottom w:val="none" w:sz="0" w:space="0" w:color="auto"/>
        <w:right w:val="none" w:sz="0" w:space="0" w:color="auto"/>
      </w:divBdr>
    </w:div>
    <w:div w:id="999580433">
      <w:marLeft w:val="0"/>
      <w:marRight w:val="0"/>
      <w:marTop w:val="0"/>
      <w:marBottom w:val="0"/>
      <w:divBdr>
        <w:top w:val="none" w:sz="0" w:space="0" w:color="auto"/>
        <w:left w:val="none" w:sz="0" w:space="0" w:color="auto"/>
        <w:bottom w:val="none" w:sz="0" w:space="0" w:color="auto"/>
        <w:right w:val="none" w:sz="0" w:space="0" w:color="auto"/>
      </w:divBdr>
    </w:div>
    <w:div w:id="999653046">
      <w:marLeft w:val="0"/>
      <w:marRight w:val="0"/>
      <w:marTop w:val="0"/>
      <w:marBottom w:val="0"/>
      <w:divBdr>
        <w:top w:val="none" w:sz="0" w:space="0" w:color="auto"/>
        <w:left w:val="none" w:sz="0" w:space="0" w:color="auto"/>
        <w:bottom w:val="none" w:sz="0" w:space="0" w:color="auto"/>
        <w:right w:val="none" w:sz="0" w:space="0" w:color="auto"/>
      </w:divBdr>
    </w:div>
    <w:div w:id="999772366">
      <w:marLeft w:val="0"/>
      <w:marRight w:val="0"/>
      <w:marTop w:val="0"/>
      <w:marBottom w:val="0"/>
      <w:divBdr>
        <w:top w:val="none" w:sz="0" w:space="0" w:color="auto"/>
        <w:left w:val="none" w:sz="0" w:space="0" w:color="auto"/>
        <w:bottom w:val="none" w:sz="0" w:space="0" w:color="auto"/>
        <w:right w:val="none" w:sz="0" w:space="0" w:color="auto"/>
      </w:divBdr>
    </w:div>
    <w:div w:id="999774307">
      <w:marLeft w:val="0"/>
      <w:marRight w:val="0"/>
      <w:marTop w:val="0"/>
      <w:marBottom w:val="0"/>
      <w:divBdr>
        <w:top w:val="none" w:sz="0" w:space="0" w:color="auto"/>
        <w:left w:val="none" w:sz="0" w:space="0" w:color="auto"/>
        <w:bottom w:val="none" w:sz="0" w:space="0" w:color="auto"/>
        <w:right w:val="none" w:sz="0" w:space="0" w:color="auto"/>
      </w:divBdr>
    </w:div>
    <w:div w:id="999847801">
      <w:marLeft w:val="0"/>
      <w:marRight w:val="0"/>
      <w:marTop w:val="0"/>
      <w:marBottom w:val="0"/>
      <w:divBdr>
        <w:top w:val="none" w:sz="0" w:space="0" w:color="auto"/>
        <w:left w:val="none" w:sz="0" w:space="0" w:color="auto"/>
        <w:bottom w:val="none" w:sz="0" w:space="0" w:color="auto"/>
        <w:right w:val="none" w:sz="0" w:space="0" w:color="auto"/>
      </w:divBdr>
    </w:div>
    <w:div w:id="999885927">
      <w:marLeft w:val="0"/>
      <w:marRight w:val="0"/>
      <w:marTop w:val="0"/>
      <w:marBottom w:val="0"/>
      <w:divBdr>
        <w:top w:val="none" w:sz="0" w:space="0" w:color="auto"/>
        <w:left w:val="none" w:sz="0" w:space="0" w:color="auto"/>
        <w:bottom w:val="none" w:sz="0" w:space="0" w:color="auto"/>
        <w:right w:val="none" w:sz="0" w:space="0" w:color="auto"/>
      </w:divBdr>
    </w:div>
    <w:div w:id="999888876">
      <w:marLeft w:val="0"/>
      <w:marRight w:val="0"/>
      <w:marTop w:val="0"/>
      <w:marBottom w:val="0"/>
      <w:divBdr>
        <w:top w:val="none" w:sz="0" w:space="0" w:color="auto"/>
        <w:left w:val="none" w:sz="0" w:space="0" w:color="auto"/>
        <w:bottom w:val="none" w:sz="0" w:space="0" w:color="auto"/>
        <w:right w:val="none" w:sz="0" w:space="0" w:color="auto"/>
      </w:divBdr>
    </w:div>
    <w:div w:id="999960953">
      <w:marLeft w:val="0"/>
      <w:marRight w:val="0"/>
      <w:marTop w:val="0"/>
      <w:marBottom w:val="0"/>
      <w:divBdr>
        <w:top w:val="none" w:sz="0" w:space="0" w:color="auto"/>
        <w:left w:val="none" w:sz="0" w:space="0" w:color="auto"/>
        <w:bottom w:val="none" w:sz="0" w:space="0" w:color="auto"/>
        <w:right w:val="none" w:sz="0" w:space="0" w:color="auto"/>
      </w:divBdr>
    </w:div>
    <w:div w:id="999962706">
      <w:marLeft w:val="0"/>
      <w:marRight w:val="0"/>
      <w:marTop w:val="0"/>
      <w:marBottom w:val="0"/>
      <w:divBdr>
        <w:top w:val="none" w:sz="0" w:space="0" w:color="auto"/>
        <w:left w:val="none" w:sz="0" w:space="0" w:color="auto"/>
        <w:bottom w:val="none" w:sz="0" w:space="0" w:color="auto"/>
        <w:right w:val="none" w:sz="0" w:space="0" w:color="auto"/>
      </w:divBdr>
    </w:div>
    <w:div w:id="1000157161">
      <w:marLeft w:val="0"/>
      <w:marRight w:val="0"/>
      <w:marTop w:val="0"/>
      <w:marBottom w:val="0"/>
      <w:divBdr>
        <w:top w:val="none" w:sz="0" w:space="0" w:color="auto"/>
        <w:left w:val="none" w:sz="0" w:space="0" w:color="auto"/>
        <w:bottom w:val="none" w:sz="0" w:space="0" w:color="auto"/>
        <w:right w:val="none" w:sz="0" w:space="0" w:color="auto"/>
      </w:divBdr>
    </w:div>
    <w:div w:id="1000230002">
      <w:marLeft w:val="0"/>
      <w:marRight w:val="0"/>
      <w:marTop w:val="0"/>
      <w:marBottom w:val="0"/>
      <w:divBdr>
        <w:top w:val="none" w:sz="0" w:space="0" w:color="auto"/>
        <w:left w:val="none" w:sz="0" w:space="0" w:color="auto"/>
        <w:bottom w:val="none" w:sz="0" w:space="0" w:color="auto"/>
        <w:right w:val="none" w:sz="0" w:space="0" w:color="auto"/>
      </w:divBdr>
    </w:div>
    <w:div w:id="1000233966">
      <w:marLeft w:val="0"/>
      <w:marRight w:val="0"/>
      <w:marTop w:val="0"/>
      <w:marBottom w:val="0"/>
      <w:divBdr>
        <w:top w:val="none" w:sz="0" w:space="0" w:color="auto"/>
        <w:left w:val="none" w:sz="0" w:space="0" w:color="auto"/>
        <w:bottom w:val="none" w:sz="0" w:space="0" w:color="auto"/>
        <w:right w:val="none" w:sz="0" w:space="0" w:color="auto"/>
      </w:divBdr>
    </w:div>
    <w:div w:id="1000306852">
      <w:marLeft w:val="0"/>
      <w:marRight w:val="0"/>
      <w:marTop w:val="0"/>
      <w:marBottom w:val="0"/>
      <w:divBdr>
        <w:top w:val="none" w:sz="0" w:space="0" w:color="auto"/>
        <w:left w:val="none" w:sz="0" w:space="0" w:color="auto"/>
        <w:bottom w:val="none" w:sz="0" w:space="0" w:color="auto"/>
        <w:right w:val="none" w:sz="0" w:space="0" w:color="auto"/>
      </w:divBdr>
    </w:div>
    <w:div w:id="1000351863">
      <w:marLeft w:val="0"/>
      <w:marRight w:val="0"/>
      <w:marTop w:val="0"/>
      <w:marBottom w:val="0"/>
      <w:divBdr>
        <w:top w:val="none" w:sz="0" w:space="0" w:color="auto"/>
        <w:left w:val="none" w:sz="0" w:space="0" w:color="auto"/>
        <w:bottom w:val="none" w:sz="0" w:space="0" w:color="auto"/>
        <w:right w:val="none" w:sz="0" w:space="0" w:color="auto"/>
      </w:divBdr>
    </w:div>
    <w:div w:id="1000426039">
      <w:marLeft w:val="0"/>
      <w:marRight w:val="0"/>
      <w:marTop w:val="0"/>
      <w:marBottom w:val="0"/>
      <w:divBdr>
        <w:top w:val="none" w:sz="0" w:space="0" w:color="auto"/>
        <w:left w:val="none" w:sz="0" w:space="0" w:color="auto"/>
        <w:bottom w:val="none" w:sz="0" w:space="0" w:color="auto"/>
        <w:right w:val="none" w:sz="0" w:space="0" w:color="auto"/>
      </w:divBdr>
    </w:div>
    <w:div w:id="1000473928">
      <w:marLeft w:val="0"/>
      <w:marRight w:val="0"/>
      <w:marTop w:val="0"/>
      <w:marBottom w:val="0"/>
      <w:divBdr>
        <w:top w:val="none" w:sz="0" w:space="0" w:color="auto"/>
        <w:left w:val="none" w:sz="0" w:space="0" w:color="auto"/>
        <w:bottom w:val="none" w:sz="0" w:space="0" w:color="auto"/>
        <w:right w:val="none" w:sz="0" w:space="0" w:color="auto"/>
      </w:divBdr>
    </w:div>
    <w:div w:id="1000543845">
      <w:marLeft w:val="0"/>
      <w:marRight w:val="0"/>
      <w:marTop w:val="0"/>
      <w:marBottom w:val="0"/>
      <w:divBdr>
        <w:top w:val="none" w:sz="0" w:space="0" w:color="auto"/>
        <w:left w:val="none" w:sz="0" w:space="0" w:color="auto"/>
        <w:bottom w:val="none" w:sz="0" w:space="0" w:color="auto"/>
        <w:right w:val="none" w:sz="0" w:space="0" w:color="auto"/>
      </w:divBdr>
    </w:div>
    <w:div w:id="1000544088">
      <w:marLeft w:val="0"/>
      <w:marRight w:val="0"/>
      <w:marTop w:val="0"/>
      <w:marBottom w:val="0"/>
      <w:divBdr>
        <w:top w:val="none" w:sz="0" w:space="0" w:color="auto"/>
        <w:left w:val="none" w:sz="0" w:space="0" w:color="auto"/>
        <w:bottom w:val="none" w:sz="0" w:space="0" w:color="auto"/>
        <w:right w:val="none" w:sz="0" w:space="0" w:color="auto"/>
      </w:divBdr>
    </w:div>
    <w:div w:id="1000549739">
      <w:marLeft w:val="0"/>
      <w:marRight w:val="0"/>
      <w:marTop w:val="0"/>
      <w:marBottom w:val="0"/>
      <w:divBdr>
        <w:top w:val="none" w:sz="0" w:space="0" w:color="auto"/>
        <w:left w:val="none" w:sz="0" w:space="0" w:color="auto"/>
        <w:bottom w:val="none" w:sz="0" w:space="0" w:color="auto"/>
        <w:right w:val="none" w:sz="0" w:space="0" w:color="auto"/>
      </w:divBdr>
    </w:div>
    <w:div w:id="1000886912">
      <w:marLeft w:val="0"/>
      <w:marRight w:val="0"/>
      <w:marTop w:val="0"/>
      <w:marBottom w:val="0"/>
      <w:divBdr>
        <w:top w:val="none" w:sz="0" w:space="0" w:color="auto"/>
        <w:left w:val="none" w:sz="0" w:space="0" w:color="auto"/>
        <w:bottom w:val="none" w:sz="0" w:space="0" w:color="auto"/>
        <w:right w:val="none" w:sz="0" w:space="0" w:color="auto"/>
      </w:divBdr>
    </w:div>
    <w:div w:id="1000960598">
      <w:marLeft w:val="0"/>
      <w:marRight w:val="0"/>
      <w:marTop w:val="0"/>
      <w:marBottom w:val="0"/>
      <w:divBdr>
        <w:top w:val="none" w:sz="0" w:space="0" w:color="auto"/>
        <w:left w:val="none" w:sz="0" w:space="0" w:color="auto"/>
        <w:bottom w:val="none" w:sz="0" w:space="0" w:color="auto"/>
        <w:right w:val="none" w:sz="0" w:space="0" w:color="auto"/>
      </w:divBdr>
    </w:div>
    <w:div w:id="1001004996">
      <w:bodyDiv w:val="1"/>
      <w:marLeft w:val="0"/>
      <w:marRight w:val="0"/>
      <w:marTop w:val="0"/>
      <w:marBottom w:val="0"/>
      <w:divBdr>
        <w:top w:val="none" w:sz="0" w:space="0" w:color="auto"/>
        <w:left w:val="none" w:sz="0" w:space="0" w:color="auto"/>
        <w:bottom w:val="none" w:sz="0" w:space="0" w:color="auto"/>
        <w:right w:val="none" w:sz="0" w:space="0" w:color="auto"/>
      </w:divBdr>
    </w:div>
    <w:div w:id="1001007720">
      <w:marLeft w:val="0"/>
      <w:marRight w:val="0"/>
      <w:marTop w:val="0"/>
      <w:marBottom w:val="0"/>
      <w:divBdr>
        <w:top w:val="none" w:sz="0" w:space="0" w:color="auto"/>
        <w:left w:val="none" w:sz="0" w:space="0" w:color="auto"/>
        <w:bottom w:val="none" w:sz="0" w:space="0" w:color="auto"/>
        <w:right w:val="none" w:sz="0" w:space="0" w:color="auto"/>
      </w:divBdr>
    </w:div>
    <w:div w:id="1001010879">
      <w:marLeft w:val="0"/>
      <w:marRight w:val="0"/>
      <w:marTop w:val="0"/>
      <w:marBottom w:val="0"/>
      <w:divBdr>
        <w:top w:val="none" w:sz="0" w:space="0" w:color="auto"/>
        <w:left w:val="none" w:sz="0" w:space="0" w:color="auto"/>
        <w:bottom w:val="none" w:sz="0" w:space="0" w:color="auto"/>
        <w:right w:val="none" w:sz="0" w:space="0" w:color="auto"/>
      </w:divBdr>
    </w:div>
    <w:div w:id="1001079188">
      <w:marLeft w:val="0"/>
      <w:marRight w:val="0"/>
      <w:marTop w:val="0"/>
      <w:marBottom w:val="0"/>
      <w:divBdr>
        <w:top w:val="none" w:sz="0" w:space="0" w:color="auto"/>
        <w:left w:val="none" w:sz="0" w:space="0" w:color="auto"/>
        <w:bottom w:val="none" w:sz="0" w:space="0" w:color="auto"/>
        <w:right w:val="none" w:sz="0" w:space="0" w:color="auto"/>
      </w:divBdr>
    </w:div>
    <w:div w:id="1001158748">
      <w:bodyDiv w:val="1"/>
      <w:marLeft w:val="0"/>
      <w:marRight w:val="0"/>
      <w:marTop w:val="0"/>
      <w:marBottom w:val="0"/>
      <w:divBdr>
        <w:top w:val="none" w:sz="0" w:space="0" w:color="auto"/>
        <w:left w:val="none" w:sz="0" w:space="0" w:color="auto"/>
        <w:bottom w:val="none" w:sz="0" w:space="0" w:color="auto"/>
        <w:right w:val="none" w:sz="0" w:space="0" w:color="auto"/>
      </w:divBdr>
    </w:div>
    <w:div w:id="1001197966">
      <w:marLeft w:val="0"/>
      <w:marRight w:val="0"/>
      <w:marTop w:val="0"/>
      <w:marBottom w:val="0"/>
      <w:divBdr>
        <w:top w:val="none" w:sz="0" w:space="0" w:color="auto"/>
        <w:left w:val="none" w:sz="0" w:space="0" w:color="auto"/>
        <w:bottom w:val="none" w:sz="0" w:space="0" w:color="auto"/>
        <w:right w:val="none" w:sz="0" w:space="0" w:color="auto"/>
      </w:divBdr>
    </w:div>
    <w:div w:id="1001275686">
      <w:marLeft w:val="0"/>
      <w:marRight w:val="0"/>
      <w:marTop w:val="0"/>
      <w:marBottom w:val="0"/>
      <w:divBdr>
        <w:top w:val="none" w:sz="0" w:space="0" w:color="auto"/>
        <w:left w:val="none" w:sz="0" w:space="0" w:color="auto"/>
        <w:bottom w:val="none" w:sz="0" w:space="0" w:color="auto"/>
        <w:right w:val="none" w:sz="0" w:space="0" w:color="auto"/>
      </w:divBdr>
    </w:div>
    <w:div w:id="1001276334">
      <w:marLeft w:val="0"/>
      <w:marRight w:val="0"/>
      <w:marTop w:val="0"/>
      <w:marBottom w:val="0"/>
      <w:divBdr>
        <w:top w:val="none" w:sz="0" w:space="0" w:color="auto"/>
        <w:left w:val="none" w:sz="0" w:space="0" w:color="auto"/>
        <w:bottom w:val="none" w:sz="0" w:space="0" w:color="auto"/>
        <w:right w:val="none" w:sz="0" w:space="0" w:color="auto"/>
      </w:divBdr>
    </w:div>
    <w:div w:id="1001278806">
      <w:marLeft w:val="0"/>
      <w:marRight w:val="0"/>
      <w:marTop w:val="0"/>
      <w:marBottom w:val="0"/>
      <w:divBdr>
        <w:top w:val="none" w:sz="0" w:space="0" w:color="auto"/>
        <w:left w:val="none" w:sz="0" w:space="0" w:color="auto"/>
        <w:bottom w:val="none" w:sz="0" w:space="0" w:color="auto"/>
        <w:right w:val="none" w:sz="0" w:space="0" w:color="auto"/>
      </w:divBdr>
    </w:div>
    <w:div w:id="1001350066">
      <w:marLeft w:val="0"/>
      <w:marRight w:val="0"/>
      <w:marTop w:val="0"/>
      <w:marBottom w:val="0"/>
      <w:divBdr>
        <w:top w:val="none" w:sz="0" w:space="0" w:color="auto"/>
        <w:left w:val="none" w:sz="0" w:space="0" w:color="auto"/>
        <w:bottom w:val="none" w:sz="0" w:space="0" w:color="auto"/>
        <w:right w:val="none" w:sz="0" w:space="0" w:color="auto"/>
      </w:divBdr>
    </w:div>
    <w:div w:id="1001350448">
      <w:marLeft w:val="0"/>
      <w:marRight w:val="0"/>
      <w:marTop w:val="0"/>
      <w:marBottom w:val="0"/>
      <w:divBdr>
        <w:top w:val="none" w:sz="0" w:space="0" w:color="auto"/>
        <w:left w:val="none" w:sz="0" w:space="0" w:color="auto"/>
        <w:bottom w:val="none" w:sz="0" w:space="0" w:color="auto"/>
        <w:right w:val="none" w:sz="0" w:space="0" w:color="auto"/>
      </w:divBdr>
    </w:div>
    <w:div w:id="1001393193">
      <w:marLeft w:val="0"/>
      <w:marRight w:val="0"/>
      <w:marTop w:val="0"/>
      <w:marBottom w:val="0"/>
      <w:divBdr>
        <w:top w:val="none" w:sz="0" w:space="0" w:color="auto"/>
        <w:left w:val="none" w:sz="0" w:space="0" w:color="auto"/>
        <w:bottom w:val="none" w:sz="0" w:space="0" w:color="auto"/>
        <w:right w:val="none" w:sz="0" w:space="0" w:color="auto"/>
      </w:divBdr>
    </w:div>
    <w:div w:id="1001395606">
      <w:marLeft w:val="0"/>
      <w:marRight w:val="0"/>
      <w:marTop w:val="0"/>
      <w:marBottom w:val="0"/>
      <w:divBdr>
        <w:top w:val="none" w:sz="0" w:space="0" w:color="auto"/>
        <w:left w:val="none" w:sz="0" w:space="0" w:color="auto"/>
        <w:bottom w:val="none" w:sz="0" w:space="0" w:color="auto"/>
        <w:right w:val="none" w:sz="0" w:space="0" w:color="auto"/>
      </w:divBdr>
    </w:div>
    <w:div w:id="1001396008">
      <w:marLeft w:val="0"/>
      <w:marRight w:val="0"/>
      <w:marTop w:val="0"/>
      <w:marBottom w:val="0"/>
      <w:divBdr>
        <w:top w:val="none" w:sz="0" w:space="0" w:color="auto"/>
        <w:left w:val="none" w:sz="0" w:space="0" w:color="auto"/>
        <w:bottom w:val="none" w:sz="0" w:space="0" w:color="auto"/>
        <w:right w:val="none" w:sz="0" w:space="0" w:color="auto"/>
      </w:divBdr>
    </w:div>
    <w:div w:id="1001422385">
      <w:marLeft w:val="0"/>
      <w:marRight w:val="0"/>
      <w:marTop w:val="0"/>
      <w:marBottom w:val="0"/>
      <w:divBdr>
        <w:top w:val="none" w:sz="0" w:space="0" w:color="auto"/>
        <w:left w:val="none" w:sz="0" w:space="0" w:color="auto"/>
        <w:bottom w:val="none" w:sz="0" w:space="0" w:color="auto"/>
        <w:right w:val="none" w:sz="0" w:space="0" w:color="auto"/>
      </w:divBdr>
    </w:div>
    <w:div w:id="1001469063">
      <w:marLeft w:val="0"/>
      <w:marRight w:val="0"/>
      <w:marTop w:val="0"/>
      <w:marBottom w:val="0"/>
      <w:divBdr>
        <w:top w:val="none" w:sz="0" w:space="0" w:color="auto"/>
        <w:left w:val="none" w:sz="0" w:space="0" w:color="auto"/>
        <w:bottom w:val="none" w:sz="0" w:space="0" w:color="auto"/>
        <w:right w:val="none" w:sz="0" w:space="0" w:color="auto"/>
      </w:divBdr>
    </w:div>
    <w:div w:id="1001473675">
      <w:marLeft w:val="0"/>
      <w:marRight w:val="0"/>
      <w:marTop w:val="0"/>
      <w:marBottom w:val="0"/>
      <w:divBdr>
        <w:top w:val="none" w:sz="0" w:space="0" w:color="auto"/>
        <w:left w:val="none" w:sz="0" w:space="0" w:color="auto"/>
        <w:bottom w:val="none" w:sz="0" w:space="0" w:color="auto"/>
        <w:right w:val="none" w:sz="0" w:space="0" w:color="auto"/>
      </w:divBdr>
    </w:div>
    <w:div w:id="1001589057">
      <w:marLeft w:val="0"/>
      <w:marRight w:val="0"/>
      <w:marTop w:val="0"/>
      <w:marBottom w:val="0"/>
      <w:divBdr>
        <w:top w:val="none" w:sz="0" w:space="0" w:color="auto"/>
        <w:left w:val="none" w:sz="0" w:space="0" w:color="auto"/>
        <w:bottom w:val="none" w:sz="0" w:space="0" w:color="auto"/>
        <w:right w:val="none" w:sz="0" w:space="0" w:color="auto"/>
      </w:divBdr>
    </w:div>
    <w:div w:id="1001617205">
      <w:marLeft w:val="0"/>
      <w:marRight w:val="0"/>
      <w:marTop w:val="0"/>
      <w:marBottom w:val="0"/>
      <w:divBdr>
        <w:top w:val="none" w:sz="0" w:space="0" w:color="auto"/>
        <w:left w:val="none" w:sz="0" w:space="0" w:color="auto"/>
        <w:bottom w:val="none" w:sz="0" w:space="0" w:color="auto"/>
        <w:right w:val="none" w:sz="0" w:space="0" w:color="auto"/>
      </w:divBdr>
    </w:div>
    <w:div w:id="1001662891">
      <w:marLeft w:val="0"/>
      <w:marRight w:val="0"/>
      <w:marTop w:val="0"/>
      <w:marBottom w:val="0"/>
      <w:divBdr>
        <w:top w:val="none" w:sz="0" w:space="0" w:color="auto"/>
        <w:left w:val="none" w:sz="0" w:space="0" w:color="auto"/>
        <w:bottom w:val="none" w:sz="0" w:space="0" w:color="auto"/>
        <w:right w:val="none" w:sz="0" w:space="0" w:color="auto"/>
      </w:divBdr>
    </w:div>
    <w:div w:id="1001783421">
      <w:marLeft w:val="0"/>
      <w:marRight w:val="0"/>
      <w:marTop w:val="0"/>
      <w:marBottom w:val="0"/>
      <w:divBdr>
        <w:top w:val="none" w:sz="0" w:space="0" w:color="auto"/>
        <w:left w:val="none" w:sz="0" w:space="0" w:color="auto"/>
        <w:bottom w:val="none" w:sz="0" w:space="0" w:color="auto"/>
        <w:right w:val="none" w:sz="0" w:space="0" w:color="auto"/>
      </w:divBdr>
    </w:div>
    <w:div w:id="1001814795">
      <w:marLeft w:val="0"/>
      <w:marRight w:val="0"/>
      <w:marTop w:val="0"/>
      <w:marBottom w:val="0"/>
      <w:divBdr>
        <w:top w:val="none" w:sz="0" w:space="0" w:color="auto"/>
        <w:left w:val="none" w:sz="0" w:space="0" w:color="auto"/>
        <w:bottom w:val="none" w:sz="0" w:space="0" w:color="auto"/>
        <w:right w:val="none" w:sz="0" w:space="0" w:color="auto"/>
      </w:divBdr>
    </w:div>
    <w:div w:id="1001815279">
      <w:marLeft w:val="0"/>
      <w:marRight w:val="0"/>
      <w:marTop w:val="0"/>
      <w:marBottom w:val="0"/>
      <w:divBdr>
        <w:top w:val="none" w:sz="0" w:space="0" w:color="auto"/>
        <w:left w:val="none" w:sz="0" w:space="0" w:color="auto"/>
        <w:bottom w:val="none" w:sz="0" w:space="0" w:color="auto"/>
        <w:right w:val="none" w:sz="0" w:space="0" w:color="auto"/>
      </w:divBdr>
    </w:div>
    <w:div w:id="1001932056">
      <w:marLeft w:val="0"/>
      <w:marRight w:val="0"/>
      <w:marTop w:val="0"/>
      <w:marBottom w:val="0"/>
      <w:divBdr>
        <w:top w:val="none" w:sz="0" w:space="0" w:color="auto"/>
        <w:left w:val="none" w:sz="0" w:space="0" w:color="auto"/>
        <w:bottom w:val="none" w:sz="0" w:space="0" w:color="auto"/>
        <w:right w:val="none" w:sz="0" w:space="0" w:color="auto"/>
      </w:divBdr>
    </w:div>
    <w:div w:id="1002006630">
      <w:marLeft w:val="0"/>
      <w:marRight w:val="0"/>
      <w:marTop w:val="0"/>
      <w:marBottom w:val="0"/>
      <w:divBdr>
        <w:top w:val="none" w:sz="0" w:space="0" w:color="auto"/>
        <w:left w:val="none" w:sz="0" w:space="0" w:color="auto"/>
        <w:bottom w:val="none" w:sz="0" w:space="0" w:color="auto"/>
        <w:right w:val="none" w:sz="0" w:space="0" w:color="auto"/>
      </w:divBdr>
    </w:div>
    <w:div w:id="1002007124">
      <w:marLeft w:val="0"/>
      <w:marRight w:val="0"/>
      <w:marTop w:val="0"/>
      <w:marBottom w:val="0"/>
      <w:divBdr>
        <w:top w:val="none" w:sz="0" w:space="0" w:color="auto"/>
        <w:left w:val="none" w:sz="0" w:space="0" w:color="auto"/>
        <w:bottom w:val="none" w:sz="0" w:space="0" w:color="auto"/>
        <w:right w:val="none" w:sz="0" w:space="0" w:color="auto"/>
      </w:divBdr>
    </w:div>
    <w:div w:id="1002127323">
      <w:marLeft w:val="0"/>
      <w:marRight w:val="0"/>
      <w:marTop w:val="0"/>
      <w:marBottom w:val="0"/>
      <w:divBdr>
        <w:top w:val="none" w:sz="0" w:space="0" w:color="auto"/>
        <w:left w:val="none" w:sz="0" w:space="0" w:color="auto"/>
        <w:bottom w:val="none" w:sz="0" w:space="0" w:color="auto"/>
        <w:right w:val="none" w:sz="0" w:space="0" w:color="auto"/>
      </w:divBdr>
    </w:div>
    <w:div w:id="1002201619">
      <w:marLeft w:val="0"/>
      <w:marRight w:val="0"/>
      <w:marTop w:val="0"/>
      <w:marBottom w:val="0"/>
      <w:divBdr>
        <w:top w:val="none" w:sz="0" w:space="0" w:color="auto"/>
        <w:left w:val="none" w:sz="0" w:space="0" w:color="auto"/>
        <w:bottom w:val="none" w:sz="0" w:space="0" w:color="auto"/>
        <w:right w:val="none" w:sz="0" w:space="0" w:color="auto"/>
      </w:divBdr>
    </w:div>
    <w:div w:id="1002201676">
      <w:marLeft w:val="0"/>
      <w:marRight w:val="0"/>
      <w:marTop w:val="0"/>
      <w:marBottom w:val="0"/>
      <w:divBdr>
        <w:top w:val="none" w:sz="0" w:space="0" w:color="auto"/>
        <w:left w:val="none" w:sz="0" w:space="0" w:color="auto"/>
        <w:bottom w:val="none" w:sz="0" w:space="0" w:color="auto"/>
        <w:right w:val="none" w:sz="0" w:space="0" w:color="auto"/>
      </w:divBdr>
    </w:div>
    <w:div w:id="1002202644">
      <w:marLeft w:val="0"/>
      <w:marRight w:val="0"/>
      <w:marTop w:val="0"/>
      <w:marBottom w:val="0"/>
      <w:divBdr>
        <w:top w:val="none" w:sz="0" w:space="0" w:color="auto"/>
        <w:left w:val="none" w:sz="0" w:space="0" w:color="auto"/>
        <w:bottom w:val="none" w:sz="0" w:space="0" w:color="auto"/>
        <w:right w:val="none" w:sz="0" w:space="0" w:color="auto"/>
      </w:divBdr>
    </w:div>
    <w:div w:id="1002318220">
      <w:marLeft w:val="0"/>
      <w:marRight w:val="0"/>
      <w:marTop w:val="0"/>
      <w:marBottom w:val="0"/>
      <w:divBdr>
        <w:top w:val="none" w:sz="0" w:space="0" w:color="auto"/>
        <w:left w:val="none" w:sz="0" w:space="0" w:color="auto"/>
        <w:bottom w:val="none" w:sz="0" w:space="0" w:color="auto"/>
        <w:right w:val="none" w:sz="0" w:space="0" w:color="auto"/>
      </w:divBdr>
    </w:div>
    <w:div w:id="1002321742">
      <w:marLeft w:val="0"/>
      <w:marRight w:val="0"/>
      <w:marTop w:val="0"/>
      <w:marBottom w:val="0"/>
      <w:divBdr>
        <w:top w:val="none" w:sz="0" w:space="0" w:color="auto"/>
        <w:left w:val="none" w:sz="0" w:space="0" w:color="auto"/>
        <w:bottom w:val="none" w:sz="0" w:space="0" w:color="auto"/>
        <w:right w:val="none" w:sz="0" w:space="0" w:color="auto"/>
      </w:divBdr>
    </w:div>
    <w:div w:id="1002388327">
      <w:marLeft w:val="0"/>
      <w:marRight w:val="0"/>
      <w:marTop w:val="0"/>
      <w:marBottom w:val="0"/>
      <w:divBdr>
        <w:top w:val="none" w:sz="0" w:space="0" w:color="auto"/>
        <w:left w:val="none" w:sz="0" w:space="0" w:color="auto"/>
        <w:bottom w:val="none" w:sz="0" w:space="0" w:color="auto"/>
        <w:right w:val="none" w:sz="0" w:space="0" w:color="auto"/>
      </w:divBdr>
    </w:div>
    <w:div w:id="1002511813">
      <w:marLeft w:val="0"/>
      <w:marRight w:val="0"/>
      <w:marTop w:val="0"/>
      <w:marBottom w:val="0"/>
      <w:divBdr>
        <w:top w:val="none" w:sz="0" w:space="0" w:color="auto"/>
        <w:left w:val="none" w:sz="0" w:space="0" w:color="auto"/>
        <w:bottom w:val="none" w:sz="0" w:space="0" w:color="auto"/>
        <w:right w:val="none" w:sz="0" w:space="0" w:color="auto"/>
      </w:divBdr>
    </w:div>
    <w:div w:id="1002663172">
      <w:marLeft w:val="0"/>
      <w:marRight w:val="0"/>
      <w:marTop w:val="0"/>
      <w:marBottom w:val="0"/>
      <w:divBdr>
        <w:top w:val="none" w:sz="0" w:space="0" w:color="auto"/>
        <w:left w:val="none" w:sz="0" w:space="0" w:color="auto"/>
        <w:bottom w:val="none" w:sz="0" w:space="0" w:color="auto"/>
        <w:right w:val="none" w:sz="0" w:space="0" w:color="auto"/>
      </w:divBdr>
    </w:div>
    <w:div w:id="1002665762">
      <w:marLeft w:val="0"/>
      <w:marRight w:val="0"/>
      <w:marTop w:val="0"/>
      <w:marBottom w:val="0"/>
      <w:divBdr>
        <w:top w:val="none" w:sz="0" w:space="0" w:color="auto"/>
        <w:left w:val="none" w:sz="0" w:space="0" w:color="auto"/>
        <w:bottom w:val="none" w:sz="0" w:space="0" w:color="auto"/>
        <w:right w:val="none" w:sz="0" w:space="0" w:color="auto"/>
      </w:divBdr>
    </w:div>
    <w:div w:id="1002732628">
      <w:marLeft w:val="0"/>
      <w:marRight w:val="0"/>
      <w:marTop w:val="0"/>
      <w:marBottom w:val="0"/>
      <w:divBdr>
        <w:top w:val="none" w:sz="0" w:space="0" w:color="auto"/>
        <w:left w:val="none" w:sz="0" w:space="0" w:color="auto"/>
        <w:bottom w:val="none" w:sz="0" w:space="0" w:color="auto"/>
        <w:right w:val="none" w:sz="0" w:space="0" w:color="auto"/>
      </w:divBdr>
    </w:div>
    <w:div w:id="1002780276">
      <w:marLeft w:val="0"/>
      <w:marRight w:val="0"/>
      <w:marTop w:val="0"/>
      <w:marBottom w:val="0"/>
      <w:divBdr>
        <w:top w:val="none" w:sz="0" w:space="0" w:color="auto"/>
        <w:left w:val="none" w:sz="0" w:space="0" w:color="auto"/>
        <w:bottom w:val="none" w:sz="0" w:space="0" w:color="auto"/>
        <w:right w:val="none" w:sz="0" w:space="0" w:color="auto"/>
      </w:divBdr>
    </w:div>
    <w:div w:id="1002856628">
      <w:marLeft w:val="0"/>
      <w:marRight w:val="0"/>
      <w:marTop w:val="0"/>
      <w:marBottom w:val="0"/>
      <w:divBdr>
        <w:top w:val="none" w:sz="0" w:space="0" w:color="auto"/>
        <w:left w:val="none" w:sz="0" w:space="0" w:color="auto"/>
        <w:bottom w:val="none" w:sz="0" w:space="0" w:color="auto"/>
        <w:right w:val="none" w:sz="0" w:space="0" w:color="auto"/>
      </w:divBdr>
    </w:div>
    <w:div w:id="1002900280">
      <w:marLeft w:val="0"/>
      <w:marRight w:val="0"/>
      <w:marTop w:val="0"/>
      <w:marBottom w:val="0"/>
      <w:divBdr>
        <w:top w:val="none" w:sz="0" w:space="0" w:color="auto"/>
        <w:left w:val="none" w:sz="0" w:space="0" w:color="auto"/>
        <w:bottom w:val="none" w:sz="0" w:space="0" w:color="auto"/>
        <w:right w:val="none" w:sz="0" w:space="0" w:color="auto"/>
      </w:divBdr>
    </w:div>
    <w:div w:id="1003356437">
      <w:marLeft w:val="0"/>
      <w:marRight w:val="0"/>
      <w:marTop w:val="0"/>
      <w:marBottom w:val="0"/>
      <w:divBdr>
        <w:top w:val="none" w:sz="0" w:space="0" w:color="auto"/>
        <w:left w:val="none" w:sz="0" w:space="0" w:color="auto"/>
        <w:bottom w:val="none" w:sz="0" w:space="0" w:color="auto"/>
        <w:right w:val="none" w:sz="0" w:space="0" w:color="auto"/>
      </w:divBdr>
    </w:div>
    <w:div w:id="1003506571">
      <w:marLeft w:val="0"/>
      <w:marRight w:val="0"/>
      <w:marTop w:val="0"/>
      <w:marBottom w:val="0"/>
      <w:divBdr>
        <w:top w:val="none" w:sz="0" w:space="0" w:color="auto"/>
        <w:left w:val="none" w:sz="0" w:space="0" w:color="auto"/>
        <w:bottom w:val="none" w:sz="0" w:space="0" w:color="auto"/>
        <w:right w:val="none" w:sz="0" w:space="0" w:color="auto"/>
      </w:divBdr>
    </w:div>
    <w:div w:id="1003512300">
      <w:marLeft w:val="0"/>
      <w:marRight w:val="0"/>
      <w:marTop w:val="0"/>
      <w:marBottom w:val="0"/>
      <w:divBdr>
        <w:top w:val="none" w:sz="0" w:space="0" w:color="auto"/>
        <w:left w:val="none" w:sz="0" w:space="0" w:color="auto"/>
        <w:bottom w:val="none" w:sz="0" w:space="0" w:color="auto"/>
        <w:right w:val="none" w:sz="0" w:space="0" w:color="auto"/>
      </w:divBdr>
    </w:div>
    <w:div w:id="1003513096">
      <w:marLeft w:val="0"/>
      <w:marRight w:val="0"/>
      <w:marTop w:val="0"/>
      <w:marBottom w:val="0"/>
      <w:divBdr>
        <w:top w:val="none" w:sz="0" w:space="0" w:color="auto"/>
        <w:left w:val="none" w:sz="0" w:space="0" w:color="auto"/>
        <w:bottom w:val="none" w:sz="0" w:space="0" w:color="auto"/>
        <w:right w:val="none" w:sz="0" w:space="0" w:color="auto"/>
      </w:divBdr>
    </w:div>
    <w:div w:id="1003556038">
      <w:marLeft w:val="0"/>
      <w:marRight w:val="0"/>
      <w:marTop w:val="0"/>
      <w:marBottom w:val="0"/>
      <w:divBdr>
        <w:top w:val="none" w:sz="0" w:space="0" w:color="auto"/>
        <w:left w:val="none" w:sz="0" w:space="0" w:color="auto"/>
        <w:bottom w:val="none" w:sz="0" w:space="0" w:color="auto"/>
        <w:right w:val="none" w:sz="0" w:space="0" w:color="auto"/>
      </w:divBdr>
    </w:div>
    <w:div w:id="1003629137">
      <w:marLeft w:val="0"/>
      <w:marRight w:val="0"/>
      <w:marTop w:val="0"/>
      <w:marBottom w:val="0"/>
      <w:divBdr>
        <w:top w:val="none" w:sz="0" w:space="0" w:color="auto"/>
        <w:left w:val="none" w:sz="0" w:space="0" w:color="auto"/>
        <w:bottom w:val="none" w:sz="0" w:space="0" w:color="auto"/>
        <w:right w:val="none" w:sz="0" w:space="0" w:color="auto"/>
      </w:divBdr>
    </w:div>
    <w:div w:id="1003776291">
      <w:bodyDiv w:val="1"/>
      <w:marLeft w:val="0"/>
      <w:marRight w:val="0"/>
      <w:marTop w:val="0"/>
      <w:marBottom w:val="0"/>
      <w:divBdr>
        <w:top w:val="none" w:sz="0" w:space="0" w:color="auto"/>
        <w:left w:val="none" w:sz="0" w:space="0" w:color="auto"/>
        <w:bottom w:val="none" w:sz="0" w:space="0" w:color="auto"/>
        <w:right w:val="none" w:sz="0" w:space="0" w:color="auto"/>
      </w:divBdr>
    </w:div>
    <w:div w:id="1003782101">
      <w:marLeft w:val="0"/>
      <w:marRight w:val="0"/>
      <w:marTop w:val="0"/>
      <w:marBottom w:val="0"/>
      <w:divBdr>
        <w:top w:val="none" w:sz="0" w:space="0" w:color="auto"/>
        <w:left w:val="none" w:sz="0" w:space="0" w:color="auto"/>
        <w:bottom w:val="none" w:sz="0" w:space="0" w:color="auto"/>
        <w:right w:val="none" w:sz="0" w:space="0" w:color="auto"/>
      </w:divBdr>
    </w:div>
    <w:div w:id="1003817543">
      <w:marLeft w:val="0"/>
      <w:marRight w:val="0"/>
      <w:marTop w:val="0"/>
      <w:marBottom w:val="0"/>
      <w:divBdr>
        <w:top w:val="none" w:sz="0" w:space="0" w:color="auto"/>
        <w:left w:val="none" w:sz="0" w:space="0" w:color="auto"/>
        <w:bottom w:val="none" w:sz="0" w:space="0" w:color="auto"/>
        <w:right w:val="none" w:sz="0" w:space="0" w:color="auto"/>
      </w:divBdr>
    </w:div>
    <w:div w:id="1003819615">
      <w:marLeft w:val="0"/>
      <w:marRight w:val="0"/>
      <w:marTop w:val="0"/>
      <w:marBottom w:val="0"/>
      <w:divBdr>
        <w:top w:val="none" w:sz="0" w:space="0" w:color="auto"/>
        <w:left w:val="none" w:sz="0" w:space="0" w:color="auto"/>
        <w:bottom w:val="none" w:sz="0" w:space="0" w:color="auto"/>
        <w:right w:val="none" w:sz="0" w:space="0" w:color="auto"/>
      </w:divBdr>
    </w:div>
    <w:div w:id="1003823162">
      <w:marLeft w:val="0"/>
      <w:marRight w:val="0"/>
      <w:marTop w:val="0"/>
      <w:marBottom w:val="0"/>
      <w:divBdr>
        <w:top w:val="none" w:sz="0" w:space="0" w:color="auto"/>
        <w:left w:val="none" w:sz="0" w:space="0" w:color="auto"/>
        <w:bottom w:val="none" w:sz="0" w:space="0" w:color="auto"/>
        <w:right w:val="none" w:sz="0" w:space="0" w:color="auto"/>
      </w:divBdr>
    </w:div>
    <w:div w:id="1003901578">
      <w:marLeft w:val="0"/>
      <w:marRight w:val="0"/>
      <w:marTop w:val="0"/>
      <w:marBottom w:val="0"/>
      <w:divBdr>
        <w:top w:val="none" w:sz="0" w:space="0" w:color="auto"/>
        <w:left w:val="none" w:sz="0" w:space="0" w:color="auto"/>
        <w:bottom w:val="none" w:sz="0" w:space="0" w:color="auto"/>
        <w:right w:val="none" w:sz="0" w:space="0" w:color="auto"/>
      </w:divBdr>
    </w:div>
    <w:div w:id="1003976471">
      <w:marLeft w:val="0"/>
      <w:marRight w:val="0"/>
      <w:marTop w:val="0"/>
      <w:marBottom w:val="0"/>
      <w:divBdr>
        <w:top w:val="none" w:sz="0" w:space="0" w:color="auto"/>
        <w:left w:val="none" w:sz="0" w:space="0" w:color="auto"/>
        <w:bottom w:val="none" w:sz="0" w:space="0" w:color="auto"/>
        <w:right w:val="none" w:sz="0" w:space="0" w:color="auto"/>
      </w:divBdr>
    </w:div>
    <w:div w:id="1004013845">
      <w:marLeft w:val="0"/>
      <w:marRight w:val="0"/>
      <w:marTop w:val="0"/>
      <w:marBottom w:val="0"/>
      <w:divBdr>
        <w:top w:val="none" w:sz="0" w:space="0" w:color="auto"/>
        <w:left w:val="none" w:sz="0" w:space="0" w:color="auto"/>
        <w:bottom w:val="none" w:sz="0" w:space="0" w:color="auto"/>
        <w:right w:val="none" w:sz="0" w:space="0" w:color="auto"/>
      </w:divBdr>
    </w:div>
    <w:div w:id="1004166107">
      <w:marLeft w:val="0"/>
      <w:marRight w:val="0"/>
      <w:marTop w:val="0"/>
      <w:marBottom w:val="0"/>
      <w:divBdr>
        <w:top w:val="none" w:sz="0" w:space="0" w:color="auto"/>
        <w:left w:val="none" w:sz="0" w:space="0" w:color="auto"/>
        <w:bottom w:val="none" w:sz="0" w:space="0" w:color="auto"/>
        <w:right w:val="none" w:sz="0" w:space="0" w:color="auto"/>
      </w:divBdr>
    </w:div>
    <w:div w:id="1004166624">
      <w:marLeft w:val="0"/>
      <w:marRight w:val="0"/>
      <w:marTop w:val="0"/>
      <w:marBottom w:val="0"/>
      <w:divBdr>
        <w:top w:val="none" w:sz="0" w:space="0" w:color="auto"/>
        <w:left w:val="none" w:sz="0" w:space="0" w:color="auto"/>
        <w:bottom w:val="none" w:sz="0" w:space="0" w:color="auto"/>
        <w:right w:val="none" w:sz="0" w:space="0" w:color="auto"/>
      </w:divBdr>
    </w:div>
    <w:div w:id="1004359238">
      <w:marLeft w:val="0"/>
      <w:marRight w:val="0"/>
      <w:marTop w:val="0"/>
      <w:marBottom w:val="0"/>
      <w:divBdr>
        <w:top w:val="none" w:sz="0" w:space="0" w:color="auto"/>
        <w:left w:val="none" w:sz="0" w:space="0" w:color="auto"/>
        <w:bottom w:val="none" w:sz="0" w:space="0" w:color="auto"/>
        <w:right w:val="none" w:sz="0" w:space="0" w:color="auto"/>
      </w:divBdr>
    </w:div>
    <w:div w:id="1004359544">
      <w:marLeft w:val="0"/>
      <w:marRight w:val="0"/>
      <w:marTop w:val="0"/>
      <w:marBottom w:val="0"/>
      <w:divBdr>
        <w:top w:val="none" w:sz="0" w:space="0" w:color="auto"/>
        <w:left w:val="none" w:sz="0" w:space="0" w:color="auto"/>
        <w:bottom w:val="none" w:sz="0" w:space="0" w:color="auto"/>
        <w:right w:val="none" w:sz="0" w:space="0" w:color="auto"/>
      </w:divBdr>
    </w:div>
    <w:div w:id="1004478554">
      <w:marLeft w:val="0"/>
      <w:marRight w:val="0"/>
      <w:marTop w:val="0"/>
      <w:marBottom w:val="0"/>
      <w:divBdr>
        <w:top w:val="none" w:sz="0" w:space="0" w:color="auto"/>
        <w:left w:val="none" w:sz="0" w:space="0" w:color="auto"/>
        <w:bottom w:val="none" w:sz="0" w:space="0" w:color="auto"/>
        <w:right w:val="none" w:sz="0" w:space="0" w:color="auto"/>
      </w:divBdr>
    </w:div>
    <w:div w:id="1004481613">
      <w:marLeft w:val="0"/>
      <w:marRight w:val="0"/>
      <w:marTop w:val="0"/>
      <w:marBottom w:val="0"/>
      <w:divBdr>
        <w:top w:val="none" w:sz="0" w:space="0" w:color="auto"/>
        <w:left w:val="none" w:sz="0" w:space="0" w:color="auto"/>
        <w:bottom w:val="none" w:sz="0" w:space="0" w:color="auto"/>
        <w:right w:val="none" w:sz="0" w:space="0" w:color="auto"/>
      </w:divBdr>
    </w:div>
    <w:div w:id="1004553905">
      <w:marLeft w:val="0"/>
      <w:marRight w:val="0"/>
      <w:marTop w:val="0"/>
      <w:marBottom w:val="0"/>
      <w:divBdr>
        <w:top w:val="none" w:sz="0" w:space="0" w:color="auto"/>
        <w:left w:val="none" w:sz="0" w:space="0" w:color="auto"/>
        <w:bottom w:val="none" w:sz="0" w:space="0" w:color="auto"/>
        <w:right w:val="none" w:sz="0" w:space="0" w:color="auto"/>
      </w:divBdr>
    </w:div>
    <w:div w:id="1004554033">
      <w:marLeft w:val="0"/>
      <w:marRight w:val="0"/>
      <w:marTop w:val="0"/>
      <w:marBottom w:val="0"/>
      <w:divBdr>
        <w:top w:val="none" w:sz="0" w:space="0" w:color="auto"/>
        <w:left w:val="none" w:sz="0" w:space="0" w:color="auto"/>
        <w:bottom w:val="none" w:sz="0" w:space="0" w:color="auto"/>
        <w:right w:val="none" w:sz="0" w:space="0" w:color="auto"/>
      </w:divBdr>
    </w:div>
    <w:div w:id="1004623022">
      <w:marLeft w:val="0"/>
      <w:marRight w:val="0"/>
      <w:marTop w:val="0"/>
      <w:marBottom w:val="0"/>
      <w:divBdr>
        <w:top w:val="none" w:sz="0" w:space="0" w:color="auto"/>
        <w:left w:val="none" w:sz="0" w:space="0" w:color="auto"/>
        <w:bottom w:val="none" w:sz="0" w:space="0" w:color="auto"/>
        <w:right w:val="none" w:sz="0" w:space="0" w:color="auto"/>
      </w:divBdr>
    </w:div>
    <w:div w:id="1004629067">
      <w:marLeft w:val="0"/>
      <w:marRight w:val="0"/>
      <w:marTop w:val="0"/>
      <w:marBottom w:val="0"/>
      <w:divBdr>
        <w:top w:val="none" w:sz="0" w:space="0" w:color="auto"/>
        <w:left w:val="none" w:sz="0" w:space="0" w:color="auto"/>
        <w:bottom w:val="none" w:sz="0" w:space="0" w:color="auto"/>
        <w:right w:val="none" w:sz="0" w:space="0" w:color="auto"/>
      </w:divBdr>
    </w:div>
    <w:div w:id="1004821040">
      <w:marLeft w:val="0"/>
      <w:marRight w:val="0"/>
      <w:marTop w:val="0"/>
      <w:marBottom w:val="0"/>
      <w:divBdr>
        <w:top w:val="none" w:sz="0" w:space="0" w:color="auto"/>
        <w:left w:val="none" w:sz="0" w:space="0" w:color="auto"/>
        <w:bottom w:val="none" w:sz="0" w:space="0" w:color="auto"/>
        <w:right w:val="none" w:sz="0" w:space="0" w:color="auto"/>
      </w:divBdr>
    </w:div>
    <w:div w:id="1004821939">
      <w:marLeft w:val="0"/>
      <w:marRight w:val="0"/>
      <w:marTop w:val="0"/>
      <w:marBottom w:val="0"/>
      <w:divBdr>
        <w:top w:val="none" w:sz="0" w:space="0" w:color="auto"/>
        <w:left w:val="none" w:sz="0" w:space="0" w:color="auto"/>
        <w:bottom w:val="none" w:sz="0" w:space="0" w:color="auto"/>
        <w:right w:val="none" w:sz="0" w:space="0" w:color="auto"/>
      </w:divBdr>
    </w:div>
    <w:div w:id="1004942700">
      <w:marLeft w:val="0"/>
      <w:marRight w:val="0"/>
      <w:marTop w:val="0"/>
      <w:marBottom w:val="0"/>
      <w:divBdr>
        <w:top w:val="none" w:sz="0" w:space="0" w:color="auto"/>
        <w:left w:val="none" w:sz="0" w:space="0" w:color="auto"/>
        <w:bottom w:val="none" w:sz="0" w:space="0" w:color="auto"/>
        <w:right w:val="none" w:sz="0" w:space="0" w:color="auto"/>
      </w:divBdr>
    </w:div>
    <w:div w:id="1005011277">
      <w:marLeft w:val="0"/>
      <w:marRight w:val="0"/>
      <w:marTop w:val="0"/>
      <w:marBottom w:val="0"/>
      <w:divBdr>
        <w:top w:val="none" w:sz="0" w:space="0" w:color="auto"/>
        <w:left w:val="none" w:sz="0" w:space="0" w:color="auto"/>
        <w:bottom w:val="none" w:sz="0" w:space="0" w:color="auto"/>
        <w:right w:val="none" w:sz="0" w:space="0" w:color="auto"/>
      </w:divBdr>
    </w:div>
    <w:div w:id="1005091020">
      <w:marLeft w:val="0"/>
      <w:marRight w:val="0"/>
      <w:marTop w:val="0"/>
      <w:marBottom w:val="0"/>
      <w:divBdr>
        <w:top w:val="none" w:sz="0" w:space="0" w:color="auto"/>
        <w:left w:val="none" w:sz="0" w:space="0" w:color="auto"/>
        <w:bottom w:val="none" w:sz="0" w:space="0" w:color="auto"/>
        <w:right w:val="none" w:sz="0" w:space="0" w:color="auto"/>
      </w:divBdr>
    </w:div>
    <w:div w:id="1005132213">
      <w:marLeft w:val="0"/>
      <w:marRight w:val="0"/>
      <w:marTop w:val="0"/>
      <w:marBottom w:val="0"/>
      <w:divBdr>
        <w:top w:val="none" w:sz="0" w:space="0" w:color="auto"/>
        <w:left w:val="none" w:sz="0" w:space="0" w:color="auto"/>
        <w:bottom w:val="none" w:sz="0" w:space="0" w:color="auto"/>
        <w:right w:val="none" w:sz="0" w:space="0" w:color="auto"/>
      </w:divBdr>
    </w:div>
    <w:div w:id="1005204595">
      <w:marLeft w:val="0"/>
      <w:marRight w:val="0"/>
      <w:marTop w:val="0"/>
      <w:marBottom w:val="0"/>
      <w:divBdr>
        <w:top w:val="none" w:sz="0" w:space="0" w:color="auto"/>
        <w:left w:val="none" w:sz="0" w:space="0" w:color="auto"/>
        <w:bottom w:val="none" w:sz="0" w:space="0" w:color="auto"/>
        <w:right w:val="none" w:sz="0" w:space="0" w:color="auto"/>
      </w:divBdr>
    </w:div>
    <w:div w:id="1005280312">
      <w:marLeft w:val="0"/>
      <w:marRight w:val="0"/>
      <w:marTop w:val="0"/>
      <w:marBottom w:val="0"/>
      <w:divBdr>
        <w:top w:val="none" w:sz="0" w:space="0" w:color="auto"/>
        <w:left w:val="none" w:sz="0" w:space="0" w:color="auto"/>
        <w:bottom w:val="none" w:sz="0" w:space="0" w:color="auto"/>
        <w:right w:val="none" w:sz="0" w:space="0" w:color="auto"/>
      </w:divBdr>
    </w:div>
    <w:div w:id="1005477145">
      <w:marLeft w:val="0"/>
      <w:marRight w:val="0"/>
      <w:marTop w:val="0"/>
      <w:marBottom w:val="0"/>
      <w:divBdr>
        <w:top w:val="none" w:sz="0" w:space="0" w:color="auto"/>
        <w:left w:val="none" w:sz="0" w:space="0" w:color="auto"/>
        <w:bottom w:val="none" w:sz="0" w:space="0" w:color="auto"/>
        <w:right w:val="none" w:sz="0" w:space="0" w:color="auto"/>
      </w:divBdr>
    </w:div>
    <w:div w:id="1005481036">
      <w:marLeft w:val="0"/>
      <w:marRight w:val="0"/>
      <w:marTop w:val="0"/>
      <w:marBottom w:val="0"/>
      <w:divBdr>
        <w:top w:val="none" w:sz="0" w:space="0" w:color="auto"/>
        <w:left w:val="none" w:sz="0" w:space="0" w:color="auto"/>
        <w:bottom w:val="none" w:sz="0" w:space="0" w:color="auto"/>
        <w:right w:val="none" w:sz="0" w:space="0" w:color="auto"/>
      </w:divBdr>
    </w:div>
    <w:div w:id="1005547738">
      <w:marLeft w:val="0"/>
      <w:marRight w:val="0"/>
      <w:marTop w:val="0"/>
      <w:marBottom w:val="0"/>
      <w:divBdr>
        <w:top w:val="none" w:sz="0" w:space="0" w:color="auto"/>
        <w:left w:val="none" w:sz="0" w:space="0" w:color="auto"/>
        <w:bottom w:val="none" w:sz="0" w:space="0" w:color="auto"/>
        <w:right w:val="none" w:sz="0" w:space="0" w:color="auto"/>
      </w:divBdr>
    </w:div>
    <w:div w:id="1005549258">
      <w:marLeft w:val="0"/>
      <w:marRight w:val="0"/>
      <w:marTop w:val="0"/>
      <w:marBottom w:val="0"/>
      <w:divBdr>
        <w:top w:val="none" w:sz="0" w:space="0" w:color="auto"/>
        <w:left w:val="none" w:sz="0" w:space="0" w:color="auto"/>
        <w:bottom w:val="none" w:sz="0" w:space="0" w:color="auto"/>
        <w:right w:val="none" w:sz="0" w:space="0" w:color="auto"/>
      </w:divBdr>
    </w:div>
    <w:div w:id="1005592498">
      <w:marLeft w:val="0"/>
      <w:marRight w:val="0"/>
      <w:marTop w:val="0"/>
      <w:marBottom w:val="0"/>
      <w:divBdr>
        <w:top w:val="none" w:sz="0" w:space="0" w:color="auto"/>
        <w:left w:val="none" w:sz="0" w:space="0" w:color="auto"/>
        <w:bottom w:val="none" w:sz="0" w:space="0" w:color="auto"/>
        <w:right w:val="none" w:sz="0" w:space="0" w:color="auto"/>
      </w:divBdr>
    </w:div>
    <w:div w:id="1005672641">
      <w:marLeft w:val="0"/>
      <w:marRight w:val="0"/>
      <w:marTop w:val="0"/>
      <w:marBottom w:val="0"/>
      <w:divBdr>
        <w:top w:val="none" w:sz="0" w:space="0" w:color="auto"/>
        <w:left w:val="none" w:sz="0" w:space="0" w:color="auto"/>
        <w:bottom w:val="none" w:sz="0" w:space="0" w:color="auto"/>
        <w:right w:val="none" w:sz="0" w:space="0" w:color="auto"/>
      </w:divBdr>
    </w:div>
    <w:div w:id="1005744414">
      <w:marLeft w:val="0"/>
      <w:marRight w:val="0"/>
      <w:marTop w:val="0"/>
      <w:marBottom w:val="0"/>
      <w:divBdr>
        <w:top w:val="none" w:sz="0" w:space="0" w:color="auto"/>
        <w:left w:val="none" w:sz="0" w:space="0" w:color="auto"/>
        <w:bottom w:val="none" w:sz="0" w:space="0" w:color="auto"/>
        <w:right w:val="none" w:sz="0" w:space="0" w:color="auto"/>
      </w:divBdr>
    </w:div>
    <w:div w:id="1005744427">
      <w:marLeft w:val="0"/>
      <w:marRight w:val="0"/>
      <w:marTop w:val="0"/>
      <w:marBottom w:val="0"/>
      <w:divBdr>
        <w:top w:val="none" w:sz="0" w:space="0" w:color="auto"/>
        <w:left w:val="none" w:sz="0" w:space="0" w:color="auto"/>
        <w:bottom w:val="none" w:sz="0" w:space="0" w:color="auto"/>
        <w:right w:val="none" w:sz="0" w:space="0" w:color="auto"/>
      </w:divBdr>
    </w:div>
    <w:div w:id="1005783464">
      <w:marLeft w:val="0"/>
      <w:marRight w:val="0"/>
      <w:marTop w:val="0"/>
      <w:marBottom w:val="0"/>
      <w:divBdr>
        <w:top w:val="none" w:sz="0" w:space="0" w:color="auto"/>
        <w:left w:val="none" w:sz="0" w:space="0" w:color="auto"/>
        <w:bottom w:val="none" w:sz="0" w:space="0" w:color="auto"/>
        <w:right w:val="none" w:sz="0" w:space="0" w:color="auto"/>
      </w:divBdr>
    </w:div>
    <w:div w:id="1005860454">
      <w:marLeft w:val="0"/>
      <w:marRight w:val="0"/>
      <w:marTop w:val="0"/>
      <w:marBottom w:val="0"/>
      <w:divBdr>
        <w:top w:val="none" w:sz="0" w:space="0" w:color="auto"/>
        <w:left w:val="none" w:sz="0" w:space="0" w:color="auto"/>
        <w:bottom w:val="none" w:sz="0" w:space="0" w:color="auto"/>
        <w:right w:val="none" w:sz="0" w:space="0" w:color="auto"/>
      </w:divBdr>
    </w:div>
    <w:div w:id="1005981766">
      <w:marLeft w:val="0"/>
      <w:marRight w:val="0"/>
      <w:marTop w:val="0"/>
      <w:marBottom w:val="0"/>
      <w:divBdr>
        <w:top w:val="none" w:sz="0" w:space="0" w:color="auto"/>
        <w:left w:val="none" w:sz="0" w:space="0" w:color="auto"/>
        <w:bottom w:val="none" w:sz="0" w:space="0" w:color="auto"/>
        <w:right w:val="none" w:sz="0" w:space="0" w:color="auto"/>
      </w:divBdr>
    </w:div>
    <w:div w:id="1006251025">
      <w:marLeft w:val="0"/>
      <w:marRight w:val="0"/>
      <w:marTop w:val="0"/>
      <w:marBottom w:val="0"/>
      <w:divBdr>
        <w:top w:val="none" w:sz="0" w:space="0" w:color="auto"/>
        <w:left w:val="none" w:sz="0" w:space="0" w:color="auto"/>
        <w:bottom w:val="none" w:sz="0" w:space="0" w:color="auto"/>
        <w:right w:val="none" w:sz="0" w:space="0" w:color="auto"/>
      </w:divBdr>
    </w:div>
    <w:div w:id="1006321744">
      <w:marLeft w:val="0"/>
      <w:marRight w:val="0"/>
      <w:marTop w:val="0"/>
      <w:marBottom w:val="0"/>
      <w:divBdr>
        <w:top w:val="none" w:sz="0" w:space="0" w:color="auto"/>
        <w:left w:val="none" w:sz="0" w:space="0" w:color="auto"/>
        <w:bottom w:val="none" w:sz="0" w:space="0" w:color="auto"/>
        <w:right w:val="none" w:sz="0" w:space="0" w:color="auto"/>
      </w:divBdr>
    </w:div>
    <w:div w:id="1006325976">
      <w:marLeft w:val="0"/>
      <w:marRight w:val="0"/>
      <w:marTop w:val="0"/>
      <w:marBottom w:val="0"/>
      <w:divBdr>
        <w:top w:val="none" w:sz="0" w:space="0" w:color="auto"/>
        <w:left w:val="none" w:sz="0" w:space="0" w:color="auto"/>
        <w:bottom w:val="none" w:sz="0" w:space="0" w:color="auto"/>
        <w:right w:val="none" w:sz="0" w:space="0" w:color="auto"/>
      </w:divBdr>
    </w:div>
    <w:div w:id="1006519455">
      <w:marLeft w:val="0"/>
      <w:marRight w:val="0"/>
      <w:marTop w:val="0"/>
      <w:marBottom w:val="0"/>
      <w:divBdr>
        <w:top w:val="none" w:sz="0" w:space="0" w:color="auto"/>
        <w:left w:val="none" w:sz="0" w:space="0" w:color="auto"/>
        <w:bottom w:val="none" w:sz="0" w:space="0" w:color="auto"/>
        <w:right w:val="none" w:sz="0" w:space="0" w:color="auto"/>
      </w:divBdr>
    </w:div>
    <w:div w:id="1006786388">
      <w:bodyDiv w:val="1"/>
      <w:marLeft w:val="0"/>
      <w:marRight w:val="0"/>
      <w:marTop w:val="0"/>
      <w:marBottom w:val="0"/>
      <w:divBdr>
        <w:top w:val="none" w:sz="0" w:space="0" w:color="auto"/>
        <w:left w:val="none" w:sz="0" w:space="0" w:color="auto"/>
        <w:bottom w:val="none" w:sz="0" w:space="0" w:color="auto"/>
        <w:right w:val="none" w:sz="0" w:space="0" w:color="auto"/>
      </w:divBdr>
    </w:div>
    <w:div w:id="1006908592">
      <w:marLeft w:val="0"/>
      <w:marRight w:val="0"/>
      <w:marTop w:val="0"/>
      <w:marBottom w:val="0"/>
      <w:divBdr>
        <w:top w:val="none" w:sz="0" w:space="0" w:color="auto"/>
        <w:left w:val="none" w:sz="0" w:space="0" w:color="auto"/>
        <w:bottom w:val="none" w:sz="0" w:space="0" w:color="auto"/>
        <w:right w:val="none" w:sz="0" w:space="0" w:color="auto"/>
      </w:divBdr>
    </w:div>
    <w:div w:id="1006977536">
      <w:marLeft w:val="0"/>
      <w:marRight w:val="0"/>
      <w:marTop w:val="0"/>
      <w:marBottom w:val="0"/>
      <w:divBdr>
        <w:top w:val="none" w:sz="0" w:space="0" w:color="auto"/>
        <w:left w:val="none" w:sz="0" w:space="0" w:color="auto"/>
        <w:bottom w:val="none" w:sz="0" w:space="0" w:color="auto"/>
        <w:right w:val="none" w:sz="0" w:space="0" w:color="auto"/>
      </w:divBdr>
    </w:div>
    <w:div w:id="1006984846">
      <w:marLeft w:val="0"/>
      <w:marRight w:val="0"/>
      <w:marTop w:val="0"/>
      <w:marBottom w:val="0"/>
      <w:divBdr>
        <w:top w:val="none" w:sz="0" w:space="0" w:color="auto"/>
        <w:left w:val="none" w:sz="0" w:space="0" w:color="auto"/>
        <w:bottom w:val="none" w:sz="0" w:space="0" w:color="auto"/>
        <w:right w:val="none" w:sz="0" w:space="0" w:color="auto"/>
      </w:divBdr>
    </w:div>
    <w:div w:id="1007094630">
      <w:marLeft w:val="0"/>
      <w:marRight w:val="0"/>
      <w:marTop w:val="0"/>
      <w:marBottom w:val="0"/>
      <w:divBdr>
        <w:top w:val="none" w:sz="0" w:space="0" w:color="auto"/>
        <w:left w:val="none" w:sz="0" w:space="0" w:color="auto"/>
        <w:bottom w:val="none" w:sz="0" w:space="0" w:color="auto"/>
        <w:right w:val="none" w:sz="0" w:space="0" w:color="auto"/>
      </w:divBdr>
    </w:div>
    <w:div w:id="1007095120">
      <w:marLeft w:val="0"/>
      <w:marRight w:val="0"/>
      <w:marTop w:val="0"/>
      <w:marBottom w:val="0"/>
      <w:divBdr>
        <w:top w:val="none" w:sz="0" w:space="0" w:color="auto"/>
        <w:left w:val="none" w:sz="0" w:space="0" w:color="auto"/>
        <w:bottom w:val="none" w:sz="0" w:space="0" w:color="auto"/>
        <w:right w:val="none" w:sz="0" w:space="0" w:color="auto"/>
      </w:divBdr>
    </w:div>
    <w:div w:id="1007096975">
      <w:marLeft w:val="0"/>
      <w:marRight w:val="0"/>
      <w:marTop w:val="0"/>
      <w:marBottom w:val="0"/>
      <w:divBdr>
        <w:top w:val="none" w:sz="0" w:space="0" w:color="auto"/>
        <w:left w:val="none" w:sz="0" w:space="0" w:color="auto"/>
        <w:bottom w:val="none" w:sz="0" w:space="0" w:color="auto"/>
        <w:right w:val="none" w:sz="0" w:space="0" w:color="auto"/>
      </w:divBdr>
    </w:div>
    <w:div w:id="1007102416">
      <w:marLeft w:val="0"/>
      <w:marRight w:val="0"/>
      <w:marTop w:val="0"/>
      <w:marBottom w:val="0"/>
      <w:divBdr>
        <w:top w:val="none" w:sz="0" w:space="0" w:color="auto"/>
        <w:left w:val="none" w:sz="0" w:space="0" w:color="auto"/>
        <w:bottom w:val="none" w:sz="0" w:space="0" w:color="auto"/>
        <w:right w:val="none" w:sz="0" w:space="0" w:color="auto"/>
      </w:divBdr>
    </w:div>
    <w:div w:id="1007294662">
      <w:marLeft w:val="0"/>
      <w:marRight w:val="0"/>
      <w:marTop w:val="0"/>
      <w:marBottom w:val="0"/>
      <w:divBdr>
        <w:top w:val="none" w:sz="0" w:space="0" w:color="auto"/>
        <w:left w:val="none" w:sz="0" w:space="0" w:color="auto"/>
        <w:bottom w:val="none" w:sz="0" w:space="0" w:color="auto"/>
        <w:right w:val="none" w:sz="0" w:space="0" w:color="auto"/>
      </w:divBdr>
    </w:div>
    <w:div w:id="1007364247">
      <w:marLeft w:val="0"/>
      <w:marRight w:val="0"/>
      <w:marTop w:val="0"/>
      <w:marBottom w:val="0"/>
      <w:divBdr>
        <w:top w:val="none" w:sz="0" w:space="0" w:color="auto"/>
        <w:left w:val="none" w:sz="0" w:space="0" w:color="auto"/>
        <w:bottom w:val="none" w:sz="0" w:space="0" w:color="auto"/>
        <w:right w:val="none" w:sz="0" w:space="0" w:color="auto"/>
      </w:divBdr>
    </w:div>
    <w:div w:id="1007369935">
      <w:marLeft w:val="0"/>
      <w:marRight w:val="0"/>
      <w:marTop w:val="0"/>
      <w:marBottom w:val="0"/>
      <w:divBdr>
        <w:top w:val="none" w:sz="0" w:space="0" w:color="auto"/>
        <w:left w:val="none" w:sz="0" w:space="0" w:color="auto"/>
        <w:bottom w:val="none" w:sz="0" w:space="0" w:color="auto"/>
        <w:right w:val="none" w:sz="0" w:space="0" w:color="auto"/>
      </w:divBdr>
    </w:div>
    <w:div w:id="1007442429">
      <w:marLeft w:val="0"/>
      <w:marRight w:val="0"/>
      <w:marTop w:val="0"/>
      <w:marBottom w:val="0"/>
      <w:divBdr>
        <w:top w:val="none" w:sz="0" w:space="0" w:color="auto"/>
        <w:left w:val="none" w:sz="0" w:space="0" w:color="auto"/>
        <w:bottom w:val="none" w:sz="0" w:space="0" w:color="auto"/>
        <w:right w:val="none" w:sz="0" w:space="0" w:color="auto"/>
      </w:divBdr>
    </w:div>
    <w:div w:id="1007488866">
      <w:marLeft w:val="0"/>
      <w:marRight w:val="0"/>
      <w:marTop w:val="0"/>
      <w:marBottom w:val="0"/>
      <w:divBdr>
        <w:top w:val="none" w:sz="0" w:space="0" w:color="auto"/>
        <w:left w:val="none" w:sz="0" w:space="0" w:color="auto"/>
        <w:bottom w:val="none" w:sz="0" w:space="0" w:color="auto"/>
        <w:right w:val="none" w:sz="0" w:space="0" w:color="auto"/>
      </w:divBdr>
    </w:div>
    <w:div w:id="1007489111">
      <w:marLeft w:val="0"/>
      <w:marRight w:val="0"/>
      <w:marTop w:val="0"/>
      <w:marBottom w:val="0"/>
      <w:divBdr>
        <w:top w:val="none" w:sz="0" w:space="0" w:color="auto"/>
        <w:left w:val="none" w:sz="0" w:space="0" w:color="auto"/>
        <w:bottom w:val="none" w:sz="0" w:space="0" w:color="auto"/>
        <w:right w:val="none" w:sz="0" w:space="0" w:color="auto"/>
      </w:divBdr>
    </w:div>
    <w:div w:id="1007560703">
      <w:marLeft w:val="0"/>
      <w:marRight w:val="0"/>
      <w:marTop w:val="0"/>
      <w:marBottom w:val="0"/>
      <w:divBdr>
        <w:top w:val="none" w:sz="0" w:space="0" w:color="auto"/>
        <w:left w:val="none" w:sz="0" w:space="0" w:color="auto"/>
        <w:bottom w:val="none" w:sz="0" w:space="0" w:color="auto"/>
        <w:right w:val="none" w:sz="0" w:space="0" w:color="auto"/>
      </w:divBdr>
    </w:div>
    <w:div w:id="1007681644">
      <w:marLeft w:val="0"/>
      <w:marRight w:val="0"/>
      <w:marTop w:val="0"/>
      <w:marBottom w:val="0"/>
      <w:divBdr>
        <w:top w:val="none" w:sz="0" w:space="0" w:color="auto"/>
        <w:left w:val="none" w:sz="0" w:space="0" w:color="auto"/>
        <w:bottom w:val="none" w:sz="0" w:space="0" w:color="auto"/>
        <w:right w:val="none" w:sz="0" w:space="0" w:color="auto"/>
      </w:divBdr>
    </w:div>
    <w:div w:id="1007710136">
      <w:marLeft w:val="0"/>
      <w:marRight w:val="0"/>
      <w:marTop w:val="0"/>
      <w:marBottom w:val="0"/>
      <w:divBdr>
        <w:top w:val="none" w:sz="0" w:space="0" w:color="auto"/>
        <w:left w:val="none" w:sz="0" w:space="0" w:color="auto"/>
        <w:bottom w:val="none" w:sz="0" w:space="0" w:color="auto"/>
        <w:right w:val="none" w:sz="0" w:space="0" w:color="auto"/>
      </w:divBdr>
    </w:div>
    <w:div w:id="1007714058">
      <w:marLeft w:val="0"/>
      <w:marRight w:val="0"/>
      <w:marTop w:val="0"/>
      <w:marBottom w:val="0"/>
      <w:divBdr>
        <w:top w:val="none" w:sz="0" w:space="0" w:color="auto"/>
        <w:left w:val="none" w:sz="0" w:space="0" w:color="auto"/>
        <w:bottom w:val="none" w:sz="0" w:space="0" w:color="auto"/>
        <w:right w:val="none" w:sz="0" w:space="0" w:color="auto"/>
      </w:divBdr>
    </w:div>
    <w:div w:id="1007757486">
      <w:marLeft w:val="0"/>
      <w:marRight w:val="0"/>
      <w:marTop w:val="0"/>
      <w:marBottom w:val="0"/>
      <w:divBdr>
        <w:top w:val="none" w:sz="0" w:space="0" w:color="auto"/>
        <w:left w:val="none" w:sz="0" w:space="0" w:color="auto"/>
        <w:bottom w:val="none" w:sz="0" w:space="0" w:color="auto"/>
        <w:right w:val="none" w:sz="0" w:space="0" w:color="auto"/>
      </w:divBdr>
    </w:div>
    <w:div w:id="1007951339">
      <w:marLeft w:val="0"/>
      <w:marRight w:val="0"/>
      <w:marTop w:val="0"/>
      <w:marBottom w:val="0"/>
      <w:divBdr>
        <w:top w:val="none" w:sz="0" w:space="0" w:color="auto"/>
        <w:left w:val="none" w:sz="0" w:space="0" w:color="auto"/>
        <w:bottom w:val="none" w:sz="0" w:space="0" w:color="auto"/>
        <w:right w:val="none" w:sz="0" w:space="0" w:color="auto"/>
      </w:divBdr>
    </w:div>
    <w:div w:id="1008023600">
      <w:marLeft w:val="0"/>
      <w:marRight w:val="0"/>
      <w:marTop w:val="0"/>
      <w:marBottom w:val="0"/>
      <w:divBdr>
        <w:top w:val="none" w:sz="0" w:space="0" w:color="auto"/>
        <w:left w:val="none" w:sz="0" w:space="0" w:color="auto"/>
        <w:bottom w:val="none" w:sz="0" w:space="0" w:color="auto"/>
        <w:right w:val="none" w:sz="0" w:space="0" w:color="auto"/>
      </w:divBdr>
    </w:div>
    <w:div w:id="1008102121">
      <w:marLeft w:val="0"/>
      <w:marRight w:val="0"/>
      <w:marTop w:val="0"/>
      <w:marBottom w:val="0"/>
      <w:divBdr>
        <w:top w:val="none" w:sz="0" w:space="0" w:color="auto"/>
        <w:left w:val="none" w:sz="0" w:space="0" w:color="auto"/>
        <w:bottom w:val="none" w:sz="0" w:space="0" w:color="auto"/>
        <w:right w:val="none" w:sz="0" w:space="0" w:color="auto"/>
      </w:divBdr>
    </w:div>
    <w:div w:id="1008170360">
      <w:marLeft w:val="0"/>
      <w:marRight w:val="0"/>
      <w:marTop w:val="0"/>
      <w:marBottom w:val="0"/>
      <w:divBdr>
        <w:top w:val="none" w:sz="0" w:space="0" w:color="auto"/>
        <w:left w:val="none" w:sz="0" w:space="0" w:color="auto"/>
        <w:bottom w:val="none" w:sz="0" w:space="0" w:color="auto"/>
        <w:right w:val="none" w:sz="0" w:space="0" w:color="auto"/>
      </w:divBdr>
    </w:div>
    <w:div w:id="1008212778">
      <w:marLeft w:val="0"/>
      <w:marRight w:val="0"/>
      <w:marTop w:val="0"/>
      <w:marBottom w:val="0"/>
      <w:divBdr>
        <w:top w:val="none" w:sz="0" w:space="0" w:color="auto"/>
        <w:left w:val="none" w:sz="0" w:space="0" w:color="auto"/>
        <w:bottom w:val="none" w:sz="0" w:space="0" w:color="auto"/>
        <w:right w:val="none" w:sz="0" w:space="0" w:color="auto"/>
      </w:divBdr>
    </w:div>
    <w:div w:id="1008213016">
      <w:marLeft w:val="0"/>
      <w:marRight w:val="0"/>
      <w:marTop w:val="0"/>
      <w:marBottom w:val="0"/>
      <w:divBdr>
        <w:top w:val="none" w:sz="0" w:space="0" w:color="auto"/>
        <w:left w:val="none" w:sz="0" w:space="0" w:color="auto"/>
        <w:bottom w:val="none" w:sz="0" w:space="0" w:color="auto"/>
        <w:right w:val="none" w:sz="0" w:space="0" w:color="auto"/>
      </w:divBdr>
    </w:div>
    <w:div w:id="1008337894">
      <w:marLeft w:val="0"/>
      <w:marRight w:val="0"/>
      <w:marTop w:val="0"/>
      <w:marBottom w:val="0"/>
      <w:divBdr>
        <w:top w:val="none" w:sz="0" w:space="0" w:color="auto"/>
        <w:left w:val="none" w:sz="0" w:space="0" w:color="auto"/>
        <w:bottom w:val="none" w:sz="0" w:space="0" w:color="auto"/>
        <w:right w:val="none" w:sz="0" w:space="0" w:color="auto"/>
      </w:divBdr>
    </w:div>
    <w:div w:id="1008410884">
      <w:marLeft w:val="0"/>
      <w:marRight w:val="0"/>
      <w:marTop w:val="0"/>
      <w:marBottom w:val="0"/>
      <w:divBdr>
        <w:top w:val="none" w:sz="0" w:space="0" w:color="auto"/>
        <w:left w:val="none" w:sz="0" w:space="0" w:color="auto"/>
        <w:bottom w:val="none" w:sz="0" w:space="0" w:color="auto"/>
        <w:right w:val="none" w:sz="0" w:space="0" w:color="auto"/>
      </w:divBdr>
    </w:div>
    <w:div w:id="1008411221">
      <w:marLeft w:val="0"/>
      <w:marRight w:val="0"/>
      <w:marTop w:val="0"/>
      <w:marBottom w:val="0"/>
      <w:divBdr>
        <w:top w:val="none" w:sz="0" w:space="0" w:color="auto"/>
        <w:left w:val="none" w:sz="0" w:space="0" w:color="auto"/>
        <w:bottom w:val="none" w:sz="0" w:space="0" w:color="auto"/>
        <w:right w:val="none" w:sz="0" w:space="0" w:color="auto"/>
      </w:divBdr>
    </w:div>
    <w:div w:id="1008482491">
      <w:marLeft w:val="0"/>
      <w:marRight w:val="0"/>
      <w:marTop w:val="0"/>
      <w:marBottom w:val="0"/>
      <w:divBdr>
        <w:top w:val="none" w:sz="0" w:space="0" w:color="auto"/>
        <w:left w:val="none" w:sz="0" w:space="0" w:color="auto"/>
        <w:bottom w:val="none" w:sz="0" w:space="0" w:color="auto"/>
        <w:right w:val="none" w:sz="0" w:space="0" w:color="auto"/>
      </w:divBdr>
    </w:div>
    <w:div w:id="1008484594">
      <w:marLeft w:val="0"/>
      <w:marRight w:val="0"/>
      <w:marTop w:val="0"/>
      <w:marBottom w:val="0"/>
      <w:divBdr>
        <w:top w:val="none" w:sz="0" w:space="0" w:color="auto"/>
        <w:left w:val="none" w:sz="0" w:space="0" w:color="auto"/>
        <w:bottom w:val="none" w:sz="0" w:space="0" w:color="auto"/>
        <w:right w:val="none" w:sz="0" w:space="0" w:color="auto"/>
      </w:divBdr>
    </w:div>
    <w:div w:id="1008485906">
      <w:marLeft w:val="0"/>
      <w:marRight w:val="0"/>
      <w:marTop w:val="0"/>
      <w:marBottom w:val="0"/>
      <w:divBdr>
        <w:top w:val="none" w:sz="0" w:space="0" w:color="auto"/>
        <w:left w:val="none" w:sz="0" w:space="0" w:color="auto"/>
        <w:bottom w:val="none" w:sz="0" w:space="0" w:color="auto"/>
        <w:right w:val="none" w:sz="0" w:space="0" w:color="auto"/>
      </w:divBdr>
    </w:div>
    <w:div w:id="1008486290">
      <w:marLeft w:val="0"/>
      <w:marRight w:val="0"/>
      <w:marTop w:val="0"/>
      <w:marBottom w:val="0"/>
      <w:divBdr>
        <w:top w:val="none" w:sz="0" w:space="0" w:color="auto"/>
        <w:left w:val="none" w:sz="0" w:space="0" w:color="auto"/>
        <w:bottom w:val="none" w:sz="0" w:space="0" w:color="auto"/>
        <w:right w:val="none" w:sz="0" w:space="0" w:color="auto"/>
      </w:divBdr>
    </w:div>
    <w:div w:id="1008556708">
      <w:marLeft w:val="0"/>
      <w:marRight w:val="0"/>
      <w:marTop w:val="0"/>
      <w:marBottom w:val="0"/>
      <w:divBdr>
        <w:top w:val="none" w:sz="0" w:space="0" w:color="auto"/>
        <w:left w:val="none" w:sz="0" w:space="0" w:color="auto"/>
        <w:bottom w:val="none" w:sz="0" w:space="0" w:color="auto"/>
        <w:right w:val="none" w:sz="0" w:space="0" w:color="auto"/>
      </w:divBdr>
    </w:div>
    <w:div w:id="1008600452">
      <w:marLeft w:val="0"/>
      <w:marRight w:val="0"/>
      <w:marTop w:val="0"/>
      <w:marBottom w:val="0"/>
      <w:divBdr>
        <w:top w:val="none" w:sz="0" w:space="0" w:color="auto"/>
        <w:left w:val="none" w:sz="0" w:space="0" w:color="auto"/>
        <w:bottom w:val="none" w:sz="0" w:space="0" w:color="auto"/>
        <w:right w:val="none" w:sz="0" w:space="0" w:color="auto"/>
      </w:divBdr>
    </w:div>
    <w:div w:id="1008673196">
      <w:marLeft w:val="0"/>
      <w:marRight w:val="0"/>
      <w:marTop w:val="0"/>
      <w:marBottom w:val="0"/>
      <w:divBdr>
        <w:top w:val="none" w:sz="0" w:space="0" w:color="auto"/>
        <w:left w:val="none" w:sz="0" w:space="0" w:color="auto"/>
        <w:bottom w:val="none" w:sz="0" w:space="0" w:color="auto"/>
        <w:right w:val="none" w:sz="0" w:space="0" w:color="auto"/>
      </w:divBdr>
    </w:div>
    <w:div w:id="1008751086">
      <w:marLeft w:val="0"/>
      <w:marRight w:val="0"/>
      <w:marTop w:val="0"/>
      <w:marBottom w:val="0"/>
      <w:divBdr>
        <w:top w:val="none" w:sz="0" w:space="0" w:color="auto"/>
        <w:left w:val="none" w:sz="0" w:space="0" w:color="auto"/>
        <w:bottom w:val="none" w:sz="0" w:space="0" w:color="auto"/>
        <w:right w:val="none" w:sz="0" w:space="0" w:color="auto"/>
      </w:divBdr>
    </w:div>
    <w:div w:id="1008752526">
      <w:marLeft w:val="0"/>
      <w:marRight w:val="0"/>
      <w:marTop w:val="0"/>
      <w:marBottom w:val="0"/>
      <w:divBdr>
        <w:top w:val="none" w:sz="0" w:space="0" w:color="auto"/>
        <w:left w:val="none" w:sz="0" w:space="0" w:color="auto"/>
        <w:bottom w:val="none" w:sz="0" w:space="0" w:color="auto"/>
        <w:right w:val="none" w:sz="0" w:space="0" w:color="auto"/>
      </w:divBdr>
    </w:div>
    <w:div w:id="1008754780">
      <w:marLeft w:val="0"/>
      <w:marRight w:val="0"/>
      <w:marTop w:val="0"/>
      <w:marBottom w:val="0"/>
      <w:divBdr>
        <w:top w:val="none" w:sz="0" w:space="0" w:color="auto"/>
        <w:left w:val="none" w:sz="0" w:space="0" w:color="auto"/>
        <w:bottom w:val="none" w:sz="0" w:space="0" w:color="auto"/>
        <w:right w:val="none" w:sz="0" w:space="0" w:color="auto"/>
      </w:divBdr>
    </w:div>
    <w:div w:id="1008824734">
      <w:marLeft w:val="0"/>
      <w:marRight w:val="0"/>
      <w:marTop w:val="0"/>
      <w:marBottom w:val="0"/>
      <w:divBdr>
        <w:top w:val="none" w:sz="0" w:space="0" w:color="auto"/>
        <w:left w:val="none" w:sz="0" w:space="0" w:color="auto"/>
        <w:bottom w:val="none" w:sz="0" w:space="0" w:color="auto"/>
        <w:right w:val="none" w:sz="0" w:space="0" w:color="auto"/>
      </w:divBdr>
    </w:div>
    <w:div w:id="1008825784">
      <w:marLeft w:val="0"/>
      <w:marRight w:val="0"/>
      <w:marTop w:val="0"/>
      <w:marBottom w:val="0"/>
      <w:divBdr>
        <w:top w:val="none" w:sz="0" w:space="0" w:color="auto"/>
        <w:left w:val="none" w:sz="0" w:space="0" w:color="auto"/>
        <w:bottom w:val="none" w:sz="0" w:space="0" w:color="auto"/>
        <w:right w:val="none" w:sz="0" w:space="0" w:color="auto"/>
      </w:divBdr>
    </w:div>
    <w:div w:id="1008872001">
      <w:marLeft w:val="0"/>
      <w:marRight w:val="0"/>
      <w:marTop w:val="0"/>
      <w:marBottom w:val="0"/>
      <w:divBdr>
        <w:top w:val="none" w:sz="0" w:space="0" w:color="auto"/>
        <w:left w:val="none" w:sz="0" w:space="0" w:color="auto"/>
        <w:bottom w:val="none" w:sz="0" w:space="0" w:color="auto"/>
        <w:right w:val="none" w:sz="0" w:space="0" w:color="auto"/>
      </w:divBdr>
    </w:div>
    <w:div w:id="1008873387">
      <w:marLeft w:val="0"/>
      <w:marRight w:val="0"/>
      <w:marTop w:val="0"/>
      <w:marBottom w:val="0"/>
      <w:divBdr>
        <w:top w:val="none" w:sz="0" w:space="0" w:color="auto"/>
        <w:left w:val="none" w:sz="0" w:space="0" w:color="auto"/>
        <w:bottom w:val="none" w:sz="0" w:space="0" w:color="auto"/>
        <w:right w:val="none" w:sz="0" w:space="0" w:color="auto"/>
      </w:divBdr>
    </w:div>
    <w:div w:id="1008992505">
      <w:marLeft w:val="0"/>
      <w:marRight w:val="0"/>
      <w:marTop w:val="0"/>
      <w:marBottom w:val="0"/>
      <w:divBdr>
        <w:top w:val="none" w:sz="0" w:space="0" w:color="auto"/>
        <w:left w:val="none" w:sz="0" w:space="0" w:color="auto"/>
        <w:bottom w:val="none" w:sz="0" w:space="0" w:color="auto"/>
        <w:right w:val="none" w:sz="0" w:space="0" w:color="auto"/>
      </w:divBdr>
    </w:div>
    <w:div w:id="1009021466">
      <w:marLeft w:val="0"/>
      <w:marRight w:val="0"/>
      <w:marTop w:val="0"/>
      <w:marBottom w:val="0"/>
      <w:divBdr>
        <w:top w:val="none" w:sz="0" w:space="0" w:color="auto"/>
        <w:left w:val="none" w:sz="0" w:space="0" w:color="auto"/>
        <w:bottom w:val="none" w:sz="0" w:space="0" w:color="auto"/>
        <w:right w:val="none" w:sz="0" w:space="0" w:color="auto"/>
      </w:divBdr>
    </w:div>
    <w:div w:id="1009023282">
      <w:marLeft w:val="0"/>
      <w:marRight w:val="0"/>
      <w:marTop w:val="0"/>
      <w:marBottom w:val="0"/>
      <w:divBdr>
        <w:top w:val="none" w:sz="0" w:space="0" w:color="auto"/>
        <w:left w:val="none" w:sz="0" w:space="0" w:color="auto"/>
        <w:bottom w:val="none" w:sz="0" w:space="0" w:color="auto"/>
        <w:right w:val="none" w:sz="0" w:space="0" w:color="auto"/>
      </w:divBdr>
    </w:div>
    <w:div w:id="1009060450">
      <w:marLeft w:val="0"/>
      <w:marRight w:val="0"/>
      <w:marTop w:val="0"/>
      <w:marBottom w:val="0"/>
      <w:divBdr>
        <w:top w:val="none" w:sz="0" w:space="0" w:color="auto"/>
        <w:left w:val="none" w:sz="0" w:space="0" w:color="auto"/>
        <w:bottom w:val="none" w:sz="0" w:space="0" w:color="auto"/>
        <w:right w:val="none" w:sz="0" w:space="0" w:color="auto"/>
      </w:divBdr>
    </w:div>
    <w:div w:id="1009062736">
      <w:marLeft w:val="0"/>
      <w:marRight w:val="0"/>
      <w:marTop w:val="0"/>
      <w:marBottom w:val="0"/>
      <w:divBdr>
        <w:top w:val="none" w:sz="0" w:space="0" w:color="auto"/>
        <w:left w:val="none" w:sz="0" w:space="0" w:color="auto"/>
        <w:bottom w:val="none" w:sz="0" w:space="0" w:color="auto"/>
        <w:right w:val="none" w:sz="0" w:space="0" w:color="auto"/>
      </w:divBdr>
    </w:div>
    <w:div w:id="1009141457">
      <w:marLeft w:val="0"/>
      <w:marRight w:val="0"/>
      <w:marTop w:val="0"/>
      <w:marBottom w:val="0"/>
      <w:divBdr>
        <w:top w:val="none" w:sz="0" w:space="0" w:color="auto"/>
        <w:left w:val="none" w:sz="0" w:space="0" w:color="auto"/>
        <w:bottom w:val="none" w:sz="0" w:space="0" w:color="auto"/>
        <w:right w:val="none" w:sz="0" w:space="0" w:color="auto"/>
      </w:divBdr>
    </w:div>
    <w:div w:id="1009218574">
      <w:marLeft w:val="0"/>
      <w:marRight w:val="0"/>
      <w:marTop w:val="0"/>
      <w:marBottom w:val="0"/>
      <w:divBdr>
        <w:top w:val="none" w:sz="0" w:space="0" w:color="auto"/>
        <w:left w:val="none" w:sz="0" w:space="0" w:color="auto"/>
        <w:bottom w:val="none" w:sz="0" w:space="0" w:color="auto"/>
        <w:right w:val="none" w:sz="0" w:space="0" w:color="auto"/>
      </w:divBdr>
    </w:div>
    <w:div w:id="1009286921">
      <w:marLeft w:val="0"/>
      <w:marRight w:val="0"/>
      <w:marTop w:val="0"/>
      <w:marBottom w:val="0"/>
      <w:divBdr>
        <w:top w:val="none" w:sz="0" w:space="0" w:color="auto"/>
        <w:left w:val="none" w:sz="0" w:space="0" w:color="auto"/>
        <w:bottom w:val="none" w:sz="0" w:space="0" w:color="auto"/>
        <w:right w:val="none" w:sz="0" w:space="0" w:color="auto"/>
      </w:divBdr>
    </w:div>
    <w:div w:id="1009328132">
      <w:marLeft w:val="0"/>
      <w:marRight w:val="0"/>
      <w:marTop w:val="0"/>
      <w:marBottom w:val="0"/>
      <w:divBdr>
        <w:top w:val="none" w:sz="0" w:space="0" w:color="auto"/>
        <w:left w:val="none" w:sz="0" w:space="0" w:color="auto"/>
        <w:bottom w:val="none" w:sz="0" w:space="0" w:color="auto"/>
        <w:right w:val="none" w:sz="0" w:space="0" w:color="auto"/>
      </w:divBdr>
    </w:div>
    <w:div w:id="1009332872">
      <w:marLeft w:val="0"/>
      <w:marRight w:val="0"/>
      <w:marTop w:val="0"/>
      <w:marBottom w:val="0"/>
      <w:divBdr>
        <w:top w:val="none" w:sz="0" w:space="0" w:color="auto"/>
        <w:left w:val="none" w:sz="0" w:space="0" w:color="auto"/>
        <w:bottom w:val="none" w:sz="0" w:space="0" w:color="auto"/>
        <w:right w:val="none" w:sz="0" w:space="0" w:color="auto"/>
      </w:divBdr>
    </w:div>
    <w:div w:id="1009335685">
      <w:marLeft w:val="0"/>
      <w:marRight w:val="0"/>
      <w:marTop w:val="0"/>
      <w:marBottom w:val="0"/>
      <w:divBdr>
        <w:top w:val="none" w:sz="0" w:space="0" w:color="auto"/>
        <w:left w:val="none" w:sz="0" w:space="0" w:color="auto"/>
        <w:bottom w:val="none" w:sz="0" w:space="0" w:color="auto"/>
        <w:right w:val="none" w:sz="0" w:space="0" w:color="auto"/>
      </w:divBdr>
    </w:div>
    <w:div w:id="1009337071">
      <w:marLeft w:val="0"/>
      <w:marRight w:val="0"/>
      <w:marTop w:val="0"/>
      <w:marBottom w:val="0"/>
      <w:divBdr>
        <w:top w:val="none" w:sz="0" w:space="0" w:color="auto"/>
        <w:left w:val="none" w:sz="0" w:space="0" w:color="auto"/>
        <w:bottom w:val="none" w:sz="0" w:space="0" w:color="auto"/>
        <w:right w:val="none" w:sz="0" w:space="0" w:color="auto"/>
      </w:divBdr>
    </w:div>
    <w:div w:id="1009455248">
      <w:bodyDiv w:val="1"/>
      <w:marLeft w:val="0"/>
      <w:marRight w:val="0"/>
      <w:marTop w:val="0"/>
      <w:marBottom w:val="0"/>
      <w:divBdr>
        <w:top w:val="none" w:sz="0" w:space="0" w:color="auto"/>
        <w:left w:val="none" w:sz="0" w:space="0" w:color="auto"/>
        <w:bottom w:val="none" w:sz="0" w:space="0" w:color="auto"/>
        <w:right w:val="none" w:sz="0" w:space="0" w:color="auto"/>
      </w:divBdr>
    </w:div>
    <w:div w:id="1009603745">
      <w:marLeft w:val="0"/>
      <w:marRight w:val="0"/>
      <w:marTop w:val="0"/>
      <w:marBottom w:val="0"/>
      <w:divBdr>
        <w:top w:val="none" w:sz="0" w:space="0" w:color="auto"/>
        <w:left w:val="none" w:sz="0" w:space="0" w:color="auto"/>
        <w:bottom w:val="none" w:sz="0" w:space="0" w:color="auto"/>
        <w:right w:val="none" w:sz="0" w:space="0" w:color="auto"/>
      </w:divBdr>
    </w:div>
    <w:div w:id="1009672600">
      <w:marLeft w:val="0"/>
      <w:marRight w:val="0"/>
      <w:marTop w:val="0"/>
      <w:marBottom w:val="0"/>
      <w:divBdr>
        <w:top w:val="none" w:sz="0" w:space="0" w:color="auto"/>
        <w:left w:val="none" w:sz="0" w:space="0" w:color="auto"/>
        <w:bottom w:val="none" w:sz="0" w:space="0" w:color="auto"/>
        <w:right w:val="none" w:sz="0" w:space="0" w:color="auto"/>
      </w:divBdr>
    </w:div>
    <w:div w:id="1009676430">
      <w:marLeft w:val="0"/>
      <w:marRight w:val="0"/>
      <w:marTop w:val="0"/>
      <w:marBottom w:val="0"/>
      <w:divBdr>
        <w:top w:val="none" w:sz="0" w:space="0" w:color="auto"/>
        <w:left w:val="none" w:sz="0" w:space="0" w:color="auto"/>
        <w:bottom w:val="none" w:sz="0" w:space="0" w:color="auto"/>
        <w:right w:val="none" w:sz="0" w:space="0" w:color="auto"/>
      </w:divBdr>
    </w:div>
    <w:div w:id="1009984449">
      <w:marLeft w:val="0"/>
      <w:marRight w:val="0"/>
      <w:marTop w:val="0"/>
      <w:marBottom w:val="0"/>
      <w:divBdr>
        <w:top w:val="none" w:sz="0" w:space="0" w:color="auto"/>
        <w:left w:val="none" w:sz="0" w:space="0" w:color="auto"/>
        <w:bottom w:val="none" w:sz="0" w:space="0" w:color="auto"/>
        <w:right w:val="none" w:sz="0" w:space="0" w:color="auto"/>
      </w:divBdr>
    </w:div>
    <w:div w:id="1009987552">
      <w:marLeft w:val="0"/>
      <w:marRight w:val="0"/>
      <w:marTop w:val="0"/>
      <w:marBottom w:val="0"/>
      <w:divBdr>
        <w:top w:val="none" w:sz="0" w:space="0" w:color="auto"/>
        <w:left w:val="none" w:sz="0" w:space="0" w:color="auto"/>
        <w:bottom w:val="none" w:sz="0" w:space="0" w:color="auto"/>
        <w:right w:val="none" w:sz="0" w:space="0" w:color="auto"/>
      </w:divBdr>
    </w:div>
    <w:div w:id="1010060322">
      <w:marLeft w:val="0"/>
      <w:marRight w:val="0"/>
      <w:marTop w:val="0"/>
      <w:marBottom w:val="0"/>
      <w:divBdr>
        <w:top w:val="none" w:sz="0" w:space="0" w:color="auto"/>
        <w:left w:val="none" w:sz="0" w:space="0" w:color="auto"/>
        <w:bottom w:val="none" w:sz="0" w:space="0" w:color="auto"/>
        <w:right w:val="none" w:sz="0" w:space="0" w:color="auto"/>
      </w:divBdr>
    </w:div>
    <w:div w:id="1010066602">
      <w:marLeft w:val="0"/>
      <w:marRight w:val="0"/>
      <w:marTop w:val="0"/>
      <w:marBottom w:val="0"/>
      <w:divBdr>
        <w:top w:val="none" w:sz="0" w:space="0" w:color="auto"/>
        <w:left w:val="none" w:sz="0" w:space="0" w:color="auto"/>
        <w:bottom w:val="none" w:sz="0" w:space="0" w:color="auto"/>
        <w:right w:val="none" w:sz="0" w:space="0" w:color="auto"/>
      </w:divBdr>
    </w:div>
    <w:div w:id="1010136046">
      <w:marLeft w:val="0"/>
      <w:marRight w:val="0"/>
      <w:marTop w:val="0"/>
      <w:marBottom w:val="0"/>
      <w:divBdr>
        <w:top w:val="none" w:sz="0" w:space="0" w:color="auto"/>
        <w:left w:val="none" w:sz="0" w:space="0" w:color="auto"/>
        <w:bottom w:val="none" w:sz="0" w:space="0" w:color="auto"/>
        <w:right w:val="none" w:sz="0" w:space="0" w:color="auto"/>
      </w:divBdr>
    </w:div>
    <w:div w:id="1010136183">
      <w:marLeft w:val="0"/>
      <w:marRight w:val="0"/>
      <w:marTop w:val="0"/>
      <w:marBottom w:val="0"/>
      <w:divBdr>
        <w:top w:val="none" w:sz="0" w:space="0" w:color="auto"/>
        <w:left w:val="none" w:sz="0" w:space="0" w:color="auto"/>
        <w:bottom w:val="none" w:sz="0" w:space="0" w:color="auto"/>
        <w:right w:val="none" w:sz="0" w:space="0" w:color="auto"/>
      </w:divBdr>
    </w:div>
    <w:div w:id="1010253451">
      <w:marLeft w:val="0"/>
      <w:marRight w:val="0"/>
      <w:marTop w:val="0"/>
      <w:marBottom w:val="0"/>
      <w:divBdr>
        <w:top w:val="none" w:sz="0" w:space="0" w:color="auto"/>
        <w:left w:val="none" w:sz="0" w:space="0" w:color="auto"/>
        <w:bottom w:val="none" w:sz="0" w:space="0" w:color="auto"/>
        <w:right w:val="none" w:sz="0" w:space="0" w:color="auto"/>
      </w:divBdr>
    </w:div>
    <w:div w:id="1010259330">
      <w:marLeft w:val="0"/>
      <w:marRight w:val="0"/>
      <w:marTop w:val="0"/>
      <w:marBottom w:val="0"/>
      <w:divBdr>
        <w:top w:val="none" w:sz="0" w:space="0" w:color="auto"/>
        <w:left w:val="none" w:sz="0" w:space="0" w:color="auto"/>
        <w:bottom w:val="none" w:sz="0" w:space="0" w:color="auto"/>
        <w:right w:val="none" w:sz="0" w:space="0" w:color="auto"/>
      </w:divBdr>
    </w:div>
    <w:div w:id="1010303191">
      <w:marLeft w:val="0"/>
      <w:marRight w:val="0"/>
      <w:marTop w:val="0"/>
      <w:marBottom w:val="0"/>
      <w:divBdr>
        <w:top w:val="none" w:sz="0" w:space="0" w:color="auto"/>
        <w:left w:val="none" w:sz="0" w:space="0" w:color="auto"/>
        <w:bottom w:val="none" w:sz="0" w:space="0" w:color="auto"/>
        <w:right w:val="none" w:sz="0" w:space="0" w:color="auto"/>
      </w:divBdr>
    </w:div>
    <w:div w:id="1010597091">
      <w:marLeft w:val="0"/>
      <w:marRight w:val="0"/>
      <w:marTop w:val="0"/>
      <w:marBottom w:val="0"/>
      <w:divBdr>
        <w:top w:val="none" w:sz="0" w:space="0" w:color="auto"/>
        <w:left w:val="none" w:sz="0" w:space="0" w:color="auto"/>
        <w:bottom w:val="none" w:sz="0" w:space="0" w:color="auto"/>
        <w:right w:val="none" w:sz="0" w:space="0" w:color="auto"/>
      </w:divBdr>
    </w:div>
    <w:div w:id="1010792993">
      <w:marLeft w:val="0"/>
      <w:marRight w:val="0"/>
      <w:marTop w:val="0"/>
      <w:marBottom w:val="0"/>
      <w:divBdr>
        <w:top w:val="none" w:sz="0" w:space="0" w:color="auto"/>
        <w:left w:val="none" w:sz="0" w:space="0" w:color="auto"/>
        <w:bottom w:val="none" w:sz="0" w:space="0" w:color="auto"/>
        <w:right w:val="none" w:sz="0" w:space="0" w:color="auto"/>
      </w:divBdr>
    </w:div>
    <w:div w:id="1010833194">
      <w:marLeft w:val="480"/>
      <w:marRight w:val="0"/>
      <w:marTop w:val="0"/>
      <w:marBottom w:val="0"/>
      <w:divBdr>
        <w:top w:val="none" w:sz="0" w:space="0" w:color="auto"/>
        <w:left w:val="none" w:sz="0" w:space="0" w:color="auto"/>
        <w:bottom w:val="none" w:sz="0" w:space="0" w:color="auto"/>
        <w:right w:val="none" w:sz="0" w:space="0" w:color="auto"/>
      </w:divBdr>
    </w:div>
    <w:div w:id="1010984765">
      <w:marLeft w:val="0"/>
      <w:marRight w:val="0"/>
      <w:marTop w:val="0"/>
      <w:marBottom w:val="0"/>
      <w:divBdr>
        <w:top w:val="none" w:sz="0" w:space="0" w:color="auto"/>
        <w:left w:val="none" w:sz="0" w:space="0" w:color="auto"/>
        <w:bottom w:val="none" w:sz="0" w:space="0" w:color="auto"/>
        <w:right w:val="none" w:sz="0" w:space="0" w:color="auto"/>
      </w:divBdr>
    </w:div>
    <w:div w:id="1011179006">
      <w:marLeft w:val="0"/>
      <w:marRight w:val="0"/>
      <w:marTop w:val="0"/>
      <w:marBottom w:val="0"/>
      <w:divBdr>
        <w:top w:val="none" w:sz="0" w:space="0" w:color="auto"/>
        <w:left w:val="none" w:sz="0" w:space="0" w:color="auto"/>
        <w:bottom w:val="none" w:sz="0" w:space="0" w:color="auto"/>
        <w:right w:val="none" w:sz="0" w:space="0" w:color="auto"/>
      </w:divBdr>
    </w:div>
    <w:div w:id="1011226985">
      <w:marLeft w:val="0"/>
      <w:marRight w:val="0"/>
      <w:marTop w:val="0"/>
      <w:marBottom w:val="0"/>
      <w:divBdr>
        <w:top w:val="none" w:sz="0" w:space="0" w:color="auto"/>
        <w:left w:val="none" w:sz="0" w:space="0" w:color="auto"/>
        <w:bottom w:val="none" w:sz="0" w:space="0" w:color="auto"/>
        <w:right w:val="none" w:sz="0" w:space="0" w:color="auto"/>
      </w:divBdr>
    </w:div>
    <w:div w:id="1011227468">
      <w:marLeft w:val="0"/>
      <w:marRight w:val="0"/>
      <w:marTop w:val="0"/>
      <w:marBottom w:val="0"/>
      <w:divBdr>
        <w:top w:val="none" w:sz="0" w:space="0" w:color="auto"/>
        <w:left w:val="none" w:sz="0" w:space="0" w:color="auto"/>
        <w:bottom w:val="none" w:sz="0" w:space="0" w:color="auto"/>
        <w:right w:val="none" w:sz="0" w:space="0" w:color="auto"/>
      </w:divBdr>
    </w:div>
    <w:div w:id="1011562208">
      <w:marLeft w:val="0"/>
      <w:marRight w:val="0"/>
      <w:marTop w:val="0"/>
      <w:marBottom w:val="0"/>
      <w:divBdr>
        <w:top w:val="none" w:sz="0" w:space="0" w:color="auto"/>
        <w:left w:val="none" w:sz="0" w:space="0" w:color="auto"/>
        <w:bottom w:val="none" w:sz="0" w:space="0" w:color="auto"/>
        <w:right w:val="none" w:sz="0" w:space="0" w:color="auto"/>
      </w:divBdr>
    </w:div>
    <w:div w:id="1011568076">
      <w:marLeft w:val="0"/>
      <w:marRight w:val="0"/>
      <w:marTop w:val="0"/>
      <w:marBottom w:val="0"/>
      <w:divBdr>
        <w:top w:val="none" w:sz="0" w:space="0" w:color="auto"/>
        <w:left w:val="none" w:sz="0" w:space="0" w:color="auto"/>
        <w:bottom w:val="none" w:sz="0" w:space="0" w:color="auto"/>
        <w:right w:val="none" w:sz="0" w:space="0" w:color="auto"/>
      </w:divBdr>
    </w:div>
    <w:div w:id="1011680587">
      <w:marLeft w:val="0"/>
      <w:marRight w:val="0"/>
      <w:marTop w:val="0"/>
      <w:marBottom w:val="0"/>
      <w:divBdr>
        <w:top w:val="none" w:sz="0" w:space="0" w:color="auto"/>
        <w:left w:val="none" w:sz="0" w:space="0" w:color="auto"/>
        <w:bottom w:val="none" w:sz="0" w:space="0" w:color="auto"/>
        <w:right w:val="none" w:sz="0" w:space="0" w:color="auto"/>
      </w:divBdr>
    </w:div>
    <w:div w:id="1011686790">
      <w:marLeft w:val="0"/>
      <w:marRight w:val="0"/>
      <w:marTop w:val="0"/>
      <w:marBottom w:val="0"/>
      <w:divBdr>
        <w:top w:val="none" w:sz="0" w:space="0" w:color="auto"/>
        <w:left w:val="none" w:sz="0" w:space="0" w:color="auto"/>
        <w:bottom w:val="none" w:sz="0" w:space="0" w:color="auto"/>
        <w:right w:val="none" w:sz="0" w:space="0" w:color="auto"/>
      </w:divBdr>
    </w:div>
    <w:div w:id="1011757303">
      <w:marLeft w:val="0"/>
      <w:marRight w:val="0"/>
      <w:marTop w:val="0"/>
      <w:marBottom w:val="0"/>
      <w:divBdr>
        <w:top w:val="none" w:sz="0" w:space="0" w:color="auto"/>
        <w:left w:val="none" w:sz="0" w:space="0" w:color="auto"/>
        <w:bottom w:val="none" w:sz="0" w:space="0" w:color="auto"/>
        <w:right w:val="none" w:sz="0" w:space="0" w:color="auto"/>
      </w:divBdr>
    </w:div>
    <w:div w:id="1011763090">
      <w:marLeft w:val="0"/>
      <w:marRight w:val="0"/>
      <w:marTop w:val="0"/>
      <w:marBottom w:val="0"/>
      <w:divBdr>
        <w:top w:val="none" w:sz="0" w:space="0" w:color="auto"/>
        <w:left w:val="none" w:sz="0" w:space="0" w:color="auto"/>
        <w:bottom w:val="none" w:sz="0" w:space="0" w:color="auto"/>
        <w:right w:val="none" w:sz="0" w:space="0" w:color="auto"/>
      </w:divBdr>
    </w:div>
    <w:div w:id="1011834191">
      <w:marLeft w:val="0"/>
      <w:marRight w:val="0"/>
      <w:marTop w:val="0"/>
      <w:marBottom w:val="0"/>
      <w:divBdr>
        <w:top w:val="none" w:sz="0" w:space="0" w:color="auto"/>
        <w:left w:val="none" w:sz="0" w:space="0" w:color="auto"/>
        <w:bottom w:val="none" w:sz="0" w:space="0" w:color="auto"/>
        <w:right w:val="none" w:sz="0" w:space="0" w:color="auto"/>
      </w:divBdr>
    </w:div>
    <w:div w:id="1011835720">
      <w:marLeft w:val="0"/>
      <w:marRight w:val="0"/>
      <w:marTop w:val="0"/>
      <w:marBottom w:val="0"/>
      <w:divBdr>
        <w:top w:val="none" w:sz="0" w:space="0" w:color="auto"/>
        <w:left w:val="none" w:sz="0" w:space="0" w:color="auto"/>
        <w:bottom w:val="none" w:sz="0" w:space="0" w:color="auto"/>
        <w:right w:val="none" w:sz="0" w:space="0" w:color="auto"/>
      </w:divBdr>
    </w:div>
    <w:div w:id="1011907374">
      <w:marLeft w:val="0"/>
      <w:marRight w:val="0"/>
      <w:marTop w:val="0"/>
      <w:marBottom w:val="0"/>
      <w:divBdr>
        <w:top w:val="none" w:sz="0" w:space="0" w:color="auto"/>
        <w:left w:val="none" w:sz="0" w:space="0" w:color="auto"/>
        <w:bottom w:val="none" w:sz="0" w:space="0" w:color="auto"/>
        <w:right w:val="none" w:sz="0" w:space="0" w:color="auto"/>
      </w:divBdr>
    </w:div>
    <w:div w:id="1011953999">
      <w:marLeft w:val="0"/>
      <w:marRight w:val="0"/>
      <w:marTop w:val="0"/>
      <w:marBottom w:val="0"/>
      <w:divBdr>
        <w:top w:val="none" w:sz="0" w:space="0" w:color="auto"/>
        <w:left w:val="none" w:sz="0" w:space="0" w:color="auto"/>
        <w:bottom w:val="none" w:sz="0" w:space="0" w:color="auto"/>
        <w:right w:val="none" w:sz="0" w:space="0" w:color="auto"/>
      </w:divBdr>
    </w:div>
    <w:div w:id="1012027435">
      <w:marLeft w:val="0"/>
      <w:marRight w:val="0"/>
      <w:marTop w:val="0"/>
      <w:marBottom w:val="0"/>
      <w:divBdr>
        <w:top w:val="none" w:sz="0" w:space="0" w:color="auto"/>
        <w:left w:val="none" w:sz="0" w:space="0" w:color="auto"/>
        <w:bottom w:val="none" w:sz="0" w:space="0" w:color="auto"/>
        <w:right w:val="none" w:sz="0" w:space="0" w:color="auto"/>
      </w:divBdr>
    </w:div>
    <w:div w:id="1012147534">
      <w:marLeft w:val="0"/>
      <w:marRight w:val="0"/>
      <w:marTop w:val="0"/>
      <w:marBottom w:val="0"/>
      <w:divBdr>
        <w:top w:val="none" w:sz="0" w:space="0" w:color="auto"/>
        <w:left w:val="none" w:sz="0" w:space="0" w:color="auto"/>
        <w:bottom w:val="none" w:sz="0" w:space="0" w:color="auto"/>
        <w:right w:val="none" w:sz="0" w:space="0" w:color="auto"/>
      </w:divBdr>
    </w:div>
    <w:div w:id="1012151595">
      <w:marLeft w:val="0"/>
      <w:marRight w:val="0"/>
      <w:marTop w:val="0"/>
      <w:marBottom w:val="0"/>
      <w:divBdr>
        <w:top w:val="none" w:sz="0" w:space="0" w:color="auto"/>
        <w:left w:val="none" w:sz="0" w:space="0" w:color="auto"/>
        <w:bottom w:val="none" w:sz="0" w:space="0" w:color="auto"/>
        <w:right w:val="none" w:sz="0" w:space="0" w:color="auto"/>
      </w:divBdr>
    </w:div>
    <w:div w:id="1012220309">
      <w:marLeft w:val="0"/>
      <w:marRight w:val="0"/>
      <w:marTop w:val="0"/>
      <w:marBottom w:val="0"/>
      <w:divBdr>
        <w:top w:val="none" w:sz="0" w:space="0" w:color="auto"/>
        <w:left w:val="none" w:sz="0" w:space="0" w:color="auto"/>
        <w:bottom w:val="none" w:sz="0" w:space="0" w:color="auto"/>
        <w:right w:val="none" w:sz="0" w:space="0" w:color="auto"/>
      </w:divBdr>
    </w:div>
    <w:div w:id="1012222101">
      <w:bodyDiv w:val="1"/>
      <w:marLeft w:val="0"/>
      <w:marRight w:val="0"/>
      <w:marTop w:val="0"/>
      <w:marBottom w:val="0"/>
      <w:divBdr>
        <w:top w:val="none" w:sz="0" w:space="0" w:color="auto"/>
        <w:left w:val="none" w:sz="0" w:space="0" w:color="auto"/>
        <w:bottom w:val="none" w:sz="0" w:space="0" w:color="auto"/>
        <w:right w:val="none" w:sz="0" w:space="0" w:color="auto"/>
      </w:divBdr>
      <w:divsChild>
        <w:div w:id="445123748">
          <w:marLeft w:val="0"/>
          <w:marRight w:val="0"/>
          <w:marTop w:val="0"/>
          <w:marBottom w:val="0"/>
          <w:divBdr>
            <w:top w:val="none" w:sz="0" w:space="0" w:color="auto"/>
            <w:left w:val="none" w:sz="0" w:space="0" w:color="auto"/>
            <w:bottom w:val="none" w:sz="0" w:space="0" w:color="auto"/>
            <w:right w:val="none" w:sz="0" w:space="0" w:color="auto"/>
          </w:divBdr>
        </w:div>
        <w:div w:id="2038390052">
          <w:marLeft w:val="0"/>
          <w:marRight w:val="0"/>
          <w:marTop w:val="0"/>
          <w:marBottom w:val="0"/>
          <w:divBdr>
            <w:top w:val="none" w:sz="0" w:space="0" w:color="auto"/>
            <w:left w:val="none" w:sz="0" w:space="0" w:color="auto"/>
            <w:bottom w:val="none" w:sz="0" w:space="0" w:color="auto"/>
            <w:right w:val="none" w:sz="0" w:space="0" w:color="auto"/>
          </w:divBdr>
        </w:div>
        <w:div w:id="530414721">
          <w:marLeft w:val="0"/>
          <w:marRight w:val="0"/>
          <w:marTop w:val="0"/>
          <w:marBottom w:val="0"/>
          <w:divBdr>
            <w:top w:val="none" w:sz="0" w:space="0" w:color="auto"/>
            <w:left w:val="none" w:sz="0" w:space="0" w:color="auto"/>
            <w:bottom w:val="none" w:sz="0" w:space="0" w:color="auto"/>
            <w:right w:val="none" w:sz="0" w:space="0" w:color="auto"/>
          </w:divBdr>
        </w:div>
        <w:div w:id="363822539">
          <w:marLeft w:val="0"/>
          <w:marRight w:val="0"/>
          <w:marTop w:val="0"/>
          <w:marBottom w:val="0"/>
          <w:divBdr>
            <w:top w:val="none" w:sz="0" w:space="0" w:color="auto"/>
            <w:left w:val="none" w:sz="0" w:space="0" w:color="auto"/>
            <w:bottom w:val="none" w:sz="0" w:space="0" w:color="auto"/>
            <w:right w:val="none" w:sz="0" w:space="0" w:color="auto"/>
          </w:divBdr>
        </w:div>
        <w:div w:id="341277781">
          <w:marLeft w:val="0"/>
          <w:marRight w:val="0"/>
          <w:marTop w:val="0"/>
          <w:marBottom w:val="0"/>
          <w:divBdr>
            <w:top w:val="none" w:sz="0" w:space="0" w:color="auto"/>
            <w:left w:val="none" w:sz="0" w:space="0" w:color="auto"/>
            <w:bottom w:val="none" w:sz="0" w:space="0" w:color="auto"/>
            <w:right w:val="none" w:sz="0" w:space="0" w:color="auto"/>
          </w:divBdr>
        </w:div>
        <w:div w:id="613750000">
          <w:marLeft w:val="0"/>
          <w:marRight w:val="0"/>
          <w:marTop w:val="0"/>
          <w:marBottom w:val="0"/>
          <w:divBdr>
            <w:top w:val="none" w:sz="0" w:space="0" w:color="auto"/>
            <w:left w:val="none" w:sz="0" w:space="0" w:color="auto"/>
            <w:bottom w:val="none" w:sz="0" w:space="0" w:color="auto"/>
            <w:right w:val="none" w:sz="0" w:space="0" w:color="auto"/>
          </w:divBdr>
        </w:div>
        <w:div w:id="2081098322">
          <w:marLeft w:val="0"/>
          <w:marRight w:val="0"/>
          <w:marTop w:val="0"/>
          <w:marBottom w:val="0"/>
          <w:divBdr>
            <w:top w:val="none" w:sz="0" w:space="0" w:color="auto"/>
            <w:left w:val="none" w:sz="0" w:space="0" w:color="auto"/>
            <w:bottom w:val="none" w:sz="0" w:space="0" w:color="auto"/>
            <w:right w:val="none" w:sz="0" w:space="0" w:color="auto"/>
          </w:divBdr>
        </w:div>
        <w:div w:id="2113546641">
          <w:marLeft w:val="0"/>
          <w:marRight w:val="0"/>
          <w:marTop w:val="0"/>
          <w:marBottom w:val="0"/>
          <w:divBdr>
            <w:top w:val="none" w:sz="0" w:space="0" w:color="auto"/>
            <w:left w:val="none" w:sz="0" w:space="0" w:color="auto"/>
            <w:bottom w:val="none" w:sz="0" w:space="0" w:color="auto"/>
            <w:right w:val="none" w:sz="0" w:space="0" w:color="auto"/>
          </w:divBdr>
        </w:div>
        <w:div w:id="97989794">
          <w:marLeft w:val="0"/>
          <w:marRight w:val="0"/>
          <w:marTop w:val="0"/>
          <w:marBottom w:val="0"/>
          <w:divBdr>
            <w:top w:val="none" w:sz="0" w:space="0" w:color="auto"/>
            <w:left w:val="none" w:sz="0" w:space="0" w:color="auto"/>
            <w:bottom w:val="none" w:sz="0" w:space="0" w:color="auto"/>
            <w:right w:val="none" w:sz="0" w:space="0" w:color="auto"/>
          </w:divBdr>
        </w:div>
        <w:div w:id="1300378588">
          <w:marLeft w:val="0"/>
          <w:marRight w:val="0"/>
          <w:marTop w:val="0"/>
          <w:marBottom w:val="0"/>
          <w:divBdr>
            <w:top w:val="none" w:sz="0" w:space="0" w:color="auto"/>
            <w:left w:val="none" w:sz="0" w:space="0" w:color="auto"/>
            <w:bottom w:val="none" w:sz="0" w:space="0" w:color="auto"/>
            <w:right w:val="none" w:sz="0" w:space="0" w:color="auto"/>
          </w:divBdr>
        </w:div>
        <w:div w:id="1132675271">
          <w:marLeft w:val="0"/>
          <w:marRight w:val="0"/>
          <w:marTop w:val="0"/>
          <w:marBottom w:val="0"/>
          <w:divBdr>
            <w:top w:val="none" w:sz="0" w:space="0" w:color="auto"/>
            <w:left w:val="none" w:sz="0" w:space="0" w:color="auto"/>
            <w:bottom w:val="none" w:sz="0" w:space="0" w:color="auto"/>
            <w:right w:val="none" w:sz="0" w:space="0" w:color="auto"/>
          </w:divBdr>
        </w:div>
        <w:div w:id="1230462623">
          <w:marLeft w:val="0"/>
          <w:marRight w:val="0"/>
          <w:marTop w:val="0"/>
          <w:marBottom w:val="0"/>
          <w:divBdr>
            <w:top w:val="none" w:sz="0" w:space="0" w:color="auto"/>
            <w:left w:val="none" w:sz="0" w:space="0" w:color="auto"/>
            <w:bottom w:val="none" w:sz="0" w:space="0" w:color="auto"/>
            <w:right w:val="none" w:sz="0" w:space="0" w:color="auto"/>
          </w:divBdr>
        </w:div>
        <w:div w:id="325091081">
          <w:marLeft w:val="0"/>
          <w:marRight w:val="0"/>
          <w:marTop w:val="0"/>
          <w:marBottom w:val="0"/>
          <w:divBdr>
            <w:top w:val="none" w:sz="0" w:space="0" w:color="auto"/>
            <w:left w:val="none" w:sz="0" w:space="0" w:color="auto"/>
            <w:bottom w:val="none" w:sz="0" w:space="0" w:color="auto"/>
            <w:right w:val="none" w:sz="0" w:space="0" w:color="auto"/>
          </w:divBdr>
        </w:div>
        <w:div w:id="582758539">
          <w:marLeft w:val="0"/>
          <w:marRight w:val="0"/>
          <w:marTop w:val="0"/>
          <w:marBottom w:val="0"/>
          <w:divBdr>
            <w:top w:val="none" w:sz="0" w:space="0" w:color="auto"/>
            <w:left w:val="none" w:sz="0" w:space="0" w:color="auto"/>
            <w:bottom w:val="none" w:sz="0" w:space="0" w:color="auto"/>
            <w:right w:val="none" w:sz="0" w:space="0" w:color="auto"/>
          </w:divBdr>
        </w:div>
        <w:div w:id="1904829182">
          <w:marLeft w:val="0"/>
          <w:marRight w:val="0"/>
          <w:marTop w:val="0"/>
          <w:marBottom w:val="0"/>
          <w:divBdr>
            <w:top w:val="none" w:sz="0" w:space="0" w:color="auto"/>
            <w:left w:val="none" w:sz="0" w:space="0" w:color="auto"/>
            <w:bottom w:val="none" w:sz="0" w:space="0" w:color="auto"/>
            <w:right w:val="none" w:sz="0" w:space="0" w:color="auto"/>
          </w:divBdr>
        </w:div>
        <w:div w:id="699628139">
          <w:marLeft w:val="0"/>
          <w:marRight w:val="0"/>
          <w:marTop w:val="0"/>
          <w:marBottom w:val="0"/>
          <w:divBdr>
            <w:top w:val="none" w:sz="0" w:space="0" w:color="auto"/>
            <w:left w:val="none" w:sz="0" w:space="0" w:color="auto"/>
            <w:bottom w:val="none" w:sz="0" w:space="0" w:color="auto"/>
            <w:right w:val="none" w:sz="0" w:space="0" w:color="auto"/>
          </w:divBdr>
        </w:div>
        <w:div w:id="1694962558">
          <w:marLeft w:val="0"/>
          <w:marRight w:val="0"/>
          <w:marTop w:val="0"/>
          <w:marBottom w:val="0"/>
          <w:divBdr>
            <w:top w:val="none" w:sz="0" w:space="0" w:color="auto"/>
            <w:left w:val="none" w:sz="0" w:space="0" w:color="auto"/>
            <w:bottom w:val="none" w:sz="0" w:space="0" w:color="auto"/>
            <w:right w:val="none" w:sz="0" w:space="0" w:color="auto"/>
          </w:divBdr>
        </w:div>
        <w:div w:id="1647903185">
          <w:marLeft w:val="0"/>
          <w:marRight w:val="0"/>
          <w:marTop w:val="0"/>
          <w:marBottom w:val="0"/>
          <w:divBdr>
            <w:top w:val="none" w:sz="0" w:space="0" w:color="auto"/>
            <w:left w:val="none" w:sz="0" w:space="0" w:color="auto"/>
            <w:bottom w:val="none" w:sz="0" w:space="0" w:color="auto"/>
            <w:right w:val="none" w:sz="0" w:space="0" w:color="auto"/>
          </w:divBdr>
        </w:div>
        <w:div w:id="1349796089">
          <w:marLeft w:val="0"/>
          <w:marRight w:val="0"/>
          <w:marTop w:val="0"/>
          <w:marBottom w:val="0"/>
          <w:divBdr>
            <w:top w:val="none" w:sz="0" w:space="0" w:color="auto"/>
            <w:left w:val="none" w:sz="0" w:space="0" w:color="auto"/>
            <w:bottom w:val="none" w:sz="0" w:space="0" w:color="auto"/>
            <w:right w:val="none" w:sz="0" w:space="0" w:color="auto"/>
          </w:divBdr>
        </w:div>
        <w:div w:id="448008816">
          <w:marLeft w:val="0"/>
          <w:marRight w:val="0"/>
          <w:marTop w:val="0"/>
          <w:marBottom w:val="0"/>
          <w:divBdr>
            <w:top w:val="none" w:sz="0" w:space="0" w:color="auto"/>
            <w:left w:val="none" w:sz="0" w:space="0" w:color="auto"/>
            <w:bottom w:val="none" w:sz="0" w:space="0" w:color="auto"/>
            <w:right w:val="none" w:sz="0" w:space="0" w:color="auto"/>
          </w:divBdr>
        </w:div>
        <w:div w:id="487478548">
          <w:marLeft w:val="0"/>
          <w:marRight w:val="0"/>
          <w:marTop w:val="0"/>
          <w:marBottom w:val="0"/>
          <w:divBdr>
            <w:top w:val="none" w:sz="0" w:space="0" w:color="auto"/>
            <w:left w:val="none" w:sz="0" w:space="0" w:color="auto"/>
            <w:bottom w:val="none" w:sz="0" w:space="0" w:color="auto"/>
            <w:right w:val="none" w:sz="0" w:space="0" w:color="auto"/>
          </w:divBdr>
        </w:div>
        <w:div w:id="370110213">
          <w:marLeft w:val="0"/>
          <w:marRight w:val="0"/>
          <w:marTop w:val="0"/>
          <w:marBottom w:val="0"/>
          <w:divBdr>
            <w:top w:val="none" w:sz="0" w:space="0" w:color="auto"/>
            <w:left w:val="none" w:sz="0" w:space="0" w:color="auto"/>
            <w:bottom w:val="none" w:sz="0" w:space="0" w:color="auto"/>
            <w:right w:val="none" w:sz="0" w:space="0" w:color="auto"/>
          </w:divBdr>
        </w:div>
        <w:div w:id="390079294">
          <w:marLeft w:val="0"/>
          <w:marRight w:val="0"/>
          <w:marTop w:val="0"/>
          <w:marBottom w:val="0"/>
          <w:divBdr>
            <w:top w:val="none" w:sz="0" w:space="0" w:color="auto"/>
            <w:left w:val="none" w:sz="0" w:space="0" w:color="auto"/>
            <w:bottom w:val="none" w:sz="0" w:space="0" w:color="auto"/>
            <w:right w:val="none" w:sz="0" w:space="0" w:color="auto"/>
          </w:divBdr>
        </w:div>
      </w:divsChild>
    </w:div>
    <w:div w:id="1012225098">
      <w:marLeft w:val="0"/>
      <w:marRight w:val="0"/>
      <w:marTop w:val="0"/>
      <w:marBottom w:val="0"/>
      <w:divBdr>
        <w:top w:val="none" w:sz="0" w:space="0" w:color="auto"/>
        <w:left w:val="none" w:sz="0" w:space="0" w:color="auto"/>
        <w:bottom w:val="none" w:sz="0" w:space="0" w:color="auto"/>
        <w:right w:val="none" w:sz="0" w:space="0" w:color="auto"/>
      </w:divBdr>
    </w:div>
    <w:div w:id="1012225710">
      <w:marLeft w:val="0"/>
      <w:marRight w:val="0"/>
      <w:marTop w:val="0"/>
      <w:marBottom w:val="0"/>
      <w:divBdr>
        <w:top w:val="none" w:sz="0" w:space="0" w:color="auto"/>
        <w:left w:val="none" w:sz="0" w:space="0" w:color="auto"/>
        <w:bottom w:val="none" w:sz="0" w:space="0" w:color="auto"/>
        <w:right w:val="none" w:sz="0" w:space="0" w:color="auto"/>
      </w:divBdr>
    </w:div>
    <w:div w:id="1012341532">
      <w:marLeft w:val="0"/>
      <w:marRight w:val="0"/>
      <w:marTop w:val="0"/>
      <w:marBottom w:val="0"/>
      <w:divBdr>
        <w:top w:val="none" w:sz="0" w:space="0" w:color="auto"/>
        <w:left w:val="none" w:sz="0" w:space="0" w:color="auto"/>
        <w:bottom w:val="none" w:sz="0" w:space="0" w:color="auto"/>
        <w:right w:val="none" w:sz="0" w:space="0" w:color="auto"/>
      </w:divBdr>
    </w:div>
    <w:div w:id="1012344205">
      <w:marLeft w:val="0"/>
      <w:marRight w:val="0"/>
      <w:marTop w:val="0"/>
      <w:marBottom w:val="0"/>
      <w:divBdr>
        <w:top w:val="none" w:sz="0" w:space="0" w:color="auto"/>
        <w:left w:val="none" w:sz="0" w:space="0" w:color="auto"/>
        <w:bottom w:val="none" w:sz="0" w:space="0" w:color="auto"/>
        <w:right w:val="none" w:sz="0" w:space="0" w:color="auto"/>
      </w:divBdr>
    </w:div>
    <w:div w:id="1012415624">
      <w:marLeft w:val="0"/>
      <w:marRight w:val="0"/>
      <w:marTop w:val="0"/>
      <w:marBottom w:val="0"/>
      <w:divBdr>
        <w:top w:val="none" w:sz="0" w:space="0" w:color="auto"/>
        <w:left w:val="none" w:sz="0" w:space="0" w:color="auto"/>
        <w:bottom w:val="none" w:sz="0" w:space="0" w:color="auto"/>
        <w:right w:val="none" w:sz="0" w:space="0" w:color="auto"/>
      </w:divBdr>
    </w:div>
    <w:div w:id="1012415794">
      <w:marLeft w:val="0"/>
      <w:marRight w:val="0"/>
      <w:marTop w:val="0"/>
      <w:marBottom w:val="0"/>
      <w:divBdr>
        <w:top w:val="none" w:sz="0" w:space="0" w:color="auto"/>
        <w:left w:val="none" w:sz="0" w:space="0" w:color="auto"/>
        <w:bottom w:val="none" w:sz="0" w:space="0" w:color="auto"/>
        <w:right w:val="none" w:sz="0" w:space="0" w:color="auto"/>
      </w:divBdr>
    </w:div>
    <w:div w:id="1012491047">
      <w:marLeft w:val="0"/>
      <w:marRight w:val="0"/>
      <w:marTop w:val="0"/>
      <w:marBottom w:val="0"/>
      <w:divBdr>
        <w:top w:val="none" w:sz="0" w:space="0" w:color="auto"/>
        <w:left w:val="none" w:sz="0" w:space="0" w:color="auto"/>
        <w:bottom w:val="none" w:sz="0" w:space="0" w:color="auto"/>
        <w:right w:val="none" w:sz="0" w:space="0" w:color="auto"/>
      </w:divBdr>
    </w:div>
    <w:div w:id="1012685005">
      <w:marLeft w:val="0"/>
      <w:marRight w:val="0"/>
      <w:marTop w:val="0"/>
      <w:marBottom w:val="0"/>
      <w:divBdr>
        <w:top w:val="none" w:sz="0" w:space="0" w:color="auto"/>
        <w:left w:val="none" w:sz="0" w:space="0" w:color="auto"/>
        <w:bottom w:val="none" w:sz="0" w:space="0" w:color="auto"/>
        <w:right w:val="none" w:sz="0" w:space="0" w:color="auto"/>
      </w:divBdr>
    </w:div>
    <w:div w:id="1012689017">
      <w:marLeft w:val="0"/>
      <w:marRight w:val="0"/>
      <w:marTop w:val="0"/>
      <w:marBottom w:val="0"/>
      <w:divBdr>
        <w:top w:val="none" w:sz="0" w:space="0" w:color="auto"/>
        <w:left w:val="none" w:sz="0" w:space="0" w:color="auto"/>
        <w:bottom w:val="none" w:sz="0" w:space="0" w:color="auto"/>
        <w:right w:val="none" w:sz="0" w:space="0" w:color="auto"/>
      </w:divBdr>
    </w:div>
    <w:div w:id="1012728676">
      <w:marLeft w:val="0"/>
      <w:marRight w:val="0"/>
      <w:marTop w:val="0"/>
      <w:marBottom w:val="0"/>
      <w:divBdr>
        <w:top w:val="none" w:sz="0" w:space="0" w:color="auto"/>
        <w:left w:val="none" w:sz="0" w:space="0" w:color="auto"/>
        <w:bottom w:val="none" w:sz="0" w:space="0" w:color="auto"/>
        <w:right w:val="none" w:sz="0" w:space="0" w:color="auto"/>
      </w:divBdr>
    </w:div>
    <w:div w:id="1012797598">
      <w:marLeft w:val="0"/>
      <w:marRight w:val="0"/>
      <w:marTop w:val="0"/>
      <w:marBottom w:val="0"/>
      <w:divBdr>
        <w:top w:val="none" w:sz="0" w:space="0" w:color="auto"/>
        <w:left w:val="none" w:sz="0" w:space="0" w:color="auto"/>
        <w:bottom w:val="none" w:sz="0" w:space="0" w:color="auto"/>
        <w:right w:val="none" w:sz="0" w:space="0" w:color="auto"/>
      </w:divBdr>
    </w:div>
    <w:div w:id="1012798016">
      <w:marLeft w:val="0"/>
      <w:marRight w:val="0"/>
      <w:marTop w:val="0"/>
      <w:marBottom w:val="0"/>
      <w:divBdr>
        <w:top w:val="none" w:sz="0" w:space="0" w:color="auto"/>
        <w:left w:val="none" w:sz="0" w:space="0" w:color="auto"/>
        <w:bottom w:val="none" w:sz="0" w:space="0" w:color="auto"/>
        <w:right w:val="none" w:sz="0" w:space="0" w:color="auto"/>
      </w:divBdr>
    </w:div>
    <w:div w:id="1012798362">
      <w:marLeft w:val="0"/>
      <w:marRight w:val="0"/>
      <w:marTop w:val="0"/>
      <w:marBottom w:val="0"/>
      <w:divBdr>
        <w:top w:val="none" w:sz="0" w:space="0" w:color="auto"/>
        <w:left w:val="none" w:sz="0" w:space="0" w:color="auto"/>
        <w:bottom w:val="none" w:sz="0" w:space="0" w:color="auto"/>
        <w:right w:val="none" w:sz="0" w:space="0" w:color="auto"/>
      </w:divBdr>
    </w:div>
    <w:div w:id="1012804393">
      <w:marLeft w:val="0"/>
      <w:marRight w:val="0"/>
      <w:marTop w:val="0"/>
      <w:marBottom w:val="0"/>
      <w:divBdr>
        <w:top w:val="none" w:sz="0" w:space="0" w:color="auto"/>
        <w:left w:val="none" w:sz="0" w:space="0" w:color="auto"/>
        <w:bottom w:val="none" w:sz="0" w:space="0" w:color="auto"/>
        <w:right w:val="none" w:sz="0" w:space="0" w:color="auto"/>
      </w:divBdr>
    </w:div>
    <w:div w:id="1012874539">
      <w:marLeft w:val="0"/>
      <w:marRight w:val="0"/>
      <w:marTop w:val="0"/>
      <w:marBottom w:val="0"/>
      <w:divBdr>
        <w:top w:val="none" w:sz="0" w:space="0" w:color="auto"/>
        <w:left w:val="none" w:sz="0" w:space="0" w:color="auto"/>
        <w:bottom w:val="none" w:sz="0" w:space="0" w:color="auto"/>
        <w:right w:val="none" w:sz="0" w:space="0" w:color="auto"/>
      </w:divBdr>
    </w:div>
    <w:div w:id="1012993111">
      <w:marLeft w:val="0"/>
      <w:marRight w:val="0"/>
      <w:marTop w:val="0"/>
      <w:marBottom w:val="0"/>
      <w:divBdr>
        <w:top w:val="none" w:sz="0" w:space="0" w:color="auto"/>
        <w:left w:val="none" w:sz="0" w:space="0" w:color="auto"/>
        <w:bottom w:val="none" w:sz="0" w:space="0" w:color="auto"/>
        <w:right w:val="none" w:sz="0" w:space="0" w:color="auto"/>
      </w:divBdr>
    </w:div>
    <w:div w:id="1013074538">
      <w:marLeft w:val="0"/>
      <w:marRight w:val="0"/>
      <w:marTop w:val="0"/>
      <w:marBottom w:val="0"/>
      <w:divBdr>
        <w:top w:val="none" w:sz="0" w:space="0" w:color="auto"/>
        <w:left w:val="none" w:sz="0" w:space="0" w:color="auto"/>
        <w:bottom w:val="none" w:sz="0" w:space="0" w:color="auto"/>
        <w:right w:val="none" w:sz="0" w:space="0" w:color="auto"/>
      </w:divBdr>
    </w:div>
    <w:div w:id="1013147778">
      <w:marLeft w:val="0"/>
      <w:marRight w:val="0"/>
      <w:marTop w:val="0"/>
      <w:marBottom w:val="0"/>
      <w:divBdr>
        <w:top w:val="none" w:sz="0" w:space="0" w:color="auto"/>
        <w:left w:val="none" w:sz="0" w:space="0" w:color="auto"/>
        <w:bottom w:val="none" w:sz="0" w:space="0" w:color="auto"/>
        <w:right w:val="none" w:sz="0" w:space="0" w:color="auto"/>
      </w:divBdr>
    </w:div>
    <w:div w:id="1013149901">
      <w:marLeft w:val="0"/>
      <w:marRight w:val="0"/>
      <w:marTop w:val="0"/>
      <w:marBottom w:val="0"/>
      <w:divBdr>
        <w:top w:val="none" w:sz="0" w:space="0" w:color="auto"/>
        <w:left w:val="none" w:sz="0" w:space="0" w:color="auto"/>
        <w:bottom w:val="none" w:sz="0" w:space="0" w:color="auto"/>
        <w:right w:val="none" w:sz="0" w:space="0" w:color="auto"/>
      </w:divBdr>
    </w:div>
    <w:div w:id="1013189547">
      <w:marLeft w:val="0"/>
      <w:marRight w:val="0"/>
      <w:marTop w:val="0"/>
      <w:marBottom w:val="0"/>
      <w:divBdr>
        <w:top w:val="none" w:sz="0" w:space="0" w:color="auto"/>
        <w:left w:val="none" w:sz="0" w:space="0" w:color="auto"/>
        <w:bottom w:val="none" w:sz="0" w:space="0" w:color="auto"/>
        <w:right w:val="none" w:sz="0" w:space="0" w:color="auto"/>
      </w:divBdr>
    </w:div>
    <w:div w:id="1013259685">
      <w:marLeft w:val="0"/>
      <w:marRight w:val="0"/>
      <w:marTop w:val="0"/>
      <w:marBottom w:val="0"/>
      <w:divBdr>
        <w:top w:val="none" w:sz="0" w:space="0" w:color="auto"/>
        <w:left w:val="none" w:sz="0" w:space="0" w:color="auto"/>
        <w:bottom w:val="none" w:sz="0" w:space="0" w:color="auto"/>
        <w:right w:val="none" w:sz="0" w:space="0" w:color="auto"/>
      </w:divBdr>
    </w:div>
    <w:div w:id="1013262570">
      <w:marLeft w:val="0"/>
      <w:marRight w:val="0"/>
      <w:marTop w:val="0"/>
      <w:marBottom w:val="0"/>
      <w:divBdr>
        <w:top w:val="none" w:sz="0" w:space="0" w:color="auto"/>
        <w:left w:val="none" w:sz="0" w:space="0" w:color="auto"/>
        <w:bottom w:val="none" w:sz="0" w:space="0" w:color="auto"/>
        <w:right w:val="none" w:sz="0" w:space="0" w:color="auto"/>
      </w:divBdr>
    </w:div>
    <w:div w:id="1013266294">
      <w:marLeft w:val="0"/>
      <w:marRight w:val="0"/>
      <w:marTop w:val="0"/>
      <w:marBottom w:val="0"/>
      <w:divBdr>
        <w:top w:val="none" w:sz="0" w:space="0" w:color="auto"/>
        <w:left w:val="none" w:sz="0" w:space="0" w:color="auto"/>
        <w:bottom w:val="none" w:sz="0" w:space="0" w:color="auto"/>
        <w:right w:val="none" w:sz="0" w:space="0" w:color="auto"/>
      </w:divBdr>
    </w:div>
    <w:div w:id="1013338223">
      <w:marLeft w:val="0"/>
      <w:marRight w:val="0"/>
      <w:marTop w:val="0"/>
      <w:marBottom w:val="0"/>
      <w:divBdr>
        <w:top w:val="none" w:sz="0" w:space="0" w:color="auto"/>
        <w:left w:val="none" w:sz="0" w:space="0" w:color="auto"/>
        <w:bottom w:val="none" w:sz="0" w:space="0" w:color="auto"/>
        <w:right w:val="none" w:sz="0" w:space="0" w:color="auto"/>
      </w:divBdr>
    </w:div>
    <w:div w:id="1013528731">
      <w:marLeft w:val="0"/>
      <w:marRight w:val="0"/>
      <w:marTop w:val="0"/>
      <w:marBottom w:val="0"/>
      <w:divBdr>
        <w:top w:val="none" w:sz="0" w:space="0" w:color="auto"/>
        <w:left w:val="none" w:sz="0" w:space="0" w:color="auto"/>
        <w:bottom w:val="none" w:sz="0" w:space="0" w:color="auto"/>
        <w:right w:val="none" w:sz="0" w:space="0" w:color="auto"/>
      </w:divBdr>
    </w:div>
    <w:div w:id="1013605532">
      <w:marLeft w:val="0"/>
      <w:marRight w:val="0"/>
      <w:marTop w:val="0"/>
      <w:marBottom w:val="0"/>
      <w:divBdr>
        <w:top w:val="none" w:sz="0" w:space="0" w:color="auto"/>
        <w:left w:val="none" w:sz="0" w:space="0" w:color="auto"/>
        <w:bottom w:val="none" w:sz="0" w:space="0" w:color="auto"/>
        <w:right w:val="none" w:sz="0" w:space="0" w:color="auto"/>
      </w:divBdr>
    </w:div>
    <w:div w:id="1013653687">
      <w:marLeft w:val="0"/>
      <w:marRight w:val="0"/>
      <w:marTop w:val="0"/>
      <w:marBottom w:val="0"/>
      <w:divBdr>
        <w:top w:val="none" w:sz="0" w:space="0" w:color="auto"/>
        <w:left w:val="none" w:sz="0" w:space="0" w:color="auto"/>
        <w:bottom w:val="none" w:sz="0" w:space="0" w:color="auto"/>
        <w:right w:val="none" w:sz="0" w:space="0" w:color="auto"/>
      </w:divBdr>
    </w:div>
    <w:div w:id="1013723091">
      <w:marLeft w:val="0"/>
      <w:marRight w:val="0"/>
      <w:marTop w:val="0"/>
      <w:marBottom w:val="0"/>
      <w:divBdr>
        <w:top w:val="none" w:sz="0" w:space="0" w:color="auto"/>
        <w:left w:val="none" w:sz="0" w:space="0" w:color="auto"/>
        <w:bottom w:val="none" w:sz="0" w:space="0" w:color="auto"/>
        <w:right w:val="none" w:sz="0" w:space="0" w:color="auto"/>
      </w:divBdr>
    </w:div>
    <w:div w:id="1013845677">
      <w:marLeft w:val="0"/>
      <w:marRight w:val="0"/>
      <w:marTop w:val="0"/>
      <w:marBottom w:val="0"/>
      <w:divBdr>
        <w:top w:val="none" w:sz="0" w:space="0" w:color="auto"/>
        <w:left w:val="none" w:sz="0" w:space="0" w:color="auto"/>
        <w:bottom w:val="none" w:sz="0" w:space="0" w:color="auto"/>
        <w:right w:val="none" w:sz="0" w:space="0" w:color="auto"/>
      </w:divBdr>
    </w:div>
    <w:div w:id="1013919053">
      <w:marLeft w:val="0"/>
      <w:marRight w:val="0"/>
      <w:marTop w:val="0"/>
      <w:marBottom w:val="0"/>
      <w:divBdr>
        <w:top w:val="none" w:sz="0" w:space="0" w:color="auto"/>
        <w:left w:val="none" w:sz="0" w:space="0" w:color="auto"/>
        <w:bottom w:val="none" w:sz="0" w:space="0" w:color="auto"/>
        <w:right w:val="none" w:sz="0" w:space="0" w:color="auto"/>
      </w:divBdr>
    </w:div>
    <w:div w:id="1013989996">
      <w:marLeft w:val="0"/>
      <w:marRight w:val="0"/>
      <w:marTop w:val="0"/>
      <w:marBottom w:val="0"/>
      <w:divBdr>
        <w:top w:val="none" w:sz="0" w:space="0" w:color="auto"/>
        <w:left w:val="none" w:sz="0" w:space="0" w:color="auto"/>
        <w:bottom w:val="none" w:sz="0" w:space="0" w:color="auto"/>
        <w:right w:val="none" w:sz="0" w:space="0" w:color="auto"/>
      </w:divBdr>
    </w:div>
    <w:div w:id="1014189155">
      <w:marLeft w:val="0"/>
      <w:marRight w:val="0"/>
      <w:marTop w:val="0"/>
      <w:marBottom w:val="0"/>
      <w:divBdr>
        <w:top w:val="none" w:sz="0" w:space="0" w:color="auto"/>
        <w:left w:val="none" w:sz="0" w:space="0" w:color="auto"/>
        <w:bottom w:val="none" w:sz="0" w:space="0" w:color="auto"/>
        <w:right w:val="none" w:sz="0" w:space="0" w:color="auto"/>
      </w:divBdr>
    </w:div>
    <w:div w:id="1014189550">
      <w:marLeft w:val="0"/>
      <w:marRight w:val="0"/>
      <w:marTop w:val="0"/>
      <w:marBottom w:val="0"/>
      <w:divBdr>
        <w:top w:val="none" w:sz="0" w:space="0" w:color="auto"/>
        <w:left w:val="none" w:sz="0" w:space="0" w:color="auto"/>
        <w:bottom w:val="none" w:sz="0" w:space="0" w:color="auto"/>
        <w:right w:val="none" w:sz="0" w:space="0" w:color="auto"/>
      </w:divBdr>
    </w:div>
    <w:div w:id="1014379700">
      <w:marLeft w:val="0"/>
      <w:marRight w:val="0"/>
      <w:marTop w:val="0"/>
      <w:marBottom w:val="0"/>
      <w:divBdr>
        <w:top w:val="none" w:sz="0" w:space="0" w:color="auto"/>
        <w:left w:val="none" w:sz="0" w:space="0" w:color="auto"/>
        <w:bottom w:val="none" w:sz="0" w:space="0" w:color="auto"/>
        <w:right w:val="none" w:sz="0" w:space="0" w:color="auto"/>
      </w:divBdr>
    </w:div>
    <w:div w:id="1014385087">
      <w:marLeft w:val="0"/>
      <w:marRight w:val="0"/>
      <w:marTop w:val="0"/>
      <w:marBottom w:val="0"/>
      <w:divBdr>
        <w:top w:val="none" w:sz="0" w:space="0" w:color="auto"/>
        <w:left w:val="none" w:sz="0" w:space="0" w:color="auto"/>
        <w:bottom w:val="none" w:sz="0" w:space="0" w:color="auto"/>
        <w:right w:val="none" w:sz="0" w:space="0" w:color="auto"/>
      </w:divBdr>
    </w:div>
    <w:div w:id="1014500280">
      <w:marLeft w:val="0"/>
      <w:marRight w:val="0"/>
      <w:marTop w:val="0"/>
      <w:marBottom w:val="0"/>
      <w:divBdr>
        <w:top w:val="none" w:sz="0" w:space="0" w:color="auto"/>
        <w:left w:val="none" w:sz="0" w:space="0" w:color="auto"/>
        <w:bottom w:val="none" w:sz="0" w:space="0" w:color="auto"/>
        <w:right w:val="none" w:sz="0" w:space="0" w:color="auto"/>
      </w:divBdr>
    </w:div>
    <w:div w:id="1014650409">
      <w:marLeft w:val="0"/>
      <w:marRight w:val="0"/>
      <w:marTop w:val="0"/>
      <w:marBottom w:val="0"/>
      <w:divBdr>
        <w:top w:val="none" w:sz="0" w:space="0" w:color="auto"/>
        <w:left w:val="none" w:sz="0" w:space="0" w:color="auto"/>
        <w:bottom w:val="none" w:sz="0" w:space="0" w:color="auto"/>
        <w:right w:val="none" w:sz="0" w:space="0" w:color="auto"/>
      </w:divBdr>
    </w:div>
    <w:div w:id="1014652996">
      <w:marLeft w:val="0"/>
      <w:marRight w:val="0"/>
      <w:marTop w:val="0"/>
      <w:marBottom w:val="0"/>
      <w:divBdr>
        <w:top w:val="none" w:sz="0" w:space="0" w:color="auto"/>
        <w:left w:val="none" w:sz="0" w:space="0" w:color="auto"/>
        <w:bottom w:val="none" w:sz="0" w:space="0" w:color="auto"/>
        <w:right w:val="none" w:sz="0" w:space="0" w:color="auto"/>
      </w:divBdr>
    </w:div>
    <w:div w:id="1014772682">
      <w:marLeft w:val="0"/>
      <w:marRight w:val="0"/>
      <w:marTop w:val="0"/>
      <w:marBottom w:val="0"/>
      <w:divBdr>
        <w:top w:val="none" w:sz="0" w:space="0" w:color="auto"/>
        <w:left w:val="none" w:sz="0" w:space="0" w:color="auto"/>
        <w:bottom w:val="none" w:sz="0" w:space="0" w:color="auto"/>
        <w:right w:val="none" w:sz="0" w:space="0" w:color="auto"/>
      </w:divBdr>
    </w:div>
    <w:div w:id="1014844267">
      <w:marLeft w:val="0"/>
      <w:marRight w:val="0"/>
      <w:marTop w:val="0"/>
      <w:marBottom w:val="0"/>
      <w:divBdr>
        <w:top w:val="none" w:sz="0" w:space="0" w:color="auto"/>
        <w:left w:val="none" w:sz="0" w:space="0" w:color="auto"/>
        <w:bottom w:val="none" w:sz="0" w:space="0" w:color="auto"/>
        <w:right w:val="none" w:sz="0" w:space="0" w:color="auto"/>
      </w:divBdr>
    </w:div>
    <w:div w:id="1014844831">
      <w:marLeft w:val="0"/>
      <w:marRight w:val="0"/>
      <w:marTop w:val="0"/>
      <w:marBottom w:val="0"/>
      <w:divBdr>
        <w:top w:val="none" w:sz="0" w:space="0" w:color="auto"/>
        <w:left w:val="none" w:sz="0" w:space="0" w:color="auto"/>
        <w:bottom w:val="none" w:sz="0" w:space="0" w:color="auto"/>
        <w:right w:val="none" w:sz="0" w:space="0" w:color="auto"/>
      </w:divBdr>
    </w:div>
    <w:div w:id="1014966088">
      <w:marLeft w:val="0"/>
      <w:marRight w:val="0"/>
      <w:marTop w:val="0"/>
      <w:marBottom w:val="0"/>
      <w:divBdr>
        <w:top w:val="none" w:sz="0" w:space="0" w:color="auto"/>
        <w:left w:val="none" w:sz="0" w:space="0" w:color="auto"/>
        <w:bottom w:val="none" w:sz="0" w:space="0" w:color="auto"/>
        <w:right w:val="none" w:sz="0" w:space="0" w:color="auto"/>
      </w:divBdr>
    </w:div>
    <w:div w:id="1015305719">
      <w:bodyDiv w:val="1"/>
      <w:marLeft w:val="0"/>
      <w:marRight w:val="0"/>
      <w:marTop w:val="0"/>
      <w:marBottom w:val="0"/>
      <w:divBdr>
        <w:top w:val="none" w:sz="0" w:space="0" w:color="auto"/>
        <w:left w:val="none" w:sz="0" w:space="0" w:color="auto"/>
        <w:bottom w:val="none" w:sz="0" w:space="0" w:color="auto"/>
        <w:right w:val="none" w:sz="0" w:space="0" w:color="auto"/>
      </w:divBdr>
    </w:div>
    <w:div w:id="1015306369">
      <w:marLeft w:val="0"/>
      <w:marRight w:val="0"/>
      <w:marTop w:val="0"/>
      <w:marBottom w:val="0"/>
      <w:divBdr>
        <w:top w:val="none" w:sz="0" w:space="0" w:color="auto"/>
        <w:left w:val="none" w:sz="0" w:space="0" w:color="auto"/>
        <w:bottom w:val="none" w:sz="0" w:space="0" w:color="auto"/>
        <w:right w:val="none" w:sz="0" w:space="0" w:color="auto"/>
      </w:divBdr>
    </w:div>
    <w:div w:id="1015375990">
      <w:marLeft w:val="0"/>
      <w:marRight w:val="0"/>
      <w:marTop w:val="0"/>
      <w:marBottom w:val="0"/>
      <w:divBdr>
        <w:top w:val="none" w:sz="0" w:space="0" w:color="auto"/>
        <w:left w:val="none" w:sz="0" w:space="0" w:color="auto"/>
        <w:bottom w:val="none" w:sz="0" w:space="0" w:color="auto"/>
        <w:right w:val="none" w:sz="0" w:space="0" w:color="auto"/>
      </w:divBdr>
    </w:div>
    <w:div w:id="1015422037">
      <w:marLeft w:val="0"/>
      <w:marRight w:val="0"/>
      <w:marTop w:val="0"/>
      <w:marBottom w:val="0"/>
      <w:divBdr>
        <w:top w:val="none" w:sz="0" w:space="0" w:color="auto"/>
        <w:left w:val="none" w:sz="0" w:space="0" w:color="auto"/>
        <w:bottom w:val="none" w:sz="0" w:space="0" w:color="auto"/>
        <w:right w:val="none" w:sz="0" w:space="0" w:color="auto"/>
      </w:divBdr>
    </w:div>
    <w:div w:id="1015498111">
      <w:marLeft w:val="0"/>
      <w:marRight w:val="0"/>
      <w:marTop w:val="0"/>
      <w:marBottom w:val="0"/>
      <w:divBdr>
        <w:top w:val="none" w:sz="0" w:space="0" w:color="auto"/>
        <w:left w:val="none" w:sz="0" w:space="0" w:color="auto"/>
        <w:bottom w:val="none" w:sz="0" w:space="0" w:color="auto"/>
        <w:right w:val="none" w:sz="0" w:space="0" w:color="auto"/>
      </w:divBdr>
    </w:div>
    <w:div w:id="1015572554">
      <w:marLeft w:val="0"/>
      <w:marRight w:val="0"/>
      <w:marTop w:val="0"/>
      <w:marBottom w:val="0"/>
      <w:divBdr>
        <w:top w:val="none" w:sz="0" w:space="0" w:color="auto"/>
        <w:left w:val="none" w:sz="0" w:space="0" w:color="auto"/>
        <w:bottom w:val="none" w:sz="0" w:space="0" w:color="auto"/>
        <w:right w:val="none" w:sz="0" w:space="0" w:color="auto"/>
      </w:divBdr>
    </w:div>
    <w:div w:id="1015574556">
      <w:marLeft w:val="0"/>
      <w:marRight w:val="0"/>
      <w:marTop w:val="0"/>
      <w:marBottom w:val="0"/>
      <w:divBdr>
        <w:top w:val="none" w:sz="0" w:space="0" w:color="auto"/>
        <w:left w:val="none" w:sz="0" w:space="0" w:color="auto"/>
        <w:bottom w:val="none" w:sz="0" w:space="0" w:color="auto"/>
        <w:right w:val="none" w:sz="0" w:space="0" w:color="auto"/>
      </w:divBdr>
    </w:div>
    <w:div w:id="1015612042">
      <w:marLeft w:val="0"/>
      <w:marRight w:val="0"/>
      <w:marTop w:val="0"/>
      <w:marBottom w:val="0"/>
      <w:divBdr>
        <w:top w:val="none" w:sz="0" w:space="0" w:color="auto"/>
        <w:left w:val="none" w:sz="0" w:space="0" w:color="auto"/>
        <w:bottom w:val="none" w:sz="0" w:space="0" w:color="auto"/>
        <w:right w:val="none" w:sz="0" w:space="0" w:color="auto"/>
      </w:divBdr>
    </w:div>
    <w:div w:id="1015618949">
      <w:marLeft w:val="0"/>
      <w:marRight w:val="0"/>
      <w:marTop w:val="0"/>
      <w:marBottom w:val="0"/>
      <w:divBdr>
        <w:top w:val="none" w:sz="0" w:space="0" w:color="auto"/>
        <w:left w:val="none" w:sz="0" w:space="0" w:color="auto"/>
        <w:bottom w:val="none" w:sz="0" w:space="0" w:color="auto"/>
        <w:right w:val="none" w:sz="0" w:space="0" w:color="auto"/>
      </w:divBdr>
    </w:div>
    <w:div w:id="1015690893">
      <w:marLeft w:val="0"/>
      <w:marRight w:val="0"/>
      <w:marTop w:val="0"/>
      <w:marBottom w:val="0"/>
      <w:divBdr>
        <w:top w:val="none" w:sz="0" w:space="0" w:color="auto"/>
        <w:left w:val="none" w:sz="0" w:space="0" w:color="auto"/>
        <w:bottom w:val="none" w:sz="0" w:space="0" w:color="auto"/>
        <w:right w:val="none" w:sz="0" w:space="0" w:color="auto"/>
      </w:divBdr>
    </w:div>
    <w:div w:id="1015762940">
      <w:marLeft w:val="0"/>
      <w:marRight w:val="0"/>
      <w:marTop w:val="0"/>
      <w:marBottom w:val="0"/>
      <w:divBdr>
        <w:top w:val="none" w:sz="0" w:space="0" w:color="auto"/>
        <w:left w:val="none" w:sz="0" w:space="0" w:color="auto"/>
        <w:bottom w:val="none" w:sz="0" w:space="0" w:color="auto"/>
        <w:right w:val="none" w:sz="0" w:space="0" w:color="auto"/>
      </w:divBdr>
    </w:div>
    <w:div w:id="1015768907">
      <w:marLeft w:val="0"/>
      <w:marRight w:val="0"/>
      <w:marTop w:val="0"/>
      <w:marBottom w:val="0"/>
      <w:divBdr>
        <w:top w:val="none" w:sz="0" w:space="0" w:color="auto"/>
        <w:left w:val="none" w:sz="0" w:space="0" w:color="auto"/>
        <w:bottom w:val="none" w:sz="0" w:space="0" w:color="auto"/>
        <w:right w:val="none" w:sz="0" w:space="0" w:color="auto"/>
      </w:divBdr>
    </w:div>
    <w:div w:id="1015881431">
      <w:marLeft w:val="0"/>
      <w:marRight w:val="0"/>
      <w:marTop w:val="0"/>
      <w:marBottom w:val="0"/>
      <w:divBdr>
        <w:top w:val="none" w:sz="0" w:space="0" w:color="auto"/>
        <w:left w:val="none" w:sz="0" w:space="0" w:color="auto"/>
        <w:bottom w:val="none" w:sz="0" w:space="0" w:color="auto"/>
        <w:right w:val="none" w:sz="0" w:space="0" w:color="auto"/>
      </w:divBdr>
    </w:div>
    <w:div w:id="1015886171">
      <w:marLeft w:val="0"/>
      <w:marRight w:val="0"/>
      <w:marTop w:val="0"/>
      <w:marBottom w:val="0"/>
      <w:divBdr>
        <w:top w:val="none" w:sz="0" w:space="0" w:color="auto"/>
        <w:left w:val="none" w:sz="0" w:space="0" w:color="auto"/>
        <w:bottom w:val="none" w:sz="0" w:space="0" w:color="auto"/>
        <w:right w:val="none" w:sz="0" w:space="0" w:color="auto"/>
      </w:divBdr>
    </w:div>
    <w:div w:id="1015956319">
      <w:marLeft w:val="0"/>
      <w:marRight w:val="0"/>
      <w:marTop w:val="0"/>
      <w:marBottom w:val="0"/>
      <w:divBdr>
        <w:top w:val="none" w:sz="0" w:space="0" w:color="auto"/>
        <w:left w:val="none" w:sz="0" w:space="0" w:color="auto"/>
        <w:bottom w:val="none" w:sz="0" w:space="0" w:color="auto"/>
        <w:right w:val="none" w:sz="0" w:space="0" w:color="auto"/>
      </w:divBdr>
    </w:div>
    <w:div w:id="1015961163">
      <w:marLeft w:val="0"/>
      <w:marRight w:val="0"/>
      <w:marTop w:val="0"/>
      <w:marBottom w:val="0"/>
      <w:divBdr>
        <w:top w:val="none" w:sz="0" w:space="0" w:color="auto"/>
        <w:left w:val="none" w:sz="0" w:space="0" w:color="auto"/>
        <w:bottom w:val="none" w:sz="0" w:space="0" w:color="auto"/>
        <w:right w:val="none" w:sz="0" w:space="0" w:color="auto"/>
      </w:divBdr>
    </w:div>
    <w:div w:id="1016004939">
      <w:marLeft w:val="0"/>
      <w:marRight w:val="0"/>
      <w:marTop w:val="0"/>
      <w:marBottom w:val="0"/>
      <w:divBdr>
        <w:top w:val="none" w:sz="0" w:space="0" w:color="auto"/>
        <w:left w:val="none" w:sz="0" w:space="0" w:color="auto"/>
        <w:bottom w:val="none" w:sz="0" w:space="0" w:color="auto"/>
        <w:right w:val="none" w:sz="0" w:space="0" w:color="auto"/>
      </w:divBdr>
    </w:div>
    <w:div w:id="1016035034">
      <w:marLeft w:val="0"/>
      <w:marRight w:val="0"/>
      <w:marTop w:val="0"/>
      <w:marBottom w:val="0"/>
      <w:divBdr>
        <w:top w:val="none" w:sz="0" w:space="0" w:color="auto"/>
        <w:left w:val="none" w:sz="0" w:space="0" w:color="auto"/>
        <w:bottom w:val="none" w:sz="0" w:space="0" w:color="auto"/>
        <w:right w:val="none" w:sz="0" w:space="0" w:color="auto"/>
      </w:divBdr>
    </w:div>
    <w:div w:id="1016037275">
      <w:marLeft w:val="0"/>
      <w:marRight w:val="0"/>
      <w:marTop w:val="0"/>
      <w:marBottom w:val="0"/>
      <w:divBdr>
        <w:top w:val="none" w:sz="0" w:space="0" w:color="auto"/>
        <w:left w:val="none" w:sz="0" w:space="0" w:color="auto"/>
        <w:bottom w:val="none" w:sz="0" w:space="0" w:color="auto"/>
        <w:right w:val="none" w:sz="0" w:space="0" w:color="auto"/>
      </w:divBdr>
    </w:div>
    <w:div w:id="1016073789">
      <w:marLeft w:val="0"/>
      <w:marRight w:val="0"/>
      <w:marTop w:val="0"/>
      <w:marBottom w:val="0"/>
      <w:divBdr>
        <w:top w:val="none" w:sz="0" w:space="0" w:color="auto"/>
        <w:left w:val="none" w:sz="0" w:space="0" w:color="auto"/>
        <w:bottom w:val="none" w:sz="0" w:space="0" w:color="auto"/>
        <w:right w:val="none" w:sz="0" w:space="0" w:color="auto"/>
      </w:divBdr>
    </w:div>
    <w:div w:id="1016079553">
      <w:marLeft w:val="0"/>
      <w:marRight w:val="0"/>
      <w:marTop w:val="0"/>
      <w:marBottom w:val="0"/>
      <w:divBdr>
        <w:top w:val="none" w:sz="0" w:space="0" w:color="auto"/>
        <w:left w:val="none" w:sz="0" w:space="0" w:color="auto"/>
        <w:bottom w:val="none" w:sz="0" w:space="0" w:color="auto"/>
        <w:right w:val="none" w:sz="0" w:space="0" w:color="auto"/>
      </w:divBdr>
    </w:div>
    <w:div w:id="1016080120">
      <w:marLeft w:val="0"/>
      <w:marRight w:val="0"/>
      <w:marTop w:val="0"/>
      <w:marBottom w:val="0"/>
      <w:divBdr>
        <w:top w:val="none" w:sz="0" w:space="0" w:color="auto"/>
        <w:left w:val="none" w:sz="0" w:space="0" w:color="auto"/>
        <w:bottom w:val="none" w:sz="0" w:space="0" w:color="auto"/>
        <w:right w:val="none" w:sz="0" w:space="0" w:color="auto"/>
      </w:divBdr>
    </w:div>
    <w:div w:id="1016227679">
      <w:marLeft w:val="0"/>
      <w:marRight w:val="0"/>
      <w:marTop w:val="0"/>
      <w:marBottom w:val="0"/>
      <w:divBdr>
        <w:top w:val="none" w:sz="0" w:space="0" w:color="auto"/>
        <w:left w:val="none" w:sz="0" w:space="0" w:color="auto"/>
        <w:bottom w:val="none" w:sz="0" w:space="0" w:color="auto"/>
        <w:right w:val="none" w:sz="0" w:space="0" w:color="auto"/>
      </w:divBdr>
    </w:div>
    <w:div w:id="1016423956">
      <w:marLeft w:val="0"/>
      <w:marRight w:val="0"/>
      <w:marTop w:val="0"/>
      <w:marBottom w:val="0"/>
      <w:divBdr>
        <w:top w:val="none" w:sz="0" w:space="0" w:color="auto"/>
        <w:left w:val="none" w:sz="0" w:space="0" w:color="auto"/>
        <w:bottom w:val="none" w:sz="0" w:space="0" w:color="auto"/>
        <w:right w:val="none" w:sz="0" w:space="0" w:color="auto"/>
      </w:divBdr>
    </w:div>
    <w:div w:id="1016426482">
      <w:marLeft w:val="0"/>
      <w:marRight w:val="0"/>
      <w:marTop w:val="0"/>
      <w:marBottom w:val="0"/>
      <w:divBdr>
        <w:top w:val="none" w:sz="0" w:space="0" w:color="auto"/>
        <w:left w:val="none" w:sz="0" w:space="0" w:color="auto"/>
        <w:bottom w:val="none" w:sz="0" w:space="0" w:color="auto"/>
        <w:right w:val="none" w:sz="0" w:space="0" w:color="auto"/>
      </w:divBdr>
    </w:div>
    <w:div w:id="1016464838">
      <w:marLeft w:val="0"/>
      <w:marRight w:val="0"/>
      <w:marTop w:val="0"/>
      <w:marBottom w:val="0"/>
      <w:divBdr>
        <w:top w:val="none" w:sz="0" w:space="0" w:color="auto"/>
        <w:left w:val="none" w:sz="0" w:space="0" w:color="auto"/>
        <w:bottom w:val="none" w:sz="0" w:space="0" w:color="auto"/>
        <w:right w:val="none" w:sz="0" w:space="0" w:color="auto"/>
      </w:divBdr>
    </w:div>
    <w:div w:id="1016493227">
      <w:marLeft w:val="0"/>
      <w:marRight w:val="0"/>
      <w:marTop w:val="0"/>
      <w:marBottom w:val="0"/>
      <w:divBdr>
        <w:top w:val="none" w:sz="0" w:space="0" w:color="auto"/>
        <w:left w:val="none" w:sz="0" w:space="0" w:color="auto"/>
        <w:bottom w:val="none" w:sz="0" w:space="0" w:color="auto"/>
        <w:right w:val="none" w:sz="0" w:space="0" w:color="auto"/>
      </w:divBdr>
    </w:div>
    <w:div w:id="1016542217">
      <w:marLeft w:val="0"/>
      <w:marRight w:val="0"/>
      <w:marTop w:val="0"/>
      <w:marBottom w:val="0"/>
      <w:divBdr>
        <w:top w:val="none" w:sz="0" w:space="0" w:color="auto"/>
        <w:left w:val="none" w:sz="0" w:space="0" w:color="auto"/>
        <w:bottom w:val="none" w:sz="0" w:space="0" w:color="auto"/>
        <w:right w:val="none" w:sz="0" w:space="0" w:color="auto"/>
      </w:divBdr>
    </w:div>
    <w:div w:id="1016661441">
      <w:marLeft w:val="0"/>
      <w:marRight w:val="0"/>
      <w:marTop w:val="0"/>
      <w:marBottom w:val="0"/>
      <w:divBdr>
        <w:top w:val="none" w:sz="0" w:space="0" w:color="auto"/>
        <w:left w:val="none" w:sz="0" w:space="0" w:color="auto"/>
        <w:bottom w:val="none" w:sz="0" w:space="0" w:color="auto"/>
        <w:right w:val="none" w:sz="0" w:space="0" w:color="auto"/>
      </w:divBdr>
    </w:div>
    <w:div w:id="1016662964">
      <w:marLeft w:val="0"/>
      <w:marRight w:val="0"/>
      <w:marTop w:val="0"/>
      <w:marBottom w:val="0"/>
      <w:divBdr>
        <w:top w:val="none" w:sz="0" w:space="0" w:color="auto"/>
        <w:left w:val="none" w:sz="0" w:space="0" w:color="auto"/>
        <w:bottom w:val="none" w:sz="0" w:space="0" w:color="auto"/>
        <w:right w:val="none" w:sz="0" w:space="0" w:color="auto"/>
      </w:divBdr>
    </w:div>
    <w:div w:id="1016690098">
      <w:marLeft w:val="0"/>
      <w:marRight w:val="0"/>
      <w:marTop w:val="0"/>
      <w:marBottom w:val="0"/>
      <w:divBdr>
        <w:top w:val="none" w:sz="0" w:space="0" w:color="auto"/>
        <w:left w:val="none" w:sz="0" w:space="0" w:color="auto"/>
        <w:bottom w:val="none" w:sz="0" w:space="0" w:color="auto"/>
        <w:right w:val="none" w:sz="0" w:space="0" w:color="auto"/>
      </w:divBdr>
    </w:div>
    <w:div w:id="1016691182">
      <w:marLeft w:val="0"/>
      <w:marRight w:val="0"/>
      <w:marTop w:val="0"/>
      <w:marBottom w:val="0"/>
      <w:divBdr>
        <w:top w:val="none" w:sz="0" w:space="0" w:color="auto"/>
        <w:left w:val="none" w:sz="0" w:space="0" w:color="auto"/>
        <w:bottom w:val="none" w:sz="0" w:space="0" w:color="auto"/>
        <w:right w:val="none" w:sz="0" w:space="0" w:color="auto"/>
      </w:divBdr>
    </w:div>
    <w:div w:id="1016692209">
      <w:marLeft w:val="0"/>
      <w:marRight w:val="0"/>
      <w:marTop w:val="0"/>
      <w:marBottom w:val="0"/>
      <w:divBdr>
        <w:top w:val="none" w:sz="0" w:space="0" w:color="auto"/>
        <w:left w:val="none" w:sz="0" w:space="0" w:color="auto"/>
        <w:bottom w:val="none" w:sz="0" w:space="0" w:color="auto"/>
        <w:right w:val="none" w:sz="0" w:space="0" w:color="auto"/>
      </w:divBdr>
    </w:div>
    <w:div w:id="1016880858">
      <w:marLeft w:val="0"/>
      <w:marRight w:val="0"/>
      <w:marTop w:val="0"/>
      <w:marBottom w:val="0"/>
      <w:divBdr>
        <w:top w:val="none" w:sz="0" w:space="0" w:color="auto"/>
        <w:left w:val="none" w:sz="0" w:space="0" w:color="auto"/>
        <w:bottom w:val="none" w:sz="0" w:space="0" w:color="auto"/>
        <w:right w:val="none" w:sz="0" w:space="0" w:color="auto"/>
      </w:divBdr>
    </w:div>
    <w:div w:id="1016882011">
      <w:marLeft w:val="0"/>
      <w:marRight w:val="0"/>
      <w:marTop w:val="0"/>
      <w:marBottom w:val="0"/>
      <w:divBdr>
        <w:top w:val="none" w:sz="0" w:space="0" w:color="auto"/>
        <w:left w:val="none" w:sz="0" w:space="0" w:color="auto"/>
        <w:bottom w:val="none" w:sz="0" w:space="0" w:color="auto"/>
        <w:right w:val="none" w:sz="0" w:space="0" w:color="auto"/>
      </w:divBdr>
    </w:div>
    <w:div w:id="1016889296">
      <w:marLeft w:val="0"/>
      <w:marRight w:val="0"/>
      <w:marTop w:val="0"/>
      <w:marBottom w:val="0"/>
      <w:divBdr>
        <w:top w:val="none" w:sz="0" w:space="0" w:color="auto"/>
        <w:left w:val="none" w:sz="0" w:space="0" w:color="auto"/>
        <w:bottom w:val="none" w:sz="0" w:space="0" w:color="auto"/>
        <w:right w:val="none" w:sz="0" w:space="0" w:color="auto"/>
      </w:divBdr>
    </w:div>
    <w:div w:id="1016999077">
      <w:marLeft w:val="0"/>
      <w:marRight w:val="0"/>
      <w:marTop w:val="0"/>
      <w:marBottom w:val="0"/>
      <w:divBdr>
        <w:top w:val="none" w:sz="0" w:space="0" w:color="auto"/>
        <w:left w:val="none" w:sz="0" w:space="0" w:color="auto"/>
        <w:bottom w:val="none" w:sz="0" w:space="0" w:color="auto"/>
        <w:right w:val="none" w:sz="0" w:space="0" w:color="auto"/>
      </w:divBdr>
    </w:div>
    <w:div w:id="1017074905">
      <w:marLeft w:val="0"/>
      <w:marRight w:val="0"/>
      <w:marTop w:val="0"/>
      <w:marBottom w:val="0"/>
      <w:divBdr>
        <w:top w:val="none" w:sz="0" w:space="0" w:color="auto"/>
        <w:left w:val="none" w:sz="0" w:space="0" w:color="auto"/>
        <w:bottom w:val="none" w:sz="0" w:space="0" w:color="auto"/>
        <w:right w:val="none" w:sz="0" w:space="0" w:color="auto"/>
      </w:divBdr>
    </w:div>
    <w:div w:id="1017076863">
      <w:marLeft w:val="0"/>
      <w:marRight w:val="0"/>
      <w:marTop w:val="0"/>
      <w:marBottom w:val="0"/>
      <w:divBdr>
        <w:top w:val="none" w:sz="0" w:space="0" w:color="auto"/>
        <w:left w:val="none" w:sz="0" w:space="0" w:color="auto"/>
        <w:bottom w:val="none" w:sz="0" w:space="0" w:color="auto"/>
        <w:right w:val="none" w:sz="0" w:space="0" w:color="auto"/>
      </w:divBdr>
    </w:div>
    <w:div w:id="1017077886">
      <w:marLeft w:val="0"/>
      <w:marRight w:val="0"/>
      <w:marTop w:val="0"/>
      <w:marBottom w:val="0"/>
      <w:divBdr>
        <w:top w:val="none" w:sz="0" w:space="0" w:color="auto"/>
        <w:left w:val="none" w:sz="0" w:space="0" w:color="auto"/>
        <w:bottom w:val="none" w:sz="0" w:space="0" w:color="auto"/>
        <w:right w:val="none" w:sz="0" w:space="0" w:color="auto"/>
      </w:divBdr>
    </w:div>
    <w:div w:id="1017123845">
      <w:marLeft w:val="0"/>
      <w:marRight w:val="0"/>
      <w:marTop w:val="0"/>
      <w:marBottom w:val="0"/>
      <w:divBdr>
        <w:top w:val="none" w:sz="0" w:space="0" w:color="auto"/>
        <w:left w:val="none" w:sz="0" w:space="0" w:color="auto"/>
        <w:bottom w:val="none" w:sz="0" w:space="0" w:color="auto"/>
        <w:right w:val="none" w:sz="0" w:space="0" w:color="auto"/>
      </w:divBdr>
    </w:div>
    <w:div w:id="1017390735">
      <w:marLeft w:val="0"/>
      <w:marRight w:val="0"/>
      <w:marTop w:val="0"/>
      <w:marBottom w:val="0"/>
      <w:divBdr>
        <w:top w:val="none" w:sz="0" w:space="0" w:color="auto"/>
        <w:left w:val="none" w:sz="0" w:space="0" w:color="auto"/>
        <w:bottom w:val="none" w:sz="0" w:space="0" w:color="auto"/>
        <w:right w:val="none" w:sz="0" w:space="0" w:color="auto"/>
      </w:divBdr>
    </w:div>
    <w:div w:id="1017392354">
      <w:marLeft w:val="0"/>
      <w:marRight w:val="0"/>
      <w:marTop w:val="0"/>
      <w:marBottom w:val="0"/>
      <w:divBdr>
        <w:top w:val="none" w:sz="0" w:space="0" w:color="auto"/>
        <w:left w:val="none" w:sz="0" w:space="0" w:color="auto"/>
        <w:bottom w:val="none" w:sz="0" w:space="0" w:color="auto"/>
        <w:right w:val="none" w:sz="0" w:space="0" w:color="auto"/>
      </w:divBdr>
    </w:div>
    <w:div w:id="1017542976">
      <w:marLeft w:val="0"/>
      <w:marRight w:val="0"/>
      <w:marTop w:val="0"/>
      <w:marBottom w:val="0"/>
      <w:divBdr>
        <w:top w:val="none" w:sz="0" w:space="0" w:color="auto"/>
        <w:left w:val="none" w:sz="0" w:space="0" w:color="auto"/>
        <w:bottom w:val="none" w:sz="0" w:space="0" w:color="auto"/>
        <w:right w:val="none" w:sz="0" w:space="0" w:color="auto"/>
      </w:divBdr>
    </w:div>
    <w:div w:id="1017579664">
      <w:marLeft w:val="0"/>
      <w:marRight w:val="0"/>
      <w:marTop w:val="0"/>
      <w:marBottom w:val="0"/>
      <w:divBdr>
        <w:top w:val="none" w:sz="0" w:space="0" w:color="auto"/>
        <w:left w:val="none" w:sz="0" w:space="0" w:color="auto"/>
        <w:bottom w:val="none" w:sz="0" w:space="0" w:color="auto"/>
        <w:right w:val="none" w:sz="0" w:space="0" w:color="auto"/>
      </w:divBdr>
    </w:div>
    <w:div w:id="1017652838">
      <w:marLeft w:val="0"/>
      <w:marRight w:val="0"/>
      <w:marTop w:val="0"/>
      <w:marBottom w:val="0"/>
      <w:divBdr>
        <w:top w:val="none" w:sz="0" w:space="0" w:color="auto"/>
        <w:left w:val="none" w:sz="0" w:space="0" w:color="auto"/>
        <w:bottom w:val="none" w:sz="0" w:space="0" w:color="auto"/>
        <w:right w:val="none" w:sz="0" w:space="0" w:color="auto"/>
      </w:divBdr>
    </w:div>
    <w:div w:id="1017654550">
      <w:marLeft w:val="0"/>
      <w:marRight w:val="0"/>
      <w:marTop w:val="0"/>
      <w:marBottom w:val="0"/>
      <w:divBdr>
        <w:top w:val="none" w:sz="0" w:space="0" w:color="auto"/>
        <w:left w:val="none" w:sz="0" w:space="0" w:color="auto"/>
        <w:bottom w:val="none" w:sz="0" w:space="0" w:color="auto"/>
        <w:right w:val="none" w:sz="0" w:space="0" w:color="auto"/>
      </w:divBdr>
    </w:div>
    <w:div w:id="1017657766">
      <w:marLeft w:val="0"/>
      <w:marRight w:val="0"/>
      <w:marTop w:val="0"/>
      <w:marBottom w:val="0"/>
      <w:divBdr>
        <w:top w:val="none" w:sz="0" w:space="0" w:color="auto"/>
        <w:left w:val="none" w:sz="0" w:space="0" w:color="auto"/>
        <w:bottom w:val="none" w:sz="0" w:space="0" w:color="auto"/>
        <w:right w:val="none" w:sz="0" w:space="0" w:color="auto"/>
      </w:divBdr>
    </w:div>
    <w:div w:id="1017658165">
      <w:marLeft w:val="0"/>
      <w:marRight w:val="0"/>
      <w:marTop w:val="0"/>
      <w:marBottom w:val="0"/>
      <w:divBdr>
        <w:top w:val="none" w:sz="0" w:space="0" w:color="auto"/>
        <w:left w:val="none" w:sz="0" w:space="0" w:color="auto"/>
        <w:bottom w:val="none" w:sz="0" w:space="0" w:color="auto"/>
        <w:right w:val="none" w:sz="0" w:space="0" w:color="auto"/>
      </w:divBdr>
    </w:div>
    <w:div w:id="1017661987">
      <w:marLeft w:val="0"/>
      <w:marRight w:val="0"/>
      <w:marTop w:val="0"/>
      <w:marBottom w:val="0"/>
      <w:divBdr>
        <w:top w:val="none" w:sz="0" w:space="0" w:color="auto"/>
        <w:left w:val="none" w:sz="0" w:space="0" w:color="auto"/>
        <w:bottom w:val="none" w:sz="0" w:space="0" w:color="auto"/>
        <w:right w:val="none" w:sz="0" w:space="0" w:color="auto"/>
      </w:divBdr>
    </w:div>
    <w:div w:id="1017729914">
      <w:marLeft w:val="0"/>
      <w:marRight w:val="0"/>
      <w:marTop w:val="0"/>
      <w:marBottom w:val="0"/>
      <w:divBdr>
        <w:top w:val="none" w:sz="0" w:space="0" w:color="auto"/>
        <w:left w:val="none" w:sz="0" w:space="0" w:color="auto"/>
        <w:bottom w:val="none" w:sz="0" w:space="0" w:color="auto"/>
        <w:right w:val="none" w:sz="0" w:space="0" w:color="auto"/>
      </w:divBdr>
    </w:div>
    <w:div w:id="1017735103">
      <w:bodyDiv w:val="1"/>
      <w:marLeft w:val="0"/>
      <w:marRight w:val="0"/>
      <w:marTop w:val="0"/>
      <w:marBottom w:val="0"/>
      <w:divBdr>
        <w:top w:val="none" w:sz="0" w:space="0" w:color="auto"/>
        <w:left w:val="none" w:sz="0" w:space="0" w:color="auto"/>
        <w:bottom w:val="none" w:sz="0" w:space="0" w:color="auto"/>
        <w:right w:val="none" w:sz="0" w:space="0" w:color="auto"/>
      </w:divBdr>
    </w:div>
    <w:div w:id="1017737271">
      <w:marLeft w:val="0"/>
      <w:marRight w:val="0"/>
      <w:marTop w:val="0"/>
      <w:marBottom w:val="0"/>
      <w:divBdr>
        <w:top w:val="none" w:sz="0" w:space="0" w:color="auto"/>
        <w:left w:val="none" w:sz="0" w:space="0" w:color="auto"/>
        <w:bottom w:val="none" w:sz="0" w:space="0" w:color="auto"/>
        <w:right w:val="none" w:sz="0" w:space="0" w:color="auto"/>
      </w:divBdr>
    </w:div>
    <w:div w:id="1017774320">
      <w:marLeft w:val="0"/>
      <w:marRight w:val="0"/>
      <w:marTop w:val="0"/>
      <w:marBottom w:val="0"/>
      <w:divBdr>
        <w:top w:val="none" w:sz="0" w:space="0" w:color="auto"/>
        <w:left w:val="none" w:sz="0" w:space="0" w:color="auto"/>
        <w:bottom w:val="none" w:sz="0" w:space="0" w:color="auto"/>
        <w:right w:val="none" w:sz="0" w:space="0" w:color="auto"/>
      </w:divBdr>
    </w:div>
    <w:div w:id="1017848287">
      <w:marLeft w:val="0"/>
      <w:marRight w:val="0"/>
      <w:marTop w:val="0"/>
      <w:marBottom w:val="0"/>
      <w:divBdr>
        <w:top w:val="none" w:sz="0" w:space="0" w:color="auto"/>
        <w:left w:val="none" w:sz="0" w:space="0" w:color="auto"/>
        <w:bottom w:val="none" w:sz="0" w:space="0" w:color="auto"/>
        <w:right w:val="none" w:sz="0" w:space="0" w:color="auto"/>
      </w:divBdr>
    </w:div>
    <w:div w:id="1017855426">
      <w:marLeft w:val="0"/>
      <w:marRight w:val="0"/>
      <w:marTop w:val="0"/>
      <w:marBottom w:val="0"/>
      <w:divBdr>
        <w:top w:val="none" w:sz="0" w:space="0" w:color="auto"/>
        <w:left w:val="none" w:sz="0" w:space="0" w:color="auto"/>
        <w:bottom w:val="none" w:sz="0" w:space="0" w:color="auto"/>
        <w:right w:val="none" w:sz="0" w:space="0" w:color="auto"/>
      </w:divBdr>
    </w:div>
    <w:div w:id="1018048200">
      <w:marLeft w:val="0"/>
      <w:marRight w:val="0"/>
      <w:marTop w:val="0"/>
      <w:marBottom w:val="0"/>
      <w:divBdr>
        <w:top w:val="none" w:sz="0" w:space="0" w:color="auto"/>
        <w:left w:val="none" w:sz="0" w:space="0" w:color="auto"/>
        <w:bottom w:val="none" w:sz="0" w:space="0" w:color="auto"/>
        <w:right w:val="none" w:sz="0" w:space="0" w:color="auto"/>
      </w:divBdr>
    </w:div>
    <w:div w:id="1018235499">
      <w:marLeft w:val="0"/>
      <w:marRight w:val="0"/>
      <w:marTop w:val="0"/>
      <w:marBottom w:val="0"/>
      <w:divBdr>
        <w:top w:val="none" w:sz="0" w:space="0" w:color="auto"/>
        <w:left w:val="none" w:sz="0" w:space="0" w:color="auto"/>
        <w:bottom w:val="none" w:sz="0" w:space="0" w:color="auto"/>
        <w:right w:val="none" w:sz="0" w:space="0" w:color="auto"/>
      </w:divBdr>
    </w:div>
    <w:div w:id="1018385833">
      <w:marLeft w:val="0"/>
      <w:marRight w:val="0"/>
      <w:marTop w:val="0"/>
      <w:marBottom w:val="0"/>
      <w:divBdr>
        <w:top w:val="none" w:sz="0" w:space="0" w:color="auto"/>
        <w:left w:val="none" w:sz="0" w:space="0" w:color="auto"/>
        <w:bottom w:val="none" w:sz="0" w:space="0" w:color="auto"/>
        <w:right w:val="none" w:sz="0" w:space="0" w:color="auto"/>
      </w:divBdr>
    </w:div>
    <w:div w:id="1018386573">
      <w:bodyDiv w:val="1"/>
      <w:marLeft w:val="0"/>
      <w:marRight w:val="0"/>
      <w:marTop w:val="0"/>
      <w:marBottom w:val="0"/>
      <w:divBdr>
        <w:top w:val="none" w:sz="0" w:space="0" w:color="auto"/>
        <w:left w:val="none" w:sz="0" w:space="0" w:color="auto"/>
        <w:bottom w:val="none" w:sz="0" w:space="0" w:color="auto"/>
        <w:right w:val="none" w:sz="0" w:space="0" w:color="auto"/>
      </w:divBdr>
    </w:div>
    <w:div w:id="1018388858">
      <w:marLeft w:val="0"/>
      <w:marRight w:val="0"/>
      <w:marTop w:val="0"/>
      <w:marBottom w:val="0"/>
      <w:divBdr>
        <w:top w:val="none" w:sz="0" w:space="0" w:color="auto"/>
        <w:left w:val="none" w:sz="0" w:space="0" w:color="auto"/>
        <w:bottom w:val="none" w:sz="0" w:space="0" w:color="auto"/>
        <w:right w:val="none" w:sz="0" w:space="0" w:color="auto"/>
      </w:divBdr>
    </w:div>
    <w:div w:id="1018432843">
      <w:marLeft w:val="0"/>
      <w:marRight w:val="0"/>
      <w:marTop w:val="0"/>
      <w:marBottom w:val="0"/>
      <w:divBdr>
        <w:top w:val="none" w:sz="0" w:space="0" w:color="auto"/>
        <w:left w:val="none" w:sz="0" w:space="0" w:color="auto"/>
        <w:bottom w:val="none" w:sz="0" w:space="0" w:color="auto"/>
        <w:right w:val="none" w:sz="0" w:space="0" w:color="auto"/>
      </w:divBdr>
    </w:div>
    <w:div w:id="1018503369">
      <w:marLeft w:val="0"/>
      <w:marRight w:val="0"/>
      <w:marTop w:val="0"/>
      <w:marBottom w:val="0"/>
      <w:divBdr>
        <w:top w:val="none" w:sz="0" w:space="0" w:color="auto"/>
        <w:left w:val="none" w:sz="0" w:space="0" w:color="auto"/>
        <w:bottom w:val="none" w:sz="0" w:space="0" w:color="auto"/>
        <w:right w:val="none" w:sz="0" w:space="0" w:color="auto"/>
      </w:divBdr>
    </w:div>
    <w:div w:id="1018509879">
      <w:marLeft w:val="0"/>
      <w:marRight w:val="0"/>
      <w:marTop w:val="0"/>
      <w:marBottom w:val="0"/>
      <w:divBdr>
        <w:top w:val="none" w:sz="0" w:space="0" w:color="auto"/>
        <w:left w:val="none" w:sz="0" w:space="0" w:color="auto"/>
        <w:bottom w:val="none" w:sz="0" w:space="0" w:color="auto"/>
        <w:right w:val="none" w:sz="0" w:space="0" w:color="auto"/>
      </w:divBdr>
    </w:div>
    <w:div w:id="1018628921">
      <w:marLeft w:val="0"/>
      <w:marRight w:val="0"/>
      <w:marTop w:val="0"/>
      <w:marBottom w:val="0"/>
      <w:divBdr>
        <w:top w:val="none" w:sz="0" w:space="0" w:color="auto"/>
        <w:left w:val="none" w:sz="0" w:space="0" w:color="auto"/>
        <w:bottom w:val="none" w:sz="0" w:space="0" w:color="auto"/>
        <w:right w:val="none" w:sz="0" w:space="0" w:color="auto"/>
      </w:divBdr>
    </w:div>
    <w:div w:id="1018655289">
      <w:marLeft w:val="0"/>
      <w:marRight w:val="0"/>
      <w:marTop w:val="0"/>
      <w:marBottom w:val="0"/>
      <w:divBdr>
        <w:top w:val="none" w:sz="0" w:space="0" w:color="auto"/>
        <w:left w:val="none" w:sz="0" w:space="0" w:color="auto"/>
        <w:bottom w:val="none" w:sz="0" w:space="0" w:color="auto"/>
        <w:right w:val="none" w:sz="0" w:space="0" w:color="auto"/>
      </w:divBdr>
    </w:div>
    <w:div w:id="1018774435">
      <w:marLeft w:val="0"/>
      <w:marRight w:val="0"/>
      <w:marTop w:val="0"/>
      <w:marBottom w:val="0"/>
      <w:divBdr>
        <w:top w:val="none" w:sz="0" w:space="0" w:color="auto"/>
        <w:left w:val="none" w:sz="0" w:space="0" w:color="auto"/>
        <w:bottom w:val="none" w:sz="0" w:space="0" w:color="auto"/>
        <w:right w:val="none" w:sz="0" w:space="0" w:color="auto"/>
      </w:divBdr>
    </w:div>
    <w:div w:id="1018774568">
      <w:marLeft w:val="0"/>
      <w:marRight w:val="0"/>
      <w:marTop w:val="0"/>
      <w:marBottom w:val="0"/>
      <w:divBdr>
        <w:top w:val="none" w:sz="0" w:space="0" w:color="auto"/>
        <w:left w:val="none" w:sz="0" w:space="0" w:color="auto"/>
        <w:bottom w:val="none" w:sz="0" w:space="0" w:color="auto"/>
        <w:right w:val="none" w:sz="0" w:space="0" w:color="auto"/>
      </w:divBdr>
    </w:div>
    <w:div w:id="1018778582">
      <w:marLeft w:val="0"/>
      <w:marRight w:val="0"/>
      <w:marTop w:val="0"/>
      <w:marBottom w:val="0"/>
      <w:divBdr>
        <w:top w:val="none" w:sz="0" w:space="0" w:color="auto"/>
        <w:left w:val="none" w:sz="0" w:space="0" w:color="auto"/>
        <w:bottom w:val="none" w:sz="0" w:space="0" w:color="auto"/>
        <w:right w:val="none" w:sz="0" w:space="0" w:color="auto"/>
      </w:divBdr>
    </w:div>
    <w:div w:id="1018845848">
      <w:marLeft w:val="0"/>
      <w:marRight w:val="0"/>
      <w:marTop w:val="0"/>
      <w:marBottom w:val="0"/>
      <w:divBdr>
        <w:top w:val="none" w:sz="0" w:space="0" w:color="auto"/>
        <w:left w:val="none" w:sz="0" w:space="0" w:color="auto"/>
        <w:bottom w:val="none" w:sz="0" w:space="0" w:color="auto"/>
        <w:right w:val="none" w:sz="0" w:space="0" w:color="auto"/>
      </w:divBdr>
    </w:div>
    <w:div w:id="1018851363">
      <w:marLeft w:val="0"/>
      <w:marRight w:val="0"/>
      <w:marTop w:val="0"/>
      <w:marBottom w:val="0"/>
      <w:divBdr>
        <w:top w:val="none" w:sz="0" w:space="0" w:color="auto"/>
        <w:left w:val="none" w:sz="0" w:space="0" w:color="auto"/>
        <w:bottom w:val="none" w:sz="0" w:space="0" w:color="auto"/>
        <w:right w:val="none" w:sz="0" w:space="0" w:color="auto"/>
      </w:divBdr>
    </w:div>
    <w:div w:id="1018893791">
      <w:marLeft w:val="0"/>
      <w:marRight w:val="0"/>
      <w:marTop w:val="0"/>
      <w:marBottom w:val="0"/>
      <w:divBdr>
        <w:top w:val="none" w:sz="0" w:space="0" w:color="auto"/>
        <w:left w:val="none" w:sz="0" w:space="0" w:color="auto"/>
        <w:bottom w:val="none" w:sz="0" w:space="0" w:color="auto"/>
        <w:right w:val="none" w:sz="0" w:space="0" w:color="auto"/>
      </w:divBdr>
    </w:div>
    <w:div w:id="1018965607">
      <w:marLeft w:val="0"/>
      <w:marRight w:val="0"/>
      <w:marTop w:val="0"/>
      <w:marBottom w:val="0"/>
      <w:divBdr>
        <w:top w:val="none" w:sz="0" w:space="0" w:color="auto"/>
        <w:left w:val="none" w:sz="0" w:space="0" w:color="auto"/>
        <w:bottom w:val="none" w:sz="0" w:space="0" w:color="auto"/>
        <w:right w:val="none" w:sz="0" w:space="0" w:color="auto"/>
      </w:divBdr>
    </w:div>
    <w:div w:id="1019085415">
      <w:marLeft w:val="0"/>
      <w:marRight w:val="0"/>
      <w:marTop w:val="0"/>
      <w:marBottom w:val="0"/>
      <w:divBdr>
        <w:top w:val="none" w:sz="0" w:space="0" w:color="auto"/>
        <w:left w:val="none" w:sz="0" w:space="0" w:color="auto"/>
        <w:bottom w:val="none" w:sz="0" w:space="0" w:color="auto"/>
        <w:right w:val="none" w:sz="0" w:space="0" w:color="auto"/>
      </w:divBdr>
    </w:div>
    <w:div w:id="1019350954">
      <w:marLeft w:val="0"/>
      <w:marRight w:val="0"/>
      <w:marTop w:val="0"/>
      <w:marBottom w:val="0"/>
      <w:divBdr>
        <w:top w:val="none" w:sz="0" w:space="0" w:color="auto"/>
        <w:left w:val="none" w:sz="0" w:space="0" w:color="auto"/>
        <w:bottom w:val="none" w:sz="0" w:space="0" w:color="auto"/>
        <w:right w:val="none" w:sz="0" w:space="0" w:color="auto"/>
      </w:divBdr>
    </w:div>
    <w:div w:id="1019352769">
      <w:marLeft w:val="0"/>
      <w:marRight w:val="0"/>
      <w:marTop w:val="0"/>
      <w:marBottom w:val="0"/>
      <w:divBdr>
        <w:top w:val="none" w:sz="0" w:space="0" w:color="auto"/>
        <w:left w:val="none" w:sz="0" w:space="0" w:color="auto"/>
        <w:bottom w:val="none" w:sz="0" w:space="0" w:color="auto"/>
        <w:right w:val="none" w:sz="0" w:space="0" w:color="auto"/>
      </w:divBdr>
    </w:div>
    <w:div w:id="1019425699">
      <w:marLeft w:val="0"/>
      <w:marRight w:val="0"/>
      <w:marTop w:val="0"/>
      <w:marBottom w:val="0"/>
      <w:divBdr>
        <w:top w:val="none" w:sz="0" w:space="0" w:color="auto"/>
        <w:left w:val="none" w:sz="0" w:space="0" w:color="auto"/>
        <w:bottom w:val="none" w:sz="0" w:space="0" w:color="auto"/>
        <w:right w:val="none" w:sz="0" w:space="0" w:color="auto"/>
      </w:divBdr>
    </w:div>
    <w:div w:id="1019552893">
      <w:marLeft w:val="0"/>
      <w:marRight w:val="0"/>
      <w:marTop w:val="0"/>
      <w:marBottom w:val="0"/>
      <w:divBdr>
        <w:top w:val="none" w:sz="0" w:space="0" w:color="auto"/>
        <w:left w:val="none" w:sz="0" w:space="0" w:color="auto"/>
        <w:bottom w:val="none" w:sz="0" w:space="0" w:color="auto"/>
        <w:right w:val="none" w:sz="0" w:space="0" w:color="auto"/>
      </w:divBdr>
    </w:div>
    <w:div w:id="1019618869">
      <w:marLeft w:val="0"/>
      <w:marRight w:val="0"/>
      <w:marTop w:val="0"/>
      <w:marBottom w:val="0"/>
      <w:divBdr>
        <w:top w:val="none" w:sz="0" w:space="0" w:color="auto"/>
        <w:left w:val="none" w:sz="0" w:space="0" w:color="auto"/>
        <w:bottom w:val="none" w:sz="0" w:space="0" w:color="auto"/>
        <w:right w:val="none" w:sz="0" w:space="0" w:color="auto"/>
      </w:divBdr>
    </w:div>
    <w:div w:id="1019622301">
      <w:marLeft w:val="0"/>
      <w:marRight w:val="0"/>
      <w:marTop w:val="0"/>
      <w:marBottom w:val="0"/>
      <w:divBdr>
        <w:top w:val="none" w:sz="0" w:space="0" w:color="auto"/>
        <w:left w:val="none" w:sz="0" w:space="0" w:color="auto"/>
        <w:bottom w:val="none" w:sz="0" w:space="0" w:color="auto"/>
        <w:right w:val="none" w:sz="0" w:space="0" w:color="auto"/>
      </w:divBdr>
    </w:div>
    <w:div w:id="1019624533">
      <w:marLeft w:val="0"/>
      <w:marRight w:val="0"/>
      <w:marTop w:val="0"/>
      <w:marBottom w:val="0"/>
      <w:divBdr>
        <w:top w:val="none" w:sz="0" w:space="0" w:color="auto"/>
        <w:left w:val="none" w:sz="0" w:space="0" w:color="auto"/>
        <w:bottom w:val="none" w:sz="0" w:space="0" w:color="auto"/>
        <w:right w:val="none" w:sz="0" w:space="0" w:color="auto"/>
      </w:divBdr>
    </w:div>
    <w:div w:id="1019695273">
      <w:marLeft w:val="0"/>
      <w:marRight w:val="0"/>
      <w:marTop w:val="0"/>
      <w:marBottom w:val="0"/>
      <w:divBdr>
        <w:top w:val="none" w:sz="0" w:space="0" w:color="auto"/>
        <w:left w:val="none" w:sz="0" w:space="0" w:color="auto"/>
        <w:bottom w:val="none" w:sz="0" w:space="0" w:color="auto"/>
        <w:right w:val="none" w:sz="0" w:space="0" w:color="auto"/>
      </w:divBdr>
    </w:div>
    <w:div w:id="1019696842">
      <w:marLeft w:val="0"/>
      <w:marRight w:val="0"/>
      <w:marTop w:val="0"/>
      <w:marBottom w:val="0"/>
      <w:divBdr>
        <w:top w:val="none" w:sz="0" w:space="0" w:color="auto"/>
        <w:left w:val="none" w:sz="0" w:space="0" w:color="auto"/>
        <w:bottom w:val="none" w:sz="0" w:space="0" w:color="auto"/>
        <w:right w:val="none" w:sz="0" w:space="0" w:color="auto"/>
      </w:divBdr>
    </w:div>
    <w:div w:id="1019700645">
      <w:marLeft w:val="0"/>
      <w:marRight w:val="0"/>
      <w:marTop w:val="0"/>
      <w:marBottom w:val="0"/>
      <w:divBdr>
        <w:top w:val="none" w:sz="0" w:space="0" w:color="auto"/>
        <w:left w:val="none" w:sz="0" w:space="0" w:color="auto"/>
        <w:bottom w:val="none" w:sz="0" w:space="0" w:color="auto"/>
        <w:right w:val="none" w:sz="0" w:space="0" w:color="auto"/>
      </w:divBdr>
    </w:div>
    <w:div w:id="1019817346">
      <w:marLeft w:val="0"/>
      <w:marRight w:val="0"/>
      <w:marTop w:val="0"/>
      <w:marBottom w:val="0"/>
      <w:divBdr>
        <w:top w:val="none" w:sz="0" w:space="0" w:color="auto"/>
        <w:left w:val="none" w:sz="0" w:space="0" w:color="auto"/>
        <w:bottom w:val="none" w:sz="0" w:space="0" w:color="auto"/>
        <w:right w:val="none" w:sz="0" w:space="0" w:color="auto"/>
      </w:divBdr>
    </w:div>
    <w:div w:id="1019937099">
      <w:marLeft w:val="0"/>
      <w:marRight w:val="0"/>
      <w:marTop w:val="0"/>
      <w:marBottom w:val="0"/>
      <w:divBdr>
        <w:top w:val="none" w:sz="0" w:space="0" w:color="auto"/>
        <w:left w:val="none" w:sz="0" w:space="0" w:color="auto"/>
        <w:bottom w:val="none" w:sz="0" w:space="0" w:color="auto"/>
        <w:right w:val="none" w:sz="0" w:space="0" w:color="auto"/>
      </w:divBdr>
    </w:div>
    <w:div w:id="1019963902">
      <w:marLeft w:val="0"/>
      <w:marRight w:val="0"/>
      <w:marTop w:val="0"/>
      <w:marBottom w:val="0"/>
      <w:divBdr>
        <w:top w:val="none" w:sz="0" w:space="0" w:color="auto"/>
        <w:left w:val="none" w:sz="0" w:space="0" w:color="auto"/>
        <w:bottom w:val="none" w:sz="0" w:space="0" w:color="auto"/>
        <w:right w:val="none" w:sz="0" w:space="0" w:color="auto"/>
      </w:divBdr>
    </w:div>
    <w:div w:id="1019964591">
      <w:marLeft w:val="0"/>
      <w:marRight w:val="0"/>
      <w:marTop w:val="0"/>
      <w:marBottom w:val="0"/>
      <w:divBdr>
        <w:top w:val="none" w:sz="0" w:space="0" w:color="auto"/>
        <w:left w:val="none" w:sz="0" w:space="0" w:color="auto"/>
        <w:bottom w:val="none" w:sz="0" w:space="0" w:color="auto"/>
        <w:right w:val="none" w:sz="0" w:space="0" w:color="auto"/>
      </w:divBdr>
    </w:div>
    <w:div w:id="1020005635">
      <w:marLeft w:val="0"/>
      <w:marRight w:val="0"/>
      <w:marTop w:val="0"/>
      <w:marBottom w:val="0"/>
      <w:divBdr>
        <w:top w:val="none" w:sz="0" w:space="0" w:color="auto"/>
        <w:left w:val="none" w:sz="0" w:space="0" w:color="auto"/>
        <w:bottom w:val="none" w:sz="0" w:space="0" w:color="auto"/>
        <w:right w:val="none" w:sz="0" w:space="0" w:color="auto"/>
      </w:divBdr>
    </w:div>
    <w:div w:id="1020009125">
      <w:marLeft w:val="0"/>
      <w:marRight w:val="0"/>
      <w:marTop w:val="0"/>
      <w:marBottom w:val="0"/>
      <w:divBdr>
        <w:top w:val="none" w:sz="0" w:space="0" w:color="auto"/>
        <w:left w:val="none" w:sz="0" w:space="0" w:color="auto"/>
        <w:bottom w:val="none" w:sz="0" w:space="0" w:color="auto"/>
        <w:right w:val="none" w:sz="0" w:space="0" w:color="auto"/>
      </w:divBdr>
    </w:div>
    <w:div w:id="1020157612">
      <w:marLeft w:val="0"/>
      <w:marRight w:val="0"/>
      <w:marTop w:val="0"/>
      <w:marBottom w:val="0"/>
      <w:divBdr>
        <w:top w:val="none" w:sz="0" w:space="0" w:color="auto"/>
        <w:left w:val="none" w:sz="0" w:space="0" w:color="auto"/>
        <w:bottom w:val="none" w:sz="0" w:space="0" w:color="auto"/>
        <w:right w:val="none" w:sz="0" w:space="0" w:color="auto"/>
      </w:divBdr>
    </w:div>
    <w:div w:id="1020202872">
      <w:marLeft w:val="0"/>
      <w:marRight w:val="0"/>
      <w:marTop w:val="0"/>
      <w:marBottom w:val="0"/>
      <w:divBdr>
        <w:top w:val="none" w:sz="0" w:space="0" w:color="auto"/>
        <w:left w:val="none" w:sz="0" w:space="0" w:color="auto"/>
        <w:bottom w:val="none" w:sz="0" w:space="0" w:color="auto"/>
        <w:right w:val="none" w:sz="0" w:space="0" w:color="auto"/>
      </w:divBdr>
    </w:div>
    <w:div w:id="1020208080">
      <w:marLeft w:val="0"/>
      <w:marRight w:val="0"/>
      <w:marTop w:val="0"/>
      <w:marBottom w:val="0"/>
      <w:divBdr>
        <w:top w:val="none" w:sz="0" w:space="0" w:color="auto"/>
        <w:left w:val="none" w:sz="0" w:space="0" w:color="auto"/>
        <w:bottom w:val="none" w:sz="0" w:space="0" w:color="auto"/>
        <w:right w:val="none" w:sz="0" w:space="0" w:color="auto"/>
      </w:divBdr>
    </w:div>
    <w:div w:id="1020425429">
      <w:marLeft w:val="0"/>
      <w:marRight w:val="0"/>
      <w:marTop w:val="0"/>
      <w:marBottom w:val="0"/>
      <w:divBdr>
        <w:top w:val="none" w:sz="0" w:space="0" w:color="auto"/>
        <w:left w:val="none" w:sz="0" w:space="0" w:color="auto"/>
        <w:bottom w:val="none" w:sz="0" w:space="0" w:color="auto"/>
        <w:right w:val="none" w:sz="0" w:space="0" w:color="auto"/>
      </w:divBdr>
    </w:div>
    <w:div w:id="1020470044">
      <w:marLeft w:val="0"/>
      <w:marRight w:val="0"/>
      <w:marTop w:val="0"/>
      <w:marBottom w:val="0"/>
      <w:divBdr>
        <w:top w:val="none" w:sz="0" w:space="0" w:color="auto"/>
        <w:left w:val="none" w:sz="0" w:space="0" w:color="auto"/>
        <w:bottom w:val="none" w:sz="0" w:space="0" w:color="auto"/>
        <w:right w:val="none" w:sz="0" w:space="0" w:color="auto"/>
      </w:divBdr>
    </w:div>
    <w:div w:id="1020474491">
      <w:marLeft w:val="0"/>
      <w:marRight w:val="0"/>
      <w:marTop w:val="0"/>
      <w:marBottom w:val="0"/>
      <w:divBdr>
        <w:top w:val="none" w:sz="0" w:space="0" w:color="auto"/>
        <w:left w:val="none" w:sz="0" w:space="0" w:color="auto"/>
        <w:bottom w:val="none" w:sz="0" w:space="0" w:color="auto"/>
        <w:right w:val="none" w:sz="0" w:space="0" w:color="auto"/>
      </w:divBdr>
    </w:div>
    <w:div w:id="1020475706">
      <w:bodyDiv w:val="1"/>
      <w:marLeft w:val="0"/>
      <w:marRight w:val="0"/>
      <w:marTop w:val="0"/>
      <w:marBottom w:val="0"/>
      <w:divBdr>
        <w:top w:val="none" w:sz="0" w:space="0" w:color="auto"/>
        <w:left w:val="none" w:sz="0" w:space="0" w:color="auto"/>
        <w:bottom w:val="none" w:sz="0" w:space="0" w:color="auto"/>
        <w:right w:val="none" w:sz="0" w:space="0" w:color="auto"/>
      </w:divBdr>
    </w:div>
    <w:div w:id="1020476576">
      <w:marLeft w:val="0"/>
      <w:marRight w:val="0"/>
      <w:marTop w:val="0"/>
      <w:marBottom w:val="0"/>
      <w:divBdr>
        <w:top w:val="none" w:sz="0" w:space="0" w:color="auto"/>
        <w:left w:val="none" w:sz="0" w:space="0" w:color="auto"/>
        <w:bottom w:val="none" w:sz="0" w:space="0" w:color="auto"/>
        <w:right w:val="none" w:sz="0" w:space="0" w:color="auto"/>
      </w:divBdr>
    </w:div>
    <w:div w:id="1020542882">
      <w:marLeft w:val="0"/>
      <w:marRight w:val="0"/>
      <w:marTop w:val="0"/>
      <w:marBottom w:val="0"/>
      <w:divBdr>
        <w:top w:val="none" w:sz="0" w:space="0" w:color="auto"/>
        <w:left w:val="none" w:sz="0" w:space="0" w:color="auto"/>
        <w:bottom w:val="none" w:sz="0" w:space="0" w:color="auto"/>
        <w:right w:val="none" w:sz="0" w:space="0" w:color="auto"/>
      </w:divBdr>
    </w:div>
    <w:div w:id="1020543385">
      <w:marLeft w:val="0"/>
      <w:marRight w:val="0"/>
      <w:marTop w:val="0"/>
      <w:marBottom w:val="0"/>
      <w:divBdr>
        <w:top w:val="none" w:sz="0" w:space="0" w:color="auto"/>
        <w:left w:val="none" w:sz="0" w:space="0" w:color="auto"/>
        <w:bottom w:val="none" w:sz="0" w:space="0" w:color="auto"/>
        <w:right w:val="none" w:sz="0" w:space="0" w:color="auto"/>
      </w:divBdr>
    </w:div>
    <w:div w:id="1020547962">
      <w:bodyDiv w:val="1"/>
      <w:marLeft w:val="0"/>
      <w:marRight w:val="0"/>
      <w:marTop w:val="0"/>
      <w:marBottom w:val="0"/>
      <w:divBdr>
        <w:top w:val="none" w:sz="0" w:space="0" w:color="auto"/>
        <w:left w:val="none" w:sz="0" w:space="0" w:color="auto"/>
        <w:bottom w:val="none" w:sz="0" w:space="0" w:color="auto"/>
        <w:right w:val="none" w:sz="0" w:space="0" w:color="auto"/>
      </w:divBdr>
    </w:div>
    <w:div w:id="1020548918">
      <w:marLeft w:val="0"/>
      <w:marRight w:val="0"/>
      <w:marTop w:val="0"/>
      <w:marBottom w:val="0"/>
      <w:divBdr>
        <w:top w:val="none" w:sz="0" w:space="0" w:color="auto"/>
        <w:left w:val="none" w:sz="0" w:space="0" w:color="auto"/>
        <w:bottom w:val="none" w:sz="0" w:space="0" w:color="auto"/>
        <w:right w:val="none" w:sz="0" w:space="0" w:color="auto"/>
      </w:divBdr>
    </w:div>
    <w:div w:id="1020593598">
      <w:marLeft w:val="0"/>
      <w:marRight w:val="0"/>
      <w:marTop w:val="0"/>
      <w:marBottom w:val="0"/>
      <w:divBdr>
        <w:top w:val="none" w:sz="0" w:space="0" w:color="auto"/>
        <w:left w:val="none" w:sz="0" w:space="0" w:color="auto"/>
        <w:bottom w:val="none" w:sz="0" w:space="0" w:color="auto"/>
        <w:right w:val="none" w:sz="0" w:space="0" w:color="auto"/>
      </w:divBdr>
    </w:div>
    <w:div w:id="1020594696">
      <w:marLeft w:val="0"/>
      <w:marRight w:val="0"/>
      <w:marTop w:val="0"/>
      <w:marBottom w:val="0"/>
      <w:divBdr>
        <w:top w:val="none" w:sz="0" w:space="0" w:color="auto"/>
        <w:left w:val="none" w:sz="0" w:space="0" w:color="auto"/>
        <w:bottom w:val="none" w:sz="0" w:space="0" w:color="auto"/>
        <w:right w:val="none" w:sz="0" w:space="0" w:color="auto"/>
      </w:divBdr>
    </w:div>
    <w:div w:id="1020621027">
      <w:marLeft w:val="0"/>
      <w:marRight w:val="0"/>
      <w:marTop w:val="0"/>
      <w:marBottom w:val="0"/>
      <w:divBdr>
        <w:top w:val="none" w:sz="0" w:space="0" w:color="auto"/>
        <w:left w:val="none" w:sz="0" w:space="0" w:color="auto"/>
        <w:bottom w:val="none" w:sz="0" w:space="0" w:color="auto"/>
        <w:right w:val="none" w:sz="0" w:space="0" w:color="auto"/>
      </w:divBdr>
    </w:div>
    <w:div w:id="1020667607">
      <w:marLeft w:val="0"/>
      <w:marRight w:val="0"/>
      <w:marTop w:val="0"/>
      <w:marBottom w:val="0"/>
      <w:divBdr>
        <w:top w:val="none" w:sz="0" w:space="0" w:color="auto"/>
        <w:left w:val="none" w:sz="0" w:space="0" w:color="auto"/>
        <w:bottom w:val="none" w:sz="0" w:space="0" w:color="auto"/>
        <w:right w:val="none" w:sz="0" w:space="0" w:color="auto"/>
      </w:divBdr>
    </w:div>
    <w:div w:id="1020740429">
      <w:marLeft w:val="0"/>
      <w:marRight w:val="0"/>
      <w:marTop w:val="0"/>
      <w:marBottom w:val="0"/>
      <w:divBdr>
        <w:top w:val="none" w:sz="0" w:space="0" w:color="auto"/>
        <w:left w:val="none" w:sz="0" w:space="0" w:color="auto"/>
        <w:bottom w:val="none" w:sz="0" w:space="0" w:color="auto"/>
        <w:right w:val="none" w:sz="0" w:space="0" w:color="auto"/>
      </w:divBdr>
    </w:div>
    <w:div w:id="1020818523">
      <w:marLeft w:val="0"/>
      <w:marRight w:val="0"/>
      <w:marTop w:val="0"/>
      <w:marBottom w:val="0"/>
      <w:divBdr>
        <w:top w:val="none" w:sz="0" w:space="0" w:color="auto"/>
        <w:left w:val="none" w:sz="0" w:space="0" w:color="auto"/>
        <w:bottom w:val="none" w:sz="0" w:space="0" w:color="auto"/>
        <w:right w:val="none" w:sz="0" w:space="0" w:color="auto"/>
      </w:divBdr>
    </w:div>
    <w:div w:id="1020855891">
      <w:marLeft w:val="0"/>
      <w:marRight w:val="0"/>
      <w:marTop w:val="0"/>
      <w:marBottom w:val="0"/>
      <w:divBdr>
        <w:top w:val="none" w:sz="0" w:space="0" w:color="auto"/>
        <w:left w:val="none" w:sz="0" w:space="0" w:color="auto"/>
        <w:bottom w:val="none" w:sz="0" w:space="0" w:color="auto"/>
        <w:right w:val="none" w:sz="0" w:space="0" w:color="auto"/>
      </w:divBdr>
    </w:div>
    <w:div w:id="1020857380">
      <w:marLeft w:val="0"/>
      <w:marRight w:val="0"/>
      <w:marTop w:val="0"/>
      <w:marBottom w:val="0"/>
      <w:divBdr>
        <w:top w:val="none" w:sz="0" w:space="0" w:color="auto"/>
        <w:left w:val="none" w:sz="0" w:space="0" w:color="auto"/>
        <w:bottom w:val="none" w:sz="0" w:space="0" w:color="auto"/>
        <w:right w:val="none" w:sz="0" w:space="0" w:color="auto"/>
      </w:divBdr>
    </w:div>
    <w:div w:id="1020861251">
      <w:marLeft w:val="0"/>
      <w:marRight w:val="0"/>
      <w:marTop w:val="0"/>
      <w:marBottom w:val="0"/>
      <w:divBdr>
        <w:top w:val="none" w:sz="0" w:space="0" w:color="auto"/>
        <w:left w:val="none" w:sz="0" w:space="0" w:color="auto"/>
        <w:bottom w:val="none" w:sz="0" w:space="0" w:color="auto"/>
        <w:right w:val="none" w:sz="0" w:space="0" w:color="auto"/>
      </w:divBdr>
    </w:div>
    <w:div w:id="1021006346">
      <w:marLeft w:val="0"/>
      <w:marRight w:val="0"/>
      <w:marTop w:val="0"/>
      <w:marBottom w:val="0"/>
      <w:divBdr>
        <w:top w:val="none" w:sz="0" w:space="0" w:color="auto"/>
        <w:left w:val="none" w:sz="0" w:space="0" w:color="auto"/>
        <w:bottom w:val="none" w:sz="0" w:space="0" w:color="auto"/>
        <w:right w:val="none" w:sz="0" w:space="0" w:color="auto"/>
      </w:divBdr>
    </w:div>
    <w:div w:id="1021008846">
      <w:marLeft w:val="0"/>
      <w:marRight w:val="0"/>
      <w:marTop w:val="0"/>
      <w:marBottom w:val="0"/>
      <w:divBdr>
        <w:top w:val="none" w:sz="0" w:space="0" w:color="auto"/>
        <w:left w:val="none" w:sz="0" w:space="0" w:color="auto"/>
        <w:bottom w:val="none" w:sz="0" w:space="0" w:color="auto"/>
        <w:right w:val="none" w:sz="0" w:space="0" w:color="auto"/>
      </w:divBdr>
    </w:div>
    <w:div w:id="1021010688">
      <w:marLeft w:val="0"/>
      <w:marRight w:val="0"/>
      <w:marTop w:val="0"/>
      <w:marBottom w:val="0"/>
      <w:divBdr>
        <w:top w:val="none" w:sz="0" w:space="0" w:color="auto"/>
        <w:left w:val="none" w:sz="0" w:space="0" w:color="auto"/>
        <w:bottom w:val="none" w:sz="0" w:space="0" w:color="auto"/>
        <w:right w:val="none" w:sz="0" w:space="0" w:color="auto"/>
      </w:divBdr>
    </w:div>
    <w:div w:id="1021052188">
      <w:marLeft w:val="0"/>
      <w:marRight w:val="0"/>
      <w:marTop w:val="0"/>
      <w:marBottom w:val="0"/>
      <w:divBdr>
        <w:top w:val="none" w:sz="0" w:space="0" w:color="auto"/>
        <w:left w:val="none" w:sz="0" w:space="0" w:color="auto"/>
        <w:bottom w:val="none" w:sz="0" w:space="0" w:color="auto"/>
        <w:right w:val="none" w:sz="0" w:space="0" w:color="auto"/>
      </w:divBdr>
    </w:div>
    <w:div w:id="1021201620">
      <w:marLeft w:val="0"/>
      <w:marRight w:val="0"/>
      <w:marTop w:val="0"/>
      <w:marBottom w:val="0"/>
      <w:divBdr>
        <w:top w:val="none" w:sz="0" w:space="0" w:color="auto"/>
        <w:left w:val="none" w:sz="0" w:space="0" w:color="auto"/>
        <w:bottom w:val="none" w:sz="0" w:space="0" w:color="auto"/>
        <w:right w:val="none" w:sz="0" w:space="0" w:color="auto"/>
      </w:divBdr>
    </w:div>
    <w:div w:id="1021206113">
      <w:marLeft w:val="0"/>
      <w:marRight w:val="0"/>
      <w:marTop w:val="0"/>
      <w:marBottom w:val="0"/>
      <w:divBdr>
        <w:top w:val="none" w:sz="0" w:space="0" w:color="auto"/>
        <w:left w:val="none" w:sz="0" w:space="0" w:color="auto"/>
        <w:bottom w:val="none" w:sz="0" w:space="0" w:color="auto"/>
        <w:right w:val="none" w:sz="0" w:space="0" w:color="auto"/>
      </w:divBdr>
    </w:div>
    <w:div w:id="1021275464">
      <w:marLeft w:val="0"/>
      <w:marRight w:val="0"/>
      <w:marTop w:val="0"/>
      <w:marBottom w:val="0"/>
      <w:divBdr>
        <w:top w:val="none" w:sz="0" w:space="0" w:color="auto"/>
        <w:left w:val="none" w:sz="0" w:space="0" w:color="auto"/>
        <w:bottom w:val="none" w:sz="0" w:space="0" w:color="auto"/>
        <w:right w:val="none" w:sz="0" w:space="0" w:color="auto"/>
      </w:divBdr>
    </w:div>
    <w:div w:id="1021277177">
      <w:marLeft w:val="0"/>
      <w:marRight w:val="0"/>
      <w:marTop w:val="0"/>
      <w:marBottom w:val="0"/>
      <w:divBdr>
        <w:top w:val="none" w:sz="0" w:space="0" w:color="auto"/>
        <w:left w:val="none" w:sz="0" w:space="0" w:color="auto"/>
        <w:bottom w:val="none" w:sz="0" w:space="0" w:color="auto"/>
        <w:right w:val="none" w:sz="0" w:space="0" w:color="auto"/>
      </w:divBdr>
    </w:div>
    <w:div w:id="1021279570">
      <w:marLeft w:val="0"/>
      <w:marRight w:val="0"/>
      <w:marTop w:val="0"/>
      <w:marBottom w:val="0"/>
      <w:divBdr>
        <w:top w:val="none" w:sz="0" w:space="0" w:color="auto"/>
        <w:left w:val="none" w:sz="0" w:space="0" w:color="auto"/>
        <w:bottom w:val="none" w:sz="0" w:space="0" w:color="auto"/>
        <w:right w:val="none" w:sz="0" w:space="0" w:color="auto"/>
      </w:divBdr>
    </w:div>
    <w:div w:id="1021318887">
      <w:marLeft w:val="0"/>
      <w:marRight w:val="0"/>
      <w:marTop w:val="0"/>
      <w:marBottom w:val="0"/>
      <w:divBdr>
        <w:top w:val="none" w:sz="0" w:space="0" w:color="auto"/>
        <w:left w:val="none" w:sz="0" w:space="0" w:color="auto"/>
        <w:bottom w:val="none" w:sz="0" w:space="0" w:color="auto"/>
        <w:right w:val="none" w:sz="0" w:space="0" w:color="auto"/>
      </w:divBdr>
    </w:div>
    <w:div w:id="1021322043">
      <w:marLeft w:val="0"/>
      <w:marRight w:val="0"/>
      <w:marTop w:val="0"/>
      <w:marBottom w:val="0"/>
      <w:divBdr>
        <w:top w:val="none" w:sz="0" w:space="0" w:color="auto"/>
        <w:left w:val="none" w:sz="0" w:space="0" w:color="auto"/>
        <w:bottom w:val="none" w:sz="0" w:space="0" w:color="auto"/>
        <w:right w:val="none" w:sz="0" w:space="0" w:color="auto"/>
      </w:divBdr>
    </w:div>
    <w:div w:id="1021391232">
      <w:marLeft w:val="0"/>
      <w:marRight w:val="0"/>
      <w:marTop w:val="0"/>
      <w:marBottom w:val="0"/>
      <w:divBdr>
        <w:top w:val="none" w:sz="0" w:space="0" w:color="auto"/>
        <w:left w:val="none" w:sz="0" w:space="0" w:color="auto"/>
        <w:bottom w:val="none" w:sz="0" w:space="0" w:color="auto"/>
        <w:right w:val="none" w:sz="0" w:space="0" w:color="auto"/>
      </w:divBdr>
    </w:div>
    <w:div w:id="1021393498">
      <w:marLeft w:val="0"/>
      <w:marRight w:val="0"/>
      <w:marTop w:val="0"/>
      <w:marBottom w:val="0"/>
      <w:divBdr>
        <w:top w:val="none" w:sz="0" w:space="0" w:color="auto"/>
        <w:left w:val="none" w:sz="0" w:space="0" w:color="auto"/>
        <w:bottom w:val="none" w:sz="0" w:space="0" w:color="auto"/>
        <w:right w:val="none" w:sz="0" w:space="0" w:color="auto"/>
      </w:divBdr>
    </w:div>
    <w:div w:id="1021397060">
      <w:marLeft w:val="0"/>
      <w:marRight w:val="0"/>
      <w:marTop w:val="0"/>
      <w:marBottom w:val="0"/>
      <w:divBdr>
        <w:top w:val="none" w:sz="0" w:space="0" w:color="auto"/>
        <w:left w:val="none" w:sz="0" w:space="0" w:color="auto"/>
        <w:bottom w:val="none" w:sz="0" w:space="0" w:color="auto"/>
        <w:right w:val="none" w:sz="0" w:space="0" w:color="auto"/>
      </w:divBdr>
    </w:div>
    <w:div w:id="1021854015">
      <w:marLeft w:val="0"/>
      <w:marRight w:val="0"/>
      <w:marTop w:val="0"/>
      <w:marBottom w:val="0"/>
      <w:divBdr>
        <w:top w:val="none" w:sz="0" w:space="0" w:color="auto"/>
        <w:left w:val="none" w:sz="0" w:space="0" w:color="auto"/>
        <w:bottom w:val="none" w:sz="0" w:space="0" w:color="auto"/>
        <w:right w:val="none" w:sz="0" w:space="0" w:color="auto"/>
      </w:divBdr>
    </w:div>
    <w:div w:id="1021859161">
      <w:marLeft w:val="0"/>
      <w:marRight w:val="0"/>
      <w:marTop w:val="0"/>
      <w:marBottom w:val="0"/>
      <w:divBdr>
        <w:top w:val="none" w:sz="0" w:space="0" w:color="auto"/>
        <w:left w:val="none" w:sz="0" w:space="0" w:color="auto"/>
        <w:bottom w:val="none" w:sz="0" w:space="0" w:color="auto"/>
        <w:right w:val="none" w:sz="0" w:space="0" w:color="auto"/>
      </w:divBdr>
    </w:div>
    <w:div w:id="1021860231">
      <w:marLeft w:val="0"/>
      <w:marRight w:val="0"/>
      <w:marTop w:val="0"/>
      <w:marBottom w:val="0"/>
      <w:divBdr>
        <w:top w:val="none" w:sz="0" w:space="0" w:color="auto"/>
        <w:left w:val="none" w:sz="0" w:space="0" w:color="auto"/>
        <w:bottom w:val="none" w:sz="0" w:space="0" w:color="auto"/>
        <w:right w:val="none" w:sz="0" w:space="0" w:color="auto"/>
      </w:divBdr>
    </w:div>
    <w:div w:id="1021905056">
      <w:marLeft w:val="0"/>
      <w:marRight w:val="0"/>
      <w:marTop w:val="0"/>
      <w:marBottom w:val="0"/>
      <w:divBdr>
        <w:top w:val="none" w:sz="0" w:space="0" w:color="auto"/>
        <w:left w:val="none" w:sz="0" w:space="0" w:color="auto"/>
        <w:bottom w:val="none" w:sz="0" w:space="0" w:color="auto"/>
        <w:right w:val="none" w:sz="0" w:space="0" w:color="auto"/>
      </w:divBdr>
    </w:div>
    <w:div w:id="1021928588">
      <w:marLeft w:val="0"/>
      <w:marRight w:val="0"/>
      <w:marTop w:val="0"/>
      <w:marBottom w:val="0"/>
      <w:divBdr>
        <w:top w:val="none" w:sz="0" w:space="0" w:color="auto"/>
        <w:left w:val="none" w:sz="0" w:space="0" w:color="auto"/>
        <w:bottom w:val="none" w:sz="0" w:space="0" w:color="auto"/>
        <w:right w:val="none" w:sz="0" w:space="0" w:color="auto"/>
      </w:divBdr>
    </w:div>
    <w:div w:id="1021929374">
      <w:marLeft w:val="0"/>
      <w:marRight w:val="0"/>
      <w:marTop w:val="0"/>
      <w:marBottom w:val="0"/>
      <w:divBdr>
        <w:top w:val="none" w:sz="0" w:space="0" w:color="auto"/>
        <w:left w:val="none" w:sz="0" w:space="0" w:color="auto"/>
        <w:bottom w:val="none" w:sz="0" w:space="0" w:color="auto"/>
        <w:right w:val="none" w:sz="0" w:space="0" w:color="auto"/>
      </w:divBdr>
    </w:div>
    <w:div w:id="1021971892">
      <w:marLeft w:val="0"/>
      <w:marRight w:val="0"/>
      <w:marTop w:val="0"/>
      <w:marBottom w:val="0"/>
      <w:divBdr>
        <w:top w:val="none" w:sz="0" w:space="0" w:color="auto"/>
        <w:left w:val="none" w:sz="0" w:space="0" w:color="auto"/>
        <w:bottom w:val="none" w:sz="0" w:space="0" w:color="auto"/>
        <w:right w:val="none" w:sz="0" w:space="0" w:color="auto"/>
      </w:divBdr>
    </w:div>
    <w:div w:id="1021974734">
      <w:marLeft w:val="0"/>
      <w:marRight w:val="0"/>
      <w:marTop w:val="0"/>
      <w:marBottom w:val="0"/>
      <w:divBdr>
        <w:top w:val="none" w:sz="0" w:space="0" w:color="auto"/>
        <w:left w:val="none" w:sz="0" w:space="0" w:color="auto"/>
        <w:bottom w:val="none" w:sz="0" w:space="0" w:color="auto"/>
        <w:right w:val="none" w:sz="0" w:space="0" w:color="auto"/>
      </w:divBdr>
    </w:div>
    <w:div w:id="1022362851">
      <w:marLeft w:val="0"/>
      <w:marRight w:val="0"/>
      <w:marTop w:val="0"/>
      <w:marBottom w:val="0"/>
      <w:divBdr>
        <w:top w:val="none" w:sz="0" w:space="0" w:color="auto"/>
        <w:left w:val="none" w:sz="0" w:space="0" w:color="auto"/>
        <w:bottom w:val="none" w:sz="0" w:space="0" w:color="auto"/>
        <w:right w:val="none" w:sz="0" w:space="0" w:color="auto"/>
      </w:divBdr>
    </w:div>
    <w:div w:id="1022390820">
      <w:marLeft w:val="0"/>
      <w:marRight w:val="0"/>
      <w:marTop w:val="0"/>
      <w:marBottom w:val="0"/>
      <w:divBdr>
        <w:top w:val="none" w:sz="0" w:space="0" w:color="auto"/>
        <w:left w:val="none" w:sz="0" w:space="0" w:color="auto"/>
        <w:bottom w:val="none" w:sz="0" w:space="0" w:color="auto"/>
        <w:right w:val="none" w:sz="0" w:space="0" w:color="auto"/>
      </w:divBdr>
    </w:div>
    <w:div w:id="1022590072">
      <w:marLeft w:val="0"/>
      <w:marRight w:val="0"/>
      <w:marTop w:val="0"/>
      <w:marBottom w:val="0"/>
      <w:divBdr>
        <w:top w:val="none" w:sz="0" w:space="0" w:color="auto"/>
        <w:left w:val="none" w:sz="0" w:space="0" w:color="auto"/>
        <w:bottom w:val="none" w:sz="0" w:space="0" w:color="auto"/>
        <w:right w:val="none" w:sz="0" w:space="0" w:color="auto"/>
      </w:divBdr>
    </w:div>
    <w:div w:id="1022778184">
      <w:marLeft w:val="0"/>
      <w:marRight w:val="0"/>
      <w:marTop w:val="0"/>
      <w:marBottom w:val="0"/>
      <w:divBdr>
        <w:top w:val="none" w:sz="0" w:space="0" w:color="auto"/>
        <w:left w:val="none" w:sz="0" w:space="0" w:color="auto"/>
        <w:bottom w:val="none" w:sz="0" w:space="0" w:color="auto"/>
        <w:right w:val="none" w:sz="0" w:space="0" w:color="auto"/>
      </w:divBdr>
    </w:div>
    <w:div w:id="1022823519">
      <w:marLeft w:val="0"/>
      <w:marRight w:val="0"/>
      <w:marTop w:val="0"/>
      <w:marBottom w:val="0"/>
      <w:divBdr>
        <w:top w:val="none" w:sz="0" w:space="0" w:color="auto"/>
        <w:left w:val="none" w:sz="0" w:space="0" w:color="auto"/>
        <w:bottom w:val="none" w:sz="0" w:space="0" w:color="auto"/>
        <w:right w:val="none" w:sz="0" w:space="0" w:color="auto"/>
      </w:divBdr>
    </w:div>
    <w:div w:id="1022828725">
      <w:marLeft w:val="0"/>
      <w:marRight w:val="0"/>
      <w:marTop w:val="0"/>
      <w:marBottom w:val="0"/>
      <w:divBdr>
        <w:top w:val="none" w:sz="0" w:space="0" w:color="auto"/>
        <w:left w:val="none" w:sz="0" w:space="0" w:color="auto"/>
        <w:bottom w:val="none" w:sz="0" w:space="0" w:color="auto"/>
        <w:right w:val="none" w:sz="0" w:space="0" w:color="auto"/>
      </w:divBdr>
    </w:div>
    <w:div w:id="1022903724">
      <w:marLeft w:val="0"/>
      <w:marRight w:val="0"/>
      <w:marTop w:val="0"/>
      <w:marBottom w:val="0"/>
      <w:divBdr>
        <w:top w:val="none" w:sz="0" w:space="0" w:color="auto"/>
        <w:left w:val="none" w:sz="0" w:space="0" w:color="auto"/>
        <w:bottom w:val="none" w:sz="0" w:space="0" w:color="auto"/>
        <w:right w:val="none" w:sz="0" w:space="0" w:color="auto"/>
      </w:divBdr>
    </w:div>
    <w:div w:id="1022903941">
      <w:marLeft w:val="0"/>
      <w:marRight w:val="0"/>
      <w:marTop w:val="0"/>
      <w:marBottom w:val="0"/>
      <w:divBdr>
        <w:top w:val="none" w:sz="0" w:space="0" w:color="auto"/>
        <w:left w:val="none" w:sz="0" w:space="0" w:color="auto"/>
        <w:bottom w:val="none" w:sz="0" w:space="0" w:color="auto"/>
        <w:right w:val="none" w:sz="0" w:space="0" w:color="auto"/>
      </w:divBdr>
    </w:div>
    <w:div w:id="1022975693">
      <w:marLeft w:val="0"/>
      <w:marRight w:val="0"/>
      <w:marTop w:val="0"/>
      <w:marBottom w:val="0"/>
      <w:divBdr>
        <w:top w:val="none" w:sz="0" w:space="0" w:color="auto"/>
        <w:left w:val="none" w:sz="0" w:space="0" w:color="auto"/>
        <w:bottom w:val="none" w:sz="0" w:space="0" w:color="auto"/>
        <w:right w:val="none" w:sz="0" w:space="0" w:color="auto"/>
      </w:divBdr>
    </w:div>
    <w:div w:id="1023019847">
      <w:marLeft w:val="0"/>
      <w:marRight w:val="0"/>
      <w:marTop w:val="0"/>
      <w:marBottom w:val="0"/>
      <w:divBdr>
        <w:top w:val="none" w:sz="0" w:space="0" w:color="auto"/>
        <w:left w:val="none" w:sz="0" w:space="0" w:color="auto"/>
        <w:bottom w:val="none" w:sz="0" w:space="0" w:color="auto"/>
        <w:right w:val="none" w:sz="0" w:space="0" w:color="auto"/>
      </w:divBdr>
    </w:div>
    <w:div w:id="1023020771">
      <w:marLeft w:val="0"/>
      <w:marRight w:val="0"/>
      <w:marTop w:val="0"/>
      <w:marBottom w:val="0"/>
      <w:divBdr>
        <w:top w:val="none" w:sz="0" w:space="0" w:color="auto"/>
        <w:left w:val="none" w:sz="0" w:space="0" w:color="auto"/>
        <w:bottom w:val="none" w:sz="0" w:space="0" w:color="auto"/>
        <w:right w:val="none" w:sz="0" w:space="0" w:color="auto"/>
      </w:divBdr>
    </w:div>
    <w:div w:id="1023432297">
      <w:marLeft w:val="0"/>
      <w:marRight w:val="0"/>
      <w:marTop w:val="0"/>
      <w:marBottom w:val="0"/>
      <w:divBdr>
        <w:top w:val="none" w:sz="0" w:space="0" w:color="auto"/>
        <w:left w:val="none" w:sz="0" w:space="0" w:color="auto"/>
        <w:bottom w:val="none" w:sz="0" w:space="0" w:color="auto"/>
        <w:right w:val="none" w:sz="0" w:space="0" w:color="auto"/>
      </w:divBdr>
    </w:div>
    <w:div w:id="1023438992">
      <w:marLeft w:val="0"/>
      <w:marRight w:val="0"/>
      <w:marTop w:val="0"/>
      <w:marBottom w:val="0"/>
      <w:divBdr>
        <w:top w:val="none" w:sz="0" w:space="0" w:color="auto"/>
        <w:left w:val="none" w:sz="0" w:space="0" w:color="auto"/>
        <w:bottom w:val="none" w:sz="0" w:space="0" w:color="auto"/>
        <w:right w:val="none" w:sz="0" w:space="0" w:color="auto"/>
      </w:divBdr>
    </w:div>
    <w:div w:id="1023480792">
      <w:marLeft w:val="0"/>
      <w:marRight w:val="0"/>
      <w:marTop w:val="0"/>
      <w:marBottom w:val="0"/>
      <w:divBdr>
        <w:top w:val="none" w:sz="0" w:space="0" w:color="auto"/>
        <w:left w:val="none" w:sz="0" w:space="0" w:color="auto"/>
        <w:bottom w:val="none" w:sz="0" w:space="0" w:color="auto"/>
        <w:right w:val="none" w:sz="0" w:space="0" w:color="auto"/>
      </w:divBdr>
    </w:div>
    <w:div w:id="1023557475">
      <w:marLeft w:val="0"/>
      <w:marRight w:val="0"/>
      <w:marTop w:val="0"/>
      <w:marBottom w:val="0"/>
      <w:divBdr>
        <w:top w:val="none" w:sz="0" w:space="0" w:color="auto"/>
        <w:left w:val="none" w:sz="0" w:space="0" w:color="auto"/>
        <w:bottom w:val="none" w:sz="0" w:space="0" w:color="auto"/>
        <w:right w:val="none" w:sz="0" w:space="0" w:color="auto"/>
      </w:divBdr>
    </w:div>
    <w:div w:id="1023627067">
      <w:marLeft w:val="0"/>
      <w:marRight w:val="0"/>
      <w:marTop w:val="0"/>
      <w:marBottom w:val="0"/>
      <w:divBdr>
        <w:top w:val="none" w:sz="0" w:space="0" w:color="auto"/>
        <w:left w:val="none" w:sz="0" w:space="0" w:color="auto"/>
        <w:bottom w:val="none" w:sz="0" w:space="0" w:color="auto"/>
        <w:right w:val="none" w:sz="0" w:space="0" w:color="auto"/>
      </w:divBdr>
    </w:div>
    <w:div w:id="1023632749">
      <w:marLeft w:val="0"/>
      <w:marRight w:val="0"/>
      <w:marTop w:val="0"/>
      <w:marBottom w:val="0"/>
      <w:divBdr>
        <w:top w:val="none" w:sz="0" w:space="0" w:color="auto"/>
        <w:left w:val="none" w:sz="0" w:space="0" w:color="auto"/>
        <w:bottom w:val="none" w:sz="0" w:space="0" w:color="auto"/>
        <w:right w:val="none" w:sz="0" w:space="0" w:color="auto"/>
      </w:divBdr>
    </w:div>
    <w:div w:id="1023750771">
      <w:marLeft w:val="0"/>
      <w:marRight w:val="0"/>
      <w:marTop w:val="0"/>
      <w:marBottom w:val="0"/>
      <w:divBdr>
        <w:top w:val="none" w:sz="0" w:space="0" w:color="auto"/>
        <w:left w:val="none" w:sz="0" w:space="0" w:color="auto"/>
        <w:bottom w:val="none" w:sz="0" w:space="0" w:color="auto"/>
        <w:right w:val="none" w:sz="0" w:space="0" w:color="auto"/>
      </w:divBdr>
    </w:div>
    <w:div w:id="1023901515">
      <w:marLeft w:val="0"/>
      <w:marRight w:val="0"/>
      <w:marTop w:val="0"/>
      <w:marBottom w:val="0"/>
      <w:divBdr>
        <w:top w:val="none" w:sz="0" w:space="0" w:color="auto"/>
        <w:left w:val="none" w:sz="0" w:space="0" w:color="auto"/>
        <w:bottom w:val="none" w:sz="0" w:space="0" w:color="auto"/>
        <w:right w:val="none" w:sz="0" w:space="0" w:color="auto"/>
      </w:divBdr>
    </w:div>
    <w:div w:id="1024019279">
      <w:marLeft w:val="0"/>
      <w:marRight w:val="0"/>
      <w:marTop w:val="0"/>
      <w:marBottom w:val="0"/>
      <w:divBdr>
        <w:top w:val="none" w:sz="0" w:space="0" w:color="auto"/>
        <w:left w:val="none" w:sz="0" w:space="0" w:color="auto"/>
        <w:bottom w:val="none" w:sz="0" w:space="0" w:color="auto"/>
        <w:right w:val="none" w:sz="0" w:space="0" w:color="auto"/>
      </w:divBdr>
    </w:div>
    <w:div w:id="1024090606">
      <w:marLeft w:val="0"/>
      <w:marRight w:val="0"/>
      <w:marTop w:val="0"/>
      <w:marBottom w:val="0"/>
      <w:divBdr>
        <w:top w:val="none" w:sz="0" w:space="0" w:color="auto"/>
        <w:left w:val="none" w:sz="0" w:space="0" w:color="auto"/>
        <w:bottom w:val="none" w:sz="0" w:space="0" w:color="auto"/>
        <w:right w:val="none" w:sz="0" w:space="0" w:color="auto"/>
      </w:divBdr>
    </w:div>
    <w:div w:id="1024095524">
      <w:marLeft w:val="0"/>
      <w:marRight w:val="0"/>
      <w:marTop w:val="0"/>
      <w:marBottom w:val="0"/>
      <w:divBdr>
        <w:top w:val="none" w:sz="0" w:space="0" w:color="auto"/>
        <w:left w:val="none" w:sz="0" w:space="0" w:color="auto"/>
        <w:bottom w:val="none" w:sz="0" w:space="0" w:color="auto"/>
        <w:right w:val="none" w:sz="0" w:space="0" w:color="auto"/>
      </w:divBdr>
    </w:div>
    <w:div w:id="1024132310">
      <w:marLeft w:val="0"/>
      <w:marRight w:val="0"/>
      <w:marTop w:val="0"/>
      <w:marBottom w:val="0"/>
      <w:divBdr>
        <w:top w:val="none" w:sz="0" w:space="0" w:color="auto"/>
        <w:left w:val="none" w:sz="0" w:space="0" w:color="auto"/>
        <w:bottom w:val="none" w:sz="0" w:space="0" w:color="auto"/>
        <w:right w:val="none" w:sz="0" w:space="0" w:color="auto"/>
      </w:divBdr>
    </w:div>
    <w:div w:id="1024163322">
      <w:marLeft w:val="0"/>
      <w:marRight w:val="0"/>
      <w:marTop w:val="0"/>
      <w:marBottom w:val="0"/>
      <w:divBdr>
        <w:top w:val="none" w:sz="0" w:space="0" w:color="auto"/>
        <w:left w:val="none" w:sz="0" w:space="0" w:color="auto"/>
        <w:bottom w:val="none" w:sz="0" w:space="0" w:color="auto"/>
        <w:right w:val="none" w:sz="0" w:space="0" w:color="auto"/>
      </w:divBdr>
    </w:div>
    <w:div w:id="1024208065">
      <w:marLeft w:val="0"/>
      <w:marRight w:val="0"/>
      <w:marTop w:val="0"/>
      <w:marBottom w:val="0"/>
      <w:divBdr>
        <w:top w:val="none" w:sz="0" w:space="0" w:color="auto"/>
        <w:left w:val="none" w:sz="0" w:space="0" w:color="auto"/>
        <w:bottom w:val="none" w:sz="0" w:space="0" w:color="auto"/>
        <w:right w:val="none" w:sz="0" w:space="0" w:color="auto"/>
      </w:divBdr>
    </w:div>
    <w:div w:id="1024211166">
      <w:marLeft w:val="0"/>
      <w:marRight w:val="0"/>
      <w:marTop w:val="0"/>
      <w:marBottom w:val="0"/>
      <w:divBdr>
        <w:top w:val="none" w:sz="0" w:space="0" w:color="auto"/>
        <w:left w:val="none" w:sz="0" w:space="0" w:color="auto"/>
        <w:bottom w:val="none" w:sz="0" w:space="0" w:color="auto"/>
        <w:right w:val="none" w:sz="0" w:space="0" w:color="auto"/>
      </w:divBdr>
    </w:div>
    <w:div w:id="1024282129">
      <w:marLeft w:val="480"/>
      <w:marRight w:val="0"/>
      <w:marTop w:val="0"/>
      <w:marBottom w:val="0"/>
      <w:divBdr>
        <w:top w:val="none" w:sz="0" w:space="0" w:color="auto"/>
        <w:left w:val="none" w:sz="0" w:space="0" w:color="auto"/>
        <w:bottom w:val="none" w:sz="0" w:space="0" w:color="auto"/>
        <w:right w:val="none" w:sz="0" w:space="0" w:color="auto"/>
      </w:divBdr>
    </w:div>
    <w:div w:id="1024405806">
      <w:marLeft w:val="0"/>
      <w:marRight w:val="0"/>
      <w:marTop w:val="0"/>
      <w:marBottom w:val="0"/>
      <w:divBdr>
        <w:top w:val="none" w:sz="0" w:space="0" w:color="auto"/>
        <w:left w:val="none" w:sz="0" w:space="0" w:color="auto"/>
        <w:bottom w:val="none" w:sz="0" w:space="0" w:color="auto"/>
        <w:right w:val="none" w:sz="0" w:space="0" w:color="auto"/>
      </w:divBdr>
    </w:div>
    <w:div w:id="1024476350">
      <w:marLeft w:val="0"/>
      <w:marRight w:val="0"/>
      <w:marTop w:val="0"/>
      <w:marBottom w:val="0"/>
      <w:divBdr>
        <w:top w:val="none" w:sz="0" w:space="0" w:color="auto"/>
        <w:left w:val="none" w:sz="0" w:space="0" w:color="auto"/>
        <w:bottom w:val="none" w:sz="0" w:space="0" w:color="auto"/>
        <w:right w:val="none" w:sz="0" w:space="0" w:color="auto"/>
      </w:divBdr>
    </w:div>
    <w:div w:id="1024482899">
      <w:marLeft w:val="0"/>
      <w:marRight w:val="0"/>
      <w:marTop w:val="0"/>
      <w:marBottom w:val="0"/>
      <w:divBdr>
        <w:top w:val="none" w:sz="0" w:space="0" w:color="auto"/>
        <w:left w:val="none" w:sz="0" w:space="0" w:color="auto"/>
        <w:bottom w:val="none" w:sz="0" w:space="0" w:color="auto"/>
        <w:right w:val="none" w:sz="0" w:space="0" w:color="auto"/>
      </w:divBdr>
    </w:div>
    <w:div w:id="1024554131">
      <w:marLeft w:val="0"/>
      <w:marRight w:val="0"/>
      <w:marTop w:val="0"/>
      <w:marBottom w:val="0"/>
      <w:divBdr>
        <w:top w:val="none" w:sz="0" w:space="0" w:color="auto"/>
        <w:left w:val="none" w:sz="0" w:space="0" w:color="auto"/>
        <w:bottom w:val="none" w:sz="0" w:space="0" w:color="auto"/>
        <w:right w:val="none" w:sz="0" w:space="0" w:color="auto"/>
      </w:divBdr>
    </w:div>
    <w:div w:id="1024554519">
      <w:marLeft w:val="0"/>
      <w:marRight w:val="0"/>
      <w:marTop w:val="0"/>
      <w:marBottom w:val="0"/>
      <w:divBdr>
        <w:top w:val="none" w:sz="0" w:space="0" w:color="auto"/>
        <w:left w:val="none" w:sz="0" w:space="0" w:color="auto"/>
        <w:bottom w:val="none" w:sz="0" w:space="0" w:color="auto"/>
        <w:right w:val="none" w:sz="0" w:space="0" w:color="auto"/>
      </w:divBdr>
    </w:div>
    <w:div w:id="1024600497">
      <w:marLeft w:val="0"/>
      <w:marRight w:val="0"/>
      <w:marTop w:val="0"/>
      <w:marBottom w:val="0"/>
      <w:divBdr>
        <w:top w:val="none" w:sz="0" w:space="0" w:color="auto"/>
        <w:left w:val="none" w:sz="0" w:space="0" w:color="auto"/>
        <w:bottom w:val="none" w:sz="0" w:space="0" w:color="auto"/>
        <w:right w:val="none" w:sz="0" w:space="0" w:color="auto"/>
      </w:divBdr>
    </w:div>
    <w:div w:id="1024670494">
      <w:bodyDiv w:val="1"/>
      <w:marLeft w:val="0"/>
      <w:marRight w:val="0"/>
      <w:marTop w:val="0"/>
      <w:marBottom w:val="0"/>
      <w:divBdr>
        <w:top w:val="none" w:sz="0" w:space="0" w:color="auto"/>
        <w:left w:val="none" w:sz="0" w:space="0" w:color="auto"/>
        <w:bottom w:val="none" w:sz="0" w:space="0" w:color="auto"/>
        <w:right w:val="none" w:sz="0" w:space="0" w:color="auto"/>
      </w:divBdr>
    </w:div>
    <w:div w:id="1024670616">
      <w:marLeft w:val="0"/>
      <w:marRight w:val="0"/>
      <w:marTop w:val="0"/>
      <w:marBottom w:val="0"/>
      <w:divBdr>
        <w:top w:val="none" w:sz="0" w:space="0" w:color="auto"/>
        <w:left w:val="none" w:sz="0" w:space="0" w:color="auto"/>
        <w:bottom w:val="none" w:sz="0" w:space="0" w:color="auto"/>
        <w:right w:val="none" w:sz="0" w:space="0" w:color="auto"/>
      </w:divBdr>
    </w:div>
    <w:div w:id="1024987443">
      <w:marLeft w:val="0"/>
      <w:marRight w:val="0"/>
      <w:marTop w:val="0"/>
      <w:marBottom w:val="0"/>
      <w:divBdr>
        <w:top w:val="none" w:sz="0" w:space="0" w:color="auto"/>
        <w:left w:val="none" w:sz="0" w:space="0" w:color="auto"/>
        <w:bottom w:val="none" w:sz="0" w:space="0" w:color="auto"/>
        <w:right w:val="none" w:sz="0" w:space="0" w:color="auto"/>
      </w:divBdr>
    </w:div>
    <w:div w:id="1025054353">
      <w:marLeft w:val="0"/>
      <w:marRight w:val="0"/>
      <w:marTop w:val="0"/>
      <w:marBottom w:val="0"/>
      <w:divBdr>
        <w:top w:val="none" w:sz="0" w:space="0" w:color="auto"/>
        <w:left w:val="none" w:sz="0" w:space="0" w:color="auto"/>
        <w:bottom w:val="none" w:sz="0" w:space="0" w:color="auto"/>
        <w:right w:val="none" w:sz="0" w:space="0" w:color="auto"/>
      </w:divBdr>
    </w:div>
    <w:div w:id="1025054663">
      <w:marLeft w:val="0"/>
      <w:marRight w:val="0"/>
      <w:marTop w:val="0"/>
      <w:marBottom w:val="0"/>
      <w:divBdr>
        <w:top w:val="none" w:sz="0" w:space="0" w:color="auto"/>
        <w:left w:val="none" w:sz="0" w:space="0" w:color="auto"/>
        <w:bottom w:val="none" w:sz="0" w:space="0" w:color="auto"/>
        <w:right w:val="none" w:sz="0" w:space="0" w:color="auto"/>
      </w:divBdr>
    </w:div>
    <w:div w:id="1025133296">
      <w:marLeft w:val="0"/>
      <w:marRight w:val="0"/>
      <w:marTop w:val="0"/>
      <w:marBottom w:val="0"/>
      <w:divBdr>
        <w:top w:val="none" w:sz="0" w:space="0" w:color="auto"/>
        <w:left w:val="none" w:sz="0" w:space="0" w:color="auto"/>
        <w:bottom w:val="none" w:sz="0" w:space="0" w:color="auto"/>
        <w:right w:val="none" w:sz="0" w:space="0" w:color="auto"/>
      </w:divBdr>
    </w:div>
    <w:div w:id="1025248423">
      <w:marLeft w:val="0"/>
      <w:marRight w:val="0"/>
      <w:marTop w:val="0"/>
      <w:marBottom w:val="0"/>
      <w:divBdr>
        <w:top w:val="none" w:sz="0" w:space="0" w:color="auto"/>
        <w:left w:val="none" w:sz="0" w:space="0" w:color="auto"/>
        <w:bottom w:val="none" w:sz="0" w:space="0" w:color="auto"/>
        <w:right w:val="none" w:sz="0" w:space="0" w:color="auto"/>
      </w:divBdr>
    </w:div>
    <w:div w:id="1025252412">
      <w:marLeft w:val="0"/>
      <w:marRight w:val="0"/>
      <w:marTop w:val="0"/>
      <w:marBottom w:val="0"/>
      <w:divBdr>
        <w:top w:val="none" w:sz="0" w:space="0" w:color="auto"/>
        <w:left w:val="none" w:sz="0" w:space="0" w:color="auto"/>
        <w:bottom w:val="none" w:sz="0" w:space="0" w:color="auto"/>
        <w:right w:val="none" w:sz="0" w:space="0" w:color="auto"/>
      </w:divBdr>
    </w:div>
    <w:div w:id="1025407420">
      <w:marLeft w:val="0"/>
      <w:marRight w:val="0"/>
      <w:marTop w:val="0"/>
      <w:marBottom w:val="0"/>
      <w:divBdr>
        <w:top w:val="none" w:sz="0" w:space="0" w:color="auto"/>
        <w:left w:val="none" w:sz="0" w:space="0" w:color="auto"/>
        <w:bottom w:val="none" w:sz="0" w:space="0" w:color="auto"/>
        <w:right w:val="none" w:sz="0" w:space="0" w:color="auto"/>
      </w:divBdr>
    </w:div>
    <w:div w:id="1025520350">
      <w:marLeft w:val="0"/>
      <w:marRight w:val="0"/>
      <w:marTop w:val="0"/>
      <w:marBottom w:val="0"/>
      <w:divBdr>
        <w:top w:val="none" w:sz="0" w:space="0" w:color="auto"/>
        <w:left w:val="none" w:sz="0" w:space="0" w:color="auto"/>
        <w:bottom w:val="none" w:sz="0" w:space="0" w:color="auto"/>
        <w:right w:val="none" w:sz="0" w:space="0" w:color="auto"/>
      </w:divBdr>
    </w:div>
    <w:div w:id="1025639363">
      <w:marLeft w:val="0"/>
      <w:marRight w:val="0"/>
      <w:marTop w:val="0"/>
      <w:marBottom w:val="0"/>
      <w:divBdr>
        <w:top w:val="none" w:sz="0" w:space="0" w:color="auto"/>
        <w:left w:val="none" w:sz="0" w:space="0" w:color="auto"/>
        <w:bottom w:val="none" w:sz="0" w:space="0" w:color="auto"/>
        <w:right w:val="none" w:sz="0" w:space="0" w:color="auto"/>
      </w:divBdr>
    </w:div>
    <w:div w:id="1025668796">
      <w:marLeft w:val="0"/>
      <w:marRight w:val="0"/>
      <w:marTop w:val="0"/>
      <w:marBottom w:val="0"/>
      <w:divBdr>
        <w:top w:val="none" w:sz="0" w:space="0" w:color="auto"/>
        <w:left w:val="none" w:sz="0" w:space="0" w:color="auto"/>
        <w:bottom w:val="none" w:sz="0" w:space="0" w:color="auto"/>
        <w:right w:val="none" w:sz="0" w:space="0" w:color="auto"/>
      </w:divBdr>
    </w:div>
    <w:div w:id="1025792708">
      <w:marLeft w:val="0"/>
      <w:marRight w:val="0"/>
      <w:marTop w:val="0"/>
      <w:marBottom w:val="0"/>
      <w:divBdr>
        <w:top w:val="none" w:sz="0" w:space="0" w:color="auto"/>
        <w:left w:val="none" w:sz="0" w:space="0" w:color="auto"/>
        <w:bottom w:val="none" w:sz="0" w:space="0" w:color="auto"/>
        <w:right w:val="none" w:sz="0" w:space="0" w:color="auto"/>
      </w:divBdr>
    </w:div>
    <w:div w:id="1025793549">
      <w:bodyDiv w:val="1"/>
      <w:marLeft w:val="0"/>
      <w:marRight w:val="0"/>
      <w:marTop w:val="0"/>
      <w:marBottom w:val="0"/>
      <w:divBdr>
        <w:top w:val="none" w:sz="0" w:space="0" w:color="auto"/>
        <w:left w:val="none" w:sz="0" w:space="0" w:color="auto"/>
        <w:bottom w:val="none" w:sz="0" w:space="0" w:color="auto"/>
        <w:right w:val="none" w:sz="0" w:space="0" w:color="auto"/>
      </w:divBdr>
    </w:div>
    <w:div w:id="1025835512">
      <w:marLeft w:val="0"/>
      <w:marRight w:val="0"/>
      <w:marTop w:val="0"/>
      <w:marBottom w:val="0"/>
      <w:divBdr>
        <w:top w:val="none" w:sz="0" w:space="0" w:color="auto"/>
        <w:left w:val="none" w:sz="0" w:space="0" w:color="auto"/>
        <w:bottom w:val="none" w:sz="0" w:space="0" w:color="auto"/>
        <w:right w:val="none" w:sz="0" w:space="0" w:color="auto"/>
      </w:divBdr>
    </w:div>
    <w:div w:id="1025861493">
      <w:marLeft w:val="0"/>
      <w:marRight w:val="0"/>
      <w:marTop w:val="0"/>
      <w:marBottom w:val="0"/>
      <w:divBdr>
        <w:top w:val="none" w:sz="0" w:space="0" w:color="auto"/>
        <w:left w:val="none" w:sz="0" w:space="0" w:color="auto"/>
        <w:bottom w:val="none" w:sz="0" w:space="0" w:color="auto"/>
        <w:right w:val="none" w:sz="0" w:space="0" w:color="auto"/>
      </w:divBdr>
    </w:div>
    <w:div w:id="1025863944">
      <w:marLeft w:val="0"/>
      <w:marRight w:val="0"/>
      <w:marTop w:val="0"/>
      <w:marBottom w:val="0"/>
      <w:divBdr>
        <w:top w:val="none" w:sz="0" w:space="0" w:color="auto"/>
        <w:left w:val="none" w:sz="0" w:space="0" w:color="auto"/>
        <w:bottom w:val="none" w:sz="0" w:space="0" w:color="auto"/>
        <w:right w:val="none" w:sz="0" w:space="0" w:color="auto"/>
      </w:divBdr>
    </w:div>
    <w:div w:id="1025904700">
      <w:marLeft w:val="0"/>
      <w:marRight w:val="0"/>
      <w:marTop w:val="0"/>
      <w:marBottom w:val="0"/>
      <w:divBdr>
        <w:top w:val="none" w:sz="0" w:space="0" w:color="auto"/>
        <w:left w:val="none" w:sz="0" w:space="0" w:color="auto"/>
        <w:bottom w:val="none" w:sz="0" w:space="0" w:color="auto"/>
        <w:right w:val="none" w:sz="0" w:space="0" w:color="auto"/>
      </w:divBdr>
    </w:div>
    <w:div w:id="1026057654">
      <w:marLeft w:val="0"/>
      <w:marRight w:val="0"/>
      <w:marTop w:val="0"/>
      <w:marBottom w:val="0"/>
      <w:divBdr>
        <w:top w:val="none" w:sz="0" w:space="0" w:color="auto"/>
        <w:left w:val="none" w:sz="0" w:space="0" w:color="auto"/>
        <w:bottom w:val="none" w:sz="0" w:space="0" w:color="auto"/>
        <w:right w:val="none" w:sz="0" w:space="0" w:color="auto"/>
      </w:divBdr>
    </w:div>
    <w:div w:id="1026060504">
      <w:marLeft w:val="0"/>
      <w:marRight w:val="0"/>
      <w:marTop w:val="0"/>
      <w:marBottom w:val="0"/>
      <w:divBdr>
        <w:top w:val="none" w:sz="0" w:space="0" w:color="auto"/>
        <w:left w:val="none" w:sz="0" w:space="0" w:color="auto"/>
        <w:bottom w:val="none" w:sz="0" w:space="0" w:color="auto"/>
        <w:right w:val="none" w:sz="0" w:space="0" w:color="auto"/>
      </w:divBdr>
    </w:div>
    <w:div w:id="1026062091">
      <w:marLeft w:val="0"/>
      <w:marRight w:val="0"/>
      <w:marTop w:val="0"/>
      <w:marBottom w:val="0"/>
      <w:divBdr>
        <w:top w:val="none" w:sz="0" w:space="0" w:color="auto"/>
        <w:left w:val="none" w:sz="0" w:space="0" w:color="auto"/>
        <w:bottom w:val="none" w:sz="0" w:space="0" w:color="auto"/>
        <w:right w:val="none" w:sz="0" w:space="0" w:color="auto"/>
      </w:divBdr>
    </w:div>
    <w:div w:id="1026097566">
      <w:marLeft w:val="0"/>
      <w:marRight w:val="0"/>
      <w:marTop w:val="0"/>
      <w:marBottom w:val="0"/>
      <w:divBdr>
        <w:top w:val="none" w:sz="0" w:space="0" w:color="auto"/>
        <w:left w:val="none" w:sz="0" w:space="0" w:color="auto"/>
        <w:bottom w:val="none" w:sz="0" w:space="0" w:color="auto"/>
        <w:right w:val="none" w:sz="0" w:space="0" w:color="auto"/>
      </w:divBdr>
    </w:div>
    <w:div w:id="1026180616">
      <w:marLeft w:val="0"/>
      <w:marRight w:val="0"/>
      <w:marTop w:val="0"/>
      <w:marBottom w:val="0"/>
      <w:divBdr>
        <w:top w:val="none" w:sz="0" w:space="0" w:color="auto"/>
        <w:left w:val="none" w:sz="0" w:space="0" w:color="auto"/>
        <w:bottom w:val="none" w:sz="0" w:space="0" w:color="auto"/>
        <w:right w:val="none" w:sz="0" w:space="0" w:color="auto"/>
      </w:divBdr>
    </w:div>
    <w:div w:id="1026247238">
      <w:marLeft w:val="0"/>
      <w:marRight w:val="0"/>
      <w:marTop w:val="0"/>
      <w:marBottom w:val="0"/>
      <w:divBdr>
        <w:top w:val="none" w:sz="0" w:space="0" w:color="auto"/>
        <w:left w:val="none" w:sz="0" w:space="0" w:color="auto"/>
        <w:bottom w:val="none" w:sz="0" w:space="0" w:color="auto"/>
        <w:right w:val="none" w:sz="0" w:space="0" w:color="auto"/>
      </w:divBdr>
    </w:div>
    <w:div w:id="1026296325">
      <w:marLeft w:val="0"/>
      <w:marRight w:val="0"/>
      <w:marTop w:val="0"/>
      <w:marBottom w:val="0"/>
      <w:divBdr>
        <w:top w:val="none" w:sz="0" w:space="0" w:color="auto"/>
        <w:left w:val="none" w:sz="0" w:space="0" w:color="auto"/>
        <w:bottom w:val="none" w:sz="0" w:space="0" w:color="auto"/>
        <w:right w:val="none" w:sz="0" w:space="0" w:color="auto"/>
      </w:divBdr>
    </w:div>
    <w:div w:id="1026297114">
      <w:bodyDiv w:val="1"/>
      <w:marLeft w:val="0"/>
      <w:marRight w:val="0"/>
      <w:marTop w:val="0"/>
      <w:marBottom w:val="0"/>
      <w:divBdr>
        <w:top w:val="none" w:sz="0" w:space="0" w:color="auto"/>
        <w:left w:val="none" w:sz="0" w:space="0" w:color="auto"/>
        <w:bottom w:val="none" w:sz="0" w:space="0" w:color="auto"/>
        <w:right w:val="none" w:sz="0" w:space="0" w:color="auto"/>
      </w:divBdr>
    </w:div>
    <w:div w:id="1026371002">
      <w:marLeft w:val="0"/>
      <w:marRight w:val="0"/>
      <w:marTop w:val="0"/>
      <w:marBottom w:val="0"/>
      <w:divBdr>
        <w:top w:val="none" w:sz="0" w:space="0" w:color="auto"/>
        <w:left w:val="none" w:sz="0" w:space="0" w:color="auto"/>
        <w:bottom w:val="none" w:sz="0" w:space="0" w:color="auto"/>
        <w:right w:val="none" w:sz="0" w:space="0" w:color="auto"/>
      </w:divBdr>
    </w:div>
    <w:div w:id="1026443553">
      <w:marLeft w:val="0"/>
      <w:marRight w:val="0"/>
      <w:marTop w:val="0"/>
      <w:marBottom w:val="0"/>
      <w:divBdr>
        <w:top w:val="none" w:sz="0" w:space="0" w:color="auto"/>
        <w:left w:val="none" w:sz="0" w:space="0" w:color="auto"/>
        <w:bottom w:val="none" w:sz="0" w:space="0" w:color="auto"/>
        <w:right w:val="none" w:sz="0" w:space="0" w:color="auto"/>
      </w:divBdr>
    </w:div>
    <w:div w:id="1026518023">
      <w:marLeft w:val="0"/>
      <w:marRight w:val="0"/>
      <w:marTop w:val="0"/>
      <w:marBottom w:val="0"/>
      <w:divBdr>
        <w:top w:val="none" w:sz="0" w:space="0" w:color="auto"/>
        <w:left w:val="none" w:sz="0" w:space="0" w:color="auto"/>
        <w:bottom w:val="none" w:sz="0" w:space="0" w:color="auto"/>
        <w:right w:val="none" w:sz="0" w:space="0" w:color="auto"/>
      </w:divBdr>
    </w:div>
    <w:div w:id="1026522984">
      <w:marLeft w:val="0"/>
      <w:marRight w:val="0"/>
      <w:marTop w:val="0"/>
      <w:marBottom w:val="0"/>
      <w:divBdr>
        <w:top w:val="none" w:sz="0" w:space="0" w:color="auto"/>
        <w:left w:val="none" w:sz="0" w:space="0" w:color="auto"/>
        <w:bottom w:val="none" w:sz="0" w:space="0" w:color="auto"/>
        <w:right w:val="none" w:sz="0" w:space="0" w:color="auto"/>
      </w:divBdr>
    </w:div>
    <w:div w:id="1026559092">
      <w:marLeft w:val="0"/>
      <w:marRight w:val="0"/>
      <w:marTop w:val="0"/>
      <w:marBottom w:val="0"/>
      <w:divBdr>
        <w:top w:val="none" w:sz="0" w:space="0" w:color="auto"/>
        <w:left w:val="none" w:sz="0" w:space="0" w:color="auto"/>
        <w:bottom w:val="none" w:sz="0" w:space="0" w:color="auto"/>
        <w:right w:val="none" w:sz="0" w:space="0" w:color="auto"/>
      </w:divBdr>
    </w:div>
    <w:div w:id="1026639834">
      <w:marLeft w:val="0"/>
      <w:marRight w:val="0"/>
      <w:marTop w:val="0"/>
      <w:marBottom w:val="0"/>
      <w:divBdr>
        <w:top w:val="none" w:sz="0" w:space="0" w:color="auto"/>
        <w:left w:val="none" w:sz="0" w:space="0" w:color="auto"/>
        <w:bottom w:val="none" w:sz="0" w:space="0" w:color="auto"/>
        <w:right w:val="none" w:sz="0" w:space="0" w:color="auto"/>
      </w:divBdr>
    </w:div>
    <w:div w:id="1026710791">
      <w:marLeft w:val="0"/>
      <w:marRight w:val="0"/>
      <w:marTop w:val="0"/>
      <w:marBottom w:val="0"/>
      <w:divBdr>
        <w:top w:val="none" w:sz="0" w:space="0" w:color="auto"/>
        <w:left w:val="none" w:sz="0" w:space="0" w:color="auto"/>
        <w:bottom w:val="none" w:sz="0" w:space="0" w:color="auto"/>
        <w:right w:val="none" w:sz="0" w:space="0" w:color="auto"/>
      </w:divBdr>
    </w:div>
    <w:div w:id="1026714166">
      <w:marLeft w:val="0"/>
      <w:marRight w:val="0"/>
      <w:marTop w:val="0"/>
      <w:marBottom w:val="0"/>
      <w:divBdr>
        <w:top w:val="none" w:sz="0" w:space="0" w:color="auto"/>
        <w:left w:val="none" w:sz="0" w:space="0" w:color="auto"/>
        <w:bottom w:val="none" w:sz="0" w:space="0" w:color="auto"/>
        <w:right w:val="none" w:sz="0" w:space="0" w:color="auto"/>
      </w:divBdr>
    </w:div>
    <w:div w:id="1026785095">
      <w:marLeft w:val="0"/>
      <w:marRight w:val="0"/>
      <w:marTop w:val="0"/>
      <w:marBottom w:val="0"/>
      <w:divBdr>
        <w:top w:val="none" w:sz="0" w:space="0" w:color="auto"/>
        <w:left w:val="none" w:sz="0" w:space="0" w:color="auto"/>
        <w:bottom w:val="none" w:sz="0" w:space="0" w:color="auto"/>
        <w:right w:val="none" w:sz="0" w:space="0" w:color="auto"/>
      </w:divBdr>
    </w:div>
    <w:div w:id="1026834348">
      <w:marLeft w:val="0"/>
      <w:marRight w:val="0"/>
      <w:marTop w:val="0"/>
      <w:marBottom w:val="0"/>
      <w:divBdr>
        <w:top w:val="none" w:sz="0" w:space="0" w:color="auto"/>
        <w:left w:val="none" w:sz="0" w:space="0" w:color="auto"/>
        <w:bottom w:val="none" w:sz="0" w:space="0" w:color="auto"/>
        <w:right w:val="none" w:sz="0" w:space="0" w:color="auto"/>
      </w:divBdr>
    </w:div>
    <w:div w:id="1026835386">
      <w:marLeft w:val="0"/>
      <w:marRight w:val="0"/>
      <w:marTop w:val="0"/>
      <w:marBottom w:val="0"/>
      <w:divBdr>
        <w:top w:val="none" w:sz="0" w:space="0" w:color="auto"/>
        <w:left w:val="none" w:sz="0" w:space="0" w:color="auto"/>
        <w:bottom w:val="none" w:sz="0" w:space="0" w:color="auto"/>
        <w:right w:val="none" w:sz="0" w:space="0" w:color="auto"/>
      </w:divBdr>
    </w:div>
    <w:div w:id="1026908807">
      <w:marLeft w:val="0"/>
      <w:marRight w:val="0"/>
      <w:marTop w:val="0"/>
      <w:marBottom w:val="0"/>
      <w:divBdr>
        <w:top w:val="none" w:sz="0" w:space="0" w:color="auto"/>
        <w:left w:val="none" w:sz="0" w:space="0" w:color="auto"/>
        <w:bottom w:val="none" w:sz="0" w:space="0" w:color="auto"/>
        <w:right w:val="none" w:sz="0" w:space="0" w:color="auto"/>
      </w:divBdr>
    </w:div>
    <w:div w:id="1026952731">
      <w:marLeft w:val="0"/>
      <w:marRight w:val="0"/>
      <w:marTop w:val="0"/>
      <w:marBottom w:val="0"/>
      <w:divBdr>
        <w:top w:val="none" w:sz="0" w:space="0" w:color="auto"/>
        <w:left w:val="none" w:sz="0" w:space="0" w:color="auto"/>
        <w:bottom w:val="none" w:sz="0" w:space="0" w:color="auto"/>
        <w:right w:val="none" w:sz="0" w:space="0" w:color="auto"/>
      </w:divBdr>
    </w:div>
    <w:div w:id="1027028574">
      <w:marLeft w:val="0"/>
      <w:marRight w:val="0"/>
      <w:marTop w:val="0"/>
      <w:marBottom w:val="0"/>
      <w:divBdr>
        <w:top w:val="none" w:sz="0" w:space="0" w:color="auto"/>
        <w:left w:val="none" w:sz="0" w:space="0" w:color="auto"/>
        <w:bottom w:val="none" w:sz="0" w:space="0" w:color="auto"/>
        <w:right w:val="none" w:sz="0" w:space="0" w:color="auto"/>
      </w:divBdr>
    </w:div>
    <w:div w:id="1027174722">
      <w:marLeft w:val="0"/>
      <w:marRight w:val="0"/>
      <w:marTop w:val="0"/>
      <w:marBottom w:val="0"/>
      <w:divBdr>
        <w:top w:val="none" w:sz="0" w:space="0" w:color="auto"/>
        <w:left w:val="none" w:sz="0" w:space="0" w:color="auto"/>
        <w:bottom w:val="none" w:sz="0" w:space="0" w:color="auto"/>
        <w:right w:val="none" w:sz="0" w:space="0" w:color="auto"/>
      </w:divBdr>
    </w:div>
    <w:div w:id="1027176342">
      <w:marLeft w:val="0"/>
      <w:marRight w:val="0"/>
      <w:marTop w:val="0"/>
      <w:marBottom w:val="0"/>
      <w:divBdr>
        <w:top w:val="none" w:sz="0" w:space="0" w:color="auto"/>
        <w:left w:val="none" w:sz="0" w:space="0" w:color="auto"/>
        <w:bottom w:val="none" w:sz="0" w:space="0" w:color="auto"/>
        <w:right w:val="none" w:sz="0" w:space="0" w:color="auto"/>
      </w:divBdr>
    </w:div>
    <w:div w:id="1027222186">
      <w:marLeft w:val="0"/>
      <w:marRight w:val="0"/>
      <w:marTop w:val="0"/>
      <w:marBottom w:val="0"/>
      <w:divBdr>
        <w:top w:val="none" w:sz="0" w:space="0" w:color="auto"/>
        <w:left w:val="none" w:sz="0" w:space="0" w:color="auto"/>
        <w:bottom w:val="none" w:sz="0" w:space="0" w:color="auto"/>
        <w:right w:val="none" w:sz="0" w:space="0" w:color="auto"/>
      </w:divBdr>
    </w:div>
    <w:div w:id="1027295954">
      <w:marLeft w:val="0"/>
      <w:marRight w:val="0"/>
      <w:marTop w:val="0"/>
      <w:marBottom w:val="0"/>
      <w:divBdr>
        <w:top w:val="none" w:sz="0" w:space="0" w:color="auto"/>
        <w:left w:val="none" w:sz="0" w:space="0" w:color="auto"/>
        <w:bottom w:val="none" w:sz="0" w:space="0" w:color="auto"/>
        <w:right w:val="none" w:sz="0" w:space="0" w:color="auto"/>
      </w:divBdr>
    </w:div>
    <w:div w:id="1027297443">
      <w:marLeft w:val="0"/>
      <w:marRight w:val="0"/>
      <w:marTop w:val="0"/>
      <w:marBottom w:val="0"/>
      <w:divBdr>
        <w:top w:val="none" w:sz="0" w:space="0" w:color="auto"/>
        <w:left w:val="none" w:sz="0" w:space="0" w:color="auto"/>
        <w:bottom w:val="none" w:sz="0" w:space="0" w:color="auto"/>
        <w:right w:val="none" w:sz="0" w:space="0" w:color="auto"/>
      </w:divBdr>
    </w:div>
    <w:div w:id="1027488370">
      <w:marLeft w:val="0"/>
      <w:marRight w:val="0"/>
      <w:marTop w:val="0"/>
      <w:marBottom w:val="0"/>
      <w:divBdr>
        <w:top w:val="none" w:sz="0" w:space="0" w:color="auto"/>
        <w:left w:val="none" w:sz="0" w:space="0" w:color="auto"/>
        <w:bottom w:val="none" w:sz="0" w:space="0" w:color="auto"/>
        <w:right w:val="none" w:sz="0" w:space="0" w:color="auto"/>
      </w:divBdr>
    </w:div>
    <w:div w:id="1027634767">
      <w:marLeft w:val="0"/>
      <w:marRight w:val="0"/>
      <w:marTop w:val="0"/>
      <w:marBottom w:val="0"/>
      <w:divBdr>
        <w:top w:val="none" w:sz="0" w:space="0" w:color="auto"/>
        <w:left w:val="none" w:sz="0" w:space="0" w:color="auto"/>
        <w:bottom w:val="none" w:sz="0" w:space="0" w:color="auto"/>
        <w:right w:val="none" w:sz="0" w:space="0" w:color="auto"/>
      </w:divBdr>
    </w:div>
    <w:div w:id="1027680261">
      <w:marLeft w:val="0"/>
      <w:marRight w:val="0"/>
      <w:marTop w:val="0"/>
      <w:marBottom w:val="0"/>
      <w:divBdr>
        <w:top w:val="none" w:sz="0" w:space="0" w:color="auto"/>
        <w:left w:val="none" w:sz="0" w:space="0" w:color="auto"/>
        <w:bottom w:val="none" w:sz="0" w:space="0" w:color="auto"/>
        <w:right w:val="none" w:sz="0" w:space="0" w:color="auto"/>
      </w:divBdr>
    </w:div>
    <w:div w:id="1027683739">
      <w:marLeft w:val="0"/>
      <w:marRight w:val="0"/>
      <w:marTop w:val="0"/>
      <w:marBottom w:val="0"/>
      <w:divBdr>
        <w:top w:val="none" w:sz="0" w:space="0" w:color="auto"/>
        <w:left w:val="none" w:sz="0" w:space="0" w:color="auto"/>
        <w:bottom w:val="none" w:sz="0" w:space="0" w:color="auto"/>
        <w:right w:val="none" w:sz="0" w:space="0" w:color="auto"/>
      </w:divBdr>
    </w:div>
    <w:div w:id="1027826925">
      <w:marLeft w:val="0"/>
      <w:marRight w:val="0"/>
      <w:marTop w:val="0"/>
      <w:marBottom w:val="0"/>
      <w:divBdr>
        <w:top w:val="none" w:sz="0" w:space="0" w:color="auto"/>
        <w:left w:val="none" w:sz="0" w:space="0" w:color="auto"/>
        <w:bottom w:val="none" w:sz="0" w:space="0" w:color="auto"/>
        <w:right w:val="none" w:sz="0" w:space="0" w:color="auto"/>
      </w:divBdr>
    </w:div>
    <w:div w:id="1027876360">
      <w:marLeft w:val="0"/>
      <w:marRight w:val="0"/>
      <w:marTop w:val="0"/>
      <w:marBottom w:val="0"/>
      <w:divBdr>
        <w:top w:val="none" w:sz="0" w:space="0" w:color="auto"/>
        <w:left w:val="none" w:sz="0" w:space="0" w:color="auto"/>
        <w:bottom w:val="none" w:sz="0" w:space="0" w:color="auto"/>
        <w:right w:val="none" w:sz="0" w:space="0" w:color="auto"/>
      </w:divBdr>
    </w:div>
    <w:div w:id="1027944177">
      <w:marLeft w:val="0"/>
      <w:marRight w:val="0"/>
      <w:marTop w:val="0"/>
      <w:marBottom w:val="0"/>
      <w:divBdr>
        <w:top w:val="none" w:sz="0" w:space="0" w:color="auto"/>
        <w:left w:val="none" w:sz="0" w:space="0" w:color="auto"/>
        <w:bottom w:val="none" w:sz="0" w:space="0" w:color="auto"/>
        <w:right w:val="none" w:sz="0" w:space="0" w:color="auto"/>
      </w:divBdr>
    </w:div>
    <w:div w:id="1028026963">
      <w:marLeft w:val="0"/>
      <w:marRight w:val="0"/>
      <w:marTop w:val="0"/>
      <w:marBottom w:val="0"/>
      <w:divBdr>
        <w:top w:val="none" w:sz="0" w:space="0" w:color="auto"/>
        <w:left w:val="none" w:sz="0" w:space="0" w:color="auto"/>
        <w:bottom w:val="none" w:sz="0" w:space="0" w:color="auto"/>
        <w:right w:val="none" w:sz="0" w:space="0" w:color="auto"/>
      </w:divBdr>
    </w:div>
    <w:div w:id="1028137258">
      <w:marLeft w:val="0"/>
      <w:marRight w:val="0"/>
      <w:marTop w:val="0"/>
      <w:marBottom w:val="0"/>
      <w:divBdr>
        <w:top w:val="none" w:sz="0" w:space="0" w:color="auto"/>
        <w:left w:val="none" w:sz="0" w:space="0" w:color="auto"/>
        <w:bottom w:val="none" w:sz="0" w:space="0" w:color="auto"/>
        <w:right w:val="none" w:sz="0" w:space="0" w:color="auto"/>
      </w:divBdr>
    </w:div>
    <w:div w:id="1028213281">
      <w:marLeft w:val="0"/>
      <w:marRight w:val="0"/>
      <w:marTop w:val="0"/>
      <w:marBottom w:val="0"/>
      <w:divBdr>
        <w:top w:val="none" w:sz="0" w:space="0" w:color="auto"/>
        <w:left w:val="none" w:sz="0" w:space="0" w:color="auto"/>
        <w:bottom w:val="none" w:sz="0" w:space="0" w:color="auto"/>
        <w:right w:val="none" w:sz="0" w:space="0" w:color="auto"/>
      </w:divBdr>
    </w:div>
    <w:div w:id="1028215588">
      <w:marLeft w:val="0"/>
      <w:marRight w:val="0"/>
      <w:marTop w:val="0"/>
      <w:marBottom w:val="0"/>
      <w:divBdr>
        <w:top w:val="none" w:sz="0" w:space="0" w:color="auto"/>
        <w:left w:val="none" w:sz="0" w:space="0" w:color="auto"/>
        <w:bottom w:val="none" w:sz="0" w:space="0" w:color="auto"/>
        <w:right w:val="none" w:sz="0" w:space="0" w:color="auto"/>
      </w:divBdr>
    </w:div>
    <w:div w:id="1028290469">
      <w:marLeft w:val="0"/>
      <w:marRight w:val="0"/>
      <w:marTop w:val="0"/>
      <w:marBottom w:val="0"/>
      <w:divBdr>
        <w:top w:val="none" w:sz="0" w:space="0" w:color="auto"/>
        <w:left w:val="none" w:sz="0" w:space="0" w:color="auto"/>
        <w:bottom w:val="none" w:sz="0" w:space="0" w:color="auto"/>
        <w:right w:val="none" w:sz="0" w:space="0" w:color="auto"/>
      </w:divBdr>
    </w:div>
    <w:div w:id="1028331008">
      <w:marLeft w:val="0"/>
      <w:marRight w:val="0"/>
      <w:marTop w:val="0"/>
      <w:marBottom w:val="0"/>
      <w:divBdr>
        <w:top w:val="none" w:sz="0" w:space="0" w:color="auto"/>
        <w:left w:val="none" w:sz="0" w:space="0" w:color="auto"/>
        <w:bottom w:val="none" w:sz="0" w:space="0" w:color="auto"/>
        <w:right w:val="none" w:sz="0" w:space="0" w:color="auto"/>
      </w:divBdr>
    </w:div>
    <w:div w:id="1028334260">
      <w:marLeft w:val="0"/>
      <w:marRight w:val="0"/>
      <w:marTop w:val="0"/>
      <w:marBottom w:val="0"/>
      <w:divBdr>
        <w:top w:val="none" w:sz="0" w:space="0" w:color="auto"/>
        <w:left w:val="none" w:sz="0" w:space="0" w:color="auto"/>
        <w:bottom w:val="none" w:sz="0" w:space="0" w:color="auto"/>
        <w:right w:val="none" w:sz="0" w:space="0" w:color="auto"/>
      </w:divBdr>
    </w:div>
    <w:div w:id="1028334527">
      <w:marLeft w:val="0"/>
      <w:marRight w:val="0"/>
      <w:marTop w:val="0"/>
      <w:marBottom w:val="0"/>
      <w:divBdr>
        <w:top w:val="none" w:sz="0" w:space="0" w:color="auto"/>
        <w:left w:val="none" w:sz="0" w:space="0" w:color="auto"/>
        <w:bottom w:val="none" w:sz="0" w:space="0" w:color="auto"/>
        <w:right w:val="none" w:sz="0" w:space="0" w:color="auto"/>
      </w:divBdr>
    </w:div>
    <w:div w:id="1028485554">
      <w:marLeft w:val="0"/>
      <w:marRight w:val="0"/>
      <w:marTop w:val="0"/>
      <w:marBottom w:val="0"/>
      <w:divBdr>
        <w:top w:val="none" w:sz="0" w:space="0" w:color="auto"/>
        <w:left w:val="none" w:sz="0" w:space="0" w:color="auto"/>
        <w:bottom w:val="none" w:sz="0" w:space="0" w:color="auto"/>
        <w:right w:val="none" w:sz="0" w:space="0" w:color="auto"/>
      </w:divBdr>
    </w:div>
    <w:div w:id="1028603449">
      <w:marLeft w:val="0"/>
      <w:marRight w:val="0"/>
      <w:marTop w:val="0"/>
      <w:marBottom w:val="0"/>
      <w:divBdr>
        <w:top w:val="none" w:sz="0" w:space="0" w:color="auto"/>
        <w:left w:val="none" w:sz="0" w:space="0" w:color="auto"/>
        <w:bottom w:val="none" w:sz="0" w:space="0" w:color="auto"/>
        <w:right w:val="none" w:sz="0" w:space="0" w:color="auto"/>
      </w:divBdr>
    </w:div>
    <w:div w:id="1028607364">
      <w:marLeft w:val="0"/>
      <w:marRight w:val="0"/>
      <w:marTop w:val="0"/>
      <w:marBottom w:val="0"/>
      <w:divBdr>
        <w:top w:val="none" w:sz="0" w:space="0" w:color="auto"/>
        <w:left w:val="none" w:sz="0" w:space="0" w:color="auto"/>
        <w:bottom w:val="none" w:sz="0" w:space="0" w:color="auto"/>
        <w:right w:val="none" w:sz="0" w:space="0" w:color="auto"/>
      </w:divBdr>
    </w:div>
    <w:div w:id="1028718896">
      <w:marLeft w:val="0"/>
      <w:marRight w:val="0"/>
      <w:marTop w:val="0"/>
      <w:marBottom w:val="0"/>
      <w:divBdr>
        <w:top w:val="none" w:sz="0" w:space="0" w:color="auto"/>
        <w:left w:val="none" w:sz="0" w:space="0" w:color="auto"/>
        <w:bottom w:val="none" w:sz="0" w:space="0" w:color="auto"/>
        <w:right w:val="none" w:sz="0" w:space="0" w:color="auto"/>
      </w:divBdr>
    </w:div>
    <w:div w:id="1028719535">
      <w:marLeft w:val="0"/>
      <w:marRight w:val="0"/>
      <w:marTop w:val="0"/>
      <w:marBottom w:val="0"/>
      <w:divBdr>
        <w:top w:val="none" w:sz="0" w:space="0" w:color="auto"/>
        <w:left w:val="none" w:sz="0" w:space="0" w:color="auto"/>
        <w:bottom w:val="none" w:sz="0" w:space="0" w:color="auto"/>
        <w:right w:val="none" w:sz="0" w:space="0" w:color="auto"/>
      </w:divBdr>
    </w:div>
    <w:div w:id="1028726198">
      <w:bodyDiv w:val="1"/>
      <w:marLeft w:val="0"/>
      <w:marRight w:val="0"/>
      <w:marTop w:val="0"/>
      <w:marBottom w:val="0"/>
      <w:divBdr>
        <w:top w:val="none" w:sz="0" w:space="0" w:color="auto"/>
        <w:left w:val="none" w:sz="0" w:space="0" w:color="auto"/>
        <w:bottom w:val="none" w:sz="0" w:space="0" w:color="auto"/>
        <w:right w:val="none" w:sz="0" w:space="0" w:color="auto"/>
      </w:divBdr>
    </w:div>
    <w:div w:id="1028726725">
      <w:marLeft w:val="0"/>
      <w:marRight w:val="0"/>
      <w:marTop w:val="0"/>
      <w:marBottom w:val="0"/>
      <w:divBdr>
        <w:top w:val="none" w:sz="0" w:space="0" w:color="auto"/>
        <w:left w:val="none" w:sz="0" w:space="0" w:color="auto"/>
        <w:bottom w:val="none" w:sz="0" w:space="0" w:color="auto"/>
        <w:right w:val="none" w:sz="0" w:space="0" w:color="auto"/>
      </w:divBdr>
    </w:div>
    <w:div w:id="1028916078">
      <w:marLeft w:val="0"/>
      <w:marRight w:val="0"/>
      <w:marTop w:val="0"/>
      <w:marBottom w:val="0"/>
      <w:divBdr>
        <w:top w:val="none" w:sz="0" w:space="0" w:color="auto"/>
        <w:left w:val="none" w:sz="0" w:space="0" w:color="auto"/>
        <w:bottom w:val="none" w:sz="0" w:space="0" w:color="auto"/>
        <w:right w:val="none" w:sz="0" w:space="0" w:color="auto"/>
      </w:divBdr>
    </w:div>
    <w:div w:id="1028989907">
      <w:marLeft w:val="0"/>
      <w:marRight w:val="0"/>
      <w:marTop w:val="0"/>
      <w:marBottom w:val="0"/>
      <w:divBdr>
        <w:top w:val="none" w:sz="0" w:space="0" w:color="auto"/>
        <w:left w:val="none" w:sz="0" w:space="0" w:color="auto"/>
        <w:bottom w:val="none" w:sz="0" w:space="0" w:color="auto"/>
        <w:right w:val="none" w:sz="0" w:space="0" w:color="auto"/>
      </w:divBdr>
    </w:div>
    <w:div w:id="1029141157">
      <w:marLeft w:val="0"/>
      <w:marRight w:val="0"/>
      <w:marTop w:val="0"/>
      <w:marBottom w:val="0"/>
      <w:divBdr>
        <w:top w:val="none" w:sz="0" w:space="0" w:color="auto"/>
        <w:left w:val="none" w:sz="0" w:space="0" w:color="auto"/>
        <w:bottom w:val="none" w:sz="0" w:space="0" w:color="auto"/>
        <w:right w:val="none" w:sz="0" w:space="0" w:color="auto"/>
      </w:divBdr>
    </w:div>
    <w:div w:id="1029180127">
      <w:marLeft w:val="0"/>
      <w:marRight w:val="0"/>
      <w:marTop w:val="0"/>
      <w:marBottom w:val="0"/>
      <w:divBdr>
        <w:top w:val="none" w:sz="0" w:space="0" w:color="auto"/>
        <w:left w:val="none" w:sz="0" w:space="0" w:color="auto"/>
        <w:bottom w:val="none" w:sz="0" w:space="0" w:color="auto"/>
        <w:right w:val="none" w:sz="0" w:space="0" w:color="auto"/>
      </w:divBdr>
    </w:div>
    <w:div w:id="1029180150">
      <w:marLeft w:val="0"/>
      <w:marRight w:val="0"/>
      <w:marTop w:val="0"/>
      <w:marBottom w:val="0"/>
      <w:divBdr>
        <w:top w:val="none" w:sz="0" w:space="0" w:color="auto"/>
        <w:left w:val="none" w:sz="0" w:space="0" w:color="auto"/>
        <w:bottom w:val="none" w:sz="0" w:space="0" w:color="auto"/>
        <w:right w:val="none" w:sz="0" w:space="0" w:color="auto"/>
      </w:divBdr>
    </w:div>
    <w:div w:id="1029258095">
      <w:marLeft w:val="0"/>
      <w:marRight w:val="0"/>
      <w:marTop w:val="0"/>
      <w:marBottom w:val="0"/>
      <w:divBdr>
        <w:top w:val="none" w:sz="0" w:space="0" w:color="auto"/>
        <w:left w:val="none" w:sz="0" w:space="0" w:color="auto"/>
        <w:bottom w:val="none" w:sz="0" w:space="0" w:color="auto"/>
        <w:right w:val="none" w:sz="0" w:space="0" w:color="auto"/>
      </w:divBdr>
    </w:div>
    <w:div w:id="1029331659">
      <w:marLeft w:val="0"/>
      <w:marRight w:val="0"/>
      <w:marTop w:val="0"/>
      <w:marBottom w:val="0"/>
      <w:divBdr>
        <w:top w:val="none" w:sz="0" w:space="0" w:color="auto"/>
        <w:left w:val="none" w:sz="0" w:space="0" w:color="auto"/>
        <w:bottom w:val="none" w:sz="0" w:space="0" w:color="auto"/>
        <w:right w:val="none" w:sz="0" w:space="0" w:color="auto"/>
      </w:divBdr>
    </w:div>
    <w:div w:id="1029336288">
      <w:marLeft w:val="0"/>
      <w:marRight w:val="0"/>
      <w:marTop w:val="0"/>
      <w:marBottom w:val="0"/>
      <w:divBdr>
        <w:top w:val="none" w:sz="0" w:space="0" w:color="auto"/>
        <w:left w:val="none" w:sz="0" w:space="0" w:color="auto"/>
        <w:bottom w:val="none" w:sz="0" w:space="0" w:color="auto"/>
        <w:right w:val="none" w:sz="0" w:space="0" w:color="auto"/>
      </w:divBdr>
    </w:div>
    <w:div w:id="1029377085">
      <w:marLeft w:val="0"/>
      <w:marRight w:val="0"/>
      <w:marTop w:val="0"/>
      <w:marBottom w:val="0"/>
      <w:divBdr>
        <w:top w:val="none" w:sz="0" w:space="0" w:color="auto"/>
        <w:left w:val="none" w:sz="0" w:space="0" w:color="auto"/>
        <w:bottom w:val="none" w:sz="0" w:space="0" w:color="auto"/>
        <w:right w:val="none" w:sz="0" w:space="0" w:color="auto"/>
      </w:divBdr>
    </w:div>
    <w:div w:id="1029379652">
      <w:marLeft w:val="0"/>
      <w:marRight w:val="0"/>
      <w:marTop w:val="0"/>
      <w:marBottom w:val="0"/>
      <w:divBdr>
        <w:top w:val="none" w:sz="0" w:space="0" w:color="auto"/>
        <w:left w:val="none" w:sz="0" w:space="0" w:color="auto"/>
        <w:bottom w:val="none" w:sz="0" w:space="0" w:color="auto"/>
        <w:right w:val="none" w:sz="0" w:space="0" w:color="auto"/>
      </w:divBdr>
    </w:div>
    <w:div w:id="1029529246">
      <w:marLeft w:val="0"/>
      <w:marRight w:val="0"/>
      <w:marTop w:val="0"/>
      <w:marBottom w:val="0"/>
      <w:divBdr>
        <w:top w:val="none" w:sz="0" w:space="0" w:color="auto"/>
        <w:left w:val="none" w:sz="0" w:space="0" w:color="auto"/>
        <w:bottom w:val="none" w:sz="0" w:space="0" w:color="auto"/>
        <w:right w:val="none" w:sz="0" w:space="0" w:color="auto"/>
      </w:divBdr>
    </w:div>
    <w:div w:id="1029575196">
      <w:marLeft w:val="0"/>
      <w:marRight w:val="0"/>
      <w:marTop w:val="0"/>
      <w:marBottom w:val="0"/>
      <w:divBdr>
        <w:top w:val="none" w:sz="0" w:space="0" w:color="auto"/>
        <w:left w:val="none" w:sz="0" w:space="0" w:color="auto"/>
        <w:bottom w:val="none" w:sz="0" w:space="0" w:color="auto"/>
        <w:right w:val="none" w:sz="0" w:space="0" w:color="auto"/>
      </w:divBdr>
    </w:div>
    <w:div w:id="1029643485">
      <w:marLeft w:val="0"/>
      <w:marRight w:val="0"/>
      <w:marTop w:val="0"/>
      <w:marBottom w:val="0"/>
      <w:divBdr>
        <w:top w:val="none" w:sz="0" w:space="0" w:color="auto"/>
        <w:left w:val="none" w:sz="0" w:space="0" w:color="auto"/>
        <w:bottom w:val="none" w:sz="0" w:space="0" w:color="auto"/>
        <w:right w:val="none" w:sz="0" w:space="0" w:color="auto"/>
      </w:divBdr>
    </w:div>
    <w:div w:id="1029649106">
      <w:marLeft w:val="0"/>
      <w:marRight w:val="0"/>
      <w:marTop w:val="0"/>
      <w:marBottom w:val="0"/>
      <w:divBdr>
        <w:top w:val="none" w:sz="0" w:space="0" w:color="auto"/>
        <w:left w:val="none" w:sz="0" w:space="0" w:color="auto"/>
        <w:bottom w:val="none" w:sz="0" w:space="0" w:color="auto"/>
        <w:right w:val="none" w:sz="0" w:space="0" w:color="auto"/>
      </w:divBdr>
    </w:div>
    <w:div w:id="1029719867">
      <w:marLeft w:val="0"/>
      <w:marRight w:val="0"/>
      <w:marTop w:val="0"/>
      <w:marBottom w:val="0"/>
      <w:divBdr>
        <w:top w:val="none" w:sz="0" w:space="0" w:color="auto"/>
        <w:left w:val="none" w:sz="0" w:space="0" w:color="auto"/>
        <w:bottom w:val="none" w:sz="0" w:space="0" w:color="auto"/>
        <w:right w:val="none" w:sz="0" w:space="0" w:color="auto"/>
      </w:divBdr>
    </w:div>
    <w:div w:id="1029792849">
      <w:marLeft w:val="0"/>
      <w:marRight w:val="0"/>
      <w:marTop w:val="0"/>
      <w:marBottom w:val="0"/>
      <w:divBdr>
        <w:top w:val="none" w:sz="0" w:space="0" w:color="auto"/>
        <w:left w:val="none" w:sz="0" w:space="0" w:color="auto"/>
        <w:bottom w:val="none" w:sz="0" w:space="0" w:color="auto"/>
        <w:right w:val="none" w:sz="0" w:space="0" w:color="auto"/>
      </w:divBdr>
    </w:div>
    <w:div w:id="1029917131">
      <w:marLeft w:val="0"/>
      <w:marRight w:val="0"/>
      <w:marTop w:val="0"/>
      <w:marBottom w:val="0"/>
      <w:divBdr>
        <w:top w:val="none" w:sz="0" w:space="0" w:color="auto"/>
        <w:left w:val="none" w:sz="0" w:space="0" w:color="auto"/>
        <w:bottom w:val="none" w:sz="0" w:space="0" w:color="auto"/>
        <w:right w:val="none" w:sz="0" w:space="0" w:color="auto"/>
      </w:divBdr>
    </w:div>
    <w:div w:id="1030029463">
      <w:marLeft w:val="0"/>
      <w:marRight w:val="0"/>
      <w:marTop w:val="0"/>
      <w:marBottom w:val="0"/>
      <w:divBdr>
        <w:top w:val="none" w:sz="0" w:space="0" w:color="auto"/>
        <w:left w:val="none" w:sz="0" w:space="0" w:color="auto"/>
        <w:bottom w:val="none" w:sz="0" w:space="0" w:color="auto"/>
        <w:right w:val="none" w:sz="0" w:space="0" w:color="auto"/>
      </w:divBdr>
    </w:div>
    <w:div w:id="1030030490">
      <w:marLeft w:val="0"/>
      <w:marRight w:val="0"/>
      <w:marTop w:val="0"/>
      <w:marBottom w:val="0"/>
      <w:divBdr>
        <w:top w:val="none" w:sz="0" w:space="0" w:color="auto"/>
        <w:left w:val="none" w:sz="0" w:space="0" w:color="auto"/>
        <w:bottom w:val="none" w:sz="0" w:space="0" w:color="auto"/>
        <w:right w:val="none" w:sz="0" w:space="0" w:color="auto"/>
      </w:divBdr>
    </w:div>
    <w:div w:id="1030258668">
      <w:bodyDiv w:val="1"/>
      <w:marLeft w:val="0"/>
      <w:marRight w:val="0"/>
      <w:marTop w:val="0"/>
      <w:marBottom w:val="0"/>
      <w:divBdr>
        <w:top w:val="none" w:sz="0" w:space="0" w:color="auto"/>
        <w:left w:val="none" w:sz="0" w:space="0" w:color="auto"/>
        <w:bottom w:val="none" w:sz="0" w:space="0" w:color="auto"/>
        <w:right w:val="none" w:sz="0" w:space="0" w:color="auto"/>
      </w:divBdr>
    </w:div>
    <w:div w:id="1030374205">
      <w:marLeft w:val="0"/>
      <w:marRight w:val="0"/>
      <w:marTop w:val="0"/>
      <w:marBottom w:val="0"/>
      <w:divBdr>
        <w:top w:val="none" w:sz="0" w:space="0" w:color="auto"/>
        <w:left w:val="none" w:sz="0" w:space="0" w:color="auto"/>
        <w:bottom w:val="none" w:sz="0" w:space="0" w:color="auto"/>
        <w:right w:val="none" w:sz="0" w:space="0" w:color="auto"/>
      </w:divBdr>
    </w:div>
    <w:div w:id="1030378582">
      <w:marLeft w:val="0"/>
      <w:marRight w:val="0"/>
      <w:marTop w:val="0"/>
      <w:marBottom w:val="0"/>
      <w:divBdr>
        <w:top w:val="none" w:sz="0" w:space="0" w:color="auto"/>
        <w:left w:val="none" w:sz="0" w:space="0" w:color="auto"/>
        <w:bottom w:val="none" w:sz="0" w:space="0" w:color="auto"/>
        <w:right w:val="none" w:sz="0" w:space="0" w:color="auto"/>
      </w:divBdr>
    </w:div>
    <w:div w:id="1030449079">
      <w:marLeft w:val="0"/>
      <w:marRight w:val="0"/>
      <w:marTop w:val="0"/>
      <w:marBottom w:val="0"/>
      <w:divBdr>
        <w:top w:val="none" w:sz="0" w:space="0" w:color="auto"/>
        <w:left w:val="none" w:sz="0" w:space="0" w:color="auto"/>
        <w:bottom w:val="none" w:sz="0" w:space="0" w:color="auto"/>
        <w:right w:val="none" w:sz="0" w:space="0" w:color="auto"/>
      </w:divBdr>
    </w:div>
    <w:div w:id="1030499268">
      <w:marLeft w:val="0"/>
      <w:marRight w:val="0"/>
      <w:marTop w:val="0"/>
      <w:marBottom w:val="0"/>
      <w:divBdr>
        <w:top w:val="none" w:sz="0" w:space="0" w:color="auto"/>
        <w:left w:val="none" w:sz="0" w:space="0" w:color="auto"/>
        <w:bottom w:val="none" w:sz="0" w:space="0" w:color="auto"/>
        <w:right w:val="none" w:sz="0" w:space="0" w:color="auto"/>
      </w:divBdr>
    </w:div>
    <w:div w:id="1030566263">
      <w:marLeft w:val="0"/>
      <w:marRight w:val="0"/>
      <w:marTop w:val="0"/>
      <w:marBottom w:val="0"/>
      <w:divBdr>
        <w:top w:val="none" w:sz="0" w:space="0" w:color="auto"/>
        <w:left w:val="none" w:sz="0" w:space="0" w:color="auto"/>
        <w:bottom w:val="none" w:sz="0" w:space="0" w:color="auto"/>
        <w:right w:val="none" w:sz="0" w:space="0" w:color="auto"/>
      </w:divBdr>
    </w:div>
    <w:div w:id="1030644967">
      <w:marLeft w:val="0"/>
      <w:marRight w:val="0"/>
      <w:marTop w:val="0"/>
      <w:marBottom w:val="0"/>
      <w:divBdr>
        <w:top w:val="none" w:sz="0" w:space="0" w:color="auto"/>
        <w:left w:val="none" w:sz="0" w:space="0" w:color="auto"/>
        <w:bottom w:val="none" w:sz="0" w:space="0" w:color="auto"/>
        <w:right w:val="none" w:sz="0" w:space="0" w:color="auto"/>
      </w:divBdr>
    </w:div>
    <w:div w:id="1030645920">
      <w:marLeft w:val="0"/>
      <w:marRight w:val="0"/>
      <w:marTop w:val="0"/>
      <w:marBottom w:val="0"/>
      <w:divBdr>
        <w:top w:val="none" w:sz="0" w:space="0" w:color="auto"/>
        <w:left w:val="none" w:sz="0" w:space="0" w:color="auto"/>
        <w:bottom w:val="none" w:sz="0" w:space="0" w:color="auto"/>
        <w:right w:val="none" w:sz="0" w:space="0" w:color="auto"/>
      </w:divBdr>
    </w:div>
    <w:div w:id="1030691829">
      <w:marLeft w:val="0"/>
      <w:marRight w:val="0"/>
      <w:marTop w:val="0"/>
      <w:marBottom w:val="0"/>
      <w:divBdr>
        <w:top w:val="none" w:sz="0" w:space="0" w:color="auto"/>
        <w:left w:val="none" w:sz="0" w:space="0" w:color="auto"/>
        <w:bottom w:val="none" w:sz="0" w:space="0" w:color="auto"/>
        <w:right w:val="none" w:sz="0" w:space="0" w:color="auto"/>
      </w:divBdr>
    </w:div>
    <w:div w:id="1030763769">
      <w:marLeft w:val="0"/>
      <w:marRight w:val="0"/>
      <w:marTop w:val="0"/>
      <w:marBottom w:val="0"/>
      <w:divBdr>
        <w:top w:val="none" w:sz="0" w:space="0" w:color="auto"/>
        <w:left w:val="none" w:sz="0" w:space="0" w:color="auto"/>
        <w:bottom w:val="none" w:sz="0" w:space="0" w:color="auto"/>
        <w:right w:val="none" w:sz="0" w:space="0" w:color="auto"/>
      </w:divBdr>
    </w:div>
    <w:div w:id="1030766452">
      <w:marLeft w:val="0"/>
      <w:marRight w:val="0"/>
      <w:marTop w:val="0"/>
      <w:marBottom w:val="0"/>
      <w:divBdr>
        <w:top w:val="none" w:sz="0" w:space="0" w:color="auto"/>
        <w:left w:val="none" w:sz="0" w:space="0" w:color="auto"/>
        <w:bottom w:val="none" w:sz="0" w:space="0" w:color="auto"/>
        <w:right w:val="none" w:sz="0" w:space="0" w:color="auto"/>
      </w:divBdr>
    </w:div>
    <w:div w:id="1030836428">
      <w:bodyDiv w:val="1"/>
      <w:marLeft w:val="0"/>
      <w:marRight w:val="0"/>
      <w:marTop w:val="0"/>
      <w:marBottom w:val="0"/>
      <w:divBdr>
        <w:top w:val="none" w:sz="0" w:space="0" w:color="auto"/>
        <w:left w:val="none" w:sz="0" w:space="0" w:color="auto"/>
        <w:bottom w:val="none" w:sz="0" w:space="0" w:color="auto"/>
        <w:right w:val="none" w:sz="0" w:space="0" w:color="auto"/>
      </w:divBdr>
    </w:div>
    <w:div w:id="1030838249">
      <w:marLeft w:val="0"/>
      <w:marRight w:val="0"/>
      <w:marTop w:val="0"/>
      <w:marBottom w:val="0"/>
      <w:divBdr>
        <w:top w:val="none" w:sz="0" w:space="0" w:color="auto"/>
        <w:left w:val="none" w:sz="0" w:space="0" w:color="auto"/>
        <w:bottom w:val="none" w:sz="0" w:space="0" w:color="auto"/>
        <w:right w:val="none" w:sz="0" w:space="0" w:color="auto"/>
      </w:divBdr>
    </w:div>
    <w:div w:id="1030881373">
      <w:marLeft w:val="0"/>
      <w:marRight w:val="0"/>
      <w:marTop w:val="0"/>
      <w:marBottom w:val="0"/>
      <w:divBdr>
        <w:top w:val="none" w:sz="0" w:space="0" w:color="auto"/>
        <w:left w:val="none" w:sz="0" w:space="0" w:color="auto"/>
        <w:bottom w:val="none" w:sz="0" w:space="0" w:color="auto"/>
        <w:right w:val="none" w:sz="0" w:space="0" w:color="auto"/>
      </w:divBdr>
    </w:div>
    <w:div w:id="1030951965">
      <w:marLeft w:val="0"/>
      <w:marRight w:val="0"/>
      <w:marTop w:val="0"/>
      <w:marBottom w:val="0"/>
      <w:divBdr>
        <w:top w:val="none" w:sz="0" w:space="0" w:color="auto"/>
        <w:left w:val="none" w:sz="0" w:space="0" w:color="auto"/>
        <w:bottom w:val="none" w:sz="0" w:space="0" w:color="auto"/>
        <w:right w:val="none" w:sz="0" w:space="0" w:color="auto"/>
      </w:divBdr>
    </w:div>
    <w:div w:id="1030957342">
      <w:marLeft w:val="0"/>
      <w:marRight w:val="0"/>
      <w:marTop w:val="0"/>
      <w:marBottom w:val="0"/>
      <w:divBdr>
        <w:top w:val="none" w:sz="0" w:space="0" w:color="auto"/>
        <w:left w:val="none" w:sz="0" w:space="0" w:color="auto"/>
        <w:bottom w:val="none" w:sz="0" w:space="0" w:color="auto"/>
        <w:right w:val="none" w:sz="0" w:space="0" w:color="auto"/>
      </w:divBdr>
    </w:div>
    <w:div w:id="1030959836">
      <w:marLeft w:val="0"/>
      <w:marRight w:val="0"/>
      <w:marTop w:val="0"/>
      <w:marBottom w:val="0"/>
      <w:divBdr>
        <w:top w:val="none" w:sz="0" w:space="0" w:color="auto"/>
        <w:left w:val="none" w:sz="0" w:space="0" w:color="auto"/>
        <w:bottom w:val="none" w:sz="0" w:space="0" w:color="auto"/>
        <w:right w:val="none" w:sz="0" w:space="0" w:color="auto"/>
      </w:divBdr>
    </w:div>
    <w:div w:id="1031033198">
      <w:marLeft w:val="0"/>
      <w:marRight w:val="0"/>
      <w:marTop w:val="0"/>
      <w:marBottom w:val="0"/>
      <w:divBdr>
        <w:top w:val="none" w:sz="0" w:space="0" w:color="auto"/>
        <w:left w:val="none" w:sz="0" w:space="0" w:color="auto"/>
        <w:bottom w:val="none" w:sz="0" w:space="0" w:color="auto"/>
        <w:right w:val="none" w:sz="0" w:space="0" w:color="auto"/>
      </w:divBdr>
    </w:div>
    <w:div w:id="1031034357">
      <w:marLeft w:val="0"/>
      <w:marRight w:val="0"/>
      <w:marTop w:val="0"/>
      <w:marBottom w:val="0"/>
      <w:divBdr>
        <w:top w:val="none" w:sz="0" w:space="0" w:color="auto"/>
        <w:left w:val="none" w:sz="0" w:space="0" w:color="auto"/>
        <w:bottom w:val="none" w:sz="0" w:space="0" w:color="auto"/>
        <w:right w:val="none" w:sz="0" w:space="0" w:color="auto"/>
      </w:divBdr>
    </w:div>
    <w:div w:id="1031107105">
      <w:marLeft w:val="0"/>
      <w:marRight w:val="0"/>
      <w:marTop w:val="0"/>
      <w:marBottom w:val="0"/>
      <w:divBdr>
        <w:top w:val="none" w:sz="0" w:space="0" w:color="auto"/>
        <w:left w:val="none" w:sz="0" w:space="0" w:color="auto"/>
        <w:bottom w:val="none" w:sz="0" w:space="0" w:color="auto"/>
        <w:right w:val="none" w:sz="0" w:space="0" w:color="auto"/>
      </w:divBdr>
    </w:div>
    <w:div w:id="1031145472">
      <w:marLeft w:val="0"/>
      <w:marRight w:val="0"/>
      <w:marTop w:val="0"/>
      <w:marBottom w:val="0"/>
      <w:divBdr>
        <w:top w:val="none" w:sz="0" w:space="0" w:color="auto"/>
        <w:left w:val="none" w:sz="0" w:space="0" w:color="auto"/>
        <w:bottom w:val="none" w:sz="0" w:space="0" w:color="auto"/>
        <w:right w:val="none" w:sz="0" w:space="0" w:color="auto"/>
      </w:divBdr>
    </w:div>
    <w:div w:id="1031148444">
      <w:marLeft w:val="0"/>
      <w:marRight w:val="0"/>
      <w:marTop w:val="0"/>
      <w:marBottom w:val="0"/>
      <w:divBdr>
        <w:top w:val="none" w:sz="0" w:space="0" w:color="auto"/>
        <w:left w:val="none" w:sz="0" w:space="0" w:color="auto"/>
        <w:bottom w:val="none" w:sz="0" w:space="0" w:color="auto"/>
        <w:right w:val="none" w:sz="0" w:space="0" w:color="auto"/>
      </w:divBdr>
    </w:div>
    <w:div w:id="1031226785">
      <w:marLeft w:val="0"/>
      <w:marRight w:val="0"/>
      <w:marTop w:val="0"/>
      <w:marBottom w:val="0"/>
      <w:divBdr>
        <w:top w:val="none" w:sz="0" w:space="0" w:color="auto"/>
        <w:left w:val="none" w:sz="0" w:space="0" w:color="auto"/>
        <w:bottom w:val="none" w:sz="0" w:space="0" w:color="auto"/>
        <w:right w:val="none" w:sz="0" w:space="0" w:color="auto"/>
      </w:divBdr>
    </w:div>
    <w:div w:id="1031340144">
      <w:marLeft w:val="0"/>
      <w:marRight w:val="0"/>
      <w:marTop w:val="0"/>
      <w:marBottom w:val="0"/>
      <w:divBdr>
        <w:top w:val="none" w:sz="0" w:space="0" w:color="auto"/>
        <w:left w:val="none" w:sz="0" w:space="0" w:color="auto"/>
        <w:bottom w:val="none" w:sz="0" w:space="0" w:color="auto"/>
        <w:right w:val="none" w:sz="0" w:space="0" w:color="auto"/>
      </w:divBdr>
    </w:div>
    <w:div w:id="1031416852">
      <w:marLeft w:val="0"/>
      <w:marRight w:val="0"/>
      <w:marTop w:val="0"/>
      <w:marBottom w:val="0"/>
      <w:divBdr>
        <w:top w:val="none" w:sz="0" w:space="0" w:color="auto"/>
        <w:left w:val="none" w:sz="0" w:space="0" w:color="auto"/>
        <w:bottom w:val="none" w:sz="0" w:space="0" w:color="auto"/>
        <w:right w:val="none" w:sz="0" w:space="0" w:color="auto"/>
      </w:divBdr>
    </w:div>
    <w:div w:id="1031422469">
      <w:marLeft w:val="0"/>
      <w:marRight w:val="0"/>
      <w:marTop w:val="0"/>
      <w:marBottom w:val="0"/>
      <w:divBdr>
        <w:top w:val="none" w:sz="0" w:space="0" w:color="auto"/>
        <w:left w:val="none" w:sz="0" w:space="0" w:color="auto"/>
        <w:bottom w:val="none" w:sz="0" w:space="0" w:color="auto"/>
        <w:right w:val="none" w:sz="0" w:space="0" w:color="auto"/>
      </w:divBdr>
    </w:div>
    <w:div w:id="1031537679">
      <w:marLeft w:val="0"/>
      <w:marRight w:val="0"/>
      <w:marTop w:val="0"/>
      <w:marBottom w:val="0"/>
      <w:divBdr>
        <w:top w:val="none" w:sz="0" w:space="0" w:color="auto"/>
        <w:left w:val="none" w:sz="0" w:space="0" w:color="auto"/>
        <w:bottom w:val="none" w:sz="0" w:space="0" w:color="auto"/>
        <w:right w:val="none" w:sz="0" w:space="0" w:color="auto"/>
      </w:divBdr>
    </w:div>
    <w:div w:id="1031608046">
      <w:marLeft w:val="0"/>
      <w:marRight w:val="0"/>
      <w:marTop w:val="0"/>
      <w:marBottom w:val="0"/>
      <w:divBdr>
        <w:top w:val="none" w:sz="0" w:space="0" w:color="auto"/>
        <w:left w:val="none" w:sz="0" w:space="0" w:color="auto"/>
        <w:bottom w:val="none" w:sz="0" w:space="0" w:color="auto"/>
        <w:right w:val="none" w:sz="0" w:space="0" w:color="auto"/>
      </w:divBdr>
    </w:div>
    <w:div w:id="1031611687">
      <w:marLeft w:val="0"/>
      <w:marRight w:val="0"/>
      <w:marTop w:val="0"/>
      <w:marBottom w:val="0"/>
      <w:divBdr>
        <w:top w:val="none" w:sz="0" w:space="0" w:color="auto"/>
        <w:left w:val="none" w:sz="0" w:space="0" w:color="auto"/>
        <w:bottom w:val="none" w:sz="0" w:space="0" w:color="auto"/>
        <w:right w:val="none" w:sz="0" w:space="0" w:color="auto"/>
      </w:divBdr>
    </w:div>
    <w:div w:id="1031615878">
      <w:marLeft w:val="0"/>
      <w:marRight w:val="0"/>
      <w:marTop w:val="0"/>
      <w:marBottom w:val="0"/>
      <w:divBdr>
        <w:top w:val="none" w:sz="0" w:space="0" w:color="auto"/>
        <w:left w:val="none" w:sz="0" w:space="0" w:color="auto"/>
        <w:bottom w:val="none" w:sz="0" w:space="0" w:color="auto"/>
        <w:right w:val="none" w:sz="0" w:space="0" w:color="auto"/>
      </w:divBdr>
    </w:div>
    <w:div w:id="1031803867">
      <w:marLeft w:val="0"/>
      <w:marRight w:val="0"/>
      <w:marTop w:val="0"/>
      <w:marBottom w:val="0"/>
      <w:divBdr>
        <w:top w:val="none" w:sz="0" w:space="0" w:color="auto"/>
        <w:left w:val="none" w:sz="0" w:space="0" w:color="auto"/>
        <w:bottom w:val="none" w:sz="0" w:space="0" w:color="auto"/>
        <w:right w:val="none" w:sz="0" w:space="0" w:color="auto"/>
      </w:divBdr>
    </w:div>
    <w:div w:id="1031880002">
      <w:marLeft w:val="0"/>
      <w:marRight w:val="0"/>
      <w:marTop w:val="0"/>
      <w:marBottom w:val="0"/>
      <w:divBdr>
        <w:top w:val="none" w:sz="0" w:space="0" w:color="auto"/>
        <w:left w:val="none" w:sz="0" w:space="0" w:color="auto"/>
        <w:bottom w:val="none" w:sz="0" w:space="0" w:color="auto"/>
        <w:right w:val="none" w:sz="0" w:space="0" w:color="auto"/>
      </w:divBdr>
    </w:div>
    <w:div w:id="1031956683">
      <w:marLeft w:val="0"/>
      <w:marRight w:val="0"/>
      <w:marTop w:val="0"/>
      <w:marBottom w:val="0"/>
      <w:divBdr>
        <w:top w:val="none" w:sz="0" w:space="0" w:color="auto"/>
        <w:left w:val="none" w:sz="0" w:space="0" w:color="auto"/>
        <w:bottom w:val="none" w:sz="0" w:space="0" w:color="auto"/>
        <w:right w:val="none" w:sz="0" w:space="0" w:color="auto"/>
      </w:divBdr>
    </w:div>
    <w:div w:id="1032149441">
      <w:marLeft w:val="0"/>
      <w:marRight w:val="0"/>
      <w:marTop w:val="0"/>
      <w:marBottom w:val="0"/>
      <w:divBdr>
        <w:top w:val="none" w:sz="0" w:space="0" w:color="auto"/>
        <w:left w:val="none" w:sz="0" w:space="0" w:color="auto"/>
        <w:bottom w:val="none" w:sz="0" w:space="0" w:color="auto"/>
        <w:right w:val="none" w:sz="0" w:space="0" w:color="auto"/>
      </w:divBdr>
    </w:div>
    <w:div w:id="1032195038">
      <w:marLeft w:val="0"/>
      <w:marRight w:val="0"/>
      <w:marTop w:val="0"/>
      <w:marBottom w:val="0"/>
      <w:divBdr>
        <w:top w:val="none" w:sz="0" w:space="0" w:color="auto"/>
        <w:left w:val="none" w:sz="0" w:space="0" w:color="auto"/>
        <w:bottom w:val="none" w:sz="0" w:space="0" w:color="auto"/>
        <w:right w:val="none" w:sz="0" w:space="0" w:color="auto"/>
      </w:divBdr>
    </w:div>
    <w:div w:id="1032340648">
      <w:marLeft w:val="0"/>
      <w:marRight w:val="0"/>
      <w:marTop w:val="0"/>
      <w:marBottom w:val="0"/>
      <w:divBdr>
        <w:top w:val="none" w:sz="0" w:space="0" w:color="auto"/>
        <w:left w:val="none" w:sz="0" w:space="0" w:color="auto"/>
        <w:bottom w:val="none" w:sz="0" w:space="0" w:color="auto"/>
        <w:right w:val="none" w:sz="0" w:space="0" w:color="auto"/>
      </w:divBdr>
    </w:div>
    <w:div w:id="1032345662">
      <w:marLeft w:val="0"/>
      <w:marRight w:val="0"/>
      <w:marTop w:val="0"/>
      <w:marBottom w:val="0"/>
      <w:divBdr>
        <w:top w:val="none" w:sz="0" w:space="0" w:color="auto"/>
        <w:left w:val="none" w:sz="0" w:space="0" w:color="auto"/>
        <w:bottom w:val="none" w:sz="0" w:space="0" w:color="auto"/>
        <w:right w:val="none" w:sz="0" w:space="0" w:color="auto"/>
      </w:divBdr>
    </w:div>
    <w:div w:id="1032413352">
      <w:marLeft w:val="0"/>
      <w:marRight w:val="0"/>
      <w:marTop w:val="0"/>
      <w:marBottom w:val="0"/>
      <w:divBdr>
        <w:top w:val="none" w:sz="0" w:space="0" w:color="auto"/>
        <w:left w:val="none" w:sz="0" w:space="0" w:color="auto"/>
        <w:bottom w:val="none" w:sz="0" w:space="0" w:color="auto"/>
        <w:right w:val="none" w:sz="0" w:space="0" w:color="auto"/>
      </w:divBdr>
    </w:div>
    <w:div w:id="1032416632">
      <w:marLeft w:val="0"/>
      <w:marRight w:val="0"/>
      <w:marTop w:val="0"/>
      <w:marBottom w:val="0"/>
      <w:divBdr>
        <w:top w:val="none" w:sz="0" w:space="0" w:color="auto"/>
        <w:left w:val="none" w:sz="0" w:space="0" w:color="auto"/>
        <w:bottom w:val="none" w:sz="0" w:space="0" w:color="auto"/>
        <w:right w:val="none" w:sz="0" w:space="0" w:color="auto"/>
      </w:divBdr>
    </w:div>
    <w:div w:id="1032612747">
      <w:marLeft w:val="0"/>
      <w:marRight w:val="0"/>
      <w:marTop w:val="0"/>
      <w:marBottom w:val="0"/>
      <w:divBdr>
        <w:top w:val="none" w:sz="0" w:space="0" w:color="auto"/>
        <w:left w:val="none" w:sz="0" w:space="0" w:color="auto"/>
        <w:bottom w:val="none" w:sz="0" w:space="0" w:color="auto"/>
        <w:right w:val="none" w:sz="0" w:space="0" w:color="auto"/>
      </w:divBdr>
    </w:div>
    <w:div w:id="1032729236">
      <w:marLeft w:val="0"/>
      <w:marRight w:val="0"/>
      <w:marTop w:val="0"/>
      <w:marBottom w:val="0"/>
      <w:divBdr>
        <w:top w:val="none" w:sz="0" w:space="0" w:color="auto"/>
        <w:left w:val="none" w:sz="0" w:space="0" w:color="auto"/>
        <w:bottom w:val="none" w:sz="0" w:space="0" w:color="auto"/>
        <w:right w:val="none" w:sz="0" w:space="0" w:color="auto"/>
      </w:divBdr>
    </w:div>
    <w:div w:id="1032732118">
      <w:marLeft w:val="0"/>
      <w:marRight w:val="0"/>
      <w:marTop w:val="0"/>
      <w:marBottom w:val="0"/>
      <w:divBdr>
        <w:top w:val="none" w:sz="0" w:space="0" w:color="auto"/>
        <w:left w:val="none" w:sz="0" w:space="0" w:color="auto"/>
        <w:bottom w:val="none" w:sz="0" w:space="0" w:color="auto"/>
        <w:right w:val="none" w:sz="0" w:space="0" w:color="auto"/>
      </w:divBdr>
    </w:div>
    <w:div w:id="1032800532">
      <w:marLeft w:val="0"/>
      <w:marRight w:val="0"/>
      <w:marTop w:val="0"/>
      <w:marBottom w:val="0"/>
      <w:divBdr>
        <w:top w:val="none" w:sz="0" w:space="0" w:color="auto"/>
        <w:left w:val="none" w:sz="0" w:space="0" w:color="auto"/>
        <w:bottom w:val="none" w:sz="0" w:space="0" w:color="auto"/>
        <w:right w:val="none" w:sz="0" w:space="0" w:color="auto"/>
      </w:divBdr>
    </w:div>
    <w:div w:id="1032878833">
      <w:marLeft w:val="0"/>
      <w:marRight w:val="0"/>
      <w:marTop w:val="0"/>
      <w:marBottom w:val="0"/>
      <w:divBdr>
        <w:top w:val="none" w:sz="0" w:space="0" w:color="auto"/>
        <w:left w:val="none" w:sz="0" w:space="0" w:color="auto"/>
        <w:bottom w:val="none" w:sz="0" w:space="0" w:color="auto"/>
        <w:right w:val="none" w:sz="0" w:space="0" w:color="auto"/>
      </w:divBdr>
    </w:div>
    <w:div w:id="1033044202">
      <w:marLeft w:val="0"/>
      <w:marRight w:val="0"/>
      <w:marTop w:val="0"/>
      <w:marBottom w:val="0"/>
      <w:divBdr>
        <w:top w:val="none" w:sz="0" w:space="0" w:color="auto"/>
        <w:left w:val="none" w:sz="0" w:space="0" w:color="auto"/>
        <w:bottom w:val="none" w:sz="0" w:space="0" w:color="auto"/>
        <w:right w:val="none" w:sz="0" w:space="0" w:color="auto"/>
      </w:divBdr>
    </w:div>
    <w:div w:id="1033116259">
      <w:marLeft w:val="0"/>
      <w:marRight w:val="0"/>
      <w:marTop w:val="0"/>
      <w:marBottom w:val="0"/>
      <w:divBdr>
        <w:top w:val="none" w:sz="0" w:space="0" w:color="auto"/>
        <w:left w:val="none" w:sz="0" w:space="0" w:color="auto"/>
        <w:bottom w:val="none" w:sz="0" w:space="0" w:color="auto"/>
        <w:right w:val="none" w:sz="0" w:space="0" w:color="auto"/>
      </w:divBdr>
    </w:div>
    <w:div w:id="1033457190">
      <w:marLeft w:val="0"/>
      <w:marRight w:val="0"/>
      <w:marTop w:val="0"/>
      <w:marBottom w:val="0"/>
      <w:divBdr>
        <w:top w:val="none" w:sz="0" w:space="0" w:color="auto"/>
        <w:left w:val="none" w:sz="0" w:space="0" w:color="auto"/>
        <w:bottom w:val="none" w:sz="0" w:space="0" w:color="auto"/>
        <w:right w:val="none" w:sz="0" w:space="0" w:color="auto"/>
      </w:divBdr>
    </w:div>
    <w:div w:id="1033459503">
      <w:bodyDiv w:val="1"/>
      <w:marLeft w:val="0"/>
      <w:marRight w:val="0"/>
      <w:marTop w:val="0"/>
      <w:marBottom w:val="0"/>
      <w:divBdr>
        <w:top w:val="none" w:sz="0" w:space="0" w:color="auto"/>
        <w:left w:val="none" w:sz="0" w:space="0" w:color="auto"/>
        <w:bottom w:val="none" w:sz="0" w:space="0" w:color="auto"/>
        <w:right w:val="none" w:sz="0" w:space="0" w:color="auto"/>
      </w:divBdr>
    </w:div>
    <w:div w:id="1033533400">
      <w:marLeft w:val="0"/>
      <w:marRight w:val="0"/>
      <w:marTop w:val="0"/>
      <w:marBottom w:val="0"/>
      <w:divBdr>
        <w:top w:val="none" w:sz="0" w:space="0" w:color="auto"/>
        <w:left w:val="none" w:sz="0" w:space="0" w:color="auto"/>
        <w:bottom w:val="none" w:sz="0" w:space="0" w:color="auto"/>
        <w:right w:val="none" w:sz="0" w:space="0" w:color="auto"/>
      </w:divBdr>
    </w:div>
    <w:div w:id="1033534391">
      <w:marLeft w:val="0"/>
      <w:marRight w:val="0"/>
      <w:marTop w:val="0"/>
      <w:marBottom w:val="0"/>
      <w:divBdr>
        <w:top w:val="none" w:sz="0" w:space="0" w:color="auto"/>
        <w:left w:val="none" w:sz="0" w:space="0" w:color="auto"/>
        <w:bottom w:val="none" w:sz="0" w:space="0" w:color="auto"/>
        <w:right w:val="none" w:sz="0" w:space="0" w:color="auto"/>
      </w:divBdr>
    </w:div>
    <w:div w:id="1033655678">
      <w:marLeft w:val="0"/>
      <w:marRight w:val="0"/>
      <w:marTop w:val="0"/>
      <w:marBottom w:val="0"/>
      <w:divBdr>
        <w:top w:val="none" w:sz="0" w:space="0" w:color="auto"/>
        <w:left w:val="none" w:sz="0" w:space="0" w:color="auto"/>
        <w:bottom w:val="none" w:sz="0" w:space="0" w:color="auto"/>
        <w:right w:val="none" w:sz="0" w:space="0" w:color="auto"/>
      </w:divBdr>
    </w:div>
    <w:div w:id="1033725607">
      <w:marLeft w:val="0"/>
      <w:marRight w:val="0"/>
      <w:marTop w:val="0"/>
      <w:marBottom w:val="0"/>
      <w:divBdr>
        <w:top w:val="none" w:sz="0" w:space="0" w:color="auto"/>
        <w:left w:val="none" w:sz="0" w:space="0" w:color="auto"/>
        <w:bottom w:val="none" w:sz="0" w:space="0" w:color="auto"/>
        <w:right w:val="none" w:sz="0" w:space="0" w:color="auto"/>
      </w:divBdr>
    </w:div>
    <w:div w:id="1034036304">
      <w:marLeft w:val="0"/>
      <w:marRight w:val="0"/>
      <w:marTop w:val="0"/>
      <w:marBottom w:val="0"/>
      <w:divBdr>
        <w:top w:val="none" w:sz="0" w:space="0" w:color="auto"/>
        <w:left w:val="none" w:sz="0" w:space="0" w:color="auto"/>
        <w:bottom w:val="none" w:sz="0" w:space="0" w:color="auto"/>
        <w:right w:val="none" w:sz="0" w:space="0" w:color="auto"/>
      </w:divBdr>
    </w:div>
    <w:div w:id="1034038851">
      <w:marLeft w:val="0"/>
      <w:marRight w:val="0"/>
      <w:marTop w:val="0"/>
      <w:marBottom w:val="0"/>
      <w:divBdr>
        <w:top w:val="none" w:sz="0" w:space="0" w:color="auto"/>
        <w:left w:val="none" w:sz="0" w:space="0" w:color="auto"/>
        <w:bottom w:val="none" w:sz="0" w:space="0" w:color="auto"/>
        <w:right w:val="none" w:sz="0" w:space="0" w:color="auto"/>
      </w:divBdr>
    </w:div>
    <w:div w:id="1034111027">
      <w:marLeft w:val="0"/>
      <w:marRight w:val="0"/>
      <w:marTop w:val="0"/>
      <w:marBottom w:val="0"/>
      <w:divBdr>
        <w:top w:val="none" w:sz="0" w:space="0" w:color="auto"/>
        <w:left w:val="none" w:sz="0" w:space="0" w:color="auto"/>
        <w:bottom w:val="none" w:sz="0" w:space="0" w:color="auto"/>
        <w:right w:val="none" w:sz="0" w:space="0" w:color="auto"/>
      </w:divBdr>
    </w:div>
    <w:div w:id="1034118859">
      <w:marLeft w:val="0"/>
      <w:marRight w:val="0"/>
      <w:marTop w:val="0"/>
      <w:marBottom w:val="0"/>
      <w:divBdr>
        <w:top w:val="none" w:sz="0" w:space="0" w:color="auto"/>
        <w:left w:val="none" w:sz="0" w:space="0" w:color="auto"/>
        <w:bottom w:val="none" w:sz="0" w:space="0" w:color="auto"/>
        <w:right w:val="none" w:sz="0" w:space="0" w:color="auto"/>
      </w:divBdr>
    </w:div>
    <w:div w:id="1034186387">
      <w:marLeft w:val="0"/>
      <w:marRight w:val="0"/>
      <w:marTop w:val="0"/>
      <w:marBottom w:val="0"/>
      <w:divBdr>
        <w:top w:val="none" w:sz="0" w:space="0" w:color="auto"/>
        <w:left w:val="none" w:sz="0" w:space="0" w:color="auto"/>
        <w:bottom w:val="none" w:sz="0" w:space="0" w:color="auto"/>
        <w:right w:val="none" w:sz="0" w:space="0" w:color="auto"/>
      </w:divBdr>
    </w:div>
    <w:div w:id="1034186751">
      <w:marLeft w:val="0"/>
      <w:marRight w:val="0"/>
      <w:marTop w:val="0"/>
      <w:marBottom w:val="0"/>
      <w:divBdr>
        <w:top w:val="none" w:sz="0" w:space="0" w:color="auto"/>
        <w:left w:val="none" w:sz="0" w:space="0" w:color="auto"/>
        <w:bottom w:val="none" w:sz="0" w:space="0" w:color="auto"/>
        <w:right w:val="none" w:sz="0" w:space="0" w:color="auto"/>
      </w:divBdr>
    </w:div>
    <w:div w:id="1034232707">
      <w:marLeft w:val="0"/>
      <w:marRight w:val="0"/>
      <w:marTop w:val="0"/>
      <w:marBottom w:val="0"/>
      <w:divBdr>
        <w:top w:val="none" w:sz="0" w:space="0" w:color="auto"/>
        <w:left w:val="none" w:sz="0" w:space="0" w:color="auto"/>
        <w:bottom w:val="none" w:sz="0" w:space="0" w:color="auto"/>
        <w:right w:val="none" w:sz="0" w:space="0" w:color="auto"/>
      </w:divBdr>
    </w:div>
    <w:div w:id="1034306747">
      <w:marLeft w:val="0"/>
      <w:marRight w:val="0"/>
      <w:marTop w:val="0"/>
      <w:marBottom w:val="0"/>
      <w:divBdr>
        <w:top w:val="none" w:sz="0" w:space="0" w:color="auto"/>
        <w:left w:val="none" w:sz="0" w:space="0" w:color="auto"/>
        <w:bottom w:val="none" w:sz="0" w:space="0" w:color="auto"/>
        <w:right w:val="none" w:sz="0" w:space="0" w:color="auto"/>
      </w:divBdr>
    </w:div>
    <w:div w:id="1034308833">
      <w:marLeft w:val="0"/>
      <w:marRight w:val="0"/>
      <w:marTop w:val="0"/>
      <w:marBottom w:val="0"/>
      <w:divBdr>
        <w:top w:val="none" w:sz="0" w:space="0" w:color="auto"/>
        <w:left w:val="none" w:sz="0" w:space="0" w:color="auto"/>
        <w:bottom w:val="none" w:sz="0" w:space="0" w:color="auto"/>
        <w:right w:val="none" w:sz="0" w:space="0" w:color="auto"/>
      </w:divBdr>
    </w:div>
    <w:div w:id="1034310666">
      <w:marLeft w:val="0"/>
      <w:marRight w:val="0"/>
      <w:marTop w:val="0"/>
      <w:marBottom w:val="0"/>
      <w:divBdr>
        <w:top w:val="none" w:sz="0" w:space="0" w:color="auto"/>
        <w:left w:val="none" w:sz="0" w:space="0" w:color="auto"/>
        <w:bottom w:val="none" w:sz="0" w:space="0" w:color="auto"/>
        <w:right w:val="none" w:sz="0" w:space="0" w:color="auto"/>
      </w:divBdr>
    </w:div>
    <w:div w:id="1034354978">
      <w:marLeft w:val="0"/>
      <w:marRight w:val="0"/>
      <w:marTop w:val="0"/>
      <w:marBottom w:val="0"/>
      <w:divBdr>
        <w:top w:val="none" w:sz="0" w:space="0" w:color="auto"/>
        <w:left w:val="none" w:sz="0" w:space="0" w:color="auto"/>
        <w:bottom w:val="none" w:sz="0" w:space="0" w:color="auto"/>
        <w:right w:val="none" w:sz="0" w:space="0" w:color="auto"/>
      </w:divBdr>
    </w:div>
    <w:div w:id="1034379896">
      <w:marLeft w:val="0"/>
      <w:marRight w:val="0"/>
      <w:marTop w:val="0"/>
      <w:marBottom w:val="0"/>
      <w:divBdr>
        <w:top w:val="none" w:sz="0" w:space="0" w:color="auto"/>
        <w:left w:val="none" w:sz="0" w:space="0" w:color="auto"/>
        <w:bottom w:val="none" w:sz="0" w:space="0" w:color="auto"/>
        <w:right w:val="none" w:sz="0" w:space="0" w:color="auto"/>
      </w:divBdr>
    </w:div>
    <w:div w:id="1034382739">
      <w:marLeft w:val="0"/>
      <w:marRight w:val="0"/>
      <w:marTop w:val="0"/>
      <w:marBottom w:val="0"/>
      <w:divBdr>
        <w:top w:val="none" w:sz="0" w:space="0" w:color="auto"/>
        <w:left w:val="none" w:sz="0" w:space="0" w:color="auto"/>
        <w:bottom w:val="none" w:sz="0" w:space="0" w:color="auto"/>
        <w:right w:val="none" w:sz="0" w:space="0" w:color="auto"/>
      </w:divBdr>
    </w:div>
    <w:div w:id="1034502163">
      <w:marLeft w:val="0"/>
      <w:marRight w:val="0"/>
      <w:marTop w:val="0"/>
      <w:marBottom w:val="0"/>
      <w:divBdr>
        <w:top w:val="none" w:sz="0" w:space="0" w:color="auto"/>
        <w:left w:val="none" w:sz="0" w:space="0" w:color="auto"/>
        <w:bottom w:val="none" w:sz="0" w:space="0" w:color="auto"/>
        <w:right w:val="none" w:sz="0" w:space="0" w:color="auto"/>
      </w:divBdr>
    </w:div>
    <w:div w:id="1034691394">
      <w:marLeft w:val="0"/>
      <w:marRight w:val="0"/>
      <w:marTop w:val="0"/>
      <w:marBottom w:val="0"/>
      <w:divBdr>
        <w:top w:val="none" w:sz="0" w:space="0" w:color="auto"/>
        <w:left w:val="none" w:sz="0" w:space="0" w:color="auto"/>
        <w:bottom w:val="none" w:sz="0" w:space="0" w:color="auto"/>
        <w:right w:val="none" w:sz="0" w:space="0" w:color="auto"/>
      </w:divBdr>
    </w:div>
    <w:div w:id="1034844627">
      <w:marLeft w:val="0"/>
      <w:marRight w:val="0"/>
      <w:marTop w:val="0"/>
      <w:marBottom w:val="0"/>
      <w:divBdr>
        <w:top w:val="none" w:sz="0" w:space="0" w:color="auto"/>
        <w:left w:val="none" w:sz="0" w:space="0" w:color="auto"/>
        <w:bottom w:val="none" w:sz="0" w:space="0" w:color="auto"/>
        <w:right w:val="none" w:sz="0" w:space="0" w:color="auto"/>
      </w:divBdr>
    </w:div>
    <w:div w:id="1034888557">
      <w:marLeft w:val="0"/>
      <w:marRight w:val="0"/>
      <w:marTop w:val="0"/>
      <w:marBottom w:val="0"/>
      <w:divBdr>
        <w:top w:val="none" w:sz="0" w:space="0" w:color="auto"/>
        <w:left w:val="none" w:sz="0" w:space="0" w:color="auto"/>
        <w:bottom w:val="none" w:sz="0" w:space="0" w:color="auto"/>
        <w:right w:val="none" w:sz="0" w:space="0" w:color="auto"/>
      </w:divBdr>
    </w:div>
    <w:div w:id="1035040748">
      <w:bodyDiv w:val="1"/>
      <w:marLeft w:val="0"/>
      <w:marRight w:val="0"/>
      <w:marTop w:val="0"/>
      <w:marBottom w:val="0"/>
      <w:divBdr>
        <w:top w:val="none" w:sz="0" w:space="0" w:color="auto"/>
        <w:left w:val="none" w:sz="0" w:space="0" w:color="auto"/>
        <w:bottom w:val="none" w:sz="0" w:space="0" w:color="auto"/>
        <w:right w:val="none" w:sz="0" w:space="0" w:color="auto"/>
      </w:divBdr>
    </w:div>
    <w:div w:id="1035042586">
      <w:marLeft w:val="0"/>
      <w:marRight w:val="0"/>
      <w:marTop w:val="0"/>
      <w:marBottom w:val="0"/>
      <w:divBdr>
        <w:top w:val="none" w:sz="0" w:space="0" w:color="auto"/>
        <w:left w:val="none" w:sz="0" w:space="0" w:color="auto"/>
        <w:bottom w:val="none" w:sz="0" w:space="0" w:color="auto"/>
        <w:right w:val="none" w:sz="0" w:space="0" w:color="auto"/>
      </w:divBdr>
    </w:div>
    <w:div w:id="1035077784">
      <w:marLeft w:val="0"/>
      <w:marRight w:val="0"/>
      <w:marTop w:val="0"/>
      <w:marBottom w:val="0"/>
      <w:divBdr>
        <w:top w:val="none" w:sz="0" w:space="0" w:color="auto"/>
        <w:left w:val="none" w:sz="0" w:space="0" w:color="auto"/>
        <w:bottom w:val="none" w:sz="0" w:space="0" w:color="auto"/>
        <w:right w:val="none" w:sz="0" w:space="0" w:color="auto"/>
      </w:divBdr>
    </w:div>
    <w:div w:id="1035078931">
      <w:marLeft w:val="0"/>
      <w:marRight w:val="0"/>
      <w:marTop w:val="0"/>
      <w:marBottom w:val="0"/>
      <w:divBdr>
        <w:top w:val="none" w:sz="0" w:space="0" w:color="auto"/>
        <w:left w:val="none" w:sz="0" w:space="0" w:color="auto"/>
        <w:bottom w:val="none" w:sz="0" w:space="0" w:color="auto"/>
        <w:right w:val="none" w:sz="0" w:space="0" w:color="auto"/>
      </w:divBdr>
    </w:div>
    <w:div w:id="1035229503">
      <w:marLeft w:val="0"/>
      <w:marRight w:val="0"/>
      <w:marTop w:val="0"/>
      <w:marBottom w:val="0"/>
      <w:divBdr>
        <w:top w:val="none" w:sz="0" w:space="0" w:color="auto"/>
        <w:left w:val="none" w:sz="0" w:space="0" w:color="auto"/>
        <w:bottom w:val="none" w:sz="0" w:space="0" w:color="auto"/>
        <w:right w:val="none" w:sz="0" w:space="0" w:color="auto"/>
      </w:divBdr>
    </w:div>
    <w:div w:id="1035236095">
      <w:marLeft w:val="0"/>
      <w:marRight w:val="0"/>
      <w:marTop w:val="0"/>
      <w:marBottom w:val="0"/>
      <w:divBdr>
        <w:top w:val="none" w:sz="0" w:space="0" w:color="auto"/>
        <w:left w:val="none" w:sz="0" w:space="0" w:color="auto"/>
        <w:bottom w:val="none" w:sz="0" w:space="0" w:color="auto"/>
        <w:right w:val="none" w:sz="0" w:space="0" w:color="auto"/>
      </w:divBdr>
    </w:div>
    <w:div w:id="1035274910">
      <w:marLeft w:val="0"/>
      <w:marRight w:val="0"/>
      <w:marTop w:val="0"/>
      <w:marBottom w:val="0"/>
      <w:divBdr>
        <w:top w:val="none" w:sz="0" w:space="0" w:color="auto"/>
        <w:left w:val="none" w:sz="0" w:space="0" w:color="auto"/>
        <w:bottom w:val="none" w:sz="0" w:space="0" w:color="auto"/>
        <w:right w:val="none" w:sz="0" w:space="0" w:color="auto"/>
      </w:divBdr>
    </w:div>
    <w:div w:id="1035275391">
      <w:marLeft w:val="0"/>
      <w:marRight w:val="0"/>
      <w:marTop w:val="0"/>
      <w:marBottom w:val="0"/>
      <w:divBdr>
        <w:top w:val="none" w:sz="0" w:space="0" w:color="auto"/>
        <w:left w:val="none" w:sz="0" w:space="0" w:color="auto"/>
        <w:bottom w:val="none" w:sz="0" w:space="0" w:color="auto"/>
        <w:right w:val="none" w:sz="0" w:space="0" w:color="auto"/>
      </w:divBdr>
    </w:div>
    <w:div w:id="1035278014">
      <w:marLeft w:val="0"/>
      <w:marRight w:val="0"/>
      <w:marTop w:val="0"/>
      <w:marBottom w:val="0"/>
      <w:divBdr>
        <w:top w:val="none" w:sz="0" w:space="0" w:color="auto"/>
        <w:left w:val="none" w:sz="0" w:space="0" w:color="auto"/>
        <w:bottom w:val="none" w:sz="0" w:space="0" w:color="auto"/>
        <w:right w:val="none" w:sz="0" w:space="0" w:color="auto"/>
      </w:divBdr>
    </w:div>
    <w:div w:id="1035347805">
      <w:marLeft w:val="0"/>
      <w:marRight w:val="0"/>
      <w:marTop w:val="0"/>
      <w:marBottom w:val="0"/>
      <w:divBdr>
        <w:top w:val="none" w:sz="0" w:space="0" w:color="auto"/>
        <w:left w:val="none" w:sz="0" w:space="0" w:color="auto"/>
        <w:bottom w:val="none" w:sz="0" w:space="0" w:color="auto"/>
        <w:right w:val="none" w:sz="0" w:space="0" w:color="auto"/>
      </w:divBdr>
    </w:div>
    <w:div w:id="1035349888">
      <w:marLeft w:val="0"/>
      <w:marRight w:val="0"/>
      <w:marTop w:val="0"/>
      <w:marBottom w:val="0"/>
      <w:divBdr>
        <w:top w:val="none" w:sz="0" w:space="0" w:color="auto"/>
        <w:left w:val="none" w:sz="0" w:space="0" w:color="auto"/>
        <w:bottom w:val="none" w:sz="0" w:space="0" w:color="auto"/>
        <w:right w:val="none" w:sz="0" w:space="0" w:color="auto"/>
      </w:divBdr>
    </w:div>
    <w:div w:id="1035354616">
      <w:marLeft w:val="0"/>
      <w:marRight w:val="0"/>
      <w:marTop w:val="0"/>
      <w:marBottom w:val="0"/>
      <w:divBdr>
        <w:top w:val="none" w:sz="0" w:space="0" w:color="auto"/>
        <w:left w:val="none" w:sz="0" w:space="0" w:color="auto"/>
        <w:bottom w:val="none" w:sz="0" w:space="0" w:color="auto"/>
        <w:right w:val="none" w:sz="0" w:space="0" w:color="auto"/>
      </w:divBdr>
    </w:div>
    <w:div w:id="1035470510">
      <w:marLeft w:val="0"/>
      <w:marRight w:val="0"/>
      <w:marTop w:val="0"/>
      <w:marBottom w:val="0"/>
      <w:divBdr>
        <w:top w:val="none" w:sz="0" w:space="0" w:color="auto"/>
        <w:left w:val="none" w:sz="0" w:space="0" w:color="auto"/>
        <w:bottom w:val="none" w:sz="0" w:space="0" w:color="auto"/>
        <w:right w:val="none" w:sz="0" w:space="0" w:color="auto"/>
      </w:divBdr>
    </w:div>
    <w:div w:id="1035498326">
      <w:marLeft w:val="0"/>
      <w:marRight w:val="0"/>
      <w:marTop w:val="0"/>
      <w:marBottom w:val="0"/>
      <w:divBdr>
        <w:top w:val="none" w:sz="0" w:space="0" w:color="auto"/>
        <w:left w:val="none" w:sz="0" w:space="0" w:color="auto"/>
        <w:bottom w:val="none" w:sz="0" w:space="0" w:color="auto"/>
        <w:right w:val="none" w:sz="0" w:space="0" w:color="auto"/>
      </w:divBdr>
    </w:div>
    <w:div w:id="1035546887">
      <w:marLeft w:val="0"/>
      <w:marRight w:val="0"/>
      <w:marTop w:val="0"/>
      <w:marBottom w:val="0"/>
      <w:divBdr>
        <w:top w:val="none" w:sz="0" w:space="0" w:color="auto"/>
        <w:left w:val="none" w:sz="0" w:space="0" w:color="auto"/>
        <w:bottom w:val="none" w:sz="0" w:space="0" w:color="auto"/>
        <w:right w:val="none" w:sz="0" w:space="0" w:color="auto"/>
      </w:divBdr>
    </w:div>
    <w:div w:id="1035693085">
      <w:marLeft w:val="0"/>
      <w:marRight w:val="0"/>
      <w:marTop w:val="0"/>
      <w:marBottom w:val="0"/>
      <w:divBdr>
        <w:top w:val="none" w:sz="0" w:space="0" w:color="auto"/>
        <w:left w:val="none" w:sz="0" w:space="0" w:color="auto"/>
        <w:bottom w:val="none" w:sz="0" w:space="0" w:color="auto"/>
        <w:right w:val="none" w:sz="0" w:space="0" w:color="auto"/>
      </w:divBdr>
    </w:div>
    <w:div w:id="1035738023">
      <w:marLeft w:val="0"/>
      <w:marRight w:val="0"/>
      <w:marTop w:val="0"/>
      <w:marBottom w:val="0"/>
      <w:divBdr>
        <w:top w:val="none" w:sz="0" w:space="0" w:color="auto"/>
        <w:left w:val="none" w:sz="0" w:space="0" w:color="auto"/>
        <w:bottom w:val="none" w:sz="0" w:space="0" w:color="auto"/>
        <w:right w:val="none" w:sz="0" w:space="0" w:color="auto"/>
      </w:divBdr>
    </w:div>
    <w:div w:id="1035740534">
      <w:marLeft w:val="0"/>
      <w:marRight w:val="0"/>
      <w:marTop w:val="0"/>
      <w:marBottom w:val="0"/>
      <w:divBdr>
        <w:top w:val="none" w:sz="0" w:space="0" w:color="auto"/>
        <w:left w:val="none" w:sz="0" w:space="0" w:color="auto"/>
        <w:bottom w:val="none" w:sz="0" w:space="0" w:color="auto"/>
        <w:right w:val="none" w:sz="0" w:space="0" w:color="auto"/>
      </w:divBdr>
    </w:div>
    <w:div w:id="1035740935">
      <w:bodyDiv w:val="1"/>
      <w:marLeft w:val="0"/>
      <w:marRight w:val="0"/>
      <w:marTop w:val="0"/>
      <w:marBottom w:val="0"/>
      <w:divBdr>
        <w:top w:val="none" w:sz="0" w:space="0" w:color="auto"/>
        <w:left w:val="none" w:sz="0" w:space="0" w:color="auto"/>
        <w:bottom w:val="none" w:sz="0" w:space="0" w:color="auto"/>
        <w:right w:val="none" w:sz="0" w:space="0" w:color="auto"/>
      </w:divBdr>
    </w:div>
    <w:div w:id="1035884334">
      <w:marLeft w:val="0"/>
      <w:marRight w:val="0"/>
      <w:marTop w:val="0"/>
      <w:marBottom w:val="0"/>
      <w:divBdr>
        <w:top w:val="none" w:sz="0" w:space="0" w:color="auto"/>
        <w:left w:val="none" w:sz="0" w:space="0" w:color="auto"/>
        <w:bottom w:val="none" w:sz="0" w:space="0" w:color="auto"/>
        <w:right w:val="none" w:sz="0" w:space="0" w:color="auto"/>
      </w:divBdr>
    </w:div>
    <w:div w:id="1035889231">
      <w:marLeft w:val="0"/>
      <w:marRight w:val="0"/>
      <w:marTop w:val="0"/>
      <w:marBottom w:val="0"/>
      <w:divBdr>
        <w:top w:val="none" w:sz="0" w:space="0" w:color="auto"/>
        <w:left w:val="none" w:sz="0" w:space="0" w:color="auto"/>
        <w:bottom w:val="none" w:sz="0" w:space="0" w:color="auto"/>
        <w:right w:val="none" w:sz="0" w:space="0" w:color="auto"/>
      </w:divBdr>
    </w:div>
    <w:div w:id="1035889317">
      <w:marLeft w:val="0"/>
      <w:marRight w:val="0"/>
      <w:marTop w:val="0"/>
      <w:marBottom w:val="0"/>
      <w:divBdr>
        <w:top w:val="none" w:sz="0" w:space="0" w:color="auto"/>
        <w:left w:val="none" w:sz="0" w:space="0" w:color="auto"/>
        <w:bottom w:val="none" w:sz="0" w:space="0" w:color="auto"/>
        <w:right w:val="none" w:sz="0" w:space="0" w:color="auto"/>
      </w:divBdr>
    </w:div>
    <w:div w:id="1035890216">
      <w:marLeft w:val="0"/>
      <w:marRight w:val="0"/>
      <w:marTop w:val="0"/>
      <w:marBottom w:val="0"/>
      <w:divBdr>
        <w:top w:val="none" w:sz="0" w:space="0" w:color="auto"/>
        <w:left w:val="none" w:sz="0" w:space="0" w:color="auto"/>
        <w:bottom w:val="none" w:sz="0" w:space="0" w:color="auto"/>
        <w:right w:val="none" w:sz="0" w:space="0" w:color="auto"/>
      </w:divBdr>
    </w:div>
    <w:div w:id="1035891304">
      <w:marLeft w:val="0"/>
      <w:marRight w:val="0"/>
      <w:marTop w:val="0"/>
      <w:marBottom w:val="0"/>
      <w:divBdr>
        <w:top w:val="none" w:sz="0" w:space="0" w:color="auto"/>
        <w:left w:val="none" w:sz="0" w:space="0" w:color="auto"/>
        <w:bottom w:val="none" w:sz="0" w:space="0" w:color="auto"/>
        <w:right w:val="none" w:sz="0" w:space="0" w:color="auto"/>
      </w:divBdr>
    </w:div>
    <w:div w:id="1035934112">
      <w:marLeft w:val="0"/>
      <w:marRight w:val="0"/>
      <w:marTop w:val="0"/>
      <w:marBottom w:val="0"/>
      <w:divBdr>
        <w:top w:val="none" w:sz="0" w:space="0" w:color="auto"/>
        <w:left w:val="none" w:sz="0" w:space="0" w:color="auto"/>
        <w:bottom w:val="none" w:sz="0" w:space="0" w:color="auto"/>
        <w:right w:val="none" w:sz="0" w:space="0" w:color="auto"/>
      </w:divBdr>
    </w:div>
    <w:div w:id="1036007457">
      <w:marLeft w:val="0"/>
      <w:marRight w:val="0"/>
      <w:marTop w:val="0"/>
      <w:marBottom w:val="0"/>
      <w:divBdr>
        <w:top w:val="none" w:sz="0" w:space="0" w:color="auto"/>
        <w:left w:val="none" w:sz="0" w:space="0" w:color="auto"/>
        <w:bottom w:val="none" w:sz="0" w:space="0" w:color="auto"/>
        <w:right w:val="none" w:sz="0" w:space="0" w:color="auto"/>
      </w:divBdr>
    </w:div>
    <w:div w:id="1036008224">
      <w:marLeft w:val="0"/>
      <w:marRight w:val="0"/>
      <w:marTop w:val="0"/>
      <w:marBottom w:val="0"/>
      <w:divBdr>
        <w:top w:val="none" w:sz="0" w:space="0" w:color="auto"/>
        <w:left w:val="none" w:sz="0" w:space="0" w:color="auto"/>
        <w:bottom w:val="none" w:sz="0" w:space="0" w:color="auto"/>
        <w:right w:val="none" w:sz="0" w:space="0" w:color="auto"/>
      </w:divBdr>
    </w:div>
    <w:div w:id="1036077648">
      <w:marLeft w:val="0"/>
      <w:marRight w:val="0"/>
      <w:marTop w:val="0"/>
      <w:marBottom w:val="0"/>
      <w:divBdr>
        <w:top w:val="none" w:sz="0" w:space="0" w:color="auto"/>
        <w:left w:val="none" w:sz="0" w:space="0" w:color="auto"/>
        <w:bottom w:val="none" w:sz="0" w:space="0" w:color="auto"/>
        <w:right w:val="none" w:sz="0" w:space="0" w:color="auto"/>
      </w:divBdr>
    </w:div>
    <w:div w:id="1036078115">
      <w:marLeft w:val="0"/>
      <w:marRight w:val="0"/>
      <w:marTop w:val="0"/>
      <w:marBottom w:val="0"/>
      <w:divBdr>
        <w:top w:val="none" w:sz="0" w:space="0" w:color="auto"/>
        <w:left w:val="none" w:sz="0" w:space="0" w:color="auto"/>
        <w:bottom w:val="none" w:sz="0" w:space="0" w:color="auto"/>
        <w:right w:val="none" w:sz="0" w:space="0" w:color="auto"/>
      </w:divBdr>
    </w:div>
    <w:div w:id="1036085235">
      <w:marLeft w:val="0"/>
      <w:marRight w:val="0"/>
      <w:marTop w:val="0"/>
      <w:marBottom w:val="0"/>
      <w:divBdr>
        <w:top w:val="none" w:sz="0" w:space="0" w:color="auto"/>
        <w:left w:val="none" w:sz="0" w:space="0" w:color="auto"/>
        <w:bottom w:val="none" w:sz="0" w:space="0" w:color="auto"/>
        <w:right w:val="none" w:sz="0" w:space="0" w:color="auto"/>
      </w:divBdr>
    </w:div>
    <w:div w:id="1036127195">
      <w:marLeft w:val="0"/>
      <w:marRight w:val="0"/>
      <w:marTop w:val="0"/>
      <w:marBottom w:val="0"/>
      <w:divBdr>
        <w:top w:val="none" w:sz="0" w:space="0" w:color="auto"/>
        <w:left w:val="none" w:sz="0" w:space="0" w:color="auto"/>
        <w:bottom w:val="none" w:sz="0" w:space="0" w:color="auto"/>
        <w:right w:val="none" w:sz="0" w:space="0" w:color="auto"/>
      </w:divBdr>
    </w:div>
    <w:div w:id="1036152378">
      <w:marLeft w:val="0"/>
      <w:marRight w:val="0"/>
      <w:marTop w:val="0"/>
      <w:marBottom w:val="0"/>
      <w:divBdr>
        <w:top w:val="none" w:sz="0" w:space="0" w:color="auto"/>
        <w:left w:val="none" w:sz="0" w:space="0" w:color="auto"/>
        <w:bottom w:val="none" w:sz="0" w:space="0" w:color="auto"/>
        <w:right w:val="none" w:sz="0" w:space="0" w:color="auto"/>
      </w:divBdr>
    </w:div>
    <w:div w:id="1036154835">
      <w:marLeft w:val="0"/>
      <w:marRight w:val="0"/>
      <w:marTop w:val="0"/>
      <w:marBottom w:val="0"/>
      <w:divBdr>
        <w:top w:val="none" w:sz="0" w:space="0" w:color="auto"/>
        <w:left w:val="none" w:sz="0" w:space="0" w:color="auto"/>
        <w:bottom w:val="none" w:sz="0" w:space="0" w:color="auto"/>
        <w:right w:val="none" w:sz="0" w:space="0" w:color="auto"/>
      </w:divBdr>
    </w:div>
    <w:div w:id="1036155952">
      <w:bodyDiv w:val="1"/>
      <w:marLeft w:val="0"/>
      <w:marRight w:val="0"/>
      <w:marTop w:val="0"/>
      <w:marBottom w:val="0"/>
      <w:divBdr>
        <w:top w:val="none" w:sz="0" w:space="0" w:color="auto"/>
        <w:left w:val="none" w:sz="0" w:space="0" w:color="auto"/>
        <w:bottom w:val="none" w:sz="0" w:space="0" w:color="auto"/>
        <w:right w:val="none" w:sz="0" w:space="0" w:color="auto"/>
      </w:divBdr>
    </w:div>
    <w:div w:id="1036194851">
      <w:marLeft w:val="0"/>
      <w:marRight w:val="0"/>
      <w:marTop w:val="0"/>
      <w:marBottom w:val="0"/>
      <w:divBdr>
        <w:top w:val="none" w:sz="0" w:space="0" w:color="auto"/>
        <w:left w:val="none" w:sz="0" w:space="0" w:color="auto"/>
        <w:bottom w:val="none" w:sz="0" w:space="0" w:color="auto"/>
        <w:right w:val="none" w:sz="0" w:space="0" w:color="auto"/>
      </w:divBdr>
    </w:div>
    <w:div w:id="1036349035">
      <w:marLeft w:val="0"/>
      <w:marRight w:val="0"/>
      <w:marTop w:val="0"/>
      <w:marBottom w:val="0"/>
      <w:divBdr>
        <w:top w:val="none" w:sz="0" w:space="0" w:color="auto"/>
        <w:left w:val="none" w:sz="0" w:space="0" w:color="auto"/>
        <w:bottom w:val="none" w:sz="0" w:space="0" w:color="auto"/>
        <w:right w:val="none" w:sz="0" w:space="0" w:color="auto"/>
      </w:divBdr>
    </w:div>
    <w:div w:id="1036466896">
      <w:marLeft w:val="0"/>
      <w:marRight w:val="0"/>
      <w:marTop w:val="0"/>
      <w:marBottom w:val="0"/>
      <w:divBdr>
        <w:top w:val="none" w:sz="0" w:space="0" w:color="auto"/>
        <w:left w:val="none" w:sz="0" w:space="0" w:color="auto"/>
        <w:bottom w:val="none" w:sz="0" w:space="0" w:color="auto"/>
        <w:right w:val="none" w:sz="0" w:space="0" w:color="auto"/>
      </w:divBdr>
    </w:div>
    <w:div w:id="1036470724">
      <w:marLeft w:val="0"/>
      <w:marRight w:val="0"/>
      <w:marTop w:val="0"/>
      <w:marBottom w:val="0"/>
      <w:divBdr>
        <w:top w:val="none" w:sz="0" w:space="0" w:color="auto"/>
        <w:left w:val="none" w:sz="0" w:space="0" w:color="auto"/>
        <w:bottom w:val="none" w:sz="0" w:space="0" w:color="auto"/>
        <w:right w:val="none" w:sz="0" w:space="0" w:color="auto"/>
      </w:divBdr>
    </w:div>
    <w:div w:id="1036658379">
      <w:marLeft w:val="0"/>
      <w:marRight w:val="0"/>
      <w:marTop w:val="0"/>
      <w:marBottom w:val="0"/>
      <w:divBdr>
        <w:top w:val="none" w:sz="0" w:space="0" w:color="auto"/>
        <w:left w:val="none" w:sz="0" w:space="0" w:color="auto"/>
        <w:bottom w:val="none" w:sz="0" w:space="0" w:color="auto"/>
        <w:right w:val="none" w:sz="0" w:space="0" w:color="auto"/>
      </w:divBdr>
    </w:div>
    <w:div w:id="1036732098">
      <w:marLeft w:val="0"/>
      <w:marRight w:val="0"/>
      <w:marTop w:val="0"/>
      <w:marBottom w:val="0"/>
      <w:divBdr>
        <w:top w:val="none" w:sz="0" w:space="0" w:color="auto"/>
        <w:left w:val="none" w:sz="0" w:space="0" w:color="auto"/>
        <w:bottom w:val="none" w:sz="0" w:space="0" w:color="auto"/>
        <w:right w:val="none" w:sz="0" w:space="0" w:color="auto"/>
      </w:divBdr>
    </w:div>
    <w:div w:id="1036736045">
      <w:marLeft w:val="0"/>
      <w:marRight w:val="0"/>
      <w:marTop w:val="0"/>
      <w:marBottom w:val="0"/>
      <w:divBdr>
        <w:top w:val="none" w:sz="0" w:space="0" w:color="auto"/>
        <w:left w:val="none" w:sz="0" w:space="0" w:color="auto"/>
        <w:bottom w:val="none" w:sz="0" w:space="0" w:color="auto"/>
        <w:right w:val="none" w:sz="0" w:space="0" w:color="auto"/>
      </w:divBdr>
    </w:div>
    <w:div w:id="1036740176">
      <w:marLeft w:val="0"/>
      <w:marRight w:val="0"/>
      <w:marTop w:val="0"/>
      <w:marBottom w:val="0"/>
      <w:divBdr>
        <w:top w:val="none" w:sz="0" w:space="0" w:color="auto"/>
        <w:left w:val="none" w:sz="0" w:space="0" w:color="auto"/>
        <w:bottom w:val="none" w:sz="0" w:space="0" w:color="auto"/>
        <w:right w:val="none" w:sz="0" w:space="0" w:color="auto"/>
      </w:divBdr>
    </w:div>
    <w:div w:id="1036850805">
      <w:marLeft w:val="0"/>
      <w:marRight w:val="0"/>
      <w:marTop w:val="0"/>
      <w:marBottom w:val="0"/>
      <w:divBdr>
        <w:top w:val="none" w:sz="0" w:space="0" w:color="auto"/>
        <w:left w:val="none" w:sz="0" w:space="0" w:color="auto"/>
        <w:bottom w:val="none" w:sz="0" w:space="0" w:color="auto"/>
        <w:right w:val="none" w:sz="0" w:space="0" w:color="auto"/>
      </w:divBdr>
    </w:div>
    <w:div w:id="1036851142">
      <w:marLeft w:val="0"/>
      <w:marRight w:val="0"/>
      <w:marTop w:val="0"/>
      <w:marBottom w:val="0"/>
      <w:divBdr>
        <w:top w:val="none" w:sz="0" w:space="0" w:color="auto"/>
        <w:left w:val="none" w:sz="0" w:space="0" w:color="auto"/>
        <w:bottom w:val="none" w:sz="0" w:space="0" w:color="auto"/>
        <w:right w:val="none" w:sz="0" w:space="0" w:color="auto"/>
      </w:divBdr>
    </w:div>
    <w:div w:id="1037008332">
      <w:marLeft w:val="0"/>
      <w:marRight w:val="0"/>
      <w:marTop w:val="0"/>
      <w:marBottom w:val="0"/>
      <w:divBdr>
        <w:top w:val="none" w:sz="0" w:space="0" w:color="auto"/>
        <w:left w:val="none" w:sz="0" w:space="0" w:color="auto"/>
        <w:bottom w:val="none" w:sz="0" w:space="0" w:color="auto"/>
        <w:right w:val="none" w:sz="0" w:space="0" w:color="auto"/>
      </w:divBdr>
    </w:div>
    <w:div w:id="1037043913">
      <w:marLeft w:val="0"/>
      <w:marRight w:val="0"/>
      <w:marTop w:val="0"/>
      <w:marBottom w:val="0"/>
      <w:divBdr>
        <w:top w:val="none" w:sz="0" w:space="0" w:color="auto"/>
        <w:left w:val="none" w:sz="0" w:space="0" w:color="auto"/>
        <w:bottom w:val="none" w:sz="0" w:space="0" w:color="auto"/>
        <w:right w:val="none" w:sz="0" w:space="0" w:color="auto"/>
      </w:divBdr>
    </w:div>
    <w:div w:id="1037048246">
      <w:marLeft w:val="0"/>
      <w:marRight w:val="0"/>
      <w:marTop w:val="0"/>
      <w:marBottom w:val="0"/>
      <w:divBdr>
        <w:top w:val="none" w:sz="0" w:space="0" w:color="auto"/>
        <w:left w:val="none" w:sz="0" w:space="0" w:color="auto"/>
        <w:bottom w:val="none" w:sz="0" w:space="0" w:color="auto"/>
        <w:right w:val="none" w:sz="0" w:space="0" w:color="auto"/>
      </w:divBdr>
    </w:div>
    <w:div w:id="1037239000">
      <w:marLeft w:val="0"/>
      <w:marRight w:val="0"/>
      <w:marTop w:val="0"/>
      <w:marBottom w:val="0"/>
      <w:divBdr>
        <w:top w:val="none" w:sz="0" w:space="0" w:color="auto"/>
        <w:left w:val="none" w:sz="0" w:space="0" w:color="auto"/>
        <w:bottom w:val="none" w:sz="0" w:space="0" w:color="auto"/>
        <w:right w:val="none" w:sz="0" w:space="0" w:color="auto"/>
      </w:divBdr>
    </w:div>
    <w:div w:id="1037244150">
      <w:marLeft w:val="0"/>
      <w:marRight w:val="0"/>
      <w:marTop w:val="0"/>
      <w:marBottom w:val="0"/>
      <w:divBdr>
        <w:top w:val="none" w:sz="0" w:space="0" w:color="auto"/>
        <w:left w:val="none" w:sz="0" w:space="0" w:color="auto"/>
        <w:bottom w:val="none" w:sz="0" w:space="0" w:color="auto"/>
        <w:right w:val="none" w:sz="0" w:space="0" w:color="auto"/>
      </w:divBdr>
    </w:div>
    <w:div w:id="1037270283">
      <w:marLeft w:val="0"/>
      <w:marRight w:val="0"/>
      <w:marTop w:val="0"/>
      <w:marBottom w:val="0"/>
      <w:divBdr>
        <w:top w:val="none" w:sz="0" w:space="0" w:color="auto"/>
        <w:left w:val="none" w:sz="0" w:space="0" w:color="auto"/>
        <w:bottom w:val="none" w:sz="0" w:space="0" w:color="auto"/>
        <w:right w:val="none" w:sz="0" w:space="0" w:color="auto"/>
      </w:divBdr>
    </w:div>
    <w:div w:id="1037393867">
      <w:marLeft w:val="0"/>
      <w:marRight w:val="0"/>
      <w:marTop w:val="0"/>
      <w:marBottom w:val="0"/>
      <w:divBdr>
        <w:top w:val="none" w:sz="0" w:space="0" w:color="auto"/>
        <w:left w:val="none" w:sz="0" w:space="0" w:color="auto"/>
        <w:bottom w:val="none" w:sz="0" w:space="0" w:color="auto"/>
        <w:right w:val="none" w:sz="0" w:space="0" w:color="auto"/>
      </w:divBdr>
    </w:div>
    <w:div w:id="1037436696">
      <w:marLeft w:val="0"/>
      <w:marRight w:val="0"/>
      <w:marTop w:val="0"/>
      <w:marBottom w:val="0"/>
      <w:divBdr>
        <w:top w:val="none" w:sz="0" w:space="0" w:color="auto"/>
        <w:left w:val="none" w:sz="0" w:space="0" w:color="auto"/>
        <w:bottom w:val="none" w:sz="0" w:space="0" w:color="auto"/>
        <w:right w:val="none" w:sz="0" w:space="0" w:color="auto"/>
      </w:divBdr>
    </w:div>
    <w:div w:id="1037508287">
      <w:marLeft w:val="0"/>
      <w:marRight w:val="0"/>
      <w:marTop w:val="0"/>
      <w:marBottom w:val="0"/>
      <w:divBdr>
        <w:top w:val="none" w:sz="0" w:space="0" w:color="auto"/>
        <w:left w:val="none" w:sz="0" w:space="0" w:color="auto"/>
        <w:bottom w:val="none" w:sz="0" w:space="0" w:color="auto"/>
        <w:right w:val="none" w:sz="0" w:space="0" w:color="auto"/>
      </w:divBdr>
    </w:div>
    <w:div w:id="1037581434">
      <w:marLeft w:val="0"/>
      <w:marRight w:val="0"/>
      <w:marTop w:val="0"/>
      <w:marBottom w:val="0"/>
      <w:divBdr>
        <w:top w:val="none" w:sz="0" w:space="0" w:color="auto"/>
        <w:left w:val="none" w:sz="0" w:space="0" w:color="auto"/>
        <w:bottom w:val="none" w:sz="0" w:space="0" w:color="auto"/>
        <w:right w:val="none" w:sz="0" w:space="0" w:color="auto"/>
      </w:divBdr>
    </w:div>
    <w:div w:id="1037656701">
      <w:marLeft w:val="0"/>
      <w:marRight w:val="0"/>
      <w:marTop w:val="0"/>
      <w:marBottom w:val="0"/>
      <w:divBdr>
        <w:top w:val="none" w:sz="0" w:space="0" w:color="auto"/>
        <w:left w:val="none" w:sz="0" w:space="0" w:color="auto"/>
        <w:bottom w:val="none" w:sz="0" w:space="0" w:color="auto"/>
        <w:right w:val="none" w:sz="0" w:space="0" w:color="auto"/>
      </w:divBdr>
    </w:div>
    <w:div w:id="1038042112">
      <w:marLeft w:val="0"/>
      <w:marRight w:val="0"/>
      <w:marTop w:val="0"/>
      <w:marBottom w:val="0"/>
      <w:divBdr>
        <w:top w:val="none" w:sz="0" w:space="0" w:color="auto"/>
        <w:left w:val="none" w:sz="0" w:space="0" w:color="auto"/>
        <w:bottom w:val="none" w:sz="0" w:space="0" w:color="auto"/>
        <w:right w:val="none" w:sz="0" w:space="0" w:color="auto"/>
      </w:divBdr>
    </w:div>
    <w:div w:id="1038044576">
      <w:marLeft w:val="0"/>
      <w:marRight w:val="0"/>
      <w:marTop w:val="0"/>
      <w:marBottom w:val="0"/>
      <w:divBdr>
        <w:top w:val="none" w:sz="0" w:space="0" w:color="auto"/>
        <w:left w:val="none" w:sz="0" w:space="0" w:color="auto"/>
        <w:bottom w:val="none" w:sz="0" w:space="0" w:color="auto"/>
        <w:right w:val="none" w:sz="0" w:space="0" w:color="auto"/>
      </w:divBdr>
    </w:div>
    <w:div w:id="1038090250">
      <w:marLeft w:val="0"/>
      <w:marRight w:val="0"/>
      <w:marTop w:val="0"/>
      <w:marBottom w:val="0"/>
      <w:divBdr>
        <w:top w:val="none" w:sz="0" w:space="0" w:color="auto"/>
        <w:left w:val="none" w:sz="0" w:space="0" w:color="auto"/>
        <w:bottom w:val="none" w:sz="0" w:space="0" w:color="auto"/>
        <w:right w:val="none" w:sz="0" w:space="0" w:color="auto"/>
      </w:divBdr>
    </w:div>
    <w:div w:id="1038242736">
      <w:marLeft w:val="0"/>
      <w:marRight w:val="0"/>
      <w:marTop w:val="0"/>
      <w:marBottom w:val="0"/>
      <w:divBdr>
        <w:top w:val="none" w:sz="0" w:space="0" w:color="auto"/>
        <w:left w:val="none" w:sz="0" w:space="0" w:color="auto"/>
        <w:bottom w:val="none" w:sz="0" w:space="0" w:color="auto"/>
        <w:right w:val="none" w:sz="0" w:space="0" w:color="auto"/>
      </w:divBdr>
    </w:div>
    <w:div w:id="1038504559">
      <w:marLeft w:val="0"/>
      <w:marRight w:val="0"/>
      <w:marTop w:val="0"/>
      <w:marBottom w:val="0"/>
      <w:divBdr>
        <w:top w:val="none" w:sz="0" w:space="0" w:color="auto"/>
        <w:left w:val="none" w:sz="0" w:space="0" w:color="auto"/>
        <w:bottom w:val="none" w:sz="0" w:space="0" w:color="auto"/>
        <w:right w:val="none" w:sz="0" w:space="0" w:color="auto"/>
      </w:divBdr>
    </w:div>
    <w:div w:id="1038507098">
      <w:marLeft w:val="0"/>
      <w:marRight w:val="0"/>
      <w:marTop w:val="0"/>
      <w:marBottom w:val="0"/>
      <w:divBdr>
        <w:top w:val="none" w:sz="0" w:space="0" w:color="auto"/>
        <w:left w:val="none" w:sz="0" w:space="0" w:color="auto"/>
        <w:bottom w:val="none" w:sz="0" w:space="0" w:color="auto"/>
        <w:right w:val="none" w:sz="0" w:space="0" w:color="auto"/>
      </w:divBdr>
    </w:div>
    <w:div w:id="1038549736">
      <w:marLeft w:val="0"/>
      <w:marRight w:val="0"/>
      <w:marTop w:val="0"/>
      <w:marBottom w:val="0"/>
      <w:divBdr>
        <w:top w:val="none" w:sz="0" w:space="0" w:color="auto"/>
        <w:left w:val="none" w:sz="0" w:space="0" w:color="auto"/>
        <w:bottom w:val="none" w:sz="0" w:space="0" w:color="auto"/>
        <w:right w:val="none" w:sz="0" w:space="0" w:color="auto"/>
      </w:divBdr>
    </w:div>
    <w:div w:id="1038581495">
      <w:marLeft w:val="0"/>
      <w:marRight w:val="0"/>
      <w:marTop w:val="0"/>
      <w:marBottom w:val="0"/>
      <w:divBdr>
        <w:top w:val="none" w:sz="0" w:space="0" w:color="auto"/>
        <w:left w:val="none" w:sz="0" w:space="0" w:color="auto"/>
        <w:bottom w:val="none" w:sz="0" w:space="0" w:color="auto"/>
        <w:right w:val="none" w:sz="0" w:space="0" w:color="auto"/>
      </w:divBdr>
    </w:div>
    <w:div w:id="1038624584">
      <w:marLeft w:val="0"/>
      <w:marRight w:val="0"/>
      <w:marTop w:val="0"/>
      <w:marBottom w:val="0"/>
      <w:divBdr>
        <w:top w:val="none" w:sz="0" w:space="0" w:color="auto"/>
        <w:left w:val="none" w:sz="0" w:space="0" w:color="auto"/>
        <w:bottom w:val="none" w:sz="0" w:space="0" w:color="auto"/>
        <w:right w:val="none" w:sz="0" w:space="0" w:color="auto"/>
      </w:divBdr>
    </w:div>
    <w:div w:id="1038706104">
      <w:marLeft w:val="0"/>
      <w:marRight w:val="0"/>
      <w:marTop w:val="0"/>
      <w:marBottom w:val="0"/>
      <w:divBdr>
        <w:top w:val="none" w:sz="0" w:space="0" w:color="auto"/>
        <w:left w:val="none" w:sz="0" w:space="0" w:color="auto"/>
        <w:bottom w:val="none" w:sz="0" w:space="0" w:color="auto"/>
        <w:right w:val="none" w:sz="0" w:space="0" w:color="auto"/>
      </w:divBdr>
    </w:div>
    <w:div w:id="1038775559">
      <w:marLeft w:val="0"/>
      <w:marRight w:val="0"/>
      <w:marTop w:val="0"/>
      <w:marBottom w:val="0"/>
      <w:divBdr>
        <w:top w:val="none" w:sz="0" w:space="0" w:color="auto"/>
        <w:left w:val="none" w:sz="0" w:space="0" w:color="auto"/>
        <w:bottom w:val="none" w:sz="0" w:space="0" w:color="auto"/>
        <w:right w:val="none" w:sz="0" w:space="0" w:color="auto"/>
      </w:divBdr>
    </w:div>
    <w:div w:id="1038818068">
      <w:marLeft w:val="0"/>
      <w:marRight w:val="0"/>
      <w:marTop w:val="0"/>
      <w:marBottom w:val="0"/>
      <w:divBdr>
        <w:top w:val="none" w:sz="0" w:space="0" w:color="auto"/>
        <w:left w:val="none" w:sz="0" w:space="0" w:color="auto"/>
        <w:bottom w:val="none" w:sz="0" w:space="0" w:color="auto"/>
        <w:right w:val="none" w:sz="0" w:space="0" w:color="auto"/>
      </w:divBdr>
    </w:div>
    <w:div w:id="1038891080">
      <w:marLeft w:val="0"/>
      <w:marRight w:val="0"/>
      <w:marTop w:val="0"/>
      <w:marBottom w:val="0"/>
      <w:divBdr>
        <w:top w:val="none" w:sz="0" w:space="0" w:color="auto"/>
        <w:left w:val="none" w:sz="0" w:space="0" w:color="auto"/>
        <w:bottom w:val="none" w:sz="0" w:space="0" w:color="auto"/>
        <w:right w:val="none" w:sz="0" w:space="0" w:color="auto"/>
      </w:divBdr>
    </w:div>
    <w:div w:id="1038892010">
      <w:marLeft w:val="0"/>
      <w:marRight w:val="0"/>
      <w:marTop w:val="0"/>
      <w:marBottom w:val="0"/>
      <w:divBdr>
        <w:top w:val="none" w:sz="0" w:space="0" w:color="auto"/>
        <w:left w:val="none" w:sz="0" w:space="0" w:color="auto"/>
        <w:bottom w:val="none" w:sz="0" w:space="0" w:color="auto"/>
        <w:right w:val="none" w:sz="0" w:space="0" w:color="auto"/>
      </w:divBdr>
    </w:div>
    <w:div w:id="1039014004">
      <w:marLeft w:val="0"/>
      <w:marRight w:val="0"/>
      <w:marTop w:val="0"/>
      <w:marBottom w:val="0"/>
      <w:divBdr>
        <w:top w:val="none" w:sz="0" w:space="0" w:color="auto"/>
        <w:left w:val="none" w:sz="0" w:space="0" w:color="auto"/>
        <w:bottom w:val="none" w:sz="0" w:space="0" w:color="auto"/>
        <w:right w:val="none" w:sz="0" w:space="0" w:color="auto"/>
      </w:divBdr>
    </w:div>
    <w:div w:id="1039161407">
      <w:bodyDiv w:val="1"/>
      <w:marLeft w:val="0"/>
      <w:marRight w:val="0"/>
      <w:marTop w:val="0"/>
      <w:marBottom w:val="0"/>
      <w:divBdr>
        <w:top w:val="none" w:sz="0" w:space="0" w:color="auto"/>
        <w:left w:val="none" w:sz="0" w:space="0" w:color="auto"/>
        <w:bottom w:val="none" w:sz="0" w:space="0" w:color="auto"/>
        <w:right w:val="none" w:sz="0" w:space="0" w:color="auto"/>
      </w:divBdr>
    </w:div>
    <w:div w:id="1039210778">
      <w:marLeft w:val="0"/>
      <w:marRight w:val="0"/>
      <w:marTop w:val="0"/>
      <w:marBottom w:val="0"/>
      <w:divBdr>
        <w:top w:val="none" w:sz="0" w:space="0" w:color="auto"/>
        <w:left w:val="none" w:sz="0" w:space="0" w:color="auto"/>
        <w:bottom w:val="none" w:sz="0" w:space="0" w:color="auto"/>
        <w:right w:val="none" w:sz="0" w:space="0" w:color="auto"/>
      </w:divBdr>
    </w:div>
    <w:div w:id="1039236640">
      <w:marLeft w:val="0"/>
      <w:marRight w:val="0"/>
      <w:marTop w:val="0"/>
      <w:marBottom w:val="0"/>
      <w:divBdr>
        <w:top w:val="none" w:sz="0" w:space="0" w:color="auto"/>
        <w:left w:val="none" w:sz="0" w:space="0" w:color="auto"/>
        <w:bottom w:val="none" w:sz="0" w:space="0" w:color="auto"/>
        <w:right w:val="none" w:sz="0" w:space="0" w:color="auto"/>
      </w:divBdr>
    </w:div>
    <w:div w:id="1039280923">
      <w:marLeft w:val="0"/>
      <w:marRight w:val="0"/>
      <w:marTop w:val="0"/>
      <w:marBottom w:val="0"/>
      <w:divBdr>
        <w:top w:val="none" w:sz="0" w:space="0" w:color="auto"/>
        <w:left w:val="none" w:sz="0" w:space="0" w:color="auto"/>
        <w:bottom w:val="none" w:sz="0" w:space="0" w:color="auto"/>
        <w:right w:val="none" w:sz="0" w:space="0" w:color="auto"/>
      </w:divBdr>
    </w:div>
    <w:div w:id="1039352384">
      <w:marLeft w:val="0"/>
      <w:marRight w:val="0"/>
      <w:marTop w:val="0"/>
      <w:marBottom w:val="0"/>
      <w:divBdr>
        <w:top w:val="none" w:sz="0" w:space="0" w:color="auto"/>
        <w:left w:val="none" w:sz="0" w:space="0" w:color="auto"/>
        <w:bottom w:val="none" w:sz="0" w:space="0" w:color="auto"/>
        <w:right w:val="none" w:sz="0" w:space="0" w:color="auto"/>
      </w:divBdr>
    </w:div>
    <w:div w:id="1039402758">
      <w:marLeft w:val="0"/>
      <w:marRight w:val="0"/>
      <w:marTop w:val="0"/>
      <w:marBottom w:val="0"/>
      <w:divBdr>
        <w:top w:val="none" w:sz="0" w:space="0" w:color="auto"/>
        <w:left w:val="none" w:sz="0" w:space="0" w:color="auto"/>
        <w:bottom w:val="none" w:sz="0" w:space="0" w:color="auto"/>
        <w:right w:val="none" w:sz="0" w:space="0" w:color="auto"/>
      </w:divBdr>
    </w:div>
    <w:div w:id="1039545899">
      <w:marLeft w:val="0"/>
      <w:marRight w:val="0"/>
      <w:marTop w:val="0"/>
      <w:marBottom w:val="0"/>
      <w:divBdr>
        <w:top w:val="none" w:sz="0" w:space="0" w:color="auto"/>
        <w:left w:val="none" w:sz="0" w:space="0" w:color="auto"/>
        <w:bottom w:val="none" w:sz="0" w:space="0" w:color="auto"/>
        <w:right w:val="none" w:sz="0" w:space="0" w:color="auto"/>
      </w:divBdr>
    </w:div>
    <w:div w:id="1039626644">
      <w:marLeft w:val="0"/>
      <w:marRight w:val="0"/>
      <w:marTop w:val="0"/>
      <w:marBottom w:val="0"/>
      <w:divBdr>
        <w:top w:val="none" w:sz="0" w:space="0" w:color="auto"/>
        <w:left w:val="none" w:sz="0" w:space="0" w:color="auto"/>
        <w:bottom w:val="none" w:sz="0" w:space="0" w:color="auto"/>
        <w:right w:val="none" w:sz="0" w:space="0" w:color="auto"/>
      </w:divBdr>
    </w:div>
    <w:div w:id="1039628119">
      <w:marLeft w:val="0"/>
      <w:marRight w:val="0"/>
      <w:marTop w:val="0"/>
      <w:marBottom w:val="0"/>
      <w:divBdr>
        <w:top w:val="none" w:sz="0" w:space="0" w:color="auto"/>
        <w:left w:val="none" w:sz="0" w:space="0" w:color="auto"/>
        <w:bottom w:val="none" w:sz="0" w:space="0" w:color="auto"/>
        <w:right w:val="none" w:sz="0" w:space="0" w:color="auto"/>
      </w:divBdr>
    </w:div>
    <w:div w:id="1039744229">
      <w:marLeft w:val="0"/>
      <w:marRight w:val="0"/>
      <w:marTop w:val="0"/>
      <w:marBottom w:val="0"/>
      <w:divBdr>
        <w:top w:val="none" w:sz="0" w:space="0" w:color="auto"/>
        <w:left w:val="none" w:sz="0" w:space="0" w:color="auto"/>
        <w:bottom w:val="none" w:sz="0" w:space="0" w:color="auto"/>
        <w:right w:val="none" w:sz="0" w:space="0" w:color="auto"/>
      </w:divBdr>
    </w:div>
    <w:div w:id="1039746012">
      <w:marLeft w:val="0"/>
      <w:marRight w:val="0"/>
      <w:marTop w:val="0"/>
      <w:marBottom w:val="0"/>
      <w:divBdr>
        <w:top w:val="none" w:sz="0" w:space="0" w:color="auto"/>
        <w:left w:val="none" w:sz="0" w:space="0" w:color="auto"/>
        <w:bottom w:val="none" w:sz="0" w:space="0" w:color="auto"/>
        <w:right w:val="none" w:sz="0" w:space="0" w:color="auto"/>
      </w:divBdr>
    </w:div>
    <w:div w:id="1039816906">
      <w:marLeft w:val="0"/>
      <w:marRight w:val="0"/>
      <w:marTop w:val="0"/>
      <w:marBottom w:val="0"/>
      <w:divBdr>
        <w:top w:val="none" w:sz="0" w:space="0" w:color="auto"/>
        <w:left w:val="none" w:sz="0" w:space="0" w:color="auto"/>
        <w:bottom w:val="none" w:sz="0" w:space="0" w:color="auto"/>
        <w:right w:val="none" w:sz="0" w:space="0" w:color="auto"/>
      </w:divBdr>
    </w:div>
    <w:div w:id="1039863497">
      <w:marLeft w:val="0"/>
      <w:marRight w:val="0"/>
      <w:marTop w:val="0"/>
      <w:marBottom w:val="0"/>
      <w:divBdr>
        <w:top w:val="none" w:sz="0" w:space="0" w:color="auto"/>
        <w:left w:val="none" w:sz="0" w:space="0" w:color="auto"/>
        <w:bottom w:val="none" w:sz="0" w:space="0" w:color="auto"/>
        <w:right w:val="none" w:sz="0" w:space="0" w:color="auto"/>
      </w:divBdr>
    </w:div>
    <w:div w:id="1039941429">
      <w:marLeft w:val="0"/>
      <w:marRight w:val="0"/>
      <w:marTop w:val="0"/>
      <w:marBottom w:val="0"/>
      <w:divBdr>
        <w:top w:val="none" w:sz="0" w:space="0" w:color="auto"/>
        <w:left w:val="none" w:sz="0" w:space="0" w:color="auto"/>
        <w:bottom w:val="none" w:sz="0" w:space="0" w:color="auto"/>
        <w:right w:val="none" w:sz="0" w:space="0" w:color="auto"/>
      </w:divBdr>
    </w:div>
    <w:div w:id="1040011508">
      <w:marLeft w:val="0"/>
      <w:marRight w:val="0"/>
      <w:marTop w:val="0"/>
      <w:marBottom w:val="0"/>
      <w:divBdr>
        <w:top w:val="none" w:sz="0" w:space="0" w:color="auto"/>
        <w:left w:val="none" w:sz="0" w:space="0" w:color="auto"/>
        <w:bottom w:val="none" w:sz="0" w:space="0" w:color="auto"/>
        <w:right w:val="none" w:sz="0" w:space="0" w:color="auto"/>
      </w:divBdr>
    </w:div>
    <w:div w:id="1040058254">
      <w:bodyDiv w:val="1"/>
      <w:marLeft w:val="0"/>
      <w:marRight w:val="0"/>
      <w:marTop w:val="0"/>
      <w:marBottom w:val="0"/>
      <w:divBdr>
        <w:top w:val="none" w:sz="0" w:space="0" w:color="auto"/>
        <w:left w:val="none" w:sz="0" w:space="0" w:color="auto"/>
        <w:bottom w:val="none" w:sz="0" w:space="0" w:color="auto"/>
        <w:right w:val="none" w:sz="0" w:space="0" w:color="auto"/>
      </w:divBdr>
    </w:div>
    <w:div w:id="1040083247">
      <w:marLeft w:val="0"/>
      <w:marRight w:val="0"/>
      <w:marTop w:val="0"/>
      <w:marBottom w:val="0"/>
      <w:divBdr>
        <w:top w:val="none" w:sz="0" w:space="0" w:color="auto"/>
        <w:left w:val="none" w:sz="0" w:space="0" w:color="auto"/>
        <w:bottom w:val="none" w:sz="0" w:space="0" w:color="auto"/>
        <w:right w:val="none" w:sz="0" w:space="0" w:color="auto"/>
      </w:divBdr>
    </w:div>
    <w:div w:id="1040087109">
      <w:marLeft w:val="0"/>
      <w:marRight w:val="0"/>
      <w:marTop w:val="0"/>
      <w:marBottom w:val="0"/>
      <w:divBdr>
        <w:top w:val="none" w:sz="0" w:space="0" w:color="auto"/>
        <w:left w:val="none" w:sz="0" w:space="0" w:color="auto"/>
        <w:bottom w:val="none" w:sz="0" w:space="0" w:color="auto"/>
        <w:right w:val="none" w:sz="0" w:space="0" w:color="auto"/>
      </w:divBdr>
    </w:div>
    <w:div w:id="1040127602">
      <w:marLeft w:val="0"/>
      <w:marRight w:val="0"/>
      <w:marTop w:val="0"/>
      <w:marBottom w:val="0"/>
      <w:divBdr>
        <w:top w:val="none" w:sz="0" w:space="0" w:color="auto"/>
        <w:left w:val="none" w:sz="0" w:space="0" w:color="auto"/>
        <w:bottom w:val="none" w:sz="0" w:space="0" w:color="auto"/>
        <w:right w:val="none" w:sz="0" w:space="0" w:color="auto"/>
      </w:divBdr>
    </w:div>
    <w:div w:id="1040204527">
      <w:marLeft w:val="0"/>
      <w:marRight w:val="0"/>
      <w:marTop w:val="0"/>
      <w:marBottom w:val="0"/>
      <w:divBdr>
        <w:top w:val="none" w:sz="0" w:space="0" w:color="auto"/>
        <w:left w:val="none" w:sz="0" w:space="0" w:color="auto"/>
        <w:bottom w:val="none" w:sz="0" w:space="0" w:color="auto"/>
        <w:right w:val="none" w:sz="0" w:space="0" w:color="auto"/>
      </w:divBdr>
    </w:div>
    <w:div w:id="1040323634">
      <w:marLeft w:val="0"/>
      <w:marRight w:val="0"/>
      <w:marTop w:val="0"/>
      <w:marBottom w:val="0"/>
      <w:divBdr>
        <w:top w:val="none" w:sz="0" w:space="0" w:color="auto"/>
        <w:left w:val="none" w:sz="0" w:space="0" w:color="auto"/>
        <w:bottom w:val="none" w:sz="0" w:space="0" w:color="auto"/>
        <w:right w:val="none" w:sz="0" w:space="0" w:color="auto"/>
      </w:divBdr>
    </w:div>
    <w:div w:id="1040475491">
      <w:marLeft w:val="0"/>
      <w:marRight w:val="0"/>
      <w:marTop w:val="0"/>
      <w:marBottom w:val="0"/>
      <w:divBdr>
        <w:top w:val="none" w:sz="0" w:space="0" w:color="auto"/>
        <w:left w:val="none" w:sz="0" w:space="0" w:color="auto"/>
        <w:bottom w:val="none" w:sz="0" w:space="0" w:color="auto"/>
        <w:right w:val="none" w:sz="0" w:space="0" w:color="auto"/>
      </w:divBdr>
    </w:div>
    <w:div w:id="1040478522">
      <w:marLeft w:val="0"/>
      <w:marRight w:val="0"/>
      <w:marTop w:val="0"/>
      <w:marBottom w:val="0"/>
      <w:divBdr>
        <w:top w:val="none" w:sz="0" w:space="0" w:color="auto"/>
        <w:left w:val="none" w:sz="0" w:space="0" w:color="auto"/>
        <w:bottom w:val="none" w:sz="0" w:space="0" w:color="auto"/>
        <w:right w:val="none" w:sz="0" w:space="0" w:color="auto"/>
      </w:divBdr>
    </w:div>
    <w:div w:id="1040545754">
      <w:marLeft w:val="0"/>
      <w:marRight w:val="0"/>
      <w:marTop w:val="0"/>
      <w:marBottom w:val="0"/>
      <w:divBdr>
        <w:top w:val="none" w:sz="0" w:space="0" w:color="auto"/>
        <w:left w:val="none" w:sz="0" w:space="0" w:color="auto"/>
        <w:bottom w:val="none" w:sz="0" w:space="0" w:color="auto"/>
        <w:right w:val="none" w:sz="0" w:space="0" w:color="auto"/>
      </w:divBdr>
    </w:div>
    <w:div w:id="1040589224">
      <w:marLeft w:val="0"/>
      <w:marRight w:val="0"/>
      <w:marTop w:val="0"/>
      <w:marBottom w:val="0"/>
      <w:divBdr>
        <w:top w:val="none" w:sz="0" w:space="0" w:color="auto"/>
        <w:left w:val="none" w:sz="0" w:space="0" w:color="auto"/>
        <w:bottom w:val="none" w:sz="0" w:space="0" w:color="auto"/>
        <w:right w:val="none" w:sz="0" w:space="0" w:color="auto"/>
      </w:divBdr>
    </w:div>
    <w:div w:id="1040671224">
      <w:marLeft w:val="0"/>
      <w:marRight w:val="0"/>
      <w:marTop w:val="0"/>
      <w:marBottom w:val="0"/>
      <w:divBdr>
        <w:top w:val="none" w:sz="0" w:space="0" w:color="auto"/>
        <w:left w:val="none" w:sz="0" w:space="0" w:color="auto"/>
        <w:bottom w:val="none" w:sz="0" w:space="0" w:color="auto"/>
        <w:right w:val="none" w:sz="0" w:space="0" w:color="auto"/>
      </w:divBdr>
    </w:div>
    <w:div w:id="1040711921">
      <w:marLeft w:val="0"/>
      <w:marRight w:val="0"/>
      <w:marTop w:val="0"/>
      <w:marBottom w:val="0"/>
      <w:divBdr>
        <w:top w:val="none" w:sz="0" w:space="0" w:color="auto"/>
        <w:left w:val="none" w:sz="0" w:space="0" w:color="auto"/>
        <w:bottom w:val="none" w:sz="0" w:space="0" w:color="auto"/>
        <w:right w:val="none" w:sz="0" w:space="0" w:color="auto"/>
      </w:divBdr>
    </w:div>
    <w:div w:id="1040786627">
      <w:marLeft w:val="0"/>
      <w:marRight w:val="0"/>
      <w:marTop w:val="0"/>
      <w:marBottom w:val="0"/>
      <w:divBdr>
        <w:top w:val="none" w:sz="0" w:space="0" w:color="auto"/>
        <w:left w:val="none" w:sz="0" w:space="0" w:color="auto"/>
        <w:bottom w:val="none" w:sz="0" w:space="0" w:color="auto"/>
        <w:right w:val="none" w:sz="0" w:space="0" w:color="auto"/>
      </w:divBdr>
    </w:div>
    <w:div w:id="1040933652">
      <w:marLeft w:val="0"/>
      <w:marRight w:val="0"/>
      <w:marTop w:val="0"/>
      <w:marBottom w:val="0"/>
      <w:divBdr>
        <w:top w:val="none" w:sz="0" w:space="0" w:color="auto"/>
        <w:left w:val="none" w:sz="0" w:space="0" w:color="auto"/>
        <w:bottom w:val="none" w:sz="0" w:space="0" w:color="auto"/>
        <w:right w:val="none" w:sz="0" w:space="0" w:color="auto"/>
      </w:divBdr>
    </w:div>
    <w:div w:id="1040935181">
      <w:marLeft w:val="0"/>
      <w:marRight w:val="0"/>
      <w:marTop w:val="0"/>
      <w:marBottom w:val="0"/>
      <w:divBdr>
        <w:top w:val="none" w:sz="0" w:space="0" w:color="auto"/>
        <w:left w:val="none" w:sz="0" w:space="0" w:color="auto"/>
        <w:bottom w:val="none" w:sz="0" w:space="0" w:color="auto"/>
        <w:right w:val="none" w:sz="0" w:space="0" w:color="auto"/>
      </w:divBdr>
    </w:div>
    <w:div w:id="1041131336">
      <w:marLeft w:val="0"/>
      <w:marRight w:val="0"/>
      <w:marTop w:val="0"/>
      <w:marBottom w:val="0"/>
      <w:divBdr>
        <w:top w:val="none" w:sz="0" w:space="0" w:color="auto"/>
        <w:left w:val="none" w:sz="0" w:space="0" w:color="auto"/>
        <w:bottom w:val="none" w:sz="0" w:space="0" w:color="auto"/>
        <w:right w:val="none" w:sz="0" w:space="0" w:color="auto"/>
      </w:divBdr>
    </w:div>
    <w:div w:id="1041174250">
      <w:marLeft w:val="0"/>
      <w:marRight w:val="0"/>
      <w:marTop w:val="0"/>
      <w:marBottom w:val="0"/>
      <w:divBdr>
        <w:top w:val="none" w:sz="0" w:space="0" w:color="auto"/>
        <w:left w:val="none" w:sz="0" w:space="0" w:color="auto"/>
        <w:bottom w:val="none" w:sz="0" w:space="0" w:color="auto"/>
        <w:right w:val="none" w:sz="0" w:space="0" w:color="auto"/>
      </w:divBdr>
    </w:div>
    <w:div w:id="1041247867">
      <w:marLeft w:val="0"/>
      <w:marRight w:val="0"/>
      <w:marTop w:val="0"/>
      <w:marBottom w:val="0"/>
      <w:divBdr>
        <w:top w:val="none" w:sz="0" w:space="0" w:color="auto"/>
        <w:left w:val="none" w:sz="0" w:space="0" w:color="auto"/>
        <w:bottom w:val="none" w:sz="0" w:space="0" w:color="auto"/>
        <w:right w:val="none" w:sz="0" w:space="0" w:color="auto"/>
      </w:divBdr>
    </w:div>
    <w:div w:id="1041439494">
      <w:marLeft w:val="0"/>
      <w:marRight w:val="0"/>
      <w:marTop w:val="0"/>
      <w:marBottom w:val="0"/>
      <w:divBdr>
        <w:top w:val="none" w:sz="0" w:space="0" w:color="auto"/>
        <w:left w:val="none" w:sz="0" w:space="0" w:color="auto"/>
        <w:bottom w:val="none" w:sz="0" w:space="0" w:color="auto"/>
        <w:right w:val="none" w:sz="0" w:space="0" w:color="auto"/>
      </w:divBdr>
    </w:div>
    <w:div w:id="1041443816">
      <w:marLeft w:val="0"/>
      <w:marRight w:val="0"/>
      <w:marTop w:val="0"/>
      <w:marBottom w:val="0"/>
      <w:divBdr>
        <w:top w:val="none" w:sz="0" w:space="0" w:color="auto"/>
        <w:left w:val="none" w:sz="0" w:space="0" w:color="auto"/>
        <w:bottom w:val="none" w:sz="0" w:space="0" w:color="auto"/>
        <w:right w:val="none" w:sz="0" w:space="0" w:color="auto"/>
      </w:divBdr>
    </w:div>
    <w:div w:id="1041518554">
      <w:marLeft w:val="0"/>
      <w:marRight w:val="0"/>
      <w:marTop w:val="0"/>
      <w:marBottom w:val="0"/>
      <w:divBdr>
        <w:top w:val="none" w:sz="0" w:space="0" w:color="auto"/>
        <w:left w:val="none" w:sz="0" w:space="0" w:color="auto"/>
        <w:bottom w:val="none" w:sz="0" w:space="0" w:color="auto"/>
        <w:right w:val="none" w:sz="0" w:space="0" w:color="auto"/>
      </w:divBdr>
    </w:div>
    <w:div w:id="1041588318">
      <w:marLeft w:val="0"/>
      <w:marRight w:val="0"/>
      <w:marTop w:val="0"/>
      <w:marBottom w:val="0"/>
      <w:divBdr>
        <w:top w:val="none" w:sz="0" w:space="0" w:color="auto"/>
        <w:left w:val="none" w:sz="0" w:space="0" w:color="auto"/>
        <w:bottom w:val="none" w:sz="0" w:space="0" w:color="auto"/>
        <w:right w:val="none" w:sz="0" w:space="0" w:color="auto"/>
      </w:divBdr>
    </w:div>
    <w:div w:id="1041588325">
      <w:marLeft w:val="0"/>
      <w:marRight w:val="0"/>
      <w:marTop w:val="0"/>
      <w:marBottom w:val="0"/>
      <w:divBdr>
        <w:top w:val="none" w:sz="0" w:space="0" w:color="auto"/>
        <w:left w:val="none" w:sz="0" w:space="0" w:color="auto"/>
        <w:bottom w:val="none" w:sz="0" w:space="0" w:color="auto"/>
        <w:right w:val="none" w:sz="0" w:space="0" w:color="auto"/>
      </w:divBdr>
    </w:div>
    <w:div w:id="1041592450">
      <w:marLeft w:val="0"/>
      <w:marRight w:val="0"/>
      <w:marTop w:val="0"/>
      <w:marBottom w:val="0"/>
      <w:divBdr>
        <w:top w:val="none" w:sz="0" w:space="0" w:color="auto"/>
        <w:left w:val="none" w:sz="0" w:space="0" w:color="auto"/>
        <w:bottom w:val="none" w:sz="0" w:space="0" w:color="auto"/>
        <w:right w:val="none" w:sz="0" w:space="0" w:color="auto"/>
      </w:divBdr>
    </w:div>
    <w:div w:id="1041638287">
      <w:marLeft w:val="0"/>
      <w:marRight w:val="0"/>
      <w:marTop w:val="0"/>
      <w:marBottom w:val="0"/>
      <w:divBdr>
        <w:top w:val="none" w:sz="0" w:space="0" w:color="auto"/>
        <w:left w:val="none" w:sz="0" w:space="0" w:color="auto"/>
        <w:bottom w:val="none" w:sz="0" w:space="0" w:color="auto"/>
        <w:right w:val="none" w:sz="0" w:space="0" w:color="auto"/>
      </w:divBdr>
    </w:div>
    <w:div w:id="1041705665">
      <w:marLeft w:val="0"/>
      <w:marRight w:val="0"/>
      <w:marTop w:val="0"/>
      <w:marBottom w:val="0"/>
      <w:divBdr>
        <w:top w:val="none" w:sz="0" w:space="0" w:color="auto"/>
        <w:left w:val="none" w:sz="0" w:space="0" w:color="auto"/>
        <w:bottom w:val="none" w:sz="0" w:space="0" w:color="auto"/>
        <w:right w:val="none" w:sz="0" w:space="0" w:color="auto"/>
      </w:divBdr>
    </w:div>
    <w:div w:id="1041780349">
      <w:marLeft w:val="0"/>
      <w:marRight w:val="0"/>
      <w:marTop w:val="0"/>
      <w:marBottom w:val="0"/>
      <w:divBdr>
        <w:top w:val="none" w:sz="0" w:space="0" w:color="auto"/>
        <w:left w:val="none" w:sz="0" w:space="0" w:color="auto"/>
        <w:bottom w:val="none" w:sz="0" w:space="0" w:color="auto"/>
        <w:right w:val="none" w:sz="0" w:space="0" w:color="auto"/>
      </w:divBdr>
    </w:div>
    <w:div w:id="1041781591">
      <w:marLeft w:val="0"/>
      <w:marRight w:val="0"/>
      <w:marTop w:val="0"/>
      <w:marBottom w:val="0"/>
      <w:divBdr>
        <w:top w:val="none" w:sz="0" w:space="0" w:color="auto"/>
        <w:left w:val="none" w:sz="0" w:space="0" w:color="auto"/>
        <w:bottom w:val="none" w:sz="0" w:space="0" w:color="auto"/>
        <w:right w:val="none" w:sz="0" w:space="0" w:color="auto"/>
      </w:divBdr>
    </w:div>
    <w:div w:id="1041832196">
      <w:marLeft w:val="0"/>
      <w:marRight w:val="0"/>
      <w:marTop w:val="0"/>
      <w:marBottom w:val="0"/>
      <w:divBdr>
        <w:top w:val="none" w:sz="0" w:space="0" w:color="auto"/>
        <w:left w:val="none" w:sz="0" w:space="0" w:color="auto"/>
        <w:bottom w:val="none" w:sz="0" w:space="0" w:color="auto"/>
        <w:right w:val="none" w:sz="0" w:space="0" w:color="auto"/>
      </w:divBdr>
    </w:div>
    <w:div w:id="1041857453">
      <w:marLeft w:val="0"/>
      <w:marRight w:val="0"/>
      <w:marTop w:val="0"/>
      <w:marBottom w:val="0"/>
      <w:divBdr>
        <w:top w:val="none" w:sz="0" w:space="0" w:color="auto"/>
        <w:left w:val="none" w:sz="0" w:space="0" w:color="auto"/>
        <w:bottom w:val="none" w:sz="0" w:space="0" w:color="auto"/>
        <w:right w:val="none" w:sz="0" w:space="0" w:color="auto"/>
      </w:divBdr>
    </w:div>
    <w:div w:id="1041901495">
      <w:marLeft w:val="0"/>
      <w:marRight w:val="0"/>
      <w:marTop w:val="0"/>
      <w:marBottom w:val="0"/>
      <w:divBdr>
        <w:top w:val="none" w:sz="0" w:space="0" w:color="auto"/>
        <w:left w:val="none" w:sz="0" w:space="0" w:color="auto"/>
        <w:bottom w:val="none" w:sz="0" w:space="0" w:color="auto"/>
        <w:right w:val="none" w:sz="0" w:space="0" w:color="auto"/>
      </w:divBdr>
    </w:div>
    <w:div w:id="1042024960">
      <w:marLeft w:val="0"/>
      <w:marRight w:val="0"/>
      <w:marTop w:val="0"/>
      <w:marBottom w:val="0"/>
      <w:divBdr>
        <w:top w:val="none" w:sz="0" w:space="0" w:color="auto"/>
        <w:left w:val="none" w:sz="0" w:space="0" w:color="auto"/>
        <w:bottom w:val="none" w:sz="0" w:space="0" w:color="auto"/>
        <w:right w:val="none" w:sz="0" w:space="0" w:color="auto"/>
      </w:divBdr>
    </w:div>
    <w:div w:id="1042093093">
      <w:marLeft w:val="0"/>
      <w:marRight w:val="0"/>
      <w:marTop w:val="0"/>
      <w:marBottom w:val="0"/>
      <w:divBdr>
        <w:top w:val="none" w:sz="0" w:space="0" w:color="auto"/>
        <w:left w:val="none" w:sz="0" w:space="0" w:color="auto"/>
        <w:bottom w:val="none" w:sz="0" w:space="0" w:color="auto"/>
        <w:right w:val="none" w:sz="0" w:space="0" w:color="auto"/>
      </w:divBdr>
    </w:div>
    <w:div w:id="1042096790">
      <w:marLeft w:val="0"/>
      <w:marRight w:val="0"/>
      <w:marTop w:val="0"/>
      <w:marBottom w:val="0"/>
      <w:divBdr>
        <w:top w:val="none" w:sz="0" w:space="0" w:color="auto"/>
        <w:left w:val="none" w:sz="0" w:space="0" w:color="auto"/>
        <w:bottom w:val="none" w:sz="0" w:space="0" w:color="auto"/>
        <w:right w:val="none" w:sz="0" w:space="0" w:color="auto"/>
      </w:divBdr>
    </w:div>
    <w:div w:id="1042172637">
      <w:marLeft w:val="0"/>
      <w:marRight w:val="0"/>
      <w:marTop w:val="0"/>
      <w:marBottom w:val="0"/>
      <w:divBdr>
        <w:top w:val="none" w:sz="0" w:space="0" w:color="auto"/>
        <w:left w:val="none" w:sz="0" w:space="0" w:color="auto"/>
        <w:bottom w:val="none" w:sz="0" w:space="0" w:color="auto"/>
        <w:right w:val="none" w:sz="0" w:space="0" w:color="auto"/>
      </w:divBdr>
    </w:div>
    <w:div w:id="1042243990">
      <w:marLeft w:val="0"/>
      <w:marRight w:val="0"/>
      <w:marTop w:val="0"/>
      <w:marBottom w:val="0"/>
      <w:divBdr>
        <w:top w:val="none" w:sz="0" w:space="0" w:color="auto"/>
        <w:left w:val="none" w:sz="0" w:space="0" w:color="auto"/>
        <w:bottom w:val="none" w:sz="0" w:space="0" w:color="auto"/>
        <w:right w:val="none" w:sz="0" w:space="0" w:color="auto"/>
      </w:divBdr>
    </w:div>
    <w:div w:id="1042246585">
      <w:marLeft w:val="0"/>
      <w:marRight w:val="0"/>
      <w:marTop w:val="0"/>
      <w:marBottom w:val="0"/>
      <w:divBdr>
        <w:top w:val="none" w:sz="0" w:space="0" w:color="auto"/>
        <w:left w:val="none" w:sz="0" w:space="0" w:color="auto"/>
        <w:bottom w:val="none" w:sz="0" w:space="0" w:color="auto"/>
        <w:right w:val="none" w:sz="0" w:space="0" w:color="auto"/>
      </w:divBdr>
    </w:div>
    <w:div w:id="1042248716">
      <w:marLeft w:val="0"/>
      <w:marRight w:val="0"/>
      <w:marTop w:val="0"/>
      <w:marBottom w:val="0"/>
      <w:divBdr>
        <w:top w:val="none" w:sz="0" w:space="0" w:color="auto"/>
        <w:left w:val="none" w:sz="0" w:space="0" w:color="auto"/>
        <w:bottom w:val="none" w:sz="0" w:space="0" w:color="auto"/>
        <w:right w:val="none" w:sz="0" w:space="0" w:color="auto"/>
      </w:divBdr>
    </w:div>
    <w:div w:id="1042249843">
      <w:marLeft w:val="0"/>
      <w:marRight w:val="0"/>
      <w:marTop w:val="0"/>
      <w:marBottom w:val="0"/>
      <w:divBdr>
        <w:top w:val="none" w:sz="0" w:space="0" w:color="auto"/>
        <w:left w:val="none" w:sz="0" w:space="0" w:color="auto"/>
        <w:bottom w:val="none" w:sz="0" w:space="0" w:color="auto"/>
        <w:right w:val="none" w:sz="0" w:space="0" w:color="auto"/>
      </w:divBdr>
    </w:div>
    <w:div w:id="1042249851">
      <w:marLeft w:val="0"/>
      <w:marRight w:val="0"/>
      <w:marTop w:val="0"/>
      <w:marBottom w:val="0"/>
      <w:divBdr>
        <w:top w:val="none" w:sz="0" w:space="0" w:color="auto"/>
        <w:left w:val="none" w:sz="0" w:space="0" w:color="auto"/>
        <w:bottom w:val="none" w:sz="0" w:space="0" w:color="auto"/>
        <w:right w:val="none" w:sz="0" w:space="0" w:color="auto"/>
      </w:divBdr>
    </w:div>
    <w:div w:id="1042289851">
      <w:marLeft w:val="0"/>
      <w:marRight w:val="0"/>
      <w:marTop w:val="0"/>
      <w:marBottom w:val="0"/>
      <w:divBdr>
        <w:top w:val="none" w:sz="0" w:space="0" w:color="auto"/>
        <w:left w:val="none" w:sz="0" w:space="0" w:color="auto"/>
        <w:bottom w:val="none" w:sz="0" w:space="0" w:color="auto"/>
        <w:right w:val="none" w:sz="0" w:space="0" w:color="auto"/>
      </w:divBdr>
    </w:div>
    <w:div w:id="1042290394">
      <w:marLeft w:val="0"/>
      <w:marRight w:val="0"/>
      <w:marTop w:val="0"/>
      <w:marBottom w:val="0"/>
      <w:divBdr>
        <w:top w:val="none" w:sz="0" w:space="0" w:color="auto"/>
        <w:left w:val="none" w:sz="0" w:space="0" w:color="auto"/>
        <w:bottom w:val="none" w:sz="0" w:space="0" w:color="auto"/>
        <w:right w:val="none" w:sz="0" w:space="0" w:color="auto"/>
      </w:divBdr>
    </w:div>
    <w:div w:id="1042291277">
      <w:marLeft w:val="0"/>
      <w:marRight w:val="0"/>
      <w:marTop w:val="0"/>
      <w:marBottom w:val="0"/>
      <w:divBdr>
        <w:top w:val="none" w:sz="0" w:space="0" w:color="auto"/>
        <w:left w:val="none" w:sz="0" w:space="0" w:color="auto"/>
        <w:bottom w:val="none" w:sz="0" w:space="0" w:color="auto"/>
        <w:right w:val="none" w:sz="0" w:space="0" w:color="auto"/>
      </w:divBdr>
    </w:div>
    <w:div w:id="1042441959">
      <w:marLeft w:val="0"/>
      <w:marRight w:val="0"/>
      <w:marTop w:val="0"/>
      <w:marBottom w:val="0"/>
      <w:divBdr>
        <w:top w:val="none" w:sz="0" w:space="0" w:color="auto"/>
        <w:left w:val="none" w:sz="0" w:space="0" w:color="auto"/>
        <w:bottom w:val="none" w:sz="0" w:space="0" w:color="auto"/>
        <w:right w:val="none" w:sz="0" w:space="0" w:color="auto"/>
      </w:divBdr>
    </w:div>
    <w:div w:id="1042512579">
      <w:marLeft w:val="0"/>
      <w:marRight w:val="0"/>
      <w:marTop w:val="0"/>
      <w:marBottom w:val="0"/>
      <w:divBdr>
        <w:top w:val="none" w:sz="0" w:space="0" w:color="auto"/>
        <w:left w:val="none" w:sz="0" w:space="0" w:color="auto"/>
        <w:bottom w:val="none" w:sz="0" w:space="0" w:color="auto"/>
        <w:right w:val="none" w:sz="0" w:space="0" w:color="auto"/>
      </w:divBdr>
    </w:div>
    <w:div w:id="1042561218">
      <w:marLeft w:val="0"/>
      <w:marRight w:val="0"/>
      <w:marTop w:val="0"/>
      <w:marBottom w:val="0"/>
      <w:divBdr>
        <w:top w:val="none" w:sz="0" w:space="0" w:color="auto"/>
        <w:left w:val="none" w:sz="0" w:space="0" w:color="auto"/>
        <w:bottom w:val="none" w:sz="0" w:space="0" w:color="auto"/>
        <w:right w:val="none" w:sz="0" w:space="0" w:color="auto"/>
      </w:divBdr>
    </w:div>
    <w:div w:id="1042562212">
      <w:marLeft w:val="0"/>
      <w:marRight w:val="0"/>
      <w:marTop w:val="0"/>
      <w:marBottom w:val="0"/>
      <w:divBdr>
        <w:top w:val="none" w:sz="0" w:space="0" w:color="auto"/>
        <w:left w:val="none" w:sz="0" w:space="0" w:color="auto"/>
        <w:bottom w:val="none" w:sz="0" w:space="0" w:color="auto"/>
        <w:right w:val="none" w:sz="0" w:space="0" w:color="auto"/>
      </w:divBdr>
    </w:div>
    <w:div w:id="1042562314">
      <w:marLeft w:val="0"/>
      <w:marRight w:val="0"/>
      <w:marTop w:val="0"/>
      <w:marBottom w:val="0"/>
      <w:divBdr>
        <w:top w:val="none" w:sz="0" w:space="0" w:color="auto"/>
        <w:left w:val="none" w:sz="0" w:space="0" w:color="auto"/>
        <w:bottom w:val="none" w:sz="0" w:space="0" w:color="auto"/>
        <w:right w:val="none" w:sz="0" w:space="0" w:color="auto"/>
      </w:divBdr>
    </w:div>
    <w:div w:id="1042679775">
      <w:marLeft w:val="0"/>
      <w:marRight w:val="0"/>
      <w:marTop w:val="0"/>
      <w:marBottom w:val="0"/>
      <w:divBdr>
        <w:top w:val="none" w:sz="0" w:space="0" w:color="auto"/>
        <w:left w:val="none" w:sz="0" w:space="0" w:color="auto"/>
        <w:bottom w:val="none" w:sz="0" w:space="0" w:color="auto"/>
        <w:right w:val="none" w:sz="0" w:space="0" w:color="auto"/>
      </w:divBdr>
    </w:div>
    <w:div w:id="1042710104">
      <w:marLeft w:val="0"/>
      <w:marRight w:val="0"/>
      <w:marTop w:val="0"/>
      <w:marBottom w:val="0"/>
      <w:divBdr>
        <w:top w:val="none" w:sz="0" w:space="0" w:color="auto"/>
        <w:left w:val="none" w:sz="0" w:space="0" w:color="auto"/>
        <w:bottom w:val="none" w:sz="0" w:space="0" w:color="auto"/>
        <w:right w:val="none" w:sz="0" w:space="0" w:color="auto"/>
      </w:divBdr>
    </w:div>
    <w:div w:id="1042747030">
      <w:marLeft w:val="0"/>
      <w:marRight w:val="0"/>
      <w:marTop w:val="0"/>
      <w:marBottom w:val="0"/>
      <w:divBdr>
        <w:top w:val="none" w:sz="0" w:space="0" w:color="auto"/>
        <w:left w:val="none" w:sz="0" w:space="0" w:color="auto"/>
        <w:bottom w:val="none" w:sz="0" w:space="0" w:color="auto"/>
        <w:right w:val="none" w:sz="0" w:space="0" w:color="auto"/>
      </w:divBdr>
    </w:div>
    <w:div w:id="1042903583">
      <w:marLeft w:val="0"/>
      <w:marRight w:val="0"/>
      <w:marTop w:val="0"/>
      <w:marBottom w:val="0"/>
      <w:divBdr>
        <w:top w:val="none" w:sz="0" w:space="0" w:color="auto"/>
        <w:left w:val="none" w:sz="0" w:space="0" w:color="auto"/>
        <w:bottom w:val="none" w:sz="0" w:space="0" w:color="auto"/>
        <w:right w:val="none" w:sz="0" w:space="0" w:color="auto"/>
      </w:divBdr>
    </w:div>
    <w:div w:id="1042948865">
      <w:marLeft w:val="0"/>
      <w:marRight w:val="0"/>
      <w:marTop w:val="0"/>
      <w:marBottom w:val="0"/>
      <w:divBdr>
        <w:top w:val="none" w:sz="0" w:space="0" w:color="auto"/>
        <w:left w:val="none" w:sz="0" w:space="0" w:color="auto"/>
        <w:bottom w:val="none" w:sz="0" w:space="0" w:color="auto"/>
        <w:right w:val="none" w:sz="0" w:space="0" w:color="auto"/>
      </w:divBdr>
    </w:div>
    <w:div w:id="1043016215">
      <w:marLeft w:val="0"/>
      <w:marRight w:val="0"/>
      <w:marTop w:val="0"/>
      <w:marBottom w:val="0"/>
      <w:divBdr>
        <w:top w:val="none" w:sz="0" w:space="0" w:color="auto"/>
        <w:left w:val="none" w:sz="0" w:space="0" w:color="auto"/>
        <w:bottom w:val="none" w:sz="0" w:space="0" w:color="auto"/>
        <w:right w:val="none" w:sz="0" w:space="0" w:color="auto"/>
      </w:divBdr>
    </w:div>
    <w:div w:id="1043096290">
      <w:marLeft w:val="0"/>
      <w:marRight w:val="0"/>
      <w:marTop w:val="0"/>
      <w:marBottom w:val="0"/>
      <w:divBdr>
        <w:top w:val="none" w:sz="0" w:space="0" w:color="auto"/>
        <w:left w:val="none" w:sz="0" w:space="0" w:color="auto"/>
        <w:bottom w:val="none" w:sz="0" w:space="0" w:color="auto"/>
        <w:right w:val="none" w:sz="0" w:space="0" w:color="auto"/>
      </w:divBdr>
    </w:div>
    <w:div w:id="1043136930">
      <w:marLeft w:val="0"/>
      <w:marRight w:val="0"/>
      <w:marTop w:val="0"/>
      <w:marBottom w:val="0"/>
      <w:divBdr>
        <w:top w:val="none" w:sz="0" w:space="0" w:color="auto"/>
        <w:left w:val="none" w:sz="0" w:space="0" w:color="auto"/>
        <w:bottom w:val="none" w:sz="0" w:space="0" w:color="auto"/>
        <w:right w:val="none" w:sz="0" w:space="0" w:color="auto"/>
      </w:divBdr>
    </w:div>
    <w:div w:id="1043217786">
      <w:marLeft w:val="0"/>
      <w:marRight w:val="0"/>
      <w:marTop w:val="0"/>
      <w:marBottom w:val="0"/>
      <w:divBdr>
        <w:top w:val="none" w:sz="0" w:space="0" w:color="auto"/>
        <w:left w:val="none" w:sz="0" w:space="0" w:color="auto"/>
        <w:bottom w:val="none" w:sz="0" w:space="0" w:color="auto"/>
        <w:right w:val="none" w:sz="0" w:space="0" w:color="auto"/>
      </w:divBdr>
    </w:div>
    <w:div w:id="1043285272">
      <w:marLeft w:val="0"/>
      <w:marRight w:val="0"/>
      <w:marTop w:val="0"/>
      <w:marBottom w:val="0"/>
      <w:divBdr>
        <w:top w:val="none" w:sz="0" w:space="0" w:color="auto"/>
        <w:left w:val="none" w:sz="0" w:space="0" w:color="auto"/>
        <w:bottom w:val="none" w:sz="0" w:space="0" w:color="auto"/>
        <w:right w:val="none" w:sz="0" w:space="0" w:color="auto"/>
      </w:divBdr>
    </w:div>
    <w:div w:id="1043285370">
      <w:marLeft w:val="0"/>
      <w:marRight w:val="0"/>
      <w:marTop w:val="0"/>
      <w:marBottom w:val="0"/>
      <w:divBdr>
        <w:top w:val="none" w:sz="0" w:space="0" w:color="auto"/>
        <w:left w:val="none" w:sz="0" w:space="0" w:color="auto"/>
        <w:bottom w:val="none" w:sz="0" w:space="0" w:color="auto"/>
        <w:right w:val="none" w:sz="0" w:space="0" w:color="auto"/>
      </w:divBdr>
    </w:div>
    <w:div w:id="1043410525">
      <w:marLeft w:val="0"/>
      <w:marRight w:val="0"/>
      <w:marTop w:val="0"/>
      <w:marBottom w:val="0"/>
      <w:divBdr>
        <w:top w:val="none" w:sz="0" w:space="0" w:color="auto"/>
        <w:left w:val="none" w:sz="0" w:space="0" w:color="auto"/>
        <w:bottom w:val="none" w:sz="0" w:space="0" w:color="auto"/>
        <w:right w:val="none" w:sz="0" w:space="0" w:color="auto"/>
      </w:divBdr>
    </w:div>
    <w:div w:id="1043477492">
      <w:marLeft w:val="0"/>
      <w:marRight w:val="0"/>
      <w:marTop w:val="0"/>
      <w:marBottom w:val="0"/>
      <w:divBdr>
        <w:top w:val="none" w:sz="0" w:space="0" w:color="auto"/>
        <w:left w:val="none" w:sz="0" w:space="0" w:color="auto"/>
        <w:bottom w:val="none" w:sz="0" w:space="0" w:color="auto"/>
        <w:right w:val="none" w:sz="0" w:space="0" w:color="auto"/>
      </w:divBdr>
    </w:div>
    <w:div w:id="1043478793">
      <w:bodyDiv w:val="1"/>
      <w:marLeft w:val="0"/>
      <w:marRight w:val="0"/>
      <w:marTop w:val="0"/>
      <w:marBottom w:val="0"/>
      <w:divBdr>
        <w:top w:val="none" w:sz="0" w:space="0" w:color="auto"/>
        <w:left w:val="none" w:sz="0" w:space="0" w:color="auto"/>
        <w:bottom w:val="none" w:sz="0" w:space="0" w:color="auto"/>
        <w:right w:val="none" w:sz="0" w:space="0" w:color="auto"/>
      </w:divBdr>
    </w:div>
    <w:div w:id="1043553944">
      <w:marLeft w:val="0"/>
      <w:marRight w:val="0"/>
      <w:marTop w:val="0"/>
      <w:marBottom w:val="0"/>
      <w:divBdr>
        <w:top w:val="none" w:sz="0" w:space="0" w:color="auto"/>
        <w:left w:val="none" w:sz="0" w:space="0" w:color="auto"/>
        <w:bottom w:val="none" w:sz="0" w:space="0" w:color="auto"/>
        <w:right w:val="none" w:sz="0" w:space="0" w:color="auto"/>
      </w:divBdr>
    </w:div>
    <w:div w:id="1043869578">
      <w:marLeft w:val="0"/>
      <w:marRight w:val="0"/>
      <w:marTop w:val="0"/>
      <w:marBottom w:val="0"/>
      <w:divBdr>
        <w:top w:val="none" w:sz="0" w:space="0" w:color="auto"/>
        <w:left w:val="none" w:sz="0" w:space="0" w:color="auto"/>
        <w:bottom w:val="none" w:sz="0" w:space="0" w:color="auto"/>
        <w:right w:val="none" w:sz="0" w:space="0" w:color="auto"/>
      </w:divBdr>
    </w:div>
    <w:div w:id="1043869822">
      <w:marLeft w:val="0"/>
      <w:marRight w:val="0"/>
      <w:marTop w:val="0"/>
      <w:marBottom w:val="0"/>
      <w:divBdr>
        <w:top w:val="none" w:sz="0" w:space="0" w:color="auto"/>
        <w:left w:val="none" w:sz="0" w:space="0" w:color="auto"/>
        <w:bottom w:val="none" w:sz="0" w:space="0" w:color="auto"/>
        <w:right w:val="none" w:sz="0" w:space="0" w:color="auto"/>
      </w:divBdr>
    </w:div>
    <w:div w:id="1043940218">
      <w:marLeft w:val="0"/>
      <w:marRight w:val="0"/>
      <w:marTop w:val="0"/>
      <w:marBottom w:val="0"/>
      <w:divBdr>
        <w:top w:val="none" w:sz="0" w:space="0" w:color="auto"/>
        <w:left w:val="none" w:sz="0" w:space="0" w:color="auto"/>
        <w:bottom w:val="none" w:sz="0" w:space="0" w:color="auto"/>
        <w:right w:val="none" w:sz="0" w:space="0" w:color="auto"/>
      </w:divBdr>
    </w:div>
    <w:div w:id="1044063666">
      <w:marLeft w:val="0"/>
      <w:marRight w:val="0"/>
      <w:marTop w:val="0"/>
      <w:marBottom w:val="0"/>
      <w:divBdr>
        <w:top w:val="none" w:sz="0" w:space="0" w:color="auto"/>
        <w:left w:val="none" w:sz="0" w:space="0" w:color="auto"/>
        <w:bottom w:val="none" w:sz="0" w:space="0" w:color="auto"/>
        <w:right w:val="none" w:sz="0" w:space="0" w:color="auto"/>
      </w:divBdr>
    </w:div>
    <w:div w:id="1044256875">
      <w:marLeft w:val="0"/>
      <w:marRight w:val="0"/>
      <w:marTop w:val="0"/>
      <w:marBottom w:val="0"/>
      <w:divBdr>
        <w:top w:val="none" w:sz="0" w:space="0" w:color="auto"/>
        <w:left w:val="none" w:sz="0" w:space="0" w:color="auto"/>
        <w:bottom w:val="none" w:sz="0" w:space="0" w:color="auto"/>
        <w:right w:val="none" w:sz="0" w:space="0" w:color="auto"/>
      </w:divBdr>
    </w:div>
    <w:div w:id="1044332422">
      <w:marLeft w:val="0"/>
      <w:marRight w:val="0"/>
      <w:marTop w:val="0"/>
      <w:marBottom w:val="0"/>
      <w:divBdr>
        <w:top w:val="none" w:sz="0" w:space="0" w:color="auto"/>
        <w:left w:val="none" w:sz="0" w:space="0" w:color="auto"/>
        <w:bottom w:val="none" w:sz="0" w:space="0" w:color="auto"/>
        <w:right w:val="none" w:sz="0" w:space="0" w:color="auto"/>
      </w:divBdr>
    </w:div>
    <w:div w:id="1044405558">
      <w:marLeft w:val="0"/>
      <w:marRight w:val="0"/>
      <w:marTop w:val="0"/>
      <w:marBottom w:val="0"/>
      <w:divBdr>
        <w:top w:val="none" w:sz="0" w:space="0" w:color="auto"/>
        <w:left w:val="none" w:sz="0" w:space="0" w:color="auto"/>
        <w:bottom w:val="none" w:sz="0" w:space="0" w:color="auto"/>
        <w:right w:val="none" w:sz="0" w:space="0" w:color="auto"/>
      </w:divBdr>
    </w:div>
    <w:div w:id="1044448971">
      <w:marLeft w:val="0"/>
      <w:marRight w:val="0"/>
      <w:marTop w:val="0"/>
      <w:marBottom w:val="0"/>
      <w:divBdr>
        <w:top w:val="none" w:sz="0" w:space="0" w:color="auto"/>
        <w:left w:val="none" w:sz="0" w:space="0" w:color="auto"/>
        <w:bottom w:val="none" w:sz="0" w:space="0" w:color="auto"/>
        <w:right w:val="none" w:sz="0" w:space="0" w:color="auto"/>
      </w:divBdr>
    </w:div>
    <w:div w:id="1044522897">
      <w:marLeft w:val="0"/>
      <w:marRight w:val="0"/>
      <w:marTop w:val="0"/>
      <w:marBottom w:val="0"/>
      <w:divBdr>
        <w:top w:val="none" w:sz="0" w:space="0" w:color="auto"/>
        <w:left w:val="none" w:sz="0" w:space="0" w:color="auto"/>
        <w:bottom w:val="none" w:sz="0" w:space="0" w:color="auto"/>
        <w:right w:val="none" w:sz="0" w:space="0" w:color="auto"/>
      </w:divBdr>
    </w:div>
    <w:div w:id="1044674958">
      <w:marLeft w:val="0"/>
      <w:marRight w:val="0"/>
      <w:marTop w:val="0"/>
      <w:marBottom w:val="0"/>
      <w:divBdr>
        <w:top w:val="none" w:sz="0" w:space="0" w:color="auto"/>
        <w:left w:val="none" w:sz="0" w:space="0" w:color="auto"/>
        <w:bottom w:val="none" w:sz="0" w:space="0" w:color="auto"/>
        <w:right w:val="none" w:sz="0" w:space="0" w:color="auto"/>
      </w:divBdr>
    </w:div>
    <w:div w:id="1044713891">
      <w:marLeft w:val="0"/>
      <w:marRight w:val="0"/>
      <w:marTop w:val="0"/>
      <w:marBottom w:val="0"/>
      <w:divBdr>
        <w:top w:val="none" w:sz="0" w:space="0" w:color="auto"/>
        <w:left w:val="none" w:sz="0" w:space="0" w:color="auto"/>
        <w:bottom w:val="none" w:sz="0" w:space="0" w:color="auto"/>
        <w:right w:val="none" w:sz="0" w:space="0" w:color="auto"/>
      </w:divBdr>
    </w:div>
    <w:div w:id="1044787610">
      <w:marLeft w:val="0"/>
      <w:marRight w:val="0"/>
      <w:marTop w:val="0"/>
      <w:marBottom w:val="0"/>
      <w:divBdr>
        <w:top w:val="none" w:sz="0" w:space="0" w:color="auto"/>
        <w:left w:val="none" w:sz="0" w:space="0" w:color="auto"/>
        <w:bottom w:val="none" w:sz="0" w:space="0" w:color="auto"/>
        <w:right w:val="none" w:sz="0" w:space="0" w:color="auto"/>
      </w:divBdr>
    </w:div>
    <w:div w:id="1044795729">
      <w:marLeft w:val="0"/>
      <w:marRight w:val="0"/>
      <w:marTop w:val="0"/>
      <w:marBottom w:val="0"/>
      <w:divBdr>
        <w:top w:val="none" w:sz="0" w:space="0" w:color="auto"/>
        <w:left w:val="none" w:sz="0" w:space="0" w:color="auto"/>
        <w:bottom w:val="none" w:sz="0" w:space="0" w:color="auto"/>
        <w:right w:val="none" w:sz="0" w:space="0" w:color="auto"/>
      </w:divBdr>
    </w:div>
    <w:div w:id="1044867489">
      <w:marLeft w:val="0"/>
      <w:marRight w:val="0"/>
      <w:marTop w:val="0"/>
      <w:marBottom w:val="0"/>
      <w:divBdr>
        <w:top w:val="none" w:sz="0" w:space="0" w:color="auto"/>
        <w:left w:val="none" w:sz="0" w:space="0" w:color="auto"/>
        <w:bottom w:val="none" w:sz="0" w:space="0" w:color="auto"/>
        <w:right w:val="none" w:sz="0" w:space="0" w:color="auto"/>
      </w:divBdr>
    </w:div>
    <w:div w:id="1044913106">
      <w:marLeft w:val="0"/>
      <w:marRight w:val="0"/>
      <w:marTop w:val="0"/>
      <w:marBottom w:val="0"/>
      <w:divBdr>
        <w:top w:val="none" w:sz="0" w:space="0" w:color="auto"/>
        <w:left w:val="none" w:sz="0" w:space="0" w:color="auto"/>
        <w:bottom w:val="none" w:sz="0" w:space="0" w:color="auto"/>
        <w:right w:val="none" w:sz="0" w:space="0" w:color="auto"/>
      </w:divBdr>
    </w:div>
    <w:div w:id="1044981289">
      <w:marLeft w:val="0"/>
      <w:marRight w:val="0"/>
      <w:marTop w:val="0"/>
      <w:marBottom w:val="0"/>
      <w:divBdr>
        <w:top w:val="none" w:sz="0" w:space="0" w:color="auto"/>
        <w:left w:val="none" w:sz="0" w:space="0" w:color="auto"/>
        <w:bottom w:val="none" w:sz="0" w:space="0" w:color="auto"/>
        <w:right w:val="none" w:sz="0" w:space="0" w:color="auto"/>
      </w:divBdr>
    </w:div>
    <w:div w:id="1045059938">
      <w:marLeft w:val="0"/>
      <w:marRight w:val="0"/>
      <w:marTop w:val="0"/>
      <w:marBottom w:val="0"/>
      <w:divBdr>
        <w:top w:val="none" w:sz="0" w:space="0" w:color="auto"/>
        <w:left w:val="none" w:sz="0" w:space="0" w:color="auto"/>
        <w:bottom w:val="none" w:sz="0" w:space="0" w:color="auto"/>
        <w:right w:val="none" w:sz="0" w:space="0" w:color="auto"/>
      </w:divBdr>
    </w:div>
    <w:div w:id="1045103969">
      <w:bodyDiv w:val="1"/>
      <w:marLeft w:val="0"/>
      <w:marRight w:val="0"/>
      <w:marTop w:val="0"/>
      <w:marBottom w:val="0"/>
      <w:divBdr>
        <w:top w:val="none" w:sz="0" w:space="0" w:color="auto"/>
        <w:left w:val="none" w:sz="0" w:space="0" w:color="auto"/>
        <w:bottom w:val="none" w:sz="0" w:space="0" w:color="auto"/>
        <w:right w:val="none" w:sz="0" w:space="0" w:color="auto"/>
      </w:divBdr>
    </w:div>
    <w:div w:id="1045326086">
      <w:marLeft w:val="0"/>
      <w:marRight w:val="0"/>
      <w:marTop w:val="0"/>
      <w:marBottom w:val="0"/>
      <w:divBdr>
        <w:top w:val="none" w:sz="0" w:space="0" w:color="auto"/>
        <w:left w:val="none" w:sz="0" w:space="0" w:color="auto"/>
        <w:bottom w:val="none" w:sz="0" w:space="0" w:color="auto"/>
        <w:right w:val="none" w:sz="0" w:space="0" w:color="auto"/>
      </w:divBdr>
    </w:div>
    <w:div w:id="1045329395">
      <w:marLeft w:val="0"/>
      <w:marRight w:val="0"/>
      <w:marTop w:val="0"/>
      <w:marBottom w:val="0"/>
      <w:divBdr>
        <w:top w:val="none" w:sz="0" w:space="0" w:color="auto"/>
        <w:left w:val="none" w:sz="0" w:space="0" w:color="auto"/>
        <w:bottom w:val="none" w:sz="0" w:space="0" w:color="auto"/>
        <w:right w:val="none" w:sz="0" w:space="0" w:color="auto"/>
      </w:divBdr>
    </w:div>
    <w:div w:id="1045329652">
      <w:marLeft w:val="0"/>
      <w:marRight w:val="0"/>
      <w:marTop w:val="0"/>
      <w:marBottom w:val="0"/>
      <w:divBdr>
        <w:top w:val="none" w:sz="0" w:space="0" w:color="auto"/>
        <w:left w:val="none" w:sz="0" w:space="0" w:color="auto"/>
        <w:bottom w:val="none" w:sz="0" w:space="0" w:color="auto"/>
        <w:right w:val="none" w:sz="0" w:space="0" w:color="auto"/>
      </w:divBdr>
    </w:div>
    <w:div w:id="1045637533">
      <w:marLeft w:val="0"/>
      <w:marRight w:val="0"/>
      <w:marTop w:val="0"/>
      <w:marBottom w:val="0"/>
      <w:divBdr>
        <w:top w:val="none" w:sz="0" w:space="0" w:color="auto"/>
        <w:left w:val="none" w:sz="0" w:space="0" w:color="auto"/>
        <w:bottom w:val="none" w:sz="0" w:space="0" w:color="auto"/>
        <w:right w:val="none" w:sz="0" w:space="0" w:color="auto"/>
      </w:divBdr>
    </w:div>
    <w:div w:id="1045638516">
      <w:marLeft w:val="0"/>
      <w:marRight w:val="0"/>
      <w:marTop w:val="0"/>
      <w:marBottom w:val="0"/>
      <w:divBdr>
        <w:top w:val="none" w:sz="0" w:space="0" w:color="auto"/>
        <w:left w:val="none" w:sz="0" w:space="0" w:color="auto"/>
        <w:bottom w:val="none" w:sz="0" w:space="0" w:color="auto"/>
        <w:right w:val="none" w:sz="0" w:space="0" w:color="auto"/>
      </w:divBdr>
    </w:div>
    <w:div w:id="1045716658">
      <w:bodyDiv w:val="1"/>
      <w:marLeft w:val="0"/>
      <w:marRight w:val="0"/>
      <w:marTop w:val="0"/>
      <w:marBottom w:val="0"/>
      <w:divBdr>
        <w:top w:val="none" w:sz="0" w:space="0" w:color="auto"/>
        <w:left w:val="none" w:sz="0" w:space="0" w:color="auto"/>
        <w:bottom w:val="none" w:sz="0" w:space="0" w:color="auto"/>
        <w:right w:val="none" w:sz="0" w:space="0" w:color="auto"/>
      </w:divBdr>
    </w:div>
    <w:div w:id="1045717236">
      <w:marLeft w:val="0"/>
      <w:marRight w:val="0"/>
      <w:marTop w:val="0"/>
      <w:marBottom w:val="0"/>
      <w:divBdr>
        <w:top w:val="none" w:sz="0" w:space="0" w:color="auto"/>
        <w:left w:val="none" w:sz="0" w:space="0" w:color="auto"/>
        <w:bottom w:val="none" w:sz="0" w:space="0" w:color="auto"/>
        <w:right w:val="none" w:sz="0" w:space="0" w:color="auto"/>
      </w:divBdr>
    </w:div>
    <w:div w:id="1045762211">
      <w:marLeft w:val="0"/>
      <w:marRight w:val="0"/>
      <w:marTop w:val="0"/>
      <w:marBottom w:val="0"/>
      <w:divBdr>
        <w:top w:val="none" w:sz="0" w:space="0" w:color="auto"/>
        <w:left w:val="none" w:sz="0" w:space="0" w:color="auto"/>
        <w:bottom w:val="none" w:sz="0" w:space="0" w:color="auto"/>
        <w:right w:val="none" w:sz="0" w:space="0" w:color="auto"/>
      </w:divBdr>
    </w:div>
    <w:div w:id="1045831420">
      <w:marLeft w:val="0"/>
      <w:marRight w:val="0"/>
      <w:marTop w:val="0"/>
      <w:marBottom w:val="0"/>
      <w:divBdr>
        <w:top w:val="none" w:sz="0" w:space="0" w:color="auto"/>
        <w:left w:val="none" w:sz="0" w:space="0" w:color="auto"/>
        <w:bottom w:val="none" w:sz="0" w:space="0" w:color="auto"/>
        <w:right w:val="none" w:sz="0" w:space="0" w:color="auto"/>
      </w:divBdr>
    </w:div>
    <w:div w:id="1046023970">
      <w:marLeft w:val="0"/>
      <w:marRight w:val="0"/>
      <w:marTop w:val="0"/>
      <w:marBottom w:val="0"/>
      <w:divBdr>
        <w:top w:val="none" w:sz="0" w:space="0" w:color="auto"/>
        <w:left w:val="none" w:sz="0" w:space="0" w:color="auto"/>
        <w:bottom w:val="none" w:sz="0" w:space="0" w:color="auto"/>
        <w:right w:val="none" w:sz="0" w:space="0" w:color="auto"/>
      </w:divBdr>
    </w:div>
    <w:div w:id="1046026146">
      <w:marLeft w:val="0"/>
      <w:marRight w:val="0"/>
      <w:marTop w:val="0"/>
      <w:marBottom w:val="0"/>
      <w:divBdr>
        <w:top w:val="none" w:sz="0" w:space="0" w:color="auto"/>
        <w:left w:val="none" w:sz="0" w:space="0" w:color="auto"/>
        <w:bottom w:val="none" w:sz="0" w:space="0" w:color="auto"/>
        <w:right w:val="none" w:sz="0" w:space="0" w:color="auto"/>
      </w:divBdr>
    </w:div>
    <w:div w:id="1046100014">
      <w:marLeft w:val="0"/>
      <w:marRight w:val="0"/>
      <w:marTop w:val="0"/>
      <w:marBottom w:val="0"/>
      <w:divBdr>
        <w:top w:val="none" w:sz="0" w:space="0" w:color="auto"/>
        <w:left w:val="none" w:sz="0" w:space="0" w:color="auto"/>
        <w:bottom w:val="none" w:sz="0" w:space="0" w:color="auto"/>
        <w:right w:val="none" w:sz="0" w:space="0" w:color="auto"/>
      </w:divBdr>
    </w:div>
    <w:div w:id="1046103056">
      <w:marLeft w:val="0"/>
      <w:marRight w:val="0"/>
      <w:marTop w:val="0"/>
      <w:marBottom w:val="0"/>
      <w:divBdr>
        <w:top w:val="none" w:sz="0" w:space="0" w:color="auto"/>
        <w:left w:val="none" w:sz="0" w:space="0" w:color="auto"/>
        <w:bottom w:val="none" w:sz="0" w:space="0" w:color="auto"/>
        <w:right w:val="none" w:sz="0" w:space="0" w:color="auto"/>
      </w:divBdr>
    </w:div>
    <w:div w:id="1046105280">
      <w:bodyDiv w:val="1"/>
      <w:marLeft w:val="0"/>
      <w:marRight w:val="0"/>
      <w:marTop w:val="0"/>
      <w:marBottom w:val="0"/>
      <w:divBdr>
        <w:top w:val="none" w:sz="0" w:space="0" w:color="auto"/>
        <w:left w:val="none" w:sz="0" w:space="0" w:color="auto"/>
        <w:bottom w:val="none" w:sz="0" w:space="0" w:color="auto"/>
        <w:right w:val="none" w:sz="0" w:space="0" w:color="auto"/>
      </w:divBdr>
    </w:div>
    <w:div w:id="1046174155">
      <w:marLeft w:val="0"/>
      <w:marRight w:val="0"/>
      <w:marTop w:val="0"/>
      <w:marBottom w:val="0"/>
      <w:divBdr>
        <w:top w:val="none" w:sz="0" w:space="0" w:color="auto"/>
        <w:left w:val="none" w:sz="0" w:space="0" w:color="auto"/>
        <w:bottom w:val="none" w:sz="0" w:space="0" w:color="auto"/>
        <w:right w:val="none" w:sz="0" w:space="0" w:color="auto"/>
      </w:divBdr>
    </w:div>
    <w:div w:id="1046416645">
      <w:marLeft w:val="0"/>
      <w:marRight w:val="0"/>
      <w:marTop w:val="0"/>
      <w:marBottom w:val="0"/>
      <w:divBdr>
        <w:top w:val="none" w:sz="0" w:space="0" w:color="auto"/>
        <w:left w:val="none" w:sz="0" w:space="0" w:color="auto"/>
        <w:bottom w:val="none" w:sz="0" w:space="0" w:color="auto"/>
        <w:right w:val="none" w:sz="0" w:space="0" w:color="auto"/>
      </w:divBdr>
    </w:div>
    <w:div w:id="1046489734">
      <w:marLeft w:val="0"/>
      <w:marRight w:val="0"/>
      <w:marTop w:val="0"/>
      <w:marBottom w:val="0"/>
      <w:divBdr>
        <w:top w:val="none" w:sz="0" w:space="0" w:color="auto"/>
        <w:left w:val="none" w:sz="0" w:space="0" w:color="auto"/>
        <w:bottom w:val="none" w:sz="0" w:space="0" w:color="auto"/>
        <w:right w:val="none" w:sz="0" w:space="0" w:color="auto"/>
      </w:divBdr>
    </w:div>
    <w:div w:id="1046565341">
      <w:marLeft w:val="0"/>
      <w:marRight w:val="0"/>
      <w:marTop w:val="0"/>
      <w:marBottom w:val="0"/>
      <w:divBdr>
        <w:top w:val="none" w:sz="0" w:space="0" w:color="auto"/>
        <w:left w:val="none" w:sz="0" w:space="0" w:color="auto"/>
        <w:bottom w:val="none" w:sz="0" w:space="0" w:color="auto"/>
        <w:right w:val="none" w:sz="0" w:space="0" w:color="auto"/>
      </w:divBdr>
    </w:div>
    <w:div w:id="1046566874">
      <w:marLeft w:val="0"/>
      <w:marRight w:val="0"/>
      <w:marTop w:val="0"/>
      <w:marBottom w:val="0"/>
      <w:divBdr>
        <w:top w:val="none" w:sz="0" w:space="0" w:color="auto"/>
        <w:left w:val="none" w:sz="0" w:space="0" w:color="auto"/>
        <w:bottom w:val="none" w:sz="0" w:space="0" w:color="auto"/>
        <w:right w:val="none" w:sz="0" w:space="0" w:color="auto"/>
      </w:divBdr>
    </w:div>
    <w:div w:id="1046611833">
      <w:marLeft w:val="0"/>
      <w:marRight w:val="0"/>
      <w:marTop w:val="0"/>
      <w:marBottom w:val="0"/>
      <w:divBdr>
        <w:top w:val="none" w:sz="0" w:space="0" w:color="auto"/>
        <w:left w:val="none" w:sz="0" w:space="0" w:color="auto"/>
        <w:bottom w:val="none" w:sz="0" w:space="0" w:color="auto"/>
        <w:right w:val="none" w:sz="0" w:space="0" w:color="auto"/>
      </w:divBdr>
    </w:div>
    <w:div w:id="1046636986">
      <w:marLeft w:val="0"/>
      <w:marRight w:val="0"/>
      <w:marTop w:val="0"/>
      <w:marBottom w:val="0"/>
      <w:divBdr>
        <w:top w:val="none" w:sz="0" w:space="0" w:color="auto"/>
        <w:left w:val="none" w:sz="0" w:space="0" w:color="auto"/>
        <w:bottom w:val="none" w:sz="0" w:space="0" w:color="auto"/>
        <w:right w:val="none" w:sz="0" w:space="0" w:color="auto"/>
      </w:divBdr>
    </w:div>
    <w:div w:id="1046680176">
      <w:marLeft w:val="0"/>
      <w:marRight w:val="0"/>
      <w:marTop w:val="0"/>
      <w:marBottom w:val="0"/>
      <w:divBdr>
        <w:top w:val="none" w:sz="0" w:space="0" w:color="auto"/>
        <w:left w:val="none" w:sz="0" w:space="0" w:color="auto"/>
        <w:bottom w:val="none" w:sz="0" w:space="0" w:color="auto"/>
        <w:right w:val="none" w:sz="0" w:space="0" w:color="auto"/>
      </w:divBdr>
    </w:div>
    <w:div w:id="1046682072">
      <w:marLeft w:val="0"/>
      <w:marRight w:val="0"/>
      <w:marTop w:val="0"/>
      <w:marBottom w:val="0"/>
      <w:divBdr>
        <w:top w:val="none" w:sz="0" w:space="0" w:color="auto"/>
        <w:left w:val="none" w:sz="0" w:space="0" w:color="auto"/>
        <w:bottom w:val="none" w:sz="0" w:space="0" w:color="auto"/>
        <w:right w:val="none" w:sz="0" w:space="0" w:color="auto"/>
      </w:divBdr>
    </w:div>
    <w:div w:id="1046682313">
      <w:marLeft w:val="0"/>
      <w:marRight w:val="0"/>
      <w:marTop w:val="0"/>
      <w:marBottom w:val="0"/>
      <w:divBdr>
        <w:top w:val="none" w:sz="0" w:space="0" w:color="auto"/>
        <w:left w:val="none" w:sz="0" w:space="0" w:color="auto"/>
        <w:bottom w:val="none" w:sz="0" w:space="0" w:color="auto"/>
        <w:right w:val="none" w:sz="0" w:space="0" w:color="auto"/>
      </w:divBdr>
    </w:div>
    <w:div w:id="1046686265">
      <w:marLeft w:val="0"/>
      <w:marRight w:val="0"/>
      <w:marTop w:val="0"/>
      <w:marBottom w:val="0"/>
      <w:divBdr>
        <w:top w:val="none" w:sz="0" w:space="0" w:color="auto"/>
        <w:left w:val="none" w:sz="0" w:space="0" w:color="auto"/>
        <w:bottom w:val="none" w:sz="0" w:space="0" w:color="auto"/>
        <w:right w:val="none" w:sz="0" w:space="0" w:color="auto"/>
      </w:divBdr>
    </w:div>
    <w:div w:id="1046757194">
      <w:marLeft w:val="0"/>
      <w:marRight w:val="0"/>
      <w:marTop w:val="0"/>
      <w:marBottom w:val="0"/>
      <w:divBdr>
        <w:top w:val="none" w:sz="0" w:space="0" w:color="auto"/>
        <w:left w:val="none" w:sz="0" w:space="0" w:color="auto"/>
        <w:bottom w:val="none" w:sz="0" w:space="0" w:color="auto"/>
        <w:right w:val="none" w:sz="0" w:space="0" w:color="auto"/>
      </w:divBdr>
    </w:div>
    <w:div w:id="1046872684">
      <w:marLeft w:val="0"/>
      <w:marRight w:val="0"/>
      <w:marTop w:val="0"/>
      <w:marBottom w:val="0"/>
      <w:divBdr>
        <w:top w:val="none" w:sz="0" w:space="0" w:color="auto"/>
        <w:left w:val="none" w:sz="0" w:space="0" w:color="auto"/>
        <w:bottom w:val="none" w:sz="0" w:space="0" w:color="auto"/>
        <w:right w:val="none" w:sz="0" w:space="0" w:color="auto"/>
      </w:divBdr>
    </w:div>
    <w:div w:id="1046873479">
      <w:marLeft w:val="0"/>
      <w:marRight w:val="0"/>
      <w:marTop w:val="0"/>
      <w:marBottom w:val="0"/>
      <w:divBdr>
        <w:top w:val="none" w:sz="0" w:space="0" w:color="auto"/>
        <w:left w:val="none" w:sz="0" w:space="0" w:color="auto"/>
        <w:bottom w:val="none" w:sz="0" w:space="0" w:color="auto"/>
        <w:right w:val="none" w:sz="0" w:space="0" w:color="auto"/>
      </w:divBdr>
    </w:div>
    <w:div w:id="1046876018">
      <w:marLeft w:val="0"/>
      <w:marRight w:val="0"/>
      <w:marTop w:val="0"/>
      <w:marBottom w:val="0"/>
      <w:divBdr>
        <w:top w:val="none" w:sz="0" w:space="0" w:color="auto"/>
        <w:left w:val="none" w:sz="0" w:space="0" w:color="auto"/>
        <w:bottom w:val="none" w:sz="0" w:space="0" w:color="auto"/>
        <w:right w:val="none" w:sz="0" w:space="0" w:color="auto"/>
      </w:divBdr>
    </w:div>
    <w:div w:id="1047028943">
      <w:marLeft w:val="0"/>
      <w:marRight w:val="0"/>
      <w:marTop w:val="0"/>
      <w:marBottom w:val="0"/>
      <w:divBdr>
        <w:top w:val="none" w:sz="0" w:space="0" w:color="auto"/>
        <w:left w:val="none" w:sz="0" w:space="0" w:color="auto"/>
        <w:bottom w:val="none" w:sz="0" w:space="0" w:color="auto"/>
        <w:right w:val="none" w:sz="0" w:space="0" w:color="auto"/>
      </w:divBdr>
    </w:div>
    <w:div w:id="1047223570">
      <w:marLeft w:val="0"/>
      <w:marRight w:val="0"/>
      <w:marTop w:val="0"/>
      <w:marBottom w:val="0"/>
      <w:divBdr>
        <w:top w:val="none" w:sz="0" w:space="0" w:color="auto"/>
        <w:left w:val="none" w:sz="0" w:space="0" w:color="auto"/>
        <w:bottom w:val="none" w:sz="0" w:space="0" w:color="auto"/>
        <w:right w:val="none" w:sz="0" w:space="0" w:color="auto"/>
      </w:divBdr>
    </w:div>
    <w:div w:id="1047294158">
      <w:marLeft w:val="0"/>
      <w:marRight w:val="0"/>
      <w:marTop w:val="0"/>
      <w:marBottom w:val="0"/>
      <w:divBdr>
        <w:top w:val="none" w:sz="0" w:space="0" w:color="auto"/>
        <w:left w:val="none" w:sz="0" w:space="0" w:color="auto"/>
        <w:bottom w:val="none" w:sz="0" w:space="0" w:color="auto"/>
        <w:right w:val="none" w:sz="0" w:space="0" w:color="auto"/>
      </w:divBdr>
    </w:div>
    <w:div w:id="1047415564">
      <w:marLeft w:val="0"/>
      <w:marRight w:val="0"/>
      <w:marTop w:val="0"/>
      <w:marBottom w:val="0"/>
      <w:divBdr>
        <w:top w:val="none" w:sz="0" w:space="0" w:color="auto"/>
        <w:left w:val="none" w:sz="0" w:space="0" w:color="auto"/>
        <w:bottom w:val="none" w:sz="0" w:space="0" w:color="auto"/>
        <w:right w:val="none" w:sz="0" w:space="0" w:color="auto"/>
      </w:divBdr>
    </w:div>
    <w:div w:id="1047485345">
      <w:marLeft w:val="0"/>
      <w:marRight w:val="0"/>
      <w:marTop w:val="0"/>
      <w:marBottom w:val="0"/>
      <w:divBdr>
        <w:top w:val="none" w:sz="0" w:space="0" w:color="auto"/>
        <w:left w:val="none" w:sz="0" w:space="0" w:color="auto"/>
        <w:bottom w:val="none" w:sz="0" w:space="0" w:color="auto"/>
        <w:right w:val="none" w:sz="0" w:space="0" w:color="auto"/>
      </w:divBdr>
    </w:div>
    <w:div w:id="1047487205">
      <w:marLeft w:val="0"/>
      <w:marRight w:val="0"/>
      <w:marTop w:val="0"/>
      <w:marBottom w:val="0"/>
      <w:divBdr>
        <w:top w:val="none" w:sz="0" w:space="0" w:color="auto"/>
        <w:left w:val="none" w:sz="0" w:space="0" w:color="auto"/>
        <w:bottom w:val="none" w:sz="0" w:space="0" w:color="auto"/>
        <w:right w:val="none" w:sz="0" w:space="0" w:color="auto"/>
      </w:divBdr>
    </w:div>
    <w:div w:id="1047488266">
      <w:marLeft w:val="0"/>
      <w:marRight w:val="0"/>
      <w:marTop w:val="0"/>
      <w:marBottom w:val="0"/>
      <w:divBdr>
        <w:top w:val="none" w:sz="0" w:space="0" w:color="auto"/>
        <w:left w:val="none" w:sz="0" w:space="0" w:color="auto"/>
        <w:bottom w:val="none" w:sz="0" w:space="0" w:color="auto"/>
        <w:right w:val="none" w:sz="0" w:space="0" w:color="auto"/>
      </w:divBdr>
    </w:div>
    <w:div w:id="1047489643">
      <w:marLeft w:val="0"/>
      <w:marRight w:val="0"/>
      <w:marTop w:val="0"/>
      <w:marBottom w:val="0"/>
      <w:divBdr>
        <w:top w:val="none" w:sz="0" w:space="0" w:color="auto"/>
        <w:left w:val="none" w:sz="0" w:space="0" w:color="auto"/>
        <w:bottom w:val="none" w:sz="0" w:space="0" w:color="auto"/>
        <w:right w:val="none" w:sz="0" w:space="0" w:color="auto"/>
      </w:divBdr>
    </w:div>
    <w:div w:id="1047560056">
      <w:marLeft w:val="0"/>
      <w:marRight w:val="0"/>
      <w:marTop w:val="0"/>
      <w:marBottom w:val="0"/>
      <w:divBdr>
        <w:top w:val="none" w:sz="0" w:space="0" w:color="auto"/>
        <w:left w:val="none" w:sz="0" w:space="0" w:color="auto"/>
        <w:bottom w:val="none" w:sz="0" w:space="0" w:color="auto"/>
        <w:right w:val="none" w:sz="0" w:space="0" w:color="auto"/>
      </w:divBdr>
    </w:div>
    <w:div w:id="1047724081">
      <w:marLeft w:val="0"/>
      <w:marRight w:val="0"/>
      <w:marTop w:val="0"/>
      <w:marBottom w:val="0"/>
      <w:divBdr>
        <w:top w:val="none" w:sz="0" w:space="0" w:color="auto"/>
        <w:left w:val="none" w:sz="0" w:space="0" w:color="auto"/>
        <w:bottom w:val="none" w:sz="0" w:space="0" w:color="auto"/>
        <w:right w:val="none" w:sz="0" w:space="0" w:color="auto"/>
      </w:divBdr>
    </w:div>
    <w:div w:id="1047946040">
      <w:marLeft w:val="0"/>
      <w:marRight w:val="0"/>
      <w:marTop w:val="0"/>
      <w:marBottom w:val="0"/>
      <w:divBdr>
        <w:top w:val="none" w:sz="0" w:space="0" w:color="auto"/>
        <w:left w:val="none" w:sz="0" w:space="0" w:color="auto"/>
        <w:bottom w:val="none" w:sz="0" w:space="0" w:color="auto"/>
        <w:right w:val="none" w:sz="0" w:space="0" w:color="auto"/>
      </w:divBdr>
    </w:div>
    <w:div w:id="1047950755">
      <w:marLeft w:val="0"/>
      <w:marRight w:val="0"/>
      <w:marTop w:val="0"/>
      <w:marBottom w:val="0"/>
      <w:divBdr>
        <w:top w:val="none" w:sz="0" w:space="0" w:color="auto"/>
        <w:left w:val="none" w:sz="0" w:space="0" w:color="auto"/>
        <w:bottom w:val="none" w:sz="0" w:space="0" w:color="auto"/>
        <w:right w:val="none" w:sz="0" w:space="0" w:color="auto"/>
      </w:divBdr>
    </w:div>
    <w:div w:id="1048139988">
      <w:marLeft w:val="0"/>
      <w:marRight w:val="0"/>
      <w:marTop w:val="0"/>
      <w:marBottom w:val="0"/>
      <w:divBdr>
        <w:top w:val="none" w:sz="0" w:space="0" w:color="auto"/>
        <w:left w:val="none" w:sz="0" w:space="0" w:color="auto"/>
        <w:bottom w:val="none" w:sz="0" w:space="0" w:color="auto"/>
        <w:right w:val="none" w:sz="0" w:space="0" w:color="auto"/>
      </w:divBdr>
    </w:div>
    <w:div w:id="1048143355">
      <w:marLeft w:val="0"/>
      <w:marRight w:val="0"/>
      <w:marTop w:val="0"/>
      <w:marBottom w:val="0"/>
      <w:divBdr>
        <w:top w:val="none" w:sz="0" w:space="0" w:color="auto"/>
        <w:left w:val="none" w:sz="0" w:space="0" w:color="auto"/>
        <w:bottom w:val="none" w:sz="0" w:space="0" w:color="auto"/>
        <w:right w:val="none" w:sz="0" w:space="0" w:color="auto"/>
      </w:divBdr>
    </w:div>
    <w:div w:id="1048184939">
      <w:marLeft w:val="0"/>
      <w:marRight w:val="0"/>
      <w:marTop w:val="0"/>
      <w:marBottom w:val="0"/>
      <w:divBdr>
        <w:top w:val="none" w:sz="0" w:space="0" w:color="auto"/>
        <w:left w:val="none" w:sz="0" w:space="0" w:color="auto"/>
        <w:bottom w:val="none" w:sz="0" w:space="0" w:color="auto"/>
        <w:right w:val="none" w:sz="0" w:space="0" w:color="auto"/>
      </w:divBdr>
    </w:div>
    <w:div w:id="1048185025">
      <w:marLeft w:val="0"/>
      <w:marRight w:val="0"/>
      <w:marTop w:val="0"/>
      <w:marBottom w:val="0"/>
      <w:divBdr>
        <w:top w:val="none" w:sz="0" w:space="0" w:color="auto"/>
        <w:left w:val="none" w:sz="0" w:space="0" w:color="auto"/>
        <w:bottom w:val="none" w:sz="0" w:space="0" w:color="auto"/>
        <w:right w:val="none" w:sz="0" w:space="0" w:color="auto"/>
      </w:divBdr>
    </w:div>
    <w:div w:id="1048332988">
      <w:marLeft w:val="0"/>
      <w:marRight w:val="0"/>
      <w:marTop w:val="0"/>
      <w:marBottom w:val="0"/>
      <w:divBdr>
        <w:top w:val="none" w:sz="0" w:space="0" w:color="auto"/>
        <w:left w:val="none" w:sz="0" w:space="0" w:color="auto"/>
        <w:bottom w:val="none" w:sz="0" w:space="0" w:color="auto"/>
        <w:right w:val="none" w:sz="0" w:space="0" w:color="auto"/>
      </w:divBdr>
    </w:div>
    <w:div w:id="1048342275">
      <w:marLeft w:val="0"/>
      <w:marRight w:val="0"/>
      <w:marTop w:val="0"/>
      <w:marBottom w:val="0"/>
      <w:divBdr>
        <w:top w:val="none" w:sz="0" w:space="0" w:color="auto"/>
        <w:left w:val="none" w:sz="0" w:space="0" w:color="auto"/>
        <w:bottom w:val="none" w:sz="0" w:space="0" w:color="auto"/>
        <w:right w:val="none" w:sz="0" w:space="0" w:color="auto"/>
      </w:divBdr>
    </w:div>
    <w:div w:id="1048384294">
      <w:marLeft w:val="0"/>
      <w:marRight w:val="0"/>
      <w:marTop w:val="0"/>
      <w:marBottom w:val="0"/>
      <w:divBdr>
        <w:top w:val="none" w:sz="0" w:space="0" w:color="auto"/>
        <w:left w:val="none" w:sz="0" w:space="0" w:color="auto"/>
        <w:bottom w:val="none" w:sz="0" w:space="0" w:color="auto"/>
        <w:right w:val="none" w:sz="0" w:space="0" w:color="auto"/>
      </w:divBdr>
    </w:div>
    <w:div w:id="1048409392">
      <w:marLeft w:val="0"/>
      <w:marRight w:val="0"/>
      <w:marTop w:val="0"/>
      <w:marBottom w:val="0"/>
      <w:divBdr>
        <w:top w:val="none" w:sz="0" w:space="0" w:color="auto"/>
        <w:left w:val="none" w:sz="0" w:space="0" w:color="auto"/>
        <w:bottom w:val="none" w:sz="0" w:space="0" w:color="auto"/>
        <w:right w:val="none" w:sz="0" w:space="0" w:color="auto"/>
      </w:divBdr>
    </w:div>
    <w:div w:id="1048411780">
      <w:marLeft w:val="0"/>
      <w:marRight w:val="0"/>
      <w:marTop w:val="0"/>
      <w:marBottom w:val="0"/>
      <w:divBdr>
        <w:top w:val="none" w:sz="0" w:space="0" w:color="auto"/>
        <w:left w:val="none" w:sz="0" w:space="0" w:color="auto"/>
        <w:bottom w:val="none" w:sz="0" w:space="0" w:color="auto"/>
        <w:right w:val="none" w:sz="0" w:space="0" w:color="auto"/>
      </w:divBdr>
    </w:div>
    <w:div w:id="1048451155">
      <w:marLeft w:val="0"/>
      <w:marRight w:val="0"/>
      <w:marTop w:val="0"/>
      <w:marBottom w:val="0"/>
      <w:divBdr>
        <w:top w:val="none" w:sz="0" w:space="0" w:color="auto"/>
        <w:left w:val="none" w:sz="0" w:space="0" w:color="auto"/>
        <w:bottom w:val="none" w:sz="0" w:space="0" w:color="auto"/>
        <w:right w:val="none" w:sz="0" w:space="0" w:color="auto"/>
      </w:divBdr>
    </w:div>
    <w:div w:id="1048454901">
      <w:marLeft w:val="0"/>
      <w:marRight w:val="0"/>
      <w:marTop w:val="0"/>
      <w:marBottom w:val="0"/>
      <w:divBdr>
        <w:top w:val="none" w:sz="0" w:space="0" w:color="auto"/>
        <w:left w:val="none" w:sz="0" w:space="0" w:color="auto"/>
        <w:bottom w:val="none" w:sz="0" w:space="0" w:color="auto"/>
        <w:right w:val="none" w:sz="0" w:space="0" w:color="auto"/>
      </w:divBdr>
    </w:div>
    <w:div w:id="1048457112">
      <w:marLeft w:val="0"/>
      <w:marRight w:val="0"/>
      <w:marTop w:val="0"/>
      <w:marBottom w:val="0"/>
      <w:divBdr>
        <w:top w:val="none" w:sz="0" w:space="0" w:color="auto"/>
        <w:left w:val="none" w:sz="0" w:space="0" w:color="auto"/>
        <w:bottom w:val="none" w:sz="0" w:space="0" w:color="auto"/>
        <w:right w:val="none" w:sz="0" w:space="0" w:color="auto"/>
      </w:divBdr>
    </w:div>
    <w:div w:id="1048458001">
      <w:marLeft w:val="0"/>
      <w:marRight w:val="0"/>
      <w:marTop w:val="0"/>
      <w:marBottom w:val="0"/>
      <w:divBdr>
        <w:top w:val="none" w:sz="0" w:space="0" w:color="auto"/>
        <w:left w:val="none" w:sz="0" w:space="0" w:color="auto"/>
        <w:bottom w:val="none" w:sz="0" w:space="0" w:color="auto"/>
        <w:right w:val="none" w:sz="0" w:space="0" w:color="auto"/>
      </w:divBdr>
    </w:div>
    <w:div w:id="1048458296">
      <w:marLeft w:val="0"/>
      <w:marRight w:val="0"/>
      <w:marTop w:val="0"/>
      <w:marBottom w:val="0"/>
      <w:divBdr>
        <w:top w:val="none" w:sz="0" w:space="0" w:color="auto"/>
        <w:left w:val="none" w:sz="0" w:space="0" w:color="auto"/>
        <w:bottom w:val="none" w:sz="0" w:space="0" w:color="auto"/>
        <w:right w:val="none" w:sz="0" w:space="0" w:color="auto"/>
      </w:divBdr>
    </w:div>
    <w:div w:id="1048608317">
      <w:marLeft w:val="0"/>
      <w:marRight w:val="0"/>
      <w:marTop w:val="0"/>
      <w:marBottom w:val="0"/>
      <w:divBdr>
        <w:top w:val="none" w:sz="0" w:space="0" w:color="auto"/>
        <w:left w:val="none" w:sz="0" w:space="0" w:color="auto"/>
        <w:bottom w:val="none" w:sz="0" w:space="0" w:color="auto"/>
        <w:right w:val="none" w:sz="0" w:space="0" w:color="auto"/>
      </w:divBdr>
    </w:div>
    <w:div w:id="1048649965">
      <w:marLeft w:val="0"/>
      <w:marRight w:val="0"/>
      <w:marTop w:val="0"/>
      <w:marBottom w:val="0"/>
      <w:divBdr>
        <w:top w:val="none" w:sz="0" w:space="0" w:color="auto"/>
        <w:left w:val="none" w:sz="0" w:space="0" w:color="auto"/>
        <w:bottom w:val="none" w:sz="0" w:space="0" w:color="auto"/>
        <w:right w:val="none" w:sz="0" w:space="0" w:color="auto"/>
      </w:divBdr>
    </w:div>
    <w:div w:id="1048721602">
      <w:marLeft w:val="0"/>
      <w:marRight w:val="0"/>
      <w:marTop w:val="0"/>
      <w:marBottom w:val="0"/>
      <w:divBdr>
        <w:top w:val="none" w:sz="0" w:space="0" w:color="auto"/>
        <w:left w:val="none" w:sz="0" w:space="0" w:color="auto"/>
        <w:bottom w:val="none" w:sz="0" w:space="0" w:color="auto"/>
        <w:right w:val="none" w:sz="0" w:space="0" w:color="auto"/>
      </w:divBdr>
    </w:div>
    <w:div w:id="1048722203">
      <w:marLeft w:val="0"/>
      <w:marRight w:val="0"/>
      <w:marTop w:val="0"/>
      <w:marBottom w:val="0"/>
      <w:divBdr>
        <w:top w:val="none" w:sz="0" w:space="0" w:color="auto"/>
        <w:left w:val="none" w:sz="0" w:space="0" w:color="auto"/>
        <w:bottom w:val="none" w:sz="0" w:space="0" w:color="auto"/>
        <w:right w:val="none" w:sz="0" w:space="0" w:color="auto"/>
      </w:divBdr>
    </w:div>
    <w:div w:id="1048800688">
      <w:marLeft w:val="0"/>
      <w:marRight w:val="0"/>
      <w:marTop w:val="0"/>
      <w:marBottom w:val="0"/>
      <w:divBdr>
        <w:top w:val="none" w:sz="0" w:space="0" w:color="auto"/>
        <w:left w:val="none" w:sz="0" w:space="0" w:color="auto"/>
        <w:bottom w:val="none" w:sz="0" w:space="0" w:color="auto"/>
        <w:right w:val="none" w:sz="0" w:space="0" w:color="auto"/>
      </w:divBdr>
    </w:div>
    <w:div w:id="1048802369">
      <w:marLeft w:val="0"/>
      <w:marRight w:val="0"/>
      <w:marTop w:val="0"/>
      <w:marBottom w:val="0"/>
      <w:divBdr>
        <w:top w:val="none" w:sz="0" w:space="0" w:color="auto"/>
        <w:left w:val="none" w:sz="0" w:space="0" w:color="auto"/>
        <w:bottom w:val="none" w:sz="0" w:space="0" w:color="auto"/>
        <w:right w:val="none" w:sz="0" w:space="0" w:color="auto"/>
      </w:divBdr>
    </w:div>
    <w:div w:id="1048921788">
      <w:marLeft w:val="0"/>
      <w:marRight w:val="0"/>
      <w:marTop w:val="0"/>
      <w:marBottom w:val="0"/>
      <w:divBdr>
        <w:top w:val="none" w:sz="0" w:space="0" w:color="auto"/>
        <w:left w:val="none" w:sz="0" w:space="0" w:color="auto"/>
        <w:bottom w:val="none" w:sz="0" w:space="0" w:color="auto"/>
        <w:right w:val="none" w:sz="0" w:space="0" w:color="auto"/>
      </w:divBdr>
    </w:div>
    <w:div w:id="1048995199">
      <w:marLeft w:val="0"/>
      <w:marRight w:val="0"/>
      <w:marTop w:val="0"/>
      <w:marBottom w:val="0"/>
      <w:divBdr>
        <w:top w:val="none" w:sz="0" w:space="0" w:color="auto"/>
        <w:left w:val="none" w:sz="0" w:space="0" w:color="auto"/>
        <w:bottom w:val="none" w:sz="0" w:space="0" w:color="auto"/>
        <w:right w:val="none" w:sz="0" w:space="0" w:color="auto"/>
      </w:divBdr>
    </w:div>
    <w:div w:id="1049185432">
      <w:bodyDiv w:val="1"/>
      <w:marLeft w:val="0"/>
      <w:marRight w:val="0"/>
      <w:marTop w:val="0"/>
      <w:marBottom w:val="0"/>
      <w:divBdr>
        <w:top w:val="none" w:sz="0" w:space="0" w:color="auto"/>
        <w:left w:val="none" w:sz="0" w:space="0" w:color="auto"/>
        <w:bottom w:val="none" w:sz="0" w:space="0" w:color="auto"/>
        <w:right w:val="none" w:sz="0" w:space="0" w:color="auto"/>
      </w:divBdr>
    </w:div>
    <w:div w:id="1049232884">
      <w:marLeft w:val="0"/>
      <w:marRight w:val="0"/>
      <w:marTop w:val="0"/>
      <w:marBottom w:val="0"/>
      <w:divBdr>
        <w:top w:val="none" w:sz="0" w:space="0" w:color="auto"/>
        <w:left w:val="none" w:sz="0" w:space="0" w:color="auto"/>
        <w:bottom w:val="none" w:sz="0" w:space="0" w:color="auto"/>
        <w:right w:val="none" w:sz="0" w:space="0" w:color="auto"/>
      </w:divBdr>
    </w:div>
    <w:div w:id="1049304150">
      <w:marLeft w:val="0"/>
      <w:marRight w:val="0"/>
      <w:marTop w:val="0"/>
      <w:marBottom w:val="0"/>
      <w:divBdr>
        <w:top w:val="none" w:sz="0" w:space="0" w:color="auto"/>
        <w:left w:val="none" w:sz="0" w:space="0" w:color="auto"/>
        <w:bottom w:val="none" w:sz="0" w:space="0" w:color="auto"/>
        <w:right w:val="none" w:sz="0" w:space="0" w:color="auto"/>
      </w:divBdr>
    </w:div>
    <w:div w:id="1049496323">
      <w:marLeft w:val="0"/>
      <w:marRight w:val="0"/>
      <w:marTop w:val="0"/>
      <w:marBottom w:val="0"/>
      <w:divBdr>
        <w:top w:val="none" w:sz="0" w:space="0" w:color="auto"/>
        <w:left w:val="none" w:sz="0" w:space="0" w:color="auto"/>
        <w:bottom w:val="none" w:sz="0" w:space="0" w:color="auto"/>
        <w:right w:val="none" w:sz="0" w:space="0" w:color="auto"/>
      </w:divBdr>
    </w:div>
    <w:div w:id="1049498750">
      <w:marLeft w:val="0"/>
      <w:marRight w:val="0"/>
      <w:marTop w:val="0"/>
      <w:marBottom w:val="0"/>
      <w:divBdr>
        <w:top w:val="none" w:sz="0" w:space="0" w:color="auto"/>
        <w:left w:val="none" w:sz="0" w:space="0" w:color="auto"/>
        <w:bottom w:val="none" w:sz="0" w:space="0" w:color="auto"/>
        <w:right w:val="none" w:sz="0" w:space="0" w:color="auto"/>
      </w:divBdr>
    </w:div>
    <w:div w:id="1049645575">
      <w:marLeft w:val="0"/>
      <w:marRight w:val="0"/>
      <w:marTop w:val="0"/>
      <w:marBottom w:val="0"/>
      <w:divBdr>
        <w:top w:val="none" w:sz="0" w:space="0" w:color="auto"/>
        <w:left w:val="none" w:sz="0" w:space="0" w:color="auto"/>
        <w:bottom w:val="none" w:sz="0" w:space="0" w:color="auto"/>
        <w:right w:val="none" w:sz="0" w:space="0" w:color="auto"/>
      </w:divBdr>
    </w:div>
    <w:div w:id="1049718404">
      <w:marLeft w:val="0"/>
      <w:marRight w:val="0"/>
      <w:marTop w:val="0"/>
      <w:marBottom w:val="0"/>
      <w:divBdr>
        <w:top w:val="none" w:sz="0" w:space="0" w:color="auto"/>
        <w:left w:val="none" w:sz="0" w:space="0" w:color="auto"/>
        <w:bottom w:val="none" w:sz="0" w:space="0" w:color="auto"/>
        <w:right w:val="none" w:sz="0" w:space="0" w:color="auto"/>
      </w:divBdr>
    </w:div>
    <w:div w:id="1049721317">
      <w:marLeft w:val="480"/>
      <w:marRight w:val="0"/>
      <w:marTop w:val="0"/>
      <w:marBottom w:val="0"/>
      <w:divBdr>
        <w:top w:val="none" w:sz="0" w:space="0" w:color="auto"/>
        <w:left w:val="none" w:sz="0" w:space="0" w:color="auto"/>
        <w:bottom w:val="none" w:sz="0" w:space="0" w:color="auto"/>
        <w:right w:val="none" w:sz="0" w:space="0" w:color="auto"/>
      </w:divBdr>
    </w:div>
    <w:div w:id="1049721421">
      <w:marLeft w:val="0"/>
      <w:marRight w:val="0"/>
      <w:marTop w:val="0"/>
      <w:marBottom w:val="0"/>
      <w:divBdr>
        <w:top w:val="none" w:sz="0" w:space="0" w:color="auto"/>
        <w:left w:val="none" w:sz="0" w:space="0" w:color="auto"/>
        <w:bottom w:val="none" w:sz="0" w:space="0" w:color="auto"/>
        <w:right w:val="none" w:sz="0" w:space="0" w:color="auto"/>
      </w:divBdr>
    </w:div>
    <w:div w:id="1049766982">
      <w:marLeft w:val="0"/>
      <w:marRight w:val="0"/>
      <w:marTop w:val="0"/>
      <w:marBottom w:val="0"/>
      <w:divBdr>
        <w:top w:val="none" w:sz="0" w:space="0" w:color="auto"/>
        <w:left w:val="none" w:sz="0" w:space="0" w:color="auto"/>
        <w:bottom w:val="none" w:sz="0" w:space="0" w:color="auto"/>
        <w:right w:val="none" w:sz="0" w:space="0" w:color="auto"/>
      </w:divBdr>
    </w:div>
    <w:div w:id="1049768330">
      <w:marLeft w:val="0"/>
      <w:marRight w:val="0"/>
      <w:marTop w:val="0"/>
      <w:marBottom w:val="0"/>
      <w:divBdr>
        <w:top w:val="none" w:sz="0" w:space="0" w:color="auto"/>
        <w:left w:val="none" w:sz="0" w:space="0" w:color="auto"/>
        <w:bottom w:val="none" w:sz="0" w:space="0" w:color="auto"/>
        <w:right w:val="none" w:sz="0" w:space="0" w:color="auto"/>
      </w:divBdr>
    </w:div>
    <w:div w:id="1049915647">
      <w:marLeft w:val="0"/>
      <w:marRight w:val="0"/>
      <w:marTop w:val="0"/>
      <w:marBottom w:val="0"/>
      <w:divBdr>
        <w:top w:val="none" w:sz="0" w:space="0" w:color="auto"/>
        <w:left w:val="none" w:sz="0" w:space="0" w:color="auto"/>
        <w:bottom w:val="none" w:sz="0" w:space="0" w:color="auto"/>
        <w:right w:val="none" w:sz="0" w:space="0" w:color="auto"/>
      </w:divBdr>
    </w:div>
    <w:div w:id="1049918010">
      <w:marLeft w:val="0"/>
      <w:marRight w:val="0"/>
      <w:marTop w:val="0"/>
      <w:marBottom w:val="0"/>
      <w:divBdr>
        <w:top w:val="none" w:sz="0" w:space="0" w:color="auto"/>
        <w:left w:val="none" w:sz="0" w:space="0" w:color="auto"/>
        <w:bottom w:val="none" w:sz="0" w:space="0" w:color="auto"/>
        <w:right w:val="none" w:sz="0" w:space="0" w:color="auto"/>
      </w:divBdr>
    </w:div>
    <w:div w:id="1050039233">
      <w:marLeft w:val="0"/>
      <w:marRight w:val="0"/>
      <w:marTop w:val="0"/>
      <w:marBottom w:val="0"/>
      <w:divBdr>
        <w:top w:val="none" w:sz="0" w:space="0" w:color="auto"/>
        <w:left w:val="none" w:sz="0" w:space="0" w:color="auto"/>
        <w:bottom w:val="none" w:sz="0" w:space="0" w:color="auto"/>
        <w:right w:val="none" w:sz="0" w:space="0" w:color="auto"/>
      </w:divBdr>
    </w:div>
    <w:div w:id="1050150896">
      <w:marLeft w:val="0"/>
      <w:marRight w:val="0"/>
      <w:marTop w:val="0"/>
      <w:marBottom w:val="0"/>
      <w:divBdr>
        <w:top w:val="none" w:sz="0" w:space="0" w:color="auto"/>
        <w:left w:val="none" w:sz="0" w:space="0" w:color="auto"/>
        <w:bottom w:val="none" w:sz="0" w:space="0" w:color="auto"/>
        <w:right w:val="none" w:sz="0" w:space="0" w:color="auto"/>
      </w:divBdr>
    </w:div>
    <w:div w:id="1050225612">
      <w:marLeft w:val="0"/>
      <w:marRight w:val="0"/>
      <w:marTop w:val="0"/>
      <w:marBottom w:val="0"/>
      <w:divBdr>
        <w:top w:val="none" w:sz="0" w:space="0" w:color="auto"/>
        <w:left w:val="none" w:sz="0" w:space="0" w:color="auto"/>
        <w:bottom w:val="none" w:sz="0" w:space="0" w:color="auto"/>
        <w:right w:val="none" w:sz="0" w:space="0" w:color="auto"/>
      </w:divBdr>
    </w:div>
    <w:div w:id="1050300377">
      <w:bodyDiv w:val="1"/>
      <w:marLeft w:val="0"/>
      <w:marRight w:val="0"/>
      <w:marTop w:val="0"/>
      <w:marBottom w:val="0"/>
      <w:divBdr>
        <w:top w:val="none" w:sz="0" w:space="0" w:color="auto"/>
        <w:left w:val="none" w:sz="0" w:space="0" w:color="auto"/>
        <w:bottom w:val="none" w:sz="0" w:space="0" w:color="auto"/>
        <w:right w:val="none" w:sz="0" w:space="0" w:color="auto"/>
      </w:divBdr>
    </w:div>
    <w:div w:id="1050304086">
      <w:marLeft w:val="0"/>
      <w:marRight w:val="0"/>
      <w:marTop w:val="0"/>
      <w:marBottom w:val="0"/>
      <w:divBdr>
        <w:top w:val="none" w:sz="0" w:space="0" w:color="auto"/>
        <w:left w:val="none" w:sz="0" w:space="0" w:color="auto"/>
        <w:bottom w:val="none" w:sz="0" w:space="0" w:color="auto"/>
        <w:right w:val="none" w:sz="0" w:space="0" w:color="auto"/>
      </w:divBdr>
    </w:div>
    <w:div w:id="1050376246">
      <w:marLeft w:val="0"/>
      <w:marRight w:val="0"/>
      <w:marTop w:val="0"/>
      <w:marBottom w:val="0"/>
      <w:divBdr>
        <w:top w:val="none" w:sz="0" w:space="0" w:color="auto"/>
        <w:left w:val="none" w:sz="0" w:space="0" w:color="auto"/>
        <w:bottom w:val="none" w:sz="0" w:space="0" w:color="auto"/>
        <w:right w:val="none" w:sz="0" w:space="0" w:color="auto"/>
      </w:divBdr>
    </w:div>
    <w:div w:id="1050378114">
      <w:bodyDiv w:val="1"/>
      <w:marLeft w:val="0"/>
      <w:marRight w:val="0"/>
      <w:marTop w:val="0"/>
      <w:marBottom w:val="0"/>
      <w:divBdr>
        <w:top w:val="none" w:sz="0" w:space="0" w:color="auto"/>
        <w:left w:val="none" w:sz="0" w:space="0" w:color="auto"/>
        <w:bottom w:val="none" w:sz="0" w:space="0" w:color="auto"/>
        <w:right w:val="none" w:sz="0" w:space="0" w:color="auto"/>
      </w:divBdr>
    </w:div>
    <w:div w:id="1050610760">
      <w:marLeft w:val="0"/>
      <w:marRight w:val="0"/>
      <w:marTop w:val="0"/>
      <w:marBottom w:val="0"/>
      <w:divBdr>
        <w:top w:val="none" w:sz="0" w:space="0" w:color="auto"/>
        <w:left w:val="none" w:sz="0" w:space="0" w:color="auto"/>
        <w:bottom w:val="none" w:sz="0" w:space="0" w:color="auto"/>
        <w:right w:val="none" w:sz="0" w:space="0" w:color="auto"/>
      </w:divBdr>
    </w:div>
    <w:div w:id="1050690940">
      <w:marLeft w:val="0"/>
      <w:marRight w:val="0"/>
      <w:marTop w:val="0"/>
      <w:marBottom w:val="0"/>
      <w:divBdr>
        <w:top w:val="none" w:sz="0" w:space="0" w:color="auto"/>
        <w:left w:val="none" w:sz="0" w:space="0" w:color="auto"/>
        <w:bottom w:val="none" w:sz="0" w:space="0" w:color="auto"/>
        <w:right w:val="none" w:sz="0" w:space="0" w:color="auto"/>
      </w:divBdr>
    </w:div>
    <w:div w:id="1050762639">
      <w:marLeft w:val="0"/>
      <w:marRight w:val="0"/>
      <w:marTop w:val="0"/>
      <w:marBottom w:val="0"/>
      <w:divBdr>
        <w:top w:val="none" w:sz="0" w:space="0" w:color="auto"/>
        <w:left w:val="none" w:sz="0" w:space="0" w:color="auto"/>
        <w:bottom w:val="none" w:sz="0" w:space="0" w:color="auto"/>
        <w:right w:val="none" w:sz="0" w:space="0" w:color="auto"/>
      </w:divBdr>
    </w:div>
    <w:div w:id="1050769578">
      <w:marLeft w:val="0"/>
      <w:marRight w:val="0"/>
      <w:marTop w:val="0"/>
      <w:marBottom w:val="0"/>
      <w:divBdr>
        <w:top w:val="none" w:sz="0" w:space="0" w:color="auto"/>
        <w:left w:val="none" w:sz="0" w:space="0" w:color="auto"/>
        <w:bottom w:val="none" w:sz="0" w:space="0" w:color="auto"/>
        <w:right w:val="none" w:sz="0" w:space="0" w:color="auto"/>
      </w:divBdr>
    </w:div>
    <w:div w:id="1050806842">
      <w:marLeft w:val="0"/>
      <w:marRight w:val="0"/>
      <w:marTop w:val="0"/>
      <w:marBottom w:val="0"/>
      <w:divBdr>
        <w:top w:val="none" w:sz="0" w:space="0" w:color="auto"/>
        <w:left w:val="none" w:sz="0" w:space="0" w:color="auto"/>
        <w:bottom w:val="none" w:sz="0" w:space="0" w:color="auto"/>
        <w:right w:val="none" w:sz="0" w:space="0" w:color="auto"/>
      </w:divBdr>
    </w:div>
    <w:div w:id="1050807518">
      <w:marLeft w:val="0"/>
      <w:marRight w:val="0"/>
      <w:marTop w:val="0"/>
      <w:marBottom w:val="0"/>
      <w:divBdr>
        <w:top w:val="none" w:sz="0" w:space="0" w:color="auto"/>
        <w:left w:val="none" w:sz="0" w:space="0" w:color="auto"/>
        <w:bottom w:val="none" w:sz="0" w:space="0" w:color="auto"/>
        <w:right w:val="none" w:sz="0" w:space="0" w:color="auto"/>
      </w:divBdr>
    </w:div>
    <w:div w:id="1050811921">
      <w:marLeft w:val="0"/>
      <w:marRight w:val="0"/>
      <w:marTop w:val="0"/>
      <w:marBottom w:val="0"/>
      <w:divBdr>
        <w:top w:val="none" w:sz="0" w:space="0" w:color="auto"/>
        <w:left w:val="none" w:sz="0" w:space="0" w:color="auto"/>
        <w:bottom w:val="none" w:sz="0" w:space="0" w:color="auto"/>
        <w:right w:val="none" w:sz="0" w:space="0" w:color="auto"/>
      </w:divBdr>
    </w:div>
    <w:div w:id="1050959169">
      <w:marLeft w:val="0"/>
      <w:marRight w:val="0"/>
      <w:marTop w:val="0"/>
      <w:marBottom w:val="0"/>
      <w:divBdr>
        <w:top w:val="none" w:sz="0" w:space="0" w:color="auto"/>
        <w:left w:val="none" w:sz="0" w:space="0" w:color="auto"/>
        <w:bottom w:val="none" w:sz="0" w:space="0" w:color="auto"/>
        <w:right w:val="none" w:sz="0" w:space="0" w:color="auto"/>
      </w:divBdr>
    </w:div>
    <w:div w:id="1051072632">
      <w:marLeft w:val="0"/>
      <w:marRight w:val="0"/>
      <w:marTop w:val="0"/>
      <w:marBottom w:val="0"/>
      <w:divBdr>
        <w:top w:val="none" w:sz="0" w:space="0" w:color="auto"/>
        <w:left w:val="none" w:sz="0" w:space="0" w:color="auto"/>
        <w:bottom w:val="none" w:sz="0" w:space="0" w:color="auto"/>
        <w:right w:val="none" w:sz="0" w:space="0" w:color="auto"/>
      </w:divBdr>
    </w:div>
    <w:div w:id="1051077872">
      <w:marLeft w:val="0"/>
      <w:marRight w:val="0"/>
      <w:marTop w:val="0"/>
      <w:marBottom w:val="0"/>
      <w:divBdr>
        <w:top w:val="none" w:sz="0" w:space="0" w:color="auto"/>
        <w:left w:val="none" w:sz="0" w:space="0" w:color="auto"/>
        <w:bottom w:val="none" w:sz="0" w:space="0" w:color="auto"/>
        <w:right w:val="none" w:sz="0" w:space="0" w:color="auto"/>
      </w:divBdr>
    </w:div>
    <w:div w:id="1051229569">
      <w:marLeft w:val="0"/>
      <w:marRight w:val="0"/>
      <w:marTop w:val="0"/>
      <w:marBottom w:val="0"/>
      <w:divBdr>
        <w:top w:val="none" w:sz="0" w:space="0" w:color="auto"/>
        <w:left w:val="none" w:sz="0" w:space="0" w:color="auto"/>
        <w:bottom w:val="none" w:sz="0" w:space="0" w:color="auto"/>
        <w:right w:val="none" w:sz="0" w:space="0" w:color="auto"/>
      </w:divBdr>
    </w:div>
    <w:div w:id="1051264951">
      <w:marLeft w:val="0"/>
      <w:marRight w:val="0"/>
      <w:marTop w:val="0"/>
      <w:marBottom w:val="0"/>
      <w:divBdr>
        <w:top w:val="none" w:sz="0" w:space="0" w:color="auto"/>
        <w:left w:val="none" w:sz="0" w:space="0" w:color="auto"/>
        <w:bottom w:val="none" w:sz="0" w:space="0" w:color="auto"/>
        <w:right w:val="none" w:sz="0" w:space="0" w:color="auto"/>
      </w:divBdr>
    </w:div>
    <w:div w:id="1051340252">
      <w:marLeft w:val="0"/>
      <w:marRight w:val="0"/>
      <w:marTop w:val="0"/>
      <w:marBottom w:val="0"/>
      <w:divBdr>
        <w:top w:val="none" w:sz="0" w:space="0" w:color="auto"/>
        <w:left w:val="none" w:sz="0" w:space="0" w:color="auto"/>
        <w:bottom w:val="none" w:sz="0" w:space="0" w:color="auto"/>
        <w:right w:val="none" w:sz="0" w:space="0" w:color="auto"/>
      </w:divBdr>
    </w:div>
    <w:div w:id="1051418150">
      <w:marLeft w:val="0"/>
      <w:marRight w:val="0"/>
      <w:marTop w:val="0"/>
      <w:marBottom w:val="0"/>
      <w:divBdr>
        <w:top w:val="none" w:sz="0" w:space="0" w:color="auto"/>
        <w:left w:val="none" w:sz="0" w:space="0" w:color="auto"/>
        <w:bottom w:val="none" w:sz="0" w:space="0" w:color="auto"/>
        <w:right w:val="none" w:sz="0" w:space="0" w:color="auto"/>
      </w:divBdr>
    </w:div>
    <w:div w:id="1051463441">
      <w:marLeft w:val="480"/>
      <w:marRight w:val="0"/>
      <w:marTop w:val="0"/>
      <w:marBottom w:val="0"/>
      <w:divBdr>
        <w:top w:val="none" w:sz="0" w:space="0" w:color="auto"/>
        <w:left w:val="none" w:sz="0" w:space="0" w:color="auto"/>
        <w:bottom w:val="none" w:sz="0" w:space="0" w:color="auto"/>
        <w:right w:val="none" w:sz="0" w:space="0" w:color="auto"/>
      </w:divBdr>
    </w:div>
    <w:div w:id="1051660524">
      <w:bodyDiv w:val="1"/>
      <w:marLeft w:val="0"/>
      <w:marRight w:val="0"/>
      <w:marTop w:val="0"/>
      <w:marBottom w:val="0"/>
      <w:divBdr>
        <w:top w:val="none" w:sz="0" w:space="0" w:color="auto"/>
        <w:left w:val="none" w:sz="0" w:space="0" w:color="auto"/>
        <w:bottom w:val="none" w:sz="0" w:space="0" w:color="auto"/>
        <w:right w:val="none" w:sz="0" w:space="0" w:color="auto"/>
      </w:divBdr>
    </w:div>
    <w:div w:id="1051729804">
      <w:marLeft w:val="0"/>
      <w:marRight w:val="0"/>
      <w:marTop w:val="0"/>
      <w:marBottom w:val="0"/>
      <w:divBdr>
        <w:top w:val="none" w:sz="0" w:space="0" w:color="auto"/>
        <w:left w:val="none" w:sz="0" w:space="0" w:color="auto"/>
        <w:bottom w:val="none" w:sz="0" w:space="0" w:color="auto"/>
        <w:right w:val="none" w:sz="0" w:space="0" w:color="auto"/>
      </w:divBdr>
    </w:div>
    <w:div w:id="1051730992">
      <w:marLeft w:val="0"/>
      <w:marRight w:val="0"/>
      <w:marTop w:val="0"/>
      <w:marBottom w:val="0"/>
      <w:divBdr>
        <w:top w:val="none" w:sz="0" w:space="0" w:color="auto"/>
        <w:left w:val="none" w:sz="0" w:space="0" w:color="auto"/>
        <w:bottom w:val="none" w:sz="0" w:space="0" w:color="auto"/>
        <w:right w:val="none" w:sz="0" w:space="0" w:color="auto"/>
      </w:divBdr>
    </w:div>
    <w:div w:id="1051880214">
      <w:marLeft w:val="0"/>
      <w:marRight w:val="0"/>
      <w:marTop w:val="0"/>
      <w:marBottom w:val="0"/>
      <w:divBdr>
        <w:top w:val="none" w:sz="0" w:space="0" w:color="auto"/>
        <w:left w:val="none" w:sz="0" w:space="0" w:color="auto"/>
        <w:bottom w:val="none" w:sz="0" w:space="0" w:color="auto"/>
        <w:right w:val="none" w:sz="0" w:space="0" w:color="auto"/>
      </w:divBdr>
    </w:div>
    <w:div w:id="1051923600">
      <w:marLeft w:val="0"/>
      <w:marRight w:val="0"/>
      <w:marTop w:val="0"/>
      <w:marBottom w:val="0"/>
      <w:divBdr>
        <w:top w:val="none" w:sz="0" w:space="0" w:color="auto"/>
        <w:left w:val="none" w:sz="0" w:space="0" w:color="auto"/>
        <w:bottom w:val="none" w:sz="0" w:space="0" w:color="auto"/>
        <w:right w:val="none" w:sz="0" w:space="0" w:color="auto"/>
      </w:divBdr>
    </w:div>
    <w:div w:id="1051996924">
      <w:marLeft w:val="0"/>
      <w:marRight w:val="0"/>
      <w:marTop w:val="0"/>
      <w:marBottom w:val="0"/>
      <w:divBdr>
        <w:top w:val="none" w:sz="0" w:space="0" w:color="auto"/>
        <w:left w:val="none" w:sz="0" w:space="0" w:color="auto"/>
        <w:bottom w:val="none" w:sz="0" w:space="0" w:color="auto"/>
        <w:right w:val="none" w:sz="0" w:space="0" w:color="auto"/>
      </w:divBdr>
    </w:div>
    <w:div w:id="1052073787">
      <w:marLeft w:val="0"/>
      <w:marRight w:val="0"/>
      <w:marTop w:val="0"/>
      <w:marBottom w:val="0"/>
      <w:divBdr>
        <w:top w:val="none" w:sz="0" w:space="0" w:color="auto"/>
        <w:left w:val="none" w:sz="0" w:space="0" w:color="auto"/>
        <w:bottom w:val="none" w:sz="0" w:space="0" w:color="auto"/>
        <w:right w:val="none" w:sz="0" w:space="0" w:color="auto"/>
      </w:divBdr>
    </w:div>
    <w:div w:id="1052146584">
      <w:marLeft w:val="0"/>
      <w:marRight w:val="0"/>
      <w:marTop w:val="0"/>
      <w:marBottom w:val="0"/>
      <w:divBdr>
        <w:top w:val="none" w:sz="0" w:space="0" w:color="auto"/>
        <w:left w:val="none" w:sz="0" w:space="0" w:color="auto"/>
        <w:bottom w:val="none" w:sz="0" w:space="0" w:color="auto"/>
        <w:right w:val="none" w:sz="0" w:space="0" w:color="auto"/>
      </w:divBdr>
    </w:div>
    <w:div w:id="1052460596">
      <w:marLeft w:val="0"/>
      <w:marRight w:val="0"/>
      <w:marTop w:val="0"/>
      <w:marBottom w:val="0"/>
      <w:divBdr>
        <w:top w:val="none" w:sz="0" w:space="0" w:color="auto"/>
        <w:left w:val="none" w:sz="0" w:space="0" w:color="auto"/>
        <w:bottom w:val="none" w:sz="0" w:space="0" w:color="auto"/>
        <w:right w:val="none" w:sz="0" w:space="0" w:color="auto"/>
      </w:divBdr>
    </w:div>
    <w:div w:id="1052462588">
      <w:marLeft w:val="0"/>
      <w:marRight w:val="0"/>
      <w:marTop w:val="0"/>
      <w:marBottom w:val="0"/>
      <w:divBdr>
        <w:top w:val="none" w:sz="0" w:space="0" w:color="auto"/>
        <w:left w:val="none" w:sz="0" w:space="0" w:color="auto"/>
        <w:bottom w:val="none" w:sz="0" w:space="0" w:color="auto"/>
        <w:right w:val="none" w:sz="0" w:space="0" w:color="auto"/>
      </w:divBdr>
    </w:div>
    <w:div w:id="1052538581">
      <w:marLeft w:val="0"/>
      <w:marRight w:val="0"/>
      <w:marTop w:val="0"/>
      <w:marBottom w:val="0"/>
      <w:divBdr>
        <w:top w:val="none" w:sz="0" w:space="0" w:color="auto"/>
        <w:left w:val="none" w:sz="0" w:space="0" w:color="auto"/>
        <w:bottom w:val="none" w:sz="0" w:space="0" w:color="auto"/>
        <w:right w:val="none" w:sz="0" w:space="0" w:color="auto"/>
      </w:divBdr>
    </w:div>
    <w:div w:id="1052539343">
      <w:marLeft w:val="0"/>
      <w:marRight w:val="0"/>
      <w:marTop w:val="0"/>
      <w:marBottom w:val="0"/>
      <w:divBdr>
        <w:top w:val="none" w:sz="0" w:space="0" w:color="auto"/>
        <w:left w:val="none" w:sz="0" w:space="0" w:color="auto"/>
        <w:bottom w:val="none" w:sz="0" w:space="0" w:color="auto"/>
        <w:right w:val="none" w:sz="0" w:space="0" w:color="auto"/>
      </w:divBdr>
    </w:div>
    <w:div w:id="1052579695">
      <w:marLeft w:val="0"/>
      <w:marRight w:val="0"/>
      <w:marTop w:val="0"/>
      <w:marBottom w:val="0"/>
      <w:divBdr>
        <w:top w:val="none" w:sz="0" w:space="0" w:color="auto"/>
        <w:left w:val="none" w:sz="0" w:space="0" w:color="auto"/>
        <w:bottom w:val="none" w:sz="0" w:space="0" w:color="auto"/>
        <w:right w:val="none" w:sz="0" w:space="0" w:color="auto"/>
      </w:divBdr>
    </w:div>
    <w:div w:id="1052580107">
      <w:marLeft w:val="0"/>
      <w:marRight w:val="0"/>
      <w:marTop w:val="0"/>
      <w:marBottom w:val="0"/>
      <w:divBdr>
        <w:top w:val="none" w:sz="0" w:space="0" w:color="auto"/>
        <w:left w:val="none" w:sz="0" w:space="0" w:color="auto"/>
        <w:bottom w:val="none" w:sz="0" w:space="0" w:color="auto"/>
        <w:right w:val="none" w:sz="0" w:space="0" w:color="auto"/>
      </w:divBdr>
    </w:div>
    <w:div w:id="1052582485">
      <w:bodyDiv w:val="1"/>
      <w:marLeft w:val="0"/>
      <w:marRight w:val="0"/>
      <w:marTop w:val="0"/>
      <w:marBottom w:val="0"/>
      <w:divBdr>
        <w:top w:val="none" w:sz="0" w:space="0" w:color="auto"/>
        <w:left w:val="none" w:sz="0" w:space="0" w:color="auto"/>
        <w:bottom w:val="none" w:sz="0" w:space="0" w:color="auto"/>
        <w:right w:val="none" w:sz="0" w:space="0" w:color="auto"/>
      </w:divBdr>
    </w:div>
    <w:div w:id="1052846129">
      <w:marLeft w:val="0"/>
      <w:marRight w:val="0"/>
      <w:marTop w:val="0"/>
      <w:marBottom w:val="0"/>
      <w:divBdr>
        <w:top w:val="none" w:sz="0" w:space="0" w:color="auto"/>
        <w:left w:val="none" w:sz="0" w:space="0" w:color="auto"/>
        <w:bottom w:val="none" w:sz="0" w:space="0" w:color="auto"/>
        <w:right w:val="none" w:sz="0" w:space="0" w:color="auto"/>
      </w:divBdr>
    </w:div>
    <w:div w:id="1052850277">
      <w:marLeft w:val="0"/>
      <w:marRight w:val="0"/>
      <w:marTop w:val="0"/>
      <w:marBottom w:val="0"/>
      <w:divBdr>
        <w:top w:val="none" w:sz="0" w:space="0" w:color="auto"/>
        <w:left w:val="none" w:sz="0" w:space="0" w:color="auto"/>
        <w:bottom w:val="none" w:sz="0" w:space="0" w:color="auto"/>
        <w:right w:val="none" w:sz="0" w:space="0" w:color="auto"/>
      </w:divBdr>
    </w:div>
    <w:div w:id="1052927609">
      <w:marLeft w:val="0"/>
      <w:marRight w:val="0"/>
      <w:marTop w:val="0"/>
      <w:marBottom w:val="0"/>
      <w:divBdr>
        <w:top w:val="none" w:sz="0" w:space="0" w:color="auto"/>
        <w:left w:val="none" w:sz="0" w:space="0" w:color="auto"/>
        <w:bottom w:val="none" w:sz="0" w:space="0" w:color="auto"/>
        <w:right w:val="none" w:sz="0" w:space="0" w:color="auto"/>
      </w:divBdr>
    </w:div>
    <w:div w:id="1052999510">
      <w:marLeft w:val="0"/>
      <w:marRight w:val="0"/>
      <w:marTop w:val="0"/>
      <w:marBottom w:val="0"/>
      <w:divBdr>
        <w:top w:val="none" w:sz="0" w:space="0" w:color="auto"/>
        <w:left w:val="none" w:sz="0" w:space="0" w:color="auto"/>
        <w:bottom w:val="none" w:sz="0" w:space="0" w:color="auto"/>
        <w:right w:val="none" w:sz="0" w:space="0" w:color="auto"/>
      </w:divBdr>
    </w:div>
    <w:div w:id="1053044461">
      <w:marLeft w:val="0"/>
      <w:marRight w:val="0"/>
      <w:marTop w:val="0"/>
      <w:marBottom w:val="0"/>
      <w:divBdr>
        <w:top w:val="none" w:sz="0" w:space="0" w:color="auto"/>
        <w:left w:val="none" w:sz="0" w:space="0" w:color="auto"/>
        <w:bottom w:val="none" w:sz="0" w:space="0" w:color="auto"/>
        <w:right w:val="none" w:sz="0" w:space="0" w:color="auto"/>
      </w:divBdr>
    </w:div>
    <w:div w:id="1053112758">
      <w:marLeft w:val="0"/>
      <w:marRight w:val="0"/>
      <w:marTop w:val="0"/>
      <w:marBottom w:val="0"/>
      <w:divBdr>
        <w:top w:val="none" w:sz="0" w:space="0" w:color="auto"/>
        <w:left w:val="none" w:sz="0" w:space="0" w:color="auto"/>
        <w:bottom w:val="none" w:sz="0" w:space="0" w:color="auto"/>
        <w:right w:val="none" w:sz="0" w:space="0" w:color="auto"/>
      </w:divBdr>
    </w:div>
    <w:div w:id="1053189848">
      <w:marLeft w:val="0"/>
      <w:marRight w:val="0"/>
      <w:marTop w:val="0"/>
      <w:marBottom w:val="0"/>
      <w:divBdr>
        <w:top w:val="none" w:sz="0" w:space="0" w:color="auto"/>
        <w:left w:val="none" w:sz="0" w:space="0" w:color="auto"/>
        <w:bottom w:val="none" w:sz="0" w:space="0" w:color="auto"/>
        <w:right w:val="none" w:sz="0" w:space="0" w:color="auto"/>
      </w:divBdr>
    </w:div>
    <w:div w:id="1053383500">
      <w:marLeft w:val="0"/>
      <w:marRight w:val="0"/>
      <w:marTop w:val="0"/>
      <w:marBottom w:val="0"/>
      <w:divBdr>
        <w:top w:val="none" w:sz="0" w:space="0" w:color="auto"/>
        <w:left w:val="none" w:sz="0" w:space="0" w:color="auto"/>
        <w:bottom w:val="none" w:sz="0" w:space="0" w:color="auto"/>
        <w:right w:val="none" w:sz="0" w:space="0" w:color="auto"/>
      </w:divBdr>
    </w:div>
    <w:div w:id="1053388567">
      <w:marLeft w:val="0"/>
      <w:marRight w:val="0"/>
      <w:marTop w:val="0"/>
      <w:marBottom w:val="0"/>
      <w:divBdr>
        <w:top w:val="none" w:sz="0" w:space="0" w:color="auto"/>
        <w:left w:val="none" w:sz="0" w:space="0" w:color="auto"/>
        <w:bottom w:val="none" w:sz="0" w:space="0" w:color="auto"/>
        <w:right w:val="none" w:sz="0" w:space="0" w:color="auto"/>
      </w:divBdr>
    </w:div>
    <w:div w:id="1053427521">
      <w:marLeft w:val="0"/>
      <w:marRight w:val="0"/>
      <w:marTop w:val="0"/>
      <w:marBottom w:val="0"/>
      <w:divBdr>
        <w:top w:val="none" w:sz="0" w:space="0" w:color="auto"/>
        <w:left w:val="none" w:sz="0" w:space="0" w:color="auto"/>
        <w:bottom w:val="none" w:sz="0" w:space="0" w:color="auto"/>
        <w:right w:val="none" w:sz="0" w:space="0" w:color="auto"/>
      </w:divBdr>
    </w:div>
    <w:div w:id="1053431144">
      <w:marLeft w:val="0"/>
      <w:marRight w:val="0"/>
      <w:marTop w:val="0"/>
      <w:marBottom w:val="0"/>
      <w:divBdr>
        <w:top w:val="none" w:sz="0" w:space="0" w:color="auto"/>
        <w:left w:val="none" w:sz="0" w:space="0" w:color="auto"/>
        <w:bottom w:val="none" w:sz="0" w:space="0" w:color="auto"/>
        <w:right w:val="none" w:sz="0" w:space="0" w:color="auto"/>
      </w:divBdr>
    </w:div>
    <w:div w:id="1053507380">
      <w:marLeft w:val="0"/>
      <w:marRight w:val="0"/>
      <w:marTop w:val="0"/>
      <w:marBottom w:val="0"/>
      <w:divBdr>
        <w:top w:val="none" w:sz="0" w:space="0" w:color="auto"/>
        <w:left w:val="none" w:sz="0" w:space="0" w:color="auto"/>
        <w:bottom w:val="none" w:sz="0" w:space="0" w:color="auto"/>
        <w:right w:val="none" w:sz="0" w:space="0" w:color="auto"/>
      </w:divBdr>
    </w:div>
    <w:div w:id="1053580194">
      <w:marLeft w:val="0"/>
      <w:marRight w:val="0"/>
      <w:marTop w:val="0"/>
      <w:marBottom w:val="0"/>
      <w:divBdr>
        <w:top w:val="none" w:sz="0" w:space="0" w:color="auto"/>
        <w:left w:val="none" w:sz="0" w:space="0" w:color="auto"/>
        <w:bottom w:val="none" w:sz="0" w:space="0" w:color="auto"/>
        <w:right w:val="none" w:sz="0" w:space="0" w:color="auto"/>
      </w:divBdr>
    </w:div>
    <w:div w:id="1053695904">
      <w:marLeft w:val="0"/>
      <w:marRight w:val="0"/>
      <w:marTop w:val="0"/>
      <w:marBottom w:val="0"/>
      <w:divBdr>
        <w:top w:val="none" w:sz="0" w:space="0" w:color="auto"/>
        <w:left w:val="none" w:sz="0" w:space="0" w:color="auto"/>
        <w:bottom w:val="none" w:sz="0" w:space="0" w:color="auto"/>
        <w:right w:val="none" w:sz="0" w:space="0" w:color="auto"/>
      </w:divBdr>
    </w:div>
    <w:div w:id="1053696005">
      <w:marLeft w:val="0"/>
      <w:marRight w:val="0"/>
      <w:marTop w:val="0"/>
      <w:marBottom w:val="0"/>
      <w:divBdr>
        <w:top w:val="none" w:sz="0" w:space="0" w:color="auto"/>
        <w:left w:val="none" w:sz="0" w:space="0" w:color="auto"/>
        <w:bottom w:val="none" w:sz="0" w:space="0" w:color="auto"/>
        <w:right w:val="none" w:sz="0" w:space="0" w:color="auto"/>
      </w:divBdr>
    </w:div>
    <w:div w:id="1053769806">
      <w:marLeft w:val="0"/>
      <w:marRight w:val="0"/>
      <w:marTop w:val="0"/>
      <w:marBottom w:val="0"/>
      <w:divBdr>
        <w:top w:val="none" w:sz="0" w:space="0" w:color="auto"/>
        <w:left w:val="none" w:sz="0" w:space="0" w:color="auto"/>
        <w:bottom w:val="none" w:sz="0" w:space="0" w:color="auto"/>
        <w:right w:val="none" w:sz="0" w:space="0" w:color="auto"/>
      </w:divBdr>
    </w:div>
    <w:div w:id="1053844064">
      <w:marLeft w:val="0"/>
      <w:marRight w:val="0"/>
      <w:marTop w:val="0"/>
      <w:marBottom w:val="0"/>
      <w:divBdr>
        <w:top w:val="none" w:sz="0" w:space="0" w:color="auto"/>
        <w:left w:val="none" w:sz="0" w:space="0" w:color="auto"/>
        <w:bottom w:val="none" w:sz="0" w:space="0" w:color="auto"/>
        <w:right w:val="none" w:sz="0" w:space="0" w:color="auto"/>
      </w:divBdr>
    </w:div>
    <w:div w:id="1053845388">
      <w:marLeft w:val="0"/>
      <w:marRight w:val="0"/>
      <w:marTop w:val="0"/>
      <w:marBottom w:val="0"/>
      <w:divBdr>
        <w:top w:val="none" w:sz="0" w:space="0" w:color="auto"/>
        <w:left w:val="none" w:sz="0" w:space="0" w:color="auto"/>
        <w:bottom w:val="none" w:sz="0" w:space="0" w:color="auto"/>
        <w:right w:val="none" w:sz="0" w:space="0" w:color="auto"/>
      </w:divBdr>
    </w:div>
    <w:div w:id="1053890383">
      <w:marLeft w:val="0"/>
      <w:marRight w:val="0"/>
      <w:marTop w:val="0"/>
      <w:marBottom w:val="0"/>
      <w:divBdr>
        <w:top w:val="none" w:sz="0" w:space="0" w:color="auto"/>
        <w:left w:val="none" w:sz="0" w:space="0" w:color="auto"/>
        <w:bottom w:val="none" w:sz="0" w:space="0" w:color="auto"/>
        <w:right w:val="none" w:sz="0" w:space="0" w:color="auto"/>
      </w:divBdr>
    </w:div>
    <w:div w:id="1053893802">
      <w:marLeft w:val="0"/>
      <w:marRight w:val="0"/>
      <w:marTop w:val="0"/>
      <w:marBottom w:val="0"/>
      <w:divBdr>
        <w:top w:val="none" w:sz="0" w:space="0" w:color="auto"/>
        <w:left w:val="none" w:sz="0" w:space="0" w:color="auto"/>
        <w:bottom w:val="none" w:sz="0" w:space="0" w:color="auto"/>
        <w:right w:val="none" w:sz="0" w:space="0" w:color="auto"/>
      </w:divBdr>
    </w:div>
    <w:div w:id="1053962401">
      <w:marLeft w:val="0"/>
      <w:marRight w:val="0"/>
      <w:marTop w:val="0"/>
      <w:marBottom w:val="0"/>
      <w:divBdr>
        <w:top w:val="none" w:sz="0" w:space="0" w:color="auto"/>
        <w:left w:val="none" w:sz="0" w:space="0" w:color="auto"/>
        <w:bottom w:val="none" w:sz="0" w:space="0" w:color="auto"/>
        <w:right w:val="none" w:sz="0" w:space="0" w:color="auto"/>
      </w:divBdr>
    </w:div>
    <w:div w:id="1053969107">
      <w:marLeft w:val="0"/>
      <w:marRight w:val="0"/>
      <w:marTop w:val="0"/>
      <w:marBottom w:val="0"/>
      <w:divBdr>
        <w:top w:val="none" w:sz="0" w:space="0" w:color="auto"/>
        <w:left w:val="none" w:sz="0" w:space="0" w:color="auto"/>
        <w:bottom w:val="none" w:sz="0" w:space="0" w:color="auto"/>
        <w:right w:val="none" w:sz="0" w:space="0" w:color="auto"/>
      </w:divBdr>
    </w:div>
    <w:div w:id="1054158106">
      <w:marLeft w:val="0"/>
      <w:marRight w:val="0"/>
      <w:marTop w:val="0"/>
      <w:marBottom w:val="0"/>
      <w:divBdr>
        <w:top w:val="none" w:sz="0" w:space="0" w:color="auto"/>
        <w:left w:val="none" w:sz="0" w:space="0" w:color="auto"/>
        <w:bottom w:val="none" w:sz="0" w:space="0" w:color="auto"/>
        <w:right w:val="none" w:sz="0" w:space="0" w:color="auto"/>
      </w:divBdr>
    </w:div>
    <w:div w:id="1054231091">
      <w:marLeft w:val="0"/>
      <w:marRight w:val="0"/>
      <w:marTop w:val="0"/>
      <w:marBottom w:val="0"/>
      <w:divBdr>
        <w:top w:val="none" w:sz="0" w:space="0" w:color="auto"/>
        <w:left w:val="none" w:sz="0" w:space="0" w:color="auto"/>
        <w:bottom w:val="none" w:sz="0" w:space="0" w:color="auto"/>
        <w:right w:val="none" w:sz="0" w:space="0" w:color="auto"/>
      </w:divBdr>
    </w:div>
    <w:div w:id="1054238870">
      <w:marLeft w:val="0"/>
      <w:marRight w:val="0"/>
      <w:marTop w:val="0"/>
      <w:marBottom w:val="0"/>
      <w:divBdr>
        <w:top w:val="none" w:sz="0" w:space="0" w:color="auto"/>
        <w:left w:val="none" w:sz="0" w:space="0" w:color="auto"/>
        <w:bottom w:val="none" w:sz="0" w:space="0" w:color="auto"/>
        <w:right w:val="none" w:sz="0" w:space="0" w:color="auto"/>
      </w:divBdr>
    </w:div>
    <w:div w:id="1054282028">
      <w:marLeft w:val="0"/>
      <w:marRight w:val="0"/>
      <w:marTop w:val="0"/>
      <w:marBottom w:val="0"/>
      <w:divBdr>
        <w:top w:val="none" w:sz="0" w:space="0" w:color="auto"/>
        <w:left w:val="none" w:sz="0" w:space="0" w:color="auto"/>
        <w:bottom w:val="none" w:sz="0" w:space="0" w:color="auto"/>
        <w:right w:val="none" w:sz="0" w:space="0" w:color="auto"/>
      </w:divBdr>
    </w:div>
    <w:div w:id="1054348236">
      <w:marLeft w:val="0"/>
      <w:marRight w:val="0"/>
      <w:marTop w:val="0"/>
      <w:marBottom w:val="0"/>
      <w:divBdr>
        <w:top w:val="none" w:sz="0" w:space="0" w:color="auto"/>
        <w:left w:val="none" w:sz="0" w:space="0" w:color="auto"/>
        <w:bottom w:val="none" w:sz="0" w:space="0" w:color="auto"/>
        <w:right w:val="none" w:sz="0" w:space="0" w:color="auto"/>
      </w:divBdr>
    </w:div>
    <w:div w:id="1054356247">
      <w:marLeft w:val="0"/>
      <w:marRight w:val="0"/>
      <w:marTop w:val="0"/>
      <w:marBottom w:val="0"/>
      <w:divBdr>
        <w:top w:val="none" w:sz="0" w:space="0" w:color="auto"/>
        <w:left w:val="none" w:sz="0" w:space="0" w:color="auto"/>
        <w:bottom w:val="none" w:sz="0" w:space="0" w:color="auto"/>
        <w:right w:val="none" w:sz="0" w:space="0" w:color="auto"/>
      </w:divBdr>
    </w:div>
    <w:div w:id="1054475407">
      <w:marLeft w:val="0"/>
      <w:marRight w:val="0"/>
      <w:marTop w:val="0"/>
      <w:marBottom w:val="0"/>
      <w:divBdr>
        <w:top w:val="none" w:sz="0" w:space="0" w:color="auto"/>
        <w:left w:val="none" w:sz="0" w:space="0" w:color="auto"/>
        <w:bottom w:val="none" w:sz="0" w:space="0" w:color="auto"/>
        <w:right w:val="none" w:sz="0" w:space="0" w:color="auto"/>
      </w:divBdr>
    </w:div>
    <w:div w:id="1054503583">
      <w:marLeft w:val="0"/>
      <w:marRight w:val="0"/>
      <w:marTop w:val="0"/>
      <w:marBottom w:val="0"/>
      <w:divBdr>
        <w:top w:val="none" w:sz="0" w:space="0" w:color="auto"/>
        <w:left w:val="none" w:sz="0" w:space="0" w:color="auto"/>
        <w:bottom w:val="none" w:sz="0" w:space="0" w:color="auto"/>
        <w:right w:val="none" w:sz="0" w:space="0" w:color="auto"/>
      </w:divBdr>
    </w:div>
    <w:div w:id="1054505482">
      <w:marLeft w:val="0"/>
      <w:marRight w:val="0"/>
      <w:marTop w:val="0"/>
      <w:marBottom w:val="0"/>
      <w:divBdr>
        <w:top w:val="none" w:sz="0" w:space="0" w:color="auto"/>
        <w:left w:val="none" w:sz="0" w:space="0" w:color="auto"/>
        <w:bottom w:val="none" w:sz="0" w:space="0" w:color="auto"/>
        <w:right w:val="none" w:sz="0" w:space="0" w:color="auto"/>
      </w:divBdr>
    </w:div>
    <w:div w:id="1054542278">
      <w:bodyDiv w:val="1"/>
      <w:marLeft w:val="0"/>
      <w:marRight w:val="0"/>
      <w:marTop w:val="0"/>
      <w:marBottom w:val="0"/>
      <w:divBdr>
        <w:top w:val="none" w:sz="0" w:space="0" w:color="auto"/>
        <w:left w:val="none" w:sz="0" w:space="0" w:color="auto"/>
        <w:bottom w:val="none" w:sz="0" w:space="0" w:color="auto"/>
        <w:right w:val="none" w:sz="0" w:space="0" w:color="auto"/>
      </w:divBdr>
    </w:div>
    <w:div w:id="1054617979">
      <w:marLeft w:val="0"/>
      <w:marRight w:val="0"/>
      <w:marTop w:val="0"/>
      <w:marBottom w:val="0"/>
      <w:divBdr>
        <w:top w:val="none" w:sz="0" w:space="0" w:color="auto"/>
        <w:left w:val="none" w:sz="0" w:space="0" w:color="auto"/>
        <w:bottom w:val="none" w:sz="0" w:space="0" w:color="auto"/>
        <w:right w:val="none" w:sz="0" w:space="0" w:color="auto"/>
      </w:divBdr>
    </w:div>
    <w:div w:id="1054620974">
      <w:marLeft w:val="0"/>
      <w:marRight w:val="0"/>
      <w:marTop w:val="0"/>
      <w:marBottom w:val="0"/>
      <w:divBdr>
        <w:top w:val="none" w:sz="0" w:space="0" w:color="auto"/>
        <w:left w:val="none" w:sz="0" w:space="0" w:color="auto"/>
        <w:bottom w:val="none" w:sz="0" w:space="0" w:color="auto"/>
        <w:right w:val="none" w:sz="0" w:space="0" w:color="auto"/>
      </w:divBdr>
    </w:div>
    <w:div w:id="1054811767">
      <w:marLeft w:val="0"/>
      <w:marRight w:val="0"/>
      <w:marTop w:val="0"/>
      <w:marBottom w:val="0"/>
      <w:divBdr>
        <w:top w:val="none" w:sz="0" w:space="0" w:color="auto"/>
        <w:left w:val="none" w:sz="0" w:space="0" w:color="auto"/>
        <w:bottom w:val="none" w:sz="0" w:space="0" w:color="auto"/>
        <w:right w:val="none" w:sz="0" w:space="0" w:color="auto"/>
      </w:divBdr>
    </w:div>
    <w:div w:id="1054887465">
      <w:marLeft w:val="0"/>
      <w:marRight w:val="0"/>
      <w:marTop w:val="0"/>
      <w:marBottom w:val="0"/>
      <w:divBdr>
        <w:top w:val="none" w:sz="0" w:space="0" w:color="auto"/>
        <w:left w:val="none" w:sz="0" w:space="0" w:color="auto"/>
        <w:bottom w:val="none" w:sz="0" w:space="0" w:color="auto"/>
        <w:right w:val="none" w:sz="0" w:space="0" w:color="auto"/>
      </w:divBdr>
    </w:div>
    <w:div w:id="1054935980">
      <w:bodyDiv w:val="1"/>
      <w:marLeft w:val="0"/>
      <w:marRight w:val="0"/>
      <w:marTop w:val="0"/>
      <w:marBottom w:val="0"/>
      <w:divBdr>
        <w:top w:val="none" w:sz="0" w:space="0" w:color="auto"/>
        <w:left w:val="none" w:sz="0" w:space="0" w:color="auto"/>
        <w:bottom w:val="none" w:sz="0" w:space="0" w:color="auto"/>
        <w:right w:val="none" w:sz="0" w:space="0" w:color="auto"/>
      </w:divBdr>
    </w:div>
    <w:div w:id="1055004424">
      <w:marLeft w:val="0"/>
      <w:marRight w:val="0"/>
      <w:marTop w:val="0"/>
      <w:marBottom w:val="0"/>
      <w:divBdr>
        <w:top w:val="none" w:sz="0" w:space="0" w:color="auto"/>
        <w:left w:val="none" w:sz="0" w:space="0" w:color="auto"/>
        <w:bottom w:val="none" w:sz="0" w:space="0" w:color="auto"/>
        <w:right w:val="none" w:sz="0" w:space="0" w:color="auto"/>
      </w:divBdr>
    </w:div>
    <w:div w:id="1055008780">
      <w:marLeft w:val="0"/>
      <w:marRight w:val="0"/>
      <w:marTop w:val="0"/>
      <w:marBottom w:val="0"/>
      <w:divBdr>
        <w:top w:val="none" w:sz="0" w:space="0" w:color="auto"/>
        <w:left w:val="none" w:sz="0" w:space="0" w:color="auto"/>
        <w:bottom w:val="none" w:sz="0" w:space="0" w:color="auto"/>
        <w:right w:val="none" w:sz="0" w:space="0" w:color="auto"/>
      </w:divBdr>
    </w:div>
    <w:div w:id="1055079364">
      <w:marLeft w:val="0"/>
      <w:marRight w:val="0"/>
      <w:marTop w:val="0"/>
      <w:marBottom w:val="0"/>
      <w:divBdr>
        <w:top w:val="none" w:sz="0" w:space="0" w:color="auto"/>
        <w:left w:val="none" w:sz="0" w:space="0" w:color="auto"/>
        <w:bottom w:val="none" w:sz="0" w:space="0" w:color="auto"/>
        <w:right w:val="none" w:sz="0" w:space="0" w:color="auto"/>
      </w:divBdr>
    </w:div>
    <w:div w:id="1055198521">
      <w:marLeft w:val="0"/>
      <w:marRight w:val="0"/>
      <w:marTop w:val="0"/>
      <w:marBottom w:val="0"/>
      <w:divBdr>
        <w:top w:val="none" w:sz="0" w:space="0" w:color="auto"/>
        <w:left w:val="none" w:sz="0" w:space="0" w:color="auto"/>
        <w:bottom w:val="none" w:sz="0" w:space="0" w:color="auto"/>
        <w:right w:val="none" w:sz="0" w:space="0" w:color="auto"/>
      </w:divBdr>
    </w:div>
    <w:div w:id="1055348419">
      <w:marLeft w:val="0"/>
      <w:marRight w:val="0"/>
      <w:marTop w:val="0"/>
      <w:marBottom w:val="0"/>
      <w:divBdr>
        <w:top w:val="none" w:sz="0" w:space="0" w:color="auto"/>
        <w:left w:val="none" w:sz="0" w:space="0" w:color="auto"/>
        <w:bottom w:val="none" w:sz="0" w:space="0" w:color="auto"/>
        <w:right w:val="none" w:sz="0" w:space="0" w:color="auto"/>
      </w:divBdr>
    </w:div>
    <w:div w:id="1055352262">
      <w:marLeft w:val="0"/>
      <w:marRight w:val="0"/>
      <w:marTop w:val="0"/>
      <w:marBottom w:val="0"/>
      <w:divBdr>
        <w:top w:val="none" w:sz="0" w:space="0" w:color="auto"/>
        <w:left w:val="none" w:sz="0" w:space="0" w:color="auto"/>
        <w:bottom w:val="none" w:sz="0" w:space="0" w:color="auto"/>
        <w:right w:val="none" w:sz="0" w:space="0" w:color="auto"/>
      </w:divBdr>
    </w:div>
    <w:div w:id="1055397462">
      <w:marLeft w:val="0"/>
      <w:marRight w:val="0"/>
      <w:marTop w:val="0"/>
      <w:marBottom w:val="0"/>
      <w:divBdr>
        <w:top w:val="none" w:sz="0" w:space="0" w:color="auto"/>
        <w:left w:val="none" w:sz="0" w:space="0" w:color="auto"/>
        <w:bottom w:val="none" w:sz="0" w:space="0" w:color="auto"/>
        <w:right w:val="none" w:sz="0" w:space="0" w:color="auto"/>
      </w:divBdr>
    </w:div>
    <w:div w:id="1055468070">
      <w:marLeft w:val="0"/>
      <w:marRight w:val="0"/>
      <w:marTop w:val="0"/>
      <w:marBottom w:val="0"/>
      <w:divBdr>
        <w:top w:val="none" w:sz="0" w:space="0" w:color="auto"/>
        <w:left w:val="none" w:sz="0" w:space="0" w:color="auto"/>
        <w:bottom w:val="none" w:sz="0" w:space="0" w:color="auto"/>
        <w:right w:val="none" w:sz="0" w:space="0" w:color="auto"/>
      </w:divBdr>
    </w:div>
    <w:div w:id="1055471025">
      <w:marLeft w:val="0"/>
      <w:marRight w:val="0"/>
      <w:marTop w:val="0"/>
      <w:marBottom w:val="0"/>
      <w:divBdr>
        <w:top w:val="none" w:sz="0" w:space="0" w:color="auto"/>
        <w:left w:val="none" w:sz="0" w:space="0" w:color="auto"/>
        <w:bottom w:val="none" w:sz="0" w:space="0" w:color="auto"/>
        <w:right w:val="none" w:sz="0" w:space="0" w:color="auto"/>
      </w:divBdr>
    </w:div>
    <w:div w:id="1055472652">
      <w:marLeft w:val="0"/>
      <w:marRight w:val="0"/>
      <w:marTop w:val="0"/>
      <w:marBottom w:val="0"/>
      <w:divBdr>
        <w:top w:val="none" w:sz="0" w:space="0" w:color="auto"/>
        <w:left w:val="none" w:sz="0" w:space="0" w:color="auto"/>
        <w:bottom w:val="none" w:sz="0" w:space="0" w:color="auto"/>
        <w:right w:val="none" w:sz="0" w:space="0" w:color="auto"/>
      </w:divBdr>
    </w:div>
    <w:div w:id="1055543446">
      <w:bodyDiv w:val="1"/>
      <w:marLeft w:val="0"/>
      <w:marRight w:val="0"/>
      <w:marTop w:val="0"/>
      <w:marBottom w:val="0"/>
      <w:divBdr>
        <w:top w:val="none" w:sz="0" w:space="0" w:color="auto"/>
        <w:left w:val="none" w:sz="0" w:space="0" w:color="auto"/>
        <w:bottom w:val="none" w:sz="0" w:space="0" w:color="auto"/>
        <w:right w:val="none" w:sz="0" w:space="0" w:color="auto"/>
      </w:divBdr>
    </w:div>
    <w:div w:id="1055545002">
      <w:marLeft w:val="0"/>
      <w:marRight w:val="0"/>
      <w:marTop w:val="0"/>
      <w:marBottom w:val="0"/>
      <w:divBdr>
        <w:top w:val="none" w:sz="0" w:space="0" w:color="auto"/>
        <w:left w:val="none" w:sz="0" w:space="0" w:color="auto"/>
        <w:bottom w:val="none" w:sz="0" w:space="0" w:color="auto"/>
        <w:right w:val="none" w:sz="0" w:space="0" w:color="auto"/>
      </w:divBdr>
    </w:div>
    <w:div w:id="1055550195">
      <w:marLeft w:val="0"/>
      <w:marRight w:val="0"/>
      <w:marTop w:val="0"/>
      <w:marBottom w:val="0"/>
      <w:divBdr>
        <w:top w:val="none" w:sz="0" w:space="0" w:color="auto"/>
        <w:left w:val="none" w:sz="0" w:space="0" w:color="auto"/>
        <w:bottom w:val="none" w:sz="0" w:space="0" w:color="auto"/>
        <w:right w:val="none" w:sz="0" w:space="0" w:color="auto"/>
      </w:divBdr>
    </w:div>
    <w:div w:id="1055618302">
      <w:marLeft w:val="0"/>
      <w:marRight w:val="0"/>
      <w:marTop w:val="0"/>
      <w:marBottom w:val="0"/>
      <w:divBdr>
        <w:top w:val="none" w:sz="0" w:space="0" w:color="auto"/>
        <w:left w:val="none" w:sz="0" w:space="0" w:color="auto"/>
        <w:bottom w:val="none" w:sz="0" w:space="0" w:color="auto"/>
        <w:right w:val="none" w:sz="0" w:space="0" w:color="auto"/>
      </w:divBdr>
    </w:div>
    <w:div w:id="1055659779">
      <w:marLeft w:val="0"/>
      <w:marRight w:val="0"/>
      <w:marTop w:val="0"/>
      <w:marBottom w:val="0"/>
      <w:divBdr>
        <w:top w:val="none" w:sz="0" w:space="0" w:color="auto"/>
        <w:left w:val="none" w:sz="0" w:space="0" w:color="auto"/>
        <w:bottom w:val="none" w:sz="0" w:space="0" w:color="auto"/>
        <w:right w:val="none" w:sz="0" w:space="0" w:color="auto"/>
      </w:divBdr>
    </w:div>
    <w:div w:id="1055661251">
      <w:marLeft w:val="0"/>
      <w:marRight w:val="0"/>
      <w:marTop w:val="0"/>
      <w:marBottom w:val="0"/>
      <w:divBdr>
        <w:top w:val="none" w:sz="0" w:space="0" w:color="auto"/>
        <w:left w:val="none" w:sz="0" w:space="0" w:color="auto"/>
        <w:bottom w:val="none" w:sz="0" w:space="0" w:color="auto"/>
        <w:right w:val="none" w:sz="0" w:space="0" w:color="auto"/>
      </w:divBdr>
    </w:div>
    <w:div w:id="1055665686">
      <w:marLeft w:val="0"/>
      <w:marRight w:val="0"/>
      <w:marTop w:val="0"/>
      <w:marBottom w:val="0"/>
      <w:divBdr>
        <w:top w:val="none" w:sz="0" w:space="0" w:color="auto"/>
        <w:left w:val="none" w:sz="0" w:space="0" w:color="auto"/>
        <w:bottom w:val="none" w:sz="0" w:space="0" w:color="auto"/>
        <w:right w:val="none" w:sz="0" w:space="0" w:color="auto"/>
      </w:divBdr>
    </w:div>
    <w:div w:id="1055734979">
      <w:marLeft w:val="0"/>
      <w:marRight w:val="0"/>
      <w:marTop w:val="0"/>
      <w:marBottom w:val="0"/>
      <w:divBdr>
        <w:top w:val="none" w:sz="0" w:space="0" w:color="auto"/>
        <w:left w:val="none" w:sz="0" w:space="0" w:color="auto"/>
        <w:bottom w:val="none" w:sz="0" w:space="0" w:color="auto"/>
        <w:right w:val="none" w:sz="0" w:space="0" w:color="auto"/>
      </w:divBdr>
    </w:div>
    <w:div w:id="1055854303">
      <w:marLeft w:val="0"/>
      <w:marRight w:val="0"/>
      <w:marTop w:val="0"/>
      <w:marBottom w:val="0"/>
      <w:divBdr>
        <w:top w:val="none" w:sz="0" w:space="0" w:color="auto"/>
        <w:left w:val="none" w:sz="0" w:space="0" w:color="auto"/>
        <w:bottom w:val="none" w:sz="0" w:space="0" w:color="auto"/>
        <w:right w:val="none" w:sz="0" w:space="0" w:color="auto"/>
      </w:divBdr>
    </w:div>
    <w:div w:id="1055855729">
      <w:marLeft w:val="0"/>
      <w:marRight w:val="0"/>
      <w:marTop w:val="0"/>
      <w:marBottom w:val="0"/>
      <w:divBdr>
        <w:top w:val="none" w:sz="0" w:space="0" w:color="auto"/>
        <w:left w:val="none" w:sz="0" w:space="0" w:color="auto"/>
        <w:bottom w:val="none" w:sz="0" w:space="0" w:color="auto"/>
        <w:right w:val="none" w:sz="0" w:space="0" w:color="auto"/>
      </w:divBdr>
    </w:div>
    <w:div w:id="1056079373">
      <w:bodyDiv w:val="1"/>
      <w:marLeft w:val="0"/>
      <w:marRight w:val="0"/>
      <w:marTop w:val="0"/>
      <w:marBottom w:val="0"/>
      <w:divBdr>
        <w:top w:val="none" w:sz="0" w:space="0" w:color="auto"/>
        <w:left w:val="none" w:sz="0" w:space="0" w:color="auto"/>
        <w:bottom w:val="none" w:sz="0" w:space="0" w:color="auto"/>
        <w:right w:val="none" w:sz="0" w:space="0" w:color="auto"/>
      </w:divBdr>
    </w:div>
    <w:div w:id="1056200045">
      <w:marLeft w:val="0"/>
      <w:marRight w:val="0"/>
      <w:marTop w:val="0"/>
      <w:marBottom w:val="0"/>
      <w:divBdr>
        <w:top w:val="none" w:sz="0" w:space="0" w:color="auto"/>
        <w:left w:val="none" w:sz="0" w:space="0" w:color="auto"/>
        <w:bottom w:val="none" w:sz="0" w:space="0" w:color="auto"/>
        <w:right w:val="none" w:sz="0" w:space="0" w:color="auto"/>
      </w:divBdr>
    </w:div>
    <w:div w:id="1056203939">
      <w:marLeft w:val="0"/>
      <w:marRight w:val="0"/>
      <w:marTop w:val="0"/>
      <w:marBottom w:val="0"/>
      <w:divBdr>
        <w:top w:val="none" w:sz="0" w:space="0" w:color="auto"/>
        <w:left w:val="none" w:sz="0" w:space="0" w:color="auto"/>
        <w:bottom w:val="none" w:sz="0" w:space="0" w:color="auto"/>
        <w:right w:val="none" w:sz="0" w:space="0" w:color="auto"/>
      </w:divBdr>
    </w:div>
    <w:div w:id="1056272070">
      <w:marLeft w:val="0"/>
      <w:marRight w:val="0"/>
      <w:marTop w:val="0"/>
      <w:marBottom w:val="0"/>
      <w:divBdr>
        <w:top w:val="none" w:sz="0" w:space="0" w:color="auto"/>
        <w:left w:val="none" w:sz="0" w:space="0" w:color="auto"/>
        <w:bottom w:val="none" w:sz="0" w:space="0" w:color="auto"/>
        <w:right w:val="none" w:sz="0" w:space="0" w:color="auto"/>
      </w:divBdr>
    </w:div>
    <w:div w:id="1056275445">
      <w:marLeft w:val="0"/>
      <w:marRight w:val="0"/>
      <w:marTop w:val="0"/>
      <w:marBottom w:val="0"/>
      <w:divBdr>
        <w:top w:val="none" w:sz="0" w:space="0" w:color="auto"/>
        <w:left w:val="none" w:sz="0" w:space="0" w:color="auto"/>
        <w:bottom w:val="none" w:sz="0" w:space="0" w:color="auto"/>
        <w:right w:val="none" w:sz="0" w:space="0" w:color="auto"/>
      </w:divBdr>
    </w:div>
    <w:div w:id="1056511270">
      <w:marLeft w:val="0"/>
      <w:marRight w:val="0"/>
      <w:marTop w:val="0"/>
      <w:marBottom w:val="0"/>
      <w:divBdr>
        <w:top w:val="none" w:sz="0" w:space="0" w:color="auto"/>
        <w:left w:val="none" w:sz="0" w:space="0" w:color="auto"/>
        <w:bottom w:val="none" w:sz="0" w:space="0" w:color="auto"/>
        <w:right w:val="none" w:sz="0" w:space="0" w:color="auto"/>
      </w:divBdr>
    </w:div>
    <w:div w:id="1056663622">
      <w:marLeft w:val="0"/>
      <w:marRight w:val="0"/>
      <w:marTop w:val="0"/>
      <w:marBottom w:val="0"/>
      <w:divBdr>
        <w:top w:val="none" w:sz="0" w:space="0" w:color="auto"/>
        <w:left w:val="none" w:sz="0" w:space="0" w:color="auto"/>
        <w:bottom w:val="none" w:sz="0" w:space="0" w:color="auto"/>
        <w:right w:val="none" w:sz="0" w:space="0" w:color="auto"/>
      </w:divBdr>
    </w:div>
    <w:div w:id="1056706219">
      <w:marLeft w:val="0"/>
      <w:marRight w:val="0"/>
      <w:marTop w:val="0"/>
      <w:marBottom w:val="0"/>
      <w:divBdr>
        <w:top w:val="none" w:sz="0" w:space="0" w:color="auto"/>
        <w:left w:val="none" w:sz="0" w:space="0" w:color="auto"/>
        <w:bottom w:val="none" w:sz="0" w:space="0" w:color="auto"/>
        <w:right w:val="none" w:sz="0" w:space="0" w:color="auto"/>
      </w:divBdr>
    </w:div>
    <w:div w:id="1056926535">
      <w:marLeft w:val="0"/>
      <w:marRight w:val="0"/>
      <w:marTop w:val="0"/>
      <w:marBottom w:val="0"/>
      <w:divBdr>
        <w:top w:val="none" w:sz="0" w:space="0" w:color="auto"/>
        <w:left w:val="none" w:sz="0" w:space="0" w:color="auto"/>
        <w:bottom w:val="none" w:sz="0" w:space="0" w:color="auto"/>
        <w:right w:val="none" w:sz="0" w:space="0" w:color="auto"/>
      </w:divBdr>
    </w:div>
    <w:div w:id="1056972191">
      <w:marLeft w:val="0"/>
      <w:marRight w:val="0"/>
      <w:marTop w:val="0"/>
      <w:marBottom w:val="0"/>
      <w:divBdr>
        <w:top w:val="none" w:sz="0" w:space="0" w:color="auto"/>
        <w:left w:val="none" w:sz="0" w:space="0" w:color="auto"/>
        <w:bottom w:val="none" w:sz="0" w:space="0" w:color="auto"/>
        <w:right w:val="none" w:sz="0" w:space="0" w:color="auto"/>
      </w:divBdr>
    </w:div>
    <w:div w:id="1057049616">
      <w:marLeft w:val="0"/>
      <w:marRight w:val="0"/>
      <w:marTop w:val="0"/>
      <w:marBottom w:val="0"/>
      <w:divBdr>
        <w:top w:val="none" w:sz="0" w:space="0" w:color="auto"/>
        <w:left w:val="none" w:sz="0" w:space="0" w:color="auto"/>
        <w:bottom w:val="none" w:sz="0" w:space="0" w:color="auto"/>
        <w:right w:val="none" w:sz="0" w:space="0" w:color="auto"/>
      </w:divBdr>
    </w:div>
    <w:div w:id="1057124461">
      <w:marLeft w:val="0"/>
      <w:marRight w:val="0"/>
      <w:marTop w:val="0"/>
      <w:marBottom w:val="0"/>
      <w:divBdr>
        <w:top w:val="none" w:sz="0" w:space="0" w:color="auto"/>
        <w:left w:val="none" w:sz="0" w:space="0" w:color="auto"/>
        <w:bottom w:val="none" w:sz="0" w:space="0" w:color="auto"/>
        <w:right w:val="none" w:sz="0" w:space="0" w:color="auto"/>
      </w:divBdr>
    </w:div>
    <w:div w:id="1057126390">
      <w:marLeft w:val="0"/>
      <w:marRight w:val="0"/>
      <w:marTop w:val="0"/>
      <w:marBottom w:val="0"/>
      <w:divBdr>
        <w:top w:val="none" w:sz="0" w:space="0" w:color="auto"/>
        <w:left w:val="none" w:sz="0" w:space="0" w:color="auto"/>
        <w:bottom w:val="none" w:sz="0" w:space="0" w:color="auto"/>
        <w:right w:val="none" w:sz="0" w:space="0" w:color="auto"/>
      </w:divBdr>
    </w:div>
    <w:div w:id="1057171561">
      <w:marLeft w:val="0"/>
      <w:marRight w:val="0"/>
      <w:marTop w:val="0"/>
      <w:marBottom w:val="0"/>
      <w:divBdr>
        <w:top w:val="none" w:sz="0" w:space="0" w:color="auto"/>
        <w:left w:val="none" w:sz="0" w:space="0" w:color="auto"/>
        <w:bottom w:val="none" w:sz="0" w:space="0" w:color="auto"/>
        <w:right w:val="none" w:sz="0" w:space="0" w:color="auto"/>
      </w:divBdr>
    </w:div>
    <w:div w:id="1057315402">
      <w:marLeft w:val="0"/>
      <w:marRight w:val="0"/>
      <w:marTop w:val="0"/>
      <w:marBottom w:val="0"/>
      <w:divBdr>
        <w:top w:val="none" w:sz="0" w:space="0" w:color="auto"/>
        <w:left w:val="none" w:sz="0" w:space="0" w:color="auto"/>
        <w:bottom w:val="none" w:sz="0" w:space="0" w:color="auto"/>
        <w:right w:val="none" w:sz="0" w:space="0" w:color="auto"/>
      </w:divBdr>
    </w:div>
    <w:div w:id="1057358113">
      <w:marLeft w:val="0"/>
      <w:marRight w:val="0"/>
      <w:marTop w:val="0"/>
      <w:marBottom w:val="0"/>
      <w:divBdr>
        <w:top w:val="none" w:sz="0" w:space="0" w:color="auto"/>
        <w:left w:val="none" w:sz="0" w:space="0" w:color="auto"/>
        <w:bottom w:val="none" w:sz="0" w:space="0" w:color="auto"/>
        <w:right w:val="none" w:sz="0" w:space="0" w:color="auto"/>
      </w:divBdr>
    </w:div>
    <w:div w:id="1057514239">
      <w:marLeft w:val="0"/>
      <w:marRight w:val="0"/>
      <w:marTop w:val="0"/>
      <w:marBottom w:val="0"/>
      <w:divBdr>
        <w:top w:val="none" w:sz="0" w:space="0" w:color="auto"/>
        <w:left w:val="none" w:sz="0" w:space="0" w:color="auto"/>
        <w:bottom w:val="none" w:sz="0" w:space="0" w:color="auto"/>
        <w:right w:val="none" w:sz="0" w:space="0" w:color="auto"/>
      </w:divBdr>
    </w:div>
    <w:div w:id="1057586565">
      <w:marLeft w:val="0"/>
      <w:marRight w:val="0"/>
      <w:marTop w:val="0"/>
      <w:marBottom w:val="0"/>
      <w:divBdr>
        <w:top w:val="none" w:sz="0" w:space="0" w:color="auto"/>
        <w:left w:val="none" w:sz="0" w:space="0" w:color="auto"/>
        <w:bottom w:val="none" w:sz="0" w:space="0" w:color="auto"/>
        <w:right w:val="none" w:sz="0" w:space="0" w:color="auto"/>
      </w:divBdr>
    </w:div>
    <w:div w:id="1057630145">
      <w:bodyDiv w:val="1"/>
      <w:marLeft w:val="0"/>
      <w:marRight w:val="0"/>
      <w:marTop w:val="0"/>
      <w:marBottom w:val="0"/>
      <w:divBdr>
        <w:top w:val="none" w:sz="0" w:space="0" w:color="auto"/>
        <w:left w:val="none" w:sz="0" w:space="0" w:color="auto"/>
        <w:bottom w:val="none" w:sz="0" w:space="0" w:color="auto"/>
        <w:right w:val="none" w:sz="0" w:space="0" w:color="auto"/>
      </w:divBdr>
    </w:div>
    <w:div w:id="1057781279">
      <w:marLeft w:val="0"/>
      <w:marRight w:val="0"/>
      <w:marTop w:val="0"/>
      <w:marBottom w:val="0"/>
      <w:divBdr>
        <w:top w:val="none" w:sz="0" w:space="0" w:color="auto"/>
        <w:left w:val="none" w:sz="0" w:space="0" w:color="auto"/>
        <w:bottom w:val="none" w:sz="0" w:space="0" w:color="auto"/>
        <w:right w:val="none" w:sz="0" w:space="0" w:color="auto"/>
      </w:divBdr>
    </w:div>
    <w:div w:id="1057823145">
      <w:marLeft w:val="0"/>
      <w:marRight w:val="0"/>
      <w:marTop w:val="0"/>
      <w:marBottom w:val="0"/>
      <w:divBdr>
        <w:top w:val="none" w:sz="0" w:space="0" w:color="auto"/>
        <w:left w:val="none" w:sz="0" w:space="0" w:color="auto"/>
        <w:bottom w:val="none" w:sz="0" w:space="0" w:color="auto"/>
        <w:right w:val="none" w:sz="0" w:space="0" w:color="auto"/>
      </w:divBdr>
    </w:div>
    <w:div w:id="1057823320">
      <w:marLeft w:val="0"/>
      <w:marRight w:val="0"/>
      <w:marTop w:val="0"/>
      <w:marBottom w:val="0"/>
      <w:divBdr>
        <w:top w:val="none" w:sz="0" w:space="0" w:color="auto"/>
        <w:left w:val="none" w:sz="0" w:space="0" w:color="auto"/>
        <w:bottom w:val="none" w:sz="0" w:space="0" w:color="auto"/>
        <w:right w:val="none" w:sz="0" w:space="0" w:color="auto"/>
      </w:divBdr>
    </w:div>
    <w:div w:id="1057973748">
      <w:marLeft w:val="0"/>
      <w:marRight w:val="0"/>
      <w:marTop w:val="0"/>
      <w:marBottom w:val="0"/>
      <w:divBdr>
        <w:top w:val="none" w:sz="0" w:space="0" w:color="auto"/>
        <w:left w:val="none" w:sz="0" w:space="0" w:color="auto"/>
        <w:bottom w:val="none" w:sz="0" w:space="0" w:color="auto"/>
        <w:right w:val="none" w:sz="0" w:space="0" w:color="auto"/>
      </w:divBdr>
    </w:div>
    <w:div w:id="1058016728">
      <w:marLeft w:val="0"/>
      <w:marRight w:val="0"/>
      <w:marTop w:val="0"/>
      <w:marBottom w:val="0"/>
      <w:divBdr>
        <w:top w:val="none" w:sz="0" w:space="0" w:color="auto"/>
        <w:left w:val="none" w:sz="0" w:space="0" w:color="auto"/>
        <w:bottom w:val="none" w:sz="0" w:space="0" w:color="auto"/>
        <w:right w:val="none" w:sz="0" w:space="0" w:color="auto"/>
      </w:divBdr>
    </w:div>
    <w:div w:id="1058045050">
      <w:marLeft w:val="0"/>
      <w:marRight w:val="0"/>
      <w:marTop w:val="0"/>
      <w:marBottom w:val="0"/>
      <w:divBdr>
        <w:top w:val="none" w:sz="0" w:space="0" w:color="auto"/>
        <w:left w:val="none" w:sz="0" w:space="0" w:color="auto"/>
        <w:bottom w:val="none" w:sz="0" w:space="0" w:color="auto"/>
        <w:right w:val="none" w:sz="0" w:space="0" w:color="auto"/>
      </w:divBdr>
    </w:div>
    <w:div w:id="1058092032">
      <w:marLeft w:val="0"/>
      <w:marRight w:val="0"/>
      <w:marTop w:val="0"/>
      <w:marBottom w:val="0"/>
      <w:divBdr>
        <w:top w:val="none" w:sz="0" w:space="0" w:color="auto"/>
        <w:left w:val="none" w:sz="0" w:space="0" w:color="auto"/>
        <w:bottom w:val="none" w:sz="0" w:space="0" w:color="auto"/>
        <w:right w:val="none" w:sz="0" w:space="0" w:color="auto"/>
      </w:divBdr>
    </w:div>
    <w:div w:id="1058092725">
      <w:marLeft w:val="0"/>
      <w:marRight w:val="0"/>
      <w:marTop w:val="0"/>
      <w:marBottom w:val="0"/>
      <w:divBdr>
        <w:top w:val="none" w:sz="0" w:space="0" w:color="auto"/>
        <w:left w:val="none" w:sz="0" w:space="0" w:color="auto"/>
        <w:bottom w:val="none" w:sz="0" w:space="0" w:color="auto"/>
        <w:right w:val="none" w:sz="0" w:space="0" w:color="auto"/>
      </w:divBdr>
    </w:div>
    <w:div w:id="1058092812">
      <w:marLeft w:val="0"/>
      <w:marRight w:val="0"/>
      <w:marTop w:val="0"/>
      <w:marBottom w:val="0"/>
      <w:divBdr>
        <w:top w:val="none" w:sz="0" w:space="0" w:color="auto"/>
        <w:left w:val="none" w:sz="0" w:space="0" w:color="auto"/>
        <w:bottom w:val="none" w:sz="0" w:space="0" w:color="auto"/>
        <w:right w:val="none" w:sz="0" w:space="0" w:color="auto"/>
      </w:divBdr>
    </w:div>
    <w:div w:id="1058167283">
      <w:marLeft w:val="0"/>
      <w:marRight w:val="0"/>
      <w:marTop w:val="0"/>
      <w:marBottom w:val="0"/>
      <w:divBdr>
        <w:top w:val="none" w:sz="0" w:space="0" w:color="auto"/>
        <w:left w:val="none" w:sz="0" w:space="0" w:color="auto"/>
        <w:bottom w:val="none" w:sz="0" w:space="0" w:color="auto"/>
        <w:right w:val="none" w:sz="0" w:space="0" w:color="auto"/>
      </w:divBdr>
    </w:div>
    <w:div w:id="1058168966">
      <w:marLeft w:val="0"/>
      <w:marRight w:val="0"/>
      <w:marTop w:val="0"/>
      <w:marBottom w:val="0"/>
      <w:divBdr>
        <w:top w:val="none" w:sz="0" w:space="0" w:color="auto"/>
        <w:left w:val="none" w:sz="0" w:space="0" w:color="auto"/>
        <w:bottom w:val="none" w:sz="0" w:space="0" w:color="auto"/>
        <w:right w:val="none" w:sz="0" w:space="0" w:color="auto"/>
      </w:divBdr>
    </w:div>
    <w:div w:id="1058281315">
      <w:marLeft w:val="0"/>
      <w:marRight w:val="0"/>
      <w:marTop w:val="0"/>
      <w:marBottom w:val="0"/>
      <w:divBdr>
        <w:top w:val="none" w:sz="0" w:space="0" w:color="auto"/>
        <w:left w:val="none" w:sz="0" w:space="0" w:color="auto"/>
        <w:bottom w:val="none" w:sz="0" w:space="0" w:color="auto"/>
        <w:right w:val="none" w:sz="0" w:space="0" w:color="auto"/>
      </w:divBdr>
    </w:div>
    <w:div w:id="1058362641">
      <w:marLeft w:val="0"/>
      <w:marRight w:val="0"/>
      <w:marTop w:val="0"/>
      <w:marBottom w:val="0"/>
      <w:divBdr>
        <w:top w:val="none" w:sz="0" w:space="0" w:color="auto"/>
        <w:left w:val="none" w:sz="0" w:space="0" w:color="auto"/>
        <w:bottom w:val="none" w:sz="0" w:space="0" w:color="auto"/>
        <w:right w:val="none" w:sz="0" w:space="0" w:color="auto"/>
      </w:divBdr>
    </w:div>
    <w:div w:id="1058481930">
      <w:marLeft w:val="0"/>
      <w:marRight w:val="0"/>
      <w:marTop w:val="0"/>
      <w:marBottom w:val="0"/>
      <w:divBdr>
        <w:top w:val="none" w:sz="0" w:space="0" w:color="auto"/>
        <w:left w:val="none" w:sz="0" w:space="0" w:color="auto"/>
        <w:bottom w:val="none" w:sz="0" w:space="0" w:color="auto"/>
        <w:right w:val="none" w:sz="0" w:space="0" w:color="auto"/>
      </w:divBdr>
    </w:div>
    <w:div w:id="1058551091">
      <w:marLeft w:val="0"/>
      <w:marRight w:val="0"/>
      <w:marTop w:val="0"/>
      <w:marBottom w:val="0"/>
      <w:divBdr>
        <w:top w:val="none" w:sz="0" w:space="0" w:color="auto"/>
        <w:left w:val="none" w:sz="0" w:space="0" w:color="auto"/>
        <w:bottom w:val="none" w:sz="0" w:space="0" w:color="auto"/>
        <w:right w:val="none" w:sz="0" w:space="0" w:color="auto"/>
      </w:divBdr>
    </w:div>
    <w:div w:id="1058553929">
      <w:marLeft w:val="0"/>
      <w:marRight w:val="0"/>
      <w:marTop w:val="0"/>
      <w:marBottom w:val="0"/>
      <w:divBdr>
        <w:top w:val="none" w:sz="0" w:space="0" w:color="auto"/>
        <w:left w:val="none" w:sz="0" w:space="0" w:color="auto"/>
        <w:bottom w:val="none" w:sz="0" w:space="0" w:color="auto"/>
        <w:right w:val="none" w:sz="0" w:space="0" w:color="auto"/>
      </w:divBdr>
    </w:div>
    <w:div w:id="1058554944">
      <w:marLeft w:val="0"/>
      <w:marRight w:val="0"/>
      <w:marTop w:val="0"/>
      <w:marBottom w:val="0"/>
      <w:divBdr>
        <w:top w:val="none" w:sz="0" w:space="0" w:color="auto"/>
        <w:left w:val="none" w:sz="0" w:space="0" w:color="auto"/>
        <w:bottom w:val="none" w:sz="0" w:space="0" w:color="auto"/>
        <w:right w:val="none" w:sz="0" w:space="0" w:color="auto"/>
      </w:divBdr>
    </w:div>
    <w:div w:id="1058741754">
      <w:marLeft w:val="0"/>
      <w:marRight w:val="0"/>
      <w:marTop w:val="0"/>
      <w:marBottom w:val="0"/>
      <w:divBdr>
        <w:top w:val="none" w:sz="0" w:space="0" w:color="auto"/>
        <w:left w:val="none" w:sz="0" w:space="0" w:color="auto"/>
        <w:bottom w:val="none" w:sz="0" w:space="0" w:color="auto"/>
        <w:right w:val="none" w:sz="0" w:space="0" w:color="auto"/>
      </w:divBdr>
    </w:div>
    <w:div w:id="1058743323">
      <w:marLeft w:val="0"/>
      <w:marRight w:val="0"/>
      <w:marTop w:val="0"/>
      <w:marBottom w:val="0"/>
      <w:divBdr>
        <w:top w:val="none" w:sz="0" w:space="0" w:color="auto"/>
        <w:left w:val="none" w:sz="0" w:space="0" w:color="auto"/>
        <w:bottom w:val="none" w:sz="0" w:space="0" w:color="auto"/>
        <w:right w:val="none" w:sz="0" w:space="0" w:color="auto"/>
      </w:divBdr>
    </w:div>
    <w:div w:id="1058937035">
      <w:marLeft w:val="0"/>
      <w:marRight w:val="0"/>
      <w:marTop w:val="0"/>
      <w:marBottom w:val="0"/>
      <w:divBdr>
        <w:top w:val="none" w:sz="0" w:space="0" w:color="auto"/>
        <w:left w:val="none" w:sz="0" w:space="0" w:color="auto"/>
        <w:bottom w:val="none" w:sz="0" w:space="0" w:color="auto"/>
        <w:right w:val="none" w:sz="0" w:space="0" w:color="auto"/>
      </w:divBdr>
    </w:div>
    <w:div w:id="1059016945">
      <w:marLeft w:val="0"/>
      <w:marRight w:val="0"/>
      <w:marTop w:val="0"/>
      <w:marBottom w:val="0"/>
      <w:divBdr>
        <w:top w:val="none" w:sz="0" w:space="0" w:color="auto"/>
        <w:left w:val="none" w:sz="0" w:space="0" w:color="auto"/>
        <w:bottom w:val="none" w:sz="0" w:space="0" w:color="auto"/>
        <w:right w:val="none" w:sz="0" w:space="0" w:color="auto"/>
      </w:divBdr>
    </w:div>
    <w:div w:id="1059092229">
      <w:marLeft w:val="0"/>
      <w:marRight w:val="0"/>
      <w:marTop w:val="0"/>
      <w:marBottom w:val="0"/>
      <w:divBdr>
        <w:top w:val="none" w:sz="0" w:space="0" w:color="auto"/>
        <w:left w:val="none" w:sz="0" w:space="0" w:color="auto"/>
        <w:bottom w:val="none" w:sz="0" w:space="0" w:color="auto"/>
        <w:right w:val="none" w:sz="0" w:space="0" w:color="auto"/>
      </w:divBdr>
    </w:div>
    <w:div w:id="1059128497">
      <w:marLeft w:val="0"/>
      <w:marRight w:val="0"/>
      <w:marTop w:val="0"/>
      <w:marBottom w:val="0"/>
      <w:divBdr>
        <w:top w:val="none" w:sz="0" w:space="0" w:color="auto"/>
        <w:left w:val="none" w:sz="0" w:space="0" w:color="auto"/>
        <w:bottom w:val="none" w:sz="0" w:space="0" w:color="auto"/>
        <w:right w:val="none" w:sz="0" w:space="0" w:color="auto"/>
      </w:divBdr>
    </w:div>
    <w:div w:id="1059134468">
      <w:bodyDiv w:val="1"/>
      <w:marLeft w:val="0"/>
      <w:marRight w:val="0"/>
      <w:marTop w:val="0"/>
      <w:marBottom w:val="0"/>
      <w:divBdr>
        <w:top w:val="none" w:sz="0" w:space="0" w:color="auto"/>
        <w:left w:val="none" w:sz="0" w:space="0" w:color="auto"/>
        <w:bottom w:val="none" w:sz="0" w:space="0" w:color="auto"/>
        <w:right w:val="none" w:sz="0" w:space="0" w:color="auto"/>
      </w:divBdr>
    </w:div>
    <w:div w:id="1059281596">
      <w:marLeft w:val="0"/>
      <w:marRight w:val="0"/>
      <w:marTop w:val="0"/>
      <w:marBottom w:val="0"/>
      <w:divBdr>
        <w:top w:val="none" w:sz="0" w:space="0" w:color="auto"/>
        <w:left w:val="none" w:sz="0" w:space="0" w:color="auto"/>
        <w:bottom w:val="none" w:sz="0" w:space="0" w:color="auto"/>
        <w:right w:val="none" w:sz="0" w:space="0" w:color="auto"/>
      </w:divBdr>
    </w:div>
    <w:div w:id="1059285193">
      <w:marLeft w:val="0"/>
      <w:marRight w:val="0"/>
      <w:marTop w:val="0"/>
      <w:marBottom w:val="0"/>
      <w:divBdr>
        <w:top w:val="none" w:sz="0" w:space="0" w:color="auto"/>
        <w:left w:val="none" w:sz="0" w:space="0" w:color="auto"/>
        <w:bottom w:val="none" w:sz="0" w:space="0" w:color="auto"/>
        <w:right w:val="none" w:sz="0" w:space="0" w:color="auto"/>
      </w:divBdr>
    </w:div>
    <w:div w:id="1059398073">
      <w:marLeft w:val="0"/>
      <w:marRight w:val="0"/>
      <w:marTop w:val="0"/>
      <w:marBottom w:val="0"/>
      <w:divBdr>
        <w:top w:val="none" w:sz="0" w:space="0" w:color="auto"/>
        <w:left w:val="none" w:sz="0" w:space="0" w:color="auto"/>
        <w:bottom w:val="none" w:sz="0" w:space="0" w:color="auto"/>
        <w:right w:val="none" w:sz="0" w:space="0" w:color="auto"/>
      </w:divBdr>
    </w:div>
    <w:div w:id="1059399803">
      <w:marLeft w:val="0"/>
      <w:marRight w:val="0"/>
      <w:marTop w:val="0"/>
      <w:marBottom w:val="0"/>
      <w:divBdr>
        <w:top w:val="none" w:sz="0" w:space="0" w:color="auto"/>
        <w:left w:val="none" w:sz="0" w:space="0" w:color="auto"/>
        <w:bottom w:val="none" w:sz="0" w:space="0" w:color="auto"/>
        <w:right w:val="none" w:sz="0" w:space="0" w:color="auto"/>
      </w:divBdr>
    </w:div>
    <w:div w:id="1059473638">
      <w:marLeft w:val="0"/>
      <w:marRight w:val="0"/>
      <w:marTop w:val="0"/>
      <w:marBottom w:val="0"/>
      <w:divBdr>
        <w:top w:val="none" w:sz="0" w:space="0" w:color="auto"/>
        <w:left w:val="none" w:sz="0" w:space="0" w:color="auto"/>
        <w:bottom w:val="none" w:sz="0" w:space="0" w:color="auto"/>
        <w:right w:val="none" w:sz="0" w:space="0" w:color="auto"/>
      </w:divBdr>
    </w:div>
    <w:div w:id="1059477378">
      <w:marLeft w:val="0"/>
      <w:marRight w:val="0"/>
      <w:marTop w:val="0"/>
      <w:marBottom w:val="0"/>
      <w:divBdr>
        <w:top w:val="none" w:sz="0" w:space="0" w:color="auto"/>
        <w:left w:val="none" w:sz="0" w:space="0" w:color="auto"/>
        <w:bottom w:val="none" w:sz="0" w:space="0" w:color="auto"/>
        <w:right w:val="none" w:sz="0" w:space="0" w:color="auto"/>
      </w:divBdr>
    </w:div>
    <w:div w:id="1059524014">
      <w:marLeft w:val="0"/>
      <w:marRight w:val="0"/>
      <w:marTop w:val="0"/>
      <w:marBottom w:val="0"/>
      <w:divBdr>
        <w:top w:val="none" w:sz="0" w:space="0" w:color="auto"/>
        <w:left w:val="none" w:sz="0" w:space="0" w:color="auto"/>
        <w:bottom w:val="none" w:sz="0" w:space="0" w:color="auto"/>
        <w:right w:val="none" w:sz="0" w:space="0" w:color="auto"/>
      </w:divBdr>
    </w:div>
    <w:div w:id="1059590956">
      <w:marLeft w:val="0"/>
      <w:marRight w:val="0"/>
      <w:marTop w:val="0"/>
      <w:marBottom w:val="0"/>
      <w:divBdr>
        <w:top w:val="none" w:sz="0" w:space="0" w:color="auto"/>
        <w:left w:val="none" w:sz="0" w:space="0" w:color="auto"/>
        <w:bottom w:val="none" w:sz="0" w:space="0" w:color="auto"/>
        <w:right w:val="none" w:sz="0" w:space="0" w:color="auto"/>
      </w:divBdr>
    </w:div>
    <w:div w:id="1059597696">
      <w:marLeft w:val="0"/>
      <w:marRight w:val="0"/>
      <w:marTop w:val="0"/>
      <w:marBottom w:val="0"/>
      <w:divBdr>
        <w:top w:val="none" w:sz="0" w:space="0" w:color="auto"/>
        <w:left w:val="none" w:sz="0" w:space="0" w:color="auto"/>
        <w:bottom w:val="none" w:sz="0" w:space="0" w:color="auto"/>
        <w:right w:val="none" w:sz="0" w:space="0" w:color="auto"/>
      </w:divBdr>
    </w:div>
    <w:div w:id="1059598017">
      <w:marLeft w:val="480"/>
      <w:marRight w:val="0"/>
      <w:marTop w:val="0"/>
      <w:marBottom w:val="0"/>
      <w:divBdr>
        <w:top w:val="none" w:sz="0" w:space="0" w:color="auto"/>
        <w:left w:val="none" w:sz="0" w:space="0" w:color="auto"/>
        <w:bottom w:val="none" w:sz="0" w:space="0" w:color="auto"/>
        <w:right w:val="none" w:sz="0" w:space="0" w:color="auto"/>
      </w:divBdr>
    </w:div>
    <w:div w:id="1059598670">
      <w:marLeft w:val="0"/>
      <w:marRight w:val="0"/>
      <w:marTop w:val="0"/>
      <w:marBottom w:val="0"/>
      <w:divBdr>
        <w:top w:val="none" w:sz="0" w:space="0" w:color="auto"/>
        <w:left w:val="none" w:sz="0" w:space="0" w:color="auto"/>
        <w:bottom w:val="none" w:sz="0" w:space="0" w:color="auto"/>
        <w:right w:val="none" w:sz="0" w:space="0" w:color="auto"/>
      </w:divBdr>
    </w:div>
    <w:div w:id="1059674091">
      <w:marLeft w:val="0"/>
      <w:marRight w:val="0"/>
      <w:marTop w:val="0"/>
      <w:marBottom w:val="0"/>
      <w:divBdr>
        <w:top w:val="none" w:sz="0" w:space="0" w:color="auto"/>
        <w:left w:val="none" w:sz="0" w:space="0" w:color="auto"/>
        <w:bottom w:val="none" w:sz="0" w:space="0" w:color="auto"/>
        <w:right w:val="none" w:sz="0" w:space="0" w:color="auto"/>
      </w:divBdr>
    </w:div>
    <w:div w:id="1059982977">
      <w:marLeft w:val="0"/>
      <w:marRight w:val="0"/>
      <w:marTop w:val="0"/>
      <w:marBottom w:val="0"/>
      <w:divBdr>
        <w:top w:val="none" w:sz="0" w:space="0" w:color="auto"/>
        <w:left w:val="none" w:sz="0" w:space="0" w:color="auto"/>
        <w:bottom w:val="none" w:sz="0" w:space="0" w:color="auto"/>
        <w:right w:val="none" w:sz="0" w:space="0" w:color="auto"/>
      </w:divBdr>
    </w:div>
    <w:div w:id="1060059909">
      <w:marLeft w:val="0"/>
      <w:marRight w:val="0"/>
      <w:marTop w:val="0"/>
      <w:marBottom w:val="0"/>
      <w:divBdr>
        <w:top w:val="none" w:sz="0" w:space="0" w:color="auto"/>
        <w:left w:val="none" w:sz="0" w:space="0" w:color="auto"/>
        <w:bottom w:val="none" w:sz="0" w:space="0" w:color="auto"/>
        <w:right w:val="none" w:sz="0" w:space="0" w:color="auto"/>
      </w:divBdr>
    </w:div>
    <w:div w:id="1060176420">
      <w:marLeft w:val="0"/>
      <w:marRight w:val="0"/>
      <w:marTop w:val="0"/>
      <w:marBottom w:val="0"/>
      <w:divBdr>
        <w:top w:val="none" w:sz="0" w:space="0" w:color="auto"/>
        <w:left w:val="none" w:sz="0" w:space="0" w:color="auto"/>
        <w:bottom w:val="none" w:sz="0" w:space="0" w:color="auto"/>
        <w:right w:val="none" w:sz="0" w:space="0" w:color="auto"/>
      </w:divBdr>
    </w:div>
    <w:div w:id="1060177784">
      <w:marLeft w:val="0"/>
      <w:marRight w:val="0"/>
      <w:marTop w:val="0"/>
      <w:marBottom w:val="0"/>
      <w:divBdr>
        <w:top w:val="none" w:sz="0" w:space="0" w:color="auto"/>
        <w:left w:val="none" w:sz="0" w:space="0" w:color="auto"/>
        <w:bottom w:val="none" w:sz="0" w:space="0" w:color="auto"/>
        <w:right w:val="none" w:sz="0" w:space="0" w:color="auto"/>
      </w:divBdr>
    </w:div>
    <w:div w:id="1060330427">
      <w:marLeft w:val="0"/>
      <w:marRight w:val="0"/>
      <w:marTop w:val="0"/>
      <w:marBottom w:val="0"/>
      <w:divBdr>
        <w:top w:val="none" w:sz="0" w:space="0" w:color="auto"/>
        <w:left w:val="none" w:sz="0" w:space="0" w:color="auto"/>
        <w:bottom w:val="none" w:sz="0" w:space="0" w:color="auto"/>
        <w:right w:val="none" w:sz="0" w:space="0" w:color="auto"/>
      </w:divBdr>
    </w:div>
    <w:div w:id="1060590519">
      <w:marLeft w:val="0"/>
      <w:marRight w:val="0"/>
      <w:marTop w:val="0"/>
      <w:marBottom w:val="0"/>
      <w:divBdr>
        <w:top w:val="none" w:sz="0" w:space="0" w:color="auto"/>
        <w:left w:val="none" w:sz="0" w:space="0" w:color="auto"/>
        <w:bottom w:val="none" w:sz="0" w:space="0" w:color="auto"/>
        <w:right w:val="none" w:sz="0" w:space="0" w:color="auto"/>
      </w:divBdr>
    </w:div>
    <w:div w:id="1060597997">
      <w:marLeft w:val="0"/>
      <w:marRight w:val="0"/>
      <w:marTop w:val="0"/>
      <w:marBottom w:val="0"/>
      <w:divBdr>
        <w:top w:val="none" w:sz="0" w:space="0" w:color="auto"/>
        <w:left w:val="none" w:sz="0" w:space="0" w:color="auto"/>
        <w:bottom w:val="none" w:sz="0" w:space="0" w:color="auto"/>
        <w:right w:val="none" w:sz="0" w:space="0" w:color="auto"/>
      </w:divBdr>
    </w:div>
    <w:div w:id="1060598098">
      <w:marLeft w:val="0"/>
      <w:marRight w:val="0"/>
      <w:marTop w:val="0"/>
      <w:marBottom w:val="0"/>
      <w:divBdr>
        <w:top w:val="none" w:sz="0" w:space="0" w:color="auto"/>
        <w:left w:val="none" w:sz="0" w:space="0" w:color="auto"/>
        <w:bottom w:val="none" w:sz="0" w:space="0" w:color="auto"/>
        <w:right w:val="none" w:sz="0" w:space="0" w:color="auto"/>
      </w:divBdr>
    </w:div>
    <w:div w:id="1060712652">
      <w:marLeft w:val="0"/>
      <w:marRight w:val="0"/>
      <w:marTop w:val="0"/>
      <w:marBottom w:val="0"/>
      <w:divBdr>
        <w:top w:val="none" w:sz="0" w:space="0" w:color="auto"/>
        <w:left w:val="none" w:sz="0" w:space="0" w:color="auto"/>
        <w:bottom w:val="none" w:sz="0" w:space="0" w:color="auto"/>
        <w:right w:val="none" w:sz="0" w:space="0" w:color="auto"/>
      </w:divBdr>
    </w:div>
    <w:div w:id="1060713209">
      <w:marLeft w:val="0"/>
      <w:marRight w:val="0"/>
      <w:marTop w:val="0"/>
      <w:marBottom w:val="0"/>
      <w:divBdr>
        <w:top w:val="none" w:sz="0" w:space="0" w:color="auto"/>
        <w:left w:val="none" w:sz="0" w:space="0" w:color="auto"/>
        <w:bottom w:val="none" w:sz="0" w:space="0" w:color="auto"/>
        <w:right w:val="none" w:sz="0" w:space="0" w:color="auto"/>
      </w:divBdr>
    </w:div>
    <w:div w:id="1060789158">
      <w:marLeft w:val="0"/>
      <w:marRight w:val="0"/>
      <w:marTop w:val="0"/>
      <w:marBottom w:val="0"/>
      <w:divBdr>
        <w:top w:val="none" w:sz="0" w:space="0" w:color="auto"/>
        <w:left w:val="none" w:sz="0" w:space="0" w:color="auto"/>
        <w:bottom w:val="none" w:sz="0" w:space="0" w:color="auto"/>
        <w:right w:val="none" w:sz="0" w:space="0" w:color="auto"/>
      </w:divBdr>
    </w:div>
    <w:div w:id="1060863930">
      <w:marLeft w:val="0"/>
      <w:marRight w:val="0"/>
      <w:marTop w:val="0"/>
      <w:marBottom w:val="0"/>
      <w:divBdr>
        <w:top w:val="none" w:sz="0" w:space="0" w:color="auto"/>
        <w:left w:val="none" w:sz="0" w:space="0" w:color="auto"/>
        <w:bottom w:val="none" w:sz="0" w:space="0" w:color="auto"/>
        <w:right w:val="none" w:sz="0" w:space="0" w:color="auto"/>
      </w:divBdr>
    </w:div>
    <w:div w:id="1061094014">
      <w:marLeft w:val="0"/>
      <w:marRight w:val="0"/>
      <w:marTop w:val="0"/>
      <w:marBottom w:val="0"/>
      <w:divBdr>
        <w:top w:val="none" w:sz="0" w:space="0" w:color="auto"/>
        <w:left w:val="none" w:sz="0" w:space="0" w:color="auto"/>
        <w:bottom w:val="none" w:sz="0" w:space="0" w:color="auto"/>
        <w:right w:val="none" w:sz="0" w:space="0" w:color="auto"/>
      </w:divBdr>
    </w:div>
    <w:div w:id="1061099857">
      <w:marLeft w:val="0"/>
      <w:marRight w:val="0"/>
      <w:marTop w:val="0"/>
      <w:marBottom w:val="0"/>
      <w:divBdr>
        <w:top w:val="none" w:sz="0" w:space="0" w:color="auto"/>
        <w:left w:val="none" w:sz="0" w:space="0" w:color="auto"/>
        <w:bottom w:val="none" w:sz="0" w:space="0" w:color="auto"/>
        <w:right w:val="none" w:sz="0" w:space="0" w:color="auto"/>
      </w:divBdr>
    </w:div>
    <w:div w:id="1061101697">
      <w:marLeft w:val="0"/>
      <w:marRight w:val="0"/>
      <w:marTop w:val="0"/>
      <w:marBottom w:val="0"/>
      <w:divBdr>
        <w:top w:val="none" w:sz="0" w:space="0" w:color="auto"/>
        <w:left w:val="none" w:sz="0" w:space="0" w:color="auto"/>
        <w:bottom w:val="none" w:sz="0" w:space="0" w:color="auto"/>
        <w:right w:val="none" w:sz="0" w:space="0" w:color="auto"/>
      </w:divBdr>
    </w:div>
    <w:div w:id="1061170555">
      <w:marLeft w:val="0"/>
      <w:marRight w:val="0"/>
      <w:marTop w:val="0"/>
      <w:marBottom w:val="0"/>
      <w:divBdr>
        <w:top w:val="none" w:sz="0" w:space="0" w:color="auto"/>
        <w:left w:val="none" w:sz="0" w:space="0" w:color="auto"/>
        <w:bottom w:val="none" w:sz="0" w:space="0" w:color="auto"/>
        <w:right w:val="none" w:sz="0" w:space="0" w:color="auto"/>
      </w:divBdr>
    </w:div>
    <w:div w:id="1061171272">
      <w:marLeft w:val="0"/>
      <w:marRight w:val="0"/>
      <w:marTop w:val="0"/>
      <w:marBottom w:val="0"/>
      <w:divBdr>
        <w:top w:val="none" w:sz="0" w:space="0" w:color="auto"/>
        <w:left w:val="none" w:sz="0" w:space="0" w:color="auto"/>
        <w:bottom w:val="none" w:sz="0" w:space="0" w:color="auto"/>
        <w:right w:val="none" w:sz="0" w:space="0" w:color="auto"/>
      </w:divBdr>
    </w:div>
    <w:div w:id="1061178212">
      <w:bodyDiv w:val="1"/>
      <w:marLeft w:val="0"/>
      <w:marRight w:val="0"/>
      <w:marTop w:val="0"/>
      <w:marBottom w:val="0"/>
      <w:divBdr>
        <w:top w:val="none" w:sz="0" w:space="0" w:color="auto"/>
        <w:left w:val="none" w:sz="0" w:space="0" w:color="auto"/>
        <w:bottom w:val="none" w:sz="0" w:space="0" w:color="auto"/>
        <w:right w:val="none" w:sz="0" w:space="0" w:color="auto"/>
      </w:divBdr>
    </w:div>
    <w:div w:id="1061245455">
      <w:marLeft w:val="0"/>
      <w:marRight w:val="0"/>
      <w:marTop w:val="0"/>
      <w:marBottom w:val="0"/>
      <w:divBdr>
        <w:top w:val="none" w:sz="0" w:space="0" w:color="auto"/>
        <w:left w:val="none" w:sz="0" w:space="0" w:color="auto"/>
        <w:bottom w:val="none" w:sz="0" w:space="0" w:color="auto"/>
        <w:right w:val="none" w:sz="0" w:space="0" w:color="auto"/>
      </w:divBdr>
    </w:div>
    <w:div w:id="1061249915">
      <w:marLeft w:val="0"/>
      <w:marRight w:val="0"/>
      <w:marTop w:val="0"/>
      <w:marBottom w:val="0"/>
      <w:divBdr>
        <w:top w:val="none" w:sz="0" w:space="0" w:color="auto"/>
        <w:left w:val="none" w:sz="0" w:space="0" w:color="auto"/>
        <w:bottom w:val="none" w:sz="0" w:space="0" w:color="auto"/>
        <w:right w:val="none" w:sz="0" w:space="0" w:color="auto"/>
      </w:divBdr>
    </w:div>
    <w:div w:id="1061488783">
      <w:marLeft w:val="0"/>
      <w:marRight w:val="0"/>
      <w:marTop w:val="0"/>
      <w:marBottom w:val="0"/>
      <w:divBdr>
        <w:top w:val="none" w:sz="0" w:space="0" w:color="auto"/>
        <w:left w:val="none" w:sz="0" w:space="0" w:color="auto"/>
        <w:bottom w:val="none" w:sz="0" w:space="0" w:color="auto"/>
        <w:right w:val="none" w:sz="0" w:space="0" w:color="auto"/>
      </w:divBdr>
    </w:div>
    <w:div w:id="1061555996">
      <w:marLeft w:val="0"/>
      <w:marRight w:val="0"/>
      <w:marTop w:val="0"/>
      <w:marBottom w:val="0"/>
      <w:divBdr>
        <w:top w:val="none" w:sz="0" w:space="0" w:color="auto"/>
        <w:left w:val="none" w:sz="0" w:space="0" w:color="auto"/>
        <w:bottom w:val="none" w:sz="0" w:space="0" w:color="auto"/>
        <w:right w:val="none" w:sz="0" w:space="0" w:color="auto"/>
      </w:divBdr>
    </w:div>
    <w:div w:id="1061559880">
      <w:marLeft w:val="0"/>
      <w:marRight w:val="0"/>
      <w:marTop w:val="0"/>
      <w:marBottom w:val="0"/>
      <w:divBdr>
        <w:top w:val="none" w:sz="0" w:space="0" w:color="auto"/>
        <w:left w:val="none" w:sz="0" w:space="0" w:color="auto"/>
        <w:bottom w:val="none" w:sz="0" w:space="0" w:color="auto"/>
        <w:right w:val="none" w:sz="0" w:space="0" w:color="auto"/>
      </w:divBdr>
    </w:div>
    <w:div w:id="1061636340">
      <w:marLeft w:val="0"/>
      <w:marRight w:val="0"/>
      <w:marTop w:val="0"/>
      <w:marBottom w:val="0"/>
      <w:divBdr>
        <w:top w:val="none" w:sz="0" w:space="0" w:color="auto"/>
        <w:left w:val="none" w:sz="0" w:space="0" w:color="auto"/>
        <w:bottom w:val="none" w:sz="0" w:space="0" w:color="auto"/>
        <w:right w:val="none" w:sz="0" w:space="0" w:color="auto"/>
      </w:divBdr>
    </w:div>
    <w:div w:id="1061710139">
      <w:marLeft w:val="0"/>
      <w:marRight w:val="0"/>
      <w:marTop w:val="0"/>
      <w:marBottom w:val="0"/>
      <w:divBdr>
        <w:top w:val="none" w:sz="0" w:space="0" w:color="auto"/>
        <w:left w:val="none" w:sz="0" w:space="0" w:color="auto"/>
        <w:bottom w:val="none" w:sz="0" w:space="0" w:color="auto"/>
        <w:right w:val="none" w:sz="0" w:space="0" w:color="auto"/>
      </w:divBdr>
    </w:div>
    <w:div w:id="1061710904">
      <w:marLeft w:val="0"/>
      <w:marRight w:val="0"/>
      <w:marTop w:val="0"/>
      <w:marBottom w:val="0"/>
      <w:divBdr>
        <w:top w:val="none" w:sz="0" w:space="0" w:color="auto"/>
        <w:left w:val="none" w:sz="0" w:space="0" w:color="auto"/>
        <w:bottom w:val="none" w:sz="0" w:space="0" w:color="auto"/>
        <w:right w:val="none" w:sz="0" w:space="0" w:color="auto"/>
      </w:divBdr>
    </w:div>
    <w:div w:id="1061713904">
      <w:marLeft w:val="0"/>
      <w:marRight w:val="0"/>
      <w:marTop w:val="0"/>
      <w:marBottom w:val="0"/>
      <w:divBdr>
        <w:top w:val="none" w:sz="0" w:space="0" w:color="auto"/>
        <w:left w:val="none" w:sz="0" w:space="0" w:color="auto"/>
        <w:bottom w:val="none" w:sz="0" w:space="0" w:color="auto"/>
        <w:right w:val="none" w:sz="0" w:space="0" w:color="auto"/>
      </w:divBdr>
    </w:div>
    <w:div w:id="1061757838">
      <w:marLeft w:val="0"/>
      <w:marRight w:val="0"/>
      <w:marTop w:val="0"/>
      <w:marBottom w:val="0"/>
      <w:divBdr>
        <w:top w:val="none" w:sz="0" w:space="0" w:color="auto"/>
        <w:left w:val="none" w:sz="0" w:space="0" w:color="auto"/>
        <w:bottom w:val="none" w:sz="0" w:space="0" w:color="auto"/>
        <w:right w:val="none" w:sz="0" w:space="0" w:color="auto"/>
      </w:divBdr>
    </w:div>
    <w:div w:id="1061827130">
      <w:marLeft w:val="0"/>
      <w:marRight w:val="0"/>
      <w:marTop w:val="0"/>
      <w:marBottom w:val="0"/>
      <w:divBdr>
        <w:top w:val="none" w:sz="0" w:space="0" w:color="auto"/>
        <w:left w:val="none" w:sz="0" w:space="0" w:color="auto"/>
        <w:bottom w:val="none" w:sz="0" w:space="0" w:color="auto"/>
        <w:right w:val="none" w:sz="0" w:space="0" w:color="auto"/>
      </w:divBdr>
    </w:div>
    <w:div w:id="1061828318">
      <w:marLeft w:val="0"/>
      <w:marRight w:val="0"/>
      <w:marTop w:val="0"/>
      <w:marBottom w:val="0"/>
      <w:divBdr>
        <w:top w:val="none" w:sz="0" w:space="0" w:color="auto"/>
        <w:left w:val="none" w:sz="0" w:space="0" w:color="auto"/>
        <w:bottom w:val="none" w:sz="0" w:space="0" w:color="auto"/>
        <w:right w:val="none" w:sz="0" w:space="0" w:color="auto"/>
      </w:divBdr>
    </w:div>
    <w:div w:id="1061829104">
      <w:marLeft w:val="0"/>
      <w:marRight w:val="0"/>
      <w:marTop w:val="0"/>
      <w:marBottom w:val="0"/>
      <w:divBdr>
        <w:top w:val="none" w:sz="0" w:space="0" w:color="auto"/>
        <w:left w:val="none" w:sz="0" w:space="0" w:color="auto"/>
        <w:bottom w:val="none" w:sz="0" w:space="0" w:color="auto"/>
        <w:right w:val="none" w:sz="0" w:space="0" w:color="auto"/>
      </w:divBdr>
    </w:div>
    <w:div w:id="1061832799">
      <w:marLeft w:val="0"/>
      <w:marRight w:val="0"/>
      <w:marTop w:val="0"/>
      <w:marBottom w:val="0"/>
      <w:divBdr>
        <w:top w:val="none" w:sz="0" w:space="0" w:color="auto"/>
        <w:left w:val="none" w:sz="0" w:space="0" w:color="auto"/>
        <w:bottom w:val="none" w:sz="0" w:space="0" w:color="auto"/>
        <w:right w:val="none" w:sz="0" w:space="0" w:color="auto"/>
      </w:divBdr>
    </w:div>
    <w:div w:id="1061833878">
      <w:marLeft w:val="0"/>
      <w:marRight w:val="0"/>
      <w:marTop w:val="0"/>
      <w:marBottom w:val="0"/>
      <w:divBdr>
        <w:top w:val="none" w:sz="0" w:space="0" w:color="auto"/>
        <w:left w:val="none" w:sz="0" w:space="0" w:color="auto"/>
        <w:bottom w:val="none" w:sz="0" w:space="0" w:color="auto"/>
        <w:right w:val="none" w:sz="0" w:space="0" w:color="auto"/>
      </w:divBdr>
    </w:div>
    <w:div w:id="1062025804">
      <w:marLeft w:val="0"/>
      <w:marRight w:val="0"/>
      <w:marTop w:val="0"/>
      <w:marBottom w:val="0"/>
      <w:divBdr>
        <w:top w:val="none" w:sz="0" w:space="0" w:color="auto"/>
        <w:left w:val="none" w:sz="0" w:space="0" w:color="auto"/>
        <w:bottom w:val="none" w:sz="0" w:space="0" w:color="auto"/>
        <w:right w:val="none" w:sz="0" w:space="0" w:color="auto"/>
      </w:divBdr>
    </w:div>
    <w:div w:id="1062026242">
      <w:marLeft w:val="0"/>
      <w:marRight w:val="0"/>
      <w:marTop w:val="0"/>
      <w:marBottom w:val="0"/>
      <w:divBdr>
        <w:top w:val="none" w:sz="0" w:space="0" w:color="auto"/>
        <w:left w:val="none" w:sz="0" w:space="0" w:color="auto"/>
        <w:bottom w:val="none" w:sz="0" w:space="0" w:color="auto"/>
        <w:right w:val="none" w:sz="0" w:space="0" w:color="auto"/>
      </w:divBdr>
    </w:div>
    <w:div w:id="1062093691">
      <w:marLeft w:val="0"/>
      <w:marRight w:val="0"/>
      <w:marTop w:val="0"/>
      <w:marBottom w:val="0"/>
      <w:divBdr>
        <w:top w:val="none" w:sz="0" w:space="0" w:color="auto"/>
        <w:left w:val="none" w:sz="0" w:space="0" w:color="auto"/>
        <w:bottom w:val="none" w:sz="0" w:space="0" w:color="auto"/>
        <w:right w:val="none" w:sz="0" w:space="0" w:color="auto"/>
      </w:divBdr>
    </w:div>
    <w:div w:id="1062094990">
      <w:marLeft w:val="0"/>
      <w:marRight w:val="0"/>
      <w:marTop w:val="0"/>
      <w:marBottom w:val="0"/>
      <w:divBdr>
        <w:top w:val="none" w:sz="0" w:space="0" w:color="auto"/>
        <w:left w:val="none" w:sz="0" w:space="0" w:color="auto"/>
        <w:bottom w:val="none" w:sz="0" w:space="0" w:color="auto"/>
        <w:right w:val="none" w:sz="0" w:space="0" w:color="auto"/>
      </w:divBdr>
    </w:div>
    <w:div w:id="1062168848">
      <w:marLeft w:val="0"/>
      <w:marRight w:val="0"/>
      <w:marTop w:val="0"/>
      <w:marBottom w:val="0"/>
      <w:divBdr>
        <w:top w:val="none" w:sz="0" w:space="0" w:color="auto"/>
        <w:left w:val="none" w:sz="0" w:space="0" w:color="auto"/>
        <w:bottom w:val="none" w:sz="0" w:space="0" w:color="auto"/>
        <w:right w:val="none" w:sz="0" w:space="0" w:color="auto"/>
      </w:divBdr>
    </w:div>
    <w:div w:id="1062171971">
      <w:marLeft w:val="0"/>
      <w:marRight w:val="0"/>
      <w:marTop w:val="0"/>
      <w:marBottom w:val="0"/>
      <w:divBdr>
        <w:top w:val="none" w:sz="0" w:space="0" w:color="auto"/>
        <w:left w:val="none" w:sz="0" w:space="0" w:color="auto"/>
        <w:bottom w:val="none" w:sz="0" w:space="0" w:color="auto"/>
        <w:right w:val="none" w:sz="0" w:space="0" w:color="auto"/>
      </w:divBdr>
    </w:div>
    <w:div w:id="1062366143">
      <w:marLeft w:val="0"/>
      <w:marRight w:val="0"/>
      <w:marTop w:val="0"/>
      <w:marBottom w:val="0"/>
      <w:divBdr>
        <w:top w:val="none" w:sz="0" w:space="0" w:color="auto"/>
        <w:left w:val="none" w:sz="0" w:space="0" w:color="auto"/>
        <w:bottom w:val="none" w:sz="0" w:space="0" w:color="auto"/>
        <w:right w:val="none" w:sz="0" w:space="0" w:color="auto"/>
      </w:divBdr>
    </w:div>
    <w:div w:id="1062367335">
      <w:marLeft w:val="0"/>
      <w:marRight w:val="0"/>
      <w:marTop w:val="0"/>
      <w:marBottom w:val="0"/>
      <w:divBdr>
        <w:top w:val="none" w:sz="0" w:space="0" w:color="auto"/>
        <w:left w:val="none" w:sz="0" w:space="0" w:color="auto"/>
        <w:bottom w:val="none" w:sz="0" w:space="0" w:color="auto"/>
        <w:right w:val="none" w:sz="0" w:space="0" w:color="auto"/>
      </w:divBdr>
    </w:div>
    <w:div w:id="1062410050">
      <w:marLeft w:val="0"/>
      <w:marRight w:val="0"/>
      <w:marTop w:val="0"/>
      <w:marBottom w:val="0"/>
      <w:divBdr>
        <w:top w:val="none" w:sz="0" w:space="0" w:color="auto"/>
        <w:left w:val="none" w:sz="0" w:space="0" w:color="auto"/>
        <w:bottom w:val="none" w:sz="0" w:space="0" w:color="auto"/>
        <w:right w:val="none" w:sz="0" w:space="0" w:color="auto"/>
      </w:divBdr>
    </w:div>
    <w:div w:id="1062481306">
      <w:marLeft w:val="0"/>
      <w:marRight w:val="0"/>
      <w:marTop w:val="0"/>
      <w:marBottom w:val="0"/>
      <w:divBdr>
        <w:top w:val="none" w:sz="0" w:space="0" w:color="auto"/>
        <w:left w:val="none" w:sz="0" w:space="0" w:color="auto"/>
        <w:bottom w:val="none" w:sz="0" w:space="0" w:color="auto"/>
        <w:right w:val="none" w:sz="0" w:space="0" w:color="auto"/>
      </w:divBdr>
    </w:div>
    <w:div w:id="1062555699">
      <w:marLeft w:val="0"/>
      <w:marRight w:val="0"/>
      <w:marTop w:val="0"/>
      <w:marBottom w:val="0"/>
      <w:divBdr>
        <w:top w:val="none" w:sz="0" w:space="0" w:color="auto"/>
        <w:left w:val="none" w:sz="0" w:space="0" w:color="auto"/>
        <w:bottom w:val="none" w:sz="0" w:space="0" w:color="auto"/>
        <w:right w:val="none" w:sz="0" w:space="0" w:color="auto"/>
      </w:divBdr>
    </w:div>
    <w:div w:id="1062562104">
      <w:marLeft w:val="0"/>
      <w:marRight w:val="0"/>
      <w:marTop w:val="0"/>
      <w:marBottom w:val="0"/>
      <w:divBdr>
        <w:top w:val="none" w:sz="0" w:space="0" w:color="auto"/>
        <w:left w:val="none" w:sz="0" w:space="0" w:color="auto"/>
        <w:bottom w:val="none" w:sz="0" w:space="0" w:color="auto"/>
        <w:right w:val="none" w:sz="0" w:space="0" w:color="auto"/>
      </w:divBdr>
    </w:div>
    <w:div w:id="1062755982">
      <w:marLeft w:val="0"/>
      <w:marRight w:val="0"/>
      <w:marTop w:val="0"/>
      <w:marBottom w:val="0"/>
      <w:divBdr>
        <w:top w:val="none" w:sz="0" w:space="0" w:color="auto"/>
        <w:left w:val="none" w:sz="0" w:space="0" w:color="auto"/>
        <w:bottom w:val="none" w:sz="0" w:space="0" w:color="auto"/>
        <w:right w:val="none" w:sz="0" w:space="0" w:color="auto"/>
      </w:divBdr>
    </w:div>
    <w:div w:id="1062799498">
      <w:marLeft w:val="0"/>
      <w:marRight w:val="0"/>
      <w:marTop w:val="0"/>
      <w:marBottom w:val="0"/>
      <w:divBdr>
        <w:top w:val="none" w:sz="0" w:space="0" w:color="auto"/>
        <w:left w:val="none" w:sz="0" w:space="0" w:color="auto"/>
        <w:bottom w:val="none" w:sz="0" w:space="0" w:color="auto"/>
        <w:right w:val="none" w:sz="0" w:space="0" w:color="auto"/>
      </w:divBdr>
    </w:div>
    <w:div w:id="1062828154">
      <w:marLeft w:val="0"/>
      <w:marRight w:val="0"/>
      <w:marTop w:val="0"/>
      <w:marBottom w:val="0"/>
      <w:divBdr>
        <w:top w:val="none" w:sz="0" w:space="0" w:color="auto"/>
        <w:left w:val="none" w:sz="0" w:space="0" w:color="auto"/>
        <w:bottom w:val="none" w:sz="0" w:space="0" w:color="auto"/>
        <w:right w:val="none" w:sz="0" w:space="0" w:color="auto"/>
      </w:divBdr>
    </w:div>
    <w:div w:id="1062828877">
      <w:marLeft w:val="0"/>
      <w:marRight w:val="0"/>
      <w:marTop w:val="0"/>
      <w:marBottom w:val="0"/>
      <w:divBdr>
        <w:top w:val="none" w:sz="0" w:space="0" w:color="auto"/>
        <w:left w:val="none" w:sz="0" w:space="0" w:color="auto"/>
        <w:bottom w:val="none" w:sz="0" w:space="0" w:color="auto"/>
        <w:right w:val="none" w:sz="0" w:space="0" w:color="auto"/>
      </w:divBdr>
    </w:div>
    <w:div w:id="1062871705">
      <w:marLeft w:val="0"/>
      <w:marRight w:val="0"/>
      <w:marTop w:val="0"/>
      <w:marBottom w:val="0"/>
      <w:divBdr>
        <w:top w:val="none" w:sz="0" w:space="0" w:color="auto"/>
        <w:left w:val="none" w:sz="0" w:space="0" w:color="auto"/>
        <w:bottom w:val="none" w:sz="0" w:space="0" w:color="auto"/>
        <w:right w:val="none" w:sz="0" w:space="0" w:color="auto"/>
      </w:divBdr>
    </w:div>
    <w:div w:id="1063139907">
      <w:marLeft w:val="0"/>
      <w:marRight w:val="0"/>
      <w:marTop w:val="0"/>
      <w:marBottom w:val="0"/>
      <w:divBdr>
        <w:top w:val="none" w:sz="0" w:space="0" w:color="auto"/>
        <w:left w:val="none" w:sz="0" w:space="0" w:color="auto"/>
        <w:bottom w:val="none" w:sz="0" w:space="0" w:color="auto"/>
        <w:right w:val="none" w:sz="0" w:space="0" w:color="auto"/>
      </w:divBdr>
    </w:div>
    <w:div w:id="1063328745">
      <w:marLeft w:val="0"/>
      <w:marRight w:val="0"/>
      <w:marTop w:val="0"/>
      <w:marBottom w:val="0"/>
      <w:divBdr>
        <w:top w:val="none" w:sz="0" w:space="0" w:color="auto"/>
        <w:left w:val="none" w:sz="0" w:space="0" w:color="auto"/>
        <w:bottom w:val="none" w:sz="0" w:space="0" w:color="auto"/>
        <w:right w:val="none" w:sz="0" w:space="0" w:color="auto"/>
      </w:divBdr>
    </w:div>
    <w:div w:id="1063331706">
      <w:marLeft w:val="0"/>
      <w:marRight w:val="0"/>
      <w:marTop w:val="0"/>
      <w:marBottom w:val="0"/>
      <w:divBdr>
        <w:top w:val="none" w:sz="0" w:space="0" w:color="auto"/>
        <w:left w:val="none" w:sz="0" w:space="0" w:color="auto"/>
        <w:bottom w:val="none" w:sz="0" w:space="0" w:color="auto"/>
        <w:right w:val="none" w:sz="0" w:space="0" w:color="auto"/>
      </w:divBdr>
    </w:div>
    <w:div w:id="1063410190">
      <w:marLeft w:val="0"/>
      <w:marRight w:val="0"/>
      <w:marTop w:val="0"/>
      <w:marBottom w:val="0"/>
      <w:divBdr>
        <w:top w:val="none" w:sz="0" w:space="0" w:color="auto"/>
        <w:left w:val="none" w:sz="0" w:space="0" w:color="auto"/>
        <w:bottom w:val="none" w:sz="0" w:space="0" w:color="auto"/>
        <w:right w:val="none" w:sz="0" w:space="0" w:color="auto"/>
      </w:divBdr>
    </w:div>
    <w:div w:id="1063454944">
      <w:marLeft w:val="0"/>
      <w:marRight w:val="0"/>
      <w:marTop w:val="0"/>
      <w:marBottom w:val="0"/>
      <w:divBdr>
        <w:top w:val="none" w:sz="0" w:space="0" w:color="auto"/>
        <w:left w:val="none" w:sz="0" w:space="0" w:color="auto"/>
        <w:bottom w:val="none" w:sz="0" w:space="0" w:color="auto"/>
        <w:right w:val="none" w:sz="0" w:space="0" w:color="auto"/>
      </w:divBdr>
    </w:div>
    <w:div w:id="1063524780">
      <w:marLeft w:val="0"/>
      <w:marRight w:val="0"/>
      <w:marTop w:val="0"/>
      <w:marBottom w:val="0"/>
      <w:divBdr>
        <w:top w:val="none" w:sz="0" w:space="0" w:color="auto"/>
        <w:left w:val="none" w:sz="0" w:space="0" w:color="auto"/>
        <w:bottom w:val="none" w:sz="0" w:space="0" w:color="auto"/>
        <w:right w:val="none" w:sz="0" w:space="0" w:color="auto"/>
      </w:divBdr>
    </w:div>
    <w:div w:id="1063530980">
      <w:marLeft w:val="0"/>
      <w:marRight w:val="0"/>
      <w:marTop w:val="0"/>
      <w:marBottom w:val="0"/>
      <w:divBdr>
        <w:top w:val="none" w:sz="0" w:space="0" w:color="auto"/>
        <w:left w:val="none" w:sz="0" w:space="0" w:color="auto"/>
        <w:bottom w:val="none" w:sz="0" w:space="0" w:color="auto"/>
        <w:right w:val="none" w:sz="0" w:space="0" w:color="auto"/>
      </w:divBdr>
    </w:div>
    <w:div w:id="1063602813">
      <w:marLeft w:val="0"/>
      <w:marRight w:val="0"/>
      <w:marTop w:val="0"/>
      <w:marBottom w:val="0"/>
      <w:divBdr>
        <w:top w:val="none" w:sz="0" w:space="0" w:color="auto"/>
        <w:left w:val="none" w:sz="0" w:space="0" w:color="auto"/>
        <w:bottom w:val="none" w:sz="0" w:space="0" w:color="auto"/>
        <w:right w:val="none" w:sz="0" w:space="0" w:color="auto"/>
      </w:divBdr>
    </w:div>
    <w:div w:id="1063672403">
      <w:marLeft w:val="0"/>
      <w:marRight w:val="0"/>
      <w:marTop w:val="0"/>
      <w:marBottom w:val="0"/>
      <w:divBdr>
        <w:top w:val="none" w:sz="0" w:space="0" w:color="auto"/>
        <w:left w:val="none" w:sz="0" w:space="0" w:color="auto"/>
        <w:bottom w:val="none" w:sz="0" w:space="0" w:color="auto"/>
        <w:right w:val="none" w:sz="0" w:space="0" w:color="auto"/>
      </w:divBdr>
    </w:div>
    <w:div w:id="1063679014">
      <w:marLeft w:val="0"/>
      <w:marRight w:val="0"/>
      <w:marTop w:val="0"/>
      <w:marBottom w:val="0"/>
      <w:divBdr>
        <w:top w:val="none" w:sz="0" w:space="0" w:color="auto"/>
        <w:left w:val="none" w:sz="0" w:space="0" w:color="auto"/>
        <w:bottom w:val="none" w:sz="0" w:space="0" w:color="auto"/>
        <w:right w:val="none" w:sz="0" w:space="0" w:color="auto"/>
      </w:divBdr>
    </w:div>
    <w:div w:id="1063715389">
      <w:bodyDiv w:val="1"/>
      <w:marLeft w:val="0"/>
      <w:marRight w:val="0"/>
      <w:marTop w:val="0"/>
      <w:marBottom w:val="0"/>
      <w:divBdr>
        <w:top w:val="none" w:sz="0" w:space="0" w:color="auto"/>
        <w:left w:val="none" w:sz="0" w:space="0" w:color="auto"/>
        <w:bottom w:val="none" w:sz="0" w:space="0" w:color="auto"/>
        <w:right w:val="none" w:sz="0" w:space="0" w:color="auto"/>
      </w:divBdr>
      <w:divsChild>
        <w:div w:id="769856566">
          <w:marLeft w:val="0"/>
          <w:marRight w:val="0"/>
          <w:marTop w:val="0"/>
          <w:marBottom w:val="0"/>
          <w:divBdr>
            <w:top w:val="none" w:sz="0" w:space="0" w:color="auto"/>
            <w:left w:val="none" w:sz="0" w:space="0" w:color="auto"/>
            <w:bottom w:val="none" w:sz="0" w:space="0" w:color="auto"/>
            <w:right w:val="none" w:sz="0" w:space="0" w:color="auto"/>
          </w:divBdr>
        </w:div>
        <w:div w:id="845482910">
          <w:marLeft w:val="0"/>
          <w:marRight w:val="0"/>
          <w:marTop w:val="0"/>
          <w:marBottom w:val="0"/>
          <w:divBdr>
            <w:top w:val="none" w:sz="0" w:space="0" w:color="auto"/>
            <w:left w:val="none" w:sz="0" w:space="0" w:color="auto"/>
            <w:bottom w:val="none" w:sz="0" w:space="0" w:color="auto"/>
            <w:right w:val="none" w:sz="0" w:space="0" w:color="auto"/>
          </w:divBdr>
        </w:div>
        <w:div w:id="1103837805">
          <w:marLeft w:val="0"/>
          <w:marRight w:val="0"/>
          <w:marTop w:val="0"/>
          <w:marBottom w:val="0"/>
          <w:divBdr>
            <w:top w:val="none" w:sz="0" w:space="0" w:color="auto"/>
            <w:left w:val="none" w:sz="0" w:space="0" w:color="auto"/>
            <w:bottom w:val="none" w:sz="0" w:space="0" w:color="auto"/>
            <w:right w:val="none" w:sz="0" w:space="0" w:color="auto"/>
          </w:divBdr>
        </w:div>
        <w:div w:id="1601375519">
          <w:marLeft w:val="0"/>
          <w:marRight w:val="0"/>
          <w:marTop w:val="0"/>
          <w:marBottom w:val="0"/>
          <w:divBdr>
            <w:top w:val="none" w:sz="0" w:space="0" w:color="auto"/>
            <w:left w:val="none" w:sz="0" w:space="0" w:color="auto"/>
            <w:bottom w:val="none" w:sz="0" w:space="0" w:color="auto"/>
            <w:right w:val="none" w:sz="0" w:space="0" w:color="auto"/>
          </w:divBdr>
        </w:div>
        <w:div w:id="1190027504">
          <w:marLeft w:val="0"/>
          <w:marRight w:val="0"/>
          <w:marTop w:val="0"/>
          <w:marBottom w:val="0"/>
          <w:divBdr>
            <w:top w:val="none" w:sz="0" w:space="0" w:color="auto"/>
            <w:left w:val="none" w:sz="0" w:space="0" w:color="auto"/>
            <w:bottom w:val="none" w:sz="0" w:space="0" w:color="auto"/>
            <w:right w:val="none" w:sz="0" w:space="0" w:color="auto"/>
          </w:divBdr>
        </w:div>
        <w:div w:id="69886175">
          <w:marLeft w:val="0"/>
          <w:marRight w:val="0"/>
          <w:marTop w:val="0"/>
          <w:marBottom w:val="0"/>
          <w:divBdr>
            <w:top w:val="none" w:sz="0" w:space="0" w:color="auto"/>
            <w:left w:val="none" w:sz="0" w:space="0" w:color="auto"/>
            <w:bottom w:val="none" w:sz="0" w:space="0" w:color="auto"/>
            <w:right w:val="none" w:sz="0" w:space="0" w:color="auto"/>
          </w:divBdr>
        </w:div>
        <w:div w:id="2068451426">
          <w:marLeft w:val="0"/>
          <w:marRight w:val="0"/>
          <w:marTop w:val="0"/>
          <w:marBottom w:val="0"/>
          <w:divBdr>
            <w:top w:val="none" w:sz="0" w:space="0" w:color="auto"/>
            <w:left w:val="none" w:sz="0" w:space="0" w:color="auto"/>
            <w:bottom w:val="none" w:sz="0" w:space="0" w:color="auto"/>
            <w:right w:val="none" w:sz="0" w:space="0" w:color="auto"/>
          </w:divBdr>
        </w:div>
        <w:div w:id="323825786">
          <w:marLeft w:val="0"/>
          <w:marRight w:val="0"/>
          <w:marTop w:val="0"/>
          <w:marBottom w:val="0"/>
          <w:divBdr>
            <w:top w:val="none" w:sz="0" w:space="0" w:color="auto"/>
            <w:left w:val="none" w:sz="0" w:space="0" w:color="auto"/>
            <w:bottom w:val="none" w:sz="0" w:space="0" w:color="auto"/>
            <w:right w:val="none" w:sz="0" w:space="0" w:color="auto"/>
          </w:divBdr>
        </w:div>
        <w:div w:id="528374835">
          <w:marLeft w:val="0"/>
          <w:marRight w:val="0"/>
          <w:marTop w:val="0"/>
          <w:marBottom w:val="0"/>
          <w:divBdr>
            <w:top w:val="none" w:sz="0" w:space="0" w:color="auto"/>
            <w:left w:val="none" w:sz="0" w:space="0" w:color="auto"/>
            <w:bottom w:val="none" w:sz="0" w:space="0" w:color="auto"/>
            <w:right w:val="none" w:sz="0" w:space="0" w:color="auto"/>
          </w:divBdr>
        </w:div>
        <w:div w:id="472914009">
          <w:marLeft w:val="0"/>
          <w:marRight w:val="0"/>
          <w:marTop w:val="0"/>
          <w:marBottom w:val="0"/>
          <w:divBdr>
            <w:top w:val="none" w:sz="0" w:space="0" w:color="auto"/>
            <w:left w:val="none" w:sz="0" w:space="0" w:color="auto"/>
            <w:bottom w:val="none" w:sz="0" w:space="0" w:color="auto"/>
            <w:right w:val="none" w:sz="0" w:space="0" w:color="auto"/>
          </w:divBdr>
        </w:div>
        <w:div w:id="615917084">
          <w:marLeft w:val="0"/>
          <w:marRight w:val="0"/>
          <w:marTop w:val="0"/>
          <w:marBottom w:val="0"/>
          <w:divBdr>
            <w:top w:val="none" w:sz="0" w:space="0" w:color="auto"/>
            <w:left w:val="none" w:sz="0" w:space="0" w:color="auto"/>
            <w:bottom w:val="none" w:sz="0" w:space="0" w:color="auto"/>
            <w:right w:val="none" w:sz="0" w:space="0" w:color="auto"/>
          </w:divBdr>
        </w:div>
        <w:div w:id="1880630053">
          <w:marLeft w:val="0"/>
          <w:marRight w:val="0"/>
          <w:marTop w:val="0"/>
          <w:marBottom w:val="0"/>
          <w:divBdr>
            <w:top w:val="none" w:sz="0" w:space="0" w:color="auto"/>
            <w:left w:val="none" w:sz="0" w:space="0" w:color="auto"/>
            <w:bottom w:val="none" w:sz="0" w:space="0" w:color="auto"/>
            <w:right w:val="none" w:sz="0" w:space="0" w:color="auto"/>
          </w:divBdr>
        </w:div>
        <w:div w:id="105776647">
          <w:marLeft w:val="0"/>
          <w:marRight w:val="0"/>
          <w:marTop w:val="0"/>
          <w:marBottom w:val="0"/>
          <w:divBdr>
            <w:top w:val="none" w:sz="0" w:space="0" w:color="auto"/>
            <w:left w:val="none" w:sz="0" w:space="0" w:color="auto"/>
            <w:bottom w:val="none" w:sz="0" w:space="0" w:color="auto"/>
            <w:right w:val="none" w:sz="0" w:space="0" w:color="auto"/>
          </w:divBdr>
        </w:div>
        <w:div w:id="1408770700">
          <w:marLeft w:val="0"/>
          <w:marRight w:val="0"/>
          <w:marTop w:val="0"/>
          <w:marBottom w:val="0"/>
          <w:divBdr>
            <w:top w:val="none" w:sz="0" w:space="0" w:color="auto"/>
            <w:left w:val="none" w:sz="0" w:space="0" w:color="auto"/>
            <w:bottom w:val="none" w:sz="0" w:space="0" w:color="auto"/>
            <w:right w:val="none" w:sz="0" w:space="0" w:color="auto"/>
          </w:divBdr>
        </w:div>
        <w:div w:id="1255241770">
          <w:marLeft w:val="0"/>
          <w:marRight w:val="0"/>
          <w:marTop w:val="0"/>
          <w:marBottom w:val="0"/>
          <w:divBdr>
            <w:top w:val="none" w:sz="0" w:space="0" w:color="auto"/>
            <w:left w:val="none" w:sz="0" w:space="0" w:color="auto"/>
            <w:bottom w:val="none" w:sz="0" w:space="0" w:color="auto"/>
            <w:right w:val="none" w:sz="0" w:space="0" w:color="auto"/>
          </w:divBdr>
        </w:div>
        <w:div w:id="1710377737">
          <w:marLeft w:val="0"/>
          <w:marRight w:val="0"/>
          <w:marTop w:val="0"/>
          <w:marBottom w:val="0"/>
          <w:divBdr>
            <w:top w:val="none" w:sz="0" w:space="0" w:color="auto"/>
            <w:left w:val="none" w:sz="0" w:space="0" w:color="auto"/>
            <w:bottom w:val="none" w:sz="0" w:space="0" w:color="auto"/>
            <w:right w:val="none" w:sz="0" w:space="0" w:color="auto"/>
          </w:divBdr>
        </w:div>
        <w:div w:id="1377197016">
          <w:marLeft w:val="0"/>
          <w:marRight w:val="0"/>
          <w:marTop w:val="0"/>
          <w:marBottom w:val="0"/>
          <w:divBdr>
            <w:top w:val="none" w:sz="0" w:space="0" w:color="auto"/>
            <w:left w:val="none" w:sz="0" w:space="0" w:color="auto"/>
            <w:bottom w:val="none" w:sz="0" w:space="0" w:color="auto"/>
            <w:right w:val="none" w:sz="0" w:space="0" w:color="auto"/>
          </w:divBdr>
        </w:div>
        <w:div w:id="317924117">
          <w:marLeft w:val="0"/>
          <w:marRight w:val="0"/>
          <w:marTop w:val="0"/>
          <w:marBottom w:val="0"/>
          <w:divBdr>
            <w:top w:val="none" w:sz="0" w:space="0" w:color="auto"/>
            <w:left w:val="none" w:sz="0" w:space="0" w:color="auto"/>
            <w:bottom w:val="none" w:sz="0" w:space="0" w:color="auto"/>
            <w:right w:val="none" w:sz="0" w:space="0" w:color="auto"/>
          </w:divBdr>
        </w:div>
        <w:div w:id="2044860538">
          <w:marLeft w:val="0"/>
          <w:marRight w:val="0"/>
          <w:marTop w:val="0"/>
          <w:marBottom w:val="0"/>
          <w:divBdr>
            <w:top w:val="none" w:sz="0" w:space="0" w:color="auto"/>
            <w:left w:val="none" w:sz="0" w:space="0" w:color="auto"/>
            <w:bottom w:val="none" w:sz="0" w:space="0" w:color="auto"/>
            <w:right w:val="none" w:sz="0" w:space="0" w:color="auto"/>
          </w:divBdr>
        </w:div>
        <w:div w:id="2037121637">
          <w:marLeft w:val="0"/>
          <w:marRight w:val="0"/>
          <w:marTop w:val="0"/>
          <w:marBottom w:val="0"/>
          <w:divBdr>
            <w:top w:val="none" w:sz="0" w:space="0" w:color="auto"/>
            <w:left w:val="none" w:sz="0" w:space="0" w:color="auto"/>
            <w:bottom w:val="none" w:sz="0" w:space="0" w:color="auto"/>
            <w:right w:val="none" w:sz="0" w:space="0" w:color="auto"/>
          </w:divBdr>
        </w:div>
        <w:div w:id="310722341">
          <w:marLeft w:val="0"/>
          <w:marRight w:val="0"/>
          <w:marTop w:val="0"/>
          <w:marBottom w:val="0"/>
          <w:divBdr>
            <w:top w:val="none" w:sz="0" w:space="0" w:color="auto"/>
            <w:left w:val="none" w:sz="0" w:space="0" w:color="auto"/>
            <w:bottom w:val="none" w:sz="0" w:space="0" w:color="auto"/>
            <w:right w:val="none" w:sz="0" w:space="0" w:color="auto"/>
          </w:divBdr>
        </w:div>
        <w:div w:id="1368216487">
          <w:marLeft w:val="0"/>
          <w:marRight w:val="0"/>
          <w:marTop w:val="0"/>
          <w:marBottom w:val="0"/>
          <w:divBdr>
            <w:top w:val="none" w:sz="0" w:space="0" w:color="auto"/>
            <w:left w:val="none" w:sz="0" w:space="0" w:color="auto"/>
            <w:bottom w:val="none" w:sz="0" w:space="0" w:color="auto"/>
            <w:right w:val="none" w:sz="0" w:space="0" w:color="auto"/>
          </w:divBdr>
        </w:div>
        <w:div w:id="418063337">
          <w:marLeft w:val="0"/>
          <w:marRight w:val="0"/>
          <w:marTop w:val="0"/>
          <w:marBottom w:val="0"/>
          <w:divBdr>
            <w:top w:val="none" w:sz="0" w:space="0" w:color="auto"/>
            <w:left w:val="none" w:sz="0" w:space="0" w:color="auto"/>
            <w:bottom w:val="none" w:sz="0" w:space="0" w:color="auto"/>
            <w:right w:val="none" w:sz="0" w:space="0" w:color="auto"/>
          </w:divBdr>
        </w:div>
      </w:divsChild>
    </w:div>
    <w:div w:id="1063721874">
      <w:marLeft w:val="0"/>
      <w:marRight w:val="0"/>
      <w:marTop w:val="0"/>
      <w:marBottom w:val="0"/>
      <w:divBdr>
        <w:top w:val="none" w:sz="0" w:space="0" w:color="auto"/>
        <w:left w:val="none" w:sz="0" w:space="0" w:color="auto"/>
        <w:bottom w:val="none" w:sz="0" w:space="0" w:color="auto"/>
        <w:right w:val="none" w:sz="0" w:space="0" w:color="auto"/>
      </w:divBdr>
    </w:div>
    <w:div w:id="1063795433">
      <w:marLeft w:val="0"/>
      <w:marRight w:val="0"/>
      <w:marTop w:val="0"/>
      <w:marBottom w:val="0"/>
      <w:divBdr>
        <w:top w:val="none" w:sz="0" w:space="0" w:color="auto"/>
        <w:left w:val="none" w:sz="0" w:space="0" w:color="auto"/>
        <w:bottom w:val="none" w:sz="0" w:space="0" w:color="auto"/>
        <w:right w:val="none" w:sz="0" w:space="0" w:color="auto"/>
      </w:divBdr>
    </w:div>
    <w:div w:id="1063942476">
      <w:marLeft w:val="0"/>
      <w:marRight w:val="0"/>
      <w:marTop w:val="0"/>
      <w:marBottom w:val="0"/>
      <w:divBdr>
        <w:top w:val="none" w:sz="0" w:space="0" w:color="auto"/>
        <w:left w:val="none" w:sz="0" w:space="0" w:color="auto"/>
        <w:bottom w:val="none" w:sz="0" w:space="0" w:color="auto"/>
        <w:right w:val="none" w:sz="0" w:space="0" w:color="auto"/>
      </w:divBdr>
    </w:div>
    <w:div w:id="1063987875">
      <w:marLeft w:val="0"/>
      <w:marRight w:val="0"/>
      <w:marTop w:val="0"/>
      <w:marBottom w:val="0"/>
      <w:divBdr>
        <w:top w:val="none" w:sz="0" w:space="0" w:color="auto"/>
        <w:left w:val="none" w:sz="0" w:space="0" w:color="auto"/>
        <w:bottom w:val="none" w:sz="0" w:space="0" w:color="auto"/>
        <w:right w:val="none" w:sz="0" w:space="0" w:color="auto"/>
      </w:divBdr>
    </w:div>
    <w:div w:id="1064178369">
      <w:marLeft w:val="0"/>
      <w:marRight w:val="0"/>
      <w:marTop w:val="0"/>
      <w:marBottom w:val="0"/>
      <w:divBdr>
        <w:top w:val="none" w:sz="0" w:space="0" w:color="auto"/>
        <w:left w:val="none" w:sz="0" w:space="0" w:color="auto"/>
        <w:bottom w:val="none" w:sz="0" w:space="0" w:color="auto"/>
        <w:right w:val="none" w:sz="0" w:space="0" w:color="auto"/>
      </w:divBdr>
    </w:div>
    <w:div w:id="1064180518">
      <w:marLeft w:val="0"/>
      <w:marRight w:val="0"/>
      <w:marTop w:val="0"/>
      <w:marBottom w:val="0"/>
      <w:divBdr>
        <w:top w:val="none" w:sz="0" w:space="0" w:color="auto"/>
        <w:left w:val="none" w:sz="0" w:space="0" w:color="auto"/>
        <w:bottom w:val="none" w:sz="0" w:space="0" w:color="auto"/>
        <w:right w:val="none" w:sz="0" w:space="0" w:color="auto"/>
      </w:divBdr>
    </w:div>
    <w:div w:id="1064181805">
      <w:marLeft w:val="0"/>
      <w:marRight w:val="0"/>
      <w:marTop w:val="0"/>
      <w:marBottom w:val="0"/>
      <w:divBdr>
        <w:top w:val="none" w:sz="0" w:space="0" w:color="auto"/>
        <w:left w:val="none" w:sz="0" w:space="0" w:color="auto"/>
        <w:bottom w:val="none" w:sz="0" w:space="0" w:color="auto"/>
        <w:right w:val="none" w:sz="0" w:space="0" w:color="auto"/>
      </w:divBdr>
    </w:div>
    <w:div w:id="1064254611">
      <w:marLeft w:val="0"/>
      <w:marRight w:val="0"/>
      <w:marTop w:val="0"/>
      <w:marBottom w:val="0"/>
      <w:divBdr>
        <w:top w:val="none" w:sz="0" w:space="0" w:color="auto"/>
        <w:left w:val="none" w:sz="0" w:space="0" w:color="auto"/>
        <w:bottom w:val="none" w:sz="0" w:space="0" w:color="auto"/>
        <w:right w:val="none" w:sz="0" w:space="0" w:color="auto"/>
      </w:divBdr>
    </w:div>
    <w:div w:id="1064256143">
      <w:marLeft w:val="0"/>
      <w:marRight w:val="0"/>
      <w:marTop w:val="0"/>
      <w:marBottom w:val="0"/>
      <w:divBdr>
        <w:top w:val="none" w:sz="0" w:space="0" w:color="auto"/>
        <w:left w:val="none" w:sz="0" w:space="0" w:color="auto"/>
        <w:bottom w:val="none" w:sz="0" w:space="0" w:color="auto"/>
        <w:right w:val="none" w:sz="0" w:space="0" w:color="auto"/>
      </w:divBdr>
    </w:div>
    <w:div w:id="1064371080">
      <w:marLeft w:val="0"/>
      <w:marRight w:val="0"/>
      <w:marTop w:val="0"/>
      <w:marBottom w:val="0"/>
      <w:divBdr>
        <w:top w:val="none" w:sz="0" w:space="0" w:color="auto"/>
        <w:left w:val="none" w:sz="0" w:space="0" w:color="auto"/>
        <w:bottom w:val="none" w:sz="0" w:space="0" w:color="auto"/>
        <w:right w:val="none" w:sz="0" w:space="0" w:color="auto"/>
      </w:divBdr>
    </w:div>
    <w:div w:id="1064379765">
      <w:marLeft w:val="0"/>
      <w:marRight w:val="0"/>
      <w:marTop w:val="0"/>
      <w:marBottom w:val="0"/>
      <w:divBdr>
        <w:top w:val="none" w:sz="0" w:space="0" w:color="auto"/>
        <w:left w:val="none" w:sz="0" w:space="0" w:color="auto"/>
        <w:bottom w:val="none" w:sz="0" w:space="0" w:color="auto"/>
        <w:right w:val="none" w:sz="0" w:space="0" w:color="auto"/>
      </w:divBdr>
    </w:div>
    <w:div w:id="1064454459">
      <w:marLeft w:val="0"/>
      <w:marRight w:val="0"/>
      <w:marTop w:val="0"/>
      <w:marBottom w:val="0"/>
      <w:divBdr>
        <w:top w:val="none" w:sz="0" w:space="0" w:color="auto"/>
        <w:left w:val="none" w:sz="0" w:space="0" w:color="auto"/>
        <w:bottom w:val="none" w:sz="0" w:space="0" w:color="auto"/>
        <w:right w:val="none" w:sz="0" w:space="0" w:color="auto"/>
      </w:divBdr>
    </w:div>
    <w:div w:id="1064598289">
      <w:marLeft w:val="0"/>
      <w:marRight w:val="0"/>
      <w:marTop w:val="0"/>
      <w:marBottom w:val="0"/>
      <w:divBdr>
        <w:top w:val="none" w:sz="0" w:space="0" w:color="auto"/>
        <w:left w:val="none" w:sz="0" w:space="0" w:color="auto"/>
        <w:bottom w:val="none" w:sz="0" w:space="0" w:color="auto"/>
        <w:right w:val="none" w:sz="0" w:space="0" w:color="auto"/>
      </w:divBdr>
    </w:div>
    <w:div w:id="1064721365">
      <w:marLeft w:val="0"/>
      <w:marRight w:val="0"/>
      <w:marTop w:val="0"/>
      <w:marBottom w:val="0"/>
      <w:divBdr>
        <w:top w:val="none" w:sz="0" w:space="0" w:color="auto"/>
        <w:left w:val="none" w:sz="0" w:space="0" w:color="auto"/>
        <w:bottom w:val="none" w:sz="0" w:space="0" w:color="auto"/>
        <w:right w:val="none" w:sz="0" w:space="0" w:color="auto"/>
      </w:divBdr>
    </w:div>
    <w:div w:id="1064792848">
      <w:marLeft w:val="0"/>
      <w:marRight w:val="0"/>
      <w:marTop w:val="0"/>
      <w:marBottom w:val="0"/>
      <w:divBdr>
        <w:top w:val="none" w:sz="0" w:space="0" w:color="auto"/>
        <w:left w:val="none" w:sz="0" w:space="0" w:color="auto"/>
        <w:bottom w:val="none" w:sz="0" w:space="0" w:color="auto"/>
        <w:right w:val="none" w:sz="0" w:space="0" w:color="auto"/>
      </w:divBdr>
    </w:div>
    <w:div w:id="1064991308">
      <w:marLeft w:val="0"/>
      <w:marRight w:val="0"/>
      <w:marTop w:val="0"/>
      <w:marBottom w:val="0"/>
      <w:divBdr>
        <w:top w:val="none" w:sz="0" w:space="0" w:color="auto"/>
        <w:left w:val="none" w:sz="0" w:space="0" w:color="auto"/>
        <w:bottom w:val="none" w:sz="0" w:space="0" w:color="auto"/>
        <w:right w:val="none" w:sz="0" w:space="0" w:color="auto"/>
      </w:divBdr>
    </w:div>
    <w:div w:id="1065028750">
      <w:marLeft w:val="0"/>
      <w:marRight w:val="0"/>
      <w:marTop w:val="0"/>
      <w:marBottom w:val="0"/>
      <w:divBdr>
        <w:top w:val="none" w:sz="0" w:space="0" w:color="auto"/>
        <w:left w:val="none" w:sz="0" w:space="0" w:color="auto"/>
        <w:bottom w:val="none" w:sz="0" w:space="0" w:color="auto"/>
        <w:right w:val="none" w:sz="0" w:space="0" w:color="auto"/>
      </w:divBdr>
    </w:div>
    <w:div w:id="1065032844">
      <w:marLeft w:val="0"/>
      <w:marRight w:val="0"/>
      <w:marTop w:val="0"/>
      <w:marBottom w:val="0"/>
      <w:divBdr>
        <w:top w:val="none" w:sz="0" w:space="0" w:color="auto"/>
        <w:left w:val="none" w:sz="0" w:space="0" w:color="auto"/>
        <w:bottom w:val="none" w:sz="0" w:space="0" w:color="auto"/>
        <w:right w:val="none" w:sz="0" w:space="0" w:color="auto"/>
      </w:divBdr>
    </w:div>
    <w:div w:id="1065104454">
      <w:marLeft w:val="0"/>
      <w:marRight w:val="0"/>
      <w:marTop w:val="0"/>
      <w:marBottom w:val="0"/>
      <w:divBdr>
        <w:top w:val="none" w:sz="0" w:space="0" w:color="auto"/>
        <w:left w:val="none" w:sz="0" w:space="0" w:color="auto"/>
        <w:bottom w:val="none" w:sz="0" w:space="0" w:color="auto"/>
        <w:right w:val="none" w:sz="0" w:space="0" w:color="auto"/>
      </w:divBdr>
    </w:div>
    <w:div w:id="1065107621">
      <w:marLeft w:val="0"/>
      <w:marRight w:val="0"/>
      <w:marTop w:val="0"/>
      <w:marBottom w:val="0"/>
      <w:divBdr>
        <w:top w:val="none" w:sz="0" w:space="0" w:color="auto"/>
        <w:left w:val="none" w:sz="0" w:space="0" w:color="auto"/>
        <w:bottom w:val="none" w:sz="0" w:space="0" w:color="auto"/>
        <w:right w:val="none" w:sz="0" w:space="0" w:color="auto"/>
      </w:divBdr>
    </w:div>
    <w:div w:id="1065110515">
      <w:marLeft w:val="0"/>
      <w:marRight w:val="0"/>
      <w:marTop w:val="0"/>
      <w:marBottom w:val="0"/>
      <w:divBdr>
        <w:top w:val="none" w:sz="0" w:space="0" w:color="auto"/>
        <w:left w:val="none" w:sz="0" w:space="0" w:color="auto"/>
        <w:bottom w:val="none" w:sz="0" w:space="0" w:color="auto"/>
        <w:right w:val="none" w:sz="0" w:space="0" w:color="auto"/>
      </w:divBdr>
    </w:div>
    <w:div w:id="1065299260">
      <w:marLeft w:val="0"/>
      <w:marRight w:val="0"/>
      <w:marTop w:val="0"/>
      <w:marBottom w:val="0"/>
      <w:divBdr>
        <w:top w:val="none" w:sz="0" w:space="0" w:color="auto"/>
        <w:left w:val="none" w:sz="0" w:space="0" w:color="auto"/>
        <w:bottom w:val="none" w:sz="0" w:space="0" w:color="auto"/>
        <w:right w:val="none" w:sz="0" w:space="0" w:color="auto"/>
      </w:divBdr>
    </w:div>
    <w:div w:id="1065421555">
      <w:marLeft w:val="0"/>
      <w:marRight w:val="0"/>
      <w:marTop w:val="0"/>
      <w:marBottom w:val="0"/>
      <w:divBdr>
        <w:top w:val="none" w:sz="0" w:space="0" w:color="auto"/>
        <w:left w:val="none" w:sz="0" w:space="0" w:color="auto"/>
        <w:bottom w:val="none" w:sz="0" w:space="0" w:color="auto"/>
        <w:right w:val="none" w:sz="0" w:space="0" w:color="auto"/>
      </w:divBdr>
    </w:div>
    <w:div w:id="1065495064">
      <w:marLeft w:val="0"/>
      <w:marRight w:val="0"/>
      <w:marTop w:val="0"/>
      <w:marBottom w:val="0"/>
      <w:divBdr>
        <w:top w:val="none" w:sz="0" w:space="0" w:color="auto"/>
        <w:left w:val="none" w:sz="0" w:space="0" w:color="auto"/>
        <w:bottom w:val="none" w:sz="0" w:space="0" w:color="auto"/>
        <w:right w:val="none" w:sz="0" w:space="0" w:color="auto"/>
      </w:divBdr>
    </w:div>
    <w:div w:id="1065563745">
      <w:marLeft w:val="0"/>
      <w:marRight w:val="0"/>
      <w:marTop w:val="0"/>
      <w:marBottom w:val="0"/>
      <w:divBdr>
        <w:top w:val="none" w:sz="0" w:space="0" w:color="auto"/>
        <w:left w:val="none" w:sz="0" w:space="0" w:color="auto"/>
        <w:bottom w:val="none" w:sz="0" w:space="0" w:color="auto"/>
        <w:right w:val="none" w:sz="0" w:space="0" w:color="auto"/>
      </w:divBdr>
    </w:div>
    <w:div w:id="1065568335">
      <w:marLeft w:val="0"/>
      <w:marRight w:val="0"/>
      <w:marTop w:val="0"/>
      <w:marBottom w:val="0"/>
      <w:divBdr>
        <w:top w:val="none" w:sz="0" w:space="0" w:color="auto"/>
        <w:left w:val="none" w:sz="0" w:space="0" w:color="auto"/>
        <w:bottom w:val="none" w:sz="0" w:space="0" w:color="auto"/>
        <w:right w:val="none" w:sz="0" w:space="0" w:color="auto"/>
      </w:divBdr>
    </w:div>
    <w:div w:id="1065638396">
      <w:marLeft w:val="0"/>
      <w:marRight w:val="0"/>
      <w:marTop w:val="0"/>
      <w:marBottom w:val="0"/>
      <w:divBdr>
        <w:top w:val="none" w:sz="0" w:space="0" w:color="auto"/>
        <w:left w:val="none" w:sz="0" w:space="0" w:color="auto"/>
        <w:bottom w:val="none" w:sz="0" w:space="0" w:color="auto"/>
        <w:right w:val="none" w:sz="0" w:space="0" w:color="auto"/>
      </w:divBdr>
    </w:div>
    <w:div w:id="1065640382">
      <w:marLeft w:val="0"/>
      <w:marRight w:val="0"/>
      <w:marTop w:val="0"/>
      <w:marBottom w:val="0"/>
      <w:divBdr>
        <w:top w:val="none" w:sz="0" w:space="0" w:color="auto"/>
        <w:left w:val="none" w:sz="0" w:space="0" w:color="auto"/>
        <w:bottom w:val="none" w:sz="0" w:space="0" w:color="auto"/>
        <w:right w:val="none" w:sz="0" w:space="0" w:color="auto"/>
      </w:divBdr>
    </w:div>
    <w:div w:id="1065760178">
      <w:marLeft w:val="0"/>
      <w:marRight w:val="0"/>
      <w:marTop w:val="0"/>
      <w:marBottom w:val="0"/>
      <w:divBdr>
        <w:top w:val="none" w:sz="0" w:space="0" w:color="auto"/>
        <w:left w:val="none" w:sz="0" w:space="0" w:color="auto"/>
        <w:bottom w:val="none" w:sz="0" w:space="0" w:color="auto"/>
        <w:right w:val="none" w:sz="0" w:space="0" w:color="auto"/>
      </w:divBdr>
    </w:div>
    <w:div w:id="1065763828">
      <w:marLeft w:val="0"/>
      <w:marRight w:val="0"/>
      <w:marTop w:val="0"/>
      <w:marBottom w:val="0"/>
      <w:divBdr>
        <w:top w:val="none" w:sz="0" w:space="0" w:color="auto"/>
        <w:left w:val="none" w:sz="0" w:space="0" w:color="auto"/>
        <w:bottom w:val="none" w:sz="0" w:space="0" w:color="auto"/>
        <w:right w:val="none" w:sz="0" w:space="0" w:color="auto"/>
      </w:divBdr>
    </w:div>
    <w:div w:id="1065906845">
      <w:marLeft w:val="0"/>
      <w:marRight w:val="0"/>
      <w:marTop w:val="0"/>
      <w:marBottom w:val="0"/>
      <w:divBdr>
        <w:top w:val="none" w:sz="0" w:space="0" w:color="auto"/>
        <w:left w:val="none" w:sz="0" w:space="0" w:color="auto"/>
        <w:bottom w:val="none" w:sz="0" w:space="0" w:color="auto"/>
        <w:right w:val="none" w:sz="0" w:space="0" w:color="auto"/>
      </w:divBdr>
    </w:div>
    <w:div w:id="1065952448">
      <w:marLeft w:val="0"/>
      <w:marRight w:val="0"/>
      <w:marTop w:val="0"/>
      <w:marBottom w:val="0"/>
      <w:divBdr>
        <w:top w:val="none" w:sz="0" w:space="0" w:color="auto"/>
        <w:left w:val="none" w:sz="0" w:space="0" w:color="auto"/>
        <w:bottom w:val="none" w:sz="0" w:space="0" w:color="auto"/>
        <w:right w:val="none" w:sz="0" w:space="0" w:color="auto"/>
      </w:divBdr>
    </w:div>
    <w:div w:id="1065956692">
      <w:marLeft w:val="0"/>
      <w:marRight w:val="0"/>
      <w:marTop w:val="0"/>
      <w:marBottom w:val="0"/>
      <w:divBdr>
        <w:top w:val="none" w:sz="0" w:space="0" w:color="auto"/>
        <w:left w:val="none" w:sz="0" w:space="0" w:color="auto"/>
        <w:bottom w:val="none" w:sz="0" w:space="0" w:color="auto"/>
        <w:right w:val="none" w:sz="0" w:space="0" w:color="auto"/>
      </w:divBdr>
    </w:div>
    <w:div w:id="1066103653">
      <w:marLeft w:val="0"/>
      <w:marRight w:val="0"/>
      <w:marTop w:val="0"/>
      <w:marBottom w:val="0"/>
      <w:divBdr>
        <w:top w:val="none" w:sz="0" w:space="0" w:color="auto"/>
        <w:left w:val="none" w:sz="0" w:space="0" w:color="auto"/>
        <w:bottom w:val="none" w:sz="0" w:space="0" w:color="auto"/>
        <w:right w:val="none" w:sz="0" w:space="0" w:color="auto"/>
      </w:divBdr>
    </w:div>
    <w:div w:id="1066142907">
      <w:marLeft w:val="0"/>
      <w:marRight w:val="0"/>
      <w:marTop w:val="0"/>
      <w:marBottom w:val="0"/>
      <w:divBdr>
        <w:top w:val="none" w:sz="0" w:space="0" w:color="auto"/>
        <w:left w:val="none" w:sz="0" w:space="0" w:color="auto"/>
        <w:bottom w:val="none" w:sz="0" w:space="0" w:color="auto"/>
        <w:right w:val="none" w:sz="0" w:space="0" w:color="auto"/>
      </w:divBdr>
    </w:div>
    <w:div w:id="1066416416">
      <w:marLeft w:val="0"/>
      <w:marRight w:val="0"/>
      <w:marTop w:val="0"/>
      <w:marBottom w:val="0"/>
      <w:divBdr>
        <w:top w:val="none" w:sz="0" w:space="0" w:color="auto"/>
        <w:left w:val="none" w:sz="0" w:space="0" w:color="auto"/>
        <w:bottom w:val="none" w:sz="0" w:space="0" w:color="auto"/>
        <w:right w:val="none" w:sz="0" w:space="0" w:color="auto"/>
      </w:divBdr>
    </w:div>
    <w:div w:id="1066419398">
      <w:marLeft w:val="0"/>
      <w:marRight w:val="0"/>
      <w:marTop w:val="0"/>
      <w:marBottom w:val="0"/>
      <w:divBdr>
        <w:top w:val="none" w:sz="0" w:space="0" w:color="auto"/>
        <w:left w:val="none" w:sz="0" w:space="0" w:color="auto"/>
        <w:bottom w:val="none" w:sz="0" w:space="0" w:color="auto"/>
        <w:right w:val="none" w:sz="0" w:space="0" w:color="auto"/>
      </w:divBdr>
    </w:div>
    <w:div w:id="1066689811">
      <w:marLeft w:val="0"/>
      <w:marRight w:val="0"/>
      <w:marTop w:val="0"/>
      <w:marBottom w:val="0"/>
      <w:divBdr>
        <w:top w:val="none" w:sz="0" w:space="0" w:color="auto"/>
        <w:left w:val="none" w:sz="0" w:space="0" w:color="auto"/>
        <w:bottom w:val="none" w:sz="0" w:space="0" w:color="auto"/>
        <w:right w:val="none" w:sz="0" w:space="0" w:color="auto"/>
      </w:divBdr>
    </w:div>
    <w:div w:id="1066732052">
      <w:marLeft w:val="0"/>
      <w:marRight w:val="0"/>
      <w:marTop w:val="0"/>
      <w:marBottom w:val="0"/>
      <w:divBdr>
        <w:top w:val="none" w:sz="0" w:space="0" w:color="auto"/>
        <w:left w:val="none" w:sz="0" w:space="0" w:color="auto"/>
        <w:bottom w:val="none" w:sz="0" w:space="0" w:color="auto"/>
        <w:right w:val="none" w:sz="0" w:space="0" w:color="auto"/>
      </w:divBdr>
    </w:div>
    <w:div w:id="1066756606">
      <w:marLeft w:val="0"/>
      <w:marRight w:val="0"/>
      <w:marTop w:val="0"/>
      <w:marBottom w:val="0"/>
      <w:divBdr>
        <w:top w:val="none" w:sz="0" w:space="0" w:color="auto"/>
        <w:left w:val="none" w:sz="0" w:space="0" w:color="auto"/>
        <w:bottom w:val="none" w:sz="0" w:space="0" w:color="auto"/>
        <w:right w:val="none" w:sz="0" w:space="0" w:color="auto"/>
      </w:divBdr>
    </w:div>
    <w:div w:id="1066758142">
      <w:marLeft w:val="0"/>
      <w:marRight w:val="0"/>
      <w:marTop w:val="0"/>
      <w:marBottom w:val="0"/>
      <w:divBdr>
        <w:top w:val="none" w:sz="0" w:space="0" w:color="auto"/>
        <w:left w:val="none" w:sz="0" w:space="0" w:color="auto"/>
        <w:bottom w:val="none" w:sz="0" w:space="0" w:color="auto"/>
        <w:right w:val="none" w:sz="0" w:space="0" w:color="auto"/>
      </w:divBdr>
    </w:div>
    <w:div w:id="1066759752">
      <w:marLeft w:val="0"/>
      <w:marRight w:val="0"/>
      <w:marTop w:val="0"/>
      <w:marBottom w:val="0"/>
      <w:divBdr>
        <w:top w:val="none" w:sz="0" w:space="0" w:color="auto"/>
        <w:left w:val="none" w:sz="0" w:space="0" w:color="auto"/>
        <w:bottom w:val="none" w:sz="0" w:space="0" w:color="auto"/>
        <w:right w:val="none" w:sz="0" w:space="0" w:color="auto"/>
      </w:divBdr>
    </w:div>
    <w:div w:id="1066802474">
      <w:marLeft w:val="0"/>
      <w:marRight w:val="0"/>
      <w:marTop w:val="0"/>
      <w:marBottom w:val="0"/>
      <w:divBdr>
        <w:top w:val="none" w:sz="0" w:space="0" w:color="auto"/>
        <w:left w:val="none" w:sz="0" w:space="0" w:color="auto"/>
        <w:bottom w:val="none" w:sz="0" w:space="0" w:color="auto"/>
        <w:right w:val="none" w:sz="0" w:space="0" w:color="auto"/>
      </w:divBdr>
    </w:div>
    <w:div w:id="1066877432">
      <w:marLeft w:val="0"/>
      <w:marRight w:val="0"/>
      <w:marTop w:val="0"/>
      <w:marBottom w:val="0"/>
      <w:divBdr>
        <w:top w:val="none" w:sz="0" w:space="0" w:color="auto"/>
        <w:left w:val="none" w:sz="0" w:space="0" w:color="auto"/>
        <w:bottom w:val="none" w:sz="0" w:space="0" w:color="auto"/>
        <w:right w:val="none" w:sz="0" w:space="0" w:color="auto"/>
      </w:divBdr>
    </w:div>
    <w:div w:id="1066880175">
      <w:marLeft w:val="0"/>
      <w:marRight w:val="0"/>
      <w:marTop w:val="0"/>
      <w:marBottom w:val="0"/>
      <w:divBdr>
        <w:top w:val="none" w:sz="0" w:space="0" w:color="auto"/>
        <w:left w:val="none" w:sz="0" w:space="0" w:color="auto"/>
        <w:bottom w:val="none" w:sz="0" w:space="0" w:color="auto"/>
        <w:right w:val="none" w:sz="0" w:space="0" w:color="auto"/>
      </w:divBdr>
    </w:div>
    <w:div w:id="1066957798">
      <w:marLeft w:val="0"/>
      <w:marRight w:val="0"/>
      <w:marTop w:val="0"/>
      <w:marBottom w:val="0"/>
      <w:divBdr>
        <w:top w:val="none" w:sz="0" w:space="0" w:color="auto"/>
        <w:left w:val="none" w:sz="0" w:space="0" w:color="auto"/>
        <w:bottom w:val="none" w:sz="0" w:space="0" w:color="auto"/>
        <w:right w:val="none" w:sz="0" w:space="0" w:color="auto"/>
      </w:divBdr>
    </w:div>
    <w:div w:id="1066958422">
      <w:marLeft w:val="0"/>
      <w:marRight w:val="0"/>
      <w:marTop w:val="0"/>
      <w:marBottom w:val="0"/>
      <w:divBdr>
        <w:top w:val="none" w:sz="0" w:space="0" w:color="auto"/>
        <w:left w:val="none" w:sz="0" w:space="0" w:color="auto"/>
        <w:bottom w:val="none" w:sz="0" w:space="0" w:color="auto"/>
        <w:right w:val="none" w:sz="0" w:space="0" w:color="auto"/>
      </w:divBdr>
    </w:div>
    <w:div w:id="1066996278">
      <w:marLeft w:val="0"/>
      <w:marRight w:val="0"/>
      <w:marTop w:val="0"/>
      <w:marBottom w:val="0"/>
      <w:divBdr>
        <w:top w:val="none" w:sz="0" w:space="0" w:color="auto"/>
        <w:left w:val="none" w:sz="0" w:space="0" w:color="auto"/>
        <w:bottom w:val="none" w:sz="0" w:space="0" w:color="auto"/>
        <w:right w:val="none" w:sz="0" w:space="0" w:color="auto"/>
      </w:divBdr>
    </w:div>
    <w:div w:id="1067144422">
      <w:marLeft w:val="0"/>
      <w:marRight w:val="0"/>
      <w:marTop w:val="0"/>
      <w:marBottom w:val="0"/>
      <w:divBdr>
        <w:top w:val="none" w:sz="0" w:space="0" w:color="auto"/>
        <w:left w:val="none" w:sz="0" w:space="0" w:color="auto"/>
        <w:bottom w:val="none" w:sz="0" w:space="0" w:color="auto"/>
        <w:right w:val="none" w:sz="0" w:space="0" w:color="auto"/>
      </w:divBdr>
    </w:div>
    <w:div w:id="1067145834">
      <w:marLeft w:val="0"/>
      <w:marRight w:val="0"/>
      <w:marTop w:val="0"/>
      <w:marBottom w:val="0"/>
      <w:divBdr>
        <w:top w:val="none" w:sz="0" w:space="0" w:color="auto"/>
        <w:left w:val="none" w:sz="0" w:space="0" w:color="auto"/>
        <w:bottom w:val="none" w:sz="0" w:space="0" w:color="auto"/>
        <w:right w:val="none" w:sz="0" w:space="0" w:color="auto"/>
      </w:divBdr>
    </w:div>
    <w:div w:id="1067148022">
      <w:marLeft w:val="0"/>
      <w:marRight w:val="0"/>
      <w:marTop w:val="0"/>
      <w:marBottom w:val="0"/>
      <w:divBdr>
        <w:top w:val="none" w:sz="0" w:space="0" w:color="auto"/>
        <w:left w:val="none" w:sz="0" w:space="0" w:color="auto"/>
        <w:bottom w:val="none" w:sz="0" w:space="0" w:color="auto"/>
        <w:right w:val="none" w:sz="0" w:space="0" w:color="auto"/>
      </w:divBdr>
    </w:div>
    <w:div w:id="1067263873">
      <w:marLeft w:val="0"/>
      <w:marRight w:val="0"/>
      <w:marTop w:val="0"/>
      <w:marBottom w:val="0"/>
      <w:divBdr>
        <w:top w:val="none" w:sz="0" w:space="0" w:color="auto"/>
        <w:left w:val="none" w:sz="0" w:space="0" w:color="auto"/>
        <w:bottom w:val="none" w:sz="0" w:space="0" w:color="auto"/>
        <w:right w:val="none" w:sz="0" w:space="0" w:color="auto"/>
      </w:divBdr>
    </w:div>
    <w:div w:id="1067268433">
      <w:marLeft w:val="0"/>
      <w:marRight w:val="0"/>
      <w:marTop w:val="0"/>
      <w:marBottom w:val="0"/>
      <w:divBdr>
        <w:top w:val="none" w:sz="0" w:space="0" w:color="auto"/>
        <w:left w:val="none" w:sz="0" w:space="0" w:color="auto"/>
        <w:bottom w:val="none" w:sz="0" w:space="0" w:color="auto"/>
        <w:right w:val="none" w:sz="0" w:space="0" w:color="auto"/>
      </w:divBdr>
    </w:div>
    <w:div w:id="1067386311">
      <w:marLeft w:val="0"/>
      <w:marRight w:val="0"/>
      <w:marTop w:val="0"/>
      <w:marBottom w:val="0"/>
      <w:divBdr>
        <w:top w:val="none" w:sz="0" w:space="0" w:color="auto"/>
        <w:left w:val="none" w:sz="0" w:space="0" w:color="auto"/>
        <w:bottom w:val="none" w:sz="0" w:space="0" w:color="auto"/>
        <w:right w:val="none" w:sz="0" w:space="0" w:color="auto"/>
      </w:divBdr>
    </w:div>
    <w:div w:id="1067454253">
      <w:marLeft w:val="0"/>
      <w:marRight w:val="0"/>
      <w:marTop w:val="0"/>
      <w:marBottom w:val="0"/>
      <w:divBdr>
        <w:top w:val="none" w:sz="0" w:space="0" w:color="auto"/>
        <w:left w:val="none" w:sz="0" w:space="0" w:color="auto"/>
        <w:bottom w:val="none" w:sz="0" w:space="0" w:color="auto"/>
        <w:right w:val="none" w:sz="0" w:space="0" w:color="auto"/>
      </w:divBdr>
    </w:div>
    <w:div w:id="1067461218">
      <w:marLeft w:val="0"/>
      <w:marRight w:val="0"/>
      <w:marTop w:val="0"/>
      <w:marBottom w:val="0"/>
      <w:divBdr>
        <w:top w:val="none" w:sz="0" w:space="0" w:color="auto"/>
        <w:left w:val="none" w:sz="0" w:space="0" w:color="auto"/>
        <w:bottom w:val="none" w:sz="0" w:space="0" w:color="auto"/>
        <w:right w:val="none" w:sz="0" w:space="0" w:color="auto"/>
      </w:divBdr>
    </w:div>
    <w:div w:id="1067604579">
      <w:bodyDiv w:val="1"/>
      <w:marLeft w:val="0"/>
      <w:marRight w:val="0"/>
      <w:marTop w:val="0"/>
      <w:marBottom w:val="0"/>
      <w:divBdr>
        <w:top w:val="none" w:sz="0" w:space="0" w:color="auto"/>
        <w:left w:val="none" w:sz="0" w:space="0" w:color="auto"/>
        <w:bottom w:val="none" w:sz="0" w:space="0" w:color="auto"/>
        <w:right w:val="none" w:sz="0" w:space="0" w:color="auto"/>
      </w:divBdr>
    </w:div>
    <w:div w:id="1067651503">
      <w:marLeft w:val="0"/>
      <w:marRight w:val="0"/>
      <w:marTop w:val="0"/>
      <w:marBottom w:val="0"/>
      <w:divBdr>
        <w:top w:val="none" w:sz="0" w:space="0" w:color="auto"/>
        <w:left w:val="none" w:sz="0" w:space="0" w:color="auto"/>
        <w:bottom w:val="none" w:sz="0" w:space="0" w:color="auto"/>
        <w:right w:val="none" w:sz="0" w:space="0" w:color="auto"/>
      </w:divBdr>
    </w:div>
    <w:div w:id="1067800576">
      <w:marLeft w:val="0"/>
      <w:marRight w:val="0"/>
      <w:marTop w:val="0"/>
      <w:marBottom w:val="0"/>
      <w:divBdr>
        <w:top w:val="none" w:sz="0" w:space="0" w:color="auto"/>
        <w:left w:val="none" w:sz="0" w:space="0" w:color="auto"/>
        <w:bottom w:val="none" w:sz="0" w:space="0" w:color="auto"/>
        <w:right w:val="none" w:sz="0" w:space="0" w:color="auto"/>
      </w:divBdr>
    </w:div>
    <w:div w:id="1067924147">
      <w:marLeft w:val="0"/>
      <w:marRight w:val="0"/>
      <w:marTop w:val="0"/>
      <w:marBottom w:val="0"/>
      <w:divBdr>
        <w:top w:val="none" w:sz="0" w:space="0" w:color="auto"/>
        <w:left w:val="none" w:sz="0" w:space="0" w:color="auto"/>
        <w:bottom w:val="none" w:sz="0" w:space="0" w:color="auto"/>
        <w:right w:val="none" w:sz="0" w:space="0" w:color="auto"/>
      </w:divBdr>
    </w:div>
    <w:div w:id="1067992856">
      <w:marLeft w:val="0"/>
      <w:marRight w:val="0"/>
      <w:marTop w:val="0"/>
      <w:marBottom w:val="0"/>
      <w:divBdr>
        <w:top w:val="none" w:sz="0" w:space="0" w:color="auto"/>
        <w:left w:val="none" w:sz="0" w:space="0" w:color="auto"/>
        <w:bottom w:val="none" w:sz="0" w:space="0" w:color="auto"/>
        <w:right w:val="none" w:sz="0" w:space="0" w:color="auto"/>
      </w:divBdr>
    </w:div>
    <w:div w:id="1067996135">
      <w:marLeft w:val="0"/>
      <w:marRight w:val="0"/>
      <w:marTop w:val="0"/>
      <w:marBottom w:val="0"/>
      <w:divBdr>
        <w:top w:val="none" w:sz="0" w:space="0" w:color="auto"/>
        <w:left w:val="none" w:sz="0" w:space="0" w:color="auto"/>
        <w:bottom w:val="none" w:sz="0" w:space="0" w:color="auto"/>
        <w:right w:val="none" w:sz="0" w:space="0" w:color="auto"/>
      </w:divBdr>
    </w:div>
    <w:div w:id="1068067375">
      <w:marLeft w:val="0"/>
      <w:marRight w:val="0"/>
      <w:marTop w:val="0"/>
      <w:marBottom w:val="0"/>
      <w:divBdr>
        <w:top w:val="none" w:sz="0" w:space="0" w:color="auto"/>
        <w:left w:val="none" w:sz="0" w:space="0" w:color="auto"/>
        <w:bottom w:val="none" w:sz="0" w:space="0" w:color="auto"/>
        <w:right w:val="none" w:sz="0" w:space="0" w:color="auto"/>
      </w:divBdr>
    </w:div>
    <w:div w:id="1068072615">
      <w:marLeft w:val="0"/>
      <w:marRight w:val="0"/>
      <w:marTop w:val="0"/>
      <w:marBottom w:val="0"/>
      <w:divBdr>
        <w:top w:val="none" w:sz="0" w:space="0" w:color="auto"/>
        <w:left w:val="none" w:sz="0" w:space="0" w:color="auto"/>
        <w:bottom w:val="none" w:sz="0" w:space="0" w:color="auto"/>
        <w:right w:val="none" w:sz="0" w:space="0" w:color="auto"/>
      </w:divBdr>
    </w:div>
    <w:div w:id="1068310440">
      <w:marLeft w:val="0"/>
      <w:marRight w:val="0"/>
      <w:marTop w:val="0"/>
      <w:marBottom w:val="0"/>
      <w:divBdr>
        <w:top w:val="none" w:sz="0" w:space="0" w:color="auto"/>
        <w:left w:val="none" w:sz="0" w:space="0" w:color="auto"/>
        <w:bottom w:val="none" w:sz="0" w:space="0" w:color="auto"/>
        <w:right w:val="none" w:sz="0" w:space="0" w:color="auto"/>
      </w:divBdr>
    </w:div>
    <w:div w:id="1068571838">
      <w:marLeft w:val="0"/>
      <w:marRight w:val="0"/>
      <w:marTop w:val="0"/>
      <w:marBottom w:val="0"/>
      <w:divBdr>
        <w:top w:val="none" w:sz="0" w:space="0" w:color="auto"/>
        <w:left w:val="none" w:sz="0" w:space="0" w:color="auto"/>
        <w:bottom w:val="none" w:sz="0" w:space="0" w:color="auto"/>
        <w:right w:val="none" w:sz="0" w:space="0" w:color="auto"/>
      </w:divBdr>
    </w:div>
    <w:div w:id="1068573107">
      <w:marLeft w:val="0"/>
      <w:marRight w:val="0"/>
      <w:marTop w:val="0"/>
      <w:marBottom w:val="0"/>
      <w:divBdr>
        <w:top w:val="none" w:sz="0" w:space="0" w:color="auto"/>
        <w:left w:val="none" w:sz="0" w:space="0" w:color="auto"/>
        <w:bottom w:val="none" w:sz="0" w:space="0" w:color="auto"/>
        <w:right w:val="none" w:sz="0" w:space="0" w:color="auto"/>
      </w:divBdr>
    </w:div>
    <w:div w:id="1068573887">
      <w:marLeft w:val="0"/>
      <w:marRight w:val="0"/>
      <w:marTop w:val="0"/>
      <w:marBottom w:val="0"/>
      <w:divBdr>
        <w:top w:val="none" w:sz="0" w:space="0" w:color="auto"/>
        <w:left w:val="none" w:sz="0" w:space="0" w:color="auto"/>
        <w:bottom w:val="none" w:sz="0" w:space="0" w:color="auto"/>
        <w:right w:val="none" w:sz="0" w:space="0" w:color="auto"/>
      </w:divBdr>
    </w:div>
    <w:div w:id="1068579187">
      <w:marLeft w:val="0"/>
      <w:marRight w:val="0"/>
      <w:marTop w:val="0"/>
      <w:marBottom w:val="0"/>
      <w:divBdr>
        <w:top w:val="none" w:sz="0" w:space="0" w:color="auto"/>
        <w:left w:val="none" w:sz="0" w:space="0" w:color="auto"/>
        <w:bottom w:val="none" w:sz="0" w:space="0" w:color="auto"/>
        <w:right w:val="none" w:sz="0" w:space="0" w:color="auto"/>
      </w:divBdr>
    </w:div>
    <w:div w:id="1068648113">
      <w:marLeft w:val="0"/>
      <w:marRight w:val="0"/>
      <w:marTop w:val="0"/>
      <w:marBottom w:val="0"/>
      <w:divBdr>
        <w:top w:val="none" w:sz="0" w:space="0" w:color="auto"/>
        <w:left w:val="none" w:sz="0" w:space="0" w:color="auto"/>
        <w:bottom w:val="none" w:sz="0" w:space="0" w:color="auto"/>
        <w:right w:val="none" w:sz="0" w:space="0" w:color="auto"/>
      </w:divBdr>
    </w:div>
    <w:div w:id="1068725428">
      <w:marLeft w:val="0"/>
      <w:marRight w:val="0"/>
      <w:marTop w:val="0"/>
      <w:marBottom w:val="0"/>
      <w:divBdr>
        <w:top w:val="none" w:sz="0" w:space="0" w:color="auto"/>
        <w:left w:val="none" w:sz="0" w:space="0" w:color="auto"/>
        <w:bottom w:val="none" w:sz="0" w:space="0" w:color="auto"/>
        <w:right w:val="none" w:sz="0" w:space="0" w:color="auto"/>
      </w:divBdr>
    </w:div>
    <w:div w:id="1068726200">
      <w:marLeft w:val="0"/>
      <w:marRight w:val="0"/>
      <w:marTop w:val="0"/>
      <w:marBottom w:val="0"/>
      <w:divBdr>
        <w:top w:val="none" w:sz="0" w:space="0" w:color="auto"/>
        <w:left w:val="none" w:sz="0" w:space="0" w:color="auto"/>
        <w:bottom w:val="none" w:sz="0" w:space="0" w:color="auto"/>
        <w:right w:val="none" w:sz="0" w:space="0" w:color="auto"/>
      </w:divBdr>
    </w:div>
    <w:div w:id="1068772481">
      <w:marLeft w:val="0"/>
      <w:marRight w:val="0"/>
      <w:marTop w:val="0"/>
      <w:marBottom w:val="0"/>
      <w:divBdr>
        <w:top w:val="none" w:sz="0" w:space="0" w:color="auto"/>
        <w:left w:val="none" w:sz="0" w:space="0" w:color="auto"/>
        <w:bottom w:val="none" w:sz="0" w:space="0" w:color="auto"/>
        <w:right w:val="none" w:sz="0" w:space="0" w:color="auto"/>
      </w:divBdr>
    </w:div>
    <w:div w:id="1068922580">
      <w:marLeft w:val="0"/>
      <w:marRight w:val="0"/>
      <w:marTop w:val="0"/>
      <w:marBottom w:val="0"/>
      <w:divBdr>
        <w:top w:val="none" w:sz="0" w:space="0" w:color="auto"/>
        <w:left w:val="none" w:sz="0" w:space="0" w:color="auto"/>
        <w:bottom w:val="none" w:sz="0" w:space="0" w:color="auto"/>
        <w:right w:val="none" w:sz="0" w:space="0" w:color="auto"/>
      </w:divBdr>
    </w:div>
    <w:div w:id="1069155023">
      <w:marLeft w:val="0"/>
      <w:marRight w:val="0"/>
      <w:marTop w:val="0"/>
      <w:marBottom w:val="0"/>
      <w:divBdr>
        <w:top w:val="none" w:sz="0" w:space="0" w:color="auto"/>
        <w:left w:val="none" w:sz="0" w:space="0" w:color="auto"/>
        <w:bottom w:val="none" w:sz="0" w:space="0" w:color="auto"/>
        <w:right w:val="none" w:sz="0" w:space="0" w:color="auto"/>
      </w:divBdr>
    </w:div>
    <w:div w:id="1069157672">
      <w:marLeft w:val="0"/>
      <w:marRight w:val="0"/>
      <w:marTop w:val="0"/>
      <w:marBottom w:val="0"/>
      <w:divBdr>
        <w:top w:val="none" w:sz="0" w:space="0" w:color="auto"/>
        <w:left w:val="none" w:sz="0" w:space="0" w:color="auto"/>
        <w:bottom w:val="none" w:sz="0" w:space="0" w:color="auto"/>
        <w:right w:val="none" w:sz="0" w:space="0" w:color="auto"/>
      </w:divBdr>
    </w:div>
    <w:div w:id="1069226984">
      <w:marLeft w:val="0"/>
      <w:marRight w:val="0"/>
      <w:marTop w:val="0"/>
      <w:marBottom w:val="0"/>
      <w:divBdr>
        <w:top w:val="none" w:sz="0" w:space="0" w:color="auto"/>
        <w:left w:val="none" w:sz="0" w:space="0" w:color="auto"/>
        <w:bottom w:val="none" w:sz="0" w:space="0" w:color="auto"/>
        <w:right w:val="none" w:sz="0" w:space="0" w:color="auto"/>
      </w:divBdr>
    </w:div>
    <w:div w:id="1069306808">
      <w:marLeft w:val="0"/>
      <w:marRight w:val="0"/>
      <w:marTop w:val="0"/>
      <w:marBottom w:val="0"/>
      <w:divBdr>
        <w:top w:val="none" w:sz="0" w:space="0" w:color="auto"/>
        <w:left w:val="none" w:sz="0" w:space="0" w:color="auto"/>
        <w:bottom w:val="none" w:sz="0" w:space="0" w:color="auto"/>
        <w:right w:val="none" w:sz="0" w:space="0" w:color="auto"/>
      </w:divBdr>
    </w:div>
    <w:div w:id="1069309249">
      <w:bodyDiv w:val="1"/>
      <w:marLeft w:val="0"/>
      <w:marRight w:val="0"/>
      <w:marTop w:val="0"/>
      <w:marBottom w:val="0"/>
      <w:divBdr>
        <w:top w:val="none" w:sz="0" w:space="0" w:color="auto"/>
        <w:left w:val="none" w:sz="0" w:space="0" w:color="auto"/>
        <w:bottom w:val="none" w:sz="0" w:space="0" w:color="auto"/>
        <w:right w:val="none" w:sz="0" w:space="0" w:color="auto"/>
      </w:divBdr>
    </w:div>
    <w:div w:id="1069419231">
      <w:marLeft w:val="0"/>
      <w:marRight w:val="0"/>
      <w:marTop w:val="0"/>
      <w:marBottom w:val="0"/>
      <w:divBdr>
        <w:top w:val="none" w:sz="0" w:space="0" w:color="auto"/>
        <w:left w:val="none" w:sz="0" w:space="0" w:color="auto"/>
        <w:bottom w:val="none" w:sz="0" w:space="0" w:color="auto"/>
        <w:right w:val="none" w:sz="0" w:space="0" w:color="auto"/>
      </w:divBdr>
    </w:div>
    <w:div w:id="1069422215">
      <w:marLeft w:val="0"/>
      <w:marRight w:val="0"/>
      <w:marTop w:val="0"/>
      <w:marBottom w:val="0"/>
      <w:divBdr>
        <w:top w:val="none" w:sz="0" w:space="0" w:color="auto"/>
        <w:left w:val="none" w:sz="0" w:space="0" w:color="auto"/>
        <w:bottom w:val="none" w:sz="0" w:space="0" w:color="auto"/>
        <w:right w:val="none" w:sz="0" w:space="0" w:color="auto"/>
      </w:divBdr>
    </w:div>
    <w:div w:id="1069425083">
      <w:marLeft w:val="0"/>
      <w:marRight w:val="0"/>
      <w:marTop w:val="0"/>
      <w:marBottom w:val="0"/>
      <w:divBdr>
        <w:top w:val="none" w:sz="0" w:space="0" w:color="auto"/>
        <w:left w:val="none" w:sz="0" w:space="0" w:color="auto"/>
        <w:bottom w:val="none" w:sz="0" w:space="0" w:color="auto"/>
        <w:right w:val="none" w:sz="0" w:space="0" w:color="auto"/>
      </w:divBdr>
    </w:div>
    <w:div w:id="1069427492">
      <w:marLeft w:val="0"/>
      <w:marRight w:val="0"/>
      <w:marTop w:val="0"/>
      <w:marBottom w:val="0"/>
      <w:divBdr>
        <w:top w:val="none" w:sz="0" w:space="0" w:color="auto"/>
        <w:left w:val="none" w:sz="0" w:space="0" w:color="auto"/>
        <w:bottom w:val="none" w:sz="0" w:space="0" w:color="auto"/>
        <w:right w:val="none" w:sz="0" w:space="0" w:color="auto"/>
      </w:divBdr>
    </w:div>
    <w:div w:id="1069499227">
      <w:marLeft w:val="0"/>
      <w:marRight w:val="0"/>
      <w:marTop w:val="0"/>
      <w:marBottom w:val="0"/>
      <w:divBdr>
        <w:top w:val="none" w:sz="0" w:space="0" w:color="auto"/>
        <w:left w:val="none" w:sz="0" w:space="0" w:color="auto"/>
        <w:bottom w:val="none" w:sz="0" w:space="0" w:color="auto"/>
        <w:right w:val="none" w:sz="0" w:space="0" w:color="auto"/>
      </w:divBdr>
    </w:div>
    <w:div w:id="1069576432">
      <w:bodyDiv w:val="1"/>
      <w:marLeft w:val="0"/>
      <w:marRight w:val="0"/>
      <w:marTop w:val="0"/>
      <w:marBottom w:val="0"/>
      <w:divBdr>
        <w:top w:val="none" w:sz="0" w:space="0" w:color="auto"/>
        <w:left w:val="none" w:sz="0" w:space="0" w:color="auto"/>
        <w:bottom w:val="none" w:sz="0" w:space="0" w:color="auto"/>
        <w:right w:val="none" w:sz="0" w:space="0" w:color="auto"/>
      </w:divBdr>
    </w:div>
    <w:div w:id="1069614572">
      <w:marLeft w:val="0"/>
      <w:marRight w:val="0"/>
      <w:marTop w:val="0"/>
      <w:marBottom w:val="0"/>
      <w:divBdr>
        <w:top w:val="none" w:sz="0" w:space="0" w:color="auto"/>
        <w:left w:val="none" w:sz="0" w:space="0" w:color="auto"/>
        <w:bottom w:val="none" w:sz="0" w:space="0" w:color="auto"/>
        <w:right w:val="none" w:sz="0" w:space="0" w:color="auto"/>
      </w:divBdr>
    </w:div>
    <w:div w:id="1069813056">
      <w:marLeft w:val="0"/>
      <w:marRight w:val="0"/>
      <w:marTop w:val="0"/>
      <w:marBottom w:val="0"/>
      <w:divBdr>
        <w:top w:val="none" w:sz="0" w:space="0" w:color="auto"/>
        <w:left w:val="none" w:sz="0" w:space="0" w:color="auto"/>
        <w:bottom w:val="none" w:sz="0" w:space="0" w:color="auto"/>
        <w:right w:val="none" w:sz="0" w:space="0" w:color="auto"/>
      </w:divBdr>
    </w:div>
    <w:div w:id="1069840438">
      <w:marLeft w:val="0"/>
      <w:marRight w:val="0"/>
      <w:marTop w:val="0"/>
      <w:marBottom w:val="0"/>
      <w:divBdr>
        <w:top w:val="none" w:sz="0" w:space="0" w:color="auto"/>
        <w:left w:val="none" w:sz="0" w:space="0" w:color="auto"/>
        <w:bottom w:val="none" w:sz="0" w:space="0" w:color="auto"/>
        <w:right w:val="none" w:sz="0" w:space="0" w:color="auto"/>
      </w:divBdr>
    </w:div>
    <w:div w:id="1069963276">
      <w:marLeft w:val="0"/>
      <w:marRight w:val="0"/>
      <w:marTop w:val="0"/>
      <w:marBottom w:val="0"/>
      <w:divBdr>
        <w:top w:val="none" w:sz="0" w:space="0" w:color="auto"/>
        <w:left w:val="none" w:sz="0" w:space="0" w:color="auto"/>
        <w:bottom w:val="none" w:sz="0" w:space="0" w:color="auto"/>
        <w:right w:val="none" w:sz="0" w:space="0" w:color="auto"/>
      </w:divBdr>
    </w:div>
    <w:div w:id="1070008222">
      <w:marLeft w:val="0"/>
      <w:marRight w:val="0"/>
      <w:marTop w:val="0"/>
      <w:marBottom w:val="0"/>
      <w:divBdr>
        <w:top w:val="none" w:sz="0" w:space="0" w:color="auto"/>
        <w:left w:val="none" w:sz="0" w:space="0" w:color="auto"/>
        <w:bottom w:val="none" w:sz="0" w:space="0" w:color="auto"/>
        <w:right w:val="none" w:sz="0" w:space="0" w:color="auto"/>
      </w:divBdr>
    </w:div>
    <w:div w:id="1070031908">
      <w:marLeft w:val="0"/>
      <w:marRight w:val="0"/>
      <w:marTop w:val="0"/>
      <w:marBottom w:val="0"/>
      <w:divBdr>
        <w:top w:val="none" w:sz="0" w:space="0" w:color="auto"/>
        <w:left w:val="none" w:sz="0" w:space="0" w:color="auto"/>
        <w:bottom w:val="none" w:sz="0" w:space="0" w:color="auto"/>
        <w:right w:val="none" w:sz="0" w:space="0" w:color="auto"/>
      </w:divBdr>
    </w:div>
    <w:div w:id="1070032877">
      <w:marLeft w:val="0"/>
      <w:marRight w:val="0"/>
      <w:marTop w:val="0"/>
      <w:marBottom w:val="0"/>
      <w:divBdr>
        <w:top w:val="none" w:sz="0" w:space="0" w:color="auto"/>
        <w:left w:val="none" w:sz="0" w:space="0" w:color="auto"/>
        <w:bottom w:val="none" w:sz="0" w:space="0" w:color="auto"/>
        <w:right w:val="none" w:sz="0" w:space="0" w:color="auto"/>
      </w:divBdr>
    </w:div>
    <w:div w:id="1070074358">
      <w:marLeft w:val="0"/>
      <w:marRight w:val="0"/>
      <w:marTop w:val="0"/>
      <w:marBottom w:val="0"/>
      <w:divBdr>
        <w:top w:val="none" w:sz="0" w:space="0" w:color="auto"/>
        <w:left w:val="none" w:sz="0" w:space="0" w:color="auto"/>
        <w:bottom w:val="none" w:sz="0" w:space="0" w:color="auto"/>
        <w:right w:val="none" w:sz="0" w:space="0" w:color="auto"/>
      </w:divBdr>
    </w:div>
    <w:div w:id="1070083961">
      <w:bodyDiv w:val="1"/>
      <w:marLeft w:val="0"/>
      <w:marRight w:val="0"/>
      <w:marTop w:val="0"/>
      <w:marBottom w:val="0"/>
      <w:divBdr>
        <w:top w:val="none" w:sz="0" w:space="0" w:color="auto"/>
        <w:left w:val="none" w:sz="0" w:space="0" w:color="auto"/>
        <w:bottom w:val="none" w:sz="0" w:space="0" w:color="auto"/>
        <w:right w:val="none" w:sz="0" w:space="0" w:color="auto"/>
      </w:divBdr>
    </w:div>
    <w:div w:id="1070153710">
      <w:marLeft w:val="0"/>
      <w:marRight w:val="0"/>
      <w:marTop w:val="0"/>
      <w:marBottom w:val="0"/>
      <w:divBdr>
        <w:top w:val="none" w:sz="0" w:space="0" w:color="auto"/>
        <w:left w:val="none" w:sz="0" w:space="0" w:color="auto"/>
        <w:bottom w:val="none" w:sz="0" w:space="0" w:color="auto"/>
        <w:right w:val="none" w:sz="0" w:space="0" w:color="auto"/>
      </w:divBdr>
    </w:div>
    <w:div w:id="1070228984">
      <w:marLeft w:val="0"/>
      <w:marRight w:val="0"/>
      <w:marTop w:val="0"/>
      <w:marBottom w:val="0"/>
      <w:divBdr>
        <w:top w:val="none" w:sz="0" w:space="0" w:color="auto"/>
        <w:left w:val="none" w:sz="0" w:space="0" w:color="auto"/>
        <w:bottom w:val="none" w:sz="0" w:space="0" w:color="auto"/>
        <w:right w:val="none" w:sz="0" w:space="0" w:color="auto"/>
      </w:divBdr>
    </w:div>
    <w:div w:id="1070273367">
      <w:marLeft w:val="0"/>
      <w:marRight w:val="0"/>
      <w:marTop w:val="0"/>
      <w:marBottom w:val="0"/>
      <w:divBdr>
        <w:top w:val="none" w:sz="0" w:space="0" w:color="auto"/>
        <w:left w:val="none" w:sz="0" w:space="0" w:color="auto"/>
        <w:bottom w:val="none" w:sz="0" w:space="0" w:color="auto"/>
        <w:right w:val="none" w:sz="0" w:space="0" w:color="auto"/>
      </w:divBdr>
    </w:div>
    <w:div w:id="1070344921">
      <w:marLeft w:val="0"/>
      <w:marRight w:val="0"/>
      <w:marTop w:val="0"/>
      <w:marBottom w:val="0"/>
      <w:divBdr>
        <w:top w:val="none" w:sz="0" w:space="0" w:color="auto"/>
        <w:left w:val="none" w:sz="0" w:space="0" w:color="auto"/>
        <w:bottom w:val="none" w:sz="0" w:space="0" w:color="auto"/>
        <w:right w:val="none" w:sz="0" w:space="0" w:color="auto"/>
      </w:divBdr>
    </w:div>
    <w:div w:id="1070423974">
      <w:marLeft w:val="0"/>
      <w:marRight w:val="0"/>
      <w:marTop w:val="0"/>
      <w:marBottom w:val="0"/>
      <w:divBdr>
        <w:top w:val="none" w:sz="0" w:space="0" w:color="auto"/>
        <w:left w:val="none" w:sz="0" w:space="0" w:color="auto"/>
        <w:bottom w:val="none" w:sz="0" w:space="0" w:color="auto"/>
        <w:right w:val="none" w:sz="0" w:space="0" w:color="auto"/>
      </w:divBdr>
    </w:div>
    <w:div w:id="1070426919">
      <w:marLeft w:val="0"/>
      <w:marRight w:val="0"/>
      <w:marTop w:val="0"/>
      <w:marBottom w:val="0"/>
      <w:divBdr>
        <w:top w:val="none" w:sz="0" w:space="0" w:color="auto"/>
        <w:left w:val="none" w:sz="0" w:space="0" w:color="auto"/>
        <w:bottom w:val="none" w:sz="0" w:space="0" w:color="auto"/>
        <w:right w:val="none" w:sz="0" w:space="0" w:color="auto"/>
      </w:divBdr>
    </w:div>
    <w:div w:id="1070427220">
      <w:marLeft w:val="0"/>
      <w:marRight w:val="0"/>
      <w:marTop w:val="0"/>
      <w:marBottom w:val="0"/>
      <w:divBdr>
        <w:top w:val="none" w:sz="0" w:space="0" w:color="auto"/>
        <w:left w:val="none" w:sz="0" w:space="0" w:color="auto"/>
        <w:bottom w:val="none" w:sz="0" w:space="0" w:color="auto"/>
        <w:right w:val="none" w:sz="0" w:space="0" w:color="auto"/>
      </w:divBdr>
    </w:div>
    <w:div w:id="1070494113">
      <w:marLeft w:val="0"/>
      <w:marRight w:val="0"/>
      <w:marTop w:val="0"/>
      <w:marBottom w:val="0"/>
      <w:divBdr>
        <w:top w:val="none" w:sz="0" w:space="0" w:color="auto"/>
        <w:left w:val="none" w:sz="0" w:space="0" w:color="auto"/>
        <w:bottom w:val="none" w:sz="0" w:space="0" w:color="auto"/>
        <w:right w:val="none" w:sz="0" w:space="0" w:color="auto"/>
      </w:divBdr>
    </w:div>
    <w:div w:id="1070494209">
      <w:marLeft w:val="0"/>
      <w:marRight w:val="0"/>
      <w:marTop w:val="0"/>
      <w:marBottom w:val="0"/>
      <w:divBdr>
        <w:top w:val="none" w:sz="0" w:space="0" w:color="auto"/>
        <w:left w:val="none" w:sz="0" w:space="0" w:color="auto"/>
        <w:bottom w:val="none" w:sz="0" w:space="0" w:color="auto"/>
        <w:right w:val="none" w:sz="0" w:space="0" w:color="auto"/>
      </w:divBdr>
    </w:div>
    <w:div w:id="1070542354">
      <w:marLeft w:val="0"/>
      <w:marRight w:val="0"/>
      <w:marTop w:val="0"/>
      <w:marBottom w:val="0"/>
      <w:divBdr>
        <w:top w:val="none" w:sz="0" w:space="0" w:color="auto"/>
        <w:left w:val="none" w:sz="0" w:space="0" w:color="auto"/>
        <w:bottom w:val="none" w:sz="0" w:space="0" w:color="auto"/>
        <w:right w:val="none" w:sz="0" w:space="0" w:color="auto"/>
      </w:divBdr>
    </w:div>
    <w:div w:id="1070662177">
      <w:marLeft w:val="0"/>
      <w:marRight w:val="0"/>
      <w:marTop w:val="0"/>
      <w:marBottom w:val="0"/>
      <w:divBdr>
        <w:top w:val="none" w:sz="0" w:space="0" w:color="auto"/>
        <w:left w:val="none" w:sz="0" w:space="0" w:color="auto"/>
        <w:bottom w:val="none" w:sz="0" w:space="0" w:color="auto"/>
        <w:right w:val="none" w:sz="0" w:space="0" w:color="auto"/>
      </w:divBdr>
    </w:div>
    <w:div w:id="1070691963">
      <w:marLeft w:val="0"/>
      <w:marRight w:val="0"/>
      <w:marTop w:val="0"/>
      <w:marBottom w:val="0"/>
      <w:divBdr>
        <w:top w:val="none" w:sz="0" w:space="0" w:color="auto"/>
        <w:left w:val="none" w:sz="0" w:space="0" w:color="auto"/>
        <w:bottom w:val="none" w:sz="0" w:space="0" w:color="auto"/>
        <w:right w:val="none" w:sz="0" w:space="0" w:color="auto"/>
      </w:divBdr>
    </w:div>
    <w:div w:id="1070738224">
      <w:marLeft w:val="0"/>
      <w:marRight w:val="0"/>
      <w:marTop w:val="0"/>
      <w:marBottom w:val="0"/>
      <w:divBdr>
        <w:top w:val="none" w:sz="0" w:space="0" w:color="auto"/>
        <w:left w:val="none" w:sz="0" w:space="0" w:color="auto"/>
        <w:bottom w:val="none" w:sz="0" w:space="0" w:color="auto"/>
        <w:right w:val="none" w:sz="0" w:space="0" w:color="auto"/>
      </w:divBdr>
    </w:div>
    <w:div w:id="1070928872">
      <w:marLeft w:val="0"/>
      <w:marRight w:val="0"/>
      <w:marTop w:val="0"/>
      <w:marBottom w:val="0"/>
      <w:divBdr>
        <w:top w:val="none" w:sz="0" w:space="0" w:color="auto"/>
        <w:left w:val="none" w:sz="0" w:space="0" w:color="auto"/>
        <w:bottom w:val="none" w:sz="0" w:space="0" w:color="auto"/>
        <w:right w:val="none" w:sz="0" w:space="0" w:color="auto"/>
      </w:divBdr>
    </w:div>
    <w:div w:id="1071000220">
      <w:marLeft w:val="0"/>
      <w:marRight w:val="0"/>
      <w:marTop w:val="0"/>
      <w:marBottom w:val="0"/>
      <w:divBdr>
        <w:top w:val="none" w:sz="0" w:space="0" w:color="auto"/>
        <w:left w:val="none" w:sz="0" w:space="0" w:color="auto"/>
        <w:bottom w:val="none" w:sz="0" w:space="0" w:color="auto"/>
        <w:right w:val="none" w:sz="0" w:space="0" w:color="auto"/>
      </w:divBdr>
    </w:div>
    <w:div w:id="1071005061">
      <w:marLeft w:val="0"/>
      <w:marRight w:val="0"/>
      <w:marTop w:val="0"/>
      <w:marBottom w:val="0"/>
      <w:divBdr>
        <w:top w:val="none" w:sz="0" w:space="0" w:color="auto"/>
        <w:left w:val="none" w:sz="0" w:space="0" w:color="auto"/>
        <w:bottom w:val="none" w:sz="0" w:space="0" w:color="auto"/>
        <w:right w:val="none" w:sz="0" w:space="0" w:color="auto"/>
      </w:divBdr>
    </w:div>
    <w:div w:id="1071075693">
      <w:marLeft w:val="0"/>
      <w:marRight w:val="0"/>
      <w:marTop w:val="0"/>
      <w:marBottom w:val="0"/>
      <w:divBdr>
        <w:top w:val="none" w:sz="0" w:space="0" w:color="auto"/>
        <w:left w:val="none" w:sz="0" w:space="0" w:color="auto"/>
        <w:bottom w:val="none" w:sz="0" w:space="0" w:color="auto"/>
        <w:right w:val="none" w:sz="0" w:space="0" w:color="auto"/>
      </w:divBdr>
    </w:div>
    <w:div w:id="1071121807">
      <w:marLeft w:val="0"/>
      <w:marRight w:val="0"/>
      <w:marTop w:val="0"/>
      <w:marBottom w:val="0"/>
      <w:divBdr>
        <w:top w:val="none" w:sz="0" w:space="0" w:color="auto"/>
        <w:left w:val="none" w:sz="0" w:space="0" w:color="auto"/>
        <w:bottom w:val="none" w:sz="0" w:space="0" w:color="auto"/>
        <w:right w:val="none" w:sz="0" w:space="0" w:color="auto"/>
      </w:divBdr>
    </w:div>
    <w:div w:id="1071193901">
      <w:marLeft w:val="0"/>
      <w:marRight w:val="0"/>
      <w:marTop w:val="0"/>
      <w:marBottom w:val="0"/>
      <w:divBdr>
        <w:top w:val="none" w:sz="0" w:space="0" w:color="auto"/>
        <w:left w:val="none" w:sz="0" w:space="0" w:color="auto"/>
        <w:bottom w:val="none" w:sz="0" w:space="0" w:color="auto"/>
        <w:right w:val="none" w:sz="0" w:space="0" w:color="auto"/>
      </w:divBdr>
    </w:div>
    <w:div w:id="1071200091">
      <w:marLeft w:val="0"/>
      <w:marRight w:val="0"/>
      <w:marTop w:val="0"/>
      <w:marBottom w:val="0"/>
      <w:divBdr>
        <w:top w:val="none" w:sz="0" w:space="0" w:color="auto"/>
        <w:left w:val="none" w:sz="0" w:space="0" w:color="auto"/>
        <w:bottom w:val="none" w:sz="0" w:space="0" w:color="auto"/>
        <w:right w:val="none" w:sz="0" w:space="0" w:color="auto"/>
      </w:divBdr>
    </w:div>
    <w:div w:id="1071268302">
      <w:marLeft w:val="0"/>
      <w:marRight w:val="0"/>
      <w:marTop w:val="0"/>
      <w:marBottom w:val="0"/>
      <w:divBdr>
        <w:top w:val="none" w:sz="0" w:space="0" w:color="auto"/>
        <w:left w:val="none" w:sz="0" w:space="0" w:color="auto"/>
        <w:bottom w:val="none" w:sz="0" w:space="0" w:color="auto"/>
        <w:right w:val="none" w:sz="0" w:space="0" w:color="auto"/>
      </w:divBdr>
    </w:div>
    <w:div w:id="1071270357">
      <w:marLeft w:val="0"/>
      <w:marRight w:val="0"/>
      <w:marTop w:val="0"/>
      <w:marBottom w:val="0"/>
      <w:divBdr>
        <w:top w:val="none" w:sz="0" w:space="0" w:color="auto"/>
        <w:left w:val="none" w:sz="0" w:space="0" w:color="auto"/>
        <w:bottom w:val="none" w:sz="0" w:space="0" w:color="auto"/>
        <w:right w:val="none" w:sz="0" w:space="0" w:color="auto"/>
      </w:divBdr>
    </w:div>
    <w:div w:id="1071384877">
      <w:marLeft w:val="0"/>
      <w:marRight w:val="0"/>
      <w:marTop w:val="0"/>
      <w:marBottom w:val="0"/>
      <w:divBdr>
        <w:top w:val="none" w:sz="0" w:space="0" w:color="auto"/>
        <w:left w:val="none" w:sz="0" w:space="0" w:color="auto"/>
        <w:bottom w:val="none" w:sz="0" w:space="0" w:color="auto"/>
        <w:right w:val="none" w:sz="0" w:space="0" w:color="auto"/>
      </w:divBdr>
    </w:div>
    <w:div w:id="1071385691">
      <w:marLeft w:val="0"/>
      <w:marRight w:val="0"/>
      <w:marTop w:val="0"/>
      <w:marBottom w:val="0"/>
      <w:divBdr>
        <w:top w:val="none" w:sz="0" w:space="0" w:color="auto"/>
        <w:left w:val="none" w:sz="0" w:space="0" w:color="auto"/>
        <w:bottom w:val="none" w:sz="0" w:space="0" w:color="auto"/>
        <w:right w:val="none" w:sz="0" w:space="0" w:color="auto"/>
      </w:divBdr>
    </w:div>
    <w:div w:id="1071392605">
      <w:marLeft w:val="0"/>
      <w:marRight w:val="0"/>
      <w:marTop w:val="0"/>
      <w:marBottom w:val="0"/>
      <w:divBdr>
        <w:top w:val="none" w:sz="0" w:space="0" w:color="auto"/>
        <w:left w:val="none" w:sz="0" w:space="0" w:color="auto"/>
        <w:bottom w:val="none" w:sz="0" w:space="0" w:color="auto"/>
        <w:right w:val="none" w:sz="0" w:space="0" w:color="auto"/>
      </w:divBdr>
    </w:div>
    <w:div w:id="1071462197">
      <w:marLeft w:val="0"/>
      <w:marRight w:val="0"/>
      <w:marTop w:val="0"/>
      <w:marBottom w:val="0"/>
      <w:divBdr>
        <w:top w:val="none" w:sz="0" w:space="0" w:color="auto"/>
        <w:left w:val="none" w:sz="0" w:space="0" w:color="auto"/>
        <w:bottom w:val="none" w:sz="0" w:space="0" w:color="auto"/>
        <w:right w:val="none" w:sz="0" w:space="0" w:color="auto"/>
      </w:divBdr>
    </w:div>
    <w:div w:id="1071586768">
      <w:marLeft w:val="0"/>
      <w:marRight w:val="0"/>
      <w:marTop w:val="0"/>
      <w:marBottom w:val="0"/>
      <w:divBdr>
        <w:top w:val="none" w:sz="0" w:space="0" w:color="auto"/>
        <w:left w:val="none" w:sz="0" w:space="0" w:color="auto"/>
        <w:bottom w:val="none" w:sz="0" w:space="0" w:color="auto"/>
        <w:right w:val="none" w:sz="0" w:space="0" w:color="auto"/>
      </w:divBdr>
    </w:div>
    <w:div w:id="1071658142">
      <w:marLeft w:val="0"/>
      <w:marRight w:val="0"/>
      <w:marTop w:val="0"/>
      <w:marBottom w:val="0"/>
      <w:divBdr>
        <w:top w:val="none" w:sz="0" w:space="0" w:color="auto"/>
        <w:left w:val="none" w:sz="0" w:space="0" w:color="auto"/>
        <w:bottom w:val="none" w:sz="0" w:space="0" w:color="auto"/>
        <w:right w:val="none" w:sz="0" w:space="0" w:color="auto"/>
      </w:divBdr>
    </w:div>
    <w:div w:id="1071729571">
      <w:marLeft w:val="0"/>
      <w:marRight w:val="0"/>
      <w:marTop w:val="0"/>
      <w:marBottom w:val="0"/>
      <w:divBdr>
        <w:top w:val="none" w:sz="0" w:space="0" w:color="auto"/>
        <w:left w:val="none" w:sz="0" w:space="0" w:color="auto"/>
        <w:bottom w:val="none" w:sz="0" w:space="0" w:color="auto"/>
        <w:right w:val="none" w:sz="0" w:space="0" w:color="auto"/>
      </w:divBdr>
    </w:div>
    <w:div w:id="1071804649">
      <w:marLeft w:val="0"/>
      <w:marRight w:val="0"/>
      <w:marTop w:val="0"/>
      <w:marBottom w:val="0"/>
      <w:divBdr>
        <w:top w:val="none" w:sz="0" w:space="0" w:color="auto"/>
        <w:left w:val="none" w:sz="0" w:space="0" w:color="auto"/>
        <w:bottom w:val="none" w:sz="0" w:space="0" w:color="auto"/>
        <w:right w:val="none" w:sz="0" w:space="0" w:color="auto"/>
      </w:divBdr>
    </w:div>
    <w:div w:id="1071973994">
      <w:marLeft w:val="0"/>
      <w:marRight w:val="0"/>
      <w:marTop w:val="0"/>
      <w:marBottom w:val="0"/>
      <w:divBdr>
        <w:top w:val="none" w:sz="0" w:space="0" w:color="auto"/>
        <w:left w:val="none" w:sz="0" w:space="0" w:color="auto"/>
        <w:bottom w:val="none" w:sz="0" w:space="0" w:color="auto"/>
        <w:right w:val="none" w:sz="0" w:space="0" w:color="auto"/>
      </w:divBdr>
    </w:div>
    <w:div w:id="1072003197">
      <w:marLeft w:val="0"/>
      <w:marRight w:val="0"/>
      <w:marTop w:val="0"/>
      <w:marBottom w:val="0"/>
      <w:divBdr>
        <w:top w:val="none" w:sz="0" w:space="0" w:color="auto"/>
        <w:left w:val="none" w:sz="0" w:space="0" w:color="auto"/>
        <w:bottom w:val="none" w:sz="0" w:space="0" w:color="auto"/>
        <w:right w:val="none" w:sz="0" w:space="0" w:color="auto"/>
      </w:divBdr>
    </w:div>
    <w:div w:id="1072046468">
      <w:marLeft w:val="0"/>
      <w:marRight w:val="0"/>
      <w:marTop w:val="0"/>
      <w:marBottom w:val="0"/>
      <w:divBdr>
        <w:top w:val="none" w:sz="0" w:space="0" w:color="auto"/>
        <w:left w:val="none" w:sz="0" w:space="0" w:color="auto"/>
        <w:bottom w:val="none" w:sz="0" w:space="0" w:color="auto"/>
        <w:right w:val="none" w:sz="0" w:space="0" w:color="auto"/>
      </w:divBdr>
    </w:div>
    <w:div w:id="1072117177">
      <w:marLeft w:val="0"/>
      <w:marRight w:val="0"/>
      <w:marTop w:val="0"/>
      <w:marBottom w:val="0"/>
      <w:divBdr>
        <w:top w:val="none" w:sz="0" w:space="0" w:color="auto"/>
        <w:left w:val="none" w:sz="0" w:space="0" w:color="auto"/>
        <w:bottom w:val="none" w:sz="0" w:space="0" w:color="auto"/>
        <w:right w:val="none" w:sz="0" w:space="0" w:color="auto"/>
      </w:divBdr>
    </w:div>
    <w:div w:id="1072194236">
      <w:marLeft w:val="0"/>
      <w:marRight w:val="0"/>
      <w:marTop w:val="0"/>
      <w:marBottom w:val="0"/>
      <w:divBdr>
        <w:top w:val="none" w:sz="0" w:space="0" w:color="auto"/>
        <w:left w:val="none" w:sz="0" w:space="0" w:color="auto"/>
        <w:bottom w:val="none" w:sz="0" w:space="0" w:color="auto"/>
        <w:right w:val="none" w:sz="0" w:space="0" w:color="auto"/>
      </w:divBdr>
    </w:div>
    <w:div w:id="1072194338">
      <w:marLeft w:val="0"/>
      <w:marRight w:val="0"/>
      <w:marTop w:val="0"/>
      <w:marBottom w:val="0"/>
      <w:divBdr>
        <w:top w:val="none" w:sz="0" w:space="0" w:color="auto"/>
        <w:left w:val="none" w:sz="0" w:space="0" w:color="auto"/>
        <w:bottom w:val="none" w:sz="0" w:space="0" w:color="auto"/>
        <w:right w:val="none" w:sz="0" w:space="0" w:color="auto"/>
      </w:divBdr>
    </w:div>
    <w:div w:id="1072235228">
      <w:marLeft w:val="0"/>
      <w:marRight w:val="0"/>
      <w:marTop w:val="0"/>
      <w:marBottom w:val="0"/>
      <w:divBdr>
        <w:top w:val="none" w:sz="0" w:space="0" w:color="auto"/>
        <w:left w:val="none" w:sz="0" w:space="0" w:color="auto"/>
        <w:bottom w:val="none" w:sz="0" w:space="0" w:color="auto"/>
        <w:right w:val="none" w:sz="0" w:space="0" w:color="auto"/>
      </w:divBdr>
    </w:div>
    <w:div w:id="1072236795">
      <w:marLeft w:val="0"/>
      <w:marRight w:val="0"/>
      <w:marTop w:val="0"/>
      <w:marBottom w:val="0"/>
      <w:divBdr>
        <w:top w:val="none" w:sz="0" w:space="0" w:color="auto"/>
        <w:left w:val="none" w:sz="0" w:space="0" w:color="auto"/>
        <w:bottom w:val="none" w:sz="0" w:space="0" w:color="auto"/>
        <w:right w:val="none" w:sz="0" w:space="0" w:color="auto"/>
      </w:divBdr>
    </w:div>
    <w:div w:id="1072240978">
      <w:marLeft w:val="0"/>
      <w:marRight w:val="0"/>
      <w:marTop w:val="0"/>
      <w:marBottom w:val="0"/>
      <w:divBdr>
        <w:top w:val="none" w:sz="0" w:space="0" w:color="auto"/>
        <w:left w:val="none" w:sz="0" w:space="0" w:color="auto"/>
        <w:bottom w:val="none" w:sz="0" w:space="0" w:color="auto"/>
        <w:right w:val="none" w:sz="0" w:space="0" w:color="auto"/>
      </w:divBdr>
    </w:div>
    <w:div w:id="1072241531">
      <w:marLeft w:val="0"/>
      <w:marRight w:val="0"/>
      <w:marTop w:val="0"/>
      <w:marBottom w:val="0"/>
      <w:divBdr>
        <w:top w:val="none" w:sz="0" w:space="0" w:color="auto"/>
        <w:left w:val="none" w:sz="0" w:space="0" w:color="auto"/>
        <w:bottom w:val="none" w:sz="0" w:space="0" w:color="auto"/>
        <w:right w:val="none" w:sz="0" w:space="0" w:color="auto"/>
      </w:divBdr>
    </w:div>
    <w:div w:id="1072387847">
      <w:marLeft w:val="0"/>
      <w:marRight w:val="0"/>
      <w:marTop w:val="0"/>
      <w:marBottom w:val="0"/>
      <w:divBdr>
        <w:top w:val="none" w:sz="0" w:space="0" w:color="auto"/>
        <w:left w:val="none" w:sz="0" w:space="0" w:color="auto"/>
        <w:bottom w:val="none" w:sz="0" w:space="0" w:color="auto"/>
        <w:right w:val="none" w:sz="0" w:space="0" w:color="auto"/>
      </w:divBdr>
    </w:div>
    <w:div w:id="1072387950">
      <w:marLeft w:val="0"/>
      <w:marRight w:val="0"/>
      <w:marTop w:val="0"/>
      <w:marBottom w:val="0"/>
      <w:divBdr>
        <w:top w:val="none" w:sz="0" w:space="0" w:color="auto"/>
        <w:left w:val="none" w:sz="0" w:space="0" w:color="auto"/>
        <w:bottom w:val="none" w:sz="0" w:space="0" w:color="auto"/>
        <w:right w:val="none" w:sz="0" w:space="0" w:color="auto"/>
      </w:divBdr>
    </w:div>
    <w:div w:id="1072431611">
      <w:marLeft w:val="0"/>
      <w:marRight w:val="0"/>
      <w:marTop w:val="0"/>
      <w:marBottom w:val="0"/>
      <w:divBdr>
        <w:top w:val="none" w:sz="0" w:space="0" w:color="auto"/>
        <w:left w:val="none" w:sz="0" w:space="0" w:color="auto"/>
        <w:bottom w:val="none" w:sz="0" w:space="0" w:color="auto"/>
        <w:right w:val="none" w:sz="0" w:space="0" w:color="auto"/>
      </w:divBdr>
    </w:div>
    <w:div w:id="1072509970">
      <w:bodyDiv w:val="1"/>
      <w:marLeft w:val="0"/>
      <w:marRight w:val="0"/>
      <w:marTop w:val="0"/>
      <w:marBottom w:val="0"/>
      <w:divBdr>
        <w:top w:val="none" w:sz="0" w:space="0" w:color="auto"/>
        <w:left w:val="none" w:sz="0" w:space="0" w:color="auto"/>
        <w:bottom w:val="none" w:sz="0" w:space="0" w:color="auto"/>
        <w:right w:val="none" w:sz="0" w:space="0" w:color="auto"/>
      </w:divBdr>
    </w:div>
    <w:div w:id="1072580884">
      <w:marLeft w:val="0"/>
      <w:marRight w:val="0"/>
      <w:marTop w:val="0"/>
      <w:marBottom w:val="0"/>
      <w:divBdr>
        <w:top w:val="none" w:sz="0" w:space="0" w:color="auto"/>
        <w:left w:val="none" w:sz="0" w:space="0" w:color="auto"/>
        <w:bottom w:val="none" w:sz="0" w:space="0" w:color="auto"/>
        <w:right w:val="none" w:sz="0" w:space="0" w:color="auto"/>
      </w:divBdr>
    </w:div>
    <w:div w:id="1072583900">
      <w:marLeft w:val="0"/>
      <w:marRight w:val="0"/>
      <w:marTop w:val="0"/>
      <w:marBottom w:val="0"/>
      <w:divBdr>
        <w:top w:val="none" w:sz="0" w:space="0" w:color="auto"/>
        <w:left w:val="none" w:sz="0" w:space="0" w:color="auto"/>
        <w:bottom w:val="none" w:sz="0" w:space="0" w:color="auto"/>
        <w:right w:val="none" w:sz="0" w:space="0" w:color="auto"/>
      </w:divBdr>
    </w:div>
    <w:div w:id="1072586941">
      <w:marLeft w:val="0"/>
      <w:marRight w:val="0"/>
      <w:marTop w:val="0"/>
      <w:marBottom w:val="0"/>
      <w:divBdr>
        <w:top w:val="none" w:sz="0" w:space="0" w:color="auto"/>
        <w:left w:val="none" w:sz="0" w:space="0" w:color="auto"/>
        <w:bottom w:val="none" w:sz="0" w:space="0" w:color="auto"/>
        <w:right w:val="none" w:sz="0" w:space="0" w:color="auto"/>
      </w:divBdr>
    </w:div>
    <w:div w:id="1072697235">
      <w:marLeft w:val="0"/>
      <w:marRight w:val="0"/>
      <w:marTop w:val="0"/>
      <w:marBottom w:val="0"/>
      <w:divBdr>
        <w:top w:val="none" w:sz="0" w:space="0" w:color="auto"/>
        <w:left w:val="none" w:sz="0" w:space="0" w:color="auto"/>
        <w:bottom w:val="none" w:sz="0" w:space="0" w:color="auto"/>
        <w:right w:val="none" w:sz="0" w:space="0" w:color="auto"/>
      </w:divBdr>
    </w:div>
    <w:div w:id="1072771459">
      <w:marLeft w:val="0"/>
      <w:marRight w:val="0"/>
      <w:marTop w:val="0"/>
      <w:marBottom w:val="0"/>
      <w:divBdr>
        <w:top w:val="none" w:sz="0" w:space="0" w:color="auto"/>
        <w:left w:val="none" w:sz="0" w:space="0" w:color="auto"/>
        <w:bottom w:val="none" w:sz="0" w:space="0" w:color="auto"/>
        <w:right w:val="none" w:sz="0" w:space="0" w:color="auto"/>
      </w:divBdr>
    </w:div>
    <w:div w:id="1072779550">
      <w:marLeft w:val="0"/>
      <w:marRight w:val="0"/>
      <w:marTop w:val="0"/>
      <w:marBottom w:val="0"/>
      <w:divBdr>
        <w:top w:val="none" w:sz="0" w:space="0" w:color="auto"/>
        <w:left w:val="none" w:sz="0" w:space="0" w:color="auto"/>
        <w:bottom w:val="none" w:sz="0" w:space="0" w:color="auto"/>
        <w:right w:val="none" w:sz="0" w:space="0" w:color="auto"/>
      </w:divBdr>
    </w:div>
    <w:div w:id="1072851805">
      <w:marLeft w:val="0"/>
      <w:marRight w:val="0"/>
      <w:marTop w:val="0"/>
      <w:marBottom w:val="0"/>
      <w:divBdr>
        <w:top w:val="none" w:sz="0" w:space="0" w:color="auto"/>
        <w:left w:val="none" w:sz="0" w:space="0" w:color="auto"/>
        <w:bottom w:val="none" w:sz="0" w:space="0" w:color="auto"/>
        <w:right w:val="none" w:sz="0" w:space="0" w:color="auto"/>
      </w:divBdr>
    </w:div>
    <w:div w:id="1072851846">
      <w:marLeft w:val="0"/>
      <w:marRight w:val="0"/>
      <w:marTop w:val="0"/>
      <w:marBottom w:val="0"/>
      <w:divBdr>
        <w:top w:val="none" w:sz="0" w:space="0" w:color="auto"/>
        <w:left w:val="none" w:sz="0" w:space="0" w:color="auto"/>
        <w:bottom w:val="none" w:sz="0" w:space="0" w:color="auto"/>
        <w:right w:val="none" w:sz="0" w:space="0" w:color="auto"/>
      </w:divBdr>
    </w:div>
    <w:div w:id="1073308499">
      <w:marLeft w:val="0"/>
      <w:marRight w:val="0"/>
      <w:marTop w:val="0"/>
      <w:marBottom w:val="0"/>
      <w:divBdr>
        <w:top w:val="none" w:sz="0" w:space="0" w:color="auto"/>
        <w:left w:val="none" w:sz="0" w:space="0" w:color="auto"/>
        <w:bottom w:val="none" w:sz="0" w:space="0" w:color="auto"/>
        <w:right w:val="none" w:sz="0" w:space="0" w:color="auto"/>
      </w:divBdr>
    </w:div>
    <w:div w:id="1073354735">
      <w:marLeft w:val="0"/>
      <w:marRight w:val="0"/>
      <w:marTop w:val="0"/>
      <w:marBottom w:val="0"/>
      <w:divBdr>
        <w:top w:val="none" w:sz="0" w:space="0" w:color="auto"/>
        <w:left w:val="none" w:sz="0" w:space="0" w:color="auto"/>
        <w:bottom w:val="none" w:sz="0" w:space="0" w:color="auto"/>
        <w:right w:val="none" w:sz="0" w:space="0" w:color="auto"/>
      </w:divBdr>
    </w:div>
    <w:div w:id="1073358562">
      <w:marLeft w:val="0"/>
      <w:marRight w:val="0"/>
      <w:marTop w:val="0"/>
      <w:marBottom w:val="0"/>
      <w:divBdr>
        <w:top w:val="none" w:sz="0" w:space="0" w:color="auto"/>
        <w:left w:val="none" w:sz="0" w:space="0" w:color="auto"/>
        <w:bottom w:val="none" w:sz="0" w:space="0" w:color="auto"/>
        <w:right w:val="none" w:sz="0" w:space="0" w:color="auto"/>
      </w:divBdr>
    </w:div>
    <w:div w:id="1073434947">
      <w:marLeft w:val="0"/>
      <w:marRight w:val="0"/>
      <w:marTop w:val="0"/>
      <w:marBottom w:val="0"/>
      <w:divBdr>
        <w:top w:val="none" w:sz="0" w:space="0" w:color="auto"/>
        <w:left w:val="none" w:sz="0" w:space="0" w:color="auto"/>
        <w:bottom w:val="none" w:sz="0" w:space="0" w:color="auto"/>
        <w:right w:val="none" w:sz="0" w:space="0" w:color="auto"/>
      </w:divBdr>
    </w:div>
    <w:div w:id="1073502795">
      <w:bodyDiv w:val="1"/>
      <w:marLeft w:val="0"/>
      <w:marRight w:val="0"/>
      <w:marTop w:val="0"/>
      <w:marBottom w:val="0"/>
      <w:divBdr>
        <w:top w:val="none" w:sz="0" w:space="0" w:color="auto"/>
        <w:left w:val="none" w:sz="0" w:space="0" w:color="auto"/>
        <w:bottom w:val="none" w:sz="0" w:space="0" w:color="auto"/>
        <w:right w:val="none" w:sz="0" w:space="0" w:color="auto"/>
      </w:divBdr>
    </w:div>
    <w:div w:id="1073547548">
      <w:marLeft w:val="0"/>
      <w:marRight w:val="0"/>
      <w:marTop w:val="0"/>
      <w:marBottom w:val="0"/>
      <w:divBdr>
        <w:top w:val="none" w:sz="0" w:space="0" w:color="auto"/>
        <w:left w:val="none" w:sz="0" w:space="0" w:color="auto"/>
        <w:bottom w:val="none" w:sz="0" w:space="0" w:color="auto"/>
        <w:right w:val="none" w:sz="0" w:space="0" w:color="auto"/>
      </w:divBdr>
    </w:div>
    <w:div w:id="1073577113">
      <w:marLeft w:val="0"/>
      <w:marRight w:val="0"/>
      <w:marTop w:val="0"/>
      <w:marBottom w:val="0"/>
      <w:divBdr>
        <w:top w:val="none" w:sz="0" w:space="0" w:color="auto"/>
        <w:left w:val="none" w:sz="0" w:space="0" w:color="auto"/>
        <w:bottom w:val="none" w:sz="0" w:space="0" w:color="auto"/>
        <w:right w:val="none" w:sz="0" w:space="0" w:color="auto"/>
      </w:divBdr>
    </w:div>
    <w:div w:id="1073620588">
      <w:marLeft w:val="0"/>
      <w:marRight w:val="0"/>
      <w:marTop w:val="0"/>
      <w:marBottom w:val="0"/>
      <w:divBdr>
        <w:top w:val="none" w:sz="0" w:space="0" w:color="auto"/>
        <w:left w:val="none" w:sz="0" w:space="0" w:color="auto"/>
        <w:bottom w:val="none" w:sz="0" w:space="0" w:color="auto"/>
        <w:right w:val="none" w:sz="0" w:space="0" w:color="auto"/>
      </w:divBdr>
    </w:div>
    <w:div w:id="1073697356">
      <w:marLeft w:val="0"/>
      <w:marRight w:val="0"/>
      <w:marTop w:val="0"/>
      <w:marBottom w:val="0"/>
      <w:divBdr>
        <w:top w:val="none" w:sz="0" w:space="0" w:color="auto"/>
        <w:left w:val="none" w:sz="0" w:space="0" w:color="auto"/>
        <w:bottom w:val="none" w:sz="0" w:space="0" w:color="auto"/>
        <w:right w:val="none" w:sz="0" w:space="0" w:color="auto"/>
      </w:divBdr>
    </w:div>
    <w:div w:id="1073773337">
      <w:marLeft w:val="0"/>
      <w:marRight w:val="0"/>
      <w:marTop w:val="0"/>
      <w:marBottom w:val="0"/>
      <w:divBdr>
        <w:top w:val="none" w:sz="0" w:space="0" w:color="auto"/>
        <w:left w:val="none" w:sz="0" w:space="0" w:color="auto"/>
        <w:bottom w:val="none" w:sz="0" w:space="0" w:color="auto"/>
        <w:right w:val="none" w:sz="0" w:space="0" w:color="auto"/>
      </w:divBdr>
    </w:div>
    <w:div w:id="1073812917">
      <w:marLeft w:val="0"/>
      <w:marRight w:val="0"/>
      <w:marTop w:val="0"/>
      <w:marBottom w:val="0"/>
      <w:divBdr>
        <w:top w:val="none" w:sz="0" w:space="0" w:color="auto"/>
        <w:left w:val="none" w:sz="0" w:space="0" w:color="auto"/>
        <w:bottom w:val="none" w:sz="0" w:space="0" w:color="auto"/>
        <w:right w:val="none" w:sz="0" w:space="0" w:color="auto"/>
      </w:divBdr>
    </w:div>
    <w:div w:id="1073817262">
      <w:marLeft w:val="0"/>
      <w:marRight w:val="0"/>
      <w:marTop w:val="0"/>
      <w:marBottom w:val="0"/>
      <w:divBdr>
        <w:top w:val="none" w:sz="0" w:space="0" w:color="auto"/>
        <w:left w:val="none" w:sz="0" w:space="0" w:color="auto"/>
        <w:bottom w:val="none" w:sz="0" w:space="0" w:color="auto"/>
        <w:right w:val="none" w:sz="0" w:space="0" w:color="auto"/>
      </w:divBdr>
    </w:div>
    <w:div w:id="1074013022">
      <w:marLeft w:val="0"/>
      <w:marRight w:val="0"/>
      <w:marTop w:val="0"/>
      <w:marBottom w:val="0"/>
      <w:divBdr>
        <w:top w:val="none" w:sz="0" w:space="0" w:color="auto"/>
        <w:left w:val="none" w:sz="0" w:space="0" w:color="auto"/>
        <w:bottom w:val="none" w:sz="0" w:space="0" w:color="auto"/>
        <w:right w:val="none" w:sz="0" w:space="0" w:color="auto"/>
      </w:divBdr>
    </w:div>
    <w:div w:id="1074083701">
      <w:marLeft w:val="0"/>
      <w:marRight w:val="0"/>
      <w:marTop w:val="0"/>
      <w:marBottom w:val="0"/>
      <w:divBdr>
        <w:top w:val="none" w:sz="0" w:space="0" w:color="auto"/>
        <w:left w:val="none" w:sz="0" w:space="0" w:color="auto"/>
        <w:bottom w:val="none" w:sz="0" w:space="0" w:color="auto"/>
        <w:right w:val="none" w:sz="0" w:space="0" w:color="auto"/>
      </w:divBdr>
    </w:div>
    <w:div w:id="1074084170">
      <w:marLeft w:val="0"/>
      <w:marRight w:val="0"/>
      <w:marTop w:val="0"/>
      <w:marBottom w:val="0"/>
      <w:divBdr>
        <w:top w:val="none" w:sz="0" w:space="0" w:color="auto"/>
        <w:left w:val="none" w:sz="0" w:space="0" w:color="auto"/>
        <w:bottom w:val="none" w:sz="0" w:space="0" w:color="auto"/>
        <w:right w:val="none" w:sz="0" w:space="0" w:color="auto"/>
      </w:divBdr>
    </w:div>
    <w:div w:id="1074087871">
      <w:marLeft w:val="0"/>
      <w:marRight w:val="0"/>
      <w:marTop w:val="0"/>
      <w:marBottom w:val="0"/>
      <w:divBdr>
        <w:top w:val="none" w:sz="0" w:space="0" w:color="auto"/>
        <w:left w:val="none" w:sz="0" w:space="0" w:color="auto"/>
        <w:bottom w:val="none" w:sz="0" w:space="0" w:color="auto"/>
        <w:right w:val="none" w:sz="0" w:space="0" w:color="auto"/>
      </w:divBdr>
    </w:div>
    <w:div w:id="1074089086">
      <w:marLeft w:val="0"/>
      <w:marRight w:val="0"/>
      <w:marTop w:val="0"/>
      <w:marBottom w:val="0"/>
      <w:divBdr>
        <w:top w:val="none" w:sz="0" w:space="0" w:color="auto"/>
        <w:left w:val="none" w:sz="0" w:space="0" w:color="auto"/>
        <w:bottom w:val="none" w:sz="0" w:space="0" w:color="auto"/>
        <w:right w:val="none" w:sz="0" w:space="0" w:color="auto"/>
      </w:divBdr>
    </w:div>
    <w:div w:id="1074157522">
      <w:bodyDiv w:val="1"/>
      <w:marLeft w:val="0"/>
      <w:marRight w:val="0"/>
      <w:marTop w:val="0"/>
      <w:marBottom w:val="0"/>
      <w:divBdr>
        <w:top w:val="none" w:sz="0" w:space="0" w:color="auto"/>
        <w:left w:val="none" w:sz="0" w:space="0" w:color="auto"/>
        <w:bottom w:val="none" w:sz="0" w:space="0" w:color="auto"/>
        <w:right w:val="none" w:sz="0" w:space="0" w:color="auto"/>
      </w:divBdr>
    </w:div>
    <w:div w:id="1074162115">
      <w:marLeft w:val="0"/>
      <w:marRight w:val="0"/>
      <w:marTop w:val="0"/>
      <w:marBottom w:val="0"/>
      <w:divBdr>
        <w:top w:val="none" w:sz="0" w:space="0" w:color="auto"/>
        <w:left w:val="none" w:sz="0" w:space="0" w:color="auto"/>
        <w:bottom w:val="none" w:sz="0" w:space="0" w:color="auto"/>
        <w:right w:val="none" w:sz="0" w:space="0" w:color="auto"/>
      </w:divBdr>
    </w:div>
    <w:div w:id="1074201335">
      <w:bodyDiv w:val="1"/>
      <w:marLeft w:val="0"/>
      <w:marRight w:val="0"/>
      <w:marTop w:val="0"/>
      <w:marBottom w:val="0"/>
      <w:divBdr>
        <w:top w:val="none" w:sz="0" w:space="0" w:color="auto"/>
        <w:left w:val="none" w:sz="0" w:space="0" w:color="auto"/>
        <w:bottom w:val="none" w:sz="0" w:space="0" w:color="auto"/>
        <w:right w:val="none" w:sz="0" w:space="0" w:color="auto"/>
      </w:divBdr>
    </w:div>
    <w:div w:id="1074205928">
      <w:marLeft w:val="0"/>
      <w:marRight w:val="0"/>
      <w:marTop w:val="0"/>
      <w:marBottom w:val="0"/>
      <w:divBdr>
        <w:top w:val="none" w:sz="0" w:space="0" w:color="auto"/>
        <w:left w:val="none" w:sz="0" w:space="0" w:color="auto"/>
        <w:bottom w:val="none" w:sz="0" w:space="0" w:color="auto"/>
        <w:right w:val="none" w:sz="0" w:space="0" w:color="auto"/>
      </w:divBdr>
    </w:div>
    <w:div w:id="1074232052">
      <w:marLeft w:val="0"/>
      <w:marRight w:val="0"/>
      <w:marTop w:val="0"/>
      <w:marBottom w:val="0"/>
      <w:divBdr>
        <w:top w:val="none" w:sz="0" w:space="0" w:color="auto"/>
        <w:left w:val="none" w:sz="0" w:space="0" w:color="auto"/>
        <w:bottom w:val="none" w:sz="0" w:space="0" w:color="auto"/>
        <w:right w:val="none" w:sz="0" w:space="0" w:color="auto"/>
      </w:divBdr>
    </w:div>
    <w:div w:id="1074232616">
      <w:marLeft w:val="0"/>
      <w:marRight w:val="0"/>
      <w:marTop w:val="0"/>
      <w:marBottom w:val="0"/>
      <w:divBdr>
        <w:top w:val="none" w:sz="0" w:space="0" w:color="auto"/>
        <w:left w:val="none" w:sz="0" w:space="0" w:color="auto"/>
        <w:bottom w:val="none" w:sz="0" w:space="0" w:color="auto"/>
        <w:right w:val="none" w:sz="0" w:space="0" w:color="auto"/>
      </w:divBdr>
    </w:div>
    <w:div w:id="1074279480">
      <w:marLeft w:val="0"/>
      <w:marRight w:val="0"/>
      <w:marTop w:val="0"/>
      <w:marBottom w:val="0"/>
      <w:divBdr>
        <w:top w:val="none" w:sz="0" w:space="0" w:color="auto"/>
        <w:left w:val="none" w:sz="0" w:space="0" w:color="auto"/>
        <w:bottom w:val="none" w:sz="0" w:space="0" w:color="auto"/>
        <w:right w:val="none" w:sz="0" w:space="0" w:color="auto"/>
      </w:divBdr>
    </w:div>
    <w:div w:id="1074350584">
      <w:marLeft w:val="0"/>
      <w:marRight w:val="0"/>
      <w:marTop w:val="0"/>
      <w:marBottom w:val="0"/>
      <w:divBdr>
        <w:top w:val="none" w:sz="0" w:space="0" w:color="auto"/>
        <w:left w:val="none" w:sz="0" w:space="0" w:color="auto"/>
        <w:bottom w:val="none" w:sz="0" w:space="0" w:color="auto"/>
        <w:right w:val="none" w:sz="0" w:space="0" w:color="auto"/>
      </w:divBdr>
    </w:div>
    <w:div w:id="1074355282">
      <w:marLeft w:val="0"/>
      <w:marRight w:val="0"/>
      <w:marTop w:val="0"/>
      <w:marBottom w:val="0"/>
      <w:divBdr>
        <w:top w:val="none" w:sz="0" w:space="0" w:color="auto"/>
        <w:left w:val="none" w:sz="0" w:space="0" w:color="auto"/>
        <w:bottom w:val="none" w:sz="0" w:space="0" w:color="auto"/>
        <w:right w:val="none" w:sz="0" w:space="0" w:color="auto"/>
      </w:divBdr>
    </w:div>
    <w:div w:id="1074399549">
      <w:marLeft w:val="0"/>
      <w:marRight w:val="0"/>
      <w:marTop w:val="0"/>
      <w:marBottom w:val="0"/>
      <w:divBdr>
        <w:top w:val="none" w:sz="0" w:space="0" w:color="auto"/>
        <w:left w:val="none" w:sz="0" w:space="0" w:color="auto"/>
        <w:bottom w:val="none" w:sz="0" w:space="0" w:color="auto"/>
        <w:right w:val="none" w:sz="0" w:space="0" w:color="auto"/>
      </w:divBdr>
    </w:div>
    <w:div w:id="1074400550">
      <w:marLeft w:val="0"/>
      <w:marRight w:val="0"/>
      <w:marTop w:val="0"/>
      <w:marBottom w:val="0"/>
      <w:divBdr>
        <w:top w:val="none" w:sz="0" w:space="0" w:color="auto"/>
        <w:left w:val="none" w:sz="0" w:space="0" w:color="auto"/>
        <w:bottom w:val="none" w:sz="0" w:space="0" w:color="auto"/>
        <w:right w:val="none" w:sz="0" w:space="0" w:color="auto"/>
      </w:divBdr>
    </w:div>
    <w:div w:id="1074401745">
      <w:marLeft w:val="0"/>
      <w:marRight w:val="0"/>
      <w:marTop w:val="0"/>
      <w:marBottom w:val="0"/>
      <w:divBdr>
        <w:top w:val="none" w:sz="0" w:space="0" w:color="auto"/>
        <w:left w:val="none" w:sz="0" w:space="0" w:color="auto"/>
        <w:bottom w:val="none" w:sz="0" w:space="0" w:color="auto"/>
        <w:right w:val="none" w:sz="0" w:space="0" w:color="auto"/>
      </w:divBdr>
    </w:div>
    <w:div w:id="1074469421">
      <w:marLeft w:val="0"/>
      <w:marRight w:val="0"/>
      <w:marTop w:val="0"/>
      <w:marBottom w:val="0"/>
      <w:divBdr>
        <w:top w:val="none" w:sz="0" w:space="0" w:color="auto"/>
        <w:left w:val="none" w:sz="0" w:space="0" w:color="auto"/>
        <w:bottom w:val="none" w:sz="0" w:space="0" w:color="auto"/>
        <w:right w:val="none" w:sz="0" w:space="0" w:color="auto"/>
      </w:divBdr>
    </w:div>
    <w:div w:id="1074550710">
      <w:marLeft w:val="0"/>
      <w:marRight w:val="0"/>
      <w:marTop w:val="0"/>
      <w:marBottom w:val="0"/>
      <w:divBdr>
        <w:top w:val="none" w:sz="0" w:space="0" w:color="auto"/>
        <w:left w:val="none" w:sz="0" w:space="0" w:color="auto"/>
        <w:bottom w:val="none" w:sz="0" w:space="0" w:color="auto"/>
        <w:right w:val="none" w:sz="0" w:space="0" w:color="auto"/>
      </w:divBdr>
    </w:div>
    <w:div w:id="1074663701">
      <w:marLeft w:val="0"/>
      <w:marRight w:val="0"/>
      <w:marTop w:val="0"/>
      <w:marBottom w:val="0"/>
      <w:divBdr>
        <w:top w:val="none" w:sz="0" w:space="0" w:color="auto"/>
        <w:left w:val="none" w:sz="0" w:space="0" w:color="auto"/>
        <w:bottom w:val="none" w:sz="0" w:space="0" w:color="auto"/>
        <w:right w:val="none" w:sz="0" w:space="0" w:color="auto"/>
      </w:divBdr>
    </w:div>
    <w:div w:id="1074666214">
      <w:marLeft w:val="0"/>
      <w:marRight w:val="0"/>
      <w:marTop w:val="0"/>
      <w:marBottom w:val="0"/>
      <w:divBdr>
        <w:top w:val="none" w:sz="0" w:space="0" w:color="auto"/>
        <w:left w:val="none" w:sz="0" w:space="0" w:color="auto"/>
        <w:bottom w:val="none" w:sz="0" w:space="0" w:color="auto"/>
        <w:right w:val="none" w:sz="0" w:space="0" w:color="auto"/>
      </w:divBdr>
    </w:div>
    <w:div w:id="1074666501">
      <w:marLeft w:val="0"/>
      <w:marRight w:val="0"/>
      <w:marTop w:val="0"/>
      <w:marBottom w:val="0"/>
      <w:divBdr>
        <w:top w:val="none" w:sz="0" w:space="0" w:color="auto"/>
        <w:left w:val="none" w:sz="0" w:space="0" w:color="auto"/>
        <w:bottom w:val="none" w:sz="0" w:space="0" w:color="auto"/>
        <w:right w:val="none" w:sz="0" w:space="0" w:color="auto"/>
      </w:divBdr>
    </w:div>
    <w:div w:id="1074743361">
      <w:marLeft w:val="0"/>
      <w:marRight w:val="0"/>
      <w:marTop w:val="0"/>
      <w:marBottom w:val="0"/>
      <w:divBdr>
        <w:top w:val="none" w:sz="0" w:space="0" w:color="auto"/>
        <w:left w:val="none" w:sz="0" w:space="0" w:color="auto"/>
        <w:bottom w:val="none" w:sz="0" w:space="0" w:color="auto"/>
        <w:right w:val="none" w:sz="0" w:space="0" w:color="auto"/>
      </w:divBdr>
    </w:div>
    <w:div w:id="1074821406">
      <w:marLeft w:val="0"/>
      <w:marRight w:val="0"/>
      <w:marTop w:val="0"/>
      <w:marBottom w:val="0"/>
      <w:divBdr>
        <w:top w:val="none" w:sz="0" w:space="0" w:color="auto"/>
        <w:left w:val="none" w:sz="0" w:space="0" w:color="auto"/>
        <w:bottom w:val="none" w:sz="0" w:space="0" w:color="auto"/>
        <w:right w:val="none" w:sz="0" w:space="0" w:color="auto"/>
      </w:divBdr>
    </w:div>
    <w:div w:id="1074821633">
      <w:marLeft w:val="0"/>
      <w:marRight w:val="0"/>
      <w:marTop w:val="0"/>
      <w:marBottom w:val="0"/>
      <w:divBdr>
        <w:top w:val="none" w:sz="0" w:space="0" w:color="auto"/>
        <w:left w:val="none" w:sz="0" w:space="0" w:color="auto"/>
        <w:bottom w:val="none" w:sz="0" w:space="0" w:color="auto"/>
        <w:right w:val="none" w:sz="0" w:space="0" w:color="auto"/>
      </w:divBdr>
    </w:div>
    <w:div w:id="1074856569">
      <w:marLeft w:val="0"/>
      <w:marRight w:val="0"/>
      <w:marTop w:val="0"/>
      <w:marBottom w:val="0"/>
      <w:divBdr>
        <w:top w:val="none" w:sz="0" w:space="0" w:color="auto"/>
        <w:left w:val="none" w:sz="0" w:space="0" w:color="auto"/>
        <w:bottom w:val="none" w:sz="0" w:space="0" w:color="auto"/>
        <w:right w:val="none" w:sz="0" w:space="0" w:color="auto"/>
      </w:divBdr>
    </w:div>
    <w:div w:id="1074930838">
      <w:marLeft w:val="0"/>
      <w:marRight w:val="0"/>
      <w:marTop w:val="0"/>
      <w:marBottom w:val="0"/>
      <w:divBdr>
        <w:top w:val="none" w:sz="0" w:space="0" w:color="auto"/>
        <w:left w:val="none" w:sz="0" w:space="0" w:color="auto"/>
        <w:bottom w:val="none" w:sz="0" w:space="0" w:color="auto"/>
        <w:right w:val="none" w:sz="0" w:space="0" w:color="auto"/>
      </w:divBdr>
    </w:div>
    <w:div w:id="1074938158">
      <w:bodyDiv w:val="1"/>
      <w:marLeft w:val="0"/>
      <w:marRight w:val="0"/>
      <w:marTop w:val="0"/>
      <w:marBottom w:val="0"/>
      <w:divBdr>
        <w:top w:val="none" w:sz="0" w:space="0" w:color="auto"/>
        <w:left w:val="none" w:sz="0" w:space="0" w:color="auto"/>
        <w:bottom w:val="none" w:sz="0" w:space="0" w:color="auto"/>
        <w:right w:val="none" w:sz="0" w:space="0" w:color="auto"/>
      </w:divBdr>
    </w:div>
    <w:div w:id="1075007920">
      <w:marLeft w:val="0"/>
      <w:marRight w:val="0"/>
      <w:marTop w:val="0"/>
      <w:marBottom w:val="0"/>
      <w:divBdr>
        <w:top w:val="none" w:sz="0" w:space="0" w:color="auto"/>
        <w:left w:val="none" w:sz="0" w:space="0" w:color="auto"/>
        <w:bottom w:val="none" w:sz="0" w:space="0" w:color="auto"/>
        <w:right w:val="none" w:sz="0" w:space="0" w:color="auto"/>
      </w:divBdr>
    </w:div>
    <w:div w:id="1075057409">
      <w:marLeft w:val="0"/>
      <w:marRight w:val="0"/>
      <w:marTop w:val="0"/>
      <w:marBottom w:val="0"/>
      <w:divBdr>
        <w:top w:val="none" w:sz="0" w:space="0" w:color="auto"/>
        <w:left w:val="none" w:sz="0" w:space="0" w:color="auto"/>
        <w:bottom w:val="none" w:sz="0" w:space="0" w:color="auto"/>
        <w:right w:val="none" w:sz="0" w:space="0" w:color="auto"/>
      </w:divBdr>
    </w:div>
    <w:div w:id="1075083114">
      <w:marLeft w:val="0"/>
      <w:marRight w:val="0"/>
      <w:marTop w:val="0"/>
      <w:marBottom w:val="0"/>
      <w:divBdr>
        <w:top w:val="none" w:sz="0" w:space="0" w:color="auto"/>
        <w:left w:val="none" w:sz="0" w:space="0" w:color="auto"/>
        <w:bottom w:val="none" w:sz="0" w:space="0" w:color="auto"/>
        <w:right w:val="none" w:sz="0" w:space="0" w:color="auto"/>
      </w:divBdr>
    </w:div>
    <w:div w:id="1075198896">
      <w:marLeft w:val="0"/>
      <w:marRight w:val="0"/>
      <w:marTop w:val="0"/>
      <w:marBottom w:val="0"/>
      <w:divBdr>
        <w:top w:val="none" w:sz="0" w:space="0" w:color="auto"/>
        <w:left w:val="none" w:sz="0" w:space="0" w:color="auto"/>
        <w:bottom w:val="none" w:sz="0" w:space="0" w:color="auto"/>
        <w:right w:val="none" w:sz="0" w:space="0" w:color="auto"/>
      </w:divBdr>
    </w:div>
    <w:div w:id="1075203040">
      <w:marLeft w:val="0"/>
      <w:marRight w:val="0"/>
      <w:marTop w:val="0"/>
      <w:marBottom w:val="0"/>
      <w:divBdr>
        <w:top w:val="none" w:sz="0" w:space="0" w:color="auto"/>
        <w:left w:val="none" w:sz="0" w:space="0" w:color="auto"/>
        <w:bottom w:val="none" w:sz="0" w:space="0" w:color="auto"/>
        <w:right w:val="none" w:sz="0" w:space="0" w:color="auto"/>
      </w:divBdr>
    </w:div>
    <w:div w:id="1075249848">
      <w:marLeft w:val="0"/>
      <w:marRight w:val="0"/>
      <w:marTop w:val="0"/>
      <w:marBottom w:val="0"/>
      <w:divBdr>
        <w:top w:val="none" w:sz="0" w:space="0" w:color="auto"/>
        <w:left w:val="none" w:sz="0" w:space="0" w:color="auto"/>
        <w:bottom w:val="none" w:sz="0" w:space="0" w:color="auto"/>
        <w:right w:val="none" w:sz="0" w:space="0" w:color="auto"/>
      </w:divBdr>
    </w:div>
    <w:div w:id="1075399471">
      <w:marLeft w:val="0"/>
      <w:marRight w:val="0"/>
      <w:marTop w:val="0"/>
      <w:marBottom w:val="0"/>
      <w:divBdr>
        <w:top w:val="none" w:sz="0" w:space="0" w:color="auto"/>
        <w:left w:val="none" w:sz="0" w:space="0" w:color="auto"/>
        <w:bottom w:val="none" w:sz="0" w:space="0" w:color="auto"/>
        <w:right w:val="none" w:sz="0" w:space="0" w:color="auto"/>
      </w:divBdr>
    </w:div>
    <w:div w:id="1075519257">
      <w:bodyDiv w:val="1"/>
      <w:marLeft w:val="0"/>
      <w:marRight w:val="0"/>
      <w:marTop w:val="0"/>
      <w:marBottom w:val="0"/>
      <w:divBdr>
        <w:top w:val="none" w:sz="0" w:space="0" w:color="auto"/>
        <w:left w:val="none" w:sz="0" w:space="0" w:color="auto"/>
        <w:bottom w:val="none" w:sz="0" w:space="0" w:color="auto"/>
        <w:right w:val="none" w:sz="0" w:space="0" w:color="auto"/>
      </w:divBdr>
    </w:div>
    <w:div w:id="1075711533">
      <w:marLeft w:val="0"/>
      <w:marRight w:val="0"/>
      <w:marTop w:val="0"/>
      <w:marBottom w:val="0"/>
      <w:divBdr>
        <w:top w:val="none" w:sz="0" w:space="0" w:color="auto"/>
        <w:left w:val="none" w:sz="0" w:space="0" w:color="auto"/>
        <w:bottom w:val="none" w:sz="0" w:space="0" w:color="auto"/>
        <w:right w:val="none" w:sz="0" w:space="0" w:color="auto"/>
      </w:divBdr>
    </w:div>
    <w:div w:id="1075712140">
      <w:marLeft w:val="0"/>
      <w:marRight w:val="0"/>
      <w:marTop w:val="0"/>
      <w:marBottom w:val="0"/>
      <w:divBdr>
        <w:top w:val="none" w:sz="0" w:space="0" w:color="auto"/>
        <w:left w:val="none" w:sz="0" w:space="0" w:color="auto"/>
        <w:bottom w:val="none" w:sz="0" w:space="0" w:color="auto"/>
        <w:right w:val="none" w:sz="0" w:space="0" w:color="auto"/>
      </w:divBdr>
    </w:div>
    <w:div w:id="1075781081">
      <w:marLeft w:val="0"/>
      <w:marRight w:val="0"/>
      <w:marTop w:val="0"/>
      <w:marBottom w:val="0"/>
      <w:divBdr>
        <w:top w:val="none" w:sz="0" w:space="0" w:color="auto"/>
        <w:left w:val="none" w:sz="0" w:space="0" w:color="auto"/>
        <w:bottom w:val="none" w:sz="0" w:space="0" w:color="auto"/>
        <w:right w:val="none" w:sz="0" w:space="0" w:color="auto"/>
      </w:divBdr>
    </w:div>
    <w:div w:id="1075862796">
      <w:marLeft w:val="0"/>
      <w:marRight w:val="0"/>
      <w:marTop w:val="0"/>
      <w:marBottom w:val="0"/>
      <w:divBdr>
        <w:top w:val="none" w:sz="0" w:space="0" w:color="auto"/>
        <w:left w:val="none" w:sz="0" w:space="0" w:color="auto"/>
        <w:bottom w:val="none" w:sz="0" w:space="0" w:color="auto"/>
        <w:right w:val="none" w:sz="0" w:space="0" w:color="auto"/>
      </w:divBdr>
    </w:div>
    <w:div w:id="1075933018">
      <w:marLeft w:val="0"/>
      <w:marRight w:val="0"/>
      <w:marTop w:val="0"/>
      <w:marBottom w:val="0"/>
      <w:divBdr>
        <w:top w:val="none" w:sz="0" w:space="0" w:color="auto"/>
        <w:left w:val="none" w:sz="0" w:space="0" w:color="auto"/>
        <w:bottom w:val="none" w:sz="0" w:space="0" w:color="auto"/>
        <w:right w:val="none" w:sz="0" w:space="0" w:color="auto"/>
      </w:divBdr>
    </w:div>
    <w:div w:id="1075936057">
      <w:marLeft w:val="0"/>
      <w:marRight w:val="0"/>
      <w:marTop w:val="0"/>
      <w:marBottom w:val="0"/>
      <w:divBdr>
        <w:top w:val="none" w:sz="0" w:space="0" w:color="auto"/>
        <w:left w:val="none" w:sz="0" w:space="0" w:color="auto"/>
        <w:bottom w:val="none" w:sz="0" w:space="0" w:color="auto"/>
        <w:right w:val="none" w:sz="0" w:space="0" w:color="auto"/>
      </w:divBdr>
    </w:div>
    <w:div w:id="1075971792">
      <w:marLeft w:val="0"/>
      <w:marRight w:val="0"/>
      <w:marTop w:val="0"/>
      <w:marBottom w:val="0"/>
      <w:divBdr>
        <w:top w:val="none" w:sz="0" w:space="0" w:color="auto"/>
        <w:left w:val="none" w:sz="0" w:space="0" w:color="auto"/>
        <w:bottom w:val="none" w:sz="0" w:space="0" w:color="auto"/>
        <w:right w:val="none" w:sz="0" w:space="0" w:color="auto"/>
      </w:divBdr>
    </w:div>
    <w:div w:id="1075978276">
      <w:marLeft w:val="0"/>
      <w:marRight w:val="0"/>
      <w:marTop w:val="0"/>
      <w:marBottom w:val="0"/>
      <w:divBdr>
        <w:top w:val="none" w:sz="0" w:space="0" w:color="auto"/>
        <w:left w:val="none" w:sz="0" w:space="0" w:color="auto"/>
        <w:bottom w:val="none" w:sz="0" w:space="0" w:color="auto"/>
        <w:right w:val="none" w:sz="0" w:space="0" w:color="auto"/>
      </w:divBdr>
    </w:div>
    <w:div w:id="1076051324">
      <w:marLeft w:val="0"/>
      <w:marRight w:val="0"/>
      <w:marTop w:val="0"/>
      <w:marBottom w:val="0"/>
      <w:divBdr>
        <w:top w:val="none" w:sz="0" w:space="0" w:color="auto"/>
        <w:left w:val="none" w:sz="0" w:space="0" w:color="auto"/>
        <w:bottom w:val="none" w:sz="0" w:space="0" w:color="auto"/>
        <w:right w:val="none" w:sz="0" w:space="0" w:color="auto"/>
      </w:divBdr>
    </w:div>
    <w:div w:id="1076054383">
      <w:marLeft w:val="0"/>
      <w:marRight w:val="0"/>
      <w:marTop w:val="0"/>
      <w:marBottom w:val="0"/>
      <w:divBdr>
        <w:top w:val="none" w:sz="0" w:space="0" w:color="auto"/>
        <w:left w:val="none" w:sz="0" w:space="0" w:color="auto"/>
        <w:bottom w:val="none" w:sz="0" w:space="0" w:color="auto"/>
        <w:right w:val="none" w:sz="0" w:space="0" w:color="auto"/>
      </w:divBdr>
    </w:div>
    <w:div w:id="1076055190">
      <w:marLeft w:val="0"/>
      <w:marRight w:val="0"/>
      <w:marTop w:val="0"/>
      <w:marBottom w:val="0"/>
      <w:divBdr>
        <w:top w:val="none" w:sz="0" w:space="0" w:color="auto"/>
        <w:left w:val="none" w:sz="0" w:space="0" w:color="auto"/>
        <w:bottom w:val="none" w:sz="0" w:space="0" w:color="auto"/>
        <w:right w:val="none" w:sz="0" w:space="0" w:color="auto"/>
      </w:divBdr>
    </w:div>
    <w:div w:id="1076250182">
      <w:marLeft w:val="0"/>
      <w:marRight w:val="0"/>
      <w:marTop w:val="0"/>
      <w:marBottom w:val="0"/>
      <w:divBdr>
        <w:top w:val="none" w:sz="0" w:space="0" w:color="auto"/>
        <w:left w:val="none" w:sz="0" w:space="0" w:color="auto"/>
        <w:bottom w:val="none" w:sz="0" w:space="0" w:color="auto"/>
        <w:right w:val="none" w:sz="0" w:space="0" w:color="auto"/>
      </w:divBdr>
    </w:div>
    <w:div w:id="1076437776">
      <w:marLeft w:val="0"/>
      <w:marRight w:val="0"/>
      <w:marTop w:val="0"/>
      <w:marBottom w:val="0"/>
      <w:divBdr>
        <w:top w:val="none" w:sz="0" w:space="0" w:color="auto"/>
        <w:left w:val="none" w:sz="0" w:space="0" w:color="auto"/>
        <w:bottom w:val="none" w:sz="0" w:space="0" w:color="auto"/>
        <w:right w:val="none" w:sz="0" w:space="0" w:color="auto"/>
      </w:divBdr>
    </w:div>
    <w:div w:id="1076439297">
      <w:marLeft w:val="0"/>
      <w:marRight w:val="0"/>
      <w:marTop w:val="0"/>
      <w:marBottom w:val="0"/>
      <w:divBdr>
        <w:top w:val="none" w:sz="0" w:space="0" w:color="auto"/>
        <w:left w:val="none" w:sz="0" w:space="0" w:color="auto"/>
        <w:bottom w:val="none" w:sz="0" w:space="0" w:color="auto"/>
        <w:right w:val="none" w:sz="0" w:space="0" w:color="auto"/>
      </w:divBdr>
    </w:div>
    <w:div w:id="1076441037">
      <w:marLeft w:val="0"/>
      <w:marRight w:val="0"/>
      <w:marTop w:val="0"/>
      <w:marBottom w:val="0"/>
      <w:divBdr>
        <w:top w:val="none" w:sz="0" w:space="0" w:color="auto"/>
        <w:left w:val="none" w:sz="0" w:space="0" w:color="auto"/>
        <w:bottom w:val="none" w:sz="0" w:space="0" w:color="auto"/>
        <w:right w:val="none" w:sz="0" w:space="0" w:color="auto"/>
      </w:divBdr>
    </w:div>
    <w:div w:id="1076518524">
      <w:marLeft w:val="0"/>
      <w:marRight w:val="0"/>
      <w:marTop w:val="0"/>
      <w:marBottom w:val="0"/>
      <w:divBdr>
        <w:top w:val="none" w:sz="0" w:space="0" w:color="auto"/>
        <w:left w:val="none" w:sz="0" w:space="0" w:color="auto"/>
        <w:bottom w:val="none" w:sz="0" w:space="0" w:color="auto"/>
        <w:right w:val="none" w:sz="0" w:space="0" w:color="auto"/>
      </w:divBdr>
    </w:div>
    <w:div w:id="1076590986">
      <w:marLeft w:val="0"/>
      <w:marRight w:val="0"/>
      <w:marTop w:val="0"/>
      <w:marBottom w:val="0"/>
      <w:divBdr>
        <w:top w:val="none" w:sz="0" w:space="0" w:color="auto"/>
        <w:left w:val="none" w:sz="0" w:space="0" w:color="auto"/>
        <w:bottom w:val="none" w:sz="0" w:space="0" w:color="auto"/>
        <w:right w:val="none" w:sz="0" w:space="0" w:color="auto"/>
      </w:divBdr>
    </w:div>
    <w:div w:id="1076630003">
      <w:marLeft w:val="0"/>
      <w:marRight w:val="0"/>
      <w:marTop w:val="0"/>
      <w:marBottom w:val="0"/>
      <w:divBdr>
        <w:top w:val="none" w:sz="0" w:space="0" w:color="auto"/>
        <w:left w:val="none" w:sz="0" w:space="0" w:color="auto"/>
        <w:bottom w:val="none" w:sz="0" w:space="0" w:color="auto"/>
        <w:right w:val="none" w:sz="0" w:space="0" w:color="auto"/>
      </w:divBdr>
    </w:div>
    <w:div w:id="1076634576">
      <w:marLeft w:val="0"/>
      <w:marRight w:val="0"/>
      <w:marTop w:val="0"/>
      <w:marBottom w:val="0"/>
      <w:divBdr>
        <w:top w:val="none" w:sz="0" w:space="0" w:color="auto"/>
        <w:left w:val="none" w:sz="0" w:space="0" w:color="auto"/>
        <w:bottom w:val="none" w:sz="0" w:space="0" w:color="auto"/>
        <w:right w:val="none" w:sz="0" w:space="0" w:color="auto"/>
      </w:divBdr>
    </w:div>
    <w:div w:id="1076704420">
      <w:marLeft w:val="0"/>
      <w:marRight w:val="0"/>
      <w:marTop w:val="0"/>
      <w:marBottom w:val="0"/>
      <w:divBdr>
        <w:top w:val="none" w:sz="0" w:space="0" w:color="auto"/>
        <w:left w:val="none" w:sz="0" w:space="0" w:color="auto"/>
        <w:bottom w:val="none" w:sz="0" w:space="0" w:color="auto"/>
        <w:right w:val="none" w:sz="0" w:space="0" w:color="auto"/>
      </w:divBdr>
    </w:div>
    <w:div w:id="1076783271">
      <w:marLeft w:val="0"/>
      <w:marRight w:val="0"/>
      <w:marTop w:val="0"/>
      <w:marBottom w:val="0"/>
      <w:divBdr>
        <w:top w:val="none" w:sz="0" w:space="0" w:color="auto"/>
        <w:left w:val="none" w:sz="0" w:space="0" w:color="auto"/>
        <w:bottom w:val="none" w:sz="0" w:space="0" w:color="auto"/>
        <w:right w:val="none" w:sz="0" w:space="0" w:color="auto"/>
      </w:divBdr>
    </w:div>
    <w:div w:id="1076827839">
      <w:marLeft w:val="0"/>
      <w:marRight w:val="0"/>
      <w:marTop w:val="0"/>
      <w:marBottom w:val="0"/>
      <w:divBdr>
        <w:top w:val="none" w:sz="0" w:space="0" w:color="auto"/>
        <w:left w:val="none" w:sz="0" w:space="0" w:color="auto"/>
        <w:bottom w:val="none" w:sz="0" w:space="0" w:color="auto"/>
        <w:right w:val="none" w:sz="0" w:space="0" w:color="auto"/>
      </w:divBdr>
    </w:div>
    <w:div w:id="1076897186">
      <w:marLeft w:val="0"/>
      <w:marRight w:val="0"/>
      <w:marTop w:val="0"/>
      <w:marBottom w:val="0"/>
      <w:divBdr>
        <w:top w:val="none" w:sz="0" w:space="0" w:color="auto"/>
        <w:left w:val="none" w:sz="0" w:space="0" w:color="auto"/>
        <w:bottom w:val="none" w:sz="0" w:space="0" w:color="auto"/>
        <w:right w:val="none" w:sz="0" w:space="0" w:color="auto"/>
      </w:divBdr>
    </w:div>
    <w:div w:id="1076898360">
      <w:marLeft w:val="0"/>
      <w:marRight w:val="0"/>
      <w:marTop w:val="0"/>
      <w:marBottom w:val="0"/>
      <w:divBdr>
        <w:top w:val="none" w:sz="0" w:space="0" w:color="auto"/>
        <w:left w:val="none" w:sz="0" w:space="0" w:color="auto"/>
        <w:bottom w:val="none" w:sz="0" w:space="0" w:color="auto"/>
        <w:right w:val="none" w:sz="0" w:space="0" w:color="auto"/>
      </w:divBdr>
    </w:div>
    <w:div w:id="1076905042">
      <w:marLeft w:val="0"/>
      <w:marRight w:val="0"/>
      <w:marTop w:val="0"/>
      <w:marBottom w:val="0"/>
      <w:divBdr>
        <w:top w:val="none" w:sz="0" w:space="0" w:color="auto"/>
        <w:left w:val="none" w:sz="0" w:space="0" w:color="auto"/>
        <w:bottom w:val="none" w:sz="0" w:space="0" w:color="auto"/>
        <w:right w:val="none" w:sz="0" w:space="0" w:color="auto"/>
      </w:divBdr>
    </w:div>
    <w:div w:id="1076980277">
      <w:marLeft w:val="0"/>
      <w:marRight w:val="0"/>
      <w:marTop w:val="0"/>
      <w:marBottom w:val="0"/>
      <w:divBdr>
        <w:top w:val="none" w:sz="0" w:space="0" w:color="auto"/>
        <w:left w:val="none" w:sz="0" w:space="0" w:color="auto"/>
        <w:bottom w:val="none" w:sz="0" w:space="0" w:color="auto"/>
        <w:right w:val="none" w:sz="0" w:space="0" w:color="auto"/>
      </w:divBdr>
    </w:div>
    <w:div w:id="1077091964">
      <w:marLeft w:val="0"/>
      <w:marRight w:val="0"/>
      <w:marTop w:val="0"/>
      <w:marBottom w:val="0"/>
      <w:divBdr>
        <w:top w:val="none" w:sz="0" w:space="0" w:color="auto"/>
        <w:left w:val="none" w:sz="0" w:space="0" w:color="auto"/>
        <w:bottom w:val="none" w:sz="0" w:space="0" w:color="auto"/>
        <w:right w:val="none" w:sz="0" w:space="0" w:color="auto"/>
      </w:divBdr>
    </w:div>
    <w:div w:id="1077167453">
      <w:marLeft w:val="0"/>
      <w:marRight w:val="0"/>
      <w:marTop w:val="0"/>
      <w:marBottom w:val="0"/>
      <w:divBdr>
        <w:top w:val="none" w:sz="0" w:space="0" w:color="auto"/>
        <w:left w:val="none" w:sz="0" w:space="0" w:color="auto"/>
        <w:bottom w:val="none" w:sz="0" w:space="0" w:color="auto"/>
        <w:right w:val="none" w:sz="0" w:space="0" w:color="auto"/>
      </w:divBdr>
    </w:div>
    <w:div w:id="1077169344">
      <w:marLeft w:val="0"/>
      <w:marRight w:val="0"/>
      <w:marTop w:val="0"/>
      <w:marBottom w:val="0"/>
      <w:divBdr>
        <w:top w:val="none" w:sz="0" w:space="0" w:color="auto"/>
        <w:left w:val="none" w:sz="0" w:space="0" w:color="auto"/>
        <w:bottom w:val="none" w:sz="0" w:space="0" w:color="auto"/>
        <w:right w:val="none" w:sz="0" w:space="0" w:color="auto"/>
      </w:divBdr>
    </w:div>
    <w:div w:id="1077288456">
      <w:marLeft w:val="0"/>
      <w:marRight w:val="0"/>
      <w:marTop w:val="0"/>
      <w:marBottom w:val="0"/>
      <w:divBdr>
        <w:top w:val="none" w:sz="0" w:space="0" w:color="auto"/>
        <w:left w:val="none" w:sz="0" w:space="0" w:color="auto"/>
        <w:bottom w:val="none" w:sz="0" w:space="0" w:color="auto"/>
        <w:right w:val="none" w:sz="0" w:space="0" w:color="auto"/>
      </w:divBdr>
    </w:div>
    <w:div w:id="1077360864">
      <w:marLeft w:val="0"/>
      <w:marRight w:val="0"/>
      <w:marTop w:val="0"/>
      <w:marBottom w:val="0"/>
      <w:divBdr>
        <w:top w:val="none" w:sz="0" w:space="0" w:color="auto"/>
        <w:left w:val="none" w:sz="0" w:space="0" w:color="auto"/>
        <w:bottom w:val="none" w:sz="0" w:space="0" w:color="auto"/>
        <w:right w:val="none" w:sz="0" w:space="0" w:color="auto"/>
      </w:divBdr>
    </w:div>
    <w:div w:id="1077366618">
      <w:marLeft w:val="0"/>
      <w:marRight w:val="0"/>
      <w:marTop w:val="0"/>
      <w:marBottom w:val="0"/>
      <w:divBdr>
        <w:top w:val="none" w:sz="0" w:space="0" w:color="auto"/>
        <w:left w:val="none" w:sz="0" w:space="0" w:color="auto"/>
        <w:bottom w:val="none" w:sz="0" w:space="0" w:color="auto"/>
        <w:right w:val="none" w:sz="0" w:space="0" w:color="auto"/>
      </w:divBdr>
    </w:div>
    <w:div w:id="1077435420">
      <w:marLeft w:val="0"/>
      <w:marRight w:val="0"/>
      <w:marTop w:val="0"/>
      <w:marBottom w:val="0"/>
      <w:divBdr>
        <w:top w:val="none" w:sz="0" w:space="0" w:color="auto"/>
        <w:left w:val="none" w:sz="0" w:space="0" w:color="auto"/>
        <w:bottom w:val="none" w:sz="0" w:space="0" w:color="auto"/>
        <w:right w:val="none" w:sz="0" w:space="0" w:color="auto"/>
      </w:divBdr>
    </w:div>
    <w:div w:id="1077478525">
      <w:marLeft w:val="0"/>
      <w:marRight w:val="0"/>
      <w:marTop w:val="0"/>
      <w:marBottom w:val="0"/>
      <w:divBdr>
        <w:top w:val="none" w:sz="0" w:space="0" w:color="auto"/>
        <w:left w:val="none" w:sz="0" w:space="0" w:color="auto"/>
        <w:bottom w:val="none" w:sz="0" w:space="0" w:color="auto"/>
        <w:right w:val="none" w:sz="0" w:space="0" w:color="auto"/>
      </w:divBdr>
    </w:div>
    <w:div w:id="1077629008">
      <w:marLeft w:val="0"/>
      <w:marRight w:val="0"/>
      <w:marTop w:val="0"/>
      <w:marBottom w:val="0"/>
      <w:divBdr>
        <w:top w:val="none" w:sz="0" w:space="0" w:color="auto"/>
        <w:left w:val="none" w:sz="0" w:space="0" w:color="auto"/>
        <w:bottom w:val="none" w:sz="0" w:space="0" w:color="auto"/>
        <w:right w:val="none" w:sz="0" w:space="0" w:color="auto"/>
      </w:divBdr>
    </w:div>
    <w:div w:id="1077634715">
      <w:marLeft w:val="0"/>
      <w:marRight w:val="0"/>
      <w:marTop w:val="0"/>
      <w:marBottom w:val="0"/>
      <w:divBdr>
        <w:top w:val="none" w:sz="0" w:space="0" w:color="auto"/>
        <w:left w:val="none" w:sz="0" w:space="0" w:color="auto"/>
        <w:bottom w:val="none" w:sz="0" w:space="0" w:color="auto"/>
        <w:right w:val="none" w:sz="0" w:space="0" w:color="auto"/>
      </w:divBdr>
    </w:div>
    <w:div w:id="1077635366">
      <w:marLeft w:val="0"/>
      <w:marRight w:val="0"/>
      <w:marTop w:val="0"/>
      <w:marBottom w:val="0"/>
      <w:divBdr>
        <w:top w:val="none" w:sz="0" w:space="0" w:color="auto"/>
        <w:left w:val="none" w:sz="0" w:space="0" w:color="auto"/>
        <w:bottom w:val="none" w:sz="0" w:space="0" w:color="auto"/>
        <w:right w:val="none" w:sz="0" w:space="0" w:color="auto"/>
      </w:divBdr>
    </w:div>
    <w:div w:id="1077827793">
      <w:marLeft w:val="0"/>
      <w:marRight w:val="0"/>
      <w:marTop w:val="0"/>
      <w:marBottom w:val="0"/>
      <w:divBdr>
        <w:top w:val="none" w:sz="0" w:space="0" w:color="auto"/>
        <w:left w:val="none" w:sz="0" w:space="0" w:color="auto"/>
        <w:bottom w:val="none" w:sz="0" w:space="0" w:color="auto"/>
        <w:right w:val="none" w:sz="0" w:space="0" w:color="auto"/>
      </w:divBdr>
    </w:div>
    <w:div w:id="1077827936">
      <w:marLeft w:val="0"/>
      <w:marRight w:val="0"/>
      <w:marTop w:val="0"/>
      <w:marBottom w:val="0"/>
      <w:divBdr>
        <w:top w:val="none" w:sz="0" w:space="0" w:color="auto"/>
        <w:left w:val="none" w:sz="0" w:space="0" w:color="auto"/>
        <w:bottom w:val="none" w:sz="0" w:space="0" w:color="auto"/>
        <w:right w:val="none" w:sz="0" w:space="0" w:color="auto"/>
      </w:divBdr>
    </w:div>
    <w:div w:id="1077828165">
      <w:marLeft w:val="0"/>
      <w:marRight w:val="0"/>
      <w:marTop w:val="0"/>
      <w:marBottom w:val="0"/>
      <w:divBdr>
        <w:top w:val="none" w:sz="0" w:space="0" w:color="auto"/>
        <w:left w:val="none" w:sz="0" w:space="0" w:color="auto"/>
        <w:bottom w:val="none" w:sz="0" w:space="0" w:color="auto"/>
        <w:right w:val="none" w:sz="0" w:space="0" w:color="auto"/>
      </w:divBdr>
    </w:div>
    <w:div w:id="1077899401">
      <w:marLeft w:val="0"/>
      <w:marRight w:val="0"/>
      <w:marTop w:val="0"/>
      <w:marBottom w:val="0"/>
      <w:divBdr>
        <w:top w:val="none" w:sz="0" w:space="0" w:color="auto"/>
        <w:left w:val="none" w:sz="0" w:space="0" w:color="auto"/>
        <w:bottom w:val="none" w:sz="0" w:space="0" w:color="auto"/>
        <w:right w:val="none" w:sz="0" w:space="0" w:color="auto"/>
      </w:divBdr>
    </w:div>
    <w:div w:id="1077901047">
      <w:marLeft w:val="0"/>
      <w:marRight w:val="0"/>
      <w:marTop w:val="0"/>
      <w:marBottom w:val="0"/>
      <w:divBdr>
        <w:top w:val="none" w:sz="0" w:space="0" w:color="auto"/>
        <w:left w:val="none" w:sz="0" w:space="0" w:color="auto"/>
        <w:bottom w:val="none" w:sz="0" w:space="0" w:color="auto"/>
        <w:right w:val="none" w:sz="0" w:space="0" w:color="auto"/>
      </w:divBdr>
    </w:div>
    <w:div w:id="1077901506">
      <w:marLeft w:val="0"/>
      <w:marRight w:val="0"/>
      <w:marTop w:val="0"/>
      <w:marBottom w:val="0"/>
      <w:divBdr>
        <w:top w:val="none" w:sz="0" w:space="0" w:color="auto"/>
        <w:left w:val="none" w:sz="0" w:space="0" w:color="auto"/>
        <w:bottom w:val="none" w:sz="0" w:space="0" w:color="auto"/>
        <w:right w:val="none" w:sz="0" w:space="0" w:color="auto"/>
      </w:divBdr>
    </w:div>
    <w:div w:id="1077938571">
      <w:marLeft w:val="0"/>
      <w:marRight w:val="0"/>
      <w:marTop w:val="0"/>
      <w:marBottom w:val="0"/>
      <w:divBdr>
        <w:top w:val="none" w:sz="0" w:space="0" w:color="auto"/>
        <w:left w:val="none" w:sz="0" w:space="0" w:color="auto"/>
        <w:bottom w:val="none" w:sz="0" w:space="0" w:color="auto"/>
        <w:right w:val="none" w:sz="0" w:space="0" w:color="auto"/>
      </w:divBdr>
    </w:div>
    <w:div w:id="1077943145">
      <w:marLeft w:val="0"/>
      <w:marRight w:val="0"/>
      <w:marTop w:val="0"/>
      <w:marBottom w:val="0"/>
      <w:divBdr>
        <w:top w:val="none" w:sz="0" w:space="0" w:color="auto"/>
        <w:left w:val="none" w:sz="0" w:space="0" w:color="auto"/>
        <w:bottom w:val="none" w:sz="0" w:space="0" w:color="auto"/>
        <w:right w:val="none" w:sz="0" w:space="0" w:color="auto"/>
      </w:divBdr>
    </w:div>
    <w:div w:id="1077946675">
      <w:marLeft w:val="0"/>
      <w:marRight w:val="0"/>
      <w:marTop w:val="0"/>
      <w:marBottom w:val="0"/>
      <w:divBdr>
        <w:top w:val="none" w:sz="0" w:space="0" w:color="auto"/>
        <w:left w:val="none" w:sz="0" w:space="0" w:color="auto"/>
        <w:bottom w:val="none" w:sz="0" w:space="0" w:color="auto"/>
        <w:right w:val="none" w:sz="0" w:space="0" w:color="auto"/>
      </w:divBdr>
    </w:div>
    <w:div w:id="1078016315">
      <w:marLeft w:val="0"/>
      <w:marRight w:val="0"/>
      <w:marTop w:val="0"/>
      <w:marBottom w:val="0"/>
      <w:divBdr>
        <w:top w:val="none" w:sz="0" w:space="0" w:color="auto"/>
        <w:left w:val="none" w:sz="0" w:space="0" w:color="auto"/>
        <w:bottom w:val="none" w:sz="0" w:space="0" w:color="auto"/>
        <w:right w:val="none" w:sz="0" w:space="0" w:color="auto"/>
      </w:divBdr>
    </w:div>
    <w:div w:id="1078095707">
      <w:marLeft w:val="0"/>
      <w:marRight w:val="0"/>
      <w:marTop w:val="0"/>
      <w:marBottom w:val="0"/>
      <w:divBdr>
        <w:top w:val="none" w:sz="0" w:space="0" w:color="auto"/>
        <w:left w:val="none" w:sz="0" w:space="0" w:color="auto"/>
        <w:bottom w:val="none" w:sz="0" w:space="0" w:color="auto"/>
        <w:right w:val="none" w:sz="0" w:space="0" w:color="auto"/>
      </w:divBdr>
    </w:div>
    <w:div w:id="1078137253">
      <w:marLeft w:val="0"/>
      <w:marRight w:val="0"/>
      <w:marTop w:val="0"/>
      <w:marBottom w:val="0"/>
      <w:divBdr>
        <w:top w:val="none" w:sz="0" w:space="0" w:color="auto"/>
        <w:left w:val="none" w:sz="0" w:space="0" w:color="auto"/>
        <w:bottom w:val="none" w:sz="0" w:space="0" w:color="auto"/>
        <w:right w:val="none" w:sz="0" w:space="0" w:color="auto"/>
      </w:divBdr>
    </w:div>
    <w:div w:id="1078138631">
      <w:marLeft w:val="0"/>
      <w:marRight w:val="0"/>
      <w:marTop w:val="0"/>
      <w:marBottom w:val="0"/>
      <w:divBdr>
        <w:top w:val="none" w:sz="0" w:space="0" w:color="auto"/>
        <w:left w:val="none" w:sz="0" w:space="0" w:color="auto"/>
        <w:bottom w:val="none" w:sz="0" w:space="0" w:color="auto"/>
        <w:right w:val="none" w:sz="0" w:space="0" w:color="auto"/>
      </w:divBdr>
    </w:div>
    <w:div w:id="1078164672">
      <w:marLeft w:val="0"/>
      <w:marRight w:val="0"/>
      <w:marTop w:val="0"/>
      <w:marBottom w:val="0"/>
      <w:divBdr>
        <w:top w:val="none" w:sz="0" w:space="0" w:color="auto"/>
        <w:left w:val="none" w:sz="0" w:space="0" w:color="auto"/>
        <w:bottom w:val="none" w:sz="0" w:space="0" w:color="auto"/>
        <w:right w:val="none" w:sz="0" w:space="0" w:color="auto"/>
      </w:divBdr>
    </w:div>
    <w:div w:id="1078289299">
      <w:marLeft w:val="0"/>
      <w:marRight w:val="0"/>
      <w:marTop w:val="0"/>
      <w:marBottom w:val="0"/>
      <w:divBdr>
        <w:top w:val="none" w:sz="0" w:space="0" w:color="auto"/>
        <w:left w:val="none" w:sz="0" w:space="0" w:color="auto"/>
        <w:bottom w:val="none" w:sz="0" w:space="0" w:color="auto"/>
        <w:right w:val="none" w:sz="0" w:space="0" w:color="auto"/>
      </w:divBdr>
    </w:div>
    <w:div w:id="1078406087">
      <w:marLeft w:val="0"/>
      <w:marRight w:val="0"/>
      <w:marTop w:val="0"/>
      <w:marBottom w:val="0"/>
      <w:divBdr>
        <w:top w:val="none" w:sz="0" w:space="0" w:color="auto"/>
        <w:left w:val="none" w:sz="0" w:space="0" w:color="auto"/>
        <w:bottom w:val="none" w:sz="0" w:space="0" w:color="auto"/>
        <w:right w:val="none" w:sz="0" w:space="0" w:color="auto"/>
      </w:divBdr>
    </w:div>
    <w:div w:id="1078482931">
      <w:bodyDiv w:val="1"/>
      <w:marLeft w:val="0"/>
      <w:marRight w:val="0"/>
      <w:marTop w:val="0"/>
      <w:marBottom w:val="0"/>
      <w:divBdr>
        <w:top w:val="none" w:sz="0" w:space="0" w:color="auto"/>
        <w:left w:val="none" w:sz="0" w:space="0" w:color="auto"/>
        <w:bottom w:val="none" w:sz="0" w:space="0" w:color="auto"/>
        <w:right w:val="none" w:sz="0" w:space="0" w:color="auto"/>
      </w:divBdr>
      <w:divsChild>
        <w:div w:id="838734897">
          <w:marLeft w:val="0"/>
          <w:marRight w:val="0"/>
          <w:marTop w:val="0"/>
          <w:marBottom w:val="0"/>
          <w:divBdr>
            <w:top w:val="none" w:sz="0" w:space="0" w:color="auto"/>
            <w:left w:val="none" w:sz="0" w:space="0" w:color="auto"/>
            <w:bottom w:val="none" w:sz="0" w:space="0" w:color="auto"/>
            <w:right w:val="none" w:sz="0" w:space="0" w:color="auto"/>
          </w:divBdr>
        </w:div>
        <w:div w:id="2146267765">
          <w:marLeft w:val="0"/>
          <w:marRight w:val="0"/>
          <w:marTop w:val="0"/>
          <w:marBottom w:val="0"/>
          <w:divBdr>
            <w:top w:val="none" w:sz="0" w:space="0" w:color="auto"/>
            <w:left w:val="none" w:sz="0" w:space="0" w:color="auto"/>
            <w:bottom w:val="none" w:sz="0" w:space="0" w:color="auto"/>
            <w:right w:val="none" w:sz="0" w:space="0" w:color="auto"/>
          </w:divBdr>
        </w:div>
        <w:div w:id="1436056335">
          <w:marLeft w:val="0"/>
          <w:marRight w:val="0"/>
          <w:marTop w:val="0"/>
          <w:marBottom w:val="0"/>
          <w:divBdr>
            <w:top w:val="none" w:sz="0" w:space="0" w:color="auto"/>
            <w:left w:val="none" w:sz="0" w:space="0" w:color="auto"/>
            <w:bottom w:val="none" w:sz="0" w:space="0" w:color="auto"/>
            <w:right w:val="none" w:sz="0" w:space="0" w:color="auto"/>
          </w:divBdr>
        </w:div>
        <w:div w:id="1432511109">
          <w:marLeft w:val="0"/>
          <w:marRight w:val="0"/>
          <w:marTop w:val="0"/>
          <w:marBottom w:val="0"/>
          <w:divBdr>
            <w:top w:val="none" w:sz="0" w:space="0" w:color="auto"/>
            <w:left w:val="none" w:sz="0" w:space="0" w:color="auto"/>
            <w:bottom w:val="none" w:sz="0" w:space="0" w:color="auto"/>
            <w:right w:val="none" w:sz="0" w:space="0" w:color="auto"/>
          </w:divBdr>
        </w:div>
        <w:div w:id="1234463586">
          <w:marLeft w:val="0"/>
          <w:marRight w:val="0"/>
          <w:marTop w:val="0"/>
          <w:marBottom w:val="0"/>
          <w:divBdr>
            <w:top w:val="none" w:sz="0" w:space="0" w:color="auto"/>
            <w:left w:val="none" w:sz="0" w:space="0" w:color="auto"/>
            <w:bottom w:val="none" w:sz="0" w:space="0" w:color="auto"/>
            <w:right w:val="none" w:sz="0" w:space="0" w:color="auto"/>
          </w:divBdr>
        </w:div>
        <w:div w:id="1354108122">
          <w:marLeft w:val="0"/>
          <w:marRight w:val="0"/>
          <w:marTop w:val="0"/>
          <w:marBottom w:val="0"/>
          <w:divBdr>
            <w:top w:val="none" w:sz="0" w:space="0" w:color="auto"/>
            <w:left w:val="none" w:sz="0" w:space="0" w:color="auto"/>
            <w:bottom w:val="none" w:sz="0" w:space="0" w:color="auto"/>
            <w:right w:val="none" w:sz="0" w:space="0" w:color="auto"/>
          </w:divBdr>
        </w:div>
        <w:div w:id="2105346465">
          <w:marLeft w:val="0"/>
          <w:marRight w:val="0"/>
          <w:marTop w:val="0"/>
          <w:marBottom w:val="0"/>
          <w:divBdr>
            <w:top w:val="none" w:sz="0" w:space="0" w:color="auto"/>
            <w:left w:val="none" w:sz="0" w:space="0" w:color="auto"/>
            <w:bottom w:val="none" w:sz="0" w:space="0" w:color="auto"/>
            <w:right w:val="none" w:sz="0" w:space="0" w:color="auto"/>
          </w:divBdr>
        </w:div>
        <w:div w:id="2146507587">
          <w:marLeft w:val="0"/>
          <w:marRight w:val="0"/>
          <w:marTop w:val="0"/>
          <w:marBottom w:val="0"/>
          <w:divBdr>
            <w:top w:val="none" w:sz="0" w:space="0" w:color="auto"/>
            <w:left w:val="none" w:sz="0" w:space="0" w:color="auto"/>
            <w:bottom w:val="none" w:sz="0" w:space="0" w:color="auto"/>
            <w:right w:val="none" w:sz="0" w:space="0" w:color="auto"/>
          </w:divBdr>
        </w:div>
        <w:div w:id="1037270600">
          <w:marLeft w:val="0"/>
          <w:marRight w:val="0"/>
          <w:marTop w:val="0"/>
          <w:marBottom w:val="0"/>
          <w:divBdr>
            <w:top w:val="none" w:sz="0" w:space="0" w:color="auto"/>
            <w:left w:val="none" w:sz="0" w:space="0" w:color="auto"/>
            <w:bottom w:val="none" w:sz="0" w:space="0" w:color="auto"/>
            <w:right w:val="none" w:sz="0" w:space="0" w:color="auto"/>
          </w:divBdr>
        </w:div>
        <w:div w:id="539128337">
          <w:marLeft w:val="0"/>
          <w:marRight w:val="0"/>
          <w:marTop w:val="0"/>
          <w:marBottom w:val="0"/>
          <w:divBdr>
            <w:top w:val="none" w:sz="0" w:space="0" w:color="auto"/>
            <w:left w:val="none" w:sz="0" w:space="0" w:color="auto"/>
            <w:bottom w:val="none" w:sz="0" w:space="0" w:color="auto"/>
            <w:right w:val="none" w:sz="0" w:space="0" w:color="auto"/>
          </w:divBdr>
        </w:div>
        <w:div w:id="1061562391">
          <w:marLeft w:val="0"/>
          <w:marRight w:val="0"/>
          <w:marTop w:val="0"/>
          <w:marBottom w:val="0"/>
          <w:divBdr>
            <w:top w:val="none" w:sz="0" w:space="0" w:color="auto"/>
            <w:left w:val="none" w:sz="0" w:space="0" w:color="auto"/>
            <w:bottom w:val="none" w:sz="0" w:space="0" w:color="auto"/>
            <w:right w:val="none" w:sz="0" w:space="0" w:color="auto"/>
          </w:divBdr>
        </w:div>
        <w:div w:id="1071655102">
          <w:marLeft w:val="0"/>
          <w:marRight w:val="0"/>
          <w:marTop w:val="0"/>
          <w:marBottom w:val="0"/>
          <w:divBdr>
            <w:top w:val="none" w:sz="0" w:space="0" w:color="auto"/>
            <w:left w:val="none" w:sz="0" w:space="0" w:color="auto"/>
            <w:bottom w:val="none" w:sz="0" w:space="0" w:color="auto"/>
            <w:right w:val="none" w:sz="0" w:space="0" w:color="auto"/>
          </w:divBdr>
        </w:div>
        <w:div w:id="926302291">
          <w:marLeft w:val="0"/>
          <w:marRight w:val="0"/>
          <w:marTop w:val="0"/>
          <w:marBottom w:val="0"/>
          <w:divBdr>
            <w:top w:val="none" w:sz="0" w:space="0" w:color="auto"/>
            <w:left w:val="none" w:sz="0" w:space="0" w:color="auto"/>
            <w:bottom w:val="none" w:sz="0" w:space="0" w:color="auto"/>
            <w:right w:val="none" w:sz="0" w:space="0" w:color="auto"/>
          </w:divBdr>
        </w:div>
        <w:div w:id="2096778030">
          <w:marLeft w:val="0"/>
          <w:marRight w:val="0"/>
          <w:marTop w:val="0"/>
          <w:marBottom w:val="0"/>
          <w:divBdr>
            <w:top w:val="none" w:sz="0" w:space="0" w:color="auto"/>
            <w:left w:val="none" w:sz="0" w:space="0" w:color="auto"/>
            <w:bottom w:val="none" w:sz="0" w:space="0" w:color="auto"/>
            <w:right w:val="none" w:sz="0" w:space="0" w:color="auto"/>
          </w:divBdr>
        </w:div>
        <w:div w:id="1603802978">
          <w:marLeft w:val="0"/>
          <w:marRight w:val="0"/>
          <w:marTop w:val="0"/>
          <w:marBottom w:val="0"/>
          <w:divBdr>
            <w:top w:val="none" w:sz="0" w:space="0" w:color="auto"/>
            <w:left w:val="none" w:sz="0" w:space="0" w:color="auto"/>
            <w:bottom w:val="none" w:sz="0" w:space="0" w:color="auto"/>
            <w:right w:val="none" w:sz="0" w:space="0" w:color="auto"/>
          </w:divBdr>
        </w:div>
        <w:div w:id="1551726234">
          <w:marLeft w:val="0"/>
          <w:marRight w:val="0"/>
          <w:marTop w:val="0"/>
          <w:marBottom w:val="0"/>
          <w:divBdr>
            <w:top w:val="none" w:sz="0" w:space="0" w:color="auto"/>
            <w:left w:val="none" w:sz="0" w:space="0" w:color="auto"/>
            <w:bottom w:val="none" w:sz="0" w:space="0" w:color="auto"/>
            <w:right w:val="none" w:sz="0" w:space="0" w:color="auto"/>
          </w:divBdr>
        </w:div>
        <w:div w:id="420416130">
          <w:marLeft w:val="0"/>
          <w:marRight w:val="0"/>
          <w:marTop w:val="0"/>
          <w:marBottom w:val="0"/>
          <w:divBdr>
            <w:top w:val="none" w:sz="0" w:space="0" w:color="auto"/>
            <w:left w:val="none" w:sz="0" w:space="0" w:color="auto"/>
            <w:bottom w:val="none" w:sz="0" w:space="0" w:color="auto"/>
            <w:right w:val="none" w:sz="0" w:space="0" w:color="auto"/>
          </w:divBdr>
        </w:div>
        <w:div w:id="1030374510">
          <w:marLeft w:val="0"/>
          <w:marRight w:val="0"/>
          <w:marTop w:val="0"/>
          <w:marBottom w:val="0"/>
          <w:divBdr>
            <w:top w:val="none" w:sz="0" w:space="0" w:color="auto"/>
            <w:left w:val="none" w:sz="0" w:space="0" w:color="auto"/>
            <w:bottom w:val="none" w:sz="0" w:space="0" w:color="auto"/>
            <w:right w:val="none" w:sz="0" w:space="0" w:color="auto"/>
          </w:divBdr>
        </w:div>
        <w:div w:id="1403142876">
          <w:marLeft w:val="0"/>
          <w:marRight w:val="0"/>
          <w:marTop w:val="0"/>
          <w:marBottom w:val="0"/>
          <w:divBdr>
            <w:top w:val="none" w:sz="0" w:space="0" w:color="auto"/>
            <w:left w:val="none" w:sz="0" w:space="0" w:color="auto"/>
            <w:bottom w:val="none" w:sz="0" w:space="0" w:color="auto"/>
            <w:right w:val="none" w:sz="0" w:space="0" w:color="auto"/>
          </w:divBdr>
        </w:div>
        <w:div w:id="2128085039">
          <w:marLeft w:val="0"/>
          <w:marRight w:val="0"/>
          <w:marTop w:val="0"/>
          <w:marBottom w:val="0"/>
          <w:divBdr>
            <w:top w:val="none" w:sz="0" w:space="0" w:color="auto"/>
            <w:left w:val="none" w:sz="0" w:space="0" w:color="auto"/>
            <w:bottom w:val="none" w:sz="0" w:space="0" w:color="auto"/>
            <w:right w:val="none" w:sz="0" w:space="0" w:color="auto"/>
          </w:divBdr>
        </w:div>
        <w:div w:id="61997196">
          <w:marLeft w:val="0"/>
          <w:marRight w:val="0"/>
          <w:marTop w:val="0"/>
          <w:marBottom w:val="0"/>
          <w:divBdr>
            <w:top w:val="none" w:sz="0" w:space="0" w:color="auto"/>
            <w:left w:val="none" w:sz="0" w:space="0" w:color="auto"/>
            <w:bottom w:val="none" w:sz="0" w:space="0" w:color="auto"/>
            <w:right w:val="none" w:sz="0" w:space="0" w:color="auto"/>
          </w:divBdr>
        </w:div>
        <w:div w:id="356124304">
          <w:marLeft w:val="0"/>
          <w:marRight w:val="0"/>
          <w:marTop w:val="0"/>
          <w:marBottom w:val="0"/>
          <w:divBdr>
            <w:top w:val="none" w:sz="0" w:space="0" w:color="auto"/>
            <w:left w:val="none" w:sz="0" w:space="0" w:color="auto"/>
            <w:bottom w:val="none" w:sz="0" w:space="0" w:color="auto"/>
            <w:right w:val="none" w:sz="0" w:space="0" w:color="auto"/>
          </w:divBdr>
        </w:div>
      </w:divsChild>
    </w:div>
    <w:div w:id="1078553130">
      <w:marLeft w:val="0"/>
      <w:marRight w:val="0"/>
      <w:marTop w:val="0"/>
      <w:marBottom w:val="0"/>
      <w:divBdr>
        <w:top w:val="none" w:sz="0" w:space="0" w:color="auto"/>
        <w:left w:val="none" w:sz="0" w:space="0" w:color="auto"/>
        <w:bottom w:val="none" w:sz="0" w:space="0" w:color="auto"/>
        <w:right w:val="none" w:sz="0" w:space="0" w:color="auto"/>
      </w:divBdr>
    </w:div>
    <w:div w:id="1078556178">
      <w:marLeft w:val="0"/>
      <w:marRight w:val="0"/>
      <w:marTop w:val="0"/>
      <w:marBottom w:val="0"/>
      <w:divBdr>
        <w:top w:val="none" w:sz="0" w:space="0" w:color="auto"/>
        <w:left w:val="none" w:sz="0" w:space="0" w:color="auto"/>
        <w:bottom w:val="none" w:sz="0" w:space="0" w:color="auto"/>
        <w:right w:val="none" w:sz="0" w:space="0" w:color="auto"/>
      </w:divBdr>
    </w:div>
    <w:div w:id="1078669785">
      <w:marLeft w:val="0"/>
      <w:marRight w:val="0"/>
      <w:marTop w:val="0"/>
      <w:marBottom w:val="0"/>
      <w:divBdr>
        <w:top w:val="none" w:sz="0" w:space="0" w:color="auto"/>
        <w:left w:val="none" w:sz="0" w:space="0" w:color="auto"/>
        <w:bottom w:val="none" w:sz="0" w:space="0" w:color="auto"/>
        <w:right w:val="none" w:sz="0" w:space="0" w:color="auto"/>
      </w:divBdr>
    </w:div>
    <w:div w:id="1078672370">
      <w:marLeft w:val="0"/>
      <w:marRight w:val="0"/>
      <w:marTop w:val="0"/>
      <w:marBottom w:val="0"/>
      <w:divBdr>
        <w:top w:val="none" w:sz="0" w:space="0" w:color="auto"/>
        <w:left w:val="none" w:sz="0" w:space="0" w:color="auto"/>
        <w:bottom w:val="none" w:sz="0" w:space="0" w:color="auto"/>
        <w:right w:val="none" w:sz="0" w:space="0" w:color="auto"/>
      </w:divBdr>
    </w:div>
    <w:div w:id="1078673354">
      <w:marLeft w:val="0"/>
      <w:marRight w:val="0"/>
      <w:marTop w:val="0"/>
      <w:marBottom w:val="0"/>
      <w:divBdr>
        <w:top w:val="none" w:sz="0" w:space="0" w:color="auto"/>
        <w:left w:val="none" w:sz="0" w:space="0" w:color="auto"/>
        <w:bottom w:val="none" w:sz="0" w:space="0" w:color="auto"/>
        <w:right w:val="none" w:sz="0" w:space="0" w:color="auto"/>
      </w:divBdr>
    </w:div>
    <w:div w:id="1078677660">
      <w:marLeft w:val="0"/>
      <w:marRight w:val="0"/>
      <w:marTop w:val="0"/>
      <w:marBottom w:val="0"/>
      <w:divBdr>
        <w:top w:val="none" w:sz="0" w:space="0" w:color="auto"/>
        <w:left w:val="none" w:sz="0" w:space="0" w:color="auto"/>
        <w:bottom w:val="none" w:sz="0" w:space="0" w:color="auto"/>
        <w:right w:val="none" w:sz="0" w:space="0" w:color="auto"/>
      </w:divBdr>
    </w:div>
    <w:div w:id="1078752600">
      <w:marLeft w:val="0"/>
      <w:marRight w:val="0"/>
      <w:marTop w:val="0"/>
      <w:marBottom w:val="0"/>
      <w:divBdr>
        <w:top w:val="none" w:sz="0" w:space="0" w:color="auto"/>
        <w:left w:val="none" w:sz="0" w:space="0" w:color="auto"/>
        <w:bottom w:val="none" w:sz="0" w:space="0" w:color="auto"/>
        <w:right w:val="none" w:sz="0" w:space="0" w:color="auto"/>
      </w:divBdr>
    </w:div>
    <w:div w:id="1078790143">
      <w:bodyDiv w:val="1"/>
      <w:marLeft w:val="0"/>
      <w:marRight w:val="0"/>
      <w:marTop w:val="0"/>
      <w:marBottom w:val="0"/>
      <w:divBdr>
        <w:top w:val="none" w:sz="0" w:space="0" w:color="auto"/>
        <w:left w:val="none" w:sz="0" w:space="0" w:color="auto"/>
        <w:bottom w:val="none" w:sz="0" w:space="0" w:color="auto"/>
        <w:right w:val="none" w:sz="0" w:space="0" w:color="auto"/>
      </w:divBdr>
    </w:div>
    <w:div w:id="1078863214">
      <w:marLeft w:val="0"/>
      <w:marRight w:val="0"/>
      <w:marTop w:val="0"/>
      <w:marBottom w:val="0"/>
      <w:divBdr>
        <w:top w:val="none" w:sz="0" w:space="0" w:color="auto"/>
        <w:left w:val="none" w:sz="0" w:space="0" w:color="auto"/>
        <w:bottom w:val="none" w:sz="0" w:space="0" w:color="auto"/>
        <w:right w:val="none" w:sz="0" w:space="0" w:color="auto"/>
      </w:divBdr>
    </w:div>
    <w:div w:id="1078867500">
      <w:marLeft w:val="0"/>
      <w:marRight w:val="0"/>
      <w:marTop w:val="0"/>
      <w:marBottom w:val="0"/>
      <w:divBdr>
        <w:top w:val="none" w:sz="0" w:space="0" w:color="auto"/>
        <w:left w:val="none" w:sz="0" w:space="0" w:color="auto"/>
        <w:bottom w:val="none" w:sz="0" w:space="0" w:color="auto"/>
        <w:right w:val="none" w:sz="0" w:space="0" w:color="auto"/>
      </w:divBdr>
    </w:div>
    <w:div w:id="1078868167">
      <w:marLeft w:val="0"/>
      <w:marRight w:val="0"/>
      <w:marTop w:val="0"/>
      <w:marBottom w:val="0"/>
      <w:divBdr>
        <w:top w:val="none" w:sz="0" w:space="0" w:color="auto"/>
        <w:left w:val="none" w:sz="0" w:space="0" w:color="auto"/>
        <w:bottom w:val="none" w:sz="0" w:space="0" w:color="auto"/>
        <w:right w:val="none" w:sz="0" w:space="0" w:color="auto"/>
      </w:divBdr>
    </w:div>
    <w:div w:id="1078940714">
      <w:marLeft w:val="0"/>
      <w:marRight w:val="0"/>
      <w:marTop w:val="0"/>
      <w:marBottom w:val="0"/>
      <w:divBdr>
        <w:top w:val="none" w:sz="0" w:space="0" w:color="auto"/>
        <w:left w:val="none" w:sz="0" w:space="0" w:color="auto"/>
        <w:bottom w:val="none" w:sz="0" w:space="0" w:color="auto"/>
        <w:right w:val="none" w:sz="0" w:space="0" w:color="auto"/>
      </w:divBdr>
    </w:div>
    <w:div w:id="1079055904">
      <w:marLeft w:val="0"/>
      <w:marRight w:val="0"/>
      <w:marTop w:val="0"/>
      <w:marBottom w:val="0"/>
      <w:divBdr>
        <w:top w:val="none" w:sz="0" w:space="0" w:color="auto"/>
        <w:left w:val="none" w:sz="0" w:space="0" w:color="auto"/>
        <w:bottom w:val="none" w:sz="0" w:space="0" w:color="auto"/>
        <w:right w:val="none" w:sz="0" w:space="0" w:color="auto"/>
      </w:divBdr>
    </w:div>
    <w:div w:id="1079133094">
      <w:marLeft w:val="0"/>
      <w:marRight w:val="0"/>
      <w:marTop w:val="0"/>
      <w:marBottom w:val="0"/>
      <w:divBdr>
        <w:top w:val="none" w:sz="0" w:space="0" w:color="auto"/>
        <w:left w:val="none" w:sz="0" w:space="0" w:color="auto"/>
        <w:bottom w:val="none" w:sz="0" w:space="0" w:color="auto"/>
        <w:right w:val="none" w:sz="0" w:space="0" w:color="auto"/>
      </w:divBdr>
    </w:div>
    <w:div w:id="1079206562">
      <w:marLeft w:val="0"/>
      <w:marRight w:val="0"/>
      <w:marTop w:val="0"/>
      <w:marBottom w:val="0"/>
      <w:divBdr>
        <w:top w:val="none" w:sz="0" w:space="0" w:color="auto"/>
        <w:left w:val="none" w:sz="0" w:space="0" w:color="auto"/>
        <w:bottom w:val="none" w:sz="0" w:space="0" w:color="auto"/>
        <w:right w:val="none" w:sz="0" w:space="0" w:color="auto"/>
      </w:divBdr>
    </w:div>
    <w:div w:id="1079474775">
      <w:bodyDiv w:val="1"/>
      <w:marLeft w:val="0"/>
      <w:marRight w:val="0"/>
      <w:marTop w:val="0"/>
      <w:marBottom w:val="0"/>
      <w:divBdr>
        <w:top w:val="none" w:sz="0" w:space="0" w:color="auto"/>
        <w:left w:val="none" w:sz="0" w:space="0" w:color="auto"/>
        <w:bottom w:val="none" w:sz="0" w:space="0" w:color="auto"/>
        <w:right w:val="none" w:sz="0" w:space="0" w:color="auto"/>
      </w:divBdr>
    </w:div>
    <w:div w:id="1079522338">
      <w:bodyDiv w:val="1"/>
      <w:marLeft w:val="0"/>
      <w:marRight w:val="0"/>
      <w:marTop w:val="0"/>
      <w:marBottom w:val="0"/>
      <w:divBdr>
        <w:top w:val="none" w:sz="0" w:space="0" w:color="auto"/>
        <w:left w:val="none" w:sz="0" w:space="0" w:color="auto"/>
        <w:bottom w:val="none" w:sz="0" w:space="0" w:color="auto"/>
        <w:right w:val="none" w:sz="0" w:space="0" w:color="auto"/>
      </w:divBdr>
    </w:div>
    <w:div w:id="1079524321">
      <w:marLeft w:val="0"/>
      <w:marRight w:val="0"/>
      <w:marTop w:val="0"/>
      <w:marBottom w:val="0"/>
      <w:divBdr>
        <w:top w:val="none" w:sz="0" w:space="0" w:color="auto"/>
        <w:left w:val="none" w:sz="0" w:space="0" w:color="auto"/>
        <w:bottom w:val="none" w:sz="0" w:space="0" w:color="auto"/>
        <w:right w:val="none" w:sz="0" w:space="0" w:color="auto"/>
      </w:divBdr>
    </w:div>
    <w:div w:id="1079599445">
      <w:marLeft w:val="0"/>
      <w:marRight w:val="0"/>
      <w:marTop w:val="0"/>
      <w:marBottom w:val="0"/>
      <w:divBdr>
        <w:top w:val="none" w:sz="0" w:space="0" w:color="auto"/>
        <w:left w:val="none" w:sz="0" w:space="0" w:color="auto"/>
        <w:bottom w:val="none" w:sz="0" w:space="0" w:color="auto"/>
        <w:right w:val="none" w:sz="0" w:space="0" w:color="auto"/>
      </w:divBdr>
    </w:div>
    <w:div w:id="1079640416">
      <w:marLeft w:val="0"/>
      <w:marRight w:val="0"/>
      <w:marTop w:val="0"/>
      <w:marBottom w:val="0"/>
      <w:divBdr>
        <w:top w:val="none" w:sz="0" w:space="0" w:color="auto"/>
        <w:left w:val="none" w:sz="0" w:space="0" w:color="auto"/>
        <w:bottom w:val="none" w:sz="0" w:space="0" w:color="auto"/>
        <w:right w:val="none" w:sz="0" w:space="0" w:color="auto"/>
      </w:divBdr>
    </w:div>
    <w:div w:id="1079712422">
      <w:marLeft w:val="0"/>
      <w:marRight w:val="0"/>
      <w:marTop w:val="0"/>
      <w:marBottom w:val="0"/>
      <w:divBdr>
        <w:top w:val="none" w:sz="0" w:space="0" w:color="auto"/>
        <w:left w:val="none" w:sz="0" w:space="0" w:color="auto"/>
        <w:bottom w:val="none" w:sz="0" w:space="0" w:color="auto"/>
        <w:right w:val="none" w:sz="0" w:space="0" w:color="auto"/>
      </w:divBdr>
    </w:div>
    <w:div w:id="1079717086">
      <w:marLeft w:val="0"/>
      <w:marRight w:val="0"/>
      <w:marTop w:val="0"/>
      <w:marBottom w:val="0"/>
      <w:divBdr>
        <w:top w:val="none" w:sz="0" w:space="0" w:color="auto"/>
        <w:left w:val="none" w:sz="0" w:space="0" w:color="auto"/>
        <w:bottom w:val="none" w:sz="0" w:space="0" w:color="auto"/>
        <w:right w:val="none" w:sz="0" w:space="0" w:color="auto"/>
      </w:divBdr>
    </w:div>
    <w:div w:id="1079863154">
      <w:marLeft w:val="0"/>
      <w:marRight w:val="0"/>
      <w:marTop w:val="0"/>
      <w:marBottom w:val="0"/>
      <w:divBdr>
        <w:top w:val="none" w:sz="0" w:space="0" w:color="auto"/>
        <w:left w:val="none" w:sz="0" w:space="0" w:color="auto"/>
        <w:bottom w:val="none" w:sz="0" w:space="0" w:color="auto"/>
        <w:right w:val="none" w:sz="0" w:space="0" w:color="auto"/>
      </w:divBdr>
    </w:div>
    <w:div w:id="1079979170">
      <w:marLeft w:val="480"/>
      <w:marRight w:val="0"/>
      <w:marTop w:val="0"/>
      <w:marBottom w:val="0"/>
      <w:divBdr>
        <w:top w:val="none" w:sz="0" w:space="0" w:color="auto"/>
        <w:left w:val="none" w:sz="0" w:space="0" w:color="auto"/>
        <w:bottom w:val="none" w:sz="0" w:space="0" w:color="auto"/>
        <w:right w:val="none" w:sz="0" w:space="0" w:color="auto"/>
      </w:divBdr>
    </w:div>
    <w:div w:id="1079982795">
      <w:marLeft w:val="0"/>
      <w:marRight w:val="0"/>
      <w:marTop w:val="0"/>
      <w:marBottom w:val="0"/>
      <w:divBdr>
        <w:top w:val="none" w:sz="0" w:space="0" w:color="auto"/>
        <w:left w:val="none" w:sz="0" w:space="0" w:color="auto"/>
        <w:bottom w:val="none" w:sz="0" w:space="0" w:color="auto"/>
        <w:right w:val="none" w:sz="0" w:space="0" w:color="auto"/>
      </w:divBdr>
    </w:div>
    <w:div w:id="1079988511">
      <w:marLeft w:val="0"/>
      <w:marRight w:val="0"/>
      <w:marTop w:val="0"/>
      <w:marBottom w:val="0"/>
      <w:divBdr>
        <w:top w:val="none" w:sz="0" w:space="0" w:color="auto"/>
        <w:left w:val="none" w:sz="0" w:space="0" w:color="auto"/>
        <w:bottom w:val="none" w:sz="0" w:space="0" w:color="auto"/>
        <w:right w:val="none" w:sz="0" w:space="0" w:color="auto"/>
      </w:divBdr>
    </w:div>
    <w:div w:id="1080130813">
      <w:marLeft w:val="0"/>
      <w:marRight w:val="0"/>
      <w:marTop w:val="0"/>
      <w:marBottom w:val="0"/>
      <w:divBdr>
        <w:top w:val="none" w:sz="0" w:space="0" w:color="auto"/>
        <w:left w:val="none" w:sz="0" w:space="0" w:color="auto"/>
        <w:bottom w:val="none" w:sz="0" w:space="0" w:color="auto"/>
        <w:right w:val="none" w:sz="0" w:space="0" w:color="auto"/>
      </w:divBdr>
    </w:div>
    <w:div w:id="1080176934">
      <w:marLeft w:val="0"/>
      <w:marRight w:val="0"/>
      <w:marTop w:val="0"/>
      <w:marBottom w:val="0"/>
      <w:divBdr>
        <w:top w:val="none" w:sz="0" w:space="0" w:color="auto"/>
        <w:left w:val="none" w:sz="0" w:space="0" w:color="auto"/>
        <w:bottom w:val="none" w:sz="0" w:space="0" w:color="auto"/>
        <w:right w:val="none" w:sz="0" w:space="0" w:color="auto"/>
      </w:divBdr>
    </w:div>
    <w:div w:id="1080178488">
      <w:marLeft w:val="0"/>
      <w:marRight w:val="0"/>
      <w:marTop w:val="0"/>
      <w:marBottom w:val="0"/>
      <w:divBdr>
        <w:top w:val="none" w:sz="0" w:space="0" w:color="auto"/>
        <w:left w:val="none" w:sz="0" w:space="0" w:color="auto"/>
        <w:bottom w:val="none" w:sz="0" w:space="0" w:color="auto"/>
        <w:right w:val="none" w:sz="0" w:space="0" w:color="auto"/>
      </w:divBdr>
    </w:div>
    <w:div w:id="1080247732">
      <w:marLeft w:val="0"/>
      <w:marRight w:val="0"/>
      <w:marTop w:val="0"/>
      <w:marBottom w:val="0"/>
      <w:divBdr>
        <w:top w:val="none" w:sz="0" w:space="0" w:color="auto"/>
        <w:left w:val="none" w:sz="0" w:space="0" w:color="auto"/>
        <w:bottom w:val="none" w:sz="0" w:space="0" w:color="auto"/>
        <w:right w:val="none" w:sz="0" w:space="0" w:color="auto"/>
      </w:divBdr>
    </w:div>
    <w:div w:id="1080248049">
      <w:marLeft w:val="0"/>
      <w:marRight w:val="0"/>
      <w:marTop w:val="0"/>
      <w:marBottom w:val="0"/>
      <w:divBdr>
        <w:top w:val="none" w:sz="0" w:space="0" w:color="auto"/>
        <w:left w:val="none" w:sz="0" w:space="0" w:color="auto"/>
        <w:bottom w:val="none" w:sz="0" w:space="0" w:color="auto"/>
        <w:right w:val="none" w:sz="0" w:space="0" w:color="auto"/>
      </w:divBdr>
    </w:div>
    <w:div w:id="1080254491">
      <w:marLeft w:val="0"/>
      <w:marRight w:val="0"/>
      <w:marTop w:val="0"/>
      <w:marBottom w:val="0"/>
      <w:divBdr>
        <w:top w:val="none" w:sz="0" w:space="0" w:color="auto"/>
        <w:left w:val="none" w:sz="0" w:space="0" w:color="auto"/>
        <w:bottom w:val="none" w:sz="0" w:space="0" w:color="auto"/>
        <w:right w:val="none" w:sz="0" w:space="0" w:color="auto"/>
      </w:divBdr>
    </w:div>
    <w:div w:id="1080255941">
      <w:marLeft w:val="0"/>
      <w:marRight w:val="0"/>
      <w:marTop w:val="0"/>
      <w:marBottom w:val="0"/>
      <w:divBdr>
        <w:top w:val="none" w:sz="0" w:space="0" w:color="auto"/>
        <w:left w:val="none" w:sz="0" w:space="0" w:color="auto"/>
        <w:bottom w:val="none" w:sz="0" w:space="0" w:color="auto"/>
        <w:right w:val="none" w:sz="0" w:space="0" w:color="auto"/>
      </w:divBdr>
    </w:div>
    <w:div w:id="1080370376">
      <w:marLeft w:val="0"/>
      <w:marRight w:val="0"/>
      <w:marTop w:val="0"/>
      <w:marBottom w:val="0"/>
      <w:divBdr>
        <w:top w:val="none" w:sz="0" w:space="0" w:color="auto"/>
        <w:left w:val="none" w:sz="0" w:space="0" w:color="auto"/>
        <w:bottom w:val="none" w:sz="0" w:space="0" w:color="auto"/>
        <w:right w:val="none" w:sz="0" w:space="0" w:color="auto"/>
      </w:divBdr>
    </w:div>
    <w:div w:id="1080449152">
      <w:marLeft w:val="0"/>
      <w:marRight w:val="0"/>
      <w:marTop w:val="0"/>
      <w:marBottom w:val="0"/>
      <w:divBdr>
        <w:top w:val="none" w:sz="0" w:space="0" w:color="auto"/>
        <w:left w:val="none" w:sz="0" w:space="0" w:color="auto"/>
        <w:bottom w:val="none" w:sz="0" w:space="0" w:color="auto"/>
        <w:right w:val="none" w:sz="0" w:space="0" w:color="auto"/>
      </w:divBdr>
    </w:div>
    <w:div w:id="1080519812">
      <w:marLeft w:val="0"/>
      <w:marRight w:val="0"/>
      <w:marTop w:val="0"/>
      <w:marBottom w:val="0"/>
      <w:divBdr>
        <w:top w:val="none" w:sz="0" w:space="0" w:color="auto"/>
        <w:left w:val="none" w:sz="0" w:space="0" w:color="auto"/>
        <w:bottom w:val="none" w:sz="0" w:space="0" w:color="auto"/>
        <w:right w:val="none" w:sz="0" w:space="0" w:color="auto"/>
      </w:divBdr>
    </w:div>
    <w:div w:id="1080560383">
      <w:marLeft w:val="0"/>
      <w:marRight w:val="0"/>
      <w:marTop w:val="0"/>
      <w:marBottom w:val="0"/>
      <w:divBdr>
        <w:top w:val="none" w:sz="0" w:space="0" w:color="auto"/>
        <w:left w:val="none" w:sz="0" w:space="0" w:color="auto"/>
        <w:bottom w:val="none" w:sz="0" w:space="0" w:color="auto"/>
        <w:right w:val="none" w:sz="0" w:space="0" w:color="auto"/>
      </w:divBdr>
    </w:div>
    <w:div w:id="1080563521">
      <w:marLeft w:val="0"/>
      <w:marRight w:val="0"/>
      <w:marTop w:val="0"/>
      <w:marBottom w:val="0"/>
      <w:divBdr>
        <w:top w:val="none" w:sz="0" w:space="0" w:color="auto"/>
        <w:left w:val="none" w:sz="0" w:space="0" w:color="auto"/>
        <w:bottom w:val="none" w:sz="0" w:space="0" w:color="auto"/>
        <w:right w:val="none" w:sz="0" w:space="0" w:color="auto"/>
      </w:divBdr>
    </w:div>
    <w:div w:id="1080639962">
      <w:marLeft w:val="0"/>
      <w:marRight w:val="0"/>
      <w:marTop w:val="0"/>
      <w:marBottom w:val="0"/>
      <w:divBdr>
        <w:top w:val="none" w:sz="0" w:space="0" w:color="auto"/>
        <w:left w:val="none" w:sz="0" w:space="0" w:color="auto"/>
        <w:bottom w:val="none" w:sz="0" w:space="0" w:color="auto"/>
        <w:right w:val="none" w:sz="0" w:space="0" w:color="auto"/>
      </w:divBdr>
    </w:div>
    <w:div w:id="1080640935">
      <w:marLeft w:val="0"/>
      <w:marRight w:val="0"/>
      <w:marTop w:val="0"/>
      <w:marBottom w:val="0"/>
      <w:divBdr>
        <w:top w:val="none" w:sz="0" w:space="0" w:color="auto"/>
        <w:left w:val="none" w:sz="0" w:space="0" w:color="auto"/>
        <w:bottom w:val="none" w:sz="0" w:space="0" w:color="auto"/>
        <w:right w:val="none" w:sz="0" w:space="0" w:color="auto"/>
      </w:divBdr>
    </w:div>
    <w:div w:id="1080710511">
      <w:marLeft w:val="0"/>
      <w:marRight w:val="0"/>
      <w:marTop w:val="0"/>
      <w:marBottom w:val="0"/>
      <w:divBdr>
        <w:top w:val="none" w:sz="0" w:space="0" w:color="auto"/>
        <w:left w:val="none" w:sz="0" w:space="0" w:color="auto"/>
        <w:bottom w:val="none" w:sz="0" w:space="0" w:color="auto"/>
        <w:right w:val="none" w:sz="0" w:space="0" w:color="auto"/>
      </w:divBdr>
    </w:div>
    <w:div w:id="1080828993">
      <w:bodyDiv w:val="1"/>
      <w:marLeft w:val="0"/>
      <w:marRight w:val="0"/>
      <w:marTop w:val="0"/>
      <w:marBottom w:val="0"/>
      <w:divBdr>
        <w:top w:val="none" w:sz="0" w:space="0" w:color="auto"/>
        <w:left w:val="none" w:sz="0" w:space="0" w:color="auto"/>
        <w:bottom w:val="none" w:sz="0" w:space="0" w:color="auto"/>
        <w:right w:val="none" w:sz="0" w:space="0" w:color="auto"/>
      </w:divBdr>
    </w:div>
    <w:div w:id="1080907351">
      <w:marLeft w:val="0"/>
      <w:marRight w:val="0"/>
      <w:marTop w:val="0"/>
      <w:marBottom w:val="0"/>
      <w:divBdr>
        <w:top w:val="none" w:sz="0" w:space="0" w:color="auto"/>
        <w:left w:val="none" w:sz="0" w:space="0" w:color="auto"/>
        <w:bottom w:val="none" w:sz="0" w:space="0" w:color="auto"/>
        <w:right w:val="none" w:sz="0" w:space="0" w:color="auto"/>
      </w:divBdr>
    </w:div>
    <w:div w:id="1081023977">
      <w:marLeft w:val="0"/>
      <w:marRight w:val="0"/>
      <w:marTop w:val="0"/>
      <w:marBottom w:val="0"/>
      <w:divBdr>
        <w:top w:val="none" w:sz="0" w:space="0" w:color="auto"/>
        <w:left w:val="none" w:sz="0" w:space="0" w:color="auto"/>
        <w:bottom w:val="none" w:sz="0" w:space="0" w:color="auto"/>
        <w:right w:val="none" w:sz="0" w:space="0" w:color="auto"/>
      </w:divBdr>
    </w:div>
    <w:div w:id="1081219901">
      <w:marLeft w:val="0"/>
      <w:marRight w:val="0"/>
      <w:marTop w:val="0"/>
      <w:marBottom w:val="0"/>
      <w:divBdr>
        <w:top w:val="none" w:sz="0" w:space="0" w:color="auto"/>
        <w:left w:val="none" w:sz="0" w:space="0" w:color="auto"/>
        <w:bottom w:val="none" w:sz="0" w:space="0" w:color="auto"/>
        <w:right w:val="none" w:sz="0" w:space="0" w:color="auto"/>
      </w:divBdr>
    </w:div>
    <w:div w:id="1081220783">
      <w:marLeft w:val="0"/>
      <w:marRight w:val="0"/>
      <w:marTop w:val="0"/>
      <w:marBottom w:val="0"/>
      <w:divBdr>
        <w:top w:val="none" w:sz="0" w:space="0" w:color="auto"/>
        <w:left w:val="none" w:sz="0" w:space="0" w:color="auto"/>
        <w:bottom w:val="none" w:sz="0" w:space="0" w:color="auto"/>
        <w:right w:val="none" w:sz="0" w:space="0" w:color="auto"/>
      </w:divBdr>
    </w:div>
    <w:div w:id="1081298862">
      <w:marLeft w:val="0"/>
      <w:marRight w:val="0"/>
      <w:marTop w:val="0"/>
      <w:marBottom w:val="0"/>
      <w:divBdr>
        <w:top w:val="none" w:sz="0" w:space="0" w:color="auto"/>
        <w:left w:val="none" w:sz="0" w:space="0" w:color="auto"/>
        <w:bottom w:val="none" w:sz="0" w:space="0" w:color="auto"/>
        <w:right w:val="none" w:sz="0" w:space="0" w:color="auto"/>
      </w:divBdr>
    </w:div>
    <w:div w:id="1081298941">
      <w:marLeft w:val="0"/>
      <w:marRight w:val="0"/>
      <w:marTop w:val="0"/>
      <w:marBottom w:val="0"/>
      <w:divBdr>
        <w:top w:val="none" w:sz="0" w:space="0" w:color="auto"/>
        <w:left w:val="none" w:sz="0" w:space="0" w:color="auto"/>
        <w:bottom w:val="none" w:sz="0" w:space="0" w:color="auto"/>
        <w:right w:val="none" w:sz="0" w:space="0" w:color="auto"/>
      </w:divBdr>
    </w:div>
    <w:div w:id="1081371864">
      <w:marLeft w:val="0"/>
      <w:marRight w:val="0"/>
      <w:marTop w:val="0"/>
      <w:marBottom w:val="0"/>
      <w:divBdr>
        <w:top w:val="none" w:sz="0" w:space="0" w:color="auto"/>
        <w:left w:val="none" w:sz="0" w:space="0" w:color="auto"/>
        <w:bottom w:val="none" w:sz="0" w:space="0" w:color="auto"/>
        <w:right w:val="none" w:sz="0" w:space="0" w:color="auto"/>
      </w:divBdr>
    </w:div>
    <w:div w:id="1081409916">
      <w:marLeft w:val="0"/>
      <w:marRight w:val="0"/>
      <w:marTop w:val="0"/>
      <w:marBottom w:val="0"/>
      <w:divBdr>
        <w:top w:val="none" w:sz="0" w:space="0" w:color="auto"/>
        <w:left w:val="none" w:sz="0" w:space="0" w:color="auto"/>
        <w:bottom w:val="none" w:sz="0" w:space="0" w:color="auto"/>
        <w:right w:val="none" w:sz="0" w:space="0" w:color="auto"/>
      </w:divBdr>
    </w:div>
    <w:div w:id="1081558900">
      <w:marLeft w:val="0"/>
      <w:marRight w:val="0"/>
      <w:marTop w:val="0"/>
      <w:marBottom w:val="0"/>
      <w:divBdr>
        <w:top w:val="none" w:sz="0" w:space="0" w:color="auto"/>
        <w:left w:val="none" w:sz="0" w:space="0" w:color="auto"/>
        <w:bottom w:val="none" w:sz="0" w:space="0" w:color="auto"/>
        <w:right w:val="none" w:sz="0" w:space="0" w:color="auto"/>
      </w:divBdr>
    </w:div>
    <w:div w:id="1081633670">
      <w:marLeft w:val="0"/>
      <w:marRight w:val="0"/>
      <w:marTop w:val="0"/>
      <w:marBottom w:val="0"/>
      <w:divBdr>
        <w:top w:val="none" w:sz="0" w:space="0" w:color="auto"/>
        <w:left w:val="none" w:sz="0" w:space="0" w:color="auto"/>
        <w:bottom w:val="none" w:sz="0" w:space="0" w:color="auto"/>
        <w:right w:val="none" w:sz="0" w:space="0" w:color="auto"/>
      </w:divBdr>
    </w:div>
    <w:div w:id="1081636555">
      <w:marLeft w:val="0"/>
      <w:marRight w:val="0"/>
      <w:marTop w:val="0"/>
      <w:marBottom w:val="0"/>
      <w:divBdr>
        <w:top w:val="none" w:sz="0" w:space="0" w:color="auto"/>
        <w:left w:val="none" w:sz="0" w:space="0" w:color="auto"/>
        <w:bottom w:val="none" w:sz="0" w:space="0" w:color="auto"/>
        <w:right w:val="none" w:sz="0" w:space="0" w:color="auto"/>
      </w:divBdr>
    </w:div>
    <w:div w:id="1081680187">
      <w:marLeft w:val="0"/>
      <w:marRight w:val="0"/>
      <w:marTop w:val="0"/>
      <w:marBottom w:val="0"/>
      <w:divBdr>
        <w:top w:val="none" w:sz="0" w:space="0" w:color="auto"/>
        <w:left w:val="none" w:sz="0" w:space="0" w:color="auto"/>
        <w:bottom w:val="none" w:sz="0" w:space="0" w:color="auto"/>
        <w:right w:val="none" w:sz="0" w:space="0" w:color="auto"/>
      </w:divBdr>
    </w:div>
    <w:div w:id="1081683892">
      <w:marLeft w:val="0"/>
      <w:marRight w:val="0"/>
      <w:marTop w:val="0"/>
      <w:marBottom w:val="0"/>
      <w:divBdr>
        <w:top w:val="none" w:sz="0" w:space="0" w:color="auto"/>
        <w:left w:val="none" w:sz="0" w:space="0" w:color="auto"/>
        <w:bottom w:val="none" w:sz="0" w:space="0" w:color="auto"/>
        <w:right w:val="none" w:sz="0" w:space="0" w:color="auto"/>
      </w:divBdr>
    </w:div>
    <w:div w:id="1081684127">
      <w:marLeft w:val="0"/>
      <w:marRight w:val="0"/>
      <w:marTop w:val="0"/>
      <w:marBottom w:val="0"/>
      <w:divBdr>
        <w:top w:val="none" w:sz="0" w:space="0" w:color="auto"/>
        <w:left w:val="none" w:sz="0" w:space="0" w:color="auto"/>
        <w:bottom w:val="none" w:sz="0" w:space="0" w:color="auto"/>
        <w:right w:val="none" w:sz="0" w:space="0" w:color="auto"/>
      </w:divBdr>
    </w:div>
    <w:div w:id="1081878752">
      <w:marLeft w:val="0"/>
      <w:marRight w:val="0"/>
      <w:marTop w:val="0"/>
      <w:marBottom w:val="0"/>
      <w:divBdr>
        <w:top w:val="none" w:sz="0" w:space="0" w:color="auto"/>
        <w:left w:val="none" w:sz="0" w:space="0" w:color="auto"/>
        <w:bottom w:val="none" w:sz="0" w:space="0" w:color="auto"/>
        <w:right w:val="none" w:sz="0" w:space="0" w:color="auto"/>
      </w:divBdr>
    </w:div>
    <w:div w:id="1081949626">
      <w:marLeft w:val="0"/>
      <w:marRight w:val="0"/>
      <w:marTop w:val="0"/>
      <w:marBottom w:val="0"/>
      <w:divBdr>
        <w:top w:val="none" w:sz="0" w:space="0" w:color="auto"/>
        <w:left w:val="none" w:sz="0" w:space="0" w:color="auto"/>
        <w:bottom w:val="none" w:sz="0" w:space="0" w:color="auto"/>
        <w:right w:val="none" w:sz="0" w:space="0" w:color="auto"/>
      </w:divBdr>
    </w:div>
    <w:div w:id="1081949803">
      <w:marLeft w:val="0"/>
      <w:marRight w:val="0"/>
      <w:marTop w:val="0"/>
      <w:marBottom w:val="0"/>
      <w:divBdr>
        <w:top w:val="none" w:sz="0" w:space="0" w:color="auto"/>
        <w:left w:val="none" w:sz="0" w:space="0" w:color="auto"/>
        <w:bottom w:val="none" w:sz="0" w:space="0" w:color="auto"/>
        <w:right w:val="none" w:sz="0" w:space="0" w:color="auto"/>
      </w:divBdr>
    </w:div>
    <w:div w:id="1082027522">
      <w:marLeft w:val="0"/>
      <w:marRight w:val="0"/>
      <w:marTop w:val="0"/>
      <w:marBottom w:val="0"/>
      <w:divBdr>
        <w:top w:val="none" w:sz="0" w:space="0" w:color="auto"/>
        <w:left w:val="none" w:sz="0" w:space="0" w:color="auto"/>
        <w:bottom w:val="none" w:sz="0" w:space="0" w:color="auto"/>
        <w:right w:val="none" w:sz="0" w:space="0" w:color="auto"/>
      </w:divBdr>
    </w:div>
    <w:div w:id="1082029309">
      <w:marLeft w:val="0"/>
      <w:marRight w:val="0"/>
      <w:marTop w:val="0"/>
      <w:marBottom w:val="0"/>
      <w:divBdr>
        <w:top w:val="none" w:sz="0" w:space="0" w:color="auto"/>
        <w:left w:val="none" w:sz="0" w:space="0" w:color="auto"/>
        <w:bottom w:val="none" w:sz="0" w:space="0" w:color="auto"/>
        <w:right w:val="none" w:sz="0" w:space="0" w:color="auto"/>
      </w:divBdr>
    </w:div>
    <w:div w:id="1082141269">
      <w:marLeft w:val="0"/>
      <w:marRight w:val="0"/>
      <w:marTop w:val="0"/>
      <w:marBottom w:val="0"/>
      <w:divBdr>
        <w:top w:val="none" w:sz="0" w:space="0" w:color="auto"/>
        <w:left w:val="none" w:sz="0" w:space="0" w:color="auto"/>
        <w:bottom w:val="none" w:sz="0" w:space="0" w:color="auto"/>
        <w:right w:val="none" w:sz="0" w:space="0" w:color="auto"/>
      </w:divBdr>
    </w:div>
    <w:div w:id="1082289525">
      <w:marLeft w:val="0"/>
      <w:marRight w:val="0"/>
      <w:marTop w:val="0"/>
      <w:marBottom w:val="0"/>
      <w:divBdr>
        <w:top w:val="none" w:sz="0" w:space="0" w:color="auto"/>
        <w:left w:val="none" w:sz="0" w:space="0" w:color="auto"/>
        <w:bottom w:val="none" w:sz="0" w:space="0" w:color="auto"/>
        <w:right w:val="none" w:sz="0" w:space="0" w:color="auto"/>
      </w:divBdr>
    </w:div>
    <w:div w:id="1082335519">
      <w:marLeft w:val="0"/>
      <w:marRight w:val="0"/>
      <w:marTop w:val="0"/>
      <w:marBottom w:val="0"/>
      <w:divBdr>
        <w:top w:val="none" w:sz="0" w:space="0" w:color="auto"/>
        <w:left w:val="none" w:sz="0" w:space="0" w:color="auto"/>
        <w:bottom w:val="none" w:sz="0" w:space="0" w:color="auto"/>
        <w:right w:val="none" w:sz="0" w:space="0" w:color="auto"/>
      </w:divBdr>
    </w:div>
    <w:div w:id="1082410784">
      <w:marLeft w:val="0"/>
      <w:marRight w:val="0"/>
      <w:marTop w:val="0"/>
      <w:marBottom w:val="0"/>
      <w:divBdr>
        <w:top w:val="none" w:sz="0" w:space="0" w:color="auto"/>
        <w:left w:val="none" w:sz="0" w:space="0" w:color="auto"/>
        <w:bottom w:val="none" w:sz="0" w:space="0" w:color="auto"/>
        <w:right w:val="none" w:sz="0" w:space="0" w:color="auto"/>
      </w:divBdr>
    </w:div>
    <w:div w:id="1082489645">
      <w:marLeft w:val="0"/>
      <w:marRight w:val="0"/>
      <w:marTop w:val="0"/>
      <w:marBottom w:val="0"/>
      <w:divBdr>
        <w:top w:val="none" w:sz="0" w:space="0" w:color="auto"/>
        <w:left w:val="none" w:sz="0" w:space="0" w:color="auto"/>
        <w:bottom w:val="none" w:sz="0" w:space="0" w:color="auto"/>
        <w:right w:val="none" w:sz="0" w:space="0" w:color="auto"/>
      </w:divBdr>
    </w:div>
    <w:div w:id="1082679550">
      <w:marLeft w:val="0"/>
      <w:marRight w:val="0"/>
      <w:marTop w:val="0"/>
      <w:marBottom w:val="0"/>
      <w:divBdr>
        <w:top w:val="none" w:sz="0" w:space="0" w:color="auto"/>
        <w:left w:val="none" w:sz="0" w:space="0" w:color="auto"/>
        <w:bottom w:val="none" w:sz="0" w:space="0" w:color="auto"/>
        <w:right w:val="none" w:sz="0" w:space="0" w:color="auto"/>
      </w:divBdr>
    </w:div>
    <w:div w:id="1082751986">
      <w:marLeft w:val="0"/>
      <w:marRight w:val="0"/>
      <w:marTop w:val="0"/>
      <w:marBottom w:val="0"/>
      <w:divBdr>
        <w:top w:val="none" w:sz="0" w:space="0" w:color="auto"/>
        <w:left w:val="none" w:sz="0" w:space="0" w:color="auto"/>
        <w:bottom w:val="none" w:sz="0" w:space="0" w:color="auto"/>
        <w:right w:val="none" w:sz="0" w:space="0" w:color="auto"/>
      </w:divBdr>
    </w:div>
    <w:div w:id="1082799888">
      <w:marLeft w:val="0"/>
      <w:marRight w:val="0"/>
      <w:marTop w:val="0"/>
      <w:marBottom w:val="0"/>
      <w:divBdr>
        <w:top w:val="none" w:sz="0" w:space="0" w:color="auto"/>
        <w:left w:val="none" w:sz="0" w:space="0" w:color="auto"/>
        <w:bottom w:val="none" w:sz="0" w:space="0" w:color="auto"/>
        <w:right w:val="none" w:sz="0" w:space="0" w:color="auto"/>
      </w:divBdr>
    </w:div>
    <w:div w:id="1082800869">
      <w:marLeft w:val="0"/>
      <w:marRight w:val="0"/>
      <w:marTop w:val="0"/>
      <w:marBottom w:val="0"/>
      <w:divBdr>
        <w:top w:val="none" w:sz="0" w:space="0" w:color="auto"/>
        <w:left w:val="none" w:sz="0" w:space="0" w:color="auto"/>
        <w:bottom w:val="none" w:sz="0" w:space="0" w:color="auto"/>
        <w:right w:val="none" w:sz="0" w:space="0" w:color="auto"/>
      </w:divBdr>
    </w:div>
    <w:div w:id="1082873558">
      <w:marLeft w:val="0"/>
      <w:marRight w:val="0"/>
      <w:marTop w:val="0"/>
      <w:marBottom w:val="0"/>
      <w:divBdr>
        <w:top w:val="none" w:sz="0" w:space="0" w:color="auto"/>
        <w:left w:val="none" w:sz="0" w:space="0" w:color="auto"/>
        <w:bottom w:val="none" w:sz="0" w:space="0" w:color="auto"/>
        <w:right w:val="none" w:sz="0" w:space="0" w:color="auto"/>
      </w:divBdr>
    </w:div>
    <w:div w:id="1082875379">
      <w:marLeft w:val="0"/>
      <w:marRight w:val="0"/>
      <w:marTop w:val="0"/>
      <w:marBottom w:val="0"/>
      <w:divBdr>
        <w:top w:val="none" w:sz="0" w:space="0" w:color="auto"/>
        <w:left w:val="none" w:sz="0" w:space="0" w:color="auto"/>
        <w:bottom w:val="none" w:sz="0" w:space="0" w:color="auto"/>
        <w:right w:val="none" w:sz="0" w:space="0" w:color="auto"/>
      </w:divBdr>
    </w:div>
    <w:div w:id="1082946510">
      <w:marLeft w:val="0"/>
      <w:marRight w:val="0"/>
      <w:marTop w:val="0"/>
      <w:marBottom w:val="0"/>
      <w:divBdr>
        <w:top w:val="none" w:sz="0" w:space="0" w:color="auto"/>
        <w:left w:val="none" w:sz="0" w:space="0" w:color="auto"/>
        <w:bottom w:val="none" w:sz="0" w:space="0" w:color="auto"/>
        <w:right w:val="none" w:sz="0" w:space="0" w:color="auto"/>
      </w:divBdr>
    </w:div>
    <w:div w:id="1082995708">
      <w:marLeft w:val="0"/>
      <w:marRight w:val="0"/>
      <w:marTop w:val="0"/>
      <w:marBottom w:val="0"/>
      <w:divBdr>
        <w:top w:val="none" w:sz="0" w:space="0" w:color="auto"/>
        <w:left w:val="none" w:sz="0" w:space="0" w:color="auto"/>
        <w:bottom w:val="none" w:sz="0" w:space="0" w:color="auto"/>
        <w:right w:val="none" w:sz="0" w:space="0" w:color="auto"/>
      </w:divBdr>
    </w:div>
    <w:div w:id="1083062319">
      <w:marLeft w:val="0"/>
      <w:marRight w:val="0"/>
      <w:marTop w:val="0"/>
      <w:marBottom w:val="0"/>
      <w:divBdr>
        <w:top w:val="none" w:sz="0" w:space="0" w:color="auto"/>
        <w:left w:val="none" w:sz="0" w:space="0" w:color="auto"/>
        <w:bottom w:val="none" w:sz="0" w:space="0" w:color="auto"/>
        <w:right w:val="none" w:sz="0" w:space="0" w:color="auto"/>
      </w:divBdr>
    </w:div>
    <w:div w:id="1083261717">
      <w:marLeft w:val="0"/>
      <w:marRight w:val="0"/>
      <w:marTop w:val="0"/>
      <w:marBottom w:val="0"/>
      <w:divBdr>
        <w:top w:val="none" w:sz="0" w:space="0" w:color="auto"/>
        <w:left w:val="none" w:sz="0" w:space="0" w:color="auto"/>
        <w:bottom w:val="none" w:sz="0" w:space="0" w:color="auto"/>
        <w:right w:val="none" w:sz="0" w:space="0" w:color="auto"/>
      </w:divBdr>
    </w:div>
    <w:div w:id="1083331668">
      <w:marLeft w:val="0"/>
      <w:marRight w:val="0"/>
      <w:marTop w:val="0"/>
      <w:marBottom w:val="0"/>
      <w:divBdr>
        <w:top w:val="none" w:sz="0" w:space="0" w:color="auto"/>
        <w:left w:val="none" w:sz="0" w:space="0" w:color="auto"/>
        <w:bottom w:val="none" w:sz="0" w:space="0" w:color="auto"/>
        <w:right w:val="none" w:sz="0" w:space="0" w:color="auto"/>
      </w:divBdr>
    </w:div>
    <w:div w:id="1083332247">
      <w:marLeft w:val="0"/>
      <w:marRight w:val="0"/>
      <w:marTop w:val="0"/>
      <w:marBottom w:val="0"/>
      <w:divBdr>
        <w:top w:val="none" w:sz="0" w:space="0" w:color="auto"/>
        <w:left w:val="none" w:sz="0" w:space="0" w:color="auto"/>
        <w:bottom w:val="none" w:sz="0" w:space="0" w:color="auto"/>
        <w:right w:val="none" w:sz="0" w:space="0" w:color="auto"/>
      </w:divBdr>
    </w:div>
    <w:div w:id="1083334147">
      <w:marLeft w:val="0"/>
      <w:marRight w:val="0"/>
      <w:marTop w:val="0"/>
      <w:marBottom w:val="0"/>
      <w:divBdr>
        <w:top w:val="none" w:sz="0" w:space="0" w:color="auto"/>
        <w:left w:val="none" w:sz="0" w:space="0" w:color="auto"/>
        <w:bottom w:val="none" w:sz="0" w:space="0" w:color="auto"/>
        <w:right w:val="none" w:sz="0" w:space="0" w:color="auto"/>
      </w:divBdr>
    </w:div>
    <w:div w:id="1083380777">
      <w:marLeft w:val="0"/>
      <w:marRight w:val="0"/>
      <w:marTop w:val="0"/>
      <w:marBottom w:val="0"/>
      <w:divBdr>
        <w:top w:val="none" w:sz="0" w:space="0" w:color="auto"/>
        <w:left w:val="none" w:sz="0" w:space="0" w:color="auto"/>
        <w:bottom w:val="none" w:sz="0" w:space="0" w:color="auto"/>
        <w:right w:val="none" w:sz="0" w:space="0" w:color="auto"/>
      </w:divBdr>
    </w:div>
    <w:div w:id="1083455747">
      <w:marLeft w:val="0"/>
      <w:marRight w:val="0"/>
      <w:marTop w:val="0"/>
      <w:marBottom w:val="0"/>
      <w:divBdr>
        <w:top w:val="none" w:sz="0" w:space="0" w:color="auto"/>
        <w:left w:val="none" w:sz="0" w:space="0" w:color="auto"/>
        <w:bottom w:val="none" w:sz="0" w:space="0" w:color="auto"/>
        <w:right w:val="none" w:sz="0" w:space="0" w:color="auto"/>
      </w:divBdr>
    </w:div>
    <w:div w:id="1083649034">
      <w:marLeft w:val="0"/>
      <w:marRight w:val="0"/>
      <w:marTop w:val="0"/>
      <w:marBottom w:val="0"/>
      <w:divBdr>
        <w:top w:val="none" w:sz="0" w:space="0" w:color="auto"/>
        <w:left w:val="none" w:sz="0" w:space="0" w:color="auto"/>
        <w:bottom w:val="none" w:sz="0" w:space="0" w:color="auto"/>
        <w:right w:val="none" w:sz="0" w:space="0" w:color="auto"/>
      </w:divBdr>
    </w:div>
    <w:div w:id="1083918287">
      <w:marLeft w:val="0"/>
      <w:marRight w:val="0"/>
      <w:marTop w:val="0"/>
      <w:marBottom w:val="0"/>
      <w:divBdr>
        <w:top w:val="none" w:sz="0" w:space="0" w:color="auto"/>
        <w:left w:val="none" w:sz="0" w:space="0" w:color="auto"/>
        <w:bottom w:val="none" w:sz="0" w:space="0" w:color="auto"/>
        <w:right w:val="none" w:sz="0" w:space="0" w:color="auto"/>
      </w:divBdr>
    </w:div>
    <w:div w:id="1083988712">
      <w:marLeft w:val="0"/>
      <w:marRight w:val="0"/>
      <w:marTop w:val="0"/>
      <w:marBottom w:val="0"/>
      <w:divBdr>
        <w:top w:val="none" w:sz="0" w:space="0" w:color="auto"/>
        <w:left w:val="none" w:sz="0" w:space="0" w:color="auto"/>
        <w:bottom w:val="none" w:sz="0" w:space="0" w:color="auto"/>
        <w:right w:val="none" w:sz="0" w:space="0" w:color="auto"/>
      </w:divBdr>
    </w:div>
    <w:div w:id="1083990246">
      <w:marLeft w:val="0"/>
      <w:marRight w:val="0"/>
      <w:marTop w:val="0"/>
      <w:marBottom w:val="0"/>
      <w:divBdr>
        <w:top w:val="none" w:sz="0" w:space="0" w:color="auto"/>
        <w:left w:val="none" w:sz="0" w:space="0" w:color="auto"/>
        <w:bottom w:val="none" w:sz="0" w:space="0" w:color="auto"/>
        <w:right w:val="none" w:sz="0" w:space="0" w:color="auto"/>
      </w:divBdr>
    </w:div>
    <w:div w:id="1084037853">
      <w:marLeft w:val="0"/>
      <w:marRight w:val="0"/>
      <w:marTop w:val="0"/>
      <w:marBottom w:val="0"/>
      <w:divBdr>
        <w:top w:val="none" w:sz="0" w:space="0" w:color="auto"/>
        <w:left w:val="none" w:sz="0" w:space="0" w:color="auto"/>
        <w:bottom w:val="none" w:sz="0" w:space="0" w:color="auto"/>
        <w:right w:val="none" w:sz="0" w:space="0" w:color="auto"/>
      </w:divBdr>
    </w:div>
    <w:div w:id="1084061885">
      <w:marLeft w:val="0"/>
      <w:marRight w:val="0"/>
      <w:marTop w:val="0"/>
      <w:marBottom w:val="0"/>
      <w:divBdr>
        <w:top w:val="none" w:sz="0" w:space="0" w:color="auto"/>
        <w:left w:val="none" w:sz="0" w:space="0" w:color="auto"/>
        <w:bottom w:val="none" w:sz="0" w:space="0" w:color="auto"/>
        <w:right w:val="none" w:sz="0" w:space="0" w:color="auto"/>
      </w:divBdr>
    </w:div>
    <w:div w:id="1084104851">
      <w:marLeft w:val="0"/>
      <w:marRight w:val="0"/>
      <w:marTop w:val="0"/>
      <w:marBottom w:val="0"/>
      <w:divBdr>
        <w:top w:val="none" w:sz="0" w:space="0" w:color="auto"/>
        <w:left w:val="none" w:sz="0" w:space="0" w:color="auto"/>
        <w:bottom w:val="none" w:sz="0" w:space="0" w:color="auto"/>
        <w:right w:val="none" w:sz="0" w:space="0" w:color="auto"/>
      </w:divBdr>
    </w:div>
    <w:div w:id="1084186775">
      <w:marLeft w:val="0"/>
      <w:marRight w:val="0"/>
      <w:marTop w:val="0"/>
      <w:marBottom w:val="0"/>
      <w:divBdr>
        <w:top w:val="none" w:sz="0" w:space="0" w:color="auto"/>
        <w:left w:val="none" w:sz="0" w:space="0" w:color="auto"/>
        <w:bottom w:val="none" w:sz="0" w:space="0" w:color="auto"/>
        <w:right w:val="none" w:sz="0" w:space="0" w:color="auto"/>
      </w:divBdr>
    </w:div>
    <w:div w:id="1084372956">
      <w:marLeft w:val="0"/>
      <w:marRight w:val="0"/>
      <w:marTop w:val="0"/>
      <w:marBottom w:val="0"/>
      <w:divBdr>
        <w:top w:val="none" w:sz="0" w:space="0" w:color="auto"/>
        <w:left w:val="none" w:sz="0" w:space="0" w:color="auto"/>
        <w:bottom w:val="none" w:sz="0" w:space="0" w:color="auto"/>
        <w:right w:val="none" w:sz="0" w:space="0" w:color="auto"/>
      </w:divBdr>
    </w:div>
    <w:div w:id="1084449250">
      <w:marLeft w:val="0"/>
      <w:marRight w:val="0"/>
      <w:marTop w:val="0"/>
      <w:marBottom w:val="0"/>
      <w:divBdr>
        <w:top w:val="none" w:sz="0" w:space="0" w:color="auto"/>
        <w:left w:val="none" w:sz="0" w:space="0" w:color="auto"/>
        <w:bottom w:val="none" w:sz="0" w:space="0" w:color="auto"/>
        <w:right w:val="none" w:sz="0" w:space="0" w:color="auto"/>
      </w:divBdr>
    </w:div>
    <w:div w:id="1084452503">
      <w:marLeft w:val="0"/>
      <w:marRight w:val="0"/>
      <w:marTop w:val="0"/>
      <w:marBottom w:val="0"/>
      <w:divBdr>
        <w:top w:val="none" w:sz="0" w:space="0" w:color="auto"/>
        <w:left w:val="none" w:sz="0" w:space="0" w:color="auto"/>
        <w:bottom w:val="none" w:sz="0" w:space="0" w:color="auto"/>
        <w:right w:val="none" w:sz="0" w:space="0" w:color="auto"/>
      </w:divBdr>
    </w:div>
    <w:div w:id="1084571811">
      <w:marLeft w:val="0"/>
      <w:marRight w:val="0"/>
      <w:marTop w:val="0"/>
      <w:marBottom w:val="0"/>
      <w:divBdr>
        <w:top w:val="none" w:sz="0" w:space="0" w:color="auto"/>
        <w:left w:val="none" w:sz="0" w:space="0" w:color="auto"/>
        <w:bottom w:val="none" w:sz="0" w:space="0" w:color="auto"/>
        <w:right w:val="none" w:sz="0" w:space="0" w:color="auto"/>
      </w:divBdr>
    </w:div>
    <w:div w:id="1084759342">
      <w:marLeft w:val="0"/>
      <w:marRight w:val="0"/>
      <w:marTop w:val="0"/>
      <w:marBottom w:val="0"/>
      <w:divBdr>
        <w:top w:val="none" w:sz="0" w:space="0" w:color="auto"/>
        <w:left w:val="none" w:sz="0" w:space="0" w:color="auto"/>
        <w:bottom w:val="none" w:sz="0" w:space="0" w:color="auto"/>
        <w:right w:val="none" w:sz="0" w:space="0" w:color="auto"/>
      </w:divBdr>
    </w:div>
    <w:div w:id="1084766658">
      <w:marLeft w:val="0"/>
      <w:marRight w:val="0"/>
      <w:marTop w:val="0"/>
      <w:marBottom w:val="0"/>
      <w:divBdr>
        <w:top w:val="none" w:sz="0" w:space="0" w:color="auto"/>
        <w:left w:val="none" w:sz="0" w:space="0" w:color="auto"/>
        <w:bottom w:val="none" w:sz="0" w:space="0" w:color="auto"/>
        <w:right w:val="none" w:sz="0" w:space="0" w:color="auto"/>
      </w:divBdr>
    </w:div>
    <w:div w:id="1084839330">
      <w:marLeft w:val="0"/>
      <w:marRight w:val="0"/>
      <w:marTop w:val="0"/>
      <w:marBottom w:val="0"/>
      <w:divBdr>
        <w:top w:val="none" w:sz="0" w:space="0" w:color="auto"/>
        <w:left w:val="none" w:sz="0" w:space="0" w:color="auto"/>
        <w:bottom w:val="none" w:sz="0" w:space="0" w:color="auto"/>
        <w:right w:val="none" w:sz="0" w:space="0" w:color="auto"/>
      </w:divBdr>
    </w:div>
    <w:div w:id="1084911735">
      <w:bodyDiv w:val="1"/>
      <w:marLeft w:val="0"/>
      <w:marRight w:val="0"/>
      <w:marTop w:val="0"/>
      <w:marBottom w:val="0"/>
      <w:divBdr>
        <w:top w:val="none" w:sz="0" w:space="0" w:color="auto"/>
        <w:left w:val="none" w:sz="0" w:space="0" w:color="auto"/>
        <w:bottom w:val="none" w:sz="0" w:space="0" w:color="auto"/>
        <w:right w:val="none" w:sz="0" w:space="0" w:color="auto"/>
      </w:divBdr>
    </w:div>
    <w:div w:id="1085034691">
      <w:marLeft w:val="0"/>
      <w:marRight w:val="0"/>
      <w:marTop w:val="0"/>
      <w:marBottom w:val="0"/>
      <w:divBdr>
        <w:top w:val="none" w:sz="0" w:space="0" w:color="auto"/>
        <w:left w:val="none" w:sz="0" w:space="0" w:color="auto"/>
        <w:bottom w:val="none" w:sz="0" w:space="0" w:color="auto"/>
        <w:right w:val="none" w:sz="0" w:space="0" w:color="auto"/>
      </w:divBdr>
    </w:div>
    <w:div w:id="1085079673">
      <w:bodyDiv w:val="1"/>
      <w:marLeft w:val="0"/>
      <w:marRight w:val="0"/>
      <w:marTop w:val="0"/>
      <w:marBottom w:val="0"/>
      <w:divBdr>
        <w:top w:val="none" w:sz="0" w:space="0" w:color="auto"/>
        <w:left w:val="none" w:sz="0" w:space="0" w:color="auto"/>
        <w:bottom w:val="none" w:sz="0" w:space="0" w:color="auto"/>
        <w:right w:val="none" w:sz="0" w:space="0" w:color="auto"/>
      </w:divBdr>
    </w:div>
    <w:div w:id="1085110032">
      <w:marLeft w:val="0"/>
      <w:marRight w:val="0"/>
      <w:marTop w:val="0"/>
      <w:marBottom w:val="0"/>
      <w:divBdr>
        <w:top w:val="none" w:sz="0" w:space="0" w:color="auto"/>
        <w:left w:val="none" w:sz="0" w:space="0" w:color="auto"/>
        <w:bottom w:val="none" w:sz="0" w:space="0" w:color="auto"/>
        <w:right w:val="none" w:sz="0" w:space="0" w:color="auto"/>
      </w:divBdr>
    </w:div>
    <w:div w:id="1085112077">
      <w:marLeft w:val="0"/>
      <w:marRight w:val="0"/>
      <w:marTop w:val="0"/>
      <w:marBottom w:val="0"/>
      <w:divBdr>
        <w:top w:val="none" w:sz="0" w:space="0" w:color="auto"/>
        <w:left w:val="none" w:sz="0" w:space="0" w:color="auto"/>
        <w:bottom w:val="none" w:sz="0" w:space="0" w:color="auto"/>
        <w:right w:val="none" w:sz="0" w:space="0" w:color="auto"/>
      </w:divBdr>
    </w:div>
    <w:div w:id="1085228392">
      <w:bodyDiv w:val="1"/>
      <w:marLeft w:val="0"/>
      <w:marRight w:val="0"/>
      <w:marTop w:val="0"/>
      <w:marBottom w:val="0"/>
      <w:divBdr>
        <w:top w:val="none" w:sz="0" w:space="0" w:color="auto"/>
        <w:left w:val="none" w:sz="0" w:space="0" w:color="auto"/>
        <w:bottom w:val="none" w:sz="0" w:space="0" w:color="auto"/>
        <w:right w:val="none" w:sz="0" w:space="0" w:color="auto"/>
      </w:divBdr>
    </w:div>
    <w:div w:id="1085346823">
      <w:marLeft w:val="0"/>
      <w:marRight w:val="0"/>
      <w:marTop w:val="0"/>
      <w:marBottom w:val="0"/>
      <w:divBdr>
        <w:top w:val="none" w:sz="0" w:space="0" w:color="auto"/>
        <w:left w:val="none" w:sz="0" w:space="0" w:color="auto"/>
        <w:bottom w:val="none" w:sz="0" w:space="0" w:color="auto"/>
        <w:right w:val="none" w:sz="0" w:space="0" w:color="auto"/>
      </w:divBdr>
    </w:div>
    <w:div w:id="1085418250">
      <w:marLeft w:val="0"/>
      <w:marRight w:val="0"/>
      <w:marTop w:val="0"/>
      <w:marBottom w:val="0"/>
      <w:divBdr>
        <w:top w:val="none" w:sz="0" w:space="0" w:color="auto"/>
        <w:left w:val="none" w:sz="0" w:space="0" w:color="auto"/>
        <w:bottom w:val="none" w:sz="0" w:space="0" w:color="auto"/>
        <w:right w:val="none" w:sz="0" w:space="0" w:color="auto"/>
      </w:divBdr>
    </w:div>
    <w:div w:id="1085491963">
      <w:marLeft w:val="0"/>
      <w:marRight w:val="0"/>
      <w:marTop w:val="0"/>
      <w:marBottom w:val="0"/>
      <w:divBdr>
        <w:top w:val="none" w:sz="0" w:space="0" w:color="auto"/>
        <w:left w:val="none" w:sz="0" w:space="0" w:color="auto"/>
        <w:bottom w:val="none" w:sz="0" w:space="0" w:color="auto"/>
        <w:right w:val="none" w:sz="0" w:space="0" w:color="auto"/>
      </w:divBdr>
    </w:div>
    <w:div w:id="1085568652">
      <w:marLeft w:val="0"/>
      <w:marRight w:val="0"/>
      <w:marTop w:val="0"/>
      <w:marBottom w:val="0"/>
      <w:divBdr>
        <w:top w:val="none" w:sz="0" w:space="0" w:color="auto"/>
        <w:left w:val="none" w:sz="0" w:space="0" w:color="auto"/>
        <w:bottom w:val="none" w:sz="0" w:space="0" w:color="auto"/>
        <w:right w:val="none" w:sz="0" w:space="0" w:color="auto"/>
      </w:divBdr>
    </w:div>
    <w:div w:id="1085609338">
      <w:marLeft w:val="0"/>
      <w:marRight w:val="0"/>
      <w:marTop w:val="0"/>
      <w:marBottom w:val="0"/>
      <w:divBdr>
        <w:top w:val="none" w:sz="0" w:space="0" w:color="auto"/>
        <w:left w:val="none" w:sz="0" w:space="0" w:color="auto"/>
        <w:bottom w:val="none" w:sz="0" w:space="0" w:color="auto"/>
        <w:right w:val="none" w:sz="0" w:space="0" w:color="auto"/>
      </w:divBdr>
    </w:div>
    <w:div w:id="1085615971">
      <w:marLeft w:val="0"/>
      <w:marRight w:val="0"/>
      <w:marTop w:val="0"/>
      <w:marBottom w:val="0"/>
      <w:divBdr>
        <w:top w:val="none" w:sz="0" w:space="0" w:color="auto"/>
        <w:left w:val="none" w:sz="0" w:space="0" w:color="auto"/>
        <w:bottom w:val="none" w:sz="0" w:space="0" w:color="auto"/>
        <w:right w:val="none" w:sz="0" w:space="0" w:color="auto"/>
      </w:divBdr>
    </w:div>
    <w:div w:id="1085688448">
      <w:marLeft w:val="0"/>
      <w:marRight w:val="0"/>
      <w:marTop w:val="0"/>
      <w:marBottom w:val="0"/>
      <w:divBdr>
        <w:top w:val="none" w:sz="0" w:space="0" w:color="auto"/>
        <w:left w:val="none" w:sz="0" w:space="0" w:color="auto"/>
        <w:bottom w:val="none" w:sz="0" w:space="0" w:color="auto"/>
        <w:right w:val="none" w:sz="0" w:space="0" w:color="auto"/>
      </w:divBdr>
    </w:div>
    <w:div w:id="1085884393">
      <w:marLeft w:val="0"/>
      <w:marRight w:val="0"/>
      <w:marTop w:val="0"/>
      <w:marBottom w:val="0"/>
      <w:divBdr>
        <w:top w:val="none" w:sz="0" w:space="0" w:color="auto"/>
        <w:left w:val="none" w:sz="0" w:space="0" w:color="auto"/>
        <w:bottom w:val="none" w:sz="0" w:space="0" w:color="auto"/>
        <w:right w:val="none" w:sz="0" w:space="0" w:color="auto"/>
      </w:divBdr>
    </w:div>
    <w:div w:id="1085960074">
      <w:marLeft w:val="0"/>
      <w:marRight w:val="0"/>
      <w:marTop w:val="0"/>
      <w:marBottom w:val="0"/>
      <w:divBdr>
        <w:top w:val="none" w:sz="0" w:space="0" w:color="auto"/>
        <w:left w:val="none" w:sz="0" w:space="0" w:color="auto"/>
        <w:bottom w:val="none" w:sz="0" w:space="0" w:color="auto"/>
        <w:right w:val="none" w:sz="0" w:space="0" w:color="auto"/>
      </w:divBdr>
    </w:div>
    <w:div w:id="1085998554">
      <w:marLeft w:val="0"/>
      <w:marRight w:val="0"/>
      <w:marTop w:val="0"/>
      <w:marBottom w:val="0"/>
      <w:divBdr>
        <w:top w:val="none" w:sz="0" w:space="0" w:color="auto"/>
        <w:left w:val="none" w:sz="0" w:space="0" w:color="auto"/>
        <w:bottom w:val="none" w:sz="0" w:space="0" w:color="auto"/>
        <w:right w:val="none" w:sz="0" w:space="0" w:color="auto"/>
      </w:divBdr>
    </w:div>
    <w:div w:id="1086070571">
      <w:marLeft w:val="0"/>
      <w:marRight w:val="0"/>
      <w:marTop w:val="0"/>
      <w:marBottom w:val="0"/>
      <w:divBdr>
        <w:top w:val="none" w:sz="0" w:space="0" w:color="auto"/>
        <w:left w:val="none" w:sz="0" w:space="0" w:color="auto"/>
        <w:bottom w:val="none" w:sz="0" w:space="0" w:color="auto"/>
        <w:right w:val="none" w:sz="0" w:space="0" w:color="auto"/>
      </w:divBdr>
    </w:div>
    <w:div w:id="1086147910">
      <w:marLeft w:val="0"/>
      <w:marRight w:val="0"/>
      <w:marTop w:val="0"/>
      <w:marBottom w:val="0"/>
      <w:divBdr>
        <w:top w:val="none" w:sz="0" w:space="0" w:color="auto"/>
        <w:left w:val="none" w:sz="0" w:space="0" w:color="auto"/>
        <w:bottom w:val="none" w:sz="0" w:space="0" w:color="auto"/>
        <w:right w:val="none" w:sz="0" w:space="0" w:color="auto"/>
      </w:divBdr>
    </w:div>
    <w:div w:id="1086151504">
      <w:marLeft w:val="0"/>
      <w:marRight w:val="0"/>
      <w:marTop w:val="0"/>
      <w:marBottom w:val="0"/>
      <w:divBdr>
        <w:top w:val="none" w:sz="0" w:space="0" w:color="auto"/>
        <w:left w:val="none" w:sz="0" w:space="0" w:color="auto"/>
        <w:bottom w:val="none" w:sz="0" w:space="0" w:color="auto"/>
        <w:right w:val="none" w:sz="0" w:space="0" w:color="auto"/>
      </w:divBdr>
    </w:div>
    <w:div w:id="1086225416">
      <w:marLeft w:val="0"/>
      <w:marRight w:val="0"/>
      <w:marTop w:val="0"/>
      <w:marBottom w:val="0"/>
      <w:divBdr>
        <w:top w:val="none" w:sz="0" w:space="0" w:color="auto"/>
        <w:left w:val="none" w:sz="0" w:space="0" w:color="auto"/>
        <w:bottom w:val="none" w:sz="0" w:space="0" w:color="auto"/>
        <w:right w:val="none" w:sz="0" w:space="0" w:color="auto"/>
      </w:divBdr>
    </w:div>
    <w:div w:id="1086266627">
      <w:marLeft w:val="0"/>
      <w:marRight w:val="0"/>
      <w:marTop w:val="0"/>
      <w:marBottom w:val="0"/>
      <w:divBdr>
        <w:top w:val="none" w:sz="0" w:space="0" w:color="auto"/>
        <w:left w:val="none" w:sz="0" w:space="0" w:color="auto"/>
        <w:bottom w:val="none" w:sz="0" w:space="0" w:color="auto"/>
        <w:right w:val="none" w:sz="0" w:space="0" w:color="auto"/>
      </w:divBdr>
    </w:div>
    <w:div w:id="1086417440">
      <w:marLeft w:val="0"/>
      <w:marRight w:val="0"/>
      <w:marTop w:val="0"/>
      <w:marBottom w:val="0"/>
      <w:divBdr>
        <w:top w:val="none" w:sz="0" w:space="0" w:color="auto"/>
        <w:left w:val="none" w:sz="0" w:space="0" w:color="auto"/>
        <w:bottom w:val="none" w:sz="0" w:space="0" w:color="auto"/>
        <w:right w:val="none" w:sz="0" w:space="0" w:color="auto"/>
      </w:divBdr>
    </w:div>
    <w:div w:id="1086418707">
      <w:marLeft w:val="0"/>
      <w:marRight w:val="0"/>
      <w:marTop w:val="0"/>
      <w:marBottom w:val="0"/>
      <w:divBdr>
        <w:top w:val="none" w:sz="0" w:space="0" w:color="auto"/>
        <w:left w:val="none" w:sz="0" w:space="0" w:color="auto"/>
        <w:bottom w:val="none" w:sz="0" w:space="0" w:color="auto"/>
        <w:right w:val="none" w:sz="0" w:space="0" w:color="auto"/>
      </w:divBdr>
    </w:div>
    <w:div w:id="1086532827">
      <w:marLeft w:val="0"/>
      <w:marRight w:val="0"/>
      <w:marTop w:val="0"/>
      <w:marBottom w:val="0"/>
      <w:divBdr>
        <w:top w:val="none" w:sz="0" w:space="0" w:color="auto"/>
        <w:left w:val="none" w:sz="0" w:space="0" w:color="auto"/>
        <w:bottom w:val="none" w:sz="0" w:space="0" w:color="auto"/>
        <w:right w:val="none" w:sz="0" w:space="0" w:color="auto"/>
      </w:divBdr>
    </w:div>
    <w:div w:id="1086533540">
      <w:marLeft w:val="0"/>
      <w:marRight w:val="0"/>
      <w:marTop w:val="0"/>
      <w:marBottom w:val="0"/>
      <w:divBdr>
        <w:top w:val="none" w:sz="0" w:space="0" w:color="auto"/>
        <w:left w:val="none" w:sz="0" w:space="0" w:color="auto"/>
        <w:bottom w:val="none" w:sz="0" w:space="0" w:color="auto"/>
        <w:right w:val="none" w:sz="0" w:space="0" w:color="auto"/>
      </w:divBdr>
    </w:div>
    <w:div w:id="1086538196">
      <w:marLeft w:val="0"/>
      <w:marRight w:val="0"/>
      <w:marTop w:val="0"/>
      <w:marBottom w:val="0"/>
      <w:divBdr>
        <w:top w:val="none" w:sz="0" w:space="0" w:color="auto"/>
        <w:left w:val="none" w:sz="0" w:space="0" w:color="auto"/>
        <w:bottom w:val="none" w:sz="0" w:space="0" w:color="auto"/>
        <w:right w:val="none" w:sz="0" w:space="0" w:color="auto"/>
      </w:divBdr>
    </w:div>
    <w:div w:id="1086610591">
      <w:marLeft w:val="0"/>
      <w:marRight w:val="0"/>
      <w:marTop w:val="0"/>
      <w:marBottom w:val="0"/>
      <w:divBdr>
        <w:top w:val="none" w:sz="0" w:space="0" w:color="auto"/>
        <w:left w:val="none" w:sz="0" w:space="0" w:color="auto"/>
        <w:bottom w:val="none" w:sz="0" w:space="0" w:color="auto"/>
        <w:right w:val="none" w:sz="0" w:space="0" w:color="auto"/>
      </w:divBdr>
    </w:div>
    <w:div w:id="1086613983">
      <w:marLeft w:val="0"/>
      <w:marRight w:val="0"/>
      <w:marTop w:val="0"/>
      <w:marBottom w:val="0"/>
      <w:divBdr>
        <w:top w:val="none" w:sz="0" w:space="0" w:color="auto"/>
        <w:left w:val="none" w:sz="0" w:space="0" w:color="auto"/>
        <w:bottom w:val="none" w:sz="0" w:space="0" w:color="auto"/>
        <w:right w:val="none" w:sz="0" w:space="0" w:color="auto"/>
      </w:divBdr>
    </w:div>
    <w:div w:id="1086876334">
      <w:marLeft w:val="0"/>
      <w:marRight w:val="0"/>
      <w:marTop w:val="0"/>
      <w:marBottom w:val="0"/>
      <w:divBdr>
        <w:top w:val="none" w:sz="0" w:space="0" w:color="auto"/>
        <w:left w:val="none" w:sz="0" w:space="0" w:color="auto"/>
        <w:bottom w:val="none" w:sz="0" w:space="0" w:color="auto"/>
        <w:right w:val="none" w:sz="0" w:space="0" w:color="auto"/>
      </w:divBdr>
    </w:div>
    <w:div w:id="1086876662">
      <w:marLeft w:val="0"/>
      <w:marRight w:val="0"/>
      <w:marTop w:val="0"/>
      <w:marBottom w:val="0"/>
      <w:divBdr>
        <w:top w:val="none" w:sz="0" w:space="0" w:color="auto"/>
        <w:left w:val="none" w:sz="0" w:space="0" w:color="auto"/>
        <w:bottom w:val="none" w:sz="0" w:space="0" w:color="auto"/>
        <w:right w:val="none" w:sz="0" w:space="0" w:color="auto"/>
      </w:divBdr>
    </w:div>
    <w:div w:id="1086923924">
      <w:marLeft w:val="0"/>
      <w:marRight w:val="0"/>
      <w:marTop w:val="0"/>
      <w:marBottom w:val="0"/>
      <w:divBdr>
        <w:top w:val="none" w:sz="0" w:space="0" w:color="auto"/>
        <w:left w:val="none" w:sz="0" w:space="0" w:color="auto"/>
        <w:bottom w:val="none" w:sz="0" w:space="0" w:color="auto"/>
        <w:right w:val="none" w:sz="0" w:space="0" w:color="auto"/>
      </w:divBdr>
    </w:div>
    <w:div w:id="1087070727">
      <w:marLeft w:val="0"/>
      <w:marRight w:val="0"/>
      <w:marTop w:val="0"/>
      <w:marBottom w:val="0"/>
      <w:divBdr>
        <w:top w:val="none" w:sz="0" w:space="0" w:color="auto"/>
        <w:left w:val="none" w:sz="0" w:space="0" w:color="auto"/>
        <w:bottom w:val="none" w:sz="0" w:space="0" w:color="auto"/>
        <w:right w:val="none" w:sz="0" w:space="0" w:color="auto"/>
      </w:divBdr>
    </w:div>
    <w:div w:id="1087119471">
      <w:bodyDiv w:val="1"/>
      <w:marLeft w:val="0"/>
      <w:marRight w:val="0"/>
      <w:marTop w:val="0"/>
      <w:marBottom w:val="0"/>
      <w:divBdr>
        <w:top w:val="none" w:sz="0" w:space="0" w:color="auto"/>
        <w:left w:val="none" w:sz="0" w:space="0" w:color="auto"/>
        <w:bottom w:val="none" w:sz="0" w:space="0" w:color="auto"/>
        <w:right w:val="none" w:sz="0" w:space="0" w:color="auto"/>
      </w:divBdr>
    </w:div>
    <w:div w:id="1087189645">
      <w:marLeft w:val="0"/>
      <w:marRight w:val="0"/>
      <w:marTop w:val="0"/>
      <w:marBottom w:val="0"/>
      <w:divBdr>
        <w:top w:val="none" w:sz="0" w:space="0" w:color="auto"/>
        <w:left w:val="none" w:sz="0" w:space="0" w:color="auto"/>
        <w:bottom w:val="none" w:sz="0" w:space="0" w:color="auto"/>
        <w:right w:val="none" w:sz="0" w:space="0" w:color="auto"/>
      </w:divBdr>
    </w:div>
    <w:div w:id="1087266776">
      <w:marLeft w:val="0"/>
      <w:marRight w:val="0"/>
      <w:marTop w:val="0"/>
      <w:marBottom w:val="0"/>
      <w:divBdr>
        <w:top w:val="none" w:sz="0" w:space="0" w:color="auto"/>
        <w:left w:val="none" w:sz="0" w:space="0" w:color="auto"/>
        <w:bottom w:val="none" w:sz="0" w:space="0" w:color="auto"/>
        <w:right w:val="none" w:sz="0" w:space="0" w:color="auto"/>
      </w:divBdr>
    </w:div>
    <w:div w:id="1087381624">
      <w:marLeft w:val="0"/>
      <w:marRight w:val="0"/>
      <w:marTop w:val="0"/>
      <w:marBottom w:val="0"/>
      <w:divBdr>
        <w:top w:val="none" w:sz="0" w:space="0" w:color="auto"/>
        <w:left w:val="none" w:sz="0" w:space="0" w:color="auto"/>
        <w:bottom w:val="none" w:sz="0" w:space="0" w:color="auto"/>
        <w:right w:val="none" w:sz="0" w:space="0" w:color="auto"/>
      </w:divBdr>
    </w:div>
    <w:div w:id="1087387121">
      <w:marLeft w:val="0"/>
      <w:marRight w:val="0"/>
      <w:marTop w:val="0"/>
      <w:marBottom w:val="0"/>
      <w:divBdr>
        <w:top w:val="none" w:sz="0" w:space="0" w:color="auto"/>
        <w:left w:val="none" w:sz="0" w:space="0" w:color="auto"/>
        <w:bottom w:val="none" w:sz="0" w:space="0" w:color="auto"/>
        <w:right w:val="none" w:sz="0" w:space="0" w:color="auto"/>
      </w:divBdr>
    </w:div>
    <w:div w:id="1087456513">
      <w:bodyDiv w:val="1"/>
      <w:marLeft w:val="0"/>
      <w:marRight w:val="0"/>
      <w:marTop w:val="0"/>
      <w:marBottom w:val="0"/>
      <w:divBdr>
        <w:top w:val="none" w:sz="0" w:space="0" w:color="auto"/>
        <w:left w:val="none" w:sz="0" w:space="0" w:color="auto"/>
        <w:bottom w:val="none" w:sz="0" w:space="0" w:color="auto"/>
        <w:right w:val="none" w:sz="0" w:space="0" w:color="auto"/>
      </w:divBdr>
    </w:div>
    <w:div w:id="1087458861">
      <w:marLeft w:val="0"/>
      <w:marRight w:val="0"/>
      <w:marTop w:val="0"/>
      <w:marBottom w:val="0"/>
      <w:divBdr>
        <w:top w:val="none" w:sz="0" w:space="0" w:color="auto"/>
        <w:left w:val="none" w:sz="0" w:space="0" w:color="auto"/>
        <w:bottom w:val="none" w:sz="0" w:space="0" w:color="auto"/>
        <w:right w:val="none" w:sz="0" w:space="0" w:color="auto"/>
      </w:divBdr>
    </w:div>
    <w:div w:id="1087582542">
      <w:marLeft w:val="0"/>
      <w:marRight w:val="0"/>
      <w:marTop w:val="0"/>
      <w:marBottom w:val="0"/>
      <w:divBdr>
        <w:top w:val="none" w:sz="0" w:space="0" w:color="auto"/>
        <w:left w:val="none" w:sz="0" w:space="0" w:color="auto"/>
        <w:bottom w:val="none" w:sz="0" w:space="0" w:color="auto"/>
        <w:right w:val="none" w:sz="0" w:space="0" w:color="auto"/>
      </w:divBdr>
    </w:div>
    <w:div w:id="1087771767">
      <w:marLeft w:val="0"/>
      <w:marRight w:val="0"/>
      <w:marTop w:val="0"/>
      <w:marBottom w:val="0"/>
      <w:divBdr>
        <w:top w:val="none" w:sz="0" w:space="0" w:color="auto"/>
        <w:left w:val="none" w:sz="0" w:space="0" w:color="auto"/>
        <w:bottom w:val="none" w:sz="0" w:space="0" w:color="auto"/>
        <w:right w:val="none" w:sz="0" w:space="0" w:color="auto"/>
      </w:divBdr>
    </w:div>
    <w:div w:id="1087843881">
      <w:marLeft w:val="0"/>
      <w:marRight w:val="0"/>
      <w:marTop w:val="0"/>
      <w:marBottom w:val="0"/>
      <w:divBdr>
        <w:top w:val="none" w:sz="0" w:space="0" w:color="auto"/>
        <w:left w:val="none" w:sz="0" w:space="0" w:color="auto"/>
        <w:bottom w:val="none" w:sz="0" w:space="0" w:color="auto"/>
        <w:right w:val="none" w:sz="0" w:space="0" w:color="auto"/>
      </w:divBdr>
    </w:div>
    <w:div w:id="1087848506">
      <w:marLeft w:val="0"/>
      <w:marRight w:val="0"/>
      <w:marTop w:val="0"/>
      <w:marBottom w:val="0"/>
      <w:divBdr>
        <w:top w:val="none" w:sz="0" w:space="0" w:color="auto"/>
        <w:left w:val="none" w:sz="0" w:space="0" w:color="auto"/>
        <w:bottom w:val="none" w:sz="0" w:space="0" w:color="auto"/>
        <w:right w:val="none" w:sz="0" w:space="0" w:color="auto"/>
      </w:divBdr>
    </w:div>
    <w:div w:id="1087917529">
      <w:marLeft w:val="0"/>
      <w:marRight w:val="0"/>
      <w:marTop w:val="0"/>
      <w:marBottom w:val="0"/>
      <w:divBdr>
        <w:top w:val="none" w:sz="0" w:space="0" w:color="auto"/>
        <w:left w:val="none" w:sz="0" w:space="0" w:color="auto"/>
        <w:bottom w:val="none" w:sz="0" w:space="0" w:color="auto"/>
        <w:right w:val="none" w:sz="0" w:space="0" w:color="auto"/>
      </w:divBdr>
    </w:div>
    <w:div w:id="1088042597">
      <w:marLeft w:val="0"/>
      <w:marRight w:val="0"/>
      <w:marTop w:val="0"/>
      <w:marBottom w:val="0"/>
      <w:divBdr>
        <w:top w:val="none" w:sz="0" w:space="0" w:color="auto"/>
        <w:left w:val="none" w:sz="0" w:space="0" w:color="auto"/>
        <w:bottom w:val="none" w:sz="0" w:space="0" w:color="auto"/>
        <w:right w:val="none" w:sz="0" w:space="0" w:color="auto"/>
      </w:divBdr>
    </w:div>
    <w:div w:id="1088110624">
      <w:marLeft w:val="0"/>
      <w:marRight w:val="0"/>
      <w:marTop w:val="0"/>
      <w:marBottom w:val="0"/>
      <w:divBdr>
        <w:top w:val="none" w:sz="0" w:space="0" w:color="auto"/>
        <w:left w:val="none" w:sz="0" w:space="0" w:color="auto"/>
        <w:bottom w:val="none" w:sz="0" w:space="0" w:color="auto"/>
        <w:right w:val="none" w:sz="0" w:space="0" w:color="auto"/>
      </w:divBdr>
    </w:div>
    <w:div w:id="1088188865">
      <w:marLeft w:val="0"/>
      <w:marRight w:val="0"/>
      <w:marTop w:val="0"/>
      <w:marBottom w:val="0"/>
      <w:divBdr>
        <w:top w:val="none" w:sz="0" w:space="0" w:color="auto"/>
        <w:left w:val="none" w:sz="0" w:space="0" w:color="auto"/>
        <w:bottom w:val="none" w:sz="0" w:space="0" w:color="auto"/>
        <w:right w:val="none" w:sz="0" w:space="0" w:color="auto"/>
      </w:divBdr>
    </w:div>
    <w:div w:id="1088188968">
      <w:marLeft w:val="0"/>
      <w:marRight w:val="0"/>
      <w:marTop w:val="0"/>
      <w:marBottom w:val="0"/>
      <w:divBdr>
        <w:top w:val="none" w:sz="0" w:space="0" w:color="auto"/>
        <w:left w:val="none" w:sz="0" w:space="0" w:color="auto"/>
        <w:bottom w:val="none" w:sz="0" w:space="0" w:color="auto"/>
        <w:right w:val="none" w:sz="0" w:space="0" w:color="auto"/>
      </w:divBdr>
    </w:div>
    <w:div w:id="1088306011">
      <w:marLeft w:val="0"/>
      <w:marRight w:val="0"/>
      <w:marTop w:val="0"/>
      <w:marBottom w:val="0"/>
      <w:divBdr>
        <w:top w:val="none" w:sz="0" w:space="0" w:color="auto"/>
        <w:left w:val="none" w:sz="0" w:space="0" w:color="auto"/>
        <w:bottom w:val="none" w:sz="0" w:space="0" w:color="auto"/>
        <w:right w:val="none" w:sz="0" w:space="0" w:color="auto"/>
      </w:divBdr>
    </w:div>
    <w:div w:id="1088384596">
      <w:marLeft w:val="0"/>
      <w:marRight w:val="0"/>
      <w:marTop w:val="0"/>
      <w:marBottom w:val="0"/>
      <w:divBdr>
        <w:top w:val="none" w:sz="0" w:space="0" w:color="auto"/>
        <w:left w:val="none" w:sz="0" w:space="0" w:color="auto"/>
        <w:bottom w:val="none" w:sz="0" w:space="0" w:color="auto"/>
        <w:right w:val="none" w:sz="0" w:space="0" w:color="auto"/>
      </w:divBdr>
    </w:div>
    <w:div w:id="1088430766">
      <w:marLeft w:val="0"/>
      <w:marRight w:val="0"/>
      <w:marTop w:val="0"/>
      <w:marBottom w:val="0"/>
      <w:divBdr>
        <w:top w:val="none" w:sz="0" w:space="0" w:color="auto"/>
        <w:left w:val="none" w:sz="0" w:space="0" w:color="auto"/>
        <w:bottom w:val="none" w:sz="0" w:space="0" w:color="auto"/>
        <w:right w:val="none" w:sz="0" w:space="0" w:color="auto"/>
      </w:divBdr>
    </w:div>
    <w:div w:id="1088497654">
      <w:marLeft w:val="0"/>
      <w:marRight w:val="0"/>
      <w:marTop w:val="0"/>
      <w:marBottom w:val="0"/>
      <w:divBdr>
        <w:top w:val="none" w:sz="0" w:space="0" w:color="auto"/>
        <w:left w:val="none" w:sz="0" w:space="0" w:color="auto"/>
        <w:bottom w:val="none" w:sz="0" w:space="0" w:color="auto"/>
        <w:right w:val="none" w:sz="0" w:space="0" w:color="auto"/>
      </w:divBdr>
    </w:div>
    <w:div w:id="1088500335">
      <w:bodyDiv w:val="1"/>
      <w:marLeft w:val="0"/>
      <w:marRight w:val="0"/>
      <w:marTop w:val="0"/>
      <w:marBottom w:val="0"/>
      <w:divBdr>
        <w:top w:val="none" w:sz="0" w:space="0" w:color="auto"/>
        <w:left w:val="none" w:sz="0" w:space="0" w:color="auto"/>
        <w:bottom w:val="none" w:sz="0" w:space="0" w:color="auto"/>
        <w:right w:val="none" w:sz="0" w:space="0" w:color="auto"/>
      </w:divBdr>
    </w:div>
    <w:div w:id="1088579629">
      <w:marLeft w:val="0"/>
      <w:marRight w:val="0"/>
      <w:marTop w:val="0"/>
      <w:marBottom w:val="0"/>
      <w:divBdr>
        <w:top w:val="none" w:sz="0" w:space="0" w:color="auto"/>
        <w:left w:val="none" w:sz="0" w:space="0" w:color="auto"/>
        <w:bottom w:val="none" w:sz="0" w:space="0" w:color="auto"/>
        <w:right w:val="none" w:sz="0" w:space="0" w:color="auto"/>
      </w:divBdr>
    </w:div>
    <w:div w:id="1088580245">
      <w:marLeft w:val="0"/>
      <w:marRight w:val="0"/>
      <w:marTop w:val="0"/>
      <w:marBottom w:val="0"/>
      <w:divBdr>
        <w:top w:val="none" w:sz="0" w:space="0" w:color="auto"/>
        <w:left w:val="none" w:sz="0" w:space="0" w:color="auto"/>
        <w:bottom w:val="none" w:sz="0" w:space="0" w:color="auto"/>
        <w:right w:val="none" w:sz="0" w:space="0" w:color="auto"/>
      </w:divBdr>
    </w:div>
    <w:div w:id="1088624455">
      <w:marLeft w:val="0"/>
      <w:marRight w:val="0"/>
      <w:marTop w:val="0"/>
      <w:marBottom w:val="0"/>
      <w:divBdr>
        <w:top w:val="none" w:sz="0" w:space="0" w:color="auto"/>
        <w:left w:val="none" w:sz="0" w:space="0" w:color="auto"/>
        <w:bottom w:val="none" w:sz="0" w:space="0" w:color="auto"/>
        <w:right w:val="none" w:sz="0" w:space="0" w:color="auto"/>
      </w:divBdr>
    </w:div>
    <w:div w:id="1088649833">
      <w:marLeft w:val="0"/>
      <w:marRight w:val="0"/>
      <w:marTop w:val="0"/>
      <w:marBottom w:val="0"/>
      <w:divBdr>
        <w:top w:val="none" w:sz="0" w:space="0" w:color="auto"/>
        <w:left w:val="none" w:sz="0" w:space="0" w:color="auto"/>
        <w:bottom w:val="none" w:sz="0" w:space="0" w:color="auto"/>
        <w:right w:val="none" w:sz="0" w:space="0" w:color="auto"/>
      </w:divBdr>
    </w:div>
    <w:div w:id="1088769756">
      <w:bodyDiv w:val="1"/>
      <w:marLeft w:val="0"/>
      <w:marRight w:val="0"/>
      <w:marTop w:val="0"/>
      <w:marBottom w:val="0"/>
      <w:divBdr>
        <w:top w:val="none" w:sz="0" w:space="0" w:color="auto"/>
        <w:left w:val="none" w:sz="0" w:space="0" w:color="auto"/>
        <w:bottom w:val="none" w:sz="0" w:space="0" w:color="auto"/>
        <w:right w:val="none" w:sz="0" w:space="0" w:color="auto"/>
      </w:divBdr>
    </w:div>
    <w:div w:id="1088771865">
      <w:marLeft w:val="0"/>
      <w:marRight w:val="0"/>
      <w:marTop w:val="0"/>
      <w:marBottom w:val="0"/>
      <w:divBdr>
        <w:top w:val="none" w:sz="0" w:space="0" w:color="auto"/>
        <w:left w:val="none" w:sz="0" w:space="0" w:color="auto"/>
        <w:bottom w:val="none" w:sz="0" w:space="0" w:color="auto"/>
        <w:right w:val="none" w:sz="0" w:space="0" w:color="auto"/>
      </w:divBdr>
    </w:div>
    <w:div w:id="1088816858">
      <w:marLeft w:val="0"/>
      <w:marRight w:val="0"/>
      <w:marTop w:val="0"/>
      <w:marBottom w:val="0"/>
      <w:divBdr>
        <w:top w:val="none" w:sz="0" w:space="0" w:color="auto"/>
        <w:left w:val="none" w:sz="0" w:space="0" w:color="auto"/>
        <w:bottom w:val="none" w:sz="0" w:space="0" w:color="auto"/>
        <w:right w:val="none" w:sz="0" w:space="0" w:color="auto"/>
      </w:divBdr>
    </w:div>
    <w:div w:id="1088844071">
      <w:marLeft w:val="0"/>
      <w:marRight w:val="0"/>
      <w:marTop w:val="0"/>
      <w:marBottom w:val="0"/>
      <w:divBdr>
        <w:top w:val="none" w:sz="0" w:space="0" w:color="auto"/>
        <w:left w:val="none" w:sz="0" w:space="0" w:color="auto"/>
        <w:bottom w:val="none" w:sz="0" w:space="0" w:color="auto"/>
        <w:right w:val="none" w:sz="0" w:space="0" w:color="auto"/>
      </w:divBdr>
    </w:div>
    <w:div w:id="1088887019">
      <w:marLeft w:val="0"/>
      <w:marRight w:val="0"/>
      <w:marTop w:val="0"/>
      <w:marBottom w:val="0"/>
      <w:divBdr>
        <w:top w:val="none" w:sz="0" w:space="0" w:color="auto"/>
        <w:left w:val="none" w:sz="0" w:space="0" w:color="auto"/>
        <w:bottom w:val="none" w:sz="0" w:space="0" w:color="auto"/>
        <w:right w:val="none" w:sz="0" w:space="0" w:color="auto"/>
      </w:divBdr>
    </w:div>
    <w:div w:id="1089080810">
      <w:marLeft w:val="0"/>
      <w:marRight w:val="0"/>
      <w:marTop w:val="0"/>
      <w:marBottom w:val="0"/>
      <w:divBdr>
        <w:top w:val="none" w:sz="0" w:space="0" w:color="auto"/>
        <w:left w:val="none" w:sz="0" w:space="0" w:color="auto"/>
        <w:bottom w:val="none" w:sz="0" w:space="0" w:color="auto"/>
        <w:right w:val="none" w:sz="0" w:space="0" w:color="auto"/>
      </w:divBdr>
    </w:div>
    <w:div w:id="1089083793">
      <w:marLeft w:val="0"/>
      <w:marRight w:val="0"/>
      <w:marTop w:val="0"/>
      <w:marBottom w:val="0"/>
      <w:divBdr>
        <w:top w:val="none" w:sz="0" w:space="0" w:color="auto"/>
        <w:left w:val="none" w:sz="0" w:space="0" w:color="auto"/>
        <w:bottom w:val="none" w:sz="0" w:space="0" w:color="auto"/>
        <w:right w:val="none" w:sz="0" w:space="0" w:color="auto"/>
      </w:divBdr>
    </w:div>
    <w:div w:id="1089153122">
      <w:marLeft w:val="0"/>
      <w:marRight w:val="0"/>
      <w:marTop w:val="0"/>
      <w:marBottom w:val="0"/>
      <w:divBdr>
        <w:top w:val="none" w:sz="0" w:space="0" w:color="auto"/>
        <w:left w:val="none" w:sz="0" w:space="0" w:color="auto"/>
        <w:bottom w:val="none" w:sz="0" w:space="0" w:color="auto"/>
        <w:right w:val="none" w:sz="0" w:space="0" w:color="auto"/>
      </w:divBdr>
    </w:div>
    <w:div w:id="1089155712">
      <w:bodyDiv w:val="1"/>
      <w:marLeft w:val="0"/>
      <w:marRight w:val="0"/>
      <w:marTop w:val="0"/>
      <w:marBottom w:val="0"/>
      <w:divBdr>
        <w:top w:val="none" w:sz="0" w:space="0" w:color="auto"/>
        <w:left w:val="none" w:sz="0" w:space="0" w:color="auto"/>
        <w:bottom w:val="none" w:sz="0" w:space="0" w:color="auto"/>
        <w:right w:val="none" w:sz="0" w:space="0" w:color="auto"/>
      </w:divBdr>
    </w:div>
    <w:div w:id="1089232844">
      <w:bodyDiv w:val="1"/>
      <w:marLeft w:val="0"/>
      <w:marRight w:val="0"/>
      <w:marTop w:val="0"/>
      <w:marBottom w:val="0"/>
      <w:divBdr>
        <w:top w:val="none" w:sz="0" w:space="0" w:color="auto"/>
        <w:left w:val="none" w:sz="0" w:space="0" w:color="auto"/>
        <w:bottom w:val="none" w:sz="0" w:space="0" w:color="auto"/>
        <w:right w:val="none" w:sz="0" w:space="0" w:color="auto"/>
      </w:divBdr>
    </w:div>
    <w:div w:id="1089235253">
      <w:marLeft w:val="0"/>
      <w:marRight w:val="0"/>
      <w:marTop w:val="0"/>
      <w:marBottom w:val="0"/>
      <w:divBdr>
        <w:top w:val="none" w:sz="0" w:space="0" w:color="auto"/>
        <w:left w:val="none" w:sz="0" w:space="0" w:color="auto"/>
        <w:bottom w:val="none" w:sz="0" w:space="0" w:color="auto"/>
        <w:right w:val="none" w:sz="0" w:space="0" w:color="auto"/>
      </w:divBdr>
    </w:div>
    <w:div w:id="1089346605">
      <w:marLeft w:val="0"/>
      <w:marRight w:val="0"/>
      <w:marTop w:val="0"/>
      <w:marBottom w:val="0"/>
      <w:divBdr>
        <w:top w:val="none" w:sz="0" w:space="0" w:color="auto"/>
        <w:left w:val="none" w:sz="0" w:space="0" w:color="auto"/>
        <w:bottom w:val="none" w:sz="0" w:space="0" w:color="auto"/>
        <w:right w:val="none" w:sz="0" w:space="0" w:color="auto"/>
      </w:divBdr>
    </w:div>
    <w:div w:id="1089348235">
      <w:marLeft w:val="0"/>
      <w:marRight w:val="0"/>
      <w:marTop w:val="0"/>
      <w:marBottom w:val="0"/>
      <w:divBdr>
        <w:top w:val="none" w:sz="0" w:space="0" w:color="auto"/>
        <w:left w:val="none" w:sz="0" w:space="0" w:color="auto"/>
        <w:bottom w:val="none" w:sz="0" w:space="0" w:color="auto"/>
        <w:right w:val="none" w:sz="0" w:space="0" w:color="auto"/>
      </w:divBdr>
    </w:div>
    <w:div w:id="1089499387">
      <w:marLeft w:val="0"/>
      <w:marRight w:val="0"/>
      <w:marTop w:val="0"/>
      <w:marBottom w:val="0"/>
      <w:divBdr>
        <w:top w:val="none" w:sz="0" w:space="0" w:color="auto"/>
        <w:left w:val="none" w:sz="0" w:space="0" w:color="auto"/>
        <w:bottom w:val="none" w:sz="0" w:space="0" w:color="auto"/>
        <w:right w:val="none" w:sz="0" w:space="0" w:color="auto"/>
      </w:divBdr>
    </w:div>
    <w:div w:id="1089541820">
      <w:marLeft w:val="0"/>
      <w:marRight w:val="0"/>
      <w:marTop w:val="0"/>
      <w:marBottom w:val="0"/>
      <w:divBdr>
        <w:top w:val="none" w:sz="0" w:space="0" w:color="auto"/>
        <w:left w:val="none" w:sz="0" w:space="0" w:color="auto"/>
        <w:bottom w:val="none" w:sz="0" w:space="0" w:color="auto"/>
        <w:right w:val="none" w:sz="0" w:space="0" w:color="auto"/>
      </w:divBdr>
    </w:div>
    <w:div w:id="1089614877">
      <w:bodyDiv w:val="1"/>
      <w:marLeft w:val="0"/>
      <w:marRight w:val="0"/>
      <w:marTop w:val="0"/>
      <w:marBottom w:val="0"/>
      <w:divBdr>
        <w:top w:val="none" w:sz="0" w:space="0" w:color="auto"/>
        <w:left w:val="none" w:sz="0" w:space="0" w:color="auto"/>
        <w:bottom w:val="none" w:sz="0" w:space="0" w:color="auto"/>
        <w:right w:val="none" w:sz="0" w:space="0" w:color="auto"/>
      </w:divBdr>
    </w:div>
    <w:div w:id="1089691153">
      <w:marLeft w:val="0"/>
      <w:marRight w:val="0"/>
      <w:marTop w:val="0"/>
      <w:marBottom w:val="0"/>
      <w:divBdr>
        <w:top w:val="none" w:sz="0" w:space="0" w:color="auto"/>
        <w:left w:val="none" w:sz="0" w:space="0" w:color="auto"/>
        <w:bottom w:val="none" w:sz="0" w:space="0" w:color="auto"/>
        <w:right w:val="none" w:sz="0" w:space="0" w:color="auto"/>
      </w:divBdr>
    </w:div>
    <w:div w:id="1089735078">
      <w:marLeft w:val="0"/>
      <w:marRight w:val="0"/>
      <w:marTop w:val="0"/>
      <w:marBottom w:val="0"/>
      <w:divBdr>
        <w:top w:val="none" w:sz="0" w:space="0" w:color="auto"/>
        <w:left w:val="none" w:sz="0" w:space="0" w:color="auto"/>
        <w:bottom w:val="none" w:sz="0" w:space="0" w:color="auto"/>
        <w:right w:val="none" w:sz="0" w:space="0" w:color="auto"/>
      </w:divBdr>
    </w:div>
    <w:div w:id="1089808805">
      <w:bodyDiv w:val="1"/>
      <w:marLeft w:val="0"/>
      <w:marRight w:val="0"/>
      <w:marTop w:val="0"/>
      <w:marBottom w:val="0"/>
      <w:divBdr>
        <w:top w:val="none" w:sz="0" w:space="0" w:color="auto"/>
        <w:left w:val="none" w:sz="0" w:space="0" w:color="auto"/>
        <w:bottom w:val="none" w:sz="0" w:space="0" w:color="auto"/>
        <w:right w:val="none" w:sz="0" w:space="0" w:color="auto"/>
      </w:divBdr>
    </w:div>
    <w:div w:id="1090078220">
      <w:marLeft w:val="0"/>
      <w:marRight w:val="0"/>
      <w:marTop w:val="0"/>
      <w:marBottom w:val="0"/>
      <w:divBdr>
        <w:top w:val="none" w:sz="0" w:space="0" w:color="auto"/>
        <w:left w:val="none" w:sz="0" w:space="0" w:color="auto"/>
        <w:bottom w:val="none" w:sz="0" w:space="0" w:color="auto"/>
        <w:right w:val="none" w:sz="0" w:space="0" w:color="auto"/>
      </w:divBdr>
    </w:div>
    <w:div w:id="1090081631">
      <w:bodyDiv w:val="1"/>
      <w:marLeft w:val="0"/>
      <w:marRight w:val="0"/>
      <w:marTop w:val="0"/>
      <w:marBottom w:val="0"/>
      <w:divBdr>
        <w:top w:val="none" w:sz="0" w:space="0" w:color="auto"/>
        <w:left w:val="none" w:sz="0" w:space="0" w:color="auto"/>
        <w:bottom w:val="none" w:sz="0" w:space="0" w:color="auto"/>
        <w:right w:val="none" w:sz="0" w:space="0" w:color="auto"/>
      </w:divBdr>
    </w:div>
    <w:div w:id="1090126203">
      <w:marLeft w:val="0"/>
      <w:marRight w:val="0"/>
      <w:marTop w:val="0"/>
      <w:marBottom w:val="0"/>
      <w:divBdr>
        <w:top w:val="none" w:sz="0" w:space="0" w:color="auto"/>
        <w:left w:val="none" w:sz="0" w:space="0" w:color="auto"/>
        <w:bottom w:val="none" w:sz="0" w:space="0" w:color="auto"/>
        <w:right w:val="none" w:sz="0" w:space="0" w:color="auto"/>
      </w:divBdr>
    </w:div>
    <w:div w:id="1090128538">
      <w:marLeft w:val="0"/>
      <w:marRight w:val="0"/>
      <w:marTop w:val="0"/>
      <w:marBottom w:val="0"/>
      <w:divBdr>
        <w:top w:val="none" w:sz="0" w:space="0" w:color="auto"/>
        <w:left w:val="none" w:sz="0" w:space="0" w:color="auto"/>
        <w:bottom w:val="none" w:sz="0" w:space="0" w:color="auto"/>
        <w:right w:val="none" w:sz="0" w:space="0" w:color="auto"/>
      </w:divBdr>
    </w:div>
    <w:div w:id="1090152333">
      <w:marLeft w:val="0"/>
      <w:marRight w:val="0"/>
      <w:marTop w:val="0"/>
      <w:marBottom w:val="0"/>
      <w:divBdr>
        <w:top w:val="none" w:sz="0" w:space="0" w:color="auto"/>
        <w:left w:val="none" w:sz="0" w:space="0" w:color="auto"/>
        <w:bottom w:val="none" w:sz="0" w:space="0" w:color="auto"/>
        <w:right w:val="none" w:sz="0" w:space="0" w:color="auto"/>
      </w:divBdr>
    </w:div>
    <w:div w:id="1090347724">
      <w:marLeft w:val="0"/>
      <w:marRight w:val="0"/>
      <w:marTop w:val="0"/>
      <w:marBottom w:val="0"/>
      <w:divBdr>
        <w:top w:val="none" w:sz="0" w:space="0" w:color="auto"/>
        <w:left w:val="none" w:sz="0" w:space="0" w:color="auto"/>
        <w:bottom w:val="none" w:sz="0" w:space="0" w:color="auto"/>
        <w:right w:val="none" w:sz="0" w:space="0" w:color="auto"/>
      </w:divBdr>
    </w:div>
    <w:div w:id="1090350210">
      <w:marLeft w:val="0"/>
      <w:marRight w:val="0"/>
      <w:marTop w:val="0"/>
      <w:marBottom w:val="0"/>
      <w:divBdr>
        <w:top w:val="none" w:sz="0" w:space="0" w:color="auto"/>
        <w:left w:val="none" w:sz="0" w:space="0" w:color="auto"/>
        <w:bottom w:val="none" w:sz="0" w:space="0" w:color="auto"/>
        <w:right w:val="none" w:sz="0" w:space="0" w:color="auto"/>
      </w:divBdr>
    </w:div>
    <w:div w:id="1090420676">
      <w:marLeft w:val="0"/>
      <w:marRight w:val="0"/>
      <w:marTop w:val="0"/>
      <w:marBottom w:val="0"/>
      <w:divBdr>
        <w:top w:val="none" w:sz="0" w:space="0" w:color="auto"/>
        <w:left w:val="none" w:sz="0" w:space="0" w:color="auto"/>
        <w:bottom w:val="none" w:sz="0" w:space="0" w:color="auto"/>
        <w:right w:val="none" w:sz="0" w:space="0" w:color="auto"/>
      </w:divBdr>
    </w:div>
    <w:div w:id="1090465281">
      <w:bodyDiv w:val="1"/>
      <w:marLeft w:val="0"/>
      <w:marRight w:val="0"/>
      <w:marTop w:val="0"/>
      <w:marBottom w:val="0"/>
      <w:divBdr>
        <w:top w:val="none" w:sz="0" w:space="0" w:color="auto"/>
        <w:left w:val="none" w:sz="0" w:space="0" w:color="auto"/>
        <w:bottom w:val="none" w:sz="0" w:space="0" w:color="auto"/>
        <w:right w:val="none" w:sz="0" w:space="0" w:color="auto"/>
      </w:divBdr>
    </w:div>
    <w:div w:id="1090467644">
      <w:marLeft w:val="0"/>
      <w:marRight w:val="0"/>
      <w:marTop w:val="0"/>
      <w:marBottom w:val="0"/>
      <w:divBdr>
        <w:top w:val="none" w:sz="0" w:space="0" w:color="auto"/>
        <w:left w:val="none" w:sz="0" w:space="0" w:color="auto"/>
        <w:bottom w:val="none" w:sz="0" w:space="0" w:color="auto"/>
        <w:right w:val="none" w:sz="0" w:space="0" w:color="auto"/>
      </w:divBdr>
    </w:div>
    <w:div w:id="1090538405">
      <w:marLeft w:val="0"/>
      <w:marRight w:val="0"/>
      <w:marTop w:val="0"/>
      <w:marBottom w:val="0"/>
      <w:divBdr>
        <w:top w:val="none" w:sz="0" w:space="0" w:color="auto"/>
        <w:left w:val="none" w:sz="0" w:space="0" w:color="auto"/>
        <w:bottom w:val="none" w:sz="0" w:space="0" w:color="auto"/>
        <w:right w:val="none" w:sz="0" w:space="0" w:color="auto"/>
      </w:divBdr>
    </w:div>
    <w:div w:id="1090538477">
      <w:marLeft w:val="0"/>
      <w:marRight w:val="0"/>
      <w:marTop w:val="0"/>
      <w:marBottom w:val="0"/>
      <w:divBdr>
        <w:top w:val="none" w:sz="0" w:space="0" w:color="auto"/>
        <w:left w:val="none" w:sz="0" w:space="0" w:color="auto"/>
        <w:bottom w:val="none" w:sz="0" w:space="0" w:color="auto"/>
        <w:right w:val="none" w:sz="0" w:space="0" w:color="auto"/>
      </w:divBdr>
    </w:div>
    <w:div w:id="1090539962">
      <w:marLeft w:val="0"/>
      <w:marRight w:val="0"/>
      <w:marTop w:val="0"/>
      <w:marBottom w:val="0"/>
      <w:divBdr>
        <w:top w:val="none" w:sz="0" w:space="0" w:color="auto"/>
        <w:left w:val="none" w:sz="0" w:space="0" w:color="auto"/>
        <w:bottom w:val="none" w:sz="0" w:space="0" w:color="auto"/>
        <w:right w:val="none" w:sz="0" w:space="0" w:color="auto"/>
      </w:divBdr>
    </w:div>
    <w:div w:id="1090544734">
      <w:marLeft w:val="0"/>
      <w:marRight w:val="0"/>
      <w:marTop w:val="0"/>
      <w:marBottom w:val="0"/>
      <w:divBdr>
        <w:top w:val="none" w:sz="0" w:space="0" w:color="auto"/>
        <w:left w:val="none" w:sz="0" w:space="0" w:color="auto"/>
        <w:bottom w:val="none" w:sz="0" w:space="0" w:color="auto"/>
        <w:right w:val="none" w:sz="0" w:space="0" w:color="auto"/>
      </w:divBdr>
    </w:div>
    <w:div w:id="1090660113">
      <w:marLeft w:val="0"/>
      <w:marRight w:val="0"/>
      <w:marTop w:val="0"/>
      <w:marBottom w:val="0"/>
      <w:divBdr>
        <w:top w:val="none" w:sz="0" w:space="0" w:color="auto"/>
        <w:left w:val="none" w:sz="0" w:space="0" w:color="auto"/>
        <w:bottom w:val="none" w:sz="0" w:space="0" w:color="auto"/>
        <w:right w:val="none" w:sz="0" w:space="0" w:color="auto"/>
      </w:divBdr>
    </w:div>
    <w:div w:id="1090733785">
      <w:marLeft w:val="0"/>
      <w:marRight w:val="0"/>
      <w:marTop w:val="0"/>
      <w:marBottom w:val="0"/>
      <w:divBdr>
        <w:top w:val="none" w:sz="0" w:space="0" w:color="auto"/>
        <w:left w:val="none" w:sz="0" w:space="0" w:color="auto"/>
        <w:bottom w:val="none" w:sz="0" w:space="0" w:color="auto"/>
        <w:right w:val="none" w:sz="0" w:space="0" w:color="auto"/>
      </w:divBdr>
    </w:div>
    <w:div w:id="1090735156">
      <w:marLeft w:val="0"/>
      <w:marRight w:val="0"/>
      <w:marTop w:val="0"/>
      <w:marBottom w:val="0"/>
      <w:divBdr>
        <w:top w:val="none" w:sz="0" w:space="0" w:color="auto"/>
        <w:left w:val="none" w:sz="0" w:space="0" w:color="auto"/>
        <w:bottom w:val="none" w:sz="0" w:space="0" w:color="auto"/>
        <w:right w:val="none" w:sz="0" w:space="0" w:color="auto"/>
      </w:divBdr>
    </w:div>
    <w:div w:id="1090739262">
      <w:bodyDiv w:val="1"/>
      <w:marLeft w:val="0"/>
      <w:marRight w:val="0"/>
      <w:marTop w:val="0"/>
      <w:marBottom w:val="0"/>
      <w:divBdr>
        <w:top w:val="none" w:sz="0" w:space="0" w:color="auto"/>
        <w:left w:val="none" w:sz="0" w:space="0" w:color="auto"/>
        <w:bottom w:val="none" w:sz="0" w:space="0" w:color="auto"/>
        <w:right w:val="none" w:sz="0" w:space="0" w:color="auto"/>
      </w:divBdr>
    </w:div>
    <w:div w:id="1090812377">
      <w:marLeft w:val="0"/>
      <w:marRight w:val="0"/>
      <w:marTop w:val="0"/>
      <w:marBottom w:val="0"/>
      <w:divBdr>
        <w:top w:val="none" w:sz="0" w:space="0" w:color="auto"/>
        <w:left w:val="none" w:sz="0" w:space="0" w:color="auto"/>
        <w:bottom w:val="none" w:sz="0" w:space="0" w:color="auto"/>
        <w:right w:val="none" w:sz="0" w:space="0" w:color="auto"/>
      </w:divBdr>
    </w:div>
    <w:div w:id="1090850180">
      <w:marLeft w:val="0"/>
      <w:marRight w:val="0"/>
      <w:marTop w:val="0"/>
      <w:marBottom w:val="0"/>
      <w:divBdr>
        <w:top w:val="none" w:sz="0" w:space="0" w:color="auto"/>
        <w:left w:val="none" w:sz="0" w:space="0" w:color="auto"/>
        <w:bottom w:val="none" w:sz="0" w:space="0" w:color="auto"/>
        <w:right w:val="none" w:sz="0" w:space="0" w:color="auto"/>
      </w:divBdr>
    </w:div>
    <w:div w:id="1090850300">
      <w:marLeft w:val="0"/>
      <w:marRight w:val="0"/>
      <w:marTop w:val="0"/>
      <w:marBottom w:val="0"/>
      <w:divBdr>
        <w:top w:val="none" w:sz="0" w:space="0" w:color="auto"/>
        <w:left w:val="none" w:sz="0" w:space="0" w:color="auto"/>
        <w:bottom w:val="none" w:sz="0" w:space="0" w:color="auto"/>
        <w:right w:val="none" w:sz="0" w:space="0" w:color="auto"/>
      </w:divBdr>
    </w:div>
    <w:div w:id="1090925141">
      <w:marLeft w:val="0"/>
      <w:marRight w:val="0"/>
      <w:marTop w:val="0"/>
      <w:marBottom w:val="0"/>
      <w:divBdr>
        <w:top w:val="none" w:sz="0" w:space="0" w:color="auto"/>
        <w:left w:val="none" w:sz="0" w:space="0" w:color="auto"/>
        <w:bottom w:val="none" w:sz="0" w:space="0" w:color="auto"/>
        <w:right w:val="none" w:sz="0" w:space="0" w:color="auto"/>
      </w:divBdr>
    </w:div>
    <w:div w:id="1090931811">
      <w:marLeft w:val="0"/>
      <w:marRight w:val="0"/>
      <w:marTop w:val="0"/>
      <w:marBottom w:val="0"/>
      <w:divBdr>
        <w:top w:val="none" w:sz="0" w:space="0" w:color="auto"/>
        <w:left w:val="none" w:sz="0" w:space="0" w:color="auto"/>
        <w:bottom w:val="none" w:sz="0" w:space="0" w:color="auto"/>
        <w:right w:val="none" w:sz="0" w:space="0" w:color="auto"/>
      </w:divBdr>
    </w:div>
    <w:div w:id="1090934296">
      <w:marLeft w:val="0"/>
      <w:marRight w:val="0"/>
      <w:marTop w:val="0"/>
      <w:marBottom w:val="0"/>
      <w:divBdr>
        <w:top w:val="none" w:sz="0" w:space="0" w:color="auto"/>
        <w:left w:val="none" w:sz="0" w:space="0" w:color="auto"/>
        <w:bottom w:val="none" w:sz="0" w:space="0" w:color="auto"/>
        <w:right w:val="none" w:sz="0" w:space="0" w:color="auto"/>
      </w:divBdr>
    </w:div>
    <w:div w:id="1091051001">
      <w:marLeft w:val="0"/>
      <w:marRight w:val="0"/>
      <w:marTop w:val="0"/>
      <w:marBottom w:val="0"/>
      <w:divBdr>
        <w:top w:val="none" w:sz="0" w:space="0" w:color="auto"/>
        <w:left w:val="none" w:sz="0" w:space="0" w:color="auto"/>
        <w:bottom w:val="none" w:sz="0" w:space="0" w:color="auto"/>
        <w:right w:val="none" w:sz="0" w:space="0" w:color="auto"/>
      </w:divBdr>
    </w:div>
    <w:div w:id="1091120823">
      <w:marLeft w:val="0"/>
      <w:marRight w:val="0"/>
      <w:marTop w:val="0"/>
      <w:marBottom w:val="0"/>
      <w:divBdr>
        <w:top w:val="none" w:sz="0" w:space="0" w:color="auto"/>
        <w:left w:val="none" w:sz="0" w:space="0" w:color="auto"/>
        <w:bottom w:val="none" w:sz="0" w:space="0" w:color="auto"/>
        <w:right w:val="none" w:sz="0" w:space="0" w:color="auto"/>
      </w:divBdr>
    </w:div>
    <w:div w:id="1091197749">
      <w:marLeft w:val="0"/>
      <w:marRight w:val="0"/>
      <w:marTop w:val="0"/>
      <w:marBottom w:val="0"/>
      <w:divBdr>
        <w:top w:val="none" w:sz="0" w:space="0" w:color="auto"/>
        <w:left w:val="none" w:sz="0" w:space="0" w:color="auto"/>
        <w:bottom w:val="none" w:sz="0" w:space="0" w:color="auto"/>
        <w:right w:val="none" w:sz="0" w:space="0" w:color="auto"/>
      </w:divBdr>
    </w:div>
    <w:div w:id="1091318061">
      <w:marLeft w:val="0"/>
      <w:marRight w:val="0"/>
      <w:marTop w:val="0"/>
      <w:marBottom w:val="0"/>
      <w:divBdr>
        <w:top w:val="none" w:sz="0" w:space="0" w:color="auto"/>
        <w:left w:val="none" w:sz="0" w:space="0" w:color="auto"/>
        <w:bottom w:val="none" w:sz="0" w:space="0" w:color="auto"/>
        <w:right w:val="none" w:sz="0" w:space="0" w:color="auto"/>
      </w:divBdr>
    </w:div>
    <w:div w:id="1091392160">
      <w:marLeft w:val="0"/>
      <w:marRight w:val="0"/>
      <w:marTop w:val="0"/>
      <w:marBottom w:val="0"/>
      <w:divBdr>
        <w:top w:val="none" w:sz="0" w:space="0" w:color="auto"/>
        <w:left w:val="none" w:sz="0" w:space="0" w:color="auto"/>
        <w:bottom w:val="none" w:sz="0" w:space="0" w:color="auto"/>
        <w:right w:val="none" w:sz="0" w:space="0" w:color="auto"/>
      </w:divBdr>
    </w:div>
    <w:div w:id="1091392340">
      <w:marLeft w:val="0"/>
      <w:marRight w:val="0"/>
      <w:marTop w:val="0"/>
      <w:marBottom w:val="0"/>
      <w:divBdr>
        <w:top w:val="none" w:sz="0" w:space="0" w:color="auto"/>
        <w:left w:val="none" w:sz="0" w:space="0" w:color="auto"/>
        <w:bottom w:val="none" w:sz="0" w:space="0" w:color="auto"/>
        <w:right w:val="none" w:sz="0" w:space="0" w:color="auto"/>
      </w:divBdr>
    </w:div>
    <w:div w:id="1091507511">
      <w:marLeft w:val="0"/>
      <w:marRight w:val="0"/>
      <w:marTop w:val="0"/>
      <w:marBottom w:val="0"/>
      <w:divBdr>
        <w:top w:val="none" w:sz="0" w:space="0" w:color="auto"/>
        <w:left w:val="none" w:sz="0" w:space="0" w:color="auto"/>
        <w:bottom w:val="none" w:sz="0" w:space="0" w:color="auto"/>
        <w:right w:val="none" w:sz="0" w:space="0" w:color="auto"/>
      </w:divBdr>
    </w:div>
    <w:div w:id="1091581455">
      <w:marLeft w:val="0"/>
      <w:marRight w:val="0"/>
      <w:marTop w:val="0"/>
      <w:marBottom w:val="0"/>
      <w:divBdr>
        <w:top w:val="none" w:sz="0" w:space="0" w:color="auto"/>
        <w:left w:val="none" w:sz="0" w:space="0" w:color="auto"/>
        <w:bottom w:val="none" w:sz="0" w:space="0" w:color="auto"/>
        <w:right w:val="none" w:sz="0" w:space="0" w:color="auto"/>
      </w:divBdr>
    </w:div>
    <w:div w:id="1091589703">
      <w:marLeft w:val="0"/>
      <w:marRight w:val="0"/>
      <w:marTop w:val="0"/>
      <w:marBottom w:val="0"/>
      <w:divBdr>
        <w:top w:val="none" w:sz="0" w:space="0" w:color="auto"/>
        <w:left w:val="none" w:sz="0" w:space="0" w:color="auto"/>
        <w:bottom w:val="none" w:sz="0" w:space="0" w:color="auto"/>
        <w:right w:val="none" w:sz="0" w:space="0" w:color="auto"/>
      </w:divBdr>
    </w:div>
    <w:div w:id="1091661492">
      <w:marLeft w:val="0"/>
      <w:marRight w:val="0"/>
      <w:marTop w:val="0"/>
      <w:marBottom w:val="0"/>
      <w:divBdr>
        <w:top w:val="none" w:sz="0" w:space="0" w:color="auto"/>
        <w:left w:val="none" w:sz="0" w:space="0" w:color="auto"/>
        <w:bottom w:val="none" w:sz="0" w:space="0" w:color="auto"/>
        <w:right w:val="none" w:sz="0" w:space="0" w:color="auto"/>
      </w:divBdr>
    </w:div>
    <w:div w:id="1091702215">
      <w:marLeft w:val="0"/>
      <w:marRight w:val="0"/>
      <w:marTop w:val="0"/>
      <w:marBottom w:val="0"/>
      <w:divBdr>
        <w:top w:val="none" w:sz="0" w:space="0" w:color="auto"/>
        <w:left w:val="none" w:sz="0" w:space="0" w:color="auto"/>
        <w:bottom w:val="none" w:sz="0" w:space="0" w:color="auto"/>
        <w:right w:val="none" w:sz="0" w:space="0" w:color="auto"/>
      </w:divBdr>
    </w:div>
    <w:div w:id="1091704292">
      <w:marLeft w:val="0"/>
      <w:marRight w:val="0"/>
      <w:marTop w:val="0"/>
      <w:marBottom w:val="0"/>
      <w:divBdr>
        <w:top w:val="none" w:sz="0" w:space="0" w:color="auto"/>
        <w:left w:val="none" w:sz="0" w:space="0" w:color="auto"/>
        <w:bottom w:val="none" w:sz="0" w:space="0" w:color="auto"/>
        <w:right w:val="none" w:sz="0" w:space="0" w:color="auto"/>
      </w:divBdr>
    </w:div>
    <w:div w:id="1091731124">
      <w:marLeft w:val="0"/>
      <w:marRight w:val="0"/>
      <w:marTop w:val="0"/>
      <w:marBottom w:val="0"/>
      <w:divBdr>
        <w:top w:val="none" w:sz="0" w:space="0" w:color="auto"/>
        <w:left w:val="none" w:sz="0" w:space="0" w:color="auto"/>
        <w:bottom w:val="none" w:sz="0" w:space="0" w:color="auto"/>
        <w:right w:val="none" w:sz="0" w:space="0" w:color="auto"/>
      </w:divBdr>
    </w:div>
    <w:div w:id="1091849042">
      <w:marLeft w:val="0"/>
      <w:marRight w:val="0"/>
      <w:marTop w:val="0"/>
      <w:marBottom w:val="0"/>
      <w:divBdr>
        <w:top w:val="none" w:sz="0" w:space="0" w:color="auto"/>
        <w:left w:val="none" w:sz="0" w:space="0" w:color="auto"/>
        <w:bottom w:val="none" w:sz="0" w:space="0" w:color="auto"/>
        <w:right w:val="none" w:sz="0" w:space="0" w:color="auto"/>
      </w:divBdr>
    </w:div>
    <w:div w:id="1091898552">
      <w:marLeft w:val="0"/>
      <w:marRight w:val="0"/>
      <w:marTop w:val="0"/>
      <w:marBottom w:val="0"/>
      <w:divBdr>
        <w:top w:val="none" w:sz="0" w:space="0" w:color="auto"/>
        <w:left w:val="none" w:sz="0" w:space="0" w:color="auto"/>
        <w:bottom w:val="none" w:sz="0" w:space="0" w:color="auto"/>
        <w:right w:val="none" w:sz="0" w:space="0" w:color="auto"/>
      </w:divBdr>
    </w:div>
    <w:div w:id="1091900084">
      <w:marLeft w:val="0"/>
      <w:marRight w:val="0"/>
      <w:marTop w:val="0"/>
      <w:marBottom w:val="0"/>
      <w:divBdr>
        <w:top w:val="none" w:sz="0" w:space="0" w:color="auto"/>
        <w:left w:val="none" w:sz="0" w:space="0" w:color="auto"/>
        <w:bottom w:val="none" w:sz="0" w:space="0" w:color="auto"/>
        <w:right w:val="none" w:sz="0" w:space="0" w:color="auto"/>
      </w:divBdr>
    </w:div>
    <w:div w:id="1092117883">
      <w:marLeft w:val="0"/>
      <w:marRight w:val="0"/>
      <w:marTop w:val="0"/>
      <w:marBottom w:val="0"/>
      <w:divBdr>
        <w:top w:val="none" w:sz="0" w:space="0" w:color="auto"/>
        <w:left w:val="none" w:sz="0" w:space="0" w:color="auto"/>
        <w:bottom w:val="none" w:sz="0" w:space="0" w:color="auto"/>
        <w:right w:val="none" w:sz="0" w:space="0" w:color="auto"/>
      </w:divBdr>
    </w:div>
    <w:div w:id="1092237414">
      <w:marLeft w:val="0"/>
      <w:marRight w:val="0"/>
      <w:marTop w:val="0"/>
      <w:marBottom w:val="0"/>
      <w:divBdr>
        <w:top w:val="none" w:sz="0" w:space="0" w:color="auto"/>
        <w:left w:val="none" w:sz="0" w:space="0" w:color="auto"/>
        <w:bottom w:val="none" w:sz="0" w:space="0" w:color="auto"/>
        <w:right w:val="none" w:sz="0" w:space="0" w:color="auto"/>
      </w:divBdr>
    </w:div>
    <w:div w:id="1092239505">
      <w:marLeft w:val="0"/>
      <w:marRight w:val="0"/>
      <w:marTop w:val="0"/>
      <w:marBottom w:val="0"/>
      <w:divBdr>
        <w:top w:val="none" w:sz="0" w:space="0" w:color="auto"/>
        <w:left w:val="none" w:sz="0" w:space="0" w:color="auto"/>
        <w:bottom w:val="none" w:sz="0" w:space="0" w:color="auto"/>
        <w:right w:val="none" w:sz="0" w:space="0" w:color="auto"/>
      </w:divBdr>
    </w:div>
    <w:div w:id="1092508265">
      <w:marLeft w:val="0"/>
      <w:marRight w:val="0"/>
      <w:marTop w:val="0"/>
      <w:marBottom w:val="0"/>
      <w:divBdr>
        <w:top w:val="none" w:sz="0" w:space="0" w:color="auto"/>
        <w:left w:val="none" w:sz="0" w:space="0" w:color="auto"/>
        <w:bottom w:val="none" w:sz="0" w:space="0" w:color="auto"/>
        <w:right w:val="none" w:sz="0" w:space="0" w:color="auto"/>
      </w:divBdr>
    </w:div>
    <w:div w:id="1092511965">
      <w:marLeft w:val="0"/>
      <w:marRight w:val="0"/>
      <w:marTop w:val="0"/>
      <w:marBottom w:val="0"/>
      <w:divBdr>
        <w:top w:val="none" w:sz="0" w:space="0" w:color="auto"/>
        <w:left w:val="none" w:sz="0" w:space="0" w:color="auto"/>
        <w:bottom w:val="none" w:sz="0" w:space="0" w:color="auto"/>
        <w:right w:val="none" w:sz="0" w:space="0" w:color="auto"/>
      </w:divBdr>
    </w:div>
    <w:div w:id="1092580065">
      <w:marLeft w:val="0"/>
      <w:marRight w:val="0"/>
      <w:marTop w:val="0"/>
      <w:marBottom w:val="0"/>
      <w:divBdr>
        <w:top w:val="none" w:sz="0" w:space="0" w:color="auto"/>
        <w:left w:val="none" w:sz="0" w:space="0" w:color="auto"/>
        <w:bottom w:val="none" w:sz="0" w:space="0" w:color="auto"/>
        <w:right w:val="none" w:sz="0" w:space="0" w:color="auto"/>
      </w:divBdr>
    </w:div>
    <w:div w:id="1092700980">
      <w:marLeft w:val="0"/>
      <w:marRight w:val="0"/>
      <w:marTop w:val="0"/>
      <w:marBottom w:val="0"/>
      <w:divBdr>
        <w:top w:val="none" w:sz="0" w:space="0" w:color="auto"/>
        <w:left w:val="none" w:sz="0" w:space="0" w:color="auto"/>
        <w:bottom w:val="none" w:sz="0" w:space="0" w:color="auto"/>
        <w:right w:val="none" w:sz="0" w:space="0" w:color="auto"/>
      </w:divBdr>
    </w:div>
    <w:div w:id="1092748372">
      <w:marLeft w:val="0"/>
      <w:marRight w:val="0"/>
      <w:marTop w:val="0"/>
      <w:marBottom w:val="0"/>
      <w:divBdr>
        <w:top w:val="none" w:sz="0" w:space="0" w:color="auto"/>
        <w:left w:val="none" w:sz="0" w:space="0" w:color="auto"/>
        <w:bottom w:val="none" w:sz="0" w:space="0" w:color="auto"/>
        <w:right w:val="none" w:sz="0" w:space="0" w:color="auto"/>
      </w:divBdr>
    </w:div>
    <w:div w:id="1092778620">
      <w:marLeft w:val="0"/>
      <w:marRight w:val="0"/>
      <w:marTop w:val="0"/>
      <w:marBottom w:val="0"/>
      <w:divBdr>
        <w:top w:val="none" w:sz="0" w:space="0" w:color="auto"/>
        <w:left w:val="none" w:sz="0" w:space="0" w:color="auto"/>
        <w:bottom w:val="none" w:sz="0" w:space="0" w:color="auto"/>
        <w:right w:val="none" w:sz="0" w:space="0" w:color="auto"/>
      </w:divBdr>
    </w:div>
    <w:div w:id="1092779374">
      <w:marLeft w:val="0"/>
      <w:marRight w:val="0"/>
      <w:marTop w:val="0"/>
      <w:marBottom w:val="0"/>
      <w:divBdr>
        <w:top w:val="none" w:sz="0" w:space="0" w:color="auto"/>
        <w:left w:val="none" w:sz="0" w:space="0" w:color="auto"/>
        <w:bottom w:val="none" w:sz="0" w:space="0" w:color="auto"/>
        <w:right w:val="none" w:sz="0" w:space="0" w:color="auto"/>
      </w:divBdr>
    </w:div>
    <w:div w:id="1092815648">
      <w:marLeft w:val="0"/>
      <w:marRight w:val="0"/>
      <w:marTop w:val="0"/>
      <w:marBottom w:val="0"/>
      <w:divBdr>
        <w:top w:val="none" w:sz="0" w:space="0" w:color="auto"/>
        <w:left w:val="none" w:sz="0" w:space="0" w:color="auto"/>
        <w:bottom w:val="none" w:sz="0" w:space="0" w:color="auto"/>
        <w:right w:val="none" w:sz="0" w:space="0" w:color="auto"/>
      </w:divBdr>
    </w:div>
    <w:div w:id="1092973469">
      <w:marLeft w:val="0"/>
      <w:marRight w:val="0"/>
      <w:marTop w:val="0"/>
      <w:marBottom w:val="0"/>
      <w:divBdr>
        <w:top w:val="none" w:sz="0" w:space="0" w:color="auto"/>
        <w:left w:val="none" w:sz="0" w:space="0" w:color="auto"/>
        <w:bottom w:val="none" w:sz="0" w:space="0" w:color="auto"/>
        <w:right w:val="none" w:sz="0" w:space="0" w:color="auto"/>
      </w:divBdr>
    </w:div>
    <w:div w:id="1093011654">
      <w:marLeft w:val="0"/>
      <w:marRight w:val="0"/>
      <w:marTop w:val="0"/>
      <w:marBottom w:val="0"/>
      <w:divBdr>
        <w:top w:val="none" w:sz="0" w:space="0" w:color="auto"/>
        <w:left w:val="none" w:sz="0" w:space="0" w:color="auto"/>
        <w:bottom w:val="none" w:sz="0" w:space="0" w:color="auto"/>
        <w:right w:val="none" w:sz="0" w:space="0" w:color="auto"/>
      </w:divBdr>
    </w:div>
    <w:div w:id="1093086728">
      <w:marLeft w:val="0"/>
      <w:marRight w:val="0"/>
      <w:marTop w:val="0"/>
      <w:marBottom w:val="0"/>
      <w:divBdr>
        <w:top w:val="none" w:sz="0" w:space="0" w:color="auto"/>
        <w:left w:val="none" w:sz="0" w:space="0" w:color="auto"/>
        <w:bottom w:val="none" w:sz="0" w:space="0" w:color="auto"/>
        <w:right w:val="none" w:sz="0" w:space="0" w:color="auto"/>
      </w:divBdr>
    </w:div>
    <w:div w:id="1093091538">
      <w:marLeft w:val="0"/>
      <w:marRight w:val="0"/>
      <w:marTop w:val="0"/>
      <w:marBottom w:val="0"/>
      <w:divBdr>
        <w:top w:val="none" w:sz="0" w:space="0" w:color="auto"/>
        <w:left w:val="none" w:sz="0" w:space="0" w:color="auto"/>
        <w:bottom w:val="none" w:sz="0" w:space="0" w:color="auto"/>
        <w:right w:val="none" w:sz="0" w:space="0" w:color="auto"/>
      </w:divBdr>
    </w:div>
    <w:div w:id="1093093413">
      <w:marLeft w:val="0"/>
      <w:marRight w:val="0"/>
      <w:marTop w:val="0"/>
      <w:marBottom w:val="0"/>
      <w:divBdr>
        <w:top w:val="none" w:sz="0" w:space="0" w:color="auto"/>
        <w:left w:val="none" w:sz="0" w:space="0" w:color="auto"/>
        <w:bottom w:val="none" w:sz="0" w:space="0" w:color="auto"/>
        <w:right w:val="none" w:sz="0" w:space="0" w:color="auto"/>
      </w:divBdr>
    </w:div>
    <w:div w:id="1093167249">
      <w:marLeft w:val="0"/>
      <w:marRight w:val="0"/>
      <w:marTop w:val="0"/>
      <w:marBottom w:val="0"/>
      <w:divBdr>
        <w:top w:val="none" w:sz="0" w:space="0" w:color="auto"/>
        <w:left w:val="none" w:sz="0" w:space="0" w:color="auto"/>
        <w:bottom w:val="none" w:sz="0" w:space="0" w:color="auto"/>
        <w:right w:val="none" w:sz="0" w:space="0" w:color="auto"/>
      </w:divBdr>
    </w:div>
    <w:div w:id="1093277678">
      <w:marLeft w:val="0"/>
      <w:marRight w:val="0"/>
      <w:marTop w:val="0"/>
      <w:marBottom w:val="0"/>
      <w:divBdr>
        <w:top w:val="none" w:sz="0" w:space="0" w:color="auto"/>
        <w:left w:val="none" w:sz="0" w:space="0" w:color="auto"/>
        <w:bottom w:val="none" w:sz="0" w:space="0" w:color="auto"/>
        <w:right w:val="none" w:sz="0" w:space="0" w:color="auto"/>
      </w:divBdr>
    </w:div>
    <w:div w:id="1093285470">
      <w:marLeft w:val="0"/>
      <w:marRight w:val="0"/>
      <w:marTop w:val="0"/>
      <w:marBottom w:val="0"/>
      <w:divBdr>
        <w:top w:val="none" w:sz="0" w:space="0" w:color="auto"/>
        <w:left w:val="none" w:sz="0" w:space="0" w:color="auto"/>
        <w:bottom w:val="none" w:sz="0" w:space="0" w:color="auto"/>
        <w:right w:val="none" w:sz="0" w:space="0" w:color="auto"/>
      </w:divBdr>
    </w:div>
    <w:div w:id="1093431951">
      <w:marLeft w:val="0"/>
      <w:marRight w:val="0"/>
      <w:marTop w:val="0"/>
      <w:marBottom w:val="0"/>
      <w:divBdr>
        <w:top w:val="none" w:sz="0" w:space="0" w:color="auto"/>
        <w:left w:val="none" w:sz="0" w:space="0" w:color="auto"/>
        <w:bottom w:val="none" w:sz="0" w:space="0" w:color="auto"/>
        <w:right w:val="none" w:sz="0" w:space="0" w:color="auto"/>
      </w:divBdr>
    </w:div>
    <w:div w:id="1093478848">
      <w:marLeft w:val="0"/>
      <w:marRight w:val="0"/>
      <w:marTop w:val="0"/>
      <w:marBottom w:val="0"/>
      <w:divBdr>
        <w:top w:val="none" w:sz="0" w:space="0" w:color="auto"/>
        <w:left w:val="none" w:sz="0" w:space="0" w:color="auto"/>
        <w:bottom w:val="none" w:sz="0" w:space="0" w:color="auto"/>
        <w:right w:val="none" w:sz="0" w:space="0" w:color="auto"/>
      </w:divBdr>
    </w:div>
    <w:div w:id="1093551307">
      <w:marLeft w:val="0"/>
      <w:marRight w:val="0"/>
      <w:marTop w:val="0"/>
      <w:marBottom w:val="0"/>
      <w:divBdr>
        <w:top w:val="none" w:sz="0" w:space="0" w:color="auto"/>
        <w:left w:val="none" w:sz="0" w:space="0" w:color="auto"/>
        <w:bottom w:val="none" w:sz="0" w:space="0" w:color="auto"/>
        <w:right w:val="none" w:sz="0" w:space="0" w:color="auto"/>
      </w:divBdr>
    </w:div>
    <w:div w:id="1093665571">
      <w:marLeft w:val="0"/>
      <w:marRight w:val="0"/>
      <w:marTop w:val="0"/>
      <w:marBottom w:val="0"/>
      <w:divBdr>
        <w:top w:val="none" w:sz="0" w:space="0" w:color="auto"/>
        <w:left w:val="none" w:sz="0" w:space="0" w:color="auto"/>
        <w:bottom w:val="none" w:sz="0" w:space="0" w:color="auto"/>
        <w:right w:val="none" w:sz="0" w:space="0" w:color="auto"/>
      </w:divBdr>
    </w:div>
    <w:div w:id="1093745860">
      <w:marLeft w:val="0"/>
      <w:marRight w:val="0"/>
      <w:marTop w:val="0"/>
      <w:marBottom w:val="0"/>
      <w:divBdr>
        <w:top w:val="none" w:sz="0" w:space="0" w:color="auto"/>
        <w:left w:val="none" w:sz="0" w:space="0" w:color="auto"/>
        <w:bottom w:val="none" w:sz="0" w:space="0" w:color="auto"/>
        <w:right w:val="none" w:sz="0" w:space="0" w:color="auto"/>
      </w:divBdr>
    </w:div>
    <w:div w:id="1093745927">
      <w:marLeft w:val="0"/>
      <w:marRight w:val="0"/>
      <w:marTop w:val="0"/>
      <w:marBottom w:val="0"/>
      <w:divBdr>
        <w:top w:val="none" w:sz="0" w:space="0" w:color="auto"/>
        <w:left w:val="none" w:sz="0" w:space="0" w:color="auto"/>
        <w:bottom w:val="none" w:sz="0" w:space="0" w:color="auto"/>
        <w:right w:val="none" w:sz="0" w:space="0" w:color="auto"/>
      </w:divBdr>
    </w:div>
    <w:div w:id="1093814741">
      <w:marLeft w:val="0"/>
      <w:marRight w:val="0"/>
      <w:marTop w:val="0"/>
      <w:marBottom w:val="0"/>
      <w:divBdr>
        <w:top w:val="none" w:sz="0" w:space="0" w:color="auto"/>
        <w:left w:val="none" w:sz="0" w:space="0" w:color="auto"/>
        <w:bottom w:val="none" w:sz="0" w:space="0" w:color="auto"/>
        <w:right w:val="none" w:sz="0" w:space="0" w:color="auto"/>
      </w:divBdr>
    </w:div>
    <w:div w:id="1093821199">
      <w:marLeft w:val="0"/>
      <w:marRight w:val="0"/>
      <w:marTop w:val="0"/>
      <w:marBottom w:val="0"/>
      <w:divBdr>
        <w:top w:val="none" w:sz="0" w:space="0" w:color="auto"/>
        <w:left w:val="none" w:sz="0" w:space="0" w:color="auto"/>
        <w:bottom w:val="none" w:sz="0" w:space="0" w:color="auto"/>
        <w:right w:val="none" w:sz="0" w:space="0" w:color="auto"/>
      </w:divBdr>
    </w:div>
    <w:div w:id="1093822287">
      <w:marLeft w:val="0"/>
      <w:marRight w:val="0"/>
      <w:marTop w:val="0"/>
      <w:marBottom w:val="0"/>
      <w:divBdr>
        <w:top w:val="none" w:sz="0" w:space="0" w:color="auto"/>
        <w:left w:val="none" w:sz="0" w:space="0" w:color="auto"/>
        <w:bottom w:val="none" w:sz="0" w:space="0" w:color="auto"/>
        <w:right w:val="none" w:sz="0" w:space="0" w:color="auto"/>
      </w:divBdr>
    </w:div>
    <w:div w:id="1093824152">
      <w:marLeft w:val="0"/>
      <w:marRight w:val="0"/>
      <w:marTop w:val="0"/>
      <w:marBottom w:val="0"/>
      <w:divBdr>
        <w:top w:val="none" w:sz="0" w:space="0" w:color="auto"/>
        <w:left w:val="none" w:sz="0" w:space="0" w:color="auto"/>
        <w:bottom w:val="none" w:sz="0" w:space="0" w:color="auto"/>
        <w:right w:val="none" w:sz="0" w:space="0" w:color="auto"/>
      </w:divBdr>
    </w:div>
    <w:div w:id="1093863132">
      <w:bodyDiv w:val="1"/>
      <w:marLeft w:val="0"/>
      <w:marRight w:val="0"/>
      <w:marTop w:val="0"/>
      <w:marBottom w:val="0"/>
      <w:divBdr>
        <w:top w:val="none" w:sz="0" w:space="0" w:color="auto"/>
        <w:left w:val="none" w:sz="0" w:space="0" w:color="auto"/>
        <w:bottom w:val="none" w:sz="0" w:space="0" w:color="auto"/>
        <w:right w:val="none" w:sz="0" w:space="0" w:color="auto"/>
      </w:divBdr>
    </w:div>
    <w:div w:id="1094088742">
      <w:marLeft w:val="0"/>
      <w:marRight w:val="0"/>
      <w:marTop w:val="0"/>
      <w:marBottom w:val="0"/>
      <w:divBdr>
        <w:top w:val="none" w:sz="0" w:space="0" w:color="auto"/>
        <w:left w:val="none" w:sz="0" w:space="0" w:color="auto"/>
        <w:bottom w:val="none" w:sz="0" w:space="0" w:color="auto"/>
        <w:right w:val="none" w:sz="0" w:space="0" w:color="auto"/>
      </w:divBdr>
    </w:div>
    <w:div w:id="1094129025">
      <w:marLeft w:val="0"/>
      <w:marRight w:val="0"/>
      <w:marTop w:val="0"/>
      <w:marBottom w:val="0"/>
      <w:divBdr>
        <w:top w:val="none" w:sz="0" w:space="0" w:color="auto"/>
        <w:left w:val="none" w:sz="0" w:space="0" w:color="auto"/>
        <w:bottom w:val="none" w:sz="0" w:space="0" w:color="auto"/>
        <w:right w:val="none" w:sz="0" w:space="0" w:color="auto"/>
      </w:divBdr>
    </w:div>
    <w:div w:id="1094131079">
      <w:marLeft w:val="0"/>
      <w:marRight w:val="0"/>
      <w:marTop w:val="0"/>
      <w:marBottom w:val="0"/>
      <w:divBdr>
        <w:top w:val="none" w:sz="0" w:space="0" w:color="auto"/>
        <w:left w:val="none" w:sz="0" w:space="0" w:color="auto"/>
        <w:bottom w:val="none" w:sz="0" w:space="0" w:color="auto"/>
        <w:right w:val="none" w:sz="0" w:space="0" w:color="auto"/>
      </w:divBdr>
    </w:div>
    <w:div w:id="1094202044">
      <w:marLeft w:val="0"/>
      <w:marRight w:val="0"/>
      <w:marTop w:val="0"/>
      <w:marBottom w:val="0"/>
      <w:divBdr>
        <w:top w:val="none" w:sz="0" w:space="0" w:color="auto"/>
        <w:left w:val="none" w:sz="0" w:space="0" w:color="auto"/>
        <w:bottom w:val="none" w:sz="0" w:space="0" w:color="auto"/>
        <w:right w:val="none" w:sz="0" w:space="0" w:color="auto"/>
      </w:divBdr>
    </w:div>
    <w:div w:id="1094285750">
      <w:marLeft w:val="0"/>
      <w:marRight w:val="0"/>
      <w:marTop w:val="0"/>
      <w:marBottom w:val="0"/>
      <w:divBdr>
        <w:top w:val="none" w:sz="0" w:space="0" w:color="auto"/>
        <w:left w:val="none" w:sz="0" w:space="0" w:color="auto"/>
        <w:bottom w:val="none" w:sz="0" w:space="0" w:color="auto"/>
        <w:right w:val="none" w:sz="0" w:space="0" w:color="auto"/>
      </w:divBdr>
    </w:div>
    <w:div w:id="1094286129">
      <w:marLeft w:val="0"/>
      <w:marRight w:val="0"/>
      <w:marTop w:val="0"/>
      <w:marBottom w:val="0"/>
      <w:divBdr>
        <w:top w:val="none" w:sz="0" w:space="0" w:color="auto"/>
        <w:left w:val="none" w:sz="0" w:space="0" w:color="auto"/>
        <w:bottom w:val="none" w:sz="0" w:space="0" w:color="auto"/>
        <w:right w:val="none" w:sz="0" w:space="0" w:color="auto"/>
      </w:divBdr>
    </w:div>
    <w:div w:id="1094320576">
      <w:marLeft w:val="0"/>
      <w:marRight w:val="0"/>
      <w:marTop w:val="0"/>
      <w:marBottom w:val="0"/>
      <w:divBdr>
        <w:top w:val="none" w:sz="0" w:space="0" w:color="auto"/>
        <w:left w:val="none" w:sz="0" w:space="0" w:color="auto"/>
        <w:bottom w:val="none" w:sz="0" w:space="0" w:color="auto"/>
        <w:right w:val="none" w:sz="0" w:space="0" w:color="auto"/>
      </w:divBdr>
    </w:div>
    <w:div w:id="1094397925">
      <w:marLeft w:val="0"/>
      <w:marRight w:val="0"/>
      <w:marTop w:val="0"/>
      <w:marBottom w:val="0"/>
      <w:divBdr>
        <w:top w:val="none" w:sz="0" w:space="0" w:color="auto"/>
        <w:left w:val="none" w:sz="0" w:space="0" w:color="auto"/>
        <w:bottom w:val="none" w:sz="0" w:space="0" w:color="auto"/>
        <w:right w:val="none" w:sz="0" w:space="0" w:color="auto"/>
      </w:divBdr>
    </w:div>
    <w:div w:id="1094473853">
      <w:marLeft w:val="0"/>
      <w:marRight w:val="0"/>
      <w:marTop w:val="0"/>
      <w:marBottom w:val="0"/>
      <w:divBdr>
        <w:top w:val="none" w:sz="0" w:space="0" w:color="auto"/>
        <w:left w:val="none" w:sz="0" w:space="0" w:color="auto"/>
        <w:bottom w:val="none" w:sz="0" w:space="0" w:color="auto"/>
        <w:right w:val="none" w:sz="0" w:space="0" w:color="auto"/>
      </w:divBdr>
    </w:div>
    <w:div w:id="1094477974">
      <w:bodyDiv w:val="1"/>
      <w:marLeft w:val="0"/>
      <w:marRight w:val="0"/>
      <w:marTop w:val="0"/>
      <w:marBottom w:val="0"/>
      <w:divBdr>
        <w:top w:val="none" w:sz="0" w:space="0" w:color="auto"/>
        <w:left w:val="none" w:sz="0" w:space="0" w:color="auto"/>
        <w:bottom w:val="none" w:sz="0" w:space="0" w:color="auto"/>
        <w:right w:val="none" w:sz="0" w:space="0" w:color="auto"/>
      </w:divBdr>
    </w:div>
    <w:div w:id="1094590849">
      <w:marLeft w:val="0"/>
      <w:marRight w:val="0"/>
      <w:marTop w:val="0"/>
      <w:marBottom w:val="0"/>
      <w:divBdr>
        <w:top w:val="none" w:sz="0" w:space="0" w:color="auto"/>
        <w:left w:val="none" w:sz="0" w:space="0" w:color="auto"/>
        <w:bottom w:val="none" w:sz="0" w:space="0" w:color="auto"/>
        <w:right w:val="none" w:sz="0" w:space="0" w:color="auto"/>
      </w:divBdr>
    </w:div>
    <w:div w:id="1094670738">
      <w:marLeft w:val="0"/>
      <w:marRight w:val="0"/>
      <w:marTop w:val="0"/>
      <w:marBottom w:val="0"/>
      <w:divBdr>
        <w:top w:val="none" w:sz="0" w:space="0" w:color="auto"/>
        <w:left w:val="none" w:sz="0" w:space="0" w:color="auto"/>
        <w:bottom w:val="none" w:sz="0" w:space="0" w:color="auto"/>
        <w:right w:val="none" w:sz="0" w:space="0" w:color="auto"/>
      </w:divBdr>
    </w:div>
    <w:div w:id="1094715658">
      <w:bodyDiv w:val="1"/>
      <w:marLeft w:val="0"/>
      <w:marRight w:val="0"/>
      <w:marTop w:val="0"/>
      <w:marBottom w:val="0"/>
      <w:divBdr>
        <w:top w:val="none" w:sz="0" w:space="0" w:color="auto"/>
        <w:left w:val="none" w:sz="0" w:space="0" w:color="auto"/>
        <w:bottom w:val="none" w:sz="0" w:space="0" w:color="auto"/>
        <w:right w:val="none" w:sz="0" w:space="0" w:color="auto"/>
      </w:divBdr>
    </w:div>
    <w:div w:id="1094742679">
      <w:marLeft w:val="0"/>
      <w:marRight w:val="0"/>
      <w:marTop w:val="0"/>
      <w:marBottom w:val="0"/>
      <w:divBdr>
        <w:top w:val="none" w:sz="0" w:space="0" w:color="auto"/>
        <w:left w:val="none" w:sz="0" w:space="0" w:color="auto"/>
        <w:bottom w:val="none" w:sz="0" w:space="0" w:color="auto"/>
        <w:right w:val="none" w:sz="0" w:space="0" w:color="auto"/>
      </w:divBdr>
    </w:div>
    <w:div w:id="1094784066">
      <w:marLeft w:val="0"/>
      <w:marRight w:val="0"/>
      <w:marTop w:val="0"/>
      <w:marBottom w:val="0"/>
      <w:divBdr>
        <w:top w:val="none" w:sz="0" w:space="0" w:color="auto"/>
        <w:left w:val="none" w:sz="0" w:space="0" w:color="auto"/>
        <w:bottom w:val="none" w:sz="0" w:space="0" w:color="auto"/>
        <w:right w:val="none" w:sz="0" w:space="0" w:color="auto"/>
      </w:divBdr>
    </w:div>
    <w:div w:id="1094865989">
      <w:marLeft w:val="0"/>
      <w:marRight w:val="0"/>
      <w:marTop w:val="0"/>
      <w:marBottom w:val="0"/>
      <w:divBdr>
        <w:top w:val="none" w:sz="0" w:space="0" w:color="auto"/>
        <w:left w:val="none" w:sz="0" w:space="0" w:color="auto"/>
        <w:bottom w:val="none" w:sz="0" w:space="0" w:color="auto"/>
        <w:right w:val="none" w:sz="0" w:space="0" w:color="auto"/>
      </w:divBdr>
    </w:div>
    <w:div w:id="1094932028">
      <w:marLeft w:val="0"/>
      <w:marRight w:val="0"/>
      <w:marTop w:val="0"/>
      <w:marBottom w:val="0"/>
      <w:divBdr>
        <w:top w:val="none" w:sz="0" w:space="0" w:color="auto"/>
        <w:left w:val="none" w:sz="0" w:space="0" w:color="auto"/>
        <w:bottom w:val="none" w:sz="0" w:space="0" w:color="auto"/>
        <w:right w:val="none" w:sz="0" w:space="0" w:color="auto"/>
      </w:divBdr>
    </w:div>
    <w:div w:id="1094939436">
      <w:marLeft w:val="0"/>
      <w:marRight w:val="0"/>
      <w:marTop w:val="0"/>
      <w:marBottom w:val="0"/>
      <w:divBdr>
        <w:top w:val="none" w:sz="0" w:space="0" w:color="auto"/>
        <w:left w:val="none" w:sz="0" w:space="0" w:color="auto"/>
        <w:bottom w:val="none" w:sz="0" w:space="0" w:color="auto"/>
        <w:right w:val="none" w:sz="0" w:space="0" w:color="auto"/>
      </w:divBdr>
    </w:div>
    <w:div w:id="1094977786">
      <w:marLeft w:val="0"/>
      <w:marRight w:val="0"/>
      <w:marTop w:val="0"/>
      <w:marBottom w:val="0"/>
      <w:divBdr>
        <w:top w:val="none" w:sz="0" w:space="0" w:color="auto"/>
        <w:left w:val="none" w:sz="0" w:space="0" w:color="auto"/>
        <w:bottom w:val="none" w:sz="0" w:space="0" w:color="auto"/>
        <w:right w:val="none" w:sz="0" w:space="0" w:color="auto"/>
      </w:divBdr>
    </w:div>
    <w:div w:id="1095133313">
      <w:marLeft w:val="0"/>
      <w:marRight w:val="0"/>
      <w:marTop w:val="0"/>
      <w:marBottom w:val="0"/>
      <w:divBdr>
        <w:top w:val="none" w:sz="0" w:space="0" w:color="auto"/>
        <w:left w:val="none" w:sz="0" w:space="0" w:color="auto"/>
        <w:bottom w:val="none" w:sz="0" w:space="0" w:color="auto"/>
        <w:right w:val="none" w:sz="0" w:space="0" w:color="auto"/>
      </w:divBdr>
    </w:div>
    <w:div w:id="1095202544">
      <w:marLeft w:val="0"/>
      <w:marRight w:val="0"/>
      <w:marTop w:val="0"/>
      <w:marBottom w:val="0"/>
      <w:divBdr>
        <w:top w:val="none" w:sz="0" w:space="0" w:color="auto"/>
        <w:left w:val="none" w:sz="0" w:space="0" w:color="auto"/>
        <w:bottom w:val="none" w:sz="0" w:space="0" w:color="auto"/>
        <w:right w:val="none" w:sz="0" w:space="0" w:color="auto"/>
      </w:divBdr>
    </w:div>
    <w:div w:id="1095326412">
      <w:marLeft w:val="0"/>
      <w:marRight w:val="0"/>
      <w:marTop w:val="0"/>
      <w:marBottom w:val="0"/>
      <w:divBdr>
        <w:top w:val="none" w:sz="0" w:space="0" w:color="auto"/>
        <w:left w:val="none" w:sz="0" w:space="0" w:color="auto"/>
        <w:bottom w:val="none" w:sz="0" w:space="0" w:color="auto"/>
        <w:right w:val="none" w:sz="0" w:space="0" w:color="auto"/>
      </w:divBdr>
    </w:div>
    <w:div w:id="1095444683">
      <w:marLeft w:val="0"/>
      <w:marRight w:val="0"/>
      <w:marTop w:val="0"/>
      <w:marBottom w:val="0"/>
      <w:divBdr>
        <w:top w:val="none" w:sz="0" w:space="0" w:color="auto"/>
        <w:left w:val="none" w:sz="0" w:space="0" w:color="auto"/>
        <w:bottom w:val="none" w:sz="0" w:space="0" w:color="auto"/>
        <w:right w:val="none" w:sz="0" w:space="0" w:color="auto"/>
      </w:divBdr>
    </w:div>
    <w:div w:id="1095511935">
      <w:marLeft w:val="0"/>
      <w:marRight w:val="0"/>
      <w:marTop w:val="0"/>
      <w:marBottom w:val="0"/>
      <w:divBdr>
        <w:top w:val="none" w:sz="0" w:space="0" w:color="auto"/>
        <w:left w:val="none" w:sz="0" w:space="0" w:color="auto"/>
        <w:bottom w:val="none" w:sz="0" w:space="0" w:color="auto"/>
        <w:right w:val="none" w:sz="0" w:space="0" w:color="auto"/>
      </w:divBdr>
    </w:div>
    <w:div w:id="1095588097">
      <w:marLeft w:val="0"/>
      <w:marRight w:val="0"/>
      <w:marTop w:val="0"/>
      <w:marBottom w:val="0"/>
      <w:divBdr>
        <w:top w:val="none" w:sz="0" w:space="0" w:color="auto"/>
        <w:left w:val="none" w:sz="0" w:space="0" w:color="auto"/>
        <w:bottom w:val="none" w:sz="0" w:space="0" w:color="auto"/>
        <w:right w:val="none" w:sz="0" w:space="0" w:color="auto"/>
      </w:divBdr>
    </w:div>
    <w:div w:id="1095588729">
      <w:bodyDiv w:val="1"/>
      <w:marLeft w:val="0"/>
      <w:marRight w:val="0"/>
      <w:marTop w:val="0"/>
      <w:marBottom w:val="0"/>
      <w:divBdr>
        <w:top w:val="none" w:sz="0" w:space="0" w:color="auto"/>
        <w:left w:val="none" w:sz="0" w:space="0" w:color="auto"/>
        <w:bottom w:val="none" w:sz="0" w:space="0" w:color="auto"/>
        <w:right w:val="none" w:sz="0" w:space="0" w:color="auto"/>
      </w:divBdr>
    </w:div>
    <w:div w:id="1095631038">
      <w:marLeft w:val="0"/>
      <w:marRight w:val="0"/>
      <w:marTop w:val="0"/>
      <w:marBottom w:val="0"/>
      <w:divBdr>
        <w:top w:val="none" w:sz="0" w:space="0" w:color="auto"/>
        <w:left w:val="none" w:sz="0" w:space="0" w:color="auto"/>
        <w:bottom w:val="none" w:sz="0" w:space="0" w:color="auto"/>
        <w:right w:val="none" w:sz="0" w:space="0" w:color="auto"/>
      </w:divBdr>
    </w:div>
    <w:div w:id="1095636083">
      <w:marLeft w:val="0"/>
      <w:marRight w:val="0"/>
      <w:marTop w:val="0"/>
      <w:marBottom w:val="0"/>
      <w:divBdr>
        <w:top w:val="none" w:sz="0" w:space="0" w:color="auto"/>
        <w:left w:val="none" w:sz="0" w:space="0" w:color="auto"/>
        <w:bottom w:val="none" w:sz="0" w:space="0" w:color="auto"/>
        <w:right w:val="none" w:sz="0" w:space="0" w:color="auto"/>
      </w:divBdr>
    </w:div>
    <w:div w:id="1095638760">
      <w:bodyDiv w:val="1"/>
      <w:marLeft w:val="0"/>
      <w:marRight w:val="0"/>
      <w:marTop w:val="0"/>
      <w:marBottom w:val="0"/>
      <w:divBdr>
        <w:top w:val="none" w:sz="0" w:space="0" w:color="auto"/>
        <w:left w:val="none" w:sz="0" w:space="0" w:color="auto"/>
        <w:bottom w:val="none" w:sz="0" w:space="0" w:color="auto"/>
        <w:right w:val="none" w:sz="0" w:space="0" w:color="auto"/>
      </w:divBdr>
    </w:div>
    <w:div w:id="1095710647">
      <w:marLeft w:val="0"/>
      <w:marRight w:val="0"/>
      <w:marTop w:val="0"/>
      <w:marBottom w:val="0"/>
      <w:divBdr>
        <w:top w:val="none" w:sz="0" w:space="0" w:color="auto"/>
        <w:left w:val="none" w:sz="0" w:space="0" w:color="auto"/>
        <w:bottom w:val="none" w:sz="0" w:space="0" w:color="auto"/>
        <w:right w:val="none" w:sz="0" w:space="0" w:color="auto"/>
      </w:divBdr>
    </w:div>
    <w:div w:id="1095710891">
      <w:marLeft w:val="0"/>
      <w:marRight w:val="0"/>
      <w:marTop w:val="0"/>
      <w:marBottom w:val="0"/>
      <w:divBdr>
        <w:top w:val="none" w:sz="0" w:space="0" w:color="auto"/>
        <w:left w:val="none" w:sz="0" w:space="0" w:color="auto"/>
        <w:bottom w:val="none" w:sz="0" w:space="0" w:color="auto"/>
        <w:right w:val="none" w:sz="0" w:space="0" w:color="auto"/>
      </w:divBdr>
    </w:div>
    <w:div w:id="1095789618">
      <w:marLeft w:val="0"/>
      <w:marRight w:val="0"/>
      <w:marTop w:val="0"/>
      <w:marBottom w:val="0"/>
      <w:divBdr>
        <w:top w:val="none" w:sz="0" w:space="0" w:color="auto"/>
        <w:left w:val="none" w:sz="0" w:space="0" w:color="auto"/>
        <w:bottom w:val="none" w:sz="0" w:space="0" w:color="auto"/>
        <w:right w:val="none" w:sz="0" w:space="0" w:color="auto"/>
      </w:divBdr>
    </w:div>
    <w:div w:id="1095857007">
      <w:marLeft w:val="0"/>
      <w:marRight w:val="0"/>
      <w:marTop w:val="0"/>
      <w:marBottom w:val="0"/>
      <w:divBdr>
        <w:top w:val="none" w:sz="0" w:space="0" w:color="auto"/>
        <w:left w:val="none" w:sz="0" w:space="0" w:color="auto"/>
        <w:bottom w:val="none" w:sz="0" w:space="0" w:color="auto"/>
        <w:right w:val="none" w:sz="0" w:space="0" w:color="auto"/>
      </w:divBdr>
    </w:div>
    <w:div w:id="1095898601">
      <w:marLeft w:val="0"/>
      <w:marRight w:val="0"/>
      <w:marTop w:val="0"/>
      <w:marBottom w:val="0"/>
      <w:divBdr>
        <w:top w:val="none" w:sz="0" w:space="0" w:color="auto"/>
        <w:left w:val="none" w:sz="0" w:space="0" w:color="auto"/>
        <w:bottom w:val="none" w:sz="0" w:space="0" w:color="auto"/>
        <w:right w:val="none" w:sz="0" w:space="0" w:color="auto"/>
      </w:divBdr>
    </w:div>
    <w:div w:id="1095902055">
      <w:marLeft w:val="0"/>
      <w:marRight w:val="0"/>
      <w:marTop w:val="0"/>
      <w:marBottom w:val="0"/>
      <w:divBdr>
        <w:top w:val="none" w:sz="0" w:space="0" w:color="auto"/>
        <w:left w:val="none" w:sz="0" w:space="0" w:color="auto"/>
        <w:bottom w:val="none" w:sz="0" w:space="0" w:color="auto"/>
        <w:right w:val="none" w:sz="0" w:space="0" w:color="auto"/>
      </w:divBdr>
    </w:div>
    <w:div w:id="1095980388">
      <w:marLeft w:val="0"/>
      <w:marRight w:val="0"/>
      <w:marTop w:val="0"/>
      <w:marBottom w:val="0"/>
      <w:divBdr>
        <w:top w:val="none" w:sz="0" w:space="0" w:color="auto"/>
        <w:left w:val="none" w:sz="0" w:space="0" w:color="auto"/>
        <w:bottom w:val="none" w:sz="0" w:space="0" w:color="auto"/>
        <w:right w:val="none" w:sz="0" w:space="0" w:color="auto"/>
      </w:divBdr>
    </w:div>
    <w:div w:id="1096051809">
      <w:marLeft w:val="0"/>
      <w:marRight w:val="0"/>
      <w:marTop w:val="0"/>
      <w:marBottom w:val="0"/>
      <w:divBdr>
        <w:top w:val="none" w:sz="0" w:space="0" w:color="auto"/>
        <w:left w:val="none" w:sz="0" w:space="0" w:color="auto"/>
        <w:bottom w:val="none" w:sz="0" w:space="0" w:color="auto"/>
        <w:right w:val="none" w:sz="0" w:space="0" w:color="auto"/>
      </w:divBdr>
    </w:div>
    <w:div w:id="1096053909">
      <w:marLeft w:val="0"/>
      <w:marRight w:val="0"/>
      <w:marTop w:val="0"/>
      <w:marBottom w:val="0"/>
      <w:divBdr>
        <w:top w:val="none" w:sz="0" w:space="0" w:color="auto"/>
        <w:left w:val="none" w:sz="0" w:space="0" w:color="auto"/>
        <w:bottom w:val="none" w:sz="0" w:space="0" w:color="auto"/>
        <w:right w:val="none" w:sz="0" w:space="0" w:color="auto"/>
      </w:divBdr>
    </w:div>
    <w:div w:id="1096054866">
      <w:marLeft w:val="0"/>
      <w:marRight w:val="0"/>
      <w:marTop w:val="0"/>
      <w:marBottom w:val="0"/>
      <w:divBdr>
        <w:top w:val="none" w:sz="0" w:space="0" w:color="auto"/>
        <w:left w:val="none" w:sz="0" w:space="0" w:color="auto"/>
        <w:bottom w:val="none" w:sz="0" w:space="0" w:color="auto"/>
        <w:right w:val="none" w:sz="0" w:space="0" w:color="auto"/>
      </w:divBdr>
    </w:div>
    <w:div w:id="1096094580">
      <w:marLeft w:val="0"/>
      <w:marRight w:val="0"/>
      <w:marTop w:val="0"/>
      <w:marBottom w:val="0"/>
      <w:divBdr>
        <w:top w:val="none" w:sz="0" w:space="0" w:color="auto"/>
        <w:left w:val="none" w:sz="0" w:space="0" w:color="auto"/>
        <w:bottom w:val="none" w:sz="0" w:space="0" w:color="auto"/>
        <w:right w:val="none" w:sz="0" w:space="0" w:color="auto"/>
      </w:divBdr>
    </w:div>
    <w:div w:id="1096095068">
      <w:marLeft w:val="0"/>
      <w:marRight w:val="0"/>
      <w:marTop w:val="0"/>
      <w:marBottom w:val="0"/>
      <w:divBdr>
        <w:top w:val="none" w:sz="0" w:space="0" w:color="auto"/>
        <w:left w:val="none" w:sz="0" w:space="0" w:color="auto"/>
        <w:bottom w:val="none" w:sz="0" w:space="0" w:color="auto"/>
        <w:right w:val="none" w:sz="0" w:space="0" w:color="auto"/>
      </w:divBdr>
    </w:div>
    <w:div w:id="1096169718">
      <w:marLeft w:val="0"/>
      <w:marRight w:val="0"/>
      <w:marTop w:val="0"/>
      <w:marBottom w:val="0"/>
      <w:divBdr>
        <w:top w:val="none" w:sz="0" w:space="0" w:color="auto"/>
        <w:left w:val="none" w:sz="0" w:space="0" w:color="auto"/>
        <w:bottom w:val="none" w:sz="0" w:space="0" w:color="auto"/>
        <w:right w:val="none" w:sz="0" w:space="0" w:color="auto"/>
      </w:divBdr>
    </w:div>
    <w:div w:id="1096174031">
      <w:marLeft w:val="0"/>
      <w:marRight w:val="0"/>
      <w:marTop w:val="0"/>
      <w:marBottom w:val="0"/>
      <w:divBdr>
        <w:top w:val="none" w:sz="0" w:space="0" w:color="auto"/>
        <w:left w:val="none" w:sz="0" w:space="0" w:color="auto"/>
        <w:bottom w:val="none" w:sz="0" w:space="0" w:color="auto"/>
        <w:right w:val="none" w:sz="0" w:space="0" w:color="auto"/>
      </w:divBdr>
    </w:div>
    <w:div w:id="1096247584">
      <w:marLeft w:val="0"/>
      <w:marRight w:val="0"/>
      <w:marTop w:val="0"/>
      <w:marBottom w:val="0"/>
      <w:divBdr>
        <w:top w:val="none" w:sz="0" w:space="0" w:color="auto"/>
        <w:left w:val="none" w:sz="0" w:space="0" w:color="auto"/>
        <w:bottom w:val="none" w:sz="0" w:space="0" w:color="auto"/>
        <w:right w:val="none" w:sz="0" w:space="0" w:color="auto"/>
      </w:divBdr>
    </w:div>
    <w:div w:id="1096294710">
      <w:marLeft w:val="0"/>
      <w:marRight w:val="0"/>
      <w:marTop w:val="0"/>
      <w:marBottom w:val="0"/>
      <w:divBdr>
        <w:top w:val="none" w:sz="0" w:space="0" w:color="auto"/>
        <w:left w:val="none" w:sz="0" w:space="0" w:color="auto"/>
        <w:bottom w:val="none" w:sz="0" w:space="0" w:color="auto"/>
        <w:right w:val="none" w:sz="0" w:space="0" w:color="auto"/>
      </w:divBdr>
    </w:div>
    <w:div w:id="1096365282">
      <w:marLeft w:val="0"/>
      <w:marRight w:val="0"/>
      <w:marTop w:val="0"/>
      <w:marBottom w:val="0"/>
      <w:divBdr>
        <w:top w:val="none" w:sz="0" w:space="0" w:color="auto"/>
        <w:left w:val="none" w:sz="0" w:space="0" w:color="auto"/>
        <w:bottom w:val="none" w:sz="0" w:space="0" w:color="auto"/>
        <w:right w:val="none" w:sz="0" w:space="0" w:color="auto"/>
      </w:divBdr>
    </w:div>
    <w:div w:id="1096365513">
      <w:marLeft w:val="0"/>
      <w:marRight w:val="0"/>
      <w:marTop w:val="0"/>
      <w:marBottom w:val="0"/>
      <w:divBdr>
        <w:top w:val="none" w:sz="0" w:space="0" w:color="auto"/>
        <w:left w:val="none" w:sz="0" w:space="0" w:color="auto"/>
        <w:bottom w:val="none" w:sz="0" w:space="0" w:color="auto"/>
        <w:right w:val="none" w:sz="0" w:space="0" w:color="auto"/>
      </w:divBdr>
    </w:div>
    <w:div w:id="1096436247">
      <w:marLeft w:val="0"/>
      <w:marRight w:val="0"/>
      <w:marTop w:val="0"/>
      <w:marBottom w:val="0"/>
      <w:divBdr>
        <w:top w:val="none" w:sz="0" w:space="0" w:color="auto"/>
        <w:left w:val="none" w:sz="0" w:space="0" w:color="auto"/>
        <w:bottom w:val="none" w:sz="0" w:space="0" w:color="auto"/>
        <w:right w:val="none" w:sz="0" w:space="0" w:color="auto"/>
      </w:divBdr>
    </w:div>
    <w:div w:id="1096440819">
      <w:marLeft w:val="0"/>
      <w:marRight w:val="0"/>
      <w:marTop w:val="0"/>
      <w:marBottom w:val="0"/>
      <w:divBdr>
        <w:top w:val="none" w:sz="0" w:space="0" w:color="auto"/>
        <w:left w:val="none" w:sz="0" w:space="0" w:color="auto"/>
        <w:bottom w:val="none" w:sz="0" w:space="0" w:color="auto"/>
        <w:right w:val="none" w:sz="0" w:space="0" w:color="auto"/>
      </w:divBdr>
    </w:div>
    <w:div w:id="1096483155">
      <w:marLeft w:val="0"/>
      <w:marRight w:val="0"/>
      <w:marTop w:val="0"/>
      <w:marBottom w:val="0"/>
      <w:divBdr>
        <w:top w:val="none" w:sz="0" w:space="0" w:color="auto"/>
        <w:left w:val="none" w:sz="0" w:space="0" w:color="auto"/>
        <w:bottom w:val="none" w:sz="0" w:space="0" w:color="auto"/>
        <w:right w:val="none" w:sz="0" w:space="0" w:color="auto"/>
      </w:divBdr>
    </w:div>
    <w:div w:id="1096511640">
      <w:marLeft w:val="0"/>
      <w:marRight w:val="0"/>
      <w:marTop w:val="0"/>
      <w:marBottom w:val="0"/>
      <w:divBdr>
        <w:top w:val="none" w:sz="0" w:space="0" w:color="auto"/>
        <w:left w:val="none" w:sz="0" w:space="0" w:color="auto"/>
        <w:bottom w:val="none" w:sz="0" w:space="0" w:color="auto"/>
        <w:right w:val="none" w:sz="0" w:space="0" w:color="auto"/>
      </w:divBdr>
    </w:div>
    <w:div w:id="1096513355">
      <w:marLeft w:val="0"/>
      <w:marRight w:val="0"/>
      <w:marTop w:val="0"/>
      <w:marBottom w:val="0"/>
      <w:divBdr>
        <w:top w:val="none" w:sz="0" w:space="0" w:color="auto"/>
        <w:left w:val="none" w:sz="0" w:space="0" w:color="auto"/>
        <w:bottom w:val="none" w:sz="0" w:space="0" w:color="auto"/>
        <w:right w:val="none" w:sz="0" w:space="0" w:color="auto"/>
      </w:divBdr>
    </w:div>
    <w:div w:id="1096631532">
      <w:marLeft w:val="0"/>
      <w:marRight w:val="0"/>
      <w:marTop w:val="0"/>
      <w:marBottom w:val="0"/>
      <w:divBdr>
        <w:top w:val="none" w:sz="0" w:space="0" w:color="auto"/>
        <w:left w:val="none" w:sz="0" w:space="0" w:color="auto"/>
        <w:bottom w:val="none" w:sz="0" w:space="0" w:color="auto"/>
        <w:right w:val="none" w:sz="0" w:space="0" w:color="auto"/>
      </w:divBdr>
    </w:div>
    <w:div w:id="1096633002">
      <w:marLeft w:val="0"/>
      <w:marRight w:val="0"/>
      <w:marTop w:val="0"/>
      <w:marBottom w:val="0"/>
      <w:divBdr>
        <w:top w:val="none" w:sz="0" w:space="0" w:color="auto"/>
        <w:left w:val="none" w:sz="0" w:space="0" w:color="auto"/>
        <w:bottom w:val="none" w:sz="0" w:space="0" w:color="auto"/>
        <w:right w:val="none" w:sz="0" w:space="0" w:color="auto"/>
      </w:divBdr>
    </w:div>
    <w:div w:id="1096635941">
      <w:marLeft w:val="0"/>
      <w:marRight w:val="0"/>
      <w:marTop w:val="0"/>
      <w:marBottom w:val="0"/>
      <w:divBdr>
        <w:top w:val="none" w:sz="0" w:space="0" w:color="auto"/>
        <w:left w:val="none" w:sz="0" w:space="0" w:color="auto"/>
        <w:bottom w:val="none" w:sz="0" w:space="0" w:color="auto"/>
        <w:right w:val="none" w:sz="0" w:space="0" w:color="auto"/>
      </w:divBdr>
    </w:div>
    <w:div w:id="1096704882">
      <w:marLeft w:val="0"/>
      <w:marRight w:val="0"/>
      <w:marTop w:val="0"/>
      <w:marBottom w:val="0"/>
      <w:divBdr>
        <w:top w:val="none" w:sz="0" w:space="0" w:color="auto"/>
        <w:left w:val="none" w:sz="0" w:space="0" w:color="auto"/>
        <w:bottom w:val="none" w:sz="0" w:space="0" w:color="auto"/>
        <w:right w:val="none" w:sz="0" w:space="0" w:color="auto"/>
      </w:divBdr>
    </w:div>
    <w:div w:id="1096705367">
      <w:marLeft w:val="0"/>
      <w:marRight w:val="0"/>
      <w:marTop w:val="0"/>
      <w:marBottom w:val="0"/>
      <w:divBdr>
        <w:top w:val="none" w:sz="0" w:space="0" w:color="auto"/>
        <w:left w:val="none" w:sz="0" w:space="0" w:color="auto"/>
        <w:bottom w:val="none" w:sz="0" w:space="0" w:color="auto"/>
        <w:right w:val="none" w:sz="0" w:space="0" w:color="auto"/>
      </w:divBdr>
    </w:div>
    <w:div w:id="1096709789">
      <w:marLeft w:val="0"/>
      <w:marRight w:val="0"/>
      <w:marTop w:val="0"/>
      <w:marBottom w:val="0"/>
      <w:divBdr>
        <w:top w:val="none" w:sz="0" w:space="0" w:color="auto"/>
        <w:left w:val="none" w:sz="0" w:space="0" w:color="auto"/>
        <w:bottom w:val="none" w:sz="0" w:space="0" w:color="auto"/>
        <w:right w:val="none" w:sz="0" w:space="0" w:color="auto"/>
      </w:divBdr>
    </w:div>
    <w:div w:id="1096710814">
      <w:marLeft w:val="0"/>
      <w:marRight w:val="0"/>
      <w:marTop w:val="0"/>
      <w:marBottom w:val="0"/>
      <w:divBdr>
        <w:top w:val="none" w:sz="0" w:space="0" w:color="auto"/>
        <w:left w:val="none" w:sz="0" w:space="0" w:color="auto"/>
        <w:bottom w:val="none" w:sz="0" w:space="0" w:color="auto"/>
        <w:right w:val="none" w:sz="0" w:space="0" w:color="auto"/>
      </w:divBdr>
    </w:div>
    <w:div w:id="1096824867">
      <w:marLeft w:val="0"/>
      <w:marRight w:val="0"/>
      <w:marTop w:val="0"/>
      <w:marBottom w:val="0"/>
      <w:divBdr>
        <w:top w:val="none" w:sz="0" w:space="0" w:color="auto"/>
        <w:left w:val="none" w:sz="0" w:space="0" w:color="auto"/>
        <w:bottom w:val="none" w:sz="0" w:space="0" w:color="auto"/>
        <w:right w:val="none" w:sz="0" w:space="0" w:color="auto"/>
      </w:divBdr>
    </w:div>
    <w:div w:id="1096827518">
      <w:marLeft w:val="0"/>
      <w:marRight w:val="0"/>
      <w:marTop w:val="0"/>
      <w:marBottom w:val="0"/>
      <w:divBdr>
        <w:top w:val="none" w:sz="0" w:space="0" w:color="auto"/>
        <w:left w:val="none" w:sz="0" w:space="0" w:color="auto"/>
        <w:bottom w:val="none" w:sz="0" w:space="0" w:color="auto"/>
        <w:right w:val="none" w:sz="0" w:space="0" w:color="auto"/>
      </w:divBdr>
    </w:div>
    <w:div w:id="1096897912">
      <w:marLeft w:val="0"/>
      <w:marRight w:val="0"/>
      <w:marTop w:val="0"/>
      <w:marBottom w:val="0"/>
      <w:divBdr>
        <w:top w:val="none" w:sz="0" w:space="0" w:color="auto"/>
        <w:left w:val="none" w:sz="0" w:space="0" w:color="auto"/>
        <w:bottom w:val="none" w:sz="0" w:space="0" w:color="auto"/>
        <w:right w:val="none" w:sz="0" w:space="0" w:color="auto"/>
      </w:divBdr>
    </w:div>
    <w:div w:id="1096905480">
      <w:marLeft w:val="0"/>
      <w:marRight w:val="0"/>
      <w:marTop w:val="0"/>
      <w:marBottom w:val="0"/>
      <w:divBdr>
        <w:top w:val="none" w:sz="0" w:space="0" w:color="auto"/>
        <w:left w:val="none" w:sz="0" w:space="0" w:color="auto"/>
        <w:bottom w:val="none" w:sz="0" w:space="0" w:color="auto"/>
        <w:right w:val="none" w:sz="0" w:space="0" w:color="auto"/>
      </w:divBdr>
    </w:div>
    <w:div w:id="1096973766">
      <w:marLeft w:val="0"/>
      <w:marRight w:val="0"/>
      <w:marTop w:val="0"/>
      <w:marBottom w:val="0"/>
      <w:divBdr>
        <w:top w:val="none" w:sz="0" w:space="0" w:color="auto"/>
        <w:left w:val="none" w:sz="0" w:space="0" w:color="auto"/>
        <w:bottom w:val="none" w:sz="0" w:space="0" w:color="auto"/>
        <w:right w:val="none" w:sz="0" w:space="0" w:color="auto"/>
      </w:divBdr>
    </w:div>
    <w:div w:id="1097018981">
      <w:marLeft w:val="0"/>
      <w:marRight w:val="0"/>
      <w:marTop w:val="0"/>
      <w:marBottom w:val="0"/>
      <w:divBdr>
        <w:top w:val="none" w:sz="0" w:space="0" w:color="auto"/>
        <w:left w:val="none" w:sz="0" w:space="0" w:color="auto"/>
        <w:bottom w:val="none" w:sz="0" w:space="0" w:color="auto"/>
        <w:right w:val="none" w:sz="0" w:space="0" w:color="auto"/>
      </w:divBdr>
    </w:div>
    <w:div w:id="1097022480">
      <w:marLeft w:val="0"/>
      <w:marRight w:val="0"/>
      <w:marTop w:val="0"/>
      <w:marBottom w:val="0"/>
      <w:divBdr>
        <w:top w:val="none" w:sz="0" w:space="0" w:color="auto"/>
        <w:left w:val="none" w:sz="0" w:space="0" w:color="auto"/>
        <w:bottom w:val="none" w:sz="0" w:space="0" w:color="auto"/>
        <w:right w:val="none" w:sz="0" w:space="0" w:color="auto"/>
      </w:divBdr>
    </w:div>
    <w:div w:id="1097096059">
      <w:marLeft w:val="0"/>
      <w:marRight w:val="0"/>
      <w:marTop w:val="0"/>
      <w:marBottom w:val="0"/>
      <w:divBdr>
        <w:top w:val="none" w:sz="0" w:space="0" w:color="auto"/>
        <w:left w:val="none" w:sz="0" w:space="0" w:color="auto"/>
        <w:bottom w:val="none" w:sz="0" w:space="0" w:color="auto"/>
        <w:right w:val="none" w:sz="0" w:space="0" w:color="auto"/>
      </w:divBdr>
    </w:div>
    <w:div w:id="1097142119">
      <w:marLeft w:val="0"/>
      <w:marRight w:val="0"/>
      <w:marTop w:val="0"/>
      <w:marBottom w:val="0"/>
      <w:divBdr>
        <w:top w:val="none" w:sz="0" w:space="0" w:color="auto"/>
        <w:left w:val="none" w:sz="0" w:space="0" w:color="auto"/>
        <w:bottom w:val="none" w:sz="0" w:space="0" w:color="auto"/>
        <w:right w:val="none" w:sz="0" w:space="0" w:color="auto"/>
      </w:divBdr>
    </w:div>
    <w:div w:id="1097142977">
      <w:bodyDiv w:val="1"/>
      <w:marLeft w:val="0"/>
      <w:marRight w:val="0"/>
      <w:marTop w:val="0"/>
      <w:marBottom w:val="0"/>
      <w:divBdr>
        <w:top w:val="none" w:sz="0" w:space="0" w:color="auto"/>
        <w:left w:val="none" w:sz="0" w:space="0" w:color="auto"/>
        <w:bottom w:val="none" w:sz="0" w:space="0" w:color="auto"/>
        <w:right w:val="none" w:sz="0" w:space="0" w:color="auto"/>
      </w:divBdr>
    </w:div>
    <w:div w:id="1097168451">
      <w:bodyDiv w:val="1"/>
      <w:marLeft w:val="0"/>
      <w:marRight w:val="0"/>
      <w:marTop w:val="0"/>
      <w:marBottom w:val="0"/>
      <w:divBdr>
        <w:top w:val="none" w:sz="0" w:space="0" w:color="auto"/>
        <w:left w:val="none" w:sz="0" w:space="0" w:color="auto"/>
        <w:bottom w:val="none" w:sz="0" w:space="0" w:color="auto"/>
        <w:right w:val="none" w:sz="0" w:space="0" w:color="auto"/>
      </w:divBdr>
    </w:div>
    <w:div w:id="1097211526">
      <w:marLeft w:val="0"/>
      <w:marRight w:val="0"/>
      <w:marTop w:val="0"/>
      <w:marBottom w:val="0"/>
      <w:divBdr>
        <w:top w:val="none" w:sz="0" w:space="0" w:color="auto"/>
        <w:left w:val="none" w:sz="0" w:space="0" w:color="auto"/>
        <w:bottom w:val="none" w:sz="0" w:space="0" w:color="auto"/>
        <w:right w:val="none" w:sz="0" w:space="0" w:color="auto"/>
      </w:divBdr>
    </w:div>
    <w:div w:id="1097212626">
      <w:marLeft w:val="0"/>
      <w:marRight w:val="0"/>
      <w:marTop w:val="0"/>
      <w:marBottom w:val="0"/>
      <w:divBdr>
        <w:top w:val="none" w:sz="0" w:space="0" w:color="auto"/>
        <w:left w:val="none" w:sz="0" w:space="0" w:color="auto"/>
        <w:bottom w:val="none" w:sz="0" w:space="0" w:color="auto"/>
        <w:right w:val="none" w:sz="0" w:space="0" w:color="auto"/>
      </w:divBdr>
    </w:div>
    <w:div w:id="1097213760">
      <w:marLeft w:val="0"/>
      <w:marRight w:val="0"/>
      <w:marTop w:val="0"/>
      <w:marBottom w:val="0"/>
      <w:divBdr>
        <w:top w:val="none" w:sz="0" w:space="0" w:color="auto"/>
        <w:left w:val="none" w:sz="0" w:space="0" w:color="auto"/>
        <w:bottom w:val="none" w:sz="0" w:space="0" w:color="auto"/>
        <w:right w:val="none" w:sz="0" w:space="0" w:color="auto"/>
      </w:divBdr>
    </w:div>
    <w:div w:id="1097215817">
      <w:marLeft w:val="0"/>
      <w:marRight w:val="0"/>
      <w:marTop w:val="0"/>
      <w:marBottom w:val="0"/>
      <w:divBdr>
        <w:top w:val="none" w:sz="0" w:space="0" w:color="auto"/>
        <w:left w:val="none" w:sz="0" w:space="0" w:color="auto"/>
        <w:bottom w:val="none" w:sz="0" w:space="0" w:color="auto"/>
        <w:right w:val="none" w:sz="0" w:space="0" w:color="auto"/>
      </w:divBdr>
    </w:div>
    <w:div w:id="1097406209">
      <w:marLeft w:val="0"/>
      <w:marRight w:val="0"/>
      <w:marTop w:val="0"/>
      <w:marBottom w:val="0"/>
      <w:divBdr>
        <w:top w:val="none" w:sz="0" w:space="0" w:color="auto"/>
        <w:left w:val="none" w:sz="0" w:space="0" w:color="auto"/>
        <w:bottom w:val="none" w:sz="0" w:space="0" w:color="auto"/>
        <w:right w:val="none" w:sz="0" w:space="0" w:color="auto"/>
      </w:divBdr>
    </w:div>
    <w:div w:id="1097484861">
      <w:marLeft w:val="0"/>
      <w:marRight w:val="0"/>
      <w:marTop w:val="0"/>
      <w:marBottom w:val="0"/>
      <w:divBdr>
        <w:top w:val="none" w:sz="0" w:space="0" w:color="auto"/>
        <w:left w:val="none" w:sz="0" w:space="0" w:color="auto"/>
        <w:bottom w:val="none" w:sz="0" w:space="0" w:color="auto"/>
        <w:right w:val="none" w:sz="0" w:space="0" w:color="auto"/>
      </w:divBdr>
    </w:div>
    <w:div w:id="1097486008">
      <w:marLeft w:val="0"/>
      <w:marRight w:val="0"/>
      <w:marTop w:val="0"/>
      <w:marBottom w:val="0"/>
      <w:divBdr>
        <w:top w:val="none" w:sz="0" w:space="0" w:color="auto"/>
        <w:left w:val="none" w:sz="0" w:space="0" w:color="auto"/>
        <w:bottom w:val="none" w:sz="0" w:space="0" w:color="auto"/>
        <w:right w:val="none" w:sz="0" w:space="0" w:color="auto"/>
      </w:divBdr>
    </w:div>
    <w:div w:id="1097486042">
      <w:bodyDiv w:val="1"/>
      <w:marLeft w:val="0"/>
      <w:marRight w:val="0"/>
      <w:marTop w:val="0"/>
      <w:marBottom w:val="0"/>
      <w:divBdr>
        <w:top w:val="none" w:sz="0" w:space="0" w:color="auto"/>
        <w:left w:val="none" w:sz="0" w:space="0" w:color="auto"/>
        <w:bottom w:val="none" w:sz="0" w:space="0" w:color="auto"/>
        <w:right w:val="none" w:sz="0" w:space="0" w:color="auto"/>
      </w:divBdr>
    </w:div>
    <w:div w:id="1097486680">
      <w:marLeft w:val="0"/>
      <w:marRight w:val="0"/>
      <w:marTop w:val="0"/>
      <w:marBottom w:val="0"/>
      <w:divBdr>
        <w:top w:val="none" w:sz="0" w:space="0" w:color="auto"/>
        <w:left w:val="none" w:sz="0" w:space="0" w:color="auto"/>
        <w:bottom w:val="none" w:sz="0" w:space="0" w:color="auto"/>
        <w:right w:val="none" w:sz="0" w:space="0" w:color="auto"/>
      </w:divBdr>
    </w:div>
    <w:div w:id="1097558209">
      <w:marLeft w:val="0"/>
      <w:marRight w:val="0"/>
      <w:marTop w:val="0"/>
      <w:marBottom w:val="0"/>
      <w:divBdr>
        <w:top w:val="none" w:sz="0" w:space="0" w:color="auto"/>
        <w:left w:val="none" w:sz="0" w:space="0" w:color="auto"/>
        <w:bottom w:val="none" w:sz="0" w:space="0" w:color="auto"/>
        <w:right w:val="none" w:sz="0" w:space="0" w:color="auto"/>
      </w:divBdr>
    </w:div>
    <w:div w:id="1097600282">
      <w:marLeft w:val="0"/>
      <w:marRight w:val="0"/>
      <w:marTop w:val="0"/>
      <w:marBottom w:val="0"/>
      <w:divBdr>
        <w:top w:val="none" w:sz="0" w:space="0" w:color="auto"/>
        <w:left w:val="none" w:sz="0" w:space="0" w:color="auto"/>
        <w:bottom w:val="none" w:sz="0" w:space="0" w:color="auto"/>
        <w:right w:val="none" w:sz="0" w:space="0" w:color="auto"/>
      </w:divBdr>
    </w:div>
    <w:div w:id="1097604204">
      <w:marLeft w:val="0"/>
      <w:marRight w:val="0"/>
      <w:marTop w:val="0"/>
      <w:marBottom w:val="0"/>
      <w:divBdr>
        <w:top w:val="none" w:sz="0" w:space="0" w:color="auto"/>
        <w:left w:val="none" w:sz="0" w:space="0" w:color="auto"/>
        <w:bottom w:val="none" w:sz="0" w:space="0" w:color="auto"/>
        <w:right w:val="none" w:sz="0" w:space="0" w:color="auto"/>
      </w:divBdr>
    </w:div>
    <w:div w:id="1097604609">
      <w:marLeft w:val="0"/>
      <w:marRight w:val="0"/>
      <w:marTop w:val="0"/>
      <w:marBottom w:val="0"/>
      <w:divBdr>
        <w:top w:val="none" w:sz="0" w:space="0" w:color="auto"/>
        <w:left w:val="none" w:sz="0" w:space="0" w:color="auto"/>
        <w:bottom w:val="none" w:sz="0" w:space="0" w:color="auto"/>
        <w:right w:val="none" w:sz="0" w:space="0" w:color="auto"/>
      </w:divBdr>
    </w:div>
    <w:div w:id="1097824723">
      <w:marLeft w:val="0"/>
      <w:marRight w:val="0"/>
      <w:marTop w:val="0"/>
      <w:marBottom w:val="0"/>
      <w:divBdr>
        <w:top w:val="none" w:sz="0" w:space="0" w:color="auto"/>
        <w:left w:val="none" w:sz="0" w:space="0" w:color="auto"/>
        <w:bottom w:val="none" w:sz="0" w:space="0" w:color="auto"/>
        <w:right w:val="none" w:sz="0" w:space="0" w:color="auto"/>
      </w:divBdr>
    </w:div>
    <w:div w:id="1097943417">
      <w:marLeft w:val="0"/>
      <w:marRight w:val="0"/>
      <w:marTop w:val="0"/>
      <w:marBottom w:val="0"/>
      <w:divBdr>
        <w:top w:val="none" w:sz="0" w:space="0" w:color="auto"/>
        <w:left w:val="none" w:sz="0" w:space="0" w:color="auto"/>
        <w:bottom w:val="none" w:sz="0" w:space="0" w:color="auto"/>
        <w:right w:val="none" w:sz="0" w:space="0" w:color="auto"/>
      </w:divBdr>
    </w:div>
    <w:div w:id="1098015044">
      <w:marLeft w:val="0"/>
      <w:marRight w:val="0"/>
      <w:marTop w:val="0"/>
      <w:marBottom w:val="0"/>
      <w:divBdr>
        <w:top w:val="none" w:sz="0" w:space="0" w:color="auto"/>
        <w:left w:val="none" w:sz="0" w:space="0" w:color="auto"/>
        <w:bottom w:val="none" w:sz="0" w:space="0" w:color="auto"/>
        <w:right w:val="none" w:sz="0" w:space="0" w:color="auto"/>
      </w:divBdr>
    </w:div>
    <w:div w:id="1098020491">
      <w:marLeft w:val="0"/>
      <w:marRight w:val="0"/>
      <w:marTop w:val="0"/>
      <w:marBottom w:val="0"/>
      <w:divBdr>
        <w:top w:val="none" w:sz="0" w:space="0" w:color="auto"/>
        <w:left w:val="none" w:sz="0" w:space="0" w:color="auto"/>
        <w:bottom w:val="none" w:sz="0" w:space="0" w:color="auto"/>
        <w:right w:val="none" w:sz="0" w:space="0" w:color="auto"/>
      </w:divBdr>
    </w:div>
    <w:div w:id="1098063803">
      <w:marLeft w:val="0"/>
      <w:marRight w:val="0"/>
      <w:marTop w:val="0"/>
      <w:marBottom w:val="0"/>
      <w:divBdr>
        <w:top w:val="none" w:sz="0" w:space="0" w:color="auto"/>
        <w:left w:val="none" w:sz="0" w:space="0" w:color="auto"/>
        <w:bottom w:val="none" w:sz="0" w:space="0" w:color="auto"/>
        <w:right w:val="none" w:sz="0" w:space="0" w:color="auto"/>
      </w:divBdr>
    </w:div>
    <w:div w:id="1098065162">
      <w:marLeft w:val="0"/>
      <w:marRight w:val="0"/>
      <w:marTop w:val="0"/>
      <w:marBottom w:val="0"/>
      <w:divBdr>
        <w:top w:val="none" w:sz="0" w:space="0" w:color="auto"/>
        <w:left w:val="none" w:sz="0" w:space="0" w:color="auto"/>
        <w:bottom w:val="none" w:sz="0" w:space="0" w:color="auto"/>
        <w:right w:val="none" w:sz="0" w:space="0" w:color="auto"/>
      </w:divBdr>
    </w:div>
    <w:div w:id="1098065552">
      <w:marLeft w:val="0"/>
      <w:marRight w:val="0"/>
      <w:marTop w:val="0"/>
      <w:marBottom w:val="0"/>
      <w:divBdr>
        <w:top w:val="none" w:sz="0" w:space="0" w:color="auto"/>
        <w:left w:val="none" w:sz="0" w:space="0" w:color="auto"/>
        <w:bottom w:val="none" w:sz="0" w:space="0" w:color="auto"/>
        <w:right w:val="none" w:sz="0" w:space="0" w:color="auto"/>
      </w:divBdr>
    </w:div>
    <w:div w:id="1098065871">
      <w:marLeft w:val="0"/>
      <w:marRight w:val="0"/>
      <w:marTop w:val="0"/>
      <w:marBottom w:val="0"/>
      <w:divBdr>
        <w:top w:val="none" w:sz="0" w:space="0" w:color="auto"/>
        <w:left w:val="none" w:sz="0" w:space="0" w:color="auto"/>
        <w:bottom w:val="none" w:sz="0" w:space="0" w:color="auto"/>
        <w:right w:val="none" w:sz="0" w:space="0" w:color="auto"/>
      </w:divBdr>
    </w:div>
    <w:div w:id="1098329075">
      <w:marLeft w:val="0"/>
      <w:marRight w:val="0"/>
      <w:marTop w:val="0"/>
      <w:marBottom w:val="0"/>
      <w:divBdr>
        <w:top w:val="none" w:sz="0" w:space="0" w:color="auto"/>
        <w:left w:val="none" w:sz="0" w:space="0" w:color="auto"/>
        <w:bottom w:val="none" w:sz="0" w:space="0" w:color="auto"/>
        <w:right w:val="none" w:sz="0" w:space="0" w:color="auto"/>
      </w:divBdr>
    </w:div>
    <w:div w:id="1098334810">
      <w:marLeft w:val="0"/>
      <w:marRight w:val="0"/>
      <w:marTop w:val="0"/>
      <w:marBottom w:val="0"/>
      <w:divBdr>
        <w:top w:val="none" w:sz="0" w:space="0" w:color="auto"/>
        <w:left w:val="none" w:sz="0" w:space="0" w:color="auto"/>
        <w:bottom w:val="none" w:sz="0" w:space="0" w:color="auto"/>
        <w:right w:val="none" w:sz="0" w:space="0" w:color="auto"/>
      </w:divBdr>
    </w:div>
    <w:div w:id="1098405469">
      <w:marLeft w:val="0"/>
      <w:marRight w:val="0"/>
      <w:marTop w:val="0"/>
      <w:marBottom w:val="0"/>
      <w:divBdr>
        <w:top w:val="none" w:sz="0" w:space="0" w:color="auto"/>
        <w:left w:val="none" w:sz="0" w:space="0" w:color="auto"/>
        <w:bottom w:val="none" w:sz="0" w:space="0" w:color="auto"/>
        <w:right w:val="none" w:sz="0" w:space="0" w:color="auto"/>
      </w:divBdr>
    </w:div>
    <w:div w:id="1098408566">
      <w:marLeft w:val="0"/>
      <w:marRight w:val="0"/>
      <w:marTop w:val="0"/>
      <w:marBottom w:val="0"/>
      <w:divBdr>
        <w:top w:val="none" w:sz="0" w:space="0" w:color="auto"/>
        <w:left w:val="none" w:sz="0" w:space="0" w:color="auto"/>
        <w:bottom w:val="none" w:sz="0" w:space="0" w:color="auto"/>
        <w:right w:val="none" w:sz="0" w:space="0" w:color="auto"/>
      </w:divBdr>
    </w:div>
    <w:div w:id="1098478989">
      <w:marLeft w:val="0"/>
      <w:marRight w:val="0"/>
      <w:marTop w:val="0"/>
      <w:marBottom w:val="0"/>
      <w:divBdr>
        <w:top w:val="none" w:sz="0" w:space="0" w:color="auto"/>
        <w:left w:val="none" w:sz="0" w:space="0" w:color="auto"/>
        <w:bottom w:val="none" w:sz="0" w:space="0" w:color="auto"/>
        <w:right w:val="none" w:sz="0" w:space="0" w:color="auto"/>
      </w:divBdr>
    </w:div>
    <w:div w:id="1098601993">
      <w:marLeft w:val="0"/>
      <w:marRight w:val="0"/>
      <w:marTop w:val="0"/>
      <w:marBottom w:val="0"/>
      <w:divBdr>
        <w:top w:val="none" w:sz="0" w:space="0" w:color="auto"/>
        <w:left w:val="none" w:sz="0" w:space="0" w:color="auto"/>
        <w:bottom w:val="none" w:sz="0" w:space="0" w:color="auto"/>
        <w:right w:val="none" w:sz="0" w:space="0" w:color="auto"/>
      </w:divBdr>
    </w:div>
    <w:div w:id="1098647025">
      <w:marLeft w:val="0"/>
      <w:marRight w:val="0"/>
      <w:marTop w:val="0"/>
      <w:marBottom w:val="0"/>
      <w:divBdr>
        <w:top w:val="none" w:sz="0" w:space="0" w:color="auto"/>
        <w:left w:val="none" w:sz="0" w:space="0" w:color="auto"/>
        <w:bottom w:val="none" w:sz="0" w:space="0" w:color="auto"/>
        <w:right w:val="none" w:sz="0" w:space="0" w:color="auto"/>
      </w:divBdr>
    </w:div>
    <w:div w:id="1098791413">
      <w:marLeft w:val="0"/>
      <w:marRight w:val="0"/>
      <w:marTop w:val="0"/>
      <w:marBottom w:val="0"/>
      <w:divBdr>
        <w:top w:val="none" w:sz="0" w:space="0" w:color="auto"/>
        <w:left w:val="none" w:sz="0" w:space="0" w:color="auto"/>
        <w:bottom w:val="none" w:sz="0" w:space="0" w:color="auto"/>
        <w:right w:val="none" w:sz="0" w:space="0" w:color="auto"/>
      </w:divBdr>
    </w:div>
    <w:div w:id="1098797581">
      <w:marLeft w:val="0"/>
      <w:marRight w:val="0"/>
      <w:marTop w:val="0"/>
      <w:marBottom w:val="0"/>
      <w:divBdr>
        <w:top w:val="none" w:sz="0" w:space="0" w:color="auto"/>
        <w:left w:val="none" w:sz="0" w:space="0" w:color="auto"/>
        <w:bottom w:val="none" w:sz="0" w:space="0" w:color="auto"/>
        <w:right w:val="none" w:sz="0" w:space="0" w:color="auto"/>
      </w:divBdr>
    </w:div>
    <w:div w:id="1098866265">
      <w:marLeft w:val="0"/>
      <w:marRight w:val="0"/>
      <w:marTop w:val="0"/>
      <w:marBottom w:val="0"/>
      <w:divBdr>
        <w:top w:val="none" w:sz="0" w:space="0" w:color="auto"/>
        <w:left w:val="none" w:sz="0" w:space="0" w:color="auto"/>
        <w:bottom w:val="none" w:sz="0" w:space="0" w:color="auto"/>
        <w:right w:val="none" w:sz="0" w:space="0" w:color="auto"/>
      </w:divBdr>
    </w:div>
    <w:div w:id="1098982948">
      <w:marLeft w:val="0"/>
      <w:marRight w:val="0"/>
      <w:marTop w:val="0"/>
      <w:marBottom w:val="0"/>
      <w:divBdr>
        <w:top w:val="none" w:sz="0" w:space="0" w:color="auto"/>
        <w:left w:val="none" w:sz="0" w:space="0" w:color="auto"/>
        <w:bottom w:val="none" w:sz="0" w:space="0" w:color="auto"/>
        <w:right w:val="none" w:sz="0" w:space="0" w:color="auto"/>
      </w:divBdr>
    </w:div>
    <w:div w:id="1099176401">
      <w:marLeft w:val="0"/>
      <w:marRight w:val="0"/>
      <w:marTop w:val="0"/>
      <w:marBottom w:val="0"/>
      <w:divBdr>
        <w:top w:val="none" w:sz="0" w:space="0" w:color="auto"/>
        <w:left w:val="none" w:sz="0" w:space="0" w:color="auto"/>
        <w:bottom w:val="none" w:sz="0" w:space="0" w:color="auto"/>
        <w:right w:val="none" w:sz="0" w:space="0" w:color="auto"/>
      </w:divBdr>
    </w:div>
    <w:div w:id="1099179468">
      <w:marLeft w:val="0"/>
      <w:marRight w:val="0"/>
      <w:marTop w:val="0"/>
      <w:marBottom w:val="0"/>
      <w:divBdr>
        <w:top w:val="none" w:sz="0" w:space="0" w:color="auto"/>
        <w:left w:val="none" w:sz="0" w:space="0" w:color="auto"/>
        <w:bottom w:val="none" w:sz="0" w:space="0" w:color="auto"/>
        <w:right w:val="none" w:sz="0" w:space="0" w:color="auto"/>
      </w:divBdr>
    </w:div>
    <w:div w:id="1099183676">
      <w:marLeft w:val="0"/>
      <w:marRight w:val="0"/>
      <w:marTop w:val="0"/>
      <w:marBottom w:val="0"/>
      <w:divBdr>
        <w:top w:val="none" w:sz="0" w:space="0" w:color="auto"/>
        <w:left w:val="none" w:sz="0" w:space="0" w:color="auto"/>
        <w:bottom w:val="none" w:sz="0" w:space="0" w:color="auto"/>
        <w:right w:val="none" w:sz="0" w:space="0" w:color="auto"/>
      </w:divBdr>
    </w:div>
    <w:div w:id="1099257274">
      <w:marLeft w:val="0"/>
      <w:marRight w:val="0"/>
      <w:marTop w:val="0"/>
      <w:marBottom w:val="0"/>
      <w:divBdr>
        <w:top w:val="none" w:sz="0" w:space="0" w:color="auto"/>
        <w:left w:val="none" w:sz="0" w:space="0" w:color="auto"/>
        <w:bottom w:val="none" w:sz="0" w:space="0" w:color="auto"/>
        <w:right w:val="none" w:sz="0" w:space="0" w:color="auto"/>
      </w:divBdr>
    </w:div>
    <w:div w:id="1099372845">
      <w:marLeft w:val="0"/>
      <w:marRight w:val="0"/>
      <w:marTop w:val="0"/>
      <w:marBottom w:val="0"/>
      <w:divBdr>
        <w:top w:val="none" w:sz="0" w:space="0" w:color="auto"/>
        <w:left w:val="none" w:sz="0" w:space="0" w:color="auto"/>
        <w:bottom w:val="none" w:sz="0" w:space="0" w:color="auto"/>
        <w:right w:val="none" w:sz="0" w:space="0" w:color="auto"/>
      </w:divBdr>
    </w:div>
    <w:div w:id="1099452912">
      <w:marLeft w:val="0"/>
      <w:marRight w:val="0"/>
      <w:marTop w:val="0"/>
      <w:marBottom w:val="0"/>
      <w:divBdr>
        <w:top w:val="none" w:sz="0" w:space="0" w:color="auto"/>
        <w:left w:val="none" w:sz="0" w:space="0" w:color="auto"/>
        <w:bottom w:val="none" w:sz="0" w:space="0" w:color="auto"/>
        <w:right w:val="none" w:sz="0" w:space="0" w:color="auto"/>
      </w:divBdr>
    </w:div>
    <w:div w:id="1099520975">
      <w:marLeft w:val="0"/>
      <w:marRight w:val="0"/>
      <w:marTop w:val="0"/>
      <w:marBottom w:val="0"/>
      <w:divBdr>
        <w:top w:val="none" w:sz="0" w:space="0" w:color="auto"/>
        <w:left w:val="none" w:sz="0" w:space="0" w:color="auto"/>
        <w:bottom w:val="none" w:sz="0" w:space="0" w:color="auto"/>
        <w:right w:val="none" w:sz="0" w:space="0" w:color="auto"/>
      </w:divBdr>
    </w:div>
    <w:div w:id="1099527694">
      <w:marLeft w:val="0"/>
      <w:marRight w:val="0"/>
      <w:marTop w:val="0"/>
      <w:marBottom w:val="0"/>
      <w:divBdr>
        <w:top w:val="none" w:sz="0" w:space="0" w:color="auto"/>
        <w:left w:val="none" w:sz="0" w:space="0" w:color="auto"/>
        <w:bottom w:val="none" w:sz="0" w:space="0" w:color="auto"/>
        <w:right w:val="none" w:sz="0" w:space="0" w:color="auto"/>
      </w:divBdr>
    </w:div>
    <w:div w:id="1099567951">
      <w:marLeft w:val="0"/>
      <w:marRight w:val="0"/>
      <w:marTop w:val="0"/>
      <w:marBottom w:val="0"/>
      <w:divBdr>
        <w:top w:val="none" w:sz="0" w:space="0" w:color="auto"/>
        <w:left w:val="none" w:sz="0" w:space="0" w:color="auto"/>
        <w:bottom w:val="none" w:sz="0" w:space="0" w:color="auto"/>
        <w:right w:val="none" w:sz="0" w:space="0" w:color="auto"/>
      </w:divBdr>
    </w:div>
    <w:div w:id="1099641859">
      <w:marLeft w:val="0"/>
      <w:marRight w:val="0"/>
      <w:marTop w:val="0"/>
      <w:marBottom w:val="0"/>
      <w:divBdr>
        <w:top w:val="none" w:sz="0" w:space="0" w:color="auto"/>
        <w:left w:val="none" w:sz="0" w:space="0" w:color="auto"/>
        <w:bottom w:val="none" w:sz="0" w:space="0" w:color="auto"/>
        <w:right w:val="none" w:sz="0" w:space="0" w:color="auto"/>
      </w:divBdr>
    </w:div>
    <w:div w:id="1099715954">
      <w:marLeft w:val="0"/>
      <w:marRight w:val="0"/>
      <w:marTop w:val="0"/>
      <w:marBottom w:val="0"/>
      <w:divBdr>
        <w:top w:val="none" w:sz="0" w:space="0" w:color="auto"/>
        <w:left w:val="none" w:sz="0" w:space="0" w:color="auto"/>
        <w:bottom w:val="none" w:sz="0" w:space="0" w:color="auto"/>
        <w:right w:val="none" w:sz="0" w:space="0" w:color="auto"/>
      </w:divBdr>
    </w:div>
    <w:div w:id="1099716930">
      <w:marLeft w:val="0"/>
      <w:marRight w:val="0"/>
      <w:marTop w:val="0"/>
      <w:marBottom w:val="0"/>
      <w:divBdr>
        <w:top w:val="none" w:sz="0" w:space="0" w:color="auto"/>
        <w:left w:val="none" w:sz="0" w:space="0" w:color="auto"/>
        <w:bottom w:val="none" w:sz="0" w:space="0" w:color="auto"/>
        <w:right w:val="none" w:sz="0" w:space="0" w:color="auto"/>
      </w:divBdr>
    </w:div>
    <w:div w:id="1099719977">
      <w:marLeft w:val="0"/>
      <w:marRight w:val="0"/>
      <w:marTop w:val="0"/>
      <w:marBottom w:val="0"/>
      <w:divBdr>
        <w:top w:val="none" w:sz="0" w:space="0" w:color="auto"/>
        <w:left w:val="none" w:sz="0" w:space="0" w:color="auto"/>
        <w:bottom w:val="none" w:sz="0" w:space="0" w:color="auto"/>
        <w:right w:val="none" w:sz="0" w:space="0" w:color="auto"/>
      </w:divBdr>
    </w:div>
    <w:div w:id="1099791847">
      <w:marLeft w:val="0"/>
      <w:marRight w:val="0"/>
      <w:marTop w:val="0"/>
      <w:marBottom w:val="0"/>
      <w:divBdr>
        <w:top w:val="none" w:sz="0" w:space="0" w:color="auto"/>
        <w:left w:val="none" w:sz="0" w:space="0" w:color="auto"/>
        <w:bottom w:val="none" w:sz="0" w:space="0" w:color="auto"/>
        <w:right w:val="none" w:sz="0" w:space="0" w:color="auto"/>
      </w:divBdr>
    </w:div>
    <w:div w:id="1099908316">
      <w:bodyDiv w:val="1"/>
      <w:marLeft w:val="0"/>
      <w:marRight w:val="0"/>
      <w:marTop w:val="0"/>
      <w:marBottom w:val="0"/>
      <w:divBdr>
        <w:top w:val="none" w:sz="0" w:space="0" w:color="auto"/>
        <w:left w:val="none" w:sz="0" w:space="0" w:color="auto"/>
        <w:bottom w:val="none" w:sz="0" w:space="0" w:color="auto"/>
        <w:right w:val="none" w:sz="0" w:space="0" w:color="auto"/>
      </w:divBdr>
    </w:div>
    <w:div w:id="1099910610">
      <w:marLeft w:val="0"/>
      <w:marRight w:val="0"/>
      <w:marTop w:val="0"/>
      <w:marBottom w:val="0"/>
      <w:divBdr>
        <w:top w:val="none" w:sz="0" w:space="0" w:color="auto"/>
        <w:left w:val="none" w:sz="0" w:space="0" w:color="auto"/>
        <w:bottom w:val="none" w:sz="0" w:space="0" w:color="auto"/>
        <w:right w:val="none" w:sz="0" w:space="0" w:color="auto"/>
      </w:divBdr>
    </w:div>
    <w:div w:id="1099983072">
      <w:marLeft w:val="0"/>
      <w:marRight w:val="0"/>
      <w:marTop w:val="0"/>
      <w:marBottom w:val="0"/>
      <w:divBdr>
        <w:top w:val="none" w:sz="0" w:space="0" w:color="auto"/>
        <w:left w:val="none" w:sz="0" w:space="0" w:color="auto"/>
        <w:bottom w:val="none" w:sz="0" w:space="0" w:color="auto"/>
        <w:right w:val="none" w:sz="0" w:space="0" w:color="auto"/>
      </w:divBdr>
    </w:div>
    <w:div w:id="1099988766">
      <w:marLeft w:val="0"/>
      <w:marRight w:val="0"/>
      <w:marTop w:val="0"/>
      <w:marBottom w:val="0"/>
      <w:divBdr>
        <w:top w:val="none" w:sz="0" w:space="0" w:color="auto"/>
        <w:left w:val="none" w:sz="0" w:space="0" w:color="auto"/>
        <w:bottom w:val="none" w:sz="0" w:space="0" w:color="auto"/>
        <w:right w:val="none" w:sz="0" w:space="0" w:color="auto"/>
      </w:divBdr>
    </w:div>
    <w:div w:id="1100023768">
      <w:marLeft w:val="0"/>
      <w:marRight w:val="0"/>
      <w:marTop w:val="0"/>
      <w:marBottom w:val="0"/>
      <w:divBdr>
        <w:top w:val="none" w:sz="0" w:space="0" w:color="auto"/>
        <w:left w:val="none" w:sz="0" w:space="0" w:color="auto"/>
        <w:bottom w:val="none" w:sz="0" w:space="0" w:color="auto"/>
        <w:right w:val="none" w:sz="0" w:space="0" w:color="auto"/>
      </w:divBdr>
    </w:div>
    <w:div w:id="1100024544">
      <w:marLeft w:val="0"/>
      <w:marRight w:val="0"/>
      <w:marTop w:val="0"/>
      <w:marBottom w:val="0"/>
      <w:divBdr>
        <w:top w:val="none" w:sz="0" w:space="0" w:color="auto"/>
        <w:left w:val="none" w:sz="0" w:space="0" w:color="auto"/>
        <w:bottom w:val="none" w:sz="0" w:space="0" w:color="auto"/>
        <w:right w:val="none" w:sz="0" w:space="0" w:color="auto"/>
      </w:divBdr>
    </w:div>
    <w:div w:id="1100249738">
      <w:marLeft w:val="0"/>
      <w:marRight w:val="0"/>
      <w:marTop w:val="0"/>
      <w:marBottom w:val="0"/>
      <w:divBdr>
        <w:top w:val="none" w:sz="0" w:space="0" w:color="auto"/>
        <w:left w:val="none" w:sz="0" w:space="0" w:color="auto"/>
        <w:bottom w:val="none" w:sz="0" w:space="0" w:color="auto"/>
        <w:right w:val="none" w:sz="0" w:space="0" w:color="auto"/>
      </w:divBdr>
    </w:div>
    <w:div w:id="1100250926">
      <w:marLeft w:val="0"/>
      <w:marRight w:val="0"/>
      <w:marTop w:val="0"/>
      <w:marBottom w:val="0"/>
      <w:divBdr>
        <w:top w:val="none" w:sz="0" w:space="0" w:color="auto"/>
        <w:left w:val="none" w:sz="0" w:space="0" w:color="auto"/>
        <w:bottom w:val="none" w:sz="0" w:space="0" w:color="auto"/>
        <w:right w:val="none" w:sz="0" w:space="0" w:color="auto"/>
      </w:divBdr>
    </w:div>
    <w:div w:id="1100292761">
      <w:marLeft w:val="0"/>
      <w:marRight w:val="0"/>
      <w:marTop w:val="0"/>
      <w:marBottom w:val="0"/>
      <w:divBdr>
        <w:top w:val="none" w:sz="0" w:space="0" w:color="auto"/>
        <w:left w:val="none" w:sz="0" w:space="0" w:color="auto"/>
        <w:bottom w:val="none" w:sz="0" w:space="0" w:color="auto"/>
        <w:right w:val="none" w:sz="0" w:space="0" w:color="auto"/>
      </w:divBdr>
    </w:div>
    <w:div w:id="1100369336">
      <w:marLeft w:val="0"/>
      <w:marRight w:val="0"/>
      <w:marTop w:val="0"/>
      <w:marBottom w:val="0"/>
      <w:divBdr>
        <w:top w:val="none" w:sz="0" w:space="0" w:color="auto"/>
        <w:left w:val="none" w:sz="0" w:space="0" w:color="auto"/>
        <w:bottom w:val="none" w:sz="0" w:space="0" w:color="auto"/>
        <w:right w:val="none" w:sz="0" w:space="0" w:color="auto"/>
      </w:divBdr>
    </w:div>
    <w:div w:id="1100374951">
      <w:marLeft w:val="0"/>
      <w:marRight w:val="0"/>
      <w:marTop w:val="0"/>
      <w:marBottom w:val="0"/>
      <w:divBdr>
        <w:top w:val="none" w:sz="0" w:space="0" w:color="auto"/>
        <w:left w:val="none" w:sz="0" w:space="0" w:color="auto"/>
        <w:bottom w:val="none" w:sz="0" w:space="0" w:color="auto"/>
        <w:right w:val="none" w:sz="0" w:space="0" w:color="auto"/>
      </w:divBdr>
    </w:div>
    <w:div w:id="1100686021">
      <w:marLeft w:val="0"/>
      <w:marRight w:val="0"/>
      <w:marTop w:val="0"/>
      <w:marBottom w:val="0"/>
      <w:divBdr>
        <w:top w:val="none" w:sz="0" w:space="0" w:color="auto"/>
        <w:left w:val="none" w:sz="0" w:space="0" w:color="auto"/>
        <w:bottom w:val="none" w:sz="0" w:space="0" w:color="auto"/>
        <w:right w:val="none" w:sz="0" w:space="0" w:color="auto"/>
      </w:divBdr>
    </w:div>
    <w:div w:id="1100757406">
      <w:marLeft w:val="0"/>
      <w:marRight w:val="0"/>
      <w:marTop w:val="0"/>
      <w:marBottom w:val="0"/>
      <w:divBdr>
        <w:top w:val="none" w:sz="0" w:space="0" w:color="auto"/>
        <w:left w:val="none" w:sz="0" w:space="0" w:color="auto"/>
        <w:bottom w:val="none" w:sz="0" w:space="0" w:color="auto"/>
        <w:right w:val="none" w:sz="0" w:space="0" w:color="auto"/>
      </w:divBdr>
    </w:div>
    <w:div w:id="1100837080">
      <w:marLeft w:val="0"/>
      <w:marRight w:val="0"/>
      <w:marTop w:val="0"/>
      <w:marBottom w:val="0"/>
      <w:divBdr>
        <w:top w:val="none" w:sz="0" w:space="0" w:color="auto"/>
        <w:left w:val="none" w:sz="0" w:space="0" w:color="auto"/>
        <w:bottom w:val="none" w:sz="0" w:space="0" w:color="auto"/>
        <w:right w:val="none" w:sz="0" w:space="0" w:color="auto"/>
      </w:divBdr>
    </w:div>
    <w:div w:id="1100880592">
      <w:marLeft w:val="0"/>
      <w:marRight w:val="0"/>
      <w:marTop w:val="0"/>
      <w:marBottom w:val="0"/>
      <w:divBdr>
        <w:top w:val="none" w:sz="0" w:space="0" w:color="auto"/>
        <w:left w:val="none" w:sz="0" w:space="0" w:color="auto"/>
        <w:bottom w:val="none" w:sz="0" w:space="0" w:color="auto"/>
        <w:right w:val="none" w:sz="0" w:space="0" w:color="auto"/>
      </w:divBdr>
    </w:div>
    <w:div w:id="1100952969">
      <w:marLeft w:val="0"/>
      <w:marRight w:val="0"/>
      <w:marTop w:val="0"/>
      <w:marBottom w:val="0"/>
      <w:divBdr>
        <w:top w:val="none" w:sz="0" w:space="0" w:color="auto"/>
        <w:left w:val="none" w:sz="0" w:space="0" w:color="auto"/>
        <w:bottom w:val="none" w:sz="0" w:space="0" w:color="auto"/>
        <w:right w:val="none" w:sz="0" w:space="0" w:color="auto"/>
      </w:divBdr>
    </w:div>
    <w:div w:id="1100955199">
      <w:bodyDiv w:val="1"/>
      <w:marLeft w:val="0"/>
      <w:marRight w:val="0"/>
      <w:marTop w:val="0"/>
      <w:marBottom w:val="0"/>
      <w:divBdr>
        <w:top w:val="none" w:sz="0" w:space="0" w:color="auto"/>
        <w:left w:val="none" w:sz="0" w:space="0" w:color="auto"/>
        <w:bottom w:val="none" w:sz="0" w:space="0" w:color="auto"/>
        <w:right w:val="none" w:sz="0" w:space="0" w:color="auto"/>
      </w:divBdr>
    </w:div>
    <w:div w:id="1100955201">
      <w:marLeft w:val="0"/>
      <w:marRight w:val="0"/>
      <w:marTop w:val="0"/>
      <w:marBottom w:val="0"/>
      <w:divBdr>
        <w:top w:val="none" w:sz="0" w:space="0" w:color="auto"/>
        <w:left w:val="none" w:sz="0" w:space="0" w:color="auto"/>
        <w:bottom w:val="none" w:sz="0" w:space="0" w:color="auto"/>
        <w:right w:val="none" w:sz="0" w:space="0" w:color="auto"/>
      </w:divBdr>
    </w:div>
    <w:div w:id="1101025479">
      <w:marLeft w:val="0"/>
      <w:marRight w:val="0"/>
      <w:marTop w:val="0"/>
      <w:marBottom w:val="0"/>
      <w:divBdr>
        <w:top w:val="none" w:sz="0" w:space="0" w:color="auto"/>
        <w:left w:val="none" w:sz="0" w:space="0" w:color="auto"/>
        <w:bottom w:val="none" w:sz="0" w:space="0" w:color="auto"/>
        <w:right w:val="none" w:sz="0" w:space="0" w:color="auto"/>
      </w:divBdr>
    </w:div>
    <w:div w:id="1101027336">
      <w:marLeft w:val="0"/>
      <w:marRight w:val="0"/>
      <w:marTop w:val="0"/>
      <w:marBottom w:val="0"/>
      <w:divBdr>
        <w:top w:val="none" w:sz="0" w:space="0" w:color="auto"/>
        <w:left w:val="none" w:sz="0" w:space="0" w:color="auto"/>
        <w:bottom w:val="none" w:sz="0" w:space="0" w:color="auto"/>
        <w:right w:val="none" w:sz="0" w:space="0" w:color="auto"/>
      </w:divBdr>
    </w:div>
    <w:div w:id="1101027882">
      <w:marLeft w:val="0"/>
      <w:marRight w:val="0"/>
      <w:marTop w:val="0"/>
      <w:marBottom w:val="0"/>
      <w:divBdr>
        <w:top w:val="none" w:sz="0" w:space="0" w:color="auto"/>
        <w:left w:val="none" w:sz="0" w:space="0" w:color="auto"/>
        <w:bottom w:val="none" w:sz="0" w:space="0" w:color="auto"/>
        <w:right w:val="none" w:sz="0" w:space="0" w:color="auto"/>
      </w:divBdr>
    </w:div>
    <w:div w:id="1101030916">
      <w:marLeft w:val="0"/>
      <w:marRight w:val="0"/>
      <w:marTop w:val="0"/>
      <w:marBottom w:val="0"/>
      <w:divBdr>
        <w:top w:val="none" w:sz="0" w:space="0" w:color="auto"/>
        <w:left w:val="none" w:sz="0" w:space="0" w:color="auto"/>
        <w:bottom w:val="none" w:sz="0" w:space="0" w:color="auto"/>
        <w:right w:val="none" w:sz="0" w:space="0" w:color="auto"/>
      </w:divBdr>
    </w:div>
    <w:div w:id="1101073814">
      <w:marLeft w:val="0"/>
      <w:marRight w:val="0"/>
      <w:marTop w:val="0"/>
      <w:marBottom w:val="0"/>
      <w:divBdr>
        <w:top w:val="none" w:sz="0" w:space="0" w:color="auto"/>
        <w:left w:val="none" w:sz="0" w:space="0" w:color="auto"/>
        <w:bottom w:val="none" w:sz="0" w:space="0" w:color="auto"/>
        <w:right w:val="none" w:sz="0" w:space="0" w:color="auto"/>
      </w:divBdr>
    </w:div>
    <w:div w:id="1101141839">
      <w:marLeft w:val="0"/>
      <w:marRight w:val="0"/>
      <w:marTop w:val="0"/>
      <w:marBottom w:val="0"/>
      <w:divBdr>
        <w:top w:val="none" w:sz="0" w:space="0" w:color="auto"/>
        <w:left w:val="none" w:sz="0" w:space="0" w:color="auto"/>
        <w:bottom w:val="none" w:sz="0" w:space="0" w:color="auto"/>
        <w:right w:val="none" w:sz="0" w:space="0" w:color="auto"/>
      </w:divBdr>
    </w:div>
    <w:div w:id="1101297297">
      <w:marLeft w:val="0"/>
      <w:marRight w:val="0"/>
      <w:marTop w:val="0"/>
      <w:marBottom w:val="0"/>
      <w:divBdr>
        <w:top w:val="none" w:sz="0" w:space="0" w:color="auto"/>
        <w:left w:val="none" w:sz="0" w:space="0" w:color="auto"/>
        <w:bottom w:val="none" w:sz="0" w:space="0" w:color="auto"/>
        <w:right w:val="none" w:sz="0" w:space="0" w:color="auto"/>
      </w:divBdr>
    </w:div>
    <w:div w:id="1101413184">
      <w:marLeft w:val="0"/>
      <w:marRight w:val="0"/>
      <w:marTop w:val="0"/>
      <w:marBottom w:val="0"/>
      <w:divBdr>
        <w:top w:val="none" w:sz="0" w:space="0" w:color="auto"/>
        <w:left w:val="none" w:sz="0" w:space="0" w:color="auto"/>
        <w:bottom w:val="none" w:sz="0" w:space="0" w:color="auto"/>
        <w:right w:val="none" w:sz="0" w:space="0" w:color="auto"/>
      </w:divBdr>
    </w:div>
    <w:div w:id="1101486474">
      <w:marLeft w:val="0"/>
      <w:marRight w:val="0"/>
      <w:marTop w:val="0"/>
      <w:marBottom w:val="0"/>
      <w:divBdr>
        <w:top w:val="none" w:sz="0" w:space="0" w:color="auto"/>
        <w:left w:val="none" w:sz="0" w:space="0" w:color="auto"/>
        <w:bottom w:val="none" w:sz="0" w:space="0" w:color="auto"/>
        <w:right w:val="none" w:sz="0" w:space="0" w:color="auto"/>
      </w:divBdr>
    </w:div>
    <w:div w:id="1101491830">
      <w:marLeft w:val="0"/>
      <w:marRight w:val="0"/>
      <w:marTop w:val="0"/>
      <w:marBottom w:val="0"/>
      <w:divBdr>
        <w:top w:val="none" w:sz="0" w:space="0" w:color="auto"/>
        <w:left w:val="none" w:sz="0" w:space="0" w:color="auto"/>
        <w:bottom w:val="none" w:sz="0" w:space="0" w:color="auto"/>
        <w:right w:val="none" w:sz="0" w:space="0" w:color="auto"/>
      </w:divBdr>
    </w:div>
    <w:div w:id="1101532656">
      <w:marLeft w:val="0"/>
      <w:marRight w:val="0"/>
      <w:marTop w:val="0"/>
      <w:marBottom w:val="0"/>
      <w:divBdr>
        <w:top w:val="none" w:sz="0" w:space="0" w:color="auto"/>
        <w:left w:val="none" w:sz="0" w:space="0" w:color="auto"/>
        <w:bottom w:val="none" w:sz="0" w:space="0" w:color="auto"/>
        <w:right w:val="none" w:sz="0" w:space="0" w:color="auto"/>
      </w:divBdr>
    </w:div>
    <w:div w:id="1101605860">
      <w:marLeft w:val="0"/>
      <w:marRight w:val="0"/>
      <w:marTop w:val="0"/>
      <w:marBottom w:val="0"/>
      <w:divBdr>
        <w:top w:val="none" w:sz="0" w:space="0" w:color="auto"/>
        <w:left w:val="none" w:sz="0" w:space="0" w:color="auto"/>
        <w:bottom w:val="none" w:sz="0" w:space="0" w:color="auto"/>
        <w:right w:val="none" w:sz="0" w:space="0" w:color="auto"/>
      </w:divBdr>
    </w:div>
    <w:div w:id="1101606776">
      <w:marLeft w:val="0"/>
      <w:marRight w:val="0"/>
      <w:marTop w:val="0"/>
      <w:marBottom w:val="0"/>
      <w:divBdr>
        <w:top w:val="none" w:sz="0" w:space="0" w:color="auto"/>
        <w:left w:val="none" w:sz="0" w:space="0" w:color="auto"/>
        <w:bottom w:val="none" w:sz="0" w:space="0" w:color="auto"/>
        <w:right w:val="none" w:sz="0" w:space="0" w:color="auto"/>
      </w:divBdr>
    </w:div>
    <w:div w:id="1101682305">
      <w:marLeft w:val="0"/>
      <w:marRight w:val="0"/>
      <w:marTop w:val="0"/>
      <w:marBottom w:val="0"/>
      <w:divBdr>
        <w:top w:val="none" w:sz="0" w:space="0" w:color="auto"/>
        <w:left w:val="none" w:sz="0" w:space="0" w:color="auto"/>
        <w:bottom w:val="none" w:sz="0" w:space="0" w:color="auto"/>
        <w:right w:val="none" w:sz="0" w:space="0" w:color="auto"/>
      </w:divBdr>
    </w:div>
    <w:div w:id="1101687471">
      <w:marLeft w:val="0"/>
      <w:marRight w:val="0"/>
      <w:marTop w:val="0"/>
      <w:marBottom w:val="0"/>
      <w:divBdr>
        <w:top w:val="none" w:sz="0" w:space="0" w:color="auto"/>
        <w:left w:val="none" w:sz="0" w:space="0" w:color="auto"/>
        <w:bottom w:val="none" w:sz="0" w:space="0" w:color="auto"/>
        <w:right w:val="none" w:sz="0" w:space="0" w:color="auto"/>
      </w:divBdr>
    </w:div>
    <w:div w:id="1101753799">
      <w:marLeft w:val="0"/>
      <w:marRight w:val="0"/>
      <w:marTop w:val="0"/>
      <w:marBottom w:val="0"/>
      <w:divBdr>
        <w:top w:val="none" w:sz="0" w:space="0" w:color="auto"/>
        <w:left w:val="none" w:sz="0" w:space="0" w:color="auto"/>
        <w:bottom w:val="none" w:sz="0" w:space="0" w:color="auto"/>
        <w:right w:val="none" w:sz="0" w:space="0" w:color="auto"/>
      </w:divBdr>
    </w:div>
    <w:div w:id="1101922970">
      <w:marLeft w:val="0"/>
      <w:marRight w:val="0"/>
      <w:marTop w:val="0"/>
      <w:marBottom w:val="0"/>
      <w:divBdr>
        <w:top w:val="none" w:sz="0" w:space="0" w:color="auto"/>
        <w:left w:val="none" w:sz="0" w:space="0" w:color="auto"/>
        <w:bottom w:val="none" w:sz="0" w:space="0" w:color="auto"/>
        <w:right w:val="none" w:sz="0" w:space="0" w:color="auto"/>
      </w:divBdr>
    </w:div>
    <w:div w:id="1101990043">
      <w:marLeft w:val="0"/>
      <w:marRight w:val="0"/>
      <w:marTop w:val="0"/>
      <w:marBottom w:val="0"/>
      <w:divBdr>
        <w:top w:val="none" w:sz="0" w:space="0" w:color="auto"/>
        <w:left w:val="none" w:sz="0" w:space="0" w:color="auto"/>
        <w:bottom w:val="none" w:sz="0" w:space="0" w:color="auto"/>
        <w:right w:val="none" w:sz="0" w:space="0" w:color="auto"/>
      </w:divBdr>
    </w:div>
    <w:div w:id="1102141702">
      <w:marLeft w:val="0"/>
      <w:marRight w:val="0"/>
      <w:marTop w:val="0"/>
      <w:marBottom w:val="0"/>
      <w:divBdr>
        <w:top w:val="none" w:sz="0" w:space="0" w:color="auto"/>
        <w:left w:val="none" w:sz="0" w:space="0" w:color="auto"/>
        <w:bottom w:val="none" w:sz="0" w:space="0" w:color="auto"/>
        <w:right w:val="none" w:sz="0" w:space="0" w:color="auto"/>
      </w:divBdr>
    </w:div>
    <w:div w:id="1102261338">
      <w:marLeft w:val="0"/>
      <w:marRight w:val="0"/>
      <w:marTop w:val="0"/>
      <w:marBottom w:val="0"/>
      <w:divBdr>
        <w:top w:val="none" w:sz="0" w:space="0" w:color="auto"/>
        <w:left w:val="none" w:sz="0" w:space="0" w:color="auto"/>
        <w:bottom w:val="none" w:sz="0" w:space="0" w:color="auto"/>
        <w:right w:val="none" w:sz="0" w:space="0" w:color="auto"/>
      </w:divBdr>
    </w:div>
    <w:div w:id="1102262117">
      <w:marLeft w:val="0"/>
      <w:marRight w:val="0"/>
      <w:marTop w:val="0"/>
      <w:marBottom w:val="0"/>
      <w:divBdr>
        <w:top w:val="none" w:sz="0" w:space="0" w:color="auto"/>
        <w:left w:val="none" w:sz="0" w:space="0" w:color="auto"/>
        <w:bottom w:val="none" w:sz="0" w:space="0" w:color="auto"/>
        <w:right w:val="none" w:sz="0" w:space="0" w:color="auto"/>
      </w:divBdr>
    </w:div>
    <w:div w:id="1102339657">
      <w:marLeft w:val="0"/>
      <w:marRight w:val="0"/>
      <w:marTop w:val="0"/>
      <w:marBottom w:val="0"/>
      <w:divBdr>
        <w:top w:val="none" w:sz="0" w:space="0" w:color="auto"/>
        <w:left w:val="none" w:sz="0" w:space="0" w:color="auto"/>
        <w:bottom w:val="none" w:sz="0" w:space="0" w:color="auto"/>
        <w:right w:val="none" w:sz="0" w:space="0" w:color="auto"/>
      </w:divBdr>
    </w:div>
    <w:div w:id="1102341631">
      <w:marLeft w:val="0"/>
      <w:marRight w:val="0"/>
      <w:marTop w:val="0"/>
      <w:marBottom w:val="0"/>
      <w:divBdr>
        <w:top w:val="none" w:sz="0" w:space="0" w:color="auto"/>
        <w:left w:val="none" w:sz="0" w:space="0" w:color="auto"/>
        <w:bottom w:val="none" w:sz="0" w:space="0" w:color="auto"/>
        <w:right w:val="none" w:sz="0" w:space="0" w:color="auto"/>
      </w:divBdr>
    </w:div>
    <w:div w:id="1102384147">
      <w:marLeft w:val="0"/>
      <w:marRight w:val="0"/>
      <w:marTop w:val="0"/>
      <w:marBottom w:val="0"/>
      <w:divBdr>
        <w:top w:val="none" w:sz="0" w:space="0" w:color="auto"/>
        <w:left w:val="none" w:sz="0" w:space="0" w:color="auto"/>
        <w:bottom w:val="none" w:sz="0" w:space="0" w:color="auto"/>
        <w:right w:val="none" w:sz="0" w:space="0" w:color="auto"/>
      </w:divBdr>
    </w:div>
    <w:div w:id="1102451599">
      <w:marLeft w:val="0"/>
      <w:marRight w:val="0"/>
      <w:marTop w:val="0"/>
      <w:marBottom w:val="0"/>
      <w:divBdr>
        <w:top w:val="none" w:sz="0" w:space="0" w:color="auto"/>
        <w:left w:val="none" w:sz="0" w:space="0" w:color="auto"/>
        <w:bottom w:val="none" w:sz="0" w:space="0" w:color="auto"/>
        <w:right w:val="none" w:sz="0" w:space="0" w:color="auto"/>
      </w:divBdr>
    </w:div>
    <w:div w:id="1102530801">
      <w:marLeft w:val="0"/>
      <w:marRight w:val="0"/>
      <w:marTop w:val="0"/>
      <w:marBottom w:val="0"/>
      <w:divBdr>
        <w:top w:val="none" w:sz="0" w:space="0" w:color="auto"/>
        <w:left w:val="none" w:sz="0" w:space="0" w:color="auto"/>
        <w:bottom w:val="none" w:sz="0" w:space="0" w:color="auto"/>
        <w:right w:val="none" w:sz="0" w:space="0" w:color="auto"/>
      </w:divBdr>
    </w:div>
    <w:div w:id="1102646282">
      <w:marLeft w:val="0"/>
      <w:marRight w:val="0"/>
      <w:marTop w:val="0"/>
      <w:marBottom w:val="0"/>
      <w:divBdr>
        <w:top w:val="none" w:sz="0" w:space="0" w:color="auto"/>
        <w:left w:val="none" w:sz="0" w:space="0" w:color="auto"/>
        <w:bottom w:val="none" w:sz="0" w:space="0" w:color="auto"/>
        <w:right w:val="none" w:sz="0" w:space="0" w:color="auto"/>
      </w:divBdr>
    </w:div>
    <w:div w:id="1102720389">
      <w:marLeft w:val="0"/>
      <w:marRight w:val="0"/>
      <w:marTop w:val="0"/>
      <w:marBottom w:val="0"/>
      <w:divBdr>
        <w:top w:val="none" w:sz="0" w:space="0" w:color="auto"/>
        <w:left w:val="none" w:sz="0" w:space="0" w:color="auto"/>
        <w:bottom w:val="none" w:sz="0" w:space="0" w:color="auto"/>
        <w:right w:val="none" w:sz="0" w:space="0" w:color="auto"/>
      </w:divBdr>
    </w:div>
    <w:div w:id="1102722360">
      <w:marLeft w:val="0"/>
      <w:marRight w:val="0"/>
      <w:marTop w:val="0"/>
      <w:marBottom w:val="0"/>
      <w:divBdr>
        <w:top w:val="none" w:sz="0" w:space="0" w:color="auto"/>
        <w:left w:val="none" w:sz="0" w:space="0" w:color="auto"/>
        <w:bottom w:val="none" w:sz="0" w:space="0" w:color="auto"/>
        <w:right w:val="none" w:sz="0" w:space="0" w:color="auto"/>
      </w:divBdr>
    </w:div>
    <w:div w:id="1102840280">
      <w:marLeft w:val="0"/>
      <w:marRight w:val="0"/>
      <w:marTop w:val="0"/>
      <w:marBottom w:val="0"/>
      <w:divBdr>
        <w:top w:val="none" w:sz="0" w:space="0" w:color="auto"/>
        <w:left w:val="none" w:sz="0" w:space="0" w:color="auto"/>
        <w:bottom w:val="none" w:sz="0" w:space="0" w:color="auto"/>
        <w:right w:val="none" w:sz="0" w:space="0" w:color="auto"/>
      </w:divBdr>
    </w:div>
    <w:div w:id="1102844267">
      <w:marLeft w:val="0"/>
      <w:marRight w:val="0"/>
      <w:marTop w:val="0"/>
      <w:marBottom w:val="0"/>
      <w:divBdr>
        <w:top w:val="none" w:sz="0" w:space="0" w:color="auto"/>
        <w:left w:val="none" w:sz="0" w:space="0" w:color="auto"/>
        <w:bottom w:val="none" w:sz="0" w:space="0" w:color="auto"/>
        <w:right w:val="none" w:sz="0" w:space="0" w:color="auto"/>
      </w:divBdr>
    </w:div>
    <w:div w:id="1102914846">
      <w:marLeft w:val="0"/>
      <w:marRight w:val="0"/>
      <w:marTop w:val="0"/>
      <w:marBottom w:val="0"/>
      <w:divBdr>
        <w:top w:val="none" w:sz="0" w:space="0" w:color="auto"/>
        <w:left w:val="none" w:sz="0" w:space="0" w:color="auto"/>
        <w:bottom w:val="none" w:sz="0" w:space="0" w:color="auto"/>
        <w:right w:val="none" w:sz="0" w:space="0" w:color="auto"/>
      </w:divBdr>
    </w:div>
    <w:div w:id="1102916117">
      <w:marLeft w:val="0"/>
      <w:marRight w:val="0"/>
      <w:marTop w:val="0"/>
      <w:marBottom w:val="0"/>
      <w:divBdr>
        <w:top w:val="none" w:sz="0" w:space="0" w:color="auto"/>
        <w:left w:val="none" w:sz="0" w:space="0" w:color="auto"/>
        <w:bottom w:val="none" w:sz="0" w:space="0" w:color="auto"/>
        <w:right w:val="none" w:sz="0" w:space="0" w:color="auto"/>
      </w:divBdr>
    </w:div>
    <w:div w:id="1102918248">
      <w:marLeft w:val="0"/>
      <w:marRight w:val="0"/>
      <w:marTop w:val="0"/>
      <w:marBottom w:val="0"/>
      <w:divBdr>
        <w:top w:val="none" w:sz="0" w:space="0" w:color="auto"/>
        <w:left w:val="none" w:sz="0" w:space="0" w:color="auto"/>
        <w:bottom w:val="none" w:sz="0" w:space="0" w:color="auto"/>
        <w:right w:val="none" w:sz="0" w:space="0" w:color="auto"/>
      </w:divBdr>
    </w:div>
    <w:div w:id="1102918400">
      <w:marLeft w:val="0"/>
      <w:marRight w:val="0"/>
      <w:marTop w:val="0"/>
      <w:marBottom w:val="0"/>
      <w:divBdr>
        <w:top w:val="none" w:sz="0" w:space="0" w:color="auto"/>
        <w:left w:val="none" w:sz="0" w:space="0" w:color="auto"/>
        <w:bottom w:val="none" w:sz="0" w:space="0" w:color="auto"/>
        <w:right w:val="none" w:sz="0" w:space="0" w:color="auto"/>
      </w:divBdr>
    </w:div>
    <w:div w:id="1102920975">
      <w:marLeft w:val="0"/>
      <w:marRight w:val="0"/>
      <w:marTop w:val="0"/>
      <w:marBottom w:val="0"/>
      <w:divBdr>
        <w:top w:val="none" w:sz="0" w:space="0" w:color="auto"/>
        <w:left w:val="none" w:sz="0" w:space="0" w:color="auto"/>
        <w:bottom w:val="none" w:sz="0" w:space="0" w:color="auto"/>
        <w:right w:val="none" w:sz="0" w:space="0" w:color="auto"/>
      </w:divBdr>
    </w:div>
    <w:div w:id="1102991229">
      <w:marLeft w:val="0"/>
      <w:marRight w:val="0"/>
      <w:marTop w:val="0"/>
      <w:marBottom w:val="0"/>
      <w:divBdr>
        <w:top w:val="none" w:sz="0" w:space="0" w:color="auto"/>
        <w:left w:val="none" w:sz="0" w:space="0" w:color="auto"/>
        <w:bottom w:val="none" w:sz="0" w:space="0" w:color="auto"/>
        <w:right w:val="none" w:sz="0" w:space="0" w:color="auto"/>
      </w:divBdr>
    </w:div>
    <w:div w:id="1102993469">
      <w:marLeft w:val="0"/>
      <w:marRight w:val="0"/>
      <w:marTop w:val="0"/>
      <w:marBottom w:val="0"/>
      <w:divBdr>
        <w:top w:val="none" w:sz="0" w:space="0" w:color="auto"/>
        <w:left w:val="none" w:sz="0" w:space="0" w:color="auto"/>
        <w:bottom w:val="none" w:sz="0" w:space="0" w:color="auto"/>
        <w:right w:val="none" w:sz="0" w:space="0" w:color="auto"/>
      </w:divBdr>
    </w:div>
    <w:div w:id="1102995931">
      <w:marLeft w:val="0"/>
      <w:marRight w:val="0"/>
      <w:marTop w:val="0"/>
      <w:marBottom w:val="0"/>
      <w:divBdr>
        <w:top w:val="none" w:sz="0" w:space="0" w:color="auto"/>
        <w:left w:val="none" w:sz="0" w:space="0" w:color="auto"/>
        <w:bottom w:val="none" w:sz="0" w:space="0" w:color="auto"/>
        <w:right w:val="none" w:sz="0" w:space="0" w:color="auto"/>
      </w:divBdr>
    </w:div>
    <w:div w:id="1103111589">
      <w:marLeft w:val="0"/>
      <w:marRight w:val="0"/>
      <w:marTop w:val="0"/>
      <w:marBottom w:val="0"/>
      <w:divBdr>
        <w:top w:val="none" w:sz="0" w:space="0" w:color="auto"/>
        <w:left w:val="none" w:sz="0" w:space="0" w:color="auto"/>
        <w:bottom w:val="none" w:sz="0" w:space="0" w:color="auto"/>
        <w:right w:val="none" w:sz="0" w:space="0" w:color="auto"/>
      </w:divBdr>
    </w:div>
    <w:div w:id="1103187089">
      <w:marLeft w:val="0"/>
      <w:marRight w:val="0"/>
      <w:marTop w:val="0"/>
      <w:marBottom w:val="0"/>
      <w:divBdr>
        <w:top w:val="none" w:sz="0" w:space="0" w:color="auto"/>
        <w:left w:val="none" w:sz="0" w:space="0" w:color="auto"/>
        <w:bottom w:val="none" w:sz="0" w:space="0" w:color="auto"/>
        <w:right w:val="none" w:sz="0" w:space="0" w:color="auto"/>
      </w:divBdr>
    </w:div>
    <w:div w:id="1103191607">
      <w:marLeft w:val="0"/>
      <w:marRight w:val="0"/>
      <w:marTop w:val="0"/>
      <w:marBottom w:val="0"/>
      <w:divBdr>
        <w:top w:val="none" w:sz="0" w:space="0" w:color="auto"/>
        <w:left w:val="none" w:sz="0" w:space="0" w:color="auto"/>
        <w:bottom w:val="none" w:sz="0" w:space="0" w:color="auto"/>
        <w:right w:val="none" w:sz="0" w:space="0" w:color="auto"/>
      </w:divBdr>
    </w:div>
    <w:div w:id="1103234012">
      <w:marLeft w:val="0"/>
      <w:marRight w:val="0"/>
      <w:marTop w:val="0"/>
      <w:marBottom w:val="0"/>
      <w:divBdr>
        <w:top w:val="none" w:sz="0" w:space="0" w:color="auto"/>
        <w:left w:val="none" w:sz="0" w:space="0" w:color="auto"/>
        <w:bottom w:val="none" w:sz="0" w:space="0" w:color="auto"/>
        <w:right w:val="none" w:sz="0" w:space="0" w:color="auto"/>
      </w:divBdr>
    </w:div>
    <w:div w:id="1103260102">
      <w:marLeft w:val="0"/>
      <w:marRight w:val="0"/>
      <w:marTop w:val="0"/>
      <w:marBottom w:val="0"/>
      <w:divBdr>
        <w:top w:val="none" w:sz="0" w:space="0" w:color="auto"/>
        <w:left w:val="none" w:sz="0" w:space="0" w:color="auto"/>
        <w:bottom w:val="none" w:sz="0" w:space="0" w:color="auto"/>
        <w:right w:val="none" w:sz="0" w:space="0" w:color="auto"/>
      </w:divBdr>
    </w:div>
    <w:div w:id="1103260380">
      <w:marLeft w:val="0"/>
      <w:marRight w:val="0"/>
      <w:marTop w:val="0"/>
      <w:marBottom w:val="0"/>
      <w:divBdr>
        <w:top w:val="none" w:sz="0" w:space="0" w:color="auto"/>
        <w:left w:val="none" w:sz="0" w:space="0" w:color="auto"/>
        <w:bottom w:val="none" w:sz="0" w:space="0" w:color="auto"/>
        <w:right w:val="none" w:sz="0" w:space="0" w:color="auto"/>
      </w:divBdr>
    </w:div>
    <w:div w:id="1103306009">
      <w:marLeft w:val="0"/>
      <w:marRight w:val="0"/>
      <w:marTop w:val="0"/>
      <w:marBottom w:val="0"/>
      <w:divBdr>
        <w:top w:val="none" w:sz="0" w:space="0" w:color="auto"/>
        <w:left w:val="none" w:sz="0" w:space="0" w:color="auto"/>
        <w:bottom w:val="none" w:sz="0" w:space="0" w:color="auto"/>
        <w:right w:val="none" w:sz="0" w:space="0" w:color="auto"/>
      </w:divBdr>
    </w:div>
    <w:div w:id="1103376118">
      <w:marLeft w:val="0"/>
      <w:marRight w:val="0"/>
      <w:marTop w:val="0"/>
      <w:marBottom w:val="0"/>
      <w:divBdr>
        <w:top w:val="none" w:sz="0" w:space="0" w:color="auto"/>
        <w:left w:val="none" w:sz="0" w:space="0" w:color="auto"/>
        <w:bottom w:val="none" w:sz="0" w:space="0" w:color="auto"/>
        <w:right w:val="none" w:sz="0" w:space="0" w:color="auto"/>
      </w:divBdr>
    </w:div>
    <w:div w:id="1103378750">
      <w:marLeft w:val="0"/>
      <w:marRight w:val="0"/>
      <w:marTop w:val="0"/>
      <w:marBottom w:val="0"/>
      <w:divBdr>
        <w:top w:val="none" w:sz="0" w:space="0" w:color="auto"/>
        <w:left w:val="none" w:sz="0" w:space="0" w:color="auto"/>
        <w:bottom w:val="none" w:sz="0" w:space="0" w:color="auto"/>
        <w:right w:val="none" w:sz="0" w:space="0" w:color="auto"/>
      </w:divBdr>
    </w:div>
    <w:div w:id="1103526114">
      <w:marLeft w:val="0"/>
      <w:marRight w:val="0"/>
      <w:marTop w:val="0"/>
      <w:marBottom w:val="0"/>
      <w:divBdr>
        <w:top w:val="none" w:sz="0" w:space="0" w:color="auto"/>
        <w:left w:val="none" w:sz="0" w:space="0" w:color="auto"/>
        <w:bottom w:val="none" w:sz="0" w:space="0" w:color="auto"/>
        <w:right w:val="none" w:sz="0" w:space="0" w:color="auto"/>
      </w:divBdr>
    </w:div>
    <w:div w:id="1103647101">
      <w:marLeft w:val="0"/>
      <w:marRight w:val="0"/>
      <w:marTop w:val="0"/>
      <w:marBottom w:val="0"/>
      <w:divBdr>
        <w:top w:val="none" w:sz="0" w:space="0" w:color="auto"/>
        <w:left w:val="none" w:sz="0" w:space="0" w:color="auto"/>
        <w:bottom w:val="none" w:sz="0" w:space="0" w:color="auto"/>
        <w:right w:val="none" w:sz="0" w:space="0" w:color="auto"/>
      </w:divBdr>
    </w:div>
    <w:div w:id="1103694662">
      <w:marLeft w:val="0"/>
      <w:marRight w:val="0"/>
      <w:marTop w:val="0"/>
      <w:marBottom w:val="0"/>
      <w:divBdr>
        <w:top w:val="none" w:sz="0" w:space="0" w:color="auto"/>
        <w:left w:val="none" w:sz="0" w:space="0" w:color="auto"/>
        <w:bottom w:val="none" w:sz="0" w:space="0" w:color="auto"/>
        <w:right w:val="none" w:sz="0" w:space="0" w:color="auto"/>
      </w:divBdr>
    </w:div>
    <w:div w:id="1103722989">
      <w:marLeft w:val="0"/>
      <w:marRight w:val="0"/>
      <w:marTop w:val="0"/>
      <w:marBottom w:val="0"/>
      <w:divBdr>
        <w:top w:val="none" w:sz="0" w:space="0" w:color="auto"/>
        <w:left w:val="none" w:sz="0" w:space="0" w:color="auto"/>
        <w:bottom w:val="none" w:sz="0" w:space="0" w:color="auto"/>
        <w:right w:val="none" w:sz="0" w:space="0" w:color="auto"/>
      </w:divBdr>
    </w:div>
    <w:div w:id="1103765048">
      <w:marLeft w:val="0"/>
      <w:marRight w:val="0"/>
      <w:marTop w:val="0"/>
      <w:marBottom w:val="0"/>
      <w:divBdr>
        <w:top w:val="none" w:sz="0" w:space="0" w:color="auto"/>
        <w:left w:val="none" w:sz="0" w:space="0" w:color="auto"/>
        <w:bottom w:val="none" w:sz="0" w:space="0" w:color="auto"/>
        <w:right w:val="none" w:sz="0" w:space="0" w:color="auto"/>
      </w:divBdr>
    </w:div>
    <w:div w:id="1103842717">
      <w:marLeft w:val="0"/>
      <w:marRight w:val="0"/>
      <w:marTop w:val="0"/>
      <w:marBottom w:val="0"/>
      <w:divBdr>
        <w:top w:val="none" w:sz="0" w:space="0" w:color="auto"/>
        <w:left w:val="none" w:sz="0" w:space="0" w:color="auto"/>
        <w:bottom w:val="none" w:sz="0" w:space="0" w:color="auto"/>
        <w:right w:val="none" w:sz="0" w:space="0" w:color="auto"/>
      </w:divBdr>
    </w:div>
    <w:div w:id="1104034138">
      <w:marLeft w:val="0"/>
      <w:marRight w:val="0"/>
      <w:marTop w:val="0"/>
      <w:marBottom w:val="0"/>
      <w:divBdr>
        <w:top w:val="none" w:sz="0" w:space="0" w:color="auto"/>
        <w:left w:val="none" w:sz="0" w:space="0" w:color="auto"/>
        <w:bottom w:val="none" w:sz="0" w:space="0" w:color="auto"/>
        <w:right w:val="none" w:sz="0" w:space="0" w:color="auto"/>
      </w:divBdr>
    </w:div>
    <w:div w:id="1104108027">
      <w:marLeft w:val="0"/>
      <w:marRight w:val="0"/>
      <w:marTop w:val="0"/>
      <w:marBottom w:val="0"/>
      <w:divBdr>
        <w:top w:val="none" w:sz="0" w:space="0" w:color="auto"/>
        <w:left w:val="none" w:sz="0" w:space="0" w:color="auto"/>
        <w:bottom w:val="none" w:sz="0" w:space="0" w:color="auto"/>
        <w:right w:val="none" w:sz="0" w:space="0" w:color="auto"/>
      </w:divBdr>
    </w:div>
    <w:div w:id="1104110115">
      <w:marLeft w:val="0"/>
      <w:marRight w:val="0"/>
      <w:marTop w:val="0"/>
      <w:marBottom w:val="0"/>
      <w:divBdr>
        <w:top w:val="none" w:sz="0" w:space="0" w:color="auto"/>
        <w:left w:val="none" w:sz="0" w:space="0" w:color="auto"/>
        <w:bottom w:val="none" w:sz="0" w:space="0" w:color="auto"/>
        <w:right w:val="none" w:sz="0" w:space="0" w:color="auto"/>
      </w:divBdr>
    </w:div>
    <w:div w:id="1104305345">
      <w:marLeft w:val="0"/>
      <w:marRight w:val="0"/>
      <w:marTop w:val="0"/>
      <w:marBottom w:val="0"/>
      <w:divBdr>
        <w:top w:val="none" w:sz="0" w:space="0" w:color="auto"/>
        <w:left w:val="none" w:sz="0" w:space="0" w:color="auto"/>
        <w:bottom w:val="none" w:sz="0" w:space="0" w:color="auto"/>
        <w:right w:val="none" w:sz="0" w:space="0" w:color="auto"/>
      </w:divBdr>
    </w:div>
    <w:div w:id="1104308785">
      <w:marLeft w:val="0"/>
      <w:marRight w:val="0"/>
      <w:marTop w:val="0"/>
      <w:marBottom w:val="0"/>
      <w:divBdr>
        <w:top w:val="none" w:sz="0" w:space="0" w:color="auto"/>
        <w:left w:val="none" w:sz="0" w:space="0" w:color="auto"/>
        <w:bottom w:val="none" w:sz="0" w:space="0" w:color="auto"/>
        <w:right w:val="none" w:sz="0" w:space="0" w:color="auto"/>
      </w:divBdr>
    </w:div>
    <w:div w:id="1104421974">
      <w:marLeft w:val="0"/>
      <w:marRight w:val="0"/>
      <w:marTop w:val="0"/>
      <w:marBottom w:val="0"/>
      <w:divBdr>
        <w:top w:val="none" w:sz="0" w:space="0" w:color="auto"/>
        <w:left w:val="none" w:sz="0" w:space="0" w:color="auto"/>
        <w:bottom w:val="none" w:sz="0" w:space="0" w:color="auto"/>
        <w:right w:val="none" w:sz="0" w:space="0" w:color="auto"/>
      </w:divBdr>
    </w:div>
    <w:div w:id="1104422564">
      <w:marLeft w:val="0"/>
      <w:marRight w:val="0"/>
      <w:marTop w:val="0"/>
      <w:marBottom w:val="0"/>
      <w:divBdr>
        <w:top w:val="none" w:sz="0" w:space="0" w:color="auto"/>
        <w:left w:val="none" w:sz="0" w:space="0" w:color="auto"/>
        <w:bottom w:val="none" w:sz="0" w:space="0" w:color="auto"/>
        <w:right w:val="none" w:sz="0" w:space="0" w:color="auto"/>
      </w:divBdr>
    </w:div>
    <w:div w:id="1104569553">
      <w:marLeft w:val="0"/>
      <w:marRight w:val="0"/>
      <w:marTop w:val="0"/>
      <w:marBottom w:val="0"/>
      <w:divBdr>
        <w:top w:val="none" w:sz="0" w:space="0" w:color="auto"/>
        <w:left w:val="none" w:sz="0" w:space="0" w:color="auto"/>
        <w:bottom w:val="none" w:sz="0" w:space="0" w:color="auto"/>
        <w:right w:val="none" w:sz="0" w:space="0" w:color="auto"/>
      </w:divBdr>
    </w:div>
    <w:div w:id="1104572495">
      <w:marLeft w:val="0"/>
      <w:marRight w:val="0"/>
      <w:marTop w:val="0"/>
      <w:marBottom w:val="0"/>
      <w:divBdr>
        <w:top w:val="none" w:sz="0" w:space="0" w:color="auto"/>
        <w:left w:val="none" w:sz="0" w:space="0" w:color="auto"/>
        <w:bottom w:val="none" w:sz="0" w:space="0" w:color="auto"/>
        <w:right w:val="none" w:sz="0" w:space="0" w:color="auto"/>
      </w:divBdr>
    </w:div>
    <w:div w:id="1104611064">
      <w:marLeft w:val="0"/>
      <w:marRight w:val="0"/>
      <w:marTop w:val="0"/>
      <w:marBottom w:val="0"/>
      <w:divBdr>
        <w:top w:val="none" w:sz="0" w:space="0" w:color="auto"/>
        <w:left w:val="none" w:sz="0" w:space="0" w:color="auto"/>
        <w:bottom w:val="none" w:sz="0" w:space="0" w:color="auto"/>
        <w:right w:val="none" w:sz="0" w:space="0" w:color="auto"/>
      </w:divBdr>
    </w:div>
    <w:div w:id="1104615445">
      <w:marLeft w:val="0"/>
      <w:marRight w:val="0"/>
      <w:marTop w:val="0"/>
      <w:marBottom w:val="0"/>
      <w:divBdr>
        <w:top w:val="none" w:sz="0" w:space="0" w:color="auto"/>
        <w:left w:val="none" w:sz="0" w:space="0" w:color="auto"/>
        <w:bottom w:val="none" w:sz="0" w:space="0" w:color="auto"/>
        <w:right w:val="none" w:sz="0" w:space="0" w:color="auto"/>
      </w:divBdr>
    </w:div>
    <w:div w:id="1104688318">
      <w:marLeft w:val="0"/>
      <w:marRight w:val="0"/>
      <w:marTop w:val="0"/>
      <w:marBottom w:val="0"/>
      <w:divBdr>
        <w:top w:val="none" w:sz="0" w:space="0" w:color="auto"/>
        <w:left w:val="none" w:sz="0" w:space="0" w:color="auto"/>
        <w:bottom w:val="none" w:sz="0" w:space="0" w:color="auto"/>
        <w:right w:val="none" w:sz="0" w:space="0" w:color="auto"/>
      </w:divBdr>
    </w:div>
    <w:div w:id="1104693499">
      <w:marLeft w:val="0"/>
      <w:marRight w:val="0"/>
      <w:marTop w:val="0"/>
      <w:marBottom w:val="0"/>
      <w:divBdr>
        <w:top w:val="none" w:sz="0" w:space="0" w:color="auto"/>
        <w:left w:val="none" w:sz="0" w:space="0" w:color="auto"/>
        <w:bottom w:val="none" w:sz="0" w:space="0" w:color="auto"/>
        <w:right w:val="none" w:sz="0" w:space="0" w:color="auto"/>
      </w:divBdr>
    </w:div>
    <w:div w:id="1104695123">
      <w:marLeft w:val="0"/>
      <w:marRight w:val="0"/>
      <w:marTop w:val="0"/>
      <w:marBottom w:val="0"/>
      <w:divBdr>
        <w:top w:val="none" w:sz="0" w:space="0" w:color="auto"/>
        <w:left w:val="none" w:sz="0" w:space="0" w:color="auto"/>
        <w:bottom w:val="none" w:sz="0" w:space="0" w:color="auto"/>
        <w:right w:val="none" w:sz="0" w:space="0" w:color="auto"/>
      </w:divBdr>
    </w:div>
    <w:div w:id="1104763558">
      <w:marLeft w:val="0"/>
      <w:marRight w:val="0"/>
      <w:marTop w:val="0"/>
      <w:marBottom w:val="0"/>
      <w:divBdr>
        <w:top w:val="none" w:sz="0" w:space="0" w:color="auto"/>
        <w:left w:val="none" w:sz="0" w:space="0" w:color="auto"/>
        <w:bottom w:val="none" w:sz="0" w:space="0" w:color="auto"/>
        <w:right w:val="none" w:sz="0" w:space="0" w:color="auto"/>
      </w:divBdr>
    </w:div>
    <w:div w:id="1104768662">
      <w:marLeft w:val="0"/>
      <w:marRight w:val="0"/>
      <w:marTop w:val="0"/>
      <w:marBottom w:val="0"/>
      <w:divBdr>
        <w:top w:val="none" w:sz="0" w:space="0" w:color="auto"/>
        <w:left w:val="none" w:sz="0" w:space="0" w:color="auto"/>
        <w:bottom w:val="none" w:sz="0" w:space="0" w:color="auto"/>
        <w:right w:val="none" w:sz="0" w:space="0" w:color="auto"/>
      </w:divBdr>
    </w:div>
    <w:div w:id="1104806750">
      <w:marLeft w:val="0"/>
      <w:marRight w:val="0"/>
      <w:marTop w:val="0"/>
      <w:marBottom w:val="0"/>
      <w:divBdr>
        <w:top w:val="none" w:sz="0" w:space="0" w:color="auto"/>
        <w:left w:val="none" w:sz="0" w:space="0" w:color="auto"/>
        <w:bottom w:val="none" w:sz="0" w:space="0" w:color="auto"/>
        <w:right w:val="none" w:sz="0" w:space="0" w:color="auto"/>
      </w:divBdr>
    </w:div>
    <w:div w:id="1104810465">
      <w:marLeft w:val="0"/>
      <w:marRight w:val="0"/>
      <w:marTop w:val="0"/>
      <w:marBottom w:val="0"/>
      <w:divBdr>
        <w:top w:val="none" w:sz="0" w:space="0" w:color="auto"/>
        <w:left w:val="none" w:sz="0" w:space="0" w:color="auto"/>
        <w:bottom w:val="none" w:sz="0" w:space="0" w:color="auto"/>
        <w:right w:val="none" w:sz="0" w:space="0" w:color="auto"/>
      </w:divBdr>
    </w:div>
    <w:div w:id="1104812983">
      <w:marLeft w:val="0"/>
      <w:marRight w:val="0"/>
      <w:marTop w:val="0"/>
      <w:marBottom w:val="0"/>
      <w:divBdr>
        <w:top w:val="none" w:sz="0" w:space="0" w:color="auto"/>
        <w:left w:val="none" w:sz="0" w:space="0" w:color="auto"/>
        <w:bottom w:val="none" w:sz="0" w:space="0" w:color="auto"/>
        <w:right w:val="none" w:sz="0" w:space="0" w:color="auto"/>
      </w:divBdr>
    </w:div>
    <w:div w:id="1104958809">
      <w:marLeft w:val="0"/>
      <w:marRight w:val="0"/>
      <w:marTop w:val="0"/>
      <w:marBottom w:val="0"/>
      <w:divBdr>
        <w:top w:val="none" w:sz="0" w:space="0" w:color="auto"/>
        <w:left w:val="none" w:sz="0" w:space="0" w:color="auto"/>
        <w:bottom w:val="none" w:sz="0" w:space="0" w:color="auto"/>
        <w:right w:val="none" w:sz="0" w:space="0" w:color="auto"/>
      </w:divBdr>
    </w:div>
    <w:div w:id="1104958876">
      <w:marLeft w:val="0"/>
      <w:marRight w:val="0"/>
      <w:marTop w:val="0"/>
      <w:marBottom w:val="0"/>
      <w:divBdr>
        <w:top w:val="none" w:sz="0" w:space="0" w:color="auto"/>
        <w:left w:val="none" w:sz="0" w:space="0" w:color="auto"/>
        <w:bottom w:val="none" w:sz="0" w:space="0" w:color="auto"/>
        <w:right w:val="none" w:sz="0" w:space="0" w:color="auto"/>
      </w:divBdr>
    </w:div>
    <w:div w:id="1104959360">
      <w:marLeft w:val="0"/>
      <w:marRight w:val="0"/>
      <w:marTop w:val="0"/>
      <w:marBottom w:val="0"/>
      <w:divBdr>
        <w:top w:val="none" w:sz="0" w:space="0" w:color="auto"/>
        <w:left w:val="none" w:sz="0" w:space="0" w:color="auto"/>
        <w:bottom w:val="none" w:sz="0" w:space="0" w:color="auto"/>
        <w:right w:val="none" w:sz="0" w:space="0" w:color="auto"/>
      </w:divBdr>
    </w:div>
    <w:div w:id="1105006225">
      <w:marLeft w:val="0"/>
      <w:marRight w:val="0"/>
      <w:marTop w:val="0"/>
      <w:marBottom w:val="0"/>
      <w:divBdr>
        <w:top w:val="none" w:sz="0" w:space="0" w:color="auto"/>
        <w:left w:val="none" w:sz="0" w:space="0" w:color="auto"/>
        <w:bottom w:val="none" w:sz="0" w:space="0" w:color="auto"/>
        <w:right w:val="none" w:sz="0" w:space="0" w:color="auto"/>
      </w:divBdr>
    </w:div>
    <w:div w:id="1105080908">
      <w:marLeft w:val="0"/>
      <w:marRight w:val="0"/>
      <w:marTop w:val="0"/>
      <w:marBottom w:val="0"/>
      <w:divBdr>
        <w:top w:val="none" w:sz="0" w:space="0" w:color="auto"/>
        <w:left w:val="none" w:sz="0" w:space="0" w:color="auto"/>
        <w:bottom w:val="none" w:sz="0" w:space="0" w:color="auto"/>
        <w:right w:val="none" w:sz="0" w:space="0" w:color="auto"/>
      </w:divBdr>
    </w:div>
    <w:div w:id="1105225970">
      <w:marLeft w:val="0"/>
      <w:marRight w:val="0"/>
      <w:marTop w:val="0"/>
      <w:marBottom w:val="0"/>
      <w:divBdr>
        <w:top w:val="none" w:sz="0" w:space="0" w:color="auto"/>
        <w:left w:val="none" w:sz="0" w:space="0" w:color="auto"/>
        <w:bottom w:val="none" w:sz="0" w:space="0" w:color="auto"/>
        <w:right w:val="none" w:sz="0" w:space="0" w:color="auto"/>
      </w:divBdr>
    </w:div>
    <w:div w:id="1105467108">
      <w:marLeft w:val="0"/>
      <w:marRight w:val="0"/>
      <w:marTop w:val="0"/>
      <w:marBottom w:val="0"/>
      <w:divBdr>
        <w:top w:val="none" w:sz="0" w:space="0" w:color="auto"/>
        <w:left w:val="none" w:sz="0" w:space="0" w:color="auto"/>
        <w:bottom w:val="none" w:sz="0" w:space="0" w:color="auto"/>
        <w:right w:val="none" w:sz="0" w:space="0" w:color="auto"/>
      </w:divBdr>
    </w:div>
    <w:div w:id="1105539744">
      <w:marLeft w:val="0"/>
      <w:marRight w:val="0"/>
      <w:marTop w:val="0"/>
      <w:marBottom w:val="0"/>
      <w:divBdr>
        <w:top w:val="none" w:sz="0" w:space="0" w:color="auto"/>
        <w:left w:val="none" w:sz="0" w:space="0" w:color="auto"/>
        <w:bottom w:val="none" w:sz="0" w:space="0" w:color="auto"/>
        <w:right w:val="none" w:sz="0" w:space="0" w:color="auto"/>
      </w:divBdr>
    </w:div>
    <w:div w:id="1105688015">
      <w:marLeft w:val="0"/>
      <w:marRight w:val="0"/>
      <w:marTop w:val="0"/>
      <w:marBottom w:val="0"/>
      <w:divBdr>
        <w:top w:val="none" w:sz="0" w:space="0" w:color="auto"/>
        <w:left w:val="none" w:sz="0" w:space="0" w:color="auto"/>
        <w:bottom w:val="none" w:sz="0" w:space="0" w:color="auto"/>
        <w:right w:val="none" w:sz="0" w:space="0" w:color="auto"/>
      </w:divBdr>
    </w:div>
    <w:div w:id="1105731376">
      <w:marLeft w:val="0"/>
      <w:marRight w:val="0"/>
      <w:marTop w:val="0"/>
      <w:marBottom w:val="0"/>
      <w:divBdr>
        <w:top w:val="none" w:sz="0" w:space="0" w:color="auto"/>
        <w:left w:val="none" w:sz="0" w:space="0" w:color="auto"/>
        <w:bottom w:val="none" w:sz="0" w:space="0" w:color="auto"/>
        <w:right w:val="none" w:sz="0" w:space="0" w:color="auto"/>
      </w:divBdr>
    </w:div>
    <w:div w:id="1105732390">
      <w:marLeft w:val="0"/>
      <w:marRight w:val="0"/>
      <w:marTop w:val="0"/>
      <w:marBottom w:val="0"/>
      <w:divBdr>
        <w:top w:val="none" w:sz="0" w:space="0" w:color="auto"/>
        <w:left w:val="none" w:sz="0" w:space="0" w:color="auto"/>
        <w:bottom w:val="none" w:sz="0" w:space="0" w:color="auto"/>
        <w:right w:val="none" w:sz="0" w:space="0" w:color="auto"/>
      </w:divBdr>
    </w:div>
    <w:div w:id="1105735870">
      <w:marLeft w:val="0"/>
      <w:marRight w:val="0"/>
      <w:marTop w:val="0"/>
      <w:marBottom w:val="0"/>
      <w:divBdr>
        <w:top w:val="none" w:sz="0" w:space="0" w:color="auto"/>
        <w:left w:val="none" w:sz="0" w:space="0" w:color="auto"/>
        <w:bottom w:val="none" w:sz="0" w:space="0" w:color="auto"/>
        <w:right w:val="none" w:sz="0" w:space="0" w:color="auto"/>
      </w:divBdr>
    </w:div>
    <w:div w:id="1105735879">
      <w:marLeft w:val="0"/>
      <w:marRight w:val="0"/>
      <w:marTop w:val="0"/>
      <w:marBottom w:val="0"/>
      <w:divBdr>
        <w:top w:val="none" w:sz="0" w:space="0" w:color="auto"/>
        <w:left w:val="none" w:sz="0" w:space="0" w:color="auto"/>
        <w:bottom w:val="none" w:sz="0" w:space="0" w:color="auto"/>
        <w:right w:val="none" w:sz="0" w:space="0" w:color="auto"/>
      </w:divBdr>
    </w:div>
    <w:div w:id="1105804456">
      <w:marLeft w:val="0"/>
      <w:marRight w:val="0"/>
      <w:marTop w:val="0"/>
      <w:marBottom w:val="0"/>
      <w:divBdr>
        <w:top w:val="none" w:sz="0" w:space="0" w:color="auto"/>
        <w:left w:val="none" w:sz="0" w:space="0" w:color="auto"/>
        <w:bottom w:val="none" w:sz="0" w:space="0" w:color="auto"/>
        <w:right w:val="none" w:sz="0" w:space="0" w:color="auto"/>
      </w:divBdr>
    </w:div>
    <w:div w:id="1105805162">
      <w:marLeft w:val="0"/>
      <w:marRight w:val="0"/>
      <w:marTop w:val="0"/>
      <w:marBottom w:val="0"/>
      <w:divBdr>
        <w:top w:val="none" w:sz="0" w:space="0" w:color="auto"/>
        <w:left w:val="none" w:sz="0" w:space="0" w:color="auto"/>
        <w:bottom w:val="none" w:sz="0" w:space="0" w:color="auto"/>
        <w:right w:val="none" w:sz="0" w:space="0" w:color="auto"/>
      </w:divBdr>
    </w:div>
    <w:div w:id="1105806466">
      <w:marLeft w:val="0"/>
      <w:marRight w:val="0"/>
      <w:marTop w:val="0"/>
      <w:marBottom w:val="0"/>
      <w:divBdr>
        <w:top w:val="none" w:sz="0" w:space="0" w:color="auto"/>
        <w:left w:val="none" w:sz="0" w:space="0" w:color="auto"/>
        <w:bottom w:val="none" w:sz="0" w:space="0" w:color="auto"/>
        <w:right w:val="none" w:sz="0" w:space="0" w:color="auto"/>
      </w:divBdr>
    </w:div>
    <w:div w:id="1105879579">
      <w:marLeft w:val="480"/>
      <w:marRight w:val="0"/>
      <w:marTop w:val="0"/>
      <w:marBottom w:val="0"/>
      <w:divBdr>
        <w:top w:val="none" w:sz="0" w:space="0" w:color="auto"/>
        <w:left w:val="none" w:sz="0" w:space="0" w:color="auto"/>
        <w:bottom w:val="none" w:sz="0" w:space="0" w:color="auto"/>
        <w:right w:val="none" w:sz="0" w:space="0" w:color="auto"/>
      </w:divBdr>
    </w:div>
    <w:div w:id="1105883903">
      <w:marLeft w:val="0"/>
      <w:marRight w:val="0"/>
      <w:marTop w:val="0"/>
      <w:marBottom w:val="0"/>
      <w:divBdr>
        <w:top w:val="none" w:sz="0" w:space="0" w:color="auto"/>
        <w:left w:val="none" w:sz="0" w:space="0" w:color="auto"/>
        <w:bottom w:val="none" w:sz="0" w:space="0" w:color="auto"/>
        <w:right w:val="none" w:sz="0" w:space="0" w:color="auto"/>
      </w:divBdr>
    </w:div>
    <w:div w:id="1105922330">
      <w:marLeft w:val="0"/>
      <w:marRight w:val="0"/>
      <w:marTop w:val="0"/>
      <w:marBottom w:val="0"/>
      <w:divBdr>
        <w:top w:val="none" w:sz="0" w:space="0" w:color="auto"/>
        <w:left w:val="none" w:sz="0" w:space="0" w:color="auto"/>
        <w:bottom w:val="none" w:sz="0" w:space="0" w:color="auto"/>
        <w:right w:val="none" w:sz="0" w:space="0" w:color="auto"/>
      </w:divBdr>
    </w:div>
    <w:div w:id="1105928405">
      <w:marLeft w:val="0"/>
      <w:marRight w:val="0"/>
      <w:marTop w:val="0"/>
      <w:marBottom w:val="0"/>
      <w:divBdr>
        <w:top w:val="none" w:sz="0" w:space="0" w:color="auto"/>
        <w:left w:val="none" w:sz="0" w:space="0" w:color="auto"/>
        <w:bottom w:val="none" w:sz="0" w:space="0" w:color="auto"/>
        <w:right w:val="none" w:sz="0" w:space="0" w:color="auto"/>
      </w:divBdr>
    </w:div>
    <w:div w:id="1106003602">
      <w:marLeft w:val="0"/>
      <w:marRight w:val="0"/>
      <w:marTop w:val="0"/>
      <w:marBottom w:val="0"/>
      <w:divBdr>
        <w:top w:val="none" w:sz="0" w:space="0" w:color="auto"/>
        <w:left w:val="none" w:sz="0" w:space="0" w:color="auto"/>
        <w:bottom w:val="none" w:sz="0" w:space="0" w:color="auto"/>
        <w:right w:val="none" w:sz="0" w:space="0" w:color="auto"/>
      </w:divBdr>
    </w:div>
    <w:div w:id="1106121046">
      <w:marLeft w:val="0"/>
      <w:marRight w:val="0"/>
      <w:marTop w:val="0"/>
      <w:marBottom w:val="0"/>
      <w:divBdr>
        <w:top w:val="none" w:sz="0" w:space="0" w:color="auto"/>
        <w:left w:val="none" w:sz="0" w:space="0" w:color="auto"/>
        <w:bottom w:val="none" w:sz="0" w:space="0" w:color="auto"/>
        <w:right w:val="none" w:sz="0" w:space="0" w:color="auto"/>
      </w:divBdr>
    </w:div>
    <w:div w:id="1106148626">
      <w:marLeft w:val="0"/>
      <w:marRight w:val="0"/>
      <w:marTop w:val="0"/>
      <w:marBottom w:val="0"/>
      <w:divBdr>
        <w:top w:val="none" w:sz="0" w:space="0" w:color="auto"/>
        <w:left w:val="none" w:sz="0" w:space="0" w:color="auto"/>
        <w:bottom w:val="none" w:sz="0" w:space="0" w:color="auto"/>
        <w:right w:val="none" w:sz="0" w:space="0" w:color="auto"/>
      </w:divBdr>
    </w:div>
    <w:div w:id="1106191780">
      <w:marLeft w:val="0"/>
      <w:marRight w:val="0"/>
      <w:marTop w:val="0"/>
      <w:marBottom w:val="0"/>
      <w:divBdr>
        <w:top w:val="none" w:sz="0" w:space="0" w:color="auto"/>
        <w:left w:val="none" w:sz="0" w:space="0" w:color="auto"/>
        <w:bottom w:val="none" w:sz="0" w:space="0" w:color="auto"/>
        <w:right w:val="none" w:sz="0" w:space="0" w:color="auto"/>
      </w:divBdr>
    </w:div>
    <w:div w:id="1106577725">
      <w:marLeft w:val="0"/>
      <w:marRight w:val="0"/>
      <w:marTop w:val="0"/>
      <w:marBottom w:val="0"/>
      <w:divBdr>
        <w:top w:val="none" w:sz="0" w:space="0" w:color="auto"/>
        <w:left w:val="none" w:sz="0" w:space="0" w:color="auto"/>
        <w:bottom w:val="none" w:sz="0" w:space="0" w:color="auto"/>
        <w:right w:val="none" w:sz="0" w:space="0" w:color="auto"/>
      </w:divBdr>
    </w:div>
    <w:div w:id="1106580573">
      <w:marLeft w:val="0"/>
      <w:marRight w:val="0"/>
      <w:marTop w:val="0"/>
      <w:marBottom w:val="0"/>
      <w:divBdr>
        <w:top w:val="none" w:sz="0" w:space="0" w:color="auto"/>
        <w:left w:val="none" w:sz="0" w:space="0" w:color="auto"/>
        <w:bottom w:val="none" w:sz="0" w:space="0" w:color="auto"/>
        <w:right w:val="none" w:sz="0" w:space="0" w:color="auto"/>
      </w:divBdr>
    </w:div>
    <w:div w:id="1106582258">
      <w:marLeft w:val="0"/>
      <w:marRight w:val="0"/>
      <w:marTop w:val="0"/>
      <w:marBottom w:val="0"/>
      <w:divBdr>
        <w:top w:val="none" w:sz="0" w:space="0" w:color="auto"/>
        <w:left w:val="none" w:sz="0" w:space="0" w:color="auto"/>
        <w:bottom w:val="none" w:sz="0" w:space="0" w:color="auto"/>
        <w:right w:val="none" w:sz="0" w:space="0" w:color="auto"/>
      </w:divBdr>
    </w:div>
    <w:div w:id="1106583410">
      <w:marLeft w:val="0"/>
      <w:marRight w:val="0"/>
      <w:marTop w:val="0"/>
      <w:marBottom w:val="0"/>
      <w:divBdr>
        <w:top w:val="none" w:sz="0" w:space="0" w:color="auto"/>
        <w:left w:val="none" w:sz="0" w:space="0" w:color="auto"/>
        <w:bottom w:val="none" w:sz="0" w:space="0" w:color="auto"/>
        <w:right w:val="none" w:sz="0" w:space="0" w:color="auto"/>
      </w:divBdr>
    </w:div>
    <w:div w:id="1106655152">
      <w:marLeft w:val="0"/>
      <w:marRight w:val="0"/>
      <w:marTop w:val="0"/>
      <w:marBottom w:val="0"/>
      <w:divBdr>
        <w:top w:val="none" w:sz="0" w:space="0" w:color="auto"/>
        <w:left w:val="none" w:sz="0" w:space="0" w:color="auto"/>
        <w:bottom w:val="none" w:sz="0" w:space="0" w:color="auto"/>
        <w:right w:val="none" w:sz="0" w:space="0" w:color="auto"/>
      </w:divBdr>
    </w:div>
    <w:div w:id="1106727841">
      <w:marLeft w:val="0"/>
      <w:marRight w:val="0"/>
      <w:marTop w:val="0"/>
      <w:marBottom w:val="0"/>
      <w:divBdr>
        <w:top w:val="none" w:sz="0" w:space="0" w:color="auto"/>
        <w:left w:val="none" w:sz="0" w:space="0" w:color="auto"/>
        <w:bottom w:val="none" w:sz="0" w:space="0" w:color="auto"/>
        <w:right w:val="none" w:sz="0" w:space="0" w:color="auto"/>
      </w:divBdr>
    </w:div>
    <w:div w:id="1106773036">
      <w:bodyDiv w:val="1"/>
      <w:marLeft w:val="0"/>
      <w:marRight w:val="0"/>
      <w:marTop w:val="0"/>
      <w:marBottom w:val="0"/>
      <w:divBdr>
        <w:top w:val="none" w:sz="0" w:space="0" w:color="auto"/>
        <w:left w:val="none" w:sz="0" w:space="0" w:color="auto"/>
        <w:bottom w:val="none" w:sz="0" w:space="0" w:color="auto"/>
        <w:right w:val="none" w:sz="0" w:space="0" w:color="auto"/>
      </w:divBdr>
    </w:div>
    <w:div w:id="1106970702">
      <w:marLeft w:val="0"/>
      <w:marRight w:val="0"/>
      <w:marTop w:val="0"/>
      <w:marBottom w:val="0"/>
      <w:divBdr>
        <w:top w:val="none" w:sz="0" w:space="0" w:color="auto"/>
        <w:left w:val="none" w:sz="0" w:space="0" w:color="auto"/>
        <w:bottom w:val="none" w:sz="0" w:space="0" w:color="auto"/>
        <w:right w:val="none" w:sz="0" w:space="0" w:color="auto"/>
      </w:divBdr>
    </w:div>
    <w:div w:id="1106996918">
      <w:marLeft w:val="0"/>
      <w:marRight w:val="0"/>
      <w:marTop w:val="0"/>
      <w:marBottom w:val="0"/>
      <w:divBdr>
        <w:top w:val="none" w:sz="0" w:space="0" w:color="auto"/>
        <w:left w:val="none" w:sz="0" w:space="0" w:color="auto"/>
        <w:bottom w:val="none" w:sz="0" w:space="0" w:color="auto"/>
        <w:right w:val="none" w:sz="0" w:space="0" w:color="auto"/>
      </w:divBdr>
    </w:div>
    <w:div w:id="1106997086">
      <w:marLeft w:val="0"/>
      <w:marRight w:val="0"/>
      <w:marTop w:val="0"/>
      <w:marBottom w:val="0"/>
      <w:divBdr>
        <w:top w:val="none" w:sz="0" w:space="0" w:color="auto"/>
        <w:left w:val="none" w:sz="0" w:space="0" w:color="auto"/>
        <w:bottom w:val="none" w:sz="0" w:space="0" w:color="auto"/>
        <w:right w:val="none" w:sz="0" w:space="0" w:color="auto"/>
      </w:divBdr>
    </w:div>
    <w:div w:id="1107000365">
      <w:marLeft w:val="0"/>
      <w:marRight w:val="0"/>
      <w:marTop w:val="0"/>
      <w:marBottom w:val="0"/>
      <w:divBdr>
        <w:top w:val="none" w:sz="0" w:space="0" w:color="auto"/>
        <w:left w:val="none" w:sz="0" w:space="0" w:color="auto"/>
        <w:bottom w:val="none" w:sz="0" w:space="0" w:color="auto"/>
        <w:right w:val="none" w:sz="0" w:space="0" w:color="auto"/>
      </w:divBdr>
    </w:div>
    <w:div w:id="1107121802">
      <w:marLeft w:val="0"/>
      <w:marRight w:val="0"/>
      <w:marTop w:val="0"/>
      <w:marBottom w:val="0"/>
      <w:divBdr>
        <w:top w:val="none" w:sz="0" w:space="0" w:color="auto"/>
        <w:left w:val="none" w:sz="0" w:space="0" w:color="auto"/>
        <w:bottom w:val="none" w:sz="0" w:space="0" w:color="auto"/>
        <w:right w:val="none" w:sz="0" w:space="0" w:color="auto"/>
      </w:divBdr>
    </w:div>
    <w:div w:id="1107121903">
      <w:marLeft w:val="0"/>
      <w:marRight w:val="0"/>
      <w:marTop w:val="0"/>
      <w:marBottom w:val="0"/>
      <w:divBdr>
        <w:top w:val="none" w:sz="0" w:space="0" w:color="auto"/>
        <w:left w:val="none" w:sz="0" w:space="0" w:color="auto"/>
        <w:bottom w:val="none" w:sz="0" w:space="0" w:color="auto"/>
        <w:right w:val="none" w:sz="0" w:space="0" w:color="auto"/>
      </w:divBdr>
    </w:div>
    <w:div w:id="1107195894">
      <w:marLeft w:val="0"/>
      <w:marRight w:val="0"/>
      <w:marTop w:val="0"/>
      <w:marBottom w:val="0"/>
      <w:divBdr>
        <w:top w:val="none" w:sz="0" w:space="0" w:color="auto"/>
        <w:left w:val="none" w:sz="0" w:space="0" w:color="auto"/>
        <w:bottom w:val="none" w:sz="0" w:space="0" w:color="auto"/>
        <w:right w:val="none" w:sz="0" w:space="0" w:color="auto"/>
      </w:divBdr>
    </w:div>
    <w:div w:id="1107308778">
      <w:marLeft w:val="0"/>
      <w:marRight w:val="0"/>
      <w:marTop w:val="0"/>
      <w:marBottom w:val="0"/>
      <w:divBdr>
        <w:top w:val="none" w:sz="0" w:space="0" w:color="auto"/>
        <w:left w:val="none" w:sz="0" w:space="0" w:color="auto"/>
        <w:bottom w:val="none" w:sz="0" w:space="0" w:color="auto"/>
        <w:right w:val="none" w:sz="0" w:space="0" w:color="auto"/>
      </w:divBdr>
    </w:div>
    <w:div w:id="1107507045">
      <w:marLeft w:val="0"/>
      <w:marRight w:val="0"/>
      <w:marTop w:val="0"/>
      <w:marBottom w:val="0"/>
      <w:divBdr>
        <w:top w:val="none" w:sz="0" w:space="0" w:color="auto"/>
        <w:left w:val="none" w:sz="0" w:space="0" w:color="auto"/>
        <w:bottom w:val="none" w:sz="0" w:space="0" w:color="auto"/>
        <w:right w:val="none" w:sz="0" w:space="0" w:color="auto"/>
      </w:divBdr>
    </w:div>
    <w:div w:id="1107584007">
      <w:marLeft w:val="0"/>
      <w:marRight w:val="0"/>
      <w:marTop w:val="0"/>
      <w:marBottom w:val="0"/>
      <w:divBdr>
        <w:top w:val="none" w:sz="0" w:space="0" w:color="auto"/>
        <w:left w:val="none" w:sz="0" w:space="0" w:color="auto"/>
        <w:bottom w:val="none" w:sz="0" w:space="0" w:color="auto"/>
        <w:right w:val="none" w:sz="0" w:space="0" w:color="auto"/>
      </w:divBdr>
    </w:div>
    <w:div w:id="1107696401">
      <w:marLeft w:val="0"/>
      <w:marRight w:val="0"/>
      <w:marTop w:val="0"/>
      <w:marBottom w:val="0"/>
      <w:divBdr>
        <w:top w:val="none" w:sz="0" w:space="0" w:color="auto"/>
        <w:left w:val="none" w:sz="0" w:space="0" w:color="auto"/>
        <w:bottom w:val="none" w:sz="0" w:space="0" w:color="auto"/>
        <w:right w:val="none" w:sz="0" w:space="0" w:color="auto"/>
      </w:divBdr>
    </w:div>
    <w:div w:id="1107699072">
      <w:marLeft w:val="0"/>
      <w:marRight w:val="0"/>
      <w:marTop w:val="0"/>
      <w:marBottom w:val="0"/>
      <w:divBdr>
        <w:top w:val="none" w:sz="0" w:space="0" w:color="auto"/>
        <w:left w:val="none" w:sz="0" w:space="0" w:color="auto"/>
        <w:bottom w:val="none" w:sz="0" w:space="0" w:color="auto"/>
        <w:right w:val="none" w:sz="0" w:space="0" w:color="auto"/>
      </w:divBdr>
    </w:div>
    <w:div w:id="1107776632">
      <w:marLeft w:val="0"/>
      <w:marRight w:val="0"/>
      <w:marTop w:val="0"/>
      <w:marBottom w:val="0"/>
      <w:divBdr>
        <w:top w:val="none" w:sz="0" w:space="0" w:color="auto"/>
        <w:left w:val="none" w:sz="0" w:space="0" w:color="auto"/>
        <w:bottom w:val="none" w:sz="0" w:space="0" w:color="auto"/>
        <w:right w:val="none" w:sz="0" w:space="0" w:color="auto"/>
      </w:divBdr>
    </w:div>
    <w:div w:id="1107886949">
      <w:marLeft w:val="0"/>
      <w:marRight w:val="0"/>
      <w:marTop w:val="0"/>
      <w:marBottom w:val="0"/>
      <w:divBdr>
        <w:top w:val="none" w:sz="0" w:space="0" w:color="auto"/>
        <w:left w:val="none" w:sz="0" w:space="0" w:color="auto"/>
        <w:bottom w:val="none" w:sz="0" w:space="0" w:color="auto"/>
        <w:right w:val="none" w:sz="0" w:space="0" w:color="auto"/>
      </w:divBdr>
    </w:div>
    <w:div w:id="1107968549">
      <w:bodyDiv w:val="1"/>
      <w:marLeft w:val="0"/>
      <w:marRight w:val="0"/>
      <w:marTop w:val="0"/>
      <w:marBottom w:val="0"/>
      <w:divBdr>
        <w:top w:val="none" w:sz="0" w:space="0" w:color="auto"/>
        <w:left w:val="none" w:sz="0" w:space="0" w:color="auto"/>
        <w:bottom w:val="none" w:sz="0" w:space="0" w:color="auto"/>
        <w:right w:val="none" w:sz="0" w:space="0" w:color="auto"/>
      </w:divBdr>
    </w:div>
    <w:div w:id="1108041187">
      <w:marLeft w:val="0"/>
      <w:marRight w:val="0"/>
      <w:marTop w:val="0"/>
      <w:marBottom w:val="0"/>
      <w:divBdr>
        <w:top w:val="none" w:sz="0" w:space="0" w:color="auto"/>
        <w:left w:val="none" w:sz="0" w:space="0" w:color="auto"/>
        <w:bottom w:val="none" w:sz="0" w:space="0" w:color="auto"/>
        <w:right w:val="none" w:sz="0" w:space="0" w:color="auto"/>
      </w:divBdr>
    </w:div>
    <w:div w:id="1108089024">
      <w:marLeft w:val="0"/>
      <w:marRight w:val="0"/>
      <w:marTop w:val="0"/>
      <w:marBottom w:val="0"/>
      <w:divBdr>
        <w:top w:val="none" w:sz="0" w:space="0" w:color="auto"/>
        <w:left w:val="none" w:sz="0" w:space="0" w:color="auto"/>
        <w:bottom w:val="none" w:sz="0" w:space="0" w:color="auto"/>
        <w:right w:val="none" w:sz="0" w:space="0" w:color="auto"/>
      </w:divBdr>
    </w:div>
    <w:div w:id="1108089137">
      <w:marLeft w:val="0"/>
      <w:marRight w:val="0"/>
      <w:marTop w:val="0"/>
      <w:marBottom w:val="0"/>
      <w:divBdr>
        <w:top w:val="none" w:sz="0" w:space="0" w:color="auto"/>
        <w:left w:val="none" w:sz="0" w:space="0" w:color="auto"/>
        <w:bottom w:val="none" w:sz="0" w:space="0" w:color="auto"/>
        <w:right w:val="none" w:sz="0" w:space="0" w:color="auto"/>
      </w:divBdr>
    </w:div>
    <w:div w:id="1108089529">
      <w:marLeft w:val="0"/>
      <w:marRight w:val="0"/>
      <w:marTop w:val="0"/>
      <w:marBottom w:val="0"/>
      <w:divBdr>
        <w:top w:val="none" w:sz="0" w:space="0" w:color="auto"/>
        <w:left w:val="none" w:sz="0" w:space="0" w:color="auto"/>
        <w:bottom w:val="none" w:sz="0" w:space="0" w:color="auto"/>
        <w:right w:val="none" w:sz="0" w:space="0" w:color="auto"/>
      </w:divBdr>
    </w:div>
    <w:div w:id="1108113458">
      <w:marLeft w:val="0"/>
      <w:marRight w:val="0"/>
      <w:marTop w:val="0"/>
      <w:marBottom w:val="0"/>
      <w:divBdr>
        <w:top w:val="none" w:sz="0" w:space="0" w:color="auto"/>
        <w:left w:val="none" w:sz="0" w:space="0" w:color="auto"/>
        <w:bottom w:val="none" w:sz="0" w:space="0" w:color="auto"/>
        <w:right w:val="none" w:sz="0" w:space="0" w:color="auto"/>
      </w:divBdr>
    </w:div>
    <w:div w:id="1108164116">
      <w:marLeft w:val="0"/>
      <w:marRight w:val="0"/>
      <w:marTop w:val="0"/>
      <w:marBottom w:val="0"/>
      <w:divBdr>
        <w:top w:val="none" w:sz="0" w:space="0" w:color="auto"/>
        <w:left w:val="none" w:sz="0" w:space="0" w:color="auto"/>
        <w:bottom w:val="none" w:sz="0" w:space="0" w:color="auto"/>
        <w:right w:val="none" w:sz="0" w:space="0" w:color="auto"/>
      </w:divBdr>
    </w:div>
    <w:div w:id="1108230802">
      <w:marLeft w:val="0"/>
      <w:marRight w:val="0"/>
      <w:marTop w:val="0"/>
      <w:marBottom w:val="0"/>
      <w:divBdr>
        <w:top w:val="none" w:sz="0" w:space="0" w:color="auto"/>
        <w:left w:val="none" w:sz="0" w:space="0" w:color="auto"/>
        <w:bottom w:val="none" w:sz="0" w:space="0" w:color="auto"/>
        <w:right w:val="none" w:sz="0" w:space="0" w:color="auto"/>
      </w:divBdr>
    </w:div>
    <w:div w:id="1108309618">
      <w:marLeft w:val="0"/>
      <w:marRight w:val="0"/>
      <w:marTop w:val="0"/>
      <w:marBottom w:val="0"/>
      <w:divBdr>
        <w:top w:val="none" w:sz="0" w:space="0" w:color="auto"/>
        <w:left w:val="none" w:sz="0" w:space="0" w:color="auto"/>
        <w:bottom w:val="none" w:sz="0" w:space="0" w:color="auto"/>
        <w:right w:val="none" w:sz="0" w:space="0" w:color="auto"/>
      </w:divBdr>
    </w:div>
    <w:div w:id="1108311057">
      <w:marLeft w:val="0"/>
      <w:marRight w:val="0"/>
      <w:marTop w:val="0"/>
      <w:marBottom w:val="0"/>
      <w:divBdr>
        <w:top w:val="none" w:sz="0" w:space="0" w:color="auto"/>
        <w:left w:val="none" w:sz="0" w:space="0" w:color="auto"/>
        <w:bottom w:val="none" w:sz="0" w:space="0" w:color="auto"/>
        <w:right w:val="none" w:sz="0" w:space="0" w:color="auto"/>
      </w:divBdr>
    </w:div>
    <w:div w:id="1108432532">
      <w:marLeft w:val="0"/>
      <w:marRight w:val="0"/>
      <w:marTop w:val="0"/>
      <w:marBottom w:val="0"/>
      <w:divBdr>
        <w:top w:val="none" w:sz="0" w:space="0" w:color="auto"/>
        <w:left w:val="none" w:sz="0" w:space="0" w:color="auto"/>
        <w:bottom w:val="none" w:sz="0" w:space="0" w:color="auto"/>
        <w:right w:val="none" w:sz="0" w:space="0" w:color="auto"/>
      </w:divBdr>
    </w:div>
    <w:div w:id="1108698997">
      <w:marLeft w:val="0"/>
      <w:marRight w:val="0"/>
      <w:marTop w:val="0"/>
      <w:marBottom w:val="0"/>
      <w:divBdr>
        <w:top w:val="none" w:sz="0" w:space="0" w:color="auto"/>
        <w:left w:val="none" w:sz="0" w:space="0" w:color="auto"/>
        <w:bottom w:val="none" w:sz="0" w:space="0" w:color="auto"/>
        <w:right w:val="none" w:sz="0" w:space="0" w:color="auto"/>
      </w:divBdr>
    </w:div>
    <w:div w:id="1108816958">
      <w:marLeft w:val="0"/>
      <w:marRight w:val="0"/>
      <w:marTop w:val="0"/>
      <w:marBottom w:val="0"/>
      <w:divBdr>
        <w:top w:val="none" w:sz="0" w:space="0" w:color="auto"/>
        <w:left w:val="none" w:sz="0" w:space="0" w:color="auto"/>
        <w:bottom w:val="none" w:sz="0" w:space="0" w:color="auto"/>
        <w:right w:val="none" w:sz="0" w:space="0" w:color="auto"/>
      </w:divBdr>
    </w:div>
    <w:div w:id="1108819971">
      <w:marLeft w:val="0"/>
      <w:marRight w:val="0"/>
      <w:marTop w:val="0"/>
      <w:marBottom w:val="0"/>
      <w:divBdr>
        <w:top w:val="none" w:sz="0" w:space="0" w:color="auto"/>
        <w:left w:val="none" w:sz="0" w:space="0" w:color="auto"/>
        <w:bottom w:val="none" w:sz="0" w:space="0" w:color="auto"/>
        <w:right w:val="none" w:sz="0" w:space="0" w:color="auto"/>
      </w:divBdr>
    </w:div>
    <w:div w:id="1108892096">
      <w:marLeft w:val="0"/>
      <w:marRight w:val="0"/>
      <w:marTop w:val="0"/>
      <w:marBottom w:val="0"/>
      <w:divBdr>
        <w:top w:val="none" w:sz="0" w:space="0" w:color="auto"/>
        <w:left w:val="none" w:sz="0" w:space="0" w:color="auto"/>
        <w:bottom w:val="none" w:sz="0" w:space="0" w:color="auto"/>
        <w:right w:val="none" w:sz="0" w:space="0" w:color="auto"/>
      </w:divBdr>
    </w:div>
    <w:div w:id="1108895582">
      <w:marLeft w:val="0"/>
      <w:marRight w:val="0"/>
      <w:marTop w:val="0"/>
      <w:marBottom w:val="0"/>
      <w:divBdr>
        <w:top w:val="none" w:sz="0" w:space="0" w:color="auto"/>
        <w:left w:val="none" w:sz="0" w:space="0" w:color="auto"/>
        <w:bottom w:val="none" w:sz="0" w:space="0" w:color="auto"/>
        <w:right w:val="none" w:sz="0" w:space="0" w:color="auto"/>
      </w:divBdr>
    </w:div>
    <w:div w:id="1108965402">
      <w:marLeft w:val="0"/>
      <w:marRight w:val="0"/>
      <w:marTop w:val="0"/>
      <w:marBottom w:val="0"/>
      <w:divBdr>
        <w:top w:val="none" w:sz="0" w:space="0" w:color="auto"/>
        <w:left w:val="none" w:sz="0" w:space="0" w:color="auto"/>
        <w:bottom w:val="none" w:sz="0" w:space="0" w:color="auto"/>
        <w:right w:val="none" w:sz="0" w:space="0" w:color="auto"/>
      </w:divBdr>
    </w:div>
    <w:div w:id="1109003918">
      <w:marLeft w:val="0"/>
      <w:marRight w:val="0"/>
      <w:marTop w:val="0"/>
      <w:marBottom w:val="0"/>
      <w:divBdr>
        <w:top w:val="none" w:sz="0" w:space="0" w:color="auto"/>
        <w:left w:val="none" w:sz="0" w:space="0" w:color="auto"/>
        <w:bottom w:val="none" w:sz="0" w:space="0" w:color="auto"/>
        <w:right w:val="none" w:sz="0" w:space="0" w:color="auto"/>
      </w:divBdr>
    </w:div>
    <w:div w:id="1109008034">
      <w:marLeft w:val="0"/>
      <w:marRight w:val="0"/>
      <w:marTop w:val="0"/>
      <w:marBottom w:val="0"/>
      <w:divBdr>
        <w:top w:val="none" w:sz="0" w:space="0" w:color="auto"/>
        <w:left w:val="none" w:sz="0" w:space="0" w:color="auto"/>
        <w:bottom w:val="none" w:sz="0" w:space="0" w:color="auto"/>
        <w:right w:val="none" w:sz="0" w:space="0" w:color="auto"/>
      </w:divBdr>
    </w:div>
    <w:div w:id="1109009479">
      <w:marLeft w:val="0"/>
      <w:marRight w:val="0"/>
      <w:marTop w:val="0"/>
      <w:marBottom w:val="0"/>
      <w:divBdr>
        <w:top w:val="none" w:sz="0" w:space="0" w:color="auto"/>
        <w:left w:val="none" w:sz="0" w:space="0" w:color="auto"/>
        <w:bottom w:val="none" w:sz="0" w:space="0" w:color="auto"/>
        <w:right w:val="none" w:sz="0" w:space="0" w:color="auto"/>
      </w:divBdr>
    </w:div>
    <w:div w:id="1109010581">
      <w:marLeft w:val="0"/>
      <w:marRight w:val="0"/>
      <w:marTop w:val="0"/>
      <w:marBottom w:val="0"/>
      <w:divBdr>
        <w:top w:val="none" w:sz="0" w:space="0" w:color="auto"/>
        <w:left w:val="none" w:sz="0" w:space="0" w:color="auto"/>
        <w:bottom w:val="none" w:sz="0" w:space="0" w:color="auto"/>
        <w:right w:val="none" w:sz="0" w:space="0" w:color="auto"/>
      </w:divBdr>
    </w:div>
    <w:div w:id="1109080454">
      <w:marLeft w:val="0"/>
      <w:marRight w:val="0"/>
      <w:marTop w:val="0"/>
      <w:marBottom w:val="0"/>
      <w:divBdr>
        <w:top w:val="none" w:sz="0" w:space="0" w:color="auto"/>
        <w:left w:val="none" w:sz="0" w:space="0" w:color="auto"/>
        <w:bottom w:val="none" w:sz="0" w:space="0" w:color="auto"/>
        <w:right w:val="none" w:sz="0" w:space="0" w:color="auto"/>
      </w:divBdr>
    </w:div>
    <w:div w:id="1109084700">
      <w:marLeft w:val="0"/>
      <w:marRight w:val="0"/>
      <w:marTop w:val="0"/>
      <w:marBottom w:val="0"/>
      <w:divBdr>
        <w:top w:val="none" w:sz="0" w:space="0" w:color="auto"/>
        <w:left w:val="none" w:sz="0" w:space="0" w:color="auto"/>
        <w:bottom w:val="none" w:sz="0" w:space="0" w:color="auto"/>
        <w:right w:val="none" w:sz="0" w:space="0" w:color="auto"/>
      </w:divBdr>
    </w:div>
    <w:div w:id="1109154970">
      <w:marLeft w:val="0"/>
      <w:marRight w:val="0"/>
      <w:marTop w:val="0"/>
      <w:marBottom w:val="0"/>
      <w:divBdr>
        <w:top w:val="none" w:sz="0" w:space="0" w:color="auto"/>
        <w:left w:val="none" w:sz="0" w:space="0" w:color="auto"/>
        <w:bottom w:val="none" w:sz="0" w:space="0" w:color="auto"/>
        <w:right w:val="none" w:sz="0" w:space="0" w:color="auto"/>
      </w:divBdr>
    </w:div>
    <w:div w:id="1109197447">
      <w:marLeft w:val="0"/>
      <w:marRight w:val="0"/>
      <w:marTop w:val="0"/>
      <w:marBottom w:val="0"/>
      <w:divBdr>
        <w:top w:val="none" w:sz="0" w:space="0" w:color="auto"/>
        <w:left w:val="none" w:sz="0" w:space="0" w:color="auto"/>
        <w:bottom w:val="none" w:sz="0" w:space="0" w:color="auto"/>
        <w:right w:val="none" w:sz="0" w:space="0" w:color="auto"/>
      </w:divBdr>
    </w:div>
    <w:div w:id="1109199360">
      <w:bodyDiv w:val="1"/>
      <w:marLeft w:val="0"/>
      <w:marRight w:val="0"/>
      <w:marTop w:val="0"/>
      <w:marBottom w:val="0"/>
      <w:divBdr>
        <w:top w:val="none" w:sz="0" w:space="0" w:color="auto"/>
        <w:left w:val="none" w:sz="0" w:space="0" w:color="auto"/>
        <w:bottom w:val="none" w:sz="0" w:space="0" w:color="auto"/>
        <w:right w:val="none" w:sz="0" w:space="0" w:color="auto"/>
      </w:divBdr>
    </w:div>
    <w:div w:id="1109273516">
      <w:marLeft w:val="0"/>
      <w:marRight w:val="0"/>
      <w:marTop w:val="0"/>
      <w:marBottom w:val="0"/>
      <w:divBdr>
        <w:top w:val="none" w:sz="0" w:space="0" w:color="auto"/>
        <w:left w:val="none" w:sz="0" w:space="0" w:color="auto"/>
        <w:bottom w:val="none" w:sz="0" w:space="0" w:color="auto"/>
        <w:right w:val="none" w:sz="0" w:space="0" w:color="auto"/>
      </w:divBdr>
    </w:div>
    <w:div w:id="1109348883">
      <w:marLeft w:val="0"/>
      <w:marRight w:val="0"/>
      <w:marTop w:val="0"/>
      <w:marBottom w:val="0"/>
      <w:divBdr>
        <w:top w:val="none" w:sz="0" w:space="0" w:color="auto"/>
        <w:left w:val="none" w:sz="0" w:space="0" w:color="auto"/>
        <w:bottom w:val="none" w:sz="0" w:space="0" w:color="auto"/>
        <w:right w:val="none" w:sz="0" w:space="0" w:color="auto"/>
      </w:divBdr>
    </w:div>
    <w:div w:id="1109398115">
      <w:marLeft w:val="0"/>
      <w:marRight w:val="0"/>
      <w:marTop w:val="0"/>
      <w:marBottom w:val="0"/>
      <w:divBdr>
        <w:top w:val="none" w:sz="0" w:space="0" w:color="auto"/>
        <w:left w:val="none" w:sz="0" w:space="0" w:color="auto"/>
        <w:bottom w:val="none" w:sz="0" w:space="0" w:color="auto"/>
        <w:right w:val="none" w:sz="0" w:space="0" w:color="auto"/>
      </w:divBdr>
    </w:div>
    <w:div w:id="1109471877">
      <w:marLeft w:val="0"/>
      <w:marRight w:val="0"/>
      <w:marTop w:val="0"/>
      <w:marBottom w:val="0"/>
      <w:divBdr>
        <w:top w:val="none" w:sz="0" w:space="0" w:color="auto"/>
        <w:left w:val="none" w:sz="0" w:space="0" w:color="auto"/>
        <w:bottom w:val="none" w:sz="0" w:space="0" w:color="auto"/>
        <w:right w:val="none" w:sz="0" w:space="0" w:color="auto"/>
      </w:divBdr>
    </w:div>
    <w:div w:id="1109740686">
      <w:marLeft w:val="0"/>
      <w:marRight w:val="0"/>
      <w:marTop w:val="0"/>
      <w:marBottom w:val="0"/>
      <w:divBdr>
        <w:top w:val="none" w:sz="0" w:space="0" w:color="auto"/>
        <w:left w:val="none" w:sz="0" w:space="0" w:color="auto"/>
        <w:bottom w:val="none" w:sz="0" w:space="0" w:color="auto"/>
        <w:right w:val="none" w:sz="0" w:space="0" w:color="auto"/>
      </w:divBdr>
    </w:div>
    <w:div w:id="1109742247">
      <w:marLeft w:val="0"/>
      <w:marRight w:val="0"/>
      <w:marTop w:val="0"/>
      <w:marBottom w:val="0"/>
      <w:divBdr>
        <w:top w:val="none" w:sz="0" w:space="0" w:color="auto"/>
        <w:left w:val="none" w:sz="0" w:space="0" w:color="auto"/>
        <w:bottom w:val="none" w:sz="0" w:space="0" w:color="auto"/>
        <w:right w:val="none" w:sz="0" w:space="0" w:color="auto"/>
      </w:divBdr>
    </w:div>
    <w:div w:id="1109812194">
      <w:marLeft w:val="0"/>
      <w:marRight w:val="0"/>
      <w:marTop w:val="0"/>
      <w:marBottom w:val="0"/>
      <w:divBdr>
        <w:top w:val="none" w:sz="0" w:space="0" w:color="auto"/>
        <w:left w:val="none" w:sz="0" w:space="0" w:color="auto"/>
        <w:bottom w:val="none" w:sz="0" w:space="0" w:color="auto"/>
        <w:right w:val="none" w:sz="0" w:space="0" w:color="auto"/>
      </w:divBdr>
    </w:div>
    <w:div w:id="1109930225">
      <w:marLeft w:val="0"/>
      <w:marRight w:val="0"/>
      <w:marTop w:val="0"/>
      <w:marBottom w:val="0"/>
      <w:divBdr>
        <w:top w:val="none" w:sz="0" w:space="0" w:color="auto"/>
        <w:left w:val="none" w:sz="0" w:space="0" w:color="auto"/>
        <w:bottom w:val="none" w:sz="0" w:space="0" w:color="auto"/>
        <w:right w:val="none" w:sz="0" w:space="0" w:color="auto"/>
      </w:divBdr>
    </w:div>
    <w:div w:id="1110123442">
      <w:marLeft w:val="0"/>
      <w:marRight w:val="0"/>
      <w:marTop w:val="0"/>
      <w:marBottom w:val="0"/>
      <w:divBdr>
        <w:top w:val="none" w:sz="0" w:space="0" w:color="auto"/>
        <w:left w:val="none" w:sz="0" w:space="0" w:color="auto"/>
        <w:bottom w:val="none" w:sz="0" w:space="0" w:color="auto"/>
        <w:right w:val="none" w:sz="0" w:space="0" w:color="auto"/>
      </w:divBdr>
    </w:div>
    <w:div w:id="1110124670">
      <w:marLeft w:val="0"/>
      <w:marRight w:val="0"/>
      <w:marTop w:val="0"/>
      <w:marBottom w:val="0"/>
      <w:divBdr>
        <w:top w:val="none" w:sz="0" w:space="0" w:color="auto"/>
        <w:left w:val="none" w:sz="0" w:space="0" w:color="auto"/>
        <w:bottom w:val="none" w:sz="0" w:space="0" w:color="auto"/>
        <w:right w:val="none" w:sz="0" w:space="0" w:color="auto"/>
      </w:divBdr>
    </w:div>
    <w:div w:id="1110126840">
      <w:marLeft w:val="0"/>
      <w:marRight w:val="0"/>
      <w:marTop w:val="0"/>
      <w:marBottom w:val="0"/>
      <w:divBdr>
        <w:top w:val="none" w:sz="0" w:space="0" w:color="auto"/>
        <w:left w:val="none" w:sz="0" w:space="0" w:color="auto"/>
        <w:bottom w:val="none" w:sz="0" w:space="0" w:color="auto"/>
        <w:right w:val="none" w:sz="0" w:space="0" w:color="auto"/>
      </w:divBdr>
    </w:div>
    <w:div w:id="1110198067">
      <w:marLeft w:val="0"/>
      <w:marRight w:val="0"/>
      <w:marTop w:val="0"/>
      <w:marBottom w:val="0"/>
      <w:divBdr>
        <w:top w:val="none" w:sz="0" w:space="0" w:color="auto"/>
        <w:left w:val="none" w:sz="0" w:space="0" w:color="auto"/>
        <w:bottom w:val="none" w:sz="0" w:space="0" w:color="auto"/>
        <w:right w:val="none" w:sz="0" w:space="0" w:color="auto"/>
      </w:divBdr>
    </w:div>
    <w:div w:id="1110273813">
      <w:marLeft w:val="0"/>
      <w:marRight w:val="0"/>
      <w:marTop w:val="0"/>
      <w:marBottom w:val="0"/>
      <w:divBdr>
        <w:top w:val="none" w:sz="0" w:space="0" w:color="auto"/>
        <w:left w:val="none" w:sz="0" w:space="0" w:color="auto"/>
        <w:bottom w:val="none" w:sz="0" w:space="0" w:color="auto"/>
        <w:right w:val="none" w:sz="0" w:space="0" w:color="auto"/>
      </w:divBdr>
    </w:div>
    <w:div w:id="1110321583">
      <w:marLeft w:val="0"/>
      <w:marRight w:val="0"/>
      <w:marTop w:val="0"/>
      <w:marBottom w:val="0"/>
      <w:divBdr>
        <w:top w:val="none" w:sz="0" w:space="0" w:color="auto"/>
        <w:left w:val="none" w:sz="0" w:space="0" w:color="auto"/>
        <w:bottom w:val="none" w:sz="0" w:space="0" w:color="auto"/>
        <w:right w:val="none" w:sz="0" w:space="0" w:color="auto"/>
      </w:divBdr>
    </w:div>
    <w:div w:id="1110322467">
      <w:marLeft w:val="0"/>
      <w:marRight w:val="0"/>
      <w:marTop w:val="0"/>
      <w:marBottom w:val="0"/>
      <w:divBdr>
        <w:top w:val="none" w:sz="0" w:space="0" w:color="auto"/>
        <w:left w:val="none" w:sz="0" w:space="0" w:color="auto"/>
        <w:bottom w:val="none" w:sz="0" w:space="0" w:color="auto"/>
        <w:right w:val="none" w:sz="0" w:space="0" w:color="auto"/>
      </w:divBdr>
    </w:div>
    <w:div w:id="1110391523">
      <w:marLeft w:val="0"/>
      <w:marRight w:val="0"/>
      <w:marTop w:val="0"/>
      <w:marBottom w:val="0"/>
      <w:divBdr>
        <w:top w:val="none" w:sz="0" w:space="0" w:color="auto"/>
        <w:left w:val="none" w:sz="0" w:space="0" w:color="auto"/>
        <w:bottom w:val="none" w:sz="0" w:space="0" w:color="auto"/>
        <w:right w:val="none" w:sz="0" w:space="0" w:color="auto"/>
      </w:divBdr>
    </w:div>
    <w:div w:id="1110396843">
      <w:marLeft w:val="0"/>
      <w:marRight w:val="0"/>
      <w:marTop w:val="0"/>
      <w:marBottom w:val="0"/>
      <w:divBdr>
        <w:top w:val="none" w:sz="0" w:space="0" w:color="auto"/>
        <w:left w:val="none" w:sz="0" w:space="0" w:color="auto"/>
        <w:bottom w:val="none" w:sz="0" w:space="0" w:color="auto"/>
        <w:right w:val="none" w:sz="0" w:space="0" w:color="auto"/>
      </w:divBdr>
    </w:div>
    <w:div w:id="1110467357">
      <w:bodyDiv w:val="1"/>
      <w:marLeft w:val="0"/>
      <w:marRight w:val="0"/>
      <w:marTop w:val="0"/>
      <w:marBottom w:val="0"/>
      <w:divBdr>
        <w:top w:val="none" w:sz="0" w:space="0" w:color="auto"/>
        <w:left w:val="none" w:sz="0" w:space="0" w:color="auto"/>
        <w:bottom w:val="none" w:sz="0" w:space="0" w:color="auto"/>
        <w:right w:val="none" w:sz="0" w:space="0" w:color="auto"/>
      </w:divBdr>
    </w:div>
    <w:div w:id="1110469825">
      <w:marLeft w:val="0"/>
      <w:marRight w:val="0"/>
      <w:marTop w:val="0"/>
      <w:marBottom w:val="0"/>
      <w:divBdr>
        <w:top w:val="none" w:sz="0" w:space="0" w:color="auto"/>
        <w:left w:val="none" w:sz="0" w:space="0" w:color="auto"/>
        <w:bottom w:val="none" w:sz="0" w:space="0" w:color="auto"/>
        <w:right w:val="none" w:sz="0" w:space="0" w:color="auto"/>
      </w:divBdr>
    </w:div>
    <w:div w:id="1110661725">
      <w:marLeft w:val="0"/>
      <w:marRight w:val="0"/>
      <w:marTop w:val="0"/>
      <w:marBottom w:val="0"/>
      <w:divBdr>
        <w:top w:val="none" w:sz="0" w:space="0" w:color="auto"/>
        <w:left w:val="none" w:sz="0" w:space="0" w:color="auto"/>
        <w:bottom w:val="none" w:sz="0" w:space="0" w:color="auto"/>
        <w:right w:val="none" w:sz="0" w:space="0" w:color="auto"/>
      </w:divBdr>
    </w:div>
    <w:div w:id="1110664840">
      <w:marLeft w:val="0"/>
      <w:marRight w:val="0"/>
      <w:marTop w:val="0"/>
      <w:marBottom w:val="0"/>
      <w:divBdr>
        <w:top w:val="none" w:sz="0" w:space="0" w:color="auto"/>
        <w:left w:val="none" w:sz="0" w:space="0" w:color="auto"/>
        <w:bottom w:val="none" w:sz="0" w:space="0" w:color="auto"/>
        <w:right w:val="none" w:sz="0" w:space="0" w:color="auto"/>
      </w:divBdr>
    </w:div>
    <w:div w:id="1110859896">
      <w:marLeft w:val="0"/>
      <w:marRight w:val="0"/>
      <w:marTop w:val="0"/>
      <w:marBottom w:val="0"/>
      <w:divBdr>
        <w:top w:val="none" w:sz="0" w:space="0" w:color="auto"/>
        <w:left w:val="none" w:sz="0" w:space="0" w:color="auto"/>
        <w:bottom w:val="none" w:sz="0" w:space="0" w:color="auto"/>
        <w:right w:val="none" w:sz="0" w:space="0" w:color="auto"/>
      </w:divBdr>
    </w:div>
    <w:div w:id="1110931373">
      <w:marLeft w:val="0"/>
      <w:marRight w:val="0"/>
      <w:marTop w:val="0"/>
      <w:marBottom w:val="0"/>
      <w:divBdr>
        <w:top w:val="none" w:sz="0" w:space="0" w:color="auto"/>
        <w:left w:val="none" w:sz="0" w:space="0" w:color="auto"/>
        <w:bottom w:val="none" w:sz="0" w:space="0" w:color="auto"/>
        <w:right w:val="none" w:sz="0" w:space="0" w:color="auto"/>
      </w:divBdr>
    </w:div>
    <w:div w:id="1110973391">
      <w:marLeft w:val="0"/>
      <w:marRight w:val="0"/>
      <w:marTop w:val="0"/>
      <w:marBottom w:val="0"/>
      <w:divBdr>
        <w:top w:val="none" w:sz="0" w:space="0" w:color="auto"/>
        <w:left w:val="none" w:sz="0" w:space="0" w:color="auto"/>
        <w:bottom w:val="none" w:sz="0" w:space="0" w:color="auto"/>
        <w:right w:val="none" w:sz="0" w:space="0" w:color="auto"/>
      </w:divBdr>
    </w:div>
    <w:div w:id="1110975713">
      <w:marLeft w:val="0"/>
      <w:marRight w:val="0"/>
      <w:marTop w:val="0"/>
      <w:marBottom w:val="0"/>
      <w:divBdr>
        <w:top w:val="none" w:sz="0" w:space="0" w:color="auto"/>
        <w:left w:val="none" w:sz="0" w:space="0" w:color="auto"/>
        <w:bottom w:val="none" w:sz="0" w:space="0" w:color="auto"/>
        <w:right w:val="none" w:sz="0" w:space="0" w:color="auto"/>
      </w:divBdr>
    </w:div>
    <w:div w:id="1111124152">
      <w:marLeft w:val="0"/>
      <w:marRight w:val="0"/>
      <w:marTop w:val="0"/>
      <w:marBottom w:val="0"/>
      <w:divBdr>
        <w:top w:val="none" w:sz="0" w:space="0" w:color="auto"/>
        <w:left w:val="none" w:sz="0" w:space="0" w:color="auto"/>
        <w:bottom w:val="none" w:sz="0" w:space="0" w:color="auto"/>
        <w:right w:val="none" w:sz="0" w:space="0" w:color="auto"/>
      </w:divBdr>
    </w:div>
    <w:div w:id="1111167101">
      <w:marLeft w:val="0"/>
      <w:marRight w:val="0"/>
      <w:marTop w:val="0"/>
      <w:marBottom w:val="0"/>
      <w:divBdr>
        <w:top w:val="none" w:sz="0" w:space="0" w:color="auto"/>
        <w:left w:val="none" w:sz="0" w:space="0" w:color="auto"/>
        <w:bottom w:val="none" w:sz="0" w:space="0" w:color="auto"/>
        <w:right w:val="none" w:sz="0" w:space="0" w:color="auto"/>
      </w:divBdr>
    </w:div>
    <w:div w:id="1111243003">
      <w:marLeft w:val="0"/>
      <w:marRight w:val="0"/>
      <w:marTop w:val="0"/>
      <w:marBottom w:val="0"/>
      <w:divBdr>
        <w:top w:val="none" w:sz="0" w:space="0" w:color="auto"/>
        <w:left w:val="none" w:sz="0" w:space="0" w:color="auto"/>
        <w:bottom w:val="none" w:sz="0" w:space="0" w:color="auto"/>
        <w:right w:val="none" w:sz="0" w:space="0" w:color="auto"/>
      </w:divBdr>
    </w:div>
    <w:div w:id="1111315164">
      <w:marLeft w:val="0"/>
      <w:marRight w:val="0"/>
      <w:marTop w:val="0"/>
      <w:marBottom w:val="0"/>
      <w:divBdr>
        <w:top w:val="none" w:sz="0" w:space="0" w:color="auto"/>
        <w:left w:val="none" w:sz="0" w:space="0" w:color="auto"/>
        <w:bottom w:val="none" w:sz="0" w:space="0" w:color="auto"/>
        <w:right w:val="none" w:sz="0" w:space="0" w:color="auto"/>
      </w:divBdr>
    </w:div>
    <w:div w:id="1111433461">
      <w:marLeft w:val="0"/>
      <w:marRight w:val="0"/>
      <w:marTop w:val="0"/>
      <w:marBottom w:val="0"/>
      <w:divBdr>
        <w:top w:val="none" w:sz="0" w:space="0" w:color="auto"/>
        <w:left w:val="none" w:sz="0" w:space="0" w:color="auto"/>
        <w:bottom w:val="none" w:sz="0" w:space="0" w:color="auto"/>
        <w:right w:val="none" w:sz="0" w:space="0" w:color="auto"/>
      </w:divBdr>
    </w:div>
    <w:div w:id="1111588556">
      <w:marLeft w:val="0"/>
      <w:marRight w:val="0"/>
      <w:marTop w:val="0"/>
      <w:marBottom w:val="0"/>
      <w:divBdr>
        <w:top w:val="none" w:sz="0" w:space="0" w:color="auto"/>
        <w:left w:val="none" w:sz="0" w:space="0" w:color="auto"/>
        <w:bottom w:val="none" w:sz="0" w:space="0" w:color="auto"/>
        <w:right w:val="none" w:sz="0" w:space="0" w:color="auto"/>
      </w:divBdr>
    </w:div>
    <w:div w:id="1111778967">
      <w:marLeft w:val="0"/>
      <w:marRight w:val="0"/>
      <w:marTop w:val="0"/>
      <w:marBottom w:val="0"/>
      <w:divBdr>
        <w:top w:val="none" w:sz="0" w:space="0" w:color="auto"/>
        <w:left w:val="none" w:sz="0" w:space="0" w:color="auto"/>
        <w:bottom w:val="none" w:sz="0" w:space="0" w:color="auto"/>
        <w:right w:val="none" w:sz="0" w:space="0" w:color="auto"/>
      </w:divBdr>
    </w:div>
    <w:div w:id="1111779526">
      <w:marLeft w:val="0"/>
      <w:marRight w:val="0"/>
      <w:marTop w:val="0"/>
      <w:marBottom w:val="0"/>
      <w:divBdr>
        <w:top w:val="none" w:sz="0" w:space="0" w:color="auto"/>
        <w:left w:val="none" w:sz="0" w:space="0" w:color="auto"/>
        <w:bottom w:val="none" w:sz="0" w:space="0" w:color="auto"/>
        <w:right w:val="none" w:sz="0" w:space="0" w:color="auto"/>
      </w:divBdr>
    </w:div>
    <w:div w:id="1111783756">
      <w:marLeft w:val="0"/>
      <w:marRight w:val="0"/>
      <w:marTop w:val="0"/>
      <w:marBottom w:val="0"/>
      <w:divBdr>
        <w:top w:val="none" w:sz="0" w:space="0" w:color="auto"/>
        <w:left w:val="none" w:sz="0" w:space="0" w:color="auto"/>
        <w:bottom w:val="none" w:sz="0" w:space="0" w:color="auto"/>
        <w:right w:val="none" w:sz="0" w:space="0" w:color="auto"/>
      </w:divBdr>
    </w:div>
    <w:div w:id="1111820788">
      <w:marLeft w:val="0"/>
      <w:marRight w:val="0"/>
      <w:marTop w:val="0"/>
      <w:marBottom w:val="0"/>
      <w:divBdr>
        <w:top w:val="none" w:sz="0" w:space="0" w:color="auto"/>
        <w:left w:val="none" w:sz="0" w:space="0" w:color="auto"/>
        <w:bottom w:val="none" w:sz="0" w:space="0" w:color="auto"/>
        <w:right w:val="none" w:sz="0" w:space="0" w:color="auto"/>
      </w:divBdr>
    </w:div>
    <w:div w:id="1111821755">
      <w:marLeft w:val="0"/>
      <w:marRight w:val="0"/>
      <w:marTop w:val="0"/>
      <w:marBottom w:val="0"/>
      <w:divBdr>
        <w:top w:val="none" w:sz="0" w:space="0" w:color="auto"/>
        <w:left w:val="none" w:sz="0" w:space="0" w:color="auto"/>
        <w:bottom w:val="none" w:sz="0" w:space="0" w:color="auto"/>
        <w:right w:val="none" w:sz="0" w:space="0" w:color="auto"/>
      </w:divBdr>
    </w:div>
    <w:div w:id="1111973383">
      <w:marLeft w:val="0"/>
      <w:marRight w:val="0"/>
      <w:marTop w:val="0"/>
      <w:marBottom w:val="0"/>
      <w:divBdr>
        <w:top w:val="none" w:sz="0" w:space="0" w:color="auto"/>
        <w:left w:val="none" w:sz="0" w:space="0" w:color="auto"/>
        <w:bottom w:val="none" w:sz="0" w:space="0" w:color="auto"/>
        <w:right w:val="none" w:sz="0" w:space="0" w:color="auto"/>
      </w:divBdr>
    </w:div>
    <w:div w:id="1111975996">
      <w:marLeft w:val="0"/>
      <w:marRight w:val="0"/>
      <w:marTop w:val="0"/>
      <w:marBottom w:val="0"/>
      <w:divBdr>
        <w:top w:val="none" w:sz="0" w:space="0" w:color="auto"/>
        <w:left w:val="none" w:sz="0" w:space="0" w:color="auto"/>
        <w:bottom w:val="none" w:sz="0" w:space="0" w:color="auto"/>
        <w:right w:val="none" w:sz="0" w:space="0" w:color="auto"/>
      </w:divBdr>
    </w:div>
    <w:div w:id="1112044335">
      <w:marLeft w:val="0"/>
      <w:marRight w:val="0"/>
      <w:marTop w:val="0"/>
      <w:marBottom w:val="0"/>
      <w:divBdr>
        <w:top w:val="none" w:sz="0" w:space="0" w:color="auto"/>
        <w:left w:val="none" w:sz="0" w:space="0" w:color="auto"/>
        <w:bottom w:val="none" w:sz="0" w:space="0" w:color="auto"/>
        <w:right w:val="none" w:sz="0" w:space="0" w:color="auto"/>
      </w:divBdr>
    </w:div>
    <w:div w:id="1112171257">
      <w:marLeft w:val="0"/>
      <w:marRight w:val="0"/>
      <w:marTop w:val="0"/>
      <w:marBottom w:val="0"/>
      <w:divBdr>
        <w:top w:val="none" w:sz="0" w:space="0" w:color="auto"/>
        <w:left w:val="none" w:sz="0" w:space="0" w:color="auto"/>
        <w:bottom w:val="none" w:sz="0" w:space="0" w:color="auto"/>
        <w:right w:val="none" w:sz="0" w:space="0" w:color="auto"/>
      </w:divBdr>
    </w:div>
    <w:div w:id="1112241464">
      <w:marLeft w:val="0"/>
      <w:marRight w:val="0"/>
      <w:marTop w:val="0"/>
      <w:marBottom w:val="0"/>
      <w:divBdr>
        <w:top w:val="none" w:sz="0" w:space="0" w:color="auto"/>
        <w:left w:val="none" w:sz="0" w:space="0" w:color="auto"/>
        <w:bottom w:val="none" w:sz="0" w:space="0" w:color="auto"/>
        <w:right w:val="none" w:sz="0" w:space="0" w:color="auto"/>
      </w:divBdr>
    </w:div>
    <w:div w:id="1112241566">
      <w:marLeft w:val="0"/>
      <w:marRight w:val="0"/>
      <w:marTop w:val="0"/>
      <w:marBottom w:val="0"/>
      <w:divBdr>
        <w:top w:val="none" w:sz="0" w:space="0" w:color="auto"/>
        <w:left w:val="none" w:sz="0" w:space="0" w:color="auto"/>
        <w:bottom w:val="none" w:sz="0" w:space="0" w:color="auto"/>
        <w:right w:val="none" w:sz="0" w:space="0" w:color="auto"/>
      </w:divBdr>
    </w:div>
    <w:div w:id="1112244212">
      <w:marLeft w:val="0"/>
      <w:marRight w:val="0"/>
      <w:marTop w:val="0"/>
      <w:marBottom w:val="0"/>
      <w:divBdr>
        <w:top w:val="none" w:sz="0" w:space="0" w:color="auto"/>
        <w:left w:val="none" w:sz="0" w:space="0" w:color="auto"/>
        <w:bottom w:val="none" w:sz="0" w:space="0" w:color="auto"/>
        <w:right w:val="none" w:sz="0" w:space="0" w:color="auto"/>
      </w:divBdr>
    </w:div>
    <w:div w:id="1112362809">
      <w:marLeft w:val="0"/>
      <w:marRight w:val="0"/>
      <w:marTop w:val="0"/>
      <w:marBottom w:val="0"/>
      <w:divBdr>
        <w:top w:val="none" w:sz="0" w:space="0" w:color="auto"/>
        <w:left w:val="none" w:sz="0" w:space="0" w:color="auto"/>
        <w:bottom w:val="none" w:sz="0" w:space="0" w:color="auto"/>
        <w:right w:val="none" w:sz="0" w:space="0" w:color="auto"/>
      </w:divBdr>
    </w:div>
    <w:div w:id="1112434511">
      <w:marLeft w:val="0"/>
      <w:marRight w:val="0"/>
      <w:marTop w:val="0"/>
      <w:marBottom w:val="0"/>
      <w:divBdr>
        <w:top w:val="none" w:sz="0" w:space="0" w:color="auto"/>
        <w:left w:val="none" w:sz="0" w:space="0" w:color="auto"/>
        <w:bottom w:val="none" w:sz="0" w:space="0" w:color="auto"/>
        <w:right w:val="none" w:sz="0" w:space="0" w:color="auto"/>
      </w:divBdr>
    </w:div>
    <w:div w:id="1112474063">
      <w:bodyDiv w:val="1"/>
      <w:marLeft w:val="0"/>
      <w:marRight w:val="0"/>
      <w:marTop w:val="0"/>
      <w:marBottom w:val="0"/>
      <w:divBdr>
        <w:top w:val="none" w:sz="0" w:space="0" w:color="auto"/>
        <w:left w:val="none" w:sz="0" w:space="0" w:color="auto"/>
        <w:bottom w:val="none" w:sz="0" w:space="0" w:color="auto"/>
        <w:right w:val="none" w:sz="0" w:space="0" w:color="auto"/>
      </w:divBdr>
    </w:div>
    <w:div w:id="1112474533">
      <w:marLeft w:val="0"/>
      <w:marRight w:val="0"/>
      <w:marTop w:val="0"/>
      <w:marBottom w:val="0"/>
      <w:divBdr>
        <w:top w:val="none" w:sz="0" w:space="0" w:color="auto"/>
        <w:left w:val="none" w:sz="0" w:space="0" w:color="auto"/>
        <w:bottom w:val="none" w:sz="0" w:space="0" w:color="auto"/>
        <w:right w:val="none" w:sz="0" w:space="0" w:color="auto"/>
      </w:divBdr>
    </w:div>
    <w:div w:id="1112549251">
      <w:marLeft w:val="0"/>
      <w:marRight w:val="0"/>
      <w:marTop w:val="0"/>
      <w:marBottom w:val="0"/>
      <w:divBdr>
        <w:top w:val="none" w:sz="0" w:space="0" w:color="auto"/>
        <w:left w:val="none" w:sz="0" w:space="0" w:color="auto"/>
        <w:bottom w:val="none" w:sz="0" w:space="0" w:color="auto"/>
        <w:right w:val="none" w:sz="0" w:space="0" w:color="auto"/>
      </w:divBdr>
    </w:div>
    <w:div w:id="1112628469">
      <w:marLeft w:val="0"/>
      <w:marRight w:val="0"/>
      <w:marTop w:val="0"/>
      <w:marBottom w:val="0"/>
      <w:divBdr>
        <w:top w:val="none" w:sz="0" w:space="0" w:color="auto"/>
        <w:left w:val="none" w:sz="0" w:space="0" w:color="auto"/>
        <w:bottom w:val="none" w:sz="0" w:space="0" w:color="auto"/>
        <w:right w:val="none" w:sz="0" w:space="0" w:color="auto"/>
      </w:divBdr>
    </w:div>
    <w:div w:id="1112824696">
      <w:marLeft w:val="0"/>
      <w:marRight w:val="0"/>
      <w:marTop w:val="0"/>
      <w:marBottom w:val="0"/>
      <w:divBdr>
        <w:top w:val="none" w:sz="0" w:space="0" w:color="auto"/>
        <w:left w:val="none" w:sz="0" w:space="0" w:color="auto"/>
        <w:bottom w:val="none" w:sz="0" w:space="0" w:color="auto"/>
        <w:right w:val="none" w:sz="0" w:space="0" w:color="auto"/>
      </w:divBdr>
    </w:div>
    <w:div w:id="1112943425">
      <w:marLeft w:val="0"/>
      <w:marRight w:val="0"/>
      <w:marTop w:val="0"/>
      <w:marBottom w:val="0"/>
      <w:divBdr>
        <w:top w:val="none" w:sz="0" w:space="0" w:color="auto"/>
        <w:left w:val="none" w:sz="0" w:space="0" w:color="auto"/>
        <w:bottom w:val="none" w:sz="0" w:space="0" w:color="auto"/>
        <w:right w:val="none" w:sz="0" w:space="0" w:color="auto"/>
      </w:divBdr>
    </w:div>
    <w:div w:id="1113132793">
      <w:marLeft w:val="0"/>
      <w:marRight w:val="0"/>
      <w:marTop w:val="0"/>
      <w:marBottom w:val="0"/>
      <w:divBdr>
        <w:top w:val="none" w:sz="0" w:space="0" w:color="auto"/>
        <w:left w:val="none" w:sz="0" w:space="0" w:color="auto"/>
        <w:bottom w:val="none" w:sz="0" w:space="0" w:color="auto"/>
        <w:right w:val="none" w:sz="0" w:space="0" w:color="auto"/>
      </w:divBdr>
    </w:div>
    <w:div w:id="1113133699">
      <w:marLeft w:val="0"/>
      <w:marRight w:val="0"/>
      <w:marTop w:val="0"/>
      <w:marBottom w:val="0"/>
      <w:divBdr>
        <w:top w:val="none" w:sz="0" w:space="0" w:color="auto"/>
        <w:left w:val="none" w:sz="0" w:space="0" w:color="auto"/>
        <w:bottom w:val="none" w:sz="0" w:space="0" w:color="auto"/>
        <w:right w:val="none" w:sz="0" w:space="0" w:color="auto"/>
      </w:divBdr>
    </w:div>
    <w:div w:id="1113281969">
      <w:marLeft w:val="0"/>
      <w:marRight w:val="0"/>
      <w:marTop w:val="0"/>
      <w:marBottom w:val="0"/>
      <w:divBdr>
        <w:top w:val="none" w:sz="0" w:space="0" w:color="auto"/>
        <w:left w:val="none" w:sz="0" w:space="0" w:color="auto"/>
        <w:bottom w:val="none" w:sz="0" w:space="0" w:color="auto"/>
        <w:right w:val="none" w:sz="0" w:space="0" w:color="auto"/>
      </w:divBdr>
    </w:div>
    <w:div w:id="1113482295">
      <w:marLeft w:val="0"/>
      <w:marRight w:val="0"/>
      <w:marTop w:val="0"/>
      <w:marBottom w:val="0"/>
      <w:divBdr>
        <w:top w:val="none" w:sz="0" w:space="0" w:color="auto"/>
        <w:left w:val="none" w:sz="0" w:space="0" w:color="auto"/>
        <w:bottom w:val="none" w:sz="0" w:space="0" w:color="auto"/>
        <w:right w:val="none" w:sz="0" w:space="0" w:color="auto"/>
      </w:divBdr>
    </w:div>
    <w:div w:id="1113522937">
      <w:marLeft w:val="0"/>
      <w:marRight w:val="0"/>
      <w:marTop w:val="0"/>
      <w:marBottom w:val="0"/>
      <w:divBdr>
        <w:top w:val="none" w:sz="0" w:space="0" w:color="auto"/>
        <w:left w:val="none" w:sz="0" w:space="0" w:color="auto"/>
        <w:bottom w:val="none" w:sz="0" w:space="0" w:color="auto"/>
        <w:right w:val="none" w:sz="0" w:space="0" w:color="auto"/>
      </w:divBdr>
    </w:div>
    <w:div w:id="1113667390">
      <w:marLeft w:val="0"/>
      <w:marRight w:val="0"/>
      <w:marTop w:val="0"/>
      <w:marBottom w:val="0"/>
      <w:divBdr>
        <w:top w:val="none" w:sz="0" w:space="0" w:color="auto"/>
        <w:left w:val="none" w:sz="0" w:space="0" w:color="auto"/>
        <w:bottom w:val="none" w:sz="0" w:space="0" w:color="auto"/>
        <w:right w:val="none" w:sz="0" w:space="0" w:color="auto"/>
      </w:divBdr>
    </w:div>
    <w:div w:id="1113746215">
      <w:marLeft w:val="0"/>
      <w:marRight w:val="0"/>
      <w:marTop w:val="0"/>
      <w:marBottom w:val="0"/>
      <w:divBdr>
        <w:top w:val="none" w:sz="0" w:space="0" w:color="auto"/>
        <w:left w:val="none" w:sz="0" w:space="0" w:color="auto"/>
        <w:bottom w:val="none" w:sz="0" w:space="0" w:color="auto"/>
        <w:right w:val="none" w:sz="0" w:space="0" w:color="auto"/>
      </w:divBdr>
    </w:div>
    <w:div w:id="1113792902">
      <w:marLeft w:val="0"/>
      <w:marRight w:val="0"/>
      <w:marTop w:val="0"/>
      <w:marBottom w:val="0"/>
      <w:divBdr>
        <w:top w:val="none" w:sz="0" w:space="0" w:color="auto"/>
        <w:left w:val="none" w:sz="0" w:space="0" w:color="auto"/>
        <w:bottom w:val="none" w:sz="0" w:space="0" w:color="auto"/>
        <w:right w:val="none" w:sz="0" w:space="0" w:color="auto"/>
      </w:divBdr>
    </w:div>
    <w:div w:id="1113793623">
      <w:marLeft w:val="0"/>
      <w:marRight w:val="0"/>
      <w:marTop w:val="0"/>
      <w:marBottom w:val="0"/>
      <w:divBdr>
        <w:top w:val="none" w:sz="0" w:space="0" w:color="auto"/>
        <w:left w:val="none" w:sz="0" w:space="0" w:color="auto"/>
        <w:bottom w:val="none" w:sz="0" w:space="0" w:color="auto"/>
        <w:right w:val="none" w:sz="0" w:space="0" w:color="auto"/>
      </w:divBdr>
    </w:div>
    <w:div w:id="1113935365">
      <w:bodyDiv w:val="1"/>
      <w:marLeft w:val="0"/>
      <w:marRight w:val="0"/>
      <w:marTop w:val="0"/>
      <w:marBottom w:val="0"/>
      <w:divBdr>
        <w:top w:val="none" w:sz="0" w:space="0" w:color="auto"/>
        <w:left w:val="none" w:sz="0" w:space="0" w:color="auto"/>
        <w:bottom w:val="none" w:sz="0" w:space="0" w:color="auto"/>
        <w:right w:val="none" w:sz="0" w:space="0" w:color="auto"/>
      </w:divBdr>
    </w:div>
    <w:div w:id="1113986950">
      <w:marLeft w:val="0"/>
      <w:marRight w:val="0"/>
      <w:marTop w:val="0"/>
      <w:marBottom w:val="0"/>
      <w:divBdr>
        <w:top w:val="none" w:sz="0" w:space="0" w:color="auto"/>
        <w:left w:val="none" w:sz="0" w:space="0" w:color="auto"/>
        <w:bottom w:val="none" w:sz="0" w:space="0" w:color="auto"/>
        <w:right w:val="none" w:sz="0" w:space="0" w:color="auto"/>
      </w:divBdr>
    </w:div>
    <w:div w:id="1114327655">
      <w:bodyDiv w:val="1"/>
      <w:marLeft w:val="0"/>
      <w:marRight w:val="0"/>
      <w:marTop w:val="0"/>
      <w:marBottom w:val="0"/>
      <w:divBdr>
        <w:top w:val="none" w:sz="0" w:space="0" w:color="auto"/>
        <w:left w:val="none" w:sz="0" w:space="0" w:color="auto"/>
        <w:bottom w:val="none" w:sz="0" w:space="0" w:color="auto"/>
        <w:right w:val="none" w:sz="0" w:space="0" w:color="auto"/>
      </w:divBdr>
    </w:div>
    <w:div w:id="1114330214">
      <w:marLeft w:val="0"/>
      <w:marRight w:val="0"/>
      <w:marTop w:val="0"/>
      <w:marBottom w:val="0"/>
      <w:divBdr>
        <w:top w:val="none" w:sz="0" w:space="0" w:color="auto"/>
        <w:left w:val="none" w:sz="0" w:space="0" w:color="auto"/>
        <w:bottom w:val="none" w:sz="0" w:space="0" w:color="auto"/>
        <w:right w:val="none" w:sz="0" w:space="0" w:color="auto"/>
      </w:divBdr>
    </w:div>
    <w:div w:id="1114401016">
      <w:marLeft w:val="0"/>
      <w:marRight w:val="0"/>
      <w:marTop w:val="0"/>
      <w:marBottom w:val="0"/>
      <w:divBdr>
        <w:top w:val="none" w:sz="0" w:space="0" w:color="auto"/>
        <w:left w:val="none" w:sz="0" w:space="0" w:color="auto"/>
        <w:bottom w:val="none" w:sz="0" w:space="0" w:color="auto"/>
        <w:right w:val="none" w:sz="0" w:space="0" w:color="auto"/>
      </w:divBdr>
    </w:div>
    <w:div w:id="1114595159">
      <w:marLeft w:val="0"/>
      <w:marRight w:val="0"/>
      <w:marTop w:val="0"/>
      <w:marBottom w:val="0"/>
      <w:divBdr>
        <w:top w:val="none" w:sz="0" w:space="0" w:color="auto"/>
        <w:left w:val="none" w:sz="0" w:space="0" w:color="auto"/>
        <w:bottom w:val="none" w:sz="0" w:space="0" w:color="auto"/>
        <w:right w:val="none" w:sz="0" w:space="0" w:color="auto"/>
      </w:divBdr>
    </w:div>
    <w:div w:id="1114708588">
      <w:bodyDiv w:val="1"/>
      <w:marLeft w:val="0"/>
      <w:marRight w:val="0"/>
      <w:marTop w:val="0"/>
      <w:marBottom w:val="0"/>
      <w:divBdr>
        <w:top w:val="none" w:sz="0" w:space="0" w:color="auto"/>
        <w:left w:val="none" w:sz="0" w:space="0" w:color="auto"/>
        <w:bottom w:val="none" w:sz="0" w:space="0" w:color="auto"/>
        <w:right w:val="none" w:sz="0" w:space="0" w:color="auto"/>
      </w:divBdr>
    </w:div>
    <w:div w:id="1114713916">
      <w:marLeft w:val="0"/>
      <w:marRight w:val="0"/>
      <w:marTop w:val="0"/>
      <w:marBottom w:val="0"/>
      <w:divBdr>
        <w:top w:val="none" w:sz="0" w:space="0" w:color="auto"/>
        <w:left w:val="none" w:sz="0" w:space="0" w:color="auto"/>
        <w:bottom w:val="none" w:sz="0" w:space="0" w:color="auto"/>
        <w:right w:val="none" w:sz="0" w:space="0" w:color="auto"/>
      </w:divBdr>
    </w:div>
    <w:div w:id="1114784692">
      <w:marLeft w:val="0"/>
      <w:marRight w:val="0"/>
      <w:marTop w:val="0"/>
      <w:marBottom w:val="0"/>
      <w:divBdr>
        <w:top w:val="none" w:sz="0" w:space="0" w:color="auto"/>
        <w:left w:val="none" w:sz="0" w:space="0" w:color="auto"/>
        <w:bottom w:val="none" w:sz="0" w:space="0" w:color="auto"/>
        <w:right w:val="none" w:sz="0" w:space="0" w:color="auto"/>
      </w:divBdr>
    </w:div>
    <w:div w:id="1114864214">
      <w:marLeft w:val="0"/>
      <w:marRight w:val="0"/>
      <w:marTop w:val="0"/>
      <w:marBottom w:val="0"/>
      <w:divBdr>
        <w:top w:val="none" w:sz="0" w:space="0" w:color="auto"/>
        <w:left w:val="none" w:sz="0" w:space="0" w:color="auto"/>
        <w:bottom w:val="none" w:sz="0" w:space="0" w:color="auto"/>
        <w:right w:val="none" w:sz="0" w:space="0" w:color="auto"/>
      </w:divBdr>
    </w:div>
    <w:div w:id="1114910021">
      <w:marLeft w:val="0"/>
      <w:marRight w:val="0"/>
      <w:marTop w:val="0"/>
      <w:marBottom w:val="0"/>
      <w:divBdr>
        <w:top w:val="none" w:sz="0" w:space="0" w:color="auto"/>
        <w:left w:val="none" w:sz="0" w:space="0" w:color="auto"/>
        <w:bottom w:val="none" w:sz="0" w:space="0" w:color="auto"/>
        <w:right w:val="none" w:sz="0" w:space="0" w:color="auto"/>
      </w:divBdr>
    </w:div>
    <w:div w:id="1114978607">
      <w:marLeft w:val="0"/>
      <w:marRight w:val="0"/>
      <w:marTop w:val="0"/>
      <w:marBottom w:val="0"/>
      <w:divBdr>
        <w:top w:val="none" w:sz="0" w:space="0" w:color="auto"/>
        <w:left w:val="none" w:sz="0" w:space="0" w:color="auto"/>
        <w:bottom w:val="none" w:sz="0" w:space="0" w:color="auto"/>
        <w:right w:val="none" w:sz="0" w:space="0" w:color="auto"/>
      </w:divBdr>
    </w:div>
    <w:div w:id="1115054214">
      <w:marLeft w:val="0"/>
      <w:marRight w:val="0"/>
      <w:marTop w:val="0"/>
      <w:marBottom w:val="0"/>
      <w:divBdr>
        <w:top w:val="none" w:sz="0" w:space="0" w:color="auto"/>
        <w:left w:val="none" w:sz="0" w:space="0" w:color="auto"/>
        <w:bottom w:val="none" w:sz="0" w:space="0" w:color="auto"/>
        <w:right w:val="none" w:sz="0" w:space="0" w:color="auto"/>
      </w:divBdr>
    </w:div>
    <w:div w:id="1115056543">
      <w:marLeft w:val="0"/>
      <w:marRight w:val="0"/>
      <w:marTop w:val="0"/>
      <w:marBottom w:val="0"/>
      <w:divBdr>
        <w:top w:val="none" w:sz="0" w:space="0" w:color="auto"/>
        <w:left w:val="none" w:sz="0" w:space="0" w:color="auto"/>
        <w:bottom w:val="none" w:sz="0" w:space="0" w:color="auto"/>
        <w:right w:val="none" w:sz="0" w:space="0" w:color="auto"/>
      </w:divBdr>
    </w:div>
    <w:div w:id="1115059209">
      <w:marLeft w:val="0"/>
      <w:marRight w:val="0"/>
      <w:marTop w:val="0"/>
      <w:marBottom w:val="0"/>
      <w:divBdr>
        <w:top w:val="none" w:sz="0" w:space="0" w:color="auto"/>
        <w:left w:val="none" w:sz="0" w:space="0" w:color="auto"/>
        <w:bottom w:val="none" w:sz="0" w:space="0" w:color="auto"/>
        <w:right w:val="none" w:sz="0" w:space="0" w:color="auto"/>
      </w:divBdr>
    </w:div>
    <w:div w:id="1115098885">
      <w:marLeft w:val="0"/>
      <w:marRight w:val="0"/>
      <w:marTop w:val="0"/>
      <w:marBottom w:val="0"/>
      <w:divBdr>
        <w:top w:val="none" w:sz="0" w:space="0" w:color="auto"/>
        <w:left w:val="none" w:sz="0" w:space="0" w:color="auto"/>
        <w:bottom w:val="none" w:sz="0" w:space="0" w:color="auto"/>
        <w:right w:val="none" w:sz="0" w:space="0" w:color="auto"/>
      </w:divBdr>
    </w:div>
    <w:div w:id="1115249737">
      <w:marLeft w:val="0"/>
      <w:marRight w:val="0"/>
      <w:marTop w:val="0"/>
      <w:marBottom w:val="0"/>
      <w:divBdr>
        <w:top w:val="none" w:sz="0" w:space="0" w:color="auto"/>
        <w:left w:val="none" w:sz="0" w:space="0" w:color="auto"/>
        <w:bottom w:val="none" w:sz="0" w:space="0" w:color="auto"/>
        <w:right w:val="none" w:sz="0" w:space="0" w:color="auto"/>
      </w:divBdr>
    </w:div>
    <w:div w:id="1115295595">
      <w:marLeft w:val="0"/>
      <w:marRight w:val="0"/>
      <w:marTop w:val="0"/>
      <w:marBottom w:val="0"/>
      <w:divBdr>
        <w:top w:val="none" w:sz="0" w:space="0" w:color="auto"/>
        <w:left w:val="none" w:sz="0" w:space="0" w:color="auto"/>
        <w:bottom w:val="none" w:sz="0" w:space="0" w:color="auto"/>
        <w:right w:val="none" w:sz="0" w:space="0" w:color="auto"/>
      </w:divBdr>
    </w:div>
    <w:div w:id="1115296547">
      <w:marLeft w:val="0"/>
      <w:marRight w:val="0"/>
      <w:marTop w:val="0"/>
      <w:marBottom w:val="0"/>
      <w:divBdr>
        <w:top w:val="none" w:sz="0" w:space="0" w:color="auto"/>
        <w:left w:val="none" w:sz="0" w:space="0" w:color="auto"/>
        <w:bottom w:val="none" w:sz="0" w:space="0" w:color="auto"/>
        <w:right w:val="none" w:sz="0" w:space="0" w:color="auto"/>
      </w:divBdr>
    </w:div>
    <w:div w:id="1115365362">
      <w:marLeft w:val="0"/>
      <w:marRight w:val="0"/>
      <w:marTop w:val="0"/>
      <w:marBottom w:val="0"/>
      <w:divBdr>
        <w:top w:val="none" w:sz="0" w:space="0" w:color="auto"/>
        <w:left w:val="none" w:sz="0" w:space="0" w:color="auto"/>
        <w:bottom w:val="none" w:sz="0" w:space="0" w:color="auto"/>
        <w:right w:val="none" w:sz="0" w:space="0" w:color="auto"/>
      </w:divBdr>
    </w:div>
    <w:div w:id="1115370974">
      <w:marLeft w:val="0"/>
      <w:marRight w:val="0"/>
      <w:marTop w:val="0"/>
      <w:marBottom w:val="0"/>
      <w:divBdr>
        <w:top w:val="none" w:sz="0" w:space="0" w:color="auto"/>
        <w:left w:val="none" w:sz="0" w:space="0" w:color="auto"/>
        <w:bottom w:val="none" w:sz="0" w:space="0" w:color="auto"/>
        <w:right w:val="none" w:sz="0" w:space="0" w:color="auto"/>
      </w:divBdr>
    </w:div>
    <w:div w:id="1115446622">
      <w:marLeft w:val="0"/>
      <w:marRight w:val="0"/>
      <w:marTop w:val="0"/>
      <w:marBottom w:val="0"/>
      <w:divBdr>
        <w:top w:val="none" w:sz="0" w:space="0" w:color="auto"/>
        <w:left w:val="none" w:sz="0" w:space="0" w:color="auto"/>
        <w:bottom w:val="none" w:sz="0" w:space="0" w:color="auto"/>
        <w:right w:val="none" w:sz="0" w:space="0" w:color="auto"/>
      </w:divBdr>
    </w:div>
    <w:div w:id="1115556747">
      <w:marLeft w:val="0"/>
      <w:marRight w:val="0"/>
      <w:marTop w:val="0"/>
      <w:marBottom w:val="0"/>
      <w:divBdr>
        <w:top w:val="none" w:sz="0" w:space="0" w:color="auto"/>
        <w:left w:val="none" w:sz="0" w:space="0" w:color="auto"/>
        <w:bottom w:val="none" w:sz="0" w:space="0" w:color="auto"/>
        <w:right w:val="none" w:sz="0" w:space="0" w:color="auto"/>
      </w:divBdr>
    </w:div>
    <w:div w:id="1115560656">
      <w:marLeft w:val="0"/>
      <w:marRight w:val="0"/>
      <w:marTop w:val="0"/>
      <w:marBottom w:val="0"/>
      <w:divBdr>
        <w:top w:val="none" w:sz="0" w:space="0" w:color="auto"/>
        <w:left w:val="none" w:sz="0" w:space="0" w:color="auto"/>
        <w:bottom w:val="none" w:sz="0" w:space="0" w:color="auto"/>
        <w:right w:val="none" w:sz="0" w:space="0" w:color="auto"/>
      </w:divBdr>
    </w:div>
    <w:div w:id="1115638995">
      <w:marLeft w:val="0"/>
      <w:marRight w:val="0"/>
      <w:marTop w:val="0"/>
      <w:marBottom w:val="0"/>
      <w:divBdr>
        <w:top w:val="none" w:sz="0" w:space="0" w:color="auto"/>
        <w:left w:val="none" w:sz="0" w:space="0" w:color="auto"/>
        <w:bottom w:val="none" w:sz="0" w:space="0" w:color="auto"/>
        <w:right w:val="none" w:sz="0" w:space="0" w:color="auto"/>
      </w:divBdr>
    </w:div>
    <w:div w:id="1115639238">
      <w:marLeft w:val="0"/>
      <w:marRight w:val="0"/>
      <w:marTop w:val="0"/>
      <w:marBottom w:val="0"/>
      <w:divBdr>
        <w:top w:val="none" w:sz="0" w:space="0" w:color="auto"/>
        <w:left w:val="none" w:sz="0" w:space="0" w:color="auto"/>
        <w:bottom w:val="none" w:sz="0" w:space="0" w:color="auto"/>
        <w:right w:val="none" w:sz="0" w:space="0" w:color="auto"/>
      </w:divBdr>
    </w:div>
    <w:div w:id="1115712825">
      <w:marLeft w:val="0"/>
      <w:marRight w:val="0"/>
      <w:marTop w:val="0"/>
      <w:marBottom w:val="0"/>
      <w:divBdr>
        <w:top w:val="none" w:sz="0" w:space="0" w:color="auto"/>
        <w:left w:val="none" w:sz="0" w:space="0" w:color="auto"/>
        <w:bottom w:val="none" w:sz="0" w:space="0" w:color="auto"/>
        <w:right w:val="none" w:sz="0" w:space="0" w:color="auto"/>
      </w:divBdr>
    </w:div>
    <w:div w:id="1115905249">
      <w:marLeft w:val="0"/>
      <w:marRight w:val="0"/>
      <w:marTop w:val="0"/>
      <w:marBottom w:val="0"/>
      <w:divBdr>
        <w:top w:val="none" w:sz="0" w:space="0" w:color="auto"/>
        <w:left w:val="none" w:sz="0" w:space="0" w:color="auto"/>
        <w:bottom w:val="none" w:sz="0" w:space="0" w:color="auto"/>
        <w:right w:val="none" w:sz="0" w:space="0" w:color="auto"/>
      </w:divBdr>
    </w:div>
    <w:div w:id="1115906888">
      <w:bodyDiv w:val="1"/>
      <w:marLeft w:val="0"/>
      <w:marRight w:val="0"/>
      <w:marTop w:val="0"/>
      <w:marBottom w:val="0"/>
      <w:divBdr>
        <w:top w:val="none" w:sz="0" w:space="0" w:color="auto"/>
        <w:left w:val="none" w:sz="0" w:space="0" w:color="auto"/>
        <w:bottom w:val="none" w:sz="0" w:space="0" w:color="auto"/>
        <w:right w:val="none" w:sz="0" w:space="0" w:color="auto"/>
      </w:divBdr>
    </w:div>
    <w:div w:id="1116096941">
      <w:marLeft w:val="0"/>
      <w:marRight w:val="0"/>
      <w:marTop w:val="0"/>
      <w:marBottom w:val="0"/>
      <w:divBdr>
        <w:top w:val="none" w:sz="0" w:space="0" w:color="auto"/>
        <w:left w:val="none" w:sz="0" w:space="0" w:color="auto"/>
        <w:bottom w:val="none" w:sz="0" w:space="0" w:color="auto"/>
        <w:right w:val="none" w:sz="0" w:space="0" w:color="auto"/>
      </w:divBdr>
    </w:div>
    <w:div w:id="1116100819">
      <w:marLeft w:val="0"/>
      <w:marRight w:val="0"/>
      <w:marTop w:val="0"/>
      <w:marBottom w:val="0"/>
      <w:divBdr>
        <w:top w:val="none" w:sz="0" w:space="0" w:color="auto"/>
        <w:left w:val="none" w:sz="0" w:space="0" w:color="auto"/>
        <w:bottom w:val="none" w:sz="0" w:space="0" w:color="auto"/>
        <w:right w:val="none" w:sz="0" w:space="0" w:color="auto"/>
      </w:divBdr>
    </w:div>
    <w:div w:id="1116145062">
      <w:marLeft w:val="0"/>
      <w:marRight w:val="0"/>
      <w:marTop w:val="0"/>
      <w:marBottom w:val="0"/>
      <w:divBdr>
        <w:top w:val="none" w:sz="0" w:space="0" w:color="auto"/>
        <w:left w:val="none" w:sz="0" w:space="0" w:color="auto"/>
        <w:bottom w:val="none" w:sz="0" w:space="0" w:color="auto"/>
        <w:right w:val="none" w:sz="0" w:space="0" w:color="auto"/>
      </w:divBdr>
    </w:div>
    <w:div w:id="1116172697">
      <w:marLeft w:val="0"/>
      <w:marRight w:val="0"/>
      <w:marTop w:val="0"/>
      <w:marBottom w:val="0"/>
      <w:divBdr>
        <w:top w:val="none" w:sz="0" w:space="0" w:color="auto"/>
        <w:left w:val="none" w:sz="0" w:space="0" w:color="auto"/>
        <w:bottom w:val="none" w:sz="0" w:space="0" w:color="auto"/>
        <w:right w:val="none" w:sz="0" w:space="0" w:color="auto"/>
      </w:divBdr>
    </w:div>
    <w:div w:id="1116175020">
      <w:marLeft w:val="0"/>
      <w:marRight w:val="0"/>
      <w:marTop w:val="0"/>
      <w:marBottom w:val="0"/>
      <w:divBdr>
        <w:top w:val="none" w:sz="0" w:space="0" w:color="auto"/>
        <w:left w:val="none" w:sz="0" w:space="0" w:color="auto"/>
        <w:bottom w:val="none" w:sz="0" w:space="0" w:color="auto"/>
        <w:right w:val="none" w:sz="0" w:space="0" w:color="auto"/>
      </w:divBdr>
    </w:div>
    <w:div w:id="1116291507">
      <w:marLeft w:val="0"/>
      <w:marRight w:val="0"/>
      <w:marTop w:val="0"/>
      <w:marBottom w:val="0"/>
      <w:divBdr>
        <w:top w:val="none" w:sz="0" w:space="0" w:color="auto"/>
        <w:left w:val="none" w:sz="0" w:space="0" w:color="auto"/>
        <w:bottom w:val="none" w:sz="0" w:space="0" w:color="auto"/>
        <w:right w:val="none" w:sz="0" w:space="0" w:color="auto"/>
      </w:divBdr>
    </w:div>
    <w:div w:id="1116367948">
      <w:marLeft w:val="0"/>
      <w:marRight w:val="0"/>
      <w:marTop w:val="0"/>
      <w:marBottom w:val="0"/>
      <w:divBdr>
        <w:top w:val="none" w:sz="0" w:space="0" w:color="auto"/>
        <w:left w:val="none" w:sz="0" w:space="0" w:color="auto"/>
        <w:bottom w:val="none" w:sz="0" w:space="0" w:color="auto"/>
        <w:right w:val="none" w:sz="0" w:space="0" w:color="auto"/>
      </w:divBdr>
    </w:div>
    <w:div w:id="1116414448">
      <w:marLeft w:val="0"/>
      <w:marRight w:val="0"/>
      <w:marTop w:val="0"/>
      <w:marBottom w:val="0"/>
      <w:divBdr>
        <w:top w:val="none" w:sz="0" w:space="0" w:color="auto"/>
        <w:left w:val="none" w:sz="0" w:space="0" w:color="auto"/>
        <w:bottom w:val="none" w:sz="0" w:space="0" w:color="auto"/>
        <w:right w:val="none" w:sz="0" w:space="0" w:color="auto"/>
      </w:divBdr>
    </w:div>
    <w:div w:id="1116438164">
      <w:marLeft w:val="0"/>
      <w:marRight w:val="0"/>
      <w:marTop w:val="0"/>
      <w:marBottom w:val="0"/>
      <w:divBdr>
        <w:top w:val="none" w:sz="0" w:space="0" w:color="auto"/>
        <w:left w:val="none" w:sz="0" w:space="0" w:color="auto"/>
        <w:bottom w:val="none" w:sz="0" w:space="0" w:color="auto"/>
        <w:right w:val="none" w:sz="0" w:space="0" w:color="auto"/>
      </w:divBdr>
    </w:div>
    <w:div w:id="1116485678">
      <w:marLeft w:val="0"/>
      <w:marRight w:val="0"/>
      <w:marTop w:val="0"/>
      <w:marBottom w:val="0"/>
      <w:divBdr>
        <w:top w:val="none" w:sz="0" w:space="0" w:color="auto"/>
        <w:left w:val="none" w:sz="0" w:space="0" w:color="auto"/>
        <w:bottom w:val="none" w:sz="0" w:space="0" w:color="auto"/>
        <w:right w:val="none" w:sz="0" w:space="0" w:color="auto"/>
      </w:divBdr>
    </w:div>
    <w:div w:id="1116605128">
      <w:marLeft w:val="0"/>
      <w:marRight w:val="0"/>
      <w:marTop w:val="0"/>
      <w:marBottom w:val="0"/>
      <w:divBdr>
        <w:top w:val="none" w:sz="0" w:space="0" w:color="auto"/>
        <w:left w:val="none" w:sz="0" w:space="0" w:color="auto"/>
        <w:bottom w:val="none" w:sz="0" w:space="0" w:color="auto"/>
        <w:right w:val="none" w:sz="0" w:space="0" w:color="auto"/>
      </w:divBdr>
    </w:div>
    <w:div w:id="1116674659">
      <w:marLeft w:val="0"/>
      <w:marRight w:val="0"/>
      <w:marTop w:val="0"/>
      <w:marBottom w:val="0"/>
      <w:divBdr>
        <w:top w:val="none" w:sz="0" w:space="0" w:color="auto"/>
        <w:left w:val="none" w:sz="0" w:space="0" w:color="auto"/>
        <w:bottom w:val="none" w:sz="0" w:space="0" w:color="auto"/>
        <w:right w:val="none" w:sz="0" w:space="0" w:color="auto"/>
      </w:divBdr>
    </w:div>
    <w:div w:id="1116950962">
      <w:marLeft w:val="0"/>
      <w:marRight w:val="0"/>
      <w:marTop w:val="0"/>
      <w:marBottom w:val="0"/>
      <w:divBdr>
        <w:top w:val="none" w:sz="0" w:space="0" w:color="auto"/>
        <w:left w:val="none" w:sz="0" w:space="0" w:color="auto"/>
        <w:bottom w:val="none" w:sz="0" w:space="0" w:color="auto"/>
        <w:right w:val="none" w:sz="0" w:space="0" w:color="auto"/>
      </w:divBdr>
    </w:div>
    <w:div w:id="1117022737">
      <w:marLeft w:val="0"/>
      <w:marRight w:val="0"/>
      <w:marTop w:val="0"/>
      <w:marBottom w:val="0"/>
      <w:divBdr>
        <w:top w:val="none" w:sz="0" w:space="0" w:color="auto"/>
        <w:left w:val="none" w:sz="0" w:space="0" w:color="auto"/>
        <w:bottom w:val="none" w:sz="0" w:space="0" w:color="auto"/>
        <w:right w:val="none" w:sz="0" w:space="0" w:color="auto"/>
      </w:divBdr>
    </w:div>
    <w:div w:id="1117024196">
      <w:marLeft w:val="0"/>
      <w:marRight w:val="0"/>
      <w:marTop w:val="0"/>
      <w:marBottom w:val="0"/>
      <w:divBdr>
        <w:top w:val="none" w:sz="0" w:space="0" w:color="auto"/>
        <w:left w:val="none" w:sz="0" w:space="0" w:color="auto"/>
        <w:bottom w:val="none" w:sz="0" w:space="0" w:color="auto"/>
        <w:right w:val="none" w:sz="0" w:space="0" w:color="auto"/>
      </w:divBdr>
    </w:div>
    <w:div w:id="1117139611">
      <w:marLeft w:val="0"/>
      <w:marRight w:val="0"/>
      <w:marTop w:val="0"/>
      <w:marBottom w:val="0"/>
      <w:divBdr>
        <w:top w:val="none" w:sz="0" w:space="0" w:color="auto"/>
        <w:left w:val="none" w:sz="0" w:space="0" w:color="auto"/>
        <w:bottom w:val="none" w:sz="0" w:space="0" w:color="auto"/>
        <w:right w:val="none" w:sz="0" w:space="0" w:color="auto"/>
      </w:divBdr>
    </w:div>
    <w:div w:id="1117144796">
      <w:marLeft w:val="0"/>
      <w:marRight w:val="0"/>
      <w:marTop w:val="0"/>
      <w:marBottom w:val="0"/>
      <w:divBdr>
        <w:top w:val="none" w:sz="0" w:space="0" w:color="auto"/>
        <w:left w:val="none" w:sz="0" w:space="0" w:color="auto"/>
        <w:bottom w:val="none" w:sz="0" w:space="0" w:color="auto"/>
        <w:right w:val="none" w:sz="0" w:space="0" w:color="auto"/>
      </w:divBdr>
    </w:div>
    <w:div w:id="1117217407">
      <w:marLeft w:val="0"/>
      <w:marRight w:val="0"/>
      <w:marTop w:val="0"/>
      <w:marBottom w:val="0"/>
      <w:divBdr>
        <w:top w:val="none" w:sz="0" w:space="0" w:color="auto"/>
        <w:left w:val="none" w:sz="0" w:space="0" w:color="auto"/>
        <w:bottom w:val="none" w:sz="0" w:space="0" w:color="auto"/>
        <w:right w:val="none" w:sz="0" w:space="0" w:color="auto"/>
      </w:divBdr>
    </w:div>
    <w:div w:id="1117219141">
      <w:marLeft w:val="0"/>
      <w:marRight w:val="0"/>
      <w:marTop w:val="0"/>
      <w:marBottom w:val="0"/>
      <w:divBdr>
        <w:top w:val="none" w:sz="0" w:space="0" w:color="auto"/>
        <w:left w:val="none" w:sz="0" w:space="0" w:color="auto"/>
        <w:bottom w:val="none" w:sz="0" w:space="0" w:color="auto"/>
        <w:right w:val="none" w:sz="0" w:space="0" w:color="auto"/>
      </w:divBdr>
    </w:div>
    <w:div w:id="1117219374">
      <w:marLeft w:val="0"/>
      <w:marRight w:val="0"/>
      <w:marTop w:val="0"/>
      <w:marBottom w:val="0"/>
      <w:divBdr>
        <w:top w:val="none" w:sz="0" w:space="0" w:color="auto"/>
        <w:left w:val="none" w:sz="0" w:space="0" w:color="auto"/>
        <w:bottom w:val="none" w:sz="0" w:space="0" w:color="auto"/>
        <w:right w:val="none" w:sz="0" w:space="0" w:color="auto"/>
      </w:divBdr>
    </w:div>
    <w:div w:id="1117289853">
      <w:marLeft w:val="0"/>
      <w:marRight w:val="0"/>
      <w:marTop w:val="0"/>
      <w:marBottom w:val="0"/>
      <w:divBdr>
        <w:top w:val="none" w:sz="0" w:space="0" w:color="auto"/>
        <w:left w:val="none" w:sz="0" w:space="0" w:color="auto"/>
        <w:bottom w:val="none" w:sz="0" w:space="0" w:color="auto"/>
        <w:right w:val="none" w:sz="0" w:space="0" w:color="auto"/>
      </w:divBdr>
    </w:div>
    <w:div w:id="1117329460">
      <w:marLeft w:val="0"/>
      <w:marRight w:val="0"/>
      <w:marTop w:val="0"/>
      <w:marBottom w:val="0"/>
      <w:divBdr>
        <w:top w:val="none" w:sz="0" w:space="0" w:color="auto"/>
        <w:left w:val="none" w:sz="0" w:space="0" w:color="auto"/>
        <w:bottom w:val="none" w:sz="0" w:space="0" w:color="auto"/>
        <w:right w:val="none" w:sz="0" w:space="0" w:color="auto"/>
      </w:divBdr>
    </w:div>
    <w:div w:id="1117414019">
      <w:marLeft w:val="0"/>
      <w:marRight w:val="0"/>
      <w:marTop w:val="0"/>
      <w:marBottom w:val="0"/>
      <w:divBdr>
        <w:top w:val="none" w:sz="0" w:space="0" w:color="auto"/>
        <w:left w:val="none" w:sz="0" w:space="0" w:color="auto"/>
        <w:bottom w:val="none" w:sz="0" w:space="0" w:color="auto"/>
        <w:right w:val="none" w:sz="0" w:space="0" w:color="auto"/>
      </w:divBdr>
    </w:div>
    <w:div w:id="1117456116">
      <w:marLeft w:val="0"/>
      <w:marRight w:val="0"/>
      <w:marTop w:val="0"/>
      <w:marBottom w:val="0"/>
      <w:divBdr>
        <w:top w:val="none" w:sz="0" w:space="0" w:color="auto"/>
        <w:left w:val="none" w:sz="0" w:space="0" w:color="auto"/>
        <w:bottom w:val="none" w:sz="0" w:space="0" w:color="auto"/>
        <w:right w:val="none" w:sz="0" w:space="0" w:color="auto"/>
      </w:divBdr>
    </w:div>
    <w:div w:id="1117597970">
      <w:marLeft w:val="0"/>
      <w:marRight w:val="0"/>
      <w:marTop w:val="0"/>
      <w:marBottom w:val="0"/>
      <w:divBdr>
        <w:top w:val="none" w:sz="0" w:space="0" w:color="auto"/>
        <w:left w:val="none" w:sz="0" w:space="0" w:color="auto"/>
        <w:bottom w:val="none" w:sz="0" w:space="0" w:color="auto"/>
        <w:right w:val="none" w:sz="0" w:space="0" w:color="auto"/>
      </w:divBdr>
    </w:div>
    <w:div w:id="1117599624">
      <w:marLeft w:val="0"/>
      <w:marRight w:val="0"/>
      <w:marTop w:val="0"/>
      <w:marBottom w:val="0"/>
      <w:divBdr>
        <w:top w:val="none" w:sz="0" w:space="0" w:color="auto"/>
        <w:left w:val="none" w:sz="0" w:space="0" w:color="auto"/>
        <w:bottom w:val="none" w:sz="0" w:space="0" w:color="auto"/>
        <w:right w:val="none" w:sz="0" w:space="0" w:color="auto"/>
      </w:divBdr>
    </w:div>
    <w:div w:id="1117605131">
      <w:bodyDiv w:val="1"/>
      <w:marLeft w:val="0"/>
      <w:marRight w:val="0"/>
      <w:marTop w:val="0"/>
      <w:marBottom w:val="0"/>
      <w:divBdr>
        <w:top w:val="none" w:sz="0" w:space="0" w:color="auto"/>
        <w:left w:val="none" w:sz="0" w:space="0" w:color="auto"/>
        <w:bottom w:val="none" w:sz="0" w:space="0" w:color="auto"/>
        <w:right w:val="none" w:sz="0" w:space="0" w:color="auto"/>
      </w:divBdr>
    </w:div>
    <w:div w:id="1117723186">
      <w:marLeft w:val="0"/>
      <w:marRight w:val="0"/>
      <w:marTop w:val="0"/>
      <w:marBottom w:val="0"/>
      <w:divBdr>
        <w:top w:val="none" w:sz="0" w:space="0" w:color="auto"/>
        <w:left w:val="none" w:sz="0" w:space="0" w:color="auto"/>
        <w:bottom w:val="none" w:sz="0" w:space="0" w:color="auto"/>
        <w:right w:val="none" w:sz="0" w:space="0" w:color="auto"/>
      </w:divBdr>
    </w:div>
    <w:div w:id="1117748578">
      <w:marLeft w:val="0"/>
      <w:marRight w:val="0"/>
      <w:marTop w:val="0"/>
      <w:marBottom w:val="0"/>
      <w:divBdr>
        <w:top w:val="none" w:sz="0" w:space="0" w:color="auto"/>
        <w:left w:val="none" w:sz="0" w:space="0" w:color="auto"/>
        <w:bottom w:val="none" w:sz="0" w:space="0" w:color="auto"/>
        <w:right w:val="none" w:sz="0" w:space="0" w:color="auto"/>
      </w:divBdr>
    </w:div>
    <w:div w:id="1117791463">
      <w:marLeft w:val="0"/>
      <w:marRight w:val="0"/>
      <w:marTop w:val="0"/>
      <w:marBottom w:val="0"/>
      <w:divBdr>
        <w:top w:val="none" w:sz="0" w:space="0" w:color="auto"/>
        <w:left w:val="none" w:sz="0" w:space="0" w:color="auto"/>
        <w:bottom w:val="none" w:sz="0" w:space="0" w:color="auto"/>
        <w:right w:val="none" w:sz="0" w:space="0" w:color="auto"/>
      </w:divBdr>
    </w:div>
    <w:div w:id="1117792821">
      <w:marLeft w:val="0"/>
      <w:marRight w:val="0"/>
      <w:marTop w:val="0"/>
      <w:marBottom w:val="0"/>
      <w:divBdr>
        <w:top w:val="none" w:sz="0" w:space="0" w:color="auto"/>
        <w:left w:val="none" w:sz="0" w:space="0" w:color="auto"/>
        <w:bottom w:val="none" w:sz="0" w:space="0" w:color="auto"/>
        <w:right w:val="none" w:sz="0" w:space="0" w:color="auto"/>
      </w:divBdr>
    </w:div>
    <w:div w:id="1117797032">
      <w:marLeft w:val="0"/>
      <w:marRight w:val="0"/>
      <w:marTop w:val="0"/>
      <w:marBottom w:val="0"/>
      <w:divBdr>
        <w:top w:val="none" w:sz="0" w:space="0" w:color="auto"/>
        <w:left w:val="none" w:sz="0" w:space="0" w:color="auto"/>
        <w:bottom w:val="none" w:sz="0" w:space="0" w:color="auto"/>
        <w:right w:val="none" w:sz="0" w:space="0" w:color="auto"/>
      </w:divBdr>
    </w:div>
    <w:div w:id="1117798243">
      <w:marLeft w:val="0"/>
      <w:marRight w:val="0"/>
      <w:marTop w:val="0"/>
      <w:marBottom w:val="0"/>
      <w:divBdr>
        <w:top w:val="none" w:sz="0" w:space="0" w:color="auto"/>
        <w:left w:val="none" w:sz="0" w:space="0" w:color="auto"/>
        <w:bottom w:val="none" w:sz="0" w:space="0" w:color="auto"/>
        <w:right w:val="none" w:sz="0" w:space="0" w:color="auto"/>
      </w:divBdr>
    </w:div>
    <w:div w:id="1117799389">
      <w:marLeft w:val="0"/>
      <w:marRight w:val="0"/>
      <w:marTop w:val="0"/>
      <w:marBottom w:val="0"/>
      <w:divBdr>
        <w:top w:val="none" w:sz="0" w:space="0" w:color="auto"/>
        <w:left w:val="none" w:sz="0" w:space="0" w:color="auto"/>
        <w:bottom w:val="none" w:sz="0" w:space="0" w:color="auto"/>
        <w:right w:val="none" w:sz="0" w:space="0" w:color="auto"/>
      </w:divBdr>
    </w:div>
    <w:div w:id="1117867015">
      <w:marLeft w:val="0"/>
      <w:marRight w:val="0"/>
      <w:marTop w:val="0"/>
      <w:marBottom w:val="0"/>
      <w:divBdr>
        <w:top w:val="none" w:sz="0" w:space="0" w:color="auto"/>
        <w:left w:val="none" w:sz="0" w:space="0" w:color="auto"/>
        <w:bottom w:val="none" w:sz="0" w:space="0" w:color="auto"/>
        <w:right w:val="none" w:sz="0" w:space="0" w:color="auto"/>
      </w:divBdr>
    </w:div>
    <w:div w:id="1117916017">
      <w:marLeft w:val="0"/>
      <w:marRight w:val="0"/>
      <w:marTop w:val="0"/>
      <w:marBottom w:val="0"/>
      <w:divBdr>
        <w:top w:val="none" w:sz="0" w:space="0" w:color="auto"/>
        <w:left w:val="none" w:sz="0" w:space="0" w:color="auto"/>
        <w:bottom w:val="none" w:sz="0" w:space="0" w:color="auto"/>
        <w:right w:val="none" w:sz="0" w:space="0" w:color="auto"/>
      </w:divBdr>
    </w:div>
    <w:div w:id="1117916129">
      <w:marLeft w:val="0"/>
      <w:marRight w:val="0"/>
      <w:marTop w:val="0"/>
      <w:marBottom w:val="0"/>
      <w:divBdr>
        <w:top w:val="none" w:sz="0" w:space="0" w:color="auto"/>
        <w:left w:val="none" w:sz="0" w:space="0" w:color="auto"/>
        <w:bottom w:val="none" w:sz="0" w:space="0" w:color="auto"/>
        <w:right w:val="none" w:sz="0" w:space="0" w:color="auto"/>
      </w:divBdr>
    </w:div>
    <w:div w:id="1117943429">
      <w:marLeft w:val="0"/>
      <w:marRight w:val="0"/>
      <w:marTop w:val="0"/>
      <w:marBottom w:val="0"/>
      <w:divBdr>
        <w:top w:val="none" w:sz="0" w:space="0" w:color="auto"/>
        <w:left w:val="none" w:sz="0" w:space="0" w:color="auto"/>
        <w:bottom w:val="none" w:sz="0" w:space="0" w:color="auto"/>
        <w:right w:val="none" w:sz="0" w:space="0" w:color="auto"/>
      </w:divBdr>
    </w:div>
    <w:div w:id="1118062879">
      <w:marLeft w:val="0"/>
      <w:marRight w:val="0"/>
      <w:marTop w:val="0"/>
      <w:marBottom w:val="0"/>
      <w:divBdr>
        <w:top w:val="none" w:sz="0" w:space="0" w:color="auto"/>
        <w:left w:val="none" w:sz="0" w:space="0" w:color="auto"/>
        <w:bottom w:val="none" w:sz="0" w:space="0" w:color="auto"/>
        <w:right w:val="none" w:sz="0" w:space="0" w:color="auto"/>
      </w:divBdr>
    </w:div>
    <w:div w:id="1118064063">
      <w:marLeft w:val="0"/>
      <w:marRight w:val="0"/>
      <w:marTop w:val="0"/>
      <w:marBottom w:val="0"/>
      <w:divBdr>
        <w:top w:val="none" w:sz="0" w:space="0" w:color="auto"/>
        <w:left w:val="none" w:sz="0" w:space="0" w:color="auto"/>
        <w:bottom w:val="none" w:sz="0" w:space="0" w:color="auto"/>
        <w:right w:val="none" w:sz="0" w:space="0" w:color="auto"/>
      </w:divBdr>
    </w:div>
    <w:div w:id="1118067027">
      <w:marLeft w:val="0"/>
      <w:marRight w:val="0"/>
      <w:marTop w:val="0"/>
      <w:marBottom w:val="0"/>
      <w:divBdr>
        <w:top w:val="none" w:sz="0" w:space="0" w:color="auto"/>
        <w:left w:val="none" w:sz="0" w:space="0" w:color="auto"/>
        <w:bottom w:val="none" w:sz="0" w:space="0" w:color="auto"/>
        <w:right w:val="none" w:sz="0" w:space="0" w:color="auto"/>
      </w:divBdr>
    </w:div>
    <w:div w:id="1118135643">
      <w:marLeft w:val="0"/>
      <w:marRight w:val="0"/>
      <w:marTop w:val="0"/>
      <w:marBottom w:val="0"/>
      <w:divBdr>
        <w:top w:val="none" w:sz="0" w:space="0" w:color="auto"/>
        <w:left w:val="none" w:sz="0" w:space="0" w:color="auto"/>
        <w:bottom w:val="none" w:sz="0" w:space="0" w:color="auto"/>
        <w:right w:val="none" w:sz="0" w:space="0" w:color="auto"/>
      </w:divBdr>
    </w:div>
    <w:div w:id="1118183575">
      <w:marLeft w:val="0"/>
      <w:marRight w:val="0"/>
      <w:marTop w:val="0"/>
      <w:marBottom w:val="0"/>
      <w:divBdr>
        <w:top w:val="none" w:sz="0" w:space="0" w:color="auto"/>
        <w:left w:val="none" w:sz="0" w:space="0" w:color="auto"/>
        <w:bottom w:val="none" w:sz="0" w:space="0" w:color="auto"/>
        <w:right w:val="none" w:sz="0" w:space="0" w:color="auto"/>
      </w:divBdr>
    </w:div>
    <w:div w:id="1118255381">
      <w:marLeft w:val="0"/>
      <w:marRight w:val="0"/>
      <w:marTop w:val="0"/>
      <w:marBottom w:val="0"/>
      <w:divBdr>
        <w:top w:val="none" w:sz="0" w:space="0" w:color="auto"/>
        <w:left w:val="none" w:sz="0" w:space="0" w:color="auto"/>
        <w:bottom w:val="none" w:sz="0" w:space="0" w:color="auto"/>
        <w:right w:val="none" w:sz="0" w:space="0" w:color="auto"/>
      </w:divBdr>
    </w:div>
    <w:div w:id="1118372859">
      <w:marLeft w:val="0"/>
      <w:marRight w:val="0"/>
      <w:marTop w:val="0"/>
      <w:marBottom w:val="0"/>
      <w:divBdr>
        <w:top w:val="none" w:sz="0" w:space="0" w:color="auto"/>
        <w:left w:val="none" w:sz="0" w:space="0" w:color="auto"/>
        <w:bottom w:val="none" w:sz="0" w:space="0" w:color="auto"/>
        <w:right w:val="none" w:sz="0" w:space="0" w:color="auto"/>
      </w:divBdr>
    </w:div>
    <w:div w:id="1118377425">
      <w:marLeft w:val="0"/>
      <w:marRight w:val="0"/>
      <w:marTop w:val="0"/>
      <w:marBottom w:val="0"/>
      <w:divBdr>
        <w:top w:val="none" w:sz="0" w:space="0" w:color="auto"/>
        <w:left w:val="none" w:sz="0" w:space="0" w:color="auto"/>
        <w:bottom w:val="none" w:sz="0" w:space="0" w:color="auto"/>
        <w:right w:val="none" w:sz="0" w:space="0" w:color="auto"/>
      </w:divBdr>
    </w:div>
    <w:div w:id="1118404430">
      <w:marLeft w:val="0"/>
      <w:marRight w:val="0"/>
      <w:marTop w:val="0"/>
      <w:marBottom w:val="0"/>
      <w:divBdr>
        <w:top w:val="none" w:sz="0" w:space="0" w:color="auto"/>
        <w:left w:val="none" w:sz="0" w:space="0" w:color="auto"/>
        <w:bottom w:val="none" w:sz="0" w:space="0" w:color="auto"/>
        <w:right w:val="none" w:sz="0" w:space="0" w:color="auto"/>
      </w:divBdr>
    </w:div>
    <w:div w:id="1118452342">
      <w:marLeft w:val="0"/>
      <w:marRight w:val="0"/>
      <w:marTop w:val="0"/>
      <w:marBottom w:val="0"/>
      <w:divBdr>
        <w:top w:val="none" w:sz="0" w:space="0" w:color="auto"/>
        <w:left w:val="none" w:sz="0" w:space="0" w:color="auto"/>
        <w:bottom w:val="none" w:sz="0" w:space="0" w:color="auto"/>
        <w:right w:val="none" w:sz="0" w:space="0" w:color="auto"/>
      </w:divBdr>
    </w:div>
    <w:div w:id="1118522316">
      <w:marLeft w:val="0"/>
      <w:marRight w:val="0"/>
      <w:marTop w:val="0"/>
      <w:marBottom w:val="0"/>
      <w:divBdr>
        <w:top w:val="none" w:sz="0" w:space="0" w:color="auto"/>
        <w:left w:val="none" w:sz="0" w:space="0" w:color="auto"/>
        <w:bottom w:val="none" w:sz="0" w:space="0" w:color="auto"/>
        <w:right w:val="none" w:sz="0" w:space="0" w:color="auto"/>
      </w:divBdr>
    </w:div>
    <w:div w:id="1118528479">
      <w:marLeft w:val="0"/>
      <w:marRight w:val="0"/>
      <w:marTop w:val="0"/>
      <w:marBottom w:val="0"/>
      <w:divBdr>
        <w:top w:val="none" w:sz="0" w:space="0" w:color="auto"/>
        <w:left w:val="none" w:sz="0" w:space="0" w:color="auto"/>
        <w:bottom w:val="none" w:sz="0" w:space="0" w:color="auto"/>
        <w:right w:val="none" w:sz="0" w:space="0" w:color="auto"/>
      </w:divBdr>
    </w:div>
    <w:div w:id="1118529870">
      <w:marLeft w:val="0"/>
      <w:marRight w:val="0"/>
      <w:marTop w:val="0"/>
      <w:marBottom w:val="0"/>
      <w:divBdr>
        <w:top w:val="none" w:sz="0" w:space="0" w:color="auto"/>
        <w:left w:val="none" w:sz="0" w:space="0" w:color="auto"/>
        <w:bottom w:val="none" w:sz="0" w:space="0" w:color="auto"/>
        <w:right w:val="none" w:sz="0" w:space="0" w:color="auto"/>
      </w:divBdr>
    </w:div>
    <w:div w:id="1118598442">
      <w:marLeft w:val="0"/>
      <w:marRight w:val="0"/>
      <w:marTop w:val="0"/>
      <w:marBottom w:val="0"/>
      <w:divBdr>
        <w:top w:val="none" w:sz="0" w:space="0" w:color="auto"/>
        <w:left w:val="none" w:sz="0" w:space="0" w:color="auto"/>
        <w:bottom w:val="none" w:sz="0" w:space="0" w:color="auto"/>
        <w:right w:val="none" w:sz="0" w:space="0" w:color="auto"/>
      </w:divBdr>
    </w:div>
    <w:div w:id="1118649401">
      <w:marLeft w:val="0"/>
      <w:marRight w:val="0"/>
      <w:marTop w:val="0"/>
      <w:marBottom w:val="0"/>
      <w:divBdr>
        <w:top w:val="none" w:sz="0" w:space="0" w:color="auto"/>
        <w:left w:val="none" w:sz="0" w:space="0" w:color="auto"/>
        <w:bottom w:val="none" w:sz="0" w:space="0" w:color="auto"/>
        <w:right w:val="none" w:sz="0" w:space="0" w:color="auto"/>
      </w:divBdr>
    </w:div>
    <w:div w:id="1118719131">
      <w:marLeft w:val="0"/>
      <w:marRight w:val="0"/>
      <w:marTop w:val="0"/>
      <w:marBottom w:val="0"/>
      <w:divBdr>
        <w:top w:val="none" w:sz="0" w:space="0" w:color="auto"/>
        <w:left w:val="none" w:sz="0" w:space="0" w:color="auto"/>
        <w:bottom w:val="none" w:sz="0" w:space="0" w:color="auto"/>
        <w:right w:val="none" w:sz="0" w:space="0" w:color="auto"/>
      </w:divBdr>
    </w:div>
    <w:div w:id="1118792605">
      <w:marLeft w:val="0"/>
      <w:marRight w:val="0"/>
      <w:marTop w:val="0"/>
      <w:marBottom w:val="0"/>
      <w:divBdr>
        <w:top w:val="none" w:sz="0" w:space="0" w:color="auto"/>
        <w:left w:val="none" w:sz="0" w:space="0" w:color="auto"/>
        <w:bottom w:val="none" w:sz="0" w:space="0" w:color="auto"/>
        <w:right w:val="none" w:sz="0" w:space="0" w:color="auto"/>
      </w:divBdr>
    </w:div>
    <w:div w:id="1118795950">
      <w:bodyDiv w:val="1"/>
      <w:marLeft w:val="0"/>
      <w:marRight w:val="0"/>
      <w:marTop w:val="0"/>
      <w:marBottom w:val="0"/>
      <w:divBdr>
        <w:top w:val="none" w:sz="0" w:space="0" w:color="auto"/>
        <w:left w:val="none" w:sz="0" w:space="0" w:color="auto"/>
        <w:bottom w:val="none" w:sz="0" w:space="0" w:color="auto"/>
        <w:right w:val="none" w:sz="0" w:space="0" w:color="auto"/>
      </w:divBdr>
    </w:div>
    <w:div w:id="1118842475">
      <w:marLeft w:val="0"/>
      <w:marRight w:val="0"/>
      <w:marTop w:val="0"/>
      <w:marBottom w:val="0"/>
      <w:divBdr>
        <w:top w:val="none" w:sz="0" w:space="0" w:color="auto"/>
        <w:left w:val="none" w:sz="0" w:space="0" w:color="auto"/>
        <w:bottom w:val="none" w:sz="0" w:space="0" w:color="auto"/>
        <w:right w:val="none" w:sz="0" w:space="0" w:color="auto"/>
      </w:divBdr>
    </w:div>
    <w:div w:id="1118914806">
      <w:marLeft w:val="0"/>
      <w:marRight w:val="0"/>
      <w:marTop w:val="0"/>
      <w:marBottom w:val="0"/>
      <w:divBdr>
        <w:top w:val="none" w:sz="0" w:space="0" w:color="auto"/>
        <w:left w:val="none" w:sz="0" w:space="0" w:color="auto"/>
        <w:bottom w:val="none" w:sz="0" w:space="0" w:color="auto"/>
        <w:right w:val="none" w:sz="0" w:space="0" w:color="auto"/>
      </w:divBdr>
    </w:div>
    <w:div w:id="1118916347">
      <w:marLeft w:val="0"/>
      <w:marRight w:val="0"/>
      <w:marTop w:val="0"/>
      <w:marBottom w:val="0"/>
      <w:divBdr>
        <w:top w:val="none" w:sz="0" w:space="0" w:color="auto"/>
        <w:left w:val="none" w:sz="0" w:space="0" w:color="auto"/>
        <w:bottom w:val="none" w:sz="0" w:space="0" w:color="auto"/>
        <w:right w:val="none" w:sz="0" w:space="0" w:color="auto"/>
      </w:divBdr>
    </w:div>
    <w:div w:id="1118983785">
      <w:marLeft w:val="0"/>
      <w:marRight w:val="0"/>
      <w:marTop w:val="0"/>
      <w:marBottom w:val="0"/>
      <w:divBdr>
        <w:top w:val="none" w:sz="0" w:space="0" w:color="auto"/>
        <w:left w:val="none" w:sz="0" w:space="0" w:color="auto"/>
        <w:bottom w:val="none" w:sz="0" w:space="0" w:color="auto"/>
        <w:right w:val="none" w:sz="0" w:space="0" w:color="auto"/>
      </w:divBdr>
    </w:div>
    <w:div w:id="1118986182">
      <w:marLeft w:val="0"/>
      <w:marRight w:val="0"/>
      <w:marTop w:val="0"/>
      <w:marBottom w:val="0"/>
      <w:divBdr>
        <w:top w:val="none" w:sz="0" w:space="0" w:color="auto"/>
        <w:left w:val="none" w:sz="0" w:space="0" w:color="auto"/>
        <w:bottom w:val="none" w:sz="0" w:space="0" w:color="auto"/>
        <w:right w:val="none" w:sz="0" w:space="0" w:color="auto"/>
      </w:divBdr>
    </w:div>
    <w:div w:id="1118991846">
      <w:marLeft w:val="0"/>
      <w:marRight w:val="0"/>
      <w:marTop w:val="0"/>
      <w:marBottom w:val="0"/>
      <w:divBdr>
        <w:top w:val="none" w:sz="0" w:space="0" w:color="auto"/>
        <w:left w:val="none" w:sz="0" w:space="0" w:color="auto"/>
        <w:bottom w:val="none" w:sz="0" w:space="0" w:color="auto"/>
        <w:right w:val="none" w:sz="0" w:space="0" w:color="auto"/>
      </w:divBdr>
    </w:div>
    <w:div w:id="1119110873">
      <w:marLeft w:val="0"/>
      <w:marRight w:val="0"/>
      <w:marTop w:val="0"/>
      <w:marBottom w:val="0"/>
      <w:divBdr>
        <w:top w:val="none" w:sz="0" w:space="0" w:color="auto"/>
        <w:left w:val="none" w:sz="0" w:space="0" w:color="auto"/>
        <w:bottom w:val="none" w:sz="0" w:space="0" w:color="auto"/>
        <w:right w:val="none" w:sz="0" w:space="0" w:color="auto"/>
      </w:divBdr>
    </w:div>
    <w:div w:id="1119296059">
      <w:marLeft w:val="0"/>
      <w:marRight w:val="0"/>
      <w:marTop w:val="0"/>
      <w:marBottom w:val="0"/>
      <w:divBdr>
        <w:top w:val="none" w:sz="0" w:space="0" w:color="auto"/>
        <w:left w:val="none" w:sz="0" w:space="0" w:color="auto"/>
        <w:bottom w:val="none" w:sz="0" w:space="0" w:color="auto"/>
        <w:right w:val="none" w:sz="0" w:space="0" w:color="auto"/>
      </w:divBdr>
    </w:div>
    <w:div w:id="1119296277">
      <w:marLeft w:val="0"/>
      <w:marRight w:val="0"/>
      <w:marTop w:val="0"/>
      <w:marBottom w:val="0"/>
      <w:divBdr>
        <w:top w:val="none" w:sz="0" w:space="0" w:color="auto"/>
        <w:left w:val="none" w:sz="0" w:space="0" w:color="auto"/>
        <w:bottom w:val="none" w:sz="0" w:space="0" w:color="auto"/>
        <w:right w:val="none" w:sz="0" w:space="0" w:color="auto"/>
      </w:divBdr>
    </w:div>
    <w:div w:id="1119420938">
      <w:marLeft w:val="0"/>
      <w:marRight w:val="0"/>
      <w:marTop w:val="0"/>
      <w:marBottom w:val="0"/>
      <w:divBdr>
        <w:top w:val="none" w:sz="0" w:space="0" w:color="auto"/>
        <w:left w:val="none" w:sz="0" w:space="0" w:color="auto"/>
        <w:bottom w:val="none" w:sz="0" w:space="0" w:color="auto"/>
        <w:right w:val="none" w:sz="0" w:space="0" w:color="auto"/>
      </w:divBdr>
    </w:div>
    <w:div w:id="1119488983">
      <w:marLeft w:val="0"/>
      <w:marRight w:val="0"/>
      <w:marTop w:val="0"/>
      <w:marBottom w:val="0"/>
      <w:divBdr>
        <w:top w:val="none" w:sz="0" w:space="0" w:color="auto"/>
        <w:left w:val="none" w:sz="0" w:space="0" w:color="auto"/>
        <w:bottom w:val="none" w:sz="0" w:space="0" w:color="auto"/>
        <w:right w:val="none" w:sz="0" w:space="0" w:color="auto"/>
      </w:divBdr>
    </w:div>
    <w:div w:id="1119497029">
      <w:marLeft w:val="0"/>
      <w:marRight w:val="0"/>
      <w:marTop w:val="0"/>
      <w:marBottom w:val="0"/>
      <w:divBdr>
        <w:top w:val="none" w:sz="0" w:space="0" w:color="auto"/>
        <w:left w:val="none" w:sz="0" w:space="0" w:color="auto"/>
        <w:bottom w:val="none" w:sz="0" w:space="0" w:color="auto"/>
        <w:right w:val="none" w:sz="0" w:space="0" w:color="auto"/>
      </w:divBdr>
    </w:div>
    <w:div w:id="1119567641">
      <w:marLeft w:val="0"/>
      <w:marRight w:val="0"/>
      <w:marTop w:val="0"/>
      <w:marBottom w:val="0"/>
      <w:divBdr>
        <w:top w:val="none" w:sz="0" w:space="0" w:color="auto"/>
        <w:left w:val="none" w:sz="0" w:space="0" w:color="auto"/>
        <w:bottom w:val="none" w:sz="0" w:space="0" w:color="auto"/>
        <w:right w:val="none" w:sz="0" w:space="0" w:color="auto"/>
      </w:divBdr>
    </w:div>
    <w:div w:id="1119835699">
      <w:marLeft w:val="0"/>
      <w:marRight w:val="0"/>
      <w:marTop w:val="0"/>
      <w:marBottom w:val="0"/>
      <w:divBdr>
        <w:top w:val="none" w:sz="0" w:space="0" w:color="auto"/>
        <w:left w:val="none" w:sz="0" w:space="0" w:color="auto"/>
        <w:bottom w:val="none" w:sz="0" w:space="0" w:color="auto"/>
        <w:right w:val="none" w:sz="0" w:space="0" w:color="auto"/>
      </w:divBdr>
    </w:div>
    <w:div w:id="1119837269">
      <w:marLeft w:val="0"/>
      <w:marRight w:val="0"/>
      <w:marTop w:val="0"/>
      <w:marBottom w:val="0"/>
      <w:divBdr>
        <w:top w:val="none" w:sz="0" w:space="0" w:color="auto"/>
        <w:left w:val="none" w:sz="0" w:space="0" w:color="auto"/>
        <w:bottom w:val="none" w:sz="0" w:space="0" w:color="auto"/>
        <w:right w:val="none" w:sz="0" w:space="0" w:color="auto"/>
      </w:divBdr>
    </w:div>
    <w:div w:id="1119881803">
      <w:marLeft w:val="0"/>
      <w:marRight w:val="0"/>
      <w:marTop w:val="0"/>
      <w:marBottom w:val="0"/>
      <w:divBdr>
        <w:top w:val="none" w:sz="0" w:space="0" w:color="auto"/>
        <w:left w:val="none" w:sz="0" w:space="0" w:color="auto"/>
        <w:bottom w:val="none" w:sz="0" w:space="0" w:color="auto"/>
        <w:right w:val="none" w:sz="0" w:space="0" w:color="auto"/>
      </w:divBdr>
    </w:div>
    <w:div w:id="1119909819">
      <w:marLeft w:val="0"/>
      <w:marRight w:val="0"/>
      <w:marTop w:val="0"/>
      <w:marBottom w:val="0"/>
      <w:divBdr>
        <w:top w:val="none" w:sz="0" w:space="0" w:color="auto"/>
        <w:left w:val="none" w:sz="0" w:space="0" w:color="auto"/>
        <w:bottom w:val="none" w:sz="0" w:space="0" w:color="auto"/>
        <w:right w:val="none" w:sz="0" w:space="0" w:color="auto"/>
      </w:divBdr>
    </w:div>
    <w:div w:id="1119954654">
      <w:marLeft w:val="0"/>
      <w:marRight w:val="0"/>
      <w:marTop w:val="0"/>
      <w:marBottom w:val="0"/>
      <w:divBdr>
        <w:top w:val="none" w:sz="0" w:space="0" w:color="auto"/>
        <w:left w:val="none" w:sz="0" w:space="0" w:color="auto"/>
        <w:bottom w:val="none" w:sz="0" w:space="0" w:color="auto"/>
        <w:right w:val="none" w:sz="0" w:space="0" w:color="auto"/>
      </w:divBdr>
    </w:div>
    <w:div w:id="1120106865">
      <w:marLeft w:val="0"/>
      <w:marRight w:val="0"/>
      <w:marTop w:val="0"/>
      <w:marBottom w:val="0"/>
      <w:divBdr>
        <w:top w:val="none" w:sz="0" w:space="0" w:color="auto"/>
        <w:left w:val="none" w:sz="0" w:space="0" w:color="auto"/>
        <w:bottom w:val="none" w:sz="0" w:space="0" w:color="auto"/>
        <w:right w:val="none" w:sz="0" w:space="0" w:color="auto"/>
      </w:divBdr>
    </w:div>
    <w:div w:id="1120225021">
      <w:marLeft w:val="0"/>
      <w:marRight w:val="0"/>
      <w:marTop w:val="0"/>
      <w:marBottom w:val="0"/>
      <w:divBdr>
        <w:top w:val="none" w:sz="0" w:space="0" w:color="auto"/>
        <w:left w:val="none" w:sz="0" w:space="0" w:color="auto"/>
        <w:bottom w:val="none" w:sz="0" w:space="0" w:color="auto"/>
        <w:right w:val="none" w:sz="0" w:space="0" w:color="auto"/>
      </w:divBdr>
    </w:div>
    <w:div w:id="1120228209">
      <w:marLeft w:val="0"/>
      <w:marRight w:val="0"/>
      <w:marTop w:val="0"/>
      <w:marBottom w:val="0"/>
      <w:divBdr>
        <w:top w:val="none" w:sz="0" w:space="0" w:color="auto"/>
        <w:left w:val="none" w:sz="0" w:space="0" w:color="auto"/>
        <w:bottom w:val="none" w:sz="0" w:space="0" w:color="auto"/>
        <w:right w:val="none" w:sz="0" w:space="0" w:color="auto"/>
      </w:divBdr>
    </w:div>
    <w:div w:id="1120300191">
      <w:marLeft w:val="0"/>
      <w:marRight w:val="0"/>
      <w:marTop w:val="0"/>
      <w:marBottom w:val="0"/>
      <w:divBdr>
        <w:top w:val="none" w:sz="0" w:space="0" w:color="auto"/>
        <w:left w:val="none" w:sz="0" w:space="0" w:color="auto"/>
        <w:bottom w:val="none" w:sz="0" w:space="0" w:color="auto"/>
        <w:right w:val="none" w:sz="0" w:space="0" w:color="auto"/>
      </w:divBdr>
    </w:div>
    <w:div w:id="1120302763">
      <w:marLeft w:val="0"/>
      <w:marRight w:val="0"/>
      <w:marTop w:val="0"/>
      <w:marBottom w:val="0"/>
      <w:divBdr>
        <w:top w:val="none" w:sz="0" w:space="0" w:color="auto"/>
        <w:left w:val="none" w:sz="0" w:space="0" w:color="auto"/>
        <w:bottom w:val="none" w:sz="0" w:space="0" w:color="auto"/>
        <w:right w:val="none" w:sz="0" w:space="0" w:color="auto"/>
      </w:divBdr>
    </w:div>
    <w:div w:id="1120344259">
      <w:marLeft w:val="0"/>
      <w:marRight w:val="0"/>
      <w:marTop w:val="0"/>
      <w:marBottom w:val="0"/>
      <w:divBdr>
        <w:top w:val="none" w:sz="0" w:space="0" w:color="auto"/>
        <w:left w:val="none" w:sz="0" w:space="0" w:color="auto"/>
        <w:bottom w:val="none" w:sz="0" w:space="0" w:color="auto"/>
        <w:right w:val="none" w:sz="0" w:space="0" w:color="auto"/>
      </w:divBdr>
    </w:div>
    <w:div w:id="1120418213">
      <w:marLeft w:val="0"/>
      <w:marRight w:val="0"/>
      <w:marTop w:val="0"/>
      <w:marBottom w:val="0"/>
      <w:divBdr>
        <w:top w:val="none" w:sz="0" w:space="0" w:color="auto"/>
        <w:left w:val="none" w:sz="0" w:space="0" w:color="auto"/>
        <w:bottom w:val="none" w:sz="0" w:space="0" w:color="auto"/>
        <w:right w:val="none" w:sz="0" w:space="0" w:color="auto"/>
      </w:divBdr>
    </w:div>
    <w:div w:id="1120562881">
      <w:marLeft w:val="0"/>
      <w:marRight w:val="0"/>
      <w:marTop w:val="0"/>
      <w:marBottom w:val="0"/>
      <w:divBdr>
        <w:top w:val="none" w:sz="0" w:space="0" w:color="auto"/>
        <w:left w:val="none" w:sz="0" w:space="0" w:color="auto"/>
        <w:bottom w:val="none" w:sz="0" w:space="0" w:color="auto"/>
        <w:right w:val="none" w:sz="0" w:space="0" w:color="auto"/>
      </w:divBdr>
    </w:div>
    <w:div w:id="1120610913">
      <w:marLeft w:val="0"/>
      <w:marRight w:val="0"/>
      <w:marTop w:val="0"/>
      <w:marBottom w:val="0"/>
      <w:divBdr>
        <w:top w:val="none" w:sz="0" w:space="0" w:color="auto"/>
        <w:left w:val="none" w:sz="0" w:space="0" w:color="auto"/>
        <w:bottom w:val="none" w:sz="0" w:space="0" w:color="auto"/>
        <w:right w:val="none" w:sz="0" w:space="0" w:color="auto"/>
      </w:divBdr>
    </w:div>
    <w:div w:id="1120612905">
      <w:marLeft w:val="480"/>
      <w:marRight w:val="0"/>
      <w:marTop w:val="0"/>
      <w:marBottom w:val="0"/>
      <w:divBdr>
        <w:top w:val="none" w:sz="0" w:space="0" w:color="auto"/>
        <w:left w:val="none" w:sz="0" w:space="0" w:color="auto"/>
        <w:bottom w:val="none" w:sz="0" w:space="0" w:color="auto"/>
        <w:right w:val="none" w:sz="0" w:space="0" w:color="auto"/>
      </w:divBdr>
    </w:div>
    <w:div w:id="1120756845">
      <w:marLeft w:val="0"/>
      <w:marRight w:val="0"/>
      <w:marTop w:val="0"/>
      <w:marBottom w:val="0"/>
      <w:divBdr>
        <w:top w:val="none" w:sz="0" w:space="0" w:color="auto"/>
        <w:left w:val="none" w:sz="0" w:space="0" w:color="auto"/>
        <w:bottom w:val="none" w:sz="0" w:space="0" w:color="auto"/>
        <w:right w:val="none" w:sz="0" w:space="0" w:color="auto"/>
      </w:divBdr>
    </w:div>
    <w:div w:id="1120762718">
      <w:marLeft w:val="0"/>
      <w:marRight w:val="0"/>
      <w:marTop w:val="0"/>
      <w:marBottom w:val="0"/>
      <w:divBdr>
        <w:top w:val="none" w:sz="0" w:space="0" w:color="auto"/>
        <w:left w:val="none" w:sz="0" w:space="0" w:color="auto"/>
        <w:bottom w:val="none" w:sz="0" w:space="0" w:color="auto"/>
        <w:right w:val="none" w:sz="0" w:space="0" w:color="auto"/>
      </w:divBdr>
    </w:div>
    <w:div w:id="1120951364">
      <w:marLeft w:val="0"/>
      <w:marRight w:val="0"/>
      <w:marTop w:val="0"/>
      <w:marBottom w:val="0"/>
      <w:divBdr>
        <w:top w:val="none" w:sz="0" w:space="0" w:color="auto"/>
        <w:left w:val="none" w:sz="0" w:space="0" w:color="auto"/>
        <w:bottom w:val="none" w:sz="0" w:space="0" w:color="auto"/>
        <w:right w:val="none" w:sz="0" w:space="0" w:color="auto"/>
      </w:divBdr>
    </w:div>
    <w:div w:id="1120997095">
      <w:marLeft w:val="0"/>
      <w:marRight w:val="0"/>
      <w:marTop w:val="0"/>
      <w:marBottom w:val="0"/>
      <w:divBdr>
        <w:top w:val="none" w:sz="0" w:space="0" w:color="auto"/>
        <w:left w:val="none" w:sz="0" w:space="0" w:color="auto"/>
        <w:bottom w:val="none" w:sz="0" w:space="0" w:color="auto"/>
        <w:right w:val="none" w:sz="0" w:space="0" w:color="auto"/>
      </w:divBdr>
    </w:div>
    <w:div w:id="1120998718">
      <w:marLeft w:val="0"/>
      <w:marRight w:val="0"/>
      <w:marTop w:val="0"/>
      <w:marBottom w:val="0"/>
      <w:divBdr>
        <w:top w:val="none" w:sz="0" w:space="0" w:color="auto"/>
        <w:left w:val="none" w:sz="0" w:space="0" w:color="auto"/>
        <w:bottom w:val="none" w:sz="0" w:space="0" w:color="auto"/>
        <w:right w:val="none" w:sz="0" w:space="0" w:color="auto"/>
      </w:divBdr>
    </w:div>
    <w:div w:id="1121070124">
      <w:marLeft w:val="0"/>
      <w:marRight w:val="0"/>
      <w:marTop w:val="0"/>
      <w:marBottom w:val="0"/>
      <w:divBdr>
        <w:top w:val="none" w:sz="0" w:space="0" w:color="auto"/>
        <w:left w:val="none" w:sz="0" w:space="0" w:color="auto"/>
        <w:bottom w:val="none" w:sz="0" w:space="0" w:color="auto"/>
        <w:right w:val="none" w:sz="0" w:space="0" w:color="auto"/>
      </w:divBdr>
    </w:div>
    <w:div w:id="1121151941">
      <w:marLeft w:val="0"/>
      <w:marRight w:val="0"/>
      <w:marTop w:val="0"/>
      <w:marBottom w:val="0"/>
      <w:divBdr>
        <w:top w:val="none" w:sz="0" w:space="0" w:color="auto"/>
        <w:left w:val="none" w:sz="0" w:space="0" w:color="auto"/>
        <w:bottom w:val="none" w:sz="0" w:space="0" w:color="auto"/>
        <w:right w:val="none" w:sz="0" w:space="0" w:color="auto"/>
      </w:divBdr>
    </w:div>
    <w:div w:id="1121189910">
      <w:marLeft w:val="0"/>
      <w:marRight w:val="0"/>
      <w:marTop w:val="0"/>
      <w:marBottom w:val="0"/>
      <w:divBdr>
        <w:top w:val="none" w:sz="0" w:space="0" w:color="auto"/>
        <w:left w:val="none" w:sz="0" w:space="0" w:color="auto"/>
        <w:bottom w:val="none" w:sz="0" w:space="0" w:color="auto"/>
        <w:right w:val="none" w:sz="0" w:space="0" w:color="auto"/>
      </w:divBdr>
    </w:div>
    <w:div w:id="1121262084">
      <w:marLeft w:val="0"/>
      <w:marRight w:val="0"/>
      <w:marTop w:val="0"/>
      <w:marBottom w:val="0"/>
      <w:divBdr>
        <w:top w:val="none" w:sz="0" w:space="0" w:color="auto"/>
        <w:left w:val="none" w:sz="0" w:space="0" w:color="auto"/>
        <w:bottom w:val="none" w:sz="0" w:space="0" w:color="auto"/>
        <w:right w:val="none" w:sz="0" w:space="0" w:color="auto"/>
      </w:divBdr>
    </w:div>
    <w:div w:id="1121344126">
      <w:marLeft w:val="0"/>
      <w:marRight w:val="0"/>
      <w:marTop w:val="0"/>
      <w:marBottom w:val="0"/>
      <w:divBdr>
        <w:top w:val="none" w:sz="0" w:space="0" w:color="auto"/>
        <w:left w:val="none" w:sz="0" w:space="0" w:color="auto"/>
        <w:bottom w:val="none" w:sz="0" w:space="0" w:color="auto"/>
        <w:right w:val="none" w:sz="0" w:space="0" w:color="auto"/>
      </w:divBdr>
    </w:div>
    <w:div w:id="1121345676">
      <w:marLeft w:val="0"/>
      <w:marRight w:val="0"/>
      <w:marTop w:val="0"/>
      <w:marBottom w:val="0"/>
      <w:divBdr>
        <w:top w:val="none" w:sz="0" w:space="0" w:color="auto"/>
        <w:left w:val="none" w:sz="0" w:space="0" w:color="auto"/>
        <w:bottom w:val="none" w:sz="0" w:space="0" w:color="auto"/>
        <w:right w:val="none" w:sz="0" w:space="0" w:color="auto"/>
      </w:divBdr>
    </w:div>
    <w:div w:id="1121412125">
      <w:marLeft w:val="0"/>
      <w:marRight w:val="0"/>
      <w:marTop w:val="0"/>
      <w:marBottom w:val="0"/>
      <w:divBdr>
        <w:top w:val="none" w:sz="0" w:space="0" w:color="auto"/>
        <w:left w:val="none" w:sz="0" w:space="0" w:color="auto"/>
        <w:bottom w:val="none" w:sz="0" w:space="0" w:color="auto"/>
        <w:right w:val="none" w:sz="0" w:space="0" w:color="auto"/>
      </w:divBdr>
    </w:div>
    <w:div w:id="1121416361">
      <w:marLeft w:val="0"/>
      <w:marRight w:val="0"/>
      <w:marTop w:val="0"/>
      <w:marBottom w:val="0"/>
      <w:divBdr>
        <w:top w:val="none" w:sz="0" w:space="0" w:color="auto"/>
        <w:left w:val="none" w:sz="0" w:space="0" w:color="auto"/>
        <w:bottom w:val="none" w:sz="0" w:space="0" w:color="auto"/>
        <w:right w:val="none" w:sz="0" w:space="0" w:color="auto"/>
      </w:divBdr>
    </w:div>
    <w:div w:id="1121417914">
      <w:marLeft w:val="0"/>
      <w:marRight w:val="0"/>
      <w:marTop w:val="0"/>
      <w:marBottom w:val="0"/>
      <w:divBdr>
        <w:top w:val="none" w:sz="0" w:space="0" w:color="auto"/>
        <w:left w:val="none" w:sz="0" w:space="0" w:color="auto"/>
        <w:bottom w:val="none" w:sz="0" w:space="0" w:color="auto"/>
        <w:right w:val="none" w:sz="0" w:space="0" w:color="auto"/>
      </w:divBdr>
    </w:div>
    <w:div w:id="1121418791">
      <w:marLeft w:val="0"/>
      <w:marRight w:val="0"/>
      <w:marTop w:val="0"/>
      <w:marBottom w:val="0"/>
      <w:divBdr>
        <w:top w:val="none" w:sz="0" w:space="0" w:color="auto"/>
        <w:left w:val="none" w:sz="0" w:space="0" w:color="auto"/>
        <w:bottom w:val="none" w:sz="0" w:space="0" w:color="auto"/>
        <w:right w:val="none" w:sz="0" w:space="0" w:color="auto"/>
      </w:divBdr>
    </w:div>
    <w:div w:id="1121537576">
      <w:marLeft w:val="0"/>
      <w:marRight w:val="0"/>
      <w:marTop w:val="0"/>
      <w:marBottom w:val="0"/>
      <w:divBdr>
        <w:top w:val="none" w:sz="0" w:space="0" w:color="auto"/>
        <w:left w:val="none" w:sz="0" w:space="0" w:color="auto"/>
        <w:bottom w:val="none" w:sz="0" w:space="0" w:color="auto"/>
        <w:right w:val="none" w:sz="0" w:space="0" w:color="auto"/>
      </w:divBdr>
    </w:div>
    <w:div w:id="1121654286">
      <w:marLeft w:val="0"/>
      <w:marRight w:val="0"/>
      <w:marTop w:val="0"/>
      <w:marBottom w:val="0"/>
      <w:divBdr>
        <w:top w:val="none" w:sz="0" w:space="0" w:color="auto"/>
        <w:left w:val="none" w:sz="0" w:space="0" w:color="auto"/>
        <w:bottom w:val="none" w:sz="0" w:space="0" w:color="auto"/>
        <w:right w:val="none" w:sz="0" w:space="0" w:color="auto"/>
      </w:divBdr>
    </w:div>
    <w:div w:id="1121723791">
      <w:marLeft w:val="0"/>
      <w:marRight w:val="0"/>
      <w:marTop w:val="0"/>
      <w:marBottom w:val="0"/>
      <w:divBdr>
        <w:top w:val="none" w:sz="0" w:space="0" w:color="auto"/>
        <w:left w:val="none" w:sz="0" w:space="0" w:color="auto"/>
        <w:bottom w:val="none" w:sz="0" w:space="0" w:color="auto"/>
        <w:right w:val="none" w:sz="0" w:space="0" w:color="auto"/>
      </w:divBdr>
    </w:div>
    <w:div w:id="1121918194">
      <w:marLeft w:val="0"/>
      <w:marRight w:val="0"/>
      <w:marTop w:val="0"/>
      <w:marBottom w:val="0"/>
      <w:divBdr>
        <w:top w:val="none" w:sz="0" w:space="0" w:color="auto"/>
        <w:left w:val="none" w:sz="0" w:space="0" w:color="auto"/>
        <w:bottom w:val="none" w:sz="0" w:space="0" w:color="auto"/>
        <w:right w:val="none" w:sz="0" w:space="0" w:color="auto"/>
      </w:divBdr>
    </w:div>
    <w:div w:id="1121920101">
      <w:marLeft w:val="0"/>
      <w:marRight w:val="0"/>
      <w:marTop w:val="0"/>
      <w:marBottom w:val="0"/>
      <w:divBdr>
        <w:top w:val="none" w:sz="0" w:space="0" w:color="auto"/>
        <w:left w:val="none" w:sz="0" w:space="0" w:color="auto"/>
        <w:bottom w:val="none" w:sz="0" w:space="0" w:color="auto"/>
        <w:right w:val="none" w:sz="0" w:space="0" w:color="auto"/>
      </w:divBdr>
    </w:div>
    <w:div w:id="1122109244">
      <w:marLeft w:val="0"/>
      <w:marRight w:val="0"/>
      <w:marTop w:val="0"/>
      <w:marBottom w:val="0"/>
      <w:divBdr>
        <w:top w:val="none" w:sz="0" w:space="0" w:color="auto"/>
        <w:left w:val="none" w:sz="0" w:space="0" w:color="auto"/>
        <w:bottom w:val="none" w:sz="0" w:space="0" w:color="auto"/>
        <w:right w:val="none" w:sz="0" w:space="0" w:color="auto"/>
      </w:divBdr>
    </w:div>
    <w:div w:id="1122109815">
      <w:marLeft w:val="0"/>
      <w:marRight w:val="0"/>
      <w:marTop w:val="0"/>
      <w:marBottom w:val="0"/>
      <w:divBdr>
        <w:top w:val="none" w:sz="0" w:space="0" w:color="auto"/>
        <w:left w:val="none" w:sz="0" w:space="0" w:color="auto"/>
        <w:bottom w:val="none" w:sz="0" w:space="0" w:color="auto"/>
        <w:right w:val="none" w:sz="0" w:space="0" w:color="auto"/>
      </w:divBdr>
    </w:div>
    <w:div w:id="1122111060">
      <w:marLeft w:val="0"/>
      <w:marRight w:val="0"/>
      <w:marTop w:val="0"/>
      <w:marBottom w:val="0"/>
      <w:divBdr>
        <w:top w:val="none" w:sz="0" w:space="0" w:color="auto"/>
        <w:left w:val="none" w:sz="0" w:space="0" w:color="auto"/>
        <w:bottom w:val="none" w:sz="0" w:space="0" w:color="auto"/>
        <w:right w:val="none" w:sz="0" w:space="0" w:color="auto"/>
      </w:divBdr>
    </w:div>
    <w:div w:id="1122116628">
      <w:marLeft w:val="0"/>
      <w:marRight w:val="0"/>
      <w:marTop w:val="0"/>
      <w:marBottom w:val="0"/>
      <w:divBdr>
        <w:top w:val="none" w:sz="0" w:space="0" w:color="auto"/>
        <w:left w:val="none" w:sz="0" w:space="0" w:color="auto"/>
        <w:bottom w:val="none" w:sz="0" w:space="0" w:color="auto"/>
        <w:right w:val="none" w:sz="0" w:space="0" w:color="auto"/>
      </w:divBdr>
    </w:div>
    <w:div w:id="1122266114">
      <w:marLeft w:val="0"/>
      <w:marRight w:val="0"/>
      <w:marTop w:val="0"/>
      <w:marBottom w:val="0"/>
      <w:divBdr>
        <w:top w:val="none" w:sz="0" w:space="0" w:color="auto"/>
        <w:left w:val="none" w:sz="0" w:space="0" w:color="auto"/>
        <w:bottom w:val="none" w:sz="0" w:space="0" w:color="auto"/>
        <w:right w:val="none" w:sz="0" w:space="0" w:color="auto"/>
      </w:divBdr>
    </w:div>
    <w:div w:id="1122266871">
      <w:marLeft w:val="0"/>
      <w:marRight w:val="0"/>
      <w:marTop w:val="0"/>
      <w:marBottom w:val="0"/>
      <w:divBdr>
        <w:top w:val="none" w:sz="0" w:space="0" w:color="auto"/>
        <w:left w:val="none" w:sz="0" w:space="0" w:color="auto"/>
        <w:bottom w:val="none" w:sz="0" w:space="0" w:color="auto"/>
        <w:right w:val="none" w:sz="0" w:space="0" w:color="auto"/>
      </w:divBdr>
    </w:div>
    <w:div w:id="1122266876">
      <w:marLeft w:val="0"/>
      <w:marRight w:val="0"/>
      <w:marTop w:val="0"/>
      <w:marBottom w:val="0"/>
      <w:divBdr>
        <w:top w:val="none" w:sz="0" w:space="0" w:color="auto"/>
        <w:left w:val="none" w:sz="0" w:space="0" w:color="auto"/>
        <w:bottom w:val="none" w:sz="0" w:space="0" w:color="auto"/>
        <w:right w:val="none" w:sz="0" w:space="0" w:color="auto"/>
      </w:divBdr>
    </w:div>
    <w:div w:id="1122268511">
      <w:bodyDiv w:val="1"/>
      <w:marLeft w:val="0"/>
      <w:marRight w:val="0"/>
      <w:marTop w:val="0"/>
      <w:marBottom w:val="0"/>
      <w:divBdr>
        <w:top w:val="none" w:sz="0" w:space="0" w:color="auto"/>
        <w:left w:val="none" w:sz="0" w:space="0" w:color="auto"/>
        <w:bottom w:val="none" w:sz="0" w:space="0" w:color="auto"/>
        <w:right w:val="none" w:sz="0" w:space="0" w:color="auto"/>
      </w:divBdr>
    </w:div>
    <w:div w:id="1122268832">
      <w:marLeft w:val="0"/>
      <w:marRight w:val="0"/>
      <w:marTop w:val="0"/>
      <w:marBottom w:val="0"/>
      <w:divBdr>
        <w:top w:val="none" w:sz="0" w:space="0" w:color="auto"/>
        <w:left w:val="none" w:sz="0" w:space="0" w:color="auto"/>
        <w:bottom w:val="none" w:sz="0" w:space="0" w:color="auto"/>
        <w:right w:val="none" w:sz="0" w:space="0" w:color="auto"/>
      </w:divBdr>
    </w:div>
    <w:div w:id="1122378708">
      <w:marLeft w:val="0"/>
      <w:marRight w:val="0"/>
      <w:marTop w:val="0"/>
      <w:marBottom w:val="0"/>
      <w:divBdr>
        <w:top w:val="none" w:sz="0" w:space="0" w:color="auto"/>
        <w:left w:val="none" w:sz="0" w:space="0" w:color="auto"/>
        <w:bottom w:val="none" w:sz="0" w:space="0" w:color="auto"/>
        <w:right w:val="none" w:sz="0" w:space="0" w:color="auto"/>
      </w:divBdr>
    </w:div>
    <w:div w:id="1122386800">
      <w:marLeft w:val="0"/>
      <w:marRight w:val="0"/>
      <w:marTop w:val="0"/>
      <w:marBottom w:val="0"/>
      <w:divBdr>
        <w:top w:val="none" w:sz="0" w:space="0" w:color="auto"/>
        <w:left w:val="none" w:sz="0" w:space="0" w:color="auto"/>
        <w:bottom w:val="none" w:sz="0" w:space="0" w:color="auto"/>
        <w:right w:val="none" w:sz="0" w:space="0" w:color="auto"/>
      </w:divBdr>
    </w:div>
    <w:div w:id="1122459822">
      <w:marLeft w:val="0"/>
      <w:marRight w:val="0"/>
      <w:marTop w:val="0"/>
      <w:marBottom w:val="0"/>
      <w:divBdr>
        <w:top w:val="none" w:sz="0" w:space="0" w:color="auto"/>
        <w:left w:val="none" w:sz="0" w:space="0" w:color="auto"/>
        <w:bottom w:val="none" w:sz="0" w:space="0" w:color="auto"/>
        <w:right w:val="none" w:sz="0" w:space="0" w:color="auto"/>
      </w:divBdr>
    </w:div>
    <w:div w:id="1122530227">
      <w:marLeft w:val="0"/>
      <w:marRight w:val="0"/>
      <w:marTop w:val="0"/>
      <w:marBottom w:val="0"/>
      <w:divBdr>
        <w:top w:val="none" w:sz="0" w:space="0" w:color="auto"/>
        <w:left w:val="none" w:sz="0" w:space="0" w:color="auto"/>
        <w:bottom w:val="none" w:sz="0" w:space="0" w:color="auto"/>
        <w:right w:val="none" w:sz="0" w:space="0" w:color="auto"/>
      </w:divBdr>
    </w:div>
    <w:div w:id="1122530798">
      <w:marLeft w:val="0"/>
      <w:marRight w:val="0"/>
      <w:marTop w:val="0"/>
      <w:marBottom w:val="0"/>
      <w:divBdr>
        <w:top w:val="none" w:sz="0" w:space="0" w:color="auto"/>
        <w:left w:val="none" w:sz="0" w:space="0" w:color="auto"/>
        <w:bottom w:val="none" w:sz="0" w:space="0" w:color="auto"/>
        <w:right w:val="none" w:sz="0" w:space="0" w:color="auto"/>
      </w:divBdr>
    </w:div>
    <w:div w:id="1122531826">
      <w:marLeft w:val="0"/>
      <w:marRight w:val="0"/>
      <w:marTop w:val="0"/>
      <w:marBottom w:val="0"/>
      <w:divBdr>
        <w:top w:val="none" w:sz="0" w:space="0" w:color="auto"/>
        <w:left w:val="none" w:sz="0" w:space="0" w:color="auto"/>
        <w:bottom w:val="none" w:sz="0" w:space="0" w:color="auto"/>
        <w:right w:val="none" w:sz="0" w:space="0" w:color="auto"/>
      </w:divBdr>
    </w:div>
    <w:div w:id="1122697742">
      <w:marLeft w:val="0"/>
      <w:marRight w:val="0"/>
      <w:marTop w:val="0"/>
      <w:marBottom w:val="0"/>
      <w:divBdr>
        <w:top w:val="none" w:sz="0" w:space="0" w:color="auto"/>
        <w:left w:val="none" w:sz="0" w:space="0" w:color="auto"/>
        <w:bottom w:val="none" w:sz="0" w:space="0" w:color="auto"/>
        <w:right w:val="none" w:sz="0" w:space="0" w:color="auto"/>
      </w:divBdr>
    </w:div>
    <w:div w:id="1122769949">
      <w:marLeft w:val="0"/>
      <w:marRight w:val="0"/>
      <w:marTop w:val="0"/>
      <w:marBottom w:val="0"/>
      <w:divBdr>
        <w:top w:val="none" w:sz="0" w:space="0" w:color="auto"/>
        <w:left w:val="none" w:sz="0" w:space="0" w:color="auto"/>
        <w:bottom w:val="none" w:sz="0" w:space="0" w:color="auto"/>
        <w:right w:val="none" w:sz="0" w:space="0" w:color="auto"/>
      </w:divBdr>
    </w:div>
    <w:div w:id="1122918385">
      <w:marLeft w:val="0"/>
      <w:marRight w:val="0"/>
      <w:marTop w:val="0"/>
      <w:marBottom w:val="0"/>
      <w:divBdr>
        <w:top w:val="none" w:sz="0" w:space="0" w:color="auto"/>
        <w:left w:val="none" w:sz="0" w:space="0" w:color="auto"/>
        <w:bottom w:val="none" w:sz="0" w:space="0" w:color="auto"/>
        <w:right w:val="none" w:sz="0" w:space="0" w:color="auto"/>
      </w:divBdr>
    </w:div>
    <w:div w:id="1122920147">
      <w:marLeft w:val="0"/>
      <w:marRight w:val="0"/>
      <w:marTop w:val="0"/>
      <w:marBottom w:val="0"/>
      <w:divBdr>
        <w:top w:val="none" w:sz="0" w:space="0" w:color="auto"/>
        <w:left w:val="none" w:sz="0" w:space="0" w:color="auto"/>
        <w:bottom w:val="none" w:sz="0" w:space="0" w:color="auto"/>
        <w:right w:val="none" w:sz="0" w:space="0" w:color="auto"/>
      </w:divBdr>
    </w:div>
    <w:div w:id="1122963085">
      <w:marLeft w:val="0"/>
      <w:marRight w:val="0"/>
      <w:marTop w:val="0"/>
      <w:marBottom w:val="0"/>
      <w:divBdr>
        <w:top w:val="none" w:sz="0" w:space="0" w:color="auto"/>
        <w:left w:val="none" w:sz="0" w:space="0" w:color="auto"/>
        <w:bottom w:val="none" w:sz="0" w:space="0" w:color="auto"/>
        <w:right w:val="none" w:sz="0" w:space="0" w:color="auto"/>
      </w:divBdr>
    </w:div>
    <w:div w:id="1122966321">
      <w:marLeft w:val="0"/>
      <w:marRight w:val="0"/>
      <w:marTop w:val="0"/>
      <w:marBottom w:val="0"/>
      <w:divBdr>
        <w:top w:val="none" w:sz="0" w:space="0" w:color="auto"/>
        <w:left w:val="none" w:sz="0" w:space="0" w:color="auto"/>
        <w:bottom w:val="none" w:sz="0" w:space="0" w:color="auto"/>
        <w:right w:val="none" w:sz="0" w:space="0" w:color="auto"/>
      </w:divBdr>
    </w:div>
    <w:div w:id="1122992020">
      <w:marLeft w:val="0"/>
      <w:marRight w:val="0"/>
      <w:marTop w:val="0"/>
      <w:marBottom w:val="0"/>
      <w:divBdr>
        <w:top w:val="none" w:sz="0" w:space="0" w:color="auto"/>
        <w:left w:val="none" w:sz="0" w:space="0" w:color="auto"/>
        <w:bottom w:val="none" w:sz="0" w:space="0" w:color="auto"/>
        <w:right w:val="none" w:sz="0" w:space="0" w:color="auto"/>
      </w:divBdr>
    </w:div>
    <w:div w:id="1123159304">
      <w:marLeft w:val="0"/>
      <w:marRight w:val="0"/>
      <w:marTop w:val="0"/>
      <w:marBottom w:val="0"/>
      <w:divBdr>
        <w:top w:val="none" w:sz="0" w:space="0" w:color="auto"/>
        <w:left w:val="none" w:sz="0" w:space="0" w:color="auto"/>
        <w:bottom w:val="none" w:sz="0" w:space="0" w:color="auto"/>
        <w:right w:val="none" w:sz="0" w:space="0" w:color="auto"/>
      </w:divBdr>
    </w:div>
    <w:div w:id="1123186458">
      <w:marLeft w:val="0"/>
      <w:marRight w:val="0"/>
      <w:marTop w:val="0"/>
      <w:marBottom w:val="0"/>
      <w:divBdr>
        <w:top w:val="none" w:sz="0" w:space="0" w:color="auto"/>
        <w:left w:val="none" w:sz="0" w:space="0" w:color="auto"/>
        <w:bottom w:val="none" w:sz="0" w:space="0" w:color="auto"/>
        <w:right w:val="none" w:sz="0" w:space="0" w:color="auto"/>
      </w:divBdr>
    </w:div>
    <w:div w:id="1123187826">
      <w:marLeft w:val="0"/>
      <w:marRight w:val="0"/>
      <w:marTop w:val="0"/>
      <w:marBottom w:val="0"/>
      <w:divBdr>
        <w:top w:val="none" w:sz="0" w:space="0" w:color="auto"/>
        <w:left w:val="none" w:sz="0" w:space="0" w:color="auto"/>
        <w:bottom w:val="none" w:sz="0" w:space="0" w:color="auto"/>
        <w:right w:val="none" w:sz="0" w:space="0" w:color="auto"/>
      </w:divBdr>
    </w:div>
    <w:div w:id="1123302032">
      <w:marLeft w:val="0"/>
      <w:marRight w:val="0"/>
      <w:marTop w:val="0"/>
      <w:marBottom w:val="0"/>
      <w:divBdr>
        <w:top w:val="none" w:sz="0" w:space="0" w:color="auto"/>
        <w:left w:val="none" w:sz="0" w:space="0" w:color="auto"/>
        <w:bottom w:val="none" w:sz="0" w:space="0" w:color="auto"/>
        <w:right w:val="none" w:sz="0" w:space="0" w:color="auto"/>
      </w:divBdr>
    </w:div>
    <w:div w:id="1123308594">
      <w:marLeft w:val="0"/>
      <w:marRight w:val="0"/>
      <w:marTop w:val="0"/>
      <w:marBottom w:val="0"/>
      <w:divBdr>
        <w:top w:val="none" w:sz="0" w:space="0" w:color="auto"/>
        <w:left w:val="none" w:sz="0" w:space="0" w:color="auto"/>
        <w:bottom w:val="none" w:sz="0" w:space="0" w:color="auto"/>
        <w:right w:val="none" w:sz="0" w:space="0" w:color="auto"/>
      </w:divBdr>
    </w:div>
    <w:div w:id="1123309781">
      <w:marLeft w:val="0"/>
      <w:marRight w:val="0"/>
      <w:marTop w:val="0"/>
      <w:marBottom w:val="0"/>
      <w:divBdr>
        <w:top w:val="none" w:sz="0" w:space="0" w:color="auto"/>
        <w:left w:val="none" w:sz="0" w:space="0" w:color="auto"/>
        <w:bottom w:val="none" w:sz="0" w:space="0" w:color="auto"/>
        <w:right w:val="none" w:sz="0" w:space="0" w:color="auto"/>
      </w:divBdr>
    </w:div>
    <w:div w:id="1123424620">
      <w:marLeft w:val="0"/>
      <w:marRight w:val="0"/>
      <w:marTop w:val="0"/>
      <w:marBottom w:val="0"/>
      <w:divBdr>
        <w:top w:val="none" w:sz="0" w:space="0" w:color="auto"/>
        <w:left w:val="none" w:sz="0" w:space="0" w:color="auto"/>
        <w:bottom w:val="none" w:sz="0" w:space="0" w:color="auto"/>
        <w:right w:val="none" w:sz="0" w:space="0" w:color="auto"/>
      </w:divBdr>
    </w:div>
    <w:div w:id="1123503542">
      <w:marLeft w:val="0"/>
      <w:marRight w:val="0"/>
      <w:marTop w:val="0"/>
      <w:marBottom w:val="0"/>
      <w:divBdr>
        <w:top w:val="none" w:sz="0" w:space="0" w:color="auto"/>
        <w:left w:val="none" w:sz="0" w:space="0" w:color="auto"/>
        <w:bottom w:val="none" w:sz="0" w:space="0" w:color="auto"/>
        <w:right w:val="none" w:sz="0" w:space="0" w:color="auto"/>
      </w:divBdr>
    </w:div>
    <w:div w:id="1123504818">
      <w:marLeft w:val="0"/>
      <w:marRight w:val="0"/>
      <w:marTop w:val="0"/>
      <w:marBottom w:val="0"/>
      <w:divBdr>
        <w:top w:val="none" w:sz="0" w:space="0" w:color="auto"/>
        <w:left w:val="none" w:sz="0" w:space="0" w:color="auto"/>
        <w:bottom w:val="none" w:sz="0" w:space="0" w:color="auto"/>
        <w:right w:val="none" w:sz="0" w:space="0" w:color="auto"/>
      </w:divBdr>
    </w:div>
    <w:div w:id="1123573496">
      <w:marLeft w:val="0"/>
      <w:marRight w:val="0"/>
      <w:marTop w:val="0"/>
      <w:marBottom w:val="0"/>
      <w:divBdr>
        <w:top w:val="none" w:sz="0" w:space="0" w:color="auto"/>
        <w:left w:val="none" w:sz="0" w:space="0" w:color="auto"/>
        <w:bottom w:val="none" w:sz="0" w:space="0" w:color="auto"/>
        <w:right w:val="none" w:sz="0" w:space="0" w:color="auto"/>
      </w:divBdr>
    </w:div>
    <w:div w:id="1123689893">
      <w:marLeft w:val="0"/>
      <w:marRight w:val="0"/>
      <w:marTop w:val="0"/>
      <w:marBottom w:val="0"/>
      <w:divBdr>
        <w:top w:val="none" w:sz="0" w:space="0" w:color="auto"/>
        <w:left w:val="none" w:sz="0" w:space="0" w:color="auto"/>
        <w:bottom w:val="none" w:sz="0" w:space="0" w:color="auto"/>
        <w:right w:val="none" w:sz="0" w:space="0" w:color="auto"/>
      </w:divBdr>
    </w:div>
    <w:div w:id="1123695852">
      <w:marLeft w:val="0"/>
      <w:marRight w:val="0"/>
      <w:marTop w:val="0"/>
      <w:marBottom w:val="0"/>
      <w:divBdr>
        <w:top w:val="none" w:sz="0" w:space="0" w:color="auto"/>
        <w:left w:val="none" w:sz="0" w:space="0" w:color="auto"/>
        <w:bottom w:val="none" w:sz="0" w:space="0" w:color="auto"/>
        <w:right w:val="none" w:sz="0" w:space="0" w:color="auto"/>
      </w:divBdr>
    </w:div>
    <w:div w:id="1123768297">
      <w:marLeft w:val="0"/>
      <w:marRight w:val="0"/>
      <w:marTop w:val="0"/>
      <w:marBottom w:val="0"/>
      <w:divBdr>
        <w:top w:val="none" w:sz="0" w:space="0" w:color="auto"/>
        <w:left w:val="none" w:sz="0" w:space="0" w:color="auto"/>
        <w:bottom w:val="none" w:sz="0" w:space="0" w:color="auto"/>
        <w:right w:val="none" w:sz="0" w:space="0" w:color="auto"/>
      </w:divBdr>
    </w:div>
    <w:div w:id="1123770313">
      <w:marLeft w:val="0"/>
      <w:marRight w:val="0"/>
      <w:marTop w:val="0"/>
      <w:marBottom w:val="0"/>
      <w:divBdr>
        <w:top w:val="none" w:sz="0" w:space="0" w:color="auto"/>
        <w:left w:val="none" w:sz="0" w:space="0" w:color="auto"/>
        <w:bottom w:val="none" w:sz="0" w:space="0" w:color="auto"/>
        <w:right w:val="none" w:sz="0" w:space="0" w:color="auto"/>
      </w:divBdr>
    </w:div>
    <w:div w:id="1123881941">
      <w:marLeft w:val="0"/>
      <w:marRight w:val="0"/>
      <w:marTop w:val="0"/>
      <w:marBottom w:val="0"/>
      <w:divBdr>
        <w:top w:val="none" w:sz="0" w:space="0" w:color="auto"/>
        <w:left w:val="none" w:sz="0" w:space="0" w:color="auto"/>
        <w:bottom w:val="none" w:sz="0" w:space="0" w:color="auto"/>
        <w:right w:val="none" w:sz="0" w:space="0" w:color="auto"/>
      </w:divBdr>
    </w:div>
    <w:div w:id="1123957740">
      <w:marLeft w:val="0"/>
      <w:marRight w:val="0"/>
      <w:marTop w:val="0"/>
      <w:marBottom w:val="0"/>
      <w:divBdr>
        <w:top w:val="none" w:sz="0" w:space="0" w:color="auto"/>
        <w:left w:val="none" w:sz="0" w:space="0" w:color="auto"/>
        <w:bottom w:val="none" w:sz="0" w:space="0" w:color="auto"/>
        <w:right w:val="none" w:sz="0" w:space="0" w:color="auto"/>
      </w:divBdr>
    </w:div>
    <w:div w:id="1123962915">
      <w:marLeft w:val="0"/>
      <w:marRight w:val="0"/>
      <w:marTop w:val="0"/>
      <w:marBottom w:val="0"/>
      <w:divBdr>
        <w:top w:val="none" w:sz="0" w:space="0" w:color="auto"/>
        <w:left w:val="none" w:sz="0" w:space="0" w:color="auto"/>
        <w:bottom w:val="none" w:sz="0" w:space="0" w:color="auto"/>
        <w:right w:val="none" w:sz="0" w:space="0" w:color="auto"/>
      </w:divBdr>
    </w:div>
    <w:div w:id="1123964965">
      <w:marLeft w:val="0"/>
      <w:marRight w:val="0"/>
      <w:marTop w:val="0"/>
      <w:marBottom w:val="0"/>
      <w:divBdr>
        <w:top w:val="none" w:sz="0" w:space="0" w:color="auto"/>
        <w:left w:val="none" w:sz="0" w:space="0" w:color="auto"/>
        <w:bottom w:val="none" w:sz="0" w:space="0" w:color="auto"/>
        <w:right w:val="none" w:sz="0" w:space="0" w:color="auto"/>
      </w:divBdr>
    </w:div>
    <w:div w:id="1124008906">
      <w:marLeft w:val="0"/>
      <w:marRight w:val="0"/>
      <w:marTop w:val="0"/>
      <w:marBottom w:val="0"/>
      <w:divBdr>
        <w:top w:val="none" w:sz="0" w:space="0" w:color="auto"/>
        <w:left w:val="none" w:sz="0" w:space="0" w:color="auto"/>
        <w:bottom w:val="none" w:sz="0" w:space="0" w:color="auto"/>
        <w:right w:val="none" w:sz="0" w:space="0" w:color="auto"/>
      </w:divBdr>
    </w:div>
    <w:div w:id="1124159903">
      <w:marLeft w:val="0"/>
      <w:marRight w:val="0"/>
      <w:marTop w:val="0"/>
      <w:marBottom w:val="0"/>
      <w:divBdr>
        <w:top w:val="none" w:sz="0" w:space="0" w:color="auto"/>
        <w:left w:val="none" w:sz="0" w:space="0" w:color="auto"/>
        <w:bottom w:val="none" w:sz="0" w:space="0" w:color="auto"/>
        <w:right w:val="none" w:sz="0" w:space="0" w:color="auto"/>
      </w:divBdr>
    </w:div>
    <w:div w:id="1124227400">
      <w:marLeft w:val="0"/>
      <w:marRight w:val="0"/>
      <w:marTop w:val="0"/>
      <w:marBottom w:val="0"/>
      <w:divBdr>
        <w:top w:val="none" w:sz="0" w:space="0" w:color="auto"/>
        <w:left w:val="none" w:sz="0" w:space="0" w:color="auto"/>
        <w:bottom w:val="none" w:sz="0" w:space="0" w:color="auto"/>
        <w:right w:val="none" w:sz="0" w:space="0" w:color="auto"/>
      </w:divBdr>
    </w:div>
    <w:div w:id="1124235281">
      <w:marLeft w:val="0"/>
      <w:marRight w:val="0"/>
      <w:marTop w:val="0"/>
      <w:marBottom w:val="0"/>
      <w:divBdr>
        <w:top w:val="none" w:sz="0" w:space="0" w:color="auto"/>
        <w:left w:val="none" w:sz="0" w:space="0" w:color="auto"/>
        <w:bottom w:val="none" w:sz="0" w:space="0" w:color="auto"/>
        <w:right w:val="none" w:sz="0" w:space="0" w:color="auto"/>
      </w:divBdr>
    </w:div>
    <w:div w:id="1124344052">
      <w:marLeft w:val="0"/>
      <w:marRight w:val="0"/>
      <w:marTop w:val="0"/>
      <w:marBottom w:val="0"/>
      <w:divBdr>
        <w:top w:val="none" w:sz="0" w:space="0" w:color="auto"/>
        <w:left w:val="none" w:sz="0" w:space="0" w:color="auto"/>
        <w:bottom w:val="none" w:sz="0" w:space="0" w:color="auto"/>
        <w:right w:val="none" w:sz="0" w:space="0" w:color="auto"/>
      </w:divBdr>
    </w:div>
    <w:div w:id="1124347971">
      <w:marLeft w:val="0"/>
      <w:marRight w:val="0"/>
      <w:marTop w:val="0"/>
      <w:marBottom w:val="0"/>
      <w:divBdr>
        <w:top w:val="none" w:sz="0" w:space="0" w:color="auto"/>
        <w:left w:val="none" w:sz="0" w:space="0" w:color="auto"/>
        <w:bottom w:val="none" w:sz="0" w:space="0" w:color="auto"/>
        <w:right w:val="none" w:sz="0" w:space="0" w:color="auto"/>
      </w:divBdr>
    </w:div>
    <w:div w:id="1124419421">
      <w:marLeft w:val="0"/>
      <w:marRight w:val="0"/>
      <w:marTop w:val="0"/>
      <w:marBottom w:val="0"/>
      <w:divBdr>
        <w:top w:val="none" w:sz="0" w:space="0" w:color="auto"/>
        <w:left w:val="none" w:sz="0" w:space="0" w:color="auto"/>
        <w:bottom w:val="none" w:sz="0" w:space="0" w:color="auto"/>
        <w:right w:val="none" w:sz="0" w:space="0" w:color="auto"/>
      </w:divBdr>
    </w:div>
    <w:div w:id="1124428524">
      <w:marLeft w:val="0"/>
      <w:marRight w:val="0"/>
      <w:marTop w:val="0"/>
      <w:marBottom w:val="0"/>
      <w:divBdr>
        <w:top w:val="none" w:sz="0" w:space="0" w:color="auto"/>
        <w:left w:val="none" w:sz="0" w:space="0" w:color="auto"/>
        <w:bottom w:val="none" w:sz="0" w:space="0" w:color="auto"/>
        <w:right w:val="none" w:sz="0" w:space="0" w:color="auto"/>
      </w:divBdr>
    </w:div>
    <w:div w:id="1124693352">
      <w:marLeft w:val="0"/>
      <w:marRight w:val="0"/>
      <w:marTop w:val="0"/>
      <w:marBottom w:val="0"/>
      <w:divBdr>
        <w:top w:val="none" w:sz="0" w:space="0" w:color="auto"/>
        <w:left w:val="none" w:sz="0" w:space="0" w:color="auto"/>
        <w:bottom w:val="none" w:sz="0" w:space="0" w:color="auto"/>
        <w:right w:val="none" w:sz="0" w:space="0" w:color="auto"/>
      </w:divBdr>
    </w:div>
    <w:div w:id="1124731883">
      <w:marLeft w:val="0"/>
      <w:marRight w:val="0"/>
      <w:marTop w:val="0"/>
      <w:marBottom w:val="0"/>
      <w:divBdr>
        <w:top w:val="none" w:sz="0" w:space="0" w:color="auto"/>
        <w:left w:val="none" w:sz="0" w:space="0" w:color="auto"/>
        <w:bottom w:val="none" w:sz="0" w:space="0" w:color="auto"/>
        <w:right w:val="none" w:sz="0" w:space="0" w:color="auto"/>
      </w:divBdr>
    </w:div>
    <w:div w:id="1124810154">
      <w:marLeft w:val="0"/>
      <w:marRight w:val="0"/>
      <w:marTop w:val="0"/>
      <w:marBottom w:val="0"/>
      <w:divBdr>
        <w:top w:val="none" w:sz="0" w:space="0" w:color="auto"/>
        <w:left w:val="none" w:sz="0" w:space="0" w:color="auto"/>
        <w:bottom w:val="none" w:sz="0" w:space="0" w:color="auto"/>
        <w:right w:val="none" w:sz="0" w:space="0" w:color="auto"/>
      </w:divBdr>
    </w:div>
    <w:div w:id="1124884907">
      <w:marLeft w:val="0"/>
      <w:marRight w:val="0"/>
      <w:marTop w:val="0"/>
      <w:marBottom w:val="0"/>
      <w:divBdr>
        <w:top w:val="none" w:sz="0" w:space="0" w:color="auto"/>
        <w:left w:val="none" w:sz="0" w:space="0" w:color="auto"/>
        <w:bottom w:val="none" w:sz="0" w:space="0" w:color="auto"/>
        <w:right w:val="none" w:sz="0" w:space="0" w:color="auto"/>
      </w:divBdr>
    </w:div>
    <w:div w:id="1125002879">
      <w:marLeft w:val="0"/>
      <w:marRight w:val="0"/>
      <w:marTop w:val="0"/>
      <w:marBottom w:val="0"/>
      <w:divBdr>
        <w:top w:val="none" w:sz="0" w:space="0" w:color="auto"/>
        <w:left w:val="none" w:sz="0" w:space="0" w:color="auto"/>
        <w:bottom w:val="none" w:sz="0" w:space="0" w:color="auto"/>
        <w:right w:val="none" w:sz="0" w:space="0" w:color="auto"/>
      </w:divBdr>
    </w:div>
    <w:div w:id="1125075968">
      <w:marLeft w:val="0"/>
      <w:marRight w:val="0"/>
      <w:marTop w:val="0"/>
      <w:marBottom w:val="0"/>
      <w:divBdr>
        <w:top w:val="none" w:sz="0" w:space="0" w:color="auto"/>
        <w:left w:val="none" w:sz="0" w:space="0" w:color="auto"/>
        <w:bottom w:val="none" w:sz="0" w:space="0" w:color="auto"/>
        <w:right w:val="none" w:sz="0" w:space="0" w:color="auto"/>
      </w:divBdr>
    </w:div>
    <w:div w:id="1125126674">
      <w:bodyDiv w:val="1"/>
      <w:marLeft w:val="0"/>
      <w:marRight w:val="0"/>
      <w:marTop w:val="0"/>
      <w:marBottom w:val="0"/>
      <w:divBdr>
        <w:top w:val="none" w:sz="0" w:space="0" w:color="auto"/>
        <w:left w:val="none" w:sz="0" w:space="0" w:color="auto"/>
        <w:bottom w:val="none" w:sz="0" w:space="0" w:color="auto"/>
        <w:right w:val="none" w:sz="0" w:space="0" w:color="auto"/>
      </w:divBdr>
    </w:div>
    <w:div w:id="1125268329">
      <w:marLeft w:val="0"/>
      <w:marRight w:val="0"/>
      <w:marTop w:val="0"/>
      <w:marBottom w:val="0"/>
      <w:divBdr>
        <w:top w:val="none" w:sz="0" w:space="0" w:color="auto"/>
        <w:left w:val="none" w:sz="0" w:space="0" w:color="auto"/>
        <w:bottom w:val="none" w:sz="0" w:space="0" w:color="auto"/>
        <w:right w:val="none" w:sz="0" w:space="0" w:color="auto"/>
      </w:divBdr>
    </w:div>
    <w:div w:id="1125393977">
      <w:marLeft w:val="0"/>
      <w:marRight w:val="0"/>
      <w:marTop w:val="0"/>
      <w:marBottom w:val="0"/>
      <w:divBdr>
        <w:top w:val="none" w:sz="0" w:space="0" w:color="auto"/>
        <w:left w:val="none" w:sz="0" w:space="0" w:color="auto"/>
        <w:bottom w:val="none" w:sz="0" w:space="0" w:color="auto"/>
        <w:right w:val="none" w:sz="0" w:space="0" w:color="auto"/>
      </w:divBdr>
    </w:div>
    <w:div w:id="1125461299">
      <w:marLeft w:val="0"/>
      <w:marRight w:val="0"/>
      <w:marTop w:val="0"/>
      <w:marBottom w:val="0"/>
      <w:divBdr>
        <w:top w:val="none" w:sz="0" w:space="0" w:color="auto"/>
        <w:left w:val="none" w:sz="0" w:space="0" w:color="auto"/>
        <w:bottom w:val="none" w:sz="0" w:space="0" w:color="auto"/>
        <w:right w:val="none" w:sz="0" w:space="0" w:color="auto"/>
      </w:divBdr>
    </w:div>
    <w:div w:id="1125463688">
      <w:marLeft w:val="0"/>
      <w:marRight w:val="0"/>
      <w:marTop w:val="0"/>
      <w:marBottom w:val="0"/>
      <w:divBdr>
        <w:top w:val="none" w:sz="0" w:space="0" w:color="auto"/>
        <w:left w:val="none" w:sz="0" w:space="0" w:color="auto"/>
        <w:bottom w:val="none" w:sz="0" w:space="0" w:color="auto"/>
        <w:right w:val="none" w:sz="0" w:space="0" w:color="auto"/>
      </w:divBdr>
    </w:div>
    <w:div w:id="1125464281">
      <w:marLeft w:val="0"/>
      <w:marRight w:val="0"/>
      <w:marTop w:val="0"/>
      <w:marBottom w:val="0"/>
      <w:divBdr>
        <w:top w:val="none" w:sz="0" w:space="0" w:color="auto"/>
        <w:left w:val="none" w:sz="0" w:space="0" w:color="auto"/>
        <w:bottom w:val="none" w:sz="0" w:space="0" w:color="auto"/>
        <w:right w:val="none" w:sz="0" w:space="0" w:color="auto"/>
      </w:divBdr>
    </w:div>
    <w:div w:id="1125465697">
      <w:marLeft w:val="0"/>
      <w:marRight w:val="0"/>
      <w:marTop w:val="0"/>
      <w:marBottom w:val="0"/>
      <w:divBdr>
        <w:top w:val="none" w:sz="0" w:space="0" w:color="auto"/>
        <w:left w:val="none" w:sz="0" w:space="0" w:color="auto"/>
        <w:bottom w:val="none" w:sz="0" w:space="0" w:color="auto"/>
        <w:right w:val="none" w:sz="0" w:space="0" w:color="auto"/>
      </w:divBdr>
    </w:div>
    <w:div w:id="1125467131">
      <w:marLeft w:val="0"/>
      <w:marRight w:val="0"/>
      <w:marTop w:val="0"/>
      <w:marBottom w:val="0"/>
      <w:divBdr>
        <w:top w:val="none" w:sz="0" w:space="0" w:color="auto"/>
        <w:left w:val="none" w:sz="0" w:space="0" w:color="auto"/>
        <w:bottom w:val="none" w:sz="0" w:space="0" w:color="auto"/>
        <w:right w:val="none" w:sz="0" w:space="0" w:color="auto"/>
      </w:divBdr>
    </w:div>
    <w:div w:id="1125470368">
      <w:marLeft w:val="0"/>
      <w:marRight w:val="0"/>
      <w:marTop w:val="0"/>
      <w:marBottom w:val="0"/>
      <w:divBdr>
        <w:top w:val="none" w:sz="0" w:space="0" w:color="auto"/>
        <w:left w:val="none" w:sz="0" w:space="0" w:color="auto"/>
        <w:bottom w:val="none" w:sz="0" w:space="0" w:color="auto"/>
        <w:right w:val="none" w:sz="0" w:space="0" w:color="auto"/>
      </w:divBdr>
    </w:div>
    <w:div w:id="1125735922">
      <w:marLeft w:val="0"/>
      <w:marRight w:val="0"/>
      <w:marTop w:val="0"/>
      <w:marBottom w:val="0"/>
      <w:divBdr>
        <w:top w:val="none" w:sz="0" w:space="0" w:color="auto"/>
        <w:left w:val="none" w:sz="0" w:space="0" w:color="auto"/>
        <w:bottom w:val="none" w:sz="0" w:space="0" w:color="auto"/>
        <w:right w:val="none" w:sz="0" w:space="0" w:color="auto"/>
      </w:divBdr>
    </w:div>
    <w:div w:id="1125855075">
      <w:marLeft w:val="0"/>
      <w:marRight w:val="0"/>
      <w:marTop w:val="0"/>
      <w:marBottom w:val="0"/>
      <w:divBdr>
        <w:top w:val="none" w:sz="0" w:space="0" w:color="auto"/>
        <w:left w:val="none" w:sz="0" w:space="0" w:color="auto"/>
        <w:bottom w:val="none" w:sz="0" w:space="0" w:color="auto"/>
        <w:right w:val="none" w:sz="0" w:space="0" w:color="auto"/>
      </w:divBdr>
    </w:div>
    <w:div w:id="1126002106">
      <w:marLeft w:val="0"/>
      <w:marRight w:val="0"/>
      <w:marTop w:val="0"/>
      <w:marBottom w:val="0"/>
      <w:divBdr>
        <w:top w:val="none" w:sz="0" w:space="0" w:color="auto"/>
        <w:left w:val="none" w:sz="0" w:space="0" w:color="auto"/>
        <w:bottom w:val="none" w:sz="0" w:space="0" w:color="auto"/>
        <w:right w:val="none" w:sz="0" w:space="0" w:color="auto"/>
      </w:divBdr>
    </w:div>
    <w:div w:id="1126005047">
      <w:marLeft w:val="0"/>
      <w:marRight w:val="0"/>
      <w:marTop w:val="0"/>
      <w:marBottom w:val="0"/>
      <w:divBdr>
        <w:top w:val="none" w:sz="0" w:space="0" w:color="auto"/>
        <w:left w:val="none" w:sz="0" w:space="0" w:color="auto"/>
        <w:bottom w:val="none" w:sz="0" w:space="0" w:color="auto"/>
        <w:right w:val="none" w:sz="0" w:space="0" w:color="auto"/>
      </w:divBdr>
    </w:div>
    <w:div w:id="1126047275">
      <w:marLeft w:val="0"/>
      <w:marRight w:val="0"/>
      <w:marTop w:val="0"/>
      <w:marBottom w:val="0"/>
      <w:divBdr>
        <w:top w:val="none" w:sz="0" w:space="0" w:color="auto"/>
        <w:left w:val="none" w:sz="0" w:space="0" w:color="auto"/>
        <w:bottom w:val="none" w:sz="0" w:space="0" w:color="auto"/>
        <w:right w:val="none" w:sz="0" w:space="0" w:color="auto"/>
      </w:divBdr>
    </w:div>
    <w:div w:id="1126124198">
      <w:marLeft w:val="0"/>
      <w:marRight w:val="0"/>
      <w:marTop w:val="0"/>
      <w:marBottom w:val="0"/>
      <w:divBdr>
        <w:top w:val="none" w:sz="0" w:space="0" w:color="auto"/>
        <w:left w:val="none" w:sz="0" w:space="0" w:color="auto"/>
        <w:bottom w:val="none" w:sz="0" w:space="0" w:color="auto"/>
        <w:right w:val="none" w:sz="0" w:space="0" w:color="auto"/>
      </w:divBdr>
    </w:div>
    <w:div w:id="1126193226">
      <w:marLeft w:val="0"/>
      <w:marRight w:val="0"/>
      <w:marTop w:val="0"/>
      <w:marBottom w:val="0"/>
      <w:divBdr>
        <w:top w:val="none" w:sz="0" w:space="0" w:color="auto"/>
        <w:left w:val="none" w:sz="0" w:space="0" w:color="auto"/>
        <w:bottom w:val="none" w:sz="0" w:space="0" w:color="auto"/>
        <w:right w:val="none" w:sz="0" w:space="0" w:color="auto"/>
      </w:divBdr>
    </w:div>
    <w:div w:id="1126268132">
      <w:marLeft w:val="480"/>
      <w:marRight w:val="0"/>
      <w:marTop w:val="0"/>
      <w:marBottom w:val="0"/>
      <w:divBdr>
        <w:top w:val="none" w:sz="0" w:space="0" w:color="auto"/>
        <w:left w:val="none" w:sz="0" w:space="0" w:color="auto"/>
        <w:bottom w:val="none" w:sz="0" w:space="0" w:color="auto"/>
        <w:right w:val="none" w:sz="0" w:space="0" w:color="auto"/>
      </w:divBdr>
    </w:div>
    <w:div w:id="1126387309">
      <w:marLeft w:val="0"/>
      <w:marRight w:val="0"/>
      <w:marTop w:val="0"/>
      <w:marBottom w:val="0"/>
      <w:divBdr>
        <w:top w:val="none" w:sz="0" w:space="0" w:color="auto"/>
        <w:left w:val="none" w:sz="0" w:space="0" w:color="auto"/>
        <w:bottom w:val="none" w:sz="0" w:space="0" w:color="auto"/>
        <w:right w:val="none" w:sz="0" w:space="0" w:color="auto"/>
      </w:divBdr>
    </w:div>
    <w:div w:id="1126392623">
      <w:marLeft w:val="0"/>
      <w:marRight w:val="0"/>
      <w:marTop w:val="0"/>
      <w:marBottom w:val="0"/>
      <w:divBdr>
        <w:top w:val="none" w:sz="0" w:space="0" w:color="auto"/>
        <w:left w:val="none" w:sz="0" w:space="0" w:color="auto"/>
        <w:bottom w:val="none" w:sz="0" w:space="0" w:color="auto"/>
        <w:right w:val="none" w:sz="0" w:space="0" w:color="auto"/>
      </w:divBdr>
    </w:div>
    <w:div w:id="1126460865">
      <w:marLeft w:val="0"/>
      <w:marRight w:val="0"/>
      <w:marTop w:val="0"/>
      <w:marBottom w:val="0"/>
      <w:divBdr>
        <w:top w:val="none" w:sz="0" w:space="0" w:color="auto"/>
        <w:left w:val="none" w:sz="0" w:space="0" w:color="auto"/>
        <w:bottom w:val="none" w:sz="0" w:space="0" w:color="auto"/>
        <w:right w:val="none" w:sz="0" w:space="0" w:color="auto"/>
      </w:divBdr>
    </w:div>
    <w:div w:id="1126578815">
      <w:marLeft w:val="0"/>
      <w:marRight w:val="0"/>
      <w:marTop w:val="0"/>
      <w:marBottom w:val="0"/>
      <w:divBdr>
        <w:top w:val="none" w:sz="0" w:space="0" w:color="auto"/>
        <w:left w:val="none" w:sz="0" w:space="0" w:color="auto"/>
        <w:bottom w:val="none" w:sz="0" w:space="0" w:color="auto"/>
        <w:right w:val="none" w:sz="0" w:space="0" w:color="auto"/>
      </w:divBdr>
    </w:div>
    <w:div w:id="1126579128">
      <w:marLeft w:val="0"/>
      <w:marRight w:val="0"/>
      <w:marTop w:val="0"/>
      <w:marBottom w:val="0"/>
      <w:divBdr>
        <w:top w:val="none" w:sz="0" w:space="0" w:color="auto"/>
        <w:left w:val="none" w:sz="0" w:space="0" w:color="auto"/>
        <w:bottom w:val="none" w:sz="0" w:space="0" w:color="auto"/>
        <w:right w:val="none" w:sz="0" w:space="0" w:color="auto"/>
      </w:divBdr>
    </w:div>
    <w:div w:id="1126583002">
      <w:marLeft w:val="0"/>
      <w:marRight w:val="0"/>
      <w:marTop w:val="0"/>
      <w:marBottom w:val="0"/>
      <w:divBdr>
        <w:top w:val="none" w:sz="0" w:space="0" w:color="auto"/>
        <w:left w:val="none" w:sz="0" w:space="0" w:color="auto"/>
        <w:bottom w:val="none" w:sz="0" w:space="0" w:color="auto"/>
        <w:right w:val="none" w:sz="0" w:space="0" w:color="auto"/>
      </w:divBdr>
    </w:div>
    <w:div w:id="1126583727">
      <w:marLeft w:val="0"/>
      <w:marRight w:val="0"/>
      <w:marTop w:val="0"/>
      <w:marBottom w:val="0"/>
      <w:divBdr>
        <w:top w:val="none" w:sz="0" w:space="0" w:color="auto"/>
        <w:left w:val="none" w:sz="0" w:space="0" w:color="auto"/>
        <w:bottom w:val="none" w:sz="0" w:space="0" w:color="auto"/>
        <w:right w:val="none" w:sz="0" w:space="0" w:color="auto"/>
      </w:divBdr>
    </w:div>
    <w:div w:id="1126629539">
      <w:marLeft w:val="0"/>
      <w:marRight w:val="0"/>
      <w:marTop w:val="0"/>
      <w:marBottom w:val="0"/>
      <w:divBdr>
        <w:top w:val="none" w:sz="0" w:space="0" w:color="auto"/>
        <w:left w:val="none" w:sz="0" w:space="0" w:color="auto"/>
        <w:bottom w:val="none" w:sz="0" w:space="0" w:color="auto"/>
        <w:right w:val="none" w:sz="0" w:space="0" w:color="auto"/>
      </w:divBdr>
    </w:div>
    <w:div w:id="1126657864">
      <w:marLeft w:val="0"/>
      <w:marRight w:val="0"/>
      <w:marTop w:val="0"/>
      <w:marBottom w:val="0"/>
      <w:divBdr>
        <w:top w:val="none" w:sz="0" w:space="0" w:color="auto"/>
        <w:left w:val="none" w:sz="0" w:space="0" w:color="auto"/>
        <w:bottom w:val="none" w:sz="0" w:space="0" w:color="auto"/>
        <w:right w:val="none" w:sz="0" w:space="0" w:color="auto"/>
      </w:divBdr>
    </w:div>
    <w:div w:id="1126660688">
      <w:marLeft w:val="0"/>
      <w:marRight w:val="0"/>
      <w:marTop w:val="0"/>
      <w:marBottom w:val="0"/>
      <w:divBdr>
        <w:top w:val="none" w:sz="0" w:space="0" w:color="auto"/>
        <w:left w:val="none" w:sz="0" w:space="0" w:color="auto"/>
        <w:bottom w:val="none" w:sz="0" w:space="0" w:color="auto"/>
        <w:right w:val="none" w:sz="0" w:space="0" w:color="auto"/>
      </w:divBdr>
    </w:div>
    <w:div w:id="1126705187">
      <w:marLeft w:val="0"/>
      <w:marRight w:val="0"/>
      <w:marTop w:val="0"/>
      <w:marBottom w:val="0"/>
      <w:divBdr>
        <w:top w:val="none" w:sz="0" w:space="0" w:color="auto"/>
        <w:left w:val="none" w:sz="0" w:space="0" w:color="auto"/>
        <w:bottom w:val="none" w:sz="0" w:space="0" w:color="auto"/>
        <w:right w:val="none" w:sz="0" w:space="0" w:color="auto"/>
      </w:divBdr>
    </w:div>
    <w:div w:id="1126854224">
      <w:marLeft w:val="0"/>
      <w:marRight w:val="0"/>
      <w:marTop w:val="0"/>
      <w:marBottom w:val="0"/>
      <w:divBdr>
        <w:top w:val="none" w:sz="0" w:space="0" w:color="auto"/>
        <w:left w:val="none" w:sz="0" w:space="0" w:color="auto"/>
        <w:bottom w:val="none" w:sz="0" w:space="0" w:color="auto"/>
        <w:right w:val="none" w:sz="0" w:space="0" w:color="auto"/>
      </w:divBdr>
    </w:div>
    <w:div w:id="1126854848">
      <w:marLeft w:val="0"/>
      <w:marRight w:val="0"/>
      <w:marTop w:val="0"/>
      <w:marBottom w:val="0"/>
      <w:divBdr>
        <w:top w:val="none" w:sz="0" w:space="0" w:color="auto"/>
        <w:left w:val="none" w:sz="0" w:space="0" w:color="auto"/>
        <w:bottom w:val="none" w:sz="0" w:space="0" w:color="auto"/>
        <w:right w:val="none" w:sz="0" w:space="0" w:color="auto"/>
      </w:divBdr>
    </w:div>
    <w:div w:id="1126895827">
      <w:marLeft w:val="0"/>
      <w:marRight w:val="0"/>
      <w:marTop w:val="0"/>
      <w:marBottom w:val="0"/>
      <w:divBdr>
        <w:top w:val="none" w:sz="0" w:space="0" w:color="auto"/>
        <w:left w:val="none" w:sz="0" w:space="0" w:color="auto"/>
        <w:bottom w:val="none" w:sz="0" w:space="0" w:color="auto"/>
        <w:right w:val="none" w:sz="0" w:space="0" w:color="auto"/>
      </w:divBdr>
    </w:div>
    <w:div w:id="1126896527">
      <w:marLeft w:val="0"/>
      <w:marRight w:val="0"/>
      <w:marTop w:val="0"/>
      <w:marBottom w:val="0"/>
      <w:divBdr>
        <w:top w:val="none" w:sz="0" w:space="0" w:color="auto"/>
        <w:left w:val="none" w:sz="0" w:space="0" w:color="auto"/>
        <w:bottom w:val="none" w:sz="0" w:space="0" w:color="auto"/>
        <w:right w:val="none" w:sz="0" w:space="0" w:color="auto"/>
      </w:divBdr>
    </w:div>
    <w:div w:id="1126967265">
      <w:marLeft w:val="0"/>
      <w:marRight w:val="0"/>
      <w:marTop w:val="0"/>
      <w:marBottom w:val="0"/>
      <w:divBdr>
        <w:top w:val="none" w:sz="0" w:space="0" w:color="auto"/>
        <w:left w:val="none" w:sz="0" w:space="0" w:color="auto"/>
        <w:bottom w:val="none" w:sz="0" w:space="0" w:color="auto"/>
        <w:right w:val="none" w:sz="0" w:space="0" w:color="auto"/>
      </w:divBdr>
    </w:div>
    <w:div w:id="1127089092">
      <w:marLeft w:val="0"/>
      <w:marRight w:val="0"/>
      <w:marTop w:val="0"/>
      <w:marBottom w:val="0"/>
      <w:divBdr>
        <w:top w:val="none" w:sz="0" w:space="0" w:color="auto"/>
        <w:left w:val="none" w:sz="0" w:space="0" w:color="auto"/>
        <w:bottom w:val="none" w:sz="0" w:space="0" w:color="auto"/>
        <w:right w:val="none" w:sz="0" w:space="0" w:color="auto"/>
      </w:divBdr>
    </w:div>
    <w:div w:id="1127118274">
      <w:marLeft w:val="0"/>
      <w:marRight w:val="0"/>
      <w:marTop w:val="0"/>
      <w:marBottom w:val="0"/>
      <w:divBdr>
        <w:top w:val="none" w:sz="0" w:space="0" w:color="auto"/>
        <w:left w:val="none" w:sz="0" w:space="0" w:color="auto"/>
        <w:bottom w:val="none" w:sz="0" w:space="0" w:color="auto"/>
        <w:right w:val="none" w:sz="0" w:space="0" w:color="auto"/>
      </w:divBdr>
    </w:div>
    <w:div w:id="1127166485">
      <w:marLeft w:val="0"/>
      <w:marRight w:val="0"/>
      <w:marTop w:val="0"/>
      <w:marBottom w:val="0"/>
      <w:divBdr>
        <w:top w:val="none" w:sz="0" w:space="0" w:color="auto"/>
        <w:left w:val="none" w:sz="0" w:space="0" w:color="auto"/>
        <w:bottom w:val="none" w:sz="0" w:space="0" w:color="auto"/>
        <w:right w:val="none" w:sz="0" w:space="0" w:color="auto"/>
      </w:divBdr>
    </w:div>
    <w:div w:id="1127235669">
      <w:marLeft w:val="0"/>
      <w:marRight w:val="0"/>
      <w:marTop w:val="0"/>
      <w:marBottom w:val="0"/>
      <w:divBdr>
        <w:top w:val="none" w:sz="0" w:space="0" w:color="auto"/>
        <w:left w:val="none" w:sz="0" w:space="0" w:color="auto"/>
        <w:bottom w:val="none" w:sz="0" w:space="0" w:color="auto"/>
        <w:right w:val="none" w:sz="0" w:space="0" w:color="auto"/>
      </w:divBdr>
    </w:div>
    <w:div w:id="1127316412">
      <w:marLeft w:val="0"/>
      <w:marRight w:val="0"/>
      <w:marTop w:val="0"/>
      <w:marBottom w:val="0"/>
      <w:divBdr>
        <w:top w:val="none" w:sz="0" w:space="0" w:color="auto"/>
        <w:left w:val="none" w:sz="0" w:space="0" w:color="auto"/>
        <w:bottom w:val="none" w:sz="0" w:space="0" w:color="auto"/>
        <w:right w:val="none" w:sz="0" w:space="0" w:color="auto"/>
      </w:divBdr>
    </w:div>
    <w:div w:id="1127353320">
      <w:marLeft w:val="0"/>
      <w:marRight w:val="0"/>
      <w:marTop w:val="0"/>
      <w:marBottom w:val="0"/>
      <w:divBdr>
        <w:top w:val="none" w:sz="0" w:space="0" w:color="auto"/>
        <w:left w:val="none" w:sz="0" w:space="0" w:color="auto"/>
        <w:bottom w:val="none" w:sz="0" w:space="0" w:color="auto"/>
        <w:right w:val="none" w:sz="0" w:space="0" w:color="auto"/>
      </w:divBdr>
    </w:div>
    <w:div w:id="1127353789">
      <w:marLeft w:val="0"/>
      <w:marRight w:val="0"/>
      <w:marTop w:val="0"/>
      <w:marBottom w:val="0"/>
      <w:divBdr>
        <w:top w:val="none" w:sz="0" w:space="0" w:color="auto"/>
        <w:left w:val="none" w:sz="0" w:space="0" w:color="auto"/>
        <w:bottom w:val="none" w:sz="0" w:space="0" w:color="auto"/>
        <w:right w:val="none" w:sz="0" w:space="0" w:color="auto"/>
      </w:divBdr>
    </w:div>
    <w:div w:id="1127355617">
      <w:marLeft w:val="0"/>
      <w:marRight w:val="0"/>
      <w:marTop w:val="0"/>
      <w:marBottom w:val="0"/>
      <w:divBdr>
        <w:top w:val="none" w:sz="0" w:space="0" w:color="auto"/>
        <w:left w:val="none" w:sz="0" w:space="0" w:color="auto"/>
        <w:bottom w:val="none" w:sz="0" w:space="0" w:color="auto"/>
        <w:right w:val="none" w:sz="0" w:space="0" w:color="auto"/>
      </w:divBdr>
    </w:div>
    <w:div w:id="1127508066">
      <w:marLeft w:val="0"/>
      <w:marRight w:val="0"/>
      <w:marTop w:val="0"/>
      <w:marBottom w:val="0"/>
      <w:divBdr>
        <w:top w:val="none" w:sz="0" w:space="0" w:color="auto"/>
        <w:left w:val="none" w:sz="0" w:space="0" w:color="auto"/>
        <w:bottom w:val="none" w:sz="0" w:space="0" w:color="auto"/>
        <w:right w:val="none" w:sz="0" w:space="0" w:color="auto"/>
      </w:divBdr>
    </w:div>
    <w:div w:id="1127620185">
      <w:marLeft w:val="0"/>
      <w:marRight w:val="0"/>
      <w:marTop w:val="0"/>
      <w:marBottom w:val="0"/>
      <w:divBdr>
        <w:top w:val="none" w:sz="0" w:space="0" w:color="auto"/>
        <w:left w:val="none" w:sz="0" w:space="0" w:color="auto"/>
        <w:bottom w:val="none" w:sz="0" w:space="0" w:color="auto"/>
        <w:right w:val="none" w:sz="0" w:space="0" w:color="auto"/>
      </w:divBdr>
    </w:div>
    <w:div w:id="1127701797">
      <w:marLeft w:val="0"/>
      <w:marRight w:val="0"/>
      <w:marTop w:val="0"/>
      <w:marBottom w:val="0"/>
      <w:divBdr>
        <w:top w:val="none" w:sz="0" w:space="0" w:color="auto"/>
        <w:left w:val="none" w:sz="0" w:space="0" w:color="auto"/>
        <w:bottom w:val="none" w:sz="0" w:space="0" w:color="auto"/>
        <w:right w:val="none" w:sz="0" w:space="0" w:color="auto"/>
      </w:divBdr>
    </w:div>
    <w:div w:id="1127774677">
      <w:marLeft w:val="0"/>
      <w:marRight w:val="0"/>
      <w:marTop w:val="0"/>
      <w:marBottom w:val="0"/>
      <w:divBdr>
        <w:top w:val="none" w:sz="0" w:space="0" w:color="auto"/>
        <w:left w:val="none" w:sz="0" w:space="0" w:color="auto"/>
        <w:bottom w:val="none" w:sz="0" w:space="0" w:color="auto"/>
        <w:right w:val="none" w:sz="0" w:space="0" w:color="auto"/>
      </w:divBdr>
    </w:div>
    <w:div w:id="1127889851">
      <w:marLeft w:val="0"/>
      <w:marRight w:val="0"/>
      <w:marTop w:val="0"/>
      <w:marBottom w:val="0"/>
      <w:divBdr>
        <w:top w:val="none" w:sz="0" w:space="0" w:color="auto"/>
        <w:left w:val="none" w:sz="0" w:space="0" w:color="auto"/>
        <w:bottom w:val="none" w:sz="0" w:space="0" w:color="auto"/>
        <w:right w:val="none" w:sz="0" w:space="0" w:color="auto"/>
      </w:divBdr>
    </w:div>
    <w:div w:id="1127940362">
      <w:marLeft w:val="0"/>
      <w:marRight w:val="0"/>
      <w:marTop w:val="0"/>
      <w:marBottom w:val="0"/>
      <w:divBdr>
        <w:top w:val="none" w:sz="0" w:space="0" w:color="auto"/>
        <w:left w:val="none" w:sz="0" w:space="0" w:color="auto"/>
        <w:bottom w:val="none" w:sz="0" w:space="0" w:color="auto"/>
        <w:right w:val="none" w:sz="0" w:space="0" w:color="auto"/>
      </w:divBdr>
    </w:div>
    <w:div w:id="1127971167">
      <w:marLeft w:val="0"/>
      <w:marRight w:val="0"/>
      <w:marTop w:val="0"/>
      <w:marBottom w:val="0"/>
      <w:divBdr>
        <w:top w:val="none" w:sz="0" w:space="0" w:color="auto"/>
        <w:left w:val="none" w:sz="0" w:space="0" w:color="auto"/>
        <w:bottom w:val="none" w:sz="0" w:space="0" w:color="auto"/>
        <w:right w:val="none" w:sz="0" w:space="0" w:color="auto"/>
      </w:divBdr>
    </w:div>
    <w:div w:id="1128088974">
      <w:marLeft w:val="0"/>
      <w:marRight w:val="0"/>
      <w:marTop w:val="0"/>
      <w:marBottom w:val="0"/>
      <w:divBdr>
        <w:top w:val="none" w:sz="0" w:space="0" w:color="auto"/>
        <w:left w:val="none" w:sz="0" w:space="0" w:color="auto"/>
        <w:bottom w:val="none" w:sz="0" w:space="0" w:color="auto"/>
        <w:right w:val="none" w:sz="0" w:space="0" w:color="auto"/>
      </w:divBdr>
    </w:div>
    <w:div w:id="1128165900">
      <w:marLeft w:val="0"/>
      <w:marRight w:val="0"/>
      <w:marTop w:val="0"/>
      <w:marBottom w:val="0"/>
      <w:divBdr>
        <w:top w:val="none" w:sz="0" w:space="0" w:color="auto"/>
        <w:left w:val="none" w:sz="0" w:space="0" w:color="auto"/>
        <w:bottom w:val="none" w:sz="0" w:space="0" w:color="auto"/>
        <w:right w:val="none" w:sz="0" w:space="0" w:color="auto"/>
      </w:divBdr>
    </w:div>
    <w:div w:id="1128208883">
      <w:marLeft w:val="0"/>
      <w:marRight w:val="0"/>
      <w:marTop w:val="0"/>
      <w:marBottom w:val="0"/>
      <w:divBdr>
        <w:top w:val="none" w:sz="0" w:space="0" w:color="auto"/>
        <w:left w:val="none" w:sz="0" w:space="0" w:color="auto"/>
        <w:bottom w:val="none" w:sz="0" w:space="0" w:color="auto"/>
        <w:right w:val="none" w:sz="0" w:space="0" w:color="auto"/>
      </w:divBdr>
    </w:div>
    <w:div w:id="1128352902">
      <w:bodyDiv w:val="1"/>
      <w:marLeft w:val="0"/>
      <w:marRight w:val="0"/>
      <w:marTop w:val="0"/>
      <w:marBottom w:val="0"/>
      <w:divBdr>
        <w:top w:val="none" w:sz="0" w:space="0" w:color="auto"/>
        <w:left w:val="none" w:sz="0" w:space="0" w:color="auto"/>
        <w:bottom w:val="none" w:sz="0" w:space="0" w:color="auto"/>
        <w:right w:val="none" w:sz="0" w:space="0" w:color="auto"/>
      </w:divBdr>
    </w:div>
    <w:div w:id="1128356998">
      <w:marLeft w:val="0"/>
      <w:marRight w:val="0"/>
      <w:marTop w:val="0"/>
      <w:marBottom w:val="0"/>
      <w:divBdr>
        <w:top w:val="none" w:sz="0" w:space="0" w:color="auto"/>
        <w:left w:val="none" w:sz="0" w:space="0" w:color="auto"/>
        <w:bottom w:val="none" w:sz="0" w:space="0" w:color="auto"/>
        <w:right w:val="none" w:sz="0" w:space="0" w:color="auto"/>
      </w:divBdr>
    </w:div>
    <w:div w:id="1128477148">
      <w:marLeft w:val="0"/>
      <w:marRight w:val="0"/>
      <w:marTop w:val="0"/>
      <w:marBottom w:val="0"/>
      <w:divBdr>
        <w:top w:val="none" w:sz="0" w:space="0" w:color="auto"/>
        <w:left w:val="none" w:sz="0" w:space="0" w:color="auto"/>
        <w:bottom w:val="none" w:sz="0" w:space="0" w:color="auto"/>
        <w:right w:val="none" w:sz="0" w:space="0" w:color="auto"/>
      </w:divBdr>
    </w:div>
    <w:div w:id="1128552792">
      <w:bodyDiv w:val="1"/>
      <w:marLeft w:val="0"/>
      <w:marRight w:val="0"/>
      <w:marTop w:val="0"/>
      <w:marBottom w:val="0"/>
      <w:divBdr>
        <w:top w:val="none" w:sz="0" w:space="0" w:color="auto"/>
        <w:left w:val="none" w:sz="0" w:space="0" w:color="auto"/>
        <w:bottom w:val="none" w:sz="0" w:space="0" w:color="auto"/>
        <w:right w:val="none" w:sz="0" w:space="0" w:color="auto"/>
      </w:divBdr>
    </w:div>
    <w:div w:id="1128625205">
      <w:bodyDiv w:val="1"/>
      <w:marLeft w:val="0"/>
      <w:marRight w:val="0"/>
      <w:marTop w:val="0"/>
      <w:marBottom w:val="0"/>
      <w:divBdr>
        <w:top w:val="none" w:sz="0" w:space="0" w:color="auto"/>
        <w:left w:val="none" w:sz="0" w:space="0" w:color="auto"/>
        <w:bottom w:val="none" w:sz="0" w:space="0" w:color="auto"/>
        <w:right w:val="none" w:sz="0" w:space="0" w:color="auto"/>
      </w:divBdr>
    </w:div>
    <w:div w:id="1128858257">
      <w:bodyDiv w:val="1"/>
      <w:marLeft w:val="0"/>
      <w:marRight w:val="0"/>
      <w:marTop w:val="0"/>
      <w:marBottom w:val="0"/>
      <w:divBdr>
        <w:top w:val="none" w:sz="0" w:space="0" w:color="auto"/>
        <w:left w:val="none" w:sz="0" w:space="0" w:color="auto"/>
        <w:bottom w:val="none" w:sz="0" w:space="0" w:color="auto"/>
        <w:right w:val="none" w:sz="0" w:space="0" w:color="auto"/>
      </w:divBdr>
    </w:div>
    <w:div w:id="1128935636">
      <w:marLeft w:val="0"/>
      <w:marRight w:val="0"/>
      <w:marTop w:val="0"/>
      <w:marBottom w:val="0"/>
      <w:divBdr>
        <w:top w:val="none" w:sz="0" w:space="0" w:color="auto"/>
        <w:left w:val="none" w:sz="0" w:space="0" w:color="auto"/>
        <w:bottom w:val="none" w:sz="0" w:space="0" w:color="auto"/>
        <w:right w:val="none" w:sz="0" w:space="0" w:color="auto"/>
      </w:divBdr>
    </w:div>
    <w:div w:id="1129009102">
      <w:marLeft w:val="0"/>
      <w:marRight w:val="0"/>
      <w:marTop w:val="0"/>
      <w:marBottom w:val="0"/>
      <w:divBdr>
        <w:top w:val="none" w:sz="0" w:space="0" w:color="auto"/>
        <w:left w:val="none" w:sz="0" w:space="0" w:color="auto"/>
        <w:bottom w:val="none" w:sz="0" w:space="0" w:color="auto"/>
        <w:right w:val="none" w:sz="0" w:space="0" w:color="auto"/>
      </w:divBdr>
    </w:div>
    <w:div w:id="1129081499">
      <w:marLeft w:val="0"/>
      <w:marRight w:val="0"/>
      <w:marTop w:val="0"/>
      <w:marBottom w:val="0"/>
      <w:divBdr>
        <w:top w:val="none" w:sz="0" w:space="0" w:color="auto"/>
        <w:left w:val="none" w:sz="0" w:space="0" w:color="auto"/>
        <w:bottom w:val="none" w:sz="0" w:space="0" w:color="auto"/>
        <w:right w:val="none" w:sz="0" w:space="0" w:color="auto"/>
      </w:divBdr>
    </w:div>
    <w:div w:id="1129123952">
      <w:marLeft w:val="0"/>
      <w:marRight w:val="0"/>
      <w:marTop w:val="0"/>
      <w:marBottom w:val="0"/>
      <w:divBdr>
        <w:top w:val="none" w:sz="0" w:space="0" w:color="auto"/>
        <w:left w:val="none" w:sz="0" w:space="0" w:color="auto"/>
        <w:bottom w:val="none" w:sz="0" w:space="0" w:color="auto"/>
        <w:right w:val="none" w:sz="0" w:space="0" w:color="auto"/>
      </w:divBdr>
    </w:div>
    <w:div w:id="1129132361">
      <w:marLeft w:val="0"/>
      <w:marRight w:val="0"/>
      <w:marTop w:val="0"/>
      <w:marBottom w:val="0"/>
      <w:divBdr>
        <w:top w:val="none" w:sz="0" w:space="0" w:color="auto"/>
        <w:left w:val="none" w:sz="0" w:space="0" w:color="auto"/>
        <w:bottom w:val="none" w:sz="0" w:space="0" w:color="auto"/>
        <w:right w:val="none" w:sz="0" w:space="0" w:color="auto"/>
      </w:divBdr>
    </w:div>
    <w:div w:id="1129205309">
      <w:marLeft w:val="0"/>
      <w:marRight w:val="0"/>
      <w:marTop w:val="0"/>
      <w:marBottom w:val="0"/>
      <w:divBdr>
        <w:top w:val="none" w:sz="0" w:space="0" w:color="auto"/>
        <w:left w:val="none" w:sz="0" w:space="0" w:color="auto"/>
        <w:bottom w:val="none" w:sz="0" w:space="0" w:color="auto"/>
        <w:right w:val="none" w:sz="0" w:space="0" w:color="auto"/>
      </w:divBdr>
    </w:div>
    <w:div w:id="1129275815">
      <w:marLeft w:val="0"/>
      <w:marRight w:val="0"/>
      <w:marTop w:val="0"/>
      <w:marBottom w:val="0"/>
      <w:divBdr>
        <w:top w:val="none" w:sz="0" w:space="0" w:color="auto"/>
        <w:left w:val="none" w:sz="0" w:space="0" w:color="auto"/>
        <w:bottom w:val="none" w:sz="0" w:space="0" w:color="auto"/>
        <w:right w:val="none" w:sz="0" w:space="0" w:color="auto"/>
      </w:divBdr>
    </w:div>
    <w:div w:id="1129278997">
      <w:marLeft w:val="0"/>
      <w:marRight w:val="0"/>
      <w:marTop w:val="0"/>
      <w:marBottom w:val="0"/>
      <w:divBdr>
        <w:top w:val="none" w:sz="0" w:space="0" w:color="auto"/>
        <w:left w:val="none" w:sz="0" w:space="0" w:color="auto"/>
        <w:bottom w:val="none" w:sz="0" w:space="0" w:color="auto"/>
        <w:right w:val="none" w:sz="0" w:space="0" w:color="auto"/>
      </w:divBdr>
    </w:div>
    <w:div w:id="1129279252">
      <w:marLeft w:val="0"/>
      <w:marRight w:val="0"/>
      <w:marTop w:val="0"/>
      <w:marBottom w:val="0"/>
      <w:divBdr>
        <w:top w:val="none" w:sz="0" w:space="0" w:color="auto"/>
        <w:left w:val="none" w:sz="0" w:space="0" w:color="auto"/>
        <w:bottom w:val="none" w:sz="0" w:space="0" w:color="auto"/>
        <w:right w:val="none" w:sz="0" w:space="0" w:color="auto"/>
      </w:divBdr>
    </w:div>
    <w:div w:id="1129282296">
      <w:marLeft w:val="0"/>
      <w:marRight w:val="0"/>
      <w:marTop w:val="0"/>
      <w:marBottom w:val="0"/>
      <w:divBdr>
        <w:top w:val="none" w:sz="0" w:space="0" w:color="auto"/>
        <w:left w:val="none" w:sz="0" w:space="0" w:color="auto"/>
        <w:bottom w:val="none" w:sz="0" w:space="0" w:color="auto"/>
        <w:right w:val="none" w:sz="0" w:space="0" w:color="auto"/>
      </w:divBdr>
    </w:div>
    <w:div w:id="1129395868">
      <w:marLeft w:val="0"/>
      <w:marRight w:val="0"/>
      <w:marTop w:val="0"/>
      <w:marBottom w:val="0"/>
      <w:divBdr>
        <w:top w:val="none" w:sz="0" w:space="0" w:color="auto"/>
        <w:left w:val="none" w:sz="0" w:space="0" w:color="auto"/>
        <w:bottom w:val="none" w:sz="0" w:space="0" w:color="auto"/>
        <w:right w:val="none" w:sz="0" w:space="0" w:color="auto"/>
      </w:divBdr>
    </w:div>
    <w:div w:id="1129402052">
      <w:marLeft w:val="0"/>
      <w:marRight w:val="0"/>
      <w:marTop w:val="0"/>
      <w:marBottom w:val="0"/>
      <w:divBdr>
        <w:top w:val="none" w:sz="0" w:space="0" w:color="auto"/>
        <w:left w:val="none" w:sz="0" w:space="0" w:color="auto"/>
        <w:bottom w:val="none" w:sz="0" w:space="0" w:color="auto"/>
        <w:right w:val="none" w:sz="0" w:space="0" w:color="auto"/>
      </w:divBdr>
    </w:div>
    <w:div w:id="1129543559">
      <w:marLeft w:val="480"/>
      <w:marRight w:val="0"/>
      <w:marTop w:val="0"/>
      <w:marBottom w:val="0"/>
      <w:divBdr>
        <w:top w:val="none" w:sz="0" w:space="0" w:color="auto"/>
        <w:left w:val="none" w:sz="0" w:space="0" w:color="auto"/>
        <w:bottom w:val="none" w:sz="0" w:space="0" w:color="auto"/>
        <w:right w:val="none" w:sz="0" w:space="0" w:color="auto"/>
      </w:divBdr>
    </w:div>
    <w:div w:id="1129590380">
      <w:marLeft w:val="0"/>
      <w:marRight w:val="0"/>
      <w:marTop w:val="0"/>
      <w:marBottom w:val="0"/>
      <w:divBdr>
        <w:top w:val="none" w:sz="0" w:space="0" w:color="auto"/>
        <w:left w:val="none" w:sz="0" w:space="0" w:color="auto"/>
        <w:bottom w:val="none" w:sz="0" w:space="0" w:color="auto"/>
        <w:right w:val="none" w:sz="0" w:space="0" w:color="auto"/>
      </w:divBdr>
    </w:div>
    <w:div w:id="1129592479">
      <w:marLeft w:val="0"/>
      <w:marRight w:val="0"/>
      <w:marTop w:val="0"/>
      <w:marBottom w:val="0"/>
      <w:divBdr>
        <w:top w:val="none" w:sz="0" w:space="0" w:color="auto"/>
        <w:left w:val="none" w:sz="0" w:space="0" w:color="auto"/>
        <w:bottom w:val="none" w:sz="0" w:space="0" w:color="auto"/>
        <w:right w:val="none" w:sz="0" w:space="0" w:color="auto"/>
      </w:divBdr>
    </w:div>
    <w:div w:id="1129593722">
      <w:marLeft w:val="0"/>
      <w:marRight w:val="0"/>
      <w:marTop w:val="0"/>
      <w:marBottom w:val="0"/>
      <w:divBdr>
        <w:top w:val="none" w:sz="0" w:space="0" w:color="auto"/>
        <w:left w:val="none" w:sz="0" w:space="0" w:color="auto"/>
        <w:bottom w:val="none" w:sz="0" w:space="0" w:color="auto"/>
        <w:right w:val="none" w:sz="0" w:space="0" w:color="auto"/>
      </w:divBdr>
    </w:div>
    <w:div w:id="1129667365">
      <w:marLeft w:val="0"/>
      <w:marRight w:val="0"/>
      <w:marTop w:val="0"/>
      <w:marBottom w:val="0"/>
      <w:divBdr>
        <w:top w:val="none" w:sz="0" w:space="0" w:color="auto"/>
        <w:left w:val="none" w:sz="0" w:space="0" w:color="auto"/>
        <w:bottom w:val="none" w:sz="0" w:space="0" w:color="auto"/>
        <w:right w:val="none" w:sz="0" w:space="0" w:color="auto"/>
      </w:divBdr>
    </w:div>
    <w:div w:id="1129668937">
      <w:marLeft w:val="0"/>
      <w:marRight w:val="0"/>
      <w:marTop w:val="0"/>
      <w:marBottom w:val="0"/>
      <w:divBdr>
        <w:top w:val="none" w:sz="0" w:space="0" w:color="auto"/>
        <w:left w:val="none" w:sz="0" w:space="0" w:color="auto"/>
        <w:bottom w:val="none" w:sz="0" w:space="0" w:color="auto"/>
        <w:right w:val="none" w:sz="0" w:space="0" w:color="auto"/>
      </w:divBdr>
    </w:div>
    <w:div w:id="1129740154">
      <w:bodyDiv w:val="1"/>
      <w:marLeft w:val="0"/>
      <w:marRight w:val="0"/>
      <w:marTop w:val="0"/>
      <w:marBottom w:val="0"/>
      <w:divBdr>
        <w:top w:val="none" w:sz="0" w:space="0" w:color="auto"/>
        <w:left w:val="none" w:sz="0" w:space="0" w:color="auto"/>
        <w:bottom w:val="none" w:sz="0" w:space="0" w:color="auto"/>
        <w:right w:val="none" w:sz="0" w:space="0" w:color="auto"/>
      </w:divBdr>
    </w:div>
    <w:div w:id="1129786608">
      <w:marLeft w:val="0"/>
      <w:marRight w:val="0"/>
      <w:marTop w:val="0"/>
      <w:marBottom w:val="0"/>
      <w:divBdr>
        <w:top w:val="none" w:sz="0" w:space="0" w:color="auto"/>
        <w:left w:val="none" w:sz="0" w:space="0" w:color="auto"/>
        <w:bottom w:val="none" w:sz="0" w:space="0" w:color="auto"/>
        <w:right w:val="none" w:sz="0" w:space="0" w:color="auto"/>
      </w:divBdr>
    </w:div>
    <w:div w:id="1129854996">
      <w:marLeft w:val="0"/>
      <w:marRight w:val="0"/>
      <w:marTop w:val="0"/>
      <w:marBottom w:val="0"/>
      <w:divBdr>
        <w:top w:val="none" w:sz="0" w:space="0" w:color="auto"/>
        <w:left w:val="none" w:sz="0" w:space="0" w:color="auto"/>
        <w:bottom w:val="none" w:sz="0" w:space="0" w:color="auto"/>
        <w:right w:val="none" w:sz="0" w:space="0" w:color="auto"/>
      </w:divBdr>
    </w:div>
    <w:div w:id="1129855635">
      <w:marLeft w:val="0"/>
      <w:marRight w:val="0"/>
      <w:marTop w:val="0"/>
      <w:marBottom w:val="0"/>
      <w:divBdr>
        <w:top w:val="none" w:sz="0" w:space="0" w:color="auto"/>
        <w:left w:val="none" w:sz="0" w:space="0" w:color="auto"/>
        <w:bottom w:val="none" w:sz="0" w:space="0" w:color="auto"/>
        <w:right w:val="none" w:sz="0" w:space="0" w:color="auto"/>
      </w:divBdr>
    </w:div>
    <w:div w:id="1129860272">
      <w:marLeft w:val="0"/>
      <w:marRight w:val="0"/>
      <w:marTop w:val="0"/>
      <w:marBottom w:val="0"/>
      <w:divBdr>
        <w:top w:val="none" w:sz="0" w:space="0" w:color="auto"/>
        <w:left w:val="none" w:sz="0" w:space="0" w:color="auto"/>
        <w:bottom w:val="none" w:sz="0" w:space="0" w:color="auto"/>
        <w:right w:val="none" w:sz="0" w:space="0" w:color="auto"/>
      </w:divBdr>
    </w:div>
    <w:div w:id="1129936990">
      <w:marLeft w:val="0"/>
      <w:marRight w:val="0"/>
      <w:marTop w:val="0"/>
      <w:marBottom w:val="0"/>
      <w:divBdr>
        <w:top w:val="none" w:sz="0" w:space="0" w:color="auto"/>
        <w:left w:val="none" w:sz="0" w:space="0" w:color="auto"/>
        <w:bottom w:val="none" w:sz="0" w:space="0" w:color="auto"/>
        <w:right w:val="none" w:sz="0" w:space="0" w:color="auto"/>
      </w:divBdr>
    </w:div>
    <w:div w:id="1129979825">
      <w:marLeft w:val="0"/>
      <w:marRight w:val="0"/>
      <w:marTop w:val="0"/>
      <w:marBottom w:val="0"/>
      <w:divBdr>
        <w:top w:val="none" w:sz="0" w:space="0" w:color="auto"/>
        <w:left w:val="none" w:sz="0" w:space="0" w:color="auto"/>
        <w:bottom w:val="none" w:sz="0" w:space="0" w:color="auto"/>
        <w:right w:val="none" w:sz="0" w:space="0" w:color="auto"/>
      </w:divBdr>
    </w:div>
    <w:div w:id="1130056664">
      <w:marLeft w:val="0"/>
      <w:marRight w:val="0"/>
      <w:marTop w:val="0"/>
      <w:marBottom w:val="0"/>
      <w:divBdr>
        <w:top w:val="none" w:sz="0" w:space="0" w:color="auto"/>
        <w:left w:val="none" w:sz="0" w:space="0" w:color="auto"/>
        <w:bottom w:val="none" w:sz="0" w:space="0" w:color="auto"/>
        <w:right w:val="none" w:sz="0" w:space="0" w:color="auto"/>
      </w:divBdr>
    </w:div>
    <w:div w:id="1130128424">
      <w:marLeft w:val="0"/>
      <w:marRight w:val="0"/>
      <w:marTop w:val="0"/>
      <w:marBottom w:val="0"/>
      <w:divBdr>
        <w:top w:val="none" w:sz="0" w:space="0" w:color="auto"/>
        <w:left w:val="none" w:sz="0" w:space="0" w:color="auto"/>
        <w:bottom w:val="none" w:sz="0" w:space="0" w:color="auto"/>
        <w:right w:val="none" w:sz="0" w:space="0" w:color="auto"/>
      </w:divBdr>
    </w:div>
    <w:div w:id="1130174822">
      <w:marLeft w:val="0"/>
      <w:marRight w:val="0"/>
      <w:marTop w:val="0"/>
      <w:marBottom w:val="0"/>
      <w:divBdr>
        <w:top w:val="none" w:sz="0" w:space="0" w:color="auto"/>
        <w:left w:val="none" w:sz="0" w:space="0" w:color="auto"/>
        <w:bottom w:val="none" w:sz="0" w:space="0" w:color="auto"/>
        <w:right w:val="none" w:sz="0" w:space="0" w:color="auto"/>
      </w:divBdr>
    </w:div>
    <w:div w:id="1130245589">
      <w:marLeft w:val="0"/>
      <w:marRight w:val="0"/>
      <w:marTop w:val="0"/>
      <w:marBottom w:val="0"/>
      <w:divBdr>
        <w:top w:val="none" w:sz="0" w:space="0" w:color="auto"/>
        <w:left w:val="none" w:sz="0" w:space="0" w:color="auto"/>
        <w:bottom w:val="none" w:sz="0" w:space="0" w:color="auto"/>
        <w:right w:val="none" w:sz="0" w:space="0" w:color="auto"/>
      </w:divBdr>
    </w:div>
    <w:div w:id="1130249836">
      <w:marLeft w:val="0"/>
      <w:marRight w:val="0"/>
      <w:marTop w:val="0"/>
      <w:marBottom w:val="0"/>
      <w:divBdr>
        <w:top w:val="none" w:sz="0" w:space="0" w:color="auto"/>
        <w:left w:val="none" w:sz="0" w:space="0" w:color="auto"/>
        <w:bottom w:val="none" w:sz="0" w:space="0" w:color="auto"/>
        <w:right w:val="none" w:sz="0" w:space="0" w:color="auto"/>
      </w:divBdr>
    </w:div>
    <w:div w:id="1130365355">
      <w:marLeft w:val="0"/>
      <w:marRight w:val="0"/>
      <w:marTop w:val="0"/>
      <w:marBottom w:val="0"/>
      <w:divBdr>
        <w:top w:val="none" w:sz="0" w:space="0" w:color="auto"/>
        <w:left w:val="none" w:sz="0" w:space="0" w:color="auto"/>
        <w:bottom w:val="none" w:sz="0" w:space="0" w:color="auto"/>
        <w:right w:val="none" w:sz="0" w:space="0" w:color="auto"/>
      </w:divBdr>
    </w:div>
    <w:div w:id="1130366637">
      <w:marLeft w:val="0"/>
      <w:marRight w:val="0"/>
      <w:marTop w:val="0"/>
      <w:marBottom w:val="0"/>
      <w:divBdr>
        <w:top w:val="none" w:sz="0" w:space="0" w:color="auto"/>
        <w:left w:val="none" w:sz="0" w:space="0" w:color="auto"/>
        <w:bottom w:val="none" w:sz="0" w:space="0" w:color="auto"/>
        <w:right w:val="none" w:sz="0" w:space="0" w:color="auto"/>
      </w:divBdr>
    </w:div>
    <w:div w:id="1130393698">
      <w:marLeft w:val="0"/>
      <w:marRight w:val="0"/>
      <w:marTop w:val="0"/>
      <w:marBottom w:val="0"/>
      <w:divBdr>
        <w:top w:val="none" w:sz="0" w:space="0" w:color="auto"/>
        <w:left w:val="none" w:sz="0" w:space="0" w:color="auto"/>
        <w:bottom w:val="none" w:sz="0" w:space="0" w:color="auto"/>
        <w:right w:val="none" w:sz="0" w:space="0" w:color="auto"/>
      </w:divBdr>
    </w:div>
    <w:div w:id="1130436687">
      <w:marLeft w:val="0"/>
      <w:marRight w:val="0"/>
      <w:marTop w:val="0"/>
      <w:marBottom w:val="0"/>
      <w:divBdr>
        <w:top w:val="none" w:sz="0" w:space="0" w:color="auto"/>
        <w:left w:val="none" w:sz="0" w:space="0" w:color="auto"/>
        <w:bottom w:val="none" w:sz="0" w:space="0" w:color="auto"/>
        <w:right w:val="none" w:sz="0" w:space="0" w:color="auto"/>
      </w:divBdr>
    </w:div>
    <w:div w:id="1130439194">
      <w:marLeft w:val="0"/>
      <w:marRight w:val="0"/>
      <w:marTop w:val="0"/>
      <w:marBottom w:val="0"/>
      <w:divBdr>
        <w:top w:val="none" w:sz="0" w:space="0" w:color="auto"/>
        <w:left w:val="none" w:sz="0" w:space="0" w:color="auto"/>
        <w:bottom w:val="none" w:sz="0" w:space="0" w:color="auto"/>
        <w:right w:val="none" w:sz="0" w:space="0" w:color="auto"/>
      </w:divBdr>
    </w:div>
    <w:div w:id="1130709917">
      <w:marLeft w:val="0"/>
      <w:marRight w:val="0"/>
      <w:marTop w:val="0"/>
      <w:marBottom w:val="0"/>
      <w:divBdr>
        <w:top w:val="none" w:sz="0" w:space="0" w:color="auto"/>
        <w:left w:val="none" w:sz="0" w:space="0" w:color="auto"/>
        <w:bottom w:val="none" w:sz="0" w:space="0" w:color="auto"/>
        <w:right w:val="none" w:sz="0" w:space="0" w:color="auto"/>
      </w:divBdr>
    </w:div>
    <w:div w:id="1130787033">
      <w:marLeft w:val="0"/>
      <w:marRight w:val="0"/>
      <w:marTop w:val="0"/>
      <w:marBottom w:val="0"/>
      <w:divBdr>
        <w:top w:val="none" w:sz="0" w:space="0" w:color="auto"/>
        <w:left w:val="none" w:sz="0" w:space="0" w:color="auto"/>
        <w:bottom w:val="none" w:sz="0" w:space="0" w:color="auto"/>
        <w:right w:val="none" w:sz="0" w:space="0" w:color="auto"/>
      </w:divBdr>
    </w:div>
    <w:div w:id="1130825223">
      <w:marLeft w:val="0"/>
      <w:marRight w:val="0"/>
      <w:marTop w:val="0"/>
      <w:marBottom w:val="0"/>
      <w:divBdr>
        <w:top w:val="none" w:sz="0" w:space="0" w:color="auto"/>
        <w:left w:val="none" w:sz="0" w:space="0" w:color="auto"/>
        <w:bottom w:val="none" w:sz="0" w:space="0" w:color="auto"/>
        <w:right w:val="none" w:sz="0" w:space="0" w:color="auto"/>
      </w:divBdr>
    </w:div>
    <w:div w:id="1130827178">
      <w:marLeft w:val="0"/>
      <w:marRight w:val="0"/>
      <w:marTop w:val="0"/>
      <w:marBottom w:val="0"/>
      <w:divBdr>
        <w:top w:val="none" w:sz="0" w:space="0" w:color="auto"/>
        <w:left w:val="none" w:sz="0" w:space="0" w:color="auto"/>
        <w:bottom w:val="none" w:sz="0" w:space="0" w:color="auto"/>
        <w:right w:val="none" w:sz="0" w:space="0" w:color="auto"/>
      </w:divBdr>
    </w:div>
    <w:div w:id="1130898754">
      <w:marLeft w:val="0"/>
      <w:marRight w:val="0"/>
      <w:marTop w:val="0"/>
      <w:marBottom w:val="0"/>
      <w:divBdr>
        <w:top w:val="none" w:sz="0" w:space="0" w:color="auto"/>
        <w:left w:val="none" w:sz="0" w:space="0" w:color="auto"/>
        <w:bottom w:val="none" w:sz="0" w:space="0" w:color="auto"/>
        <w:right w:val="none" w:sz="0" w:space="0" w:color="auto"/>
      </w:divBdr>
    </w:div>
    <w:div w:id="1130900192">
      <w:marLeft w:val="0"/>
      <w:marRight w:val="0"/>
      <w:marTop w:val="0"/>
      <w:marBottom w:val="0"/>
      <w:divBdr>
        <w:top w:val="none" w:sz="0" w:space="0" w:color="auto"/>
        <w:left w:val="none" w:sz="0" w:space="0" w:color="auto"/>
        <w:bottom w:val="none" w:sz="0" w:space="0" w:color="auto"/>
        <w:right w:val="none" w:sz="0" w:space="0" w:color="auto"/>
      </w:divBdr>
    </w:div>
    <w:div w:id="1130972159">
      <w:marLeft w:val="0"/>
      <w:marRight w:val="0"/>
      <w:marTop w:val="0"/>
      <w:marBottom w:val="0"/>
      <w:divBdr>
        <w:top w:val="none" w:sz="0" w:space="0" w:color="auto"/>
        <w:left w:val="none" w:sz="0" w:space="0" w:color="auto"/>
        <w:bottom w:val="none" w:sz="0" w:space="0" w:color="auto"/>
        <w:right w:val="none" w:sz="0" w:space="0" w:color="auto"/>
      </w:divBdr>
    </w:div>
    <w:div w:id="1130975361">
      <w:marLeft w:val="0"/>
      <w:marRight w:val="0"/>
      <w:marTop w:val="0"/>
      <w:marBottom w:val="0"/>
      <w:divBdr>
        <w:top w:val="none" w:sz="0" w:space="0" w:color="auto"/>
        <w:left w:val="none" w:sz="0" w:space="0" w:color="auto"/>
        <w:bottom w:val="none" w:sz="0" w:space="0" w:color="auto"/>
        <w:right w:val="none" w:sz="0" w:space="0" w:color="auto"/>
      </w:divBdr>
    </w:div>
    <w:div w:id="1131022174">
      <w:marLeft w:val="0"/>
      <w:marRight w:val="0"/>
      <w:marTop w:val="0"/>
      <w:marBottom w:val="0"/>
      <w:divBdr>
        <w:top w:val="none" w:sz="0" w:space="0" w:color="auto"/>
        <w:left w:val="none" w:sz="0" w:space="0" w:color="auto"/>
        <w:bottom w:val="none" w:sz="0" w:space="0" w:color="auto"/>
        <w:right w:val="none" w:sz="0" w:space="0" w:color="auto"/>
      </w:divBdr>
    </w:div>
    <w:div w:id="1131022798">
      <w:marLeft w:val="0"/>
      <w:marRight w:val="0"/>
      <w:marTop w:val="0"/>
      <w:marBottom w:val="0"/>
      <w:divBdr>
        <w:top w:val="none" w:sz="0" w:space="0" w:color="auto"/>
        <w:left w:val="none" w:sz="0" w:space="0" w:color="auto"/>
        <w:bottom w:val="none" w:sz="0" w:space="0" w:color="auto"/>
        <w:right w:val="none" w:sz="0" w:space="0" w:color="auto"/>
      </w:divBdr>
    </w:div>
    <w:div w:id="1131091851">
      <w:marLeft w:val="0"/>
      <w:marRight w:val="0"/>
      <w:marTop w:val="0"/>
      <w:marBottom w:val="0"/>
      <w:divBdr>
        <w:top w:val="none" w:sz="0" w:space="0" w:color="auto"/>
        <w:left w:val="none" w:sz="0" w:space="0" w:color="auto"/>
        <w:bottom w:val="none" w:sz="0" w:space="0" w:color="auto"/>
        <w:right w:val="none" w:sz="0" w:space="0" w:color="auto"/>
      </w:divBdr>
    </w:div>
    <w:div w:id="1131095043">
      <w:marLeft w:val="0"/>
      <w:marRight w:val="0"/>
      <w:marTop w:val="0"/>
      <w:marBottom w:val="0"/>
      <w:divBdr>
        <w:top w:val="none" w:sz="0" w:space="0" w:color="auto"/>
        <w:left w:val="none" w:sz="0" w:space="0" w:color="auto"/>
        <w:bottom w:val="none" w:sz="0" w:space="0" w:color="auto"/>
        <w:right w:val="none" w:sz="0" w:space="0" w:color="auto"/>
      </w:divBdr>
    </w:div>
    <w:div w:id="1131173034">
      <w:marLeft w:val="0"/>
      <w:marRight w:val="0"/>
      <w:marTop w:val="0"/>
      <w:marBottom w:val="0"/>
      <w:divBdr>
        <w:top w:val="none" w:sz="0" w:space="0" w:color="auto"/>
        <w:left w:val="none" w:sz="0" w:space="0" w:color="auto"/>
        <w:bottom w:val="none" w:sz="0" w:space="0" w:color="auto"/>
        <w:right w:val="none" w:sz="0" w:space="0" w:color="auto"/>
      </w:divBdr>
    </w:div>
    <w:div w:id="1131242452">
      <w:marLeft w:val="0"/>
      <w:marRight w:val="0"/>
      <w:marTop w:val="0"/>
      <w:marBottom w:val="0"/>
      <w:divBdr>
        <w:top w:val="none" w:sz="0" w:space="0" w:color="auto"/>
        <w:left w:val="none" w:sz="0" w:space="0" w:color="auto"/>
        <w:bottom w:val="none" w:sz="0" w:space="0" w:color="auto"/>
        <w:right w:val="none" w:sz="0" w:space="0" w:color="auto"/>
      </w:divBdr>
    </w:div>
    <w:div w:id="1131243582">
      <w:marLeft w:val="0"/>
      <w:marRight w:val="0"/>
      <w:marTop w:val="0"/>
      <w:marBottom w:val="0"/>
      <w:divBdr>
        <w:top w:val="none" w:sz="0" w:space="0" w:color="auto"/>
        <w:left w:val="none" w:sz="0" w:space="0" w:color="auto"/>
        <w:bottom w:val="none" w:sz="0" w:space="0" w:color="auto"/>
        <w:right w:val="none" w:sz="0" w:space="0" w:color="auto"/>
      </w:divBdr>
    </w:div>
    <w:div w:id="1131364971">
      <w:marLeft w:val="0"/>
      <w:marRight w:val="0"/>
      <w:marTop w:val="0"/>
      <w:marBottom w:val="0"/>
      <w:divBdr>
        <w:top w:val="none" w:sz="0" w:space="0" w:color="auto"/>
        <w:left w:val="none" w:sz="0" w:space="0" w:color="auto"/>
        <w:bottom w:val="none" w:sz="0" w:space="0" w:color="auto"/>
        <w:right w:val="none" w:sz="0" w:space="0" w:color="auto"/>
      </w:divBdr>
    </w:div>
    <w:div w:id="1131435298">
      <w:marLeft w:val="0"/>
      <w:marRight w:val="0"/>
      <w:marTop w:val="0"/>
      <w:marBottom w:val="0"/>
      <w:divBdr>
        <w:top w:val="none" w:sz="0" w:space="0" w:color="auto"/>
        <w:left w:val="none" w:sz="0" w:space="0" w:color="auto"/>
        <w:bottom w:val="none" w:sz="0" w:space="0" w:color="auto"/>
        <w:right w:val="none" w:sz="0" w:space="0" w:color="auto"/>
      </w:divBdr>
    </w:div>
    <w:div w:id="1131485835">
      <w:marLeft w:val="0"/>
      <w:marRight w:val="0"/>
      <w:marTop w:val="0"/>
      <w:marBottom w:val="0"/>
      <w:divBdr>
        <w:top w:val="none" w:sz="0" w:space="0" w:color="auto"/>
        <w:left w:val="none" w:sz="0" w:space="0" w:color="auto"/>
        <w:bottom w:val="none" w:sz="0" w:space="0" w:color="auto"/>
        <w:right w:val="none" w:sz="0" w:space="0" w:color="auto"/>
      </w:divBdr>
    </w:div>
    <w:div w:id="1131509238">
      <w:marLeft w:val="0"/>
      <w:marRight w:val="0"/>
      <w:marTop w:val="0"/>
      <w:marBottom w:val="0"/>
      <w:divBdr>
        <w:top w:val="none" w:sz="0" w:space="0" w:color="auto"/>
        <w:left w:val="none" w:sz="0" w:space="0" w:color="auto"/>
        <w:bottom w:val="none" w:sz="0" w:space="0" w:color="auto"/>
        <w:right w:val="none" w:sz="0" w:space="0" w:color="auto"/>
      </w:divBdr>
    </w:div>
    <w:div w:id="1131509990">
      <w:marLeft w:val="0"/>
      <w:marRight w:val="0"/>
      <w:marTop w:val="0"/>
      <w:marBottom w:val="0"/>
      <w:divBdr>
        <w:top w:val="none" w:sz="0" w:space="0" w:color="auto"/>
        <w:left w:val="none" w:sz="0" w:space="0" w:color="auto"/>
        <w:bottom w:val="none" w:sz="0" w:space="0" w:color="auto"/>
        <w:right w:val="none" w:sz="0" w:space="0" w:color="auto"/>
      </w:divBdr>
    </w:div>
    <w:div w:id="1131554102">
      <w:marLeft w:val="0"/>
      <w:marRight w:val="0"/>
      <w:marTop w:val="0"/>
      <w:marBottom w:val="0"/>
      <w:divBdr>
        <w:top w:val="none" w:sz="0" w:space="0" w:color="auto"/>
        <w:left w:val="none" w:sz="0" w:space="0" w:color="auto"/>
        <w:bottom w:val="none" w:sz="0" w:space="0" w:color="auto"/>
        <w:right w:val="none" w:sz="0" w:space="0" w:color="auto"/>
      </w:divBdr>
    </w:div>
    <w:div w:id="1131627362">
      <w:marLeft w:val="0"/>
      <w:marRight w:val="0"/>
      <w:marTop w:val="0"/>
      <w:marBottom w:val="0"/>
      <w:divBdr>
        <w:top w:val="none" w:sz="0" w:space="0" w:color="auto"/>
        <w:left w:val="none" w:sz="0" w:space="0" w:color="auto"/>
        <w:bottom w:val="none" w:sz="0" w:space="0" w:color="auto"/>
        <w:right w:val="none" w:sz="0" w:space="0" w:color="auto"/>
      </w:divBdr>
    </w:div>
    <w:div w:id="1131636300">
      <w:marLeft w:val="0"/>
      <w:marRight w:val="0"/>
      <w:marTop w:val="0"/>
      <w:marBottom w:val="0"/>
      <w:divBdr>
        <w:top w:val="none" w:sz="0" w:space="0" w:color="auto"/>
        <w:left w:val="none" w:sz="0" w:space="0" w:color="auto"/>
        <w:bottom w:val="none" w:sz="0" w:space="0" w:color="auto"/>
        <w:right w:val="none" w:sz="0" w:space="0" w:color="auto"/>
      </w:divBdr>
    </w:div>
    <w:div w:id="1131677268">
      <w:marLeft w:val="0"/>
      <w:marRight w:val="0"/>
      <w:marTop w:val="0"/>
      <w:marBottom w:val="0"/>
      <w:divBdr>
        <w:top w:val="none" w:sz="0" w:space="0" w:color="auto"/>
        <w:left w:val="none" w:sz="0" w:space="0" w:color="auto"/>
        <w:bottom w:val="none" w:sz="0" w:space="0" w:color="auto"/>
        <w:right w:val="none" w:sz="0" w:space="0" w:color="auto"/>
      </w:divBdr>
    </w:div>
    <w:div w:id="1131703118">
      <w:marLeft w:val="0"/>
      <w:marRight w:val="0"/>
      <w:marTop w:val="0"/>
      <w:marBottom w:val="0"/>
      <w:divBdr>
        <w:top w:val="none" w:sz="0" w:space="0" w:color="auto"/>
        <w:left w:val="none" w:sz="0" w:space="0" w:color="auto"/>
        <w:bottom w:val="none" w:sz="0" w:space="0" w:color="auto"/>
        <w:right w:val="none" w:sz="0" w:space="0" w:color="auto"/>
      </w:divBdr>
    </w:div>
    <w:div w:id="1131823983">
      <w:marLeft w:val="0"/>
      <w:marRight w:val="0"/>
      <w:marTop w:val="0"/>
      <w:marBottom w:val="0"/>
      <w:divBdr>
        <w:top w:val="none" w:sz="0" w:space="0" w:color="auto"/>
        <w:left w:val="none" w:sz="0" w:space="0" w:color="auto"/>
        <w:bottom w:val="none" w:sz="0" w:space="0" w:color="auto"/>
        <w:right w:val="none" w:sz="0" w:space="0" w:color="auto"/>
      </w:divBdr>
    </w:div>
    <w:div w:id="1131872477">
      <w:marLeft w:val="0"/>
      <w:marRight w:val="0"/>
      <w:marTop w:val="0"/>
      <w:marBottom w:val="0"/>
      <w:divBdr>
        <w:top w:val="none" w:sz="0" w:space="0" w:color="auto"/>
        <w:left w:val="none" w:sz="0" w:space="0" w:color="auto"/>
        <w:bottom w:val="none" w:sz="0" w:space="0" w:color="auto"/>
        <w:right w:val="none" w:sz="0" w:space="0" w:color="auto"/>
      </w:divBdr>
    </w:div>
    <w:div w:id="1131904056">
      <w:marLeft w:val="0"/>
      <w:marRight w:val="0"/>
      <w:marTop w:val="0"/>
      <w:marBottom w:val="0"/>
      <w:divBdr>
        <w:top w:val="none" w:sz="0" w:space="0" w:color="auto"/>
        <w:left w:val="none" w:sz="0" w:space="0" w:color="auto"/>
        <w:bottom w:val="none" w:sz="0" w:space="0" w:color="auto"/>
        <w:right w:val="none" w:sz="0" w:space="0" w:color="auto"/>
      </w:divBdr>
    </w:div>
    <w:div w:id="1131942657">
      <w:marLeft w:val="0"/>
      <w:marRight w:val="0"/>
      <w:marTop w:val="0"/>
      <w:marBottom w:val="0"/>
      <w:divBdr>
        <w:top w:val="none" w:sz="0" w:space="0" w:color="auto"/>
        <w:left w:val="none" w:sz="0" w:space="0" w:color="auto"/>
        <w:bottom w:val="none" w:sz="0" w:space="0" w:color="auto"/>
        <w:right w:val="none" w:sz="0" w:space="0" w:color="auto"/>
      </w:divBdr>
    </w:div>
    <w:div w:id="1131946374">
      <w:marLeft w:val="0"/>
      <w:marRight w:val="0"/>
      <w:marTop w:val="0"/>
      <w:marBottom w:val="0"/>
      <w:divBdr>
        <w:top w:val="none" w:sz="0" w:space="0" w:color="auto"/>
        <w:left w:val="none" w:sz="0" w:space="0" w:color="auto"/>
        <w:bottom w:val="none" w:sz="0" w:space="0" w:color="auto"/>
        <w:right w:val="none" w:sz="0" w:space="0" w:color="auto"/>
      </w:divBdr>
    </w:div>
    <w:div w:id="1132014812">
      <w:marLeft w:val="0"/>
      <w:marRight w:val="0"/>
      <w:marTop w:val="0"/>
      <w:marBottom w:val="0"/>
      <w:divBdr>
        <w:top w:val="none" w:sz="0" w:space="0" w:color="auto"/>
        <w:left w:val="none" w:sz="0" w:space="0" w:color="auto"/>
        <w:bottom w:val="none" w:sz="0" w:space="0" w:color="auto"/>
        <w:right w:val="none" w:sz="0" w:space="0" w:color="auto"/>
      </w:divBdr>
    </w:div>
    <w:div w:id="1132016423">
      <w:marLeft w:val="0"/>
      <w:marRight w:val="0"/>
      <w:marTop w:val="0"/>
      <w:marBottom w:val="0"/>
      <w:divBdr>
        <w:top w:val="none" w:sz="0" w:space="0" w:color="auto"/>
        <w:left w:val="none" w:sz="0" w:space="0" w:color="auto"/>
        <w:bottom w:val="none" w:sz="0" w:space="0" w:color="auto"/>
        <w:right w:val="none" w:sz="0" w:space="0" w:color="auto"/>
      </w:divBdr>
    </w:div>
    <w:div w:id="1132091018">
      <w:marLeft w:val="0"/>
      <w:marRight w:val="0"/>
      <w:marTop w:val="0"/>
      <w:marBottom w:val="0"/>
      <w:divBdr>
        <w:top w:val="none" w:sz="0" w:space="0" w:color="auto"/>
        <w:left w:val="none" w:sz="0" w:space="0" w:color="auto"/>
        <w:bottom w:val="none" w:sz="0" w:space="0" w:color="auto"/>
        <w:right w:val="none" w:sz="0" w:space="0" w:color="auto"/>
      </w:divBdr>
    </w:div>
    <w:div w:id="1132164778">
      <w:marLeft w:val="0"/>
      <w:marRight w:val="0"/>
      <w:marTop w:val="0"/>
      <w:marBottom w:val="0"/>
      <w:divBdr>
        <w:top w:val="none" w:sz="0" w:space="0" w:color="auto"/>
        <w:left w:val="none" w:sz="0" w:space="0" w:color="auto"/>
        <w:bottom w:val="none" w:sz="0" w:space="0" w:color="auto"/>
        <w:right w:val="none" w:sz="0" w:space="0" w:color="auto"/>
      </w:divBdr>
    </w:div>
    <w:div w:id="1132216556">
      <w:marLeft w:val="0"/>
      <w:marRight w:val="0"/>
      <w:marTop w:val="0"/>
      <w:marBottom w:val="0"/>
      <w:divBdr>
        <w:top w:val="none" w:sz="0" w:space="0" w:color="auto"/>
        <w:left w:val="none" w:sz="0" w:space="0" w:color="auto"/>
        <w:bottom w:val="none" w:sz="0" w:space="0" w:color="auto"/>
        <w:right w:val="none" w:sz="0" w:space="0" w:color="auto"/>
      </w:divBdr>
    </w:div>
    <w:div w:id="1132359031">
      <w:marLeft w:val="0"/>
      <w:marRight w:val="0"/>
      <w:marTop w:val="0"/>
      <w:marBottom w:val="0"/>
      <w:divBdr>
        <w:top w:val="none" w:sz="0" w:space="0" w:color="auto"/>
        <w:left w:val="none" w:sz="0" w:space="0" w:color="auto"/>
        <w:bottom w:val="none" w:sz="0" w:space="0" w:color="auto"/>
        <w:right w:val="none" w:sz="0" w:space="0" w:color="auto"/>
      </w:divBdr>
    </w:div>
    <w:div w:id="1132359825">
      <w:marLeft w:val="0"/>
      <w:marRight w:val="0"/>
      <w:marTop w:val="0"/>
      <w:marBottom w:val="0"/>
      <w:divBdr>
        <w:top w:val="none" w:sz="0" w:space="0" w:color="auto"/>
        <w:left w:val="none" w:sz="0" w:space="0" w:color="auto"/>
        <w:bottom w:val="none" w:sz="0" w:space="0" w:color="auto"/>
        <w:right w:val="none" w:sz="0" w:space="0" w:color="auto"/>
      </w:divBdr>
    </w:div>
    <w:div w:id="1132404830">
      <w:marLeft w:val="0"/>
      <w:marRight w:val="0"/>
      <w:marTop w:val="0"/>
      <w:marBottom w:val="0"/>
      <w:divBdr>
        <w:top w:val="none" w:sz="0" w:space="0" w:color="auto"/>
        <w:left w:val="none" w:sz="0" w:space="0" w:color="auto"/>
        <w:bottom w:val="none" w:sz="0" w:space="0" w:color="auto"/>
        <w:right w:val="none" w:sz="0" w:space="0" w:color="auto"/>
      </w:divBdr>
    </w:div>
    <w:div w:id="1132527868">
      <w:marLeft w:val="0"/>
      <w:marRight w:val="0"/>
      <w:marTop w:val="0"/>
      <w:marBottom w:val="0"/>
      <w:divBdr>
        <w:top w:val="none" w:sz="0" w:space="0" w:color="auto"/>
        <w:left w:val="none" w:sz="0" w:space="0" w:color="auto"/>
        <w:bottom w:val="none" w:sz="0" w:space="0" w:color="auto"/>
        <w:right w:val="none" w:sz="0" w:space="0" w:color="auto"/>
      </w:divBdr>
    </w:div>
    <w:div w:id="1132553974">
      <w:marLeft w:val="0"/>
      <w:marRight w:val="0"/>
      <w:marTop w:val="0"/>
      <w:marBottom w:val="0"/>
      <w:divBdr>
        <w:top w:val="none" w:sz="0" w:space="0" w:color="auto"/>
        <w:left w:val="none" w:sz="0" w:space="0" w:color="auto"/>
        <w:bottom w:val="none" w:sz="0" w:space="0" w:color="auto"/>
        <w:right w:val="none" w:sz="0" w:space="0" w:color="auto"/>
      </w:divBdr>
    </w:div>
    <w:div w:id="1132595719">
      <w:marLeft w:val="0"/>
      <w:marRight w:val="0"/>
      <w:marTop w:val="0"/>
      <w:marBottom w:val="0"/>
      <w:divBdr>
        <w:top w:val="none" w:sz="0" w:space="0" w:color="auto"/>
        <w:left w:val="none" w:sz="0" w:space="0" w:color="auto"/>
        <w:bottom w:val="none" w:sz="0" w:space="0" w:color="auto"/>
        <w:right w:val="none" w:sz="0" w:space="0" w:color="auto"/>
      </w:divBdr>
    </w:div>
    <w:div w:id="1132673549">
      <w:marLeft w:val="0"/>
      <w:marRight w:val="0"/>
      <w:marTop w:val="0"/>
      <w:marBottom w:val="0"/>
      <w:divBdr>
        <w:top w:val="none" w:sz="0" w:space="0" w:color="auto"/>
        <w:left w:val="none" w:sz="0" w:space="0" w:color="auto"/>
        <w:bottom w:val="none" w:sz="0" w:space="0" w:color="auto"/>
        <w:right w:val="none" w:sz="0" w:space="0" w:color="auto"/>
      </w:divBdr>
    </w:div>
    <w:div w:id="1132869603">
      <w:marLeft w:val="0"/>
      <w:marRight w:val="0"/>
      <w:marTop w:val="0"/>
      <w:marBottom w:val="0"/>
      <w:divBdr>
        <w:top w:val="none" w:sz="0" w:space="0" w:color="auto"/>
        <w:left w:val="none" w:sz="0" w:space="0" w:color="auto"/>
        <w:bottom w:val="none" w:sz="0" w:space="0" w:color="auto"/>
        <w:right w:val="none" w:sz="0" w:space="0" w:color="auto"/>
      </w:divBdr>
    </w:div>
    <w:div w:id="1133013919">
      <w:marLeft w:val="0"/>
      <w:marRight w:val="0"/>
      <w:marTop w:val="0"/>
      <w:marBottom w:val="0"/>
      <w:divBdr>
        <w:top w:val="none" w:sz="0" w:space="0" w:color="auto"/>
        <w:left w:val="none" w:sz="0" w:space="0" w:color="auto"/>
        <w:bottom w:val="none" w:sz="0" w:space="0" w:color="auto"/>
        <w:right w:val="none" w:sz="0" w:space="0" w:color="auto"/>
      </w:divBdr>
    </w:div>
    <w:div w:id="1133133258">
      <w:marLeft w:val="0"/>
      <w:marRight w:val="0"/>
      <w:marTop w:val="0"/>
      <w:marBottom w:val="0"/>
      <w:divBdr>
        <w:top w:val="none" w:sz="0" w:space="0" w:color="auto"/>
        <w:left w:val="none" w:sz="0" w:space="0" w:color="auto"/>
        <w:bottom w:val="none" w:sz="0" w:space="0" w:color="auto"/>
        <w:right w:val="none" w:sz="0" w:space="0" w:color="auto"/>
      </w:divBdr>
    </w:div>
    <w:div w:id="1133138784">
      <w:marLeft w:val="0"/>
      <w:marRight w:val="0"/>
      <w:marTop w:val="0"/>
      <w:marBottom w:val="0"/>
      <w:divBdr>
        <w:top w:val="none" w:sz="0" w:space="0" w:color="auto"/>
        <w:left w:val="none" w:sz="0" w:space="0" w:color="auto"/>
        <w:bottom w:val="none" w:sz="0" w:space="0" w:color="auto"/>
        <w:right w:val="none" w:sz="0" w:space="0" w:color="auto"/>
      </w:divBdr>
    </w:div>
    <w:div w:id="1133206886">
      <w:marLeft w:val="0"/>
      <w:marRight w:val="0"/>
      <w:marTop w:val="0"/>
      <w:marBottom w:val="0"/>
      <w:divBdr>
        <w:top w:val="none" w:sz="0" w:space="0" w:color="auto"/>
        <w:left w:val="none" w:sz="0" w:space="0" w:color="auto"/>
        <w:bottom w:val="none" w:sz="0" w:space="0" w:color="auto"/>
        <w:right w:val="none" w:sz="0" w:space="0" w:color="auto"/>
      </w:divBdr>
    </w:div>
    <w:div w:id="1133324221">
      <w:marLeft w:val="0"/>
      <w:marRight w:val="0"/>
      <w:marTop w:val="0"/>
      <w:marBottom w:val="0"/>
      <w:divBdr>
        <w:top w:val="none" w:sz="0" w:space="0" w:color="auto"/>
        <w:left w:val="none" w:sz="0" w:space="0" w:color="auto"/>
        <w:bottom w:val="none" w:sz="0" w:space="0" w:color="auto"/>
        <w:right w:val="none" w:sz="0" w:space="0" w:color="auto"/>
      </w:divBdr>
    </w:div>
    <w:div w:id="1133324829">
      <w:marLeft w:val="0"/>
      <w:marRight w:val="0"/>
      <w:marTop w:val="0"/>
      <w:marBottom w:val="0"/>
      <w:divBdr>
        <w:top w:val="none" w:sz="0" w:space="0" w:color="auto"/>
        <w:left w:val="none" w:sz="0" w:space="0" w:color="auto"/>
        <w:bottom w:val="none" w:sz="0" w:space="0" w:color="auto"/>
        <w:right w:val="none" w:sz="0" w:space="0" w:color="auto"/>
      </w:divBdr>
    </w:div>
    <w:div w:id="1133329661">
      <w:marLeft w:val="0"/>
      <w:marRight w:val="0"/>
      <w:marTop w:val="0"/>
      <w:marBottom w:val="0"/>
      <w:divBdr>
        <w:top w:val="none" w:sz="0" w:space="0" w:color="auto"/>
        <w:left w:val="none" w:sz="0" w:space="0" w:color="auto"/>
        <w:bottom w:val="none" w:sz="0" w:space="0" w:color="auto"/>
        <w:right w:val="none" w:sz="0" w:space="0" w:color="auto"/>
      </w:divBdr>
    </w:div>
    <w:div w:id="1133403140">
      <w:marLeft w:val="0"/>
      <w:marRight w:val="0"/>
      <w:marTop w:val="0"/>
      <w:marBottom w:val="0"/>
      <w:divBdr>
        <w:top w:val="none" w:sz="0" w:space="0" w:color="auto"/>
        <w:left w:val="none" w:sz="0" w:space="0" w:color="auto"/>
        <w:bottom w:val="none" w:sz="0" w:space="0" w:color="auto"/>
        <w:right w:val="none" w:sz="0" w:space="0" w:color="auto"/>
      </w:divBdr>
    </w:div>
    <w:div w:id="1133448093">
      <w:marLeft w:val="0"/>
      <w:marRight w:val="0"/>
      <w:marTop w:val="0"/>
      <w:marBottom w:val="0"/>
      <w:divBdr>
        <w:top w:val="none" w:sz="0" w:space="0" w:color="auto"/>
        <w:left w:val="none" w:sz="0" w:space="0" w:color="auto"/>
        <w:bottom w:val="none" w:sz="0" w:space="0" w:color="auto"/>
        <w:right w:val="none" w:sz="0" w:space="0" w:color="auto"/>
      </w:divBdr>
    </w:div>
    <w:div w:id="1133449114">
      <w:marLeft w:val="0"/>
      <w:marRight w:val="0"/>
      <w:marTop w:val="0"/>
      <w:marBottom w:val="0"/>
      <w:divBdr>
        <w:top w:val="none" w:sz="0" w:space="0" w:color="auto"/>
        <w:left w:val="none" w:sz="0" w:space="0" w:color="auto"/>
        <w:bottom w:val="none" w:sz="0" w:space="0" w:color="auto"/>
        <w:right w:val="none" w:sz="0" w:space="0" w:color="auto"/>
      </w:divBdr>
    </w:div>
    <w:div w:id="1133521129">
      <w:marLeft w:val="0"/>
      <w:marRight w:val="0"/>
      <w:marTop w:val="0"/>
      <w:marBottom w:val="0"/>
      <w:divBdr>
        <w:top w:val="none" w:sz="0" w:space="0" w:color="auto"/>
        <w:left w:val="none" w:sz="0" w:space="0" w:color="auto"/>
        <w:bottom w:val="none" w:sz="0" w:space="0" w:color="auto"/>
        <w:right w:val="none" w:sz="0" w:space="0" w:color="auto"/>
      </w:divBdr>
    </w:div>
    <w:div w:id="1133593152">
      <w:marLeft w:val="0"/>
      <w:marRight w:val="0"/>
      <w:marTop w:val="0"/>
      <w:marBottom w:val="0"/>
      <w:divBdr>
        <w:top w:val="none" w:sz="0" w:space="0" w:color="auto"/>
        <w:left w:val="none" w:sz="0" w:space="0" w:color="auto"/>
        <w:bottom w:val="none" w:sz="0" w:space="0" w:color="auto"/>
        <w:right w:val="none" w:sz="0" w:space="0" w:color="auto"/>
      </w:divBdr>
    </w:div>
    <w:div w:id="1133643353">
      <w:marLeft w:val="0"/>
      <w:marRight w:val="0"/>
      <w:marTop w:val="0"/>
      <w:marBottom w:val="0"/>
      <w:divBdr>
        <w:top w:val="none" w:sz="0" w:space="0" w:color="auto"/>
        <w:left w:val="none" w:sz="0" w:space="0" w:color="auto"/>
        <w:bottom w:val="none" w:sz="0" w:space="0" w:color="auto"/>
        <w:right w:val="none" w:sz="0" w:space="0" w:color="auto"/>
      </w:divBdr>
    </w:div>
    <w:div w:id="1133711619">
      <w:marLeft w:val="0"/>
      <w:marRight w:val="0"/>
      <w:marTop w:val="0"/>
      <w:marBottom w:val="0"/>
      <w:divBdr>
        <w:top w:val="none" w:sz="0" w:space="0" w:color="auto"/>
        <w:left w:val="none" w:sz="0" w:space="0" w:color="auto"/>
        <w:bottom w:val="none" w:sz="0" w:space="0" w:color="auto"/>
        <w:right w:val="none" w:sz="0" w:space="0" w:color="auto"/>
      </w:divBdr>
    </w:div>
    <w:div w:id="1133862339">
      <w:marLeft w:val="0"/>
      <w:marRight w:val="0"/>
      <w:marTop w:val="0"/>
      <w:marBottom w:val="0"/>
      <w:divBdr>
        <w:top w:val="none" w:sz="0" w:space="0" w:color="auto"/>
        <w:left w:val="none" w:sz="0" w:space="0" w:color="auto"/>
        <w:bottom w:val="none" w:sz="0" w:space="0" w:color="auto"/>
        <w:right w:val="none" w:sz="0" w:space="0" w:color="auto"/>
      </w:divBdr>
    </w:div>
    <w:div w:id="1133869544">
      <w:marLeft w:val="0"/>
      <w:marRight w:val="0"/>
      <w:marTop w:val="0"/>
      <w:marBottom w:val="0"/>
      <w:divBdr>
        <w:top w:val="none" w:sz="0" w:space="0" w:color="auto"/>
        <w:left w:val="none" w:sz="0" w:space="0" w:color="auto"/>
        <w:bottom w:val="none" w:sz="0" w:space="0" w:color="auto"/>
        <w:right w:val="none" w:sz="0" w:space="0" w:color="auto"/>
      </w:divBdr>
    </w:div>
    <w:div w:id="1133983283">
      <w:bodyDiv w:val="1"/>
      <w:marLeft w:val="0"/>
      <w:marRight w:val="0"/>
      <w:marTop w:val="0"/>
      <w:marBottom w:val="0"/>
      <w:divBdr>
        <w:top w:val="none" w:sz="0" w:space="0" w:color="auto"/>
        <w:left w:val="none" w:sz="0" w:space="0" w:color="auto"/>
        <w:bottom w:val="none" w:sz="0" w:space="0" w:color="auto"/>
        <w:right w:val="none" w:sz="0" w:space="0" w:color="auto"/>
      </w:divBdr>
    </w:div>
    <w:div w:id="1134179826">
      <w:marLeft w:val="0"/>
      <w:marRight w:val="0"/>
      <w:marTop w:val="0"/>
      <w:marBottom w:val="0"/>
      <w:divBdr>
        <w:top w:val="none" w:sz="0" w:space="0" w:color="auto"/>
        <w:left w:val="none" w:sz="0" w:space="0" w:color="auto"/>
        <w:bottom w:val="none" w:sz="0" w:space="0" w:color="auto"/>
        <w:right w:val="none" w:sz="0" w:space="0" w:color="auto"/>
      </w:divBdr>
    </w:div>
    <w:div w:id="1134248176">
      <w:bodyDiv w:val="1"/>
      <w:marLeft w:val="0"/>
      <w:marRight w:val="0"/>
      <w:marTop w:val="0"/>
      <w:marBottom w:val="0"/>
      <w:divBdr>
        <w:top w:val="none" w:sz="0" w:space="0" w:color="auto"/>
        <w:left w:val="none" w:sz="0" w:space="0" w:color="auto"/>
        <w:bottom w:val="none" w:sz="0" w:space="0" w:color="auto"/>
        <w:right w:val="none" w:sz="0" w:space="0" w:color="auto"/>
      </w:divBdr>
    </w:div>
    <w:div w:id="1134323515">
      <w:marLeft w:val="0"/>
      <w:marRight w:val="0"/>
      <w:marTop w:val="0"/>
      <w:marBottom w:val="0"/>
      <w:divBdr>
        <w:top w:val="none" w:sz="0" w:space="0" w:color="auto"/>
        <w:left w:val="none" w:sz="0" w:space="0" w:color="auto"/>
        <w:bottom w:val="none" w:sz="0" w:space="0" w:color="auto"/>
        <w:right w:val="none" w:sz="0" w:space="0" w:color="auto"/>
      </w:divBdr>
    </w:div>
    <w:div w:id="1134324818">
      <w:marLeft w:val="0"/>
      <w:marRight w:val="0"/>
      <w:marTop w:val="0"/>
      <w:marBottom w:val="0"/>
      <w:divBdr>
        <w:top w:val="none" w:sz="0" w:space="0" w:color="auto"/>
        <w:left w:val="none" w:sz="0" w:space="0" w:color="auto"/>
        <w:bottom w:val="none" w:sz="0" w:space="0" w:color="auto"/>
        <w:right w:val="none" w:sz="0" w:space="0" w:color="auto"/>
      </w:divBdr>
    </w:div>
    <w:div w:id="1134711798">
      <w:marLeft w:val="0"/>
      <w:marRight w:val="0"/>
      <w:marTop w:val="0"/>
      <w:marBottom w:val="0"/>
      <w:divBdr>
        <w:top w:val="none" w:sz="0" w:space="0" w:color="auto"/>
        <w:left w:val="none" w:sz="0" w:space="0" w:color="auto"/>
        <w:bottom w:val="none" w:sz="0" w:space="0" w:color="auto"/>
        <w:right w:val="none" w:sz="0" w:space="0" w:color="auto"/>
      </w:divBdr>
    </w:div>
    <w:div w:id="1134719121">
      <w:marLeft w:val="0"/>
      <w:marRight w:val="0"/>
      <w:marTop w:val="0"/>
      <w:marBottom w:val="0"/>
      <w:divBdr>
        <w:top w:val="none" w:sz="0" w:space="0" w:color="auto"/>
        <w:left w:val="none" w:sz="0" w:space="0" w:color="auto"/>
        <w:bottom w:val="none" w:sz="0" w:space="0" w:color="auto"/>
        <w:right w:val="none" w:sz="0" w:space="0" w:color="auto"/>
      </w:divBdr>
    </w:div>
    <w:div w:id="1134787908">
      <w:marLeft w:val="0"/>
      <w:marRight w:val="0"/>
      <w:marTop w:val="0"/>
      <w:marBottom w:val="0"/>
      <w:divBdr>
        <w:top w:val="none" w:sz="0" w:space="0" w:color="auto"/>
        <w:left w:val="none" w:sz="0" w:space="0" w:color="auto"/>
        <w:bottom w:val="none" w:sz="0" w:space="0" w:color="auto"/>
        <w:right w:val="none" w:sz="0" w:space="0" w:color="auto"/>
      </w:divBdr>
    </w:div>
    <w:div w:id="1134837318">
      <w:marLeft w:val="0"/>
      <w:marRight w:val="0"/>
      <w:marTop w:val="0"/>
      <w:marBottom w:val="0"/>
      <w:divBdr>
        <w:top w:val="none" w:sz="0" w:space="0" w:color="auto"/>
        <w:left w:val="none" w:sz="0" w:space="0" w:color="auto"/>
        <w:bottom w:val="none" w:sz="0" w:space="0" w:color="auto"/>
        <w:right w:val="none" w:sz="0" w:space="0" w:color="auto"/>
      </w:divBdr>
    </w:div>
    <w:div w:id="1135023738">
      <w:marLeft w:val="0"/>
      <w:marRight w:val="0"/>
      <w:marTop w:val="0"/>
      <w:marBottom w:val="0"/>
      <w:divBdr>
        <w:top w:val="none" w:sz="0" w:space="0" w:color="auto"/>
        <w:left w:val="none" w:sz="0" w:space="0" w:color="auto"/>
        <w:bottom w:val="none" w:sz="0" w:space="0" w:color="auto"/>
        <w:right w:val="none" w:sz="0" w:space="0" w:color="auto"/>
      </w:divBdr>
    </w:div>
    <w:div w:id="1135030782">
      <w:marLeft w:val="0"/>
      <w:marRight w:val="0"/>
      <w:marTop w:val="0"/>
      <w:marBottom w:val="0"/>
      <w:divBdr>
        <w:top w:val="none" w:sz="0" w:space="0" w:color="auto"/>
        <w:left w:val="none" w:sz="0" w:space="0" w:color="auto"/>
        <w:bottom w:val="none" w:sz="0" w:space="0" w:color="auto"/>
        <w:right w:val="none" w:sz="0" w:space="0" w:color="auto"/>
      </w:divBdr>
    </w:div>
    <w:div w:id="1135290101">
      <w:bodyDiv w:val="1"/>
      <w:marLeft w:val="0"/>
      <w:marRight w:val="0"/>
      <w:marTop w:val="0"/>
      <w:marBottom w:val="0"/>
      <w:divBdr>
        <w:top w:val="none" w:sz="0" w:space="0" w:color="auto"/>
        <w:left w:val="none" w:sz="0" w:space="0" w:color="auto"/>
        <w:bottom w:val="none" w:sz="0" w:space="0" w:color="auto"/>
        <w:right w:val="none" w:sz="0" w:space="0" w:color="auto"/>
      </w:divBdr>
    </w:div>
    <w:div w:id="1135291739">
      <w:marLeft w:val="0"/>
      <w:marRight w:val="0"/>
      <w:marTop w:val="0"/>
      <w:marBottom w:val="0"/>
      <w:divBdr>
        <w:top w:val="none" w:sz="0" w:space="0" w:color="auto"/>
        <w:left w:val="none" w:sz="0" w:space="0" w:color="auto"/>
        <w:bottom w:val="none" w:sz="0" w:space="0" w:color="auto"/>
        <w:right w:val="none" w:sz="0" w:space="0" w:color="auto"/>
      </w:divBdr>
    </w:div>
    <w:div w:id="1135373354">
      <w:marLeft w:val="0"/>
      <w:marRight w:val="0"/>
      <w:marTop w:val="0"/>
      <w:marBottom w:val="0"/>
      <w:divBdr>
        <w:top w:val="none" w:sz="0" w:space="0" w:color="auto"/>
        <w:left w:val="none" w:sz="0" w:space="0" w:color="auto"/>
        <w:bottom w:val="none" w:sz="0" w:space="0" w:color="auto"/>
        <w:right w:val="none" w:sz="0" w:space="0" w:color="auto"/>
      </w:divBdr>
    </w:div>
    <w:div w:id="1135441940">
      <w:marLeft w:val="0"/>
      <w:marRight w:val="0"/>
      <w:marTop w:val="0"/>
      <w:marBottom w:val="0"/>
      <w:divBdr>
        <w:top w:val="none" w:sz="0" w:space="0" w:color="auto"/>
        <w:left w:val="none" w:sz="0" w:space="0" w:color="auto"/>
        <w:bottom w:val="none" w:sz="0" w:space="0" w:color="auto"/>
        <w:right w:val="none" w:sz="0" w:space="0" w:color="auto"/>
      </w:divBdr>
    </w:div>
    <w:div w:id="1135442148">
      <w:marLeft w:val="0"/>
      <w:marRight w:val="0"/>
      <w:marTop w:val="0"/>
      <w:marBottom w:val="0"/>
      <w:divBdr>
        <w:top w:val="none" w:sz="0" w:space="0" w:color="auto"/>
        <w:left w:val="none" w:sz="0" w:space="0" w:color="auto"/>
        <w:bottom w:val="none" w:sz="0" w:space="0" w:color="auto"/>
        <w:right w:val="none" w:sz="0" w:space="0" w:color="auto"/>
      </w:divBdr>
    </w:div>
    <w:div w:id="1135485410">
      <w:marLeft w:val="0"/>
      <w:marRight w:val="0"/>
      <w:marTop w:val="0"/>
      <w:marBottom w:val="0"/>
      <w:divBdr>
        <w:top w:val="none" w:sz="0" w:space="0" w:color="auto"/>
        <w:left w:val="none" w:sz="0" w:space="0" w:color="auto"/>
        <w:bottom w:val="none" w:sz="0" w:space="0" w:color="auto"/>
        <w:right w:val="none" w:sz="0" w:space="0" w:color="auto"/>
      </w:divBdr>
    </w:div>
    <w:div w:id="1135561255">
      <w:marLeft w:val="0"/>
      <w:marRight w:val="0"/>
      <w:marTop w:val="0"/>
      <w:marBottom w:val="0"/>
      <w:divBdr>
        <w:top w:val="none" w:sz="0" w:space="0" w:color="auto"/>
        <w:left w:val="none" w:sz="0" w:space="0" w:color="auto"/>
        <w:bottom w:val="none" w:sz="0" w:space="0" w:color="auto"/>
        <w:right w:val="none" w:sz="0" w:space="0" w:color="auto"/>
      </w:divBdr>
    </w:div>
    <w:div w:id="1135562551">
      <w:marLeft w:val="0"/>
      <w:marRight w:val="0"/>
      <w:marTop w:val="0"/>
      <w:marBottom w:val="0"/>
      <w:divBdr>
        <w:top w:val="none" w:sz="0" w:space="0" w:color="auto"/>
        <w:left w:val="none" w:sz="0" w:space="0" w:color="auto"/>
        <w:bottom w:val="none" w:sz="0" w:space="0" w:color="auto"/>
        <w:right w:val="none" w:sz="0" w:space="0" w:color="auto"/>
      </w:divBdr>
    </w:div>
    <w:div w:id="1135564191">
      <w:marLeft w:val="0"/>
      <w:marRight w:val="0"/>
      <w:marTop w:val="0"/>
      <w:marBottom w:val="0"/>
      <w:divBdr>
        <w:top w:val="none" w:sz="0" w:space="0" w:color="auto"/>
        <w:left w:val="none" w:sz="0" w:space="0" w:color="auto"/>
        <w:bottom w:val="none" w:sz="0" w:space="0" w:color="auto"/>
        <w:right w:val="none" w:sz="0" w:space="0" w:color="auto"/>
      </w:divBdr>
    </w:div>
    <w:div w:id="1135609591">
      <w:marLeft w:val="0"/>
      <w:marRight w:val="0"/>
      <w:marTop w:val="0"/>
      <w:marBottom w:val="0"/>
      <w:divBdr>
        <w:top w:val="none" w:sz="0" w:space="0" w:color="auto"/>
        <w:left w:val="none" w:sz="0" w:space="0" w:color="auto"/>
        <w:bottom w:val="none" w:sz="0" w:space="0" w:color="auto"/>
        <w:right w:val="none" w:sz="0" w:space="0" w:color="auto"/>
      </w:divBdr>
    </w:div>
    <w:div w:id="1135635668">
      <w:marLeft w:val="0"/>
      <w:marRight w:val="0"/>
      <w:marTop w:val="0"/>
      <w:marBottom w:val="0"/>
      <w:divBdr>
        <w:top w:val="none" w:sz="0" w:space="0" w:color="auto"/>
        <w:left w:val="none" w:sz="0" w:space="0" w:color="auto"/>
        <w:bottom w:val="none" w:sz="0" w:space="0" w:color="auto"/>
        <w:right w:val="none" w:sz="0" w:space="0" w:color="auto"/>
      </w:divBdr>
    </w:div>
    <w:div w:id="1135638223">
      <w:marLeft w:val="0"/>
      <w:marRight w:val="0"/>
      <w:marTop w:val="0"/>
      <w:marBottom w:val="0"/>
      <w:divBdr>
        <w:top w:val="none" w:sz="0" w:space="0" w:color="auto"/>
        <w:left w:val="none" w:sz="0" w:space="0" w:color="auto"/>
        <w:bottom w:val="none" w:sz="0" w:space="0" w:color="auto"/>
        <w:right w:val="none" w:sz="0" w:space="0" w:color="auto"/>
      </w:divBdr>
    </w:div>
    <w:div w:id="1135754414">
      <w:marLeft w:val="0"/>
      <w:marRight w:val="0"/>
      <w:marTop w:val="0"/>
      <w:marBottom w:val="0"/>
      <w:divBdr>
        <w:top w:val="none" w:sz="0" w:space="0" w:color="auto"/>
        <w:left w:val="none" w:sz="0" w:space="0" w:color="auto"/>
        <w:bottom w:val="none" w:sz="0" w:space="0" w:color="auto"/>
        <w:right w:val="none" w:sz="0" w:space="0" w:color="auto"/>
      </w:divBdr>
    </w:div>
    <w:div w:id="1135758442">
      <w:marLeft w:val="0"/>
      <w:marRight w:val="0"/>
      <w:marTop w:val="0"/>
      <w:marBottom w:val="0"/>
      <w:divBdr>
        <w:top w:val="none" w:sz="0" w:space="0" w:color="auto"/>
        <w:left w:val="none" w:sz="0" w:space="0" w:color="auto"/>
        <w:bottom w:val="none" w:sz="0" w:space="0" w:color="auto"/>
        <w:right w:val="none" w:sz="0" w:space="0" w:color="auto"/>
      </w:divBdr>
    </w:div>
    <w:div w:id="1135829053">
      <w:marLeft w:val="0"/>
      <w:marRight w:val="0"/>
      <w:marTop w:val="0"/>
      <w:marBottom w:val="0"/>
      <w:divBdr>
        <w:top w:val="none" w:sz="0" w:space="0" w:color="auto"/>
        <w:left w:val="none" w:sz="0" w:space="0" w:color="auto"/>
        <w:bottom w:val="none" w:sz="0" w:space="0" w:color="auto"/>
        <w:right w:val="none" w:sz="0" w:space="0" w:color="auto"/>
      </w:divBdr>
    </w:div>
    <w:div w:id="1135872791">
      <w:marLeft w:val="0"/>
      <w:marRight w:val="0"/>
      <w:marTop w:val="0"/>
      <w:marBottom w:val="0"/>
      <w:divBdr>
        <w:top w:val="none" w:sz="0" w:space="0" w:color="auto"/>
        <w:left w:val="none" w:sz="0" w:space="0" w:color="auto"/>
        <w:bottom w:val="none" w:sz="0" w:space="0" w:color="auto"/>
        <w:right w:val="none" w:sz="0" w:space="0" w:color="auto"/>
      </w:divBdr>
    </w:div>
    <w:div w:id="1135872865">
      <w:marLeft w:val="0"/>
      <w:marRight w:val="0"/>
      <w:marTop w:val="0"/>
      <w:marBottom w:val="0"/>
      <w:divBdr>
        <w:top w:val="none" w:sz="0" w:space="0" w:color="auto"/>
        <w:left w:val="none" w:sz="0" w:space="0" w:color="auto"/>
        <w:bottom w:val="none" w:sz="0" w:space="0" w:color="auto"/>
        <w:right w:val="none" w:sz="0" w:space="0" w:color="auto"/>
      </w:divBdr>
    </w:div>
    <w:div w:id="1135873473">
      <w:marLeft w:val="0"/>
      <w:marRight w:val="0"/>
      <w:marTop w:val="0"/>
      <w:marBottom w:val="0"/>
      <w:divBdr>
        <w:top w:val="none" w:sz="0" w:space="0" w:color="auto"/>
        <w:left w:val="none" w:sz="0" w:space="0" w:color="auto"/>
        <w:bottom w:val="none" w:sz="0" w:space="0" w:color="auto"/>
        <w:right w:val="none" w:sz="0" w:space="0" w:color="auto"/>
      </w:divBdr>
    </w:div>
    <w:div w:id="1135875339">
      <w:marLeft w:val="0"/>
      <w:marRight w:val="0"/>
      <w:marTop w:val="0"/>
      <w:marBottom w:val="0"/>
      <w:divBdr>
        <w:top w:val="none" w:sz="0" w:space="0" w:color="auto"/>
        <w:left w:val="none" w:sz="0" w:space="0" w:color="auto"/>
        <w:bottom w:val="none" w:sz="0" w:space="0" w:color="auto"/>
        <w:right w:val="none" w:sz="0" w:space="0" w:color="auto"/>
      </w:divBdr>
    </w:div>
    <w:div w:id="1135947810">
      <w:marLeft w:val="0"/>
      <w:marRight w:val="0"/>
      <w:marTop w:val="0"/>
      <w:marBottom w:val="0"/>
      <w:divBdr>
        <w:top w:val="none" w:sz="0" w:space="0" w:color="auto"/>
        <w:left w:val="none" w:sz="0" w:space="0" w:color="auto"/>
        <w:bottom w:val="none" w:sz="0" w:space="0" w:color="auto"/>
        <w:right w:val="none" w:sz="0" w:space="0" w:color="auto"/>
      </w:divBdr>
    </w:div>
    <w:div w:id="1136066580">
      <w:marLeft w:val="0"/>
      <w:marRight w:val="0"/>
      <w:marTop w:val="0"/>
      <w:marBottom w:val="0"/>
      <w:divBdr>
        <w:top w:val="none" w:sz="0" w:space="0" w:color="auto"/>
        <w:left w:val="none" w:sz="0" w:space="0" w:color="auto"/>
        <w:bottom w:val="none" w:sz="0" w:space="0" w:color="auto"/>
        <w:right w:val="none" w:sz="0" w:space="0" w:color="auto"/>
      </w:divBdr>
    </w:div>
    <w:div w:id="1136068315">
      <w:marLeft w:val="0"/>
      <w:marRight w:val="0"/>
      <w:marTop w:val="0"/>
      <w:marBottom w:val="0"/>
      <w:divBdr>
        <w:top w:val="none" w:sz="0" w:space="0" w:color="auto"/>
        <w:left w:val="none" w:sz="0" w:space="0" w:color="auto"/>
        <w:bottom w:val="none" w:sz="0" w:space="0" w:color="auto"/>
        <w:right w:val="none" w:sz="0" w:space="0" w:color="auto"/>
      </w:divBdr>
    </w:div>
    <w:div w:id="1136214791">
      <w:marLeft w:val="0"/>
      <w:marRight w:val="0"/>
      <w:marTop w:val="0"/>
      <w:marBottom w:val="0"/>
      <w:divBdr>
        <w:top w:val="none" w:sz="0" w:space="0" w:color="auto"/>
        <w:left w:val="none" w:sz="0" w:space="0" w:color="auto"/>
        <w:bottom w:val="none" w:sz="0" w:space="0" w:color="auto"/>
        <w:right w:val="none" w:sz="0" w:space="0" w:color="auto"/>
      </w:divBdr>
    </w:div>
    <w:div w:id="1136222996">
      <w:marLeft w:val="480"/>
      <w:marRight w:val="0"/>
      <w:marTop w:val="0"/>
      <w:marBottom w:val="0"/>
      <w:divBdr>
        <w:top w:val="none" w:sz="0" w:space="0" w:color="auto"/>
        <w:left w:val="none" w:sz="0" w:space="0" w:color="auto"/>
        <w:bottom w:val="none" w:sz="0" w:space="0" w:color="auto"/>
        <w:right w:val="none" w:sz="0" w:space="0" w:color="auto"/>
      </w:divBdr>
    </w:div>
    <w:div w:id="1136414850">
      <w:marLeft w:val="0"/>
      <w:marRight w:val="0"/>
      <w:marTop w:val="0"/>
      <w:marBottom w:val="0"/>
      <w:divBdr>
        <w:top w:val="none" w:sz="0" w:space="0" w:color="auto"/>
        <w:left w:val="none" w:sz="0" w:space="0" w:color="auto"/>
        <w:bottom w:val="none" w:sz="0" w:space="0" w:color="auto"/>
        <w:right w:val="none" w:sz="0" w:space="0" w:color="auto"/>
      </w:divBdr>
    </w:div>
    <w:div w:id="1136530319">
      <w:marLeft w:val="0"/>
      <w:marRight w:val="0"/>
      <w:marTop w:val="0"/>
      <w:marBottom w:val="0"/>
      <w:divBdr>
        <w:top w:val="none" w:sz="0" w:space="0" w:color="auto"/>
        <w:left w:val="none" w:sz="0" w:space="0" w:color="auto"/>
        <w:bottom w:val="none" w:sz="0" w:space="0" w:color="auto"/>
        <w:right w:val="none" w:sz="0" w:space="0" w:color="auto"/>
      </w:divBdr>
    </w:div>
    <w:div w:id="1136603104">
      <w:marLeft w:val="0"/>
      <w:marRight w:val="0"/>
      <w:marTop w:val="0"/>
      <w:marBottom w:val="0"/>
      <w:divBdr>
        <w:top w:val="none" w:sz="0" w:space="0" w:color="auto"/>
        <w:left w:val="none" w:sz="0" w:space="0" w:color="auto"/>
        <w:bottom w:val="none" w:sz="0" w:space="0" w:color="auto"/>
        <w:right w:val="none" w:sz="0" w:space="0" w:color="auto"/>
      </w:divBdr>
    </w:div>
    <w:div w:id="1136603561">
      <w:marLeft w:val="0"/>
      <w:marRight w:val="0"/>
      <w:marTop w:val="0"/>
      <w:marBottom w:val="0"/>
      <w:divBdr>
        <w:top w:val="none" w:sz="0" w:space="0" w:color="auto"/>
        <w:left w:val="none" w:sz="0" w:space="0" w:color="auto"/>
        <w:bottom w:val="none" w:sz="0" w:space="0" w:color="auto"/>
        <w:right w:val="none" w:sz="0" w:space="0" w:color="auto"/>
      </w:divBdr>
    </w:div>
    <w:div w:id="1136606280">
      <w:marLeft w:val="0"/>
      <w:marRight w:val="0"/>
      <w:marTop w:val="0"/>
      <w:marBottom w:val="0"/>
      <w:divBdr>
        <w:top w:val="none" w:sz="0" w:space="0" w:color="auto"/>
        <w:left w:val="none" w:sz="0" w:space="0" w:color="auto"/>
        <w:bottom w:val="none" w:sz="0" w:space="0" w:color="auto"/>
        <w:right w:val="none" w:sz="0" w:space="0" w:color="auto"/>
      </w:divBdr>
    </w:div>
    <w:div w:id="1136607752">
      <w:marLeft w:val="0"/>
      <w:marRight w:val="0"/>
      <w:marTop w:val="0"/>
      <w:marBottom w:val="0"/>
      <w:divBdr>
        <w:top w:val="none" w:sz="0" w:space="0" w:color="auto"/>
        <w:left w:val="none" w:sz="0" w:space="0" w:color="auto"/>
        <w:bottom w:val="none" w:sz="0" w:space="0" w:color="auto"/>
        <w:right w:val="none" w:sz="0" w:space="0" w:color="auto"/>
      </w:divBdr>
    </w:div>
    <w:div w:id="1136681217">
      <w:marLeft w:val="0"/>
      <w:marRight w:val="0"/>
      <w:marTop w:val="0"/>
      <w:marBottom w:val="0"/>
      <w:divBdr>
        <w:top w:val="none" w:sz="0" w:space="0" w:color="auto"/>
        <w:left w:val="none" w:sz="0" w:space="0" w:color="auto"/>
        <w:bottom w:val="none" w:sz="0" w:space="0" w:color="auto"/>
        <w:right w:val="none" w:sz="0" w:space="0" w:color="auto"/>
      </w:divBdr>
    </w:div>
    <w:div w:id="1136796138">
      <w:marLeft w:val="0"/>
      <w:marRight w:val="0"/>
      <w:marTop w:val="0"/>
      <w:marBottom w:val="0"/>
      <w:divBdr>
        <w:top w:val="none" w:sz="0" w:space="0" w:color="auto"/>
        <w:left w:val="none" w:sz="0" w:space="0" w:color="auto"/>
        <w:bottom w:val="none" w:sz="0" w:space="0" w:color="auto"/>
        <w:right w:val="none" w:sz="0" w:space="0" w:color="auto"/>
      </w:divBdr>
    </w:div>
    <w:div w:id="1136946813">
      <w:marLeft w:val="0"/>
      <w:marRight w:val="0"/>
      <w:marTop w:val="0"/>
      <w:marBottom w:val="0"/>
      <w:divBdr>
        <w:top w:val="none" w:sz="0" w:space="0" w:color="auto"/>
        <w:left w:val="none" w:sz="0" w:space="0" w:color="auto"/>
        <w:bottom w:val="none" w:sz="0" w:space="0" w:color="auto"/>
        <w:right w:val="none" w:sz="0" w:space="0" w:color="auto"/>
      </w:divBdr>
    </w:div>
    <w:div w:id="1136947432">
      <w:marLeft w:val="0"/>
      <w:marRight w:val="0"/>
      <w:marTop w:val="0"/>
      <w:marBottom w:val="0"/>
      <w:divBdr>
        <w:top w:val="none" w:sz="0" w:space="0" w:color="auto"/>
        <w:left w:val="none" w:sz="0" w:space="0" w:color="auto"/>
        <w:bottom w:val="none" w:sz="0" w:space="0" w:color="auto"/>
        <w:right w:val="none" w:sz="0" w:space="0" w:color="auto"/>
      </w:divBdr>
    </w:div>
    <w:div w:id="1136994428">
      <w:marLeft w:val="0"/>
      <w:marRight w:val="0"/>
      <w:marTop w:val="0"/>
      <w:marBottom w:val="0"/>
      <w:divBdr>
        <w:top w:val="none" w:sz="0" w:space="0" w:color="auto"/>
        <w:left w:val="none" w:sz="0" w:space="0" w:color="auto"/>
        <w:bottom w:val="none" w:sz="0" w:space="0" w:color="auto"/>
        <w:right w:val="none" w:sz="0" w:space="0" w:color="auto"/>
      </w:divBdr>
    </w:div>
    <w:div w:id="1137186620">
      <w:marLeft w:val="0"/>
      <w:marRight w:val="0"/>
      <w:marTop w:val="0"/>
      <w:marBottom w:val="0"/>
      <w:divBdr>
        <w:top w:val="none" w:sz="0" w:space="0" w:color="auto"/>
        <w:left w:val="none" w:sz="0" w:space="0" w:color="auto"/>
        <w:bottom w:val="none" w:sz="0" w:space="0" w:color="auto"/>
        <w:right w:val="none" w:sz="0" w:space="0" w:color="auto"/>
      </w:divBdr>
    </w:div>
    <w:div w:id="1137187654">
      <w:marLeft w:val="0"/>
      <w:marRight w:val="0"/>
      <w:marTop w:val="0"/>
      <w:marBottom w:val="0"/>
      <w:divBdr>
        <w:top w:val="none" w:sz="0" w:space="0" w:color="auto"/>
        <w:left w:val="none" w:sz="0" w:space="0" w:color="auto"/>
        <w:bottom w:val="none" w:sz="0" w:space="0" w:color="auto"/>
        <w:right w:val="none" w:sz="0" w:space="0" w:color="auto"/>
      </w:divBdr>
    </w:div>
    <w:div w:id="1137258637">
      <w:marLeft w:val="0"/>
      <w:marRight w:val="0"/>
      <w:marTop w:val="0"/>
      <w:marBottom w:val="0"/>
      <w:divBdr>
        <w:top w:val="none" w:sz="0" w:space="0" w:color="auto"/>
        <w:left w:val="none" w:sz="0" w:space="0" w:color="auto"/>
        <w:bottom w:val="none" w:sz="0" w:space="0" w:color="auto"/>
        <w:right w:val="none" w:sz="0" w:space="0" w:color="auto"/>
      </w:divBdr>
    </w:div>
    <w:div w:id="1137261064">
      <w:marLeft w:val="0"/>
      <w:marRight w:val="0"/>
      <w:marTop w:val="0"/>
      <w:marBottom w:val="0"/>
      <w:divBdr>
        <w:top w:val="none" w:sz="0" w:space="0" w:color="auto"/>
        <w:left w:val="none" w:sz="0" w:space="0" w:color="auto"/>
        <w:bottom w:val="none" w:sz="0" w:space="0" w:color="auto"/>
        <w:right w:val="none" w:sz="0" w:space="0" w:color="auto"/>
      </w:divBdr>
    </w:div>
    <w:div w:id="1137263692">
      <w:marLeft w:val="0"/>
      <w:marRight w:val="0"/>
      <w:marTop w:val="0"/>
      <w:marBottom w:val="0"/>
      <w:divBdr>
        <w:top w:val="none" w:sz="0" w:space="0" w:color="auto"/>
        <w:left w:val="none" w:sz="0" w:space="0" w:color="auto"/>
        <w:bottom w:val="none" w:sz="0" w:space="0" w:color="auto"/>
        <w:right w:val="none" w:sz="0" w:space="0" w:color="auto"/>
      </w:divBdr>
    </w:div>
    <w:div w:id="1137339590">
      <w:marLeft w:val="0"/>
      <w:marRight w:val="0"/>
      <w:marTop w:val="0"/>
      <w:marBottom w:val="0"/>
      <w:divBdr>
        <w:top w:val="none" w:sz="0" w:space="0" w:color="auto"/>
        <w:left w:val="none" w:sz="0" w:space="0" w:color="auto"/>
        <w:bottom w:val="none" w:sz="0" w:space="0" w:color="auto"/>
        <w:right w:val="none" w:sz="0" w:space="0" w:color="auto"/>
      </w:divBdr>
    </w:div>
    <w:div w:id="1137407488">
      <w:marLeft w:val="0"/>
      <w:marRight w:val="0"/>
      <w:marTop w:val="0"/>
      <w:marBottom w:val="0"/>
      <w:divBdr>
        <w:top w:val="none" w:sz="0" w:space="0" w:color="auto"/>
        <w:left w:val="none" w:sz="0" w:space="0" w:color="auto"/>
        <w:bottom w:val="none" w:sz="0" w:space="0" w:color="auto"/>
        <w:right w:val="none" w:sz="0" w:space="0" w:color="auto"/>
      </w:divBdr>
    </w:div>
    <w:div w:id="1137453195">
      <w:marLeft w:val="0"/>
      <w:marRight w:val="0"/>
      <w:marTop w:val="0"/>
      <w:marBottom w:val="0"/>
      <w:divBdr>
        <w:top w:val="none" w:sz="0" w:space="0" w:color="auto"/>
        <w:left w:val="none" w:sz="0" w:space="0" w:color="auto"/>
        <w:bottom w:val="none" w:sz="0" w:space="0" w:color="auto"/>
        <w:right w:val="none" w:sz="0" w:space="0" w:color="auto"/>
      </w:divBdr>
    </w:div>
    <w:div w:id="1137719028">
      <w:marLeft w:val="0"/>
      <w:marRight w:val="0"/>
      <w:marTop w:val="0"/>
      <w:marBottom w:val="0"/>
      <w:divBdr>
        <w:top w:val="none" w:sz="0" w:space="0" w:color="auto"/>
        <w:left w:val="none" w:sz="0" w:space="0" w:color="auto"/>
        <w:bottom w:val="none" w:sz="0" w:space="0" w:color="auto"/>
        <w:right w:val="none" w:sz="0" w:space="0" w:color="auto"/>
      </w:divBdr>
    </w:div>
    <w:div w:id="1137800316">
      <w:marLeft w:val="0"/>
      <w:marRight w:val="0"/>
      <w:marTop w:val="0"/>
      <w:marBottom w:val="0"/>
      <w:divBdr>
        <w:top w:val="none" w:sz="0" w:space="0" w:color="auto"/>
        <w:left w:val="none" w:sz="0" w:space="0" w:color="auto"/>
        <w:bottom w:val="none" w:sz="0" w:space="0" w:color="auto"/>
        <w:right w:val="none" w:sz="0" w:space="0" w:color="auto"/>
      </w:divBdr>
    </w:div>
    <w:div w:id="1137840838">
      <w:marLeft w:val="0"/>
      <w:marRight w:val="0"/>
      <w:marTop w:val="0"/>
      <w:marBottom w:val="0"/>
      <w:divBdr>
        <w:top w:val="none" w:sz="0" w:space="0" w:color="auto"/>
        <w:left w:val="none" w:sz="0" w:space="0" w:color="auto"/>
        <w:bottom w:val="none" w:sz="0" w:space="0" w:color="auto"/>
        <w:right w:val="none" w:sz="0" w:space="0" w:color="auto"/>
      </w:divBdr>
    </w:div>
    <w:div w:id="1137917983">
      <w:marLeft w:val="0"/>
      <w:marRight w:val="0"/>
      <w:marTop w:val="0"/>
      <w:marBottom w:val="0"/>
      <w:divBdr>
        <w:top w:val="none" w:sz="0" w:space="0" w:color="auto"/>
        <w:left w:val="none" w:sz="0" w:space="0" w:color="auto"/>
        <w:bottom w:val="none" w:sz="0" w:space="0" w:color="auto"/>
        <w:right w:val="none" w:sz="0" w:space="0" w:color="auto"/>
      </w:divBdr>
    </w:div>
    <w:div w:id="1137918310">
      <w:marLeft w:val="0"/>
      <w:marRight w:val="0"/>
      <w:marTop w:val="0"/>
      <w:marBottom w:val="0"/>
      <w:divBdr>
        <w:top w:val="none" w:sz="0" w:space="0" w:color="auto"/>
        <w:left w:val="none" w:sz="0" w:space="0" w:color="auto"/>
        <w:bottom w:val="none" w:sz="0" w:space="0" w:color="auto"/>
        <w:right w:val="none" w:sz="0" w:space="0" w:color="auto"/>
      </w:divBdr>
    </w:div>
    <w:div w:id="1137920605">
      <w:marLeft w:val="0"/>
      <w:marRight w:val="0"/>
      <w:marTop w:val="0"/>
      <w:marBottom w:val="0"/>
      <w:divBdr>
        <w:top w:val="none" w:sz="0" w:space="0" w:color="auto"/>
        <w:left w:val="none" w:sz="0" w:space="0" w:color="auto"/>
        <w:bottom w:val="none" w:sz="0" w:space="0" w:color="auto"/>
        <w:right w:val="none" w:sz="0" w:space="0" w:color="auto"/>
      </w:divBdr>
    </w:div>
    <w:div w:id="1137987593">
      <w:marLeft w:val="0"/>
      <w:marRight w:val="0"/>
      <w:marTop w:val="0"/>
      <w:marBottom w:val="0"/>
      <w:divBdr>
        <w:top w:val="none" w:sz="0" w:space="0" w:color="auto"/>
        <w:left w:val="none" w:sz="0" w:space="0" w:color="auto"/>
        <w:bottom w:val="none" w:sz="0" w:space="0" w:color="auto"/>
        <w:right w:val="none" w:sz="0" w:space="0" w:color="auto"/>
      </w:divBdr>
    </w:div>
    <w:div w:id="1138036497">
      <w:marLeft w:val="0"/>
      <w:marRight w:val="0"/>
      <w:marTop w:val="0"/>
      <w:marBottom w:val="0"/>
      <w:divBdr>
        <w:top w:val="none" w:sz="0" w:space="0" w:color="auto"/>
        <w:left w:val="none" w:sz="0" w:space="0" w:color="auto"/>
        <w:bottom w:val="none" w:sz="0" w:space="0" w:color="auto"/>
        <w:right w:val="none" w:sz="0" w:space="0" w:color="auto"/>
      </w:divBdr>
    </w:div>
    <w:div w:id="1138105337">
      <w:marLeft w:val="0"/>
      <w:marRight w:val="0"/>
      <w:marTop w:val="0"/>
      <w:marBottom w:val="0"/>
      <w:divBdr>
        <w:top w:val="none" w:sz="0" w:space="0" w:color="auto"/>
        <w:left w:val="none" w:sz="0" w:space="0" w:color="auto"/>
        <w:bottom w:val="none" w:sz="0" w:space="0" w:color="auto"/>
        <w:right w:val="none" w:sz="0" w:space="0" w:color="auto"/>
      </w:divBdr>
    </w:div>
    <w:div w:id="1138108374">
      <w:marLeft w:val="0"/>
      <w:marRight w:val="0"/>
      <w:marTop w:val="0"/>
      <w:marBottom w:val="0"/>
      <w:divBdr>
        <w:top w:val="none" w:sz="0" w:space="0" w:color="auto"/>
        <w:left w:val="none" w:sz="0" w:space="0" w:color="auto"/>
        <w:bottom w:val="none" w:sz="0" w:space="0" w:color="auto"/>
        <w:right w:val="none" w:sz="0" w:space="0" w:color="auto"/>
      </w:divBdr>
    </w:div>
    <w:div w:id="1138379478">
      <w:marLeft w:val="0"/>
      <w:marRight w:val="0"/>
      <w:marTop w:val="0"/>
      <w:marBottom w:val="0"/>
      <w:divBdr>
        <w:top w:val="none" w:sz="0" w:space="0" w:color="auto"/>
        <w:left w:val="none" w:sz="0" w:space="0" w:color="auto"/>
        <w:bottom w:val="none" w:sz="0" w:space="0" w:color="auto"/>
        <w:right w:val="none" w:sz="0" w:space="0" w:color="auto"/>
      </w:divBdr>
    </w:div>
    <w:div w:id="1138382098">
      <w:marLeft w:val="0"/>
      <w:marRight w:val="0"/>
      <w:marTop w:val="0"/>
      <w:marBottom w:val="0"/>
      <w:divBdr>
        <w:top w:val="none" w:sz="0" w:space="0" w:color="auto"/>
        <w:left w:val="none" w:sz="0" w:space="0" w:color="auto"/>
        <w:bottom w:val="none" w:sz="0" w:space="0" w:color="auto"/>
        <w:right w:val="none" w:sz="0" w:space="0" w:color="auto"/>
      </w:divBdr>
    </w:div>
    <w:div w:id="1138497543">
      <w:marLeft w:val="0"/>
      <w:marRight w:val="0"/>
      <w:marTop w:val="0"/>
      <w:marBottom w:val="0"/>
      <w:divBdr>
        <w:top w:val="none" w:sz="0" w:space="0" w:color="auto"/>
        <w:left w:val="none" w:sz="0" w:space="0" w:color="auto"/>
        <w:bottom w:val="none" w:sz="0" w:space="0" w:color="auto"/>
        <w:right w:val="none" w:sz="0" w:space="0" w:color="auto"/>
      </w:divBdr>
    </w:div>
    <w:div w:id="1138648741">
      <w:marLeft w:val="0"/>
      <w:marRight w:val="0"/>
      <w:marTop w:val="0"/>
      <w:marBottom w:val="0"/>
      <w:divBdr>
        <w:top w:val="none" w:sz="0" w:space="0" w:color="auto"/>
        <w:left w:val="none" w:sz="0" w:space="0" w:color="auto"/>
        <w:bottom w:val="none" w:sz="0" w:space="0" w:color="auto"/>
        <w:right w:val="none" w:sz="0" w:space="0" w:color="auto"/>
      </w:divBdr>
    </w:div>
    <w:div w:id="1138764360">
      <w:marLeft w:val="0"/>
      <w:marRight w:val="0"/>
      <w:marTop w:val="0"/>
      <w:marBottom w:val="0"/>
      <w:divBdr>
        <w:top w:val="none" w:sz="0" w:space="0" w:color="auto"/>
        <w:left w:val="none" w:sz="0" w:space="0" w:color="auto"/>
        <w:bottom w:val="none" w:sz="0" w:space="0" w:color="auto"/>
        <w:right w:val="none" w:sz="0" w:space="0" w:color="auto"/>
      </w:divBdr>
    </w:div>
    <w:div w:id="1138958922">
      <w:marLeft w:val="0"/>
      <w:marRight w:val="0"/>
      <w:marTop w:val="0"/>
      <w:marBottom w:val="0"/>
      <w:divBdr>
        <w:top w:val="none" w:sz="0" w:space="0" w:color="auto"/>
        <w:left w:val="none" w:sz="0" w:space="0" w:color="auto"/>
        <w:bottom w:val="none" w:sz="0" w:space="0" w:color="auto"/>
        <w:right w:val="none" w:sz="0" w:space="0" w:color="auto"/>
      </w:divBdr>
    </w:div>
    <w:div w:id="1138960597">
      <w:marLeft w:val="0"/>
      <w:marRight w:val="0"/>
      <w:marTop w:val="0"/>
      <w:marBottom w:val="0"/>
      <w:divBdr>
        <w:top w:val="none" w:sz="0" w:space="0" w:color="auto"/>
        <w:left w:val="none" w:sz="0" w:space="0" w:color="auto"/>
        <w:bottom w:val="none" w:sz="0" w:space="0" w:color="auto"/>
        <w:right w:val="none" w:sz="0" w:space="0" w:color="auto"/>
      </w:divBdr>
    </w:div>
    <w:div w:id="1138962031">
      <w:marLeft w:val="0"/>
      <w:marRight w:val="0"/>
      <w:marTop w:val="0"/>
      <w:marBottom w:val="0"/>
      <w:divBdr>
        <w:top w:val="none" w:sz="0" w:space="0" w:color="auto"/>
        <w:left w:val="none" w:sz="0" w:space="0" w:color="auto"/>
        <w:bottom w:val="none" w:sz="0" w:space="0" w:color="auto"/>
        <w:right w:val="none" w:sz="0" w:space="0" w:color="auto"/>
      </w:divBdr>
    </w:div>
    <w:div w:id="1139033467">
      <w:bodyDiv w:val="1"/>
      <w:marLeft w:val="0"/>
      <w:marRight w:val="0"/>
      <w:marTop w:val="0"/>
      <w:marBottom w:val="0"/>
      <w:divBdr>
        <w:top w:val="none" w:sz="0" w:space="0" w:color="auto"/>
        <w:left w:val="none" w:sz="0" w:space="0" w:color="auto"/>
        <w:bottom w:val="none" w:sz="0" w:space="0" w:color="auto"/>
        <w:right w:val="none" w:sz="0" w:space="0" w:color="auto"/>
      </w:divBdr>
    </w:div>
    <w:div w:id="1139104797">
      <w:marLeft w:val="0"/>
      <w:marRight w:val="0"/>
      <w:marTop w:val="0"/>
      <w:marBottom w:val="0"/>
      <w:divBdr>
        <w:top w:val="none" w:sz="0" w:space="0" w:color="auto"/>
        <w:left w:val="none" w:sz="0" w:space="0" w:color="auto"/>
        <w:bottom w:val="none" w:sz="0" w:space="0" w:color="auto"/>
        <w:right w:val="none" w:sz="0" w:space="0" w:color="auto"/>
      </w:divBdr>
    </w:div>
    <w:div w:id="1139222118">
      <w:marLeft w:val="0"/>
      <w:marRight w:val="0"/>
      <w:marTop w:val="0"/>
      <w:marBottom w:val="0"/>
      <w:divBdr>
        <w:top w:val="none" w:sz="0" w:space="0" w:color="auto"/>
        <w:left w:val="none" w:sz="0" w:space="0" w:color="auto"/>
        <w:bottom w:val="none" w:sz="0" w:space="0" w:color="auto"/>
        <w:right w:val="none" w:sz="0" w:space="0" w:color="auto"/>
      </w:divBdr>
    </w:div>
    <w:div w:id="1139226024">
      <w:marLeft w:val="0"/>
      <w:marRight w:val="0"/>
      <w:marTop w:val="0"/>
      <w:marBottom w:val="0"/>
      <w:divBdr>
        <w:top w:val="none" w:sz="0" w:space="0" w:color="auto"/>
        <w:left w:val="none" w:sz="0" w:space="0" w:color="auto"/>
        <w:bottom w:val="none" w:sz="0" w:space="0" w:color="auto"/>
        <w:right w:val="none" w:sz="0" w:space="0" w:color="auto"/>
      </w:divBdr>
    </w:div>
    <w:div w:id="1139297418">
      <w:marLeft w:val="0"/>
      <w:marRight w:val="0"/>
      <w:marTop w:val="0"/>
      <w:marBottom w:val="0"/>
      <w:divBdr>
        <w:top w:val="none" w:sz="0" w:space="0" w:color="auto"/>
        <w:left w:val="none" w:sz="0" w:space="0" w:color="auto"/>
        <w:bottom w:val="none" w:sz="0" w:space="0" w:color="auto"/>
        <w:right w:val="none" w:sz="0" w:space="0" w:color="auto"/>
      </w:divBdr>
    </w:div>
    <w:div w:id="1139347042">
      <w:marLeft w:val="0"/>
      <w:marRight w:val="0"/>
      <w:marTop w:val="0"/>
      <w:marBottom w:val="0"/>
      <w:divBdr>
        <w:top w:val="none" w:sz="0" w:space="0" w:color="auto"/>
        <w:left w:val="none" w:sz="0" w:space="0" w:color="auto"/>
        <w:bottom w:val="none" w:sz="0" w:space="0" w:color="auto"/>
        <w:right w:val="none" w:sz="0" w:space="0" w:color="auto"/>
      </w:divBdr>
    </w:div>
    <w:div w:id="1139421991">
      <w:marLeft w:val="0"/>
      <w:marRight w:val="0"/>
      <w:marTop w:val="0"/>
      <w:marBottom w:val="0"/>
      <w:divBdr>
        <w:top w:val="none" w:sz="0" w:space="0" w:color="auto"/>
        <w:left w:val="none" w:sz="0" w:space="0" w:color="auto"/>
        <w:bottom w:val="none" w:sz="0" w:space="0" w:color="auto"/>
        <w:right w:val="none" w:sz="0" w:space="0" w:color="auto"/>
      </w:divBdr>
    </w:div>
    <w:div w:id="1139490525">
      <w:marLeft w:val="0"/>
      <w:marRight w:val="0"/>
      <w:marTop w:val="0"/>
      <w:marBottom w:val="0"/>
      <w:divBdr>
        <w:top w:val="none" w:sz="0" w:space="0" w:color="auto"/>
        <w:left w:val="none" w:sz="0" w:space="0" w:color="auto"/>
        <w:bottom w:val="none" w:sz="0" w:space="0" w:color="auto"/>
        <w:right w:val="none" w:sz="0" w:space="0" w:color="auto"/>
      </w:divBdr>
    </w:div>
    <w:div w:id="1139499633">
      <w:marLeft w:val="0"/>
      <w:marRight w:val="0"/>
      <w:marTop w:val="0"/>
      <w:marBottom w:val="0"/>
      <w:divBdr>
        <w:top w:val="none" w:sz="0" w:space="0" w:color="auto"/>
        <w:left w:val="none" w:sz="0" w:space="0" w:color="auto"/>
        <w:bottom w:val="none" w:sz="0" w:space="0" w:color="auto"/>
        <w:right w:val="none" w:sz="0" w:space="0" w:color="auto"/>
      </w:divBdr>
    </w:div>
    <w:div w:id="1139540401">
      <w:marLeft w:val="0"/>
      <w:marRight w:val="0"/>
      <w:marTop w:val="0"/>
      <w:marBottom w:val="0"/>
      <w:divBdr>
        <w:top w:val="none" w:sz="0" w:space="0" w:color="auto"/>
        <w:left w:val="none" w:sz="0" w:space="0" w:color="auto"/>
        <w:bottom w:val="none" w:sz="0" w:space="0" w:color="auto"/>
        <w:right w:val="none" w:sz="0" w:space="0" w:color="auto"/>
      </w:divBdr>
    </w:div>
    <w:div w:id="1139686944">
      <w:marLeft w:val="0"/>
      <w:marRight w:val="0"/>
      <w:marTop w:val="0"/>
      <w:marBottom w:val="0"/>
      <w:divBdr>
        <w:top w:val="none" w:sz="0" w:space="0" w:color="auto"/>
        <w:left w:val="none" w:sz="0" w:space="0" w:color="auto"/>
        <w:bottom w:val="none" w:sz="0" w:space="0" w:color="auto"/>
        <w:right w:val="none" w:sz="0" w:space="0" w:color="auto"/>
      </w:divBdr>
    </w:div>
    <w:div w:id="1139691630">
      <w:marLeft w:val="0"/>
      <w:marRight w:val="0"/>
      <w:marTop w:val="0"/>
      <w:marBottom w:val="0"/>
      <w:divBdr>
        <w:top w:val="none" w:sz="0" w:space="0" w:color="auto"/>
        <w:left w:val="none" w:sz="0" w:space="0" w:color="auto"/>
        <w:bottom w:val="none" w:sz="0" w:space="0" w:color="auto"/>
        <w:right w:val="none" w:sz="0" w:space="0" w:color="auto"/>
      </w:divBdr>
    </w:div>
    <w:div w:id="1140001015">
      <w:marLeft w:val="0"/>
      <w:marRight w:val="0"/>
      <w:marTop w:val="0"/>
      <w:marBottom w:val="0"/>
      <w:divBdr>
        <w:top w:val="none" w:sz="0" w:space="0" w:color="auto"/>
        <w:left w:val="none" w:sz="0" w:space="0" w:color="auto"/>
        <w:bottom w:val="none" w:sz="0" w:space="0" w:color="auto"/>
        <w:right w:val="none" w:sz="0" w:space="0" w:color="auto"/>
      </w:divBdr>
    </w:div>
    <w:div w:id="1140030313">
      <w:marLeft w:val="0"/>
      <w:marRight w:val="0"/>
      <w:marTop w:val="0"/>
      <w:marBottom w:val="0"/>
      <w:divBdr>
        <w:top w:val="none" w:sz="0" w:space="0" w:color="auto"/>
        <w:left w:val="none" w:sz="0" w:space="0" w:color="auto"/>
        <w:bottom w:val="none" w:sz="0" w:space="0" w:color="auto"/>
        <w:right w:val="none" w:sz="0" w:space="0" w:color="auto"/>
      </w:divBdr>
    </w:div>
    <w:div w:id="1140071588">
      <w:marLeft w:val="0"/>
      <w:marRight w:val="0"/>
      <w:marTop w:val="0"/>
      <w:marBottom w:val="0"/>
      <w:divBdr>
        <w:top w:val="none" w:sz="0" w:space="0" w:color="auto"/>
        <w:left w:val="none" w:sz="0" w:space="0" w:color="auto"/>
        <w:bottom w:val="none" w:sz="0" w:space="0" w:color="auto"/>
        <w:right w:val="none" w:sz="0" w:space="0" w:color="auto"/>
      </w:divBdr>
    </w:div>
    <w:div w:id="1140150308">
      <w:marLeft w:val="0"/>
      <w:marRight w:val="0"/>
      <w:marTop w:val="0"/>
      <w:marBottom w:val="0"/>
      <w:divBdr>
        <w:top w:val="none" w:sz="0" w:space="0" w:color="auto"/>
        <w:left w:val="none" w:sz="0" w:space="0" w:color="auto"/>
        <w:bottom w:val="none" w:sz="0" w:space="0" w:color="auto"/>
        <w:right w:val="none" w:sz="0" w:space="0" w:color="auto"/>
      </w:divBdr>
    </w:div>
    <w:div w:id="1140152151">
      <w:marLeft w:val="0"/>
      <w:marRight w:val="0"/>
      <w:marTop w:val="0"/>
      <w:marBottom w:val="0"/>
      <w:divBdr>
        <w:top w:val="none" w:sz="0" w:space="0" w:color="auto"/>
        <w:left w:val="none" w:sz="0" w:space="0" w:color="auto"/>
        <w:bottom w:val="none" w:sz="0" w:space="0" w:color="auto"/>
        <w:right w:val="none" w:sz="0" w:space="0" w:color="auto"/>
      </w:divBdr>
    </w:div>
    <w:div w:id="1140267007">
      <w:marLeft w:val="0"/>
      <w:marRight w:val="0"/>
      <w:marTop w:val="0"/>
      <w:marBottom w:val="0"/>
      <w:divBdr>
        <w:top w:val="none" w:sz="0" w:space="0" w:color="auto"/>
        <w:left w:val="none" w:sz="0" w:space="0" w:color="auto"/>
        <w:bottom w:val="none" w:sz="0" w:space="0" w:color="auto"/>
        <w:right w:val="none" w:sz="0" w:space="0" w:color="auto"/>
      </w:divBdr>
    </w:div>
    <w:div w:id="1140270499">
      <w:marLeft w:val="0"/>
      <w:marRight w:val="0"/>
      <w:marTop w:val="0"/>
      <w:marBottom w:val="0"/>
      <w:divBdr>
        <w:top w:val="none" w:sz="0" w:space="0" w:color="auto"/>
        <w:left w:val="none" w:sz="0" w:space="0" w:color="auto"/>
        <w:bottom w:val="none" w:sz="0" w:space="0" w:color="auto"/>
        <w:right w:val="none" w:sz="0" w:space="0" w:color="auto"/>
      </w:divBdr>
    </w:div>
    <w:div w:id="1140420784">
      <w:marLeft w:val="0"/>
      <w:marRight w:val="0"/>
      <w:marTop w:val="0"/>
      <w:marBottom w:val="0"/>
      <w:divBdr>
        <w:top w:val="none" w:sz="0" w:space="0" w:color="auto"/>
        <w:left w:val="none" w:sz="0" w:space="0" w:color="auto"/>
        <w:bottom w:val="none" w:sz="0" w:space="0" w:color="auto"/>
        <w:right w:val="none" w:sz="0" w:space="0" w:color="auto"/>
      </w:divBdr>
    </w:div>
    <w:div w:id="1140539167">
      <w:marLeft w:val="0"/>
      <w:marRight w:val="0"/>
      <w:marTop w:val="0"/>
      <w:marBottom w:val="0"/>
      <w:divBdr>
        <w:top w:val="none" w:sz="0" w:space="0" w:color="auto"/>
        <w:left w:val="none" w:sz="0" w:space="0" w:color="auto"/>
        <w:bottom w:val="none" w:sz="0" w:space="0" w:color="auto"/>
        <w:right w:val="none" w:sz="0" w:space="0" w:color="auto"/>
      </w:divBdr>
    </w:div>
    <w:div w:id="1140617143">
      <w:marLeft w:val="0"/>
      <w:marRight w:val="0"/>
      <w:marTop w:val="0"/>
      <w:marBottom w:val="0"/>
      <w:divBdr>
        <w:top w:val="none" w:sz="0" w:space="0" w:color="auto"/>
        <w:left w:val="none" w:sz="0" w:space="0" w:color="auto"/>
        <w:bottom w:val="none" w:sz="0" w:space="0" w:color="auto"/>
        <w:right w:val="none" w:sz="0" w:space="0" w:color="auto"/>
      </w:divBdr>
    </w:div>
    <w:div w:id="1140801739">
      <w:marLeft w:val="0"/>
      <w:marRight w:val="0"/>
      <w:marTop w:val="0"/>
      <w:marBottom w:val="0"/>
      <w:divBdr>
        <w:top w:val="none" w:sz="0" w:space="0" w:color="auto"/>
        <w:left w:val="none" w:sz="0" w:space="0" w:color="auto"/>
        <w:bottom w:val="none" w:sz="0" w:space="0" w:color="auto"/>
        <w:right w:val="none" w:sz="0" w:space="0" w:color="auto"/>
      </w:divBdr>
    </w:div>
    <w:div w:id="1140801779">
      <w:marLeft w:val="0"/>
      <w:marRight w:val="0"/>
      <w:marTop w:val="0"/>
      <w:marBottom w:val="0"/>
      <w:divBdr>
        <w:top w:val="none" w:sz="0" w:space="0" w:color="auto"/>
        <w:left w:val="none" w:sz="0" w:space="0" w:color="auto"/>
        <w:bottom w:val="none" w:sz="0" w:space="0" w:color="auto"/>
        <w:right w:val="none" w:sz="0" w:space="0" w:color="auto"/>
      </w:divBdr>
    </w:div>
    <w:div w:id="1140803848">
      <w:marLeft w:val="0"/>
      <w:marRight w:val="0"/>
      <w:marTop w:val="0"/>
      <w:marBottom w:val="0"/>
      <w:divBdr>
        <w:top w:val="none" w:sz="0" w:space="0" w:color="auto"/>
        <w:left w:val="none" w:sz="0" w:space="0" w:color="auto"/>
        <w:bottom w:val="none" w:sz="0" w:space="0" w:color="auto"/>
        <w:right w:val="none" w:sz="0" w:space="0" w:color="auto"/>
      </w:divBdr>
    </w:div>
    <w:div w:id="1140805882">
      <w:bodyDiv w:val="1"/>
      <w:marLeft w:val="0"/>
      <w:marRight w:val="0"/>
      <w:marTop w:val="0"/>
      <w:marBottom w:val="0"/>
      <w:divBdr>
        <w:top w:val="none" w:sz="0" w:space="0" w:color="auto"/>
        <w:left w:val="none" w:sz="0" w:space="0" w:color="auto"/>
        <w:bottom w:val="none" w:sz="0" w:space="0" w:color="auto"/>
        <w:right w:val="none" w:sz="0" w:space="0" w:color="auto"/>
      </w:divBdr>
    </w:div>
    <w:div w:id="1140806454">
      <w:marLeft w:val="0"/>
      <w:marRight w:val="0"/>
      <w:marTop w:val="0"/>
      <w:marBottom w:val="0"/>
      <w:divBdr>
        <w:top w:val="none" w:sz="0" w:space="0" w:color="auto"/>
        <w:left w:val="none" w:sz="0" w:space="0" w:color="auto"/>
        <w:bottom w:val="none" w:sz="0" w:space="0" w:color="auto"/>
        <w:right w:val="none" w:sz="0" w:space="0" w:color="auto"/>
      </w:divBdr>
    </w:div>
    <w:div w:id="1140881724">
      <w:marLeft w:val="0"/>
      <w:marRight w:val="0"/>
      <w:marTop w:val="0"/>
      <w:marBottom w:val="0"/>
      <w:divBdr>
        <w:top w:val="none" w:sz="0" w:space="0" w:color="auto"/>
        <w:left w:val="none" w:sz="0" w:space="0" w:color="auto"/>
        <w:bottom w:val="none" w:sz="0" w:space="0" w:color="auto"/>
        <w:right w:val="none" w:sz="0" w:space="0" w:color="auto"/>
      </w:divBdr>
    </w:div>
    <w:div w:id="1140920970">
      <w:marLeft w:val="0"/>
      <w:marRight w:val="0"/>
      <w:marTop w:val="0"/>
      <w:marBottom w:val="0"/>
      <w:divBdr>
        <w:top w:val="none" w:sz="0" w:space="0" w:color="auto"/>
        <w:left w:val="none" w:sz="0" w:space="0" w:color="auto"/>
        <w:bottom w:val="none" w:sz="0" w:space="0" w:color="auto"/>
        <w:right w:val="none" w:sz="0" w:space="0" w:color="auto"/>
      </w:divBdr>
    </w:div>
    <w:div w:id="1140927650">
      <w:marLeft w:val="0"/>
      <w:marRight w:val="0"/>
      <w:marTop w:val="0"/>
      <w:marBottom w:val="0"/>
      <w:divBdr>
        <w:top w:val="none" w:sz="0" w:space="0" w:color="auto"/>
        <w:left w:val="none" w:sz="0" w:space="0" w:color="auto"/>
        <w:bottom w:val="none" w:sz="0" w:space="0" w:color="auto"/>
        <w:right w:val="none" w:sz="0" w:space="0" w:color="auto"/>
      </w:divBdr>
    </w:div>
    <w:div w:id="1141073946">
      <w:marLeft w:val="0"/>
      <w:marRight w:val="0"/>
      <w:marTop w:val="0"/>
      <w:marBottom w:val="0"/>
      <w:divBdr>
        <w:top w:val="none" w:sz="0" w:space="0" w:color="auto"/>
        <w:left w:val="none" w:sz="0" w:space="0" w:color="auto"/>
        <w:bottom w:val="none" w:sz="0" w:space="0" w:color="auto"/>
        <w:right w:val="none" w:sz="0" w:space="0" w:color="auto"/>
      </w:divBdr>
    </w:div>
    <w:div w:id="1141077828">
      <w:marLeft w:val="0"/>
      <w:marRight w:val="0"/>
      <w:marTop w:val="0"/>
      <w:marBottom w:val="0"/>
      <w:divBdr>
        <w:top w:val="none" w:sz="0" w:space="0" w:color="auto"/>
        <w:left w:val="none" w:sz="0" w:space="0" w:color="auto"/>
        <w:bottom w:val="none" w:sz="0" w:space="0" w:color="auto"/>
        <w:right w:val="none" w:sz="0" w:space="0" w:color="auto"/>
      </w:divBdr>
    </w:div>
    <w:div w:id="1141113734">
      <w:marLeft w:val="0"/>
      <w:marRight w:val="0"/>
      <w:marTop w:val="0"/>
      <w:marBottom w:val="0"/>
      <w:divBdr>
        <w:top w:val="none" w:sz="0" w:space="0" w:color="auto"/>
        <w:left w:val="none" w:sz="0" w:space="0" w:color="auto"/>
        <w:bottom w:val="none" w:sz="0" w:space="0" w:color="auto"/>
        <w:right w:val="none" w:sz="0" w:space="0" w:color="auto"/>
      </w:divBdr>
    </w:div>
    <w:div w:id="1141263776">
      <w:bodyDiv w:val="1"/>
      <w:marLeft w:val="0"/>
      <w:marRight w:val="0"/>
      <w:marTop w:val="0"/>
      <w:marBottom w:val="0"/>
      <w:divBdr>
        <w:top w:val="none" w:sz="0" w:space="0" w:color="auto"/>
        <w:left w:val="none" w:sz="0" w:space="0" w:color="auto"/>
        <w:bottom w:val="none" w:sz="0" w:space="0" w:color="auto"/>
        <w:right w:val="none" w:sz="0" w:space="0" w:color="auto"/>
      </w:divBdr>
    </w:div>
    <w:div w:id="1141340150">
      <w:marLeft w:val="0"/>
      <w:marRight w:val="0"/>
      <w:marTop w:val="0"/>
      <w:marBottom w:val="0"/>
      <w:divBdr>
        <w:top w:val="none" w:sz="0" w:space="0" w:color="auto"/>
        <w:left w:val="none" w:sz="0" w:space="0" w:color="auto"/>
        <w:bottom w:val="none" w:sz="0" w:space="0" w:color="auto"/>
        <w:right w:val="none" w:sz="0" w:space="0" w:color="auto"/>
      </w:divBdr>
    </w:div>
    <w:div w:id="1141340767">
      <w:marLeft w:val="0"/>
      <w:marRight w:val="0"/>
      <w:marTop w:val="0"/>
      <w:marBottom w:val="0"/>
      <w:divBdr>
        <w:top w:val="none" w:sz="0" w:space="0" w:color="auto"/>
        <w:left w:val="none" w:sz="0" w:space="0" w:color="auto"/>
        <w:bottom w:val="none" w:sz="0" w:space="0" w:color="auto"/>
        <w:right w:val="none" w:sz="0" w:space="0" w:color="auto"/>
      </w:divBdr>
    </w:div>
    <w:div w:id="1141385949">
      <w:marLeft w:val="0"/>
      <w:marRight w:val="0"/>
      <w:marTop w:val="0"/>
      <w:marBottom w:val="0"/>
      <w:divBdr>
        <w:top w:val="none" w:sz="0" w:space="0" w:color="auto"/>
        <w:left w:val="none" w:sz="0" w:space="0" w:color="auto"/>
        <w:bottom w:val="none" w:sz="0" w:space="0" w:color="auto"/>
        <w:right w:val="none" w:sz="0" w:space="0" w:color="auto"/>
      </w:divBdr>
    </w:div>
    <w:div w:id="1141390225">
      <w:marLeft w:val="0"/>
      <w:marRight w:val="0"/>
      <w:marTop w:val="0"/>
      <w:marBottom w:val="0"/>
      <w:divBdr>
        <w:top w:val="none" w:sz="0" w:space="0" w:color="auto"/>
        <w:left w:val="none" w:sz="0" w:space="0" w:color="auto"/>
        <w:bottom w:val="none" w:sz="0" w:space="0" w:color="auto"/>
        <w:right w:val="none" w:sz="0" w:space="0" w:color="auto"/>
      </w:divBdr>
    </w:div>
    <w:div w:id="1141537473">
      <w:marLeft w:val="0"/>
      <w:marRight w:val="0"/>
      <w:marTop w:val="0"/>
      <w:marBottom w:val="0"/>
      <w:divBdr>
        <w:top w:val="none" w:sz="0" w:space="0" w:color="auto"/>
        <w:left w:val="none" w:sz="0" w:space="0" w:color="auto"/>
        <w:bottom w:val="none" w:sz="0" w:space="0" w:color="auto"/>
        <w:right w:val="none" w:sz="0" w:space="0" w:color="auto"/>
      </w:divBdr>
    </w:div>
    <w:div w:id="1141575384">
      <w:marLeft w:val="0"/>
      <w:marRight w:val="0"/>
      <w:marTop w:val="0"/>
      <w:marBottom w:val="0"/>
      <w:divBdr>
        <w:top w:val="none" w:sz="0" w:space="0" w:color="auto"/>
        <w:left w:val="none" w:sz="0" w:space="0" w:color="auto"/>
        <w:bottom w:val="none" w:sz="0" w:space="0" w:color="auto"/>
        <w:right w:val="none" w:sz="0" w:space="0" w:color="auto"/>
      </w:divBdr>
    </w:div>
    <w:div w:id="1141655154">
      <w:marLeft w:val="0"/>
      <w:marRight w:val="0"/>
      <w:marTop w:val="0"/>
      <w:marBottom w:val="0"/>
      <w:divBdr>
        <w:top w:val="none" w:sz="0" w:space="0" w:color="auto"/>
        <w:left w:val="none" w:sz="0" w:space="0" w:color="auto"/>
        <w:bottom w:val="none" w:sz="0" w:space="0" w:color="auto"/>
        <w:right w:val="none" w:sz="0" w:space="0" w:color="auto"/>
      </w:divBdr>
    </w:div>
    <w:div w:id="1141729323">
      <w:marLeft w:val="0"/>
      <w:marRight w:val="0"/>
      <w:marTop w:val="0"/>
      <w:marBottom w:val="0"/>
      <w:divBdr>
        <w:top w:val="none" w:sz="0" w:space="0" w:color="auto"/>
        <w:left w:val="none" w:sz="0" w:space="0" w:color="auto"/>
        <w:bottom w:val="none" w:sz="0" w:space="0" w:color="auto"/>
        <w:right w:val="none" w:sz="0" w:space="0" w:color="auto"/>
      </w:divBdr>
    </w:div>
    <w:div w:id="1141775033">
      <w:marLeft w:val="0"/>
      <w:marRight w:val="0"/>
      <w:marTop w:val="0"/>
      <w:marBottom w:val="0"/>
      <w:divBdr>
        <w:top w:val="none" w:sz="0" w:space="0" w:color="auto"/>
        <w:left w:val="none" w:sz="0" w:space="0" w:color="auto"/>
        <w:bottom w:val="none" w:sz="0" w:space="0" w:color="auto"/>
        <w:right w:val="none" w:sz="0" w:space="0" w:color="auto"/>
      </w:divBdr>
    </w:div>
    <w:div w:id="1141843536">
      <w:marLeft w:val="0"/>
      <w:marRight w:val="0"/>
      <w:marTop w:val="0"/>
      <w:marBottom w:val="0"/>
      <w:divBdr>
        <w:top w:val="none" w:sz="0" w:space="0" w:color="auto"/>
        <w:left w:val="none" w:sz="0" w:space="0" w:color="auto"/>
        <w:bottom w:val="none" w:sz="0" w:space="0" w:color="auto"/>
        <w:right w:val="none" w:sz="0" w:space="0" w:color="auto"/>
      </w:divBdr>
    </w:div>
    <w:div w:id="1141845763">
      <w:marLeft w:val="0"/>
      <w:marRight w:val="0"/>
      <w:marTop w:val="0"/>
      <w:marBottom w:val="0"/>
      <w:divBdr>
        <w:top w:val="none" w:sz="0" w:space="0" w:color="auto"/>
        <w:left w:val="none" w:sz="0" w:space="0" w:color="auto"/>
        <w:bottom w:val="none" w:sz="0" w:space="0" w:color="auto"/>
        <w:right w:val="none" w:sz="0" w:space="0" w:color="auto"/>
      </w:divBdr>
    </w:div>
    <w:div w:id="1141925519">
      <w:marLeft w:val="0"/>
      <w:marRight w:val="0"/>
      <w:marTop w:val="0"/>
      <w:marBottom w:val="0"/>
      <w:divBdr>
        <w:top w:val="none" w:sz="0" w:space="0" w:color="auto"/>
        <w:left w:val="none" w:sz="0" w:space="0" w:color="auto"/>
        <w:bottom w:val="none" w:sz="0" w:space="0" w:color="auto"/>
        <w:right w:val="none" w:sz="0" w:space="0" w:color="auto"/>
      </w:divBdr>
    </w:div>
    <w:div w:id="1141926275">
      <w:marLeft w:val="0"/>
      <w:marRight w:val="0"/>
      <w:marTop w:val="0"/>
      <w:marBottom w:val="0"/>
      <w:divBdr>
        <w:top w:val="none" w:sz="0" w:space="0" w:color="auto"/>
        <w:left w:val="none" w:sz="0" w:space="0" w:color="auto"/>
        <w:bottom w:val="none" w:sz="0" w:space="0" w:color="auto"/>
        <w:right w:val="none" w:sz="0" w:space="0" w:color="auto"/>
      </w:divBdr>
    </w:div>
    <w:div w:id="1141926770">
      <w:marLeft w:val="0"/>
      <w:marRight w:val="0"/>
      <w:marTop w:val="0"/>
      <w:marBottom w:val="0"/>
      <w:divBdr>
        <w:top w:val="none" w:sz="0" w:space="0" w:color="auto"/>
        <w:left w:val="none" w:sz="0" w:space="0" w:color="auto"/>
        <w:bottom w:val="none" w:sz="0" w:space="0" w:color="auto"/>
        <w:right w:val="none" w:sz="0" w:space="0" w:color="auto"/>
      </w:divBdr>
    </w:div>
    <w:div w:id="1141970286">
      <w:marLeft w:val="0"/>
      <w:marRight w:val="0"/>
      <w:marTop w:val="0"/>
      <w:marBottom w:val="0"/>
      <w:divBdr>
        <w:top w:val="none" w:sz="0" w:space="0" w:color="auto"/>
        <w:left w:val="none" w:sz="0" w:space="0" w:color="auto"/>
        <w:bottom w:val="none" w:sz="0" w:space="0" w:color="auto"/>
        <w:right w:val="none" w:sz="0" w:space="0" w:color="auto"/>
      </w:divBdr>
    </w:div>
    <w:div w:id="1142039973">
      <w:marLeft w:val="0"/>
      <w:marRight w:val="0"/>
      <w:marTop w:val="0"/>
      <w:marBottom w:val="0"/>
      <w:divBdr>
        <w:top w:val="none" w:sz="0" w:space="0" w:color="auto"/>
        <w:left w:val="none" w:sz="0" w:space="0" w:color="auto"/>
        <w:bottom w:val="none" w:sz="0" w:space="0" w:color="auto"/>
        <w:right w:val="none" w:sz="0" w:space="0" w:color="auto"/>
      </w:divBdr>
    </w:div>
    <w:div w:id="1142114181">
      <w:marLeft w:val="0"/>
      <w:marRight w:val="0"/>
      <w:marTop w:val="0"/>
      <w:marBottom w:val="0"/>
      <w:divBdr>
        <w:top w:val="none" w:sz="0" w:space="0" w:color="auto"/>
        <w:left w:val="none" w:sz="0" w:space="0" w:color="auto"/>
        <w:bottom w:val="none" w:sz="0" w:space="0" w:color="auto"/>
        <w:right w:val="none" w:sz="0" w:space="0" w:color="auto"/>
      </w:divBdr>
    </w:div>
    <w:div w:id="1142187491">
      <w:marLeft w:val="0"/>
      <w:marRight w:val="0"/>
      <w:marTop w:val="0"/>
      <w:marBottom w:val="0"/>
      <w:divBdr>
        <w:top w:val="none" w:sz="0" w:space="0" w:color="auto"/>
        <w:left w:val="none" w:sz="0" w:space="0" w:color="auto"/>
        <w:bottom w:val="none" w:sz="0" w:space="0" w:color="auto"/>
        <w:right w:val="none" w:sz="0" w:space="0" w:color="auto"/>
      </w:divBdr>
    </w:div>
    <w:div w:id="1142229844">
      <w:marLeft w:val="0"/>
      <w:marRight w:val="0"/>
      <w:marTop w:val="0"/>
      <w:marBottom w:val="0"/>
      <w:divBdr>
        <w:top w:val="none" w:sz="0" w:space="0" w:color="auto"/>
        <w:left w:val="none" w:sz="0" w:space="0" w:color="auto"/>
        <w:bottom w:val="none" w:sz="0" w:space="0" w:color="auto"/>
        <w:right w:val="none" w:sz="0" w:space="0" w:color="auto"/>
      </w:divBdr>
    </w:div>
    <w:div w:id="1142230774">
      <w:marLeft w:val="0"/>
      <w:marRight w:val="0"/>
      <w:marTop w:val="0"/>
      <w:marBottom w:val="0"/>
      <w:divBdr>
        <w:top w:val="none" w:sz="0" w:space="0" w:color="auto"/>
        <w:left w:val="none" w:sz="0" w:space="0" w:color="auto"/>
        <w:bottom w:val="none" w:sz="0" w:space="0" w:color="auto"/>
        <w:right w:val="none" w:sz="0" w:space="0" w:color="auto"/>
      </w:divBdr>
    </w:div>
    <w:div w:id="1142234328">
      <w:marLeft w:val="0"/>
      <w:marRight w:val="0"/>
      <w:marTop w:val="0"/>
      <w:marBottom w:val="0"/>
      <w:divBdr>
        <w:top w:val="none" w:sz="0" w:space="0" w:color="auto"/>
        <w:left w:val="none" w:sz="0" w:space="0" w:color="auto"/>
        <w:bottom w:val="none" w:sz="0" w:space="0" w:color="auto"/>
        <w:right w:val="none" w:sz="0" w:space="0" w:color="auto"/>
      </w:divBdr>
    </w:div>
    <w:div w:id="1142380302">
      <w:marLeft w:val="0"/>
      <w:marRight w:val="0"/>
      <w:marTop w:val="0"/>
      <w:marBottom w:val="0"/>
      <w:divBdr>
        <w:top w:val="none" w:sz="0" w:space="0" w:color="auto"/>
        <w:left w:val="none" w:sz="0" w:space="0" w:color="auto"/>
        <w:bottom w:val="none" w:sz="0" w:space="0" w:color="auto"/>
        <w:right w:val="none" w:sz="0" w:space="0" w:color="auto"/>
      </w:divBdr>
    </w:div>
    <w:div w:id="1142384660">
      <w:marLeft w:val="0"/>
      <w:marRight w:val="0"/>
      <w:marTop w:val="0"/>
      <w:marBottom w:val="0"/>
      <w:divBdr>
        <w:top w:val="none" w:sz="0" w:space="0" w:color="auto"/>
        <w:left w:val="none" w:sz="0" w:space="0" w:color="auto"/>
        <w:bottom w:val="none" w:sz="0" w:space="0" w:color="auto"/>
        <w:right w:val="none" w:sz="0" w:space="0" w:color="auto"/>
      </w:divBdr>
    </w:div>
    <w:div w:id="1142430293">
      <w:marLeft w:val="0"/>
      <w:marRight w:val="0"/>
      <w:marTop w:val="0"/>
      <w:marBottom w:val="0"/>
      <w:divBdr>
        <w:top w:val="none" w:sz="0" w:space="0" w:color="auto"/>
        <w:left w:val="none" w:sz="0" w:space="0" w:color="auto"/>
        <w:bottom w:val="none" w:sz="0" w:space="0" w:color="auto"/>
        <w:right w:val="none" w:sz="0" w:space="0" w:color="auto"/>
      </w:divBdr>
    </w:div>
    <w:div w:id="1142456042">
      <w:marLeft w:val="0"/>
      <w:marRight w:val="0"/>
      <w:marTop w:val="0"/>
      <w:marBottom w:val="0"/>
      <w:divBdr>
        <w:top w:val="none" w:sz="0" w:space="0" w:color="auto"/>
        <w:left w:val="none" w:sz="0" w:space="0" w:color="auto"/>
        <w:bottom w:val="none" w:sz="0" w:space="0" w:color="auto"/>
        <w:right w:val="none" w:sz="0" w:space="0" w:color="auto"/>
      </w:divBdr>
    </w:div>
    <w:div w:id="1142498731">
      <w:marLeft w:val="0"/>
      <w:marRight w:val="0"/>
      <w:marTop w:val="0"/>
      <w:marBottom w:val="0"/>
      <w:divBdr>
        <w:top w:val="none" w:sz="0" w:space="0" w:color="auto"/>
        <w:left w:val="none" w:sz="0" w:space="0" w:color="auto"/>
        <w:bottom w:val="none" w:sz="0" w:space="0" w:color="auto"/>
        <w:right w:val="none" w:sz="0" w:space="0" w:color="auto"/>
      </w:divBdr>
    </w:div>
    <w:div w:id="1142500598">
      <w:marLeft w:val="0"/>
      <w:marRight w:val="0"/>
      <w:marTop w:val="0"/>
      <w:marBottom w:val="0"/>
      <w:divBdr>
        <w:top w:val="none" w:sz="0" w:space="0" w:color="auto"/>
        <w:left w:val="none" w:sz="0" w:space="0" w:color="auto"/>
        <w:bottom w:val="none" w:sz="0" w:space="0" w:color="auto"/>
        <w:right w:val="none" w:sz="0" w:space="0" w:color="auto"/>
      </w:divBdr>
    </w:div>
    <w:div w:id="1142578703">
      <w:bodyDiv w:val="1"/>
      <w:marLeft w:val="0"/>
      <w:marRight w:val="0"/>
      <w:marTop w:val="0"/>
      <w:marBottom w:val="0"/>
      <w:divBdr>
        <w:top w:val="none" w:sz="0" w:space="0" w:color="auto"/>
        <w:left w:val="none" w:sz="0" w:space="0" w:color="auto"/>
        <w:bottom w:val="none" w:sz="0" w:space="0" w:color="auto"/>
        <w:right w:val="none" w:sz="0" w:space="0" w:color="auto"/>
      </w:divBdr>
    </w:div>
    <w:div w:id="1142698098">
      <w:marLeft w:val="0"/>
      <w:marRight w:val="0"/>
      <w:marTop w:val="0"/>
      <w:marBottom w:val="0"/>
      <w:divBdr>
        <w:top w:val="none" w:sz="0" w:space="0" w:color="auto"/>
        <w:left w:val="none" w:sz="0" w:space="0" w:color="auto"/>
        <w:bottom w:val="none" w:sz="0" w:space="0" w:color="auto"/>
        <w:right w:val="none" w:sz="0" w:space="0" w:color="auto"/>
      </w:divBdr>
    </w:div>
    <w:div w:id="1142848111">
      <w:marLeft w:val="0"/>
      <w:marRight w:val="0"/>
      <w:marTop w:val="0"/>
      <w:marBottom w:val="0"/>
      <w:divBdr>
        <w:top w:val="none" w:sz="0" w:space="0" w:color="auto"/>
        <w:left w:val="none" w:sz="0" w:space="0" w:color="auto"/>
        <w:bottom w:val="none" w:sz="0" w:space="0" w:color="auto"/>
        <w:right w:val="none" w:sz="0" w:space="0" w:color="auto"/>
      </w:divBdr>
    </w:div>
    <w:div w:id="1142961931">
      <w:marLeft w:val="0"/>
      <w:marRight w:val="0"/>
      <w:marTop w:val="0"/>
      <w:marBottom w:val="0"/>
      <w:divBdr>
        <w:top w:val="none" w:sz="0" w:space="0" w:color="auto"/>
        <w:left w:val="none" w:sz="0" w:space="0" w:color="auto"/>
        <w:bottom w:val="none" w:sz="0" w:space="0" w:color="auto"/>
        <w:right w:val="none" w:sz="0" w:space="0" w:color="auto"/>
      </w:divBdr>
    </w:div>
    <w:div w:id="1142967566">
      <w:marLeft w:val="0"/>
      <w:marRight w:val="0"/>
      <w:marTop w:val="0"/>
      <w:marBottom w:val="0"/>
      <w:divBdr>
        <w:top w:val="none" w:sz="0" w:space="0" w:color="auto"/>
        <w:left w:val="none" w:sz="0" w:space="0" w:color="auto"/>
        <w:bottom w:val="none" w:sz="0" w:space="0" w:color="auto"/>
        <w:right w:val="none" w:sz="0" w:space="0" w:color="auto"/>
      </w:divBdr>
    </w:div>
    <w:div w:id="1143086458">
      <w:marLeft w:val="0"/>
      <w:marRight w:val="0"/>
      <w:marTop w:val="0"/>
      <w:marBottom w:val="0"/>
      <w:divBdr>
        <w:top w:val="none" w:sz="0" w:space="0" w:color="auto"/>
        <w:left w:val="none" w:sz="0" w:space="0" w:color="auto"/>
        <w:bottom w:val="none" w:sz="0" w:space="0" w:color="auto"/>
        <w:right w:val="none" w:sz="0" w:space="0" w:color="auto"/>
      </w:divBdr>
    </w:div>
    <w:div w:id="1143159537">
      <w:marLeft w:val="0"/>
      <w:marRight w:val="0"/>
      <w:marTop w:val="0"/>
      <w:marBottom w:val="0"/>
      <w:divBdr>
        <w:top w:val="none" w:sz="0" w:space="0" w:color="auto"/>
        <w:left w:val="none" w:sz="0" w:space="0" w:color="auto"/>
        <w:bottom w:val="none" w:sz="0" w:space="0" w:color="auto"/>
        <w:right w:val="none" w:sz="0" w:space="0" w:color="auto"/>
      </w:divBdr>
    </w:div>
    <w:div w:id="1143307897">
      <w:marLeft w:val="0"/>
      <w:marRight w:val="0"/>
      <w:marTop w:val="0"/>
      <w:marBottom w:val="0"/>
      <w:divBdr>
        <w:top w:val="none" w:sz="0" w:space="0" w:color="auto"/>
        <w:left w:val="none" w:sz="0" w:space="0" w:color="auto"/>
        <w:bottom w:val="none" w:sz="0" w:space="0" w:color="auto"/>
        <w:right w:val="none" w:sz="0" w:space="0" w:color="auto"/>
      </w:divBdr>
    </w:div>
    <w:div w:id="1143426626">
      <w:marLeft w:val="0"/>
      <w:marRight w:val="0"/>
      <w:marTop w:val="0"/>
      <w:marBottom w:val="0"/>
      <w:divBdr>
        <w:top w:val="none" w:sz="0" w:space="0" w:color="auto"/>
        <w:left w:val="none" w:sz="0" w:space="0" w:color="auto"/>
        <w:bottom w:val="none" w:sz="0" w:space="0" w:color="auto"/>
        <w:right w:val="none" w:sz="0" w:space="0" w:color="auto"/>
      </w:divBdr>
    </w:div>
    <w:div w:id="1143541839">
      <w:marLeft w:val="0"/>
      <w:marRight w:val="0"/>
      <w:marTop w:val="0"/>
      <w:marBottom w:val="0"/>
      <w:divBdr>
        <w:top w:val="none" w:sz="0" w:space="0" w:color="auto"/>
        <w:left w:val="none" w:sz="0" w:space="0" w:color="auto"/>
        <w:bottom w:val="none" w:sz="0" w:space="0" w:color="auto"/>
        <w:right w:val="none" w:sz="0" w:space="0" w:color="auto"/>
      </w:divBdr>
    </w:div>
    <w:div w:id="1143549456">
      <w:marLeft w:val="0"/>
      <w:marRight w:val="0"/>
      <w:marTop w:val="0"/>
      <w:marBottom w:val="0"/>
      <w:divBdr>
        <w:top w:val="none" w:sz="0" w:space="0" w:color="auto"/>
        <w:left w:val="none" w:sz="0" w:space="0" w:color="auto"/>
        <w:bottom w:val="none" w:sz="0" w:space="0" w:color="auto"/>
        <w:right w:val="none" w:sz="0" w:space="0" w:color="auto"/>
      </w:divBdr>
    </w:div>
    <w:div w:id="1143618888">
      <w:marLeft w:val="0"/>
      <w:marRight w:val="0"/>
      <w:marTop w:val="0"/>
      <w:marBottom w:val="0"/>
      <w:divBdr>
        <w:top w:val="none" w:sz="0" w:space="0" w:color="auto"/>
        <w:left w:val="none" w:sz="0" w:space="0" w:color="auto"/>
        <w:bottom w:val="none" w:sz="0" w:space="0" w:color="auto"/>
        <w:right w:val="none" w:sz="0" w:space="0" w:color="auto"/>
      </w:divBdr>
    </w:div>
    <w:div w:id="1143620108">
      <w:marLeft w:val="0"/>
      <w:marRight w:val="0"/>
      <w:marTop w:val="0"/>
      <w:marBottom w:val="0"/>
      <w:divBdr>
        <w:top w:val="none" w:sz="0" w:space="0" w:color="auto"/>
        <w:left w:val="none" w:sz="0" w:space="0" w:color="auto"/>
        <w:bottom w:val="none" w:sz="0" w:space="0" w:color="auto"/>
        <w:right w:val="none" w:sz="0" w:space="0" w:color="auto"/>
      </w:divBdr>
    </w:div>
    <w:div w:id="1143622858">
      <w:marLeft w:val="0"/>
      <w:marRight w:val="0"/>
      <w:marTop w:val="0"/>
      <w:marBottom w:val="0"/>
      <w:divBdr>
        <w:top w:val="none" w:sz="0" w:space="0" w:color="auto"/>
        <w:left w:val="none" w:sz="0" w:space="0" w:color="auto"/>
        <w:bottom w:val="none" w:sz="0" w:space="0" w:color="auto"/>
        <w:right w:val="none" w:sz="0" w:space="0" w:color="auto"/>
      </w:divBdr>
    </w:div>
    <w:div w:id="1143738585">
      <w:marLeft w:val="0"/>
      <w:marRight w:val="0"/>
      <w:marTop w:val="0"/>
      <w:marBottom w:val="0"/>
      <w:divBdr>
        <w:top w:val="none" w:sz="0" w:space="0" w:color="auto"/>
        <w:left w:val="none" w:sz="0" w:space="0" w:color="auto"/>
        <w:bottom w:val="none" w:sz="0" w:space="0" w:color="auto"/>
        <w:right w:val="none" w:sz="0" w:space="0" w:color="auto"/>
      </w:divBdr>
    </w:div>
    <w:div w:id="1143808753">
      <w:marLeft w:val="0"/>
      <w:marRight w:val="0"/>
      <w:marTop w:val="0"/>
      <w:marBottom w:val="0"/>
      <w:divBdr>
        <w:top w:val="none" w:sz="0" w:space="0" w:color="auto"/>
        <w:left w:val="none" w:sz="0" w:space="0" w:color="auto"/>
        <w:bottom w:val="none" w:sz="0" w:space="0" w:color="auto"/>
        <w:right w:val="none" w:sz="0" w:space="0" w:color="auto"/>
      </w:divBdr>
    </w:div>
    <w:div w:id="1143932018">
      <w:marLeft w:val="0"/>
      <w:marRight w:val="0"/>
      <w:marTop w:val="0"/>
      <w:marBottom w:val="0"/>
      <w:divBdr>
        <w:top w:val="none" w:sz="0" w:space="0" w:color="auto"/>
        <w:left w:val="none" w:sz="0" w:space="0" w:color="auto"/>
        <w:bottom w:val="none" w:sz="0" w:space="0" w:color="auto"/>
        <w:right w:val="none" w:sz="0" w:space="0" w:color="auto"/>
      </w:divBdr>
    </w:div>
    <w:div w:id="1143932549">
      <w:marLeft w:val="0"/>
      <w:marRight w:val="0"/>
      <w:marTop w:val="0"/>
      <w:marBottom w:val="0"/>
      <w:divBdr>
        <w:top w:val="none" w:sz="0" w:space="0" w:color="auto"/>
        <w:left w:val="none" w:sz="0" w:space="0" w:color="auto"/>
        <w:bottom w:val="none" w:sz="0" w:space="0" w:color="auto"/>
        <w:right w:val="none" w:sz="0" w:space="0" w:color="auto"/>
      </w:divBdr>
    </w:div>
    <w:div w:id="1144011563">
      <w:bodyDiv w:val="1"/>
      <w:marLeft w:val="0"/>
      <w:marRight w:val="0"/>
      <w:marTop w:val="0"/>
      <w:marBottom w:val="0"/>
      <w:divBdr>
        <w:top w:val="none" w:sz="0" w:space="0" w:color="auto"/>
        <w:left w:val="none" w:sz="0" w:space="0" w:color="auto"/>
        <w:bottom w:val="none" w:sz="0" w:space="0" w:color="auto"/>
        <w:right w:val="none" w:sz="0" w:space="0" w:color="auto"/>
      </w:divBdr>
    </w:div>
    <w:div w:id="1144202058">
      <w:marLeft w:val="0"/>
      <w:marRight w:val="0"/>
      <w:marTop w:val="0"/>
      <w:marBottom w:val="0"/>
      <w:divBdr>
        <w:top w:val="none" w:sz="0" w:space="0" w:color="auto"/>
        <w:left w:val="none" w:sz="0" w:space="0" w:color="auto"/>
        <w:bottom w:val="none" w:sz="0" w:space="0" w:color="auto"/>
        <w:right w:val="none" w:sz="0" w:space="0" w:color="auto"/>
      </w:divBdr>
    </w:div>
    <w:div w:id="1144348955">
      <w:marLeft w:val="0"/>
      <w:marRight w:val="0"/>
      <w:marTop w:val="0"/>
      <w:marBottom w:val="0"/>
      <w:divBdr>
        <w:top w:val="none" w:sz="0" w:space="0" w:color="auto"/>
        <w:left w:val="none" w:sz="0" w:space="0" w:color="auto"/>
        <w:bottom w:val="none" w:sz="0" w:space="0" w:color="auto"/>
        <w:right w:val="none" w:sz="0" w:space="0" w:color="auto"/>
      </w:divBdr>
    </w:div>
    <w:div w:id="1144396169">
      <w:marLeft w:val="0"/>
      <w:marRight w:val="0"/>
      <w:marTop w:val="0"/>
      <w:marBottom w:val="0"/>
      <w:divBdr>
        <w:top w:val="none" w:sz="0" w:space="0" w:color="auto"/>
        <w:left w:val="none" w:sz="0" w:space="0" w:color="auto"/>
        <w:bottom w:val="none" w:sz="0" w:space="0" w:color="auto"/>
        <w:right w:val="none" w:sz="0" w:space="0" w:color="auto"/>
      </w:divBdr>
    </w:div>
    <w:div w:id="1144468199">
      <w:marLeft w:val="0"/>
      <w:marRight w:val="0"/>
      <w:marTop w:val="0"/>
      <w:marBottom w:val="0"/>
      <w:divBdr>
        <w:top w:val="none" w:sz="0" w:space="0" w:color="auto"/>
        <w:left w:val="none" w:sz="0" w:space="0" w:color="auto"/>
        <w:bottom w:val="none" w:sz="0" w:space="0" w:color="auto"/>
        <w:right w:val="none" w:sz="0" w:space="0" w:color="auto"/>
      </w:divBdr>
    </w:div>
    <w:div w:id="1144547121">
      <w:marLeft w:val="0"/>
      <w:marRight w:val="0"/>
      <w:marTop w:val="0"/>
      <w:marBottom w:val="0"/>
      <w:divBdr>
        <w:top w:val="none" w:sz="0" w:space="0" w:color="auto"/>
        <w:left w:val="none" w:sz="0" w:space="0" w:color="auto"/>
        <w:bottom w:val="none" w:sz="0" w:space="0" w:color="auto"/>
        <w:right w:val="none" w:sz="0" w:space="0" w:color="auto"/>
      </w:divBdr>
    </w:div>
    <w:div w:id="1144661861">
      <w:bodyDiv w:val="1"/>
      <w:marLeft w:val="0"/>
      <w:marRight w:val="0"/>
      <w:marTop w:val="0"/>
      <w:marBottom w:val="0"/>
      <w:divBdr>
        <w:top w:val="none" w:sz="0" w:space="0" w:color="auto"/>
        <w:left w:val="none" w:sz="0" w:space="0" w:color="auto"/>
        <w:bottom w:val="none" w:sz="0" w:space="0" w:color="auto"/>
        <w:right w:val="none" w:sz="0" w:space="0" w:color="auto"/>
      </w:divBdr>
    </w:div>
    <w:div w:id="1144663507">
      <w:marLeft w:val="0"/>
      <w:marRight w:val="0"/>
      <w:marTop w:val="0"/>
      <w:marBottom w:val="0"/>
      <w:divBdr>
        <w:top w:val="none" w:sz="0" w:space="0" w:color="auto"/>
        <w:left w:val="none" w:sz="0" w:space="0" w:color="auto"/>
        <w:bottom w:val="none" w:sz="0" w:space="0" w:color="auto"/>
        <w:right w:val="none" w:sz="0" w:space="0" w:color="auto"/>
      </w:divBdr>
    </w:div>
    <w:div w:id="1144784412">
      <w:marLeft w:val="0"/>
      <w:marRight w:val="0"/>
      <w:marTop w:val="0"/>
      <w:marBottom w:val="0"/>
      <w:divBdr>
        <w:top w:val="none" w:sz="0" w:space="0" w:color="auto"/>
        <w:left w:val="none" w:sz="0" w:space="0" w:color="auto"/>
        <w:bottom w:val="none" w:sz="0" w:space="0" w:color="auto"/>
        <w:right w:val="none" w:sz="0" w:space="0" w:color="auto"/>
      </w:divBdr>
    </w:div>
    <w:div w:id="1144810452">
      <w:marLeft w:val="0"/>
      <w:marRight w:val="0"/>
      <w:marTop w:val="0"/>
      <w:marBottom w:val="0"/>
      <w:divBdr>
        <w:top w:val="none" w:sz="0" w:space="0" w:color="auto"/>
        <w:left w:val="none" w:sz="0" w:space="0" w:color="auto"/>
        <w:bottom w:val="none" w:sz="0" w:space="0" w:color="auto"/>
        <w:right w:val="none" w:sz="0" w:space="0" w:color="auto"/>
      </w:divBdr>
    </w:div>
    <w:div w:id="1144859158">
      <w:marLeft w:val="0"/>
      <w:marRight w:val="0"/>
      <w:marTop w:val="0"/>
      <w:marBottom w:val="0"/>
      <w:divBdr>
        <w:top w:val="none" w:sz="0" w:space="0" w:color="auto"/>
        <w:left w:val="none" w:sz="0" w:space="0" w:color="auto"/>
        <w:bottom w:val="none" w:sz="0" w:space="0" w:color="auto"/>
        <w:right w:val="none" w:sz="0" w:space="0" w:color="auto"/>
      </w:divBdr>
    </w:div>
    <w:div w:id="1144859457">
      <w:marLeft w:val="0"/>
      <w:marRight w:val="0"/>
      <w:marTop w:val="0"/>
      <w:marBottom w:val="0"/>
      <w:divBdr>
        <w:top w:val="none" w:sz="0" w:space="0" w:color="auto"/>
        <w:left w:val="none" w:sz="0" w:space="0" w:color="auto"/>
        <w:bottom w:val="none" w:sz="0" w:space="0" w:color="auto"/>
        <w:right w:val="none" w:sz="0" w:space="0" w:color="auto"/>
      </w:divBdr>
    </w:div>
    <w:div w:id="1145045973">
      <w:marLeft w:val="0"/>
      <w:marRight w:val="0"/>
      <w:marTop w:val="0"/>
      <w:marBottom w:val="0"/>
      <w:divBdr>
        <w:top w:val="none" w:sz="0" w:space="0" w:color="auto"/>
        <w:left w:val="none" w:sz="0" w:space="0" w:color="auto"/>
        <w:bottom w:val="none" w:sz="0" w:space="0" w:color="auto"/>
        <w:right w:val="none" w:sz="0" w:space="0" w:color="auto"/>
      </w:divBdr>
    </w:div>
    <w:div w:id="1145076475">
      <w:marLeft w:val="0"/>
      <w:marRight w:val="0"/>
      <w:marTop w:val="0"/>
      <w:marBottom w:val="0"/>
      <w:divBdr>
        <w:top w:val="none" w:sz="0" w:space="0" w:color="auto"/>
        <w:left w:val="none" w:sz="0" w:space="0" w:color="auto"/>
        <w:bottom w:val="none" w:sz="0" w:space="0" w:color="auto"/>
        <w:right w:val="none" w:sz="0" w:space="0" w:color="auto"/>
      </w:divBdr>
    </w:div>
    <w:div w:id="1145124013">
      <w:marLeft w:val="0"/>
      <w:marRight w:val="0"/>
      <w:marTop w:val="0"/>
      <w:marBottom w:val="0"/>
      <w:divBdr>
        <w:top w:val="none" w:sz="0" w:space="0" w:color="auto"/>
        <w:left w:val="none" w:sz="0" w:space="0" w:color="auto"/>
        <w:bottom w:val="none" w:sz="0" w:space="0" w:color="auto"/>
        <w:right w:val="none" w:sz="0" w:space="0" w:color="auto"/>
      </w:divBdr>
    </w:div>
    <w:div w:id="1145195475">
      <w:marLeft w:val="0"/>
      <w:marRight w:val="0"/>
      <w:marTop w:val="0"/>
      <w:marBottom w:val="0"/>
      <w:divBdr>
        <w:top w:val="none" w:sz="0" w:space="0" w:color="auto"/>
        <w:left w:val="none" w:sz="0" w:space="0" w:color="auto"/>
        <w:bottom w:val="none" w:sz="0" w:space="0" w:color="auto"/>
        <w:right w:val="none" w:sz="0" w:space="0" w:color="auto"/>
      </w:divBdr>
    </w:div>
    <w:div w:id="1145274318">
      <w:marLeft w:val="0"/>
      <w:marRight w:val="0"/>
      <w:marTop w:val="0"/>
      <w:marBottom w:val="0"/>
      <w:divBdr>
        <w:top w:val="none" w:sz="0" w:space="0" w:color="auto"/>
        <w:left w:val="none" w:sz="0" w:space="0" w:color="auto"/>
        <w:bottom w:val="none" w:sz="0" w:space="0" w:color="auto"/>
        <w:right w:val="none" w:sz="0" w:space="0" w:color="auto"/>
      </w:divBdr>
    </w:div>
    <w:div w:id="1145317358">
      <w:marLeft w:val="0"/>
      <w:marRight w:val="0"/>
      <w:marTop w:val="0"/>
      <w:marBottom w:val="0"/>
      <w:divBdr>
        <w:top w:val="none" w:sz="0" w:space="0" w:color="auto"/>
        <w:left w:val="none" w:sz="0" w:space="0" w:color="auto"/>
        <w:bottom w:val="none" w:sz="0" w:space="0" w:color="auto"/>
        <w:right w:val="none" w:sz="0" w:space="0" w:color="auto"/>
      </w:divBdr>
    </w:div>
    <w:div w:id="1145321771">
      <w:marLeft w:val="0"/>
      <w:marRight w:val="0"/>
      <w:marTop w:val="0"/>
      <w:marBottom w:val="0"/>
      <w:divBdr>
        <w:top w:val="none" w:sz="0" w:space="0" w:color="auto"/>
        <w:left w:val="none" w:sz="0" w:space="0" w:color="auto"/>
        <w:bottom w:val="none" w:sz="0" w:space="0" w:color="auto"/>
        <w:right w:val="none" w:sz="0" w:space="0" w:color="auto"/>
      </w:divBdr>
    </w:div>
    <w:div w:id="1145466108">
      <w:marLeft w:val="0"/>
      <w:marRight w:val="0"/>
      <w:marTop w:val="0"/>
      <w:marBottom w:val="0"/>
      <w:divBdr>
        <w:top w:val="none" w:sz="0" w:space="0" w:color="auto"/>
        <w:left w:val="none" w:sz="0" w:space="0" w:color="auto"/>
        <w:bottom w:val="none" w:sz="0" w:space="0" w:color="auto"/>
        <w:right w:val="none" w:sz="0" w:space="0" w:color="auto"/>
      </w:divBdr>
    </w:div>
    <w:div w:id="1145506335">
      <w:marLeft w:val="0"/>
      <w:marRight w:val="0"/>
      <w:marTop w:val="0"/>
      <w:marBottom w:val="0"/>
      <w:divBdr>
        <w:top w:val="none" w:sz="0" w:space="0" w:color="auto"/>
        <w:left w:val="none" w:sz="0" w:space="0" w:color="auto"/>
        <w:bottom w:val="none" w:sz="0" w:space="0" w:color="auto"/>
        <w:right w:val="none" w:sz="0" w:space="0" w:color="auto"/>
      </w:divBdr>
    </w:div>
    <w:div w:id="1145587605">
      <w:marLeft w:val="0"/>
      <w:marRight w:val="0"/>
      <w:marTop w:val="0"/>
      <w:marBottom w:val="0"/>
      <w:divBdr>
        <w:top w:val="none" w:sz="0" w:space="0" w:color="auto"/>
        <w:left w:val="none" w:sz="0" w:space="0" w:color="auto"/>
        <w:bottom w:val="none" w:sz="0" w:space="0" w:color="auto"/>
        <w:right w:val="none" w:sz="0" w:space="0" w:color="auto"/>
      </w:divBdr>
    </w:div>
    <w:div w:id="1145658134">
      <w:marLeft w:val="0"/>
      <w:marRight w:val="0"/>
      <w:marTop w:val="0"/>
      <w:marBottom w:val="0"/>
      <w:divBdr>
        <w:top w:val="none" w:sz="0" w:space="0" w:color="auto"/>
        <w:left w:val="none" w:sz="0" w:space="0" w:color="auto"/>
        <w:bottom w:val="none" w:sz="0" w:space="0" w:color="auto"/>
        <w:right w:val="none" w:sz="0" w:space="0" w:color="auto"/>
      </w:divBdr>
    </w:div>
    <w:div w:id="1145658295">
      <w:marLeft w:val="0"/>
      <w:marRight w:val="0"/>
      <w:marTop w:val="0"/>
      <w:marBottom w:val="0"/>
      <w:divBdr>
        <w:top w:val="none" w:sz="0" w:space="0" w:color="auto"/>
        <w:left w:val="none" w:sz="0" w:space="0" w:color="auto"/>
        <w:bottom w:val="none" w:sz="0" w:space="0" w:color="auto"/>
        <w:right w:val="none" w:sz="0" w:space="0" w:color="auto"/>
      </w:divBdr>
    </w:div>
    <w:div w:id="1145781708">
      <w:marLeft w:val="0"/>
      <w:marRight w:val="0"/>
      <w:marTop w:val="0"/>
      <w:marBottom w:val="0"/>
      <w:divBdr>
        <w:top w:val="none" w:sz="0" w:space="0" w:color="auto"/>
        <w:left w:val="none" w:sz="0" w:space="0" w:color="auto"/>
        <w:bottom w:val="none" w:sz="0" w:space="0" w:color="auto"/>
        <w:right w:val="none" w:sz="0" w:space="0" w:color="auto"/>
      </w:divBdr>
    </w:div>
    <w:div w:id="1145784062">
      <w:marLeft w:val="0"/>
      <w:marRight w:val="0"/>
      <w:marTop w:val="0"/>
      <w:marBottom w:val="0"/>
      <w:divBdr>
        <w:top w:val="none" w:sz="0" w:space="0" w:color="auto"/>
        <w:left w:val="none" w:sz="0" w:space="0" w:color="auto"/>
        <w:bottom w:val="none" w:sz="0" w:space="0" w:color="auto"/>
        <w:right w:val="none" w:sz="0" w:space="0" w:color="auto"/>
      </w:divBdr>
    </w:div>
    <w:div w:id="1145967775">
      <w:marLeft w:val="0"/>
      <w:marRight w:val="0"/>
      <w:marTop w:val="0"/>
      <w:marBottom w:val="0"/>
      <w:divBdr>
        <w:top w:val="none" w:sz="0" w:space="0" w:color="auto"/>
        <w:left w:val="none" w:sz="0" w:space="0" w:color="auto"/>
        <w:bottom w:val="none" w:sz="0" w:space="0" w:color="auto"/>
        <w:right w:val="none" w:sz="0" w:space="0" w:color="auto"/>
      </w:divBdr>
    </w:div>
    <w:div w:id="1145973552">
      <w:marLeft w:val="0"/>
      <w:marRight w:val="0"/>
      <w:marTop w:val="0"/>
      <w:marBottom w:val="0"/>
      <w:divBdr>
        <w:top w:val="none" w:sz="0" w:space="0" w:color="auto"/>
        <w:left w:val="none" w:sz="0" w:space="0" w:color="auto"/>
        <w:bottom w:val="none" w:sz="0" w:space="0" w:color="auto"/>
        <w:right w:val="none" w:sz="0" w:space="0" w:color="auto"/>
      </w:divBdr>
    </w:div>
    <w:div w:id="1146045307">
      <w:marLeft w:val="0"/>
      <w:marRight w:val="0"/>
      <w:marTop w:val="0"/>
      <w:marBottom w:val="0"/>
      <w:divBdr>
        <w:top w:val="none" w:sz="0" w:space="0" w:color="auto"/>
        <w:left w:val="none" w:sz="0" w:space="0" w:color="auto"/>
        <w:bottom w:val="none" w:sz="0" w:space="0" w:color="auto"/>
        <w:right w:val="none" w:sz="0" w:space="0" w:color="auto"/>
      </w:divBdr>
    </w:div>
    <w:div w:id="1146051120">
      <w:marLeft w:val="0"/>
      <w:marRight w:val="0"/>
      <w:marTop w:val="0"/>
      <w:marBottom w:val="0"/>
      <w:divBdr>
        <w:top w:val="none" w:sz="0" w:space="0" w:color="auto"/>
        <w:left w:val="none" w:sz="0" w:space="0" w:color="auto"/>
        <w:bottom w:val="none" w:sz="0" w:space="0" w:color="auto"/>
        <w:right w:val="none" w:sz="0" w:space="0" w:color="auto"/>
      </w:divBdr>
    </w:div>
    <w:div w:id="1146094826">
      <w:marLeft w:val="0"/>
      <w:marRight w:val="0"/>
      <w:marTop w:val="0"/>
      <w:marBottom w:val="0"/>
      <w:divBdr>
        <w:top w:val="none" w:sz="0" w:space="0" w:color="auto"/>
        <w:left w:val="none" w:sz="0" w:space="0" w:color="auto"/>
        <w:bottom w:val="none" w:sz="0" w:space="0" w:color="auto"/>
        <w:right w:val="none" w:sz="0" w:space="0" w:color="auto"/>
      </w:divBdr>
    </w:div>
    <w:div w:id="1146161099">
      <w:marLeft w:val="0"/>
      <w:marRight w:val="0"/>
      <w:marTop w:val="0"/>
      <w:marBottom w:val="0"/>
      <w:divBdr>
        <w:top w:val="none" w:sz="0" w:space="0" w:color="auto"/>
        <w:left w:val="none" w:sz="0" w:space="0" w:color="auto"/>
        <w:bottom w:val="none" w:sz="0" w:space="0" w:color="auto"/>
        <w:right w:val="none" w:sz="0" w:space="0" w:color="auto"/>
      </w:divBdr>
    </w:div>
    <w:div w:id="1146166374">
      <w:marLeft w:val="0"/>
      <w:marRight w:val="0"/>
      <w:marTop w:val="0"/>
      <w:marBottom w:val="0"/>
      <w:divBdr>
        <w:top w:val="none" w:sz="0" w:space="0" w:color="auto"/>
        <w:left w:val="none" w:sz="0" w:space="0" w:color="auto"/>
        <w:bottom w:val="none" w:sz="0" w:space="0" w:color="auto"/>
        <w:right w:val="none" w:sz="0" w:space="0" w:color="auto"/>
      </w:divBdr>
    </w:div>
    <w:div w:id="1146239787">
      <w:marLeft w:val="0"/>
      <w:marRight w:val="0"/>
      <w:marTop w:val="0"/>
      <w:marBottom w:val="0"/>
      <w:divBdr>
        <w:top w:val="none" w:sz="0" w:space="0" w:color="auto"/>
        <w:left w:val="none" w:sz="0" w:space="0" w:color="auto"/>
        <w:bottom w:val="none" w:sz="0" w:space="0" w:color="auto"/>
        <w:right w:val="none" w:sz="0" w:space="0" w:color="auto"/>
      </w:divBdr>
    </w:div>
    <w:div w:id="1146243155">
      <w:marLeft w:val="0"/>
      <w:marRight w:val="0"/>
      <w:marTop w:val="0"/>
      <w:marBottom w:val="0"/>
      <w:divBdr>
        <w:top w:val="none" w:sz="0" w:space="0" w:color="auto"/>
        <w:left w:val="none" w:sz="0" w:space="0" w:color="auto"/>
        <w:bottom w:val="none" w:sz="0" w:space="0" w:color="auto"/>
        <w:right w:val="none" w:sz="0" w:space="0" w:color="auto"/>
      </w:divBdr>
    </w:div>
    <w:div w:id="1146315965">
      <w:marLeft w:val="0"/>
      <w:marRight w:val="0"/>
      <w:marTop w:val="0"/>
      <w:marBottom w:val="0"/>
      <w:divBdr>
        <w:top w:val="none" w:sz="0" w:space="0" w:color="auto"/>
        <w:left w:val="none" w:sz="0" w:space="0" w:color="auto"/>
        <w:bottom w:val="none" w:sz="0" w:space="0" w:color="auto"/>
        <w:right w:val="none" w:sz="0" w:space="0" w:color="auto"/>
      </w:divBdr>
    </w:div>
    <w:div w:id="1146508896">
      <w:marLeft w:val="0"/>
      <w:marRight w:val="0"/>
      <w:marTop w:val="0"/>
      <w:marBottom w:val="0"/>
      <w:divBdr>
        <w:top w:val="none" w:sz="0" w:space="0" w:color="auto"/>
        <w:left w:val="none" w:sz="0" w:space="0" w:color="auto"/>
        <w:bottom w:val="none" w:sz="0" w:space="0" w:color="auto"/>
        <w:right w:val="none" w:sz="0" w:space="0" w:color="auto"/>
      </w:divBdr>
    </w:div>
    <w:div w:id="1146581601">
      <w:marLeft w:val="0"/>
      <w:marRight w:val="0"/>
      <w:marTop w:val="0"/>
      <w:marBottom w:val="0"/>
      <w:divBdr>
        <w:top w:val="none" w:sz="0" w:space="0" w:color="auto"/>
        <w:left w:val="none" w:sz="0" w:space="0" w:color="auto"/>
        <w:bottom w:val="none" w:sz="0" w:space="0" w:color="auto"/>
        <w:right w:val="none" w:sz="0" w:space="0" w:color="auto"/>
      </w:divBdr>
    </w:div>
    <w:div w:id="1146626479">
      <w:marLeft w:val="0"/>
      <w:marRight w:val="0"/>
      <w:marTop w:val="0"/>
      <w:marBottom w:val="0"/>
      <w:divBdr>
        <w:top w:val="none" w:sz="0" w:space="0" w:color="auto"/>
        <w:left w:val="none" w:sz="0" w:space="0" w:color="auto"/>
        <w:bottom w:val="none" w:sz="0" w:space="0" w:color="auto"/>
        <w:right w:val="none" w:sz="0" w:space="0" w:color="auto"/>
      </w:divBdr>
    </w:div>
    <w:div w:id="1146702697">
      <w:marLeft w:val="0"/>
      <w:marRight w:val="0"/>
      <w:marTop w:val="0"/>
      <w:marBottom w:val="0"/>
      <w:divBdr>
        <w:top w:val="none" w:sz="0" w:space="0" w:color="auto"/>
        <w:left w:val="none" w:sz="0" w:space="0" w:color="auto"/>
        <w:bottom w:val="none" w:sz="0" w:space="0" w:color="auto"/>
        <w:right w:val="none" w:sz="0" w:space="0" w:color="auto"/>
      </w:divBdr>
    </w:div>
    <w:div w:id="1146775229">
      <w:marLeft w:val="0"/>
      <w:marRight w:val="0"/>
      <w:marTop w:val="0"/>
      <w:marBottom w:val="0"/>
      <w:divBdr>
        <w:top w:val="none" w:sz="0" w:space="0" w:color="auto"/>
        <w:left w:val="none" w:sz="0" w:space="0" w:color="auto"/>
        <w:bottom w:val="none" w:sz="0" w:space="0" w:color="auto"/>
        <w:right w:val="none" w:sz="0" w:space="0" w:color="auto"/>
      </w:divBdr>
    </w:div>
    <w:div w:id="1146781469">
      <w:marLeft w:val="0"/>
      <w:marRight w:val="0"/>
      <w:marTop w:val="0"/>
      <w:marBottom w:val="0"/>
      <w:divBdr>
        <w:top w:val="none" w:sz="0" w:space="0" w:color="auto"/>
        <w:left w:val="none" w:sz="0" w:space="0" w:color="auto"/>
        <w:bottom w:val="none" w:sz="0" w:space="0" w:color="auto"/>
        <w:right w:val="none" w:sz="0" w:space="0" w:color="auto"/>
      </w:divBdr>
    </w:div>
    <w:div w:id="1146817803">
      <w:marLeft w:val="0"/>
      <w:marRight w:val="0"/>
      <w:marTop w:val="0"/>
      <w:marBottom w:val="0"/>
      <w:divBdr>
        <w:top w:val="none" w:sz="0" w:space="0" w:color="auto"/>
        <w:left w:val="none" w:sz="0" w:space="0" w:color="auto"/>
        <w:bottom w:val="none" w:sz="0" w:space="0" w:color="auto"/>
        <w:right w:val="none" w:sz="0" w:space="0" w:color="auto"/>
      </w:divBdr>
    </w:div>
    <w:div w:id="1146823815">
      <w:marLeft w:val="0"/>
      <w:marRight w:val="0"/>
      <w:marTop w:val="0"/>
      <w:marBottom w:val="0"/>
      <w:divBdr>
        <w:top w:val="none" w:sz="0" w:space="0" w:color="auto"/>
        <w:left w:val="none" w:sz="0" w:space="0" w:color="auto"/>
        <w:bottom w:val="none" w:sz="0" w:space="0" w:color="auto"/>
        <w:right w:val="none" w:sz="0" w:space="0" w:color="auto"/>
      </w:divBdr>
    </w:div>
    <w:div w:id="1147085959">
      <w:marLeft w:val="0"/>
      <w:marRight w:val="0"/>
      <w:marTop w:val="0"/>
      <w:marBottom w:val="0"/>
      <w:divBdr>
        <w:top w:val="none" w:sz="0" w:space="0" w:color="auto"/>
        <w:left w:val="none" w:sz="0" w:space="0" w:color="auto"/>
        <w:bottom w:val="none" w:sz="0" w:space="0" w:color="auto"/>
        <w:right w:val="none" w:sz="0" w:space="0" w:color="auto"/>
      </w:divBdr>
    </w:div>
    <w:div w:id="1147160620">
      <w:marLeft w:val="0"/>
      <w:marRight w:val="0"/>
      <w:marTop w:val="0"/>
      <w:marBottom w:val="0"/>
      <w:divBdr>
        <w:top w:val="none" w:sz="0" w:space="0" w:color="auto"/>
        <w:left w:val="none" w:sz="0" w:space="0" w:color="auto"/>
        <w:bottom w:val="none" w:sz="0" w:space="0" w:color="auto"/>
        <w:right w:val="none" w:sz="0" w:space="0" w:color="auto"/>
      </w:divBdr>
    </w:div>
    <w:div w:id="1147169085">
      <w:marLeft w:val="0"/>
      <w:marRight w:val="0"/>
      <w:marTop w:val="0"/>
      <w:marBottom w:val="0"/>
      <w:divBdr>
        <w:top w:val="none" w:sz="0" w:space="0" w:color="auto"/>
        <w:left w:val="none" w:sz="0" w:space="0" w:color="auto"/>
        <w:bottom w:val="none" w:sz="0" w:space="0" w:color="auto"/>
        <w:right w:val="none" w:sz="0" w:space="0" w:color="auto"/>
      </w:divBdr>
    </w:div>
    <w:div w:id="1147211843">
      <w:marLeft w:val="0"/>
      <w:marRight w:val="0"/>
      <w:marTop w:val="0"/>
      <w:marBottom w:val="0"/>
      <w:divBdr>
        <w:top w:val="none" w:sz="0" w:space="0" w:color="auto"/>
        <w:left w:val="none" w:sz="0" w:space="0" w:color="auto"/>
        <w:bottom w:val="none" w:sz="0" w:space="0" w:color="auto"/>
        <w:right w:val="none" w:sz="0" w:space="0" w:color="auto"/>
      </w:divBdr>
    </w:div>
    <w:div w:id="1147236221">
      <w:marLeft w:val="0"/>
      <w:marRight w:val="0"/>
      <w:marTop w:val="0"/>
      <w:marBottom w:val="0"/>
      <w:divBdr>
        <w:top w:val="none" w:sz="0" w:space="0" w:color="auto"/>
        <w:left w:val="none" w:sz="0" w:space="0" w:color="auto"/>
        <w:bottom w:val="none" w:sz="0" w:space="0" w:color="auto"/>
        <w:right w:val="none" w:sz="0" w:space="0" w:color="auto"/>
      </w:divBdr>
    </w:div>
    <w:div w:id="1147238781">
      <w:marLeft w:val="0"/>
      <w:marRight w:val="0"/>
      <w:marTop w:val="0"/>
      <w:marBottom w:val="0"/>
      <w:divBdr>
        <w:top w:val="none" w:sz="0" w:space="0" w:color="auto"/>
        <w:left w:val="none" w:sz="0" w:space="0" w:color="auto"/>
        <w:bottom w:val="none" w:sz="0" w:space="0" w:color="auto"/>
        <w:right w:val="none" w:sz="0" w:space="0" w:color="auto"/>
      </w:divBdr>
    </w:div>
    <w:div w:id="1147287119">
      <w:marLeft w:val="0"/>
      <w:marRight w:val="0"/>
      <w:marTop w:val="0"/>
      <w:marBottom w:val="0"/>
      <w:divBdr>
        <w:top w:val="none" w:sz="0" w:space="0" w:color="auto"/>
        <w:left w:val="none" w:sz="0" w:space="0" w:color="auto"/>
        <w:bottom w:val="none" w:sz="0" w:space="0" w:color="auto"/>
        <w:right w:val="none" w:sz="0" w:space="0" w:color="auto"/>
      </w:divBdr>
    </w:div>
    <w:div w:id="1147287726">
      <w:marLeft w:val="0"/>
      <w:marRight w:val="0"/>
      <w:marTop w:val="0"/>
      <w:marBottom w:val="0"/>
      <w:divBdr>
        <w:top w:val="none" w:sz="0" w:space="0" w:color="auto"/>
        <w:left w:val="none" w:sz="0" w:space="0" w:color="auto"/>
        <w:bottom w:val="none" w:sz="0" w:space="0" w:color="auto"/>
        <w:right w:val="none" w:sz="0" w:space="0" w:color="auto"/>
      </w:divBdr>
    </w:div>
    <w:div w:id="1147354200">
      <w:marLeft w:val="0"/>
      <w:marRight w:val="0"/>
      <w:marTop w:val="0"/>
      <w:marBottom w:val="0"/>
      <w:divBdr>
        <w:top w:val="none" w:sz="0" w:space="0" w:color="auto"/>
        <w:left w:val="none" w:sz="0" w:space="0" w:color="auto"/>
        <w:bottom w:val="none" w:sz="0" w:space="0" w:color="auto"/>
        <w:right w:val="none" w:sz="0" w:space="0" w:color="auto"/>
      </w:divBdr>
    </w:div>
    <w:div w:id="1147361541">
      <w:marLeft w:val="0"/>
      <w:marRight w:val="0"/>
      <w:marTop w:val="0"/>
      <w:marBottom w:val="0"/>
      <w:divBdr>
        <w:top w:val="none" w:sz="0" w:space="0" w:color="auto"/>
        <w:left w:val="none" w:sz="0" w:space="0" w:color="auto"/>
        <w:bottom w:val="none" w:sz="0" w:space="0" w:color="auto"/>
        <w:right w:val="none" w:sz="0" w:space="0" w:color="auto"/>
      </w:divBdr>
    </w:div>
    <w:div w:id="1147472017">
      <w:marLeft w:val="0"/>
      <w:marRight w:val="0"/>
      <w:marTop w:val="0"/>
      <w:marBottom w:val="0"/>
      <w:divBdr>
        <w:top w:val="none" w:sz="0" w:space="0" w:color="auto"/>
        <w:left w:val="none" w:sz="0" w:space="0" w:color="auto"/>
        <w:bottom w:val="none" w:sz="0" w:space="0" w:color="auto"/>
        <w:right w:val="none" w:sz="0" w:space="0" w:color="auto"/>
      </w:divBdr>
    </w:div>
    <w:div w:id="1147477138">
      <w:marLeft w:val="0"/>
      <w:marRight w:val="0"/>
      <w:marTop w:val="0"/>
      <w:marBottom w:val="0"/>
      <w:divBdr>
        <w:top w:val="none" w:sz="0" w:space="0" w:color="auto"/>
        <w:left w:val="none" w:sz="0" w:space="0" w:color="auto"/>
        <w:bottom w:val="none" w:sz="0" w:space="0" w:color="auto"/>
        <w:right w:val="none" w:sz="0" w:space="0" w:color="auto"/>
      </w:divBdr>
    </w:div>
    <w:div w:id="1147672670">
      <w:marLeft w:val="0"/>
      <w:marRight w:val="0"/>
      <w:marTop w:val="0"/>
      <w:marBottom w:val="0"/>
      <w:divBdr>
        <w:top w:val="none" w:sz="0" w:space="0" w:color="auto"/>
        <w:left w:val="none" w:sz="0" w:space="0" w:color="auto"/>
        <w:bottom w:val="none" w:sz="0" w:space="0" w:color="auto"/>
        <w:right w:val="none" w:sz="0" w:space="0" w:color="auto"/>
      </w:divBdr>
    </w:div>
    <w:div w:id="1147741166">
      <w:marLeft w:val="0"/>
      <w:marRight w:val="0"/>
      <w:marTop w:val="0"/>
      <w:marBottom w:val="0"/>
      <w:divBdr>
        <w:top w:val="none" w:sz="0" w:space="0" w:color="auto"/>
        <w:left w:val="none" w:sz="0" w:space="0" w:color="auto"/>
        <w:bottom w:val="none" w:sz="0" w:space="0" w:color="auto"/>
        <w:right w:val="none" w:sz="0" w:space="0" w:color="auto"/>
      </w:divBdr>
    </w:div>
    <w:div w:id="1147747928">
      <w:marLeft w:val="0"/>
      <w:marRight w:val="0"/>
      <w:marTop w:val="0"/>
      <w:marBottom w:val="0"/>
      <w:divBdr>
        <w:top w:val="none" w:sz="0" w:space="0" w:color="auto"/>
        <w:left w:val="none" w:sz="0" w:space="0" w:color="auto"/>
        <w:bottom w:val="none" w:sz="0" w:space="0" w:color="auto"/>
        <w:right w:val="none" w:sz="0" w:space="0" w:color="auto"/>
      </w:divBdr>
    </w:div>
    <w:div w:id="1147819538">
      <w:marLeft w:val="0"/>
      <w:marRight w:val="0"/>
      <w:marTop w:val="0"/>
      <w:marBottom w:val="0"/>
      <w:divBdr>
        <w:top w:val="none" w:sz="0" w:space="0" w:color="auto"/>
        <w:left w:val="none" w:sz="0" w:space="0" w:color="auto"/>
        <w:bottom w:val="none" w:sz="0" w:space="0" w:color="auto"/>
        <w:right w:val="none" w:sz="0" w:space="0" w:color="auto"/>
      </w:divBdr>
    </w:div>
    <w:div w:id="1147863653">
      <w:marLeft w:val="0"/>
      <w:marRight w:val="0"/>
      <w:marTop w:val="0"/>
      <w:marBottom w:val="0"/>
      <w:divBdr>
        <w:top w:val="none" w:sz="0" w:space="0" w:color="auto"/>
        <w:left w:val="none" w:sz="0" w:space="0" w:color="auto"/>
        <w:bottom w:val="none" w:sz="0" w:space="0" w:color="auto"/>
        <w:right w:val="none" w:sz="0" w:space="0" w:color="auto"/>
      </w:divBdr>
    </w:div>
    <w:div w:id="1147863783">
      <w:marLeft w:val="0"/>
      <w:marRight w:val="0"/>
      <w:marTop w:val="0"/>
      <w:marBottom w:val="0"/>
      <w:divBdr>
        <w:top w:val="none" w:sz="0" w:space="0" w:color="auto"/>
        <w:left w:val="none" w:sz="0" w:space="0" w:color="auto"/>
        <w:bottom w:val="none" w:sz="0" w:space="0" w:color="auto"/>
        <w:right w:val="none" w:sz="0" w:space="0" w:color="auto"/>
      </w:divBdr>
    </w:div>
    <w:div w:id="1147892895">
      <w:marLeft w:val="0"/>
      <w:marRight w:val="0"/>
      <w:marTop w:val="0"/>
      <w:marBottom w:val="0"/>
      <w:divBdr>
        <w:top w:val="none" w:sz="0" w:space="0" w:color="auto"/>
        <w:left w:val="none" w:sz="0" w:space="0" w:color="auto"/>
        <w:bottom w:val="none" w:sz="0" w:space="0" w:color="auto"/>
        <w:right w:val="none" w:sz="0" w:space="0" w:color="auto"/>
      </w:divBdr>
    </w:div>
    <w:div w:id="1147894199">
      <w:bodyDiv w:val="1"/>
      <w:marLeft w:val="0"/>
      <w:marRight w:val="0"/>
      <w:marTop w:val="0"/>
      <w:marBottom w:val="0"/>
      <w:divBdr>
        <w:top w:val="none" w:sz="0" w:space="0" w:color="auto"/>
        <w:left w:val="none" w:sz="0" w:space="0" w:color="auto"/>
        <w:bottom w:val="none" w:sz="0" w:space="0" w:color="auto"/>
        <w:right w:val="none" w:sz="0" w:space="0" w:color="auto"/>
      </w:divBdr>
    </w:div>
    <w:div w:id="1147943180">
      <w:marLeft w:val="0"/>
      <w:marRight w:val="0"/>
      <w:marTop w:val="0"/>
      <w:marBottom w:val="0"/>
      <w:divBdr>
        <w:top w:val="none" w:sz="0" w:space="0" w:color="auto"/>
        <w:left w:val="none" w:sz="0" w:space="0" w:color="auto"/>
        <w:bottom w:val="none" w:sz="0" w:space="0" w:color="auto"/>
        <w:right w:val="none" w:sz="0" w:space="0" w:color="auto"/>
      </w:divBdr>
    </w:div>
    <w:div w:id="1148010812">
      <w:marLeft w:val="0"/>
      <w:marRight w:val="0"/>
      <w:marTop w:val="0"/>
      <w:marBottom w:val="0"/>
      <w:divBdr>
        <w:top w:val="none" w:sz="0" w:space="0" w:color="auto"/>
        <w:left w:val="none" w:sz="0" w:space="0" w:color="auto"/>
        <w:bottom w:val="none" w:sz="0" w:space="0" w:color="auto"/>
        <w:right w:val="none" w:sz="0" w:space="0" w:color="auto"/>
      </w:divBdr>
    </w:div>
    <w:div w:id="1148060886">
      <w:bodyDiv w:val="1"/>
      <w:marLeft w:val="0"/>
      <w:marRight w:val="0"/>
      <w:marTop w:val="0"/>
      <w:marBottom w:val="0"/>
      <w:divBdr>
        <w:top w:val="none" w:sz="0" w:space="0" w:color="auto"/>
        <w:left w:val="none" w:sz="0" w:space="0" w:color="auto"/>
        <w:bottom w:val="none" w:sz="0" w:space="0" w:color="auto"/>
        <w:right w:val="none" w:sz="0" w:space="0" w:color="auto"/>
      </w:divBdr>
    </w:div>
    <w:div w:id="1148134469">
      <w:marLeft w:val="0"/>
      <w:marRight w:val="0"/>
      <w:marTop w:val="0"/>
      <w:marBottom w:val="0"/>
      <w:divBdr>
        <w:top w:val="none" w:sz="0" w:space="0" w:color="auto"/>
        <w:left w:val="none" w:sz="0" w:space="0" w:color="auto"/>
        <w:bottom w:val="none" w:sz="0" w:space="0" w:color="auto"/>
        <w:right w:val="none" w:sz="0" w:space="0" w:color="auto"/>
      </w:divBdr>
    </w:div>
    <w:div w:id="1148329092">
      <w:marLeft w:val="0"/>
      <w:marRight w:val="0"/>
      <w:marTop w:val="0"/>
      <w:marBottom w:val="0"/>
      <w:divBdr>
        <w:top w:val="none" w:sz="0" w:space="0" w:color="auto"/>
        <w:left w:val="none" w:sz="0" w:space="0" w:color="auto"/>
        <w:bottom w:val="none" w:sz="0" w:space="0" w:color="auto"/>
        <w:right w:val="none" w:sz="0" w:space="0" w:color="auto"/>
      </w:divBdr>
    </w:div>
    <w:div w:id="1148518657">
      <w:marLeft w:val="0"/>
      <w:marRight w:val="0"/>
      <w:marTop w:val="0"/>
      <w:marBottom w:val="0"/>
      <w:divBdr>
        <w:top w:val="none" w:sz="0" w:space="0" w:color="auto"/>
        <w:left w:val="none" w:sz="0" w:space="0" w:color="auto"/>
        <w:bottom w:val="none" w:sz="0" w:space="0" w:color="auto"/>
        <w:right w:val="none" w:sz="0" w:space="0" w:color="auto"/>
      </w:divBdr>
    </w:div>
    <w:div w:id="1148549772">
      <w:marLeft w:val="0"/>
      <w:marRight w:val="0"/>
      <w:marTop w:val="0"/>
      <w:marBottom w:val="0"/>
      <w:divBdr>
        <w:top w:val="none" w:sz="0" w:space="0" w:color="auto"/>
        <w:left w:val="none" w:sz="0" w:space="0" w:color="auto"/>
        <w:bottom w:val="none" w:sz="0" w:space="0" w:color="auto"/>
        <w:right w:val="none" w:sz="0" w:space="0" w:color="auto"/>
      </w:divBdr>
    </w:div>
    <w:div w:id="1148591320">
      <w:marLeft w:val="0"/>
      <w:marRight w:val="0"/>
      <w:marTop w:val="0"/>
      <w:marBottom w:val="0"/>
      <w:divBdr>
        <w:top w:val="none" w:sz="0" w:space="0" w:color="auto"/>
        <w:left w:val="none" w:sz="0" w:space="0" w:color="auto"/>
        <w:bottom w:val="none" w:sz="0" w:space="0" w:color="auto"/>
        <w:right w:val="none" w:sz="0" w:space="0" w:color="auto"/>
      </w:divBdr>
    </w:div>
    <w:div w:id="1148597042">
      <w:marLeft w:val="0"/>
      <w:marRight w:val="0"/>
      <w:marTop w:val="0"/>
      <w:marBottom w:val="0"/>
      <w:divBdr>
        <w:top w:val="none" w:sz="0" w:space="0" w:color="auto"/>
        <w:left w:val="none" w:sz="0" w:space="0" w:color="auto"/>
        <w:bottom w:val="none" w:sz="0" w:space="0" w:color="auto"/>
        <w:right w:val="none" w:sz="0" w:space="0" w:color="auto"/>
      </w:divBdr>
    </w:div>
    <w:div w:id="1148666613">
      <w:marLeft w:val="0"/>
      <w:marRight w:val="0"/>
      <w:marTop w:val="0"/>
      <w:marBottom w:val="0"/>
      <w:divBdr>
        <w:top w:val="none" w:sz="0" w:space="0" w:color="auto"/>
        <w:left w:val="none" w:sz="0" w:space="0" w:color="auto"/>
        <w:bottom w:val="none" w:sz="0" w:space="0" w:color="auto"/>
        <w:right w:val="none" w:sz="0" w:space="0" w:color="auto"/>
      </w:divBdr>
    </w:div>
    <w:div w:id="1148742966">
      <w:marLeft w:val="0"/>
      <w:marRight w:val="0"/>
      <w:marTop w:val="0"/>
      <w:marBottom w:val="0"/>
      <w:divBdr>
        <w:top w:val="none" w:sz="0" w:space="0" w:color="auto"/>
        <w:left w:val="none" w:sz="0" w:space="0" w:color="auto"/>
        <w:bottom w:val="none" w:sz="0" w:space="0" w:color="auto"/>
        <w:right w:val="none" w:sz="0" w:space="0" w:color="auto"/>
      </w:divBdr>
    </w:div>
    <w:div w:id="1148742986">
      <w:marLeft w:val="0"/>
      <w:marRight w:val="0"/>
      <w:marTop w:val="0"/>
      <w:marBottom w:val="0"/>
      <w:divBdr>
        <w:top w:val="none" w:sz="0" w:space="0" w:color="auto"/>
        <w:left w:val="none" w:sz="0" w:space="0" w:color="auto"/>
        <w:bottom w:val="none" w:sz="0" w:space="0" w:color="auto"/>
        <w:right w:val="none" w:sz="0" w:space="0" w:color="auto"/>
      </w:divBdr>
    </w:div>
    <w:div w:id="1148747324">
      <w:marLeft w:val="0"/>
      <w:marRight w:val="0"/>
      <w:marTop w:val="0"/>
      <w:marBottom w:val="0"/>
      <w:divBdr>
        <w:top w:val="none" w:sz="0" w:space="0" w:color="auto"/>
        <w:left w:val="none" w:sz="0" w:space="0" w:color="auto"/>
        <w:bottom w:val="none" w:sz="0" w:space="0" w:color="auto"/>
        <w:right w:val="none" w:sz="0" w:space="0" w:color="auto"/>
      </w:divBdr>
    </w:div>
    <w:div w:id="1148785936">
      <w:marLeft w:val="0"/>
      <w:marRight w:val="0"/>
      <w:marTop w:val="0"/>
      <w:marBottom w:val="0"/>
      <w:divBdr>
        <w:top w:val="none" w:sz="0" w:space="0" w:color="auto"/>
        <w:left w:val="none" w:sz="0" w:space="0" w:color="auto"/>
        <w:bottom w:val="none" w:sz="0" w:space="0" w:color="auto"/>
        <w:right w:val="none" w:sz="0" w:space="0" w:color="auto"/>
      </w:divBdr>
    </w:div>
    <w:div w:id="1148787543">
      <w:marLeft w:val="0"/>
      <w:marRight w:val="0"/>
      <w:marTop w:val="0"/>
      <w:marBottom w:val="0"/>
      <w:divBdr>
        <w:top w:val="none" w:sz="0" w:space="0" w:color="auto"/>
        <w:left w:val="none" w:sz="0" w:space="0" w:color="auto"/>
        <w:bottom w:val="none" w:sz="0" w:space="0" w:color="auto"/>
        <w:right w:val="none" w:sz="0" w:space="0" w:color="auto"/>
      </w:divBdr>
    </w:div>
    <w:div w:id="1148862216">
      <w:marLeft w:val="0"/>
      <w:marRight w:val="0"/>
      <w:marTop w:val="0"/>
      <w:marBottom w:val="0"/>
      <w:divBdr>
        <w:top w:val="none" w:sz="0" w:space="0" w:color="auto"/>
        <w:left w:val="none" w:sz="0" w:space="0" w:color="auto"/>
        <w:bottom w:val="none" w:sz="0" w:space="0" w:color="auto"/>
        <w:right w:val="none" w:sz="0" w:space="0" w:color="auto"/>
      </w:divBdr>
    </w:div>
    <w:div w:id="1148937754">
      <w:marLeft w:val="0"/>
      <w:marRight w:val="0"/>
      <w:marTop w:val="0"/>
      <w:marBottom w:val="0"/>
      <w:divBdr>
        <w:top w:val="none" w:sz="0" w:space="0" w:color="auto"/>
        <w:left w:val="none" w:sz="0" w:space="0" w:color="auto"/>
        <w:bottom w:val="none" w:sz="0" w:space="0" w:color="auto"/>
        <w:right w:val="none" w:sz="0" w:space="0" w:color="auto"/>
      </w:divBdr>
    </w:div>
    <w:div w:id="1148942109">
      <w:marLeft w:val="0"/>
      <w:marRight w:val="0"/>
      <w:marTop w:val="0"/>
      <w:marBottom w:val="0"/>
      <w:divBdr>
        <w:top w:val="none" w:sz="0" w:space="0" w:color="auto"/>
        <w:left w:val="none" w:sz="0" w:space="0" w:color="auto"/>
        <w:bottom w:val="none" w:sz="0" w:space="0" w:color="auto"/>
        <w:right w:val="none" w:sz="0" w:space="0" w:color="auto"/>
      </w:divBdr>
    </w:div>
    <w:div w:id="1149246174">
      <w:bodyDiv w:val="1"/>
      <w:marLeft w:val="0"/>
      <w:marRight w:val="0"/>
      <w:marTop w:val="0"/>
      <w:marBottom w:val="0"/>
      <w:divBdr>
        <w:top w:val="none" w:sz="0" w:space="0" w:color="auto"/>
        <w:left w:val="none" w:sz="0" w:space="0" w:color="auto"/>
        <w:bottom w:val="none" w:sz="0" w:space="0" w:color="auto"/>
        <w:right w:val="none" w:sz="0" w:space="0" w:color="auto"/>
      </w:divBdr>
    </w:div>
    <w:div w:id="1149329102">
      <w:marLeft w:val="0"/>
      <w:marRight w:val="0"/>
      <w:marTop w:val="0"/>
      <w:marBottom w:val="0"/>
      <w:divBdr>
        <w:top w:val="none" w:sz="0" w:space="0" w:color="auto"/>
        <w:left w:val="none" w:sz="0" w:space="0" w:color="auto"/>
        <w:bottom w:val="none" w:sz="0" w:space="0" w:color="auto"/>
        <w:right w:val="none" w:sz="0" w:space="0" w:color="auto"/>
      </w:divBdr>
    </w:div>
    <w:div w:id="1149395086">
      <w:marLeft w:val="0"/>
      <w:marRight w:val="0"/>
      <w:marTop w:val="0"/>
      <w:marBottom w:val="0"/>
      <w:divBdr>
        <w:top w:val="none" w:sz="0" w:space="0" w:color="auto"/>
        <w:left w:val="none" w:sz="0" w:space="0" w:color="auto"/>
        <w:bottom w:val="none" w:sz="0" w:space="0" w:color="auto"/>
        <w:right w:val="none" w:sz="0" w:space="0" w:color="auto"/>
      </w:divBdr>
    </w:div>
    <w:div w:id="1149398294">
      <w:marLeft w:val="0"/>
      <w:marRight w:val="0"/>
      <w:marTop w:val="0"/>
      <w:marBottom w:val="0"/>
      <w:divBdr>
        <w:top w:val="none" w:sz="0" w:space="0" w:color="auto"/>
        <w:left w:val="none" w:sz="0" w:space="0" w:color="auto"/>
        <w:bottom w:val="none" w:sz="0" w:space="0" w:color="auto"/>
        <w:right w:val="none" w:sz="0" w:space="0" w:color="auto"/>
      </w:divBdr>
    </w:div>
    <w:div w:id="1149401597">
      <w:marLeft w:val="0"/>
      <w:marRight w:val="0"/>
      <w:marTop w:val="0"/>
      <w:marBottom w:val="0"/>
      <w:divBdr>
        <w:top w:val="none" w:sz="0" w:space="0" w:color="auto"/>
        <w:left w:val="none" w:sz="0" w:space="0" w:color="auto"/>
        <w:bottom w:val="none" w:sz="0" w:space="0" w:color="auto"/>
        <w:right w:val="none" w:sz="0" w:space="0" w:color="auto"/>
      </w:divBdr>
    </w:div>
    <w:div w:id="1149517445">
      <w:marLeft w:val="0"/>
      <w:marRight w:val="0"/>
      <w:marTop w:val="0"/>
      <w:marBottom w:val="0"/>
      <w:divBdr>
        <w:top w:val="none" w:sz="0" w:space="0" w:color="auto"/>
        <w:left w:val="none" w:sz="0" w:space="0" w:color="auto"/>
        <w:bottom w:val="none" w:sz="0" w:space="0" w:color="auto"/>
        <w:right w:val="none" w:sz="0" w:space="0" w:color="auto"/>
      </w:divBdr>
    </w:div>
    <w:div w:id="1149591266">
      <w:marLeft w:val="0"/>
      <w:marRight w:val="0"/>
      <w:marTop w:val="0"/>
      <w:marBottom w:val="0"/>
      <w:divBdr>
        <w:top w:val="none" w:sz="0" w:space="0" w:color="auto"/>
        <w:left w:val="none" w:sz="0" w:space="0" w:color="auto"/>
        <w:bottom w:val="none" w:sz="0" w:space="0" w:color="auto"/>
        <w:right w:val="none" w:sz="0" w:space="0" w:color="auto"/>
      </w:divBdr>
    </w:div>
    <w:div w:id="1149634919">
      <w:marLeft w:val="0"/>
      <w:marRight w:val="0"/>
      <w:marTop w:val="0"/>
      <w:marBottom w:val="0"/>
      <w:divBdr>
        <w:top w:val="none" w:sz="0" w:space="0" w:color="auto"/>
        <w:left w:val="none" w:sz="0" w:space="0" w:color="auto"/>
        <w:bottom w:val="none" w:sz="0" w:space="0" w:color="auto"/>
        <w:right w:val="none" w:sz="0" w:space="0" w:color="auto"/>
      </w:divBdr>
    </w:div>
    <w:div w:id="1149713965">
      <w:marLeft w:val="0"/>
      <w:marRight w:val="0"/>
      <w:marTop w:val="0"/>
      <w:marBottom w:val="0"/>
      <w:divBdr>
        <w:top w:val="none" w:sz="0" w:space="0" w:color="auto"/>
        <w:left w:val="none" w:sz="0" w:space="0" w:color="auto"/>
        <w:bottom w:val="none" w:sz="0" w:space="0" w:color="auto"/>
        <w:right w:val="none" w:sz="0" w:space="0" w:color="auto"/>
      </w:divBdr>
    </w:div>
    <w:div w:id="1149782728">
      <w:marLeft w:val="0"/>
      <w:marRight w:val="0"/>
      <w:marTop w:val="0"/>
      <w:marBottom w:val="0"/>
      <w:divBdr>
        <w:top w:val="none" w:sz="0" w:space="0" w:color="auto"/>
        <w:left w:val="none" w:sz="0" w:space="0" w:color="auto"/>
        <w:bottom w:val="none" w:sz="0" w:space="0" w:color="auto"/>
        <w:right w:val="none" w:sz="0" w:space="0" w:color="auto"/>
      </w:divBdr>
    </w:div>
    <w:div w:id="1149829531">
      <w:marLeft w:val="0"/>
      <w:marRight w:val="0"/>
      <w:marTop w:val="0"/>
      <w:marBottom w:val="0"/>
      <w:divBdr>
        <w:top w:val="none" w:sz="0" w:space="0" w:color="auto"/>
        <w:left w:val="none" w:sz="0" w:space="0" w:color="auto"/>
        <w:bottom w:val="none" w:sz="0" w:space="0" w:color="auto"/>
        <w:right w:val="none" w:sz="0" w:space="0" w:color="auto"/>
      </w:divBdr>
    </w:div>
    <w:div w:id="1149860728">
      <w:marLeft w:val="0"/>
      <w:marRight w:val="0"/>
      <w:marTop w:val="0"/>
      <w:marBottom w:val="0"/>
      <w:divBdr>
        <w:top w:val="none" w:sz="0" w:space="0" w:color="auto"/>
        <w:left w:val="none" w:sz="0" w:space="0" w:color="auto"/>
        <w:bottom w:val="none" w:sz="0" w:space="0" w:color="auto"/>
        <w:right w:val="none" w:sz="0" w:space="0" w:color="auto"/>
      </w:divBdr>
    </w:div>
    <w:div w:id="1149904509">
      <w:marLeft w:val="0"/>
      <w:marRight w:val="0"/>
      <w:marTop w:val="0"/>
      <w:marBottom w:val="0"/>
      <w:divBdr>
        <w:top w:val="none" w:sz="0" w:space="0" w:color="auto"/>
        <w:left w:val="none" w:sz="0" w:space="0" w:color="auto"/>
        <w:bottom w:val="none" w:sz="0" w:space="0" w:color="auto"/>
        <w:right w:val="none" w:sz="0" w:space="0" w:color="auto"/>
      </w:divBdr>
    </w:div>
    <w:div w:id="1149906265">
      <w:marLeft w:val="0"/>
      <w:marRight w:val="0"/>
      <w:marTop w:val="0"/>
      <w:marBottom w:val="0"/>
      <w:divBdr>
        <w:top w:val="none" w:sz="0" w:space="0" w:color="auto"/>
        <w:left w:val="none" w:sz="0" w:space="0" w:color="auto"/>
        <w:bottom w:val="none" w:sz="0" w:space="0" w:color="auto"/>
        <w:right w:val="none" w:sz="0" w:space="0" w:color="auto"/>
      </w:divBdr>
    </w:div>
    <w:div w:id="1149907308">
      <w:marLeft w:val="0"/>
      <w:marRight w:val="0"/>
      <w:marTop w:val="0"/>
      <w:marBottom w:val="0"/>
      <w:divBdr>
        <w:top w:val="none" w:sz="0" w:space="0" w:color="auto"/>
        <w:left w:val="none" w:sz="0" w:space="0" w:color="auto"/>
        <w:bottom w:val="none" w:sz="0" w:space="0" w:color="auto"/>
        <w:right w:val="none" w:sz="0" w:space="0" w:color="auto"/>
      </w:divBdr>
    </w:div>
    <w:div w:id="1149978070">
      <w:marLeft w:val="0"/>
      <w:marRight w:val="0"/>
      <w:marTop w:val="0"/>
      <w:marBottom w:val="0"/>
      <w:divBdr>
        <w:top w:val="none" w:sz="0" w:space="0" w:color="auto"/>
        <w:left w:val="none" w:sz="0" w:space="0" w:color="auto"/>
        <w:bottom w:val="none" w:sz="0" w:space="0" w:color="auto"/>
        <w:right w:val="none" w:sz="0" w:space="0" w:color="auto"/>
      </w:divBdr>
    </w:div>
    <w:div w:id="1150101778">
      <w:marLeft w:val="0"/>
      <w:marRight w:val="0"/>
      <w:marTop w:val="0"/>
      <w:marBottom w:val="0"/>
      <w:divBdr>
        <w:top w:val="none" w:sz="0" w:space="0" w:color="auto"/>
        <w:left w:val="none" w:sz="0" w:space="0" w:color="auto"/>
        <w:bottom w:val="none" w:sz="0" w:space="0" w:color="auto"/>
        <w:right w:val="none" w:sz="0" w:space="0" w:color="auto"/>
      </w:divBdr>
    </w:div>
    <w:div w:id="1150170217">
      <w:marLeft w:val="0"/>
      <w:marRight w:val="0"/>
      <w:marTop w:val="0"/>
      <w:marBottom w:val="0"/>
      <w:divBdr>
        <w:top w:val="none" w:sz="0" w:space="0" w:color="auto"/>
        <w:left w:val="none" w:sz="0" w:space="0" w:color="auto"/>
        <w:bottom w:val="none" w:sz="0" w:space="0" w:color="auto"/>
        <w:right w:val="none" w:sz="0" w:space="0" w:color="auto"/>
      </w:divBdr>
    </w:div>
    <w:div w:id="1150174472">
      <w:marLeft w:val="0"/>
      <w:marRight w:val="0"/>
      <w:marTop w:val="0"/>
      <w:marBottom w:val="0"/>
      <w:divBdr>
        <w:top w:val="none" w:sz="0" w:space="0" w:color="auto"/>
        <w:left w:val="none" w:sz="0" w:space="0" w:color="auto"/>
        <w:bottom w:val="none" w:sz="0" w:space="0" w:color="auto"/>
        <w:right w:val="none" w:sz="0" w:space="0" w:color="auto"/>
      </w:divBdr>
    </w:div>
    <w:div w:id="1150250458">
      <w:marLeft w:val="0"/>
      <w:marRight w:val="0"/>
      <w:marTop w:val="0"/>
      <w:marBottom w:val="0"/>
      <w:divBdr>
        <w:top w:val="none" w:sz="0" w:space="0" w:color="auto"/>
        <w:left w:val="none" w:sz="0" w:space="0" w:color="auto"/>
        <w:bottom w:val="none" w:sz="0" w:space="0" w:color="auto"/>
        <w:right w:val="none" w:sz="0" w:space="0" w:color="auto"/>
      </w:divBdr>
    </w:div>
    <w:div w:id="1150252353">
      <w:marLeft w:val="0"/>
      <w:marRight w:val="0"/>
      <w:marTop w:val="0"/>
      <w:marBottom w:val="0"/>
      <w:divBdr>
        <w:top w:val="none" w:sz="0" w:space="0" w:color="auto"/>
        <w:left w:val="none" w:sz="0" w:space="0" w:color="auto"/>
        <w:bottom w:val="none" w:sz="0" w:space="0" w:color="auto"/>
        <w:right w:val="none" w:sz="0" w:space="0" w:color="auto"/>
      </w:divBdr>
    </w:div>
    <w:div w:id="1150252525">
      <w:marLeft w:val="0"/>
      <w:marRight w:val="0"/>
      <w:marTop w:val="0"/>
      <w:marBottom w:val="0"/>
      <w:divBdr>
        <w:top w:val="none" w:sz="0" w:space="0" w:color="auto"/>
        <w:left w:val="none" w:sz="0" w:space="0" w:color="auto"/>
        <w:bottom w:val="none" w:sz="0" w:space="0" w:color="auto"/>
        <w:right w:val="none" w:sz="0" w:space="0" w:color="auto"/>
      </w:divBdr>
    </w:div>
    <w:div w:id="1150485929">
      <w:marLeft w:val="0"/>
      <w:marRight w:val="0"/>
      <w:marTop w:val="0"/>
      <w:marBottom w:val="0"/>
      <w:divBdr>
        <w:top w:val="none" w:sz="0" w:space="0" w:color="auto"/>
        <w:left w:val="none" w:sz="0" w:space="0" w:color="auto"/>
        <w:bottom w:val="none" w:sz="0" w:space="0" w:color="auto"/>
        <w:right w:val="none" w:sz="0" w:space="0" w:color="auto"/>
      </w:divBdr>
    </w:div>
    <w:div w:id="1150514360">
      <w:marLeft w:val="0"/>
      <w:marRight w:val="0"/>
      <w:marTop w:val="0"/>
      <w:marBottom w:val="0"/>
      <w:divBdr>
        <w:top w:val="none" w:sz="0" w:space="0" w:color="auto"/>
        <w:left w:val="none" w:sz="0" w:space="0" w:color="auto"/>
        <w:bottom w:val="none" w:sz="0" w:space="0" w:color="auto"/>
        <w:right w:val="none" w:sz="0" w:space="0" w:color="auto"/>
      </w:divBdr>
    </w:div>
    <w:div w:id="1150709766">
      <w:marLeft w:val="0"/>
      <w:marRight w:val="0"/>
      <w:marTop w:val="0"/>
      <w:marBottom w:val="0"/>
      <w:divBdr>
        <w:top w:val="none" w:sz="0" w:space="0" w:color="auto"/>
        <w:left w:val="none" w:sz="0" w:space="0" w:color="auto"/>
        <w:bottom w:val="none" w:sz="0" w:space="0" w:color="auto"/>
        <w:right w:val="none" w:sz="0" w:space="0" w:color="auto"/>
      </w:divBdr>
    </w:div>
    <w:div w:id="1150712187">
      <w:marLeft w:val="0"/>
      <w:marRight w:val="0"/>
      <w:marTop w:val="0"/>
      <w:marBottom w:val="0"/>
      <w:divBdr>
        <w:top w:val="none" w:sz="0" w:space="0" w:color="auto"/>
        <w:left w:val="none" w:sz="0" w:space="0" w:color="auto"/>
        <w:bottom w:val="none" w:sz="0" w:space="0" w:color="auto"/>
        <w:right w:val="none" w:sz="0" w:space="0" w:color="auto"/>
      </w:divBdr>
    </w:div>
    <w:div w:id="1150748394">
      <w:marLeft w:val="0"/>
      <w:marRight w:val="0"/>
      <w:marTop w:val="0"/>
      <w:marBottom w:val="0"/>
      <w:divBdr>
        <w:top w:val="none" w:sz="0" w:space="0" w:color="auto"/>
        <w:left w:val="none" w:sz="0" w:space="0" w:color="auto"/>
        <w:bottom w:val="none" w:sz="0" w:space="0" w:color="auto"/>
        <w:right w:val="none" w:sz="0" w:space="0" w:color="auto"/>
      </w:divBdr>
    </w:div>
    <w:div w:id="1150831677">
      <w:marLeft w:val="0"/>
      <w:marRight w:val="0"/>
      <w:marTop w:val="0"/>
      <w:marBottom w:val="0"/>
      <w:divBdr>
        <w:top w:val="none" w:sz="0" w:space="0" w:color="auto"/>
        <w:left w:val="none" w:sz="0" w:space="0" w:color="auto"/>
        <w:bottom w:val="none" w:sz="0" w:space="0" w:color="auto"/>
        <w:right w:val="none" w:sz="0" w:space="0" w:color="auto"/>
      </w:divBdr>
    </w:div>
    <w:div w:id="1150906481">
      <w:marLeft w:val="0"/>
      <w:marRight w:val="0"/>
      <w:marTop w:val="0"/>
      <w:marBottom w:val="0"/>
      <w:divBdr>
        <w:top w:val="none" w:sz="0" w:space="0" w:color="auto"/>
        <w:left w:val="none" w:sz="0" w:space="0" w:color="auto"/>
        <w:bottom w:val="none" w:sz="0" w:space="0" w:color="auto"/>
        <w:right w:val="none" w:sz="0" w:space="0" w:color="auto"/>
      </w:divBdr>
    </w:div>
    <w:div w:id="1150943260">
      <w:marLeft w:val="0"/>
      <w:marRight w:val="0"/>
      <w:marTop w:val="0"/>
      <w:marBottom w:val="0"/>
      <w:divBdr>
        <w:top w:val="none" w:sz="0" w:space="0" w:color="auto"/>
        <w:left w:val="none" w:sz="0" w:space="0" w:color="auto"/>
        <w:bottom w:val="none" w:sz="0" w:space="0" w:color="auto"/>
        <w:right w:val="none" w:sz="0" w:space="0" w:color="auto"/>
      </w:divBdr>
    </w:div>
    <w:div w:id="1150943621">
      <w:marLeft w:val="0"/>
      <w:marRight w:val="0"/>
      <w:marTop w:val="0"/>
      <w:marBottom w:val="0"/>
      <w:divBdr>
        <w:top w:val="none" w:sz="0" w:space="0" w:color="auto"/>
        <w:left w:val="none" w:sz="0" w:space="0" w:color="auto"/>
        <w:bottom w:val="none" w:sz="0" w:space="0" w:color="auto"/>
        <w:right w:val="none" w:sz="0" w:space="0" w:color="auto"/>
      </w:divBdr>
    </w:div>
    <w:div w:id="1150944592">
      <w:marLeft w:val="0"/>
      <w:marRight w:val="0"/>
      <w:marTop w:val="0"/>
      <w:marBottom w:val="0"/>
      <w:divBdr>
        <w:top w:val="none" w:sz="0" w:space="0" w:color="auto"/>
        <w:left w:val="none" w:sz="0" w:space="0" w:color="auto"/>
        <w:bottom w:val="none" w:sz="0" w:space="0" w:color="auto"/>
        <w:right w:val="none" w:sz="0" w:space="0" w:color="auto"/>
      </w:divBdr>
    </w:div>
    <w:div w:id="1151211326">
      <w:marLeft w:val="0"/>
      <w:marRight w:val="0"/>
      <w:marTop w:val="0"/>
      <w:marBottom w:val="0"/>
      <w:divBdr>
        <w:top w:val="none" w:sz="0" w:space="0" w:color="auto"/>
        <w:left w:val="none" w:sz="0" w:space="0" w:color="auto"/>
        <w:bottom w:val="none" w:sz="0" w:space="0" w:color="auto"/>
        <w:right w:val="none" w:sz="0" w:space="0" w:color="auto"/>
      </w:divBdr>
    </w:div>
    <w:div w:id="1151214677">
      <w:marLeft w:val="0"/>
      <w:marRight w:val="0"/>
      <w:marTop w:val="0"/>
      <w:marBottom w:val="0"/>
      <w:divBdr>
        <w:top w:val="none" w:sz="0" w:space="0" w:color="auto"/>
        <w:left w:val="none" w:sz="0" w:space="0" w:color="auto"/>
        <w:bottom w:val="none" w:sz="0" w:space="0" w:color="auto"/>
        <w:right w:val="none" w:sz="0" w:space="0" w:color="auto"/>
      </w:divBdr>
    </w:div>
    <w:div w:id="1151286735">
      <w:marLeft w:val="0"/>
      <w:marRight w:val="0"/>
      <w:marTop w:val="0"/>
      <w:marBottom w:val="0"/>
      <w:divBdr>
        <w:top w:val="none" w:sz="0" w:space="0" w:color="auto"/>
        <w:left w:val="none" w:sz="0" w:space="0" w:color="auto"/>
        <w:bottom w:val="none" w:sz="0" w:space="0" w:color="auto"/>
        <w:right w:val="none" w:sz="0" w:space="0" w:color="auto"/>
      </w:divBdr>
    </w:div>
    <w:div w:id="1151289846">
      <w:marLeft w:val="0"/>
      <w:marRight w:val="0"/>
      <w:marTop w:val="0"/>
      <w:marBottom w:val="0"/>
      <w:divBdr>
        <w:top w:val="none" w:sz="0" w:space="0" w:color="auto"/>
        <w:left w:val="none" w:sz="0" w:space="0" w:color="auto"/>
        <w:bottom w:val="none" w:sz="0" w:space="0" w:color="auto"/>
        <w:right w:val="none" w:sz="0" w:space="0" w:color="auto"/>
      </w:divBdr>
    </w:div>
    <w:div w:id="1151600937">
      <w:marLeft w:val="0"/>
      <w:marRight w:val="0"/>
      <w:marTop w:val="0"/>
      <w:marBottom w:val="0"/>
      <w:divBdr>
        <w:top w:val="none" w:sz="0" w:space="0" w:color="auto"/>
        <w:left w:val="none" w:sz="0" w:space="0" w:color="auto"/>
        <w:bottom w:val="none" w:sz="0" w:space="0" w:color="auto"/>
        <w:right w:val="none" w:sz="0" w:space="0" w:color="auto"/>
      </w:divBdr>
    </w:div>
    <w:div w:id="1151869362">
      <w:marLeft w:val="0"/>
      <w:marRight w:val="0"/>
      <w:marTop w:val="0"/>
      <w:marBottom w:val="0"/>
      <w:divBdr>
        <w:top w:val="none" w:sz="0" w:space="0" w:color="auto"/>
        <w:left w:val="none" w:sz="0" w:space="0" w:color="auto"/>
        <w:bottom w:val="none" w:sz="0" w:space="0" w:color="auto"/>
        <w:right w:val="none" w:sz="0" w:space="0" w:color="auto"/>
      </w:divBdr>
    </w:div>
    <w:div w:id="1152261033">
      <w:marLeft w:val="0"/>
      <w:marRight w:val="0"/>
      <w:marTop w:val="0"/>
      <w:marBottom w:val="0"/>
      <w:divBdr>
        <w:top w:val="none" w:sz="0" w:space="0" w:color="auto"/>
        <w:left w:val="none" w:sz="0" w:space="0" w:color="auto"/>
        <w:bottom w:val="none" w:sz="0" w:space="0" w:color="auto"/>
        <w:right w:val="none" w:sz="0" w:space="0" w:color="auto"/>
      </w:divBdr>
    </w:div>
    <w:div w:id="1152327370">
      <w:marLeft w:val="0"/>
      <w:marRight w:val="0"/>
      <w:marTop w:val="0"/>
      <w:marBottom w:val="0"/>
      <w:divBdr>
        <w:top w:val="none" w:sz="0" w:space="0" w:color="auto"/>
        <w:left w:val="none" w:sz="0" w:space="0" w:color="auto"/>
        <w:bottom w:val="none" w:sz="0" w:space="0" w:color="auto"/>
        <w:right w:val="none" w:sz="0" w:space="0" w:color="auto"/>
      </w:divBdr>
    </w:div>
    <w:div w:id="1152408253">
      <w:marLeft w:val="0"/>
      <w:marRight w:val="0"/>
      <w:marTop w:val="0"/>
      <w:marBottom w:val="0"/>
      <w:divBdr>
        <w:top w:val="none" w:sz="0" w:space="0" w:color="auto"/>
        <w:left w:val="none" w:sz="0" w:space="0" w:color="auto"/>
        <w:bottom w:val="none" w:sz="0" w:space="0" w:color="auto"/>
        <w:right w:val="none" w:sz="0" w:space="0" w:color="auto"/>
      </w:divBdr>
    </w:div>
    <w:div w:id="1152524221">
      <w:marLeft w:val="0"/>
      <w:marRight w:val="0"/>
      <w:marTop w:val="0"/>
      <w:marBottom w:val="0"/>
      <w:divBdr>
        <w:top w:val="none" w:sz="0" w:space="0" w:color="auto"/>
        <w:left w:val="none" w:sz="0" w:space="0" w:color="auto"/>
        <w:bottom w:val="none" w:sz="0" w:space="0" w:color="auto"/>
        <w:right w:val="none" w:sz="0" w:space="0" w:color="auto"/>
      </w:divBdr>
    </w:div>
    <w:div w:id="1152600992">
      <w:marLeft w:val="0"/>
      <w:marRight w:val="0"/>
      <w:marTop w:val="0"/>
      <w:marBottom w:val="0"/>
      <w:divBdr>
        <w:top w:val="none" w:sz="0" w:space="0" w:color="auto"/>
        <w:left w:val="none" w:sz="0" w:space="0" w:color="auto"/>
        <w:bottom w:val="none" w:sz="0" w:space="0" w:color="auto"/>
        <w:right w:val="none" w:sz="0" w:space="0" w:color="auto"/>
      </w:divBdr>
    </w:div>
    <w:div w:id="1152605136">
      <w:marLeft w:val="0"/>
      <w:marRight w:val="0"/>
      <w:marTop w:val="0"/>
      <w:marBottom w:val="0"/>
      <w:divBdr>
        <w:top w:val="none" w:sz="0" w:space="0" w:color="auto"/>
        <w:left w:val="none" w:sz="0" w:space="0" w:color="auto"/>
        <w:bottom w:val="none" w:sz="0" w:space="0" w:color="auto"/>
        <w:right w:val="none" w:sz="0" w:space="0" w:color="auto"/>
      </w:divBdr>
    </w:div>
    <w:div w:id="1152678992">
      <w:bodyDiv w:val="1"/>
      <w:marLeft w:val="0"/>
      <w:marRight w:val="0"/>
      <w:marTop w:val="0"/>
      <w:marBottom w:val="0"/>
      <w:divBdr>
        <w:top w:val="none" w:sz="0" w:space="0" w:color="auto"/>
        <w:left w:val="none" w:sz="0" w:space="0" w:color="auto"/>
        <w:bottom w:val="none" w:sz="0" w:space="0" w:color="auto"/>
        <w:right w:val="none" w:sz="0" w:space="0" w:color="auto"/>
      </w:divBdr>
    </w:div>
    <w:div w:id="1152718054">
      <w:marLeft w:val="0"/>
      <w:marRight w:val="0"/>
      <w:marTop w:val="0"/>
      <w:marBottom w:val="0"/>
      <w:divBdr>
        <w:top w:val="none" w:sz="0" w:space="0" w:color="auto"/>
        <w:left w:val="none" w:sz="0" w:space="0" w:color="auto"/>
        <w:bottom w:val="none" w:sz="0" w:space="0" w:color="auto"/>
        <w:right w:val="none" w:sz="0" w:space="0" w:color="auto"/>
      </w:divBdr>
    </w:div>
    <w:div w:id="1152792731">
      <w:marLeft w:val="0"/>
      <w:marRight w:val="0"/>
      <w:marTop w:val="0"/>
      <w:marBottom w:val="0"/>
      <w:divBdr>
        <w:top w:val="none" w:sz="0" w:space="0" w:color="auto"/>
        <w:left w:val="none" w:sz="0" w:space="0" w:color="auto"/>
        <w:bottom w:val="none" w:sz="0" w:space="0" w:color="auto"/>
        <w:right w:val="none" w:sz="0" w:space="0" w:color="auto"/>
      </w:divBdr>
    </w:div>
    <w:div w:id="1152866743">
      <w:marLeft w:val="0"/>
      <w:marRight w:val="0"/>
      <w:marTop w:val="0"/>
      <w:marBottom w:val="0"/>
      <w:divBdr>
        <w:top w:val="none" w:sz="0" w:space="0" w:color="auto"/>
        <w:left w:val="none" w:sz="0" w:space="0" w:color="auto"/>
        <w:bottom w:val="none" w:sz="0" w:space="0" w:color="auto"/>
        <w:right w:val="none" w:sz="0" w:space="0" w:color="auto"/>
      </w:divBdr>
    </w:div>
    <w:div w:id="1152869903">
      <w:marLeft w:val="0"/>
      <w:marRight w:val="0"/>
      <w:marTop w:val="0"/>
      <w:marBottom w:val="0"/>
      <w:divBdr>
        <w:top w:val="none" w:sz="0" w:space="0" w:color="auto"/>
        <w:left w:val="none" w:sz="0" w:space="0" w:color="auto"/>
        <w:bottom w:val="none" w:sz="0" w:space="0" w:color="auto"/>
        <w:right w:val="none" w:sz="0" w:space="0" w:color="auto"/>
      </w:divBdr>
    </w:div>
    <w:div w:id="1152870012">
      <w:marLeft w:val="0"/>
      <w:marRight w:val="0"/>
      <w:marTop w:val="0"/>
      <w:marBottom w:val="0"/>
      <w:divBdr>
        <w:top w:val="none" w:sz="0" w:space="0" w:color="auto"/>
        <w:left w:val="none" w:sz="0" w:space="0" w:color="auto"/>
        <w:bottom w:val="none" w:sz="0" w:space="0" w:color="auto"/>
        <w:right w:val="none" w:sz="0" w:space="0" w:color="auto"/>
      </w:divBdr>
    </w:div>
    <w:div w:id="1153062835">
      <w:marLeft w:val="0"/>
      <w:marRight w:val="0"/>
      <w:marTop w:val="0"/>
      <w:marBottom w:val="0"/>
      <w:divBdr>
        <w:top w:val="none" w:sz="0" w:space="0" w:color="auto"/>
        <w:left w:val="none" w:sz="0" w:space="0" w:color="auto"/>
        <w:bottom w:val="none" w:sz="0" w:space="0" w:color="auto"/>
        <w:right w:val="none" w:sz="0" w:space="0" w:color="auto"/>
      </w:divBdr>
    </w:div>
    <w:div w:id="1153109831">
      <w:marLeft w:val="0"/>
      <w:marRight w:val="0"/>
      <w:marTop w:val="0"/>
      <w:marBottom w:val="0"/>
      <w:divBdr>
        <w:top w:val="none" w:sz="0" w:space="0" w:color="auto"/>
        <w:left w:val="none" w:sz="0" w:space="0" w:color="auto"/>
        <w:bottom w:val="none" w:sz="0" w:space="0" w:color="auto"/>
        <w:right w:val="none" w:sz="0" w:space="0" w:color="auto"/>
      </w:divBdr>
    </w:div>
    <w:div w:id="1153179677">
      <w:marLeft w:val="0"/>
      <w:marRight w:val="0"/>
      <w:marTop w:val="0"/>
      <w:marBottom w:val="0"/>
      <w:divBdr>
        <w:top w:val="none" w:sz="0" w:space="0" w:color="auto"/>
        <w:left w:val="none" w:sz="0" w:space="0" w:color="auto"/>
        <w:bottom w:val="none" w:sz="0" w:space="0" w:color="auto"/>
        <w:right w:val="none" w:sz="0" w:space="0" w:color="auto"/>
      </w:divBdr>
    </w:div>
    <w:div w:id="1153184891">
      <w:marLeft w:val="0"/>
      <w:marRight w:val="0"/>
      <w:marTop w:val="0"/>
      <w:marBottom w:val="0"/>
      <w:divBdr>
        <w:top w:val="none" w:sz="0" w:space="0" w:color="auto"/>
        <w:left w:val="none" w:sz="0" w:space="0" w:color="auto"/>
        <w:bottom w:val="none" w:sz="0" w:space="0" w:color="auto"/>
        <w:right w:val="none" w:sz="0" w:space="0" w:color="auto"/>
      </w:divBdr>
    </w:div>
    <w:div w:id="1153328808">
      <w:marLeft w:val="0"/>
      <w:marRight w:val="0"/>
      <w:marTop w:val="0"/>
      <w:marBottom w:val="0"/>
      <w:divBdr>
        <w:top w:val="none" w:sz="0" w:space="0" w:color="auto"/>
        <w:left w:val="none" w:sz="0" w:space="0" w:color="auto"/>
        <w:bottom w:val="none" w:sz="0" w:space="0" w:color="auto"/>
        <w:right w:val="none" w:sz="0" w:space="0" w:color="auto"/>
      </w:divBdr>
    </w:div>
    <w:div w:id="1153522744">
      <w:marLeft w:val="0"/>
      <w:marRight w:val="0"/>
      <w:marTop w:val="0"/>
      <w:marBottom w:val="0"/>
      <w:divBdr>
        <w:top w:val="none" w:sz="0" w:space="0" w:color="auto"/>
        <w:left w:val="none" w:sz="0" w:space="0" w:color="auto"/>
        <w:bottom w:val="none" w:sz="0" w:space="0" w:color="auto"/>
        <w:right w:val="none" w:sz="0" w:space="0" w:color="auto"/>
      </w:divBdr>
    </w:div>
    <w:div w:id="1153528109">
      <w:marLeft w:val="0"/>
      <w:marRight w:val="0"/>
      <w:marTop w:val="0"/>
      <w:marBottom w:val="0"/>
      <w:divBdr>
        <w:top w:val="none" w:sz="0" w:space="0" w:color="auto"/>
        <w:left w:val="none" w:sz="0" w:space="0" w:color="auto"/>
        <w:bottom w:val="none" w:sz="0" w:space="0" w:color="auto"/>
        <w:right w:val="none" w:sz="0" w:space="0" w:color="auto"/>
      </w:divBdr>
    </w:div>
    <w:div w:id="1153565701">
      <w:marLeft w:val="0"/>
      <w:marRight w:val="0"/>
      <w:marTop w:val="0"/>
      <w:marBottom w:val="0"/>
      <w:divBdr>
        <w:top w:val="none" w:sz="0" w:space="0" w:color="auto"/>
        <w:left w:val="none" w:sz="0" w:space="0" w:color="auto"/>
        <w:bottom w:val="none" w:sz="0" w:space="0" w:color="auto"/>
        <w:right w:val="none" w:sz="0" w:space="0" w:color="auto"/>
      </w:divBdr>
    </w:div>
    <w:div w:id="1153639170">
      <w:marLeft w:val="0"/>
      <w:marRight w:val="0"/>
      <w:marTop w:val="0"/>
      <w:marBottom w:val="0"/>
      <w:divBdr>
        <w:top w:val="none" w:sz="0" w:space="0" w:color="auto"/>
        <w:left w:val="none" w:sz="0" w:space="0" w:color="auto"/>
        <w:bottom w:val="none" w:sz="0" w:space="0" w:color="auto"/>
        <w:right w:val="none" w:sz="0" w:space="0" w:color="auto"/>
      </w:divBdr>
    </w:div>
    <w:div w:id="1153789878">
      <w:marLeft w:val="0"/>
      <w:marRight w:val="0"/>
      <w:marTop w:val="0"/>
      <w:marBottom w:val="0"/>
      <w:divBdr>
        <w:top w:val="none" w:sz="0" w:space="0" w:color="auto"/>
        <w:left w:val="none" w:sz="0" w:space="0" w:color="auto"/>
        <w:bottom w:val="none" w:sz="0" w:space="0" w:color="auto"/>
        <w:right w:val="none" w:sz="0" w:space="0" w:color="auto"/>
      </w:divBdr>
    </w:div>
    <w:div w:id="1153834161">
      <w:marLeft w:val="0"/>
      <w:marRight w:val="0"/>
      <w:marTop w:val="0"/>
      <w:marBottom w:val="0"/>
      <w:divBdr>
        <w:top w:val="none" w:sz="0" w:space="0" w:color="auto"/>
        <w:left w:val="none" w:sz="0" w:space="0" w:color="auto"/>
        <w:bottom w:val="none" w:sz="0" w:space="0" w:color="auto"/>
        <w:right w:val="none" w:sz="0" w:space="0" w:color="auto"/>
      </w:divBdr>
    </w:div>
    <w:div w:id="1153836886">
      <w:marLeft w:val="0"/>
      <w:marRight w:val="0"/>
      <w:marTop w:val="0"/>
      <w:marBottom w:val="0"/>
      <w:divBdr>
        <w:top w:val="none" w:sz="0" w:space="0" w:color="auto"/>
        <w:left w:val="none" w:sz="0" w:space="0" w:color="auto"/>
        <w:bottom w:val="none" w:sz="0" w:space="0" w:color="auto"/>
        <w:right w:val="none" w:sz="0" w:space="0" w:color="auto"/>
      </w:divBdr>
    </w:div>
    <w:div w:id="1153837670">
      <w:marLeft w:val="0"/>
      <w:marRight w:val="0"/>
      <w:marTop w:val="0"/>
      <w:marBottom w:val="0"/>
      <w:divBdr>
        <w:top w:val="none" w:sz="0" w:space="0" w:color="auto"/>
        <w:left w:val="none" w:sz="0" w:space="0" w:color="auto"/>
        <w:bottom w:val="none" w:sz="0" w:space="0" w:color="auto"/>
        <w:right w:val="none" w:sz="0" w:space="0" w:color="auto"/>
      </w:divBdr>
    </w:div>
    <w:div w:id="1153982371">
      <w:marLeft w:val="0"/>
      <w:marRight w:val="0"/>
      <w:marTop w:val="0"/>
      <w:marBottom w:val="0"/>
      <w:divBdr>
        <w:top w:val="none" w:sz="0" w:space="0" w:color="auto"/>
        <w:left w:val="none" w:sz="0" w:space="0" w:color="auto"/>
        <w:bottom w:val="none" w:sz="0" w:space="0" w:color="auto"/>
        <w:right w:val="none" w:sz="0" w:space="0" w:color="auto"/>
      </w:divBdr>
    </w:div>
    <w:div w:id="1154030096">
      <w:marLeft w:val="0"/>
      <w:marRight w:val="0"/>
      <w:marTop w:val="0"/>
      <w:marBottom w:val="0"/>
      <w:divBdr>
        <w:top w:val="none" w:sz="0" w:space="0" w:color="auto"/>
        <w:left w:val="none" w:sz="0" w:space="0" w:color="auto"/>
        <w:bottom w:val="none" w:sz="0" w:space="0" w:color="auto"/>
        <w:right w:val="none" w:sz="0" w:space="0" w:color="auto"/>
      </w:divBdr>
    </w:div>
    <w:div w:id="1154101644">
      <w:marLeft w:val="0"/>
      <w:marRight w:val="0"/>
      <w:marTop w:val="0"/>
      <w:marBottom w:val="0"/>
      <w:divBdr>
        <w:top w:val="none" w:sz="0" w:space="0" w:color="auto"/>
        <w:left w:val="none" w:sz="0" w:space="0" w:color="auto"/>
        <w:bottom w:val="none" w:sz="0" w:space="0" w:color="auto"/>
        <w:right w:val="none" w:sz="0" w:space="0" w:color="auto"/>
      </w:divBdr>
    </w:div>
    <w:div w:id="1154104624">
      <w:marLeft w:val="0"/>
      <w:marRight w:val="0"/>
      <w:marTop w:val="0"/>
      <w:marBottom w:val="0"/>
      <w:divBdr>
        <w:top w:val="none" w:sz="0" w:space="0" w:color="auto"/>
        <w:left w:val="none" w:sz="0" w:space="0" w:color="auto"/>
        <w:bottom w:val="none" w:sz="0" w:space="0" w:color="auto"/>
        <w:right w:val="none" w:sz="0" w:space="0" w:color="auto"/>
      </w:divBdr>
    </w:div>
    <w:div w:id="1154225095">
      <w:marLeft w:val="0"/>
      <w:marRight w:val="0"/>
      <w:marTop w:val="0"/>
      <w:marBottom w:val="0"/>
      <w:divBdr>
        <w:top w:val="none" w:sz="0" w:space="0" w:color="auto"/>
        <w:left w:val="none" w:sz="0" w:space="0" w:color="auto"/>
        <w:bottom w:val="none" w:sz="0" w:space="0" w:color="auto"/>
        <w:right w:val="none" w:sz="0" w:space="0" w:color="auto"/>
      </w:divBdr>
    </w:div>
    <w:div w:id="1154251235">
      <w:marLeft w:val="0"/>
      <w:marRight w:val="0"/>
      <w:marTop w:val="0"/>
      <w:marBottom w:val="0"/>
      <w:divBdr>
        <w:top w:val="none" w:sz="0" w:space="0" w:color="auto"/>
        <w:left w:val="none" w:sz="0" w:space="0" w:color="auto"/>
        <w:bottom w:val="none" w:sz="0" w:space="0" w:color="auto"/>
        <w:right w:val="none" w:sz="0" w:space="0" w:color="auto"/>
      </w:divBdr>
    </w:div>
    <w:div w:id="1154293994">
      <w:marLeft w:val="0"/>
      <w:marRight w:val="0"/>
      <w:marTop w:val="0"/>
      <w:marBottom w:val="0"/>
      <w:divBdr>
        <w:top w:val="none" w:sz="0" w:space="0" w:color="auto"/>
        <w:left w:val="none" w:sz="0" w:space="0" w:color="auto"/>
        <w:bottom w:val="none" w:sz="0" w:space="0" w:color="auto"/>
        <w:right w:val="none" w:sz="0" w:space="0" w:color="auto"/>
      </w:divBdr>
    </w:div>
    <w:div w:id="1154297697">
      <w:marLeft w:val="0"/>
      <w:marRight w:val="0"/>
      <w:marTop w:val="0"/>
      <w:marBottom w:val="0"/>
      <w:divBdr>
        <w:top w:val="none" w:sz="0" w:space="0" w:color="auto"/>
        <w:left w:val="none" w:sz="0" w:space="0" w:color="auto"/>
        <w:bottom w:val="none" w:sz="0" w:space="0" w:color="auto"/>
        <w:right w:val="none" w:sz="0" w:space="0" w:color="auto"/>
      </w:divBdr>
    </w:div>
    <w:div w:id="1154301906">
      <w:marLeft w:val="0"/>
      <w:marRight w:val="0"/>
      <w:marTop w:val="0"/>
      <w:marBottom w:val="0"/>
      <w:divBdr>
        <w:top w:val="none" w:sz="0" w:space="0" w:color="auto"/>
        <w:left w:val="none" w:sz="0" w:space="0" w:color="auto"/>
        <w:bottom w:val="none" w:sz="0" w:space="0" w:color="auto"/>
        <w:right w:val="none" w:sz="0" w:space="0" w:color="auto"/>
      </w:divBdr>
    </w:div>
    <w:div w:id="1154490693">
      <w:marLeft w:val="0"/>
      <w:marRight w:val="0"/>
      <w:marTop w:val="0"/>
      <w:marBottom w:val="0"/>
      <w:divBdr>
        <w:top w:val="none" w:sz="0" w:space="0" w:color="auto"/>
        <w:left w:val="none" w:sz="0" w:space="0" w:color="auto"/>
        <w:bottom w:val="none" w:sz="0" w:space="0" w:color="auto"/>
        <w:right w:val="none" w:sz="0" w:space="0" w:color="auto"/>
      </w:divBdr>
    </w:div>
    <w:div w:id="1154495559">
      <w:marLeft w:val="0"/>
      <w:marRight w:val="0"/>
      <w:marTop w:val="0"/>
      <w:marBottom w:val="0"/>
      <w:divBdr>
        <w:top w:val="none" w:sz="0" w:space="0" w:color="auto"/>
        <w:left w:val="none" w:sz="0" w:space="0" w:color="auto"/>
        <w:bottom w:val="none" w:sz="0" w:space="0" w:color="auto"/>
        <w:right w:val="none" w:sz="0" w:space="0" w:color="auto"/>
      </w:divBdr>
    </w:div>
    <w:div w:id="1154566676">
      <w:marLeft w:val="0"/>
      <w:marRight w:val="0"/>
      <w:marTop w:val="0"/>
      <w:marBottom w:val="0"/>
      <w:divBdr>
        <w:top w:val="none" w:sz="0" w:space="0" w:color="auto"/>
        <w:left w:val="none" w:sz="0" w:space="0" w:color="auto"/>
        <w:bottom w:val="none" w:sz="0" w:space="0" w:color="auto"/>
        <w:right w:val="none" w:sz="0" w:space="0" w:color="auto"/>
      </w:divBdr>
    </w:div>
    <w:div w:id="1154639556">
      <w:marLeft w:val="0"/>
      <w:marRight w:val="0"/>
      <w:marTop w:val="0"/>
      <w:marBottom w:val="0"/>
      <w:divBdr>
        <w:top w:val="none" w:sz="0" w:space="0" w:color="auto"/>
        <w:left w:val="none" w:sz="0" w:space="0" w:color="auto"/>
        <w:bottom w:val="none" w:sz="0" w:space="0" w:color="auto"/>
        <w:right w:val="none" w:sz="0" w:space="0" w:color="auto"/>
      </w:divBdr>
    </w:div>
    <w:div w:id="1154832243">
      <w:marLeft w:val="0"/>
      <w:marRight w:val="0"/>
      <w:marTop w:val="0"/>
      <w:marBottom w:val="0"/>
      <w:divBdr>
        <w:top w:val="none" w:sz="0" w:space="0" w:color="auto"/>
        <w:left w:val="none" w:sz="0" w:space="0" w:color="auto"/>
        <w:bottom w:val="none" w:sz="0" w:space="0" w:color="auto"/>
        <w:right w:val="none" w:sz="0" w:space="0" w:color="auto"/>
      </w:divBdr>
    </w:div>
    <w:div w:id="1154948614">
      <w:marLeft w:val="0"/>
      <w:marRight w:val="0"/>
      <w:marTop w:val="0"/>
      <w:marBottom w:val="0"/>
      <w:divBdr>
        <w:top w:val="none" w:sz="0" w:space="0" w:color="auto"/>
        <w:left w:val="none" w:sz="0" w:space="0" w:color="auto"/>
        <w:bottom w:val="none" w:sz="0" w:space="0" w:color="auto"/>
        <w:right w:val="none" w:sz="0" w:space="0" w:color="auto"/>
      </w:divBdr>
    </w:div>
    <w:div w:id="1155024825">
      <w:marLeft w:val="0"/>
      <w:marRight w:val="0"/>
      <w:marTop w:val="0"/>
      <w:marBottom w:val="0"/>
      <w:divBdr>
        <w:top w:val="none" w:sz="0" w:space="0" w:color="auto"/>
        <w:left w:val="none" w:sz="0" w:space="0" w:color="auto"/>
        <w:bottom w:val="none" w:sz="0" w:space="0" w:color="auto"/>
        <w:right w:val="none" w:sz="0" w:space="0" w:color="auto"/>
      </w:divBdr>
    </w:div>
    <w:div w:id="1155030641">
      <w:marLeft w:val="0"/>
      <w:marRight w:val="0"/>
      <w:marTop w:val="0"/>
      <w:marBottom w:val="0"/>
      <w:divBdr>
        <w:top w:val="none" w:sz="0" w:space="0" w:color="auto"/>
        <w:left w:val="none" w:sz="0" w:space="0" w:color="auto"/>
        <w:bottom w:val="none" w:sz="0" w:space="0" w:color="auto"/>
        <w:right w:val="none" w:sz="0" w:space="0" w:color="auto"/>
      </w:divBdr>
    </w:div>
    <w:div w:id="1155141800">
      <w:marLeft w:val="0"/>
      <w:marRight w:val="0"/>
      <w:marTop w:val="0"/>
      <w:marBottom w:val="0"/>
      <w:divBdr>
        <w:top w:val="none" w:sz="0" w:space="0" w:color="auto"/>
        <w:left w:val="none" w:sz="0" w:space="0" w:color="auto"/>
        <w:bottom w:val="none" w:sz="0" w:space="0" w:color="auto"/>
        <w:right w:val="none" w:sz="0" w:space="0" w:color="auto"/>
      </w:divBdr>
    </w:div>
    <w:div w:id="1155221917">
      <w:marLeft w:val="0"/>
      <w:marRight w:val="0"/>
      <w:marTop w:val="0"/>
      <w:marBottom w:val="0"/>
      <w:divBdr>
        <w:top w:val="none" w:sz="0" w:space="0" w:color="auto"/>
        <w:left w:val="none" w:sz="0" w:space="0" w:color="auto"/>
        <w:bottom w:val="none" w:sz="0" w:space="0" w:color="auto"/>
        <w:right w:val="none" w:sz="0" w:space="0" w:color="auto"/>
      </w:divBdr>
    </w:div>
    <w:div w:id="1155269105">
      <w:marLeft w:val="0"/>
      <w:marRight w:val="0"/>
      <w:marTop w:val="0"/>
      <w:marBottom w:val="0"/>
      <w:divBdr>
        <w:top w:val="none" w:sz="0" w:space="0" w:color="auto"/>
        <w:left w:val="none" w:sz="0" w:space="0" w:color="auto"/>
        <w:bottom w:val="none" w:sz="0" w:space="0" w:color="auto"/>
        <w:right w:val="none" w:sz="0" w:space="0" w:color="auto"/>
      </w:divBdr>
    </w:div>
    <w:div w:id="1155335571">
      <w:marLeft w:val="0"/>
      <w:marRight w:val="0"/>
      <w:marTop w:val="0"/>
      <w:marBottom w:val="0"/>
      <w:divBdr>
        <w:top w:val="none" w:sz="0" w:space="0" w:color="auto"/>
        <w:left w:val="none" w:sz="0" w:space="0" w:color="auto"/>
        <w:bottom w:val="none" w:sz="0" w:space="0" w:color="auto"/>
        <w:right w:val="none" w:sz="0" w:space="0" w:color="auto"/>
      </w:divBdr>
    </w:div>
    <w:div w:id="1155490208">
      <w:marLeft w:val="0"/>
      <w:marRight w:val="0"/>
      <w:marTop w:val="0"/>
      <w:marBottom w:val="0"/>
      <w:divBdr>
        <w:top w:val="none" w:sz="0" w:space="0" w:color="auto"/>
        <w:left w:val="none" w:sz="0" w:space="0" w:color="auto"/>
        <w:bottom w:val="none" w:sz="0" w:space="0" w:color="auto"/>
        <w:right w:val="none" w:sz="0" w:space="0" w:color="auto"/>
      </w:divBdr>
    </w:div>
    <w:div w:id="1155530874">
      <w:marLeft w:val="0"/>
      <w:marRight w:val="0"/>
      <w:marTop w:val="0"/>
      <w:marBottom w:val="0"/>
      <w:divBdr>
        <w:top w:val="none" w:sz="0" w:space="0" w:color="auto"/>
        <w:left w:val="none" w:sz="0" w:space="0" w:color="auto"/>
        <w:bottom w:val="none" w:sz="0" w:space="0" w:color="auto"/>
        <w:right w:val="none" w:sz="0" w:space="0" w:color="auto"/>
      </w:divBdr>
    </w:div>
    <w:div w:id="1155611383">
      <w:marLeft w:val="0"/>
      <w:marRight w:val="0"/>
      <w:marTop w:val="0"/>
      <w:marBottom w:val="0"/>
      <w:divBdr>
        <w:top w:val="none" w:sz="0" w:space="0" w:color="auto"/>
        <w:left w:val="none" w:sz="0" w:space="0" w:color="auto"/>
        <w:bottom w:val="none" w:sz="0" w:space="0" w:color="auto"/>
        <w:right w:val="none" w:sz="0" w:space="0" w:color="auto"/>
      </w:divBdr>
    </w:div>
    <w:div w:id="1155681093">
      <w:marLeft w:val="0"/>
      <w:marRight w:val="0"/>
      <w:marTop w:val="0"/>
      <w:marBottom w:val="0"/>
      <w:divBdr>
        <w:top w:val="none" w:sz="0" w:space="0" w:color="auto"/>
        <w:left w:val="none" w:sz="0" w:space="0" w:color="auto"/>
        <w:bottom w:val="none" w:sz="0" w:space="0" w:color="auto"/>
        <w:right w:val="none" w:sz="0" w:space="0" w:color="auto"/>
      </w:divBdr>
    </w:div>
    <w:div w:id="1155681167">
      <w:marLeft w:val="0"/>
      <w:marRight w:val="0"/>
      <w:marTop w:val="0"/>
      <w:marBottom w:val="0"/>
      <w:divBdr>
        <w:top w:val="none" w:sz="0" w:space="0" w:color="auto"/>
        <w:left w:val="none" w:sz="0" w:space="0" w:color="auto"/>
        <w:bottom w:val="none" w:sz="0" w:space="0" w:color="auto"/>
        <w:right w:val="none" w:sz="0" w:space="0" w:color="auto"/>
      </w:divBdr>
    </w:div>
    <w:div w:id="1155804030">
      <w:marLeft w:val="0"/>
      <w:marRight w:val="0"/>
      <w:marTop w:val="0"/>
      <w:marBottom w:val="0"/>
      <w:divBdr>
        <w:top w:val="none" w:sz="0" w:space="0" w:color="auto"/>
        <w:left w:val="none" w:sz="0" w:space="0" w:color="auto"/>
        <w:bottom w:val="none" w:sz="0" w:space="0" w:color="auto"/>
        <w:right w:val="none" w:sz="0" w:space="0" w:color="auto"/>
      </w:divBdr>
    </w:div>
    <w:div w:id="1155872967">
      <w:marLeft w:val="0"/>
      <w:marRight w:val="0"/>
      <w:marTop w:val="0"/>
      <w:marBottom w:val="0"/>
      <w:divBdr>
        <w:top w:val="none" w:sz="0" w:space="0" w:color="auto"/>
        <w:left w:val="none" w:sz="0" w:space="0" w:color="auto"/>
        <w:bottom w:val="none" w:sz="0" w:space="0" w:color="auto"/>
        <w:right w:val="none" w:sz="0" w:space="0" w:color="auto"/>
      </w:divBdr>
    </w:div>
    <w:div w:id="1155875682">
      <w:marLeft w:val="0"/>
      <w:marRight w:val="0"/>
      <w:marTop w:val="0"/>
      <w:marBottom w:val="0"/>
      <w:divBdr>
        <w:top w:val="none" w:sz="0" w:space="0" w:color="auto"/>
        <w:left w:val="none" w:sz="0" w:space="0" w:color="auto"/>
        <w:bottom w:val="none" w:sz="0" w:space="0" w:color="auto"/>
        <w:right w:val="none" w:sz="0" w:space="0" w:color="auto"/>
      </w:divBdr>
    </w:div>
    <w:div w:id="1155875685">
      <w:marLeft w:val="0"/>
      <w:marRight w:val="0"/>
      <w:marTop w:val="0"/>
      <w:marBottom w:val="0"/>
      <w:divBdr>
        <w:top w:val="none" w:sz="0" w:space="0" w:color="auto"/>
        <w:left w:val="none" w:sz="0" w:space="0" w:color="auto"/>
        <w:bottom w:val="none" w:sz="0" w:space="0" w:color="auto"/>
        <w:right w:val="none" w:sz="0" w:space="0" w:color="auto"/>
      </w:divBdr>
    </w:div>
    <w:div w:id="1155875753">
      <w:marLeft w:val="0"/>
      <w:marRight w:val="0"/>
      <w:marTop w:val="0"/>
      <w:marBottom w:val="0"/>
      <w:divBdr>
        <w:top w:val="none" w:sz="0" w:space="0" w:color="auto"/>
        <w:left w:val="none" w:sz="0" w:space="0" w:color="auto"/>
        <w:bottom w:val="none" w:sz="0" w:space="0" w:color="auto"/>
        <w:right w:val="none" w:sz="0" w:space="0" w:color="auto"/>
      </w:divBdr>
    </w:div>
    <w:div w:id="1156072695">
      <w:marLeft w:val="0"/>
      <w:marRight w:val="0"/>
      <w:marTop w:val="0"/>
      <w:marBottom w:val="0"/>
      <w:divBdr>
        <w:top w:val="none" w:sz="0" w:space="0" w:color="auto"/>
        <w:left w:val="none" w:sz="0" w:space="0" w:color="auto"/>
        <w:bottom w:val="none" w:sz="0" w:space="0" w:color="auto"/>
        <w:right w:val="none" w:sz="0" w:space="0" w:color="auto"/>
      </w:divBdr>
    </w:div>
    <w:div w:id="1156143367">
      <w:marLeft w:val="0"/>
      <w:marRight w:val="0"/>
      <w:marTop w:val="0"/>
      <w:marBottom w:val="0"/>
      <w:divBdr>
        <w:top w:val="none" w:sz="0" w:space="0" w:color="auto"/>
        <w:left w:val="none" w:sz="0" w:space="0" w:color="auto"/>
        <w:bottom w:val="none" w:sz="0" w:space="0" w:color="auto"/>
        <w:right w:val="none" w:sz="0" w:space="0" w:color="auto"/>
      </w:divBdr>
    </w:div>
    <w:div w:id="1156188702">
      <w:marLeft w:val="0"/>
      <w:marRight w:val="0"/>
      <w:marTop w:val="0"/>
      <w:marBottom w:val="0"/>
      <w:divBdr>
        <w:top w:val="none" w:sz="0" w:space="0" w:color="auto"/>
        <w:left w:val="none" w:sz="0" w:space="0" w:color="auto"/>
        <w:bottom w:val="none" w:sz="0" w:space="0" w:color="auto"/>
        <w:right w:val="none" w:sz="0" w:space="0" w:color="auto"/>
      </w:divBdr>
    </w:div>
    <w:div w:id="1156189556">
      <w:marLeft w:val="0"/>
      <w:marRight w:val="0"/>
      <w:marTop w:val="0"/>
      <w:marBottom w:val="0"/>
      <w:divBdr>
        <w:top w:val="none" w:sz="0" w:space="0" w:color="auto"/>
        <w:left w:val="none" w:sz="0" w:space="0" w:color="auto"/>
        <w:bottom w:val="none" w:sz="0" w:space="0" w:color="auto"/>
        <w:right w:val="none" w:sz="0" w:space="0" w:color="auto"/>
      </w:divBdr>
    </w:div>
    <w:div w:id="1156190486">
      <w:marLeft w:val="0"/>
      <w:marRight w:val="0"/>
      <w:marTop w:val="0"/>
      <w:marBottom w:val="0"/>
      <w:divBdr>
        <w:top w:val="none" w:sz="0" w:space="0" w:color="auto"/>
        <w:left w:val="none" w:sz="0" w:space="0" w:color="auto"/>
        <w:bottom w:val="none" w:sz="0" w:space="0" w:color="auto"/>
        <w:right w:val="none" w:sz="0" w:space="0" w:color="auto"/>
      </w:divBdr>
    </w:div>
    <w:div w:id="1156337363">
      <w:marLeft w:val="0"/>
      <w:marRight w:val="0"/>
      <w:marTop w:val="0"/>
      <w:marBottom w:val="0"/>
      <w:divBdr>
        <w:top w:val="none" w:sz="0" w:space="0" w:color="auto"/>
        <w:left w:val="none" w:sz="0" w:space="0" w:color="auto"/>
        <w:bottom w:val="none" w:sz="0" w:space="0" w:color="auto"/>
        <w:right w:val="none" w:sz="0" w:space="0" w:color="auto"/>
      </w:divBdr>
    </w:div>
    <w:div w:id="1156337791">
      <w:marLeft w:val="0"/>
      <w:marRight w:val="0"/>
      <w:marTop w:val="0"/>
      <w:marBottom w:val="0"/>
      <w:divBdr>
        <w:top w:val="none" w:sz="0" w:space="0" w:color="auto"/>
        <w:left w:val="none" w:sz="0" w:space="0" w:color="auto"/>
        <w:bottom w:val="none" w:sz="0" w:space="0" w:color="auto"/>
        <w:right w:val="none" w:sz="0" w:space="0" w:color="auto"/>
      </w:divBdr>
    </w:div>
    <w:div w:id="1156338245">
      <w:marLeft w:val="0"/>
      <w:marRight w:val="0"/>
      <w:marTop w:val="0"/>
      <w:marBottom w:val="0"/>
      <w:divBdr>
        <w:top w:val="none" w:sz="0" w:space="0" w:color="auto"/>
        <w:left w:val="none" w:sz="0" w:space="0" w:color="auto"/>
        <w:bottom w:val="none" w:sz="0" w:space="0" w:color="auto"/>
        <w:right w:val="none" w:sz="0" w:space="0" w:color="auto"/>
      </w:divBdr>
    </w:div>
    <w:div w:id="1156385373">
      <w:marLeft w:val="0"/>
      <w:marRight w:val="0"/>
      <w:marTop w:val="0"/>
      <w:marBottom w:val="0"/>
      <w:divBdr>
        <w:top w:val="none" w:sz="0" w:space="0" w:color="auto"/>
        <w:left w:val="none" w:sz="0" w:space="0" w:color="auto"/>
        <w:bottom w:val="none" w:sz="0" w:space="0" w:color="auto"/>
        <w:right w:val="none" w:sz="0" w:space="0" w:color="auto"/>
      </w:divBdr>
    </w:div>
    <w:div w:id="1156412849">
      <w:marLeft w:val="0"/>
      <w:marRight w:val="0"/>
      <w:marTop w:val="0"/>
      <w:marBottom w:val="0"/>
      <w:divBdr>
        <w:top w:val="none" w:sz="0" w:space="0" w:color="auto"/>
        <w:left w:val="none" w:sz="0" w:space="0" w:color="auto"/>
        <w:bottom w:val="none" w:sz="0" w:space="0" w:color="auto"/>
        <w:right w:val="none" w:sz="0" w:space="0" w:color="auto"/>
      </w:divBdr>
    </w:div>
    <w:div w:id="1156454346">
      <w:marLeft w:val="0"/>
      <w:marRight w:val="0"/>
      <w:marTop w:val="0"/>
      <w:marBottom w:val="0"/>
      <w:divBdr>
        <w:top w:val="none" w:sz="0" w:space="0" w:color="auto"/>
        <w:left w:val="none" w:sz="0" w:space="0" w:color="auto"/>
        <w:bottom w:val="none" w:sz="0" w:space="0" w:color="auto"/>
        <w:right w:val="none" w:sz="0" w:space="0" w:color="auto"/>
      </w:divBdr>
    </w:div>
    <w:div w:id="1156534097">
      <w:marLeft w:val="0"/>
      <w:marRight w:val="0"/>
      <w:marTop w:val="0"/>
      <w:marBottom w:val="0"/>
      <w:divBdr>
        <w:top w:val="none" w:sz="0" w:space="0" w:color="auto"/>
        <w:left w:val="none" w:sz="0" w:space="0" w:color="auto"/>
        <w:bottom w:val="none" w:sz="0" w:space="0" w:color="auto"/>
        <w:right w:val="none" w:sz="0" w:space="0" w:color="auto"/>
      </w:divBdr>
    </w:div>
    <w:div w:id="1156609966">
      <w:marLeft w:val="0"/>
      <w:marRight w:val="0"/>
      <w:marTop w:val="0"/>
      <w:marBottom w:val="0"/>
      <w:divBdr>
        <w:top w:val="none" w:sz="0" w:space="0" w:color="auto"/>
        <w:left w:val="none" w:sz="0" w:space="0" w:color="auto"/>
        <w:bottom w:val="none" w:sz="0" w:space="0" w:color="auto"/>
        <w:right w:val="none" w:sz="0" w:space="0" w:color="auto"/>
      </w:divBdr>
    </w:div>
    <w:div w:id="1156720647">
      <w:marLeft w:val="0"/>
      <w:marRight w:val="0"/>
      <w:marTop w:val="0"/>
      <w:marBottom w:val="0"/>
      <w:divBdr>
        <w:top w:val="none" w:sz="0" w:space="0" w:color="auto"/>
        <w:left w:val="none" w:sz="0" w:space="0" w:color="auto"/>
        <w:bottom w:val="none" w:sz="0" w:space="0" w:color="auto"/>
        <w:right w:val="none" w:sz="0" w:space="0" w:color="auto"/>
      </w:divBdr>
    </w:div>
    <w:div w:id="1156727476">
      <w:bodyDiv w:val="1"/>
      <w:marLeft w:val="0"/>
      <w:marRight w:val="0"/>
      <w:marTop w:val="0"/>
      <w:marBottom w:val="0"/>
      <w:divBdr>
        <w:top w:val="none" w:sz="0" w:space="0" w:color="auto"/>
        <w:left w:val="none" w:sz="0" w:space="0" w:color="auto"/>
        <w:bottom w:val="none" w:sz="0" w:space="0" w:color="auto"/>
        <w:right w:val="none" w:sz="0" w:space="0" w:color="auto"/>
      </w:divBdr>
    </w:div>
    <w:div w:id="1157067378">
      <w:marLeft w:val="0"/>
      <w:marRight w:val="0"/>
      <w:marTop w:val="0"/>
      <w:marBottom w:val="0"/>
      <w:divBdr>
        <w:top w:val="none" w:sz="0" w:space="0" w:color="auto"/>
        <w:left w:val="none" w:sz="0" w:space="0" w:color="auto"/>
        <w:bottom w:val="none" w:sz="0" w:space="0" w:color="auto"/>
        <w:right w:val="none" w:sz="0" w:space="0" w:color="auto"/>
      </w:divBdr>
    </w:div>
    <w:div w:id="1157068630">
      <w:marLeft w:val="0"/>
      <w:marRight w:val="0"/>
      <w:marTop w:val="0"/>
      <w:marBottom w:val="0"/>
      <w:divBdr>
        <w:top w:val="none" w:sz="0" w:space="0" w:color="auto"/>
        <w:left w:val="none" w:sz="0" w:space="0" w:color="auto"/>
        <w:bottom w:val="none" w:sz="0" w:space="0" w:color="auto"/>
        <w:right w:val="none" w:sz="0" w:space="0" w:color="auto"/>
      </w:divBdr>
    </w:div>
    <w:div w:id="1157108775">
      <w:marLeft w:val="0"/>
      <w:marRight w:val="0"/>
      <w:marTop w:val="0"/>
      <w:marBottom w:val="0"/>
      <w:divBdr>
        <w:top w:val="none" w:sz="0" w:space="0" w:color="auto"/>
        <w:left w:val="none" w:sz="0" w:space="0" w:color="auto"/>
        <w:bottom w:val="none" w:sz="0" w:space="0" w:color="auto"/>
        <w:right w:val="none" w:sz="0" w:space="0" w:color="auto"/>
      </w:divBdr>
    </w:div>
    <w:div w:id="1157111511">
      <w:marLeft w:val="0"/>
      <w:marRight w:val="0"/>
      <w:marTop w:val="0"/>
      <w:marBottom w:val="0"/>
      <w:divBdr>
        <w:top w:val="none" w:sz="0" w:space="0" w:color="auto"/>
        <w:left w:val="none" w:sz="0" w:space="0" w:color="auto"/>
        <w:bottom w:val="none" w:sz="0" w:space="0" w:color="auto"/>
        <w:right w:val="none" w:sz="0" w:space="0" w:color="auto"/>
      </w:divBdr>
    </w:div>
    <w:div w:id="1157264729">
      <w:bodyDiv w:val="1"/>
      <w:marLeft w:val="0"/>
      <w:marRight w:val="0"/>
      <w:marTop w:val="0"/>
      <w:marBottom w:val="0"/>
      <w:divBdr>
        <w:top w:val="none" w:sz="0" w:space="0" w:color="auto"/>
        <w:left w:val="none" w:sz="0" w:space="0" w:color="auto"/>
        <w:bottom w:val="none" w:sz="0" w:space="0" w:color="auto"/>
        <w:right w:val="none" w:sz="0" w:space="0" w:color="auto"/>
      </w:divBdr>
    </w:div>
    <w:div w:id="1157303304">
      <w:marLeft w:val="0"/>
      <w:marRight w:val="0"/>
      <w:marTop w:val="0"/>
      <w:marBottom w:val="0"/>
      <w:divBdr>
        <w:top w:val="none" w:sz="0" w:space="0" w:color="auto"/>
        <w:left w:val="none" w:sz="0" w:space="0" w:color="auto"/>
        <w:bottom w:val="none" w:sz="0" w:space="0" w:color="auto"/>
        <w:right w:val="none" w:sz="0" w:space="0" w:color="auto"/>
      </w:divBdr>
    </w:div>
    <w:div w:id="1157304590">
      <w:marLeft w:val="0"/>
      <w:marRight w:val="0"/>
      <w:marTop w:val="0"/>
      <w:marBottom w:val="0"/>
      <w:divBdr>
        <w:top w:val="none" w:sz="0" w:space="0" w:color="auto"/>
        <w:left w:val="none" w:sz="0" w:space="0" w:color="auto"/>
        <w:bottom w:val="none" w:sz="0" w:space="0" w:color="auto"/>
        <w:right w:val="none" w:sz="0" w:space="0" w:color="auto"/>
      </w:divBdr>
    </w:div>
    <w:div w:id="1157499928">
      <w:marLeft w:val="0"/>
      <w:marRight w:val="0"/>
      <w:marTop w:val="0"/>
      <w:marBottom w:val="0"/>
      <w:divBdr>
        <w:top w:val="none" w:sz="0" w:space="0" w:color="auto"/>
        <w:left w:val="none" w:sz="0" w:space="0" w:color="auto"/>
        <w:bottom w:val="none" w:sz="0" w:space="0" w:color="auto"/>
        <w:right w:val="none" w:sz="0" w:space="0" w:color="auto"/>
      </w:divBdr>
    </w:div>
    <w:div w:id="1157502089">
      <w:marLeft w:val="0"/>
      <w:marRight w:val="0"/>
      <w:marTop w:val="0"/>
      <w:marBottom w:val="0"/>
      <w:divBdr>
        <w:top w:val="none" w:sz="0" w:space="0" w:color="auto"/>
        <w:left w:val="none" w:sz="0" w:space="0" w:color="auto"/>
        <w:bottom w:val="none" w:sz="0" w:space="0" w:color="auto"/>
        <w:right w:val="none" w:sz="0" w:space="0" w:color="auto"/>
      </w:divBdr>
    </w:div>
    <w:div w:id="1157570688">
      <w:marLeft w:val="0"/>
      <w:marRight w:val="0"/>
      <w:marTop w:val="0"/>
      <w:marBottom w:val="0"/>
      <w:divBdr>
        <w:top w:val="none" w:sz="0" w:space="0" w:color="auto"/>
        <w:left w:val="none" w:sz="0" w:space="0" w:color="auto"/>
        <w:bottom w:val="none" w:sz="0" w:space="0" w:color="auto"/>
        <w:right w:val="none" w:sz="0" w:space="0" w:color="auto"/>
      </w:divBdr>
    </w:div>
    <w:div w:id="1157915461">
      <w:marLeft w:val="0"/>
      <w:marRight w:val="0"/>
      <w:marTop w:val="0"/>
      <w:marBottom w:val="0"/>
      <w:divBdr>
        <w:top w:val="none" w:sz="0" w:space="0" w:color="auto"/>
        <w:left w:val="none" w:sz="0" w:space="0" w:color="auto"/>
        <w:bottom w:val="none" w:sz="0" w:space="0" w:color="auto"/>
        <w:right w:val="none" w:sz="0" w:space="0" w:color="auto"/>
      </w:divBdr>
    </w:div>
    <w:div w:id="1157917169">
      <w:marLeft w:val="0"/>
      <w:marRight w:val="0"/>
      <w:marTop w:val="0"/>
      <w:marBottom w:val="0"/>
      <w:divBdr>
        <w:top w:val="none" w:sz="0" w:space="0" w:color="auto"/>
        <w:left w:val="none" w:sz="0" w:space="0" w:color="auto"/>
        <w:bottom w:val="none" w:sz="0" w:space="0" w:color="auto"/>
        <w:right w:val="none" w:sz="0" w:space="0" w:color="auto"/>
      </w:divBdr>
    </w:div>
    <w:div w:id="1157921983">
      <w:marLeft w:val="0"/>
      <w:marRight w:val="0"/>
      <w:marTop w:val="0"/>
      <w:marBottom w:val="0"/>
      <w:divBdr>
        <w:top w:val="none" w:sz="0" w:space="0" w:color="auto"/>
        <w:left w:val="none" w:sz="0" w:space="0" w:color="auto"/>
        <w:bottom w:val="none" w:sz="0" w:space="0" w:color="auto"/>
        <w:right w:val="none" w:sz="0" w:space="0" w:color="auto"/>
      </w:divBdr>
    </w:div>
    <w:div w:id="1157960172">
      <w:marLeft w:val="0"/>
      <w:marRight w:val="0"/>
      <w:marTop w:val="0"/>
      <w:marBottom w:val="0"/>
      <w:divBdr>
        <w:top w:val="none" w:sz="0" w:space="0" w:color="auto"/>
        <w:left w:val="none" w:sz="0" w:space="0" w:color="auto"/>
        <w:bottom w:val="none" w:sz="0" w:space="0" w:color="auto"/>
        <w:right w:val="none" w:sz="0" w:space="0" w:color="auto"/>
      </w:divBdr>
    </w:div>
    <w:div w:id="1157965377">
      <w:marLeft w:val="0"/>
      <w:marRight w:val="0"/>
      <w:marTop w:val="0"/>
      <w:marBottom w:val="0"/>
      <w:divBdr>
        <w:top w:val="none" w:sz="0" w:space="0" w:color="auto"/>
        <w:left w:val="none" w:sz="0" w:space="0" w:color="auto"/>
        <w:bottom w:val="none" w:sz="0" w:space="0" w:color="auto"/>
        <w:right w:val="none" w:sz="0" w:space="0" w:color="auto"/>
      </w:divBdr>
    </w:div>
    <w:div w:id="1158039748">
      <w:marLeft w:val="0"/>
      <w:marRight w:val="0"/>
      <w:marTop w:val="0"/>
      <w:marBottom w:val="0"/>
      <w:divBdr>
        <w:top w:val="none" w:sz="0" w:space="0" w:color="auto"/>
        <w:left w:val="none" w:sz="0" w:space="0" w:color="auto"/>
        <w:bottom w:val="none" w:sz="0" w:space="0" w:color="auto"/>
        <w:right w:val="none" w:sz="0" w:space="0" w:color="auto"/>
      </w:divBdr>
    </w:div>
    <w:div w:id="1158112790">
      <w:marLeft w:val="0"/>
      <w:marRight w:val="0"/>
      <w:marTop w:val="0"/>
      <w:marBottom w:val="0"/>
      <w:divBdr>
        <w:top w:val="none" w:sz="0" w:space="0" w:color="auto"/>
        <w:left w:val="none" w:sz="0" w:space="0" w:color="auto"/>
        <w:bottom w:val="none" w:sz="0" w:space="0" w:color="auto"/>
        <w:right w:val="none" w:sz="0" w:space="0" w:color="auto"/>
      </w:divBdr>
    </w:div>
    <w:div w:id="1158158736">
      <w:marLeft w:val="0"/>
      <w:marRight w:val="0"/>
      <w:marTop w:val="0"/>
      <w:marBottom w:val="0"/>
      <w:divBdr>
        <w:top w:val="none" w:sz="0" w:space="0" w:color="auto"/>
        <w:left w:val="none" w:sz="0" w:space="0" w:color="auto"/>
        <w:bottom w:val="none" w:sz="0" w:space="0" w:color="auto"/>
        <w:right w:val="none" w:sz="0" w:space="0" w:color="auto"/>
      </w:divBdr>
    </w:div>
    <w:div w:id="1158225632">
      <w:marLeft w:val="0"/>
      <w:marRight w:val="0"/>
      <w:marTop w:val="0"/>
      <w:marBottom w:val="0"/>
      <w:divBdr>
        <w:top w:val="none" w:sz="0" w:space="0" w:color="auto"/>
        <w:left w:val="none" w:sz="0" w:space="0" w:color="auto"/>
        <w:bottom w:val="none" w:sz="0" w:space="0" w:color="auto"/>
        <w:right w:val="none" w:sz="0" w:space="0" w:color="auto"/>
      </w:divBdr>
    </w:div>
    <w:div w:id="1158227513">
      <w:marLeft w:val="0"/>
      <w:marRight w:val="0"/>
      <w:marTop w:val="0"/>
      <w:marBottom w:val="0"/>
      <w:divBdr>
        <w:top w:val="none" w:sz="0" w:space="0" w:color="auto"/>
        <w:left w:val="none" w:sz="0" w:space="0" w:color="auto"/>
        <w:bottom w:val="none" w:sz="0" w:space="0" w:color="auto"/>
        <w:right w:val="none" w:sz="0" w:space="0" w:color="auto"/>
      </w:divBdr>
    </w:div>
    <w:div w:id="1158304203">
      <w:marLeft w:val="0"/>
      <w:marRight w:val="0"/>
      <w:marTop w:val="0"/>
      <w:marBottom w:val="0"/>
      <w:divBdr>
        <w:top w:val="none" w:sz="0" w:space="0" w:color="auto"/>
        <w:left w:val="none" w:sz="0" w:space="0" w:color="auto"/>
        <w:bottom w:val="none" w:sz="0" w:space="0" w:color="auto"/>
        <w:right w:val="none" w:sz="0" w:space="0" w:color="auto"/>
      </w:divBdr>
    </w:div>
    <w:div w:id="1158308416">
      <w:marLeft w:val="0"/>
      <w:marRight w:val="0"/>
      <w:marTop w:val="0"/>
      <w:marBottom w:val="0"/>
      <w:divBdr>
        <w:top w:val="none" w:sz="0" w:space="0" w:color="auto"/>
        <w:left w:val="none" w:sz="0" w:space="0" w:color="auto"/>
        <w:bottom w:val="none" w:sz="0" w:space="0" w:color="auto"/>
        <w:right w:val="none" w:sz="0" w:space="0" w:color="auto"/>
      </w:divBdr>
    </w:div>
    <w:div w:id="1158379667">
      <w:marLeft w:val="0"/>
      <w:marRight w:val="0"/>
      <w:marTop w:val="0"/>
      <w:marBottom w:val="0"/>
      <w:divBdr>
        <w:top w:val="none" w:sz="0" w:space="0" w:color="auto"/>
        <w:left w:val="none" w:sz="0" w:space="0" w:color="auto"/>
        <w:bottom w:val="none" w:sz="0" w:space="0" w:color="auto"/>
        <w:right w:val="none" w:sz="0" w:space="0" w:color="auto"/>
      </w:divBdr>
    </w:div>
    <w:div w:id="1158501017">
      <w:marLeft w:val="0"/>
      <w:marRight w:val="0"/>
      <w:marTop w:val="0"/>
      <w:marBottom w:val="0"/>
      <w:divBdr>
        <w:top w:val="none" w:sz="0" w:space="0" w:color="auto"/>
        <w:left w:val="none" w:sz="0" w:space="0" w:color="auto"/>
        <w:bottom w:val="none" w:sz="0" w:space="0" w:color="auto"/>
        <w:right w:val="none" w:sz="0" w:space="0" w:color="auto"/>
      </w:divBdr>
    </w:div>
    <w:div w:id="1158686747">
      <w:marLeft w:val="0"/>
      <w:marRight w:val="0"/>
      <w:marTop w:val="0"/>
      <w:marBottom w:val="0"/>
      <w:divBdr>
        <w:top w:val="none" w:sz="0" w:space="0" w:color="auto"/>
        <w:left w:val="none" w:sz="0" w:space="0" w:color="auto"/>
        <w:bottom w:val="none" w:sz="0" w:space="0" w:color="auto"/>
        <w:right w:val="none" w:sz="0" w:space="0" w:color="auto"/>
      </w:divBdr>
    </w:div>
    <w:div w:id="1158687614">
      <w:marLeft w:val="0"/>
      <w:marRight w:val="0"/>
      <w:marTop w:val="0"/>
      <w:marBottom w:val="0"/>
      <w:divBdr>
        <w:top w:val="none" w:sz="0" w:space="0" w:color="auto"/>
        <w:left w:val="none" w:sz="0" w:space="0" w:color="auto"/>
        <w:bottom w:val="none" w:sz="0" w:space="0" w:color="auto"/>
        <w:right w:val="none" w:sz="0" w:space="0" w:color="auto"/>
      </w:divBdr>
    </w:div>
    <w:div w:id="1158766708">
      <w:marLeft w:val="0"/>
      <w:marRight w:val="0"/>
      <w:marTop w:val="0"/>
      <w:marBottom w:val="0"/>
      <w:divBdr>
        <w:top w:val="none" w:sz="0" w:space="0" w:color="auto"/>
        <w:left w:val="none" w:sz="0" w:space="0" w:color="auto"/>
        <w:bottom w:val="none" w:sz="0" w:space="0" w:color="auto"/>
        <w:right w:val="none" w:sz="0" w:space="0" w:color="auto"/>
      </w:divBdr>
    </w:div>
    <w:div w:id="1158957764">
      <w:marLeft w:val="0"/>
      <w:marRight w:val="0"/>
      <w:marTop w:val="0"/>
      <w:marBottom w:val="0"/>
      <w:divBdr>
        <w:top w:val="none" w:sz="0" w:space="0" w:color="auto"/>
        <w:left w:val="none" w:sz="0" w:space="0" w:color="auto"/>
        <w:bottom w:val="none" w:sz="0" w:space="0" w:color="auto"/>
        <w:right w:val="none" w:sz="0" w:space="0" w:color="auto"/>
      </w:divBdr>
    </w:div>
    <w:div w:id="1158957851">
      <w:marLeft w:val="0"/>
      <w:marRight w:val="0"/>
      <w:marTop w:val="0"/>
      <w:marBottom w:val="0"/>
      <w:divBdr>
        <w:top w:val="none" w:sz="0" w:space="0" w:color="auto"/>
        <w:left w:val="none" w:sz="0" w:space="0" w:color="auto"/>
        <w:bottom w:val="none" w:sz="0" w:space="0" w:color="auto"/>
        <w:right w:val="none" w:sz="0" w:space="0" w:color="auto"/>
      </w:divBdr>
    </w:div>
    <w:div w:id="1159149627">
      <w:marLeft w:val="0"/>
      <w:marRight w:val="0"/>
      <w:marTop w:val="0"/>
      <w:marBottom w:val="0"/>
      <w:divBdr>
        <w:top w:val="none" w:sz="0" w:space="0" w:color="auto"/>
        <w:left w:val="none" w:sz="0" w:space="0" w:color="auto"/>
        <w:bottom w:val="none" w:sz="0" w:space="0" w:color="auto"/>
        <w:right w:val="none" w:sz="0" w:space="0" w:color="auto"/>
      </w:divBdr>
    </w:div>
    <w:div w:id="1159151120">
      <w:marLeft w:val="0"/>
      <w:marRight w:val="0"/>
      <w:marTop w:val="0"/>
      <w:marBottom w:val="0"/>
      <w:divBdr>
        <w:top w:val="none" w:sz="0" w:space="0" w:color="auto"/>
        <w:left w:val="none" w:sz="0" w:space="0" w:color="auto"/>
        <w:bottom w:val="none" w:sz="0" w:space="0" w:color="auto"/>
        <w:right w:val="none" w:sz="0" w:space="0" w:color="auto"/>
      </w:divBdr>
    </w:div>
    <w:div w:id="1159224062">
      <w:bodyDiv w:val="1"/>
      <w:marLeft w:val="0"/>
      <w:marRight w:val="0"/>
      <w:marTop w:val="0"/>
      <w:marBottom w:val="0"/>
      <w:divBdr>
        <w:top w:val="none" w:sz="0" w:space="0" w:color="auto"/>
        <w:left w:val="none" w:sz="0" w:space="0" w:color="auto"/>
        <w:bottom w:val="none" w:sz="0" w:space="0" w:color="auto"/>
        <w:right w:val="none" w:sz="0" w:space="0" w:color="auto"/>
      </w:divBdr>
    </w:div>
    <w:div w:id="1159226947">
      <w:marLeft w:val="0"/>
      <w:marRight w:val="0"/>
      <w:marTop w:val="0"/>
      <w:marBottom w:val="0"/>
      <w:divBdr>
        <w:top w:val="none" w:sz="0" w:space="0" w:color="auto"/>
        <w:left w:val="none" w:sz="0" w:space="0" w:color="auto"/>
        <w:bottom w:val="none" w:sz="0" w:space="0" w:color="auto"/>
        <w:right w:val="none" w:sz="0" w:space="0" w:color="auto"/>
      </w:divBdr>
    </w:div>
    <w:div w:id="1159231536">
      <w:marLeft w:val="0"/>
      <w:marRight w:val="0"/>
      <w:marTop w:val="0"/>
      <w:marBottom w:val="0"/>
      <w:divBdr>
        <w:top w:val="none" w:sz="0" w:space="0" w:color="auto"/>
        <w:left w:val="none" w:sz="0" w:space="0" w:color="auto"/>
        <w:bottom w:val="none" w:sz="0" w:space="0" w:color="auto"/>
        <w:right w:val="none" w:sz="0" w:space="0" w:color="auto"/>
      </w:divBdr>
    </w:div>
    <w:div w:id="1159269335">
      <w:marLeft w:val="0"/>
      <w:marRight w:val="0"/>
      <w:marTop w:val="0"/>
      <w:marBottom w:val="0"/>
      <w:divBdr>
        <w:top w:val="none" w:sz="0" w:space="0" w:color="auto"/>
        <w:left w:val="none" w:sz="0" w:space="0" w:color="auto"/>
        <w:bottom w:val="none" w:sz="0" w:space="0" w:color="auto"/>
        <w:right w:val="none" w:sz="0" w:space="0" w:color="auto"/>
      </w:divBdr>
    </w:div>
    <w:div w:id="1159271056">
      <w:marLeft w:val="0"/>
      <w:marRight w:val="0"/>
      <w:marTop w:val="0"/>
      <w:marBottom w:val="0"/>
      <w:divBdr>
        <w:top w:val="none" w:sz="0" w:space="0" w:color="auto"/>
        <w:left w:val="none" w:sz="0" w:space="0" w:color="auto"/>
        <w:bottom w:val="none" w:sz="0" w:space="0" w:color="auto"/>
        <w:right w:val="none" w:sz="0" w:space="0" w:color="auto"/>
      </w:divBdr>
    </w:div>
    <w:div w:id="1159344662">
      <w:marLeft w:val="0"/>
      <w:marRight w:val="0"/>
      <w:marTop w:val="0"/>
      <w:marBottom w:val="0"/>
      <w:divBdr>
        <w:top w:val="none" w:sz="0" w:space="0" w:color="auto"/>
        <w:left w:val="none" w:sz="0" w:space="0" w:color="auto"/>
        <w:bottom w:val="none" w:sz="0" w:space="0" w:color="auto"/>
        <w:right w:val="none" w:sz="0" w:space="0" w:color="auto"/>
      </w:divBdr>
    </w:div>
    <w:div w:id="1159348319">
      <w:bodyDiv w:val="1"/>
      <w:marLeft w:val="0"/>
      <w:marRight w:val="0"/>
      <w:marTop w:val="0"/>
      <w:marBottom w:val="0"/>
      <w:divBdr>
        <w:top w:val="none" w:sz="0" w:space="0" w:color="auto"/>
        <w:left w:val="none" w:sz="0" w:space="0" w:color="auto"/>
        <w:bottom w:val="none" w:sz="0" w:space="0" w:color="auto"/>
        <w:right w:val="none" w:sz="0" w:space="0" w:color="auto"/>
      </w:divBdr>
    </w:div>
    <w:div w:id="1159417114">
      <w:marLeft w:val="0"/>
      <w:marRight w:val="0"/>
      <w:marTop w:val="0"/>
      <w:marBottom w:val="0"/>
      <w:divBdr>
        <w:top w:val="none" w:sz="0" w:space="0" w:color="auto"/>
        <w:left w:val="none" w:sz="0" w:space="0" w:color="auto"/>
        <w:bottom w:val="none" w:sz="0" w:space="0" w:color="auto"/>
        <w:right w:val="none" w:sz="0" w:space="0" w:color="auto"/>
      </w:divBdr>
    </w:div>
    <w:div w:id="1159423050">
      <w:marLeft w:val="0"/>
      <w:marRight w:val="0"/>
      <w:marTop w:val="0"/>
      <w:marBottom w:val="0"/>
      <w:divBdr>
        <w:top w:val="none" w:sz="0" w:space="0" w:color="auto"/>
        <w:left w:val="none" w:sz="0" w:space="0" w:color="auto"/>
        <w:bottom w:val="none" w:sz="0" w:space="0" w:color="auto"/>
        <w:right w:val="none" w:sz="0" w:space="0" w:color="auto"/>
      </w:divBdr>
    </w:div>
    <w:div w:id="1159424862">
      <w:marLeft w:val="0"/>
      <w:marRight w:val="0"/>
      <w:marTop w:val="0"/>
      <w:marBottom w:val="0"/>
      <w:divBdr>
        <w:top w:val="none" w:sz="0" w:space="0" w:color="auto"/>
        <w:left w:val="none" w:sz="0" w:space="0" w:color="auto"/>
        <w:bottom w:val="none" w:sz="0" w:space="0" w:color="auto"/>
        <w:right w:val="none" w:sz="0" w:space="0" w:color="auto"/>
      </w:divBdr>
    </w:div>
    <w:div w:id="1159544118">
      <w:marLeft w:val="0"/>
      <w:marRight w:val="0"/>
      <w:marTop w:val="0"/>
      <w:marBottom w:val="0"/>
      <w:divBdr>
        <w:top w:val="none" w:sz="0" w:space="0" w:color="auto"/>
        <w:left w:val="none" w:sz="0" w:space="0" w:color="auto"/>
        <w:bottom w:val="none" w:sz="0" w:space="0" w:color="auto"/>
        <w:right w:val="none" w:sz="0" w:space="0" w:color="auto"/>
      </w:divBdr>
    </w:div>
    <w:div w:id="1159685797">
      <w:marLeft w:val="0"/>
      <w:marRight w:val="0"/>
      <w:marTop w:val="0"/>
      <w:marBottom w:val="0"/>
      <w:divBdr>
        <w:top w:val="none" w:sz="0" w:space="0" w:color="auto"/>
        <w:left w:val="none" w:sz="0" w:space="0" w:color="auto"/>
        <w:bottom w:val="none" w:sz="0" w:space="0" w:color="auto"/>
        <w:right w:val="none" w:sz="0" w:space="0" w:color="auto"/>
      </w:divBdr>
    </w:div>
    <w:div w:id="1159686660">
      <w:marLeft w:val="0"/>
      <w:marRight w:val="0"/>
      <w:marTop w:val="0"/>
      <w:marBottom w:val="0"/>
      <w:divBdr>
        <w:top w:val="none" w:sz="0" w:space="0" w:color="auto"/>
        <w:left w:val="none" w:sz="0" w:space="0" w:color="auto"/>
        <w:bottom w:val="none" w:sz="0" w:space="0" w:color="auto"/>
        <w:right w:val="none" w:sz="0" w:space="0" w:color="auto"/>
      </w:divBdr>
    </w:div>
    <w:div w:id="1159689807">
      <w:marLeft w:val="0"/>
      <w:marRight w:val="0"/>
      <w:marTop w:val="0"/>
      <w:marBottom w:val="0"/>
      <w:divBdr>
        <w:top w:val="none" w:sz="0" w:space="0" w:color="auto"/>
        <w:left w:val="none" w:sz="0" w:space="0" w:color="auto"/>
        <w:bottom w:val="none" w:sz="0" w:space="0" w:color="auto"/>
        <w:right w:val="none" w:sz="0" w:space="0" w:color="auto"/>
      </w:divBdr>
    </w:div>
    <w:div w:id="1159807393">
      <w:marLeft w:val="0"/>
      <w:marRight w:val="0"/>
      <w:marTop w:val="0"/>
      <w:marBottom w:val="0"/>
      <w:divBdr>
        <w:top w:val="none" w:sz="0" w:space="0" w:color="auto"/>
        <w:left w:val="none" w:sz="0" w:space="0" w:color="auto"/>
        <w:bottom w:val="none" w:sz="0" w:space="0" w:color="auto"/>
        <w:right w:val="none" w:sz="0" w:space="0" w:color="auto"/>
      </w:divBdr>
    </w:div>
    <w:div w:id="1159812987">
      <w:marLeft w:val="0"/>
      <w:marRight w:val="0"/>
      <w:marTop w:val="0"/>
      <w:marBottom w:val="0"/>
      <w:divBdr>
        <w:top w:val="none" w:sz="0" w:space="0" w:color="auto"/>
        <w:left w:val="none" w:sz="0" w:space="0" w:color="auto"/>
        <w:bottom w:val="none" w:sz="0" w:space="0" w:color="auto"/>
        <w:right w:val="none" w:sz="0" w:space="0" w:color="auto"/>
      </w:divBdr>
    </w:div>
    <w:div w:id="1159888053">
      <w:marLeft w:val="0"/>
      <w:marRight w:val="0"/>
      <w:marTop w:val="0"/>
      <w:marBottom w:val="0"/>
      <w:divBdr>
        <w:top w:val="none" w:sz="0" w:space="0" w:color="auto"/>
        <w:left w:val="none" w:sz="0" w:space="0" w:color="auto"/>
        <w:bottom w:val="none" w:sz="0" w:space="0" w:color="auto"/>
        <w:right w:val="none" w:sz="0" w:space="0" w:color="auto"/>
      </w:divBdr>
    </w:div>
    <w:div w:id="1159925284">
      <w:marLeft w:val="0"/>
      <w:marRight w:val="0"/>
      <w:marTop w:val="0"/>
      <w:marBottom w:val="0"/>
      <w:divBdr>
        <w:top w:val="none" w:sz="0" w:space="0" w:color="auto"/>
        <w:left w:val="none" w:sz="0" w:space="0" w:color="auto"/>
        <w:bottom w:val="none" w:sz="0" w:space="0" w:color="auto"/>
        <w:right w:val="none" w:sz="0" w:space="0" w:color="auto"/>
      </w:divBdr>
    </w:div>
    <w:div w:id="1160000282">
      <w:marLeft w:val="0"/>
      <w:marRight w:val="0"/>
      <w:marTop w:val="0"/>
      <w:marBottom w:val="0"/>
      <w:divBdr>
        <w:top w:val="none" w:sz="0" w:space="0" w:color="auto"/>
        <w:left w:val="none" w:sz="0" w:space="0" w:color="auto"/>
        <w:bottom w:val="none" w:sz="0" w:space="0" w:color="auto"/>
        <w:right w:val="none" w:sz="0" w:space="0" w:color="auto"/>
      </w:divBdr>
    </w:div>
    <w:div w:id="1160001510">
      <w:marLeft w:val="0"/>
      <w:marRight w:val="0"/>
      <w:marTop w:val="0"/>
      <w:marBottom w:val="0"/>
      <w:divBdr>
        <w:top w:val="none" w:sz="0" w:space="0" w:color="auto"/>
        <w:left w:val="none" w:sz="0" w:space="0" w:color="auto"/>
        <w:bottom w:val="none" w:sz="0" w:space="0" w:color="auto"/>
        <w:right w:val="none" w:sz="0" w:space="0" w:color="auto"/>
      </w:divBdr>
    </w:div>
    <w:div w:id="1160005528">
      <w:marLeft w:val="0"/>
      <w:marRight w:val="0"/>
      <w:marTop w:val="0"/>
      <w:marBottom w:val="0"/>
      <w:divBdr>
        <w:top w:val="none" w:sz="0" w:space="0" w:color="auto"/>
        <w:left w:val="none" w:sz="0" w:space="0" w:color="auto"/>
        <w:bottom w:val="none" w:sz="0" w:space="0" w:color="auto"/>
        <w:right w:val="none" w:sz="0" w:space="0" w:color="auto"/>
      </w:divBdr>
    </w:div>
    <w:div w:id="1160198478">
      <w:marLeft w:val="0"/>
      <w:marRight w:val="0"/>
      <w:marTop w:val="0"/>
      <w:marBottom w:val="0"/>
      <w:divBdr>
        <w:top w:val="none" w:sz="0" w:space="0" w:color="auto"/>
        <w:left w:val="none" w:sz="0" w:space="0" w:color="auto"/>
        <w:bottom w:val="none" w:sz="0" w:space="0" w:color="auto"/>
        <w:right w:val="none" w:sz="0" w:space="0" w:color="auto"/>
      </w:divBdr>
    </w:div>
    <w:div w:id="1160389506">
      <w:marLeft w:val="0"/>
      <w:marRight w:val="0"/>
      <w:marTop w:val="0"/>
      <w:marBottom w:val="0"/>
      <w:divBdr>
        <w:top w:val="none" w:sz="0" w:space="0" w:color="auto"/>
        <w:left w:val="none" w:sz="0" w:space="0" w:color="auto"/>
        <w:bottom w:val="none" w:sz="0" w:space="0" w:color="auto"/>
        <w:right w:val="none" w:sz="0" w:space="0" w:color="auto"/>
      </w:divBdr>
    </w:div>
    <w:div w:id="1160466294">
      <w:marLeft w:val="0"/>
      <w:marRight w:val="0"/>
      <w:marTop w:val="0"/>
      <w:marBottom w:val="0"/>
      <w:divBdr>
        <w:top w:val="none" w:sz="0" w:space="0" w:color="auto"/>
        <w:left w:val="none" w:sz="0" w:space="0" w:color="auto"/>
        <w:bottom w:val="none" w:sz="0" w:space="0" w:color="auto"/>
        <w:right w:val="none" w:sz="0" w:space="0" w:color="auto"/>
      </w:divBdr>
    </w:div>
    <w:div w:id="1160730715">
      <w:marLeft w:val="0"/>
      <w:marRight w:val="0"/>
      <w:marTop w:val="0"/>
      <w:marBottom w:val="0"/>
      <w:divBdr>
        <w:top w:val="none" w:sz="0" w:space="0" w:color="auto"/>
        <w:left w:val="none" w:sz="0" w:space="0" w:color="auto"/>
        <w:bottom w:val="none" w:sz="0" w:space="0" w:color="auto"/>
        <w:right w:val="none" w:sz="0" w:space="0" w:color="auto"/>
      </w:divBdr>
    </w:div>
    <w:div w:id="1160802893">
      <w:marLeft w:val="0"/>
      <w:marRight w:val="0"/>
      <w:marTop w:val="0"/>
      <w:marBottom w:val="0"/>
      <w:divBdr>
        <w:top w:val="none" w:sz="0" w:space="0" w:color="auto"/>
        <w:left w:val="none" w:sz="0" w:space="0" w:color="auto"/>
        <w:bottom w:val="none" w:sz="0" w:space="0" w:color="auto"/>
        <w:right w:val="none" w:sz="0" w:space="0" w:color="auto"/>
      </w:divBdr>
    </w:div>
    <w:div w:id="1160924966">
      <w:marLeft w:val="0"/>
      <w:marRight w:val="0"/>
      <w:marTop w:val="0"/>
      <w:marBottom w:val="0"/>
      <w:divBdr>
        <w:top w:val="none" w:sz="0" w:space="0" w:color="auto"/>
        <w:left w:val="none" w:sz="0" w:space="0" w:color="auto"/>
        <w:bottom w:val="none" w:sz="0" w:space="0" w:color="auto"/>
        <w:right w:val="none" w:sz="0" w:space="0" w:color="auto"/>
      </w:divBdr>
    </w:div>
    <w:div w:id="1161000944">
      <w:marLeft w:val="0"/>
      <w:marRight w:val="0"/>
      <w:marTop w:val="0"/>
      <w:marBottom w:val="0"/>
      <w:divBdr>
        <w:top w:val="none" w:sz="0" w:space="0" w:color="auto"/>
        <w:left w:val="none" w:sz="0" w:space="0" w:color="auto"/>
        <w:bottom w:val="none" w:sz="0" w:space="0" w:color="auto"/>
        <w:right w:val="none" w:sz="0" w:space="0" w:color="auto"/>
      </w:divBdr>
    </w:div>
    <w:div w:id="1161001055">
      <w:marLeft w:val="0"/>
      <w:marRight w:val="0"/>
      <w:marTop w:val="0"/>
      <w:marBottom w:val="0"/>
      <w:divBdr>
        <w:top w:val="none" w:sz="0" w:space="0" w:color="auto"/>
        <w:left w:val="none" w:sz="0" w:space="0" w:color="auto"/>
        <w:bottom w:val="none" w:sz="0" w:space="0" w:color="auto"/>
        <w:right w:val="none" w:sz="0" w:space="0" w:color="auto"/>
      </w:divBdr>
    </w:div>
    <w:div w:id="1161046731">
      <w:marLeft w:val="0"/>
      <w:marRight w:val="0"/>
      <w:marTop w:val="0"/>
      <w:marBottom w:val="0"/>
      <w:divBdr>
        <w:top w:val="none" w:sz="0" w:space="0" w:color="auto"/>
        <w:left w:val="none" w:sz="0" w:space="0" w:color="auto"/>
        <w:bottom w:val="none" w:sz="0" w:space="0" w:color="auto"/>
        <w:right w:val="none" w:sz="0" w:space="0" w:color="auto"/>
      </w:divBdr>
    </w:div>
    <w:div w:id="1161048040">
      <w:marLeft w:val="0"/>
      <w:marRight w:val="0"/>
      <w:marTop w:val="0"/>
      <w:marBottom w:val="0"/>
      <w:divBdr>
        <w:top w:val="none" w:sz="0" w:space="0" w:color="auto"/>
        <w:left w:val="none" w:sz="0" w:space="0" w:color="auto"/>
        <w:bottom w:val="none" w:sz="0" w:space="0" w:color="auto"/>
        <w:right w:val="none" w:sz="0" w:space="0" w:color="auto"/>
      </w:divBdr>
    </w:div>
    <w:div w:id="1161048363">
      <w:marLeft w:val="0"/>
      <w:marRight w:val="0"/>
      <w:marTop w:val="0"/>
      <w:marBottom w:val="0"/>
      <w:divBdr>
        <w:top w:val="none" w:sz="0" w:space="0" w:color="auto"/>
        <w:left w:val="none" w:sz="0" w:space="0" w:color="auto"/>
        <w:bottom w:val="none" w:sz="0" w:space="0" w:color="auto"/>
        <w:right w:val="none" w:sz="0" w:space="0" w:color="auto"/>
      </w:divBdr>
    </w:div>
    <w:div w:id="1161197532">
      <w:marLeft w:val="0"/>
      <w:marRight w:val="0"/>
      <w:marTop w:val="0"/>
      <w:marBottom w:val="0"/>
      <w:divBdr>
        <w:top w:val="none" w:sz="0" w:space="0" w:color="auto"/>
        <w:left w:val="none" w:sz="0" w:space="0" w:color="auto"/>
        <w:bottom w:val="none" w:sz="0" w:space="0" w:color="auto"/>
        <w:right w:val="none" w:sz="0" w:space="0" w:color="auto"/>
      </w:divBdr>
    </w:div>
    <w:div w:id="1161232625">
      <w:marLeft w:val="0"/>
      <w:marRight w:val="0"/>
      <w:marTop w:val="0"/>
      <w:marBottom w:val="0"/>
      <w:divBdr>
        <w:top w:val="none" w:sz="0" w:space="0" w:color="auto"/>
        <w:left w:val="none" w:sz="0" w:space="0" w:color="auto"/>
        <w:bottom w:val="none" w:sz="0" w:space="0" w:color="auto"/>
        <w:right w:val="none" w:sz="0" w:space="0" w:color="auto"/>
      </w:divBdr>
    </w:div>
    <w:div w:id="1161234383">
      <w:marLeft w:val="0"/>
      <w:marRight w:val="0"/>
      <w:marTop w:val="0"/>
      <w:marBottom w:val="0"/>
      <w:divBdr>
        <w:top w:val="none" w:sz="0" w:space="0" w:color="auto"/>
        <w:left w:val="none" w:sz="0" w:space="0" w:color="auto"/>
        <w:bottom w:val="none" w:sz="0" w:space="0" w:color="auto"/>
        <w:right w:val="none" w:sz="0" w:space="0" w:color="auto"/>
      </w:divBdr>
    </w:div>
    <w:div w:id="1161383235">
      <w:marLeft w:val="0"/>
      <w:marRight w:val="0"/>
      <w:marTop w:val="0"/>
      <w:marBottom w:val="0"/>
      <w:divBdr>
        <w:top w:val="none" w:sz="0" w:space="0" w:color="auto"/>
        <w:left w:val="none" w:sz="0" w:space="0" w:color="auto"/>
        <w:bottom w:val="none" w:sz="0" w:space="0" w:color="auto"/>
        <w:right w:val="none" w:sz="0" w:space="0" w:color="auto"/>
      </w:divBdr>
    </w:div>
    <w:div w:id="1161432135">
      <w:marLeft w:val="0"/>
      <w:marRight w:val="0"/>
      <w:marTop w:val="0"/>
      <w:marBottom w:val="0"/>
      <w:divBdr>
        <w:top w:val="none" w:sz="0" w:space="0" w:color="auto"/>
        <w:left w:val="none" w:sz="0" w:space="0" w:color="auto"/>
        <w:bottom w:val="none" w:sz="0" w:space="0" w:color="auto"/>
        <w:right w:val="none" w:sz="0" w:space="0" w:color="auto"/>
      </w:divBdr>
    </w:div>
    <w:div w:id="1161580718">
      <w:marLeft w:val="0"/>
      <w:marRight w:val="0"/>
      <w:marTop w:val="0"/>
      <w:marBottom w:val="0"/>
      <w:divBdr>
        <w:top w:val="none" w:sz="0" w:space="0" w:color="auto"/>
        <w:left w:val="none" w:sz="0" w:space="0" w:color="auto"/>
        <w:bottom w:val="none" w:sz="0" w:space="0" w:color="auto"/>
        <w:right w:val="none" w:sz="0" w:space="0" w:color="auto"/>
      </w:divBdr>
    </w:div>
    <w:div w:id="1161700975">
      <w:marLeft w:val="0"/>
      <w:marRight w:val="0"/>
      <w:marTop w:val="0"/>
      <w:marBottom w:val="0"/>
      <w:divBdr>
        <w:top w:val="none" w:sz="0" w:space="0" w:color="auto"/>
        <w:left w:val="none" w:sz="0" w:space="0" w:color="auto"/>
        <w:bottom w:val="none" w:sz="0" w:space="0" w:color="auto"/>
        <w:right w:val="none" w:sz="0" w:space="0" w:color="auto"/>
      </w:divBdr>
    </w:div>
    <w:div w:id="1161778193">
      <w:marLeft w:val="0"/>
      <w:marRight w:val="0"/>
      <w:marTop w:val="0"/>
      <w:marBottom w:val="0"/>
      <w:divBdr>
        <w:top w:val="none" w:sz="0" w:space="0" w:color="auto"/>
        <w:left w:val="none" w:sz="0" w:space="0" w:color="auto"/>
        <w:bottom w:val="none" w:sz="0" w:space="0" w:color="auto"/>
        <w:right w:val="none" w:sz="0" w:space="0" w:color="auto"/>
      </w:divBdr>
    </w:div>
    <w:div w:id="1161848746">
      <w:marLeft w:val="0"/>
      <w:marRight w:val="0"/>
      <w:marTop w:val="0"/>
      <w:marBottom w:val="0"/>
      <w:divBdr>
        <w:top w:val="none" w:sz="0" w:space="0" w:color="auto"/>
        <w:left w:val="none" w:sz="0" w:space="0" w:color="auto"/>
        <w:bottom w:val="none" w:sz="0" w:space="0" w:color="auto"/>
        <w:right w:val="none" w:sz="0" w:space="0" w:color="auto"/>
      </w:divBdr>
    </w:div>
    <w:div w:id="1161966946">
      <w:marLeft w:val="0"/>
      <w:marRight w:val="0"/>
      <w:marTop w:val="0"/>
      <w:marBottom w:val="0"/>
      <w:divBdr>
        <w:top w:val="none" w:sz="0" w:space="0" w:color="auto"/>
        <w:left w:val="none" w:sz="0" w:space="0" w:color="auto"/>
        <w:bottom w:val="none" w:sz="0" w:space="0" w:color="auto"/>
        <w:right w:val="none" w:sz="0" w:space="0" w:color="auto"/>
      </w:divBdr>
    </w:div>
    <w:div w:id="1162088729">
      <w:marLeft w:val="0"/>
      <w:marRight w:val="0"/>
      <w:marTop w:val="0"/>
      <w:marBottom w:val="0"/>
      <w:divBdr>
        <w:top w:val="none" w:sz="0" w:space="0" w:color="auto"/>
        <w:left w:val="none" w:sz="0" w:space="0" w:color="auto"/>
        <w:bottom w:val="none" w:sz="0" w:space="0" w:color="auto"/>
        <w:right w:val="none" w:sz="0" w:space="0" w:color="auto"/>
      </w:divBdr>
    </w:div>
    <w:div w:id="1162159905">
      <w:marLeft w:val="0"/>
      <w:marRight w:val="0"/>
      <w:marTop w:val="0"/>
      <w:marBottom w:val="0"/>
      <w:divBdr>
        <w:top w:val="none" w:sz="0" w:space="0" w:color="auto"/>
        <w:left w:val="none" w:sz="0" w:space="0" w:color="auto"/>
        <w:bottom w:val="none" w:sz="0" w:space="0" w:color="auto"/>
        <w:right w:val="none" w:sz="0" w:space="0" w:color="auto"/>
      </w:divBdr>
    </w:div>
    <w:div w:id="1162355390">
      <w:marLeft w:val="0"/>
      <w:marRight w:val="0"/>
      <w:marTop w:val="0"/>
      <w:marBottom w:val="0"/>
      <w:divBdr>
        <w:top w:val="none" w:sz="0" w:space="0" w:color="auto"/>
        <w:left w:val="none" w:sz="0" w:space="0" w:color="auto"/>
        <w:bottom w:val="none" w:sz="0" w:space="0" w:color="auto"/>
        <w:right w:val="none" w:sz="0" w:space="0" w:color="auto"/>
      </w:divBdr>
    </w:div>
    <w:div w:id="1162356314">
      <w:marLeft w:val="0"/>
      <w:marRight w:val="0"/>
      <w:marTop w:val="0"/>
      <w:marBottom w:val="0"/>
      <w:divBdr>
        <w:top w:val="none" w:sz="0" w:space="0" w:color="auto"/>
        <w:left w:val="none" w:sz="0" w:space="0" w:color="auto"/>
        <w:bottom w:val="none" w:sz="0" w:space="0" w:color="auto"/>
        <w:right w:val="none" w:sz="0" w:space="0" w:color="auto"/>
      </w:divBdr>
    </w:div>
    <w:div w:id="1162426252">
      <w:marLeft w:val="0"/>
      <w:marRight w:val="0"/>
      <w:marTop w:val="0"/>
      <w:marBottom w:val="0"/>
      <w:divBdr>
        <w:top w:val="none" w:sz="0" w:space="0" w:color="auto"/>
        <w:left w:val="none" w:sz="0" w:space="0" w:color="auto"/>
        <w:bottom w:val="none" w:sz="0" w:space="0" w:color="auto"/>
        <w:right w:val="none" w:sz="0" w:space="0" w:color="auto"/>
      </w:divBdr>
    </w:div>
    <w:div w:id="1162428095">
      <w:marLeft w:val="0"/>
      <w:marRight w:val="0"/>
      <w:marTop w:val="0"/>
      <w:marBottom w:val="0"/>
      <w:divBdr>
        <w:top w:val="none" w:sz="0" w:space="0" w:color="auto"/>
        <w:left w:val="none" w:sz="0" w:space="0" w:color="auto"/>
        <w:bottom w:val="none" w:sz="0" w:space="0" w:color="auto"/>
        <w:right w:val="none" w:sz="0" w:space="0" w:color="auto"/>
      </w:divBdr>
    </w:div>
    <w:div w:id="1162432989">
      <w:bodyDiv w:val="1"/>
      <w:marLeft w:val="0"/>
      <w:marRight w:val="0"/>
      <w:marTop w:val="0"/>
      <w:marBottom w:val="0"/>
      <w:divBdr>
        <w:top w:val="none" w:sz="0" w:space="0" w:color="auto"/>
        <w:left w:val="none" w:sz="0" w:space="0" w:color="auto"/>
        <w:bottom w:val="none" w:sz="0" w:space="0" w:color="auto"/>
        <w:right w:val="none" w:sz="0" w:space="0" w:color="auto"/>
      </w:divBdr>
    </w:div>
    <w:div w:id="1162547291">
      <w:marLeft w:val="0"/>
      <w:marRight w:val="0"/>
      <w:marTop w:val="0"/>
      <w:marBottom w:val="0"/>
      <w:divBdr>
        <w:top w:val="none" w:sz="0" w:space="0" w:color="auto"/>
        <w:left w:val="none" w:sz="0" w:space="0" w:color="auto"/>
        <w:bottom w:val="none" w:sz="0" w:space="0" w:color="auto"/>
        <w:right w:val="none" w:sz="0" w:space="0" w:color="auto"/>
      </w:divBdr>
    </w:div>
    <w:div w:id="1162549121">
      <w:marLeft w:val="0"/>
      <w:marRight w:val="0"/>
      <w:marTop w:val="0"/>
      <w:marBottom w:val="0"/>
      <w:divBdr>
        <w:top w:val="none" w:sz="0" w:space="0" w:color="auto"/>
        <w:left w:val="none" w:sz="0" w:space="0" w:color="auto"/>
        <w:bottom w:val="none" w:sz="0" w:space="0" w:color="auto"/>
        <w:right w:val="none" w:sz="0" w:space="0" w:color="auto"/>
      </w:divBdr>
    </w:div>
    <w:div w:id="1162627019">
      <w:marLeft w:val="0"/>
      <w:marRight w:val="0"/>
      <w:marTop w:val="0"/>
      <w:marBottom w:val="0"/>
      <w:divBdr>
        <w:top w:val="none" w:sz="0" w:space="0" w:color="auto"/>
        <w:left w:val="none" w:sz="0" w:space="0" w:color="auto"/>
        <w:bottom w:val="none" w:sz="0" w:space="0" w:color="auto"/>
        <w:right w:val="none" w:sz="0" w:space="0" w:color="auto"/>
      </w:divBdr>
    </w:div>
    <w:div w:id="1162811720">
      <w:marLeft w:val="0"/>
      <w:marRight w:val="0"/>
      <w:marTop w:val="0"/>
      <w:marBottom w:val="0"/>
      <w:divBdr>
        <w:top w:val="none" w:sz="0" w:space="0" w:color="auto"/>
        <w:left w:val="none" w:sz="0" w:space="0" w:color="auto"/>
        <w:bottom w:val="none" w:sz="0" w:space="0" w:color="auto"/>
        <w:right w:val="none" w:sz="0" w:space="0" w:color="auto"/>
      </w:divBdr>
    </w:div>
    <w:div w:id="1162819075">
      <w:marLeft w:val="0"/>
      <w:marRight w:val="0"/>
      <w:marTop w:val="0"/>
      <w:marBottom w:val="0"/>
      <w:divBdr>
        <w:top w:val="none" w:sz="0" w:space="0" w:color="auto"/>
        <w:left w:val="none" w:sz="0" w:space="0" w:color="auto"/>
        <w:bottom w:val="none" w:sz="0" w:space="0" w:color="auto"/>
        <w:right w:val="none" w:sz="0" w:space="0" w:color="auto"/>
      </w:divBdr>
    </w:div>
    <w:div w:id="1162891803">
      <w:marLeft w:val="0"/>
      <w:marRight w:val="0"/>
      <w:marTop w:val="0"/>
      <w:marBottom w:val="0"/>
      <w:divBdr>
        <w:top w:val="none" w:sz="0" w:space="0" w:color="auto"/>
        <w:left w:val="none" w:sz="0" w:space="0" w:color="auto"/>
        <w:bottom w:val="none" w:sz="0" w:space="0" w:color="auto"/>
        <w:right w:val="none" w:sz="0" w:space="0" w:color="auto"/>
      </w:divBdr>
    </w:div>
    <w:div w:id="1162891932">
      <w:marLeft w:val="0"/>
      <w:marRight w:val="0"/>
      <w:marTop w:val="0"/>
      <w:marBottom w:val="0"/>
      <w:divBdr>
        <w:top w:val="none" w:sz="0" w:space="0" w:color="auto"/>
        <w:left w:val="none" w:sz="0" w:space="0" w:color="auto"/>
        <w:bottom w:val="none" w:sz="0" w:space="0" w:color="auto"/>
        <w:right w:val="none" w:sz="0" w:space="0" w:color="auto"/>
      </w:divBdr>
    </w:div>
    <w:div w:id="1162895018">
      <w:marLeft w:val="0"/>
      <w:marRight w:val="0"/>
      <w:marTop w:val="0"/>
      <w:marBottom w:val="0"/>
      <w:divBdr>
        <w:top w:val="none" w:sz="0" w:space="0" w:color="auto"/>
        <w:left w:val="none" w:sz="0" w:space="0" w:color="auto"/>
        <w:bottom w:val="none" w:sz="0" w:space="0" w:color="auto"/>
        <w:right w:val="none" w:sz="0" w:space="0" w:color="auto"/>
      </w:divBdr>
    </w:div>
    <w:div w:id="1162937504">
      <w:marLeft w:val="0"/>
      <w:marRight w:val="0"/>
      <w:marTop w:val="0"/>
      <w:marBottom w:val="0"/>
      <w:divBdr>
        <w:top w:val="none" w:sz="0" w:space="0" w:color="auto"/>
        <w:left w:val="none" w:sz="0" w:space="0" w:color="auto"/>
        <w:bottom w:val="none" w:sz="0" w:space="0" w:color="auto"/>
        <w:right w:val="none" w:sz="0" w:space="0" w:color="auto"/>
      </w:divBdr>
    </w:div>
    <w:div w:id="1163200223">
      <w:marLeft w:val="0"/>
      <w:marRight w:val="0"/>
      <w:marTop w:val="0"/>
      <w:marBottom w:val="0"/>
      <w:divBdr>
        <w:top w:val="none" w:sz="0" w:space="0" w:color="auto"/>
        <w:left w:val="none" w:sz="0" w:space="0" w:color="auto"/>
        <w:bottom w:val="none" w:sz="0" w:space="0" w:color="auto"/>
        <w:right w:val="none" w:sz="0" w:space="0" w:color="auto"/>
      </w:divBdr>
    </w:div>
    <w:div w:id="1163201930">
      <w:marLeft w:val="0"/>
      <w:marRight w:val="0"/>
      <w:marTop w:val="0"/>
      <w:marBottom w:val="0"/>
      <w:divBdr>
        <w:top w:val="none" w:sz="0" w:space="0" w:color="auto"/>
        <w:left w:val="none" w:sz="0" w:space="0" w:color="auto"/>
        <w:bottom w:val="none" w:sz="0" w:space="0" w:color="auto"/>
        <w:right w:val="none" w:sz="0" w:space="0" w:color="auto"/>
      </w:divBdr>
    </w:div>
    <w:div w:id="1163399224">
      <w:marLeft w:val="0"/>
      <w:marRight w:val="0"/>
      <w:marTop w:val="0"/>
      <w:marBottom w:val="0"/>
      <w:divBdr>
        <w:top w:val="none" w:sz="0" w:space="0" w:color="auto"/>
        <w:left w:val="none" w:sz="0" w:space="0" w:color="auto"/>
        <w:bottom w:val="none" w:sz="0" w:space="0" w:color="auto"/>
        <w:right w:val="none" w:sz="0" w:space="0" w:color="auto"/>
      </w:divBdr>
    </w:div>
    <w:div w:id="1163424088">
      <w:marLeft w:val="0"/>
      <w:marRight w:val="0"/>
      <w:marTop w:val="0"/>
      <w:marBottom w:val="0"/>
      <w:divBdr>
        <w:top w:val="none" w:sz="0" w:space="0" w:color="auto"/>
        <w:left w:val="none" w:sz="0" w:space="0" w:color="auto"/>
        <w:bottom w:val="none" w:sz="0" w:space="0" w:color="auto"/>
        <w:right w:val="none" w:sz="0" w:space="0" w:color="auto"/>
      </w:divBdr>
    </w:div>
    <w:div w:id="1163468829">
      <w:marLeft w:val="0"/>
      <w:marRight w:val="0"/>
      <w:marTop w:val="0"/>
      <w:marBottom w:val="0"/>
      <w:divBdr>
        <w:top w:val="none" w:sz="0" w:space="0" w:color="auto"/>
        <w:left w:val="none" w:sz="0" w:space="0" w:color="auto"/>
        <w:bottom w:val="none" w:sz="0" w:space="0" w:color="auto"/>
        <w:right w:val="none" w:sz="0" w:space="0" w:color="auto"/>
      </w:divBdr>
    </w:div>
    <w:div w:id="1163544178">
      <w:marLeft w:val="0"/>
      <w:marRight w:val="0"/>
      <w:marTop w:val="0"/>
      <w:marBottom w:val="0"/>
      <w:divBdr>
        <w:top w:val="none" w:sz="0" w:space="0" w:color="auto"/>
        <w:left w:val="none" w:sz="0" w:space="0" w:color="auto"/>
        <w:bottom w:val="none" w:sz="0" w:space="0" w:color="auto"/>
        <w:right w:val="none" w:sz="0" w:space="0" w:color="auto"/>
      </w:divBdr>
    </w:div>
    <w:div w:id="1163548129">
      <w:marLeft w:val="0"/>
      <w:marRight w:val="0"/>
      <w:marTop w:val="0"/>
      <w:marBottom w:val="0"/>
      <w:divBdr>
        <w:top w:val="none" w:sz="0" w:space="0" w:color="auto"/>
        <w:left w:val="none" w:sz="0" w:space="0" w:color="auto"/>
        <w:bottom w:val="none" w:sz="0" w:space="0" w:color="auto"/>
        <w:right w:val="none" w:sz="0" w:space="0" w:color="auto"/>
      </w:divBdr>
    </w:div>
    <w:div w:id="1163744754">
      <w:marLeft w:val="0"/>
      <w:marRight w:val="0"/>
      <w:marTop w:val="0"/>
      <w:marBottom w:val="0"/>
      <w:divBdr>
        <w:top w:val="none" w:sz="0" w:space="0" w:color="auto"/>
        <w:left w:val="none" w:sz="0" w:space="0" w:color="auto"/>
        <w:bottom w:val="none" w:sz="0" w:space="0" w:color="auto"/>
        <w:right w:val="none" w:sz="0" w:space="0" w:color="auto"/>
      </w:divBdr>
    </w:div>
    <w:div w:id="1163813959">
      <w:marLeft w:val="0"/>
      <w:marRight w:val="0"/>
      <w:marTop w:val="0"/>
      <w:marBottom w:val="0"/>
      <w:divBdr>
        <w:top w:val="none" w:sz="0" w:space="0" w:color="auto"/>
        <w:left w:val="none" w:sz="0" w:space="0" w:color="auto"/>
        <w:bottom w:val="none" w:sz="0" w:space="0" w:color="auto"/>
        <w:right w:val="none" w:sz="0" w:space="0" w:color="auto"/>
      </w:divBdr>
    </w:div>
    <w:div w:id="1163814396">
      <w:marLeft w:val="0"/>
      <w:marRight w:val="0"/>
      <w:marTop w:val="0"/>
      <w:marBottom w:val="0"/>
      <w:divBdr>
        <w:top w:val="none" w:sz="0" w:space="0" w:color="auto"/>
        <w:left w:val="none" w:sz="0" w:space="0" w:color="auto"/>
        <w:bottom w:val="none" w:sz="0" w:space="0" w:color="auto"/>
        <w:right w:val="none" w:sz="0" w:space="0" w:color="auto"/>
      </w:divBdr>
    </w:div>
    <w:div w:id="1163818097">
      <w:marLeft w:val="0"/>
      <w:marRight w:val="0"/>
      <w:marTop w:val="0"/>
      <w:marBottom w:val="0"/>
      <w:divBdr>
        <w:top w:val="none" w:sz="0" w:space="0" w:color="auto"/>
        <w:left w:val="none" w:sz="0" w:space="0" w:color="auto"/>
        <w:bottom w:val="none" w:sz="0" w:space="0" w:color="auto"/>
        <w:right w:val="none" w:sz="0" w:space="0" w:color="auto"/>
      </w:divBdr>
    </w:div>
    <w:div w:id="1164055532">
      <w:marLeft w:val="0"/>
      <w:marRight w:val="0"/>
      <w:marTop w:val="0"/>
      <w:marBottom w:val="0"/>
      <w:divBdr>
        <w:top w:val="none" w:sz="0" w:space="0" w:color="auto"/>
        <w:left w:val="none" w:sz="0" w:space="0" w:color="auto"/>
        <w:bottom w:val="none" w:sz="0" w:space="0" w:color="auto"/>
        <w:right w:val="none" w:sz="0" w:space="0" w:color="auto"/>
      </w:divBdr>
    </w:div>
    <w:div w:id="1164124885">
      <w:marLeft w:val="0"/>
      <w:marRight w:val="0"/>
      <w:marTop w:val="0"/>
      <w:marBottom w:val="0"/>
      <w:divBdr>
        <w:top w:val="none" w:sz="0" w:space="0" w:color="auto"/>
        <w:left w:val="none" w:sz="0" w:space="0" w:color="auto"/>
        <w:bottom w:val="none" w:sz="0" w:space="0" w:color="auto"/>
        <w:right w:val="none" w:sz="0" w:space="0" w:color="auto"/>
      </w:divBdr>
    </w:div>
    <w:div w:id="1164125236">
      <w:marLeft w:val="0"/>
      <w:marRight w:val="0"/>
      <w:marTop w:val="0"/>
      <w:marBottom w:val="0"/>
      <w:divBdr>
        <w:top w:val="none" w:sz="0" w:space="0" w:color="auto"/>
        <w:left w:val="none" w:sz="0" w:space="0" w:color="auto"/>
        <w:bottom w:val="none" w:sz="0" w:space="0" w:color="auto"/>
        <w:right w:val="none" w:sz="0" w:space="0" w:color="auto"/>
      </w:divBdr>
    </w:div>
    <w:div w:id="1164200050">
      <w:marLeft w:val="0"/>
      <w:marRight w:val="0"/>
      <w:marTop w:val="0"/>
      <w:marBottom w:val="0"/>
      <w:divBdr>
        <w:top w:val="none" w:sz="0" w:space="0" w:color="auto"/>
        <w:left w:val="none" w:sz="0" w:space="0" w:color="auto"/>
        <w:bottom w:val="none" w:sz="0" w:space="0" w:color="auto"/>
        <w:right w:val="none" w:sz="0" w:space="0" w:color="auto"/>
      </w:divBdr>
    </w:div>
    <w:div w:id="1164399442">
      <w:marLeft w:val="0"/>
      <w:marRight w:val="0"/>
      <w:marTop w:val="0"/>
      <w:marBottom w:val="0"/>
      <w:divBdr>
        <w:top w:val="none" w:sz="0" w:space="0" w:color="auto"/>
        <w:left w:val="none" w:sz="0" w:space="0" w:color="auto"/>
        <w:bottom w:val="none" w:sz="0" w:space="0" w:color="auto"/>
        <w:right w:val="none" w:sz="0" w:space="0" w:color="auto"/>
      </w:divBdr>
    </w:div>
    <w:div w:id="1164472042">
      <w:marLeft w:val="0"/>
      <w:marRight w:val="0"/>
      <w:marTop w:val="0"/>
      <w:marBottom w:val="0"/>
      <w:divBdr>
        <w:top w:val="none" w:sz="0" w:space="0" w:color="auto"/>
        <w:left w:val="none" w:sz="0" w:space="0" w:color="auto"/>
        <w:bottom w:val="none" w:sz="0" w:space="0" w:color="auto"/>
        <w:right w:val="none" w:sz="0" w:space="0" w:color="auto"/>
      </w:divBdr>
    </w:div>
    <w:div w:id="1164473798">
      <w:marLeft w:val="0"/>
      <w:marRight w:val="0"/>
      <w:marTop w:val="0"/>
      <w:marBottom w:val="0"/>
      <w:divBdr>
        <w:top w:val="none" w:sz="0" w:space="0" w:color="auto"/>
        <w:left w:val="none" w:sz="0" w:space="0" w:color="auto"/>
        <w:bottom w:val="none" w:sz="0" w:space="0" w:color="auto"/>
        <w:right w:val="none" w:sz="0" w:space="0" w:color="auto"/>
      </w:divBdr>
    </w:div>
    <w:div w:id="1164518046">
      <w:marLeft w:val="0"/>
      <w:marRight w:val="0"/>
      <w:marTop w:val="0"/>
      <w:marBottom w:val="0"/>
      <w:divBdr>
        <w:top w:val="none" w:sz="0" w:space="0" w:color="auto"/>
        <w:left w:val="none" w:sz="0" w:space="0" w:color="auto"/>
        <w:bottom w:val="none" w:sz="0" w:space="0" w:color="auto"/>
        <w:right w:val="none" w:sz="0" w:space="0" w:color="auto"/>
      </w:divBdr>
    </w:div>
    <w:div w:id="1164781847">
      <w:marLeft w:val="0"/>
      <w:marRight w:val="0"/>
      <w:marTop w:val="0"/>
      <w:marBottom w:val="0"/>
      <w:divBdr>
        <w:top w:val="none" w:sz="0" w:space="0" w:color="auto"/>
        <w:left w:val="none" w:sz="0" w:space="0" w:color="auto"/>
        <w:bottom w:val="none" w:sz="0" w:space="0" w:color="auto"/>
        <w:right w:val="none" w:sz="0" w:space="0" w:color="auto"/>
      </w:divBdr>
    </w:div>
    <w:div w:id="1164783005">
      <w:marLeft w:val="0"/>
      <w:marRight w:val="0"/>
      <w:marTop w:val="0"/>
      <w:marBottom w:val="0"/>
      <w:divBdr>
        <w:top w:val="none" w:sz="0" w:space="0" w:color="auto"/>
        <w:left w:val="none" w:sz="0" w:space="0" w:color="auto"/>
        <w:bottom w:val="none" w:sz="0" w:space="0" w:color="auto"/>
        <w:right w:val="none" w:sz="0" w:space="0" w:color="auto"/>
      </w:divBdr>
    </w:div>
    <w:div w:id="1164928056">
      <w:marLeft w:val="0"/>
      <w:marRight w:val="0"/>
      <w:marTop w:val="0"/>
      <w:marBottom w:val="0"/>
      <w:divBdr>
        <w:top w:val="none" w:sz="0" w:space="0" w:color="auto"/>
        <w:left w:val="none" w:sz="0" w:space="0" w:color="auto"/>
        <w:bottom w:val="none" w:sz="0" w:space="0" w:color="auto"/>
        <w:right w:val="none" w:sz="0" w:space="0" w:color="auto"/>
      </w:divBdr>
    </w:div>
    <w:div w:id="1164975194">
      <w:marLeft w:val="0"/>
      <w:marRight w:val="0"/>
      <w:marTop w:val="0"/>
      <w:marBottom w:val="0"/>
      <w:divBdr>
        <w:top w:val="none" w:sz="0" w:space="0" w:color="auto"/>
        <w:left w:val="none" w:sz="0" w:space="0" w:color="auto"/>
        <w:bottom w:val="none" w:sz="0" w:space="0" w:color="auto"/>
        <w:right w:val="none" w:sz="0" w:space="0" w:color="auto"/>
      </w:divBdr>
    </w:div>
    <w:div w:id="1164977864">
      <w:marLeft w:val="0"/>
      <w:marRight w:val="0"/>
      <w:marTop w:val="0"/>
      <w:marBottom w:val="0"/>
      <w:divBdr>
        <w:top w:val="none" w:sz="0" w:space="0" w:color="auto"/>
        <w:left w:val="none" w:sz="0" w:space="0" w:color="auto"/>
        <w:bottom w:val="none" w:sz="0" w:space="0" w:color="auto"/>
        <w:right w:val="none" w:sz="0" w:space="0" w:color="auto"/>
      </w:divBdr>
    </w:div>
    <w:div w:id="1165047568">
      <w:marLeft w:val="0"/>
      <w:marRight w:val="0"/>
      <w:marTop w:val="0"/>
      <w:marBottom w:val="0"/>
      <w:divBdr>
        <w:top w:val="none" w:sz="0" w:space="0" w:color="auto"/>
        <w:left w:val="none" w:sz="0" w:space="0" w:color="auto"/>
        <w:bottom w:val="none" w:sz="0" w:space="0" w:color="auto"/>
        <w:right w:val="none" w:sz="0" w:space="0" w:color="auto"/>
      </w:divBdr>
    </w:div>
    <w:div w:id="1165055143">
      <w:bodyDiv w:val="1"/>
      <w:marLeft w:val="0"/>
      <w:marRight w:val="0"/>
      <w:marTop w:val="0"/>
      <w:marBottom w:val="0"/>
      <w:divBdr>
        <w:top w:val="none" w:sz="0" w:space="0" w:color="auto"/>
        <w:left w:val="none" w:sz="0" w:space="0" w:color="auto"/>
        <w:bottom w:val="none" w:sz="0" w:space="0" w:color="auto"/>
        <w:right w:val="none" w:sz="0" w:space="0" w:color="auto"/>
      </w:divBdr>
    </w:div>
    <w:div w:id="1165167738">
      <w:marLeft w:val="0"/>
      <w:marRight w:val="0"/>
      <w:marTop w:val="0"/>
      <w:marBottom w:val="0"/>
      <w:divBdr>
        <w:top w:val="none" w:sz="0" w:space="0" w:color="auto"/>
        <w:left w:val="none" w:sz="0" w:space="0" w:color="auto"/>
        <w:bottom w:val="none" w:sz="0" w:space="0" w:color="auto"/>
        <w:right w:val="none" w:sz="0" w:space="0" w:color="auto"/>
      </w:divBdr>
    </w:div>
    <w:div w:id="1165196727">
      <w:marLeft w:val="0"/>
      <w:marRight w:val="0"/>
      <w:marTop w:val="0"/>
      <w:marBottom w:val="0"/>
      <w:divBdr>
        <w:top w:val="none" w:sz="0" w:space="0" w:color="auto"/>
        <w:left w:val="none" w:sz="0" w:space="0" w:color="auto"/>
        <w:bottom w:val="none" w:sz="0" w:space="0" w:color="auto"/>
        <w:right w:val="none" w:sz="0" w:space="0" w:color="auto"/>
      </w:divBdr>
    </w:div>
    <w:div w:id="1165245428">
      <w:marLeft w:val="0"/>
      <w:marRight w:val="0"/>
      <w:marTop w:val="0"/>
      <w:marBottom w:val="0"/>
      <w:divBdr>
        <w:top w:val="none" w:sz="0" w:space="0" w:color="auto"/>
        <w:left w:val="none" w:sz="0" w:space="0" w:color="auto"/>
        <w:bottom w:val="none" w:sz="0" w:space="0" w:color="auto"/>
        <w:right w:val="none" w:sz="0" w:space="0" w:color="auto"/>
      </w:divBdr>
    </w:div>
    <w:div w:id="1165389954">
      <w:marLeft w:val="0"/>
      <w:marRight w:val="0"/>
      <w:marTop w:val="0"/>
      <w:marBottom w:val="0"/>
      <w:divBdr>
        <w:top w:val="none" w:sz="0" w:space="0" w:color="auto"/>
        <w:left w:val="none" w:sz="0" w:space="0" w:color="auto"/>
        <w:bottom w:val="none" w:sz="0" w:space="0" w:color="auto"/>
        <w:right w:val="none" w:sz="0" w:space="0" w:color="auto"/>
      </w:divBdr>
    </w:div>
    <w:div w:id="1165511222">
      <w:marLeft w:val="0"/>
      <w:marRight w:val="0"/>
      <w:marTop w:val="0"/>
      <w:marBottom w:val="0"/>
      <w:divBdr>
        <w:top w:val="none" w:sz="0" w:space="0" w:color="auto"/>
        <w:left w:val="none" w:sz="0" w:space="0" w:color="auto"/>
        <w:bottom w:val="none" w:sz="0" w:space="0" w:color="auto"/>
        <w:right w:val="none" w:sz="0" w:space="0" w:color="auto"/>
      </w:divBdr>
    </w:div>
    <w:div w:id="1165516384">
      <w:marLeft w:val="0"/>
      <w:marRight w:val="0"/>
      <w:marTop w:val="0"/>
      <w:marBottom w:val="0"/>
      <w:divBdr>
        <w:top w:val="none" w:sz="0" w:space="0" w:color="auto"/>
        <w:left w:val="none" w:sz="0" w:space="0" w:color="auto"/>
        <w:bottom w:val="none" w:sz="0" w:space="0" w:color="auto"/>
        <w:right w:val="none" w:sz="0" w:space="0" w:color="auto"/>
      </w:divBdr>
    </w:div>
    <w:div w:id="1165585522">
      <w:marLeft w:val="0"/>
      <w:marRight w:val="0"/>
      <w:marTop w:val="0"/>
      <w:marBottom w:val="0"/>
      <w:divBdr>
        <w:top w:val="none" w:sz="0" w:space="0" w:color="auto"/>
        <w:left w:val="none" w:sz="0" w:space="0" w:color="auto"/>
        <w:bottom w:val="none" w:sz="0" w:space="0" w:color="auto"/>
        <w:right w:val="none" w:sz="0" w:space="0" w:color="auto"/>
      </w:divBdr>
    </w:div>
    <w:div w:id="1165705175">
      <w:marLeft w:val="0"/>
      <w:marRight w:val="0"/>
      <w:marTop w:val="0"/>
      <w:marBottom w:val="0"/>
      <w:divBdr>
        <w:top w:val="none" w:sz="0" w:space="0" w:color="auto"/>
        <w:left w:val="none" w:sz="0" w:space="0" w:color="auto"/>
        <w:bottom w:val="none" w:sz="0" w:space="0" w:color="auto"/>
        <w:right w:val="none" w:sz="0" w:space="0" w:color="auto"/>
      </w:divBdr>
    </w:div>
    <w:div w:id="1165778560">
      <w:marLeft w:val="0"/>
      <w:marRight w:val="0"/>
      <w:marTop w:val="0"/>
      <w:marBottom w:val="0"/>
      <w:divBdr>
        <w:top w:val="none" w:sz="0" w:space="0" w:color="auto"/>
        <w:left w:val="none" w:sz="0" w:space="0" w:color="auto"/>
        <w:bottom w:val="none" w:sz="0" w:space="0" w:color="auto"/>
        <w:right w:val="none" w:sz="0" w:space="0" w:color="auto"/>
      </w:divBdr>
    </w:div>
    <w:div w:id="1165780411">
      <w:marLeft w:val="0"/>
      <w:marRight w:val="0"/>
      <w:marTop w:val="0"/>
      <w:marBottom w:val="0"/>
      <w:divBdr>
        <w:top w:val="none" w:sz="0" w:space="0" w:color="auto"/>
        <w:left w:val="none" w:sz="0" w:space="0" w:color="auto"/>
        <w:bottom w:val="none" w:sz="0" w:space="0" w:color="auto"/>
        <w:right w:val="none" w:sz="0" w:space="0" w:color="auto"/>
      </w:divBdr>
    </w:div>
    <w:div w:id="1165828252">
      <w:marLeft w:val="0"/>
      <w:marRight w:val="0"/>
      <w:marTop w:val="0"/>
      <w:marBottom w:val="0"/>
      <w:divBdr>
        <w:top w:val="none" w:sz="0" w:space="0" w:color="auto"/>
        <w:left w:val="none" w:sz="0" w:space="0" w:color="auto"/>
        <w:bottom w:val="none" w:sz="0" w:space="0" w:color="auto"/>
        <w:right w:val="none" w:sz="0" w:space="0" w:color="auto"/>
      </w:divBdr>
    </w:div>
    <w:div w:id="1165970753">
      <w:marLeft w:val="0"/>
      <w:marRight w:val="0"/>
      <w:marTop w:val="0"/>
      <w:marBottom w:val="0"/>
      <w:divBdr>
        <w:top w:val="none" w:sz="0" w:space="0" w:color="auto"/>
        <w:left w:val="none" w:sz="0" w:space="0" w:color="auto"/>
        <w:bottom w:val="none" w:sz="0" w:space="0" w:color="auto"/>
        <w:right w:val="none" w:sz="0" w:space="0" w:color="auto"/>
      </w:divBdr>
    </w:div>
    <w:div w:id="1165974881">
      <w:marLeft w:val="0"/>
      <w:marRight w:val="0"/>
      <w:marTop w:val="0"/>
      <w:marBottom w:val="0"/>
      <w:divBdr>
        <w:top w:val="none" w:sz="0" w:space="0" w:color="auto"/>
        <w:left w:val="none" w:sz="0" w:space="0" w:color="auto"/>
        <w:bottom w:val="none" w:sz="0" w:space="0" w:color="auto"/>
        <w:right w:val="none" w:sz="0" w:space="0" w:color="auto"/>
      </w:divBdr>
    </w:div>
    <w:div w:id="1166290384">
      <w:marLeft w:val="0"/>
      <w:marRight w:val="0"/>
      <w:marTop w:val="0"/>
      <w:marBottom w:val="0"/>
      <w:divBdr>
        <w:top w:val="none" w:sz="0" w:space="0" w:color="auto"/>
        <w:left w:val="none" w:sz="0" w:space="0" w:color="auto"/>
        <w:bottom w:val="none" w:sz="0" w:space="0" w:color="auto"/>
        <w:right w:val="none" w:sz="0" w:space="0" w:color="auto"/>
      </w:divBdr>
    </w:div>
    <w:div w:id="1166440060">
      <w:marLeft w:val="0"/>
      <w:marRight w:val="0"/>
      <w:marTop w:val="0"/>
      <w:marBottom w:val="0"/>
      <w:divBdr>
        <w:top w:val="none" w:sz="0" w:space="0" w:color="auto"/>
        <w:left w:val="none" w:sz="0" w:space="0" w:color="auto"/>
        <w:bottom w:val="none" w:sz="0" w:space="0" w:color="auto"/>
        <w:right w:val="none" w:sz="0" w:space="0" w:color="auto"/>
      </w:divBdr>
    </w:div>
    <w:div w:id="1166558691">
      <w:marLeft w:val="0"/>
      <w:marRight w:val="0"/>
      <w:marTop w:val="0"/>
      <w:marBottom w:val="0"/>
      <w:divBdr>
        <w:top w:val="none" w:sz="0" w:space="0" w:color="auto"/>
        <w:left w:val="none" w:sz="0" w:space="0" w:color="auto"/>
        <w:bottom w:val="none" w:sz="0" w:space="0" w:color="auto"/>
        <w:right w:val="none" w:sz="0" w:space="0" w:color="auto"/>
      </w:divBdr>
    </w:div>
    <w:div w:id="1166625096">
      <w:marLeft w:val="0"/>
      <w:marRight w:val="0"/>
      <w:marTop w:val="0"/>
      <w:marBottom w:val="0"/>
      <w:divBdr>
        <w:top w:val="none" w:sz="0" w:space="0" w:color="auto"/>
        <w:left w:val="none" w:sz="0" w:space="0" w:color="auto"/>
        <w:bottom w:val="none" w:sz="0" w:space="0" w:color="auto"/>
        <w:right w:val="none" w:sz="0" w:space="0" w:color="auto"/>
      </w:divBdr>
    </w:div>
    <w:div w:id="1166625695">
      <w:marLeft w:val="0"/>
      <w:marRight w:val="0"/>
      <w:marTop w:val="0"/>
      <w:marBottom w:val="0"/>
      <w:divBdr>
        <w:top w:val="none" w:sz="0" w:space="0" w:color="auto"/>
        <w:left w:val="none" w:sz="0" w:space="0" w:color="auto"/>
        <w:bottom w:val="none" w:sz="0" w:space="0" w:color="auto"/>
        <w:right w:val="none" w:sz="0" w:space="0" w:color="auto"/>
      </w:divBdr>
    </w:div>
    <w:div w:id="1166627037">
      <w:marLeft w:val="0"/>
      <w:marRight w:val="0"/>
      <w:marTop w:val="0"/>
      <w:marBottom w:val="0"/>
      <w:divBdr>
        <w:top w:val="none" w:sz="0" w:space="0" w:color="auto"/>
        <w:left w:val="none" w:sz="0" w:space="0" w:color="auto"/>
        <w:bottom w:val="none" w:sz="0" w:space="0" w:color="auto"/>
        <w:right w:val="none" w:sz="0" w:space="0" w:color="auto"/>
      </w:divBdr>
    </w:div>
    <w:div w:id="1166633819">
      <w:marLeft w:val="0"/>
      <w:marRight w:val="0"/>
      <w:marTop w:val="0"/>
      <w:marBottom w:val="0"/>
      <w:divBdr>
        <w:top w:val="none" w:sz="0" w:space="0" w:color="auto"/>
        <w:left w:val="none" w:sz="0" w:space="0" w:color="auto"/>
        <w:bottom w:val="none" w:sz="0" w:space="0" w:color="auto"/>
        <w:right w:val="none" w:sz="0" w:space="0" w:color="auto"/>
      </w:divBdr>
    </w:div>
    <w:div w:id="1166672745">
      <w:marLeft w:val="0"/>
      <w:marRight w:val="0"/>
      <w:marTop w:val="0"/>
      <w:marBottom w:val="0"/>
      <w:divBdr>
        <w:top w:val="none" w:sz="0" w:space="0" w:color="auto"/>
        <w:left w:val="none" w:sz="0" w:space="0" w:color="auto"/>
        <w:bottom w:val="none" w:sz="0" w:space="0" w:color="auto"/>
        <w:right w:val="none" w:sz="0" w:space="0" w:color="auto"/>
      </w:divBdr>
    </w:div>
    <w:div w:id="1166743822">
      <w:marLeft w:val="0"/>
      <w:marRight w:val="0"/>
      <w:marTop w:val="0"/>
      <w:marBottom w:val="0"/>
      <w:divBdr>
        <w:top w:val="none" w:sz="0" w:space="0" w:color="auto"/>
        <w:left w:val="none" w:sz="0" w:space="0" w:color="auto"/>
        <w:bottom w:val="none" w:sz="0" w:space="0" w:color="auto"/>
        <w:right w:val="none" w:sz="0" w:space="0" w:color="auto"/>
      </w:divBdr>
    </w:div>
    <w:div w:id="1166752507">
      <w:marLeft w:val="0"/>
      <w:marRight w:val="0"/>
      <w:marTop w:val="0"/>
      <w:marBottom w:val="0"/>
      <w:divBdr>
        <w:top w:val="none" w:sz="0" w:space="0" w:color="auto"/>
        <w:left w:val="none" w:sz="0" w:space="0" w:color="auto"/>
        <w:bottom w:val="none" w:sz="0" w:space="0" w:color="auto"/>
        <w:right w:val="none" w:sz="0" w:space="0" w:color="auto"/>
      </w:divBdr>
    </w:div>
    <w:div w:id="1166825020">
      <w:marLeft w:val="0"/>
      <w:marRight w:val="0"/>
      <w:marTop w:val="0"/>
      <w:marBottom w:val="0"/>
      <w:divBdr>
        <w:top w:val="none" w:sz="0" w:space="0" w:color="auto"/>
        <w:left w:val="none" w:sz="0" w:space="0" w:color="auto"/>
        <w:bottom w:val="none" w:sz="0" w:space="0" w:color="auto"/>
        <w:right w:val="none" w:sz="0" w:space="0" w:color="auto"/>
      </w:divBdr>
    </w:div>
    <w:div w:id="1167094589">
      <w:marLeft w:val="0"/>
      <w:marRight w:val="0"/>
      <w:marTop w:val="0"/>
      <w:marBottom w:val="0"/>
      <w:divBdr>
        <w:top w:val="none" w:sz="0" w:space="0" w:color="auto"/>
        <w:left w:val="none" w:sz="0" w:space="0" w:color="auto"/>
        <w:bottom w:val="none" w:sz="0" w:space="0" w:color="auto"/>
        <w:right w:val="none" w:sz="0" w:space="0" w:color="auto"/>
      </w:divBdr>
    </w:div>
    <w:div w:id="1167137706">
      <w:marLeft w:val="0"/>
      <w:marRight w:val="0"/>
      <w:marTop w:val="0"/>
      <w:marBottom w:val="0"/>
      <w:divBdr>
        <w:top w:val="none" w:sz="0" w:space="0" w:color="auto"/>
        <w:left w:val="none" w:sz="0" w:space="0" w:color="auto"/>
        <w:bottom w:val="none" w:sz="0" w:space="0" w:color="auto"/>
        <w:right w:val="none" w:sz="0" w:space="0" w:color="auto"/>
      </w:divBdr>
    </w:div>
    <w:div w:id="1167287926">
      <w:marLeft w:val="0"/>
      <w:marRight w:val="0"/>
      <w:marTop w:val="0"/>
      <w:marBottom w:val="0"/>
      <w:divBdr>
        <w:top w:val="none" w:sz="0" w:space="0" w:color="auto"/>
        <w:left w:val="none" w:sz="0" w:space="0" w:color="auto"/>
        <w:bottom w:val="none" w:sz="0" w:space="0" w:color="auto"/>
        <w:right w:val="none" w:sz="0" w:space="0" w:color="auto"/>
      </w:divBdr>
    </w:div>
    <w:div w:id="1167327473">
      <w:marLeft w:val="0"/>
      <w:marRight w:val="0"/>
      <w:marTop w:val="0"/>
      <w:marBottom w:val="0"/>
      <w:divBdr>
        <w:top w:val="none" w:sz="0" w:space="0" w:color="auto"/>
        <w:left w:val="none" w:sz="0" w:space="0" w:color="auto"/>
        <w:bottom w:val="none" w:sz="0" w:space="0" w:color="auto"/>
        <w:right w:val="none" w:sz="0" w:space="0" w:color="auto"/>
      </w:divBdr>
    </w:div>
    <w:div w:id="1167332314">
      <w:marLeft w:val="0"/>
      <w:marRight w:val="0"/>
      <w:marTop w:val="0"/>
      <w:marBottom w:val="0"/>
      <w:divBdr>
        <w:top w:val="none" w:sz="0" w:space="0" w:color="auto"/>
        <w:left w:val="none" w:sz="0" w:space="0" w:color="auto"/>
        <w:bottom w:val="none" w:sz="0" w:space="0" w:color="auto"/>
        <w:right w:val="none" w:sz="0" w:space="0" w:color="auto"/>
      </w:divBdr>
    </w:div>
    <w:div w:id="1167357022">
      <w:marLeft w:val="0"/>
      <w:marRight w:val="0"/>
      <w:marTop w:val="0"/>
      <w:marBottom w:val="0"/>
      <w:divBdr>
        <w:top w:val="none" w:sz="0" w:space="0" w:color="auto"/>
        <w:left w:val="none" w:sz="0" w:space="0" w:color="auto"/>
        <w:bottom w:val="none" w:sz="0" w:space="0" w:color="auto"/>
        <w:right w:val="none" w:sz="0" w:space="0" w:color="auto"/>
      </w:divBdr>
    </w:div>
    <w:div w:id="1167405952">
      <w:marLeft w:val="0"/>
      <w:marRight w:val="0"/>
      <w:marTop w:val="0"/>
      <w:marBottom w:val="0"/>
      <w:divBdr>
        <w:top w:val="none" w:sz="0" w:space="0" w:color="auto"/>
        <w:left w:val="none" w:sz="0" w:space="0" w:color="auto"/>
        <w:bottom w:val="none" w:sz="0" w:space="0" w:color="auto"/>
        <w:right w:val="none" w:sz="0" w:space="0" w:color="auto"/>
      </w:divBdr>
    </w:div>
    <w:div w:id="1167668578">
      <w:marLeft w:val="0"/>
      <w:marRight w:val="0"/>
      <w:marTop w:val="0"/>
      <w:marBottom w:val="0"/>
      <w:divBdr>
        <w:top w:val="none" w:sz="0" w:space="0" w:color="auto"/>
        <w:left w:val="none" w:sz="0" w:space="0" w:color="auto"/>
        <w:bottom w:val="none" w:sz="0" w:space="0" w:color="auto"/>
        <w:right w:val="none" w:sz="0" w:space="0" w:color="auto"/>
      </w:divBdr>
    </w:div>
    <w:div w:id="1167744953">
      <w:marLeft w:val="0"/>
      <w:marRight w:val="0"/>
      <w:marTop w:val="0"/>
      <w:marBottom w:val="0"/>
      <w:divBdr>
        <w:top w:val="none" w:sz="0" w:space="0" w:color="auto"/>
        <w:left w:val="none" w:sz="0" w:space="0" w:color="auto"/>
        <w:bottom w:val="none" w:sz="0" w:space="0" w:color="auto"/>
        <w:right w:val="none" w:sz="0" w:space="0" w:color="auto"/>
      </w:divBdr>
    </w:div>
    <w:div w:id="1167787797">
      <w:marLeft w:val="0"/>
      <w:marRight w:val="0"/>
      <w:marTop w:val="0"/>
      <w:marBottom w:val="0"/>
      <w:divBdr>
        <w:top w:val="none" w:sz="0" w:space="0" w:color="auto"/>
        <w:left w:val="none" w:sz="0" w:space="0" w:color="auto"/>
        <w:bottom w:val="none" w:sz="0" w:space="0" w:color="auto"/>
        <w:right w:val="none" w:sz="0" w:space="0" w:color="auto"/>
      </w:divBdr>
    </w:div>
    <w:div w:id="1167862685">
      <w:marLeft w:val="0"/>
      <w:marRight w:val="0"/>
      <w:marTop w:val="0"/>
      <w:marBottom w:val="0"/>
      <w:divBdr>
        <w:top w:val="none" w:sz="0" w:space="0" w:color="auto"/>
        <w:left w:val="none" w:sz="0" w:space="0" w:color="auto"/>
        <w:bottom w:val="none" w:sz="0" w:space="0" w:color="auto"/>
        <w:right w:val="none" w:sz="0" w:space="0" w:color="auto"/>
      </w:divBdr>
    </w:div>
    <w:div w:id="1167867450">
      <w:marLeft w:val="0"/>
      <w:marRight w:val="0"/>
      <w:marTop w:val="0"/>
      <w:marBottom w:val="0"/>
      <w:divBdr>
        <w:top w:val="none" w:sz="0" w:space="0" w:color="auto"/>
        <w:left w:val="none" w:sz="0" w:space="0" w:color="auto"/>
        <w:bottom w:val="none" w:sz="0" w:space="0" w:color="auto"/>
        <w:right w:val="none" w:sz="0" w:space="0" w:color="auto"/>
      </w:divBdr>
    </w:div>
    <w:div w:id="1167984475">
      <w:marLeft w:val="0"/>
      <w:marRight w:val="0"/>
      <w:marTop w:val="0"/>
      <w:marBottom w:val="0"/>
      <w:divBdr>
        <w:top w:val="none" w:sz="0" w:space="0" w:color="auto"/>
        <w:left w:val="none" w:sz="0" w:space="0" w:color="auto"/>
        <w:bottom w:val="none" w:sz="0" w:space="0" w:color="auto"/>
        <w:right w:val="none" w:sz="0" w:space="0" w:color="auto"/>
      </w:divBdr>
    </w:div>
    <w:div w:id="1168014787">
      <w:marLeft w:val="0"/>
      <w:marRight w:val="0"/>
      <w:marTop w:val="0"/>
      <w:marBottom w:val="0"/>
      <w:divBdr>
        <w:top w:val="none" w:sz="0" w:space="0" w:color="auto"/>
        <w:left w:val="none" w:sz="0" w:space="0" w:color="auto"/>
        <w:bottom w:val="none" w:sz="0" w:space="0" w:color="auto"/>
        <w:right w:val="none" w:sz="0" w:space="0" w:color="auto"/>
      </w:divBdr>
    </w:div>
    <w:div w:id="1168053783">
      <w:marLeft w:val="0"/>
      <w:marRight w:val="0"/>
      <w:marTop w:val="0"/>
      <w:marBottom w:val="0"/>
      <w:divBdr>
        <w:top w:val="none" w:sz="0" w:space="0" w:color="auto"/>
        <w:left w:val="none" w:sz="0" w:space="0" w:color="auto"/>
        <w:bottom w:val="none" w:sz="0" w:space="0" w:color="auto"/>
        <w:right w:val="none" w:sz="0" w:space="0" w:color="auto"/>
      </w:divBdr>
    </w:div>
    <w:div w:id="1168057859">
      <w:marLeft w:val="0"/>
      <w:marRight w:val="0"/>
      <w:marTop w:val="0"/>
      <w:marBottom w:val="0"/>
      <w:divBdr>
        <w:top w:val="none" w:sz="0" w:space="0" w:color="auto"/>
        <w:left w:val="none" w:sz="0" w:space="0" w:color="auto"/>
        <w:bottom w:val="none" w:sz="0" w:space="0" w:color="auto"/>
        <w:right w:val="none" w:sz="0" w:space="0" w:color="auto"/>
      </w:divBdr>
    </w:div>
    <w:div w:id="1168060885">
      <w:marLeft w:val="0"/>
      <w:marRight w:val="0"/>
      <w:marTop w:val="0"/>
      <w:marBottom w:val="0"/>
      <w:divBdr>
        <w:top w:val="none" w:sz="0" w:space="0" w:color="auto"/>
        <w:left w:val="none" w:sz="0" w:space="0" w:color="auto"/>
        <w:bottom w:val="none" w:sz="0" w:space="0" w:color="auto"/>
        <w:right w:val="none" w:sz="0" w:space="0" w:color="auto"/>
      </w:divBdr>
    </w:div>
    <w:div w:id="1168251035">
      <w:marLeft w:val="0"/>
      <w:marRight w:val="0"/>
      <w:marTop w:val="0"/>
      <w:marBottom w:val="0"/>
      <w:divBdr>
        <w:top w:val="none" w:sz="0" w:space="0" w:color="auto"/>
        <w:left w:val="none" w:sz="0" w:space="0" w:color="auto"/>
        <w:bottom w:val="none" w:sz="0" w:space="0" w:color="auto"/>
        <w:right w:val="none" w:sz="0" w:space="0" w:color="auto"/>
      </w:divBdr>
    </w:div>
    <w:div w:id="1168330365">
      <w:marLeft w:val="0"/>
      <w:marRight w:val="0"/>
      <w:marTop w:val="0"/>
      <w:marBottom w:val="0"/>
      <w:divBdr>
        <w:top w:val="none" w:sz="0" w:space="0" w:color="auto"/>
        <w:left w:val="none" w:sz="0" w:space="0" w:color="auto"/>
        <w:bottom w:val="none" w:sz="0" w:space="0" w:color="auto"/>
        <w:right w:val="none" w:sz="0" w:space="0" w:color="auto"/>
      </w:divBdr>
    </w:div>
    <w:div w:id="1168444964">
      <w:marLeft w:val="0"/>
      <w:marRight w:val="0"/>
      <w:marTop w:val="0"/>
      <w:marBottom w:val="0"/>
      <w:divBdr>
        <w:top w:val="none" w:sz="0" w:space="0" w:color="auto"/>
        <w:left w:val="none" w:sz="0" w:space="0" w:color="auto"/>
        <w:bottom w:val="none" w:sz="0" w:space="0" w:color="auto"/>
        <w:right w:val="none" w:sz="0" w:space="0" w:color="auto"/>
      </w:divBdr>
    </w:div>
    <w:div w:id="1168447502">
      <w:marLeft w:val="0"/>
      <w:marRight w:val="0"/>
      <w:marTop w:val="0"/>
      <w:marBottom w:val="0"/>
      <w:divBdr>
        <w:top w:val="none" w:sz="0" w:space="0" w:color="auto"/>
        <w:left w:val="none" w:sz="0" w:space="0" w:color="auto"/>
        <w:bottom w:val="none" w:sz="0" w:space="0" w:color="auto"/>
        <w:right w:val="none" w:sz="0" w:space="0" w:color="auto"/>
      </w:divBdr>
    </w:div>
    <w:div w:id="1168519594">
      <w:marLeft w:val="0"/>
      <w:marRight w:val="0"/>
      <w:marTop w:val="0"/>
      <w:marBottom w:val="0"/>
      <w:divBdr>
        <w:top w:val="none" w:sz="0" w:space="0" w:color="auto"/>
        <w:left w:val="none" w:sz="0" w:space="0" w:color="auto"/>
        <w:bottom w:val="none" w:sz="0" w:space="0" w:color="auto"/>
        <w:right w:val="none" w:sz="0" w:space="0" w:color="auto"/>
      </w:divBdr>
    </w:div>
    <w:div w:id="1168523984">
      <w:marLeft w:val="0"/>
      <w:marRight w:val="0"/>
      <w:marTop w:val="0"/>
      <w:marBottom w:val="0"/>
      <w:divBdr>
        <w:top w:val="none" w:sz="0" w:space="0" w:color="auto"/>
        <w:left w:val="none" w:sz="0" w:space="0" w:color="auto"/>
        <w:bottom w:val="none" w:sz="0" w:space="0" w:color="auto"/>
        <w:right w:val="none" w:sz="0" w:space="0" w:color="auto"/>
      </w:divBdr>
    </w:div>
    <w:div w:id="1168593792">
      <w:marLeft w:val="0"/>
      <w:marRight w:val="0"/>
      <w:marTop w:val="0"/>
      <w:marBottom w:val="0"/>
      <w:divBdr>
        <w:top w:val="none" w:sz="0" w:space="0" w:color="auto"/>
        <w:left w:val="none" w:sz="0" w:space="0" w:color="auto"/>
        <w:bottom w:val="none" w:sz="0" w:space="0" w:color="auto"/>
        <w:right w:val="none" w:sz="0" w:space="0" w:color="auto"/>
      </w:divBdr>
    </w:div>
    <w:div w:id="1168640307">
      <w:marLeft w:val="0"/>
      <w:marRight w:val="0"/>
      <w:marTop w:val="0"/>
      <w:marBottom w:val="0"/>
      <w:divBdr>
        <w:top w:val="none" w:sz="0" w:space="0" w:color="auto"/>
        <w:left w:val="none" w:sz="0" w:space="0" w:color="auto"/>
        <w:bottom w:val="none" w:sz="0" w:space="0" w:color="auto"/>
        <w:right w:val="none" w:sz="0" w:space="0" w:color="auto"/>
      </w:divBdr>
    </w:div>
    <w:div w:id="1168787075">
      <w:marLeft w:val="0"/>
      <w:marRight w:val="0"/>
      <w:marTop w:val="0"/>
      <w:marBottom w:val="0"/>
      <w:divBdr>
        <w:top w:val="none" w:sz="0" w:space="0" w:color="auto"/>
        <w:left w:val="none" w:sz="0" w:space="0" w:color="auto"/>
        <w:bottom w:val="none" w:sz="0" w:space="0" w:color="auto"/>
        <w:right w:val="none" w:sz="0" w:space="0" w:color="auto"/>
      </w:divBdr>
    </w:div>
    <w:div w:id="1168836083">
      <w:marLeft w:val="0"/>
      <w:marRight w:val="0"/>
      <w:marTop w:val="0"/>
      <w:marBottom w:val="0"/>
      <w:divBdr>
        <w:top w:val="none" w:sz="0" w:space="0" w:color="auto"/>
        <w:left w:val="none" w:sz="0" w:space="0" w:color="auto"/>
        <w:bottom w:val="none" w:sz="0" w:space="0" w:color="auto"/>
        <w:right w:val="none" w:sz="0" w:space="0" w:color="auto"/>
      </w:divBdr>
    </w:div>
    <w:div w:id="1169055663">
      <w:marLeft w:val="0"/>
      <w:marRight w:val="0"/>
      <w:marTop w:val="0"/>
      <w:marBottom w:val="0"/>
      <w:divBdr>
        <w:top w:val="none" w:sz="0" w:space="0" w:color="auto"/>
        <w:left w:val="none" w:sz="0" w:space="0" w:color="auto"/>
        <w:bottom w:val="none" w:sz="0" w:space="0" w:color="auto"/>
        <w:right w:val="none" w:sz="0" w:space="0" w:color="auto"/>
      </w:divBdr>
    </w:div>
    <w:div w:id="1169097905">
      <w:marLeft w:val="0"/>
      <w:marRight w:val="0"/>
      <w:marTop w:val="0"/>
      <w:marBottom w:val="0"/>
      <w:divBdr>
        <w:top w:val="none" w:sz="0" w:space="0" w:color="auto"/>
        <w:left w:val="none" w:sz="0" w:space="0" w:color="auto"/>
        <w:bottom w:val="none" w:sz="0" w:space="0" w:color="auto"/>
        <w:right w:val="none" w:sz="0" w:space="0" w:color="auto"/>
      </w:divBdr>
    </w:div>
    <w:div w:id="1169171675">
      <w:marLeft w:val="0"/>
      <w:marRight w:val="0"/>
      <w:marTop w:val="0"/>
      <w:marBottom w:val="0"/>
      <w:divBdr>
        <w:top w:val="none" w:sz="0" w:space="0" w:color="auto"/>
        <w:left w:val="none" w:sz="0" w:space="0" w:color="auto"/>
        <w:bottom w:val="none" w:sz="0" w:space="0" w:color="auto"/>
        <w:right w:val="none" w:sz="0" w:space="0" w:color="auto"/>
      </w:divBdr>
    </w:div>
    <w:div w:id="1169175740">
      <w:marLeft w:val="0"/>
      <w:marRight w:val="0"/>
      <w:marTop w:val="0"/>
      <w:marBottom w:val="0"/>
      <w:divBdr>
        <w:top w:val="none" w:sz="0" w:space="0" w:color="auto"/>
        <w:left w:val="none" w:sz="0" w:space="0" w:color="auto"/>
        <w:bottom w:val="none" w:sz="0" w:space="0" w:color="auto"/>
        <w:right w:val="none" w:sz="0" w:space="0" w:color="auto"/>
      </w:divBdr>
    </w:div>
    <w:div w:id="1169247885">
      <w:bodyDiv w:val="1"/>
      <w:marLeft w:val="0"/>
      <w:marRight w:val="0"/>
      <w:marTop w:val="0"/>
      <w:marBottom w:val="0"/>
      <w:divBdr>
        <w:top w:val="none" w:sz="0" w:space="0" w:color="auto"/>
        <w:left w:val="none" w:sz="0" w:space="0" w:color="auto"/>
        <w:bottom w:val="none" w:sz="0" w:space="0" w:color="auto"/>
        <w:right w:val="none" w:sz="0" w:space="0" w:color="auto"/>
      </w:divBdr>
    </w:div>
    <w:div w:id="1169323267">
      <w:marLeft w:val="0"/>
      <w:marRight w:val="0"/>
      <w:marTop w:val="0"/>
      <w:marBottom w:val="0"/>
      <w:divBdr>
        <w:top w:val="none" w:sz="0" w:space="0" w:color="auto"/>
        <w:left w:val="none" w:sz="0" w:space="0" w:color="auto"/>
        <w:bottom w:val="none" w:sz="0" w:space="0" w:color="auto"/>
        <w:right w:val="none" w:sz="0" w:space="0" w:color="auto"/>
      </w:divBdr>
    </w:div>
    <w:div w:id="1169369080">
      <w:marLeft w:val="0"/>
      <w:marRight w:val="0"/>
      <w:marTop w:val="0"/>
      <w:marBottom w:val="0"/>
      <w:divBdr>
        <w:top w:val="none" w:sz="0" w:space="0" w:color="auto"/>
        <w:left w:val="none" w:sz="0" w:space="0" w:color="auto"/>
        <w:bottom w:val="none" w:sz="0" w:space="0" w:color="auto"/>
        <w:right w:val="none" w:sz="0" w:space="0" w:color="auto"/>
      </w:divBdr>
    </w:div>
    <w:div w:id="1169372629">
      <w:marLeft w:val="0"/>
      <w:marRight w:val="0"/>
      <w:marTop w:val="0"/>
      <w:marBottom w:val="0"/>
      <w:divBdr>
        <w:top w:val="none" w:sz="0" w:space="0" w:color="auto"/>
        <w:left w:val="none" w:sz="0" w:space="0" w:color="auto"/>
        <w:bottom w:val="none" w:sz="0" w:space="0" w:color="auto"/>
        <w:right w:val="none" w:sz="0" w:space="0" w:color="auto"/>
      </w:divBdr>
    </w:div>
    <w:div w:id="1169440646">
      <w:marLeft w:val="0"/>
      <w:marRight w:val="0"/>
      <w:marTop w:val="0"/>
      <w:marBottom w:val="0"/>
      <w:divBdr>
        <w:top w:val="none" w:sz="0" w:space="0" w:color="auto"/>
        <w:left w:val="none" w:sz="0" w:space="0" w:color="auto"/>
        <w:bottom w:val="none" w:sz="0" w:space="0" w:color="auto"/>
        <w:right w:val="none" w:sz="0" w:space="0" w:color="auto"/>
      </w:divBdr>
    </w:div>
    <w:div w:id="1169447508">
      <w:marLeft w:val="0"/>
      <w:marRight w:val="0"/>
      <w:marTop w:val="0"/>
      <w:marBottom w:val="0"/>
      <w:divBdr>
        <w:top w:val="none" w:sz="0" w:space="0" w:color="auto"/>
        <w:left w:val="none" w:sz="0" w:space="0" w:color="auto"/>
        <w:bottom w:val="none" w:sz="0" w:space="0" w:color="auto"/>
        <w:right w:val="none" w:sz="0" w:space="0" w:color="auto"/>
      </w:divBdr>
    </w:div>
    <w:div w:id="1169447826">
      <w:marLeft w:val="0"/>
      <w:marRight w:val="0"/>
      <w:marTop w:val="0"/>
      <w:marBottom w:val="0"/>
      <w:divBdr>
        <w:top w:val="none" w:sz="0" w:space="0" w:color="auto"/>
        <w:left w:val="none" w:sz="0" w:space="0" w:color="auto"/>
        <w:bottom w:val="none" w:sz="0" w:space="0" w:color="auto"/>
        <w:right w:val="none" w:sz="0" w:space="0" w:color="auto"/>
      </w:divBdr>
    </w:div>
    <w:div w:id="1169491302">
      <w:marLeft w:val="0"/>
      <w:marRight w:val="0"/>
      <w:marTop w:val="0"/>
      <w:marBottom w:val="0"/>
      <w:divBdr>
        <w:top w:val="none" w:sz="0" w:space="0" w:color="auto"/>
        <w:left w:val="none" w:sz="0" w:space="0" w:color="auto"/>
        <w:bottom w:val="none" w:sz="0" w:space="0" w:color="auto"/>
        <w:right w:val="none" w:sz="0" w:space="0" w:color="auto"/>
      </w:divBdr>
    </w:div>
    <w:div w:id="1169559666">
      <w:marLeft w:val="0"/>
      <w:marRight w:val="0"/>
      <w:marTop w:val="0"/>
      <w:marBottom w:val="0"/>
      <w:divBdr>
        <w:top w:val="none" w:sz="0" w:space="0" w:color="auto"/>
        <w:left w:val="none" w:sz="0" w:space="0" w:color="auto"/>
        <w:bottom w:val="none" w:sz="0" w:space="0" w:color="auto"/>
        <w:right w:val="none" w:sz="0" w:space="0" w:color="auto"/>
      </w:divBdr>
    </w:div>
    <w:div w:id="1169561538">
      <w:marLeft w:val="0"/>
      <w:marRight w:val="0"/>
      <w:marTop w:val="0"/>
      <w:marBottom w:val="0"/>
      <w:divBdr>
        <w:top w:val="none" w:sz="0" w:space="0" w:color="auto"/>
        <w:left w:val="none" w:sz="0" w:space="0" w:color="auto"/>
        <w:bottom w:val="none" w:sz="0" w:space="0" w:color="auto"/>
        <w:right w:val="none" w:sz="0" w:space="0" w:color="auto"/>
      </w:divBdr>
    </w:div>
    <w:div w:id="1169564922">
      <w:marLeft w:val="0"/>
      <w:marRight w:val="0"/>
      <w:marTop w:val="0"/>
      <w:marBottom w:val="0"/>
      <w:divBdr>
        <w:top w:val="none" w:sz="0" w:space="0" w:color="auto"/>
        <w:left w:val="none" w:sz="0" w:space="0" w:color="auto"/>
        <w:bottom w:val="none" w:sz="0" w:space="0" w:color="auto"/>
        <w:right w:val="none" w:sz="0" w:space="0" w:color="auto"/>
      </w:divBdr>
    </w:div>
    <w:div w:id="1169709017">
      <w:marLeft w:val="0"/>
      <w:marRight w:val="0"/>
      <w:marTop w:val="0"/>
      <w:marBottom w:val="0"/>
      <w:divBdr>
        <w:top w:val="none" w:sz="0" w:space="0" w:color="auto"/>
        <w:left w:val="none" w:sz="0" w:space="0" w:color="auto"/>
        <w:bottom w:val="none" w:sz="0" w:space="0" w:color="auto"/>
        <w:right w:val="none" w:sz="0" w:space="0" w:color="auto"/>
      </w:divBdr>
    </w:div>
    <w:div w:id="1169712338">
      <w:marLeft w:val="0"/>
      <w:marRight w:val="0"/>
      <w:marTop w:val="0"/>
      <w:marBottom w:val="0"/>
      <w:divBdr>
        <w:top w:val="none" w:sz="0" w:space="0" w:color="auto"/>
        <w:left w:val="none" w:sz="0" w:space="0" w:color="auto"/>
        <w:bottom w:val="none" w:sz="0" w:space="0" w:color="auto"/>
        <w:right w:val="none" w:sz="0" w:space="0" w:color="auto"/>
      </w:divBdr>
    </w:div>
    <w:div w:id="1169903199">
      <w:marLeft w:val="0"/>
      <w:marRight w:val="0"/>
      <w:marTop w:val="0"/>
      <w:marBottom w:val="0"/>
      <w:divBdr>
        <w:top w:val="none" w:sz="0" w:space="0" w:color="auto"/>
        <w:left w:val="none" w:sz="0" w:space="0" w:color="auto"/>
        <w:bottom w:val="none" w:sz="0" w:space="0" w:color="auto"/>
        <w:right w:val="none" w:sz="0" w:space="0" w:color="auto"/>
      </w:divBdr>
    </w:div>
    <w:div w:id="1169906607">
      <w:marLeft w:val="0"/>
      <w:marRight w:val="0"/>
      <w:marTop w:val="0"/>
      <w:marBottom w:val="0"/>
      <w:divBdr>
        <w:top w:val="none" w:sz="0" w:space="0" w:color="auto"/>
        <w:left w:val="none" w:sz="0" w:space="0" w:color="auto"/>
        <w:bottom w:val="none" w:sz="0" w:space="0" w:color="auto"/>
        <w:right w:val="none" w:sz="0" w:space="0" w:color="auto"/>
      </w:divBdr>
    </w:div>
    <w:div w:id="1169976649">
      <w:bodyDiv w:val="1"/>
      <w:marLeft w:val="0"/>
      <w:marRight w:val="0"/>
      <w:marTop w:val="0"/>
      <w:marBottom w:val="0"/>
      <w:divBdr>
        <w:top w:val="none" w:sz="0" w:space="0" w:color="auto"/>
        <w:left w:val="none" w:sz="0" w:space="0" w:color="auto"/>
        <w:bottom w:val="none" w:sz="0" w:space="0" w:color="auto"/>
        <w:right w:val="none" w:sz="0" w:space="0" w:color="auto"/>
      </w:divBdr>
    </w:div>
    <w:div w:id="1169981225">
      <w:marLeft w:val="0"/>
      <w:marRight w:val="0"/>
      <w:marTop w:val="0"/>
      <w:marBottom w:val="0"/>
      <w:divBdr>
        <w:top w:val="none" w:sz="0" w:space="0" w:color="auto"/>
        <w:left w:val="none" w:sz="0" w:space="0" w:color="auto"/>
        <w:bottom w:val="none" w:sz="0" w:space="0" w:color="auto"/>
        <w:right w:val="none" w:sz="0" w:space="0" w:color="auto"/>
      </w:divBdr>
    </w:div>
    <w:div w:id="1170020341">
      <w:marLeft w:val="0"/>
      <w:marRight w:val="0"/>
      <w:marTop w:val="0"/>
      <w:marBottom w:val="0"/>
      <w:divBdr>
        <w:top w:val="none" w:sz="0" w:space="0" w:color="auto"/>
        <w:left w:val="none" w:sz="0" w:space="0" w:color="auto"/>
        <w:bottom w:val="none" w:sz="0" w:space="0" w:color="auto"/>
        <w:right w:val="none" w:sz="0" w:space="0" w:color="auto"/>
      </w:divBdr>
    </w:div>
    <w:div w:id="1170023441">
      <w:marLeft w:val="0"/>
      <w:marRight w:val="0"/>
      <w:marTop w:val="0"/>
      <w:marBottom w:val="0"/>
      <w:divBdr>
        <w:top w:val="none" w:sz="0" w:space="0" w:color="auto"/>
        <w:left w:val="none" w:sz="0" w:space="0" w:color="auto"/>
        <w:bottom w:val="none" w:sz="0" w:space="0" w:color="auto"/>
        <w:right w:val="none" w:sz="0" w:space="0" w:color="auto"/>
      </w:divBdr>
    </w:div>
    <w:div w:id="1170096230">
      <w:marLeft w:val="0"/>
      <w:marRight w:val="0"/>
      <w:marTop w:val="0"/>
      <w:marBottom w:val="0"/>
      <w:divBdr>
        <w:top w:val="none" w:sz="0" w:space="0" w:color="auto"/>
        <w:left w:val="none" w:sz="0" w:space="0" w:color="auto"/>
        <w:bottom w:val="none" w:sz="0" w:space="0" w:color="auto"/>
        <w:right w:val="none" w:sz="0" w:space="0" w:color="auto"/>
      </w:divBdr>
    </w:div>
    <w:div w:id="1170097806">
      <w:marLeft w:val="0"/>
      <w:marRight w:val="0"/>
      <w:marTop w:val="0"/>
      <w:marBottom w:val="0"/>
      <w:divBdr>
        <w:top w:val="none" w:sz="0" w:space="0" w:color="auto"/>
        <w:left w:val="none" w:sz="0" w:space="0" w:color="auto"/>
        <w:bottom w:val="none" w:sz="0" w:space="0" w:color="auto"/>
        <w:right w:val="none" w:sz="0" w:space="0" w:color="auto"/>
      </w:divBdr>
    </w:div>
    <w:div w:id="1170099489">
      <w:marLeft w:val="0"/>
      <w:marRight w:val="0"/>
      <w:marTop w:val="0"/>
      <w:marBottom w:val="0"/>
      <w:divBdr>
        <w:top w:val="none" w:sz="0" w:space="0" w:color="auto"/>
        <w:left w:val="none" w:sz="0" w:space="0" w:color="auto"/>
        <w:bottom w:val="none" w:sz="0" w:space="0" w:color="auto"/>
        <w:right w:val="none" w:sz="0" w:space="0" w:color="auto"/>
      </w:divBdr>
    </w:div>
    <w:div w:id="1170221904">
      <w:marLeft w:val="0"/>
      <w:marRight w:val="0"/>
      <w:marTop w:val="0"/>
      <w:marBottom w:val="0"/>
      <w:divBdr>
        <w:top w:val="none" w:sz="0" w:space="0" w:color="auto"/>
        <w:left w:val="none" w:sz="0" w:space="0" w:color="auto"/>
        <w:bottom w:val="none" w:sz="0" w:space="0" w:color="auto"/>
        <w:right w:val="none" w:sz="0" w:space="0" w:color="auto"/>
      </w:divBdr>
    </w:div>
    <w:div w:id="1170296268">
      <w:marLeft w:val="0"/>
      <w:marRight w:val="0"/>
      <w:marTop w:val="0"/>
      <w:marBottom w:val="0"/>
      <w:divBdr>
        <w:top w:val="none" w:sz="0" w:space="0" w:color="auto"/>
        <w:left w:val="none" w:sz="0" w:space="0" w:color="auto"/>
        <w:bottom w:val="none" w:sz="0" w:space="0" w:color="auto"/>
        <w:right w:val="none" w:sz="0" w:space="0" w:color="auto"/>
      </w:divBdr>
    </w:div>
    <w:div w:id="1170369938">
      <w:marLeft w:val="0"/>
      <w:marRight w:val="0"/>
      <w:marTop w:val="0"/>
      <w:marBottom w:val="0"/>
      <w:divBdr>
        <w:top w:val="none" w:sz="0" w:space="0" w:color="auto"/>
        <w:left w:val="none" w:sz="0" w:space="0" w:color="auto"/>
        <w:bottom w:val="none" w:sz="0" w:space="0" w:color="auto"/>
        <w:right w:val="none" w:sz="0" w:space="0" w:color="auto"/>
      </w:divBdr>
    </w:div>
    <w:div w:id="1170370560">
      <w:marLeft w:val="0"/>
      <w:marRight w:val="0"/>
      <w:marTop w:val="0"/>
      <w:marBottom w:val="0"/>
      <w:divBdr>
        <w:top w:val="none" w:sz="0" w:space="0" w:color="auto"/>
        <w:left w:val="none" w:sz="0" w:space="0" w:color="auto"/>
        <w:bottom w:val="none" w:sz="0" w:space="0" w:color="auto"/>
        <w:right w:val="none" w:sz="0" w:space="0" w:color="auto"/>
      </w:divBdr>
    </w:div>
    <w:div w:id="1170372408">
      <w:marLeft w:val="0"/>
      <w:marRight w:val="0"/>
      <w:marTop w:val="0"/>
      <w:marBottom w:val="0"/>
      <w:divBdr>
        <w:top w:val="none" w:sz="0" w:space="0" w:color="auto"/>
        <w:left w:val="none" w:sz="0" w:space="0" w:color="auto"/>
        <w:bottom w:val="none" w:sz="0" w:space="0" w:color="auto"/>
        <w:right w:val="none" w:sz="0" w:space="0" w:color="auto"/>
      </w:divBdr>
    </w:div>
    <w:div w:id="1170409687">
      <w:marLeft w:val="0"/>
      <w:marRight w:val="0"/>
      <w:marTop w:val="0"/>
      <w:marBottom w:val="0"/>
      <w:divBdr>
        <w:top w:val="none" w:sz="0" w:space="0" w:color="auto"/>
        <w:left w:val="none" w:sz="0" w:space="0" w:color="auto"/>
        <w:bottom w:val="none" w:sz="0" w:space="0" w:color="auto"/>
        <w:right w:val="none" w:sz="0" w:space="0" w:color="auto"/>
      </w:divBdr>
    </w:div>
    <w:div w:id="1170484505">
      <w:marLeft w:val="0"/>
      <w:marRight w:val="0"/>
      <w:marTop w:val="0"/>
      <w:marBottom w:val="0"/>
      <w:divBdr>
        <w:top w:val="none" w:sz="0" w:space="0" w:color="auto"/>
        <w:left w:val="none" w:sz="0" w:space="0" w:color="auto"/>
        <w:bottom w:val="none" w:sz="0" w:space="0" w:color="auto"/>
        <w:right w:val="none" w:sz="0" w:space="0" w:color="auto"/>
      </w:divBdr>
    </w:div>
    <w:div w:id="1170485004">
      <w:marLeft w:val="0"/>
      <w:marRight w:val="0"/>
      <w:marTop w:val="0"/>
      <w:marBottom w:val="0"/>
      <w:divBdr>
        <w:top w:val="none" w:sz="0" w:space="0" w:color="auto"/>
        <w:left w:val="none" w:sz="0" w:space="0" w:color="auto"/>
        <w:bottom w:val="none" w:sz="0" w:space="0" w:color="auto"/>
        <w:right w:val="none" w:sz="0" w:space="0" w:color="auto"/>
      </w:divBdr>
    </w:div>
    <w:div w:id="1170561043">
      <w:marLeft w:val="0"/>
      <w:marRight w:val="0"/>
      <w:marTop w:val="0"/>
      <w:marBottom w:val="0"/>
      <w:divBdr>
        <w:top w:val="none" w:sz="0" w:space="0" w:color="auto"/>
        <w:left w:val="none" w:sz="0" w:space="0" w:color="auto"/>
        <w:bottom w:val="none" w:sz="0" w:space="0" w:color="auto"/>
        <w:right w:val="none" w:sz="0" w:space="0" w:color="auto"/>
      </w:divBdr>
    </w:div>
    <w:div w:id="1170635030">
      <w:marLeft w:val="0"/>
      <w:marRight w:val="0"/>
      <w:marTop w:val="0"/>
      <w:marBottom w:val="0"/>
      <w:divBdr>
        <w:top w:val="none" w:sz="0" w:space="0" w:color="auto"/>
        <w:left w:val="none" w:sz="0" w:space="0" w:color="auto"/>
        <w:bottom w:val="none" w:sz="0" w:space="0" w:color="auto"/>
        <w:right w:val="none" w:sz="0" w:space="0" w:color="auto"/>
      </w:divBdr>
    </w:div>
    <w:div w:id="1170679840">
      <w:marLeft w:val="0"/>
      <w:marRight w:val="0"/>
      <w:marTop w:val="0"/>
      <w:marBottom w:val="0"/>
      <w:divBdr>
        <w:top w:val="none" w:sz="0" w:space="0" w:color="auto"/>
        <w:left w:val="none" w:sz="0" w:space="0" w:color="auto"/>
        <w:bottom w:val="none" w:sz="0" w:space="0" w:color="auto"/>
        <w:right w:val="none" w:sz="0" w:space="0" w:color="auto"/>
      </w:divBdr>
    </w:div>
    <w:div w:id="1170681857">
      <w:marLeft w:val="0"/>
      <w:marRight w:val="0"/>
      <w:marTop w:val="0"/>
      <w:marBottom w:val="0"/>
      <w:divBdr>
        <w:top w:val="none" w:sz="0" w:space="0" w:color="auto"/>
        <w:left w:val="none" w:sz="0" w:space="0" w:color="auto"/>
        <w:bottom w:val="none" w:sz="0" w:space="0" w:color="auto"/>
        <w:right w:val="none" w:sz="0" w:space="0" w:color="auto"/>
      </w:divBdr>
    </w:div>
    <w:div w:id="1170750517">
      <w:marLeft w:val="0"/>
      <w:marRight w:val="0"/>
      <w:marTop w:val="0"/>
      <w:marBottom w:val="0"/>
      <w:divBdr>
        <w:top w:val="none" w:sz="0" w:space="0" w:color="auto"/>
        <w:left w:val="none" w:sz="0" w:space="0" w:color="auto"/>
        <w:bottom w:val="none" w:sz="0" w:space="0" w:color="auto"/>
        <w:right w:val="none" w:sz="0" w:space="0" w:color="auto"/>
      </w:divBdr>
    </w:div>
    <w:div w:id="1170756597">
      <w:marLeft w:val="0"/>
      <w:marRight w:val="0"/>
      <w:marTop w:val="0"/>
      <w:marBottom w:val="0"/>
      <w:divBdr>
        <w:top w:val="none" w:sz="0" w:space="0" w:color="auto"/>
        <w:left w:val="none" w:sz="0" w:space="0" w:color="auto"/>
        <w:bottom w:val="none" w:sz="0" w:space="0" w:color="auto"/>
        <w:right w:val="none" w:sz="0" w:space="0" w:color="auto"/>
      </w:divBdr>
    </w:div>
    <w:div w:id="1170826117">
      <w:marLeft w:val="0"/>
      <w:marRight w:val="0"/>
      <w:marTop w:val="0"/>
      <w:marBottom w:val="0"/>
      <w:divBdr>
        <w:top w:val="none" w:sz="0" w:space="0" w:color="auto"/>
        <w:left w:val="none" w:sz="0" w:space="0" w:color="auto"/>
        <w:bottom w:val="none" w:sz="0" w:space="0" w:color="auto"/>
        <w:right w:val="none" w:sz="0" w:space="0" w:color="auto"/>
      </w:divBdr>
    </w:div>
    <w:div w:id="1171021062">
      <w:marLeft w:val="0"/>
      <w:marRight w:val="0"/>
      <w:marTop w:val="0"/>
      <w:marBottom w:val="0"/>
      <w:divBdr>
        <w:top w:val="none" w:sz="0" w:space="0" w:color="auto"/>
        <w:left w:val="none" w:sz="0" w:space="0" w:color="auto"/>
        <w:bottom w:val="none" w:sz="0" w:space="0" w:color="auto"/>
        <w:right w:val="none" w:sz="0" w:space="0" w:color="auto"/>
      </w:divBdr>
    </w:div>
    <w:div w:id="1171021696">
      <w:marLeft w:val="0"/>
      <w:marRight w:val="0"/>
      <w:marTop w:val="0"/>
      <w:marBottom w:val="0"/>
      <w:divBdr>
        <w:top w:val="none" w:sz="0" w:space="0" w:color="auto"/>
        <w:left w:val="none" w:sz="0" w:space="0" w:color="auto"/>
        <w:bottom w:val="none" w:sz="0" w:space="0" w:color="auto"/>
        <w:right w:val="none" w:sz="0" w:space="0" w:color="auto"/>
      </w:divBdr>
    </w:div>
    <w:div w:id="1171065210">
      <w:marLeft w:val="0"/>
      <w:marRight w:val="0"/>
      <w:marTop w:val="0"/>
      <w:marBottom w:val="0"/>
      <w:divBdr>
        <w:top w:val="none" w:sz="0" w:space="0" w:color="auto"/>
        <w:left w:val="none" w:sz="0" w:space="0" w:color="auto"/>
        <w:bottom w:val="none" w:sz="0" w:space="0" w:color="auto"/>
        <w:right w:val="none" w:sz="0" w:space="0" w:color="auto"/>
      </w:divBdr>
    </w:div>
    <w:div w:id="1171067872">
      <w:marLeft w:val="0"/>
      <w:marRight w:val="0"/>
      <w:marTop w:val="0"/>
      <w:marBottom w:val="0"/>
      <w:divBdr>
        <w:top w:val="none" w:sz="0" w:space="0" w:color="auto"/>
        <w:left w:val="none" w:sz="0" w:space="0" w:color="auto"/>
        <w:bottom w:val="none" w:sz="0" w:space="0" w:color="auto"/>
        <w:right w:val="none" w:sz="0" w:space="0" w:color="auto"/>
      </w:divBdr>
    </w:div>
    <w:div w:id="1171094487">
      <w:marLeft w:val="0"/>
      <w:marRight w:val="0"/>
      <w:marTop w:val="0"/>
      <w:marBottom w:val="0"/>
      <w:divBdr>
        <w:top w:val="none" w:sz="0" w:space="0" w:color="auto"/>
        <w:left w:val="none" w:sz="0" w:space="0" w:color="auto"/>
        <w:bottom w:val="none" w:sz="0" w:space="0" w:color="auto"/>
        <w:right w:val="none" w:sz="0" w:space="0" w:color="auto"/>
      </w:divBdr>
    </w:div>
    <w:div w:id="1171138112">
      <w:marLeft w:val="0"/>
      <w:marRight w:val="0"/>
      <w:marTop w:val="0"/>
      <w:marBottom w:val="0"/>
      <w:divBdr>
        <w:top w:val="none" w:sz="0" w:space="0" w:color="auto"/>
        <w:left w:val="none" w:sz="0" w:space="0" w:color="auto"/>
        <w:bottom w:val="none" w:sz="0" w:space="0" w:color="auto"/>
        <w:right w:val="none" w:sz="0" w:space="0" w:color="auto"/>
      </w:divBdr>
    </w:div>
    <w:div w:id="1171288862">
      <w:marLeft w:val="0"/>
      <w:marRight w:val="0"/>
      <w:marTop w:val="0"/>
      <w:marBottom w:val="0"/>
      <w:divBdr>
        <w:top w:val="none" w:sz="0" w:space="0" w:color="auto"/>
        <w:left w:val="none" w:sz="0" w:space="0" w:color="auto"/>
        <w:bottom w:val="none" w:sz="0" w:space="0" w:color="auto"/>
        <w:right w:val="none" w:sz="0" w:space="0" w:color="auto"/>
      </w:divBdr>
    </w:div>
    <w:div w:id="1171332333">
      <w:marLeft w:val="0"/>
      <w:marRight w:val="0"/>
      <w:marTop w:val="0"/>
      <w:marBottom w:val="0"/>
      <w:divBdr>
        <w:top w:val="none" w:sz="0" w:space="0" w:color="auto"/>
        <w:left w:val="none" w:sz="0" w:space="0" w:color="auto"/>
        <w:bottom w:val="none" w:sz="0" w:space="0" w:color="auto"/>
        <w:right w:val="none" w:sz="0" w:space="0" w:color="auto"/>
      </w:divBdr>
    </w:div>
    <w:div w:id="1171335425">
      <w:marLeft w:val="0"/>
      <w:marRight w:val="0"/>
      <w:marTop w:val="0"/>
      <w:marBottom w:val="0"/>
      <w:divBdr>
        <w:top w:val="none" w:sz="0" w:space="0" w:color="auto"/>
        <w:left w:val="none" w:sz="0" w:space="0" w:color="auto"/>
        <w:bottom w:val="none" w:sz="0" w:space="0" w:color="auto"/>
        <w:right w:val="none" w:sz="0" w:space="0" w:color="auto"/>
      </w:divBdr>
    </w:div>
    <w:div w:id="1171599528">
      <w:marLeft w:val="0"/>
      <w:marRight w:val="0"/>
      <w:marTop w:val="0"/>
      <w:marBottom w:val="0"/>
      <w:divBdr>
        <w:top w:val="none" w:sz="0" w:space="0" w:color="auto"/>
        <w:left w:val="none" w:sz="0" w:space="0" w:color="auto"/>
        <w:bottom w:val="none" w:sz="0" w:space="0" w:color="auto"/>
        <w:right w:val="none" w:sz="0" w:space="0" w:color="auto"/>
      </w:divBdr>
    </w:div>
    <w:div w:id="1171606838">
      <w:marLeft w:val="0"/>
      <w:marRight w:val="0"/>
      <w:marTop w:val="0"/>
      <w:marBottom w:val="0"/>
      <w:divBdr>
        <w:top w:val="none" w:sz="0" w:space="0" w:color="auto"/>
        <w:left w:val="none" w:sz="0" w:space="0" w:color="auto"/>
        <w:bottom w:val="none" w:sz="0" w:space="0" w:color="auto"/>
        <w:right w:val="none" w:sz="0" w:space="0" w:color="auto"/>
      </w:divBdr>
    </w:div>
    <w:div w:id="1171675107">
      <w:marLeft w:val="0"/>
      <w:marRight w:val="0"/>
      <w:marTop w:val="0"/>
      <w:marBottom w:val="0"/>
      <w:divBdr>
        <w:top w:val="none" w:sz="0" w:space="0" w:color="auto"/>
        <w:left w:val="none" w:sz="0" w:space="0" w:color="auto"/>
        <w:bottom w:val="none" w:sz="0" w:space="0" w:color="auto"/>
        <w:right w:val="none" w:sz="0" w:space="0" w:color="auto"/>
      </w:divBdr>
    </w:div>
    <w:div w:id="1171675360">
      <w:marLeft w:val="0"/>
      <w:marRight w:val="0"/>
      <w:marTop w:val="0"/>
      <w:marBottom w:val="0"/>
      <w:divBdr>
        <w:top w:val="none" w:sz="0" w:space="0" w:color="auto"/>
        <w:left w:val="none" w:sz="0" w:space="0" w:color="auto"/>
        <w:bottom w:val="none" w:sz="0" w:space="0" w:color="auto"/>
        <w:right w:val="none" w:sz="0" w:space="0" w:color="auto"/>
      </w:divBdr>
    </w:div>
    <w:div w:id="1171749653">
      <w:marLeft w:val="0"/>
      <w:marRight w:val="0"/>
      <w:marTop w:val="0"/>
      <w:marBottom w:val="0"/>
      <w:divBdr>
        <w:top w:val="none" w:sz="0" w:space="0" w:color="auto"/>
        <w:left w:val="none" w:sz="0" w:space="0" w:color="auto"/>
        <w:bottom w:val="none" w:sz="0" w:space="0" w:color="auto"/>
        <w:right w:val="none" w:sz="0" w:space="0" w:color="auto"/>
      </w:divBdr>
    </w:div>
    <w:div w:id="1171873274">
      <w:bodyDiv w:val="1"/>
      <w:marLeft w:val="0"/>
      <w:marRight w:val="0"/>
      <w:marTop w:val="0"/>
      <w:marBottom w:val="0"/>
      <w:divBdr>
        <w:top w:val="none" w:sz="0" w:space="0" w:color="auto"/>
        <w:left w:val="none" w:sz="0" w:space="0" w:color="auto"/>
        <w:bottom w:val="none" w:sz="0" w:space="0" w:color="auto"/>
        <w:right w:val="none" w:sz="0" w:space="0" w:color="auto"/>
      </w:divBdr>
    </w:div>
    <w:div w:id="1171876071">
      <w:marLeft w:val="0"/>
      <w:marRight w:val="0"/>
      <w:marTop w:val="0"/>
      <w:marBottom w:val="0"/>
      <w:divBdr>
        <w:top w:val="none" w:sz="0" w:space="0" w:color="auto"/>
        <w:left w:val="none" w:sz="0" w:space="0" w:color="auto"/>
        <w:bottom w:val="none" w:sz="0" w:space="0" w:color="auto"/>
        <w:right w:val="none" w:sz="0" w:space="0" w:color="auto"/>
      </w:divBdr>
    </w:div>
    <w:div w:id="1171914900">
      <w:marLeft w:val="0"/>
      <w:marRight w:val="0"/>
      <w:marTop w:val="0"/>
      <w:marBottom w:val="0"/>
      <w:divBdr>
        <w:top w:val="none" w:sz="0" w:space="0" w:color="auto"/>
        <w:left w:val="none" w:sz="0" w:space="0" w:color="auto"/>
        <w:bottom w:val="none" w:sz="0" w:space="0" w:color="auto"/>
        <w:right w:val="none" w:sz="0" w:space="0" w:color="auto"/>
      </w:divBdr>
    </w:div>
    <w:div w:id="1171943864">
      <w:marLeft w:val="0"/>
      <w:marRight w:val="0"/>
      <w:marTop w:val="0"/>
      <w:marBottom w:val="0"/>
      <w:divBdr>
        <w:top w:val="none" w:sz="0" w:space="0" w:color="auto"/>
        <w:left w:val="none" w:sz="0" w:space="0" w:color="auto"/>
        <w:bottom w:val="none" w:sz="0" w:space="0" w:color="auto"/>
        <w:right w:val="none" w:sz="0" w:space="0" w:color="auto"/>
      </w:divBdr>
    </w:div>
    <w:div w:id="1171947092">
      <w:marLeft w:val="0"/>
      <w:marRight w:val="0"/>
      <w:marTop w:val="0"/>
      <w:marBottom w:val="0"/>
      <w:divBdr>
        <w:top w:val="none" w:sz="0" w:space="0" w:color="auto"/>
        <w:left w:val="none" w:sz="0" w:space="0" w:color="auto"/>
        <w:bottom w:val="none" w:sz="0" w:space="0" w:color="auto"/>
        <w:right w:val="none" w:sz="0" w:space="0" w:color="auto"/>
      </w:divBdr>
    </w:div>
    <w:div w:id="1171988434">
      <w:marLeft w:val="0"/>
      <w:marRight w:val="0"/>
      <w:marTop w:val="0"/>
      <w:marBottom w:val="0"/>
      <w:divBdr>
        <w:top w:val="none" w:sz="0" w:space="0" w:color="auto"/>
        <w:left w:val="none" w:sz="0" w:space="0" w:color="auto"/>
        <w:bottom w:val="none" w:sz="0" w:space="0" w:color="auto"/>
        <w:right w:val="none" w:sz="0" w:space="0" w:color="auto"/>
      </w:divBdr>
    </w:div>
    <w:div w:id="1172179666">
      <w:marLeft w:val="0"/>
      <w:marRight w:val="0"/>
      <w:marTop w:val="0"/>
      <w:marBottom w:val="0"/>
      <w:divBdr>
        <w:top w:val="none" w:sz="0" w:space="0" w:color="auto"/>
        <w:left w:val="none" w:sz="0" w:space="0" w:color="auto"/>
        <w:bottom w:val="none" w:sz="0" w:space="0" w:color="auto"/>
        <w:right w:val="none" w:sz="0" w:space="0" w:color="auto"/>
      </w:divBdr>
    </w:div>
    <w:div w:id="1172184579">
      <w:marLeft w:val="0"/>
      <w:marRight w:val="0"/>
      <w:marTop w:val="0"/>
      <w:marBottom w:val="0"/>
      <w:divBdr>
        <w:top w:val="none" w:sz="0" w:space="0" w:color="auto"/>
        <w:left w:val="none" w:sz="0" w:space="0" w:color="auto"/>
        <w:bottom w:val="none" w:sz="0" w:space="0" w:color="auto"/>
        <w:right w:val="none" w:sz="0" w:space="0" w:color="auto"/>
      </w:divBdr>
    </w:div>
    <w:div w:id="1172259946">
      <w:marLeft w:val="0"/>
      <w:marRight w:val="0"/>
      <w:marTop w:val="0"/>
      <w:marBottom w:val="0"/>
      <w:divBdr>
        <w:top w:val="none" w:sz="0" w:space="0" w:color="auto"/>
        <w:left w:val="none" w:sz="0" w:space="0" w:color="auto"/>
        <w:bottom w:val="none" w:sz="0" w:space="0" w:color="auto"/>
        <w:right w:val="none" w:sz="0" w:space="0" w:color="auto"/>
      </w:divBdr>
    </w:div>
    <w:div w:id="1172260238">
      <w:marLeft w:val="0"/>
      <w:marRight w:val="0"/>
      <w:marTop w:val="0"/>
      <w:marBottom w:val="0"/>
      <w:divBdr>
        <w:top w:val="none" w:sz="0" w:space="0" w:color="auto"/>
        <w:left w:val="none" w:sz="0" w:space="0" w:color="auto"/>
        <w:bottom w:val="none" w:sz="0" w:space="0" w:color="auto"/>
        <w:right w:val="none" w:sz="0" w:space="0" w:color="auto"/>
      </w:divBdr>
    </w:div>
    <w:div w:id="1172332317">
      <w:marLeft w:val="0"/>
      <w:marRight w:val="0"/>
      <w:marTop w:val="0"/>
      <w:marBottom w:val="0"/>
      <w:divBdr>
        <w:top w:val="none" w:sz="0" w:space="0" w:color="auto"/>
        <w:left w:val="none" w:sz="0" w:space="0" w:color="auto"/>
        <w:bottom w:val="none" w:sz="0" w:space="0" w:color="auto"/>
        <w:right w:val="none" w:sz="0" w:space="0" w:color="auto"/>
      </w:divBdr>
    </w:div>
    <w:div w:id="1172333019">
      <w:bodyDiv w:val="1"/>
      <w:marLeft w:val="0"/>
      <w:marRight w:val="0"/>
      <w:marTop w:val="0"/>
      <w:marBottom w:val="0"/>
      <w:divBdr>
        <w:top w:val="none" w:sz="0" w:space="0" w:color="auto"/>
        <w:left w:val="none" w:sz="0" w:space="0" w:color="auto"/>
        <w:bottom w:val="none" w:sz="0" w:space="0" w:color="auto"/>
        <w:right w:val="none" w:sz="0" w:space="0" w:color="auto"/>
      </w:divBdr>
    </w:div>
    <w:div w:id="1172406201">
      <w:marLeft w:val="0"/>
      <w:marRight w:val="0"/>
      <w:marTop w:val="0"/>
      <w:marBottom w:val="0"/>
      <w:divBdr>
        <w:top w:val="none" w:sz="0" w:space="0" w:color="auto"/>
        <w:left w:val="none" w:sz="0" w:space="0" w:color="auto"/>
        <w:bottom w:val="none" w:sz="0" w:space="0" w:color="auto"/>
        <w:right w:val="none" w:sz="0" w:space="0" w:color="auto"/>
      </w:divBdr>
    </w:div>
    <w:div w:id="1172454297">
      <w:marLeft w:val="0"/>
      <w:marRight w:val="0"/>
      <w:marTop w:val="0"/>
      <w:marBottom w:val="0"/>
      <w:divBdr>
        <w:top w:val="none" w:sz="0" w:space="0" w:color="auto"/>
        <w:left w:val="none" w:sz="0" w:space="0" w:color="auto"/>
        <w:bottom w:val="none" w:sz="0" w:space="0" w:color="auto"/>
        <w:right w:val="none" w:sz="0" w:space="0" w:color="auto"/>
      </w:divBdr>
    </w:div>
    <w:div w:id="1172527736">
      <w:marLeft w:val="0"/>
      <w:marRight w:val="0"/>
      <w:marTop w:val="0"/>
      <w:marBottom w:val="0"/>
      <w:divBdr>
        <w:top w:val="none" w:sz="0" w:space="0" w:color="auto"/>
        <w:left w:val="none" w:sz="0" w:space="0" w:color="auto"/>
        <w:bottom w:val="none" w:sz="0" w:space="0" w:color="auto"/>
        <w:right w:val="none" w:sz="0" w:space="0" w:color="auto"/>
      </w:divBdr>
    </w:div>
    <w:div w:id="1172647879">
      <w:marLeft w:val="0"/>
      <w:marRight w:val="0"/>
      <w:marTop w:val="0"/>
      <w:marBottom w:val="0"/>
      <w:divBdr>
        <w:top w:val="none" w:sz="0" w:space="0" w:color="auto"/>
        <w:left w:val="none" w:sz="0" w:space="0" w:color="auto"/>
        <w:bottom w:val="none" w:sz="0" w:space="0" w:color="auto"/>
        <w:right w:val="none" w:sz="0" w:space="0" w:color="auto"/>
      </w:divBdr>
    </w:div>
    <w:div w:id="1172648882">
      <w:marLeft w:val="0"/>
      <w:marRight w:val="0"/>
      <w:marTop w:val="0"/>
      <w:marBottom w:val="0"/>
      <w:divBdr>
        <w:top w:val="none" w:sz="0" w:space="0" w:color="auto"/>
        <w:left w:val="none" w:sz="0" w:space="0" w:color="auto"/>
        <w:bottom w:val="none" w:sz="0" w:space="0" w:color="auto"/>
        <w:right w:val="none" w:sz="0" w:space="0" w:color="auto"/>
      </w:divBdr>
    </w:div>
    <w:div w:id="1172836303">
      <w:marLeft w:val="0"/>
      <w:marRight w:val="0"/>
      <w:marTop w:val="0"/>
      <w:marBottom w:val="0"/>
      <w:divBdr>
        <w:top w:val="none" w:sz="0" w:space="0" w:color="auto"/>
        <w:left w:val="none" w:sz="0" w:space="0" w:color="auto"/>
        <w:bottom w:val="none" w:sz="0" w:space="0" w:color="auto"/>
        <w:right w:val="none" w:sz="0" w:space="0" w:color="auto"/>
      </w:divBdr>
    </w:div>
    <w:div w:id="1172842618">
      <w:marLeft w:val="0"/>
      <w:marRight w:val="0"/>
      <w:marTop w:val="0"/>
      <w:marBottom w:val="0"/>
      <w:divBdr>
        <w:top w:val="none" w:sz="0" w:space="0" w:color="auto"/>
        <w:left w:val="none" w:sz="0" w:space="0" w:color="auto"/>
        <w:bottom w:val="none" w:sz="0" w:space="0" w:color="auto"/>
        <w:right w:val="none" w:sz="0" w:space="0" w:color="auto"/>
      </w:divBdr>
    </w:div>
    <w:div w:id="1172843340">
      <w:marLeft w:val="0"/>
      <w:marRight w:val="0"/>
      <w:marTop w:val="0"/>
      <w:marBottom w:val="0"/>
      <w:divBdr>
        <w:top w:val="none" w:sz="0" w:space="0" w:color="auto"/>
        <w:left w:val="none" w:sz="0" w:space="0" w:color="auto"/>
        <w:bottom w:val="none" w:sz="0" w:space="0" w:color="auto"/>
        <w:right w:val="none" w:sz="0" w:space="0" w:color="auto"/>
      </w:divBdr>
    </w:div>
    <w:div w:id="1172913866">
      <w:marLeft w:val="0"/>
      <w:marRight w:val="0"/>
      <w:marTop w:val="0"/>
      <w:marBottom w:val="0"/>
      <w:divBdr>
        <w:top w:val="none" w:sz="0" w:space="0" w:color="auto"/>
        <w:left w:val="none" w:sz="0" w:space="0" w:color="auto"/>
        <w:bottom w:val="none" w:sz="0" w:space="0" w:color="auto"/>
        <w:right w:val="none" w:sz="0" w:space="0" w:color="auto"/>
      </w:divBdr>
    </w:div>
    <w:div w:id="1173107084">
      <w:marLeft w:val="0"/>
      <w:marRight w:val="0"/>
      <w:marTop w:val="0"/>
      <w:marBottom w:val="0"/>
      <w:divBdr>
        <w:top w:val="none" w:sz="0" w:space="0" w:color="auto"/>
        <w:left w:val="none" w:sz="0" w:space="0" w:color="auto"/>
        <w:bottom w:val="none" w:sz="0" w:space="0" w:color="auto"/>
        <w:right w:val="none" w:sz="0" w:space="0" w:color="auto"/>
      </w:divBdr>
    </w:div>
    <w:div w:id="1173180437">
      <w:marLeft w:val="0"/>
      <w:marRight w:val="0"/>
      <w:marTop w:val="0"/>
      <w:marBottom w:val="0"/>
      <w:divBdr>
        <w:top w:val="none" w:sz="0" w:space="0" w:color="auto"/>
        <w:left w:val="none" w:sz="0" w:space="0" w:color="auto"/>
        <w:bottom w:val="none" w:sz="0" w:space="0" w:color="auto"/>
        <w:right w:val="none" w:sz="0" w:space="0" w:color="auto"/>
      </w:divBdr>
    </w:div>
    <w:div w:id="1173298170">
      <w:marLeft w:val="0"/>
      <w:marRight w:val="0"/>
      <w:marTop w:val="0"/>
      <w:marBottom w:val="0"/>
      <w:divBdr>
        <w:top w:val="none" w:sz="0" w:space="0" w:color="auto"/>
        <w:left w:val="none" w:sz="0" w:space="0" w:color="auto"/>
        <w:bottom w:val="none" w:sz="0" w:space="0" w:color="auto"/>
        <w:right w:val="none" w:sz="0" w:space="0" w:color="auto"/>
      </w:divBdr>
    </w:div>
    <w:div w:id="1173303142">
      <w:marLeft w:val="0"/>
      <w:marRight w:val="0"/>
      <w:marTop w:val="0"/>
      <w:marBottom w:val="0"/>
      <w:divBdr>
        <w:top w:val="none" w:sz="0" w:space="0" w:color="auto"/>
        <w:left w:val="none" w:sz="0" w:space="0" w:color="auto"/>
        <w:bottom w:val="none" w:sz="0" w:space="0" w:color="auto"/>
        <w:right w:val="none" w:sz="0" w:space="0" w:color="auto"/>
      </w:divBdr>
    </w:div>
    <w:div w:id="1173454486">
      <w:marLeft w:val="0"/>
      <w:marRight w:val="0"/>
      <w:marTop w:val="0"/>
      <w:marBottom w:val="0"/>
      <w:divBdr>
        <w:top w:val="none" w:sz="0" w:space="0" w:color="auto"/>
        <w:left w:val="none" w:sz="0" w:space="0" w:color="auto"/>
        <w:bottom w:val="none" w:sz="0" w:space="0" w:color="auto"/>
        <w:right w:val="none" w:sz="0" w:space="0" w:color="auto"/>
      </w:divBdr>
    </w:div>
    <w:div w:id="1173564253">
      <w:marLeft w:val="0"/>
      <w:marRight w:val="0"/>
      <w:marTop w:val="0"/>
      <w:marBottom w:val="0"/>
      <w:divBdr>
        <w:top w:val="none" w:sz="0" w:space="0" w:color="auto"/>
        <w:left w:val="none" w:sz="0" w:space="0" w:color="auto"/>
        <w:bottom w:val="none" w:sz="0" w:space="0" w:color="auto"/>
        <w:right w:val="none" w:sz="0" w:space="0" w:color="auto"/>
      </w:divBdr>
    </w:div>
    <w:div w:id="1173686604">
      <w:marLeft w:val="0"/>
      <w:marRight w:val="0"/>
      <w:marTop w:val="0"/>
      <w:marBottom w:val="0"/>
      <w:divBdr>
        <w:top w:val="none" w:sz="0" w:space="0" w:color="auto"/>
        <w:left w:val="none" w:sz="0" w:space="0" w:color="auto"/>
        <w:bottom w:val="none" w:sz="0" w:space="0" w:color="auto"/>
        <w:right w:val="none" w:sz="0" w:space="0" w:color="auto"/>
      </w:divBdr>
    </w:div>
    <w:div w:id="1173835752">
      <w:bodyDiv w:val="1"/>
      <w:marLeft w:val="0"/>
      <w:marRight w:val="0"/>
      <w:marTop w:val="0"/>
      <w:marBottom w:val="0"/>
      <w:divBdr>
        <w:top w:val="none" w:sz="0" w:space="0" w:color="auto"/>
        <w:left w:val="none" w:sz="0" w:space="0" w:color="auto"/>
        <w:bottom w:val="none" w:sz="0" w:space="0" w:color="auto"/>
        <w:right w:val="none" w:sz="0" w:space="0" w:color="auto"/>
      </w:divBdr>
    </w:div>
    <w:div w:id="1173839042">
      <w:marLeft w:val="0"/>
      <w:marRight w:val="0"/>
      <w:marTop w:val="0"/>
      <w:marBottom w:val="0"/>
      <w:divBdr>
        <w:top w:val="none" w:sz="0" w:space="0" w:color="auto"/>
        <w:left w:val="none" w:sz="0" w:space="0" w:color="auto"/>
        <w:bottom w:val="none" w:sz="0" w:space="0" w:color="auto"/>
        <w:right w:val="none" w:sz="0" w:space="0" w:color="auto"/>
      </w:divBdr>
    </w:div>
    <w:div w:id="1173953161">
      <w:marLeft w:val="0"/>
      <w:marRight w:val="0"/>
      <w:marTop w:val="0"/>
      <w:marBottom w:val="0"/>
      <w:divBdr>
        <w:top w:val="none" w:sz="0" w:space="0" w:color="auto"/>
        <w:left w:val="none" w:sz="0" w:space="0" w:color="auto"/>
        <w:bottom w:val="none" w:sz="0" w:space="0" w:color="auto"/>
        <w:right w:val="none" w:sz="0" w:space="0" w:color="auto"/>
      </w:divBdr>
    </w:div>
    <w:div w:id="1173953173">
      <w:marLeft w:val="0"/>
      <w:marRight w:val="0"/>
      <w:marTop w:val="0"/>
      <w:marBottom w:val="0"/>
      <w:divBdr>
        <w:top w:val="none" w:sz="0" w:space="0" w:color="auto"/>
        <w:left w:val="none" w:sz="0" w:space="0" w:color="auto"/>
        <w:bottom w:val="none" w:sz="0" w:space="0" w:color="auto"/>
        <w:right w:val="none" w:sz="0" w:space="0" w:color="auto"/>
      </w:divBdr>
    </w:div>
    <w:div w:id="1174027385">
      <w:marLeft w:val="0"/>
      <w:marRight w:val="0"/>
      <w:marTop w:val="0"/>
      <w:marBottom w:val="0"/>
      <w:divBdr>
        <w:top w:val="none" w:sz="0" w:space="0" w:color="auto"/>
        <w:left w:val="none" w:sz="0" w:space="0" w:color="auto"/>
        <w:bottom w:val="none" w:sz="0" w:space="0" w:color="auto"/>
        <w:right w:val="none" w:sz="0" w:space="0" w:color="auto"/>
      </w:divBdr>
    </w:div>
    <w:div w:id="1174103446">
      <w:marLeft w:val="0"/>
      <w:marRight w:val="0"/>
      <w:marTop w:val="0"/>
      <w:marBottom w:val="0"/>
      <w:divBdr>
        <w:top w:val="none" w:sz="0" w:space="0" w:color="auto"/>
        <w:left w:val="none" w:sz="0" w:space="0" w:color="auto"/>
        <w:bottom w:val="none" w:sz="0" w:space="0" w:color="auto"/>
        <w:right w:val="none" w:sz="0" w:space="0" w:color="auto"/>
      </w:divBdr>
    </w:div>
    <w:div w:id="1174106922">
      <w:marLeft w:val="0"/>
      <w:marRight w:val="0"/>
      <w:marTop w:val="0"/>
      <w:marBottom w:val="0"/>
      <w:divBdr>
        <w:top w:val="none" w:sz="0" w:space="0" w:color="auto"/>
        <w:left w:val="none" w:sz="0" w:space="0" w:color="auto"/>
        <w:bottom w:val="none" w:sz="0" w:space="0" w:color="auto"/>
        <w:right w:val="none" w:sz="0" w:space="0" w:color="auto"/>
      </w:divBdr>
    </w:div>
    <w:div w:id="1174219648">
      <w:marLeft w:val="0"/>
      <w:marRight w:val="0"/>
      <w:marTop w:val="0"/>
      <w:marBottom w:val="0"/>
      <w:divBdr>
        <w:top w:val="none" w:sz="0" w:space="0" w:color="auto"/>
        <w:left w:val="none" w:sz="0" w:space="0" w:color="auto"/>
        <w:bottom w:val="none" w:sz="0" w:space="0" w:color="auto"/>
        <w:right w:val="none" w:sz="0" w:space="0" w:color="auto"/>
      </w:divBdr>
    </w:div>
    <w:div w:id="1174228700">
      <w:marLeft w:val="0"/>
      <w:marRight w:val="0"/>
      <w:marTop w:val="0"/>
      <w:marBottom w:val="0"/>
      <w:divBdr>
        <w:top w:val="none" w:sz="0" w:space="0" w:color="auto"/>
        <w:left w:val="none" w:sz="0" w:space="0" w:color="auto"/>
        <w:bottom w:val="none" w:sz="0" w:space="0" w:color="auto"/>
        <w:right w:val="none" w:sz="0" w:space="0" w:color="auto"/>
      </w:divBdr>
    </w:div>
    <w:div w:id="1174344044">
      <w:marLeft w:val="0"/>
      <w:marRight w:val="0"/>
      <w:marTop w:val="0"/>
      <w:marBottom w:val="0"/>
      <w:divBdr>
        <w:top w:val="none" w:sz="0" w:space="0" w:color="auto"/>
        <w:left w:val="none" w:sz="0" w:space="0" w:color="auto"/>
        <w:bottom w:val="none" w:sz="0" w:space="0" w:color="auto"/>
        <w:right w:val="none" w:sz="0" w:space="0" w:color="auto"/>
      </w:divBdr>
    </w:div>
    <w:div w:id="1174370468">
      <w:marLeft w:val="0"/>
      <w:marRight w:val="0"/>
      <w:marTop w:val="0"/>
      <w:marBottom w:val="0"/>
      <w:divBdr>
        <w:top w:val="none" w:sz="0" w:space="0" w:color="auto"/>
        <w:left w:val="none" w:sz="0" w:space="0" w:color="auto"/>
        <w:bottom w:val="none" w:sz="0" w:space="0" w:color="auto"/>
        <w:right w:val="none" w:sz="0" w:space="0" w:color="auto"/>
      </w:divBdr>
    </w:div>
    <w:div w:id="1174491231">
      <w:marLeft w:val="0"/>
      <w:marRight w:val="0"/>
      <w:marTop w:val="0"/>
      <w:marBottom w:val="0"/>
      <w:divBdr>
        <w:top w:val="none" w:sz="0" w:space="0" w:color="auto"/>
        <w:left w:val="none" w:sz="0" w:space="0" w:color="auto"/>
        <w:bottom w:val="none" w:sz="0" w:space="0" w:color="auto"/>
        <w:right w:val="none" w:sz="0" w:space="0" w:color="auto"/>
      </w:divBdr>
    </w:div>
    <w:div w:id="1174492732">
      <w:marLeft w:val="0"/>
      <w:marRight w:val="0"/>
      <w:marTop w:val="0"/>
      <w:marBottom w:val="0"/>
      <w:divBdr>
        <w:top w:val="none" w:sz="0" w:space="0" w:color="auto"/>
        <w:left w:val="none" w:sz="0" w:space="0" w:color="auto"/>
        <w:bottom w:val="none" w:sz="0" w:space="0" w:color="auto"/>
        <w:right w:val="none" w:sz="0" w:space="0" w:color="auto"/>
      </w:divBdr>
    </w:div>
    <w:div w:id="1174688600">
      <w:marLeft w:val="0"/>
      <w:marRight w:val="0"/>
      <w:marTop w:val="0"/>
      <w:marBottom w:val="0"/>
      <w:divBdr>
        <w:top w:val="none" w:sz="0" w:space="0" w:color="auto"/>
        <w:left w:val="none" w:sz="0" w:space="0" w:color="auto"/>
        <w:bottom w:val="none" w:sz="0" w:space="0" w:color="auto"/>
        <w:right w:val="none" w:sz="0" w:space="0" w:color="auto"/>
      </w:divBdr>
    </w:div>
    <w:div w:id="1174802606">
      <w:marLeft w:val="0"/>
      <w:marRight w:val="0"/>
      <w:marTop w:val="0"/>
      <w:marBottom w:val="0"/>
      <w:divBdr>
        <w:top w:val="none" w:sz="0" w:space="0" w:color="auto"/>
        <w:left w:val="none" w:sz="0" w:space="0" w:color="auto"/>
        <w:bottom w:val="none" w:sz="0" w:space="0" w:color="auto"/>
        <w:right w:val="none" w:sz="0" w:space="0" w:color="auto"/>
      </w:divBdr>
    </w:div>
    <w:div w:id="1174805991">
      <w:marLeft w:val="0"/>
      <w:marRight w:val="0"/>
      <w:marTop w:val="0"/>
      <w:marBottom w:val="0"/>
      <w:divBdr>
        <w:top w:val="none" w:sz="0" w:space="0" w:color="auto"/>
        <w:left w:val="none" w:sz="0" w:space="0" w:color="auto"/>
        <w:bottom w:val="none" w:sz="0" w:space="0" w:color="auto"/>
        <w:right w:val="none" w:sz="0" w:space="0" w:color="auto"/>
      </w:divBdr>
    </w:div>
    <w:div w:id="1174957267">
      <w:marLeft w:val="0"/>
      <w:marRight w:val="0"/>
      <w:marTop w:val="0"/>
      <w:marBottom w:val="0"/>
      <w:divBdr>
        <w:top w:val="none" w:sz="0" w:space="0" w:color="auto"/>
        <w:left w:val="none" w:sz="0" w:space="0" w:color="auto"/>
        <w:bottom w:val="none" w:sz="0" w:space="0" w:color="auto"/>
        <w:right w:val="none" w:sz="0" w:space="0" w:color="auto"/>
      </w:divBdr>
    </w:div>
    <w:div w:id="1175144238">
      <w:marLeft w:val="0"/>
      <w:marRight w:val="0"/>
      <w:marTop w:val="0"/>
      <w:marBottom w:val="0"/>
      <w:divBdr>
        <w:top w:val="none" w:sz="0" w:space="0" w:color="auto"/>
        <w:left w:val="none" w:sz="0" w:space="0" w:color="auto"/>
        <w:bottom w:val="none" w:sz="0" w:space="0" w:color="auto"/>
        <w:right w:val="none" w:sz="0" w:space="0" w:color="auto"/>
      </w:divBdr>
    </w:div>
    <w:div w:id="1175144406">
      <w:marLeft w:val="0"/>
      <w:marRight w:val="0"/>
      <w:marTop w:val="0"/>
      <w:marBottom w:val="0"/>
      <w:divBdr>
        <w:top w:val="none" w:sz="0" w:space="0" w:color="auto"/>
        <w:left w:val="none" w:sz="0" w:space="0" w:color="auto"/>
        <w:bottom w:val="none" w:sz="0" w:space="0" w:color="auto"/>
        <w:right w:val="none" w:sz="0" w:space="0" w:color="auto"/>
      </w:divBdr>
    </w:div>
    <w:div w:id="1175224280">
      <w:marLeft w:val="0"/>
      <w:marRight w:val="0"/>
      <w:marTop w:val="0"/>
      <w:marBottom w:val="0"/>
      <w:divBdr>
        <w:top w:val="none" w:sz="0" w:space="0" w:color="auto"/>
        <w:left w:val="none" w:sz="0" w:space="0" w:color="auto"/>
        <w:bottom w:val="none" w:sz="0" w:space="0" w:color="auto"/>
        <w:right w:val="none" w:sz="0" w:space="0" w:color="auto"/>
      </w:divBdr>
    </w:div>
    <w:div w:id="1175337899">
      <w:marLeft w:val="0"/>
      <w:marRight w:val="0"/>
      <w:marTop w:val="0"/>
      <w:marBottom w:val="0"/>
      <w:divBdr>
        <w:top w:val="none" w:sz="0" w:space="0" w:color="auto"/>
        <w:left w:val="none" w:sz="0" w:space="0" w:color="auto"/>
        <w:bottom w:val="none" w:sz="0" w:space="0" w:color="auto"/>
        <w:right w:val="none" w:sz="0" w:space="0" w:color="auto"/>
      </w:divBdr>
    </w:div>
    <w:div w:id="1175338326">
      <w:marLeft w:val="0"/>
      <w:marRight w:val="0"/>
      <w:marTop w:val="0"/>
      <w:marBottom w:val="0"/>
      <w:divBdr>
        <w:top w:val="none" w:sz="0" w:space="0" w:color="auto"/>
        <w:left w:val="none" w:sz="0" w:space="0" w:color="auto"/>
        <w:bottom w:val="none" w:sz="0" w:space="0" w:color="auto"/>
        <w:right w:val="none" w:sz="0" w:space="0" w:color="auto"/>
      </w:divBdr>
    </w:div>
    <w:div w:id="1175414683">
      <w:marLeft w:val="0"/>
      <w:marRight w:val="0"/>
      <w:marTop w:val="0"/>
      <w:marBottom w:val="0"/>
      <w:divBdr>
        <w:top w:val="none" w:sz="0" w:space="0" w:color="auto"/>
        <w:left w:val="none" w:sz="0" w:space="0" w:color="auto"/>
        <w:bottom w:val="none" w:sz="0" w:space="0" w:color="auto"/>
        <w:right w:val="none" w:sz="0" w:space="0" w:color="auto"/>
      </w:divBdr>
    </w:div>
    <w:div w:id="1175456820">
      <w:marLeft w:val="0"/>
      <w:marRight w:val="0"/>
      <w:marTop w:val="0"/>
      <w:marBottom w:val="0"/>
      <w:divBdr>
        <w:top w:val="none" w:sz="0" w:space="0" w:color="auto"/>
        <w:left w:val="none" w:sz="0" w:space="0" w:color="auto"/>
        <w:bottom w:val="none" w:sz="0" w:space="0" w:color="auto"/>
        <w:right w:val="none" w:sz="0" w:space="0" w:color="auto"/>
      </w:divBdr>
    </w:div>
    <w:div w:id="1175459083">
      <w:marLeft w:val="0"/>
      <w:marRight w:val="0"/>
      <w:marTop w:val="0"/>
      <w:marBottom w:val="0"/>
      <w:divBdr>
        <w:top w:val="none" w:sz="0" w:space="0" w:color="auto"/>
        <w:left w:val="none" w:sz="0" w:space="0" w:color="auto"/>
        <w:bottom w:val="none" w:sz="0" w:space="0" w:color="auto"/>
        <w:right w:val="none" w:sz="0" w:space="0" w:color="auto"/>
      </w:divBdr>
    </w:div>
    <w:div w:id="1175531212">
      <w:marLeft w:val="0"/>
      <w:marRight w:val="0"/>
      <w:marTop w:val="0"/>
      <w:marBottom w:val="0"/>
      <w:divBdr>
        <w:top w:val="none" w:sz="0" w:space="0" w:color="auto"/>
        <w:left w:val="none" w:sz="0" w:space="0" w:color="auto"/>
        <w:bottom w:val="none" w:sz="0" w:space="0" w:color="auto"/>
        <w:right w:val="none" w:sz="0" w:space="0" w:color="auto"/>
      </w:divBdr>
    </w:div>
    <w:div w:id="1175607450">
      <w:marLeft w:val="0"/>
      <w:marRight w:val="0"/>
      <w:marTop w:val="0"/>
      <w:marBottom w:val="0"/>
      <w:divBdr>
        <w:top w:val="none" w:sz="0" w:space="0" w:color="auto"/>
        <w:left w:val="none" w:sz="0" w:space="0" w:color="auto"/>
        <w:bottom w:val="none" w:sz="0" w:space="0" w:color="auto"/>
        <w:right w:val="none" w:sz="0" w:space="0" w:color="auto"/>
      </w:divBdr>
    </w:div>
    <w:div w:id="1175611216">
      <w:marLeft w:val="0"/>
      <w:marRight w:val="0"/>
      <w:marTop w:val="0"/>
      <w:marBottom w:val="0"/>
      <w:divBdr>
        <w:top w:val="none" w:sz="0" w:space="0" w:color="auto"/>
        <w:left w:val="none" w:sz="0" w:space="0" w:color="auto"/>
        <w:bottom w:val="none" w:sz="0" w:space="0" w:color="auto"/>
        <w:right w:val="none" w:sz="0" w:space="0" w:color="auto"/>
      </w:divBdr>
    </w:div>
    <w:div w:id="1175612054">
      <w:marLeft w:val="0"/>
      <w:marRight w:val="0"/>
      <w:marTop w:val="0"/>
      <w:marBottom w:val="0"/>
      <w:divBdr>
        <w:top w:val="none" w:sz="0" w:space="0" w:color="auto"/>
        <w:left w:val="none" w:sz="0" w:space="0" w:color="auto"/>
        <w:bottom w:val="none" w:sz="0" w:space="0" w:color="auto"/>
        <w:right w:val="none" w:sz="0" w:space="0" w:color="auto"/>
      </w:divBdr>
    </w:div>
    <w:div w:id="1175651127">
      <w:marLeft w:val="0"/>
      <w:marRight w:val="0"/>
      <w:marTop w:val="0"/>
      <w:marBottom w:val="0"/>
      <w:divBdr>
        <w:top w:val="none" w:sz="0" w:space="0" w:color="auto"/>
        <w:left w:val="none" w:sz="0" w:space="0" w:color="auto"/>
        <w:bottom w:val="none" w:sz="0" w:space="0" w:color="auto"/>
        <w:right w:val="none" w:sz="0" w:space="0" w:color="auto"/>
      </w:divBdr>
    </w:div>
    <w:div w:id="1175657155">
      <w:marLeft w:val="0"/>
      <w:marRight w:val="0"/>
      <w:marTop w:val="0"/>
      <w:marBottom w:val="0"/>
      <w:divBdr>
        <w:top w:val="none" w:sz="0" w:space="0" w:color="auto"/>
        <w:left w:val="none" w:sz="0" w:space="0" w:color="auto"/>
        <w:bottom w:val="none" w:sz="0" w:space="0" w:color="auto"/>
        <w:right w:val="none" w:sz="0" w:space="0" w:color="auto"/>
      </w:divBdr>
    </w:div>
    <w:div w:id="1175657483">
      <w:marLeft w:val="0"/>
      <w:marRight w:val="0"/>
      <w:marTop w:val="0"/>
      <w:marBottom w:val="0"/>
      <w:divBdr>
        <w:top w:val="none" w:sz="0" w:space="0" w:color="auto"/>
        <w:left w:val="none" w:sz="0" w:space="0" w:color="auto"/>
        <w:bottom w:val="none" w:sz="0" w:space="0" w:color="auto"/>
        <w:right w:val="none" w:sz="0" w:space="0" w:color="auto"/>
      </w:divBdr>
    </w:div>
    <w:div w:id="1175682624">
      <w:marLeft w:val="0"/>
      <w:marRight w:val="0"/>
      <w:marTop w:val="0"/>
      <w:marBottom w:val="0"/>
      <w:divBdr>
        <w:top w:val="none" w:sz="0" w:space="0" w:color="auto"/>
        <w:left w:val="none" w:sz="0" w:space="0" w:color="auto"/>
        <w:bottom w:val="none" w:sz="0" w:space="0" w:color="auto"/>
        <w:right w:val="none" w:sz="0" w:space="0" w:color="auto"/>
      </w:divBdr>
    </w:div>
    <w:div w:id="1175724681">
      <w:marLeft w:val="0"/>
      <w:marRight w:val="0"/>
      <w:marTop w:val="0"/>
      <w:marBottom w:val="0"/>
      <w:divBdr>
        <w:top w:val="none" w:sz="0" w:space="0" w:color="auto"/>
        <w:left w:val="none" w:sz="0" w:space="0" w:color="auto"/>
        <w:bottom w:val="none" w:sz="0" w:space="0" w:color="auto"/>
        <w:right w:val="none" w:sz="0" w:space="0" w:color="auto"/>
      </w:divBdr>
    </w:div>
    <w:div w:id="1175727615">
      <w:marLeft w:val="0"/>
      <w:marRight w:val="0"/>
      <w:marTop w:val="0"/>
      <w:marBottom w:val="0"/>
      <w:divBdr>
        <w:top w:val="none" w:sz="0" w:space="0" w:color="auto"/>
        <w:left w:val="none" w:sz="0" w:space="0" w:color="auto"/>
        <w:bottom w:val="none" w:sz="0" w:space="0" w:color="auto"/>
        <w:right w:val="none" w:sz="0" w:space="0" w:color="auto"/>
      </w:divBdr>
    </w:div>
    <w:div w:id="1175849180">
      <w:marLeft w:val="0"/>
      <w:marRight w:val="0"/>
      <w:marTop w:val="0"/>
      <w:marBottom w:val="0"/>
      <w:divBdr>
        <w:top w:val="none" w:sz="0" w:space="0" w:color="auto"/>
        <w:left w:val="none" w:sz="0" w:space="0" w:color="auto"/>
        <w:bottom w:val="none" w:sz="0" w:space="0" w:color="auto"/>
        <w:right w:val="none" w:sz="0" w:space="0" w:color="auto"/>
      </w:divBdr>
    </w:div>
    <w:div w:id="1175850985">
      <w:marLeft w:val="0"/>
      <w:marRight w:val="0"/>
      <w:marTop w:val="0"/>
      <w:marBottom w:val="0"/>
      <w:divBdr>
        <w:top w:val="none" w:sz="0" w:space="0" w:color="auto"/>
        <w:left w:val="none" w:sz="0" w:space="0" w:color="auto"/>
        <w:bottom w:val="none" w:sz="0" w:space="0" w:color="auto"/>
        <w:right w:val="none" w:sz="0" w:space="0" w:color="auto"/>
      </w:divBdr>
    </w:div>
    <w:div w:id="1175878438">
      <w:marLeft w:val="0"/>
      <w:marRight w:val="0"/>
      <w:marTop w:val="0"/>
      <w:marBottom w:val="0"/>
      <w:divBdr>
        <w:top w:val="none" w:sz="0" w:space="0" w:color="auto"/>
        <w:left w:val="none" w:sz="0" w:space="0" w:color="auto"/>
        <w:bottom w:val="none" w:sz="0" w:space="0" w:color="auto"/>
        <w:right w:val="none" w:sz="0" w:space="0" w:color="auto"/>
      </w:divBdr>
    </w:div>
    <w:div w:id="1176043990">
      <w:bodyDiv w:val="1"/>
      <w:marLeft w:val="0"/>
      <w:marRight w:val="0"/>
      <w:marTop w:val="0"/>
      <w:marBottom w:val="0"/>
      <w:divBdr>
        <w:top w:val="none" w:sz="0" w:space="0" w:color="auto"/>
        <w:left w:val="none" w:sz="0" w:space="0" w:color="auto"/>
        <w:bottom w:val="none" w:sz="0" w:space="0" w:color="auto"/>
        <w:right w:val="none" w:sz="0" w:space="0" w:color="auto"/>
      </w:divBdr>
    </w:div>
    <w:div w:id="1176117453">
      <w:marLeft w:val="0"/>
      <w:marRight w:val="0"/>
      <w:marTop w:val="0"/>
      <w:marBottom w:val="0"/>
      <w:divBdr>
        <w:top w:val="none" w:sz="0" w:space="0" w:color="auto"/>
        <w:left w:val="none" w:sz="0" w:space="0" w:color="auto"/>
        <w:bottom w:val="none" w:sz="0" w:space="0" w:color="auto"/>
        <w:right w:val="none" w:sz="0" w:space="0" w:color="auto"/>
      </w:divBdr>
    </w:div>
    <w:div w:id="1176193446">
      <w:bodyDiv w:val="1"/>
      <w:marLeft w:val="0"/>
      <w:marRight w:val="0"/>
      <w:marTop w:val="0"/>
      <w:marBottom w:val="0"/>
      <w:divBdr>
        <w:top w:val="none" w:sz="0" w:space="0" w:color="auto"/>
        <w:left w:val="none" w:sz="0" w:space="0" w:color="auto"/>
        <w:bottom w:val="none" w:sz="0" w:space="0" w:color="auto"/>
        <w:right w:val="none" w:sz="0" w:space="0" w:color="auto"/>
      </w:divBdr>
    </w:div>
    <w:div w:id="1176194040">
      <w:marLeft w:val="0"/>
      <w:marRight w:val="0"/>
      <w:marTop w:val="0"/>
      <w:marBottom w:val="0"/>
      <w:divBdr>
        <w:top w:val="none" w:sz="0" w:space="0" w:color="auto"/>
        <w:left w:val="none" w:sz="0" w:space="0" w:color="auto"/>
        <w:bottom w:val="none" w:sz="0" w:space="0" w:color="auto"/>
        <w:right w:val="none" w:sz="0" w:space="0" w:color="auto"/>
      </w:divBdr>
    </w:div>
    <w:div w:id="1176265194">
      <w:marLeft w:val="0"/>
      <w:marRight w:val="0"/>
      <w:marTop w:val="0"/>
      <w:marBottom w:val="0"/>
      <w:divBdr>
        <w:top w:val="none" w:sz="0" w:space="0" w:color="auto"/>
        <w:left w:val="none" w:sz="0" w:space="0" w:color="auto"/>
        <w:bottom w:val="none" w:sz="0" w:space="0" w:color="auto"/>
        <w:right w:val="none" w:sz="0" w:space="0" w:color="auto"/>
      </w:divBdr>
    </w:div>
    <w:div w:id="1176310280">
      <w:marLeft w:val="0"/>
      <w:marRight w:val="0"/>
      <w:marTop w:val="0"/>
      <w:marBottom w:val="0"/>
      <w:divBdr>
        <w:top w:val="none" w:sz="0" w:space="0" w:color="auto"/>
        <w:left w:val="none" w:sz="0" w:space="0" w:color="auto"/>
        <w:bottom w:val="none" w:sz="0" w:space="0" w:color="auto"/>
        <w:right w:val="none" w:sz="0" w:space="0" w:color="auto"/>
      </w:divBdr>
    </w:div>
    <w:div w:id="1176383601">
      <w:marLeft w:val="0"/>
      <w:marRight w:val="0"/>
      <w:marTop w:val="0"/>
      <w:marBottom w:val="0"/>
      <w:divBdr>
        <w:top w:val="none" w:sz="0" w:space="0" w:color="auto"/>
        <w:left w:val="none" w:sz="0" w:space="0" w:color="auto"/>
        <w:bottom w:val="none" w:sz="0" w:space="0" w:color="auto"/>
        <w:right w:val="none" w:sz="0" w:space="0" w:color="auto"/>
      </w:divBdr>
    </w:div>
    <w:div w:id="1176457931">
      <w:marLeft w:val="0"/>
      <w:marRight w:val="0"/>
      <w:marTop w:val="0"/>
      <w:marBottom w:val="0"/>
      <w:divBdr>
        <w:top w:val="none" w:sz="0" w:space="0" w:color="auto"/>
        <w:left w:val="none" w:sz="0" w:space="0" w:color="auto"/>
        <w:bottom w:val="none" w:sz="0" w:space="0" w:color="auto"/>
        <w:right w:val="none" w:sz="0" w:space="0" w:color="auto"/>
      </w:divBdr>
    </w:div>
    <w:div w:id="1176505219">
      <w:marLeft w:val="0"/>
      <w:marRight w:val="0"/>
      <w:marTop w:val="0"/>
      <w:marBottom w:val="0"/>
      <w:divBdr>
        <w:top w:val="none" w:sz="0" w:space="0" w:color="auto"/>
        <w:left w:val="none" w:sz="0" w:space="0" w:color="auto"/>
        <w:bottom w:val="none" w:sz="0" w:space="0" w:color="auto"/>
        <w:right w:val="none" w:sz="0" w:space="0" w:color="auto"/>
      </w:divBdr>
    </w:div>
    <w:div w:id="1176505235">
      <w:marLeft w:val="0"/>
      <w:marRight w:val="0"/>
      <w:marTop w:val="0"/>
      <w:marBottom w:val="0"/>
      <w:divBdr>
        <w:top w:val="none" w:sz="0" w:space="0" w:color="auto"/>
        <w:left w:val="none" w:sz="0" w:space="0" w:color="auto"/>
        <w:bottom w:val="none" w:sz="0" w:space="0" w:color="auto"/>
        <w:right w:val="none" w:sz="0" w:space="0" w:color="auto"/>
      </w:divBdr>
    </w:div>
    <w:div w:id="1176532106">
      <w:marLeft w:val="0"/>
      <w:marRight w:val="0"/>
      <w:marTop w:val="0"/>
      <w:marBottom w:val="0"/>
      <w:divBdr>
        <w:top w:val="none" w:sz="0" w:space="0" w:color="auto"/>
        <w:left w:val="none" w:sz="0" w:space="0" w:color="auto"/>
        <w:bottom w:val="none" w:sz="0" w:space="0" w:color="auto"/>
        <w:right w:val="none" w:sz="0" w:space="0" w:color="auto"/>
      </w:divBdr>
    </w:div>
    <w:div w:id="1176573687">
      <w:marLeft w:val="0"/>
      <w:marRight w:val="0"/>
      <w:marTop w:val="0"/>
      <w:marBottom w:val="0"/>
      <w:divBdr>
        <w:top w:val="none" w:sz="0" w:space="0" w:color="auto"/>
        <w:left w:val="none" w:sz="0" w:space="0" w:color="auto"/>
        <w:bottom w:val="none" w:sz="0" w:space="0" w:color="auto"/>
        <w:right w:val="none" w:sz="0" w:space="0" w:color="auto"/>
      </w:divBdr>
    </w:div>
    <w:div w:id="1176581409">
      <w:marLeft w:val="0"/>
      <w:marRight w:val="0"/>
      <w:marTop w:val="0"/>
      <w:marBottom w:val="0"/>
      <w:divBdr>
        <w:top w:val="none" w:sz="0" w:space="0" w:color="auto"/>
        <w:left w:val="none" w:sz="0" w:space="0" w:color="auto"/>
        <w:bottom w:val="none" w:sz="0" w:space="0" w:color="auto"/>
        <w:right w:val="none" w:sz="0" w:space="0" w:color="auto"/>
      </w:divBdr>
    </w:div>
    <w:div w:id="1176723106">
      <w:marLeft w:val="0"/>
      <w:marRight w:val="0"/>
      <w:marTop w:val="0"/>
      <w:marBottom w:val="0"/>
      <w:divBdr>
        <w:top w:val="none" w:sz="0" w:space="0" w:color="auto"/>
        <w:left w:val="none" w:sz="0" w:space="0" w:color="auto"/>
        <w:bottom w:val="none" w:sz="0" w:space="0" w:color="auto"/>
        <w:right w:val="none" w:sz="0" w:space="0" w:color="auto"/>
      </w:divBdr>
    </w:div>
    <w:div w:id="1176769374">
      <w:bodyDiv w:val="1"/>
      <w:marLeft w:val="0"/>
      <w:marRight w:val="0"/>
      <w:marTop w:val="0"/>
      <w:marBottom w:val="0"/>
      <w:divBdr>
        <w:top w:val="none" w:sz="0" w:space="0" w:color="auto"/>
        <w:left w:val="none" w:sz="0" w:space="0" w:color="auto"/>
        <w:bottom w:val="none" w:sz="0" w:space="0" w:color="auto"/>
        <w:right w:val="none" w:sz="0" w:space="0" w:color="auto"/>
      </w:divBdr>
    </w:div>
    <w:div w:id="1176920599">
      <w:marLeft w:val="0"/>
      <w:marRight w:val="0"/>
      <w:marTop w:val="0"/>
      <w:marBottom w:val="0"/>
      <w:divBdr>
        <w:top w:val="none" w:sz="0" w:space="0" w:color="auto"/>
        <w:left w:val="none" w:sz="0" w:space="0" w:color="auto"/>
        <w:bottom w:val="none" w:sz="0" w:space="0" w:color="auto"/>
        <w:right w:val="none" w:sz="0" w:space="0" w:color="auto"/>
      </w:divBdr>
    </w:div>
    <w:div w:id="1177159081">
      <w:marLeft w:val="0"/>
      <w:marRight w:val="0"/>
      <w:marTop w:val="0"/>
      <w:marBottom w:val="0"/>
      <w:divBdr>
        <w:top w:val="none" w:sz="0" w:space="0" w:color="auto"/>
        <w:left w:val="none" w:sz="0" w:space="0" w:color="auto"/>
        <w:bottom w:val="none" w:sz="0" w:space="0" w:color="auto"/>
        <w:right w:val="none" w:sz="0" w:space="0" w:color="auto"/>
      </w:divBdr>
    </w:div>
    <w:div w:id="1177161372">
      <w:marLeft w:val="0"/>
      <w:marRight w:val="0"/>
      <w:marTop w:val="0"/>
      <w:marBottom w:val="0"/>
      <w:divBdr>
        <w:top w:val="none" w:sz="0" w:space="0" w:color="auto"/>
        <w:left w:val="none" w:sz="0" w:space="0" w:color="auto"/>
        <w:bottom w:val="none" w:sz="0" w:space="0" w:color="auto"/>
        <w:right w:val="none" w:sz="0" w:space="0" w:color="auto"/>
      </w:divBdr>
    </w:div>
    <w:div w:id="1177187739">
      <w:marLeft w:val="0"/>
      <w:marRight w:val="0"/>
      <w:marTop w:val="0"/>
      <w:marBottom w:val="0"/>
      <w:divBdr>
        <w:top w:val="none" w:sz="0" w:space="0" w:color="auto"/>
        <w:left w:val="none" w:sz="0" w:space="0" w:color="auto"/>
        <w:bottom w:val="none" w:sz="0" w:space="0" w:color="auto"/>
        <w:right w:val="none" w:sz="0" w:space="0" w:color="auto"/>
      </w:divBdr>
    </w:div>
    <w:div w:id="1177228465">
      <w:marLeft w:val="0"/>
      <w:marRight w:val="0"/>
      <w:marTop w:val="0"/>
      <w:marBottom w:val="0"/>
      <w:divBdr>
        <w:top w:val="none" w:sz="0" w:space="0" w:color="auto"/>
        <w:left w:val="none" w:sz="0" w:space="0" w:color="auto"/>
        <w:bottom w:val="none" w:sz="0" w:space="0" w:color="auto"/>
        <w:right w:val="none" w:sz="0" w:space="0" w:color="auto"/>
      </w:divBdr>
    </w:div>
    <w:div w:id="1177233683">
      <w:marLeft w:val="0"/>
      <w:marRight w:val="0"/>
      <w:marTop w:val="0"/>
      <w:marBottom w:val="0"/>
      <w:divBdr>
        <w:top w:val="none" w:sz="0" w:space="0" w:color="auto"/>
        <w:left w:val="none" w:sz="0" w:space="0" w:color="auto"/>
        <w:bottom w:val="none" w:sz="0" w:space="0" w:color="auto"/>
        <w:right w:val="none" w:sz="0" w:space="0" w:color="auto"/>
      </w:divBdr>
    </w:div>
    <w:div w:id="1177235102">
      <w:marLeft w:val="0"/>
      <w:marRight w:val="0"/>
      <w:marTop w:val="0"/>
      <w:marBottom w:val="0"/>
      <w:divBdr>
        <w:top w:val="none" w:sz="0" w:space="0" w:color="auto"/>
        <w:left w:val="none" w:sz="0" w:space="0" w:color="auto"/>
        <w:bottom w:val="none" w:sz="0" w:space="0" w:color="auto"/>
        <w:right w:val="none" w:sz="0" w:space="0" w:color="auto"/>
      </w:divBdr>
    </w:div>
    <w:div w:id="1177236944">
      <w:marLeft w:val="0"/>
      <w:marRight w:val="0"/>
      <w:marTop w:val="0"/>
      <w:marBottom w:val="0"/>
      <w:divBdr>
        <w:top w:val="none" w:sz="0" w:space="0" w:color="auto"/>
        <w:left w:val="none" w:sz="0" w:space="0" w:color="auto"/>
        <w:bottom w:val="none" w:sz="0" w:space="0" w:color="auto"/>
        <w:right w:val="none" w:sz="0" w:space="0" w:color="auto"/>
      </w:divBdr>
    </w:div>
    <w:div w:id="1177496847">
      <w:marLeft w:val="0"/>
      <w:marRight w:val="0"/>
      <w:marTop w:val="0"/>
      <w:marBottom w:val="0"/>
      <w:divBdr>
        <w:top w:val="none" w:sz="0" w:space="0" w:color="auto"/>
        <w:left w:val="none" w:sz="0" w:space="0" w:color="auto"/>
        <w:bottom w:val="none" w:sz="0" w:space="0" w:color="auto"/>
        <w:right w:val="none" w:sz="0" w:space="0" w:color="auto"/>
      </w:divBdr>
    </w:div>
    <w:div w:id="1177576978">
      <w:marLeft w:val="0"/>
      <w:marRight w:val="0"/>
      <w:marTop w:val="0"/>
      <w:marBottom w:val="0"/>
      <w:divBdr>
        <w:top w:val="none" w:sz="0" w:space="0" w:color="auto"/>
        <w:left w:val="none" w:sz="0" w:space="0" w:color="auto"/>
        <w:bottom w:val="none" w:sz="0" w:space="0" w:color="auto"/>
        <w:right w:val="none" w:sz="0" w:space="0" w:color="auto"/>
      </w:divBdr>
    </w:div>
    <w:div w:id="1177580786">
      <w:marLeft w:val="0"/>
      <w:marRight w:val="0"/>
      <w:marTop w:val="0"/>
      <w:marBottom w:val="0"/>
      <w:divBdr>
        <w:top w:val="none" w:sz="0" w:space="0" w:color="auto"/>
        <w:left w:val="none" w:sz="0" w:space="0" w:color="auto"/>
        <w:bottom w:val="none" w:sz="0" w:space="0" w:color="auto"/>
        <w:right w:val="none" w:sz="0" w:space="0" w:color="auto"/>
      </w:divBdr>
    </w:div>
    <w:div w:id="1177689818">
      <w:marLeft w:val="0"/>
      <w:marRight w:val="0"/>
      <w:marTop w:val="0"/>
      <w:marBottom w:val="0"/>
      <w:divBdr>
        <w:top w:val="none" w:sz="0" w:space="0" w:color="auto"/>
        <w:left w:val="none" w:sz="0" w:space="0" w:color="auto"/>
        <w:bottom w:val="none" w:sz="0" w:space="0" w:color="auto"/>
        <w:right w:val="none" w:sz="0" w:space="0" w:color="auto"/>
      </w:divBdr>
    </w:div>
    <w:div w:id="1177694979">
      <w:marLeft w:val="0"/>
      <w:marRight w:val="0"/>
      <w:marTop w:val="0"/>
      <w:marBottom w:val="0"/>
      <w:divBdr>
        <w:top w:val="none" w:sz="0" w:space="0" w:color="auto"/>
        <w:left w:val="none" w:sz="0" w:space="0" w:color="auto"/>
        <w:bottom w:val="none" w:sz="0" w:space="0" w:color="auto"/>
        <w:right w:val="none" w:sz="0" w:space="0" w:color="auto"/>
      </w:divBdr>
    </w:div>
    <w:div w:id="1177768198">
      <w:marLeft w:val="0"/>
      <w:marRight w:val="0"/>
      <w:marTop w:val="0"/>
      <w:marBottom w:val="0"/>
      <w:divBdr>
        <w:top w:val="none" w:sz="0" w:space="0" w:color="auto"/>
        <w:left w:val="none" w:sz="0" w:space="0" w:color="auto"/>
        <w:bottom w:val="none" w:sz="0" w:space="0" w:color="auto"/>
        <w:right w:val="none" w:sz="0" w:space="0" w:color="auto"/>
      </w:divBdr>
    </w:div>
    <w:div w:id="1177840350">
      <w:marLeft w:val="0"/>
      <w:marRight w:val="0"/>
      <w:marTop w:val="0"/>
      <w:marBottom w:val="0"/>
      <w:divBdr>
        <w:top w:val="none" w:sz="0" w:space="0" w:color="auto"/>
        <w:left w:val="none" w:sz="0" w:space="0" w:color="auto"/>
        <w:bottom w:val="none" w:sz="0" w:space="0" w:color="auto"/>
        <w:right w:val="none" w:sz="0" w:space="0" w:color="auto"/>
      </w:divBdr>
    </w:div>
    <w:div w:id="1177841568">
      <w:bodyDiv w:val="1"/>
      <w:marLeft w:val="0"/>
      <w:marRight w:val="0"/>
      <w:marTop w:val="0"/>
      <w:marBottom w:val="0"/>
      <w:divBdr>
        <w:top w:val="none" w:sz="0" w:space="0" w:color="auto"/>
        <w:left w:val="none" w:sz="0" w:space="0" w:color="auto"/>
        <w:bottom w:val="none" w:sz="0" w:space="0" w:color="auto"/>
        <w:right w:val="none" w:sz="0" w:space="0" w:color="auto"/>
      </w:divBdr>
    </w:div>
    <w:div w:id="1177959859">
      <w:marLeft w:val="0"/>
      <w:marRight w:val="0"/>
      <w:marTop w:val="0"/>
      <w:marBottom w:val="0"/>
      <w:divBdr>
        <w:top w:val="none" w:sz="0" w:space="0" w:color="auto"/>
        <w:left w:val="none" w:sz="0" w:space="0" w:color="auto"/>
        <w:bottom w:val="none" w:sz="0" w:space="0" w:color="auto"/>
        <w:right w:val="none" w:sz="0" w:space="0" w:color="auto"/>
      </w:divBdr>
    </w:div>
    <w:div w:id="1177960573">
      <w:marLeft w:val="0"/>
      <w:marRight w:val="0"/>
      <w:marTop w:val="0"/>
      <w:marBottom w:val="0"/>
      <w:divBdr>
        <w:top w:val="none" w:sz="0" w:space="0" w:color="auto"/>
        <w:left w:val="none" w:sz="0" w:space="0" w:color="auto"/>
        <w:bottom w:val="none" w:sz="0" w:space="0" w:color="auto"/>
        <w:right w:val="none" w:sz="0" w:space="0" w:color="auto"/>
      </w:divBdr>
    </w:div>
    <w:div w:id="1178033478">
      <w:marLeft w:val="0"/>
      <w:marRight w:val="0"/>
      <w:marTop w:val="0"/>
      <w:marBottom w:val="0"/>
      <w:divBdr>
        <w:top w:val="none" w:sz="0" w:space="0" w:color="auto"/>
        <w:left w:val="none" w:sz="0" w:space="0" w:color="auto"/>
        <w:bottom w:val="none" w:sz="0" w:space="0" w:color="auto"/>
        <w:right w:val="none" w:sz="0" w:space="0" w:color="auto"/>
      </w:divBdr>
    </w:div>
    <w:div w:id="1178154252">
      <w:marLeft w:val="0"/>
      <w:marRight w:val="0"/>
      <w:marTop w:val="0"/>
      <w:marBottom w:val="0"/>
      <w:divBdr>
        <w:top w:val="none" w:sz="0" w:space="0" w:color="auto"/>
        <w:left w:val="none" w:sz="0" w:space="0" w:color="auto"/>
        <w:bottom w:val="none" w:sz="0" w:space="0" w:color="auto"/>
        <w:right w:val="none" w:sz="0" w:space="0" w:color="auto"/>
      </w:divBdr>
    </w:div>
    <w:div w:id="1178157494">
      <w:marLeft w:val="0"/>
      <w:marRight w:val="0"/>
      <w:marTop w:val="0"/>
      <w:marBottom w:val="0"/>
      <w:divBdr>
        <w:top w:val="none" w:sz="0" w:space="0" w:color="auto"/>
        <w:left w:val="none" w:sz="0" w:space="0" w:color="auto"/>
        <w:bottom w:val="none" w:sz="0" w:space="0" w:color="auto"/>
        <w:right w:val="none" w:sz="0" w:space="0" w:color="auto"/>
      </w:divBdr>
    </w:div>
    <w:div w:id="1178158985">
      <w:marLeft w:val="0"/>
      <w:marRight w:val="0"/>
      <w:marTop w:val="0"/>
      <w:marBottom w:val="0"/>
      <w:divBdr>
        <w:top w:val="none" w:sz="0" w:space="0" w:color="auto"/>
        <w:left w:val="none" w:sz="0" w:space="0" w:color="auto"/>
        <w:bottom w:val="none" w:sz="0" w:space="0" w:color="auto"/>
        <w:right w:val="none" w:sz="0" w:space="0" w:color="auto"/>
      </w:divBdr>
    </w:div>
    <w:div w:id="1178226706">
      <w:marLeft w:val="0"/>
      <w:marRight w:val="0"/>
      <w:marTop w:val="0"/>
      <w:marBottom w:val="0"/>
      <w:divBdr>
        <w:top w:val="none" w:sz="0" w:space="0" w:color="auto"/>
        <w:left w:val="none" w:sz="0" w:space="0" w:color="auto"/>
        <w:bottom w:val="none" w:sz="0" w:space="0" w:color="auto"/>
        <w:right w:val="none" w:sz="0" w:space="0" w:color="auto"/>
      </w:divBdr>
    </w:div>
    <w:div w:id="1178230822">
      <w:marLeft w:val="0"/>
      <w:marRight w:val="0"/>
      <w:marTop w:val="0"/>
      <w:marBottom w:val="0"/>
      <w:divBdr>
        <w:top w:val="none" w:sz="0" w:space="0" w:color="auto"/>
        <w:left w:val="none" w:sz="0" w:space="0" w:color="auto"/>
        <w:bottom w:val="none" w:sz="0" w:space="0" w:color="auto"/>
        <w:right w:val="none" w:sz="0" w:space="0" w:color="auto"/>
      </w:divBdr>
    </w:div>
    <w:div w:id="1178233467">
      <w:marLeft w:val="0"/>
      <w:marRight w:val="0"/>
      <w:marTop w:val="0"/>
      <w:marBottom w:val="0"/>
      <w:divBdr>
        <w:top w:val="none" w:sz="0" w:space="0" w:color="auto"/>
        <w:left w:val="none" w:sz="0" w:space="0" w:color="auto"/>
        <w:bottom w:val="none" w:sz="0" w:space="0" w:color="auto"/>
        <w:right w:val="none" w:sz="0" w:space="0" w:color="auto"/>
      </w:divBdr>
    </w:div>
    <w:div w:id="1178233802">
      <w:marLeft w:val="0"/>
      <w:marRight w:val="0"/>
      <w:marTop w:val="0"/>
      <w:marBottom w:val="0"/>
      <w:divBdr>
        <w:top w:val="none" w:sz="0" w:space="0" w:color="auto"/>
        <w:left w:val="none" w:sz="0" w:space="0" w:color="auto"/>
        <w:bottom w:val="none" w:sz="0" w:space="0" w:color="auto"/>
        <w:right w:val="none" w:sz="0" w:space="0" w:color="auto"/>
      </w:divBdr>
    </w:div>
    <w:div w:id="1178348391">
      <w:marLeft w:val="0"/>
      <w:marRight w:val="0"/>
      <w:marTop w:val="0"/>
      <w:marBottom w:val="0"/>
      <w:divBdr>
        <w:top w:val="none" w:sz="0" w:space="0" w:color="auto"/>
        <w:left w:val="none" w:sz="0" w:space="0" w:color="auto"/>
        <w:bottom w:val="none" w:sz="0" w:space="0" w:color="auto"/>
        <w:right w:val="none" w:sz="0" w:space="0" w:color="auto"/>
      </w:divBdr>
    </w:div>
    <w:div w:id="1178426648">
      <w:marLeft w:val="0"/>
      <w:marRight w:val="0"/>
      <w:marTop w:val="0"/>
      <w:marBottom w:val="0"/>
      <w:divBdr>
        <w:top w:val="none" w:sz="0" w:space="0" w:color="auto"/>
        <w:left w:val="none" w:sz="0" w:space="0" w:color="auto"/>
        <w:bottom w:val="none" w:sz="0" w:space="0" w:color="auto"/>
        <w:right w:val="none" w:sz="0" w:space="0" w:color="auto"/>
      </w:divBdr>
    </w:div>
    <w:div w:id="1178468381">
      <w:marLeft w:val="0"/>
      <w:marRight w:val="0"/>
      <w:marTop w:val="0"/>
      <w:marBottom w:val="0"/>
      <w:divBdr>
        <w:top w:val="none" w:sz="0" w:space="0" w:color="auto"/>
        <w:left w:val="none" w:sz="0" w:space="0" w:color="auto"/>
        <w:bottom w:val="none" w:sz="0" w:space="0" w:color="auto"/>
        <w:right w:val="none" w:sz="0" w:space="0" w:color="auto"/>
      </w:divBdr>
    </w:div>
    <w:div w:id="1178469093">
      <w:marLeft w:val="0"/>
      <w:marRight w:val="0"/>
      <w:marTop w:val="0"/>
      <w:marBottom w:val="0"/>
      <w:divBdr>
        <w:top w:val="none" w:sz="0" w:space="0" w:color="auto"/>
        <w:left w:val="none" w:sz="0" w:space="0" w:color="auto"/>
        <w:bottom w:val="none" w:sz="0" w:space="0" w:color="auto"/>
        <w:right w:val="none" w:sz="0" w:space="0" w:color="auto"/>
      </w:divBdr>
    </w:div>
    <w:div w:id="1178538706">
      <w:marLeft w:val="0"/>
      <w:marRight w:val="0"/>
      <w:marTop w:val="0"/>
      <w:marBottom w:val="0"/>
      <w:divBdr>
        <w:top w:val="none" w:sz="0" w:space="0" w:color="auto"/>
        <w:left w:val="none" w:sz="0" w:space="0" w:color="auto"/>
        <w:bottom w:val="none" w:sz="0" w:space="0" w:color="auto"/>
        <w:right w:val="none" w:sz="0" w:space="0" w:color="auto"/>
      </w:divBdr>
    </w:div>
    <w:div w:id="1178958889">
      <w:marLeft w:val="0"/>
      <w:marRight w:val="0"/>
      <w:marTop w:val="0"/>
      <w:marBottom w:val="0"/>
      <w:divBdr>
        <w:top w:val="none" w:sz="0" w:space="0" w:color="auto"/>
        <w:left w:val="none" w:sz="0" w:space="0" w:color="auto"/>
        <w:bottom w:val="none" w:sz="0" w:space="0" w:color="auto"/>
        <w:right w:val="none" w:sz="0" w:space="0" w:color="auto"/>
      </w:divBdr>
    </w:div>
    <w:div w:id="1179002932">
      <w:marLeft w:val="0"/>
      <w:marRight w:val="0"/>
      <w:marTop w:val="0"/>
      <w:marBottom w:val="0"/>
      <w:divBdr>
        <w:top w:val="none" w:sz="0" w:space="0" w:color="auto"/>
        <w:left w:val="none" w:sz="0" w:space="0" w:color="auto"/>
        <w:bottom w:val="none" w:sz="0" w:space="0" w:color="auto"/>
        <w:right w:val="none" w:sz="0" w:space="0" w:color="auto"/>
      </w:divBdr>
    </w:div>
    <w:div w:id="1179079511">
      <w:marLeft w:val="0"/>
      <w:marRight w:val="0"/>
      <w:marTop w:val="0"/>
      <w:marBottom w:val="0"/>
      <w:divBdr>
        <w:top w:val="none" w:sz="0" w:space="0" w:color="auto"/>
        <w:left w:val="none" w:sz="0" w:space="0" w:color="auto"/>
        <w:bottom w:val="none" w:sz="0" w:space="0" w:color="auto"/>
        <w:right w:val="none" w:sz="0" w:space="0" w:color="auto"/>
      </w:divBdr>
    </w:div>
    <w:div w:id="1179124659">
      <w:marLeft w:val="0"/>
      <w:marRight w:val="0"/>
      <w:marTop w:val="0"/>
      <w:marBottom w:val="0"/>
      <w:divBdr>
        <w:top w:val="none" w:sz="0" w:space="0" w:color="auto"/>
        <w:left w:val="none" w:sz="0" w:space="0" w:color="auto"/>
        <w:bottom w:val="none" w:sz="0" w:space="0" w:color="auto"/>
        <w:right w:val="none" w:sz="0" w:space="0" w:color="auto"/>
      </w:divBdr>
    </w:div>
    <w:div w:id="1179155966">
      <w:bodyDiv w:val="1"/>
      <w:marLeft w:val="0"/>
      <w:marRight w:val="0"/>
      <w:marTop w:val="0"/>
      <w:marBottom w:val="0"/>
      <w:divBdr>
        <w:top w:val="none" w:sz="0" w:space="0" w:color="auto"/>
        <w:left w:val="none" w:sz="0" w:space="0" w:color="auto"/>
        <w:bottom w:val="none" w:sz="0" w:space="0" w:color="auto"/>
        <w:right w:val="none" w:sz="0" w:space="0" w:color="auto"/>
      </w:divBdr>
    </w:div>
    <w:div w:id="1179195891">
      <w:marLeft w:val="0"/>
      <w:marRight w:val="0"/>
      <w:marTop w:val="0"/>
      <w:marBottom w:val="0"/>
      <w:divBdr>
        <w:top w:val="none" w:sz="0" w:space="0" w:color="auto"/>
        <w:left w:val="none" w:sz="0" w:space="0" w:color="auto"/>
        <w:bottom w:val="none" w:sz="0" w:space="0" w:color="auto"/>
        <w:right w:val="none" w:sz="0" w:space="0" w:color="auto"/>
      </w:divBdr>
    </w:div>
    <w:div w:id="1179271237">
      <w:marLeft w:val="0"/>
      <w:marRight w:val="0"/>
      <w:marTop w:val="0"/>
      <w:marBottom w:val="0"/>
      <w:divBdr>
        <w:top w:val="none" w:sz="0" w:space="0" w:color="auto"/>
        <w:left w:val="none" w:sz="0" w:space="0" w:color="auto"/>
        <w:bottom w:val="none" w:sz="0" w:space="0" w:color="auto"/>
        <w:right w:val="none" w:sz="0" w:space="0" w:color="auto"/>
      </w:divBdr>
    </w:div>
    <w:div w:id="1179538509">
      <w:marLeft w:val="0"/>
      <w:marRight w:val="0"/>
      <w:marTop w:val="0"/>
      <w:marBottom w:val="0"/>
      <w:divBdr>
        <w:top w:val="none" w:sz="0" w:space="0" w:color="auto"/>
        <w:left w:val="none" w:sz="0" w:space="0" w:color="auto"/>
        <w:bottom w:val="none" w:sz="0" w:space="0" w:color="auto"/>
        <w:right w:val="none" w:sz="0" w:space="0" w:color="auto"/>
      </w:divBdr>
    </w:div>
    <w:div w:id="1179540975">
      <w:marLeft w:val="0"/>
      <w:marRight w:val="0"/>
      <w:marTop w:val="0"/>
      <w:marBottom w:val="0"/>
      <w:divBdr>
        <w:top w:val="none" w:sz="0" w:space="0" w:color="auto"/>
        <w:left w:val="none" w:sz="0" w:space="0" w:color="auto"/>
        <w:bottom w:val="none" w:sz="0" w:space="0" w:color="auto"/>
        <w:right w:val="none" w:sz="0" w:space="0" w:color="auto"/>
      </w:divBdr>
    </w:div>
    <w:div w:id="1179659958">
      <w:marLeft w:val="0"/>
      <w:marRight w:val="0"/>
      <w:marTop w:val="0"/>
      <w:marBottom w:val="0"/>
      <w:divBdr>
        <w:top w:val="none" w:sz="0" w:space="0" w:color="auto"/>
        <w:left w:val="none" w:sz="0" w:space="0" w:color="auto"/>
        <w:bottom w:val="none" w:sz="0" w:space="0" w:color="auto"/>
        <w:right w:val="none" w:sz="0" w:space="0" w:color="auto"/>
      </w:divBdr>
    </w:div>
    <w:div w:id="1179662397">
      <w:marLeft w:val="0"/>
      <w:marRight w:val="0"/>
      <w:marTop w:val="0"/>
      <w:marBottom w:val="0"/>
      <w:divBdr>
        <w:top w:val="none" w:sz="0" w:space="0" w:color="auto"/>
        <w:left w:val="none" w:sz="0" w:space="0" w:color="auto"/>
        <w:bottom w:val="none" w:sz="0" w:space="0" w:color="auto"/>
        <w:right w:val="none" w:sz="0" w:space="0" w:color="auto"/>
      </w:divBdr>
    </w:div>
    <w:div w:id="1179663881">
      <w:marLeft w:val="480"/>
      <w:marRight w:val="0"/>
      <w:marTop w:val="0"/>
      <w:marBottom w:val="0"/>
      <w:divBdr>
        <w:top w:val="none" w:sz="0" w:space="0" w:color="auto"/>
        <w:left w:val="none" w:sz="0" w:space="0" w:color="auto"/>
        <w:bottom w:val="none" w:sz="0" w:space="0" w:color="auto"/>
        <w:right w:val="none" w:sz="0" w:space="0" w:color="auto"/>
      </w:divBdr>
    </w:div>
    <w:div w:id="1179731233">
      <w:marLeft w:val="0"/>
      <w:marRight w:val="0"/>
      <w:marTop w:val="0"/>
      <w:marBottom w:val="0"/>
      <w:divBdr>
        <w:top w:val="none" w:sz="0" w:space="0" w:color="auto"/>
        <w:left w:val="none" w:sz="0" w:space="0" w:color="auto"/>
        <w:bottom w:val="none" w:sz="0" w:space="0" w:color="auto"/>
        <w:right w:val="none" w:sz="0" w:space="0" w:color="auto"/>
      </w:divBdr>
    </w:div>
    <w:div w:id="1179780550">
      <w:marLeft w:val="0"/>
      <w:marRight w:val="0"/>
      <w:marTop w:val="0"/>
      <w:marBottom w:val="0"/>
      <w:divBdr>
        <w:top w:val="none" w:sz="0" w:space="0" w:color="auto"/>
        <w:left w:val="none" w:sz="0" w:space="0" w:color="auto"/>
        <w:bottom w:val="none" w:sz="0" w:space="0" w:color="auto"/>
        <w:right w:val="none" w:sz="0" w:space="0" w:color="auto"/>
      </w:divBdr>
    </w:div>
    <w:div w:id="1179782069">
      <w:marLeft w:val="0"/>
      <w:marRight w:val="0"/>
      <w:marTop w:val="0"/>
      <w:marBottom w:val="0"/>
      <w:divBdr>
        <w:top w:val="none" w:sz="0" w:space="0" w:color="auto"/>
        <w:left w:val="none" w:sz="0" w:space="0" w:color="auto"/>
        <w:bottom w:val="none" w:sz="0" w:space="0" w:color="auto"/>
        <w:right w:val="none" w:sz="0" w:space="0" w:color="auto"/>
      </w:divBdr>
    </w:div>
    <w:div w:id="1179807822">
      <w:marLeft w:val="0"/>
      <w:marRight w:val="0"/>
      <w:marTop w:val="0"/>
      <w:marBottom w:val="0"/>
      <w:divBdr>
        <w:top w:val="none" w:sz="0" w:space="0" w:color="auto"/>
        <w:left w:val="none" w:sz="0" w:space="0" w:color="auto"/>
        <w:bottom w:val="none" w:sz="0" w:space="0" w:color="auto"/>
        <w:right w:val="none" w:sz="0" w:space="0" w:color="auto"/>
      </w:divBdr>
    </w:div>
    <w:div w:id="1179853868">
      <w:marLeft w:val="0"/>
      <w:marRight w:val="0"/>
      <w:marTop w:val="0"/>
      <w:marBottom w:val="0"/>
      <w:divBdr>
        <w:top w:val="none" w:sz="0" w:space="0" w:color="auto"/>
        <w:left w:val="none" w:sz="0" w:space="0" w:color="auto"/>
        <w:bottom w:val="none" w:sz="0" w:space="0" w:color="auto"/>
        <w:right w:val="none" w:sz="0" w:space="0" w:color="auto"/>
      </w:divBdr>
    </w:div>
    <w:div w:id="1179854926">
      <w:marLeft w:val="0"/>
      <w:marRight w:val="0"/>
      <w:marTop w:val="0"/>
      <w:marBottom w:val="0"/>
      <w:divBdr>
        <w:top w:val="none" w:sz="0" w:space="0" w:color="auto"/>
        <w:left w:val="none" w:sz="0" w:space="0" w:color="auto"/>
        <w:bottom w:val="none" w:sz="0" w:space="0" w:color="auto"/>
        <w:right w:val="none" w:sz="0" w:space="0" w:color="auto"/>
      </w:divBdr>
    </w:div>
    <w:div w:id="1179925187">
      <w:bodyDiv w:val="1"/>
      <w:marLeft w:val="0"/>
      <w:marRight w:val="0"/>
      <w:marTop w:val="0"/>
      <w:marBottom w:val="0"/>
      <w:divBdr>
        <w:top w:val="none" w:sz="0" w:space="0" w:color="auto"/>
        <w:left w:val="none" w:sz="0" w:space="0" w:color="auto"/>
        <w:bottom w:val="none" w:sz="0" w:space="0" w:color="auto"/>
        <w:right w:val="none" w:sz="0" w:space="0" w:color="auto"/>
      </w:divBdr>
    </w:div>
    <w:div w:id="1180050249">
      <w:marLeft w:val="0"/>
      <w:marRight w:val="0"/>
      <w:marTop w:val="0"/>
      <w:marBottom w:val="0"/>
      <w:divBdr>
        <w:top w:val="none" w:sz="0" w:space="0" w:color="auto"/>
        <w:left w:val="none" w:sz="0" w:space="0" w:color="auto"/>
        <w:bottom w:val="none" w:sz="0" w:space="0" w:color="auto"/>
        <w:right w:val="none" w:sz="0" w:space="0" w:color="auto"/>
      </w:divBdr>
    </w:div>
    <w:div w:id="1180050847">
      <w:marLeft w:val="0"/>
      <w:marRight w:val="0"/>
      <w:marTop w:val="0"/>
      <w:marBottom w:val="0"/>
      <w:divBdr>
        <w:top w:val="none" w:sz="0" w:space="0" w:color="auto"/>
        <w:left w:val="none" w:sz="0" w:space="0" w:color="auto"/>
        <w:bottom w:val="none" w:sz="0" w:space="0" w:color="auto"/>
        <w:right w:val="none" w:sz="0" w:space="0" w:color="auto"/>
      </w:divBdr>
    </w:div>
    <w:div w:id="1180116940">
      <w:marLeft w:val="0"/>
      <w:marRight w:val="0"/>
      <w:marTop w:val="0"/>
      <w:marBottom w:val="0"/>
      <w:divBdr>
        <w:top w:val="none" w:sz="0" w:space="0" w:color="auto"/>
        <w:left w:val="none" w:sz="0" w:space="0" w:color="auto"/>
        <w:bottom w:val="none" w:sz="0" w:space="0" w:color="auto"/>
        <w:right w:val="none" w:sz="0" w:space="0" w:color="auto"/>
      </w:divBdr>
    </w:div>
    <w:div w:id="1180238715">
      <w:marLeft w:val="0"/>
      <w:marRight w:val="0"/>
      <w:marTop w:val="0"/>
      <w:marBottom w:val="0"/>
      <w:divBdr>
        <w:top w:val="none" w:sz="0" w:space="0" w:color="auto"/>
        <w:left w:val="none" w:sz="0" w:space="0" w:color="auto"/>
        <w:bottom w:val="none" w:sz="0" w:space="0" w:color="auto"/>
        <w:right w:val="none" w:sz="0" w:space="0" w:color="auto"/>
      </w:divBdr>
    </w:div>
    <w:div w:id="1180270046">
      <w:marLeft w:val="0"/>
      <w:marRight w:val="0"/>
      <w:marTop w:val="0"/>
      <w:marBottom w:val="0"/>
      <w:divBdr>
        <w:top w:val="none" w:sz="0" w:space="0" w:color="auto"/>
        <w:left w:val="none" w:sz="0" w:space="0" w:color="auto"/>
        <w:bottom w:val="none" w:sz="0" w:space="0" w:color="auto"/>
        <w:right w:val="none" w:sz="0" w:space="0" w:color="auto"/>
      </w:divBdr>
    </w:div>
    <w:div w:id="1180392922">
      <w:bodyDiv w:val="1"/>
      <w:marLeft w:val="0"/>
      <w:marRight w:val="0"/>
      <w:marTop w:val="0"/>
      <w:marBottom w:val="0"/>
      <w:divBdr>
        <w:top w:val="none" w:sz="0" w:space="0" w:color="auto"/>
        <w:left w:val="none" w:sz="0" w:space="0" w:color="auto"/>
        <w:bottom w:val="none" w:sz="0" w:space="0" w:color="auto"/>
        <w:right w:val="none" w:sz="0" w:space="0" w:color="auto"/>
      </w:divBdr>
    </w:div>
    <w:div w:id="1180461959">
      <w:marLeft w:val="0"/>
      <w:marRight w:val="0"/>
      <w:marTop w:val="0"/>
      <w:marBottom w:val="0"/>
      <w:divBdr>
        <w:top w:val="none" w:sz="0" w:space="0" w:color="auto"/>
        <w:left w:val="none" w:sz="0" w:space="0" w:color="auto"/>
        <w:bottom w:val="none" w:sz="0" w:space="0" w:color="auto"/>
        <w:right w:val="none" w:sz="0" w:space="0" w:color="auto"/>
      </w:divBdr>
    </w:div>
    <w:div w:id="1180585738">
      <w:marLeft w:val="0"/>
      <w:marRight w:val="0"/>
      <w:marTop w:val="0"/>
      <w:marBottom w:val="0"/>
      <w:divBdr>
        <w:top w:val="none" w:sz="0" w:space="0" w:color="auto"/>
        <w:left w:val="none" w:sz="0" w:space="0" w:color="auto"/>
        <w:bottom w:val="none" w:sz="0" w:space="0" w:color="auto"/>
        <w:right w:val="none" w:sz="0" w:space="0" w:color="auto"/>
      </w:divBdr>
    </w:div>
    <w:div w:id="1180586555">
      <w:marLeft w:val="0"/>
      <w:marRight w:val="0"/>
      <w:marTop w:val="0"/>
      <w:marBottom w:val="0"/>
      <w:divBdr>
        <w:top w:val="none" w:sz="0" w:space="0" w:color="auto"/>
        <w:left w:val="none" w:sz="0" w:space="0" w:color="auto"/>
        <w:bottom w:val="none" w:sz="0" w:space="0" w:color="auto"/>
        <w:right w:val="none" w:sz="0" w:space="0" w:color="auto"/>
      </w:divBdr>
    </w:div>
    <w:div w:id="1180655988">
      <w:marLeft w:val="0"/>
      <w:marRight w:val="0"/>
      <w:marTop w:val="0"/>
      <w:marBottom w:val="0"/>
      <w:divBdr>
        <w:top w:val="none" w:sz="0" w:space="0" w:color="auto"/>
        <w:left w:val="none" w:sz="0" w:space="0" w:color="auto"/>
        <w:bottom w:val="none" w:sz="0" w:space="0" w:color="auto"/>
        <w:right w:val="none" w:sz="0" w:space="0" w:color="auto"/>
      </w:divBdr>
    </w:div>
    <w:div w:id="1180700302">
      <w:marLeft w:val="0"/>
      <w:marRight w:val="0"/>
      <w:marTop w:val="0"/>
      <w:marBottom w:val="0"/>
      <w:divBdr>
        <w:top w:val="none" w:sz="0" w:space="0" w:color="auto"/>
        <w:left w:val="none" w:sz="0" w:space="0" w:color="auto"/>
        <w:bottom w:val="none" w:sz="0" w:space="0" w:color="auto"/>
        <w:right w:val="none" w:sz="0" w:space="0" w:color="auto"/>
      </w:divBdr>
    </w:div>
    <w:div w:id="1180780475">
      <w:marLeft w:val="0"/>
      <w:marRight w:val="0"/>
      <w:marTop w:val="0"/>
      <w:marBottom w:val="0"/>
      <w:divBdr>
        <w:top w:val="none" w:sz="0" w:space="0" w:color="auto"/>
        <w:left w:val="none" w:sz="0" w:space="0" w:color="auto"/>
        <w:bottom w:val="none" w:sz="0" w:space="0" w:color="auto"/>
        <w:right w:val="none" w:sz="0" w:space="0" w:color="auto"/>
      </w:divBdr>
    </w:div>
    <w:div w:id="1180781417">
      <w:marLeft w:val="0"/>
      <w:marRight w:val="0"/>
      <w:marTop w:val="0"/>
      <w:marBottom w:val="0"/>
      <w:divBdr>
        <w:top w:val="none" w:sz="0" w:space="0" w:color="auto"/>
        <w:left w:val="none" w:sz="0" w:space="0" w:color="auto"/>
        <w:bottom w:val="none" w:sz="0" w:space="0" w:color="auto"/>
        <w:right w:val="none" w:sz="0" w:space="0" w:color="auto"/>
      </w:divBdr>
    </w:div>
    <w:div w:id="1180969217">
      <w:marLeft w:val="0"/>
      <w:marRight w:val="0"/>
      <w:marTop w:val="0"/>
      <w:marBottom w:val="0"/>
      <w:divBdr>
        <w:top w:val="none" w:sz="0" w:space="0" w:color="auto"/>
        <w:left w:val="none" w:sz="0" w:space="0" w:color="auto"/>
        <w:bottom w:val="none" w:sz="0" w:space="0" w:color="auto"/>
        <w:right w:val="none" w:sz="0" w:space="0" w:color="auto"/>
      </w:divBdr>
    </w:div>
    <w:div w:id="1180971371">
      <w:marLeft w:val="0"/>
      <w:marRight w:val="0"/>
      <w:marTop w:val="0"/>
      <w:marBottom w:val="0"/>
      <w:divBdr>
        <w:top w:val="none" w:sz="0" w:space="0" w:color="auto"/>
        <w:left w:val="none" w:sz="0" w:space="0" w:color="auto"/>
        <w:bottom w:val="none" w:sz="0" w:space="0" w:color="auto"/>
        <w:right w:val="none" w:sz="0" w:space="0" w:color="auto"/>
      </w:divBdr>
    </w:div>
    <w:div w:id="1181167034">
      <w:marLeft w:val="0"/>
      <w:marRight w:val="0"/>
      <w:marTop w:val="0"/>
      <w:marBottom w:val="0"/>
      <w:divBdr>
        <w:top w:val="none" w:sz="0" w:space="0" w:color="auto"/>
        <w:left w:val="none" w:sz="0" w:space="0" w:color="auto"/>
        <w:bottom w:val="none" w:sz="0" w:space="0" w:color="auto"/>
        <w:right w:val="none" w:sz="0" w:space="0" w:color="auto"/>
      </w:divBdr>
    </w:div>
    <w:div w:id="1181431442">
      <w:marLeft w:val="0"/>
      <w:marRight w:val="0"/>
      <w:marTop w:val="0"/>
      <w:marBottom w:val="0"/>
      <w:divBdr>
        <w:top w:val="none" w:sz="0" w:space="0" w:color="auto"/>
        <w:left w:val="none" w:sz="0" w:space="0" w:color="auto"/>
        <w:bottom w:val="none" w:sz="0" w:space="0" w:color="auto"/>
        <w:right w:val="none" w:sz="0" w:space="0" w:color="auto"/>
      </w:divBdr>
    </w:div>
    <w:div w:id="1181509657">
      <w:marLeft w:val="0"/>
      <w:marRight w:val="0"/>
      <w:marTop w:val="0"/>
      <w:marBottom w:val="0"/>
      <w:divBdr>
        <w:top w:val="none" w:sz="0" w:space="0" w:color="auto"/>
        <w:left w:val="none" w:sz="0" w:space="0" w:color="auto"/>
        <w:bottom w:val="none" w:sz="0" w:space="0" w:color="auto"/>
        <w:right w:val="none" w:sz="0" w:space="0" w:color="auto"/>
      </w:divBdr>
    </w:div>
    <w:div w:id="1181555176">
      <w:marLeft w:val="0"/>
      <w:marRight w:val="0"/>
      <w:marTop w:val="0"/>
      <w:marBottom w:val="0"/>
      <w:divBdr>
        <w:top w:val="none" w:sz="0" w:space="0" w:color="auto"/>
        <w:left w:val="none" w:sz="0" w:space="0" w:color="auto"/>
        <w:bottom w:val="none" w:sz="0" w:space="0" w:color="auto"/>
        <w:right w:val="none" w:sz="0" w:space="0" w:color="auto"/>
      </w:divBdr>
    </w:div>
    <w:div w:id="1181626128">
      <w:bodyDiv w:val="1"/>
      <w:marLeft w:val="0"/>
      <w:marRight w:val="0"/>
      <w:marTop w:val="0"/>
      <w:marBottom w:val="0"/>
      <w:divBdr>
        <w:top w:val="none" w:sz="0" w:space="0" w:color="auto"/>
        <w:left w:val="none" w:sz="0" w:space="0" w:color="auto"/>
        <w:bottom w:val="none" w:sz="0" w:space="0" w:color="auto"/>
        <w:right w:val="none" w:sz="0" w:space="0" w:color="auto"/>
      </w:divBdr>
    </w:div>
    <w:div w:id="1181630328">
      <w:marLeft w:val="0"/>
      <w:marRight w:val="0"/>
      <w:marTop w:val="0"/>
      <w:marBottom w:val="0"/>
      <w:divBdr>
        <w:top w:val="none" w:sz="0" w:space="0" w:color="auto"/>
        <w:left w:val="none" w:sz="0" w:space="0" w:color="auto"/>
        <w:bottom w:val="none" w:sz="0" w:space="0" w:color="auto"/>
        <w:right w:val="none" w:sz="0" w:space="0" w:color="auto"/>
      </w:divBdr>
    </w:div>
    <w:div w:id="1181701304">
      <w:marLeft w:val="0"/>
      <w:marRight w:val="0"/>
      <w:marTop w:val="0"/>
      <w:marBottom w:val="0"/>
      <w:divBdr>
        <w:top w:val="none" w:sz="0" w:space="0" w:color="auto"/>
        <w:left w:val="none" w:sz="0" w:space="0" w:color="auto"/>
        <w:bottom w:val="none" w:sz="0" w:space="0" w:color="auto"/>
        <w:right w:val="none" w:sz="0" w:space="0" w:color="auto"/>
      </w:divBdr>
    </w:div>
    <w:div w:id="1181702310">
      <w:marLeft w:val="0"/>
      <w:marRight w:val="0"/>
      <w:marTop w:val="0"/>
      <w:marBottom w:val="0"/>
      <w:divBdr>
        <w:top w:val="none" w:sz="0" w:space="0" w:color="auto"/>
        <w:left w:val="none" w:sz="0" w:space="0" w:color="auto"/>
        <w:bottom w:val="none" w:sz="0" w:space="0" w:color="auto"/>
        <w:right w:val="none" w:sz="0" w:space="0" w:color="auto"/>
      </w:divBdr>
    </w:div>
    <w:div w:id="1181704539">
      <w:marLeft w:val="0"/>
      <w:marRight w:val="0"/>
      <w:marTop w:val="0"/>
      <w:marBottom w:val="0"/>
      <w:divBdr>
        <w:top w:val="none" w:sz="0" w:space="0" w:color="auto"/>
        <w:left w:val="none" w:sz="0" w:space="0" w:color="auto"/>
        <w:bottom w:val="none" w:sz="0" w:space="0" w:color="auto"/>
        <w:right w:val="none" w:sz="0" w:space="0" w:color="auto"/>
      </w:divBdr>
    </w:div>
    <w:div w:id="1181745298">
      <w:marLeft w:val="0"/>
      <w:marRight w:val="0"/>
      <w:marTop w:val="0"/>
      <w:marBottom w:val="0"/>
      <w:divBdr>
        <w:top w:val="none" w:sz="0" w:space="0" w:color="auto"/>
        <w:left w:val="none" w:sz="0" w:space="0" w:color="auto"/>
        <w:bottom w:val="none" w:sz="0" w:space="0" w:color="auto"/>
        <w:right w:val="none" w:sz="0" w:space="0" w:color="auto"/>
      </w:divBdr>
    </w:div>
    <w:div w:id="1181747882">
      <w:marLeft w:val="0"/>
      <w:marRight w:val="0"/>
      <w:marTop w:val="0"/>
      <w:marBottom w:val="0"/>
      <w:divBdr>
        <w:top w:val="none" w:sz="0" w:space="0" w:color="auto"/>
        <w:left w:val="none" w:sz="0" w:space="0" w:color="auto"/>
        <w:bottom w:val="none" w:sz="0" w:space="0" w:color="auto"/>
        <w:right w:val="none" w:sz="0" w:space="0" w:color="auto"/>
      </w:divBdr>
    </w:div>
    <w:div w:id="1181775486">
      <w:marLeft w:val="0"/>
      <w:marRight w:val="0"/>
      <w:marTop w:val="0"/>
      <w:marBottom w:val="0"/>
      <w:divBdr>
        <w:top w:val="none" w:sz="0" w:space="0" w:color="auto"/>
        <w:left w:val="none" w:sz="0" w:space="0" w:color="auto"/>
        <w:bottom w:val="none" w:sz="0" w:space="0" w:color="auto"/>
        <w:right w:val="none" w:sz="0" w:space="0" w:color="auto"/>
      </w:divBdr>
    </w:div>
    <w:div w:id="1181893573">
      <w:marLeft w:val="0"/>
      <w:marRight w:val="0"/>
      <w:marTop w:val="0"/>
      <w:marBottom w:val="0"/>
      <w:divBdr>
        <w:top w:val="none" w:sz="0" w:space="0" w:color="auto"/>
        <w:left w:val="none" w:sz="0" w:space="0" w:color="auto"/>
        <w:bottom w:val="none" w:sz="0" w:space="0" w:color="auto"/>
        <w:right w:val="none" w:sz="0" w:space="0" w:color="auto"/>
      </w:divBdr>
    </w:div>
    <w:div w:id="1181974034">
      <w:marLeft w:val="0"/>
      <w:marRight w:val="0"/>
      <w:marTop w:val="0"/>
      <w:marBottom w:val="0"/>
      <w:divBdr>
        <w:top w:val="none" w:sz="0" w:space="0" w:color="auto"/>
        <w:left w:val="none" w:sz="0" w:space="0" w:color="auto"/>
        <w:bottom w:val="none" w:sz="0" w:space="0" w:color="auto"/>
        <w:right w:val="none" w:sz="0" w:space="0" w:color="auto"/>
      </w:divBdr>
    </w:div>
    <w:div w:id="1182208017">
      <w:marLeft w:val="0"/>
      <w:marRight w:val="0"/>
      <w:marTop w:val="0"/>
      <w:marBottom w:val="0"/>
      <w:divBdr>
        <w:top w:val="none" w:sz="0" w:space="0" w:color="auto"/>
        <w:left w:val="none" w:sz="0" w:space="0" w:color="auto"/>
        <w:bottom w:val="none" w:sz="0" w:space="0" w:color="auto"/>
        <w:right w:val="none" w:sz="0" w:space="0" w:color="auto"/>
      </w:divBdr>
    </w:div>
    <w:div w:id="1182278319">
      <w:marLeft w:val="0"/>
      <w:marRight w:val="0"/>
      <w:marTop w:val="0"/>
      <w:marBottom w:val="0"/>
      <w:divBdr>
        <w:top w:val="none" w:sz="0" w:space="0" w:color="auto"/>
        <w:left w:val="none" w:sz="0" w:space="0" w:color="auto"/>
        <w:bottom w:val="none" w:sz="0" w:space="0" w:color="auto"/>
        <w:right w:val="none" w:sz="0" w:space="0" w:color="auto"/>
      </w:divBdr>
    </w:div>
    <w:div w:id="1182352085">
      <w:marLeft w:val="0"/>
      <w:marRight w:val="0"/>
      <w:marTop w:val="0"/>
      <w:marBottom w:val="0"/>
      <w:divBdr>
        <w:top w:val="none" w:sz="0" w:space="0" w:color="auto"/>
        <w:left w:val="none" w:sz="0" w:space="0" w:color="auto"/>
        <w:bottom w:val="none" w:sz="0" w:space="0" w:color="auto"/>
        <w:right w:val="none" w:sz="0" w:space="0" w:color="auto"/>
      </w:divBdr>
    </w:div>
    <w:div w:id="1182547476">
      <w:marLeft w:val="0"/>
      <w:marRight w:val="0"/>
      <w:marTop w:val="0"/>
      <w:marBottom w:val="0"/>
      <w:divBdr>
        <w:top w:val="none" w:sz="0" w:space="0" w:color="auto"/>
        <w:left w:val="none" w:sz="0" w:space="0" w:color="auto"/>
        <w:bottom w:val="none" w:sz="0" w:space="0" w:color="auto"/>
        <w:right w:val="none" w:sz="0" w:space="0" w:color="auto"/>
      </w:divBdr>
    </w:div>
    <w:div w:id="1182552251">
      <w:marLeft w:val="0"/>
      <w:marRight w:val="0"/>
      <w:marTop w:val="0"/>
      <w:marBottom w:val="0"/>
      <w:divBdr>
        <w:top w:val="none" w:sz="0" w:space="0" w:color="auto"/>
        <w:left w:val="none" w:sz="0" w:space="0" w:color="auto"/>
        <w:bottom w:val="none" w:sz="0" w:space="0" w:color="auto"/>
        <w:right w:val="none" w:sz="0" w:space="0" w:color="auto"/>
      </w:divBdr>
    </w:div>
    <w:div w:id="1182554483">
      <w:marLeft w:val="0"/>
      <w:marRight w:val="0"/>
      <w:marTop w:val="0"/>
      <w:marBottom w:val="0"/>
      <w:divBdr>
        <w:top w:val="none" w:sz="0" w:space="0" w:color="auto"/>
        <w:left w:val="none" w:sz="0" w:space="0" w:color="auto"/>
        <w:bottom w:val="none" w:sz="0" w:space="0" w:color="auto"/>
        <w:right w:val="none" w:sz="0" w:space="0" w:color="auto"/>
      </w:divBdr>
    </w:div>
    <w:div w:id="1182743838">
      <w:marLeft w:val="0"/>
      <w:marRight w:val="0"/>
      <w:marTop w:val="0"/>
      <w:marBottom w:val="0"/>
      <w:divBdr>
        <w:top w:val="none" w:sz="0" w:space="0" w:color="auto"/>
        <w:left w:val="none" w:sz="0" w:space="0" w:color="auto"/>
        <w:bottom w:val="none" w:sz="0" w:space="0" w:color="auto"/>
        <w:right w:val="none" w:sz="0" w:space="0" w:color="auto"/>
      </w:divBdr>
    </w:div>
    <w:div w:id="1182746555">
      <w:marLeft w:val="0"/>
      <w:marRight w:val="0"/>
      <w:marTop w:val="0"/>
      <w:marBottom w:val="0"/>
      <w:divBdr>
        <w:top w:val="none" w:sz="0" w:space="0" w:color="auto"/>
        <w:left w:val="none" w:sz="0" w:space="0" w:color="auto"/>
        <w:bottom w:val="none" w:sz="0" w:space="0" w:color="auto"/>
        <w:right w:val="none" w:sz="0" w:space="0" w:color="auto"/>
      </w:divBdr>
    </w:div>
    <w:div w:id="1182814360">
      <w:marLeft w:val="0"/>
      <w:marRight w:val="0"/>
      <w:marTop w:val="0"/>
      <w:marBottom w:val="0"/>
      <w:divBdr>
        <w:top w:val="none" w:sz="0" w:space="0" w:color="auto"/>
        <w:left w:val="none" w:sz="0" w:space="0" w:color="auto"/>
        <w:bottom w:val="none" w:sz="0" w:space="0" w:color="auto"/>
        <w:right w:val="none" w:sz="0" w:space="0" w:color="auto"/>
      </w:divBdr>
    </w:div>
    <w:div w:id="1182814687">
      <w:marLeft w:val="0"/>
      <w:marRight w:val="0"/>
      <w:marTop w:val="0"/>
      <w:marBottom w:val="0"/>
      <w:divBdr>
        <w:top w:val="none" w:sz="0" w:space="0" w:color="auto"/>
        <w:left w:val="none" w:sz="0" w:space="0" w:color="auto"/>
        <w:bottom w:val="none" w:sz="0" w:space="0" w:color="auto"/>
        <w:right w:val="none" w:sz="0" w:space="0" w:color="auto"/>
      </w:divBdr>
    </w:div>
    <w:div w:id="1183134047">
      <w:marLeft w:val="0"/>
      <w:marRight w:val="0"/>
      <w:marTop w:val="0"/>
      <w:marBottom w:val="0"/>
      <w:divBdr>
        <w:top w:val="none" w:sz="0" w:space="0" w:color="auto"/>
        <w:left w:val="none" w:sz="0" w:space="0" w:color="auto"/>
        <w:bottom w:val="none" w:sz="0" w:space="0" w:color="auto"/>
        <w:right w:val="none" w:sz="0" w:space="0" w:color="auto"/>
      </w:divBdr>
    </w:div>
    <w:div w:id="1183204508">
      <w:marLeft w:val="0"/>
      <w:marRight w:val="0"/>
      <w:marTop w:val="0"/>
      <w:marBottom w:val="0"/>
      <w:divBdr>
        <w:top w:val="none" w:sz="0" w:space="0" w:color="auto"/>
        <w:left w:val="none" w:sz="0" w:space="0" w:color="auto"/>
        <w:bottom w:val="none" w:sz="0" w:space="0" w:color="auto"/>
        <w:right w:val="none" w:sz="0" w:space="0" w:color="auto"/>
      </w:divBdr>
    </w:div>
    <w:div w:id="1183206568">
      <w:marLeft w:val="0"/>
      <w:marRight w:val="0"/>
      <w:marTop w:val="0"/>
      <w:marBottom w:val="0"/>
      <w:divBdr>
        <w:top w:val="none" w:sz="0" w:space="0" w:color="auto"/>
        <w:left w:val="none" w:sz="0" w:space="0" w:color="auto"/>
        <w:bottom w:val="none" w:sz="0" w:space="0" w:color="auto"/>
        <w:right w:val="none" w:sz="0" w:space="0" w:color="auto"/>
      </w:divBdr>
    </w:div>
    <w:div w:id="1183396908">
      <w:marLeft w:val="0"/>
      <w:marRight w:val="0"/>
      <w:marTop w:val="0"/>
      <w:marBottom w:val="0"/>
      <w:divBdr>
        <w:top w:val="none" w:sz="0" w:space="0" w:color="auto"/>
        <w:left w:val="none" w:sz="0" w:space="0" w:color="auto"/>
        <w:bottom w:val="none" w:sz="0" w:space="0" w:color="auto"/>
        <w:right w:val="none" w:sz="0" w:space="0" w:color="auto"/>
      </w:divBdr>
    </w:div>
    <w:div w:id="1183401887">
      <w:marLeft w:val="0"/>
      <w:marRight w:val="0"/>
      <w:marTop w:val="0"/>
      <w:marBottom w:val="0"/>
      <w:divBdr>
        <w:top w:val="none" w:sz="0" w:space="0" w:color="auto"/>
        <w:left w:val="none" w:sz="0" w:space="0" w:color="auto"/>
        <w:bottom w:val="none" w:sz="0" w:space="0" w:color="auto"/>
        <w:right w:val="none" w:sz="0" w:space="0" w:color="auto"/>
      </w:divBdr>
    </w:div>
    <w:div w:id="1183519600">
      <w:marLeft w:val="0"/>
      <w:marRight w:val="0"/>
      <w:marTop w:val="0"/>
      <w:marBottom w:val="0"/>
      <w:divBdr>
        <w:top w:val="none" w:sz="0" w:space="0" w:color="auto"/>
        <w:left w:val="none" w:sz="0" w:space="0" w:color="auto"/>
        <w:bottom w:val="none" w:sz="0" w:space="0" w:color="auto"/>
        <w:right w:val="none" w:sz="0" w:space="0" w:color="auto"/>
      </w:divBdr>
    </w:div>
    <w:div w:id="1183547196">
      <w:marLeft w:val="0"/>
      <w:marRight w:val="0"/>
      <w:marTop w:val="0"/>
      <w:marBottom w:val="0"/>
      <w:divBdr>
        <w:top w:val="none" w:sz="0" w:space="0" w:color="auto"/>
        <w:left w:val="none" w:sz="0" w:space="0" w:color="auto"/>
        <w:bottom w:val="none" w:sz="0" w:space="0" w:color="auto"/>
        <w:right w:val="none" w:sz="0" w:space="0" w:color="auto"/>
      </w:divBdr>
    </w:div>
    <w:div w:id="1183591953">
      <w:marLeft w:val="0"/>
      <w:marRight w:val="0"/>
      <w:marTop w:val="0"/>
      <w:marBottom w:val="0"/>
      <w:divBdr>
        <w:top w:val="none" w:sz="0" w:space="0" w:color="auto"/>
        <w:left w:val="none" w:sz="0" w:space="0" w:color="auto"/>
        <w:bottom w:val="none" w:sz="0" w:space="0" w:color="auto"/>
        <w:right w:val="none" w:sz="0" w:space="0" w:color="auto"/>
      </w:divBdr>
    </w:div>
    <w:div w:id="1183595201">
      <w:bodyDiv w:val="1"/>
      <w:marLeft w:val="0"/>
      <w:marRight w:val="0"/>
      <w:marTop w:val="0"/>
      <w:marBottom w:val="0"/>
      <w:divBdr>
        <w:top w:val="none" w:sz="0" w:space="0" w:color="auto"/>
        <w:left w:val="none" w:sz="0" w:space="0" w:color="auto"/>
        <w:bottom w:val="none" w:sz="0" w:space="0" w:color="auto"/>
        <w:right w:val="none" w:sz="0" w:space="0" w:color="auto"/>
      </w:divBdr>
    </w:div>
    <w:div w:id="1183665822">
      <w:marLeft w:val="0"/>
      <w:marRight w:val="0"/>
      <w:marTop w:val="0"/>
      <w:marBottom w:val="0"/>
      <w:divBdr>
        <w:top w:val="none" w:sz="0" w:space="0" w:color="auto"/>
        <w:left w:val="none" w:sz="0" w:space="0" w:color="auto"/>
        <w:bottom w:val="none" w:sz="0" w:space="0" w:color="auto"/>
        <w:right w:val="none" w:sz="0" w:space="0" w:color="auto"/>
      </w:divBdr>
    </w:div>
    <w:div w:id="1183669204">
      <w:marLeft w:val="0"/>
      <w:marRight w:val="0"/>
      <w:marTop w:val="0"/>
      <w:marBottom w:val="0"/>
      <w:divBdr>
        <w:top w:val="none" w:sz="0" w:space="0" w:color="auto"/>
        <w:left w:val="none" w:sz="0" w:space="0" w:color="auto"/>
        <w:bottom w:val="none" w:sz="0" w:space="0" w:color="auto"/>
        <w:right w:val="none" w:sz="0" w:space="0" w:color="auto"/>
      </w:divBdr>
    </w:div>
    <w:div w:id="1183737534">
      <w:marLeft w:val="0"/>
      <w:marRight w:val="0"/>
      <w:marTop w:val="0"/>
      <w:marBottom w:val="0"/>
      <w:divBdr>
        <w:top w:val="none" w:sz="0" w:space="0" w:color="auto"/>
        <w:left w:val="none" w:sz="0" w:space="0" w:color="auto"/>
        <w:bottom w:val="none" w:sz="0" w:space="0" w:color="auto"/>
        <w:right w:val="none" w:sz="0" w:space="0" w:color="auto"/>
      </w:divBdr>
    </w:div>
    <w:div w:id="1183743303">
      <w:marLeft w:val="0"/>
      <w:marRight w:val="0"/>
      <w:marTop w:val="0"/>
      <w:marBottom w:val="0"/>
      <w:divBdr>
        <w:top w:val="none" w:sz="0" w:space="0" w:color="auto"/>
        <w:left w:val="none" w:sz="0" w:space="0" w:color="auto"/>
        <w:bottom w:val="none" w:sz="0" w:space="0" w:color="auto"/>
        <w:right w:val="none" w:sz="0" w:space="0" w:color="auto"/>
      </w:divBdr>
    </w:div>
    <w:div w:id="1183932167">
      <w:bodyDiv w:val="1"/>
      <w:marLeft w:val="0"/>
      <w:marRight w:val="0"/>
      <w:marTop w:val="0"/>
      <w:marBottom w:val="0"/>
      <w:divBdr>
        <w:top w:val="none" w:sz="0" w:space="0" w:color="auto"/>
        <w:left w:val="none" w:sz="0" w:space="0" w:color="auto"/>
        <w:bottom w:val="none" w:sz="0" w:space="0" w:color="auto"/>
        <w:right w:val="none" w:sz="0" w:space="0" w:color="auto"/>
      </w:divBdr>
    </w:div>
    <w:div w:id="1183934685">
      <w:marLeft w:val="0"/>
      <w:marRight w:val="0"/>
      <w:marTop w:val="0"/>
      <w:marBottom w:val="0"/>
      <w:divBdr>
        <w:top w:val="none" w:sz="0" w:space="0" w:color="auto"/>
        <w:left w:val="none" w:sz="0" w:space="0" w:color="auto"/>
        <w:bottom w:val="none" w:sz="0" w:space="0" w:color="auto"/>
        <w:right w:val="none" w:sz="0" w:space="0" w:color="auto"/>
      </w:divBdr>
    </w:div>
    <w:div w:id="1184056145">
      <w:marLeft w:val="0"/>
      <w:marRight w:val="0"/>
      <w:marTop w:val="0"/>
      <w:marBottom w:val="0"/>
      <w:divBdr>
        <w:top w:val="none" w:sz="0" w:space="0" w:color="auto"/>
        <w:left w:val="none" w:sz="0" w:space="0" w:color="auto"/>
        <w:bottom w:val="none" w:sz="0" w:space="0" w:color="auto"/>
        <w:right w:val="none" w:sz="0" w:space="0" w:color="auto"/>
      </w:divBdr>
    </w:div>
    <w:div w:id="1184126965">
      <w:marLeft w:val="0"/>
      <w:marRight w:val="0"/>
      <w:marTop w:val="0"/>
      <w:marBottom w:val="0"/>
      <w:divBdr>
        <w:top w:val="none" w:sz="0" w:space="0" w:color="auto"/>
        <w:left w:val="none" w:sz="0" w:space="0" w:color="auto"/>
        <w:bottom w:val="none" w:sz="0" w:space="0" w:color="auto"/>
        <w:right w:val="none" w:sz="0" w:space="0" w:color="auto"/>
      </w:divBdr>
    </w:div>
    <w:div w:id="1184172743">
      <w:marLeft w:val="0"/>
      <w:marRight w:val="0"/>
      <w:marTop w:val="0"/>
      <w:marBottom w:val="0"/>
      <w:divBdr>
        <w:top w:val="none" w:sz="0" w:space="0" w:color="auto"/>
        <w:left w:val="none" w:sz="0" w:space="0" w:color="auto"/>
        <w:bottom w:val="none" w:sz="0" w:space="0" w:color="auto"/>
        <w:right w:val="none" w:sz="0" w:space="0" w:color="auto"/>
      </w:divBdr>
    </w:div>
    <w:div w:id="1184202689">
      <w:marLeft w:val="0"/>
      <w:marRight w:val="0"/>
      <w:marTop w:val="0"/>
      <w:marBottom w:val="0"/>
      <w:divBdr>
        <w:top w:val="none" w:sz="0" w:space="0" w:color="auto"/>
        <w:left w:val="none" w:sz="0" w:space="0" w:color="auto"/>
        <w:bottom w:val="none" w:sz="0" w:space="0" w:color="auto"/>
        <w:right w:val="none" w:sz="0" w:space="0" w:color="auto"/>
      </w:divBdr>
    </w:div>
    <w:div w:id="1184246731">
      <w:marLeft w:val="0"/>
      <w:marRight w:val="0"/>
      <w:marTop w:val="0"/>
      <w:marBottom w:val="0"/>
      <w:divBdr>
        <w:top w:val="none" w:sz="0" w:space="0" w:color="auto"/>
        <w:left w:val="none" w:sz="0" w:space="0" w:color="auto"/>
        <w:bottom w:val="none" w:sz="0" w:space="0" w:color="auto"/>
        <w:right w:val="none" w:sz="0" w:space="0" w:color="auto"/>
      </w:divBdr>
    </w:div>
    <w:div w:id="1184317413">
      <w:marLeft w:val="480"/>
      <w:marRight w:val="0"/>
      <w:marTop w:val="0"/>
      <w:marBottom w:val="0"/>
      <w:divBdr>
        <w:top w:val="none" w:sz="0" w:space="0" w:color="auto"/>
        <w:left w:val="none" w:sz="0" w:space="0" w:color="auto"/>
        <w:bottom w:val="none" w:sz="0" w:space="0" w:color="auto"/>
        <w:right w:val="none" w:sz="0" w:space="0" w:color="auto"/>
      </w:divBdr>
    </w:div>
    <w:div w:id="1184324093">
      <w:marLeft w:val="0"/>
      <w:marRight w:val="0"/>
      <w:marTop w:val="0"/>
      <w:marBottom w:val="0"/>
      <w:divBdr>
        <w:top w:val="none" w:sz="0" w:space="0" w:color="auto"/>
        <w:left w:val="none" w:sz="0" w:space="0" w:color="auto"/>
        <w:bottom w:val="none" w:sz="0" w:space="0" w:color="auto"/>
        <w:right w:val="none" w:sz="0" w:space="0" w:color="auto"/>
      </w:divBdr>
    </w:div>
    <w:div w:id="1184396064">
      <w:marLeft w:val="0"/>
      <w:marRight w:val="0"/>
      <w:marTop w:val="0"/>
      <w:marBottom w:val="0"/>
      <w:divBdr>
        <w:top w:val="none" w:sz="0" w:space="0" w:color="auto"/>
        <w:left w:val="none" w:sz="0" w:space="0" w:color="auto"/>
        <w:bottom w:val="none" w:sz="0" w:space="0" w:color="auto"/>
        <w:right w:val="none" w:sz="0" w:space="0" w:color="auto"/>
      </w:divBdr>
    </w:div>
    <w:div w:id="1184396902">
      <w:marLeft w:val="0"/>
      <w:marRight w:val="0"/>
      <w:marTop w:val="0"/>
      <w:marBottom w:val="0"/>
      <w:divBdr>
        <w:top w:val="none" w:sz="0" w:space="0" w:color="auto"/>
        <w:left w:val="none" w:sz="0" w:space="0" w:color="auto"/>
        <w:bottom w:val="none" w:sz="0" w:space="0" w:color="auto"/>
        <w:right w:val="none" w:sz="0" w:space="0" w:color="auto"/>
      </w:divBdr>
    </w:div>
    <w:div w:id="1184510958">
      <w:marLeft w:val="0"/>
      <w:marRight w:val="0"/>
      <w:marTop w:val="0"/>
      <w:marBottom w:val="0"/>
      <w:divBdr>
        <w:top w:val="none" w:sz="0" w:space="0" w:color="auto"/>
        <w:left w:val="none" w:sz="0" w:space="0" w:color="auto"/>
        <w:bottom w:val="none" w:sz="0" w:space="0" w:color="auto"/>
        <w:right w:val="none" w:sz="0" w:space="0" w:color="auto"/>
      </w:divBdr>
    </w:div>
    <w:div w:id="1184519484">
      <w:marLeft w:val="0"/>
      <w:marRight w:val="0"/>
      <w:marTop w:val="0"/>
      <w:marBottom w:val="0"/>
      <w:divBdr>
        <w:top w:val="none" w:sz="0" w:space="0" w:color="auto"/>
        <w:left w:val="none" w:sz="0" w:space="0" w:color="auto"/>
        <w:bottom w:val="none" w:sz="0" w:space="0" w:color="auto"/>
        <w:right w:val="none" w:sz="0" w:space="0" w:color="auto"/>
      </w:divBdr>
    </w:div>
    <w:div w:id="1184589044">
      <w:marLeft w:val="0"/>
      <w:marRight w:val="0"/>
      <w:marTop w:val="0"/>
      <w:marBottom w:val="0"/>
      <w:divBdr>
        <w:top w:val="none" w:sz="0" w:space="0" w:color="auto"/>
        <w:left w:val="none" w:sz="0" w:space="0" w:color="auto"/>
        <w:bottom w:val="none" w:sz="0" w:space="0" w:color="auto"/>
        <w:right w:val="none" w:sz="0" w:space="0" w:color="auto"/>
      </w:divBdr>
    </w:div>
    <w:div w:id="1184632058">
      <w:marLeft w:val="0"/>
      <w:marRight w:val="0"/>
      <w:marTop w:val="0"/>
      <w:marBottom w:val="0"/>
      <w:divBdr>
        <w:top w:val="none" w:sz="0" w:space="0" w:color="auto"/>
        <w:left w:val="none" w:sz="0" w:space="0" w:color="auto"/>
        <w:bottom w:val="none" w:sz="0" w:space="0" w:color="auto"/>
        <w:right w:val="none" w:sz="0" w:space="0" w:color="auto"/>
      </w:divBdr>
    </w:div>
    <w:div w:id="1184633668">
      <w:marLeft w:val="0"/>
      <w:marRight w:val="0"/>
      <w:marTop w:val="0"/>
      <w:marBottom w:val="0"/>
      <w:divBdr>
        <w:top w:val="none" w:sz="0" w:space="0" w:color="auto"/>
        <w:left w:val="none" w:sz="0" w:space="0" w:color="auto"/>
        <w:bottom w:val="none" w:sz="0" w:space="0" w:color="auto"/>
        <w:right w:val="none" w:sz="0" w:space="0" w:color="auto"/>
      </w:divBdr>
    </w:div>
    <w:div w:id="1184634088">
      <w:marLeft w:val="0"/>
      <w:marRight w:val="0"/>
      <w:marTop w:val="0"/>
      <w:marBottom w:val="0"/>
      <w:divBdr>
        <w:top w:val="none" w:sz="0" w:space="0" w:color="auto"/>
        <w:left w:val="none" w:sz="0" w:space="0" w:color="auto"/>
        <w:bottom w:val="none" w:sz="0" w:space="0" w:color="auto"/>
        <w:right w:val="none" w:sz="0" w:space="0" w:color="auto"/>
      </w:divBdr>
    </w:div>
    <w:div w:id="1184635506">
      <w:marLeft w:val="0"/>
      <w:marRight w:val="0"/>
      <w:marTop w:val="0"/>
      <w:marBottom w:val="0"/>
      <w:divBdr>
        <w:top w:val="none" w:sz="0" w:space="0" w:color="auto"/>
        <w:left w:val="none" w:sz="0" w:space="0" w:color="auto"/>
        <w:bottom w:val="none" w:sz="0" w:space="0" w:color="auto"/>
        <w:right w:val="none" w:sz="0" w:space="0" w:color="auto"/>
      </w:divBdr>
    </w:div>
    <w:div w:id="1184710243">
      <w:marLeft w:val="0"/>
      <w:marRight w:val="0"/>
      <w:marTop w:val="0"/>
      <w:marBottom w:val="0"/>
      <w:divBdr>
        <w:top w:val="none" w:sz="0" w:space="0" w:color="auto"/>
        <w:left w:val="none" w:sz="0" w:space="0" w:color="auto"/>
        <w:bottom w:val="none" w:sz="0" w:space="0" w:color="auto"/>
        <w:right w:val="none" w:sz="0" w:space="0" w:color="auto"/>
      </w:divBdr>
    </w:div>
    <w:div w:id="1184779590">
      <w:marLeft w:val="0"/>
      <w:marRight w:val="0"/>
      <w:marTop w:val="0"/>
      <w:marBottom w:val="0"/>
      <w:divBdr>
        <w:top w:val="none" w:sz="0" w:space="0" w:color="auto"/>
        <w:left w:val="none" w:sz="0" w:space="0" w:color="auto"/>
        <w:bottom w:val="none" w:sz="0" w:space="0" w:color="auto"/>
        <w:right w:val="none" w:sz="0" w:space="0" w:color="auto"/>
      </w:divBdr>
    </w:div>
    <w:div w:id="1184780579">
      <w:marLeft w:val="0"/>
      <w:marRight w:val="0"/>
      <w:marTop w:val="0"/>
      <w:marBottom w:val="0"/>
      <w:divBdr>
        <w:top w:val="none" w:sz="0" w:space="0" w:color="auto"/>
        <w:left w:val="none" w:sz="0" w:space="0" w:color="auto"/>
        <w:bottom w:val="none" w:sz="0" w:space="0" w:color="auto"/>
        <w:right w:val="none" w:sz="0" w:space="0" w:color="auto"/>
      </w:divBdr>
    </w:div>
    <w:div w:id="1184785767">
      <w:marLeft w:val="0"/>
      <w:marRight w:val="0"/>
      <w:marTop w:val="0"/>
      <w:marBottom w:val="0"/>
      <w:divBdr>
        <w:top w:val="none" w:sz="0" w:space="0" w:color="auto"/>
        <w:left w:val="none" w:sz="0" w:space="0" w:color="auto"/>
        <w:bottom w:val="none" w:sz="0" w:space="0" w:color="auto"/>
        <w:right w:val="none" w:sz="0" w:space="0" w:color="auto"/>
      </w:divBdr>
    </w:div>
    <w:div w:id="1184898899">
      <w:marLeft w:val="0"/>
      <w:marRight w:val="0"/>
      <w:marTop w:val="0"/>
      <w:marBottom w:val="0"/>
      <w:divBdr>
        <w:top w:val="none" w:sz="0" w:space="0" w:color="auto"/>
        <w:left w:val="none" w:sz="0" w:space="0" w:color="auto"/>
        <w:bottom w:val="none" w:sz="0" w:space="0" w:color="auto"/>
        <w:right w:val="none" w:sz="0" w:space="0" w:color="auto"/>
      </w:divBdr>
    </w:div>
    <w:div w:id="1184981496">
      <w:marLeft w:val="0"/>
      <w:marRight w:val="0"/>
      <w:marTop w:val="0"/>
      <w:marBottom w:val="0"/>
      <w:divBdr>
        <w:top w:val="none" w:sz="0" w:space="0" w:color="auto"/>
        <w:left w:val="none" w:sz="0" w:space="0" w:color="auto"/>
        <w:bottom w:val="none" w:sz="0" w:space="0" w:color="auto"/>
        <w:right w:val="none" w:sz="0" w:space="0" w:color="auto"/>
      </w:divBdr>
    </w:div>
    <w:div w:id="1185022668">
      <w:marLeft w:val="0"/>
      <w:marRight w:val="0"/>
      <w:marTop w:val="0"/>
      <w:marBottom w:val="0"/>
      <w:divBdr>
        <w:top w:val="none" w:sz="0" w:space="0" w:color="auto"/>
        <w:left w:val="none" w:sz="0" w:space="0" w:color="auto"/>
        <w:bottom w:val="none" w:sz="0" w:space="0" w:color="auto"/>
        <w:right w:val="none" w:sz="0" w:space="0" w:color="auto"/>
      </w:divBdr>
    </w:div>
    <w:div w:id="1185048753">
      <w:marLeft w:val="0"/>
      <w:marRight w:val="0"/>
      <w:marTop w:val="0"/>
      <w:marBottom w:val="0"/>
      <w:divBdr>
        <w:top w:val="none" w:sz="0" w:space="0" w:color="auto"/>
        <w:left w:val="none" w:sz="0" w:space="0" w:color="auto"/>
        <w:bottom w:val="none" w:sz="0" w:space="0" w:color="auto"/>
        <w:right w:val="none" w:sz="0" w:space="0" w:color="auto"/>
      </w:divBdr>
    </w:div>
    <w:div w:id="1185091666">
      <w:marLeft w:val="0"/>
      <w:marRight w:val="0"/>
      <w:marTop w:val="0"/>
      <w:marBottom w:val="0"/>
      <w:divBdr>
        <w:top w:val="none" w:sz="0" w:space="0" w:color="auto"/>
        <w:left w:val="none" w:sz="0" w:space="0" w:color="auto"/>
        <w:bottom w:val="none" w:sz="0" w:space="0" w:color="auto"/>
        <w:right w:val="none" w:sz="0" w:space="0" w:color="auto"/>
      </w:divBdr>
    </w:div>
    <w:div w:id="1185096159">
      <w:marLeft w:val="0"/>
      <w:marRight w:val="0"/>
      <w:marTop w:val="0"/>
      <w:marBottom w:val="0"/>
      <w:divBdr>
        <w:top w:val="none" w:sz="0" w:space="0" w:color="auto"/>
        <w:left w:val="none" w:sz="0" w:space="0" w:color="auto"/>
        <w:bottom w:val="none" w:sz="0" w:space="0" w:color="auto"/>
        <w:right w:val="none" w:sz="0" w:space="0" w:color="auto"/>
      </w:divBdr>
    </w:div>
    <w:div w:id="1185099834">
      <w:marLeft w:val="0"/>
      <w:marRight w:val="0"/>
      <w:marTop w:val="0"/>
      <w:marBottom w:val="0"/>
      <w:divBdr>
        <w:top w:val="none" w:sz="0" w:space="0" w:color="auto"/>
        <w:left w:val="none" w:sz="0" w:space="0" w:color="auto"/>
        <w:bottom w:val="none" w:sz="0" w:space="0" w:color="auto"/>
        <w:right w:val="none" w:sz="0" w:space="0" w:color="auto"/>
      </w:divBdr>
    </w:div>
    <w:div w:id="1185169048">
      <w:marLeft w:val="0"/>
      <w:marRight w:val="0"/>
      <w:marTop w:val="0"/>
      <w:marBottom w:val="0"/>
      <w:divBdr>
        <w:top w:val="none" w:sz="0" w:space="0" w:color="auto"/>
        <w:left w:val="none" w:sz="0" w:space="0" w:color="auto"/>
        <w:bottom w:val="none" w:sz="0" w:space="0" w:color="auto"/>
        <w:right w:val="none" w:sz="0" w:space="0" w:color="auto"/>
      </w:divBdr>
    </w:div>
    <w:div w:id="1185245844">
      <w:marLeft w:val="0"/>
      <w:marRight w:val="0"/>
      <w:marTop w:val="0"/>
      <w:marBottom w:val="0"/>
      <w:divBdr>
        <w:top w:val="none" w:sz="0" w:space="0" w:color="auto"/>
        <w:left w:val="none" w:sz="0" w:space="0" w:color="auto"/>
        <w:bottom w:val="none" w:sz="0" w:space="0" w:color="auto"/>
        <w:right w:val="none" w:sz="0" w:space="0" w:color="auto"/>
      </w:divBdr>
    </w:div>
    <w:div w:id="1185246069">
      <w:marLeft w:val="0"/>
      <w:marRight w:val="0"/>
      <w:marTop w:val="0"/>
      <w:marBottom w:val="0"/>
      <w:divBdr>
        <w:top w:val="none" w:sz="0" w:space="0" w:color="auto"/>
        <w:left w:val="none" w:sz="0" w:space="0" w:color="auto"/>
        <w:bottom w:val="none" w:sz="0" w:space="0" w:color="auto"/>
        <w:right w:val="none" w:sz="0" w:space="0" w:color="auto"/>
      </w:divBdr>
    </w:div>
    <w:div w:id="1185288196">
      <w:marLeft w:val="0"/>
      <w:marRight w:val="0"/>
      <w:marTop w:val="0"/>
      <w:marBottom w:val="0"/>
      <w:divBdr>
        <w:top w:val="none" w:sz="0" w:space="0" w:color="auto"/>
        <w:left w:val="none" w:sz="0" w:space="0" w:color="auto"/>
        <w:bottom w:val="none" w:sz="0" w:space="0" w:color="auto"/>
        <w:right w:val="none" w:sz="0" w:space="0" w:color="auto"/>
      </w:divBdr>
    </w:div>
    <w:div w:id="1185483050">
      <w:marLeft w:val="0"/>
      <w:marRight w:val="0"/>
      <w:marTop w:val="0"/>
      <w:marBottom w:val="0"/>
      <w:divBdr>
        <w:top w:val="none" w:sz="0" w:space="0" w:color="auto"/>
        <w:left w:val="none" w:sz="0" w:space="0" w:color="auto"/>
        <w:bottom w:val="none" w:sz="0" w:space="0" w:color="auto"/>
        <w:right w:val="none" w:sz="0" w:space="0" w:color="auto"/>
      </w:divBdr>
    </w:div>
    <w:div w:id="1185554540">
      <w:marLeft w:val="0"/>
      <w:marRight w:val="0"/>
      <w:marTop w:val="0"/>
      <w:marBottom w:val="0"/>
      <w:divBdr>
        <w:top w:val="none" w:sz="0" w:space="0" w:color="auto"/>
        <w:left w:val="none" w:sz="0" w:space="0" w:color="auto"/>
        <w:bottom w:val="none" w:sz="0" w:space="0" w:color="auto"/>
        <w:right w:val="none" w:sz="0" w:space="0" w:color="auto"/>
      </w:divBdr>
    </w:div>
    <w:div w:id="1185557363">
      <w:marLeft w:val="0"/>
      <w:marRight w:val="0"/>
      <w:marTop w:val="0"/>
      <w:marBottom w:val="0"/>
      <w:divBdr>
        <w:top w:val="none" w:sz="0" w:space="0" w:color="auto"/>
        <w:left w:val="none" w:sz="0" w:space="0" w:color="auto"/>
        <w:bottom w:val="none" w:sz="0" w:space="0" w:color="auto"/>
        <w:right w:val="none" w:sz="0" w:space="0" w:color="auto"/>
      </w:divBdr>
    </w:div>
    <w:div w:id="1185631547">
      <w:marLeft w:val="0"/>
      <w:marRight w:val="0"/>
      <w:marTop w:val="0"/>
      <w:marBottom w:val="0"/>
      <w:divBdr>
        <w:top w:val="none" w:sz="0" w:space="0" w:color="auto"/>
        <w:left w:val="none" w:sz="0" w:space="0" w:color="auto"/>
        <w:bottom w:val="none" w:sz="0" w:space="0" w:color="auto"/>
        <w:right w:val="none" w:sz="0" w:space="0" w:color="auto"/>
      </w:divBdr>
    </w:div>
    <w:div w:id="1185633412">
      <w:marLeft w:val="0"/>
      <w:marRight w:val="0"/>
      <w:marTop w:val="0"/>
      <w:marBottom w:val="0"/>
      <w:divBdr>
        <w:top w:val="none" w:sz="0" w:space="0" w:color="auto"/>
        <w:left w:val="none" w:sz="0" w:space="0" w:color="auto"/>
        <w:bottom w:val="none" w:sz="0" w:space="0" w:color="auto"/>
        <w:right w:val="none" w:sz="0" w:space="0" w:color="auto"/>
      </w:divBdr>
    </w:div>
    <w:div w:id="1185822726">
      <w:marLeft w:val="0"/>
      <w:marRight w:val="0"/>
      <w:marTop w:val="0"/>
      <w:marBottom w:val="0"/>
      <w:divBdr>
        <w:top w:val="none" w:sz="0" w:space="0" w:color="auto"/>
        <w:left w:val="none" w:sz="0" w:space="0" w:color="auto"/>
        <w:bottom w:val="none" w:sz="0" w:space="0" w:color="auto"/>
        <w:right w:val="none" w:sz="0" w:space="0" w:color="auto"/>
      </w:divBdr>
    </w:div>
    <w:div w:id="1186090781">
      <w:marLeft w:val="0"/>
      <w:marRight w:val="0"/>
      <w:marTop w:val="0"/>
      <w:marBottom w:val="0"/>
      <w:divBdr>
        <w:top w:val="none" w:sz="0" w:space="0" w:color="auto"/>
        <w:left w:val="none" w:sz="0" w:space="0" w:color="auto"/>
        <w:bottom w:val="none" w:sz="0" w:space="0" w:color="auto"/>
        <w:right w:val="none" w:sz="0" w:space="0" w:color="auto"/>
      </w:divBdr>
    </w:div>
    <w:div w:id="1186360881">
      <w:marLeft w:val="0"/>
      <w:marRight w:val="0"/>
      <w:marTop w:val="0"/>
      <w:marBottom w:val="0"/>
      <w:divBdr>
        <w:top w:val="none" w:sz="0" w:space="0" w:color="auto"/>
        <w:left w:val="none" w:sz="0" w:space="0" w:color="auto"/>
        <w:bottom w:val="none" w:sz="0" w:space="0" w:color="auto"/>
        <w:right w:val="none" w:sz="0" w:space="0" w:color="auto"/>
      </w:divBdr>
    </w:div>
    <w:div w:id="1186402909">
      <w:marLeft w:val="0"/>
      <w:marRight w:val="0"/>
      <w:marTop w:val="0"/>
      <w:marBottom w:val="0"/>
      <w:divBdr>
        <w:top w:val="none" w:sz="0" w:space="0" w:color="auto"/>
        <w:left w:val="none" w:sz="0" w:space="0" w:color="auto"/>
        <w:bottom w:val="none" w:sz="0" w:space="0" w:color="auto"/>
        <w:right w:val="none" w:sz="0" w:space="0" w:color="auto"/>
      </w:divBdr>
    </w:div>
    <w:div w:id="1186403384">
      <w:marLeft w:val="0"/>
      <w:marRight w:val="0"/>
      <w:marTop w:val="0"/>
      <w:marBottom w:val="0"/>
      <w:divBdr>
        <w:top w:val="none" w:sz="0" w:space="0" w:color="auto"/>
        <w:left w:val="none" w:sz="0" w:space="0" w:color="auto"/>
        <w:bottom w:val="none" w:sz="0" w:space="0" w:color="auto"/>
        <w:right w:val="none" w:sz="0" w:space="0" w:color="auto"/>
      </w:divBdr>
    </w:div>
    <w:div w:id="1186405287">
      <w:marLeft w:val="0"/>
      <w:marRight w:val="0"/>
      <w:marTop w:val="0"/>
      <w:marBottom w:val="0"/>
      <w:divBdr>
        <w:top w:val="none" w:sz="0" w:space="0" w:color="auto"/>
        <w:left w:val="none" w:sz="0" w:space="0" w:color="auto"/>
        <w:bottom w:val="none" w:sz="0" w:space="0" w:color="auto"/>
        <w:right w:val="none" w:sz="0" w:space="0" w:color="auto"/>
      </w:divBdr>
    </w:div>
    <w:div w:id="1186480537">
      <w:marLeft w:val="0"/>
      <w:marRight w:val="0"/>
      <w:marTop w:val="0"/>
      <w:marBottom w:val="0"/>
      <w:divBdr>
        <w:top w:val="none" w:sz="0" w:space="0" w:color="auto"/>
        <w:left w:val="none" w:sz="0" w:space="0" w:color="auto"/>
        <w:bottom w:val="none" w:sz="0" w:space="0" w:color="auto"/>
        <w:right w:val="none" w:sz="0" w:space="0" w:color="auto"/>
      </w:divBdr>
    </w:div>
    <w:div w:id="1186484937">
      <w:marLeft w:val="0"/>
      <w:marRight w:val="0"/>
      <w:marTop w:val="0"/>
      <w:marBottom w:val="0"/>
      <w:divBdr>
        <w:top w:val="none" w:sz="0" w:space="0" w:color="auto"/>
        <w:left w:val="none" w:sz="0" w:space="0" w:color="auto"/>
        <w:bottom w:val="none" w:sz="0" w:space="0" w:color="auto"/>
        <w:right w:val="none" w:sz="0" w:space="0" w:color="auto"/>
      </w:divBdr>
    </w:div>
    <w:div w:id="1186553442">
      <w:marLeft w:val="0"/>
      <w:marRight w:val="0"/>
      <w:marTop w:val="0"/>
      <w:marBottom w:val="0"/>
      <w:divBdr>
        <w:top w:val="none" w:sz="0" w:space="0" w:color="auto"/>
        <w:left w:val="none" w:sz="0" w:space="0" w:color="auto"/>
        <w:bottom w:val="none" w:sz="0" w:space="0" w:color="auto"/>
        <w:right w:val="none" w:sz="0" w:space="0" w:color="auto"/>
      </w:divBdr>
    </w:div>
    <w:div w:id="1186556027">
      <w:marLeft w:val="0"/>
      <w:marRight w:val="0"/>
      <w:marTop w:val="0"/>
      <w:marBottom w:val="0"/>
      <w:divBdr>
        <w:top w:val="none" w:sz="0" w:space="0" w:color="auto"/>
        <w:left w:val="none" w:sz="0" w:space="0" w:color="auto"/>
        <w:bottom w:val="none" w:sz="0" w:space="0" w:color="auto"/>
        <w:right w:val="none" w:sz="0" w:space="0" w:color="auto"/>
      </w:divBdr>
    </w:div>
    <w:div w:id="1186556072">
      <w:marLeft w:val="0"/>
      <w:marRight w:val="0"/>
      <w:marTop w:val="0"/>
      <w:marBottom w:val="0"/>
      <w:divBdr>
        <w:top w:val="none" w:sz="0" w:space="0" w:color="auto"/>
        <w:left w:val="none" w:sz="0" w:space="0" w:color="auto"/>
        <w:bottom w:val="none" w:sz="0" w:space="0" w:color="auto"/>
        <w:right w:val="none" w:sz="0" w:space="0" w:color="auto"/>
      </w:divBdr>
    </w:div>
    <w:div w:id="1186596753">
      <w:marLeft w:val="0"/>
      <w:marRight w:val="0"/>
      <w:marTop w:val="0"/>
      <w:marBottom w:val="0"/>
      <w:divBdr>
        <w:top w:val="none" w:sz="0" w:space="0" w:color="auto"/>
        <w:left w:val="none" w:sz="0" w:space="0" w:color="auto"/>
        <w:bottom w:val="none" w:sz="0" w:space="0" w:color="auto"/>
        <w:right w:val="none" w:sz="0" w:space="0" w:color="auto"/>
      </w:divBdr>
    </w:div>
    <w:div w:id="1186597953">
      <w:marLeft w:val="0"/>
      <w:marRight w:val="0"/>
      <w:marTop w:val="0"/>
      <w:marBottom w:val="0"/>
      <w:divBdr>
        <w:top w:val="none" w:sz="0" w:space="0" w:color="auto"/>
        <w:left w:val="none" w:sz="0" w:space="0" w:color="auto"/>
        <w:bottom w:val="none" w:sz="0" w:space="0" w:color="auto"/>
        <w:right w:val="none" w:sz="0" w:space="0" w:color="auto"/>
      </w:divBdr>
    </w:div>
    <w:div w:id="1186600707">
      <w:marLeft w:val="0"/>
      <w:marRight w:val="0"/>
      <w:marTop w:val="0"/>
      <w:marBottom w:val="0"/>
      <w:divBdr>
        <w:top w:val="none" w:sz="0" w:space="0" w:color="auto"/>
        <w:left w:val="none" w:sz="0" w:space="0" w:color="auto"/>
        <w:bottom w:val="none" w:sz="0" w:space="0" w:color="auto"/>
        <w:right w:val="none" w:sz="0" w:space="0" w:color="auto"/>
      </w:divBdr>
    </w:div>
    <w:div w:id="1186672682">
      <w:marLeft w:val="0"/>
      <w:marRight w:val="0"/>
      <w:marTop w:val="0"/>
      <w:marBottom w:val="0"/>
      <w:divBdr>
        <w:top w:val="none" w:sz="0" w:space="0" w:color="auto"/>
        <w:left w:val="none" w:sz="0" w:space="0" w:color="auto"/>
        <w:bottom w:val="none" w:sz="0" w:space="0" w:color="auto"/>
        <w:right w:val="none" w:sz="0" w:space="0" w:color="auto"/>
      </w:divBdr>
    </w:div>
    <w:div w:id="1186751935">
      <w:marLeft w:val="0"/>
      <w:marRight w:val="0"/>
      <w:marTop w:val="0"/>
      <w:marBottom w:val="0"/>
      <w:divBdr>
        <w:top w:val="none" w:sz="0" w:space="0" w:color="auto"/>
        <w:left w:val="none" w:sz="0" w:space="0" w:color="auto"/>
        <w:bottom w:val="none" w:sz="0" w:space="0" w:color="auto"/>
        <w:right w:val="none" w:sz="0" w:space="0" w:color="auto"/>
      </w:divBdr>
    </w:div>
    <w:div w:id="1186791724">
      <w:marLeft w:val="0"/>
      <w:marRight w:val="0"/>
      <w:marTop w:val="0"/>
      <w:marBottom w:val="0"/>
      <w:divBdr>
        <w:top w:val="none" w:sz="0" w:space="0" w:color="auto"/>
        <w:left w:val="none" w:sz="0" w:space="0" w:color="auto"/>
        <w:bottom w:val="none" w:sz="0" w:space="0" w:color="auto"/>
        <w:right w:val="none" w:sz="0" w:space="0" w:color="auto"/>
      </w:divBdr>
    </w:div>
    <w:div w:id="1186793964">
      <w:marLeft w:val="0"/>
      <w:marRight w:val="0"/>
      <w:marTop w:val="0"/>
      <w:marBottom w:val="0"/>
      <w:divBdr>
        <w:top w:val="none" w:sz="0" w:space="0" w:color="auto"/>
        <w:left w:val="none" w:sz="0" w:space="0" w:color="auto"/>
        <w:bottom w:val="none" w:sz="0" w:space="0" w:color="auto"/>
        <w:right w:val="none" w:sz="0" w:space="0" w:color="auto"/>
      </w:divBdr>
    </w:div>
    <w:div w:id="1186822491">
      <w:bodyDiv w:val="1"/>
      <w:marLeft w:val="0"/>
      <w:marRight w:val="0"/>
      <w:marTop w:val="0"/>
      <w:marBottom w:val="0"/>
      <w:divBdr>
        <w:top w:val="none" w:sz="0" w:space="0" w:color="auto"/>
        <w:left w:val="none" w:sz="0" w:space="0" w:color="auto"/>
        <w:bottom w:val="none" w:sz="0" w:space="0" w:color="auto"/>
        <w:right w:val="none" w:sz="0" w:space="0" w:color="auto"/>
      </w:divBdr>
    </w:div>
    <w:div w:id="1187018612">
      <w:marLeft w:val="0"/>
      <w:marRight w:val="0"/>
      <w:marTop w:val="0"/>
      <w:marBottom w:val="0"/>
      <w:divBdr>
        <w:top w:val="none" w:sz="0" w:space="0" w:color="auto"/>
        <w:left w:val="none" w:sz="0" w:space="0" w:color="auto"/>
        <w:bottom w:val="none" w:sz="0" w:space="0" w:color="auto"/>
        <w:right w:val="none" w:sz="0" w:space="0" w:color="auto"/>
      </w:divBdr>
    </w:div>
    <w:div w:id="1187135247">
      <w:marLeft w:val="0"/>
      <w:marRight w:val="0"/>
      <w:marTop w:val="0"/>
      <w:marBottom w:val="0"/>
      <w:divBdr>
        <w:top w:val="none" w:sz="0" w:space="0" w:color="auto"/>
        <w:left w:val="none" w:sz="0" w:space="0" w:color="auto"/>
        <w:bottom w:val="none" w:sz="0" w:space="0" w:color="auto"/>
        <w:right w:val="none" w:sz="0" w:space="0" w:color="auto"/>
      </w:divBdr>
    </w:div>
    <w:div w:id="1187215462">
      <w:marLeft w:val="0"/>
      <w:marRight w:val="0"/>
      <w:marTop w:val="0"/>
      <w:marBottom w:val="0"/>
      <w:divBdr>
        <w:top w:val="none" w:sz="0" w:space="0" w:color="auto"/>
        <w:left w:val="none" w:sz="0" w:space="0" w:color="auto"/>
        <w:bottom w:val="none" w:sz="0" w:space="0" w:color="auto"/>
        <w:right w:val="none" w:sz="0" w:space="0" w:color="auto"/>
      </w:divBdr>
    </w:div>
    <w:div w:id="1187257045">
      <w:marLeft w:val="0"/>
      <w:marRight w:val="0"/>
      <w:marTop w:val="0"/>
      <w:marBottom w:val="0"/>
      <w:divBdr>
        <w:top w:val="none" w:sz="0" w:space="0" w:color="auto"/>
        <w:left w:val="none" w:sz="0" w:space="0" w:color="auto"/>
        <w:bottom w:val="none" w:sz="0" w:space="0" w:color="auto"/>
        <w:right w:val="none" w:sz="0" w:space="0" w:color="auto"/>
      </w:divBdr>
    </w:div>
    <w:div w:id="1187330198">
      <w:marLeft w:val="0"/>
      <w:marRight w:val="0"/>
      <w:marTop w:val="0"/>
      <w:marBottom w:val="0"/>
      <w:divBdr>
        <w:top w:val="none" w:sz="0" w:space="0" w:color="auto"/>
        <w:left w:val="none" w:sz="0" w:space="0" w:color="auto"/>
        <w:bottom w:val="none" w:sz="0" w:space="0" w:color="auto"/>
        <w:right w:val="none" w:sz="0" w:space="0" w:color="auto"/>
      </w:divBdr>
    </w:div>
    <w:div w:id="1187447237">
      <w:marLeft w:val="0"/>
      <w:marRight w:val="0"/>
      <w:marTop w:val="0"/>
      <w:marBottom w:val="0"/>
      <w:divBdr>
        <w:top w:val="none" w:sz="0" w:space="0" w:color="auto"/>
        <w:left w:val="none" w:sz="0" w:space="0" w:color="auto"/>
        <w:bottom w:val="none" w:sz="0" w:space="0" w:color="auto"/>
        <w:right w:val="none" w:sz="0" w:space="0" w:color="auto"/>
      </w:divBdr>
    </w:div>
    <w:div w:id="1187450710">
      <w:marLeft w:val="0"/>
      <w:marRight w:val="0"/>
      <w:marTop w:val="0"/>
      <w:marBottom w:val="0"/>
      <w:divBdr>
        <w:top w:val="none" w:sz="0" w:space="0" w:color="auto"/>
        <w:left w:val="none" w:sz="0" w:space="0" w:color="auto"/>
        <w:bottom w:val="none" w:sz="0" w:space="0" w:color="auto"/>
        <w:right w:val="none" w:sz="0" w:space="0" w:color="auto"/>
      </w:divBdr>
    </w:div>
    <w:div w:id="1187451050">
      <w:marLeft w:val="0"/>
      <w:marRight w:val="0"/>
      <w:marTop w:val="0"/>
      <w:marBottom w:val="0"/>
      <w:divBdr>
        <w:top w:val="none" w:sz="0" w:space="0" w:color="auto"/>
        <w:left w:val="none" w:sz="0" w:space="0" w:color="auto"/>
        <w:bottom w:val="none" w:sz="0" w:space="0" w:color="auto"/>
        <w:right w:val="none" w:sz="0" w:space="0" w:color="auto"/>
      </w:divBdr>
    </w:div>
    <w:div w:id="1187477441">
      <w:marLeft w:val="0"/>
      <w:marRight w:val="0"/>
      <w:marTop w:val="0"/>
      <w:marBottom w:val="0"/>
      <w:divBdr>
        <w:top w:val="none" w:sz="0" w:space="0" w:color="auto"/>
        <w:left w:val="none" w:sz="0" w:space="0" w:color="auto"/>
        <w:bottom w:val="none" w:sz="0" w:space="0" w:color="auto"/>
        <w:right w:val="none" w:sz="0" w:space="0" w:color="auto"/>
      </w:divBdr>
    </w:div>
    <w:div w:id="1187477757">
      <w:marLeft w:val="0"/>
      <w:marRight w:val="0"/>
      <w:marTop w:val="0"/>
      <w:marBottom w:val="0"/>
      <w:divBdr>
        <w:top w:val="none" w:sz="0" w:space="0" w:color="auto"/>
        <w:left w:val="none" w:sz="0" w:space="0" w:color="auto"/>
        <w:bottom w:val="none" w:sz="0" w:space="0" w:color="auto"/>
        <w:right w:val="none" w:sz="0" w:space="0" w:color="auto"/>
      </w:divBdr>
    </w:div>
    <w:div w:id="1187595006">
      <w:marLeft w:val="0"/>
      <w:marRight w:val="0"/>
      <w:marTop w:val="0"/>
      <w:marBottom w:val="0"/>
      <w:divBdr>
        <w:top w:val="none" w:sz="0" w:space="0" w:color="auto"/>
        <w:left w:val="none" w:sz="0" w:space="0" w:color="auto"/>
        <w:bottom w:val="none" w:sz="0" w:space="0" w:color="auto"/>
        <w:right w:val="none" w:sz="0" w:space="0" w:color="auto"/>
      </w:divBdr>
    </w:div>
    <w:div w:id="1187601653">
      <w:marLeft w:val="0"/>
      <w:marRight w:val="0"/>
      <w:marTop w:val="0"/>
      <w:marBottom w:val="0"/>
      <w:divBdr>
        <w:top w:val="none" w:sz="0" w:space="0" w:color="auto"/>
        <w:left w:val="none" w:sz="0" w:space="0" w:color="auto"/>
        <w:bottom w:val="none" w:sz="0" w:space="0" w:color="auto"/>
        <w:right w:val="none" w:sz="0" w:space="0" w:color="auto"/>
      </w:divBdr>
    </w:div>
    <w:div w:id="1187718437">
      <w:marLeft w:val="0"/>
      <w:marRight w:val="0"/>
      <w:marTop w:val="0"/>
      <w:marBottom w:val="0"/>
      <w:divBdr>
        <w:top w:val="none" w:sz="0" w:space="0" w:color="auto"/>
        <w:left w:val="none" w:sz="0" w:space="0" w:color="auto"/>
        <w:bottom w:val="none" w:sz="0" w:space="0" w:color="auto"/>
        <w:right w:val="none" w:sz="0" w:space="0" w:color="auto"/>
      </w:divBdr>
    </w:div>
    <w:div w:id="1187982100">
      <w:marLeft w:val="0"/>
      <w:marRight w:val="0"/>
      <w:marTop w:val="0"/>
      <w:marBottom w:val="0"/>
      <w:divBdr>
        <w:top w:val="none" w:sz="0" w:space="0" w:color="auto"/>
        <w:left w:val="none" w:sz="0" w:space="0" w:color="auto"/>
        <w:bottom w:val="none" w:sz="0" w:space="0" w:color="auto"/>
        <w:right w:val="none" w:sz="0" w:space="0" w:color="auto"/>
      </w:divBdr>
    </w:div>
    <w:div w:id="1187983890">
      <w:marLeft w:val="0"/>
      <w:marRight w:val="0"/>
      <w:marTop w:val="0"/>
      <w:marBottom w:val="0"/>
      <w:divBdr>
        <w:top w:val="none" w:sz="0" w:space="0" w:color="auto"/>
        <w:left w:val="none" w:sz="0" w:space="0" w:color="auto"/>
        <w:bottom w:val="none" w:sz="0" w:space="0" w:color="auto"/>
        <w:right w:val="none" w:sz="0" w:space="0" w:color="auto"/>
      </w:divBdr>
    </w:div>
    <w:div w:id="1188132940">
      <w:marLeft w:val="0"/>
      <w:marRight w:val="0"/>
      <w:marTop w:val="0"/>
      <w:marBottom w:val="0"/>
      <w:divBdr>
        <w:top w:val="none" w:sz="0" w:space="0" w:color="auto"/>
        <w:left w:val="none" w:sz="0" w:space="0" w:color="auto"/>
        <w:bottom w:val="none" w:sz="0" w:space="0" w:color="auto"/>
        <w:right w:val="none" w:sz="0" w:space="0" w:color="auto"/>
      </w:divBdr>
    </w:div>
    <w:div w:id="1188134748">
      <w:bodyDiv w:val="1"/>
      <w:marLeft w:val="0"/>
      <w:marRight w:val="0"/>
      <w:marTop w:val="0"/>
      <w:marBottom w:val="0"/>
      <w:divBdr>
        <w:top w:val="none" w:sz="0" w:space="0" w:color="auto"/>
        <w:left w:val="none" w:sz="0" w:space="0" w:color="auto"/>
        <w:bottom w:val="none" w:sz="0" w:space="0" w:color="auto"/>
        <w:right w:val="none" w:sz="0" w:space="0" w:color="auto"/>
      </w:divBdr>
    </w:div>
    <w:div w:id="1188181004">
      <w:marLeft w:val="0"/>
      <w:marRight w:val="0"/>
      <w:marTop w:val="0"/>
      <w:marBottom w:val="0"/>
      <w:divBdr>
        <w:top w:val="none" w:sz="0" w:space="0" w:color="auto"/>
        <w:left w:val="none" w:sz="0" w:space="0" w:color="auto"/>
        <w:bottom w:val="none" w:sz="0" w:space="0" w:color="auto"/>
        <w:right w:val="none" w:sz="0" w:space="0" w:color="auto"/>
      </w:divBdr>
    </w:div>
    <w:div w:id="1188251219">
      <w:marLeft w:val="0"/>
      <w:marRight w:val="0"/>
      <w:marTop w:val="0"/>
      <w:marBottom w:val="0"/>
      <w:divBdr>
        <w:top w:val="none" w:sz="0" w:space="0" w:color="auto"/>
        <w:left w:val="none" w:sz="0" w:space="0" w:color="auto"/>
        <w:bottom w:val="none" w:sz="0" w:space="0" w:color="auto"/>
        <w:right w:val="none" w:sz="0" w:space="0" w:color="auto"/>
      </w:divBdr>
    </w:div>
    <w:div w:id="1188252066">
      <w:marLeft w:val="0"/>
      <w:marRight w:val="0"/>
      <w:marTop w:val="0"/>
      <w:marBottom w:val="0"/>
      <w:divBdr>
        <w:top w:val="none" w:sz="0" w:space="0" w:color="auto"/>
        <w:left w:val="none" w:sz="0" w:space="0" w:color="auto"/>
        <w:bottom w:val="none" w:sz="0" w:space="0" w:color="auto"/>
        <w:right w:val="none" w:sz="0" w:space="0" w:color="auto"/>
      </w:divBdr>
    </w:div>
    <w:div w:id="1188324971">
      <w:marLeft w:val="0"/>
      <w:marRight w:val="0"/>
      <w:marTop w:val="0"/>
      <w:marBottom w:val="0"/>
      <w:divBdr>
        <w:top w:val="none" w:sz="0" w:space="0" w:color="auto"/>
        <w:left w:val="none" w:sz="0" w:space="0" w:color="auto"/>
        <w:bottom w:val="none" w:sz="0" w:space="0" w:color="auto"/>
        <w:right w:val="none" w:sz="0" w:space="0" w:color="auto"/>
      </w:divBdr>
    </w:div>
    <w:div w:id="1188447150">
      <w:marLeft w:val="0"/>
      <w:marRight w:val="0"/>
      <w:marTop w:val="0"/>
      <w:marBottom w:val="0"/>
      <w:divBdr>
        <w:top w:val="none" w:sz="0" w:space="0" w:color="auto"/>
        <w:left w:val="none" w:sz="0" w:space="0" w:color="auto"/>
        <w:bottom w:val="none" w:sz="0" w:space="0" w:color="auto"/>
        <w:right w:val="none" w:sz="0" w:space="0" w:color="auto"/>
      </w:divBdr>
    </w:div>
    <w:div w:id="1188447536">
      <w:marLeft w:val="0"/>
      <w:marRight w:val="0"/>
      <w:marTop w:val="0"/>
      <w:marBottom w:val="0"/>
      <w:divBdr>
        <w:top w:val="none" w:sz="0" w:space="0" w:color="auto"/>
        <w:left w:val="none" w:sz="0" w:space="0" w:color="auto"/>
        <w:bottom w:val="none" w:sz="0" w:space="0" w:color="auto"/>
        <w:right w:val="none" w:sz="0" w:space="0" w:color="auto"/>
      </w:divBdr>
    </w:div>
    <w:div w:id="1188447839">
      <w:marLeft w:val="0"/>
      <w:marRight w:val="0"/>
      <w:marTop w:val="0"/>
      <w:marBottom w:val="0"/>
      <w:divBdr>
        <w:top w:val="none" w:sz="0" w:space="0" w:color="auto"/>
        <w:left w:val="none" w:sz="0" w:space="0" w:color="auto"/>
        <w:bottom w:val="none" w:sz="0" w:space="0" w:color="auto"/>
        <w:right w:val="none" w:sz="0" w:space="0" w:color="auto"/>
      </w:divBdr>
    </w:div>
    <w:div w:id="1188451630">
      <w:marLeft w:val="0"/>
      <w:marRight w:val="0"/>
      <w:marTop w:val="0"/>
      <w:marBottom w:val="0"/>
      <w:divBdr>
        <w:top w:val="none" w:sz="0" w:space="0" w:color="auto"/>
        <w:left w:val="none" w:sz="0" w:space="0" w:color="auto"/>
        <w:bottom w:val="none" w:sz="0" w:space="0" w:color="auto"/>
        <w:right w:val="none" w:sz="0" w:space="0" w:color="auto"/>
      </w:divBdr>
    </w:div>
    <w:div w:id="1188522201">
      <w:marLeft w:val="0"/>
      <w:marRight w:val="0"/>
      <w:marTop w:val="0"/>
      <w:marBottom w:val="0"/>
      <w:divBdr>
        <w:top w:val="none" w:sz="0" w:space="0" w:color="auto"/>
        <w:left w:val="none" w:sz="0" w:space="0" w:color="auto"/>
        <w:bottom w:val="none" w:sz="0" w:space="0" w:color="auto"/>
        <w:right w:val="none" w:sz="0" w:space="0" w:color="auto"/>
      </w:divBdr>
    </w:div>
    <w:div w:id="1188561989">
      <w:marLeft w:val="0"/>
      <w:marRight w:val="0"/>
      <w:marTop w:val="0"/>
      <w:marBottom w:val="0"/>
      <w:divBdr>
        <w:top w:val="none" w:sz="0" w:space="0" w:color="auto"/>
        <w:left w:val="none" w:sz="0" w:space="0" w:color="auto"/>
        <w:bottom w:val="none" w:sz="0" w:space="0" w:color="auto"/>
        <w:right w:val="none" w:sz="0" w:space="0" w:color="auto"/>
      </w:divBdr>
    </w:div>
    <w:div w:id="1188567968">
      <w:marLeft w:val="0"/>
      <w:marRight w:val="0"/>
      <w:marTop w:val="0"/>
      <w:marBottom w:val="0"/>
      <w:divBdr>
        <w:top w:val="none" w:sz="0" w:space="0" w:color="auto"/>
        <w:left w:val="none" w:sz="0" w:space="0" w:color="auto"/>
        <w:bottom w:val="none" w:sz="0" w:space="0" w:color="auto"/>
        <w:right w:val="none" w:sz="0" w:space="0" w:color="auto"/>
      </w:divBdr>
    </w:div>
    <w:div w:id="1188639146">
      <w:marLeft w:val="0"/>
      <w:marRight w:val="0"/>
      <w:marTop w:val="0"/>
      <w:marBottom w:val="0"/>
      <w:divBdr>
        <w:top w:val="none" w:sz="0" w:space="0" w:color="auto"/>
        <w:left w:val="none" w:sz="0" w:space="0" w:color="auto"/>
        <w:bottom w:val="none" w:sz="0" w:space="0" w:color="auto"/>
        <w:right w:val="none" w:sz="0" w:space="0" w:color="auto"/>
      </w:divBdr>
    </w:div>
    <w:div w:id="1188642171">
      <w:marLeft w:val="0"/>
      <w:marRight w:val="0"/>
      <w:marTop w:val="0"/>
      <w:marBottom w:val="0"/>
      <w:divBdr>
        <w:top w:val="none" w:sz="0" w:space="0" w:color="auto"/>
        <w:left w:val="none" w:sz="0" w:space="0" w:color="auto"/>
        <w:bottom w:val="none" w:sz="0" w:space="0" w:color="auto"/>
        <w:right w:val="none" w:sz="0" w:space="0" w:color="auto"/>
      </w:divBdr>
    </w:div>
    <w:div w:id="1188642848">
      <w:marLeft w:val="0"/>
      <w:marRight w:val="0"/>
      <w:marTop w:val="0"/>
      <w:marBottom w:val="0"/>
      <w:divBdr>
        <w:top w:val="none" w:sz="0" w:space="0" w:color="auto"/>
        <w:left w:val="none" w:sz="0" w:space="0" w:color="auto"/>
        <w:bottom w:val="none" w:sz="0" w:space="0" w:color="auto"/>
        <w:right w:val="none" w:sz="0" w:space="0" w:color="auto"/>
      </w:divBdr>
    </w:div>
    <w:div w:id="1188835004">
      <w:marLeft w:val="0"/>
      <w:marRight w:val="0"/>
      <w:marTop w:val="0"/>
      <w:marBottom w:val="0"/>
      <w:divBdr>
        <w:top w:val="none" w:sz="0" w:space="0" w:color="auto"/>
        <w:left w:val="none" w:sz="0" w:space="0" w:color="auto"/>
        <w:bottom w:val="none" w:sz="0" w:space="0" w:color="auto"/>
        <w:right w:val="none" w:sz="0" w:space="0" w:color="auto"/>
      </w:divBdr>
    </w:div>
    <w:div w:id="1188911784">
      <w:marLeft w:val="0"/>
      <w:marRight w:val="0"/>
      <w:marTop w:val="0"/>
      <w:marBottom w:val="0"/>
      <w:divBdr>
        <w:top w:val="none" w:sz="0" w:space="0" w:color="auto"/>
        <w:left w:val="none" w:sz="0" w:space="0" w:color="auto"/>
        <w:bottom w:val="none" w:sz="0" w:space="0" w:color="auto"/>
        <w:right w:val="none" w:sz="0" w:space="0" w:color="auto"/>
      </w:divBdr>
    </w:div>
    <w:div w:id="1188955229">
      <w:marLeft w:val="0"/>
      <w:marRight w:val="0"/>
      <w:marTop w:val="0"/>
      <w:marBottom w:val="0"/>
      <w:divBdr>
        <w:top w:val="none" w:sz="0" w:space="0" w:color="auto"/>
        <w:left w:val="none" w:sz="0" w:space="0" w:color="auto"/>
        <w:bottom w:val="none" w:sz="0" w:space="0" w:color="auto"/>
        <w:right w:val="none" w:sz="0" w:space="0" w:color="auto"/>
      </w:divBdr>
    </w:div>
    <w:div w:id="1188983522">
      <w:marLeft w:val="0"/>
      <w:marRight w:val="0"/>
      <w:marTop w:val="0"/>
      <w:marBottom w:val="0"/>
      <w:divBdr>
        <w:top w:val="none" w:sz="0" w:space="0" w:color="auto"/>
        <w:left w:val="none" w:sz="0" w:space="0" w:color="auto"/>
        <w:bottom w:val="none" w:sz="0" w:space="0" w:color="auto"/>
        <w:right w:val="none" w:sz="0" w:space="0" w:color="auto"/>
      </w:divBdr>
    </w:div>
    <w:div w:id="1188985226">
      <w:marLeft w:val="0"/>
      <w:marRight w:val="0"/>
      <w:marTop w:val="0"/>
      <w:marBottom w:val="0"/>
      <w:divBdr>
        <w:top w:val="none" w:sz="0" w:space="0" w:color="auto"/>
        <w:left w:val="none" w:sz="0" w:space="0" w:color="auto"/>
        <w:bottom w:val="none" w:sz="0" w:space="0" w:color="auto"/>
        <w:right w:val="none" w:sz="0" w:space="0" w:color="auto"/>
      </w:divBdr>
    </w:div>
    <w:div w:id="1189028900">
      <w:marLeft w:val="0"/>
      <w:marRight w:val="0"/>
      <w:marTop w:val="0"/>
      <w:marBottom w:val="0"/>
      <w:divBdr>
        <w:top w:val="none" w:sz="0" w:space="0" w:color="auto"/>
        <w:left w:val="none" w:sz="0" w:space="0" w:color="auto"/>
        <w:bottom w:val="none" w:sz="0" w:space="0" w:color="auto"/>
        <w:right w:val="none" w:sz="0" w:space="0" w:color="auto"/>
      </w:divBdr>
    </w:div>
    <w:div w:id="1189101216">
      <w:marLeft w:val="0"/>
      <w:marRight w:val="0"/>
      <w:marTop w:val="0"/>
      <w:marBottom w:val="0"/>
      <w:divBdr>
        <w:top w:val="none" w:sz="0" w:space="0" w:color="auto"/>
        <w:left w:val="none" w:sz="0" w:space="0" w:color="auto"/>
        <w:bottom w:val="none" w:sz="0" w:space="0" w:color="auto"/>
        <w:right w:val="none" w:sz="0" w:space="0" w:color="auto"/>
      </w:divBdr>
    </w:div>
    <w:div w:id="1189179805">
      <w:marLeft w:val="0"/>
      <w:marRight w:val="0"/>
      <w:marTop w:val="0"/>
      <w:marBottom w:val="0"/>
      <w:divBdr>
        <w:top w:val="none" w:sz="0" w:space="0" w:color="auto"/>
        <w:left w:val="none" w:sz="0" w:space="0" w:color="auto"/>
        <w:bottom w:val="none" w:sz="0" w:space="0" w:color="auto"/>
        <w:right w:val="none" w:sz="0" w:space="0" w:color="auto"/>
      </w:divBdr>
    </w:div>
    <w:div w:id="1189293188">
      <w:marLeft w:val="0"/>
      <w:marRight w:val="0"/>
      <w:marTop w:val="0"/>
      <w:marBottom w:val="0"/>
      <w:divBdr>
        <w:top w:val="none" w:sz="0" w:space="0" w:color="auto"/>
        <w:left w:val="none" w:sz="0" w:space="0" w:color="auto"/>
        <w:bottom w:val="none" w:sz="0" w:space="0" w:color="auto"/>
        <w:right w:val="none" w:sz="0" w:space="0" w:color="auto"/>
      </w:divBdr>
    </w:div>
    <w:div w:id="1189413413">
      <w:marLeft w:val="0"/>
      <w:marRight w:val="0"/>
      <w:marTop w:val="0"/>
      <w:marBottom w:val="0"/>
      <w:divBdr>
        <w:top w:val="none" w:sz="0" w:space="0" w:color="auto"/>
        <w:left w:val="none" w:sz="0" w:space="0" w:color="auto"/>
        <w:bottom w:val="none" w:sz="0" w:space="0" w:color="auto"/>
        <w:right w:val="none" w:sz="0" w:space="0" w:color="auto"/>
      </w:divBdr>
    </w:div>
    <w:div w:id="1189484906">
      <w:marLeft w:val="0"/>
      <w:marRight w:val="0"/>
      <w:marTop w:val="0"/>
      <w:marBottom w:val="0"/>
      <w:divBdr>
        <w:top w:val="none" w:sz="0" w:space="0" w:color="auto"/>
        <w:left w:val="none" w:sz="0" w:space="0" w:color="auto"/>
        <w:bottom w:val="none" w:sz="0" w:space="0" w:color="auto"/>
        <w:right w:val="none" w:sz="0" w:space="0" w:color="auto"/>
      </w:divBdr>
    </w:div>
    <w:div w:id="1189485147">
      <w:marLeft w:val="0"/>
      <w:marRight w:val="0"/>
      <w:marTop w:val="0"/>
      <w:marBottom w:val="0"/>
      <w:divBdr>
        <w:top w:val="none" w:sz="0" w:space="0" w:color="auto"/>
        <w:left w:val="none" w:sz="0" w:space="0" w:color="auto"/>
        <w:bottom w:val="none" w:sz="0" w:space="0" w:color="auto"/>
        <w:right w:val="none" w:sz="0" w:space="0" w:color="auto"/>
      </w:divBdr>
    </w:div>
    <w:div w:id="1189610878">
      <w:bodyDiv w:val="1"/>
      <w:marLeft w:val="0"/>
      <w:marRight w:val="0"/>
      <w:marTop w:val="0"/>
      <w:marBottom w:val="0"/>
      <w:divBdr>
        <w:top w:val="none" w:sz="0" w:space="0" w:color="auto"/>
        <w:left w:val="none" w:sz="0" w:space="0" w:color="auto"/>
        <w:bottom w:val="none" w:sz="0" w:space="0" w:color="auto"/>
        <w:right w:val="none" w:sz="0" w:space="0" w:color="auto"/>
      </w:divBdr>
    </w:div>
    <w:div w:id="1189681445">
      <w:marLeft w:val="0"/>
      <w:marRight w:val="0"/>
      <w:marTop w:val="0"/>
      <w:marBottom w:val="0"/>
      <w:divBdr>
        <w:top w:val="none" w:sz="0" w:space="0" w:color="auto"/>
        <w:left w:val="none" w:sz="0" w:space="0" w:color="auto"/>
        <w:bottom w:val="none" w:sz="0" w:space="0" w:color="auto"/>
        <w:right w:val="none" w:sz="0" w:space="0" w:color="auto"/>
      </w:divBdr>
    </w:div>
    <w:div w:id="1189682360">
      <w:marLeft w:val="0"/>
      <w:marRight w:val="0"/>
      <w:marTop w:val="0"/>
      <w:marBottom w:val="0"/>
      <w:divBdr>
        <w:top w:val="none" w:sz="0" w:space="0" w:color="auto"/>
        <w:left w:val="none" w:sz="0" w:space="0" w:color="auto"/>
        <w:bottom w:val="none" w:sz="0" w:space="0" w:color="auto"/>
        <w:right w:val="none" w:sz="0" w:space="0" w:color="auto"/>
      </w:divBdr>
    </w:div>
    <w:div w:id="1189758748">
      <w:marLeft w:val="0"/>
      <w:marRight w:val="0"/>
      <w:marTop w:val="0"/>
      <w:marBottom w:val="0"/>
      <w:divBdr>
        <w:top w:val="none" w:sz="0" w:space="0" w:color="auto"/>
        <w:left w:val="none" w:sz="0" w:space="0" w:color="auto"/>
        <w:bottom w:val="none" w:sz="0" w:space="0" w:color="auto"/>
        <w:right w:val="none" w:sz="0" w:space="0" w:color="auto"/>
      </w:divBdr>
    </w:div>
    <w:div w:id="1189873228">
      <w:marLeft w:val="0"/>
      <w:marRight w:val="0"/>
      <w:marTop w:val="0"/>
      <w:marBottom w:val="0"/>
      <w:divBdr>
        <w:top w:val="none" w:sz="0" w:space="0" w:color="auto"/>
        <w:left w:val="none" w:sz="0" w:space="0" w:color="auto"/>
        <w:bottom w:val="none" w:sz="0" w:space="0" w:color="auto"/>
        <w:right w:val="none" w:sz="0" w:space="0" w:color="auto"/>
      </w:divBdr>
    </w:div>
    <w:div w:id="1189878571">
      <w:marLeft w:val="0"/>
      <w:marRight w:val="0"/>
      <w:marTop w:val="0"/>
      <w:marBottom w:val="0"/>
      <w:divBdr>
        <w:top w:val="none" w:sz="0" w:space="0" w:color="auto"/>
        <w:left w:val="none" w:sz="0" w:space="0" w:color="auto"/>
        <w:bottom w:val="none" w:sz="0" w:space="0" w:color="auto"/>
        <w:right w:val="none" w:sz="0" w:space="0" w:color="auto"/>
      </w:divBdr>
    </w:div>
    <w:div w:id="1190100235">
      <w:marLeft w:val="0"/>
      <w:marRight w:val="0"/>
      <w:marTop w:val="0"/>
      <w:marBottom w:val="0"/>
      <w:divBdr>
        <w:top w:val="none" w:sz="0" w:space="0" w:color="auto"/>
        <w:left w:val="none" w:sz="0" w:space="0" w:color="auto"/>
        <w:bottom w:val="none" w:sz="0" w:space="0" w:color="auto"/>
        <w:right w:val="none" w:sz="0" w:space="0" w:color="auto"/>
      </w:divBdr>
    </w:div>
    <w:div w:id="1190294192">
      <w:marLeft w:val="0"/>
      <w:marRight w:val="0"/>
      <w:marTop w:val="0"/>
      <w:marBottom w:val="0"/>
      <w:divBdr>
        <w:top w:val="none" w:sz="0" w:space="0" w:color="auto"/>
        <w:left w:val="none" w:sz="0" w:space="0" w:color="auto"/>
        <w:bottom w:val="none" w:sz="0" w:space="0" w:color="auto"/>
        <w:right w:val="none" w:sz="0" w:space="0" w:color="auto"/>
      </w:divBdr>
    </w:div>
    <w:div w:id="1190332610">
      <w:marLeft w:val="0"/>
      <w:marRight w:val="0"/>
      <w:marTop w:val="0"/>
      <w:marBottom w:val="0"/>
      <w:divBdr>
        <w:top w:val="none" w:sz="0" w:space="0" w:color="auto"/>
        <w:left w:val="none" w:sz="0" w:space="0" w:color="auto"/>
        <w:bottom w:val="none" w:sz="0" w:space="0" w:color="auto"/>
        <w:right w:val="none" w:sz="0" w:space="0" w:color="auto"/>
      </w:divBdr>
    </w:div>
    <w:div w:id="1190408224">
      <w:marLeft w:val="0"/>
      <w:marRight w:val="0"/>
      <w:marTop w:val="0"/>
      <w:marBottom w:val="0"/>
      <w:divBdr>
        <w:top w:val="none" w:sz="0" w:space="0" w:color="auto"/>
        <w:left w:val="none" w:sz="0" w:space="0" w:color="auto"/>
        <w:bottom w:val="none" w:sz="0" w:space="0" w:color="auto"/>
        <w:right w:val="none" w:sz="0" w:space="0" w:color="auto"/>
      </w:divBdr>
    </w:div>
    <w:div w:id="1190409872">
      <w:marLeft w:val="0"/>
      <w:marRight w:val="0"/>
      <w:marTop w:val="0"/>
      <w:marBottom w:val="0"/>
      <w:divBdr>
        <w:top w:val="none" w:sz="0" w:space="0" w:color="auto"/>
        <w:left w:val="none" w:sz="0" w:space="0" w:color="auto"/>
        <w:bottom w:val="none" w:sz="0" w:space="0" w:color="auto"/>
        <w:right w:val="none" w:sz="0" w:space="0" w:color="auto"/>
      </w:divBdr>
    </w:div>
    <w:div w:id="1190411457">
      <w:marLeft w:val="0"/>
      <w:marRight w:val="0"/>
      <w:marTop w:val="0"/>
      <w:marBottom w:val="0"/>
      <w:divBdr>
        <w:top w:val="none" w:sz="0" w:space="0" w:color="auto"/>
        <w:left w:val="none" w:sz="0" w:space="0" w:color="auto"/>
        <w:bottom w:val="none" w:sz="0" w:space="0" w:color="auto"/>
        <w:right w:val="none" w:sz="0" w:space="0" w:color="auto"/>
      </w:divBdr>
    </w:div>
    <w:div w:id="1190412492">
      <w:marLeft w:val="0"/>
      <w:marRight w:val="0"/>
      <w:marTop w:val="0"/>
      <w:marBottom w:val="0"/>
      <w:divBdr>
        <w:top w:val="none" w:sz="0" w:space="0" w:color="auto"/>
        <w:left w:val="none" w:sz="0" w:space="0" w:color="auto"/>
        <w:bottom w:val="none" w:sz="0" w:space="0" w:color="auto"/>
        <w:right w:val="none" w:sz="0" w:space="0" w:color="auto"/>
      </w:divBdr>
    </w:div>
    <w:div w:id="1190416096">
      <w:marLeft w:val="0"/>
      <w:marRight w:val="0"/>
      <w:marTop w:val="0"/>
      <w:marBottom w:val="0"/>
      <w:divBdr>
        <w:top w:val="none" w:sz="0" w:space="0" w:color="auto"/>
        <w:left w:val="none" w:sz="0" w:space="0" w:color="auto"/>
        <w:bottom w:val="none" w:sz="0" w:space="0" w:color="auto"/>
        <w:right w:val="none" w:sz="0" w:space="0" w:color="auto"/>
      </w:divBdr>
    </w:div>
    <w:div w:id="1190416909">
      <w:marLeft w:val="0"/>
      <w:marRight w:val="0"/>
      <w:marTop w:val="0"/>
      <w:marBottom w:val="0"/>
      <w:divBdr>
        <w:top w:val="none" w:sz="0" w:space="0" w:color="auto"/>
        <w:left w:val="none" w:sz="0" w:space="0" w:color="auto"/>
        <w:bottom w:val="none" w:sz="0" w:space="0" w:color="auto"/>
        <w:right w:val="none" w:sz="0" w:space="0" w:color="auto"/>
      </w:divBdr>
    </w:div>
    <w:div w:id="1190417306">
      <w:marLeft w:val="0"/>
      <w:marRight w:val="0"/>
      <w:marTop w:val="0"/>
      <w:marBottom w:val="0"/>
      <w:divBdr>
        <w:top w:val="none" w:sz="0" w:space="0" w:color="auto"/>
        <w:left w:val="none" w:sz="0" w:space="0" w:color="auto"/>
        <w:bottom w:val="none" w:sz="0" w:space="0" w:color="auto"/>
        <w:right w:val="none" w:sz="0" w:space="0" w:color="auto"/>
      </w:divBdr>
    </w:div>
    <w:div w:id="1190491059">
      <w:marLeft w:val="0"/>
      <w:marRight w:val="0"/>
      <w:marTop w:val="0"/>
      <w:marBottom w:val="0"/>
      <w:divBdr>
        <w:top w:val="none" w:sz="0" w:space="0" w:color="auto"/>
        <w:left w:val="none" w:sz="0" w:space="0" w:color="auto"/>
        <w:bottom w:val="none" w:sz="0" w:space="0" w:color="auto"/>
        <w:right w:val="none" w:sz="0" w:space="0" w:color="auto"/>
      </w:divBdr>
    </w:div>
    <w:div w:id="1190685917">
      <w:bodyDiv w:val="1"/>
      <w:marLeft w:val="0"/>
      <w:marRight w:val="0"/>
      <w:marTop w:val="0"/>
      <w:marBottom w:val="0"/>
      <w:divBdr>
        <w:top w:val="none" w:sz="0" w:space="0" w:color="auto"/>
        <w:left w:val="none" w:sz="0" w:space="0" w:color="auto"/>
        <w:bottom w:val="none" w:sz="0" w:space="0" w:color="auto"/>
        <w:right w:val="none" w:sz="0" w:space="0" w:color="auto"/>
      </w:divBdr>
    </w:div>
    <w:div w:id="1190723871">
      <w:marLeft w:val="0"/>
      <w:marRight w:val="0"/>
      <w:marTop w:val="0"/>
      <w:marBottom w:val="0"/>
      <w:divBdr>
        <w:top w:val="none" w:sz="0" w:space="0" w:color="auto"/>
        <w:left w:val="none" w:sz="0" w:space="0" w:color="auto"/>
        <w:bottom w:val="none" w:sz="0" w:space="0" w:color="auto"/>
        <w:right w:val="none" w:sz="0" w:space="0" w:color="auto"/>
      </w:divBdr>
    </w:div>
    <w:div w:id="1190724521">
      <w:marLeft w:val="0"/>
      <w:marRight w:val="0"/>
      <w:marTop w:val="0"/>
      <w:marBottom w:val="0"/>
      <w:divBdr>
        <w:top w:val="none" w:sz="0" w:space="0" w:color="auto"/>
        <w:left w:val="none" w:sz="0" w:space="0" w:color="auto"/>
        <w:bottom w:val="none" w:sz="0" w:space="0" w:color="auto"/>
        <w:right w:val="none" w:sz="0" w:space="0" w:color="auto"/>
      </w:divBdr>
    </w:div>
    <w:div w:id="1190754375">
      <w:marLeft w:val="0"/>
      <w:marRight w:val="0"/>
      <w:marTop w:val="0"/>
      <w:marBottom w:val="0"/>
      <w:divBdr>
        <w:top w:val="none" w:sz="0" w:space="0" w:color="auto"/>
        <w:left w:val="none" w:sz="0" w:space="0" w:color="auto"/>
        <w:bottom w:val="none" w:sz="0" w:space="0" w:color="auto"/>
        <w:right w:val="none" w:sz="0" w:space="0" w:color="auto"/>
      </w:divBdr>
    </w:div>
    <w:div w:id="1190803419">
      <w:marLeft w:val="0"/>
      <w:marRight w:val="0"/>
      <w:marTop w:val="0"/>
      <w:marBottom w:val="0"/>
      <w:divBdr>
        <w:top w:val="none" w:sz="0" w:space="0" w:color="auto"/>
        <w:left w:val="none" w:sz="0" w:space="0" w:color="auto"/>
        <w:bottom w:val="none" w:sz="0" w:space="0" w:color="auto"/>
        <w:right w:val="none" w:sz="0" w:space="0" w:color="auto"/>
      </w:divBdr>
    </w:div>
    <w:div w:id="1190870612">
      <w:marLeft w:val="0"/>
      <w:marRight w:val="0"/>
      <w:marTop w:val="0"/>
      <w:marBottom w:val="0"/>
      <w:divBdr>
        <w:top w:val="none" w:sz="0" w:space="0" w:color="auto"/>
        <w:left w:val="none" w:sz="0" w:space="0" w:color="auto"/>
        <w:bottom w:val="none" w:sz="0" w:space="0" w:color="auto"/>
        <w:right w:val="none" w:sz="0" w:space="0" w:color="auto"/>
      </w:divBdr>
    </w:div>
    <w:div w:id="1190921092">
      <w:marLeft w:val="0"/>
      <w:marRight w:val="0"/>
      <w:marTop w:val="0"/>
      <w:marBottom w:val="0"/>
      <w:divBdr>
        <w:top w:val="none" w:sz="0" w:space="0" w:color="auto"/>
        <w:left w:val="none" w:sz="0" w:space="0" w:color="auto"/>
        <w:bottom w:val="none" w:sz="0" w:space="0" w:color="auto"/>
        <w:right w:val="none" w:sz="0" w:space="0" w:color="auto"/>
      </w:divBdr>
    </w:div>
    <w:div w:id="1190950625">
      <w:marLeft w:val="0"/>
      <w:marRight w:val="0"/>
      <w:marTop w:val="0"/>
      <w:marBottom w:val="0"/>
      <w:divBdr>
        <w:top w:val="none" w:sz="0" w:space="0" w:color="auto"/>
        <w:left w:val="none" w:sz="0" w:space="0" w:color="auto"/>
        <w:bottom w:val="none" w:sz="0" w:space="0" w:color="auto"/>
        <w:right w:val="none" w:sz="0" w:space="0" w:color="auto"/>
      </w:divBdr>
    </w:div>
    <w:div w:id="1190989780">
      <w:marLeft w:val="0"/>
      <w:marRight w:val="0"/>
      <w:marTop w:val="0"/>
      <w:marBottom w:val="0"/>
      <w:divBdr>
        <w:top w:val="none" w:sz="0" w:space="0" w:color="auto"/>
        <w:left w:val="none" w:sz="0" w:space="0" w:color="auto"/>
        <w:bottom w:val="none" w:sz="0" w:space="0" w:color="auto"/>
        <w:right w:val="none" w:sz="0" w:space="0" w:color="auto"/>
      </w:divBdr>
    </w:div>
    <w:div w:id="1191070404">
      <w:marLeft w:val="0"/>
      <w:marRight w:val="0"/>
      <w:marTop w:val="0"/>
      <w:marBottom w:val="0"/>
      <w:divBdr>
        <w:top w:val="none" w:sz="0" w:space="0" w:color="auto"/>
        <w:left w:val="none" w:sz="0" w:space="0" w:color="auto"/>
        <w:bottom w:val="none" w:sz="0" w:space="0" w:color="auto"/>
        <w:right w:val="none" w:sz="0" w:space="0" w:color="auto"/>
      </w:divBdr>
    </w:div>
    <w:div w:id="1191145562">
      <w:marLeft w:val="0"/>
      <w:marRight w:val="0"/>
      <w:marTop w:val="0"/>
      <w:marBottom w:val="0"/>
      <w:divBdr>
        <w:top w:val="none" w:sz="0" w:space="0" w:color="auto"/>
        <w:left w:val="none" w:sz="0" w:space="0" w:color="auto"/>
        <w:bottom w:val="none" w:sz="0" w:space="0" w:color="auto"/>
        <w:right w:val="none" w:sz="0" w:space="0" w:color="auto"/>
      </w:divBdr>
    </w:div>
    <w:div w:id="1191145764">
      <w:marLeft w:val="0"/>
      <w:marRight w:val="0"/>
      <w:marTop w:val="0"/>
      <w:marBottom w:val="0"/>
      <w:divBdr>
        <w:top w:val="none" w:sz="0" w:space="0" w:color="auto"/>
        <w:left w:val="none" w:sz="0" w:space="0" w:color="auto"/>
        <w:bottom w:val="none" w:sz="0" w:space="0" w:color="auto"/>
        <w:right w:val="none" w:sz="0" w:space="0" w:color="auto"/>
      </w:divBdr>
    </w:div>
    <w:div w:id="1191182610">
      <w:marLeft w:val="0"/>
      <w:marRight w:val="0"/>
      <w:marTop w:val="0"/>
      <w:marBottom w:val="0"/>
      <w:divBdr>
        <w:top w:val="none" w:sz="0" w:space="0" w:color="auto"/>
        <w:left w:val="none" w:sz="0" w:space="0" w:color="auto"/>
        <w:bottom w:val="none" w:sz="0" w:space="0" w:color="auto"/>
        <w:right w:val="none" w:sz="0" w:space="0" w:color="auto"/>
      </w:divBdr>
    </w:div>
    <w:div w:id="1191214487">
      <w:marLeft w:val="0"/>
      <w:marRight w:val="0"/>
      <w:marTop w:val="0"/>
      <w:marBottom w:val="0"/>
      <w:divBdr>
        <w:top w:val="none" w:sz="0" w:space="0" w:color="auto"/>
        <w:left w:val="none" w:sz="0" w:space="0" w:color="auto"/>
        <w:bottom w:val="none" w:sz="0" w:space="0" w:color="auto"/>
        <w:right w:val="none" w:sz="0" w:space="0" w:color="auto"/>
      </w:divBdr>
    </w:div>
    <w:div w:id="1191260519">
      <w:marLeft w:val="480"/>
      <w:marRight w:val="0"/>
      <w:marTop w:val="0"/>
      <w:marBottom w:val="0"/>
      <w:divBdr>
        <w:top w:val="none" w:sz="0" w:space="0" w:color="auto"/>
        <w:left w:val="none" w:sz="0" w:space="0" w:color="auto"/>
        <w:bottom w:val="none" w:sz="0" w:space="0" w:color="auto"/>
        <w:right w:val="none" w:sz="0" w:space="0" w:color="auto"/>
      </w:divBdr>
    </w:div>
    <w:div w:id="1191263038">
      <w:marLeft w:val="0"/>
      <w:marRight w:val="0"/>
      <w:marTop w:val="0"/>
      <w:marBottom w:val="0"/>
      <w:divBdr>
        <w:top w:val="none" w:sz="0" w:space="0" w:color="auto"/>
        <w:left w:val="none" w:sz="0" w:space="0" w:color="auto"/>
        <w:bottom w:val="none" w:sz="0" w:space="0" w:color="auto"/>
        <w:right w:val="none" w:sz="0" w:space="0" w:color="auto"/>
      </w:divBdr>
    </w:div>
    <w:div w:id="1191410711">
      <w:marLeft w:val="0"/>
      <w:marRight w:val="0"/>
      <w:marTop w:val="0"/>
      <w:marBottom w:val="0"/>
      <w:divBdr>
        <w:top w:val="none" w:sz="0" w:space="0" w:color="auto"/>
        <w:left w:val="none" w:sz="0" w:space="0" w:color="auto"/>
        <w:bottom w:val="none" w:sz="0" w:space="0" w:color="auto"/>
        <w:right w:val="none" w:sz="0" w:space="0" w:color="auto"/>
      </w:divBdr>
    </w:div>
    <w:div w:id="1191453077">
      <w:marLeft w:val="0"/>
      <w:marRight w:val="0"/>
      <w:marTop w:val="0"/>
      <w:marBottom w:val="0"/>
      <w:divBdr>
        <w:top w:val="none" w:sz="0" w:space="0" w:color="auto"/>
        <w:left w:val="none" w:sz="0" w:space="0" w:color="auto"/>
        <w:bottom w:val="none" w:sz="0" w:space="0" w:color="auto"/>
        <w:right w:val="none" w:sz="0" w:space="0" w:color="auto"/>
      </w:divBdr>
    </w:div>
    <w:div w:id="1191455489">
      <w:marLeft w:val="0"/>
      <w:marRight w:val="0"/>
      <w:marTop w:val="0"/>
      <w:marBottom w:val="0"/>
      <w:divBdr>
        <w:top w:val="none" w:sz="0" w:space="0" w:color="auto"/>
        <w:left w:val="none" w:sz="0" w:space="0" w:color="auto"/>
        <w:bottom w:val="none" w:sz="0" w:space="0" w:color="auto"/>
        <w:right w:val="none" w:sz="0" w:space="0" w:color="auto"/>
      </w:divBdr>
    </w:div>
    <w:div w:id="1191528354">
      <w:marLeft w:val="0"/>
      <w:marRight w:val="0"/>
      <w:marTop w:val="0"/>
      <w:marBottom w:val="0"/>
      <w:divBdr>
        <w:top w:val="none" w:sz="0" w:space="0" w:color="auto"/>
        <w:left w:val="none" w:sz="0" w:space="0" w:color="auto"/>
        <w:bottom w:val="none" w:sz="0" w:space="0" w:color="auto"/>
        <w:right w:val="none" w:sz="0" w:space="0" w:color="auto"/>
      </w:divBdr>
    </w:div>
    <w:div w:id="1191528897">
      <w:marLeft w:val="0"/>
      <w:marRight w:val="0"/>
      <w:marTop w:val="0"/>
      <w:marBottom w:val="0"/>
      <w:divBdr>
        <w:top w:val="none" w:sz="0" w:space="0" w:color="auto"/>
        <w:left w:val="none" w:sz="0" w:space="0" w:color="auto"/>
        <w:bottom w:val="none" w:sz="0" w:space="0" w:color="auto"/>
        <w:right w:val="none" w:sz="0" w:space="0" w:color="auto"/>
      </w:divBdr>
    </w:div>
    <w:div w:id="1191602638">
      <w:marLeft w:val="0"/>
      <w:marRight w:val="0"/>
      <w:marTop w:val="0"/>
      <w:marBottom w:val="0"/>
      <w:divBdr>
        <w:top w:val="none" w:sz="0" w:space="0" w:color="auto"/>
        <w:left w:val="none" w:sz="0" w:space="0" w:color="auto"/>
        <w:bottom w:val="none" w:sz="0" w:space="0" w:color="auto"/>
        <w:right w:val="none" w:sz="0" w:space="0" w:color="auto"/>
      </w:divBdr>
    </w:div>
    <w:div w:id="1191603058">
      <w:marLeft w:val="0"/>
      <w:marRight w:val="0"/>
      <w:marTop w:val="0"/>
      <w:marBottom w:val="0"/>
      <w:divBdr>
        <w:top w:val="none" w:sz="0" w:space="0" w:color="auto"/>
        <w:left w:val="none" w:sz="0" w:space="0" w:color="auto"/>
        <w:bottom w:val="none" w:sz="0" w:space="0" w:color="auto"/>
        <w:right w:val="none" w:sz="0" w:space="0" w:color="auto"/>
      </w:divBdr>
    </w:div>
    <w:div w:id="1191608276">
      <w:marLeft w:val="0"/>
      <w:marRight w:val="0"/>
      <w:marTop w:val="0"/>
      <w:marBottom w:val="0"/>
      <w:divBdr>
        <w:top w:val="none" w:sz="0" w:space="0" w:color="auto"/>
        <w:left w:val="none" w:sz="0" w:space="0" w:color="auto"/>
        <w:bottom w:val="none" w:sz="0" w:space="0" w:color="auto"/>
        <w:right w:val="none" w:sz="0" w:space="0" w:color="auto"/>
      </w:divBdr>
    </w:div>
    <w:div w:id="1191726457">
      <w:marLeft w:val="0"/>
      <w:marRight w:val="0"/>
      <w:marTop w:val="0"/>
      <w:marBottom w:val="0"/>
      <w:divBdr>
        <w:top w:val="none" w:sz="0" w:space="0" w:color="auto"/>
        <w:left w:val="none" w:sz="0" w:space="0" w:color="auto"/>
        <w:bottom w:val="none" w:sz="0" w:space="0" w:color="auto"/>
        <w:right w:val="none" w:sz="0" w:space="0" w:color="auto"/>
      </w:divBdr>
    </w:div>
    <w:div w:id="1191803101">
      <w:marLeft w:val="0"/>
      <w:marRight w:val="0"/>
      <w:marTop w:val="0"/>
      <w:marBottom w:val="0"/>
      <w:divBdr>
        <w:top w:val="none" w:sz="0" w:space="0" w:color="auto"/>
        <w:left w:val="none" w:sz="0" w:space="0" w:color="auto"/>
        <w:bottom w:val="none" w:sz="0" w:space="0" w:color="auto"/>
        <w:right w:val="none" w:sz="0" w:space="0" w:color="auto"/>
      </w:divBdr>
    </w:div>
    <w:div w:id="1191987249">
      <w:marLeft w:val="0"/>
      <w:marRight w:val="0"/>
      <w:marTop w:val="0"/>
      <w:marBottom w:val="0"/>
      <w:divBdr>
        <w:top w:val="none" w:sz="0" w:space="0" w:color="auto"/>
        <w:left w:val="none" w:sz="0" w:space="0" w:color="auto"/>
        <w:bottom w:val="none" w:sz="0" w:space="0" w:color="auto"/>
        <w:right w:val="none" w:sz="0" w:space="0" w:color="auto"/>
      </w:divBdr>
    </w:div>
    <w:div w:id="1191995395">
      <w:marLeft w:val="0"/>
      <w:marRight w:val="0"/>
      <w:marTop w:val="0"/>
      <w:marBottom w:val="0"/>
      <w:divBdr>
        <w:top w:val="none" w:sz="0" w:space="0" w:color="auto"/>
        <w:left w:val="none" w:sz="0" w:space="0" w:color="auto"/>
        <w:bottom w:val="none" w:sz="0" w:space="0" w:color="auto"/>
        <w:right w:val="none" w:sz="0" w:space="0" w:color="auto"/>
      </w:divBdr>
    </w:div>
    <w:div w:id="1192038708">
      <w:marLeft w:val="0"/>
      <w:marRight w:val="0"/>
      <w:marTop w:val="0"/>
      <w:marBottom w:val="0"/>
      <w:divBdr>
        <w:top w:val="none" w:sz="0" w:space="0" w:color="auto"/>
        <w:left w:val="none" w:sz="0" w:space="0" w:color="auto"/>
        <w:bottom w:val="none" w:sz="0" w:space="0" w:color="auto"/>
        <w:right w:val="none" w:sz="0" w:space="0" w:color="auto"/>
      </w:divBdr>
    </w:div>
    <w:div w:id="1192062884">
      <w:marLeft w:val="0"/>
      <w:marRight w:val="0"/>
      <w:marTop w:val="0"/>
      <w:marBottom w:val="0"/>
      <w:divBdr>
        <w:top w:val="none" w:sz="0" w:space="0" w:color="auto"/>
        <w:left w:val="none" w:sz="0" w:space="0" w:color="auto"/>
        <w:bottom w:val="none" w:sz="0" w:space="0" w:color="auto"/>
        <w:right w:val="none" w:sz="0" w:space="0" w:color="auto"/>
      </w:divBdr>
    </w:div>
    <w:div w:id="1192064488">
      <w:marLeft w:val="0"/>
      <w:marRight w:val="0"/>
      <w:marTop w:val="0"/>
      <w:marBottom w:val="0"/>
      <w:divBdr>
        <w:top w:val="none" w:sz="0" w:space="0" w:color="auto"/>
        <w:left w:val="none" w:sz="0" w:space="0" w:color="auto"/>
        <w:bottom w:val="none" w:sz="0" w:space="0" w:color="auto"/>
        <w:right w:val="none" w:sz="0" w:space="0" w:color="auto"/>
      </w:divBdr>
    </w:div>
    <w:div w:id="1192105098">
      <w:marLeft w:val="0"/>
      <w:marRight w:val="0"/>
      <w:marTop w:val="0"/>
      <w:marBottom w:val="0"/>
      <w:divBdr>
        <w:top w:val="none" w:sz="0" w:space="0" w:color="auto"/>
        <w:left w:val="none" w:sz="0" w:space="0" w:color="auto"/>
        <w:bottom w:val="none" w:sz="0" w:space="0" w:color="auto"/>
        <w:right w:val="none" w:sz="0" w:space="0" w:color="auto"/>
      </w:divBdr>
    </w:div>
    <w:div w:id="1192107716">
      <w:marLeft w:val="0"/>
      <w:marRight w:val="0"/>
      <w:marTop w:val="0"/>
      <w:marBottom w:val="0"/>
      <w:divBdr>
        <w:top w:val="none" w:sz="0" w:space="0" w:color="auto"/>
        <w:left w:val="none" w:sz="0" w:space="0" w:color="auto"/>
        <w:bottom w:val="none" w:sz="0" w:space="0" w:color="auto"/>
        <w:right w:val="none" w:sz="0" w:space="0" w:color="auto"/>
      </w:divBdr>
    </w:div>
    <w:div w:id="1192180676">
      <w:marLeft w:val="0"/>
      <w:marRight w:val="0"/>
      <w:marTop w:val="0"/>
      <w:marBottom w:val="0"/>
      <w:divBdr>
        <w:top w:val="none" w:sz="0" w:space="0" w:color="auto"/>
        <w:left w:val="none" w:sz="0" w:space="0" w:color="auto"/>
        <w:bottom w:val="none" w:sz="0" w:space="0" w:color="auto"/>
        <w:right w:val="none" w:sz="0" w:space="0" w:color="auto"/>
      </w:divBdr>
    </w:div>
    <w:div w:id="1192188167">
      <w:marLeft w:val="0"/>
      <w:marRight w:val="0"/>
      <w:marTop w:val="0"/>
      <w:marBottom w:val="0"/>
      <w:divBdr>
        <w:top w:val="none" w:sz="0" w:space="0" w:color="auto"/>
        <w:left w:val="none" w:sz="0" w:space="0" w:color="auto"/>
        <w:bottom w:val="none" w:sz="0" w:space="0" w:color="auto"/>
        <w:right w:val="none" w:sz="0" w:space="0" w:color="auto"/>
      </w:divBdr>
    </w:div>
    <w:div w:id="1192260724">
      <w:marLeft w:val="0"/>
      <w:marRight w:val="0"/>
      <w:marTop w:val="0"/>
      <w:marBottom w:val="0"/>
      <w:divBdr>
        <w:top w:val="none" w:sz="0" w:space="0" w:color="auto"/>
        <w:left w:val="none" w:sz="0" w:space="0" w:color="auto"/>
        <w:bottom w:val="none" w:sz="0" w:space="0" w:color="auto"/>
        <w:right w:val="none" w:sz="0" w:space="0" w:color="auto"/>
      </w:divBdr>
    </w:div>
    <w:div w:id="1192299381">
      <w:marLeft w:val="0"/>
      <w:marRight w:val="0"/>
      <w:marTop w:val="0"/>
      <w:marBottom w:val="0"/>
      <w:divBdr>
        <w:top w:val="none" w:sz="0" w:space="0" w:color="auto"/>
        <w:left w:val="none" w:sz="0" w:space="0" w:color="auto"/>
        <w:bottom w:val="none" w:sz="0" w:space="0" w:color="auto"/>
        <w:right w:val="none" w:sz="0" w:space="0" w:color="auto"/>
      </w:divBdr>
    </w:div>
    <w:div w:id="1192305634">
      <w:marLeft w:val="0"/>
      <w:marRight w:val="0"/>
      <w:marTop w:val="0"/>
      <w:marBottom w:val="0"/>
      <w:divBdr>
        <w:top w:val="none" w:sz="0" w:space="0" w:color="auto"/>
        <w:left w:val="none" w:sz="0" w:space="0" w:color="auto"/>
        <w:bottom w:val="none" w:sz="0" w:space="0" w:color="auto"/>
        <w:right w:val="none" w:sz="0" w:space="0" w:color="auto"/>
      </w:divBdr>
    </w:div>
    <w:div w:id="1192306028">
      <w:marLeft w:val="0"/>
      <w:marRight w:val="0"/>
      <w:marTop w:val="0"/>
      <w:marBottom w:val="0"/>
      <w:divBdr>
        <w:top w:val="none" w:sz="0" w:space="0" w:color="auto"/>
        <w:left w:val="none" w:sz="0" w:space="0" w:color="auto"/>
        <w:bottom w:val="none" w:sz="0" w:space="0" w:color="auto"/>
        <w:right w:val="none" w:sz="0" w:space="0" w:color="auto"/>
      </w:divBdr>
    </w:div>
    <w:div w:id="1192306203">
      <w:marLeft w:val="0"/>
      <w:marRight w:val="0"/>
      <w:marTop w:val="0"/>
      <w:marBottom w:val="0"/>
      <w:divBdr>
        <w:top w:val="none" w:sz="0" w:space="0" w:color="auto"/>
        <w:left w:val="none" w:sz="0" w:space="0" w:color="auto"/>
        <w:bottom w:val="none" w:sz="0" w:space="0" w:color="auto"/>
        <w:right w:val="none" w:sz="0" w:space="0" w:color="auto"/>
      </w:divBdr>
    </w:div>
    <w:div w:id="1192449553">
      <w:bodyDiv w:val="1"/>
      <w:marLeft w:val="0"/>
      <w:marRight w:val="0"/>
      <w:marTop w:val="0"/>
      <w:marBottom w:val="0"/>
      <w:divBdr>
        <w:top w:val="none" w:sz="0" w:space="0" w:color="auto"/>
        <w:left w:val="none" w:sz="0" w:space="0" w:color="auto"/>
        <w:bottom w:val="none" w:sz="0" w:space="0" w:color="auto"/>
        <w:right w:val="none" w:sz="0" w:space="0" w:color="auto"/>
      </w:divBdr>
    </w:div>
    <w:div w:id="1192456533">
      <w:marLeft w:val="0"/>
      <w:marRight w:val="0"/>
      <w:marTop w:val="0"/>
      <w:marBottom w:val="0"/>
      <w:divBdr>
        <w:top w:val="none" w:sz="0" w:space="0" w:color="auto"/>
        <w:left w:val="none" w:sz="0" w:space="0" w:color="auto"/>
        <w:bottom w:val="none" w:sz="0" w:space="0" w:color="auto"/>
        <w:right w:val="none" w:sz="0" w:space="0" w:color="auto"/>
      </w:divBdr>
    </w:div>
    <w:div w:id="1192493228">
      <w:marLeft w:val="0"/>
      <w:marRight w:val="0"/>
      <w:marTop w:val="0"/>
      <w:marBottom w:val="0"/>
      <w:divBdr>
        <w:top w:val="none" w:sz="0" w:space="0" w:color="auto"/>
        <w:left w:val="none" w:sz="0" w:space="0" w:color="auto"/>
        <w:bottom w:val="none" w:sz="0" w:space="0" w:color="auto"/>
        <w:right w:val="none" w:sz="0" w:space="0" w:color="auto"/>
      </w:divBdr>
    </w:div>
    <w:div w:id="1192498416">
      <w:marLeft w:val="0"/>
      <w:marRight w:val="0"/>
      <w:marTop w:val="0"/>
      <w:marBottom w:val="0"/>
      <w:divBdr>
        <w:top w:val="none" w:sz="0" w:space="0" w:color="auto"/>
        <w:left w:val="none" w:sz="0" w:space="0" w:color="auto"/>
        <w:bottom w:val="none" w:sz="0" w:space="0" w:color="auto"/>
        <w:right w:val="none" w:sz="0" w:space="0" w:color="auto"/>
      </w:divBdr>
    </w:div>
    <w:div w:id="1192568652">
      <w:marLeft w:val="0"/>
      <w:marRight w:val="0"/>
      <w:marTop w:val="0"/>
      <w:marBottom w:val="0"/>
      <w:divBdr>
        <w:top w:val="none" w:sz="0" w:space="0" w:color="auto"/>
        <w:left w:val="none" w:sz="0" w:space="0" w:color="auto"/>
        <w:bottom w:val="none" w:sz="0" w:space="0" w:color="auto"/>
        <w:right w:val="none" w:sz="0" w:space="0" w:color="auto"/>
      </w:divBdr>
    </w:div>
    <w:div w:id="1192571332">
      <w:marLeft w:val="0"/>
      <w:marRight w:val="0"/>
      <w:marTop w:val="0"/>
      <w:marBottom w:val="0"/>
      <w:divBdr>
        <w:top w:val="none" w:sz="0" w:space="0" w:color="auto"/>
        <w:left w:val="none" w:sz="0" w:space="0" w:color="auto"/>
        <w:bottom w:val="none" w:sz="0" w:space="0" w:color="auto"/>
        <w:right w:val="none" w:sz="0" w:space="0" w:color="auto"/>
      </w:divBdr>
    </w:div>
    <w:div w:id="1192574281">
      <w:marLeft w:val="0"/>
      <w:marRight w:val="0"/>
      <w:marTop w:val="0"/>
      <w:marBottom w:val="0"/>
      <w:divBdr>
        <w:top w:val="none" w:sz="0" w:space="0" w:color="auto"/>
        <w:left w:val="none" w:sz="0" w:space="0" w:color="auto"/>
        <w:bottom w:val="none" w:sz="0" w:space="0" w:color="auto"/>
        <w:right w:val="none" w:sz="0" w:space="0" w:color="auto"/>
      </w:divBdr>
    </w:div>
    <w:div w:id="1192645808">
      <w:bodyDiv w:val="1"/>
      <w:marLeft w:val="0"/>
      <w:marRight w:val="0"/>
      <w:marTop w:val="0"/>
      <w:marBottom w:val="0"/>
      <w:divBdr>
        <w:top w:val="none" w:sz="0" w:space="0" w:color="auto"/>
        <w:left w:val="none" w:sz="0" w:space="0" w:color="auto"/>
        <w:bottom w:val="none" w:sz="0" w:space="0" w:color="auto"/>
        <w:right w:val="none" w:sz="0" w:space="0" w:color="auto"/>
      </w:divBdr>
    </w:div>
    <w:div w:id="1192647281">
      <w:bodyDiv w:val="1"/>
      <w:marLeft w:val="0"/>
      <w:marRight w:val="0"/>
      <w:marTop w:val="0"/>
      <w:marBottom w:val="0"/>
      <w:divBdr>
        <w:top w:val="none" w:sz="0" w:space="0" w:color="auto"/>
        <w:left w:val="none" w:sz="0" w:space="0" w:color="auto"/>
        <w:bottom w:val="none" w:sz="0" w:space="0" w:color="auto"/>
        <w:right w:val="none" w:sz="0" w:space="0" w:color="auto"/>
      </w:divBdr>
    </w:div>
    <w:div w:id="1192692246">
      <w:marLeft w:val="0"/>
      <w:marRight w:val="0"/>
      <w:marTop w:val="0"/>
      <w:marBottom w:val="0"/>
      <w:divBdr>
        <w:top w:val="none" w:sz="0" w:space="0" w:color="auto"/>
        <w:left w:val="none" w:sz="0" w:space="0" w:color="auto"/>
        <w:bottom w:val="none" w:sz="0" w:space="0" w:color="auto"/>
        <w:right w:val="none" w:sz="0" w:space="0" w:color="auto"/>
      </w:divBdr>
    </w:div>
    <w:div w:id="1192692850">
      <w:marLeft w:val="0"/>
      <w:marRight w:val="0"/>
      <w:marTop w:val="0"/>
      <w:marBottom w:val="0"/>
      <w:divBdr>
        <w:top w:val="none" w:sz="0" w:space="0" w:color="auto"/>
        <w:left w:val="none" w:sz="0" w:space="0" w:color="auto"/>
        <w:bottom w:val="none" w:sz="0" w:space="0" w:color="auto"/>
        <w:right w:val="none" w:sz="0" w:space="0" w:color="auto"/>
      </w:divBdr>
    </w:div>
    <w:div w:id="1192717858">
      <w:marLeft w:val="0"/>
      <w:marRight w:val="0"/>
      <w:marTop w:val="0"/>
      <w:marBottom w:val="0"/>
      <w:divBdr>
        <w:top w:val="none" w:sz="0" w:space="0" w:color="auto"/>
        <w:left w:val="none" w:sz="0" w:space="0" w:color="auto"/>
        <w:bottom w:val="none" w:sz="0" w:space="0" w:color="auto"/>
        <w:right w:val="none" w:sz="0" w:space="0" w:color="auto"/>
      </w:divBdr>
    </w:div>
    <w:div w:id="1192766340">
      <w:bodyDiv w:val="1"/>
      <w:marLeft w:val="0"/>
      <w:marRight w:val="0"/>
      <w:marTop w:val="0"/>
      <w:marBottom w:val="0"/>
      <w:divBdr>
        <w:top w:val="none" w:sz="0" w:space="0" w:color="auto"/>
        <w:left w:val="none" w:sz="0" w:space="0" w:color="auto"/>
        <w:bottom w:val="none" w:sz="0" w:space="0" w:color="auto"/>
        <w:right w:val="none" w:sz="0" w:space="0" w:color="auto"/>
      </w:divBdr>
    </w:div>
    <w:div w:id="1192916699">
      <w:marLeft w:val="0"/>
      <w:marRight w:val="0"/>
      <w:marTop w:val="0"/>
      <w:marBottom w:val="0"/>
      <w:divBdr>
        <w:top w:val="none" w:sz="0" w:space="0" w:color="auto"/>
        <w:left w:val="none" w:sz="0" w:space="0" w:color="auto"/>
        <w:bottom w:val="none" w:sz="0" w:space="0" w:color="auto"/>
        <w:right w:val="none" w:sz="0" w:space="0" w:color="auto"/>
      </w:divBdr>
    </w:div>
    <w:div w:id="1192962972">
      <w:marLeft w:val="0"/>
      <w:marRight w:val="0"/>
      <w:marTop w:val="0"/>
      <w:marBottom w:val="0"/>
      <w:divBdr>
        <w:top w:val="none" w:sz="0" w:space="0" w:color="auto"/>
        <w:left w:val="none" w:sz="0" w:space="0" w:color="auto"/>
        <w:bottom w:val="none" w:sz="0" w:space="0" w:color="auto"/>
        <w:right w:val="none" w:sz="0" w:space="0" w:color="auto"/>
      </w:divBdr>
    </w:div>
    <w:div w:id="1193029057">
      <w:marLeft w:val="0"/>
      <w:marRight w:val="0"/>
      <w:marTop w:val="0"/>
      <w:marBottom w:val="0"/>
      <w:divBdr>
        <w:top w:val="none" w:sz="0" w:space="0" w:color="auto"/>
        <w:left w:val="none" w:sz="0" w:space="0" w:color="auto"/>
        <w:bottom w:val="none" w:sz="0" w:space="0" w:color="auto"/>
        <w:right w:val="none" w:sz="0" w:space="0" w:color="auto"/>
      </w:divBdr>
    </w:div>
    <w:div w:id="1193030578">
      <w:marLeft w:val="0"/>
      <w:marRight w:val="0"/>
      <w:marTop w:val="0"/>
      <w:marBottom w:val="0"/>
      <w:divBdr>
        <w:top w:val="none" w:sz="0" w:space="0" w:color="auto"/>
        <w:left w:val="none" w:sz="0" w:space="0" w:color="auto"/>
        <w:bottom w:val="none" w:sz="0" w:space="0" w:color="auto"/>
        <w:right w:val="none" w:sz="0" w:space="0" w:color="auto"/>
      </w:divBdr>
    </w:div>
    <w:div w:id="1193110343">
      <w:marLeft w:val="0"/>
      <w:marRight w:val="0"/>
      <w:marTop w:val="0"/>
      <w:marBottom w:val="0"/>
      <w:divBdr>
        <w:top w:val="none" w:sz="0" w:space="0" w:color="auto"/>
        <w:left w:val="none" w:sz="0" w:space="0" w:color="auto"/>
        <w:bottom w:val="none" w:sz="0" w:space="0" w:color="auto"/>
        <w:right w:val="none" w:sz="0" w:space="0" w:color="auto"/>
      </w:divBdr>
    </w:div>
    <w:div w:id="1193155700">
      <w:marLeft w:val="0"/>
      <w:marRight w:val="0"/>
      <w:marTop w:val="0"/>
      <w:marBottom w:val="0"/>
      <w:divBdr>
        <w:top w:val="none" w:sz="0" w:space="0" w:color="auto"/>
        <w:left w:val="none" w:sz="0" w:space="0" w:color="auto"/>
        <w:bottom w:val="none" w:sz="0" w:space="0" w:color="auto"/>
        <w:right w:val="none" w:sz="0" w:space="0" w:color="auto"/>
      </w:divBdr>
    </w:div>
    <w:div w:id="1193223590">
      <w:marLeft w:val="0"/>
      <w:marRight w:val="0"/>
      <w:marTop w:val="0"/>
      <w:marBottom w:val="0"/>
      <w:divBdr>
        <w:top w:val="none" w:sz="0" w:space="0" w:color="auto"/>
        <w:left w:val="none" w:sz="0" w:space="0" w:color="auto"/>
        <w:bottom w:val="none" w:sz="0" w:space="0" w:color="auto"/>
        <w:right w:val="none" w:sz="0" w:space="0" w:color="auto"/>
      </w:divBdr>
    </w:div>
    <w:div w:id="1193229203">
      <w:marLeft w:val="0"/>
      <w:marRight w:val="0"/>
      <w:marTop w:val="0"/>
      <w:marBottom w:val="0"/>
      <w:divBdr>
        <w:top w:val="none" w:sz="0" w:space="0" w:color="auto"/>
        <w:left w:val="none" w:sz="0" w:space="0" w:color="auto"/>
        <w:bottom w:val="none" w:sz="0" w:space="0" w:color="auto"/>
        <w:right w:val="none" w:sz="0" w:space="0" w:color="auto"/>
      </w:divBdr>
    </w:div>
    <w:div w:id="1193303393">
      <w:marLeft w:val="0"/>
      <w:marRight w:val="0"/>
      <w:marTop w:val="0"/>
      <w:marBottom w:val="0"/>
      <w:divBdr>
        <w:top w:val="none" w:sz="0" w:space="0" w:color="auto"/>
        <w:left w:val="none" w:sz="0" w:space="0" w:color="auto"/>
        <w:bottom w:val="none" w:sz="0" w:space="0" w:color="auto"/>
        <w:right w:val="none" w:sz="0" w:space="0" w:color="auto"/>
      </w:divBdr>
    </w:div>
    <w:div w:id="1193306157">
      <w:marLeft w:val="0"/>
      <w:marRight w:val="0"/>
      <w:marTop w:val="0"/>
      <w:marBottom w:val="0"/>
      <w:divBdr>
        <w:top w:val="none" w:sz="0" w:space="0" w:color="auto"/>
        <w:left w:val="none" w:sz="0" w:space="0" w:color="auto"/>
        <w:bottom w:val="none" w:sz="0" w:space="0" w:color="auto"/>
        <w:right w:val="none" w:sz="0" w:space="0" w:color="auto"/>
      </w:divBdr>
    </w:div>
    <w:div w:id="1193494061">
      <w:marLeft w:val="0"/>
      <w:marRight w:val="0"/>
      <w:marTop w:val="0"/>
      <w:marBottom w:val="0"/>
      <w:divBdr>
        <w:top w:val="none" w:sz="0" w:space="0" w:color="auto"/>
        <w:left w:val="none" w:sz="0" w:space="0" w:color="auto"/>
        <w:bottom w:val="none" w:sz="0" w:space="0" w:color="auto"/>
        <w:right w:val="none" w:sz="0" w:space="0" w:color="auto"/>
      </w:divBdr>
    </w:div>
    <w:div w:id="1193572069">
      <w:marLeft w:val="0"/>
      <w:marRight w:val="0"/>
      <w:marTop w:val="0"/>
      <w:marBottom w:val="0"/>
      <w:divBdr>
        <w:top w:val="none" w:sz="0" w:space="0" w:color="auto"/>
        <w:left w:val="none" w:sz="0" w:space="0" w:color="auto"/>
        <w:bottom w:val="none" w:sz="0" w:space="0" w:color="auto"/>
        <w:right w:val="none" w:sz="0" w:space="0" w:color="auto"/>
      </w:divBdr>
    </w:div>
    <w:div w:id="1193610290">
      <w:marLeft w:val="0"/>
      <w:marRight w:val="0"/>
      <w:marTop w:val="0"/>
      <w:marBottom w:val="0"/>
      <w:divBdr>
        <w:top w:val="none" w:sz="0" w:space="0" w:color="auto"/>
        <w:left w:val="none" w:sz="0" w:space="0" w:color="auto"/>
        <w:bottom w:val="none" w:sz="0" w:space="0" w:color="auto"/>
        <w:right w:val="none" w:sz="0" w:space="0" w:color="auto"/>
      </w:divBdr>
    </w:div>
    <w:div w:id="1193811923">
      <w:marLeft w:val="0"/>
      <w:marRight w:val="0"/>
      <w:marTop w:val="0"/>
      <w:marBottom w:val="0"/>
      <w:divBdr>
        <w:top w:val="none" w:sz="0" w:space="0" w:color="auto"/>
        <w:left w:val="none" w:sz="0" w:space="0" w:color="auto"/>
        <w:bottom w:val="none" w:sz="0" w:space="0" w:color="auto"/>
        <w:right w:val="none" w:sz="0" w:space="0" w:color="auto"/>
      </w:divBdr>
    </w:div>
    <w:div w:id="1193879807">
      <w:marLeft w:val="0"/>
      <w:marRight w:val="0"/>
      <w:marTop w:val="0"/>
      <w:marBottom w:val="0"/>
      <w:divBdr>
        <w:top w:val="none" w:sz="0" w:space="0" w:color="auto"/>
        <w:left w:val="none" w:sz="0" w:space="0" w:color="auto"/>
        <w:bottom w:val="none" w:sz="0" w:space="0" w:color="auto"/>
        <w:right w:val="none" w:sz="0" w:space="0" w:color="auto"/>
      </w:divBdr>
    </w:div>
    <w:div w:id="1193882271">
      <w:marLeft w:val="0"/>
      <w:marRight w:val="0"/>
      <w:marTop w:val="0"/>
      <w:marBottom w:val="0"/>
      <w:divBdr>
        <w:top w:val="none" w:sz="0" w:space="0" w:color="auto"/>
        <w:left w:val="none" w:sz="0" w:space="0" w:color="auto"/>
        <w:bottom w:val="none" w:sz="0" w:space="0" w:color="auto"/>
        <w:right w:val="none" w:sz="0" w:space="0" w:color="auto"/>
      </w:divBdr>
    </w:div>
    <w:div w:id="1194005063">
      <w:marLeft w:val="0"/>
      <w:marRight w:val="0"/>
      <w:marTop w:val="0"/>
      <w:marBottom w:val="0"/>
      <w:divBdr>
        <w:top w:val="none" w:sz="0" w:space="0" w:color="auto"/>
        <w:left w:val="none" w:sz="0" w:space="0" w:color="auto"/>
        <w:bottom w:val="none" w:sz="0" w:space="0" w:color="auto"/>
        <w:right w:val="none" w:sz="0" w:space="0" w:color="auto"/>
      </w:divBdr>
    </w:div>
    <w:div w:id="1194075944">
      <w:marLeft w:val="0"/>
      <w:marRight w:val="0"/>
      <w:marTop w:val="0"/>
      <w:marBottom w:val="0"/>
      <w:divBdr>
        <w:top w:val="none" w:sz="0" w:space="0" w:color="auto"/>
        <w:left w:val="none" w:sz="0" w:space="0" w:color="auto"/>
        <w:bottom w:val="none" w:sz="0" w:space="0" w:color="auto"/>
        <w:right w:val="none" w:sz="0" w:space="0" w:color="auto"/>
      </w:divBdr>
    </w:div>
    <w:div w:id="1194223985">
      <w:bodyDiv w:val="1"/>
      <w:marLeft w:val="0"/>
      <w:marRight w:val="0"/>
      <w:marTop w:val="0"/>
      <w:marBottom w:val="0"/>
      <w:divBdr>
        <w:top w:val="none" w:sz="0" w:space="0" w:color="auto"/>
        <w:left w:val="none" w:sz="0" w:space="0" w:color="auto"/>
        <w:bottom w:val="none" w:sz="0" w:space="0" w:color="auto"/>
        <w:right w:val="none" w:sz="0" w:space="0" w:color="auto"/>
      </w:divBdr>
    </w:div>
    <w:div w:id="1194265810">
      <w:marLeft w:val="0"/>
      <w:marRight w:val="0"/>
      <w:marTop w:val="0"/>
      <w:marBottom w:val="0"/>
      <w:divBdr>
        <w:top w:val="none" w:sz="0" w:space="0" w:color="auto"/>
        <w:left w:val="none" w:sz="0" w:space="0" w:color="auto"/>
        <w:bottom w:val="none" w:sz="0" w:space="0" w:color="auto"/>
        <w:right w:val="none" w:sz="0" w:space="0" w:color="auto"/>
      </w:divBdr>
    </w:div>
    <w:div w:id="1194347403">
      <w:marLeft w:val="0"/>
      <w:marRight w:val="0"/>
      <w:marTop w:val="0"/>
      <w:marBottom w:val="0"/>
      <w:divBdr>
        <w:top w:val="none" w:sz="0" w:space="0" w:color="auto"/>
        <w:left w:val="none" w:sz="0" w:space="0" w:color="auto"/>
        <w:bottom w:val="none" w:sz="0" w:space="0" w:color="auto"/>
        <w:right w:val="none" w:sz="0" w:space="0" w:color="auto"/>
      </w:divBdr>
    </w:div>
    <w:div w:id="1194417823">
      <w:marLeft w:val="0"/>
      <w:marRight w:val="0"/>
      <w:marTop w:val="0"/>
      <w:marBottom w:val="0"/>
      <w:divBdr>
        <w:top w:val="none" w:sz="0" w:space="0" w:color="auto"/>
        <w:left w:val="none" w:sz="0" w:space="0" w:color="auto"/>
        <w:bottom w:val="none" w:sz="0" w:space="0" w:color="auto"/>
        <w:right w:val="none" w:sz="0" w:space="0" w:color="auto"/>
      </w:divBdr>
    </w:div>
    <w:div w:id="1194420559">
      <w:marLeft w:val="0"/>
      <w:marRight w:val="0"/>
      <w:marTop w:val="0"/>
      <w:marBottom w:val="0"/>
      <w:divBdr>
        <w:top w:val="none" w:sz="0" w:space="0" w:color="auto"/>
        <w:left w:val="none" w:sz="0" w:space="0" w:color="auto"/>
        <w:bottom w:val="none" w:sz="0" w:space="0" w:color="auto"/>
        <w:right w:val="none" w:sz="0" w:space="0" w:color="auto"/>
      </w:divBdr>
    </w:div>
    <w:div w:id="1194421694">
      <w:marLeft w:val="0"/>
      <w:marRight w:val="0"/>
      <w:marTop w:val="0"/>
      <w:marBottom w:val="0"/>
      <w:divBdr>
        <w:top w:val="none" w:sz="0" w:space="0" w:color="auto"/>
        <w:left w:val="none" w:sz="0" w:space="0" w:color="auto"/>
        <w:bottom w:val="none" w:sz="0" w:space="0" w:color="auto"/>
        <w:right w:val="none" w:sz="0" w:space="0" w:color="auto"/>
      </w:divBdr>
    </w:div>
    <w:div w:id="1194424668">
      <w:marLeft w:val="0"/>
      <w:marRight w:val="0"/>
      <w:marTop w:val="0"/>
      <w:marBottom w:val="0"/>
      <w:divBdr>
        <w:top w:val="none" w:sz="0" w:space="0" w:color="auto"/>
        <w:left w:val="none" w:sz="0" w:space="0" w:color="auto"/>
        <w:bottom w:val="none" w:sz="0" w:space="0" w:color="auto"/>
        <w:right w:val="none" w:sz="0" w:space="0" w:color="auto"/>
      </w:divBdr>
    </w:div>
    <w:div w:id="1194459487">
      <w:marLeft w:val="0"/>
      <w:marRight w:val="0"/>
      <w:marTop w:val="0"/>
      <w:marBottom w:val="0"/>
      <w:divBdr>
        <w:top w:val="none" w:sz="0" w:space="0" w:color="auto"/>
        <w:left w:val="none" w:sz="0" w:space="0" w:color="auto"/>
        <w:bottom w:val="none" w:sz="0" w:space="0" w:color="auto"/>
        <w:right w:val="none" w:sz="0" w:space="0" w:color="auto"/>
      </w:divBdr>
    </w:div>
    <w:div w:id="1194462745">
      <w:marLeft w:val="0"/>
      <w:marRight w:val="0"/>
      <w:marTop w:val="0"/>
      <w:marBottom w:val="0"/>
      <w:divBdr>
        <w:top w:val="none" w:sz="0" w:space="0" w:color="auto"/>
        <w:left w:val="none" w:sz="0" w:space="0" w:color="auto"/>
        <w:bottom w:val="none" w:sz="0" w:space="0" w:color="auto"/>
        <w:right w:val="none" w:sz="0" w:space="0" w:color="auto"/>
      </w:divBdr>
    </w:div>
    <w:div w:id="1194657476">
      <w:marLeft w:val="480"/>
      <w:marRight w:val="0"/>
      <w:marTop w:val="0"/>
      <w:marBottom w:val="0"/>
      <w:divBdr>
        <w:top w:val="none" w:sz="0" w:space="0" w:color="auto"/>
        <w:left w:val="none" w:sz="0" w:space="0" w:color="auto"/>
        <w:bottom w:val="none" w:sz="0" w:space="0" w:color="auto"/>
        <w:right w:val="none" w:sz="0" w:space="0" w:color="auto"/>
      </w:divBdr>
    </w:div>
    <w:div w:id="1194658758">
      <w:marLeft w:val="0"/>
      <w:marRight w:val="0"/>
      <w:marTop w:val="0"/>
      <w:marBottom w:val="0"/>
      <w:divBdr>
        <w:top w:val="none" w:sz="0" w:space="0" w:color="auto"/>
        <w:left w:val="none" w:sz="0" w:space="0" w:color="auto"/>
        <w:bottom w:val="none" w:sz="0" w:space="0" w:color="auto"/>
        <w:right w:val="none" w:sz="0" w:space="0" w:color="auto"/>
      </w:divBdr>
    </w:div>
    <w:div w:id="1194685221">
      <w:marLeft w:val="0"/>
      <w:marRight w:val="0"/>
      <w:marTop w:val="0"/>
      <w:marBottom w:val="0"/>
      <w:divBdr>
        <w:top w:val="none" w:sz="0" w:space="0" w:color="auto"/>
        <w:left w:val="none" w:sz="0" w:space="0" w:color="auto"/>
        <w:bottom w:val="none" w:sz="0" w:space="0" w:color="auto"/>
        <w:right w:val="none" w:sz="0" w:space="0" w:color="auto"/>
      </w:divBdr>
    </w:div>
    <w:div w:id="1194802962">
      <w:marLeft w:val="0"/>
      <w:marRight w:val="0"/>
      <w:marTop w:val="0"/>
      <w:marBottom w:val="0"/>
      <w:divBdr>
        <w:top w:val="none" w:sz="0" w:space="0" w:color="auto"/>
        <w:left w:val="none" w:sz="0" w:space="0" w:color="auto"/>
        <w:bottom w:val="none" w:sz="0" w:space="0" w:color="auto"/>
        <w:right w:val="none" w:sz="0" w:space="0" w:color="auto"/>
      </w:divBdr>
    </w:div>
    <w:div w:id="1194996313">
      <w:bodyDiv w:val="1"/>
      <w:marLeft w:val="0"/>
      <w:marRight w:val="0"/>
      <w:marTop w:val="0"/>
      <w:marBottom w:val="0"/>
      <w:divBdr>
        <w:top w:val="none" w:sz="0" w:space="0" w:color="auto"/>
        <w:left w:val="none" w:sz="0" w:space="0" w:color="auto"/>
        <w:bottom w:val="none" w:sz="0" w:space="0" w:color="auto"/>
        <w:right w:val="none" w:sz="0" w:space="0" w:color="auto"/>
      </w:divBdr>
    </w:div>
    <w:div w:id="1194996575">
      <w:marLeft w:val="0"/>
      <w:marRight w:val="0"/>
      <w:marTop w:val="0"/>
      <w:marBottom w:val="0"/>
      <w:divBdr>
        <w:top w:val="none" w:sz="0" w:space="0" w:color="auto"/>
        <w:left w:val="none" w:sz="0" w:space="0" w:color="auto"/>
        <w:bottom w:val="none" w:sz="0" w:space="0" w:color="auto"/>
        <w:right w:val="none" w:sz="0" w:space="0" w:color="auto"/>
      </w:divBdr>
    </w:div>
    <w:div w:id="1195000191">
      <w:marLeft w:val="0"/>
      <w:marRight w:val="0"/>
      <w:marTop w:val="0"/>
      <w:marBottom w:val="0"/>
      <w:divBdr>
        <w:top w:val="none" w:sz="0" w:space="0" w:color="auto"/>
        <w:left w:val="none" w:sz="0" w:space="0" w:color="auto"/>
        <w:bottom w:val="none" w:sz="0" w:space="0" w:color="auto"/>
        <w:right w:val="none" w:sz="0" w:space="0" w:color="auto"/>
      </w:divBdr>
    </w:div>
    <w:div w:id="1195002330">
      <w:marLeft w:val="0"/>
      <w:marRight w:val="0"/>
      <w:marTop w:val="0"/>
      <w:marBottom w:val="0"/>
      <w:divBdr>
        <w:top w:val="none" w:sz="0" w:space="0" w:color="auto"/>
        <w:left w:val="none" w:sz="0" w:space="0" w:color="auto"/>
        <w:bottom w:val="none" w:sz="0" w:space="0" w:color="auto"/>
        <w:right w:val="none" w:sz="0" w:space="0" w:color="auto"/>
      </w:divBdr>
    </w:div>
    <w:div w:id="1195070572">
      <w:marLeft w:val="0"/>
      <w:marRight w:val="0"/>
      <w:marTop w:val="0"/>
      <w:marBottom w:val="0"/>
      <w:divBdr>
        <w:top w:val="none" w:sz="0" w:space="0" w:color="auto"/>
        <w:left w:val="none" w:sz="0" w:space="0" w:color="auto"/>
        <w:bottom w:val="none" w:sz="0" w:space="0" w:color="auto"/>
        <w:right w:val="none" w:sz="0" w:space="0" w:color="auto"/>
      </w:divBdr>
    </w:div>
    <w:div w:id="1195071228">
      <w:marLeft w:val="0"/>
      <w:marRight w:val="0"/>
      <w:marTop w:val="0"/>
      <w:marBottom w:val="0"/>
      <w:divBdr>
        <w:top w:val="none" w:sz="0" w:space="0" w:color="auto"/>
        <w:left w:val="none" w:sz="0" w:space="0" w:color="auto"/>
        <w:bottom w:val="none" w:sz="0" w:space="0" w:color="auto"/>
        <w:right w:val="none" w:sz="0" w:space="0" w:color="auto"/>
      </w:divBdr>
    </w:div>
    <w:div w:id="1195120933">
      <w:marLeft w:val="0"/>
      <w:marRight w:val="0"/>
      <w:marTop w:val="0"/>
      <w:marBottom w:val="0"/>
      <w:divBdr>
        <w:top w:val="none" w:sz="0" w:space="0" w:color="auto"/>
        <w:left w:val="none" w:sz="0" w:space="0" w:color="auto"/>
        <w:bottom w:val="none" w:sz="0" w:space="0" w:color="auto"/>
        <w:right w:val="none" w:sz="0" w:space="0" w:color="auto"/>
      </w:divBdr>
    </w:div>
    <w:div w:id="1195121375">
      <w:marLeft w:val="0"/>
      <w:marRight w:val="0"/>
      <w:marTop w:val="0"/>
      <w:marBottom w:val="0"/>
      <w:divBdr>
        <w:top w:val="none" w:sz="0" w:space="0" w:color="auto"/>
        <w:left w:val="none" w:sz="0" w:space="0" w:color="auto"/>
        <w:bottom w:val="none" w:sz="0" w:space="0" w:color="auto"/>
        <w:right w:val="none" w:sz="0" w:space="0" w:color="auto"/>
      </w:divBdr>
    </w:div>
    <w:div w:id="1195145681">
      <w:marLeft w:val="0"/>
      <w:marRight w:val="0"/>
      <w:marTop w:val="0"/>
      <w:marBottom w:val="0"/>
      <w:divBdr>
        <w:top w:val="none" w:sz="0" w:space="0" w:color="auto"/>
        <w:left w:val="none" w:sz="0" w:space="0" w:color="auto"/>
        <w:bottom w:val="none" w:sz="0" w:space="0" w:color="auto"/>
        <w:right w:val="none" w:sz="0" w:space="0" w:color="auto"/>
      </w:divBdr>
    </w:div>
    <w:div w:id="1195194755">
      <w:marLeft w:val="0"/>
      <w:marRight w:val="0"/>
      <w:marTop w:val="0"/>
      <w:marBottom w:val="0"/>
      <w:divBdr>
        <w:top w:val="none" w:sz="0" w:space="0" w:color="auto"/>
        <w:left w:val="none" w:sz="0" w:space="0" w:color="auto"/>
        <w:bottom w:val="none" w:sz="0" w:space="0" w:color="auto"/>
        <w:right w:val="none" w:sz="0" w:space="0" w:color="auto"/>
      </w:divBdr>
    </w:div>
    <w:div w:id="1195339231">
      <w:marLeft w:val="0"/>
      <w:marRight w:val="0"/>
      <w:marTop w:val="0"/>
      <w:marBottom w:val="0"/>
      <w:divBdr>
        <w:top w:val="none" w:sz="0" w:space="0" w:color="auto"/>
        <w:left w:val="none" w:sz="0" w:space="0" w:color="auto"/>
        <w:bottom w:val="none" w:sz="0" w:space="0" w:color="auto"/>
        <w:right w:val="none" w:sz="0" w:space="0" w:color="auto"/>
      </w:divBdr>
    </w:div>
    <w:div w:id="1195390480">
      <w:marLeft w:val="0"/>
      <w:marRight w:val="0"/>
      <w:marTop w:val="0"/>
      <w:marBottom w:val="0"/>
      <w:divBdr>
        <w:top w:val="none" w:sz="0" w:space="0" w:color="auto"/>
        <w:left w:val="none" w:sz="0" w:space="0" w:color="auto"/>
        <w:bottom w:val="none" w:sz="0" w:space="0" w:color="auto"/>
        <w:right w:val="none" w:sz="0" w:space="0" w:color="auto"/>
      </w:divBdr>
    </w:div>
    <w:div w:id="1195390620">
      <w:marLeft w:val="0"/>
      <w:marRight w:val="0"/>
      <w:marTop w:val="0"/>
      <w:marBottom w:val="0"/>
      <w:divBdr>
        <w:top w:val="none" w:sz="0" w:space="0" w:color="auto"/>
        <w:left w:val="none" w:sz="0" w:space="0" w:color="auto"/>
        <w:bottom w:val="none" w:sz="0" w:space="0" w:color="auto"/>
        <w:right w:val="none" w:sz="0" w:space="0" w:color="auto"/>
      </w:divBdr>
    </w:div>
    <w:div w:id="1195458386">
      <w:marLeft w:val="0"/>
      <w:marRight w:val="0"/>
      <w:marTop w:val="0"/>
      <w:marBottom w:val="0"/>
      <w:divBdr>
        <w:top w:val="none" w:sz="0" w:space="0" w:color="auto"/>
        <w:left w:val="none" w:sz="0" w:space="0" w:color="auto"/>
        <w:bottom w:val="none" w:sz="0" w:space="0" w:color="auto"/>
        <w:right w:val="none" w:sz="0" w:space="0" w:color="auto"/>
      </w:divBdr>
    </w:div>
    <w:div w:id="1195536041">
      <w:marLeft w:val="0"/>
      <w:marRight w:val="0"/>
      <w:marTop w:val="0"/>
      <w:marBottom w:val="0"/>
      <w:divBdr>
        <w:top w:val="none" w:sz="0" w:space="0" w:color="auto"/>
        <w:left w:val="none" w:sz="0" w:space="0" w:color="auto"/>
        <w:bottom w:val="none" w:sz="0" w:space="0" w:color="auto"/>
        <w:right w:val="none" w:sz="0" w:space="0" w:color="auto"/>
      </w:divBdr>
    </w:div>
    <w:div w:id="1195659844">
      <w:marLeft w:val="0"/>
      <w:marRight w:val="0"/>
      <w:marTop w:val="0"/>
      <w:marBottom w:val="0"/>
      <w:divBdr>
        <w:top w:val="none" w:sz="0" w:space="0" w:color="auto"/>
        <w:left w:val="none" w:sz="0" w:space="0" w:color="auto"/>
        <w:bottom w:val="none" w:sz="0" w:space="0" w:color="auto"/>
        <w:right w:val="none" w:sz="0" w:space="0" w:color="auto"/>
      </w:divBdr>
    </w:div>
    <w:div w:id="1195730566">
      <w:marLeft w:val="0"/>
      <w:marRight w:val="0"/>
      <w:marTop w:val="0"/>
      <w:marBottom w:val="0"/>
      <w:divBdr>
        <w:top w:val="none" w:sz="0" w:space="0" w:color="auto"/>
        <w:left w:val="none" w:sz="0" w:space="0" w:color="auto"/>
        <w:bottom w:val="none" w:sz="0" w:space="0" w:color="auto"/>
        <w:right w:val="none" w:sz="0" w:space="0" w:color="auto"/>
      </w:divBdr>
    </w:div>
    <w:div w:id="1195730757">
      <w:marLeft w:val="0"/>
      <w:marRight w:val="0"/>
      <w:marTop w:val="0"/>
      <w:marBottom w:val="0"/>
      <w:divBdr>
        <w:top w:val="none" w:sz="0" w:space="0" w:color="auto"/>
        <w:left w:val="none" w:sz="0" w:space="0" w:color="auto"/>
        <w:bottom w:val="none" w:sz="0" w:space="0" w:color="auto"/>
        <w:right w:val="none" w:sz="0" w:space="0" w:color="auto"/>
      </w:divBdr>
    </w:div>
    <w:div w:id="1195733933">
      <w:marLeft w:val="0"/>
      <w:marRight w:val="0"/>
      <w:marTop w:val="0"/>
      <w:marBottom w:val="0"/>
      <w:divBdr>
        <w:top w:val="none" w:sz="0" w:space="0" w:color="auto"/>
        <w:left w:val="none" w:sz="0" w:space="0" w:color="auto"/>
        <w:bottom w:val="none" w:sz="0" w:space="0" w:color="auto"/>
        <w:right w:val="none" w:sz="0" w:space="0" w:color="auto"/>
      </w:divBdr>
    </w:div>
    <w:div w:id="1195774147">
      <w:marLeft w:val="0"/>
      <w:marRight w:val="0"/>
      <w:marTop w:val="0"/>
      <w:marBottom w:val="0"/>
      <w:divBdr>
        <w:top w:val="none" w:sz="0" w:space="0" w:color="auto"/>
        <w:left w:val="none" w:sz="0" w:space="0" w:color="auto"/>
        <w:bottom w:val="none" w:sz="0" w:space="0" w:color="auto"/>
        <w:right w:val="none" w:sz="0" w:space="0" w:color="auto"/>
      </w:divBdr>
    </w:div>
    <w:div w:id="1195928184">
      <w:marLeft w:val="0"/>
      <w:marRight w:val="0"/>
      <w:marTop w:val="0"/>
      <w:marBottom w:val="0"/>
      <w:divBdr>
        <w:top w:val="none" w:sz="0" w:space="0" w:color="auto"/>
        <w:left w:val="none" w:sz="0" w:space="0" w:color="auto"/>
        <w:bottom w:val="none" w:sz="0" w:space="0" w:color="auto"/>
        <w:right w:val="none" w:sz="0" w:space="0" w:color="auto"/>
      </w:divBdr>
    </w:div>
    <w:div w:id="1195966626">
      <w:marLeft w:val="0"/>
      <w:marRight w:val="0"/>
      <w:marTop w:val="0"/>
      <w:marBottom w:val="0"/>
      <w:divBdr>
        <w:top w:val="none" w:sz="0" w:space="0" w:color="auto"/>
        <w:left w:val="none" w:sz="0" w:space="0" w:color="auto"/>
        <w:bottom w:val="none" w:sz="0" w:space="0" w:color="auto"/>
        <w:right w:val="none" w:sz="0" w:space="0" w:color="auto"/>
      </w:divBdr>
    </w:div>
    <w:div w:id="1196043880">
      <w:marLeft w:val="0"/>
      <w:marRight w:val="0"/>
      <w:marTop w:val="0"/>
      <w:marBottom w:val="0"/>
      <w:divBdr>
        <w:top w:val="none" w:sz="0" w:space="0" w:color="auto"/>
        <w:left w:val="none" w:sz="0" w:space="0" w:color="auto"/>
        <w:bottom w:val="none" w:sz="0" w:space="0" w:color="auto"/>
        <w:right w:val="none" w:sz="0" w:space="0" w:color="auto"/>
      </w:divBdr>
    </w:div>
    <w:div w:id="1196118050">
      <w:marLeft w:val="0"/>
      <w:marRight w:val="0"/>
      <w:marTop w:val="0"/>
      <w:marBottom w:val="0"/>
      <w:divBdr>
        <w:top w:val="none" w:sz="0" w:space="0" w:color="auto"/>
        <w:left w:val="none" w:sz="0" w:space="0" w:color="auto"/>
        <w:bottom w:val="none" w:sz="0" w:space="0" w:color="auto"/>
        <w:right w:val="none" w:sz="0" w:space="0" w:color="auto"/>
      </w:divBdr>
    </w:div>
    <w:div w:id="1196193293">
      <w:marLeft w:val="0"/>
      <w:marRight w:val="0"/>
      <w:marTop w:val="0"/>
      <w:marBottom w:val="0"/>
      <w:divBdr>
        <w:top w:val="none" w:sz="0" w:space="0" w:color="auto"/>
        <w:left w:val="none" w:sz="0" w:space="0" w:color="auto"/>
        <w:bottom w:val="none" w:sz="0" w:space="0" w:color="auto"/>
        <w:right w:val="none" w:sz="0" w:space="0" w:color="auto"/>
      </w:divBdr>
    </w:div>
    <w:div w:id="1196579909">
      <w:marLeft w:val="0"/>
      <w:marRight w:val="0"/>
      <w:marTop w:val="0"/>
      <w:marBottom w:val="0"/>
      <w:divBdr>
        <w:top w:val="none" w:sz="0" w:space="0" w:color="auto"/>
        <w:left w:val="none" w:sz="0" w:space="0" w:color="auto"/>
        <w:bottom w:val="none" w:sz="0" w:space="0" w:color="auto"/>
        <w:right w:val="none" w:sz="0" w:space="0" w:color="auto"/>
      </w:divBdr>
    </w:div>
    <w:div w:id="1196701506">
      <w:marLeft w:val="0"/>
      <w:marRight w:val="0"/>
      <w:marTop w:val="0"/>
      <w:marBottom w:val="0"/>
      <w:divBdr>
        <w:top w:val="none" w:sz="0" w:space="0" w:color="auto"/>
        <w:left w:val="none" w:sz="0" w:space="0" w:color="auto"/>
        <w:bottom w:val="none" w:sz="0" w:space="0" w:color="auto"/>
        <w:right w:val="none" w:sz="0" w:space="0" w:color="auto"/>
      </w:divBdr>
    </w:div>
    <w:div w:id="1196701601">
      <w:marLeft w:val="0"/>
      <w:marRight w:val="0"/>
      <w:marTop w:val="0"/>
      <w:marBottom w:val="0"/>
      <w:divBdr>
        <w:top w:val="none" w:sz="0" w:space="0" w:color="auto"/>
        <w:left w:val="none" w:sz="0" w:space="0" w:color="auto"/>
        <w:bottom w:val="none" w:sz="0" w:space="0" w:color="auto"/>
        <w:right w:val="none" w:sz="0" w:space="0" w:color="auto"/>
      </w:divBdr>
    </w:div>
    <w:div w:id="1196848443">
      <w:marLeft w:val="0"/>
      <w:marRight w:val="0"/>
      <w:marTop w:val="0"/>
      <w:marBottom w:val="0"/>
      <w:divBdr>
        <w:top w:val="none" w:sz="0" w:space="0" w:color="auto"/>
        <w:left w:val="none" w:sz="0" w:space="0" w:color="auto"/>
        <w:bottom w:val="none" w:sz="0" w:space="0" w:color="auto"/>
        <w:right w:val="none" w:sz="0" w:space="0" w:color="auto"/>
      </w:divBdr>
    </w:div>
    <w:div w:id="1196961148">
      <w:marLeft w:val="0"/>
      <w:marRight w:val="0"/>
      <w:marTop w:val="0"/>
      <w:marBottom w:val="0"/>
      <w:divBdr>
        <w:top w:val="none" w:sz="0" w:space="0" w:color="auto"/>
        <w:left w:val="none" w:sz="0" w:space="0" w:color="auto"/>
        <w:bottom w:val="none" w:sz="0" w:space="0" w:color="auto"/>
        <w:right w:val="none" w:sz="0" w:space="0" w:color="auto"/>
      </w:divBdr>
    </w:div>
    <w:div w:id="1197043826">
      <w:marLeft w:val="0"/>
      <w:marRight w:val="0"/>
      <w:marTop w:val="0"/>
      <w:marBottom w:val="0"/>
      <w:divBdr>
        <w:top w:val="none" w:sz="0" w:space="0" w:color="auto"/>
        <w:left w:val="none" w:sz="0" w:space="0" w:color="auto"/>
        <w:bottom w:val="none" w:sz="0" w:space="0" w:color="auto"/>
        <w:right w:val="none" w:sz="0" w:space="0" w:color="auto"/>
      </w:divBdr>
    </w:div>
    <w:div w:id="1197088079">
      <w:marLeft w:val="0"/>
      <w:marRight w:val="0"/>
      <w:marTop w:val="0"/>
      <w:marBottom w:val="0"/>
      <w:divBdr>
        <w:top w:val="none" w:sz="0" w:space="0" w:color="auto"/>
        <w:left w:val="none" w:sz="0" w:space="0" w:color="auto"/>
        <w:bottom w:val="none" w:sz="0" w:space="0" w:color="auto"/>
        <w:right w:val="none" w:sz="0" w:space="0" w:color="auto"/>
      </w:divBdr>
    </w:div>
    <w:div w:id="1197161826">
      <w:marLeft w:val="0"/>
      <w:marRight w:val="0"/>
      <w:marTop w:val="0"/>
      <w:marBottom w:val="0"/>
      <w:divBdr>
        <w:top w:val="none" w:sz="0" w:space="0" w:color="auto"/>
        <w:left w:val="none" w:sz="0" w:space="0" w:color="auto"/>
        <w:bottom w:val="none" w:sz="0" w:space="0" w:color="auto"/>
        <w:right w:val="none" w:sz="0" w:space="0" w:color="auto"/>
      </w:divBdr>
    </w:div>
    <w:div w:id="1197237449">
      <w:marLeft w:val="0"/>
      <w:marRight w:val="0"/>
      <w:marTop w:val="0"/>
      <w:marBottom w:val="0"/>
      <w:divBdr>
        <w:top w:val="none" w:sz="0" w:space="0" w:color="auto"/>
        <w:left w:val="none" w:sz="0" w:space="0" w:color="auto"/>
        <w:bottom w:val="none" w:sz="0" w:space="0" w:color="auto"/>
        <w:right w:val="none" w:sz="0" w:space="0" w:color="auto"/>
      </w:divBdr>
    </w:div>
    <w:div w:id="1197238493">
      <w:marLeft w:val="0"/>
      <w:marRight w:val="0"/>
      <w:marTop w:val="0"/>
      <w:marBottom w:val="0"/>
      <w:divBdr>
        <w:top w:val="none" w:sz="0" w:space="0" w:color="auto"/>
        <w:left w:val="none" w:sz="0" w:space="0" w:color="auto"/>
        <w:bottom w:val="none" w:sz="0" w:space="0" w:color="auto"/>
        <w:right w:val="none" w:sz="0" w:space="0" w:color="auto"/>
      </w:divBdr>
    </w:div>
    <w:div w:id="1197277537">
      <w:marLeft w:val="0"/>
      <w:marRight w:val="0"/>
      <w:marTop w:val="0"/>
      <w:marBottom w:val="0"/>
      <w:divBdr>
        <w:top w:val="none" w:sz="0" w:space="0" w:color="auto"/>
        <w:left w:val="none" w:sz="0" w:space="0" w:color="auto"/>
        <w:bottom w:val="none" w:sz="0" w:space="0" w:color="auto"/>
        <w:right w:val="none" w:sz="0" w:space="0" w:color="auto"/>
      </w:divBdr>
    </w:div>
    <w:div w:id="1197350241">
      <w:marLeft w:val="0"/>
      <w:marRight w:val="0"/>
      <w:marTop w:val="0"/>
      <w:marBottom w:val="0"/>
      <w:divBdr>
        <w:top w:val="none" w:sz="0" w:space="0" w:color="auto"/>
        <w:left w:val="none" w:sz="0" w:space="0" w:color="auto"/>
        <w:bottom w:val="none" w:sz="0" w:space="0" w:color="auto"/>
        <w:right w:val="none" w:sz="0" w:space="0" w:color="auto"/>
      </w:divBdr>
    </w:div>
    <w:div w:id="1197356824">
      <w:marLeft w:val="0"/>
      <w:marRight w:val="0"/>
      <w:marTop w:val="0"/>
      <w:marBottom w:val="0"/>
      <w:divBdr>
        <w:top w:val="none" w:sz="0" w:space="0" w:color="auto"/>
        <w:left w:val="none" w:sz="0" w:space="0" w:color="auto"/>
        <w:bottom w:val="none" w:sz="0" w:space="0" w:color="auto"/>
        <w:right w:val="none" w:sz="0" w:space="0" w:color="auto"/>
      </w:divBdr>
    </w:div>
    <w:div w:id="1197428697">
      <w:marLeft w:val="0"/>
      <w:marRight w:val="0"/>
      <w:marTop w:val="0"/>
      <w:marBottom w:val="0"/>
      <w:divBdr>
        <w:top w:val="none" w:sz="0" w:space="0" w:color="auto"/>
        <w:left w:val="none" w:sz="0" w:space="0" w:color="auto"/>
        <w:bottom w:val="none" w:sz="0" w:space="0" w:color="auto"/>
        <w:right w:val="none" w:sz="0" w:space="0" w:color="auto"/>
      </w:divBdr>
    </w:div>
    <w:div w:id="1197430408">
      <w:marLeft w:val="0"/>
      <w:marRight w:val="0"/>
      <w:marTop w:val="0"/>
      <w:marBottom w:val="0"/>
      <w:divBdr>
        <w:top w:val="none" w:sz="0" w:space="0" w:color="auto"/>
        <w:left w:val="none" w:sz="0" w:space="0" w:color="auto"/>
        <w:bottom w:val="none" w:sz="0" w:space="0" w:color="auto"/>
        <w:right w:val="none" w:sz="0" w:space="0" w:color="auto"/>
      </w:divBdr>
    </w:div>
    <w:div w:id="1197430643">
      <w:marLeft w:val="0"/>
      <w:marRight w:val="0"/>
      <w:marTop w:val="0"/>
      <w:marBottom w:val="0"/>
      <w:divBdr>
        <w:top w:val="none" w:sz="0" w:space="0" w:color="auto"/>
        <w:left w:val="none" w:sz="0" w:space="0" w:color="auto"/>
        <w:bottom w:val="none" w:sz="0" w:space="0" w:color="auto"/>
        <w:right w:val="none" w:sz="0" w:space="0" w:color="auto"/>
      </w:divBdr>
    </w:div>
    <w:div w:id="1197430802">
      <w:marLeft w:val="0"/>
      <w:marRight w:val="0"/>
      <w:marTop w:val="0"/>
      <w:marBottom w:val="0"/>
      <w:divBdr>
        <w:top w:val="none" w:sz="0" w:space="0" w:color="auto"/>
        <w:left w:val="none" w:sz="0" w:space="0" w:color="auto"/>
        <w:bottom w:val="none" w:sz="0" w:space="0" w:color="auto"/>
        <w:right w:val="none" w:sz="0" w:space="0" w:color="auto"/>
      </w:divBdr>
    </w:div>
    <w:div w:id="1197474529">
      <w:marLeft w:val="0"/>
      <w:marRight w:val="0"/>
      <w:marTop w:val="0"/>
      <w:marBottom w:val="0"/>
      <w:divBdr>
        <w:top w:val="none" w:sz="0" w:space="0" w:color="auto"/>
        <w:left w:val="none" w:sz="0" w:space="0" w:color="auto"/>
        <w:bottom w:val="none" w:sz="0" w:space="0" w:color="auto"/>
        <w:right w:val="none" w:sz="0" w:space="0" w:color="auto"/>
      </w:divBdr>
    </w:div>
    <w:div w:id="1197548441">
      <w:marLeft w:val="0"/>
      <w:marRight w:val="0"/>
      <w:marTop w:val="0"/>
      <w:marBottom w:val="0"/>
      <w:divBdr>
        <w:top w:val="none" w:sz="0" w:space="0" w:color="auto"/>
        <w:left w:val="none" w:sz="0" w:space="0" w:color="auto"/>
        <w:bottom w:val="none" w:sz="0" w:space="0" w:color="auto"/>
        <w:right w:val="none" w:sz="0" w:space="0" w:color="auto"/>
      </w:divBdr>
    </w:div>
    <w:div w:id="1197549169">
      <w:marLeft w:val="0"/>
      <w:marRight w:val="0"/>
      <w:marTop w:val="0"/>
      <w:marBottom w:val="0"/>
      <w:divBdr>
        <w:top w:val="none" w:sz="0" w:space="0" w:color="auto"/>
        <w:left w:val="none" w:sz="0" w:space="0" w:color="auto"/>
        <w:bottom w:val="none" w:sz="0" w:space="0" w:color="auto"/>
        <w:right w:val="none" w:sz="0" w:space="0" w:color="auto"/>
      </w:divBdr>
    </w:div>
    <w:div w:id="1197624129">
      <w:bodyDiv w:val="1"/>
      <w:marLeft w:val="0"/>
      <w:marRight w:val="0"/>
      <w:marTop w:val="0"/>
      <w:marBottom w:val="0"/>
      <w:divBdr>
        <w:top w:val="none" w:sz="0" w:space="0" w:color="auto"/>
        <w:left w:val="none" w:sz="0" w:space="0" w:color="auto"/>
        <w:bottom w:val="none" w:sz="0" w:space="0" w:color="auto"/>
        <w:right w:val="none" w:sz="0" w:space="0" w:color="auto"/>
      </w:divBdr>
    </w:div>
    <w:div w:id="1197818274">
      <w:marLeft w:val="0"/>
      <w:marRight w:val="0"/>
      <w:marTop w:val="0"/>
      <w:marBottom w:val="0"/>
      <w:divBdr>
        <w:top w:val="none" w:sz="0" w:space="0" w:color="auto"/>
        <w:left w:val="none" w:sz="0" w:space="0" w:color="auto"/>
        <w:bottom w:val="none" w:sz="0" w:space="0" w:color="auto"/>
        <w:right w:val="none" w:sz="0" w:space="0" w:color="auto"/>
      </w:divBdr>
    </w:div>
    <w:div w:id="1197889487">
      <w:marLeft w:val="0"/>
      <w:marRight w:val="0"/>
      <w:marTop w:val="0"/>
      <w:marBottom w:val="0"/>
      <w:divBdr>
        <w:top w:val="none" w:sz="0" w:space="0" w:color="auto"/>
        <w:left w:val="none" w:sz="0" w:space="0" w:color="auto"/>
        <w:bottom w:val="none" w:sz="0" w:space="0" w:color="auto"/>
        <w:right w:val="none" w:sz="0" w:space="0" w:color="auto"/>
      </w:divBdr>
    </w:div>
    <w:div w:id="1197962165">
      <w:marLeft w:val="0"/>
      <w:marRight w:val="0"/>
      <w:marTop w:val="0"/>
      <w:marBottom w:val="0"/>
      <w:divBdr>
        <w:top w:val="none" w:sz="0" w:space="0" w:color="auto"/>
        <w:left w:val="none" w:sz="0" w:space="0" w:color="auto"/>
        <w:bottom w:val="none" w:sz="0" w:space="0" w:color="auto"/>
        <w:right w:val="none" w:sz="0" w:space="0" w:color="auto"/>
      </w:divBdr>
    </w:div>
    <w:div w:id="1198004882">
      <w:marLeft w:val="0"/>
      <w:marRight w:val="0"/>
      <w:marTop w:val="0"/>
      <w:marBottom w:val="0"/>
      <w:divBdr>
        <w:top w:val="none" w:sz="0" w:space="0" w:color="auto"/>
        <w:left w:val="none" w:sz="0" w:space="0" w:color="auto"/>
        <w:bottom w:val="none" w:sz="0" w:space="0" w:color="auto"/>
        <w:right w:val="none" w:sz="0" w:space="0" w:color="auto"/>
      </w:divBdr>
    </w:div>
    <w:div w:id="1198007852">
      <w:marLeft w:val="0"/>
      <w:marRight w:val="0"/>
      <w:marTop w:val="0"/>
      <w:marBottom w:val="0"/>
      <w:divBdr>
        <w:top w:val="none" w:sz="0" w:space="0" w:color="auto"/>
        <w:left w:val="none" w:sz="0" w:space="0" w:color="auto"/>
        <w:bottom w:val="none" w:sz="0" w:space="0" w:color="auto"/>
        <w:right w:val="none" w:sz="0" w:space="0" w:color="auto"/>
      </w:divBdr>
    </w:div>
    <w:div w:id="1198008891">
      <w:marLeft w:val="0"/>
      <w:marRight w:val="0"/>
      <w:marTop w:val="0"/>
      <w:marBottom w:val="0"/>
      <w:divBdr>
        <w:top w:val="none" w:sz="0" w:space="0" w:color="auto"/>
        <w:left w:val="none" w:sz="0" w:space="0" w:color="auto"/>
        <w:bottom w:val="none" w:sz="0" w:space="0" w:color="auto"/>
        <w:right w:val="none" w:sz="0" w:space="0" w:color="auto"/>
      </w:divBdr>
    </w:div>
    <w:div w:id="1198081156">
      <w:marLeft w:val="0"/>
      <w:marRight w:val="0"/>
      <w:marTop w:val="0"/>
      <w:marBottom w:val="0"/>
      <w:divBdr>
        <w:top w:val="none" w:sz="0" w:space="0" w:color="auto"/>
        <w:left w:val="none" w:sz="0" w:space="0" w:color="auto"/>
        <w:bottom w:val="none" w:sz="0" w:space="0" w:color="auto"/>
        <w:right w:val="none" w:sz="0" w:space="0" w:color="auto"/>
      </w:divBdr>
    </w:div>
    <w:div w:id="1198129990">
      <w:marLeft w:val="0"/>
      <w:marRight w:val="0"/>
      <w:marTop w:val="0"/>
      <w:marBottom w:val="0"/>
      <w:divBdr>
        <w:top w:val="none" w:sz="0" w:space="0" w:color="auto"/>
        <w:left w:val="none" w:sz="0" w:space="0" w:color="auto"/>
        <w:bottom w:val="none" w:sz="0" w:space="0" w:color="auto"/>
        <w:right w:val="none" w:sz="0" w:space="0" w:color="auto"/>
      </w:divBdr>
    </w:div>
    <w:div w:id="1198204444">
      <w:marLeft w:val="0"/>
      <w:marRight w:val="0"/>
      <w:marTop w:val="0"/>
      <w:marBottom w:val="0"/>
      <w:divBdr>
        <w:top w:val="none" w:sz="0" w:space="0" w:color="auto"/>
        <w:left w:val="none" w:sz="0" w:space="0" w:color="auto"/>
        <w:bottom w:val="none" w:sz="0" w:space="0" w:color="auto"/>
        <w:right w:val="none" w:sz="0" w:space="0" w:color="auto"/>
      </w:divBdr>
    </w:div>
    <w:div w:id="1198204471">
      <w:marLeft w:val="0"/>
      <w:marRight w:val="0"/>
      <w:marTop w:val="0"/>
      <w:marBottom w:val="0"/>
      <w:divBdr>
        <w:top w:val="none" w:sz="0" w:space="0" w:color="auto"/>
        <w:left w:val="none" w:sz="0" w:space="0" w:color="auto"/>
        <w:bottom w:val="none" w:sz="0" w:space="0" w:color="auto"/>
        <w:right w:val="none" w:sz="0" w:space="0" w:color="auto"/>
      </w:divBdr>
    </w:div>
    <w:div w:id="1198273307">
      <w:marLeft w:val="0"/>
      <w:marRight w:val="0"/>
      <w:marTop w:val="0"/>
      <w:marBottom w:val="0"/>
      <w:divBdr>
        <w:top w:val="none" w:sz="0" w:space="0" w:color="auto"/>
        <w:left w:val="none" w:sz="0" w:space="0" w:color="auto"/>
        <w:bottom w:val="none" w:sz="0" w:space="0" w:color="auto"/>
        <w:right w:val="none" w:sz="0" w:space="0" w:color="auto"/>
      </w:divBdr>
    </w:div>
    <w:div w:id="1198349686">
      <w:marLeft w:val="0"/>
      <w:marRight w:val="0"/>
      <w:marTop w:val="0"/>
      <w:marBottom w:val="0"/>
      <w:divBdr>
        <w:top w:val="none" w:sz="0" w:space="0" w:color="auto"/>
        <w:left w:val="none" w:sz="0" w:space="0" w:color="auto"/>
        <w:bottom w:val="none" w:sz="0" w:space="0" w:color="auto"/>
        <w:right w:val="none" w:sz="0" w:space="0" w:color="auto"/>
      </w:divBdr>
    </w:div>
    <w:div w:id="1198464817">
      <w:marLeft w:val="0"/>
      <w:marRight w:val="0"/>
      <w:marTop w:val="0"/>
      <w:marBottom w:val="0"/>
      <w:divBdr>
        <w:top w:val="none" w:sz="0" w:space="0" w:color="auto"/>
        <w:left w:val="none" w:sz="0" w:space="0" w:color="auto"/>
        <w:bottom w:val="none" w:sz="0" w:space="0" w:color="auto"/>
        <w:right w:val="none" w:sz="0" w:space="0" w:color="auto"/>
      </w:divBdr>
    </w:div>
    <w:div w:id="1198542889">
      <w:marLeft w:val="0"/>
      <w:marRight w:val="0"/>
      <w:marTop w:val="0"/>
      <w:marBottom w:val="0"/>
      <w:divBdr>
        <w:top w:val="none" w:sz="0" w:space="0" w:color="auto"/>
        <w:left w:val="none" w:sz="0" w:space="0" w:color="auto"/>
        <w:bottom w:val="none" w:sz="0" w:space="0" w:color="auto"/>
        <w:right w:val="none" w:sz="0" w:space="0" w:color="auto"/>
      </w:divBdr>
    </w:div>
    <w:div w:id="1198589026">
      <w:marLeft w:val="0"/>
      <w:marRight w:val="0"/>
      <w:marTop w:val="0"/>
      <w:marBottom w:val="0"/>
      <w:divBdr>
        <w:top w:val="none" w:sz="0" w:space="0" w:color="auto"/>
        <w:left w:val="none" w:sz="0" w:space="0" w:color="auto"/>
        <w:bottom w:val="none" w:sz="0" w:space="0" w:color="auto"/>
        <w:right w:val="none" w:sz="0" w:space="0" w:color="auto"/>
      </w:divBdr>
    </w:div>
    <w:div w:id="1198615514">
      <w:marLeft w:val="0"/>
      <w:marRight w:val="0"/>
      <w:marTop w:val="0"/>
      <w:marBottom w:val="0"/>
      <w:divBdr>
        <w:top w:val="none" w:sz="0" w:space="0" w:color="auto"/>
        <w:left w:val="none" w:sz="0" w:space="0" w:color="auto"/>
        <w:bottom w:val="none" w:sz="0" w:space="0" w:color="auto"/>
        <w:right w:val="none" w:sz="0" w:space="0" w:color="auto"/>
      </w:divBdr>
    </w:div>
    <w:div w:id="1198616741">
      <w:marLeft w:val="0"/>
      <w:marRight w:val="0"/>
      <w:marTop w:val="0"/>
      <w:marBottom w:val="0"/>
      <w:divBdr>
        <w:top w:val="none" w:sz="0" w:space="0" w:color="auto"/>
        <w:left w:val="none" w:sz="0" w:space="0" w:color="auto"/>
        <w:bottom w:val="none" w:sz="0" w:space="0" w:color="auto"/>
        <w:right w:val="none" w:sz="0" w:space="0" w:color="auto"/>
      </w:divBdr>
    </w:div>
    <w:div w:id="1198620359">
      <w:marLeft w:val="0"/>
      <w:marRight w:val="0"/>
      <w:marTop w:val="0"/>
      <w:marBottom w:val="0"/>
      <w:divBdr>
        <w:top w:val="none" w:sz="0" w:space="0" w:color="auto"/>
        <w:left w:val="none" w:sz="0" w:space="0" w:color="auto"/>
        <w:bottom w:val="none" w:sz="0" w:space="0" w:color="auto"/>
        <w:right w:val="none" w:sz="0" w:space="0" w:color="auto"/>
      </w:divBdr>
    </w:div>
    <w:div w:id="1198734273">
      <w:marLeft w:val="0"/>
      <w:marRight w:val="0"/>
      <w:marTop w:val="0"/>
      <w:marBottom w:val="0"/>
      <w:divBdr>
        <w:top w:val="none" w:sz="0" w:space="0" w:color="auto"/>
        <w:left w:val="none" w:sz="0" w:space="0" w:color="auto"/>
        <w:bottom w:val="none" w:sz="0" w:space="0" w:color="auto"/>
        <w:right w:val="none" w:sz="0" w:space="0" w:color="auto"/>
      </w:divBdr>
    </w:div>
    <w:div w:id="1198740294">
      <w:marLeft w:val="0"/>
      <w:marRight w:val="0"/>
      <w:marTop w:val="0"/>
      <w:marBottom w:val="0"/>
      <w:divBdr>
        <w:top w:val="none" w:sz="0" w:space="0" w:color="auto"/>
        <w:left w:val="none" w:sz="0" w:space="0" w:color="auto"/>
        <w:bottom w:val="none" w:sz="0" w:space="0" w:color="auto"/>
        <w:right w:val="none" w:sz="0" w:space="0" w:color="auto"/>
      </w:divBdr>
    </w:div>
    <w:div w:id="1198858014">
      <w:marLeft w:val="0"/>
      <w:marRight w:val="0"/>
      <w:marTop w:val="0"/>
      <w:marBottom w:val="0"/>
      <w:divBdr>
        <w:top w:val="none" w:sz="0" w:space="0" w:color="auto"/>
        <w:left w:val="none" w:sz="0" w:space="0" w:color="auto"/>
        <w:bottom w:val="none" w:sz="0" w:space="0" w:color="auto"/>
        <w:right w:val="none" w:sz="0" w:space="0" w:color="auto"/>
      </w:divBdr>
    </w:div>
    <w:div w:id="1198927955">
      <w:marLeft w:val="0"/>
      <w:marRight w:val="0"/>
      <w:marTop w:val="0"/>
      <w:marBottom w:val="0"/>
      <w:divBdr>
        <w:top w:val="none" w:sz="0" w:space="0" w:color="auto"/>
        <w:left w:val="none" w:sz="0" w:space="0" w:color="auto"/>
        <w:bottom w:val="none" w:sz="0" w:space="0" w:color="auto"/>
        <w:right w:val="none" w:sz="0" w:space="0" w:color="auto"/>
      </w:divBdr>
    </w:div>
    <w:div w:id="1198935163">
      <w:marLeft w:val="0"/>
      <w:marRight w:val="0"/>
      <w:marTop w:val="0"/>
      <w:marBottom w:val="0"/>
      <w:divBdr>
        <w:top w:val="none" w:sz="0" w:space="0" w:color="auto"/>
        <w:left w:val="none" w:sz="0" w:space="0" w:color="auto"/>
        <w:bottom w:val="none" w:sz="0" w:space="0" w:color="auto"/>
        <w:right w:val="none" w:sz="0" w:space="0" w:color="auto"/>
      </w:divBdr>
    </w:div>
    <w:div w:id="1199009935">
      <w:marLeft w:val="0"/>
      <w:marRight w:val="0"/>
      <w:marTop w:val="0"/>
      <w:marBottom w:val="0"/>
      <w:divBdr>
        <w:top w:val="none" w:sz="0" w:space="0" w:color="auto"/>
        <w:left w:val="none" w:sz="0" w:space="0" w:color="auto"/>
        <w:bottom w:val="none" w:sz="0" w:space="0" w:color="auto"/>
        <w:right w:val="none" w:sz="0" w:space="0" w:color="auto"/>
      </w:divBdr>
    </w:div>
    <w:div w:id="1199047300">
      <w:marLeft w:val="0"/>
      <w:marRight w:val="0"/>
      <w:marTop w:val="0"/>
      <w:marBottom w:val="0"/>
      <w:divBdr>
        <w:top w:val="none" w:sz="0" w:space="0" w:color="auto"/>
        <w:left w:val="none" w:sz="0" w:space="0" w:color="auto"/>
        <w:bottom w:val="none" w:sz="0" w:space="0" w:color="auto"/>
        <w:right w:val="none" w:sz="0" w:space="0" w:color="auto"/>
      </w:divBdr>
    </w:div>
    <w:div w:id="1199122678">
      <w:marLeft w:val="0"/>
      <w:marRight w:val="0"/>
      <w:marTop w:val="0"/>
      <w:marBottom w:val="0"/>
      <w:divBdr>
        <w:top w:val="none" w:sz="0" w:space="0" w:color="auto"/>
        <w:left w:val="none" w:sz="0" w:space="0" w:color="auto"/>
        <w:bottom w:val="none" w:sz="0" w:space="0" w:color="auto"/>
        <w:right w:val="none" w:sz="0" w:space="0" w:color="auto"/>
      </w:divBdr>
    </w:div>
    <w:div w:id="1199195184">
      <w:marLeft w:val="0"/>
      <w:marRight w:val="0"/>
      <w:marTop w:val="0"/>
      <w:marBottom w:val="0"/>
      <w:divBdr>
        <w:top w:val="none" w:sz="0" w:space="0" w:color="auto"/>
        <w:left w:val="none" w:sz="0" w:space="0" w:color="auto"/>
        <w:bottom w:val="none" w:sz="0" w:space="0" w:color="auto"/>
        <w:right w:val="none" w:sz="0" w:space="0" w:color="auto"/>
      </w:divBdr>
    </w:div>
    <w:div w:id="1199246703">
      <w:marLeft w:val="0"/>
      <w:marRight w:val="0"/>
      <w:marTop w:val="0"/>
      <w:marBottom w:val="0"/>
      <w:divBdr>
        <w:top w:val="none" w:sz="0" w:space="0" w:color="auto"/>
        <w:left w:val="none" w:sz="0" w:space="0" w:color="auto"/>
        <w:bottom w:val="none" w:sz="0" w:space="0" w:color="auto"/>
        <w:right w:val="none" w:sz="0" w:space="0" w:color="auto"/>
      </w:divBdr>
    </w:div>
    <w:div w:id="1199274425">
      <w:marLeft w:val="0"/>
      <w:marRight w:val="0"/>
      <w:marTop w:val="0"/>
      <w:marBottom w:val="0"/>
      <w:divBdr>
        <w:top w:val="none" w:sz="0" w:space="0" w:color="auto"/>
        <w:left w:val="none" w:sz="0" w:space="0" w:color="auto"/>
        <w:bottom w:val="none" w:sz="0" w:space="0" w:color="auto"/>
        <w:right w:val="none" w:sz="0" w:space="0" w:color="auto"/>
      </w:divBdr>
    </w:div>
    <w:div w:id="1199314374">
      <w:marLeft w:val="0"/>
      <w:marRight w:val="0"/>
      <w:marTop w:val="0"/>
      <w:marBottom w:val="0"/>
      <w:divBdr>
        <w:top w:val="none" w:sz="0" w:space="0" w:color="auto"/>
        <w:left w:val="none" w:sz="0" w:space="0" w:color="auto"/>
        <w:bottom w:val="none" w:sz="0" w:space="0" w:color="auto"/>
        <w:right w:val="none" w:sz="0" w:space="0" w:color="auto"/>
      </w:divBdr>
    </w:div>
    <w:div w:id="1199316218">
      <w:marLeft w:val="0"/>
      <w:marRight w:val="0"/>
      <w:marTop w:val="0"/>
      <w:marBottom w:val="0"/>
      <w:divBdr>
        <w:top w:val="none" w:sz="0" w:space="0" w:color="auto"/>
        <w:left w:val="none" w:sz="0" w:space="0" w:color="auto"/>
        <w:bottom w:val="none" w:sz="0" w:space="0" w:color="auto"/>
        <w:right w:val="none" w:sz="0" w:space="0" w:color="auto"/>
      </w:divBdr>
    </w:div>
    <w:div w:id="1199319623">
      <w:marLeft w:val="0"/>
      <w:marRight w:val="0"/>
      <w:marTop w:val="0"/>
      <w:marBottom w:val="0"/>
      <w:divBdr>
        <w:top w:val="none" w:sz="0" w:space="0" w:color="auto"/>
        <w:left w:val="none" w:sz="0" w:space="0" w:color="auto"/>
        <w:bottom w:val="none" w:sz="0" w:space="0" w:color="auto"/>
        <w:right w:val="none" w:sz="0" w:space="0" w:color="auto"/>
      </w:divBdr>
    </w:div>
    <w:div w:id="1199321677">
      <w:bodyDiv w:val="1"/>
      <w:marLeft w:val="0"/>
      <w:marRight w:val="0"/>
      <w:marTop w:val="0"/>
      <w:marBottom w:val="0"/>
      <w:divBdr>
        <w:top w:val="none" w:sz="0" w:space="0" w:color="auto"/>
        <w:left w:val="none" w:sz="0" w:space="0" w:color="auto"/>
        <w:bottom w:val="none" w:sz="0" w:space="0" w:color="auto"/>
        <w:right w:val="none" w:sz="0" w:space="0" w:color="auto"/>
      </w:divBdr>
    </w:div>
    <w:div w:id="1199591392">
      <w:marLeft w:val="0"/>
      <w:marRight w:val="0"/>
      <w:marTop w:val="0"/>
      <w:marBottom w:val="0"/>
      <w:divBdr>
        <w:top w:val="none" w:sz="0" w:space="0" w:color="auto"/>
        <w:left w:val="none" w:sz="0" w:space="0" w:color="auto"/>
        <w:bottom w:val="none" w:sz="0" w:space="0" w:color="auto"/>
        <w:right w:val="none" w:sz="0" w:space="0" w:color="auto"/>
      </w:divBdr>
    </w:div>
    <w:div w:id="1199663750">
      <w:marLeft w:val="0"/>
      <w:marRight w:val="0"/>
      <w:marTop w:val="0"/>
      <w:marBottom w:val="0"/>
      <w:divBdr>
        <w:top w:val="none" w:sz="0" w:space="0" w:color="auto"/>
        <w:left w:val="none" w:sz="0" w:space="0" w:color="auto"/>
        <w:bottom w:val="none" w:sz="0" w:space="0" w:color="auto"/>
        <w:right w:val="none" w:sz="0" w:space="0" w:color="auto"/>
      </w:divBdr>
    </w:div>
    <w:div w:id="1199779813">
      <w:marLeft w:val="0"/>
      <w:marRight w:val="0"/>
      <w:marTop w:val="0"/>
      <w:marBottom w:val="0"/>
      <w:divBdr>
        <w:top w:val="none" w:sz="0" w:space="0" w:color="auto"/>
        <w:left w:val="none" w:sz="0" w:space="0" w:color="auto"/>
        <w:bottom w:val="none" w:sz="0" w:space="0" w:color="auto"/>
        <w:right w:val="none" w:sz="0" w:space="0" w:color="auto"/>
      </w:divBdr>
    </w:div>
    <w:div w:id="1199782795">
      <w:marLeft w:val="0"/>
      <w:marRight w:val="0"/>
      <w:marTop w:val="0"/>
      <w:marBottom w:val="0"/>
      <w:divBdr>
        <w:top w:val="none" w:sz="0" w:space="0" w:color="auto"/>
        <w:left w:val="none" w:sz="0" w:space="0" w:color="auto"/>
        <w:bottom w:val="none" w:sz="0" w:space="0" w:color="auto"/>
        <w:right w:val="none" w:sz="0" w:space="0" w:color="auto"/>
      </w:divBdr>
    </w:div>
    <w:div w:id="1199857795">
      <w:marLeft w:val="0"/>
      <w:marRight w:val="0"/>
      <w:marTop w:val="0"/>
      <w:marBottom w:val="0"/>
      <w:divBdr>
        <w:top w:val="none" w:sz="0" w:space="0" w:color="auto"/>
        <w:left w:val="none" w:sz="0" w:space="0" w:color="auto"/>
        <w:bottom w:val="none" w:sz="0" w:space="0" w:color="auto"/>
        <w:right w:val="none" w:sz="0" w:space="0" w:color="auto"/>
      </w:divBdr>
    </w:div>
    <w:div w:id="1200161858">
      <w:marLeft w:val="0"/>
      <w:marRight w:val="0"/>
      <w:marTop w:val="0"/>
      <w:marBottom w:val="0"/>
      <w:divBdr>
        <w:top w:val="none" w:sz="0" w:space="0" w:color="auto"/>
        <w:left w:val="none" w:sz="0" w:space="0" w:color="auto"/>
        <w:bottom w:val="none" w:sz="0" w:space="0" w:color="auto"/>
        <w:right w:val="none" w:sz="0" w:space="0" w:color="auto"/>
      </w:divBdr>
    </w:div>
    <w:div w:id="1200169217">
      <w:marLeft w:val="0"/>
      <w:marRight w:val="0"/>
      <w:marTop w:val="0"/>
      <w:marBottom w:val="0"/>
      <w:divBdr>
        <w:top w:val="none" w:sz="0" w:space="0" w:color="auto"/>
        <w:left w:val="none" w:sz="0" w:space="0" w:color="auto"/>
        <w:bottom w:val="none" w:sz="0" w:space="0" w:color="auto"/>
        <w:right w:val="none" w:sz="0" w:space="0" w:color="auto"/>
      </w:divBdr>
    </w:div>
    <w:div w:id="1200242569">
      <w:marLeft w:val="0"/>
      <w:marRight w:val="0"/>
      <w:marTop w:val="0"/>
      <w:marBottom w:val="0"/>
      <w:divBdr>
        <w:top w:val="none" w:sz="0" w:space="0" w:color="auto"/>
        <w:left w:val="none" w:sz="0" w:space="0" w:color="auto"/>
        <w:bottom w:val="none" w:sz="0" w:space="0" w:color="auto"/>
        <w:right w:val="none" w:sz="0" w:space="0" w:color="auto"/>
      </w:divBdr>
    </w:div>
    <w:div w:id="1200319912">
      <w:marLeft w:val="0"/>
      <w:marRight w:val="0"/>
      <w:marTop w:val="0"/>
      <w:marBottom w:val="0"/>
      <w:divBdr>
        <w:top w:val="none" w:sz="0" w:space="0" w:color="auto"/>
        <w:left w:val="none" w:sz="0" w:space="0" w:color="auto"/>
        <w:bottom w:val="none" w:sz="0" w:space="0" w:color="auto"/>
        <w:right w:val="none" w:sz="0" w:space="0" w:color="auto"/>
      </w:divBdr>
    </w:div>
    <w:div w:id="1200437620">
      <w:marLeft w:val="0"/>
      <w:marRight w:val="0"/>
      <w:marTop w:val="0"/>
      <w:marBottom w:val="0"/>
      <w:divBdr>
        <w:top w:val="none" w:sz="0" w:space="0" w:color="auto"/>
        <w:left w:val="none" w:sz="0" w:space="0" w:color="auto"/>
        <w:bottom w:val="none" w:sz="0" w:space="0" w:color="auto"/>
        <w:right w:val="none" w:sz="0" w:space="0" w:color="auto"/>
      </w:divBdr>
    </w:div>
    <w:div w:id="1200557382">
      <w:marLeft w:val="0"/>
      <w:marRight w:val="0"/>
      <w:marTop w:val="0"/>
      <w:marBottom w:val="0"/>
      <w:divBdr>
        <w:top w:val="none" w:sz="0" w:space="0" w:color="auto"/>
        <w:left w:val="none" w:sz="0" w:space="0" w:color="auto"/>
        <w:bottom w:val="none" w:sz="0" w:space="0" w:color="auto"/>
        <w:right w:val="none" w:sz="0" w:space="0" w:color="auto"/>
      </w:divBdr>
    </w:div>
    <w:div w:id="1200557473">
      <w:marLeft w:val="0"/>
      <w:marRight w:val="0"/>
      <w:marTop w:val="0"/>
      <w:marBottom w:val="0"/>
      <w:divBdr>
        <w:top w:val="none" w:sz="0" w:space="0" w:color="auto"/>
        <w:left w:val="none" w:sz="0" w:space="0" w:color="auto"/>
        <w:bottom w:val="none" w:sz="0" w:space="0" w:color="auto"/>
        <w:right w:val="none" w:sz="0" w:space="0" w:color="auto"/>
      </w:divBdr>
    </w:div>
    <w:div w:id="1200581232">
      <w:marLeft w:val="0"/>
      <w:marRight w:val="0"/>
      <w:marTop w:val="0"/>
      <w:marBottom w:val="0"/>
      <w:divBdr>
        <w:top w:val="none" w:sz="0" w:space="0" w:color="auto"/>
        <w:left w:val="none" w:sz="0" w:space="0" w:color="auto"/>
        <w:bottom w:val="none" w:sz="0" w:space="0" w:color="auto"/>
        <w:right w:val="none" w:sz="0" w:space="0" w:color="auto"/>
      </w:divBdr>
    </w:div>
    <w:div w:id="1200583110">
      <w:marLeft w:val="0"/>
      <w:marRight w:val="0"/>
      <w:marTop w:val="0"/>
      <w:marBottom w:val="0"/>
      <w:divBdr>
        <w:top w:val="none" w:sz="0" w:space="0" w:color="auto"/>
        <w:left w:val="none" w:sz="0" w:space="0" w:color="auto"/>
        <w:bottom w:val="none" w:sz="0" w:space="0" w:color="auto"/>
        <w:right w:val="none" w:sz="0" w:space="0" w:color="auto"/>
      </w:divBdr>
    </w:div>
    <w:div w:id="1200584583">
      <w:marLeft w:val="0"/>
      <w:marRight w:val="0"/>
      <w:marTop w:val="0"/>
      <w:marBottom w:val="0"/>
      <w:divBdr>
        <w:top w:val="none" w:sz="0" w:space="0" w:color="auto"/>
        <w:left w:val="none" w:sz="0" w:space="0" w:color="auto"/>
        <w:bottom w:val="none" w:sz="0" w:space="0" w:color="auto"/>
        <w:right w:val="none" w:sz="0" w:space="0" w:color="auto"/>
      </w:divBdr>
    </w:div>
    <w:div w:id="1200629591">
      <w:bodyDiv w:val="1"/>
      <w:marLeft w:val="0"/>
      <w:marRight w:val="0"/>
      <w:marTop w:val="0"/>
      <w:marBottom w:val="0"/>
      <w:divBdr>
        <w:top w:val="none" w:sz="0" w:space="0" w:color="auto"/>
        <w:left w:val="none" w:sz="0" w:space="0" w:color="auto"/>
        <w:bottom w:val="none" w:sz="0" w:space="0" w:color="auto"/>
        <w:right w:val="none" w:sz="0" w:space="0" w:color="auto"/>
      </w:divBdr>
    </w:div>
    <w:div w:id="1200706727">
      <w:marLeft w:val="0"/>
      <w:marRight w:val="0"/>
      <w:marTop w:val="0"/>
      <w:marBottom w:val="0"/>
      <w:divBdr>
        <w:top w:val="none" w:sz="0" w:space="0" w:color="auto"/>
        <w:left w:val="none" w:sz="0" w:space="0" w:color="auto"/>
        <w:bottom w:val="none" w:sz="0" w:space="0" w:color="auto"/>
        <w:right w:val="none" w:sz="0" w:space="0" w:color="auto"/>
      </w:divBdr>
    </w:div>
    <w:div w:id="1200775547">
      <w:marLeft w:val="0"/>
      <w:marRight w:val="0"/>
      <w:marTop w:val="0"/>
      <w:marBottom w:val="0"/>
      <w:divBdr>
        <w:top w:val="none" w:sz="0" w:space="0" w:color="auto"/>
        <w:left w:val="none" w:sz="0" w:space="0" w:color="auto"/>
        <w:bottom w:val="none" w:sz="0" w:space="0" w:color="auto"/>
        <w:right w:val="none" w:sz="0" w:space="0" w:color="auto"/>
      </w:divBdr>
    </w:div>
    <w:div w:id="1200778999">
      <w:marLeft w:val="0"/>
      <w:marRight w:val="0"/>
      <w:marTop w:val="0"/>
      <w:marBottom w:val="0"/>
      <w:divBdr>
        <w:top w:val="none" w:sz="0" w:space="0" w:color="auto"/>
        <w:left w:val="none" w:sz="0" w:space="0" w:color="auto"/>
        <w:bottom w:val="none" w:sz="0" w:space="0" w:color="auto"/>
        <w:right w:val="none" w:sz="0" w:space="0" w:color="auto"/>
      </w:divBdr>
    </w:div>
    <w:div w:id="1200823206">
      <w:marLeft w:val="0"/>
      <w:marRight w:val="0"/>
      <w:marTop w:val="0"/>
      <w:marBottom w:val="0"/>
      <w:divBdr>
        <w:top w:val="none" w:sz="0" w:space="0" w:color="auto"/>
        <w:left w:val="none" w:sz="0" w:space="0" w:color="auto"/>
        <w:bottom w:val="none" w:sz="0" w:space="0" w:color="auto"/>
        <w:right w:val="none" w:sz="0" w:space="0" w:color="auto"/>
      </w:divBdr>
    </w:div>
    <w:div w:id="1200824780">
      <w:marLeft w:val="0"/>
      <w:marRight w:val="0"/>
      <w:marTop w:val="0"/>
      <w:marBottom w:val="0"/>
      <w:divBdr>
        <w:top w:val="none" w:sz="0" w:space="0" w:color="auto"/>
        <w:left w:val="none" w:sz="0" w:space="0" w:color="auto"/>
        <w:bottom w:val="none" w:sz="0" w:space="0" w:color="auto"/>
        <w:right w:val="none" w:sz="0" w:space="0" w:color="auto"/>
      </w:divBdr>
    </w:div>
    <w:div w:id="1200899669">
      <w:marLeft w:val="0"/>
      <w:marRight w:val="0"/>
      <w:marTop w:val="0"/>
      <w:marBottom w:val="0"/>
      <w:divBdr>
        <w:top w:val="none" w:sz="0" w:space="0" w:color="auto"/>
        <w:left w:val="none" w:sz="0" w:space="0" w:color="auto"/>
        <w:bottom w:val="none" w:sz="0" w:space="0" w:color="auto"/>
        <w:right w:val="none" w:sz="0" w:space="0" w:color="auto"/>
      </w:divBdr>
    </w:div>
    <w:div w:id="1201087013">
      <w:marLeft w:val="0"/>
      <w:marRight w:val="0"/>
      <w:marTop w:val="0"/>
      <w:marBottom w:val="0"/>
      <w:divBdr>
        <w:top w:val="none" w:sz="0" w:space="0" w:color="auto"/>
        <w:left w:val="none" w:sz="0" w:space="0" w:color="auto"/>
        <w:bottom w:val="none" w:sz="0" w:space="0" w:color="auto"/>
        <w:right w:val="none" w:sz="0" w:space="0" w:color="auto"/>
      </w:divBdr>
    </w:div>
    <w:div w:id="1201282875">
      <w:marLeft w:val="0"/>
      <w:marRight w:val="0"/>
      <w:marTop w:val="0"/>
      <w:marBottom w:val="0"/>
      <w:divBdr>
        <w:top w:val="none" w:sz="0" w:space="0" w:color="auto"/>
        <w:left w:val="none" w:sz="0" w:space="0" w:color="auto"/>
        <w:bottom w:val="none" w:sz="0" w:space="0" w:color="auto"/>
        <w:right w:val="none" w:sz="0" w:space="0" w:color="auto"/>
      </w:divBdr>
    </w:div>
    <w:div w:id="1201357334">
      <w:bodyDiv w:val="1"/>
      <w:marLeft w:val="0"/>
      <w:marRight w:val="0"/>
      <w:marTop w:val="0"/>
      <w:marBottom w:val="0"/>
      <w:divBdr>
        <w:top w:val="none" w:sz="0" w:space="0" w:color="auto"/>
        <w:left w:val="none" w:sz="0" w:space="0" w:color="auto"/>
        <w:bottom w:val="none" w:sz="0" w:space="0" w:color="auto"/>
        <w:right w:val="none" w:sz="0" w:space="0" w:color="auto"/>
      </w:divBdr>
    </w:div>
    <w:div w:id="1201478332">
      <w:marLeft w:val="0"/>
      <w:marRight w:val="0"/>
      <w:marTop w:val="0"/>
      <w:marBottom w:val="0"/>
      <w:divBdr>
        <w:top w:val="none" w:sz="0" w:space="0" w:color="auto"/>
        <w:left w:val="none" w:sz="0" w:space="0" w:color="auto"/>
        <w:bottom w:val="none" w:sz="0" w:space="0" w:color="auto"/>
        <w:right w:val="none" w:sz="0" w:space="0" w:color="auto"/>
      </w:divBdr>
    </w:div>
    <w:div w:id="1201550753">
      <w:marLeft w:val="0"/>
      <w:marRight w:val="0"/>
      <w:marTop w:val="0"/>
      <w:marBottom w:val="0"/>
      <w:divBdr>
        <w:top w:val="none" w:sz="0" w:space="0" w:color="auto"/>
        <w:left w:val="none" w:sz="0" w:space="0" w:color="auto"/>
        <w:bottom w:val="none" w:sz="0" w:space="0" w:color="auto"/>
        <w:right w:val="none" w:sz="0" w:space="0" w:color="auto"/>
      </w:divBdr>
    </w:div>
    <w:div w:id="1201553531">
      <w:marLeft w:val="0"/>
      <w:marRight w:val="0"/>
      <w:marTop w:val="0"/>
      <w:marBottom w:val="0"/>
      <w:divBdr>
        <w:top w:val="none" w:sz="0" w:space="0" w:color="auto"/>
        <w:left w:val="none" w:sz="0" w:space="0" w:color="auto"/>
        <w:bottom w:val="none" w:sz="0" w:space="0" w:color="auto"/>
        <w:right w:val="none" w:sz="0" w:space="0" w:color="auto"/>
      </w:divBdr>
    </w:div>
    <w:div w:id="1201699080">
      <w:marLeft w:val="0"/>
      <w:marRight w:val="0"/>
      <w:marTop w:val="0"/>
      <w:marBottom w:val="0"/>
      <w:divBdr>
        <w:top w:val="none" w:sz="0" w:space="0" w:color="auto"/>
        <w:left w:val="none" w:sz="0" w:space="0" w:color="auto"/>
        <w:bottom w:val="none" w:sz="0" w:space="0" w:color="auto"/>
        <w:right w:val="none" w:sz="0" w:space="0" w:color="auto"/>
      </w:divBdr>
    </w:div>
    <w:div w:id="1201745136">
      <w:marLeft w:val="0"/>
      <w:marRight w:val="0"/>
      <w:marTop w:val="0"/>
      <w:marBottom w:val="0"/>
      <w:divBdr>
        <w:top w:val="none" w:sz="0" w:space="0" w:color="auto"/>
        <w:left w:val="none" w:sz="0" w:space="0" w:color="auto"/>
        <w:bottom w:val="none" w:sz="0" w:space="0" w:color="auto"/>
        <w:right w:val="none" w:sz="0" w:space="0" w:color="auto"/>
      </w:divBdr>
    </w:div>
    <w:div w:id="1201748947">
      <w:marLeft w:val="0"/>
      <w:marRight w:val="0"/>
      <w:marTop w:val="0"/>
      <w:marBottom w:val="0"/>
      <w:divBdr>
        <w:top w:val="none" w:sz="0" w:space="0" w:color="auto"/>
        <w:left w:val="none" w:sz="0" w:space="0" w:color="auto"/>
        <w:bottom w:val="none" w:sz="0" w:space="0" w:color="auto"/>
        <w:right w:val="none" w:sz="0" w:space="0" w:color="auto"/>
      </w:divBdr>
    </w:div>
    <w:div w:id="1201894467">
      <w:marLeft w:val="0"/>
      <w:marRight w:val="0"/>
      <w:marTop w:val="0"/>
      <w:marBottom w:val="0"/>
      <w:divBdr>
        <w:top w:val="none" w:sz="0" w:space="0" w:color="auto"/>
        <w:left w:val="none" w:sz="0" w:space="0" w:color="auto"/>
        <w:bottom w:val="none" w:sz="0" w:space="0" w:color="auto"/>
        <w:right w:val="none" w:sz="0" w:space="0" w:color="auto"/>
      </w:divBdr>
    </w:div>
    <w:div w:id="1202016003">
      <w:marLeft w:val="0"/>
      <w:marRight w:val="0"/>
      <w:marTop w:val="0"/>
      <w:marBottom w:val="0"/>
      <w:divBdr>
        <w:top w:val="none" w:sz="0" w:space="0" w:color="auto"/>
        <w:left w:val="none" w:sz="0" w:space="0" w:color="auto"/>
        <w:bottom w:val="none" w:sz="0" w:space="0" w:color="auto"/>
        <w:right w:val="none" w:sz="0" w:space="0" w:color="auto"/>
      </w:divBdr>
    </w:div>
    <w:div w:id="1202016308">
      <w:marLeft w:val="0"/>
      <w:marRight w:val="0"/>
      <w:marTop w:val="0"/>
      <w:marBottom w:val="0"/>
      <w:divBdr>
        <w:top w:val="none" w:sz="0" w:space="0" w:color="auto"/>
        <w:left w:val="none" w:sz="0" w:space="0" w:color="auto"/>
        <w:bottom w:val="none" w:sz="0" w:space="0" w:color="auto"/>
        <w:right w:val="none" w:sz="0" w:space="0" w:color="auto"/>
      </w:divBdr>
    </w:div>
    <w:div w:id="1202093604">
      <w:marLeft w:val="0"/>
      <w:marRight w:val="0"/>
      <w:marTop w:val="0"/>
      <w:marBottom w:val="0"/>
      <w:divBdr>
        <w:top w:val="none" w:sz="0" w:space="0" w:color="auto"/>
        <w:left w:val="none" w:sz="0" w:space="0" w:color="auto"/>
        <w:bottom w:val="none" w:sz="0" w:space="0" w:color="auto"/>
        <w:right w:val="none" w:sz="0" w:space="0" w:color="auto"/>
      </w:divBdr>
    </w:div>
    <w:div w:id="1202204465">
      <w:marLeft w:val="0"/>
      <w:marRight w:val="0"/>
      <w:marTop w:val="0"/>
      <w:marBottom w:val="0"/>
      <w:divBdr>
        <w:top w:val="none" w:sz="0" w:space="0" w:color="auto"/>
        <w:left w:val="none" w:sz="0" w:space="0" w:color="auto"/>
        <w:bottom w:val="none" w:sz="0" w:space="0" w:color="auto"/>
        <w:right w:val="none" w:sz="0" w:space="0" w:color="auto"/>
      </w:divBdr>
    </w:div>
    <w:div w:id="1202325400">
      <w:marLeft w:val="0"/>
      <w:marRight w:val="0"/>
      <w:marTop w:val="0"/>
      <w:marBottom w:val="0"/>
      <w:divBdr>
        <w:top w:val="none" w:sz="0" w:space="0" w:color="auto"/>
        <w:left w:val="none" w:sz="0" w:space="0" w:color="auto"/>
        <w:bottom w:val="none" w:sz="0" w:space="0" w:color="auto"/>
        <w:right w:val="none" w:sz="0" w:space="0" w:color="auto"/>
      </w:divBdr>
    </w:div>
    <w:div w:id="1202329966">
      <w:marLeft w:val="0"/>
      <w:marRight w:val="0"/>
      <w:marTop w:val="0"/>
      <w:marBottom w:val="0"/>
      <w:divBdr>
        <w:top w:val="none" w:sz="0" w:space="0" w:color="auto"/>
        <w:left w:val="none" w:sz="0" w:space="0" w:color="auto"/>
        <w:bottom w:val="none" w:sz="0" w:space="0" w:color="auto"/>
        <w:right w:val="none" w:sz="0" w:space="0" w:color="auto"/>
      </w:divBdr>
    </w:div>
    <w:div w:id="1202478914">
      <w:marLeft w:val="0"/>
      <w:marRight w:val="0"/>
      <w:marTop w:val="0"/>
      <w:marBottom w:val="0"/>
      <w:divBdr>
        <w:top w:val="none" w:sz="0" w:space="0" w:color="auto"/>
        <w:left w:val="none" w:sz="0" w:space="0" w:color="auto"/>
        <w:bottom w:val="none" w:sz="0" w:space="0" w:color="auto"/>
        <w:right w:val="none" w:sz="0" w:space="0" w:color="auto"/>
      </w:divBdr>
    </w:div>
    <w:div w:id="1202521050">
      <w:marLeft w:val="0"/>
      <w:marRight w:val="0"/>
      <w:marTop w:val="0"/>
      <w:marBottom w:val="0"/>
      <w:divBdr>
        <w:top w:val="none" w:sz="0" w:space="0" w:color="auto"/>
        <w:left w:val="none" w:sz="0" w:space="0" w:color="auto"/>
        <w:bottom w:val="none" w:sz="0" w:space="0" w:color="auto"/>
        <w:right w:val="none" w:sz="0" w:space="0" w:color="auto"/>
      </w:divBdr>
    </w:div>
    <w:div w:id="1202547440">
      <w:marLeft w:val="0"/>
      <w:marRight w:val="0"/>
      <w:marTop w:val="0"/>
      <w:marBottom w:val="0"/>
      <w:divBdr>
        <w:top w:val="none" w:sz="0" w:space="0" w:color="auto"/>
        <w:left w:val="none" w:sz="0" w:space="0" w:color="auto"/>
        <w:bottom w:val="none" w:sz="0" w:space="0" w:color="auto"/>
        <w:right w:val="none" w:sz="0" w:space="0" w:color="auto"/>
      </w:divBdr>
    </w:div>
    <w:div w:id="1202596746">
      <w:marLeft w:val="0"/>
      <w:marRight w:val="0"/>
      <w:marTop w:val="0"/>
      <w:marBottom w:val="0"/>
      <w:divBdr>
        <w:top w:val="none" w:sz="0" w:space="0" w:color="auto"/>
        <w:left w:val="none" w:sz="0" w:space="0" w:color="auto"/>
        <w:bottom w:val="none" w:sz="0" w:space="0" w:color="auto"/>
        <w:right w:val="none" w:sz="0" w:space="0" w:color="auto"/>
      </w:divBdr>
    </w:div>
    <w:div w:id="1202598039">
      <w:marLeft w:val="0"/>
      <w:marRight w:val="0"/>
      <w:marTop w:val="0"/>
      <w:marBottom w:val="0"/>
      <w:divBdr>
        <w:top w:val="none" w:sz="0" w:space="0" w:color="auto"/>
        <w:left w:val="none" w:sz="0" w:space="0" w:color="auto"/>
        <w:bottom w:val="none" w:sz="0" w:space="0" w:color="auto"/>
        <w:right w:val="none" w:sz="0" w:space="0" w:color="auto"/>
      </w:divBdr>
    </w:div>
    <w:div w:id="1202666810">
      <w:marLeft w:val="0"/>
      <w:marRight w:val="0"/>
      <w:marTop w:val="0"/>
      <w:marBottom w:val="0"/>
      <w:divBdr>
        <w:top w:val="none" w:sz="0" w:space="0" w:color="auto"/>
        <w:left w:val="none" w:sz="0" w:space="0" w:color="auto"/>
        <w:bottom w:val="none" w:sz="0" w:space="0" w:color="auto"/>
        <w:right w:val="none" w:sz="0" w:space="0" w:color="auto"/>
      </w:divBdr>
    </w:div>
    <w:div w:id="1202673565">
      <w:marLeft w:val="0"/>
      <w:marRight w:val="0"/>
      <w:marTop w:val="0"/>
      <w:marBottom w:val="0"/>
      <w:divBdr>
        <w:top w:val="none" w:sz="0" w:space="0" w:color="auto"/>
        <w:left w:val="none" w:sz="0" w:space="0" w:color="auto"/>
        <w:bottom w:val="none" w:sz="0" w:space="0" w:color="auto"/>
        <w:right w:val="none" w:sz="0" w:space="0" w:color="auto"/>
      </w:divBdr>
    </w:div>
    <w:div w:id="1202746999">
      <w:marLeft w:val="0"/>
      <w:marRight w:val="0"/>
      <w:marTop w:val="0"/>
      <w:marBottom w:val="0"/>
      <w:divBdr>
        <w:top w:val="none" w:sz="0" w:space="0" w:color="auto"/>
        <w:left w:val="none" w:sz="0" w:space="0" w:color="auto"/>
        <w:bottom w:val="none" w:sz="0" w:space="0" w:color="auto"/>
        <w:right w:val="none" w:sz="0" w:space="0" w:color="auto"/>
      </w:divBdr>
    </w:div>
    <w:div w:id="1202864533">
      <w:marLeft w:val="0"/>
      <w:marRight w:val="0"/>
      <w:marTop w:val="0"/>
      <w:marBottom w:val="0"/>
      <w:divBdr>
        <w:top w:val="none" w:sz="0" w:space="0" w:color="auto"/>
        <w:left w:val="none" w:sz="0" w:space="0" w:color="auto"/>
        <w:bottom w:val="none" w:sz="0" w:space="0" w:color="auto"/>
        <w:right w:val="none" w:sz="0" w:space="0" w:color="auto"/>
      </w:divBdr>
    </w:div>
    <w:div w:id="1202979228">
      <w:marLeft w:val="0"/>
      <w:marRight w:val="0"/>
      <w:marTop w:val="0"/>
      <w:marBottom w:val="0"/>
      <w:divBdr>
        <w:top w:val="none" w:sz="0" w:space="0" w:color="auto"/>
        <w:left w:val="none" w:sz="0" w:space="0" w:color="auto"/>
        <w:bottom w:val="none" w:sz="0" w:space="0" w:color="auto"/>
        <w:right w:val="none" w:sz="0" w:space="0" w:color="auto"/>
      </w:divBdr>
    </w:div>
    <w:div w:id="1203133727">
      <w:marLeft w:val="0"/>
      <w:marRight w:val="0"/>
      <w:marTop w:val="0"/>
      <w:marBottom w:val="0"/>
      <w:divBdr>
        <w:top w:val="none" w:sz="0" w:space="0" w:color="auto"/>
        <w:left w:val="none" w:sz="0" w:space="0" w:color="auto"/>
        <w:bottom w:val="none" w:sz="0" w:space="0" w:color="auto"/>
        <w:right w:val="none" w:sz="0" w:space="0" w:color="auto"/>
      </w:divBdr>
    </w:div>
    <w:div w:id="1203176705">
      <w:marLeft w:val="0"/>
      <w:marRight w:val="0"/>
      <w:marTop w:val="0"/>
      <w:marBottom w:val="0"/>
      <w:divBdr>
        <w:top w:val="none" w:sz="0" w:space="0" w:color="auto"/>
        <w:left w:val="none" w:sz="0" w:space="0" w:color="auto"/>
        <w:bottom w:val="none" w:sz="0" w:space="0" w:color="auto"/>
        <w:right w:val="none" w:sz="0" w:space="0" w:color="auto"/>
      </w:divBdr>
    </w:div>
    <w:div w:id="1203177231">
      <w:marLeft w:val="0"/>
      <w:marRight w:val="0"/>
      <w:marTop w:val="0"/>
      <w:marBottom w:val="0"/>
      <w:divBdr>
        <w:top w:val="none" w:sz="0" w:space="0" w:color="auto"/>
        <w:left w:val="none" w:sz="0" w:space="0" w:color="auto"/>
        <w:bottom w:val="none" w:sz="0" w:space="0" w:color="auto"/>
        <w:right w:val="none" w:sz="0" w:space="0" w:color="auto"/>
      </w:divBdr>
    </w:div>
    <w:div w:id="1203248287">
      <w:marLeft w:val="0"/>
      <w:marRight w:val="0"/>
      <w:marTop w:val="0"/>
      <w:marBottom w:val="0"/>
      <w:divBdr>
        <w:top w:val="none" w:sz="0" w:space="0" w:color="auto"/>
        <w:left w:val="none" w:sz="0" w:space="0" w:color="auto"/>
        <w:bottom w:val="none" w:sz="0" w:space="0" w:color="auto"/>
        <w:right w:val="none" w:sz="0" w:space="0" w:color="auto"/>
      </w:divBdr>
    </w:div>
    <w:div w:id="1203321943">
      <w:bodyDiv w:val="1"/>
      <w:marLeft w:val="0"/>
      <w:marRight w:val="0"/>
      <w:marTop w:val="0"/>
      <w:marBottom w:val="0"/>
      <w:divBdr>
        <w:top w:val="none" w:sz="0" w:space="0" w:color="auto"/>
        <w:left w:val="none" w:sz="0" w:space="0" w:color="auto"/>
        <w:bottom w:val="none" w:sz="0" w:space="0" w:color="auto"/>
        <w:right w:val="none" w:sz="0" w:space="0" w:color="auto"/>
      </w:divBdr>
    </w:div>
    <w:div w:id="1203326396">
      <w:marLeft w:val="0"/>
      <w:marRight w:val="0"/>
      <w:marTop w:val="0"/>
      <w:marBottom w:val="0"/>
      <w:divBdr>
        <w:top w:val="none" w:sz="0" w:space="0" w:color="auto"/>
        <w:left w:val="none" w:sz="0" w:space="0" w:color="auto"/>
        <w:bottom w:val="none" w:sz="0" w:space="0" w:color="auto"/>
        <w:right w:val="none" w:sz="0" w:space="0" w:color="auto"/>
      </w:divBdr>
    </w:div>
    <w:div w:id="1203395997">
      <w:marLeft w:val="0"/>
      <w:marRight w:val="0"/>
      <w:marTop w:val="0"/>
      <w:marBottom w:val="0"/>
      <w:divBdr>
        <w:top w:val="none" w:sz="0" w:space="0" w:color="auto"/>
        <w:left w:val="none" w:sz="0" w:space="0" w:color="auto"/>
        <w:bottom w:val="none" w:sz="0" w:space="0" w:color="auto"/>
        <w:right w:val="none" w:sz="0" w:space="0" w:color="auto"/>
      </w:divBdr>
    </w:div>
    <w:div w:id="1203441701">
      <w:marLeft w:val="0"/>
      <w:marRight w:val="0"/>
      <w:marTop w:val="0"/>
      <w:marBottom w:val="0"/>
      <w:divBdr>
        <w:top w:val="none" w:sz="0" w:space="0" w:color="auto"/>
        <w:left w:val="none" w:sz="0" w:space="0" w:color="auto"/>
        <w:bottom w:val="none" w:sz="0" w:space="0" w:color="auto"/>
        <w:right w:val="none" w:sz="0" w:space="0" w:color="auto"/>
      </w:divBdr>
    </w:div>
    <w:div w:id="1203520480">
      <w:marLeft w:val="0"/>
      <w:marRight w:val="0"/>
      <w:marTop w:val="0"/>
      <w:marBottom w:val="0"/>
      <w:divBdr>
        <w:top w:val="none" w:sz="0" w:space="0" w:color="auto"/>
        <w:left w:val="none" w:sz="0" w:space="0" w:color="auto"/>
        <w:bottom w:val="none" w:sz="0" w:space="0" w:color="auto"/>
        <w:right w:val="none" w:sz="0" w:space="0" w:color="auto"/>
      </w:divBdr>
    </w:div>
    <w:div w:id="1203592015">
      <w:marLeft w:val="0"/>
      <w:marRight w:val="0"/>
      <w:marTop w:val="0"/>
      <w:marBottom w:val="0"/>
      <w:divBdr>
        <w:top w:val="none" w:sz="0" w:space="0" w:color="auto"/>
        <w:left w:val="none" w:sz="0" w:space="0" w:color="auto"/>
        <w:bottom w:val="none" w:sz="0" w:space="0" w:color="auto"/>
        <w:right w:val="none" w:sz="0" w:space="0" w:color="auto"/>
      </w:divBdr>
    </w:div>
    <w:div w:id="1203707566">
      <w:marLeft w:val="0"/>
      <w:marRight w:val="0"/>
      <w:marTop w:val="0"/>
      <w:marBottom w:val="0"/>
      <w:divBdr>
        <w:top w:val="none" w:sz="0" w:space="0" w:color="auto"/>
        <w:left w:val="none" w:sz="0" w:space="0" w:color="auto"/>
        <w:bottom w:val="none" w:sz="0" w:space="0" w:color="auto"/>
        <w:right w:val="none" w:sz="0" w:space="0" w:color="auto"/>
      </w:divBdr>
    </w:div>
    <w:div w:id="1203787873">
      <w:marLeft w:val="0"/>
      <w:marRight w:val="0"/>
      <w:marTop w:val="0"/>
      <w:marBottom w:val="0"/>
      <w:divBdr>
        <w:top w:val="none" w:sz="0" w:space="0" w:color="auto"/>
        <w:left w:val="none" w:sz="0" w:space="0" w:color="auto"/>
        <w:bottom w:val="none" w:sz="0" w:space="0" w:color="auto"/>
        <w:right w:val="none" w:sz="0" w:space="0" w:color="auto"/>
      </w:divBdr>
    </w:div>
    <w:div w:id="1203903390">
      <w:marLeft w:val="0"/>
      <w:marRight w:val="0"/>
      <w:marTop w:val="0"/>
      <w:marBottom w:val="0"/>
      <w:divBdr>
        <w:top w:val="none" w:sz="0" w:space="0" w:color="auto"/>
        <w:left w:val="none" w:sz="0" w:space="0" w:color="auto"/>
        <w:bottom w:val="none" w:sz="0" w:space="0" w:color="auto"/>
        <w:right w:val="none" w:sz="0" w:space="0" w:color="auto"/>
      </w:divBdr>
    </w:div>
    <w:div w:id="1203906273">
      <w:marLeft w:val="0"/>
      <w:marRight w:val="0"/>
      <w:marTop w:val="0"/>
      <w:marBottom w:val="0"/>
      <w:divBdr>
        <w:top w:val="none" w:sz="0" w:space="0" w:color="auto"/>
        <w:left w:val="none" w:sz="0" w:space="0" w:color="auto"/>
        <w:bottom w:val="none" w:sz="0" w:space="0" w:color="auto"/>
        <w:right w:val="none" w:sz="0" w:space="0" w:color="auto"/>
      </w:divBdr>
    </w:div>
    <w:div w:id="1203908520">
      <w:marLeft w:val="0"/>
      <w:marRight w:val="0"/>
      <w:marTop w:val="0"/>
      <w:marBottom w:val="0"/>
      <w:divBdr>
        <w:top w:val="none" w:sz="0" w:space="0" w:color="auto"/>
        <w:left w:val="none" w:sz="0" w:space="0" w:color="auto"/>
        <w:bottom w:val="none" w:sz="0" w:space="0" w:color="auto"/>
        <w:right w:val="none" w:sz="0" w:space="0" w:color="auto"/>
      </w:divBdr>
    </w:div>
    <w:div w:id="1204056560">
      <w:marLeft w:val="0"/>
      <w:marRight w:val="0"/>
      <w:marTop w:val="0"/>
      <w:marBottom w:val="0"/>
      <w:divBdr>
        <w:top w:val="none" w:sz="0" w:space="0" w:color="auto"/>
        <w:left w:val="none" w:sz="0" w:space="0" w:color="auto"/>
        <w:bottom w:val="none" w:sz="0" w:space="0" w:color="auto"/>
        <w:right w:val="none" w:sz="0" w:space="0" w:color="auto"/>
      </w:divBdr>
    </w:div>
    <w:div w:id="1204093359">
      <w:marLeft w:val="0"/>
      <w:marRight w:val="0"/>
      <w:marTop w:val="0"/>
      <w:marBottom w:val="0"/>
      <w:divBdr>
        <w:top w:val="none" w:sz="0" w:space="0" w:color="auto"/>
        <w:left w:val="none" w:sz="0" w:space="0" w:color="auto"/>
        <w:bottom w:val="none" w:sz="0" w:space="0" w:color="auto"/>
        <w:right w:val="none" w:sz="0" w:space="0" w:color="auto"/>
      </w:divBdr>
    </w:div>
    <w:div w:id="1204169521">
      <w:marLeft w:val="0"/>
      <w:marRight w:val="0"/>
      <w:marTop w:val="0"/>
      <w:marBottom w:val="0"/>
      <w:divBdr>
        <w:top w:val="none" w:sz="0" w:space="0" w:color="auto"/>
        <w:left w:val="none" w:sz="0" w:space="0" w:color="auto"/>
        <w:bottom w:val="none" w:sz="0" w:space="0" w:color="auto"/>
        <w:right w:val="none" w:sz="0" w:space="0" w:color="auto"/>
      </w:divBdr>
    </w:div>
    <w:div w:id="1204170616">
      <w:marLeft w:val="0"/>
      <w:marRight w:val="0"/>
      <w:marTop w:val="0"/>
      <w:marBottom w:val="0"/>
      <w:divBdr>
        <w:top w:val="none" w:sz="0" w:space="0" w:color="auto"/>
        <w:left w:val="none" w:sz="0" w:space="0" w:color="auto"/>
        <w:bottom w:val="none" w:sz="0" w:space="0" w:color="auto"/>
        <w:right w:val="none" w:sz="0" w:space="0" w:color="auto"/>
      </w:divBdr>
    </w:div>
    <w:div w:id="1204250596">
      <w:marLeft w:val="0"/>
      <w:marRight w:val="0"/>
      <w:marTop w:val="0"/>
      <w:marBottom w:val="0"/>
      <w:divBdr>
        <w:top w:val="none" w:sz="0" w:space="0" w:color="auto"/>
        <w:left w:val="none" w:sz="0" w:space="0" w:color="auto"/>
        <w:bottom w:val="none" w:sz="0" w:space="0" w:color="auto"/>
        <w:right w:val="none" w:sz="0" w:space="0" w:color="auto"/>
      </w:divBdr>
    </w:div>
    <w:div w:id="1204253146">
      <w:marLeft w:val="0"/>
      <w:marRight w:val="0"/>
      <w:marTop w:val="0"/>
      <w:marBottom w:val="0"/>
      <w:divBdr>
        <w:top w:val="none" w:sz="0" w:space="0" w:color="auto"/>
        <w:left w:val="none" w:sz="0" w:space="0" w:color="auto"/>
        <w:bottom w:val="none" w:sz="0" w:space="0" w:color="auto"/>
        <w:right w:val="none" w:sz="0" w:space="0" w:color="auto"/>
      </w:divBdr>
    </w:div>
    <w:div w:id="1204296192">
      <w:marLeft w:val="0"/>
      <w:marRight w:val="0"/>
      <w:marTop w:val="0"/>
      <w:marBottom w:val="0"/>
      <w:divBdr>
        <w:top w:val="none" w:sz="0" w:space="0" w:color="auto"/>
        <w:left w:val="none" w:sz="0" w:space="0" w:color="auto"/>
        <w:bottom w:val="none" w:sz="0" w:space="0" w:color="auto"/>
        <w:right w:val="none" w:sz="0" w:space="0" w:color="auto"/>
      </w:divBdr>
    </w:div>
    <w:div w:id="1204361880">
      <w:marLeft w:val="0"/>
      <w:marRight w:val="0"/>
      <w:marTop w:val="0"/>
      <w:marBottom w:val="0"/>
      <w:divBdr>
        <w:top w:val="none" w:sz="0" w:space="0" w:color="auto"/>
        <w:left w:val="none" w:sz="0" w:space="0" w:color="auto"/>
        <w:bottom w:val="none" w:sz="0" w:space="0" w:color="auto"/>
        <w:right w:val="none" w:sz="0" w:space="0" w:color="auto"/>
      </w:divBdr>
    </w:div>
    <w:div w:id="1204445373">
      <w:marLeft w:val="0"/>
      <w:marRight w:val="0"/>
      <w:marTop w:val="0"/>
      <w:marBottom w:val="0"/>
      <w:divBdr>
        <w:top w:val="none" w:sz="0" w:space="0" w:color="auto"/>
        <w:left w:val="none" w:sz="0" w:space="0" w:color="auto"/>
        <w:bottom w:val="none" w:sz="0" w:space="0" w:color="auto"/>
        <w:right w:val="none" w:sz="0" w:space="0" w:color="auto"/>
      </w:divBdr>
    </w:div>
    <w:div w:id="1204446597">
      <w:marLeft w:val="0"/>
      <w:marRight w:val="0"/>
      <w:marTop w:val="0"/>
      <w:marBottom w:val="0"/>
      <w:divBdr>
        <w:top w:val="none" w:sz="0" w:space="0" w:color="auto"/>
        <w:left w:val="none" w:sz="0" w:space="0" w:color="auto"/>
        <w:bottom w:val="none" w:sz="0" w:space="0" w:color="auto"/>
        <w:right w:val="none" w:sz="0" w:space="0" w:color="auto"/>
      </w:divBdr>
    </w:div>
    <w:div w:id="1204489240">
      <w:marLeft w:val="0"/>
      <w:marRight w:val="0"/>
      <w:marTop w:val="0"/>
      <w:marBottom w:val="0"/>
      <w:divBdr>
        <w:top w:val="none" w:sz="0" w:space="0" w:color="auto"/>
        <w:left w:val="none" w:sz="0" w:space="0" w:color="auto"/>
        <w:bottom w:val="none" w:sz="0" w:space="0" w:color="auto"/>
        <w:right w:val="none" w:sz="0" w:space="0" w:color="auto"/>
      </w:divBdr>
    </w:div>
    <w:div w:id="1204514800">
      <w:marLeft w:val="0"/>
      <w:marRight w:val="0"/>
      <w:marTop w:val="0"/>
      <w:marBottom w:val="0"/>
      <w:divBdr>
        <w:top w:val="none" w:sz="0" w:space="0" w:color="auto"/>
        <w:left w:val="none" w:sz="0" w:space="0" w:color="auto"/>
        <w:bottom w:val="none" w:sz="0" w:space="0" w:color="auto"/>
        <w:right w:val="none" w:sz="0" w:space="0" w:color="auto"/>
      </w:divBdr>
    </w:div>
    <w:div w:id="1204516691">
      <w:marLeft w:val="0"/>
      <w:marRight w:val="0"/>
      <w:marTop w:val="0"/>
      <w:marBottom w:val="0"/>
      <w:divBdr>
        <w:top w:val="none" w:sz="0" w:space="0" w:color="auto"/>
        <w:left w:val="none" w:sz="0" w:space="0" w:color="auto"/>
        <w:bottom w:val="none" w:sz="0" w:space="0" w:color="auto"/>
        <w:right w:val="none" w:sz="0" w:space="0" w:color="auto"/>
      </w:divBdr>
    </w:div>
    <w:div w:id="1204556144">
      <w:marLeft w:val="0"/>
      <w:marRight w:val="0"/>
      <w:marTop w:val="0"/>
      <w:marBottom w:val="0"/>
      <w:divBdr>
        <w:top w:val="none" w:sz="0" w:space="0" w:color="auto"/>
        <w:left w:val="none" w:sz="0" w:space="0" w:color="auto"/>
        <w:bottom w:val="none" w:sz="0" w:space="0" w:color="auto"/>
        <w:right w:val="none" w:sz="0" w:space="0" w:color="auto"/>
      </w:divBdr>
    </w:div>
    <w:div w:id="1204633405">
      <w:marLeft w:val="0"/>
      <w:marRight w:val="0"/>
      <w:marTop w:val="0"/>
      <w:marBottom w:val="0"/>
      <w:divBdr>
        <w:top w:val="none" w:sz="0" w:space="0" w:color="auto"/>
        <w:left w:val="none" w:sz="0" w:space="0" w:color="auto"/>
        <w:bottom w:val="none" w:sz="0" w:space="0" w:color="auto"/>
        <w:right w:val="none" w:sz="0" w:space="0" w:color="auto"/>
      </w:divBdr>
    </w:div>
    <w:div w:id="1204827839">
      <w:marLeft w:val="0"/>
      <w:marRight w:val="0"/>
      <w:marTop w:val="0"/>
      <w:marBottom w:val="0"/>
      <w:divBdr>
        <w:top w:val="none" w:sz="0" w:space="0" w:color="auto"/>
        <w:left w:val="none" w:sz="0" w:space="0" w:color="auto"/>
        <w:bottom w:val="none" w:sz="0" w:space="0" w:color="auto"/>
        <w:right w:val="none" w:sz="0" w:space="0" w:color="auto"/>
      </w:divBdr>
    </w:div>
    <w:div w:id="1204829443">
      <w:marLeft w:val="0"/>
      <w:marRight w:val="0"/>
      <w:marTop w:val="0"/>
      <w:marBottom w:val="0"/>
      <w:divBdr>
        <w:top w:val="none" w:sz="0" w:space="0" w:color="auto"/>
        <w:left w:val="none" w:sz="0" w:space="0" w:color="auto"/>
        <w:bottom w:val="none" w:sz="0" w:space="0" w:color="auto"/>
        <w:right w:val="none" w:sz="0" w:space="0" w:color="auto"/>
      </w:divBdr>
    </w:div>
    <w:div w:id="1204901260">
      <w:marLeft w:val="0"/>
      <w:marRight w:val="0"/>
      <w:marTop w:val="0"/>
      <w:marBottom w:val="0"/>
      <w:divBdr>
        <w:top w:val="none" w:sz="0" w:space="0" w:color="auto"/>
        <w:left w:val="none" w:sz="0" w:space="0" w:color="auto"/>
        <w:bottom w:val="none" w:sz="0" w:space="0" w:color="auto"/>
        <w:right w:val="none" w:sz="0" w:space="0" w:color="auto"/>
      </w:divBdr>
    </w:div>
    <w:div w:id="1204905061">
      <w:marLeft w:val="0"/>
      <w:marRight w:val="0"/>
      <w:marTop w:val="0"/>
      <w:marBottom w:val="0"/>
      <w:divBdr>
        <w:top w:val="none" w:sz="0" w:space="0" w:color="auto"/>
        <w:left w:val="none" w:sz="0" w:space="0" w:color="auto"/>
        <w:bottom w:val="none" w:sz="0" w:space="0" w:color="auto"/>
        <w:right w:val="none" w:sz="0" w:space="0" w:color="auto"/>
      </w:divBdr>
    </w:div>
    <w:div w:id="1204907002">
      <w:marLeft w:val="0"/>
      <w:marRight w:val="0"/>
      <w:marTop w:val="0"/>
      <w:marBottom w:val="0"/>
      <w:divBdr>
        <w:top w:val="none" w:sz="0" w:space="0" w:color="auto"/>
        <w:left w:val="none" w:sz="0" w:space="0" w:color="auto"/>
        <w:bottom w:val="none" w:sz="0" w:space="0" w:color="auto"/>
        <w:right w:val="none" w:sz="0" w:space="0" w:color="auto"/>
      </w:divBdr>
    </w:div>
    <w:div w:id="1204976427">
      <w:marLeft w:val="0"/>
      <w:marRight w:val="0"/>
      <w:marTop w:val="0"/>
      <w:marBottom w:val="0"/>
      <w:divBdr>
        <w:top w:val="none" w:sz="0" w:space="0" w:color="auto"/>
        <w:left w:val="none" w:sz="0" w:space="0" w:color="auto"/>
        <w:bottom w:val="none" w:sz="0" w:space="0" w:color="auto"/>
        <w:right w:val="none" w:sz="0" w:space="0" w:color="auto"/>
      </w:divBdr>
    </w:div>
    <w:div w:id="1205017175">
      <w:marLeft w:val="0"/>
      <w:marRight w:val="0"/>
      <w:marTop w:val="0"/>
      <w:marBottom w:val="0"/>
      <w:divBdr>
        <w:top w:val="none" w:sz="0" w:space="0" w:color="auto"/>
        <w:left w:val="none" w:sz="0" w:space="0" w:color="auto"/>
        <w:bottom w:val="none" w:sz="0" w:space="0" w:color="auto"/>
        <w:right w:val="none" w:sz="0" w:space="0" w:color="auto"/>
      </w:divBdr>
    </w:div>
    <w:div w:id="1205095296">
      <w:marLeft w:val="0"/>
      <w:marRight w:val="0"/>
      <w:marTop w:val="0"/>
      <w:marBottom w:val="0"/>
      <w:divBdr>
        <w:top w:val="none" w:sz="0" w:space="0" w:color="auto"/>
        <w:left w:val="none" w:sz="0" w:space="0" w:color="auto"/>
        <w:bottom w:val="none" w:sz="0" w:space="0" w:color="auto"/>
        <w:right w:val="none" w:sz="0" w:space="0" w:color="auto"/>
      </w:divBdr>
    </w:div>
    <w:div w:id="1205287043">
      <w:marLeft w:val="0"/>
      <w:marRight w:val="0"/>
      <w:marTop w:val="0"/>
      <w:marBottom w:val="0"/>
      <w:divBdr>
        <w:top w:val="none" w:sz="0" w:space="0" w:color="auto"/>
        <w:left w:val="none" w:sz="0" w:space="0" w:color="auto"/>
        <w:bottom w:val="none" w:sz="0" w:space="0" w:color="auto"/>
        <w:right w:val="none" w:sz="0" w:space="0" w:color="auto"/>
      </w:divBdr>
    </w:div>
    <w:div w:id="1205290498">
      <w:marLeft w:val="0"/>
      <w:marRight w:val="0"/>
      <w:marTop w:val="0"/>
      <w:marBottom w:val="0"/>
      <w:divBdr>
        <w:top w:val="none" w:sz="0" w:space="0" w:color="auto"/>
        <w:left w:val="none" w:sz="0" w:space="0" w:color="auto"/>
        <w:bottom w:val="none" w:sz="0" w:space="0" w:color="auto"/>
        <w:right w:val="none" w:sz="0" w:space="0" w:color="auto"/>
      </w:divBdr>
    </w:div>
    <w:div w:id="1205365822">
      <w:marLeft w:val="0"/>
      <w:marRight w:val="0"/>
      <w:marTop w:val="0"/>
      <w:marBottom w:val="0"/>
      <w:divBdr>
        <w:top w:val="none" w:sz="0" w:space="0" w:color="auto"/>
        <w:left w:val="none" w:sz="0" w:space="0" w:color="auto"/>
        <w:bottom w:val="none" w:sz="0" w:space="0" w:color="auto"/>
        <w:right w:val="none" w:sz="0" w:space="0" w:color="auto"/>
      </w:divBdr>
    </w:div>
    <w:div w:id="1205369802">
      <w:marLeft w:val="0"/>
      <w:marRight w:val="0"/>
      <w:marTop w:val="0"/>
      <w:marBottom w:val="0"/>
      <w:divBdr>
        <w:top w:val="none" w:sz="0" w:space="0" w:color="auto"/>
        <w:left w:val="none" w:sz="0" w:space="0" w:color="auto"/>
        <w:bottom w:val="none" w:sz="0" w:space="0" w:color="auto"/>
        <w:right w:val="none" w:sz="0" w:space="0" w:color="auto"/>
      </w:divBdr>
    </w:div>
    <w:div w:id="1205605306">
      <w:marLeft w:val="0"/>
      <w:marRight w:val="0"/>
      <w:marTop w:val="0"/>
      <w:marBottom w:val="0"/>
      <w:divBdr>
        <w:top w:val="none" w:sz="0" w:space="0" w:color="auto"/>
        <w:left w:val="none" w:sz="0" w:space="0" w:color="auto"/>
        <w:bottom w:val="none" w:sz="0" w:space="0" w:color="auto"/>
        <w:right w:val="none" w:sz="0" w:space="0" w:color="auto"/>
      </w:divBdr>
    </w:div>
    <w:div w:id="1205631537">
      <w:bodyDiv w:val="1"/>
      <w:marLeft w:val="0"/>
      <w:marRight w:val="0"/>
      <w:marTop w:val="0"/>
      <w:marBottom w:val="0"/>
      <w:divBdr>
        <w:top w:val="none" w:sz="0" w:space="0" w:color="auto"/>
        <w:left w:val="none" w:sz="0" w:space="0" w:color="auto"/>
        <w:bottom w:val="none" w:sz="0" w:space="0" w:color="auto"/>
        <w:right w:val="none" w:sz="0" w:space="0" w:color="auto"/>
      </w:divBdr>
    </w:div>
    <w:div w:id="1205676312">
      <w:marLeft w:val="0"/>
      <w:marRight w:val="0"/>
      <w:marTop w:val="0"/>
      <w:marBottom w:val="0"/>
      <w:divBdr>
        <w:top w:val="none" w:sz="0" w:space="0" w:color="auto"/>
        <w:left w:val="none" w:sz="0" w:space="0" w:color="auto"/>
        <w:bottom w:val="none" w:sz="0" w:space="0" w:color="auto"/>
        <w:right w:val="none" w:sz="0" w:space="0" w:color="auto"/>
      </w:divBdr>
    </w:div>
    <w:div w:id="1205677028">
      <w:marLeft w:val="0"/>
      <w:marRight w:val="0"/>
      <w:marTop w:val="0"/>
      <w:marBottom w:val="0"/>
      <w:divBdr>
        <w:top w:val="none" w:sz="0" w:space="0" w:color="auto"/>
        <w:left w:val="none" w:sz="0" w:space="0" w:color="auto"/>
        <w:bottom w:val="none" w:sz="0" w:space="0" w:color="auto"/>
        <w:right w:val="none" w:sz="0" w:space="0" w:color="auto"/>
      </w:divBdr>
    </w:div>
    <w:div w:id="1205677957">
      <w:marLeft w:val="0"/>
      <w:marRight w:val="0"/>
      <w:marTop w:val="0"/>
      <w:marBottom w:val="0"/>
      <w:divBdr>
        <w:top w:val="none" w:sz="0" w:space="0" w:color="auto"/>
        <w:left w:val="none" w:sz="0" w:space="0" w:color="auto"/>
        <w:bottom w:val="none" w:sz="0" w:space="0" w:color="auto"/>
        <w:right w:val="none" w:sz="0" w:space="0" w:color="auto"/>
      </w:divBdr>
    </w:div>
    <w:div w:id="1205680643">
      <w:marLeft w:val="0"/>
      <w:marRight w:val="0"/>
      <w:marTop w:val="0"/>
      <w:marBottom w:val="0"/>
      <w:divBdr>
        <w:top w:val="none" w:sz="0" w:space="0" w:color="auto"/>
        <w:left w:val="none" w:sz="0" w:space="0" w:color="auto"/>
        <w:bottom w:val="none" w:sz="0" w:space="0" w:color="auto"/>
        <w:right w:val="none" w:sz="0" w:space="0" w:color="auto"/>
      </w:divBdr>
    </w:div>
    <w:div w:id="1205824091">
      <w:marLeft w:val="0"/>
      <w:marRight w:val="0"/>
      <w:marTop w:val="0"/>
      <w:marBottom w:val="0"/>
      <w:divBdr>
        <w:top w:val="none" w:sz="0" w:space="0" w:color="auto"/>
        <w:left w:val="none" w:sz="0" w:space="0" w:color="auto"/>
        <w:bottom w:val="none" w:sz="0" w:space="0" w:color="auto"/>
        <w:right w:val="none" w:sz="0" w:space="0" w:color="auto"/>
      </w:divBdr>
    </w:div>
    <w:div w:id="1205826785">
      <w:marLeft w:val="0"/>
      <w:marRight w:val="0"/>
      <w:marTop w:val="0"/>
      <w:marBottom w:val="0"/>
      <w:divBdr>
        <w:top w:val="none" w:sz="0" w:space="0" w:color="auto"/>
        <w:left w:val="none" w:sz="0" w:space="0" w:color="auto"/>
        <w:bottom w:val="none" w:sz="0" w:space="0" w:color="auto"/>
        <w:right w:val="none" w:sz="0" w:space="0" w:color="auto"/>
      </w:divBdr>
    </w:div>
    <w:div w:id="1205867604">
      <w:marLeft w:val="0"/>
      <w:marRight w:val="0"/>
      <w:marTop w:val="0"/>
      <w:marBottom w:val="0"/>
      <w:divBdr>
        <w:top w:val="none" w:sz="0" w:space="0" w:color="auto"/>
        <w:left w:val="none" w:sz="0" w:space="0" w:color="auto"/>
        <w:bottom w:val="none" w:sz="0" w:space="0" w:color="auto"/>
        <w:right w:val="none" w:sz="0" w:space="0" w:color="auto"/>
      </w:divBdr>
    </w:div>
    <w:div w:id="1206064078">
      <w:marLeft w:val="0"/>
      <w:marRight w:val="0"/>
      <w:marTop w:val="0"/>
      <w:marBottom w:val="0"/>
      <w:divBdr>
        <w:top w:val="none" w:sz="0" w:space="0" w:color="auto"/>
        <w:left w:val="none" w:sz="0" w:space="0" w:color="auto"/>
        <w:bottom w:val="none" w:sz="0" w:space="0" w:color="auto"/>
        <w:right w:val="none" w:sz="0" w:space="0" w:color="auto"/>
      </w:divBdr>
    </w:div>
    <w:div w:id="1206068066">
      <w:marLeft w:val="0"/>
      <w:marRight w:val="0"/>
      <w:marTop w:val="0"/>
      <w:marBottom w:val="0"/>
      <w:divBdr>
        <w:top w:val="none" w:sz="0" w:space="0" w:color="auto"/>
        <w:left w:val="none" w:sz="0" w:space="0" w:color="auto"/>
        <w:bottom w:val="none" w:sz="0" w:space="0" w:color="auto"/>
        <w:right w:val="none" w:sz="0" w:space="0" w:color="auto"/>
      </w:divBdr>
    </w:div>
    <w:div w:id="1206214772">
      <w:marLeft w:val="0"/>
      <w:marRight w:val="0"/>
      <w:marTop w:val="0"/>
      <w:marBottom w:val="0"/>
      <w:divBdr>
        <w:top w:val="none" w:sz="0" w:space="0" w:color="auto"/>
        <w:left w:val="none" w:sz="0" w:space="0" w:color="auto"/>
        <w:bottom w:val="none" w:sz="0" w:space="0" w:color="auto"/>
        <w:right w:val="none" w:sz="0" w:space="0" w:color="auto"/>
      </w:divBdr>
    </w:div>
    <w:div w:id="1206217962">
      <w:marLeft w:val="0"/>
      <w:marRight w:val="0"/>
      <w:marTop w:val="0"/>
      <w:marBottom w:val="0"/>
      <w:divBdr>
        <w:top w:val="none" w:sz="0" w:space="0" w:color="auto"/>
        <w:left w:val="none" w:sz="0" w:space="0" w:color="auto"/>
        <w:bottom w:val="none" w:sz="0" w:space="0" w:color="auto"/>
        <w:right w:val="none" w:sz="0" w:space="0" w:color="auto"/>
      </w:divBdr>
    </w:div>
    <w:div w:id="1206260642">
      <w:marLeft w:val="0"/>
      <w:marRight w:val="0"/>
      <w:marTop w:val="0"/>
      <w:marBottom w:val="0"/>
      <w:divBdr>
        <w:top w:val="none" w:sz="0" w:space="0" w:color="auto"/>
        <w:left w:val="none" w:sz="0" w:space="0" w:color="auto"/>
        <w:bottom w:val="none" w:sz="0" w:space="0" w:color="auto"/>
        <w:right w:val="none" w:sz="0" w:space="0" w:color="auto"/>
      </w:divBdr>
    </w:div>
    <w:div w:id="1206288197">
      <w:marLeft w:val="0"/>
      <w:marRight w:val="0"/>
      <w:marTop w:val="0"/>
      <w:marBottom w:val="0"/>
      <w:divBdr>
        <w:top w:val="none" w:sz="0" w:space="0" w:color="auto"/>
        <w:left w:val="none" w:sz="0" w:space="0" w:color="auto"/>
        <w:bottom w:val="none" w:sz="0" w:space="0" w:color="auto"/>
        <w:right w:val="none" w:sz="0" w:space="0" w:color="auto"/>
      </w:divBdr>
    </w:div>
    <w:div w:id="1206332420">
      <w:bodyDiv w:val="1"/>
      <w:marLeft w:val="0"/>
      <w:marRight w:val="0"/>
      <w:marTop w:val="0"/>
      <w:marBottom w:val="0"/>
      <w:divBdr>
        <w:top w:val="none" w:sz="0" w:space="0" w:color="auto"/>
        <w:left w:val="none" w:sz="0" w:space="0" w:color="auto"/>
        <w:bottom w:val="none" w:sz="0" w:space="0" w:color="auto"/>
        <w:right w:val="none" w:sz="0" w:space="0" w:color="auto"/>
      </w:divBdr>
    </w:div>
    <w:div w:id="1206336034">
      <w:marLeft w:val="0"/>
      <w:marRight w:val="0"/>
      <w:marTop w:val="0"/>
      <w:marBottom w:val="0"/>
      <w:divBdr>
        <w:top w:val="none" w:sz="0" w:space="0" w:color="auto"/>
        <w:left w:val="none" w:sz="0" w:space="0" w:color="auto"/>
        <w:bottom w:val="none" w:sz="0" w:space="0" w:color="auto"/>
        <w:right w:val="none" w:sz="0" w:space="0" w:color="auto"/>
      </w:divBdr>
    </w:div>
    <w:div w:id="1206407280">
      <w:marLeft w:val="0"/>
      <w:marRight w:val="0"/>
      <w:marTop w:val="0"/>
      <w:marBottom w:val="0"/>
      <w:divBdr>
        <w:top w:val="none" w:sz="0" w:space="0" w:color="auto"/>
        <w:left w:val="none" w:sz="0" w:space="0" w:color="auto"/>
        <w:bottom w:val="none" w:sz="0" w:space="0" w:color="auto"/>
        <w:right w:val="none" w:sz="0" w:space="0" w:color="auto"/>
      </w:divBdr>
    </w:div>
    <w:div w:id="1206410420">
      <w:marLeft w:val="0"/>
      <w:marRight w:val="0"/>
      <w:marTop w:val="0"/>
      <w:marBottom w:val="0"/>
      <w:divBdr>
        <w:top w:val="none" w:sz="0" w:space="0" w:color="auto"/>
        <w:left w:val="none" w:sz="0" w:space="0" w:color="auto"/>
        <w:bottom w:val="none" w:sz="0" w:space="0" w:color="auto"/>
        <w:right w:val="none" w:sz="0" w:space="0" w:color="auto"/>
      </w:divBdr>
    </w:div>
    <w:div w:id="1206483696">
      <w:marLeft w:val="0"/>
      <w:marRight w:val="0"/>
      <w:marTop w:val="0"/>
      <w:marBottom w:val="0"/>
      <w:divBdr>
        <w:top w:val="none" w:sz="0" w:space="0" w:color="auto"/>
        <w:left w:val="none" w:sz="0" w:space="0" w:color="auto"/>
        <w:bottom w:val="none" w:sz="0" w:space="0" w:color="auto"/>
        <w:right w:val="none" w:sz="0" w:space="0" w:color="auto"/>
      </w:divBdr>
    </w:div>
    <w:div w:id="1206529484">
      <w:marLeft w:val="0"/>
      <w:marRight w:val="0"/>
      <w:marTop w:val="0"/>
      <w:marBottom w:val="0"/>
      <w:divBdr>
        <w:top w:val="none" w:sz="0" w:space="0" w:color="auto"/>
        <w:left w:val="none" w:sz="0" w:space="0" w:color="auto"/>
        <w:bottom w:val="none" w:sz="0" w:space="0" w:color="auto"/>
        <w:right w:val="none" w:sz="0" w:space="0" w:color="auto"/>
      </w:divBdr>
    </w:div>
    <w:div w:id="1206597417">
      <w:marLeft w:val="0"/>
      <w:marRight w:val="0"/>
      <w:marTop w:val="0"/>
      <w:marBottom w:val="0"/>
      <w:divBdr>
        <w:top w:val="none" w:sz="0" w:space="0" w:color="auto"/>
        <w:left w:val="none" w:sz="0" w:space="0" w:color="auto"/>
        <w:bottom w:val="none" w:sz="0" w:space="0" w:color="auto"/>
        <w:right w:val="none" w:sz="0" w:space="0" w:color="auto"/>
      </w:divBdr>
    </w:div>
    <w:div w:id="1206598629">
      <w:marLeft w:val="0"/>
      <w:marRight w:val="0"/>
      <w:marTop w:val="0"/>
      <w:marBottom w:val="0"/>
      <w:divBdr>
        <w:top w:val="none" w:sz="0" w:space="0" w:color="auto"/>
        <w:left w:val="none" w:sz="0" w:space="0" w:color="auto"/>
        <w:bottom w:val="none" w:sz="0" w:space="0" w:color="auto"/>
        <w:right w:val="none" w:sz="0" w:space="0" w:color="auto"/>
      </w:divBdr>
    </w:div>
    <w:div w:id="1206603286">
      <w:marLeft w:val="0"/>
      <w:marRight w:val="0"/>
      <w:marTop w:val="0"/>
      <w:marBottom w:val="0"/>
      <w:divBdr>
        <w:top w:val="none" w:sz="0" w:space="0" w:color="auto"/>
        <w:left w:val="none" w:sz="0" w:space="0" w:color="auto"/>
        <w:bottom w:val="none" w:sz="0" w:space="0" w:color="auto"/>
        <w:right w:val="none" w:sz="0" w:space="0" w:color="auto"/>
      </w:divBdr>
    </w:div>
    <w:div w:id="1206796713">
      <w:marLeft w:val="0"/>
      <w:marRight w:val="0"/>
      <w:marTop w:val="0"/>
      <w:marBottom w:val="0"/>
      <w:divBdr>
        <w:top w:val="none" w:sz="0" w:space="0" w:color="auto"/>
        <w:left w:val="none" w:sz="0" w:space="0" w:color="auto"/>
        <w:bottom w:val="none" w:sz="0" w:space="0" w:color="auto"/>
        <w:right w:val="none" w:sz="0" w:space="0" w:color="auto"/>
      </w:divBdr>
    </w:div>
    <w:div w:id="1206866148">
      <w:marLeft w:val="0"/>
      <w:marRight w:val="0"/>
      <w:marTop w:val="0"/>
      <w:marBottom w:val="0"/>
      <w:divBdr>
        <w:top w:val="none" w:sz="0" w:space="0" w:color="auto"/>
        <w:left w:val="none" w:sz="0" w:space="0" w:color="auto"/>
        <w:bottom w:val="none" w:sz="0" w:space="0" w:color="auto"/>
        <w:right w:val="none" w:sz="0" w:space="0" w:color="auto"/>
      </w:divBdr>
    </w:div>
    <w:div w:id="1206914521">
      <w:marLeft w:val="0"/>
      <w:marRight w:val="0"/>
      <w:marTop w:val="0"/>
      <w:marBottom w:val="0"/>
      <w:divBdr>
        <w:top w:val="none" w:sz="0" w:space="0" w:color="auto"/>
        <w:left w:val="none" w:sz="0" w:space="0" w:color="auto"/>
        <w:bottom w:val="none" w:sz="0" w:space="0" w:color="auto"/>
        <w:right w:val="none" w:sz="0" w:space="0" w:color="auto"/>
      </w:divBdr>
    </w:div>
    <w:div w:id="1207063977">
      <w:marLeft w:val="0"/>
      <w:marRight w:val="0"/>
      <w:marTop w:val="0"/>
      <w:marBottom w:val="0"/>
      <w:divBdr>
        <w:top w:val="none" w:sz="0" w:space="0" w:color="auto"/>
        <w:left w:val="none" w:sz="0" w:space="0" w:color="auto"/>
        <w:bottom w:val="none" w:sz="0" w:space="0" w:color="auto"/>
        <w:right w:val="none" w:sz="0" w:space="0" w:color="auto"/>
      </w:divBdr>
    </w:div>
    <w:div w:id="1207110497">
      <w:marLeft w:val="0"/>
      <w:marRight w:val="0"/>
      <w:marTop w:val="0"/>
      <w:marBottom w:val="0"/>
      <w:divBdr>
        <w:top w:val="none" w:sz="0" w:space="0" w:color="auto"/>
        <w:left w:val="none" w:sz="0" w:space="0" w:color="auto"/>
        <w:bottom w:val="none" w:sz="0" w:space="0" w:color="auto"/>
        <w:right w:val="none" w:sz="0" w:space="0" w:color="auto"/>
      </w:divBdr>
    </w:div>
    <w:div w:id="1207110523">
      <w:marLeft w:val="0"/>
      <w:marRight w:val="0"/>
      <w:marTop w:val="0"/>
      <w:marBottom w:val="0"/>
      <w:divBdr>
        <w:top w:val="none" w:sz="0" w:space="0" w:color="auto"/>
        <w:left w:val="none" w:sz="0" w:space="0" w:color="auto"/>
        <w:bottom w:val="none" w:sz="0" w:space="0" w:color="auto"/>
        <w:right w:val="none" w:sz="0" w:space="0" w:color="auto"/>
      </w:divBdr>
    </w:div>
    <w:div w:id="1207183022">
      <w:marLeft w:val="0"/>
      <w:marRight w:val="0"/>
      <w:marTop w:val="0"/>
      <w:marBottom w:val="0"/>
      <w:divBdr>
        <w:top w:val="none" w:sz="0" w:space="0" w:color="auto"/>
        <w:left w:val="none" w:sz="0" w:space="0" w:color="auto"/>
        <w:bottom w:val="none" w:sz="0" w:space="0" w:color="auto"/>
        <w:right w:val="none" w:sz="0" w:space="0" w:color="auto"/>
      </w:divBdr>
    </w:div>
    <w:div w:id="1207258278">
      <w:marLeft w:val="0"/>
      <w:marRight w:val="0"/>
      <w:marTop w:val="0"/>
      <w:marBottom w:val="0"/>
      <w:divBdr>
        <w:top w:val="none" w:sz="0" w:space="0" w:color="auto"/>
        <w:left w:val="none" w:sz="0" w:space="0" w:color="auto"/>
        <w:bottom w:val="none" w:sz="0" w:space="0" w:color="auto"/>
        <w:right w:val="none" w:sz="0" w:space="0" w:color="auto"/>
      </w:divBdr>
    </w:div>
    <w:div w:id="1207333338">
      <w:marLeft w:val="0"/>
      <w:marRight w:val="0"/>
      <w:marTop w:val="0"/>
      <w:marBottom w:val="0"/>
      <w:divBdr>
        <w:top w:val="none" w:sz="0" w:space="0" w:color="auto"/>
        <w:left w:val="none" w:sz="0" w:space="0" w:color="auto"/>
        <w:bottom w:val="none" w:sz="0" w:space="0" w:color="auto"/>
        <w:right w:val="none" w:sz="0" w:space="0" w:color="auto"/>
      </w:divBdr>
    </w:div>
    <w:div w:id="1207376985">
      <w:marLeft w:val="0"/>
      <w:marRight w:val="0"/>
      <w:marTop w:val="0"/>
      <w:marBottom w:val="0"/>
      <w:divBdr>
        <w:top w:val="none" w:sz="0" w:space="0" w:color="auto"/>
        <w:left w:val="none" w:sz="0" w:space="0" w:color="auto"/>
        <w:bottom w:val="none" w:sz="0" w:space="0" w:color="auto"/>
        <w:right w:val="none" w:sz="0" w:space="0" w:color="auto"/>
      </w:divBdr>
    </w:div>
    <w:div w:id="1207449932">
      <w:marLeft w:val="0"/>
      <w:marRight w:val="0"/>
      <w:marTop w:val="0"/>
      <w:marBottom w:val="0"/>
      <w:divBdr>
        <w:top w:val="none" w:sz="0" w:space="0" w:color="auto"/>
        <w:left w:val="none" w:sz="0" w:space="0" w:color="auto"/>
        <w:bottom w:val="none" w:sz="0" w:space="0" w:color="auto"/>
        <w:right w:val="none" w:sz="0" w:space="0" w:color="auto"/>
      </w:divBdr>
    </w:div>
    <w:div w:id="1207521167">
      <w:marLeft w:val="0"/>
      <w:marRight w:val="0"/>
      <w:marTop w:val="0"/>
      <w:marBottom w:val="0"/>
      <w:divBdr>
        <w:top w:val="none" w:sz="0" w:space="0" w:color="auto"/>
        <w:left w:val="none" w:sz="0" w:space="0" w:color="auto"/>
        <w:bottom w:val="none" w:sz="0" w:space="0" w:color="auto"/>
        <w:right w:val="none" w:sz="0" w:space="0" w:color="auto"/>
      </w:divBdr>
    </w:div>
    <w:div w:id="1207525941">
      <w:marLeft w:val="0"/>
      <w:marRight w:val="0"/>
      <w:marTop w:val="0"/>
      <w:marBottom w:val="0"/>
      <w:divBdr>
        <w:top w:val="none" w:sz="0" w:space="0" w:color="auto"/>
        <w:left w:val="none" w:sz="0" w:space="0" w:color="auto"/>
        <w:bottom w:val="none" w:sz="0" w:space="0" w:color="auto"/>
        <w:right w:val="none" w:sz="0" w:space="0" w:color="auto"/>
      </w:divBdr>
    </w:div>
    <w:div w:id="1207596730">
      <w:marLeft w:val="0"/>
      <w:marRight w:val="0"/>
      <w:marTop w:val="0"/>
      <w:marBottom w:val="0"/>
      <w:divBdr>
        <w:top w:val="none" w:sz="0" w:space="0" w:color="auto"/>
        <w:left w:val="none" w:sz="0" w:space="0" w:color="auto"/>
        <w:bottom w:val="none" w:sz="0" w:space="0" w:color="auto"/>
        <w:right w:val="none" w:sz="0" w:space="0" w:color="auto"/>
      </w:divBdr>
    </w:div>
    <w:div w:id="1207598971">
      <w:marLeft w:val="0"/>
      <w:marRight w:val="0"/>
      <w:marTop w:val="0"/>
      <w:marBottom w:val="0"/>
      <w:divBdr>
        <w:top w:val="none" w:sz="0" w:space="0" w:color="auto"/>
        <w:left w:val="none" w:sz="0" w:space="0" w:color="auto"/>
        <w:bottom w:val="none" w:sz="0" w:space="0" w:color="auto"/>
        <w:right w:val="none" w:sz="0" w:space="0" w:color="auto"/>
      </w:divBdr>
    </w:div>
    <w:div w:id="1207714859">
      <w:marLeft w:val="0"/>
      <w:marRight w:val="0"/>
      <w:marTop w:val="0"/>
      <w:marBottom w:val="0"/>
      <w:divBdr>
        <w:top w:val="none" w:sz="0" w:space="0" w:color="auto"/>
        <w:left w:val="none" w:sz="0" w:space="0" w:color="auto"/>
        <w:bottom w:val="none" w:sz="0" w:space="0" w:color="auto"/>
        <w:right w:val="none" w:sz="0" w:space="0" w:color="auto"/>
      </w:divBdr>
    </w:div>
    <w:div w:id="1207719905">
      <w:marLeft w:val="0"/>
      <w:marRight w:val="0"/>
      <w:marTop w:val="0"/>
      <w:marBottom w:val="0"/>
      <w:divBdr>
        <w:top w:val="none" w:sz="0" w:space="0" w:color="auto"/>
        <w:left w:val="none" w:sz="0" w:space="0" w:color="auto"/>
        <w:bottom w:val="none" w:sz="0" w:space="0" w:color="auto"/>
        <w:right w:val="none" w:sz="0" w:space="0" w:color="auto"/>
      </w:divBdr>
    </w:div>
    <w:div w:id="1207832226">
      <w:marLeft w:val="0"/>
      <w:marRight w:val="0"/>
      <w:marTop w:val="0"/>
      <w:marBottom w:val="0"/>
      <w:divBdr>
        <w:top w:val="none" w:sz="0" w:space="0" w:color="auto"/>
        <w:left w:val="none" w:sz="0" w:space="0" w:color="auto"/>
        <w:bottom w:val="none" w:sz="0" w:space="0" w:color="auto"/>
        <w:right w:val="none" w:sz="0" w:space="0" w:color="auto"/>
      </w:divBdr>
    </w:div>
    <w:div w:id="1207835908">
      <w:marLeft w:val="0"/>
      <w:marRight w:val="0"/>
      <w:marTop w:val="0"/>
      <w:marBottom w:val="0"/>
      <w:divBdr>
        <w:top w:val="none" w:sz="0" w:space="0" w:color="auto"/>
        <w:left w:val="none" w:sz="0" w:space="0" w:color="auto"/>
        <w:bottom w:val="none" w:sz="0" w:space="0" w:color="auto"/>
        <w:right w:val="none" w:sz="0" w:space="0" w:color="auto"/>
      </w:divBdr>
    </w:div>
    <w:div w:id="1208102573">
      <w:marLeft w:val="0"/>
      <w:marRight w:val="0"/>
      <w:marTop w:val="0"/>
      <w:marBottom w:val="0"/>
      <w:divBdr>
        <w:top w:val="none" w:sz="0" w:space="0" w:color="auto"/>
        <w:left w:val="none" w:sz="0" w:space="0" w:color="auto"/>
        <w:bottom w:val="none" w:sz="0" w:space="0" w:color="auto"/>
        <w:right w:val="none" w:sz="0" w:space="0" w:color="auto"/>
      </w:divBdr>
    </w:div>
    <w:div w:id="1208109982">
      <w:marLeft w:val="0"/>
      <w:marRight w:val="0"/>
      <w:marTop w:val="0"/>
      <w:marBottom w:val="0"/>
      <w:divBdr>
        <w:top w:val="none" w:sz="0" w:space="0" w:color="auto"/>
        <w:left w:val="none" w:sz="0" w:space="0" w:color="auto"/>
        <w:bottom w:val="none" w:sz="0" w:space="0" w:color="auto"/>
        <w:right w:val="none" w:sz="0" w:space="0" w:color="auto"/>
      </w:divBdr>
    </w:div>
    <w:div w:id="1208221756">
      <w:marLeft w:val="0"/>
      <w:marRight w:val="0"/>
      <w:marTop w:val="0"/>
      <w:marBottom w:val="0"/>
      <w:divBdr>
        <w:top w:val="none" w:sz="0" w:space="0" w:color="auto"/>
        <w:left w:val="none" w:sz="0" w:space="0" w:color="auto"/>
        <w:bottom w:val="none" w:sz="0" w:space="0" w:color="auto"/>
        <w:right w:val="none" w:sz="0" w:space="0" w:color="auto"/>
      </w:divBdr>
    </w:div>
    <w:div w:id="1208370564">
      <w:marLeft w:val="0"/>
      <w:marRight w:val="0"/>
      <w:marTop w:val="0"/>
      <w:marBottom w:val="0"/>
      <w:divBdr>
        <w:top w:val="none" w:sz="0" w:space="0" w:color="auto"/>
        <w:left w:val="none" w:sz="0" w:space="0" w:color="auto"/>
        <w:bottom w:val="none" w:sz="0" w:space="0" w:color="auto"/>
        <w:right w:val="none" w:sz="0" w:space="0" w:color="auto"/>
      </w:divBdr>
    </w:div>
    <w:div w:id="1208378367">
      <w:marLeft w:val="0"/>
      <w:marRight w:val="0"/>
      <w:marTop w:val="0"/>
      <w:marBottom w:val="0"/>
      <w:divBdr>
        <w:top w:val="none" w:sz="0" w:space="0" w:color="auto"/>
        <w:left w:val="none" w:sz="0" w:space="0" w:color="auto"/>
        <w:bottom w:val="none" w:sz="0" w:space="0" w:color="auto"/>
        <w:right w:val="none" w:sz="0" w:space="0" w:color="auto"/>
      </w:divBdr>
    </w:div>
    <w:div w:id="1208419937">
      <w:marLeft w:val="0"/>
      <w:marRight w:val="0"/>
      <w:marTop w:val="0"/>
      <w:marBottom w:val="0"/>
      <w:divBdr>
        <w:top w:val="none" w:sz="0" w:space="0" w:color="auto"/>
        <w:left w:val="none" w:sz="0" w:space="0" w:color="auto"/>
        <w:bottom w:val="none" w:sz="0" w:space="0" w:color="auto"/>
        <w:right w:val="none" w:sz="0" w:space="0" w:color="auto"/>
      </w:divBdr>
    </w:div>
    <w:div w:id="1208446560">
      <w:marLeft w:val="0"/>
      <w:marRight w:val="0"/>
      <w:marTop w:val="0"/>
      <w:marBottom w:val="0"/>
      <w:divBdr>
        <w:top w:val="none" w:sz="0" w:space="0" w:color="auto"/>
        <w:left w:val="none" w:sz="0" w:space="0" w:color="auto"/>
        <w:bottom w:val="none" w:sz="0" w:space="0" w:color="auto"/>
        <w:right w:val="none" w:sz="0" w:space="0" w:color="auto"/>
      </w:divBdr>
    </w:div>
    <w:div w:id="1208450279">
      <w:marLeft w:val="0"/>
      <w:marRight w:val="0"/>
      <w:marTop w:val="0"/>
      <w:marBottom w:val="0"/>
      <w:divBdr>
        <w:top w:val="none" w:sz="0" w:space="0" w:color="auto"/>
        <w:left w:val="none" w:sz="0" w:space="0" w:color="auto"/>
        <w:bottom w:val="none" w:sz="0" w:space="0" w:color="auto"/>
        <w:right w:val="none" w:sz="0" w:space="0" w:color="auto"/>
      </w:divBdr>
    </w:div>
    <w:div w:id="1208563061">
      <w:marLeft w:val="0"/>
      <w:marRight w:val="0"/>
      <w:marTop w:val="0"/>
      <w:marBottom w:val="0"/>
      <w:divBdr>
        <w:top w:val="none" w:sz="0" w:space="0" w:color="auto"/>
        <w:left w:val="none" w:sz="0" w:space="0" w:color="auto"/>
        <w:bottom w:val="none" w:sz="0" w:space="0" w:color="auto"/>
        <w:right w:val="none" w:sz="0" w:space="0" w:color="auto"/>
      </w:divBdr>
    </w:div>
    <w:div w:id="1208566200">
      <w:marLeft w:val="0"/>
      <w:marRight w:val="0"/>
      <w:marTop w:val="0"/>
      <w:marBottom w:val="0"/>
      <w:divBdr>
        <w:top w:val="none" w:sz="0" w:space="0" w:color="auto"/>
        <w:left w:val="none" w:sz="0" w:space="0" w:color="auto"/>
        <w:bottom w:val="none" w:sz="0" w:space="0" w:color="auto"/>
        <w:right w:val="none" w:sz="0" w:space="0" w:color="auto"/>
      </w:divBdr>
    </w:div>
    <w:div w:id="1208568490">
      <w:marLeft w:val="0"/>
      <w:marRight w:val="0"/>
      <w:marTop w:val="0"/>
      <w:marBottom w:val="0"/>
      <w:divBdr>
        <w:top w:val="none" w:sz="0" w:space="0" w:color="auto"/>
        <w:left w:val="none" w:sz="0" w:space="0" w:color="auto"/>
        <w:bottom w:val="none" w:sz="0" w:space="0" w:color="auto"/>
        <w:right w:val="none" w:sz="0" w:space="0" w:color="auto"/>
      </w:divBdr>
    </w:div>
    <w:div w:id="1208639798">
      <w:marLeft w:val="0"/>
      <w:marRight w:val="0"/>
      <w:marTop w:val="0"/>
      <w:marBottom w:val="0"/>
      <w:divBdr>
        <w:top w:val="none" w:sz="0" w:space="0" w:color="auto"/>
        <w:left w:val="none" w:sz="0" w:space="0" w:color="auto"/>
        <w:bottom w:val="none" w:sz="0" w:space="0" w:color="auto"/>
        <w:right w:val="none" w:sz="0" w:space="0" w:color="auto"/>
      </w:divBdr>
    </w:div>
    <w:div w:id="1208646757">
      <w:marLeft w:val="0"/>
      <w:marRight w:val="0"/>
      <w:marTop w:val="0"/>
      <w:marBottom w:val="0"/>
      <w:divBdr>
        <w:top w:val="none" w:sz="0" w:space="0" w:color="auto"/>
        <w:left w:val="none" w:sz="0" w:space="0" w:color="auto"/>
        <w:bottom w:val="none" w:sz="0" w:space="0" w:color="auto"/>
        <w:right w:val="none" w:sz="0" w:space="0" w:color="auto"/>
      </w:divBdr>
    </w:div>
    <w:div w:id="1208646929">
      <w:marLeft w:val="0"/>
      <w:marRight w:val="0"/>
      <w:marTop w:val="0"/>
      <w:marBottom w:val="0"/>
      <w:divBdr>
        <w:top w:val="none" w:sz="0" w:space="0" w:color="auto"/>
        <w:left w:val="none" w:sz="0" w:space="0" w:color="auto"/>
        <w:bottom w:val="none" w:sz="0" w:space="0" w:color="auto"/>
        <w:right w:val="none" w:sz="0" w:space="0" w:color="auto"/>
      </w:divBdr>
    </w:div>
    <w:div w:id="1208687710">
      <w:marLeft w:val="0"/>
      <w:marRight w:val="0"/>
      <w:marTop w:val="0"/>
      <w:marBottom w:val="0"/>
      <w:divBdr>
        <w:top w:val="none" w:sz="0" w:space="0" w:color="auto"/>
        <w:left w:val="none" w:sz="0" w:space="0" w:color="auto"/>
        <w:bottom w:val="none" w:sz="0" w:space="0" w:color="auto"/>
        <w:right w:val="none" w:sz="0" w:space="0" w:color="auto"/>
      </w:divBdr>
    </w:div>
    <w:div w:id="1208761482">
      <w:marLeft w:val="0"/>
      <w:marRight w:val="0"/>
      <w:marTop w:val="0"/>
      <w:marBottom w:val="0"/>
      <w:divBdr>
        <w:top w:val="none" w:sz="0" w:space="0" w:color="auto"/>
        <w:left w:val="none" w:sz="0" w:space="0" w:color="auto"/>
        <w:bottom w:val="none" w:sz="0" w:space="0" w:color="auto"/>
        <w:right w:val="none" w:sz="0" w:space="0" w:color="auto"/>
      </w:divBdr>
    </w:div>
    <w:div w:id="1208833973">
      <w:marLeft w:val="0"/>
      <w:marRight w:val="0"/>
      <w:marTop w:val="0"/>
      <w:marBottom w:val="0"/>
      <w:divBdr>
        <w:top w:val="none" w:sz="0" w:space="0" w:color="auto"/>
        <w:left w:val="none" w:sz="0" w:space="0" w:color="auto"/>
        <w:bottom w:val="none" w:sz="0" w:space="0" w:color="auto"/>
        <w:right w:val="none" w:sz="0" w:space="0" w:color="auto"/>
      </w:divBdr>
    </w:div>
    <w:div w:id="1208879810">
      <w:marLeft w:val="0"/>
      <w:marRight w:val="0"/>
      <w:marTop w:val="0"/>
      <w:marBottom w:val="0"/>
      <w:divBdr>
        <w:top w:val="none" w:sz="0" w:space="0" w:color="auto"/>
        <w:left w:val="none" w:sz="0" w:space="0" w:color="auto"/>
        <w:bottom w:val="none" w:sz="0" w:space="0" w:color="auto"/>
        <w:right w:val="none" w:sz="0" w:space="0" w:color="auto"/>
      </w:divBdr>
    </w:div>
    <w:div w:id="1208951944">
      <w:marLeft w:val="0"/>
      <w:marRight w:val="0"/>
      <w:marTop w:val="0"/>
      <w:marBottom w:val="0"/>
      <w:divBdr>
        <w:top w:val="none" w:sz="0" w:space="0" w:color="auto"/>
        <w:left w:val="none" w:sz="0" w:space="0" w:color="auto"/>
        <w:bottom w:val="none" w:sz="0" w:space="0" w:color="auto"/>
        <w:right w:val="none" w:sz="0" w:space="0" w:color="auto"/>
      </w:divBdr>
    </w:div>
    <w:div w:id="1208952539">
      <w:marLeft w:val="0"/>
      <w:marRight w:val="0"/>
      <w:marTop w:val="0"/>
      <w:marBottom w:val="0"/>
      <w:divBdr>
        <w:top w:val="none" w:sz="0" w:space="0" w:color="auto"/>
        <w:left w:val="none" w:sz="0" w:space="0" w:color="auto"/>
        <w:bottom w:val="none" w:sz="0" w:space="0" w:color="auto"/>
        <w:right w:val="none" w:sz="0" w:space="0" w:color="auto"/>
      </w:divBdr>
    </w:div>
    <w:div w:id="1209102162">
      <w:marLeft w:val="0"/>
      <w:marRight w:val="0"/>
      <w:marTop w:val="0"/>
      <w:marBottom w:val="0"/>
      <w:divBdr>
        <w:top w:val="none" w:sz="0" w:space="0" w:color="auto"/>
        <w:left w:val="none" w:sz="0" w:space="0" w:color="auto"/>
        <w:bottom w:val="none" w:sz="0" w:space="0" w:color="auto"/>
        <w:right w:val="none" w:sz="0" w:space="0" w:color="auto"/>
      </w:divBdr>
    </w:div>
    <w:div w:id="1209103923">
      <w:marLeft w:val="0"/>
      <w:marRight w:val="0"/>
      <w:marTop w:val="0"/>
      <w:marBottom w:val="0"/>
      <w:divBdr>
        <w:top w:val="none" w:sz="0" w:space="0" w:color="auto"/>
        <w:left w:val="none" w:sz="0" w:space="0" w:color="auto"/>
        <w:bottom w:val="none" w:sz="0" w:space="0" w:color="auto"/>
        <w:right w:val="none" w:sz="0" w:space="0" w:color="auto"/>
      </w:divBdr>
    </w:div>
    <w:div w:id="1209147811">
      <w:marLeft w:val="0"/>
      <w:marRight w:val="0"/>
      <w:marTop w:val="0"/>
      <w:marBottom w:val="0"/>
      <w:divBdr>
        <w:top w:val="none" w:sz="0" w:space="0" w:color="auto"/>
        <w:left w:val="none" w:sz="0" w:space="0" w:color="auto"/>
        <w:bottom w:val="none" w:sz="0" w:space="0" w:color="auto"/>
        <w:right w:val="none" w:sz="0" w:space="0" w:color="auto"/>
      </w:divBdr>
    </w:div>
    <w:div w:id="1209150126">
      <w:marLeft w:val="0"/>
      <w:marRight w:val="0"/>
      <w:marTop w:val="0"/>
      <w:marBottom w:val="0"/>
      <w:divBdr>
        <w:top w:val="none" w:sz="0" w:space="0" w:color="auto"/>
        <w:left w:val="none" w:sz="0" w:space="0" w:color="auto"/>
        <w:bottom w:val="none" w:sz="0" w:space="0" w:color="auto"/>
        <w:right w:val="none" w:sz="0" w:space="0" w:color="auto"/>
      </w:divBdr>
    </w:div>
    <w:div w:id="1209224627">
      <w:bodyDiv w:val="1"/>
      <w:marLeft w:val="0"/>
      <w:marRight w:val="0"/>
      <w:marTop w:val="0"/>
      <w:marBottom w:val="0"/>
      <w:divBdr>
        <w:top w:val="none" w:sz="0" w:space="0" w:color="auto"/>
        <w:left w:val="none" w:sz="0" w:space="0" w:color="auto"/>
        <w:bottom w:val="none" w:sz="0" w:space="0" w:color="auto"/>
        <w:right w:val="none" w:sz="0" w:space="0" w:color="auto"/>
      </w:divBdr>
    </w:div>
    <w:div w:id="1209296012">
      <w:marLeft w:val="0"/>
      <w:marRight w:val="0"/>
      <w:marTop w:val="0"/>
      <w:marBottom w:val="0"/>
      <w:divBdr>
        <w:top w:val="none" w:sz="0" w:space="0" w:color="auto"/>
        <w:left w:val="none" w:sz="0" w:space="0" w:color="auto"/>
        <w:bottom w:val="none" w:sz="0" w:space="0" w:color="auto"/>
        <w:right w:val="none" w:sz="0" w:space="0" w:color="auto"/>
      </w:divBdr>
    </w:div>
    <w:div w:id="1209300434">
      <w:marLeft w:val="0"/>
      <w:marRight w:val="0"/>
      <w:marTop w:val="0"/>
      <w:marBottom w:val="0"/>
      <w:divBdr>
        <w:top w:val="none" w:sz="0" w:space="0" w:color="auto"/>
        <w:left w:val="none" w:sz="0" w:space="0" w:color="auto"/>
        <w:bottom w:val="none" w:sz="0" w:space="0" w:color="auto"/>
        <w:right w:val="none" w:sz="0" w:space="0" w:color="auto"/>
      </w:divBdr>
    </w:div>
    <w:div w:id="1209300447">
      <w:marLeft w:val="0"/>
      <w:marRight w:val="0"/>
      <w:marTop w:val="0"/>
      <w:marBottom w:val="0"/>
      <w:divBdr>
        <w:top w:val="none" w:sz="0" w:space="0" w:color="auto"/>
        <w:left w:val="none" w:sz="0" w:space="0" w:color="auto"/>
        <w:bottom w:val="none" w:sz="0" w:space="0" w:color="auto"/>
        <w:right w:val="none" w:sz="0" w:space="0" w:color="auto"/>
      </w:divBdr>
    </w:div>
    <w:div w:id="1209336554">
      <w:marLeft w:val="0"/>
      <w:marRight w:val="0"/>
      <w:marTop w:val="0"/>
      <w:marBottom w:val="0"/>
      <w:divBdr>
        <w:top w:val="none" w:sz="0" w:space="0" w:color="auto"/>
        <w:left w:val="none" w:sz="0" w:space="0" w:color="auto"/>
        <w:bottom w:val="none" w:sz="0" w:space="0" w:color="auto"/>
        <w:right w:val="none" w:sz="0" w:space="0" w:color="auto"/>
      </w:divBdr>
    </w:div>
    <w:div w:id="1209337118">
      <w:marLeft w:val="0"/>
      <w:marRight w:val="0"/>
      <w:marTop w:val="0"/>
      <w:marBottom w:val="0"/>
      <w:divBdr>
        <w:top w:val="none" w:sz="0" w:space="0" w:color="auto"/>
        <w:left w:val="none" w:sz="0" w:space="0" w:color="auto"/>
        <w:bottom w:val="none" w:sz="0" w:space="0" w:color="auto"/>
        <w:right w:val="none" w:sz="0" w:space="0" w:color="auto"/>
      </w:divBdr>
    </w:div>
    <w:div w:id="1209534049">
      <w:marLeft w:val="0"/>
      <w:marRight w:val="0"/>
      <w:marTop w:val="0"/>
      <w:marBottom w:val="0"/>
      <w:divBdr>
        <w:top w:val="none" w:sz="0" w:space="0" w:color="auto"/>
        <w:left w:val="none" w:sz="0" w:space="0" w:color="auto"/>
        <w:bottom w:val="none" w:sz="0" w:space="0" w:color="auto"/>
        <w:right w:val="none" w:sz="0" w:space="0" w:color="auto"/>
      </w:divBdr>
    </w:div>
    <w:div w:id="1209607129">
      <w:bodyDiv w:val="1"/>
      <w:marLeft w:val="0"/>
      <w:marRight w:val="0"/>
      <w:marTop w:val="0"/>
      <w:marBottom w:val="0"/>
      <w:divBdr>
        <w:top w:val="none" w:sz="0" w:space="0" w:color="auto"/>
        <w:left w:val="none" w:sz="0" w:space="0" w:color="auto"/>
        <w:bottom w:val="none" w:sz="0" w:space="0" w:color="auto"/>
        <w:right w:val="none" w:sz="0" w:space="0" w:color="auto"/>
      </w:divBdr>
    </w:div>
    <w:div w:id="1209608415">
      <w:marLeft w:val="0"/>
      <w:marRight w:val="0"/>
      <w:marTop w:val="0"/>
      <w:marBottom w:val="0"/>
      <w:divBdr>
        <w:top w:val="none" w:sz="0" w:space="0" w:color="auto"/>
        <w:left w:val="none" w:sz="0" w:space="0" w:color="auto"/>
        <w:bottom w:val="none" w:sz="0" w:space="0" w:color="auto"/>
        <w:right w:val="none" w:sz="0" w:space="0" w:color="auto"/>
      </w:divBdr>
    </w:div>
    <w:div w:id="1209683820">
      <w:marLeft w:val="0"/>
      <w:marRight w:val="0"/>
      <w:marTop w:val="0"/>
      <w:marBottom w:val="0"/>
      <w:divBdr>
        <w:top w:val="none" w:sz="0" w:space="0" w:color="auto"/>
        <w:left w:val="none" w:sz="0" w:space="0" w:color="auto"/>
        <w:bottom w:val="none" w:sz="0" w:space="0" w:color="auto"/>
        <w:right w:val="none" w:sz="0" w:space="0" w:color="auto"/>
      </w:divBdr>
    </w:div>
    <w:div w:id="1209806043">
      <w:marLeft w:val="0"/>
      <w:marRight w:val="0"/>
      <w:marTop w:val="0"/>
      <w:marBottom w:val="0"/>
      <w:divBdr>
        <w:top w:val="none" w:sz="0" w:space="0" w:color="auto"/>
        <w:left w:val="none" w:sz="0" w:space="0" w:color="auto"/>
        <w:bottom w:val="none" w:sz="0" w:space="0" w:color="auto"/>
        <w:right w:val="none" w:sz="0" w:space="0" w:color="auto"/>
      </w:divBdr>
    </w:div>
    <w:div w:id="1209953116">
      <w:marLeft w:val="0"/>
      <w:marRight w:val="0"/>
      <w:marTop w:val="0"/>
      <w:marBottom w:val="0"/>
      <w:divBdr>
        <w:top w:val="none" w:sz="0" w:space="0" w:color="auto"/>
        <w:left w:val="none" w:sz="0" w:space="0" w:color="auto"/>
        <w:bottom w:val="none" w:sz="0" w:space="0" w:color="auto"/>
        <w:right w:val="none" w:sz="0" w:space="0" w:color="auto"/>
      </w:divBdr>
    </w:div>
    <w:div w:id="1210145092">
      <w:marLeft w:val="0"/>
      <w:marRight w:val="0"/>
      <w:marTop w:val="0"/>
      <w:marBottom w:val="0"/>
      <w:divBdr>
        <w:top w:val="none" w:sz="0" w:space="0" w:color="auto"/>
        <w:left w:val="none" w:sz="0" w:space="0" w:color="auto"/>
        <w:bottom w:val="none" w:sz="0" w:space="0" w:color="auto"/>
        <w:right w:val="none" w:sz="0" w:space="0" w:color="auto"/>
      </w:divBdr>
    </w:div>
    <w:div w:id="1210149209">
      <w:marLeft w:val="0"/>
      <w:marRight w:val="0"/>
      <w:marTop w:val="0"/>
      <w:marBottom w:val="0"/>
      <w:divBdr>
        <w:top w:val="none" w:sz="0" w:space="0" w:color="auto"/>
        <w:left w:val="none" w:sz="0" w:space="0" w:color="auto"/>
        <w:bottom w:val="none" w:sz="0" w:space="0" w:color="auto"/>
        <w:right w:val="none" w:sz="0" w:space="0" w:color="auto"/>
      </w:divBdr>
    </w:div>
    <w:div w:id="1210149651">
      <w:marLeft w:val="0"/>
      <w:marRight w:val="0"/>
      <w:marTop w:val="0"/>
      <w:marBottom w:val="0"/>
      <w:divBdr>
        <w:top w:val="none" w:sz="0" w:space="0" w:color="auto"/>
        <w:left w:val="none" w:sz="0" w:space="0" w:color="auto"/>
        <w:bottom w:val="none" w:sz="0" w:space="0" w:color="auto"/>
        <w:right w:val="none" w:sz="0" w:space="0" w:color="auto"/>
      </w:divBdr>
    </w:div>
    <w:div w:id="1210188293">
      <w:marLeft w:val="0"/>
      <w:marRight w:val="0"/>
      <w:marTop w:val="0"/>
      <w:marBottom w:val="0"/>
      <w:divBdr>
        <w:top w:val="none" w:sz="0" w:space="0" w:color="auto"/>
        <w:left w:val="none" w:sz="0" w:space="0" w:color="auto"/>
        <w:bottom w:val="none" w:sz="0" w:space="0" w:color="auto"/>
        <w:right w:val="none" w:sz="0" w:space="0" w:color="auto"/>
      </w:divBdr>
    </w:div>
    <w:div w:id="1210267963">
      <w:marLeft w:val="0"/>
      <w:marRight w:val="0"/>
      <w:marTop w:val="0"/>
      <w:marBottom w:val="0"/>
      <w:divBdr>
        <w:top w:val="none" w:sz="0" w:space="0" w:color="auto"/>
        <w:left w:val="none" w:sz="0" w:space="0" w:color="auto"/>
        <w:bottom w:val="none" w:sz="0" w:space="0" w:color="auto"/>
        <w:right w:val="none" w:sz="0" w:space="0" w:color="auto"/>
      </w:divBdr>
    </w:div>
    <w:div w:id="1210337063">
      <w:marLeft w:val="0"/>
      <w:marRight w:val="0"/>
      <w:marTop w:val="0"/>
      <w:marBottom w:val="0"/>
      <w:divBdr>
        <w:top w:val="none" w:sz="0" w:space="0" w:color="auto"/>
        <w:left w:val="none" w:sz="0" w:space="0" w:color="auto"/>
        <w:bottom w:val="none" w:sz="0" w:space="0" w:color="auto"/>
        <w:right w:val="none" w:sz="0" w:space="0" w:color="auto"/>
      </w:divBdr>
    </w:div>
    <w:div w:id="1210536944">
      <w:marLeft w:val="0"/>
      <w:marRight w:val="0"/>
      <w:marTop w:val="0"/>
      <w:marBottom w:val="0"/>
      <w:divBdr>
        <w:top w:val="none" w:sz="0" w:space="0" w:color="auto"/>
        <w:left w:val="none" w:sz="0" w:space="0" w:color="auto"/>
        <w:bottom w:val="none" w:sz="0" w:space="0" w:color="auto"/>
        <w:right w:val="none" w:sz="0" w:space="0" w:color="auto"/>
      </w:divBdr>
    </w:div>
    <w:div w:id="1210652517">
      <w:marLeft w:val="0"/>
      <w:marRight w:val="0"/>
      <w:marTop w:val="0"/>
      <w:marBottom w:val="0"/>
      <w:divBdr>
        <w:top w:val="none" w:sz="0" w:space="0" w:color="auto"/>
        <w:left w:val="none" w:sz="0" w:space="0" w:color="auto"/>
        <w:bottom w:val="none" w:sz="0" w:space="0" w:color="auto"/>
        <w:right w:val="none" w:sz="0" w:space="0" w:color="auto"/>
      </w:divBdr>
    </w:div>
    <w:div w:id="1210678876">
      <w:marLeft w:val="0"/>
      <w:marRight w:val="0"/>
      <w:marTop w:val="0"/>
      <w:marBottom w:val="0"/>
      <w:divBdr>
        <w:top w:val="none" w:sz="0" w:space="0" w:color="auto"/>
        <w:left w:val="none" w:sz="0" w:space="0" w:color="auto"/>
        <w:bottom w:val="none" w:sz="0" w:space="0" w:color="auto"/>
        <w:right w:val="none" w:sz="0" w:space="0" w:color="auto"/>
      </w:divBdr>
    </w:div>
    <w:div w:id="1210848842">
      <w:marLeft w:val="0"/>
      <w:marRight w:val="0"/>
      <w:marTop w:val="0"/>
      <w:marBottom w:val="0"/>
      <w:divBdr>
        <w:top w:val="none" w:sz="0" w:space="0" w:color="auto"/>
        <w:left w:val="none" w:sz="0" w:space="0" w:color="auto"/>
        <w:bottom w:val="none" w:sz="0" w:space="0" w:color="auto"/>
        <w:right w:val="none" w:sz="0" w:space="0" w:color="auto"/>
      </w:divBdr>
    </w:div>
    <w:div w:id="1210921019">
      <w:marLeft w:val="0"/>
      <w:marRight w:val="0"/>
      <w:marTop w:val="0"/>
      <w:marBottom w:val="0"/>
      <w:divBdr>
        <w:top w:val="none" w:sz="0" w:space="0" w:color="auto"/>
        <w:left w:val="none" w:sz="0" w:space="0" w:color="auto"/>
        <w:bottom w:val="none" w:sz="0" w:space="0" w:color="auto"/>
        <w:right w:val="none" w:sz="0" w:space="0" w:color="auto"/>
      </w:divBdr>
    </w:div>
    <w:div w:id="1210990216">
      <w:marLeft w:val="0"/>
      <w:marRight w:val="0"/>
      <w:marTop w:val="0"/>
      <w:marBottom w:val="0"/>
      <w:divBdr>
        <w:top w:val="none" w:sz="0" w:space="0" w:color="auto"/>
        <w:left w:val="none" w:sz="0" w:space="0" w:color="auto"/>
        <w:bottom w:val="none" w:sz="0" w:space="0" w:color="auto"/>
        <w:right w:val="none" w:sz="0" w:space="0" w:color="auto"/>
      </w:divBdr>
    </w:div>
    <w:div w:id="1211066090">
      <w:marLeft w:val="0"/>
      <w:marRight w:val="0"/>
      <w:marTop w:val="0"/>
      <w:marBottom w:val="0"/>
      <w:divBdr>
        <w:top w:val="none" w:sz="0" w:space="0" w:color="auto"/>
        <w:left w:val="none" w:sz="0" w:space="0" w:color="auto"/>
        <w:bottom w:val="none" w:sz="0" w:space="0" w:color="auto"/>
        <w:right w:val="none" w:sz="0" w:space="0" w:color="auto"/>
      </w:divBdr>
    </w:div>
    <w:div w:id="1211067389">
      <w:marLeft w:val="0"/>
      <w:marRight w:val="0"/>
      <w:marTop w:val="0"/>
      <w:marBottom w:val="0"/>
      <w:divBdr>
        <w:top w:val="none" w:sz="0" w:space="0" w:color="auto"/>
        <w:left w:val="none" w:sz="0" w:space="0" w:color="auto"/>
        <w:bottom w:val="none" w:sz="0" w:space="0" w:color="auto"/>
        <w:right w:val="none" w:sz="0" w:space="0" w:color="auto"/>
      </w:divBdr>
    </w:div>
    <w:div w:id="1211070563">
      <w:marLeft w:val="0"/>
      <w:marRight w:val="0"/>
      <w:marTop w:val="0"/>
      <w:marBottom w:val="0"/>
      <w:divBdr>
        <w:top w:val="none" w:sz="0" w:space="0" w:color="auto"/>
        <w:left w:val="none" w:sz="0" w:space="0" w:color="auto"/>
        <w:bottom w:val="none" w:sz="0" w:space="0" w:color="auto"/>
        <w:right w:val="none" w:sz="0" w:space="0" w:color="auto"/>
      </w:divBdr>
    </w:div>
    <w:div w:id="1211112946">
      <w:marLeft w:val="0"/>
      <w:marRight w:val="0"/>
      <w:marTop w:val="0"/>
      <w:marBottom w:val="0"/>
      <w:divBdr>
        <w:top w:val="none" w:sz="0" w:space="0" w:color="auto"/>
        <w:left w:val="none" w:sz="0" w:space="0" w:color="auto"/>
        <w:bottom w:val="none" w:sz="0" w:space="0" w:color="auto"/>
        <w:right w:val="none" w:sz="0" w:space="0" w:color="auto"/>
      </w:divBdr>
    </w:div>
    <w:div w:id="1211114096">
      <w:marLeft w:val="0"/>
      <w:marRight w:val="0"/>
      <w:marTop w:val="0"/>
      <w:marBottom w:val="0"/>
      <w:divBdr>
        <w:top w:val="none" w:sz="0" w:space="0" w:color="auto"/>
        <w:left w:val="none" w:sz="0" w:space="0" w:color="auto"/>
        <w:bottom w:val="none" w:sz="0" w:space="0" w:color="auto"/>
        <w:right w:val="none" w:sz="0" w:space="0" w:color="auto"/>
      </w:divBdr>
    </w:div>
    <w:div w:id="1211266958">
      <w:marLeft w:val="0"/>
      <w:marRight w:val="0"/>
      <w:marTop w:val="0"/>
      <w:marBottom w:val="0"/>
      <w:divBdr>
        <w:top w:val="none" w:sz="0" w:space="0" w:color="auto"/>
        <w:left w:val="none" w:sz="0" w:space="0" w:color="auto"/>
        <w:bottom w:val="none" w:sz="0" w:space="0" w:color="auto"/>
        <w:right w:val="none" w:sz="0" w:space="0" w:color="auto"/>
      </w:divBdr>
    </w:div>
    <w:div w:id="1211383350">
      <w:marLeft w:val="0"/>
      <w:marRight w:val="0"/>
      <w:marTop w:val="0"/>
      <w:marBottom w:val="0"/>
      <w:divBdr>
        <w:top w:val="none" w:sz="0" w:space="0" w:color="auto"/>
        <w:left w:val="none" w:sz="0" w:space="0" w:color="auto"/>
        <w:bottom w:val="none" w:sz="0" w:space="0" w:color="auto"/>
        <w:right w:val="none" w:sz="0" w:space="0" w:color="auto"/>
      </w:divBdr>
    </w:div>
    <w:div w:id="1211452356">
      <w:marLeft w:val="0"/>
      <w:marRight w:val="0"/>
      <w:marTop w:val="0"/>
      <w:marBottom w:val="0"/>
      <w:divBdr>
        <w:top w:val="none" w:sz="0" w:space="0" w:color="auto"/>
        <w:left w:val="none" w:sz="0" w:space="0" w:color="auto"/>
        <w:bottom w:val="none" w:sz="0" w:space="0" w:color="auto"/>
        <w:right w:val="none" w:sz="0" w:space="0" w:color="auto"/>
      </w:divBdr>
    </w:div>
    <w:div w:id="1211575798">
      <w:marLeft w:val="0"/>
      <w:marRight w:val="0"/>
      <w:marTop w:val="0"/>
      <w:marBottom w:val="0"/>
      <w:divBdr>
        <w:top w:val="none" w:sz="0" w:space="0" w:color="auto"/>
        <w:left w:val="none" w:sz="0" w:space="0" w:color="auto"/>
        <w:bottom w:val="none" w:sz="0" w:space="0" w:color="auto"/>
        <w:right w:val="none" w:sz="0" w:space="0" w:color="auto"/>
      </w:divBdr>
    </w:div>
    <w:div w:id="1211962026">
      <w:marLeft w:val="0"/>
      <w:marRight w:val="0"/>
      <w:marTop w:val="0"/>
      <w:marBottom w:val="0"/>
      <w:divBdr>
        <w:top w:val="none" w:sz="0" w:space="0" w:color="auto"/>
        <w:left w:val="none" w:sz="0" w:space="0" w:color="auto"/>
        <w:bottom w:val="none" w:sz="0" w:space="0" w:color="auto"/>
        <w:right w:val="none" w:sz="0" w:space="0" w:color="auto"/>
      </w:divBdr>
    </w:div>
    <w:div w:id="1212034081">
      <w:marLeft w:val="0"/>
      <w:marRight w:val="0"/>
      <w:marTop w:val="0"/>
      <w:marBottom w:val="0"/>
      <w:divBdr>
        <w:top w:val="none" w:sz="0" w:space="0" w:color="auto"/>
        <w:left w:val="none" w:sz="0" w:space="0" w:color="auto"/>
        <w:bottom w:val="none" w:sz="0" w:space="0" w:color="auto"/>
        <w:right w:val="none" w:sz="0" w:space="0" w:color="auto"/>
      </w:divBdr>
    </w:div>
    <w:div w:id="1212111344">
      <w:marLeft w:val="0"/>
      <w:marRight w:val="0"/>
      <w:marTop w:val="0"/>
      <w:marBottom w:val="0"/>
      <w:divBdr>
        <w:top w:val="none" w:sz="0" w:space="0" w:color="auto"/>
        <w:left w:val="none" w:sz="0" w:space="0" w:color="auto"/>
        <w:bottom w:val="none" w:sz="0" w:space="0" w:color="auto"/>
        <w:right w:val="none" w:sz="0" w:space="0" w:color="auto"/>
      </w:divBdr>
    </w:div>
    <w:div w:id="1212111693">
      <w:marLeft w:val="0"/>
      <w:marRight w:val="0"/>
      <w:marTop w:val="0"/>
      <w:marBottom w:val="0"/>
      <w:divBdr>
        <w:top w:val="none" w:sz="0" w:space="0" w:color="auto"/>
        <w:left w:val="none" w:sz="0" w:space="0" w:color="auto"/>
        <w:bottom w:val="none" w:sz="0" w:space="0" w:color="auto"/>
        <w:right w:val="none" w:sz="0" w:space="0" w:color="auto"/>
      </w:divBdr>
    </w:div>
    <w:div w:id="1212232207">
      <w:marLeft w:val="0"/>
      <w:marRight w:val="0"/>
      <w:marTop w:val="0"/>
      <w:marBottom w:val="0"/>
      <w:divBdr>
        <w:top w:val="none" w:sz="0" w:space="0" w:color="auto"/>
        <w:left w:val="none" w:sz="0" w:space="0" w:color="auto"/>
        <w:bottom w:val="none" w:sz="0" w:space="0" w:color="auto"/>
        <w:right w:val="none" w:sz="0" w:space="0" w:color="auto"/>
      </w:divBdr>
    </w:div>
    <w:div w:id="1212300485">
      <w:marLeft w:val="0"/>
      <w:marRight w:val="0"/>
      <w:marTop w:val="0"/>
      <w:marBottom w:val="0"/>
      <w:divBdr>
        <w:top w:val="none" w:sz="0" w:space="0" w:color="auto"/>
        <w:left w:val="none" w:sz="0" w:space="0" w:color="auto"/>
        <w:bottom w:val="none" w:sz="0" w:space="0" w:color="auto"/>
        <w:right w:val="none" w:sz="0" w:space="0" w:color="auto"/>
      </w:divBdr>
    </w:div>
    <w:div w:id="1212306079">
      <w:marLeft w:val="0"/>
      <w:marRight w:val="0"/>
      <w:marTop w:val="0"/>
      <w:marBottom w:val="0"/>
      <w:divBdr>
        <w:top w:val="none" w:sz="0" w:space="0" w:color="auto"/>
        <w:left w:val="none" w:sz="0" w:space="0" w:color="auto"/>
        <w:bottom w:val="none" w:sz="0" w:space="0" w:color="auto"/>
        <w:right w:val="none" w:sz="0" w:space="0" w:color="auto"/>
      </w:divBdr>
    </w:div>
    <w:div w:id="1212308626">
      <w:marLeft w:val="0"/>
      <w:marRight w:val="0"/>
      <w:marTop w:val="0"/>
      <w:marBottom w:val="0"/>
      <w:divBdr>
        <w:top w:val="none" w:sz="0" w:space="0" w:color="auto"/>
        <w:left w:val="none" w:sz="0" w:space="0" w:color="auto"/>
        <w:bottom w:val="none" w:sz="0" w:space="0" w:color="auto"/>
        <w:right w:val="none" w:sz="0" w:space="0" w:color="auto"/>
      </w:divBdr>
    </w:div>
    <w:div w:id="1212428029">
      <w:marLeft w:val="0"/>
      <w:marRight w:val="0"/>
      <w:marTop w:val="0"/>
      <w:marBottom w:val="0"/>
      <w:divBdr>
        <w:top w:val="none" w:sz="0" w:space="0" w:color="auto"/>
        <w:left w:val="none" w:sz="0" w:space="0" w:color="auto"/>
        <w:bottom w:val="none" w:sz="0" w:space="0" w:color="auto"/>
        <w:right w:val="none" w:sz="0" w:space="0" w:color="auto"/>
      </w:divBdr>
    </w:div>
    <w:div w:id="1212574087">
      <w:marLeft w:val="0"/>
      <w:marRight w:val="0"/>
      <w:marTop w:val="0"/>
      <w:marBottom w:val="0"/>
      <w:divBdr>
        <w:top w:val="none" w:sz="0" w:space="0" w:color="auto"/>
        <w:left w:val="none" w:sz="0" w:space="0" w:color="auto"/>
        <w:bottom w:val="none" w:sz="0" w:space="0" w:color="auto"/>
        <w:right w:val="none" w:sz="0" w:space="0" w:color="auto"/>
      </w:divBdr>
    </w:div>
    <w:div w:id="1212577289">
      <w:marLeft w:val="0"/>
      <w:marRight w:val="0"/>
      <w:marTop w:val="0"/>
      <w:marBottom w:val="0"/>
      <w:divBdr>
        <w:top w:val="none" w:sz="0" w:space="0" w:color="auto"/>
        <w:left w:val="none" w:sz="0" w:space="0" w:color="auto"/>
        <w:bottom w:val="none" w:sz="0" w:space="0" w:color="auto"/>
        <w:right w:val="none" w:sz="0" w:space="0" w:color="auto"/>
      </w:divBdr>
    </w:div>
    <w:div w:id="1212614191">
      <w:marLeft w:val="0"/>
      <w:marRight w:val="0"/>
      <w:marTop w:val="0"/>
      <w:marBottom w:val="0"/>
      <w:divBdr>
        <w:top w:val="none" w:sz="0" w:space="0" w:color="auto"/>
        <w:left w:val="none" w:sz="0" w:space="0" w:color="auto"/>
        <w:bottom w:val="none" w:sz="0" w:space="0" w:color="auto"/>
        <w:right w:val="none" w:sz="0" w:space="0" w:color="auto"/>
      </w:divBdr>
    </w:div>
    <w:div w:id="1212692607">
      <w:marLeft w:val="0"/>
      <w:marRight w:val="0"/>
      <w:marTop w:val="0"/>
      <w:marBottom w:val="0"/>
      <w:divBdr>
        <w:top w:val="none" w:sz="0" w:space="0" w:color="auto"/>
        <w:left w:val="none" w:sz="0" w:space="0" w:color="auto"/>
        <w:bottom w:val="none" w:sz="0" w:space="0" w:color="auto"/>
        <w:right w:val="none" w:sz="0" w:space="0" w:color="auto"/>
      </w:divBdr>
    </w:div>
    <w:div w:id="1212763180">
      <w:marLeft w:val="0"/>
      <w:marRight w:val="0"/>
      <w:marTop w:val="0"/>
      <w:marBottom w:val="0"/>
      <w:divBdr>
        <w:top w:val="none" w:sz="0" w:space="0" w:color="auto"/>
        <w:left w:val="none" w:sz="0" w:space="0" w:color="auto"/>
        <w:bottom w:val="none" w:sz="0" w:space="0" w:color="auto"/>
        <w:right w:val="none" w:sz="0" w:space="0" w:color="auto"/>
      </w:divBdr>
    </w:div>
    <w:div w:id="1212765811">
      <w:marLeft w:val="0"/>
      <w:marRight w:val="0"/>
      <w:marTop w:val="0"/>
      <w:marBottom w:val="0"/>
      <w:divBdr>
        <w:top w:val="none" w:sz="0" w:space="0" w:color="auto"/>
        <w:left w:val="none" w:sz="0" w:space="0" w:color="auto"/>
        <w:bottom w:val="none" w:sz="0" w:space="0" w:color="auto"/>
        <w:right w:val="none" w:sz="0" w:space="0" w:color="auto"/>
      </w:divBdr>
    </w:div>
    <w:div w:id="1212770762">
      <w:marLeft w:val="0"/>
      <w:marRight w:val="0"/>
      <w:marTop w:val="0"/>
      <w:marBottom w:val="0"/>
      <w:divBdr>
        <w:top w:val="none" w:sz="0" w:space="0" w:color="auto"/>
        <w:left w:val="none" w:sz="0" w:space="0" w:color="auto"/>
        <w:bottom w:val="none" w:sz="0" w:space="0" w:color="auto"/>
        <w:right w:val="none" w:sz="0" w:space="0" w:color="auto"/>
      </w:divBdr>
    </w:div>
    <w:div w:id="1213006272">
      <w:marLeft w:val="0"/>
      <w:marRight w:val="0"/>
      <w:marTop w:val="0"/>
      <w:marBottom w:val="0"/>
      <w:divBdr>
        <w:top w:val="none" w:sz="0" w:space="0" w:color="auto"/>
        <w:left w:val="none" w:sz="0" w:space="0" w:color="auto"/>
        <w:bottom w:val="none" w:sz="0" w:space="0" w:color="auto"/>
        <w:right w:val="none" w:sz="0" w:space="0" w:color="auto"/>
      </w:divBdr>
    </w:div>
    <w:div w:id="1213075854">
      <w:marLeft w:val="0"/>
      <w:marRight w:val="0"/>
      <w:marTop w:val="0"/>
      <w:marBottom w:val="0"/>
      <w:divBdr>
        <w:top w:val="none" w:sz="0" w:space="0" w:color="auto"/>
        <w:left w:val="none" w:sz="0" w:space="0" w:color="auto"/>
        <w:bottom w:val="none" w:sz="0" w:space="0" w:color="auto"/>
        <w:right w:val="none" w:sz="0" w:space="0" w:color="auto"/>
      </w:divBdr>
    </w:div>
    <w:div w:id="1213080327">
      <w:bodyDiv w:val="1"/>
      <w:marLeft w:val="0"/>
      <w:marRight w:val="0"/>
      <w:marTop w:val="0"/>
      <w:marBottom w:val="0"/>
      <w:divBdr>
        <w:top w:val="none" w:sz="0" w:space="0" w:color="auto"/>
        <w:left w:val="none" w:sz="0" w:space="0" w:color="auto"/>
        <w:bottom w:val="none" w:sz="0" w:space="0" w:color="auto"/>
        <w:right w:val="none" w:sz="0" w:space="0" w:color="auto"/>
      </w:divBdr>
    </w:div>
    <w:div w:id="1213151308">
      <w:marLeft w:val="0"/>
      <w:marRight w:val="0"/>
      <w:marTop w:val="0"/>
      <w:marBottom w:val="0"/>
      <w:divBdr>
        <w:top w:val="none" w:sz="0" w:space="0" w:color="auto"/>
        <w:left w:val="none" w:sz="0" w:space="0" w:color="auto"/>
        <w:bottom w:val="none" w:sz="0" w:space="0" w:color="auto"/>
        <w:right w:val="none" w:sz="0" w:space="0" w:color="auto"/>
      </w:divBdr>
    </w:div>
    <w:div w:id="1213152496">
      <w:marLeft w:val="0"/>
      <w:marRight w:val="0"/>
      <w:marTop w:val="0"/>
      <w:marBottom w:val="0"/>
      <w:divBdr>
        <w:top w:val="none" w:sz="0" w:space="0" w:color="auto"/>
        <w:left w:val="none" w:sz="0" w:space="0" w:color="auto"/>
        <w:bottom w:val="none" w:sz="0" w:space="0" w:color="auto"/>
        <w:right w:val="none" w:sz="0" w:space="0" w:color="auto"/>
      </w:divBdr>
    </w:div>
    <w:div w:id="1213154579">
      <w:marLeft w:val="0"/>
      <w:marRight w:val="0"/>
      <w:marTop w:val="0"/>
      <w:marBottom w:val="0"/>
      <w:divBdr>
        <w:top w:val="none" w:sz="0" w:space="0" w:color="auto"/>
        <w:left w:val="none" w:sz="0" w:space="0" w:color="auto"/>
        <w:bottom w:val="none" w:sz="0" w:space="0" w:color="auto"/>
        <w:right w:val="none" w:sz="0" w:space="0" w:color="auto"/>
      </w:divBdr>
    </w:div>
    <w:div w:id="1213154819">
      <w:marLeft w:val="0"/>
      <w:marRight w:val="0"/>
      <w:marTop w:val="0"/>
      <w:marBottom w:val="0"/>
      <w:divBdr>
        <w:top w:val="none" w:sz="0" w:space="0" w:color="auto"/>
        <w:left w:val="none" w:sz="0" w:space="0" w:color="auto"/>
        <w:bottom w:val="none" w:sz="0" w:space="0" w:color="auto"/>
        <w:right w:val="none" w:sz="0" w:space="0" w:color="auto"/>
      </w:divBdr>
    </w:div>
    <w:div w:id="1213157412">
      <w:marLeft w:val="0"/>
      <w:marRight w:val="0"/>
      <w:marTop w:val="0"/>
      <w:marBottom w:val="0"/>
      <w:divBdr>
        <w:top w:val="none" w:sz="0" w:space="0" w:color="auto"/>
        <w:left w:val="none" w:sz="0" w:space="0" w:color="auto"/>
        <w:bottom w:val="none" w:sz="0" w:space="0" w:color="auto"/>
        <w:right w:val="none" w:sz="0" w:space="0" w:color="auto"/>
      </w:divBdr>
    </w:div>
    <w:div w:id="1213230230">
      <w:marLeft w:val="0"/>
      <w:marRight w:val="0"/>
      <w:marTop w:val="0"/>
      <w:marBottom w:val="0"/>
      <w:divBdr>
        <w:top w:val="none" w:sz="0" w:space="0" w:color="auto"/>
        <w:left w:val="none" w:sz="0" w:space="0" w:color="auto"/>
        <w:bottom w:val="none" w:sz="0" w:space="0" w:color="auto"/>
        <w:right w:val="none" w:sz="0" w:space="0" w:color="auto"/>
      </w:divBdr>
    </w:div>
    <w:div w:id="1213274819">
      <w:marLeft w:val="0"/>
      <w:marRight w:val="0"/>
      <w:marTop w:val="0"/>
      <w:marBottom w:val="0"/>
      <w:divBdr>
        <w:top w:val="none" w:sz="0" w:space="0" w:color="auto"/>
        <w:left w:val="none" w:sz="0" w:space="0" w:color="auto"/>
        <w:bottom w:val="none" w:sz="0" w:space="0" w:color="auto"/>
        <w:right w:val="none" w:sz="0" w:space="0" w:color="auto"/>
      </w:divBdr>
    </w:div>
    <w:div w:id="1213419962">
      <w:marLeft w:val="0"/>
      <w:marRight w:val="0"/>
      <w:marTop w:val="0"/>
      <w:marBottom w:val="0"/>
      <w:divBdr>
        <w:top w:val="none" w:sz="0" w:space="0" w:color="auto"/>
        <w:left w:val="none" w:sz="0" w:space="0" w:color="auto"/>
        <w:bottom w:val="none" w:sz="0" w:space="0" w:color="auto"/>
        <w:right w:val="none" w:sz="0" w:space="0" w:color="auto"/>
      </w:divBdr>
    </w:div>
    <w:div w:id="1213537636">
      <w:marLeft w:val="0"/>
      <w:marRight w:val="0"/>
      <w:marTop w:val="0"/>
      <w:marBottom w:val="0"/>
      <w:divBdr>
        <w:top w:val="none" w:sz="0" w:space="0" w:color="auto"/>
        <w:left w:val="none" w:sz="0" w:space="0" w:color="auto"/>
        <w:bottom w:val="none" w:sz="0" w:space="0" w:color="auto"/>
        <w:right w:val="none" w:sz="0" w:space="0" w:color="auto"/>
      </w:divBdr>
    </w:div>
    <w:div w:id="1213539025">
      <w:marLeft w:val="0"/>
      <w:marRight w:val="0"/>
      <w:marTop w:val="0"/>
      <w:marBottom w:val="0"/>
      <w:divBdr>
        <w:top w:val="none" w:sz="0" w:space="0" w:color="auto"/>
        <w:left w:val="none" w:sz="0" w:space="0" w:color="auto"/>
        <w:bottom w:val="none" w:sz="0" w:space="0" w:color="auto"/>
        <w:right w:val="none" w:sz="0" w:space="0" w:color="auto"/>
      </w:divBdr>
    </w:div>
    <w:div w:id="1213804424">
      <w:marLeft w:val="0"/>
      <w:marRight w:val="0"/>
      <w:marTop w:val="0"/>
      <w:marBottom w:val="0"/>
      <w:divBdr>
        <w:top w:val="none" w:sz="0" w:space="0" w:color="auto"/>
        <w:left w:val="none" w:sz="0" w:space="0" w:color="auto"/>
        <w:bottom w:val="none" w:sz="0" w:space="0" w:color="auto"/>
        <w:right w:val="none" w:sz="0" w:space="0" w:color="auto"/>
      </w:divBdr>
    </w:div>
    <w:div w:id="1213805764">
      <w:marLeft w:val="0"/>
      <w:marRight w:val="0"/>
      <w:marTop w:val="0"/>
      <w:marBottom w:val="0"/>
      <w:divBdr>
        <w:top w:val="none" w:sz="0" w:space="0" w:color="auto"/>
        <w:left w:val="none" w:sz="0" w:space="0" w:color="auto"/>
        <w:bottom w:val="none" w:sz="0" w:space="0" w:color="auto"/>
        <w:right w:val="none" w:sz="0" w:space="0" w:color="auto"/>
      </w:divBdr>
    </w:div>
    <w:div w:id="1213885062">
      <w:marLeft w:val="0"/>
      <w:marRight w:val="0"/>
      <w:marTop w:val="0"/>
      <w:marBottom w:val="0"/>
      <w:divBdr>
        <w:top w:val="none" w:sz="0" w:space="0" w:color="auto"/>
        <w:left w:val="none" w:sz="0" w:space="0" w:color="auto"/>
        <w:bottom w:val="none" w:sz="0" w:space="0" w:color="auto"/>
        <w:right w:val="none" w:sz="0" w:space="0" w:color="auto"/>
      </w:divBdr>
    </w:div>
    <w:div w:id="1213931165">
      <w:marLeft w:val="0"/>
      <w:marRight w:val="0"/>
      <w:marTop w:val="0"/>
      <w:marBottom w:val="0"/>
      <w:divBdr>
        <w:top w:val="none" w:sz="0" w:space="0" w:color="auto"/>
        <w:left w:val="none" w:sz="0" w:space="0" w:color="auto"/>
        <w:bottom w:val="none" w:sz="0" w:space="0" w:color="auto"/>
        <w:right w:val="none" w:sz="0" w:space="0" w:color="auto"/>
      </w:divBdr>
    </w:div>
    <w:div w:id="1213931224">
      <w:marLeft w:val="0"/>
      <w:marRight w:val="0"/>
      <w:marTop w:val="0"/>
      <w:marBottom w:val="0"/>
      <w:divBdr>
        <w:top w:val="none" w:sz="0" w:space="0" w:color="auto"/>
        <w:left w:val="none" w:sz="0" w:space="0" w:color="auto"/>
        <w:bottom w:val="none" w:sz="0" w:space="0" w:color="auto"/>
        <w:right w:val="none" w:sz="0" w:space="0" w:color="auto"/>
      </w:divBdr>
    </w:div>
    <w:div w:id="1214078076">
      <w:marLeft w:val="0"/>
      <w:marRight w:val="0"/>
      <w:marTop w:val="0"/>
      <w:marBottom w:val="0"/>
      <w:divBdr>
        <w:top w:val="none" w:sz="0" w:space="0" w:color="auto"/>
        <w:left w:val="none" w:sz="0" w:space="0" w:color="auto"/>
        <w:bottom w:val="none" w:sz="0" w:space="0" w:color="auto"/>
        <w:right w:val="none" w:sz="0" w:space="0" w:color="auto"/>
      </w:divBdr>
    </w:div>
    <w:div w:id="1214124528">
      <w:marLeft w:val="0"/>
      <w:marRight w:val="0"/>
      <w:marTop w:val="0"/>
      <w:marBottom w:val="0"/>
      <w:divBdr>
        <w:top w:val="none" w:sz="0" w:space="0" w:color="auto"/>
        <w:left w:val="none" w:sz="0" w:space="0" w:color="auto"/>
        <w:bottom w:val="none" w:sz="0" w:space="0" w:color="auto"/>
        <w:right w:val="none" w:sz="0" w:space="0" w:color="auto"/>
      </w:divBdr>
    </w:div>
    <w:div w:id="1214151815">
      <w:marLeft w:val="0"/>
      <w:marRight w:val="0"/>
      <w:marTop w:val="0"/>
      <w:marBottom w:val="0"/>
      <w:divBdr>
        <w:top w:val="none" w:sz="0" w:space="0" w:color="auto"/>
        <w:left w:val="none" w:sz="0" w:space="0" w:color="auto"/>
        <w:bottom w:val="none" w:sz="0" w:space="0" w:color="auto"/>
        <w:right w:val="none" w:sz="0" w:space="0" w:color="auto"/>
      </w:divBdr>
    </w:div>
    <w:div w:id="1214196534">
      <w:marLeft w:val="0"/>
      <w:marRight w:val="0"/>
      <w:marTop w:val="0"/>
      <w:marBottom w:val="0"/>
      <w:divBdr>
        <w:top w:val="none" w:sz="0" w:space="0" w:color="auto"/>
        <w:left w:val="none" w:sz="0" w:space="0" w:color="auto"/>
        <w:bottom w:val="none" w:sz="0" w:space="0" w:color="auto"/>
        <w:right w:val="none" w:sz="0" w:space="0" w:color="auto"/>
      </w:divBdr>
    </w:div>
    <w:div w:id="1214270055">
      <w:marLeft w:val="0"/>
      <w:marRight w:val="0"/>
      <w:marTop w:val="0"/>
      <w:marBottom w:val="0"/>
      <w:divBdr>
        <w:top w:val="none" w:sz="0" w:space="0" w:color="auto"/>
        <w:left w:val="none" w:sz="0" w:space="0" w:color="auto"/>
        <w:bottom w:val="none" w:sz="0" w:space="0" w:color="auto"/>
        <w:right w:val="none" w:sz="0" w:space="0" w:color="auto"/>
      </w:divBdr>
    </w:div>
    <w:div w:id="1214270781">
      <w:marLeft w:val="0"/>
      <w:marRight w:val="0"/>
      <w:marTop w:val="0"/>
      <w:marBottom w:val="0"/>
      <w:divBdr>
        <w:top w:val="none" w:sz="0" w:space="0" w:color="auto"/>
        <w:left w:val="none" w:sz="0" w:space="0" w:color="auto"/>
        <w:bottom w:val="none" w:sz="0" w:space="0" w:color="auto"/>
        <w:right w:val="none" w:sz="0" w:space="0" w:color="auto"/>
      </w:divBdr>
    </w:div>
    <w:div w:id="1214275720">
      <w:marLeft w:val="0"/>
      <w:marRight w:val="0"/>
      <w:marTop w:val="0"/>
      <w:marBottom w:val="0"/>
      <w:divBdr>
        <w:top w:val="none" w:sz="0" w:space="0" w:color="auto"/>
        <w:left w:val="none" w:sz="0" w:space="0" w:color="auto"/>
        <w:bottom w:val="none" w:sz="0" w:space="0" w:color="auto"/>
        <w:right w:val="none" w:sz="0" w:space="0" w:color="auto"/>
      </w:divBdr>
    </w:div>
    <w:div w:id="1214539600">
      <w:marLeft w:val="0"/>
      <w:marRight w:val="0"/>
      <w:marTop w:val="0"/>
      <w:marBottom w:val="0"/>
      <w:divBdr>
        <w:top w:val="none" w:sz="0" w:space="0" w:color="auto"/>
        <w:left w:val="none" w:sz="0" w:space="0" w:color="auto"/>
        <w:bottom w:val="none" w:sz="0" w:space="0" w:color="auto"/>
        <w:right w:val="none" w:sz="0" w:space="0" w:color="auto"/>
      </w:divBdr>
    </w:div>
    <w:div w:id="1214544013">
      <w:marLeft w:val="0"/>
      <w:marRight w:val="0"/>
      <w:marTop w:val="0"/>
      <w:marBottom w:val="0"/>
      <w:divBdr>
        <w:top w:val="none" w:sz="0" w:space="0" w:color="auto"/>
        <w:left w:val="none" w:sz="0" w:space="0" w:color="auto"/>
        <w:bottom w:val="none" w:sz="0" w:space="0" w:color="auto"/>
        <w:right w:val="none" w:sz="0" w:space="0" w:color="auto"/>
      </w:divBdr>
    </w:div>
    <w:div w:id="1214581401">
      <w:marLeft w:val="0"/>
      <w:marRight w:val="0"/>
      <w:marTop w:val="0"/>
      <w:marBottom w:val="0"/>
      <w:divBdr>
        <w:top w:val="none" w:sz="0" w:space="0" w:color="auto"/>
        <w:left w:val="none" w:sz="0" w:space="0" w:color="auto"/>
        <w:bottom w:val="none" w:sz="0" w:space="0" w:color="auto"/>
        <w:right w:val="none" w:sz="0" w:space="0" w:color="auto"/>
      </w:divBdr>
    </w:div>
    <w:div w:id="1214584576">
      <w:marLeft w:val="0"/>
      <w:marRight w:val="0"/>
      <w:marTop w:val="0"/>
      <w:marBottom w:val="0"/>
      <w:divBdr>
        <w:top w:val="none" w:sz="0" w:space="0" w:color="auto"/>
        <w:left w:val="none" w:sz="0" w:space="0" w:color="auto"/>
        <w:bottom w:val="none" w:sz="0" w:space="0" w:color="auto"/>
        <w:right w:val="none" w:sz="0" w:space="0" w:color="auto"/>
      </w:divBdr>
    </w:div>
    <w:div w:id="1214733917">
      <w:marLeft w:val="0"/>
      <w:marRight w:val="0"/>
      <w:marTop w:val="0"/>
      <w:marBottom w:val="0"/>
      <w:divBdr>
        <w:top w:val="none" w:sz="0" w:space="0" w:color="auto"/>
        <w:left w:val="none" w:sz="0" w:space="0" w:color="auto"/>
        <w:bottom w:val="none" w:sz="0" w:space="0" w:color="auto"/>
        <w:right w:val="none" w:sz="0" w:space="0" w:color="auto"/>
      </w:divBdr>
    </w:div>
    <w:div w:id="1214776339">
      <w:marLeft w:val="0"/>
      <w:marRight w:val="0"/>
      <w:marTop w:val="0"/>
      <w:marBottom w:val="0"/>
      <w:divBdr>
        <w:top w:val="none" w:sz="0" w:space="0" w:color="auto"/>
        <w:left w:val="none" w:sz="0" w:space="0" w:color="auto"/>
        <w:bottom w:val="none" w:sz="0" w:space="0" w:color="auto"/>
        <w:right w:val="none" w:sz="0" w:space="0" w:color="auto"/>
      </w:divBdr>
    </w:div>
    <w:div w:id="1214846196">
      <w:marLeft w:val="0"/>
      <w:marRight w:val="0"/>
      <w:marTop w:val="0"/>
      <w:marBottom w:val="0"/>
      <w:divBdr>
        <w:top w:val="none" w:sz="0" w:space="0" w:color="auto"/>
        <w:left w:val="none" w:sz="0" w:space="0" w:color="auto"/>
        <w:bottom w:val="none" w:sz="0" w:space="0" w:color="auto"/>
        <w:right w:val="none" w:sz="0" w:space="0" w:color="auto"/>
      </w:divBdr>
    </w:div>
    <w:div w:id="1214854024">
      <w:marLeft w:val="0"/>
      <w:marRight w:val="0"/>
      <w:marTop w:val="0"/>
      <w:marBottom w:val="0"/>
      <w:divBdr>
        <w:top w:val="none" w:sz="0" w:space="0" w:color="auto"/>
        <w:left w:val="none" w:sz="0" w:space="0" w:color="auto"/>
        <w:bottom w:val="none" w:sz="0" w:space="0" w:color="auto"/>
        <w:right w:val="none" w:sz="0" w:space="0" w:color="auto"/>
      </w:divBdr>
    </w:div>
    <w:div w:id="1214922630">
      <w:marLeft w:val="0"/>
      <w:marRight w:val="0"/>
      <w:marTop w:val="0"/>
      <w:marBottom w:val="0"/>
      <w:divBdr>
        <w:top w:val="none" w:sz="0" w:space="0" w:color="auto"/>
        <w:left w:val="none" w:sz="0" w:space="0" w:color="auto"/>
        <w:bottom w:val="none" w:sz="0" w:space="0" w:color="auto"/>
        <w:right w:val="none" w:sz="0" w:space="0" w:color="auto"/>
      </w:divBdr>
    </w:div>
    <w:div w:id="1214923551">
      <w:marLeft w:val="0"/>
      <w:marRight w:val="0"/>
      <w:marTop w:val="0"/>
      <w:marBottom w:val="0"/>
      <w:divBdr>
        <w:top w:val="none" w:sz="0" w:space="0" w:color="auto"/>
        <w:left w:val="none" w:sz="0" w:space="0" w:color="auto"/>
        <w:bottom w:val="none" w:sz="0" w:space="0" w:color="auto"/>
        <w:right w:val="none" w:sz="0" w:space="0" w:color="auto"/>
      </w:divBdr>
    </w:div>
    <w:div w:id="1214930805">
      <w:marLeft w:val="0"/>
      <w:marRight w:val="0"/>
      <w:marTop w:val="0"/>
      <w:marBottom w:val="0"/>
      <w:divBdr>
        <w:top w:val="none" w:sz="0" w:space="0" w:color="auto"/>
        <w:left w:val="none" w:sz="0" w:space="0" w:color="auto"/>
        <w:bottom w:val="none" w:sz="0" w:space="0" w:color="auto"/>
        <w:right w:val="none" w:sz="0" w:space="0" w:color="auto"/>
      </w:divBdr>
    </w:div>
    <w:div w:id="1214972987">
      <w:marLeft w:val="0"/>
      <w:marRight w:val="0"/>
      <w:marTop w:val="0"/>
      <w:marBottom w:val="0"/>
      <w:divBdr>
        <w:top w:val="none" w:sz="0" w:space="0" w:color="auto"/>
        <w:left w:val="none" w:sz="0" w:space="0" w:color="auto"/>
        <w:bottom w:val="none" w:sz="0" w:space="0" w:color="auto"/>
        <w:right w:val="none" w:sz="0" w:space="0" w:color="auto"/>
      </w:divBdr>
    </w:div>
    <w:div w:id="1215002502">
      <w:marLeft w:val="0"/>
      <w:marRight w:val="0"/>
      <w:marTop w:val="0"/>
      <w:marBottom w:val="0"/>
      <w:divBdr>
        <w:top w:val="none" w:sz="0" w:space="0" w:color="auto"/>
        <w:left w:val="none" w:sz="0" w:space="0" w:color="auto"/>
        <w:bottom w:val="none" w:sz="0" w:space="0" w:color="auto"/>
        <w:right w:val="none" w:sz="0" w:space="0" w:color="auto"/>
      </w:divBdr>
    </w:div>
    <w:div w:id="1215118926">
      <w:marLeft w:val="0"/>
      <w:marRight w:val="0"/>
      <w:marTop w:val="0"/>
      <w:marBottom w:val="0"/>
      <w:divBdr>
        <w:top w:val="none" w:sz="0" w:space="0" w:color="auto"/>
        <w:left w:val="none" w:sz="0" w:space="0" w:color="auto"/>
        <w:bottom w:val="none" w:sz="0" w:space="0" w:color="auto"/>
        <w:right w:val="none" w:sz="0" w:space="0" w:color="auto"/>
      </w:divBdr>
    </w:div>
    <w:div w:id="1215196875">
      <w:marLeft w:val="0"/>
      <w:marRight w:val="0"/>
      <w:marTop w:val="0"/>
      <w:marBottom w:val="0"/>
      <w:divBdr>
        <w:top w:val="none" w:sz="0" w:space="0" w:color="auto"/>
        <w:left w:val="none" w:sz="0" w:space="0" w:color="auto"/>
        <w:bottom w:val="none" w:sz="0" w:space="0" w:color="auto"/>
        <w:right w:val="none" w:sz="0" w:space="0" w:color="auto"/>
      </w:divBdr>
    </w:div>
    <w:div w:id="1215237109">
      <w:marLeft w:val="0"/>
      <w:marRight w:val="0"/>
      <w:marTop w:val="0"/>
      <w:marBottom w:val="0"/>
      <w:divBdr>
        <w:top w:val="none" w:sz="0" w:space="0" w:color="auto"/>
        <w:left w:val="none" w:sz="0" w:space="0" w:color="auto"/>
        <w:bottom w:val="none" w:sz="0" w:space="0" w:color="auto"/>
        <w:right w:val="none" w:sz="0" w:space="0" w:color="auto"/>
      </w:divBdr>
    </w:div>
    <w:div w:id="1215388438">
      <w:marLeft w:val="0"/>
      <w:marRight w:val="0"/>
      <w:marTop w:val="0"/>
      <w:marBottom w:val="0"/>
      <w:divBdr>
        <w:top w:val="none" w:sz="0" w:space="0" w:color="auto"/>
        <w:left w:val="none" w:sz="0" w:space="0" w:color="auto"/>
        <w:bottom w:val="none" w:sz="0" w:space="0" w:color="auto"/>
        <w:right w:val="none" w:sz="0" w:space="0" w:color="auto"/>
      </w:divBdr>
    </w:div>
    <w:div w:id="1215391712">
      <w:marLeft w:val="0"/>
      <w:marRight w:val="0"/>
      <w:marTop w:val="0"/>
      <w:marBottom w:val="0"/>
      <w:divBdr>
        <w:top w:val="none" w:sz="0" w:space="0" w:color="auto"/>
        <w:left w:val="none" w:sz="0" w:space="0" w:color="auto"/>
        <w:bottom w:val="none" w:sz="0" w:space="0" w:color="auto"/>
        <w:right w:val="none" w:sz="0" w:space="0" w:color="auto"/>
      </w:divBdr>
    </w:div>
    <w:div w:id="1215462256">
      <w:marLeft w:val="0"/>
      <w:marRight w:val="0"/>
      <w:marTop w:val="0"/>
      <w:marBottom w:val="0"/>
      <w:divBdr>
        <w:top w:val="none" w:sz="0" w:space="0" w:color="auto"/>
        <w:left w:val="none" w:sz="0" w:space="0" w:color="auto"/>
        <w:bottom w:val="none" w:sz="0" w:space="0" w:color="auto"/>
        <w:right w:val="none" w:sz="0" w:space="0" w:color="auto"/>
      </w:divBdr>
    </w:div>
    <w:div w:id="1215462945">
      <w:marLeft w:val="0"/>
      <w:marRight w:val="0"/>
      <w:marTop w:val="0"/>
      <w:marBottom w:val="0"/>
      <w:divBdr>
        <w:top w:val="none" w:sz="0" w:space="0" w:color="auto"/>
        <w:left w:val="none" w:sz="0" w:space="0" w:color="auto"/>
        <w:bottom w:val="none" w:sz="0" w:space="0" w:color="auto"/>
        <w:right w:val="none" w:sz="0" w:space="0" w:color="auto"/>
      </w:divBdr>
    </w:div>
    <w:div w:id="1215501671">
      <w:marLeft w:val="0"/>
      <w:marRight w:val="0"/>
      <w:marTop w:val="0"/>
      <w:marBottom w:val="0"/>
      <w:divBdr>
        <w:top w:val="none" w:sz="0" w:space="0" w:color="auto"/>
        <w:left w:val="none" w:sz="0" w:space="0" w:color="auto"/>
        <w:bottom w:val="none" w:sz="0" w:space="0" w:color="auto"/>
        <w:right w:val="none" w:sz="0" w:space="0" w:color="auto"/>
      </w:divBdr>
    </w:div>
    <w:div w:id="1215653443">
      <w:bodyDiv w:val="1"/>
      <w:marLeft w:val="0"/>
      <w:marRight w:val="0"/>
      <w:marTop w:val="0"/>
      <w:marBottom w:val="0"/>
      <w:divBdr>
        <w:top w:val="none" w:sz="0" w:space="0" w:color="auto"/>
        <w:left w:val="none" w:sz="0" w:space="0" w:color="auto"/>
        <w:bottom w:val="none" w:sz="0" w:space="0" w:color="auto"/>
        <w:right w:val="none" w:sz="0" w:space="0" w:color="auto"/>
      </w:divBdr>
    </w:div>
    <w:div w:id="1215700935">
      <w:marLeft w:val="0"/>
      <w:marRight w:val="0"/>
      <w:marTop w:val="0"/>
      <w:marBottom w:val="0"/>
      <w:divBdr>
        <w:top w:val="none" w:sz="0" w:space="0" w:color="auto"/>
        <w:left w:val="none" w:sz="0" w:space="0" w:color="auto"/>
        <w:bottom w:val="none" w:sz="0" w:space="0" w:color="auto"/>
        <w:right w:val="none" w:sz="0" w:space="0" w:color="auto"/>
      </w:divBdr>
    </w:div>
    <w:div w:id="1215701452">
      <w:marLeft w:val="0"/>
      <w:marRight w:val="0"/>
      <w:marTop w:val="0"/>
      <w:marBottom w:val="0"/>
      <w:divBdr>
        <w:top w:val="none" w:sz="0" w:space="0" w:color="auto"/>
        <w:left w:val="none" w:sz="0" w:space="0" w:color="auto"/>
        <w:bottom w:val="none" w:sz="0" w:space="0" w:color="auto"/>
        <w:right w:val="none" w:sz="0" w:space="0" w:color="auto"/>
      </w:divBdr>
    </w:div>
    <w:div w:id="1215774965">
      <w:marLeft w:val="0"/>
      <w:marRight w:val="0"/>
      <w:marTop w:val="0"/>
      <w:marBottom w:val="0"/>
      <w:divBdr>
        <w:top w:val="none" w:sz="0" w:space="0" w:color="auto"/>
        <w:left w:val="none" w:sz="0" w:space="0" w:color="auto"/>
        <w:bottom w:val="none" w:sz="0" w:space="0" w:color="auto"/>
        <w:right w:val="none" w:sz="0" w:space="0" w:color="auto"/>
      </w:divBdr>
    </w:div>
    <w:div w:id="1215922085">
      <w:marLeft w:val="0"/>
      <w:marRight w:val="0"/>
      <w:marTop w:val="0"/>
      <w:marBottom w:val="0"/>
      <w:divBdr>
        <w:top w:val="none" w:sz="0" w:space="0" w:color="auto"/>
        <w:left w:val="none" w:sz="0" w:space="0" w:color="auto"/>
        <w:bottom w:val="none" w:sz="0" w:space="0" w:color="auto"/>
        <w:right w:val="none" w:sz="0" w:space="0" w:color="auto"/>
      </w:divBdr>
    </w:div>
    <w:div w:id="1216163910">
      <w:marLeft w:val="0"/>
      <w:marRight w:val="0"/>
      <w:marTop w:val="0"/>
      <w:marBottom w:val="0"/>
      <w:divBdr>
        <w:top w:val="none" w:sz="0" w:space="0" w:color="auto"/>
        <w:left w:val="none" w:sz="0" w:space="0" w:color="auto"/>
        <w:bottom w:val="none" w:sz="0" w:space="0" w:color="auto"/>
        <w:right w:val="none" w:sz="0" w:space="0" w:color="auto"/>
      </w:divBdr>
    </w:div>
    <w:div w:id="1216307943">
      <w:marLeft w:val="0"/>
      <w:marRight w:val="0"/>
      <w:marTop w:val="0"/>
      <w:marBottom w:val="0"/>
      <w:divBdr>
        <w:top w:val="none" w:sz="0" w:space="0" w:color="auto"/>
        <w:left w:val="none" w:sz="0" w:space="0" w:color="auto"/>
        <w:bottom w:val="none" w:sz="0" w:space="0" w:color="auto"/>
        <w:right w:val="none" w:sz="0" w:space="0" w:color="auto"/>
      </w:divBdr>
    </w:div>
    <w:div w:id="1216308522">
      <w:marLeft w:val="0"/>
      <w:marRight w:val="0"/>
      <w:marTop w:val="0"/>
      <w:marBottom w:val="0"/>
      <w:divBdr>
        <w:top w:val="none" w:sz="0" w:space="0" w:color="auto"/>
        <w:left w:val="none" w:sz="0" w:space="0" w:color="auto"/>
        <w:bottom w:val="none" w:sz="0" w:space="0" w:color="auto"/>
        <w:right w:val="none" w:sz="0" w:space="0" w:color="auto"/>
      </w:divBdr>
    </w:div>
    <w:div w:id="1216308772">
      <w:marLeft w:val="0"/>
      <w:marRight w:val="0"/>
      <w:marTop w:val="0"/>
      <w:marBottom w:val="0"/>
      <w:divBdr>
        <w:top w:val="none" w:sz="0" w:space="0" w:color="auto"/>
        <w:left w:val="none" w:sz="0" w:space="0" w:color="auto"/>
        <w:bottom w:val="none" w:sz="0" w:space="0" w:color="auto"/>
        <w:right w:val="none" w:sz="0" w:space="0" w:color="auto"/>
      </w:divBdr>
    </w:div>
    <w:div w:id="1216311444">
      <w:marLeft w:val="0"/>
      <w:marRight w:val="0"/>
      <w:marTop w:val="0"/>
      <w:marBottom w:val="0"/>
      <w:divBdr>
        <w:top w:val="none" w:sz="0" w:space="0" w:color="auto"/>
        <w:left w:val="none" w:sz="0" w:space="0" w:color="auto"/>
        <w:bottom w:val="none" w:sz="0" w:space="0" w:color="auto"/>
        <w:right w:val="none" w:sz="0" w:space="0" w:color="auto"/>
      </w:divBdr>
    </w:div>
    <w:div w:id="1216503237">
      <w:marLeft w:val="0"/>
      <w:marRight w:val="0"/>
      <w:marTop w:val="0"/>
      <w:marBottom w:val="0"/>
      <w:divBdr>
        <w:top w:val="none" w:sz="0" w:space="0" w:color="auto"/>
        <w:left w:val="none" w:sz="0" w:space="0" w:color="auto"/>
        <w:bottom w:val="none" w:sz="0" w:space="0" w:color="auto"/>
        <w:right w:val="none" w:sz="0" w:space="0" w:color="auto"/>
      </w:divBdr>
    </w:div>
    <w:div w:id="1216508364">
      <w:marLeft w:val="0"/>
      <w:marRight w:val="0"/>
      <w:marTop w:val="0"/>
      <w:marBottom w:val="0"/>
      <w:divBdr>
        <w:top w:val="none" w:sz="0" w:space="0" w:color="auto"/>
        <w:left w:val="none" w:sz="0" w:space="0" w:color="auto"/>
        <w:bottom w:val="none" w:sz="0" w:space="0" w:color="auto"/>
        <w:right w:val="none" w:sz="0" w:space="0" w:color="auto"/>
      </w:divBdr>
    </w:div>
    <w:div w:id="1216548161">
      <w:marLeft w:val="0"/>
      <w:marRight w:val="0"/>
      <w:marTop w:val="0"/>
      <w:marBottom w:val="0"/>
      <w:divBdr>
        <w:top w:val="none" w:sz="0" w:space="0" w:color="auto"/>
        <w:left w:val="none" w:sz="0" w:space="0" w:color="auto"/>
        <w:bottom w:val="none" w:sz="0" w:space="0" w:color="auto"/>
        <w:right w:val="none" w:sz="0" w:space="0" w:color="auto"/>
      </w:divBdr>
    </w:div>
    <w:div w:id="1216577289">
      <w:marLeft w:val="0"/>
      <w:marRight w:val="0"/>
      <w:marTop w:val="0"/>
      <w:marBottom w:val="0"/>
      <w:divBdr>
        <w:top w:val="none" w:sz="0" w:space="0" w:color="auto"/>
        <w:left w:val="none" w:sz="0" w:space="0" w:color="auto"/>
        <w:bottom w:val="none" w:sz="0" w:space="0" w:color="auto"/>
        <w:right w:val="none" w:sz="0" w:space="0" w:color="auto"/>
      </w:divBdr>
    </w:div>
    <w:div w:id="1216620694">
      <w:marLeft w:val="0"/>
      <w:marRight w:val="0"/>
      <w:marTop w:val="0"/>
      <w:marBottom w:val="0"/>
      <w:divBdr>
        <w:top w:val="none" w:sz="0" w:space="0" w:color="auto"/>
        <w:left w:val="none" w:sz="0" w:space="0" w:color="auto"/>
        <w:bottom w:val="none" w:sz="0" w:space="0" w:color="auto"/>
        <w:right w:val="none" w:sz="0" w:space="0" w:color="auto"/>
      </w:divBdr>
    </w:div>
    <w:div w:id="1216626210">
      <w:marLeft w:val="0"/>
      <w:marRight w:val="0"/>
      <w:marTop w:val="0"/>
      <w:marBottom w:val="0"/>
      <w:divBdr>
        <w:top w:val="none" w:sz="0" w:space="0" w:color="auto"/>
        <w:left w:val="none" w:sz="0" w:space="0" w:color="auto"/>
        <w:bottom w:val="none" w:sz="0" w:space="0" w:color="auto"/>
        <w:right w:val="none" w:sz="0" w:space="0" w:color="auto"/>
      </w:divBdr>
    </w:div>
    <w:div w:id="1216699691">
      <w:marLeft w:val="0"/>
      <w:marRight w:val="0"/>
      <w:marTop w:val="0"/>
      <w:marBottom w:val="0"/>
      <w:divBdr>
        <w:top w:val="none" w:sz="0" w:space="0" w:color="auto"/>
        <w:left w:val="none" w:sz="0" w:space="0" w:color="auto"/>
        <w:bottom w:val="none" w:sz="0" w:space="0" w:color="auto"/>
        <w:right w:val="none" w:sz="0" w:space="0" w:color="auto"/>
      </w:divBdr>
    </w:div>
    <w:div w:id="1216772897">
      <w:marLeft w:val="0"/>
      <w:marRight w:val="0"/>
      <w:marTop w:val="0"/>
      <w:marBottom w:val="0"/>
      <w:divBdr>
        <w:top w:val="none" w:sz="0" w:space="0" w:color="auto"/>
        <w:left w:val="none" w:sz="0" w:space="0" w:color="auto"/>
        <w:bottom w:val="none" w:sz="0" w:space="0" w:color="auto"/>
        <w:right w:val="none" w:sz="0" w:space="0" w:color="auto"/>
      </w:divBdr>
    </w:div>
    <w:div w:id="1216891258">
      <w:marLeft w:val="0"/>
      <w:marRight w:val="0"/>
      <w:marTop w:val="0"/>
      <w:marBottom w:val="0"/>
      <w:divBdr>
        <w:top w:val="none" w:sz="0" w:space="0" w:color="auto"/>
        <w:left w:val="none" w:sz="0" w:space="0" w:color="auto"/>
        <w:bottom w:val="none" w:sz="0" w:space="0" w:color="auto"/>
        <w:right w:val="none" w:sz="0" w:space="0" w:color="auto"/>
      </w:divBdr>
    </w:div>
    <w:div w:id="1216963526">
      <w:marLeft w:val="0"/>
      <w:marRight w:val="0"/>
      <w:marTop w:val="0"/>
      <w:marBottom w:val="0"/>
      <w:divBdr>
        <w:top w:val="none" w:sz="0" w:space="0" w:color="auto"/>
        <w:left w:val="none" w:sz="0" w:space="0" w:color="auto"/>
        <w:bottom w:val="none" w:sz="0" w:space="0" w:color="auto"/>
        <w:right w:val="none" w:sz="0" w:space="0" w:color="auto"/>
      </w:divBdr>
    </w:div>
    <w:div w:id="1217006600">
      <w:marLeft w:val="0"/>
      <w:marRight w:val="0"/>
      <w:marTop w:val="0"/>
      <w:marBottom w:val="0"/>
      <w:divBdr>
        <w:top w:val="none" w:sz="0" w:space="0" w:color="auto"/>
        <w:left w:val="none" w:sz="0" w:space="0" w:color="auto"/>
        <w:bottom w:val="none" w:sz="0" w:space="0" w:color="auto"/>
        <w:right w:val="none" w:sz="0" w:space="0" w:color="auto"/>
      </w:divBdr>
    </w:div>
    <w:div w:id="1217010174">
      <w:bodyDiv w:val="1"/>
      <w:marLeft w:val="0"/>
      <w:marRight w:val="0"/>
      <w:marTop w:val="0"/>
      <w:marBottom w:val="0"/>
      <w:divBdr>
        <w:top w:val="none" w:sz="0" w:space="0" w:color="auto"/>
        <w:left w:val="none" w:sz="0" w:space="0" w:color="auto"/>
        <w:bottom w:val="none" w:sz="0" w:space="0" w:color="auto"/>
        <w:right w:val="none" w:sz="0" w:space="0" w:color="auto"/>
      </w:divBdr>
    </w:div>
    <w:div w:id="1217087993">
      <w:marLeft w:val="0"/>
      <w:marRight w:val="0"/>
      <w:marTop w:val="0"/>
      <w:marBottom w:val="0"/>
      <w:divBdr>
        <w:top w:val="none" w:sz="0" w:space="0" w:color="auto"/>
        <w:left w:val="none" w:sz="0" w:space="0" w:color="auto"/>
        <w:bottom w:val="none" w:sz="0" w:space="0" w:color="auto"/>
        <w:right w:val="none" w:sz="0" w:space="0" w:color="auto"/>
      </w:divBdr>
    </w:div>
    <w:div w:id="1217161125">
      <w:marLeft w:val="0"/>
      <w:marRight w:val="0"/>
      <w:marTop w:val="0"/>
      <w:marBottom w:val="0"/>
      <w:divBdr>
        <w:top w:val="none" w:sz="0" w:space="0" w:color="auto"/>
        <w:left w:val="none" w:sz="0" w:space="0" w:color="auto"/>
        <w:bottom w:val="none" w:sz="0" w:space="0" w:color="auto"/>
        <w:right w:val="none" w:sz="0" w:space="0" w:color="auto"/>
      </w:divBdr>
    </w:div>
    <w:div w:id="1217163647">
      <w:marLeft w:val="0"/>
      <w:marRight w:val="0"/>
      <w:marTop w:val="0"/>
      <w:marBottom w:val="0"/>
      <w:divBdr>
        <w:top w:val="none" w:sz="0" w:space="0" w:color="auto"/>
        <w:left w:val="none" w:sz="0" w:space="0" w:color="auto"/>
        <w:bottom w:val="none" w:sz="0" w:space="0" w:color="auto"/>
        <w:right w:val="none" w:sz="0" w:space="0" w:color="auto"/>
      </w:divBdr>
    </w:div>
    <w:div w:id="1217201767">
      <w:marLeft w:val="0"/>
      <w:marRight w:val="0"/>
      <w:marTop w:val="0"/>
      <w:marBottom w:val="0"/>
      <w:divBdr>
        <w:top w:val="none" w:sz="0" w:space="0" w:color="auto"/>
        <w:left w:val="none" w:sz="0" w:space="0" w:color="auto"/>
        <w:bottom w:val="none" w:sz="0" w:space="0" w:color="auto"/>
        <w:right w:val="none" w:sz="0" w:space="0" w:color="auto"/>
      </w:divBdr>
    </w:div>
    <w:div w:id="1217356731">
      <w:marLeft w:val="0"/>
      <w:marRight w:val="0"/>
      <w:marTop w:val="0"/>
      <w:marBottom w:val="0"/>
      <w:divBdr>
        <w:top w:val="none" w:sz="0" w:space="0" w:color="auto"/>
        <w:left w:val="none" w:sz="0" w:space="0" w:color="auto"/>
        <w:bottom w:val="none" w:sz="0" w:space="0" w:color="auto"/>
        <w:right w:val="none" w:sz="0" w:space="0" w:color="auto"/>
      </w:divBdr>
    </w:div>
    <w:div w:id="1217357242">
      <w:marLeft w:val="480"/>
      <w:marRight w:val="0"/>
      <w:marTop w:val="0"/>
      <w:marBottom w:val="0"/>
      <w:divBdr>
        <w:top w:val="none" w:sz="0" w:space="0" w:color="auto"/>
        <w:left w:val="none" w:sz="0" w:space="0" w:color="auto"/>
        <w:bottom w:val="none" w:sz="0" w:space="0" w:color="auto"/>
        <w:right w:val="none" w:sz="0" w:space="0" w:color="auto"/>
      </w:divBdr>
    </w:div>
    <w:div w:id="1217468004">
      <w:marLeft w:val="0"/>
      <w:marRight w:val="0"/>
      <w:marTop w:val="0"/>
      <w:marBottom w:val="0"/>
      <w:divBdr>
        <w:top w:val="none" w:sz="0" w:space="0" w:color="auto"/>
        <w:left w:val="none" w:sz="0" w:space="0" w:color="auto"/>
        <w:bottom w:val="none" w:sz="0" w:space="0" w:color="auto"/>
        <w:right w:val="none" w:sz="0" w:space="0" w:color="auto"/>
      </w:divBdr>
    </w:div>
    <w:div w:id="1217470490">
      <w:marLeft w:val="0"/>
      <w:marRight w:val="0"/>
      <w:marTop w:val="0"/>
      <w:marBottom w:val="0"/>
      <w:divBdr>
        <w:top w:val="none" w:sz="0" w:space="0" w:color="auto"/>
        <w:left w:val="none" w:sz="0" w:space="0" w:color="auto"/>
        <w:bottom w:val="none" w:sz="0" w:space="0" w:color="auto"/>
        <w:right w:val="none" w:sz="0" w:space="0" w:color="auto"/>
      </w:divBdr>
    </w:div>
    <w:div w:id="1217476302">
      <w:marLeft w:val="0"/>
      <w:marRight w:val="0"/>
      <w:marTop w:val="0"/>
      <w:marBottom w:val="0"/>
      <w:divBdr>
        <w:top w:val="none" w:sz="0" w:space="0" w:color="auto"/>
        <w:left w:val="none" w:sz="0" w:space="0" w:color="auto"/>
        <w:bottom w:val="none" w:sz="0" w:space="0" w:color="auto"/>
        <w:right w:val="none" w:sz="0" w:space="0" w:color="auto"/>
      </w:divBdr>
    </w:div>
    <w:div w:id="1217542774">
      <w:marLeft w:val="0"/>
      <w:marRight w:val="0"/>
      <w:marTop w:val="0"/>
      <w:marBottom w:val="0"/>
      <w:divBdr>
        <w:top w:val="none" w:sz="0" w:space="0" w:color="auto"/>
        <w:left w:val="none" w:sz="0" w:space="0" w:color="auto"/>
        <w:bottom w:val="none" w:sz="0" w:space="0" w:color="auto"/>
        <w:right w:val="none" w:sz="0" w:space="0" w:color="auto"/>
      </w:divBdr>
    </w:div>
    <w:div w:id="1217622150">
      <w:marLeft w:val="0"/>
      <w:marRight w:val="0"/>
      <w:marTop w:val="0"/>
      <w:marBottom w:val="0"/>
      <w:divBdr>
        <w:top w:val="none" w:sz="0" w:space="0" w:color="auto"/>
        <w:left w:val="none" w:sz="0" w:space="0" w:color="auto"/>
        <w:bottom w:val="none" w:sz="0" w:space="0" w:color="auto"/>
        <w:right w:val="none" w:sz="0" w:space="0" w:color="auto"/>
      </w:divBdr>
    </w:div>
    <w:div w:id="1217660973">
      <w:marLeft w:val="0"/>
      <w:marRight w:val="0"/>
      <w:marTop w:val="0"/>
      <w:marBottom w:val="0"/>
      <w:divBdr>
        <w:top w:val="none" w:sz="0" w:space="0" w:color="auto"/>
        <w:left w:val="none" w:sz="0" w:space="0" w:color="auto"/>
        <w:bottom w:val="none" w:sz="0" w:space="0" w:color="auto"/>
        <w:right w:val="none" w:sz="0" w:space="0" w:color="auto"/>
      </w:divBdr>
    </w:div>
    <w:div w:id="1217669523">
      <w:marLeft w:val="0"/>
      <w:marRight w:val="0"/>
      <w:marTop w:val="0"/>
      <w:marBottom w:val="0"/>
      <w:divBdr>
        <w:top w:val="none" w:sz="0" w:space="0" w:color="auto"/>
        <w:left w:val="none" w:sz="0" w:space="0" w:color="auto"/>
        <w:bottom w:val="none" w:sz="0" w:space="0" w:color="auto"/>
        <w:right w:val="none" w:sz="0" w:space="0" w:color="auto"/>
      </w:divBdr>
    </w:div>
    <w:div w:id="1217740499">
      <w:marLeft w:val="0"/>
      <w:marRight w:val="0"/>
      <w:marTop w:val="0"/>
      <w:marBottom w:val="0"/>
      <w:divBdr>
        <w:top w:val="none" w:sz="0" w:space="0" w:color="auto"/>
        <w:left w:val="none" w:sz="0" w:space="0" w:color="auto"/>
        <w:bottom w:val="none" w:sz="0" w:space="0" w:color="auto"/>
        <w:right w:val="none" w:sz="0" w:space="0" w:color="auto"/>
      </w:divBdr>
    </w:div>
    <w:div w:id="1217811708">
      <w:marLeft w:val="0"/>
      <w:marRight w:val="0"/>
      <w:marTop w:val="0"/>
      <w:marBottom w:val="0"/>
      <w:divBdr>
        <w:top w:val="none" w:sz="0" w:space="0" w:color="auto"/>
        <w:left w:val="none" w:sz="0" w:space="0" w:color="auto"/>
        <w:bottom w:val="none" w:sz="0" w:space="0" w:color="auto"/>
        <w:right w:val="none" w:sz="0" w:space="0" w:color="auto"/>
      </w:divBdr>
    </w:div>
    <w:div w:id="1217817946">
      <w:marLeft w:val="0"/>
      <w:marRight w:val="0"/>
      <w:marTop w:val="0"/>
      <w:marBottom w:val="0"/>
      <w:divBdr>
        <w:top w:val="none" w:sz="0" w:space="0" w:color="auto"/>
        <w:left w:val="none" w:sz="0" w:space="0" w:color="auto"/>
        <w:bottom w:val="none" w:sz="0" w:space="0" w:color="auto"/>
        <w:right w:val="none" w:sz="0" w:space="0" w:color="auto"/>
      </w:divBdr>
    </w:div>
    <w:div w:id="1217930770">
      <w:marLeft w:val="0"/>
      <w:marRight w:val="0"/>
      <w:marTop w:val="0"/>
      <w:marBottom w:val="0"/>
      <w:divBdr>
        <w:top w:val="none" w:sz="0" w:space="0" w:color="auto"/>
        <w:left w:val="none" w:sz="0" w:space="0" w:color="auto"/>
        <w:bottom w:val="none" w:sz="0" w:space="0" w:color="auto"/>
        <w:right w:val="none" w:sz="0" w:space="0" w:color="auto"/>
      </w:divBdr>
    </w:div>
    <w:div w:id="1218013882">
      <w:marLeft w:val="0"/>
      <w:marRight w:val="0"/>
      <w:marTop w:val="0"/>
      <w:marBottom w:val="0"/>
      <w:divBdr>
        <w:top w:val="none" w:sz="0" w:space="0" w:color="auto"/>
        <w:left w:val="none" w:sz="0" w:space="0" w:color="auto"/>
        <w:bottom w:val="none" w:sz="0" w:space="0" w:color="auto"/>
        <w:right w:val="none" w:sz="0" w:space="0" w:color="auto"/>
      </w:divBdr>
    </w:div>
    <w:div w:id="1218131722">
      <w:marLeft w:val="0"/>
      <w:marRight w:val="0"/>
      <w:marTop w:val="0"/>
      <w:marBottom w:val="0"/>
      <w:divBdr>
        <w:top w:val="none" w:sz="0" w:space="0" w:color="auto"/>
        <w:left w:val="none" w:sz="0" w:space="0" w:color="auto"/>
        <w:bottom w:val="none" w:sz="0" w:space="0" w:color="auto"/>
        <w:right w:val="none" w:sz="0" w:space="0" w:color="auto"/>
      </w:divBdr>
    </w:div>
    <w:div w:id="1218206779">
      <w:marLeft w:val="0"/>
      <w:marRight w:val="0"/>
      <w:marTop w:val="0"/>
      <w:marBottom w:val="0"/>
      <w:divBdr>
        <w:top w:val="none" w:sz="0" w:space="0" w:color="auto"/>
        <w:left w:val="none" w:sz="0" w:space="0" w:color="auto"/>
        <w:bottom w:val="none" w:sz="0" w:space="0" w:color="auto"/>
        <w:right w:val="none" w:sz="0" w:space="0" w:color="auto"/>
      </w:divBdr>
    </w:div>
    <w:div w:id="1218321816">
      <w:marLeft w:val="0"/>
      <w:marRight w:val="0"/>
      <w:marTop w:val="0"/>
      <w:marBottom w:val="0"/>
      <w:divBdr>
        <w:top w:val="none" w:sz="0" w:space="0" w:color="auto"/>
        <w:left w:val="none" w:sz="0" w:space="0" w:color="auto"/>
        <w:bottom w:val="none" w:sz="0" w:space="0" w:color="auto"/>
        <w:right w:val="none" w:sz="0" w:space="0" w:color="auto"/>
      </w:divBdr>
    </w:div>
    <w:div w:id="1218397161">
      <w:marLeft w:val="0"/>
      <w:marRight w:val="0"/>
      <w:marTop w:val="0"/>
      <w:marBottom w:val="0"/>
      <w:divBdr>
        <w:top w:val="none" w:sz="0" w:space="0" w:color="auto"/>
        <w:left w:val="none" w:sz="0" w:space="0" w:color="auto"/>
        <w:bottom w:val="none" w:sz="0" w:space="0" w:color="auto"/>
        <w:right w:val="none" w:sz="0" w:space="0" w:color="auto"/>
      </w:divBdr>
    </w:div>
    <w:div w:id="1218518508">
      <w:bodyDiv w:val="1"/>
      <w:marLeft w:val="0"/>
      <w:marRight w:val="0"/>
      <w:marTop w:val="0"/>
      <w:marBottom w:val="0"/>
      <w:divBdr>
        <w:top w:val="none" w:sz="0" w:space="0" w:color="auto"/>
        <w:left w:val="none" w:sz="0" w:space="0" w:color="auto"/>
        <w:bottom w:val="none" w:sz="0" w:space="0" w:color="auto"/>
        <w:right w:val="none" w:sz="0" w:space="0" w:color="auto"/>
      </w:divBdr>
    </w:div>
    <w:div w:id="1218660929">
      <w:marLeft w:val="0"/>
      <w:marRight w:val="0"/>
      <w:marTop w:val="0"/>
      <w:marBottom w:val="0"/>
      <w:divBdr>
        <w:top w:val="none" w:sz="0" w:space="0" w:color="auto"/>
        <w:left w:val="none" w:sz="0" w:space="0" w:color="auto"/>
        <w:bottom w:val="none" w:sz="0" w:space="0" w:color="auto"/>
        <w:right w:val="none" w:sz="0" w:space="0" w:color="auto"/>
      </w:divBdr>
    </w:div>
    <w:div w:id="1218663637">
      <w:marLeft w:val="0"/>
      <w:marRight w:val="0"/>
      <w:marTop w:val="0"/>
      <w:marBottom w:val="0"/>
      <w:divBdr>
        <w:top w:val="none" w:sz="0" w:space="0" w:color="auto"/>
        <w:left w:val="none" w:sz="0" w:space="0" w:color="auto"/>
        <w:bottom w:val="none" w:sz="0" w:space="0" w:color="auto"/>
        <w:right w:val="none" w:sz="0" w:space="0" w:color="auto"/>
      </w:divBdr>
    </w:div>
    <w:div w:id="1218710052">
      <w:marLeft w:val="0"/>
      <w:marRight w:val="0"/>
      <w:marTop w:val="0"/>
      <w:marBottom w:val="0"/>
      <w:divBdr>
        <w:top w:val="none" w:sz="0" w:space="0" w:color="auto"/>
        <w:left w:val="none" w:sz="0" w:space="0" w:color="auto"/>
        <w:bottom w:val="none" w:sz="0" w:space="0" w:color="auto"/>
        <w:right w:val="none" w:sz="0" w:space="0" w:color="auto"/>
      </w:divBdr>
    </w:div>
    <w:div w:id="1218780420">
      <w:marLeft w:val="0"/>
      <w:marRight w:val="0"/>
      <w:marTop w:val="0"/>
      <w:marBottom w:val="0"/>
      <w:divBdr>
        <w:top w:val="none" w:sz="0" w:space="0" w:color="auto"/>
        <w:left w:val="none" w:sz="0" w:space="0" w:color="auto"/>
        <w:bottom w:val="none" w:sz="0" w:space="0" w:color="auto"/>
        <w:right w:val="none" w:sz="0" w:space="0" w:color="auto"/>
      </w:divBdr>
    </w:div>
    <w:div w:id="1218782719">
      <w:marLeft w:val="0"/>
      <w:marRight w:val="0"/>
      <w:marTop w:val="0"/>
      <w:marBottom w:val="0"/>
      <w:divBdr>
        <w:top w:val="none" w:sz="0" w:space="0" w:color="auto"/>
        <w:left w:val="none" w:sz="0" w:space="0" w:color="auto"/>
        <w:bottom w:val="none" w:sz="0" w:space="0" w:color="auto"/>
        <w:right w:val="none" w:sz="0" w:space="0" w:color="auto"/>
      </w:divBdr>
    </w:div>
    <w:div w:id="1218856467">
      <w:marLeft w:val="0"/>
      <w:marRight w:val="0"/>
      <w:marTop w:val="0"/>
      <w:marBottom w:val="0"/>
      <w:divBdr>
        <w:top w:val="none" w:sz="0" w:space="0" w:color="auto"/>
        <w:left w:val="none" w:sz="0" w:space="0" w:color="auto"/>
        <w:bottom w:val="none" w:sz="0" w:space="0" w:color="auto"/>
        <w:right w:val="none" w:sz="0" w:space="0" w:color="auto"/>
      </w:divBdr>
    </w:div>
    <w:div w:id="1218905281">
      <w:marLeft w:val="0"/>
      <w:marRight w:val="0"/>
      <w:marTop w:val="0"/>
      <w:marBottom w:val="0"/>
      <w:divBdr>
        <w:top w:val="none" w:sz="0" w:space="0" w:color="auto"/>
        <w:left w:val="none" w:sz="0" w:space="0" w:color="auto"/>
        <w:bottom w:val="none" w:sz="0" w:space="0" w:color="auto"/>
        <w:right w:val="none" w:sz="0" w:space="0" w:color="auto"/>
      </w:divBdr>
    </w:div>
    <w:div w:id="1218971244">
      <w:marLeft w:val="0"/>
      <w:marRight w:val="0"/>
      <w:marTop w:val="0"/>
      <w:marBottom w:val="0"/>
      <w:divBdr>
        <w:top w:val="none" w:sz="0" w:space="0" w:color="auto"/>
        <w:left w:val="none" w:sz="0" w:space="0" w:color="auto"/>
        <w:bottom w:val="none" w:sz="0" w:space="0" w:color="auto"/>
        <w:right w:val="none" w:sz="0" w:space="0" w:color="auto"/>
      </w:divBdr>
    </w:div>
    <w:div w:id="1218971940">
      <w:marLeft w:val="0"/>
      <w:marRight w:val="0"/>
      <w:marTop w:val="0"/>
      <w:marBottom w:val="0"/>
      <w:divBdr>
        <w:top w:val="none" w:sz="0" w:space="0" w:color="auto"/>
        <w:left w:val="none" w:sz="0" w:space="0" w:color="auto"/>
        <w:bottom w:val="none" w:sz="0" w:space="0" w:color="auto"/>
        <w:right w:val="none" w:sz="0" w:space="0" w:color="auto"/>
      </w:divBdr>
    </w:div>
    <w:div w:id="1218976003">
      <w:marLeft w:val="0"/>
      <w:marRight w:val="0"/>
      <w:marTop w:val="0"/>
      <w:marBottom w:val="0"/>
      <w:divBdr>
        <w:top w:val="none" w:sz="0" w:space="0" w:color="auto"/>
        <w:left w:val="none" w:sz="0" w:space="0" w:color="auto"/>
        <w:bottom w:val="none" w:sz="0" w:space="0" w:color="auto"/>
        <w:right w:val="none" w:sz="0" w:space="0" w:color="auto"/>
      </w:divBdr>
    </w:div>
    <w:div w:id="1219131408">
      <w:marLeft w:val="0"/>
      <w:marRight w:val="0"/>
      <w:marTop w:val="0"/>
      <w:marBottom w:val="0"/>
      <w:divBdr>
        <w:top w:val="none" w:sz="0" w:space="0" w:color="auto"/>
        <w:left w:val="none" w:sz="0" w:space="0" w:color="auto"/>
        <w:bottom w:val="none" w:sz="0" w:space="0" w:color="auto"/>
        <w:right w:val="none" w:sz="0" w:space="0" w:color="auto"/>
      </w:divBdr>
    </w:div>
    <w:div w:id="1219166485">
      <w:marLeft w:val="0"/>
      <w:marRight w:val="0"/>
      <w:marTop w:val="0"/>
      <w:marBottom w:val="0"/>
      <w:divBdr>
        <w:top w:val="none" w:sz="0" w:space="0" w:color="auto"/>
        <w:left w:val="none" w:sz="0" w:space="0" w:color="auto"/>
        <w:bottom w:val="none" w:sz="0" w:space="0" w:color="auto"/>
        <w:right w:val="none" w:sz="0" w:space="0" w:color="auto"/>
      </w:divBdr>
    </w:div>
    <w:div w:id="1219169446">
      <w:marLeft w:val="0"/>
      <w:marRight w:val="0"/>
      <w:marTop w:val="0"/>
      <w:marBottom w:val="0"/>
      <w:divBdr>
        <w:top w:val="none" w:sz="0" w:space="0" w:color="auto"/>
        <w:left w:val="none" w:sz="0" w:space="0" w:color="auto"/>
        <w:bottom w:val="none" w:sz="0" w:space="0" w:color="auto"/>
        <w:right w:val="none" w:sz="0" w:space="0" w:color="auto"/>
      </w:divBdr>
    </w:div>
    <w:div w:id="1219241116">
      <w:marLeft w:val="0"/>
      <w:marRight w:val="0"/>
      <w:marTop w:val="0"/>
      <w:marBottom w:val="0"/>
      <w:divBdr>
        <w:top w:val="none" w:sz="0" w:space="0" w:color="auto"/>
        <w:left w:val="none" w:sz="0" w:space="0" w:color="auto"/>
        <w:bottom w:val="none" w:sz="0" w:space="0" w:color="auto"/>
        <w:right w:val="none" w:sz="0" w:space="0" w:color="auto"/>
      </w:divBdr>
    </w:div>
    <w:div w:id="1219322708">
      <w:marLeft w:val="0"/>
      <w:marRight w:val="0"/>
      <w:marTop w:val="0"/>
      <w:marBottom w:val="0"/>
      <w:divBdr>
        <w:top w:val="none" w:sz="0" w:space="0" w:color="auto"/>
        <w:left w:val="none" w:sz="0" w:space="0" w:color="auto"/>
        <w:bottom w:val="none" w:sz="0" w:space="0" w:color="auto"/>
        <w:right w:val="none" w:sz="0" w:space="0" w:color="auto"/>
      </w:divBdr>
    </w:div>
    <w:div w:id="1219365377">
      <w:marLeft w:val="0"/>
      <w:marRight w:val="0"/>
      <w:marTop w:val="0"/>
      <w:marBottom w:val="0"/>
      <w:divBdr>
        <w:top w:val="none" w:sz="0" w:space="0" w:color="auto"/>
        <w:left w:val="none" w:sz="0" w:space="0" w:color="auto"/>
        <w:bottom w:val="none" w:sz="0" w:space="0" w:color="auto"/>
        <w:right w:val="none" w:sz="0" w:space="0" w:color="auto"/>
      </w:divBdr>
    </w:div>
    <w:div w:id="1219393869">
      <w:marLeft w:val="0"/>
      <w:marRight w:val="0"/>
      <w:marTop w:val="0"/>
      <w:marBottom w:val="0"/>
      <w:divBdr>
        <w:top w:val="none" w:sz="0" w:space="0" w:color="auto"/>
        <w:left w:val="none" w:sz="0" w:space="0" w:color="auto"/>
        <w:bottom w:val="none" w:sz="0" w:space="0" w:color="auto"/>
        <w:right w:val="none" w:sz="0" w:space="0" w:color="auto"/>
      </w:divBdr>
    </w:div>
    <w:div w:id="1219512447">
      <w:marLeft w:val="0"/>
      <w:marRight w:val="0"/>
      <w:marTop w:val="0"/>
      <w:marBottom w:val="0"/>
      <w:divBdr>
        <w:top w:val="none" w:sz="0" w:space="0" w:color="auto"/>
        <w:left w:val="none" w:sz="0" w:space="0" w:color="auto"/>
        <w:bottom w:val="none" w:sz="0" w:space="0" w:color="auto"/>
        <w:right w:val="none" w:sz="0" w:space="0" w:color="auto"/>
      </w:divBdr>
    </w:div>
    <w:div w:id="1219590022">
      <w:marLeft w:val="0"/>
      <w:marRight w:val="0"/>
      <w:marTop w:val="0"/>
      <w:marBottom w:val="0"/>
      <w:divBdr>
        <w:top w:val="none" w:sz="0" w:space="0" w:color="auto"/>
        <w:left w:val="none" w:sz="0" w:space="0" w:color="auto"/>
        <w:bottom w:val="none" w:sz="0" w:space="0" w:color="auto"/>
        <w:right w:val="none" w:sz="0" w:space="0" w:color="auto"/>
      </w:divBdr>
    </w:div>
    <w:div w:id="1219635964">
      <w:marLeft w:val="0"/>
      <w:marRight w:val="0"/>
      <w:marTop w:val="0"/>
      <w:marBottom w:val="0"/>
      <w:divBdr>
        <w:top w:val="none" w:sz="0" w:space="0" w:color="auto"/>
        <w:left w:val="none" w:sz="0" w:space="0" w:color="auto"/>
        <w:bottom w:val="none" w:sz="0" w:space="0" w:color="auto"/>
        <w:right w:val="none" w:sz="0" w:space="0" w:color="auto"/>
      </w:divBdr>
    </w:div>
    <w:div w:id="1219784723">
      <w:marLeft w:val="0"/>
      <w:marRight w:val="0"/>
      <w:marTop w:val="0"/>
      <w:marBottom w:val="0"/>
      <w:divBdr>
        <w:top w:val="none" w:sz="0" w:space="0" w:color="auto"/>
        <w:left w:val="none" w:sz="0" w:space="0" w:color="auto"/>
        <w:bottom w:val="none" w:sz="0" w:space="0" w:color="auto"/>
        <w:right w:val="none" w:sz="0" w:space="0" w:color="auto"/>
      </w:divBdr>
    </w:div>
    <w:div w:id="1219785275">
      <w:marLeft w:val="0"/>
      <w:marRight w:val="0"/>
      <w:marTop w:val="0"/>
      <w:marBottom w:val="0"/>
      <w:divBdr>
        <w:top w:val="none" w:sz="0" w:space="0" w:color="auto"/>
        <w:left w:val="none" w:sz="0" w:space="0" w:color="auto"/>
        <w:bottom w:val="none" w:sz="0" w:space="0" w:color="auto"/>
        <w:right w:val="none" w:sz="0" w:space="0" w:color="auto"/>
      </w:divBdr>
    </w:div>
    <w:div w:id="1219821919">
      <w:marLeft w:val="0"/>
      <w:marRight w:val="0"/>
      <w:marTop w:val="0"/>
      <w:marBottom w:val="0"/>
      <w:divBdr>
        <w:top w:val="none" w:sz="0" w:space="0" w:color="auto"/>
        <w:left w:val="none" w:sz="0" w:space="0" w:color="auto"/>
        <w:bottom w:val="none" w:sz="0" w:space="0" w:color="auto"/>
        <w:right w:val="none" w:sz="0" w:space="0" w:color="auto"/>
      </w:divBdr>
    </w:div>
    <w:div w:id="1219853702">
      <w:marLeft w:val="0"/>
      <w:marRight w:val="0"/>
      <w:marTop w:val="0"/>
      <w:marBottom w:val="0"/>
      <w:divBdr>
        <w:top w:val="none" w:sz="0" w:space="0" w:color="auto"/>
        <w:left w:val="none" w:sz="0" w:space="0" w:color="auto"/>
        <w:bottom w:val="none" w:sz="0" w:space="0" w:color="auto"/>
        <w:right w:val="none" w:sz="0" w:space="0" w:color="auto"/>
      </w:divBdr>
    </w:div>
    <w:div w:id="1219973422">
      <w:marLeft w:val="0"/>
      <w:marRight w:val="0"/>
      <w:marTop w:val="0"/>
      <w:marBottom w:val="0"/>
      <w:divBdr>
        <w:top w:val="none" w:sz="0" w:space="0" w:color="auto"/>
        <w:left w:val="none" w:sz="0" w:space="0" w:color="auto"/>
        <w:bottom w:val="none" w:sz="0" w:space="0" w:color="auto"/>
        <w:right w:val="none" w:sz="0" w:space="0" w:color="auto"/>
      </w:divBdr>
    </w:div>
    <w:div w:id="1220019400">
      <w:marLeft w:val="0"/>
      <w:marRight w:val="0"/>
      <w:marTop w:val="0"/>
      <w:marBottom w:val="0"/>
      <w:divBdr>
        <w:top w:val="none" w:sz="0" w:space="0" w:color="auto"/>
        <w:left w:val="none" w:sz="0" w:space="0" w:color="auto"/>
        <w:bottom w:val="none" w:sz="0" w:space="0" w:color="auto"/>
        <w:right w:val="none" w:sz="0" w:space="0" w:color="auto"/>
      </w:divBdr>
    </w:div>
    <w:div w:id="1220240036">
      <w:marLeft w:val="0"/>
      <w:marRight w:val="0"/>
      <w:marTop w:val="0"/>
      <w:marBottom w:val="0"/>
      <w:divBdr>
        <w:top w:val="none" w:sz="0" w:space="0" w:color="auto"/>
        <w:left w:val="none" w:sz="0" w:space="0" w:color="auto"/>
        <w:bottom w:val="none" w:sz="0" w:space="0" w:color="auto"/>
        <w:right w:val="none" w:sz="0" w:space="0" w:color="auto"/>
      </w:divBdr>
    </w:div>
    <w:div w:id="1220284664">
      <w:marLeft w:val="0"/>
      <w:marRight w:val="0"/>
      <w:marTop w:val="0"/>
      <w:marBottom w:val="0"/>
      <w:divBdr>
        <w:top w:val="none" w:sz="0" w:space="0" w:color="auto"/>
        <w:left w:val="none" w:sz="0" w:space="0" w:color="auto"/>
        <w:bottom w:val="none" w:sz="0" w:space="0" w:color="auto"/>
        <w:right w:val="none" w:sz="0" w:space="0" w:color="auto"/>
      </w:divBdr>
    </w:div>
    <w:div w:id="1220434950">
      <w:marLeft w:val="0"/>
      <w:marRight w:val="0"/>
      <w:marTop w:val="0"/>
      <w:marBottom w:val="0"/>
      <w:divBdr>
        <w:top w:val="none" w:sz="0" w:space="0" w:color="auto"/>
        <w:left w:val="none" w:sz="0" w:space="0" w:color="auto"/>
        <w:bottom w:val="none" w:sz="0" w:space="0" w:color="auto"/>
        <w:right w:val="none" w:sz="0" w:space="0" w:color="auto"/>
      </w:divBdr>
    </w:div>
    <w:div w:id="1220478516">
      <w:marLeft w:val="0"/>
      <w:marRight w:val="0"/>
      <w:marTop w:val="0"/>
      <w:marBottom w:val="0"/>
      <w:divBdr>
        <w:top w:val="none" w:sz="0" w:space="0" w:color="auto"/>
        <w:left w:val="none" w:sz="0" w:space="0" w:color="auto"/>
        <w:bottom w:val="none" w:sz="0" w:space="0" w:color="auto"/>
        <w:right w:val="none" w:sz="0" w:space="0" w:color="auto"/>
      </w:divBdr>
    </w:div>
    <w:div w:id="1220479792">
      <w:marLeft w:val="0"/>
      <w:marRight w:val="0"/>
      <w:marTop w:val="0"/>
      <w:marBottom w:val="0"/>
      <w:divBdr>
        <w:top w:val="none" w:sz="0" w:space="0" w:color="auto"/>
        <w:left w:val="none" w:sz="0" w:space="0" w:color="auto"/>
        <w:bottom w:val="none" w:sz="0" w:space="0" w:color="auto"/>
        <w:right w:val="none" w:sz="0" w:space="0" w:color="auto"/>
      </w:divBdr>
    </w:div>
    <w:div w:id="1220554981">
      <w:marLeft w:val="0"/>
      <w:marRight w:val="0"/>
      <w:marTop w:val="0"/>
      <w:marBottom w:val="0"/>
      <w:divBdr>
        <w:top w:val="none" w:sz="0" w:space="0" w:color="auto"/>
        <w:left w:val="none" w:sz="0" w:space="0" w:color="auto"/>
        <w:bottom w:val="none" w:sz="0" w:space="0" w:color="auto"/>
        <w:right w:val="none" w:sz="0" w:space="0" w:color="auto"/>
      </w:divBdr>
    </w:div>
    <w:div w:id="1220557513">
      <w:marLeft w:val="0"/>
      <w:marRight w:val="0"/>
      <w:marTop w:val="0"/>
      <w:marBottom w:val="0"/>
      <w:divBdr>
        <w:top w:val="none" w:sz="0" w:space="0" w:color="auto"/>
        <w:left w:val="none" w:sz="0" w:space="0" w:color="auto"/>
        <w:bottom w:val="none" w:sz="0" w:space="0" w:color="auto"/>
        <w:right w:val="none" w:sz="0" w:space="0" w:color="auto"/>
      </w:divBdr>
    </w:div>
    <w:div w:id="1220626154">
      <w:marLeft w:val="0"/>
      <w:marRight w:val="0"/>
      <w:marTop w:val="0"/>
      <w:marBottom w:val="0"/>
      <w:divBdr>
        <w:top w:val="none" w:sz="0" w:space="0" w:color="auto"/>
        <w:left w:val="none" w:sz="0" w:space="0" w:color="auto"/>
        <w:bottom w:val="none" w:sz="0" w:space="0" w:color="auto"/>
        <w:right w:val="none" w:sz="0" w:space="0" w:color="auto"/>
      </w:divBdr>
    </w:div>
    <w:div w:id="1220676683">
      <w:marLeft w:val="0"/>
      <w:marRight w:val="0"/>
      <w:marTop w:val="0"/>
      <w:marBottom w:val="0"/>
      <w:divBdr>
        <w:top w:val="none" w:sz="0" w:space="0" w:color="auto"/>
        <w:left w:val="none" w:sz="0" w:space="0" w:color="auto"/>
        <w:bottom w:val="none" w:sz="0" w:space="0" w:color="auto"/>
        <w:right w:val="none" w:sz="0" w:space="0" w:color="auto"/>
      </w:divBdr>
    </w:div>
    <w:div w:id="1220701758">
      <w:marLeft w:val="0"/>
      <w:marRight w:val="0"/>
      <w:marTop w:val="0"/>
      <w:marBottom w:val="0"/>
      <w:divBdr>
        <w:top w:val="none" w:sz="0" w:space="0" w:color="auto"/>
        <w:left w:val="none" w:sz="0" w:space="0" w:color="auto"/>
        <w:bottom w:val="none" w:sz="0" w:space="0" w:color="auto"/>
        <w:right w:val="none" w:sz="0" w:space="0" w:color="auto"/>
      </w:divBdr>
    </w:div>
    <w:div w:id="1220704265">
      <w:bodyDiv w:val="1"/>
      <w:marLeft w:val="0"/>
      <w:marRight w:val="0"/>
      <w:marTop w:val="0"/>
      <w:marBottom w:val="0"/>
      <w:divBdr>
        <w:top w:val="none" w:sz="0" w:space="0" w:color="auto"/>
        <w:left w:val="none" w:sz="0" w:space="0" w:color="auto"/>
        <w:bottom w:val="none" w:sz="0" w:space="0" w:color="auto"/>
        <w:right w:val="none" w:sz="0" w:space="0" w:color="auto"/>
      </w:divBdr>
    </w:div>
    <w:div w:id="1220706277">
      <w:marLeft w:val="0"/>
      <w:marRight w:val="0"/>
      <w:marTop w:val="0"/>
      <w:marBottom w:val="0"/>
      <w:divBdr>
        <w:top w:val="none" w:sz="0" w:space="0" w:color="auto"/>
        <w:left w:val="none" w:sz="0" w:space="0" w:color="auto"/>
        <w:bottom w:val="none" w:sz="0" w:space="0" w:color="auto"/>
        <w:right w:val="none" w:sz="0" w:space="0" w:color="auto"/>
      </w:divBdr>
    </w:div>
    <w:div w:id="1220747942">
      <w:marLeft w:val="0"/>
      <w:marRight w:val="0"/>
      <w:marTop w:val="0"/>
      <w:marBottom w:val="0"/>
      <w:divBdr>
        <w:top w:val="none" w:sz="0" w:space="0" w:color="auto"/>
        <w:left w:val="none" w:sz="0" w:space="0" w:color="auto"/>
        <w:bottom w:val="none" w:sz="0" w:space="0" w:color="auto"/>
        <w:right w:val="none" w:sz="0" w:space="0" w:color="auto"/>
      </w:divBdr>
    </w:div>
    <w:div w:id="1220821845">
      <w:marLeft w:val="0"/>
      <w:marRight w:val="0"/>
      <w:marTop w:val="0"/>
      <w:marBottom w:val="0"/>
      <w:divBdr>
        <w:top w:val="none" w:sz="0" w:space="0" w:color="auto"/>
        <w:left w:val="none" w:sz="0" w:space="0" w:color="auto"/>
        <w:bottom w:val="none" w:sz="0" w:space="0" w:color="auto"/>
        <w:right w:val="none" w:sz="0" w:space="0" w:color="auto"/>
      </w:divBdr>
    </w:div>
    <w:div w:id="1220895316">
      <w:marLeft w:val="0"/>
      <w:marRight w:val="0"/>
      <w:marTop w:val="0"/>
      <w:marBottom w:val="0"/>
      <w:divBdr>
        <w:top w:val="none" w:sz="0" w:space="0" w:color="auto"/>
        <w:left w:val="none" w:sz="0" w:space="0" w:color="auto"/>
        <w:bottom w:val="none" w:sz="0" w:space="0" w:color="auto"/>
        <w:right w:val="none" w:sz="0" w:space="0" w:color="auto"/>
      </w:divBdr>
    </w:div>
    <w:div w:id="1221014476">
      <w:marLeft w:val="0"/>
      <w:marRight w:val="0"/>
      <w:marTop w:val="0"/>
      <w:marBottom w:val="0"/>
      <w:divBdr>
        <w:top w:val="none" w:sz="0" w:space="0" w:color="auto"/>
        <w:left w:val="none" w:sz="0" w:space="0" w:color="auto"/>
        <w:bottom w:val="none" w:sz="0" w:space="0" w:color="auto"/>
        <w:right w:val="none" w:sz="0" w:space="0" w:color="auto"/>
      </w:divBdr>
    </w:div>
    <w:div w:id="1221090254">
      <w:marLeft w:val="0"/>
      <w:marRight w:val="0"/>
      <w:marTop w:val="0"/>
      <w:marBottom w:val="0"/>
      <w:divBdr>
        <w:top w:val="none" w:sz="0" w:space="0" w:color="auto"/>
        <w:left w:val="none" w:sz="0" w:space="0" w:color="auto"/>
        <w:bottom w:val="none" w:sz="0" w:space="0" w:color="auto"/>
        <w:right w:val="none" w:sz="0" w:space="0" w:color="auto"/>
      </w:divBdr>
    </w:div>
    <w:div w:id="1221136004">
      <w:marLeft w:val="0"/>
      <w:marRight w:val="0"/>
      <w:marTop w:val="0"/>
      <w:marBottom w:val="0"/>
      <w:divBdr>
        <w:top w:val="none" w:sz="0" w:space="0" w:color="auto"/>
        <w:left w:val="none" w:sz="0" w:space="0" w:color="auto"/>
        <w:bottom w:val="none" w:sz="0" w:space="0" w:color="auto"/>
        <w:right w:val="none" w:sz="0" w:space="0" w:color="auto"/>
      </w:divBdr>
    </w:div>
    <w:div w:id="1221138751">
      <w:marLeft w:val="0"/>
      <w:marRight w:val="0"/>
      <w:marTop w:val="0"/>
      <w:marBottom w:val="0"/>
      <w:divBdr>
        <w:top w:val="none" w:sz="0" w:space="0" w:color="auto"/>
        <w:left w:val="none" w:sz="0" w:space="0" w:color="auto"/>
        <w:bottom w:val="none" w:sz="0" w:space="0" w:color="auto"/>
        <w:right w:val="none" w:sz="0" w:space="0" w:color="auto"/>
      </w:divBdr>
    </w:div>
    <w:div w:id="1221205596">
      <w:marLeft w:val="0"/>
      <w:marRight w:val="0"/>
      <w:marTop w:val="0"/>
      <w:marBottom w:val="0"/>
      <w:divBdr>
        <w:top w:val="none" w:sz="0" w:space="0" w:color="auto"/>
        <w:left w:val="none" w:sz="0" w:space="0" w:color="auto"/>
        <w:bottom w:val="none" w:sz="0" w:space="0" w:color="auto"/>
        <w:right w:val="none" w:sz="0" w:space="0" w:color="auto"/>
      </w:divBdr>
    </w:div>
    <w:div w:id="1221214362">
      <w:marLeft w:val="0"/>
      <w:marRight w:val="0"/>
      <w:marTop w:val="0"/>
      <w:marBottom w:val="0"/>
      <w:divBdr>
        <w:top w:val="none" w:sz="0" w:space="0" w:color="auto"/>
        <w:left w:val="none" w:sz="0" w:space="0" w:color="auto"/>
        <w:bottom w:val="none" w:sz="0" w:space="0" w:color="auto"/>
        <w:right w:val="none" w:sz="0" w:space="0" w:color="auto"/>
      </w:divBdr>
    </w:div>
    <w:div w:id="1221406776">
      <w:marLeft w:val="0"/>
      <w:marRight w:val="0"/>
      <w:marTop w:val="0"/>
      <w:marBottom w:val="0"/>
      <w:divBdr>
        <w:top w:val="none" w:sz="0" w:space="0" w:color="auto"/>
        <w:left w:val="none" w:sz="0" w:space="0" w:color="auto"/>
        <w:bottom w:val="none" w:sz="0" w:space="0" w:color="auto"/>
        <w:right w:val="none" w:sz="0" w:space="0" w:color="auto"/>
      </w:divBdr>
    </w:div>
    <w:div w:id="1221481791">
      <w:marLeft w:val="0"/>
      <w:marRight w:val="0"/>
      <w:marTop w:val="0"/>
      <w:marBottom w:val="0"/>
      <w:divBdr>
        <w:top w:val="none" w:sz="0" w:space="0" w:color="auto"/>
        <w:left w:val="none" w:sz="0" w:space="0" w:color="auto"/>
        <w:bottom w:val="none" w:sz="0" w:space="0" w:color="auto"/>
        <w:right w:val="none" w:sz="0" w:space="0" w:color="auto"/>
      </w:divBdr>
    </w:div>
    <w:div w:id="1221549954">
      <w:marLeft w:val="0"/>
      <w:marRight w:val="0"/>
      <w:marTop w:val="0"/>
      <w:marBottom w:val="0"/>
      <w:divBdr>
        <w:top w:val="none" w:sz="0" w:space="0" w:color="auto"/>
        <w:left w:val="none" w:sz="0" w:space="0" w:color="auto"/>
        <w:bottom w:val="none" w:sz="0" w:space="0" w:color="auto"/>
        <w:right w:val="none" w:sz="0" w:space="0" w:color="auto"/>
      </w:divBdr>
    </w:div>
    <w:div w:id="1221596434">
      <w:marLeft w:val="0"/>
      <w:marRight w:val="0"/>
      <w:marTop w:val="0"/>
      <w:marBottom w:val="0"/>
      <w:divBdr>
        <w:top w:val="none" w:sz="0" w:space="0" w:color="auto"/>
        <w:left w:val="none" w:sz="0" w:space="0" w:color="auto"/>
        <w:bottom w:val="none" w:sz="0" w:space="0" w:color="auto"/>
        <w:right w:val="none" w:sz="0" w:space="0" w:color="auto"/>
      </w:divBdr>
    </w:div>
    <w:div w:id="1221599890">
      <w:marLeft w:val="0"/>
      <w:marRight w:val="0"/>
      <w:marTop w:val="0"/>
      <w:marBottom w:val="0"/>
      <w:divBdr>
        <w:top w:val="none" w:sz="0" w:space="0" w:color="auto"/>
        <w:left w:val="none" w:sz="0" w:space="0" w:color="auto"/>
        <w:bottom w:val="none" w:sz="0" w:space="0" w:color="auto"/>
        <w:right w:val="none" w:sz="0" w:space="0" w:color="auto"/>
      </w:divBdr>
    </w:div>
    <w:div w:id="1221601009">
      <w:marLeft w:val="0"/>
      <w:marRight w:val="0"/>
      <w:marTop w:val="0"/>
      <w:marBottom w:val="0"/>
      <w:divBdr>
        <w:top w:val="none" w:sz="0" w:space="0" w:color="auto"/>
        <w:left w:val="none" w:sz="0" w:space="0" w:color="auto"/>
        <w:bottom w:val="none" w:sz="0" w:space="0" w:color="auto"/>
        <w:right w:val="none" w:sz="0" w:space="0" w:color="auto"/>
      </w:divBdr>
    </w:div>
    <w:div w:id="1221674683">
      <w:marLeft w:val="0"/>
      <w:marRight w:val="0"/>
      <w:marTop w:val="0"/>
      <w:marBottom w:val="0"/>
      <w:divBdr>
        <w:top w:val="none" w:sz="0" w:space="0" w:color="auto"/>
        <w:left w:val="none" w:sz="0" w:space="0" w:color="auto"/>
        <w:bottom w:val="none" w:sz="0" w:space="0" w:color="auto"/>
        <w:right w:val="none" w:sz="0" w:space="0" w:color="auto"/>
      </w:divBdr>
    </w:div>
    <w:div w:id="1221745843">
      <w:marLeft w:val="0"/>
      <w:marRight w:val="0"/>
      <w:marTop w:val="0"/>
      <w:marBottom w:val="0"/>
      <w:divBdr>
        <w:top w:val="none" w:sz="0" w:space="0" w:color="auto"/>
        <w:left w:val="none" w:sz="0" w:space="0" w:color="auto"/>
        <w:bottom w:val="none" w:sz="0" w:space="0" w:color="auto"/>
        <w:right w:val="none" w:sz="0" w:space="0" w:color="auto"/>
      </w:divBdr>
    </w:div>
    <w:div w:id="1221748170">
      <w:marLeft w:val="0"/>
      <w:marRight w:val="0"/>
      <w:marTop w:val="0"/>
      <w:marBottom w:val="0"/>
      <w:divBdr>
        <w:top w:val="none" w:sz="0" w:space="0" w:color="auto"/>
        <w:left w:val="none" w:sz="0" w:space="0" w:color="auto"/>
        <w:bottom w:val="none" w:sz="0" w:space="0" w:color="auto"/>
        <w:right w:val="none" w:sz="0" w:space="0" w:color="auto"/>
      </w:divBdr>
    </w:div>
    <w:div w:id="1221749291">
      <w:marLeft w:val="0"/>
      <w:marRight w:val="0"/>
      <w:marTop w:val="0"/>
      <w:marBottom w:val="0"/>
      <w:divBdr>
        <w:top w:val="none" w:sz="0" w:space="0" w:color="auto"/>
        <w:left w:val="none" w:sz="0" w:space="0" w:color="auto"/>
        <w:bottom w:val="none" w:sz="0" w:space="0" w:color="auto"/>
        <w:right w:val="none" w:sz="0" w:space="0" w:color="auto"/>
      </w:divBdr>
    </w:div>
    <w:div w:id="1221788885">
      <w:marLeft w:val="0"/>
      <w:marRight w:val="0"/>
      <w:marTop w:val="0"/>
      <w:marBottom w:val="0"/>
      <w:divBdr>
        <w:top w:val="none" w:sz="0" w:space="0" w:color="auto"/>
        <w:left w:val="none" w:sz="0" w:space="0" w:color="auto"/>
        <w:bottom w:val="none" w:sz="0" w:space="0" w:color="auto"/>
        <w:right w:val="none" w:sz="0" w:space="0" w:color="auto"/>
      </w:divBdr>
    </w:div>
    <w:div w:id="1221791766">
      <w:marLeft w:val="0"/>
      <w:marRight w:val="0"/>
      <w:marTop w:val="0"/>
      <w:marBottom w:val="0"/>
      <w:divBdr>
        <w:top w:val="none" w:sz="0" w:space="0" w:color="auto"/>
        <w:left w:val="none" w:sz="0" w:space="0" w:color="auto"/>
        <w:bottom w:val="none" w:sz="0" w:space="0" w:color="auto"/>
        <w:right w:val="none" w:sz="0" w:space="0" w:color="auto"/>
      </w:divBdr>
    </w:div>
    <w:div w:id="1221794910">
      <w:marLeft w:val="0"/>
      <w:marRight w:val="0"/>
      <w:marTop w:val="0"/>
      <w:marBottom w:val="0"/>
      <w:divBdr>
        <w:top w:val="none" w:sz="0" w:space="0" w:color="auto"/>
        <w:left w:val="none" w:sz="0" w:space="0" w:color="auto"/>
        <w:bottom w:val="none" w:sz="0" w:space="0" w:color="auto"/>
        <w:right w:val="none" w:sz="0" w:space="0" w:color="auto"/>
      </w:divBdr>
    </w:div>
    <w:div w:id="1221984409">
      <w:marLeft w:val="0"/>
      <w:marRight w:val="0"/>
      <w:marTop w:val="0"/>
      <w:marBottom w:val="0"/>
      <w:divBdr>
        <w:top w:val="none" w:sz="0" w:space="0" w:color="auto"/>
        <w:left w:val="none" w:sz="0" w:space="0" w:color="auto"/>
        <w:bottom w:val="none" w:sz="0" w:space="0" w:color="auto"/>
        <w:right w:val="none" w:sz="0" w:space="0" w:color="auto"/>
      </w:divBdr>
    </w:div>
    <w:div w:id="1222055809">
      <w:marLeft w:val="0"/>
      <w:marRight w:val="0"/>
      <w:marTop w:val="0"/>
      <w:marBottom w:val="0"/>
      <w:divBdr>
        <w:top w:val="none" w:sz="0" w:space="0" w:color="auto"/>
        <w:left w:val="none" w:sz="0" w:space="0" w:color="auto"/>
        <w:bottom w:val="none" w:sz="0" w:space="0" w:color="auto"/>
        <w:right w:val="none" w:sz="0" w:space="0" w:color="auto"/>
      </w:divBdr>
    </w:div>
    <w:div w:id="1222057948">
      <w:marLeft w:val="0"/>
      <w:marRight w:val="0"/>
      <w:marTop w:val="0"/>
      <w:marBottom w:val="0"/>
      <w:divBdr>
        <w:top w:val="none" w:sz="0" w:space="0" w:color="auto"/>
        <w:left w:val="none" w:sz="0" w:space="0" w:color="auto"/>
        <w:bottom w:val="none" w:sz="0" w:space="0" w:color="auto"/>
        <w:right w:val="none" w:sz="0" w:space="0" w:color="auto"/>
      </w:divBdr>
    </w:div>
    <w:div w:id="1222059017">
      <w:marLeft w:val="0"/>
      <w:marRight w:val="0"/>
      <w:marTop w:val="0"/>
      <w:marBottom w:val="0"/>
      <w:divBdr>
        <w:top w:val="none" w:sz="0" w:space="0" w:color="auto"/>
        <w:left w:val="none" w:sz="0" w:space="0" w:color="auto"/>
        <w:bottom w:val="none" w:sz="0" w:space="0" w:color="auto"/>
        <w:right w:val="none" w:sz="0" w:space="0" w:color="auto"/>
      </w:divBdr>
    </w:div>
    <w:div w:id="1222138375">
      <w:marLeft w:val="0"/>
      <w:marRight w:val="0"/>
      <w:marTop w:val="0"/>
      <w:marBottom w:val="0"/>
      <w:divBdr>
        <w:top w:val="none" w:sz="0" w:space="0" w:color="auto"/>
        <w:left w:val="none" w:sz="0" w:space="0" w:color="auto"/>
        <w:bottom w:val="none" w:sz="0" w:space="0" w:color="auto"/>
        <w:right w:val="none" w:sz="0" w:space="0" w:color="auto"/>
      </w:divBdr>
    </w:div>
    <w:div w:id="1222206089">
      <w:marLeft w:val="0"/>
      <w:marRight w:val="0"/>
      <w:marTop w:val="0"/>
      <w:marBottom w:val="0"/>
      <w:divBdr>
        <w:top w:val="none" w:sz="0" w:space="0" w:color="auto"/>
        <w:left w:val="none" w:sz="0" w:space="0" w:color="auto"/>
        <w:bottom w:val="none" w:sz="0" w:space="0" w:color="auto"/>
        <w:right w:val="none" w:sz="0" w:space="0" w:color="auto"/>
      </w:divBdr>
    </w:div>
    <w:div w:id="1222323168">
      <w:marLeft w:val="0"/>
      <w:marRight w:val="0"/>
      <w:marTop w:val="0"/>
      <w:marBottom w:val="0"/>
      <w:divBdr>
        <w:top w:val="none" w:sz="0" w:space="0" w:color="auto"/>
        <w:left w:val="none" w:sz="0" w:space="0" w:color="auto"/>
        <w:bottom w:val="none" w:sz="0" w:space="0" w:color="auto"/>
        <w:right w:val="none" w:sz="0" w:space="0" w:color="auto"/>
      </w:divBdr>
    </w:div>
    <w:div w:id="1222402738">
      <w:marLeft w:val="0"/>
      <w:marRight w:val="0"/>
      <w:marTop w:val="0"/>
      <w:marBottom w:val="0"/>
      <w:divBdr>
        <w:top w:val="none" w:sz="0" w:space="0" w:color="auto"/>
        <w:left w:val="none" w:sz="0" w:space="0" w:color="auto"/>
        <w:bottom w:val="none" w:sz="0" w:space="0" w:color="auto"/>
        <w:right w:val="none" w:sz="0" w:space="0" w:color="auto"/>
      </w:divBdr>
    </w:div>
    <w:div w:id="1222444977">
      <w:marLeft w:val="0"/>
      <w:marRight w:val="0"/>
      <w:marTop w:val="0"/>
      <w:marBottom w:val="0"/>
      <w:divBdr>
        <w:top w:val="none" w:sz="0" w:space="0" w:color="auto"/>
        <w:left w:val="none" w:sz="0" w:space="0" w:color="auto"/>
        <w:bottom w:val="none" w:sz="0" w:space="0" w:color="auto"/>
        <w:right w:val="none" w:sz="0" w:space="0" w:color="auto"/>
      </w:divBdr>
    </w:div>
    <w:div w:id="1222449583">
      <w:marLeft w:val="0"/>
      <w:marRight w:val="0"/>
      <w:marTop w:val="0"/>
      <w:marBottom w:val="0"/>
      <w:divBdr>
        <w:top w:val="none" w:sz="0" w:space="0" w:color="auto"/>
        <w:left w:val="none" w:sz="0" w:space="0" w:color="auto"/>
        <w:bottom w:val="none" w:sz="0" w:space="0" w:color="auto"/>
        <w:right w:val="none" w:sz="0" w:space="0" w:color="auto"/>
      </w:divBdr>
    </w:div>
    <w:div w:id="1222473755">
      <w:marLeft w:val="0"/>
      <w:marRight w:val="0"/>
      <w:marTop w:val="0"/>
      <w:marBottom w:val="0"/>
      <w:divBdr>
        <w:top w:val="none" w:sz="0" w:space="0" w:color="auto"/>
        <w:left w:val="none" w:sz="0" w:space="0" w:color="auto"/>
        <w:bottom w:val="none" w:sz="0" w:space="0" w:color="auto"/>
        <w:right w:val="none" w:sz="0" w:space="0" w:color="auto"/>
      </w:divBdr>
    </w:div>
    <w:div w:id="1222517397">
      <w:marLeft w:val="0"/>
      <w:marRight w:val="0"/>
      <w:marTop w:val="0"/>
      <w:marBottom w:val="0"/>
      <w:divBdr>
        <w:top w:val="none" w:sz="0" w:space="0" w:color="auto"/>
        <w:left w:val="none" w:sz="0" w:space="0" w:color="auto"/>
        <w:bottom w:val="none" w:sz="0" w:space="0" w:color="auto"/>
        <w:right w:val="none" w:sz="0" w:space="0" w:color="auto"/>
      </w:divBdr>
    </w:div>
    <w:div w:id="1222521009">
      <w:marLeft w:val="0"/>
      <w:marRight w:val="0"/>
      <w:marTop w:val="0"/>
      <w:marBottom w:val="0"/>
      <w:divBdr>
        <w:top w:val="none" w:sz="0" w:space="0" w:color="auto"/>
        <w:left w:val="none" w:sz="0" w:space="0" w:color="auto"/>
        <w:bottom w:val="none" w:sz="0" w:space="0" w:color="auto"/>
        <w:right w:val="none" w:sz="0" w:space="0" w:color="auto"/>
      </w:divBdr>
    </w:div>
    <w:div w:id="1222593708">
      <w:marLeft w:val="0"/>
      <w:marRight w:val="0"/>
      <w:marTop w:val="0"/>
      <w:marBottom w:val="0"/>
      <w:divBdr>
        <w:top w:val="none" w:sz="0" w:space="0" w:color="auto"/>
        <w:left w:val="none" w:sz="0" w:space="0" w:color="auto"/>
        <w:bottom w:val="none" w:sz="0" w:space="0" w:color="auto"/>
        <w:right w:val="none" w:sz="0" w:space="0" w:color="auto"/>
      </w:divBdr>
    </w:div>
    <w:div w:id="1222595488">
      <w:marLeft w:val="0"/>
      <w:marRight w:val="0"/>
      <w:marTop w:val="0"/>
      <w:marBottom w:val="0"/>
      <w:divBdr>
        <w:top w:val="none" w:sz="0" w:space="0" w:color="auto"/>
        <w:left w:val="none" w:sz="0" w:space="0" w:color="auto"/>
        <w:bottom w:val="none" w:sz="0" w:space="0" w:color="auto"/>
        <w:right w:val="none" w:sz="0" w:space="0" w:color="auto"/>
      </w:divBdr>
    </w:div>
    <w:div w:id="1222598751">
      <w:marLeft w:val="0"/>
      <w:marRight w:val="0"/>
      <w:marTop w:val="0"/>
      <w:marBottom w:val="0"/>
      <w:divBdr>
        <w:top w:val="none" w:sz="0" w:space="0" w:color="auto"/>
        <w:left w:val="none" w:sz="0" w:space="0" w:color="auto"/>
        <w:bottom w:val="none" w:sz="0" w:space="0" w:color="auto"/>
        <w:right w:val="none" w:sz="0" w:space="0" w:color="auto"/>
      </w:divBdr>
    </w:div>
    <w:div w:id="1222866008">
      <w:marLeft w:val="0"/>
      <w:marRight w:val="0"/>
      <w:marTop w:val="0"/>
      <w:marBottom w:val="0"/>
      <w:divBdr>
        <w:top w:val="none" w:sz="0" w:space="0" w:color="auto"/>
        <w:left w:val="none" w:sz="0" w:space="0" w:color="auto"/>
        <w:bottom w:val="none" w:sz="0" w:space="0" w:color="auto"/>
        <w:right w:val="none" w:sz="0" w:space="0" w:color="auto"/>
      </w:divBdr>
    </w:div>
    <w:div w:id="1222909922">
      <w:marLeft w:val="0"/>
      <w:marRight w:val="0"/>
      <w:marTop w:val="0"/>
      <w:marBottom w:val="0"/>
      <w:divBdr>
        <w:top w:val="none" w:sz="0" w:space="0" w:color="auto"/>
        <w:left w:val="none" w:sz="0" w:space="0" w:color="auto"/>
        <w:bottom w:val="none" w:sz="0" w:space="0" w:color="auto"/>
        <w:right w:val="none" w:sz="0" w:space="0" w:color="auto"/>
      </w:divBdr>
    </w:div>
    <w:div w:id="1223053543">
      <w:marLeft w:val="0"/>
      <w:marRight w:val="0"/>
      <w:marTop w:val="0"/>
      <w:marBottom w:val="0"/>
      <w:divBdr>
        <w:top w:val="none" w:sz="0" w:space="0" w:color="auto"/>
        <w:left w:val="none" w:sz="0" w:space="0" w:color="auto"/>
        <w:bottom w:val="none" w:sz="0" w:space="0" w:color="auto"/>
        <w:right w:val="none" w:sz="0" w:space="0" w:color="auto"/>
      </w:divBdr>
    </w:div>
    <w:div w:id="1223055324">
      <w:marLeft w:val="0"/>
      <w:marRight w:val="0"/>
      <w:marTop w:val="0"/>
      <w:marBottom w:val="0"/>
      <w:divBdr>
        <w:top w:val="none" w:sz="0" w:space="0" w:color="auto"/>
        <w:left w:val="none" w:sz="0" w:space="0" w:color="auto"/>
        <w:bottom w:val="none" w:sz="0" w:space="0" w:color="auto"/>
        <w:right w:val="none" w:sz="0" w:space="0" w:color="auto"/>
      </w:divBdr>
    </w:div>
    <w:div w:id="1223099524">
      <w:marLeft w:val="480"/>
      <w:marRight w:val="0"/>
      <w:marTop w:val="0"/>
      <w:marBottom w:val="0"/>
      <w:divBdr>
        <w:top w:val="none" w:sz="0" w:space="0" w:color="auto"/>
        <w:left w:val="none" w:sz="0" w:space="0" w:color="auto"/>
        <w:bottom w:val="none" w:sz="0" w:space="0" w:color="auto"/>
        <w:right w:val="none" w:sz="0" w:space="0" w:color="auto"/>
      </w:divBdr>
    </w:div>
    <w:div w:id="1223254628">
      <w:marLeft w:val="0"/>
      <w:marRight w:val="0"/>
      <w:marTop w:val="0"/>
      <w:marBottom w:val="0"/>
      <w:divBdr>
        <w:top w:val="none" w:sz="0" w:space="0" w:color="auto"/>
        <w:left w:val="none" w:sz="0" w:space="0" w:color="auto"/>
        <w:bottom w:val="none" w:sz="0" w:space="0" w:color="auto"/>
        <w:right w:val="none" w:sz="0" w:space="0" w:color="auto"/>
      </w:divBdr>
    </w:div>
    <w:div w:id="1223296448">
      <w:marLeft w:val="0"/>
      <w:marRight w:val="0"/>
      <w:marTop w:val="0"/>
      <w:marBottom w:val="0"/>
      <w:divBdr>
        <w:top w:val="none" w:sz="0" w:space="0" w:color="auto"/>
        <w:left w:val="none" w:sz="0" w:space="0" w:color="auto"/>
        <w:bottom w:val="none" w:sz="0" w:space="0" w:color="auto"/>
        <w:right w:val="none" w:sz="0" w:space="0" w:color="auto"/>
      </w:divBdr>
    </w:div>
    <w:div w:id="1223297250">
      <w:marLeft w:val="0"/>
      <w:marRight w:val="0"/>
      <w:marTop w:val="0"/>
      <w:marBottom w:val="0"/>
      <w:divBdr>
        <w:top w:val="none" w:sz="0" w:space="0" w:color="auto"/>
        <w:left w:val="none" w:sz="0" w:space="0" w:color="auto"/>
        <w:bottom w:val="none" w:sz="0" w:space="0" w:color="auto"/>
        <w:right w:val="none" w:sz="0" w:space="0" w:color="auto"/>
      </w:divBdr>
    </w:div>
    <w:div w:id="1223326063">
      <w:marLeft w:val="0"/>
      <w:marRight w:val="0"/>
      <w:marTop w:val="0"/>
      <w:marBottom w:val="0"/>
      <w:divBdr>
        <w:top w:val="none" w:sz="0" w:space="0" w:color="auto"/>
        <w:left w:val="none" w:sz="0" w:space="0" w:color="auto"/>
        <w:bottom w:val="none" w:sz="0" w:space="0" w:color="auto"/>
        <w:right w:val="none" w:sz="0" w:space="0" w:color="auto"/>
      </w:divBdr>
    </w:div>
    <w:div w:id="1223326597">
      <w:marLeft w:val="0"/>
      <w:marRight w:val="0"/>
      <w:marTop w:val="0"/>
      <w:marBottom w:val="0"/>
      <w:divBdr>
        <w:top w:val="none" w:sz="0" w:space="0" w:color="auto"/>
        <w:left w:val="none" w:sz="0" w:space="0" w:color="auto"/>
        <w:bottom w:val="none" w:sz="0" w:space="0" w:color="auto"/>
        <w:right w:val="none" w:sz="0" w:space="0" w:color="auto"/>
      </w:divBdr>
    </w:div>
    <w:div w:id="1223368679">
      <w:marLeft w:val="0"/>
      <w:marRight w:val="0"/>
      <w:marTop w:val="0"/>
      <w:marBottom w:val="0"/>
      <w:divBdr>
        <w:top w:val="none" w:sz="0" w:space="0" w:color="auto"/>
        <w:left w:val="none" w:sz="0" w:space="0" w:color="auto"/>
        <w:bottom w:val="none" w:sz="0" w:space="0" w:color="auto"/>
        <w:right w:val="none" w:sz="0" w:space="0" w:color="auto"/>
      </w:divBdr>
    </w:div>
    <w:div w:id="1223371888">
      <w:marLeft w:val="0"/>
      <w:marRight w:val="0"/>
      <w:marTop w:val="0"/>
      <w:marBottom w:val="0"/>
      <w:divBdr>
        <w:top w:val="none" w:sz="0" w:space="0" w:color="auto"/>
        <w:left w:val="none" w:sz="0" w:space="0" w:color="auto"/>
        <w:bottom w:val="none" w:sz="0" w:space="0" w:color="auto"/>
        <w:right w:val="none" w:sz="0" w:space="0" w:color="auto"/>
      </w:divBdr>
    </w:div>
    <w:div w:id="1223372092">
      <w:bodyDiv w:val="1"/>
      <w:marLeft w:val="0"/>
      <w:marRight w:val="0"/>
      <w:marTop w:val="0"/>
      <w:marBottom w:val="0"/>
      <w:divBdr>
        <w:top w:val="none" w:sz="0" w:space="0" w:color="auto"/>
        <w:left w:val="none" w:sz="0" w:space="0" w:color="auto"/>
        <w:bottom w:val="none" w:sz="0" w:space="0" w:color="auto"/>
        <w:right w:val="none" w:sz="0" w:space="0" w:color="auto"/>
      </w:divBdr>
    </w:div>
    <w:div w:id="1223518345">
      <w:marLeft w:val="0"/>
      <w:marRight w:val="0"/>
      <w:marTop w:val="0"/>
      <w:marBottom w:val="0"/>
      <w:divBdr>
        <w:top w:val="none" w:sz="0" w:space="0" w:color="auto"/>
        <w:left w:val="none" w:sz="0" w:space="0" w:color="auto"/>
        <w:bottom w:val="none" w:sz="0" w:space="0" w:color="auto"/>
        <w:right w:val="none" w:sz="0" w:space="0" w:color="auto"/>
      </w:divBdr>
    </w:div>
    <w:div w:id="1223559051">
      <w:marLeft w:val="0"/>
      <w:marRight w:val="0"/>
      <w:marTop w:val="0"/>
      <w:marBottom w:val="0"/>
      <w:divBdr>
        <w:top w:val="none" w:sz="0" w:space="0" w:color="auto"/>
        <w:left w:val="none" w:sz="0" w:space="0" w:color="auto"/>
        <w:bottom w:val="none" w:sz="0" w:space="0" w:color="auto"/>
        <w:right w:val="none" w:sz="0" w:space="0" w:color="auto"/>
      </w:divBdr>
    </w:div>
    <w:div w:id="1223565113">
      <w:marLeft w:val="0"/>
      <w:marRight w:val="0"/>
      <w:marTop w:val="0"/>
      <w:marBottom w:val="0"/>
      <w:divBdr>
        <w:top w:val="none" w:sz="0" w:space="0" w:color="auto"/>
        <w:left w:val="none" w:sz="0" w:space="0" w:color="auto"/>
        <w:bottom w:val="none" w:sz="0" w:space="0" w:color="auto"/>
        <w:right w:val="none" w:sz="0" w:space="0" w:color="auto"/>
      </w:divBdr>
    </w:div>
    <w:div w:id="1223567060">
      <w:marLeft w:val="0"/>
      <w:marRight w:val="0"/>
      <w:marTop w:val="0"/>
      <w:marBottom w:val="0"/>
      <w:divBdr>
        <w:top w:val="none" w:sz="0" w:space="0" w:color="auto"/>
        <w:left w:val="none" w:sz="0" w:space="0" w:color="auto"/>
        <w:bottom w:val="none" w:sz="0" w:space="0" w:color="auto"/>
        <w:right w:val="none" w:sz="0" w:space="0" w:color="auto"/>
      </w:divBdr>
    </w:div>
    <w:div w:id="1223638304">
      <w:marLeft w:val="0"/>
      <w:marRight w:val="0"/>
      <w:marTop w:val="0"/>
      <w:marBottom w:val="0"/>
      <w:divBdr>
        <w:top w:val="none" w:sz="0" w:space="0" w:color="auto"/>
        <w:left w:val="none" w:sz="0" w:space="0" w:color="auto"/>
        <w:bottom w:val="none" w:sz="0" w:space="0" w:color="auto"/>
        <w:right w:val="none" w:sz="0" w:space="0" w:color="auto"/>
      </w:divBdr>
    </w:div>
    <w:div w:id="1223639578">
      <w:marLeft w:val="0"/>
      <w:marRight w:val="0"/>
      <w:marTop w:val="0"/>
      <w:marBottom w:val="0"/>
      <w:divBdr>
        <w:top w:val="none" w:sz="0" w:space="0" w:color="auto"/>
        <w:left w:val="none" w:sz="0" w:space="0" w:color="auto"/>
        <w:bottom w:val="none" w:sz="0" w:space="0" w:color="auto"/>
        <w:right w:val="none" w:sz="0" w:space="0" w:color="auto"/>
      </w:divBdr>
    </w:div>
    <w:div w:id="1223760270">
      <w:marLeft w:val="0"/>
      <w:marRight w:val="0"/>
      <w:marTop w:val="0"/>
      <w:marBottom w:val="0"/>
      <w:divBdr>
        <w:top w:val="none" w:sz="0" w:space="0" w:color="auto"/>
        <w:left w:val="none" w:sz="0" w:space="0" w:color="auto"/>
        <w:bottom w:val="none" w:sz="0" w:space="0" w:color="auto"/>
        <w:right w:val="none" w:sz="0" w:space="0" w:color="auto"/>
      </w:divBdr>
    </w:div>
    <w:div w:id="1223905005">
      <w:marLeft w:val="0"/>
      <w:marRight w:val="0"/>
      <w:marTop w:val="0"/>
      <w:marBottom w:val="0"/>
      <w:divBdr>
        <w:top w:val="none" w:sz="0" w:space="0" w:color="auto"/>
        <w:left w:val="none" w:sz="0" w:space="0" w:color="auto"/>
        <w:bottom w:val="none" w:sz="0" w:space="0" w:color="auto"/>
        <w:right w:val="none" w:sz="0" w:space="0" w:color="auto"/>
      </w:divBdr>
    </w:div>
    <w:div w:id="1224098948">
      <w:marLeft w:val="0"/>
      <w:marRight w:val="0"/>
      <w:marTop w:val="0"/>
      <w:marBottom w:val="0"/>
      <w:divBdr>
        <w:top w:val="none" w:sz="0" w:space="0" w:color="auto"/>
        <w:left w:val="none" w:sz="0" w:space="0" w:color="auto"/>
        <w:bottom w:val="none" w:sz="0" w:space="0" w:color="auto"/>
        <w:right w:val="none" w:sz="0" w:space="0" w:color="auto"/>
      </w:divBdr>
    </w:div>
    <w:div w:id="1224103153">
      <w:marLeft w:val="0"/>
      <w:marRight w:val="0"/>
      <w:marTop w:val="0"/>
      <w:marBottom w:val="0"/>
      <w:divBdr>
        <w:top w:val="none" w:sz="0" w:space="0" w:color="auto"/>
        <w:left w:val="none" w:sz="0" w:space="0" w:color="auto"/>
        <w:bottom w:val="none" w:sz="0" w:space="0" w:color="auto"/>
        <w:right w:val="none" w:sz="0" w:space="0" w:color="auto"/>
      </w:divBdr>
    </w:div>
    <w:div w:id="1224174258">
      <w:marLeft w:val="0"/>
      <w:marRight w:val="0"/>
      <w:marTop w:val="0"/>
      <w:marBottom w:val="0"/>
      <w:divBdr>
        <w:top w:val="none" w:sz="0" w:space="0" w:color="auto"/>
        <w:left w:val="none" w:sz="0" w:space="0" w:color="auto"/>
        <w:bottom w:val="none" w:sz="0" w:space="0" w:color="auto"/>
        <w:right w:val="none" w:sz="0" w:space="0" w:color="auto"/>
      </w:divBdr>
    </w:div>
    <w:div w:id="1224177672">
      <w:marLeft w:val="0"/>
      <w:marRight w:val="0"/>
      <w:marTop w:val="0"/>
      <w:marBottom w:val="0"/>
      <w:divBdr>
        <w:top w:val="none" w:sz="0" w:space="0" w:color="auto"/>
        <w:left w:val="none" w:sz="0" w:space="0" w:color="auto"/>
        <w:bottom w:val="none" w:sz="0" w:space="0" w:color="auto"/>
        <w:right w:val="none" w:sz="0" w:space="0" w:color="auto"/>
      </w:divBdr>
    </w:div>
    <w:div w:id="1224177936">
      <w:marLeft w:val="0"/>
      <w:marRight w:val="0"/>
      <w:marTop w:val="0"/>
      <w:marBottom w:val="0"/>
      <w:divBdr>
        <w:top w:val="none" w:sz="0" w:space="0" w:color="auto"/>
        <w:left w:val="none" w:sz="0" w:space="0" w:color="auto"/>
        <w:bottom w:val="none" w:sz="0" w:space="0" w:color="auto"/>
        <w:right w:val="none" w:sz="0" w:space="0" w:color="auto"/>
      </w:divBdr>
    </w:div>
    <w:div w:id="1224179629">
      <w:marLeft w:val="0"/>
      <w:marRight w:val="0"/>
      <w:marTop w:val="0"/>
      <w:marBottom w:val="0"/>
      <w:divBdr>
        <w:top w:val="none" w:sz="0" w:space="0" w:color="auto"/>
        <w:left w:val="none" w:sz="0" w:space="0" w:color="auto"/>
        <w:bottom w:val="none" w:sz="0" w:space="0" w:color="auto"/>
        <w:right w:val="none" w:sz="0" w:space="0" w:color="auto"/>
      </w:divBdr>
    </w:div>
    <w:div w:id="1224364728">
      <w:marLeft w:val="0"/>
      <w:marRight w:val="0"/>
      <w:marTop w:val="0"/>
      <w:marBottom w:val="0"/>
      <w:divBdr>
        <w:top w:val="none" w:sz="0" w:space="0" w:color="auto"/>
        <w:left w:val="none" w:sz="0" w:space="0" w:color="auto"/>
        <w:bottom w:val="none" w:sz="0" w:space="0" w:color="auto"/>
        <w:right w:val="none" w:sz="0" w:space="0" w:color="auto"/>
      </w:divBdr>
    </w:div>
    <w:div w:id="1224409608">
      <w:marLeft w:val="0"/>
      <w:marRight w:val="0"/>
      <w:marTop w:val="0"/>
      <w:marBottom w:val="0"/>
      <w:divBdr>
        <w:top w:val="none" w:sz="0" w:space="0" w:color="auto"/>
        <w:left w:val="none" w:sz="0" w:space="0" w:color="auto"/>
        <w:bottom w:val="none" w:sz="0" w:space="0" w:color="auto"/>
        <w:right w:val="none" w:sz="0" w:space="0" w:color="auto"/>
      </w:divBdr>
    </w:div>
    <w:div w:id="1224411336">
      <w:marLeft w:val="0"/>
      <w:marRight w:val="0"/>
      <w:marTop w:val="0"/>
      <w:marBottom w:val="0"/>
      <w:divBdr>
        <w:top w:val="none" w:sz="0" w:space="0" w:color="auto"/>
        <w:left w:val="none" w:sz="0" w:space="0" w:color="auto"/>
        <w:bottom w:val="none" w:sz="0" w:space="0" w:color="auto"/>
        <w:right w:val="none" w:sz="0" w:space="0" w:color="auto"/>
      </w:divBdr>
    </w:div>
    <w:div w:id="1224416292">
      <w:marLeft w:val="0"/>
      <w:marRight w:val="0"/>
      <w:marTop w:val="0"/>
      <w:marBottom w:val="0"/>
      <w:divBdr>
        <w:top w:val="none" w:sz="0" w:space="0" w:color="auto"/>
        <w:left w:val="none" w:sz="0" w:space="0" w:color="auto"/>
        <w:bottom w:val="none" w:sz="0" w:space="0" w:color="auto"/>
        <w:right w:val="none" w:sz="0" w:space="0" w:color="auto"/>
      </w:divBdr>
    </w:div>
    <w:div w:id="1224558506">
      <w:marLeft w:val="0"/>
      <w:marRight w:val="0"/>
      <w:marTop w:val="0"/>
      <w:marBottom w:val="0"/>
      <w:divBdr>
        <w:top w:val="none" w:sz="0" w:space="0" w:color="auto"/>
        <w:left w:val="none" w:sz="0" w:space="0" w:color="auto"/>
        <w:bottom w:val="none" w:sz="0" w:space="0" w:color="auto"/>
        <w:right w:val="none" w:sz="0" w:space="0" w:color="auto"/>
      </w:divBdr>
    </w:div>
    <w:div w:id="1224560933">
      <w:marLeft w:val="0"/>
      <w:marRight w:val="0"/>
      <w:marTop w:val="0"/>
      <w:marBottom w:val="0"/>
      <w:divBdr>
        <w:top w:val="none" w:sz="0" w:space="0" w:color="auto"/>
        <w:left w:val="none" w:sz="0" w:space="0" w:color="auto"/>
        <w:bottom w:val="none" w:sz="0" w:space="0" w:color="auto"/>
        <w:right w:val="none" w:sz="0" w:space="0" w:color="auto"/>
      </w:divBdr>
    </w:div>
    <w:div w:id="1224609380">
      <w:marLeft w:val="0"/>
      <w:marRight w:val="0"/>
      <w:marTop w:val="0"/>
      <w:marBottom w:val="0"/>
      <w:divBdr>
        <w:top w:val="none" w:sz="0" w:space="0" w:color="auto"/>
        <w:left w:val="none" w:sz="0" w:space="0" w:color="auto"/>
        <w:bottom w:val="none" w:sz="0" w:space="0" w:color="auto"/>
        <w:right w:val="none" w:sz="0" w:space="0" w:color="auto"/>
      </w:divBdr>
    </w:div>
    <w:div w:id="1224680484">
      <w:marLeft w:val="0"/>
      <w:marRight w:val="0"/>
      <w:marTop w:val="0"/>
      <w:marBottom w:val="0"/>
      <w:divBdr>
        <w:top w:val="none" w:sz="0" w:space="0" w:color="auto"/>
        <w:left w:val="none" w:sz="0" w:space="0" w:color="auto"/>
        <w:bottom w:val="none" w:sz="0" w:space="0" w:color="auto"/>
        <w:right w:val="none" w:sz="0" w:space="0" w:color="auto"/>
      </w:divBdr>
    </w:div>
    <w:div w:id="1224684945">
      <w:marLeft w:val="0"/>
      <w:marRight w:val="0"/>
      <w:marTop w:val="0"/>
      <w:marBottom w:val="0"/>
      <w:divBdr>
        <w:top w:val="none" w:sz="0" w:space="0" w:color="auto"/>
        <w:left w:val="none" w:sz="0" w:space="0" w:color="auto"/>
        <w:bottom w:val="none" w:sz="0" w:space="0" w:color="auto"/>
        <w:right w:val="none" w:sz="0" w:space="0" w:color="auto"/>
      </w:divBdr>
    </w:div>
    <w:div w:id="1224750739">
      <w:marLeft w:val="0"/>
      <w:marRight w:val="0"/>
      <w:marTop w:val="0"/>
      <w:marBottom w:val="0"/>
      <w:divBdr>
        <w:top w:val="none" w:sz="0" w:space="0" w:color="auto"/>
        <w:left w:val="none" w:sz="0" w:space="0" w:color="auto"/>
        <w:bottom w:val="none" w:sz="0" w:space="0" w:color="auto"/>
        <w:right w:val="none" w:sz="0" w:space="0" w:color="auto"/>
      </w:divBdr>
    </w:div>
    <w:div w:id="1224754834">
      <w:marLeft w:val="0"/>
      <w:marRight w:val="0"/>
      <w:marTop w:val="0"/>
      <w:marBottom w:val="0"/>
      <w:divBdr>
        <w:top w:val="none" w:sz="0" w:space="0" w:color="auto"/>
        <w:left w:val="none" w:sz="0" w:space="0" w:color="auto"/>
        <w:bottom w:val="none" w:sz="0" w:space="0" w:color="auto"/>
        <w:right w:val="none" w:sz="0" w:space="0" w:color="auto"/>
      </w:divBdr>
    </w:div>
    <w:div w:id="1224829700">
      <w:marLeft w:val="0"/>
      <w:marRight w:val="0"/>
      <w:marTop w:val="0"/>
      <w:marBottom w:val="0"/>
      <w:divBdr>
        <w:top w:val="none" w:sz="0" w:space="0" w:color="auto"/>
        <w:left w:val="none" w:sz="0" w:space="0" w:color="auto"/>
        <w:bottom w:val="none" w:sz="0" w:space="0" w:color="auto"/>
        <w:right w:val="none" w:sz="0" w:space="0" w:color="auto"/>
      </w:divBdr>
    </w:div>
    <w:div w:id="1225019616">
      <w:marLeft w:val="0"/>
      <w:marRight w:val="0"/>
      <w:marTop w:val="0"/>
      <w:marBottom w:val="0"/>
      <w:divBdr>
        <w:top w:val="none" w:sz="0" w:space="0" w:color="auto"/>
        <w:left w:val="none" w:sz="0" w:space="0" w:color="auto"/>
        <w:bottom w:val="none" w:sz="0" w:space="0" w:color="auto"/>
        <w:right w:val="none" w:sz="0" w:space="0" w:color="auto"/>
      </w:divBdr>
    </w:div>
    <w:div w:id="1225021240">
      <w:marLeft w:val="0"/>
      <w:marRight w:val="0"/>
      <w:marTop w:val="0"/>
      <w:marBottom w:val="0"/>
      <w:divBdr>
        <w:top w:val="none" w:sz="0" w:space="0" w:color="auto"/>
        <w:left w:val="none" w:sz="0" w:space="0" w:color="auto"/>
        <w:bottom w:val="none" w:sz="0" w:space="0" w:color="auto"/>
        <w:right w:val="none" w:sz="0" w:space="0" w:color="auto"/>
      </w:divBdr>
    </w:div>
    <w:div w:id="1225027655">
      <w:marLeft w:val="0"/>
      <w:marRight w:val="0"/>
      <w:marTop w:val="0"/>
      <w:marBottom w:val="0"/>
      <w:divBdr>
        <w:top w:val="none" w:sz="0" w:space="0" w:color="auto"/>
        <w:left w:val="none" w:sz="0" w:space="0" w:color="auto"/>
        <w:bottom w:val="none" w:sz="0" w:space="0" w:color="auto"/>
        <w:right w:val="none" w:sz="0" w:space="0" w:color="auto"/>
      </w:divBdr>
    </w:div>
    <w:div w:id="1225137192">
      <w:marLeft w:val="0"/>
      <w:marRight w:val="0"/>
      <w:marTop w:val="0"/>
      <w:marBottom w:val="0"/>
      <w:divBdr>
        <w:top w:val="none" w:sz="0" w:space="0" w:color="auto"/>
        <w:left w:val="none" w:sz="0" w:space="0" w:color="auto"/>
        <w:bottom w:val="none" w:sz="0" w:space="0" w:color="auto"/>
        <w:right w:val="none" w:sz="0" w:space="0" w:color="auto"/>
      </w:divBdr>
    </w:div>
    <w:div w:id="1225331833">
      <w:marLeft w:val="0"/>
      <w:marRight w:val="0"/>
      <w:marTop w:val="0"/>
      <w:marBottom w:val="0"/>
      <w:divBdr>
        <w:top w:val="none" w:sz="0" w:space="0" w:color="auto"/>
        <w:left w:val="none" w:sz="0" w:space="0" w:color="auto"/>
        <w:bottom w:val="none" w:sz="0" w:space="0" w:color="auto"/>
        <w:right w:val="none" w:sz="0" w:space="0" w:color="auto"/>
      </w:divBdr>
    </w:div>
    <w:div w:id="1225339800">
      <w:marLeft w:val="0"/>
      <w:marRight w:val="0"/>
      <w:marTop w:val="0"/>
      <w:marBottom w:val="0"/>
      <w:divBdr>
        <w:top w:val="none" w:sz="0" w:space="0" w:color="auto"/>
        <w:left w:val="none" w:sz="0" w:space="0" w:color="auto"/>
        <w:bottom w:val="none" w:sz="0" w:space="0" w:color="auto"/>
        <w:right w:val="none" w:sz="0" w:space="0" w:color="auto"/>
      </w:divBdr>
    </w:div>
    <w:div w:id="1225490267">
      <w:marLeft w:val="0"/>
      <w:marRight w:val="0"/>
      <w:marTop w:val="0"/>
      <w:marBottom w:val="0"/>
      <w:divBdr>
        <w:top w:val="none" w:sz="0" w:space="0" w:color="auto"/>
        <w:left w:val="none" w:sz="0" w:space="0" w:color="auto"/>
        <w:bottom w:val="none" w:sz="0" w:space="0" w:color="auto"/>
        <w:right w:val="none" w:sz="0" w:space="0" w:color="auto"/>
      </w:divBdr>
    </w:div>
    <w:div w:id="1225601221">
      <w:marLeft w:val="0"/>
      <w:marRight w:val="0"/>
      <w:marTop w:val="0"/>
      <w:marBottom w:val="0"/>
      <w:divBdr>
        <w:top w:val="none" w:sz="0" w:space="0" w:color="auto"/>
        <w:left w:val="none" w:sz="0" w:space="0" w:color="auto"/>
        <w:bottom w:val="none" w:sz="0" w:space="0" w:color="auto"/>
        <w:right w:val="none" w:sz="0" w:space="0" w:color="auto"/>
      </w:divBdr>
    </w:div>
    <w:div w:id="1225606895">
      <w:marLeft w:val="0"/>
      <w:marRight w:val="0"/>
      <w:marTop w:val="0"/>
      <w:marBottom w:val="0"/>
      <w:divBdr>
        <w:top w:val="none" w:sz="0" w:space="0" w:color="auto"/>
        <w:left w:val="none" w:sz="0" w:space="0" w:color="auto"/>
        <w:bottom w:val="none" w:sz="0" w:space="0" w:color="auto"/>
        <w:right w:val="none" w:sz="0" w:space="0" w:color="auto"/>
      </w:divBdr>
    </w:div>
    <w:div w:id="1225679459">
      <w:marLeft w:val="0"/>
      <w:marRight w:val="0"/>
      <w:marTop w:val="0"/>
      <w:marBottom w:val="0"/>
      <w:divBdr>
        <w:top w:val="none" w:sz="0" w:space="0" w:color="auto"/>
        <w:left w:val="none" w:sz="0" w:space="0" w:color="auto"/>
        <w:bottom w:val="none" w:sz="0" w:space="0" w:color="auto"/>
        <w:right w:val="none" w:sz="0" w:space="0" w:color="auto"/>
      </w:divBdr>
    </w:div>
    <w:div w:id="1225680233">
      <w:marLeft w:val="0"/>
      <w:marRight w:val="0"/>
      <w:marTop w:val="0"/>
      <w:marBottom w:val="0"/>
      <w:divBdr>
        <w:top w:val="none" w:sz="0" w:space="0" w:color="auto"/>
        <w:left w:val="none" w:sz="0" w:space="0" w:color="auto"/>
        <w:bottom w:val="none" w:sz="0" w:space="0" w:color="auto"/>
        <w:right w:val="none" w:sz="0" w:space="0" w:color="auto"/>
      </w:divBdr>
    </w:div>
    <w:div w:id="1225683516">
      <w:marLeft w:val="0"/>
      <w:marRight w:val="0"/>
      <w:marTop w:val="0"/>
      <w:marBottom w:val="0"/>
      <w:divBdr>
        <w:top w:val="none" w:sz="0" w:space="0" w:color="auto"/>
        <w:left w:val="none" w:sz="0" w:space="0" w:color="auto"/>
        <w:bottom w:val="none" w:sz="0" w:space="0" w:color="auto"/>
        <w:right w:val="none" w:sz="0" w:space="0" w:color="auto"/>
      </w:divBdr>
    </w:div>
    <w:div w:id="1225723592">
      <w:marLeft w:val="0"/>
      <w:marRight w:val="0"/>
      <w:marTop w:val="0"/>
      <w:marBottom w:val="0"/>
      <w:divBdr>
        <w:top w:val="none" w:sz="0" w:space="0" w:color="auto"/>
        <w:left w:val="none" w:sz="0" w:space="0" w:color="auto"/>
        <w:bottom w:val="none" w:sz="0" w:space="0" w:color="auto"/>
        <w:right w:val="none" w:sz="0" w:space="0" w:color="auto"/>
      </w:divBdr>
    </w:div>
    <w:div w:id="1225793705">
      <w:marLeft w:val="0"/>
      <w:marRight w:val="0"/>
      <w:marTop w:val="0"/>
      <w:marBottom w:val="0"/>
      <w:divBdr>
        <w:top w:val="none" w:sz="0" w:space="0" w:color="auto"/>
        <w:left w:val="none" w:sz="0" w:space="0" w:color="auto"/>
        <w:bottom w:val="none" w:sz="0" w:space="0" w:color="auto"/>
        <w:right w:val="none" w:sz="0" w:space="0" w:color="auto"/>
      </w:divBdr>
    </w:div>
    <w:div w:id="1225796490">
      <w:marLeft w:val="0"/>
      <w:marRight w:val="0"/>
      <w:marTop w:val="0"/>
      <w:marBottom w:val="0"/>
      <w:divBdr>
        <w:top w:val="none" w:sz="0" w:space="0" w:color="auto"/>
        <w:left w:val="none" w:sz="0" w:space="0" w:color="auto"/>
        <w:bottom w:val="none" w:sz="0" w:space="0" w:color="auto"/>
        <w:right w:val="none" w:sz="0" w:space="0" w:color="auto"/>
      </w:divBdr>
    </w:div>
    <w:div w:id="1226377361">
      <w:marLeft w:val="0"/>
      <w:marRight w:val="0"/>
      <w:marTop w:val="0"/>
      <w:marBottom w:val="0"/>
      <w:divBdr>
        <w:top w:val="none" w:sz="0" w:space="0" w:color="auto"/>
        <w:left w:val="none" w:sz="0" w:space="0" w:color="auto"/>
        <w:bottom w:val="none" w:sz="0" w:space="0" w:color="auto"/>
        <w:right w:val="none" w:sz="0" w:space="0" w:color="auto"/>
      </w:divBdr>
    </w:div>
    <w:div w:id="1226378660">
      <w:marLeft w:val="0"/>
      <w:marRight w:val="0"/>
      <w:marTop w:val="0"/>
      <w:marBottom w:val="0"/>
      <w:divBdr>
        <w:top w:val="none" w:sz="0" w:space="0" w:color="auto"/>
        <w:left w:val="none" w:sz="0" w:space="0" w:color="auto"/>
        <w:bottom w:val="none" w:sz="0" w:space="0" w:color="auto"/>
        <w:right w:val="none" w:sz="0" w:space="0" w:color="auto"/>
      </w:divBdr>
    </w:div>
    <w:div w:id="1226379138">
      <w:marLeft w:val="0"/>
      <w:marRight w:val="0"/>
      <w:marTop w:val="0"/>
      <w:marBottom w:val="0"/>
      <w:divBdr>
        <w:top w:val="none" w:sz="0" w:space="0" w:color="auto"/>
        <w:left w:val="none" w:sz="0" w:space="0" w:color="auto"/>
        <w:bottom w:val="none" w:sz="0" w:space="0" w:color="auto"/>
        <w:right w:val="none" w:sz="0" w:space="0" w:color="auto"/>
      </w:divBdr>
    </w:div>
    <w:div w:id="1226532360">
      <w:marLeft w:val="0"/>
      <w:marRight w:val="0"/>
      <w:marTop w:val="0"/>
      <w:marBottom w:val="0"/>
      <w:divBdr>
        <w:top w:val="none" w:sz="0" w:space="0" w:color="auto"/>
        <w:left w:val="none" w:sz="0" w:space="0" w:color="auto"/>
        <w:bottom w:val="none" w:sz="0" w:space="0" w:color="auto"/>
        <w:right w:val="none" w:sz="0" w:space="0" w:color="auto"/>
      </w:divBdr>
    </w:div>
    <w:div w:id="1226795321">
      <w:marLeft w:val="0"/>
      <w:marRight w:val="0"/>
      <w:marTop w:val="0"/>
      <w:marBottom w:val="0"/>
      <w:divBdr>
        <w:top w:val="none" w:sz="0" w:space="0" w:color="auto"/>
        <w:left w:val="none" w:sz="0" w:space="0" w:color="auto"/>
        <w:bottom w:val="none" w:sz="0" w:space="0" w:color="auto"/>
        <w:right w:val="none" w:sz="0" w:space="0" w:color="auto"/>
      </w:divBdr>
    </w:div>
    <w:div w:id="1226914205">
      <w:marLeft w:val="0"/>
      <w:marRight w:val="0"/>
      <w:marTop w:val="0"/>
      <w:marBottom w:val="0"/>
      <w:divBdr>
        <w:top w:val="none" w:sz="0" w:space="0" w:color="auto"/>
        <w:left w:val="none" w:sz="0" w:space="0" w:color="auto"/>
        <w:bottom w:val="none" w:sz="0" w:space="0" w:color="auto"/>
        <w:right w:val="none" w:sz="0" w:space="0" w:color="auto"/>
      </w:divBdr>
    </w:div>
    <w:div w:id="1226917192">
      <w:marLeft w:val="0"/>
      <w:marRight w:val="0"/>
      <w:marTop w:val="0"/>
      <w:marBottom w:val="0"/>
      <w:divBdr>
        <w:top w:val="none" w:sz="0" w:space="0" w:color="auto"/>
        <w:left w:val="none" w:sz="0" w:space="0" w:color="auto"/>
        <w:bottom w:val="none" w:sz="0" w:space="0" w:color="auto"/>
        <w:right w:val="none" w:sz="0" w:space="0" w:color="auto"/>
      </w:divBdr>
    </w:div>
    <w:div w:id="1227036119">
      <w:marLeft w:val="0"/>
      <w:marRight w:val="0"/>
      <w:marTop w:val="0"/>
      <w:marBottom w:val="0"/>
      <w:divBdr>
        <w:top w:val="none" w:sz="0" w:space="0" w:color="auto"/>
        <w:left w:val="none" w:sz="0" w:space="0" w:color="auto"/>
        <w:bottom w:val="none" w:sz="0" w:space="0" w:color="auto"/>
        <w:right w:val="none" w:sz="0" w:space="0" w:color="auto"/>
      </w:divBdr>
    </w:div>
    <w:div w:id="1227061774">
      <w:marLeft w:val="0"/>
      <w:marRight w:val="0"/>
      <w:marTop w:val="0"/>
      <w:marBottom w:val="0"/>
      <w:divBdr>
        <w:top w:val="none" w:sz="0" w:space="0" w:color="auto"/>
        <w:left w:val="none" w:sz="0" w:space="0" w:color="auto"/>
        <w:bottom w:val="none" w:sz="0" w:space="0" w:color="auto"/>
        <w:right w:val="none" w:sz="0" w:space="0" w:color="auto"/>
      </w:divBdr>
    </w:div>
    <w:div w:id="1227110458">
      <w:marLeft w:val="0"/>
      <w:marRight w:val="0"/>
      <w:marTop w:val="0"/>
      <w:marBottom w:val="0"/>
      <w:divBdr>
        <w:top w:val="none" w:sz="0" w:space="0" w:color="auto"/>
        <w:left w:val="none" w:sz="0" w:space="0" w:color="auto"/>
        <w:bottom w:val="none" w:sz="0" w:space="0" w:color="auto"/>
        <w:right w:val="none" w:sz="0" w:space="0" w:color="auto"/>
      </w:divBdr>
    </w:div>
    <w:div w:id="1227110474">
      <w:marLeft w:val="0"/>
      <w:marRight w:val="0"/>
      <w:marTop w:val="0"/>
      <w:marBottom w:val="0"/>
      <w:divBdr>
        <w:top w:val="none" w:sz="0" w:space="0" w:color="auto"/>
        <w:left w:val="none" w:sz="0" w:space="0" w:color="auto"/>
        <w:bottom w:val="none" w:sz="0" w:space="0" w:color="auto"/>
        <w:right w:val="none" w:sz="0" w:space="0" w:color="auto"/>
      </w:divBdr>
    </w:div>
    <w:div w:id="1227254756">
      <w:marLeft w:val="0"/>
      <w:marRight w:val="0"/>
      <w:marTop w:val="0"/>
      <w:marBottom w:val="0"/>
      <w:divBdr>
        <w:top w:val="none" w:sz="0" w:space="0" w:color="auto"/>
        <w:left w:val="none" w:sz="0" w:space="0" w:color="auto"/>
        <w:bottom w:val="none" w:sz="0" w:space="0" w:color="auto"/>
        <w:right w:val="none" w:sz="0" w:space="0" w:color="auto"/>
      </w:divBdr>
    </w:div>
    <w:div w:id="1227256858">
      <w:marLeft w:val="0"/>
      <w:marRight w:val="0"/>
      <w:marTop w:val="0"/>
      <w:marBottom w:val="0"/>
      <w:divBdr>
        <w:top w:val="none" w:sz="0" w:space="0" w:color="auto"/>
        <w:left w:val="none" w:sz="0" w:space="0" w:color="auto"/>
        <w:bottom w:val="none" w:sz="0" w:space="0" w:color="auto"/>
        <w:right w:val="none" w:sz="0" w:space="0" w:color="auto"/>
      </w:divBdr>
    </w:div>
    <w:div w:id="1227296801">
      <w:marLeft w:val="0"/>
      <w:marRight w:val="0"/>
      <w:marTop w:val="0"/>
      <w:marBottom w:val="0"/>
      <w:divBdr>
        <w:top w:val="none" w:sz="0" w:space="0" w:color="auto"/>
        <w:left w:val="none" w:sz="0" w:space="0" w:color="auto"/>
        <w:bottom w:val="none" w:sz="0" w:space="0" w:color="auto"/>
        <w:right w:val="none" w:sz="0" w:space="0" w:color="auto"/>
      </w:divBdr>
    </w:div>
    <w:div w:id="1227377258">
      <w:marLeft w:val="0"/>
      <w:marRight w:val="0"/>
      <w:marTop w:val="0"/>
      <w:marBottom w:val="0"/>
      <w:divBdr>
        <w:top w:val="none" w:sz="0" w:space="0" w:color="auto"/>
        <w:left w:val="none" w:sz="0" w:space="0" w:color="auto"/>
        <w:bottom w:val="none" w:sz="0" w:space="0" w:color="auto"/>
        <w:right w:val="none" w:sz="0" w:space="0" w:color="auto"/>
      </w:divBdr>
    </w:div>
    <w:div w:id="1227454383">
      <w:marLeft w:val="0"/>
      <w:marRight w:val="0"/>
      <w:marTop w:val="0"/>
      <w:marBottom w:val="0"/>
      <w:divBdr>
        <w:top w:val="none" w:sz="0" w:space="0" w:color="auto"/>
        <w:left w:val="none" w:sz="0" w:space="0" w:color="auto"/>
        <w:bottom w:val="none" w:sz="0" w:space="0" w:color="auto"/>
        <w:right w:val="none" w:sz="0" w:space="0" w:color="auto"/>
      </w:divBdr>
    </w:div>
    <w:div w:id="1227492213">
      <w:marLeft w:val="0"/>
      <w:marRight w:val="0"/>
      <w:marTop w:val="0"/>
      <w:marBottom w:val="0"/>
      <w:divBdr>
        <w:top w:val="none" w:sz="0" w:space="0" w:color="auto"/>
        <w:left w:val="none" w:sz="0" w:space="0" w:color="auto"/>
        <w:bottom w:val="none" w:sz="0" w:space="0" w:color="auto"/>
        <w:right w:val="none" w:sz="0" w:space="0" w:color="auto"/>
      </w:divBdr>
    </w:div>
    <w:div w:id="1227567916">
      <w:marLeft w:val="0"/>
      <w:marRight w:val="0"/>
      <w:marTop w:val="0"/>
      <w:marBottom w:val="0"/>
      <w:divBdr>
        <w:top w:val="none" w:sz="0" w:space="0" w:color="auto"/>
        <w:left w:val="none" w:sz="0" w:space="0" w:color="auto"/>
        <w:bottom w:val="none" w:sz="0" w:space="0" w:color="auto"/>
        <w:right w:val="none" w:sz="0" w:space="0" w:color="auto"/>
      </w:divBdr>
    </w:div>
    <w:div w:id="1227644406">
      <w:marLeft w:val="0"/>
      <w:marRight w:val="0"/>
      <w:marTop w:val="0"/>
      <w:marBottom w:val="0"/>
      <w:divBdr>
        <w:top w:val="none" w:sz="0" w:space="0" w:color="auto"/>
        <w:left w:val="none" w:sz="0" w:space="0" w:color="auto"/>
        <w:bottom w:val="none" w:sz="0" w:space="0" w:color="auto"/>
        <w:right w:val="none" w:sz="0" w:space="0" w:color="auto"/>
      </w:divBdr>
    </w:div>
    <w:div w:id="1227644716">
      <w:bodyDiv w:val="1"/>
      <w:marLeft w:val="0"/>
      <w:marRight w:val="0"/>
      <w:marTop w:val="0"/>
      <w:marBottom w:val="0"/>
      <w:divBdr>
        <w:top w:val="none" w:sz="0" w:space="0" w:color="auto"/>
        <w:left w:val="none" w:sz="0" w:space="0" w:color="auto"/>
        <w:bottom w:val="none" w:sz="0" w:space="0" w:color="auto"/>
        <w:right w:val="none" w:sz="0" w:space="0" w:color="auto"/>
      </w:divBdr>
    </w:div>
    <w:div w:id="1227686698">
      <w:marLeft w:val="0"/>
      <w:marRight w:val="0"/>
      <w:marTop w:val="0"/>
      <w:marBottom w:val="0"/>
      <w:divBdr>
        <w:top w:val="none" w:sz="0" w:space="0" w:color="auto"/>
        <w:left w:val="none" w:sz="0" w:space="0" w:color="auto"/>
        <w:bottom w:val="none" w:sz="0" w:space="0" w:color="auto"/>
        <w:right w:val="none" w:sz="0" w:space="0" w:color="auto"/>
      </w:divBdr>
    </w:div>
    <w:div w:id="1227689820">
      <w:marLeft w:val="0"/>
      <w:marRight w:val="0"/>
      <w:marTop w:val="0"/>
      <w:marBottom w:val="0"/>
      <w:divBdr>
        <w:top w:val="none" w:sz="0" w:space="0" w:color="auto"/>
        <w:left w:val="none" w:sz="0" w:space="0" w:color="auto"/>
        <w:bottom w:val="none" w:sz="0" w:space="0" w:color="auto"/>
        <w:right w:val="none" w:sz="0" w:space="0" w:color="auto"/>
      </w:divBdr>
    </w:div>
    <w:div w:id="1227716247">
      <w:marLeft w:val="0"/>
      <w:marRight w:val="0"/>
      <w:marTop w:val="0"/>
      <w:marBottom w:val="0"/>
      <w:divBdr>
        <w:top w:val="none" w:sz="0" w:space="0" w:color="auto"/>
        <w:left w:val="none" w:sz="0" w:space="0" w:color="auto"/>
        <w:bottom w:val="none" w:sz="0" w:space="0" w:color="auto"/>
        <w:right w:val="none" w:sz="0" w:space="0" w:color="auto"/>
      </w:divBdr>
    </w:div>
    <w:div w:id="1227760624">
      <w:marLeft w:val="0"/>
      <w:marRight w:val="0"/>
      <w:marTop w:val="0"/>
      <w:marBottom w:val="0"/>
      <w:divBdr>
        <w:top w:val="none" w:sz="0" w:space="0" w:color="auto"/>
        <w:left w:val="none" w:sz="0" w:space="0" w:color="auto"/>
        <w:bottom w:val="none" w:sz="0" w:space="0" w:color="auto"/>
        <w:right w:val="none" w:sz="0" w:space="0" w:color="auto"/>
      </w:divBdr>
    </w:div>
    <w:div w:id="1227837087">
      <w:marLeft w:val="0"/>
      <w:marRight w:val="0"/>
      <w:marTop w:val="0"/>
      <w:marBottom w:val="0"/>
      <w:divBdr>
        <w:top w:val="none" w:sz="0" w:space="0" w:color="auto"/>
        <w:left w:val="none" w:sz="0" w:space="0" w:color="auto"/>
        <w:bottom w:val="none" w:sz="0" w:space="0" w:color="auto"/>
        <w:right w:val="none" w:sz="0" w:space="0" w:color="auto"/>
      </w:divBdr>
    </w:div>
    <w:div w:id="1227957026">
      <w:marLeft w:val="0"/>
      <w:marRight w:val="0"/>
      <w:marTop w:val="0"/>
      <w:marBottom w:val="0"/>
      <w:divBdr>
        <w:top w:val="none" w:sz="0" w:space="0" w:color="auto"/>
        <w:left w:val="none" w:sz="0" w:space="0" w:color="auto"/>
        <w:bottom w:val="none" w:sz="0" w:space="0" w:color="auto"/>
        <w:right w:val="none" w:sz="0" w:space="0" w:color="auto"/>
      </w:divBdr>
    </w:div>
    <w:div w:id="1227957117">
      <w:marLeft w:val="0"/>
      <w:marRight w:val="0"/>
      <w:marTop w:val="0"/>
      <w:marBottom w:val="0"/>
      <w:divBdr>
        <w:top w:val="none" w:sz="0" w:space="0" w:color="auto"/>
        <w:left w:val="none" w:sz="0" w:space="0" w:color="auto"/>
        <w:bottom w:val="none" w:sz="0" w:space="0" w:color="auto"/>
        <w:right w:val="none" w:sz="0" w:space="0" w:color="auto"/>
      </w:divBdr>
    </w:div>
    <w:div w:id="1227959287">
      <w:marLeft w:val="0"/>
      <w:marRight w:val="0"/>
      <w:marTop w:val="0"/>
      <w:marBottom w:val="0"/>
      <w:divBdr>
        <w:top w:val="none" w:sz="0" w:space="0" w:color="auto"/>
        <w:left w:val="none" w:sz="0" w:space="0" w:color="auto"/>
        <w:bottom w:val="none" w:sz="0" w:space="0" w:color="auto"/>
        <w:right w:val="none" w:sz="0" w:space="0" w:color="auto"/>
      </w:divBdr>
    </w:div>
    <w:div w:id="1227960067">
      <w:marLeft w:val="0"/>
      <w:marRight w:val="0"/>
      <w:marTop w:val="0"/>
      <w:marBottom w:val="0"/>
      <w:divBdr>
        <w:top w:val="none" w:sz="0" w:space="0" w:color="auto"/>
        <w:left w:val="none" w:sz="0" w:space="0" w:color="auto"/>
        <w:bottom w:val="none" w:sz="0" w:space="0" w:color="auto"/>
        <w:right w:val="none" w:sz="0" w:space="0" w:color="auto"/>
      </w:divBdr>
    </w:div>
    <w:div w:id="1228028237">
      <w:marLeft w:val="0"/>
      <w:marRight w:val="0"/>
      <w:marTop w:val="0"/>
      <w:marBottom w:val="0"/>
      <w:divBdr>
        <w:top w:val="none" w:sz="0" w:space="0" w:color="auto"/>
        <w:left w:val="none" w:sz="0" w:space="0" w:color="auto"/>
        <w:bottom w:val="none" w:sz="0" w:space="0" w:color="auto"/>
        <w:right w:val="none" w:sz="0" w:space="0" w:color="auto"/>
      </w:divBdr>
    </w:div>
    <w:div w:id="1228103501">
      <w:marLeft w:val="0"/>
      <w:marRight w:val="0"/>
      <w:marTop w:val="0"/>
      <w:marBottom w:val="0"/>
      <w:divBdr>
        <w:top w:val="none" w:sz="0" w:space="0" w:color="auto"/>
        <w:left w:val="none" w:sz="0" w:space="0" w:color="auto"/>
        <w:bottom w:val="none" w:sz="0" w:space="0" w:color="auto"/>
        <w:right w:val="none" w:sz="0" w:space="0" w:color="auto"/>
      </w:divBdr>
    </w:div>
    <w:div w:id="1228224773">
      <w:marLeft w:val="0"/>
      <w:marRight w:val="0"/>
      <w:marTop w:val="0"/>
      <w:marBottom w:val="0"/>
      <w:divBdr>
        <w:top w:val="none" w:sz="0" w:space="0" w:color="auto"/>
        <w:left w:val="none" w:sz="0" w:space="0" w:color="auto"/>
        <w:bottom w:val="none" w:sz="0" w:space="0" w:color="auto"/>
        <w:right w:val="none" w:sz="0" w:space="0" w:color="auto"/>
      </w:divBdr>
    </w:div>
    <w:div w:id="1228299703">
      <w:marLeft w:val="0"/>
      <w:marRight w:val="0"/>
      <w:marTop w:val="0"/>
      <w:marBottom w:val="0"/>
      <w:divBdr>
        <w:top w:val="none" w:sz="0" w:space="0" w:color="auto"/>
        <w:left w:val="none" w:sz="0" w:space="0" w:color="auto"/>
        <w:bottom w:val="none" w:sz="0" w:space="0" w:color="auto"/>
        <w:right w:val="none" w:sz="0" w:space="0" w:color="auto"/>
      </w:divBdr>
    </w:div>
    <w:div w:id="1228299781">
      <w:marLeft w:val="0"/>
      <w:marRight w:val="0"/>
      <w:marTop w:val="0"/>
      <w:marBottom w:val="0"/>
      <w:divBdr>
        <w:top w:val="none" w:sz="0" w:space="0" w:color="auto"/>
        <w:left w:val="none" w:sz="0" w:space="0" w:color="auto"/>
        <w:bottom w:val="none" w:sz="0" w:space="0" w:color="auto"/>
        <w:right w:val="none" w:sz="0" w:space="0" w:color="auto"/>
      </w:divBdr>
    </w:div>
    <w:div w:id="1228302367">
      <w:marLeft w:val="0"/>
      <w:marRight w:val="0"/>
      <w:marTop w:val="0"/>
      <w:marBottom w:val="0"/>
      <w:divBdr>
        <w:top w:val="none" w:sz="0" w:space="0" w:color="auto"/>
        <w:left w:val="none" w:sz="0" w:space="0" w:color="auto"/>
        <w:bottom w:val="none" w:sz="0" w:space="0" w:color="auto"/>
        <w:right w:val="none" w:sz="0" w:space="0" w:color="auto"/>
      </w:divBdr>
    </w:div>
    <w:div w:id="1228302829">
      <w:marLeft w:val="0"/>
      <w:marRight w:val="0"/>
      <w:marTop w:val="0"/>
      <w:marBottom w:val="0"/>
      <w:divBdr>
        <w:top w:val="none" w:sz="0" w:space="0" w:color="auto"/>
        <w:left w:val="none" w:sz="0" w:space="0" w:color="auto"/>
        <w:bottom w:val="none" w:sz="0" w:space="0" w:color="auto"/>
        <w:right w:val="none" w:sz="0" w:space="0" w:color="auto"/>
      </w:divBdr>
    </w:div>
    <w:div w:id="1228420747">
      <w:marLeft w:val="0"/>
      <w:marRight w:val="0"/>
      <w:marTop w:val="0"/>
      <w:marBottom w:val="0"/>
      <w:divBdr>
        <w:top w:val="none" w:sz="0" w:space="0" w:color="auto"/>
        <w:left w:val="none" w:sz="0" w:space="0" w:color="auto"/>
        <w:bottom w:val="none" w:sz="0" w:space="0" w:color="auto"/>
        <w:right w:val="none" w:sz="0" w:space="0" w:color="auto"/>
      </w:divBdr>
    </w:div>
    <w:div w:id="1228493249">
      <w:marLeft w:val="0"/>
      <w:marRight w:val="0"/>
      <w:marTop w:val="0"/>
      <w:marBottom w:val="0"/>
      <w:divBdr>
        <w:top w:val="none" w:sz="0" w:space="0" w:color="auto"/>
        <w:left w:val="none" w:sz="0" w:space="0" w:color="auto"/>
        <w:bottom w:val="none" w:sz="0" w:space="0" w:color="auto"/>
        <w:right w:val="none" w:sz="0" w:space="0" w:color="auto"/>
      </w:divBdr>
    </w:div>
    <w:div w:id="1228495850">
      <w:marLeft w:val="0"/>
      <w:marRight w:val="0"/>
      <w:marTop w:val="0"/>
      <w:marBottom w:val="0"/>
      <w:divBdr>
        <w:top w:val="none" w:sz="0" w:space="0" w:color="auto"/>
        <w:left w:val="none" w:sz="0" w:space="0" w:color="auto"/>
        <w:bottom w:val="none" w:sz="0" w:space="0" w:color="auto"/>
        <w:right w:val="none" w:sz="0" w:space="0" w:color="auto"/>
      </w:divBdr>
    </w:div>
    <w:div w:id="1228539081">
      <w:marLeft w:val="0"/>
      <w:marRight w:val="0"/>
      <w:marTop w:val="0"/>
      <w:marBottom w:val="0"/>
      <w:divBdr>
        <w:top w:val="none" w:sz="0" w:space="0" w:color="auto"/>
        <w:left w:val="none" w:sz="0" w:space="0" w:color="auto"/>
        <w:bottom w:val="none" w:sz="0" w:space="0" w:color="auto"/>
        <w:right w:val="none" w:sz="0" w:space="0" w:color="auto"/>
      </w:divBdr>
    </w:div>
    <w:div w:id="1228539493">
      <w:marLeft w:val="0"/>
      <w:marRight w:val="0"/>
      <w:marTop w:val="0"/>
      <w:marBottom w:val="0"/>
      <w:divBdr>
        <w:top w:val="none" w:sz="0" w:space="0" w:color="auto"/>
        <w:left w:val="none" w:sz="0" w:space="0" w:color="auto"/>
        <w:bottom w:val="none" w:sz="0" w:space="0" w:color="auto"/>
        <w:right w:val="none" w:sz="0" w:space="0" w:color="auto"/>
      </w:divBdr>
    </w:div>
    <w:div w:id="1228608852">
      <w:marLeft w:val="0"/>
      <w:marRight w:val="0"/>
      <w:marTop w:val="0"/>
      <w:marBottom w:val="0"/>
      <w:divBdr>
        <w:top w:val="none" w:sz="0" w:space="0" w:color="auto"/>
        <w:left w:val="none" w:sz="0" w:space="0" w:color="auto"/>
        <w:bottom w:val="none" w:sz="0" w:space="0" w:color="auto"/>
        <w:right w:val="none" w:sz="0" w:space="0" w:color="auto"/>
      </w:divBdr>
    </w:div>
    <w:div w:id="1228610713">
      <w:marLeft w:val="0"/>
      <w:marRight w:val="0"/>
      <w:marTop w:val="0"/>
      <w:marBottom w:val="0"/>
      <w:divBdr>
        <w:top w:val="none" w:sz="0" w:space="0" w:color="auto"/>
        <w:left w:val="none" w:sz="0" w:space="0" w:color="auto"/>
        <w:bottom w:val="none" w:sz="0" w:space="0" w:color="auto"/>
        <w:right w:val="none" w:sz="0" w:space="0" w:color="auto"/>
      </w:divBdr>
    </w:div>
    <w:div w:id="1228760573">
      <w:marLeft w:val="0"/>
      <w:marRight w:val="0"/>
      <w:marTop w:val="0"/>
      <w:marBottom w:val="0"/>
      <w:divBdr>
        <w:top w:val="none" w:sz="0" w:space="0" w:color="auto"/>
        <w:left w:val="none" w:sz="0" w:space="0" w:color="auto"/>
        <w:bottom w:val="none" w:sz="0" w:space="0" w:color="auto"/>
        <w:right w:val="none" w:sz="0" w:space="0" w:color="auto"/>
      </w:divBdr>
    </w:div>
    <w:div w:id="1228805415">
      <w:marLeft w:val="0"/>
      <w:marRight w:val="0"/>
      <w:marTop w:val="0"/>
      <w:marBottom w:val="0"/>
      <w:divBdr>
        <w:top w:val="none" w:sz="0" w:space="0" w:color="auto"/>
        <w:left w:val="none" w:sz="0" w:space="0" w:color="auto"/>
        <w:bottom w:val="none" w:sz="0" w:space="0" w:color="auto"/>
        <w:right w:val="none" w:sz="0" w:space="0" w:color="auto"/>
      </w:divBdr>
    </w:div>
    <w:div w:id="1228806391">
      <w:marLeft w:val="0"/>
      <w:marRight w:val="0"/>
      <w:marTop w:val="0"/>
      <w:marBottom w:val="0"/>
      <w:divBdr>
        <w:top w:val="none" w:sz="0" w:space="0" w:color="auto"/>
        <w:left w:val="none" w:sz="0" w:space="0" w:color="auto"/>
        <w:bottom w:val="none" w:sz="0" w:space="0" w:color="auto"/>
        <w:right w:val="none" w:sz="0" w:space="0" w:color="auto"/>
      </w:divBdr>
    </w:div>
    <w:div w:id="1228807783">
      <w:marLeft w:val="0"/>
      <w:marRight w:val="0"/>
      <w:marTop w:val="0"/>
      <w:marBottom w:val="0"/>
      <w:divBdr>
        <w:top w:val="none" w:sz="0" w:space="0" w:color="auto"/>
        <w:left w:val="none" w:sz="0" w:space="0" w:color="auto"/>
        <w:bottom w:val="none" w:sz="0" w:space="0" w:color="auto"/>
        <w:right w:val="none" w:sz="0" w:space="0" w:color="auto"/>
      </w:divBdr>
    </w:div>
    <w:div w:id="1228807839">
      <w:marLeft w:val="0"/>
      <w:marRight w:val="0"/>
      <w:marTop w:val="0"/>
      <w:marBottom w:val="0"/>
      <w:divBdr>
        <w:top w:val="none" w:sz="0" w:space="0" w:color="auto"/>
        <w:left w:val="none" w:sz="0" w:space="0" w:color="auto"/>
        <w:bottom w:val="none" w:sz="0" w:space="0" w:color="auto"/>
        <w:right w:val="none" w:sz="0" w:space="0" w:color="auto"/>
      </w:divBdr>
    </w:div>
    <w:div w:id="1228883667">
      <w:marLeft w:val="0"/>
      <w:marRight w:val="0"/>
      <w:marTop w:val="0"/>
      <w:marBottom w:val="0"/>
      <w:divBdr>
        <w:top w:val="none" w:sz="0" w:space="0" w:color="auto"/>
        <w:left w:val="none" w:sz="0" w:space="0" w:color="auto"/>
        <w:bottom w:val="none" w:sz="0" w:space="0" w:color="auto"/>
        <w:right w:val="none" w:sz="0" w:space="0" w:color="auto"/>
      </w:divBdr>
    </w:div>
    <w:div w:id="1228951526">
      <w:marLeft w:val="0"/>
      <w:marRight w:val="0"/>
      <w:marTop w:val="0"/>
      <w:marBottom w:val="0"/>
      <w:divBdr>
        <w:top w:val="none" w:sz="0" w:space="0" w:color="auto"/>
        <w:left w:val="none" w:sz="0" w:space="0" w:color="auto"/>
        <w:bottom w:val="none" w:sz="0" w:space="0" w:color="auto"/>
        <w:right w:val="none" w:sz="0" w:space="0" w:color="auto"/>
      </w:divBdr>
    </w:div>
    <w:div w:id="1228997694">
      <w:bodyDiv w:val="1"/>
      <w:marLeft w:val="0"/>
      <w:marRight w:val="0"/>
      <w:marTop w:val="0"/>
      <w:marBottom w:val="0"/>
      <w:divBdr>
        <w:top w:val="none" w:sz="0" w:space="0" w:color="auto"/>
        <w:left w:val="none" w:sz="0" w:space="0" w:color="auto"/>
        <w:bottom w:val="none" w:sz="0" w:space="0" w:color="auto"/>
        <w:right w:val="none" w:sz="0" w:space="0" w:color="auto"/>
      </w:divBdr>
    </w:div>
    <w:div w:id="1229026483">
      <w:marLeft w:val="0"/>
      <w:marRight w:val="0"/>
      <w:marTop w:val="0"/>
      <w:marBottom w:val="0"/>
      <w:divBdr>
        <w:top w:val="none" w:sz="0" w:space="0" w:color="auto"/>
        <w:left w:val="none" w:sz="0" w:space="0" w:color="auto"/>
        <w:bottom w:val="none" w:sz="0" w:space="0" w:color="auto"/>
        <w:right w:val="none" w:sz="0" w:space="0" w:color="auto"/>
      </w:divBdr>
    </w:div>
    <w:div w:id="1229148276">
      <w:marLeft w:val="0"/>
      <w:marRight w:val="0"/>
      <w:marTop w:val="0"/>
      <w:marBottom w:val="0"/>
      <w:divBdr>
        <w:top w:val="none" w:sz="0" w:space="0" w:color="auto"/>
        <w:left w:val="none" w:sz="0" w:space="0" w:color="auto"/>
        <w:bottom w:val="none" w:sz="0" w:space="0" w:color="auto"/>
        <w:right w:val="none" w:sz="0" w:space="0" w:color="auto"/>
      </w:divBdr>
    </w:div>
    <w:div w:id="1229221133">
      <w:marLeft w:val="0"/>
      <w:marRight w:val="0"/>
      <w:marTop w:val="0"/>
      <w:marBottom w:val="0"/>
      <w:divBdr>
        <w:top w:val="none" w:sz="0" w:space="0" w:color="auto"/>
        <w:left w:val="none" w:sz="0" w:space="0" w:color="auto"/>
        <w:bottom w:val="none" w:sz="0" w:space="0" w:color="auto"/>
        <w:right w:val="none" w:sz="0" w:space="0" w:color="auto"/>
      </w:divBdr>
    </w:div>
    <w:div w:id="1229342684">
      <w:marLeft w:val="0"/>
      <w:marRight w:val="0"/>
      <w:marTop w:val="0"/>
      <w:marBottom w:val="0"/>
      <w:divBdr>
        <w:top w:val="none" w:sz="0" w:space="0" w:color="auto"/>
        <w:left w:val="none" w:sz="0" w:space="0" w:color="auto"/>
        <w:bottom w:val="none" w:sz="0" w:space="0" w:color="auto"/>
        <w:right w:val="none" w:sz="0" w:space="0" w:color="auto"/>
      </w:divBdr>
    </w:div>
    <w:div w:id="1229344972">
      <w:marLeft w:val="0"/>
      <w:marRight w:val="0"/>
      <w:marTop w:val="0"/>
      <w:marBottom w:val="0"/>
      <w:divBdr>
        <w:top w:val="none" w:sz="0" w:space="0" w:color="auto"/>
        <w:left w:val="none" w:sz="0" w:space="0" w:color="auto"/>
        <w:bottom w:val="none" w:sz="0" w:space="0" w:color="auto"/>
        <w:right w:val="none" w:sz="0" w:space="0" w:color="auto"/>
      </w:divBdr>
    </w:div>
    <w:div w:id="1229458504">
      <w:marLeft w:val="0"/>
      <w:marRight w:val="0"/>
      <w:marTop w:val="0"/>
      <w:marBottom w:val="0"/>
      <w:divBdr>
        <w:top w:val="none" w:sz="0" w:space="0" w:color="auto"/>
        <w:left w:val="none" w:sz="0" w:space="0" w:color="auto"/>
        <w:bottom w:val="none" w:sz="0" w:space="0" w:color="auto"/>
        <w:right w:val="none" w:sz="0" w:space="0" w:color="auto"/>
      </w:divBdr>
    </w:div>
    <w:div w:id="1229612667">
      <w:marLeft w:val="0"/>
      <w:marRight w:val="0"/>
      <w:marTop w:val="0"/>
      <w:marBottom w:val="0"/>
      <w:divBdr>
        <w:top w:val="none" w:sz="0" w:space="0" w:color="auto"/>
        <w:left w:val="none" w:sz="0" w:space="0" w:color="auto"/>
        <w:bottom w:val="none" w:sz="0" w:space="0" w:color="auto"/>
        <w:right w:val="none" w:sz="0" w:space="0" w:color="auto"/>
      </w:divBdr>
    </w:div>
    <w:div w:id="1229658322">
      <w:marLeft w:val="0"/>
      <w:marRight w:val="0"/>
      <w:marTop w:val="0"/>
      <w:marBottom w:val="0"/>
      <w:divBdr>
        <w:top w:val="none" w:sz="0" w:space="0" w:color="auto"/>
        <w:left w:val="none" w:sz="0" w:space="0" w:color="auto"/>
        <w:bottom w:val="none" w:sz="0" w:space="0" w:color="auto"/>
        <w:right w:val="none" w:sz="0" w:space="0" w:color="auto"/>
      </w:divBdr>
    </w:div>
    <w:div w:id="1229682759">
      <w:marLeft w:val="0"/>
      <w:marRight w:val="0"/>
      <w:marTop w:val="0"/>
      <w:marBottom w:val="0"/>
      <w:divBdr>
        <w:top w:val="none" w:sz="0" w:space="0" w:color="auto"/>
        <w:left w:val="none" w:sz="0" w:space="0" w:color="auto"/>
        <w:bottom w:val="none" w:sz="0" w:space="0" w:color="auto"/>
        <w:right w:val="none" w:sz="0" w:space="0" w:color="auto"/>
      </w:divBdr>
    </w:div>
    <w:div w:id="1229725378">
      <w:marLeft w:val="0"/>
      <w:marRight w:val="0"/>
      <w:marTop w:val="0"/>
      <w:marBottom w:val="0"/>
      <w:divBdr>
        <w:top w:val="none" w:sz="0" w:space="0" w:color="auto"/>
        <w:left w:val="none" w:sz="0" w:space="0" w:color="auto"/>
        <w:bottom w:val="none" w:sz="0" w:space="0" w:color="auto"/>
        <w:right w:val="none" w:sz="0" w:space="0" w:color="auto"/>
      </w:divBdr>
    </w:div>
    <w:div w:id="1229732050">
      <w:marLeft w:val="0"/>
      <w:marRight w:val="0"/>
      <w:marTop w:val="0"/>
      <w:marBottom w:val="0"/>
      <w:divBdr>
        <w:top w:val="none" w:sz="0" w:space="0" w:color="auto"/>
        <w:left w:val="none" w:sz="0" w:space="0" w:color="auto"/>
        <w:bottom w:val="none" w:sz="0" w:space="0" w:color="auto"/>
        <w:right w:val="none" w:sz="0" w:space="0" w:color="auto"/>
      </w:divBdr>
    </w:div>
    <w:div w:id="1229803279">
      <w:marLeft w:val="0"/>
      <w:marRight w:val="0"/>
      <w:marTop w:val="0"/>
      <w:marBottom w:val="0"/>
      <w:divBdr>
        <w:top w:val="none" w:sz="0" w:space="0" w:color="auto"/>
        <w:left w:val="none" w:sz="0" w:space="0" w:color="auto"/>
        <w:bottom w:val="none" w:sz="0" w:space="0" w:color="auto"/>
        <w:right w:val="none" w:sz="0" w:space="0" w:color="auto"/>
      </w:divBdr>
    </w:div>
    <w:div w:id="1229875479">
      <w:marLeft w:val="0"/>
      <w:marRight w:val="0"/>
      <w:marTop w:val="0"/>
      <w:marBottom w:val="0"/>
      <w:divBdr>
        <w:top w:val="none" w:sz="0" w:space="0" w:color="auto"/>
        <w:left w:val="none" w:sz="0" w:space="0" w:color="auto"/>
        <w:bottom w:val="none" w:sz="0" w:space="0" w:color="auto"/>
        <w:right w:val="none" w:sz="0" w:space="0" w:color="auto"/>
      </w:divBdr>
    </w:div>
    <w:div w:id="1229879251">
      <w:marLeft w:val="0"/>
      <w:marRight w:val="0"/>
      <w:marTop w:val="0"/>
      <w:marBottom w:val="0"/>
      <w:divBdr>
        <w:top w:val="none" w:sz="0" w:space="0" w:color="auto"/>
        <w:left w:val="none" w:sz="0" w:space="0" w:color="auto"/>
        <w:bottom w:val="none" w:sz="0" w:space="0" w:color="auto"/>
        <w:right w:val="none" w:sz="0" w:space="0" w:color="auto"/>
      </w:divBdr>
    </w:div>
    <w:div w:id="1229919843">
      <w:marLeft w:val="0"/>
      <w:marRight w:val="0"/>
      <w:marTop w:val="0"/>
      <w:marBottom w:val="0"/>
      <w:divBdr>
        <w:top w:val="none" w:sz="0" w:space="0" w:color="auto"/>
        <w:left w:val="none" w:sz="0" w:space="0" w:color="auto"/>
        <w:bottom w:val="none" w:sz="0" w:space="0" w:color="auto"/>
        <w:right w:val="none" w:sz="0" w:space="0" w:color="auto"/>
      </w:divBdr>
    </w:div>
    <w:div w:id="1230077295">
      <w:marLeft w:val="0"/>
      <w:marRight w:val="0"/>
      <w:marTop w:val="0"/>
      <w:marBottom w:val="0"/>
      <w:divBdr>
        <w:top w:val="none" w:sz="0" w:space="0" w:color="auto"/>
        <w:left w:val="none" w:sz="0" w:space="0" w:color="auto"/>
        <w:bottom w:val="none" w:sz="0" w:space="0" w:color="auto"/>
        <w:right w:val="none" w:sz="0" w:space="0" w:color="auto"/>
      </w:divBdr>
    </w:div>
    <w:div w:id="1230111558">
      <w:marLeft w:val="0"/>
      <w:marRight w:val="0"/>
      <w:marTop w:val="0"/>
      <w:marBottom w:val="0"/>
      <w:divBdr>
        <w:top w:val="none" w:sz="0" w:space="0" w:color="auto"/>
        <w:left w:val="none" w:sz="0" w:space="0" w:color="auto"/>
        <w:bottom w:val="none" w:sz="0" w:space="0" w:color="auto"/>
        <w:right w:val="none" w:sz="0" w:space="0" w:color="auto"/>
      </w:divBdr>
    </w:div>
    <w:div w:id="1230120193">
      <w:marLeft w:val="0"/>
      <w:marRight w:val="0"/>
      <w:marTop w:val="0"/>
      <w:marBottom w:val="0"/>
      <w:divBdr>
        <w:top w:val="none" w:sz="0" w:space="0" w:color="auto"/>
        <w:left w:val="none" w:sz="0" w:space="0" w:color="auto"/>
        <w:bottom w:val="none" w:sz="0" w:space="0" w:color="auto"/>
        <w:right w:val="none" w:sz="0" w:space="0" w:color="auto"/>
      </w:divBdr>
    </w:div>
    <w:div w:id="1230195527">
      <w:marLeft w:val="0"/>
      <w:marRight w:val="0"/>
      <w:marTop w:val="0"/>
      <w:marBottom w:val="0"/>
      <w:divBdr>
        <w:top w:val="none" w:sz="0" w:space="0" w:color="auto"/>
        <w:left w:val="none" w:sz="0" w:space="0" w:color="auto"/>
        <w:bottom w:val="none" w:sz="0" w:space="0" w:color="auto"/>
        <w:right w:val="none" w:sz="0" w:space="0" w:color="auto"/>
      </w:divBdr>
    </w:div>
    <w:div w:id="1230264903">
      <w:marLeft w:val="0"/>
      <w:marRight w:val="0"/>
      <w:marTop w:val="0"/>
      <w:marBottom w:val="0"/>
      <w:divBdr>
        <w:top w:val="none" w:sz="0" w:space="0" w:color="auto"/>
        <w:left w:val="none" w:sz="0" w:space="0" w:color="auto"/>
        <w:bottom w:val="none" w:sz="0" w:space="0" w:color="auto"/>
        <w:right w:val="none" w:sz="0" w:space="0" w:color="auto"/>
      </w:divBdr>
    </w:div>
    <w:div w:id="1230384543">
      <w:marLeft w:val="0"/>
      <w:marRight w:val="0"/>
      <w:marTop w:val="0"/>
      <w:marBottom w:val="0"/>
      <w:divBdr>
        <w:top w:val="none" w:sz="0" w:space="0" w:color="auto"/>
        <w:left w:val="none" w:sz="0" w:space="0" w:color="auto"/>
        <w:bottom w:val="none" w:sz="0" w:space="0" w:color="auto"/>
        <w:right w:val="none" w:sz="0" w:space="0" w:color="auto"/>
      </w:divBdr>
    </w:div>
    <w:div w:id="1230455192">
      <w:marLeft w:val="0"/>
      <w:marRight w:val="0"/>
      <w:marTop w:val="0"/>
      <w:marBottom w:val="0"/>
      <w:divBdr>
        <w:top w:val="none" w:sz="0" w:space="0" w:color="auto"/>
        <w:left w:val="none" w:sz="0" w:space="0" w:color="auto"/>
        <w:bottom w:val="none" w:sz="0" w:space="0" w:color="auto"/>
        <w:right w:val="none" w:sz="0" w:space="0" w:color="auto"/>
      </w:divBdr>
    </w:div>
    <w:div w:id="1230656609">
      <w:marLeft w:val="0"/>
      <w:marRight w:val="0"/>
      <w:marTop w:val="0"/>
      <w:marBottom w:val="0"/>
      <w:divBdr>
        <w:top w:val="none" w:sz="0" w:space="0" w:color="auto"/>
        <w:left w:val="none" w:sz="0" w:space="0" w:color="auto"/>
        <w:bottom w:val="none" w:sz="0" w:space="0" w:color="auto"/>
        <w:right w:val="none" w:sz="0" w:space="0" w:color="auto"/>
      </w:divBdr>
    </w:div>
    <w:div w:id="1230727958">
      <w:marLeft w:val="0"/>
      <w:marRight w:val="0"/>
      <w:marTop w:val="0"/>
      <w:marBottom w:val="0"/>
      <w:divBdr>
        <w:top w:val="none" w:sz="0" w:space="0" w:color="auto"/>
        <w:left w:val="none" w:sz="0" w:space="0" w:color="auto"/>
        <w:bottom w:val="none" w:sz="0" w:space="0" w:color="auto"/>
        <w:right w:val="none" w:sz="0" w:space="0" w:color="auto"/>
      </w:divBdr>
    </w:div>
    <w:div w:id="1230730923">
      <w:marLeft w:val="0"/>
      <w:marRight w:val="0"/>
      <w:marTop w:val="0"/>
      <w:marBottom w:val="0"/>
      <w:divBdr>
        <w:top w:val="none" w:sz="0" w:space="0" w:color="auto"/>
        <w:left w:val="none" w:sz="0" w:space="0" w:color="auto"/>
        <w:bottom w:val="none" w:sz="0" w:space="0" w:color="auto"/>
        <w:right w:val="none" w:sz="0" w:space="0" w:color="auto"/>
      </w:divBdr>
    </w:div>
    <w:div w:id="1230768691">
      <w:marLeft w:val="0"/>
      <w:marRight w:val="0"/>
      <w:marTop w:val="0"/>
      <w:marBottom w:val="0"/>
      <w:divBdr>
        <w:top w:val="none" w:sz="0" w:space="0" w:color="auto"/>
        <w:left w:val="none" w:sz="0" w:space="0" w:color="auto"/>
        <w:bottom w:val="none" w:sz="0" w:space="0" w:color="auto"/>
        <w:right w:val="none" w:sz="0" w:space="0" w:color="auto"/>
      </w:divBdr>
    </w:div>
    <w:div w:id="1230770680">
      <w:marLeft w:val="0"/>
      <w:marRight w:val="0"/>
      <w:marTop w:val="0"/>
      <w:marBottom w:val="0"/>
      <w:divBdr>
        <w:top w:val="none" w:sz="0" w:space="0" w:color="auto"/>
        <w:left w:val="none" w:sz="0" w:space="0" w:color="auto"/>
        <w:bottom w:val="none" w:sz="0" w:space="0" w:color="auto"/>
        <w:right w:val="none" w:sz="0" w:space="0" w:color="auto"/>
      </w:divBdr>
    </w:div>
    <w:div w:id="1230922734">
      <w:marLeft w:val="0"/>
      <w:marRight w:val="0"/>
      <w:marTop w:val="0"/>
      <w:marBottom w:val="0"/>
      <w:divBdr>
        <w:top w:val="none" w:sz="0" w:space="0" w:color="auto"/>
        <w:left w:val="none" w:sz="0" w:space="0" w:color="auto"/>
        <w:bottom w:val="none" w:sz="0" w:space="0" w:color="auto"/>
        <w:right w:val="none" w:sz="0" w:space="0" w:color="auto"/>
      </w:divBdr>
    </w:div>
    <w:div w:id="1230967142">
      <w:marLeft w:val="0"/>
      <w:marRight w:val="0"/>
      <w:marTop w:val="0"/>
      <w:marBottom w:val="0"/>
      <w:divBdr>
        <w:top w:val="none" w:sz="0" w:space="0" w:color="auto"/>
        <w:left w:val="none" w:sz="0" w:space="0" w:color="auto"/>
        <w:bottom w:val="none" w:sz="0" w:space="0" w:color="auto"/>
        <w:right w:val="none" w:sz="0" w:space="0" w:color="auto"/>
      </w:divBdr>
    </w:div>
    <w:div w:id="1231041401">
      <w:marLeft w:val="0"/>
      <w:marRight w:val="0"/>
      <w:marTop w:val="0"/>
      <w:marBottom w:val="0"/>
      <w:divBdr>
        <w:top w:val="none" w:sz="0" w:space="0" w:color="auto"/>
        <w:left w:val="none" w:sz="0" w:space="0" w:color="auto"/>
        <w:bottom w:val="none" w:sz="0" w:space="0" w:color="auto"/>
        <w:right w:val="none" w:sz="0" w:space="0" w:color="auto"/>
      </w:divBdr>
    </w:div>
    <w:div w:id="1231114975">
      <w:marLeft w:val="0"/>
      <w:marRight w:val="0"/>
      <w:marTop w:val="0"/>
      <w:marBottom w:val="0"/>
      <w:divBdr>
        <w:top w:val="none" w:sz="0" w:space="0" w:color="auto"/>
        <w:left w:val="none" w:sz="0" w:space="0" w:color="auto"/>
        <w:bottom w:val="none" w:sz="0" w:space="0" w:color="auto"/>
        <w:right w:val="none" w:sz="0" w:space="0" w:color="auto"/>
      </w:divBdr>
    </w:div>
    <w:div w:id="1231160740">
      <w:marLeft w:val="0"/>
      <w:marRight w:val="0"/>
      <w:marTop w:val="0"/>
      <w:marBottom w:val="0"/>
      <w:divBdr>
        <w:top w:val="none" w:sz="0" w:space="0" w:color="auto"/>
        <w:left w:val="none" w:sz="0" w:space="0" w:color="auto"/>
        <w:bottom w:val="none" w:sz="0" w:space="0" w:color="auto"/>
        <w:right w:val="none" w:sz="0" w:space="0" w:color="auto"/>
      </w:divBdr>
    </w:div>
    <w:div w:id="1231162288">
      <w:marLeft w:val="0"/>
      <w:marRight w:val="0"/>
      <w:marTop w:val="0"/>
      <w:marBottom w:val="0"/>
      <w:divBdr>
        <w:top w:val="none" w:sz="0" w:space="0" w:color="auto"/>
        <w:left w:val="none" w:sz="0" w:space="0" w:color="auto"/>
        <w:bottom w:val="none" w:sz="0" w:space="0" w:color="auto"/>
        <w:right w:val="none" w:sz="0" w:space="0" w:color="auto"/>
      </w:divBdr>
    </w:div>
    <w:div w:id="1231186165">
      <w:marLeft w:val="0"/>
      <w:marRight w:val="0"/>
      <w:marTop w:val="0"/>
      <w:marBottom w:val="0"/>
      <w:divBdr>
        <w:top w:val="none" w:sz="0" w:space="0" w:color="auto"/>
        <w:left w:val="none" w:sz="0" w:space="0" w:color="auto"/>
        <w:bottom w:val="none" w:sz="0" w:space="0" w:color="auto"/>
        <w:right w:val="none" w:sz="0" w:space="0" w:color="auto"/>
      </w:divBdr>
    </w:div>
    <w:div w:id="1231228711">
      <w:marLeft w:val="0"/>
      <w:marRight w:val="0"/>
      <w:marTop w:val="0"/>
      <w:marBottom w:val="0"/>
      <w:divBdr>
        <w:top w:val="none" w:sz="0" w:space="0" w:color="auto"/>
        <w:left w:val="none" w:sz="0" w:space="0" w:color="auto"/>
        <w:bottom w:val="none" w:sz="0" w:space="0" w:color="auto"/>
        <w:right w:val="none" w:sz="0" w:space="0" w:color="auto"/>
      </w:divBdr>
    </w:div>
    <w:div w:id="1231305830">
      <w:marLeft w:val="0"/>
      <w:marRight w:val="0"/>
      <w:marTop w:val="0"/>
      <w:marBottom w:val="0"/>
      <w:divBdr>
        <w:top w:val="none" w:sz="0" w:space="0" w:color="auto"/>
        <w:left w:val="none" w:sz="0" w:space="0" w:color="auto"/>
        <w:bottom w:val="none" w:sz="0" w:space="0" w:color="auto"/>
        <w:right w:val="none" w:sz="0" w:space="0" w:color="auto"/>
      </w:divBdr>
    </w:div>
    <w:div w:id="1231308769">
      <w:marLeft w:val="0"/>
      <w:marRight w:val="0"/>
      <w:marTop w:val="0"/>
      <w:marBottom w:val="0"/>
      <w:divBdr>
        <w:top w:val="none" w:sz="0" w:space="0" w:color="auto"/>
        <w:left w:val="none" w:sz="0" w:space="0" w:color="auto"/>
        <w:bottom w:val="none" w:sz="0" w:space="0" w:color="auto"/>
        <w:right w:val="none" w:sz="0" w:space="0" w:color="auto"/>
      </w:divBdr>
    </w:div>
    <w:div w:id="1231379624">
      <w:marLeft w:val="0"/>
      <w:marRight w:val="0"/>
      <w:marTop w:val="0"/>
      <w:marBottom w:val="0"/>
      <w:divBdr>
        <w:top w:val="none" w:sz="0" w:space="0" w:color="auto"/>
        <w:left w:val="none" w:sz="0" w:space="0" w:color="auto"/>
        <w:bottom w:val="none" w:sz="0" w:space="0" w:color="auto"/>
        <w:right w:val="none" w:sz="0" w:space="0" w:color="auto"/>
      </w:divBdr>
    </w:div>
    <w:div w:id="1231497092">
      <w:marLeft w:val="0"/>
      <w:marRight w:val="0"/>
      <w:marTop w:val="0"/>
      <w:marBottom w:val="0"/>
      <w:divBdr>
        <w:top w:val="none" w:sz="0" w:space="0" w:color="auto"/>
        <w:left w:val="none" w:sz="0" w:space="0" w:color="auto"/>
        <w:bottom w:val="none" w:sz="0" w:space="0" w:color="auto"/>
        <w:right w:val="none" w:sz="0" w:space="0" w:color="auto"/>
      </w:divBdr>
    </w:div>
    <w:div w:id="1231498227">
      <w:marLeft w:val="0"/>
      <w:marRight w:val="0"/>
      <w:marTop w:val="0"/>
      <w:marBottom w:val="0"/>
      <w:divBdr>
        <w:top w:val="none" w:sz="0" w:space="0" w:color="auto"/>
        <w:left w:val="none" w:sz="0" w:space="0" w:color="auto"/>
        <w:bottom w:val="none" w:sz="0" w:space="0" w:color="auto"/>
        <w:right w:val="none" w:sz="0" w:space="0" w:color="auto"/>
      </w:divBdr>
    </w:div>
    <w:div w:id="1231572195">
      <w:marLeft w:val="0"/>
      <w:marRight w:val="0"/>
      <w:marTop w:val="0"/>
      <w:marBottom w:val="0"/>
      <w:divBdr>
        <w:top w:val="none" w:sz="0" w:space="0" w:color="auto"/>
        <w:left w:val="none" w:sz="0" w:space="0" w:color="auto"/>
        <w:bottom w:val="none" w:sz="0" w:space="0" w:color="auto"/>
        <w:right w:val="none" w:sz="0" w:space="0" w:color="auto"/>
      </w:divBdr>
    </w:div>
    <w:div w:id="1231581320">
      <w:marLeft w:val="0"/>
      <w:marRight w:val="0"/>
      <w:marTop w:val="0"/>
      <w:marBottom w:val="0"/>
      <w:divBdr>
        <w:top w:val="none" w:sz="0" w:space="0" w:color="auto"/>
        <w:left w:val="none" w:sz="0" w:space="0" w:color="auto"/>
        <w:bottom w:val="none" w:sz="0" w:space="0" w:color="auto"/>
        <w:right w:val="none" w:sz="0" w:space="0" w:color="auto"/>
      </w:divBdr>
    </w:div>
    <w:div w:id="1231647400">
      <w:marLeft w:val="0"/>
      <w:marRight w:val="0"/>
      <w:marTop w:val="0"/>
      <w:marBottom w:val="0"/>
      <w:divBdr>
        <w:top w:val="none" w:sz="0" w:space="0" w:color="auto"/>
        <w:left w:val="none" w:sz="0" w:space="0" w:color="auto"/>
        <w:bottom w:val="none" w:sz="0" w:space="0" w:color="auto"/>
        <w:right w:val="none" w:sz="0" w:space="0" w:color="auto"/>
      </w:divBdr>
    </w:div>
    <w:div w:id="1231696436">
      <w:marLeft w:val="0"/>
      <w:marRight w:val="0"/>
      <w:marTop w:val="0"/>
      <w:marBottom w:val="0"/>
      <w:divBdr>
        <w:top w:val="none" w:sz="0" w:space="0" w:color="auto"/>
        <w:left w:val="none" w:sz="0" w:space="0" w:color="auto"/>
        <w:bottom w:val="none" w:sz="0" w:space="0" w:color="auto"/>
        <w:right w:val="none" w:sz="0" w:space="0" w:color="auto"/>
      </w:divBdr>
    </w:div>
    <w:div w:id="1231766165">
      <w:marLeft w:val="0"/>
      <w:marRight w:val="0"/>
      <w:marTop w:val="0"/>
      <w:marBottom w:val="0"/>
      <w:divBdr>
        <w:top w:val="none" w:sz="0" w:space="0" w:color="auto"/>
        <w:left w:val="none" w:sz="0" w:space="0" w:color="auto"/>
        <w:bottom w:val="none" w:sz="0" w:space="0" w:color="auto"/>
        <w:right w:val="none" w:sz="0" w:space="0" w:color="auto"/>
      </w:divBdr>
    </w:div>
    <w:div w:id="1231767662">
      <w:marLeft w:val="0"/>
      <w:marRight w:val="0"/>
      <w:marTop w:val="0"/>
      <w:marBottom w:val="0"/>
      <w:divBdr>
        <w:top w:val="none" w:sz="0" w:space="0" w:color="auto"/>
        <w:left w:val="none" w:sz="0" w:space="0" w:color="auto"/>
        <w:bottom w:val="none" w:sz="0" w:space="0" w:color="auto"/>
        <w:right w:val="none" w:sz="0" w:space="0" w:color="auto"/>
      </w:divBdr>
    </w:div>
    <w:div w:id="1231841897">
      <w:marLeft w:val="0"/>
      <w:marRight w:val="0"/>
      <w:marTop w:val="0"/>
      <w:marBottom w:val="0"/>
      <w:divBdr>
        <w:top w:val="none" w:sz="0" w:space="0" w:color="auto"/>
        <w:left w:val="none" w:sz="0" w:space="0" w:color="auto"/>
        <w:bottom w:val="none" w:sz="0" w:space="0" w:color="auto"/>
        <w:right w:val="none" w:sz="0" w:space="0" w:color="auto"/>
      </w:divBdr>
    </w:div>
    <w:div w:id="1231842722">
      <w:marLeft w:val="0"/>
      <w:marRight w:val="0"/>
      <w:marTop w:val="0"/>
      <w:marBottom w:val="0"/>
      <w:divBdr>
        <w:top w:val="none" w:sz="0" w:space="0" w:color="auto"/>
        <w:left w:val="none" w:sz="0" w:space="0" w:color="auto"/>
        <w:bottom w:val="none" w:sz="0" w:space="0" w:color="auto"/>
        <w:right w:val="none" w:sz="0" w:space="0" w:color="auto"/>
      </w:divBdr>
    </w:div>
    <w:div w:id="1231961826">
      <w:marLeft w:val="0"/>
      <w:marRight w:val="0"/>
      <w:marTop w:val="0"/>
      <w:marBottom w:val="0"/>
      <w:divBdr>
        <w:top w:val="none" w:sz="0" w:space="0" w:color="auto"/>
        <w:left w:val="none" w:sz="0" w:space="0" w:color="auto"/>
        <w:bottom w:val="none" w:sz="0" w:space="0" w:color="auto"/>
        <w:right w:val="none" w:sz="0" w:space="0" w:color="auto"/>
      </w:divBdr>
    </w:div>
    <w:div w:id="1231962914">
      <w:marLeft w:val="0"/>
      <w:marRight w:val="0"/>
      <w:marTop w:val="0"/>
      <w:marBottom w:val="0"/>
      <w:divBdr>
        <w:top w:val="none" w:sz="0" w:space="0" w:color="auto"/>
        <w:left w:val="none" w:sz="0" w:space="0" w:color="auto"/>
        <w:bottom w:val="none" w:sz="0" w:space="0" w:color="auto"/>
        <w:right w:val="none" w:sz="0" w:space="0" w:color="auto"/>
      </w:divBdr>
    </w:div>
    <w:div w:id="1232077956">
      <w:marLeft w:val="0"/>
      <w:marRight w:val="0"/>
      <w:marTop w:val="0"/>
      <w:marBottom w:val="0"/>
      <w:divBdr>
        <w:top w:val="none" w:sz="0" w:space="0" w:color="auto"/>
        <w:left w:val="none" w:sz="0" w:space="0" w:color="auto"/>
        <w:bottom w:val="none" w:sz="0" w:space="0" w:color="auto"/>
        <w:right w:val="none" w:sz="0" w:space="0" w:color="auto"/>
      </w:divBdr>
    </w:div>
    <w:div w:id="1232080218">
      <w:marLeft w:val="0"/>
      <w:marRight w:val="0"/>
      <w:marTop w:val="0"/>
      <w:marBottom w:val="0"/>
      <w:divBdr>
        <w:top w:val="none" w:sz="0" w:space="0" w:color="auto"/>
        <w:left w:val="none" w:sz="0" w:space="0" w:color="auto"/>
        <w:bottom w:val="none" w:sz="0" w:space="0" w:color="auto"/>
        <w:right w:val="none" w:sz="0" w:space="0" w:color="auto"/>
      </w:divBdr>
    </w:div>
    <w:div w:id="1232080394">
      <w:marLeft w:val="0"/>
      <w:marRight w:val="0"/>
      <w:marTop w:val="0"/>
      <w:marBottom w:val="0"/>
      <w:divBdr>
        <w:top w:val="none" w:sz="0" w:space="0" w:color="auto"/>
        <w:left w:val="none" w:sz="0" w:space="0" w:color="auto"/>
        <w:bottom w:val="none" w:sz="0" w:space="0" w:color="auto"/>
        <w:right w:val="none" w:sz="0" w:space="0" w:color="auto"/>
      </w:divBdr>
    </w:div>
    <w:div w:id="1232153554">
      <w:marLeft w:val="0"/>
      <w:marRight w:val="0"/>
      <w:marTop w:val="0"/>
      <w:marBottom w:val="0"/>
      <w:divBdr>
        <w:top w:val="none" w:sz="0" w:space="0" w:color="auto"/>
        <w:left w:val="none" w:sz="0" w:space="0" w:color="auto"/>
        <w:bottom w:val="none" w:sz="0" w:space="0" w:color="auto"/>
        <w:right w:val="none" w:sz="0" w:space="0" w:color="auto"/>
      </w:divBdr>
    </w:div>
    <w:div w:id="1232236455">
      <w:marLeft w:val="0"/>
      <w:marRight w:val="0"/>
      <w:marTop w:val="0"/>
      <w:marBottom w:val="0"/>
      <w:divBdr>
        <w:top w:val="none" w:sz="0" w:space="0" w:color="auto"/>
        <w:left w:val="none" w:sz="0" w:space="0" w:color="auto"/>
        <w:bottom w:val="none" w:sz="0" w:space="0" w:color="auto"/>
        <w:right w:val="none" w:sz="0" w:space="0" w:color="auto"/>
      </w:divBdr>
    </w:div>
    <w:div w:id="1232420906">
      <w:marLeft w:val="0"/>
      <w:marRight w:val="0"/>
      <w:marTop w:val="0"/>
      <w:marBottom w:val="0"/>
      <w:divBdr>
        <w:top w:val="none" w:sz="0" w:space="0" w:color="auto"/>
        <w:left w:val="none" w:sz="0" w:space="0" w:color="auto"/>
        <w:bottom w:val="none" w:sz="0" w:space="0" w:color="auto"/>
        <w:right w:val="none" w:sz="0" w:space="0" w:color="auto"/>
      </w:divBdr>
    </w:div>
    <w:div w:id="1232694120">
      <w:marLeft w:val="0"/>
      <w:marRight w:val="0"/>
      <w:marTop w:val="0"/>
      <w:marBottom w:val="0"/>
      <w:divBdr>
        <w:top w:val="none" w:sz="0" w:space="0" w:color="auto"/>
        <w:left w:val="none" w:sz="0" w:space="0" w:color="auto"/>
        <w:bottom w:val="none" w:sz="0" w:space="0" w:color="auto"/>
        <w:right w:val="none" w:sz="0" w:space="0" w:color="auto"/>
      </w:divBdr>
    </w:div>
    <w:div w:id="1232698429">
      <w:marLeft w:val="0"/>
      <w:marRight w:val="0"/>
      <w:marTop w:val="0"/>
      <w:marBottom w:val="0"/>
      <w:divBdr>
        <w:top w:val="none" w:sz="0" w:space="0" w:color="auto"/>
        <w:left w:val="none" w:sz="0" w:space="0" w:color="auto"/>
        <w:bottom w:val="none" w:sz="0" w:space="0" w:color="auto"/>
        <w:right w:val="none" w:sz="0" w:space="0" w:color="auto"/>
      </w:divBdr>
    </w:div>
    <w:div w:id="1232736580">
      <w:marLeft w:val="0"/>
      <w:marRight w:val="0"/>
      <w:marTop w:val="0"/>
      <w:marBottom w:val="0"/>
      <w:divBdr>
        <w:top w:val="none" w:sz="0" w:space="0" w:color="auto"/>
        <w:left w:val="none" w:sz="0" w:space="0" w:color="auto"/>
        <w:bottom w:val="none" w:sz="0" w:space="0" w:color="auto"/>
        <w:right w:val="none" w:sz="0" w:space="0" w:color="auto"/>
      </w:divBdr>
    </w:div>
    <w:div w:id="1232738489">
      <w:marLeft w:val="0"/>
      <w:marRight w:val="0"/>
      <w:marTop w:val="0"/>
      <w:marBottom w:val="0"/>
      <w:divBdr>
        <w:top w:val="none" w:sz="0" w:space="0" w:color="auto"/>
        <w:left w:val="none" w:sz="0" w:space="0" w:color="auto"/>
        <w:bottom w:val="none" w:sz="0" w:space="0" w:color="auto"/>
        <w:right w:val="none" w:sz="0" w:space="0" w:color="auto"/>
      </w:divBdr>
    </w:div>
    <w:div w:id="1232815826">
      <w:marLeft w:val="0"/>
      <w:marRight w:val="0"/>
      <w:marTop w:val="0"/>
      <w:marBottom w:val="0"/>
      <w:divBdr>
        <w:top w:val="none" w:sz="0" w:space="0" w:color="auto"/>
        <w:left w:val="none" w:sz="0" w:space="0" w:color="auto"/>
        <w:bottom w:val="none" w:sz="0" w:space="0" w:color="auto"/>
        <w:right w:val="none" w:sz="0" w:space="0" w:color="auto"/>
      </w:divBdr>
    </w:div>
    <w:div w:id="1232888889">
      <w:marLeft w:val="0"/>
      <w:marRight w:val="0"/>
      <w:marTop w:val="0"/>
      <w:marBottom w:val="0"/>
      <w:divBdr>
        <w:top w:val="none" w:sz="0" w:space="0" w:color="auto"/>
        <w:left w:val="none" w:sz="0" w:space="0" w:color="auto"/>
        <w:bottom w:val="none" w:sz="0" w:space="0" w:color="auto"/>
        <w:right w:val="none" w:sz="0" w:space="0" w:color="auto"/>
      </w:divBdr>
    </w:div>
    <w:div w:id="1232928804">
      <w:marLeft w:val="0"/>
      <w:marRight w:val="0"/>
      <w:marTop w:val="0"/>
      <w:marBottom w:val="0"/>
      <w:divBdr>
        <w:top w:val="none" w:sz="0" w:space="0" w:color="auto"/>
        <w:left w:val="none" w:sz="0" w:space="0" w:color="auto"/>
        <w:bottom w:val="none" w:sz="0" w:space="0" w:color="auto"/>
        <w:right w:val="none" w:sz="0" w:space="0" w:color="auto"/>
      </w:divBdr>
    </w:div>
    <w:div w:id="1232933565">
      <w:bodyDiv w:val="1"/>
      <w:marLeft w:val="0"/>
      <w:marRight w:val="0"/>
      <w:marTop w:val="0"/>
      <w:marBottom w:val="0"/>
      <w:divBdr>
        <w:top w:val="none" w:sz="0" w:space="0" w:color="auto"/>
        <w:left w:val="none" w:sz="0" w:space="0" w:color="auto"/>
        <w:bottom w:val="none" w:sz="0" w:space="0" w:color="auto"/>
        <w:right w:val="none" w:sz="0" w:space="0" w:color="auto"/>
      </w:divBdr>
    </w:div>
    <w:div w:id="1232959632">
      <w:marLeft w:val="0"/>
      <w:marRight w:val="0"/>
      <w:marTop w:val="0"/>
      <w:marBottom w:val="0"/>
      <w:divBdr>
        <w:top w:val="none" w:sz="0" w:space="0" w:color="auto"/>
        <w:left w:val="none" w:sz="0" w:space="0" w:color="auto"/>
        <w:bottom w:val="none" w:sz="0" w:space="0" w:color="auto"/>
        <w:right w:val="none" w:sz="0" w:space="0" w:color="auto"/>
      </w:divBdr>
    </w:div>
    <w:div w:id="1233002964">
      <w:marLeft w:val="0"/>
      <w:marRight w:val="0"/>
      <w:marTop w:val="0"/>
      <w:marBottom w:val="0"/>
      <w:divBdr>
        <w:top w:val="none" w:sz="0" w:space="0" w:color="auto"/>
        <w:left w:val="none" w:sz="0" w:space="0" w:color="auto"/>
        <w:bottom w:val="none" w:sz="0" w:space="0" w:color="auto"/>
        <w:right w:val="none" w:sz="0" w:space="0" w:color="auto"/>
      </w:divBdr>
    </w:div>
    <w:div w:id="1233125767">
      <w:marLeft w:val="0"/>
      <w:marRight w:val="0"/>
      <w:marTop w:val="0"/>
      <w:marBottom w:val="0"/>
      <w:divBdr>
        <w:top w:val="none" w:sz="0" w:space="0" w:color="auto"/>
        <w:left w:val="none" w:sz="0" w:space="0" w:color="auto"/>
        <w:bottom w:val="none" w:sz="0" w:space="0" w:color="auto"/>
        <w:right w:val="none" w:sz="0" w:space="0" w:color="auto"/>
      </w:divBdr>
    </w:div>
    <w:div w:id="1233274515">
      <w:marLeft w:val="0"/>
      <w:marRight w:val="0"/>
      <w:marTop w:val="0"/>
      <w:marBottom w:val="0"/>
      <w:divBdr>
        <w:top w:val="none" w:sz="0" w:space="0" w:color="auto"/>
        <w:left w:val="none" w:sz="0" w:space="0" w:color="auto"/>
        <w:bottom w:val="none" w:sz="0" w:space="0" w:color="auto"/>
        <w:right w:val="none" w:sz="0" w:space="0" w:color="auto"/>
      </w:divBdr>
    </w:div>
    <w:div w:id="1233277326">
      <w:marLeft w:val="0"/>
      <w:marRight w:val="0"/>
      <w:marTop w:val="0"/>
      <w:marBottom w:val="0"/>
      <w:divBdr>
        <w:top w:val="none" w:sz="0" w:space="0" w:color="auto"/>
        <w:left w:val="none" w:sz="0" w:space="0" w:color="auto"/>
        <w:bottom w:val="none" w:sz="0" w:space="0" w:color="auto"/>
        <w:right w:val="none" w:sz="0" w:space="0" w:color="auto"/>
      </w:divBdr>
    </w:div>
    <w:div w:id="1233350310">
      <w:marLeft w:val="0"/>
      <w:marRight w:val="0"/>
      <w:marTop w:val="0"/>
      <w:marBottom w:val="0"/>
      <w:divBdr>
        <w:top w:val="none" w:sz="0" w:space="0" w:color="auto"/>
        <w:left w:val="none" w:sz="0" w:space="0" w:color="auto"/>
        <w:bottom w:val="none" w:sz="0" w:space="0" w:color="auto"/>
        <w:right w:val="none" w:sz="0" w:space="0" w:color="auto"/>
      </w:divBdr>
    </w:div>
    <w:div w:id="1233352792">
      <w:marLeft w:val="0"/>
      <w:marRight w:val="0"/>
      <w:marTop w:val="0"/>
      <w:marBottom w:val="0"/>
      <w:divBdr>
        <w:top w:val="none" w:sz="0" w:space="0" w:color="auto"/>
        <w:left w:val="none" w:sz="0" w:space="0" w:color="auto"/>
        <w:bottom w:val="none" w:sz="0" w:space="0" w:color="auto"/>
        <w:right w:val="none" w:sz="0" w:space="0" w:color="auto"/>
      </w:divBdr>
    </w:div>
    <w:div w:id="1233390105">
      <w:marLeft w:val="0"/>
      <w:marRight w:val="0"/>
      <w:marTop w:val="0"/>
      <w:marBottom w:val="0"/>
      <w:divBdr>
        <w:top w:val="none" w:sz="0" w:space="0" w:color="auto"/>
        <w:left w:val="none" w:sz="0" w:space="0" w:color="auto"/>
        <w:bottom w:val="none" w:sz="0" w:space="0" w:color="auto"/>
        <w:right w:val="none" w:sz="0" w:space="0" w:color="auto"/>
      </w:divBdr>
    </w:div>
    <w:div w:id="1233391554">
      <w:marLeft w:val="0"/>
      <w:marRight w:val="0"/>
      <w:marTop w:val="0"/>
      <w:marBottom w:val="0"/>
      <w:divBdr>
        <w:top w:val="none" w:sz="0" w:space="0" w:color="auto"/>
        <w:left w:val="none" w:sz="0" w:space="0" w:color="auto"/>
        <w:bottom w:val="none" w:sz="0" w:space="0" w:color="auto"/>
        <w:right w:val="none" w:sz="0" w:space="0" w:color="auto"/>
      </w:divBdr>
    </w:div>
    <w:div w:id="1233467963">
      <w:marLeft w:val="0"/>
      <w:marRight w:val="0"/>
      <w:marTop w:val="0"/>
      <w:marBottom w:val="0"/>
      <w:divBdr>
        <w:top w:val="none" w:sz="0" w:space="0" w:color="auto"/>
        <w:left w:val="none" w:sz="0" w:space="0" w:color="auto"/>
        <w:bottom w:val="none" w:sz="0" w:space="0" w:color="auto"/>
        <w:right w:val="none" w:sz="0" w:space="0" w:color="auto"/>
      </w:divBdr>
    </w:div>
    <w:div w:id="1233543929">
      <w:marLeft w:val="0"/>
      <w:marRight w:val="0"/>
      <w:marTop w:val="0"/>
      <w:marBottom w:val="0"/>
      <w:divBdr>
        <w:top w:val="none" w:sz="0" w:space="0" w:color="auto"/>
        <w:left w:val="none" w:sz="0" w:space="0" w:color="auto"/>
        <w:bottom w:val="none" w:sz="0" w:space="0" w:color="auto"/>
        <w:right w:val="none" w:sz="0" w:space="0" w:color="auto"/>
      </w:divBdr>
    </w:div>
    <w:div w:id="1233585494">
      <w:marLeft w:val="0"/>
      <w:marRight w:val="0"/>
      <w:marTop w:val="0"/>
      <w:marBottom w:val="0"/>
      <w:divBdr>
        <w:top w:val="none" w:sz="0" w:space="0" w:color="auto"/>
        <w:left w:val="none" w:sz="0" w:space="0" w:color="auto"/>
        <w:bottom w:val="none" w:sz="0" w:space="0" w:color="auto"/>
        <w:right w:val="none" w:sz="0" w:space="0" w:color="auto"/>
      </w:divBdr>
    </w:div>
    <w:div w:id="1233732774">
      <w:marLeft w:val="0"/>
      <w:marRight w:val="0"/>
      <w:marTop w:val="0"/>
      <w:marBottom w:val="0"/>
      <w:divBdr>
        <w:top w:val="none" w:sz="0" w:space="0" w:color="auto"/>
        <w:left w:val="none" w:sz="0" w:space="0" w:color="auto"/>
        <w:bottom w:val="none" w:sz="0" w:space="0" w:color="auto"/>
        <w:right w:val="none" w:sz="0" w:space="0" w:color="auto"/>
      </w:divBdr>
    </w:div>
    <w:div w:id="1233783069">
      <w:marLeft w:val="0"/>
      <w:marRight w:val="0"/>
      <w:marTop w:val="0"/>
      <w:marBottom w:val="0"/>
      <w:divBdr>
        <w:top w:val="none" w:sz="0" w:space="0" w:color="auto"/>
        <w:left w:val="none" w:sz="0" w:space="0" w:color="auto"/>
        <w:bottom w:val="none" w:sz="0" w:space="0" w:color="auto"/>
        <w:right w:val="none" w:sz="0" w:space="0" w:color="auto"/>
      </w:divBdr>
    </w:div>
    <w:div w:id="1233809892">
      <w:marLeft w:val="0"/>
      <w:marRight w:val="0"/>
      <w:marTop w:val="0"/>
      <w:marBottom w:val="0"/>
      <w:divBdr>
        <w:top w:val="none" w:sz="0" w:space="0" w:color="auto"/>
        <w:left w:val="none" w:sz="0" w:space="0" w:color="auto"/>
        <w:bottom w:val="none" w:sz="0" w:space="0" w:color="auto"/>
        <w:right w:val="none" w:sz="0" w:space="0" w:color="auto"/>
      </w:divBdr>
    </w:div>
    <w:div w:id="1233852622">
      <w:marLeft w:val="0"/>
      <w:marRight w:val="0"/>
      <w:marTop w:val="0"/>
      <w:marBottom w:val="0"/>
      <w:divBdr>
        <w:top w:val="none" w:sz="0" w:space="0" w:color="auto"/>
        <w:left w:val="none" w:sz="0" w:space="0" w:color="auto"/>
        <w:bottom w:val="none" w:sz="0" w:space="0" w:color="auto"/>
        <w:right w:val="none" w:sz="0" w:space="0" w:color="auto"/>
      </w:divBdr>
    </w:div>
    <w:div w:id="1233854316">
      <w:marLeft w:val="0"/>
      <w:marRight w:val="0"/>
      <w:marTop w:val="0"/>
      <w:marBottom w:val="0"/>
      <w:divBdr>
        <w:top w:val="none" w:sz="0" w:space="0" w:color="auto"/>
        <w:left w:val="none" w:sz="0" w:space="0" w:color="auto"/>
        <w:bottom w:val="none" w:sz="0" w:space="0" w:color="auto"/>
        <w:right w:val="none" w:sz="0" w:space="0" w:color="auto"/>
      </w:divBdr>
    </w:div>
    <w:div w:id="1233931274">
      <w:marLeft w:val="0"/>
      <w:marRight w:val="0"/>
      <w:marTop w:val="0"/>
      <w:marBottom w:val="0"/>
      <w:divBdr>
        <w:top w:val="none" w:sz="0" w:space="0" w:color="auto"/>
        <w:left w:val="none" w:sz="0" w:space="0" w:color="auto"/>
        <w:bottom w:val="none" w:sz="0" w:space="0" w:color="auto"/>
        <w:right w:val="none" w:sz="0" w:space="0" w:color="auto"/>
      </w:divBdr>
    </w:div>
    <w:div w:id="1234044556">
      <w:bodyDiv w:val="1"/>
      <w:marLeft w:val="0"/>
      <w:marRight w:val="0"/>
      <w:marTop w:val="0"/>
      <w:marBottom w:val="0"/>
      <w:divBdr>
        <w:top w:val="none" w:sz="0" w:space="0" w:color="auto"/>
        <w:left w:val="none" w:sz="0" w:space="0" w:color="auto"/>
        <w:bottom w:val="none" w:sz="0" w:space="0" w:color="auto"/>
        <w:right w:val="none" w:sz="0" w:space="0" w:color="auto"/>
      </w:divBdr>
    </w:div>
    <w:div w:id="1234047843">
      <w:marLeft w:val="0"/>
      <w:marRight w:val="0"/>
      <w:marTop w:val="0"/>
      <w:marBottom w:val="0"/>
      <w:divBdr>
        <w:top w:val="none" w:sz="0" w:space="0" w:color="auto"/>
        <w:left w:val="none" w:sz="0" w:space="0" w:color="auto"/>
        <w:bottom w:val="none" w:sz="0" w:space="0" w:color="auto"/>
        <w:right w:val="none" w:sz="0" w:space="0" w:color="auto"/>
      </w:divBdr>
    </w:div>
    <w:div w:id="1234049038">
      <w:marLeft w:val="0"/>
      <w:marRight w:val="0"/>
      <w:marTop w:val="0"/>
      <w:marBottom w:val="0"/>
      <w:divBdr>
        <w:top w:val="none" w:sz="0" w:space="0" w:color="auto"/>
        <w:left w:val="none" w:sz="0" w:space="0" w:color="auto"/>
        <w:bottom w:val="none" w:sz="0" w:space="0" w:color="auto"/>
        <w:right w:val="none" w:sz="0" w:space="0" w:color="auto"/>
      </w:divBdr>
    </w:div>
    <w:div w:id="1234241415">
      <w:marLeft w:val="0"/>
      <w:marRight w:val="0"/>
      <w:marTop w:val="0"/>
      <w:marBottom w:val="0"/>
      <w:divBdr>
        <w:top w:val="none" w:sz="0" w:space="0" w:color="auto"/>
        <w:left w:val="none" w:sz="0" w:space="0" w:color="auto"/>
        <w:bottom w:val="none" w:sz="0" w:space="0" w:color="auto"/>
        <w:right w:val="none" w:sz="0" w:space="0" w:color="auto"/>
      </w:divBdr>
    </w:div>
    <w:div w:id="1234245281">
      <w:marLeft w:val="0"/>
      <w:marRight w:val="0"/>
      <w:marTop w:val="0"/>
      <w:marBottom w:val="0"/>
      <w:divBdr>
        <w:top w:val="none" w:sz="0" w:space="0" w:color="auto"/>
        <w:left w:val="none" w:sz="0" w:space="0" w:color="auto"/>
        <w:bottom w:val="none" w:sz="0" w:space="0" w:color="auto"/>
        <w:right w:val="none" w:sz="0" w:space="0" w:color="auto"/>
      </w:divBdr>
    </w:div>
    <w:div w:id="1234271910">
      <w:marLeft w:val="0"/>
      <w:marRight w:val="0"/>
      <w:marTop w:val="0"/>
      <w:marBottom w:val="0"/>
      <w:divBdr>
        <w:top w:val="none" w:sz="0" w:space="0" w:color="auto"/>
        <w:left w:val="none" w:sz="0" w:space="0" w:color="auto"/>
        <w:bottom w:val="none" w:sz="0" w:space="0" w:color="auto"/>
        <w:right w:val="none" w:sz="0" w:space="0" w:color="auto"/>
      </w:divBdr>
    </w:div>
    <w:div w:id="1234319126">
      <w:marLeft w:val="0"/>
      <w:marRight w:val="0"/>
      <w:marTop w:val="0"/>
      <w:marBottom w:val="0"/>
      <w:divBdr>
        <w:top w:val="none" w:sz="0" w:space="0" w:color="auto"/>
        <w:left w:val="none" w:sz="0" w:space="0" w:color="auto"/>
        <w:bottom w:val="none" w:sz="0" w:space="0" w:color="auto"/>
        <w:right w:val="none" w:sz="0" w:space="0" w:color="auto"/>
      </w:divBdr>
    </w:div>
    <w:div w:id="1234319343">
      <w:marLeft w:val="0"/>
      <w:marRight w:val="0"/>
      <w:marTop w:val="0"/>
      <w:marBottom w:val="0"/>
      <w:divBdr>
        <w:top w:val="none" w:sz="0" w:space="0" w:color="auto"/>
        <w:left w:val="none" w:sz="0" w:space="0" w:color="auto"/>
        <w:bottom w:val="none" w:sz="0" w:space="0" w:color="auto"/>
        <w:right w:val="none" w:sz="0" w:space="0" w:color="auto"/>
      </w:divBdr>
    </w:div>
    <w:div w:id="1234508966">
      <w:marLeft w:val="0"/>
      <w:marRight w:val="0"/>
      <w:marTop w:val="0"/>
      <w:marBottom w:val="0"/>
      <w:divBdr>
        <w:top w:val="none" w:sz="0" w:space="0" w:color="auto"/>
        <w:left w:val="none" w:sz="0" w:space="0" w:color="auto"/>
        <w:bottom w:val="none" w:sz="0" w:space="0" w:color="auto"/>
        <w:right w:val="none" w:sz="0" w:space="0" w:color="auto"/>
      </w:divBdr>
    </w:div>
    <w:div w:id="1234657578">
      <w:marLeft w:val="0"/>
      <w:marRight w:val="0"/>
      <w:marTop w:val="0"/>
      <w:marBottom w:val="0"/>
      <w:divBdr>
        <w:top w:val="none" w:sz="0" w:space="0" w:color="auto"/>
        <w:left w:val="none" w:sz="0" w:space="0" w:color="auto"/>
        <w:bottom w:val="none" w:sz="0" w:space="0" w:color="auto"/>
        <w:right w:val="none" w:sz="0" w:space="0" w:color="auto"/>
      </w:divBdr>
    </w:div>
    <w:div w:id="1234661080">
      <w:marLeft w:val="0"/>
      <w:marRight w:val="0"/>
      <w:marTop w:val="0"/>
      <w:marBottom w:val="0"/>
      <w:divBdr>
        <w:top w:val="none" w:sz="0" w:space="0" w:color="auto"/>
        <w:left w:val="none" w:sz="0" w:space="0" w:color="auto"/>
        <w:bottom w:val="none" w:sz="0" w:space="0" w:color="auto"/>
        <w:right w:val="none" w:sz="0" w:space="0" w:color="auto"/>
      </w:divBdr>
    </w:div>
    <w:div w:id="1234705998">
      <w:marLeft w:val="0"/>
      <w:marRight w:val="0"/>
      <w:marTop w:val="0"/>
      <w:marBottom w:val="0"/>
      <w:divBdr>
        <w:top w:val="none" w:sz="0" w:space="0" w:color="auto"/>
        <w:left w:val="none" w:sz="0" w:space="0" w:color="auto"/>
        <w:bottom w:val="none" w:sz="0" w:space="0" w:color="auto"/>
        <w:right w:val="none" w:sz="0" w:space="0" w:color="auto"/>
      </w:divBdr>
    </w:div>
    <w:div w:id="1234775854">
      <w:marLeft w:val="0"/>
      <w:marRight w:val="0"/>
      <w:marTop w:val="0"/>
      <w:marBottom w:val="0"/>
      <w:divBdr>
        <w:top w:val="none" w:sz="0" w:space="0" w:color="auto"/>
        <w:left w:val="none" w:sz="0" w:space="0" w:color="auto"/>
        <w:bottom w:val="none" w:sz="0" w:space="0" w:color="auto"/>
        <w:right w:val="none" w:sz="0" w:space="0" w:color="auto"/>
      </w:divBdr>
    </w:div>
    <w:div w:id="1234779869">
      <w:marLeft w:val="0"/>
      <w:marRight w:val="0"/>
      <w:marTop w:val="0"/>
      <w:marBottom w:val="0"/>
      <w:divBdr>
        <w:top w:val="none" w:sz="0" w:space="0" w:color="auto"/>
        <w:left w:val="none" w:sz="0" w:space="0" w:color="auto"/>
        <w:bottom w:val="none" w:sz="0" w:space="0" w:color="auto"/>
        <w:right w:val="none" w:sz="0" w:space="0" w:color="auto"/>
      </w:divBdr>
    </w:div>
    <w:div w:id="1234780357">
      <w:marLeft w:val="0"/>
      <w:marRight w:val="0"/>
      <w:marTop w:val="0"/>
      <w:marBottom w:val="0"/>
      <w:divBdr>
        <w:top w:val="none" w:sz="0" w:space="0" w:color="auto"/>
        <w:left w:val="none" w:sz="0" w:space="0" w:color="auto"/>
        <w:bottom w:val="none" w:sz="0" w:space="0" w:color="auto"/>
        <w:right w:val="none" w:sz="0" w:space="0" w:color="auto"/>
      </w:divBdr>
    </w:div>
    <w:div w:id="1234781471">
      <w:marLeft w:val="0"/>
      <w:marRight w:val="0"/>
      <w:marTop w:val="0"/>
      <w:marBottom w:val="0"/>
      <w:divBdr>
        <w:top w:val="none" w:sz="0" w:space="0" w:color="auto"/>
        <w:left w:val="none" w:sz="0" w:space="0" w:color="auto"/>
        <w:bottom w:val="none" w:sz="0" w:space="0" w:color="auto"/>
        <w:right w:val="none" w:sz="0" w:space="0" w:color="auto"/>
      </w:divBdr>
    </w:div>
    <w:div w:id="1234849009">
      <w:marLeft w:val="0"/>
      <w:marRight w:val="0"/>
      <w:marTop w:val="0"/>
      <w:marBottom w:val="0"/>
      <w:divBdr>
        <w:top w:val="none" w:sz="0" w:space="0" w:color="auto"/>
        <w:left w:val="none" w:sz="0" w:space="0" w:color="auto"/>
        <w:bottom w:val="none" w:sz="0" w:space="0" w:color="auto"/>
        <w:right w:val="none" w:sz="0" w:space="0" w:color="auto"/>
      </w:divBdr>
    </w:div>
    <w:div w:id="1234924202">
      <w:marLeft w:val="0"/>
      <w:marRight w:val="0"/>
      <w:marTop w:val="0"/>
      <w:marBottom w:val="0"/>
      <w:divBdr>
        <w:top w:val="none" w:sz="0" w:space="0" w:color="auto"/>
        <w:left w:val="none" w:sz="0" w:space="0" w:color="auto"/>
        <w:bottom w:val="none" w:sz="0" w:space="0" w:color="auto"/>
        <w:right w:val="none" w:sz="0" w:space="0" w:color="auto"/>
      </w:divBdr>
    </w:div>
    <w:div w:id="1234926379">
      <w:marLeft w:val="0"/>
      <w:marRight w:val="0"/>
      <w:marTop w:val="0"/>
      <w:marBottom w:val="0"/>
      <w:divBdr>
        <w:top w:val="none" w:sz="0" w:space="0" w:color="auto"/>
        <w:left w:val="none" w:sz="0" w:space="0" w:color="auto"/>
        <w:bottom w:val="none" w:sz="0" w:space="0" w:color="auto"/>
        <w:right w:val="none" w:sz="0" w:space="0" w:color="auto"/>
      </w:divBdr>
    </w:div>
    <w:div w:id="1234969157">
      <w:marLeft w:val="0"/>
      <w:marRight w:val="0"/>
      <w:marTop w:val="0"/>
      <w:marBottom w:val="0"/>
      <w:divBdr>
        <w:top w:val="none" w:sz="0" w:space="0" w:color="auto"/>
        <w:left w:val="none" w:sz="0" w:space="0" w:color="auto"/>
        <w:bottom w:val="none" w:sz="0" w:space="0" w:color="auto"/>
        <w:right w:val="none" w:sz="0" w:space="0" w:color="auto"/>
      </w:divBdr>
    </w:div>
    <w:div w:id="1235044657">
      <w:marLeft w:val="0"/>
      <w:marRight w:val="0"/>
      <w:marTop w:val="0"/>
      <w:marBottom w:val="0"/>
      <w:divBdr>
        <w:top w:val="none" w:sz="0" w:space="0" w:color="auto"/>
        <w:left w:val="none" w:sz="0" w:space="0" w:color="auto"/>
        <w:bottom w:val="none" w:sz="0" w:space="0" w:color="auto"/>
        <w:right w:val="none" w:sz="0" w:space="0" w:color="auto"/>
      </w:divBdr>
    </w:div>
    <w:div w:id="1235049442">
      <w:marLeft w:val="0"/>
      <w:marRight w:val="0"/>
      <w:marTop w:val="0"/>
      <w:marBottom w:val="0"/>
      <w:divBdr>
        <w:top w:val="none" w:sz="0" w:space="0" w:color="auto"/>
        <w:left w:val="none" w:sz="0" w:space="0" w:color="auto"/>
        <w:bottom w:val="none" w:sz="0" w:space="0" w:color="auto"/>
        <w:right w:val="none" w:sz="0" w:space="0" w:color="auto"/>
      </w:divBdr>
    </w:div>
    <w:div w:id="1235310425">
      <w:marLeft w:val="0"/>
      <w:marRight w:val="0"/>
      <w:marTop w:val="0"/>
      <w:marBottom w:val="0"/>
      <w:divBdr>
        <w:top w:val="none" w:sz="0" w:space="0" w:color="auto"/>
        <w:left w:val="none" w:sz="0" w:space="0" w:color="auto"/>
        <w:bottom w:val="none" w:sz="0" w:space="0" w:color="auto"/>
        <w:right w:val="none" w:sz="0" w:space="0" w:color="auto"/>
      </w:divBdr>
    </w:div>
    <w:div w:id="1235360090">
      <w:marLeft w:val="0"/>
      <w:marRight w:val="0"/>
      <w:marTop w:val="0"/>
      <w:marBottom w:val="0"/>
      <w:divBdr>
        <w:top w:val="none" w:sz="0" w:space="0" w:color="auto"/>
        <w:left w:val="none" w:sz="0" w:space="0" w:color="auto"/>
        <w:bottom w:val="none" w:sz="0" w:space="0" w:color="auto"/>
        <w:right w:val="none" w:sz="0" w:space="0" w:color="auto"/>
      </w:divBdr>
    </w:div>
    <w:div w:id="1235361304">
      <w:marLeft w:val="0"/>
      <w:marRight w:val="0"/>
      <w:marTop w:val="0"/>
      <w:marBottom w:val="0"/>
      <w:divBdr>
        <w:top w:val="none" w:sz="0" w:space="0" w:color="auto"/>
        <w:left w:val="none" w:sz="0" w:space="0" w:color="auto"/>
        <w:bottom w:val="none" w:sz="0" w:space="0" w:color="auto"/>
        <w:right w:val="none" w:sz="0" w:space="0" w:color="auto"/>
      </w:divBdr>
    </w:div>
    <w:div w:id="1235428838">
      <w:marLeft w:val="0"/>
      <w:marRight w:val="0"/>
      <w:marTop w:val="0"/>
      <w:marBottom w:val="0"/>
      <w:divBdr>
        <w:top w:val="none" w:sz="0" w:space="0" w:color="auto"/>
        <w:left w:val="none" w:sz="0" w:space="0" w:color="auto"/>
        <w:bottom w:val="none" w:sz="0" w:space="0" w:color="auto"/>
        <w:right w:val="none" w:sz="0" w:space="0" w:color="auto"/>
      </w:divBdr>
    </w:div>
    <w:div w:id="1235509014">
      <w:marLeft w:val="0"/>
      <w:marRight w:val="0"/>
      <w:marTop w:val="0"/>
      <w:marBottom w:val="0"/>
      <w:divBdr>
        <w:top w:val="none" w:sz="0" w:space="0" w:color="auto"/>
        <w:left w:val="none" w:sz="0" w:space="0" w:color="auto"/>
        <w:bottom w:val="none" w:sz="0" w:space="0" w:color="auto"/>
        <w:right w:val="none" w:sz="0" w:space="0" w:color="auto"/>
      </w:divBdr>
    </w:div>
    <w:div w:id="1235512646">
      <w:marLeft w:val="0"/>
      <w:marRight w:val="0"/>
      <w:marTop w:val="0"/>
      <w:marBottom w:val="0"/>
      <w:divBdr>
        <w:top w:val="none" w:sz="0" w:space="0" w:color="auto"/>
        <w:left w:val="none" w:sz="0" w:space="0" w:color="auto"/>
        <w:bottom w:val="none" w:sz="0" w:space="0" w:color="auto"/>
        <w:right w:val="none" w:sz="0" w:space="0" w:color="auto"/>
      </w:divBdr>
    </w:div>
    <w:div w:id="1235622378">
      <w:marLeft w:val="0"/>
      <w:marRight w:val="0"/>
      <w:marTop w:val="0"/>
      <w:marBottom w:val="0"/>
      <w:divBdr>
        <w:top w:val="none" w:sz="0" w:space="0" w:color="auto"/>
        <w:left w:val="none" w:sz="0" w:space="0" w:color="auto"/>
        <w:bottom w:val="none" w:sz="0" w:space="0" w:color="auto"/>
        <w:right w:val="none" w:sz="0" w:space="0" w:color="auto"/>
      </w:divBdr>
    </w:div>
    <w:div w:id="1235626654">
      <w:marLeft w:val="0"/>
      <w:marRight w:val="0"/>
      <w:marTop w:val="0"/>
      <w:marBottom w:val="0"/>
      <w:divBdr>
        <w:top w:val="none" w:sz="0" w:space="0" w:color="auto"/>
        <w:left w:val="none" w:sz="0" w:space="0" w:color="auto"/>
        <w:bottom w:val="none" w:sz="0" w:space="0" w:color="auto"/>
        <w:right w:val="none" w:sz="0" w:space="0" w:color="auto"/>
      </w:divBdr>
    </w:div>
    <w:div w:id="1235700793">
      <w:marLeft w:val="0"/>
      <w:marRight w:val="0"/>
      <w:marTop w:val="0"/>
      <w:marBottom w:val="0"/>
      <w:divBdr>
        <w:top w:val="none" w:sz="0" w:space="0" w:color="auto"/>
        <w:left w:val="none" w:sz="0" w:space="0" w:color="auto"/>
        <w:bottom w:val="none" w:sz="0" w:space="0" w:color="auto"/>
        <w:right w:val="none" w:sz="0" w:space="0" w:color="auto"/>
      </w:divBdr>
    </w:div>
    <w:div w:id="1235702169">
      <w:marLeft w:val="0"/>
      <w:marRight w:val="0"/>
      <w:marTop w:val="0"/>
      <w:marBottom w:val="0"/>
      <w:divBdr>
        <w:top w:val="none" w:sz="0" w:space="0" w:color="auto"/>
        <w:left w:val="none" w:sz="0" w:space="0" w:color="auto"/>
        <w:bottom w:val="none" w:sz="0" w:space="0" w:color="auto"/>
        <w:right w:val="none" w:sz="0" w:space="0" w:color="auto"/>
      </w:divBdr>
    </w:div>
    <w:div w:id="1235820518">
      <w:marLeft w:val="0"/>
      <w:marRight w:val="0"/>
      <w:marTop w:val="0"/>
      <w:marBottom w:val="0"/>
      <w:divBdr>
        <w:top w:val="none" w:sz="0" w:space="0" w:color="auto"/>
        <w:left w:val="none" w:sz="0" w:space="0" w:color="auto"/>
        <w:bottom w:val="none" w:sz="0" w:space="0" w:color="auto"/>
        <w:right w:val="none" w:sz="0" w:space="0" w:color="auto"/>
      </w:divBdr>
    </w:div>
    <w:div w:id="1235824264">
      <w:marLeft w:val="0"/>
      <w:marRight w:val="0"/>
      <w:marTop w:val="0"/>
      <w:marBottom w:val="0"/>
      <w:divBdr>
        <w:top w:val="none" w:sz="0" w:space="0" w:color="auto"/>
        <w:left w:val="none" w:sz="0" w:space="0" w:color="auto"/>
        <w:bottom w:val="none" w:sz="0" w:space="0" w:color="auto"/>
        <w:right w:val="none" w:sz="0" w:space="0" w:color="auto"/>
      </w:divBdr>
    </w:div>
    <w:div w:id="1235898644">
      <w:marLeft w:val="0"/>
      <w:marRight w:val="0"/>
      <w:marTop w:val="0"/>
      <w:marBottom w:val="0"/>
      <w:divBdr>
        <w:top w:val="none" w:sz="0" w:space="0" w:color="auto"/>
        <w:left w:val="none" w:sz="0" w:space="0" w:color="auto"/>
        <w:bottom w:val="none" w:sz="0" w:space="0" w:color="auto"/>
        <w:right w:val="none" w:sz="0" w:space="0" w:color="auto"/>
      </w:divBdr>
    </w:div>
    <w:div w:id="1235967377">
      <w:marLeft w:val="0"/>
      <w:marRight w:val="0"/>
      <w:marTop w:val="0"/>
      <w:marBottom w:val="0"/>
      <w:divBdr>
        <w:top w:val="none" w:sz="0" w:space="0" w:color="auto"/>
        <w:left w:val="none" w:sz="0" w:space="0" w:color="auto"/>
        <w:bottom w:val="none" w:sz="0" w:space="0" w:color="auto"/>
        <w:right w:val="none" w:sz="0" w:space="0" w:color="auto"/>
      </w:divBdr>
    </w:div>
    <w:div w:id="1235970939">
      <w:marLeft w:val="0"/>
      <w:marRight w:val="0"/>
      <w:marTop w:val="0"/>
      <w:marBottom w:val="0"/>
      <w:divBdr>
        <w:top w:val="none" w:sz="0" w:space="0" w:color="auto"/>
        <w:left w:val="none" w:sz="0" w:space="0" w:color="auto"/>
        <w:bottom w:val="none" w:sz="0" w:space="0" w:color="auto"/>
        <w:right w:val="none" w:sz="0" w:space="0" w:color="auto"/>
      </w:divBdr>
    </w:div>
    <w:div w:id="1235972703">
      <w:marLeft w:val="0"/>
      <w:marRight w:val="0"/>
      <w:marTop w:val="0"/>
      <w:marBottom w:val="0"/>
      <w:divBdr>
        <w:top w:val="none" w:sz="0" w:space="0" w:color="auto"/>
        <w:left w:val="none" w:sz="0" w:space="0" w:color="auto"/>
        <w:bottom w:val="none" w:sz="0" w:space="0" w:color="auto"/>
        <w:right w:val="none" w:sz="0" w:space="0" w:color="auto"/>
      </w:divBdr>
    </w:div>
    <w:div w:id="1236010675">
      <w:marLeft w:val="0"/>
      <w:marRight w:val="0"/>
      <w:marTop w:val="0"/>
      <w:marBottom w:val="0"/>
      <w:divBdr>
        <w:top w:val="none" w:sz="0" w:space="0" w:color="auto"/>
        <w:left w:val="none" w:sz="0" w:space="0" w:color="auto"/>
        <w:bottom w:val="none" w:sz="0" w:space="0" w:color="auto"/>
        <w:right w:val="none" w:sz="0" w:space="0" w:color="auto"/>
      </w:divBdr>
    </w:div>
    <w:div w:id="1236016289">
      <w:marLeft w:val="0"/>
      <w:marRight w:val="0"/>
      <w:marTop w:val="0"/>
      <w:marBottom w:val="0"/>
      <w:divBdr>
        <w:top w:val="none" w:sz="0" w:space="0" w:color="auto"/>
        <w:left w:val="none" w:sz="0" w:space="0" w:color="auto"/>
        <w:bottom w:val="none" w:sz="0" w:space="0" w:color="auto"/>
        <w:right w:val="none" w:sz="0" w:space="0" w:color="auto"/>
      </w:divBdr>
    </w:div>
    <w:div w:id="1236041118">
      <w:marLeft w:val="0"/>
      <w:marRight w:val="0"/>
      <w:marTop w:val="0"/>
      <w:marBottom w:val="0"/>
      <w:divBdr>
        <w:top w:val="none" w:sz="0" w:space="0" w:color="auto"/>
        <w:left w:val="none" w:sz="0" w:space="0" w:color="auto"/>
        <w:bottom w:val="none" w:sz="0" w:space="0" w:color="auto"/>
        <w:right w:val="none" w:sz="0" w:space="0" w:color="auto"/>
      </w:divBdr>
    </w:div>
    <w:div w:id="1236091492">
      <w:marLeft w:val="0"/>
      <w:marRight w:val="0"/>
      <w:marTop w:val="0"/>
      <w:marBottom w:val="0"/>
      <w:divBdr>
        <w:top w:val="none" w:sz="0" w:space="0" w:color="auto"/>
        <w:left w:val="none" w:sz="0" w:space="0" w:color="auto"/>
        <w:bottom w:val="none" w:sz="0" w:space="0" w:color="auto"/>
        <w:right w:val="none" w:sz="0" w:space="0" w:color="auto"/>
      </w:divBdr>
    </w:div>
    <w:div w:id="1236092618">
      <w:marLeft w:val="0"/>
      <w:marRight w:val="0"/>
      <w:marTop w:val="0"/>
      <w:marBottom w:val="0"/>
      <w:divBdr>
        <w:top w:val="none" w:sz="0" w:space="0" w:color="auto"/>
        <w:left w:val="none" w:sz="0" w:space="0" w:color="auto"/>
        <w:bottom w:val="none" w:sz="0" w:space="0" w:color="auto"/>
        <w:right w:val="none" w:sz="0" w:space="0" w:color="auto"/>
      </w:divBdr>
    </w:div>
    <w:div w:id="1236206678">
      <w:marLeft w:val="0"/>
      <w:marRight w:val="0"/>
      <w:marTop w:val="0"/>
      <w:marBottom w:val="0"/>
      <w:divBdr>
        <w:top w:val="none" w:sz="0" w:space="0" w:color="auto"/>
        <w:left w:val="none" w:sz="0" w:space="0" w:color="auto"/>
        <w:bottom w:val="none" w:sz="0" w:space="0" w:color="auto"/>
        <w:right w:val="none" w:sz="0" w:space="0" w:color="auto"/>
      </w:divBdr>
    </w:div>
    <w:div w:id="1236279213">
      <w:marLeft w:val="0"/>
      <w:marRight w:val="0"/>
      <w:marTop w:val="0"/>
      <w:marBottom w:val="0"/>
      <w:divBdr>
        <w:top w:val="none" w:sz="0" w:space="0" w:color="auto"/>
        <w:left w:val="none" w:sz="0" w:space="0" w:color="auto"/>
        <w:bottom w:val="none" w:sz="0" w:space="0" w:color="auto"/>
        <w:right w:val="none" w:sz="0" w:space="0" w:color="auto"/>
      </w:divBdr>
    </w:div>
    <w:div w:id="1236353505">
      <w:marLeft w:val="0"/>
      <w:marRight w:val="0"/>
      <w:marTop w:val="0"/>
      <w:marBottom w:val="0"/>
      <w:divBdr>
        <w:top w:val="none" w:sz="0" w:space="0" w:color="auto"/>
        <w:left w:val="none" w:sz="0" w:space="0" w:color="auto"/>
        <w:bottom w:val="none" w:sz="0" w:space="0" w:color="auto"/>
        <w:right w:val="none" w:sz="0" w:space="0" w:color="auto"/>
      </w:divBdr>
    </w:div>
    <w:div w:id="1236433907">
      <w:marLeft w:val="0"/>
      <w:marRight w:val="0"/>
      <w:marTop w:val="0"/>
      <w:marBottom w:val="0"/>
      <w:divBdr>
        <w:top w:val="none" w:sz="0" w:space="0" w:color="auto"/>
        <w:left w:val="none" w:sz="0" w:space="0" w:color="auto"/>
        <w:bottom w:val="none" w:sz="0" w:space="0" w:color="auto"/>
        <w:right w:val="none" w:sz="0" w:space="0" w:color="auto"/>
      </w:divBdr>
    </w:div>
    <w:div w:id="1236622658">
      <w:marLeft w:val="0"/>
      <w:marRight w:val="0"/>
      <w:marTop w:val="0"/>
      <w:marBottom w:val="0"/>
      <w:divBdr>
        <w:top w:val="none" w:sz="0" w:space="0" w:color="auto"/>
        <w:left w:val="none" w:sz="0" w:space="0" w:color="auto"/>
        <w:bottom w:val="none" w:sz="0" w:space="0" w:color="auto"/>
        <w:right w:val="none" w:sz="0" w:space="0" w:color="auto"/>
      </w:divBdr>
    </w:div>
    <w:div w:id="1236672748">
      <w:marLeft w:val="0"/>
      <w:marRight w:val="0"/>
      <w:marTop w:val="0"/>
      <w:marBottom w:val="0"/>
      <w:divBdr>
        <w:top w:val="none" w:sz="0" w:space="0" w:color="auto"/>
        <w:left w:val="none" w:sz="0" w:space="0" w:color="auto"/>
        <w:bottom w:val="none" w:sz="0" w:space="0" w:color="auto"/>
        <w:right w:val="none" w:sz="0" w:space="0" w:color="auto"/>
      </w:divBdr>
    </w:div>
    <w:div w:id="1236819705">
      <w:marLeft w:val="0"/>
      <w:marRight w:val="0"/>
      <w:marTop w:val="0"/>
      <w:marBottom w:val="0"/>
      <w:divBdr>
        <w:top w:val="none" w:sz="0" w:space="0" w:color="auto"/>
        <w:left w:val="none" w:sz="0" w:space="0" w:color="auto"/>
        <w:bottom w:val="none" w:sz="0" w:space="0" w:color="auto"/>
        <w:right w:val="none" w:sz="0" w:space="0" w:color="auto"/>
      </w:divBdr>
    </w:div>
    <w:div w:id="1236862090">
      <w:marLeft w:val="0"/>
      <w:marRight w:val="0"/>
      <w:marTop w:val="0"/>
      <w:marBottom w:val="0"/>
      <w:divBdr>
        <w:top w:val="none" w:sz="0" w:space="0" w:color="auto"/>
        <w:left w:val="none" w:sz="0" w:space="0" w:color="auto"/>
        <w:bottom w:val="none" w:sz="0" w:space="0" w:color="auto"/>
        <w:right w:val="none" w:sz="0" w:space="0" w:color="auto"/>
      </w:divBdr>
    </w:div>
    <w:div w:id="1236864157">
      <w:marLeft w:val="0"/>
      <w:marRight w:val="0"/>
      <w:marTop w:val="0"/>
      <w:marBottom w:val="0"/>
      <w:divBdr>
        <w:top w:val="none" w:sz="0" w:space="0" w:color="auto"/>
        <w:left w:val="none" w:sz="0" w:space="0" w:color="auto"/>
        <w:bottom w:val="none" w:sz="0" w:space="0" w:color="auto"/>
        <w:right w:val="none" w:sz="0" w:space="0" w:color="auto"/>
      </w:divBdr>
    </w:div>
    <w:div w:id="1236937342">
      <w:marLeft w:val="0"/>
      <w:marRight w:val="0"/>
      <w:marTop w:val="0"/>
      <w:marBottom w:val="0"/>
      <w:divBdr>
        <w:top w:val="none" w:sz="0" w:space="0" w:color="auto"/>
        <w:left w:val="none" w:sz="0" w:space="0" w:color="auto"/>
        <w:bottom w:val="none" w:sz="0" w:space="0" w:color="auto"/>
        <w:right w:val="none" w:sz="0" w:space="0" w:color="auto"/>
      </w:divBdr>
    </w:div>
    <w:div w:id="1236937639">
      <w:marLeft w:val="0"/>
      <w:marRight w:val="0"/>
      <w:marTop w:val="0"/>
      <w:marBottom w:val="0"/>
      <w:divBdr>
        <w:top w:val="none" w:sz="0" w:space="0" w:color="auto"/>
        <w:left w:val="none" w:sz="0" w:space="0" w:color="auto"/>
        <w:bottom w:val="none" w:sz="0" w:space="0" w:color="auto"/>
        <w:right w:val="none" w:sz="0" w:space="0" w:color="auto"/>
      </w:divBdr>
    </w:div>
    <w:div w:id="1237083331">
      <w:marLeft w:val="0"/>
      <w:marRight w:val="0"/>
      <w:marTop w:val="0"/>
      <w:marBottom w:val="0"/>
      <w:divBdr>
        <w:top w:val="none" w:sz="0" w:space="0" w:color="auto"/>
        <w:left w:val="none" w:sz="0" w:space="0" w:color="auto"/>
        <w:bottom w:val="none" w:sz="0" w:space="0" w:color="auto"/>
        <w:right w:val="none" w:sz="0" w:space="0" w:color="auto"/>
      </w:divBdr>
    </w:div>
    <w:div w:id="1237088913">
      <w:marLeft w:val="0"/>
      <w:marRight w:val="0"/>
      <w:marTop w:val="0"/>
      <w:marBottom w:val="0"/>
      <w:divBdr>
        <w:top w:val="none" w:sz="0" w:space="0" w:color="auto"/>
        <w:left w:val="none" w:sz="0" w:space="0" w:color="auto"/>
        <w:bottom w:val="none" w:sz="0" w:space="0" w:color="auto"/>
        <w:right w:val="none" w:sz="0" w:space="0" w:color="auto"/>
      </w:divBdr>
    </w:div>
    <w:div w:id="1237474118">
      <w:marLeft w:val="0"/>
      <w:marRight w:val="0"/>
      <w:marTop w:val="0"/>
      <w:marBottom w:val="0"/>
      <w:divBdr>
        <w:top w:val="none" w:sz="0" w:space="0" w:color="auto"/>
        <w:left w:val="none" w:sz="0" w:space="0" w:color="auto"/>
        <w:bottom w:val="none" w:sz="0" w:space="0" w:color="auto"/>
        <w:right w:val="none" w:sz="0" w:space="0" w:color="auto"/>
      </w:divBdr>
    </w:div>
    <w:div w:id="1237518969">
      <w:marLeft w:val="0"/>
      <w:marRight w:val="0"/>
      <w:marTop w:val="0"/>
      <w:marBottom w:val="0"/>
      <w:divBdr>
        <w:top w:val="none" w:sz="0" w:space="0" w:color="auto"/>
        <w:left w:val="none" w:sz="0" w:space="0" w:color="auto"/>
        <w:bottom w:val="none" w:sz="0" w:space="0" w:color="auto"/>
        <w:right w:val="none" w:sz="0" w:space="0" w:color="auto"/>
      </w:divBdr>
    </w:div>
    <w:div w:id="1237548120">
      <w:marLeft w:val="0"/>
      <w:marRight w:val="0"/>
      <w:marTop w:val="0"/>
      <w:marBottom w:val="0"/>
      <w:divBdr>
        <w:top w:val="none" w:sz="0" w:space="0" w:color="auto"/>
        <w:left w:val="none" w:sz="0" w:space="0" w:color="auto"/>
        <w:bottom w:val="none" w:sz="0" w:space="0" w:color="auto"/>
        <w:right w:val="none" w:sz="0" w:space="0" w:color="auto"/>
      </w:divBdr>
    </w:div>
    <w:div w:id="1237591000">
      <w:bodyDiv w:val="1"/>
      <w:marLeft w:val="0"/>
      <w:marRight w:val="0"/>
      <w:marTop w:val="0"/>
      <w:marBottom w:val="0"/>
      <w:divBdr>
        <w:top w:val="none" w:sz="0" w:space="0" w:color="auto"/>
        <w:left w:val="none" w:sz="0" w:space="0" w:color="auto"/>
        <w:bottom w:val="none" w:sz="0" w:space="0" w:color="auto"/>
        <w:right w:val="none" w:sz="0" w:space="0" w:color="auto"/>
      </w:divBdr>
    </w:div>
    <w:div w:id="1237591879">
      <w:marLeft w:val="0"/>
      <w:marRight w:val="0"/>
      <w:marTop w:val="0"/>
      <w:marBottom w:val="0"/>
      <w:divBdr>
        <w:top w:val="none" w:sz="0" w:space="0" w:color="auto"/>
        <w:left w:val="none" w:sz="0" w:space="0" w:color="auto"/>
        <w:bottom w:val="none" w:sz="0" w:space="0" w:color="auto"/>
        <w:right w:val="none" w:sz="0" w:space="0" w:color="auto"/>
      </w:divBdr>
    </w:div>
    <w:div w:id="1237738560">
      <w:marLeft w:val="0"/>
      <w:marRight w:val="0"/>
      <w:marTop w:val="0"/>
      <w:marBottom w:val="0"/>
      <w:divBdr>
        <w:top w:val="none" w:sz="0" w:space="0" w:color="auto"/>
        <w:left w:val="none" w:sz="0" w:space="0" w:color="auto"/>
        <w:bottom w:val="none" w:sz="0" w:space="0" w:color="auto"/>
        <w:right w:val="none" w:sz="0" w:space="0" w:color="auto"/>
      </w:divBdr>
    </w:div>
    <w:div w:id="1237855990">
      <w:marLeft w:val="0"/>
      <w:marRight w:val="0"/>
      <w:marTop w:val="0"/>
      <w:marBottom w:val="0"/>
      <w:divBdr>
        <w:top w:val="none" w:sz="0" w:space="0" w:color="auto"/>
        <w:left w:val="none" w:sz="0" w:space="0" w:color="auto"/>
        <w:bottom w:val="none" w:sz="0" w:space="0" w:color="auto"/>
        <w:right w:val="none" w:sz="0" w:space="0" w:color="auto"/>
      </w:divBdr>
    </w:div>
    <w:div w:id="1237933669">
      <w:marLeft w:val="0"/>
      <w:marRight w:val="0"/>
      <w:marTop w:val="0"/>
      <w:marBottom w:val="0"/>
      <w:divBdr>
        <w:top w:val="none" w:sz="0" w:space="0" w:color="auto"/>
        <w:left w:val="none" w:sz="0" w:space="0" w:color="auto"/>
        <w:bottom w:val="none" w:sz="0" w:space="0" w:color="auto"/>
        <w:right w:val="none" w:sz="0" w:space="0" w:color="auto"/>
      </w:divBdr>
    </w:div>
    <w:div w:id="1238245711">
      <w:marLeft w:val="0"/>
      <w:marRight w:val="0"/>
      <w:marTop w:val="0"/>
      <w:marBottom w:val="0"/>
      <w:divBdr>
        <w:top w:val="none" w:sz="0" w:space="0" w:color="auto"/>
        <w:left w:val="none" w:sz="0" w:space="0" w:color="auto"/>
        <w:bottom w:val="none" w:sz="0" w:space="0" w:color="auto"/>
        <w:right w:val="none" w:sz="0" w:space="0" w:color="auto"/>
      </w:divBdr>
    </w:div>
    <w:div w:id="1238245811">
      <w:marLeft w:val="0"/>
      <w:marRight w:val="0"/>
      <w:marTop w:val="0"/>
      <w:marBottom w:val="0"/>
      <w:divBdr>
        <w:top w:val="none" w:sz="0" w:space="0" w:color="auto"/>
        <w:left w:val="none" w:sz="0" w:space="0" w:color="auto"/>
        <w:bottom w:val="none" w:sz="0" w:space="0" w:color="auto"/>
        <w:right w:val="none" w:sz="0" w:space="0" w:color="auto"/>
      </w:divBdr>
    </w:div>
    <w:div w:id="1238250572">
      <w:marLeft w:val="0"/>
      <w:marRight w:val="0"/>
      <w:marTop w:val="0"/>
      <w:marBottom w:val="0"/>
      <w:divBdr>
        <w:top w:val="none" w:sz="0" w:space="0" w:color="auto"/>
        <w:left w:val="none" w:sz="0" w:space="0" w:color="auto"/>
        <w:bottom w:val="none" w:sz="0" w:space="0" w:color="auto"/>
        <w:right w:val="none" w:sz="0" w:space="0" w:color="auto"/>
      </w:divBdr>
    </w:div>
    <w:div w:id="1238321904">
      <w:marLeft w:val="0"/>
      <w:marRight w:val="0"/>
      <w:marTop w:val="0"/>
      <w:marBottom w:val="0"/>
      <w:divBdr>
        <w:top w:val="none" w:sz="0" w:space="0" w:color="auto"/>
        <w:left w:val="none" w:sz="0" w:space="0" w:color="auto"/>
        <w:bottom w:val="none" w:sz="0" w:space="0" w:color="auto"/>
        <w:right w:val="none" w:sz="0" w:space="0" w:color="auto"/>
      </w:divBdr>
    </w:div>
    <w:div w:id="1238394148">
      <w:marLeft w:val="0"/>
      <w:marRight w:val="0"/>
      <w:marTop w:val="0"/>
      <w:marBottom w:val="0"/>
      <w:divBdr>
        <w:top w:val="none" w:sz="0" w:space="0" w:color="auto"/>
        <w:left w:val="none" w:sz="0" w:space="0" w:color="auto"/>
        <w:bottom w:val="none" w:sz="0" w:space="0" w:color="auto"/>
        <w:right w:val="none" w:sz="0" w:space="0" w:color="auto"/>
      </w:divBdr>
    </w:div>
    <w:div w:id="1238439461">
      <w:marLeft w:val="0"/>
      <w:marRight w:val="0"/>
      <w:marTop w:val="0"/>
      <w:marBottom w:val="0"/>
      <w:divBdr>
        <w:top w:val="none" w:sz="0" w:space="0" w:color="auto"/>
        <w:left w:val="none" w:sz="0" w:space="0" w:color="auto"/>
        <w:bottom w:val="none" w:sz="0" w:space="0" w:color="auto"/>
        <w:right w:val="none" w:sz="0" w:space="0" w:color="auto"/>
      </w:divBdr>
    </w:div>
    <w:div w:id="1238441149">
      <w:marLeft w:val="0"/>
      <w:marRight w:val="0"/>
      <w:marTop w:val="0"/>
      <w:marBottom w:val="0"/>
      <w:divBdr>
        <w:top w:val="none" w:sz="0" w:space="0" w:color="auto"/>
        <w:left w:val="none" w:sz="0" w:space="0" w:color="auto"/>
        <w:bottom w:val="none" w:sz="0" w:space="0" w:color="auto"/>
        <w:right w:val="none" w:sz="0" w:space="0" w:color="auto"/>
      </w:divBdr>
    </w:div>
    <w:div w:id="1238516193">
      <w:marLeft w:val="0"/>
      <w:marRight w:val="0"/>
      <w:marTop w:val="0"/>
      <w:marBottom w:val="0"/>
      <w:divBdr>
        <w:top w:val="none" w:sz="0" w:space="0" w:color="auto"/>
        <w:left w:val="none" w:sz="0" w:space="0" w:color="auto"/>
        <w:bottom w:val="none" w:sz="0" w:space="0" w:color="auto"/>
        <w:right w:val="none" w:sz="0" w:space="0" w:color="auto"/>
      </w:divBdr>
    </w:div>
    <w:div w:id="1238517048">
      <w:marLeft w:val="0"/>
      <w:marRight w:val="0"/>
      <w:marTop w:val="0"/>
      <w:marBottom w:val="0"/>
      <w:divBdr>
        <w:top w:val="none" w:sz="0" w:space="0" w:color="auto"/>
        <w:left w:val="none" w:sz="0" w:space="0" w:color="auto"/>
        <w:bottom w:val="none" w:sz="0" w:space="0" w:color="auto"/>
        <w:right w:val="none" w:sz="0" w:space="0" w:color="auto"/>
      </w:divBdr>
    </w:div>
    <w:div w:id="1238589179">
      <w:marLeft w:val="0"/>
      <w:marRight w:val="0"/>
      <w:marTop w:val="0"/>
      <w:marBottom w:val="0"/>
      <w:divBdr>
        <w:top w:val="none" w:sz="0" w:space="0" w:color="auto"/>
        <w:left w:val="none" w:sz="0" w:space="0" w:color="auto"/>
        <w:bottom w:val="none" w:sz="0" w:space="0" w:color="auto"/>
        <w:right w:val="none" w:sz="0" w:space="0" w:color="auto"/>
      </w:divBdr>
    </w:div>
    <w:div w:id="1238637335">
      <w:marLeft w:val="0"/>
      <w:marRight w:val="0"/>
      <w:marTop w:val="0"/>
      <w:marBottom w:val="0"/>
      <w:divBdr>
        <w:top w:val="none" w:sz="0" w:space="0" w:color="auto"/>
        <w:left w:val="none" w:sz="0" w:space="0" w:color="auto"/>
        <w:bottom w:val="none" w:sz="0" w:space="0" w:color="auto"/>
        <w:right w:val="none" w:sz="0" w:space="0" w:color="auto"/>
      </w:divBdr>
    </w:div>
    <w:div w:id="1238706074">
      <w:marLeft w:val="0"/>
      <w:marRight w:val="0"/>
      <w:marTop w:val="0"/>
      <w:marBottom w:val="0"/>
      <w:divBdr>
        <w:top w:val="none" w:sz="0" w:space="0" w:color="auto"/>
        <w:left w:val="none" w:sz="0" w:space="0" w:color="auto"/>
        <w:bottom w:val="none" w:sz="0" w:space="0" w:color="auto"/>
        <w:right w:val="none" w:sz="0" w:space="0" w:color="auto"/>
      </w:divBdr>
    </w:div>
    <w:div w:id="1238711881">
      <w:marLeft w:val="0"/>
      <w:marRight w:val="0"/>
      <w:marTop w:val="0"/>
      <w:marBottom w:val="0"/>
      <w:divBdr>
        <w:top w:val="none" w:sz="0" w:space="0" w:color="auto"/>
        <w:left w:val="none" w:sz="0" w:space="0" w:color="auto"/>
        <w:bottom w:val="none" w:sz="0" w:space="0" w:color="auto"/>
        <w:right w:val="none" w:sz="0" w:space="0" w:color="auto"/>
      </w:divBdr>
    </w:div>
    <w:div w:id="1238828609">
      <w:marLeft w:val="0"/>
      <w:marRight w:val="0"/>
      <w:marTop w:val="0"/>
      <w:marBottom w:val="0"/>
      <w:divBdr>
        <w:top w:val="none" w:sz="0" w:space="0" w:color="auto"/>
        <w:left w:val="none" w:sz="0" w:space="0" w:color="auto"/>
        <w:bottom w:val="none" w:sz="0" w:space="0" w:color="auto"/>
        <w:right w:val="none" w:sz="0" w:space="0" w:color="auto"/>
      </w:divBdr>
    </w:div>
    <w:div w:id="1238830169">
      <w:marLeft w:val="0"/>
      <w:marRight w:val="0"/>
      <w:marTop w:val="0"/>
      <w:marBottom w:val="0"/>
      <w:divBdr>
        <w:top w:val="none" w:sz="0" w:space="0" w:color="auto"/>
        <w:left w:val="none" w:sz="0" w:space="0" w:color="auto"/>
        <w:bottom w:val="none" w:sz="0" w:space="0" w:color="auto"/>
        <w:right w:val="none" w:sz="0" w:space="0" w:color="auto"/>
      </w:divBdr>
    </w:div>
    <w:div w:id="1238856470">
      <w:marLeft w:val="0"/>
      <w:marRight w:val="0"/>
      <w:marTop w:val="0"/>
      <w:marBottom w:val="0"/>
      <w:divBdr>
        <w:top w:val="none" w:sz="0" w:space="0" w:color="auto"/>
        <w:left w:val="none" w:sz="0" w:space="0" w:color="auto"/>
        <w:bottom w:val="none" w:sz="0" w:space="0" w:color="auto"/>
        <w:right w:val="none" w:sz="0" w:space="0" w:color="auto"/>
      </w:divBdr>
    </w:div>
    <w:div w:id="1238976293">
      <w:marLeft w:val="0"/>
      <w:marRight w:val="0"/>
      <w:marTop w:val="0"/>
      <w:marBottom w:val="0"/>
      <w:divBdr>
        <w:top w:val="none" w:sz="0" w:space="0" w:color="auto"/>
        <w:left w:val="none" w:sz="0" w:space="0" w:color="auto"/>
        <w:bottom w:val="none" w:sz="0" w:space="0" w:color="auto"/>
        <w:right w:val="none" w:sz="0" w:space="0" w:color="auto"/>
      </w:divBdr>
    </w:div>
    <w:div w:id="1239055139">
      <w:marLeft w:val="0"/>
      <w:marRight w:val="0"/>
      <w:marTop w:val="0"/>
      <w:marBottom w:val="0"/>
      <w:divBdr>
        <w:top w:val="none" w:sz="0" w:space="0" w:color="auto"/>
        <w:left w:val="none" w:sz="0" w:space="0" w:color="auto"/>
        <w:bottom w:val="none" w:sz="0" w:space="0" w:color="auto"/>
        <w:right w:val="none" w:sz="0" w:space="0" w:color="auto"/>
      </w:divBdr>
    </w:div>
    <w:div w:id="1239173975">
      <w:marLeft w:val="0"/>
      <w:marRight w:val="0"/>
      <w:marTop w:val="0"/>
      <w:marBottom w:val="0"/>
      <w:divBdr>
        <w:top w:val="none" w:sz="0" w:space="0" w:color="auto"/>
        <w:left w:val="none" w:sz="0" w:space="0" w:color="auto"/>
        <w:bottom w:val="none" w:sz="0" w:space="0" w:color="auto"/>
        <w:right w:val="none" w:sz="0" w:space="0" w:color="auto"/>
      </w:divBdr>
    </w:div>
    <w:div w:id="1239246692">
      <w:marLeft w:val="0"/>
      <w:marRight w:val="0"/>
      <w:marTop w:val="0"/>
      <w:marBottom w:val="0"/>
      <w:divBdr>
        <w:top w:val="none" w:sz="0" w:space="0" w:color="auto"/>
        <w:left w:val="none" w:sz="0" w:space="0" w:color="auto"/>
        <w:bottom w:val="none" w:sz="0" w:space="0" w:color="auto"/>
        <w:right w:val="none" w:sz="0" w:space="0" w:color="auto"/>
      </w:divBdr>
    </w:div>
    <w:div w:id="1239249811">
      <w:marLeft w:val="0"/>
      <w:marRight w:val="0"/>
      <w:marTop w:val="0"/>
      <w:marBottom w:val="0"/>
      <w:divBdr>
        <w:top w:val="none" w:sz="0" w:space="0" w:color="auto"/>
        <w:left w:val="none" w:sz="0" w:space="0" w:color="auto"/>
        <w:bottom w:val="none" w:sz="0" w:space="0" w:color="auto"/>
        <w:right w:val="none" w:sz="0" w:space="0" w:color="auto"/>
      </w:divBdr>
    </w:div>
    <w:div w:id="1239290721">
      <w:marLeft w:val="0"/>
      <w:marRight w:val="0"/>
      <w:marTop w:val="0"/>
      <w:marBottom w:val="0"/>
      <w:divBdr>
        <w:top w:val="none" w:sz="0" w:space="0" w:color="auto"/>
        <w:left w:val="none" w:sz="0" w:space="0" w:color="auto"/>
        <w:bottom w:val="none" w:sz="0" w:space="0" w:color="auto"/>
        <w:right w:val="none" w:sz="0" w:space="0" w:color="auto"/>
      </w:divBdr>
    </w:div>
    <w:div w:id="1239292254">
      <w:marLeft w:val="0"/>
      <w:marRight w:val="0"/>
      <w:marTop w:val="0"/>
      <w:marBottom w:val="0"/>
      <w:divBdr>
        <w:top w:val="none" w:sz="0" w:space="0" w:color="auto"/>
        <w:left w:val="none" w:sz="0" w:space="0" w:color="auto"/>
        <w:bottom w:val="none" w:sz="0" w:space="0" w:color="auto"/>
        <w:right w:val="none" w:sz="0" w:space="0" w:color="auto"/>
      </w:divBdr>
    </w:div>
    <w:div w:id="1239293047">
      <w:marLeft w:val="0"/>
      <w:marRight w:val="0"/>
      <w:marTop w:val="0"/>
      <w:marBottom w:val="0"/>
      <w:divBdr>
        <w:top w:val="none" w:sz="0" w:space="0" w:color="auto"/>
        <w:left w:val="none" w:sz="0" w:space="0" w:color="auto"/>
        <w:bottom w:val="none" w:sz="0" w:space="0" w:color="auto"/>
        <w:right w:val="none" w:sz="0" w:space="0" w:color="auto"/>
      </w:divBdr>
    </w:div>
    <w:div w:id="1239361493">
      <w:marLeft w:val="480"/>
      <w:marRight w:val="0"/>
      <w:marTop w:val="0"/>
      <w:marBottom w:val="0"/>
      <w:divBdr>
        <w:top w:val="none" w:sz="0" w:space="0" w:color="auto"/>
        <w:left w:val="none" w:sz="0" w:space="0" w:color="auto"/>
        <w:bottom w:val="none" w:sz="0" w:space="0" w:color="auto"/>
        <w:right w:val="none" w:sz="0" w:space="0" w:color="auto"/>
      </w:divBdr>
    </w:div>
    <w:div w:id="1239442710">
      <w:bodyDiv w:val="1"/>
      <w:marLeft w:val="0"/>
      <w:marRight w:val="0"/>
      <w:marTop w:val="0"/>
      <w:marBottom w:val="0"/>
      <w:divBdr>
        <w:top w:val="none" w:sz="0" w:space="0" w:color="auto"/>
        <w:left w:val="none" w:sz="0" w:space="0" w:color="auto"/>
        <w:bottom w:val="none" w:sz="0" w:space="0" w:color="auto"/>
        <w:right w:val="none" w:sz="0" w:space="0" w:color="auto"/>
      </w:divBdr>
    </w:div>
    <w:div w:id="1239485372">
      <w:marLeft w:val="0"/>
      <w:marRight w:val="0"/>
      <w:marTop w:val="0"/>
      <w:marBottom w:val="0"/>
      <w:divBdr>
        <w:top w:val="none" w:sz="0" w:space="0" w:color="auto"/>
        <w:left w:val="none" w:sz="0" w:space="0" w:color="auto"/>
        <w:bottom w:val="none" w:sz="0" w:space="0" w:color="auto"/>
        <w:right w:val="none" w:sz="0" w:space="0" w:color="auto"/>
      </w:divBdr>
    </w:div>
    <w:div w:id="1239559399">
      <w:marLeft w:val="0"/>
      <w:marRight w:val="0"/>
      <w:marTop w:val="0"/>
      <w:marBottom w:val="0"/>
      <w:divBdr>
        <w:top w:val="none" w:sz="0" w:space="0" w:color="auto"/>
        <w:left w:val="none" w:sz="0" w:space="0" w:color="auto"/>
        <w:bottom w:val="none" w:sz="0" w:space="0" w:color="auto"/>
        <w:right w:val="none" w:sz="0" w:space="0" w:color="auto"/>
      </w:divBdr>
    </w:div>
    <w:div w:id="1239829208">
      <w:marLeft w:val="0"/>
      <w:marRight w:val="0"/>
      <w:marTop w:val="0"/>
      <w:marBottom w:val="0"/>
      <w:divBdr>
        <w:top w:val="none" w:sz="0" w:space="0" w:color="auto"/>
        <w:left w:val="none" w:sz="0" w:space="0" w:color="auto"/>
        <w:bottom w:val="none" w:sz="0" w:space="0" w:color="auto"/>
        <w:right w:val="none" w:sz="0" w:space="0" w:color="auto"/>
      </w:divBdr>
    </w:div>
    <w:div w:id="1239972476">
      <w:marLeft w:val="0"/>
      <w:marRight w:val="0"/>
      <w:marTop w:val="0"/>
      <w:marBottom w:val="0"/>
      <w:divBdr>
        <w:top w:val="none" w:sz="0" w:space="0" w:color="auto"/>
        <w:left w:val="none" w:sz="0" w:space="0" w:color="auto"/>
        <w:bottom w:val="none" w:sz="0" w:space="0" w:color="auto"/>
        <w:right w:val="none" w:sz="0" w:space="0" w:color="auto"/>
      </w:divBdr>
    </w:div>
    <w:div w:id="1240024711">
      <w:marLeft w:val="0"/>
      <w:marRight w:val="0"/>
      <w:marTop w:val="0"/>
      <w:marBottom w:val="0"/>
      <w:divBdr>
        <w:top w:val="none" w:sz="0" w:space="0" w:color="auto"/>
        <w:left w:val="none" w:sz="0" w:space="0" w:color="auto"/>
        <w:bottom w:val="none" w:sz="0" w:space="0" w:color="auto"/>
        <w:right w:val="none" w:sz="0" w:space="0" w:color="auto"/>
      </w:divBdr>
    </w:div>
    <w:div w:id="1240139829">
      <w:marLeft w:val="0"/>
      <w:marRight w:val="0"/>
      <w:marTop w:val="0"/>
      <w:marBottom w:val="0"/>
      <w:divBdr>
        <w:top w:val="none" w:sz="0" w:space="0" w:color="auto"/>
        <w:left w:val="none" w:sz="0" w:space="0" w:color="auto"/>
        <w:bottom w:val="none" w:sz="0" w:space="0" w:color="auto"/>
        <w:right w:val="none" w:sz="0" w:space="0" w:color="auto"/>
      </w:divBdr>
    </w:div>
    <w:div w:id="1240211191">
      <w:marLeft w:val="0"/>
      <w:marRight w:val="0"/>
      <w:marTop w:val="0"/>
      <w:marBottom w:val="0"/>
      <w:divBdr>
        <w:top w:val="none" w:sz="0" w:space="0" w:color="auto"/>
        <w:left w:val="none" w:sz="0" w:space="0" w:color="auto"/>
        <w:bottom w:val="none" w:sz="0" w:space="0" w:color="auto"/>
        <w:right w:val="none" w:sz="0" w:space="0" w:color="auto"/>
      </w:divBdr>
    </w:div>
    <w:div w:id="1240362787">
      <w:bodyDiv w:val="1"/>
      <w:marLeft w:val="0"/>
      <w:marRight w:val="0"/>
      <w:marTop w:val="0"/>
      <w:marBottom w:val="0"/>
      <w:divBdr>
        <w:top w:val="none" w:sz="0" w:space="0" w:color="auto"/>
        <w:left w:val="none" w:sz="0" w:space="0" w:color="auto"/>
        <w:bottom w:val="none" w:sz="0" w:space="0" w:color="auto"/>
        <w:right w:val="none" w:sz="0" w:space="0" w:color="auto"/>
      </w:divBdr>
    </w:div>
    <w:div w:id="1240366146">
      <w:marLeft w:val="0"/>
      <w:marRight w:val="0"/>
      <w:marTop w:val="0"/>
      <w:marBottom w:val="0"/>
      <w:divBdr>
        <w:top w:val="none" w:sz="0" w:space="0" w:color="auto"/>
        <w:left w:val="none" w:sz="0" w:space="0" w:color="auto"/>
        <w:bottom w:val="none" w:sz="0" w:space="0" w:color="auto"/>
        <w:right w:val="none" w:sz="0" w:space="0" w:color="auto"/>
      </w:divBdr>
    </w:div>
    <w:div w:id="1240555551">
      <w:marLeft w:val="0"/>
      <w:marRight w:val="0"/>
      <w:marTop w:val="0"/>
      <w:marBottom w:val="0"/>
      <w:divBdr>
        <w:top w:val="none" w:sz="0" w:space="0" w:color="auto"/>
        <w:left w:val="none" w:sz="0" w:space="0" w:color="auto"/>
        <w:bottom w:val="none" w:sz="0" w:space="0" w:color="auto"/>
        <w:right w:val="none" w:sz="0" w:space="0" w:color="auto"/>
      </w:divBdr>
    </w:div>
    <w:div w:id="1240557054">
      <w:marLeft w:val="0"/>
      <w:marRight w:val="0"/>
      <w:marTop w:val="0"/>
      <w:marBottom w:val="0"/>
      <w:divBdr>
        <w:top w:val="none" w:sz="0" w:space="0" w:color="auto"/>
        <w:left w:val="none" w:sz="0" w:space="0" w:color="auto"/>
        <w:bottom w:val="none" w:sz="0" w:space="0" w:color="auto"/>
        <w:right w:val="none" w:sz="0" w:space="0" w:color="auto"/>
      </w:divBdr>
    </w:div>
    <w:div w:id="1240678438">
      <w:marLeft w:val="0"/>
      <w:marRight w:val="0"/>
      <w:marTop w:val="0"/>
      <w:marBottom w:val="0"/>
      <w:divBdr>
        <w:top w:val="none" w:sz="0" w:space="0" w:color="auto"/>
        <w:left w:val="none" w:sz="0" w:space="0" w:color="auto"/>
        <w:bottom w:val="none" w:sz="0" w:space="0" w:color="auto"/>
        <w:right w:val="none" w:sz="0" w:space="0" w:color="auto"/>
      </w:divBdr>
    </w:div>
    <w:div w:id="1240865178">
      <w:marLeft w:val="0"/>
      <w:marRight w:val="0"/>
      <w:marTop w:val="0"/>
      <w:marBottom w:val="0"/>
      <w:divBdr>
        <w:top w:val="none" w:sz="0" w:space="0" w:color="auto"/>
        <w:left w:val="none" w:sz="0" w:space="0" w:color="auto"/>
        <w:bottom w:val="none" w:sz="0" w:space="0" w:color="auto"/>
        <w:right w:val="none" w:sz="0" w:space="0" w:color="auto"/>
      </w:divBdr>
    </w:div>
    <w:div w:id="1240871046">
      <w:marLeft w:val="0"/>
      <w:marRight w:val="0"/>
      <w:marTop w:val="0"/>
      <w:marBottom w:val="0"/>
      <w:divBdr>
        <w:top w:val="none" w:sz="0" w:space="0" w:color="auto"/>
        <w:left w:val="none" w:sz="0" w:space="0" w:color="auto"/>
        <w:bottom w:val="none" w:sz="0" w:space="0" w:color="auto"/>
        <w:right w:val="none" w:sz="0" w:space="0" w:color="auto"/>
      </w:divBdr>
    </w:div>
    <w:div w:id="1240872041">
      <w:marLeft w:val="0"/>
      <w:marRight w:val="0"/>
      <w:marTop w:val="0"/>
      <w:marBottom w:val="0"/>
      <w:divBdr>
        <w:top w:val="none" w:sz="0" w:space="0" w:color="auto"/>
        <w:left w:val="none" w:sz="0" w:space="0" w:color="auto"/>
        <w:bottom w:val="none" w:sz="0" w:space="0" w:color="auto"/>
        <w:right w:val="none" w:sz="0" w:space="0" w:color="auto"/>
      </w:divBdr>
    </w:div>
    <w:div w:id="1240944893">
      <w:marLeft w:val="0"/>
      <w:marRight w:val="0"/>
      <w:marTop w:val="0"/>
      <w:marBottom w:val="0"/>
      <w:divBdr>
        <w:top w:val="none" w:sz="0" w:space="0" w:color="auto"/>
        <w:left w:val="none" w:sz="0" w:space="0" w:color="auto"/>
        <w:bottom w:val="none" w:sz="0" w:space="0" w:color="auto"/>
        <w:right w:val="none" w:sz="0" w:space="0" w:color="auto"/>
      </w:divBdr>
    </w:div>
    <w:div w:id="1240948123">
      <w:marLeft w:val="0"/>
      <w:marRight w:val="0"/>
      <w:marTop w:val="0"/>
      <w:marBottom w:val="0"/>
      <w:divBdr>
        <w:top w:val="none" w:sz="0" w:space="0" w:color="auto"/>
        <w:left w:val="none" w:sz="0" w:space="0" w:color="auto"/>
        <w:bottom w:val="none" w:sz="0" w:space="0" w:color="auto"/>
        <w:right w:val="none" w:sz="0" w:space="0" w:color="auto"/>
      </w:divBdr>
    </w:div>
    <w:div w:id="1240991129">
      <w:marLeft w:val="0"/>
      <w:marRight w:val="0"/>
      <w:marTop w:val="0"/>
      <w:marBottom w:val="0"/>
      <w:divBdr>
        <w:top w:val="none" w:sz="0" w:space="0" w:color="auto"/>
        <w:left w:val="none" w:sz="0" w:space="0" w:color="auto"/>
        <w:bottom w:val="none" w:sz="0" w:space="0" w:color="auto"/>
        <w:right w:val="none" w:sz="0" w:space="0" w:color="auto"/>
      </w:divBdr>
    </w:div>
    <w:div w:id="1241017691">
      <w:marLeft w:val="0"/>
      <w:marRight w:val="0"/>
      <w:marTop w:val="0"/>
      <w:marBottom w:val="0"/>
      <w:divBdr>
        <w:top w:val="none" w:sz="0" w:space="0" w:color="auto"/>
        <w:left w:val="none" w:sz="0" w:space="0" w:color="auto"/>
        <w:bottom w:val="none" w:sz="0" w:space="0" w:color="auto"/>
        <w:right w:val="none" w:sz="0" w:space="0" w:color="auto"/>
      </w:divBdr>
    </w:div>
    <w:div w:id="1241019571">
      <w:marLeft w:val="0"/>
      <w:marRight w:val="0"/>
      <w:marTop w:val="0"/>
      <w:marBottom w:val="0"/>
      <w:divBdr>
        <w:top w:val="none" w:sz="0" w:space="0" w:color="auto"/>
        <w:left w:val="none" w:sz="0" w:space="0" w:color="auto"/>
        <w:bottom w:val="none" w:sz="0" w:space="0" w:color="auto"/>
        <w:right w:val="none" w:sz="0" w:space="0" w:color="auto"/>
      </w:divBdr>
    </w:div>
    <w:div w:id="1241021076">
      <w:marLeft w:val="0"/>
      <w:marRight w:val="0"/>
      <w:marTop w:val="0"/>
      <w:marBottom w:val="0"/>
      <w:divBdr>
        <w:top w:val="none" w:sz="0" w:space="0" w:color="auto"/>
        <w:left w:val="none" w:sz="0" w:space="0" w:color="auto"/>
        <w:bottom w:val="none" w:sz="0" w:space="0" w:color="auto"/>
        <w:right w:val="none" w:sz="0" w:space="0" w:color="auto"/>
      </w:divBdr>
    </w:div>
    <w:div w:id="1241063509">
      <w:marLeft w:val="0"/>
      <w:marRight w:val="0"/>
      <w:marTop w:val="0"/>
      <w:marBottom w:val="0"/>
      <w:divBdr>
        <w:top w:val="none" w:sz="0" w:space="0" w:color="auto"/>
        <w:left w:val="none" w:sz="0" w:space="0" w:color="auto"/>
        <w:bottom w:val="none" w:sz="0" w:space="0" w:color="auto"/>
        <w:right w:val="none" w:sz="0" w:space="0" w:color="auto"/>
      </w:divBdr>
    </w:div>
    <w:div w:id="1241132582">
      <w:marLeft w:val="0"/>
      <w:marRight w:val="0"/>
      <w:marTop w:val="0"/>
      <w:marBottom w:val="0"/>
      <w:divBdr>
        <w:top w:val="none" w:sz="0" w:space="0" w:color="auto"/>
        <w:left w:val="none" w:sz="0" w:space="0" w:color="auto"/>
        <w:bottom w:val="none" w:sz="0" w:space="0" w:color="auto"/>
        <w:right w:val="none" w:sz="0" w:space="0" w:color="auto"/>
      </w:divBdr>
    </w:div>
    <w:div w:id="1241210328">
      <w:marLeft w:val="0"/>
      <w:marRight w:val="0"/>
      <w:marTop w:val="0"/>
      <w:marBottom w:val="0"/>
      <w:divBdr>
        <w:top w:val="none" w:sz="0" w:space="0" w:color="auto"/>
        <w:left w:val="none" w:sz="0" w:space="0" w:color="auto"/>
        <w:bottom w:val="none" w:sz="0" w:space="0" w:color="auto"/>
        <w:right w:val="none" w:sz="0" w:space="0" w:color="auto"/>
      </w:divBdr>
    </w:div>
    <w:div w:id="1241212176">
      <w:marLeft w:val="0"/>
      <w:marRight w:val="0"/>
      <w:marTop w:val="0"/>
      <w:marBottom w:val="0"/>
      <w:divBdr>
        <w:top w:val="none" w:sz="0" w:space="0" w:color="auto"/>
        <w:left w:val="none" w:sz="0" w:space="0" w:color="auto"/>
        <w:bottom w:val="none" w:sz="0" w:space="0" w:color="auto"/>
        <w:right w:val="none" w:sz="0" w:space="0" w:color="auto"/>
      </w:divBdr>
    </w:div>
    <w:div w:id="1241217407">
      <w:marLeft w:val="0"/>
      <w:marRight w:val="0"/>
      <w:marTop w:val="0"/>
      <w:marBottom w:val="0"/>
      <w:divBdr>
        <w:top w:val="none" w:sz="0" w:space="0" w:color="auto"/>
        <w:left w:val="none" w:sz="0" w:space="0" w:color="auto"/>
        <w:bottom w:val="none" w:sz="0" w:space="0" w:color="auto"/>
        <w:right w:val="none" w:sz="0" w:space="0" w:color="auto"/>
      </w:divBdr>
    </w:div>
    <w:div w:id="1241327821">
      <w:marLeft w:val="0"/>
      <w:marRight w:val="0"/>
      <w:marTop w:val="0"/>
      <w:marBottom w:val="0"/>
      <w:divBdr>
        <w:top w:val="none" w:sz="0" w:space="0" w:color="auto"/>
        <w:left w:val="none" w:sz="0" w:space="0" w:color="auto"/>
        <w:bottom w:val="none" w:sz="0" w:space="0" w:color="auto"/>
        <w:right w:val="none" w:sz="0" w:space="0" w:color="auto"/>
      </w:divBdr>
    </w:div>
    <w:div w:id="1241334675">
      <w:marLeft w:val="0"/>
      <w:marRight w:val="0"/>
      <w:marTop w:val="0"/>
      <w:marBottom w:val="0"/>
      <w:divBdr>
        <w:top w:val="none" w:sz="0" w:space="0" w:color="auto"/>
        <w:left w:val="none" w:sz="0" w:space="0" w:color="auto"/>
        <w:bottom w:val="none" w:sz="0" w:space="0" w:color="auto"/>
        <w:right w:val="none" w:sz="0" w:space="0" w:color="auto"/>
      </w:divBdr>
    </w:div>
    <w:div w:id="1241410729">
      <w:marLeft w:val="0"/>
      <w:marRight w:val="0"/>
      <w:marTop w:val="0"/>
      <w:marBottom w:val="0"/>
      <w:divBdr>
        <w:top w:val="none" w:sz="0" w:space="0" w:color="auto"/>
        <w:left w:val="none" w:sz="0" w:space="0" w:color="auto"/>
        <w:bottom w:val="none" w:sz="0" w:space="0" w:color="auto"/>
        <w:right w:val="none" w:sz="0" w:space="0" w:color="auto"/>
      </w:divBdr>
    </w:div>
    <w:div w:id="1241599803">
      <w:marLeft w:val="0"/>
      <w:marRight w:val="0"/>
      <w:marTop w:val="0"/>
      <w:marBottom w:val="0"/>
      <w:divBdr>
        <w:top w:val="none" w:sz="0" w:space="0" w:color="auto"/>
        <w:left w:val="none" w:sz="0" w:space="0" w:color="auto"/>
        <w:bottom w:val="none" w:sz="0" w:space="0" w:color="auto"/>
        <w:right w:val="none" w:sz="0" w:space="0" w:color="auto"/>
      </w:divBdr>
    </w:div>
    <w:div w:id="1241602237">
      <w:marLeft w:val="0"/>
      <w:marRight w:val="0"/>
      <w:marTop w:val="0"/>
      <w:marBottom w:val="0"/>
      <w:divBdr>
        <w:top w:val="none" w:sz="0" w:space="0" w:color="auto"/>
        <w:left w:val="none" w:sz="0" w:space="0" w:color="auto"/>
        <w:bottom w:val="none" w:sz="0" w:space="0" w:color="auto"/>
        <w:right w:val="none" w:sz="0" w:space="0" w:color="auto"/>
      </w:divBdr>
    </w:div>
    <w:div w:id="1241673350">
      <w:marLeft w:val="0"/>
      <w:marRight w:val="0"/>
      <w:marTop w:val="0"/>
      <w:marBottom w:val="0"/>
      <w:divBdr>
        <w:top w:val="none" w:sz="0" w:space="0" w:color="auto"/>
        <w:left w:val="none" w:sz="0" w:space="0" w:color="auto"/>
        <w:bottom w:val="none" w:sz="0" w:space="0" w:color="auto"/>
        <w:right w:val="none" w:sz="0" w:space="0" w:color="auto"/>
      </w:divBdr>
    </w:div>
    <w:div w:id="1241792931">
      <w:marLeft w:val="0"/>
      <w:marRight w:val="0"/>
      <w:marTop w:val="0"/>
      <w:marBottom w:val="0"/>
      <w:divBdr>
        <w:top w:val="none" w:sz="0" w:space="0" w:color="auto"/>
        <w:left w:val="none" w:sz="0" w:space="0" w:color="auto"/>
        <w:bottom w:val="none" w:sz="0" w:space="0" w:color="auto"/>
        <w:right w:val="none" w:sz="0" w:space="0" w:color="auto"/>
      </w:divBdr>
    </w:div>
    <w:div w:id="1241796711">
      <w:marLeft w:val="0"/>
      <w:marRight w:val="0"/>
      <w:marTop w:val="0"/>
      <w:marBottom w:val="0"/>
      <w:divBdr>
        <w:top w:val="none" w:sz="0" w:space="0" w:color="auto"/>
        <w:left w:val="none" w:sz="0" w:space="0" w:color="auto"/>
        <w:bottom w:val="none" w:sz="0" w:space="0" w:color="auto"/>
        <w:right w:val="none" w:sz="0" w:space="0" w:color="auto"/>
      </w:divBdr>
    </w:div>
    <w:div w:id="1241868181">
      <w:marLeft w:val="0"/>
      <w:marRight w:val="0"/>
      <w:marTop w:val="0"/>
      <w:marBottom w:val="0"/>
      <w:divBdr>
        <w:top w:val="none" w:sz="0" w:space="0" w:color="auto"/>
        <w:left w:val="none" w:sz="0" w:space="0" w:color="auto"/>
        <w:bottom w:val="none" w:sz="0" w:space="0" w:color="auto"/>
        <w:right w:val="none" w:sz="0" w:space="0" w:color="auto"/>
      </w:divBdr>
    </w:div>
    <w:div w:id="1241983170">
      <w:marLeft w:val="0"/>
      <w:marRight w:val="0"/>
      <w:marTop w:val="0"/>
      <w:marBottom w:val="0"/>
      <w:divBdr>
        <w:top w:val="none" w:sz="0" w:space="0" w:color="auto"/>
        <w:left w:val="none" w:sz="0" w:space="0" w:color="auto"/>
        <w:bottom w:val="none" w:sz="0" w:space="0" w:color="auto"/>
        <w:right w:val="none" w:sz="0" w:space="0" w:color="auto"/>
      </w:divBdr>
    </w:div>
    <w:div w:id="1241984612">
      <w:marLeft w:val="0"/>
      <w:marRight w:val="0"/>
      <w:marTop w:val="0"/>
      <w:marBottom w:val="0"/>
      <w:divBdr>
        <w:top w:val="none" w:sz="0" w:space="0" w:color="auto"/>
        <w:left w:val="none" w:sz="0" w:space="0" w:color="auto"/>
        <w:bottom w:val="none" w:sz="0" w:space="0" w:color="auto"/>
        <w:right w:val="none" w:sz="0" w:space="0" w:color="auto"/>
      </w:divBdr>
    </w:div>
    <w:div w:id="1242178407">
      <w:marLeft w:val="0"/>
      <w:marRight w:val="0"/>
      <w:marTop w:val="0"/>
      <w:marBottom w:val="0"/>
      <w:divBdr>
        <w:top w:val="none" w:sz="0" w:space="0" w:color="auto"/>
        <w:left w:val="none" w:sz="0" w:space="0" w:color="auto"/>
        <w:bottom w:val="none" w:sz="0" w:space="0" w:color="auto"/>
        <w:right w:val="none" w:sz="0" w:space="0" w:color="auto"/>
      </w:divBdr>
    </w:div>
    <w:div w:id="1242255271">
      <w:marLeft w:val="0"/>
      <w:marRight w:val="0"/>
      <w:marTop w:val="0"/>
      <w:marBottom w:val="0"/>
      <w:divBdr>
        <w:top w:val="none" w:sz="0" w:space="0" w:color="auto"/>
        <w:left w:val="none" w:sz="0" w:space="0" w:color="auto"/>
        <w:bottom w:val="none" w:sz="0" w:space="0" w:color="auto"/>
        <w:right w:val="none" w:sz="0" w:space="0" w:color="auto"/>
      </w:divBdr>
    </w:div>
    <w:div w:id="1242301086">
      <w:marLeft w:val="0"/>
      <w:marRight w:val="0"/>
      <w:marTop w:val="0"/>
      <w:marBottom w:val="0"/>
      <w:divBdr>
        <w:top w:val="none" w:sz="0" w:space="0" w:color="auto"/>
        <w:left w:val="none" w:sz="0" w:space="0" w:color="auto"/>
        <w:bottom w:val="none" w:sz="0" w:space="0" w:color="auto"/>
        <w:right w:val="none" w:sz="0" w:space="0" w:color="auto"/>
      </w:divBdr>
    </w:div>
    <w:div w:id="1242375687">
      <w:marLeft w:val="0"/>
      <w:marRight w:val="0"/>
      <w:marTop w:val="0"/>
      <w:marBottom w:val="0"/>
      <w:divBdr>
        <w:top w:val="none" w:sz="0" w:space="0" w:color="auto"/>
        <w:left w:val="none" w:sz="0" w:space="0" w:color="auto"/>
        <w:bottom w:val="none" w:sz="0" w:space="0" w:color="auto"/>
        <w:right w:val="none" w:sz="0" w:space="0" w:color="auto"/>
      </w:divBdr>
    </w:div>
    <w:div w:id="1242446439">
      <w:marLeft w:val="0"/>
      <w:marRight w:val="0"/>
      <w:marTop w:val="0"/>
      <w:marBottom w:val="0"/>
      <w:divBdr>
        <w:top w:val="none" w:sz="0" w:space="0" w:color="auto"/>
        <w:left w:val="none" w:sz="0" w:space="0" w:color="auto"/>
        <w:bottom w:val="none" w:sz="0" w:space="0" w:color="auto"/>
        <w:right w:val="none" w:sz="0" w:space="0" w:color="auto"/>
      </w:divBdr>
    </w:div>
    <w:div w:id="1242446843">
      <w:marLeft w:val="0"/>
      <w:marRight w:val="0"/>
      <w:marTop w:val="0"/>
      <w:marBottom w:val="0"/>
      <w:divBdr>
        <w:top w:val="none" w:sz="0" w:space="0" w:color="auto"/>
        <w:left w:val="none" w:sz="0" w:space="0" w:color="auto"/>
        <w:bottom w:val="none" w:sz="0" w:space="0" w:color="auto"/>
        <w:right w:val="none" w:sz="0" w:space="0" w:color="auto"/>
      </w:divBdr>
    </w:div>
    <w:div w:id="1242520341">
      <w:marLeft w:val="0"/>
      <w:marRight w:val="0"/>
      <w:marTop w:val="0"/>
      <w:marBottom w:val="0"/>
      <w:divBdr>
        <w:top w:val="none" w:sz="0" w:space="0" w:color="auto"/>
        <w:left w:val="none" w:sz="0" w:space="0" w:color="auto"/>
        <w:bottom w:val="none" w:sz="0" w:space="0" w:color="auto"/>
        <w:right w:val="none" w:sz="0" w:space="0" w:color="auto"/>
      </w:divBdr>
    </w:div>
    <w:div w:id="1242524185">
      <w:marLeft w:val="0"/>
      <w:marRight w:val="0"/>
      <w:marTop w:val="0"/>
      <w:marBottom w:val="0"/>
      <w:divBdr>
        <w:top w:val="none" w:sz="0" w:space="0" w:color="auto"/>
        <w:left w:val="none" w:sz="0" w:space="0" w:color="auto"/>
        <w:bottom w:val="none" w:sz="0" w:space="0" w:color="auto"/>
        <w:right w:val="none" w:sz="0" w:space="0" w:color="auto"/>
      </w:divBdr>
    </w:div>
    <w:div w:id="1242641998">
      <w:marLeft w:val="0"/>
      <w:marRight w:val="0"/>
      <w:marTop w:val="0"/>
      <w:marBottom w:val="0"/>
      <w:divBdr>
        <w:top w:val="none" w:sz="0" w:space="0" w:color="auto"/>
        <w:left w:val="none" w:sz="0" w:space="0" w:color="auto"/>
        <w:bottom w:val="none" w:sz="0" w:space="0" w:color="auto"/>
        <w:right w:val="none" w:sz="0" w:space="0" w:color="auto"/>
      </w:divBdr>
    </w:div>
    <w:div w:id="1242714402">
      <w:marLeft w:val="0"/>
      <w:marRight w:val="0"/>
      <w:marTop w:val="0"/>
      <w:marBottom w:val="0"/>
      <w:divBdr>
        <w:top w:val="none" w:sz="0" w:space="0" w:color="auto"/>
        <w:left w:val="none" w:sz="0" w:space="0" w:color="auto"/>
        <w:bottom w:val="none" w:sz="0" w:space="0" w:color="auto"/>
        <w:right w:val="none" w:sz="0" w:space="0" w:color="auto"/>
      </w:divBdr>
    </w:div>
    <w:div w:id="1242714658">
      <w:marLeft w:val="0"/>
      <w:marRight w:val="0"/>
      <w:marTop w:val="0"/>
      <w:marBottom w:val="0"/>
      <w:divBdr>
        <w:top w:val="none" w:sz="0" w:space="0" w:color="auto"/>
        <w:left w:val="none" w:sz="0" w:space="0" w:color="auto"/>
        <w:bottom w:val="none" w:sz="0" w:space="0" w:color="auto"/>
        <w:right w:val="none" w:sz="0" w:space="0" w:color="auto"/>
      </w:divBdr>
    </w:div>
    <w:div w:id="1242717446">
      <w:marLeft w:val="0"/>
      <w:marRight w:val="0"/>
      <w:marTop w:val="0"/>
      <w:marBottom w:val="0"/>
      <w:divBdr>
        <w:top w:val="none" w:sz="0" w:space="0" w:color="auto"/>
        <w:left w:val="none" w:sz="0" w:space="0" w:color="auto"/>
        <w:bottom w:val="none" w:sz="0" w:space="0" w:color="auto"/>
        <w:right w:val="none" w:sz="0" w:space="0" w:color="auto"/>
      </w:divBdr>
    </w:div>
    <w:div w:id="1242789290">
      <w:marLeft w:val="0"/>
      <w:marRight w:val="0"/>
      <w:marTop w:val="0"/>
      <w:marBottom w:val="0"/>
      <w:divBdr>
        <w:top w:val="none" w:sz="0" w:space="0" w:color="auto"/>
        <w:left w:val="none" w:sz="0" w:space="0" w:color="auto"/>
        <w:bottom w:val="none" w:sz="0" w:space="0" w:color="auto"/>
        <w:right w:val="none" w:sz="0" w:space="0" w:color="auto"/>
      </w:divBdr>
    </w:div>
    <w:div w:id="1242984724">
      <w:marLeft w:val="0"/>
      <w:marRight w:val="0"/>
      <w:marTop w:val="0"/>
      <w:marBottom w:val="0"/>
      <w:divBdr>
        <w:top w:val="none" w:sz="0" w:space="0" w:color="auto"/>
        <w:left w:val="none" w:sz="0" w:space="0" w:color="auto"/>
        <w:bottom w:val="none" w:sz="0" w:space="0" w:color="auto"/>
        <w:right w:val="none" w:sz="0" w:space="0" w:color="auto"/>
      </w:divBdr>
    </w:div>
    <w:div w:id="1243025148">
      <w:marLeft w:val="0"/>
      <w:marRight w:val="0"/>
      <w:marTop w:val="0"/>
      <w:marBottom w:val="0"/>
      <w:divBdr>
        <w:top w:val="none" w:sz="0" w:space="0" w:color="auto"/>
        <w:left w:val="none" w:sz="0" w:space="0" w:color="auto"/>
        <w:bottom w:val="none" w:sz="0" w:space="0" w:color="auto"/>
        <w:right w:val="none" w:sz="0" w:space="0" w:color="auto"/>
      </w:divBdr>
    </w:div>
    <w:div w:id="1243028067">
      <w:marLeft w:val="0"/>
      <w:marRight w:val="0"/>
      <w:marTop w:val="0"/>
      <w:marBottom w:val="0"/>
      <w:divBdr>
        <w:top w:val="none" w:sz="0" w:space="0" w:color="auto"/>
        <w:left w:val="none" w:sz="0" w:space="0" w:color="auto"/>
        <w:bottom w:val="none" w:sz="0" w:space="0" w:color="auto"/>
        <w:right w:val="none" w:sz="0" w:space="0" w:color="auto"/>
      </w:divBdr>
    </w:div>
    <w:div w:id="1243029005">
      <w:marLeft w:val="0"/>
      <w:marRight w:val="0"/>
      <w:marTop w:val="0"/>
      <w:marBottom w:val="0"/>
      <w:divBdr>
        <w:top w:val="none" w:sz="0" w:space="0" w:color="auto"/>
        <w:left w:val="none" w:sz="0" w:space="0" w:color="auto"/>
        <w:bottom w:val="none" w:sz="0" w:space="0" w:color="auto"/>
        <w:right w:val="none" w:sz="0" w:space="0" w:color="auto"/>
      </w:divBdr>
    </w:div>
    <w:div w:id="1243102341">
      <w:marLeft w:val="0"/>
      <w:marRight w:val="0"/>
      <w:marTop w:val="0"/>
      <w:marBottom w:val="0"/>
      <w:divBdr>
        <w:top w:val="none" w:sz="0" w:space="0" w:color="auto"/>
        <w:left w:val="none" w:sz="0" w:space="0" w:color="auto"/>
        <w:bottom w:val="none" w:sz="0" w:space="0" w:color="auto"/>
        <w:right w:val="none" w:sz="0" w:space="0" w:color="auto"/>
      </w:divBdr>
    </w:div>
    <w:div w:id="1243179945">
      <w:marLeft w:val="0"/>
      <w:marRight w:val="0"/>
      <w:marTop w:val="0"/>
      <w:marBottom w:val="0"/>
      <w:divBdr>
        <w:top w:val="none" w:sz="0" w:space="0" w:color="auto"/>
        <w:left w:val="none" w:sz="0" w:space="0" w:color="auto"/>
        <w:bottom w:val="none" w:sz="0" w:space="0" w:color="auto"/>
        <w:right w:val="none" w:sz="0" w:space="0" w:color="auto"/>
      </w:divBdr>
    </w:div>
    <w:div w:id="1243292278">
      <w:marLeft w:val="0"/>
      <w:marRight w:val="0"/>
      <w:marTop w:val="0"/>
      <w:marBottom w:val="0"/>
      <w:divBdr>
        <w:top w:val="none" w:sz="0" w:space="0" w:color="auto"/>
        <w:left w:val="none" w:sz="0" w:space="0" w:color="auto"/>
        <w:bottom w:val="none" w:sz="0" w:space="0" w:color="auto"/>
        <w:right w:val="none" w:sz="0" w:space="0" w:color="auto"/>
      </w:divBdr>
    </w:div>
    <w:div w:id="1243415741">
      <w:marLeft w:val="0"/>
      <w:marRight w:val="0"/>
      <w:marTop w:val="0"/>
      <w:marBottom w:val="0"/>
      <w:divBdr>
        <w:top w:val="none" w:sz="0" w:space="0" w:color="auto"/>
        <w:left w:val="none" w:sz="0" w:space="0" w:color="auto"/>
        <w:bottom w:val="none" w:sz="0" w:space="0" w:color="auto"/>
        <w:right w:val="none" w:sz="0" w:space="0" w:color="auto"/>
      </w:divBdr>
    </w:div>
    <w:div w:id="1243687587">
      <w:marLeft w:val="0"/>
      <w:marRight w:val="0"/>
      <w:marTop w:val="0"/>
      <w:marBottom w:val="0"/>
      <w:divBdr>
        <w:top w:val="none" w:sz="0" w:space="0" w:color="auto"/>
        <w:left w:val="none" w:sz="0" w:space="0" w:color="auto"/>
        <w:bottom w:val="none" w:sz="0" w:space="0" w:color="auto"/>
        <w:right w:val="none" w:sz="0" w:space="0" w:color="auto"/>
      </w:divBdr>
    </w:div>
    <w:div w:id="1243687813">
      <w:marLeft w:val="0"/>
      <w:marRight w:val="0"/>
      <w:marTop w:val="0"/>
      <w:marBottom w:val="0"/>
      <w:divBdr>
        <w:top w:val="none" w:sz="0" w:space="0" w:color="auto"/>
        <w:left w:val="none" w:sz="0" w:space="0" w:color="auto"/>
        <w:bottom w:val="none" w:sz="0" w:space="0" w:color="auto"/>
        <w:right w:val="none" w:sz="0" w:space="0" w:color="auto"/>
      </w:divBdr>
    </w:div>
    <w:div w:id="1243756007">
      <w:marLeft w:val="0"/>
      <w:marRight w:val="0"/>
      <w:marTop w:val="0"/>
      <w:marBottom w:val="0"/>
      <w:divBdr>
        <w:top w:val="none" w:sz="0" w:space="0" w:color="auto"/>
        <w:left w:val="none" w:sz="0" w:space="0" w:color="auto"/>
        <w:bottom w:val="none" w:sz="0" w:space="0" w:color="auto"/>
        <w:right w:val="none" w:sz="0" w:space="0" w:color="auto"/>
      </w:divBdr>
    </w:div>
    <w:div w:id="1243759532">
      <w:marLeft w:val="480"/>
      <w:marRight w:val="0"/>
      <w:marTop w:val="0"/>
      <w:marBottom w:val="0"/>
      <w:divBdr>
        <w:top w:val="none" w:sz="0" w:space="0" w:color="auto"/>
        <w:left w:val="none" w:sz="0" w:space="0" w:color="auto"/>
        <w:bottom w:val="none" w:sz="0" w:space="0" w:color="auto"/>
        <w:right w:val="none" w:sz="0" w:space="0" w:color="auto"/>
      </w:divBdr>
    </w:div>
    <w:div w:id="1243878672">
      <w:marLeft w:val="0"/>
      <w:marRight w:val="0"/>
      <w:marTop w:val="0"/>
      <w:marBottom w:val="0"/>
      <w:divBdr>
        <w:top w:val="none" w:sz="0" w:space="0" w:color="auto"/>
        <w:left w:val="none" w:sz="0" w:space="0" w:color="auto"/>
        <w:bottom w:val="none" w:sz="0" w:space="0" w:color="auto"/>
        <w:right w:val="none" w:sz="0" w:space="0" w:color="auto"/>
      </w:divBdr>
    </w:div>
    <w:div w:id="1243948825">
      <w:marLeft w:val="0"/>
      <w:marRight w:val="0"/>
      <w:marTop w:val="0"/>
      <w:marBottom w:val="0"/>
      <w:divBdr>
        <w:top w:val="none" w:sz="0" w:space="0" w:color="auto"/>
        <w:left w:val="none" w:sz="0" w:space="0" w:color="auto"/>
        <w:bottom w:val="none" w:sz="0" w:space="0" w:color="auto"/>
        <w:right w:val="none" w:sz="0" w:space="0" w:color="auto"/>
      </w:divBdr>
    </w:div>
    <w:div w:id="1243954107">
      <w:marLeft w:val="0"/>
      <w:marRight w:val="0"/>
      <w:marTop w:val="0"/>
      <w:marBottom w:val="0"/>
      <w:divBdr>
        <w:top w:val="none" w:sz="0" w:space="0" w:color="auto"/>
        <w:left w:val="none" w:sz="0" w:space="0" w:color="auto"/>
        <w:bottom w:val="none" w:sz="0" w:space="0" w:color="auto"/>
        <w:right w:val="none" w:sz="0" w:space="0" w:color="auto"/>
      </w:divBdr>
    </w:div>
    <w:div w:id="1243956022">
      <w:marLeft w:val="0"/>
      <w:marRight w:val="0"/>
      <w:marTop w:val="0"/>
      <w:marBottom w:val="0"/>
      <w:divBdr>
        <w:top w:val="none" w:sz="0" w:space="0" w:color="auto"/>
        <w:left w:val="none" w:sz="0" w:space="0" w:color="auto"/>
        <w:bottom w:val="none" w:sz="0" w:space="0" w:color="auto"/>
        <w:right w:val="none" w:sz="0" w:space="0" w:color="auto"/>
      </w:divBdr>
    </w:div>
    <w:div w:id="1244022706">
      <w:marLeft w:val="0"/>
      <w:marRight w:val="0"/>
      <w:marTop w:val="0"/>
      <w:marBottom w:val="0"/>
      <w:divBdr>
        <w:top w:val="none" w:sz="0" w:space="0" w:color="auto"/>
        <w:left w:val="none" w:sz="0" w:space="0" w:color="auto"/>
        <w:bottom w:val="none" w:sz="0" w:space="0" w:color="auto"/>
        <w:right w:val="none" w:sz="0" w:space="0" w:color="auto"/>
      </w:divBdr>
    </w:div>
    <w:div w:id="1244024367">
      <w:marLeft w:val="0"/>
      <w:marRight w:val="0"/>
      <w:marTop w:val="0"/>
      <w:marBottom w:val="0"/>
      <w:divBdr>
        <w:top w:val="none" w:sz="0" w:space="0" w:color="auto"/>
        <w:left w:val="none" w:sz="0" w:space="0" w:color="auto"/>
        <w:bottom w:val="none" w:sz="0" w:space="0" w:color="auto"/>
        <w:right w:val="none" w:sz="0" w:space="0" w:color="auto"/>
      </w:divBdr>
    </w:div>
    <w:div w:id="1244028051">
      <w:marLeft w:val="0"/>
      <w:marRight w:val="0"/>
      <w:marTop w:val="0"/>
      <w:marBottom w:val="0"/>
      <w:divBdr>
        <w:top w:val="none" w:sz="0" w:space="0" w:color="auto"/>
        <w:left w:val="none" w:sz="0" w:space="0" w:color="auto"/>
        <w:bottom w:val="none" w:sz="0" w:space="0" w:color="auto"/>
        <w:right w:val="none" w:sz="0" w:space="0" w:color="auto"/>
      </w:divBdr>
    </w:div>
    <w:div w:id="1244073466">
      <w:marLeft w:val="0"/>
      <w:marRight w:val="0"/>
      <w:marTop w:val="0"/>
      <w:marBottom w:val="0"/>
      <w:divBdr>
        <w:top w:val="none" w:sz="0" w:space="0" w:color="auto"/>
        <w:left w:val="none" w:sz="0" w:space="0" w:color="auto"/>
        <w:bottom w:val="none" w:sz="0" w:space="0" w:color="auto"/>
        <w:right w:val="none" w:sz="0" w:space="0" w:color="auto"/>
      </w:divBdr>
    </w:div>
    <w:div w:id="1244143300">
      <w:marLeft w:val="0"/>
      <w:marRight w:val="0"/>
      <w:marTop w:val="0"/>
      <w:marBottom w:val="0"/>
      <w:divBdr>
        <w:top w:val="none" w:sz="0" w:space="0" w:color="auto"/>
        <w:left w:val="none" w:sz="0" w:space="0" w:color="auto"/>
        <w:bottom w:val="none" w:sz="0" w:space="0" w:color="auto"/>
        <w:right w:val="none" w:sz="0" w:space="0" w:color="auto"/>
      </w:divBdr>
    </w:div>
    <w:div w:id="1244148766">
      <w:marLeft w:val="0"/>
      <w:marRight w:val="0"/>
      <w:marTop w:val="0"/>
      <w:marBottom w:val="0"/>
      <w:divBdr>
        <w:top w:val="none" w:sz="0" w:space="0" w:color="auto"/>
        <w:left w:val="none" w:sz="0" w:space="0" w:color="auto"/>
        <w:bottom w:val="none" w:sz="0" w:space="0" w:color="auto"/>
        <w:right w:val="none" w:sz="0" w:space="0" w:color="auto"/>
      </w:divBdr>
    </w:div>
    <w:div w:id="1244148790">
      <w:marLeft w:val="0"/>
      <w:marRight w:val="0"/>
      <w:marTop w:val="0"/>
      <w:marBottom w:val="0"/>
      <w:divBdr>
        <w:top w:val="none" w:sz="0" w:space="0" w:color="auto"/>
        <w:left w:val="none" w:sz="0" w:space="0" w:color="auto"/>
        <w:bottom w:val="none" w:sz="0" w:space="0" w:color="auto"/>
        <w:right w:val="none" w:sz="0" w:space="0" w:color="auto"/>
      </w:divBdr>
    </w:div>
    <w:div w:id="1244219001">
      <w:bodyDiv w:val="1"/>
      <w:marLeft w:val="0"/>
      <w:marRight w:val="0"/>
      <w:marTop w:val="0"/>
      <w:marBottom w:val="0"/>
      <w:divBdr>
        <w:top w:val="none" w:sz="0" w:space="0" w:color="auto"/>
        <w:left w:val="none" w:sz="0" w:space="0" w:color="auto"/>
        <w:bottom w:val="none" w:sz="0" w:space="0" w:color="auto"/>
        <w:right w:val="none" w:sz="0" w:space="0" w:color="auto"/>
      </w:divBdr>
    </w:div>
    <w:div w:id="1244222318">
      <w:marLeft w:val="0"/>
      <w:marRight w:val="0"/>
      <w:marTop w:val="0"/>
      <w:marBottom w:val="0"/>
      <w:divBdr>
        <w:top w:val="none" w:sz="0" w:space="0" w:color="auto"/>
        <w:left w:val="none" w:sz="0" w:space="0" w:color="auto"/>
        <w:bottom w:val="none" w:sz="0" w:space="0" w:color="auto"/>
        <w:right w:val="none" w:sz="0" w:space="0" w:color="auto"/>
      </w:divBdr>
    </w:div>
    <w:div w:id="1244293795">
      <w:marLeft w:val="0"/>
      <w:marRight w:val="0"/>
      <w:marTop w:val="0"/>
      <w:marBottom w:val="0"/>
      <w:divBdr>
        <w:top w:val="none" w:sz="0" w:space="0" w:color="auto"/>
        <w:left w:val="none" w:sz="0" w:space="0" w:color="auto"/>
        <w:bottom w:val="none" w:sz="0" w:space="0" w:color="auto"/>
        <w:right w:val="none" w:sz="0" w:space="0" w:color="auto"/>
      </w:divBdr>
    </w:div>
    <w:div w:id="1244337257">
      <w:marLeft w:val="0"/>
      <w:marRight w:val="0"/>
      <w:marTop w:val="0"/>
      <w:marBottom w:val="0"/>
      <w:divBdr>
        <w:top w:val="none" w:sz="0" w:space="0" w:color="auto"/>
        <w:left w:val="none" w:sz="0" w:space="0" w:color="auto"/>
        <w:bottom w:val="none" w:sz="0" w:space="0" w:color="auto"/>
        <w:right w:val="none" w:sz="0" w:space="0" w:color="auto"/>
      </w:divBdr>
    </w:div>
    <w:div w:id="1244338736">
      <w:bodyDiv w:val="1"/>
      <w:marLeft w:val="0"/>
      <w:marRight w:val="0"/>
      <w:marTop w:val="0"/>
      <w:marBottom w:val="0"/>
      <w:divBdr>
        <w:top w:val="none" w:sz="0" w:space="0" w:color="auto"/>
        <w:left w:val="none" w:sz="0" w:space="0" w:color="auto"/>
        <w:bottom w:val="none" w:sz="0" w:space="0" w:color="auto"/>
        <w:right w:val="none" w:sz="0" w:space="0" w:color="auto"/>
      </w:divBdr>
    </w:div>
    <w:div w:id="1244340619">
      <w:marLeft w:val="0"/>
      <w:marRight w:val="0"/>
      <w:marTop w:val="0"/>
      <w:marBottom w:val="0"/>
      <w:divBdr>
        <w:top w:val="none" w:sz="0" w:space="0" w:color="auto"/>
        <w:left w:val="none" w:sz="0" w:space="0" w:color="auto"/>
        <w:bottom w:val="none" w:sz="0" w:space="0" w:color="auto"/>
        <w:right w:val="none" w:sz="0" w:space="0" w:color="auto"/>
      </w:divBdr>
    </w:div>
    <w:div w:id="1244488671">
      <w:marLeft w:val="0"/>
      <w:marRight w:val="0"/>
      <w:marTop w:val="0"/>
      <w:marBottom w:val="0"/>
      <w:divBdr>
        <w:top w:val="none" w:sz="0" w:space="0" w:color="auto"/>
        <w:left w:val="none" w:sz="0" w:space="0" w:color="auto"/>
        <w:bottom w:val="none" w:sz="0" w:space="0" w:color="auto"/>
        <w:right w:val="none" w:sz="0" w:space="0" w:color="auto"/>
      </w:divBdr>
    </w:div>
    <w:div w:id="1244535201">
      <w:marLeft w:val="0"/>
      <w:marRight w:val="0"/>
      <w:marTop w:val="0"/>
      <w:marBottom w:val="0"/>
      <w:divBdr>
        <w:top w:val="none" w:sz="0" w:space="0" w:color="auto"/>
        <w:left w:val="none" w:sz="0" w:space="0" w:color="auto"/>
        <w:bottom w:val="none" w:sz="0" w:space="0" w:color="auto"/>
        <w:right w:val="none" w:sz="0" w:space="0" w:color="auto"/>
      </w:divBdr>
    </w:div>
    <w:div w:id="1244610217">
      <w:marLeft w:val="0"/>
      <w:marRight w:val="0"/>
      <w:marTop w:val="0"/>
      <w:marBottom w:val="0"/>
      <w:divBdr>
        <w:top w:val="none" w:sz="0" w:space="0" w:color="auto"/>
        <w:left w:val="none" w:sz="0" w:space="0" w:color="auto"/>
        <w:bottom w:val="none" w:sz="0" w:space="0" w:color="auto"/>
        <w:right w:val="none" w:sz="0" w:space="0" w:color="auto"/>
      </w:divBdr>
    </w:div>
    <w:div w:id="1244610742">
      <w:marLeft w:val="0"/>
      <w:marRight w:val="0"/>
      <w:marTop w:val="0"/>
      <w:marBottom w:val="0"/>
      <w:divBdr>
        <w:top w:val="none" w:sz="0" w:space="0" w:color="auto"/>
        <w:left w:val="none" w:sz="0" w:space="0" w:color="auto"/>
        <w:bottom w:val="none" w:sz="0" w:space="0" w:color="auto"/>
        <w:right w:val="none" w:sz="0" w:space="0" w:color="auto"/>
      </w:divBdr>
    </w:div>
    <w:div w:id="1244611359">
      <w:marLeft w:val="0"/>
      <w:marRight w:val="0"/>
      <w:marTop w:val="0"/>
      <w:marBottom w:val="0"/>
      <w:divBdr>
        <w:top w:val="none" w:sz="0" w:space="0" w:color="auto"/>
        <w:left w:val="none" w:sz="0" w:space="0" w:color="auto"/>
        <w:bottom w:val="none" w:sz="0" w:space="0" w:color="auto"/>
        <w:right w:val="none" w:sz="0" w:space="0" w:color="auto"/>
      </w:divBdr>
    </w:div>
    <w:div w:id="1244685929">
      <w:marLeft w:val="0"/>
      <w:marRight w:val="0"/>
      <w:marTop w:val="0"/>
      <w:marBottom w:val="0"/>
      <w:divBdr>
        <w:top w:val="none" w:sz="0" w:space="0" w:color="auto"/>
        <w:left w:val="none" w:sz="0" w:space="0" w:color="auto"/>
        <w:bottom w:val="none" w:sz="0" w:space="0" w:color="auto"/>
        <w:right w:val="none" w:sz="0" w:space="0" w:color="auto"/>
      </w:divBdr>
    </w:div>
    <w:div w:id="1244686993">
      <w:marLeft w:val="0"/>
      <w:marRight w:val="0"/>
      <w:marTop w:val="0"/>
      <w:marBottom w:val="0"/>
      <w:divBdr>
        <w:top w:val="none" w:sz="0" w:space="0" w:color="auto"/>
        <w:left w:val="none" w:sz="0" w:space="0" w:color="auto"/>
        <w:bottom w:val="none" w:sz="0" w:space="0" w:color="auto"/>
        <w:right w:val="none" w:sz="0" w:space="0" w:color="auto"/>
      </w:divBdr>
    </w:div>
    <w:div w:id="1244727286">
      <w:marLeft w:val="0"/>
      <w:marRight w:val="0"/>
      <w:marTop w:val="0"/>
      <w:marBottom w:val="0"/>
      <w:divBdr>
        <w:top w:val="none" w:sz="0" w:space="0" w:color="auto"/>
        <w:left w:val="none" w:sz="0" w:space="0" w:color="auto"/>
        <w:bottom w:val="none" w:sz="0" w:space="0" w:color="auto"/>
        <w:right w:val="none" w:sz="0" w:space="0" w:color="auto"/>
      </w:divBdr>
    </w:div>
    <w:div w:id="1244800191">
      <w:marLeft w:val="0"/>
      <w:marRight w:val="0"/>
      <w:marTop w:val="0"/>
      <w:marBottom w:val="0"/>
      <w:divBdr>
        <w:top w:val="none" w:sz="0" w:space="0" w:color="auto"/>
        <w:left w:val="none" w:sz="0" w:space="0" w:color="auto"/>
        <w:bottom w:val="none" w:sz="0" w:space="0" w:color="auto"/>
        <w:right w:val="none" w:sz="0" w:space="0" w:color="auto"/>
      </w:divBdr>
    </w:div>
    <w:div w:id="1244802306">
      <w:marLeft w:val="0"/>
      <w:marRight w:val="0"/>
      <w:marTop w:val="0"/>
      <w:marBottom w:val="0"/>
      <w:divBdr>
        <w:top w:val="none" w:sz="0" w:space="0" w:color="auto"/>
        <w:left w:val="none" w:sz="0" w:space="0" w:color="auto"/>
        <w:bottom w:val="none" w:sz="0" w:space="0" w:color="auto"/>
        <w:right w:val="none" w:sz="0" w:space="0" w:color="auto"/>
      </w:divBdr>
    </w:div>
    <w:div w:id="1244872752">
      <w:marLeft w:val="0"/>
      <w:marRight w:val="0"/>
      <w:marTop w:val="0"/>
      <w:marBottom w:val="0"/>
      <w:divBdr>
        <w:top w:val="none" w:sz="0" w:space="0" w:color="auto"/>
        <w:left w:val="none" w:sz="0" w:space="0" w:color="auto"/>
        <w:bottom w:val="none" w:sz="0" w:space="0" w:color="auto"/>
        <w:right w:val="none" w:sz="0" w:space="0" w:color="auto"/>
      </w:divBdr>
    </w:div>
    <w:div w:id="1244875960">
      <w:marLeft w:val="0"/>
      <w:marRight w:val="0"/>
      <w:marTop w:val="0"/>
      <w:marBottom w:val="0"/>
      <w:divBdr>
        <w:top w:val="none" w:sz="0" w:space="0" w:color="auto"/>
        <w:left w:val="none" w:sz="0" w:space="0" w:color="auto"/>
        <w:bottom w:val="none" w:sz="0" w:space="0" w:color="auto"/>
        <w:right w:val="none" w:sz="0" w:space="0" w:color="auto"/>
      </w:divBdr>
    </w:div>
    <w:div w:id="1245186404">
      <w:marLeft w:val="0"/>
      <w:marRight w:val="0"/>
      <w:marTop w:val="0"/>
      <w:marBottom w:val="0"/>
      <w:divBdr>
        <w:top w:val="none" w:sz="0" w:space="0" w:color="auto"/>
        <w:left w:val="none" w:sz="0" w:space="0" w:color="auto"/>
        <w:bottom w:val="none" w:sz="0" w:space="0" w:color="auto"/>
        <w:right w:val="none" w:sz="0" w:space="0" w:color="auto"/>
      </w:divBdr>
    </w:div>
    <w:div w:id="1245188308">
      <w:marLeft w:val="0"/>
      <w:marRight w:val="0"/>
      <w:marTop w:val="0"/>
      <w:marBottom w:val="0"/>
      <w:divBdr>
        <w:top w:val="none" w:sz="0" w:space="0" w:color="auto"/>
        <w:left w:val="none" w:sz="0" w:space="0" w:color="auto"/>
        <w:bottom w:val="none" w:sz="0" w:space="0" w:color="auto"/>
        <w:right w:val="none" w:sz="0" w:space="0" w:color="auto"/>
      </w:divBdr>
    </w:div>
    <w:div w:id="1245265480">
      <w:marLeft w:val="0"/>
      <w:marRight w:val="0"/>
      <w:marTop w:val="0"/>
      <w:marBottom w:val="0"/>
      <w:divBdr>
        <w:top w:val="none" w:sz="0" w:space="0" w:color="auto"/>
        <w:left w:val="none" w:sz="0" w:space="0" w:color="auto"/>
        <w:bottom w:val="none" w:sz="0" w:space="0" w:color="auto"/>
        <w:right w:val="none" w:sz="0" w:space="0" w:color="auto"/>
      </w:divBdr>
    </w:div>
    <w:div w:id="1245265879">
      <w:marLeft w:val="0"/>
      <w:marRight w:val="0"/>
      <w:marTop w:val="0"/>
      <w:marBottom w:val="0"/>
      <w:divBdr>
        <w:top w:val="none" w:sz="0" w:space="0" w:color="auto"/>
        <w:left w:val="none" w:sz="0" w:space="0" w:color="auto"/>
        <w:bottom w:val="none" w:sz="0" w:space="0" w:color="auto"/>
        <w:right w:val="none" w:sz="0" w:space="0" w:color="auto"/>
      </w:divBdr>
    </w:div>
    <w:div w:id="1245336795">
      <w:marLeft w:val="0"/>
      <w:marRight w:val="0"/>
      <w:marTop w:val="0"/>
      <w:marBottom w:val="0"/>
      <w:divBdr>
        <w:top w:val="none" w:sz="0" w:space="0" w:color="auto"/>
        <w:left w:val="none" w:sz="0" w:space="0" w:color="auto"/>
        <w:bottom w:val="none" w:sz="0" w:space="0" w:color="auto"/>
        <w:right w:val="none" w:sz="0" w:space="0" w:color="auto"/>
      </w:divBdr>
    </w:div>
    <w:div w:id="1245412066">
      <w:marLeft w:val="0"/>
      <w:marRight w:val="0"/>
      <w:marTop w:val="0"/>
      <w:marBottom w:val="0"/>
      <w:divBdr>
        <w:top w:val="none" w:sz="0" w:space="0" w:color="auto"/>
        <w:left w:val="none" w:sz="0" w:space="0" w:color="auto"/>
        <w:bottom w:val="none" w:sz="0" w:space="0" w:color="auto"/>
        <w:right w:val="none" w:sz="0" w:space="0" w:color="auto"/>
      </w:divBdr>
    </w:div>
    <w:div w:id="1245412407">
      <w:marLeft w:val="0"/>
      <w:marRight w:val="0"/>
      <w:marTop w:val="0"/>
      <w:marBottom w:val="0"/>
      <w:divBdr>
        <w:top w:val="none" w:sz="0" w:space="0" w:color="auto"/>
        <w:left w:val="none" w:sz="0" w:space="0" w:color="auto"/>
        <w:bottom w:val="none" w:sz="0" w:space="0" w:color="auto"/>
        <w:right w:val="none" w:sz="0" w:space="0" w:color="auto"/>
      </w:divBdr>
    </w:div>
    <w:div w:id="1245456940">
      <w:marLeft w:val="0"/>
      <w:marRight w:val="0"/>
      <w:marTop w:val="0"/>
      <w:marBottom w:val="0"/>
      <w:divBdr>
        <w:top w:val="none" w:sz="0" w:space="0" w:color="auto"/>
        <w:left w:val="none" w:sz="0" w:space="0" w:color="auto"/>
        <w:bottom w:val="none" w:sz="0" w:space="0" w:color="auto"/>
        <w:right w:val="none" w:sz="0" w:space="0" w:color="auto"/>
      </w:divBdr>
    </w:div>
    <w:div w:id="1245797638">
      <w:marLeft w:val="0"/>
      <w:marRight w:val="0"/>
      <w:marTop w:val="0"/>
      <w:marBottom w:val="0"/>
      <w:divBdr>
        <w:top w:val="none" w:sz="0" w:space="0" w:color="auto"/>
        <w:left w:val="none" w:sz="0" w:space="0" w:color="auto"/>
        <w:bottom w:val="none" w:sz="0" w:space="0" w:color="auto"/>
        <w:right w:val="none" w:sz="0" w:space="0" w:color="auto"/>
      </w:divBdr>
    </w:div>
    <w:div w:id="1245840190">
      <w:marLeft w:val="0"/>
      <w:marRight w:val="0"/>
      <w:marTop w:val="0"/>
      <w:marBottom w:val="0"/>
      <w:divBdr>
        <w:top w:val="none" w:sz="0" w:space="0" w:color="auto"/>
        <w:left w:val="none" w:sz="0" w:space="0" w:color="auto"/>
        <w:bottom w:val="none" w:sz="0" w:space="0" w:color="auto"/>
        <w:right w:val="none" w:sz="0" w:space="0" w:color="auto"/>
      </w:divBdr>
    </w:div>
    <w:div w:id="1245989386">
      <w:marLeft w:val="0"/>
      <w:marRight w:val="0"/>
      <w:marTop w:val="0"/>
      <w:marBottom w:val="0"/>
      <w:divBdr>
        <w:top w:val="none" w:sz="0" w:space="0" w:color="auto"/>
        <w:left w:val="none" w:sz="0" w:space="0" w:color="auto"/>
        <w:bottom w:val="none" w:sz="0" w:space="0" w:color="auto"/>
        <w:right w:val="none" w:sz="0" w:space="0" w:color="auto"/>
      </w:divBdr>
    </w:div>
    <w:div w:id="1246066396">
      <w:marLeft w:val="0"/>
      <w:marRight w:val="0"/>
      <w:marTop w:val="0"/>
      <w:marBottom w:val="0"/>
      <w:divBdr>
        <w:top w:val="none" w:sz="0" w:space="0" w:color="auto"/>
        <w:left w:val="none" w:sz="0" w:space="0" w:color="auto"/>
        <w:bottom w:val="none" w:sz="0" w:space="0" w:color="auto"/>
        <w:right w:val="none" w:sz="0" w:space="0" w:color="auto"/>
      </w:divBdr>
    </w:div>
    <w:div w:id="1246106724">
      <w:marLeft w:val="0"/>
      <w:marRight w:val="0"/>
      <w:marTop w:val="0"/>
      <w:marBottom w:val="0"/>
      <w:divBdr>
        <w:top w:val="none" w:sz="0" w:space="0" w:color="auto"/>
        <w:left w:val="none" w:sz="0" w:space="0" w:color="auto"/>
        <w:bottom w:val="none" w:sz="0" w:space="0" w:color="auto"/>
        <w:right w:val="none" w:sz="0" w:space="0" w:color="auto"/>
      </w:divBdr>
    </w:div>
    <w:div w:id="1246109559">
      <w:marLeft w:val="0"/>
      <w:marRight w:val="0"/>
      <w:marTop w:val="0"/>
      <w:marBottom w:val="0"/>
      <w:divBdr>
        <w:top w:val="none" w:sz="0" w:space="0" w:color="auto"/>
        <w:left w:val="none" w:sz="0" w:space="0" w:color="auto"/>
        <w:bottom w:val="none" w:sz="0" w:space="0" w:color="auto"/>
        <w:right w:val="none" w:sz="0" w:space="0" w:color="auto"/>
      </w:divBdr>
    </w:div>
    <w:div w:id="1246257724">
      <w:marLeft w:val="0"/>
      <w:marRight w:val="0"/>
      <w:marTop w:val="0"/>
      <w:marBottom w:val="0"/>
      <w:divBdr>
        <w:top w:val="none" w:sz="0" w:space="0" w:color="auto"/>
        <w:left w:val="none" w:sz="0" w:space="0" w:color="auto"/>
        <w:bottom w:val="none" w:sz="0" w:space="0" w:color="auto"/>
        <w:right w:val="none" w:sz="0" w:space="0" w:color="auto"/>
      </w:divBdr>
    </w:div>
    <w:div w:id="1246261799">
      <w:marLeft w:val="0"/>
      <w:marRight w:val="0"/>
      <w:marTop w:val="0"/>
      <w:marBottom w:val="0"/>
      <w:divBdr>
        <w:top w:val="none" w:sz="0" w:space="0" w:color="auto"/>
        <w:left w:val="none" w:sz="0" w:space="0" w:color="auto"/>
        <w:bottom w:val="none" w:sz="0" w:space="0" w:color="auto"/>
        <w:right w:val="none" w:sz="0" w:space="0" w:color="auto"/>
      </w:divBdr>
    </w:div>
    <w:div w:id="1246451612">
      <w:marLeft w:val="0"/>
      <w:marRight w:val="0"/>
      <w:marTop w:val="0"/>
      <w:marBottom w:val="0"/>
      <w:divBdr>
        <w:top w:val="none" w:sz="0" w:space="0" w:color="auto"/>
        <w:left w:val="none" w:sz="0" w:space="0" w:color="auto"/>
        <w:bottom w:val="none" w:sz="0" w:space="0" w:color="auto"/>
        <w:right w:val="none" w:sz="0" w:space="0" w:color="auto"/>
      </w:divBdr>
    </w:div>
    <w:div w:id="1246457852">
      <w:marLeft w:val="0"/>
      <w:marRight w:val="0"/>
      <w:marTop w:val="0"/>
      <w:marBottom w:val="0"/>
      <w:divBdr>
        <w:top w:val="none" w:sz="0" w:space="0" w:color="auto"/>
        <w:left w:val="none" w:sz="0" w:space="0" w:color="auto"/>
        <w:bottom w:val="none" w:sz="0" w:space="0" w:color="auto"/>
        <w:right w:val="none" w:sz="0" w:space="0" w:color="auto"/>
      </w:divBdr>
    </w:div>
    <w:div w:id="1246652128">
      <w:marLeft w:val="0"/>
      <w:marRight w:val="0"/>
      <w:marTop w:val="0"/>
      <w:marBottom w:val="0"/>
      <w:divBdr>
        <w:top w:val="none" w:sz="0" w:space="0" w:color="auto"/>
        <w:left w:val="none" w:sz="0" w:space="0" w:color="auto"/>
        <w:bottom w:val="none" w:sz="0" w:space="0" w:color="auto"/>
        <w:right w:val="none" w:sz="0" w:space="0" w:color="auto"/>
      </w:divBdr>
    </w:div>
    <w:div w:id="1246694470">
      <w:marLeft w:val="0"/>
      <w:marRight w:val="0"/>
      <w:marTop w:val="0"/>
      <w:marBottom w:val="0"/>
      <w:divBdr>
        <w:top w:val="none" w:sz="0" w:space="0" w:color="auto"/>
        <w:left w:val="none" w:sz="0" w:space="0" w:color="auto"/>
        <w:bottom w:val="none" w:sz="0" w:space="0" w:color="auto"/>
        <w:right w:val="none" w:sz="0" w:space="0" w:color="auto"/>
      </w:divBdr>
    </w:div>
    <w:div w:id="1246695460">
      <w:marLeft w:val="0"/>
      <w:marRight w:val="0"/>
      <w:marTop w:val="0"/>
      <w:marBottom w:val="0"/>
      <w:divBdr>
        <w:top w:val="none" w:sz="0" w:space="0" w:color="auto"/>
        <w:left w:val="none" w:sz="0" w:space="0" w:color="auto"/>
        <w:bottom w:val="none" w:sz="0" w:space="0" w:color="auto"/>
        <w:right w:val="none" w:sz="0" w:space="0" w:color="auto"/>
      </w:divBdr>
    </w:div>
    <w:div w:id="1246767431">
      <w:marLeft w:val="0"/>
      <w:marRight w:val="0"/>
      <w:marTop w:val="0"/>
      <w:marBottom w:val="0"/>
      <w:divBdr>
        <w:top w:val="none" w:sz="0" w:space="0" w:color="auto"/>
        <w:left w:val="none" w:sz="0" w:space="0" w:color="auto"/>
        <w:bottom w:val="none" w:sz="0" w:space="0" w:color="auto"/>
        <w:right w:val="none" w:sz="0" w:space="0" w:color="auto"/>
      </w:divBdr>
    </w:div>
    <w:div w:id="1246840016">
      <w:marLeft w:val="0"/>
      <w:marRight w:val="0"/>
      <w:marTop w:val="0"/>
      <w:marBottom w:val="0"/>
      <w:divBdr>
        <w:top w:val="none" w:sz="0" w:space="0" w:color="auto"/>
        <w:left w:val="none" w:sz="0" w:space="0" w:color="auto"/>
        <w:bottom w:val="none" w:sz="0" w:space="0" w:color="auto"/>
        <w:right w:val="none" w:sz="0" w:space="0" w:color="auto"/>
      </w:divBdr>
    </w:div>
    <w:div w:id="1246956090">
      <w:marLeft w:val="0"/>
      <w:marRight w:val="0"/>
      <w:marTop w:val="0"/>
      <w:marBottom w:val="0"/>
      <w:divBdr>
        <w:top w:val="none" w:sz="0" w:space="0" w:color="auto"/>
        <w:left w:val="none" w:sz="0" w:space="0" w:color="auto"/>
        <w:bottom w:val="none" w:sz="0" w:space="0" w:color="auto"/>
        <w:right w:val="none" w:sz="0" w:space="0" w:color="auto"/>
      </w:divBdr>
    </w:div>
    <w:div w:id="1247155849">
      <w:marLeft w:val="0"/>
      <w:marRight w:val="0"/>
      <w:marTop w:val="0"/>
      <w:marBottom w:val="0"/>
      <w:divBdr>
        <w:top w:val="none" w:sz="0" w:space="0" w:color="auto"/>
        <w:left w:val="none" w:sz="0" w:space="0" w:color="auto"/>
        <w:bottom w:val="none" w:sz="0" w:space="0" w:color="auto"/>
        <w:right w:val="none" w:sz="0" w:space="0" w:color="auto"/>
      </w:divBdr>
    </w:div>
    <w:div w:id="1247301261">
      <w:marLeft w:val="0"/>
      <w:marRight w:val="0"/>
      <w:marTop w:val="0"/>
      <w:marBottom w:val="0"/>
      <w:divBdr>
        <w:top w:val="none" w:sz="0" w:space="0" w:color="auto"/>
        <w:left w:val="none" w:sz="0" w:space="0" w:color="auto"/>
        <w:bottom w:val="none" w:sz="0" w:space="0" w:color="auto"/>
        <w:right w:val="none" w:sz="0" w:space="0" w:color="auto"/>
      </w:divBdr>
    </w:div>
    <w:div w:id="1247347012">
      <w:bodyDiv w:val="1"/>
      <w:marLeft w:val="0"/>
      <w:marRight w:val="0"/>
      <w:marTop w:val="0"/>
      <w:marBottom w:val="0"/>
      <w:divBdr>
        <w:top w:val="none" w:sz="0" w:space="0" w:color="auto"/>
        <w:left w:val="none" w:sz="0" w:space="0" w:color="auto"/>
        <w:bottom w:val="none" w:sz="0" w:space="0" w:color="auto"/>
        <w:right w:val="none" w:sz="0" w:space="0" w:color="auto"/>
      </w:divBdr>
    </w:div>
    <w:div w:id="1247348017">
      <w:marLeft w:val="0"/>
      <w:marRight w:val="0"/>
      <w:marTop w:val="0"/>
      <w:marBottom w:val="0"/>
      <w:divBdr>
        <w:top w:val="none" w:sz="0" w:space="0" w:color="auto"/>
        <w:left w:val="none" w:sz="0" w:space="0" w:color="auto"/>
        <w:bottom w:val="none" w:sz="0" w:space="0" w:color="auto"/>
        <w:right w:val="none" w:sz="0" w:space="0" w:color="auto"/>
      </w:divBdr>
    </w:div>
    <w:div w:id="1247373980">
      <w:marLeft w:val="0"/>
      <w:marRight w:val="0"/>
      <w:marTop w:val="0"/>
      <w:marBottom w:val="0"/>
      <w:divBdr>
        <w:top w:val="none" w:sz="0" w:space="0" w:color="auto"/>
        <w:left w:val="none" w:sz="0" w:space="0" w:color="auto"/>
        <w:bottom w:val="none" w:sz="0" w:space="0" w:color="auto"/>
        <w:right w:val="none" w:sz="0" w:space="0" w:color="auto"/>
      </w:divBdr>
    </w:div>
    <w:div w:id="1247424042">
      <w:marLeft w:val="0"/>
      <w:marRight w:val="0"/>
      <w:marTop w:val="0"/>
      <w:marBottom w:val="0"/>
      <w:divBdr>
        <w:top w:val="none" w:sz="0" w:space="0" w:color="auto"/>
        <w:left w:val="none" w:sz="0" w:space="0" w:color="auto"/>
        <w:bottom w:val="none" w:sz="0" w:space="0" w:color="auto"/>
        <w:right w:val="none" w:sz="0" w:space="0" w:color="auto"/>
      </w:divBdr>
    </w:div>
    <w:div w:id="1247498404">
      <w:marLeft w:val="0"/>
      <w:marRight w:val="0"/>
      <w:marTop w:val="0"/>
      <w:marBottom w:val="0"/>
      <w:divBdr>
        <w:top w:val="none" w:sz="0" w:space="0" w:color="auto"/>
        <w:left w:val="none" w:sz="0" w:space="0" w:color="auto"/>
        <w:bottom w:val="none" w:sz="0" w:space="0" w:color="auto"/>
        <w:right w:val="none" w:sz="0" w:space="0" w:color="auto"/>
      </w:divBdr>
    </w:div>
    <w:div w:id="1247574441">
      <w:marLeft w:val="0"/>
      <w:marRight w:val="0"/>
      <w:marTop w:val="0"/>
      <w:marBottom w:val="0"/>
      <w:divBdr>
        <w:top w:val="none" w:sz="0" w:space="0" w:color="auto"/>
        <w:left w:val="none" w:sz="0" w:space="0" w:color="auto"/>
        <w:bottom w:val="none" w:sz="0" w:space="0" w:color="auto"/>
        <w:right w:val="none" w:sz="0" w:space="0" w:color="auto"/>
      </w:divBdr>
    </w:div>
    <w:div w:id="1247690452">
      <w:marLeft w:val="0"/>
      <w:marRight w:val="0"/>
      <w:marTop w:val="0"/>
      <w:marBottom w:val="0"/>
      <w:divBdr>
        <w:top w:val="none" w:sz="0" w:space="0" w:color="auto"/>
        <w:left w:val="none" w:sz="0" w:space="0" w:color="auto"/>
        <w:bottom w:val="none" w:sz="0" w:space="0" w:color="auto"/>
        <w:right w:val="none" w:sz="0" w:space="0" w:color="auto"/>
      </w:divBdr>
    </w:div>
    <w:div w:id="1247760827">
      <w:marLeft w:val="0"/>
      <w:marRight w:val="0"/>
      <w:marTop w:val="0"/>
      <w:marBottom w:val="0"/>
      <w:divBdr>
        <w:top w:val="none" w:sz="0" w:space="0" w:color="auto"/>
        <w:left w:val="none" w:sz="0" w:space="0" w:color="auto"/>
        <w:bottom w:val="none" w:sz="0" w:space="0" w:color="auto"/>
        <w:right w:val="none" w:sz="0" w:space="0" w:color="auto"/>
      </w:divBdr>
    </w:div>
    <w:div w:id="1247764009">
      <w:marLeft w:val="0"/>
      <w:marRight w:val="0"/>
      <w:marTop w:val="0"/>
      <w:marBottom w:val="0"/>
      <w:divBdr>
        <w:top w:val="none" w:sz="0" w:space="0" w:color="auto"/>
        <w:left w:val="none" w:sz="0" w:space="0" w:color="auto"/>
        <w:bottom w:val="none" w:sz="0" w:space="0" w:color="auto"/>
        <w:right w:val="none" w:sz="0" w:space="0" w:color="auto"/>
      </w:divBdr>
    </w:div>
    <w:div w:id="1247881353">
      <w:marLeft w:val="0"/>
      <w:marRight w:val="0"/>
      <w:marTop w:val="0"/>
      <w:marBottom w:val="0"/>
      <w:divBdr>
        <w:top w:val="none" w:sz="0" w:space="0" w:color="auto"/>
        <w:left w:val="none" w:sz="0" w:space="0" w:color="auto"/>
        <w:bottom w:val="none" w:sz="0" w:space="0" w:color="auto"/>
        <w:right w:val="none" w:sz="0" w:space="0" w:color="auto"/>
      </w:divBdr>
    </w:div>
    <w:div w:id="1248072761">
      <w:marLeft w:val="0"/>
      <w:marRight w:val="0"/>
      <w:marTop w:val="0"/>
      <w:marBottom w:val="0"/>
      <w:divBdr>
        <w:top w:val="none" w:sz="0" w:space="0" w:color="auto"/>
        <w:left w:val="none" w:sz="0" w:space="0" w:color="auto"/>
        <w:bottom w:val="none" w:sz="0" w:space="0" w:color="auto"/>
        <w:right w:val="none" w:sz="0" w:space="0" w:color="auto"/>
      </w:divBdr>
    </w:div>
    <w:div w:id="1248266411">
      <w:marLeft w:val="0"/>
      <w:marRight w:val="0"/>
      <w:marTop w:val="0"/>
      <w:marBottom w:val="0"/>
      <w:divBdr>
        <w:top w:val="none" w:sz="0" w:space="0" w:color="auto"/>
        <w:left w:val="none" w:sz="0" w:space="0" w:color="auto"/>
        <w:bottom w:val="none" w:sz="0" w:space="0" w:color="auto"/>
        <w:right w:val="none" w:sz="0" w:space="0" w:color="auto"/>
      </w:divBdr>
    </w:div>
    <w:div w:id="1248267825">
      <w:marLeft w:val="0"/>
      <w:marRight w:val="0"/>
      <w:marTop w:val="0"/>
      <w:marBottom w:val="0"/>
      <w:divBdr>
        <w:top w:val="none" w:sz="0" w:space="0" w:color="auto"/>
        <w:left w:val="none" w:sz="0" w:space="0" w:color="auto"/>
        <w:bottom w:val="none" w:sz="0" w:space="0" w:color="auto"/>
        <w:right w:val="none" w:sz="0" w:space="0" w:color="auto"/>
      </w:divBdr>
    </w:div>
    <w:div w:id="1248343305">
      <w:marLeft w:val="0"/>
      <w:marRight w:val="0"/>
      <w:marTop w:val="0"/>
      <w:marBottom w:val="0"/>
      <w:divBdr>
        <w:top w:val="none" w:sz="0" w:space="0" w:color="auto"/>
        <w:left w:val="none" w:sz="0" w:space="0" w:color="auto"/>
        <w:bottom w:val="none" w:sz="0" w:space="0" w:color="auto"/>
        <w:right w:val="none" w:sz="0" w:space="0" w:color="auto"/>
      </w:divBdr>
    </w:div>
    <w:div w:id="1248347793">
      <w:marLeft w:val="0"/>
      <w:marRight w:val="0"/>
      <w:marTop w:val="0"/>
      <w:marBottom w:val="0"/>
      <w:divBdr>
        <w:top w:val="none" w:sz="0" w:space="0" w:color="auto"/>
        <w:left w:val="none" w:sz="0" w:space="0" w:color="auto"/>
        <w:bottom w:val="none" w:sz="0" w:space="0" w:color="auto"/>
        <w:right w:val="none" w:sz="0" w:space="0" w:color="auto"/>
      </w:divBdr>
    </w:div>
    <w:div w:id="1248415887">
      <w:marLeft w:val="0"/>
      <w:marRight w:val="0"/>
      <w:marTop w:val="0"/>
      <w:marBottom w:val="0"/>
      <w:divBdr>
        <w:top w:val="none" w:sz="0" w:space="0" w:color="auto"/>
        <w:left w:val="none" w:sz="0" w:space="0" w:color="auto"/>
        <w:bottom w:val="none" w:sz="0" w:space="0" w:color="auto"/>
        <w:right w:val="none" w:sz="0" w:space="0" w:color="auto"/>
      </w:divBdr>
    </w:div>
    <w:div w:id="1248461198">
      <w:marLeft w:val="0"/>
      <w:marRight w:val="0"/>
      <w:marTop w:val="0"/>
      <w:marBottom w:val="0"/>
      <w:divBdr>
        <w:top w:val="none" w:sz="0" w:space="0" w:color="auto"/>
        <w:left w:val="none" w:sz="0" w:space="0" w:color="auto"/>
        <w:bottom w:val="none" w:sz="0" w:space="0" w:color="auto"/>
        <w:right w:val="none" w:sz="0" w:space="0" w:color="auto"/>
      </w:divBdr>
    </w:div>
    <w:div w:id="1248466621">
      <w:marLeft w:val="0"/>
      <w:marRight w:val="0"/>
      <w:marTop w:val="0"/>
      <w:marBottom w:val="0"/>
      <w:divBdr>
        <w:top w:val="none" w:sz="0" w:space="0" w:color="auto"/>
        <w:left w:val="none" w:sz="0" w:space="0" w:color="auto"/>
        <w:bottom w:val="none" w:sz="0" w:space="0" w:color="auto"/>
        <w:right w:val="none" w:sz="0" w:space="0" w:color="auto"/>
      </w:divBdr>
    </w:div>
    <w:div w:id="1248659748">
      <w:marLeft w:val="0"/>
      <w:marRight w:val="0"/>
      <w:marTop w:val="0"/>
      <w:marBottom w:val="0"/>
      <w:divBdr>
        <w:top w:val="none" w:sz="0" w:space="0" w:color="auto"/>
        <w:left w:val="none" w:sz="0" w:space="0" w:color="auto"/>
        <w:bottom w:val="none" w:sz="0" w:space="0" w:color="auto"/>
        <w:right w:val="none" w:sz="0" w:space="0" w:color="auto"/>
      </w:divBdr>
    </w:div>
    <w:div w:id="1248728996">
      <w:marLeft w:val="0"/>
      <w:marRight w:val="0"/>
      <w:marTop w:val="0"/>
      <w:marBottom w:val="0"/>
      <w:divBdr>
        <w:top w:val="none" w:sz="0" w:space="0" w:color="auto"/>
        <w:left w:val="none" w:sz="0" w:space="0" w:color="auto"/>
        <w:bottom w:val="none" w:sz="0" w:space="0" w:color="auto"/>
        <w:right w:val="none" w:sz="0" w:space="0" w:color="auto"/>
      </w:divBdr>
    </w:div>
    <w:div w:id="1248803870">
      <w:marLeft w:val="0"/>
      <w:marRight w:val="0"/>
      <w:marTop w:val="0"/>
      <w:marBottom w:val="0"/>
      <w:divBdr>
        <w:top w:val="none" w:sz="0" w:space="0" w:color="auto"/>
        <w:left w:val="none" w:sz="0" w:space="0" w:color="auto"/>
        <w:bottom w:val="none" w:sz="0" w:space="0" w:color="auto"/>
        <w:right w:val="none" w:sz="0" w:space="0" w:color="auto"/>
      </w:divBdr>
    </w:div>
    <w:div w:id="1248808340">
      <w:marLeft w:val="0"/>
      <w:marRight w:val="0"/>
      <w:marTop w:val="0"/>
      <w:marBottom w:val="0"/>
      <w:divBdr>
        <w:top w:val="none" w:sz="0" w:space="0" w:color="auto"/>
        <w:left w:val="none" w:sz="0" w:space="0" w:color="auto"/>
        <w:bottom w:val="none" w:sz="0" w:space="0" w:color="auto"/>
        <w:right w:val="none" w:sz="0" w:space="0" w:color="auto"/>
      </w:divBdr>
    </w:div>
    <w:div w:id="1248881808">
      <w:marLeft w:val="0"/>
      <w:marRight w:val="0"/>
      <w:marTop w:val="0"/>
      <w:marBottom w:val="0"/>
      <w:divBdr>
        <w:top w:val="none" w:sz="0" w:space="0" w:color="auto"/>
        <w:left w:val="none" w:sz="0" w:space="0" w:color="auto"/>
        <w:bottom w:val="none" w:sz="0" w:space="0" w:color="auto"/>
        <w:right w:val="none" w:sz="0" w:space="0" w:color="auto"/>
      </w:divBdr>
    </w:div>
    <w:div w:id="1248927737">
      <w:marLeft w:val="0"/>
      <w:marRight w:val="0"/>
      <w:marTop w:val="0"/>
      <w:marBottom w:val="0"/>
      <w:divBdr>
        <w:top w:val="none" w:sz="0" w:space="0" w:color="auto"/>
        <w:left w:val="none" w:sz="0" w:space="0" w:color="auto"/>
        <w:bottom w:val="none" w:sz="0" w:space="0" w:color="auto"/>
        <w:right w:val="none" w:sz="0" w:space="0" w:color="auto"/>
      </w:divBdr>
    </w:div>
    <w:div w:id="1249000134">
      <w:marLeft w:val="0"/>
      <w:marRight w:val="0"/>
      <w:marTop w:val="0"/>
      <w:marBottom w:val="0"/>
      <w:divBdr>
        <w:top w:val="none" w:sz="0" w:space="0" w:color="auto"/>
        <w:left w:val="none" w:sz="0" w:space="0" w:color="auto"/>
        <w:bottom w:val="none" w:sz="0" w:space="0" w:color="auto"/>
        <w:right w:val="none" w:sz="0" w:space="0" w:color="auto"/>
      </w:divBdr>
    </w:div>
    <w:div w:id="1249073468">
      <w:marLeft w:val="0"/>
      <w:marRight w:val="0"/>
      <w:marTop w:val="0"/>
      <w:marBottom w:val="0"/>
      <w:divBdr>
        <w:top w:val="none" w:sz="0" w:space="0" w:color="auto"/>
        <w:left w:val="none" w:sz="0" w:space="0" w:color="auto"/>
        <w:bottom w:val="none" w:sz="0" w:space="0" w:color="auto"/>
        <w:right w:val="none" w:sz="0" w:space="0" w:color="auto"/>
      </w:divBdr>
    </w:div>
    <w:div w:id="1249080324">
      <w:marLeft w:val="0"/>
      <w:marRight w:val="0"/>
      <w:marTop w:val="0"/>
      <w:marBottom w:val="0"/>
      <w:divBdr>
        <w:top w:val="none" w:sz="0" w:space="0" w:color="auto"/>
        <w:left w:val="none" w:sz="0" w:space="0" w:color="auto"/>
        <w:bottom w:val="none" w:sz="0" w:space="0" w:color="auto"/>
        <w:right w:val="none" w:sz="0" w:space="0" w:color="auto"/>
      </w:divBdr>
    </w:div>
    <w:div w:id="1249122599">
      <w:marLeft w:val="0"/>
      <w:marRight w:val="0"/>
      <w:marTop w:val="0"/>
      <w:marBottom w:val="0"/>
      <w:divBdr>
        <w:top w:val="none" w:sz="0" w:space="0" w:color="auto"/>
        <w:left w:val="none" w:sz="0" w:space="0" w:color="auto"/>
        <w:bottom w:val="none" w:sz="0" w:space="0" w:color="auto"/>
        <w:right w:val="none" w:sz="0" w:space="0" w:color="auto"/>
      </w:divBdr>
    </w:div>
    <w:div w:id="1249197111">
      <w:marLeft w:val="0"/>
      <w:marRight w:val="0"/>
      <w:marTop w:val="0"/>
      <w:marBottom w:val="0"/>
      <w:divBdr>
        <w:top w:val="none" w:sz="0" w:space="0" w:color="auto"/>
        <w:left w:val="none" w:sz="0" w:space="0" w:color="auto"/>
        <w:bottom w:val="none" w:sz="0" w:space="0" w:color="auto"/>
        <w:right w:val="none" w:sz="0" w:space="0" w:color="auto"/>
      </w:divBdr>
    </w:div>
    <w:div w:id="1249272054">
      <w:marLeft w:val="0"/>
      <w:marRight w:val="0"/>
      <w:marTop w:val="0"/>
      <w:marBottom w:val="0"/>
      <w:divBdr>
        <w:top w:val="none" w:sz="0" w:space="0" w:color="auto"/>
        <w:left w:val="none" w:sz="0" w:space="0" w:color="auto"/>
        <w:bottom w:val="none" w:sz="0" w:space="0" w:color="auto"/>
        <w:right w:val="none" w:sz="0" w:space="0" w:color="auto"/>
      </w:divBdr>
    </w:div>
    <w:div w:id="1249383157">
      <w:marLeft w:val="0"/>
      <w:marRight w:val="0"/>
      <w:marTop w:val="0"/>
      <w:marBottom w:val="0"/>
      <w:divBdr>
        <w:top w:val="none" w:sz="0" w:space="0" w:color="auto"/>
        <w:left w:val="none" w:sz="0" w:space="0" w:color="auto"/>
        <w:bottom w:val="none" w:sz="0" w:space="0" w:color="auto"/>
        <w:right w:val="none" w:sz="0" w:space="0" w:color="auto"/>
      </w:divBdr>
    </w:div>
    <w:div w:id="1249386149">
      <w:marLeft w:val="0"/>
      <w:marRight w:val="0"/>
      <w:marTop w:val="0"/>
      <w:marBottom w:val="0"/>
      <w:divBdr>
        <w:top w:val="none" w:sz="0" w:space="0" w:color="auto"/>
        <w:left w:val="none" w:sz="0" w:space="0" w:color="auto"/>
        <w:bottom w:val="none" w:sz="0" w:space="0" w:color="auto"/>
        <w:right w:val="none" w:sz="0" w:space="0" w:color="auto"/>
      </w:divBdr>
    </w:div>
    <w:div w:id="1249466229">
      <w:bodyDiv w:val="1"/>
      <w:marLeft w:val="0"/>
      <w:marRight w:val="0"/>
      <w:marTop w:val="0"/>
      <w:marBottom w:val="0"/>
      <w:divBdr>
        <w:top w:val="none" w:sz="0" w:space="0" w:color="auto"/>
        <w:left w:val="none" w:sz="0" w:space="0" w:color="auto"/>
        <w:bottom w:val="none" w:sz="0" w:space="0" w:color="auto"/>
        <w:right w:val="none" w:sz="0" w:space="0" w:color="auto"/>
      </w:divBdr>
    </w:div>
    <w:div w:id="1249539957">
      <w:marLeft w:val="0"/>
      <w:marRight w:val="0"/>
      <w:marTop w:val="0"/>
      <w:marBottom w:val="0"/>
      <w:divBdr>
        <w:top w:val="none" w:sz="0" w:space="0" w:color="auto"/>
        <w:left w:val="none" w:sz="0" w:space="0" w:color="auto"/>
        <w:bottom w:val="none" w:sz="0" w:space="0" w:color="auto"/>
        <w:right w:val="none" w:sz="0" w:space="0" w:color="auto"/>
      </w:divBdr>
    </w:div>
    <w:div w:id="1249582085">
      <w:marLeft w:val="0"/>
      <w:marRight w:val="0"/>
      <w:marTop w:val="0"/>
      <w:marBottom w:val="0"/>
      <w:divBdr>
        <w:top w:val="none" w:sz="0" w:space="0" w:color="auto"/>
        <w:left w:val="none" w:sz="0" w:space="0" w:color="auto"/>
        <w:bottom w:val="none" w:sz="0" w:space="0" w:color="auto"/>
        <w:right w:val="none" w:sz="0" w:space="0" w:color="auto"/>
      </w:divBdr>
    </w:div>
    <w:div w:id="1249727397">
      <w:marLeft w:val="0"/>
      <w:marRight w:val="0"/>
      <w:marTop w:val="0"/>
      <w:marBottom w:val="0"/>
      <w:divBdr>
        <w:top w:val="none" w:sz="0" w:space="0" w:color="auto"/>
        <w:left w:val="none" w:sz="0" w:space="0" w:color="auto"/>
        <w:bottom w:val="none" w:sz="0" w:space="0" w:color="auto"/>
        <w:right w:val="none" w:sz="0" w:space="0" w:color="auto"/>
      </w:divBdr>
    </w:div>
    <w:div w:id="1249729135">
      <w:marLeft w:val="0"/>
      <w:marRight w:val="0"/>
      <w:marTop w:val="0"/>
      <w:marBottom w:val="0"/>
      <w:divBdr>
        <w:top w:val="none" w:sz="0" w:space="0" w:color="auto"/>
        <w:left w:val="none" w:sz="0" w:space="0" w:color="auto"/>
        <w:bottom w:val="none" w:sz="0" w:space="0" w:color="auto"/>
        <w:right w:val="none" w:sz="0" w:space="0" w:color="auto"/>
      </w:divBdr>
    </w:div>
    <w:div w:id="1249847794">
      <w:marLeft w:val="0"/>
      <w:marRight w:val="0"/>
      <w:marTop w:val="0"/>
      <w:marBottom w:val="0"/>
      <w:divBdr>
        <w:top w:val="none" w:sz="0" w:space="0" w:color="auto"/>
        <w:left w:val="none" w:sz="0" w:space="0" w:color="auto"/>
        <w:bottom w:val="none" w:sz="0" w:space="0" w:color="auto"/>
        <w:right w:val="none" w:sz="0" w:space="0" w:color="auto"/>
      </w:divBdr>
    </w:div>
    <w:div w:id="1249970198">
      <w:marLeft w:val="0"/>
      <w:marRight w:val="0"/>
      <w:marTop w:val="0"/>
      <w:marBottom w:val="0"/>
      <w:divBdr>
        <w:top w:val="none" w:sz="0" w:space="0" w:color="auto"/>
        <w:left w:val="none" w:sz="0" w:space="0" w:color="auto"/>
        <w:bottom w:val="none" w:sz="0" w:space="0" w:color="auto"/>
        <w:right w:val="none" w:sz="0" w:space="0" w:color="auto"/>
      </w:divBdr>
    </w:div>
    <w:div w:id="1249995460">
      <w:marLeft w:val="0"/>
      <w:marRight w:val="0"/>
      <w:marTop w:val="0"/>
      <w:marBottom w:val="0"/>
      <w:divBdr>
        <w:top w:val="none" w:sz="0" w:space="0" w:color="auto"/>
        <w:left w:val="none" w:sz="0" w:space="0" w:color="auto"/>
        <w:bottom w:val="none" w:sz="0" w:space="0" w:color="auto"/>
        <w:right w:val="none" w:sz="0" w:space="0" w:color="auto"/>
      </w:divBdr>
    </w:div>
    <w:div w:id="1249996595">
      <w:marLeft w:val="0"/>
      <w:marRight w:val="0"/>
      <w:marTop w:val="0"/>
      <w:marBottom w:val="0"/>
      <w:divBdr>
        <w:top w:val="none" w:sz="0" w:space="0" w:color="auto"/>
        <w:left w:val="none" w:sz="0" w:space="0" w:color="auto"/>
        <w:bottom w:val="none" w:sz="0" w:space="0" w:color="auto"/>
        <w:right w:val="none" w:sz="0" w:space="0" w:color="auto"/>
      </w:divBdr>
    </w:div>
    <w:div w:id="1250043980">
      <w:marLeft w:val="0"/>
      <w:marRight w:val="0"/>
      <w:marTop w:val="0"/>
      <w:marBottom w:val="0"/>
      <w:divBdr>
        <w:top w:val="none" w:sz="0" w:space="0" w:color="auto"/>
        <w:left w:val="none" w:sz="0" w:space="0" w:color="auto"/>
        <w:bottom w:val="none" w:sz="0" w:space="0" w:color="auto"/>
        <w:right w:val="none" w:sz="0" w:space="0" w:color="auto"/>
      </w:divBdr>
    </w:div>
    <w:div w:id="1250044121">
      <w:marLeft w:val="0"/>
      <w:marRight w:val="0"/>
      <w:marTop w:val="0"/>
      <w:marBottom w:val="0"/>
      <w:divBdr>
        <w:top w:val="none" w:sz="0" w:space="0" w:color="auto"/>
        <w:left w:val="none" w:sz="0" w:space="0" w:color="auto"/>
        <w:bottom w:val="none" w:sz="0" w:space="0" w:color="auto"/>
        <w:right w:val="none" w:sz="0" w:space="0" w:color="auto"/>
      </w:divBdr>
    </w:div>
    <w:div w:id="1250045942">
      <w:marLeft w:val="0"/>
      <w:marRight w:val="0"/>
      <w:marTop w:val="0"/>
      <w:marBottom w:val="0"/>
      <w:divBdr>
        <w:top w:val="none" w:sz="0" w:space="0" w:color="auto"/>
        <w:left w:val="none" w:sz="0" w:space="0" w:color="auto"/>
        <w:bottom w:val="none" w:sz="0" w:space="0" w:color="auto"/>
        <w:right w:val="none" w:sz="0" w:space="0" w:color="auto"/>
      </w:divBdr>
    </w:div>
    <w:div w:id="1250119880">
      <w:marLeft w:val="0"/>
      <w:marRight w:val="0"/>
      <w:marTop w:val="0"/>
      <w:marBottom w:val="0"/>
      <w:divBdr>
        <w:top w:val="none" w:sz="0" w:space="0" w:color="auto"/>
        <w:left w:val="none" w:sz="0" w:space="0" w:color="auto"/>
        <w:bottom w:val="none" w:sz="0" w:space="0" w:color="auto"/>
        <w:right w:val="none" w:sz="0" w:space="0" w:color="auto"/>
      </w:divBdr>
    </w:div>
    <w:div w:id="1250314997">
      <w:marLeft w:val="0"/>
      <w:marRight w:val="0"/>
      <w:marTop w:val="0"/>
      <w:marBottom w:val="0"/>
      <w:divBdr>
        <w:top w:val="none" w:sz="0" w:space="0" w:color="auto"/>
        <w:left w:val="none" w:sz="0" w:space="0" w:color="auto"/>
        <w:bottom w:val="none" w:sz="0" w:space="0" w:color="auto"/>
        <w:right w:val="none" w:sz="0" w:space="0" w:color="auto"/>
      </w:divBdr>
    </w:div>
    <w:div w:id="1250381844">
      <w:marLeft w:val="0"/>
      <w:marRight w:val="0"/>
      <w:marTop w:val="0"/>
      <w:marBottom w:val="0"/>
      <w:divBdr>
        <w:top w:val="none" w:sz="0" w:space="0" w:color="auto"/>
        <w:left w:val="none" w:sz="0" w:space="0" w:color="auto"/>
        <w:bottom w:val="none" w:sz="0" w:space="0" w:color="auto"/>
        <w:right w:val="none" w:sz="0" w:space="0" w:color="auto"/>
      </w:divBdr>
    </w:div>
    <w:div w:id="1250384373">
      <w:marLeft w:val="0"/>
      <w:marRight w:val="0"/>
      <w:marTop w:val="0"/>
      <w:marBottom w:val="0"/>
      <w:divBdr>
        <w:top w:val="none" w:sz="0" w:space="0" w:color="auto"/>
        <w:left w:val="none" w:sz="0" w:space="0" w:color="auto"/>
        <w:bottom w:val="none" w:sz="0" w:space="0" w:color="auto"/>
        <w:right w:val="none" w:sz="0" w:space="0" w:color="auto"/>
      </w:divBdr>
    </w:div>
    <w:div w:id="1250503367">
      <w:marLeft w:val="0"/>
      <w:marRight w:val="0"/>
      <w:marTop w:val="0"/>
      <w:marBottom w:val="0"/>
      <w:divBdr>
        <w:top w:val="none" w:sz="0" w:space="0" w:color="auto"/>
        <w:left w:val="none" w:sz="0" w:space="0" w:color="auto"/>
        <w:bottom w:val="none" w:sz="0" w:space="0" w:color="auto"/>
        <w:right w:val="none" w:sz="0" w:space="0" w:color="auto"/>
      </w:divBdr>
    </w:div>
    <w:div w:id="1250576452">
      <w:marLeft w:val="0"/>
      <w:marRight w:val="0"/>
      <w:marTop w:val="0"/>
      <w:marBottom w:val="0"/>
      <w:divBdr>
        <w:top w:val="none" w:sz="0" w:space="0" w:color="auto"/>
        <w:left w:val="none" w:sz="0" w:space="0" w:color="auto"/>
        <w:bottom w:val="none" w:sz="0" w:space="0" w:color="auto"/>
        <w:right w:val="none" w:sz="0" w:space="0" w:color="auto"/>
      </w:divBdr>
    </w:div>
    <w:div w:id="1250692680">
      <w:marLeft w:val="0"/>
      <w:marRight w:val="0"/>
      <w:marTop w:val="0"/>
      <w:marBottom w:val="0"/>
      <w:divBdr>
        <w:top w:val="none" w:sz="0" w:space="0" w:color="auto"/>
        <w:left w:val="none" w:sz="0" w:space="0" w:color="auto"/>
        <w:bottom w:val="none" w:sz="0" w:space="0" w:color="auto"/>
        <w:right w:val="none" w:sz="0" w:space="0" w:color="auto"/>
      </w:divBdr>
    </w:div>
    <w:div w:id="1250697494">
      <w:marLeft w:val="0"/>
      <w:marRight w:val="0"/>
      <w:marTop w:val="0"/>
      <w:marBottom w:val="0"/>
      <w:divBdr>
        <w:top w:val="none" w:sz="0" w:space="0" w:color="auto"/>
        <w:left w:val="none" w:sz="0" w:space="0" w:color="auto"/>
        <w:bottom w:val="none" w:sz="0" w:space="0" w:color="auto"/>
        <w:right w:val="none" w:sz="0" w:space="0" w:color="auto"/>
      </w:divBdr>
    </w:div>
    <w:div w:id="1250698441">
      <w:bodyDiv w:val="1"/>
      <w:marLeft w:val="0"/>
      <w:marRight w:val="0"/>
      <w:marTop w:val="0"/>
      <w:marBottom w:val="0"/>
      <w:divBdr>
        <w:top w:val="none" w:sz="0" w:space="0" w:color="auto"/>
        <w:left w:val="none" w:sz="0" w:space="0" w:color="auto"/>
        <w:bottom w:val="none" w:sz="0" w:space="0" w:color="auto"/>
        <w:right w:val="none" w:sz="0" w:space="0" w:color="auto"/>
      </w:divBdr>
    </w:div>
    <w:div w:id="1250850356">
      <w:marLeft w:val="0"/>
      <w:marRight w:val="0"/>
      <w:marTop w:val="0"/>
      <w:marBottom w:val="0"/>
      <w:divBdr>
        <w:top w:val="none" w:sz="0" w:space="0" w:color="auto"/>
        <w:left w:val="none" w:sz="0" w:space="0" w:color="auto"/>
        <w:bottom w:val="none" w:sz="0" w:space="0" w:color="auto"/>
        <w:right w:val="none" w:sz="0" w:space="0" w:color="auto"/>
      </w:divBdr>
    </w:div>
    <w:div w:id="1250969440">
      <w:marLeft w:val="0"/>
      <w:marRight w:val="0"/>
      <w:marTop w:val="0"/>
      <w:marBottom w:val="0"/>
      <w:divBdr>
        <w:top w:val="none" w:sz="0" w:space="0" w:color="auto"/>
        <w:left w:val="none" w:sz="0" w:space="0" w:color="auto"/>
        <w:bottom w:val="none" w:sz="0" w:space="0" w:color="auto"/>
        <w:right w:val="none" w:sz="0" w:space="0" w:color="auto"/>
      </w:divBdr>
    </w:div>
    <w:div w:id="1251038996">
      <w:marLeft w:val="0"/>
      <w:marRight w:val="0"/>
      <w:marTop w:val="0"/>
      <w:marBottom w:val="0"/>
      <w:divBdr>
        <w:top w:val="none" w:sz="0" w:space="0" w:color="auto"/>
        <w:left w:val="none" w:sz="0" w:space="0" w:color="auto"/>
        <w:bottom w:val="none" w:sz="0" w:space="0" w:color="auto"/>
        <w:right w:val="none" w:sz="0" w:space="0" w:color="auto"/>
      </w:divBdr>
    </w:div>
    <w:div w:id="1251040961">
      <w:marLeft w:val="0"/>
      <w:marRight w:val="0"/>
      <w:marTop w:val="0"/>
      <w:marBottom w:val="0"/>
      <w:divBdr>
        <w:top w:val="none" w:sz="0" w:space="0" w:color="auto"/>
        <w:left w:val="none" w:sz="0" w:space="0" w:color="auto"/>
        <w:bottom w:val="none" w:sz="0" w:space="0" w:color="auto"/>
        <w:right w:val="none" w:sz="0" w:space="0" w:color="auto"/>
      </w:divBdr>
    </w:div>
    <w:div w:id="1251042467">
      <w:marLeft w:val="0"/>
      <w:marRight w:val="0"/>
      <w:marTop w:val="0"/>
      <w:marBottom w:val="0"/>
      <w:divBdr>
        <w:top w:val="none" w:sz="0" w:space="0" w:color="auto"/>
        <w:left w:val="none" w:sz="0" w:space="0" w:color="auto"/>
        <w:bottom w:val="none" w:sz="0" w:space="0" w:color="auto"/>
        <w:right w:val="none" w:sz="0" w:space="0" w:color="auto"/>
      </w:divBdr>
    </w:div>
    <w:div w:id="1251082887">
      <w:marLeft w:val="0"/>
      <w:marRight w:val="0"/>
      <w:marTop w:val="0"/>
      <w:marBottom w:val="0"/>
      <w:divBdr>
        <w:top w:val="none" w:sz="0" w:space="0" w:color="auto"/>
        <w:left w:val="none" w:sz="0" w:space="0" w:color="auto"/>
        <w:bottom w:val="none" w:sz="0" w:space="0" w:color="auto"/>
        <w:right w:val="none" w:sz="0" w:space="0" w:color="auto"/>
      </w:divBdr>
    </w:div>
    <w:div w:id="1251084436">
      <w:bodyDiv w:val="1"/>
      <w:marLeft w:val="0"/>
      <w:marRight w:val="0"/>
      <w:marTop w:val="0"/>
      <w:marBottom w:val="0"/>
      <w:divBdr>
        <w:top w:val="none" w:sz="0" w:space="0" w:color="auto"/>
        <w:left w:val="none" w:sz="0" w:space="0" w:color="auto"/>
        <w:bottom w:val="none" w:sz="0" w:space="0" w:color="auto"/>
        <w:right w:val="none" w:sz="0" w:space="0" w:color="auto"/>
      </w:divBdr>
    </w:div>
    <w:div w:id="1251155404">
      <w:marLeft w:val="0"/>
      <w:marRight w:val="0"/>
      <w:marTop w:val="0"/>
      <w:marBottom w:val="0"/>
      <w:divBdr>
        <w:top w:val="none" w:sz="0" w:space="0" w:color="auto"/>
        <w:left w:val="none" w:sz="0" w:space="0" w:color="auto"/>
        <w:bottom w:val="none" w:sz="0" w:space="0" w:color="auto"/>
        <w:right w:val="none" w:sz="0" w:space="0" w:color="auto"/>
      </w:divBdr>
    </w:div>
    <w:div w:id="1251232676">
      <w:marLeft w:val="0"/>
      <w:marRight w:val="0"/>
      <w:marTop w:val="0"/>
      <w:marBottom w:val="0"/>
      <w:divBdr>
        <w:top w:val="none" w:sz="0" w:space="0" w:color="auto"/>
        <w:left w:val="none" w:sz="0" w:space="0" w:color="auto"/>
        <w:bottom w:val="none" w:sz="0" w:space="0" w:color="auto"/>
        <w:right w:val="none" w:sz="0" w:space="0" w:color="auto"/>
      </w:divBdr>
    </w:div>
    <w:div w:id="1251235269">
      <w:marLeft w:val="0"/>
      <w:marRight w:val="0"/>
      <w:marTop w:val="0"/>
      <w:marBottom w:val="0"/>
      <w:divBdr>
        <w:top w:val="none" w:sz="0" w:space="0" w:color="auto"/>
        <w:left w:val="none" w:sz="0" w:space="0" w:color="auto"/>
        <w:bottom w:val="none" w:sz="0" w:space="0" w:color="auto"/>
        <w:right w:val="none" w:sz="0" w:space="0" w:color="auto"/>
      </w:divBdr>
    </w:div>
    <w:div w:id="1251239698">
      <w:marLeft w:val="0"/>
      <w:marRight w:val="0"/>
      <w:marTop w:val="0"/>
      <w:marBottom w:val="0"/>
      <w:divBdr>
        <w:top w:val="none" w:sz="0" w:space="0" w:color="auto"/>
        <w:left w:val="none" w:sz="0" w:space="0" w:color="auto"/>
        <w:bottom w:val="none" w:sz="0" w:space="0" w:color="auto"/>
        <w:right w:val="none" w:sz="0" w:space="0" w:color="auto"/>
      </w:divBdr>
    </w:div>
    <w:div w:id="1251424464">
      <w:marLeft w:val="0"/>
      <w:marRight w:val="0"/>
      <w:marTop w:val="0"/>
      <w:marBottom w:val="0"/>
      <w:divBdr>
        <w:top w:val="none" w:sz="0" w:space="0" w:color="auto"/>
        <w:left w:val="none" w:sz="0" w:space="0" w:color="auto"/>
        <w:bottom w:val="none" w:sz="0" w:space="0" w:color="auto"/>
        <w:right w:val="none" w:sz="0" w:space="0" w:color="auto"/>
      </w:divBdr>
    </w:div>
    <w:div w:id="1251499520">
      <w:marLeft w:val="0"/>
      <w:marRight w:val="0"/>
      <w:marTop w:val="0"/>
      <w:marBottom w:val="0"/>
      <w:divBdr>
        <w:top w:val="none" w:sz="0" w:space="0" w:color="auto"/>
        <w:left w:val="none" w:sz="0" w:space="0" w:color="auto"/>
        <w:bottom w:val="none" w:sz="0" w:space="0" w:color="auto"/>
        <w:right w:val="none" w:sz="0" w:space="0" w:color="auto"/>
      </w:divBdr>
    </w:div>
    <w:div w:id="1251507353">
      <w:marLeft w:val="0"/>
      <w:marRight w:val="0"/>
      <w:marTop w:val="0"/>
      <w:marBottom w:val="0"/>
      <w:divBdr>
        <w:top w:val="none" w:sz="0" w:space="0" w:color="auto"/>
        <w:left w:val="none" w:sz="0" w:space="0" w:color="auto"/>
        <w:bottom w:val="none" w:sz="0" w:space="0" w:color="auto"/>
        <w:right w:val="none" w:sz="0" w:space="0" w:color="auto"/>
      </w:divBdr>
    </w:div>
    <w:div w:id="1251507546">
      <w:marLeft w:val="0"/>
      <w:marRight w:val="0"/>
      <w:marTop w:val="0"/>
      <w:marBottom w:val="0"/>
      <w:divBdr>
        <w:top w:val="none" w:sz="0" w:space="0" w:color="auto"/>
        <w:left w:val="none" w:sz="0" w:space="0" w:color="auto"/>
        <w:bottom w:val="none" w:sz="0" w:space="0" w:color="auto"/>
        <w:right w:val="none" w:sz="0" w:space="0" w:color="auto"/>
      </w:divBdr>
    </w:div>
    <w:div w:id="1251545316">
      <w:marLeft w:val="0"/>
      <w:marRight w:val="0"/>
      <w:marTop w:val="0"/>
      <w:marBottom w:val="0"/>
      <w:divBdr>
        <w:top w:val="none" w:sz="0" w:space="0" w:color="auto"/>
        <w:left w:val="none" w:sz="0" w:space="0" w:color="auto"/>
        <w:bottom w:val="none" w:sz="0" w:space="0" w:color="auto"/>
        <w:right w:val="none" w:sz="0" w:space="0" w:color="auto"/>
      </w:divBdr>
    </w:div>
    <w:div w:id="1251551038">
      <w:marLeft w:val="0"/>
      <w:marRight w:val="0"/>
      <w:marTop w:val="0"/>
      <w:marBottom w:val="0"/>
      <w:divBdr>
        <w:top w:val="none" w:sz="0" w:space="0" w:color="auto"/>
        <w:left w:val="none" w:sz="0" w:space="0" w:color="auto"/>
        <w:bottom w:val="none" w:sz="0" w:space="0" w:color="auto"/>
        <w:right w:val="none" w:sz="0" w:space="0" w:color="auto"/>
      </w:divBdr>
    </w:div>
    <w:div w:id="1251810158">
      <w:marLeft w:val="0"/>
      <w:marRight w:val="0"/>
      <w:marTop w:val="0"/>
      <w:marBottom w:val="0"/>
      <w:divBdr>
        <w:top w:val="none" w:sz="0" w:space="0" w:color="auto"/>
        <w:left w:val="none" w:sz="0" w:space="0" w:color="auto"/>
        <w:bottom w:val="none" w:sz="0" w:space="0" w:color="auto"/>
        <w:right w:val="none" w:sz="0" w:space="0" w:color="auto"/>
      </w:divBdr>
    </w:div>
    <w:div w:id="1251937409">
      <w:marLeft w:val="0"/>
      <w:marRight w:val="0"/>
      <w:marTop w:val="0"/>
      <w:marBottom w:val="0"/>
      <w:divBdr>
        <w:top w:val="none" w:sz="0" w:space="0" w:color="auto"/>
        <w:left w:val="none" w:sz="0" w:space="0" w:color="auto"/>
        <w:bottom w:val="none" w:sz="0" w:space="0" w:color="auto"/>
        <w:right w:val="none" w:sz="0" w:space="0" w:color="auto"/>
      </w:divBdr>
    </w:div>
    <w:div w:id="1252008340">
      <w:marLeft w:val="0"/>
      <w:marRight w:val="0"/>
      <w:marTop w:val="0"/>
      <w:marBottom w:val="0"/>
      <w:divBdr>
        <w:top w:val="none" w:sz="0" w:space="0" w:color="auto"/>
        <w:left w:val="none" w:sz="0" w:space="0" w:color="auto"/>
        <w:bottom w:val="none" w:sz="0" w:space="0" w:color="auto"/>
        <w:right w:val="none" w:sz="0" w:space="0" w:color="auto"/>
      </w:divBdr>
    </w:div>
    <w:div w:id="1252083045">
      <w:marLeft w:val="0"/>
      <w:marRight w:val="0"/>
      <w:marTop w:val="0"/>
      <w:marBottom w:val="0"/>
      <w:divBdr>
        <w:top w:val="none" w:sz="0" w:space="0" w:color="auto"/>
        <w:left w:val="none" w:sz="0" w:space="0" w:color="auto"/>
        <w:bottom w:val="none" w:sz="0" w:space="0" w:color="auto"/>
        <w:right w:val="none" w:sz="0" w:space="0" w:color="auto"/>
      </w:divBdr>
    </w:div>
    <w:div w:id="1252083644">
      <w:marLeft w:val="0"/>
      <w:marRight w:val="0"/>
      <w:marTop w:val="0"/>
      <w:marBottom w:val="0"/>
      <w:divBdr>
        <w:top w:val="none" w:sz="0" w:space="0" w:color="auto"/>
        <w:left w:val="none" w:sz="0" w:space="0" w:color="auto"/>
        <w:bottom w:val="none" w:sz="0" w:space="0" w:color="auto"/>
        <w:right w:val="none" w:sz="0" w:space="0" w:color="auto"/>
      </w:divBdr>
    </w:div>
    <w:div w:id="1252198440">
      <w:marLeft w:val="0"/>
      <w:marRight w:val="0"/>
      <w:marTop w:val="0"/>
      <w:marBottom w:val="0"/>
      <w:divBdr>
        <w:top w:val="none" w:sz="0" w:space="0" w:color="auto"/>
        <w:left w:val="none" w:sz="0" w:space="0" w:color="auto"/>
        <w:bottom w:val="none" w:sz="0" w:space="0" w:color="auto"/>
        <w:right w:val="none" w:sz="0" w:space="0" w:color="auto"/>
      </w:divBdr>
    </w:div>
    <w:div w:id="1252393726">
      <w:marLeft w:val="0"/>
      <w:marRight w:val="0"/>
      <w:marTop w:val="0"/>
      <w:marBottom w:val="0"/>
      <w:divBdr>
        <w:top w:val="none" w:sz="0" w:space="0" w:color="auto"/>
        <w:left w:val="none" w:sz="0" w:space="0" w:color="auto"/>
        <w:bottom w:val="none" w:sz="0" w:space="0" w:color="auto"/>
        <w:right w:val="none" w:sz="0" w:space="0" w:color="auto"/>
      </w:divBdr>
    </w:div>
    <w:div w:id="1252395767">
      <w:marLeft w:val="0"/>
      <w:marRight w:val="0"/>
      <w:marTop w:val="0"/>
      <w:marBottom w:val="0"/>
      <w:divBdr>
        <w:top w:val="none" w:sz="0" w:space="0" w:color="auto"/>
        <w:left w:val="none" w:sz="0" w:space="0" w:color="auto"/>
        <w:bottom w:val="none" w:sz="0" w:space="0" w:color="auto"/>
        <w:right w:val="none" w:sz="0" w:space="0" w:color="auto"/>
      </w:divBdr>
    </w:div>
    <w:div w:id="1252423301">
      <w:marLeft w:val="0"/>
      <w:marRight w:val="0"/>
      <w:marTop w:val="0"/>
      <w:marBottom w:val="0"/>
      <w:divBdr>
        <w:top w:val="none" w:sz="0" w:space="0" w:color="auto"/>
        <w:left w:val="none" w:sz="0" w:space="0" w:color="auto"/>
        <w:bottom w:val="none" w:sz="0" w:space="0" w:color="auto"/>
        <w:right w:val="none" w:sz="0" w:space="0" w:color="auto"/>
      </w:divBdr>
    </w:div>
    <w:div w:id="1252423523">
      <w:marLeft w:val="0"/>
      <w:marRight w:val="0"/>
      <w:marTop w:val="0"/>
      <w:marBottom w:val="0"/>
      <w:divBdr>
        <w:top w:val="none" w:sz="0" w:space="0" w:color="auto"/>
        <w:left w:val="none" w:sz="0" w:space="0" w:color="auto"/>
        <w:bottom w:val="none" w:sz="0" w:space="0" w:color="auto"/>
        <w:right w:val="none" w:sz="0" w:space="0" w:color="auto"/>
      </w:divBdr>
    </w:div>
    <w:div w:id="1252465782">
      <w:bodyDiv w:val="1"/>
      <w:marLeft w:val="0"/>
      <w:marRight w:val="0"/>
      <w:marTop w:val="0"/>
      <w:marBottom w:val="0"/>
      <w:divBdr>
        <w:top w:val="none" w:sz="0" w:space="0" w:color="auto"/>
        <w:left w:val="none" w:sz="0" w:space="0" w:color="auto"/>
        <w:bottom w:val="none" w:sz="0" w:space="0" w:color="auto"/>
        <w:right w:val="none" w:sz="0" w:space="0" w:color="auto"/>
      </w:divBdr>
    </w:div>
    <w:div w:id="1252472647">
      <w:marLeft w:val="0"/>
      <w:marRight w:val="0"/>
      <w:marTop w:val="0"/>
      <w:marBottom w:val="0"/>
      <w:divBdr>
        <w:top w:val="none" w:sz="0" w:space="0" w:color="auto"/>
        <w:left w:val="none" w:sz="0" w:space="0" w:color="auto"/>
        <w:bottom w:val="none" w:sz="0" w:space="0" w:color="auto"/>
        <w:right w:val="none" w:sz="0" w:space="0" w:color="auto"/>
      </w:divBdr>
    </w:div>
    <w:div w:id="1252473112">
      <w:marLeft w:val="0"/>
      <w:marRight w:val="0"/>
      <w:marTop w:val="0"/>
      <w:marBottom w:val="0"/>
      <w:divBdr>
        <w:top w:val="none" w:sz="0" w:space="0" w:color="auto"/>
        <w:left w:val="none" w:sz="0" w:space="0" w:color="auto"/>
        <w:bottom w:val="none" w:sz="0" w:space="0" w:color="auto"/>
        <w:right w:val="none" w:sz="0" w:space="0" w:color="auto"/>
      </w:divBdr>
    </w:div>
    <w:div w:id="1252544901">
      <w:marLeft w:val="0"/>
      <w:marRight w:val="0"/>
      <w:marTop w:val="0"/>
      <w:marBottom w:val="0"/>
      <w:divBdr>
        <w:top w:val="none" w:sz="0" w:space="0" w:color="auto"/>
        <w:left w:val="none" w:sz="0" w:space="0" w:color="auto"/>
        <w:bottom w:val="none" w:sz="0" w:space="0" w:color="auto"/>
        <w:right w:val="none" w:sz="0" w:space="0" w:color="auto"/>
      </w:divBdr>
    </w:div>
    <w:div w:id="1252546264">
      <w:marLeft w:val="0"/>
      <w:marRight w:val="0"/>
      <w:marTop w:val="0"/>
      <w:marBottom w:val="0"/>
      <w:divBdr>
        <w:top w:val="none" w:sz="0" w:space="0" w:color="auto"/>
        <w:left w:val="none" w:sz="0" w:space="0" w:color="auto"/>
        <w:bottom w:val="none" w:sz="0" w:space="0" w:color="auto"/>
        <w:right w:val="none" w:sz="0" w:space="0" w:color="auto"/>
      </w:divBdr>
    </w:div>
    <w:div w:id="1252548997">
      <w:marLeft w:val="0"/>
      <w:marRight w:val="0"/>
      <w:marTop w:val="0"/>
      <w:marBottom w:val="0"/>
      <w:divBdr>
        <w:top w:val="none" w:sz="0" w:space="0" w:color="auto"/>
        <w:left w:val="none" w:sz="0" w:space="0" w:color="auto"/>
        <w:bottom w:val="none" w:sz="0" w:space="0" w:color="auto"/>
        <w:right w:val="none" w:sz="0" w:space="0" w:color="auto"/>
      </w:divBdr>
    </w:div>
    <w:div w:id="1252615957">
      <w:marLeft w:val="0"/>
      <w:marRight w:val="0"/>
      <w:marTop w:val="0"/>
      <w:marBottom w:val="0"/>
      <w:divBdr>
        <w:top w:val="none" w:sz="0" w:space="0" w:color="auto"/>
        <w:left w:val="none" w:sz="0" w:space="0" w:color="auto"/>
        <w:bottom w:val="none" w:sz="0" w:space="0" w:color="auto"/>
        <w:right w:val="none" w:sz="0" w:space="0" w:color="auto"/>
      </w:divBdr>
    </w:div>
    <w:div w:id="1252621666">
      <w:marLeft w:val="0"/>
      <w:marRight w:val="0"/>
      <w:marTop w:val="0"/>
      <w:marBottom w:val="0"/>
      <w:divBdr>
        <w:top w:val="none" w:sz="0" w:space="0" w:color="auto"/>
        <w:left w:val="none" w:sz="0" w:space="0" w:color="auto"/>
        <w:bottom w:val="none" w:sz="0" w:space="0" w:color="auto"/>
        <w:right w:val="none" w:sz="0" w:space="0" w:color="auto"/>
      </w:divBdr>
    </w:div>
    <w:div w:id="1252659821">
      <w:marLeft w:val="0"/>
      <w:marRight w:val="0"/>
      <w:marTop w:val="0"/>
      <w:marBottom w:val="0"/>
      <w:divBdr>
        <w:top w:val="none" w:sz="0" w:space="0" w:color="auto"/>
        <w:left w:val="none" w:sz="0" w:space="0" w:color="auto"/>
        <w:bottom w:val="none" w:sz="0" w:space="0" w:color="auto"/>
        <w:right w:val="none" w:sz="0" w:space="0" w:color="auto"/>
      </w:divBdr>
    </w:div>
    <w:div w:id="1252664779">
      <w:marLeft w:val="0"/>
      <w:marRight w:val="0"/>
      <w:marTop w:val="0"/>
      <w:marBottom w:val="0"/>
      <w:divBdr>
        <w:top w:val="none" w:sz="0" w:space="0" w:color="auto"/>
        <w:left w:val="none" w:sz="0" w:space="0" w:color="auto"/>
        <w:bottom w:val="none" w:sz="0" w:space="0" w:color="auto"/>
        <w:right w:val="none" w:sz="0" w:space="0" w:color="auto"/>
      </w:divBdr>
    </w:div>
    <w:div w:id="1252935890">
      <w:marLeft w:val="0"/>
      <w:marRight w:val="0"/>
      <w:marTop w:val="0"/>
      <w:marBottom w:val="0"/>
      <w:divBdr>
        <w:top w:val="none" w:sz="0" w:space="0" w:color="auto"/>
        <w:left w:val="none" w:sz="0" w:space="0" w:color="auto"/>
        <w:bottom w:val="none" w:sz="0" w:space="0" w:color="auto"/>
        <w:right w:val="none" w:sz="0" w:space="0" w:color="auto"/>
      </w:divBdr>
    </w:div>
    <w:div w:id="1253004075">
      <w:marLeft w:val="0"/>
      <w:marRight w:val="0"/>
      <w:marTop w:val="0"/>
      <w:marBottom w:val="0"/>
      <w:divBdr>
        <w:top w:val="none" w:sz="0" w:space="0" w:color="auto"/>
        <w:left w:val="none" w:sz="0" w:space="0" w:color="auto"/>
        <w:bottom w:val="none" w:sz="0" w:space="0" w:color="auto"/>
        <w:right w:val="none" w:sz="0" w:space="0" w:color="auto"/>
      </w:divBdr>
    </w:div>
    <w:div w:id="1253010786">
      <w:marLeft w:val="0"/>
      <w:marRight w:val="0"/>
      <w:marTop w:val="0"/>
      <w:marBottom w:val="0"/>
      <w:divBdr>
        <w:top w:val="none" w:sz="0" w:space="0" w:color="auto"/>
        <w:left w:val="none" w:sz="0" w:space="0" w:color="auto"/>
        <w:bottom w:val="none" w:sz="0" w:space="0" w:color="auto"/>
        <w:right w:val="none" w:sz="0" w:space="0" w:color="auto"/>
      </w:divBdr>
    </w:div>
    <w:div w:id="1253010820">
      <w:marLeft w:val="0"/>
      <w:marRight w:val="0"/>
      <w:marTop w:val="0"/>
      <w:marBottom w:val="0"/>
      <w:divBdr>
        <w:top w:val="none" w:sz="0" w:space="0" w:color="auto"/>
        <w:left w:val="none" w:sz="0" w:space="0" w:color="auto"/>
        <w:bottom w:val="none" w:sz="0" w:space="0" w:color="auto"/>
        <w:right w:val="none" w:sz="0" w:space="0" w:color="auto"/>
      </w:divBdr>
    </w:div>
    <w:div w:id="1253122465">
      <w:marLeft w:val="0"/>
      <w:marRight w:val="0"/>
      <w:marTop w:val="0"/>
      <w:marBottom w:val="0"/>
      <w:divBdr>
        <w:top w:val="none" w:sz="0" w:space="0" w:color="auto"/>
        <w:left w:val="none" w:sz="0" w:space="0" w:color="auto"/>
        <w:bottom w:val="none" w:sz="0" w:space="0" w:color="auto"/>
        <w:right w:val="none" w:sz="0" w:space="0" w:color="auto"/>
      </w:divBdr>
    </w:div>
    <w:div w:id="1253129920">
      <w:marLeft w:val="0"/>
      <w:marRight w:val="0"/>
      <w:marTop w:val="0"/>
      <w:marBottom w:val="0"/>
      <w:divBdr>
        <w:top w:val="none" w:sz="0" w:space="0" w:color="auto"/>
        <w:left w:val="none" w:sz="0" w:space="0" w:color="auto"/>
        <w:bottom w:val="none" w:sz="0" w:space="0" w:color="auto"/>
        <w:right w:val="none" w:sz="0" w:space="0" w:color="auto"/>
      </w:divBdr>
    </w:div>
    <w:div w:id="1253199689">
      <w:marLeft w:val="0"/>
      <w:marRight w:val="0"/>
      <w:marTop w:val="0"/>
      <w:marBottom w:val="0"/>
      <w:divBdr>
        <w:top w:val="none" w:sz="0" w:space="0" w:color="auto"/>
        <w:left w:val="none" w:sz="0" w:space="0" w:color="auto"/>
        <w:bottom w:val="none" w:sz="0" w:space="0" w:color="auto"/>
        <w:right w:val="none" w:sz="0" w:space="0" w:color="auto"/>
      </w:divBdr>
    </w:div>
    <w:div w:id="1253246575">
      <w:marLeft w:val="0"/>
      <w:marRight w:val="0"/>
      <w:marTop w:val="0"/>
      <w:marBottom w:val="0"/>
      <w:divBdr>
        <w:top w:val="none" w:sz="0" w:space="0" w:color="auto"/>
        <w:left w:val="none" w:sz="0" w:space="0" w:color="auto"/>
        <w:bottom w:val="none" w:sz="0" w:space="0" w:color="auto"/>
        <w:right w:val="none" w:sz="0" w:space="0" w:color="auto"/>
      </w:divBdr>
    </w:div>
    <w:div w:id="1253321039">
      <w:marLeft w:val="0"/>
      <w:marRight w:val="0"/>
      <w:marTop w:val="0"/>
      <w:marBottom w:val="0"/>
      <w:divBdr>
        <w:top w:val="none" w:sz="0" w:space="0" w:color="auto"/>
        <w:left w:val="none" w:sz="0" w:space="0" w:color="auto"/>
        <w:bottom w:val="none" w:sz="0" w:space="0" w:color="auto"/>
        <w:right w:val="none" w:sz="0" w:space="0" w:color="auto"/>
      </w:divBdr>
    </w:div>
    <w:div w:id="1253706775">
      <w:bodyDiv w:val="1"/>
      <w:marLeft w:val="0"/>
      <w:marRight w:val="0"/>
      <w:marTop w:val="0"/>
      <w:marBottom w:val="0"/>
      <w:divBdr>
        <w:top w:val="none" w:sz="0" w:space="0" w:color="auto"/>
        <w:left w:val="none" w:sz="0" w:space="0" w:color="auto"/>
        <w:bottom w:val="none" w:sz="0" w:space="0" w:color="auto"/>
        <w:right w:val="none" w:sz="0" w:space="0" w:color="auto"/>
      </w:divBdr>
    </w:div>
    <w:div w:id="1253709415">
      <w:marLeft w:val="0"/>
      <w:marRight w:val="0"/>
      <w:marTop w:val="0"/>
      <w:marBottom w:val="0"/>
      <w:divBdr>
        <w:top w:val="none" w:sz="0" w:space="0" w:color="auto"/>
        <w:left w:val="none" w:sz="0" w:space="0" w:color="auto"/>
        <w:bottom w:val="none" w:sz="0" w:space="0" w:color="auto"/>
        <w:right w:val="none" w:sz="0" w:space="0" w:color="auto"/>
      </w:divBdr>
    </w:div>
    <w:div w:id="1253733380">
      <w:marLeft w:val="0"/>
      <w:marRight w:val="0"/>
      <w:marTop w:val="0"/>
      <w:marBottom w:val="0"/>
      <w:divBdr>
        <w:top w:val="none" w:sz="0" w:space="0" w:color="auto"/>
        <w:left w:val="none" w:sz="0" w:space="0" w:color="auto"/>
        <w:bottom w:val="none" w:sz="0" w:space="0" w:color="auto"/>
        <w:right w:val="none" w:sz="0" w:space="0" w:color="auto"/>
      </w:divBdr>
    </w:div>
    <w:div w:id="1253976695">
      <w:marLeft w:val="0"/>
      <w:marRight w:val="0"/>
      <w:marTop w:val="0"/>
      <w:marBottom w:val="0"/>
      <w:divBdr>
        <w:top w:val="none" w:sz="0" w:space="0" w:color="auto"/>
        <w:left w:val="none" w:sz="0" w:space="0" w:color="auto"/>
        <w:bottom w:val="none" w:sz="0" w:space="0" w:color="auto"/>
        <w:right w:val="none" w:sz="0" w:space="0" w:color="auto"/>
      </w:divBdr>
    </w:div>
    <w:div w:id="1254120101">
      <w:marLeft w:val="0"/>
      <w:marRight w:val="0"/>
      <w:marTop w:val="0"/>
      <w:marBottom w:val="0"/>
      <w:divBdr>
        <w:top w:val="none" w:sz="0" w:space="0" w:color="auto"/>
        <w:left w:val="none" w:sz="0" w:space="0" w:color="auto"/>
        <w:bottom w:val="none" w:sz="0" w:space="0" w:color="auto"/>
        <w:right w:val="none" w:sz="0" w:space="0" w:color="auto"/>
      </w:divBdr>
    </w:div>
    <w:div w:id="1254163140">
      <w:bodyDiv w:val="1"/>
      <w:marLeft w:val="0"/>
      <w:marRight w:val="0"/>
      <w:marTop w:val="0"/>
      <w:marBottom w:val="0"/>
      <w:divBdr>
        <w:top w:val="none" w:sz="0" w:space="0" w:color="auto"/>
        <w:left w:val="none" w:sz="0" w:space="0" w:color="auto"/>
        <w:bottom w:val="none" w:sz="0" w:space="0" w:color="auto"/>
        <w:right w:val="none" w:sz="0" w:space="0" w:color="auto"/>
      </w:divBdr>
    </w:div>
    <w:div w:id="1254164700">
      <w:marLeft w:val="0"/>
      <w:marRight w:val="0"/>
      <w:marTop w:val="0"/>
      <w:marBottom w:val="0"/>
      <w:divBdr>
        <w:top w:val="none" w:sz="0" w:space="0" w:color="auto"/>
        <w:left w:val="none" w:sz="0" w:space="0" w:color="auto"/>
        <w:bottom w:val="none" w:sz="0" w:space="0" w:color="auto"/>
        <w:right w:val="none" w:sz="0" w:space="0" w:color="auto"/>
      </w:divBdr>
    </w:div>
    <w:div w:id="1254168440">
      <w:bodyDiv w:val="1"/>
      <w:marLeft w:val="0"/>
      <w:marRight w:val="0"/>
      <w:marTop w:val="0"/>
      <w:marBottom w:val="0"/>
      <w:divBdr>
        <w:top w:val="none" w:sz="0" w:space="0" w:color="auto"/>
        <w:left w:val="none" w:sz="0" w:space="0" w:color="auto"/>
        <w:bottom w:val="none" w:sz="0" w:space="0" w:color="auto"/>
        <w:right w:val="none" w:sz="0" w:space="0" w:color="auto"/>
      </w:divBdr>
    </w:div>
    <w:div w:id="1254321872">
      <w:marLeft w:val="0"/>
      <w:marRight w:val="0"/>
      <w:marTop w:val="0"/>
      <w:marBottom w:val="0"/>
      <w:divBdr>
        <w:top w:val="none" w:sz="0" w:space="0" w:color="auto"/>
        <w:left w:val="none" w:sz="0" w:space="0" w:color="auto"/>
        <w:bottom w:val="none" w:sz="0" w:space="0" w:color="auto"/>
        <w:right w:val="none" w:sz="0" w:space="0" w:color="auto"/>
      </w:divBdr>
    </w:div>
    <w:div w:id="1254360444">
      <w:marLeft w:val="0"/>
      <w:marRight w:val="0"/>
      <w:marTop w:val="0"/>
      <w:marBottom w:val="0"/>
      <w:divBdr>
        <w:top w:val="none" w:sz="0" w:space="0" w:color="auto"/>
        <w:left w:val="none" w:sz="0" w:space="0" w:color="auto"/>
        <w:bottom w:val="none" w:sz="0" w:space="0" w:color="auto"/>
        <w:right w:val="none" w:sz="0" w:space="0" w:color="auto"/>
      </w:divBdr>
    </w:div>
    <w:div w:id="1254365397">
      <w:marLeft w:val="0"/>
      <w:marRight w:val="0"/>
      <w:marTop w:val="0"/>
      <w:marBottom w:val="0"/>
      <w:divBdr>
        <w:top w:val="none" w:sz="0" w:space="0" w:color="auto"/>
        <w:left w:val="none" w:sz="0" w:space="0" w:color="auto"/>
        <w:bottom w:val="none" w:sz="0" w:space="0" w:color="auto"/>
        <w:right w:val="none" w:sz="0" w:space="0" w:color="auto"/>
      </w:divBdr>
    </w:div>
    <w:div w:id="1254506964">
      <w:marLeft w:val="0"/>
      <w:marRight w:val="0"/>
      <w:marTop w:val="0"/>
      <w:marBottom w:val="0"/>
      <w:divBdr>
        <w:top w:val="none" w:sz="0" w:space="0" w:color="auto"/>
        <w:left w:val="none" w:sz="0" w:space="0" w:color="auto"/>
        <w:bottom w:val="none" w:sz="0" w:space="0" w:color="auto"/>
        <w:right w:val="none" w:sz="0" w:space="0" w:color="auto"/>
      </w:divBdr>
    </w:div>
    <w:div w:id="1254511481">
      <w:marLeft w:val="0"/>
      <w:marRight w:val="0"/>
      <w:marTop w:val="0"/>
      <w:marBottom w:val="0"/>
      <w:divBdr>
        <w:top w:val="none" w:sz="0" w:space="0" w:color="auto"/>
        <w:left w:val="none" w:sz="0" w:space="0" w:color="auto"/>
        <w:bottom w:val="none" w:sz="0" w:space="0" w:color="auto"/>
        <w:right w:val="none" w:sz="0" w:space="0" w:color="auto"/>
      </w:divBdr>
    </w:div>
    <w:div w:id="1254514119">
      <w:marLeft w:val="0"/>
      <w:marRight w:val="0"/>
      <w:marTop w:val="0"/>
      <w:marBottom w:val="0"/>
      <w:divBdr>
        <w:top w:val="none" w:sz="0" w:space="0" w:color="auto"/>
        <w:left w:val="none" w:sz="0" w:space="0" w:color="auto"/>
        <w:bottom w:val="none" w:sz="0" w:space="0" w:color="auto"/>
        <w:right w:val="none" w:sz="0" w:space="0" w:color="auto"/>
      </w:divBdr>
    </w:div>
    <w:div w:id="1254583270">
      <w:marLeft w:val="0"/>
      <w:marRight w:val="0"/>
      <w:marTop w:val="0"/>
      <w:marBottom w:val="0"/>
      <w:divBdr>
        <w:top w:val="none" w:sz="0" w:space="0" w:color="auto"/>
        <w:left w:val="none" w:sz="0" w:space="0" w:color="auto"/>
        <w:bottom w:val="none" w:sz="0" w:space="0" w:color="auto"/>
        <w:right w:val="none" w:sz="0" w:space="0" w:color="auto"/>
      </w:divBdr>
    </w:div>
    <w:div w:id="1254775954">
      <w:marLeft w:val="0"/>
      <w:marRight w:val="0"/>
      <w:marTop w:val="0"/>
      <w:marBottom w:val="0"/>
      <w:divBdr>
        <w:top w:val="none" w:sz="0" w:space="0" w:color="auto"/>
        <w:left w:val="none" w:sz="0" w:space="0" w:color="auto"/>
        <w:bottom w:val="none" w:sz="0" w:space="0" w:color="auto"/>
        <w:right w:val="none" w:sz="0" w:space="0" w:color="auto"/>
      </w:divBdr>
    </w:div>
    <w:div w:id="1254779290">
      <w:marLeft w:val="0"/>
      <w:marRight w:val="0"/>
      <w:marTop w:val="0"/>
      <w:marBottom w:val="0"/>
      <w:divBdr>
        <w:top w:val="none" w:sz="0" w:space="0" w:color="auto"/>
        <w:left w:val="none" w:sz="0" w:space="0" w:color="auto"/>
        <w:bottom w:val="none" w:sz="0" w:space="0" w:color="auto"/>
        <w:right w:val="none" w:sz="0" w:space="0" w:color="auto"/>
      </w:divBdr>
    </w:div>
    <w:div w:id="1254782913">
      <w:marLeft w:val="0"/>
      <w:marRight w:val="0"/>
      <w:marTop w:val="0"/>
      <w:marBottom w:val="0"/>
      <w:divBdr>
        <w:top w:val="none" w:sz="0" w:space="0" w:color="auto"/>
        <w:left w:val="none" w:sz="0" w:space="0" w:color="auto"/>
        <w:bottom w:val="none" w:sz="0" w:space="0" w:color="auto"/>
        <w:right w:val="none" w:sz="0" w:space="0" w:color="auto"/>
      </w:divBdr>
    </w:div>
    <w:div w:id="1254819496">
      <w:marLeft w:val="0"/>
      <w:marRight w:val="0"/>
      <w:marTop w:val="0"/>
      <w:marBottom w:val="0"/>
      <w:divBdr>
        <w:top w:val="none" w:sz="0" w:space="0" w:color="auto"/>
        <w:left w:val="none" w:sz="0" w:space="0" w:color="auto"/>
        <w:bottom w:val="none" w:sz="0" w:space="0" w:color="auto"/>
        <w:right w:val="none" w:sz="0" w:space="0" w:color="auto"/>
      </w:divBdr>
    </w:div>
    <w:div w:id="1254899115">
      <w:marLeft w:val="0"/>
      <w:marRight w:val="0"/>
      <w:marTop w:val="0"/>
      <w:marBottom w:val="0"/>
      <w:divBdr>
        <w:top w:val="none" w:sz="0" w:space="0" w:color="auto"/>
        <w:left w:val="none" w:sz="0" w:space="0" w:color="auto"/>
        <w:bottom w:val="none" w:sz="0" w:space="0" w:color="auto"/>
        <w:right w:val="none" w:sz="0" w:space="0" w:color="auto"/>
      </w:divBdr>
    </w:div>
    <w:div w:id="1254969592">
      <w:marLeft w:val="0"/>
      <w:marRight w:val="0"/>
      <w:marTop w:val="0"/>
      <w:marBottom w:val="0"/>
      <w:divBdr>
        <w:top w:val="none" w:sz="0" w:space="0" w:color="auto"/>
        <w:left w:val="none" w:sz="0" w:space="0" w:color="auto"/>
        <w:bottom w:val="none" w:sz="0" w:space="0" w:color="auto"/>
        <w:right w:val="none" w:sz="0" w:space="0" w:color="auto"/>
      </w:divBdr>
    </w:div>
    <w:div w:id="1255086731">
      <w:marLeft w:val="0"/>
      <w:marRight w:val="0"/>
      <w:marTop w:val="0"/>
      <w:marBottom w:val="0"/>
      <w:divBdr>
        <w:top w:val="none" w:sz="0" w:space="0" w:color="auto"/>
        <w:left w:val="none" w:sz="0" w:space="0" w:color="auto"/>
        <w:bottom w:val="none" w:sz="0" w:space="0" w:color="auto"/>
        <w:right w:val="none" w:sz="0" w:space="0" w:color="auto"/>
      </w:divBdr>
    </w:div>
    <w:div w:id="1255237819">
      <w:marLeft w:val="0"/>
      <w:marRight w:val="0"/>
      <w:marTop w:val="0"/>
      <w:marBottom w:val="0"/>
      <w:divBdr>
        <w:top w:val="none" w:sz="0" w:space="0" w:color="auto"/>
        <w:left w:val="none" w:sz="0" w:space="0" w:color="auto"/>
        <w:bottom w:val="none" w:sz="0" w:space="0" w:color="auto"/>
        <w:right w:val="none" w:sz="0" w:space="0" w:color="auto"/>
      </w:divBdr>
    </w:div>
    <w:div w:id="1255288965">
      <w:marLeft w:val="0"/>
      <w:marRight w:val="0"/>
      <w:marTop w:val="0"/>
      <w:marBottom w:val="0"/>
      <w:divBdr>
        <w:top w:val="none" w:sz="0" w:space="0" w:color="auto"/>
        <w:left w:val="none" w:sz="0" w:space="0" w:color="auto"/>
        <w:bottom w:val="none" w:sz="0" w:space="0" w:color="auto"/>
        <w:right w:val="none" w:sz="0" w:space="0" w:color="auto"/>
      </w:divBdr>
    </w:div>
    <w:div w:id="1255356250">
      <w:marLeft w:val="0"/>
      <w:marRight w:val="0"/>
      <w:marTop w:val="0"/>
      <w:marBottom w:val="0"/>
      <w:divBdr>
        <w:top w:val="none" w:sz="0" w:space="0" w:color="auto"/>
        <w:left w:val="none" w:sz="0" w:space="0" w:color="auto"/>
        <w:bottom w:val="none" w:sz="0" w:space="0" w:color="auto"/>
        <w:right w:val="none" w:sz="0" w:space="0" w:color="auto"/>
      </w:divBdr>
    </w:div>
    <w:div w:id="1255359572">
      <w:marLeft w:val="0"/>
      <w:marRight w:val="0"/>
      <w:marTop w:val="0"/>
      <w:marBottom w:val="0"/>
      <w:divBdr>
        <w:top w:val="none" w:sz="0" w:space="0" w:color="auto"/>
        <w:left w:val="none" w:sz="0" w:space="0" w:color="auto"/>
        <w:bottom w:val="none" w:sz="0" w:space="0" w:color="auto"/>
        <w:right w:val="none" w:sz="0" w:space="0" w:color="auto"/>
      </w:divBdr>
    </w:div>
    <w:div w:id="1255437504">
      <w:marLeft w:val="0"/>
      <w:marRight w:val="0"/>
      <w:marTop w:val="0"/>
      <w:marBottom w:val="0"/>
      <w:divBdr>
        <w:top w:val="none" w:sz="0" w:space="0" w:color="auto"/>
        <w:left w:val="none" w:sz="0" w:space="0" w:color="auto"/>
        <w:bottom w:val="none" w:sz="0" w:space="0" w:color="auto"/>
        <w:right w:val="none" w:sz="0" w:space="0" w:color="auto"/>
      </w:divBdr>
    </w:div>
    <w:div w:id="1255549662">
      <w:marLeft w:val="0"/>
      <w:marRight w:val="0"/>
      <w:marTop w:val="0"/>
      <w:marBottom w:val="0"/>
      <w:divBdr>
        <w:top w:val="none" w:sz="0" w:space="0" w:color="auto"/>
        <w:left w:val="none" w:sz="0" w:space="0" w:color="auto"/>
        <w:bottom w:val="none" w:sz="0" w:space="0" w:color="auto"/>
        <w:right w:val="none" w:sz="0" w:space="0" w:color="auto"/>
      </w:divBdr>
    </w:div>
    <w:div w:id="1255552737">
      <w:marLeft w:val="0"/>
      <w:marRight w:val="0"/>
      <w:marTop w:val="0"/>
      <w:marBottom w:val="0"/>
      <w:divBdr>
        <w:top w:val="none" w:sz="0" w:space="0" w:color="auto"/>
        <w:left w:val="none" w:sz="0" w:space="0" w:color="auto"/>
        <w:bottom w:val="none" w:sz="0" w:space="0" w:color="auto"/>
        <w:right w:val="none" w:sz="0" w:space="0" w:color="auto"/>
      </w:divBdr>
    </w:div>
    <w:div w:id="1255627180">
      <w:marLeft w:val="0"/>
      <w:marRight w:val="0"/>
      <w:marTop w:val="0"/>
      <w:marBottom w:val="0"/>
      <w:divBdr>
        <w:top w:val="none" w:sz="0" w:space="0" w:color="auto"/>
        <w:left w:val="none" w:sz="0" w:space="0" w:color="auto"/>
        <w:bottom w:val="none" w:sz="0" w:space="0" w:color="auto"/>
        <w:right w:val="none" w:sz="0" w:space="0" w:color="auto"/>
      </w:divBdr>
    </w:div>
    <w:div w:id="1255632906">
      <w:marLeft w:val="0"/>
      <w:marRight w:val="0"/>
      <w:marTop w:val="0"/>
      <w:marBottom w:val="0"/>
      <w:divBdr>
        <w:top w:val="none" w:sz="0" w:space="0" w:color="auto"/>
        <w:left w:val="none" w:sz="0" w:space="0" w:color="auto"/>
        <w:bottom w:val="none" w:sz="0" w:space="0" w:color="auto"/>
        <w:right w:val="none" w:sz="0" w:space="0" w:color="auto"/>
      </w:divBdr>
    </w:div>
    <w:div w:id="1255700123">
      <w:marLeft w:val="0"/>
      <w:marRight w:val="0"/>
      <w:marTop w:val="0"/>
      <w:marBottom w:val="0"/>
      <w:divBdr>
        <w:top w:val="none" w:sz="0" w:space="0" w:color="auto"/>
        <w:left w:val="none" w:sz="0" w:space="0" w:color="auto"/>
        <w:bottom w:val="none" w:sz="0" w:space="0" w:color="auto"/>
        <w:right w:val="none" w:sz="0" w:space="0" w:color="auto"/>
      </w:divBdr>
    </w:div>
    <w:div w:id="1255820542">
      <w:marLeft w:val="0"/>
      <w:marRight w:val="0"/>
      <w:marTop w:val="0"/>
      <w:marBottom w:val="0"/>
      <w:divBdr>
        <w:top w:val="none" w:sz="0" w:space="0" w:color="auto"/>
        <w:left w:val="none" w:sz="0" w:space="0" w:color="auto"/>
        <w:bottom w:val="none" w:sz="0" w:space="0" w:color="auto"/>
        <w:right w:val="none" w:sz="0" w:space="0" w:color="auto"/>
      </w:divBdr>
    </w:div>
    <w:div w:id="1255894512">
      <w:marLeft w:val="0"/>
      <w:marRight w:val="0"/>
      <w:marTop w:val="0"/>
      <w:marBottom w:val="0"/>
      <w:divBdr>
        <w:top w:val="none" w:sz="0" w:space="0" w:color="auto"/>
        <w:left w:val="none" w:sz="0" w:space="0" w:color="auto"/>
        <w:bottom w:val="none" w:sz="0" w:space="0" w:color="auto"/>
        <w:right w:val="none" w:sz="0" w:space="0" w:color="auto"/>
      </w:divBdr>
    </w:div>
    <w:div w:id="1255944185">
      <w:marLeft w:val="0"/>
      <w:marRight w:val="0"/>
      <w:marTop w:val="0"/>
      <w:marBottom w:val="0"/>
      <w:divBdr>
        <w:top w:val="none" w:sz="0" w:space="0" w:color="auto"/>
        <w:left w:val="none" w:sz="0" w:space="0" w:color="auto"/>
        <w:bottom w:val="none" w:sz="0" w:space="0" w:color="auto"/>
        <w:right w:val="none" w:sz="0" w:space="0" w:color="auto"/>
      </w:divBdr>
    </w:div>
    <w:div w:id="1256012734">
      <w:marLeft w:val="0"/>
      <w:marRight w:val="0"/>
      <w:marTop w:val="0"/>
      <w:marBottom w:val="0"/>
      <w:divBdr>
        <w:top w:val="none" w:sz="0" w:space="0" w:color="auto"/>
        <w:left w:val="none" w:sz="0" w:space="0" w:color="auto"/>
        <w:bottom w:val="none" w:sz="0" w:space="0" w:color="auto"/>
        <w:right w:val="none" w:sz="0" w:space="0" w:color="auto"/>
      </w:divBdr>
    </w:div>
    <w:div w:id="1256014071">
      <w:marLeft w:val="0"/>
      <w:marRight w:val="0"/>
      <w:marTop w:val="0"/>
      <w:marBottom w:val="0"/>
      <w:divBdr>
        <w:top w:val="none" w:sz="0" w:space="0" w:color="auto"/>
        <w:left w:val="none" w:sz="0" w:space="0" w:color="auto"/>
        <w:bottom w:val="none" w:sz="0" w:space="0" w:color="auto"/>
        <w:right w:val="none" w:sz="0" w:space="0" w:color="auto"/>
      </w:divBdr>
    </w:div>
    <w:div w:id="1256019954">
      <w:marLeft w:val="0"/>
      <w:marRight w:val="0"/>
      <w:marTop w:val="0"/>
      <w:marBottom w:val="0"/>
      <w:divBdr>
        <w:top w:val="none" w:sz="0" w:space="0" w:color="auto"/>
        <w:left w:val="none" w:sz="0" w:space="0" w:color="auto"/>
        <w:bottom w:val="none" w:sz="0" w:space="0" w:color="auto"/>
        <w:right w:val="none" w:sz="0" w:space="0" w:color="auto"/>
      </w:divBdr>
    </w:div>
    <w:div w:id="1256090185">
      <w:marLeft w:val="0"/>
      <w:marRight w:val="0"/>
      <w:marTop w:val="0"/>
      <w:marBottom w:val="0"/>
      <w:divBdr>
        <w:top w:val="none" w:sz="0" w:space="0" w:color="auto"/>
        <w:left w:val="none" w:sz="0" w:space="0" w:color="auto"/>
        <w:bottom w:val="none" w:sz="0" w:space="0" w:color="auto"/>
        <w:right w:val="none" w:sz="0" w:space="0" w:color="auto"/>
      </w:divBdr>
    </w:div>
    <w:div w:id="1256090813">
      <w:marLeft w:val="0"/>
      <w:marRight w:val="0"/>
      <w:marTop w:val="0"/>
      <w:marBottom w:val="0"/>
      <w:divBdr>
        <w:top w:val="none" w:sz="0" w:space="0" w:color="auto"/>
        <w:left w:val="none" w:sz="0" w:space="0" w:color="auto"/>
        <w:bottom w:val="none" w:sz="0" w:space="0" w:color="auto"/>
        <w:right w:val="none" w:sz="0" w:space="0" w:color="auto"/>
      </w:divBdr>
    </w:div>
    <w:div w:id="1256135618">
      <w:marLeft w:val="0"/>
      <w:marRight w:val="0"/>
      <w:marTop w:val="0"/>
      <w:marBottom w:val="0"/>
      <w:divBdr>
        <w:top w:val="none" w:sz="0" w:space="0" w:color="auto"/>
        <w:left w:val="none" w:sz="0" w:space="0" w:color="auto"/>
        <w:bottom w:val="none" w:sz="0" w:space="0" w:color="auto"/>
        <w:right w:val="none" w:sz="0" w:space="0" w:color="auto"/>
      </w:divBdr>
    </w:div>
    <w:div w:id="1256398246">
      <w:marLeft w:val="0"/>
      <w:marRight w:val="0"/>
      <w:marTop w:val="0"/>
      <w:marBottom w:val="0"/>
      <w:divBdr>
        <w:top w:val="none" w:sz="0" w:space="0" w:color="auto"/>
        <w:left w:val="none" w:sz="0" w:space="0" w:color="auto"/>
        <w:bottom w:val="none" w:sz="0" w:space="0" w:color="auto"/>
        <w:right w:val="none" w:sz="0" w:space="0" w:color="auto"/>
      </w:divBdr>
    </w:div>
    <w:div w:id="1256401265">
      <w:marLeft w:val="0"/>
      <w:marRight w:val="0"/>
      <w:marTop w:val="0"/>
      <w:marBottom w:val="0"/>
      <w:divBdr>
        <w:top w:val="none" w:sz="0" w:space="0" w:color="auto"/>
        <w:left w:val="none" w:sz="0" w:space="0" w:color="auto"/>
        <w:bottom w:val="none" w:sz="0" w:space="0" w:color="auto"/>
        <w:right w:val="none" w:sz="0" w:space="0" w:color="auto"/>
      </w:divBdr>
    </w:div>
    <w:div w:id="1256475371">
      <w:marLeft w:val="0"/>
      <w:marRight w:val="0"/>
      <w:marTop w:val="0"/>
      <w:marBottom w:val="0"/>
      <w:divBdr>
        <w:top w:val="none" w:sz="0" w:space="0" w:color="auto"/>
        <w:left w:val="none" w:sz="0" w:space="0" w:color="auto"/>
        <w:bottom w:val="none" w:sz="0" w:space="0" w:color="auto"/>
        <w:right w:val="none" w:sz="0" w:space="0" w:color="auto"/>
      </w:divBdr>
    </w:div>
    <w:div w:id="1256478403">
      <w:marLeft w:val="0"/>
      <w:marRight w:val="0"/>
      <w:marTop w:val="0"/>
      <w:marBottom w:val="0"/>
      <w:divBdr>
        <w:top w:val="none" w:sz="0" w:space="0" w:color="auto"/>
        <w:left w:val="none" w:sz="0" w:space="0" w:color="auto"/>
        <w:bottom w:val="none" w:sz="0" w:space="0" w:color="auto"/>
        <w:right w:val="none" w:sz="0" w:space="0" w:color="auto"/>
      </w:divBdr>
    </w:div>
    <w:div w:id="1256478588">
      <w:marLeft w:val="0"/>
      <w:marRight w:val="0"/>
      <w:marTop w:val="0"/>
      <w:marBottom w:val="0"/>
      <w:divBdr>
        <w:top w:val="none" w:sz="0" w:space="0" w:color="auto"/>
        <w:left w:val="none" w:sz="0" w:space="0" w:color="auto"/>
        <w:bottom w:val="none" w:sz="0" w:space="0" w:color="auto"/>
        <w:right w:val="none" w:sz="0" w:space="0" w:color="auto"/>
      </w:divBdr>
    </w:div>
    <w:div w:id="1256523105">
      <w:marLeft w:val="0"/>
      <w:marRight w:val="0"/>
      <w:marTop w:val="0"/>
      <w:marBottom w:val="0"/>
      <w:divBdr>
        <w:top w:val="none" w:sz="0" w:space="0" w:color="auto"/>
        <w:left w:val="none" w:sz="0" w:space="0" w:color="auto"/>
        <w:bottom w:val="none" w:sz="0" w:space="0" w:color="auto"/>
        <w:right w:val="none" w:sz="0" w:space="0" w:color="auto"/>
      </w:divBdr>
    </w:div>
    <w:div w:id="1256553357">
      <w:marLeft w:val="0"/>
      <w:marRight w:val="0"/>
      <w:marTop w:val="0"/>
      <w:marBottom w:val="0"/>
      <w:divBdr>
        <w:top w:val="none" w:sz="0" w:space="0" w:color="auto"/>
        <w:left w:val="none" w:sz="0" w:space="0" w:color="auto"/>
        <w:bottom w:val="none" w:sz="0" w:space="0" w:color="auto"/>
        <w:right w:val="none" w:sz="0" w:space="0" w:color="auto"/>
      </w:divBdr>
    </w:div>
    <w:div w:id="1256554424">
      <w:marLeft w:val="0"/>
      <w:marRight w:val="0"/>
      <w:marTop w:val="0"/>
      <w:marBottom w:val="0"/>
      <w:divBdr>
        <w:top w:val="none" w:sz="0" w:space="0" w:color="auto"/>
        <w:left w:val="none" w:sz="0" w:space="0" w:color="auto"/>
        <w:bottom w:val="none" w:sz="0" w:space="0" w:color="auto"/>
        <w:right w:val="none" w:sz="0" w:space="0" w:color="auto"/>
      </w:divBdr>
    </w:div>
    <w:div w:id="1256591006">
      <w:marLeft w:val="0"/>
      <w:marRight w:val="0"/>
      <w:marTop w:val="0"/>
      <w:marBottom w:val="0"/>
      <w:divBdr>
        <w:top w:val="none" w:sz="0" w:space="0" w:color="auto"/>
        <w:left w:val="none" w:sz="0" w:space="0" w:color="auto"/>
        <w:bottom w:val="none" w:sz="0" w:space="0" w:color="auto"/>
        <w:right w:val="none" w:sz="0" w:space="0" w:color="auto"/>
      </w:divBdr>
    </w:div>
    <w:div w:id="1256669379">
      <w:marLeft w:val="0"/>
      <w:marRight w:val="0"/>
      <w:marTop w:val="0"/>
      <w:marBottom w:val="0"/>
      <w:divBdr>
        <w:top w:val="none" w:sz="0" w:space="0" w:color="auto"/>
        <w:left w:val="none" w:sz="0" w:space="0" w:color="auto"/>
        <w:bottom w:val="none" w:sz="0" w:space="0" w:color="auto"/>
        <w:right w:val="none" w:sz="0" w:space="0" w:color="auto"/>
      </w:divBdr>
    </w:div>
    <w:div w:id="1256741418">
      <w:marLeft w:val="0"/>
      <w:marRight w:val="0"/>
      <w:marTop w:val="0"/>
      <w:marBottom w:val="0"/>
      <w:divBdr>
        <w:top w:val="none" w:sz="0" w:space="0" w:color="auto"/>
        <w:left w:val="none" w:sz="0" w:space="0" w:color="auto"/>
        <w:bottom w:val="none" w:sz="0" w:space="0" w:color="auto"/>
        <w:right w:val="none" w:sz="0" w:space="0" w:color="auto"/>
      </w:divBdr>
    </w:div>
    <w:div w:id="1256742194">
      <w:marLeft w:val="0"/>
      <w:marRight w:val="0"/>
      <w:marTop w:val="0"/>
      <w:marBottom w:val="0"/>
      <w:divBdr>
        <w:top w:val="none" w:sz="0" w:space="0" w:color="auto"/>
        <w:left w:val="none" w:sz="0" w:space="0" w:color="auto"/>
        <w:bottom w:val="none" w:sz="0" w:space="0" w:color="auto"/>
        <w:right w:val="none" w:sz="0" w:space="0" w:color="auto"/>
      </w:divBdr>
    </w:div>
    <w:div w:id="1256792406">
      <w:marLeft w:val="0"/>
      <w:marRight w:val="0"/>
      <w:marTop w:val="0"/>
      <w:marBottom w:val="0"/>
      <w:divBdr>
        <w:top w:val="none" w:sz="0" w:space="0" w:color="auto"/>
        <w:left w:val="none" w:sz="0" w:space="0" w:color="auto"/>
        <w:bottom w:val="none" w:sz="0" w:space="0" w:color="auto"/>
        <w:right w:val="none" w:sz="0" w:space="0" w:color="auto"/>
      </w:divBdr>
    </w:div>
    <w:div w:id="1256935498">
      <w:marLeft w:val="0"/>
      <w:marRight w:val="0"/>
      <w:marTop w:val="0"/>
      <w:marBottom w:val="0"/>
      <w:divBdr>
        <w:top w:val="none" w:sz="0" w:space="0" w:color="auto"/>
        <w:left w:val="none" w:sz="0" w:space="0" w:color="auto"/>
        <w:bottom w:val="none" w:sz="0" w:space="0" w:color="auto"/>
        <w:right w:val="none" w:sz="0" w:space="0" w:color="auto"/>
      </w:divBdr>
    </w:div>
    <w:div w:id="1256940476">
      <w:marLeft w:val="0"/>
      <w:marRight w:val="0"/>
      <w:marTop w:val="0"/>
      <w:marBottom w:val="0"/>
      <w:divBdr>
        <w:top w:val="none" w:sz="0" w:space="0" w:color="auto"/>
        <w:left w:val="none" w:sz="0" w:space="0" w:color="auto"/>
        <w:bottom w:val="none" w:sz="0" w:space="0" w:color="auto"/>
        <w:right w:val="none" w:sz="0" w:space="0" w:color="auto"/>
      </w:divBdr>
    </w:div>
    <w:div w:id="1257012013">
      <w:marLeft w:val="0"/>
      <w:marRight w:val="0"/>
      <w:marTop w:val="0"/>
      <w:marBottom w:val="0"/>
      <w:divBdr>
        <w:top w:val="none" w:sz="0" w:space="0" w:color="auto"/>
        <w:left w:val="none" w:sz="0" w:space="0" w:color="auto"/>
        <w:bottom w:val="none" w:sz="0" w:space="0" w:color="auto"/>
        <w:right w:val="none" w:sz="0" w:space="0" w:color="auto"/>
      </w:divBdr>
    </w:div>
    <w:div w:id="1257056287">
      <w:marLeft w:val="0"/>
      <w:marRight w:val="0"/>
      <w:marTop w:val="0"/>
      <w:marBottom w:val="0"/>
      <w:divBdr>
        <w:top w:val="none" w:sz="0" w:space="0" w:color="auto"/>
        <w:left w:val="none" w:sz="0" w:space="0" w:color="auto"/>
        <w:bottom w:val="none" w:sz="0" w:space="0" w:color="auto"/>
        <w:right w:val="none" w:sz="0" w:space="0" w:color="auto"/>
      </w:divBdr>
    </w:div>
    <w:div w:id="1257057215">
      <w:marLeft w:val="0"/>
      <w:marRight w:val="0"/>
      <w:marTop w:val="0"/>
      <w:marBottom w:val="0"/>
      <w:divBdr>
        <w:top w:val="none" w:sz="0" w:space="0" w:color="auto"/>
        <w:left w:val="none" w:sz="0" w:space="0" w:color="auto"/>
        <w:bottom w:val="none" w:sz="0" w:space="0" w:color="auto"/>
        <w:right w:val="none" w:sz="0" w:space="0" w:color="auto"/>
      </w:divBdr>
    </w:div>
    <w:div w:id="1257135088">
      <w:marLeft w:val="0"/>
      <w:marRight w:val="0"/>
      <w:marTop w:val="0"/>
      <w:marBottom w:val="0"/>
      <w:divBdr>
        <w:top w:val="none" w:sz="0" w:space="0" w:color="auto"/>
        <w:left w:val="none" w:sz="0" w:space="0" w:color="auto"/>
        <w:bottom w:val="none" w:sz="0" w:space="0" w:color="auto"/>
        <w:right w:val="none" w:sz="0" w:space="0" w:color="auto"/>
      </w:divBdr>
    </w:div>
    <w:div w:id="1257136987">
      <w:marLeft w:val="0"/>
      <w:marRight w:val="0"/>
      <w:marTop w:val="0"/>
      <w:marBottom w:val="0"/>
      <w:divBdr>
        <w:top w:val="none" w:sz="0" w:space="0" w:color="auto"/>
        <w:left w:val="none" w:sz="0" w:space="0" w:color="auto"/>
        <w:bottom w:val="none" w:sz="0" w:space="0" w:color="auto"/>
        <w:right w:val="none" w:sz="0" w:space="0" w:color="auto"/>
      </w:divBdr>
    </w:div>
    <w:div w:id="1257202824">
      <w:marLeft w:val="0"/>
      <w:marRight w:val="0"/>
      <w:marTop w:val="0"/>
      <w:marBottom w:val="0"/>
      <w:divBdr>
        <w:top w:val="none" w:sz="0" w:space="0" w:color="auto"/>
        <w:left w:val="none" w:sz="0" w:space="0" w:color="auto"/>
        <w:bottom w:val="none" w:sz="0" w:space="0" w:color="auto"/>
        <w:right w:val="none" w:sz="0" w:space="0" w:color="auto"/>
      </w:divBdr>
    </w:div>
    <w:div w:id="1257253693">
      <w:marLeft w:val="0"/>
      <w:marRight w:val="0"/>
      <w:marTop w:val="0"/>
      <w:marBottom w:val="0"/>
      <w:divBdr>
        <w:top w:val="none" w:sz="0" w:space="0" w:color="auto"/>
        <w:left w:val="none" w:sz="0" w:space="0" w:color="auto"/>
        <w:bottom w:val="none" w:sz="0" w:space="0" w:color="auto"/>
        <w:right w:val="none" w:sz="0" w:space="0" w:color="auto"/>
      </w:divBdr>
    </w:div>
    <w:div w:id="1257323693">
      <w:marLeft w:val="0"/>
      <w:marRight w:val="0"/>
      <w:marTop w:val="0"/>
      <w:marBottom w:val="0"/>
      <w:divBdr>
        <w:top w:val="none" w:sz="0" w:space="0" w:color="auto"/>
        <w:left w:val="none" w:sz="0" w:space="0" w:color="auto"/>
        <w:bottom w:val="none" w:sz="0" w:space="0" w:color="auto"/>
        <w:right w:val="none" w:sz="0" w:space="0" w:color="auto"/>
      </w:divBdr>
    </w:div>
    <w:div w:id="1257330097">
      <w:marLeft w:val="0"/>
      <w:marRight w:val="0"/>
      <w:marTop w:val="0"/>
      <w:marBottom w:val="0"/>
      <w:divBdr>
        <w:top w:val="none" w:sz="0" w:space="0" w:color="auto"/>
        <w:left w:val="none" w:sz="0" w:space="0" w:color="auto"/>
        <w:bottom w:val="none" w:sz="0" w:space="0" w:color="auto"/>
        <w:right w:val="none" w:sz="0" w:space="0" w:color="auto"/>
      </w:divBdr>
    </w:div>
    <w:div w:id="1257402144">
      <w:marLeft w:val="0"/>
      <w:marRight w:val="0"/>
      <w:marTop w:val="0"/>
      <w:marBottom w:val="0"/>
      <w:divBdr>
        <w:top w:val="none" w:sz="0" w:space="0" w:color="auto"/>
        <w:left w:val="none" w:sz="0" w:space="0" w:color="auto"/>
        <w:bottom w:val="none" w:sz="0" w:space="0" w:color="auto"/>
        <w:right w:val="none" w:sz="0" w:space="0" w:color="auto"/>
      </w:divBdr>
    </w:div>
    <w:div w:id="1257448054">
      <w:marLeft w:val="0"/>
      <w:marRight w:val="0"/>
      <w:marTop w:val="0"/>
      <w:marBottom w:val="0"/>
      <w:divBdr>
        <w:top w:val="none" w:sz="0" w:space="0" w:color="auto"/>
        <w:left w:val="none" w:sz="0" w:space="0" w:color="auto"/>
        <w:bottom w:val="none" w:sz="0" w:space="0" w:color="auto"/>
        <w:right w:val="none" w:sz="0" w:space="0" w:color="auto"/>
      </w:divBdr>
    </w:div>
    <w:div w:id="1257514595">
      <w:marLeft w:val="0"/>
      <w:marRight w:val="0"/>
      <w:marTop w:val="0"/>
      <w:marBottom w:val="0"/>
      <w:divBdr>
        <w:top w:val="none" w:sz="0" w:space="0" w:color="auto"/>
        <w:left w:val="none" w:sz="0" w:space="0" w:color="auto"/>
        <w:bottom w:val="none" w:sz="0" w:space="0" w:color="auto"/>
        <w:right w:val="none" w:sz="0" w:space="0" w:color="auto"/>
      </w:divBdr>
    </w:div>
    <w:div w:id="1257515402">
      <w:marLeft w:val="0"/>
      <w:marRight w:val="0"/>
      <w:marTop w:val="0"/>
      <w:marBottom w:val="0"/>
      <w:divBdr>
        <w:top w:val="none" w:sz="0" w:space="0" w:color="auto"/>
        <w:left w:val="none" w:sz="0" w:space="0" w:color="auto"/>
        <w:bottom w:val="none" w:sz="0" w:space="0" w:color="auto"/>
        <w:right w:val="none" w:sz="0" w:space="0" w:color="auto"/>
      </w:divBdr>
    </w:div>
    <w:div w:id="1257517689">
      <w:marLeft w:val="0"/>
      <w:marRight w:val="0"/>
      <w:marTop w:val="0"/>
      <w:marBottom w:val="0"/>
      <w:divBdr>
        <w:top w:val="none" w:sz="0" w:space="0" w:color="auto"/>
        <w:left w:val="none" w:sz="0" w:space="0" w:color="auto"/>
        <w:bottom w:val="none" w:sz="0" w:space="0" w:color="auto"/>
        <w:right w:val="none" w:sz="0" w:space="0" w:color="auto"/>
      </w:divBdr>
    </w:div>
    <w:div w:id="1257520449">
      <w:marLeft w:val="0"/>
      <w:marRight w:val="0"/>
      <w:marTop w:val="0"/>
      <w:marBottom w:val="0"/>
      <w:divBdr>
        <w:top w:val="none" w:sz="0" w:space="0" w:color="auto"/>
        <w:left w:val="none" w:sz="0" w:space="0" w:color="auto"/>
        <w:bottom w:val="none" w:sz="0" w:space="0" w:color="auto"/>
        <w:right w:val="none" w:sz="0" w:space="0" w:color="auto"/>
      </w:divBdr>
    </w:div>
    <w:div w:id="1257591456">
      <w:marLeft w:val="0"/>
      <w:marRight w:val="0"/>
      <w:marTop w:val="0"/>
      <w:marBottom w:val="0"/>
      <w:divBdr>
        <w:top w:val="none" w:sz="0" w:space="0" w:color="auto"/>
        <w:left w:val="none" w:sz="0" w:space="0" w:color="auto"/>
        <w:bottom w:val="none" w:sz="0" w:space="0" w:color="auto"/>
        <w:right w:val="none" w:sz="0" w:space="0" w:color="auto"/>
      </w:divBdr>
    </w:div>
    <w:div w:id="1257667304">
      <w:bodyDiv w:val="1"/>
      <w:marLeft w:val="0"/>
      <w:marRight w:val="0"/>
      <w:marTop w:val="0"/>
      <w:marBottom w:val="0"/>
      <w:divBdr>
        <w:top w:val="none" w:sz="0" w:space="0" w:color="auto"/>
        <w:left w:val="none" w:sz="0" w:space="0" w:color="auto"/>
        <w:bottom w:val="none" w:sz="0" w:space="0" w:color="auto"/>
        <w:right w:val="none" w:sz="0" w:space="0" w:color="auto"/>
      </w:divBdr>
    </w:div>
    <w:div w:id="1257712416">
      <w:marLeft w:val="0"/>
      <w:marRight w:val="0"/>
      <w:marTop w:val="0"/>
      <w:marBottom w:val="0"/>
      <w:divBdr>
        <w:top w:val="none" w:sz="0" w:space="0" w:color="auto"/>
        <w:left w:val="none" w:sz="0" w:space="0" w:color="auto"/>
        <w:bottom w:val="none" w:sz="0" w:space="0" w:color="auto"/>
        <w:right w:val="none" w:sz="0" w:space="0" w:color="auto"/>
      </w:divBdr>
    </w:div>
    <w:div w:id="1257833405">
      <w:marLeft w:val="0"/>
      <w:marRight w:val="0"/>
      <w:marTop w:val="0"/>
      <w:marBottom w:val="0"/>
      <w:divBdr>
        <w:top w:val="none" w:sz="0" w:space="0" w:color="auto"/>
        <w:left w:val="none" w:sz="0" w:space="0" w:color="auto"/>
        <w:bottom w:val="none" w:sz="0" w:space="0" w:color="auto"/>
        <w:right w:val="none" w:sz="0" w:space="0" w:color="auto"/>
      </w:divBdr>
    </w:div>
    <w:div w:id="1258055228">
      <w:marLeft w:val="0"/>
      <w:marRight w:val="0"/>
      <w:marTop w:val="0"/>
      <w:marBottom w:val="0"/>
      <w:divBdr>
        <w:top w:val="none" w:sz="0" w:space="0" w:color="auto"/>
        <w:left w:val="none" w:sz="0" w:space="0" w:color="auto"/>
        <w:bottom w:val="none" w:sz="0" w:space="0" w:color="auto"/>
        <w:right w:val="none" w:sz="0" w:space="0" w:color="auto"/>
      </w:divBdr>
    </w:div>
    <w:div w:id="1258097424">
      <w:marLeft w:val="0"/>
      <w:marRight w:val="0"/>
      <w:marTop w:val="0"/>
      <w:marBottom w:val="0"/>
      <w:divBdr>
        <w:top w:val="none" w:sz="0" w:space="0" w:color="auto"/>
        <w:left w:val="none" w:sz="0" w:space="0" w:color="auto"/>
        <w:bottom w:val="none" w:sz="0" w:space="0" w:color="auto"/>
        <w:right w:val="none" w:sz="0" w:space="0" w:color="auto"/>
      </w:divBdr>
    </w:div>
    <w:div w:id="1258246780">
      <w:marLeft w:val="0"/>
      <w:marRight w:val="0"/>
      <w:marTop w:val="0"/>
      <w:marBottom w:val="0"/>
      <w:divBdr>
        <w:top w:val="none" w:sz="0" w:space="0" w:color="auto"/>
        <w:left w:val="none" w:sz="0" w:space="0" w:color="auto"/>
        <w:bottom w:val="none" w:sz="0" w:space="0" w:color="auto"/>
        <w:right w:val="none" w:sz="0" w:space="0" w:color="auto"/>
      </w:divBdr>
    </w:div>
    <w:div w:id="1258296641">
      <w:marLeft w:val="0"/>
      <w:marRight w:val="0"/>
      <w:marTop w:val="0"/>
      <w:marBottom w:val="0"/>
      <w:divBdr>
        <w:top w:val="none" w:sz="0" w:space="0" w:color="auto"/>
        <w:left w:val="none" w:sz="0" w:space="0" w:color="auto"/>
        <w:bottom w:val="none" w:sz="0" w:space="0" w:color="auto"/>
        <w:right w:val="none" w:sz="0" w:space="0" w:color="auto"/>
      </w:divBdr>
    </w:div>
    <w:div w:id="1258438662">
      <w:marLeft w:val="0"/>
      <w:marRight w:val="0"/>
      <w:marTop w:val="0"/>
      <w:marBottom w:val="0"/>
      <w:divBdr>
        <w:top w:val="none" w:sz="0" w:space="0" w:color="auto"/>
        <w:left w:val="none" w:sz="0" w:space="0" w:color="auto"/>
        <w:bottom w:val="none" w:sz="0" w:space="0" w:color="auto"/>
        <w:right w:val="none" w:sz="0" w:space="0" w:color="auto"/>
      </w:divBdr>
    </w:div>
    <w:div w:id="1258442747">
      <w:marLeft w:val="0"/>
      <w:marRight w:val="0"/>
      <w:marTop w:val="0"/>
      <w:marBottom w:val="0"/>
      <w:divBdr>
        <w:top w:val="none" w:sz="0" w:space="0" w:color="auto"/>
        <w:left w:val="none" w:sz="0" w:space="0" w:color="auto"/>
        <w:bottom w:val="none" w:sz="0" w:space="0" w:color="auto"/>
        <w:right w:val="none" w:sz="0" w:space="0" w:color="auto"/>
      </w:divBdr>
    </w:div>
    <w:div w:id="1258516602">
      <w:marLeft w:val="0"/>
      <w:marRight w:val="0"/>
      <w:marTop w:val="0"/>
      <w:marBottom w:val="0"/>
      <w:divBdr>
        <w:top w:val="none" w:sz="0" w:space="0" w:color="auto"/>
        <w:left w:val="none" w:sz="0" w:space="0" w:color="auto"/>
        <w:bottom w:val="none" w:sz="0" w:space="0" w:color="auto"/>
        <w:right w:val="none" w:sz="0" w:space="0" w:color="auto"/>
      </w:divBdr>
    </w:div>
    <w:div w:id="1258518783">
      <w:marLeft w:val="0"/>
      <w:marRight w:val="0"/>
      <w:marTop w:val="0"/>
      <w:marBottom w:val="0"/>
      <w:divBdr>
        <w:top w:val="none" w:sz="0" w:space="0" w:color="auto"/>
        <w:left w:val="none" w:sz="0" w:space="0" w:color="auto"/>
        <w:bottom w:val="none" w:sz="0" w:space="0" w:color="auto"/>
        <w:right w:val="none" w:sz="0" w:space="0" w:color="auto"/>
      </w:divBdr>
    </w:div>
    <w:div w:id="1258562979">
      <w:marLeft w:val="0"/>
      <w:marRight w:val="0"/>
      <w:marTop w:val="0"/>
      <w:marBottom w:val="0"/>
      <w:divBdr>
        <w:top w:val="none" w:sz="0" w:space="0" w:color="auto"/>
        <w:left w:val="none" w:sz="0" w:space="0" w:color="auto"/>
        <w:bottom w:val="none" w:sz="0" w:space="0" w:color="auto"/>
        <w:right w:val="none" w:sz="0" w:space="0" w:color="auto"/>
      </w:divBdr>
    </w:div>
    <w:div w:id="1258633620">
      <w:marLeft w:val="0"/>
      <w:marRight w:val="0"/>
      <w:marTop w:val="0"/>
      <w:marBottom w:val="0"/>
      <w:divBdr>
        <w:top w:val="none" w:sz="0" w:space="0" w:color="auto"/>
        <w:left w:val="none" w:sz="0" w:space="0" w:color="auto"/>
        <w:bottom w:val="none" w:sz="0" w:space="0" w:color="auto"/>
        <w:right w:val="none" w:sz="0" w:space="0" w:color="auto"/>
      </w:divBdr>
    </w:div>
    <w:div w:id="1258633752">
      <w:marLeft w:val="0"/>
      <w:marRight w:val="0"/>
      <w:marTop w:val="0"/>
      <w:marBottom w:val="0"/>
      <w:divBdr>
        <w:top w:val="none" w:sz="0" w:space="0" w:color="auto"/>
        <w:left w:val="none" w:sz="0" w:space="0" w:color="auto"/>
        <w:bottom w:val="none" w:sz="0" w:space="0" w:color="auto"/>
        <w:right w:val="none" w:sz="0" w:space="0" w:color="auto"/>
      </w:divBdr>
    </w:div>
    <w:div w:id="1258710529">
      <w:marLeft w:val="0"/>
      <w:marRight w:val="0"/>
      <w:marTop w:val="0"/>
      <w:marBottom w:val="0"/>
      <w:divBdr>
        <w:top w:val="none" w:sz="0" w:space="0" w:color="auto"/>
        <w:left w:val="none" w:sz="0" w:space="0" w:color="auto"/>
        <w:bottom w:val="none" w:sz="0" w:space="0" w:color="auto"/>
        <w:right w:val="none" w:sz="0" w:space="0" w:color="auto"/>
      </w:divBdr>
    </w:div>
    <w:div w:id="1258716182">
      <w:marLeft w:val="0"/>
      <w:marRight w:val="0"/>
      <w:marTop w:val="0"/>
      <w:marBottom w:val="0"/>
      <w:divBdr>
        <w:top w:val="none" w:sz="0" w:space="0" w:color="auto"/>
        <w:left w:val="none" w:sz="0" w:space="0" w:color="auto"/>
        <w:bottom w:val="none" w:sz="0" w:space="0" w:color="auto"/>
        <w:right w:val="none" w:sz="0" w:space="0" w:color="auto"/>
      </w:divBdr>
    </w:div>
    <w:div w:id="1258755769">
      <w:marLeft w:val="0"/>
      <w:marRight w:val="0"/>
      <w:marTop w:val="0"/>
      <w:marBottom w:val="0"/>
      <w:divBdr>
        <w:top w:val="none" w:sz="0" w:space="0" w:color="auto"/>
        <w:left w:val="none" w:sz="0" w:space="0" w:color="auto"/>
        <w:bottom w:val="none" w:sz="0" w:space="0" w:color="auto"/>
        <w:right w:val="none" w:sz="0" w:space="0" w:color="auto"/>
      </w:divBdr>
    </w:div>
    <w:div w:id="1258833743">
      <w:marLeft w:val="0"/>
      <w:marRight w:val="0"/>
      <w:marTop w:val="0"/>
      <w:marBottom w:val="0"/>
      <w:divBdr>
        <w:top w:val="none" w:sz="0" w:space="0" w:color="auto"/>
        <w:left w:val="none" w:sz="0" w:space="0" w:color="auto"/>
        <w:bottom w:val="none" w:sz="0" w:space="0" w:color="auto"/>
        <w:right w:val="none" w:sz="0" w:space="0" w:color="auto"/>
      </w:divBdr>
    </w:div>
    <w:div w:id="1258903909">
      <w:marLeft w:val="0"/>
      <w:marRight w:val="0"/>
      <w:marTop w:val="0"/>
      <w:marBottom w:val="0"/>
      <w:divBdr>
        <w:top w:val="none" w:sz="0" w:space="0" w:color="auto"/>
        <w:left w:val="none" w:sz="0" w:space="0" w:color="auto"/>
        <w:bottom w:val="none" w:sz="0" w:space="0" w:color="auto"/>
        <w:right w:val="none" w:sz="0" w:space="0" w:color="auto"/>
      </w:divBdr>
    </w:div>
    <w:div w:id="1258909199">
      <w:marLeft w:val="0"/>
      <w:marRight w:val="0"/>
      <w:marTop w:val="0"/>
      <w:marBottom w:val="0"/>
      <w:divBdr>
        <w:top w:val="none" w:sz="0" w:space="0" w:color="auto"/>
        <w:left w:val="none" w:sz="0" w:space="0" w:color="auto"/>
        <w:bottom w:val="none" w:sz="0" w:space="0" w:color="auto"/>
        <w:right w:val="none" w:sz="0" w:space="0" w:color="auto"/>
      </w:divBdr>
    </w:div>
    <w:div w:id="1258949921">
      <w:bodyDiv w:val="1"/>
      <w:marLeft w:val="0"/>
      <w:marRight w:val="0"/>
      <w:marTop w:val="0"/>
      <w:marBottom w:val="0"/>
      <w:divBdr>
        <w:top w:val="none" w:sz="0" w:space="0" w:color="auto"/>
        <w:left w:val="none" w:sz="0" w:space="0" w:color="auto"/>
        <w:bottom w:val="none" w:sz="0" w:space="0" w:color="auto"/>
        <w:right w:val="none" w:sz="0" w:space="0" w:color="auto"/>
      </w:divBdr>
    </w:div>
    <w:div w:id="1259094554">
      <w:bodyDiv w:val="1"/>
      <w:marLeft w:val="0"/>
      <w:marRight w:val="0"/>
      <w:marTop w:val="0"/>
      <w:marBottom w:val="0"/>
      <w:divBdr>
        <w:top w:val="none" w:sz="0" w:space="0" w:color="auto"/>
        <w:left w:val="none" w:sz="0" w:space="0" w:color="auto"/>
        <w:bottom w:val="none" w:sz="0" w:space="0" w:color="auto"/>
        <w:right w:val="none" w:sz="0" w:space="0" w:color="auto"/>
      </w:divBdr>
    </w:div>
    <w:div w:id="1259095549">
      <w:marLeft w:val="0"/>
      <w:marRight w:val="0"/>
      <w:marTop w:val="0"/>
      <w:marBottom w:val="0"/>
      <w:divBdr>
        <w:top w:val="none" w:sz="0" w:space="0" w:color="auto"/>
        <w:left w:val="none" w:sz="0" w:space="0" w:color="auto"/>
        <w:bottom w:val="none" w:sz="0" w:space="0" w:color="auto"/>
        <w:right w:val="none" w:sz="0" w:space="0" w:color="auto"/>
      </w:divBdr>
    </w:div>
    <w:div w:id="1259143206">
      <w:marLeft w:val="0"/>
      <w:marRight w:val="0"/>
      <w:marTop w:val="0"/>
      <w:marBottom w:val="0"/>
      <w:divBdr>
        <w:top w:val="none" w:sz="0" w:space="0" w:color="auto"/>
        <w:left w:val="none" w:sz="0" w:space="0" w:color="auto"/>
        <w:bottom w:val="none" w:sz="0" w:space="0" w:color="auto"/>
        <w:right w:val="none" w:sz="0" w:space="0" w:color="auto"/>
      </w:divBdr>
    </w:div>
    <w:div w:id="1259214357">
      <w:marLeft w:val="0"/>
      <w:marRight w:val="0"/>
      <w:marTop w:val="0"/>
      <w:marBottom w:val="0"/>
      <w:divBdr>
        <w:top w:val="none" w:sz="0" w:space="0" w:color="auto"/>
        <w:left w:val="none" w:sz="0" w:space="0" w:color="auto"/>
        <w:bottom w:val="none" w:sz="0" w:space="0" w:color="auto"/>
        <w:right w:val="none" w:sz="0" w:space="0" w:color="auto"/>
      </w:divBdr>
    </w:div>
    <w:div w:id="1259294230">
      <w:marLeft w:val="0"/>
      <w:marRight w:val="0"/>
      <w:marTop w:val="0"/>
      <w:marBottom w:val="0"/>
      <w:divBdr>
        <w:top w:val="none" w:sz="0" w:space="0" w:color="auto"/>
        <w:left w:val="none" w:sz="0" w:space="0" w:color="auto"/>
        <w:bottom w:val="none" w:sz="0" w:space="0" w:color="auto"/>
        <w:right w:val="none" w:sz="0" w:space="0" w:color="auto"/>
      </w:divBdr>
    </w:div>
    <w:div w:id="1259366891">
      <w:marLeft w:val="0"/>
      <w:marRight w:val="0"/>
      <w:marTop w:val="0"/>
      <w:marBottom w:val="0"/>
      <w:divBdr>
        <w:top w:val="none" w:sz="0" w:space="0" w:color="auto"/>
        <w:left w:val="none" w:sz="0" w:space="0" w:color="auto"/>
        <w:bottom w:val="none" w:sz="0" w:space="0" w:color="auto"/>
        <w:right w:val="none" w:sz="0" w:space="0" w:color="auto"/>
      </w:divBdr>
    </w:div>
    <w:div w:id="1259370604">
      <w:marLeft w:val="0"/>
      <w:marRight w:val="0"/>
      <w:marTop w:val="0"/>
      <w:marBottom w:val="0"/>
      <w:divBdr>
        <w:top w:val="none" w:sz="0" w:space="0" w:color="auto"/>
        <w:left w:val="none" w:sz="0" w:space="0" w:color="auto"/>
        <w:bottom w:val="none" w:sz="0" w:space="0" w:color="auto"/>
        <w:right w:val="none" w:sz="0" w:space="0" w:color="auto"/>
      </w:divBdr>
    </w:div>
    <w:div w:id="1259555884">
      <w:marLeft w:val="0"/>
      <w:marRight w:val="0"/>
      <w:marTop w:val="0"/>
      <w:marBottom w:val="0"/>
      <w:divBdr>
        <w:top w:val="none" w:sz="0" w:space="0" w:color="auto"/>
        <w:left w:val="none" w:sz="0" w:space="0" w:color="auto"/>
        <w:bottom w:val="none" w:sz="0" w:space="0" w:color="auto"/>
        <w:right w:val="none" w:sz="0" w:space="0" w:color="auto"/>
      </w:divBdr>
    </w:div>
    <w:div w:id="1259558730">
      <w:marLeft w:val="0"/>
      <w:marRight w:val="0"/>
      <w:marTop w:val="0"/>
      <w:marBottom w:val="0"/>
      <w:divBdr>
        <w:top w:val="none" w:sz="0" w:space="0" w:color="auto"/>
        <w:left w:val="none" w:sz="0" w:space="0" w:color="auto"/>
        <w:bottom w:val="none" w:sz="0" w:space="0" w:color="auto"/>
        <w:right w:val="none" w:sz="0" w:space="0" w:color="auto"/>
      </w:divBdr>
    </w:div>
    <w:div w:id="1259603123">
      <w:marLeft w:val="0"/>
      <w:marRight w:val="0"/>
      <w:marTop w:val="0"/>
      <w:marBottom w:val="0"/>
      <w:divBdr>
        <w:top w:val="none" w:sz="0" w:space="0" w:color="auto"/>
        <w:left w:val="none" w:sz="0" w:space="0" w:color="auto"/>
        <w:bottom w:val="none" w:sz="0" w:space="0" w:color="auto"/>
        <w:right w:val="none" w:sz="0" w:space="0" w:color="auto"/>
      </w:divBdr>
    </w:div>
    <w:div w:id="1259606589">
      <w:marLeft w:val="0"/>
      <w:marRight w:val="0"/>
      <w:marTop w:val="0"/>
      <w:marBottom w:val="0"/>
      <w:divBdr>
        <w:top w:val="none" w:sz="0" w:space="0" w:color="auto"/>
        <w:left w:val="none" w:sz="0" w:space="0" w:color="auto"/>
        <w:bottom w:val="none" w:sz="0" w:space="0" w:color="auto"/>
        <w:right w:val="none" w:sz="0" w:space="0" w:color="auto"/>
      </w:divBdr>
    </w:div>
    <w:div w:id="1259631727">
      <w:marLeft w:val="0"/>
      <w:marRight w:val="0"/>
      <w:marTop w:val="0"/>
      <w:marBottom w:val="0"/>
      <w:divBdr>
        <w:top w:val="none" w:sz="0" w:space="0" w:color="auto"/>
        <w:left w:val="none" w:sz="0" w:space="0" w:color="auto"/>
        <w:bottom w:val="none" w:sz="0" w:space="0" w:color="auto"/>
        <w:right w:val="none" w:sz="0" w:space="0" w:color="auto"/>
      </w:divBdr>
    </w:div>
    <w:div w:id="1259633717">
      <w:marLeft w:val="0"/>
      <w:marRight w:val="0"/>
      <w:marTop w:val="0"/>
      <w:marBottom w:val="0"/>
      <w:divBdr>
        <w:top w:val="none" w:sz="0" w:space="0" w:color="auto"/>
        <w:left w:val="none" w:sz="0" w:space="0" w:color="auto"/>
        <w:bottom w:val="none" w:sz="0" w:space="0" w:color="auto"/>
        <w:right w:val="none" w:sz="0" w:space="0" w:color="auto"/>
      </w:divBdr>
    </w:div>
    <w:div w:id="1259634410">
      <w:marLeft w:val="0"/>
      <w:marRight w:val="0"/>
      <w:marTop w:val="0"/>
      <w:marBottom w:val="0"/>
      <w:divBdr>
        <w:top w:val="none" w:sz="0" w:space="0" w:color="auto"/>
        <w:left w:val="none" w:sz="0" w:space="0" w:color="auto"/>
        <w:bottom w:val="none" w:sz="0" w:space="0" w:color="auto"/>
        <w:right w:val="none" w:sz="0" w:space="0" w:color="auto"/>
      </w:divBdr>
    </w:div>
    <w:div w:id="1259673488">
      <w:marLeft w:val="0"/>
      <w:marRight w:val="0"/>
      <w:marTop w:val="0"/>
      <w:marBottom w:val="0"/>
      <w:divBdr>
        <w:top w:val="none" w:sz="0" w:space="0" w:color="auto"/>
        <w:left w:val="none" w:sz="0" w:space="0" w:color="auto"/>
        <w:bottom w:val="none" w:sz="0" w:space="0" w:color="auto"/>
        <w:right w:val="none" w:sz="0" w:space="0" w:color="auto"/>
      </w:divBdr>
    </w:div>
    <w:div w:id="1259675054">
      <w:marLeft w:val="0"/>
      <w:marRight w:val="0"/>
      <w:marTop w:val="0"/>
      <w:marBottom w:val="0"/>
      <w:divBdr>
        <w:top w:val="none" w:sz="0" w:space="0" w:color="auto"/>
        <w:left w:val="none" w:sz="0" w:space="0" w:color="auto"/>
        <w:bottom w:val="none" w:sz="0" w:space="0" w:color="auto"/>
        <w:right w:val="none" w:sz="0" w:space="0" w:color="auto"/>
      </w:divBdr>
    </w:div>
    <w:div w:id="1259830274">
      <w:marLeft w:val="0"/>
      <w:marRight w:val="0"/>
      <w:marTop w:val="0"/>
      <w:marBottom w:val="0"/>
      <w:divBdr>
        <w:top w:val="none" w:sz="0" w:space="0" w:color="auto"/>
        <w:left w:val="none" w:sz="0" w:space="0" w:color="auto"/>
        <w:bottom w:val="none" w:sz="0" w:space="0" w:color="auto"/>
        <w:right w:val="none" w:sz="0" w:space="0" w:color="auto"/>
      </w:divBdr>
    </w:div>
    <w:div w:id="1259830371">
      <w:marLeft w:val="0"/>
      <w:marRight w:val="0"/>
      <w:marTop w:val="0"/>
      <w:marBottom w:val="0"/>
      <w:divBdr>
        <w:top w:val="none" w:sz="0" w:space="0" w:color="auto"/>
        <w:left w:val="none" w:sz="0" w:space="0" w:color="auto"/>
        <w:bottom w:val="none" w:sz="0" w:space="0" w:color="auto"/>
        <w:right w:val="none" w:sz="0" w:space="0" w:color="auto"/>
      </w:divBdr>
    </w:div>
    <w:div w:id="1259869316">
      <w:bodyDiv w:val="1"/>
      <w:marLeft w:val="0"/>
      <w:marRight w:val="0"/>
      <w:marTop w:val="0"/>
      <w:marBottom w:val="0"/>
      <w:divBdr>
        <w:top w:val="none" w:sz="0" w:space="0" w:color="auto"/>
        <w:left w:val="none" w:sz="0" w:space="0" w:color="auto"/>
        <w:bottom w:val="none" w:sz="0" w:space="0" w:color="auto"/>
        <w:right w:val="none" w:sz="0" w:space="0" w:color="auto"/>
      </w:divBdr>
    </w:div>
    <w:div w:id="1259869603">
      <w:marLeft w:val="0"/>
      <w:marRight w:val="0"/>
      <w:marTop w:val="0"/>
      <w:marBottom w:val="0"/>
      <w:divBdr>
        <w:top w:val="none" w:sz="0" w:space="0" w:color="auto"/>
        <w:left w:val="none" w:sz="0" w:space="0" w:color="auto"/>
        <w:bottom w:val="none" w:sz="0" w:space="0" w:color="auto"/>
        <w:right w:val="none" w:sz="0" w:space="0" w:color="auto"/>
      </w:divBdr>
    </w:div>
    <w:div w:id="1259944677">
      <w:marLeft w:val="0"/>
      <w:marRight w:val="0"/>
      <w:marTop w:val="0"/>
      <w:marBottom w:val="0"/>
      <w:divBdr>
        <w:top w:val="none" w:sz="0" w:space="0" w:color="auto"/>
        <w:left w:val="none" w:sz="0" w:space="0" w:color="auto"/>
        <w:bottom w:val="none" w:sz="0" w:space="0" w:color="auto"/>
        <w:right w:val="none" w:sz="0" w:space="0" w:color="auto"/>
      </w:divBdr>
    </w:div>
    <w:div w:id="1260018778">
      <w:marLeft w:val="0"/>
      <w:marRight w:val="0"/>
      <w:marTop w:val="0"/>
      <w:marBottom w:val="0"/>
      <w:divBdr>
        <w:top w:val="none" w:sz="0" w:space="0" w:color="auto"/>
        <w:left w:val="none" w:sz="0" w:space="0" w:color="auto"/>
        <w:bottom w:val="none" w:sz="0" w:space="0" w:color="auto"/>
        <w:right w:val="none" w:sz="0" w:space="0" w:color="auto"/>
      </w:divBdr>
    </w:div>
    <w:div w:id="1260143971">
      <w:marLeft w:val="0"/>
      <w:marRight w:val="0"/>
      <w:marTop w:val="0"/>
      <w:marBottom w:val="0"/>
      <w:divBdr>
        <w:top w:val="none" w:sz="0" w:space="0" w:color="auto"/>
        <w:left w:val="none" w:sz="0" w:space="0" w:color="auto"/>
        <w:bottom w:val="none" w:sz="0" w:space="0" w:color="auto"/>
        <w:right w:val="none" w:sz="0" w:space="0" w:color="auto"/>
      </w:divBdr>
    </w:div>
    <w:div w:id="1260258109">
      <w:marLeft w:val="0"/>
      <w:marRight w:val="0"/>
      <w:marTop w:val="0"/>
      <w:marBottom w:val="0"/>
      <w:divBdr>
        <w:top w:val="none" w:sz="0" w:space="0" w:color="auto"/>
        <w:left w:val="none" w:sz="0" w:space="0" w:color="auto"/>
        <w:bottom w:val="none" w:sz="0" w:space="0" w:color="auto"/>
        <w:right w:val="none" w:sz="0" w:space="0" w:color="auto"/>
      </w:divBdr>
    </w:div>
    <w:div w:id="1260287714">
      <w:marLeft w:val="0"/>
      <w:marRight w:val="0"/>
      <w:marTop w:val="0"/>
      <w:marBottom w:val="0"/>
      <w:divBdr>
        <w:top w:val="none" w:sz="0" w:space="0" w:color="auto"/>
        <w:left w:val="none" w:sz="0" w:space="0" w:color="auto"/>
        <w:bottom w:val="none" w:sz="0" w:space="0" w:color="auto"/>
        <w:right w:val="none" w:sz="0" w:space="0" w:color="auto"/>
      </w:divBdr>
    </w:div>
    <w:div w:id="1260600248">
      <w:marLeft w:val="0"/>
      <w:marRight w:val="0"/>
      <w:marTop w:val="0"/>
      <w:marBottom w:val="0"/>
      <w:divBdr>
        <w:top w:val="none" w:sz="0" w:space="0" w:color="auto"/>
        <w:left w:val="none" w:sz="0" w:space="0" w:color="auto"/>
        <w:bottom w:val="none" w:sz="0" w:space="0" w:color="auto"/>
        <w:right w:val="none" w:sz="0" w:space="0" w:color="auto"/>
      </w:divBdr>
    </w:div>
    <w:div w:id="1260676359">
      <w:marLeft w:val="0"/>
      <w:marRight w:val="0"/>
      <w:marTop w:val="0"/>
      <w:marBottom w:val="0"/>
      <w:divBdr>
        <w:top w:val="none" w:sz="0" w:space="0" w:color="auto"/>
        <w:left w:val="none" w:sz="0" w:space="0" w:color="auto"/>
        <w:bottom w:val="none" w:sz="0" w:space="0" w:color="auto"/>
        <w:right w:val="none" w:sz="0" w:space="0" w:color="auto"/>
      </w:divBdr>
    </w:div>
    <w:div w:id="1260866170">
      <w:marLeft w:val="0"/>
      <w:marRight w:val="0"/>
      <w:marTop w:val="0"/>
      <w:marBottom w:val="0"/>
      <w:divBdr>
        <w:top w:val="none" w:sz="0" w:space="0" w:color="auto"/>
        <w:left w:val="none" w:sz="0" w:space="0" w:color="auto"/>
        <w:bottom w:val="none" w:sz="0" w:space="0" w:color="auto"/>
        <w:right w:val="none" w:sz="0" w:space="0" w:color="auto"/>
      </w:divBdr>
    </w:div>
    <w:div w:id="1260944271">
      <w:marLeft w:val="0"/>
      <w:marRight w:val="0"/>
      <w:marTop w:val="0"/>
      <w:marBottom w:val="0"/>
      <w:divBdr>
        <w:top w:val="none" w:sz="0" w:space="0" w:color="auto"/>
        <w:left w:val="none" w:sz="0" w:space="0" w:color="auto"/>
        <w:bottom w:val="none" w:sz="0" w:space="0" w:color="auto"/>
        <w:right w:val="none" w:sz="0" w:space="0" w:color="auto"/>
      </w:divBdr>
    </w:div>
    <w:div w:id="1261135130">
      <w:marLeft w:val="0"/>
      <w:marRight w:val="0"/>
      <w:marTop w:val="0"/>
      <w:marBottom w:val="0"/>
      <w:divBdr>
        <w:top w:val="none" w:sz="0" w:space="0" w:color="auto"/>
        <w:left w:val="none" w:sz="0" w:space="0" w:color="auto"/>
        <w:bottom w:val="none" w:sz="0" w:space="0" w:color="auto"/>
        <w:right w:val="none" w:sz="0" w:space="0" w:color="auto"/>
      </w:divBdr>
    </w:div>
    <w:div w:id="1261185049">
      <w:marLeft w:val="0"/>
      <w:marRight w:val="0"/>
      <w:marTop w:val="0"/>
      <w:marBottom w:val="0"/>
      <w:divBdr>
        <w:top w:val="none" w:sz="0" w:space="0" w:color="auto"/>
        <w:left w:val="none" w:sz="0" w:space="0" w:color="auto"/>
        <w:bottom w:val="none" w:sz="0" w:space="0" w:color="auto"/>
        <w:right w:val="none" w:sz="0" w:space="0" w:color="auto"/>
      </w:divBdr>
    </w:div>
    <w:div w:id="1261261355">
      <w:marLeft w:val="0"/>
      <w:marRight w:val="0"/>
      <w:marTop w:val="0"/>
      <w:marBottom w:val="0"/>
      <w:divBdr>
        <w:top w:val="none" w:sz="0" w:space="0" w:color="auto"/>
        <w:left w:val="none" w:sz="0" w:space="0" w:color="auto"/>
        <w:bottom w:val="none" w:sz="0" w:space="0" w:color="auto"/>
        <w:right w:val="none" w:sz="0" w:space="0" w:color="auto"/>
      </w:divBdr>
    </w:div>
    <w:div w:id="1261261423">
      <w:marLeft w:val="0"/>
      <w:marRight w:val="0"/>
      <w:marTop w:val="0"/>
      <w:marBottom w:val="0"/>
      <w:divBdr>
        <w:top w:val="none" w:sz="0" w:space="0" w:color="auto"/>
        <w:left w:val="none" w:sz="0" w:space="0" w:color="auto"/>
        <w:bottom w:val="none" w:sz="0" w:space="0" w:color="auto"/>
        <w:right w:val="none" w:sz="0" w:space="0" w:color="auto"/>
      </w:divBdr>
    </w:div>
    <w:div w:id="1261328751">
      <w:marLeft w:val="0"/>
      <w:marRight w:val="0"/>
      <w:marTop w:val="0"/>
      <w:marBottom w:val="0"/>
      <w:divBdr>
        <w:top w:val="none" w:sz="0" w:space="0" w:color="auto"/>
        <w:left w:val="none" w:sz="0" w:space="0" w:color="auto"/>
        <w:bottom w:val="none" w:sz="0" w:space="0" w:color="auto"/>
        <w:right w:val="none" w:sz="0" w:space="0" w:color="auto"/>
      </w:divBdr>
    </w:div>
    <w:div w:id="1261372113">
      <w:marLeft w:val="0"/>
      <w:marRight w:val="0"/>
      <w:marTop w:val="0"/>
      <w:marBottom w:val="0"/>
      <w:divBdr>
        <w:top w:val="none" w:sz="0" w:space="0" w:color="auto"/>
        <w:left w:val="none" w:sz="0" w:space="0" w:color="auto"/>
        <w:bottom w:val="none" w:sz="0" w:space="0" w:color="auto"/>
        <w:right w:val="none" w:sz="0" w:space="0" w:color="auto"/>
      </w:divBdr>
    </w:div>
    <w:div w:id="1261373371">
      <w:marLeft w:val="0"/>
      <w:marRight w:val="0"/>
      <w:marTop w:val="0"/>
      <w:marBottom w:val="0"/>
      <w:divBdr>
        <w:top w:val="none" w:sz="0" w:space="0" w:color="auto"/>
        <w:left w:val="none" w:sz="0" w:space="0" w:color="auto"/>
        <w:bottom w:val="none" w:sz="0" w:space="0" w:color="auto"/>
        <w:right w:val="none" w:sz="0" w:space="0" w:color="auto"/>
      </w:divBdr>
    </w:div>
    <w:div w:id="1261403789">
      <w:marLeft w:val="0"/>
      <w:marRight w:val="0"/>
      <w:marTop w:val="0"/>
      <w:marBottom w:val="0"/>
      <w:divBdr>
        <w:top w:val="none" w:sz="0" w:space="0" w:color="auto"/>
        <w:left w:val="none" w:sz="0" w:space="0" w:color="auto"/>
        <w:bottom w:val="none" w:sz="0" w:space="0" w:color="auto"/>
        <w:right w:val="none" w:sz="0" w:space="0" w:color="auto"/>
      </w:divBdr>
    </w:div>
    <w:div w:id="1261446207">
      <w:marLeft w:val="0"/>
      <w:marRight w:val="0"/>
      <w:marTop w:val="0"/>
      <w:marBottom w:val="0"/>
      <w:divBdr>
        <w:top w:val="none" w:sz="0" w:space="0" w:color="auto"/>
        <w:left w:val="none" w:sz="0" w:space="0" w:color="auto"/>
        <w:bottom w:val="none" w:sz="0" w:space="0" w:color="auto"/>
        <w:right w:val="none" w:sz="0" w:space="0" w:color="auto"/>
      </w:divBdr>
    </w:div>
    <w:div w:id="1261523633">
      <w:marLeft w:val="0"/>
      <w:marRight w:val="0"/>
      <w:marTop w:val="0"/>
      <w:marBottom w:val="0"/>
      <w:divBdr>
        <w:top w:val="none" w:sz="0" w:space="0" w:color="auto"/>
        <w:left w:val="none" w:sz="0" w:space="0" w:color="auto"/>
        <w:bottom w:val="none" w:sz="0" w:space="0" w:color="auto"/>
        <w:right w:val="none" w:sz="0" w:space="0" w:color="auto"/>
      </w:divBdr>
    </w:div>
    <w:div w:id="1261527936">
      <w:marLeft w:val="0"/>
      <w:marRight w:val="0"/>
      <w:marTop w:val="0"/>
      <w:marBottom w:val="0"/>
      <w:divBdr>
        <w:top w:val="none" w:sz="0" w:space="0" w:color="auto"/>
        <w:left w:val="none" w:sz="0" w:space="0" w:color="auto"/>
        <w:bottom w:val="none" w:sz="0" w:space="0" w:color="auto"/>
        <w:right w:val="none" w:sz="0" w:space="0" w:color="auto"/>
      </w:divBdr>
    </w:div>
    <w:div w:id="1261568171">
      <w:marLeft w:val="0"/>
      <w:marRight w:val="0"/>
      <w:marTop w:val="0"/>
      <w:marBottom w:val="0"/>
      <w:divBdr>
        <w:top w:val="none" w:sz="0" w:space="0" w:color="auto"/>
        <w:left w:val="none" w:sz="0" w:space="0" w:color="auto"/>
        <w:bottom w:val="none" w:sz="0" w:space="0" w:color="auto"/>
        <w:right w:val="none" w:sz="0" w:space="0" w:color="auto"/>
      </w:divBdr>
    </w:div>
    <w:div w:id="1261597666">
      <w:marLeft w:val="0"/>
      <w:marRight w:val="0"/>
      <w:marTop w:val="0"/>
      <w:marBottom w:val="0"/>
      <w:divBdr>
        <w:top w:val="none" w:sz="0" w:space="0" w:color="auto"/>
        <w:left w:val="none" w:sz="0" w:space="0" w:color="auto"/>
        <w:bottom w:val="none" w:sz="0" w:space="0" w:color="auto"/>
        <w:right w:val="none" w:sz="0" w:space="0" w:color="auto"/>
      </w:divBdr>
    </w:div>
    <w:div w:id="1261600726">
      <w:marLeft w:val="0"/>
      <w:marRight w:val="0"/>
      <w:marTop w:val="0"/>
      <w:marBottom w:val="0"/>
      <w:divBdr>
        <w:top w:val="none" w:sz="0" w:space="0" w:color="auto"/>
        <w:left w:val="none" w:sz="0" w:space="0" w:color="auto"/>
        <w:bottom w:val="none" w:sz="0" w:space="0" w:color="auto"/>
        <w:right w:val="none" w:sz="0" w:space="0" w:color="auto"/>
      </w:divBdr>
    </w:div>
    <w:div w:id="1261647833">
      <w:marLeft w:val="0"/>
      <w:marRight w:val="0"/>
      <w:marTop w:val="0"/>
      <w:marBottom w:val="0"/>
      <w:divBdr>
        <w:top w:val="none" w:sz="0" w:space="0" w:color="auto"/>
        <w:left w:val="none" w:sz="0" w:space="0" w:color="auto"/>
        <w:bottom w:val="none" w:sz="0" w:space="0" w:color="auto"/>
        <w:right w:val="none" w:sz="0" w:space="0" w:color="auto"/>
      </w:divBdr>
    </w:div>
    <w:div w:id="1261714741">
      <w:marLeft w:val="0"/>
      <w:marRight w:val="0"/>
      <w:marTop w:val="0"/>
      <w:marBottom w:val="0"/>
      <w:divBdr>
        <w:top w:val="none" w:sz="0" w:space="0" w:color="auto"/>
        <w:left w:val="none" w:sz="0" w:space="0" w:color="auto"/>
        <w:bottom w:val="none" w:sz="0" w:space="0" w:color="auto"/>
        <w:right w:val="none" w:sz="0" w:space="0" w:color="auto"/>
      </w:divBdr>
    </w:div>
    <w:div w:id="1261722071">
      <w:marLeft w:val="0"/>
      <w:marRight w:val="0"/>
      <w:marTop w:val="0"/>
      <w:marBottom w:val="0"/>
      <w:divBdr>
        <w:top w:val="none" w:sz="0" w:space="0" w:color="auto"/>
        <w:left w:val="none" w:sz="0" w:space="0" w:color="auto"/>
        <w:bottom w:val="none" w:sz="0" w:space="0" w:color="auto"/>
        <w:right w:val="none" w:sz="0" w:space="0" w:color="auto"/>
      </w:divBdr>
    </w:div>
    <w:div w:id="1261723767">
      <w:marLeft w:val="0"/>
      <w:marRight w:val="0"/>
      <w:marTop w:val="0"/>
      <w:marBottom w:val="0"/>
      <w:divBdr>
        <w:top w:val="none" w:sz="0" w:space="0" w:color="auto"/>
        <w:left w:val="none" w:sz="0" w:space="0" w:color="auto"/>
        <w:bottom w:val="none" w:sz="0" w:space="0" w:color="auto"/>
        <w:right w:val="none" w:sz="0" w:space="0" w:color="auto"/>
      </w:divBdr>
    </w:div>
    <w:div w:id="1261793801">
      <w:marLeft w:val="0"/>
      <w:marRight w:val="0"/>
      <w:marTop w:val="0"/>
      <w:marBottom w:val="0"/>
      <w:divBdr>
        <w:top w:val="none" w:sz="0" w:space="0" w:color="auto"/>
        <w:left w:val="none" w:sz="0" w:space="0" w:color="auto"/>
        <w:bottom w:val="none" w:sz="0" w:space="0" w:color="auto"/>
        <w:right w:val="none" w:sz="0" w:space="0" w:color="auto"/>
      </w:divBdr>
    </w:div>
    <w:div w:id="1261910361">
      <w:marLeft w:val="0"/>
      <w:marRight w:val="0"/>
      <w:marTop w:val="0"/>
      <w:marBottom w:val="0"/>
      <w:divBdr>
        <w:top w:val="none" w:sz="0" w:space="0" w:color="auto"/>
        <w:left w:val="none" w:sz="0" w:space="0" w:color="auto"/>
        <w:bottom w:val="none" w:sz="0" w:space="0" w:color="auto"/>
        <w:right w:val="none" w:sz="0" w:space="0" w:color="auto"/>
      </w:divBdr>
    </w:div>
    <w:div w:id="1262027114">
      <w:marLeft w:val="0"/>
      <w:marRight w:val="0"/>
      <w:marTop w:val="0"/>
      <w:marBottom w:val="0"/>
      <w:divBdr>
        <w:top w:val="none" w:sz="0" w:space="0" w:color="auto"/>
        <w:left w:val="none" w:sz="0" w:space="0" w:color="auto"/>
        <w:bottom w:val="none" w:sz="0" w:space="0" w:color="auto"/>
        <w:right w:val="none" w:sz="0" w:space="0" w:color="auto"/>
      </w:divBdr>
    </w:div>
    <w:div w:id="1262031956">
      <w:marLeft w:val="0"/>
      <w:marRight w:val="0"/>
      <w:marTop w:val="0"/>
      <w:marBottom w:val="0"/>
      <w:divBdr>
        <w:top w:val="none" w:sz="0" w:space="0" w:color="auto"/>
        <w:left w:val="none" w:sz="0" w:space="0" w:color="auto"/>
        <w:bottom w:val="none" w:sz="0" w:space="0" w:color="auto"/>
        <w:right w:val="none" w:sz="0" w:space="0" w:color="auto"/>
      </w:divBdr>
    </w:div>
    <w:div w:id="1262032349">
      <w:marLeft w:val="0"/>
      <w:marRight w:val="0"/>
      <w:marTop w:val="0"/>
      <w:marBottom w:val="0"/>
      <w:divBdr>
        <w:top w:val="none" w:sz="0" w:space="0" w:color="auto"/>
        <w:left w:val="none" w:sz="0" w:space="0" w:color="auto"/>
        <w:bottom w:val="none" w:sz="0" w:space="0" w:color="auto"/>
        <w:right w:val="none" w:sz="0" w:space="0" w:color="auto"/>
      </w:divBdr>
    </w:div>
    <w:div w:id="1262058988">
      <w:marLeft w:val="0"/>
      <w:marRight w:val="0"/>
      <w:marTop w:val="0"/>
      <w:marBottom w:val="0"/>
      <w:divBdr>
        <w:top w:val="none" w:sz="0" w:space="0" w:color="auto"/>
        <w:left w:val="none" w:sz="0" w:space="0" w:color="auto"/>
        <w:bottom w:val="none" w:sz="0" w:space="0" w:color="auto"/>
        <w:right w:val="none" w:sz="0" w:space="0" w:color="auto"/>
      </w:divBdr>
    </w:div>
    <w:div w:id="1262105628">
      <w:marLeft w:val="0"/>
      <w:marRight w:val="0"/>
      <w:marTop w:val="0"/>
      <w:marBottom w:val="0"/>
      <w:divBdr>
        <w:top w:val="none" w:sz="0" w:space="0" w:color="auto"/>
        <w:left w:val="none" w:sz="0" w:space="0" w:color="auto"/>
        <w:bottom w:val="none" w:sz="0" w:space="0" w:color="auto"/>
        <w:right w:val="none" w:sz="0" w:space="0" w:color="auto"/>
      </w:divBdr>
    </w:div>
    <w:div w:id="1262177344">
      <w:marLeft w:val="0"/>
      <w:marRight w:val="0"/>
      <w:marTop w:val="0"/>
      <w:marBottom w:val="0"/>
      <w:divBdr>
        <w:top w:val="none" w:sz="0" w:space="0" w:color="auto"/>
        <w:left w:val="none" w:sz="0" w:space="0" w:color="auto"/>
        <w:bottom w:val="none" w:sz="0" w:space="0" w:color="auto"/>
        <w:right w:val="none" w:sz="0" w:space="0" w:color="auto"/>
      </w:divBdr>
    </w:div>
    <w:div w:id="1262185798">
      <w:marLeft w:val="0"/>
      <w:marRight w:val="0"/>
      <w:marTop w:val="0"/>
      <w:marBottom w:val="0"/>
      <w:divBdr>
        <w:top w:val="none" w:sz="0" w:space="0" w:color="auto"/>
        <w:left w:val="none" w:sz="0" w:space="0" w:color="auto"/>
        <w:bottom w:val="none" w:sz="0" w:space="0" w:color="auto"/>
        <w:right w:val="none" w:sz="0" w:space="0" w:color="auto"/>
      </w:divBdr>
    </w:div>
    <w:div w:id="1262253791">
      <w:marLeft w:val="0"/>
      <w:marRight w:val="0"/>
      <w:marTop w:val="0"/>
      <w:marBottom w:val="0"/>
      <w:divBdr>
        <w:top w:val="none" w:sz="0" w:space="0" w:color="auto"/>
        <w:left w:val="none" w:sz="0" w:space="0" w:color="auto"/>
        <w:bottom w:val="none" w:sz="0" w:space="0" w:color="auto"/>
        <w:right w:val="none" w:sz="0" w:space="0" w:color="auto"/>
      </w:divBdr>
    </w:div>
    <w:div w:id="1262300562">
      <w:marLeft w:val="0"/>
      <w:marRight w:val="0"/>
      <w:marTop w:val="0"/>
      <w:marBottom w:val="0"/>
      <w:divBdr>
        <w:top w:val="none" w:sz="0" w:space="0" w:color="auto"/>
        <w:left w:val="none" w:sz="0" w:space="0" w:color="auto"/>
        <w:bottom w:val="none" w:sz="0" w:space="0" w:color="auto"/>
        <w:right w:val="none" w:sz="0" w:space="0" w:color="auto"/>
      </w:divBdr>
    </w:div>
    <w:div w:id="1262369591">
      <w:marLeft w:val="0"/>
      <w:marRight w:val="0"/>
      <w:marTop w:val="0"/>
      <w:marBottom w:val="0"/>
      <w:divBdr>
        <w:top w:val="none" w:sz="0" w:space="0" w:color="auto"/>
        <w:left w:val="none" w:sz="0" w:space="0" w:color="auto"/>
        <w:bottom w:val="none" w:sz="0" w:space="0" w:color="auto"/>
        <w:right w:val="none" w:sz="0" w:space="0" w:color="auto"/>
      </w:divBdr>
    </w:div>
    <w:div w:id="1262378451">
      <w:marLeft w:val="0"/>
      <w:marRight w:val="0"/>
      <w:marTop w:val="0"/>
      <w:marBottom w:val="0"/>
      <w:divBdr>
        <w:top w:val="none" w:sz="0" w:space="0" w:color="auto"/>
        <w:left w:val="none" w:sz="0" w:space="0" w:color="auto"/>
        <w:bottom w:val="none" w:sz="0" w:space="0" w:color="auto"/>
        <w:right w:val="none" w:sz="0" w:space="0" w:color="auto"/>
      </w:divBdr>
    </w:div>
    <w:div w:id="1262488144">
      <w:marLeft w:val="0"/>
      <w:marRight w:val="0"/>
      <w:marTop w:val="0"/>
      <w:marBottom w:val="0"/>
      <w:divBdr>
        <w:top w:val="none" w:sz="0" w:space="0" w:color="auto"/>
        <w:left w:val="none" w:sz="0" w:space="0" w:color="auto"/>
        <w:bottom w:val="none" w:sz="0" w:space="0" w:color="auto"/>
        <w:right w:val="none" w:sz="0" w:space="0" w:color="auto"/>
      </w:divBdr>
    </w:div>
    <w:div w:id="1262571537">
      <w:marLeft w:val="0"/>
      <w:marRight w:val="0"/>
      <w:marTop w:val="0"/>
      <w:marBottom w:val="0"/>
      <w:divBdr>
        <w:top w:val="none" w:sz="0" w:space="0" w:color="auto"/>
        <w:left w:val="none" w:sz="0" w:space="0" w:color="auto"/>
        <w:bottom w:val="none" w:sz="0" w:space="0" w:color="auto"/>
        <w:right w:val="none" w:sz="0" w:space="0" w:color="auto"/>
      </w:divBdr>
    </w:div>
    <w:div w:id="1263027330">
      <w:marLeft w:val="0"/>
      <w:marRight w:val="0"/>
      <w:marTop w:val="0"/>
      <w:marBottom w:val="0"/>
      <w:divBdr>
        <w:top w:val="none" w:sz="0" w:space="0" w:color="auto"/>
        <w:left w:val="none" w:sz="0" w:space="0" w:color="auto"/>
        <w:bottom w:val="none" w:sz="0" w:space="0" w:color="auto"/>
        <w:right w:val="none" w:sz="0" w:space="0" w:color="auto"/>
      </w:divBdr>
    </w:div>
    <w:div w:id="1263222824">
      <w:marLeft w:val="0"/>
      <w:marRight w:val="0"/>
      <w:marTop w:val="0"/>
      <w:marBottom w:val="0"/>
      <w:divBdr>
        <w:top w:val="none" w:sz="0" w:space="0" w:color="auto"/>
        <w:left w:val="none" w:sz="0" w:space="0" w:color="auto"/>
        <w:bottom w:val="none" w:sz="0" w:space="0" w:color="auto"/>
        <w:right w:val="none" w:sz="0" w:space="0" w:color="auto"/>
      </w:divBdr>
    </w:div>
    <w:div w:id="1263223334">
      <w:marLeft w:val="0"/>
      <w:marRight w:val="0"/>
      <w:marTop w:val="0"/>
      <w:marBottom w:val="0"/>
      <w:divBdr>
        <w:top w:val="none" w:sz="0" w:space="0" w:color="auto"/>
        <w:left w:val="none" w:sz="0" w:space="0" w:color="auto"/>
        <w:bottom w:val="none" w:sz="0" w:space="0" w:color="auto"/>
        <w:right w:val="none" w:sz="0" w:space="0" w:color="auto"/>
      </w:divBdr>
    </w:div>
    <w:div w:id="1263224369">
      <w:marLeft w:val="0"/>
      <w:marRight w:val="0"/>
      <w:marTop w:val="0"/>
      <w:marBottom w:val="0"/>
      <w:divBdr>
        <w:top w:val="none" w:sz="0" w:space="0" w:color="auto"/>
        <w:left w:val="none" w:sz="0" w:space="0" w:color="auto"/>
        <w:bottom w:val="none" w:sz="0" w:space="0" w:color="auto"/>
        <w:right w:val="none" w:sz="0" w:space="0" w:color="auto"/>
      </w:divBdr>
    </w:div>
    <w:div w:id="1263293923">
      <w:marLeft w:val="0"/>
      <w:marRight w:val="0"/>
      <w:marTop w:val="0"/>
      <w:marBottom w:val="0"/>
      <w:divBdr>
        <w:top w:val="none" w:sz="0" w:space="0" w:color="auto"/>
        <w:left w:val="none" w:sz="0" w:space="0" w:color="auto"/>
        <w:bottom w:val="none" w:sz="0" w:space="0" w:color="auto"/>
        <w:right w:val="none" w:sz="0" w:space="0" w:color="auto"/>
      </w:divBdr>
    </w:div>
    <w:div w:id="1263294784">
      <w:marLeft w:val="0"/>
      <w:marRight w:val="0"/>
      <w:marTop w:val="0"/>
      <w:marBottom w:val="0"/>
      <w:divBdr>
        <w:top w:val="none" w:sz="0" w:space="0" w:color="auto"/>
        <w:left w:val="none" w:sz="0" w:space="0" w:color="auto"/>
        <w:bottom w:val="none" w:sz="0" w:space="0" w:color="auto"/>
        <w:right w:val="none" w:sz="0" w:space="0" w:color="auto"/>
      </w:divBdr>
    </w:div>
    <w:div w:id="1263487935">
      <w:marLeft w:val="0"/>
      <w:marRight w:val="0"/>
      <w:marTop w:val="0"/>
      <w:marBottom w:val="0"/>
      <w:divBdr>
        <w:top w:val="none" w:sz="0" w:space="0" w:color="auto"/>
        <w:left w:val="none" w:sz="0" w:space="0" w:color="auto"/>
        <w:bottom w:val="none" w:sz="0" w:space="0" w:color="auto"/>
        <w:right w:val="none" w:sz="0" w:space="0" w:color="auto"/>
      </w:divBdr>
    </w:div>
    <w:div w:id="1263490580">
      <w:marLeft w:val="0"/>
      <w:marRight w:val="0"/>
      <w:marTop w:val="0"/>
      <w:marBottom w:val="0"/>
      <w:divBdr>
        <w:top w:val="none" w:sz="0" w:space="0" w:color="auto"/>
        <w:left w:val="none" w:sz="0" w:space="0" w:color="auto"/>
        <w:bottom w:val="none" w:sz="0" w:space="0" w:color="auto"/>
        <w:right w:val="none" w:sz="0" w:space="0" w:color="auto"/>
      </w:divBdr>
    </w:div>
    <w:div w:id="1263535904">
      <w:marLeft w:val="0"/>
      <w:marRight w:val="0"/>
      <w:marTop w:val="0"/>
      <w:marBottom w:val="0"/>
      <w:divBdr>
        <w:top w:val="none" w:sz="0" w:space="0" w:color="auto"/>
        <w:left w:val="none" w:sz="0" w:space="0" w:color="auto"/>
        <w:bottom w:val="none" w:sz="0" w:space="0" w:color="auto"/>
        <w:right w:val="none" w:sz="0" w:space="0" w:color="auto"/>
      </w:divBdr>
    </w:div>
    <w:div w:id="1263536358">
      <w:marLeft w:val="0"/>
      <w:marRight w:val="0"/>
      <w:marTop w:val="0"/>
      <w:marBottom w:val="0"/>
      <w:divBdr>
        <w:top w:val="none" w:sz="0" w:space="0" w:color="auto"/>
        <w:left w:val="none" w:sz="0" w:space="0" w:color="auto"/>
        <w:bottom w:val="none" w:sz="0" w:space="0" w:color="auto"/>
        <w:right w:val="none" w:sz="0" w:space="0" w:color="auto"/>
      </w:divBdr>
    </w:div>
    <w:div w:id="1263537201">
      <w:marLeft w:val="0"/>
      <w:marRight w:val="0"/>
      <w:marTop w:val="0"/>
      <w:marBottom w:val="0"/>
      <w:divBdr>
        <w:top w:val="none" w:sz="0" w:space="0" w:color="auto"/>
        <w:left w:val="none" w:sz="0" w:space="0" w:color="auto"/>
        <w:bottom w:val="none" w:sz="0" w:space="0" w:color="auto"/>
        <w:right w:val="none" w:sz="0" w:space="0" w:color="auto"/>
      </w:divBdr>
    </w:div>
    <w:div w:id="1263613314">
      <w:marLeft w:val="0"/>
      <w:marRight w:val="0"/>
      <w:marTop w:val="0"/>
      <w:marBottom w:val="0"/>
      <w:divBdr>
        <w:top w:val="none" w:sz="0" w:space="0" w:color="auto"/>
        <w:left w:val="none" w:sz="0" w:space="0" w:color="auto"/>
        <w:bottom w:val="none" w:sz="0" w:space="0" w:color="auto"/>
        <w:right w:val="none" w:sz="0" w:space="0" w:color="auto"/>
      </w:divBdr>
    </w:div>
    <w:div w:id="1263684409">
      <w:marLeft w:val="0"/>
      <w:marRight w:val="0"/>
      <w:marTop w:val="0"/>
      <w:marBottom w:val="0"/>
      <w:divBdr>
        <w:top w:val="none" w:sz="0" w:space="0" w:color="auto"/>
        <w:left w:val="none" w:sz="0" w:space="0" w:color="auto"/>
        <w:bottom w:val="none" w:sz="0" w:space="0" w:color="auto"/>
        <w:right w:val="none" w:sz="0" w:space="0" w:color="auto"/>
      </w:divBdr>
    </w:div>
    <w:div w:id="1263805038">
      <w:marLeft w:val="0"/>
      <w:marRight w:val="0"/>
      <w:marTop w:val="0"/>
      <w:marBottom w:val="0"/>
      <w:divBdr>
        <w:top w:val="none" w:sz="0" w:space="0" w:color="auto"/>
        <w:left w:val="none" w:sz="0" w:space="0" w:color="auto"/>
        <w:bottom w:val="none" w:sz="0" w:space="0" w:color="auto"/>
        <w:right w:val="none" w:sz="0" w:space="0" w:color="auto"/>
      </w:divBdr>
    </w:div>
    <w:div w:id="1263877240">
      <w:marLeft w:val="0"/>
      <w:marRight w:val="0"/>
      <w:marTop w:val="0"/>
      <w:marBottom w:val="0"/>
      <w:divBdr>
        <w:top w:val="none" w:sz="0" w:space="0" w:color="auto"/>
        <w:left w:val="none" w:sz="0" w:space="0" w:color="auto"/>
        <w:bottom w:val="none" w:sz="0" w:space="0" w:color="auto"/>
        <w:right w:val="none" w:sz="0" w:space="0" w:color="auto"/>
      </w:divBdr>
    </w:div>
    <w:div w:id="1263877816">
      <w:marLeft w:val="0"/>
      <w:marRight w:val="0"/>
      <w:marTop w:val="0"/>
      <w:marBottom w:val="0"/>
      <w:divBdr>
        <w:top w:val="none" w:sz="0" w:space="0" w:color="auto"/>
        <w:left w:val="none" w:sz="0" w:space="0" w:color="auto"/>
        <w:bottom w:val="none" w:sz="0" w:space="0" w:color="auto"/>
        <w:right w:val="none" w:sz="0" w:space="0" w:color="auto"/>
      </w:divBdr>
    </w:div>
    <w:div w:id="1263882112">
      <w:marLeft w:val="0"/>
      <w:marRight w:val="0"/>
      <w:marTop w:val="0"/>
      <w:marBottom w:val="0"/>
      <w:divBdr>
        <w:top w:val="none" w:sz="0" w:space="0" w:color="auto"/>
        <w:left w:val="none" w:sz="0" w:space="0" w:color="auto"/>
        <w:bottom w:val="none" w:sz="0" w:space="0" w:color="auto"/>
        <w:right w:val="none" w:sz="0" w:space="0" w:color="auto"/>
      </w:divBdr>
    </w:div>
    <w:div w:id="1263950786">
      <w:marLeft w:val="0"/>
      <w:marRight w:val="0"/>
      <w:marTop w:val="0"/>
      <w:marBottom w:val="0"/>
      <w:divBdr>
        <w:top w:val="none" w:sz="0" w:space="0" w:color="auto"/>
        <w:left w:val="none" w:sz="0" w:space="0" w:color="auto"/>
        <w:bottom w:val="none" w:sz="0" w:space="0" w:color="auto"/>
        <w:right w:val="none" w:sz="0" w:space="0" w:color="auto"/>
      </w:divBdr>
    </w:div>
    <w:div w:id="1263954432">
      <w:marLeft w:val="0"/>
      <w:marRight w:val="0"/>
      <w:marTop w:val="0"/>
      <w:marBottom w:val="0"/>
      <w:divBdr>
        <w:top w:val="none" w:sz="0" w:space="0" w:color="auto"/>
        <w:left w:val="none" w:sz="0" w:space="0" w:color="auto"/>
        <w:bottom w:val="none" w:sz="0" w:space="0" w:color="auto"/>
        <w:right w:val="none" w:sz="0" w:space="0" w:color="auto"/>
      </w:divBdr>
    </w:div>
    <w:div w:id="1263956353">
      <w:marLeft w:val="0"/>
      <w:marRight w:val="0"/>
      <w:marTop w:val="0"/>
      <w:marBottom w:val="0"/>
      <w:divBdr>
        <w:top w:val="none" w:sz="0" w:space="0" w:color="auto"/>
        <w:left w:val="none" w:sz="0" w:space="0" w:color="auto"/>
        <w:bottom w:val="none" w:sz="0" w:space="0" w:color="auto"/>
        <w:right w:val="none" w:sz="0" w:space="0" w:color="auto"/>
      </w:divBdr>
    </w:div>
    <w:div w:id="1263999045">
      <w:marLeft w:val="0"/>
      <w:marRight w:val="0"/>
      <w:marTop w:val="0"/>
      <w:marBottom w:val="0"/>
      <w:divBdr>
        <w:top w:val="none" w:sz="0" w:space="0" w:color="auto"/>
        <w:left w:val="none" w:sz="0" w:space="0" w:color="auto"/>
        <w:bottom w:val="none" w:sz="0" w:space="0" w:color="auto"/>
        <w:right w:val="none" w:sz="0" w:space="0" w:color="auto"/>
      </w:divBdr>
    </w:div>
    <w:div w:id="1264069650">
      <w:bodyDiv w:val="1"/>
      <w:marLeft w:val="0"/>
      <w:marRight w:val="0"/>
      <w:marTop w:val="0"/>
      <w:marBottom w:val="0"/>
      <w:divBdr>
        <w:top w:val="none" w:sz="0" w:space="0" w:color="auto"/>
        <w:left w:val="none" w:sz="0" w:space="0" w:color="auto"/>
        <w:bottom w:val="none" w:sz="0" w:space="0" w:color="auto"/>
        <w:right w:val="none" w:sz="0" w:space="0" w:color="auto"/>
      </w:divBdr>
    </w:div>
    <w:div w:id="1264070797">
      <w:marLeft w:val="0"/>
      <w:marRight w:val="0"/>
      <w:marTop w:val="0"/>
      <w:marBottom w:val="0"/>
      <w:divBdr>
        <w:top w:val="none" w:sz="0" w:space="0" w:color="auto"/>
        <w:left w:val="none" w:sz="0" w:space="0" w:color="auto"/>
        <w:bottom w:val="none" w:sz="0" w:space="0" w:color="auto"/>
        <w:right w:val="none" w:sz="0" w:space="0" w:color="auto"/>
      </w:divBdr>
    </w:div>
    <w:div w:id="1264218359">
      <w:marLeft w:val="0"/>
      <w:marRight w:val="0"/>
      <w:marTop w:val="0"/>
      <w:marBottom w:val="0"/>
      <w:divBdr>
        <w:top w:val="none" w:sz="0" w:space="0" w:color="auto"/>
        <w:left w:val="none" w:sz="0" w:space="0" w:color="auto"/>
        <w:bottom w:val="none" w:sz="0" w:space="0" w:color="auto"/>
        <w:right w:val="none" w:sz="0" w:space="0" w:color="auto"/>
      </w:divBdr>
    </w:div>
    <w:div w:id="1264260857">
      <w:marLeft w:val="0"/>
      <w:marRight w:val="0"/>
      <w:marTop w:val="0"/>
      <w:marBottom w:val="0"/>
      <w:divBdr>
        <w:top w:val="none" w:sz="0" w:space="0" w:color="auto"/>
        <w:left w:val="none" w:sz="0" w:space="0" w:color="auto"/>
        <w:bottom w:val="none" w:sz="0" w:space="0" w:color="auto"/>
        <w:right w:val="none" w:sz="0" w:space="0" w:color="auto"/>
      </w:divBdr>
    </w:div>
    <w:div w:id="1264338108">
      <w:marLeft w:val="0"/>
      <w:marRight w:val="0"/>
      <w:marTop w:val="0"/>
      <w:marBottom w:val="0"/>
      <w:divBdr>
        <w:top w:val="none" w:sz="0" w:space="0" w:color="auto"/>
        <w:left w:val="none" w:sz="0" w:space="0" w:color="auto"/>
        <w:bottom w:val="none" w:sz="0" w:space="0" w:color="auto"/>
        <w:right w:val="none" w:sz="0" w:space="0" w:color="auto"/>
      </w:divBdr>
    </w:div>
    <w:div w:id="1264459460">
      <w:marLeft w:val="0"/>
      <w:marRight w:val="0"/>
      <w:marTop w:val="0"/>
      <w:marBottom w:val="0"/>
      <w:divBdr>
        <w:top w:val="none" w:sz="0" w:space="0" w:color="auto"/>
        <w:left w:val="none" w:sz="0" w:space="0" w:color="auto"/>
        <w:bottom w:val="none" w:sz="0" w:space="0" w:color="auto"/>
        <w:right w:val="none" w:sz="0" w:space="0" w:color="auto"/>
      </w:divBdr>
    </w:div>
    <w:div w:id="1264604962">
      <w:marLeft w:val="0"/>
      <w:marRight w:val="0"/>
      <w:marTop w:val="0"/>
      <w:marBottom w:val="0"/>
      <w:divBdr>
        <w:top w:val="none" w:sz="0" w:space="0" w:color="auto"/>
        <w:left w:val="none" w:sz="0" w:space="0" w:color="auto"/>
        <w:bottom w:val="none" w:sz="0" w:space="0" w:color="auto"/>
        <w:right w:val="none" w:sz="0" w:space="0" w:color="auto"/>
      </w:divBdr>
    </w:div>
    <w:div w:id="1264606178">
      <w:marLeft w:val="0"/>
      <w:marRight w:val="0"/>
      <w:marTop w:val="0"/>
      <w:marBottom w:val="0"/>
      <w:divBdr>
        <w:top w:val="none" w:sz="0" w:space="0" w:color="auto"/>
        <w:left w:val="none" w:sz="0" w:space="0" w:color="auto"/>
        <w:bottom w:val="none" w:sz="0" w:space="0" w:color="auto"/>
        <w:right w:val="none" w:sz="0" w:space="0" w:color="auto"/>
      </w:divBdr>
    </w:div>
    <w:div w:id="1264608370">
      <w:marLeft w:val="0"/>
      <w:marRight w:val="0"/>
      <w:marTop w:val="0"/>
      <w:marBottom w:val="0"/>
      <w:divBdr>
        <w:top w:val="none" w:sz="0" w:space="0" w:color="auto"/>
        <w:left w:val="none" w:sz="0" w:space="0" w:color="auto"/>
        <w:bottom w:val="none" w:sz="0" w:space="0" w:color="auto"/>
        <w:right w:val="none" w:sz="0" w:space="0" w:color="auto"/>
      </w:divBdr>
    </w:div>
    <w:div w:id="1264652874">
      <w:marLeft w:val="0"/>
      <w:marRight w:val="0"/>
      <w:marTop w:val="0"/>
      <w:marBottom w:val="0"/>
      <w:divBdr>
        <w:top w:val="none" w:sz="0" w:space="0" w:color="auto"/>
        <w:left w:val="none" w:sz="0" w:space="0" w:color="auto"/>
        <w:bottom w:val="none" w:sz="0" w:space="0" w:color="auto"/>
        <w:right w:val="none" w:sz="0" w:space="0" w:color="auto"/>
      </w:divBdr>
    </w:div>
    <w:div w:id="1264726598">
      <w:marLeft w:val="0"/>
      <w:marRight w:val="0"/>
      <w:marTop w:val="0"/>
      <w:marBottom w:val="0"/>
      <w:divBdr>
        <w:top w:val="none" w:sz="0" w:space="0" w:color="auto"/>
        <w:left w:val="none" w:sz="0" w:space="0" w:color="auto"/>
        <w:bottom w:val="none" w:sz="0" w:space="0" w:color="auto"/>
        <w:right w:val="none" w:sz="0" w:space="0" w:color="auto"/>
      </w:divBdr>
    </w:div>
    <w:div w:id="1264798800">
      <w:marLeft w:val="0"/>
      <w:marRight w:val="0"/>
      <w:marTop w:val="0"/>
      <w:marBottom w:val="0"/>
      <w:divBdr>
        <w:top w:val="none" w:sz="0" w:space="0" w:color="auto"/>
        <w:left w:val="none" w:sz="0" w:space="0" w:color="auto"/>
        <w:bottom w:val="none" w:sz="0" w:space="0" w:color="auto"/>
        <w:right w:val="none" w:sz="0" w:space="0" w:color="auto"/>
      </w:divBdr>
    </w:div>
    <w:div w:id="1264875575">
      <w:marLeft w:val="0"/>
      <w:marRight w:val="0"/>
      <w:marTop w:val="0"/>
      <w:marBottom w:val="0"/>
      <w:divBdr>
        <w:top w:val="none" w:sz="0" w:space="0" w:color="auto"/>
        <w:left w:val="none" w:sz="0" w:space="0" w:color="auto"/>
        <w:bottom w:val="none" w:sz="0" w:space="0" w:color="auto"/>
        <w:right w:val="none" w:sz="0" w:space="0" w:color="auto"/>
      </w:divBdr>
    </w:div>
    <w:div w:id="1264919437">
      <w:marLeft w:val="0"/>
      <w:marRight w:val="0"/>
      <w:marTop w:val="0"/>
      <w:marBottom w:val="0"/>
      <w:divBdr>
        <w:top w:val="none" w:sz="0" w:space="0" w:color="auto"/>
        <w:left w:val="none" w:sz="0" w:space="0" w:color="auto"/>
        <w:bottom w:val="none" w:sz="0" w:space="0" w:color="auto"/>
        <w:right w:val="none" w:sz="0" w:space="0" w:color="auto"/>
      </w:divBdr>
    </w:div>
    <w:div w:id="1265069539">
      <w:bodyDiv w:val="1"/>
      <w:marLeft w:val="0"/>
      <w:marRight w:val="0"/>
      <w:marTop w:val="0"/>
      <w:marBottom w:val="0"/>
      <w:divBdr>
        <w:top w:val="none" w:sz="0" w:space="0" w:color="auto"/>
        <w:left w:val="none" w:sz="0" w:space="0" w:color="auto"/>
        <w:bottom w:val="none" w:sz="0" w:space="0" w:color="auto"/>
        <w:right w:val="none" w:sz="0" w:space="0" w:color="auto"/>
      </w:divBdr>
    </w:div>
    <w:div w:id="1265265516">
      <w:marLeft w:val="0"/>
      <w:marRight w:val="0"/>
      <w:marTop w:val="0"/>
      <w:marBottom w:val="0"/>
      <w:divBdr>
        <w:top w:val="none" w:sz="0" w:space="0" w:color="auto"/>
        <w:left w:val="none" w:sz="0" w:space="0" w:color="auto"/>
        <w:bottom w:val="none" w:sz="0" w:space="0" w:color="auto"/>
        <w:right w:val="none" w:sz="0" w:space="0" w:color="auto"/>
      </w:divBdr>
    </w:div>
    <w:div w:id="1265311114">
      <w:marLeft w:val="0"/>
      <w:marRight w:val="0"/>
      <w:marTop w:val="0"/>
      <w:marBottom w:val="0"/>
      <w:divBdr>
        <w:top w:val="none" w:sz="0" w:space="0" w:color="auto"/>
        <w:left w:val="none" w:sz="0" w:space="0" w:color="auto"/>
        <w:bottom w:val="none" w:sz="0" w:space="0" w:color="auto"/>
        <w:right w:val="none" w:sz="0" w:space="0" w:color="auto"/>
      </w:divBdr>
    </w:div>
    <w:div w:id="1265459511">
      <w:marLeft w:val="0"/>
      <w:marRight w:val="0"/>
      <w:marTop w:val="0"/>
      <w:marBottom w:val="0"/>
      <w:divBdr>
        <w:top w:val="none" w:sz="0" w:space="0" w:color="auto"/>
        <w:left w:val="none" w:sz="0" w:space="0" w:color="auto"/>
        <w:bottom w:val="none" w:sz="0" w:space="0" w:color="auto"/>
        <w:right w:val="none" w:sz="0" w:space="0" w:color="auto"/>
      </w:divBdr>
    </w:div>
    <w:div w:id="1265459912">
      <w:marLeft w:val="0"/>
      <w:marRight w:val="0"/>
      <w:marTop w:val="0"/>
      <w:marBottom w:val="0"/>
      <w:divBdr>
        <w:top w:val="none" w:sz="0" w:space="0" w:color="auto"/>
        <w:left w:val="none" w:sz="0" w:space="0" w:color="auto"/>
        <w:bottom w:val="none" w:sz="0" w:space="0" w:color="auto"/>
        <w:right w:val="none" w:sz="0" w:space="0" w:color="auto"/>
      </w:divBdr>
    </w:div>
    <w:div w:id="1265461731">
      <w:marLeft w:val="0"/>
      <w:marRight w:val="0"/>
      <w:marTop w:val="0"/>
      <w:marBottom w:val="0"/>
      <w:divBdr>
        <w:top w:val="none" w:sz="0" w:space="0" w:color="auto"/>
        <w:left w:val="none" w:sz="0" w:space="0" w:color="auto"/>
        <w:bottom w:val="none" w:sz="0" w:space="0" w:color="auto"/>
        <w:right w:val="none" w:sz="0" w:space="0" w:color="auto"/>
      </w:divBdr>
    </w:div>
    <w:div w:id="1265577174">
      <w:marLeft w:val="0"/>
      <w:marRight w:val="0"/>
      <w:marTop w:val="0"/>
      <w:marBottom w:val="0"/>
      <w:divBdr>
        <w:top w:val="none" w:sz="0" w:space="0" w:color="auto"/>
        <w:left w:val="none" w:sz="0" w:space="0" w:color="auto"/>
        <w:bottom w:val="none" w:sz="0" w:space="0" w:color="auto"/>
        <w:right w:val="none" w:sz="0" w:space="0" w:color="auto"/>
      </w:divBdr>
    </w:div>
    <w:div w:id="1265648938">
      <w:marLeft w:val="0"/>
      <w:marRight w:val="0"/>
      <w:marTop w:val="0"/>
      <w:marBottom w:val="0"/>
      <w:divBdr>
        <w:top w:val="none" w:sz="0" w:space="0" w:color="auto"/>
        <w:left w:val="none" w:sz="0" w:space="0" w:color="auto"/>
        <w:bottom w:val="none" w:sz="0" w:space="0" w:color="auto"/>
        <w:right w:val="none" w:sz="0" w:space="0" w:color="auto"/>
      </w:divBdr>
    </w:div>
    <w:div w:id="1265765155">
      <w:marLeft w:val="0"/>
      <w:marRight w:val="0"/>
      <w:marTop w:val="0"/>
      <w:marBottom w:val="0"/>
      <w:divBdr>
        <w:top w:val="none" w:sz="0" w:space="0" w:color="auto"/>
        <w:left w:val="none" w:sz="0" w:space="0" w:color="auto"/>
        <w:bottom w:val="none" w:sz="0" w:space="0" w:color="auto"/>
        <w:right w:val="none" w:sz="0" w:space="0" w:color="auto"/>
      </w:divBdr>
    </w:div>
    <w:div w:id="1265914889">
      <w:marLeft w:val="0"/>
      <w:marRight w:val="0"/>
      <w:marTop w:val="0"/>
      <w:marBottom w:val="0"/>
      <w:divBdr>
        <w:top w:val="none" w:sz="0" w:space="0" w:color="auto"/>
        <w:left w:val="none" w:sz="0" w:space="0" w:color="auto"/>
        <w:bottom w:val="none" w:sz="0" w:space="0" w:color="auto"/>
        <w:right w:val="none" w:sz="0" w:space="0" w:color="auto"/>
      </w:divBdr>
    </w:div>
    <w:div w:id="1265964975">
      <w:marLeft w:val="0"/>
      <w:marRight w:val="0"/>
      <w:marTop w:val="0"/>
      <w:marBottom w:val="0"/>
      <w:divBdr>
        <w:top w:val="none" w:sz="0" w:space="0" w:color="auto"/>
        <w:left w:val="none" w:sz="0" w:space="0" w:color="auto"/>
        <w:bottom w:val="none" w:sz="0" w:space="0" w:color="auto"/>
        <w:right w:val="none" w:sz="0" w:space="0" w:color="auto"/>
      </w:divBdr>
    </w:div>
    <w:div w:id="1265966044">
      <w:marLeft w:val="0"/>
      <w:marRight w:val="0"/>
      <w:marTop w:val="0"/>
      <w:marBottom w:val="0"/>
      <w:divBdr>
        <w:top w:val="none" w:sz="0" w:space="0" w:color="auto"/>
        <w:left w:val="none" w:sz="0" w:space="0" w:color="auto"/>
        <w:bottom w:val="none" w:sz="0" w:space="0" w:color="auto"/>
        <w:right w:val="none" w:sz="0" w:space="0" w:color="auto"/>
      </w:divBdr>
    </w:div>
    <w:div w:id="1266036278">
      <w:marLeft w:val="0"/>
      <w:marRight w:val="0"/>
      <w:marTop w:val="0"/>
      <w:marBottom w:val="0"/>
      <w:divBdr>
        <w:top w:val="none" w:sz="0" w:space="0" w:color="auto"/>
        <w:left w:val="none" w:sz="0" w:space="0" w:color="auto"/>
        <w:bottom w:val="none" w:sz="0" w:space="0" w:color="auto"/>
        <w:right w:val="none" w:sz="0" w:space="0" w:color="auto"/>
      </w:divBdr>
    </w:div>
    <w:div w:id="1266040157">
      <w:marLeft w:val="0"/>
      <w:marRight w:val="0"/>
      <w:marTop w:val="0"/>
      <w:marBottom w:val="0"/>
      <w:divBdr>
        <w:top w:val="none" w:sz="0" w:space="0" w:color="auto"/>
        <w:left w:val="none" w:sz="0" w:space="0" w:color="auto"/>
        <w:bottom w:val="none" w:sz="0" w:space="0" w:color="auto"/>
        <w:right w:val="none" w:sz="0" w:space="0" w:color="auto"/>
      </w:divBdr>
    </w:div>
    <w:div w:id="1266040489">
      <w:marLeft w:val="0"/>
      <w:marRight w:val="0"/>
      <w:marTop w:val="0"/>
      <w:marBottom w:val="0"/>
      <w:divBdr>
        <w:top w:val="none" w:sz="0" w:space="0" w:color="auto"/>
        <w:left w:val="none" w:sz="0" w:space="0" w:color="auto"/>
        <w:bottom w:val="none" w:sz="0" w:space="0" w:color="auto"/>
        <w:right w:val="none" w:sz="0" w:space="0" w:color="auto"/>
      </w:divBdr>
    </w:div>
    <w:div w:id="1266183837">
      <w:marLeft w:val="0"/>
      <w:marRight w:val="0"/>
      <w:marTop w:val="0"/>
      <w:marBottom w:val="0"/>
      <w:divBdr>
        <w:top w:val="none" w:sz="0" w:space="0" w:color="auto"/>
        <w:left w:val="none" w:sz="0" w:space="0" w:color="auto"/>
        <w:bottom w:val="none" w:sz="0" w:space="0" w:color="auto"/>
        <w:right w:val="none" w:sz="0" w:space="0" w:color="auto"/>
      </w:divBdr>
    </w:div>
    <w:div w:id="1266231548">
      <w:marLeft w:val="0"/>
      <w:marRight w:val="0"/>
      <w:marTop w:val="0"/>
      <w:marBottom w:val="0"/>
      <w:divBdr>
        <w:top w:val="none" w:sz="0" w:space="0" w:color="auto"/>
        <w:left w:val="none" w:sz="0" w:space="0" w:color="auto"/>
        <w:bottom w:val="none" w:sz="0" w:space="0" w:color="auto"/>
        <w:right w:val="none" w:sz="0" w:space="0" w:color="auto"/>
      </w:divBdr>
    </w:div>
    <w:div w:id="1266232057">
      <w:marLeft w:val="0"/>
      <w:marRight w:val="0"/>
      <w:marTop w:val="0"/>
      <w:marBottom w:val="0"/>
      <w:divBdr>
        <w:top w:val="none" w:sz="0" w:space="0" w:color="auto"/>
        <w:left w:val="none" w:sz="0" w:space="0" w:color="auto"/>
        <w:bottom w:val="none" w:sz="0" w:space="0" w:color="auto"/>
        <w:right w:val="none" w:sz="0" w:space="0" w:color="auto"/>
      </w:divBdr>
    </w:div>
    <w:div w:id="1266309897">
      <w:marLeft w:val="0"/>
      <w:marRight w:val="0"/>
      <w:marTop w:val="0"/>
      <w:marBottom w:val="0"/>
      <w:divBdr>
        <w:top w:val="none" w:sz="0" w:space="0" w:color="auto"/>
        <w:left w:val="none" w:sz="0" w:space="0" w:color="auto"/>
        <w:bottom w:val="none" w:sz="0" w:space="0" w:color="auto"/>
        <w:right w:val="none" w:sz="0" w:space="0" w:color="auto"/>
      </w:divBdr>
    </w:div>
    <w:div w:id="1266378190">
      <w:marLeft w:val="0"/>
      <w:marRight w:val="0"/>
      <w:marTop w:val="0"/>
      <w:marBottom w:val="0"/>
      <w:divBdr>
        <w:top w:val="none" w:sz="0" w:space="0" w:color="auto"/>
        <w:left w:val="none" w:sz="0" w:space="0" w:color="auto"/>
        <w:bottom w:val="none" w:sz="0" w:space="0" w:color="auto"/>
        <w:right w:val="none" w:sz="0" w:space="0" w:color="auto"/>
      </w:divBdr>
    </w:div>
    <w:div w:id="1266497732">
      <w:marLeft w:val="0"/>
      <w:marRight w:val="0"/>
      <w:marTop w:val="0"/>
      <w:marBottom w:val="0"/>
      <w:divBdr>
        <w:top w:val="none" w:sz="0" w:space="0" w:color="auto"/>
        <w:left w:val="none" w:sz="0" w:space="0" w:color="auto"/>
        <w:bottom w:val="none" w:sz="0" w:space="0" w:color="auto"/>
        <w:right w:val="none" w:sz="0" w:space="0" w:color="auto"/>
      </w:divBdr>
    </w:div>
    <w:div w:id="1266503894">
      <w:marLeft w:val="0"/>
      <w:marRight w:val="0"/>
      <w:marTop w:val="0"/>
      <w:marBottom w:val="0"/>
      <w:divBdr>
        <w:top w:val="none" w:sz="0" w:space="0" w:color="auto"/>
        <w:left w:val="none" w:sz="0" w:space="0" w:color="auto"/>
        <w:bottom w:val="none" w:sz="0" w:space="0" w:color="auto"/>
        <w:right w:val="none" w:sz="0" w:space="0" w:color="auto"/>
      </w:divBdr>
    </w:div>
    <w:div w:id="1266571130">
      <w:marLeft w:val="0"/>
      <w:marRight w:val="0"/>
      <w:marTop w:val="0"/>
      <w:marBottom w:val="0"/>
      <w:divBdr>
        <w:top w:val="none" w:sz="0" w:space="0" w:color="auto"/>
        <w:left w:val="none" w:sz="0" w:space="0" w:color="auto"/>
        <w:bottom w:val="none" w:sz="0" w:space="0" w:color="auto"/>
        <w:right w:val="none" w:sz="0" w:space="0" w:color="auto"/>
      </w:divBdr>
    </w:div>
    <w:div w:id="1266573325">
      <w:marLeft w:val="0"/>
      <w:marRight w:val="0"/>
      <w:marTop w:val="0"/>
      <w:marBottom w:val="0"/>
      <w:divBdr>
        <w:top w:val="none" w:sz="0" w:space="0" w:color="auto"/>
        <w:left w:val="none" w:sz="0" w:space="0" w:color="auto"/>
        <w:bottom w:val="none" w:sz="0" w:space="0" w:color="auto"/>
        <w:right w:val="none" w:sz="0" w:space="0" w:color="auto"/>
      </w:divBdr>
    </w:div>
    <w:div w:id="1266578370">
      <w:marLeft w:val="0"/>
      <w:marRight w:val="0"/>
      <w:marTop w:val="0"/>
      <w:marBottom w:val="0"/>
      <w:divBdr>
        <w:top w:val="none" w:sz="0" w:space="0" w:color="auto"/>
        <w:left w:val="none" w:sz="0" w:space="0" w:color="auto"/>
        <w:bottom w:val="none" w:sz="0" w:space="0" w:color="auto"/>
        <w:right w:val="none" w:sz="0" w:space="0" w:color="auto"/>
      </w:divBdr>
    </w:div>
    <w:div w:id="1266646758">
      <w:marLeft w:val="0"/>
      <w:marRight w:val="0"/>
      <w:marTop w:val="0"/>
      <w:marBottom w:val="0"/>
      <w:divBdr>
        <w:top w:val="none" w:sz="0" w:space="0" w:color="auto"/>
        <w:left w:val="none" w:sz="0" w:space="0" w:color="auto"/>
        <w:bottom w:val="none" w:sz="0" w:space="0" w:color="auto"/>
        <w:right w:val="none" w:sz="0" w:space="0" w:color="auto"/>
      </w:divBdr>
    </w:div>
    <w:div w:id="1266882047">
      <w:marLeft w:val="0"/>
      <w:marRight w:val="0"/>
      <w:marTop w:val="0"/>
      <w:marBottom w:val="0"/>
      <w:divBdr>
        <w:top w:val="none" w:sz="0" w:space="0" w:color="auto"/>
        <w:left w:val="none" w:sz="0" w:space="0" w:color="auto"/>
        <w:bottom w:val="none" w:sz="0" w:space="0" w:color="auto"/>
        <w:right w:val="none" w:sz="0" w:space="0" w:color="auto"/>
      </w:divBdr>
    </w:div>
    <w:div w:id="1266882306">
      <w:marLeft w:val="0"/>
      <w:marRight w:val="0"/>
      <w:marTop w:val="0"/>
      <w:marBottom w:val="0"/>
      <w:divBdr>
        <w:top w:val="none" w:sz="0" w:space="0" w:color="auto"/>
        <w:left w:val="none" w:sz="0" w:space="0" w:color="auto"/>
        <w:bottom w:val="none" w:sz="0" w:space="0" w:color="auto"/>
        <w:right w:val="none" w:sz="0" w:space="0" w:color="auto"/>
      </w:divBdr>
    </w:div>
    <w:div w:id="1266960592">
      <w:marLeft w:val="0"/>
      <w:marRight w:val="0"/>
      <w:marTop w:val="0"/>
      <w:marBottom w:val="0"/>
      <w:divBdr>
        <w:top w:val="none" w:sz="0" w:space="0" w:color="auto"/>
        <w:left w:val="none" w:sz="0" w:space="0" w:color="auto"/>
        <w:bottom w:val="none" w:sz="0" w:space="0" w:color="auto"/>
        <w:right w:val="none" w:sz="0" w:space="0" w:color="auto"/>
      </w:divBdr>
    </w:div>
    <w:div w:id="1266961550">
      <w:bodyDiv w:val="1"/>
      <w:marLeft w:val="0"/>
      <w:marRight w:val="0"/>
      <w:marTop w:val="0"/>
      <w:marBottom w:val="0"/>
      <w:divBdr>
        <w:top w:val="none" w:sz="0" w:space="0" w:color="auto"/>
        <w:left w:val="none" w:sz="0" w:space="0" w:color="auto"/>
        <w:bottom w:val="none" w:sz="0" w:space="0" w:color="auto"/>
        <w:right w:val="none" w:sz="0" w:space="0" w:color="auto"/>
      </w:divBdr>
    </w:div>
    <w:div w:id="1267075106">
      <w:marLeft w:val="0"/>
      <w:marRight w:val="0"/>
      <w:marTop w:val="0"/>
      <w:marBottom w:val="0"/>
      <w:divBdr>
        <w:top w:val="none" w:sz="0" w:space="0" w:color="auto"/>
        <w:left w:val="none" w:sz="0" w:space="0" w:color="auto"/>
        <w:bottom w:val="none" w:sz="0" w:space="0" w:color="auto"/>
        <w:right w:val="none" w:sz="0" w:space="0" w:color="auto"/>
      </w:divBdr>
    </w:div>
    <w:div w:id="1267076152">
      <w:marLeft w:val="0"/>
      <w:marRight w:val="0"/>
      <w:marTop w:val="0"/>
      <w:marBottom w:val="0"/>
      <w:divBdr>
        <w:top w:val="none" w:sz="0" w:space="0" w:color="auto"/>
        <w:left w:val="none" w:sz="0" w:space="0" w:color="auto"/>
        <w:bottom w:val="none" w:sz="0" w:space="0" w:color="auto"/>
        <w:right w:val="none" w:sz="0" w:space="0" w:color="auto"/>
      </w:divBdr>
    </w:div>
    <w:div w:id="1267076848">
      <w:marLeft w:val="0"/>
      <w:marRight w:val="0"/>
      <w:marTop w:val="0"/>
      <w:marBottom w:val="0"/>
      <w:divBdr>
        <w:top w:val="none" w:sz="0" w:space="0" w:color="auto"/>
        <w:left w:val="none" w:sz="0" w:space="0" w:color="auto"/>
        <w:bottom w:val="none" w:sz="0" w:space="0" w:color="auto"/>
        <w:right w:val="none" w:sz="0" w:space="0" w:color="auto"/>
      </w:divBdr>
    </w:div>
    <w:div w:id="1267078411">
      <w:marLeft w:val="0"/>
      <w:marRight w:val="0"/>
      <w:marTop w:val="0"/>
      <w:marBottom w:val="0"/>
      <w:divBdr>
        <w:top w:val="none" w:sz="0" w:space="0" w:color="auto"/>
        <w:left w:val="none" w:sz="0" w:space="0" w:color="auto"/>
        <w:bottom w:val="none" w:sz="0" w:space="0" w:color="auto"/>
        <w:right w:val="none" w:sz="0" w:space="0" w:color="auto"/>
      </w:divBdr>
    </w:div>
    <w:div w:id="1267232812">
      <w:marLeft w:val="0"/>
      <w:marRight w:val="0"/>
      <w:marTop w:val="0"/>
      <w:marBottom w:val="0"/>
      <w:divBdr>
        <w:top w:val="none" w:sz="0" w:space="0" w:color="auto"/>
        <w:left w:val="none" w:sz="0" w:space="0" w:color="auto"/>
        <w:bottom w:val="none" w:sz="0" w:space="0" w:color="auto"/>
        <w:right w:val="none" w:sz="0" w:space="0" w:color="auto"/>
      </w:divBdr>
    </w:div>
    <w:div w:id="1267272502">
      <w:marLeft w:val="0"/>
      <w:marRight w:val="0"/>
      <w:marTop w:val="0"/>
      <w:marBottom w:val="0"/>
      <w:divBdr>
        <w:top w:val="none" w:sz="0" w:space="0" w:color="auto"/>
        <w:left w:val="none" w:sz="0" w:space="0" w:color="auto"/>
        <w:bottom w:val="none" w:sz="0" w:space="0" w:color="auto"/>
        <w:right w:val="none" w:sz="0" w:space="0" w:color="auto"/>
      </w:divBdr>
    </w:div>
    <w:div w:id="1267301372">
      <w:marLeft w:val="0"/>
      <w:marRight w:val="0"/>
      <w:marTop w:val="0"/>
      <w:marBottom w:val="0"/>
      <w:divBdr>
        <w:top w:val="none" w:sz="0" w:space="0" w:color="auto"/>
        <w:left w:val="none" w:sz="0" w:space="0" w:color="auto"/>
        <w:bottom w:val="none" w:sz="0" w:space="0" w:color="auto"/>
        <w:right w:val="none" w:sz="0" w:space="0" w:color="auto"/>
      </w:divBdr>
    </w:div>
    <w:div w:id="1267343532">
      <w:marLeft w:val="0"/>
      <w:marRight w:val="0"/>
      <w:marTop w:val="0"/>
      <w:marBottom w:val="0"/>
      <w:divBdr>
        <w:top w:val="none" w:sz="0" w:space="0" w:color="auto"/>
        <w:left w:val="none" w:sz="0" w:space="0" w:color="auto"/>
        <w:bottom w:val="none" w:sz="0" w:space="0" w:color="auto"/>
        <w:right w:val="none" w:sz="0" w:space="0" w:color="auto"/>
      </w:divBdr>
    </w:div>
    <w:div w:id="1267469118">
      <w:marLeft w:val="0"/>
      <w:marRight w:val="0"/>
      <w:marTop w:val="0"/>
      <w:marBottom w:val="0"/>
      <w:divBdr>
        <w:top w:val="none" w:sz="0" w:space="0" w:color="auto"/>
        <w:left w:val="none" w:sz="0" w:space="0" w:color="auto"/>
        <w:bottom w:val="none" w:sz="0" w:space="0" w:color="auto"/>
        <w:right w:val="none" w:sz="0" w:space="0" w:color="auto"/>
      </w:divBdr>
    </w:div>
    <w:div w:id="1267542549">
      <w:marLeft w:val="0"/>
      <w:marRight w:val="0"/>
      <w:marTop w:val="0"/>
      <w:marBottom w:val="0"/>
      <w:divBdr>
        <w:top w:val="none" w:sz="0" w:space="0" w:color="auto"/>
        <w:left w:val="none" w:sz="0" w:space="0" w:color="auto"/>
        <w:bottom w:val="none" w:sz="0" w:space="0" w:color="auto"/>
        <w:right w:val="none" w:sz="0" w:space="0" w:color="auto"/>
      </w:divBdr>
    </w:div>
    <w:div w:id="1267545030">
      <w:marLeft w:val="0"/>
      <w:marRight w:val="0"/>
      <w:marTop w:val="0"/>
      <w:marBottom w:val="0"/>
      <w:divBdr>
        <w:top w:val="none" w:sz="0" w:space="0" w:color="auto"/>
        <w:left w:val="none" w:sz="0" w:space="0" w:color="auto"/>
        <w:bottom w:val="none" w:sz="0" w:space="0" w:color="auto"/>
        <w:right w:val="none" w:sz="0" w:space="0" w:color="auto"/>
      </w:divBdr>
    </w:div>
    <w:div w:id="1267618936">
      <w:marLeft w:val="0"/>
      <w:marRight w:val="0"/>
      <w:marTop w:val="0"/>
      <w:marBottom w:val="0"/>
      <w:divBdr>
        <w:top w:val="none" w:sz="0" w:space="0" w:color="auto"/>
        <w:left w:val="none" w:sz="0" w:space="0" w:color="auto"/>
        <w:bottom w:val="none" w:sz="0" w:space="0" w:color="auto"/>
        <w:right w:val="none" w:sz="0" w:space="0" w:color="auto"/>
      </w:divBdr>
    </w:div>
    <w:div w:id="1267619246">
      <w:marLeft w:val="0"/>
      <w:marRight w:val="0"/>
      <w:marTop w:val="0"/>
      <w:marBottom w:val="0"/>
      <w:divBdr>
        <w:top w:val="none" w:sz="0" w:space="0" w:color="auto"/>
        <w:left w:val="none" w:sz="0" w:space="0" w:color="auto"/>
        <w:bottom w:val="none" w:sz="0" w:space="0" w:color="auto"/>
        <w:right w:val="none" w:sz="0" w:space="0" w:color="auto"/>
      </w:divBdr>
    </w:div>
    <w:div w:id="1267620088">
      <w:marLeft w:val="0"/>
      <w:marRight w:val="0"/>
      <w:marTop w:val="0"/>
      <w:marBottom w:val="0"/>
      <w:divBdr>
        <w:top w:val="none" w:sz="0" w:space="0" w:color="auto"/>
        <w:left w:val="none" w:sz="0" w:space="0" w:color="auto"/>
        <w:bottom w:val="none" w:sz="0" w:space="0" w:color="auto"/>
        <w:right w:val="none" w:sz="0" w:space="0" w:color="auto"/>
      </w:divBdr>
    </w:div>
    <w:div w:id="1267689922">
      <w:marLeft w:val="0"/>
      <w:marRight w:val="0"/>
      <w:marTop w:val="0"/>
      <w:marBottom w:val="0"/>
      <w:divBdr>
        <w:top w:val="none" w:sz="0" w:space="0" w:color="auto"/>
        <w:left w:val="none" w:sz="0" w:space="0" w:color="auto"/>
        <w:bottom w:val="none" w:sz="0" w:space="0" w:color="auto"/>
        <w:right w:val="none" w:sz="0" w:space="0" w:color="auto"/>
      </w:divBdr>
    </w:div>
    <w:div w:id="1267732227">
      <w:marLeft w:val="0"/>
      <w:marRight w:val="0"/>
      <w:marTop w:val="0"/>
      <w:marBottom w:val="0"/>
      <w:divBdr>
        <w:top w:val="none" w:sz="0" w:space="0" w:color="auto"/>
        <w:left w:val="none" w:sz="0" w:space="0" w:color="auto"/>
        <w:bottom w:val="none" w:sz="0" w:space="0" w:color="auto"/>
        <w:right w:val="none" w:sz="0" w:space="0" w:color="auto"/>
      </w:divBdr>
    </w:div>
    <w:div w:id="1267805103">
      <w:marLeft w:val="0"/>
      <w:marRight w:val="0"/>
      <w:marTop w:val="0"/>
      <w:marBottom w:val="0"/>
      <w:divBdr>
        <w:top w:val="none" w:sz="0" w:space="0" w:color="auto"/>
        <w:left w:val="none" w:sz="0" w:space="0" w:color="auto"/>
        <w:bottom w:val="none" w:sz="0" w:space="0" w:color="auto"/>
        <w:right w:val="none" w:sz="0" w:space="0" w:color="auto"/>
      </w:divBdr>
    </w:div>
    <w:div w:id="1267809811">
      <w:marLeft w:val="0"/>
      <w:marRight w:val="0"/>
      <w:marTop w:val="0"/>
      <w:marBottom w:val="0"/>
      <w:divBdr>
        <w:top w:val="none" w:sz="0" w:space="0" w:color="auto"/>
        <w:left w:val="none" w:sz="0" w:space="0" w:color="auto"/>
        <w:bottom w:val="none" w:sz="0" w:space="0" w:color="auto"/>
        <w:right w:val="none" w:sz="0" w:space="0" w:color="auto"/>
      </w:divBdr>
    </w:div>
    <w:div w:id="1267812568">
      <w:marLeft w:val="0"/>
      <w:marRight w:val="0"/>
      <w:marTop w:val="0"/>
      <w:marBottom w:val="0"/>
      <w:divBdr>
        <w:top w:val="none" w:sz="0" w:space="0" w:color="auto"/>
        <w:left w:val="none" w:sz="0" w:space="0" w:color="auto"/>
        <w:bottom w:val="none" w:sz="0" w:space="0" w:color="auto"/>
        <w:right w:val="none" w:sz="0" w:space="0" w:color="auto"/>
      </w:divBdr>
    </w:div>
    <w:div w:id="1267883285">
      <w:marLeft w:val="0"/>
      <w:marRight w:val="0"/>
      <w:marTop w:val="0"/>
      <w:marBottom w:val="0"/>
      <w:divBdr>
        <w:top w:val="none" w:sz="0" w:space="0" w:color="auto"/>
        <w:left w:val="none" w:sz="0" w:space="0" w:color="auto"/>
        <w:bottom w:val="none" w:sz="0" w:space="0" w:color="auto"/>
        <w:right w:val="none" w:sz="0" w:space="0" w:color="auto"/>
      </w:divBdr>
    </w:div>
    <w:div w:id="1267999450">
      <w:marLeft w:val="0"/>
      <w:marRight w:val="0"/>
      <w:marTop w:val="0"/>
      <w:marBottom w:val="0"/>
      <w:divBdr>
        <w:top w:val="none" w:sz="0" w:space="0" w:color="auto"/>
        <w:left w:val="none" w:sz="0" w:space="0" w:color="auto"/>
        <w:bottom w:val="none" w:sz="0" w:space="0" w:color="auto"/>
        <w:right w:val="none" w:sz="0" w:space="0" w:color="auto"/>
      </w:divBdr>
    </w:div>
    <w:div w:id="1268007154">
      <w:marLeft w:val="0"/>
      <w:marRight w:val="0"/>
      <w:marTop w:val="0"/>
      <w:marBottom w:val="0"/>
      <w:divBdr>
        <w:top w:val="none" w:sz="0" w:space="0" w:color="auto"/>
        <w:left w:val="none" w:sz="0" w:space="0" w:color="auto"/>
        <w:bottom w:val="none" w:sz="0" w:space="0" w:color="auto"/>
        <w:right w:val="none" w:sz="0" w:space="0" w:color="auto"/>
      </w:divBdr>
    </w:div>
    <w:div w:id="1268078383">
      <w:marLeft w:val="0"/>
      <w:marRight w:val="0"/>
      <w:marTop w:val="0"/>
      <w:marBottom w:val="0"/>
      <w:divBdr>
        <w:top w:val="none" w:sz="0" w:space="0" w:color="auto"/>
        <w:left w:val="none" w:sz="0" w:space="0" w:color="auto"/>
        <w:bottom w:val="none" w:sz="0" w:space="0" w:color="auto"/>
        <w:right w:val="none" w:sz="0" w:space="0" w:color="auto"/>
      </w:divBdr>
    </w:div>
    <w:div w:id="1268150289">
      <w:marLeft w:val="0"/>
      <w:marRight w:val="0"/>
      <w:marTop w:val="0"/>
      <w:marBottom w:val="0"/>
      <w:divBdr>
        <w:top w:val="none" w:sz="0" w:space="0" w:color="auto"/>
        <w:left w:val="none" w:sz="0" w:space="0" w:color="auto"/>
        <w:bottom w:val="none" w:sz="0" w:space="0" w:color="auto"/>
        <w:right w:val="none" w:sz="0" w:space="0" w:color="auto"/>
      </w:divBdr>
    </w:div>
    <w:div w:id="1268151174">
      <w:marLeft w:val="0"/>
      <w:marRight w:val="0"/>
      <w:marTop w:val="0"/>
      <w:marBottom w:val="0"/>
      <w:divBdr>
        <w:top w:val="none" w:sz="0" w:space="0" w:color="auto"/>
        <w:left w:val="none" w:sz="0" w:space="0" w:color="auto"/>
        <w:bottom w:val="none" w:sz="0" w:space="0" w:color="auto"/>
        <w:right w:val="none" w:sz="0" w:space="0" w:color="auto"/>
      </w:divBdr>
    </w:div>
    <w:div w:id="1268199384">
      <w:marLeft w:val="0"/>
      <w:marRight w:val="0"/>
      <w:marTop w:val="0"/>
      <w:marBottom w:val="0"/>
      <w:divBdr>
        <w:top w:val="none" w:sz="0" w:space="0" w:color="auto"/>
        <w:left w:val="none" w:sz="0" w:space="0" w:color="auto"/>
        <w:bottom w:val="none" w:sz="0" w:space="0" w:color="auto"/>
        <w:right w:val="none" w:sz="0" w:space="0" w:color="auto"/>
      </w:divBdr>
    </w:div>
    <w:div w:id="1268268849">
      <w:marLeft w:val="0"/>
      <w:marRight w:val="0"/>
      <w:marTop w:val="0"/>
      <w:marBottom w:val="0"/>
      <w:divBdr>
        <w:top w:val="none" w:sz="0" w:space="0" w:color="auto"/>
        <w:left w:val="none" w:sz="0" w:space="0" w:color="auto"/>
        <w:bottom w:val="none" w:sz="0" w:space="0" w:color="auto"/>
        <w:right w:val="none" w:sz="0" w:space="0" w:color="auto"/>
      </w:divBdr>
    </w:div>
    <w:div w:id="1268271670">
      <w:marLeft w:val="0"/>
      <w:marRight w:val="0"/>
      <w:marTop w:val="0"/>
      <w:marBottom w:val="0"/>
      <w:divBdr>
        <w:top w:val="none" w:sz="0" w:space="0" w:color="auto"/>
        <w:left w:val="none" w:sz="0" w:space="0" w:color="auto"/>
        <w:bottom w:val="none" w:sz="0" w:space="0" w:color="auto"/>
        <w:right w:val="none" w:sz="0" w:space="0" w:color="auto"/>
      </w:divBdr>
    </w:div>
    <w:div w:id="1268342528">
      <w:marLeft w:val="0"/>
      <w:marRight w:val="0"/>
      <w:marTop w:val="0"/>
      <w:marBottom w:val="0"/>
      <w:divBdr>
        <w:top w:val="none" w:sz="0" w:space="0" w:color="auto"/>
        <w:left w:val="none" w:sz="0" w:space="0" w:color="auto"/>
        <w:bottom w:val="none" w:sz="0" w:space="0" w:color="auto"/>
        <w:right w:val="none" w:sz="0" w:space="0" w:color="auto"/>
      </w:divBdr>
    </w:div>
    <w:div w:id="1268391443">
      <w:marLeft w:val="0"/>
      <w:marRight w:val="0"/>
      <w:marTop w:val="0"/>
      <w:marBottom w:val="0"/>
      <w:divBdr>
        <w:top w:val="none" w:sz="0" w:space="0" w:color="auto"/>
        <w:left w:val="none" w:sz="0" w:space="0" w:color="auto"/>
        <w:bottom w:val="none" w:sz="0" w:space="0" w:color="auto"/>
        <w:right w:val="none" w:sz="0" w:space="0" w:color="auto"/>
      </w:divBdr>
    </w:div>
    <w:div w:id="1268470067">
      <w:marLeft w:val="0"/>
      <w:marRight w:val="0"/>
      <w:marTop w:val="0"/>
      <w:marBottom w:val="0"/>
      <w:divBdr>
        <w:top w:val="none" w:sz="0" w:space="0" w:color="auto"/>
        <w:left w:val="none" w:sz="0" w:space="0" w:color="auto"/>
        <w:bottom w:val="none" w:sz="0" w:space="0" w:color="auto"/>
        <w:right w:val="none" w:sz="0" w:space="0" w:color="auto"/>
      </w:divBdr>
    </w:div>
    <w:div w:id="1268536776">
      <w:marLeft w:val="0"/>
      <w:marRight w:val="0"/>
      <w:marTop w:val="0"/>
      <w:marBottom w:val="0"/>
      <w:divBdr>
        <w:top w:val="none" w:sz="0" w:space="0" w:color="auto"/>
        <w:left w:val="none" w:sz="0" w:space="0" w:color="auto"/>
        <w:bottom w:val="none" w:sz="0" w:space="0" w:color="auto"/>
        <w:right w:val="none" w:sz="0" w:space="0" w:color="auto"/>
      </w:divBdr>
    </w:div>
    <w:div w:id="1268543686">
      <w:marLeft w:val="0"/>
      <w:marRight w:val="0"/>
      <w:marTop w:val="0"/>
      <w:marBottom w:val="0"/>
      <w:divBdr>
        <w:top w:val="none" w:sz="0" w:space="0" w:color="auto"/>
        <w:left w:val="none" w:sz="0" w:space="0" w:color="auto"/>
        <w:bottom w:val="none" w:sz="0" w:space="0" w:color="auto"/>
        <w:right w:val="none" w:sz="0" w:space="0" w:color="auto"/>
      </w:divBdr>
    </w:div>
    <w:div w:id="1268808280">
      <w:marLeft w:val="0"/>
      <w:marRight w:val="0"/>
      <w:marTop w:val="0"/>
      <w:marBottom w:val="0"/>
      <w:divBdr>
        <w:top w:val="none" w:sz="0" w:space="0" w:color="auto"/>
        <w:left w:val="none" w:sz="0" w:space="0" w:color="auto"/>
        <w:bottom w:val="none" w:sz="0" w:space="0" w:color="auto"/>
        <w:right w:val="none" w:sz="0" w:space="0" w:color="auto"/>
      </w:divBdr>
    </w:div>
    <w:div w:id="1269042266">
      <w:marLeft w:val="0"/>
      <w:marRight w:val="0"/>
      <w:marTop w:val="0"/>
      <w:marBottom w:val="0"/>
      <w:divBdr>
        <w:top w:val="none" w:sz="0" w:space="0" w:color="auto"/>
        <w:left w:val="none" w:sz="0" w:space="0" w:color="auto"/>
        <w:bottom w:val="none" w:sz="0" w:space="0" w:color="auto"/>
        <w:right w:val="none" w:sz="0" w:space="0" w:color="auto"/>
      </w:divBdr>
    </w:div>
    <w:div w:id="1269042296">
      <w:marLeft w:val="0"/>
      <w:marRight w:val="0"/>
      <w:marTop w:val="0"/>
      <w:marBottom w:val="0"/>
      <w:divBdr>
        <w:top w:val="none" w:sz="0" w:space="0" w:color="auto"/>
        <w:left w:val="none" w:sz="0" w:space="0" w:color="auto"/>
        <w:bottom w:val="none" w:sz="0" w:space="0" w:color="auto"/>
        <w:right w:val="none" w:sz="0" w:space="0" w:color="auto"/>
      </w:divBdr>
    </w:div>
    <w:div w:id="1269045914">
      <w:marLeft w:val="0"/>
      <w:marRight w:val="0"/>
      <w:marTop w:val="0"/>
      <w:marBottom w:val="0"/>
      <w:divBdr>
        <w:top w:val="none" w:sz="0" w:space="0" w:color="auto"/>
        <w:left w:val="none" w:sz="0" w:space="0" w:color="auto"/>
        <w:bottom w:val="none" w:sz="0" w:space="0" w:color="auto"/>
        <w:right w:val="none" w:sz="0" w:space="0" w:color="auto"/>
      </w:divBdr>
    </w:div>
    <w:div w:id="1269049609">
      <w:marLeft w:val="0"/>
      <w:marRight w:val="0"/>
      <w:marTop w:val="0"/>
      <w:marBottom w:val="0"/>
      <w:divBdr>
        <w:top w:val="none" w:sz="0" w:space="0" w:color="auto"/>
        <w:left w:val="none" w:sz="0" w:space="0" w:color="auto"/>
        <w:bottom w:val="none" w:sz="0" w:space="0" w:color="auto"/>
        <w:right w:val="none" w:sz="0" w:space="0" w:color="auto"/>
      </w:divBdr>
    </w:div>
    <w:div w:id="1269116161">
      <w:marLeft w:val="0"/>
      <w:marRight w:val="0"/>
      <w:marTop w:val="0"/>
      <w:marBottom w:val="0"/>
      <w:divBdr>
        <w:top w:val="none" w:sz="0" w:space="0" w:color="auto"/>
        <w:left w:val="none" w:sz="0" w:space="0" w:color="auto"/>
        <w:bottom w:val="none" w:sz="0" w:space="0" w:color="auto"/>
        <w:right w:val="none" w:sz="0" w:space="0" w:color="auto"/>
      </w:divBdr>
    </w:div>
    <w:div w:id="1269197021">
      <w:marLeft w:val="0"/>
      <w:marRight w:val="0"/>
      <w:marTop w:val="0"/>
      <w:marBottom w:val="0"/>
      <w:divBdr>
        <w:top w:val="none" w:sz="0" w:space="0" w:color="auto"/>
        <w:left w:val="none" w:sz="0" w:space="0" w:color="auto"/>
        <w:bottom w:val="none" w:sz="0" w:space="0" w:color="auto"/>
        <w:right w:val="none" w:sz="0" w:space="0" w:color="auto"/>
      </w:divBdr>
    </w:div>
    <w:div w:id="1269312847">
      <w:bodyDiv w:val="1"/>
      <w:marLeft w:val="0"/>
      <w:marRight w:val="0"/>
      <w:marTop w:val="0"/>
      <w:marBottom w:val="0"/>
      <w:divBdr>
        <w:top w:val="none" w:sz="0" w:space="0" w:color="auto"/>
        <w:left w:val="none" w:sz="0" w:space="0" w:color="auto"/>
        <w:bottom w:val="none" w:sz="0" w:space="0" w:color="auto"/>
        <w:right w:val="none" w:sz="0" w:space="0" w:color="auto"/>
      </w:divBdr>
    </w:div>
    <w:div w:id="1269385215">
      <w:marLeft w:val="0"/>
      <w:marRight w:val="0"/>
      <w:marTop w:val="0"/>
      <w:marBottom w:val="0"/>
      <w:divBdr>
        <w:top w:val="none" w:sz="0" w:space="0" w:color="auto"/>
        <w:left w:val="none" w:sz="0" w:space="0" w:color="auto"/>
        <w:bottom w:val="none" w:sz="0" w:space="0" w:color="auto"/>
        <w:right w:val="none" w:sz="0" w:space="0" w:color="auto"/>
      </w:divBdr>
    </w:div>
    <w:div w:id="1269464196">
      <w:bodyDiv w:val="1"/>
      <w:marLeft w:val="0"/>
      <w:marRight w:val="0"/>
      <w:marTop w:val="0"/>
      <w:marBottom w:val="0"/>
      <w:divBdr>
        <w:top w:val="none" w:sz="0" w:space="0" w:color="auto"/>
        <w:left w:val="none" w:sz="0" w:space="0" w:color="auto"/>
        <w:bottom w:val="none" w:sz="0" w:space="0" w:color="auto"/>
        <w:right w:val="none" w:sz="0" w:space="0" w:color="auto"/>
      </w:divBdr>
    </w:div>
    <w:div w:id="1269505050">
      <w:marLeft w:val="0"/>
      <w:marRight w:val="0"/>
      <w:marTop w:val="0"/>
      <w:marBottom w:val="0"/>
      <w:divBdr>
        <w:top w:val="none" w:sz="0" w:space="0" w:color="auto"/>
        <w:left w:val="none" w:sz="0" w:space="0" w:color="auto"/>
        <w:bottom w:val="none" w:sz="0" w:space="0" w:color="auto"/>
        <w:right w:val="none" w:sz="0" w:space="0" w:color="auto"/>
      </w:divBdr>
    </w:div>
    <w:div w:id="1269505702">
      <w:marLeft w:val="0"/>
      <w:marRight w:val="0"/>
      <w:marTop w:val="0"/>
      <w:marBottom w:val="0"/>
      <w:divBdr>
        <w:top w:val="none" w:sz="0" w:space="0" w:color="auto"/>
        <w:left w:val="none" w:sz="0" w:space="0" w:color="auto"/>
        <w:bottom w:val="none" w:sz="0" w:space="0" w:color="auto"/>
        <w:right w:val="none" w:sz="0" w:space="0" w:color="auto"/>
      </w:divBdr>
    </w:div>
    <w:div w:id="1269511400">
      <w:marLeft w:val="0"/>
      <w:marRight w:val="0"/>
      <w:marTop w:val="0"/>
      <w:marBottom w:val="0"/>
      <w:divBdr>
        <w:top w:val="none" w:sz="0" w:space="0" w:color="auto"/>
        <w:left w:val="none" w:sz="0" w:space="0" w:color="auto"/>
        <w:bottom w:val="none" w:sz="0" w:space="0" w:color="auto"/>
        <w:right w:val="none" w:sz="0" w:space="0" w:color="auto"/>
      </w:divBdr>
    </w:div>
    <w:div w:id="1269659375">
      <w:marLeft w:val="0"/>
      <w:marRight w:val="0"/>
      <w:marTop w:val="0"/>
      <w:marBottom w:val="0"/>
      <w:divBdr>
        <w:top w:val="none" w:sz="0" w:space="0" w:color="auto"/>
        <w:left w:val="none" w:sz="0" w:space="0" w:color="auto"/>
        <w:bottom w:val="none" w:sz="0" w:space="0" w:color="auto"/>
        <w:right w:val="none" w:sz="0" w:space="0" w:color="auto"/>
      </w:divBdr>
    </w:div>
    <w:div w:id="1269660463">
      <w:marLeft w:val="0"/>
      <w:marRight w:val="0"/>
      <w:marTop w:val="0"/>
      <w:marBottom w:val="0"/>
      <w:divBdr>
        <w:top w:val="none" w:sz="0" w:space="0" w:color="auto"/>
        <w:left w:val="none" w:sz="0" w:space="0" w:color="auto"/>
        <w:bottom w:val="none" w:sz="0" w:space="0" w:color="auto"/>
        <w:right w:val="none" w:sz="0" w:space="0" w:color="auto"/>
      </w:divBdr>
    </w:div>
    <w:div w:id="1269701799">
      <w:marLeft w:val="0"/>
      <w:marRight w:val="0"/>
      <w:marTop w:val="0"/>
      <w:marBottom w:val="0"/>
      <w:divBdr>
        <w:top w:val="none" w:sz="0" w:space="0" w:color="auto"/>
        <w:left w:val="none" w:sz="0" w:space="0" w:color="auto"/>
        <w:bottom w:val="none" w:sz="0" w:space="0" w:color="auto"/>
        <w:right w:val="none" w:sz="0" w:space="0" w:color="auto"/>
      </w:divBdr>
    </w:div>
    <w:div w:id="1269777690">
      <w:marLeft w:val="0"/>
      <w:marRight w:val="0"/>
      <w:marTop w:val="0"/>
      <w:marBottom w:val="0"/>
      <w:divBdr>
        <w:top w:val="none" w:sz="0" w:space="0" w:color="auto"/>
        <w:left w:val="none" w:sz="0" w:space="0" w:color="auto"/>
        <w:bottom w:val="none" w:sz="0" w:space="0" w:color="auto"/>
        <w:right w:val="none" w:sz="0" w:space="0" w:color="auto"/>
      </w:divBdr>
    </w:div>
    <w:div w:id="1269854859">
      <w:marLeft w:val="0"/>
      <w:marRight w:val="0"/>
      <w:marTop w:val="0"/>
      <w:marBottom w:val="0"/>
      <w:divBdr>
        <w:top w:val="none" w:sz="0" w:space="0" w:color="auto"/>
        <w:left w:val="none" w:sz="0" w:space="0" w:color="auto"/>
        <w:bottom w:val="none" w:sz="0" w:space="0" w:color="auto"/>
        <w:right w:val="none" w:sz="0" w:space="0" w:color="auto"/>
      </w:divBdr>
    </w:div>
    <w:div w:id="1269891212">
      <w:marLeft w:val="480"/>
      <w:marRight w:val="0"/>
      <w:marTop w:val="0"/>
      <w:marBottom w:val="0"/>
      <w:divBdr>
        <w:top w:val="none" w:sz="0" w:space="0" w:color="auto"/>
        <w:left w:val="none" w:sz="0" w:space="0" w:color="auto"/>
        <w:bottom w:val="none" w:sz="0" w:space="0" w:color="auto"/>
        <w:right w:val="none" w:sz="0" w:space="0" w:color="auto"/>
      </w:divBdr>
    </w:div>
    <w:div w:id="1269892017">
      <w:marLeft w:val="0"/>
      <w:marRight w:val="0"/>
      <w:marTop w:val="0"/>
      <w:marBottom w:val="0"/>
      <w:divBdr>
        <w:top w:val="none" w:sz="0" w:space="0" w:color="auto"/>
        <w:left w:val="none" w:sz="0" w:space="0" w:color="auto"/>
        <w:bottom w:val="none" w:sz="0" w:space="0" w:color="auto"/>
        <w:right w:val="none" w:sz="0" w:space="0" w:color="auto"/>
      </w:divBdr>
    </w:div>
    <w:div w:id="1269895459">
      <w:marLeft w:val="0"/>
      <w:marRight w:val="0"/>
      <w:marTop w:val="0"/>
      <w:marBottom w:val="0"/>
      <w:divBdr>
        <w:top w:val="none" w:sz="0" w:space="0" w:color="auto"/>
        <w:left w:val="none" w:sz="0" w:space="0" w:color="auto"/>
        <w:bottom w:val="none" w:sz="0" w:space="0" w:color="auto"/>
        <w:right w:val="none" w:sz="0" w:space="0" w:color="auto"/>
      </w:divBdr>
    </w:div>
    <w:div w:id="1269897726">
      <w:marLeft w:val="0"/>
      <w:marRight w:val="0"/>
      <w:marTop w:val="0"/>
      <w:marBottom w:val="0"/>
      <w:divBdr>
        <w:top w:val="none" w:sz="0" w:space="0" w:color="auto"/>
        <w:left w:val="none" w:sz="0" w:space="0" w:color="auto"/>
        <w:bottom w:val="none" w:sz="0" w:space="0" w:color="auto"/>
        <w:right w:val="none" w:sz="0" w:space="0" w:color="auto"/>
      </w:divBdr>
    </w:div>
    <w:div w:id="1269964590">
      <w:marLeft w:val="0"/>
      <w:marRight w:val="0"/>
      <w:marTop w:val="0"/>
      <w:marBottom w:val="0"/>
      <w:divBdr>
        <w:top w:val="none" w:sz="0" w:space="0" w:color="auto"/>
        <w:left w:val="none" w:sz="0" w:space="0" w:color="auto"/>
        <w:bottom w:val="none" w:sz="0" w:space="0" w:color="auto"/>
        <w:right w:val="none" w:sz="0" w:space="0" w:color="auto"/>
      </w:divBdr>
    </w:div>
    <w:div w:id="1270162507">
      <w:marLeft w:val="0"/>
      <w:marRight w:val="0"/>
      <w:marTop w:val="0"/>
      <w:marBottom w:val="0"/>
      <w:divBdr>
        <w:top w:val="none" w:sz="0" w:space="0" w:color="auto"/>
        <w:left w:val="none" w:sz="0" w:space="0" w:color="auto"/>
        <w:bottom w:val="none" w:sz="0" w:space="0" w:color="auto"/>
        <w:right w:val="none" w:sz="0" w:space="0" w:color="auto"/>
      </w:divBdr>
    </w:div>
    <w:div w:id="1270284397">
      <w:marLeft w:val="0"/>
      <w:marRight w:val="0"/>
      <w:marTop w:val="0"/>
      <w:marBottom w:val="0"/>
      <w:divBdr>
        <w:top w:val="none" w:sz="0" w:space="0" w:color="auto"/>
        <w:left w:val="none" w:sz="0" w:space="0" w:color="auto"/>
        <w:bottom w:val="none" w:sz="0" w:space="0" w:color="auto"/>
        <w:right w:val="none" w:sz="0" w:space="0" w:color="auto"/>
      </w:divBdr>
    </w:div>
    <w:div w:id="1270284699">
      <w:marLeft w:val="0"/>
      <w:marRight w:val="0"/>
      <w:marTop w:val="0"/>
      <w:marBottom w:val="0"/>
      <w:divBdr>
        <w:top w:val="none" w:sz="0" w:space="0" w:color="auto"/>
        <w:left w:val="none" w:sz="0" w:space="0" w:color="auto"/>
        <w:bottom w:val="none" w:sz="0" w:space="0" w:color="auto"/>
        <w:right w:val="none" w:sz="0" w:space="0" w:color="auto"/>
      </w:divBdr>
    </w:div>
    <w:div w:id="1270309012">
      <w:marLeft w:val="0"/>
      <w:marRight w:val="0"/>
      <w:marTop w:val="0"/>
      <w:marBottom w:val="0"/>
      <w:divBdr>
        <w:top w:val="none" w:sz="0" w:space="0" w:color="auto"/>
        <w:left w:val="none" w:sz="0" w:space="0" w:color="auto"/>
        <w:bottom w:val="none" w:sz="0" w:space="0" w:color="auto"/>
        <w:right w:val="none" w:sz="0" w:space="0" w:color="auto"/>
      </w:divBdr>
    </w:div>
    <w:div w:id="1270316287">
      <w:marLeft w:val="0"/>
      <w:marRight w:val="0"/>
      <w:marTop w:val="0"/>
      <w:marBottom w:val="0"/>
      <w:divBdr>
        <w:top w:val="none" w:sz="0" w:space="0" w:color="auto"/>
        <w:left w:val="none" w:sz="0" w:space="0" w:color="auto"/>
        <w:bottom w:val="none" w:sz="0" w:space="0" w:color="auto"/>
        <w:right w:val="none" w:sz="0" w:space="0" w:color="auto"/>
      </w:divBdr>
    </w:div>
    <w:div w:id="1270354687">
      <w:marLeft w:val="0"/>
      <w:marRight w:val="0"/>
      <w:marTop w:val="0"/>
      <w:marBottom w:val="0"/>
      <w:divBdr>
        <w:top w:val="none" w:sz="0" w:space="0" w:color="auto"/>
        <w:left w:val="none" w:sz="0" w:space="0" w:color="auto"/>
        <w:bottom w:val="none" w:sz="0" w:space="0" w:color="auto"/>
        <w:right w:val="none" w:sz="0" w:space="0" w:color="auto"/>
      </w:divBdr>
    </w:div>
    <w:div w:id="1270506338">
      <w:bodyDiv w:val="1"/>
      <w:marLeft w:val="0"/>
      <w:marRight w:val="0"/>
      <w:marTop w:val="0"/>
      <w:marBottom w:val="0"/>
      <w:divBdr>
        <w:top w:val="none" w:sz="0" w:space="0" w:color="auto"/>
        <w:left w:val="none" w:sz="0" w:space="0" w:color="auto"/>
        <w:bottom w:val="none" w:sz="0" w:space="0" w:color="auto"/>
        <w:right w:val="none" w:sz="0" w:space="0" w:color="auto"/>
      </w:divBdr>
    </w:div>
    <w:div w:id="1270510068">
      <w:marLeft w:val="0"/>
      <w:marRight w:val="0"/>
      <w:marTop w:val="0"/>
      <w:marBottom w:val="0"/>
      <w:divBdr>
        <w:top w:val="none" w:sz="0" w:space="0" w:color="auto"/>
        <w:left w:val="none" w:sz="0" w:space="0" w:color="auto"/>
        <w:bottom w:val="none" w:sz="0" w:space="0" w:color="auto"/>
        <w:right w:val="none" w:sz="0" w:space="0" w:color="auto"/>
      </w:divBdr>
    </w:div>
    <w:div w:id="1270551539">
      <w:marLeft w:val="0"/>
      <w:marRight w:val="0"/>
      <w:marTop w:val="0"/>
      <w:marBottom w:val="0"/>
      <w:divBdr>
        <w:top w:val="none" w:sz="0" w:space="0" w:color="auto"/>
        <w:left w:val="none" w:sz="0" w:space="0" w:color="auto"/>
        <w:bottom w:val="none" w:sz="0" w:space="0" w:color="auto"/>
        <w:right w:val="none" w:sz="0" w:space="0" w:color="auto"/>
      </w:divBdr>
    </w:div>
    <w:div w:id="1270620651">
      <w:marLeft w:val="0"/>
      <w:marRight w:val="0"/>
      <w:marTop w:val="0"/>
      <w:marBottom w:val="0"/>
      <w:divBdr>
        <w:top w:val="none" w:sz="0" w:space="0" w:color="auto"/>
        <w:left w:val="none" w:sz="0" w:space="0" w:color="auto"/>
        <w:bottom w:val="none" w:sz="0" w:space="0" w:color="auto"/>
        <w:right w:val="none" w:sz="0" w:space="0" w:color="auto"/>
      </w:divBdr>
    </w:div>
    <w:div w:id="1270621037">
      <w:marLeft w:val="0"/>
      <w:marRight w:val="0"/>
      <w:marTop w:val="0"/>
      <w:marBottom w:val="0"/>
      <w:divBdr>
        <w:top w:val="none" w:sz="0" w:space="0" w:color="auto"/>
        <w:left w:val="none" w:sz="0" w:space="0" w:color="auto"/>
        <w:bottom w:val="none" w:sz="0" w:space="0" w:color="auto"/>
        <w:right w:val="none" w:sz="0" w:space="0" w:color="auto"/>
      </w:divBdr>
    </w:div>
    <w:div w:id="1270628784">
      <w:marLeft w:val="0"/>
      <w:marRight w:val="0"/>
      <w:marTop w:val="0"/>
      <w:marBottom w:val="0"/>
      <w:divBdr>
        <w:top w:val="none" w:sz="0" w:space="0" w:color="auto"/>
        <w:left w:val="none" w:sz="0" w:space="0" w:color="auto"/>
        <w:bottom w:val="none" w:sz="0" w:space="0" w:color="auto"/>
        <w:right w:val="none" w:sz="0" w:space="0" w:color="auto"/>
      </w:divBdr>
    </w:div>
    <w:div w:id="1270700259">
      <w:marLeft w:val="0"/>
      <w:marRight w:val="0"/>
      <w:marTop w:val="0"/>
      <w:marBottom w:val="0"/>
      <w:divBdr>
        <w:top w:val="none" w:sz="0" w:space="0" w:color="auto"/>
        <w:left w:val="none" w:sz="0" w:space="0" w:color="auto"/>
        <w:bottom w:val="none" w:sz="0" w:space="0" w:color="auto"/>
        <w:right w:val="none" w:sz="0" w:space="0" w:color="auto"/>
      </w:divBdr>
    </w:div>
    <w:div w:id="1270701263">
      <w:marLeft w:val="0"/>
      <w:marRight w:val="0"/>
      <w:marTop w:val="0"/>
      <w:marBottom w:val="0"/>
      <w:divBdr>
        <w:top w:val="none" w:sz="0" w:space="0" w:color="auto"/>
        <w:left w:val="none" w:sz="0" w:space="0" w:color="auto"/>
        <w:bottom w:val="none" w:sz="0" w:space="0" w:color="auto"/>
        <w:right w:val="none" w:sz="0" w:space="0" w:color="auto"/>
      </w:divBdr>
    </w:div>
    <w:div w:id="1270813896">
      <w:marLeft w:val="0"/>
      <w:marRight w:val="0"/>
      <w:marTop w:val="0"/>
      <w:marBottom w:val="0"/>
      <w:divBdr>
        <w:top w:val="none" w:sz="0" w:space="0" w:color="auto"/>
        <w:left w:val="none" w:sz="0" w:space="0" w:color="auto"/>
        <w:bottom w:val="none" w:sz="0" w:space="0" w:color="auto"/>
        <w:right w:val="none" w:sz="0" w:space="0" w:color="auto"/>
      </w:divBdr>
    </w:div>
    <w:div w:id="1270894789">
      <w:marLeft w:val="0"/>
      <w:marRight w:val="0"/>
      <w:marTop w:val="0"/>
      <w:marBottom w:val="0"/>
      <w:divBdr>
        <w:top w:val="none" w:sz="0" w:space="0" w:color="auto"/>
        <w:left w:val="none" w:sz="0" w:space="0" w:color="auto"/>
        <w:bottom w:val="none" w:sz="0" w:space="0" w:color="auto"/>
        <w:right w:val="none" w:sz="0" w:space="0" w:color="auto"/>
      </w:divBdr>
    </w:div>
    <w:div w:id="1270965110">
      <w:marLeft w:val="0"/>
      <w:marRight w:val="0"/>
      <w:marTop w:val="0"/>
      <w:marBottom w:val="0"/>
      <w:divBdr>
        <w:top w:val="none" w:sz="0" w:space="0" w:color="auto"/>
        <w:left w:val="none" w:sz="0" w:space="0" w:color="auto"/>
        <w:bottom w:val="none" w:sz="0" w:space="0" w:color="auto"/>
        <w:right w:val="none" w:sz="0" w:space="0" w:color="auto"/>
      </w:divBdr>
    </w:div>
    <w:div w:id="1271159929">
      <w:marLeft w:val="0"/>
      <w:marRight w:val="0"/>
      <w:marTop w:val="0"/>
      <w:marBottom w:val="0"/>
      <w:divBdr>
        <w:top w:val="none" w:sz="0" w:space="0" w:color="auto"/>
        <w:left w:val="none" w:sz="0" w:space="0" w:color="auto"/>
        <w:bottom w:val="none" w:sz="0" w:space="0" w:color="auto"/>
        <w:right w:val="none" w:sz="0" w:space="0" w:color="auto"/>
      </w:divBdr>
    </w:div>
    <w:div w:id="1271207291">
      <w:marLeft w:val="0"/>
      <w:marRight w:val="0"/>
      <w:marTop w:val="0"/>
      <w:marBottom w:val="0"/>
      <w:divBdr>
        <w:top w:val="none" w:sz="0" w:space="0" w:color="auto"/>
        <w:left w:val="none" w:sz="0" w:space="0" w:color="auto"/>
        <w:bottom w:val="none" w:sz="0" w:space="0" w:color="auto"/>
        <w:right w:val="none" w:sz="0" w:space="0" w:color="auto"/>
      </w:divBdr>
    </w:div>
    <w:div w:id="1271427573">
      <w:marLeft w:val="0"/>
      <w:marRight w:val="0"/>
      <w:marTop w:val="0"/>
      <w:marBottom w:val="0"/>
      <w:divBdr>
        <w:top w:val="none" w:sz="0" w:space="0" w:color="auto"/>
        <w:left w:val="none" w:sz="0" w:space="0" w:color="auto"/>
        <w:bottom w:val="none" w:sz="0" w:space="0" w:color="auto"/>
        <w:right w:val="none" w:sz="0" w:space="0" w:color="auto"/>
      </w:divBdr>
    </w:div>
    <w:div w:id="1271552640">
      <w:marLeft w:val="0"/>
      <w:marRight w:val="0"/>
      <w:marTop w:val="0"/>
      <w:marBottom w:val="0"/>
      <w:divBdr>
        <w:top w:val="none" w:sz="0" w:space="0" w:color="auto"/>
        <w:left w:val="none" w:sz="0" w:space="0" w:color="auto"/>
        <w:bottom w:val="none" w:sz="0" w:space="0" w:color="auto"/>
        <w:right w:val="none" w:sz="0" w:space="0" w:color="auto"/>
      </w:divBdr>
    </w:div>
    <w:div w:id="1271552784">
      <w:marLeft w:val="0"/>
      <w:marRight w:val="0"/>
      <w:marTop w:val="0"/>
      <w:marBottom w:val="0"/>
      <w:divBdr>
        <w:top w:val="none" w:sz="0" w:space="0" w:color="auto"/>
        <w:left w:val="none" w:sz="0" w:space="0" w:color="auto"/>
        <w:bottom w:val="none" w:sz="0" w:space="0" w:color="auto"/>
        <w:right w:val="none" w:sz="0" w:space="0" w:color="auto"/>
      </w:divBdr>
    </w:div>
    <w:div w:id="1271619212">
      <w:marLeft w:val="0"/>
      <w:marRight w:val="0"/>
      <w:marTop w:val="0"/>
      <w:marBottom w:val="0"/>
      <w:divBdr>
        <w:top w:val="none" w:sz="0" w:space="0" w:color="auto"/>
        <w:left w:val="none" w:sz="0" w:space="0" w:color="auto"/>
        <w:bottom w:val="none" w:sz="0" w:space="0" w:color="auto"/>
        <w:right w:val="none" w:sz="0" w:space="0" w:color="auto"/>
      </w:divBdr>
    </w:div>
    <w:div w:id="1271620479">
      <w:marLeft w:val="0"/>
      <w:marRight w:val="0"/>
      <w:marTop w:val="0"/>
      <w:marBottom w:val="0"/>
      <w:divBdr>
        <w:top w:val="none" w:sz="0" w:space="0" w:color="auto"/>
        <w:left w:val="none" w:sz="0" w:space="0" w:color="auto"/>
        <w:bottom w:val="none" w:sz="0" w:space="0" w:color="auto"/>
        <w:right w:val="none" w:sz="0" w:space="0" w:color="auto"/>
      </w:divBdr>
    </w:div>
    <w:div w:id="1271664739">
      <w:marLeft w:val="0"/>
      <w:marRight w:val="0"/>
      <w:marTop w:val="0"/>
      <w:marBottom w:val="0"/>
      <w:divBdr>
        <w:top w:val="none" w:sz="0" w:space="0" w:color="auto"/>
        <w:left w:val="none" w:sz="0" w:space="0" w:color="auto"/>
        <w:bottom w:val="none" w:sz="0" w:space="0" w:color="auto"/>
        <w:right w:val="none" w:sz="0" w:space="0" w:color="auto"/>
      </w:divBdr>
    </w:div>
    <w:div w:id="1271668382">
      <w:marLeft w:val="0"/>
      <w:marRight w:val="0"/>
      <w:marTop w:val="0"/>
      <w:marBottom w:val="0"/>
      <w:divBdr>
        <w:top w:val="none" w:sz="0" w:space="0" w:color="auto"/>
        <w:left w:val="none" w:sz="0" w:space="0" w:color="auto"/>
        <w:bottom w:val="none" w:sz="0" w:space="0" w:color="auto"/>
        <w:right w:val="none" w:sz="0" w:space="0" w:color="auto"/>
      </w:divBdr>
    </w:div>
    <w:div w:id="1271668534">
      <w:marLeft w:val="0"/>
      <w:marRight w:val="0"/>
      <w:marTop w:val="0"/>
      <w:marBottom w:val="0"/>
      <w:divBdr>
        <w:top w:val="none" w:sz="0" w:space="0" w:color="auto"/>
        <w:left w:val="none" w:sz="0" w:space="0" w:color="auto"/>
        <w:bottom w:val="none" w:sz="0" w:space="0" w:color="auto"/>
        <w:right w:val="none" w:sz="0" w:space="0" w:color="auto"/>
      </w:divBdr>
    </w:div>
    <w:div w:id="1271741878">
      <w:marLeft w:val="0"/>
      <w:marRight w:val="0"/>
      <w:marTop w:val="0"/>
      <w:marBottom w:val="0"/>
      <w:divBdr>
        <w:top w:val="none" w:sz="0" w:space="0" w:color="auto"/>
        <w:left w:val="none" w:sz="0" w:space="0" w:color="auto"/>
        <w:bottom w:val="none" w:sz="0" w:space="0" w:color="auto"/>
        <w:right w:val="none" w:sz="0" w:space="0" w:color="auto"/>
      </w:divBdr>
    </w:div>
    <w:div w:id="1271814866">
      <w:marLeft w:val="0"/>
      <w:marRight w:val="0"/>
      <w:marTop w:val="0"/>
      <w:marBottom w:val="0"/>
      <w:divBdr>
        <w:top w:val="none" w:sz="0" w:space="0" w:color="auto"/>
        <w:left w:val="none" w:sz="0" w:space="0" w:color="auto"/>
        <w:bottom w:val="none" w:sz="0" w:space="0" w:color="auto"/>
        <w:right w:val="none" w:sz="0" w:space="0" w:color="auto"/>
      </w:divBdr>
    </w:div>
    <w:div w:id="1271815747">
      <w:marLeft w:val="0"/>
      <w:marRight w:val="0"/>
      <w:marTop w:val="0"/>
      <w:marBottom w:val="0"/>
      <w:divBdr>
        <w:top w:val="none" w:sz="0" w:space="0" w:color="auto"/>
        <w:left w:val="none" w:sz="0" w:space="0" w:color="auto"/>
        <w:bottom w:val="none" w:sz="0" w:space="0" w:color="auto"/>
        <w:right w:val="none" w:sz="0" w:space="0" w:color="auto"/>
      </w:divBdr>
    </w:div>
    <w:div w:id="1272083205">
      <w:marLeft w:val="0"/>
      <w:marRight w:val="0"/>
      <w:marTop w:val="0"/>
      <w:marBottom w:val="0"/>
      <w:divBdr>
        <w:top w:val="none" w:sz="0" w:space="0" w:color="auto"/>
        <w:left w:val="none" w:sz="0" w:space="0" w:color="auto"/>
        <w:bottom w:val="none" w:sz="0" w:space="0" w:color="auto"/>
        <w:right w:val="none" w:sz="0" w:space="0" w:color="auto"/>
      </w:divBdr>
    </w:div>
    <w:div w:id="1272086247">
      <w:bodyDiv w:val="1"/>
      <w:marLeft w:val="0"/>
      <w:marRight w:val="0"/>
      <w:marTop w:val="0"/>
      <w:marBottom w:val="0"/>
      <w:divBdr>
        <w:top w:val="none" w:sz="0" w:space="0" w:color="auto"/>
        <w:left w:val="none" w:sz="0" w:space="0" w:color="auto"/>
        <w:bottom w:val="none" w:sz="0" w:space="0" w:color="auto"/>
        <w:right w:val="none" w:sz="0" w:space="0" w:color="auto"/>
      </w:divBdr>
    </w:div>
    <w:div w:id="1272127417">
      <w:bodyDiv w:val="1"/>
      <w:marLeft w:val="0"/>
      <w:marRight w:val="0"/>
      <w:marTop w:val="0"/>
      <w:marBottom w:val="0"/>
      <w:divBdr>
        <w:top w:val="none" w:sz="0" w:space="0" w:color="auto"/>
        <w:left w:val="none" w:sz="0" w:space="0" w:color="auto"/>
        <w:bottom w:val="none" w:sz="0" w:space="0" w:color="auto"/>
        <w:right w:val="none" w:sz="0" w:space="0" w:color="auto"/>
      </w:divBdr>
    </w:div>
    <w:div w:id="1272200863">
      <w:marLeft w:val="0"/>
      <w:marRight w:val="0"/>
      <w:marTop w:val="0"/>
      <w:marBottom w:val="0"/>
      <w:divBdr>
        <w:top w:val="none" w:sz="0" w:space="0" w:color="auto"/>
        <w:left w:val="none" w:sz="0" w:space="0" w:color="auto"/>
        <w:bottom w:val="none" w:sz="0" w:space="0" w:color="auto"/>
        <w:right w:val="none" w:sz="0" w:space="0" w:color="auto"/>
      </w:divBdr>
    </w:div>
    <w:div w:id="1272207409">
      <w:marLeft w:val="0"/>
      <w:marRight w:val="0"/>
      <w:marTop w:val="0"/>
      <w:marBottom w:val="0"/>
      <w:divBdr>
        <w:top w:val="none" w:sz="0" w:space="0" w:color="auto"/>
        <w:left w:val="none" w:sz="0" w:space="0" w:color="auto"/>
        <w:bottom w:val="none" w:sz="0" w:space="0" w:color="auto"/>
        <w:right w:val="none" w:sz="0" w:space="0" w:color="auto"/>
      </w:divBdr>
    </w:div>
    <w:div w:id="1272277118">
      <w:marLeft w:val="0"/>
      <w:marRight w:val="0"/>
      <w:marTop w:val="0"/>
      <w:marBottom w:val="0"/>
      <w:divBdr>
        <w:top w:val="none" w:sz="0" w:space="0" w:color="auto"/>
        <w:left w:val="none" w:sz="0" w:space="0" w:color="auto"/>
        <w:bottom w:val="none" w:sz="0" w:space="0" w:color="auto"/>
        <w:right w:val="none" w:sz="0" w:space="0" w:color="auto"/>
      </w:divBdr>
    </w:div>
    <w:div w:id="1272277334">
      <w:marLeft w:val="0"/>
      <w:marRight w:val="0"/>
      <w:marTop w:val="0"/>
      <w:marBottom w:val="0"/>
      <w:divBdr>
        <w:top w:val="none" w:sz="0" w:space="0" w:color="auto"/>
        <w:left w:val="none" w:sz="0" w:space="0" w:color="auto"/>
        <w:bottom w:val="none" w:sz="0" w:space="0" w:color="auto"/>
        <w:right w:val="none" w:sz="0" w:space="0" w:color="auto"/>
      </w:divBdr>
    </w:div>
    <w:div w:id="1272320251">
      <w:marLeft w:val="0"/>
      <w:marRight w:val="0"/>
      <w:marTop w:val="0"/>
      <w:marBottom w:val="0"/>
      <w:divBdr>
        <w:top w:val="none" w:sz="0" w:space="0" w:color="auto"/>
        <w:left w:val="none" w:sz="0" w:space="0" w:color="auto"/>
        <w:bottom w:val="none" w:sz="0" w:space="0" w:color="auto"/>
        <w:right w:val="none" w:sz="0" w:space="0" w:color="auto"/>
      </w:divBdr>
    </w:div>
    <w:div w:id="1272324062">
      <w:marLeft w:val="0"/>
      <w:marRight w:val="0"/>
      <w:marTop w:val="0"/>
      <w:marBottom w:val="0"/>
      <w:divBdr>
        <w:top w:val="none" w:sz="0" w:space="0" w:color="auto"/>
        <w:left w:val="none" w:sz="0" w:space="0" w:color="auto"/>
        <w:bottom w:val="none" w:sz="0" w:space="0" w:color="auto"/>
        <w:right w:val="none" w:sz="0" w:space="0" w:color="auto"/>
      </w:divBdr>
    </w:div>
    <w:div w:id="1272473565">
      <w:marLeft w:val="0"/>
      <w:marRight w:val="0"/>
      <w:marTop w:val="0"/>
      <w:marBottom w:val="0"/>
      <w:divBdr>
        <w:top w:val="none" w:sz="0" w:space="0" w:color="auto"/>
        <w:left w:val="none" w:sz="0" w:space="0" w:color="auto"/>
        <w:bottom w:val="none" w:sz="0" w:space="0" w:color="auto"/>
        <w:right w:val="none" w:sz="0" w:space="0" w:color="auto"/>
      </w:divBdr>
    </w:div>
    <w:div w:id="1272476101">
      <w:marLeft w:val="0"/>
      <w:marRight w:val="0"/>
      <w:marTop w:val="0"/>
      <w:marBottom w:val="0"/>
      <w:divBdr>
        <w:top w:val="none" w:sz="0" w:space="0" w:color="auto"/>
        <w:left w:val="none" w:sz="0" w:space="0" w:color="auto"/>
        <w:bottom w:val="none" w:sz="0" w:space="0" w:color="auto"/>
        <w:right w:val="none" w:sz="0" w:space="0" w:color="auto"/>
      </w:divBdr>
    </w:div>
    <w:div w:id="1272587961">
      <w:marLeft w:val="0"/>
      <w:marRight w:val="0"/>
      <w:marTop w:val="0"/>
      <w:marBottom w:val="0"/>
      <w:divBdr>
        <w:top w:val="none" w:sz="0" w:space="0" w:color="auto"/>
        <w:left w:val="none" w:sz="0" w:space="0" w:color="auto"/>
        <w:bottom w:val="none" w:sz="0" w:space="0" w:color="auto"/>
        <w:right w:val="none" w:sz="0" w:space="0" w:color="auto"/>
      </w:divBdr>
    </w:div>
    <w:div w:id="1272594808">
      <w:marLeft w:val="0"/>
      <w:marRight w:val="0"/>
      <w:marTop w:val="0"/>
      <w:marBottom w:val="0"/>
      <w:divBdr>
        <w:top w:val="none" w:sz="0" w:space="0" w:color="auto"/>
        <w:left w:val="none" w:sz="0" w:space="0" w:color="auto"/>
        <w:bottom w:val="none" w:sz="0" w:space="0" w:color="auto"/>
        <w:right w:val="none" w:sz="0" w:space="0" w:color="auto"/>
      </w:divBdr>
    </w:div>
    <w:div w:id="1272667763">
      <w:marLeft w:val="0"/>
      <w:marRight w:val="0"/>
      <w:marTop w:val="0"/>
      <w:marBottom w:val="0"/>
      <w:divBdr>
        <w:top w:val="none" w:sz="0" w:space="0" w:color="auto"/>
        <w:left w:val="none" w:sz="0" w:space="0" w:color="auto"/>
        <w:bottom w:val="none" w:sz="0" w:space="0" w:color="auto"/>
        <w:right w:val="none" w:sz="0" w:space="0" w:color="auto"/>
      </w:divBdr>
    </w:div>
    <w:div w:id="1272709985">
      <w:marLeft w:val="0"/>
      <w:marRight w:val="0"/>
      <w:marTop w:val="0"/>
      <w:marBottom w:val="0"/>
      <w:divBdr>
        <w:top w:val="none" w:sz="0" w:space="0" w:color="auto"/>
        <w:left w:val="none" w:sz="0" w:space="0" w:color="auto"/>
        <w:bottom w:val="none" w:sz="0" w:space="0" w:color="auto"/>
        <w:right w:val="none" w:sz="0" w:space="0" w:color="auto"/>
      </w:divBdr>
    </w:div>
    <w:div w:id="1272738484">
      <w:marLeft w:val="0"/>
      <w:marRight w:val="0"/>
      <w:marTop w:val="0"/>
      <w:marBottom w:val="0"/>
      <w:divBdr>
        <w:top w:val="none" w:sz="0" w:space="0" w:color="auto"/>
        <w:left w:val="none" w:sz="0" w:space="0" w:color="auto"/>
        <w:bottom w:val="none" w:sz="0" w:space="0" w:color="auto"/>
        <w:right w:val="none" w:sz="0" w:space="0" w:color="auto"/>
      </w:divBdr>
    </w:div>
    <w:div w:id="1272738913">
      <w:marLeft w:val="0"/>
      <w:marRight w:val="0"/>
      <w:marTop w:val="0"/>
      <w:marBottom w:val="0"/>
      <w:divBdr>
        <w:top w:val="none" w:sz="0" w:space="0" w:color="auto"/>
        <w:left w:val="none" w:sz="0" w:space="0" w:color="auto"/>
        <w:bottom w:val="none" w:sz="0" w:space="0" w:color="auto"/>
        <w:right w:val="none" w:sz="0" w:space="0" w:color="auto"/>
      </w:divBdr>
    </w:div>
    <w:div w:id="1272780649">
      <w:marLeft w:val="0"/>
      <w:marRight w:val="0"/>
      <w:marTop w:val="0"/>
      <w:marBottom w:val="0"/>
      <w:divBdr>
        <w:top w:val="none" w:sz="0" w:space="0" w:color="auto"/>
        <w:left w:val="none" w:sz="0" w:space="0" w:color="auto"/>
        <w:bottom w:val="none" w:sz="0" w:space="0" w:color="auto"/>
        <w:right w:val="none" w:sz="0" w:space="0" w:color="auto"/>
      </w:divBdr>
    </w:div>
    <w:div w:id="1272782987">
      <w:marLeft w:val="0"/>
      <w:marRight w:val="0"/>
      <w:marTop w:val="0"/>
      <w:marBottom w:val="0"/>
      <w:divBdr>
        <w:top w:val="none" w:sz="0" w:space="0" w:color="auto"/>
        <w:left w:val="none" w:sz="0" w:space="0" w:color="auto"/>
        <w:bottom w:val="none" w:sz="0" w:space="0" w:color="auto"/>
        <w:right w:val="none" w:sz="0" w:space="0" w:color="auto"/>
      </w:divBdr>
    </w:div>
    <w:div w:id="1272930229">
      <w:marLeft w:val="0"/>
      <w:marRight w:val="0"/>
      <w:marTop w:val="0"/>
      <w:marBottom w:val="0"/>
      <w:divBdr>
        <w:top w:val="none" w:sz="0" w:space="0" w:color="auto"/>
        <w:left w:val="none" w:sz="0" w:space="0" w:color="auto"/>
        <w:bottom w:val="none" w:sz="0" w:space="0" w:color="auto"/>
        <w:right w:val="none" w:sz="0" w:space="0" w:color="auto"/>
      </w:divBdr>
    </w:div>
    <w:div w:id="1272931368">
      <w:marLeft w:val="0"/>
      <w:marRight w:val="0"/>
      <w:marTop w:val="0"/>
      <w:marBottom w:val="0"/>
      <w:divBdr>
        <w:top w:val="none" w:sz="0" w:space="0" w:color="auto"/>
        <w:left w:val="none" w:sz="0" w:space="0" w:color="auto"/>
        <w:bottom w:val="none" w:sz="0" w:space="0" w:color="auto"/>
        <w:right w:val="none" w:sz="0" w:space="0" w:color="auto"/>
      </w:divBdr>
    </w:div>
    <w:div w:id="1273125738">
      <w:marLeft w:val="0"/>
      <w:marRight w:val="0"/>
      <w:marTop w:val="0"/>
      <w:marBottom w:val="0"/>
      <w:divBdr>
        <w:top w:val="none" w:sz="0" w:space="0" w:color="auto"/>
        <w:left w:val="none" w:sz="0" w:space="0" w:color="auto"/>
        <w:bottom w:val="none" w:sz="0" w:space="0" w:color="auto"/>
        <w:right w:val="none" w:sz="0" w:space="0" w:color="auto"/>
      </w:divBdr>
    </w:div>
    <w:div w:id="1273127243">
      <w:marLeft w:val="0"/>
      <w:marRight w:val="0"/>
      <w:marTop w:val="0"/>
      <w:marBottom w:val="0"/>
      <w:divBdr>
        <w:top w:val="none" w:sz="0" w:space="0" w:color="auto"/>
        <w:left w:val="none" w:sz="0" w:space="0" w:color="auto"/>
        <w:bottom w:val="none" w:sz="0" w:space="0" w:color="auto"/>
        <w:right w:val="none" w:sz="0" w:space="0" w:color="auto"/>
      </w:divBdr>
    </w:div>
    <w:div w:id="1273127468">
      <w:marLeft w:val="0"/>
      <w:marRight w:val="0"/>
      <w:marTop w:val="0"/>
      <w:marBottom w:val="0"/>
      <w:divBdr>
        <w:top w:val="none" w:sz="0" w:space="0" w:color="auto"/>
        <w:left w:val="none" w:sz="0" w:space="0" w:color="auto"/>
        <w:bottom w:val="none" w:sz="0" w:space="0" w:color="auto"/>
        <w:right w:val="none" w:sz="0" w:space="0" w:color="auto"/>
      </w:divBdr>
    </w:div>
    <w:div w:id="1273319831">
      <w:marLeft w:val="0"/>
      <w:marRight w:val="0"/>
      <w:marTop w:val="0"/>
      <w:marBottom w:val="0"/>
      <w:divBdr>
        <w:top w:val="none" w:sz="0" w:space="0" w:color="auto"/>
        <w:left w:val="none" w:sz="0" w:space="0" w:color="auto"/>
        <w:bottom w:val="none" w:sz="0" w:space="0" w:color="auto"/>
        <w:right w:val="none" w:sz="0" w:space="0" w:color="auto"/>
      </w:divBdr>
    </w:div>
    <w:div w:id="1273366192">
      <w:marLeft w:val="0"/>
      <w:marRight w:val="0"/>
      <w:marTop w:val="0"/>
      <w:marBottom w:val="0"/>
      <w:divBdr>
        <w:top w:val="none" w:sz="0" w:space="0" w:color="auto"/>
        <w:left w:val="none" w:sz="0" w:space="0" w:color="auto"/>
        <w:bottom w:val="none" w:sz="0" w:space="0" w:color="auto"/>
        <w:right w:val="none" w:sz="0" w:space="0" w:color="auto"/>
      </w:divBdr>
    </w:div>
    <w:div w:id="1273393520">
      <w:marLeft w:val="0"/>
      <w:marRight w:val="0"/>
      <w:marTop w:val="0"/>
      <w:marBottom w:val="0"/>
      <w:divBdr>
        <w:top w:val="none" w:sz="0" w:space="0" w:color="auto"/>
        <w:left w:val="none" w:sz="0" w:space="0" w:color="auto"/>
        <w:bottom w:val="none" w:sz="0" w:space="0" w:color="auto"/>
        <w:right w:val="none" w:sz="0" w:space="0" w:color="auto"/>
      </w:divBdr>
    </w:div>
    <w:div w:id="1273394284">
      <w:marLeft w:val="0"/>
      <w:marRight w:val="0"/>
      <w:marTop w:val="0"/>
      <w:marBottom w:val="0"/>
      <w:divBdr>
        <w:top w:val="none" w:sz="0" w:space="0" w:color="auto"/>
        <w:left w:val="none" w:sz="0" w:space="0" w:color="auto"/>
        <w:bottom w:val="none" w:sz="0" w:space="0" w:color="auto"/>
        <w:right w:val="none" w:sz="0" w:space="0" w:color="auto"/>
      </w:divBdr>
    </w:div>
    <w:div w:id="1273513936">
      <w:marLeft w:val="0"/>
      <w:marRight w:val="0"/>
      <w:marTop w:val="0"/>
      <w:marBottom w:val="0"/>
      <w:divBdr>
        <w:top w:val="none" w:sz="0" w:space="0" w:color="auto"/>
        <w:left w:val="none" w:sz="0" w:space="0" w:color="auto"/>
        <w:bottom w:val="none" w:sz="0" w:space="0" w:color="auto"/>
        <w:right w:val="none" w:sz="0" w:space="0" w:color="auto"/>
      </w:divBdr>
    </w:div>
    <w:div w:id="1273629335">
      <w:marLeft w:val="0"/>
      <w:marRight w:val="0"/>
      <w:marTop w:val="0"/>
      <w:marBottom w:val="0"/>
      <w:divBdr>
        <w:top w:val="none" w:sz="0" w:space="0" w:color="auto"/>
        <w:left w:val="none" w:sz="0" w:space="0" w:color="auto"/>
        <w:bottom w:val="none" w:sz="0" w:space="0" w:color="auto"/>
        <w:right w:val="none" w:sz="0" w:space="0" w:color="auto"/>
      </w:divBdr>
    </w:div>
    <w:div w:id="1273632274">
      <w:marLeft w:val="0"/>
      <w:marRight w:val="0"/>
      <w:marTop w:val="0"/>
      <w:marBottom w:val="0"/>
      <w:divBdr>
        <w:top w:val="none" w:sz="0" w:space="0" w:color="auto"/>
        <w:left w:val="none" w:sz="0" w:space="0" w:color="auto"/>
        <w:bottom w:val="none" w:sz="0" w:space="0" w:color="auto"/>
        <w:right w:val="none" w:sz="0" w:space="0" w:color="auto"/>
      </w:divBdr>
    </w:div>
    <w:div w:id="1273635837">
      <w:marLeft w:val="0"/>
      <w:marRight w:val="0"/>
      <w:marTop w:val="0"/>
      <w:marBottom w:val="0"/>
      <w:divBdr>
        <w:top w:val="none" w:sz="0" w:space="0" w:color="auto"/>
        <w:left w:val="none" w:sz="0" w:space="0" w:color="auto"/>
        <w:bottom w:val="none" w:sz="0" w:space="0" w:color="auto"/>
        <w:right w:val="none" w:sz="0" w:space="0" w:color="auto"/>
      </w:divBdr>
    </w:div>
    <w:div w:id="1273711861">
      <w:marLeft w:val="0"/>
      <w:marRight w:val="0"/>
      <w:marTop w:val="0"/>
      <w:marBottom w:val="0"/>
      <w:divBdr>
        <w:top w:val="none" w:sz="0" w:space="0" w:color="auto"/>
        <w:left w:val="none" w:sz="0" w:space="0" w:color="auto"/>
        <w:bottom w:val="none" w:sz="0" w:space="0" w:color="auto"/>
        <w:right w:val="none" w:sz="0" w:space="0" w:color="auto"/>
      </w:divBdr>
    </w:div>
    <w:div w:id="1273780951">
      <w:marLeft w:val="0"/>
      <w:marRight w:val="0"/>
      <w:marTop w:val="0"/>
      <w:marBottom w:val="0"/>
      <w:divBdr>
        <w:top w:val="none" w:sz="0" w:space="0" w:color="auto"/>
        <w:left w:val="none" w:sz="0" w:space="0" w:color="auto"/>
        <w:bottom w:val="none" w:sz="0" w:space="0" w:color="auto"/>
        <w:right w:val="none" w:sz="0" w:space="0" w:color="auto"/>
      </w:divBdr>
    </w:div>
    <w:div w:id="1273782571">
      <w:marLeft w:val="0"/>
      <w:marRight w:val="0"/>
      <w:marTop w:val="0"/>
      <w:marBottom w:val="0"/>
      <w:divBdr>
        <w:top w:val="none" w:sz="0" w:space="0" w:color="auto"/>
        <w:left w:val="none" w:sz="0" w:space="0" w:color="auto"/>
        <w:bottom w:val="none" w:sz="0" w:space="0" w:color="auto"/>
        <w:right w:val="none" w:sz="0" w:space="0" w:color="auto"/>
      </w:divBdr>
    </w:div>
    <w:div w:id="1273784383">
      <w:marLeft w:val="0"/>
      <w:marRight w:val="0"/>
      <w:marTop w:val="0"/>
      <w:marBottom w:val="0"/>
      <w:divBdr>
        <w:top w:val="none" w:sz="0" w:space="0" w:color="auto"/>
        <w:left w:val="none" w:sz="0" w:space="0" w:color="auto"/>
        <w:bottom w:val="none" w:sz="0" w:space="0" w:color="auto"/>
        <w:right w:val="none" w:sz="0" w:space="0" w:color="auto"/>
      </w:divBdr>
    </w:div>
    <w:div w:id="1273823591">
      <w:marLeft w:val="0"/>
      <w:marRight w:val="0"/>
      <w:marTop w:val="0"/>
      <w:marBottom w:val="0"/>
      <w:divBdr>
        <w:top w:val="none" w:sz="0" w:space="0" w:color="auto"/>
        <w:left w:val="none" w:sz="0" w:space="0" w:color="auto"/>
        <w:bottom w:val="none" w:sz="0" w:space="0" w:color="auto"/>
        <w:right w:val="none" w:sz="0" w:space="0" w:color="auto"/>
      </w:divBdr>
    </w:div>
    <w:div w:id="1273826783">
      <w:marLeft w:val="0"/>
      <w:marRight w:val="0"/>
      <w:marTop w:val="0"/>
      <w:marBottom w:val="0"/>
      <w:divBdr>
        <w:top w:val="none" w:sz="0" w:space="0" w:color="auto"/>
        <w:left w:val="none" w:sz="0" w:space="0" w:color="auto"/>
        <w:bottom w:val="none" w:sz="0" w:space="0" w:color="auto"/>
        <w:right w:val="none" w:sz="0" w:space="0" w:color="auto"/>
      </w:divBdr>
    </w:div>
    <w:div w:id="1273855662">
      <w:marLeft w:val="0"/>
      <w:marRight w:val="0"/>
      <w:marTop w:val="0"/>
      <w:marBottom w:val="0"/>
      <w:divBdr>
        <w:top w:val="none" w:sz="0" w:space="0" w:color="auto"/>
        <w:left w:val="none" w:sz="0" w:space="0" w:color="auto"/>
        <w:bottom w:val="none" w:sz="0" w:space="0" w:color="auto"/>
        <w:right w:val="none" w:sz="0" w:space="0" w:color="auto"/>
      </w:divBdr>
    </w:div>
    <w:div w:id="1273977356">
      <w:marLeft w:val="480"/>
      <w:marRight w:val="0"/>
      <w:marTop w:val="0"/>
      <w:marBottom w:val="0"/>
      <w:divBdr>
        <w:top w:val="none" w:sz="0" w:space="0" w:color="auto"/>
        <w:left w:val="none" w:sz="0" w:space="0" w:color="auto"/>
        <w:bottom w:val="none" w:sz="0" w:space="0" w:color="auto"/>
        <w:right w:val="none" w:sz="0" w:space="0" w:color="auto"/>
      </w:divBdr>
    </w:div>
    <w:div w:id="1274021470">
      <w:marLeft w:val="0"/>
      <w:marRight w:val="0"/>
      <w:marTop w:val="0"/>
      <w:marBottom w:val="0"/>
      <w:divBdr>
        <w:top w:val="none" w:sz="0" w:space="0" w:color="auto"/>
        <w:left w:val="none" w:sz="0" w:space="0" w:color="auto"/>
        <w:bottom w:val="none" w:sz="0" w:space="0" w:color="auto"/>
        <w:right w:val="none" w:sz="0" w:space="0" w:color="auto"/>
      </w:divBdr>
    </w:div>
    <w:div w:id="1274050199">
      <w:marLeft w:val="0"/>
      <w:marRight w:val="0"/>
      <w:marTop w:val="0"/>
      <w:marBottom w:val="0"/>
      <w:divBdr>
        <w:top w:val="none" w:sz="0" w:space="0" w:color="auto"/>
        <w:left w:val="none" w:sz="0" w:space="0" w:color="auto"/>
        <w:bottom w:val="none" w:sz="0" w:space="0" w:color="auto"/>
        <w:right w:val="none" w:sz="0" w:space="0" w:color="auto"/>
      </w:divBdr>
    </w:div>
    <w:div w:id="1274167256">
      <w:marLeft w:val="480"/>
      <w:marRight w:val="0"/>
      <w:marTop w:val="0"/>
      <w:marBottom w:val="0"/>
      <w:divBdr>
        <w:top w:val="none" w:sz="0" w:space="0" w:color="auto"/>
        <w:left w:val="none" w:sz="0" w:space="0" w:color="auto"/>
        <w:bottom w:val="none" w:sz="0" w:space="0" w:color="auto"/>
        <w:right w:val="none" w:sz="0" w:space="0" w:color="auto"/>
      </w:divBdr>
    </w:div>
    <w:div w:id="1274169674">
      <w:bodyDiv w:val="1"/>
      <w:marLeft w:val="0"/>
      <w:marRight w:val="0"/>
      <w:marTop w:val="0"/>
      <w:marBottom w:val="0"/>
      <w:divBdr>
        <w:top w:val="none" w:sz="0" w:space="0" w:color="auto"/>
        <w:left w:val="none" w:sz="0" w:space="0" w:color="auto"/>
        <w:bottom w:val="none" w:sz="0" w:space="0" w:color="auto"/>
        <w:right w:val="none" w:sz="0" w:space="0" w:color="auto"/>
      </w:divBdr>
    </w:div>
    <w:div w:id="1274171808">
      <w:marLeft w:val="0"/>
      <w:marRight w:val="0"/>
      <w:marTop w:val="0"/>
      <w:marBottom w:val="0"/>
      <w:divBdr>
        <w:top w:val="none" w:sz="0" w:space="0" w:color="auto"/>
        <w:left w:val="none" w:sz="0" w:space="0" w:color="auto"/>
        <w:bottom w:val="none" w:sz="0" w:space="0" w:color="auto"/>
        <w:right w:val="none" w:sz="0" w:space="0" w:color="auto"/>
      </w:divBdr>
    </w:div>
    <w:div w:id="1274241591">
      <w:marLeft w:val="0"/>
      <w:marRight w:val="0"/>
      <w:marTop w:val="0"/>
      <w:marBottom w:val="0"/>
      <w:divBdr>
        <w:top w:val="none" w:sz="0" w:space="0" w:color="auto"/>
        <w:left w:val="none" w:sz="0" w:space="0" w:color="auto"/>
        <w:bottom w:val="none" w:sz="0" w:space="0" w:color="auto"/>
        <w:right w:val="none" w:sz="0" w:space="0" w:color="auto"/>
      </w:divBdr>
    </w:div>
    <w:div w:id="1274244064">
      <w:marLeft w:val="0"/>
      <w:marRight w:val="0"/>
      <w:marTop w:val="0"/>
      <w:marBottom w:val="0"/>
      <w:divBdr>
        <w:top w:val="none" w:sz="0" w:space="0" w:color="auto"/>
        <w:left w:val="none" w:sz="0" w:space="0" w:color="auto"/>
        <w:bottom w:val="none" w:sz="0" w:space="0" w:color="auto"/>
        <w:right w:val="none" w:sz="0" w:space="0" w:color="auto"/>
      </w:divBdr>
    </w:div>
    <w:div w:id="1274287357">
      <w:bodyDiv w:val="1"/>
      <w:marLeft w:val="0"/>
      <w:marRight w:val="0"/>
      <w:marTop w:val="0"/>
      <w:marBottom w:val="0"/>
      <w:divBdr>
        <w:top w:val="none" w:sz="0" w:space="0" w:color="auto"/>
        <w:left w:val="none" w:sz="0" w:space="0" w:color="auto"/>
        <w:bottom w:val="none" w:sz="0" w:space="0" w:color="auto"/>
        <w:right w:val="none" w:sz="0" w:space="0" w:color="auto"/>
      </w:divBdr>
    </w:div>
    <w:div w:id="1274288819">
      <w:marLeft w:val="0"/>
      <w:marRight w:val="0"/>
      <w:marTop w:val="0"/>
      <w:marBottom w:val="0"/>
      <w:divBdr>
        <w:top w:val="none" w:sz="0" w:space="0" w:color="auto"/>
        <w:left w:val="none" w:sz="0" w:space="0" w:color="auto"/>
        <w:bottom w:val="none" w:sz="0" w:space="0" w:color="auto"/>
        <w:right w:val="none" w:sz="0" w:space="0" w:color="auto"/>
      </w:divBdr>
    </w:div>
    <w:div w:id="1274365799">
      <w:marLeft w:val="0"/>
      <w:marRight w:val="0"/>
      <w:marTop w:val="0"/>
      <w:marBottom w:val="0"/>
      <w:divBdr>
        <w:top w:val="none" w:sz="0" w:space="0" w:color="auto"/>
        <w:left w:val="none" w:sz="0" w:space="0" w:color="auto"/>
        <w:bottom w:val="none" w:sz="0" w:space="0" w:color="auto"/>
        <w:right w:val="none" w:sz="0" w:space="0" w:color="auto"/>
      </w:divBdr>
    </w:div>
    <w:div w:id="1274367527">
      <w:marLeft w:val="0"/>
      <w:marRight w:val="0"/>
      <w:marTop w:val="0"/>
      <w:marBottom w:val="0"/>
      <w:divBdr>
        <w:top w:val="none" w:sz="0" w:space="0" w:color="auto"/>
        <w:left w:val="none" w:sz="0" w:space="0" w:color="auto"/>
        <w:bottom w:val="none" w:sz="0" w:space="0" w:color="auto"/>
        <w:right w:val="none" w:sz="0" w:space="0" w:color="auto"/>
      </w:divBdr>
    </w:div>
    <w:div w:id="1274438122">
      <w:marLeft w:val="0"/>
      <w:marRight w:val="0"/>
      <w:marTop w:val="0"/>
      <w:marBottom w:val="0"/>
      <w:divBdr>
        <w:top w:val="none" w:sz="0" w:space="0" w:color="auto"/>
        <w:left w:val="none" w:sz="0" w:space="0" w:color="auto"/>
        <w:bottom w:val="none" w:sz="0" w:space="0" w:color="auto"/>
        <w:right w:val="none" w:sz="0" w:space="0" w:color="auto"/>
      </w:divBdr>
    </w:div>
    <w:div w:id="1274438926">
      <w:marLeft w:val="0"/>
      <w:marRight w:val="0"/>
      <w:marTop w:val="0"/>
      <w:marBottom w:val="0"/>
      <w:divBdr>
        <w:top w:val="none" w:sz="0" w:space="0" w:color="auto"/>
        <w:left w:val="none" w:sz="0" w:space="0" w:color="auto"/>
        <w:bottom w:val="none" w:sz="0" w:space="0" w:color="auto"/>
        <w:right w:val="none" w:sz="0" w:space="0" w:color="auto"/>
      </w:divBdr>
    </w:div>
    <w:div w:id="1274442761">
      <w:marLeft w:val="0"/>
      <w:marRight w:val="0"/>
      <w:marTop w:val="0"/>
      <w:marBottom w:val="0"/>
      <w:divBdr>
        <w:top w:val="none" w:sz="0" w:space="0" w:color="auto"/>
        <w:left w:val="none" w:sz="0" w:space="0" w:color="auto"/>
        <w:bottom w:val="none" w:sz="0" w:space="0" w:color="auto"/>
        <w:right w:val="none" w:sz="0" w:space="0" w:color="auto"/>
      </w:divBdr>
    </w:div>
    <w:div w:id="1274554325">
      <w:marLeft w:val="0"/>
      <w:marRight w:val="0"/>
      <w:marTop w:val="0"/>
      <w:marBottom w:val="0"/>
      <w:divBdr>
        <w:top w:val="none" w:sz="0" w:space="0" w:color="auto"/>
        <w:left w:val="none" w:sz="0" w:space="0" w:color="auto"/>
        <w:bottom w:val="none" w:sz="0" w:space="0" w:color="auto"/>
        <w:right w:val="none" w:sz="0" w:space="0" w:color="auto"/>
      </w:divBdr>
    </w:div>
    <w:div w:id="1274555740">
      <w:marLeft w:val="0"/>
      <w:marRight w:val="0"/>
      <w:marTop w:val="0"/>
      <w:marBottom w:val="0"/>
      <w:divBdr>
        <w:top w:val="none" w:sz="0" w:space="0" w:color="auto"/>
        <w:left w:val="none" w:sz="0" w:space="0" w:color="auto"/>
        <w:bottom w:val="none" w:sz="0" w:space="0" w:color="auto"/>
        <w:right w:val="none" w:sz="0" w:space="0" w:color="auto"/>
      </w:divBdr>
    </w:div>
    <w:div w:id="1274630205">
      <w:marLeft w:val="0"/>
      <w:marRight w:val="0"/>
      <w:marTop w:val="0"/>
      <w:marBottom w:val="0"/>
      <w:divBdr>
        <w:top w:val="none" w:sz="0" w:space="0" w:color="auto"/>
        <w:left w:val="none" w:sz="0" w:space="0" w:color="auto"/>
        <w:bottom w:val="none" w:sz="0" w:space="0" w:color="auto"/>
        <w:right w:val="none" w:sz="0" w:space="0" w:color="auto"/>
      </w:divBdr>
    </w:div>
    <w:div w:id="1274751438">
      <w:marLeft w:val="0"/>
      <w:marRight w:val="0"/>
      <w:marTop w:val="0"/>
      <w:marBottom w:val="0"/>
      <w:divBdr>
        <w:top w:val="none" w:sz="0" w:space="0" w:color="auto"/>
        <w:left w:val="none" w:sz="0" w:space="0" w:color="auto"/>
        <w:bottom w:val="none" w:sz="0" w:space="0" w:color="auto"/>
        <w:right w:val="none" w:sz="0" w:space="0" w:color="auto"/>
      </w:divBdr>
    </w:div>
    <w:div w:id="1274825674">
      <w:bodyDiv w:val="1"/>
      <w:marLeft w:val="0"/>
      <w:marRight w:val="0"/>
      <w:marTop w:val="0"/>
      <w:marBottom w:val="0"/>
      <w:divBdr>
        <w:top w:val="none" w:sz="0" w:space="0" w:color="auto"/>
        <w:left w:val="none" w:sz="0" w:space="0" w:color="auto"/>
        <w:bottom w:val="none" w:sz="0" w:space="0" w:color="auto"/>
        <w:right w:val="none" w:sz="0" w:space="0" w:color="auto"/>
      </w:divBdr>
    </w:div>
    <w:div w:id="1274897135">
      <w:marLeft w:val="0"/>
      <w:marRight w:val="0"/>
      <w:marTop w:val="0"/>
      <w:marBottom w:val="0"/>
      <w:divBdr>
        <w:top w:val="none" w:sz="0" w:space="0" w:color="auto"/>
        <w:left w:val="none" w:sz="0" w:space="0" w:color="auto"/>
        <w:bottom w:val="none" w:sz="0" w:space="0" w:color="auto"/>
        <w:right w:val="none" w:sz="0" w:space="0" w:color="auto"/>
      </w:divBdr>
    </w:div>
    <w:div w:id="1275017457">
      <w:marLeft w:val="0"/>
      <w:marRight w:val="0"/>
      <w:marTop w:val="0"/>
      <w:marBottom w:val="0"/>
      <w:divBdr>
        <w:top w:val="none" w:sz="0" w:space="0" w:color="auto"/>
        <w:left w:val="none" w:sz="0" w:space="0" w:color="auto"/>
        <w:bottom w:val="none" w:sz="0" w:space="0" w:color="auto"/>
        <w:right w:val="none" w:sz="0" w:space="0" w:color="auto"/>
      </w:divBdr>
    </w:div>
    <w:div w:id="1275091362">
      <w:marLeft w:val="0"/>
      <w:marRight w:val="0"/>
      <w:marTop w:val="0"/>
      <w:marBottom w:val="0"/>
      <w:divBdr>
        <w:top w:val="none" w:sz="0" w:space="0" w:color="auto"/>
        <w:left w:val="none" w:sz="0" w:space="0" w:color="auto"/>
        <w:bottom w:val="none" w:sz="0" w:space="0" w:color="auto"/>
        <w:right w:val="none" w:sz="0" w:space="0" w:color="auto"/>
      </w:divBdr>
    </w:div>
    <w:div w:id="1275136064">
      <w:marLeft w:val="0"/>
      <w:marRight w:val="0"/>
      <w:marTop w:val="0"/>
      <w:marBottom w:val="0"/>
      <w:divBdr>
        <w:top w:val="none" w:sz="0" w:space="0" w:color="auto"/>
        <w:left w:val="none" w:sz="0" w:space="0" w:color="auto"/>
        <w:bottom w:val="none" w:sz="0" w:space="0" w:color="auto"/>
        <w:right w:val="none" w:sz="0" w:space="0" w:color="auto"/>
      </w:divBdr>
    </w:div>
    <w:div w:id="1275211567">
      <w:marLeft w:val="0"/>
      <w:marRight w:val="0"/>
      <w:marTop w:val="0"/>
      <w:marBottom w:val="0"/>
      <w:divBdr>
        <w:top w:val="none" w:sz="0" w:space="0" w:color="auto"/>
        <w:left w:val="none" w:sz="0" w:space="0" w:color="auto"/>
        <w:bottom w:val="none" w:sz="0" w:space="0" w:color="auto"/>
        <w:right w:val="none" w:sz="0" w:space="0" w:color="auto"/>
      </w:divBdr>
    </w:div>
    <w:div w:id="1275211876">
      <w:marLeft w:val="0"/>
      <w:marRight w:val="0"/>
      <w:marTop w:val="0"/>
      <w:marBottom w:val="0"/>
      <w:divBdr>
        <w:top w:val="none" w:sz="0" w:space="0" w:color="auto"/>
        <w:left w:val="none" w:sz="0" w:space="0" w:color="auto"/>
        <w:bottom w:val="none" w:sz="0" w:space="0" w:color="auto"/>
        <w:right w:val="none" w:sz="0" w:space="0" w:color="auto"/>
      </w:divBdr>
    </w:div>
    <w:div w:id="1275333008">
      <w:marLeft w:val="0"/>
      <w:marRight w:val="0"/>
      <w:marTop w:val="0"/>
      <w:marBottom w:val="0"/>
      <w:divBdr>
        <w:top w:val="none" w:sz="0" w:space="0" w:color="auto"/>
        <w:left w:val="none" w:sz="0" w:space="0" w:color="auto"/>
        <w:bottom w:val="none" w:sz="0" w:space="0" w:color="auto"/>
        <w:right w:val="none" w:sz="0" w:space="0" w:color="auto"/>
      </w:divBdr>
    </w:div>
    <w:div w:id="1275359645">
      <w:bodyDiv w:val="1"/>
      <w:marLeft w:val="0"/>
      <w:marRight w:val="0"/>
      <w:marTop w:val="0"/>
      <w:marBottom w:val="0"/>
      <w:divBdr>
        <w:top w:val="none" w:sz="0" w:space="0" w:color="auto"/>
        <w:left w:val="none" w:sz="0" w:space="0" w:color="auto"/>
        <w:bottom w:val="none" w:sz="0" w:space="0" w:color="auto"/>
        <w:right w:val="none" w:sz="0" w:space="0" w:color="auto"/>
      </w:divBdr>
    </w:div>
    <w:div w:id="1275359780">
      <w:marLeft w:val="0"/>
      <w:marRight w:val="0"/>
      <w:marTop w:val="0"/>
      <w:marBottom w:val="0"/>
      <w:divBdr>
        <w:top w:val="none" w:sz="0" w:space="0" w:color="auto"/>
        <w:left w:val="none" w:sz="0" w:space="0" w:color="auto"/>
        <w:bottom w:val="none" w:sz="0" w:space="0" w:color="auto"/>
        <w:right w:val="none" w:sz="0" w:space="0" w:color="auto"/>
      </w:divBdr>
    </w:div>
    <w:div w:id="1275596666">
      <w:marLeft w:val="0"/>
      <w:marRight w:val="0"/>
      <w:marTop w:val="0"/>
      <w:marBottom w:val="0"/>
      <w:divBdr>
        <w:top w:val="none" w:sz="0" w:space="0" w:color="auto"/>
        <w:left w:val="none" w:sz="0" w:space="0" w:color="auto"/>
        <w:bottom w:val="none" w:sz="0" w:space="0" w:color="auto"/>
        <w:right w:val="none" w:sz="0" w:space="0" w:color="auto"/>
      </w:divBdr>
    </w:div>
    <w:div w:id="1275599279">
      <w:marLeft w:val="0"/>
      <w:marRight w:val="0"/>
      <w:marTop w:val="0"/>
      <w:marBottom w:val="0"/>
      <w:divBdr>
        <w:top w:val="none" w:sz="0" w:space="0" w:color="auto"/>
        <w:left w:val="none" w:sz="0" w:space="0" w:color="auto"/>
        <w:bottom w:val="none" w:sz="0" w:space="0" w:color="auto"/>
        <w:right w:val="none" w:sz="0" w:space="0" w:color="auto"/>
      </w:divBdr>
    </w:div>
    <w:div w:id="1275670674">
      <w:marLeft w:val="0"/>
      <w:marRight w:val="0"/>
      <w:marTop w:val="0"/>
      <w:marBottom w:val="0"/>
      <w:divBdr>
        <w:top w:val="none" w:sz="0" w:space="0" w:color="auto"/>
        <w:left w:val="none" w:sz="0" w:space="0" w:color="auto"/>
        <w:bottom w:val="none" w:sz="0" w:space="0" w:color="auto"/>
        <w:right w:val="none" w:sz="0" w:space="0" w:color="auto"/>
      </w:divBdr>
    </w:div>
    <w:div w:id="1275675414">
      <w:marLeft w:val="0"/>
      <w:marRight w:val="0"/>
      <w:marTop w:val="0"/>
      <w:marBottom w:val="0"/>
      <w:divBdr>
        <w:top w:val="none" w:sz="0" w:space="0" w:color="auto"/>
        <w:left w:val="none" w:sz="0" w:space="0" w:color="auto"/>
        <w:bottom w:val="none" w:sz="0" w:space="0" w:color="auto"/>
        <w:right w:val="none" w:sz="0" w:space="0" w:color="auto"/>
      </w:divBdr>
    </w:div>
    <w:div w:id="1275865030">
      <w:marLeft w:val="0"/>
      <w:marRight w:val="0"/>
      <w:marTop w:val="0"/>
      <w:marBottom w:val="0"/>
      <w:divBdr>
        <w:top w:val="none" w:sz="0" w:space="0" w:color="auto"/>
        <w:left w:val="none" w:sz="0" w:space="0" w:color="auto"/>
        <w:bottom w:val="none" w:sz="0" w:space="0" w:color="auto"/>
        <w:right w:val="none" w:sz="0" w:space="0" w:color="auto"/>
      </w:divBdr>
    </w:div>
    <w:div w:id="1275942870">
      <w:marLeft w:val="0"/>
      <w:marRight w:val="0"/>
      <w:marTop w:val="0"/>
      <w:marBottom w:val="0"/>
      <w:divBdr>
        <w:top w:val="none" w:sz="0" w:space="0" w:color="auto"/>
        <w:left w:val="none" w:sz="0" w:space="0" w:color="auto"/>
        <w:bottom w:val="none" w:sz="0" w:space="0" w:color="auto"/>
        <w:right w:val="none" w:sz="0" w:space="0" w:color="auto"/>
      </w:divBdr>
    </w:div>
    <w:div w:id="1275944082">
      <w:marLeft w:val="0"/>
      <w:marRight w:val="0"/>
      <w:marTop w:val="0"/>
      <w:marBottom w:val="0"/>
      <w:divBdr>
        <w:top w:val="none" w:sz="0" w:space="0" w:color="auto"/>
        <w:left w:val="none" w:sz="0" w:space="0" w:color="auto"/>
        <w:bottom w:val="none" w:sz="0" w:space="0" w:color="auto"/>
        <w:right w:val="none" w:sz="0" w:space="0" w:color="auto"/>
      </w:divBdr>
    </w:div>
    <w:div w:id="1276013110">
      <w:marLeft w:val="0"/>
      <w:marRight w:val="0"/>
      <w:marTop w:val="0"/>
      <w:marBottom w:val="0"/>
      <w:divBdr>
        <w:top w:val="none" w:sz="0" w:space="0" w:color="auto"/>
        <w:left w:val="none" w:sz="0" w:space="0" w:color="auto"/>
        <w:bottom w:val="none" w:sz="0" w:space="0" w:color="auto"/>
        <w:right w:val="none" w:sz="0" w:space="0" w:color="auto"/>
      </w:divBdr>
    </w:div>
    <w:div w:id="1276138756">
      <w:marLeft w:val="0"/>
      <w:marRight w:val="0"/>
      <w:marTop w:val="0"/>
      <w:marBottom w:val="0"/>
      <w:divBdr>
        <w:top w:val="none" w:sz="0" w:space="0" w:color="auto"/>
        <w:left w:val="none" w:sz="0" w:space="0" w:color="auto"/>
        <w:bottom w:val="none" w:sz="0" w:space="0" w:color="auto"/>
        <w:right w:val="none" w:sz="0" w:space="0" w:color="auto"/>
      </w:divBdr>
    </w:div>
    <w:div w:id="1276207434">
      <w:marLeft w:val="0"/>
      <w:marRight w:val="0"/>
      <w:marTop w:val="0"/>
      <w:marBottom w:val="0"/>
      <w:divBdr>
        <w:top w:val="none" w:sz="0" w:space="0" w:color="auto"/>
        <w:left w:val="none" w:sz="0" w:space="0" w:color="auto"/>
        <w:bottom w:val="none" w:sz="0" w:space="0" w:color="auto"/>
        <w:right w:val="none" w:sz="0" w:space="0" w:color="auto"/>
      </w:divBdr>
    </w:div>
    <w:div w:id="1276253590">
      <w:marLeft w:val="0"/>
      <w:marRight w:val="0"/>
      <w:marTop w:val="0"/>
      <w:marBottom w:val="0"/>
      <w:divBdr>
        <w:top w:val="none" w:sz="0" w:space="0" w:color="auto"/>
        <w:left w:val="none" w:sz="0" w:space="0" w:color="auto"/>
        <w:bottom w:val="none" w:sz="0" w:space="0" w:color="auto"/>
        <w:right w:val="none" w:sz="0" w:space="0" w:color="auto"/>
      </w:divBdr>
    </w:div>
    <w:div w:id="1276255738">
      <w:marLeft w:val="0"/>
      <w:marRight w:val="0"/>
      <w:marTop w:val="0"/>
      <w:marBottom w:val="0"/>
      <w:divBdr>
        <w:top w:val="none" w:sz="0" w:space="0" w:color="auto"/>
        <w:left w:val="none" w:sz="0" w:space="0" w:color="auto"/>
        <w:bottom w:val="none" w:sz="0" w:space="0" w:color="auto"/>
        <w:right w:val="none" w:sz="0" w:space="0" w:color="auto"/>
      </w:divBdr>
    </w:div>
    <w:div w:id="1276324268">
      <w:marLeft w:val="0"/>
      <w:marRight w:val="0"/>
      <w:marTop w:val="0"/>
      <w:marBottom w:val="0"/>
      <w:divBdr>
        <w:top w:val="none" w:sz="0" w:space="0" w:color="auto"/>
        <w:left w:val="none" w:sz="0" w:space="0" w:color="auto"/>
        <w:bottom w:val="none" w:sz="0" w:space="0" w:color="auto"/>
        <w:right w:val="none" w:sz="0" w:space="0" w:color="auto"/>
      </w:divBdr>
    </w:div>
    <w:div w:id="1276326310">
      <w:marLeft w:val="0"/>
      <w:marRight w:val="0"/>
      <w:marTop w:val="0"/>
      <w:marBottom w:val="0"/>
      <w:divBdr>
        <w:top w:val="none" w:sz="0" w:space="0" w:color="auto"/>
        <w:left w:val="none" w:sz="0" w:space="0" w:color="auto"/>
        <w:bottom w:val="none" w:sz="0" w:space="0" w:color="auto"/>
        <w:right w:val="none" w:sz="0" w:space="0" w:color="auto"/>
      </w:divBdr>
    </w:div>
    <w:div w:id="1276328067">
      <w:marLeft w:val="0"/>
      <w:marRight w:val="0"/>
      <w:marTop w:val="0"/>
      <w:marBottom w:val="0"/>
      <w:divBdr>
        <w:top w:val="none" w:sz="0" w:space="0" w:color="auto"/>
        <w:left w:val="none" w:sz="0" w:space="0" w:color="auto"/>
        <w:bottom w:val="none" w:sz="0" w:space="0" w:color="auto"/>
        <w:right w:val="none" w:sz="0" w:space="0" w:color="auto"/>
      </w:divBdr>
    </w:div>
    <w:div w:id="1276333288">
      <w:marLeft w:val="0"/>
      <w:marRight w:val="0"/>
      <w:marTop w:val="0"/>
      <w:marBottom w:val="0"/>
      <w:divBdr>
        <w:top w:val="none" w:sz="0" w:space="0" w:color="auto"/>
        <w:left w:val="none" w:sz="0" w:space="0" w:color="auto"/>
        <w:bottom w:val="none" w:sz="0" w:space="0" w:color="auto"/>
        <w:right w:val="none" w:sz="0" w:space="0" w:color="auto"/>
      </w:divBdr>
    </w:div>
    <w:div w:id="1276402332">
      <w:marLeft w:val="0"/>
      <w:marRight w:val="0"/>
      <w:marTop w:val="0"/>
      <w:marBottom w:val="0"/>
      <w:divBdr>
        <w:top w:val="none" w:sz="0" w:space="0" w:color="auto"/>
        <w:left w:val="none" w:sz="0" w:space="0" w:color="auto"/>
        <w:bottom w:val="none" w:sz="0" w:space="0" w:color="auto"/>
        <w:right w:val="none" w:sz="0" w:space="0" w:color="auto"/>
      </w:divBdr>
    </w:div>
    <w:div w:id="1276406264">
      <w:marLeft w:val="0"/>
      <w:marRight w:val="0"/>
      <w:marTop w:val="0"/>
      <w:marBottom w:val="0"/>
      <w:divBdr>
        <w:top w:val="none" w:sz="0" w:space="0" w:color="auto"/>
        <w:left w:val="none" w:sz="0" w:space="0" w:color="auto"/>
        <w:bottom w:val="none" w:sz="0" w:space="0" w:color="auto"/>
        <w:right w:val="none" w:sz="0" w:space="0" w:color="auto"/>
      </w:divBdr>
    </w:div>
    <w:div w:id="1276449583">
      <w:marLeft w:val="0"/>
      <w:marRight w:val="0"/>
      <w:marTop w:val="0"/>
      <w:marBottom w:val="0"/>
      <w:divBdr>
        <w:top w:val="none" w:sz="0" w:space="0" w:color="auto"/>
        <w:left w:val="none" w:sz="0" w:space="0" w:color="auto"/>
        <w:bottom w:val="none" w:sz="0" w:space="0" w:color="auto"/>
        <w:right w:val="none" w:sz="0" w:space="0" w:color="auto"/>
      </w:divBdr>
    </w:div>
    <w:div w:id="1276519677">
      <w:marLeft w:val="0"/>
      <w:marRight w:val="0"/>
      <w:marTop w:val="0"/>
      <w:marBottom w:val="0"/>
      <w:divBdr>
        <w:top w:val="none" w:sz="0" w:space="0" w:color="auto"/>
        <w:left w:val="none" w:sz="0" w:space="0" w:color="auto"/>
        <w:bottom w:val="none" w:sz="0" w:space="0" w:color="auto"/>
        <w:right w:val="none" w:sz="0" w:space="0" w:color="auto"/>
      </w:divBdr>
    </w:div>
    <w:div w:id="1276596822">
      <w:marLeft w:val="0"/>
      <w:marRight w:val="0"/>
      <w:marTop w:val="0"/>
      <w:marBottom w:val="0"/>
      <w:divBdr>
        <w:top w:val="none" w:sz="0" w:space="0" w:color="auto"/>
        <w:left w:val="none" w:sz="0" w:space="0" w:color="auto"/>
        <w:bottom w:val="none" w:sz="0" w:space="0" w:color="auto"/>
        <w:right w:val="none" w:sz="0" w:space="0" w:color="auto"/>
      </w:divBdr>
    </w:div>
    <w:div w:id="1276716081">
      <w:marLeft w:val="0"/>
      <w:marRight w:val="0"/>
      <w:marTop w:val="0"/>
      <w:marBottom w:val="0"/>
      <w:divBdr>
        <w:top w:val="none" w:sz="0" w:space="0" w:color="auto"/>
        <w:left w:val="none" w:sz="0" w:space="0" w:color="auto"/>
        <w:bottom w:val="none" w:sz="0" w:space="0" w:color="auto"/>
        <w:right w:val="none" w:sz="0" w:space="0" w:color="auto"/>
      </w:divBdr>
    </w:div>
    <w:div w:id="1276864376">
      <w:marLeft w:val="0"/>
      <w:marRight w:val="0"/>
      <w:marTop w:val="0"/>
      <w:marBottom w:val="0"/>
      <w:divBdr>
        <w:top w:val="none" w:sz="0" w:space="0" w:color="auto"/>
        <w:left w:val="none" w:sz="0" w:space="0" w:color="auto"/>
        <w:bottom w:val="none" w:sz="0" w:space="0" w:color="auto"/>
        <w:right w:val="none" w:sz="0" w:space="0" w:color="auto"/>
      </w:divBdr>
    </w:div>
    <w:div w:id="1276904467">
      <w:marLeft w:val="0"/>
      <w:marRight w:val="0"/>
      <w:marTop w:val="0"/>
      <w:marBottom w:val="0"/>
      <w:divBdr>
        <w:top w:val="none" w:sz="0" w:space="0" w:color="auto"/>
        <w:left w:val="none" w:sz="0" w:space="0" w:color="auto"/>
        <w:bottom w:val="none" w:sz="0" w:space="0" w:color="auto"/>
        <w:right w:val="none" w:sz="0" w:space="0" w:color="auto"/>
      </w:divBdr>
    </w:div>
    <w:div w:id="1276987035">
      <w:marLeft w:val="0"/>
      <w:marRight w:val="0"/>
      <w:marTop w:val="0"/>
      <w:marBottom w:val="0"/>
      <w:divBdr>
        <w:top w:val="none" w:sz="0" w:space="0" w:color="auto"/>
        <w:left w:val="none" w:sz="0" w:space="0" w:color="auto"/>
        <w:bottom w:val="none" w:sz="0" w:space="0" w:color="auto"/>
        <w:right w:val="none" w:sz="0" w:space="0" w:color="auto"/>
      </w:divBdr>
    </w:div>
    <w:div w:id="1277102902">
      <w:marLeft w:val="0"/>
      <w:marRight w:val="0"/>
      <w:marTop w:val="0"/>
      <w:marBottom w:val="0"/>
      <w:divBdr>
        <w:top w:val="none" w:sz="0" w:space="0" w:color="auto"/>
        <w:left w:val="none" w:sz="0" w:space="0" w:color="auto"/>
        <w:bottom w:val="none" w:sz="0" w:space="0" w:color="auto"/>
        <w:right w:val="none" w:sz="0" w:space="0" w:color="auto"/>
      </w:divBdr>
    </w:div>
    <w:div w:id="1277130433">
      <w:marLeft w:val="0"/>
      <w:marRight w:val="0"/>
      <w:marTop w:val="0"/>
      <w:marBottom w:val="0"/>
      <w:divBdr>
        <w:top w:val="none" w:sz="0" w:space="0" w:color="auto"/>
        <w:left w:val="none" w:sz="0" w:space="0" w:color="auto"/>
        <w:bottom w:val="none" w:sz="0" w:space="0" w:color="auto"/>
        <w:right w:val="none" w:sz="0" w:space="0" w:color="auto"/>
      </w:divBdr>
    </w:div>
    <w:div w:id="1277173499">
      <w:marLeft w:val="0"/>
      <w:marRight w:val="0"/>
      <w:marTop w:val="0"/>
      <w:marBottom w:val="0"/>
      <w:divBdr>
        <w:top w:val="none" w:sz="0" w:space="0" w:color="auto"/>
        <w:left w:val="none" w:sz="0" w:space="0" w:color="auto"/>
        <w:bottom w:val="none" w:sz="0" w:space="0" w:color="auto"/>
        <w:right w:val="none" w:sz="0" w:space="0" w:color="auto"/>
      </w:divBdr>
    </w:div>
    <w:div w:id="1277176912">
      <w:marLeft w:val="0"/>
      <w:marRight w:val="0"/>
      <w:marTop w:val="0"/>
      <w:marBottom w:val="0"/>
      <w:divBdr>
        <w:top w:val="none" w:sz="0" w:space="0" w:color="auto"/>
        <w:left w:val="none" w:sz="0" w:space="0" w:color="auto"/>
        <w:bottom w:val="none" w:sz="0" w:space="0" w:color="auto"/>
        <w:right w:val="none" w:sz="0" w:space="0" w:color="auto"/>
      </w:divBdr>
    </w:div>
    <w:div w:id="1277178665">
      <w:marLeft w:val="0"/>
      <w:marRight w:val="0"/>
      <w:marTop w:val="0"/>
      <w:marBottom w:val="0"/>
      <w:divBdr>
        <w:top w:val="none" w:sz="0" w:space="0" w:color="auto"/>
        <w:left w:val="none" w:sz="0" w:space="0" w:color="auto"/>
        <w:bottom w:val="none" w:sz="0" w:space="0" w:color="auto"/>
        <w:right w:val="none" w:sz="0" w:space="0" w:color="auto"/>
      </w:divBdr>
    </w:div>
    <w:div w:id="1277252109">
      <w:marLeft w:val="0"/>
      <w:marRight w:val="0"/>
      <w:marTop w:val="0"/>
      <w:marBottom w:val="0"/>
      <w:divBdr>
        <w:top w:val="none" w:sz="0" w:space="0" w:color="auto"/>
        <w:left w:val="none" w:sz="0" w:space="0" w:color="auto"/>
        <w:bottom w:val="none" w:sz="0" w:space="0" w:color="auto"/>
        <w:right w:val="none" w:sz="0" w:space="0" w:color="auto"/>
      </w:divBdr>
    </w:div>
    <w:div w:id="1277254447">
      <w:bodyDiv w:val="1"/>
      <w:marLeft w:val="0"/>
      <w:marRight w:val="0"/>
      <w:marTop w:val="0"/>
      <w:marBottom w:val="0"/>
      <w:divBdr>
        <w:top w:val="none" w:sz="0" w:space="0" w:color="auto"/>
        <w:left w:val="none" w:sz="0" w:space="0" w:color="auto"/>
        <w:bottom w:val="none" w:sz="0" w:space="0" w:color="auto"/>
        <w:right w:val="none" w:sz="0" w:space="0" w:color="auto"/>
      </w:divBdr>
      <w:divsChild>
        <w:div w:id="342434778">
          <w:marLeft w:val="0"/>
          <w:marRight w:val="0"/>
          <w:marTop w:val="0"/>
          <w:marBottom w:val="0"/>
          <w:divBdr>
            <w:top w:val="none" w:sz="0" w:space="0" w:color="auto"/>
            <w:left w:val="none" w:sz="0" w:space="0" w:color="auto"/>
            <w:bottom w:val="none" w:sz="0" w:space="0" w:color="auto"/>
            <w:right w:val="none" w:sz="0" w:space="0" w:color="auto"/>
          </w:divBdr>
        </w:div>
        <w:div w:id="403185674">
          <w:marLeft w:val="0"/>
          <w:marRight w:val="0"/>
          <w:marTop w:val="0"/>
          <w:marBottom w:val="0"/>
          <w:divBdr>
            <w:top w:val="none" w:sz="0" w:space="0" w:color="auto"/>
            <w:left w:val="none" w:sz="0" w:space="0" w:color="auto"/>
            <w:bottom w:val="none" w:sz="0" w:space="0" w:color="auto"/>
            <w:right w:val="none" w:sz="0" w:space="0" w:color="auto"/>
          </w:divBdr>
        </w:div>
        <w:div w:id="134494308">
          <w:marLeft w:val="0"/>
          <w:marRight w:val="0"/>
          <w:marTop w:val="0"/>
          <w:marBottom w:val="0"/>
          <w:divBdr>
            <w:top w:val="none" w:sz="0" w:space="0" w:color="auto"/>
            <w:left w:val="none" w:sz="0" w:space="0" w:color="auto"/>
            <w:bottom w:val="none" w:sz="0" w:space="0" w:color="auto"/>
            <w:right w:val="none" w:sz="0" w:space="0" w:color="auto"/>
          </w:divBdr>
        </w:div>
        <w:div w:id="1357727860">
          <w:marLeft w:val="0"/>
          <w:marRight w:val="0"/>
          <w:marTop w:val="0"/>
          <w:marBottom w:val="0"/>
          <w:divBdr>
            <w:top w:val="none" w:sz="0" w:space="0" w:color="auto"/>
            <w:left w:val="none" w:sz="0" w:space="0" w:color="auto"/>
            <w:bottom w:val="none" w:sz="0" w:space="0" w:color="auto"/>
            <w:right w:val="none" w:sz="0" w:space="0" w:color="auto"/>
          </w:divBdr>
        </w:div>
        <w:div w:id="1404255238">
          <w:marLeft w:val="0"/>
          <w:marRight w:val="0"/>
          <w:marTop w:val="0"/>
          <w:marBottom w:val="0"/>
          <w:divBdr>
            <w:top w:val="none" w:sz="0" w:space="0" w:color="auto"/>
            <w:left w:val="none" w:sz="0" w:space="0" w:color="auto"/>
            <w:bottom w:val="none" w:sz="0" w:space="0" w:color="auto"/>
            <w:right w:val="none" w:sz="0" w:space="0" w:color="auto"/>
          </w:divBdr>
        </w:div>
        <w:div w:id="163253141">
          <w:marLeft w:val="0"/>
          <w:marRight w:val="0"/>
          <w:marTop w:val="0"/>
          <w:marBottom w:val="0"/>
          <w:divBdr>
            <w:top w:val="none" w:sz="0" w:space="0" w:color="auto"/>
            <w:left w:val="none" w:sz="0" w:space="0" w:color="auto"/>
            <w:bottom w:val="none" w:sz="0" w:space="0" w:color="auto"/>
            <w:right w:val="none" w:sz="0" w:space="0" w:color="auto"/>
          </w:divBdr>
        </w:div>
        <w:div w:id="540898697">
          <w:marLeft w:val="0"/>
          <w:marRight w:val="0"/>
          <w:marTop w:val="0"/>
          <w:marBottom w:val="0"/>
          <w:divBdr>
            <w:top w:val="none" w:sz="0" w:space="0" w:color="auto"/>
            <w:left w:val="none" w:sz="0" w:space="0" w:color="auto"/>
            <w:bottom w:val="none" w:sz="0" w:space="0" w:color="auto"/>
            <w:right w:val="none" w:sz="0" w:space="0" w:color="auto"/>
          </w:divBdr>
        </w:div>
        <w:div w:id="445274521">
          <w:marLeft w:val="0"/>
          <w:marRight w:val="0"/>
          <w:marTop w:val="0"/>
          <w:marBottom w:val="0"/>
          <w:divBdr>
            <w:top w:val="none" w:sz="0" w:space="0" w:color="auto"/>
            <w:left w:val="none" w:sz="0" w:space="0" w:color="auto"/>
            <w:bottom w:val="none" w:sz="0" w:space="0" w:color="auto"/>
            <w:right w:val="none" w:sz="0" w:space="0" w:color="auto"/>
          </w:divBdr>
        </w:div>
        <w:div w:id="960839415">
          <w:marLeft w:val="0"/>
          <w:marRight w:val="0"/>
          <w:marTop w:val="0"/>
          <w:marBottom w:val="0"/>
          <w:divBdr>
            <w:top w:val="none" w:sz="0" w:space="0" w:color="auto"/>
            <w:left w:val="none" w:sz="0" w:space="0" w:color="auto"/>
            <w:bottom w:val="none" w:sz="0" w:space="0" w:color="auto"/>
            <w:right w:val="none" w:sz="0" w:space="0" w:color="auto"/>
          </w:divBdr>
        </w:div>
        <w:div w:id="1194614677">
          <w:marLeft w:val="0"/>
          <w:marRight w:val="0"/>
          <w:marTop w:val="0"/>
          <w:marBottom w:val="0"/>
          <w:divBdr>
            <w:top w:val="none" w:sz="0" w:space="0" w:color="auto"/>
            <w:left w:val="none" w:sz="0" w:space="0" w:color="auto"/>
            <w:bottom w:val="none" w:sz="0" w:space="0" w:color="auto"/>
            <w:right w:val="none" w:sz="0" w:space="0" w:color="auto"/>
          </w:divBdr>
        </w:div>
        <w:div w:id="78603040">
          <w:marLeft w:val="0"/>
          <w:marRight w:val="0"/>
          <w:marTop w:val="0"/>
          <w:marBottom w:val="0"/>
          <w:divBdr>
            <w:top w:val="none" w:sz="0" w:space="0" w:color="auto"/>
            <w:left w:val="none" w:sz="0" w:space="0" w:color="auto"/>
            <w:bottom w:val="none" w:sz="0" w:space="0" w:color="auto"/>
            <w:right w:val="none" w:sz="0" w:space="0" w:color="auto"/>
          </w:divBdr>
        </w:div>
        <w:div w:id="1255553878">
          <w:marLeft w:val="0"/>
          <w:marRight w:val="0"/>
          <w:marTop w:val="0"/>
          <w:marBottom w:val="0"/>
          <w:divBdr>
            <w:top w:val="none" w:sz="0" w:space="0" w:color="auto"/>
            <w:left w:val="none" w:sz="0" w:space="0" w:color="auto"/>
            <w:bottom w:val="none" w:sz="0" w:space="0" w:color="auto"/>
            <w:right w:val="none" w:sz="0" w:space="0" w:color="auto"/>
          </w:divBdr>
        </w:div>
        <w:div w:id="1969431832">
          <w:marLeft w:val="0"/>
          <w:marRight w:val="0"/>
          <w:marTop w:val="0"/>
          <w:marBottom w:val="0"/>
          <w:divBdr>
            <w:top w:val="none" w:sz="0" w:space="0" w:color="auto"/>
            <w:left w:val="none" w:sz="0" w:space="0" w:color="auto"/>
            <w:bottom w:val="none" w:sz="0" w:space="0" w:color="auto"/>
            <w:right w:val="none" w:sz="0" w:space="0" w:color="auto"/>
          </w:divBdr>
        </w:div>
        <w:div w:id="1765882702">
          <w:marLeft w:val="0"/>
          <w:marRight w:val="0"/>
          <w:marTop w:val="0"/>
          <w:marBottom w:val="0"/>
          <w:divBdr>
            <w:top w:val="none" w:sz="0" w:space="0" w:color="auto"/>
            <w:left w:val="none" w:sz="0" w:space="0" w:color="auto"/>
            <w:bottom w:val="none" w:sz="0" w:space="0" w:color="auto"/>
            <w:right w:val="none" w:sz="0" w:space="0" w:color="auto"/>
          </w:divBdr>
        </w:div>
        <w:div w:id="279190123">
          <w:marLeft w:val="0"/>
          <w:marRight w:val="0"/>
          <w:marTop w:val="0"/>
          <w:marBottom w:val="0"/>
          <w:divBdr>
            <w:top w:val="none" w:sz="0" w:space="0" w:color="auto"/>
            <w:left w:val="none" w:sz="0" w:space="0" w:color="auto"/>
            <w:bottom w:val="none" w:sz="0" w:space="0" w:color="auto"/>
            <w:right w:val="none" w:sz="0" w:space="0" w:color="auto"/>
          </w:divBdr>
        </w:div>
        <w:div w:id="1794515166">
          <w:marLeft w:val="0"/>
          <w:marRight w:val="0"/>
          <w:marTop w:val="0"/>
          <w:marBottom w:val="0"/>
          <w:divBdr>
            <w:top w:val="none" w:sz="0" w:space="0" w:color="auto"/>
            <w:left w:val="none" w:sz="0" w:space="0" w:color="auto"/>
            <w:bottom w:val="none" w:sz="0" w:space="0" w:color="auto"/>
            <w:right w:val="none" w:sz="0" w:space="0" w:color="auto"/>
          </w:divBdr>
        </w:div>
        <w:div w:id="1168054074">
          <w:marLeft w:val="0"/>
          <w:marRight w:val="0"/>
          <w:marTop w:val="0"/>
          <w:marBottom w:val="0"/>
          <w:divBdr>
            <w:top w:val="none" w:sz="0" w:space="0" w:color="auto"/>
            <w:left w:val="none" w:sz="0" w:space="0" w:color="auto"/>
            <w:bottom w:val="none" w:sz="0" w:space="0" w:color="auto"/>
            <w:right w:val="none" w:sz="0" w:space="0" w:color="auto"/>
          </w:divBdr>
        </w:div>
        <w:div w:id="962082641">
          <w:marLeft w:val="0"/>
          <w:marRight w:val="0"/>
          <w:marTop w:val="0"/>
          <w:marBottom w:val="0"/>
          <w:divBdr>
            <w:top w:val="none" w:sz="0" w:space="0" w:color="auto"/>
            <w:left w:val="none" w:sz="0" w:space="0" w:color="auto"/>
            <w:bottom w:val="none" w:sz="0" w:space="0" w:color="auto"/>
            <w:right w:val="none" w:sz="0" w:space="0" w:color="auto"/>
          </w:divBdr>
        </w:div>
        <w:div w:id="1630673119">
          <w:marLeft w:val="0"/>
          <w:marRight w:val="0"/>
          <w:marTop w:val="0"/>
          <w:marBottom w:val="0"/>
          <w:divBdr>
            <w:top w:val="none" w:sz="0" w:space="0" w:color="auto"/>
            <w:left w:val="none" w:sz="0" w:space="0" w:color="auto"/>
            <w:bottom w:val="none" w:sz="0" w:space="0" w:color="auto"/>
            <w:right w:val="none" w:sz="0" w:space="0" w:color="auto"/>
          </w:divBdr>
        </w:div>
        <w:div w:id="124322120">
          <w:marLeft w:val="0"/>
          <w:marRight w:val="0"/>
          <w:marTop w:val="0"/>
          <w:marBottom w:val="0"/>
          <w:divBdr>
            <w:top w:val="none" w:sz="0" w:space="0" w:color="auto"/>
            <w:left w:val="none" w:sz="0" w:space="0" w:color="auto"/>
            <w:bottom w:val="none" w:sz="0" w:space="0" w:color="auto"/>
            <w:right w:val="none" w:sz="0" w:space="0" w:color="auto"/>
          </w:divBdr>
        </w:div>
        <w:div w:id="304510638">
          <w:marLeft w:val="0"/>
          <w:marRight w:val="0"/>
          <w:marTop w:val="0"/>
          <w:marBottom w:val="0"/>
          <w:divBdr>
            <w:top w:val="none" w:sz="0" w:space="0" w:color="auto"/>
            <w:left w:val="none" w:sz="0" w:space="0" w:color="auto"/>
            <w:bottom w:val="none" w:sz="0" w:space="0" w:color="auto"/>
            <w:right w:val="none" w:sz="0" w:space="0" w:color="auto"/>
          </w:divBdr>
        </w:div>
        <w:div w:id="1254319046">
          <w:marLeft w:val="0"/>
          <w:marRight w:val="0"/>
          <w:marTop w:val="0"/>
          <w:marBottom w:val="0"/>
          <w:divBdr>
            <w:top w:val="none" w:sz="0" w:space="0" w:color="auto"/>
            <w:left w:val="none" w:sz="0" w:space="0" w:color="auto"/>
            <w:bottom w:val="none" w:sz="0" w:space="0" w:color="auto"/>
            <w:right w:val="none" w:sz="0" w:space="0" w:color="auto"/>
          </w:divBdr>
        </w:div>
      </w:divsChild>
    </w:div>
    <w:div w:id="1277374196">
      <w:marLeft w:val="0"/>
      <w:marRight w:val="0"/>
      <w:marTop w:val="0"/>
      <w:marBottom w:val="0"/>
      <w:divBdr>
        <w:top w:val="none" w:sz="0" w:space="0" w:color="auto"/>
        <w:left w:val="none" w:sz="0" w:space="0" w:color="auto"/>
        <w:bottom w:val="none" w:sz="0" w:space="0" w:color="auto"/>
        <w:right w:val="none" w:sz="0" w:space="0" w:color="auto"/>
      </w:divBdr>
    </w:div>
    <w:div w:id="1277445096">
      <w:marLeft w:val="0"/>
      <w:marRight w:val="0"/>
      <w:marTop w:val="0"/>
      <w:marBottom w:val="0"/>
      <w:divBdr>
        <w:top w:val="none" w:sz="0" w:space="0" w:color="auto"/>
        <w:left w:val="none" w:sz="0" w:space="0" w:color="auto"/>
        <w:bottom w:val="none" w:sz="0" w:space="0" w:color="auto"/>
        <w:right w:val="none" w:sz="0" w:space="0" w:color="auto"/>
      </w:divBdr>
    </w:div>
    <w:div w:id="1277564146">
      <w:marLeft w:val="0"/>
      <w:marRight w:val="0"/>
      <w:marTop w:val="0"/>
      <w:marBottom w:val="0"/>
      <w:divBdr>
        <w:top w:val="none" w:sz="0" w:space="0" w:color="auto"/>
        <w:left w:val="none" w:sz="0" w:space="0" w:color="auto"/>
        <w:bottom w:val="none" w:sz="0" w:space="0" w:color="auto"/>
        <w:right w:val="none" w:sz="0" w:space="0" w:color="auto"/>
      </w:divBdr>
    </w:div>
    <w:div w:id="1277642133">
      <w:marLeft w:val="0"/>
      <w:marRight w:val="0"/>
      <w:marTop w:val="0"/>
      <w:marBottom w:val="0"/>
      <w:divBdr>
        <w:top w:val="none" w:sz="0" w:space="0" w:color="auto"/>
        <w:left w:val="none" w:sz="0" w:space="0" w:color="auto"/>
        <w:bottom w:val="none" w:sz="0" w:space="0" w:color="auto"/>
        <w:right w:val="none" w:sz="0" w:space="0" w:color="auto"/>
      </w:divBdr>
    </w:div>
    <w:div w:id="1277642564">
      <w:marLeft w:val="0"/>
      <w:marRight w:val="0"/>
      <w:marTop w:val="0"/>
      <w:marBottom w:val="0"/>
      <w:divBdr>
        <w:top w:val="none" w:sz="0" w:space="0" w:color="auto"/>
        <w:left w:val="none" w:sz="0" w:space="0" w:color="auto"/>
        <w:bottom w:val="none" w:sz="0" w:space="0" w:color="auto"/>
        <w:right w:val="none" w:sz="0" w:space="0" w:color="auto"/>
      </w:divBdr>
    </w:div>
    <w:div w:id="1277643445">
      <w:marLeft w:val="0"/>
      <w:marRight w:val="0"/>
      <w:marTop w:val="0"/>
      <w:marBottom w:val="0"/>
      <w:divBdr>
        <w:top w:val="none" w:sz="0" w:space="0" w:color="auto"/>
        <w:left w:val="none" w:sz="0" w:space="0" w:color="auto"/>
        <w:bottom w:val="none" w:sz="0" w:space="0" w:color="auto"/>
        <w:right w:val="none" w:sz="0" w:space="0" w:color="auto"/>
      </w:divBdr>
    </w:div>
    <w:div w:id="1277709730">
      <w:marLeft w:val="0"/>
      <w:marRight w:val="0"/>
      <w:marTop w:val="0"/>
      <w:marBottom w:val="0"/>
      <w:divBdr>
        <w:top w:val="none" w:sz="0" w:space="0" w:color="auto"/>
        <w:left w:val="none" w:sz="0" w:space="0" w:color="auto"/>
        <w:bottom w:val="none" w:sz="0" w:space="0" w:color="auto"/>
        <w:right w:val="none" w:sz="0" w:space="0" w:color="auto"/>
      </w:divBdr>
    </w:div>
    <w:div w:id="1277760522">
      <w:marLeft w:val="0"/>
      <w:marRight w:val="0"/>
      <w:marTop w:val="0"/>
      <w:marBottom w:val="0"/>
      <w:divBdr>
        <w:top w:val="none" w:sz="0" w:space="0" w:color="auto"/>
        <w:left w:val="none" w:sz="0" w:space="0" w:color="auto"/>
        <w:bottom w:val="none" w:sz="0" w:space="0" w:color="auto"/>
        <w:right w:val="none" w:sz="0" w:space="0" w:color="auto"/>
      </w:divBdr>
    </w:div>
    <w:div w:id="1277952079">
      <w:marLeft w:val="0"/>
      <w:marRight w:val="0"/>
      <w:marTop w:val="0"/>
      <w:marBottom w:val="0"/>
      <w:divBdr>
        <w:top w:val="none" w:sz="0" w:space="0" w:color="auto"/>
        <w:left w:val="none" w:sz="0" w:space="0" w:color="auto"/>
        <w:bottom w:val="none" w:sz="0" w:space="0" w:color="auto"/>
        <w:right w:val="none" w:sz="0" w:space="0" w:color="auto"/>
      </w:divBdr>
    </w:div>
    <w:div w:id="1277952109">
      <w:marLeft w:val="0"/>
      <w:marRight w:val="0"/>
      <w:marTop w:val="0"/>
      <w:marBottom w:val="0"/>
      <w:divBdr>
        <w:top w:val="none" w:sz="0" w:space="0" w:color="auto"/>
        <w:left w:val="none" w:sz="0" w:space="0" w:color="auto"/>
        <w:bottom w:val="none" w:sz="0" w:space="0" w:color="auto"/>
        <w:right w:val="none" w:sz="0" w:space="0" w:color="auto"/>
      </w:divBdr>
    </w:div>
    <w:div w:id="1278022620">
      <w:bodyDiv w:val="1"/>
      <w:marLeft w:val="0"/>
      <w:marRight w:val="0"/>
      <w:marTop w:val="0"/>
      <w:marBottom w:val="0"/>
      <w:divBdr>
        <w:top w:val="none" w:sz="0" w:space="0" w:color="auto"/>
        <w:left w:val="none" w:sz="0" w:space="0" w:color="auto"/>
        <w:bottom w:val="none" w:sz="0" w:space="0" w:color="auto"/>
        <w:right w:val="none" w:sz="0" w:space="0" w:color="auto"/>
      </w:divBdr>
    </w:div>
    <w:div w:id="1278099325">
      <w:marLeft w:val="0"/>
      <w:marRight w:val="0"/>
      <w:marTop w:val="0"/>
      <w:marBottom w:val="0"/>
      <w:divBdr>
        <w:top w:val="none" w:sz="0" w:space="0" w:color="auto"/>
        <w:left w:val="none" w:sz="0" w:space="0" w:color="auto"/>
        <w:bottom w:val="none" w:sz="0" w:space="0" w:color="auto"/>
        <w:right w:val="none" w:sz="0" w:space="0" w:color="auto"/>
      </w:divBdr>
    </w:div>
    <w:div w:id="1278219700">
      <w:marLeft w:val="0"/>
      <w:marRight w:val="0"/>
      <w:marTop w:val="0"/>
      <w:marBottom w:val="0"/>
      <w:divBdr>
        <w:top w:val="none" w:sz="0" w:space="0" w:color="auto"/>
        <w:left w:val="none" w:sz="0" w:space="0" w:color="auto"/>
        <w:bottom w:val="none" w:sz="0" w:space="0" w:color="auto"/>
        <w:right w:val="none" w:sz="0" w:space="0" w:color="auto"/>
      </w:divBdr>
    </w:div>
    <w:div w:id="1278220347">
      <w:marLeft w:val="0"/>
      <w:marRight w:val="0"/>
      <w:marTop w:val="0"/>
      <w:marBottom w:val="0"/>
      <w:divBdr>
        <w:top w:val="none" w:sz="0" w:space="0" w:color="auto"/>
        <w:left w:val="none" w:sz="0" w:space="0" w:color="auto"/>
        <w:bottom w:val="none" w:sz="0" w:space="0" w:color="auto"/>
        <w:right w:val="none" w:sz="0" w:space="0" w:color="auto"/>
      </w:divBdr>
    </w:div>
    <w:div w:id="1278296764">
      <w:marLeft w:val="0"/>
      <w:marRight w:val="0"/>
      <w:marTop w:val="0"/>
      <w:marBottom w:val="0"/>
      <w:divBdr>
        <w:top w:val="none" w:sz="0" w:space="0" w:color="auto"/>
        <w:left w:val="none" w:sz="0" w:space="0" w:color="auto"/>
        <w:bottom w:val="none" w:sz="0" w:space="0" w:color="auto"/>
        <w:right w:val="none" w:sz="0" w:space="0" w:color="auto"/>
      </w:divBdr>
    </w:div>
    <w:div w:id="1278368909">
      <w:bodyDiv w:val="1"/>
      <w:marLeft w:val="0"/>
      <w:marRight w:val="0"/>
      <w:marTop w:val="0"/>
      <w:marBottom w:val="0"/>
      <w:divBdr>
        <w:top w:val="none" w:sz="0" w:space="0" w:color="auto"/>
        <w:left w:val="none" w:sz="0" w:space="0" w:color="auto"/>
        <w:bottom w:val="none" w:sz="0" w:space="0" w:color="auto"/>
        <w:right w:val="none" w:sz="0" w:space="0" w:color="auto"/>
      </w:divBdr>
    </w:div>
    <w:div w:id="1278374092">
      <w:marLeft w:val="0"/>
      <w:marRight w:val="0"/>
      <w:marTop w:val="0"/>
      <w:marBottom w:val="0"/>
      <w:divBdr>
        <w:top w:val="none" w:sz="0" w:space="0" w:color="auto"/>
        <w:left w:val="none" w:sz="0" w:space="0" w:color="auto"/>
        <w:bottom w:val="none" w:sz="0" w:space="0" w:color="auto"/>
        <w:right w:val="none" w:sz="0" w:space="0" w:color="auto"/>
      </w:divBdr>
    </w:div>
    <w:div w:id="1278413660">
      <w:marLeft w:val="0"/>
      <w:marRight w:val="0"/>
      <w:marTop w:val="0"/>
      <w:marBottom w:val="0"/>
      <w:divBdr>
        <w:top w:val="none" w:sz="0" w:space="0" w:color="auto"/>
        <w:left w:val="none" w:sz="0" w:space="0" w:color="auto"/>
        <w:bottom w:val="none" w:sz="0" w:space="0" w:color="auto"/>
        <w:right w:val="none" w:sz="0" w:space="0" w:color="auto"/>
      </w:divBdr>
    </w:div>
    <w:div w:id="1278488131">
      <w:marLeft w:val="0"/>
      <w:marRight w:val="0"/>
      <w:marTop w:val="0"/>
      <w:marBottom w:val="0"/>
      <w:divBdr>
        <w:top w:val="none" w:sz="0" w:space="0" w:color="auto"/>
        <w:left w:val="none" w:sz="0" w:space="0" w:color="auto"/>
        <w:bottom w:val="none" w:sz="0" w:space="0" w:color="auto"/>
        <w:right w:val="none" w:sz="0" w:space="0" w:color="auto"/>
      </w:divBdr>
    </w:div>
    <w:div w:id="1278558320">
      <w:marLeft w:val="0"/>
      <w:marRight w:val="0"/>
      <w:marTop w:val="0"/>
      <w:marBottom w:val="0"/>
      <w:divBdr>
        <w:top w:val="none" w:sz="0" w:space="0" w:color="auto"/>
        <w:left w:val="none" w:sz="0" w:space="0" w:color="auto"/>
        <w:bottom w:val="none" w:sz="0" w:space="0" w:color="auto"/>
        <w:right w:val="none" w:sz="0" w:space="0" w:color="auto"/>
      </w:divBdr>
    </w:div>
    <w:div w:id="1278639765">
      <w:marLeft w:val="0"/>
      <w:marRight w:val="0"/>
      <w:marTop w:val="0"/>
      <w:marBottom w:val="0"/>
      <w:divBdr>
        <w:top w:val="none" w:sz="0" w:space="0" w:color="auto"/>
        <w:left w:val="none" w:sz="0" w:space="0" w:color="auto"/>
        <w:bottom w:val="none" w:sz="0" w:space="0" w:color="auto"/>
        <w:right w:val="none" w:sz="0" w:space="0" w:color="auto"/>
      </w:divBdr>
    </w:div>
    <w:div w:id="1278677086">
      <w:marLeft w:val="0"/>
      <w:marRight w:val="0"/>
      <w:marTop w:val="0"/>
      <w:marBottom w:val="0"/>
      <w:divBdr>
        <w:top w:val="none" w:sz="0" w:space="0" w:color="auto"/>
        <w:left w:val="none" w:sz="0" w:space="0" w:color="auto"/>
        <w:bottom w:val="none" w:sz="0" w:space="0" w:color="auto"/>
        <w:right w:val="none" w:sz="0" w:space="0" w:color="auto"/>
      </w:divBdr>
    </w:div>
    <w:div w:id="1278755666">
      <w:marLeft w:val="0"/>
      <w:marRight w:val="0"/>
      <w:marTop w:val="0"/>
      <w:marBottom w:val="0"/>
      <w:divBdr>
        <w:top w:val="none" w:sz="0" w:space="0" w:color="auto"/>
        <w:left w:val="none" w:sz="0" w:space="0" w:color="auto"/>
        <w:bottom w:val="none" w:sz="0" w:space="0" w:color="auto"/>
        <w:right w:val="none" w:sz="0" w:space="0" w:color="auto"/>
      </w:divBdr>
    </w:div>
    <w:div w:id="1278831964">
      <w:marLeft w:val="0"/>
      <w:marRight w:val="0"/>
      <w:marTop w:val="0"/>
      <w:marBottom w:val="0"/>
      <w:divBdr>
        <w:top w:val="none" w:sz="0" w:space="0" w:color="auto"/>
        <w:left w:val="none" w:sz="0" w:space="0" w:color="auto"/>
        <w:bottom w:val="none" w:sz="0" w:space="0" w:color="auto"/>
        <w:right w:val="none" w:sz="0" w:space="0" w:color="auto"/>
      </w:divBdr>
    </w:div>
    <w:div w:id="1278877027">
      <w:marLeft w:val="0"/>
      <w:marRight w:val="0"/>
      <w:marTop w:val="0"/>
      <w:marBottom w:val="0"/>
      <w:divBdr>
        <w:top w:val="none" w:sz="0" w:space="0" w:color="auto"/>
        <w:left w:val="none" w:sz="0" w:space="0" w:color="auto"/>
        <w:bottom w:val="none" w:sz="0" w:space="0" w:color="auto"/>
        <w:right w:val="none" w:sz="0" w:space="0" w:color="auto"/>
      </w:divBdr>
    </w:div>
    <w:div w:id="1278945861">
      <w:marLeft w:val="0"/>
      <w:marRight w:val="0"/>
      <w:marTop w:val="0"/>
      <w:marBottom w:val="0"/>
      <w:divBdr>
        <w:top w:val="none" w:sz="0" w:space="0" w:color="auto"/>
        <w:left w:val="none" w:sz="0" w:space="0" w:color="auto"/>
        <w:bottom w:val="none" w:sz="0" w:space="0" w:color="auto"/>
        <w:right w:val="none" w:sz="0" w:space="0" w:color="auto"/>
      </w:divBdr>
    </w:div>
    <w:div w:id="1278952175">
      <w:marLeft w:val="0"/>
      <w:marRight w:val="0"/>
      <w:marTop w:val="0"/>
      <w:marBottom w:val="0"/>
      <w:divBdr>
        <w:top w:val="none" w:sz="0" w:space="0" w:color="auto"/>
        <w:left w:val="none" w:sz="0" w:space="0" w:color="auto"/>
        <w:bottom w:val="none" w:sz="0" w:space="0" w:color="auto"/>
        <w:right w:val="none" w:sz="0" w:space="0" w:color="auto"/>
      </w:divBdr>
    </w:div>
    <w:div w:id="1279026692">
      <w:marLeft w:val="0"/>
      <w:marRight w:val="0"/>
      <w:marTop w:val="0"/>
      <w:marBottom w:val="0"/>
      <w:divBdr>
        <w:top w:val="none" w:sz="0" w:space="0" w:color="auto"/>
        <w:left w:val="none" w:sz="0" w:space="0" w:color="auto"/>
        <w:bottom w:val="none" w:sz="0" w:space="0" w:color="auto"/>
        <w:right w:val="none" w:sz="0" w:space="0" w:color="auto"/>
      </w:divBdr>
    </w:div>
    <w:div w:id="1279097114">
      <w:marLeft w:val="0"/>
      <w:marRight w:val="0"/>
      <w:marTop w:val="0"/>
      <w:marBottom w:val="0"/>
      <w:divBdr>
        <w:top w:val="none" w:sz="0" w:space="0" w:color="auto"/>
        <w:left w:val="none" w:sz="0" w:space="0" w:color="auto"/>
        <w:bottom w:val="none" w:sz="0" w:space="0" w:color="auto"/>
        <w:right w:val="none" w:sz="0" w:space="0" w:color="auto"/>
      </w:divBdr>
    </w:div>
    <w:div w:id="1279098251">
      <w:marLeft w:val="0"/>
      <w:marRight w:val="0"/>
      <w:marTop w:val="0"/>
      <w:marBottom w:val="0"/>
      <w:divBdr>
        <w:top w:val="none" w:sz="0" w:space="0" w:color="auto"/>
        <w:left w:val="none" w:sz="0" w:space="0" w:color="auto"/>
        <w:bottom w:val="none" w:sz="0" w:space="0" w:color="auto"/>
        <w:right w:val="none" w:sz="0" w:space="0" w:color="auto"/>
      </w:divBdr>
    </w:div>
    <w:div w:id="1279138532">
      <w:marLeft w:val="0"/>
      <w:marRight w:val="0"/>
      <w:marTop w:val="0"/>
      <w:marBottom w:val="0"/>
      <w:divBdr>
        <w:top w:val="none" w:sz="0" w:space="0" w:color="auto"/>
        <w:left w:val="none" w:sz="0" w:space="0" w:color="auto"/>
        <w:bottom w:val="none" w:sz="0" w:space="0" w:color="auto"/>
        <w:right w:val="none" w:sz="0" w:space="0" w:color="auto"/>
      </w:divBdr>
    </w:div>
    <w:div w:id="1279143883">
      <w:marLeft w:val="0"/>
      <w:marRight w:val="0"/>
      <w:marTop w:val="0"/>
      <w:marBottom w:val="0"/>
      <w:divBdr>
        <w:top w:val="none" w:sz="0" w:space="0" w:color="auto"/>
        <w:left w:val="none" w:sz="0" w:space="0" w:color="auto"/>
        <w:bottom w:val="none" w:sz="0" w:space="0" w:color="auto"/>
        <w:right w:val="none" w:sz="0" w:space="0" w:color="auto"/>
      </w:divBdr>
    </w:div>
    <w:div w:id="1279416165">
      <w:marLeft w:val="0"/>
      <w:marRight w:val="0"/>
      <w:marTop w:val="0"/>
      <w:marBottom w:val="0"/>
      <w:divBdr>
        <w:top w:val="none" w:sz="0" w:space="0" w:color="auto"/>
        <w:left w:val="none" w:sz="0" w:space="0" w:color="auto"/>
        <w:bottom w:val="none" w:sz="0" w:space="0" w:color="auto"/>
        <w:right w:val="none" w:sz="0" w:space="0" w:color="auto"/>
      </w:divBdr>
    </w:div>
    <w:div w:id="1279529974">
      <w:marLeft w:val="0"/>
      <w:marRight w:val="0"/>
      <w:marTop w:val="0"/>
      <w:marBottom w:val="0"/>
      <w:divBdr>
        <w:top w:val="none" w:sz="0" w:space="0" w:color="auto"/>
        <w:left w:val="none" w:sz="0" w:space="0" w:color="auto"/>
        <w:bottom w:val="none" w:sz="0" w:space="0" w:color="auto"/>
        <w:right w:val="none" w:sz="0" w:space="0" w:color="auto"/>
      </w:divBdr>
    </w:div>
    <w:div w:id="1279680379">
      <w:marLeft w:val="0"/>
      <w:marRight w:val="0"/>
      <w:marTop w:val="0"/>
      <w:marBottom w:val="0"/>
      <w:divBdr>
        <w:top w:val="none" w:sz="0" w:space="0" w:color="auto"/>
        <w:left w:val="none" w:sz="0" w:space="0" w:color="auto"/>
        <w:bottom w:val="none" w:sz="0" w:space="0" w:color="auto"/>
        <w:right w:val="none" w:sz="0" w:space="0" w:color="auto"/>
      </w:divBdr>
    </w:div>
    <w:div w:id="1279682145">
      <w:marLeft w:val="0"/>
      <w:marRight w:val="0"/>
      <w:marTop w:val="0"/>
      <w:marBottom w:val="0"/>
      <w:divBdr>
        <w:top w:val="none" w:sz="0" w:space="0" w:color="auto"/>
        <w:left w:val="none" w:sz="0" w:space="0" w:color="auto"/>
        <w:bottom w:val="none" w:sz="0" w:space="0" w:color="auto"/>
        <w:right w:val="none" w:sz="0" w:space="0" w:color="auto"/>
      </w:divBdr>
    </w:div>
    <w:div w:id="1279682162">
      <w:marLeft w:val="0"/>
      <w:marRight w:val="0"/>
      <w:marTop w:val="0"/>
      <w:marBottom w:val="0"/>
      <w:divBdr>
        <w:top w:val="none" w:sz="0" w:space="0" w:color="auto"/>
        <w:left w:val="none" w:sz="0" w:space="0" w:color="auto"/>
        <w:bottom w:val="none" w:sz="0" w:space="0" w:color="auto"/>
        <w:right w:val="none" w:sz="0" w:space="0" w:color="auto"/>
      </w:divBdr>
    </w:div>
    <w:div w:id="1279751600">
      <w:marLeft w:val="0"/>
      <w:marRight w:val="0"/>
      <w:marTop w:val="0"/>
      <w:marBottom w:val="0"/>
      <w:divBdr>
        <w:top w:val="none" w:sz="0" w:space="0" w:color="auto"/>
        <w:left w:val="none" w:sz="0" w:space="0" w:color="auto"/>
        <w:bottom w:val="none" w:sz="0" w:space="0" w:color="auto"/>
        <w:right w:val="none" w:sz="0" w:space="0" w:color="auto"/>
      </w:divBdr>
    </w:div>
    <w:div w:id="1279800819">
      <w:marLeft w:val="0"/>
      <w:marRight w:val="0"/>
      <w:marTop w:val="0"/>
      <w:marBottom w:val="0"/>
      <w:divBdr>
        <w:top w:val="none" w:sz="0" w:space="0" w:color="auto"/>
        <w:left w:val="none" w:sz="0" w:space="0" w:color="auto"/>
        <w:bottom w:val="none" w:sz="0" w:space="0" w:color="auto"/>
        <w:right w:val="none" w:sz="0" w:space="0" w:color="auto"/>
      </w:divBdr>
    </w:div>
    <w:div w:id="1279874679">
      <w:marLeft w:val="0"/>
      <w:marRight w:val="0"/>
      <w:marTop w:val="0"/>
      <w:marBottom w:val="0"/>
      <w:divBdr>
        <w:top w:val="none" w:sz="0" w:space="0" w:color="auto"/>
        <w:left w:val="none" w:sz="0" w:space="0" w:color="auto"/>
        <w:bottom w:val="none" w:sz="0" w:space="0" w:color="auto"/>
        <w:right w:val="none" w:sz="0" w:space="0" w:color="auto"/>
      </w:divBdr>
    </w:div>
    <w:div w:id="1279875338">
      <w:marLeft w:val="0"/>
      <w:marRight w:val="0"/>
      <w:marTop w:val="0"/>
      <w:marBottom w:val="0"/>
      <w:divBdr>
        <w:top w:val="none" w:sz="0" w:space="0" w:color="auto"/>
        <w:left w:val="none" w:sz="0" w:space="0" w:color="auto"/>
        <w:bottom w:val="none" w:sz="0" w:space="0" w:color="auto"/>
        <w:right w:val="none" w:sz="0" w:space="0" w:color="auto"/>
      </w:divBdr>
    </w:div>
    <w:div w:id="1280064761">
      <w:marLeft w:val="0"/>
      <w:marRight w:val="0"/>
      <w:marTop w:val="0"/>
      <w:marBottom w:val="0"/>
      <w:divBdr>
        <w:top w:val="none" w:sz="0" w:space="0" w:color="auto"/>
        <w:left w:val="none" w:sz="0" w:space="0" w:color="auto"/>
        <w:bottom w:val="none" w:sz="0" w:space="0" w:color="auto"/>
        <w:right w:val="none" w:sz="0" w:space="0" w:color="auto"/>
      </w:divBdr>
    </w:div>
    <w:div w:id="1280140456">
      <w:marLeft w:val="0"/>
      <w:marRight w:val="0"/>
      <w:marTop w:val="0"/>
      <w:marBottom w:val="0"/>
      <w:divBdr>
        <w:top w:val="none" w:sz="0" w:space="0" w:color="auto"/>
        <w:left w:val="none" w:sz="0" w:space="0" w:color="auto"/>
        <w:bottom w:val="none" w:sz="0" w:space="0" w:color="auto"/>
        <w:right w:val="none" w:sz="0" w:space="0" w:color="auto"/>
      </w:divBdr>
    </w:div>
    <w:div w:id="1280259570">
      <w:marLeft w:val="0"/>
      <w:marRight w:val="0"/>
      <w:marTop w:val="0"/>
      <w:marBottom w:val="0"/>
      <w:divBdr>
        <w:top w:val="none" w:sz="0" w:space="0" w:color="auto"/>
        <w:left w:val="none" w:sz="0" w:space="0" w:color="auto"/>
        <w:bottom w:val="none" w:sz="0" w:space="0" w:color="auto"/>
        <w:right w:val="none" w:sz="0" w:space="0" w:color="auto"/>
      </w:divBdr>
    </w:div>
    <w:div w:id="1280259749">
      <w:marLeft w:val="0"/>
      <w:marRight w:val="0"/>
      <w:marTop w:val="0"/>
      <w:marBottom w:val="0"/>
      <w:divBdr>
        <w:top w:val="none" w:sz="0" w:space="0" w:color="auto"/>
        <w:left w:val="none" w:sz="0" w:space="0" w:color="auto"/>
        <w:bottom w:val="none" w:sz="0" w:space="0" w:color="auto"/>
        <w:right w:val="none" w:sz="0" w:space="0" w:color="auto"/>
      </w:divBdr>
    </w:div>
    <w:div w:id="1280262313">
      <w:marLeft w:val="0"/>
      <w:marRight w:val="0"/>
      <w:marTop w:val="0"/>
      <w:marBottom w:val="0"/>
      <w:divBdr>
        <w:top w:val="none" w:sz="0" w:space="0" w:color="auto"/>
        <w:left w:val="none" w:sz="0" w:space="0" w:color="auto"/>
        <w:bottom w:val="none" w:sz="0" w:space="0" w:color="auto"/>
        <w:right w:val="none" w:sz="0" w:space="0" w:color="auto"/>
      </w:divBdr>
    </w:div>
    <w:div w:id="1280338941">
      <w:marLeft w:val="0"/>
      <w:marRight w:val="0"/>
      <w:marTop w:val="0"/>
      <w:marBottom w:val="0"/>
      <w:divBdr>
        <w:top w:val="none" w:sz="0" w:space="0" w:color="auto"/>
        <w:left w:val="none" w:sz="0" w:space="0" w:color="auto"/>
        <w:bottom w:val="none" w:sz="0" w:space="0" w:color="auto"/>
        <w:right w:val="none" w:sz="0" w:space="0" w:color="auto"/>
      </w:divBdr>
    </w:div>
    <w:div w:id="1280576027">
      <w:marLeft w:val="0"/>
      <w:marRight w:val="0"/>
      <w:marTop w:val="0"/>
      <w:marBottom w:val="0"/>
      <w:divBdr>
        <w:top w:val="none" w:sz="0" w:space="0" w:color="auto"/>
        <w:left w:val="none" w:sz="0" w:space="0" w:color="auto"/>
        <w:bottom w:val="none" w:sz="0" w:space="0" w:color="auto"/>
        <w:right w:val="none" w:sz="0" w:space="0" w:color="auto"/>
      </w:divBdr>
    </w:div>
    <w:div w:id="1280718170">
      <w:marLeft w:val="0"/>
      <w:marRight w:val="0"/>
      <w:marTop w:val="0"/>
      <w:marBottom w:val="0"/>
      <w:divBdr>
        <w:top w:val="none" w:sz="0" w:space="0" w:color="auto"/>
        <w:left w:val="none" w:sz="0" w:space="0" w:color="auto"/>
        <w:bottom w:val="none" w:sz="0" w:space="0" w:color="auto"/>
        <w:right w:val="none" w:sz="0" w:space="0" w:color="auto"/>
      </w:divBdr>
    </w:div>
    <w:div w:id="1280722119">
      <w:marLeft w:val="0"/>
      <w:marRight w:val="0"/>
      <w:marTop w:val="0"/>
      <w:marBottom w:val="0"/>
      <w:divBdr>
        <w:top w:val="none" w:sz="0" w:space="0" w:color="auto"/>
        <w:left w:val="none" w:sz="0" w:space="0" w:color="auto"/>
        <w:bottom w:val="none" w:sz="0" w:space="0" w:color="auto"/>
        <w:right w:val="none" w:sz="0" w:space="0" w:color="auto"/>
      </w:divBdr>
    </w:div>
    <w:div w:id="1280794517">
      <w:marLeft w:val="0"/>
      <w:marRight w:val="0"/>
      <w:marTop w:val="0"/>
      <w:marBottom w:val="0"/>
      <w:divBdr>
        <w:top w:val="none" w:sz="0" w:space="0" w:color="auto"/>
        <w:left w:val="none" w:sz="0" w:space="0" w:color="auto"/>
        <w:bottom w:val="none" w:sz="0" w:space="0" w:color="auto"/>
        <w:right w:val="none" w:sz="0" w:space="0" w:color="auto"/>
      </w:divBdr>
    </w:div>
    <w:div w:id="1280795927">
      <w:marLeft w:val="0"/>
      <w:marRight w:val="0"/>
      <w:marTop w:val="0"/>
      <w:marBottom w:val="0"/>
      <w:divBdr>
        <w:top w:val="none" w:sz="0" w:space="0" w:color="auto"/>
        <w:left w:val="none" w:sz="0" w:space="0" w:color="auto"/>
        <w:bottom w:val="none" w:sz="0" w:space="0" w:color="auto"/>
        <w:right w:val="none" w:sz="0" w:space="0" w:color="auto"/>
      </w:divBdr>
    </w:div>
    <w:div w:id="1280800460">
      <w:marLeft w:val="0"/>
      <w:marRight w:val="0"/>
      <w:marTop w:val="0"/>
      <w:marBottom w:val="0"/>
      <w:divBdr>
        <w:top w:val="none" w:sz="0" w:space="0" w:color="auto"/>
        <w:left w:val="none" w:sz="0" w:space="0" w:color="auto"/>
        <w:bottom w:val="none" w:sz="0" w:space="0" w:color="auto"/>
        <w:right w:val="none" w:sz="0" w:space="0" w:color="auto"/>
      </w:divBdr>
    </w:div>
    <w:div w:id="1280800955">
      <w:marLeft w:val="0"/>
      <w:marRight w:val="0"/>
      <w:marTop w:val="0"/>
      <w:marBottom w:val="0"/>
      <w:divBdr>
        <w:top w:val="none" w:sz="0" w:space="0" w:color="auto"/>
        <w:left w:val="none" w:sz="0" w:space="0" w:color="auto"/>
        <w:bottom w:val="none" w:sz="0" w:space="0" w:color="auto"/>
        <w:right w:val="none" w:sz="0" w:space="0" w:color="auto"/>
      </w:divBdr>
    </w:div>
    <w:div w:id="1280801130">
      <w:marLeft w:val="0"/>
      <w:marRight w:val="0"/>
      <w:marTop w:val="0"/>
      <w:marBottom w:val="0"/>
      <w:divBdr>
        <w:top w:val="none" w:sz="0" w:space="0" w:color="auto"/>
        <w:left w:val="none" w:sz="0" w:space="0" w:color="auto"/>
        <w:bottom w:val="none" w:sz="0" w:space="0" w:color="auto"/>
        <w:right w:val="none" w:sz="0" w:space="0" w:color="auto"/>
      </w:divBdr>
    </w:div>
    <w:div w:id="1280801406">
      <w:marLeft w:val="0"/>
      <w:marRight w:val="0"/>
      <w:marTop w:val="0"/>
      <w:marBottom w:val="0"/>
      <w:divBdr>
        <w:top w:val="none" w:sz="0" w:space="0" w:color="auto"/>
        <w:left w:val="none" w:sz="0" w:space="0" w:color="auto"/>
        <w:bottom w:val="none" w:sz="0" w:space="0" w:color="auto"/>
        <w:right w:val="none" w:sz="0" w:space="0" w:color="auto"/>
      </w:divBdr>
    </w:div>
    <w:div w:id="1280801758">
      <w:marLeft w:val="0"/>
      <w:marRight w:val="0"/>
      <w:marTop w:val="0"/>
      <w:marBottom w:val="0"/>
      <w:divBdr>
        <w:top w:val="none" w:sz="0" w:space="0" w:color="auto"/>
        <w:left w:val="none" w:sz="0" w:space="0" w:color="auto"/>
        <w:bottom w:val="none" w:sz="0" w:space="0" w:color="auto"/>
        <w:right w:val="none" w:sz="0" w:space="0" w:color="auto"/>
      </w:divBdr>
    </w:div>
    <w:div w:id="1280844818">
      <w:marLeft w:val="0"/>
      <w:marRight w:val="0"/>
      <w:marTop w:val="0"/>
      <w:marBottom w:val="0"/>
      <w:divBdr>
        <w:top w:val="none" w:sz="0" w:space="0" w:color="auto"/>
        <w:left w:val="none" w:sz="0" w:space="0" w:color="auto"/>
        <w:bottom w:val="none" w:sz="0" w:space="0" w:color="auto"/>
        <w:right w:val="none" w:sz="0" w:space="0" w:color="auto"/>
      </w:divBdr>
    </w:div>
    <w:div w:id="1281035694">
      <w:marLeft w:val="0"/>
      <w:marRight w:val="0"/>
      <w:marTop w:val="0"/>
      <w:marBottom w:val="0"/>
      <w:divBdr>
        <w:top w:val="none" w:sz="0" w:space="0" w:color="auto"/>
        <w:left w:val="none" w:sz="0" w:space="0" w:color="auto"/>
        <w:bottom w:val="none" w:sz="0" w:space="0" w:color="auto"/>
        <w:right w:val="none" w:sz="0" w:space="0" w:color="auto"/>
      </w:divBdr>
    </w:div>
    <w:div w:id="1281036953">
      <w:marLeft w:val="0"/>
      <w:marRight w:val="0"/>
      <w:marTop w:val="0"/>
      <w:marBottom w:val="0"/>
      <w:divBdr>
        <w:top w:val="none" w:sz="0" w:space="0" w:color="auto"/>
        <w:left w:val="none" w:sz="0" w:space="0" w:color="auto"/>
        <w:bottom w:val="none" w:sz="0" w:space="0" w:color="auto"/>
        <w:right w:val="none" w:sz="0" w:space="0" w:color="auto"/>
      </w:divBdr>
    </w:div>
    <w:div w:id="1281109443">
      <w:marLeft w:val="0"/>
      <w:marRight w:val="0"/>
      <w:marTop w:val="0"/>
      <w:marBottom w:val="0"/>
      <w:divBdr>
        <w:top w:val="none" w:sz="0" w:space="0" w:color="auto"/>
        <w:left w:val="none" w:sz="0" w:space="0" w:color="auto"/>
        <w:bottom w:val="none" w:sz="0" w:space="0" w:color="auto"/>
        <w:right w:val="none" w:sz="0" w:space="0" w:color="auto"/>
      </w:divBdr>
    </w:div>
    <w:div w:id="1281109587">
      <w:marLeft w:val="0"/>
      <w:marRight w:val="0"/>
      <w:marTop w:val="0"/>
      <w:marBottom w:val="0"/>
      <w:divBdr>
        <w:top w:val="none" w:sz="0" w:space="0" w:color="auto"/>
        <w:left w:val="none" w:sz="0" w:space="0" w:color="auto"/>
        <w:bottom w:val="none" w:sz="0" w:space="0" w:color="auto"/>
        <w:right w:val="none" w:sz="0" w:space="0" w:color="auto"/>
      </w:divBdr>
    </w:div>
    <w:div w:id="1281110970">
      <w:marLeft w:val="0"/>
      <w:marRight w:val="0"/>
      <w:marTop w:val="0"/>
      <w:marBottom w:val="0"/>
      <w:divBdr>
        <w:top w:val="none" w:sz="0" w:space="0" w:color="auto"/>
        <w:left w:val="none" w:sz="0" w:space="0" w:color="auto"/>
        <w:bottom w:val="none" w:sz="0" w:space="0" w:color="auto"/>
        <w:right w:val="none" w:sz="0" w:space="0" w:color="auto"/>
      </w:divBdr>
    </w:div>
    <w:div w:id="1281112373">
      <w:marLeft w:val="0"/>
      <w:marRight w:val="0"/>
      <w:marTop w:val="0"/>
      <w:marBottom w:val="0"/>
      <w:divBdr>
        <w:top w:val="none" w:sz="0" w:space="0" w:color="auto"/>
        <w:left w:val="none" w:sz="0" w:space="0" w:color="auto"/>
        <w:bottom w:val="none" w:sz="0" w:space="0" w:color="auto"/>
        <w:right w:val="none" w:sz="0" w:space="0" w:color="auto"/>
      </w:divBdr>
    </w:div>
    <w:div w:id="1281180744">
      <w:marLeft w:val="0"/>
      <w:marRight w:val="0"/>
      <w:marTop w:val="0"/>
      <w:marBottom w:val="0"/>
      <w:divBdr>
        <w:top w:val="none" w:sz="0" w:space="0" w:color="auto"/>
        <w:left w:val="none" w:sz="0" w:space="0" w:color="auto"/>
        <w:bottom w:val="none" w:sz="0" w:space="0" w:color="auto"/>
        <w:right w:val="none" w:sz="0" w:space="0" w:color="auto"/>
      </w:divBdr>
    </w:div>
    <w:div w:id="1281182897">
      <w:marLeft w:val="0"/>
      <w:marRight w:val="0"/>
      <w:marTop w:val="0"/>
      <w:marBottom w:val="0"/>
      <w:divBdr>
        <w:top w:val="none" w:sz="0" w:space="0" w:color="auto"/>
        <w:left w:val="none" w:sz="0" w:space="0" w:color="auto"/>
        <w:bottom w:val="none" w:sz="0" w:space="0" w:color="auto"/>
        <w:right w:val="none" w:sz="0" w:space="0" w:color="auto"/>
      </w:divBdr>
    </w:div>
    <w:div w:id="1281304774">
      <w:marLeft w:val="0"/>
      <w:marRight w:val="0"/>
      <w:marTop w:val="0"/>
      <w:marBottom w:val="0"/>
      <w:divBdr>
        <w:top w:val="none" w:sz="0" w:space="0" w:color="auto"/>
        <w:left w:val="none" w:sz="0" w:space="0" w:color="auto"/>
        <w:bottom w:val="none" w:sz="0" w:space="0" w:color="auto"/>
        <w:right w:val="none" w:sz="0" w:space="0" w:color="auto"/>
      </w:divBdr>
    </w:div>
    <w:div w:id="1281447872">
      <w:marLeft w:val="0"/>
      <w:marRight w:val="0"/>
      <w:marTop w:val="0"/>
      <w:marBottom w:val="0"/>
      <w:divBdr>
        <w:top w:val="none" w:sz="0" w:space="0" w:color="auto"/>
        <w:left w:val="none" w:sz="0" w:space="0" w:color="auto"/>
        <w:bottom w:val="none" w:sz="0" w:space="0" w:color="auto"/>
        <w:right w:val="none" w:sz="0" w:space="0" w:color="auto"/>
      </w:divBdr>
    </w:div>
    <w:div w:id="1281450690">
      <w:marLeft w:val="0"/>
      <w:marRight w:val="0"/>
      <w:marTop w:val="0"/>
      <w:marBottom w:val="0"/>
      <w:divBdr>
        <w:top w:val="none" w:sz="0" w:space="0" w:color="auto"/>
        <w:left w:val="none" w:sz="0" w:space="0" w:color="auto"/>
        <w:bottom w:val="none" w:sz="0" w:space="0" w:color="auto"/>
        <w:right w:val="none" w:sz="0" w:space="0" w:color="auto"/>
      </w:divBdr>
    </w:div>
    <w:div w:id="1281451262">
      <w:marLeft w:val="0"/>
      <w:marRight w:val="0"/>
      <w:marTop w:val="0"/>
      <w:marBottom w:val="0"/>
      <w:divBdr>
        <w:top w:val="none" w:sz="0" w:space="0" w:color="auto"/>
        <w:left w:val="none" w:sz="0" w:space="0" w:color="auto"/>
        <w:bottom w:val="none" w:sz="0" w:space="0" w:color="auto"/>
        <w:right w:val="none" w:sz="0" w:space="0" w:color="auto"/>
      </w:divBdr>
    </w:div>
    <w:div w:id="1281457389">
      <w:bodyDiv w:val="1"/>
      <w:marLeft w:val="0"/>
      <w:marRight w:val="0"/>
      <w:marTop w:val="0"/>
      <w:marBottom w:val="0"/>
      <w:divBdr>
        <w:top w:val="none" w:sz="0" w:space="0" w:color="auto"/>
        <w:left w:val="none" w:sz="0" w:space="0" w:color="auto"/>
        <w:bottom w:val="none" w:sz="0" w:space="0" w:color="auto"/>
        <w:right w:val="none" w:sz="0" w:space="0" w:color="auto"/>
      </w:divBdr>
    </w:div>
    <w:div w:id="1281497407">
      <w:marLeft w:val="0"/>
      <w:marRight w:val="0"/>
      <w:marTop w:val="0"/>
      <w:marBottom w:val="0"/>
      <w:divBdr>
        <w:top w:val="none" w:sz="0" w:space="0" w:color="auto"/>
        <w:left w:val="none" w:sz="0" w:space="0" w:color="auto"/>
        <w:bottom w:val="none" w:sz="0" w:space="0" w:color="auto"/>
        <w:right w:val="none" w:sz="0" w:space="0" w:color="auto"/>
      </w:divBdr>
    </w:div>
    <w:div w:id="1281648858">
      <w:marLeft w:val="0"/>
      <w:marRight w:val="0"/>
      <w:marTop w:val="0"/>
      <w:marBottom w:val="0"/>
      <w:divBdr>
        <w:top w:val="none" w:sz="0" w:space="0" w:color="auto"/>
        <w:left w:val="none" w:sz="0" w:space="0" w:color="auto"/>
        <w:bottom w:val="none" w:sz="0" w:space="0" w:color="auto"/>
        <w:right w:val="none" w:sz="0" w:space="0" w:color="auto"/>
      </w:divBdr>
    </w:div>
    <w:div w:id="1281650774">
      <w:marLeft w:val="0"/>
      <w:marRight w:val="0"/>
      <w:marTop w:val="0"/>
      <w:marBottom w:val="0"/>
      <w:divBdr>
        <w:top w:val="none" w:sz="0" w:space="0" w:color="auto"/>
        <w:left w:val="none" w:sz="0" w:space="0" w:color="auto"/>
        <w:bottom w:val="none" w:sz="0" w:space="0" w:color="auto"/>
        <w:right w:val="none" w:sz="0" w:space="0" w:color="auto"/>
      </w:divBdr>
    </w:div>
    <w:div w:id="1281759986">
      <w:marLeft w:val="0"/>
      <w:marRight w:val="0"/>
      <w:marTop w:val="0"/>
      <w:marBottom w:val="0"/>
      <w:divBdr>
        <w:top w:val="none" w:sz="0" w:space="0" w:color="auto"/>
        <w:left w:val="none" w:sz="0" w:space="0" w:color="auto"/>
        <w:bottom w:val="none" w:sz="0" w:space="0" w:color="auto"/>
        <w:right w:val="none" w:sz="0" w:space="0" w:color="auto"/>
      </w:divBdr>
    </w:div>
    <w:div w:id="1281766986">
      <w:marLeft w:val="0"/>
      <w:marRight w:val="0"/>
      <w:marTop w:val="0"/>
      <w:marBottom w:val="0"/>
      <w:divBdr>
        <w:top w:val="none" w:sz="0" w:space="0" w:color="auto"/>
        <w:left w:val="none" w:sz="0" w:space="0" w:color="auto"/>
        <w:bottom w:val="none" w:sz="0" w:space="0" w:color="auto"/>
        <w:right w:val="none" w:sz="0" w:space="0" w:color="auto"/>
      </w:divBdr>
    </w:div>
    <w:div w:id="1281834962">
      <w:marLeft w:val="0"/>
      <w:marRight w:val="0"/>
      <w:marTop w:val="0"/>
      <w:marBottom w:val="0"/>
      <w:divBdr>
        <w:top w:val="none" w:sz="0" w:space="0" w:color="auto"/>
        <w:left w:val="none" w:sz="0" w:space="0" w:color="auto"/>
        <w:bottom w:val="none" w:sz="0" w:space="0" w:color="auto"/>
        <w:right w:val="none" w:sz="0" w:space="0" w:color="auto"/>
      </w:divBdr>
    </w:div>
    <w:div w:id="1281954539">
      <w:marLeft w:val="0"/>
      <w:marRight w:val="0"/>
      <w:marTop w:val="0"/>
      <w:marBottom w:val="0"/>
      <w:divBdr>
        <w:top w:val="none" w:sz="0" w:space="0" w:color="auto"/>
        <w:left w:val="none" w:sz="0" w:space="0" w:color="auto"/>
        <w:bottom w:val="none" w:sz="0" w:space="0" w:color="auto"/>
        <w:right w:val="none" w:sz="0" w:space="0" w:color="auto"/>
      </w:divBdr>
    </w:div>
    <w:div w:id="1282104231">
      <w:marLeft w:val="0"/>
      <w:marRight w:val="0"/>
      <w:marTop w:val="0"/>
      <w:marBottom w:val="0"/>
      <w:divBdr>
        <w:top w:val="none" w:sz="0" w:space="0" w:color="auto"/>
        <w:left w:val="none" w:sz="0" w:space="0" w:color="auto"/>
        <w:bottom w:val="none" w:sz="0" w:space="0" w:color="auto"/>
        <w:right w:val="none" w:sz="0" w:space="0" w:color="auto"/>
      </w:divBdr>
    </w:div>
    <w:div w:id="1282105829">
      <w:marLeft w:val="0"/>
      <w:marRight w:val="0"/>
      <w:marTop w:val="0"/>
      <w:marBottom w:val="0"/>
      <w:divBdr>
        <w:top w:val="none" w:sz="0" w:space="0" w:color="auto"/>
        <w:left w:val="none" w:sz="0" w:space="0" w:color="auto"/>
        <w:bottom w:val="none" w:sz="0" w:space="0" w:color="auto"/>
        <w:right w:val="none" w:sz="0" w:space="0" w:color="auto"/>
      </w:divBdr>
    </w:div>
    <w:div w:id="1282107876">
      <w:marLeft w:val="0"/>
      <w:marRight w:val="0"/>
      <w:marTop w:val="0"/>
      <w:marBottom w:val="0"/>
      <w:divBdr>
        <w:top w:val="none" w:sz="0" w:space="0" w:color="auto"/>
        <w:left w:val="none" w:sz="0" w:space="0" w:color="auto"/>
        <w:bottom w:val="none" w:sz="0" w:space="0" w:color="auto"/>
        <w:right w:val="none" w:sz="0" w:space="0" w:color="auto"/>
      </w:divBdr>
    </w:div>
    <w:div w:id="1282150113">
      <w:marLeft w:val="0"/>
      <w:marRight w:val="0"/>
      <w:marTop w:val="0"/>
      <w:marBottom w:val="0"/>
      <w:divBdr>
        <w:top w:val="none" w:sz="0" w:space="0" w:color="auto"/>
        <w:left w:val="none" w:sz="0" w:space="0" w:color="auto"/>
        <w:bottom w:val="none" w:sz="0" w:space="0" w:color="auto"/>
        <w:right w:val="none" w:sz="0" w:space="0" w:color="auto"/>
      </w:divBdr>
    </w:div>
    <w:div w:id="1282150866">
      <w:marLeft w:val="0"/>
      <w:marRight w:val="0"/>
      <w:marTop w:val="0"/>
      <w:marBottom w:val="0"/>
      <w:divBdr>
        <w:top w:val="none" w:sz="0" w:space="0" w:color="auto"/>
        <w:left w:val="none" w:sz="0" w:space="0" w:color="auto"/>
        <w:bottom w:val="none" w:sz="0" w:space="0" w:color="auto"/>
        <w:right w:val="none" w:sz="0" w:space="0" w:color="auto"/>
      </w:divBdr>
    </w:div>
    <w:div w:id="1282153099">
      <w:marLeft w:val="0"/>
      <w:marRight w:val="0"/>
      <w:marTop w:val="0"/>
      <w:marBottom w:val="0"/>
      <w:divBdr>
        <w:top w:val="none" w:sz="0" w:space="0" w:color="auto"/>
        <w:left w:val="none" w:sz="0" w:space="0" w:color="auto"/>
        <w:bottom w:val="none" w:sz="0" w:space="0" w:color="auto"/>
        <w:right w:val="none" w:sz="0" w:space="0" w:color="auto"/>
      </w:divBdr>
    </w:div>
    <w:div w:id="1282154917">
      <w:marLeft w:val="0"/>
      <w:marRight w:val="0"/>
      <w:marTop w:val="0"/>
      <w:marBottom w:val="0"/>
      <w:divBdr>
        <w:top w:val="none" w:sz="0" w:space="0" w:color="auto"/>
        <w:left w:val="none" w:sz="0" w:space="0" w:color="auto"/>
        <w:bottom w:val="none" w:sz="0" w:space="0" w:color="auto"/>
        <w:right w:val="none" w:sz="0" w:space="0" w:color="auto"/>
      </w:divBdr>
    </w:div>
    <w:div w:id="1282227515">
      <w:bodyDiv w:val="1"/>
      <w:marLeft w:val="0"/>
      <w:marRight w:val="0"/>
      <w:marTop w:val="0"/>
      <w:marBottom w:val="0"/>
      <w:divBdr>
        <w:top w:val="none" w:sz="0" w:space="0" w:color="auto"/>
        <w:left w:val="none" w:sz="0" w:space="0" w:color="auto"/>
        <w:bottom w:val="none" w:sz="0" w:space="0" w:color="auto"/>
        <w:right w:val="none" w:sz="0" w:space="0" w:color="auto"/>
      </w:divBdr>
    </w:div>
    <w:div w:id="1282228024">
      <w:bodyDiv w:val="1"/>
      <w:marLeft w:val="0"/>
      <w:marRight w:val="0"/>
      <w:marTop w:val="0"/>
      <w:marBottom w:val="0"/>
      <w:divBdr>
        <w:top w:val="none" w:sz="0" w:space="0" w:color="auto"/>
        <w:left w:val="none" w:sz="0" w:space="0" w:color="auto"/>
        <w:bottom w:val="none" w:sz="0" w:space="0" w:color="auto"/>
        <w:right w:val="none" w:sz="0" w:space="0" w:color="auto"/>
      </w:divBdr>
    </w:div>
    <w:div w:id="1282299385">
      <w:marLeft w:val="480"/>
      <w:marRight w:val="0"/>
      <w:marTop w:val="0"/>
      <w:marBottom w:val="0"/>
      <w:divBdr>
        <w:top w:val="none" w:sz="0" w:space="0" w:color="auto"/>
        <w:left w:val="none" w:sz="0" w:space="0" w:color="auto"/>
        <w:bottom w:val="none" w:sz="0" w:space="0" w:color="auto"/>
        <w:right w:val="none" w:sz="0" w:space="0" w:color="auto"/>
      </w:divBdr>
    </w:div>
    <w:div w:id="1282497530">
      <w:bodyDiv w:val="1"/>
      <w:marLeft w:val="0"/>
      <w:marRight w:val="0"/>
      <w:marTop w:val="0"/>
      <w:marBottom w:val="0"/>
      <w:divBdr>
        <w:top w:val="none" w:sz="0" w:space="0" w:color="auto"/>
        <w:left w:val="none" w:sz="0" w:space="0" w:color="auto"/>
        <w:bottom w:val="none" w:sz="0" w:space="0" w:color="auto"/>
        <w:right w:val="none" w:sz="0" w:space="0" w:color="auto"/>
      </w:divBdr>
    </w:div>
    <w:div w:id="1282565747">
      <w:marLeft w:val="0"/>
      <w:marRight w:val="0"/>
      <w:marTop w:val="0"/>
      <w:marBottom w:val="0"/>
      <w:divBdr>
        <w:top w:val="none" w:sz="0" w:space="0" w:color="auto"/>
        <w:left w:val="none" w:sz="0" w:space="0" w:color="auto"/>
        <w:bottom w:val="none" w:sz="0" w:space="0" w:color="auto"/>
        <w:right w:val="none" w:sz="0" w:space="0" w:color="auto"/>
      </w:divBdr>
    </w:div>
    <w:div w:id="1282686180">
      <w:marLeft w:val="0"/>
      <w:marRight w:val="0"/>
      <w:marTop w:val="0"/>
      <w:marBottom w:val="0"/>
      <w:divBdr>
        <w:top w:val="none" w:sz="0" w:space="0" w:color="auto"/>
        <w:left w:val="none" w:sz="0" w:space="0" w:color="auto"/>
        <w:bottom w:val="none" w:sz="0" w:space="0" w:color="auto"/>
        <w:right w:val="none" w:sz="0" w:space="0" w:color="auto"/>
      </w:divBdr>
    </w:div>
    <w:div w:id="1282764706">
      <w:marLeft w:val="0"/>
      <w:marRight w:val="0"/>
      <w:marTop w:val="0"/>
      <w:marBottom w:val="0"/>
      <w:divBdr>
        <w:top w:val="none" w:sz="0" w:space="0" w:color="auto"/>
        <w:left w:val="none" w:sz="0" w:space="0" w:color="auto"/>
        <w:bottom w:val="none" w:sz="0" w:space="0" w:color="auto"/>
        <w:right w:val="none" w:sz="0" w:space="0" w:color="auto"/>
      </w:divBdr>
    </w:div>
    <w:div w:id="1282803057">
      <w:marLeft w:val="0"/>
      <w:marRight w:val="0"/>
      <w:marTop w:val="0"/>
      <w:marBottom w:val="0"/>
      <w:divBdr>
        <w:top w:val="none" w:sz="0" w:space="0" w:color="auto"/>
        <w:left w:val="none" w:sz="0" w:space="0" w:color="auto"/>
        <w:bottom w:val="none" w:sz="0" w:space="0" w:color="auto"/>
        <w:right w:val="none" w:sz="0" w:space="0" w:color="auto"/>
      </w:divBdr>
    </w:div>
    <w:div w:id="1282804931">
      <w:marLeft w:val="0"/>
      <w:marRight w:val="0"/>
      <w:marTop w:val="0"/>
      <w:marBottom w:val="0"/>
      <w:divBdr>
        <w:top w:val="none" w:sz="0" w:space="0" w:color="auto"/>
        <w:left w:val="none" w:sz="0" w:space="0" w:color="auto"/>
        <w:bottom w:val="none" w:sz="0" w:space="0" w:color="auto"/>
        <w:right w:val="none" w:sz="0" w:space="0" w:color="auto"/>
      </w:divBdr>
    </w:div>
    <w:div w:id="1282807124">
      <w:marLeft w:val="0"/>
      <w:marRight w:val="0"/>
      <w:marTop w:val="0"/>
      <w:marBottom w:val="0"/>
      <w:divBdr>
        <w:top w:val="none" w:sz="0" w:space="0" w:color="auto"/>
        <w:left w:val="none" w:sz="0" w:space="0" w:color="auto"/>
        <w:bottom w:val="none" w:sz="0" w:space="0" w:color="auto"/>
        <w:right w:val="none" w:sz="0" w:space="0" w:color="auto"/>
      </w:divBdr>
    </w:div>
    <w:div w:id="1282808277">
      <w:marLeft w:val="0"/>
      <w:marRight w:val="0"/>
      <w:marTop w:val="0"/>
      <w:marBottom w:val="0"/>
      <w:divBdr>
        <w:top w:val="none" w:sz="0" w:space="0" w:color="auto"/>
        <w:left w:val="none" w:sz="0" w:space="0" w:color="auto"/>
        <w:bottom w:val="none" w:sz="0" w:space="0" w:color="auto"/>
        <w:right w:val="none" w:sz="0" w:space="0" w:color="auto"/>
      </w:divBdr>
    </w:div>
    <w:div w:id="1282879503">
      <w:marLeft w:val="0"/>
      <w:marRight w:val="0"/>
      <w:marTop w:val="0"/>
      <w:marBottom w:val="0"/>
      <w:divBdr>
        <w:top w:val="none" w:sz="0" w:space="0" w:color="auto"/>
        <w:left w:val="none" w:sz="0" w:space="0" w:color="auto"/>
        <w:bottom w:val="none" w:sz="0" w:space="0" w:color="auto"/>
        <w:right w:val="none" w:sz="0" w:space="0" w:color="auto"/>
      </w:divBdr>
    </w:div>
    <w:div w:id="1282951688">
      <w:marLeft w:val="0"/>
      <w:marRight w:val="0"/>
      <w:marTop w:val="0"/>
      <w:marBottom w:val="0"/>
      <w:divBdr>
        <w:top w:val="none" w:sz="0" w:space="0" w:color="auto"/>
        <w:left w:val="none" w:sz="0" w:space="0" w:color="auto"/>
        <w:bottom w:val="none" w:sz="0" w:space="0" w:color="auto"/>
        <w:right w:val="none" w:sz="0" w:space="0" w:color="auto"/>
      </w:divBdr>
    </w:div>
    <w:div w:id="1282955168">
      <w:marLeft w:val="0"/>
      <w:marRight w:val="0"/>
      <w:marTop w:val="0"/>
      <w:marBottom w:val="0"/>
      <w:divBdr>
        <w:top w:val="none" w:sz="0" w:space="0" w:color="auto"/>
        <w:left w:val="none" w:sz="0" w:space="0" w:color="auto"/>
        <w:bottom w:val="none" w:sz="0" w:space="0" w:color="auto"/>
        <w:right w:val="none" w:sz="0" w:space="0" w:color="auto"/>
      </w:divBdr>
    </w:div>
    <w:div w:id="1282955611">
      <w:marLeft w:val="0"/>
      <w:marRight w:val="0"/>
      <w:marTop w:val="0"/>
      <w:marBottom w:val="0"/>
      <w:divBdr>
        <w:top w:val="none" w:sz="0" w:space="0" w:color="auto"/>
        <w:left w:val="none" w:sz="0" w:space="0" w:color="auto"/>
        <w:bottom w:val="none" w:sz="0" w:space="0" w:color="auto"/>
        <w:right w:val="none" w:sz="0" w:space="0" w:color="auto"/>
      </w:divBdr>
    </w:div>
    <w:div w:id="1283002322">
      <w:marLeft w:val="0"/>
      <w:marRight w:val="0"/>
      <w:marTop w:val="0"/>
      <w:marBottom w:val="0"/>
      <w:divBdr>
        <w:top w:val="none" w:sz="0" w:space="0" w:color="auto"/>
        <w:left w:val="none" w:sz="0" w:space="0" w:color="auto"/>
        <w:bottom w:val="none" w:sz="0" w:space="0" w:color="auto"/>
        <w:right w:val="none" w:sz="0" w:space="0" w:color="auto"/>
      </w:divBdr>
    </w:div>
    <w:div w:id="1283226225">
      <w:marLeft w:val="0"/>
      <w:marRight w:val="0"/>
      <w:marTop w:val="0"/>
      <w:marBottom w:val="0"/>
      <w:divBdr>
        <w:top w:val="none" w:sz="0" w:space="0" w:color="auto"/>
        <w:left w:val="none" w:sz="0" w:space="0" w:color="auto"/>
        <w:bottom w:val="none" w:sz="0" w:space="0" w:color="auto"/>
        <w:right w:val="none" w:sz="0" w:space="0" w:color="auto"/>
      </w:divBdr>
    </w:div>
    <w:div w:id="1283226690">
      <w:marLeft w:val="0"/>
      <w:marRight w:val="0"/>
      <w:marTop w:val="0"/>
      <w:marBottom w:val="0"/>
      <w:divBdr>
        <w:top w:val="none" w:sz="0" w:space="0" w:color="auto"/>
        <w:left w:val="none" w:sz="0" w:space="0" w:color="auto"/>
        <w:bottom w:val="none" w:sz="0" w:space="0" w:color="auto"/>
        <w:right w:val="none" w:sz="0" w:space="0" w:color="auto"/>
      </w:divBdr>
    </w:div>
    <w:div w:id="1283266742">
      <w:marLeft w:val="0"/>
      <w:marRight w:val="0"/>
      <w:marTop w:val="0"/>
      <w:marBottom w:val="0"/>
      <w:divBdr>
        <w:top w:val="none" w:sz="0" w:space="0" w:color="auto"/>
        <w:left w:val="none" w:sz="0" w:space="0" w:color="auto"/>
        <w:bottom w:val="none" w:sz="0" w:space="0" w:color="auto"/>
        <w:right w:val="none" w:sz="0" w:space="0" w:color="auto"/>
      </w:divBdr>
    </w:div>
    <w:div w:id="1283343371">
      <w:marLeft w:val="0"/>
      <w:marRight w:val="0"/>
      <w:marTop w:val="0"/>
      <w:marBottom w:val="0"/>
      <w:divBdr>
        <w:top w:val="none" w:sz="0" w:space="0" w:color="auto"/>
        <w:left w:val="none" w:sz="0" w:space="0" w:color="auto"/>
        <w:bottom w:val="none" w:sz="0" w:space="0" w:color="auto"/>
        <w:right w:val="none" w:sz="0" w:space="0" w:color="auto"/>
      </w:divBdr>
    </w:div>
    <w:div w:id="1283346518">
      <w:marLeft w:val="0"/>
      <w:marRight w:val="0"/>
      <w:marTop w:val="0"/>
      <w:marBottom w:val="0"/>
      <w:divBdr>
        <w:top w:val="none" w:sz="0" w:space="0" w:color="auto"/>
        <w:left w:val="none" w:sz="0" w:space="0" w:color="auto"/>
        <w:bottom w:val="none" w:sz="0" w:space="0" w:color="auto"/>
        <w:right w:val="none" w:sz="0" w:space="0" w:color="auto"/>
      </w:divBdr>
    </w:div>
    <w:div w:id="1283414087">
      <w:marLeft w:val="0"/>
      <w:marRight w:val="0"/>
      <w:marTop w:val="0"/>
      <w:marBottom w:val="0"/>
      <w:divBdr>
        <w:top w:val="none" w:sz="0" w:space="0" w:color="auto"/>
        <w:left w:val="none" w:sz="0" w:space="0" w:color="auto"/>
        <w:bottom w:val="none" w:sz="0" w:space="0" w:color="auto"/>
        <w:right w:val="none" w:sz="0" w:space="0" w:color="auto"/>
      </w:divBdr>
    </w:div>
    <w:div w:id="1283462867">
      <w:marLeft w:val="0"/>
      <w:marRight w:val="0"/>
      <w:marTop w:val="0"/>
      <w:marBottom w:val="0"/>
      <w:divBdr>
        <w:top w:val="none" w:sz="0" w:space="0" w:color="auto"/>
        <w:left w:val="none" w:sz="0" w:space="0" w:color="auto"/>
        <w:bottom w:val="none" w:sz="0" w:space="0" w:color="auto"/>
        <w:right w:val="none" w:sz="0" w:space="0" w:color="auto"/>
      </w:divBdr>
    </w:div>
    <w:div w:id="1283608846">
      <w:marLeft w:val="0"/>
      <w:marRight w:val="0"/>
      <w:marTop w:val="0"/>
      <w:marBottom w:val="0"/>
      <w:divBdr>
        <w:top w:val="none" w:sz="0" w:space="0" w:color="auto"/>
        <w:left w:val="none" w:sz="0" w:space="0" w:color="auto"/>
        <w:bottom w:val="none" w:sz="0" w:space="0" w:color="auto"/>
        <w:right w:val="none" w:sz="0" w:space="0" w:color="auto"/>
      </w:divBdr>
    </w:div>
    <w:div w:id="1283925558">
      <w:marLeft w:val="0"/>
      <w:marRight w:val="0"/>
      <w:marTop w:val="0"/>
      <w:marBottom w:val="0"/>
      <w:divBdr>
        <w:top w:val="none" w:sz="0" w:space="0" w:color="auto"/>
        <w:left w:val="none" w:sz="0" w:space="0" w:color="auto"/>
        <w:bottom w:val="none" w:sz="0" w:space="0" w:color="auto"/>
        <w:right w:val="none" w:sz="0" w:space="0" w:color="auto"/>
      </w:divBdr>
    </w:div>
    <w:div w:id="1283993485">
      <w:marLeft w:val="0"/>
      <w:marRight w:val="0"/>
      <w:marTop w:val="0"/>
      <w:marBottom w:val="0"/>
      <w:divBdr>
        <w:top w:val="none" w:sz="0" w:space="0" w:color="auto"/>
        <w:left w:val="none" w:sz="0" w:space="0" w:color="auto"/>
        <w:bottom w:val="none" w:sz="0" w:space="0" w:color="auto"/>
        <w:right w:val="none" w:sz="0" w:space="0" w:color="auto"/>
      </w:divBdr>
    </w:div>
    <w:div w:id="1283996384">
      <w:marLeft w:val="0"/>
      <w:marRight w:val="0"/>
      <w:marTop w:val="0"/>
      <w:marBottom w:val="0"/>
      <w:divBdr>
        <w:top w:val="none" w:sz="0" w:space="0" w:color="auto"/>
        <w:left w:val="none" w:sz="0" w:space="0" w:color="auto"/>
        <w:bottom w:val="none" w:sz="0" w:space="0" w:color="auto"/>
        <w:right w:val="none" w:sz="0" w:space="0" w:color="auto"/>
      </w:divBdr>
    </w:div>
    <w:div w:id="1283997665">
      <w:marLeft w:val="0"/>
      <w:marRight w:val="0"/>
      <w:marTop w:val="0"/>
      <w:marBottom w:val="0"/>
      <w:divBdr>
        <w:top w:val="none" w:sz="0" w:space="0" w:color="auto"/>
        <w:left w:val="none" w:sz="0" w:space="0" w:color="auto"/>
        <w:bottom w:val="none" w:sz="0" w:space="0" w:color="auto"/>
        <w:right w:val="none" w:sz="0" w:space="0" w:color="auto"/>
      </w:divBdr>
    </w:div>
    <w:div w:id="1284001478">
      <w:marLeft w:val="0"/>
      <w:marRight w:val="0"/>
      <w:marTop w:val="0"/>
      <w:marBottom w:val="0"/>
      <w:divBdr>
        <w:top w:val="none" w:sz="0" w:space="0" w:color="auto"/>
        <w:left w:val="none" w:sz="0" w:space="0" w:color="auto"/>
        <w:bottom w:val="none" w:sz="0" w:space="0" w:color="auto"/>
        <w:right w:val="none" w:sz="0" w:space="0" w:color="auto"/>
      </w:divBdr>
    </w:div>
    <w:div w:id="1284070903">
      <w:marLeft w:val="0"/>
      <w:marRight w:val="0"/>
      <w:marTop w:val="0"/>
      <w:marBottom w:val="0"/>
      <w:divBdr>
        <w:top w:val="none" w:sz="0" w:space="0" w:color="auto"/>
        <w:left w:val="none" w:sz="0" w:space="0" w:color="auto"/>
        <w:bottom w:val="none" w:sz="0" w:space="0" w:color="auto"/>
        <w:right w:val="none" w:sz="0" w:space="0" w:color="auto"/>
      </w:divBdr>
    </w:div>
    <w:div w:id="1284073702">
      <w:marLeft w:val="0"/>
      <w:marRight w:val="0"/>
      <w:marTop w:val="0"/>
      <w:marBottom w:val="0"/>
      <w:divBdr>
        <w:top w:val="none" w:sz="0" w:space="0" w:color="auto"/>
        <w:left w:val="none" w:sz="0" w:space="0" w:color="auto"/>
        <w:bottom w:val="none" w:sz="0" w:space="0" w:color="auto"/>
        <w:right w:val="none" w:sz="0" w:space="0" w:color="auto"/>
      </w:divBdr>
    </w:div>
    <w:div w:id="1284075957">
      <w:marLeft w:val="0"/>
      <w:marRight w:val="0"/>
      <w:marTop w:val="0"/>
      <w:marBottom w:val="0"/>
      <w:divBdr>
        <w:top w:val="none" w:sz="0" w:space="0" w:color="auto"/>
        <w:left w:val="none" w:sz="0" w:space="0" w:color="auto"/>
        <w:bottom w:val="none" w:sz="0" w:space="0" w:color="auto"/>
        <w:right w:val="none" w:sz="0" w:space="0" w:color="auto"/>
      </w:divBdr>
    </w:div>
    <w:div w:id="1284119753">
      <w:marLeft w:val="0"/>
      <w:marRight w:val="0"/>
      <w:marTop w:val="0"/>
      <w:marBottom w:val="0"/>
      <w:divBdr>
        <w:top w:val="none" w:sz="0" w:space="0" w:color="auto"/>
        <w:left w:val="none" w:sz="0" w:space="0" w:color="auto"/>
        <w:bottom w:val="none" w:sz="0" w:space="0" w:color="auto"/>
        <w:right w:val="none" w:sz="0" w:space="0" w:color="auto"/>
      </w:divBdr>
    </w:div>
    <w:div w:id="1284191927">
      <w:marLeft w:val="0"/>
      <w:marRight w:val="0"/>
      <w:marTop w:val="0"/>
      <w:marBottom w:val="0"/>
      <w:divBdr>
        <w:top w:val="none" w:sz="0" w:space="0" w:color="auto"/>
        <w:left w:val="none" w:sz="0" w:space="0" w:color="auto"/>
        <w:bottom w:val="none" w:sz="0" w:space="0" w:color="auto"/>
        <w:right w:val="none" w:sz="0" w:space="0" w:color="auto"/>
      </w:divBdr>
    </w:div>
    <w:div w:id="1284384491">
      <w:marLeft w:val="0"/>
      <w:marRight w:val="0"/>
      <w:marTop w:val="0"/>
      <w:marBottom w:val="0"/>
      <w:divBdr>
        <w:top w:val="none" w:sz="0" w:space="0" w:color="auto"/>
        <w:left w:val="none" w:sz="0" w:space="0" w:color="auto"/>
        <w:bottom w:val="none" w:sz="0" w:space="0" w:color="auto"/>
        <w:right w:val="none" w:sz="0" w:space="0" w:color="auto"/>
      </w:divBdr>
    </w:div>
    <w:div w:id="1284574157">
      <w:marLeft w:val="0"/>
      <w:marRight w:val="0"/>
      <w:marTop w:val="0"/>
      <w:marBottom w:val="0"/>
      <w:divBdr>
        <w:top w:val="none" w:sz="0" w:space="0" w:color="auto"/>
        <w:left w:val="none" w:sz="0" w:space="0" w:color="auto"/>
        <w:bottom w:val="none" w:sz="0" w:space="0" w:color="auto"/>
        <w:right w:val="none" w:sz="0" w:space="0" w:color="auto"/>
      </w:divBdr>
    </w:div>
    <w:div w:id="1284651577">
      <w:marLeft w:val="0"/>
      <w:marRight w:val="0"/>
      <w:marTop w:val="0"/>
      <w:marBottom w:val="0"/>
      <w:divBdr>
        <w:top w:val="none" w:sz="0" w:space="0" w:color="auto"/>
        <w:left w:val="none" w:sz="0" w:space="0" w:color="auto"/>
        <w:bottom w:val="none" w:sz="0" w:space="0" w:color="auto"/>
        <w:right w:val="none" w:sz="0" w:space="0" w:color="auto"/>
      </w:divBdr>
    </w:div>
    <w:div w:id="1284726604">
      <w:marLeft w:val="0"/>
      <w:marRight w:val="0"/>
      <w:marTop w:val="0"/>
      <w:marBottom w:val="0"/>
      <w:divBdr>
        <w:top w:val="none" w:sz="0" w:space="0" w:color="auto"/>
        <w:left w:val="none" w:sz="0" w:space="0" w:color="auto"/>
        <w:bottom w:val="none" w:sz="0" w:space="0" w:color="auto"/>
        <w:right w:val="none" w:sz="0" w:space="0" w:color="auto"/>
      </w:divBdr>
    </w:div>
    <w:div w:id="1284843201">
      <w:marLeft w:val="0"/>
      <w:marRight w:val="0"/>
      <w:marTop w:val="0"/>
      <w:marBottom w:val="0"/>
      <w:divBdr>
        <w:top w:val="none" w:sz="0" w:space="0" w:color="auto"/>
        <w:left w:val="none" w:sz="0" w:space="0" w:color="auto"/>
        <w:bottom w:val="none" w:sz="0" w:space="0" w:color="auto"/>
        <w:right w:val="none" w:sz="0" w:space="0" w:color="auto"/>
      </w:divBdr>
    </w:div>
    <w:div w:id="1284844482">
      <w:marLeft w:val="0"/>
      <w:marRight w:val="0"/>
      <w:marTop w:val="0"/>
      <w:marBottom w:val="0"/>
      <w:divBdr>
        <w:top w:val="none" w:sz="0" w:space="0" w:color="auto"/>
        <w:left w:val="none" w:sz="0" w:space="0" w:color="auto"/>
        <w:bottom w:val="none" w:sz="0" w:space="0" w:color="auto"/>
        <w:right w:val="none" w:sz="0" w:space="0" w:color="auto"/>
      </w:divBdr>
    </w:div>
    <w:div w:id="1284918133">
      <w:marLeft w:val="0"/>
      <w:marRight w:val="0"/>
      <w:marTop w:val="0"/>
      <w:marBottom w:val="0"/>
      <w:divBdr>
        <w:top w:val="none" w:sz="0" w:space="0" w:color="auto"/>
        <w:left w:val="none" w:sz="0" w:space="0" w:color="auto"/>
        <w:bottom w:val="none" w:sz="0" w:space="0" w:color="auto"/>
        <w:right w:val="none" w:sz="0" w:space="0" w:color="auto"/>
      </w:divBdr>
    </w:div>
    <w:div w:id="1284926924">
      <w:marLeft w:val="0"/>
      <w:marRight w:val="0"/>
      <w:marTop w:val="0"/>
      <w:marBottom w:val="0"/>
      <w:divBdr>
        <w:top w:val="none" w:sz="0" w:space="0" w:color="auto"/>
        <w:left w:val="none" w:sz="0" w:space="0" w:color="auto"/>
        <w:bottom w:val="none" w:sz="0" w:space="0" w:color="auto"/>
        <w:right w:val="none" w:sz="0" w:space="0" w:color="auto"/>
      </w:divBdr>
    </w:div>
    <w:div w:id="1285036175">
      <w:marLeft w:val="0"/>
      <w:marRight w:val="0"/>
      <w:marTop w:val="0"/>
      <w:marBottom w:val="0"/>
      <w:divBdr>
        <w:top w:val="none" w:sz="0" w:space="0" w:color="auto"/>
        <w:left w:val="none" w:sz="0" w:space="0" w:color="auto"/>
        <w:bottom w:val="none" w:sz="0" w:space="0" w:color="auto"/>
        <w:right w:val="none" w:sz="0" w:space="0" w:color="auto"/>
      </w:divBdr>
    </w:div>
    <w:div w:id="1285113493">
      <w:marLeft w:val="0"/>
      <w:marRight w:val="0"/>
      <w:marTop w:val="0"/>
      <w:marBottom w:val="0"/>
      <w:divBdr>
        <w:top w:val="none" w:sz="0" w:space="0" w:color="auto"/>
        <w:left w:val="none" w:sz="0" w:space="0" w:color="auto"/>
        <w:bottom w:val="none" w:sz="0" w:space="0" w:color="auto"/>
        <w:right w:val="none" w:sz="0" w:space="0" w:color="auto"/>
      </w:divBdr>
    </w:div>
    <w:div w:id="1285116903">
      <w:marLeft w:val="0"/>
      <w:marRight w:val="0"/>
      <w:marTop w:val="0"/>
      <w:marBottom w:val="0"/>
      <w:divBdr>
        <w:top w:val="none" w:sz="0" w:space="0" w:color="auto"/>
        <w:left w:val="none" w:sz="0" w:space="0" w:color="auto"/>
        <w:bottom w:val="none" w:sz="0" w:space="0" w:color="auto"/>
        <w:right w:val="none" w:sz="0" w:space="0" w:color="auto"/>
      </w:divBdr>
    </w:div>
    <w:div w:id="1285119166">
      <w:marLeft w:val="0"/>
      <w:marRight w:val="0"/>
      <w:marTop w:val="0"/>
      <w:marBottom w:val="0"/>
      <w:divBdr>
        <w:top w:val="none" w:sz="0" w:space="0" w:color="auto"/>
        <w:left w:val="none" w:sz="0" w:space="0" w:color="auto"/>
        <w:bottom w:val="none" w:sz="0" w:space="0" w:color="auto"/>
        <w:right w:val="none" w:sz="0" w:space="0" w:color="auto"/>
      </w:divBdr>
    </w:div>
    <w:div w:id="1285188516">
      <w:marLeft w:val="0"/>
      <w:marRight w:val="0"/>
      <w:marTop w:val="0"/>
      <w:marBottom w:val="0"/>
      <w:divBdr>
        <w:top w:val="none" w:sz="0" w:space="0" w:color="auto"/>
        <w:left w:val="none" w:sz="0" w:space="0" w:color="auto"/>
        <w:bottom w:val="none" w:sz="0" w:space="0" w:color="auto"/>
        <w:right w:val="none" w:sz="0" w:space="0" w:color="auto"/>
      </w:divBdr>
    </w:div>
    <w:div w:id="1285192580">
      <w:marLeft w:val="0"/>
      <w:marRight w:val="0"/>
      <w:marTop w:val="0"/>
      <w:marBottom w:val="0"/>
      <w:divBdr>
        <w:top w:val="none" w:sz="0" w:space="0" w:color="auto"/>
        <w:left w:val="none" w:sz="0" w:space="0" w:color="auto"/>
        <w:bottom w:val="none" w:sz="0" w:space="0" w:color="auto"/>
        <w:right w:val="none" w:sz="0" w:space="0" w:color="auto"/>
      </w:divBdr>
    </w:div>
    <w:div w:id="1285310041">
      <w:marLeft w:val="0"/>
      <w:marRight w:val="0"/>
      <w:marTop w:val="0"/>
      <w:marBottom w:val="0"/>
      <w:divBdr>
        <w:top w:val="none" w:sz="0" w:space="0" w:color="auto"/>
        <w:left w:val="none" w:sz="0" w:space="0" w:color="auto"/>
        <w:bottom w:val="none" w:sz="0" w:space="0" w:color="auto"/>
        <w:right w:val="none" w:sz="0" w:space="0" w:color="auto"/>
      </w:divBdr>
    </w:div>
    <w:div w:id="1285386934">
      <w:marLeft w:val="0"/>
      <w:marRight w:val="0"/>
      <w:marTop w:val="0"/>
      <w:marBottom w:val="0"/>
      <w:divBdr>
        <w:top w:val="none" w:sz="0" w:space="0" w:color="auto"/>
        <w:left w:val="none" w:sz="0" w:space="0" w:color="auto"/>
        <w:bottom w:val="none" w:sz="0" w:space="0" w:color="auto"/>
        <w:right w:val="none" w:sz="0" w:space="0" w:color="auto"/>
      </w:divBdr>
    </w:div>
    <w:div w:id="1285424056">
      <w:marLeft w:val="0"/>
      <w:marRight w:val="0"/>
      <w:marTop w:val="0"/>
      <w:marBottom w:val="0"/>
      <w:divBdr>
        <w:top w:val="none" w:sz="0" w:space="0" w:color="auto"/>
        <w:left w:val="none" w:sz="0" w:space="0" w:color="auto"/>
        <w:bottom w:val="none" w:sz="0" w:space="0" w:color="auto"/>
        <w:right w:val="none" w:sz="0" w:space="0" w:color="auto"/>
      </w:divBdr>
    </w:div>
    <w:div w:id="1285424916">
      <w:marLeft w:val="0"/>
      <w:marRight w:val="0"/>
      <w:marTop w:val="0"/>
      <w:marBottom w:val="0"/>
      <w:divBdr>
        <w:top w:val="none" w:sz="0" w:space="0" w:color="auto"/>
        <w:left w:val="none" w:sz="0" w:space="0" w:color="auto"/>
        <w:bottom w:val="none" w:sz="0" w:space="0" w:color="auto"/>
        <w:right w:val="none" w:sz="0" w:space="0" w:color="auto"/>
      </w:divBdr>
    </w:div>
    <w:div w:id="1285505439">
      <w:marLeft w:val="0"/>
      <w:marRight w:val="0"/>
      <w:marTop w:val="0"/>
      <w:marBottom w:val="0"/>
      <w:divBdr>
        <w:top w:val="none" w:sz="0" w:space="0" w:color="auto"/>
        <w:left w:val="none" w:sz="0" w:space="0" w:color="auto"/>
        <w:bottom w:val="none" w:sz="0" w:space="0" w:color="auto"/>
        <w:right w:val="none" w:sz="0" w:space="0" w:color="auto"/>
      </w:divBdr>
    </w:div>
    <w:div w:id="1285580617">
      <w:marLeft w:val="0"/>
      <w:marRight w:val="0"/>
      <w:marTop w:val="0"/>
      <w:marBottom w:val="0"/>
      <w:divBdr>
        <w:top w:val="none" w:sz="0" w:space="0" w:color="auto"/>
        <w:left w:val="none" w:sz="0" w:space="0" w:color="auto"/>
        <w:bottom w:val="none" w:sz="0" w:space="0" w:color="auto"/>
        <w:right w:val="none" w:sz="0" w:space="0" w:color="auto"/>
      </w:divBdr>
    </w:div>
    <w:div w:id="1285621141">
      <w:marLeft w:val="0"/>
      <w:marRight w:val="0"/>
      <w:marTop w:val="0"/>
      <w:marBottom w:val="0"/>
      <w:divBdr>
        <w:top w:val="none" w:sz="0" w:space="0" w:color="auto"/>
        <w:left w:val="none" w:sz="0" w:space="0" w:color="auto"/>
        <w:bottom w:val="none" w:sz="0" w:space="0" w:color="auto"/>
        <w:right w:val="none" w:sz="0" w:space="0" w:color="auto"/>
      </w:divBdr>
    </w:div>
    <w:div w:id="1285652247">
      <w:marLeft w:val="0"/>
      <w:marRight w:val="0"/>
      <w:marTop w:val="0"/>
      <w:marBottom w:val="0"/>
      <w:divBdr>
        <w:top w:val="none" w:sz="0" w:space="0" w:color="auto"/>
        <w:left w:val="none" w:sz="0" w:space="0" w:color="auto"/>
        <w:bottom w:val="none" w:sz="0" w:space="0" w:color="auto"/>
        <w:right w:val="none" w:sz="0" w:space="0" w:color="auto"/>
      </w:divBdr>
    </w:div>
    <w:div w:id="1285692275">
      <w:marLeft w:val="0"/>
      <w:marRight w:val="0"/>
      <w:marTop w:val="0"/>
      <w:marBottom w:val="0"/>
      <w:divBdr>
        <w:top w:val="none" w:sz="0" w:space="0" w:color="auto"/>
        <w:left w:val="none" w:sz="0" w:space="0" w:color="auto"/>
        <w:bottom w:val="none" w:sz="0" w:space="0" w:color="auto"/>
        <w:right w:val="none" w:sz="0" w:space="0" w:color="auto"/>
      </w:divBdr>
    </w:div>
    <w:div w:id="1285696116">
      <w:bodyDiv w:val="1"/>
      <w:marLeft w:val="0"/>
      <w:marRight w:val="0"/>
      <w:marTop w:val="0"/>
      <w:marBottom w:val="0"/>
      <w:divBdr>
        <w:top w:val="none" w:sz="0" w:space="0" w:color="auto"/>
        <w:left w:val="none" w:sz="0" w:space="0" w:color="auto"/>
        <w:bottom w:val="none" w:sz="0" w:space="0" w:color="auto"/>
        <w:right w:val="none" w:sz="0" w:space="0" w:color="auto"/>
      </w:divBdr>
    </w:div>
    <w:div w:id="1285884180">
      <w:marLeft w:val="0"/>
      <w:marRight w:val="0"/>
      <w:marTop w:val="0"/>
      <w:marBottom w:val="0"/>
      <w:divBdr>
        <w:top w:val="none" w:sz="0" w:space="0" w:color="auto"/>
        <w:left w:val="none" w:sz="0" w:space="0" w:color="auto"/>
        <w:bottom w:val="none" w:sz="0" w:space="0" w:color="auto"/>
        <w:right w:val="none" w:sz="0" w:space="0" w:color="auto"/>
      </w:divBdr>
    </w:div>
    <w:div w:id="1285963015">
      <w:marLeft w:val="0"/>
      <w:marRight w:val="0"/>
      <w:marTop w:val="0"/>
      <w:marBottom w:val="0"/>
      <w:divBdr>
        <w:top w:val="none" w:sz="0" w:space="0" w:color="auto"/>
        <w:left w:val="none" w:sz="0" w:space="0" w:color="auto"/>
        <w:bottom w:val="none" w:sz="0" w:space="0" w:color="auto"/>
        <w:right w:val="none" w:sz="0" w:space="0" w:color="auto"/>
      </w:divBdr>
    </w:div>
    <w:div w:id="1285967221">
      <w:marLeft w:val="0"/>
      <w:marRight w:val="0"/>
      <w:marTop w:val="0"/>
      <w:marBottom w:val="0"/>
      <w:divBdr>
        <w:top w:val="none" w:sz="0" w:space="0" w:color="auto"/>
        <w:left w:val="none" w:sz="0" w:space="0" w:color="auto"/>
        <w:bottom w:val="none" w:sz="0" w:space="0" w:color="auto"/>
        <w:right w:val="none" w:sz="0" w:space="0" w:color="auto"/>
      </w:divBdr>
    </w:div>
    <w:div w:id="1286041543">
      <w:marLeft w:val="0"/>
      <w:marRight w:val="0"/>
      <w:marTop w:val="0"/>
      <w:marBottom w:val="0"/>
      <w:divBdr>
        <w:top w:val="none" w:sz="0" w:space="0" w:color="auto"/>
        <w:left w:val="none" w:sz="0" w:space="0" w:color="auto"/>
        <w:bottom w:val="none" w:sz="0" w:space="0" w:color="auto"/>
        <w:right w:val="none" w:sz="0" w:space="0" w:color="auto"/>
      </w:divBdr>
    </w:div>
    <w:div w:id="1286079732">
      <w:marLeft w:val="0"/>
      <w:marRight w:val="0"/>
      <w:marTop w:val="0"/>
      <w:marBottom w:val="0"/>
      <w:divBdr>
        <w:top w:val="none" w:sz="0" w:space="0" w:color="auto"/>
        <w:left w:val="none" w:sz="0" w:space="0" w:color="auto"/>
        <w:bottom w:val="none" w:sz="0" w:space="0" w:color="auto"/>
        <w:right w:val="none" w:sz="0" w:space="0" w:color="auto"/>
      </w:divBdr>
    </w:div>
    <w:div w:id="1286110891">
      <w:marLeft w:val="0"/>
      <w:marRight w:val="0"/>
      <w:marTop w:val="0"/>
      <w:marBottom w:val="0"/>
      <w:divBdr>
        <w:top w:val="none" w:sz="0" w:space="0" w:color="auto"/>
        <w:left w:val="none" w:sz="0" w:space="0" w:color="auto"/>
        <w:bottom w:val="none" w:sz="0" w:space="0" w:color="auto"/>
        <w:right w:val="none" w:sz="0" w:space="0" w:color="auto"/>
      </w:divBdr>
    </w:div>
    <w:div w:id="1286228426">
      <w:marLeft w:val="0"/>
      <w:marRight w:val="0"/>
      <w:marTop w:val="0"/>
      <w:marBottom w:val="0"/>
      <w:divBdr>
        <w:top w:val="none" w:sz="0" w:space="0" w:color="auto"/>
        <w:left w:val="none" w:sz="0" w:space="0" w:color="auto"/>
        <w:bottom w:val="none" w:sz="0" w:space="0" w:color="auto"/>
        <w:right w:val="none" w:sz="0" w:space="0" w:color="auto"/>
      </w:divBdr>
    </w:div>
    <w:div w:id="1286236057">
      <w:marLeft w:val="0"/>
      <w:marRight w:val="0"/>
      <w:marTop w:val="0"/>
      <w:marBottom w:val="0"/>
      <w:divBdr>
        <w:top w:val="none" w:sz="0" w:space="0" w:color="auto"/>
        <w:left w:val="none" w:sz="0" w:space="0" w:color="auto"/>
        <w:bottom w:val="none" w:sz="0" w:space="0" w:color="auto"/>
        <w:right w:val="none" w:sz="0" w:space="0" w:color="auto"/>
      </w:divBdr>
    </w:div>
    <w:div w:id="1286275090">
      <w:marLeft w:val="0"/>
      <w:marRight w:val="0"/>
      <w:marTop w:val="0"/>
      <w:marBottom w:val="0"/>
      <w:divBdr>
        <w:top w:val="none" w:sz="0" w:space="0" w:color="auto"/>
        <w:left w:val="none" w:sz="0" w:space="0" w:color="auto"/>
        <w:bottom w:val="none" w:sz="0" w:space="0" w:color="auto"/>
        <w:right w:val="none" w:sz="0" w:space="0" w:color="auto"/>
      </w:divBdr>
    </w:div>
    <w:div w:id="1286349757">
      <w:marLeft w:val="0"/>
      <w:marRight w:val="0"/>
      <w:marTop w:val="0"/>
      <w:marBottom w:val="0"/>
      <w:divBdr>
        <w:top w:val="none" w:sz="0" w:space="0" w:color="auto"/>
        <w:left w:val="none" w:sz="0" w:space="0" w:color="auto"/>
        <w:bottom w:val="none" w:sz="0" w:space="0" w:color="auto"/>
        <w:right w:val="none" w:sz="0" w:space="0" w:color="auto"/>
      </w:divBdr>
    </w:div>
    <w:div w:id="1286352064">
      <w:bodyDiv w:val="1"/>
      <w:marLeft w:val="0"/>
      <w:marRight w:val="0"/>
      <w:marTop w:val="0"/>
      <w:marBottom w:val="0"/>
      <w:divBdr>
        <w:top w:val="none" w:sz="0" w:space="0" w:color="auto"/>
        <w:left w:val="none" w:sz="0" w:space="0" w:color="auto"/>
        <w:bottom w:val="none" w:sz="0" w:space="0" w:color="auto"/>
        <w:right w:val="none" w:sz="0" w:space="0" w:color="auto"/>
      </w:divBdr>
    </w:div>
    <w:div w:id="1286429561">
      <w:marLeft w:val="0"/>
      <w:marRight w:val="0"/>
      <w:marTop w:val="0"/>
      <w:marBottom w:val="0"/>
      <w:divBdr>
        <w:top w:val="none" w:sz="0" w:space="0" w:color="auto"/>
        <w:left w:val="none" w:sz="0" w:space="0" w:color="auto"/>
        <w:bottom w:val="none" w:sz="0" w:space="0" w:color="auto"/>
        <w:right w:val="none" w:sz="0" w:space="0" w:color="auto"/>
      </w:divBdr>
    </w:div>
    <w:div w:id="1286430756">
      <w:marLeft w:val="0"/>
      <w:marRight w:val="0"/>
      <w:marTop w:val="0"/>
      <w:marBottom w:val="0"/>
      <w:divBdr>
        <w:top w:val="none" w:sz="0" w:space="0" w:color="auto"/>
        <w:left w:val="none" w:sz="0" w:space="0" w:color="auto"/>
        <w:bottom w:val="none" w:sz="0" w:space="0" w:color="auto"/>
        <w:right w:val="none" w:sz="0" w:space="0" w:color="auto"/>
      </w:divBdr>
    </w:div>
    <w:div w:id="1286542635">
      <w:marLeft w:val="0"/>
      <w:marRight w:val="0"/>
      <w:marTop w:val="0"/>
      <w:marBottom w:val="0"/>
      <w:divBdr>
        <w:top w:val="none" w:sz="0" w:space="0" w:color="auto"/>
        <w:left w:val="none" w:sz="0" w:space="0" w:color="auto"/>
        <w:bottom w:val="none" w:sz="0" w:space="0" w:color="auto"/>
        <w:right w:val="none" w:sz="0" w:space="0" w:color="auto"/>
      </w:divBdr>
    </w:div>
    <w:div w:id="1286614782">
      <w:marLeft w:val="0"/>
      <w:marRight w:val="0"/>
      <w:marTop w:val="0"/>
      <w:marBottom w:val="0"/>
      <w:divBdr>
        <w:top w:val="none" w:sz="0" w:space="0" w:color="auto"/>
        <w:left w:val="none" w:sz="0" w:space="0" w:color="auto"/>
        <w:bottom w:val="none" w:sz="0" w:space="0" w:color="auto"/>
        <w:right w:val="none" w:sz="0" w:space="0" w:color="auto"/>
      </w:divBdr>
    </w:div>
    <w:div w:id="1286808582">
      <w:marLeft w:val="0"/>
      <w:marRight w:val="0"/>
      <w:marTop w:val="0"/>
      <w:marBottom w:val="0"/>
      <w:divBdr>
        <w:top w:val="none" w:sz="0" w:space="0" w:color="auto"/>
        <w:left w:val="none" w:sz="0" w:space="0" w:color="auto"/>
        <w:bottom w:val="none" w:sz="0" w:space="0" w:color="auto"/>
        <w:right w:val="none" w:sz="0" w:space="0" w:color="auto"/>
      </w:divBdr>
    </w:div>
    <w:div w:id="1286932812">
      <w:marLeft w:val="0"/>
      <w:marRight w:val="0"/>
      <w:marTop w:val="0"/>
      <w:marBottom w:val="0"/>
      <w:divBdr>
        <w:top w:val="none" w:sz="0" w:space="0" w:color="auto"/>
        <w:left w:val="none" w:sz="0" w:space="0" w:color="auto"/>
        <w:bottom w:val="none" w:sz="0" w:space="0" w:color="auto"/>
        <w:right w:val="none" w:sz="0" w:space="0" w:color="auto"/>
      </w:divBdr>
    </w:div>
    <w:div w:id="1287081097">
      <w:marLeft w:val="0"/>
      <w:marRight w:val="0"/>
      <w:marTop w:val="0"/>
      <w:marBottom w:val="0"/>
      <w:divBdr>
        <w:top w:val="none" w:sz="0" w:space="0" w:color="auto"/>
        <w:left w:val="none" w:sz="0" w:space="0" w:color="auto"/>
        <w:bottom w:val="none" w:sz="0" w:space="0" w:color="auto"/>
        <w:right w:val="none" w:sz="0" w:space="0" w:color="auto"/>
      </w:divBdr>
    </w:div>
    <w:div w:id="1287201407">
      <w:marLeft w:val="0"/>
      <w:marRight w:val="0"/>
      <w:marTop w:val="0"/>
      <w:marBottom w:val="0"/>
      <w:divBdr>
        <w:top w:val="none" w:sz="0" w:space="0" w:color="auto"/>
        <w:left w:val="none" w:sz="0" w:space="0" w:color="auto"/>
        <w:bottom w:val="none" w:sz="0" w:space="0" w:color="auto"/>
        <w:right w:val="none" w:sz="0" w:space="0" w:color="auto"/>
      </w:divBdr>
    </w:div>
    <w:div w:id="1287204069">
      <w:marLeft w:val="0"/>
      <w:marRight w:val="0"/>
      <w:marTop w:val="0"/>
      <w:marBottom w:val="0"/>
      <w:divBdr>
        <w:top w:val="none" w:sz="0" w:space="0" w:color="auto"/>
        <w:left w:val="none" w:sz="0" w:space="0" w:color="auto"/>
        <w:bottom w:val="none" w:sz="0" w:space="0" w:color="auto"/>
        <w:right w:val="none" w:sz="0" w:space="0" w:color="auto"/>
      </w:divBdr>
    </w:div>
    <w:div w:id="1287276816">
      <w:marLeft w:val="0"/>
      <w:marRight w:val="0"/>
      <w:marTop w:val="0"/>
      <w:marBottom w:val="0"/>
      <w:divBdr>
        <w:top w:val="none" w:sz="0" w:space="0" w:color="auto"/>
        <w:left w:val="none" w:sz="0" w:space="0" w:color="auto"/>
        <w:bottom w:val="none" w:sz="0" w:space="0" w:color="auto"/>
        <w:right w:val="none" w:sz="0" w:space="0" w:color="auto"/>
      </w:divBdr>
    </w:div>
    <w:div w:id="1287277711">
      <w:marLeft w:val="0"/>
      <w:marRight w:val="0"/>
      <w:marTop w:val="0"/>
      <w:marBottom w:val="0"/>
      <w:divBdr>
        <w:top w:val="none" w:sz="0" w:space="0" w:color="auto"/>
        <w:left w:val="none" w:sz="0" w:space="0" w:color="auto"/>
        <w:bottom w:val="none" w:sz="0" w:space="0" w:color="auto"/>
        <w:right w:val="none" w:sz="0" w:space="0" w:color="auto"/>
      </w:divBdr>
    </w:div>
    <w:div w:id="1287346020">
      <w:bodyDiv w:val="1"/>
      <w:marLeft w:val="0"/>
      <w:marRight w:val="0"/>
      <w:marTop w:val="0"/>
      <w:marBottom w:val="0"/>
      <w:divBdr>
        <w:top w:val="none" w:sz="0" w:space="0" w:color="auto"/>
        <w:left w:val="none" w:sz="0" w:space="0" w:color="auto"/>
        <w:bottom w:val="none" w:sz="0" w:space="0" w:color="auto"/>
        <w:right w:val="none" w:sz="0" w:space="0" w:color="auto"/>
      </w:divBdr>
    </w:div>
    <w:div w:id="1287353622">
      <w:marLeft w:val="0"/>
      <w:marRight w:val="0"/>
      <w:marTop w:val="0"/>
      <w:marBottom w:val="0"/>
      <w:divBdr>
        <w:top w:val="none" w:sz="0" w:space="0" w:color="auto"/>
        <w:left w:val="none" w:sz="0" w:space="0" w:color="auto"/>
        <w:bottom w:val="none" w:sz="0" w:space="0" w:color="auto"/>
        <w:right w:val="none" w:sz="0" w:space="0" w:color="auto"/>
      </w:divBdr>
    </w:div>
    <w:div w:id="1287544224">
      <w:marLeft w:val="0"/>
      <w:marRight w:val="0"/>
      <w:marTop w:val="0"/>
      <w:marBottom w:val="0"/>
      <w:divBdr>
        <w:top w:val="none" w:sz="0" w:space="0" w:color="auto"/>
        <w:left w:val="none" w:sz="0" w:space="0" w:color="auto"/>
        <w:bottom w:val="none" w:sz="0" w:space="0" w:color="auto"/>
        <w:right w:val="none" w:sz="0" w:space="0" w:color="auto"/>
      </w:divBdr>
    </w:div>
    <w:div w:id="1287616255">
      <w:marLeft w:val="0"/>
      <w:marRight w:val="0"/>
      <w:marTop w:val="0"/>
      <w:marBottom w:val="0"/>
      <w:divBdr>
        <w:top w:val="none" w:sz="0" w:space="0" w:color="auto"/>
        <w:left w:val="none" w:sz="0" w:space="0" w:color="auto"/>
        <w:bottom w:val="none" w:sz="0" w:space="0" w:color="auto"/>
        <w:right w:val="none" w:sz="0" w:space="0" w:color="auto"/>
      </w:divBdr>
    </w:div>
    <w:div w:id="1287617684">
      <w:marLeft w:val="0"/>
      <w:marRight w:val="0"/>
      <w:marTop w:val="0"/>
      <w:marBottom w:val="0"/>
      <w:divBdr>
        <w:top w:val="none" w:sz="0" w:space="0" w:color="auto"/>
        <w:left w:val="none" w:sz="0" w:space="0" w:color="auto"/>
        <w:bottom w:val="none" w:sz="0" w:space="0" w:color="auto"/>
        <w:right w:val="none" w:sz="0" w:space="0" w:color="auto"/>
      </w:divBdr>
    </w:div>
    <w:div w:id="1287808114">
      <w:marLeft w:val="0"/>
      <w:marRight w:val="0"/>
      <w:marTop w:val="0"/>
      <w:marBottom w:val="0"/>
      <w:divBdr>
        <w:top w:val="none" w:sz="0" w:space="0" w:color="auto"/>
        <w:left w:val="none" w:sz="0" w:space="0" w:color="auto"/>
        <w:bottom w:val="none" w:sz="0" w:space="0" w:color="auto"/>
        <w:right w:val="none" w:sz="0" w:space="0" w:color="auto"/>
      </w:divBdr>
    </w:div>
    <w:div w:id="1287814971">
      <w:bodyDiv w:val="1"/>
      <w:marLeft w:val="0"/>
      <w:marRight w:val="0"/>
      <w:marTop w:val="0"/>
      <w:marBottom w:val="0"/>
      <w:divBdr>
        <w:top w:val="none" w:sz="0" w:space="0" w:color="auto"/>
        <w:left w:val="none" w:sz="0" w:space="0" w:color="auto"/>
        <w:bottom w:val="none" w:sz="0" w:space="0" w:color="auto"/>
        <w:right w:val="none" w:sz="0" w:space="0" w:color="auto"/>
      </w:divBdr>
    </w:div>
    <w:div w:id="1287926832">
      <w:marLeft w:val="0"/>
      <w:marRight w:val="0"/>
      <w:marTop w:val="0"/>
      <w:marBottom w:val="0"/>
      <w:divBdr>
        <w:top w:val="none" w:sz="0" w:space="0" w:color="auto"/>
        <w:left w:val="none" w:sz="0" w:space="0" w:color="auto"/>
        <w:bottom w:val="none" w:sz="0" w:space="0" w:color="auto"/>
        <w:right w:val="none" w:sz="0" w:space="0" w:color="auto"/>
      </w:divBdr>
    </w:div>
    <w:div w:id="1287929125">
      <w:marLeft w:val="0"/>
      <w:marRight w:val="0"/>
      <w:marTop w:val="0"/>
      <w:marBottom w:val="0"/>
      <w:divBdr>
        <w:top w:val="none" w:sz="0" w:space="0" w:color="auto"/>
        <w:left w:val="none" w:sz="0" w:space="0" w:color="auto"/>
        <w:bottom w:val="none" w:sz="0" w:space="0" w:color="auto"/>
        <w:right w:val="none" w:sz="0" w:space="0" w:color="auto"/>
      </w:divBdr>
    </w:div>
    <w:div w:id="1287931169">
      <w:marLeft w:val="0"/>
      <w:marRight w:val="0"/>
      <w:marTop w:val="0"/>
      <w:marBottom w:val="0"/>
      <w:divBdr>
        <w:top w:val="none" w:sz="0" w:space="0" w:color="auto"/>
        <w:left w:val="none" w:sz="0" w:space="0" w:color="auto"/>
        <w:bottom w:val="none" w:sz="0" w:space="0" w:color="auto"/>
        <w:right w:val="none" w:sz="0" w:space="0" w:color="auto"/>
      </w:divBdr>
    </w:div>
    <w:div w:id="1288007614">
      <w:marLeft w:val="0"/>
      <w:marRight w:val="0"/>
      <w:marTop w:val="0"/>
      <w:marBottom w:val="0"/>
      <w:divBdr>
        <w:top w:val="none" w:sz="0" w:space="0" w:color="auto"/>
        <w:left w:val="none" w:sz="0" w:space="0" w:color="auto"/>
        <w:bottom w:val="none" w:sz="0" w:space="0" w:color="auto"/>
        <w:right w:val="none" w:sz="0" w:space="0" w:color="auto"/>
      </w:divBdr>
    </w:div>
    <w:div w:id="1288052772">
      <w:marLeft w:val="0"/>
      <w:marRight w:val="0"/>
      <w:marTop w:val="0"/>
      <w:marBottom w:val="0"/>
      <w:divBdr>
        <w:top w:val="none" w:sz="0" w:space="0" w:color="auto"/>
        <w:left w:val="none" w:sz="0" w:space="0" w:color="auto"/>
        <w:bottom w:val="none" w:sz="0" w:space="0" w:color="auto"/>
        <w:right w:val="none" w:sz="0" w:space="0" w:color="auto"/>
      </w:divBdr>
    </w:div>
    <w:div w:id="1288123375">
      <w:marLeft w:val="0"/>
      <w:marRight w:val="0"/>
      <w:marTop w:val="0"/>
      <w:marBottom w:val="0"/>
      <w:divBdr>
        <w:top w:val="none" w:sz="0" w:space="0" w:color="auto"/>
        <w:left w:val="none" w:sz="0" w:space="0" w:color="auto"/>
        <w:bottom w:val="none" w:sz="0" w:space="0" w:color="auto"/>
        <w:right w:val="none" w:sz="0" w:space="0" w:color="auto"/>
      </w:divBdr>
    </w:div>
    <w:div w:id="1288124225">
      <w:bodyDiv w:val="1"/>
      <w:marLeft w:val="0"/>
      <w:marRight w:val="0"/>
      <w:marTop w:val="0"/>
      <w:marBottom w:val="0"/>
      <w:divBdr>
        <w:top w:val="none" w:sz="0" w:space="0" w:color="auto"/>
        <w:left w:val="none" w:sz="0" w:space="0" w:color="auto"/>
        <w:bottom w:val="none" w:sz="0" w:space="0" w:color="auto"/>
        <w:right w:val="none" w:sz="0" w:space="0" w:color="auto"/>
      </w:divBdr>
    </w:div>
    <w:div w:id="1288202806">
      <w:marLeft w:val="0"/>
      <w:marRight w:val="0"/>
      <w:marTop w:val="0"/>
      <w:marBottom w:val="0"/>
      <w:divBdr>
        <w:top w:val="none" w:sz="0" w:space="0" w:color="auto"/>
        <w:left w:val="none" w:sz="0" w:space="0" w:color="auto"/>
        <w:bottom w:val="none" w:sz="0" w:space="0" w:color="auto"/>
        <w:right w:val="none" w:sz="0" w:space="0" w:color="auto"/>
      </w:divBdr>
    </w:div>
    <w:div w:id="1288202874">
      <w:marLeft w:val="0"/>
      <w:marRight w:val="0"/>
      <w:marTop w:val="0"/>
      <w:marBottom w:val="0"/>
      <w:divBdr>
        <w:top w:val="none" w:sz="0" w:space="0" w:color="auto"/>
        <w:left w:val="none" w:sz="0" w:space="0" w:color="auto"/>
        <w:bottom w:val="none" w:sz="0" w:space="0" w:color="auto"/>
        <w:right w:val="none" w:sz="0" w:space="0" w:color="auto"/>
      </w:divBdr>
    </w:div>
    <w:div w:id="1288241710">
      <w:marLeft w:val="0"/>
      <w:marRight w:val="0"/>
      <w:marTop w:val="0"/>
      <w:marBottom w:val="0"/>
      <w:divBdr>
        <w:top w:val="none" w:sz="0" w:space="0" w:color="auto"/>
        <w:left w:val="none" w:sz="0" w:space="0" w:color="auto"/>
        <w:bottom w:val="none" w:sz="0" w:space="0" w:color="auto"/>
        <w:right w:val="none" w:sz="0" w:space="0" w:color="auto"/>
      </w:divBdr>
    </w:div>
    <w:div w:id="1288313763">
      <w:marLeft w:val="0"/>
      <w:marRight w:val="0"/>
      <w:marTop w:val="0"/>
      <w:marBottom w:val="0"/>
      <w:divBdr>
        <w:top w:val="none" w:sz="0" w:space="0" w:color="auto"/>
        <w:left w:val="none" w:sz="0" w:space="0" w:color="auto"/>
        <w:bottom w:val="none" w:sz="0" w:space="0" w:color="auto"/>
        <w:right w:val="none" w:sz="0" w:space="0" w:color="auto"/>
      </w:divBdr>
    </w:div>
    <w:div w:id="1288390860">
      <w:marLeft w:val="0"/>
      <w:marRight w:val="0"/>
      <w:marTop w:val="0"/>
      <w:marBottom w:val="0"/>
      <w:divBdr>
        <w:top w:val="none" w:sz="0" w:space="0" w:color="auto"/>
        <w:left w:val="none" w:sz="0" w:space="0" w:color="auto"/>
        <w:bottom w:val="none" w:sz="0" w:space="0" w:color="auto"/>
        <w:right w:val="none" w:sz="0" w:space="0" w:color="auto"/>
      </w:divBdr>
    </w:div>
    <w:div w:id="1288505036">
      <w:marLeft w:val="0"/>
      <w:marRight w:val="0"/>
      <w:marTop w:val="0"/>
      <w:marBottom w:val="0"/>
      <w:divBdr>
        <w:top w:val="none" w:sz="0" w:space="0" w:color="auto"/>
        <w:left w:val="none" w:sz="0" w:space="0" w:color="auto"/>
        <w:bottom w:val="none" w:sz="0" w:space="0" w:color="auto"/>
        <w:right w:val="none" w:sz="0" w:space="0" w:color="auto"/>
      </w:divBdr>
    </w:div>
    <w:div w:id="1288505232">
      <w:marLeft w:val="0"/>
      <w:marRight w:val="0"/>
      <w:marTop w:val="0"/>
      <w:marBottom w:val="0"/>
      <w:divBdr>
        <w:top w:val="none" w:sz="0" w:space="0" w:color="auto"/>
        <w:left w:val="none" w:sz="0" w:space="0" w:color="auto"/>
        <w:bottom w:val="none" w:sz="0" w:space="0" w:color="auto"/>
        <w:right w:val="none" w:sz="0" w:space="0" w:color="auto"/>
      </w:divBdr>
    </w:div>
    <w:div w:id="1288506433">
      <w:marLeft w:val="0"/>
      <w:marRight w:val="0"/>
      <w:marTop w:val="0"/>
      <w:marBottom w:val="0"/>
      <w:divBdr>
        <w:top w:val="none" w:sz="0" w:space="0" w:color="auto"/>
        <w:left w:val="none" w:sz="0" w:space="0" w:color="auto"/>
        <w:bottom w:val="none" w:sz="0" w:space="0" w:color="auto"/>
        <w:right w:val="none" w:sz="0" w:space="0" w:color="auto"/>
      </w:divBdr>
    </w:div>
    <w:div w:id="1288782448">
      <w:marLeft w:val="0"/>
      <w:marRight w:val="0"/>
      <w:marTop w:val="0"/>
      <w:marBottom w:val="0"/>
      <w:divBdr>
        <w:top w:val="none" w:sz="0" w:space="0" w:color="auto"/>
        <w:left w:val="none" w:sz="0" w:space="0" w:color="auto"/>
        <w:bottom w:val="none" w:sz="0" w:space="0" w:color="auto"/>
        <w:right w:val="none" w:sz="0" w:space="0" w:color="auto"/>
      </w:divBdr>
    </w:div>
    <w:div w:id="1288899266">
      <w:marLeft w:val="0"/>
      <w:marRight w:val="0"/>
      <w:marTop w:val="0"/>
      <w:marBottom w:val="0"/>
      <w:divBdr>
        <w:top w:val="none" w:sz="0" w:space="0" w:color="auto"/>
        <w:left w:val="none" w:sz="0" w:space="0" w:color="auto"/>
        <w:bottom w:val="none" w:sz="0" w:space="0" w:color="auto"/>
        <w:right w:val="none" w:sz="0" w:space="0" w:color="auto"/>
      </w:divBdr>
    </w:div>
    <w:div w:id="1289050419">
      <w:marLeft w:val="0"/>
      <w:marRight w:val="0"/>
      <w:marTop w:val="0"/>
      <w:marBottom w:val="0"/>
      <w:divBdr>
        <w:top w:val="none" w:sz="0" w:space="0" w:color="auto"/>
        <w:left w:val="none" w:sz="0" w:space="0" w:color="auto"/>
        <w:bottom w:val="none" w:sz="0" w:space="0" w:color="auto"/>
        <w:right w:val="none" w:sz="0" w:space="0" w:color="auto"/>
      </w:divBdr>
    </w:div>
    <w:div w:id="1289050508">
      <w:marLeft w:val="0"/>
      <w:marRight w:val="0"/>
      <w:marTop w:val="0"/>
      <w:marBottom w:val="0"/>
      <w:divBdr>
        <w:top w:val="none" w:sz="0" w:space="0" w:color="auto"/>
        <w:left w:val="none" w:sz="0" w:space="0" w:color="auto"/>
        <w:bottom w:val="none" w:sz="0" w:space="0" w:color="auto"/>
        <w:right w:val="none" w:sz="0" w:space="0" w:color="auto"/>
      </w:divBdr>
    </w:div>
    <w:div w:id="1289093165">
      <w:marLeft w:val="0"/>
      <w:marRight w:val="0"/>
      <w:marTop w:val="0"/>
      <w:marBottom w:val="0"/>
      <w:divBdr>
        <w:top w:val="none" w:sz="0" w:space="0" w:color="auto"/>
        <w:left w:val="none" w:sz="0" w:space="0" w:color="auto"/>
        <w:bottom w:val="none" w:sz="0" w:space="0" w:color="auto"/>
        <w:right w:val="none" w:sz="0" w:space="0" w:color="auto"/>
      </w:divBdr>
    </w:div>
    <w:div w:id="1289120656">
      <w:marLeft w:val="0"/>
      <w:marRight w:val="0"/>
      <w:marTop w:val="0"/>
      <w:marBottom w:val="0"/>
      <w:divBdr>
        <w:top w:val="none" w:sz="0" w:space="0" w:color="auto"/>
        <w:left w:val="none" w:sz="0" w:space="0" w:color="auto"/>
        <w:bottom w:val="none" w:sz="0" w:space="0" w:color="auto"/>
        <w:right w:val="none" w:sz="0" w:space="0" w:color="auto"/>
      </w:divBdr>
    </w:div>
    <w:div w:id="1289165497">
      <w:bodyDiv w:val="1"/>
      <w:marLeft w:val="0"/>
      <w:marRight w:val="0"/>
      <w:marTop w:val="0"/>
      <w:marBottom w:val="0"/>
      <w:divBdr>
        <w:top w:val="none" w:sz="0" w:space="0" w:color="auto"/>
        <w:left w:val="none" w:sz="0" w:space="0" w:color="auto"/>
        <w:bottom w:val="none" w:sz="0" w:space="0" w:color="auto"/>
        <w:right w:val="none" w:sz="0" w:space="0" w:color="auto"/>
      </w:divBdr>
    </w:div>
    <w:div w:id="1289311116">
      <w:marLeft w:val="0"/>
      <w:marRight w:val="0"/>
      <w:marTop w:val="0"/>
      <w:marBottom w:val="0"/>
      <w:divBdr>
        <w:top w:val="none" w:sz="0" w:space="0" w:color="auto"/>
        <w:left w:val="none" w:sz="0" w:space="0" w:color="auto"/>
        <w:bottom w:val="none" w:sz="0" w:space="0" w:color="auto"/>
        <w:right w:val="none" w:sz="0" w:space="0" w:color="auto"/>
      </w:divBdr>
    </w:div>
    <w:div w:id="1289312798">
      <w:marLeft w:val="0"/>
      <w:marRight w:val="0"/>
      <w:marTop w:val="0"/>
      <w:marBottom w:val="0"/>
      <w:divBdr>
        <w:top w:val="none" w:sz="0" w:space="0" w:color="auto"/>
        <w:left w:val="none" w:sz="0" w:space="0" w:color="auto"/>
        <w:bottom w:val="none" w:sz="0" w:space="0" w:color="auto"/>
        <w:right w:val="none" w:sz="0" w:space="0" w:color="auto"/>
      </w:divBdr>
    </w:div>
    <w:div w:id="1289509391">
      <w:marLeft w:val="0"/>
      <w:marRight w:val="0"/>
      <w:marTop w:val="0"/>
      <w:marBottom w:val="0"/>
      <w:divBdr>
        <w:top w:val="none" w:sz="0" w:space="0" w:color="auto"/>
        <w:left w:val="none" w:sz="0" w:space="0" w:color="auto"/>
        <w:bottom w:val="none" w:sz="0" w:space="0" w:color="auto"/>
        <w:right w:val="none" w:sz="0" w:space="0" w:color="auto"/>
      </w:divBdr>
    </w:div>
    <w:div w:id="1289510853">
      <w:marLeft w:val="0"/>
      <w:marRight w:val="0"/>
      <w:marTop w:val="0"/>
      <w:marBottom w:val="0"/>
      <w:divBdr>
        <w:top w:val="none" w:sz="0" w:space="0" w:color="auto"/>
        <w:left w:val="none" w:sz="0" w:space="0" w:color="auto"/>
        <w:bottom w:val="none" w:sz="0" w:space="0" w:color="auto"/>
        <w:right w:val="none" w:sz="0" w:space="0" w:color="auto"/>
      </w:divBdr>
    </w:div>
    <w:div w:id="1289627673">
      <w:marLeft w:val="0"/>
      <w:marRight w:val="0"/>
      <w:marTop w:val="0"/>
      <w:marBottom w:val="0"/>
      <w:divBdr>
        <w:top w:val="none" w:sz="0" w:space="0" w:color="auto"/>
        <w:left w:val="none" w:sz="0" w:space="0" w:color="auto"/>
        <w:bottom w:val="none" w:sz="0" w:space="0" w:color="auto"/>
        <w:right w:val="none" w:sz="0" w:space="0" w:color="auto"/>
      </w:divBdr>
    </w:div>
    <w:div w:id="1289630348">
      <w:marLeft w:val="0"/>
      <w:marRight w:val="0"/>
      <w:marTop w:val="0"/>
      <w:marBottom w:val="0"/>
      <w:divBdr>
        <w:top w:val="none" w:sz="0" w:space="0" w:color="auto"/>
        <w:left w:val="none" w:sz="0" w:space="0" w:color="auto"/>
        <w:bottom w:val="none" w:sz="0" w:space="0" w:color="auto"/>
        <w:right w:val="none" w:sz="0" w:space="0" w:color="auto"/>
      </w:divBdr>
    </w:div>
    <w:div w:id="1289631382">
      <w:marLeft w:val="0"/>
      <w:marRight w:val="0"/>
      <w:marTop w:val="0"/>
      <w:marBottom w:val="0"/>
      <w:divBdr>
        <w:top w:val="none" w:sz="0" w:space="0" w:color="auto"/>
        <w:left w:val="none" w:sz="0" w:space="0" w:color="auto"/>
        <w:bottom w:val="none" w:sz="0" w:space="0" w:color="auto"/>
        <w:right w:val="none" w:sz="0" w:space="0" w:color="auto"/>
      </w:divBdr>
    </w:div>
    <w:div w:id="1289773442">
      <w:marLeft w:val="0"/>
      <w:marRight w:val="0"/>
      <w:marTop w:val="0"/>
      <w:marBottom w:val="0"/>
      <w:divBdr>
        <w:top w:val="none" w:sz="0" w:space="0" w:color="auto"/>
        <w:left w:val="none" w:sz="0" w:space="0" w:color="auto"/>
        <w:bottom w:val="none" w:sz="0" w:space="0" w:color="auto"/>
        <w:right w:val="none" w:sz="0" w:space="0" w:color="auto"/>
      </w:divBdr>
    </w:div>
    <w:div w:id="1289774818">
      <w:marLeft w:val="0"/>
      <w:marRight w:val="0"/>
      <w:marTop w:val="0"/>
      <w:marBottom w:val="0"/>
      <w:divBdr>
        <w:top w:val="none" w:sz="0" w:space="0" w:color="auto"/>
        <w:left w:val="none" w:sz="0" w:space="0" w:color="auto"/>
        <w:bottom w:val="none" w:sz="0" w:space="0" w:color="auto"/>
        <w:right w:val="none" w:sz="0" w:space="0" w:color="auto"/>
      </w:divBdr>
    </w:div>
    <w:div w:id="1289778125">
      <w:marLeft w:val="0"/>
      <w:marRight w:val="0"/>
      <w:marTop w:val="0"/>
      <w:marBottom w:val="0"/>
      <w:divBdr>
        <w:top w:val="none" w:sz="0" w:space="0" w:color="auto"/>
        <w:left w:val="none" w:sz="0" w:space="0" w:color="auto"/>
        <w:bottom w:val="none" w:sz="0" w:space="0" w:color="auto"/>
        <w:right w:val="none" w:sz="0" w:space="0" w:color="auto"/>
      </w:divBdr>
    </w:div>
    <w:div w:id="1289819379">
      <w:marLeft w:val="0"/>
      <w:marRight w:val="0"/>
      <w:marTop w:val="0"/>
      <w:marBottom w:val="0"/>
      <w:divBdr>
        <w:top w:val="none" w:sz="0" w:space="0" w:color="auto"/>
        <w:left w:val="none" w:sz="0" w:space="0" w:color="auto"/>
        <w:bottom w:val="none" w:sz="0" w:space="0" w:color="auto"/>
        <w:right w:val="none" w:sz="0" w:space="0" w:color="auto"/>
      </w:divBdr>
    </w:div>
    <w:div w:id="1290016743">
      <w:marLeft w:val="0"/>
      <w:marRight w:val="0"/>
      <w:marTop w:val="0"/>
      <w:marBottom w:val="0"/>
      <w:divBdr>
        <w:top w:val="none" w:sz="0" w:space="0" w:color="auto"/>
        <w:left w:val="none" w:sz="0" w:space="0" w:color="auto"/>
        <w:bottom w:val="none" w:sz="0" w:space="0" w:color="auto"/>
        <w:right w:val="none" w:sz="0" w:space="0" w:color="auto"/>
      </w:divBdr>
    </w:div>
    <w:div w:id="1290085686">
      <w:marLeft w:val="0"/>
      <w:marRight w:val="0"/>
      <w:marTop w:val="0"/>
      <w:marBottom w:val="0"/>
      <w:divBdr>
        <w:top w:val="none" w:sz="0" w:space="0" w:color="auto"/>
        <w:left w:val="none" w:sz="0" w:space="0" w:color="auto"/>
        <w:bottom w:val="none" w:sz="0" w:space="0" w:color="auto"/>
        <w:right w:val="none" w:sz="0" w:space="0" w:color="auto"/>
      </w:divBdr>
    </w:div>
    <w:div w:id="1290087331">
      <w:marLeft w:val="0"/>
      <w:marRight w:val="0"/>
      <w:marTop w:val="0"/>
      <w:marBottom w:val="0"/>
      <w:divBdr>
        <w:top w:val="none" w:sz="0" w:space="0" w:color="auto"/>
        <w:left w:val="none" w:sz="0" w:space="0" w:color="auto"/>
        <w:bottom w:val="none" w:sz="0" w:space="0" w:color="auto"/>
        <w:right w:val="none" w:sz="0" w:space="0" w:color="auto"/>
      </w:divBdr>
    </w:div>
    <w:div w:id="1290284987">
      <w:marLeft w:val="0"/>
      <w:marRight w:val="0"/>
      <w:marTop w:val="0"/>
      <w:marBottom w:val="0"/>
      <w:divBdr>
        <w:top w:val="none" w:sz="0" w:space="0" w:color="auto"/>
        <w:left w:val="none" w:sz="0" w:space="0" w:color="auto"/>
        <w:bottom w:val="none" w:sz="0" w:space="0" w:color="auto"/>
        <w:right w:val="none" w:sz="0" w:space="0" w:color="auto"/>
      </w:divBdr>
    </w:div>
    <w:div w:id="1290428919">
      <w:marLeft w:val="0"/>
      <w:marRight w:val="0"/>
      <w:marTop w:val="0"/>
      <w:marBottom w:val="0"/>
      <w:divBdr>
        <w:top w:val="none" w:sz="0" w:space="0" w:color="auto"/>
        <w:left w:val="none" w:sz="0" w:space="0" w:color="auto"/>
        <w:bottom w:val="none" w:sz="0" w:space="0" w:color="auto"/>
        <w:right w:val="none" w:sz="0" w:space="0" w:color="auto"/>
      </w:divBdr>
    </w:div>
    <w:div w:id="1290479549">
      <w:marLeft w:val="0"/>
      <w:marRight w:val="0"/>
      <w:marTop w:val="0"/>
      <w:marBottom w:val="0"/>
      <w:divBdr>
        <w:top w:val="none" w:sz="0" w:space="0" w:color="auto"/>
        <w:left w:val="none" w:sz="0" w:space="0" w:color="auto"/>
        <w:bottom w:val="none" w:sz="0" w:space="0" w:color="auto"/>
        <w:right w:val="none" w:sz="0" w:space="0" w:color="auto"/>
      </w:divBdr>
    </w:div>
    <w:div w:id="1290549239">
      <w:marLeft w:val="0"/>
      <w:marRight w:val="0"/>
      <w:marTop w:val="0"/>
      <w:marBottom w:val="0"/>
      <w:divBdr>
        <w:top w:val="none" w:sz="0" w:space="0" w:color="auto"/>
        <w:left w:val="none" w:sz="0" w:space="0" w:color="auto"/>
        <w:bottom w:val="none" w:sz="0" w:space="0" w:color="auto"/>
        <w:right w:val="none" w:sz="0" w:space="0" w:color="auto"/>
      </w:divBdr>
    </w:div>
    <w:div w:id="1290670480">
      <w:marLeft w:val="0"/>
      <w:marRight w:val="0"/>
      <w:marTop w:val="0"/>
      <w:marBottom w:val="0"/>
      <w:divBdr>
        <w:top w:val="none" w:sz="0" w:space="0" w:color="auto"/>
        <w:left w:val="none" w:sz="0" w:space="0" w:color="auto"/>
        <w:bottom w:val="none" w:sz="0" w:space="0" w:color="auto"/>
        <w:right w:val="none" w:sz="0" w:space="0" w:color="auto"/>
      </w:divBdr>
    </w:div>
    <w:div w:id="1290670780">
      <w:marLeft w:val="0"/>
      <w:marRight w:val="0"/>
      <w:marTop w:val="0"/>
      <w:marBottom w:val="0"/>
      <w:divBdr>
        <w:top w:val="none" w:sz="0" w:space="0" w:color="auto"/>
        <w:left w:val="none" w:sz="0" w:space="0" w:color="auto"/>
        <w:bottom w:val="none" w:sz="0" w:space="0" w:color="auto"/>
        <w:right w:val="none" w:sz="0" w:space="0" w:color="auto"/>
      </w:divBdr>
    </w:div>
    <w:div w:id="1290749010">
      <w:marLeft w:val="0"/>
      <w:marRight w:val="0"/>
      <w:marTop w:val="0"/>
      <w:marBottom w:val="0"/>
      <w:divBdr>
        <w:top w:val="none" w:sz="0" w:space="0" w:color="auto"/>
        <w:left w:val="none" w:sz="0" w:space="0" w:color="auto"/>
        <w:bottom w:val="none" w:sz="0" w:space="0" w:color="auto"/>
        <w:right w:val="none" w:sz="0" w:space="0" w:color="auto"/>
      </w:divBdr>
    </w:div>
    <w:div w:id="1290815260">
      <w:marLeft w:val="0"/>
      <w:marRight w:val="0"/>
      <w:marTop w:val="0"/>
      <w:marBottom w:val="0"/>
      <w:divBdr>
        <w:top w:val="none" w:sz="0" w:space="0" w:color="auto"/>
        <w:left w:val="none" w:sz="0" w:space="0" w:color="auto"/>
        <w:bottom w:val="none" w:sz="0" w:space="0" w:color="auto"/>
        <w:right w:val="none" w:sz="0" w:space="0" w:color="auto"/>
      </w:divBdr>
    </w:div>
    <w:div w:id="1290821714">
      <w:bodyDiv w:val="1"/>
      <w:marLeft w:val="0"/>
      <w:marRight w:val="0"/>
      <w:marTop w:val="0"/>
      <w:marBottom w:val="0"/>
      <w:divBdr>
        <w:top w:val="none" w:sz="0" w:space="0" w:color="auto"/>
        <w:left w:val="none" w:sz="0" w:space="0" w:color="auto"/>
        <w:bottom w:val="none" w:sz="0" w:space="0" w:color="auto"/>
        <w:right w:val="none" w:sz="0" w:space="0" w:color="auto"/>
      </w:divBdr>
    </w:div>
    <w:div w:id="1290936717">
      <w:marLeft w:val="0"/>
      <w:marRight w:val="0"/>
      <w:marTop w:val="0"/>
      <w:marBottom w:val="0"/>
      <w:divBdr>
        <w:top w:val="none" w:sz="0" w:space="0" w:color="auto"/>
        <w:left w:val="none" w:sz="0" w:space="0" w:color="auto"/>
        <w:bottom w:val="none" w:sz="0" w:space="0" w:color="auto"/>
        <w:right w:val="none" w:sz="0" w:space="0" w:color="auto"/>
      </w:divBdr>
    </w:div>
    <w:div w:id="1290939628">
      <w:marLeft w:val="0"/>
      <w:marRight w:val="0"/>
      <w:marTop w:val="0"/>
      <w:marBottom w:val="0"/>
      <w:divBdr>
        <w:top w:val="none" w:sz="0" w:space="0" w:color="auto"/>
        <w:left w:val="none" w:sz="0" w:space="0" w:color="auto"/>
        <w:bottom w:val="none" w:sz="0" w:space="0" w:color="auto"/>
        <w:right w:val="none" w:sz="0" w:space="0" w:color="auto"/>
      </w:divBdr>
    </w:div>
    <w:div w:id="1290939651">
      <w:marLeft w:val="0"/>
      <w:marRight w:val="0"/>
      <w:marTop w:val="0"/>
      <w:marBottom w:val="0"/>
      <w:divBdr>
        <w:top w:val="none" w:sz="0" w:space="0" w:color="auto"/>
        <w:left w:val="none" w:sz="0" w:space="0" w:color="auto"/>
        <w:bottom w:val="none" w:sz="0" w:space="0" w:color="auto"/>
        <w:right w:val="none" w:sz="0" w:space="0" w:color="auto"/>
      </w:divBdr>
    </w:div>
    <w:div w:id="1290940889">
      <w:marLeft w:val="0"/>
      <w:marRight w:val="0"/>
      <w:marTop w:val="0"/>
      <w:marBottom w:val="0"/>
      <w:divBdr>
        <w:top w:val="none" w:sz="0" w:space="0" w:color="auto"/>
        <w:left w:val="none" w:sz="0" w:space="0" w:color="auto"/>
        <w:bottom w:val="none" w:sz="0" w:space="0" w:color="auto"/>
        <w:right w:val="none" w:sz="0" w:space="0" w:color="auto"/>
      </w:divBdr>
    </w:div>
    <w:div w:id="1291008636">
      <w:marLeft w:val="0"/>
      <w:marRight w:val="0"/>
      <w:marTop w:val="0"/>
      <w:marBottom w:val="0"/>
      <w:divBdr>
        <w:top w:val="none" w:sz="0" w:space="0" w:color="auto"/>
        <w:left w:val="none" w:sz="0" w:space="0" w:color="auto"/>
        <w:bottom w:val="none" w:sz="0" w:space="0" w:color="auto"/>
        <w:right w:val="none" w:sz="0" w:space="0" w:color="auto"/>
      </w:divBdr>
    </w:div>
    <w:div w:id="1291084479">
      <w:marLeft w:val="0"/>
      <w:marRight w:val="0"/>
      <w:marTop w:val="0"/>
      <w:marBottom w:val="0"/>
      <w:divBdr>
        <w:top w:val="none" w:sz="0" w:space="0" w:color="auto"/>
        <w:left w:val="none" w:sz="0" w:space="0" w:color="auto"/>
        <w:bottom w:val="none" w:sz="0" w:space="0" w:color="auto"/>
        <w:right w:val="none" w:sz="0" w:space="0" w:color="auto"/>
      </w:divBdr>
    </w:div>
    <w:div w:id="1291089320">
      <w:marLeft w:val="0"/>
      <w:marRight w:val="0"/>
      <w:marTop w:val="0"/>
      <w:marBottom w:val="0"/>
      <w:divBdr>
        <w:top w:val="none" w:sz="0" w:space="0" w:color="auto"/>
        <w:left w:val="none" w:sz="0" w:space="0" w:color="auto"/>
        <w:bottom w:val="none" w:sz="0" w:space="0" w:color="auto"/>
        <w:right w:val="none" w:sz="0" w:space="0" w:color="auto"/>
      </w:divBdr>
    </w:div>
    <w:div w:id="1291089721">
      <w:marLeft w:val="0"/>
      <w:marRight w:val="0"/>
      <w:marTop w:val="0"/>
      <w:marBottom w:val="0"/>
      <w:divBdr>
        <w:top w:val="none" w:sz="0" w:space="0" w:color="auto"/>
        <w:left w:val="none" w:sz="0" w:space="0" w:color="auto"/>
        <w:bottom w:val="none" w:sz="0" w:space="0" w:color="auto"/>
        <w:right w:val="none" w:sz="0" w:space="0" w:color="auto"/>
      </w:divBdr>
    </w:div>
    <w:div w:id="1291208170">
      <w:marLeft w:val="0"/>
      <w:marRight w:val="0"/>
      <w:marTop w:val="0"/>
      <w:marBottom w:val="0"/>
      <w:divBdr>
        <w:top w:val="none" w:sz="0" w:space="0" w:color="auto"/>
        <w:left w:val="none" w:sz="0" w:space="0" w:color="auto"/>
        <w:bottom w:val="none" w:sz="0" w:space="0" w:color="auto"/>
        <w:right w:val="none" w:sz="0" w:space="0" w:color="auto"/>
      </w:divBdr>
    </w:div>
    <w:div w:id="1291280717">
      <w:marLeft w:val="0"/>
      <w:marRight w:val="0"/>
      <w:marTop w:val="0"/>
      <w:marBottom w:val="0"/>
      <w:divBdr>
        <w:top w:val="none" w:sz="0" w:space="0" w:color="auto"/>
        <w:left w:val="none" w:sz="0" w:space="0" w:color="auto"/>
        <w:bottom w:val="none" w:sz="0" w:space="0" w:color="auto"/>
        <w:right w:val="none" w:sz="0" w:space="0" w:color="auto"/>
      </w:divBdr>
    </w:div>
    <w:div w:id="1291593108">
      <w:bodyDiv w:val="1"/>
      <w:marLeft w:val="0"/>
      <w:marRight w:val="0"/>
      <w:marTop w:val="0"/>
      <w:marBottom w:val="0"/>
      <w:divBdr>
        <w:top w:val="none" w:sz="0" w:space="0" w:color="auto"/>
        <w:left w:val="none" w:sz="0" w:space="0" w:color="auto"/>
        <w:bottom w:val="none" w:sz="0" w:space="0" w:color="auto"/>
        <w:right w:val="none" w:sz="0" w:space="0" w:color="auto"/>
      </w:divBdr>
    </w:div>
    <w:div w:id="1291781814">
      <w:bodyDiv w:val="1"/>
      <w:marLeft w:val="0"/>
      <w:marRight w:val="0"/>
      <w:marTop w:val="0"/>
      <w:marBottom w:val="0"/>
      <w:divBdr>
        <w:top w:val="none" w:sz="0" w:space="0" w:color="auto"/>
        <w:left w:val="none" w:sz="0" w:space="0" w:color="auto"/>
        <w:bottom w:val="none" w:sz="0" w:space="0" w:color="auto"/>
        <w:right w:val="none" w:sz="0" w:space="0" w:color="auto"/>
      </w:divBdr>
    </w:div>
    <w:div w:id="1291857817">
      <w:marLeft w:val="0"/>
      <w:marRight w:val="0"/>
      <w:marTop w:val="0"/>
      <w:marBottom w:val="0"/>
      <w:divBdr>
        <w:top w:val="none" w:sz="0" w:space="0" w:color="auto"/>
        <w:left w:val="none" w:sz="0" w:space="0" w:color="auto"/>
        <w:bottom w:val="none" w:sz="0" w:space="0" w:color="auto"/>
        <w:right w:val="none" w:sz="0" w:space="0" w:color="auto"/>
      </w:divBdr>
    </w:div>
    <w:div w:id="1291932501">
      <w:marLeft w:val="0"/>
      <w:marRight w:val="0"/>
      <w:marTop w:val="0"/>
      <w:marBottom w:val="0"/>
      <w:divBdr>
        <w:top w:val="none" w:sz="0" w:space="0" w:color="auto"/>
        <w:left w:val="none" w:sz="0" w:space="0" w:color="auto"/>
        <w:bottom w:val="none" w:sz="0" w:space="0" w:color="auto"/>
        <w:right w:val="none" w:sz="0" w:space="0" w:color="auto"/>
      </w:divBdr>
    </w:div>
    <w:div w:id="1291937925">
      <w:marLeft w:val="0"/>
      <w:marRight w:val="0"/>
      <w:marTop w:val="0"/>
      <w:marBottom w:val="0"/>
      <w:divBdr>
        <w:top w:val="none" w:sz="0" w:space="0" w:color="auto"/>
        <w:left w:val="none" w:sz="0" w:space="0" w:color="auto"/>
        <w:bottom w:val="none" w:sz="0" w:space="0" w:color="auto"/>
        <w:right w:val="none" w:sz="0" w:space="0" w:color="auto"/>
      </w:divBdr>
    </w:div>
    <w:div w:id="1291941251">
      <w:marLeft w:val="0"/>
      <w:marRight w:val="0"/>
      <w:marTop w:val="0"/>
      <w:marBottom w:val="0"/>
      <w:divBdr>
        <w:top w:val="none" w:sz="0" w:space="0" w:color="auto"/>
        <w:left w:val="none" w:sz="0" w:space="0" w:color="auto"/>
        <w:bottom w:val="none" w:sz="0" w:space="0" w:color="auto"/>
        <w:right w:val="none" w:sz="0" w:space="0" w:color="auto"/>
      </w:divBdr>
    </w:div>
    <w:div w:id="1291982595">
      <w:marLeft w:val="0"/>
      <w:marRight w:val="0"/>
      <w:marTop w:val="0"/>
      <w:marBottom w:val="0"/>
      <w:divBdr>
        <w:top w:val="none" w:sz="0" w:space="0" w:color="auto"/>
        <w:left w:val="none" w:sz="0" w:space="0" w:color="auto"/>
        <w:bottom w:val="none" w:sz="0" w:space="0" w:color="auto"/>
        <w:right w:val="none" w:sz="0" w:space="0" w:color="auto"/>
      </w:divBdr>
    </w:div>
    <w:div w:id="1292052303">
      <w:marLeft w:val="0"/>
      <w:marRight w:val="0"/>
      <w:marTop w:val="0"/>
      <w:marBottom w:val="0"/>
      <w:divBdr>
        <w:top w:val="none" w:sz="0" w:space="0" w:color="auto"/>
        <w:left w:val="none" w:sz="0" w:space="0" w:color="auto"/>
        <w:bottom w:val="none" w:sz="0" w:space="0" w:color="auto"/>
        <w:right w:val="none" w:sz="0" w:space="0" w:color="auto"/>
      </w:divBdr>
    </w:div>
    <w:div w:id="1292054048">
      <w:marLeft w:val="0"/>
      <w:marRight w:val="0"/>
      <w:marTop w:val="0"/>
      <w:marBottom w:val="0"/>
      <w:divBdr>
        <w:top w:val="none" w:sz="0" w:space="0" w:color="auto"/>
        <w:left w:val="none" w:sz="0" w:space="0" w:color="auto"/>
        <w:bottom w:val="none" w:sz="0" w:space="0" w:color="auto"/>
        <w:right w:val="none" w:sz="0" w:space="0" w:color="auto"/>
      </w:divBdr>
    </w:div>
    <w:div w:id="1292128733">
      <w:marLeft w:val="0"/>
      <w:marRight w:val="0"/>
      <w:marTop w:val="0"/>
      <w:marBottom w:val="0"/>
      <w:divBdr>
        <w:top w:val="none" w:sz="0" w:space="0" w:color="auto"/>
        <w:left w:val="none" w:sz="0" w:space="0" w:color="auto"/>
        <w:bottom w:val="none" w:sz="0" w:space="0" w:color="auto"/>
        <w:right w:val="none" w:sz="0" w:space="0" w:color="auto"/>
      </w:divBdr>
    </w:div>
    <w:div w:id="1292250941">
      <w:marLeft w:val="0"/>
      <w:marRight w:val="0"/>
      <w:marTop w:val="0"/>
      <w:marBottom w:val="0"/>
      <w:divBdr>
        <w:top w:val="none" w:sz="0" w:space="0" w:color="auto"/>
        <w:left w:val="none" w:sz="0" w:space="0" w:color="auto"/>
        <w:bottom w:val="none" w:sz="0" w:space="0" w:color="auto"/>
        <w:right w:val="none" w:sz="0" w:space="0" w:color="auto"/>
      </w:divBdr>
    </w:div>
    <w:div w:id="1292252282">
      <w:bodyDiv w:val="1"/>
      <w:marLeft w:val="0"/>
      <w:marRight w:val="0"/>
      <w:marTop w:val="0"/>
      <w:marBottom w:val="0"/>
      <w:divBdr>
        <w:top w:val="none" w:sz="0" w:space="0" w:color="auto"/>
        <w:left w:val="none" w:sz="0" w:space="0" w:color="auto"/>
        <w:bottom w:val="none" w:sz="0" w:space="0" w:color="auto"/>
        <w:right w:val="none" w:sz="0" w:space="0" w:color="auto"/>
      </w:divBdr>
    </w:div>
    <w:div w:id="1292395996">
      <w:marLeft w:val="0"/>
      <w:marRight w:val="0"/>
      <w:marTop w:val="0"/>
      <w:marBottom w:val="0"/>
      <w:divBdr>
        <w:top w:val="none" w:sz="0" w:space="0" w:color="auto"/>
        <w:left w:val="none" w:sz="0" w:space="0" w:color="auto"/>
        <w:bottom w:val="none" w:sz="0" w:space="0" w:color="auto"/>
        <w:right w:val="none" w:sz="0" w:space="0" w:color="auto"/>
      </w:divBdr>
    </w:div>
    <w:div w:id="1292397913">
      <w:marLeft w:val="0"/>
      <w:marRight w:val="0"/>
      <w:marTop w:val="0"/>
      <w:marBottom w:val="0"/>
      <w:divBdr>
        <w:top w:val="none" w:sz="0" w:space="0" w:color="auto"/>
        <w:left w:val="none" w:sz="0" w:space="0" w:color="auto"/>
        <w:bottom w:val="none" w:sz="0" w:space="0" w:color="auto"/>
        <w:right w:val="none" w:sz="0" w:space="0" w:color="auto"/>
      </w:divBdr>
    </w:div>
    <w:div w:id="1292708793">
      <w:marLeft w:val="0"/>
      <w:marRight w:val="0"/>
      <w:marTop w:val="0"/>
      <w:marBottom w:val="0"/>
      <w:divBdr>
        <w:top w:val="none" w:sz="0" w:space="0" w:color="auto"/>
        <w:left w:val="none" w:sz="0" w:space="0" w:color="auto"/>
        <w:bottom w:val="none" w:sz="0" w:space="0" w:color="auto"/>
        <w:right w:val="none" w:sz="0" w:space="0" w:color="auto"/>
      </w:divBdr>
    </w:div>
    <w:div w:id="1292831526">
      <w:marLeft w:val="0"/>
      <w:marRight w:val="0"/>
      <w:marTop w:val="0"/>
      <w:marBottom w:val="0"/>
      <w:divBdr>
        <w:top w:val="none" w:sz="0" w:space="0" w:color="auto"/>
        <w:left w:val="none" w:sz="0" w:space="0" w:color="auto"/>
        <w:bottom w:val="none" w:sz="0" w:space="0" w:color="auto"/>
        <w:right w:val="none" w:sz="0" w:space="0" w:color="auto"/>
      </w:divBdr>
    </w:div>
    <w:div w:id="1292857361">
      <w:marLeft w:val="0"/>
      <w:marRight w:val="0"/>
      <w:marTop w:val="0"/>
      <w:marBottom w:val="0"/>
      <w:divBdr>
        <w:top w:val="none" w:sz="0" w:space="0" w:color="auto"/>
        <w:left w:val="none" w:sz="0" w:space="0" w:color="auto"/>
        <w:bottom w:val="none" w:sz="0" w:space="0" w:color="auto"/>
        <w:right w:val="none" w:sz="0" w:space="0" w:color="auto"/>
      </w:divBdr>
    </w:div>
    <w:div w:id="1292858465">
      <w:marLeft w:val="0"/>
      <w:marRight w:val="0"/>
      <w:marTop w:val="0"/>
      <w:marBottom w:val="0"/>
      <w:divBdr>
        <w:top w:val="none" w:sz="0" w:space="0" w:color="auto"/>
        <w:left w:val="none" w:sz="0" w:space="0" w:color="auto"/>
        <w:bottom w:val="none" w:sz="0" w:space="0" w:color="auto"/>
        <w:right w:val="none" w:sz="0" w:space="0" w:color="auto"/>
      </w:divBdr>
    </w:div>
    <w:div w:id="1292859494">
      <w:marLeft w:val="0"/>
      <w:marRight w:val="0"/>
      <w:marTop w:val="0"/>
      <w:marBottom w:val="0"/>
      <w:divBdr>
        <w:top w:val="none" w:sz="0" w:space="0" w:color="auto"/>
        <w:left w:val="none" w:sz="0" w:space="0" w:color="auto"/>
        <w:bottom w:val="none" w:sz="0" w:space="0" w:color="auto"/>
        <w:right w:val="none" w:sz="0" w:space="0" w:color="auto"/>
      </w:divBdr>
    </w:div>
    <w:div w:id="1292904196">
      <w:marLeft w:val="0"/>
      <w:marRight w:val="0"/>
      <w:marTop w:val="0"/>
      <w:marBottom w:val="0"/>
      <w:divBdr>
        <w:top w:val="none" w:sz="0" w:space="0" w:color="auto"/>
        <w:left w:val="none" w:sz="0" w:space="0" w:color="auto"/>
        <w:bottom w:val="none" w:sz="0" w:space="0" w:color="auto"/>
        <w:right w:val="none" w:sz="0" w:space="0" w:color="auto"/>
      </w:divBdr>
    </w:div>
    <w:div w:id="1293092018">
      <w:marLeft w:val="0"/>
      <w:marRight w:val="0"/>
      <w:marTop w:val="0"/>
      <w:marBottom w:val="0"/>
      <w:divBdr>
        <w:top w:val="none" w:sz="0" w:space="0" w:color="auto"/>
        <w:left w:val="none" w:sz="0" w:space="0" w:color="auto"/>
        <w:bottom w:val="none" w:sz="0" w:space="0" w:color="auto"/>
        <w:right w:val="none" w:sz="0" w:space="0" w:color="auto"/>
      </w:divBdr>
    </w:div>
    <w:div w:id="1293246023">
      <w:marLeft w:val="0"/>
      <w:marRight w:val="0"/>
      <w:marTop w:val="0"/>
      <w:marBottom w:val="0"/>
      <w:divBdr>
        <w:top w:val="none" w:sz="0" w:space="0" w:color="auto"/>
        <w:left w:val="none" w:sz="0" w:space="0" w:color="auto"/>
        <w:bottom w:val="none" w:sz="0" w:space="0" w:color="auto"/>
        <w:right w:val="none" w:sz="0" w:space="0" w:color="auto"/>
      </w:divBdr>
    </w:div>
    <w:div w:id="1293363275">
      <w:marLeft w:val="0"/>
      <w:marRight w:val="0"/>
      <w:marTop w:val="0"/>
      <w:marBottom w:val="0"/>
      <w:divBdr>
        <w:top w:val="none" w:sz="0" w:space="0" w:color="auto"/>
        <w:left w:val="none" w:sz="0" w:space="0" w:color="auto"/>
        <w:bottom w:val="none" w:sz="0" w:space="0" w:color="auto"/>
        <w:right w:val="none" w:sz="0" w:space="0" w:color="auto"/>
      </w:divBdr>
    </w:div>
    <w:div w:id="1293445248">
      <w:marLeft w:val="0"/>
      <w:marRight w:val="0"/>
      <w:marTop w:val="0"/>
      <w:marBottom w:val="0"/>
      <w:divBdr>
        <w:top w:val="none" w:sz="0" w:space="0" w:color="auto"/>
        <w:left w:val="none" w:sz="0" w:space="0" w:color="auto"/>
        <w:bottom w:val="none" w:sz="0" w:space="0" w:color="auto"/>
        <w:right w:val="none" w:sz="0" w:space="0" w:color="auto"/>
      </w:divBdr>
    </w:div>
    <w:div w:id="1293513006">
      <w:marLeft w:val="0"/>
      <w:marRight w:val="0"/>
      <w:marTop w:val="0"/>
      <w:marBottom w:val="0"/>
      <w:divBdr>
        <w:top w:val="none" w:sz="0" w:space="0" w:color="auto"/>
        <w:left w:val="none" w:sz="0" w:space="0" w:color="auto"/>
        <w:bottom w:val="none" w:sz="0" w:space="0" w:color="auto"/>
        <w:right w:val="none" w:sz="0" w:space="0" w:color="auto"/>
      </w:divBdr>
    </w:div>
    <w:div w:id="1293554805">
      <w:marLeft w:val="0"/>
      <w:marRight w:val="0"/>
      <w:marTop w:val="0"/>
      <w:marBottom w:val="0"/>
      <w:divBdr>
        <w:top w:val="none" w:sz="0" w:space="0" w:color="auto"/>
        <w:left w:val="none" w:sz="0" w:space="0" w:color="auto"/>
        <w:bottom w:val="none" w:sz="0" w:space="0" w:color="auto"/>
        <w:right w:val="none" w:sz="0" w:space="0" w:color="auto"/>
      </w:divBdr>
    </w:div>
    <w:div w:id="1293559859">
      <w:marLeft w:val="0"/>
      <w:marRight w:val="0"/>
      <w:marTop w:val="0"/>
      <w:marBottom w:val="0"/>
      <w:divBdr>
        <w:top w:val="none" w:sz="0" w:space="0" w:color="auto"/>
        <w:left w:val="none" w:sz="0" w:space="0" w:color="auto"/>
        <w:bottom w:val="none" w:sz="0" w:space="0" w:color="auto"/>
        <w:right w:val="none" w:sz="0" w:space="0" w:color="auto"/>
      </w:divBdr>
    </w:div>
    <w:div w:id="1293633729">
      <w:marLeft w:val="0"/>
      <w:marRight w:val="0"/>
      <w:marTop w:val="0"/>
      <w:marBottom w:val="0"/>
      <w:divBdr>
        <w:top w:val="none" w:sz="0" w:space="0" w:color="auto"/>
        <w:left w:val="none" w:sz="0" w:space="0" w:color="auto"/>
        <w:bottom w:val="none" w:sz="0" w:space="0" w:color="auto"/>
        <w:right w:val="none" w:sz="0" w:space="0" w:color="auto"/>
      </w:divBdr>
    </w:div>
    <w:div w:id="1293756870">
      <w:marLeft w:val="0"/>
      <w:marRight w:val="0"/>
      <w:marTop w:val="0"/>
      <w:marBottom w:val="0"/>
      <w:divBdr>
        <w:top w:val="none" w:sz="0" w:space="0" w:color="auto"/>
        <w:left w:val="none" w:sz="0" w:space="0" w:color="auto"/>
        <w:bottom w:val="none" w:sz="0" w:space="0" w:color="auto"/>
        <w:right w:val="none" w:sz="0" w:space="0" w:color="auto"/>
      </w:divBdr>
    </w:div>
    <w:div w:id="1293824487">
      <w:marLeft w:val="0"/>
      <w:marRight w:val="0"/>
      <w:marTop w:val="0"/>
      <w:marBottom w:val="0"/>
      <w:divBdr>
        <w:top w:val="none" w:sz="0" w:space="0" w:color="auto"/>
        <w:left w:val="none" w:sz="0" w:space="0" w:color="auto"/>
        <w:bottom w:val="none" w:sz="0" w:space="0" w:color="auto"/>
        <w:right w:val="none" w:sz="0" w:space="0" w:color="auto"/>
      </w:divBdr>
    </w:div>
    <w:div w:id="1294142705">
      <w:marLeft w:val="0"/>
      <w:marRight w:val="0"/>
      <w:marTop w:val="0"/>
      <w:marBottom w:val="0"/>
      <w:divBdr>
        <w:top w:val="none" w:sz="0" w:space="0" w:color="auto"/>
        <w:left w:val="none" w:sz="0" w:space="0" w:color="auto"/>
        <w:bottom w:val="none" w:sz="0" w:space="0" w:color="auto"/>
        <w:right w:val="none" w:sz="0" w:space="0" w:color="auto"/>
      </w:divBdr>
    </w:div>
    <w:div w:id="1294166702">
      <w:marLeft w:val="0"/>
      <w:marRight w:val="0"/>
      <w:marTop w:val="0"/>
      <w:marBottom w:val="0"/>
      <w:divBdr>
        <w:top w:val="none" w:sz="0" w:space="0" w:color="auto"/>
        <w:left w:val="none" w:sz="0" w:space="0" w:color="auto"/>
        <w:bottom w:val="none" w:sz="0" w:space="0" w:color="auto"/>
        <w:right w:val="none" w:sz="0" w:space="0" w:color="auto"/>
      </w:divBdr>
    </w:div>
    <w:div w:id="1294365230">
      <w:marLeft w:val="0"/>
      <w:marRight w:val="0"/>
      <w:marTop w:val="0"/>
      <w:marBottom w:val="0"/>
      <w:divBdr>
        <w:top w:val="none" w:sz="0" w:space="0" w:color="auto"/>
        <w:left w:val="none" w:sz="0" w:space="0" w:color="auto"/>
        <w:bottom w:val="none" w:sz="0" w:space="0" w:color="auto"/>
        <w:right w:val="none" w:sz="0" w:space="0" w:color="auto"/>
      </w:divBdr>
    </w:div>
    <w:div w:id="1294411784">
      <w:marLeft w:val="0"/>
      <w:marRight w:val="0"/>
      <w:marTop w:val="0"/>
      <w:marBottom w:val="0"/>
      <w:divBdr>
        <w:top w:val="none" w:sz="0" w:space="0" w:color="auto"/>
        <w:left w:val="none" w:sz="0" w:space="0" w:color="auto"/>
        <w:bottom w:val="none" w:sz="0" w:space="0" w:color="auto"/>
        <w:right w:val="none" w:sz="0" w:space="0" w:color="auto"/>
      </w:divBdr>
    </w:div>
    <w:div w:id="1294478415">
      <w:marLeft w:val="0"/>
      <w:marRight w:val="0"/>
      <w:marTop w:val="0"/>
      <w:marBottom w:val="0"/>
      <w:divBdr>
        <w:top w:val="none" w:sz="0" w:space="0" w:color="auto"/>
        <w:left w:val="none" w:sz="0" w:space="0" w:color="auto"/>
        <w:bottom w:val="none" w:sz="0" w:space="0" w:color="auto"/>
        <w:right w:val="none" w:sz="0" w:space="0" w:color="auto"/>
      </w:divBdr>
    </w:div>
    <w:div w:id="1294601296">
      <w:marLeft w:val="0"/>
      <w:marRight w:val="0"/>
      <w:marTop w:val="0"/>
      <w:marBottom w:val="0"/>
      <w:divBdr>
        <w:top w:val="none" w:sz="0" w:space="0" w:color="auto"/>
        <w:left w:val="none" w:sz="0" w:space="0" w:color="auto"/>
        <w:bottom w:val="none" w:sz="0" w:space="0" w:color="auto"/>
        <w:right w:val="none" w:sz="0" w:space="0" w:color="auto"/>
      </w:divBdr>
    </w:div>
    <w:div w:id="1294604578">
      <w:marLeft w:val="0"/>
      <w:marRight w:val="0"/>
      <w:marTop w:val="0"/>
      <w:marBottom w:val="0"/>
      <w:divBdr>
        <w:top w:val="none" w:sz="0" w:space="0" w:color="auto"/>
        <w:left w:val="none" w:sz="0" w:space="0" w:color="auto"/>
        <w:bottom w:val="none" w:sz="0" w:space="0" w:color="auto"/>
        <w:right w:val="none" w:sz="0" w:space="0" w:color="auto"/>
      </w:divBdr>
    </w:div>
    <w:div w:id="1294680367">
      <w:marLeft w:val="0"/>
      <w:marRight w:val="0"/>
      <w:marTop w:val="0"/>
      <w:marBottom w:val="0"/>
      <w:divBdr>
        <w:top w:val="none" w:sz="0" w:space="0" w:color="auto"/>
        <w:left w:val="none" w:sz="0" w:space="0" w:color="auto"/>
        <w:bottom w:val="none" w:sz="0" w:space="0" w:color="auto"/>
        <w:right w:val="none" w:sz="0" w:space="0" w:color="auto"/>
      </w:divBdr>
    </w:div>
    <w:div w:id="1294747361">
      <w:marLeft w:val="0"/>
      <w:marRight w:val="0"/>
      <w:marTop w:val="0"/>
      <w:marBottom w:val="0"/>
      <w:divBdr>
        <w:top w:val="none" w:sz="0" w:space="0" w:color="auto"/>
        <w:left w:val="none" w:sz="0" w:space="0" w:color="auto"/>
        <w:bottom w:val="none" w:sz="0" w:space="0" w:color="auto"/>
        <w:right w:val="none" w:sz="0" w:space="0" w:color="auto"/>
      </w:divBdr>
    </w:div>
    <w:div w:id="1294796461">
      <w:marLeft w:val="0"/>
      <w:marRight w:val="0"/>
      <w:marTop w:val="0"/>
      <w:marBottom w:val="0"/>
      <w:divBdr>
        <w:top w:val="none" w:sz="0" w:space="0" w:color="auto"/>
        <w:left w:val="none" w:sz="0" w:space="0" w:color="auto"/>
        <w:bottom w:val="none" w:sz="0" w:space="0" w:color="auto"/>
        <w:right w:val="none" w:sz="0" w:space="0" w:color="auto"/>
      </w:divBdr>
    </w:div>
    <w:div w:id="1294941080">
      <w:marLeft w:val="0"/>
      <w:marRight w:val="0"/>
      <w:marTop w:val="0"/>
      <w:marBottom w:val="0"/>
      <w:divBdr>
        <w:top w:val="none" w:sz="0" w:space="0" w:color="auto"/>
        <w:left w:val="none" w:sz="0" w:space="0" w:color="auto"/>
        <w:bottom w:val="none" w:sz="0" w:space="0" w:color="auto"/>
        <w:right w:val="none" w:sz="0" w:space="0" w:color="auto"/>
      </w:divBdr>
    </w:div>
    <w:div w:id="1294945530">
      <w:marLeft w:val="0"/>
      <w:marRight w:val="0"/>
      <w:marTop w:val="0"/>
      <w:marBottom w:val="0"/>
      <w:divBdr>
        <w:top w:val="none" w:sz="0" w:space="0" w:color="auto"/>
        <w:left w:val="none" w:sz="0" w:space="0" w:color="auto"/>
        <w:bottom w:val="none" w:sz="0" w:space="0" w:color="auto"/>
        <w:right w:val="none" w:sz="0" w:space="0" w:color="auto"/>
      </w:divBdr>
    </w:div>
    <w:div w:id="1295017837">
      <w:marLeft w:val="0"/>
      <w:marRight w:val="0"/>
      <w:marTop w:val="0"/>
      <w:marBottom w:val="0"/>
      <w:divBdr>
        <w:top w:val="none" w:sz="0" w:space="0" w:color="auto"/>
        <w:left w:val="none" w:sz="0" w:space="0" w:color="auto"/>
        <w:bottom w:val="none" w:sz="0" w:space="0" w:color="auto"/>
        <w:right w:val="none" w:sz="0" w:space="0" w:color="auto"/>
      </w:divBdr>
    </w:div>
    <w:div w:id="1295060882">
      <w:marLeft w:val="0"/>
      <w:marRight w:val="0"/>
      <w:marTop w:val="0"/>
      <w:marBottom w:val="0"/>
      <w:divBdr>
        <w:top w:val="none" w:sz="0" w:space="0" w:color="auto"/>
        <w:left w:val="none" w:sz="0" w:space="0" w:color="auto"/>
        <w:bottom w:val="none" w:sz="0" w:space="0" w:color="auto"/>
        <w:right w:val="none" w:sz="0" w:space="0" w:color="auto"/>
      </w:divBdr>
    </w:div>
    <w:div w:id="1295139804">
      <w:marLeft w:val="0"/>
      <w:marRight w:val="0"/>
      <w:marTop w:val="0"/>
      <w:marBottom w:val="0"/>
      <w:divBdr>
        <w:top w:val="none" w:sz="0" w:space="0" w:color="auto"/>
        <w:left w:val="none" w:sz="0" w:space="0" w:color="auto"/>
        <w:bottom w:val="none" w:sz="0" w:space="0" w:color="auto"/>
        <w:right w:val="none" w:sz="0" w:space="0" w:color="auto"/>
      </w:divBdr>
    </w:div>
    <w:div w:id="1295208870">
      <w:marLeft w:val="0"/>
      <w:marRight w:val="0"/>
      <w:marTop w:val="0"/>
      <w:marBottom w:val="0"/>
      <w:divBdr>
        <w:top w:val="none" w:sz="0" w:space="0" w:color="auto"/>
        <w:left w:val="none" w:sz="0" w:space="0" w:color="auto"/>
        <w:bottom w:val="none" w:sz="0" w:space="0" w:color="auto"/>
        <w:right w:val="none" w:sz="0" w:space="0" w:color="auto"/>
      </w:divBdr>
    </w:div>
    <w:div w:id="1295328890">
      <w:marLeft w:val="0"/>
      <w:marRight w:val="0"/>
      <w:marTop w:val="0"/>
      <w:marBottom w:val="0"/>
      <w:divBdr>
        <w:top w:val="none" w:sz="0" w:space="0" w:color="auto"/>
        <w:left w:val="none" w:sz="0" w:space="0" w:color="auto"/>
        <w:bottom w:val="none" w:sz="0" w:space="0" w:color="auto"/>
        <w:right w:val="none" w:sz="0" w:space="0" w:color="auto"/>
      </w:divBdr>
    </w:div>
    <w:div w:id="1295407890">
      <w:marLeft w:val="0"/>
      <w:marRight w:val="0"/>
      <w:marTop w:val="0"/>
      <w:marBottom w:val="0"/>
      <w:divBdr>
        <w:top w:val="none" w:sz="0" w:space="0" w:color="auto"/>
        <w:left w:val="none" w:sz="0" w:space="0" w:color="auto"/>
        <w:bottom w:val="none" w:sz="0" w:space="0" w:color="auto"/>
        <w:right w:val="none" w:sz="0" w:space="0" w:color="auto"/>
      </w:divBdr>
    </w:div>
    <w:div w:id="1295451047">
      <w:marLeft w:val="0"/>
      <w:marRight w:val="0"/>
      <w:marTop w:val="0"/>
      <w:marBottom w:val="0"/>
      <w:divBdr>
        <w:top w:val="none" w:sz="0" w:space="0" w:color="auto"/>
        <w:left w:val="none" w:sz="0" w:space="0" w:color="auto"/>
        <w:bottom w:val="none" w:sz="0" w:space="0" w:color="auto"/>
        <w:right w:val="none" w:sz="0" w:space="0" w:color="auto"/>
      </w:divBdr>
    </w:div>
    <w:div w:id="1295599096">
      <w:marLeft w:val="0"/>
      <w:marRight w:val="0"/>
      <w:marTop w:val="0"/>
      <w:marBottom w:val="0"/>
      <w:divBdr>
        <w:top w:val="none" w:sz="0" w:space="0" w:color="auto"/>
        <w:left w:val="none" w:sz="0" w:space="0" w:color="auto"/>
        <w:bottom w:val="none" w:sz="0" w:space="0" w:color="auto"/>
        <w:right w:val="none" w:sz="0" w:space="0" w:color="auto"/>
      </w:divBdr>
    </w:div>
    <w:div w:id="1295717602">
      <w:marLeft w:val="0"/>
      <w:marRight w:val="0"/>
      <w:marTop w:val="0"/>
      <w:marBottom w:val="0"/>
      <w:divBdr>
        <w:top w:val="none" w:sz="0" w:space="0" w:color="auto"/>
        <w:left w:val="none" w:sz="0" w:space="0" w:color="auto"/>
        <w:bottom w:val="none" w:sz="0" w:space="0" w:color="auto"/>
        <w:right w:val="none" w:sz="0" w:space="0" w:color="auto"/>
      </w:divBdr>
    </w:div>
    <w:div w:id="1295721313">
      <w:marLeft w:val="0"/>
      <w:marRight w:val="0"/>
      <w:marTop w:val="0"/>
      <w:marBottom w:val="0"/>
      <w:divBdr>
        <w:top w:val="none" w:sz="0" w:space="0" w:color="auto"/>
        <w:left w:val="none" w:sz="0" w:space="0" w:color="auto"/>
        <w:bottom w:val="none" w:sz="0" w:space="0" w:color="auto"/>
        <w:right w:val="none" w:sz="0" w:space="0" w:color="auto"/>
      </w:divBdr>
    </w:div>
    <w:div w:id="1295791152">
      <w:marLeft w:val="0"/>
      <w:marRight w:val="0"/>
      <w:marTop w:val="0"/>
      <w:marBottom w:val="0"/>
      <w:divBdr>
        <w:top w:val="none" w:sz="0" w:space="0" w:color="auto"/>
        <w:left w:val="none" w:sz="0" w:space="0" w:color="auto"/>
        <w:bottom w:val="none" w:sz="0" w:space="0" w:color="auto"/>
        <w:right w:val="none" w:sz="0" w:space="0" w:color="auto"/>
      </w:divBdr>
    </w:div>
    <w:div w:id="1295795768">
      <w:marLeft w:val="0"/>
      <w:marRight w:val="0"/>
      <w:marTop w:val="0"/>
      <w:marBottom w:val="0"/>
      <w:divBdr>
        <w:top w:val="none" w:sz="0" w:space="0" w:color="auto"/>
        <w:left w:val="none" w:sz="0" w:space="0" w:color="auto"/>
        <w:bottom w:val="none" w:sz="0" w:space="0" w:color="auto"/>
        <w:right w:val="none" w:sz="0" w:space="0" w:color="auto"/>
      </w:divBdr>
    </w:div>
    <w:div w:id="1295910501">
      <w:marLeft w:val="0"/>
      <w:marRight w:val="0"/>
      <w:marTop w:val="0"/>
      <w:marBottom w:val="0"/>
      <w:divBdr>
        <w:top w:val="none" w:sz="0" w:space="0" w:color="auto"/>
        <w:left w:val="none" w:sz="0" w:space="0" w:color="auto"/>
        <w:bottom w:val="none" w:sz="0" w:space="0" w:color="auto"/>
        <w:right w:val="none" w:sz="0" w:space="0" w:color="auto"/>
      </w:divBdr>
    </w:div>
    <w:div w:id="1295915810">
      <w:marLeft w:val="0"/>
      <w:marRight w:val="0"/>
      <w:marTop w:val="0"/>
      <w:marBottom w:val="0"/>
      <w:divBdr>
        <w:top w:val="none" w:sz="0" w:space="0" w:color="auto"/>
        <w:left w:val="none" w:sz="0" w:space="0" w:color="auto"/>
        <w:bottom w:val="none" w:sz="0" w:space="0" w:color="auto"/>
        <w:right w:val="none" w:sz="0" w:space="0" w:color="auto"/>
      </w:divBdr>
    </w:div>
    <w:div w:id="1296059437">
      <w:marLeft w:val="0"/>
      <w:marRight w:val="0"/>
      <w:marTop w:val="0"/>
      <w:marBottom w:val="0"/>
      <w:divBdr>
        <w:top w:val="none" w:sz="0" w:space="0" w:color="auto"/>
        <w:left w:val="none" w:sz="0" w:space="0" w:color="auto"/>
        <w:bottom w:val="none" w:sz="0" w:space="0" w:color="auto"/>
        <w:right w:val="none" w:sz="0" w:space="0" w:color="auto"/>
      </w:divBdr>
    </w:div>
    <w:div w:id="1296108395">
      <w:marLeft w:val="0"/>
      <w:marRight w:val="0"/>
      <w:marTop w:val="0"/>
      <w:marBottom w:val="0"/>
      <w:divBdr>
        <w:top w:val="none" w:sz="0" w:space="0" w:color="auto"/>
        <w:left w:val="none" w:sz="0" w:space="0" w:color="auto"/>
        <w:bottom w:val="none" w:sz="0" w:space="0" w:color="auto"/>
        <w:right w:val="none" w:sz="0" w:space="0" w:color="auto"/>
      </w:divBdr>
    </w:div>
    <w:div w:id="1296109224">
      <w:marLeft w:val="0"/>
      <w:marRight w:val="0"/>
      <w:marTop w:val="0"/>
      <w:marBottom w:val="0"/>
      <w:divBdr>
        <w:top w:val="none" w:sz="0" w:space="0" w:color="auto"/>
        <w:left w:val="none" w:sz="0" w:space="0" w:color="auto"/>
        <w:bottom w:val="none" w:sz="0" w:space="0" w:color="auto"/>
        <w:right w:val="none" w:sz="0" w:space="0" w:color="auto"/>
      </w:divBdr>
    </w:div>
    <w:div w:id="1296302177">
      <w:marLeft w:val="0"/>
      <w:marRight w:val="0"/>
      <w:marTop w:val="0"/>
      <w:marBottom w:val="0"/>
      <w:divBdr>
        <w:top w:val="none" w:sz="0" w:space="0" w:color="auto"/>
        <w:left w:val="none" w:sz="0" w:space="0" w:color="auto"/>
        <w:bottom w:val="none" w:sz="0" w:space="0" w:color="auto"/>
        <w:right w:val="none" w:sz="0" w:space="0" w:color="auto"/>
      </w:divBdr>
    </w:div>
    <w:div w:id="1296328297">
      <w:marLeft w:val="0"/>
      <w:marRight w:val="0"/>
      <w:marTop w:val="0"/>
      <w:marBottom w:val="0"/>
      <w:divBdr>
        <w:top w:val="none" w:sz="0" w:space="0" w:color="auto"/>
        <w:left w:val="none" w:sz="0" w:space="0" w:color="auto"/>
        <w:bottom w:val="none" w:sz="0" w:space="0" w:color="auto"/>
        <w:right w:val="none" w:sz="0" w:space="0" w:color="auto"/>
      </w:divBdr>
    </w:div>
    <w:div w:id="1296332072">
      <w:marLeft w:val="0"/>
      <w:marRight w:val="0"/>
      <w:marTop w:val="0"/>
      <w:marBottom w:val="0"/>
      <w:divBdr>
        <w:top w:val="none" w:sz="0" w:space="0" w:color="auto"/>
        <w:left w:val="none" w:sz="0" w:space="0" w:color="auto"/>
        <w:bottom w:val="none" w:sz="0" w:space="0" w:color="auto"/>
        <w:right w:val="none" w:sz="0" w:space="0" w:color="auto"/>
      </w:divBdr>
    </w:div>
    <w:div w:id="1296333645">
      <w:marLeft w:val="0"/>
      <w:marRight w:val="0"/>
      <w:marTop w:val="0"/>
      <w:marBottom w:val="0"/>
      <w:divBdr>
        <w:top w:val="none" w:sz="0" w:space="0" w:color="auto"/>
        <w:left w:val="none" w:sz="0" w:space="0" w:color="auto"/>
        <w:bottom w:val="none" w:sz="0" w:space="0" w:color="auto"/>
        <w:right w:val="none" w:sz="0" w:space="0" w:color="auto"/>
      </w:divBdr>
    </w:div>
    <w:div w:id="1296368666">
      <w:marLeft w:val="0"/>
      <w:marRight w:val="0"/>
      <w:marTop w:val="0"/>
      <w:marBottom w:val="0"/>
      <w:divBdr>
        <w:top w:val="none" w:sz="0" w:space="0" w:color="auto"/>
        <w:left w:val="none" w:sz="0" w:space="0" w:color="auto"/>
        <w:bottom w:val="none" w:sz="0" w:space="0" w:color="auto"/>
        <w:right w:val="none" w:sz="0" w:space="0" w:color="auto"/>
      </w:divBdr>
    </w:div>
    <w:div w:id="1296375744">
      <w:bodyDiv w:val="1"/>
      <w:marLeft w:val="0"/>
      <w:marRight w:val="0"/>
      <w:marTop w:val="0"/>
      <w:marBottom w:val="0"/>
      <w:divBdr>
        <w:top w:val="none" w:sz="0" w:space="0" w:color="auto"/>
        <w:left w:val="none" w:sz="0" w:space="0" w:color="auto"/>
        <w:bottom w:val="none" w:sz="0" w:space="0" w:color="auto"/>
        <w:right w:val="none" w:sz="0" w:space="0" w:color="auto"/>
      </w:divBdr>
    </w:div>
    <w:div w:id="1296377330">
      <w:marLeft w:val="0"/>
      <w:marRight w:val="0"/>
      <w:marTop w:val="0"/>
      <w:marBottom w:val="0"/>
      <w:divBdr>
        <w:top w:val="none" w:sz="0" w:space="0" w:color="auto"/>
        <w:left w:val="none" w:sz="0" w:space="0" w:color="auto"/>
        <w:bottom w:val="none" w:sz="0" w:space="0" w:color="auto"/>
        <w:right w:val="none" w:sz="0" w:space="0" w:color="auto"/>
      </w:divBdr>
    </w:div>
    <w:div w:id="1296444972">
      <w:marLeft w:val="0"/>
      <w:marRight w:val="0"/>
      <w:marTop w:val="0"/>
      <w:marBottom w:val="0"/>
      <w:divBdr>
        <w:top w:val="none" w:sz="0" w:space="0" w:color="auto"/>
        <w:left w:val="none" w:sz="0" w:space="0" w:color="auto"/>
        <w:bottom w:val="none" w:sz="0" w:space="0" w:color="auto"/>
        <w:right w:val="none" w:sz="0" w:space="0" w:color="auto"/>
      </w:divBdr>
    </w:div>
    <w:div w:id="1296446953">
      <w:marLeft w:val="0"/>
      <w:marRight w:val="0"/>
      <w:marTop w:val="0"/>
      <w:marBottom w:val="0"/>
      <w:divBdr>
        <w:top w:val="none" w:sz="0" w:space="0" w:color="auto"/>
        <w:left w:val="none" w:sz="0" w:space="0" w:color="auto"/>
        <w:bottom w:val="none" w:sz="0" w:space="0" w:color="auto"/>
        <w:right w:val="none" w:sz="0" w:space="0" w:color="auto"/>
      </w:divBdr>
    </w:div>
    <w:div w:id="1296451424">
      <w:marLeft w:val="0"/>
      <w:marRight w:val="0"/>
      <w:marTop w:val="0"/>
      <w:marBottom w:val="0"/>
      <w:divBdr>
        <w:top w:val="none" w:sz="0" w:space="0" w:color="auto"/>
        <w:left w:val="none" w:sz="0" w:space="0" w:color="auto"/>
        <w:bottom w:val="none" w:sz="0" w:space="0" w:color="auto"/>
        <w:right w:val="none" w:sz="0" w:space="0" w:color="auto"/>
      </w:divBdr>
    </w:div>
    <w:div w:id="1296451499">
      <w:marLeft w:val="0"/>
      <w:marRight w:val="0"/>
      <w:marTop w:val="0"/>
      <w:marBottom w:val="0"/>
      <w:divBdr>
        <w:top w:val="none" w:sz="0" w:space="0" w:color="auto"/>
        <w:left w:val="none" w:sz="0" w:space="0" w:color="auto"/>
        <w:bottom w:val="none" w:sz="0" w:space="0" w:color="auto"/>
        <w:right w:val="none" w:sz="0" w:space="0" w:color="auto"/>
      </w:divBdr>
    </w:div>
    <w:div w:id="1296522893">
      <w:marLeft w:val="0"/>
      <w:marRight w:val="0"/>
      <w:marTop w:val="0"/>
      <w:marBottom w:val="0"/>
      <w:divBdr>
        <w:top w:val="none" w:sz="0" w:space="0" w:color="auto"/>
        <w:left w:val="none" w:sz="0" w:space="0" w:color="auto"/>
        <w:bottom w:val="none" w:sz="0" w:space="0" w:color="auto"/>
        <w:right w:val="none" w:sz="0" w:space="0" w:color="auto"/>
      </w:divBdr>
    </w:div>
    <w:div w:id="1296567928">
      <w:marLeft w:val="0"/>
      <w:marRight w:val="0"/>
      <w:marTop w:val="0"/>
      <w:marBottom w:val="0"/>
      <w:divBdr>
        <w:top w:val="none" w:sz="0" w:space="0" w:color="auto"/>
        <w:left w:val="none" w:sz="0" w:space="0" w:color="auto"/>
        <w:bottom w:val="none" w:sz="0" w:space="0" w:color="auto"/>
        <w:right w:val="none" w:sz="0" w:space="0" w:color="auto"/>
      </w:divBdr>
    </w:div>
    <w:div w:id="1296641117">
      <w:marLeft w:val="0"/>
      <w:marRight w:val="0"/>
      <w:marTop w:val="0"/>
      <w:marBottom w:val="0"/>
      <w:divBdr>
        <w:top w:val="none" w:sz="0" w:space="0" w:color="auto"/>
        <w:left w:val="none" w:sz="0" w:space="0" w:color="auto"/>
        <w:bottom w:val="none" w:sz="0" w:space="0" w:color="auto"/>
        <w:right w:val="none" w:sz="0" w:space="0" w:color="auto"/>
      </w:divBdr>
    </w:div>
    <w:div w:id="1296645505">
      <w:marLeft w:val="0"/>
      <w:marRight w:val="0"/>
      <w:marTop w:val="0"/>
      <w:marBottom w:val="0"/>
      <w:divBdr>
        <w:top w:val="none" w:sz="0" w:space="0" w:color="auto"/>
        <w:left w:val="none" w:sz="0" w:space="0" w:color="auto"/>
        <w:bottom w:val="none" w:sz="0" w:space="0" w:color="auto"/>
        <w:right w:val="none" w:sz="0" w:space="0" w:color="auto"/>
      </w:divBdr>
    </w:div>
    <w:div w:id="1296720135">
      <w:marLeft w:val="0"/>
      <w:marRight w:val="0"/>
      <w:marTop w:val="0"/>
      <w:marBottom w:val="0"/>
      <w:divBdr>
        <w:top w:val="none" w:sz="0" w:space="0" w:color="auto"/>
        <w:left w:val="none" w:sz="0" w:space="0" w:color="auto"/>
        <w:bottom w:val="none" w:sz="0" w:space="0" w:color="auto"/>
        <w:right w:val="none" w:sz="0" w:space="0" w:color="auto"/>
      </w:divBdr>
    </w:div>
    <w:div w:id="1296721708">
      <w:marLeft w:val="0"/>
      <w:marRight w:val="0"/>
      <w:marTop w:val="0"/>
      <w:marBottom w:val="0"/>
      <w:divBdr>
        <w:top w:val="none" w:sz="0" w:space="0" w:color="auto"/>
        <w:left w:val="none" w:sz="0" w:space="0" w:color="auto"/>
        <w:bottom w:val="none" w:sz="0" w:space="0" w:color="auto"/>
        <w:right w:val="none" w:sz="0" w:space="0" w:color="auto"/>
      </w:divBdr>
    </w:div>
    <w:div w:id="1297028201">
      <w:bodyDiv w:val="1"/>
      <w:marLeft w:val="0"/>
      <w:marRight w:val="0"/>
      <w:marTop w:val="0"/>
      <w:marBottom w:val="0"/>
      <w:divBdr>
        <w:top w:val="none" w:sz="0" w:space="0" w:color="auto"/>
        <w:left w:val="none" w:sz="0" w:space="0" w:color="auto"/>
        <w:bottom w:val="none" w:sz="0" w:space="0" w:color="auto"/>
        <w:right w:val="none" w:sz="0" w:space="0" w:color="auto"/>
      </w:divBdr>
    </w:div>
    <w:div w:id="1297031650">
      <w:marLeft w:val="0"/>
      <w:marRight w:val="0"/>
      <w:marTop w:val="0"/>
      <w:marBottom w:val="0"/>
      <w:divBdr>
        <w:top w:val="none" w:sz="0" w:space="0" w:color="auto"/>
        <w:left w:val="none" w:sz="0" w:space="0" w:color="auto"/>
        <w:bottom w:val="none" w:sz="0" w:space="0" w:color="auto"/>
        <w:right w:val="none" w:sz="0" w:space="0" w:color="auto"/>
      </w:divBdr>
    </w:div>
    <w:div w:id="1297177701">
      <w:marLeft w:val="0"/>
      <w:marRight w:val="0"/>
      <w:marTop w:val="0"/>
      <w:marBottom w:val="0"/>
      <w:divBdr>
        <w:top w:val="none" w:sz="0" w:space="0" w:color="auto"/>
        <w:left w:val="none" w:sz="0" w:space="0" w:color="auto"/>
        <w:bottom w:val="none" w:sz="0" w:space="0" w:color="auto"/>
        <w:right w:val="none" w:sz="0" w:space="0" w:color="auto"/>
      </w:divBdr>
    </w:div>
    <w:div w:id="1297178217">
      <w:marLeft w:val="0"/>
      <w:marRight w:val="0"/>
      <w:marTop w:val="0"/>
      <w:marBottom w:val="0"/>
      <w:divBdr>
        <w:top w:val="none" w:sz="0" w:space="0" w:color="auto"/>
        <w:left w:val="none" w:sz="0" w:space="0" w:color="auto"/>
        <w:bottom w:val="none" w:sz="0" w:space="0" w:color="auto"/>
        <w:right w:val="none" w:sz="0" w:space="0" w:color="auto"/>
      </w:divBdr>
    </w:div>
    <w:div w:id="1297179332">
      <w:marLeft w:val="0"/>
      <w:marRight w:val="0"/>
      <w:marTop w:val="0"/>
      <w:marBottom w:val="0"/>
      <w:divBdr>
        <w:top w:val="none" w:sz="0" w:space="0" w:color="auto"/>
        <w:left w:val="none" w:sz="0" w:space="0" w:color="auto"/>
        <w:bottom w:val="none" w:sz="0" w:space="0" w:color="auto"/>
        <w:right w:val="none" w:sz="0" w:space="0" w:color="auto"/>
      </w:divBdr>
    </w:div>
    <w:div w:id="1297220172">
      <w:marLeft w:val="0"/>
      <w:marRight w:val="0"/>
      <w:marTop w:val="0"/>
      <w:marBottom w:val="0"/>
      <w:divBdr>
        <w:top w:val="none" w:sz="0" w:space="0" w:color="auto"/>
        <w:left w:val="none" w:sz="0" w:space="0" w:color="auto"/>
        <w:bottom w:val="none" w:sz="0" w:space="0" w:color="auto"/>
        <w:right w:val="none" w:sz="0" w:space="0" w:color="auto"/>
      </w:divBdr>
    </w:div>
    <w:div w:id="1297300848">
      <w:marLeft w:val="0"/>
      <w:marRight w:val="0"/>
      <w:marTop w:val="0"/>
      <w:marBottom w:val="0"/>
      <w:divBdr>
        <w:top w:val="none" w:sz="0" w:space="0" w:color="auto"/>
        <w:left w:val="none" w:sz="0" w:space="0" w:color="auto"/>
        <w:bottom w:val="none" w:sz="0" w:space="0" w:color="auto"/>
        <w:right w:val="none" w:sz="0" w:space="0" w:color="auto"/>
      </w:divBdr>
    </w:div>
    <w:div w:id="1297300930">
      <w:marLeft w:val="0"/>
      <w:marRight w:val="0"/>
      <w:marTop w:val="0"/>
      <w:marBottom w:val="0"/>
      <w:divBdr>
        <w:top w:val="none" w:sz="0" w:space="0" w:color="auto"/>
        <w:left w:val="none" w:sz="0" w:space="0" w:color="auto"/>
        <w:bottom w:val="none" w:sz="0" w:space="0" w:color="auto"/>
        <w:right w:val="none" w:sz="0" w:space="0" w:color="auto"/>
      </w:divBdr>
    </w:div>
    <w:div w:id="1297564320">
      <w:marLeft w:val="0"/>
      <w:marRight w:val="0"/>
      <w:marTop w:val="0"/>
      <w:marBottom w:val="0"/>
      <w:divBdr>
        <w:top w:val="none" w:sz="0" w:space="0" w:color="auto"/>
        <w:left w:val="none" w:sz="0" w:space="0" w:color="auto"/>
        <w:bottom w:val="none" w:sz="0" w:space="0" w:color="auto"/>
        <w:right w:val="none" w:sz="0" w:space="0" w:color="auto"/>
      </w:divBdr>
    </w:div>
    <w:div w:id="1297636571">
      <w:marLeft w:val="0"/>
      <w:marRight w:val="0"/>
      <w:marTop w:val="0"/>
      <w:marBottom w:val="0"/>
      <w:divBdr>
        <w:top w:val="none" w:sz="0" w:space="0" w:color="auto"/>
        <w:left w:val="none" w:sz="0" w:space="0" w:color="auto"/>
        <w:bottom w:val="none" w:sz="0" w:space="0" w:color="auto"/>
        <w:right w:val="none" w:sz="0" w:space="0" w:color="auto"/>
      </w:divBdr>
    </w:div>
    <w:div w:id="1297636589">
      <w:marLeft w:val="0"/>
      <w:marRight w:val="0"/>
      <w:marTop w:val="0"/>
      <w:marBottom w:val="0"/>
      <w:divBdr>
        <w:top w:val="none" w:sz="0" w:space="0" w:color="auto"/>
        <w:left w:val="none" w:sz="0" w:space="0" w:color="auto"/>
        <w:bottom w:val="none" w:sz="0" w:space="0" w:color="auto"/>
        <w:right w:val="none" w:sz="0" w:space="0" w:color="auto"/>
      </w:divBdr>
    </w:div>
    <w:div w:id="1297644701">
      <w:marLeft w:val="0"/>
      <w:marRight w:val="0"/>
      <w:marTop w:val="0"/>
      <w:marBottom w:val="0"/>
      <w:divBdr>
        <w:top w:val="none" w:sz="0" w:space="0" w:color="auto"/>
        <w:left w:val="none" w:sz="0" w:space="0" w:color="auto"/>
        <w:bottom w:val="none" w:sz="0" w:space="0" w:color="auto"/>
        <w:right w:val="none" w:sz="0" w:space="0" w:color="auto"/>
      </w:divBdr>
    </w:div>
    <w:div w:id="1297759996">
      <w:marLeft w:val="0"/>
      <w:marRight w:val="0"/>
      <w:marTop w:val="0"/>
      <w:marBottom w:val="0"/>
      <w:divBdr>
        <w:top w:val="none" w:sz="0" w:space="0" w:color="auto"/>
        <w:left w:val="none" w:sz="0" w:space="0" w:color="auto"/>
        <w:bottom w:val="none" w:sz="0" w:space="0" w:color="auto"/>
        <w:right w:val="none" w:sz="0" w:space="0" w:color="auto"/>
      </w:divBdr>
    </w:div>
    <w:div w:id="1297763224">
      <w:marLeft w:val="0"/>
      <w:marRight w:val="0"/>
      <w:marTop w:val="0"/>
      <w:marBottom w:val="0"/>
      <w:divBdr>
        <w:top w:val="none" w:sz="0" w:space="0" w:color="auto"/>
        <w:left w:val="none" w:sz="0" w:space="0" w:color="auto"/>
        <w:bottom w:val="none" w:sz="0" w:space="0" w:color="auto"/>
        <w:right w:val="none" w:sz="0" w:space="0" w:color="auto"/>
      </w:divBdr>
    </w:div>
    <w:div w:id="1297836723">
      <w:marLeft w:val="0"/>
      <w:marRight w:val="0"/>
      <w:marTop w:val="0"/>
      <w:marBottom w:val="0"/>
      <w:divBdr>
        <w:top w:val="none" w:sz="0" w:space="0" w:color="auto"/>
        <w:left w:val="none" w:sz="0" w:space="0" w:color="auto"/>
        <w:bottom w:val="none" w:sz="0" w:space="0" w:color="auto"/>
        <w:right w:val="none" w:sz="0" w:space="0" w:color="auto"/>
      </w:divBdr>
    </w:div>
    <w:div w:id="1297881091">
      <w:marLeft w:val="0"/>
      <w:marRight w:val="0"/>
      <w:marTop w:val="0"/>
      <w:marBottom w:val="0"/>
      <w:divBdr>
        <w:top w:val="none" w:sz="0" w:space="0" w:color="auto"/>
        <w:left w:val="none" w:sz="0" w:space="0" w:color="auto"/>
        <w:bottom w:val="none" w:sz="0" w:space="0" w:color="auto"/>
        <w:right w:val="none" w:sz="0" w:space="0" w:color="auto"/>
      </w:divBdr>
    </w:div>
    <w:div w:id="1297905371">
      <w:marLeft w:val="0"/>
      <w:marRight w:val="0"/>
      <w:marTop w:val="0"/>
      <w:marBottom w:val="0"/>
      <w:divBdr>
        <w:top w:val="none" w:sz="0" w:space="0" w:color="auto"/>
        <w:left w:val="none" w:sz="0" w:space="0" w:color="auto"/>
        <w:bottom w:val="none" w:sz="0" w:space="0" w:color="auto"/>
        <w:right w:val="none" w:sz="0" w:space="0" w:color="auto"/>
      </w:divBdr>
    </w:div>
    <w:div w:id="1298073461">
      <w:marLeft w:val="0"/>
      <w:marRight w:val="0"/>
      <w:marTop w:val="0"/>
      <w:marBottom w:val="0"/>
      <w:divBdr>
        <w:top w:val="none" w:sz="0" w:space="0" w:color="auto"/>
        <w:left w:val="none" w:sz="0" w:space="0" w:color="auto"/>
        <w:bottom w:val="none" w:sz="0" w:space="0" w:color="auto"/>
        <w:right w:val="none" w:sz="0" w:space="0" w:color="auto"/>
      </w:divBdr>
    </w:div>
    <w:div w:id="1298103473">
      <w:marLeft w:val="0"/>
      <w:marRight w:val="0"/>
      <w:marTop w:val="0"/>
      <w:marBottom w:val="0"/>
      <w:divBdr>
        <w:top w:val="none" w:sz="0" w:space="0" w:color="auto"/>
        <w:left w:val="none" w:sz="0" w:space="0" w:color="auto"/>
        <w:bottom w:val="none" w:sz="0" w:space="0" w:color="auto"/>
        <w:right w:val="none" w:sz="0" w:space="0" w:color="auto"/>
      </w:divBdr>
    </w:div>
    <w:div w:id="1298217593">
      <w:marLeft w:val="0"/>
      <w:marRight w:val="0"/>
      <w:marTop w:val="0"/>
      <w:marBottom w:val="0"/>
      <w:divBdr>
        <w:top w:val="none" w:sz="0" w:space="0" w:color="auto"/>
        <w:left w:val="none" w:sz="0" w:space="0" w:color="auto"/>
        <w:bottom w:val="none" w:sz="0" w:space="0" w:color="auto"/>
        <w:right w:val="none" w:sz="0" w:space="0" w:color="auto"/>
      </w:divBdr>
    </w:div>
    <w:div w:id="1298268297">
      <w:marLeft w:val="0"/>
      <w:marRight w:val="0"/>
      <w:marTop w:val="0"/>
      <w:marBottom w:val="0"/>
      <w:divBdr>
        <w:top w:val="none" w:sz="0" w:space="0" w:color="auto"/>
        <w:left w:val="none" w:sz="0" w:space="0" w:color="auto"/>
        <w:bottom w:val="none" w:sz="0" w:space="0" w:color="auto"/>
        <w:right w:val="none" w:sz="0" w:space="0" w:color="auto"/>
      </w:divBdr>
    </w:div>
    <w:div w:id="1298292008">
      <w:marLeft w:val="0"/>
      <w:marRight w:val="0"/>
      <w:marTop w:val="0"/>
      <w:marBottom w:val="0"/>
      <w:divBdr>
        <w:top w:val="none" w:sz="0" w:space="0" w:color="auto"/>
        <w:left w:val="none" w:sz="0" w:space="0" w:color="auto"/>
        <w:bottom w:val="none" w:sz="0" w:space="0" w:color="auto"/>
        <w:right w:val="none" w:sz="0" w:space="0" w:color="auto"/>
      </w:divBdr>
    </w:div>
    <w:div w:id="1298485178">
      <w:marLeft w:val="0"/>
      <w:marRight w:val="0"/>
      <w:marTop w:val="0"/>
      <w:marBottom w:val="0"/>
      <w:divBdr>
        <w:top w:val="none" w:sz="0" w:space="0" w:color="auto"/>
        <w:left w:val="none" w:sz="0" w:space="0" w:color="auto"/>
        <w:bottom w:val="none" w:sz="0" w:space="0" w:color="auto"/>
        <w:right w:val="none" w:sz="0" w:space="0" w:color="auto"/>
      </w:divBdr>
    </w:div>
    <w:div w:id="1298490056">
      <w:marLeft w:val="0"/>
      <w:marRight w:val="0"/>
      <w:marTop w:val="0"/>
      <w:marBottom w:val="0"/>
      <w:divBdr>
        <w:top w:val="none" w:sz="0" w:space="0" w:color="auto"/>
        <w:left w:val="none" w:sz="0" w:space="0" w:color="auto"/>
        <w:bottom w:val="none" w:sz="0" w:space="0" w:color="auto"/>
        <w:right w:val="none" w:sz="0" w:space="0" w:color="auto"/>
      </w:divBdr>
    </w:div>
    <w:div w:id="1298534404">
      <w:marLeft w:val="0"/>
      <w:marRight w:val="0"/>
      <w:marTop w:val="0"/>
      <w:marBottom w:val="0"/>
      <w:divBdr>
        <w:top w:val="none" w:sz="0" w:space="0" w:color="auto"/>
        <w:left w:val="none" w:sz="0" w:space="0" w:color="auto"/>
        <w:bottom w:val="none" w:sz="0" w:space="0" w:color="auto"/>
        <w:right w:val="none" w:sz="0" w:space="0" w:color="auto"/>
      </w:divBdr>
    </w:div>
    <w:div w:id="1298560894">
      <w:bodyDiv w:val="1"/>
      <w:marLeft w:val="0"/>
      <w:marRight w:val="0"/>
      <w:marTop w:val="0"/>
      <w:marBottom w:val="0"/>
      <w:divBdr>
        <w:top w:val="none" w:sz="0" w:space="0" w:color="auto"/>
        <w:left w:val="none" w:sz="0" w:space="0" w:color="auto"/>
        <w:bottom w:val="none" w:sz="0" w:space="0" w:color="auto"/>
        <w:right w:val="none" w:sz="0" w:space="0" w:color="auto"/>
      </w:divBdr>
    </w:div>
    <w:div w:id="1298953864">
      <w:marLeft w:val="0"/>
      <w:marRight w:val="0"/>
      <w:marTop w:val="0"/>
      <w:marBottom w:val="0"/>
      <w:divBdr>
        <w:top w:val="none" w:sz="0" w:space="0" w:color="auto"/>
        <w:left w:val="none" w:sz="0" w:space="0" w:color="auto"/>
        <w:bottom w:val="none" w:sz="0" w:space="0" w:color="auto"/>
        <w:right w:val="none" w:sz="0" w:space="0" w:color="auto"/>
      </w:divBdr>
    </w:div>
    <w:div w:id="1298997815">
      <w:marLeft w:val="0"/>
      <w:marRight w:val="0"/>
      <w:marTop w:val="0"/>
      <w:marBottom w:val="0"/>
      <w:divBdr>
        <w:top w:val="none" w:sz="0" w:space="0" w:color="auto"/>
        <w:left w:val="none" w:sz="0" w:space="0" w:color="auto"/>
        <w:bottom w:val="none" w:sz="0" w:space="0" w:color="auto"/>
        <w:right w:val="none" w:sz="0" w:space="0" w:color="auto"/>
      </w:divBdr>
    </w:div>
    <w:div w:id="1299065086">
      <w:marLeft w:val="0"/>
      <w:marRight w:val="0"/>
      <w:marTop w:val="0"/>
      <w:marBottom w:val="0"/>
      <w:divBdr>
        <w:top w:val="none" w:sz="0" w:space="0" w:color="auto"/>
        <w:left w:val="none" w:sz="0" w:space="0" w:color="auto"/>
        <w:bottom w:val="none" w:sz="0" w:space="0" w:color="auto"/>
        <w:right w:val="none" w:sz="0" w:space="0" w:color="auto"/>
      </w:divBdr>
    </w:div>
    <w:div w:id="1299068760">
      <w:marLeft w:val="0"/>
      <w:marRight w:val="0"/>
      <w:marTop w:val="0"/>
      <w:marBottom w:val="0"/>
      <w:divBdr>
        <w:top w:val="none" w:sz="0" w:space="0" w:color="auto"/>
        <w:left w:val="none" w:sz="0" w:space="0" w:color="auto"/>
        <w:bottom w:val="none" w:sz="0" w:space="0" w:color="auto"/>
        <w:right w:val="none" w:sz="0" w:space="0" w:color="auto"/>
      </w:divBdr>
    </w:div>
    <w:div w:id="1299071125">
      <w:marLeft w:val="0"/>
      <w:marRight w:val="0"/>
      <w:marTop w:val="0"/>
      <w:marBottom w:val="0"/>
      <w:divBdr>
        <w:top w:val="none" w:sz="0" w:space="0" w:color="auto"/>
        <w:left w:val="none" w:sz="0" w:space="0" w:color="auto"/>
        <w:bottom w:val="none" w:sz="0" w:space="0" w:color="auto"/>
        <w:right w:val="none" w:sz="0" w:space="0" w:color="auto"/>
      </w:divBdr>
    </w:div>
    <w:div w:id="1299140097">
      <w:marLeft w:val="0"/>
      <w:marRight w:val="0"/>
      <w:marTop w:val="0"/>
      <w:marBottom w:val="0"/>
      <w:divBdr>
        <w:top w:val="none" w:sz="0" w:space="0" w:color="auto"/>
        <w:left w:val="none" w:sz="0" w:space="0" w:color="auto"/>
        <w:bottom w:val="none" w:sz="0" w:space="0" w:color="auto"/>
        <w:right w:val="none" w:sz="0" w:space="0" w:color="auto"/>
      </w:divBdr>
    </w:div>
    <w:div w:id="1299140486">
      <w:marLeft w:val="0"/>
      <w:marRight w:val="0"/>
      <w:marTop w:val="0"/>
      <w:marBottom w:val="0"/>
      <w:divBdr>
        <w:top w:val="none" w:sz="0" w:space="0" w:color="auto"/>
        <w:left w:val="none" w:sz="0" w:space="0" w:color="auto"/>
        <w:bottom w:val="none" w:sz="0" w:space="0" w:color="auto"/>
        <w:right w:val="none" w:sz="0" w:space="0" w:color="auto"/>
      </w:divBdr>
    </w:div>
    <w:div w:id="1299143448">
      <w:marLeft w:val="0"/>
      <w:marRight w:val="0"/>
      <w:marTop w:val="0"/>
      <w:marBottom w:val="0"/>
      <w:divBdr>
        <w:top w:val="none" w:sz="0" w:space="0" w:color="auto"/>
        <w:left w:val="none" w:sz="0" w:space="0" w:color="auto"/>
        <w:bottom w:val="none" w:sz="0" w:space="0" w:color="auto"/>
        <w:right w:val="none" w:sz="0" w:space="0" w:color="auto"/>
      </w:divBdr>
    </w:div>
    <w:div w:id="1299188768">
      <w:marLeft w:val="0"/>
      <w:marRight w:val="0"/>
      <w:marTop w:val="0"/>
      <w:marBottom w:val="0"/>
      <w:divBdr>
        <w:top w:val="none" w:sz="0" w:space="0" w:color="auto"/>
        <w:left w:val="none" w:sz="0" w:space="0" w:color="auto"/>
        <w:bottom w:val="none" w:sz="0" w:space="0" w:color="auto"/>
        <w:right w:val="none" w:sz="0" w:space="0" w:color="auto"/>
      </w:divBdr>
    </w:div>
    <w:div w:id="1299189720">
      <w:marLeft w:val="0"/>
      <w:marRight w:val="0"/>
      <w:marTop w:val="0"/>
      <w:marBottom w:val="0"/>
      <w:divBdr>
        <w:top w:val="none" w:sz="0" w:space="0" w:color="auto"/>
        <w:left w:val="none" w:sz="0" w:space="0" w:color="auto"/>
        <w:bottom w:val="none" w:sz="0" w:space="0" w:color="auto"/>
        <w:right w:val="none" w:sz="0" w:space="0" w:color="auto"/>
      </w:divBdr>
    </w:div>
    <w:div w:id="1299216573">
      <w:marLeft w:val="0"/>
      <w:marRight w:val="0"/>
      <w:marTop w:val="0"/>
      <w:marBottom w:val="0"/>
      <w:divBdr>
        <w:top w:val="none" w:sz="0" w:space="0" w:color="auto"/>
        <w:left w:val="none" w:sz="0" w:space="0" w:color="auto"/>
        <w:bottom w:val="none" w:sz="0" w:space="0" w:color="auto"/>
        <w:right w:val="none" w:sz="0" w:space="0" w:color="auto"/>
      </w:divBdr>
    </w:div>
    <w:div w:id="1299262556">
      <w:marLeft w:val="0"/>
      <w:marRight w:val="0"/>
      <w:marTop w:val="0"/>
      <w:marBottom w:val="0"/>
      <w:divBdr>
        <w:top w:val="none" w:sz="0" w:space="0" w:color="auto"/>
        <w:left w:val="none" w:sz="0" w:space="0" w:color="auto"/>
        <w:bottom w:val="none" w:sz="0" w:space="0" w:color="auto"/>
        <w:right w:val="none" w:sz="0" w:space="0" w:color="auto"/>
      </w:divBdr>
    </w:div>
    <w:div w:id="1299382933">
      <w:marLeft w:val="0"/>
      <w:marRight w:val="0"/>
      <w:marTop w:val="0"/>
      <w:marBottom w:val="0"/>
      <w:divBdr>
        <w:top w:val="none" w:sz="0" w:space="0" w:color="auto"/>
        <w:left w:val="none" w:sz="0" w:space="0" w:color="auto"/>
        <w:bottom w:val="none" w:sz="0" w:space="0" w:color="auto"/>
        <w:right w:val="none" w:sz="0" w:space="0" w:color="auto"/>
      </w:divBdr>
    </w:div>
    <w:div w:id="1299384071">
      <w:marLeft w:val="0"/>
      <w:marRight w:val="0"/>
      <w:marTop w:val="0"/>
      <w:marBottom w:val="0"/>
      <w:divBdr>
        <w:top w:val="none" w:sz="0" w:space="0" w:color="auto"/>
        <w:left w:val="none" w:sz="0" w:space="0" w:color="auto"/>
        <w:bottom w:val="none" w:sz="0" w:space="0" w:color="auto"/>
        <w:right w:val="none" w:sz="0" w:space="0" w:color="auto"/>
      </w:divBdr>
    </w:div>
    <w:div w:id="1299610089">
      <w:marLeft w:val="0"/>
      <w:marRight w:val="0"/>
      <w:marTop w:val="0"/>
      <w:marBottom w:val="0"/>
      <w:divBdr>
        <w:top w:val="none" w:sz="0" w:space="0" w:color="auto"/>
        <w:left w:val="none" w:sz="0" w:space="0" w:color="auto"/>
        <w:bottom w:val="none" w:sz="0" w:space="0" w:color="auto"/>
        <w:right w:val="none" w:sz="0" w:space="0" w:color="auto"/>
      </w:divBdr>
    </w:div>
    <w:div w:id="1299843256">
      <w:marLeft w:val="0"/>
      <w:marRight w:val="0"/>
      <w:marTop w:val="0"/>
      <w:marBottom w:val="0"/>
      <w:divBdr>
        <w:top w:val="none" w:sz="0" w:space="0" w:color="auto"/>
        <w:left w:val="none" w:sz="0" w:space="0" w:color="auto"/>
        <w:bottom w:val="none" w:sz="0" w:space="0" w:color="auto"/>
        <w:right w:val="none" w:sz="0" w:space="0" w:color="auto"/>
      </w:divBdr>
    </w:div>
    <w:div w:id="1299914470">
      <w:marLeft w:val="0"/>
      <w:marRight w:val="0"/>
      <w:marTop w:val="0"/>
      <w:marBottom w:val="0"/>
      <w:divBdr>
        <w:top w:val="none" w:sz="0" w:space="0" w:color="auto"/>
        <w:left w:val="none" w:sz="0" w:space="0" w:color="auto"/>
        <w:bottom w:val="none" w:sz="0" w:space="0" w:color="auto"/>
        <w:right w:val="none" w:sz="0" w:space="0" w:color="auto"/>
      </w:divBdr>
    </w:div>
    <w:div w:id="1299920093">
      <w:marLeft w:val="0"/>
      <w:marRight w:val="0"/>
      <w:marTop w:val="0"/>
      <w:marBottom w:val="0"/>
      <w:divBdr>
        <w:top w:val="none" w:sz="0" w:space="0" w:color="auto"/>
        <w:left w:val="none" w:sz="0" w:space="0" w:color="auto"/>
        <w:bottom w:val="none" w:sz="0" w:space="0" w:color="auto"/>
        <w:right w:val="none" w:sz="0" w:space="0" w:color="auto"/>
      </w:divBdr>
    </w:div>
    <w:div w:id="1299990328">
      <w:marLeft w:val="0"/>
      <w:marRight w:val="0"/>
      <w:marTop w:val="0"/>
      <w:marBottom w:val="0"/>
      <w:divBdr>
        <w:top w:val="none" w:sz="0" w:space="0" w:color="auto"/>
        <w:left w:val="none" w:sz="0" w:space="0" w:color="auto"/>
        <w:bottom w:val="none" w:sz="0" w:space="0" w:color="auto"/>
        <w:right w:val="none" w:sz="0" w:space="0" w:color="auto"/>
      </w:divBdr>
    </w:div>
    <w:div w:id="1300037960">
      <w:marLeft w:val="0"/>
      <w:marRight w:val="0"/>
      <w:marTop w:val="0"/>
      <w:marBottom w:val="0"/>
      <w:divBdr>
        <w:top w:val="none" w:sz="0" w:space="0" w:color="auto"/>
        <w:left w:val="none" w:sz="0" w:space="0" w:color="auto"/>
        <w:bottom w:val="none" w:sz="0" w:space="0" w:color="auto"/>
        <w:right w:val="none" w:sz="0" w:space="0" w:color="auto"/>
      </w:divBdr>
    </w:div>
    <w:div w:id="1300262266">
      <w:marLeft w:val="0"/>
      <w:marRight w:val="0"/>
      <w:marTop w:val="0"/>
      <w:marBottom w:val="0"/>
      <w:divBdr>
        <w:top w:val="none" w:sz="0" w:space="0" w:color="auto"/>
        <w:left w:val="none" w:sz="0" w:space="0" w:color="auto"/>
        <w:bottom w:val="none" w:sz="0" w:space="0" w:color="auto"/>
        <w:right w:val="none" w:sz="0" w:space="0" w:color="auto"/>
      </w:divBdr>
    </w:div>
    <w:div w:id="1300266590">
      <w:marLeft w:val="0"/>
      <w:marRight w:val="0"/>
      <w:marTop w:val="0"/>
      <w:marBottom w:val="0"/>
      <w:divBdr>
        <w:top w:val="none" w:sz="0" w:space="0" w:color="auto"/>
        <w:left w:val="none" w:sz="0" w:space="0" w:color="auto"/>
        <w:bottom w:val="none" w:sz="0" w:space="0" w:color="auto"/>
        <w:right w:val="none" w:sz="0" w:space="0" w:color="auto"/>
      </w:divBdr>
    </w:div>
    <w:div w:id="1300304218">
      <w:marLeft w:val="0"/>
      <w:marRight w:val="0"/>
      <w:marTop w:val="0"/>
      <w:marBottom w:val="0"/>
      <w:divBdr>
        <w:top w:val="none" w:sz="0" w:space="0" w:color="auto"/>
        <w:left w:val="none" w:sz="0" w:space="0" w:color="auto"/>
        <w:bottom w:val="none" w:sz="0" w:space="0" w:color="auto"/>
        <w:right w:val="none" w:sz="0" w:space="0" w:color="auto"/>
      </w:divBdr>
    </w:div>
    <w:div w:id="1300305313">
      <w:marLeft w:val="0"/>
      <w:marRight w:val="0"/>
      <w:marTop w:val="0"/>
      <w:marBottom w:val="0"/>
      <w:divBdr>
        <w:top w:val="none" w:sz="0" w:space="0" w:color="auto"/>
        <w:left w:val="none" w:sz="0" w:space="0" w:color="auto"/>
        <w:bottom w:val="none" w:sz="0" w:space="0" w:color="auto"/>
        <w:right w:val="none" w:sz="0" w:space="0" w:color="auto"/>
      </w:divBdr>
    </w:div>
    <w:div w:id="1300381608">
      <w:marLeft w:val="0"/>
      <w:marRight w:val="0"/>
      <w:marTop w:val="0"/>
      <w:marBottom w:val="0"/>
      <w:divBdr>
        <w:top w:val="none" w:sz="0" w:space="0" w:color="auto"/>
        <w:left w:val="none" w:sz="0" w:space="0" w:color="auto"/>
        <w:bottom w:val="none" w:sz="0" w:space="0" w:color="auto"/>
        <w:right w:val="none" w:sz="0" w:space="0" w:color="auto"/>
      </w:divBdr>
    </w:div>
    <w:div w:id="1300769513">
      <w:marLeft w:val="0"/>
      <w:marRight w:val="0"/>
      <w:marTop w:val="0"/>
      <w:marBottom w:val="0"/>
      <w:divBdr>
        <w:top w:val="none" w:sz="0" w:space="0" w:color="auto"/>
        <w:left w:val="none" w:sz="0" w:space="0" w:color="auto"/>
        <w:bottom w:val="none" w:sz="0" w:space="0" w:color="auto"/>
        <w:right w:val="none" w:sz="0" w:space="0" w:color="auto"/>
      </w:divBdr>
    </w:div>
    <w:div w:id="1300913486">
      <w:marLeft w:val="0"/>
      <w:marRight w:val="0"/>
      <w:marTop w:val="0"/>
      <w:marBottom w:val="0"/>
      <w:divBdr>
        <w:top w:val="none" w:sz="0" w:space="0" w:color="auto"/>
        <w:left w:val="none" w:sz="0" w:space="0" w:color="auto"/>
        <w:bottom w:val="none" w:sz="0" w:space="0" w:color="auto"/>
        <w:right w:val="none" w:sz="0" w:space="0" w:color="auto"/>
      </w:divBdr>
    </w:div>
    <w:div w:id="1300921471">
      <w:marLeft w:val="0"/>
      <w:marRight w:val="0"/>
      <w:marTop w:val="0"/>
      <w:marBottom w:val="0"/>
      <w:divBdr>
        <w:top w:val="none" w:sz="0" w:space="0" w:color="auto"/>
        <w:left w:val="none" w:sz="0" w:space="0" w:color="auto"/>
        <w:bottom w:val="none" w:sz="0" w:space="0" w:color="auto"/>
        <w:right w:val="none" w:sz="0" w:space="0" w:color="auto"/>
      </w:divBdr>
    </w:div>
    <w:div w:id="1300922210">
      <w:marLeft w:val="0"/>
      <w:marRight w:val="0"/>
      <w:marTop w:val="0"/>
      <w:marBottom w:val="0"/>
      <w:divBdr>
        <w:top w:val="none" w:sz="0" w:space="0" w:color="auto"/>
        <w:left w:val="none" w:sz="0" w:space="0" w:color="auto"/>
        <w:bottom w:val="none" w:sz="0" w:space="0" w:color="auto"/>
        <w:right w:val="none" w:sz="0" w:space="0" w:color="auto"/>
      </w:divBdr>
    </w:div>
    <w:div w:id="1300960300">
      <w:marLeft w:val="0"/>
      <w:marRight w:val="0"/>
      <w:marTop w:val="0"/>
      <w:marBottom w:val="0"/>
      <w:divBdr>
        <w:top w:val="none" w:sz="0" w:space="0" w:color="auto"/>
        <w:left w:val="none" w:sz="0" w:space="0" w:color="auto"/>
        <w:bottom w:val="none" w:sz="0" w:space="0" w:color="auto"/>
        <w:right w:val="none" w:sz="0" w:space="0" w:color="auto"/>
      </w:divBdr>
    </w:div>
    <w:div w:id="1301031521">
      <w:marLeft w:val="0"/>
      <w:marRight w:val="0"/>
      <w:marTop w:val="0"/>
      <w:marBottom w:val="0"/>
      <w:divBdr>
        <w:top w:val="none" w:sz="0" w:space="0" w:color="auto"/>
        <w:left w:val="none" w:sz="0" w:space="0" w:color="auto"/>
        <w:bottom w:val="none" w:sz="0" w:space="0" w:color="auto"/>
        <w:right w:val="none" w:sz="0" w:space="0" w:color="auto"/>
      </w:divBdr>
    </w:div>
    <w:div w:id="1301035878">
      <w:marLeft w:val="0"/>
      <w:marRight w:val="0"/>
      <w:marTop w:val="0"/>
      <w:marBottom w:val="0"/>
      <w:divBdr>
        <w:top w:val="none" w:sz="0" w:space="0" w:color="auto"/>
        <w:left w:val="none" w:sz="0" w:space="0" w:color="auto"/>
        <w:bottom w:val="none" w:sz="0" w:space="0" w:color="auto"/>
        <w:right w:val="none" w:sz="0" w:space="0" w:color="auto"/>
      </w:divBdr>
    </w:div>
    <w:div w:id="1301108261">
      <w:marLeft w:val="0"/>
      <w:marRight w:val="0"/>
      <w:marTop w:val="0"/>
      <w:marBottom w:val="0"/>
      <w:divBdr>
        <w:top w:val="none" w:sz="0" w:space="0" w:color="auto"/>
        <w:left w:val="none" w:sz="0" w:space="0" w:color="auto"/>
        <w:bottom w:val="none" w:sz="0" w:space="0" w:color="auto"/>
        <w:right w:val="none" w:sz="0" w:space="0" w:color="auto"/>
      </w:divBdr>
    </w:div>
    <w:div w:id="1301153797">
      <w:marLeft w:val="0"/>
      <w:marRight w:val="0"/>
      <w:marTop w:val="0"/>
      <w:marBottom w:val="0"/>
      <w:divBdr>
        <w:top w:val="none" w:sz="0" w:space="0" w:color="auto"/>
        <w:left w:val="none" w:sz="0" w:space="0" w:color="auto"/>
        <w:bottom w:val="none" w:sz="0" w:space="0" w:color="auto"/>
        <w:right w:val="none" w:sz="0" w:space="0" w:color="auto"/>
      </w:divBdr>
    </w:div>
    <w:div w:id="1301299588">
      <w:marLeft w:val="0"/>
      <w:marRight w:val="0"/>
      <w:marTop w:val="0"/>
      <w:marBottom w:val="0"/>
      <w:divBdr>
        <w:top w:val="none" w:sz="0" w:space="0" w:color="auto"/>
        <w:left w:val="none" w:sz="0" w:space="0" w:color="auto"/>
        <w:bottom w:val="none" w:sz="0" w:space="0" w:color="auto"/>
        <w:right w:val="none" w:sz="0" w:space="0" w:color="auto"/>
      </w:divBdr>
    </w:div>
    <w:div w:id="1301308906">
      <w:marLeft w:val="0"/>
      <w:marRight w:val="0"/>
      <w:marTop w:val="0"/>
      <w:marBottom w:val="0"/>
      <w:divBdr>
        <w:top w:val="none" w:sz="0" w:space="0" w:color="auto"/>
        <w:left w:val="none" w:sz="0" w:space="0" w:color="auto"/>
        <w:bottom w:val="none" w:sz="0" w:space="0" w:color="auto"/>
        <w:right w:val="none" w:sz="0" w:space="0" w:color="auto"/>
      </w:divBdr>
    </w:div>
    <w:div w:id="1301425322">
      <w:marLeft w:val="0"/>
      <w:marRight w:val="0"/>
      <w:marTop w:val="0"/>
      <w:marBottom w:val="0"/>
      <w:divBdr>
        <w:top w:val="none" w:sz="0" w:space="0" w:color="auto"/>
        <w:left w:val="none" w:sz="0" w:space="0" w:color="auto"/>
        <w:bottom w:val="none" w:sz="0" w:space="0" w:color="auto"/>
        <w:right w:val="none" w:sz="0" w:space="0" w:color="auto"/>
      </w:divBdr>
    </w:div>
    <w:div w:id="1301497250">
      <w:marLeft w:val="0"/>
      <w:marRight w:val="0"/>
      <w:marTop w:val="0"/>
      <w:marBottom w:val="0"/>
      <w:divBdr>
        <w:top w:val="none" w:sz="0" w:space="0" w:color="auto"/>
        <w:left w:val="none" w:sz="0" w:space="0" w:color="auto"/>
        <w:bottom w:val="none" w:sz="0" w:space="0" w:color="auto"/>
        <w:right w:val="none" w:sz="0" w:space="0" w:color="auto"/>
      </w:divBdr>
    </w:div>
    <w:div w:id="1301577117">
      <w:marLeft w:val="0"/>
      <w:marRight w:val="0"/>
      <w:marTop w:val="0"/>
      <w:marBottom w:val="0"/>
      <w:divBdr>
        <w:top w:val="none" w:sz="0" w:space="0" w:color="auto"/>
        <w:left w:val="none" w:sz="0" w:space="0" w:color="auto"/>
        <w:bottom w:val="none" w:sz="0" w:space="0" w:color="auto"/>
        <w:right w:val="none" w:sz="0" w:space="0" w:color="auto"/>
      </w:divBdr>
    </w:div>
    <w:div w:id="1301577399">
      <w:marLeft w:val="0"/>
      <w:marRight w:val="0"/>
      <w:marTop w:val="0"/>
      <w:marBottom w:val="0"/>
      <w:divBdr>
        <w:top w:val="none" w:sz="0" w:space="0" w:color="auto"/>
        <w:left w:val="none" w:sz="0" w:space="0" w:color="auto"/>
        <w:bottom w:val="none" w:sz="0" w:space="0" w:color="auto"/>
        <w:right w:val="none" w:sz="0" w:space="0" w:color="auto"/>
      </w:divBdr>
    </w:div>
    <w:div w:id="1301689108">
      <w:marLeft w:val="0"/>
      <w:marRight w:val="0"/>
      <w:marTop w:val="0"/>
      <w:marBottom w:val="0"/>
      <w:divBdr>
        <w:top w:val="none" w:sz="0" w:space="0" w:color="auto"/>
        <w:left w:val="none" w:sz="0" w:space="0" w:color="auto"/>
        <w:bottom w:val="none" w:sz="0" w:space="0" w:color="auto"/>
        <w:right w:val="none" w:sz="0" w:space="0" w:color="auto"/>
      </w:divBdr>
    </w:div>
    <w:div w:id="1301693224">
      <w:marLeft w:val="0"/>
      <w:marRight w:val="0"/>
      <w:marTop w:val="0"/>
      <w:marBottom w:val="0"/>
      <w:divBdr>
        <w:top w:val="none" w:sz="0" w:space="0" w:color="auto"/>
        <w:left w:val="none" w:sz="0" w:space="0" w:color="auto"/>
        <w:bottom w:val="none" w:sz="0" w:space="0" w:color="auto"/>
        <w:right w:val="none" w:sz="0" w:space="0" w:color="auto"/>
      </w:divBdr>
    </w:div>
    <w:div w:id="1301761442">
      <w:marLeft w:val="0"/>
      <w:marRight w:val="0"/>
      <w:marTop w:val="0"/>
      <w:marBottom w:val="0"/>
      <w:divBdr>
        <w:top w:val="none" w:sz="0" w:space="0" w:color="auto"/>
        <w:left w:val="none" w:sz="0" w:space="0" w:color="auto"/>
        <w:bottom w:val="none" w:sz="0" w:space="0" w:color="auto"/>
        <w:right w:val="none" w:sz="0" w:space="0" w:color="auto"/>
      </w:divBdr>
    </w:div>
    <w:div w:id="1301770019">
      <w:marLeft w:val="0"/>
      <w:marRight w:val="0"/>
      <w:marTop w:val="0"/>
      <w:marBottom w:val="0"/>
      <w:divBdr>
        <w:top w:val="none" w:sz="0" w:space="0" w:color="auto"/>
        <w:left w:val="none" w:sz="0" w:space="0" w:color="auto"/>
        <w:bottom w:val="none" w:sz="0" w:space="0" w:color="auto"/>
        <w:right w:val="none" w:sz="0" w:space="0" w:color="auto"/>
      </w:divBdr>
    </w:div>
    <w:div w:id="1301810493">
      <w:marLeft w:val="0"/>
      <w:marRight w:val="0"/>
      <w:marTop w:val="0"/>
      <w:marBottom w:val="0"/>
      <w:divBdr>
        <w:top w:val="none" w:sz="0" w:space="0" w:color="auto"/>
        <w:left w:val="none" w:sz="0" w:space="0" w:color="auto"/>
        <w:bottom w:val="none" w:sz="0" w:space="0" w:color="auto"/>
        <w:right w:val="none" w:sz="0" w:space="0" w:color="auto"/>
      </w:divBdr>
    </w:div>
    <w:div w:id="1301838673">
      <w:marLeft w:val="0"/>
      <w:marRight w:val="0"/>
      <w:marTop w:val="0"/>
      <w:marBottom w:val="0"/>
      <w:divBdr>
        <w:top w:val="none" w:sz="0" w:space="0" w:color="auto"/>
        <w:left w:val="none" w:sz="0" w:space="0" w:color="auto"/>
        <w:bottom w:val="none" w:sz="0" w:space="0" w:color="auto"/>
        <w:right w:val="none" w:sz="0" w:space="0" w:color="auto"/>
      </w:divBdr>
    </w:div>
    <w:div w:id="1301880842">
      <w:marLeft w:val="0"/>
      <w:marRight w:val="0"/>
      <w:marTop w:val="0"/>
      <w:marBottom w:val="0"/>
      <w:divBdr>
        <w:top w:val="none" w:sz="0" w:space="0" w:color="auto"/>
        <w:left w:val="none" w:sz="0" w:space="0" w:color="auto"/>
        <w:bottom w:val="none" w:sz="0" w:space="0" w:color="auto"/>
        <w:right w:val="none" w:sz="0" w:space="0" w:color="auto"/>
      </w:divBdr>
    </w:div>
    <w:div w:id="1301963873">
      <w:marLeft w:val="0"/>
      <w:marRight w:val="0"/>
      <w:marTop w:val="0"/>
      <w:marBottom w:val="0"/>
      <w:divBdr>
        <w:top w:val="none" w:sz="0" w:space="0" w:color="auto"/>
        <w:left w:val="none" w:sz="0" w:space="0" w:color="auto"/>
        <w:bottom w:val="none" w:sz="0" w:space="0" w:color="auto"/>
        <w:right w:val="none" w:sz="0" w:space="0" w:color="auto"/>
      </w:divBdr>
    </w:div>
    <w:div w:id="1302006362">
      <w:marLeft w:val="0"/>
      <w:marRight w:val="0"/>
      <w:marTop w:val="0"/>
      <w:marBottom w:val="0"/>
      <w:divBdr>
        <w:top w:val="none" w:sz="0" w:space="0" w:color="auto"/>
        <w:left w:val="none" w:sz="0" w:space="0" w:color="auto"/>
        <w:bottom w:val="none" w:sz="0" w:space="0" w:color="auto"/>
        <w:right w:val="none" w:sz="0" w:space="0" w:color="auto"/>
      </w:divBdr>
    </w:div>
    <w:div w:id="1302081030">
      <w:marLeft w:val="0"/>
      <w:marRight w:val="0"/>
      <w:marTop w:val="0"/>
      <w:marBottom w:val="0"/>
      <w:divBdr>
        <w:top w:val="none" w:sz="0" w:space="0" w:color="auto"/>
        <w:left w:val="none" w:sz="0" w:space="0" w:color="auto"/>
        <w:bottom w:val="none" w:sz="0" w:space="0" w:color="auto"/>
        <w:right w:val="none" w:sz="0" w:space="0" w:color="auto"/>
      </w:divBdr>
    </w:div>
    <w:div w:id="1302148771">
      <w:marLeft w:val="0"/>
      <w:marRight w:val="0"/>
      <w:marTop w:val="0"/>
      <w:marBottom w:val="0"/>
      <w:divBdr>
        <w:top w:val="none" w:sz="0" w:space="0" w:color="auto"/>
        <w:left w:val="none" w:sz="0" w:space="0" w:color="auto"/>
        <w:bottom w:val="none" w:sz="0" w:space="0" w:color="auto"/>
        <w:right w:val="none" w:sz="0" w:space="0" w:color="auto"/>
      </w:divBdr>
    </w:div>
    <w:div w:id="1302275416">
      <w:marLeft w:val="0"/>
      <w:marRight w:val="0"/>
      <w:marTop w:val="0"/>
      <w:marBottom w:val="0"/>
      <w:divBdr>
        <w:top w:val="none" w:sz="0" w:space="0" w:color="auto"/>
        <w:left w:val="none" w:sz="0" w:space="0" w:color="auto"/>
        <w:bottom w:val="none" w:sz="0" w:space="0" w:color="auto"/>
        <w:right w:val="none" w:sz="0" w:space="0" w:color="auto"/>
      </w:divBdr>
    </w:div>
    <w:div w:id="1302342039">
      <w:bodyDiv w:val="1"/>
      <w:marLeft w:val="0"/>
      <w:marRight w:val="0"/>
      <w:marTop w:val="0"/>
      <w:marBottom w:val="0"/>
      <w:divBdr>
        <w:top w:val="none" w:sz="0" w:space="0" w:color="auto"/>
        <w:left w:val="none" w:sz="0" w:space="0" w:color="auto"/>
        <w:bottom w:val="none" w:sz="0" w:space="0" w:color="auto"/>
        <w:right w:val="none" w:sz="0" w:space="0" w:color="auto"/>
      </w:divBdr>
    </w:div>
    <w:div w:id="1302342776">
      <w:marLeft w:val="0"/>
      <w:marRight w:val="0"/>
      <w:marTop w:val="0"/>
      <w:marBottom w:val="0"/>
      <w:divBdr>
        <w:top w:val="none" w:sz="0" w:space="0" w:color="auto"/>
        <w:left w:val="none" w:sz="0" w:space="0" w:color="auto"/>
        <w:bottom w:val="none" w:sz="0" w:space="0" w:color="auto"/>
        <w:right w:val="none" w:sz="0" w:space="0" w:color="auto"/>
      </w:divBdr>
    </w:div>
    <w:div w:id="1302416861">
      <w:marLeft w:val="0"/>
      <w:marRight w:val="0"/>
      <w:marTop w:val="0"/>
      <w:marBottom w:val="0"/>
      <w:divBdr>
        <w:top w:val="none" w:sz="0" w:space="0" w:color="auto"/>
        <w:left w:val="none" w:sz="0" w:space="0" w:color="auto"/>
        <w:bottom w:val="none" w:sz="0" w:space="0" w:color="auto"/>
        <w:right w:val="none" w:sz="0" w:space="0" w:color="auto"/>
      </w:divBdr>
    </w:div>
    <w:div w:id="1302417792">
      <w:marLeft w:val="0"/>
      <w:marRight w:val="0"/>
      <w:marTop w:val="0"/>
      <w:marBottom w:val="0"/>
      <w:divBdr>
        <w:top w:val="none" w:sz="0" w:space="0" w:color="auto"/>
        <w:left w:val="none" w:sz="0" w:space="0" w:color="auto"/>
        <w:bottom w:val="none" w:sz="0" w:space="0" w:color="auto"/>
        <w:right w:val="none" w:sz="0" w:space="0" w:color="auto"/>
      </w:divBdr>
    </w:div>
    <w:div w:id="1302463544">
      <w:marLeft w:val="0"/>
      <w:marRight w:val="0"/>
      <w:marTop w:val="0"/>
      <w:marBottom w:val="0"/>
      <w:divBdr>
        <w:top w:val="none" w:sz="0" w:space="0" w:color="auto"/>
        <w:left w:val="none" w:sz="0" w:space="0" w:color="auto"/>
        <w:bottom w:val="none" w:sz="0" w:space="0" w:color="auto"/>
        <w:right w:val="none" w:sz="0" w:space="0" w:color="auto"/>
      </w:divBdr>
    </w:div>
    <w:div w:id="1302536053">
      <w:marLeft w:val="0"/>
      <w:marRight w:val="0"/>
      <w:marTop w:val="0"/>
      <w:marBottom w:val="0"/>
      <w:divBdr>
        <w:top w:val="none" w:sz="0" w:space="0" w:color="auto"/>
        <w:left w:val="none" w:sz="0" w:space="0" w:color="auto"/>
        <w:bottom w:val="none" w:sz="0" w:space="0" w:color="auto"/>
        <w:right w:val="none" w:sz="0" w:space="0" w:color="auto"/>
      </w:divBdr>
    </w:div>
    <w:div w:id="1302728481">
      <w:marLeft w:val="0"/>
      <w:marRight w:val="0"/>
      <w:marTop w:val="0"/>
      <w:marBottom w:val="0"/>
      <w:divBdr>
        <w:top w:val="none" w:sz="0" w:space="0" w:color="auto"/>
        <w:left w:val="none" w:sz="0" w:space="0" w:color="auto"/>
        <w:bottom w:val="none" w:sz="0" w:space="0" w:color="auto"/>
        <w:right w:val="none" w:sz="0" w:space="0" w:color="auto"/>
      </w:divBdr>
    </w:div>
    <w:div w:id="1302733261">
      <w:marLeft w:val="0"/>
      <w:marRight w:val="0"/>
      <w:marTop w:val="0"/>
      <w:marBottom w:val="0"/>
      <w:divBdr>
        <w:top w:val="none" w:sz="0" w:space="0" w:color="auto"/>
        <w:left w:val="none" w:sz="0" w:space="0" w:color="auto"/>
        <w:bottom w:val="none" w:sz="0" w:space="0" w:color="auto"/>
        <w:right w:val="none" w:sz="0" w:space="0" w:color="auto"/>
      </w:divBdr>
    </w:div>
    <w:div w:id="1302804529">
      <w:marLeft w:val="0"/>
      <w:marRight w:val="0"/>
      <w:marTop w:val="0"/>
      <w:marBottom w:val="0"/>
      <w:divBdr>
        <w:top w:val="none" w:sz="0" w:space="0" w:color="auto"/>
        <w:left w:val="none" w:sz="0" w:space="0" w:color="auto"/>
        <w:bottom w:val="none" w:sz="0" w:space="0" w:color="auto"/>
        <w:right w:val="none" w:sz="0" w:space="0" w:color="auto"/>
      </w:divBdr>
    </w:div>
    <w:div w:id="1302881745">
      <w:marLeft w:val="0"/>
      <w:marRight w:val="0"/>
      <w:marTop w:val="0"/>
      <w:marBottom w:val="0"/>
      <w:divBdr>
        <w:top w:val="none" w:sz="0" w:space="0" w:color="auto"/>
        <w:left w:val="none" w:sz="0" w:space="0" w:color="auto"/>
        <w:bottom w:val="none" w:sz="0" w:space="0" w:color="auto"/>
        <w:right w:val="none" w:sz="0" w:space="0" w:color="auto"/>
      </w:divBdr>
    </w:div>
    <w:div w:id="1302923856">
      <w:marLeft w:val="0"/>
      <w:marRight w:val="0"/>
      <w:marTop w:val="0"/>
      <w:marBottom w:val="0"/>
      <w:divBdr>
        <w:top w:val="none" w:sz="0" w:space="0" w:color="auto"/>
        <w:left w:val="none" w:sz="0" w:space="0" w:color="auto"/>
        <w:bottom w:val="none" w:sz="0" w:space="0" w:color="auto"/>
        <w:right w:val="none" w:sz="0" w:space="0" w:color="auto"/>
      </w:divBdr>
    </w:div>
    <w:div w:id="1303004719">
      <w:marLeft w:val="0"/>
      <w:marRight w:val="0"/>
      <w:marTop w:val="0"/>
      <w:marBottom w:val="0"/>
      <w:divBdr>
        <w:top w:val="none" w:sz="0" w:space="0" w:color="auto"/>
        <w:left w:val="none" w:sz="0" w:space="0" w:color="auto"/>
        <w:bottom w:val="none" w:sz="0" w:space="0" w:color="auto"/>
        <w:right w:val="none" w:sz="0" w:space="0" w:color="auto"/>
      </w:divBdr>
    </w:div>
    <w:div w:id="1303118904">
      <w:marLeft w:val="0"/>
      <w:marRight w:val="0"/>
      <w:marTop w:val="0"/>
      <w:marBottom w:val="0"/>
      <w:divBdr>
        <w:top w:val="none" w:sz="0" w:space="0" w:color="auto"/>
        <w:left w:val="none" w:sz="0" w:space="0" w:color="auto"/>
        <w:bottom w:val="none" w:sz="0" w:space="0" w:color="auto"/>
        <w:right w:val="none" w:sz="0" w:space="0" w:color="auto"/>
      </w:divBdr>
    </w:div>
    <w:div w:id="1303150452">
      <w:marLeft w:val="0"/>
      <w:marRight w:val="0"/>
      <w:marTop w:val="0"/>
      <w:marBottom w:val="0"/>
      <w:divBdr>
        <w:top w:val="none" w:sz="0" w:space="0" w:color="auto"/>
        <w:left w:val="none" w:sz="0" w:space="0" w:color="auto"/>
        <w:bottom w:val="none" w:sz="0" w:space="0" w:color="auto"/>
        <w:right w:val="none" w:sz="0" w:space="0" w:color="auto"/>
      </w:divBdr>
    </w:div>
    <w:div w:id="1303190298">
      <w:marLeft w:val="0"/>
      <w:marRight w:val="0"/>
      <w:marTop w:val="0"/>
      <w:marBottom w:val="0"/>
      <w:divBdr>
        <w:top w:val="none" w:sz="0" w:space="0" w:color="auto"/>
        <w:left w:val="none" w:sz="0" w:space="0" w:color="auto"/>
        <w:bottom w:val="none" w:sz="0" w:space="0" w:color="auto"/>
        <w:right w:val="none" w:sz="0" w:space="0" w:color="auto"/>
      </w:divBdr>
    </w:div>
    <w:div w:id="1303342308">
      <w:marLeft w:val="0"/>
      <w:marRight w:val="0"/>
      <w:marTop w:val="0"/>
      <w:marBottom w:val="0"/>
      <w:divBdr>
        <w:top w:val="none" w:sz="0" w:space="0" w:color="auto"/>
        <w:left w:val="none" w:sz="0" w:space="0" w:color="auto"/>
        <w:bottom w:val="none" w:sz="0" w:space="0" w:color="auto"/>
        <w:right w:val="none" w:sz="0" w:space="0" w:color="auto"/>
      </w:divBdr>
    </w:div>
    <w:div w:id="1303384490">
      <w:marLeft w:val="0"/>
      <w:marRight w:val="0"/>
      <w:marTop w:val="0"/>
      <w:marBottom w:val="0"/>
      <w:divBdr>
        <w:top w:val="none" w:sz="0" w:space="0" w:color="auto"/>
        <w:left w:val="none" w:sz="0" w:space="0" w:color="auto"/>
        <w:bottom w:val="none" w:sz="0" w:space="0" w:color="auto"/>
        <w:right w:val="none" w:sz="0" w:space="0" w:color="auto"/>
      </w:divBdr>
    </w:div>
    <w:div w:id="1303462516">
      <w:marLeft w:val="0"/>
      <w:marRight w:val="0"/>
      <w:marTop w:val="0"/>
      <w:marBottom w:val="0"/>
      <w:divBdr>
        <w:top w:val="none" w:sz="0" w:space="0" w:color="auto"/>
        <w:left w:val="none" w:sz="0" w:space="0" w:color="auto"/>
        <w:bottom w:val="none" w:sz="0" w:space="0" w:color="auto"/>
        <w:right w:val="none" w:sz="0" w:space="0" w:color="auto"/>
      </w:divBdr>
    </w:div>
    <w:div w:id="1303465063">
      <w:marLeft w:val="0"/>
      <w:marRight w:val="0"/>
      <w:marTop w:val="0"/>
      <w:marBottom w:val="0"/>
      <w:divBdr>
        <w:top w:val="none" w:sz="0" w:space="0" w:color="auto"/>
        <w:left w:val="none" w:sz="0" w:space="0" w:color="auto"/>
        <w:bottom w:val="none" w:sz="0" w:space="0" w:color="auto"/>
        <w:right w:val="none" w:sz="0" w:space="0" w:color="auto"/>
      </w:divBdr>
    </w:div>
    <w:div w:id="1303466357">
      <w:marLeft w:val="0"/>
      <w:marRight w:val="0"/>
      <w:marTop w:val="0"/>
      <w:marBottom w:val="0"/>
      <w:divBdr>
        <w:top w:val="none" w:sz="0" w:space="0" w:color="auto"/>
        <w:left w:val="none" w:sz="0" w:space="0" w:color="auto"/>
        <w:bottom w:val="none" w:sz="0" w:space="0" w:color="auto"/>
        <w:right w:val="none" w:sz="0" w:space="0" w:color="auto"/>
      </w:divBdr>
    </w:div>
    <w:div w:id="1303542283">
      <w:marLeft w:val="0"/>
      <w:marRight w:val="0"/>
      <w:marTop w:val="0"/>
      <w:marBottom w:val="0"/>
      <w:divBdr>
        <w:top w:val="none" w:sz="0" w:space="0" w:color="auto"/>
        <w:left w:val="none" w:sz="0" w:space="0" w:color="auto"/>
        <w:bottom w:val="none" w:sz="0" w:space="0" w:color="auto"/>
        <w:right w:val="none" w:sz="0" w:space="0" w:color="auto"/>
      </w:divBdr>
    </w:div>
    <w:div w:id="1303651822">
      <w:marLeft w:val="0"/>
      <w:marRight w:val="0"/>
      <w:marTop w:val="0"/>
      <w:marBottom w:val="0"/>
      <w:divBdr>
        <w:top w:val="none" w:sz="0" w:space="0" w:color="auto"/>
        <w:left w:val="none" w:sz="0" w:space="0" w:color="auto"/>
        <w:bottom w:val="none" w:sz="0" w:space="0" w:color="auto"/>
        <w:right w:val="none" w:sz="0" w:space="0" w:color="auto"/>
      </w:divBdr>
    </w:div>
    <w:div w:id="1303777352">
      <w:marLeft w:val="0"/>
      <w:marRight w:val="0"/>
      <w:marTop w:val="0"/>
      <w:marBottom w:val="0"/>
      <w:divBdr>
        <w:top w:val="none" w:sz="0" w:space="0" w:color="auto"/>
        <w:left w:val="none" w:sz="0" w:space="0" w:color="auto"/>
        <w:bottom w:val="none" w:sz="0" w:space="0" w:color="auto"/>
        <w:right w:val="none" w:sz="0" w:space="0" w:color="auto"/>
      </w:divBdr>
    </w:div>
    <w:div w:id="1303778693">
      <w:marLeft w:val="0"/>
      <w:marRight w:val="0"/>
      <w:marTop w:val="0"/>
      <w:marBottom w:val="0"/>
      <w:divBdr>
        <w:top w:val="none" w:sz="0" w:space="0" w:color="auto"/>
        <w:left w:val="none" w:sz="0" w:space="0" w:color="auto"/>
        <w:bottom w:val="none" w:sz="0" w:space="0" w:color="auto"/>
        <w:right w:val="none" w:sz="0" w:space="0" w:color="auto"/>
      </w:divBdr>
    </w:div>
    <w:div w:id="1303971858">
      <w:marLeft w:val="0"/>
      <w:marRight w:val="0"/>
      <w:marTop w:val="0"/>
      <w:marBottom w:val="0"/>
      <w:divBdr>
        <w:top w:val="none" w:sz="0" w:space="0" w:color="auto"/>
        <w:left w:val="none" w:sz="0" w:space="0" w:color="auto"/>
        <w:bottom w:val="none" w:sz="0" w:space="0" w:color="auto"/>
        <w:right w:val="none" w:sz="0" w:space="0" w:color="auto"/>
      </w:divBdr>
    </w:div>
    <w:div w:id="1304041284">
      <w:marLeft w:val="0"/>
      <w:marRight w:val="0"/>
      <w:marTop w:val="0"/>
      <w:marBottom w:val="0"/>
      <w:divBdr>
        <w:top w:val="none" w:sz="0" w:space="0" w:color="auto"/>
        <w:left w:val="none" w:sz="0" w:space="0" w:color="auto"/>
        <w:bottom w:val="none" w:sz="0" w:space="0" w:color="auto"/>
        <w:right w:val="none" w:sz="0" w:space="0" w:color="auto"/>
      </w:divBdr>
    </w:div>
    <w:div w:id="1304047641">
      <w:marLeft w:val="0"/>
      <w:marRight w:val="0"/>
      <w:marTop w:val="0"/>
      <w:marBottom w:val="0"/>
      <w:divBdr>
        <w:top w:val="none" w:sz="0" w:space="0" w:color="auto"/>
        <w:left w:val="none" w:sz="0" w:space="0" w:color="auto"/>
        <w:bottom w:val="none" w:sz="0" w:space="0" w:color="auto"/>
        <w:right w:val="none" w:sz="0" w:space="0" w:color="auto"/>
      </w:divBdr>
    </w:div>
    <w:div w:id="1304113679">
      <w:marLeft w:val="0"/>
      <w:marRight w:val="0"/>
      <w:marTop w:val="0"/>
      <w:marBottom w:val="0"/>
      <w:divBdr>
        <w:top w:val="none" w:sz="0" w:space="0" w:color="auto"/>
        <w:left w:val="none" w:sz="0" w:space="0" w:color="auto"/>
        <w:bottom w:val="none" w:sz="0" w:space="0" w:color="auto"/>
        <w:right w:val="none" w:sz="0" w:space="0" w:color="auto"/>
      </w:divBdr>
    </w:div>
    <w:div w:id="1304114637">
      <w:marLeft w:val="0"/>
      <w:marRight w:val="0"/>
      <w:marTop w:val="0"/>
      <w:marBottom w:val="0"/>
      <w:divBdr>
        <w:top w:val="none" w:sz="0" w:space="0" w:color="auto"/>
        <w:left w:val="none" w:sz="0" w:space="0" w:color="auto"/>
        <w:bottom w:val="none" w:sz="0" w:space="0" w:color="auto"/>
        <w:right w:val="none" w:sz="0" w:space="0" w:color="auto"/>
      </w:divBdr>
    </w:div>
    <w:div w:id="1304194753">
      <w:bodyDiv w:val="1"/>
      <w:marLeft w:val="0"/>
      <w:marRight w:val="0"/>
      <w:marTop w:val="0"/>
      <w:marBottom w:val="0"/>
      <w:divBdr>
        <w:top w:val="none" w:sz="0" w:space="0" w:color="auto"/>
        <w:left w:val="none" w:sz="0" w:space="0" w:color="auto"/>
        <w:bottom w:val="none" w:sz="0" w:space="0" w:color="auto"/>
        <w:right w:val="none" w:sz="0" w:space="0" w:color="auto"/>
      </w:divBdr>
    </w:div>
    <w:div w:id="1304231970">
      <w:marLeft w:val="0"/>
      <w:marRight w:val="0"/>
      <w:marTop w:val="0"/>
      <w:marBottom w:val="0"/>
      <w:divBdr>
        <w:top w:val="none" w:sz="0" w:space="0" w:color="auto"/>
        <w:left w:val="none" w:sz="0" w:space="0" w:color="auto"/>
        <w:bottom w:val="none" w:sz="0" w:space="0" w:color="auto"/>
        <w:right w:val="none" w:sz="0" w:space="0" w:color="auto"/>
      </w:divBdr>
    </w:div>
    <w:div w:id="1304232193">
      <w:marLeft w:val="0"/>
      <w:marRight w:val="0"/>
      <w:marTop w:val="0"/>
      <w:marBottom w:val="0"/>
      <w:divBdr>
        <w:top w:val="none" w:sz="0" w:space="0" w:color="auto"/>
        <w:left w:val="none" w:sz="0" w:space="0" w:color="auto"/>
        <w:bottom w:val="none" w:sz="0" w:space="0" w:color="auto"/>
        <w:right w:val="none" w:sz="0" w:space="0" w:color="auto"/>
      </w:divBdr>
    </w:div>
    <w:div w:id="1304309265">
      <w:marLeft w:val="0"/>
      <w:marRight w:val="0"/>
      <w:marTop w:val="0"/>
      <w:marBottom w:val="0"/>
      <w:divBdr>
        <w:top w:val="none" w:sz="0" w:space="0" w:color="auto"/>
        <w:left w:val="none" w:sz="0" w:space="0" w:color="auto"/>
        <w:bottom w:val="none" w:sz="0" w:space="0" w:color="auto"/>
        <w:right w:val="none" w:sz="0" w:space="0" w:color="auto"/>
      </w:divBdr>
    </w:div>
    <w:div w:id="1304500965">
      <w:bodyDiv w:val="1"/>
      <w:marLeft w:val="0"/>
      <w:marRight w:val="0"/>
      <w:marTop w:val="0"/>
      <w:marBottom w:val="0"/>
      <w:divBdr>
        <w:top w:val="none" w:sz="0" w:space="0" w:color="auto"/>
        <w:left w:val="none" w:sz="0" w:space="0" w:color="auto"/>
        <w:bottom w:val="none" w:sz="0" w:space="0" w:color="auto"/>
        <w:right w:val="none" w:sz="0" w:space="0" w:color="auto"/>
      </w:divBdr>
    </w:div>
    <w:div w:id="1304506258">
      <w:bodyDiv w:val="1"/>
      <w:marLeft w:val="0"/>
      <w:marRight w:val="0"/>
      <w:marTop w:val="0"/>
      <w:marBottom w:val="0"/>
      <w:divBdr>
        <w:top w:val="none" w:sz="0" w:space="0" w:color="auto"/>
        <w:left w:val="none" w:sz="0" w:space="0" w:color="auto"/>
        <w:bottom w:val="none" w:sz="0" w:space="0" w:color="auto"/>
        <w:right w:val="none" w:sz="0" w:space="0" w:color="auto"/>
      </w:divBdr>
    </w:div>
    <w:div w:id="1304584675">
      <w:marLeft w:val="0"/>
      <w:marRight w:val="0"/>
      <w:marTop w:val="0"/>
      <w:marBottom w:val="0"/>
      <w:divBdr>
        <w:top w:val="none" w:sz="0" w:space="0" w:color="auto"/>
        <w:left w:val="none" w:sz="0" w:space="0" w:color="auto"/>
        <w:bottom w:val="none" w:sz="0" w:space="0" w:color="auto"/>
        <w:right w:val="none" w:sz="0" w:space="0" w:color="auto"/>
      </w:divBdr>
    </w:div>
    <w:div w:id="1304697596">
      <w:marLeft w:val="0"/>
      <w:marRight w:val="0"/>
      <w:marTop w:val="0"/>
      <w:marBottom w:val="0"/>
      <w:divBdr>
        <w:top w:val="none" w:sz="0" w:space="0" w:color="auto"/>
        <w:left w:val="none" w:sz="0" w:space="0" w:color="auto"/>
        <w:bottom w:val="none" w:sz="0" w:space="0" w:color="auto"/>
        <w:right w:val="none" w:sz="0" w:space="0" w:color="auto"/>
      </w:divBdr>
    </w:div>
    <w:div w:id="1304699367">
      <w:marLeft w:val="0"/>
      <w:marRight w:val="0"/>
      <w:marTop w:val="0"/>
      <w:marBottom w:val="0"/>
      <w:divBdr>
        <w:top w:val="none" w:sz="0" w:space="0" w:color="auto"/>
        <w:left w:val="none" w:sz="0" w:space="0" w:color="auto"/>
        <w:bottom w:val="none" w:sz="0" w:space="0" w:color="auto"/>
        <w:right w:val="none" w:sz="0" w:space="0" w:color="auto"/>
      </w:divBdr>
    </w:div>
    <w:div w:id="1304700357">
      <w:marLeft w:val="0"/>
      <w:marRight w:val="0"/>
      <w:marTop w:val="0"/>
      <w:marBottom w:val="0"/>
      <w:divBdr>
        <w:top w:val="none" w:sz="0" w:space="0" w:color="auto"/>
        <w:left w:val="none" w:sz="0" w:space="0" w:color="auto"/>
        <w:bottom w:val="none" w:sz="0" w:space="0" w:color="auto"/>
        <w:right w:val="none" w:sz="0" w:space="0" w:color="auto"/>
      </w:divBdr>
    </w:div>
    <w:div w:id="1304700806">
      <w:marLeft w:val="0"/>
      <w:marRight w:val="0"/>
      <w:marTop w:val="0"/>
      <w:marBottom w:val="0"/>
      <w:divBdr>
        <w:top w:val="none" w:sz="0" w:space="0" w:color="auto"/>
        <w:left w:val="none" w:sz="0" w:space="0" w:color="auto"/>
        <w:bottom w:val="none" w:sz="0" w:space="0" w:color="auto"/>
        <w:right w:val="none" w:sz="0" w:space="0" w:color="auto"/>
      </w:divBdr>
    </w:div>
    <w:div w:id="1304769566">
      <w:marLeft w:val="0"/>
      <w:marRight w:val="0"/>
      <w:marTop w:val="0"/>
      <w:marBottom w:val="0"/>
      <w:divBdr>
        <w:top w:val="none" w:sz="0" w:space="0" w:color="auto"/>
        <w:left w:val="none" w:sz="0" w:space="0" w:color="auto"/>
        <w:bottom w:val="none" w:sz="0" w:space="0" w:color="auto"/>
        <w:right w:val="none" w:sz="0" w:space="0" w:color="auto"/>
      </w:divBdr>
    </w:div>
    <w:div w:id="1304770757">
      <w:marLeft w:val="0"/>
      <w:marRight w:val="0"/>
      <w:marTop w:val="0"/>
      <w:marBottom w:val="0"/>
      <w:divBdr>
        <w:top w:val="none" w:sz="0" w:space="0" w:color="auto"/>
        <w:left w:val="none" w:sz="0" w:space="0" w:color="auto"/>
        <w:bottom w:val="none" w:sz="0" w:space="0" w:color="auto"/>
        <w:right w:val="none" w:sz="0" w:space="0" w:color="auto"/>
      </w:divBdr>
    </w:div>
    <w:div w:id="1304775996">
      <w:marLeft w:val="0"/>
      <w:marRight w:val="0"/>
      <w:marTop w:val="0"/>
      <w:marBottom w:val="0"/>
      <w:divBdr>
        <w:top w:val="none" w:sz="0" w:space="0" w:color="auto"/>
        <w:left w:val="none" w:sz="0" w:space="0" w:color="auto"/>
        <w:bottom w:val="none" w:sz="0" w:space="0" w:color="auto"/>
        <w:right w:val="none" w:sz="0" w:space="0" w:color="auto"/>
      </w:divBdr>
    </w:div>
    <w:div w:id="1304845370">
      <w:marLeft w:val="0"/>
      <w:marRight w:val="0"/>
      <w:marTop w:val="0"/>
      <w:marBottom w:val="0"/>
      <w:divBdr>
        <w:top w:val="none" w:sz="0" w:space="0" w:color="auto"/>
        <w:left w:val="none" w:sz="0" w:space="0" w:color="auto"/>
        <w:bottom w:val="none" w:sz="0" w:space="0" w:color="auto"/>
        <w:right w:val="none" w:sz="0" w:space="0" w:color="auto"/>
      </w:divBdr>
    </w:div>
    <w:div w:id="1304846921">
      <w:marLeft w:val="0"/>
      <w:marRight w:val="0"/>
      <w:marTop w:val="0"/>
      <w:marBottom w:val="0"/>
      <w:divBdr>
        <w:top w:val="none" w:sz="0" w:space="0" w:color="auto"/>
        <w:left w:val="none" w:sz="0" w:space="0" w:color="auto"/>
        <w:bottom w:val="none" w:sz="0" w:space="0" w:color="auto"/>
        <w:right w:val="none" w:sz="0" w:space="0" w:color="auto"/>
      </w:divBdr>
    </w:div>
    <w:div w:id="1304891594">
      <w:marLeft w:val="0"/>
      <w:marRight w:val="0"/>
      <w:marTop w:val="0"/>
      <w:marBottom w:val="0"/>
      <w:divBdr>
        <w:top w:val="none" w:sz="0" w:space="0" w:color="auto"/>
        <w:left w:val="none" w:sz="0" w:space="0" w:color="auto"/>
        <w:bottom w:val="none" w:sz="0" w:space="0" w:color="auto"/>
        <w:right w:val="none" w:sz="0" w:space="0" w:color="auto"/>
      </w:divBdr>
    </w:div>
    <w:div w:id="1304894535">
      <w:marLeft w:val="0"/>
      <w:marRight w:val="0"/>
      <w:marTop w:val="0"/>
      <w:marBottom w:val="0"/>
      <w:divBdr>
        <w:top w:val="none" w:sz="0" w:space="0" w:color="auto"/>
        <w:left w:val="none" w:sz="0" w:space="0" w:color="auto"/>
        <w:bottom w:val="none" w:sz="0" w:space="0" w:color="auto"/>
        <w:right w:val="none" w:sz="0" w:space="0" w:color="auto"/>
      </w:divBdr>
    </w:div>
    <w:div w:id="1305159602">
      <w:marLeft w:val="0"/>
      <w:marRight w:val="0"/>
      <w:marTop w:val="0"/>
      <w:marBottom w:val="0"/>
      <w:divBdr>
        <w:top w:val="none" w:sz="0" w:space="0" w:color="auto"/>
        <w:left w:val="none" w:sz="0" w:space="0" w:color="auto"/>
        <w:bottom w:val="none" w:sz="0" w:space="0" w:color="auto"/>
        <w:right w:val="none" w:sz="0" w:space="0" w:color="auto"/>
      </w:divBdr>
    </w:div>
    <w:div w:id="1305160441">
      <w:marLeft w:val="0"/>
      <w:marRight w:val="0"/>
      <w:marTop w:val="0"/>
      <w:marBottom w:val="0"/>
      <w:divBdr>
        <w:top w:val="none" w:sz="0" w:space="0" w:color="auto"/>
        <w:left w:val="none" w:sz="0" w:space="0" w:color="auto"/>
        <w:bottom w:val="none" w:sz="0" w:space="0" w:color="auto"/>
        <w:right w:val="none" w:sz="0" w:space="0" w:color="auto"/>
      </w:divBdr>
    </w:div>
    <w:div w:id="1305239370">
      <w:marLeft w:val="0"/>
      <w:marRight w:val="0"/>
      <w:marTop w:val="0"/>
      <w:marBottom w:val="0"/>
      <w:divBdr>
        <w:top w:val="none" w:sz="0" w:space="0" w:color="auto"/>
        <w:left w:val="none" w:sz="0" w:space="0" w:color="auto"/>
        <w:bottom w:val="none" w:sz="0" w:space="0" w:color="auto"/>
        <w:right w:val="none" w:sz="0" w:space="0" w:color="auto"/>
      </w:divBdr>
    </w:div>
    <w:div w:id="1305309770">
      <w:marLeft w:val="0"/>
      <w:marRight w:val="0"/>
      <w:marTop w:val="0"/>
      <w:marBottom w:val="0"/>
      <w:divBdr>
        <w:top w:val="none" w:sz="0" w:space="0" w:color="auto"/>
        <w:left w:val="none" w:sz="0" w:space="0" w:color="auto"/>
        <w:bottom w:val="none" w:sz="0" w:space="0" w:color="auto"/>
        <w:right w:val="none" w:sz="0" w:space="0" w:color="auto"/>
      </w:divBdr>
    </w:div>
    <w:div w:id="1305432274">
      <w:marLeft w:val="0"/>
      <w:marRight w:val="0"/>
      <w:marTop w:val="0"/>
      <w:marBottom w:val="0"/>
      <w:divBdr>
        <w:top w:val="none" w:sz="0" w:space="0" w:color="auto"/>
        <w:left w:val="none" w:sz="0" w:space="0" w:color="auto"/>
        <w:bottom w:val="none" w:sz="0" w:space="0" w:color="auto"/>
        <w:right w:val="none" w:sz="0" w:space="0" w:color="auto"/>
      </w:divBdr>
    </w:div>
    <w:div w:id="1305507620">
      <w:marLeft w:val="480"/>
      <w:marRight w:val="0"/>
      <w:marTop w:val="0"/>
      <w:marBottom w:val="0"/>
      <w:divBdr>
        <w:top w:val="none" w:sz="0" w:space="0" w:color="auto"/>
        <w:left w:val="none" w:sz="0" w:space="0" w:color="auto"/>
        <w:bottom w:val="none" w:sz="0" w:space="0" w:color="auto"/>
        <w:right w:val="none" w:sz="0" w:space="0" w:color="auto"/>
      </w:divBdr>
    </w:div>
    <w:div w:id="1305548025">
      <w:marLeft w:val="0"/>
      <w:marRight w:val="0"/>
      <w:marTop w:val="0"/>
      <w:marBottom w:val="0"/>
      <w:divBdr>
        <w:top w:val="none" w:sz="0" w:space="0" w:color="auto"/>
        <w:left w:val="none" w:sz="0" w:space="0" w:color="auto"/>
        <w:bottom w:val="none" w:sz="0" w:space="0" w:color="auto"/>
        <w:right w:val="none" w:sz="0" w:space="0" w:color="auto"/>
      </w:divBdr>
    </w:div>
    <w:div w:id="1305698564">
      <w:marLeft w:val="0"/>
      <w:marRight w:val="0"/>
      <w:marTop w:val="0"/>
      <w:marBottom w:val="0"/>
      <w:divBdr>
        <w:top w:val="none" w:sz="0" w:space="0" w:color="auto"/>
        <w:left w:val="none" w:sz="0" w:space="0" w:color="auto"/>
        <w:bottom w:val="none" w:sz="0" w:space="0" w:color="auto"/>
        <w:right w:val="none" w:sz="0" w:space="0" w:color="auto"/>
      </w:divBdr>
    </w:div>
    <w:div w:id="1305741861">
      <w:marLeft w:val="0"/>
      <w:marRight w:val="0"/>
      <w:marTop w:val="0"/>
      <w:marBottom w:val="0"/>
      <w:divBdr>
        <w:top w:val="none" w:sz="0" w:space="0" w:color="auto"/>
        <w:left w:val="none" w:sz="0" w:space="0" w:color="auto"/>
        <w:bottom w:val="none" w:sz="0" w:space="0" w:color="auto"/>
        <w:right w:val="none" w:sz="0" w:space="0" w:color="auto"/>
      </w:divBdr>
    </w:div>
    <w:div w:id="1305742682">
      <w:marLeft w:val="0"/>
      <w:marRight w:val="0"/>
      <w:marTop w:val="0"/>
      <w:marBottom w:val="0"/>
      <w:divBdr>
        <w:top w:val="none" w:sz="0" w:space="0" w:color="auto"/>
        <w:left w:val="none" w:sz="0" w:space="0" w:color="auto"/>
        <w:bottom w:val="none" w:sz="0" w:space="0" w:color="auto"/>
        <w:right w:val="none" w:sz="0" w:space="0" w:color="auto"/>
      </w:divBdr>
    </w:div>
    <w:div w:id="1305745012">
      <w:marLeft w:val="0"/>
      <w:marRight w:val="0"/>
      <w:marTop w:val="0"/>
      <w:marBottom w:val="0"/>
      <w:divBdr>
        <w:top w:val="none" w:sz="0" w:space="0" w:color="auto"/>
        <w:left w:val="none" w:sz="0" w:space="0" w:color="auto"/>
        <w:bottom w:val="none" w:sz="0" w:space="0" w:color="auto"/>
        <w:right w:val="none" w:sz="0" w:space="0" w:color="auto"/>
      </w:divBdr>
    </w:div>
    <w:div w:id="1305887675">
      <w:marLeft w:val="0"/>
      <w:marRight w:val="0"/>
      <w:marTop w:val="0"/>
      <w:marBottom w:val="0"/>
      <w:divBdr>
        <w:top w:val="none" w:sz="0" w:space="0" w:color="auto"/>
        <w:left w:val="none" w:sz="0" w:space="0" w:color="auto"/>
        <w:bottom w:val="none" w:sz="0" w:space="0" w:color="auto"/>
        <w:right w:val="none" w:sz="0" w:space="0" w:color="auto"/>
      </w:divBdr>
    </w:div>
    <w:div w:id="1306008726">
      <w:marLeft w:val="0"/>
      <w:marRight w:val="0"/>
      <w:marTop w:val="0"/>
      <w:marBottom w:val="0"/>
      <w:divBdr>
        <w:top w:val="none" w:sz="0" w:space="0" w:color="auto"/>
        <w:left w:val="none" w:sz="0" w:space="0" w:color="auto"/>
        <w:bottom w:val="none" w:sz="0" w:space="0" w:color="auto"/>
        <w:right w:val="none" w:sz="0" w:space="0" w:color="auto"/>
      </w:divBdr>
    </w:div>
    <w:div w:id="1306086352">
      <w:marLeft w:val="0"/>
      <w:marRight w:val="0"/>
      <w:marTop w:val="0"/>
      <w:marBottom w:val="0"/>
      <w:divBdr>
        <w:top w:val="none" w:sz="0" w:space="0" w:color="auto"/>
        <w:left w:val="none" w:sz="0" w:space="0" w:color="auto"/>
        <w:bottom w:val="none" w:sz="0" w:space="0" w:color="auto"/>
        <w:right w:val="none" w:sz="0" w:space="0" w:color="auto"/>
      </w:divBdr>
    </w:div>
    <w:div w:id="1306200678">
      <w:marLeft w:val="0"/>
      <w:marRight w:val="0"/>
      <w:marTop w:val="0"/>
      <w:marBottom w:val="0"/>
      <w:divBdr>
        <w:top w:val="none" w:sz="0" w:space="0" w:color="auto"/>
        <w:left w:val="none" w:sz="0" w:space="0" w:color="auto"/>
        <w:bottom w:val="none" w:sz="0" w:space="0" w:color="auto"/>
        <w:right w:val="none" w:sz="0" w:space="0" w:color="auto"/>
      </w:divBdr>
    </w:div>
    <w:div w:id="1306281068">
      <w:bodyDiv w:val="1"/>
      <w:marLeft w:val="0"/>
      <w:marRight w:val="0"/>
      <w:marTop w:val="0"/>
      <w:marBottom w:val="0"/>
      <w:divBdr>
        <w:top w:val="none" w:sz="0" w:space="0" w:color="auto"/>
        <w:left w:val="none" w:sz="0" w:space="0" w:color="auto"/>
        <w:bottom w:val="none" w:sz="0" w:space="0" w:color="auto"/>
        <w:right w:val="none" w:sz="0" w:space="0" w:color="auto"/>
      </w:divBdr>
    </w:div>
    <w:div w:id="1306470935">
      <w:marLeft w:val="0"/>
      <w:marRight w:val="0"/>
      <w:marTop w:val="0"/>
      <w:marBottom w:val="0"/>
      <w:divBdr>
        <w:top w:val="none" w:sz="0" w:space="0" w:color="auto"/>
        <w:left w:val="none" w:sz="0" w:space="0" w:color="auto"/>
        <w:bottom w:val="none" w:sz="0" w:space="0" w:color="auto"/>
        <w:right w:val="none" w:sz="0" w:space="0" w:color="auto"/>
      </w:divBdr>
    </w:div>
    <w:div w:id="1306660821">
      <w:bodyDiv w:val="1"/>
      <w:marLeft w:val="0"/>
      <w:marRight w:val="0"/>
      <w:marTop w:val="0"/>
      <w:marBottom w:val="0"/>
      <w:divBdr>
        <w:top w:val="none" w:sz="0" w:space="0" w:color="auto"/>
        <w:left w:val="none" w:sz="0" w:space="0" w:color="auto"/>
        <w:bottom w:val="none" w:sz="0" w:space="0" w:color="auto"/>
        <w:right w:val="none" w:sz="0" w:space="0" w:color="auto"/>
      </w:divBdr>
    </w:div>
    <w:div w:id="1306665344">
      <w:marLeft w:val="0"/>
      <w:marRight w:val="0"/>
      <w:marTop w:val="0"/>
      <w:marBottom w:val="0"/>
      <w:divBdr>
        <w:top w:val="none" w:sz="0" w:space="0" w:color="auto"/>
        <w:left w:val="none" w:sz="0" w:space="0" w:color="auto"/>
        <w:bottom w:val="none" w:sz="0" w:space="0" w:color="auto"/>
        <w:right w:val="none" w:sz="0" w:space="0" w:color="auto"/>
      </w:divBdr>
    </w:div>
    <w:div w:id="1306742917">
      <w:marLeft w:val="0"/>
      <w:marRight w:val="0"/>
      <w:marTop w:val="0"/>
      <w:marBottom w:val="0"/>
      <w:divBdr>
        <w:top w:val="none" w:sz="0" w:space="0" w:color="auto"/>
        <w:left w:val="none" w:sz="0" w:space="0" w:color="auto"/>
        <w:bottom w:val="none" w:sz="0" w:space="0" w:color="auto"/>
        <w:right w:val="none" w:sz="0" w:space="0" w:color="auto"/>
      </w:divBdr>
    </w:div>
    <w:div w:id="1306814174">
      <w:marLeft w:val="0"/>
      <w:marRight w:val="0"/>
      <w:marTop w:val="0"/>
      <w:marBottom w:val="0"/>
      <w:divBdr>
        <w:top w:val="none" w:sz="0" w:space="0" w:color="auto"/>
        <w:left w:val="none" w:sz="0" w:space="0" w:color="auto"/>
        <w:bottom w:val="none" w:sz="0" w:space="0" w:color="auto"/>
        <w:right w:val="none" w:sz="0" w:space="0" w:color="auto"/>
      </w:divBdr>
    </w:div>
    <w:div w:id="1306936882">
      <w:marLeft w:val="0"/>
      <w:marRight w:val="0"/>
      <w:marTop w:val="0"/>
      <w:marBottom w:val="0"/>
      <w:divBdr>
        <w:top w:val="none" w:sz="0" w:space="0" w:color="auto"/>
        <w:left w:val="none" w:sz="0" w:space="0" w:color="auto"/>
        <w:bottom w:val="none" w:sz="0" w:space="0" w:color="auto"/>
        <w:right w:val="none" w:sz="0" w:space="0" w:color="auto"/>
      </w:divBdr>
    </w:div>
    <w:div w:id="1307055282">
      <w:marLeft w:val="0"/>
      <w:marRight w:val="0"/>
      <w:marTop w:val="0"/>
      <w:marBottom w:val="0"/>
      <w:divBdr>
        <w:top w:val="none" w:sz="0" w:space="0" w:color="auto"/>
        <w:left w:val="none" w:sz="0" w:space="0" w:color="auto"/>
        <w:bottom w:val="none" w:sz="0" w:space="0" w:color="auto"/>
        <w:right w:val="none" w:sz="0" w:space="0" w:color="auto"/>
      </w:divBdr>
    </w:div>
    <w:div w:id="1307123884">
      <w:marLeft w:val="0"/>
      <w:marRight w:val="0"/>
      <w:marTop w:val="0"/>
      <w:marBottom w:val="0"/>
      <w:divBdr>
        <w:top w:val="none" w:sz="0" w:space="0" w:color="auto"/>
        <w:left w:val="none" w:sz="0" w:space="0" w:color="auto"/>
        <w:bottom w:val="none" w:sz="0" w:space="0" w:color="auto"/>
        <w:right w:val="none" w:sz="0" w:space="0" w:color="auto"/>
      </w:divBdr>
    </w:div>
    <w:div w:id="1307318410">
      <w:marLeft w:val="0"/>
      <w:marRight w:val="0"/>
      <w:marTop w:val="0"/>
      <w:marBottom w:val="0"/>
      <w:divBdr>
        <w:top w:val="none" w:sz="0" w:space="0" w:color="auto"/>
        <w:left w:val="none" w:sz="0" w:space="0" w:color="auto"/>
        <w:bottom w:val="none" w:sz="0" w:space="0" w:color="auto"/>
        <w:right w:val="none" w:sz="0" w:space="0" w:color="auto"/>
      </w:divBdr>
    </w:div>
    <w:div w:id="1307509956">
      <w:marLeft w:val="0"/>
      <w:marRight w:val="0"/>
      <w:marTop w:val="0"/>
      <w:marBottom w:val="0"/>
      <w:divBdr>
        <w:top w:val="none" w:sz="0" w:space="0" w:color="auto"/>
        <w:left w:val="none" w:sz="0" w:space="0" w:color="auto"/>
        <w:bottom w:val="none" w:sz="0" w:space="0" w:color="auto"/>
        <w:right w:val="none" w:sz="0" w:space="0" w:color="auto"/>
      </w:divBdr>
    </w:div>
    <w:div w:id="1307516819">
      <w:marLeft w:val="0"/>
      <w:marRight w:val="0"/>
      <w:marTop w:val="0"/>
      <w:marBottom w:val="0"/>
      <w:divBdr>
        <w:top w:val="none" w:sz="0" w:space="0" w:color="auto"/>
        <w:left w:val="none" w:sz="0" w:space="0" w:color="auto"/>
        <w:bottom w:val="none" w:sz="0" w:space="0" w:color="auto"/>
        <w:right w:val="none" w:sz="0" w:space="0" w:color="auto"/>
      </w:divBdr>
    </w:div>
    <w:div w:id="1307857510">
      <w:marLeft w:val="0"/>
      <w:marRight w:val="0"/>
      <w:marTop w:val="0"/>
      <w:marBottom w:val="0"/>
      <w:divBdr>
        <w:top w:val="none" w:sz="0" w:space="0" w:color="auto"/>
        <w:left w:val="none" w:sz="0" w:space="0" w:color="auto"/>
        <w:bottom w:val="none" w:sz="0" w:space="0" w:color="auto"/>
        <w:right w:val="none" w:sz="0" w:space="0" w:color="auto"/>
      </w:divBdr>
    </w:div>
    <w:div w:id="1307928561">
      <w:marLeft w:val="0"/>
      <w:marRight w:val="0"/>
      <w:marTop w:val="0"/>
      <w:marBottom w:val="0"/>
      <w:divBdr>
        <w:top w:val="none" w:sz="0" w:space="0" w:color="auto"/>
        <w:left w:val="none" w:sz="0" w:space="0" w:color="auto"/>
        <w:bottom w:val="none" w:sz="0" w:space="0" w:color="auto"/>
        <w:right w:val="none" w:sz="0" w:space="0" w:color="auto"/>
      </w:divBdr>
    </w:div>
    <w:div w:id="1307932426">
      <w:marLeft w:val="0"/>
      <w:marRight w:val="0"/>
      <w:marTop w:val="0"/>
      <w:marBottom w:val="0"/>
      <w:divBdr>
        <w:top w:val="none" w:sz="0" w:space="0" w:color="auto"/>
        <w:left w:val="none" w:sz="0" w:space="0" w:color="auto"/>
        <w:bottom w:val="none" w:sz="0" w:space="0" w:color="auto"/>
        <w:right w:val="none" w:sz="0" w:space="0" w:color="auto"/>
      </w:divBdr>
    </w:div>
    <w:div w:id="1307932498">
      <w:marLeft w:val="0"/>
      <w:marRight w:val="0"/>
      <w:marTop w:val="0"/>
      <w:marBottom w:val="0"/>
      <w:divBdr>
        <w:top w:val="none" w:sz="0" w:space="0" w:color="auto"/>
        <w:left w:val="none" w:sz="0" w:space="0" w:color="auto"/>
        <w:bottom w:val="none" w:sz="0" w:space="0" w:color="auto"/>
        <w:right w:val="none" w:sz="0" w:space="0" w:color="auto"/>
      </w:divBdr>
    </w:div>
    <w:div w:id="1307969917">
      <w:marLeft w:val="0"/>
      <w:marRight w:val="0"/>
      <w:marTop w:val="0"/>
      <w:marBottom w:val="0"/>
      <w:divBdr>
        <w:top w:val="none" w:sz="0" w:space="0" w:color="auto"/>
        <w:left w:val="none" w:sz="0" w:space="0" w:color="auto"/>
        <w:bottom w:val="none" w:sz="0" w:space="0" w:color="auto"/>
        <w:right w:val="none" w:sz="0" w:space="0" w:color="auto"/>
      </w:divBdr>
    </w:div>
    <w:div w:id="1307972127">
      <w:marLeft w:val="0"/>
      <w:marRight w:val="0"/>
      <w:marTop w:val="0"/>
      <w:marBottom w:val="0"/>
      <w:divBdr>
        <w:top w:val="none" w:sz="0" w:space="0" w:color="auto"/>
        <w:left w:val="none" w:sz="0" w:space="0" w:color="auto"/>
        <w:bottom w:val="none" w:sz="0" w:space="0" w:color="auto"/>
        <w:right w:val="none" w:sz="0" w:space="0" w:color="auto"/>
      </w:divBdr>
    </w:div>
    <w:div w:id="1307975637">
      <w:marLeft w:val="0"/>
      <w:marRight w:val="0"/>
      <w:marTop w:val="0"/>
      <w:marBottom w:val="0"/>
      <w:divBdr>
        <w:top w:val="none" w:sz="0" w:space="0" w:color="auto"/>
        <w:left w:val="none" w:sz="0" w:space="0" w:color="auto"/>
        <w:bottom w:val="none" w:sz="0" w:space="0" w:color="auto"/>
        <w:right w:val="none" w:sz="0" w:space="0" w:color="auto"/>
      </w:divBdr>
    </w:div>
    <w:div w:id="1308046067">
      <w:marLeft w:val="0"/>
      <w:marRight w:val="0"/>
      <w:marTop w:val="0"/>
      <w:marBottom w:val="0"/>
      <w:divBdr>
        <w:top w:val="none" w:sz="0" w:space="0" w:color="auto"/>
        <w:left w:val="none" w:sz="0" w:space="0" w:color="auto"/>
        <w:bottom w:val="none" w:sz="0" w:space="0" w:color="auto"/>
        <w:right w:val="none" w:sz="0" w:space="0" w:color="auto"/>
      </w:divBdr>
    </w:div>
    <w:div w:id="1308048856">
      <w:marLeft w:val="0"/>
      <w:marRight w:val="0"/>
      <w:marTop w:val="0"/>
      <w:marBottom w:val="0"/>
      <w:divBdr>
        <w:top w:val="none" w:sz="0" w:space="0" w:color="auto"/>
        <w:left w:val="none" w:sz="0" w:space="0" w:color="auto"/>
        <w:bottom w:val="none" w:sz="0" w:space="0" w:color="auto"/>
        <w:right w:val="none" w:sz="0" w:space="0" w:color="auto"/>
      </w:divBdr>
    </w:div>
    <w:div w:id="1308122070">
      <w:marLeft w:val="0"/>
      <w:marRight w:val="0"/>
      <w:marTop w:val="0"/>
      <w:marBottom w:val="0"/>
      <w:divBdr>
        <w:top w:val="none" w:sz="0" w:space="0" w:color="auto"/>
        <w:left w:val="none" w:sz="0" w:space="0" w:color="auto"/>
        <w:bottom w:val="none" w:sz="0" w:space="0" w:color="auto"/>
        <w:right w:val="none" w:sz="0" w:space="0" w:color="auto"/>
      </w:divBdr>
    </w:div>
    <w:div w:id="1308122936">
      <w:marLeft w:val="0"/>
      <w:marRight w:val="0"/>
      <w:marTop w:val="0"/>
      <w:marBottom w:val="0"/>
      <w:divBdr>
        <w:top w:val="none" w:sz="0" w:space="0" w:color="auto"/>
        <w:left w:val="none" w:sz="0" w:space="0" w:color="auto"/>
        <w:bottom w:val="none" w:sz="0" w:space="0" w:color="auto"/>
        <w:right w:val="none" w:sz="0" w:space="0" w:color="auto"/>
      </w:divBdr>
    </w:div>
    <w:div w:id="1308365560">
      <w:marLeft w:val="0"/>
      <w:marRight w:val="0"/>
      <w:marTop w:val="0"/>
      <w:marBottom w:val="0"/>
      <w:divBdr>
        <w:top w:val="none" w:sz="0" w:space="0" w:color="auto"/>
        <w:left w:val="none" w:sz="0" w:space="0" w:color="auto"/>
        <w:bottom w:val="none" w:sz="0" w:space="0" w:color="auto"/>
        <w:right w:val="none" w:sz="0" w:space="0" w:color="auto"/>
      </w:divBdr>
    </w:div>
    <w:div w:id="1308432333">
      <w:marLeft w:val="0"/>
      <w:marRight w:val="0"/>
      <w:marTop w:val="0"/>
      <w:marBottom w:val="0"/>
      <w:divBdr>
        <w:top w:val="none" w:sz="0" w:space="0" w:color="auto"/>
        <w:left w:val="none" w:sz="0" w:space="0" w:color="auto"/>
        <w:bottom w:val="none" w:sz="0" w:space="0" w:color="auto"/>
        <w:right w:val="none" w:sz="0" w:space="0" w:color="auto"/>
      </w:divBdr>
    </w:div>
    <w:div w:id="1308582650">
      <w:marLeft w:val="0"/>
      <w:marRight w:val="0"/>
      <w:marTop w:val="0"/>
      <w:marBottom w:val="0"/>
      <w:divBdr>
        <w:top w:val="none" w:sz="0" w:space="0" w:color="auto"/>
        <w:left w:val="none" w:sz="0" w:space="0" w:color="auto"/>
        <w:bottom w:val="none" w:sz="0" w:space="0" w:color="auto"/>
        <w:right w:val="none" w:sz="0" w:space="0" w:color="auto"/>
      </w:divBdr>
    </w:div>
    <w:div w:id="1308586009">
      <w:marLeft w:val="0"/>
      <w:marRight w:val="0"/>
      <w:marTop w:val="0"/>
      <w:marBottom w:val="0"/>
      <w:divBdr>
        <w:top w:val="none" w:sz="0" w:space="0" w:color="auto"/>
        <w:left w:val="none" w:sz="0" w:space="0" w:color="auto"/>
        <w:bottom w:val="none" w:sz="0" w:space="0" w:color="auto"/>
        <w:right w:val="none" w:sz="0" w:space="0" w:color="auto"/>
      </w:divBdr>
    </w:div>
    <w:div w:id="1308633409">
      <w:marLeft w:val="0"/>
      <w:marRight w:val="0"/>
      <w:marTop w:val="0"/>
      <w:marBottom w:val="0"/>
      <w:divBdr>
        <w:top w:val="none" w:sz="0" w:space="0" w:color="auto"/>
        <w:left w:val="none" w:sz="0" w:space="0" w:color="auto"/>
        <w:bottom w:val="none" w:sz="0" w:space="0" w:color="auto"/>
        <w:right w:val="none" w:sz="0" w:space="0" w:color="auto"/>
      </w:divBdr>
    </w:div>
    <w:div w:id="1308702684">
      <w:marLeft w:val="0"/>
      <w:marRight w:val="0"/>
      <w:marTop w:val="0"/>
      <w:marBottom w:val="0"/>
      <w:divBdr>
        <w:top w:val="none" w:sz="0" w:space="0" w:color="auto"/>
        <w:left w:val="none" w:sz="0" w:space="0" w:color="auto"/>
        <w:bottom w:val="none" w:sz="0" w:space="0" w:color="auto"/>
        <w:right w:val="none" w:sz="0" w:space="0" w:color="auto"/>
      </w:divBdr>
    </w:div>
    <w:div w:id="1308705768">
      <w:marLeft w:val="0"/>
      <w:marRight w:val="0"/>
      <w:marTop w:val="0"/>
      <w:marBottom w:val="0"/>
      <w:divBdr>
        <w:top w:val="none" w:sz="0" w:space="0" w:color="auto"/>
        <w:left w:val="none" w:sz="0" w:space="0" w:color="auto"/>
        <w:bottom w:val="none" w:sz="0" w:space="0" w:color="auto"/>
        <w:right w:val="none" w:sz="0" w:space="0" w:color="auto"/>
      </w:divBdr>
    </w:div>
    <w:div w:id="1308706482">
      <w:marLeft w:val="0"/>
      <w:marRight w:val="0"/>
      <w:marTop w:val="0"/>
      <w:marBottom w:val="0"/>
      <w:divBdr>
        <w:top w:val="none" w:sz="0" w:space="0" w:color="auto"/>
        <w:left w:val="none" w:sz="0" w:space="0" w:color="auto"/>
        <w:bottom w:val="none" w:sz="0" w:space="0" w:color="auto"/>
        <w:right w:val="none" w:sz="0" w:space="0" w:color="auto"/>
      </w:divBdr>
    </w:div>
    <w:div w:id="1308776212">
      <w:marLeft w:val="0"/>
      <w:marRight w:val="0"/>
      <w:marTop w:val="0"/>
      <w:marBottom w:val="0"/>
      <w:divBdr>
        <w:top w:val="none" w:sz="0" w:space="0" w:color="auto"/>
        <w:left w:val="none" w:sz="0" w:space="0" w:color="auto"/>
        <w:bottom w:val="none" w:sz="0" w:space="0" w:color="auto"/>
        <w:right w:val="none" w:sz="0" w:space="0" w:color="auto"/>
      </w:divBdr>
    </w:div>
    <w:div w:id="1308781150">
      <w:marLeft w:val="0"/>
      <w:marRight w:val="0"/>
      <w:marTop w:val="0"/>
      <w:marBottom w:val="0"/>
      <w:divBdr>
        <w:top w:val="none" w:sz="0" w:space="0" w:color="auto"/>
        <w:left w:val="none" w:sz="0" w:space="0" w:color="auto"/>
        <w:bottom w:val="none" w:sz="0" w:space="0" w:color="auto"/>
        <w:right w:val="none" w:sz="0" w:space="0" w:color="auto"/>
      </w:divBdr>
    </w:div>
    <w:div w:id="1308826414">
      <w:marLeft w:val="0"/>
      <w:marRight w:val="0"/>
      <w:marTop w:val="0"/>
      <w:marBottom w:val="0"/>
      <w:divBdr>
        <w:top w:val="none" w:sz="0" w:space="0" w:color="auto"/>
        <w:left w:val="none" w:sz="0" w:space="0" w:color="auto"/>
        <w:bottom w:val="none" w:sz="0" w:space="0" w:color="auto"/>
        <w:right w:val="none" w:sz="0" w:space="0" w:color="auto"/>
      </w:divBdr>
    </w:div>
    <w:div w:id="1309048281">
      <w:marLeft w:val="0"/>
      <w:marRight w:val="0"/>
      <w:marTop w:val="0"/>
      <w:marBottom w:val="0"/>
      <w:divBdr>
        <w:top w:val="none" w:sz="0" w:space="0" w:color="auto"/>
        <w:left w:val="none" w:sz="0" w:space="0" w:color="auto"/>
        <w:bottom w:val="none" w:sz="0" w:space="0" w:color="auto"/>
        <w:right w:val="none" w:sz="0" w:space="0" w:color="auto"/>
      </w:divBdr>
    </w:div>
    <w:div w:id="1309048696">
      <w:marLeft w:val="0"/>
      <w:marRight w:val="0"/>
      <w:marTop w:val="0"/>
      <w:marBottom w:val="0"/>
      <w:divBdr>
        <w:top w:val="none" w:sz="0" w:space="0" w:color="auto"/>
        <w:left w:val="none" w:sz="0" w:space="0" w:color="auto"/>
        <w:bottom w:val="none" w:sz="0" w:space="0" w:color="auto"/>
        <w:right w:val="none" w:sz="0" w:space="0" w:color="auto"/>
      </w:divBdr>
    </w:div>
    <w:div w:id="1309162533">
      <w:marLeft w:val="0"/>
      <w:marRight w:val="0"/>
      <w:marTop w:val="0"/>
      <w:marBottom w:val="0"/>
      <w:divBdr>
        <w:top w:val="none" w:sz="0" w:space="0" w:color="auto"/>
        <w:left w:val="none" w:sz="0" w:space="0" w:color="auto"/>
        <w:bottom w:val="none" w:sz="0" w:space="0" w:color="auto"/>
        <w:right w:val="none" w:sz="0" w:space="0" w:color="auto"/>
      </w:divBdr>
    </w:div>
    <w:div w:id="1309213615">
      <w:marLeft w:val="0"/>
      <w:marRight w:val="0"/>
      <w:marTop w:val="0"/>
      <w:marBottom w:val="0"/>
      <w:divBdr>
        <w:top w:val="none" w:sz="0" w:space="0" w:color="auto"/>
        <w:left w:val="none" w:sz="0" w:space="0" w:color="auto"/>
        <w:bottom w:val="none" w:sz="0" w:space="0" w:color="auto"/>
        <w:right w:val="none" w:sz="0" w:space="0" w:color="auto"/>
      </w:divBdr>
    </w:div>
    <w:div w:id="1309213898">
      <w:marLeft w:val="0"/>
      <w:marRight w:val="0"/>
      <w:marTop w:val="0"/>
      <w:marBottom w:val="0"/>
      <w:divBdr>
        <w:top w:val="none" w:sz="0" w:space="0" w:color="auto"/>
        <w:left w:val="none" w:sz="0" w:space="0" w:color="auto"/>
        <w:bottom w:val="none" w:sz="0" w:space="0" w:color="auto"/>
        <w:right w:val="none" w:sz="0" w:space="0" w:color="auto"/>
      </w:divBdr>
    </w:div>
    <w:div w:id="1309241291">
      <w:marLeft w:val="0"/>
      <w:marRight w:val="0"/>
      <w:marTop w:val="0"/>
      <w:marBottom w:val="0"/>
      <w:divBdr>
        <w:top w:val="none" w:sz="0" w:space="0" w:color="auto"/>
        <w:left w:val="none" w:sz="0" w:space="0" w:color="auto"/>
        <w:bottom w:val="none" w:sz="0" w:space="0" w:color="auto"/>
        <w:right w:val="none" w:sz="0" w:space="0" w:color="auto"/>
      </w:divBdr>
    </w:div>
    <w:div w:id="1309282829">
      <w:marLeft w:val="0"/>
      <w:marRight w:val="0"/>
      <w:marTop w:val="0"/>
      <w:marBottom w:val="0"/>
      <w:divBdr>
        <w:top w:val="none" w:sz="0" w:space="0" w:color="auto"/>
        <w:left w:val="none" w:sz="0" w:space="0" w:color="auto"/>
        <w:bottom w:val="none" w:sz="0" w:space="0" w:color="auto"/>
        <w:right w:val="none" w:sz="0" w:space="0" w:color="auto"/>
      </w:divBdr>
    </w:div>
    <w:div w:id="1309290011">
      <w:marLeft w:val="0"/>
      <w:marRight w:val="0"/>
      <w:marTop w:val="0"/>
      <w:marBottom w:val="0"/>
      <w:divBdr>
        <w:top w:val="none" w:sz="0" w:space="0" w:color="auto"/>
        <w:left w:val="none" w:sz="0" w:space="0" w:color="auto"/>
        <w:bottom w:val="none" w:sz="0" w:space="0" w:color="auto"/>
        <w:right w:val="none" w:sz="0" w:space="0" w:color="auto"/>
      </w:divBdr>
    </w:div>
    <w:div w:id="1309506845">
      <w:marLeft w:val="0"/>
      <w:marRight w:val="0"/>
      <w:marTop w:val="0"/>
      <w:marBottom w:val="0"/>
      <w:divBdr>
        <w:top w:val="none" w:sz="0" w:space="0" w:color="auto"/>
        <w:left w:val="none" w:sz="0" w:space="0" w:color="auto"/>
        <w:bottom w:val="none" w:sz="0" w:space="0" w:color="auto"/>
        <w:right w:val="none" w:sz="0" w:space="0" w:color="auto"/>
      </w:divBdr>
    </w:div>
    <w:div w:id="1309549159">
      <w:marLeft w:val="0"/>
      <w:marRight w:val="0"/>
      <w:marTop w:val="0"/>
      <w:marBottom w:val="0"/>
      <w:divBdr>
        <w:top w:val="none" w:sz="0" w:space="0" w:color="auto"/>
        <w:left w:val="none" w:sz="0" w:space="0" w:color="auto"/>
        <w:bottom w:val="none" w:sz="0" w:space="0" w:color="auto"/>
        <w:right w:val="none" w:sz="0" w:space="0" w:color="auto"/>
      </w:divBdr>
    </w:div>
    <w:div w:id="1309555561">
      <w:marLeft w:val="0"/>
      <w:marRight w:val="0"/>
      <w:marTop w:val="0"/>
      <w:marBottom w:val="0"/>
      <w:divBdr>
        <w:top w:val="none" w:sz="0" w:space="0" w:color="auto"/>
        <w:left w:val="none" w:sz="0" w:space="0" w:color="auto"/>
        <w:bottom w:val="none" w:sz="0" w:space="0" w:color="auto"/>
        <w:right w:val="none" w:sz="0" w:space="0" w:color="auto"/>
      </w:divBdr>
    </w:div>
    <w:div w:id="1309555817">
      <w:marLeft w:val="0"/>
      <w:marRight w:val="0"/>
      <w:marTop w:val="0"/>
      <w:marBottom w:val="0"/>
      <w:divBdr>
        <w:top w:val="none" w:sz="0" w:space="0" w:color="auto"/>
        <w:left w:val="none" w:sz="0" w:space="0" w:color="auto"/>
        <w:bottom w:val="none" w:sz="0" w:space="0" w:color="auto"/>
        <w:right w:val="none" w:sz="0" w:space="0" w:color="auto"/>
      </w:divBdr>
    </w:div>
    <w:div w:id="1309629397">
      <w:marLeft w:val="0"/>
      <w:marRight w:val="0"/>
      <w:marTop w:val="0"/>
      <w:marBottom w:val="0"/>
      <w:divBdr>
        <w:top w:val="none" w:sz="0" w:space="0" w:color="auto"/>
        <w:left w:val="none" w:sz="0" w:space="0" w:color="auto"/>
        <w:bottom w:val="none" w:sz="0" w:space="0" w:color="auto"/>
        <w:right w:val="none" w:sz="0" w:space="0" w:color="auto"/>
      </w:divBdr>
    </w:div>
    <w:div w:id="1309700431">
      <w:marLeft w:val="0"/>
      <w:marRight w:val="0"/>
      <w:marTop w:val="0"/>
      <w:marBottom w:val="0"/>
      <w:divBdr>
        <w:top w:val="none" w:sz="0" w:space="0" w:color="auto"/>
        <w:left w:val="none" w:sz="0" w:space="0" w:color="auto"/>
        <w:bottom w:val="none" w:sz="0" w:space="0" w:color="auto"/>
        <w:right w:val="none" w:sz="0" w:space="0" w:color="auto"/>
      </w:divBdr>
    </w:div>
    <w:div w:id="1309747359">
      <w:marLeft w:val="0"/>
      <w:marRight w:val="0"/>
      <w:marTop w:val="0"/>
      <w:marBottom w:val="0"/>
      <w:divBdr>
        <w:top w:val="none" w:sz="0" w:space="0" w:color="auto"/>
        <w:left w:val="none" w:sz="0" w:space="0" w:color="auto"/>
        <w:bottom w:val="none" w:sz="0" w:space="0" w:color="auto"/>
        <w:right w:val="none" w:sz="0" w:space="0" w:color="auto"/>
      </w:divBdr>
    </w:div>
    <w:div w:id="1309817971">
      <w:marLeft w:val="0"/>
      <w:marRight w:val="0"/>
      <w:marTop w:val="0"/>
      <w:marBottom w:val="0"/>
      <w:divBdr>
        <w:top w:val="none" w:sz="0" w:space="0" w:color="auto"/>
        <w:left w:val="none" w:sz="0" w:space="0" w:color="auto"/>
        <w:bottom w:val="none" w:sz="0" w:space="0" w:color="auto"/>
        <w:right w:val="none" w:sz="0" w:space="0" w:color="auto"/>
      </w:divBdr>
    </w:div>
    <w:div w:id="1309821427">
      <w:marLeft w:val="0"/>
      <w:marRight w:val="0"/>
      <w:marTop w:val="0"/>
      <w:marBottom w:val="0"/>
      <w:divBdr>
        <w:top w:val="none" w:sz="0" w:space="0" w:color="auto"/>
        <w:left w:val="none" w:sz="0" w:space="0" w:color="auto"/>
        <w:bottom w:val="none" w:sz="0" w:space="0" w:color="auto"/>
        <w:right w:val="none" w:sz="0" w:space="0" w:color="auto"/>
      </w:divBdr>
    </w:div>
    <w:div w:id="1309822481">
      <w:marLeft w:val="0"/>
      <w:marRight w:val="0"/>
      <w:marTop w:val="0"/>
      <w:marBottom w:val="0"/>
      <w:divBdr>
        <w:top w:val="none" w:sz="0" w:space="0" w:color="auto"/>
        <w:left w:val="none" w:sz="0" w:space="0" w:color="auto"/>
        <w:bottom w:val="none" w:sz="0" w:space="0" w:color="auto"/>
        <w:right w:val="none" w:sz="0" w:space="0" w:color="auto"/>
      </w:divBdr>
    </w:div>
    <w:div w:id="1309868694">
      <w:marLeft w:val="0"/>
      <w:marRight w:val="0"/>
      <w:marTop w:val="0"/>
      <w:marBottom w:val="0"/>
      <w:divBdr>
        <w:top w:val="none" w:sz="0" w:space="0" w:color="auto"/>
        <w:left w:val="none" w:sz="0" w:space="0" w:color="auto"/>
        <w:bottom w:val="none" w:sz="0" w:space="0" w:color="auto"/>
        <w:right w:val="none" w:sz="0" w:space="0" w:color="auto"/>
      </w:divBdr>
    </w:div>
    <w:div w:id="1309893076">
      <w:marLeft w:val="0"/>
      <w:marRight w:val="0"/>
      <w:marTop w:val="0"/>
      <w:marBottom w:val="0"/>
      <w:divBdr>
        <w:top w:val="none" w:sz="0" w:space="0" w:color="auto"/>
        <w:left w:val="none" w:sz="0" w:space="0" w:color="auto"/>
        <w:bottom w:val="none" w:sz="0" w:space="0" w:color="auto"/>
        <w:right w:val="none" w:sz="0" w:space="0" w:color="auto"/>
      </w:divBdr>
    </w:div>
    <w:div w:id="1310088796">
      <w:marLeft w:val="0"/>
      <w:marRight w:val="0"/>
      <w:marTop w:val="0"/>
      <w:marBottom w:val="0"/>
      <w:divBdr>
        <w:top w:val="none" w:sz="0" w:space="0" w:color="auto"/>
        <w:left w:val="none" w:sz="0" w:space="0" w:color="auto"/>
        <w:bottom w:val="none" w:sz="0" w:space="0" w:color="auto"/>
        <w:right w:val="none" w:sz="0" w:space="0" w:color="auto"/>
      </w:divBdr>
    </w:div>
    <w:div w:id="1310095126">
      <w:marLeft w:val="0"/>
      <w:marRight w:val="0"/>
      <w:marTop w:val="0"/>
      <w:marBottom w:val="0"/>
      <w:divBdr>
        <w:top w:val="none" w:sz="0" w:space="0" w:color="auto"/>
        <w:left w:val="none" w:sz="0" w:space="0" w:color="auto"/>
        <w:bottom w:val="none" w:sz="0" w:space="0" w:color="auto"/>
        <w:right w:val="none" w:sz="0" w:space="0" w:color="auto"/>
      </w:divBdr>
    </w:div>
    <w:div w:id="1310204682">
      <w:marLeft w:val="0"/>
      <w:marRight w:val="0"/>
      <w:marTop w:val="0"/>
      <w:marBottom w:val="0"/>
      <w:divBdr>
        <w:top w:val="none" w:sz="0" w:space="0" w:color="auto"/>
        <w:left w:val="none" w:sz="0" w:space="0" w:color="auto"/>
        <w:bottom w:val="none" w:sz="0" w:space="0" w:color="auto"/>
        <w:right w:val="none" w:sz="0" w:space="0" w:color="auto"/>
      </w:divBdr>
    </w:div>
    <w:div w:id="1310285375">
      <w:marLeft w:val="0"/>
      <w:marRight w:val="0"/>
      <w:marTop w:val="0"/>
      <w:marBottom w:val="0"/>
      <w:divBdr>
        <w:top w:val="none" w:sz="0" w:space="0" w:color="auto"/>
        <w:left w:val="none" w:sz="0" w:space="0" w:color="auto"/>
        <w:bottom w:val="none" w:sz="0" w:space="0" w:color="auto"/>
        <w:right w:val="none" w:sz="0" w:space="0" w:color="auto"/>
      </w:divBdr>
    </w:div>
    <w:div w:id="1310287138">
      <w:marLeft w:val="0"/>
      <w:marRight w:val="0"/>
      <w:marTop w:val="0"/>
      <w:marBottom w:val="0"/>
      <w:divBdr>
        <w:top w:val="none" w:sz="0" w:space="0" w:color="auto"/>
        <w:left w:val="none" w:sz="0" w:space="0" w:color="auto"/>
        <w:bottom w:val="none" w:sz="0" w:space="0" w:color="auto"/>
        <w:right w:val="none" w:sz="0" w:space="0" w:color="auto"/>
      </w:divBdr>
    </w:div>
    <w:div w:id="1310357607">
      <w:marLeft w:val="0"/>
      <w:marRight w:val="0"/>
      <w:marTop w:val="0"/>
      <w:marBottom w:val="0"/>
      <w:divBdr>
        <w:top w:val="none" w:sz="0" w:space="0" w:color="auto"/>
        <w:left w:val="none" w:sz="0" w:space="0" w:color="auto"/>
        <w:bottom w:val="none" w:sz="0" w:space="0" w:color="auto"/>
        <w:right w:val="none" w:sz="0" w:space="0" w:color="auto"/>
      </w:divBdr>
    </w:div>
    <w:div w:id="1310476190">
      <w:marLeft w:val="0"/>
      <w:marRight w:val="0"/>
      <w:marTop w:val="0"/>
      <w:marBottom w:val="0"/>
      <w:divBdr>
        <w:top w:val="none" w:sz="0" w:space="0" w:color="auto"/>
        <w:left w:val="none" w:sz="0" w:space="0" w:color="auto"/>
        <w:bottom w:val="none" w:sz="0" w:space="0" w:color="auto"/>
        <w:right w:val="none" w:sz="0" w:space="0" w:color="auto"/>
      </w:divBdr>
    </w:div>
    <w:div w:id="1310599372">
      <w:marLeft w:val="0"/>
      <w:marRight w:val="0"/>
      <w:marTop w:val="0"/>
      <w:marBottom w:val="0"/>
      <w:divBdr>
        <w:top w:val="none" w:sz="0" w:space="0" w:color="auto"/>
        <w:left w:val="none" w:sz="0" w:space="0" w:color="auto"/>
        <w:bottom w:val="none" w:sz="0" w:space="0" w:color="auto"/>
        <w:right w:val="none" w:sz="0" w:space="0" w:color="auto"/>
      </w:divBdr>
    </w:div>
    <w:div w:id="1310746448">
      <w:marLeft w:val="0"/>
      <w:marRight w:val="0"/>
      <w:marTop w:val="0"/>
      <w:marBottom w:val="0"/>
      <w:divBdr>
        <w:top w:val="none" w:sz="0" w:space="0" w:color="auto"/>
        <w:left w:val="none" w:sz="0" w:space="0" w:color="auto"/>
        <w:bottom w:val="none" w:sz="0" w:space="0" w:color="auto"/>
        <w:right w:val="none" w:sz="0" w:space="0" w:color="auto"/>
      </w:divBdr>
    </w:div>
    <w:div w:id="1310748477">
      <w:marLeft w:val="0"/>
      <w:marRight w:val="0"/>
      <w:marTop w:val="0"/>
      <w:marBottom w:val="0"/>
      <w:divBdr>
        <w:top w:val="none" w:sz="0" w:space="0" w:color="auto"/>
        <w:left w:val="none" w:sz="0" w:space="0" w:color="auto"/>
        <w:bottom w:val="none" w:sz="0" w:space="0" w:color="auto"/>
        <w:right w:val="none" w:sz="0" w:space="0" w:color="auto"/>
      </w:divBdr>
    </w:div>
    <w:div w:id="1310785898">
      <w:marLeft w:val="0"/>
      <w:marRight w:val="0"/>
      <w:marTop w:val="0"/>
      <w:marBottom w:val="0"/>
      <w:divBdr>
        <w:top w:val="none" w:sz="0" w:space="0" w:color="auto"/>
        <w:left w:val="none" w:sz="0" w:space="0" w:color="auto"/>
        <w:bottom w:val="none" w:sz="0" w:space="0" w:color="auto"/>
        <w:right w:val="none" w:sz="0" w:space="0" w:color="auto"/>
      </w:divBdr>
    </w:div>
    <w:div w:id="1310790084">
      <w:marLeft w:val="0"/>
      <w:marRight w:val="0"/>
      <w:marTop w:val="0"/>
      <w:marBottom w:val="0"/>
      <w:divBdr>
        <w:top w:val="none" w:sz="0" w:space="0" w:color="auto"/>
        <w:left w:val="none" w:sz="0" w:space="0" w:color="auto"/>
        <w:bottom w:val="none" w:sz="0" w:space="0" w:color="auto"/>
        <w:right w:val="none" w:sz="0" w:space="0" w:color="auto"/>
      </w:divBdr>
    </w:div>
    <w:div w:id="1310818076">
      <w:marLeft w:val="0"/>
      <w:marRight w:val="0"/>
      <w:marTop w:val="0"/>
      <w:marBottom w:val="0"/>
      <w:divBdr>
        <w:top w:val="none" w:sz="0" w:space="0" w:color="auto"/>
        <w:left w:val="none" w:sz="0" w:space="0" w:color="auto"/>
        <w:bottom w:val="none" w:sz="0" w:space="0" w:color="auto"/>
        <w:right w:val="none" w:sz="0" w:space="0" w:color="auto"/>
      </w:divBdr>
    </w:div>
    <w:div w:id="1310861964">
      <w:marLeft w:val="0"/>
      <w:marRight w:val="0"/>
      <w:marTop w:val="0"/>
      <w:marBottom w:val="0"/>
      <w:divBdr>
        <w:top w:val="none" w:sz="0" w:space="0" w:color="auto"/>
        <w:left w:val="none" w:sz="0" w:space="0" w:color="auto"/>
        <w:bottom w:val="none" w:sz="0" w:space="0" w:color="auto"/>
        <w:right w:val="none" w:sz="0" w:space="0" w:color="auto"/>
      </w:divBdr>
    </w:div>
    <w:div w:id="1310942926">
      <w:marLeft w:val="0"/>
      <w:marRight w:val="0"/>
      <w:marTop w:val="0"/>
      <w:marBottom w:val="0"/>
      <w:divBdr>
        <w:top w:val="none" w:sz="0" w:space="0" w:color="auto"/>
        <w:left w:val="none" w:sz="0" w:space="0" w:color="auto"/>
        <w:bottom w:val="none" w:sz="0" w:space="0" w:color="auto"/>
        <w:right w:val="none" w:sz="0" w:space="0" w:color="auto"/>
      </w:divBdr>
    </w:div>
    <w:div w:id="1310983034">
      <w:marLeft w:val="0"/>
      <w:marRight w:val="0"/>
      <w:marTop w:val="0"/>
      <w:marBottom w:val="0"/>
      <w:divBdr>
        <w:top w:val="none" w:sz="0" w:space="0" w:color="auto"/>
        <w:left w:val="none" w:sz="0" w:space="0" w:color="auto"/>
        <w:bottom w:val="none" w:sz="0" w:space="0" w:color="auto"/>
        <w:right w:val="none" w:sz="0" w:space="0" w:color="auto"/>
      </w:divBdr>
    </w:div>
    <w:div w:id="1311013629">
      <w:marLeft w:val="0"/>
      <w:marRight w:val="0"/>
      <w:marTop w:val="0"/>
      <w:marBottom w:val="0"/>
      <w:divBdr>
        <w:top w:val="none" w:sz="0" w:space="0" w:color="auto"/>
        <w:left w:val="none" w:sz="0" w:space="0" w:color="auto"/>
        <w:bottom w:val="none" w:sz="0" w:space="0" w:color="auto"/>
        <w:right w:val="none" w:sz="0" w:space="0" w:color="auto"/>
      </w:divBdr>
    </w:div>
    <w:div w:id="1311059983">
      <w:marLeft w:val="0"/>
      <w:marRight w:val="0"/>
      <w:marTop w:val="0"/>
      <w:marBottom w:val="0"/>
      <w:divBdr>
        <w:top w:val="none" w:sz="0" w:space="0" w:color="auto"/>
        <w:left w:val="none" w:sz="0" w:space="0" w:color="auto"/>
        <w:bottom w:val="none" w:sz="0" w:space="0" w:color="auto"/>
        <w:right w:val="none" w:sz="0" w:space="0" w:color="auto"/>
      </w:divBdr>
    </w:div>
    <w:div w:id="1311130132">
      <w:marLeft w:val="0"/>
      <w:marRight w:val="0"/>
      <w:marTop w:val="0"/>
      <w:marBottom w:val="0"/>
      <w:divBdr>
        <w:top w:val="none" w:sz="0" w:space="0" w:color="auto"/>
        <w:left w:val="none" w:sz="0" w:space="0" w:color="auto"/>
        <w:bottom w:val="none" w:sz="0" w:space="0" w:color="auto"/>
        <w:right w:val="none" w:sz="0" w:space="0" w:color="auto"/>
      </w:divBdr>
    </w:div>
    <w:div w:id="1311133830">
      <w:marLeft w:val="0"/>
      <w:marRight w:val="0"/>
      <w:marTop w:val="0"/>
      <w:marBottom w:val="0"/>
      <w:divBdr>
        <w:top w:val="none" w:sz="0" w:space="0" w:color="auto"/>
        <w:left w:val="none" w:sz="0" w:space="0" w:color="auto"/>
        <w:bottom w:val="none" w:sz="0" w:space="0" w:color="auto"/>
        <w:right w:val="none" w:sz="0" w:space="0" w:color="auto"/>
      </w:divBdr>
    </w:div>
    <w:div w:id="1311323571">
      <w:marLeft w:val="0"/>
      <w:marRight w:val="0"/>
      <w:marTop w:val="0"/>
      <w:marBottom w:val="0"/>
      <w:divBdr>
        <w:top w:val="none" w:sz="0" w:space="0" w:color="auto"/>
        <w:left w:val="none" w:sz="0" w:space="0" w:color="auto"/>
        <w:bottom w:val="none" w:sz="0" w:space="0" w:color="auto"/>
        <w:right w:val="none" w:sz="0" w:space="0" w:color="auto"/>
      </w:divBdr>
    </w:div>
    <w:div w:id="1311399505">
      <w:marLeft w:val="0"/>
      <w:marRight w:val="0"/>
      <w:marTop w:val="0"/>
      <w:marBottom w:val="0"/>
      <w:divBdr>
        <w:top w:val="none" w:sz="0" w:space="0" w:color="auto"/>
        <w:left w:val="none" w:sz="0" w:space="0" w:color="auto"/>
        <w:bottom w:val="none" w:sz="0" w:space="0" w:color="auto"/>
        <w:right w:val="none" w:sz="0" w:space="0" w:color="auto"/>
      </w:divBdr>
    </w:div>
    <w:div w:id="1311473176">
      <w:marLeft w:val="0"/>
      <w:marRight w:val="0"/>
      <w:marTop w:val="0"/>
      <w:marBottom w:val="0"/>
      <w:divBdr>
        <w:top w:val="none" w:sz="0" w:space="0" w:color="auto"/>
        <w:left w:val="none" w:sz="0" w:space="0" w:color="auto"/>
        <w:bottom w:val="none" w:sz="0" w:space="0" w:color="auto"/>
        <w:right w:val="none" w:sz="0" w:space="0" w:color="auto"/>
      </w:divBdr>
    </w:div>
    <w:div w:id="1311516991">
      <w:marLeft w:val="0"/>
      <w:marRight w:val="0"/>
      <w:marTop w:val="0"/>
      <w:marBottom w:val="0"/>
      <w:divBdr>
        <w:top w:val="none" w:sz="0" w:space="0" w:color="auto"/>
        <w:left w:val="none" w:sz="0" w:space="0" w:color="auto"/>
        <w:bottom w:val="none" w:sz="0" w:space="0" w:color="auto"/>
        <w:right w:val="none" w:sz="0" w:space="0" w:color="auto"/>
      </w:divBdr>
    </w:div>
    <w:div w:id="1311784536">
      <w:marLeft w:val="0"/>
      <w:marRight w:val="0"/>
      <w:marTop w:val="0"/>
      <w:marBottom w:val="0"/>
      <w:divBdr>
        <w:top w:val="none" w:sz="0" w:space="0" w:color="auto"/>
        <w:left w:val="none" w:sz="0" w:space="0" w:color="auto"/>
        <w:bottom w:val="none" w:sz="0" w:space="0" w:color="auto"/>
        <w:right w:val="none" w:sz="0" w:space="0" w:color="auto"/>
      </w:divBdr>
    </w:div>
    <w:div w:id="1311786826">
      <w:bodyDiv w:val="1"/>
      <w:marLeft w:val="0"/>
      <w:marRight w:val="0"/>
      <w:marTop w:val="0"/>
      <w:marBottom w:val="0"/>
      <w:divBdr>
        <w:top w:val="none" w:sz="0" w:space="0" w:color="auto"/>
        <w:left w:val="none" w:sz="0" w:space="0" w:color="auto"/>
        <w:bottom w:val="none" w:sz="0" w:space="0" w:color="auto"/>
        <w:right w:val="none" w:sz="0" w:space="0" w:color="auto"/>
      </w:divBdr>
    </w:div>
    <w:div w:id="1311863886">
      <w:marLeft w:val="0"/>
      <w:marRight w:val="0"/>
      <w:marTop w:val="0"/>
      <w:marBottom w:val="0"/>
      <w:divBdr>
        <w:top w:val="none" w:sz="0" w:space="0" w:color="auto"/>
        <w:left w:val="none" w:sz="0" w:space="0" w:color="auto"/>
        <w:bottom w:val="none" w:sz="0" w:space="0" w:color="auto"/>
        <w:right w:val="none" w:sz="0" w:space="0" w:color="auto"/>
      </w:divBdr>
    </w:div>
    <w:div w:id="1312052720">
      <w:marLeft w:val="0"/>
      <w:marRight w:val="0"/>
      <w:marTop w:val="0"/>
      <w:marBottom w:val="0"/>
      <w:divBdr>
        <w:top w:val="none" w:sz="0" w:space="0" w:color="auto"/>
        <w:left w:val="none" w:sz="0" w:space="0" w:color="auto"/>
        <w:bottom w:val="none" w:sz="0" w:space="0" w:color="auto"/>
        <w:right w:val="none" w:sz="0" w:space="0" w:color="auto"/>
      </w:divBdr>
    </w:div>
    <w:div w:id="1312178208">
      <w:marLeft w:val="0"/>
      <w:marRight w:val="0"/>
      <w:marTop w:val="0"/>
      <w:marBottom w:val="0"/>
      <w:divBdr>
        <w:top w:val="none" w:sz="0" w:space="0" w:color="auto"/>
        <w:left w:val="none" w:sz="0" w:space="0" w:color="auto"/>
        <w:bottom w:val="none" w:sz="0" w:space="0" w:color="auto"/>
        <w:right w:val="none" w:sz="0" w:space="0" w:color="auto"/>
      </w:divBdr>
    </w:div>
    <w:div w:id="1312178498">
      <w:bodyDiv w:val="1"/>
      <w:marLeft w:val="0"/>
      <w:marRight w:val="0"/>
      <w:marTop w:val="0"/>
      <w:marBottom w:val="0"/>
      <w:divBdr>
        <w:top w:val="none" w:sz="0" w:space="0" w:color="auto"/>
        <w:left w:val="none" w:sz="0" w:space="0" w:color="auto"/>
        <w:bottom w:val="none" w:sz="0" w:space="0" w:color="auto"/>
        <w:right w:val="none" w:sz="0" w:space="0" w:color="auto"/>
      </w:divBdr>
    </w:div>
    <w:div w:id="1312364552">
      <w:marLeft w:val="0"/>
      <w:marRight w:val="0"/>
      <w:marTop w:val="0"/>
      <w:marBottom w:val="0"/>
      <w:divBdr>
        <w:top w:val="none" w:sz="0" w:space="0" w:color="auto"/>
        <w:left w:val="none" w:sz="0" w:space="0" w:color="auto"/>
        <w:bottom w:val="none" w:sz="0" w:space="0" w:color="auto"/>
        <w:right w:val="none" w:sz="0" w:space="0" w:color="auto"/>
      </w:divBdr>
    </w:div>
    <w:div w:id="1312365858">
      <w:marLeft w:val="0"/>
      <w:marRight w:val="0"/>
      <w:marTop w:val="0"/>
      <w:marBottom w:val="0"/>
      <w:divBdr>
        <w:top w:val="none" w:sz="0" w:space="0" w:color="auto"/>
        <w:left w:val="none" w:sz="0" w:space="0" w:color="auto"/>
        <w:bottom w:val="none" w:sz="0" w:space="0" w:color="auto"/>
        <w:right w:val="none" w:sz="0" w:space="0" w:color="auto"/>
      </w:divBdr>
    </w:div>
    <w:div w:id="1312371542">
      <w:marLeft w:val="0"/>
      <w:marRight w:val="0"/>
      <w:marTop w:val="0"/>
      <w:marBottom w:val="0"/>
      <w:divBdr>
        <w:top w:val="none" w:sz="0" w:space="0" w:color="auto"/>
        <w:left w:val="none" w:sz="0" w:space="0" w:color="auto"/>
        <w:bottom w:val="none" w:sz="0" w:space="0" w:color="auto"/>
        <w:right w:val="none" w:sz="0" w:space="0" w:color="auto"/>
      </w:divBdr>
    </w:div>
    <w:div w:id="1312439389">
      <w:marLeft w:val="0"/>
      <w:marRight w:val="0"/>
      <w:marTop w:val="0"/>
      <w:marBottom w:val="0"/>
      <w:divBdr>
        <w:top w:val="none" w:sz="0" w:space="0" w:color="auto"/>
        <w:left w:val="none" w:sz="0" w:space="0" w:color="auto"/>
        <w:bottom w:val="none" w:sz="0" w:space="0" w:color="auto"/>
        <w:right w:val="none" w:sz="0" w:space="0" w:color="auto"/>
      </w:divBdr>
    </w:div>
    <w:div w:id="1312490544">
      <w:marLeft w:val="0"/>
      <w:marRight w:val="0"/>
      <w:marTop w:val="0"/>
      <w:marBottom w:val="0"/>
      <w:divBdr>
        <w:top w:val="none" w:sz="0" w:space="0" w:color="auto"/>
        <w:left w:val="none" w:sz="0" w:space="0" w:color="auto"/>
        <w:bottom w:val="none" w:sz="0" w:space="0" w:color="auto"/>
        <w:right w:val="none" w:sz="0" w:space="0" w:color="auto"/>
      </w:divBdr>
    </w:div>
    <w:div w:id="1312491025">
      <w:marLeft w:val="0"/>
      <w:marRight w:val="0"/>
      <w:marTop w:val="0"/>
      <w:marBottom w:val="0"/>
      <w:divBdr>
        <w:top w:val="none" w:sz="0" w:space="0" w:color="auto"/>
        <w:left w:val="none" w:sz="0" w:space="0" w:color="auto"/>
        <w:bottom w:val="none" w:sz="0" w:space="0" w:color="auto"/>
        <w:right w:val="none" w:sz="0" w:space="0" w:color="auto"/>
      </w:divBdr>
    </w:div>
    <w:div w:id="1312709945">
      <w:marLeft w:val="0"/>
      <w:marRight w:val="0"/>
      <w:marTop w:val="0"/>
      <w:marBottom w:val="0"/>
      <w:divBdr>
        <w:top w:val="none" w:sz="0" w:space="0" w:color="auto"/>
        <w:left w:val="none" w:sz="0" w:space="0" w:color="auto"/>
        <w:bottom w:val="none" w:sz="0" w:space="0" w:color="auto"/>
        <w:right w:val="none" w:sz="0" w:space="0" w:color="auto"/>
      </w:divBdr>
    </w:div>
    <w:div w:id="1312710458">
      <w:marLeft w:val="0"/>
      <w:marRight w:val="0"/>
      <w:marTop w:val="0"/>
      <w:marBottom w:val="0"/>
      <w:divBdr>
        <w:top w:val="none" w:sz="0" w:space="0" w:color="auto"/>
        <w:left w:val="none" w:sz="0" w:space="0" w:color="auto"/>
        <w:bottom w:val="none" w:sz="0" w:space="0" w:color="auto"/>
        <w:right w:val="none" w:sz="0" w:space="0" w:color="auto"/>
      </w:divBdr>
    </w:div>
    <w:div w:id="1312783448">
      <w:marLeft w:val="0"/>
      <w:marRight w:val="0"/>
      <w:marTop w:val="0"/>
      <w:marBottom w:val="0"/>
      <w:divBdr>
        <w:top w:val="none" w:sz="0" w:space="0" w:color="auto"/>
        <w:left w:val="none" w:sz="0" w:space="0" w:color="auto"/>
        <w:bottom w:val="none" w:sz="0" w:space="0" w:color="auto"/>
        <w:right w:val="none" w:sz="0" w:space="0" w:color="auto"/>
      </w:divBdr>
    </w:div>
    <w:div w:id="1312832984">
      <w:marLeft w:val="0"/>
      <w:marRight w:val="0"/>
      <w:marTop w:val="0"/>
      <w:marBottom w:val="0"/>
      <w:divBdr>
        <w:top w:val="none" w:sz="0" w:space="0" w:color="auto"/>
        <w:left w:val="none" w:sz="0" w:space="0" w:color="auto"/>
        <w:bottom w:val="none" w:sz="0" w:space="0" w:color="auto"/>
        <w:right w:val="none" w:sz="0" w:space="0" w:color="auto"/>
      </w:divBdr>
    </w:div>
    <w:div w:id="1312901391">
      <w:marLeft w:val="0"/>
      <w:marRight w:val="0"/>
      <w:marTop w:val="0"/>
      <w:marBottom w:val="0"/>
      <w:divBdr>
        <w:top w:val="none" w:sz="0" w:space="0" w:color="auto"/>
        <w:left w:val="none" w:sz="0" w:space="0" w:color="auto"/>
        <w:bottom w:val="none" w:sz="0" w:space="0" w:color="auto"/>
        <w:right w:val="none" w:sz="0" w:space="0" w:color="auto"/>
      </w:divBdr>
    </w:div>
    <w:div w:id="1312949147">
      <w:marLeft w:val="0"/>
      <w:marRight w:val="0"/>
      <w:marTop w:val="0"/>
      <w:marBottom w:val="0"/>
      <w:divBdr>
        <w:top w:val="none" w:sz="0" w:space="0" w:color="auto"/>
        <w:left w:val="none" w:sz="0" w:space="0" w:color="auto"/>
        <w:bottom w:val="none" w:sz="0" w:space="0" w:color="auto"/>
        <w:right w:val="none" w:sz="0" w:space="0" w:color="auto"/>
      </w:divBdr>
    </w:div>
    <w:div w:id="1312978386">
      <w:marLeft w:val="0"/>
      <w:marRight w:val="0"/>
      <w:marTop w:val="0"/>
      <w:marBottom w:val="0"/>
      <w:divBdr>
        <w:top w:val="none" w:sz="0" w:space="0" w:color="auto"/>
        <w:left w:val="none" w:sz="0" w:space="0" w:color="auto"/>
        <w:bottom w:val="none" w:sz="0" w:space="0" w:color="auto"/>
        <w:right w:val="none" w:sz="0" w:space="0" w:color="auto"/>
      </w:divBdr>
    </w:div>
    <w:div w:id="1312980189">
      <w:marLeft w:val="0"/>
      <w:marRight w:val="0"/>
      <w:marTop w:val="0"/>
      <w:marBottom w:val="0"/>
      <w:divBdr>
        <w:top w:val="none" w:sz="0" w:space="0" w:color="auto"/>
        <w:left w:val="none" w:sz="0" w:space="0" w:color="auto"/>
        <w:bottom w:val="none" w:sz="0" w:space="0" w:color="auto"/>
        <w:right w:val="none" w:sz="0" w:space="0" w:color="auto"/>
      </w:divBdr>
    </w:div>
    <w:div w:id="1313096988">
      <w:marLeft w:val="0"/>
      <w:marRight w:val="0"/>
      <w:marTop w:val="0"/>
      <w:marBottom w:val="0"/>
      <w:divBdr>
        <w:top w:val="none" w:sz="0" w:space="0" w:color="auto"/>
        <w:left w:val="none" w:sz="0" w:space="0" w:color="auto"/>
        <w:bottom w:val="none" w:sz="0" w:space="0" w:color="auto"/>
        <w:right w:val="none" w:sz="0" w:space="0" w:color="auto"/>
      </w:divBdr>
    </w:div>
    <w:div w:id="1313100030">
      <w:marLeft w:val="0"/>
      <w:marRight w:val="0"/>
      <w:marTop w:val="0"/>
      <w:marBottom w:val="0"/>
      <w:divBdr>
        <w:top w:val="none" w:sz="0" w:space="0" w:color="auto"/>
        <w:left w:val="none" w:sz="0" w:space="0" w:color="auto"/>
        <w:bottom w:val="none" w:sz="0" w:space="0" w:color="auto"/>
        <w:right w:val="none" w:sz="0" w:space="0" w:color="auto"/>
      </w:divBdr>
    </w:div>
    <w:div w:id="1313176119">
      <w:marLeft w:val="0"/>
      <w:marRight w:val="0"/>
      <w:marTop w:val="0"/>
      <w:marBottom w:val="0"/>
      <w:divBdr>
        <w:top w:val="none" w:sz="0" w:space="0" w:color="auto"/>
        <w:left w:val="none" w:sz="0" w:space="0" w:color="auto"/>
        <w:bottom w:val="none" w:sz="0" w:space="0" w:color="auto"/>
        <w:right w:val="none" w:sz="0" w:space="0" w:color="auto"/>
      </w:divBdr>
    </w:div>
    <w:div w:id="1313214976">
      <w:marLeft w:val="0"/>
      <w:marRight w:val="0"/>
      <w:marTop w:val="0"/>
      <w:marBottom w:val="0"/>
      <w:divBdr>
        <w:top w:val="none" w:sz="0" w:space="0" w:color="auto"/>
        <w:left w:val="none" w:sz="0" w:space="0" w:color="auto"/>
        <w:bottom w:val="none" w:sz="0" w:space="0" w:color="auto"/>
        <w:right w:val="none" w:sz="0" w:space="0" w:color="auto"/>
      </w:divBdr>
    </w:div>
    <w:div w:id="1313218571">
      <w:marLeft w:val="0"/>
      <w:marRight w:val="0"/>
      <w:marTop w:val="0"/>
      <w:marBottom w:val="0"/>
      <w:divBdr>
        <w:top w:val="none" w:sz="0" w:space="0" w:color="auto"/>
        <w:left w:val="none" w:sz="0" w:space="0" w:color="auto"/>
        <w:bottom w:val="none" w:sz="0" w:space="0" w:color="auto"/>
        <w:right w:val="none" w:sz="0" w:space="0" w:color="auto"/>
      </w:divBdr>
    </w:div>
    <w:div w:id="1313296277">
      <w:marLeft w:val="0"/>
      <w:marRight w:val="0"/>
      <w:marTop w:val="0"/>
      <w:marBottom w:val="0"/>
      <w:divBdr>
        <w:top w:val="none" w:sz="0" w:space="0" w:color="auto"/>
        <w:left w:val="none" w:sz="0" w:space="0" w:color="auto"/>
        <w:bottom w:val="none" w:sz="0" w:space="0" w:color="auto"/>
        <w:right w:val="none" w:sz="0" w:space="0" w:color="auto"/>
      </w:divBdr>
    </w:div>
    <w:div w:id="1313371742">
      <w:marLeft w:val="0"/>
      <w:marRight w:val="0"/>
      <w:marTop w:val="0"/>
      <w:marBottom w:val="0"/>
      <w:divBdr>
        <w:top w:val="none" w:sz="0" w:space="0" w:color="auto"/>
        <w:left w:val="none" w:sz="0" w:space="0" w:color="auto"/>
        <w:bottom w:val="none" w:sz="0" w:space="0" w:color="auto"/>
        <w:right w:val="none" w:sz="0" w:space="0" w:color="auto"/>
      </w:divBdr>
    </w:div>
    <w:div w:id="1313438139">
      <w:marLeft w:val="0"/>
      <w:marRight w:val="0"/>
      <w:marTop w:val="0"/>
      <w:marBottom w:val="0"/>
      <w:divBdr>
        <w:top w:val="none" w:sz="0" w:space="0" w:color="auto"/>
        <w:left w:val="none" w:sz="0" w:space="0" w:color="auto"/>
        <w:bottom w:val="none" w:sz="0" w:space="0" w:color="auto"/>
        <w:right w:val="none" w:sz="0" w:space="0" w:color="auto"/>
      </w:divBdr>
    </w:div>
    <w:div w:id="1313482191">
      <w:marLeft w:val="0"/>
      <w:marRight w:val="0"/>
      <w:marTop w:val="0"/>
      <w:marBottom w:val="0"/>
      <w:divBdr>
        <w:top w:val="none" w:sz="0" w:space="0" w:color="auto"/>
        <w:left w:val="none" w:sz="0" w:space="0" w:color="auto"/>
        <w:bottom w:val="none" w:sz="0" w:space="0" w:color="auto"/>
        <w:right w:val="none" w:sz="0" w:space="0" w:color="auto"/>
      </w:divBdr>
    </w:div>
    <w:div w:id="1313490180">
      <w:marLeft w:val="0"/>
      <w:marRight w:val="0"/>
      <w:marTop w:val="0"/>
      <w:marBottom w:val="0"/>
      <w:divBdr>
        <w:top w:val="none" w:sz="0" w:space="0" w:color="auto"/>
        <w:left w:val="none" w:sz="0" w:space="0" w:color="auto"/>
        <w:bottom w:val="none" w:sz="0" w:space="0" w:color="auto"/>
        <w:right w:val="none" w:sz="0" w:space="0" w:color="auto"/>
      </w:divBdr>
    </w:div>
    <w:div w:id="1313750679">
      <w:marLeft w:val="0"/>
      <w:marRight w:val="0"/>
      <w:marTop w:val="0"/>
      <w:marBottom w:val="0"/>
      <w:divBdr>
        <w:top w:val="none" w:sz="0" w:space="0" w:color="auto"/>
        <w:left w:val="none" w:sz="0" w:space="0" w:color="auto"/>
        <w:bottom w:val="none" w:sz="0" w:space="0" w:color="auto"/>
        <w:right w:val="none" w:sz="0" w:space="0" w:color="auto"/>
      </w:divBdr>
    </w:div>
    <w:div w:id="1313827973">
      <w:marLeft w:val="0"/>
      <w:marRight w:val="0"/>
      <w:marTop w:val="0"/>
      <w:marBottom w:val="0"/>
      <w:divBdr>
        <w:top w:val="none" w:sz="0" w:space="0" w:color="auto"/>
        <w:left w:val="none" w:sz="0" w:space="0" w:color="auto"/>
        <w:bottom w:val="none" w:sz="0" w:space="0" w:color="auto"/>
        <w:right w:val="none" w:sz="0" w:space="0" w:color="auto"/>
      </w:divBdr>
    </w:div>
    <w:div w:id="1313829250">
      <w:marLeft w:val="0"/>
      <w:marRight w:val="0"/>
      <w:marTop w:val="0"/>
      <w:marBottom w:val="0"/>
      <w:divBdr>
        <w:top w:val="none" w:sz="0" w:space="0" w:color="auto"/>
        <w:left w:val="none" w:sz="0" w:space="0" w:color="auto"/>
        <w:bottom w:val="none" w:sz="0" w:space="0" w:color="auto"/>
        <w:right w:val="none" w:sz="0" w:space="0" w:color="auto"/>
      </w:divBdr>
    </w:div>
    <w:div w:id="1313952053">
      <w:marLeft w:val="0"/>
      <w:marRight w:val="0"/>
      <w:marTop w:val="0"/>
      <w:marBottom w:val="0"/>
      <w:divBdr>
        <w:top w:val="none" w:sz="0" w:space="0" w:color="auto"/>
        <w:left w:val="none" w:sz="0" w:space="0" w:color="auto"/>
        <w:bottom w:val="none" w:sz="0" w:space="0" w:color="auto"/>
        <w:right w:val="none" w:sz="0" w:space="0" w:color="auto"/>
      </w:divBdr>
    </w:div>
    <w:div w:id="1314026648">
      <w:marLeft w:val="0"/>
      <w:marRight w:val="0"/>
      <w:marTop w:val="0"/>
      <w:marBottom w:val="0"/>
      <w:divBdr>
        <w:top w:val="none" w:sz="0" w:space="0" w:color="auto"/>
        <w:left w:val="none" w:sz="0" w:space="0" w:color="auto"/>
        <w:bottom w:val="none" w:sz="0" w:space="0" w:color="auto"/>
        <w:right w:val="none" w:sz="0" w:space="0" w:color="auto"/>
      </w:divBdr>
    </w:div>
    <w:div w:id="1314094860">
      <w:marLeft w:val="0"/>
      <w:marRight w:val="0"/>
      <w:marTop w:val="0"/>
      <w:marBottom w:val="0"/>
      <w:divBdr>
        <w:top w:val="none" w:sz="0" w:space="0" w:color="auto"/>
        <w:left w:val="none" w:sz="0" w:space="0" w:color="auto"/>
        <w:bottom w:val="none" w:sz="0" w:space="0" w:color="auto"/>
        <w:right w:val="none" w:sz="0" w:space="0" w:color="auto"/>
      </w:divBdr>
    </w:div>
    <w:div w:id="1314137495">
      <w:marLeft w:val="0"/>
      <w:marRight w:val="0"/>
      <w:marTop w:val="0"/>
      <w:marBottom w:val="0"/>
      <w:divBdr>
        <w:top w:val="none" w:sz="0" w:space="0" w:color="auto"/>
        <w:left w:val="none" w:sz="0" w:space="0" w:color="auto"/>
        <w:bottom w:val="none" w:sz="0" w:space="0" w:color="auto"/>
        <w:right w:val="none" w:sz="0" w:space="0" w:color="auto"/>
      </w:divBdr>
    </w:div>
    <w:div w:id="1314212646">
      <w:marLeft w:val="0"/>
      <w:marRight w:val="0"/>
      <w:marTop w:val="0"/>
      <w:marBottom w:val="0"/>
      <w:divBdr>
        <w:top w:val="none" w:sz="0" w:space="0" w:color="auto"/>
        <w:left w:val="none" w:sz="0" w:space="0" w:color="auto"/>
        <w:bottom w:val="none" w:sz="0" w:space="0" w:color="auto"/>
        <w:right w:val="none" w:sz="0" w:space="0" w:color="auto"/>
      </w:divBdr>
    </w:div>
    <w:div w:id="1314329133">
      <w:marLeft w:val="0"/>
      <w:marRight w:val="0"/>
      <w:marTop w:val="0"/>
      <w:marBottom w:val="0"/>
      <w:divBdr>
        <w:top w:val="none" w:sz="0" w:space="0" w:color="auto"/>
        <w:left w:val="none" w:sz="0" w:space="0" w:color="auto"/>
        <w:bottom w:val="none" w:sz="0" w:space="0" w:color="auto"/>
        <w:right w:val="none" w:sz="0" w:space="0" w:color="auto"/>
      </w:divBdr>
    </w:div>
    <w:div w:id="1314408449">
      <w:marLeft w:val="0"/>
      <w:marRight w:val="0"/>
      <w:marTop w:val="0"/>
      <w:marBottom w:val="0"/>
      <w:divBdr>
        <w:top w:val="none" w:sz="0" w:space="0" w:color="auto"/>
        <w:left w:val="none" w:sz="0" w:space="0" w:color="auto"/>
        <w:bottom w:val="none" w:sz="0" w:space="0" w:color="auto"/>
        <w:right w:val="none" w:sz="0" w:space="0" w:color="auto"/>
      </w:divBdr>
    </w:div>
    <w:div w:id="1314409431">
      <w:marLeft w:val="0"/>
      <w:marRight w:val="0"/>
      <w:marTop w:val="0"/>
      <w:marBottom w:val="0"/>
      <w:divBdr>
        <w:top w:val="none" w:sz="0" w:space="0" w:color="auto"/>
        <w:left w:val="none" w:sz="0" w:space="0" w:color="auto"/>
        <w:bottom w:val="none" w:sz="0" w:space="0" w:color="auto"/>
        <w:right w:val="none" w:sz="0" w:space="0" w:color="auto"/>
      </w:divBdr>
    </w:div>
    <w:div w:id="1314481364">
      <w:marLeft w:val="0"/>
      <w:marRight w:val="0"/>
      <w:marTop w:val="0"/>
      <w:marBottom w:val="0"/>
      <w:divBdr>
        <w:top w:val="none" w:sz="0" w:space="0" w:color="auto"/>
        <w:left w:val="none" w:sz="0" w:space="0" w:color="auto"/>
        <w:bottom w:val="none" w:sz="0" w:space="0" w:color="auto"/>
        <w:right w:val="none" w:sz="0" w:space="0" w:color="auto"/>
      </w:divBdr>
    </w:div>
    <w:div w:id="1314481565">
      <w:marLeft w:val="0"/>
      <w:marRight w:val="0"/>
      <w:marTop w:val="0"/>
      <w:marBottom w:val="0"/>
      <w:divBdr>
        <w:top w:val="none" w:sz="0" w:space="0" w:color="auto"/>
        <w:left w:val="none" w:sz="0" w:space="0" w:color="auto"/>
        <w:bottom w:val="none" w:sz="0" w:space="0" w:color="auto"/>
        <w:right w:val="none" w:sz="0" w:space="0" w:color="auto"/>
      </w:divBdr>
    </w:div>
    <w:div w:id="1314484584">
      <w:marLeft w:val="0"/>
      <w:marRight w:val="0"/>
      <w:marTop w:val="0"/>
      <w:marBottom w:val="0"/>
      <w:divBdr>
        <w:top w:val="none" w:sz="0" w:space="0" w:color="auto"/>
        <w:left w:val="none" w:sz="0" w:space="0" w:color="auto"/>
        <w:bottom w:val="none" w:sz="0" w:space="0" w:color="auto"/>
        <w:right w:val="none" w:sz="0" w:space="0" w:color="auto"/>
      </w:divBdr>
    </w:div>
    <w:div w:id="1314527342">
      <w:marLeft w:val="0"/>
      <w:marRight w:val="0"/>
      <w:marTop w:val="0"/>
      <w:marBottom w:val="0"/>
      <w:divBdr>
        <w:top w:val="none" w:sz="0" w:space="0" w:color="auto"/>
        <w:left w:val="none" w:sz="0" w:space="0" w:color="auto"/>
        <w:bottom w:val="none" w:sz="0" w:space="0" w:color="auto"/>
        <w:right w:val="none" w:sz="0" w:space="0" w:color="auto"/>
      </w:divBdr>
    </w:div>
    <w:div w:id="1314720199">
      <w:marLeft w:val="0"/>
      <w:marRight w:val="0"/>
      <w:marTop w:val="0"/>
      <w:marBottom w:val="0"/>
      <w:divBdr>
        <w:top w:val="none" w:sz="0" w:space="0" w:color="auto"/>
        <w:left w:val="none" w:sz="0" w:space="0" w:color="auto"/>
        <w:bottom w:val="none" w:sz="0" w:space="0" w:color="auto"/>
        <w:right w:val="none" w:sz="0" w:space="0" w:color="auto"/>
      </w:divBdr>
    </w:div>
    <w:div w:id="1314792847">
      <w:marLeft w:val="0"/>
      <w:marRight w:val="0"/>
      <w:marTop w:val="0"/>
      <w:marBottom w:val="0"/>
      <w:divBdr>
        <w:top w:val="none" w:sz="0" w:space="0" w:color="auto"/>
        <w:left w:val="none" w:sz="0" w:space="0" w:color="auto"/>
        <w:bottom w:val="none" w:sz="0" w:space="0" w:color="auto"/>
        <w:right w:val="none" w:sz="0" w:space="0" w:color="auto"/>
      </w:divBdr>
    </w:div>
    <w:div w:id="1314795535">
      <w:marLeft w:val="0"/>
      <w:marRight w:val="0"/>
      <w:marTop w:val="0"/>
      <w:marBottom w:val="0"/>
      <w:divBdr>
        <w:top w:val="none" w:sz="0" w:space="0" w:color="auto"/>
        <w:left w:val="none" w:sz="0" w:space="0" w:color="auto"/>
        <w:bottom w:val="none" w:sz="0" w:space="0" w:color="auto"/>
        <w:right w:val="none" w:sz="0" w:space="0" w:color="auto"/>
      </w:divBdr>
    </w:div>
    <w:div w:id="1314796148">
      <w:marLeft w:val="0"/>
      <w:marRight w:val="0"/>
      <w:marTop w:val="0"/>
      <w:marBottom w:val="0"/>
      <w:divBdr>
        <w:top w:val="none" w:sz="0" w:space="0" w:color="auto"/>
        <w:left w:val="none" w:sz="0" w:space="0" w:color="auto"/>
        <w:bottom w:val="none" w:sz="0" w:space="0" w:color="auto"/>
        <w:right w:val="none" w:sz="0" w:space="0" w:color="auto"/>
      </w:divBdr>
    </w:div>
    <w:div w:id="1314796777">
      <w:marLeft w:val="0"/>
      <w:marRight w:val="0"/>
      <w:marTop w:val="0"/>
      <w:marBottom w:val="0"/>
      <w:divBdr>
        <w:top w:val="none" w:sz="0" w:space="0" w:color="auto"/>
        <w:left w:val="none" w:sz="0" w:space="0" w:color="auto"/>
        <w:bottom w:val="none" w:sz="0" w:space="0" w:color="auto"/>
        <w:right w:val="none" w:sz="0" w:space="0" w:color="auto"/>
      </w:divBdr>
    </w:div>
    <w:div w:id="1314798072">
      <w:marLeft w:val="0"/>
      <w:marRight w:val="0"/>
      <w:marTop w:val="0"/>
      <w:marBottom w:val="0"/>
      <w:divBdr>
        <w:top w:val="none" w:sz="0" w:space="0" w:color="auto"/>
        <w:left w:val="none" w:sz="0" w:space="0" w:color="auto"/>
        <w:bottom w:val="none" w:sz="0" w:space="0" w:color="auto"/>
        <w:right w:val="none" w:sz="0" w:space="0" w:color="auto"/>
      </w:divBdr>
    </w:div>
    <w:div w:id="1314867695">
      <w:marLeft w:val="0"/>
      <w:marRight w:val="0"/>
      <w:marTop w:val="0"/>
      <w:marBottom w:val="0"/>
      <w:divBdr>
        <w:top w:val="none" w:sz="0" w:space="0" w:color="auto"/>
        <w:left w:val="none" w:sz="0" w:space="0" w:color="auto"/>
        <w:bottom w:val="none" w:sz="0" w:space="0" w:color="auto"/>
        <w:right w:val="none" w:sz="0" w:space="0" w:color="auto"/>
      </w:divBdr>
    </w:div>
    <w:div w:id="1314874705">
      <w:marLeft w:val="0"/>
      <w:marRight w:val="0"/>
      <w:marTop w:val="0"/>
      <w:marBottom w:val="0"/>
      <w:divBdr>
        <w:top w:val="none" w:sz="0" w:space="0" w:color="auto"/>
        <w:left w:val="none" w:sz="0" w:space="0" w:color="auto"/>
        <w:bottom w:val="none" w:sz="0" w:space="0" w:color="auto"/>
        <w:right w:val="none" w:sz="0" w:space="0" w:color="auto"/>
      </w:divBdr>
    </w:div>
    <w:div w:id="1314945456">
      <w:marLeft w:val="0"/>
      <w:marRight w:val="0"/>
      <w:marTop w:val="0"/>
      <w:marBottom w:val="0"/>
      <w:divBdr>
        <w:top w:val="none" w:sz="0" w:space="0" w:color="auto"/>
        <w:left w:val="none" w:sz="0" w:space="0" w:color="auto"/>
        <w:bottom w:val="none" w:sz="0" w:space="0" w:color="auto"/>
        <w:right w:val="none" w:sz="0" w:space="0" w:color="auto"/>
      </w:divBdr>
    </w:div>
    <w:div w:id="1315178770">
      <w:marLeft w:val="0"/>
      <w:marRight w:val="0"/>
      <w:marTop w:val="0"/>
      <w:marBottom w:val="0"/>
      <w:divBdr>
        <w:top w:val="none" w:sz="0" w:space="0" w:color="auto"/>
        <w:left w:val="none" w:sz="0" w:space="0" w:color="auto"/>
        <w:bottom w:val="none" w:sz="0" w:space="0" w:color="auto"/>
        <w:right w:val="none" w:sz="0" w:space="0" w:color="auto"/>
      </w:divBdr>
    </w:div>
    <w:div w:id="1315182972">
      <w:marLeft w:val="0"/>
      <w:marRight w:val="0"/>
      <w:marTop w:val="0"/>
      <w:marBottom w:val="0"/>
      <w:divBdr>
        <w:top w:val="none" w:sz="0" w:space="0" w:color="auto"/>
        <w:left w:val="none" w:sz="0" w:space="0" w:color="auto"/>
        <w:bottom w:val="none" w:sz="0" w:space="0" w:color="auto"/>
        <w:right w:val="none" w:sz="0" w:space="0" w:color="auto"/>
      </w:divBdr>
    </w:div>
    <w:div w:id="1315255713">
      <w:marLeft w:val="0"/>
      <w:marRight w:val="0"/>
      <w:marTop w:val="0"/>
      <w:marBottom w:val="0"/>
      <w:divBdr>
        <w:top w:val="none" w:sz="0" w:space="0" w:color="auto"/>
        <w:left w:val="none" w:sz="0" w:space="0" w:color="auto"/>
        <w:bottom w:val="none" w:sz="0" w:space="0" w:color="auto"/>
        <w:right w:val="none" w:sz="0" w:space="0" w:color="auto"/>
      </w:divBdr>
    </w:div>
    <w:div w:id="1315259812">
      <w:marLeft w:val="0"/>
      <w:marRight w:val="0"/>
      <w:marTop w:val="0"/>
      <w:marBottom w:val="0"/>
      <w:divBdr>
        <w:top w:val="none" w:sz="0" w:space="0" w:color="auto"/>
        <w:left w:val="none" w:sz="0" w:space="0" w:color="auto"/>
        <w:bottom w:val="none" w:sz="0" w:space="0" w:color="auto"/>
        <w:right w:val="none" w:sz="0" w:space="0" w:color="auto"/>
      </w:divBdr>
    </w:div>
    <w:div w:id="1315262105">
      <w:marLeft w:val="0"/>
      <w:marRight w:val="0"/>
      <w:marTop w:val="0"/>
      <w:marBottom w:val="0"/>
      <w:divBdr>
        <w:top w:val="none" w:sz="0" w:space="0" w:color="auto"/>
        <w:left w:val="none" w:sz="0" w:space="0" w:color="auto"/>
        <w:bottom w:val="none" w:sz="0" w:space="0" w:color="auto"/>
        <w:right w:val="none" w:sz="0" w:space="0" w:color="auto"/>
      </w:divBdr>
    </w:div>
    <w:div w:id="1315334258">
      <w:marLeft w:val="0"/>
      <w:marRight w:val="0"/>
      <w:marTop w:val="0"/>
      <w:marBottom w:val="0"/>
      <w:divBdr>
        <w:top w:val="none" w:sz="0" w:space="0" w:color="auto"/>
        <w:left w:val="none" w:sz="0" w:space="0" w:color="auto"/>
        <w:bottom w:val="none" w:sz="0" w:space="0" w:color="auto"/>
        <w:right w:val="none" w:sz="0" w:space="0" w:color="auto"/>
      </w:divBdr>
    </w:div>
    <w:div w:id="1315334447">
      <w:marLeft w:val="0"/>
      <w:marRight w:val="0"/>
      <w:marTop w:val="0"/>
      <w:marBottom w:val="0"/>
      <w:divBdr>
        <w:top w:val="none" w:sz="0" w:space="0" w:color="auto"/>
        <w:left w:val="none" w:sz="0" w:space="0" w:color="auto"/>
        <w:bottom w:val="none" w:sz="0" w:space="0" w:color="auto"/>
        <w:right w:val="none" w:sz="0" w:space="0" w:color="auto"/>
      </w:divBdr>
    </w:div>
    <w:div w:id="1315373979">
      <w:marLeft w:val="0"/>
      <w:marRight w:val="0"/>
      <w:marTop w:val="0"/>
      <w:marBottom w:val="0"/>
      <w:divBdr>
        <w:top w:val="none" w:sz="0" w:space="0" w:color="auto"/>
        <w:left w:val="none" w:sz="0" w:space="0" w:color="auto"/>
        <w:bottom w:val="none" w:sz="0" w:space="0" w:color="auto"/>
        <w:right w:val="none" w:sz="0" w:space="0" w:color="auto"/>
      </w:divBdr>
    </w:div>
    <w:div w:id="1315374552">
      <w:marLeft w:val="0"/>
      <w:marRight w:val="0"/>
      <w:marTop w:val="0"/>
      <w:marBottom w:val="0"/>
      <w:divBdr>
        <w:top w:val="none" w:sz="0" w:space="0" w:color="auto"/>
        <w:left w:val="none" w:sz="0" w:space="0" w:color="auto"/>
        <w:bottom w:val="none" w:sz="0" w:space="0" w:color="auto"/>
        <w:right w:val="none" w:sz="0" w:space="0" w:color="auto"/>
      </w:divBdr>
    </w:div>
    <w:div w:id="1315376602">
      <w:marLeft w:val="0"/>
      <w:marRight w:val="0"/>
      <w:marTop w:val="0"/>
      <w:marBottom w:val="0"/>
      <w:divBdr>
        <w:top w:val="none" w:sz="0" w:space="0" w:color="auto"/>
        <w:left w:val="none" w:sz="0" w:space="0" w:color="auto"/>
        <w:bottom w:val="none" w:sz="0" w:space="0" w:color="auto"/>
        <w:right w:val="none" w:sz="0" w:space="0" w:color="auto"/>
      </w:divBdr>
    </w:div>
    <w:div w:id="1315379994">
      <w:marLeft w:val="0"/>
      <w:marRight w:val="0"/>
      <w:marTop w:val="0"/>
      <w:marBottom w:val="0"/>
      <w:divBdr>
        <w:top w:val="none" w:sz="0" w:space="0" w:color="auto"/>
        <w:left w:val="none" w:sz="0" w:space="0" w:color="auto"/>
        <w:bottom w:val="none" w:sz="0" w:space="0" w:color="auto"/>
        <w:right w:val="none" w:sz="0" w:space="0" w:color="auto"/>
      </w:divBdr>
    </w:div>
    <w:div w:id="1315446695">
      <w:marLeft w:val="0"/>
      <w:marRight w:val="0"/>
      <w:marTop w:val="0"/>
      <w:marBottom w:val="0"/>
      <w:divBdr>
        <w:top w:val="none" w:sz="0" w:space="0" w:color="auto"/>
        <w:left w:val="none" w:sz="0" w:space="0" w:color="auto"/>
        <w:bottom w:val="none" w:sz="0" w:space="0" w:color="auto"/>
        <w:right w:val="none" w:sz="0" w:space="0" w:color="auto"/>
      </w:divBdr>
    </w:div>
    <w:div w:id="1315529782">
      <w:marLeft w:val="0"/>
      <w:marRight w:val="0"/>
      <w:marTop w:val="0"/>
      <w:marBottom w:val="0"/>
      <w:divBdr>
        <w:top w:val="none" w:sz="0" w:space="0" w:color="auto"/>
        <w:left w:val="none" w:sz="0" w:space="0" w:color="auto"/>
        <w:bottom w:val="none" w:sz="0" w:space="0" w:color="auto"/>
        <w:right w:val="none" w:sz="0" w:space="0" w:color="auto"/>
      </w:divBdr>
    </w:div>
    <w:div w:id="1315573749">
      <w:marLeft w:val="0"/>
      <w:marRight w:val="0"/>
      <w:marTop w:val="0"/>
      <w:marBottom w:val="0"/>
      <w:divBdr>
        <w:top w:val="none" w:sz="0" w:space="0" w:color="auto"/>
        <w:left w:val="none" w:sz="0" w:space="0" w:color="auto"/>
        <w:bottom w:val="none" w:sz="0" w:space="0" w:color="auto"/>
        <w:right w:val="none" w:sz="0" w:space="0" w:color="auto"/>
      </w:divBdr>
    </w:div>
    <w:div w:id="1315599140">
      <w:marLeft w:val="0"/>
      <w:marRight w:val="0"/>
      <w:marTop w:val="0"/>
      <w:marBottom w:val="0"/>
      <w:divBdr>
        <w:top w:val="none" w:sz="0" w:space="0" w:color="auto"/>
        <w:left w:val="none" w:sz="0" w:space="0" w:color="auto"/>
        <w:bottom w:val="none" w:sz="0" w:space="0" w:color="auto"/>
        <w:right w:val="none" w:sz="0" w:space="0" w:color="auto"/>
      </w:divBdr>
    </w:div>
    <w:div w:id="1315640035">
      <w:marLeft w:val="0"/>
      <w:marRight w:val="0"/>
      <w:marTop w:val="0"/>
      <w:marBottom w:val="0"/>
      <w:divBdr>
        <w:top w:val="none" w:sz="0" w:space="0" w:color="auto"/>
        <w:left w:val="none" w:sz="0" w:space="0" w:color="auto"/>
        <w:bottom w:val="none" w:sz="0" w:space="0" w:color="auto"/>
        <w:right w:val="none" w:sz="0" w:space="0" w:color="auto"/>
      </w:divBdr>
    </w:div>
    <w:div w:id="1315643631">
      <w:marLeft w:val="0"/>
      <w:marRight w:val="0"/>
      <w:marTop w:val="0"/>
      <w:marBottom w:val="0"/>
      <w:divBdr>
        <w:top w:val="none" w:sz="0" w:space="0" w:color="auto"/>
        <w:left w:val="none" w:sz="0" w:space="0" w:color="auto"/>
        <w:bottom w:val="none" w:sz="0" w:space="0" w:color="auto"/>
        <w:right w:val="none" w:sz="0" w:space="0" w:color="auto"/>
      </w:divBdr>
    </w:div>
    <w:div w:id="1315910801">
      <w:marLeft w:val="0"/>
      <w:marRight w:val="0"/>
      <w:marTop w:val="0"/>
      <w:marBottom w:val="0"/>
      <w:divBdr>
        <w:top w:val="none" w:sz="0" w:space="0" w:color="auto"/>
        <w:left w:val="none" w:sz="0" w:space="0" w:color="auto"/>
        <w:bottom w:val="none" w:sz="0" w:space="0" w:color="auto"/>
        <w:right w:val="none" w:sz="0" w:space="0" w:color="auto"/>
      </w:divBdr>
    </w:div>
    <w:div w:id="1315911561">
      <w:marLeft w:val="0"/>
      <w:marRight w:val="0"/>
      <w:marTop w:val="0"/>
      <w:marBottom w:val="0"/>
      <w:divBdr>
        <w:top w:val="none" w:sz="0" w:space="0" w:color="auto"/>
        <w:left w:val="none" w:sz="0" w:space="0" w:color="auto"/>
        <w:bottom w:val="none" w:sz="0" w:space="0" w:color="auto"/>
        <w:right w:val="none" w:sz="0" w:space="0" w:color="auto"/>
      </w:divBdr>
    </w:div>
    <w:div w:id="1315911635">
      <w:marLeft w:val="0"/>
      <w:marRight w:val="0"/>
      <w:marTop w:val="0"/>
      <w:marBottom w:val="0"/>
      <w:divBdr>
        <w:top w:val="none" w:sz="0" w:space="0" w:color="auto"/>
        <w:left w:val="none" w:sz="0" w:space="0" w:color="auto"/>
        <w:bottom w:val="none" w:sz="0" w:space="0" w:color="auto"/>
        <w:right w:val="none" w:sz="0" w:space="0" w:color="auto"/>
      </w:divBdr>
    </w:div>
    <w:div w:id="1316031335">
      <w:marLeft w:val="0"/>
      <w:marRight w:val="0"/>
      <w:marTop w:val="0"/>
      <w:marBottom w:val="0"/>
      <w:divBdr>
        <w:top w:val="none" w:sz="0" w:space="0" w:color="auto"/>
        <w:left w:val="none" w:sz="0" w:space="0" w:color="auto"/>
        <w:bottom w:val="none" w:sz="0" w:space="0" w:color="auto"/>
        <w:right w:val="none" w:sz="0" w:space="0" w:color="auto"/>
      </w:divBdr>
    </w:div>
    <w:div w:id="1316179874">
      <w:marLeft w:val="0"/>
      <w:marRight w:val="0"/>
      <w:marTop w:val="0"/>
      <w:marBottom w:val="0"/>
      <w:divBdr>
        <w:top w:val="none" w:sz="0" w:space="0" w:color="auto"/>
        <w:left w:val="none" w:sz="0" w:space="0" w:color="auto"/>
        <w:bottom w:val="none" w:sz="0" w:space="0" w:color="auto"/>
        <w:right w:val="none" w:sz="0" w:space="0" w:color="auto"/>
      </w:divBdr>
    </w:div>
    <w:div w:id="1316184041">
      <w:marLeft w:val="0"/>
      <w:marRight w:val="0"/>
      <w:marTop w:val="0"/>
      <w:marBottom w:val="0"/>
      <w:divBdr>
        <w:top w:val="none" w:sz="0" w:space="0" w:color="auto"/>
        <w:left w:val="none" w:sz="0" w:space="0" w:color="auto"/>
        <w:bottom w:val="none" w:sz="0" w:space="0" w:color="auto"/>
        <w:right w:val="none" w:sz="0" w:space="0" w:color="auto"/>
      </w:divBdr>
    </w:div>
    <w:div w:id="1316257404">
      <w:marLeft w:val="0"/>
      <w:marRight w:val="0"/>
      <w:marTop w:val="0"/>
      <w:marBottom w:val="0"/>
      <w:divBdr>
        <w:top w:val="none" w:sz="0" w:space="0" w:color="auto"/>
        <w:left w:val="none" w:sz="0" w:space="0" w:color="auto"/>
        <w:bottom w:val="none" w:sz="0" w:space="0" w:color="auto"/>
        <w:right w:val="none" w:sz="0" w:space="0" w:color="auto"/>
      </w:divBdr>
    </w:div>
    <w:div w:id="1316449765">
      <w:marLeft w:val="0"/>
      <w:marRight w:val="0"/>
      <w:marTop w:val="0"/>
      <w:marBottom w:val="0"/>
      <w:divBdr>
        <w:top w:val="none" w:sz="0" w:space="0" w:color="auto"/>
        <w:left w:val="none" w:sz="0" w:space="0" w:color="auto"/>
        <w:bottom w:val="none" w:sz="0" w:space="0" w:color="auto"/>
        <w:right w:val="none" w:sz="0" w:space="0" w:color="auto"/>
      </w:divBdr>
    </w:div>
    <w:div w:id="1316449773">
      <w:marLeft w:val="0"/>
      <w:marRight w:val="0"/>
      <w:marTop w:val="0"/>
      <w:marBottom w:val="0"/>
      <w:divBdr>
        <w:top w:val="none" w:sz="0" w:space="0" w:color="auto"/>
        <w:left w:val="none" w:sz="0" w:space="0" w:color="auto"/>
        <w:bottom w:val="none" w:sz="0" w:space="0" w:color="auto"/>
        <w:right w:val="none" w:sz="0" w:space="0" w:color="auto"/>
      </w:divBdr>
    </w:div>
    <w:div w:id="1316451035">
      <w:marLeft w:val="0"/>
      <w:marRight w:val="0"/>
      <w:marTop w:val="0"/>
      <w:marBottom w:val="0"/>
      <w:divBdr>
        <w:top w:val="none" w:sz="0" w:space="0" w:color="auto"/>
        <w:left w:val="none" w:sz="0" w:space="0" w:color="auto"/>
        <w:bottom w:val="none" w:sz="0" w:space="0" w:color="auto"/>
        <w:right w:val="none" w:sz="0" w:space="0" w:color="auto"/>
      </w:divBdr>
    </w:div>
    <w:div w:id="1316570318">
      <w:marLeft w:val="0"/>
      <w:marRight w:val="0"/>
      <w:marTop w:val="0"/>
      <w:marBottom w:val="0"/>
      <w:divBdr>
        <w:top w:val="none" w:sz="0" w:space="0" w:color="auto"/>
        <w:left w:val="none" w:sz="0" w:space="0" w:color="auto"/>
        <w:bottom w:val="none" w:sz="0" w:space="0" w:color="auto"/>
        <w:right w:val="none" w:sz="0" w:space="0" w:color="auto"/>
      </w:divBdr>
    </w:div>
    <w:div w:id="1316571725">
      <w:marLeft w:val="0"/>
      <w:marRight w:val="0"/>
      <w:marTop w:val="0"/>
      <w:marBottom w:val="0"/>
      <w:divBdr>
        <w:top w:val="none" w:sz="0" w:space="0" w:color="auto"/>
        <w:left w:val="none" w:sz="0" w:space="0" w:color="auto"/>
        <w:bottom w:val="none" w:sz="0" w:space="0" w:color="auto"/>
        <w:right w:val="none" w:sz="0" w:space="0" w:color="auto"/>
      </w:divBdr>
    </w:div>
    <w:div w:id="1316688689">
      <w:marLeft w:val="0"/>
      <w:marRight w:val="0"/>
      <w:marTop w:val="0"/>
      <w:marBottom w:val="0"/>
      <w:divBdr>
        <w:top w:val="none" w:sz="0" w:space="0" w:color="auto"/>
        <w:left w:val="none" w:sz="0" w:space="0" w:color="auto"/>
        <w:bottom w:val="none" w:sz="0" w:space="0" w:color="auto"/>
        <w:right w:val="none" w:sz="0" w:space="0" w:color="auto"/>
      </w:divBdr>
    </w:div>
    <w:div w:id="1316761718">
      <w:marLeft w:val="0"/>
      <w:marRight w:val="0"/>
      <w:marTop w:val="0"/>
      <w:marBottom w:val="0"/>
      <w:divBdr>
        <w:top w:val="none" w:sz="0" w:space="0" w:color="auto"/>
        <w:left w:val="none" w:sz="0" w:space="0" w:color="auto"/>
        <w:bottom w:val="none" w:sz="0" w:space="0" w:color="auto"/>
        <w:right w:val="none" w:sz="0" w:space="0" w:color="auto"/>
      </w:divBdr>
    </w:div>
    <w:div w:id="1316838239">
      <w:marLeft w:val="0"/>
      <w:marRight w:val="0"/>
      <w:marTop w:val="0"/>
      <w:marBottom w:val="0"/>
      <w:divBdr>
        <w:top w:val="none" w:sz="0" w:space="0" w:color="auto"/>
        <w:left w:val="none" w:sz="0" w:space="0" w:color="auto"/>
        <w:bottom w:val="none" w:sz="0" w:space="0" w:color="auto"/>
        <w:right w:val="none" w:sz="0" w:space="0" w:color="auto"/>
      </w:divBdr>
    </w:div>
    <w:div w:id="1316909448">
      <w:marLeft w:val="0"/>
      <w:marRight w:val="0"/>
      <w:marTop w:val="0"/>
      <w:marBottom w:val="0"/>
      <w:divBdr>
        <w:top w:val="none" w:sz="0" w:space="0" w:color="auto"/>
        <w:left w:val="none" w:sz="0" w:space="0" w:color="auto"/>
        <w:bottom w:val="none" w:sz="0" w:space="0" w:color="auto"/>
        <w:right w:val="none" w:sz="0" w:space="0" w:color="auto"/>
      </w:divBdr>
    </w:div>
    <w:div w:id="1316910903">
      <w:marLeft w:val="0"/>
      <w:marRight w:val="0"/>
      <w:marTop w:val="0"/>
      <w:marBottom w:val="0"/>
      <w:divBdr>
        <w:top w:val="none" w:sz="0" w:space="0" w:color="auto"/>
        <w:left w:val="none" w:sz="0" w:space="0" w:color="auto"/>
        <w:bottom w:val="none" w:sz="0" w:space="0" w:color="auto"/>
        <w:right w:val="none" w:sz="0" w:space="0" w:color="auto"/>
      </w:divBdr>
    </w:div>
    <w:div w:id="1317028333">
      <w:bodyDiv w:val="1"/>
      <w:marLeft w:val="0"/>
      <w:marRight w:val="0"/>
      <w:marTop w:val="0"/>
      <w:marBottom w:val="0"/>
      <w:divBdr>
        <w:top w:val="none" w:sz="0" w:space="0" w:color="auto"/>
        <w:left w:val="none" w:sz="0" w:space="0" w:color="auto"/>
        <w:bottom w:val="none" w:sz="0" w:space="0" w:color="auto"/>
        <w:right w:val="none" w:sz="0" w:space="0" w:color="auto"/>
      </w:divBdr>
    </w:div>
    <w:div w:id="1317148020">
      <w:marLeft w:val="0"/>
      <w:marRight w:val="0"/>
      <w:marTop w:val="0"/>
      <w:marBottom w:val="0"/>
      <w:divBdr>
        <w:top w:val="none" w:sz="0" w:space="0" w:color="auto"/>
        <w:left w:val="none" w:sz="0" w:space="0" w:color="auto"/>
        <w:bottom w:val="none" w:sz="0" w:space="0" w:color="auto"/>
        <w:right w:val="none" w:sz="0" w:space="0" w:color="auto"/>
      </w:divBdr>
    </w:div>
    <w:div w:id="1317221008">
      <w:marLeft w:val="0"/>
      <w:marRight w:val="0"/>
      <w:marTop w:val="0"/>
      <w:marBottom w:val="0"/>
      <w:divBdr>
        <w:top w:val="none" w:sz="0" w:space="0" w:color="auto"/>
        <w:left w:val="none" w:sz="0" w:space="0" w:color="auto"/>
        <w:bottom w:val="none" w:sz="0" w:space="0" w:color="auto"/>
        <w:right w:val="none" w:sz="0" w:space="0" w:color="auto"/>
      </w:divBdr>
    </w:div>
    <w:div w:id="1317228605">
      <w:marLeft w:val="0"/>
      <w:marRight w:val="0"/>
      <w:marTop w:val="0"/>
      <w:marBottom w:val="0"/>
      <w:divBdr>
        <w:top w:val="none" w:sz="0" w:space="0" w:color="auto"/>
        <w:left w:val="none" w:sz="0" w:space="0" w:color="auto"/>
        <w:bottom w:val="none" w:sz="0" w:space="0" w:color="auto"/>
        <w:right w:val="none" w:sz="0" w:space="0" w:color="auto"/>
      </w:divBdr>
    </w:div>
    <w:div w:id="1317296807">
      <w:marLeft w:val="0"/>
      <w:marRight w:val="0"/>
      <w:marTop w:val="0"/>
      <w:marBottom w:val="0"/>
      <w:divBdr>
        <w:top w:val="none" w:sz="0" w:space="0" w:color="auto"/>
        <w:left w:val="none" w:sz="0" w:space="0" w:color="auto"/>
        <w:bottom w:val="none" w:sz="0" w:space="0" w:color="auto"/>
        <w:right w:val="none" w:sz="0" w:space="0" w:color="auto"/>
      </w:divBdr>
    </w:div>
    <w:div w:id="1317343965">
      <w:marLeft w:val="0"/>
      <w:marRight w:val="0"/>
      <w:marTop w:val="0"/>
      <w:marBottom w:val="0"/>
      <w:divBdr>
        <w:top w:val="none" w:sz="0" w:space="0" w:color="auto"/>
        <w:left w:val="none" w:sz="0" w:space="0" w:color="auto"/>
        <w:bottom w:val="none" w:sz="0" w:space="0" w:color="auto"/>
        <w:right w:val="none" w:sz="0" w:space="0" w:color="auto"/>
      </w:divBdr>
    </w:div>
    <w:div w:id="1317489074">
      <w:marLeft w:val="0"/>
      <w:marRight w:val="0"/>
      <w:marTop w:val="0"/>
      <w:marBottom w:val="0"/>
      <w:divBdr>
        <w:top w:val="none" w:sz="0" w:space="0" w:color="auto"/>
        <w:left w:val="none" w:sz="0" w:space="0" w:color="auto"/>
        <w:bottom w:val="none" w:sz="0" w:space="0" w:color="auto"/>
        <w:right w:val="none" w:sz="0" w:space="0" w:color="auto"/>
      </w:divBdr>
    </w:div>
    <w:div w:id="1317492045">
      <w:marLeft w:val="0"/>
      <w:marRight w:val="0"/>
      <w:marTop w:val="0"/>
      <w:marBottom w:val="0"/>
      <w:divBdr>
        <w:top w:val="none" w:sz="0" w:space="0" w:color="auto"/>
        <w:left w:val="none" w:sz="0" w:space="0" w:color="auto"/>
        <w:bottom w:val="none" w:sz="0" w:space="0" w:color="auto"/>
        <w:right w:val="none" w:sz="0" w:space="0" w:color="auto"/>
      </w:divBdr>
    </w:div>
    <w:div w:id="1317564252">
      <w:marLeft w:val="0"/>
      <w:marRight w:val="0"/>
      <w:marTop w:val="0"/>
      <w:marBottom w:val="0"/>
      <w:divBdr>
        <w:top w:val="none" w:sz="0" w:space="0" w:color="auto"/>
        <w:left w:val="none" w:sz="0" w:space="0" w:color="auto"/>
        <w:bottom w:val="none" w:sz="0" w:space="0" w:color="auto"/>
        <w:right w:val="none" w:sz="0" w:space="0" w:color="auto"/>
      </w:divBdr>
    </w:div>
    <w:div w:id="1317684837">
      <w:marLeft w:val="0"/>
      <w:marRight w:val="0"/>
      <w:marTop w:val="0"/>
      <w:marBottom w:val="0"/>
      <w:divBdr>
        <w:top w:val="none" w:sz="0" w:space="0" w:color="auto"/>
        <w:left w:val="none" w:sz="0" w:space="0" w:color="auto"/>
        <w:bottom w:val="none" w:sz="0" w:space="0" w:color="auto"/>
        <w:right w:val="none" w:sz="0" w:space="0" w:color="auto"/>
      </w:divBdr>
    </w:div>
    <w:div w:id="1317802606">
      <w:marLeft w:val="0"/>
      <w:marRight w:val="0"/>
      <w:marTop w:val="0"/>
      <w:marBottom w:val="0"/>
      <w:divBdr>
        <w:top w:val="none" w:sz="0" w:space="0" w:color="auto"/>
        <w:left w:val="none" w:sz="0" w:space="0" w:color="auto"/>
        <w:bottom w:val="none" w:sz="0" w:space="0" w:color="auto"/>
        <w:right w:val="none" w:sz="0" w:space="0" w:color="auto"/>
      </w:divBdr>
    </w:div>
    <w:div w:id="1317879996">
      <w:marLeft w:val="0"/>
      <w:marRight w:val="0"/>
      <w:marTop w:val="0"/>
      <w:marBottom w:val="0"/>
      <w:divBdr>
        <w:top w:val="none" w:sz="0" w:space="0" w:color="auto"/>
        <w:left w:val="none" w:sz="0" w:space="0" w:color="auto"/>
        <w:bottom w:val="none" w:sz="0" w:space="0" w:color="auto"/>
        <w:right w:val="none" w:sz="0" w:space="0" w:color="auto"/>
      </w:divBdr>
    </w:div>
    <w:div w:id="1317994913">
      <w:marLeft w:val="0"/>
      <w:marRight w:val="0"/>
      <w:marTop w:val="0"/>
      <w:marBottom w:val="0"/>
      <w:divBdr>
        <w:top w:val="none" w:sz="0" w:space="0" w:color="auto"/>
        <w:left w:val="none" w:sz="0" w:space="0" w:color="auto"/>
        <w:bottom w:val="none" w:sz="0" w:space="0" w:color="auto"/>
        <w:right w:val="none" w:sz="0" w:space="0" w:color="auto"/>
      </w:divBdr>
    </w:div>
    <w:div w:id="1318076437">
      <w:marLeft w:val="0"/>
      <w:marRight w:val="0"/>
      <w:marTop w:val="0"/>
      <w:marBottom w:val="0"/>
      <w:divBdr>
        <w:top w:val="none" w:sz="0" w:space="0" w:color="auto"/>
        <w:left w:val="none" w:sz="0" w:space="0" w:color="auto"/>
        <w:bottom w:val="none" w:sz="0" w:space="0" w:color="auto"/>
        <w:right w:val="none" w:sz="0" w:space="0" w:color="auto"/>
      </w:divBdr>
    </w:div>
    <w:div w:id="1318145571">
      <w:marLeft w:val="0"/>
      <w:marRight w:val="0"/>
      <w:marTop w:val="0"/>
      <w:marBottom w:val="0"/>
      <w:divBdr>
        <w:top w:val="none" w:sz="0" w:space="0" w:color="auto"/>
        <w:left w:val="none" w:sz="0" w:space="0" w:color="auto"/>
        <w:bottom w:val="none" w:sz="0" w:space="0" w:color="auto"/>
        <w:right w:val="none" w:sz="0" w:space="0" w:color="auto"/>
      </w:divBdr>
    </w:div>
    <w:div w:id="1318191596">
      <w:marLeft w:val="0"/>
      <w:marRight w:val="0"/>
      <w:marTop w:val="0"/>
      <w:marBottom w:val="0"/>
      <w:divBdr>
        <w:top w:val="none" w:sz="0" w:space="0" w:color="auto"/>
        <w:left w:val="none" w:sz="0" w:space="0" w:color="auto"/>
        <w:bottom w:val="none" w:sz="0" w:space="0" w:color="auto"/>
        <w:right w:val="none" w:sz="0" w:space="0" w:color="auto"/>
      </w:divBdr>
    </w:div>
    <w:div w:id="1318342841">
      <w:marLeft w:val="0"/>
      <w:marRight w:val="0"/>
      <w:marTop w:val="0"/>
      <w:marBottom w:val="0"/>
      <w:divBdr>
        <w:top w:val="none" w:sz="0" w:space="0" w:color="auto"/>
        <w:left w:val="none" w:sz="0" w:space="0" w:color="auto"/>
        <w:bottom w:val="none" w:sz="0" w:space="0" w:color="auto"/>
        <w:right w:val="none" w:sz="0" w:space="0" w:color="auto"/>
      </w:divBdr>
    </w:div>
    <w:div w:id="1318416563">
      <w:marLeft w:val="0"/>
      <w:marRight w:val="0"/>
      <w:marTop w:val="0"/>
      <w:marBottom w:val="0"/>
      <w:divBdr>
        <w:top w:val="none" w:sz="0" w:space="0" w:color="auto"/>
        <w:left w:val="none" w:sz="0" w:space="0" w:color="auto"/>
        <w:bottom w:val="none" w:sz="0" w:space="0" w:color="auto"/>
        <w:right w:val="none" w:sz="0" w:space="0" w:color="auto"/>
      </w:divBdr>
    </w:div>
    <w:div w:id="1318455935">
      <w:marLeft w:val="0"/>
      <w:marRight w:val="0"/>
      <w:marTop w:val="0"/>
      <w:marBottom w:val="0"/>
      <w:divBdr>
        <w:top w:val="none" w:sz="0" w:space="0" w:color="auto"/>
        <w:left w:val="none" w:sz="0" w:space="0" w:color="auto"/>
        <w:bottom w:val="none" w:sz="0" w:space="0" w:color="auto"/>
        <w:right w:val="none" w:sz="0" w:space="0" w:color="auto"/>
      </w:divBdr>
    </w:div>
    <w:div w:id="1318532702">
      <w:marLeft w:val="0"/>
      <w:marRight w:val="0"/>
      <w:marTop w:val="0"/>
      <w:marBottom w:val="0"/>
      <w:divBdr>
        <w:top w:val="none" w:sz="0" w:space="0" w:color="auto"/>
        <w:left w:val="none" w:sz="0" w:space="0" w:color="auto"/>
        <w:bottom w:val="none" w:sz="0" w:space="0" w:color="auto"/>
        <w:right w:val="none" w:sz="0" w:space="0" w:color="auto"/>
      </w:divBdr>
    </w:div>
    <w:div w:id="1318606633">
      <w:bodyDiv w:val="1"/>
      <w:marLeft w:val="0"/>
      <w:marRight w:val="0"/>
      <w:marTop w:val="0"/>
      <w:marBottom w:val="0"/>
      <w:divBdr>
        <w:top w:val="none" w:sz="0" w:space="0" w:color="auto"/>
        <w:left w:val="none" w:sz="0" w:space="0" w:color="auto"/>
        <w:bottom w:val="none" w:sz="0" w:space="0" w:color="auto"/>
        <w:right w:val="none" w:sz="0" w:space="0" w:color="auto"/>
      </w:divBdr>
    </w:div>
    <w:div w:id="1318651618">
      <w:marLeft w:val="0"/>
      <w:marRight w:val="0"/>
      <w:marTop w:val="0"/>
      <w:marBottom w:val="0"/>
      <w:divBdr>
        <w:top w:val="none" w:sz="0" w:space="0" w:color="auto"/>
        <w:left w:val="none" w:sz="0" w:space="0" w:color="auto"/>
        <w:bottom w:val="none" w:sz="0" w:space="0" w:color="auto"/>
        <w:right w:val="none" w:sz="0" w:space="0" w:color="auto"/>
      </w:divBdr>
    </w:div>
    <w:div w:id="1318651962">
      <w:marLeft w:val="0"/>
      <w:marRight w:val="0"/>
      <w:marTop w:val="0"/>
      <w:marBottom w:val="0"/>
      <w:divBdr>
        <w:top w:val="none" w:sz="0" w:space="0" w:color="auto"/>
        <w:left w:val="none" w:sz="0" w:space="0" w:color="auto"/>
        <w:bottom w:val="none" w:sz="0" w:space="0" w:color="auto"/>
        <w:right w:val="none" w:sz="0" w:space="0" w:color="auto"/>
      </w:divBdr>
    </w:div>
    <w:div w:id="1318653296">
      <w:marLeft w:val="0"/>
      <w:marRight w:val="0"/>
      <w:marTop w:val="0"/>
      <w:marBottom w:val="0"/>
      <w:divBdr>
        <w:top w:val="none" w:sz="0" w:space="0" w:color="auto"/>
        <w:left w:val="none" w:sz="0" w:space="0" w:color="auto"/>
        <w:bottom w:val="none" w:sz="0" w:space="0" w:color="auto"/>
        <w:right w:val="none" w:sz="0" w:space="0" w:color="auto"/>
      </w:divBdr>
    </w:div>
    <w:div w:id="1318728660">
      <w:marLeft w:val="0"/>
      <w:marRight w:val="0"/>
      <w:marTop w:val="0"/>
      <w:marBottom w:val="0"/>
      <w:divBdr>
        <w:top w:val="none" w:sz="0" w:space="0" w:color="auto"/>
        <w:left w:val="none" w:sz="0" w:space="0" w:color="auto"/>
        <w:bottom w:val="none" w:sz="0" w:space="0" w:color="auto"/>
        <w:right w:val="none" w:sz="0" w:space="0" w:color="auto"/>
      </w:divBdr>
    </w:div>
    <w:div w:id="1318878435">
      <w:marLeft w:val="0"/>
      <w:marRight w:val="0"/>
      <w:marTop w:val="0"/>
      <w:marBottom w:val="0"/>
      <w:divBdr>
        <w:top w:val="none" w:sz="0" w:space="0" w:color="auto"/>
        <w:left w:val="none" w:sz="0" w:space="0" w:color="auto"/>
        <w:bottom w:val="none" w:sz="0" w:space="0" w:color="auto"/>
        <w:right w:val="none" w:sz="0" w:space="0" w:color="auto"/>
      </w:divBdr>
    </w:div>
    <w:div w:id="1319073834">
      <w:marLeft w:val="0"/>
      <w:marRight w:val="0"/>
      <w:marTop w:val="0"/>
      <w:marBottom w:val="0"/>
      <w:divBdr>
        <w:top w:val="none" w:sz="0" w:space="0" w:color="auto"/>
        <w:left w:val="none" w:sz="0" w:space="0" w:color="auto"/>
        <w:bottom w:val="none" w:sz="0" w:space="0" w:color="auto"/>
        <w:right w:val="none" w:sz="0" w:space="0" w:color="auto"/>
      </w:divBdr>
    </w:div>
    <w:div w:id="1319113586">
      <w:marLeft w:val="0"/>
      <w:marRight w:val="0"/>
      <w:marTop w:val="0"/>
      <w:marBottom w:val="0"/>
      <w:divBdr>
        <w:top w:val="none" w:sz="0" w:space="0" w:color="auto"/>
        <w:left w:val="none" w:sz="0" w:space="0" w:color="auto"/>
        <w:bottom w:val="none" w:sz="0" w:space="0" w:color="auto"/>
        <w:right w:val="none" w:sz="0" w:space="0" w:color="auto"/>
      </w:divBdr>
    </w:div>
    <w:div w:id="1319310532">
      <w:marLeft w:val="0"/>
      <w:marRight w:val="0"/>
      <w:marTop w:val="0"/>
      <w:marBottom w:val="0"/>
      <w:divBdr>
        <w:top w:val="none" w:sz="0" w:space="0" w:color="auto"/>
        <w:left w:val="none" w:sz="0" w:space="0" w:color="auto"/>
        <w:bottom w:val="none" w:sz="0" w:space="0" w:color="auto"/>
        <w:right w:val="none" w:sz="0" w:space="0" w:color="auto"/>
      </w:divBdr>
    </w:div>
    <w:div w:id="1319337354">
      <w:marLeft w:val="0"/>
      <w:marRight w:val="0"/>
      <w:marTop w:val="0"/>
      <w:marBottom w:val="0"/>
      <w:divBdr>
        <w:top w:val="none" w:sz="0" w:space="0" w:color="auto"/>
        <w:left w:val="none" w:sz="0" w:space="0" w:color="auto"/>
        <w:bottom w:val="none" w:sz="0" w:space="0" w:color="auto"/>
        <w:right w:val="none" w:sz="0" w:space="0" w:color="auto"/>
      </w:divBdr>
    </w:div>
    <w:div w:id="1319377988">
      <w:marLeft w:val="0"/>
      <w:marRight w:val="0"/>
      <w:marTop w:val="0"/>
      <w:marBottom w:val="0"/>
      <w:divBdr>
        <w:top w:val="none" w:sz="0" w:space="0" w:color="auto"/>
        <w:left w:val="none" w:sz="0" w:space="0" w:color="auto"/>
        <w:bottom w:val="none" w:sz="0" w:space="0" w:color="auto"/>
        <w:right w:val="none" w:sz="0" w:space="0" w:color="auto"/>
      </w:divBdr>
    </w:div>
    <w:div w:id="1319379889">
      <w:marLeft w:val="0"/>
      <w:marRight w:val="0"/>
      <w:marTop w:val="0"/>
      <w:marBottom w:val="0"/>
      <w:divBdr>
        <w:top w:val="none" w:sz="0" w:space="0" w:color="auto"/>
        <w:left w:val="none" w:sz="0" w:space="0" w:color="auto"/>
        <w:bottom w:val="none" w:sz="0" w:space="0" w:color="auto"/>
        <w:right w:val="none" w:sz="0" w:space="0" w:color="auto"/>
      </w:divBdr>
    </w:div>
    <w:div w:id="1319574442">
      <w:marLeft w:val="0"/>
      <w:marRight w:val="0"/>
      <w:marTop w:val="0"/>
      <w:marBottom w:val="0"/>
      <w:divBdr>
        <w:top w:val="none" w:sz="0" w:space="0" w:color="auto"/>
        <w:left w:val="none" w:sz="0" w:space="0" w:color="auto"/>
        <w:bottom w:val="none" w:sz="0" w:space="0" w:color="auto"/>
        <w:right w:val="none" w:sz="0" w:space="0" w:color="auto"/>
      </w:divBdr>
    </w:div>
    <w:div w:id="1319575409">
      <w:marLeft w:val="0"/>
      <w:marRight w:val="0"/>
      <w:marTop w:val="0"/>
      <w:marBottom w:val="0"/>
      <w:divBdr>
        <w:top w:val="none" w:sz="0" w:space="0" w:color="auto"/>
        <w:left w:val="none" w:sz="0" w:space="0" w:color="auto"/>
        <w:bottom w:val="none" w:sz="0" w:space="0" w:color="auto"/>
        <w:right w:val="none" w:sz="0" w:space="0" w:color="auto"/>
      </w:divBdr>
    </w:div>
    <w:div w:id="1319647890">
      <w:marLeft w:val="0"/>
      <w:marRight w:val="0"/>
      <w:marTop w:val="0"/>
      <w:marBottom w:val="0"/>
      <w:divBdr>
        <w:top w:val="none" w:sz="0" w:space="0" w:color="auto"/>
        <w:left w:val="none" w:sz="0" w:space="0" w:color="auto"/>
        <w:bottom w:val="none" w:sz="0" w:space="0" w:color="auto"/>
        <w:right w:val="none" w:sz="0" w:space="0" w:color="auto"/>
      </w:divBdr>
    </w:div>
    <w:div w:id="1319650547">
      <w:marLeft w:val="0"/>
      <w:marRight w:val="0"/>
      <w:marTop w:val="0"/>
      <w:marBottom w:val="0"/>
      <w:divBdr>
        <w:top w:val="none" w:sz="0" w:space="0" w:color="auto"/>
        <w:left w:val="none" w:sz="0" w:space="0" w:color="auto"/>
        <w:bottom w:val="none" w:sz="0" w:space="0" w:color="auto"/>
        <w:right w:val="none" w:sz="0" w:space="0" w:color="auto"/>
      </w:divBdr>
    </w:div>
    <w:div w:id="1319653453">
      <w:marLeft w:val="0"/>
      <w:marRight w:val="0"/>
      <w:marTop w:val="0"/>
      <w:marBottom w:val="0"/>
      <w:divBdr>
        <w:top w:val="none" w:sz="0" w:space="0" w:color="auto"/>
        <w:left w:val="none" w:sz="0" w:space="0" w:color="auto"/>
        <w:bottom w:val="none" w:sz="0" w:space="0" w:color="auto"/>
        <w:right w:val="none" w:sz="0" w:space="0" w:color="auto"/>
      </w:divBdr>
    </w:div>
    <w:div w:id="1319727560">
      <w:marLeft w:val="0"/>
      <w:marRight w:val="0"/>
      <w:marTop w:val="0"/>
      <w:marBottom w:val="0"/>
      <w:divBdr>
        <w:top w:val="none" w:sz="0" w:space="0" w:color="auto"/>
        <w:left w:val="none" w:sz="0" w:space="0" w:color="auto"/>
        <w:bottom w:val="none" w:sz="0" w:space="0" w:color="auto"/>
        <w:right w:val="none" w:sz="0" w:space="0" w:color="auto"/>
      </w:divBdr>
    </w:div>
    <w:div w:id="1319765700">
      <w:marLeft w:val="0"/>
      <w:marRight w:val="0"/>
      <w:marTop w:val="0"/>
      <w:marBottom w:val="0"/>
      <w:divBdr>
        <w:top w:val="none" w:sz="0" w:space="0" w:color="auto"/>
        <w:left w:val="none" w:sz="0" w:space="0" w:color="auto"/>
        <w:bottom w:val="none" w:sz="0" w:space="0" w:color="auto"/>
        <w:right w:val="none" w:sz="0" w:space="0" w:color="auto"/>
      </w:divBdr>
    </w:div>
    <w:div w:id="1319770397">
      <w:bodyDiv w:val="1"/>
      <w:marLeft w:val="0"/>
      <w:marRight w:val="0"/>
      <w:marTop w:val="0"/>
      <w:marBottom w:val="0"/>
      <w:divBdr>
        <w:top w:val="none" w:sz="0" w:space="0" w:color="auto"/>
        <w:left w:val="none" w:sz="0" w:space="0" w:color="auto"/>
        <w:bottom w:val="none" w:sz="0" w:space="0" w:color="auto"/>
        <w:right w:val="none" w:sz="0" w:space="0" w:color="auto"/>
      </w:divBdr>
    </w:div>
    <w:div w:id="1319847226">
      <w:marLeft w:val="0"/>
      <w:marRight w:val="0"/>
      <w:marTop w:val="0"/>
      <w:marBottom w:val="0"/>
      <w:divBdr>
        <w:top w:val="none" w:sz="0" w:space="0" w:color="auto"/>
        <w:left w:val="none" w:sz="0" w:space="0" w:color="auto"/>
        <w:bottom w:val="none" w:sz="0" w:space="0" w:color="auto"/>
        <w:right w:val="none" w:sz="0" w:space="0" w:color="auto"/>
      </w:divBdr>
    </w:div>
    <w:div w:id="1319916144">
      <w:marLeft w:val="0"/>
      <w:marRight w:val="0"/>
      <w:marTop w:val="0"/>
      <w:marBottom w:val="0"/>
      <w:divBdr>
        <w:top w:val="none" w:sz="0" w:space="0" w:color="auto"/>
        <w:left w:val="none" w:sz="0" w:space="0" w:color="auto"/>
        <w:bottom w:val="none" w:sz="0" w:space="0" w:color="auto"/>
        <w:right w:val="none" w:sz="0" w:space="0" w:color="auto"/>
      </w:divBdr>
    </w:div>
    <w:div w:id="1319923203">
      <w:marLeft w:val="0"/>
      <w:marRight w:val="0"/>
      <w:marTop w:val="0"/>
      <w:marBottom w:val="0"/>
      <w:divBdr>
        <w:top w:val="none" w:sz="0" w:space="0" w:color="auto"/>
        <w:left w:val="none" w:sz="0" w:space="0" w:color="auto"/>
        <w:bottom w:val="none" w:sz="0" w:space="0" w:color="auto"/>
        <w:right w:val="none" w:sz="0" w:space="0" w:color="auto"/>
      </w:divBdr>
    </w:div>
    <w:div w:id="1320036453">
      <w:marLeft w:val="0"/>
      <w:marRight w:val="0"/>
      <w:marTop w:val="0"/>
      <w:marBottom w:val="0"/>
      <w:divBdr>
        <w:top w:val="none" w:sz="0" w:space="0" w:color="auto"/>
        <w:left w:val="none" w:sz="0" w:space="0" w:color="auto"/>
        <w:bottom w:val="none" w:sz="0" w:space="0" w:color="auto"/>
        <w:right w:val="none" w:sz="0" w:space="0" w:color="auto"/>
      </w:divBdr>
    </w:div>
    <w:div w:id="1320227661">
      <w:marLeft w:val="0"/>
      <w:marRight w:val="0"/>
      <w:marTop w:val="0"/>
      <w:marBottom w:val="0"/>
      <w:divBdr>
        <w:top w:val="none" w:sz="0" w:space="0" w:color="auto"/>
        <w:left w:val="none" w:sz="0" w:space="0" w:color="auto"/>
        <w:bottom w:val="none" w:sz="0" w:space="0" w:color="auto"/>
        <w:right w:val="none" w:sz="0" w:space="0" w:color="auto"/>
      </w:divBdr>
    </w:div>
    <w:div w:id="1320229190">
      <w:marLeft w:val="0"/>
      <w:marRight w:val="0"/>
      <w:marTop w:val="0"/>
      <w:marBottom w:val="0"/>
      <w:divBdr>
        <w:top w:val="none" w:sz="0" w:space="0" w:color="auto"/>
        <w:left w:val="none" w:sz="0" w:space="0" w:color="auto"/>
        <w:bottom w:val="none" w:sz="0" w:space="0" w:color="auto"/>
        <w:right w:val="none" w:sz="0" w:space="0" w:color="auto"/>
      </w:divBdr>
    </w:div>
    <w:div w:id="1320308630">
      <w:marLeft w:val="0"/>
      <w:marRight w:val="0"/>
      <w:marTop w:val="0"/>
      <w:marBottom w:val="0"/>
      <w:divBdr>
        <w:top w:val="none" w:sz="0" w:space="0" w:color="auto"/>
        <w:left w:val="none" w:sz="0" w:space="0" w:color="auto"/>
        <w:bottom w:val="none" w:sz="0" w:space="0" w:color="auto"/>
        <w:right w:val="none" w:sz="0" w:space="0" w:color="auto"/>
      </w:divBdr>
    </w:div>
    <w:div w:id="1320377514">
      <w:marLeft w:val="0"/>
      <w:marRight w:val="0"/>
      <w:marTop w:val="0"/>
      <w:marBottom w:val="0"/>
      <w:divBdr>
        <w:top w:val="none" w:sz="0" w:space="0" w:color="auto"/>
        <w:left w:val="none" w:sz="0" w:space="0" w:color="auto"/>
        <w:bottom w:val="none" w:sz="0" w:space="0" w:color="auto"/>
        <w:right w:val="none" w:sz="0" w:space="0" w:color="auto"/>
      </w:divBdr>
    </w:div>
    <w:div w:id="1320426021">
      <w:marLeft w:val="0"/>
      <w:marRight w:val="0"/>
      <w:marTop w:val="0"/>
      <w:marBottom w:val="0"/>
      <w:divBdr>
        <w:top w:val="none" w:sz="0" w:space="0" w:color="auto"/>
        <w:left w:val="none" w:sz="0" w:space="0" w:color="auto"/>
        <w:bottom w:val="none" w:sz="0" w:space="0" w:color="auto"/>
        <w:right w:val="none" w:sz="0" w:space="0" w:color="auto"/>
      </w:divBdr>
    </w:div>
    <w:div w:id="1320496358">
      <w:marLeft w:val="0"/>
      <w:marRight w:val="0"/>
      <w:marTop w:val="0"/>
      <w:marBottom w:val="0"/>
      <w:divBdr>
        <w:top w:val="none" w:sz="0" w:space="0" w:color="auto"/>
        <w:left w:val="none" w:sz="0" w:space="0" w:color="auto"/>
        <w:bottom w:val="none" w:sz="0" w:space="0" w:color="auto"/>
        <w:right w:val="none" w:sz="0" w:space="0" w:color="auto"/>
      </w:divBdr>
    </w:div>
    <w:div w:id="1320576241">
      <w:bodyDiv w:val="1"/>
      <w:marLeft w:val="0"/>
      <w:marRight w:val="0"/>
      <w:marTop w:val="0"/>
      <w:marBottom w:val="0"/>
      <w:divBdr>
        <w:top w:val="none" w:sz="0" w:space="0" w:color="auto"/>
        <w:left w:val="none" w:sz="0" w:space="0" w:color="auto"/>
        <w:bottom w:val="none" w:sz="0" w:space="0" w:color="auto"/>
        <w:right w:val="none" w:sz="0" w:space="0" w:color="auto"/>
      </w:divBdr>
    </w:div>
    <w:div w:id="1320578841">
      <w:marLeft w:val="0"/>
      <w:marRight w:val="0"/>
      <w:marTop w:val="0"/>
      <w:marBottom w:val="0"/>
      <w:divBdr>
        <w:top w:val="none" w:sz="0" w:space="0" w:color="auto"/>
        <w:left w:val="none" w:sz="0" w:space="0" w:color="auto"/>
        <w:bottom w:val="none" w:sz="0" w:space="0" w:color="auto"/>
        <w:right w:val="none" w:sz="0" w:space="0" w:color="auto"/>
      </w:divBdr>
    </w:div>
    <w:div w:id="1320621665">
      <w:marLeft w:val="0"/>
      <w:marRight w:val="0"/>
      <w:marTop w:val="0"/>
      <w:marBottom w:val="0"/>
      <w:divBdr>
        <w:top w:val="none" w:sz="0" w:space="0" w:color="auto"/>
        <w:left w:val="none" w:sz="0" w:space="0" w:color="auto"/>
        <w:bottom w:val="none" w:sz="0" w:space="0" w:color="auto"/>
        <w:right w:val="none" w:sz="0" w:space="0" w:color="auto"/>
      </w:divBdr>
    </w:div>
    <w:div w:id="1320648304">
      <w:marLeft w:val="0"/>
      <w:marRight w:val="0"/>
      <w:marTop w:val="0"/>
      <w:marBottom w:val="0"/>
      <w:divBdr>
        <w:top w:val="none" w:sz="0" w:space="0" w:color="auto"/>
        <w:left w:val="none" w:sz="0" w:space="0" w:color="auto"/>
        <w:bottom w:val="none" w:sz="0" w:space="0" w:color="auto"/>
        <w:right w:val="none" w:sz="0" w:space="0" w:color="auto"/>
      </w:divBdr>
    </w:div>
    <w:div w:id="1320693835">
      <w:marLeft w:val="0"/>
      <w:marRight w:val="0"/>
      <w:marTop w:val="0"/>
      <w:marBottom w:val="0"/>
      <w:divBdr>
        <w:top w:val="none" w:sz="0" w:space="0" w:color="auto"/>
        <w:left w:val="none" w:sz="0" w:space="0" w:color="auto"/>
        <w:bottom w:val="none" w:sz="0" w:space="0" w:color="auto"/>
        <w:right w:val="none" w:sz="0" w:space="0" w:color="auto"/>
      </w:divBdr>
    </w:div>
    <w:div w:id="1320768057">
      <w:marLeft w:val="0"/>
      <w:marRight w:val="0"/>
      <w:marTop w:val="0"/>
      <w:marBottom w:val="0"/>
      <w:divBdr>
        <w:top w:val="none" w:sz="0" w:space="0" w:color="auto"/>
        <w:left w:val="none" w:sz="0" w:space="0" w:color="auto"/>
        <w:bottom w:val="none" w:sz="0" w:space="0" w:color="auto"/>
        <w:right w:val="none" w:sz="0" w:space="0" w:color="auto"/>
      </w:divBdr>
    </w:div>
    <w:div w:id="1320769092">
      <w:marLeft w:val="0"/>
      <w:marRight w:val="0"/>
      <w:marTop w:val="0"/>
      <w:marBottom w:val="0"/>
      <w:divBdr>
        <w:top w:val="none" w:sz="0" w:space="0" w:color="auto"/>
        <w:left w:val="none" w:sz="0" w:space="0" w:color="auto"/>
        <w:bottom w:val="none" w:sz="0" w:space="0" w:color="auto"/>
        <w:right w:val="none" w:sz="0" w:space="0" w:color="auto"/>
      </w:divBdr>
    </w:div>
    <w:div w:id="1320840886">
      <w:marLeft w:val="0"/>
      <w:marRight w:val="0"/>
      <w:marTop w:val="0"/>
      <w:marBottom w:val="0"/>
      <w:divBdr>
        <w:top w:val="none" w:sz="0" w:space="0" w:color="auto"/>
        <w:left w:val="none" w:sz="0" w:space="0" w:color="auto"/>
        <w:bottom w:val="none" w:sz="0" w:space="0" w:color="auto"/>
        <w:right w:val="none" w:sz="0" w:space="0" w:color="auto"/>
      </w:divBdr>
    </w:div>
    <w:div w:id="1320889466">
      <w:marLeft w:val="0"/>
      <w:marRight w:val="0"/>
      <w:marTop w:val="0"/>
      <w:marBottom w:val="0"/>
      <w:divBdr>
        <w:top w:val="none" w:sz="0" w:space="0" w:color="auto"/>
        <w:left w:val="none" w:sz="0" w:space="0" w:color="auto"/>
        <w:bottom w:val="none" w:sz="0" w:space="0" w:color="auto"/>
        <w:right w:val="none" w:sz="0" w:space="0" w:color="auto"/>
      </w:divBdr>
    </w:div>
    <w:div w:id="1320963242">
      <w:marLeft w:val="0"/>
      <w:marRight w:val="0"/>
      <w:marTop w:val="0"/>
      <w:marBottom w:val="0"/>
      <w:divBdr>
        <w:top w:val="none" w:sz="0" w:space="0" w:color="auto"/>
        <w:left w:val="none" w:sz="0" w:space="0" w:color="auto"/>
        <w:bottom w:val="none" w:sz="0" w:space="0" w:color="auto"/>
        <w:right w:val="none" w:sz="0" w:space="0" w:color="auto"/>
      </w:divBdr>
    </w:div>
    <w:div w:id="1320964272">
      <w:marLeft w:val="0"/>
      <w:marRight w:val="0"/>
      <w:marTop w:val="0"/>
      <w:marBottom w:val="0"/>
      <w:divBdr>
        <w:top w:val="none" w:sz="0" w:space="0" w:color="auto"/>
        <w:left w:val="none" w:sz="0" w:space="0" w:color="auto"/>
        <w:bottom w:val="none" w:sz="0" w:space="0" w:color="auto"/>
        <w:right w:val="none" w:sz="0" w:space="0" w:color="auto"/>
      </w:divBdr>
    </w:div>
    <w:div w:id="1320964409">
      <w:marLeft w:val="0"/>
      <w:marRight w:val="0"/>
      <w:marTop w:val="0"/>
      <w:marBottom w:val="0"/>
      <w:divBdr>
        <w:top w:val="none" w:sz="0" w:space="0" w:color="auto"/>
        <w:left w:val="none" w:sz="0" w:space="0" w:color="auto"/>
        <w:bottom w:val="none" w:sz="0" w:space="0" w:color="auto"/>
        <w:right w:val="none" w:sz="0" w:space="0" w:color="auto"/>
      </w:divBdr>
    </w:div>
    <w:div w:id="1321036371">
      <w:marLeft w:val="0"/>
      <w:marRight w:val="0"/>
      <w:marTop w:val="0"/>
      <w:marBottom w:val="0"/>
      <w:divBdr>
        <w:top w:val="none" w:sz="0" w:space="0" w:color="auto"/>
        <w:left w:val="none" w:sz="0" w:space="0" w:color="auto"/>
        <w:bottom w:val="none" w:sz="0" w:space="0" w:color="auto"/>
        <w:right w:val="none" w:sz="0" w:space="0" w:color="auto"/>
      </w:divBdr>
    </w:div>
    <w:div w:id="1321082073">
      <w:marLeft w:val="0"/>
      <w:marRight w:val="0"/>
      <w:marTop w:val="0"/>
      <w:marBottom w:val="0"/>
      <w:divBdr>
        <w:top w:val="none" w:sz="0" w:space="0" w:color="auto"/>
        <w:left w:val="none" w:sz="0" w:space="0" w:color="auto"/>
        <w:bottom w:val="none" w:sz="0" w:space="0" w:color="auto"/>
        <w:right w:val="none" w:sz="0" w:space="0" w:color="auto"/>
      </w:divBdr>
    </w:div>
    <w:div w:id="1321233556">
      <w:marLeft w:val="0"/>
      <w:marRight w:val="0"/>
      <w:marTop w:val="0"/>
      <w:marBottom w:val="0"/>
      <w:divBdr>
        <w:top w:val="none" w:sz="0" w:space="0" w:color="auto"/>
        <w:left w:val="none" w:sz="0" w:space="0" w:color="auto"/>
        <w:bottom w:val="none" w:sz="0" w:space="0" w:color="auto"/>
        <w:right w:val="none" w:sz="0" w:space="0" w:color="auto"/>
      </w:divBdr>
    </w:div>
    <w:div w:id="1321301607">
      <w:marLeft w:val="0"/>
      <w:marRight w:val="0"/>
      <w:marTop w:val="0"/>
      <w:marBottom w:val="0"/>
      <w:divBdr>
        <w:top w:val="none" w:sz="0" w:space="0" w:color="auto"/>
        <w:left w:val="none" w:sz="0" w:space="0" w:color="auto"/>
        <w:bottom w:val="none" w:sz="0" w:space="0" w:color="auto"/>
        <w:right w:val="none" w:sz="0" w:space="0" w:color="auto"/>
      </w:divBdr>
    </w:div>
    <w:div w:id="1321425751">
      <w:marLeft w:val="0"/>
      <w:marRight w:val="0"/>
      <w:marTop w:val="0"/>
      <w:marBottom w:val="0"/>
      <w:divBdr>
        <w:top w:val="none" w:sz="0" w:space="0" w:color="auto"/>
        <w:left w:val="none" w:sz="0" w:space="0" w:color="auto"/>
        <w:bottom w:val="none" w:sz="0" w:space="0" w:color="auto"/>
        <w:right w:val="none" w:sz="0" w:space="0" w:color="auto"/>
      </w:divBdr>
    </w:div>
    <w:div w:id="1321471014">
      <w:marLeft w:val="0"/>
      <w:marRight w:val="0"/>
      <w:marTop w:val="0"/>
      <w:marBottom w:val="0"/>
      <w:divBdr>
        <w:top w:val="none" w:sz="0" w:space="0" w:color="auto"/>
        <w:left w:val="none" w:sz="0" w:space="0" w:color="auto"/>
        <w:bottom w:val="none" w:sz="0" w:space="0" w:color="auto"/>
        <w:right w:val="none" w:sz="0" w:space="0" w:color="auto"/>
      </w:divBdr>
    </w:div>
    <w:div w:id="1321498792">
      <w:marLeft w:val="0"/>
      <w:marRight w:val="0"/>
      <w:marTop w:val="0"/>
      <w:marBottom w:val="0"/>
      <w:divBdr>
        <w:top w:val="none" w:sz="0" w:space="0" w:color="auto"/>
        <w:left w:val="none" w:sz="0" w:space="0" w:color="auto"/>
        <w:bottom w:val="none" w:sz="0" w:space="0" w:color="auto"/>
        <w:right w:val="none" w:sz="0" w:space="0" w:color="auto"/>
      </w:divBdr>
    </w:div>
    <w:div w:id="1321544854">
      <w:marLeft w:val="0"/>
      <w:marRight w:val="0"/>
      <w:marTop w:val="0"/>
      <w:marBottom w:val="0"/>
      <w:divBdr>
        <w:top w:val="none" w:sz="0" w:space="0" w:color="auto"/>
        <w:left w:val="none" w:sz="0" w:space="0" w:color="auto"/>
        <w:bottom w:val="none" w:sz="0" w:space="0" w:color="auto"/>
        <w:right w:val="none" w:sz="0" w:space="0" w:color="auto"/>
      </w:divBdr>
    </w:div>
    <w:div w:id="1321735883">
      <w:marLeft w:val="0"/>
      <w:marRight w:val="0"/>
      <w:marTop w:val="0"/>
      <w:marBottom w:val="0"/>
      <w:divBdr>
        <w:top w:val="none" w:sz="0" w:space="0" w:color="auto"/>
        <w:left w:val="none" w:sz="0" w:space="0" w:color="auto"/>
        <w:bottom w:val="none" w:sz="0" w:space="0" w:color="auto"/>
        <w:right w:val="none" w:sz="0" w:space="0" w:color="auto"/>
      </w:divBdr>
    </w:div>
    <w:div w:id="1321737400">
      <w:marLeft w:val="0"/>
      <w:marRight w:val="0"/>
      <w:marTop w:val="0"/>
      <w:marBottom w:val="0"/>
      <w:divBdr>
        <w:top w:val="none" w:sz="0" w:space="0" w:color="auto"/>
        <w:left w:val="none" w:sz="0" w:space="0" w:color="auto"/>
        <w:bottom w:val="none" w:sz="0" w:space="0" w:color="auto"/>
        <w:right w:val="none" w:sz="0" w:space="0" w:color="auto"/>
      </w:divBdr>
    </w:div>
    <w:div w:id="1322001987">
      <w:marLeft w:val="0"/>
      <w:marRight w:val="0"/>
      <w:marTop w:val="0"/>
      <w:marBottom w:val="0"/>
      <w:divBdr>
        <w:top w:val="none" w:sz="0" w:space="0" w:color="auto"/>
        <w:left w:val="none" w:sz="0" w:space="0" w:color="auto"/>
        <w:bottom w:val="none" w:sz="0" w:space="0" w:color="auto"/>
        <w:right w:val="none" w:sz="0" w:space="0" w:color="auto"/>
      </w:divBdr>
    </w:div>
    <w:div w:id="1322081549">
      <w:marLeft w:val="0"/>
      <w:marRight w:val="0"/>
      <w:marTop w:val="0"/>
      <w:marBottom w:val="0"/>
      <w:divBdr>
        <w:top w:val="none" w:sz="0" w:space="0" w:color="auto"/>
        <w:left w:val="none" w:sz="0" w:space="0" w:color="auto"/>
        <w:bottom w:val="none" w:sz="0" w:space="0" w:color="auto"/>
        <w:right w:val="none" w:sz="0" w:space="0" w:color="auto"/>
      </w:divBdr>
    </w:div>
    <w:div w:id="1322123878">
      <w:marLeft w:val="0"/>
      <w:marRight w:val="0"/>
      <w:marTop w:val="0"/>
      <w:marBottom w:val="0"/>
      <w:divBdr>
        <w:top w:val="none" w:sz="0" w:space="0" w:color="auto"/>
        <w:left w:val="none" w:sz="0" w:space="0" w:color="auto"/>
        <w:bottom w:val="none" w:sz="0" w:space="0" w:color="auto"/>
        <w:right w:val="none" w:sz="0" w:space="0" w:color="auto"/>
      </w:divBdr>
    </w:div>
    <w:div w:id="1322200743">
      <w:marLeft w:val="0"/>
      <w:marRight w:val="0"/>
      <w:marTop w:val="0"/>
      <w:marBottom w:val="0"/>
      <w:divBdr>
        <w:top w:val="none" w:sz="0" w:space="0" w:color="auto"/>
        <w:left w:val="none" w:sz="0" w:space="0" w:color="auto"/>
        <w:bottom w:val="none" w:sz="0" w:space="0" w:color="auto"/>
        <w:right w:val="none" w:sz="0" w:space="0" w:color="auto"/>
      </w:divBdr>
    </w:div>
    <w:div w:id="1322269143">
      <w:marLeft w:val="0"/>
      <w:marRight w:val="0"/>
      <w:marTop w:val="0"/>
      <w:marBottom w:val="0"/>
      <w:divBdr>
        <w:top w:val="none" w:sz="0" w:space="0" w:color="auto"/>
        <w:left w:val="none" w:sz="0" w:space="0" w:color="auto"/>
        <w:bottom w:val="none" w:sz="0" w:space="0" w:color="auto"/>
        <w:right w:val="none" w:sz="0" w:space="0" w:color="auto"/>
      </w:divBdr>
    </w:div>
    <w:div w:id="1322273588">
      <w:marLeft w:val="0"/>
      <w:marRight w:val="0"/>
      <w:marTop w:val="0"/>
      <w:marBottom w:val="0"/>
      <w:divBdr>
        <w:top w:val="none" w:sz="0" w:space="0" w:color="auto"/>
        <w:left w:val="none" w:sz="0" w:space="0" w:color="auto"/>
        <w:bottom w:val="none" w:sz="0" w:space="0" w:color="auto"/>
        <w:right w:val="none" w:sz="0" w:space="0" w:color="auto"/>
      </w:divBdr>
    </w:div>
    <w:div w:id="1322347315">
      <w:marLeft w:val="0"/>
      <w:marRight w:val="0"/>
      <w:marTop w:val="0"/>
      <w:marBottom w:val="0"/>
      <w:divBdr>
        <w:top w:val="none" w:sz="0" w:space="0" w:color="auto"/>
        <w:left w:val="none" w:sz="0" w:space="0" w:color="auto"/>
        <w:bottom w:val="none" w:sz="0" w:space="0" w:color="auto"/>
        <w:right w:val="none" w:sz="0" w:space="0" w:color="auto"/>
      </w:divBdr>
    </w:div>
    <w:div w:id="1322349041">
      <w:marLeft w:val="0"/>
      <w:marRight w:val="0"/>
      <w:marTop w:val="0"/>
      <w:marBottom w:val="0"/>
      <w:divBdr>
        <w:top w:val="none" w:sz="0" w:space="0" w:color="auto"/>
        <w:left w:val="none" w:sz="0" w:space="0" w:color="auto"/>
        <w:bottom w:val="none" w:sz="0" w:space="0" w:color="auto"/>
        <w:right w:val="none" w:sz="0" w:space="0" w:color="auto"/>
      </w:divBdr>
    </w:div>
    <w:div w:id="1322350016">
      <w:marLeft w:val="0"/>
      <w:marRight w:val="0"/>
      <w:marTop w:val="0"/>
      <w:marBottom w:val="0"/>
      <w:divBdr>
        <w:top w:val="none" w:sz="0" w:space="0" w:color="auto"/>
        <w:left w:val="none" w:sz="0" w:space="0" w:color="auto"/>
        <w:bottom w:val="none" w:sz="0" w:space="0" w:color="auto"/>
        <w:right w:val="none" w:sz="0" w:space="0" w:color="auto"/>
      </w:divBdr>
    </w:div>
    <w:div w:id="1322545957">
      <w:marLeft w:val="0"/>
      <w:marRight w:val="0"/>
      <w:marTop w:val="0"/>
      <w:marBottom w:val="0"/>
      <w:divBdr>
        <w:top w:val="none" w:sz="0" w:space="0" w:color="auto"/>
        <w:left w:val="none" w:sz="0" w:space="0" w:color="auto"/>
        <w:bottom w:val="none" w:sz="0" w:space="0" w:color="auto"/>
        <w:right w:val="none" w:sz="0" w:space="0" w:color="auto"/>
      </w:divBdr>
    </w:div>
    <w:div w:id="1322612088">
      <w:marLeft w:val="0"/>
      <w:marRight w:val="0"/>
      <w:marTop w:val="0"/>
      <w:marBottom w:val="0"/>
      <w:divBdr>
        <w:top w:val="none" w:sz="0" w:space="0" w:color="auto"/>
        <w:left w:val="none" w:sz="0" w:space="0" w:color="auto"/>
        <w:bottom w:val="none" w:sz="0" w:space="0" w:color="auto"/>
        <w:right w:val="none" w:sz="0" w:space="0" w:color="auto"/>
      </w:divBdr>
    </w:div>
    <w:div w:id="1322654399">
      <w:marLeft w:val="0"/>
      <w:marRight w:val="0"/>
      <w:marTop w:val="0"/>
      <w:marBottom w:val="0"/>
      <w:divBdr>
        <w:top w:val="none" w:sz="0" w:space="0" w:color="auto"/>
        <w:left w:val="none" w:sz="0" w:space="0" w:color="auto"/>
        <w:bottom w:val="none" w:sz="0" w:space="0" w:color="auto"/>
        <w:right w:val="none" w:sz="0" w:space="0" w:color="auto"/>
      </w:divBdr>
    </w:div>
    <w:div w:id="1322654916">
      <w:marLeft w:val="0"/>
      <w:marRight w:val="0"/>
      <w:marTop w:val="0"/>
      <w:marBottom w:val="0"/>
      <w:divBdr>
        <w:top w:val="none" w:sz="0" w:space="0" w:color="auto"/>
        <w:left w:val="none" w:sz="0" w:space="0" w:color="auto"/>
        <w:bottom w:val="none" w:sz="0" w:space="0" w:color="auto"/>
        <w:right w:val="none" w:sz="0" w:space="0" w:color="auto"/>
      </w:divBdr>
    </w:div>
    <w:div w:id="1322739458">
      <w:marLeft w:val="0"/>
      <w:marRight w:val="0"/>
      <w:marTop w:val="0"/>
      <w:marBottom w:val="0"/>
      <w:divBdr>
        <w:top w:val="none" w:sz="0" w:space="0" w:color="auto"/>
        <w:left w:val="none" w:sz="0" w:space="0" w:color="auto"/>
        <w:bottom w:val="none" w:sz="0" w:space="0" w:color="auto"/>
        <w:right w:val="none" w:sz="0" w:space="0" w:color="auto"/>
      </w:divBdr>
    </w:div>
    <w:div w:id="1322852370">
      <w:marLeft w:val="0"/>
      <w:marRight w:val="0"/>
      <w:marTop w:val="0"/>
      <w:marBottom w:val="0"/>
      <w:divBdr>
        <w:top w:val="none" w:sz="0" w:space="0" w:color="auto"/>
        <w:left w:val="none" w:sz="0" w:space="0" w:color="auto"/>
        <w:bottom w:val="none" w:sz="0" w:space="0" w:color="auto"/>
        <w:right w:val="none" w:sz="0" w:space="0" w:color="auto"/>
      </w:divBdr>
    </w:div>
    <w:div w:id="1322856805">
      <w:marLeft w:val="0"/>
      <w:marRight w:val="0"/>
      <w:marTop w:val="0"/>
      <w:marBottom w:val="0"/>
      <w:divBdr>
        <w:top w:val="none" w:sz="0" w:space="0" w:color="auto"/>
        <w:left w:val="none" w:sz="0" w:space="0" w:color="auto"/>
        <w:bottom w:val="none" w:sz="0" w:space="0" w:color="auto"/>
        <w:right w:val="none" w:sz="0" w:space="0" w:color="auto"/>
      </w:divBdr>
    </w:div>
    <w:div w:id="1322923127">
      <w:bodyDiv w:val="1"/>
      <w:marLeft w:val="0"/>
      <w:marRight w:val="0"/>
      <w:marTop w:val="0"/>
      <w:marBottom w:val="0"/>
      <w:divBdr>
        <w:top w:val="none" w:sz="0" w:space="0" w:color="auto"/>
        <w:left w:val="none" w:sz="0" w:space="0" w:color="auto"/>
        <w:bottom w:val="none" w:sz="0" w:space="0" w:color="auto"/>
        <w:right w:val="none" w:sz="0" w:space="0" w:color="auto"/>
      </w:divBdr>
    </w:div>
    <w:div w:id="1322924984">
      <w:marLeft w:val="0"/>
      <w:marRight w:val="0"/>
      <w:marTop w:val="0"/>
      <w:marBottom w:val="0"/>
      <w:divBdr>
        <w:top w:val="none" w:sz="0" w:space="0" w:color="auto"/>
        <w:left w:val="none" w:sz="0" w:space="0" w:color="auto"/>
        <w:bottom w:val="none" w:sz="0" w:space="0" w:color="auto"/>
        <w:right w:val="none" w:sz="0" w:space="0" w:color="auto"/>
      </w:divBdr>
    </w:div>
    <w:div w:id="1323200584">
      <w:marLeft w:val="0"/>
      <w:marRight w:val="0"/>
      <w:marTop w:val="0"/>
      <w:marBottom w:val="0"/>
      <w:divBdr>
        <w:top w:val="none" w:sz="0" w:space="0" w:color="auto"/>
        <w:left w:val="none" w:sz="0" w:space="0" w:color="auto"/>
        <w:bottom w:val="none" w:sz="0" w:space="0" w:color="auto"/>
        <w:right w:val="none" w:sz="0" w:space="0" w:color="auto"/>
      </w:divBdr>
    </w:div>
    <w:div w:id="1323239349">
      <w:marLeft w:val="0"/>
      <w:marRight w:val="0"/>
      <w:marTop w:val="0"/>
      <w:marBottom w:val="0"/>
      <w:divBdr>
        <w:top w:val="none" w:sz="0" w:space="0" w:color="auto"/>
        <w:left w:val="none" w:sz="0" w:space="0" w:color="auto"/>
        <w:bottom w:val="none" w:sz="0" w:space="0" w:color="auto"/>
        <w:right w:val="none" w:sz="0" w:space="0" w:color="auto"/>
      </w:divBdr>
    </w:div>
    <w:div w:id="1323309606">
      <w:marLeft w:val="0"/>
      <w:marRight w:val="0"/>
      <w:marTop w:val="0"/>
      <w:marBottom w:val="0"/>
      <w:divBdr>
        <w:top w:val="none" w:sz="0" w:space="0" w:color="auto"/>
        <w:left w:val="none" w:sz="0" w:space="0" w:color="auto"/>
        <w:bottom w:val="none" w:sz="0" w:space="0" w:color="auto"/>
        <w:right w:val="none" w:sz="0" w:space="0" w:color="auto"/>
      </w:divBdr>
    </w:div>
    <w:div w:id="1323309619">
      <w:marLeft w:val="0"/>
      <w:marRight w:val="0"/>
      <w:marTop w:val="0"/>
      <w:marBottom w:val="0"/>
      <w:divBdr>
        <w:top w:val="none" w:sz="0" w:space="0" w:color="auto"/>
        <w:left w:val="none" w:sz="0" w:space="0" w:color="auto"/>
        <w:bottom w:val="none" w:sz="0" w:space="0" w:color="auto"/>
        <w:right w:val="none" w:sz="0" w:space="0" w:color="auto"/>
      </w:divBdr>
    </w:div>
    <w:div w:id="1323388051">
      <w:marLeft w:val="0"/>
      <w:marRight w:val="0"/>
      <w:marTop w:val="0"/>
      <w:marBottom w:val="0"/>
      <w:divBdr>
        <w:top w:val="none" w:sz="0" w:space="0" w:color="auto"/>
        <w:left w:val="none" w:sz="0" w:space="0" w:color="auto"/>
        <w:bottom w:val="none" w:sz="0" w:space="0" w:color="auto"/>
        <w:right w:val="none" w:sz="0" w:space="0" w:color="auto"/>
      </w:divBdr>
    </w:div>
    <w:div w:id="1323393585">
      <w:marLeft w:val="0"/>
      <w:marRight w:val="0"/>
      <w:marTop w:val="0"/>
      <w:marBottom w:val="0"/>
      <w:divBdr>
        <w:top w:val="none" w:sz="0" w:space="0" w:color="auto"/>
        <w:left w:val="none" w:sz="0" w:space="0" w:color="auto"/>
        <w:bottom w:val="none" w:sz="0" w:space="0" w:color="auto"/>
        <w:right w:val="none" w:sz="0" w:space="0" w:color="auto"/>
      </w:divBdr>
    </w:div>
    <w:div w:id="1323702446">
      <w:marLeft w:val="0"/>
      <w:marRight w:val="0"/>
      <w:marTop w:val="0"/>
      <w:marBottom w:val="0"/>
      <w:divBdr>
        <w:top w:val="none" w:sz="0" w:space="0" w:color="auto"/>
        <w:left w:val="none" w:sz="0" w:space="0" w:color="auto"/>
        <w:bottom w:val="none" w:sz="0" w:space="0" w:color="auto"/>
        <w:right w:val="none" w:sz="0" w:space="0" w:color="auto"/>
      </w:divBdr>
    </w:div>
    <w:div w:id="1323779168">
      <w:marLeft w:val="0"/>
      <w:marRight w:val="0"/>
      <w:marTop w:val="0"/>
      <w:marBottom w:val="0"/>
      <w:divBdr>
        <w:top w:val="none" w:sz="0" w:space="0" w:color="auto"/>
        <w:left w:val="none" w:sz="0" w:space="0" w:color="auto"/>
        <w:bottom w:val="none" w:sz="0" w:space="0" w:color="auto"/>
        <w:right w:val="none" w:sz="0" w:space="0" w:color="auto"/>
      </w:divBdr>
    </w:div>
    <w:div w:id="1323898098">
      <w:marLeft w:val="0"/>
      <w:marRight w:val="0"/>
      <w:marTop w:val="0"/>
      <w:marBottom w:val="0"/>
      <w:divBdr>
        <w:top w:val="none" w:sz="0" w:space="0" w:color="auto"/>
        <w:left w:val="none" w:sz="0" w:space="0" w:color="auto"/>
        <w:bottom w:val="none" w:sz="0" w:space="0" w:color="auto"/>
        <w:right w:val="none" w:sz="0" w:space="0" w:color="auto"/>
      </w:divBdr>
    </w:div>
    <w:div w:id="1323923490">
      <w:marLeft w:val="0"/>
      <w:marRight w:val="0"/>
      <w:marTop w:val="0"/>
      <w:marBottom w:val="0"/>
      <w:divBdr>
        <w:top w:val="none" w:sz="0" w:space="0" w:color="auto"/>
        <w:left w:val="none" w:sz="0" w:space="0" w:color="auto"/>
        <w:bottom w:val="none" w:sz="0" w:space="0" w:color="auto"/>
        <w:right w:val="none" w:sz="0" w:space="0" w:color="auto"/>
      </w:divBdr>
    </w:div>
    <w:div w:id="1323924190">
      <w:marLeft w:val="0"/>
      <w:marRight w:val="0"/>
      <w:marTop w:val="0"/>
      <w:marBottom w:val="0"/>
      <w:divBdr>
        <w:top w:val="none" w:sz="0" w:space="0" w:color="auto"/>
        <w:left w:val="none" w:sz="0" w:space="0" w:color="auto"/>
        <w:bottom w:val="none" w:sz="0" w:space="0" w:color="auto"/>
        <w:right w:val="none" w:sz="0" w:space="0" w:color="auto"/>
      </w:divBdr>
    </w:div>
    <w:div w:id="1324048308">
      <w:marLeft w:val="0"/>
      <w:marRight w:val="0"/>
      <w:marTop w:val="0"/>
      <w:marBottom w:val="0"/>
      <w:divBdr>
        <w:top w:val="none" w:sz="0" w:space="0" w:color="auto"/>
        <w:left w:val="none" w:sz="0" w:space="0" w:color="auto"/>
        <w:bottom w:val="none" w:sz="0" w:space="0" w:color="auto"/>
        <w:right w:val="none" w:sz="0" w:space="0" w:color="auto"/>
      </w:divBdr>
    </w:div>
    <w:div w:id="1324159437">
      <w:marLeft w:val="0"/>
      <w:marRight w:val="0"/>
      <w:marTop w:val="0"/>
      <w:marBottom w:val="0"/>
      <w:divBdr>
        <w:top w:val="none" w:sz="0" w:space="0" w:color="auto"/>
        <w:left w:val="none" w:sz="0" w:space="0" w:color="auto"/>
        <w:bottom w:val="none" w:sz="0" w:space="0" w:color="auto"/>
        <w:right w:val="none" w:sz="0" w:space="0" w:color="auto"/>
      </w:divBdr>
    </w:div>
    <w:div w:id="1324160112">
      <w:marLeft w:val="0"/>
      <w:marRight w:val="0"/>
      <w:marTop w:val="0"/>
      <w:marBottom w:val="0"/>
      <w:divBdr>
        <w:top w:val="none" w:sz="0" w:space="0" w:color="auto"/>
        <w:left w:val="none" w:sz="0" w:space="0" w:color="auto"/>
        <w:bottom w:val="none" w:sz="0" w:space="0" w:color="auto"/>
        <w:right w:val="none" w:sz="0" w:space="0" w:color="auto"/>
      </w:divBdr>
    </w:div>
    <w:div w:id="1324160413">
      <w:marLeft w:val="0"/>
      <w:marRight w:val="0"/>
      <w:marTop w:val="0"/>
      <w:marBottom w:val="0"/>
      <w:divBdr>
        <w:top w:val="none" w:sz="0" w:space="0" w:color="auto"/>
        <w:left w:val="none" w:sz="0" w:space="0" w:color="auto"/>
        <w:bottom w:val="none" w:sz="0" w:space="0" w:color="auto"/>
        <w:right w:val="none" w:sz="0" w:space="0" w:color="auto"/>
      </w:divBdr>
    </w:div>
    <w:div w:id="1324237437">
      <w:marLeft w:val="0"/>
      <w:marRight w:val="0"/>
      <w:marTop w:val="0"/>
      <w:marBottom w:val="0"/>
      <w:divBdr>
        <w:top w:val="none" w:sz="0" w:space="0" w:color="auto"/>
        <w:left w:val="none" w:sz="0" w:space="0" w:color="auto"/>
        <w:bottom w:val="none" w:sz="0" w:space="0" w:color="auto"/>
        <w:right w:val="none" w:sz="0" w:space="0" w:color="auto"/>
      </w:divBdr>
    </w:div>
    <w:div w:id="1324238744">
      <w:marLeft w:val="0"/>
      <w:marRight w:val="0"/>
      <w:marTop w:val="0"/>
      <w:marBottom w:val="0"/>
      <w:divBdr>
        <w:top w:val="none" w:sz="0" w:space="0" w:color="auto"/>
        <w:left w:val="none" w:sz="0" w:space="0" w:color="auto"/>
        <w:bottom w:val="none" w:sz="0" w:space="0" w:color="auto"/>
        <w:right w:val="none" w:sz="0" w:space="0" w:color="auto"/>
      </w:divBdr>
    </w:div>
    <w:div w:id="1324351818">
      <w:marLeft w:val="0"/>
      <w:marRight w:val="0"/>
      <w:marTop w:val="0"/>
      <w:marBottom w:val="0"/>
      <w:divBdr>
        <w:top w:val="none" w:sz="0" w:space="0" w:color="auto"/>
        <w:left w:val="none" w:sz="0" w:space="0" w:color="auto"/>
        <w:bottom w:val="none" w:sz="0" w:space="0" w:color="auto"/>
        <w:right w:val="none" w:sz="0" w:space="0" w:color="auto"/>
      </w:divBdr>
    </w:div>
    <w:div w:id="1324353647">
      <w:marLeft w:val="0"/>
      <w:marRight w:val="0"/>
      <w:marTop w:val="0"/>
      <w:marBottom w:val="0"/>
      <w:divBdr>
        <w:top w:val="none" w:sz="0" w:space="0" w:color="auto"/>
        <w:left w:val="none" w:sz="0" w:space="0" w:color="auto"/>
        <w:bottom w:val="none" w:sz="0" w:space="0" w:color="auto"/>
        <w:right w:val="none" w:sz="0" w:space="0" w:color="auto"/>
      </w:divBdr>
    </w:div>
    <w:div w:id="1324355665">
      <w:marLeft w:val="0"/>
      <w:marRight w:val="0"/>
      <w:marTop w:val="0"/>
      <w:marBottom w:val="0"/>
      <w:divBdr>
        <w:top w:val="none" w:sz="0" w:space="0" w:color="auto"/>
        <w:left w:val="none" w:sz="0" w:space="0" w:color="auto"/>
        <w:bottom w:val="none" w:sz="0" w:space="0" w:color="auto"/>
        <w:right w:val="none" w:sz="0" w:space="0" w:color="auto"/>
      </w:divBdr>
    </w:div>
    <w:div w:id="1324434001">
      <w:marLeft w:val="0"/>
      <w:marRight w:val="0"/>
      <w:marTop w:val="0"/>
      <w:marBottom w:val="0"/>
      <w:divBdr>
        <w:top w:val="none" w:sz="0" w:space="0" w:color="auto"/>
        <w:left w:val="none" w:sz="0" w:space="0" w:color="auto"/>
        <w:bottom w:val="none" w:sz="0" w:space="0" w:color="auto"/>
        <w:right w:val="none" w:sz="0" w:space="0" w:color="auto"/>
      </w:divBdr>
    </w:div>
    <w:div w:id="1324577711">
      <w:marLeft w:val="0"/>
      <w:marRight w:val="0"/>
      <w:marTop w:val="0"/>
      <w:marBottom w:val="0"/>
      <w:divBdr>
        <w:top w:val="none" w:sz="0" w:space="0" w:color="auto"/>
        <w:left w:val="none" w:sz="0" w:space="0" w:color="auto"/>
        <w:bottom w:val="none" w:sz="0" w:space="0" w:color="auto"/>
        <w:right w:val="none" w:sz="0" w:space="0" w:color="auto"/>
      </w:divBdr>
    </w:div>
    <w:div w:id="1324624865">
      <w:marLeft w:val="0"/>
      <w:marRight w:val="0"/>
      <w:marTop w:val="0"/>
      <w:marBottom w:val="0"/>
      <w:divBdr>
        <w:top w:val="none" w:sz="0" w:space="0" w:color="auto"/>
        <w:left w:val="none" w:sz="0" w:space="0" w:color="auto"/>
        <w:bottom w:val="none" w:sz="0" w:space="0" w:color="auto"/>
        <w:right w:val="none" w:sz="0" w:space="0" w:color="auto"/>
      </w:divBdr>
    </w:div>
    <w:div w:id="1324746110">
      <w:marLeft w:val="0"/>
      <w:marRight w:val="0"/>
      <w:marTop w:val="0"/>
      <w:marBottom w:val="0"/>
      <w:divBdr>
        <w:top w:val="none" w:sz="0" w:space="0" w:color="auto"/>
        <w:left w:val="none" w:sz="0" w:space="0" w:color="auto"/>
        <w:bottom w:val="none" w:sz="0" w:space="0" w:color="auto"/>
        <w:right w:val="none" w:sz="0" w:space="0" w:color="auto"/>
      </w:divBdr>
    </w:div>
    <w:div w:id="1324813568">
      <w:marLeft w:val="0"/>
      <w:marRight w:val="0"/>
      <w:marTop w:val="0"/>
      <w:marBottom w:val="0"/>
      <w:divBdr>
        <w:top w:val="none" w:sz="0" w:space="0" w:color="auto"/>
        <w:left w:val="none" w:sz="0" w:space="0" w:color="auto"/>
        <w:bottom w:val="none" w:sz="0" w:space="0" w:color="auto"/>
        <w:right w:val="none" w:sz="0" w:space="0" w:color="auto"/>
      </w:divBdr>
    </w:div>
    <w:div w:id="1325009686">
      <w:marLeft w:val="0"/>
      <w:marRight w:val="0"/>
      <w:marTop w:val="0"/>
      <w:marBottom w:val="0"/>
      <w:divBdr>
        <w:top w:val="none" w:sz="0" w:space="0" w:color="auto"/>
        <w:left w:val="none" w:sz="0" w:space="0" w:color="auto"/>
        <w:bottom w:val="none" w:sz="0" w:space="0" w:color="auto"/>
        <w:right w:val="none" w:sz="0" w:space="0" w:color="auto"/>
      </w:divBdr>
    </w:div>
    <w:div w:id="1325010429">
      <w:marLeft w:val="0"/>
      <w:marRight w:val="0"/>
      <w:marTop w:val="0"/>
      <w:marBottom w:val="0"/>
      <w:divBdr>
        <w:top w:val="none" w:sz="0" w:space="0" w:color="auto"/>
        <w:left w:val="none" w:sz="0" w:space="0" w:color="auto"/>
        <w:bottom w:val="none" w:sz="0" w:space="0" w:color="auto"/>
        <w:right w:val="none" w:sz="0" w:space="0" w:color="auto"/>
      </w:divBdr>
    </w:div>
    <w:div w:id="1325011584">
      <w:marLeft w:val="0"/>
      <w:marRight w:val="0"/>
      <w:marTop w:val="0"/>
      <w:marBottom w:val="0"/>
      <w:divBdr>
        <w:top w:val="none" w:sz="0" w:space="0" w:color="auto"/>
        <w:left w:val="none" w:sz="0" w:space="0" w:color="auto"/>
        <w:bottom w:val="none" w:sz="0" w:space="0" w:color="auto"/>
        <w:right w:val="none" w:sz="0" w:space="0" w:color="auto"/>
      </w:divBdr>
    </w:div>
    <w:div w:id="1325088167">
      <w:marLeft w:val="0"/>
      <w:marRight w:val="0"/>
      <w:marTop w:val="0"/>
      <w:marBottom w:val="0"/>
      <w:divBdr>
        <w:top w:val="none" w:sz="0" w:space="0" w:color="auto"/>
        <w:left w:val="none" w:sz="0" w:space="0" w:color="auto"/>
        <w:bottom w:val="none" w:sz="0" w:space="0" w:color="auto"/>
        <w:right w:val="none" w:sz="0" w:space="0" w:color="auto"/>
      </w:divBdr>
    </w:div>
    <w:div w:id="1325090035">
      <w:marLeft w:val="0"/>
      <w:marRight w:val="0"/>
      <w:marTop w:val="0"/>
      <w:marBottom w:val="0"/>
      <w:divBdr>
        <w:top w:val="none" w:sz="0" w:space="0" w:color="auto"/>
        <w:left w:val="none" w:sz="0" w:space="0" w:color="auto"/>
        <w:bottom w:val="none" w:sz="0" w:space="0" w:color="auto"/>
        <w:right w:val="none" w:sz="0" w:space="0" w:color="auto"/>
      </w:divBdr>
    </w:div>
    <w:div w:id="1325162914">
      <w:marLeft w:val="0"/>
      <w:marRight w:val="0"/>
      <w:marTop w:val="0"/>
      <w:marBottom w:val="0"/>
      <w:divBdr>
        <w:top w:val="none" w:sz="0" w:space="0" w:color="auto"/>
        <w:left w:val="none" w:sz="0" w:space="0" w:color="auto"/>
        <w:bottom w:val="none" w:sz="0" w:space="0" w:color="auto"/>
        <w:right w:val="none" w:sz="0" w:space="0" w:color="auto"/>
      </w:divBdr>
    </w:div>
    <w:div w:id="1325205654">
      <w:marLeft w:val="0"/>
      <w:marRight w:val="0"/>
      <w:marTop w:val="0"/>
      <w:marBottom w:val="0"/>
      <w:divBdr>
        <w:top w:val="none" w:sz="0" w:space="0" w:color="auto"/>
        <w:left w:val="none" w:sz="0" w:space="0" w:color="auto"/>
        <w:bottom w:val="none" w:sz="0" w:space="0" w:color="auto"/>
        <w:right w:val="none" w:sz="0" w:space="0" w:color="auto"/>
      </w:divBdr>
    </w:div>
    <w:div w:id="1325280017">
      <w:marLeft w:val="0"/>
      <w:marRight w:val="0"/>
      <w:marTop w:val="0"/>
      <w:marBottom w:val="0"/>
      <w:divBdr>
        <w:top w:val="none" w:sz="0" w:space="0" w:color="auto"/>
        <w:left w:val="none" w:sz="0" w:space="0" w:color="auto"/>
        <w:bottom w:val="none" w:sz="0" w:space="0" w:color="auto"/>
        <w:right w:val="none" w:sz="0" w:space="0" w:color="auto"/>
      </w:divBdr>
    </w:div>
    <w:div w:id="1325352088">
      <w:marLeft w:val="0"/>
      <w:marRight w:val="0"/>
      <w:marTop w:val="0"/>
      <w:marBottom w:val="0"/>
      <w:divBdr>
        <w:top w:val="none" w:sz="0" w:space="0" w:color="auto"/>
        <w:left w:val="none" w:sz="0" w:space="0" w:color="auto"/>
        <w:bottom w:val="none" w:sz="0" w:space="0" w:color="auto"/>
        <w:right w:val="none" w:sz="0" w:space="0" w:color="auto"/>
      </w:divBdr>
    </w:div>
    <w:div w:id="1325357256">
      <w:marLeft w:val="0"/>
      <w:marRight w:val="0"/>
      <w:marTop w:val="0"/>
      <w:marBottom w:val="0"/>
      <w:divBdr>
        <w:top w:val="none" w:sz="0" w:space="0" w:color="auto"/>
        <w:left w:val="none" w:sz="0" w:space="0" w:color="auto"/>
        <w:bottom w:val="none" w:sz="0" w:space="0" w:color="auto"/>
        <w:right w:val="none" w:sz="0" w:space="0" w:color="auto"/>
      </w:divBdr>
    </w:div>
    <w:div w:id="1325401934">
      <w:marLeft w:val="0"/>
      <w:marRight w:val="0"/>
      <w:marTop w:val="0"/>
      <w:marBottom w:val="0"/>
      <w:divBdr>
        <w:top w:val="none" w:sz="0" w:space="0" w:color="auto"/>
        <w:left w:val="none" w:sz="0" w:space="0" w:color="auto"/>
        <w:bottom w:val="none" w:sz="0" w:space="0" w:color="auto"/>
        <w:right w:val="none" w:sz="0" w:space="0" w:color="auto"/>
      </w:divBdr>
    </w:div>
    <w:div w:id="1325549057">
      <w:marLeft w:val="0"/>
      <w:marRight w:val="0"/>
      <w:marTop w:val="0"/>
      <w:marBottom w:val="0"/>
      <w:divBdr>
        <w:top w:val="none" w:sz="0" w:space="0" w:color="auto"/>
        <w:left w:val="none" w:sz="0" w:space="0" w:color="auto"/>
        <w:bottom w:val="none" w:sz="0" w:space="0" w:color="auto"/>
        <w:right w:val="none" w:sz="0" w:space="0" w:color="auto"/>
      </w:divBdr>
    </w:div>
    <w:div w:id="1325620042">
      <w:marLeft w:val="0"/>
      <w:marRight w:val="0"/>
      <w:marTop w:val="0"/>
      <w:marBottom w:val="0"/>
      <w:divBdr>
        <w:top w:val="none" w:sz="0" w:space="0" w:color="auto"/>
        <w:left w:val="none" w:sz="0" w:space="0" w:color="auto"/>
        <w:bottom w:val="none" w:sz="0" w:space="0" w:color="auto"/>
        <w:right w:val="none" w:sz="0" w:space="0" w:color="auto"/>
      </w:divBdr>
    </w:div>
    <w:div w:id="1325662319">
      <w:bodyDiv w:val="1"/>
      <w:marLeft w:val="0"/>
      <w:marRight w:val="0"/>
      <w:marTop w:val="0"/>
      <w:marBottom w:val="0"/>
      <w:divBdr>
        <w:top w:val="none" w:sz="0" w:space="0" w:color="auto"/>
        <w:left w:val="none" w:sz="0" w:space="0" w:color="auto"/>
        <w:bottom w:val="none" w:sz="0" w:space="0" w:color="auto"/>
        <w:right w:val="none" w:sz="0" w:space="0" w:color="auto"/>
      </w:divBdr>
    </w:div>
    <w:div w:id="1325667065">
      <w:marLeft w:val="0"/>
      <w:marRight w:val="0"/>
      <w:marTop w:val="0"/>
      <w:marBottom w:val="0"/>
      <w:divBdr>
        <w:top w:val="none" w:sz="0" w:space="0" w:color="auto"/>
        <w:left w:val="none" w:sz="0" w:space="0" w:color="auto"/>
        <w:bottom w:val="none" w:sz="0" w:space="0" w:color="auto"/>
        <w:right w:val="none" w:sz="0" w:space="0" w:color="auto"/>
      </w:divBdr>
    </w:div>
    <w:div w:id="1325670756">
      <w:marLeft w:val="0"/>
      <w:marRight w:val="0"/>
      <w:marTop w:val="0"/>
      <w:marBottom w:val="0"/>
      <w:divBdr>
        <w:top w:val="none" w:sz="0" w:space="0" w:color="auto"/>
        <w:left w:val="none" w:sz="0" w:space="0" w:color="auto"/>
        <w:bottom w:val="none" w:sz="0" w:space="0" w:color="auto"/>
        <w:right w:val="none" w:sz="0" w:space="0" w:color="auto"/>
      </w:divBdr>
    </w:div>
    <w:div w:id="1325745618">
      <w:marLeft w:val="0"/>
      <w:marRight w:val="0"/>
      <w:marTop w:val="0"/>
      <w:marBottom w:val="0"/>
      <w:divBdr>
        <w:top w:val="none" w:sz="0" w:space="0" w:color="auto"/>
        <w:left w:val="none" w:sz="0" w:space="0" w:color="auto"/>
        <w:bottom w:val="none" w:sz="0" w:space="0" w:color="auto"/>
        <w:right w:val="none" w:sz="0" w:space="0" w:color="auto"/>
      </w:divBdr>
    </w:div>
    <w:div w:id="1325815713">
      <w:marLeft w:val="0"/>
      <w:marRight w:val="0"/>
      <w:marTop w:val="0"/>
      <w:marBottom w:val="0"/>
      <w:divBdr>
        <w:top w:val="none" w:sz="0" w:space="0" w:color="auto"/>
        <w:left w:val="none" w:sz="0" w:space="0" w:color="auto"/>
        <w:bottom w:val="none" w:sz="0" w:space="0" w:color="auto"/>
        <w:right w:val="none" w:sz="0" w:space="0" w:color="auto"/>
      </w:divBdr>
    </w:div>
    <w:div w:id="1326012973">
      <w:marLeft w:val="0"/>
      <w:marRight w:val="0"/>
      <w:marTop w:val="0"/>
      <w:marBottom w:val="0"/>
      <w:divBdr>
        <w:top w:val="none" w:sz="0" w:space="0" w:color="auto"/>
        <w:left w:val="none" w:sz="0" w:space="0" w:color="auto"/>
        <w:bottom w:val="none" w:sz="0" w:space="0" w:color="auto"/>
        <w:right w:val="none" w:sz="0" w:space="0" w:color="auto"/>
      </w:divBdr>
    </w:div>
    <w:div w:id="1326013150">
      <w:marLeft w:val="0"/>
      <w:marRight w:val="0"/>
      <w:marTop w:val="0"/>
      <w:marBottom w:val="0"/>
      <w:divBdr>
        <w:top w:val="none" w:sz="0" w:space="0" w:color="auto"/>
        <w:left w:val="none" w:sz="0" w:space="0" w:color="auto"/>
        <w:bottom w:val="none" w:sz="0" w:space="0" w:color="auto"/>
        <w:right w:val="none" w:sz="0" w:space="0" w:color="auto"/>
      </w:divBdr>
    </w:div>
    <w:div w:id="1326055440">
      <w:marLeft w:val="0"/>
      <w:marRight w:val="0"/>
      <w:marTop w:val="0"/>
      <w:marBottom w:val="0"/>
      <w:divBdr>
        <w:top w:val="none" w:sz="0" w:space="0" w:color="auto"/>
        <w:left w:val="none" w:sz="0" w:space="0" w:color="auto"/>
        <w:bottom w:val="none" w:sz="0" w:space="0" w:color="auto"/>
        <w:right w:val="none" w:sz="0" w:space="0" w:color="auto"/>
      </w:divBdr>
    </w:div>
    <w:div w:id="1326126080">
      <w:marLeft w:val="0"/>
      <w:marRight w:val="0"/>
      <w:marTop w:val="0"/>
      <w:marBottom w:val="0"/>
      <w:divBdr>
        <w:top w:val="none" w:sz="0" w:space="0" w:color="auto"/>
        <w:left w:val="none" w:sz="0" w:space="0" w:color="auto"/>
        <w:bottom w:val="none" w:sz="0" w:space="0" w:color="auto"/>
        <w:right w:val="none" w:sz="0" w:space="0" w:color="auto"/>
      </w:divBdr>
    </w:div>
    <w:div w:id="1326204812">
      <w:marLeft w:val="0"/>
      <w:marRight w:val="0"/>
      <w:marTop w:val="0"/>
      <w:marBottom w:val="0"/>
      <w:divBdr>
        <w:top w:val="none" w:sz="0" w:space="0" w:color="auto"/>
        <w:left w:val="none" w:sz="0" w:space="0" w:color="auto"/>
        <w:bottom w:val="none" w:sz="0" w:space="0" w:color="auto"/>
        <w:right w:val="none" w:sz="0" w:space="0" w:color="auto"/>
      </w:divBdr>
    </w:div>
    <w:div w:id="1326207161">
      <w:marLeft w:val="0"/>
      <w:marRight w:val="0"/>
      <w:marTop w:val="0"/>
      <w:marBottom w:val="0"/>
      <w:divBdr>
        <w:top w:val="none" w:sz="0" w:space="0" w:color="auto"/>
        <w:left w:val="none" w:sz="0" w:space="0" w:color="auto"/>
        <w:bottom w:val="none" w:sz="0" w:space="0" w:color="auto"/>
        <w:right w:val="none" w:sz="0" w:space="0" w:color="auto"/>
      </w:divBdr>
    </w:div>
    <w:div w:id="1326324687">
      <w:marLeft w:val="0"/>
      <w:marRight w:val="0"/>
      <w:marTop w:val="0"/>
      <w:marBottom w:val="0"/>
      <w:divBdr>
        <w:top w:val="none" w:sz="0" w:space="0" w:color="auto"/>
        <w:left w:val="none" w:sz="0" w:space="0" w:color="auto"/>
        <w:bottom w:val="none" w:sz="0" w:space="0" w:color="auto"/>
        <w:right w:val="none" w:sz="0" w:space="0" w:color="auto"/>
      </w:divBdr>
    </w:div>
    <w:div w:id="1326393844">
      <w:marLeft w:val="0"/>
      <w:marRight w:val="0"/>
      <w:marTop w:val="0"/>
      <w:marBottom w:val="0"/>
      <w:divBdr>
        <w:top w:val="none" w:sz="0" w:space="0" w:color="auto"/>
        <w:left w:val="none" w:sz="0" w:space="0" w:color="auto"/>
        <w:bottom w:val="none" w:sz="0" w:space="0" w:color="auto"/>
        <w:right w:val="none" w:sz="0" w:space="0" w:color="auto"/>
      </w:divBdr>
    </w:div>
    <w:div w:id="1326473845">
      <w:marLeft w:val="0"/>
      <w:marRight w:val="0"/>
      <w:marTop w:val="0"/>
      <w:marBottom w:val="0"/>
      <w:divBdr>
        <w:top w:val="none" w:sz="0" w:space="0" w:color="auto"/>
        <w:left w:val="none" w:sz="0" w:space="0" w:color="auto"/>
        <w:bottom w:val="none" w:sz="0" w:space="0" w:color="auto"/>
        <w:right w:val="none" w:sz="0" w:space="0" w:color="auto"/>
      </w:divBdr>
    </w:div>
    <w:div w:id="1326514618">
      <w:marLeft w:val="0"/>
      <w:marRight w:val="0"/>
      <w:marTop w:val="0"/>
      <w:marBottom w:val="0"/>
      <w:divBdr>
        <w:top w:val="none" w:sz="0" w:space="0" w:color="auto"/>
        <w:left w:val="none" w:sz="0" w:space="0" w:color="auto"/>
        <w:bottom w:val="none" w:sz="0" w:space="0" w:color="auto"/>
        <w:right w:val="none" w:sz="0" w:space="0" w:color="auto"/>
      </w:divBdr>
    </w:div>
    <w:div w:id="1326515306">
      <w:bodyDiv w:val="1"/>
      <w:marLeft w:val="0"/>
      <w:marRight w:val="0"/>
      <w:marTop w:val="0"/>
      <w:marBottom w:val="0"/>
      <w:divBdr>
        <w:top w:val="none" w:sz="0" w:space="0" w:color="auto"/>
        <w:left w:val="none" w:sz="0" w:space="0" w:color="auto"/>
        <w:bottom w:val="none" w:sz="0" w:space="0" w:color="auto"/>
        <w:right w:val="none" w:sz="0" w:space="0" w:color="auto"/>
      </w:divBdr>
    </w:div>
    <w:div w:id="1326517506">
      <w:marLeft w:val="0"/>
      <w:marRight w:val="0"/>
      <w:marTop w:val="0"/>
      <w:marBottom w:val="0"/>
      <w:divBdr>
        <w:top w:val="none" w:sz="0" w:space="0" w:color="auto"/>
        <w:left w:val="none" w:sz="0" w:space="0" w:color="auto"/>
        <w:bottom w:val="none" w:sz="0" w:space="0" w:color="auto"/>
        <w:right w:val="none" w:sz="0" w:space="0" w:color="auto"/>
      </w:divBdr>
    </w:div>
    <w:div w:id="1326595433">
      <w:marLeft w:val="0"/>
      <w:marRight w:val="0"/>
      <w:marTop w:val="0"/>
      <w:marBottom w:val="0"/>
      <w:divBdr>
        <w:top w:val="none" w:sz="0" w:space="0" w:color="auto"/>
        <w:left w:val="none" w:sz="0" w:space="0" w:color="auto"/>
        <w:bottom w:val="none" w:sz="0" w:space="0" w:color="auto"/>
        <w:right w:val="none" w:sz="0" w:space="0" w:color="auto"/>
      </w:divBdr>
    </w:div>
    <w:div w:id="1326784384">
      <w:marLeft w:val="0"/>
      <w:marRight w:val="0"/>
      <w:marTop w:val="0"/>
      <w:marBottom w:val="0"/>
      <w:divBdr>
        <w:top w:val="none" w:sz="0" w:space="0" w:color="auto"/>
        <w:left w:val="none" w:sz="0" w:space="0" w:color="auto"/>
        <w:bottom w:val="none" w:sz="0" w:space="0" w:color="auto"/>
        <w:right w:val="none" w:sz="0" w:space="0" w:color="auto"/>
      </w:divBdr>
    </w:div>
    <w:div w:id="1326857675">
      <w:marLeft w:val="0"/>
      <w:marRight w:val="0"/>
      <w:marTop w:val="0"/>
      <w:marBottom w:val="0"/>
      <w:divBdr>
        <w:top w:val="none" w:sz="0" w:space="0" w:color="auto"/>
        <w:left w:val="none" w:sz="0" w:space="0" w:color="auto"/>
        <w:bottom w:val="none" w:sz="0" w:space="0" w:color="auto"/>
        <w:right w:val="none" w:sz="0" w:space="0" w:color="auto"/>
      </w:divBdr>
    </w:div>
    <w:div w:id="1326859868">
      <w:marLeft w:val="0"/>
      <w:marRight w:val="0"/>
      <w:marTop w:val="0"/>
      <w:marBottom w:val="0"/>
      <w:divBdr>
        <w:top w:val="none" w:sz="0" w:space="0" w:color="auto"/>
        <w:left w:val="none" w:sz="0" w:space="0" w:color="auto"/>
        <w:bottom w:val="none" w:sz="0" w:space="0" w:color="auto"/>
        <w:right w:val="none" w:sz="0" w:space="0" w:color="auto"/>
      </w:divBdr>
    </w:div>
    <w:div w:id="1326936212">
      <w:marLeft w:val="0"/>
      <w:marRight w:val="0"/>
      <w:marTop w:val="0"/>
      <w:marBottom w:val="0"/>
      <w:divBdr>
        <w:top w:val="none" w:sz="0" w:space="0" w:color="auto"/>
        <w:left w:val="none" w:sz="0" w:space="0" w:color="auto"/>
        <w:bottom w:val="none" w:sz="0" w:space="0" w:color="auto"/>
        <w:right w:val="none" w:sz="0" w:space="0" w:color="auto"/>
      </w:divBdr>
    </w:div>
    <w:div w:id="1327055773">
      <w:marLeft w:val="0"/>
      <w:marRight w:val="0"/>
      <w:marTop w:val="0"/>
      <w:marBottom w:val="0"/>
      <w:divBdr>
        <w:top w:val="none" w:sz="0" w:space="0" w:color="auto"/>
        <w:left w:val="none" w:sz="0" w:space="0" w:color="auto"/>
        <w:bottom w:val="none" w:sz="0" w:space="0" w:color="auto"/>
        <w:right w:val="none" w:sz="0" w:space="0" w:color="auto"/>
      </w:divBdr>
    </w:div>
    <w:div w:id="1327172030">
      <w:marLeft w:val="0"/>
      <w:marRight w:val="0"/>
      <w:marTop w:val="0"/>
      <w:marBottom w:val="0"/>
      <w:divBdr>
        <w:top w:val="none" w:sz="0" w:space="0" w:color="auto"/>
        <w:left w:val="none" w:sz="0" w:space="0" w:color="auto"/>
        <w:bottom w:val="none" w:sz="0" w:space="0" w:color="auto"/>
        <w:right w:val="none" w:sz="0" w:space="0" w:color="auto"/>
      </w:divBdr>
    </w:div>
    <w:div w:id="1327173457">
      <w:marLeft w:val="0"/>
      <w:marRight w:val="0"/>
      <w:marTop w:val="0"/>
      <w:marBottom w:val="0"/>
      <w:divBdr>
        <w:top w:val="none" w:sz="0" w:space="0" w:color="auto"/>
        <w:left w:val="none" w:sz="0" w:space="0" w:color="auto"/>
        <w:bottom w:val="none" w:sz="0" w:space="0" w:color="auto"/>
        <w:right w:val="none" w:sz="0" w:space="0" w:color="auto"/>
      </w:divBdr>
    </w:div>
    <w:div w:id="1327199442">
      <w:marLeft w:val="0"/>
      <w:marRight w:val="0"/>
      <w:marTop w:val="0"/>
      <w:marBottom w:val="0"/>
      <w:divBdr>
        <w:top w:val="none" w:sz="0" w:space="0" w:color="auto"/>
        <w:left w:val="none" w:sz="0" w:space="0" w:color="auto"/>
        <w:bottom w:val="none" w:sz="0" w:space="0" w:color="auto"/>
        <w:right w:val="none" w:sz="0" w:space="0" w:color="auto"/>
      </w:divBdr>
    </w:div>
    <w:div w:id="1327244643">
      <w:marLeft w:val="0"/>
      <w:marRight w:val="0"/>
      <w:marTop w:val="0"/>
      <w:marBottom w:val="0"/>
      <w:divBdr>
        <w:top w:val="none" w:sz="0" w:space="0" w:color="auto"/>
        <w:left w:val="none" w:sz="0" w:space="0" w:color="auto"/>
        <w:bottom w:val="none" w:sz="0" w:space="0" w:color="auto"/>
        <w:right w:val="none" w:sz="0" w:space="0" w:color="auto"/>
      </w:divBdr>
    </w:div>
    <w:div w:id="1327248497">
      <w:marLeft w:val="0"/>
      <w:marRight w:val="0"/>
      <w:marTop w:val="0"/>
      <w:marBottom w:val="0"/>
      <w:divBdr>
        <w:top w:val="none" w:sz="0" w:space="0" w:color="auto"/>
        <w:left w:val="none" w:sz="0" w:space="0" w:color="auto"/>
        <w:bottom w:val="none" w:sz="0" w:space="0" w:color="auto"/>
        <w:right w:val="none" w:sz="0" w:space="0" w:color="auto"/>
      </w:divBdr>
    </w:div>
    <w:div w:id="1327250588">
      <w:marLeft w:val="0"/>
      <w:marRight w:val="0"/>
      <w:marTop w:val="0"/>
      <w:marBottom w:val="0"/>
      <w:divBdr>
        <w:top w:val="none" w:sz="0" w:space="0" w:color="auto"/>
        <w:left w:val="none" w:sz="0" w:space="0" w:color="auto"/>
        <w:bottom w:val="none" w:sz="0" w:space="0" w:color="auto"/>
        <w:right w:val="none" w:sz="0" w:space="0" w:color="auto"/>
      </w:divBdr>
    </w:div>
    <w:div w:id="1327316842">
      <w:marLeft w:val="0"/>
      <w:marRight w:val="0"/>
      <w:marTop w:val="0"/>
      <w:marBottom w:val="0"/>
      <w:divBdr>
        <w:top w:val="none" w:sz="0" w:space="0" w:color="auto"/>
        <w:left w:val="none" w:sz="0" w:space="0" w:color="auto"/>
        <w:bottom w:val="none" w:sz="0" w:space="0" w:color="auto"/>
        <w:right w:val="none" w:sz="0" w:space="0" w:color="auto"/>
      </w:divBdr>
    </w:div>
    <w:div w:id="1327366706">
      <w:marLeft w:val="0"/>
      <w:marRight w:val="0"/>
      <w:marTop w:val="0"/>
      <w:marBottom w:val="0"/>
      <w:divBdr>
        <w:top w:val="none" w:sz="0" w:space="0" w:color="auto"/>
        <w:left w:val="none" w:sz="0" w:space="0" w:color="auto"/>
        <w:bottom w:val="none" w:sz="0" w:space="0" w:color="auto"/>
        <w:right w:val="none" w:sz="0" w:space="0" w:color="auto"/>
      </w:divBdr>
    </w:div>
    <w:div w:id="1327592272">
      <w:marLeft w:val="0"/>
      <w:marRight w:val="0"/>
      <w:marTop w:val="0"/>
      <w:marBottom w:val="0"/>
      <w:divBdr>
        <w:top w:val="none" w:sz="0" w:space="0" w:color="auto"/>
        <w:left w:val="none" w:sz="0" w:space="0" w:color="auto"/>
        <w:bottom w:val="none" w:sz="0" w:space="0" w:color="auto"/>
        <w:right w:val="none" w:sz="0" w:space="0" w:color="auto"/>
      </w:divBdr>
    </w:div>
    <w:div w:id="1327628745">
      <w:marLeft w:val="0"/>
      <w:marRight w:val="0"/>
      <w:marTop w:val="0"/>
      <w:marBottom w:val="0"/>
      <w:divBdr>
        <w:top w:val="none" w:sz="0" w:space="0" w:color="auto"/>
        <w:left w:val="none" w:sz="0" w:space="0" w:color="auto"/>
        <w:bottom w:val="none" w:sz="0" w:space="0" w:color="auto"/>
        <w:right w:val="none" w:sz="0" w:space="0" w:color="auto"/>
      </w:divBdr>
    </w:div>
    <w:div w:id="1327631482">
      <w:marLeft w:val="0"/>
      <w:marRight w:val="0"/>
      <w:marTop w:val="0"/>
      <w:marBottom w:val="0"/>
      <w:divBdr>
        <w:top w:val="none" w:sz="0" w:space="0" w:color="auto"/>
        <w:left w:val="none" w:sz="0" w:space="0" w:color="auto"/>
        <w:bottom w:val="none" w:sz="0" w:space="0" w:color="auto"/>
        <w:right w:val="none" w:sz="0" w:space="0" w:color="auto"/>
      </w:divBdr>
    </w:div>
    <w:div w:id="1327704904">
      <w:marLeft w:val="0"/>
      <w:marRight w:val="0"/>
      <w:marTop w:val="0"/>
      <w:marBottom w:val="0"/>
      <w:divBdr>
        <w:top w:val="none" w:sz="0" w:space="0" w:color="auto"/>
        <w:left w:val="none" w:sz="0" w:space="0" w:color="auto"/>
        <w:bottom w:val="none" w:sz="0" w:space="0" w:color="auto"/>
        <w:right w:val="none" w:sz="0" w:space="0" w:color="auto"/>
      </w:divBdr>
    </w:div>
    <w:div w:id="1327708461">
      <w:marLeft w:val="0"/>
      <w:marRight w:val="0"/>
      <w:marTop w:val="0"/>
      <w:marBottom w:val="0"/>
      <w:divBdr>
        <w:top w:val="none" w:sz="0" w:space="0" w:color="auto"/>
        <w:left w:val="none" w:sz="0" w:space="0" w:color="auto"/>
        <w:bottom w:val="none" w:sz="0" w:space="0" w:color="auto"/>
        <w:right w:val="none" w:sz="0" w:space="0" w:color="auto"/>
      </w:divBdr>
    </w:div>
    <w:div w:id="1327779937">
      <w:marLeft w:val="0"/>
      <w:marRight w:val="0"/>
      <w:marTop w:val="0"/>
      <w:marBottom w:val="0"/>
      <w:divBdr>
        <w:top w:val="none" w:sz="0" w:space="0" w:color="auto"/>
        <w:left w:val="none" w:sz="0" w:space="0" w:color="auto"/>
        <w:bottom w:val="none" w:sz="0" w:space="0" w:color="auto"/>
        <w:right w:val="none" w:sz="0" w:space="0" w:color="auto"/>
      </w:divBdr>
    </w:div>
    <w:div w:id="1327781638">
      <w:marLeft w:val="0"/>
      <w:marRight w:val="0"/>
      <w:marTop w:val="0"/>
      <w:marBottom w:val="0"/>
      <w:divBdr>
        <w:top w:val="none" w:sz="0" w:space="0" w:color="auto"/>
        <w:left w:val="none" w:sz="0" w:space="0" w:color="auto"/>
        <w:bottom w:val="none" w:sz="0" w:space="0" w:color="auto"/>
        <w:right w:val="none" w:sz="0" w:space="0" w:color="auto"/>
      </w:divBdr>
    </w:div>
    <w:div w:id="1327827148">
      <w:marLeft w:val="0"/>
      <w:marRight w:val="0"/>
      <w:marTop w:val="0"/>
      <w:marBottom w:val="0"/>
      <w:divBdr>
        <w:top w:val="none" w:sz="0" w:space="0" w:color="auto"/>
        <w:left w:val="none" w:sz="0" w:space="0" w:color="auto"/>
        <w:bottom w:val="none" w:sz="0" w:space="0" w:color="auto"/>
        <w:right w:val="none" w:sz="0" w:space="0" w:color="auto"/>
      </w:divBdr>
    </w:div>
    <w:div w:id="1327899856">
      <w:marLeft w:val="0"/>
      <w:marRight w:val="0"/>
      <w:marTop w:val="0"/>
      <w:marBottom w:val="0"/>
      <w:divBdr>
        <w:top w:val="none" w:sz="0" w:space="0" w:color="auto"/>
        <w:left w:val="none" w:sz="0" w:space="0" w:color="auto"/>
        <w:bottom w:val="none" w:sz="0" w:space="0" w:color="auto"/>
        <w:right w:val="none" w:sz="0" w:space="0" w:color="auto"/>
      </w:divBdr>
    </w:div>
    <w:div w:id="1327905638">
      <w:marLeft w:val="0"/>
      <w:marRight w:val="0"/>
      <w:marTop w:val="0"/>
      <w:marBottom w:val="0"/>
      <w:divBdr>
        <w:top w:val="none" w:sz="0" w:space="0" w:color="auto"/>
        <w:left w:val="none" w:sz="0" w:space="0" w:color="auto"/>
        <w:bottom w:val="none" w:sz="0" w:space="0" w:color="auto"/>
        <w:right w:val="none" w:sz="0" w:space="0" w:color="auto"/>
      </w:divBdr>
    </w:div>
    <w:div w:id="1327973407">
      <w:marLeft w:val="0"/>
      <w:marRight w:val="0"/>
      <w:marTop w:val="0"/>
      <w:marBottom w:val="0"/>
      <w:divBdr>
        <w:top w:val="none" w:sz="0" w:space="0" w:color="auto"/>
        <w:left w:val="none" w:sz="0" w:space="0" w:color="auto"/>
        <w:bottom w:val="none" w:sz="0" w:space="0" w:color="auto"/>
        <w:right w:val="none" w:sz="0" w:space="0" w:color="auto"/>
      </w:divBdr>
    </w:div>
    <w:div w:id="1327974532">
      <w:marLeft w:val="0"/>
      <w:marRight w:val="0"/>
      <w:marTop w:val="0"/>
      <w:marBottom w:val="0"/>
      <w:divBdr>
        <w:top w:val="none" w:sz="0" w:space="0" w:color="auto"/>
        <w:left w:val="none" w:sz="0" w:space="0" w:color="auto"/>
        <w:bottom w:val="none" w:sz="0" w:space="0" w:color="auto"/>
        <w:right w:val="none" w:sz="0" w:space="0" w:color="auto"/>
      </w:divBdr>
    </w:div>
    <w:div w:id="1327976918">
      <w:marLeft w:val="0"/>
      <w:marRight w:val="0"/>
      <w:marTop w:val="0"/>
      <w:marBottom w:val="0"/>
      <w:divBdr>
        <w:top w:val="none" w:sz="0" w:space="0" w:color="auto"/>
        <w:left w:val="none" w:sz="0" w:space="0" w:color="auto"/>
        <w:bottom w:val="none" w:sz="0" w:space="0" w:color="auto"/>
        <w:right w:val="none" w:sz="0" w:space="0" w:color="auto"/>
      </w:divBdr>
    </w:div>
    <w:div w:id="1328023391">
      <w:marLeft w:val="0"/>
      <w:marRight w:val="0"/>
      <w:marTop w:val="0"/>
      <w:marBottom w:val="0"/>
      <w:divBdr>
        <w:top w:val="none" w:sz="0" w:space="0" w:color="auto"/>
        <w:left w:val="none" w:sz="0" w:space="0" w:color="auto"/>
        <w:bottom w:val="none" w:sz="0" w:space="0" w:color="auto"/>
        <w:right w:val="none" w:sz="0" w:space="0" w:color="auto"/>
      </w:divBdr>
    </w:div>
    <w:div w:id="1328286024">
      <w:marLeft w:val="0"/>
      <w:marRight w:val="0"/>
      <w:marTop w:val="0"/>
      <w:marBottom w:val="0"/>
      <w:divBdr>
        <w:top w:val="none" w:sz="0" w:space="0" w:color="auto"/>
        <w:left w:val="none" w:sz="0" w:space="0" w:color="auto"/>
        <w:bottom w:val="none" w:sz="0" w:space="0" w:color="auto"/>
        <w:right w:val="none" w:sz="0" w:space="0" w:color="auto"/>
      </w:divBdr>
    </w:div>
    <w:div w:id="1328288556">
      <w:marLeft w:val="0"/>
      <w:marRight w:val="0"/>
      <w:marTop w:val="0"/>
      <w:marBottom w:val="0"/>
      <w:divBdr>
        <w:top w:val="none" w:sz="0" w:space="0" w:color="auto"/>
        <w:left w:val="none" w:sz="0" w:space="0" w:color="auto"/>
        <w:bottom w:val="none" w:sz="0" w:space="0" w:color="auto"/>
        <w:right w:val="none" w:sz="0" w:space="0" w:color="auto"/>
      </w:divBdr>
    </w:div>
    <w:div w:id="1328290115">
      <w:marLeft w:val="0"/>
      <w:marRight w:val="0"/>
      <w:marTop w:val="0"/>
      <w:marBottom w:val="0"/>
      <w:divBdr>
        <w:top w:val="none" w:sz="0" w:space="0" w:color="auto"/>
        <w:left w:val="none" w:sz="0" w:space="0" w:color="auto"/>
        <w:bottom w:val="none" w:sz="0" w:space="0" w:color="auto"/>
        <w:right w:val="none" w:sz="0" w:space="0" w:color="auto"/>
      </w:divBdr>
    </w:div>
    <w:div w:id="1328316398">
      <w:marLeft w:val="0"/>
      <w:marRight w:val="0"/>
      <w:marTop w:val="0"/>
      <w:marBottom w:val="0"/>
      <w:divBdr>
        <w:top w:val="none" w:sz="0" w:space="0" w:color="auto"/>
        <w:left w:val="none" w:sz="0" w:space="0" w:color="auto"/>
        <w:bottom w:val="none" w:sz="0" w:space="0" w:color="auto"/>
        <w:right w:val="none" w:sz="0" w:space="0" w:color="auto"/>
      </w:divBdr>
    </w:div>
    <w:div w:id="1328358899">
      <w:marLeft w:val="0"/>
      <w:marRight w:val="0"/>
      <w:marTop w:val="0"/>
      <w:marBottom w:val="0"/>
      <w:divBdr>
        <w:top w:val="none" w:sz="0" w:space="0" w:color="auto"/>
        <w:left w:val="none" w:sz="0" w:space="0" w:color="auto"/>
        <w:bottom w:val="none" w:sz="0" w:space="0" w:color="auto"/>
        <w:right w:val="none" w:sz="0" w:space="0" w:color="auto"/>
      </w:divBdr>
    </w:div>
    <w:div w:id="1328360988">
      <w:marLeft w:val="0"/>
      <w:marRight w:val="0"/>
      <w:marTop w:val="0"/>
      <w:marBottom w:val="0"/>
      <w:divBdr>
        <w:top w:val="none" w:sz="0" w:space="0" w:color="auto"/>
        <w:left w:val="none" w:sz="0" w:space="0" w:color="auto"/>
        <w:bottom w:val="none" w:sz="0" w:space="0" w:color="auto"/>
        <w:right w:val="none" w:sz="0" w:space="0" w:color="auto"/>
      </w:divBdr>
    </w:div>
    <w:div w:id="1328364667">
      <w:marLeft w:val="0"/>
      <w:marRight w:val="0"/>
      <w:marTop w:val="0"/>
      <w:marBottom w:val="0"/>
      <w:divBdr>
        <w:top w:val="none" w:sz="0" w:space="0" w:color="auto"/>
        <w:left w:val="none" w:sz="0" w:space="0" w:color="auto"/>
        <w:bottom w:val="none" w:sz="0" w:space="0" w:color="auto"/>
        <w:right w:val="none" w:sz="0" w:space="0" w:color="auto"/>
      </w:divBdr>
    </w:div>
    <w:div w:id="1328434401">
      <w:marLeft w:val="0"/>
      <w:marRight w:val="0"/>
      <w:marTop w:val="0"/>
      <w:marBottom w:val="0"/>
      <w:divBdr>
        <w:top w:val="none" w:sz="0" w:space="0" w:color="auto"/>
        <w:left w:val="none" w:sz="0" w:space="0" w:color="auto"/>
        <w:bottom w:val="none" w:sz="0" w:space="0" w:color="auto"/>
        <w:right w:val="none" w:sz="0" w:space="0" w:color="auto"/>
      </w:divBdr>
    </w:div>
    <w:div w:id="1328437398">
      <w:marLeft w:val="0"/>
      <w:marRight w:val="0"/>
      <w:marTop w:val="0"/>
      <w:marBottom w:val="0"/>
      <w:divBdr>
        <w:top w:val="none" w:sz="0" w:space="0" w:color="auto"/>
        <w:left w:val="none" w:sz="0" w:space="0" w:color="auto"/>
        <w:bottom w:val="none" w:sz="0" w:space="0" w:color="auto"/>
        <w:right w:val="none" w:sz="0" w:space="0" w:color="auto"/>
      </w:divBdr>
    </w:div>
    <w:div w:id="1328439361">
      <w:marLeft w:val="0"/>
      <w:marRight w:val="0"/>
      <w:marTop w:val="0"/>
      <w:marBottom w:val="0"/>
      <w:divBdr>
        <w:top w:val="none" w:sz="0" w:space="0" w:color="auto"/>
        <w:left w:val="none" w:sz="0" w:space="0" w:color="auto"/>
        <w:bottom w:val="none" w:sz="0" w:space="0" w:color="auto"/>
        <w:right w:val="none" w:sz="0" w:space="0" w:color="auto"/>
      </w:divBdr>
    </w:div>
    <w:div w:id="1328442699">
      <w:marLeft w:val="0"/>
      <w:marRight w:val="0"/>
      <w:marTop w:val="0"/>
      <w:marBottom w:val="0"/>
      <w:divBdr>
        <w:top w:val="none" w:sz="0" w:space="0" w:color="auto"/>
        <w:left w:val="none" w:sz="0" w:space="0" w:color="auto"/>
        <w:bottom w:val="none" w:sz="0" w:space="0" w:color="auto"/>
        <w:right w:val="none" w:sz="0" w:space="0" w:color="auto"/>
      </w:divBdr>
    </w:div>
    <w:div w:id="1328485923">
      <w:marLeft w:val="0"/>
      <w:marRight w:val="0"/>
      <w:marTop w:val="0"/>
      <w:marBottom w:val="0"/>
      <w:divBdr>
        <w:top w:val="none" w:sz="0" w:space="0" w:color="auto"/>
        <w:left w:val="none" w:sz="0" w:space="0" w:color="auto"/>
        <w:bottom w:val="none" w:sz="0" w:space="0" w:color="auto"/>
        <w:right w:val="none" w:sz="0" w:space="0" w:color="auto"/>
      </w:divBdr>
    </w:div>
    <w:div w:id="1328509543">
      <w:marLeft w:val="0"/>
      <w:marRight w:val="0"/>
      <w:marTop w:val="0"/>
      <w:marBottom w:val="0"/>
      <w:divBdr>
        <w:top w:val="none" w:sz="0" w:space="0" w:color="auto"/>
        <w:left w:val="none" w:sz="0" w:space="0" w:color="auto"/>
        <w:bottom w:val="none" w:sz="0" w:space="0" w:color="auto"/>
        <w:right w:val="none" w:sz="0" w:space="0" w:color="auto"/>
      </w:divBdr>
    </w:div>
    <w:div w:id="1328627813">
      <w:marLeft w:val="0"/>
      <w:marRight w:val="0"/>
      <w:marTop w:val="0"/>
      <w:marBottom w:val="0"/>
      <w:divBdr>
        <w:top w:val="none" w:sz="0" w:space="0" w:color="auto"/>
        <w:left w:val="none" w:sz="0" w:space="0" w:color="auto"/>
        <w:bottom w:val="none" w:sz="0" w:space="0" w:color="auto"/>
        <w:right w:val="none" w:sz="0" w:space="0" w:color="auto"/>
      </w:divBdr>
    </w:div>
    <w:div w:id="1328631102">
      <w:marLeft w:val="0"/>
      <w:marRight w:val="0"/>
      <w:marTop w:val="0"/>
      <w:marBottom w:val="0"/>
      <w:divBdr>
        <w:top w:val="none" w:sz="0" w:space="0" w:color="auto"/>
        <w:left w:val="none" w:sz="0" w:space="0" w:color="auto"/>
        <w:bottom w:val="none" w:sz="0" w:space="0" w:color="auto"/>
        <w:right w:val="none" w:sz="0" w:space="0" w:color="auto"/>
      </w:divBdr>
    </w:div>
    <w:div w:id="1328631112">
      <w:marLeft w:val="0"/>
      <w:marRight w:val="0"/>
      <w:marTop w:val="0"/>
      <w:marBottom w:val="0"/>
      <w:divBdr>
        <w:top w:val="none" w:sz="0" w:space="0" w:color="auto"/>
        <w:left w:val="none" w:sz="0" w:space="0" w:color="auto"/>
        <w:bottom w:val="none" w:sz="0" w:space="0" w:color="auto"/>
        <w:right w:val="none" w:sz="0" w:space="0" w:color="auto"/>
      </w:divBdr>
    </w:div>
    <w:div w:id="1328824772">
      <w:marLeft w:val="0"/>
      <w:marRight w:val="0"/>
      <w:marTop w:val="0"/>
      <w:marBottom w:val="0"/>
      <w:divBdr>
        <w:top w:val="none" w:sz="0" w:space="0" w:color="auto"/>
        <w:left w:val="none" w:sz="0" w:space="0" w:color="auto"/>
        <w:bottom w:val="none" w:sz="0" w:space="0" w:color="auto"/>
        <w:right w:val="none" w:sz="0" w:space="0" w:color="auto"/>
      </w:divBdr>
    </w:div>
    <w:div w:id="1328900391">
      <w:marLeft w:val="0"/>
      <w:marRight w:val="0"/>
      <w:marTop w:val="0"/>
      <w:marBottom w:val="0"/>
      <w:divBdr>
        <w:top w:val="none" w:sz="0" w:space="0" w:color="auto"/>
        <w:left w:val="none" w:sz="0" w:space="0" w:color="auto"/>
        <w:bottom w:val="none" w:sz="0" w:space="0" w:color="auto"/>
        <w:right w:val="none" w:sz="0" w:space="0" w:color="auto"/>
      </w:divBdr>
    </w:div>
    <w:div w:id="1328947997">
      <w:marLeft w:val="0"/>
      <w:marRight w:val="0"/>
      <w:marTop w:val="0"/>
      <w:marBottom w:val="0"/>
      <w:divBdr>
        <w:top w:val="none" w:sz="0" w:space="0" w:color="auto"/>
        <w:left w:val="none" w:sz="0" w:space="0" w:color="auto"/>
        <w:bottom w:val="none" w:sz="0" w:space="0" w:color="auto"/>
        <w:right w:val="none" w:sz="0" w:space="0" w:color="auto"/>
      </w:divBdr>
    </w:div>
    <w:div w:id="1329090050">
      <w:marLeft w:val="0"/>
      <w:marRight w:val="0"/>
      <w:marTop w:val="0"/>
      <w:marBottom w:val="0"/>
      <w:divBdr>
        <w:top w:val="none" w:sz="0" w:space="0" w:color="auto"/>
        <w:left w:val="none" w:sz="0" w:space="0" w:color="auto"/>
        <w:bottom w:val="none" w:sz="0" w:space="0" w:color="auto"/>
        <w:right w:val="none" w:sz="0" w:space="0" w:color="auto"/>
      </w:divBdr>
    </w:div>
    <w:div w:id="1329092760">
      <w:marLeft w:val="0"/>
      <w:marRight w:val="0"/>
      <w:marTop w:val="0"/>
      <w:marBottom w:val="0"/>
      <w:divBdr>
        <w:top w:val="none" w:sz="0" w:space="0" w:color="auto"/>
        <w:left w:val="none" w:sz="0" w:space="0" w:color="auto"/>
        <w:bottom w:val="none" w:sz="0" w:space="0" w:color="auto"/>
        <w:right w:val="none" w:sz="0" w:space="0" w:color="auto"/>
      </w:divBdr>
    </w:div>
    <w:div w:id="1329136970">
      <w:marLeft w:val="0"/>
      <w:marRight w:val="0"/>
      <w:marTop w:val="0"/>
      <w:marBottom w:val="0"/>
      <w:divBdr>
        <w:top w:val="none" w:sz="0" w:space="0" w:color="auto"/>
        <w:left w:val="none" w:sz="0" w:space="0" w:color="auto"/>
        <w:bottom w:val="none" w:sz="0" w:space="0" w:color="auto"/>
        <w:right w:val="none" w:sz="0" w:space="0" w:color="auto"/>
      </w:divBdr>
    </w:div>
    <w:div w:id="1329138656">
      <w:marLeft w:val="0"/>
      <w:marRight w:val="0"/>
      <w:marTop w:val="0"/>
      <w:marBottom w:val="0"/>
      <w:divBdr>
        <w:top w:val="none" w:sz="0" w:space="0" w:color="auto"/>
        <w:left w:val="none" w:sz="0" w:space="0" w:color="auto"/>
        <w:bottom w:val="none" w:sz="0" w:space="0" w:color="auto"/>
        <w:right w:val="none" w:sz="0" w:space="0" w:color="auto"/>
      </w:divBdr>
    </w:div>
    <w:div w:id="1329209896">
      <w:marLeft w:val="0"/>
      <w:marRight w:val="0"/>
      <w:marTop w:val="0"/>
      <w:marBottom w:val="0"/>
      <w:divBdr>
        <w:top w:val="none" w:sz="0" w:space="0" w:color="auto"/>
        <w:left w:val="none" w:sz="0" w:space="0" w:color="auto"/>
        <w:bottom w:val="none" w:sz="0" w:space="0" w:color="auto"/>
        <w:right w:val="none" w:sz="0" w:space="0" w:color="auto"/>
      </w:divBdr>
    </w:div>
    <w:div w:id="1329286246">
      <w:marLeft w:val="0"/>
      <w:marRight w:val="0"/>
      <w:marTop w:val="0"/>
      <w:marBottom w:val="0"/>
      <w:divBdr>
        <w:top w:val="none" w:sz="0" w:space="0" w:color="auto"/>
        <w:left w:val="none" w:sz="0" w:space="0" w:color="auto"/>
        <w:bottom w:val="none" w:sz="0" w:space="0" w:color="auto"/>
        <w:right w:val="none" w:sz="0" w:space="0" w:color="auto"/>
      </w:divBdr>
    </w:div>
    <w:div w:id="1329361096">
      <w:marLeft w:val="0"/>
      <w:marRight w:val="0"/>
      <w:marTop w:val="0"/>
      <w:marBottom w:val="0"/>
      <w:divBdr>
        <w:top w:val="none" w:sz="0" w:space="0" w:color="auto"/>
        <w:left w:val="none" w:sz="0" w:space="0" w:color="auto"/>
        <w:bottom w:val="none" w:sz="0" w:space="0" w:color="auto"/>
        <w:right w:val="none" w:sz="0" w:space="0" w:color="auto"/>
      </w:divBdr>
    </w:div>
    <w:div w:id="1329408261">
      <w:marLeft w:val="0"/>
      <w:marRight w:val="0"/>
      <w:marTop w:val="0"/>
      <w:marBottom w:val="0"/>
      <w:divBdr>
        <w:top w:val="none" w:sz="0" w:space="0" w:color="auto"/>
        <w:left w:val="none" w:sz="0" w:space="0" w:color="auto"/>
        <w:bottom w:val="none" w:sz="0" w:space="0" w:color="auto"/>
        <w:right w:val="none" w:sz="0" w:space="0" w:color="auto"/>
      </w:divBdr>
    </w:div>
    <w:div w:id="1329483515">
      <w:marLeft w:val="0"/>
      <w:marRight w:val="0"/>
      <w:marTop w:val="0"/>
      <w:marBottom w:val="0"/>
      <w:divBdr>
        <w:top w:val="none" w:sz="0" w:space="0" w:color="auto"/>
        <w:left w:val="none" w:sz="0" w:space="0" w:color="auto"/>
        <w:bottom w:val="none" w:sz="0" w:space="0" w:color="auto"/>
        <w:right w:val="none" w:sz="0" w:space="0" w:color="auto"/>
      </w:divBdr>
    </w:div>
    <w:div w:id="1329551107">
      <w:marLeft w:val="0"/>
      <w:marRight w:val="0"/>
      <w:marTop w:val="0"/>
      <w:marBottom w:val="0"/>
      <w:divBdr>
        <w:top w:val="none" w:sz="0" w:space="0" w:color="auto"/>
        <w:left w:val="none" w:sz="0" w:space="0" w:color="auto"/>
        <w:bottom w:val="none" w:sz="0" w:space="0" w:color="auto"/>
        <w:right w:val="none" w:sz="0" w:space="0" w:color="auto"/>
      </w:divBdr>
    </w:div>
    <w:div w:id="1329555744">
      <w:marLeft w:val="0"/>
      <w:marRight w:val="0"/>
      <w:marTop w:val="0"/>
      <w:marBottom w:val="0"/>
      <w:divBdr>
        <w:top w:val="none" w:sz="0" w:space="0" w:color="auto"/>
        <w:left w:val="none" w:sz="0" w:space="0" w:color="auto"/>
        <w:bottom w:val="none" w:sz="0" w:space="0" w:color="auto"/>
        <w:right w:val="none" w:sz="0" w:space="0" w:color="auto"/>
      </w:divBdr>
    </w:div>
    <w:div w:id="1329559068">
      <w:marLeft w:val="0"/>
      <w:marRight w:val="0"/>
      <w:marTop w:val="0"/>
      <w:marBottom w:val="0"/>
      <w:divBdr>
        <w:top w:val="none" w:sz="0" w:space="0" w:color="auto"/>
        <w:left w:val="none" w:sz="0" w:space="0" w:color="auto"/>
        <w:bottom w:val="none" w:sz="0" w:space="0" w:color="auto"/>
        <w:right w:val="none" w:sz="0" w:space="0" w:color="auto"/>
      </w:divBdr>
    </w:div>
    <w:div w:id="1329597354">
      <w:marLeft w:val="0"/>
      <w:marRight w:val="0"/>
      <w:marTop w:val="0"/>
      <w:marBottom w:val="0"/>
      <w:divBdr>
        <w:top w:val="none" w:sz="0" w:space="0" w:color="auto"/>
        <w:left w:val="none" w:sz="0" w:space="0" w:color="auto"/>
        <w:bottom w:val="none" w:sz="0" w:space="0" w:color="auto"/>
        <w:right w:val="none" w:sz="0" w:space="0" w:color="auto"/>
      </w:divBdr>
    </w:div>
    <w:div w:id="1329599163">
      <w:marLeft w:val="0"/>
      <w:marRight w:val="0"/>
      <w:marTop w:val="0"/>
      <w:marBottom w:val="0"/>
      <w:divBdr>
        <w:top w:val="none" w:sz="0" w:space="0" w:color="auto"/>
        <w:left w:val="none" w:sz="0" w:space="0" w:color="auto"/>
        <w:bottom w:val="none" w:sz="0" w:space="0" w:color="auto"/>
        <w:right w:val="none" w:sz="0" w:space="0" w:color="auto"/>
      </w:divBdr>
    </w:div>
    <w:div w:id="1329626991">
      <w:marLeft w:val="0"/>
      <w:marRight w:val="0"/>
      <w:marTop w:val="0"/>
      <w:marBottom w:val="0"/>
      <w:divBdr>
        <w:top w:val="none" w:sz="0" w:space="0" w:color="auto"/>
        <w:left w:val="none" w:sz="0" w:space="0" w:color="auto"/>
        <w:bottom w:val="none" w:sz="0" w:space="0" w:color="auto"/>
        <w:right w:val="none" w:sz="0" w:space="0" w:color="auto"/>
      </w:divBdr>
    </w:div>
    <w:div w:id="1329792984">
      <w:marLeft w:val="0"/>
      <w:marRight w:val="0"/>
      <w:marTop w:val="0"/>
      <w:marBottom w:val="0"/>
      <w:divBdr>
        <w:top w:val="none" w:sz="0" w:space="0" w:color="auto"/>
        <w:left w:val="none" w:sz="0" w:space="0" w:color="auto"/>
        <w:bottom w:val="none" w:sz="0" w:space="0" w:color="auto"/>
        <w:right w:val="none" w:sz="0" w:space="0" w:color="auto"/>
      </w:divBdr>
    </w:div>
    <w:div w:id="1330017791">
      <w:marLeft w:val="0"/>
      <w:marRight w:val="0"/>
      <w:marTop w:val="0"/>
      <w:marBottom w:val="0"/>
      <w:divBdr>
        <w:top w:val="none" w:sz="0" w:space="0" w:color="auto"/>
        <w:left w:val="none" w:sz="0" w:space="0" w:color="auto"/>
        <w:bottom w:val="none" w:sz="0" w:space="0" w:color="auto"/>
        <w:right w:val="none" w:sz="0" w:space="0" w:color="auto"/>
      </w:divBdr>
    </w:div>
    <w:div w:id="1330132506">
      <w:marLeft w:val="0"/>
      <w:marRight w:val="0"/>
      <w:marTop w:val="0"/>
      <w:marBottom w:val="0"/>
      <w:divBdr>
        <w:top w:val="none" w:sz="0" w:space="0" w:color="auto"/>
        <w:left w:val="none" w:sz="0" w:space="0" w:color="auto"/>
        <w:bottom w:val="none" w:sz="0" w:space="0" w:color="auto"/>
        <w:right w:val="none" w:sz="0" w:space="0" w:color="auto"/>
      </w:divBdr>
    </w:div>
    <w:div w:id="1330135587">
      <w:marLeft w:val="0"/>
      <w:marRight w:val="0"/>
      <w:marTop w:val="0"/>
      <w:marBottom w:val="0"/>
      <w:divBdr>
        <w:top w:val="none" w:sz="0" w:space="0" w:color="auto"/>
        <w:left w:val="none" w:sz="0" w:space="0" w:color="auto"/>
        <w:bottom w:val="none" w:sz="0" w:space="0" w:color="auto"/>
        <w:right w:val="none" w:sz="0" w:space="0" w:color="auto"/>
      </w:divBdr>
    </w:div>
    <w:div w:id="1330208033">
      <w:marLeft w:val="0"/>
      <w:marRight w:val="0"/>
      <w:marTop w:val="0"/>
      <w:marBottom w:val="0"/>
      <w:divBdr>
        <w:top w:val="none" w:sz="0" w:space="0" w:color="auto"/>
        <w:left w:val="none" w:sz="0" w:space="0" w:color="auto"/>
        <w:bottom w:val="none" w:sz="0" w:space="0" w:color="auto"/>
        <w:right w:val="none" w:sz="0" w:space="0" w:color="auto"/>
      </w:divBdr>
    </w:div>
    <w:div w:id="1330210905">
      <w:marLeft w:val="0"/>
      <w:marRight w:val="0"/>
      <w:marTop w:val="0"/>
      <w:marBottom w:val="0"/>
      <w:divBdr>
        <w:top w:val="none" w:sz="0" w:space="0" w:color="auto"/>
        <w:left w:val="none" w:sz="0" w:space="0" w:color="auto"/>
        <w:bottom w:val="none" w:sz="0" w:space="0" w:color="auto"/>
        <w:right w:val="none" w:sz="0" w:space="0" w:color="auto"/>
      </w:divBdr>
    </w:div>
    <w:div w:id="1330212234">
      <w:marLeft w:val="0"/>
      <w:marRight w:val="0"/>
      <w:marTop w:val="0"/>
      <w:marBottom w:val="0"/>
      <w:divBdr>
        <w:top w:val="none" w:sz="0" w:space="0" w:color="auto"/>
        <w:left w:val="none" w:sz="0" w:space="0" w:color="auto"/>
        <w:bottom w:val="none" w:sz="0" w:space="0" w:color="auto"/>
        <w:right w:val="none" w:sz="0" w:space="0" w:color="auto"/>
      </w:divBdr>
    </w:div>
    <w:div w:id="1330214483">
      <w:marLeft w:val="0"/>
      <w:marRight w:val="0"/>
      <w:marTop w:val="0"/>
      <w:marBottom w:val="0"/>
      <w:divBdr>
        <w:top w:val="none" w:sz="0" w:space="0" w:color="auto"/>
        <w:left w:val="none" w:sz="0" w:space="0" w:color="auto"/>
        <w:bottom w:val="none" w:sz="0" w:space="0" w:color="auto"/>
        <w:right w:val="none" w:sz="0" w:space="0" w:color="auto"/>
      </w:divBdr>
    </w:div>
    <w:div w:id="1330215810">
      <w:marLeft w:val="0"/>
      <w:marRight w:val="0"/>
      <w:marTop w:val="0"/>
      <w:marBottom w:val="0"/>
      <w:divBdr>
        <w:top w:val="none" w:sz="0" w:space="0" w:color="auto"/>
        <w:left w:val="none" w:sz="0" w:space="0" w:color="auto"/>
        <w:bottom w:val="none" w:sz="0" w:space="0" w:color="auto"/>
        <w:right w:val="none" w:sz="0" w:space="0" w:color="auto"/>
      </w:divBdr>
    </w:div>
    <w:div w:id="1330327553">
      <w:marLeft w:val="0"/>
      <w:marRight w:val="0"/>
      <w:marTop w:val="0"/>
      <w:marBottom w:val="0"/>
      <w:divBdr>
        <w:top w:val="none" w:sz="0" w:space="0" w:color="auto"/>
        <w:left w:val="none" w:sz="0" w:space="0" w:color="auto"/>
        <w:bottom w:val="none" w:sz="0" w:space="0" w:color="auto"/>
        <w:right w:val="none" w:sz="0" w:space="0" w:color="auto"/>
      </w:divBdr>
    </w:div>
    <w:div w:id="1330332717">
      <w:marLeft w:val="0"/>
      <w:marRight w:val="0"/>
      <w:marTop w:val="0"/>
      <w:marBottom w:val="0"/>
      <w:divBdr>
        <w:top w:val="none" w:sz="0" w:space="0" w:color="auto"/>
        <w:left w:val="none" w:sz="0" w:space="0" w:color="auto"/>
        <w:bottom w:val="none" w:sz="0" w:space="0" w:color="auto"/>
        <w:right w:val="none" w:sz="0" w:space="0" w:color="auto"/>
      </w:divBdr>
    </w:div>
    <w:div w:id="1330447389">
      <w:marLeft w:val="0"/>
      <w:marRight w:val="0"/>
      <w:marTop w:val="0"/>
      <w:marBottom w:val="0"/>
      <w:divBdr>
        <w:top w:val="none" w:sz="0" w:space="0" w:color="auto"/>
        <w:left w:val="none" w:sz="0" w:space="0" w:color="auto"/>
        <w:bottom w:val="none" w:sz="0" w:space="0" w:color="auto"/>
        <w:right w:val="none" w:sz="0" w:space="0" w:color="auto"/>
      </w:divBdr>
    </w:div>
    <w:div w:id="1330449947">
      <w:marLeft w:val="0"/>
      <w:marRight w:val="0"/>
      <w:marTop w:val="0"/>
      <w:marBottom w:val="0"/>
      <w:divBdr>
        <w:top w:val="none" w:sz="0" w:space="0" w:color="auto"/>
        <w:left w:val="none" w:sz="0" w:space="0" w:color="auto"/>
        <w:bottom w:val="none" w:sz="0" w:space="0" w:color="auto"/>
        <w:right w:val="none" w:sz="0" w:space="0" w:color="auto"/>
      </w:divBdr>
    </w:div>
    <w:div w:id="1330517971">
      <w:marLeft w:val="0"/>
      <w:marRight w:val="0"/>
      <w:marTop w:val="0"/>
      <w:marBottom w:val="0"/>
      <w:divBdr>
        <w:top w:val="none" w:sz="0" w:space="0" w:color="auto"/>
        <w:left w:val="none" w:sz="0" w:space="0" w:color="auto"/>
        <w:bottom w:val="none" w:sz="0" w:space="0" w:color="auto"/>
        <w:right w:val="none" w:sz="0" w:space="0" w:color="auto"/>
      </w:divBdr>
    </w:div>
    <w:div w:id="1330523564">
      <w:marLeft w:val="0"/>
      <w:marRight w:val="0"/>
      <w:marTop w:val="0"/>
      <w:marBottom w:val="0"/>
      <w:divBdr>
        <w:top w:val="none" w:sz="0" w:space="0" w:color="auto"/>
        <w:left w:val="none" w:sz="0" w:space="0" w:color="auto"/>
        <w:bottom w:val="none" w:sz="0" w:space="0" w:color="auto"/>
        <w:right w:val="none" w:sz="0" w:space="0" w:color="auto"/>
      </w:divBdr>
    </w:div>
    <w:div w:id="1330596508">
      <w:marLeft w:val="0"/>
      <w:marRight w:val="0"/>
      <w:marTop w:val="0"/>
      <w:marBottom w:val="0"/>
      <w:divBdr>
        <w:top w:val="none" w:sz="0" w:space="0" w:color="auto"/>
        <w:left w:val="none" w:sz="0" w:space="0" w:color="auto"/>
        <w:bottom w:val="none" w:sz="0" w:space="0" w:color="auto"/>
        <w:right w:val="none" w:sz="0" w:space="0" w:color="auto"/>
      </w:divBdr>
    </w:div>
    <w:div w:id="1330712418">
      <w:marLeft w:val="0"/>
      <w:marRight w:val="0"/>
      <w:marTop w:val="0"/>
      <w:marBottom w:val="0"/>
      <w:divBdr>
        <w:top w:val="none" w:sz="0" w:space="0" w:color="auto"/>
        <w:left w:val="none" w:sz="0" w:space="0" w:color="auto"/>
        <w:bottom w:val="none" w:sz="0" w:space="0" w:color="auto"/>
        <w:right w:val="none" w:sz="0" w:space="0" w:color="auto"/>
      </w:divBdr>
    </w:div>
    <w:div w:id="1330718795">
      <w:marLeft w:val="0"/>
      <w:marRight w:val="0"/>
      <w:marTop w:val="0"/>
      <w:marBottom w:val="0"/>
      <w:divBdr>
        <w:top w:val="none" w:sz="0" w:space="0" w:color="auto"/>
        <w:left w:val="none" w:sz="0" w:space="0" w:color="auto"/>
        <w:bottom w:val="none" w:sz="0" w:space="0" w:color="auto"/>
        <w:right w:val="none" w:sz="0" w:space="0" w:color="auto"/>
      </w:divBdr>
    </w:div>
    <w:div w:id="1330795182">
      <w:marLeft w:val="480"/>
      <w:marRight w:val="0"/>
      <w:marTop w:val="0"/>
      <w:marBottom w:val="0"/>
      <w:divBdr>
        <w:top w:val="none" w:sz="0" w:space="0" w:color="auto"/>
        <w:left w:val="none" w:sz="0" w:space="0" w:color="auto"/>
        <w:bottom w:val="none" w:sz="0" w:space="0" w:color="auto"/>
        <w:right w:val="none" w:sz="0" w:space="0" w:color="auto"/>
      </w:divBdr>
    </w:div>
    <w:div w:id="1330863337">
      <w:marLeft w:val="0"/>
      <w:marRight w:val="0"/>
      <w:marTop w:val="0"/>
      <w:marBottom w:val="0"/>
      <w:divBdr>
        <w:top w:val="none" w:sz="0" w:space="0" w:color="auto"/>
        <w:left w:val="none" w:sz="0" w:space="0" w:color="auto"/>
        <w:bottom w:val="none" w:sz="0" w:space="0" w:color="auto"/>
        <w:right w:val="none" w:sz="0" w:space="0" w:color="auto"/>
      </w:divBdr>
    </w:div>
    <w:div w:id="1330910870">
      <w:marLeft w:val="0"/>
      <w:marRight w:val="0"/>
      <w:marTop w:val="0"/>
      <w:marBottom w:val="0"/>
      <w:divBdr>
        <w:top w:val="none" w:sz="0" w:space="0" w:color="auto"/>
        <w:left w:val="none" w:sz="0" w:space="0" w:color="auto"/>
        <w:bottom w:val="none" w:sz="0" w:space="0" w:color="auto"/>
        <w:right w:val="none" w:sz="0" w:space="0" w:color="auto"/>
      </w:divBdr>
    </w:div>
    <w:div w:id="1331056076">
      <w:marLeft w:val="0"/>
      <w:marRight w:val="0"/>
      <w:marTop w:val="0"/>
      <w:marBottom w:val="0"/>
      <w:divBdr>
        <w:top w:val="none" w:sz="0" w:space="0" w:color="auto"/>
        <w:left w:val="none" w:sz="0" w:space="0" w:color="auto"/>
        <w:bottom w:val="none" w:sz="0" w:space="0" w:color="auto"/>
        <w:right w:val="none" w:sz="0" w:space="0" w:color="auto"/>
      </w:divBdr>
    </w:div>
    <w:div w:id="1331131348">
      <w:marLeft w:val="0"/>
      <w:marRight w:val="0"/>
      <w:marTop w:val="0"/>
      <w:marBottom w:val="0"/>
      <w:divBdr>
        <w:top w:val="none" w:sz="0" w:space="0" w:color="auto"/>
        <w:left w:val="none" w:sz="0" w:space="0" w:color="auto"/>
        <w:bottom w:val="none" w:sz="0" w:space="0" w:color="auto"/>
        <w:right w:val="none" w:sz="0" w:space="0" w:color="auto"/>
      </w:divBdr>
    </w:div>
    <w:div w:id="1331250277">
      <w:marLeft w:val="0"/>
      <w:marRight w:val="0"/>
      <w:marTop w:val="0"/>
      <w:marBottom w:val="0"/>
      <w:divBdr>
        <w:top w:val="none" w:sz="0" w:space="0" w:color="auto"/>
        <w:left w:val="none" w:sz="0" w:space="0" w:color="auto"/>
        <w:bottom w:val="none" w:sz="0" w:space="0" w:color="auto"/>
        <w:right w:val="none" w:sz="0" w:space="0" w:color="auto"/>
      </w:divBdr>
    </w:div>
    <w:div w:id="1331524753">
      <w:marLeft w:val="0"/>
      <w:marRight w:val="0"/>
      <w:marTop w:val="0"/>
      <w:marBottom w:val="0"/>
      <w:divBdr>
        <w:top w:val="none" w:sz="0" w:space="0" w:color="auto"/>
        <w:left w:val="none" w:sz="0" w:space="0" w:color="auto"/>
        <w:bottom w:val="none" w:sz="0" w:space="0" w:color="auto"/>
        <w:right w:val="none" w:sz="0" w:space="0" w:color="auto"/>
      </w:divBdr>
    </w:div>
    <w:div w:id="1331562997">
      <w:marLeft w:val="0"/>
      <w:marRight w:val="0"/>
      <w:marTop w:val="0"/>
      <w:marBottom w:val="0"/>
      <w:divBdr>
        <w:top w:val="none" w:sz="0" w:space="0" w:color="auto"/>
        <w:left w:val="none" w:sz="0" w:space="0" w:color="auto"/>
        <w:bottom w:val="none" w:sz="0" w:space="0" w:color="auto"/>
        <w:right w:val="none" w:sz="0" w:space="0" w:color="auto"/>
      </w:divBdr>
    </w:div>
    <w:div w:id="1331567308">
      <w:marLeft w:val="0"/>
      <w:marRight w:val="0"/>
      <w:marTop w:val="0"/>
      <w:marBottom w:val="0"/>
      <w:divBdr>
        <w:top w:val="none" w:sz="0" w:space="0" w:color="auto"/>
        <w:left w:val="none" w:sz="0" w:space="0" w:color="auto"/>
        <w:bottom w:val="none" w:sz="0" w:space="0" w:color="auto"/>
        <w:right w:val="none" w:sz="0" w:space="0" w:color="auto"/>
      </w:divBdr>
    </w:div>
    <w:div w:id="1331639482">
      <w:marLeft w:val="0"/>
      <w:marRight w:val="0"/>
      <w:marTop w:val="0"/>
      <w:marBottom w:val="0"/>
      <w:divBdr>
        <w:top w:val="none" w:sz="0" w:space="0" w:color="auto"/>
        <w:left w:val="none" w:sz="0" w:space="0" w:color="auto"/>
        <w:bottom w:val="none" w:sz="0" w:space="0" w:color="auto"/>
        <w:right w:val="none" w:sz="0" w:space="0" w:color="auto"/>
      </w:divBdr>
    </w:div>
    <w:div w:id="1331711940">
      <w:marLeft w:val="0"/>
      <w:marRight w:val="0"/>
      <w:marTop w:val="0"/>
      <w:marBottom w:val="0"/>
      <w:divBdr>
        <w:top w:val="none" w:sz="0" w:space="0" w:color="auto"/>
        <w:left w:val="none" w:sz="0" w:space="0" w:color="auto"/>
        <w:bottom w:val="none" w:sz="0" w:space="0" w:color="auto"/>
        <w:right w:val="none" w:sz="0" w:space="0" w:color="auto"/>
      </w:divBdr>
    </w:div>
    <w:div w:id="1331714501">
      <w:marLeft w:val="0"/>
      <w:marRight w:val="0"/>
      <w:marTop w:val="0"/>
      <w:marBottom w:val="0"/>
      <w:divBdr>
        <w:top w:val="none" w:sz="0" w:space="0" w:color="auto"/>
        <w:left w:val="none" w:sz="0" w:space="0" w:color="auto"/>
        <w:bottom w:val="none" w:sz="0" w:space="0" w:color="auto"/>
        <w:right w:val="none" w:sz="0" w:space="0" w:color="auto"/>
      </w:divBdr>
    </w:div>
    <w:div w:id="1331788948">
      <w:marLeft w:val="0"/>
      <w:marRight w:val="0"/>
      <w:marTop w:val="0"/>
      <w:marBottom w:val="0"/>
      <w:divBdr>
        <w:top w:val="none" w:sz="0" w:space="0" w:color="auto"/>
        <w:left w:val="none" w:sz="0" w:space="0" w:color="auto"/>
        <w:bottom w:val="none" w:sz="0" w:space="0" w:color="auto"/>
        <w:right w:val="none" w:sz="0" w:space="0" w:color="auto"/>
      </w:divBdr>
    </w:div>
    <w:div w:id="1331828685">
      <w:marLeft w:val="0"/>
      <w:marRight w:val="0"/>
      <w:marTop w:val="0"/>
      <w:marBottom w:val="0"/>
      <w:divBdr>
        <w:top w:val="none" w:sz="0" w:space="0" w:color="auto"/>
        <w:left w:val="none" w:sz="0" w:space="0" w:color="auto"/>
        <w:bottom w:val="none" w:sz="0" w:space="0" w:color="auto"/>
        <w:right w:val="none" w:sz="0" w:space="0" w:color="auto"/>
      </w:divBdr>
    </w:div>
    <w:div w:id="1332099358">
      <w:marLeft w:val="0"/>
      <w:marRight w:val="0"/>
      <w:marTop w:val="0"/>
      <w:marBottom w:val="0"/>
      <w:divBdr>
        <w:top w:val="none" w:sz="0" w:space="0" w:color="auto"/>
        <w:left w:val="none" w:sz="0" w:space="0" w:color="auto"/>
        <w:bottom w:val="none" w:sz="0" w:space="0" w:color="auto"/>
        <w:right w:val="none" w:sz="0" w:space="0" w:color="auto"/>
      </w:divBdr>
    </w:div>
    <w:div w:id="1332100620">
      <w:marLeft w:val="0"/>
      <w:marRight w:val="0"/>
      <w:marTop w:val="0"/>
      <w:marBottom w:val="0"/>
      <w:divBdr>
        <w:top w:val="none" w:sz="0" w:space="0" w:color="auto"/>
        <w:left w:val="none" w:sz="0" w:space="0" w:color="auto"/>
        <w:bottom w:val="none" w:sz="0" w:space="0" w:color="auto"/>
        <w:right w:val="none" w:sz="0" w:space="0" w:color="auto"/>
      </w:divBdr>
    </w:div>
    <w:div w:id="1332103494">
      <w:marLeft w:val="0"/>
      <w:marRight w:val="0"/>
      <w:marTop w:val="0"/>
      <w:marBottom w:val="0"/>
      <w:divBdr>
        <w:top w:val="none" w:sz="0" w:space="0" w:color="auto"/>
        <w:left w:val="none" w:sz="0" w:space="0" w:color="auto"/>
        <w:bottom w:val="none" w:sz="0" w:space="0" w:color="auto"/>
        <w:right w:val="none" w:sz="0" w:space="0" w:color="auto"/>
      </w:divBdr>
    </w:div>
    <w:div w:id="1332105083">
      <w:marLeft w:val="0"/>
      <w:marRight w:val="0"/>
      <w:marTop w:val="0"/>
      <w:marBottom w:val="0"/>
      <w:divBdr>
        <w:top w:val="none" w:sz="0" w:space="0" w:color="auto"/>
        <w:left w:val="none" w:sz="0" w:space="0" w:color="auto"/>
        <w:bottom w:val="none" w:sz="0" w:space="0" w:color="auto"/>
        <w:right w:val="none" w:sz="0" w:space="0" w:color="auto"/>
      </w:divBdr>
    </w:div>
    <w:div w:id="1332175849">
      <w:marLeft w:val="0"/>
      <w:marRight w:val="0"/>
      <w:marTop w:val="0"/>
      <w:marBottom w:val="0"/>
      <w:divBdr>
        <w:top w:val="none" w:sz="0" w:space="0" w:color="auto"/>
        <w:left w:val="none" w:sz="0" w:space="0" w:color="auto"/>
        <w:bottom w:val="none" w:sz="0" w:space="0" w:color="auto"/>
        <w:right w:val="none" w:sz="0" w:space="0" w:color="auto"/>
      </w:divBdr>
    </w:div>
    <w:div w:id="1332217451">
      <w:marLeft w:val="0"/>
      <w:marRight w:val="0"/>
      <w:marTop w:val="0"/>
      <w:marBottom w:val="0"/>
      <w:divBdr>
        <w:top w:val="none" w:sz="0" w:space="0" w:color="auto"/>
        <w:left w:val="none" w:sz="0" w:space="0" w:color="auto"/>
        <w:bottom w:val="none" w:sz="0" w:space="0" w:color="auto"/>
        <w:right w:val="none" w:sz="0" w:space="0" w:color="auto"/>
      </w:divBdr>
    </w:div>
    <w:div w:id="1332217793">
      <w:bodyDiv w:val="1"/>
      <w:marLeft w:val="0"/>
      <w:marRight w:val="0"/>
      <w:marTop w:val="0"/>
      <w:marBottom w:val="0"/>
      <w:divBdr>
        <w:top w:val="none" w:sz="0" w:space="0" w:color="auto"/>
        <w:left w:val="none" w:sz="0" w:space="0" w:color="auto"/>
        <w:bottom w:val="none" w:sz="0" w:space="0" w:color="auto"/>
        <w:right w:val="none" w:sz="0" w:space="0" w:color="auto"/>
      </w:divBdr>
    </w:div>
    <w:div w:id="1332218222">
      <w:marLeft w:val="0"/>
      <w:marRight w:val="0"/>
      <w:marTop w:val="0"/>
      <w:marBottom w:val="0"/>
      <w:divBdr>
        <w:top w:val="none" w:sz="0" w:space="0" w:color="auto"/>
        <w:left w:val="none" w:sz="0" w:space="0" w:color="auto"/>
        <w:bottom w:val="none" w:sz="0" w:space="0" w:color="auto"/>
        <w:right w:val="none" w:sz="0" w:space="0" w:color="auto"/>
      </w:divBdr>
    </w:div>
    <w:div w:id="1332220787">
      <w:marLeft w:val="0"/>
      <w:marRight w:val="0"/>
      <w:marTop w:val="0"/>
      <w:marBottom w:val="0"/>
      <w:divBdr>
        <w:top w:val="none" w:sz="0" w:space="0" w:color="auto"/>
        <w:left w:val="none" w:sz="0" w:space="0" w:color="auto"/>
        <w:bottom w:val="none" w:sz="0" w:space="0" w:color="auto"/>
        <w:right w:val="none" w:sz="0" w:space="0" w:color="auto"/>
      </w:divBdr>
    </w:div>
    <w:div w:id="1332294934">
      <w:marLeft w:val="0"/>
      <w:marRight w:val="0"/>
      <w:marTop w:val="0"/>
      <w:marBottom w:val="0"/>
      <w:divBdr>
        <w:top w:val="none" w:sz="0" w:space="0" w:color="auto"/>
        <w:left w:val="none" w:sz="0" w:space="0" w:color="auto"/>
        <w:bottom w:val="none" w:sz="0" w:space="0" w:color="auto"/>
        <w:right w:val="none" w:sz="0" w:space="0" w:color="auto"/>
      </w:divBdr>
    </w:div>
    <w:div w:id="1332298955">
      <w:marLeft w:val="0"/>
      <w:marRight w:val="0"/>
      <w:marTop w:val="0"/>
      <w:marBottom w:val="0"/>
      <w:divBdr>
        <w:top w:val="none" w:sz="0" w:space="0" w:color="auto"/>
        <w:left w:val="none" w:sz="0" w:space="0" w:color="auto"/>
        <w:bottom w:val="none" w:sz="0" w:space="0" w:color="auto"/>
        <w:right w:val="none" w:sz="0" w:space="0" w:color="auto"/>
      </w:divBdr>
    </w:div>
    <w:div w:id="1332366857">
      <w:marLeft w:val="0"/>
      <w:marRight w:val="0"/>
      <w:marTop w:val="0"/>
      <w:marBottom w:val="0"/>
      <w:divBdr>
        <w:top w:val="none" w:sz="0" w:space="0" w:color="auto"/>
        <w:left w:val="none" w:sz="0" w:space="0" w:color="auto"/>
        <w:bottom w:val="none" w:sz="0" w:space="0" w:color="auto"/>
        <w:right w:val="none" w:sz="0" w:space="0" w:color="auto"/>
      </w:divBdr>
    </w:div>
    <w:div w:id="1332369374">
      <w:marLeft w:val="0"/>
      <w:marRight w:val="0"/>
      <w:marTop w:val="0"/>
      <w:marBottom w:val="0"/>
      <w:divBdr>
        <w:top w:val="none" w:sz="0" w:space="0" w:color="auto"/>
        <w:left w:val="none" w:sz="0" w:space="0" w:color="auto"/>
        <w:bottom w:val="none" w:sz="0" w:space="0" w:color="auto"/>
        <w:right w:val="none" w:sz="0" w:space="0" w:color="auto"/>
      </w:divBdr>
    </w:div>
    <w:div w:id="1332443893">
      <w:marLeft w:val="0"/>
      <w:marRight w:val="0"/>
      <w:marTop w:val="0"/>
      <w:marBottom w:val="0"/>
      <w:divBdr>
        <w:top w:val="none" w:sz="0" w:space="0" w:color="auto"/>
        <w:left w:val="none" w:sz="0" w:space="0" w:color="auto"/>
        <w:bottom w:val="none" w:sz="0" w:space="0" w:color="auto"/>
        <w:right w:val="none" w:sz="0" w:space="0" w:color="auto"/>
      </w:divBdr>
    </w:div>
    <w:div w:id="1332558913">
      <w:marLeft w:val="0"/>
      <w:marRight w:val="0"/>
      <w:marTop w:val="0"/>
      <w:marBottom w:val="0"/>
      <w:divBdr>
        <w:top w:val="none" w:sz="0" w:space="0" w:color="auto"/>
        <w:left w:val="none" w:sz="0" w:space="0" w:color="auto"/>
        <w:bottom w:val="none" w:sz="0" w:space="0" w:color="auto"/>
        <w:right w:val="none" w:sz="0" w:space="0" w:color="auto"/>
      </w:divBdr>
    </w:div>
    <w:div w:id="1332559626">
      <w:marLeft w:val="0"/>
      <w:marRight w:val="0"/>
      <w:marTop w:val="0"/>
      <w:marBottom w:val="0"/>
      <w:divBdr>
        <w:top w:val="none" w:sz="0" w:space="0" w:color="auto"/>
        <w:left w:val="none" w:sz="0" w:space="0" w:color="auto"/>
        <w:bottom w:val="none" w:sz="0" w:space="0" w:color="auto"/>
        <w:right w:val="none" w:sz="0" w:space="0" w:color="auto"/>
      </w:divBdr>
    </w:div>
    <w:div w:id="1332562417">
      <w:marLeft w:val="0"/>
      <w:marRight w:val="0"/>
      <w:marTop w:val="0"/>
      <w:marBottom w:val="0"/>
      <w:divBdr>
        <w:top w:val="none" w:sz="0" w:space="0" w:color="auto"/>
        <w:left w:val="none" w:sz="0" w:space="0" w:color="auto"/>
        <w:bottom w:val="none" w:sz="0" w:space="0" w:color="auto"/>
        <w:right w:val="none" w:sz="0" w:space="0" w:color="auto"/>
      </w:divBdr>
    </w:div>
    <w:div w:id="1332829773">
      <w:marLeft w:val="0"/>
      <w:marRight w:val="0"/>
      <w:marTop w:val="0"/>
      <w:marBottom w:val="0"/>
      <w:divBdr>
        <w:top w:val="none" w:sz="0" w:space="0" w:color="auto"/>
        <w:left w:val="none" w:sz="0" w:space="0" w:color="auto"/>
        <w:bottom w:val="none" w:sz="0" w:space="0" w:color="auto"/>
        <w:right w:val="none" w:sz="0" w:space="0" w:color="auto"/>
      </w:divBdr>
    </w:div>
    <w:div w:id="1332872862">
      <w:marLeft w:val="0"/>
      <w:marRight w:val="0"/>
      <w:marTop w:val="0"/>
      <w:marBottom w:val="0"/>
      <w:divBdr>
        <w:top w:val="none" w:sz="0" w:space="0" w:color="auto"/>
        <w:left w:val="none" w:sz="0" w:space="0" w:color="auto"/>
        <w:bottom w:val="none" w:sz="0" w:space="0" w:color="auto"/>
        <w:right w:val="none" w:sz="0" w:space="0" w:color="auto"/>
      </w:divBdr>
    </w:div>
    <w:div w:id="1332876725">
      <w:marLeft w:val="0"/>
      <w:marRight w:val="0"/>
      <w:marTop w:val="0"/>
      <w:marBottom w:val="0"/>
      <w:divBdr>
        <w:top w:val="none" w:sz="0" w:space="0" w:color="auto"/>
        <w:left w:val="none" w:sz="0" w:space="0" w:color="auto"/>
        <w:bottom w:val="none" w:sz="0" w:space="0" w:color="auto"/>
        <w:right w:val="none" w:sz="0" w:space="0" w:color="auto"/>
      </w:divBdr>
    </w:div>
    <w:div w:id="1332879531">
      <w:marLeft w:val="0"/>
      <w:marRight w:val="0"/>
      <w:marTop w:val="0"/>
      <w:marBottom w:val="0"/>
      <w:divBdr>
        <w:top w:val="none" w:sz="0" w:space="0" w:color="auto"/>
        <w:left w:val="none" w:sz="0" w:space="0" w:color="auto"/>
        <w:bottom w:val="none" w:sz="0" w:space="0" w:color="auto"/>
        <w:right w:val="none" w:sz="0" w:space="0" w:color="auto"/>
      </w:divBdr>
    </w:div>
    <w:div w:id="1332903093">
      <w:marLeft w:val="0"/>
      <w:marRight w:val="0"/>
      <w:marTop w:val="0"/>
      <w:marBottom w:val="0"/>
      <w:divBdr>
        <w:top w:val="none" w:sz="0" w:space="0" w:color="auto"/>
        <w:left w:val="none" w:sz="0" w:space="0" w:color="auto"/>
        <w:bottom w:val="none" w:sz="0" w:space="0" w:color="auto"/>
        <w:right w:val="none" w:sz="0" w:space="0" w:color="auto"/>
      </w:divBdr>
    </w:div>
    <w:div w:id="1332947827">
      <w:marLeft w:val="0"/>
      <w:marRight w:val="0"/>
      <w:marTop w:val="0"/>
      <w:marBottom w:val="0"/>
      <w:divBdr>
        <w:top w:val="none" w:sz="0" w:space="0" w:color="auto"/>
        <w:left w:val="none" w:sz="0" w:space="0" w:color="auto"/>
        <w:bottom w:val="none" w:sz="0" w:space="0" w:color="auto"/>
        <w:right w:val="none" w:sz="0" w:space="0" w:color="auto"/>
      </w:divBdr>
    </w:div>
    <w:div w:id="1333100020">
      <w:marLeft w:val="0"/>
      <w:marRight w:val="0"/>
      <w:marTop w:val="0"/>
      <w:marBottom w:val="0"/>
      <w:divBdr>
        <w:top w:val="none" w:sz="0" w:space="0" w:color="auto"/>
        <w:left w:val="none" w:sz="0" w:space="0" w:color="auto"/>
        <w:bottom w:val="none" w:sz="0" w:space="0" w:color="auto"/>
        <w:right w:val="none" w:sz="0" w:space="0" w:color="auto"/>
      </w:divBdr>
    </w:div>
    <w:div w:id="1333216287">
      <w:marLeft w:val="0"/>
      <w:marRight w:val="0"/>
      <w:marTop w:val="0"/>
      <w:marBottom w:val="0"/>
      <w:divBdr>
        <w:top w:val="none" w:sz="0" w:space="0" w:color="auto"/>
        <w:left w:val="none" w:sz="0" w:space="0" w:color="auto"/>
        <w:bottom w:val="none" w:sz="0" w:space="0" w:color="auto"/>
        <w:right w:val="none" w:sz="0" w:space="0" w:color="auto"/>
      </w:divBdr>
    </w:div>
    <w:div w:id="1333293944">
      <w:marLeft w:val="0"/>
      <w:marRight w:val="0"/>
      <w:marTop w:val="0"/>
      <w:marBottom w:val="0"/>
      <w:divBdr>
        <w:top w:val="none" w:sz="0" w:space="0" w:color="auto"/>
        <w:left w:val="none" w:sz="0" w:space="0" w:color="auto"/>
        <w:bottom w:val="none" w:sz="0" w:space="0" w:color="auto"/>
        <w:right w:val="none" w:sz="0" w:space="0" w:color="auto"/>
      </w:divBdr>
    </w:div>
    <w:div w:id="1333332685">
      <w:marLeft w:val="0"/>
      <w:marRight w:val="0"/>
      <w:marTop w:val="0"/>
      <w:marBottom w:val="0"/>
      <w:divBdr>
        <w:top w:val="none" w:sz="0" w:space="0" w:color="auto"/>
        <w:left w:val="none" w:sz="0" w:space="0" w:color="auto"/>
        <w:bottom w:val="none" w:sz="0" w:space="0" w:color="auto"/>
        <w:right w:val="none" w:sz="0" w:space="0" w:color="auto"/>
      </w:divBdr>
    </w:div>
    <w:div w:id="1333336791">
      <w:marLeft w:val="0"/>
      <w:marRight w:val="0"/>
      <w:marTop w:val="0"/>
      <w:marBottom w:val="0"/>
      <w:divBdr>
        <w:top w:val="none" w:sz="0" w:space="0" w:color="auto"/>
        <w:left w:val="none" w:sz="0" w:space="0" w:color="auto"/>
        <w:bottom w:val="none" w:sz="0" w:space="0" w:color="auto"/>
        <w:right w:val="none" w:sz="0" w:space="0" w:color="auto"/>
      </w:divBdr>
    </w:div>
    <w:div w:id="1333412999">
      <w:marLeft w:val="0"/>
      <w:marRight w:val="0"/>
      <w:marTop w:val="0"/>
      <w:marBottom w:val="0"/>
      <w:divBdr>
        <w:top w:val="none" w:sz="0" w:space="0" w:color="auto"/>
        <w:left w:val="none" w:sz="0" w:space="0" w:color="auto"/>
        <w:bottom w:val="none" w:sz="0" w:space="0" w:color="auto"/>
        <w:right w:val="none" w:sz="0" w:space="0" w:color="auto"/>
      </w:divBdr>
    </w:div>
    <w:div w:id="1333526568">
      <w:marLeft w:val="0"/>
      <w:marRight w:val="0"/>
      <w:marTop w:val="0"/>
      <w:marBottom w:val="0"/>
      <w:divBdr>
        <w:top w:val="none" w:sz="0" w:space="0" w:color="auto"/>
        <w:left w:val="none" w:sz="0" w:space="0" w:color="auto"/>
        <w:bottom w:val="none" w:sz="0" w:space="0" w:color="auto"/>
        <w:right w:val="none" w:sz="0" w:space="0" w:color="auto"/>
      </w:divBdr>
    </w:div>
    <w:div w:id="1333677179">
      <w:marLeft w:val="0"/>
      <w:marRight w:val="0"/>
      <w:marTop w:val="0"/>
      <w:marBottom w:val="0"/>
      <w:divBdr>
        <w:top w:val="none" w:sz="0" w:space="0" w:color="auto"/>
        <w:left w:val="none" w:sz="0" w:space="0" w:color="auto"/>
        <w:bottom w:val="none" w:sz="0" w:space="0" w:color="auto"/>
        <w:right w:val="none" w:sz="0" w:space="0" w:color="auto"/>
      </w:divBdr>
    </w:div>
    <w:div w:id="1333680470">
      <w:marLeft w:val="0"/>
      <w:marRight w:val="0"/>
      <w:marTop w:val="0"/>
      <w:marBottom w:val="0"/>
      <w:divBdr>
        <w:top w:val="none" w:sz="0" w:space="0" w:color="auto"/>
        <w:left w:val="none" w:sz="0" w:space="0" w:color="auto"/>
        <w:bottom w:val="none" w:sz="0" w:space="0" w:color="auto"/>
        <w:right w:val="none" w:sz="0" w:space="0" w:color="auto"/>
      </w:divBdr>
    </w:div>
    <w:div w:id="1333681700">
      <w:bodyDiv w:val="1"/>
      <w:marLeft w:val="0"/>
      <w:marRight w:val="0"/>
      <w:marTop w:val="0"/>
      <w:marBottom w:val="0"/>
      <w:divBdr>
        <w:top w:val="none" w:sz="0" w:space="0" w:color="auto"/>
        <w:left w:val="none" w:sz="0" w:space="0" w:color="auto"/>
        <w:bottom w:val="none" w:sz="0" w:space="0" w:color="auto"/>
        <w:right w:val="none" w:sz="0" w:space="0" w:color="auto"/>
      </w:divBdr>
    </w:div>
    <w:div w:id="1333877895">
      <w:marLeft w:val="0"/>
      <w:marRight w:val="0"/>
      <w:marTop w:val="0"/>
      <w:marBottom w:val="0"/>
      <w:divBdr>
        <w:top w:val="none" w:sz="0" w:space="0" w:color="auto"/>
        <w:left w:val="none" w:sz="0" w:space="0" w:color="auto"/>
        <w:bottom w:val="none" w:sz="0" w:space="0" w:color="auto"/>
        <w:right w:val="none" w:sz="0" w:space="0" w:color="auto"/>
      </w:divBdr>
    </w:div>
    <w:div w:id="1333951220">
      <w:marLeft w:val="0"/>
      <w:marRight w:val="0"/>
      <w:marTop w:val="0"/>
      <w:marBottom w:val="0"/>
      <w:divBdr>
        <w:top w:val="none" w:sz="0" w:space="0" w:color="auto"/>
        <w:left w:val="none" w:sz="0" w:space="0" w:color="auto"/>
        <w:bottom w:val="none" w:sz="0" w:space="0" w:color="auto"/>
        <w:right w:val="none" w:sz="0" w:space="0" w:color="auto"/>
      </w:divBdr>
    </w:div>
    <w:div w:id="1334065851">
      <w:marLeft w:val="0"/>
      <w:marRight w:val="0"/>
      <w:marTop w:val="0"/>
      <w:marBottom w:val="0"/>
      <w:divBdr>
        <w:top w:val="none" w:sz="0" w:space="0" w:color="auto"/>
        <w:left w:val="none" w:sz="0" w:space="0" w:color="auto"/>
        <w:bottom w:val="none" w:sz="0" w:space="0" w:color="auto"/>
        <w:right w:val="none" w:sz="0" w:space="0" w:color="auto"/>
      </w:divBdr>
    </w:div>
    <w:div w:id="1334257229">
      <w:marLeft w:val="0"/>
      <w:marRight w:val="0"/>
      <w:marTop w:val="0"/>
      <w:marBottom w:val="0"/>
      <w:divBdr>
        <w:top w:val="none" w:sz="0" w:space="0" w:color="auto"/>
        <w:left w:val="none" w:sz="0" w:space="0" w:color="auto"/>
        <w:bottom w:val="none" w:sz="0" w:space="0" w:color="auto"/>
        <w:right w:val="none" w:sz="0" w:space="0" w:color="auto"/>
      </w:divBdr>
    </w:div>
    <w:div w:id="1334259531">
      <w:marLeft w:val="0"/>
      <w:marRight w:val="0"/>
      <w:marTop w:val="0"/>
      <w:marBottom w:val="0"/>
      <w:divBdr>
        <w:top w:val="none" w:sz="0" w:space="0" w:color="auto"/>
        <w:left w:val="none" w:sz="0" w:space="0" w:color="auto"/>
        <w:bottom w:val="none" w:sz="0" w:space="0" w:color="auto"/>
        <w:right w:val="none" w:sz="0" w:space="0" w:color="auto"/>
      </w:divBdr>
    </w:div>
    <w:div w:id="1334260388">
      <w:marLeft w:val="0"/>
      <w:marRight w:val="0"/>
      <w:marTop w:val="0"/>
      <w:marBottom w:val="0"/>
      <w:divBdr>
        <w:top w:val="none" w:sz="0" w:space="0" w:color="auto"/>
        <w:left w:val="none" w:sz="0" w:space="0" w:color="auto"/>
        <w:bottom w:val="none" w:sz="0" w:space="0" w:color="auto"/>
        <w:right w:val="none" w:sz="0" w:space="0" w:color="auto"/>
      </w:divBdr>
    </w:div>
    <w:div w:id="1334331725">
      <w:marLeft w:val="0"/>
      <w:marRight w:val="0"/>
      <w:marTop w:val="0"/>
      <w:marBottom w:val="0"/>
      <w:divBdr>
        <w:top w:val="none" w:sz="0" w:space="0" w:color="auto"/>
        <w:left w:val="none" w:sz="0" w:space="0" w:color="auto"/>
        <w:bottom w:val="none" w:sz="0" w:space="0" w:color="auto"/>
        <w:right w:val="none" w:sz="0" w:space="0" w:color="auto"/>
      </w:divBdr>
    </w:div>
    <w:div w:id="1334380165">
      <w:marLeft w:val="0"/>
      <w:marRight w:val="0"/>
      <w:marTop w:val="0"/>
      <w:marBottom w:val="0"/>
      <w:divBdr>
        <w:top w:val="none" w:sz="0" w:space="0" w:color="auto"/>
        <w:left w:val="none" w:sz="0" w:space="0" w:color="auto"/>
        <w:bottom w:val="none" w:sz="0" w:space="0" w:color="auto"/>
        <w:right w:val="none" w:sz="0" w:space="0" w:color="auto"/>
      </w:divBdr>
    </w:div>
    <w:div w:id="1334643213">
      <w:marLeft w:val="0"/>
      <w:marRight w:val="0"/>
      <w:marTop w:val="0"/>
      <w:marBottom w:val="0"/>
      <w:divBdr>
        <w:top w:val="none" w:sz="0" w:space="0" w:color="auto"/>
        <w:left w:val="none" w:sz="0" w:space="0" w:color="auto"/>
        <w:bottom w:val="none" w:sz="0" w:space="0" w:color="auto"/>
        <w:right w:val="none" w:sz="0" w:space="0" w:color="auto"/>
      </w:divBdr>
    </w:div>
    <w:div w:id="1334643895">
      <w:marLeft w:val="0"/>
      <w:marRight w:val="0"/>
      <w:marTop w:val="0"/>
      <w:marBottom w:val="0"/>
      <w:divBdr>
        <w:top w:val="none" w:sz="0" w:space="0" w:color="auto"/>
        <w:left w:val="none" w:sz="0" w:space="0" w:color="auto"/>
        <w:bottom w:val="none" w:sz="0" w:space="0" w:color="auto"/>
        <w:right w:val="none" w:sz="0" w:space="0" w:color="auto"/>
      </w:divBdr>
    </w:div>
    <w:div w:id="1334794166">
      <w:marLeft w:val="0"/>
      <w:marRight w:val="0"/>
      <w:marTop w:val="0"/>
      <w:marBottom w:val="0"/>
      <w:divBdr>
        <w:top w:val="none" w:sz="0" w:space="0" w:color="auto"/>
        <w:left w:val="none" w:sz="0" w:space="0" w:color="auto"/>
        <w:bottom w:val="none" w:sz="0" w:space="0" w:color="auto"/>
        <w:right w:val="none" w:sz="0" w:space="0" w:color="auto"/>
      </w:divBdr>
    </w:div>
    <w:div w:id="1334794387">
      <w:marLeft w:val="0"/>
      <w:marRight w:val="0"/>
      <w:marTop w:val="0"/>
      <w:marBottom w:val="0"/>
      <w:divBdr>
        <w:top w:val="none" w:sz="0" w:space="0" w:color="auto"/>
        <w:left w:val="none" w:sz="0" w:space="0" w:color="auto"/>
        <w:bottom w:val="none" w:sz="0" w:space="0" w:color="auto"/>
        <w:right w:val="none" w:sz="0" w:space="0" w:color="auto"/>
      </w:divBdr>
    </w:div>
    <w:div w:id="1334797087">
      <w:marLeft w:val="0"/>
      <w:marRight w:val="0"/>
      <w:marTop w:val="0"/>
      <w:marBottom w:val="0"/>
      <w:divBdr>
        <w:top w:val="none" w:sz="0" w:space="0" w:color="auto"/>
        <w:left w:val="none" w:sz="0" w:space="0" w:color="auto"/>
        <w:bottom w:val="none" w:sz="0" w:space="0" w:color="auto"/>
        <w:right w:val="none" w:sz="0" w:space="0" w:color="auto"/>
      </w:divBdr>
    </w:div>
    <w:div w:id="1334840202">
      <w:marLeft w:val="0"/>
      <w:marRight w:val="0"/>
      <w:marTop w:val="0"/>
      <w:marBottom w:val="0"/>
      <w:divBdr>
        <w:top w:val="none" w:sz="0" w:space="0" w:color="auto"/>
        <w:left w:val="none" w:sz="0" w:space="0" w:color="auto"/>
        <w:bottom w:val="none" w:sz="0" w:space="0" w:color="auto"/>
        <w:right w:val="none" w:sz="0" w:space="0" w:color="auto"/>
      </w:divBdr>
    </w:div>
    <w:div w:id="1334844460">
      <w:marLeft w:val="0"/>
      <w:marRight w:val="0"/>
      <w:marTop w:val="0"/>
      <w:marBottom w:val="0"/>
      <w:divBdr>
        <w:top w:val="none" w:sz="0" w:space="0" w:color="auto"/>
        <w:left w:val="none" w:sz="0" w:space="0" w:color="auto"/>
        <w:bottom w:val="none" w:sz="0" w:space="0" w:color="auto"/>
        <w:right w:val="none" w:sz="0" w:space="0" w:color="auto"/>
      </w:divBdr>
    </w:div>
    <w:div w:id="1334918430">
      <w:marLeft w:val="0"/>
      <w:marRight w:val="0"/>
      <w:marTop w:val="0"/>
      <w:marBottom w:val="0"/>
      <w:divBdr>
        <w:top w:val="none" w:sz="0" w:space="0" w:color="auto"/>
        <w:left w:val="none" w:sz="0" w:space="0" w:color="auto"/>
        <w:bottom w:val="none" w:sz="0" w:space="0" w:color="auto"/>
        <w:right w:val="none" w:sz="0" w:space="0" w:color="auto"/>
      </w:divBdr>
    </w:div>
    <w:div w:id="1334996172">
      <w:marLeft w:val="0"/>
      <w:marRight w:val="0"/>
      <w:marTop w:val="0"/>
      <w:marBottom w:val="0"/>
      <w:divBdr>
        <w:top w:val="none" w:sz="0" w:space="0" w:color="auto"/>
        <w:left w:val="none" w:sz="0" w:space="0" w:color="auto"/>
        <w:bottom w:val="none" w:sz="0" w:space="0" w:color="auto"/>
        <w:right w:val="none" w:sz="0" w:space="0" w:color="auto"/>
      </w:divBdr>
    </w:div>
    <w:div w:id="1335036130">
      <w:marLeft w:val="0"/>
      <w:marRight w:val="0"/>
      <w:marTop w:val="0"/>
      <w:marBottom w:val="0"/>
      <w:divBdr>
        <w:top w:val="none" w:sz="0" w:space="0" w:color="auto"/>
        <w:left w:val="none" w:sz="0" w:space="0" w:color="auto"/>
        <w:bottom w:val="none" w:sz="0" w:space="0" w:color="auto"/>
        <w:right w:val="none" w:sz="0" w:space="0" w:color="auto"/>
      </w:divBdr>
    </w:div>
    <w:div w:id="1335113414">
      <w:marLeft w:val="0"/>
      <w:marRight w:val="0"/>
      <w:marTop w:val="0"/>
      <w:marBottom w:val="0"/>
      <w:divBdr>
        <w:top w:val="none" w:sz="0" w:space="0" w:color="auto"/>
        <w:left w:val="none" w:sz="0" w:space="0" w:color="auto"/>
        <w:bottom w:val="none" w:sz="0" w:space="0" w:color="auto"/>
        <w:right w:val="none" w:sz="0" w:space="0" w:color="auto"/>
      </w:divBdr>
    </w:div>
    <w:div w:id="1335182247">
      <w:marLeft w:val="0"/>
      <w:marRight w:val="0"/>
      <w:marTop w:val="0"/>
      <w:marBottom w:val="0"/>
      <w:divBdr>
        <w:top w:val="none" w:sz="0" w:space="0" w:color="auto"/>
        <w:left w:val="none" w:sz="0" w:space="0" w:color="auto"/>
        <w:bottom w:val="none" w:sz="0" w:space="0" w:color="auto"/>
        <w:right w:val="none" w:sz="0" w:space="0" w:color="auto"/>
      </w:divBdr>
    </w:div>
    <w:div w:id="1335185755">
      <w:marLeft w:val="0"/>
      <w:marRight w:val="0"/>
      <w:marTop w:val="0"/>
      <w:marBottom w:val="0"/>
      <w:divBdr>
        <w:top w:val="none" w:sz="0" w:space="0" w:color="auto"/>
        <w:left w:val="none" w:sz="0" w:space="0" w:color="auto"/>
        <w:bottom w:val="none" w:sz="0" w:space="0" w:color="auto"/>
        <w:right w:val="none" w:sz="0" w:space="0" w:color="auto"/>
      </w:divBdr>
    </w:div>
    <w:div w:id="1335256898">
      <w:marLeft w:val="0"/>
      <w:marRight w:val="0"/>
      <w:marTop w:val="0"/>
      <w:marBottom w:val="0"/>
      <w:divBdr>
        <w:top w:val="none" w:sz="0" w:space="0" w:color="auto"/>
        <w:left w:val="none" w:sz="0" w:space="0" w:color="auto"/>
        <w:bottom w:val="none" w:sz="0" w:space="0" w:color="auto"/>
        <w:right w:val="none" w:sz="0" w:space="0" w:color="auto"/>
      </w:divBdr>
    </w:div>
    <w:div w:id="1335262717">
      <w:marLeft w:val="0"/>
      <w:marRight w:val="0"/>
      <w:marTop w:val="0"/>
      <w:marBottom w:val="0"/>
      <w:divBdr>
        <w:top w:val="none" w:sz="0" w:space="0" w:color="auto"/>
        <w:left w:val="none" w:sz="0" w:space="0" w:color="auto"/>
        <w:bottom w:val="none" w:sz="0" w:space="0" w:color="auto"/>
        <w:right w:val="none" w:sz="0" w:space="0" w:color="auto"/>
      </w:divBdr>
    </w:div>
    <w:div w:id="1335299662">
      <w:marLeft w:val="0"/>
      <w:marRight w:val="0"/>
      <w:marTop w:val="0"/>
      <w:marBottom w:val="0"/>
      <w:divBdr>
        <w:top w:val="none" w:sz="0" w:space="0" w:color="auto"/>
        <w:left w:val="none" w:sz="0" w:space="0" w:color="auto"/>
        <w:bottom w:val="none" w:sz="0" w:space="0" w:color="auto"/>
        <w:right w:val="none" w:sz="0" w:space="0" w:color="auto"/>
      </w:divBdr>
    </w:div>
    <w:div w:id="1335376571">
      <w:marLeft w:val="0"/>
      <w:marRight w:val="0"/>
      <w:marTop w:val="0"/>
      <w:marBottom w:val="0"/>
      <w:divBdr>
        <w:top w:val="none" w:sz="0" w:space="0" w:color="auto"/>
        <w:left w:val="none" w:sz="0" w:space="0" w:color="auto"/>
        <w:bottom w:val="none" w:sz="0" w:space="0" w:color="auto"/>
        <w:right w:val="none" w:sz="0" w:space="0" w:color="auto"/>
      </w:divBdr>
    </w:div>
    <w:div w:id="1335377226">
      <w:marLeft w:val="0"/>
      <w:marRight w:val="0"/>
      <w:marTop w:val="0"/>
      <w:marBottom w:val="0"/>
      <w:divBdr>
        <w:top w:val="none" w:sz="0" w:space="0" w:color="auto"/>
        <w:left w:val="none" w:sz="0" w:space="0" w:color="auto"/>
        <w:bottom w:val="none" w:sz="0" w:space="0" w:color="auto"/>
        <w:right w:val="none" w:sz="0" w:space="0" w:color="auto"/>
      </w:divBdr>
    </w:div>
    <w:div w:id="1335455876">
      <w:marLeft w:val="0"/>
      <w:marRight w:val="0"/>
      <w:marTop w:val="0"/>
      <w:marBottom w:val="0"/>
      <w:divBdr>
        <w:top w:val="none" w:sz="0" w:space="0" w:color="auto"/>
        <w:left w:val="none" w:sz="0" w:space="0" w:color="auto"/>
        <w:bottom w:val="none" w:sz="0" w:space="0" w:color="auto"/>
        <w:right w:val="none" w:sz="0" w:space="0" w:color="auto"/>
      </w:divBdr>
    </w:div>
    <w:div w:id="1335720575">
      <w:marLeft w:val="0"/>
      <w:marRight w:val="0"/>
      <w:marTop w:val="0"/>
      <w:marBottom w:val="0"/>
      <w:divBdr>
        <w:top w:val="none" w:sz="0" w:space="0" w:color="auto"/>
        <w:left w:val="none" w:sz="0" w:space="0" w:color="auto"/>
        <w:bottom w:val="none" w:sz="0" w:space="0" w:color="auto"/>
        <w:right w:val="none" w:sz="0" w:space="0" w:color="auto"/>
      </w:divBdr>
    </w:div>
    <w:div w:id="1335835706">
      <w:marLeft w:val="0"/>
      <w:marRight w:val="0"/>
      <w:marTop w:val="0"/>
      <w:marBottom w:val="0"/>
      <w:divBdr>
        <w:top w:val="none" w:sz="0" w:space="0" w:color="auto"/>
        <w:left w:val="none" w:sz="0" w:space="0" w:color="auto"/>
        <w:bottom w:val="none" w:sz="0" w:space="0" w:color="auto"/>
        <w:right w:val="none" w:sz="0" w:space="0" w:color="auto"/>
      </w:divBdr>
    </w:div>
    <w:div w:id="1335887014">
      <w:marLeft w:val="0"/>
      <w:marRight w:val="0"/>
      <w:marTop w:val="0"/>
      <w:marBottom w:val="0"/>
      <w:divBdr>
        <w:top w:val="none" w:sz="0" w:space="0" w:color="auto"/>
        <w:left w:val="none" w:sz="0" w:space="0" w:color="auto"/>
        <w:bottom w:val="none" w:sz="0" w:space="0" w:color="auto"/>
        <w:right w:val="none" w:sz="0" w:space="0" w:color="auto"/>
      </w:divBdr>
    </w:div>
    <w:div w:id="1335958870">
      <w:marLeft w:val="0"/>
      <w:marRight w:val="0"/>
      <w:marTop w:val="0"/>
      <w:marBottom w:val="0"/>
      <w:divBdr>
        <w:top w:val="none" w:sz="0" w:space="0" w:color="auto"/>
        <w:left w:val="none" w:sz="0" w:space="0" w:color="auto"/>
        <w:bottom w:val="none" w:sz="0" w:space="0" w:color="auto"/>
        <w:right w:val="none" w:sz="0" w:space="0" w:color="auto"/>
      </w:divBdr>
    </w:div>
    <w:div w:id="1335962567">
      <w:marLeft w:val="0"/>
      <w:marRight w:val="0"/>
      <w:marTop w:val="0"/>
      <w:marBottom w:val="0"/>
      <w:divBdr>
        <w:top w:val="none" w:sz="0" w:space="0" w:color="auto"/>
        <w:left w:val="none" w:sz="0" w:space="0" w:color="auto"/>
        <w:bottom w:val="none" w:sz="0" w:space="0" w:color="auto"/>
        <w:right w:val="none" w:sz="0" w:space="0" w:color="auto"/>
      </w:divBdr>
    </w:div>
    <w:div w:id="1336030725">
      <w:bodyDiv w:val="1"/>
      <w:marLeft w:val="0"/>
      <w:marRight w:val="0"/>
      <w:marTop w:val="0"/>
      <w:marBottom w:val="0"/>
      <w:divBdr>
        <w:top w:val="none" w:sz="0" w:space="0" w:color="auto"/>
        <w:left w:val="none" w:sz="0" w:space="0" w:color="auto"/>
        <w:bottom w:val="none" w:sz="0" w:space="0" w:color="auto"/>
        <w:right w:val="none" w:sz="0" w:space="0" w:color="auto"/>
      </w:divBdr>
    </w:div>
    <w:div w:id="1336036903">
      <w:marLeft w:val="0"/>
      <w:marRight w:val="0"/>
      <w:marTop w:val="0"/>
      <w:marBottom w:val="0"/>
      <w:divBdr>
        <w:top w:val="none" w:sz="0" w:space="0" w:color="auto"/>
        <w:left w:val="none" w:sz="0" w:space="0" w:color="auto"/>
        <w:bottom w:val="none" w:sz="0" w:space="0" w:color="auto"/>
        <w:right w:val="none" w:sz="0" w:space="0" w:color="auto"/>
      </w:divBdr>
    </w:div>
    <w:div w:id="1336106952">
      <w:marLeft w:val="0"/>
      <w:marRight w:val="0"/>
      <w:marTop w:val="0"/>
      <w:marBottom w:val="0"/>
      <w:divBdr>
        <w:top w:val="none" w:sz="0" w:space="0" w:color="auto"/>
        <w:left w:val="none" w:sz="0" w:space="0" w:color="auto"/>
        <w:bottom w:val="none" w:sz="0" w:space="0" w:color="auto"/>
        <w:right w:val="none" w:sz="0" w:space="0" w:color="auto"/>
      </w:divBdr>
    </w:div>
    <w:div w:id="1336107290">
      <w:marLeft w:val="0"/>
      <w:marRight w:val="0"/>
      <w:marTop w:val="0"/>
      <w:marBottom w:val="0"/>
      <w:divBdr>
        <w:top w:val="none" w:sz="0" w:space="0" w:color="auto"/>
        <w:left w:val="none" w:sz="0" w:space="0" w:color="auto"/>
        <w:bottom w:val="none" w:sz="0" w:space="0" w:color="auto"/>
        <w:right w:val="none" w:sz="0" w:space="0" w:color="auto"/>
      </w:divBdr>
    </w:div>
    <w:div w:id="1336179891">
      <w:marLeft w:val="0"/>
      <w:marRight w:val="0"/>
      <w:marTop w:val="0"/>
      <w:marBottom w:val="0"/>
      <w:divBdr>
        <w:top w:val="none" w:sz="0" w:space="0" w:color="auto"/>
        <w:left w:val="none" w:sz="0" w:space="0" w:color="auto"/>
        <w:bottom w:val="none" w:sz="0" w:space="0" w:color="auto"/>
        <w:right w:val="none" w:sz="0" w:space="0" w:color="auto"/>
      </w:divBdr>
    </w:div>
    <w:div w:id="1336230264">
      <w:marLeft w:val="0"/>
      <w:marRight w:val="0"/>
      <w:marTop w:val="0"/>
      <w:marBottom w:val="0"/>
      <w:divBdr>
        <w:top w:val="none" w:sz="0" w:space="0" w:color="auto"/>
        <w:left w:val="none" w:sz="0" w:space="0" w:color="auto"/>
        <w:bottom w:val="none" w:sz="0" w:space="0" w:color="auto"/>
        <w:right w:val="none" w:sz="0" w:space="0" w:color="auto"/>
      </w:divBdr>
    </w:div>
    <w:div w:id="1336374145">
      <w:marLeft w:val="0"/>
      <w:marRight w:val="0"/>
      <w:marTop w:val="0"/>
      <w:marBottom w:val="0"/>
      <w:divBdr>
        <w:top w:val="none" w:sz="0" w:space="0" w:color="auto"/>
        <w:left w:val="none" w:sz="0" w:space="0" w:color="auto"/>
        <w:bottom w:val="none" w:sz="0" w:space="0" w:color="auto"/>
        <w:right w:val="none" w:sz="0" w:space="0" w:color="auto"/>
      </w:divBdr>
    </w:div>
    <w:div w:id="1336490602">
      <w:marLeft w:val="0"/>
      <w:marRight w:val="0"/>
      <w:marTop w:val="0"/>
      <w:marBottom w:val="0"/>
      <w:divBdr>
        <w:top w:val="none" w:sz="0" w:space="0" w:color="auto"/>
        <w:left w:val="none" w:sz="0" w:space="0" w:color="auto"/>
        <w:bottom w:val="none" w:sz="0" w:space="0" w:color="auto"/>
        <w:right w:val="none" w:sz="0" w:space="0" w:color="auto"/>
      </w:divBdr>
    </w:div>
    <w:div w:id="1336572859">
      <w:marLeft w:val="0"/>
      <w:marRight w:val="0"/>
      <w:marTop w:val="0"/>
      <w:marBottom w:val="0"/>
      <w:divBdr>
        <w:top w:val="none" w:sz="0" w:space="0" w:color="auto"/>
        <w:left w:val="none" w:sz="0" w:space="0" w:color="auto"/>
        <w:bottom w:val="none" w:sz="0" w:space="0" w:color="auto"/>
        <w:right w:val="none" w:sz="0" w:space="0" w:color="auto"/>
      </w:divBdr>
    </w:div>
    <w:div w:id="1336611528">
      <w:marLeft w:val="0"/>
      <w:marRight w:val="0"/>
      <w:marTop w:val="0"/>
      <w:marBottom w:val="0"/>
      <w:divBdr>
        <w:top w:val="none" w:sz="0" w:space="0" w:color="auto"/>
        <w:left w:val="none" w:sz="0" w:space="0" w:color="auto"/>
        <w:bottom w:val="none" w:sz="0" w:space="0" w:color="auto"/>
        <w:right w:val="none" w:sz="0" w:space="0" w:color="auto"/>
      </w:divBdr>
    </w:div>
    <w:div w:id="1336686680">
      <w:marLeft w:val="0"/>
      <w:marRight w:val="0"/>
      <w:marTop w:val="0"/>
      <w:marBottom w:val="0"/>
      <w:divBdr>
        <w:top w:val="none" w:sz="0" w:space="0" w:color="auto"/>
        <w:left w:val="none" w:sz="0" w:space="0" w:color="auto"/>
        <w:bottom w:val="none" w:sz="0" w:space="0" w:color="auto"/>
        <w:right w:val="none" w:sz="0" w:space="0" w:color="auto"/>
      </w:divBdr>
    </w:div>
    <w:div w:id="1336689524">
      <w:marLeft w:val="0"/>
      <w:marRight w:val="0"/>
      <w:marTop w:val="0"/>
      <w:marBottom w:val="0"/>
      <w:divBdr>
        <w:top w:val="none" w:sz="0" w:space="0" w:color="auto"/>
        <w:left w:val="none" w:sz="0" w:space="0" w:color="auto"/>
        <w:bottom w:val="none" w:sz="0" w:space="0" w:color="auto"/>
        <w:right w:val="none" w:sz="0" w:space="0" w:color="auto"/>
      </w:divBdr>
    </w:div>
    <w:div w:id="1336689787">
      <w:marLeft w:val="0"/>
      <w:marRight w:val="0"/>
      <w:marTop w:val="0"/>
      <w:marBottom w:val="0"/>
      <w:divBdr>
        <w:top w:val="none" w:sz="0" w:space="0" w:color="auto"/>
        <w:left w:val="none" w:sz="0" w:space="0" w:color="auto"/>
        <w:bottom w:val="none" w:sz="0" w:space="0" w:color="auto"/>
        <w:right w:val="none" w:sz="0" w:space="0" w:color="auto"/>
      </w:divBdr>
    </w:div>
    <w:div w:id="1336691873">
      <w:marLeft w:val="0"/>
      <w:marRight w:val="0"/>
      <w:marTop w:val="0"/>
      <w:marBottom w:val="0"/>
      <w:divBdr>
        <w:top w:val="none" w:sz="0" w:space="0" w:color="auto"/>
        <w:left w:val="none" w:sz="0" w:space="0" w:color="auto"/>
        <w:bottom w:val="none" w:sz="0" w:space="0" w:color="auto"/>
        <w:right w:val="none" w:sz="0" w:space="0" w:color="auto"/>
      </w:divBdr>
    </w:div>
    <w:div w:id="1336761995">
      <w:marLeft w:val="0"/>
      <w:marRight w:val="0"/>
      <w:marTop w:val="0"/>
      <w:marBottom w:val="0"/>
      <w:divBdr>
        <w:top w:val="none" w:sz="0" w:space="0" w:color="auto"/>
        <w:left w:val="none" w:sz="0" w:space="0" w:color="auto"/>
        <w:bottom w:val="none" w:sz="0" w:space="0" w:color="auto"/>
        <w:right w:val="none" w:sz="0" w:space="0" w:color="auto"/>
      </w:divBdr>
    </w:div>
    <w:div w:id="1336764755">
      <w:marLeft w:val="0"/>
      <w:marRight w:val="0"/>
      <w:marTop w:val="0"/>
      <w:marBottom w:val="0"/>
      <w:divBdr>
        <w:top w:val="none" w:sz="0" w:space="0" w:color="auto"/>
        <w:left w:val="none" w:sz="0" w:space="0" w:color="auto"/>
        <w:bottom w:val="none" w:sz="0" w:space="0" w:color="auto"/>
        <w:right w:val="none" w:sz="0" w:space="0" w:color="auto"/>
      </w:divBdr>
    </w:div>
    <w:div w:id="1336806800">
      <w:marLeft w:val="0"/>
      <w:marRight w:val="0"/>
      <w:marTop w:val="0"/>
      <w:marBottom w:val="0"/>
      <w:divBdr>
        <w:top w:val="none" w:sz="0" w:space="0" w:color="auto"/>
        <w:left w:val="none" w:sz="0" w:space="0" w:color="auto"/>
        <w:bottom w:val="none" w:sz="0" w:space="0" w:color="auto"/>
        <w:right w:val="none" w:sz="0" w:space="0" w:color="auto"/>
      </w:divBdr>
    </w:div>
    <w:div w:id="1336810911">
      <w:marLeft w:val="0"/>
      <w:marRight w:val="0"/>
      <w:marTop w:val="0"/>
      <w:marBottom w:val="0"/>
      <w:divBdr>
        <w:top w:val="none" w:sz="0" w:space="0" w:color="auto"/>
        <w:left w:val="none" w:sz="0" w:space="0" w:color="auto"/>
        <w:bottom w:val="none" w:sz="0" w:space="0" w:color="auto"/>
        <w:right w:val="none" w:sz="0" w:space="0" w:color="auto"/>
      </w:divBdr>
    </w:div>
    <w:div w:id="1336880915">
      <w:marLeft w:val="0"/>
      <w:marRight w:val="0"/>
      <w:marTop w:val="0"/>
      <w:marBottom w:val="0"/>
      <w:divBdr>
        <w:top w:val="none" w:sz="0" w:space="0" w:color="auto"/>
        <w:left w:val="none" w:sz="0" w:space="0" w:color="auto"/>
        <w:bottom w:val="none" w:sz="0" w:space="0" w:color="auto"/>
        <w:right w:val="none" w:sz="0" w:space="0" w:color="auto"/>
      </w:divBdr>
    </w:div>
    <w:div w:id="1336961128">
      <w:marLeft w:val="0"/>
      <w:marRight w:val="0"/>
      <w:marTop w:val="0"/>
      <w:marBottom w:val="0"/>
      <w:divBdr>
        <w:top w:val="none" w:sz="0" w:space="0" w:color="auto"/>
        <w:left w:val="none" w:sz="0" w:space="0" w:color="auto"/>
        <w:bottom w:val="none" w:sz="0" w:space="0" w:color="auto"/>
        <w:right w:val="none" w:sz="0" w:space="0" w:color="auto"/>
      </w:divBdr>
    </w:div>
    <w:div w:id="1337001935">
      <w:marLeft w:val="0"/>
      <w:marRight w:val="0"/>
      <w:marTop w:val="0"/>
      <w:marBottom w:val="0"/>
      <w:divBdr>
        <w:top w:val="none" w:sz="0" w:space="0" w:color="auto"/>
        <w:left w:val="none" w:sz="0" w:space="0" w:color="auto"/>
        <w:bottom w:val="none" w:sz="0" w:space="0" w:color="auto"/>
        <w:right w:val="none" w:sz="0" w:space="0" w:color="auto"/>
      </w:divBdr>
    </w:div>
    <w:div w:id="1337028447">
      <w:marLeft w:val="0"/>
      <w:marRight w:val="0"/>
      <w:marTop w:val="0"/>
      <w:marBottom w:val="0"/>
      <w:divBdr>
        <w:top w:val="none" w:sz="0" w:space="0" w:color="auto"/>
        <w:left w:val="none" w:sz="0" w:space="0" w:color="auto"/>
        <w:bottom w:val="none" w:sz="0" w:space="0" w:color="auto"/>
        <w:right w:val="none" w:sz="0" w:space="0" w:color="auto"/>
      </w:divBdr>
    </w:div>
    <w:div w:id="1337075483">
      <w:marLeft w:val="0"/>
      <w:marRight w:val="0"/>
      <w:marTop w:val="0"/>
      <w:marBottom w:val="0"/>
      <w:divBdr>
        <w:top w:val="none" w:sz="0" w:space="0" w:color="auto"/>
        <w:left w:val="none" w:sz="0" w:space="0" w:color="auto"/>
        <w:bottom w:val="none" w:sz="0" w:space="0" w:color="auto"/>
        <w:right w:val="none" w:sz="0" w:space="0" w:color="auto"/>
      </w:divBdr>
    </w:div>
    <w:div w:id="1337147260">
      <w:marLeft w:val="0"/>
      <w:marRight w:val="0"/>
      <w:marTop w:val="0"/>
      <w:marBottom w:val="0"/>
      <w:divBdr>
        <w:top w:val="none" w:sz="0" w:space="0" w:color="auto"/>
        <w:left w:val="none" w:sz="0" w:space="0" w:color="auto"/>
        <w:bottom w:val="none" w:sz="0" w:space="0" w:color="auto"/>
        <w:right w:val="none" w:sz="0" w:space="0" w:color="auto"/>
      </w:divBdr>
    </w:div>
    <w:div w:id="1337150726">
      <w:bodyDiv w:val="1"/>
      <w:marLeft w:val="0"/>
      <w:marRight w:val="0"/>
      <w:marTop w:val="0"/>
      <w:marBottom w:val="0"/>
      <w:divBdr>
        <w:top w:val="none" w:sz="0" w:space="0" w:color="auto"/>
        <w:left w:val="none" w:sz="0" w:space="0" w:color="auto"/>
        <w:bottom w:val="none" w:sz="0" w:space="0" w:color="auto"/>
        <w:right w:val="none" w:sz="0" w:space="0" w:color="auto"/>
      </w:divBdr>
    </w:div>
    <w:div w:id="1337222752">
      <w:marLeft w:val="0"/>
      <w:marRight w:val="0"/>
      <w:marTop w:val="0"/>
      <w:marBottom w:val="0"/>
      <w:divBdr>
        <w:top w:val="none" w:sz="0" w:space="0" w:color="auto"/>
        <w:left w:val="none" w:sz="0" w:space="0" w:color="auto"/>
        <w:bottom w:val="none" w:sz="0" w:space="0" w:color="auto"/>
        <w:right w:val="none" w:sz="0" w:space="0" w:color="auto"/>
      </w:divBdr>
    </w:div>
    <w:div w:id="1337224563">
      <w:marLeft w:val="0"/>
      <w:marRight w:val="0"/>
      <w:marTop w:val="0"/>
      <w:marBottom w:val="0"/>
      <w:divBdr>
        <w:top w:val="none" w:sz="0" w:space="0" w:color="auto"/>
        <w:left w:val="none" w:sz="0" w:space="0" w:color="auto"/>
        <w:bottom w:val="none" w:sz="0" w:space="0" w:color="auto"/>
        <w:right w:val="none" w:sz="0" w:space="0" w:color="auto"/>
      </w:divBdr>
    </w:div>
    <w:div w:id="1337266355">
      <w:marLeft w:val="0"/>
      <w:marRight w:val="0"/>
      <w:marTop w:val="0"/>
      <w:marBottom w:val="0"/>
      <w:divBdr>
        <w:top w:val="none" w:sz="0" w:space="0" w:color="auto"/>
        <w:left w:val="none" w:sz="0" w:space="0" w:color="auto"/>
        <w:bottom w:val="none" w:sz="0" w:space="0" w:color="auto"/>
        <w:right w:val="none" w:sz="0" w:space="0" w:color="auto"/>
      </w:divBdr>
    </w:div>
    <w:div w:id="1337343124">
      <w:marLeft w:val="0"/>
      <w:marRight w:val="0"/>
      <w:marTop w:val="0"/>
      <w:marBottom w:val="0"/>
      <w:divBdr>
        <w:top w:val="none" w:sz="0" w:space="0" w:color="auto"/>
        <w:left w:val="none" w:sz="0" w:space="0" w:color="auto"/>
        <w:bottom w:val="none" w:sz="0" w:space="0" w:color="auto"/>
        <w:right w:val="none" w:sz="0" w:space="0" w:color="auto"/>
      </w:divBdr>
    </w:div>
    <w:div w:id="1337607999">
      <w:marLeft w:val="0"/>
      <w:marRight w:val="0"/>
      <w:marTop w:val="0"/>
      <w:marBottom w:val="0"/>
      <w:divBdr>
        <w:top w:val="none" w:sz="0" w:space="0" w:color="auto"/>
        <w:left w:val="none" w:sz="0" w:space="0" w:color="auto"/>
        <w:bottom w:val="none" w:sz="0" w:space="0" w:color="auto"/>
        <w:right w:val="none" w:sz="0" w:space="0" w:color="auto"/>
      </w:divBdr>
    </w:div>
    <w:div w:id="1337659129">
      <w:bodyDiv w:val="1"/>
      <w:marLeft w:val="0"/>
      <w:marRight w:val="0"/>
      <w:marTop w:val="0"/>
      <w:marBottom w:val="0"/>
      <w:divBdr>
        <w:top w:val="none" w:sz="0" w:space="0" w:color="auto"/>
        <w:left w:val="none" w:sz="0" w:space="0" w:color="auto"/>
        <w:bottom w:val="none" w:sz="0" w:space="0" w:color="auto"/>
        <w:right w:val="none" w:sz="0" w:space="0" w:color="auto"/>
      </w:divBdr>
    </w:div>
    <w:div w:id="1337685326">
      <w:marLeft w:val="0"/>
      <w:marRight w:val="0"/>
      <w:marTop w:val="0"/>
      <w:marBottom w:val="0"/>
      <w:divBdr>
        <w:top w:val="none" w:sz="0" w:space="0" w:color="auto"/>
        <w:left w:val="none" w:sz="0" w:space="0" w:color="auto"/>
        <w:bottom w:val="none" w:sz="0" w:space="0" w:color="auto"/>
        <w:right w:val="none" w:sz="0" w:space="0" w:color="auto"/>
      </w:divBdr>
    </w:div>
    <w:div w:id="1337727707">
      <w:marLeft w:val="0"/>
      <w:marRight w:val="0"/>
      <w:marTop w:val="0"/>
      <w:marBottom w:val="0"/>
      <w:divBdr>
        <w:top w:val="none" w:sz="0" w:space="0" w:color="auto"/>
        <w:left w:val="none" w:sz="0" w:space="0" w:color="auto"/>
        <w:bottom w:val="none" w:sz="0" w:space="0" w:color="auto"/>
        <w:right w:val="none" w:sz="0" w:space="0" w:color="auto"/>
      </w:divBdr>
    </w:div>
    <w:div w:id="1337808668">
      <w:marLeft w:val="0"/>
      <w:marRight w:val="0"/>
      <w:marTop w:val="0"/>
      <w:marBottom w:val="0"/>
      <w:divBdr>
        <w:top w:val="none" w:sz="0" w:space="0" w:color="auto"/>
        <w:left w:val="none" w:sz="0" w:space="0" w:color="auto"/>
        <w:bottom w:val="none" w:sz="0" w:space="0" w:color="auto"/>
        <w:right w:val="none" w:sz="0" w:space="0" w:color="auto"/>
      </w:divBdr>
    </w:div>
    <w:div w:id="1337853199">
      <w:marLeft w:val="0"/>
      <w:marRight w:val="0"/>
      <w:marTop w:val="0"/>
      <w:marBottom w:val="0"/>
      <w:divBdr>
        <w:top w:val="none" w:sz="0" w:space="0" w:color="auto"/>
        <w:left w:val="none" w:sz="0" w:space="0" w:color="auto"/>
        <w:bottom w:val="none" w:sz="0" w:space="0" w:color="auto"/>
        <w:right w:val="none" w:sz="0" w:space="0" w:color="auto"/>
      </w:divBdr>
    </w:div>
    <w:div w:id="1337924815">
      <w:marLeft w:val="0"/>
      <w:marRight w:val="0"/>
      <w:marTop w:val="0"/>
      <w:marBottom w:val="0"/>
      <w:divBdr>
        <w:top w:val="none" w:sz="0" w:space="0" w:color="auto"/>
        <w:left w:val="none" w:sz="0" w:space="0" w:color="auto"/>
        <w:bottom w:val="none" w:sz="0" w:space="0" w:color="auto"/>
        <w:right w:val="none" w:sz="0" w:space="0" w:color="auto"/>
      </w:divBdr>
    </w:div>
    <w:div w:id="1337926573">
      <w:marLeft w:val="0"/>
      <w:marRight w:val="0"/>
      <w:marTop w:val="0"/>
      <w:marBottom w:val="0"/>
      <w:divBdr>
        <w:top w:val="none" w:sz="0" w:space="0" w:color="auto"/>
        <w:left w:val="none" w:sz="0" w:space="0" w:color="auto"/>
        <w:bottom w:val="none" w:sz="0" w:space="0" w:color="auto"/>
        <w:right w:val="none" w:sz="0" w:space="0" w:color="auto"/>
      </w:divBdr>
    </w:div>
    <w:div w:id="1337998449">
      <w:marLeft w:val="0"/>
      <w:marRight w:val="0"/>
      <w:marTop w:val="0"/>
      <w:marBottom w:val="0"/>
      <w:divBdr>
        <w:top w:val="none" w:sz="0" w:space="0" w:color="auto"/>
        <w:left w:val="none" w:sz="0" w:space="0" w:color="auto"/>
        <w:bottom w:val="none" w:sz="0" w:space="0" w:color="auto"/>
        <w:right w:val="none" w:sz="0" w:space="0" w:color="auto"/>
      </w:divBdr>
    </w:div>
    <w:div w:id="1338000043">
      <w:marLeft w:val="0"/>
      <w:marRight w:val="0"/>
      <w:marTop w:val="0"/>
      <w:marBottom w:val="0"/>
      <w:divBdr>
        <w:top w:val="none" w:sz="0" w:space="0" w:color="auto"/>
        <w:left w:val="none" w:sz="0" w:space="0" w:color="auto"/>
        <w:bottom w:val="none" w:sz="0" w:space="0" w:color="auto"/>
        <w:right w:val="none" w:sz="0" w:space="0" w:color="auto"/>
      </w:divBdr>
    </w:div>
    <w:div w:id="1338070170">
      <w:marLeft w:val="0"/>
      <w:marRight w:val="0"/>
      <w:marTop w:val="0"/>
      <w:marBottom w:val="0"/>
      <w:divBdr>
        <w:top w:val="none" w:sz="0" w:space="0" w:color="auto"/>
        <w:left w:val="none" w:sz="0" w:space="0" w:color="auto"/>
        <w:bottom w:val="none" w:sz="0" w:space="0" w:color="auto"/>
        <w:right w:val="none" w:sz="0" w:space="0" w:color="auto"/>
      </w:divBdr>
    </w:div>
    <w:div w:id="1338078488">
      <w:marLeft w:val="0"/>
      <w:marRight w:val="0"/>
      <w:marTop w:val="0"/>
      <w:marBottom w:val="0"/>
      <w:divBdr>
        <w:top w:val="none" w:sz="0" w:space="0" w:color="auto"/>
        <w:left w:val="none" w:sz="0" w:space="0" w:color="auto"/>
        <w:bottom w:val="none" w:sz="0" w:space="0" w:color="auto"/>
        <w:right w:val="none" w:sz="0" w:space="0" w:color="auto"/>
      </w:divBdr>
    </w:div>
    <w:div w:id="1338078765">
      <w:marLeft w:val="0"/>
      <w:marRight w:val="0"/>
      <w:marTop w:val="0"/>
      <w:marBottom w:val="0"/>
      <w:divBdr>
        <w:top w:val="none" w:sz="0" w:space="0" w:color="auto"/>
        <w:left w:val="none" w:sz="0" w:space="0" w:color="auto"/>
        <w:bottom w:val="none" w:sz="0" w:space="0" w:color="auto"/>
        <w:right w:val="none" w:sz="0" w:space="0" w:color="auto"/>
      </w:divBdr>
    </w:div>
    <w:div w:id="1338187757">
      <w:marLeft w:val="0"/>
      <w:marRight w:val="0"/>
      <w:marTop w:val="0"/>
      <w:marBottom w:val="0"/>
      <w:divBdr>
        <w:top w:val="none" w:sz="0" w:space="0" w:color="auto"/>
        <w:left w:val="none" w:sz="0" w:space="0" w:color="auto"/>
        <w:bottom w:val="none" w:sz="0" w:space="0" w:color="auto"/>
        <w:right w:val="none" w:sz="0" w:space="0" w:color="auto"/>
      </w:divBdr>
    </w:div>
    <w:div w:id="1338190721">
      <w:marLeft w:val="0"/>
      <w:marRight w:val="0"/>
      <w:marTop w:val="0"/>
      <w:marBottom w:val="0"/>
      <w:divBdr>
        <w:top w:val="none" w:sz="0" w:space="0" w:color="auto"/>
        <w:left w:val="none" w:sz="0" w:space="0" w:color="auto"/>
        <w:bottom w:val="none" w:sz="0" w:space="0" w:color="auto"/>
        <w:right w:val="none" w:sz="0" w:space="0" w:color="auto"/>
      </w:divBdr>
    </w:div>
    <w:div w:id="1338193733">
      <w:marLeft w:val="0"/>
      <w:marRight w:val="0"/>
      <w:marTop w:val="0"/>
      <w:marBottom w:val="0"/>
      <w:divBdr>
        <w:top w:val="none" w:sz="0" w:space="0" w:color="auto"/>
        <w:left w:val="none" w:sz="0" w:space="0" w:color="auto"/>
        <w:bottom w:val="none" w:sz="0" w:space="0" w:color="auto"/>
        <w:right w:val="none" w:sz="0" w:space="0" w:color="auto"/>
      </w:divBdr>
    </w:div>
    <w:div w:id="1338195273">
      <w:marLeft w:val="0"/>
      <w:marRight w:val="0"/>
      <w:marTop w:val="0"/>
      <w:marBottom w:val="0"/>
      <w:divBdr>
        <w:top w:val="none" w:sz="0" w:space="0" w:color="auto"/>
        <w:left w:val="none" w:sz="0" w:space="0" w:color="auto"/>
        <w:bottom w:val="none" w:sz="0" w:space="0" w:color="auto"/>
        <w:right w:val="none" w:sz="0" w:space="0" w:color="auto"/>
      </w:divBdr>
    </w:div>
    <w:div w:id="1338264498">
      <w:marLeft w:val="0"/>
      <w:marRight w:val="0"/>
      <w:marTop w:val="0"/>
      <w:marBottom w:val="0"/>
      <w:divBdr>
        <w:top w:val="none" w:sz="0" w:space="0" w:color="auto"/>
        <w:left w:val="none" w:sz="0" w:space="0" w:color="auto"/>
        <w:bottom w:val="none" w:sz="0" w:space="0" w:color="auto"/>
        <w:right w:val="none" w:sz="0" w:space="0" w:color="auto"/>
      </w:divBdr>
    </w:div>
    <w:div w:id="1338267746">
      <w:marLeft w:val="0"/>
      <w:marRight w:val="0"/>
      <w:marTop w:val="0"/>
      <w:marBottom w:val="0"/>
      <w:divBdr>
        <w:top w:val="none" w:sz="0" w:space="0" w:color="auto"/>
        <w:left w:val="none" w:sz="0" w:space="0" w:color="auto"/>
        <w:bottom w:val="none" w:sz="0" w:space="0" w:color="auto"/>
        <w:right w:val="none" w:sz="0" w:space="0" w:color="auto"/>
      </w:divBdr>
    </w:div>
    <w:div w:id="1338271021">
      <w:marLeft w:val="0"/>
      <w:marRight w:val="0"/>
      <w:marTop w:val="0"/>
      <w:marBottom w:val="0"/>
      <w:divBdr>
        <w:top w:val="none" w:sz="0" w:space="0" w:color="auto"/>
        <w:left w:val="none" w:sz="0" w:space="0" w:color="auto"/>
        <w:bottom w:val="none" w:sz="0" w:space="0" w:color="auto"/>
        <w:right w:val="none" w:sz="0" w:space="0" w:color="auto"/>
      </w:divBdr>
    </w:div>
    <w:div w:id="1338388621">
      <w:marLeft w:val="0"/>
      <w:marRight w:val="0"/>
      <w:marTop w:val="0"/>
      <w:marBottom w:val="0"/>
      <w:divBdr>
        <w:top w:val="none" w:sz="0" w:space="0" w:color="auto"/>
        <w:left w:val="none" w:sz="0" w:space="0" w:color="auto"/>
        <w:bottom w:val="none" w:sz="0" w:space="0" w:color="auto"/>
        <w:right w:val="none" w:sz="0" w:space="0" w:color="auto"/>
      </w:divBdr>
    </w:div>
    <w:div w:id="1338579793">
      <w:bodyDiv w:val="1"/>
      <w:marLeft w:val="0"/>
      <w:marRight w:val="0"/>
      <w:marTop w:val="0"/>
      <w:marBottom w:val="0"/>
      <w:divBdr>
        <w:top w:val="none" w:sz="0" w:space="0" w:color="auto"/>
        <w:left w:val="none" w:sz="0" w:space="0" w:color="auto"/>
        <w:bottom w:val="none" w:sz="0" w:space="0" w:color="auto"/>
        <w:right w:val="none" w:sz="0" w:space="0" w:color="auto"/>
      </w:divBdr>
      <w:divsChild>
        <w:div w:id="907226193">
          <w:marLeft w:val="0"/>
          <w:marRight w:val="0"/>
          <w:marTop w:val="0"/>
          <w:marBottom w:val="0"/>
          <w:divBdr>
            <w:top w:val="none" w:sz="0" w:space="0" w:color="auto"/>
            <w:left w:val="none" w:sz="0" w:space="0" w:color="auto"/>
            <w:bottom w:val="none" w:sz="0" w:space="0" w:color="auto"/>
            <w:right w:val="none" w:sz="0" w:space="0" w:color="auto"/>
          </w:divBdr>
        </w:div>
        <w:div w:id="770049401">
          <w:marLeft w:val="0"/>
          <w:marRight w:val="0"/>
          <w:marTop w:val="0"/>
          <w:marBottom w:val="0"/>
          <w:divBdr>
            <w:top w:val="none" w:sz="0" w:space="0" w:color="auto"/>
            <w:left w:val="none" w:sz="0" w:space="0" w:color="auto"/>
            <w:bottom w:val="none" w:sz="0" w:space="0" w:color="auto"/>
            <w:right w:val="none" w:sz="0" w:space="0" w:color="auto"/>
          </w:divBdr>
        </w:div>
        <w:div w:id="147016453">
          <w:marLeft w:val="0"/>
          <w:marRight w:val="0"/>
          <w:marTop w:val="0"/>
          <w:marBottom w:val="0"/>
          <w:divBdr>
            <w:top w:val="none" w:sz="0" w:space="0" w:color="auto"/>
            <w:left w:val="none" w:sz="0" w:space="0" w:color="auto"/>
            <w:bottom w:val="none" w:sz="0" w:space="0" w:color="auto"/>
            <w:right w:val="none" w:sz="0" w:space="0" w:color="auto"/>
          </w:divBdr>
        </w:div>
        <w:div w:id="1269508455">
          <w:marLeft w:val="0"/>
          <w:marRight w:val="0"/>
          <w:marTop w:val="0"/>
          <w:marBottom w:val="0"/>
          <w:divBdr>
            <w:top w:val="none" w:sz="0" w:space="0" w:color="auto"/>
            <w:left w:val="none" w:sz="0" w:space="0" w:color="auto"/>
            <w:bottom w:val="none" w:sz="0" w:space="0" w:color="auto"/>
            <w:right w:val="none" w:sz="0" w:space="0" w:color="auto"/>
          </w:divBdr>
        </w:div>
        <w:div w:id="1926303756">
          <w:marLeft w:val="0"/>
          <w:marRight w:val="0"/>
          <w:marTop w:val="0"/>
          <w:marBottom w:val="0"/>
          <w:divBdr>
            <w:top w:val="none" w:sz="0" w:space="0" w:color="auto"/>
            <w:left w:val="none" w:sz="0" w:space="0" w:color="auto"/>
            <w:bottom w:val="none" w:sz="0" w:space="0" w:color="auto"/>
            <w:right w:val="none" w:sz="0" w:space="0" w:color="auto"/>
          </w:divBdr>
        </w:div>
        <w:div w:id="2058773057">
          <w:marLeft w:val="0"/>
          <w:marRight w:val="0"/>
          <w:marTop w:val="0"/>
          <w:marBottom w:val="0"/>
          <w:divBdr>
            <w:top w:val="none" w:sz="0" w:space="0" w:color="auto"/>
            <w:left w:val="none" w:sz="0" w:space="0" w:color="auto"/>
            <w:bottom w:val="none" w:sz="0" w:space="0" w:color="auto"/>
            <w:right w:val="none" w:sz="0" w:space="0" w:color="auto"/>
          </w:divBdr>
        </w:div>
        <w:div w:id="1542404481">
          <w:marLeft w:val="0"/>
          <w:marRight w:val="0"/>
          <w:marTop w:val="0"/>
          <w:marBottom w:val="0"/>
          <w:divBdr>
            <w:top w:val="none" w:sz="0" w:space="0" w:color="auto"/>
            <w:left w:val="none" w:sz="0" w:space="0" w:color="auto"/>
            <w:bottom w:val="none" w:sz="0" w:space="0" w:color="auto"/>
            <w:right w:val="none" w:sz="0" w:space="0" w:color="auto"/>
          </w:divBdr>
        </w:div>
        <w:div w:id="1866863341">
          <w:marLeft w:val="0"/>
          <w:marRight w:val="0"/>
          <w:marTop w:val="0"/>
          <w:marBottom w:val="0"/>
          <w:divBdr>
            <w:top w:val="none" w:sz="0" w:space="0" w:color="auto"/>
            <w:left w:val="none" w:sz="0" w:space="0" w:color="auto"/>
            <w:bottom w:val="none" w:sz="0" w:space="0" w:color="auto"/>
            <w:right w:val="none" w:sz="0" w:space="0" w:color="auto"/>
          </w:divBdr>
        </w:div>
        <w:div w:id="877740605">
          <w:marLeft w:val="0"/>
          <w:marRight w:val="0"/>
          <w:marTop w:val="0"/>
          <w:marBottom w:val="0"/>
          <w:divBdr>
            <w:top w:val="none" w:sz="0" w:space="0" w:color="auto"/>
            <w:left w:val="none" w:sz="0" w:space="0" w:color="auto"/>
            <w:bottom w:val="none" w:sz="0" w:space="0" w:color="auto"/>
            <w:right w:val="none" w:sz="0" w:space="0" w:color="auto"/>
          </w:divBdr>
        </w:div>
        <w:div w:id="2031367181">
          <w:marLeft w:val="0"/>
          <w:marRight w:val="0"/>
          <w:marTop w:val="0"/>
          <w:marBottom w:val="0"/>
          <w:divBdr>
            <w:top w:val="none" w:sz="0" w:space="0" w:color="auto"/>
            <w:left w:val="none" w:sz="0" w:space="0" w:color="auto"/>
            <w:bottom w:val="none" w:sz="0" w:space="0" w:color="auto"/>
            <w:right w:val="none" w:sz="0" w:space="0" w:color="auto"/>
          </w:divBdr>
        </w:div>
        <w:div w:id="1914049834">
          <w:marLeft w:val="0"/>
          <w:marRight w:val="0"/>
          <w:marTop w:val="0"/>
          <w:marBottom w:val="0"/>
          <w:divBdr>
            <w:top w:val="none" w:sz="0" w:space="0" w:color="auto"/>
            <w:left w:val="none" w:sz="0" w:space="0" w:color="auto"/>
            <w:bottom w:val="none" w:sz="0" w:space="0" w:color="auto"/>
            <w:right w:val="none" w:sz="0" w:space="0" w:color="auto"/>
          </w:divBdr>
        </w:div>
        <w:div w:id="2049452044">
          <w:marLeft w:val="0"/>
          <w:marRight w:val="0"/>
          <w:marTop w:val="0"/>
          <w:marBottom w:val="0"/>
          <w:divBdr>
            <w:top w:val="none" w:sz="0" w:space="0" w:color="auto"/>
            <w:left w:val="none" w:sz="0" w:space="0" w:color="auto"/>
            <w:bottom w:val="none" w:sz="0" w:space="0" w:color="auto"/>
            <w:right w:val="none" w:sz="0" w:space="0" w:color="auto"/>
          </w:divBdr>
        </w:div>
        <w:div w:id="363285813">
          <w:marLeft w:val="0"/>
          <w:marRight w:val="0"/>
          <w:marTop w:val="0"/>
          <w:marBottom w:val="0"/>
          <w:divBdr>
            <w:top w:val="none" w:sz="0" w:space="0" w:color="auto"/>
            <w:left w:val="none" w:sz="0" w:space="0" w:color="auto"/>
            <w:bottom w:val="none" w:sz="0" w:space="0" w:color="auto"/>
            <w:right w:val="none" w:sz="0" w:space="0" w:color="auto"/>
          </w:divBdr>
        </w:div>
        <w:div w:id="1647394437">
          <w:marLeft w:val="0"/>
          <w:marRight w:val="0"/>
          <w:marTop w:val="0"/>
          <w:marBottom w:val="0"/>
          <w:divBdr>
            <w:top w:val="none" w:sz="0" w:space="0" w:color="auto"/>
            <w:left w:val="none" w:sz="0" w:space="0" w:color="auto"/>
            <w:bottom w:val="none" w:sz="0" w:space="0" w:color="auto"/>
            <w:right w:val="none" w:sz="0" w:space="0" w:color="auto"/>
          </w:divBdr>
        </w:div>
        <w:div w:id="1567034100">
          <w:marLeft w:val="0"/>
          <w:marRight w:val="0"/>
          <w:marTop w:val="0"/>
          <w:marBottom w:val="0"/>
          <w:divBdr>
            <w:top w:val="none" w:sz="0" w:space="0" w:color="auto"/>
            <w:left w:val="none" w:sz="0" w:space="0" w:color="auto"/>
            <w:bottom w:val="none" w:sz="0" w:space="0" w:color="auto"/>
            <w:right w:val="none" w:sz="0" w:space="0" w:color="auto"/>
          </w:divBdr>
        </w:div>
        <w:div w:id="823281841">
          <w:marLeft w:val="0"/>
          <w:marRight w:val="0"/>
          <w:marTop w:val="0"/>
          <w:marBottom w:val="0"/>
          <w:divBdr>
            <w:top w:val="none" w:sz="0" w:space="0" w:color="auto"/>
            <w:left w:val="none" w:sz="0" w:space="0" w:color="auto"/>
            <w:bottom w:val="none" w:sz="0" w:space="0" w:color="auto"/>
            <w:right w:val="none" w:sz="0" w:space="0" w:color="auto"/>
          </w:divBdr>
        </w:div>
        <w:div w:id="1340736602">
          <w:marLeft w:val="0"/>
          <w:marRight w:val="0"/>
          <w:marTop w:val="0"/>
          <w:marBottom w:val="0"/>
          <w:divBdr>
            <w:top w:val="none" w:sz="0" w:space="0" w:color="auto"/>
            <w:left w:val="none" w:sz="0" w:space="0" w:color="auto"/>
            <w:bottom w:val="none" w:sz="0" w:space="0" w:color="auto"/>
            <w:right w:val="none" w:sz="0" w:space="0" w:color="auto"/>
          </w:divBdr>
        </w:div>
        <w:div w:id="1693068036">
          <w:marLeft w:val="0"/>
          <w:marRight w:val="0"/>
          <w:marTop w:val="0"/>
          <w:marBottom w:val="0"/>
          <w:divBdr>
            <w:top w:val="none" w:sz="0" w:space="0" w:color="auto"/>
            <w:left w:val="none" w:sz="0" w:space="0" w:color="auto"/>
            <w:bottom w:val="none" w:sz="0" w:space="0" w:color="auto"/>
            <w:right w:val="none" w:sz="0" w:space="0" w:color="auto"/>
          </w:divBdr>
        </w:div>
        <w:div w:id="1344167887">
          <w:marLeft w:val="0"/>
          <w:marRight w:val="0"/>
          <w:marTop w:val="0"/>
          <w:marBottom w:val="0"/>
          <w:divBdr>
            <w:top w:val="none" w:sz="0" w:space="0" w:color="auto"/>
            <w:left w:val="none" w:sz="0" w:space="0" w:color="auto"/>
            <w:bottom w:val="none" w:sz="0" w:space="0" w:color="auto"/>
            <w:right w:val="none" w:sz="0" w:space="0" w:color="auto"/>
          </w:divBdr>
        </w:div>
        <w:div w:id="834304867">
          <w:marLeft w:val="0"/>
          <w:marRight w:val="0"/>
          <w:marTop w:val="0"/>
          <w:marBottom w:val="0"/>
          <w:divBdr>
            <w:top w:val="none" w:sz="0" w:space="0" w:color="auto"/>
            <w:left w:val="none" w:sz="0" w:space="0" w:color="auto"/>
            <w:bottom w:val="none" w:sz="0" w:space="0" w:color="auto"/>
            <w:right w:val="none" w:sz="0" w:space="0" w:color="auto"/>
          </w:divBdr>
        </w:div>
        <w:div w:id="2080712571">
          <w:marLeft w:val="0"/>
          <w:marRight w:val="0"/>
          <w:marTop w:val="0"/>
          <w:marBottom w:val="0"/>
          <w:divBdr>
            <w:top w:val="none" w:sz="0" w:space="0" w:color="auto"/>
            <w:left w:val="none" w:sz="0" w:space="0" w:color="auto"/>
            <w:bottom w:val="none" w:sz="0" w:space="0" w:color="auto"/>
            <w:right w:val="none" w:sz="0" w:space="0" w:color="auto"/>
          </w:divBdr>
        </w:div>
        <w:div w:id="851073453">
          <w:marLeft w:val="0"/>
          <w:marRight w:val="0"/>
          <w:marTop w:val="0"/>
          <w:marBottom w:val="0"/>
          <w:divBdr>
            <w:top w:val="none" w:sz="0" w:space="0" w:color="auto"/>
            <w:left w:val="none" w:sz="0" w:space="0" w:color="auto"/>
            <w:bottom w:val="none" w:sz="0" w:space="0" w:color="auto"/>
            <w:right w:val="none" w:sz="0" w:space="0" w:color="auto"/>
          </w:divBdr>
        </w:div>
        <w:div w:id="1796094171">
          <w:marLeft w:val="0"/>
          <w:marRight w:val="0"/>
          <w:marTop w:val="0"/>
          <w:marBottom w:val="0"/>
          <w:divBdr>
            <w:top w:val="none" w:sz="0" w:space="0" w:color="auto"/>
            <w:left w:val="none" w:sz="0" w:space="0" w:color="auto"/>
            <w:bottom w:val="none" w:sz="0" w:space="0" w:color="auto"/>
            <w:right w:val="none" w:sz="0" w:space="0" w:color="auto"/>
          </w:divBdr>
        </w:div>
        <w:div w:id="1414472058">
          <w:marLeft w:val="0"/>
          <w:marRight w:val="0"/>
          <w:marTop w:val="0"/>
          <w:marBottom w:val="0"/>
          <w:divBdr>
            <w:top w:val="none" w:sz="0" w:space="0" w:color="auto"/>
            <w:left w:val="none" w:sz="0" w:space="0" w:color="auto"/>
            <w:bottom w:val="none" w:sz="0" w:space="0" w:color="auto"/>
            <w:right w:val="none" w:sz="0" w:space="0" w:color="auto"/>
          </w:divBdr>
        </w:div>
      </w:divsChild>
    </w:div>
    <w:div w:id="1338655937">
      <w:marLeft w:val="0"/>
      <w:marRight w:val="0"/>
      <w:marTop w:val="0"/>
      <w:marBottom w:val="0"/>
      <w:divBdr>
        <w:top w:val="none" w:sz="0" w:space="0" w:color="auto"/>
        <w:left w:val="none" w:sz="0" w:space="0" w:color="auto"/>
        <w:bottom w:val="none" w:sz="0" w:space="0" w:color="auto"/>
        <w:right w:val="none" w:sz="0" w:space="0" w:color="auto"/>
      </w:divBdr>
    </w:div>
    <w:div w:id="1338772862">
      <w:bodyDiv w:val="1"/>
      <w:marLeft w:val="0"/>
      <w:marRight w:val="0"/>
      <w:marTop w:val="0"/>
      <w:marBottom w:val="0"/>
      <w:divBdr>
        <w:top w:val="none" w:sz="0" w:space="0" w:color="auto"/>
        <w:left w:val="none" w:sz="0" w:space="0" w:color="auto"/>
        <w:bottom w:val="none" w:sz="0" w:space="0" w:color="auto"/>
        <w:right w:val="none" w:sz="0" w:space="0" w:color="auto"/>
      </w:divBdr>
    </w:div>
    <w:div w:id="1338776465">
      <w:marLeft w:val="0"/>
      <w:marRight w:val="0"/>
      <w:marTop w:val="0"/>
      <w:marBottom w:val="0"/>
      <w:divBdr>
        <w:top w:val="none" w:sz="0" w:space="0" w:color="auto"/>
        <w:left w:val="none" w:sz="0" w:space="0" w:color="auto"/>
        <w:bottom w:val="none" w:sz="0" w:space="0" w:color="auto"/>
        <w:right w:val="none" w:sz="0" w:space="0" w:color="auto"/>
      </w:divBdr>
    </w:div>
    <w:div w:id="1338843685">
      <w:marLeft w:val="0"/>
      <w:marRight w:val="0"/>
      <w:marTop w:val="0"/>
      <w:marBottom w:val="0"/>
      <w:divBdr>
        <w:top w:val="none" w:sz="0" w:space="0" w:color="auto"/>
        <w:left w:val="none" w:sz="0" w:space="0" w:color="auto"/>
        <w:bottom w:val="none" w:sz="0" w:space="0" w:color="auto"/>
        <w:right w:val="none" w:sz="0" w:space="0" w:color="auto"/>
      </w:divBdr>
    </w:div>
    <w:div w:id="1338998232">
      <w:bodyDiv w:val="1"/>
      <w:marLeft w:val="0"/>
      <w:marRight w:val="0"/>
      <w:marTop w:val="0"/>
      <w:marBottom w:val="0"/>
      <w:divBdr>
        <w:top w:val="none" w:sz="0" w:space="0" w:color="auto"/>
        <w:left w:val="none" w:sz="0" w:space="0" w:color="auto"/>
        <w:bottom w:val="none" w:sz="0" w:space="0" w:color="auto"/>
        <w:right w:val="none" w:sz="0" w:space="0" w:color="auto"/>
      </w:divBdr>
    </w:div>
    <w:div w:id="1339116394">
      <w:marLeft w:val="0"/>
      <w:marRight w:val="0"/>
      <w:marTop w:val="0"/>
      <w:marBottom w:val="0"/>
      <w:divBdr>
        <w:top w:val="none" w:sz="0" w:space="0" w:color="auto"/>
        <w:left w:val="none" w:sz="0" w:space="0" w:color="auto"/>
        <w:bottom w:val="none" w:sz="0" w:space="0" w:color="auto"/>
        <w:right w:val="none" w:sz="0" w:space="0" w:color="auto"/>
      </w:divBdr>
    </w:div>
    <w:div w:id="1339190343">
      <w:marLeft w:val="0"/>
      <w:marRight w:val="0"/>
      <w:marTop w:val="0"/>
      <w:marBottom w:val="0"/>
      <w:divBdr>
        <w:top w:val="none" w:sz="0" w:space="0" w:color="auto"/>
        <w:left w:val="none" w:sz="0" w:space="0" w:color="auto"/>
        <w:bottom w:val="none" w:sz="0" w:space="0" w:color="auto"/>
        <w:right w:val="none" w:sz="0" w:space="0" w:color="auto"/>
      </w:divBdr>
    </w:div>
    <w:div w:id="1339190887">
      <w:marLeft w:val="0"/>
      <w:marRight w:val="0"/>
      <w:marTop w:val="0"/>
      <w:marBottom w:val="0"/>
      <w:divBdr>
        <w:top w:val="none" w:sz="0" w:space="0" w:color="auto"/>
        <w:left w:val="none" w:sz="0" w:space="0" w:color="auto"/>
        <w:bottom w:val="none" w:sz="0" w:space="0" w:color="auto"/>
        <w:right w:val="none" w:sz="0" w:space="0" w:color="auto"/>
      </w:divBdr>
    </w:div>
    <w:div w:id="1339192909">
      <w:marLeft w:val="0"/>
      <w:marRight w:val="0"/>
      <w:marTop w:val="0"/>
      <w:marBottom w:val="0"/>
      <w:divBdr>
        <w:top w:val="none" w:sz="0" w:space="0" w:color="auto"/>
        <w:left w:val="none" w:sz="0" w:space="0" w:color="auto"/>
        <w:bottom w:val="none" w:sz="0" w:space="0" w:color="auto"/>
        <w:right w:val="none" w:sz="0" w:space="0" w:color="auto"/>
      </w:divBdr>
    </w:div>
    <w:div w:id="1339381823">
      <w:marLeft w:val="0"/>
      <w:marRight w:val="0"/>
      <w:marTop w:val="0"/>
      <w:marBottom w:val="0"/>
      <w:divBdr>
        <w:top w:val="none" w:sz="0" w:space="0" w:color="auto"/>
        <w:left w:val="none" w:sz="0" w:space="0" w:color="auto"/>
        <w:bottom w:val="none" w:sz="0" w:space="0" w:color="auto"/>
        <w:right w:val="none" w:sz="0" w:space="0" w:color="auto"/>
      </w:divBdr>
    </w:div>
    <w:div w:id="1339506953">
      <w:marLeft w:val="0"/>
      <w:marRight w:val="0"/>
      <w:marTop w:val="0"/>
      <w:marBottom w:val="0"/>
      <w:divBdr>
        <w:top w:val="none" w:sz="0" w:space="0" w:color="auto"/>
        <w:left w:val="none" w:sz="0" w:space="0" w:color="auto"/>
        <w:bottom w:val="none" w:sz="0" w:space="0" w:color="auto"/>
        <w:right w:val="none" w:sz="0" w:space="0" w:color="auto"/>
      </w:divBdr>
    </w:div>
    <w:div w:id="1339575227">
      <w:marLeft w:val="0"/>
      <w:marRight w:val="0"/>
      <w:marTop w:val="0"/>
      <w:marBottom w:val="0"/>
      <w:divBdr>
        <w:top w:val="none" w:sz="0" w:space="0" w:color="auto"/>
        <w:left w:val="none" w:sz="0" w:space="0" w:color="auto"/>
        <w:bottom w:val="none" w:sz="0" w:space="0" w:color="auto"/>
        <w:right w:val="none" w:sz="0" w:space="0" w:color="auto"/>
      </w:divBdr>
    </w:div>
    <w:div w:id="1339577200">
      <w:marLeft w:val="0"/>
      <w:marRight w:val="0"/>
      <w:marTop w:val="0"/>
      <w:marBottom w:val="0"/>
      <w:divBdr>
        <w:top w:val="none" w:sz="0" w:space="0" w:color="auto"/>
        <w:left w:val="none" w:sz="0" w:space="0" w:color="auto"/>
        <w:bottom w:val="none" w:sz="0" w:space="0" w:color="auto"/>
        <w:right w:val="none" w:sz="0" w:space="0" w:color="auto"/>
      </w:divBdr>
    </w:div>
    <w:div w:id="1339625024">
      <w:marLeft w:val="0"/>
      <w:marRight w:val="0"/>
      <w:marTop w:val="0"/>
      <w:marBottom w:val="0"/>
      <w:divBdr>
        <w:top w:val="none" w:sz="0" w:space="0" w:color="auto"/>
        <w:left w:val="none" w:sz="0" w:space="0" w:color="auto"/>
        <w:bottom w:val="none" w:sz="0" w:space="0" w:color="auto"/>
        <w:right w:val="none" w:sz="0" w:space="0" w:color="auto"/>
      </w:divBdr>
    </w:div>
    <w:div w:id="1339691678">
      <w:marLeft w:val="0"/>
      <w:marRight w:val="0"/>
      <w:marTop w:val="0"/>
      <w:marBottom w:val="0"/>
      <w:divBdr>
        <w:top w:val="none" w:sz="0" w:space="0" w:color="auto"/>
        <w:left w:val="none" w:sz="0" w:space="0" w:color="auto"/>
        <w:bottom w:val="none" w:sz="0" w:space="0" w:color="auto"/>
        <w:right w:val="none" w:sz="0" w:space="0" w:color="auto"/>
      </w:divBdr>
    </w:div>
    <w:div w:id="1339696318">
      <w:marLeft w:val="0"/>
      <w:marRight w:val="0"/>
      <w:marTop w:val="0"/>
      <w:marBottom w:val="0"/>
      <w:divBdr>
        <w:top w:val="none" w:sz="0" w:space="0" w:color="auto"/>
        <w:left w:val="none" w:sz="0" w:space="0" w:color="auto"/>
        <w:bottom w:val="none" w:sz="0" w:space="0" w:color="auto"/>
        <w:right w:val="none" w:sz="0" w:space="0" w:color="auto"/>
      </w:divBdr>
    </w:div>
    <w:div w:id="1339889130">
      <w:marLeft w:val="0"/>
      <w:marRight w:val="0"/>
      <w:marTop w:val="0"/>
      <w:marBottom w:val="0"/>
      <w:divBdr>
        <w:top w:val="none" w:sz="0" w:space="0" w:color="auto"/>
        <w:left w:val="none" w:sz="0" w:space="0" w:color="auto"/>
        <w:bottom w:val="none" w:sz="0" w:space="0" w:color="auto"/>
        <w:right w:val="none" w:sz="0" w:space="0" w:color="auto"/>
      </w:divBdr>
    </w:div>
    <w:div w:id="1339963186">
      <w:marLeft w:val="0"/>
      <w:marRight w:val="0"/>
      <w:marTop w:val="0"/>
      <w:marBottom w:val="0"/>
      <w:divBdr>
        <w:top w:val="none" w:sz="0" w:space="0" w:color="auto"/>
        <w:left w:val="none" w:sz="0" w:space="0" w:color="auto"/>
        <w:bottom w:val="none" w:sz="0" w:space="0" w:color="auto"/>
        <w:right w:val="none" w:sz="0" w:space="0" w:color="auto"/>
      </w:divBdr>
    </w:div>
    <w:div w:id="1340036961">
      <w:marLeft w:val="0"/>
      <w:marRight w:val="0"/>
      <w:marTop w:val="0"/>
      <w:marBottom w:val="0"/>
      <w:divBdr>
        <w:top w:val="none" w:sz="0" w:space="0" w:color="auto"/>
        <w:left w:val="none" w:sz="0" w:space="0" w:color="auto"/>
        <w:bottom w:val="none" w:sz="0" w:space="0" w:color="auto"/>
        <w:right w:val="none" w:sz="0" w:space="0" w:color="auto"/>
      </w:divBdr>
    </w:div>
    <w:div w:id="1340039256">
      <w:marLeft w:val="0"/>
      <w:marRight w:val="0"/>
      <w:marTop w:val="0"/>
      <w:marBottom w:val="0"/>
      <w:divBdr>
        <w:top w:val="none" w:sz="0" w:space="0" w:color="auto"/>
        <w:left w:val="none" w:sz="0" w:space="0" w:color="auto"/>
        <w:bottom w:val="none" w:sz="0" w:space="0" w:color="auto"/>
        <w:right w:val="none" w:sz="0" w:space="0" w:color="auto"/>
      </w:divBdr>
    </w:div>
    <w:div w:id="1340042664">
      <w:marLeft w:val="0"/>
      <w:marRight w:val="0"/>
      <w:marTop w:val="0"/>
      <w:marBottom w:val="0"/>
      <w:divBdr>
        <w:top w:val="none" w:sz="0" w:space="0" w:color="auto"/>
        <w:left w:val="none" w:sz="0" w:space="0" w:color="auto"/>
        <w:bottom w:val="none" w:sz="0" w:space="0" w:color="auto"/>
        <w:right w:val="none" w:sz="0" w:space="0" w:color="auto"/>
      </w:divBdr>
    </w:div>
    <w:div w:id="1340155774">
      <w:marLeft w:val="0"/>
      <w:marRight w:val="0"/>
      <w:marTop w:val="0"/>
      <w:marBottom w:val="0"/>
      <w:divBdr>
        <w:top w:val="none" w:sz="0" w:space="0" w:color="auto"/>
        <w:left w:val="none" w:sz="0" w:space="0" w:color="auto"/>
        <w:bottom w:val="none" w:sz="0" w:space="0" w:color="auto"/>
        <w:right w:val="none" w:sz="0" w:space="0" w:color="auto"/>
      </w:divBdr>
    </w:div>
    <w:div w:id="1340231677">
      <w:marLeft w:val="0"/>
      <w:marRight w:val="0"/>
      <w:marTop w:val="0"/>
      <w:marBottom w:val="0"/>
      <w:divBdr>
        <w:top w:val="none" w:sz="0" w:space="0" w:color="auto"/>
        <w:left w:val="none" w:sz="0" w:space="0" w:color="auto"/>
        <w:bottom w:val="none" w:sz="0" w:space="0" w:color="auto"/>
        <w:right w:val="none" w:sz="0" w:space="0" w:color="auto"/>
      </w:divBdr>
    </w:div>
    <w:div w:id="1340232700">
      <w:marLeft w:val="0"/>
      <w:marRight w:val="0"/>
      <w:marTop w:val="0"/>
      <w:marBottom w:val="0"/>
      <w:divBdr>
        <w:top w:val="none" w:sz="0" w:space="0" w:color="auto"/>
        <w:left w:val="none" w:sz="0" w:space="0" w:color="auto"/>
        <w:bottom w:val="none" w:sz="0" w:space="0" w:color="auto"/>
        <w:right w:val="none" w:sz="0" w:space="0" w:color="auto"/>
      </w:divBdr>
    </w:div>
    <w:div w:id="1340235260">
      <w:marLeft w:val="0"/>
      <w:marRight w:val="0"/>
      <w:marTop w:val="0"/>
      <w:marBottom w:val="0"/>
      <w:divBdr>
        <w:top w:val="none" w:sz="0" w:space="0" w:color="auto"/>
        <w:left w:val="none" w:sz="0" w:space="0" w:color="auto"/>
        <w:bottom w:val="none" w:sz="0" w:space="0" w:color="auto"/>
        <w:right w:val="none" w:sz="0" w:space="0" w:color="auto"/>
      </w:divBdr>
    </w:div>
    <w:div w:id="1340352099">
      <w:marLeft w:val="0"/>
      <w:marRight w:val="0"/>
      <w:marTop w:val="0"/>
      <w:marBottom w:val="0"/>
      <w:divBdr>
        <w:top w:val="none" w:sz="0" w:space="0" w:color="auto"/>
        <w:left w:val="none" w:sz="0" w:space="0" w:color="auto"/>
        <w:bottom w:val="none" w:sz="0" w:space="0" w:color="auto"/>
        <w:right w:val="none" w:sz="0" w:space="0" w:color="auto"/>
      </w:divBdr>
    </w:div>
    <w:div w:id="1340423247">
      <w:marLeft w:val="0"/>
      <w:marRight w:val="0"/>
      <w:marTop w:val="0"/>
      <w:marBottom w:val="0"/>
      <w:divBdr>
        <w:top w:val="none" w:sz="0" w:space="0" w:color="auto"/>
        <w:left w:val="none" w:sz="0" w:space="0" w:color="auto"/>
        <w:bottom w:val="none" w:sz="0" w:space="0" w:color="auto"/>
        <w:right w:val="none" w:sz="0" w:space="0" w:color="auto"/>
      </w:divBdr>
    </w:div>
    <w:div w:id="1340425982">
      <w:marLeft w:val="0"/>
      <w:marRight w:val="0"/>
      <w:marTop w:val="0"/>
      <w:marBottom w:val="0"/>
      <w:divBdr>
        <w:top w:val="none" w:sz="0" w:space="0" w:color="auto"/>
        <w:left w:val="none" w:sz="0" w:space="0" w:color="auto"/>
        <w:bottom w:val="none" w:sz="0" w:space="0" w:color="auto"/>
        <w:right w:val="none" w:sz="0" w:space="0" w:color="auto"/>
      </w:divBdr>
    </w:div>
    <w:div w:id="1340623221">
      <w:marLeft w:val="0"/>
      <w:marRight w:val="0"/>
      <w:marTop w:val="0"/>
      <w:marBottom w:val="0"/>
      <w:divBdr>
        <w:top w:val="none" w:sz="0" w:space="0" w:color="auto"/>
        <w:left w:val="none" w:sz="0" w:space="0" w:color="auto"/>
        <w:bottom w:val="none" w:sz="0" w:space="0" w:color="auto"/>
        <w:right w:val="none" w:sz="0" w:space="0" w:color="auto"/>
      </w:divBdr>
    </w:div>
    <w:div w:id="1340736355">
      <w:bodyDiv w:val="1"/>
      <w:marLeft w:val="0"/>
      <w:marRight w:val="0"/>
      <w:marTop w:val="0"/>
      <w:marBottom w:val="0"/>
      <w:divBdr>
        <w:top w:val="none" w:sz="0" w:space="0" w:color="auto"/>
        <w:left w:val="none" w:sz="0" w:space="0" w:color="auto"/>
        <w:bottom w:val="none" w:sz="0" w:space="0" w:color="auto"/>
        <w:right w:val="none" w:sz="0" w:space="0" w:color="auto"/>
      </w:divBdr>
    </w:div>
    <w:div w:id="1340742498">
      <w:marLeft w:val="0"/>
      <w:marRight w:val="0"/>
      <w:marTop w:val="0"/>
      <w:marBottom w:val="0"/>
      <w:divBdr>
        <w:top w:val="none" w:sz="0" w:space="0" w:color="auto"/>
        <w:left w:val="none" w:sz="0" w:space="0" w:color="auto"/>
        <w:bottom w:val="none" w:sz="0" w:space="0" w:color="auto"/>
        <w:right w:val="none" w:sz="0" w:space="0" w:color="auto"/>
      </w:divBdr>
    </w:div>
    <w:div w:id="1340885444">
      <w:marLeft w:val="0"/>
      <w:marRight w:val="0"/>
      <w:marTop w:val="0"/>
      <w:marBottom w:val="0"/>
      <w:divBdr>
        <w:top w:val="none" w:sz="0" w:space="0" w:color="auto"/>
        <w:left w:val="none" w:sz="0" w:space="0" w:color="auto"/>
        <w:bottom w:val="none" w:sz="0" w:space="0" w:color="auto"/>
        <w:right w:val="none" w:sz="0" w:space="0" w:color="auto"/>
      </w:divBdr>
    </w:div>
    <w:div w:id="1340892186">
      <w:marLeft w:val="0"/>
      <w:marRight w:val="0"/>
      <w:marTop w:val="0"/>
      <w:marBottom w:val="0"/>
      <w:divBdr>
        <w:top w:val="none" w:sz="0" w:space="0" w:color="auto"/>
        <w:left w:val="none" w:sz="0" w:space="0" w:color="auto"/>
        <w:bottom w:val="none" w:sz="0" w:space="0" w:color="auto"/>
        <w:right w:val="none" w:sz="0" w:space="0" w:color="auto"/>
      </w:divBdr>
    </w:div>
    <w:div w:id="1340932923">
      <w:marLeft w:val="0"/>
      <w:marRight w:val="0"/>
      <w:marTop w:val="0"/>
      <w:marBottom w:val="0"/>
      <w:divBdr>
        <w:top w:val="none" w:sz="0" w:space="0" w:color="auto"/>
        <w:left w:val="none" w:sz="0" w:space="0" w:color="auto"/>
        <w:bottom w:val="none" w:sz="0" w:space="0" w:color="auto"/>
        <w:right w:val="none" w:sz="0" w:space="0" w:color="auto"/>
      </w:divBdr>
    </w:div>
    <w:div w:id="1340964451">
      <w:marLeft w:val="0"/>
      <w:marRight w:val="0"/>
      <w:marTop w:val="0"/>
      <w:marBottom w:val="0"/>
      <w:divBdr>
        <w:top w:val="none" w:sz="0" w:space="0" w:color="auto"/>
        <w:left w:val="none" w:sz="0" w:space="0" w:color="auto"/>
        <w:bottom w:val="none" w:sz="0" w:space="0" w:color="auto"/>
        <w:right w:val="none" w:sz="0" w:space="0" w:color="auto"/>
      </w:divBdr>
    </w:div>
    <w:div w:id="1341011447">
      <w:marLeft w:val="0"/>
      <w:marRight w:val="0"/>
      <w:marTop w:val="0"/>
      <w:marBottom w:val="0"/>
      <w:divBdr>
        <w:top w:val="none" w:sz="0" w:space="0" w:color="auto"/>
        <w:left w:val="none" w:sz="0" w:space="0" w:color="auto"/>
        <w:bottom w:val="none" w:sz="0" w:space="0" w:color="auto"/>
        <w:right w:val="none" w:sz="0" w:space="0" w:color="auto"/>
      </w:divBdr>
    </w:div>
    <w:div w:id="1341270852">
      <w:marLeft w:val="0"/>
      <w:marRight w:val="0"/>
      <w:marTop w:val="0"/>
      <w:marBottom w:val="0"/>
      <w:divBdr>
        <w:top w:val="none" w:sz="0" w:space="0" w:color="auto"/>
        <w:left w:val="none" w:sz="0" w:space="0" w:color="auto"/>
        <w:bottom w:val="none" w:sz="0" w:space="0" w:color="auto"/>
        <w:right w:val="none" w:sz="0" w:space="0" w:color="auto"/>
      </w:divBdr>
    </w:div>
    <w:div w:id="1341277861">
      <w:marLeft w:val="0"/>
      <w:marRight w:val="0"/>
      <w:marTop w:val="0"/>
      <w:marBottom w:val="0"/>
      <w:divBdr>
        <w:top w:val="none" w:sz="0" w:space="0" w:color="auto"/>
        <w:left w:val="none" w:sz="0" w:space="0" w:color="auto"/>
        <w:bottom w:val="none" w:sz="0" w:space="0" w:color="auto"/>
        <w:right w:val="none" w:sz="0" w:space="0" w:color="auto"/>
      </w:divBdr>
    </w:div>
    <w:div w:id="1341348360">
      <w:marLeft w:val="0"/>
      <w:marRight w:val="0"/>
      <w:marTop w:val="0"/>
      <w:marBottom w:val="0"/>
      <w:divBdr>
        <w:top w:val="none" w:sz="0" w:space="0" w:color="auto"/>
        <w:left w:val="none" w:sz="0" w:space="0" w:color="auto"/>
        <w:bottom w:val="none" w:sz="0" w:space="0" w:color="auto"/>
        <w:right w:val="none" w:sz="0" w:space="0" w:color="auto"/>
      </w:divBdr>
    </w:div>
    <w:div w:id="1341392714">
      <w:marLeft w:val="0"/>
      <w:marRight w:val="0"/>
      <w:marTop w:val="0"/>
      <w:marBottom w:val="0"/>
      <w:divBdr>
        <w:top w:val="none" w:sz="0" w:space="0" w:color="auto"/>
        <w:left w:val="none" w:sz="0" w:space="0" w:color="auto"/>
        <w:bottom w:val="none" w:sz="0" w:space="0" w:color="auto"/>
        <w:right w:val="none" w:sz="0" w:space="0" w:color="auto"/>
      </w:divBdr>
    </w:div>
    <w:div w:id="1341397409">
      <w:marLeft w:val="0"/>
      <w:marRight w:val="0"/>
      <w:marTop w:val="0"/>
      <w:marBottom w:val="0"/>
      <w:divBdr>
        <w:top w:val="none" w:sz="0" w:space="0" w:color="auto"/>
        <w:left w:val="none" w:sz="0" w:space="0" w:color="auto"/>
        <w:bottom w:val="none" w:sz="0" w:space="0" w:color="auto"/>
        <w:right w:val="none" w:sz="0" w:space="0" w:color="auto"/>
      </w:divBdr>
    </w:div>
    <w:div w:id="1341423417">
      <w:marLeft w:val="0"/>
      <w:marRight w:val="0"/>
      <w:marTop w:val="0"/>
      <w:marBottom w:val="0"/>
      <w:divBdr>
        <w:top w:val="none" w:sz="0" w:space="0" w:color="auto"/>
        <w:left w:val="none" w:sz="0" w:space="0" w:color="auto"/>
        <w:bottom w:val="none" w:sz="0" w:space="0" w:color="auto"/>
        <w:right w:val="none" w:sz="0" w:space="0" w:color="auto"/>
      </w:divBdr>
    </w:div>
    <w:div w:id="1341543141">
      <w:marLeft w:val="0"/>
      <w:marRight w:val="0"/>
      <w:marTop w:val="0"/>
      <w:marBottom w:val="0"/>
      <w:divBdr>
        <w:top w:val="none" w:sz="0" w:space="0" w:color="auto"/>
        <w:left w:val="none" w:sz="0" w:space="0" w:color="auto"/>
        <w:bottom w:val="none" w:sz="0" w:space="0" w:color="auto"/>
        <w:right w:val="none" w:sz="0" w:space="0" w:color="auto"/>
      </w:divBdr>
    </w:div>
    <w:div w:id="1341589998">
      <w:marLeft w:val="0"/>
      <w:marRight w:val="0"/>
      <w:marTop w:val="0"/>
      <w:marBottom w:val="0"/>
      <w:divBdr>
        <w:top w:val="none" w:sz="0" w:space="0" w:color="auto"/>
        <w:left w:val="none" w:sz="0" w:space="0" w:color="auto"/>
        <w:bottom w:val="none" w:sz="0" w:space="0" w:color="auto"/>
        <w:right w:val="none" w:sz="0" w:space="0" w:color="auto"/>
      </w:divBdr>
    </w:div>
    <w:div w:id="1341665191">
      <w:marLeft w:val="0"/>
      <w:marRight w:val="0"/>
      <w:marTop w:val="0"/>
      <w:marBottom w:val="0"/>
      <w:divBdr>
        <w:top w:val="none" w:sz="0" w:space="0" w:color="auto"/>
        <w:left w:val="none" w:sz="0" w:space="0" w:color="auto"/>
        <w:bottom w:val="none" w:sz="0" w:space="0" w:color="auto"/>
        <w:right w:val="none" w:sz="0" w:space="0" w:color="auto"/>
      </w:divBdr>
    </w:div>
    <w:div w:id="1341740527">
      <w:marLeft w:val="0"/>
      <w:marRight w:val="0"/>
      <w:marTop w:val="0"/>
      <w:marBottom w:val="0"/>
      <w:divBdr>
        <w:top w:val="none" w:sz="0" w:space="0" w:color="auto"/>
        <w:left w:val="none" w:sz="0" w:space="0" w:color="auto"/>
        <w:bottom w:val="none" w:sz="0" w:space="0" w:color="auto"/>
        <w:right w:val="none" w:sz="0" w:space="0" w:color="auto"/>
      </w:divBdr>
    </w:div>
    <w:div w:id="1341807934">
      <w:marLeft w:val="0"/>
      <w:marRight w:val="0"/>
      <w:marTop w:val="0"/>
      <w:marBottom w:val="0"/>
      <w:divBdr>
        <w:top w:val="none" w:sz="0" w:space="0" w:color="auto"/>
        <w:left w:val="none" w:sz="0" w:space="0" w:color="auto"/>
        <w:bottom w:val="none" w:sz="0" w:space="0" w:color="auto"/>
        <w:right w:val="none" w:sz="0" w:space="0" w:color="auto"/>
      </w:divBdr>
    </w:div>
    <w:div w:id="1342009380">
      <w:marLeft w:val="0"/>
      <w:marRight w:val="0"/>
      <w:marTop w:val="0"/>
      <w:marBottom w:val="0"/>
      <w:divBdr>
        <w:top w:val="none" w:sz="0" w:space="0" w:color="auto"/>
        <w:left w:val="none" w:sz="0" w:space="0" w:color="auto"/>
        <w:bottom w:val="none" w:sz="0" w:space="0" w:color="auto"/>
        <w:right w:val="none" w:sz="0" w:space="0" w:color="auto"/>
      </w:divBdr>
    </w:div>
    <w:div w:id="1342202218">
      <w:marLeft w:val="0"/>
      <w:marRight w:val="0"/>
      <w:marTop w:val="0"/>
      <w:marBottom w:val="0"/>
      <w:divBdr>
        <w:top w:val="none" w:sz="0" w:space="0" w:color="auto"/>
        <w:left w:val="none" w:sz="0" w:space="0" w:color="auto"/>
        <w:bottom w:val="none" w:sz="0" w:space="0" w:color="auto"/>
        <w:right w:val="none" w:sz="0" w:space="0" w:color="auto"/>
      </w:divBdr>
    </w:div>
    <w:div w:id="1342270197">
      <w:marLeft w:val="0"/>
      <w:marRight w:val="0"/>
      <w:marTop w:val="0"/>
      <w:marBottom w:val="0"/>
      <w:divBdr>
        <w:top w:val="none" w:sz="0" w:space="0" w:color="auto"/>
        <w:left w:val="none" w:sz="0" w:space="0" w:color="auto"/>
        <w:bottom w:val="none" w:sz="0" w:space="0" w:color="auto"/>
        <w:right w:val="none" w:sz="0" w:space="0" w:color="auto"/>
      </w:divBdr>
    </w:div>
    <w:div w:id="1342316148">
      <w:marLeft w:val="0"/>
      <w:marRight w:val="0"/>
      <w:marTop w:val="0"/>
      <w:marBottom w:val="0"/>
      <w:divBdr>
        <w:top w:val="none" w:sz="0" w:space="0" w:color="auto"/>
        <w:left w:val="none" w:sz="0" w:space="0" w:color="auto"/>
        <w:bottom w:val="none" w:sz="0" w:space="0" w:color="auto"/>
        <w:right w:val="none" w:sz="0" w:space="0" w:color="auto"/>
      </w:divBdr>
    </w:div>
    <w:div w:id="1342316419">
      <w:marLeft w:val="0"/>
      <w:marRight w:val="0"/>
      <w:marTop w:val="0"/>
      <w:marBottom w:val="0"/>
      <w:divBdr>
        <w:top w:val="none" w:sz="0" w:space="0" w:color="auto"/>
        <w:left w:val="none" w:sz="0" w:space="0" w:color="auto"/>
        <w:bottom w:val="none" w:sz="0" w:space="0" w:color="auto"/>
        <w:right w:val="none" w:sz="0" w:space="0" w:color="auto"/>
      </w:divBdr>
    </w:div>
    <w:div w:id="1342318241">
      <w:marLeft w:val="0"/>
      <w:marRight w:val="0"/>
      <w:marTop w:val="0"/>
      <w:marBottom w:val="0"/>
      <w:divBdr>
        <w:top w:val="none" w:sz="0" w:space="0" w:color="auto"/>
        <w:left w:val="none" w:sz="0" w:space="0" w:color="auto"/>
        <w:bottom w:val="none" w:sz="0" w:space="0" w:color="auto"/>
        <w:right w:val="none" w:sz="0" w:space="0" w:color="auto"/>
      </w:divBdr>
    </w:div>
    <w:div w:id="1342321496">
      <w:marLeft w:val="0"/>
      <w:marRight w:val="0"/>
      <w:marTop w:val="0"/>
      <w:marBottom w:val="0"/>
      <w:divBdr>
        <w:top w:val="none" w:sz="0" w:space="0" w:color="auto"/>
        <w:left w:val="none" w:sz="0" w:space="0" w:color="auto"/>
        <w:bottom w:val="none" w:sz="0" w:space="0" w:color="auto"/>
        <w:right w:val="none" w:sz="0" w:space="0" w:color="auto"/>
      </w:divBdr>
    </w:div>
    <w:div w:id="1342467026">
      <w:marLeft w:val="0"/>
      <w:marRight w:val="0"/>
      <w:marTop w:val="0"/>
      <w:marBottom w:val="0"/>
      <w:divBdr>
        <w:top w:val="none" w:sz="0" w:space="0" w:color="auto"/>
        <w:left w:val="none" w:sz="0" w:space="0" w:color="auto"/>
        <w:bottom w:val="none" w:sz="0" w:space="0" w:color="auto"/>
        <w:right w:val="none" w:sz="0" w:space="0" w:color="auto"/>
      </w:divBdr>
    </w:div>
    <w:div w:id="1342467444">
      <w:marLeft w:val="0"/>
      <w:marRight w:val="0"/>
      <w:marTop w:val="0"/>
      <w:marBottom w:val="0"/>
      <w:divBdr>
        <w:top w:val="none" w:sz="0" w:space="0" w:color="auto"/>
        <w:left w:val="none" w:sz="0" w:space="0" w:color="auto"/>
        <w:bottom w:val="none" w:sz="0" w:space="0" w:color="auto"/>
        <w:right w:val="none" w:sz="0" w:space="0" w:color="auto"/>
      </w:divBdr>
    </w:div>
    <w:div w:id="1342509153">
      <w:marLeft w:val="0"/>
      <w:marRight w:val="0"/>
      <w:marTop w:val="0"/>
      <w:marBottom w:val="0"/>
      <w:divBdr>
        <w:top w:val="none" w:sz="0" w:space="0" w:color="auto"/>
        <w:left w:val="none" w:sz="0" w:space="0" w:color="auto"/>
        <w:bottom w:val="none" w:sz="0" w:space="0" w:color="auto"/>
        <w:right w:val="none" w:sz="0" w:space="0" w:color="auto"/>
      </w:divBdr>
    </w:div>
    <w:div w:id="1342584608">
      <w:marLeft w:val="0"/>
      <w:marRight w:val="0"/>
      <w:marTop w:val="0"/>
      <w:marBottom w:val="0"/>
      <w:divBdr>
        <w:top w:val="none" w:sz="0" w:space="0" w:color="auto"/>
        <w:left w:val="none" w:sz="0" w:space="0" w:color="auto"/>
        <w:bottom w:val="none" w:sz="0" w:space="0" w:color="auto"/>
        <w:right w:val="none" w:sz="0" w:space="0" w:color="auto"/>
      </w:divBdr>
    </w:div>
    <w:div w:id="1342585073">
      <w:marLeft w:val="0"/>
      <w:marRight w:val="0"/>
      <w:marTop w:val="0"/>
      <w:marBottom w:val="0"/>
      <w:divBdr>
        <w:top w:val="none" w:sz="0" w:space="0" w:color="auto"/>
        <w:left w:val="none" w:sz="0" w:space="0" w:color="auto"/>
        <w:bottom w:val="none" w:sz="0" w:space="0" w:color="auto"/>
        <w:right w:val="none" w:sz="0" w:space="0" w:color="auto"/>
      </w:divBdr>
    </w:div>
    <w:div w:id="1342661683">
      <w:marLeft w:val="0"/>
      <w:marRight w:val="0"/>
      <w:marTop w:val="0"/>
      <w:marBottom w:val="0"/>
      <w:divBdr>
        <w:top w:val="none" w:sz="0" w:space="0" w:color="auto"/>
        <w:left w:val="none" w:sz="0" w:space="0" w:color="auto"/>
        <w:bottom w:val="none" w:sz="0" w:space="0" w:color="auto"/>
        <w:right w:val="none" w:sz="0" w:space="0" w:color="auto"/>
      </w:divBdr>
    </w:div>
    <w:div w:id="1342666217">
      <w:marLeft w:val="0"/>
      <w:marRight w:val="0"/>
      <w:marTop w:val="0"/>
      <w:marBottom w:val="0"/>
      <w:divBdr>
        <w:top w:val="none" w:sz="0" w:space="0" w:color="auto"/>
        <w:left w:val="none" w:sz="0" w:space="0" w:color="auto"/>
        <w:bottom w:val="none" w:sz="0" w:space="0" w:color="auto"/>
        <w:right w:val="none" w:sz="0" w:space="0" w:color="auto"/>
      </w:divBdr>
    </w:div>
    <w:div w:id="1342777896">
      <w:marLeft w:val="0"/>
      <w:marRight w:val="0"/>
      <w:marTop w:val="0"/>
      <w:marBottom w:val="0"/>
      <w:divBdr>
        <w:top w:val="none" w:sz="0" w:space="0" w:color="auto"/>
        <w:left w:val="none" w:sz="0" w:space="0" w:color="auto"/>
        <w:bottom w:val="none" w:sz="0" w:space="0" w:color="auto"/>
        <w:right w:val="none" w:sz="0" w:space="0" w:color="auto"/>
      </w:divBdr>
    </w:div>
    <w:div w:id="1342851278">
      <w:marLeft w:val="0"/>
      <w:marRight w:val="0"/>
      <w:marTop w:val="0"/>
      <w:marBottom w:val="0"/>
      <w:divBdr>
        <w:top w:val="none" w:sz="0" w:space="0" w:color="auto"/>
        <w:left w:val="none" w:sz="0" w:space="0" w:color="auto"/>
        <w:bottom w:val="none" w:sz="0" w:space="0" w:color="auto"/>
        <w:right w:val="none" w:sz="0" w:space="0" w:color="auto"/>
      </w:divBdr>
    </w:div>
    <w:div w:id="1342858772">
      <w:marLeft w:val="0"/>
      <w:marRight w:val="0"/>
      <w:marTop w:val="0"/>
      <w:marBottom w:val="0"/>
      <w:divBdr>
        <w:top w:val="none" w:sz="0" w:space="0" w:color="auto"/>
        <w:left w:val="none" w:sz="0" w:space="0" w:color="auto"/>
        <w:bottom w:val="none" w:sz="0" w:space="0" w:color="auto"/>
        <w:right w:val="none" w:sz="0" w:space="0" w:color="auto"/>
      </w:divBdr>
    </w:div>
    <w:div w:id="1342900024">
      <w:bodyDiv w:val="1"/>
      <w:marLeft w:val="0"/>
      <w:marRight w:val="0"/>
      <w:marTop w:val="0"/>
      <w:marBottom w:val="0"/>
      <w:divBdr>
        <w:top w:val="none" w:sz="0" w:space="0" w:color="auto"/>
        <w:left w:val="none" w:sz="0" w:space="0" w:color="auto"/>
        <w:bottom w:val="none" w:sz="0" w:space="0" w:color="auto"/>
        <w:right w:val="none" w:sz="0" w:space="0" w:color="auto"/>
      </w:divBdr>
    </w:div>
    <w:div w:id="1342900930">
      <w:marLeft w:val="0"/>
      <w:marRight w:val="0"/>
      <w:marTop w:val="0"/>
      <w:marBottom w:val="0"/>
      <w:divBdr>
        <w:top w:val="none" w:sz="0" w:space="0" w:color="auto"/>
        <w:left w:val="none" w:sz="0" w:space="0" w:color="auto"/>
        <w:bottom w:val="none" w:sz="0" w:space="0" w:color="auto"/>
        <w:right w:val="none" w:sz="0" w:space="0" w:color="auto"/>
      </w:divBdr>
    </w:div>
    <w:div w:id="1343044314">
      <w:marLeft w:val="0"/>
      <w:marRight w:val="0"/>
      <w:marTop w:val="0"/>
      <w:marBottom w:val="0"/>
      <w:divBdr>
        <w:top w:val="none" w:sz="0" w:space="0" w:color="auto"/>
        <w:left w:val="none" w:sz="0" w:space="0" w:color="auto"/>
        <w:bottom w:val="none" w:sz="0" w:space="0" w:color="auto"/>
        <w:right w:val="none" w:sz="0" w:space="0" w:color="auto"/>
      </w:divBdr>
    </w:div>
    <w:div w:id="1343050522">
      <w:marLeft w:val="0"/>
      <w:marRight w:val="0"/>
      <w:marTop w:val="0"/>
      <w:marBottom w:val="0"/>
      <w:divBdr>
        <w:top w:val="none" w:sz="0" w:space="0" w:color="auto"/>
        <w:left w:val="none" w:sz="0" w:space="0" w:color="auto"/>
        <w:bottom w:val="none" w:sz="0" w:space="0" w:color="auto"/>
        <w:right w:val="none" w:sz="0" w:space="0" w:color="auto"/>
      </w:divBdr>
    </w:div>
    <w:div w:id="1343120356">
      <w:marLeft w:val="0"/>
      <w:marRight w:val="0"/>
      <w:marTop w:val="0"/>
      <w:marBottom w:val="0"/>
      <w:divBdr>
        <w:top w:val="none" w:sz="0" w:space="0" w:color="auto"/>
        <w:left w:val="none" w:sz="0" w:space="0" w:color="auto"/>
        <w:bottom w:val="none" w:sz="0" w:space="0" w:color="auto"/>
        <w:right w:val="none" w:sz="0" w:space="0" w:color="auto"/>
      </w:divBdr>
    </w:div>
    <w:div w:id="1343127250">
      <w:marLeft w:val="0"/>
      <w:marRight w:val="0"/>
      <w:marTop w:val="0"/>
      <w:marBottom w:val="0"/>
      <w:divBdr>
        <w:top w:val="none" w:sz="0" w:space="0" w:color="auto"/>
        <w:left w:val="none" w:sz="0" w:space="0" w:color="auto"/>
        <w:bottom w:val="none" w:sz="0" w:space="0" w:color="auto"/>
        <w:right w:val="none" w:sz="0" w:space="0" w:color="auto"/>
      </w:divBdr>
    </w:div>
    <w:div w:id="1343161330">
      <w:marLeft w:val="0"/>
      <w:marRight w:val="0"/>
      <w:marTop w:val="0"/>
      <w:marBottom w:val="0"/>
      <w:divBdr>
        <w:top w:val="none" w:sz="0" w:space="0" w:color="auto"/>
        <w:left w:val="none" w:sz="0" w:space="0" w:color="auto"/>
        <w:bottom w:val="none" w:sz="0" w:space="0" w:color="auto"/>
        <w:right w:val="none" w:sz="0" w:space="0" w:color="auto"/>
      </w:divBdr>
    </w:div>
    <w:div w:id="1343164333">
      <w:marLeft w:val="0"/>
      <w:marRight w:val="0"/>
      <w:marTop w:val="0"/>
      <w:marBottom w:val="0"/>
      <w:divBdr>
        <w:top w:val="none" w:sz="0" w:space="0" w:color="auto"/>
        <w:left w:val="none" w:sz="0" w:space="0" w:color="auto"/>
        <w:bottom w:val="none" w:sz="0" w:space="0" w:color="auto"/>
        <w:right w:val="none" w:sz="0" w:space="0" w:color="auto"/>
      </w:divBdr>
    </w:div>
    <w:div w:id="1343164347">
      <w:marLeft w:val="0"/>
      <w:marRight w:val="0"/>
      <w:marTop w:val="0"/>
      <w:marBottom w:val="0"/>
      <w:divBdr>
        <w:top w:val="none" w:sz="0" w:space="0" w:color="auto"/>
        <w:left w:val="none" w:sz="0" w:space="0" w:color="auto"/>
        <w:bottom w:val="none" w:sz="0" w:space="0" w:color="auto"/>
        <w:right w:val="none" w:sz="0" w:space="0" w:color="auto"/>
      </w:divBdr>
    </w:div>
    <w:div w:id="1343164818">
      <w:marLeft w:val="0"/>
      <w:marRight w:val="0"/>
      <w:marTop w:val="0"/>
      <w:marBottom w:val="0"/>
      <w:divBdr>
        <w:top w:val="none" w:sz="0" w:space="0" w:color="auto"/>
        <w:left w:val="none" w:sz="0" w:space="0" w:color="auto"/>
        <w:bottom w:val="none" w:sz="0" w:space="0" w:color="auto"/>
        <w:right w:val="none" w:sz="0" w:space="0" w:color="auto"/>
      </w:divBdr>
    </w:div>
    <w:div w:id="1343245165">
      <w:marLeft w:val="0"/>
      <w:marRight w:val="0"/>
      <w:marTop w:val="0"/>
      <w:marBottom w:val="0"/>
      <w:divBdr>
        <w:top w:val="none" w:sz="0" w:space="0" w:color="auto"/>
        <w:left w:val="none" w:sz="0" w:space="0" w:color="auto"/>
        <w:bottom w:val="none" w:sz="0" w:space="0" w:color="auto"/>
        <w:right w:val="none" w:sz="0" w:space="0" w:color="auto"/>
      </w:divBdr>
    </w:div>
    <w:div w:id="1343312263">
      <w:marLeft w:val="0"/>
      <w:marRight w:val="0"/>
      <w:marTop w:val="0"/>
      <w:marBottom w:val="0"/>
      <w:divBdr>
        <w:top w:val="none" w:sz="0" w:space="0" w:color="auto"/>
        <w:left w:val="none" w:sz="0" w:space="0" w:color="auto"/>
        <w:bottom w:val="none" w:sz="0" w:space="0" w:color="auto"/>
        <w:right w:val="none" w:sz="0" w:space="0" w:color="auto"/>
      </w:divBdr>
    </w:div>
    <w:div w:id="1343357304">
      <w:marLeft w:val="0"/>
      <w:marRight w:val="0"/>
      <w:marTop w:val="0"/>
      <w:marBottom w:val="0"/>
      <w:divBdr>
        <w:top w:val="none" w:sz="0" w:space="0" w:color="auto"/>
        <w:left w:val="none" w:sz="0" w:space="0" w:color="auto"/>
        <w:bottom w:val="none" w:sz="0" w:space="0" w:color="auto"/>
        <w:right w:val="none" w:sz="0" w:space="0" w:color="auto"/>
      </w:divBdr>
    </w:div>
    <w:div w:id="1343359233">
      <w:marLeft w:val="0"/>
      <w:marRight w:val="0"/>
      <w:marTop w:val="0"/>
      <w:marBottom w:val="0"/>
      <w:divBdr>
        <w:top w:val="none" w:sz="0" w:space="0" w:color="auto"/>
        <w:left w:val="none" w:sz="0" w:space="0" w:color="auto"/>
        <w:bottom w:val="none" w:sz="0" w:space="0" w:color="auto"/>
        <w:right w:val="none" w:sz="0" w:space="0" w:color="auto"/>
      </w:divBdr>
    </w:div>
    <w:div w:id="1343360367">
      <w:marLeft w:val="0"/>
      <w:marRight w:val="0"/>
      <w:marTop w:val="0"/>
      <w:marBottom w:val="0"/>
      <w:divBdr>
        <w:top w:val="none" w:sz="0" w:space="0" w:color="auto"/>
        <w:left w:val="none" w:sz="0" w:space="0" w:color="auto"/>
        <w:bottom w:val="none" w:sz="0" w:space="0" w:color="auto"/>
        <w:right w:val="none" w:sz="0" w:space="0" w:color="auto"/>
      </w:divBdr>
    </w:div>
    <w:div w:id="1343435000">
      <w:marLeft w:val="0"/>
      <w:marRight w:val="0"/>
      <w:marTop w:val="0"/>
      <w:marBottom w:val="0"/>
      <w:divBdr>
        <w:top w:val="none" w:sz="0" w:space="0" w:color="auto"/>
        <w:left w:val="none" w:sz="0" w:space="0" w:color="auto"/>
        <w:bottom w:val="none" w:sz="0" w:space="0" w:color="auto"/>
        <w:right w:val="none" w:sz="0" w:space="0" w:color="auto"/>
      </w:divBdr>
    </w:div>
    <w:div w:id="1343624872">
      <w:marLeft w:val="0"/>
      <w:marRight w:val="0"/>
      <w:marTop w:val="0"/>
      <w:marBottom w:val="0"/>
      <w:divBdr>
        <w:top w:val="none" w:sz="0" w:space="0" w:color="auto"/>
        <w:left w:val="none" w:sz="0" w:space="0" w:color="auto"/>
        <w:bottom w:val="none" w:sz="0" w:space="0" w:color="auto"/>
        <w:right w:val="none" w:sz="0" w:space="0" w:color="auto"/>
      </w:divBdr>
    </w:div>
    <w:div w:id="1343631309">
      <w:marLeft w:val="0"/>
      <w:marRight w:val="0"/>
      <w:marTop w:val="0"/>
      <w:marBottom w:val="0"/>
      <w:divBdr>
        <w:top w:val="none" w:sz="0" w:space="0" w:color="auto"/>
        <w:left w:val="none" w:sz="0" w:space="0" w:color="auto"/>
        <w:bottom w:val="none" w:sz="0" w:space="0" w:color="auto"/>
        <w:right w:val="none" w:sz="0" w:space="0" w:color="auto"/>
      </w:divBdr>
    </w:div>
    <w:div w:id="1343702893">
      <w:marLeft w:val="0"/>
      <w:marRight w:val="0"/>
      <w:marTop w:val="0"/>
      <w:marBottom w:val="0"/>
      <w:divBdr>
        <w:top w:val="none" w:sz="0" w:space="0" w:color="auto"/>
        <w:left w:val="none" w:sz="0" w:space="0" w:color="auto"/>
        <w:bottom w:val="none" w:sz="0" w:space="0" w:color="auto"/>
        <w:right w:val="none" w:sz="0" w:space="0" w:color="auto"/>
      </w:divBdr>
    </w:div>
    <w:div w:id="1343777481">
      <w:marLeft w:val="0"/>
      <w:marRight w:val="0"/>
      <w:marTop w:val="0"/>
      <w:marBottom w:val="0"/>
      <w:divBdr>
        <w:top w:val="none" w:sz="0" w:space="0" w:color="auto"/>
        <w:left w:val="none" w:sz="0" w:space="0" w:color="auto"/>
        <w:bottom w:val="none" w:sz="0" w:space="0" w:color="auto"/>
        <w:right w:val="none" w:sz="0" w:space="0" w:color="auto"/>
      </w:divBdr>
    </w:div>
    <w:div w:id="1343781528">
      <w:marLeft w:val="0"/>
      <w:marRight w:val="0"/>
      <w:marTop w:val="0"/>
      <w:marBottom w:val="0"/>
      <w:divBdr>
        <w:top w:val="none" w:sz="0" w:space="0" w:color="auto"/>
        <w:left w:val="none" w:sz="0" w:space="0" w:color="auto"/>
        <w:bottom w:val="none" w:sz="0" w:space="0" w:color="auto"/>
        <w:right w:val="none" w:sz="0" w:space="0" w:color="auto"/>
      </w:divBdr>
    </w:div>
    <w:div w:id="1343816752">
      <w:marLeft w:val="0"/>
      <w:marRight w:val="0"/>
      <w:marTop w:val="0"/>
      <w:marBottom w:val="0"/>
      <w:divBdr>
        <w:top w:val="none" w:sz="0" w:space="0" w:color="auto"/>
        <w:left w:val="none" w:sz="0" w:space="0" w:color="auto"/>
        <w:bottom w:val="none" w:sz="0" w:space="0" w:color="auto"/>
        <w:right w:val="none" w:sz="0" w:space="0" w:color="auto"/>
      </w:divBdr>
    </w:div>
    <w:div w:id="1343816877">
      <w:marLeft w:val="0"/>
      <w:marRight w:val="0"/>
      <w:marTop w:val="0"/>
      <w:marBottom w:val="0"/>
      <w:divBdr>
        <w:top w:val="none" w:sz="0" w:space="0" w:color="auto"/>
        <w:left w:val="none" w:sz="0" w:space="0" w:color="auto"/>
        <w:bottom w:val="none" w:sz="0" w:space="0" w:color="auto"/>
        <w:right w:val="none" w:sz="0" w:space="0" w:color="auto"/>
      </w:divBdr>
    </w:div>
    <w:div w:id="1343820272">
      <w:marLeft w:val="0"/>
      <w:marRight w:val="0"/>
      <w:marTop w:val="0"/>
      <w:marBottom w:val="0"/>
      <w:divBdr>
        <w:top w:val="none" w:sz="0" w:space="0" w:color="auto"/>
        <w:left w:val="none" w:sz="0" w:space="0" w:color="auto"/>
        <w:bottom w:val="none" w:sz="0" w:space="0" w:color="auto"/>
        <w:right w:val="none" w:sz="0" w:space="0" w:color="auto"/>
      </w:divBdr>
    </w:div>
    <w:div w:id="1343894539">
      <w:marLeft w:val="0"/>
      <w:marRight w:val="0"/>
      <w:marTop w:val="0"/>
      <w:marBottom w:val="0"/>
      <w:divBdr>
        <w:top w:val="none" w:sz="0" w:space="0" w:color="auto"/>
        <w:left w:val="none" w:sz="0" w:space="0" w:color="auto"/>
        <w:bottom w:val="none" w:sz="0" w:space="0" w:color="auto"/>
        <w:right w:val="none" w:sz="0" w:space="0" w:color="auto"/>
      </w:divBdr>
    </w:div>
    <w:div w:id="1343968254">
      <w:marLeft w:val="0"/>
      <w:marRight w:val="0"/>
      <w:marTop w:val="0"/>
      <w:marBottom w:val="0"/>
      <w:divBdr>
        <w:top w:val="none" w:sz="0" w:space="0" w:color="auto"/>
        <w:left w:val="none" w:sz="0" w:space="0" w:color="auto"/>
        <w:bottom w:val="none" w:sz="0" w:space="0" w:color="auto"/>
        <w:right w:val="none" w:sz="0" w:space="0" w:color="auto"/>
      </w:divBdr>
    </w:div>
    <w:div w:id="1344012395">
      <w:marLeft w:val="0"/>
      <w:marRight w:val="0"/>
      <w:marTop w:val="0"/>
      <w:marBottom w:val="0"/>
      <w:divBdr>
        <w:top w:val="none" w:sz="0" w:space="0" w:color="auto"/>
        <w:left w:val="none" w:sz="0" w:space="0" w:color="auto"/>
        <w:bottom w:val="none" w:sz="0" w:space="0" w:color="auto"/>
        <w:right w:val="none" w:sz="0" w:space="0" w:color="auto"/>
      </w:divBdr>
    </w:div>
    <w:div w:id="1344016401">
      <w:marLeft w:val="0"/>
      <w:marRight w:val="0"/>
      <w:marTop w:val="0"/>
      <w:marBottom w:val="0"/>
      <w:divBdr>
        <w:top w:val="none" w:sz="0" w:space="0" w:color="auto"/>
        <w:left w:val="none" w:sz="0" w:space="0" w:color="auto"/>
        <w:bottom w:val="none" w:sz="0" w:space="0" w:color="auto"/>
        <w:right w:val="none" w:sz="0" w:space="0" w:color="auto"/>
      </w:divBdr>
    </w:div>
    <w:div w:id="1344089060">
      <w:marLeft w:val="0"/>
      <w:marRight w:val="0"/>
      <w:marTop w:val="0"/>
      <w:marBottom w:val="0"/>
      <w:divBdr>
        <w:top w:val="none" w:sz="0" w:space="0" w:color="auto"/>
        <w:left w:val="none" w:sz="0" w:space="0" w:color="auto"/>
        <w:bottom w:val="none" w:sz="0" w:space="0" w:color="auto"/>
        <w:right w:val="none" w:sz="0" w:space="0" w:color="auto"/>
      </w:divBdr>
    </w:div>
    <w:div w:id="1344090661">
      <w:marLeft w:val="0"/>
      <w:marRight w:val="0"/>
      <w:marTop w:val="0"/>
      <w:marBottom w:val="0"/>
      <w:divBdr>
        <w:top w:val="none" w:sz="0" w:space="0" w:color="auto"/>
        <w:left w:val="none" w:sz="0" w:space="0" w:color="auto"/>
        <w:bottom w:val="none" w:sz="0" w:space="0" w:color="auto"/>
        <w:right w:val="none" w:sz="0" w:space="0" w:color="auto"/>
      </w:divBdr>
    </w:div>
    <w:div w:id="1344091303">
      <w:marLeft w:val="0"/>
      <w:marRight w:val="0"/>
      <w:marTop w:val="0"/>
      <w:marBottom w:val="0"/>
      <w:divBdr>
        <w:top w:val="none" w:sz="0" w:space="0" w:color="auto"/>
        <w:left w:val="none" w:sz="0" w:space="0" w:color="auto"/>
        <w:bottom w:val="none" w:sz="0" w:space="0" w:color="auto"/>
        <w:right w:val="none" w:sz="0" w:space="0" w:color="auto"/>
      </w:divBdr>
    </w:div>
    <w:div w:id="1344162754">
      <w:marLeft w:val="0"/>
      <w:marRight w:val="0"/>
      <w:marTop w:val="0"/>
      <w:marBottom w:val="0"/>
      <w:divBdr>
        <w:top w:val="none" w:sz="0" w:space="0" w:color="auto"/>
        <w:left w:val="none" w:sz="0" w:space="0" w:color="auto"/>
        <w:bottom w:val="none" w:sz="0" w:space="0" w:color="auto"/>
        <w:right w:val="none" w:sz="0" w:space="0" w:color="auto"/>
      </w:divBdr>
    </w:div>
    <w:div w:id="1344165533">
      <w:marLeft w:val="0"/>
      <w:marRight w:val="0"/>
      <w:marTop w:val="0"/>
      <w:marBottom w:val="0"/>
      <w:divBdr>
        <w:top w:val="none" w:sz="0" w:space="0" w:color="auto"/>
        <w:left w:val="none" w:sz="0" w:space="0" w:color="auto"/>
        <w:bottom w:val="none" w:sz="0" w:space="0" w:color="auto"/>
        <w:right w:val="none" w:sz="0" w:space="0" w:color="auto"/>
      </w:divBdr>
    </w:div>
    <w:div w:id="1344167356">
      <w:marLeft w:val="0"/>
      <w:marRight w:val="0"/>
      <w:marTop w:val="0"/>
      <w:marBottom w:val="0"/>
      <w:divBdr>
        <w:top w:val="none" w:sz="0" w:space="0" w:color="auto"/>
        <w:left w:val="none" w:sz="0" w:space="0" w:color="auto"/>
        <w:bottom w:val="none" w:sz="0" w:space="0" w:color="auto"/>
        <w:right w:val="none" w:sz="0" w:space="0" w:color="auto"/>
      </w:divBdr>
    </w:div>
    <w:div w:id="1344210889">
      <w:marLeft w:val="0"/>
      <w:marRight w:val="0"/>
      <w:marTop w:val="0"/>
      <w:marBottom w:val="0"/>
      <w:divBdr>
        <w:top w:val="none" w:sz="0" w:space="0" w:color="auto"/>
        <w:left w:val="none" w:sz="0" w:space="0" w:color="auto"/>
        <w:bottom w:val="none" w:sz="0" w:space="0" w:color="auto"/>
        <w:right w:val="none" w:sz="0" w:space="0" w:color="auto"/>
      </w:divBdr>
    </w:div>
    <w:div w:id="1344211599">
      <w:marLeft w:val="0"/>
      <w:marRight w:val="0"/>
      <w:marTop w:val="0"/>
      <w:marBottom w:val="0"/>
      <w:divBdr>
        <w:top w:val="none" w:sz="0" w:space="0" w:color="auto"/>
        <w:left w:val="none" w:sz="0" w:space="0" w:color="auto"/>
        <w:bottom w:val="none" w:sz="0" w:space="0" w:color="auto"/>
        <w:right w:val="none" w:sz="0" w:space="0" w:color="auto"/>
      </w:divBdr>
    </w:div>
    <w:div w:id="1344358499">
      <w:marLeft w:val="0"/>
      <w:marRight w:val="0"/>
      <w:marTop w:val="0"/>
      <w:marBottom w:val="0"/>
      <w:divBdr>
        <w:top w:val="none" w:sz="0" w:space="0" w:color="auto"/>
        <w:left w:val="none" w:sz="0" w:space="0" w:color="auto"/>
        <w:bottom w:val="none" w:sz="0" w:space="0" w:color="auto"/>
        <w:right w:val="none" w:sz="0" w:space="0" w:color="auto"/>
      </w:divBdr>
    </w:div>
    <w:div w:id="1344358602">
      <w:marLeft w:val="0"/>
      <w:marRight w:val="0"/>
      <w:marTop w:val="0"/>
      <w:marBottom w:val="0"/>
      <w:divBdr>
        <w:top w:val="none" w:sz="0" w:space="0" w:color="auto"/>
        <w:left w:val="none" w:sz="0" w:space="0" w:color="auto"/>
        <w:bottom w:val="none" w:sz="0" w:space="0" w:color="auto"/>
        <w:right w:val="none" w:sz="0" w:space="0" w:color="auto"/>
      </w:divBdr>
    </w:div>
    <w:div w:id="1344361463">
      <w:marLeft w:val="0"/>
      <w:marRight w:val="0"/>
      <w:marTop w:val="0"/>
      <w:marBottom w:val="0"/>
      <w:divBdr>
        <w:top w:val="none" w:sz="0" w:space="0" w:color="auto"/>
        <w:left w:val="none" w:sz="0" w:space="0" w:color="auto"/>
        <w:bottom w:val="none" w:sz="0" w:space="0" w:color="auto"/>
        <w:right w:val="none" w:sz="0" w:space="0" w:color="auto"/>
      </w:divBdr>
    </w:div>
    <w:div w:id="1344362415">
      <w:marLeft w:val="0"/>
      <w:marRight w:val="0"/>
      <w:marTop w:val="0"/>
      <w:marBottom w:val="0"/>
      <w:divBdr>
        <w:top w:val="none" w:sz="0" w:space="0" w:color="auto"/>
        <w:left w:val="none" w:sz="0" w:space="0" w:color="auto"/>
        <w:bottom w:val="none" w:sz="0" w:space="0" w:color="auto"/>
        <w:right w:val="none" w:sz="0" w:space="0" w:color="auto"/>
      </w:divBdr>
    </w:div>
    <w:div w:id="1344434753">
      <w:marLeft w:val="0"/>
      <w:marRight w:val="0"/>
      <w:marTop w:val="0"/>
      <w:marBottom w:val="0"/>
      <w:divBdr>
        <w:top w:val="none" w:sz="0" w:space="0" w:color="auto"/>
        <w:left w:val="none" w:sz="0" w:space="0" w:color="auto"/>
        <w:bottom w:val="none" w:sz="0" w:space="0" w:color="auto"/>
        <w:right w:val="none" w:sz="0" w:space="0" w:color="auto"/>
      </w:divBdr>
    </w:div>
    <w:div w:id="1344435020">
      <w:marLeft w:val="0"/>
      <w:marRight w:val="0"/>
      <w:marTop w:val="0"/>
      <w:marBottom w:val="0"/>
      <w:divBdr>
        <w:top w:val="none" w:sz="0" w:space="0" w:color="auto"/>
        <w:left w:val="none" w:sz="0" w:space="0" w:color="auto"/>
        <w:bottom w:val="none" w:sz="0" w:space="0" w:color="auto"/>
        <w:right w:val="none" w:sz="0" w:space="0" w:color="auto"/>
      </w:divBdr>
    </w:div>
    <w:div w:id="1344474721">
      <w:marLeft w:val="0"/>
      <w:marRight w:val="0"/>
      <w:marTop w:val="0"/>
      <w:marBottom w:val="0"/>
      <w:divBdr>
        <w:top w:val="none" w:sz="0" w:space="0" w:color="auto"/>
        <w:left w:val="none" w:sz="0" w:space="0" w:color="auto"/>
        <w:bottom w:val="none" w:sz="0" w:space="0" w:color="auto"/>
        <w:right w:val="none" w:sz="0" w:space="0" w:color="auto"/>
      </w:divBdr>
    </w:div>
    <w:div w:id="1344474739">
      <w:marLeft w:val="0"/>
      <w:marRight w:val="0"/>
      <w:marTop w:val="0"/>
      <w:marBottom w:val="0"/>
      <w:divBdr>
        <w:top w:val="none" w:sz="0" w:space="0" w:color="auto"/>
        <w:left w:val="none" w:sz="0" w:space="0" w:color="auto"/>
        <w:bottom w:val="none" w:sz="0" w:space="0" w:color="auto"/>
        <w:right w:val="none" w:sz="0" w:space="0" w:color="auto"/>
      </w:divBdr>
    </w:div>
    <w:div w:id="1344475078">
      <w:marLeft w:val="0"/>
      <w:marRight w:val="0"/>
      <w:marTop w:val="0"/>
      <w:marBottom w:val="0"/>
      <w:divBdr>
        <w:top w:val="none" w:sz="0" w:space="0" w:color="auto"/>
        <w:left w:val="none" w:sz="0" w:space="0" w:color="auto"/>
        <w:bottom w:val="none" w:sz="0" w:space="0" w:color="auto"/>
        <w:right w:val="none" w:sz="0" w:space="0" w:color="auto"/>
      </w:divBdr>
    </w:div>
    <w:div w:id="1344668835">
      <w:marLeft w:val="0"/>
      <w:marRight w:val="0"/>
      <w:marTop w:val="0"/>
      <w:marBottom w:val="0"/>
      <w:divBdr>
        <w:top w:val="none" w:sz="0" w:space="0" w:color="auto"/>
        <w:left w:val="none" w:sz="0" w:space="0" w:color="auto"/>
        <w:bottom w:val="none" w:sz="0" w:space="0" w:color="auto"/>
        <w:right w:val="none" w:sz="0" w:space="0" w:color="auto"/>
      </w:divBdr>
    </w:div>
    <w:div w:id="1344698902">
      <w:marLeft w:val="0"/>
      <w:marRight w:val="0"/>
      <w:marTop w:val="0"/>
      <w:marBottom w:val="0"/>
      <w:divBdr>
        <w:top w:val="none" w:sz="0" w:space="0" w:color="auto"/>
        <w:left w:val="none" w:sz="0" w:space="0" w:color="auto"/>
        <w:bottom w:val="none" w:sz="0" w:space="0" w:color="auto"/>
        <w:right w:val="none" w:sz="0" w:space="0" w:color="auto"/>
      </w:divBdr>
    </w:div>
    <w:div w:id="1344699031">
      <w:marLeft w:val="0"/>
      <w:marRight w:val="0"/>
      <w:marTop w:val="0"/>
      <w:marBottom w:val="0"/>
      <w:divBdr>
        <w:top w:val="none" w:sz="0" w:space="0" w:color="auto"/>
        <w:left w:val="none" w:sz="0" w:space="0" w:color="auto"/>
        <w:bottom w:val="none" w:sz="0" w:space="0" w:color="auto"/>
        <w:right w:val="none" w:sz="0" w:space="0" w:color="auto"/>
      </w:divBdr>
    </w:div>
    <w:div w:id="1344745382">
      <w:marLeft w:val="0"/>
      <w:marRight w:val="0"/>
      <w:marTop w:val="0"/>
      <w:marBottom w:val="0"/>
      <w:divBdr>
        <w:top w:val="none" w:sz="0" w:space="0" w:color="auto"/>
        <w:left w:val="none" w:sz="0" w:space="0" w:color="auto"/>
        <w:bottom w:val="none" w:sz="0" w:space="0" w:color="auto"/>
        <w:right w:val="none" w:sz="0" w:space="0" w:color="auto"/>
      </w:divBdr>
    </w:div>
    <w:div w:id="1344748069">
      <w:marLeft w:val="0"/>
      <w:marRight w:val="0"/>
      <w:marTop w:val="0"/>
      <w:marBottom w:val="0"/>
      <w:divBdr>
        <w:top w:val="none" w:sz="0" w:space="0" w:color="auto"/>
        <w:left w:val="none" w:sz="0" w:space="0" w:color="auto"/>
        <w:bottom w:val="none" w:sz="0" w:space="0" w:color="auto"/>
        <w:right w:val="none" w:sz="0" w:space="0" w:color="auto"/>
      </w:divBdr>
    </w:div>
    <w:div w:id="1344866055">
      <w:marLeft w:val="0"/>
      <w:marRight w:val="0"/>
      <w:marTop w:val="0"/>
      <w:marBottom w:val="0"/>
      <w:divBdr>
        <w:top w:val="none" w:sz="0" w:space="0" w:color="auto"/>
        <w:left w:val="none" w:sz="0" w:space="0" w:color="auto"/>
        <w:bottom w:val="none" w:sz="0" w:space="0" w:color="auto"/>
        <w:right w:val="none" w:sz="0" w:space="0" w:color="auto"/>
      </w:divBdr>
    </w:div>
    <w:div w:id="1344933749">
      <w:marLeft w:val="0"/>
      <w:marRight w:val="0"/>
      <w:marTop w:val="0"/>
      <w:marBottom w:val="0"/>
      <w:divBdr>
        <w:top w:val="none" w:sz="0" w:space="0" w:color="auto"/>
        <w:left w:val="none" w:sz="0" w:space="0" w:color="auto"/>
        <w:bottom w:val="none" w:sz="0" w:space="0" w:color="auto"/>
        <w:right w:val="none" w:sz="0" w:space="0" w:color="auto"/>
      </w:divBdr>
    </w:div>
    <w:div w:id="1344935060">
      <w:marLeft w:val="0"/>
      <w:marRight w:val="0"/>
      <w:marTop w:val="0"/>
      <w:marBottom w:val="0"/>
      <w:divBdr>
        <w:top w:val="none" w:sz="0" w:space="0" w:color="auto"/>
        <w:left w:val="none" w:sz="0" w:space="0" w:color="auto"/>
        <w:bottom w:val="none" w:sz="0" w:space="0" w:color="auto"/>
        <w:right w:val="none" w:sz="0" w:space="0" w:color="auto"/>
      </w:divBdr>
    </w:div>
    <w:div w:id="1345090442">
      <w:marLeft w:val="0"/>
      <w:marRight w:val="0"/>
      <w:marTop w:val="0"/>
      <w:marBottom w:val="0"/>
      <w:divBdr>
        <w:top w:val="none" w:sz="0" w:space="0" w:color="auto"/>
        <w:left w:val="none" w:sz="0" w:space="0" w:color="auto"/>
        <w:bottom w:val="none" w:sz="0" w:space="0" w:color="auto"/>
        <w:right w:val="none" w:sz="0" w:space="0" w:color="auto"/>
      </w:divBdr>
    </w:div>
    <w:div w:id="1345091236">
      <w:marLeft w:val="0"/>
      <w:marRight w:val="0"/>
      <w:marTop w:val="0"/>
      <w:marBottom w:val="0"/>
      <w:divBdr>
        <w:top w:val="none" w:sz="0" w:space="0" w:color="auto"/>
        <w:left w:val="none" w:sz="0" w:space="0" w:color="auto"/>
        <w:bottom w:val="none" w:sz="0" w:space="0" w:color="auto"/>
        <w:right w:val="none" w:sz="0" w:space="0" w:color="auto"/>
      </w:divBdr>
    </w:div>
    <w:div w:id="1345206173">
      <w:marLeft w:val="0"/>
      <w:marRight w:val="0"/>
      <w:marTop w:val="0"/>
      <w:marBottom w:val="0"/>
      <w:divBdr>
        <w:top w:val="none" w:sz="0" w:space="0" w:color="auto"/>
        <w:left w:val="none" w:sz="0" w:space="0" w:color="auto"/>
        <w:bottom w:val="none" w:sz="0" w:space="0" w:color="auto"/>
        <w:right w:val="none" w:sz="0" w:space="0" w:color="auto"/>
      </w:divBdr>
    </w:div>
    <w:div w:id="1345207444">
      <w:marLeft w:val="0"/>
      <w:marRight w:val="0"/>
      <w:marTop w:val="0"/>
      <w:marBottom w:val="0"/>
      <w:divBdr>
        <w:top w:val="none" w:sz="0" w:space="0" w:color="auto"/>
        <w:left w:val="none" w:sz="0" w:space="0" w:color="auto"/>
        <w:bottom w:val="none" w:sz="0" w:space="0" w:color="auto"/>
        <w:right w:val="none" w:sz="0" w:space="0" w:color="auto"/>
      </w:divBdr>
    </w:div>
    <w:div w:id="1345285022">
      <w:marLeft w:val="0"/>
      <w:marRight w:val="0"/>
      <w:marTop w:val="0"/>
      <w:marBottom w:val="0"/>
      <w:divBdr>
        <w:top w:val="none" w:sz="0" w:space="0" w:color="auto"/>
        <w:left w:val="none" w:sz="0" w:space="0" w:color="auto"/>
        <w:bottom w:val="none" w:sz="0" w:space="0" w:color="auto"/>
        <w:right w:val="none" w:sz="0" w:space="0" w:color="auto"/>
      </w:divBdr>
    </w:div>
    <w:div w:id="1345323721">
      <w:marLeft w:val="0"/>
      <w:marRight w:val="0"/>
      <w:marTop w:val="0"/>
      <w:marBottom w:val="0"/>
      <w:divBdr>
        <w:top w:val="none" w:sz="0" w:space="0" w:color="auto"/>
        <w:left w:val="none" w:sz="0" w:space="0" w:color="auto"/>
        <w:bottom w:val="none" w:sz="0" w:space="0" w:color="auto"/>
        <w:right w:val="none" w:sz="0" w:space="0" w:color="auto"/>
      </w:divBdr>
    </w:div>
    <w:div w:id="1345403447">
      <w:marLeft w:val="0"/>
      <w:marRight w:val="0"/>
      <w:marTop w:val="0"/>
      <w:marBottom w:val="0"/>
      <w:divBdr>
        <w:top w:val="none" w:sz="0" w:space="0" w:color="auto"/>
        <w:left w:val="none" w:sz="0" w:space="0" w:color="auto"/>
        <w:bottom w:val="none" w:sz="0" w:space="0" w:color="auto"/>
        <w:right w:val="none" w:sz="0" w:space="0" w:color="auto"/>
      </w:divBdr>
    </w:div>
    <w:div w:id="1345520772">
      <w:marLeft w:val="0"/>
      <w:marRight w:val="0"/>
      <w:marTop w:val="0"/>
      <w:marBottom w:val="0"/>
      <w:divBdr>
        <w:top w:val="none" w:sz="0" w:space="0" w:color="auto"/>
        <w:left w:val="none" w:sz="0" w:space="0" w:color="auto"/>
        <w:bottom w:val="none" w:sz="0" w:space="0" w:color="auto"/>
        <w:right w:val="none" w:sz="0" w:space="0" w:color="auto"/>
      </w:divBdr>
    </w:div>
    <w:div w:id="1345521720">
      <w:marLeft w:val="0"/>
      <w:marRight w:val="0"/>
      <w:marTop w:val="0"/>
      <w:marBottom w:val="0"/>
      <w:divBdr>
        <w:top w:val="none" w:sz="0" w:space="0" w:color="auto"/>
        <w:left w:val="none" w:sz="0" w:space="0" w:color="auto"/>
        <w:bottom w:val="none" w:sz="0" w:space="0" w:color="auto"/>
        <w:right w:val="none" w:sz="0" w:space="0" w:color="auto"/>
      </w:divBdr>
    </w:div>
    <w:div w:id="1345596282">
      <w:marLeft w:val="0"/>
      <w:marRight w:val="0"/>
      <w:marTop w:val="0"/>
      <w:marBottom w:val="0"/>
      <w:divBdr>
        <w:top w:val="none" w:sz="0" w:space="0" w:color="auto"/>
        <w:left w:val="none" w:sz="0" w:space="0" w:color="auto"/>
        <w:bottom w:val="none" w:sz="0" w:space="0" w:color="auto"/>
        <w:right w:val="none" w:sz="0" w:space="0" w:color="auto"/>
      </w:divBdr>
    </w:div>
    <w:div w:id="1345747139">
      <w:marLeft w:val="0"/>
      <w:marRight w:val="0"/>
      <w:marTop w:val="0"/>
      <w:marBottom w:val="0"/>
      <w:divBdr>
        <w:top w:val="none" w:sz="0" w:space="0" w:color="auto"/>
        <w:left w:val="none" w:sz="0" w:space="0" w:color="auto"/>
        <w:bottom w:val="none" w:sz="0" w:space="0" w:color="auto"/>
        <w:right w:val="none" w:sz="0" w:space="0" w:color="auto"/>
      </w:divBdr>
    </w:div>
    <w:div w:id="1345747458">
      <w:marLeft w:val="0"/>
      <w:marRight w:val="0"/>
      <w:marTop w:val="0"/>
      <w:marBottom w:val="0"/>
      <w:divBdr>
        <w:top w:val="none" w:sz="0" w:space="0" w:color="auto"/>
        <w:left w:val="none" w:sz="0" w:space="0" w:color="auto"/>
        <w:bottom w:val="none" w:sz="0" w:space="0" w:color="auto"/>
        <w:right w:val="none" w:sz="0" w:space="0" w:color="auto"/>
      </w:divBdr>
    </w:div>
    <w:div w:id="1345784495">
      <w:marLeft w:val="0"/>
      <w:marRight w:val="0"/>
      <w:marTop w:val="0"/>
      <w:marBottom w:val="0"/>
      <w:divBdr>
        <w:top w:val="none" w:sz="0" w:space="0" w:color="auto"/>
        <w:left w:val="none" w:sz="0" w:space="0" w:color="auto"/>
        <w:bottom w:val="none" w:sz="0" w:space="0" w:color="auto"/>
        <w:right w:val="none" w:sz="0" w:space="0" w:color="auto"/>
      </w:divBdr>
    </w:div>
    <w:div w:id="1345935218">
      <w:marLeft w:val="0"/>
      <w:marRight w:val="0"/>
      <w:marTop w:val="0"/>
      <w:marBottom w:val="0"/>
      <w:divBdr>
        <w:top w:val="none" w:sz="0" w:space="0" w:color="auto"/>
        <w:left w:val="none" w:sz="0" w:space="0" w:color="auto"/>
        <w:bottom w:val="none" w:sz="0" w:space="0" w:color="auto"/>
        <w:right w:val="none" w:sz="0" w:space="0" w:color="auto"/>
      </w:divBdr>
    </w:div>
    <w:div w:id="1345936075">
      <w:marLeft w:val="0"/>
      <w:marRight w:val="0"/>
      <w:marTop w:val="0"/>
      <w:marBottom w:val="0"/>
      <w:divBdr>
        <w:top w:val="none" w:sz="0" w:space="0" w:color="auto"/>
        <w:left w:val="none" w:sz="0" w:space="0" w:color="auto"/>
        <w:bottom w:val="none" w:sz="0" w:space="0" w:color="auto"/>
        <w:right w:val="none" w:sz="0" w:space="0" w:color="auto"/>
      </w:divBdr>
    </w:div>
    <w:div w:id="1345941290">
      <w:marLeft w:val="0"/>
      <w:marRight w:val="0"/>
      <w:marTop w:val="0"/>
      <w:marBottom w:val="0"/>
      <w:divBdr>
        <w:top w:val="none" w:sz="0" w:space="0" w:color="auto"/>
        <w:left w:val="none" w:sz="0" w:space="0" w:color="auto"/>
        <w:bottom w:val="none" w:sz="0" w:space="0" w:color="auto"/>
        <w:right w:val="none" w:sz="0" w:space="0" w:color="auto"/>
      </w:divBdr>
    </w:div>
    <w:div w:id="1346010512">
      <w:marLeft w:val="0"/>
      <w:marRight w:val="0"/>
      <w:marTop w:val="0"/>
      <w:marBottom w:val="0"/>
      <w:divBdr>
        <w:top w:val="none" w:sz="0" w:space="0" w:color="auto"/>
        <w:left w:val="none" w:sz="0" w:space="0" w:color="auto"/>
        <w:bottom w:val="none" w:sz="0" w:space="0" w:color="auto"/>
        <w:right w:val="none" w:sz="0" w:space="0" w:color="auto"/>
      </w:divBdr>
    </w:div>
    <w:div w:id="1346052836">
      <w:marLeft w:val="0"/>
      <w:marRight w:val="0"/>
      <w:marTop w:val="0"/>
      <w:marBottom w:val="0"/>
      <w:divBdr>
        <w:top w:val="none" w:sz="0" w:space="0" w:color="auto"/>
        <w:left w:val="none" w:sz="0" w:space="0" w:color="auto"/>
        <w:bottom w:val="none" w:sz="0" w:space="0" w:color="auto"/>
        <w:right w:val="none" w:sz="0" w:space="0" w:color="auto"/>
      </w:divBdr>
    </w:div>
    <w:div w:id="1346176623">
      <w:marLeft w:val="0"/>
      <w:marRight w:val="0"/>
      <w:marTop w:val="0"/>
      <w:marBottom w:val="0"/>
      <w:divBdr>
        <w:top w:val="none" w:sz="0" w:space="0" w:color="auto"/>
        <w:left w:val="none" w:sz="0" w:space="0" w:color="auto"/>
        <w:bottom w:val="none" w:sz="0" w:space="0" w:color="auto"/>
        <w:right w:val="none" w:sz="0" w:space="0" w:color="auto"/>
      </w:divBdr>
    </w:div>
    <w:div w:id="1346202840">
      <w:marLeft w:val="0"/>
      <w:marRight w:val="0"/>
      <w:marTop w:val="0"/>
      <w:marBottom w:val="0"/>
      <w:divBdr>
        <w:top w:val="none" w:sz="0" w:space="0" w:color="auto"/>
        <w:left w:val="none" w:sz="0" w:space="0" w:color="auto"/>
        <w:bottom w:val="none" w:sz="0" w:space="0" w:color="auto"/>
        <w:right w:val="none" w:sz="0" w:space="0" w:color="auto"/>
      </w:divBdr>
    </w:div>
    <w:div w:id="1346248023">
      <w:marLeft w:val="0"/>
      <w:marRight w:val="0"/>
      <w:marTop w:val="0"/>
      <w:marBottom w:val="0"/>
      <w:divBdr>
        <w:top w:val="none" w:sz="0" w:space="0" w:color="auto"/>
        <w:left w:val="none" w:sz="0" w:space="0" w:color="auto"/>
        <w:bottom w:val="none" w:sz="0" w:space="0" w:color="auto"/>
        <w:right w:val="none" w:sz="0" w:space="0" w:color="auto"/>
      </w:divBdr>
    </w:div>
    <w:div w:id="1346320929">
      <w:marLeft w:val="0"/>
      <w:marRight w:val="0"/>
      <w:marTop w:val="0"/>
      <w:marBottom w:val="0"/>
      <w:divBdr>
        <w:top w:val="none" w:sz="0" w:space="0" w:color="auto"/>
        <w:left w:val="none" w:sz="0" w:space="0" w:color="auto"/>
        <w:bottom w:val="none" w:sz="0" w:space="0" w:color="auto"/>
        <w:right w:val="none" w:sz="0" w:space="0" w:color="auto"/>
      </w:divBdr>
    </w:div>
    <w:div w:id="1346323639">
      <w:marLeft w:val="0"/>
      <w:marRight w:val="0"/>
      <w:marTop w:val="0"/>
      <w:marBottom w:val="0"/>
      <w:divBdr>
        <w:top w:val="none" w:sz="0" w:space="0" w:color="auto"/>
        <w:left w:val="none" w:sz="0" w:space="0" w:color="auto"/>
        <w:bottom w:val="none" w:sz="0" w:space="0" w:color="auto"/>
        <w:right w:val="none" w:sz="0" w:space="0" w:color="auto"/>
      </w:divBdr>
    </w:div>
    <w:div w:id="1346326196">
      <w:marLeft w:val="0"/>
      <w:marRight w:val="0"/>
      <w:marTop w:val="0"/>
      <w:marBottom w:val="0"/>
      <w:divBdr>
        <w:top w:val="none" w:sz="0" w:space="0" w:color="auto"/>
        <w:left w:val="none" w:sz="0" w:space="0" w:color="auto"/>
        <w:bottom w:val="none" w:sz="0" w:space="0" w:color="auto"/>
        <w:right w:val="none" w:sz="0" w:space="0" w:color="auto"/>
      </w:divBdr>
    </w:div>
    <w:div w:id="1346398162">
      <w:marLeft w:val="0"/>
      <w:marRight w:val="0"/>
      <w:marTop w:val="0"/>
      <w:marBottom w:val="0"/>
      <w:divBdr>
        <w:top w:val="none" w:sz="0" w:space="0" w:color="auto"/>
        <w:left w:val="none" w:sz="0" w:space="0" w:color="auto"/>
        <w:bottom w:val="none" w:sz="0" w:space="0" w:color="auto"/>
        <w:right w:val="none" w:sz="0" w:space="0" w:color="auto"/>
      </w:divBdr>
    </w:div>
    <w:div w:id="1346398606">
      <w:marLeft w:val="0"/>
      <w:marRight w:val="0"/>
      <w:marTop w:val="0"/>
      <w:marBottom w:val="0"/>
      <w:divBdr>
        <w:top w:val="none" w:sz="0" w:space="0" w:color="auto"/>
        <w:left w:val="none" w:sz="0" w:space="0" w:color="auto"/>
        <w:bottom w:val="none" w:sz="0" w:space="0" w:color="auto"/>
        <w:right w:val="none" w:sz="0" w:space="0" w:color="auto"/>
      </w:divBdr>
    </w:div>
    <w:div w:id="1346516533">
      <w:marLeft w:val="0"/>
      <w:marRight w:val="0"/>
      <w:marTop w:val="0"/>
      <w:marBottom w:val="0"/>
      <w:divBdr>
        <w:top w:val="none" w:sz="0" w:space="0" w:color="auto"/>
        <w:left w:val="none" w:sz="0" w:space="0" w:color="auto"/>
        <w:bottom w:val="none" w:sz="0" w:space="0" w:color="auto"/>
        <w:right w:val="none" w:sz="0" w:space="0" w:color="auto"/>
      </w:divBdr>
    </w:div>
    <w:div w:id="1346518681">
      <w:marLeft w:val="0"/>
      <w:marRight w:val="0"/>
      <w:marTop w:val="0"/>
      <w:marBottom w:val="0"/>
      <w:divBdr>
        <w:top w:val="none" w:sz="0" w:space="0" w:color="auto"/>
        <w:left w:val="none" w:sz="0" w:space="0" w:color="auto"/>
        <w:bottom w:val="none" w:sz="0" w:space="0" w:color="auto"/>
        <w:right w:val="none" w:sz="0" w:space="0" w:color="auto"/>
      </w:divBdr>
    </w:div>
    <w:div w:id="1346592955">
      <w:marLeft w:val="0"/>
      <w:marRight w:val="0"/>
      <w:marTop w:val="0"/>
      <w:marBottom w:val="0"/>
      <w:divBdr>
        <w:top w:val="none" w:sz="0" w:space="0" w:color="auto"/>
        <w:left w:val="none" w:sz="0" w:space="0" w:color="auto"/>
        <w:bottom w:val="none" w:sz="0" w:space="0" w:color="auto"/>
        <w:right w:val="none" w:sz="0" w:space="0" w:color="auto"/>
      </w:divBdr>
    </w:div>
    <w:div w:id="1346978452">
      <w:marLeft w:val="0"/>
      <w:marRight w:val="0"/>
      <w:marTop w:val="0"/>
      <w:marBottom w:val="0"/>
      <w:divBdr>
        <w:top w:val="none" w:sz="0" w:space="0" w:color="auto"/>
        <w:left w:val="none" w:sz="0" w:space="0" w:color="auto"/>
        <w:bottom w:val="none" w:sz="0" w:space="0" w:color="auto"/>
        <w:right w:val="none" w:sz="0" w:space="0" w:color="auto"/>
      </w:divBdr>
    </w:div>
    <w:div w:id="1347053296">
      <w:marLeft w:val="0"/>
      <w:marRight w:val="0"/>
      <w:marTop w:val="0"/>
      <w:marBottom w:val="0"/>
      <w:divBdr>
        <w:top w:val="none" w:sz="0" w:space="0" w:color="auto"/>
        <w:left w:val="none" w:sz="0" w:space="0" w:color="auto"/>
        <w:bottom w:val="none" w:sz="0" w:space="0" w:color="auto"/>
        <w:right w:val="none" w:sz="0" w:space="0" w:color="auto"/>
      </w:divBdr>
    </w:div>
    <w:div w:id="1347056860">
      <w:marLeft w:val="0"/>
      <w:marRight w:val="0"/>
      <w:marTop w:val="0"/>
      <w:marBottom w:val="0"/>
      <w:divBdr>
        <w:top w:val="none" w:sz="0" w:space="0" w:color="auto"/>
        <w:left w:val="none" w:sz="0" w:space="0" w:color="auto"/>
        <w:bottom w:val="none" w:sz="0" w:space="0" w:color="auto"/>
        <w:right w:val="none" w:sz="0" w:space="0" w:color="auto"/>
      </w:divBdr>
    </w:div>
    <w:div w:id="1347176548">
      <w:marLeft w:val="0"/>
      <w:marRight w:val="0"/>
      <w:marTop w:val="0"/>
      <w:marBottom w:val="0"/>
      <w:divBdr>
        <w:top w:val="none" w:sz="0" w:space="0" w:color="auto"/>
        <w:left w:val="none" w:sz="0" w:space="0" w:color="auto"/>
        <w:bottom w:val="none" w:sz="0" w:space="0" w:color="auto"/>
        <w:right w:val="none" w:sz="0" w:space="0" w:color="auto"/>
      </w:divBdr>
    </w:div>
    <w:div w:id="1347246592">
      <w:marLeft w:val="0"/>
      <w:marRight w:val="0"/>
      <w:marTop w:val="0"/>
      <w:marBottom w:val="0"/>
      <w:divBdr>
        <w:top w:val="none" w:sz="0" w:space="0" w:color="auto"/>
        <w:left w:val="none" w:sz="0" w:space="0" w:color="auto"/>
        <w:bottom w:val="none" w:sz="0" w:space="0" w:color="auto"/>
        <w:right w:val="none" w:sz="0" w:space="0" w:color="auto"/>
      </w:divBdr>
    </w:div>
    <w:div w:id="1347292414">
      <w:marLeft w:val="0"/>
      <w:marRight w:val="0"/>
      <w:marTop w:val="0"/>
      <w:marBottom w:val="0"/>
      <w:divBdr>
        <w:top w:val="none" w:sz="0" w:space="0" w:color="auto"/>
        <w:left w:val="none" w:sz="0" w:space="0" w:color="auto"/>
        <w:bottom w:val="none" w:sz="0" w:space="0" w:color="auto"/>
        <w:right w:val="none" w:sz="0" w:space="0" w:color="auto"/>
      </w:divBdr>
    </w:div>
    <w:div w:id="1347560431">
      <w:marLeft w:val="0"/>
      <w:marRight w:val="0"/>
      <w:marTop w:val="0"/>
      <w:marBottom w:val="0"/>
      <w:divBdr>
        <w:top w:val="none" w:sz="0" w:space="0" w:color="auto"/>
        <w:left w:val="none" w:sz="0" w:space="0" w:color="auto"/>
        <w:bottom w:val="none" w:sz="0" w:space="0" w:color="auto"/>
        <w:right w:val="none" w:sz="0" w:space="0" w:color="auto"/>
      </w:divBdr>
    </w:div>
    <w:div w:id="1347638203">
      <w:marLeft w:val="0"/>
      <w:marRight w:val="0"/>
      <w:marTop w:val="0"/>
      <w:marBottom w:val="0"/>
      <w:divBdr>
        <w:top w:val="none" w:sz="0" w:space="0" w:color="auto"/>
        <w:left w:val="none" w:sz="0" w:space="0" w:color="auto"/>
        <w:bottom w:val="none" w:sz="0" w:space="0" w:color="auto"/>
        <w:right w:val="none" w:sz="0" w:space="0" w:color="auto"/>
      </w:divBdr>
    </w:div>
    <w:div w:id="1347826028">
      <w:marLeft w:val="0"/>
      <w:marRight w:val="0"/>
      <w:marTop w:val="0"/>
      <w:marBottom w:val="0"/>
      <w:divBdr>
        <w:top w:val="none" w:sz="0" w:space="0" w:color="auto"/>
        <w:left w:val="none" w:sz="0" w:space="0" w:color="auto"/>
        <w:bottom w:val="none" w:sz="0" w:space="0" w:color="auto"/>
        <w:right w:val="none" w:sz="0" w:space="0" w:color="auto"/>
      </w:divBdr>
    </w:div>
    <w:div w:id="1347831385">
      <w:marLeft w:val="0"/>
      <w:marRight w:val="0"/>
      <w:marTop w:val="0"/>
      <w:marBottom w:val="0"/>
      <w:divBdr>
        <w:top w:val="none" w:sz="0" w:space="0" w:color="auto"/>
        <w:left w:val="none" w:sz="0" w:space="0" w:color="auto"/>
        <w:bottom w:val="none" w:sz="0" w:space="0" w:color="auto"/>
        <w:right w:val="none" w:sz="0" w:space="0" w:color="auto"/>
      </w:divBdr>
    </w:div>
    <w:div w:id="1348021878">
      <w:marLeft w:val="0"/>
      <w:marRight w:val="0"/>
      <w:marTop w:val="0"/>
      <w:marBottom w:val="0"/>
      <w:divBdr>
        <w:top w:val="none" w:sz="0" w:space="0" w:color="auto"/>
        <w:left w:val="none" w:sz="0" w:space="0" w:color="auto"/>
        <w:bottom w:val="none" w:sz="0" w:space="0" w:color="auto"/>
        <w:right w:val="none" w:sz="0" w:space="0" w:color="auto"/>
      </w:divBdr>
    </w:div>
    <w:div w:id="1348024280">
      <w:marLeft w:val="0"/>
      <w:marRight w:val="0"/>
      <w:marTop w:val="0"/>
      <w:marBottom w:val="0"/>
      <w:divBdr>
        <w:top w:val="none" w:sz="0" w:space="0" w:color="auto"/>
        <w:left w:val="none" w:sz="0" w:space="0" w:color="auto"/>
        <w:bottom w:val="none" w:sz="0" w:space="0" w:color="auto"/>
        <w:right w:val="none" w:sz="0" w:space="0" w:color="auto"/>
      </w:divBdr>
    </w:div>
    <w:div w:id="1348092579">
      <w:marLeft w:val="0"/>
      <w:marRight w:val="0"/>
      <w:marTop w:val="0"/>
      <w:marBottom w:val="0"/>
      <w:divBdr>
        <w:top w:val="none" w:sz="0" w:space="0" w:color="auto"/>
        <w:left w:val="none" w:sz="0" w:space="0" w:color="auto"/>
        <w:bottom w:val="none" w:sz="0" w:space="0" w:color="auto"/>
        <w:right w:val="none" w:sz="0" w:space="0" w:color="auto"/>
      </w:divBdr>
    </w:div>
    <w:div w:id="1348097410">
      <w:marLeft w:val="0"/>
      <w:marRight w:val="0"/>
      <w:marTop w:val="0"/>
      <w:marBottom w:val="0"/>
      <w:divBdr>
        <w:top w:val="none" w:sz="0" w:space="0" w:color="auto"/>
        <w:left w:val="none" w:sz="0" w:space="0" w:color="auto"/>
        <w:bottom w:val="none" w:sz="0" w:space="0" w:color="auto"/>
        <w:right w:val="none" w:sz="0" w:space="0" w:color="auto"/>
      </w:divBdr>
    </w:div>
    <w:div w:id="1348360921">
      <w:marLeft w:val="0"/>
      <w:marRight w:val="0"/>
      <w:marTop w:val="0"/>
      <w:marBottom w:val="0"/>
      <w:divBdr>
        <w:top w:val="none" w:sz="0" w:space="0" w:color="auto"/>
        <w:left w:val="none" w:sz="0" w:space="0" w:color="auto"/>
        <w:bottom w:val="none" w:sz="0" w:space="0" w:color="auto"/>
        <w:right w:val="none" w:sz="0" w:space="0" w:color="auto"/>
      </w:divBdr>
    </w:div>
    <w:div w:id="1348405805">
      <w:marLeft w:val="0"/>
      <w:marRight w:val="0"/>
      <w:marTop w:val="0"/>
      <w:marBottom w:val="0"/>
      <w:divBdr>
        <w:top w:val="none" w:sz="0" w:space="0" w:color="auto"/>
        <w:left w:val="none" w:sz="0" w:space="0" w:color="auto"/>
        <w:bottom w:val="none" w:sz="0" w:space="0" w:color="auto"/>
        <w:right w:val="none" w:sz="0" w:space="0" w:color="auto"/>
      </w:divBdr>
    </w:div>
    <w:div w:id="1348947369">
      <w:marLeft w:val="0"/>
      <w:marRight w:val="0"/>
      <w:marTop w:val="0"/>
      <w:marBottom w:val="0"/>
      <w:divBdr>
        <w:top w:val="none" w:sz="0" w:space="0" w:color="auto"/>
        <w:left w:val="none" w:sz="0" w:space="0" w:color="auto"/>
        <w:bottom w:val="none" w:sz="0" w:space="0" w:color="auto"/>
        <w:right w:val="none" w:sz="0" w:space="0" w:color="auto"/>
      </w:divBdr>
    </w:div>
    <w:div w:id="1349061886">
      <w:marLeft w:val="0"/>
      <w:marRight w:val="0"/>
      <w:marTop w:val="0"/>
      <w:marBottom w:val="0"/>
      <w:divBdr>
        <w:top w:val="none" w:sz="0" w:space="0" w:color="auto"/>
        <w:left w:val="none" w:sz="0" w:space="0" w:color="auto"/>
        <w:bottom w:val="none" w:sz="0" w:space="0" w:color="auto"/>
        <w:right w:val="none" w:sz="0" w:space="0" w:color="auto"/>
      </w:divBdr>
    </w:div>
    <w:div w:id="1349062654">
      <w:marLeft w:val="0"/>
      <w:marRight w:val="0"/>
      <w:marTop w:val="0"/>
      <w:marBottom w:val="0"/>
      <w:divBdr>
        <w:top w:val="none" w:sz="0" w:space="0" w:color="auto"/>
        <w:left w:val="none" w:sz="0" w:space="0" w:color="auto"/>
        <w:bottom w:val="none" w:sz="0" w:space="0" w:color="auto"/>
        <w:right w:val="none" w:sz="0" w:space="0" w:color="auto"/>
      </w:divBdr>
    </w:div>
    <w:div w:id="1349211439">
      <w:marLeft w:val="0"/>
      <w:marRight w:val="0"/>
      <w:marTop w:val="0"/>
      <w:marBottom w:val="0"/>
      <w:divBdr>
        <w:top w:val="none" w:sz="0" w:space="0" w:color="auto"/>
        <w:left w:val="none" w:sz="0" w:space="0" w:color="auto"/>
        <w:bottom w:val="none" w:sz="0" w:space="0" w:color="auto"/>
        <w:right w:val="none" w:sz="0" w:space="0" w:color="auto"/>
      </w:divBdr>
    </w:div>
    <w:div w:id="1349258652">
      <w:marLeft w:val="0"/>
      <w:marRight w:val="0"/>
      <w:marTop w:val="0"/>
      <w:marBottom w:val="0"/>
      <w:divBdr>
        <w:top w:val="none" w:sz="0" w:space="0" w:color="auto"/>
        <w:left w:val="none" w:sz="0" w:space="0" w:color="auto"/>
        <w:bottom w:val="none" w:sz="0" w:space="0" w:color="auto"/>
        <w:right w:val="none" w:sz="0" w:space="0" w:color="auto"/>
      </w:divBdr>
    </w:div>
    <w:div w:id="1349284661">
      <w:marLeft w:val="0"/>
      <w:marRight w:val="0"/>
      <w:marTop w:val="0"/>
      <w:marBottom w:val="0"/>
      <w:divBdr>
        <w:top w:val="none" w:sz="0" w:space="0" w:color="auto"/>
        <w:left w:val="none" w:sz="0" w:space="0" w:color="auto"/>
        <w:bottom w:val="none" w:sz="0" w:space="0" w:color="auto"/>
        <w:right w:val="none" w:sz="0" w:space="0" w:color="auto"/>
      </w:divBdr>
    </w:div>
    <w:div w:id="1349284790">
      <w:bodyDiv w:val="1"/>
      <w:marLeft w:val="0"/>
      <w:marRight w:val="0"/>
      <w:marTop w:val="0"/>
      <w:marBottom w:val="0"/>
      <w:divBdr>
        <w:top w:val="none" w:sz="0" w:space="0" w:color="auto"/>
        <w:left w:val="none" w:sz="0" w:space="0" w:color="auto"/>
        <w:bottom w:val="none" w:sz="0" w:space="0" w:color="auto"/>
        <w:right w:val="none" w:sz="0" w:space="0" w:color="auto"/>
      </w:divBdr>
    </w:div>
    <w:div w:id="1349478967">
      <w:marLeft w:val="0"/>
      <w:marRight w:val="0"/>
      <w:marTop w:val="0"/>
      <w:marBottom w:val="0"/>
      <w:divBdr>
        <w:top w:val="none" w:sz="0" w:space="0" w:color="auto"/>
        <w:left w:val="none" w:sz="0" w:space="0" w:color="auto"/>
        <w:bottom w:val="none" w:sz="0" w:space="0" w:color="auto"/>
        <w:right w:val="none" w:sz="0" w:space="0" w:color="auto"/>
      </w:divBdr>
    </w:div>
    <w:div w:id="1349479221">
      <w:marLeft w:val="0"/>
      <w:marRight w:val="0"/>
      <w:marTop w:val="0"/>
      <w:marBottom w:val="0"/>
      <w:divBdr>
        <w:top w:val="none" w:sz="0" w:space="0" w:color="auto"/>
        <w:left w:val="none" w:sz="0" w:space="0" w:color="auto"/>
        <w:bottom w:val="none" w:sz="0" w:space="0" w:color="auto"/>
        <w:right w:val="none" w:sz="0" w:space="0" w:color="auto"/>
      </w:divBdr>
    </w:div>
    <w:div w:id="1349484369">
      <w:marLeft w:val="0"/>
      <w:marRight w:val="0"/>
      <w:marTop w:val="0"/>
      <w:marBottom w:val="0"/>
      <w:divBdr>
        <w:top w:val="none" w:sz="0" w:space="0" w:color="auto"/>
        <w:left w:val="none" w:sz="0" w:space="0" w:color="auto"/>
        <w:bottom w:val="none" w:sz="0" w:space="0" w:color="auto"/>
        <w:right w:val="none" w:sz="0" w:space="0" w:color="auto"/>
      </w:divBdr>
    </w:div>
    <w:div w:id="1349598343">
      <w:marLeft w:val="0"/>
      <w:marRight w:val="0"/>
      <w:marTop w:val="0"/>
      <w:marBottom w:val="0"/>
      <w:divBdr>
        <w:top w:val="none" w:sz="0" w:space="0" w:color="auto"/>
        <w:left w:val="none" w:sz="0" w:space="0" w:color="auto"/>
        <w:bottom w:val="none" w:sz="0" w:space="0" w:color="auto"/>
        <w:right w:val="none" w:sz="0" w:space="0" w:color="auto"/>
      </w:divBdr>
    </w:div>
    <w:div w:id="1349672830">
      <w:marLeft w:val="0"/>
      <w:marRight w:val="0"/>
      <w:marTop w:val="0"/>
      <w:marBottom w:val="0"/>
      <w:divBdr>
        <w:top w:val="none" w:sz="0" w:space="0" w:color="auto"/>
        <w:left w:val="none" w:sz="0" w:space="0" w:color="auto"/>
        <w:bottom w:val="none" w:sz="0" w:space="0" w:color="auto"/>
        <w:right w:val="none" w:sz="0" w:space="0" w:color="auto"/>
      </w:divBdr>
    </w:div>
    <w:div w:id="1349717270">
      <w:bodyDiv w:val="1"/>
      <w:marLeft w:val="0"/>
      <w:marRight w:val="0"/>
      <w:marTop w:val="0"/>
      <w:marBottom w:val="0"/>
      <w:divBdr>
        <w:top w:val="none" w:sz="0" w:space="0" w:color="auto"/>
        <w:left w:val="none" w:sz="0" w:space="0" w:color="auto"/>
        <w:bottom w:val="none" w:sz="0" w:space="0" w:color="auto"/>
        <w:right w:val="none" w:sz="0" w:space="0" w:color="auto"/>
      </w:divBdr>
    </w:div>
    <w:div w:id="1349789047">
      <w:marLeft w:val="0"/>
      <w:marRight w:val="0"/>
      <w:marTop w:val="0"/>
      <w:marBottom w:val="0"/>
      <w:divBdr>
        <w:top w:val="none" w:sz="0" w:space="0" w:color="auto"/>
        <w:left w:val="none" w:sz="0" w:space="0" w:color="auto"/>
        <w:bottom w:val="none" w:sz="0" w:space="0" w:color="auto"/>
        <w:right w:val="none" w:sz="0" w:space="0" w:color="auto"/>
      </w:divBdr>
    </w:div>
    <w:div w:id="1349791157">
      <w:marLeft w:val="0"/>
      <w:marRight w:val="0"/>
      <w:marTop w:val="0"/>
      <w:marBottom w:val="0"/>
      <w:divBdr>
        <w:top w:val="none" w:sz="0" w:space="0" w:color="auto"/>
        <w:left w:val="none" w:sz="0" w:space="0" w:color="auto"/>
        <w:bottom w:val="none" w:sz="0" w:space="0" w:color="auto"/>
        <w:right w:val="none" w:sz="0" w:space="0" w:color="auto"/>
      </w:divBdr>
    </w:div>
    <w:div w:id="1349794842">
      <w:marLeft w:val="0"/>
      <w:marRight w:val="0"/>
      <w:marTop w:val="0"/>
      <w:marBottom w:val="0"/>
      <w:divBdr>
        <w:top w:val="none" w:sz="0" w:space="0" w:color="auto"/>
        <w:left w:val="none" w:sz="0" w:space="0" w:color="auto"/>
        <w:bottom w:val="none" w:sz="0" w:space="0" w:color="auto"/>
        <w:right w:val="none" w:sz="0" w:space="0" w:color="auto"/>
      </w:divBdr>
    </w:div>
    <w:div w:id="1349797959">
      <w:marLeft w:val="0"/>
      <w:marRight w:val="0"/>
      <w:marTop w:val="0"/>
      <w:marBottom w:val="0"/>
      <w:divBdr>
        <w:top w:val="none" w:sz="0" w:space="0" w:color="auto"/>
        <w:left w:val="none" w:sz="0" w:space="0" w:color="auto"/>
        <w:bottom w:val="none" w:sz="0" w:space="0" w:color="auto"/>
        <w:right w:val="none" w:sz="0" w:space="0" w:color="auto"/>
      </w:divBdr>
    </w:div>
    <w:div w:id="1349868348">
      <w:marLeft w:val="0"/>
      <w:marRight w:val="0"/>
      <w:marTop w:val="0"/>
      <w:marBottom w:val="0"/>
      <w:divBdr>
        <w:top w:val="none" w:sz="0" w:space="0" w:color="auto"/>
        <w:left w:val="none" w:sz="0" w:space="0" w:color="auto"/>
        <w:bottom w:val="none" w:sz="0" w:space="0" w:color="auto"/>
        <w:right w:val="none" w:sz="0" w:space="0" w:color="auto"/>
      </w:divBdr>
    </w:div>
    <w:div w:id="1349868993">
      <w:marLeft w:val="0"/>
      <w:marRight w:val="0"/>
      <w:marTop w:val="0"/>
      <w:marBottom w:val="0"/>
      <w:divBdr>
        <w:top w:val="none" w:sz="0" w:space="0" w:color="auto"/>
        <w:left w:val="none" w:sz="0" w:space="0" w:color="auto"/>
        <w:bottom w:val="none" w:sz="0" w:space="0" w:color="auto"/>
        <w:right w:val="none" w:sz="0" w:space="0" w:color="auto"/>
      </w:divBdr>
    </w:div>
    <w:div w:id="1349913623">
      <w:marLeft w:val="0"/>
      <w:marRight w:val="0"/>
      <w:marTop w:val="0"/>
      <w:marBottom w:val="0"/>
      <w:divBdr>
        <w:top w:val="none" w:sz="0" w:space="0" w:color="auto"/>
        <w:left w:val="none" w:sz="0" w:space="0" w:color="auto"/>
        <w:bottom w:val="none" w:sz="0" w:space="0" w:color="auto"/>
        <w:right w:val="none" w:sz="0" w:space="0" w:color="auto"/>
      </w:divBdr>
    </w:div>
    <w:div w:id="1349991192">
      <w:marLeft w:val="0"/>
      <w:marRight w:val="0"/>
      <w:marTop w:val="0"/>
      <w:marBottom w:val="0"/>
      <w:divBdr>
        <w:top w:val="none" w:sz="0" w:space="0" w:color="auto"/>
        <w:left w:val="none" w:sz="0" w:space="0" w:color="auto"/>
        <w:bottom w:val="none" w:sz="0" w:space="0" w:color="auto"/>
        <w:right w:val="none" w:sz="0" w:space="0" w:color="auto"/>
      </w:divBdr>
    </w:div>
    <w:div w:id="1350060849">
      <w:marLeft w:val="0"/>
      <w:marRight w:val="0"/>
      <w:marTop w:val="0"/>
      <w:marBottom w:val="0"/>
      <w:divBdr>
        <w:top w:val="none" w:sz="0" w:space="0" w:color="auto"/>
        <w:left w:val="none" w:sz="0" w:space="0" w:color="auto"/>
        <w:bottom w:val="none" w:sz="0" w:space="0" w:color="auto"/>
        <w:right w:val="none" w:sz="0" w:space="0" w:color="auto"/>
      </w:divBdr>
    </w:div>
    <w:div w:id="1350372156">
      <w:marLeft w:val="0"/>
      <w:marRight w:val="0"/>
      <w:marTop w:val="0"/>
      <w:marBottom w:val="0"/>
      <w:divBdr>
        <w:top w:val="none" w:sz="0" w:space="0" w:color="auto"/>
        <w:left w:val="none" w:sz="0" w:space="0" w:color="auto"/>
        <w:bottom w:val="none" w:sz="0" w:space="0" w:color="auto"/>
        <w:right w:val="none" w:sz="0" w:space="0" w:color="auto"/>
      </w:divBdr>
    </w:div>
    <w:div w:id="1350447810">
      <w:marLeft w:val="0"/>
      <w:marRight w:val="0"/>
      <w:marTop w:val="0"/>
      <w:marBottom w:val="0"/>
      <w:divBdr>
        <w:top w:val="none" w:sz="0" w:space="0" w:color="auto"/>
        <w:left w:val="none" w:sz="0" w:space="0" w:color="auto"/>
        <w:bottom w:val="none" w:sz="0" w:space="0" w:color="auto"/>
        <w:right w:val="none" w:sz="0" w:space="0" w:color="auto"/>
      </w:divBdr>
    </w:div>
    <w:div w:id="1350640773">
      <w:marLeft w:val="0"/>
      <w:marRight w:val="0"/>
      <w:marTop w:val="0"/>
      <w:marBottom w:val="0"/>
      <w:divBdr>
        <w:top w:val="none" w:sz="0" w:space="0" w:color="auto"/>
        <w:left w:val="none" w:sz="0" w:space="0" w:color="auto"/>
        <w:bottom w:val="none" w:sz="0" w:space="0" w:color="auto"/>
        <w:right w:val="none" w:sz="0" w:space="0" w:color="auto"/>
      </w:divBdr>
    </w:div>
    <w:div w:id="1350641732">
      <w:marLeft w:val="0"/>
      <w:marRight w:val="0"/>
      <w:marTop w:val="0"/>
      <w:marBottom w:val="0"/>
      <w:divBdr>
        <w:top w:val="none" w:sz="0" w:space="0" w:color="auto"/>
        <w:left w:val="none" w:sz="0" w:space="0" w:color="auto"/>
        <w:bottom w:val="none" w:sz="0" w:space="0" w:color="auto"/>
        <w:right w:val="none" w:sz="0" w:space="0" w:color="auto"/>
      </w:divBdr>
    </w:div>
    <w:div w:id="1350644740">
      <w:marLeft w:val="0"/>
      <w:marRight w:val="0"/>
      <w:marTop w:val="0"/>
      <w:marBottom w:val="0"/>
      <w:divBdr>
        <w:top w:val="none" w:sz="0" w:space="0" w:color="auto"/>
        <w:left w:val="none" w:sz="0" w:space="0" w:color="auto"/>
        <w:bottom w:val="none" w:sz="0" w:space="0" w:color="auto"/>
        <w:right w:val="none" w:sz="0" w:space="0" w:color="auto"/>
      </w:divBdr>
    </w:div>
    <w:div w:id="1350836220">
      <w:marLeft w:val="0"/>
      <w:marRight w:val="0"/>
      <w:marTop w:val="0"/>
      <w:marBottom w:val="0"/>
      <w:divBdr>
        <w:top w:val="none" w:sz="0" w:space="0" w:color="auto"/>
        <w:left w:val="none" w:sz="0" w:space="0" w:color="auto"/>
        <w:bottom w:val="none" w:sz="0" w:space="0" w:color="auto"/>
        <w:right w:val="none" w:sz="0" w:space="0" w:color="auto"/>
      </w:divBdr>
    </w:div>
    <w:div w:id="1350914124">
      <w:marLeft w:val="0"/>
      <w:marRight w:val="0"/>
      <w:marTop w:val="0"/>
      <w:marBottom w:val="0"/>
      <w:divBdr>
        <w:top w:val="none" w:sz="0" w:space="0" w:color="auto"/>
        <w:left w:val="none" w:sz="0" w:space="0" w:color="auto"/>
        <w:bottom w:val="none" w:sz="0" w:space="0" w:color="auto"/>
        <w:right w:val="none" w:sz="0" w:space="0" w:color="auto"/>
      </w:divBdr>
    </w:div>
    <w:div w:id="1351025337">
      <w:marLeft w:val="0"/>
      <w:marRight w:val="0"/>
      <w:marTop w:val="0"/>
      <w:marBottom w:val="0"/>
      <w:divBdr>
        <w:top w:val="none" w:sz="0" w:space="0" w:color="auto"/>
        <w:left w:val="none" w:sz="0" w:space="0" w:color="auto"/>
        <w:bottom w:val="none" w:sz="0" w:space="0" w:color="auto"/>
        <w:right w:val="none" w:sz="0" w:space="0" w:color="auto"/>
      </w:divBdr>
    </w:div>
    <w:div w:id="1351101079">
      <w:marLeft w:val="0"/>
      <w:marRight w:val="0"/>
      <w:marTop w:val="0"/>
      <w:marBottom w:val="0"/>
      <w:divBdr>
        <w:top w:val="none" w:sz="0" w:space="0" w:color="auto"/>
        <w:left w:val="none" w:sz="0" w:space="0" w:color="auto"/>
        <w:bottom w:val="none" w:sz="0" w:space="0" w:color="auto"/>
        <w:right w:val="none" w:sz="0" w:space="0" w:color="auto"/>
      </w:divBdr>
    </w:div>
    <w:div w:id="1351176184">
      <w:marLeft w:val="0"/>
      <w:marRight w:val="0"/>
      <w:marTop w:val="0"/>
      <w:marBottom w:val="0"/>
      <w:divBdr>
        <w:top w:val="none" w:sz="0" w:space="0" w:color="auto"/>
        <w:left w:val="none" w:sz="0" w:space="0" w:color="auto"/>
        <w:bottom w:val="none" w:sz="0" w:space="0" w:color="auto"/>
        <w:right w:val="none" w:sz="0" w:space="0" w:color="auto"/>
      </w:divBdr>
    </w:div>
    <w:div w:id="1351224659">
      <w:marLeft w:val="0"/>
      <w:marRight w:val="0"/>
      <w:marTop w:val="0"/>
      <w:marBottom w:val="0"/>
      <w:divBdr>
        <w:top w:val="none" w:sz="0" w:space="0" w:color="auto"/>
        <w:left w:val="none" w:sz="0" w:space="0" w:color="auto"/>
        <w:bottom w:val="none" w:sz="0" w:space="0" w:color="auto"/>
        <w:right w:val="none" w:sz="0" w:space="0" w:color="auto"/>
      </w:divBdr>
    </w:div>
    <w:div w:id="1351296308">
      <w:marLeft w:val="0"/>
      <w:marRight w:val="0"/>
      <w:marTop w:val="0"/>
      <w:marBottom w:val="0"/>
      <w:divBdr>
        <w:top w:val="none" w:sz="0" w:space="0" w:color="auto"/>
        <w:left w:val="none" w:sz="0" w:space="0" w:color="auto"/>
        <w:bottom w:val="none" w:sz="0" w:space="0" w:color="auto"/>
        <w:right w:val="none" w:sz="0" w:space="0" w:color="auto"/>
      </w:divBdr>
    </w:div>
    <w:div w:id="1351299779">
      <w:marLeft w:val="0"/>
      <w:marRight w:val="0"/>
      <w:marTop w:val="0"/>
      <w:marBottom w:val="0"/>
      <w:divBdr>
        <w:top w:val="none" w:sz="0" w:space="0" w:color="auto"/>
        <w:left w:val="none" w:sz="0" w:space="0" w:color="auto"/>
        <w:bottom w:val="none" w:sz="0" w:space="0" w:color="auto"/>
        <w:right w:val="none" w:sz="0" w:space="0" w:color="auto"/>
      </w:divBdr>
    </w:div>
    <w:div w:id="1351369582">
      <w:marLeft w:val="0"/>
      <w:marRight w:val="0"/>
      <w:marTop w:val="0"/>
      <w:marBottom w:val="0"/>
      <w:divBdr>
        <w:top w:val="none" w:sz="0" w:space="0" w:color="auto"/>
        <w:left w:val="none" w:sz="0" w:space="0" w:color="auto"/>
        <w:bottom w:val="none" w:sz="0" w:space="0" w:color="auto"/>
        <w:right w:val="none" w:sz="0" w:space="0" w:color="auto"/>
      </w:divBdr>
    </w:div>
    <w:div w:id="1351372550">
      <w:marLeft w:val="0"/>
      <w:marRight w:val="0"/>
      <w:marTop w:val="0"/>
      <w:marBottom w:val="0"/>
      <w:divBdr>
        <w:top w:val="none" w:sz="0" w:space="0" w:color="auto"/>
        <w:left w:val="none" w:sz="0" w:space="0" w:color="auto"/>
        <w:bottom w:val="none" w:sz="0" w:space="0" w:color="auto"/>
        <w:right w:val="none" w:sz="0" w:space="0" w:color="auto"/>
      </w:divBdr>
    </w:div>
    <w:div w:id="1351375644">
      <w:marLeft w:val="0"/>
      <w:marRight w:val="0"/>
      <w:marTop w:val="0"/>
      <w:marBottom w:val="0"/>
      <w:divBdr>
        <w:top w:val="none" w:sz="0" w:space="0" w:color="auto"/>
        <w:left w:val="none" w:sz="0" w:space="0" w:color="auto"/>
        <w:bottom w:val="none" w:sz="0" w:space="0" w:color="auto"/>
        <w:right w:val="none" w:sz="0" w:space="0" w:color="auto"/>
      </w:divBdr>
    </w:div>
    <w:div w:id="1351417931">
      <w:marLeft w:val="0"/>
      <w:marRight w:val="0"/>
      <w:marTop w:val="0"/>
      <w:marBottom w:val="0"/>
      <w:divBdr>
        <w:top w:val="none" w:sz="0" w:space="0" w:color="auto"/>
        <w:left w:val="none" w:sz="0" w:space="0" w:color="auto"/>
        <w:bottom w:val="none" w:sz="0" w:space="0" w:color="auto"/>
        <w:right w:val="none" w:sz="0" w:space="0" w:color="auto"/>
      </w:divBdr>
    </w:div>
    <w:div w:id="1351418131">
      <w:marLeft w:val="0"/>
      <w:marRight w:val="0"/>
      <w:marTop w:val="0"/>
      <w:marBottom w:val="0"/>
      <w:divBdr>
        <w:top w:val="none" w:sz="0" w:space="0" w:color="auto"/>
        <w:left w:val="none" w:sz="0" w:space="0" w:color="auto"/>
        <w:bottom w:val="none" w:sz="0" w:space="0" w:color="auto"/>
        <w:right w:val="none" w:sz="0" w:space="0" w:color="auto"/>
      </w:divBdr>
    </w:div>
    <w:div w:id="1351449332">
      <w:marLeft w:val="0"/>
      <w:marRight w:val="0"/>
      <w:marTop w:val="0"/>
      <w:marBottom w:val="0"/>
      <w:divBdr>
        <w:top w:val="none" w:sz="0" w:space="0" w:color="auto"/>
        <w:left w:val="none" w:sz="0" w:space="0" w:color="auto"/>
        <w:bottom w:val="none" w:sz="0" w:space="0" w:color="auto"/>
        <w:right w:val="none" w:sz="0" w:space="0" w:color="auto"/>
      </w:divBdr>
    </w:div>
    <w:div w:id="1351564666">
      <w:marLeft w:val="0"/>
      <w:marRight w:val="0"/>
      <w:marTop w:val="0"/>
      <w:marBottom w:val="0"/>
      <w:divBdr>
        <w:top w:val="none" w:sz="0" w:space="0" w:color="auto"/>
        <w:left w:val="none" w:sz="0" w:space="0" w:color="auto"/>
        <w:bottom w:val="none" w:sz="0" w:space="0" w:color="auto"/>
        <w:right w:val="none" w:sz="0" w:space="0" w:color="auto"/>
      </w:divBdr>
    </w:div>
    <w:div w:id="1351641263">
      <w:marLeft w:val="0"/>
      <w:marRight w:val="0"/>
      <w:marTop w:val="0"/>
      <w:marBottom w:val="0"/>
      <w:divBdr>
        <w:top w:val="none" w:sz="0" w:space="0" w:color="auto"/>
        <w:left w:val="none" w:sz="0" w:space="0" w:color="auto"/>
        <w:bottom w:val="none" w:sz="0" w:space="0" w:color="auto"/>
        <w:right w:val="none" w:sz="0" w:space="0" w:color="auto"/>
      </w:divBdr>
    </w:div>
    <w:div w:id="1351641767">
      <w:marLeft w:val="0"/>
      <w:marRight w:val="0"/>
      <w:marTop w:val="0"/>
      <w:marBottom w:val="0"/>
      <w:divBdr>
        <w:top w:val="none" w:sz="0" w:space="0" w:color="auto"/>
        <w:left w:val="none" w:sz="0" w:space="0" w:color="auto"/>
        <w:bottom w:val="none" w:sz="0" w:space="0" w:color="auto"/>
        <w:right w:val="none" w:sz="0" w:space="0" w:color="auto"/>
      </w:divBdr>
    </w:div>
    <w:div w:id="1351645124">
      <w:marLeft w:val="0"/>
      <w:marRight w:val="0"/>
      <w:marTop w:val="0"/>
      <w:marBottom w:val="0"/>
      <w:divBdr>
        <w:top w:val="none" w:sz="0" w:space="0" w:color="auto"/>
        <w:left w:val="none" w:sz="0" w:space="0" w:color="auto"/>
        <w:bottom w:val="none" w:sz="0" w:space="0" w:color="auto"/>
        <w:right w:val="none" w:sz="0" w:space="0" w:color="auto"/>
      </w:divBdr>
    </w:div>
    <w:div w:id="1351645157">
      <w:marLeft w:val="0"/>
      <w:marRight w:val="0"/>
      <w:marTop w:val="0"/>
      <w:marBottom w:val="0"/>
      <w:divBdr>
        <w:top w:val="none" w:sz="0" w:space="0" w:color="auto"/>
        <w:left w:val="none" w:sz="0" w:space="0" w:color="auto"/>
        <w:bottom w:val="none" w:sz="0" w:space="0" w:color="auto"/>
        <w:right w:val="none" w:sz="0" w:space="0" w:color="auto"/>
      </w:divBdr>
    </w:div>
    <w:div w:id="1351646505">
      <w:marLeft w:val="0"/>
      <w:marRight w:val="0"/>
      <w:marTop w:val="0"/>
      <w:marBottom w:val="0"/>
      <w:divBdr>
        <w:top w:val="none" w:sz="0" w:space="0" w:color="auto"/>
        <w:left w:val="none" w:sz="0" w:space="0" w:color="auto"/>
        <w:bottom w:val="none" w:sz="0" w:space="0" w:color="auto"/>
        <w:right w:val="none" w:sz="0" w:space="0" w:color="auto"/>
      </w:divBdr>
    </w:div>
    <w:div w:id="1351685156">
      <w:marLeft w:val="0"/>
      <w:marRight w:val="0"/>
      <w:marTop w:val="0"/>
      <w:marBottom w:val="0"/>
      <w:divBdr>
        <w:top w:val="none" w:sz="0" w:space="0" w:color="auto"/>
        <w:left w:val="none" w:sz="0" w:space="0" w:color="auto"/>
        <w:bottom w:val="none" w:sz="0" w:space="0" w:color="auto"/>
        <w:right w:val="none" w:sz="0" w:space="0" w:color="auto"/>
      </w:divBdr>
    </w:div>
    <w:div w:id="1351878557">
      <w:marLeft w:val="0"/>
      <w:marRight w:val="0"/>
      <w:marTop w:val="0"/>
      <w:marBottom w:val="0"/>
      <w:divBdr>
        <w:top w:val="none" w:sz="0" w:space="0" w:color="auto"/>
        <w:left w:val="none" w:sz="0" w:space="0" w:color="auto"/>
        <w:bottom w:val="none" w:sz="0" w:space="0" w:color="auto"/>
        <w:right w:val="none" w:sz="0" w:space="0" w:color="auto"/>
      </w:divBdr>
    </w:div>
    <w:div w:id="1351879872">
      <w:marLeft w:val="0"/>
      <w:marRight w:val="0"/>
      <w:marTop w:val="0"/>
      <w:marBottom w:val="0"/>
      <w:divBdr>
        <w:top w:val="none" w:sz="0" w:space="0" w:color="auto"/>
        <w:left w:val="none" w:sz="0" w:space="0" w:color="auto"/>
        <w:bottom w:val="none" w:sz="0" w:space="0" w:color="auto"/>
        <w:right w:val="none" w:sz="0" w:space="0" w:color="auto"/>
      </w:divBdr>
    </w:div>
    <w:div w:id="1351881387">
      <w:marLeft w:val="0"/>
      <w:marRight w:val="0"/>
      <w:marTop w:val="0"/>
      <w:marBottom w:val="0"/>
      <w:divBdr>
        <w:top w:val="none" w:sz="0" w:space="0" w:color="auto"/>
        <w:left w:val="none" w:sz="0" w:space="0" w:color="auto"/>
        <w:bottom w:val="none" w:sz="0" w:space="0" w:color="auto"/>
        <w:right w:val="none" w:sz="0" w:space="0" w:color="auto"/>
      </w:divBdr>
    </w:div>
    <w:div w:id="1351881718">
      <w:marLeft w:val="0"/>
      <w:marRight w:val="0"/>
      <w:marTop w:val="0"/>
      <w:marBottom w:val="0"/>
      <w:divBdr>
        <w:top w:val="none" w:sz="0" w:space="0" w:color="auto"/>
        <w:left w:val="none" w:sz="0" w:space="0" w:color="auto"/>
        <w:bottom w:val="none" w:sz="0" w:space="0" w:color="auto"/>
        <w:right w:val="none" w:sz="0" w:space="0" w:color="auto"/>
      </w:divBdr>
    </w:div>
    <w:div w:id="1352144720">
      <w:marLeft w:val="0"/>
      <w:marRight w:val="0"/>
      <w:marTop w:val="0"/>
      <w:marBottom w:val="0"/>
      <w:divBdr>
        <w:top w:val="none" w:sz="0" w:space="0" w:color="auto"/>
        <w:left w:val="none" w:sz="0" w:space="0" w:color="auto"/>
        <w:bottom w:val="none" w:sz="0" w:space="0" w:color="auto"/>
        <w:right w:val="none" w:sz="0" w:space="0" w:color="auto"/>
      </w:divBdr>
    </w:div>
    <w:div w:id="1352293833">
      <w:marLeft w:val="0"/>
      <w:marRight w:val="0"/>
      <w:marTop w:val="0"/>
      <w:marBottom w:val="0"/>
      <w:divBdr>
        <w:top w:val="none" w:sz="0" w:space="0" w:color="auto"/>
        <w:left w:val="none" w:sz="0" w:space="0" w:color="auto"/>
        <w:bottom w:val="none" w:sz="0" w:space="0" w:color="auto"/>
        <w:right w:val="none" w:sz="0" w:space="0" w:color="auto"/>
      </w:divBdr>
    </w:div>
    <w:div w:id="1352335869">
      <w:marLeft w:val="0"/>
      <w:marRight w:val="0"/>
      <w:marTop w:val="0"/>
      <w:marBottom w:val="0"/>
      <w:divBdr>
        <w:top w:val="none" w:sz="0" w:space="0" w:color="auto"/>
        <w:left w:val="none" w:sz="0" w:space="0" w:color="auto"/>
        <w:bottom w:val="none" w:sz="0" w:space="0" w:color="auto"/>
        <w:right w:val="none" w:sz="0" w:space="0" w:color="auto"/>
      </w:divBdr>
    </w:div>
    <w:div w:id="1352341509">
      <w:marLeft w:val="0"/>
      <w:marRight w:val="0"/>
      <w:marTop w:val="0"/>
      <w:marBottom w:val="0"/>
      <w:divBdr>
        <w:top w:val="none" w:sz="0" w:space="0" w:color="auto"/>
        <w:left w:val="none" w:sz="0" w:space="0" w:color="auto"/>
        <w:bottom w:val="none" w:sz="0" w:space="0" w:color="auto"/>
        <w:right w:val="none" w:sz="0" w:space="0" w:color="auto"/>
      </w:divBdr>
    </w:div>
    <w:div w:id="1352532091">
      <w:marLeft w:val="0"/>
      <w:marRight w:val="0"/>
      <w:marTop w:val="0"/>
      <w:marBottom w:val="0"/>
      <w:divBdr>
        <w:top w:val="none" w:sz="0" w:space="0" w:color="auto"/>
        <w:left w:val="none" w:sz="0" w:space="0" w:color="auto"/>
        <w:bottom w:val="none" w:sz="0" w:space="0" w:color="auto"/>
        <w:right w:val="none" w:sz="0" w:space="0" w:color="auto"/>
      </w:divBdr>
    </w:div>
    <w:div w:id="1352563177">
      <w:marLeft w:val="0"/>
      <w:marRight w:val="0"/>
      <w:marTop w:val="0"/>
      <w:marBottom w:val="0"/>
      <w:divBdr>
        <w:top w:val="none" w:sz="0" w:space="0" w:color="auto"/>
        <w:left w:val="none" w:sz="0" w:space="0" w:color="auto"/>
        <w:bottom w:val="none" w:sz="0" w:space="0" w:color="auto"/>
        <w:right w:val="none" w:sz="0" w:space="0" w:color="auto"/>
      </w:divBdr>
    </w:div>
    <w:div w:id="1352605411">
      <w:marLeft w:val="0"/>
      <w:marRight w:val="0"/>
      <w:marTop w:val="0"/>
      <w:marBottom w:val="0"/>
      <w:divBdr>
        <w:top w:val="none" w:sz="0" w:space="0" w:color="auto"/>
        <w:left w:val="none" w:sz="0" w:space="0" w:color="auto"/>
        <w:bottom w:val="none" w:sz="0" w:space="0" w:color="auto"/>
        <w:right w:val="none" w:sz="0" w:space="0" w:color="auto"/>
      </w:divBdr>
    </w:div>
    <w:div w:id="1352679189">
      <w:marLeft w:val="0"/>
      <w:marRight w:val="0"/>
      <w:marTop w:val="0"/>
      <w:marBottom w:val="0"/>
      <w:divBdr>
        <w:top w:val="none" w:sz="0" w:space="0" w:color="auto"/>
        <w:left w:val="none" w:sz="0" w:space="0" w:color="auto"/>
        <w:bottom w:val="none" w:sz="0" w:space="0" w:color="auto"/>
        <w:right w:val="none" w:sz="0" w:space="0" w:color="auto"/>
      </w:divBdr>
    </w:div>
    <w:div w:id="1352680588">
      <w:marLeft w:val="0"/>
      <w:marRight w:val="0"/>
      <w:marTop w:val="0"/>
      <w:marBottom w:val="0"/>
      <w:divBdr>
        <w:top w:val="none" w:sz="0" w:space="0" w:color="auto"/>
        <w:left w:val="none" w:sz="0" w:space="0" w:color="auto"/>
        <w:bottom w:val="none" w:sz="0" w:space="0" w:color="auto"/>
        <w:right w:val="none" w:sz="0" w:space="0" w:color="auto"/>
      </w:divBdr>
    </w:div>
    <w:div w:id="1352686664">
      <w:marLeft w:val="0"/>
      <w:marRight w:val="0"/>
      <w:marTop w:val="0"/>
      <w:marBottom w:val="0"/>
      <w:divBdr>
        <w:top w:val="none" w:sz="0" w:space="0" w:color="auto"/>
        <w:left w:val="none" w:sz="0" w:space="0" w:color="auto"/>
        <w:bottom w:val="none" w:sz="0" w:space="0" w:color="auto"/>
        <w:right w:val="none" w:sz="0" w:space="0" w:color="auto"/>
      </w:divBdr>
    </w:div>
    <w:div w:id="1352687447">
      <w:marLeft w:val="0"/>
      <w:marRight w:val="0"/>
      <w:marTop w:val="0"/>
      <w:marBottom w:val="0"/>
      <w:divBdr>
        <w:top w:val="none" w:sz="0" w:space="0" w:color="auto"/>
        <w:left w:val="none" w:sz="0" w:space="0" w:color="auto"/>
        <w:bottom w:val="none" w:sz="0" w:space="0" w:color="auto"/>
        <w:right w:val="none" w:sz="0" w:space="0" w:color="auto"/>
      </w:divBdr>
    </w:div>
    <w:div w:id="1352688291">
      <w:bodyDiv w:val="1"/>
      <w:marLeft w:val="0"/>
      <w:marRight w:val="0"/>
      <w:marTop w:val="0"/>
      <w:marBottom w:val="0"/>
      <w:divBdr>
        <w:top w:val="none" w:sz="0" w:space="0" w:color="auto"/>
        <w:left w:val="none" w:sz="0" w:space="0" w:color="auto"/>
        <w:bottom w:val="none" w:sz="0" w:space="0" w:color="auto"/>
        <w:right w:val="none" w:sz="0" w:space="0" w:color="auto"/>
      </w:divBdr>
    </w:div>
    <w:div w:id="1352950423">
      <w:marLeft w:val="0"/>
      <w:marRight w:val="0"/>
      <w:marTop w:val="0"/>
      <w:marBottom w:val="0"/>
      <w:divBdr>
        <w:top w:val="none" w:sz="0" w:space="0" w:color="auto"/>
        <w:left w:val="none" w:sz="0" w:space="0" w:color="auto"/>
        <w:bottom w:val="none" w:sz="0" w:space="0" w:color="auto"/>
        <w:right w:val="none" w:sz="0" w:space="0" w:color="auto"/>
      </w:divBdr>
    </w:div>
    <w:div w:id="1352996811">
      <w:marLeft w:val="0"/>
      <w:marRight w:val="0"/>
      <w:marTop w:val="0"/>
      <w:marBottom w:val="0"/>
      <w:divBdr>
        <w:top w:val="none" w:sz="0" w:space="0" w:color="auto"/>
        <w:left w:val="none" w:sz="0" w:space="0" w:color="auto"/>
        <w:bottom w:val="none" w:sz="0" w:space="0" w:color="auto"/>
        <w:right w:val="none" w:sz="0" w:space="0" w:color="auto"/>
      </w:divBdr>
    </w:div>
    <w:div w:id="1352998320">
      <w:marLeft w:val="0"/>
      <w:marRight w:val="0"/>
      <w:marTop w:val="0"/>
      <w:marBottom w:val="0"/>
      <w:divBdr>
        <w:top w:val="none" w:sz="0" w:space="0" w:color="auto"/>
        <w:left w:val="none" w:sz="0" w:space="0" w:color="auto"/>
        <w:bottom w:val="none" w:sz="0" w:space="0" w:color="auto"/>
        <w:right w:val="none" w:sz="0" w:space="0" w:color="auto"/>
      </w:divBdr>
    </w:div>
    <w:div w:id="1353144093">
      <w:bodyDiv w:val="1"/>
      <w:marLeft w:val="0"/>
      <w:marRight w:val="0"/>
      <w:marTop w:val="0"/>
      <w:marBottom w:val="0"/>
      <w:divBdr>
        <w:top w:val="none" w:sz="0" w:space="0" w:color="auto"/>
        <w:left w:val="none" w:sz="0" w:space="0" w:color="auto"/>
        <w:bottom w:val="none" w:sz="0" w:space="0" w:color="auto"/>
        <w:right w:val="none" w:sz="0" w:space="0" w:color="auto"/>
      </w:divBdr>
    </w:div>
    <w:div w:id="1353189683">
      <w:marLeft w:val="0"/>
      <w:marRight w:val="0"/>
      <w:marTop w:val="0"/>
      <w:marBottom w:val="0"/>
      <w:divBdr>
        <w:top w:val="none" w:sz="0" w:space="0" w:color="auto"/>
        <w:left w:val="none" w:sz="0" w:space="0" w:color="auto"/>
        <w:bottom w:val="none" w:sz="0" w:space="0" w:color="auto"/>
        <w:right w:val="none" w:sz="0" w:space="0" w:color="auto"/>
      </w:divBdr>
    </w:div>
    <w:div w:id="1353266226">
      <w:marLeft w:val="0"/>
      <w:marRight w:val="0"/>
      <w:marTop w:val="0"/>
      <w:marBottom w:val="0"/>
      <w:divBdr>
        <w:top w:val="none" w:sz="0" w:space="0" w:color="auto"/>
        <w:left w:val="none" w:sz="0" w:space="0" w:color="auto"/>
        <w:bottom w:val="none" w:sz="0" w:space="0" w:color="auto"/>
        <w:right w:val="none" w:sz="0" w:space="0" w:color="auto"/>
      </w:divBdr>
    </w:div>
    <w:div w:id="1353341542">
      <w:marLeft w:val="0"/>
      <w:marRight w:val="0"/>
      <w:marTop w:val="0"/>
      <w:marBottom w:val="0"/>
      <w:divBdr>
        <w:top w:val="none" w:sz="0" w:space="0" w:color="auto"/>
        <w:left w:val="none" w:sz="0" w:space="0" w:color="auto"/>
        <w:bottom w:val="none" w:sz="0" w:space="0" w:color="auto"/>
        <w:right w:val="none" w:sz="0" w:space="0" w:color="auto"/>
      </w:divBdr>
    </w:div>
    <w:div w:id="1353527795">
      <w:marLeft w:val="0"/>
      <w:marRight w:val="0"/>
      <w:marTop w:val="0"/>
      <w:marBottom w:val="0"/>
      <w:divBdr>
        <w:top w:val="none" w:sz="0" w:space="0" w:color="auto"/>
        <w:left w:val="none" w:sz="0" w:space="0" w:color="auto"/>
        <w:bottom w:val="none" w:sz="0" w:space="0" w:color="auto"/>
        <w:right w:val="none" w:sz="0" w:space="0" w:color="auto"/>
      </w:divBdr>
    </w:div>
    <w:div w:id="1353531643">
      <w:marLeft w:val="0"/>
      <w:marRight w:val="0"/>
      <w:marTop w:val="0"/>
      <w:marBottom w:val="0"/>
      <w:divBdr>
        <w:top w:val="none" w:sz="0" w:space="0" w:color="auto"/>
        <w:left w:val="none" w:sz="0" w:space="0" w:color="auto"/>
        <w:bottom w:val="none" w:sz="0" w:space="0" w:color="auto"/>
        <w:right w:val="none" w:sz="0" w:space="0" w:color="auto"/>
      </w:divBdr>
    </w:div>
    <w:div w:id="1353845421">
      <w:marLeft w:val="0"/>
      <w:marRight w:val="0"/>
      <w:marTop w:val="0"/>
      <w:marBottom w:val="0"/>
      <w:divBdr>
        <w:top w:val="none" w:sz="0" w:space="0" w:color="auto"/>
        <w:left w:val="none" w:sz="0" w:space="0" w:color="auto"/>
        <w:bottom w:val="none" w:sz="0" w:space="0" w:color="auto"/>
        <w:right w:val="none" w:sz="0" w:space="0" w:color="auto"/>
      </w:divBdr>
    </w:div>
    <w:div w:id="1353915487">
      <w:marLeft w:val="0"/>
      <w:marRight w:val="0"/>
      <w:marTop w:val="0"/>
      <w:marBottom w:val="0"/>
      <w:divBdr>
        <w:top w:val="none" w:sz="0" w:space="0" w:color="auto"/>
        <w:left w:val="none" w:sz="0" w:space="0" w:color="auto"/>
        <w:bottom w:val="none" w:sz="0" w:space="0" w:color="auto"/>
        <w:right w:val="none" w:sz="0" w:space="0" w:color="auto"/>
      </w:divBdr>
    </w:div>
    <w:div w:id="1353922333">
      <w:marLeft w:val="0"/>
      <w:marRight w:val="0"/>
      <w:marTop w:val="0"/>
      <w:marBottom w:val="0"/>
      <w:divBdr>
        <w:top w:val="none" w:sz="0" w:space="0" w:color="auto"/>
        <w:left w:val="none" w:sz="0" w:space="0" w:color="auto"/>
        <w:bottom w:val="none" w:sz="0" w:space="0" w:color="auto"/>
        <w:right w:val="none" w:sz="0" w:space="0" w:color="auto"/>
      </w:divBdr>
    </w:div>
    <w:div w:id="1354066643">
      <w:marLeft w:val="0"/>
      <w:marRight w:val="0"/>
      <w:marTop w:val="0"/>
      <w:marBottom w:val="0"/>
      <w:divBdr>
        <w:top w:val="none" w:sz="0" w:space="0" w:color="auto"/>
        <w:left w:val="none" w:sz="0" w:space="0" w:color="auto"/>
        <w:bottom w:val="none" w:sz="0" w:space="0" w:color="auto"/>
        <w:right w:val="none" w:sz="0" w:space="0" w:color="auto"/>
      </w:divBdr>
    </w:div>
    <w:div w:id="1354111768">
      <w:bodyDiv w:val="1"/>
      <w:marLeft w:val="0"/>
      <w:marRight w:val="0"/>
      <w:marTop w:val="0"/>
      <w:marBottom w:val="0"/>
      <w:divBdr>
        <w:top w:val="none" w:sz="0" w:space="0" w:color="auto"/>
        <w:left w:val="none" w:sz="0" w:space="0" w:color="auto"/>
        <w:bottom w:val="none" w:sz="0" w:space="0" w:color="auto"/>
        <w:right w:val="none" w:sz="0" w:space="0" w:color="auto"/>
      </w:divBdr>
    </w:div>
    <w:div w:id="1354115671">
      <w:marLeft w:val="0"/>
      <w:marRight w:val="0"/>
      <w:marTop w:val="0"/>
      <w:marBottom w:val="0"/>
      <w:divBdr>
        <w:top w:val="none" w:sz="0" w:space="0" w:color="auto"/>
        <w:left w:val="none" w:sz="0" w:space="0" w:color="auto"/>
        <w:bottom w:val="none" w:sz="0" w:space="0" w:color="auto"/>
        <w:right w:val="none" w:sz="0" w:space="0" w:color="auto"/>
      </w:divBdr>
    </w:div>
    <w:div w:id="1354187613">
      <w:marLeft w:val="0"/>
      <w:marRight w:val="0"/>
      <w:marTop w:val="0"/>
      <w:marBottom w:val="0"/>
      <w:divBdr>
        <w:top w:val="none" w:sz="0" w:space="0" w:color="auto"/>
        <w:left w:val="none" w:sz="0" w:space="0" w:color="auto"/>
        <w:bottom w:val="none" w:sz="0" w:space="0" w:color="auto"/>
        <w:right w:val="none" w:sz="0" w:space="0" w:color="auto"/>
      </w:divBdr>
    </w:div>
    <w:div w:id="1354190146">
      <w:marLeft w:val="0"/>
      <w:marRight w:val="0"/>
      <w:marTop w:val="0"/>
      <w:marBottom w:val="0"/>
      <w:divBdr>
        <w:top w:val="none" w:sz="0" w:space="0" w:color="auto"/>
        <w:left w:val="none" w:sz="0" w:space="0" w:color="auto"/>
        <w:bottom w:val="none" w:sz="0" w:space="0" w:color="auto"/>
        <w:right w:val="none" w:sz="0" w:space="0" w:color="auto"/>
      </w:divBdr>
    </w:div>
    <w:div w:id="1354265809">
      <w:marLeft w:val="0"/>
      <w:marRight w:val="0"/>
      <w:marTop w:val="0"/>
      <w:marBottom w:val="0"/>
      <w:divBdr>
        <w:top w:val="none" w:sz="0" w:space="0" w:color="auto"/>
        <w:left w:val="none" w:sz="0" w:space="0" w:color="auto"/>
        <w:bottom w:val="none" w:sz="0" w:space="0" w:color="auto"/>
        <w:right w:val="none" w:sz="0" w:space="0" w:color="auto"/>
      </w:divBdr>
    </w:div>
    <w:div w:id="1354575410">
      <w:marLeft w:val="0"/>
      <w:marRight w:val="0"/>
      <w:marTop w:val="0"/>
      <w:marBottom w:val="0"/>
      <w:divBdr>
        <w:top w:val="none" w:sz="0" w:space="0" w:color="auto"/>
        <w:left w:val="none" w:sz="0" w:space="0" w:color="auto"/>
        <w:bottom w:val="none" w:sz="0" w:space="0" w:color="auto"/>
        <w:right w:val="none" w:sz="0" w:space="0" w:color="auto"/>
      </w:divBdr>
    </w:div>
    <w:div w:id="1354575903">
      <w:marLeft w:val="0"/>
      <w:marRight w:val="0"/>
      <w:marTop w:val="0"/>
      <w:marBottom w:val="0"/>
      <w:divBdr>
        <w:top w:val="none" w:sz="0" w:space="0" w:color="auto"/>
        <w:left w:val="none" w:sz="0" w:space="0" w:color="auto"/>
        <w:bottom w:val="none" w:sz="0" w:space="0" w:color="auto"/>
        <w:right w:val="none" w:sz="0" w:space="0" w:color="auto"/>
      </w:divBdr>
    </w:div>
    <w:div w:id="1354646005">
      <w:marLeft w:val="0"/>
      <w:marRight w:val="0"/>
      <w:marTop w:val="0"/>
      <w:marBottom w:val="0"/>
      <w:divBdr>
        <w:top w:val="none" w:sz="0" w:space="0" w:color="auto"/>
        <w:left w:val="none" w:sz="0" w:space="0" w:color="auto"/>
        <w:bottom w:val="none" w:sz="0" w:space="0" w:color="auto"/>
        <w:right w:val="none" w:sz="0" w:space="0" w:color="auto"/>
      </w:divBdr>
    </w:div>
    <w:div w:id="1354651171">
      <w:marLeft w:val="0"/>
      <w:marRight w:val="0"/>
      <w:marTop w:val="0"/>
      <w:marBottom w:val="0"/>
      <w:divBdr>
        <w:top w:val="none" w:sz="0" w:space="0" w:color="auto"/>
        <w:left w:val="none" w:sz="0" w:space="0" w:color="auto"/>
        <w:bottom w:val="none" w:sz="0" w:space="0" w:color="auto"/>
        <w:right w:val="none" w:sz="0" w:space="0" w:color="auto"/>
      </w:divBdr>
    </w:div>
    <w:div w:id="1354652173">
      <w:marLeft w:val="0"/>
      <w:marRight w:val="0"/>
      <w:marTop w:val="0"/>
      <w:marBottom w:val="0"/>
      <w:divBdr>
        <w:top w:val="none" w:sz="0" w:space="0" w:color="auto"/>
        <w:left w:val="none" w:sz="0" w:space="0" w:color="auto"/>
        <w:bottom w:val="none" w:sz="0" w:space="0" w:color="auto"/>
        <w:right w:val="none" w:sz="0" w:space="0" w:color="auto"/>
      </w:divBdr>
    </w:div>
    <w:div w:id="1354720599">
      <w:marLeft w:val="0"/>
      <w:marRight w:val="0"/>
      <w:marTop w:val="0"/>
      <w:marBottom w:val="0"/>
      <w:divBdr>
        <w:top w:val="none" w:sz="0" w:space="0" w:color="auto"/>
        <w:left w:val="none" w:sz="0" w:space="0" w:color="auto"/>
        <w:bottom w:val="none" w:sz="0" w:space="0" w:color="auto"/>
        <w:right w:val="none" w:sz="0" w:space="0" w:color="auto"/>
      </w:divBdr>
    </w:div>
    <w:div w:id="1354723852">
      <w:marLeft w:val="0"/>
      <w:marRight w:val="0"/>
      <w:marTop w:val="0"/>
      <w:marBottom w:val="0"/>
      <w:divBdr>
        <w:top w:val="none" w:sz="0" w:space="0" w:color="auto"/>
        <w:left w:val="none" w:sz="0" w:space="0" w:color="auto"/>
        <w:bottom w:val="none" w:sz="0" w:space="0" w:color="auto"/>
        <w:right w:val="none" w:sz="0" w:space="0" w:color="auto"/>
      </w:divBdr>
    </w:div>
    <w:div w:id="1354763250">
      <w:marLeft w:val="0"/>
      <w:marRight w:val="0"/>
      <w:marTop w:val="0"/>
      <w:marBottom w:val="0"/>
      <w:divBdr>
        <w:top w:val="none" w:sz="0" w:space="0" w:color="auto"/>
        <w:left w:val="none" w:sz="0" w:space="0" w:color="auto"/>
        <w:bottom w:val="none" w:sz="0" w:space="0" w:color="auto"/>
        <w:right w:val="none" w:sz="0" w:space="0" w:color="auto"/>
      </w:divBdr>
    </w:div>
    <w:div w:id="1355109112">
      <w:marLeft w:val="0"/>
      <w:marRight w:val="0"/>
      <w:marTop w:val="0"/>
      <w:marBottom w:val="0"/>
      <w:divBdr>
        <w:top w:val="none" w:sz="0" w:space="0" w:color="auto"/>
        <w:left w:val="none" w:sz="0" w:space="0" w:color="auto"/>
        <w:bottom w:val="none" w:sz="0" w:space="0" w:color="auto"/>
        <w:right w:val="none" w:sz="0" w:space="0" w:color="auto"/>
      </w:divBdr>
    </w:div>
    <w:div w:id="1355109807">
      <w:marLeft w:val="0"/>
      <w:marRight w:val="0"/>
      <w:marTop w:val="0"/>
      <w:marBottom w:val="0"/>
      <w:divBdr>
        <w:top w:val="none" w:sz="0" w:space="0" w:color="auto"/>
        <w:left w:val="none" w:sz="0" w:space="0" w:color="auto"/>
        <w:bottom w:val="none" w:sz="0" w:space="0" w:color="auto"/>
        <w:right w:val="none" w:sz="0" w:space="0" w:color="auto"/>
      </w:divBdr>
    </w:div>
    <w:div w:id="1355185950">
      <w:marLeft w:val="0"/>
      <w:marRight w:val="0"/>
      <w:marTop w:val="0"/>
      <w:marBottom w:val="0"/>
      <w:divBdr>
        <w:top w:val="none" w:sz="0" w:space="0" w:color="auto"/>
        <w:left w:val="none" w:sz="0" w:space="0" w:color="auto"/>
        <w:bottom w:val="none" w:sz="0" w:space="0" w:color="auto"/>
        <w:right w:val="none" w:sz="0" w:space="0" w:color="auto"/>
      </w:divBdr>
    </w:div>
    <w:div w:id="1355225863">
      <w:marLeft w:val="0"/>
      <w:marRight w:val="0"/>
      <w:marTop w:val="0"/>
      <w:marBottom w:val="0"/>
      <w:divBdr>
        <w:top w:val="none" w:sz="0" w:space="0" w:color="auto"/>
        <w:left w:val="none" w:sz="0" w:space="0" w:color="auto"/>
        <w:bottom w:val="none" w:sz="0" w:space="0" w:color="auto"/>
        <w:right w:val="none" w:sz="0" w:space="0" w:color="auto"/>
      </w:divBdr>
    </w:div>
    <w:div w:id="1355232586">
      <w:marLeft w:val="0"/>
      <w:marRight w:val="0"/>
      <w:marTop w:val="0"/>
      <w:marBottom w:val="0"/>
      <w:divBdr>
        <w:top w:val="none" w:sz="0" w:space="0" w:color="auto"/>
        <w:left w:val="none" w:sz="0" w:space="0" w:color="auto"/>
        <w:bottom w:val="none" w:sz="0" w:space="0" w:color="auto"/>
        <w:right w:val="none" w:sz="0" w:space="0" w:color="auto"/>
      </w:divBdr>
    </w:div>
    <w:div w:id="1355304597">
      <w:marLeft w:val="0"/>
      <w:marRight w:val="0"/>
      <w:marTop w:val="0"/>
      <w:marBottom w:val="0"/>
      <w:divBdr>
        <w:top w:val="none" w:sz="0" w:space="0" w:color="auto"/>
        <w:left w:val="none" w:sz="0" w:space="0" w:color="auto"/>
        <w:bottom w:val="none" w:sz="0" w:space="0" w:color="auto"/>
        <w:right w:val="none" w:sz="0" w:space="0" w:color="auto"/>
      </w:divBdr>
    </w:div>
    <w:div w:id="1355377153">
      <w:marLeft w:val="0"/>
      <w:marRight w:val="0"/>
      <w:marTop w:val="0"/>
      <w:marBottom w:val="0"/>
      <w:divBdr>
        <w:top w:val="none" w:sz="0" w:space="0" w:color="auto"/>
        <w:left w:val="none" w:sz="0" w:space="0" w:color="auto"/>
        <w:bottom w:val="none" w:sz="0" w:space="0" w:color="auto"/>
        <w:right w:val="none" w:sz="0" w:space="0" w:color="auto"/>
      </w:divBdr>
    </w:div>
    <w:div w:id="1355426437">
      <w:marLeft w:val="0"/>
      <w:marRight w:val="0"/>
      <w:marTop w:val="0"/>
      <w:marBottom w:val="0"/>
      <w:divBdr>
        <w:top w:val="none" w:sz="0" w:space="0" w:color="auto"/>
        <w:left w:val="none" w:sz="0" w:space="0" w:color="auto"/>
        <w:bottom w:val="none" w:sz="0" w:space="0" w:color="auto"/>
        <w:right w:val="none" w:sz="0" w:space="0" w:color="auto"/>
      </w:divBdr>
    </w:div>
    <w:div w:id="1355494617">
      <w:marLeft w:val="0"/>
      <w:marRight w:val="0"/>
      <w:marTop w:val="0"/>
      <w:marBottom w:val="0"/>
      <w:divBdr>
        <w:top w:val="none" w:sz="0" w:space="0" w:color="auto"/>
        <w:left w:val="none" w:sz="0" w:space="0" w:color="auto"/>
        <w:bottom w:val="none" w:sz="0" w:space="0" w:color="auto"/>
        <w:right w:val="none" w:sz="0" w:space="0" w:color="auto"/>
      </w:divBdr>
    </w:div>
    <w:div w:id="1355689519">
      <w:marLeft w:val="0"/>
      <w:marRight w:val="0"/>
      <w:marTop w:val="0"/>
      <w:marBottom w:val="0"/>
      <w:divBdr>
        <w:top w:val="none" w:sz="0" w:space="0" w:color="auto"/>
        <w:left w:val="none" w:sz="0" w:space="0" w:color="auto"/>
        <w:bottom w:val="none" w:sz="0" w:space="0" w:color="auto"/>
        <w:right w:val="none" w:sz="0" w:space="0" w:color="auto"/>
      </w:divBdr>
    </w:div>
    <w:div w:id="1355691350">
      <w:marLeft w:val="0"/>
      <w:marRight w:val="0"/>
      <w:marTop w:val="0"/>
      <w:marBottom w:val="0"/>
      <w:divBdr>
        <w:top w:val="none" w:sz="0" w:space="0" w:color="auto"/>
        <w:left w:val="none" w:sz="0" w:space="0" w:color="auto"/>
        <w:bottom w:val="none" w:sz="0" w:space="0" w:color="auto"/>
        <w:right w:val="none" w:sz="0" w:space="0" w:color="auto"/>
      </w:divBdr>
    </w:div>
    <w:div w:id="1355768276">
      <w:marLeft w:val="0"/>
      <w:marRight w:val="0"/>
      <w:marTop w:val="0"/>
      <w:marBottom w:val="0"/>
      <w:divBdr>
        <w:top w:val="none" w:sz="0" w:space="0" w:color="auto"/>
        <w:left w:val="none" w:sz="0" w:space="0" w:color="auto"/>
        <w:bottom w:val="none" w:sz="0" w:space="0" w:color="auto"/>
        <w:right w:val="none" w:sz="0" w:space="0" w:color="auto"/>
      </w:divBdr>
    </w:div>
    <w:div w:id="1355880928">
      <w:marLeft w:val="0"/>
      <w:marRight w:val="0"/>
      <w:marTop w:val="0"/>
      <w:marBottom w:val="0"/>
      <w:divBdr>
        <w:top w:val="none" w:sz="0" w:space="0" w:color="auto"/>
        <w:left w:val="none" w:sz="0" w:space="0" w:color="auto"/>
        <w:bottom w:val="none" w:sz="0" w:space="0" w:color="auto"/>
        <w:right w:val="none" w:sz="0" w:space="0" w:color="auto"/>
      </w:divBdr>
    </w:div>
    <w:div w:id="1355959521">
      <w:marLeft w:val="0"/>
      <w:marRight w:val="0"/>
      <w:marTop w:val="0"/>
      <w:marBottom w:val="0"/>
      <w:divBdr>
        <w:top w:val="none" w:sz="0" w:space="0" w:color="auto"/>
        <w:left w:val="none" w:sz="0" w:space="0" w:color="auto"/>
        <w:bottom w:val="none" w:sz="0" w:space="0" w:color="auto"/>
        <w:right w:val="none" w:sz="0" w:space="0" w:color="auto"/>
      </w:divBdr>
    </w:div>
    <w:div w:id="1356154474">
      <w:marLeft w:val="0"/>
      <w:marRight w:val="0"/>
      <w:marTop w:val="0"/>
      <w:marBottom w:val="0"/>
      <w:divBdr>
        <w:top w:val="none" w:sz="0" w:space="0" w:color="auto"/>
        <w:left w:val="none" w:sz="0" w:space="0" w:color="auto"/>
        <w:bottom w:val="none" w:sz="0" w:space="0" w:color="auto"/>
        <w:right w:val="none" w:sz="0" w:space="0" w:color="auto"/>
      </w:divBdr>
    </w:div>
    <w:div w:id="1356155438">
      <w:marLeft w:val="0"/>
      <w:marRight w:val="0"/>
      <w:marTop w:val="0"/>
      <w:marBottom w:val="0"/>
      <w:divBdr>
        <w:top w:val="none" w:sz="0" w:space="0" w:color="auto"/>
        <w:left w:val="none" w:sz="0" w:space="0" w:color="auto"/>
        <w:bottom w:val="none" w:sz="0" w:space="0" w:color="auto"/>
        <w:right w:val="none" w:sz="0" w:space="0" w:color="auto"/>
      </w:divBdr>
    </w:div>
    <w:div w:id="1356540506">
      <w:marLeft w:val="0"/>
      <w:marRight w:val="0"/>
      <w:marTop w:val="0"/>
      <w:marBottom w:val="0"/>
      <w:divBdr>
        <w:top w:val="none" w:sz="0" w:space="0" w:color="auto"/>
        <w:left w:val="none" w:sz="0" w:space="0" w:color="auto"/>
        <w:bottom w:val="none" w:sz="0" w:space="0" w:color="auto"/>
        <w:right w:val="none" w:sz="0" w:space="0" w:color="auto"/>
      </w:divBdr>
    </w:div>
    <w:div w:id="1356880393">
      <w:marLeft w:val="0"/>
      <w:marRight w:val="0"/>
      <w:marTop w:val="0"/>
      <w:marBottom w:val="0"/>
      <w:divBdr>
        <w:top w:val="none" w:sz="0" w:space="0" w:color="auto"/>
        <w:left w:val="none" w:sz="0" w:space="0" w:color="auto"/>
        <w:bottom w:val="none" w:sz="0" w:space="0" w:color="auto"/>
        <w:right w:val="none" w:sz="0" w:space="0" w:color="auto"/>
      </w:divBdr>
    </w:div>
    <w:div w:id="1356923130">
      <w:bodyDiv w:val="1"/>
      <w:marLeft w:val="0"/>
      <w:marRight w:val="0"/>
      <w:marTop w:val="0"/>
      <w:marBottom w:val="0"/>
      <w:divBdr>
        <w:top w:val="none" w:sz="0" w:space="0" w:color="auto"/>
        <w:left w:val="none" w:sz="0" w:space="0" w:color="auto"/>
        <w:bottom w:val="none" w:sz="0" w:space="0" w:color="auto"/>
        <w:right w:val="none" w:sz="0" w:space="0" w:color="auto"/>
      </w:divBdr>
    </w:div>
    <w:div w:id="1357072865">
      <w:marLeft w:val="0"/>
      <w:marRight w:val="0"/>
      <w:marTop w:val="0"/>
      <w:marBottom w:val="0"/>
      <w:divBdr>
        <w:top w:val="none" w:sz="0" w:space="0" w:color="auto"/>
        <w:left w:val="none" w:sz="0" w:space="0" w:color="auto"/>
        <w:bottom w:val="none" w:sz="0" w:space="0" w:color="auto"/>
        <w:right w:val="none" w:sz="0" w:space="0" w:color="auto"/>
      </w:divBdr>
    </w:div>
    <w:div w:id="1357193417">
      <w:marLeft w:val="0"/>
      <w:marRight w:val="0"/>
      <w:marTop w:val="0"/>
      <w:marBottom w:val="0"/>
      <w:divBdr>
        <w:top w:val="none" w:sz="0" w:space="0" w:color="auto"/>
        <w:left w:val="none" w:sz="0" w:space="0" w:color="auto"/>
        <w:bottom w:val="none" w:sz="0" w:space="0" w:color="auto"/>
        <w:right w:val="none" w:sz="0" w:space="0" w:color="auto"/>
      </w:divBdr>
    </w:div>
    <w:div w:id="1357195447">
      <w:marLeft w:val="0"/>
      <w:marRight w:val="0"/>
      <w:marTop w:val="0"/>
      <w:marBottom w:val="0"/>
      <w:divBdr>
        <w:top w:val="none" w:sz="0" w:space="0" w:color="auto"/>
        <w:left w:val="none" w:sz="0" w:space="0" w:color="auto"/>
        <w:bottom w:val="none" w:sz="0" w:space="0" w:color="auto"/>
        <w:right w:val="none" w:sz="0" w:space="0" w:color="auto"/>
      </w:divBdr>
    </w:div>
    <w:div w:id="1357271752">
      <w:marLeft w:val="0"/>
      <w:marRight w:val="0"/>
      <w:marTop w:val="0"/>
      <w:marBottom w:val="0"/>
      <w:divBdr>
        <w:top w:val="none" w:sz="0" w:space="0" w:color="auto"/>
        <w:left w:val="none" w:sz="0" w:space="0" w:color="auto"/>
        <w:bottom w:val="none" w:sz="0" w:space="0" w:color="auto"/>
        <w:right w:val="none" w:sz="0" w:space="0" w:color="auto"/>
      </w:divBdr>
    </w:div>
    <w:div w:id="1357274448">
      <w:marLeft w:val="0"/>
      <w:marRight w:val="0"/>
      <w:marTop w:val="0"/>
      <w:marBottom w:val="0"/>
      <w:divBdr>
        <w:top w:val="none" w:sz="0" w:space="0" w:color="auto"/>
        <w:left w:val="none" w:sz="0" w:space="0" w:color="auto"/>
        <w:bottom w:val="none" w:sz="0" w:space="0" w:color="auto"/>
        <w:right w:val="none" w:sz="0" w:space="0" w:color="auto"/>
      </w:divBdr>
    </w:div>
    <w:div w:id="1357317360">
      <w:marLeft w:val="0"/>
      <w:marRight w:val="0"/>
      <w:marTop w:val="0"/>
      <w:marBottom w:val="0"/>
      <w:divBdr>
        <w:top w:val="none" w:sz="0" w:space="0" w:color="auto"/>
        <w:left w:val="none" w:sz="0" w:space="0" w:color="auto"/>
        <w:bottom w:val="none" w:sz="0" w:space="0" w:color="auto"/>
        <w:right w:val="none" w:sz="0" w:space="0" w:color="auto"/>
      </w:divBdr>
    </w:div>
    <w:div w:id="1357344778">
      <w:marLeft w:val="0"/>
      <w:marRight w:val="0"/>
      <w:marTop w:val="0"/>
      <w:marBottom w:val="0"/>
      <w:divBdr>
        <w:top w:val="none" w:sz="0" w:space="0" w:color="auto"/>
        <w:left w:val="none" w:sz="0" w:space="0" w:color="auto"/>
        <w:bottom w:val="none" w:sz="0" w:space="0" w:color="auto"/>
        <w:right w:val="none" w:sz="0" w:space="0" w:color="auto"/>
      </w:divBdr>
    </w:div>
    <w:div w:id="1357537643">
      <w:marLeft w:val="0"/>
      <w:marRight w:val="0"/>
      <w:marTop w:val="0"/>
      <w:marBottom w:val="0"/>
      <w:divBdr>
        <w:top w:val="none" w:sz="0" w:space="0" w:color="auto"/>
        <w:left w:val="none" w:sz="0" w:space="0" w:color="auto"/>
        <w:bottom w:val="none" w:sz="0" w:space="0" w:color="auto"/>
        <w:right w:val="none" w:sz="0" w:space="0" w:color="auto"/>
      </w:divBdr>
    </w:div>
    <w:div w:id="1357654537">
      <w:marLeft w:val="0"/>
      <w:marRight w:val="0"/>
      <w:marTop w:val="0"/>
      <w:marBottom w:val="0"/>
      <w:divBdr>
        <w:top w:val="none" w:sz="0" w:space="0" w:color="auto"/>
        <w:left w:val="none" w:sz="0" w:space="0" w:color="auto"/>
        <w:bottom w:val="none" w:sz="0" w:space="0" w:color="auto"/>
        <w:right w:val="none" w:sz="0" w:space="0" w:color="auto"/>
      </w:divBdr>
    </w:div>
    <w:div w:id="1357854776">
      <w:marLeft w:val="0"/>
      <w:marRight w:val="0"/>
      <w:marTop w:val="0"/>
      <w:marBottom w:val="0"/>
      <w:divBdr>
        <w:top w:val="none" w:sz="0" w:space="0" w:color="auto"/>
        <w:left w:val="none" w:sz="0" w:space="0" w:color="auto"/>
        <w:bottom w:val="none" w:sz="0" w:space="0" w:color="auto"/>
        <w:right w:val="none" w:sz="0" w:space="0" w:color="auto"/>
      </w:divBdr>
    </w:div>
    <w:div w:id="1357927303">
      <w:marLeft w:val="0"/>
      <w:marRight w:val="0"/>
      <w:marTop w:val="0"/>
      <w:marBottom w:val="0"/>
      <w:divBdr>
        <w:top w:val="none" w:sz="0" w:space="0" w:color="auto"/>
        <w:left w:val="none" w:sz="0" w:space="0" w:color="auto"/>
        <w:bottom w:val="none" w:sz="0" w:space="0" w:color="auto"/>
        <w:right w:val="none" w:sz="0" w:space="0" w:color="auto"/>
      </w:divBdr>
    </w:div>
    <w:div w:id="1358045453">
      <w:marLeft w:val="0"/>
      <w:marRight w:val="0"/>
      <w:marTop w:val="0"/>
      <w:marBottom w:val="0"/>
      <w:divBdr>
        <w:top w:val="none" w:sz="0" w:space="0" w:color="auto"/>
        <w:left w:val="none" w:sz="0" w:space="0" w:color="auto"/>
        <w:bottom w:val="none" w:sz="0" w:space="0" w:color="auto"/>
        <w:right w:val="none" w:sz="0" w:space="0" w:color="auto"/>
      </w:divBdr>
    </w:div>
    <w:div w:id="1358046046">
      <w:marLeft w:val="0"/>
      <w:marRight w:val="0"/>
      <w:marTop w:val="0"/>
      <w:marBottom w:val="0"/>
      <w:divBdr>
        <w:top w:val="none" w:sz="0" w:space="0" w:color="auto"/>
        <w:left w:val="none" w:sz="0" w:space="0" w:color="auto"/>
        <w:bottom w:val="none" w:sz="0" w:space="0" w:color="auto"/>
        <w:right w:val="none" w:sz="0" w:space="0" w:color="auto"/>
      </w:divBdr>
    </w:div>
    <w:div w:id="1358046707">
      <w:marLeft w:val="0"/>
      <w:marRight w:val="0"/>
      <w:marTop w:val="0"/>
      <w:marBottom w:val="0"/>
      <w:divBdr>
        <w:top w:val="none" w:sz="0" w:space="0" w:color="auto"/>
        <w:left w:val="none" w:sz="0" w:space="0" w:color="auto"/>
        <w:bottom w:val="none" w:sz="0" w:space="0" w:color="auto"/>
        <w:right w:val="none" w:sz="0" w:space="0" w:color="auto"/>
      </w:divBdr>
    </w:div>
    <w:div w:id="1358120665">
      <w:marLeft w:val="0"/>
      <w:marRight w:val="0"/>
      <w:marTop w:val="0"/>
      <w:marBottom w:val="0"/>
      <w:divBdr>
        <w:top w:val="none" w:sz="0" w:space="0" w:color="auto"/>
        <w:left w:val="none" w:sz="0" w:space="0" w:color="auto"/>
        <w:bottom w:val="none" w:sz="0" w:space="0" w:color="auto"/>
        <w:right w:val="none" w:sz="0" w:space="0" w:color="auto"/>
      </w:divBdr>
    </w:div>
    <w:div w:id="1358307865">
      <w:marLeft w:val="0"/>
      <w:marRight w:val="0"/>
      <w:marTop w:val="0"/>
      <w:marBottom w:val="0"/>
      <w:divBdr>
        <w:top w:val="none" w:sz="0" w:space="0" w:color="auto"/>
        <w:left w:val="none" w:sz="0" w:space="0" w:color="auto"/>
        <w:bottom w:val="none" w:sz="0" w:space="0" w:color="auto"/>
        <w:right w:val="none" w:sz="0" w:space="0" w:color="auto"/>
      </w:divBdr>
    </w:div>
    <w:div w:id="1358315622">
      <w:marLeft w:val="0"/>
      <w:marRight w:val="0"/>
      <w:marTop w:val="0"/>
      <w:marBottom w:val="0"/>
      <w:divBdr>
        <w:top w:val="none" w:sz="0" w:space="0" w:color="auto"/>
        <w:left w:val="none" w:sz="0" w:space="0" w:color="auto"/>
        <w:bottom w:val="none" w:sz="0" w:space="0" w:color="auto"/>
        <w:right w:val="none" w:sz="0" w:space="0" w:color="auto"/>
      </w:divBdr>
    </w:div>
    <w:div w:id="1358388963">
      <w:marLeft w:val="0"/>
      <w:marRight w:val="0"/>
      <w:marTop w:val="0"/>
      <w:marBottom w:val="0"/>
      <w:divBdr>
        <w:top w:val="none" w:sz="0" w:space="0" w:color="auto"/>
        <w:left w:val="none" w:sz="0" w:space="0" w:color="auto"/>
        <w:bottom w:val="none" w:sz="0" w:space="0" w:color="auto"/>
        <w:right w:val="none" w:sz="0" w:space="0" w:color="auto"/>
      </w:divBdr>
    </w:div>
    <w:div w:id="1358390385">
      <w:marLeft w:val="0"/>
      <w:marRight w:val="0"/>
      <w:marTop w:val="0"/>
      <w:marBottom w:val="0"/>
      <w:divBdr>
        <w:top w:val="none" w:sz="0" w:space="0" w:color="auto"/>
        <w:left w:val="none" w:sz="0" w:space="0" w:color="auto"/>
        <w:bottom w:val="none" w:sz="0" w:space="0" w:color="auto"/>
        <w:right w:val="none" w:sz="0" w:space="0" w:color="auto"/>
      </w:divBdr>
    </w:div>
    <w:div w:id="1358580108">
      <w:marLeft w:val="0"/>
      <w:marRight w:val="0"/>
      <w:marTop w:val="0"/>
      <w:marBottom w:val="0"/>
      <w:divBdr>
        <w:top w:val="none" w:sz="0" w:space="0" w:color="auto"/>
        <w:left w:val="none" w:sz="0" w:space="0" w:color="auto"/>
        <w:bottom w:val="none" w:sz="0" w:space="0" w:color="auto"/>
        <w:right w:val="none" w:sz="0" w:space="0" w:color="auto"/>
      </w:divBdr>
    </w:div>
    <w:div w:id="1358658725">
      <w:marLeft w:val="0"/>
      <w:marRight w:val="0"/>
      <w:marTop w:val="0"/>
      <w:marBottom w:val="0"/>
      <w:divBdr>
        <w:top w:val="none" w:sz="0" w:space="0" w:color="auto"/>
        <w:left w:val="none" w:sz="0" w:space="0" w:color="auto"/>
        <w:bottom w:val="none" w:sz="0" w:space="0" w:color="auto"/>
        <w:right w:val="none" w:sz="0" w:space="0" w:color="auto"/>
      </w:divBdr>
    </w:div>
    <w:div w:id="1358695089">
      <w:marLeft w:val="0"/>
      <w:marRight w:val="0"/>
      <w:marTop w:val="0"/>
      <w:marBottom w:val="0"/>
      <w:divBdr>
        <w:top w:val="none" w:sz="0" w:space="0" w:color="auto"/>
        <w:left w:val="none" w:sz="0" w:space="0" w:color="auto"/>
        <w:bottom w:val="none" w:sz="0" w:space="0" w:color="auto"/>
        <w:right w:val="none" w:sz="0" w:space="0" w:color="auto"/>
      </w:divBdr>
    </w:div>
    <w:div w:id="1358698249">
      <w:marLeft w:val="0"/>
      <w:marRight w:val="0"/>
      <w:marTop w:val="0"/>
      <w:marBottom w:val="0"/>
      <w:divBdr>
        <w:top w:val="none" w:sz="0" w:space="0" w:color="auto"/>
        <w:left w:val="none" w:sz="0" w:space="0" w:color="auto"/>
        <w:bottom w:val="none" w:sz="0" w:space="0" w:color="auto"/>
        <w:right w:val="none" w:sz="0" w:space="0" w:color="auto"/>
      </w:divBdr>
    </w:div>
    <w:div w:id="1358777725">
      <w:marLeft w:val="0"/>
      <w:marRight w:val="0"/>
      <w:marTop w:val="0"/>
      <w:marBottom w:val="0"/>
      <w:divBdr>
        <w:top w:val="none" w:sz="0" w:space="0" w:color="auto"/>
        <w:left w:val="none" w:sz="0" w:space="0" w:color="auto"/>
        <w:bottom w:val="none" w:sz="0" w:space="0" w:color="auto"/>
        <w:right w:val="none" w:sz="0" w:space="0" w:color="auto"/>
      </w:divBdr>
    </w:div>
    <w:div w:id="1358778857">
      <w:marLeft w:val="0"/>
      <w:marRight w:val="0"/>
      <w:marTop w:val="0"/>
      <w:marBottom w:val="0"/>
      <w:divBdr>
        <w:top w:val="none" w:sz="0" w:space="0" w:color="auto"/>
        <w:left w:val="none" w:sz="0" w:space="0" w:color="auto"/>
        <w:bottom w:val="none" w:sz="0" w:space="0" w:color="auto"/>
        <w:right w:val="none" w:sz="0" w:space="0" w:color="auto"/>
      </w:divBdr>
    </w:div>
    <w:div w:id="1358845498">
      <w:marLeft w:val="0"/>
      <w:marRight w:val="0"/>
      <w:marTop w:val="0"/>
      <w:marBottom w:val="0"/>
      <w:divBdr>
        <w:top w:val="none" w:sz="0" w:space="0" w:color="auto"/>
        <w:left w:val="none" w:sz="0" w:space="0" w:color="auto"/>
        <w:bottom w:val="none" w:sz="0" w:space="0" w:color="auto"/>
        <w:right w:val="none" w:sz="0" w:space="0" w:color="auto"/>
      </w:divBdr>
    </w:div>
    <w:div w:id="1358851233">
      <w:marLeft w:val="0"/>
      <w:marRight w:val="0"/>
      <w:marTop w:val="0"/>
      <w:marBottom w:val="0"/>
      <w:divBdr>
        <w:top w:val="none" w:sz="0" w:space="0" w:color="auto"/>
        <w:left w:val="none" w:sz="0" w:space="0" w:color="auto"/>
        <w:bottom w:val="none" w:sz="0" w:space="0" w:color="auto"/>
        <w:right w:val="none" w:sz="0" w:space="0" w:color="auto"/>
      </w:divBdr>
    </w:div>
    <w:div w:id="1359041773">
      <w:marLeft w:val="0"/>
      <w:marRight w:val="0"/>
      <w:marTop w:val="0"/>
      <w:marBottom w:val="0"/>
      <w:divBdr>
        <w:top w:val="none" w:sz="0" w:space="0" w:color="auto"/>
        <w:left w:val="none" w:sz="0" w:space="0" w:color="auto"/>
        <w:bottom w:val="none" w:sz="0" w:space="0" w:color="auto"/>
        <w:right w:val="none" w:sz="0" w:space="0" w:color="auto"/>
      </w:divBdr>
    </w:div>
    <w:div w:id="1359115316">
      <w:marLeft w:val="0"/>
      <w:marRight w:val="0"/>
      <w:marTop w:val="0"/>
      <w:marBottom w:val="0"/>
      <w:divBdr>
        <w:top w:val="none" w:sz="0" w:space="0" w:color="auto"/>
        <w:left w:val="none" w:sz="0" w:space="0" w:color="auto"/>
        <w:bottom w:val="none" w:sz="0" w:space="0" w:color="auto"/>
        <w:right w:val="none" w:sz="0" w:space="0" w:color="auto"/>
      </w:divBdr>
    </w:div>
    <w:div w:id="1359159275">
      <w:bodyDiv w:val="1"/>
      <w:marLeft w:val="0"/>
      <w:marRight w:val="0"/>
      <w:marTop w:val="0"/>
      <w:marBottom w:val="0"/>
      <w:divBdr>
        <w:top w:val="none" w:sz="0" w:space="0" w:color="auto"/>
        <w:left w:val="none" w:sz="0" w:space="0" w:color="auto"/>
        <w:bottom w:val="none" w:sz="0" w:space="0" w:color="auto"/>
        <w:right w:val="none" w:sz="0" w:space="0" w:color="auto"/>
      </w:divBdr>
    </w:div>
    <w:div w:id="1359231741">
      <w:marLeft w:val="0"/>
      <w:marRight w:val="0"/>
      <w:marTop w:val="0"/>
      <w:marBottom w:val="0"/>
      <w:divBdr>
        <w:top w:val="none" w:sz="0" w:space="0" w:color="auto"/>
        <w:left w:val="none" w:sz="0" w:space="0" w:color="auto"/>
        <w:bottom w:val="none" w:sz="0" w:space="0" w:color="auto"/>
        <w:right w:val="none" w:sz="0" w:space="0" w:color="auto"/>
      </w:divBdr>
    </w:div>
    <w:div w:id="1359355525">
      <w:marLeft w:val="0"/>
      <w:marRight w:val="0"/>
      <w:marTop w:val="0"/>
      <w:marBottom w:val="0"/>
      <w:divBdr>
        <w:top w:val="none" w:sz="0" w:space="0" w:color="auto"/>
        <w:left w:val="none" w:sz="0" w:space="0" w:color="auto"/>
        <w:bottom w:val="none" w:sz="0" w:space="0" w:color="auto"/>
        <w:right w:val="none" w:sz="0" w:space="0" w:color="auto"/>
      </w:divBdr>
    </w:div>
    <w:div w:id="1359432465">
      <w:marLeft w:val="0"/>
      <w:marRight w:val="0"/>
      <w:marTop w:val="0"/>
      <w:marBottom w:val="0"/>
      <w:divBdr>
        <w:top w:val="none" w:sz="0" w:space="0" w:color="auto"/>
        <w:left w:val="none" w:sz="0" w:space="0" w:color="auto"/>
        <w:bottom w:val="none" w:sz="0" w:space="0" w:color="auto"/>
        <w:right w:val="none" w:sz="0" w:space="0" w:color="auto"/>
      </w:divBdr>
    </w:div>
    <w:div w:id="1359506314">
      <w:marLeft w:val="0"/>
      <w:marRight w:val="0"/>
      <w:marTop w:val="0"/>
      <w:marBottom w:val="0"/>
      <w:divBdr>
        <w:top w:val="none" w:sz="0" w:space="0" w:color="auto"/>
        <w:left w:val="none" w:sz="0" w:space="0" w:color="auto"/>
        <w:bottom w:val="none" w:sz="0" w:space="0" w:color="auto"/>
        <w:right w:val="none" w:sz="0" w:space="0" w:color="auto"/>
      </w:divBdr>
    </w:div>
    <w:div w:id="1359552431">
      <w:marLeft w:val="0"/>
      <w:marRight w:val="0"/>
      <w:marTop w:val="0"/>
      <w:marBottom w:val="0"/>
      <w:divBdr>
        <w:top w:val="none" w:sz="0" w:space="0" w:color="auto"/>
        <w:left w:val="none" w:sz="0" w:space="0" w:color="auto"/>
        <w:bottom w:val="none" w:sz="0" w:space="0" w:color="auto"/>
        <w:right w:val="none" w:sz="0" w:space="0" w:color="auto"/>
      </w:divBdr>
    </w:div>
    <w:div w:id="1359576265">
      <w:marLeft w:val="0"/>
      <w:marRight w:val="0"/>
      <w:marTop w:val="0"/>
      <w:marBottom w:val="0"/>
      <w:divBdr>
        <w:top w:val="none" w:sz="0" w:space="0" w:color="auto"/>
        <w:left w:val="none" w:sz="0" w:space="0" w:color="auto"/>
        <w:bottom w:val="none" w:sz="0" w:space="0" w:color="auto"/>
        <w:right w:val="none" w:sz="0" w:space="0" w:color="auto"/>
      </w:divBdr>
    </w:div>
    <w:div w:id="1359625237">
      <w:marLeft w:val="0"/>
      <w:marRight w:val="0"/>
      <w:marTop w:val="0"/>
      <w:marBottom w:val="0"/>
      <w:divBdr>
        <w:top w:val="none" w:sz="0" w:space="0" w:color="auto"/>
        <w:left w:val="none" w:sz="0" w:space="0" w:color="auto"/>
        <w:bottom w:val="none" w:sz="0" w:space="0" w:color="auto"/>
        <w:right w:val="none" w:sz="0" w:space="0" w:color="auto"/>
      </w:divBdr>
    </w:div>
    <w:div w:id="1359695448">
      <w:marLeft w:val="0"/>
      <w:marRight w:val="0"/>
      <w:marTop w:val="0"/>
      <w:marBottom w:val="0"/>
      <w:divBdr>
        <w:top w:val="none" w:sz="0" w:space="0" w:color="auto"/>
        <w:left w:val="none" w:sz="0" w:space="0" w:color="auto"/>
        <w:bottom w:val="none" w:sz="0" w:space="0" w:color="auto"/>
        <w:right w:val="none" w:sz="0" w:space="0" w:color="auto"/>
      </w:divBdr>
    </w:div>
    <w:div w:id="1359702107">
      <w:marLeft w:val="0"/>
      <w:marRight w:val="0"/>
      <w:marTop w:val="0"/>
      <w:marBottom w:val="0"/>
      <w:divBdr>
        <w:top w:val="none" w:sz="0" w:space="0" w:color="auto"/>
        <w:left w:val="none" w:sz="0" w:space="0" w:color="auto"/>
        <w:bottom w:val="none" w:sz="0" w:space="0" w:color="auto"/>
        <w:right w:val="none" w:sz="0" w:space="0" w:color="auto"/>
      </w:divBdr>
    </w:div>
    <w:div w:id="1359770325">
      <w:marLeft w:val="0"/>
      <w:marRight w:val="0"/>
      <w:marTop w:val="0"/>
      <w:marBottom w:val="0"/>
      <w:divBdr>
        <w:top w:val="none" w:sz="0" w:space="0" w:color="auto"/>
        <w:left w:val="none" w:sz="0" w:space="0" w:color="auto"/>
        <w:bottom w:val="none" w:sz="0" w:space="0" w:color="auto"/>
        <w:right w:val="none" w:sz="0" w:space="0" w:color="auto"/>
      </w:divBdr>
    </w:div>
    <w:div w:id="1359771965">
      <w:marLeft w:val="0"/>
      <w:marRight w:val="0"/>
      <w:marTop w:val="0"/>
      <w:marBottom w:val="0"/>
      <w:divBdr>
        <w:top w:val="none" w:sz="0" w:space="0" w:color="auto"/>
        <w:left w:val="none" w:sz="0" w:space="0" w:color="auto"/>
        <w:bottom w:val="none" w:sz="0" w:space="0" w:color="auto"/>
        <w:right w:val="none" w:sz="0" w:space="0" w:color="auto"/>
      </w:divBdr>
    </w:div>
    <w:div w:id="1359818331">
      <w:marLeft w:val="0"/>
      <w:marRight w:val="0"/>
      <w:marTop w:val="0"/>
      <w:marBottom w:val="0"/>
      <w:divBdr>
        <w:top w:val="none" w:sz="0" w:space="0" w:color="auto"/>
        <w:left w:val="none" w:sz="0" w:space="0" w:color="auto"/>
        <w:bottom w:val="none" w:sz="0" w:space="0" w:color="auto"/>
        <w:right w:val="none" w:sz="0" w:space="0" w:color="auto"/>
      </w:divBdr>
    </w:div>
    <w:div w:id="1359963492">
      <w:marLeft w:val="0"/>
      <w:marRight w:val="0"/>
      <w:marTop w:val="0"/>
      <w:marBottom w:val="0"/>
      <w:divBdr>
        <w:top w:val="none" w:sz="0" w:space="0" w:color="auto"/>
        <w:left w:val="none" w:sz="0" w:space="0" w:color="auto"/>
        <w:bottom w:val="none" w:sz="0" w:space="0" w:color="auto"/>
        <w:right w:val="none" w:sz="0" w:space="0" w:color="auto"/>
      </w:divBdr>
    </w:div>
    <w:div w:id="1359967556">
      <w:marLeft w:val="0"/>
      <w:marRight w:val="0"/>
      <w:marTop w:val="0"/>
      <w:marBottom w:val="0"/>
      <w:divBdr>
        <w:top w:val="none" w:sz="0" w:space="0" w:color="auto"/>
        <w:left w:val="none" w:sz="0" w:space="0" w:color="auto"/>
        <w:bottom w:val="none" w:sz="0" w:space="0" w:color="auto"/>
        <w:right w:val="none" w:sz="0" w:space="0" w:color="auto"/>
      </w:divBdr>
    </w:div>
    <w:div w:id="1360157751">
      <w:marLeft w:val="0"/>
      <w:marRight w:val="0"/>
      <w:marTop w:val="0"/>
      <w:marBottom w:val="0"/>
      <w:divBdr>
        <w:top w:val="none" w:sz="0" w:space="0" w:color="auto"/>
        <w:left w:val="none" w:sz="0" w:space="0" w:color="auto"/>
        <w:bottom w:val="none" w:sz="0" w:space="0" w:color="auto"/>
        <w:right w:val="none" w:sz="0" w:space="0" w:color="auto"/>
      </w:divBdr>
    </w:div>
    <w:div w:id="1360158820">
      <w:marLeft w:val="0"/>
      <w:marRight w:val="0"/>
      <w:marTop w:val="0"/>
      <w:marBottom w:val="0"/>
      <w:divBdr>
        <w:top w:val="none" w:sz="0" w:space="0" w:color="auto"/>
        <w:left w:val="none" w:sz="0" w:space="0" w:color="auto"/>
        <w:bottom w:val="none" w:sz="0" w:space="0" w:color="auto"/>
        <w:right w:val="none" w:sz="0" w:space="0" w:color="auto"/>
      </w:divBdr>
    </w:div>
    <w:div w:id="1360277897">
      <w:marLeft w:val="0"/>
      <w:marRight w:val="0"/>
      <w:marTop w:val="0"/>
      <w:marBottom w:val="0"/>
      <w:divBdr>
        <w:top w:val="none" w:sz="0" w:space="0" w:color="auto"/>
        <w:left w:val="none" w:sz="0" w:space="0" w:color="auto"/>
        <w:bottom w:val="none" w:sz="0" w:space="0" w:color="auto"/>
        <w:right w:val="none" w:sz="0" w:space="0" w:color="auto"/>
      </w:divBdr>
    </w:div>
    <w:div w:id="1360352285">
      <w:marLeft w:val="0"/>
      <w:marRight w:val="0"/>
      <w:marTop w:val="0"/>
      <w:marBottom w:val="0"/>
      <w:divBdr>
        <w:top w:val="none" w:sz="0" w:space="0" w:color="auto"/>
        <w:left w:val="none" w:sz="0" w:space="0" w:color="auto"/>
        <w:bottom w:val="none" w:sz="0" w:space="0" w:color="auto"/>
        <w:right w:val="none" w:sz="0" w:space="0" w:color="auto"/>
      </w:divBdr>
    </w:div>
    <w:div w:id="1360355957">
      <w:marLeft w:val="0"/>
      <w:marRight w:val="0"/>
      <w:marTop w:val="0"/>
      <w:marBottom w:val="0"/>
      <w:divBdr>
        <w:top w:val="none" w:sz="0" w:space="0" w:color="auto"/>
        <w:left w:val="none" w:sz="0" w:space="0" w:color="auto"/>
        <w:bottom w:val="none" w:sz="0" w:space="0" w:color="auto"/>
        <w:right w:val="none" w:sz="0" w:space="0" w:color="auto"/>
      </w:divBdr>
    </w:div>
    <w:div w:id="1360397575">
      <w:marLeft w:val="0"/>
      <w:marRight w:val="0"/>
      <w:marTop w:val="0"/>
      <w:marBottom w:val="0"/>
      <w:divBdr>
        <w:top w:val="none" w:sz="0" w:space="0" w:color="auto"/>
        <w:left w:val="none" w:sz="0" w:space="0" w:color="auto"/>
        <w:bottom w:val="none" w:sz="0" w:space="0" w:color="auto"/>
        <w:right w:val="none" w:sz="0" w:space="0" w:color="auto"/>
      </w:divBdr>
    </w:div>
    <w:div w:id="1360424521">
      <w:marLeft w:val="0"/>
      <w:marRight w:val="0"/>
      <w:marTop w:val="0"/>
      <w:marBottom w:val="0"/>
      <w:divBdr>
        <w:top w:val="none" w:sz="0" w:space="0" w:color="auto"/>
        <w:left w:val="none" w:sz="0" w:space="0" w:color="auto"/>
        <w:bottom w:val="none" w:sz="0" w:space="0" w:color="auto"/>
        <w:right w:val="none" w:sz="0" w:space="0" w:color="auto"/>
      </w:divBdr>
    </w:div>
    <w:div w:id="1360542402">
      <w:marLeft w:val="0"/>
      <w:marRight w:val="0"/>
      <w:marTop w:val="0"/>
      <w:marBottom w:val="0"/>
      <w:divBdr>
        <w:top w:val="none" w:sz="0" w:space="0" w:color="auto"/>
        <w:left w:val="none" w:sz="0" w:space="0" w:color="auto"/>
        <w:bottom w:val="none" w:sz="0" w:space="0" w:color="auto"/>
        <w:right w:val="none" w:sz="0" w:space="0" w:color="auto"/>
      </w:divBdr>
    </w:div>
    <w:div w:id="1360594109">
      <w:marLeft w:val="0"/>
      <w:marRight w:val="0"/>
      <w:marTop w:val="0"/>
      <w:marBottom w:val="0"/>
      <w:divBdr>
        <w:top w:val="none" w:sz="0" w:space="0" w:color="auto"/>
        <w:left w:val="none" w:sz="0" w:space="0" w:color="auto"/>
        <w:bottom w:val="none" w:sz="0" w:space="0" w:color="auto"/>
        <w:right w:val="none" w:sz="0" w:space="0" w:color="auto"/>
      </w:divBdr>
    </w:div>
    <w:div w:id="1360662155">
      <w:marLeft w:val="0"/>
      <w:marRight w:val="0"/>
      <w:marTop w:val="0"/>
      <w:marBottom w:val="0"/>
      <w:divBdr>
        <w:top w:val="none" w:sz="0" w:space="0" w:color="auto"/>
        <w:left w:val="none" w:sz="0" w:space="0" w:color="auto"/>
        <w:bottom w:val="none" w:sz="0" w:space="0" w:color="auto"/>
        <w:right w:val="none" w:sz="0" w:space="0" w:color="auto"/>
      </w:divBdr>
    </w:div>
    <w:div w:id="1360668594">
      <w:marLeft w:val="0"/>
      <w:marRight w:val="0"/>
      <w:marTop w:val="0"/>
      <w:marBottom w:val="0"/>
      <w:divBdr>
        <w:top w:val="none" w:sz="0" w:space="0" w:color="auto"/>
        <w:left w:val="none" w:sz="0" w:space="0" w:color="auto"/>
        <w:bottom w:val="none" w:sz="0" w:space="0" w:color="auto"/>
        <w:right w:val="none" w:sz="0" w:space="0" w:color="auto"/>
      </w:divBdr>
    </w:div>
    <w:div w:id="1360739577">
      <w:marLeft w:val="0"/>
      <w:marRight w:val="0"/>
      <w:marTop w:val="0"/>
      <w:marBottom w:val="0"/>
      <w:divBdr>
        <w:top w:val="none" w:sz="0" w:space="0" w:color="auto"/>
        <w:left w:val="none" w:sz="0" w:space="0" w:color="auto"/>
        <w:bottom w:val="none" w:sz="0" w:space="0" w:color="auto"/>
        <w:right w:val="none" w:sz="0" w:space="0" w:color="auto"/>
      </w:divBdr>
    </w:div>
    <w:div w:id="1360740010">
      <w:marLeft w:val="0"/>
      <w:marRight w:val="0"/>
      <w:marTop w:val="0"/>
      <w:marBottom w:val="0"/>
      <w:divBdr>
        <w:top w:val="none" w:sz="0" w:space="0" w:color="auto"/>
        <w:left w:val="none" w:sz="0" w:space="0" w:color="auto"/>
        <w:bottom w:val="none" w:sz="0" w:space="0" w:color="auto"/>
        <w:right w:val="none" w:sz="0" w:space="0" w:color="auto"/>
      </w:divBdr>
    </w:div>
    <w:div w:id="1360818691">
      <w:marLeft w:val="0"/>
      <w:marRight w:val="0"/>
      <w:marTop w:val="0"/>
      <w:marBottom w:val="0"/>
      <w:divBdr>
        <w:top w:val="none" w:sz="0" w:space="0" w:color="auto"/>
        <w:left w:val="none" w:sz="0" w:space="0" w:color="auto"/>
        <w:bottom w:val="none" w:sz="0" w:space="0" w:color="auto"/>
        <w:right w:val="none" w:sz="0" w:space="0" w:color="auto"/>
      </w:divBdr>
    </w:div>
    <w:div w:id="1360935876">
      <w:marLeft w:val="0"/>
      <w:marRight w:val="0"/>
      <w:marTop w:val="0"/>
      <w:marBottom w:val="0"/>
      <w:divBdr>
        <w:top w:val="none" w:sz="0" w:space="0" w:color="auto"/>
        <w:left w:val="none" w:sz="0" w:space="0" w:color="auto"/>
        <w:bottom w:val="none" w:sz="0" w:space="0" w:color="auto"/>
        <w:right w:val="none" w:sz="0" w:space="0" w:color="auto"/>
      </w:divBdr>
    </w:div>
    <w:div w:id="1360936960">
      <w:marLeft w:val="0"/>
      <w:marRight w:val="0"/>
      <w:marTop w:val="0"/>
      <w:marBottom w:val="0"/>
      <w:divBdr>
        <w:top w:val="none" w:sz="0" w:space="0" w:color="auto"/>
        <w:left w:val="none" w:sz="0" w:space="0" w:color="auto"/>
        <w:bottom w:val="none" w:sz="0" w:space="0" w:color="auto"/>
        <w:right w:val="none" w:sz="0" w:space="0" w:color="auto"/>
      </w:divBdr>
    </w:div>
    <w:div w:id="1361005295">
      <w:marLeft w:val="0"/>
      <w:marRight w:val="0"/>
      <w:marTop w:val="0"/>
      <w:marBottom w:val="0"/>
      <w:divBdr>
        <w:top w:val="none" w:sz="0" w:space="0" w:color="auto"/>
        <w:left w:val="none" w:sz="0" w:space="0" w:color="auto"/>
        <w:bottom w:val="none" w:sz="0" w:space="0" w:color="auto"/>
        <w:right w:val="none" w:sz="0" w:space="0" w:color="auto"/>
      </w:divBdr>
    </w:div>
    <w:div w:id="1361010823">
      <w:marLeft w:val="0"/>
      <w:marRight w:val="0"/>
      <w:marTop w:val="0"/>
      <w:marBottom w:val="0"/>
      <w:divBdr>
        <w:top w:val="none" w:sz="0" w:space="0" w:color="auto"/>
        <w:left w:val="none" w:sz="0" w:space="0" w:color="auto"/>
        <w:bottom w:val="none" w:sz="0" w:space="0" w:color="auto"/>
        <w:right w:val="none" w:sz="0" w:space="0" w:color="auto"/>
      </w:divBdr>
    </w:div>
    <w:div w:id="1361080573">
      <w:marLeft w:val="0"/>
      <w:marRight w:val="0"/>
      <w:marTop w:val="0"/>
      <w:marBottom w:val="0"/>
      <w:divBdr>
        <w:top w:val="none" w:sz="0" w:space="0" w:color="auto"/>
        <w:left w:val="none" w:sz="0" w:space="0" w:color="auto"/>
        <w:bottom w:val="none" w:sz="0" w:space="0" w:color="auto"/>
        <w:right w:val="none" w:sz="0" w:space="0" w:color="auto"/>
      </w:divBdr>
    </w:div>
    <w:div w:id="1361204122">
      <w:marLeft w:val="0"/>
      <w:marRight w:val="0"/>
      <w:marTop w:val="0"/>
      <w:marBottom w:val="0"/>
      <w:divBdr>
        <w:top w:val="none" w:sz="0" w:space="0" w:color="auto"/>
        <w:left w:val="none" w:sz="0" w:space="0" w:color="auto"/>
        <w:bottom w:val="none" w:sz="0" w:space="0" w:color="auto"/>
        <w:right w:val="none" w:sz="0" w:space="0" w:color="auto"/>
      </w:divBdr>
    </w:div>
    <w:div w:id="1361315694">
      <w:marLeft w:val="0"/>
      <w:marRight w:val="0"/>
      <w:marTop w:val="0"/>
      <w:marBottom w:val="0"/>
      <w:divBdr>
        <w:top w:val="none" w:sz="0" w:space="0" w:color="auto"/>
        <w:left w:val="none" w:sz="0" w:space="0" w:color="auto"/>
        <w:bottom w:val="none" w:sz="0" w:space="0" w:color="auto"/>
        <w:right w:val="none" w:sz="0" w:space="0" w:color="auto"/>
      </w:divBdr>
    </w:div>
    <w:div w:id="1361511801">
      <w:marLeft w:val="0"/>
      <w:marRight w:val="0"/>
      <w:marTop w:val="0"/>
      <w:marBottom w:val="0"/>
      <w:divBdr>
        <w:top w:val="none" w:sz="0" w:space="0" w:color="auto"/>
        <w:left w:val="none" w:sz="0" w:space="0" w:color="auto"/>
        <w:bottom w:val="none" w:sz="0" w:space="0" w:color="auto"/>
        <w:right w:val="none" w:sz="0" w:space="0" w:color="auto"/>
      </w:divBdr>
    </w:div>
    <w:div w:id="1361515703">
      <w:marLeft w:val="0"/>
      <w:marRight w:val="0"/>
      <w:marTop w:val="0"/>
      <w:marBottom w:val="0"/>
      <w:divBdr>
        <w:top w:val="none" w:sz="0" w:space="0" w:color="auto"/>
        <w:left w:val="none" w:sz="0" w:space="0" w:color="auto"/>
        <w:bottom w:val="none" w:sz="0" w:space="0" w:color="auto"/>
        <w:right w:val="none" w:sz="0" w:space="0" w:color="auto"/>
      </w:divBdr>
    </w:div>
    <w:div w:id="1361589296">
      <w:marLeft w:val="0"/>
      <w:marRight w:val="0"/>
      <w:marTop w:val="0"/>
      <w:marBottom w:val="0"/>
      <w:divBdr>
        <w:top w:val="none" w:sz="0" w:space="0" w:color="auto"/>
        <w:left w:val="none" w:sz="0" w:space="0" w:color="auto"/>
        <w:bottom w:val="none" w:sz="0" w:space="0" w:color="auto"/>
        <w:right w:val="none" w:sz="0" w:space="0" w:color="auto"/>
      </w:divBdr>
    </w:div>
    <w:div w:id="1361738158">
      <w:marLeft w:val="0"/>
      <w:marRight w:val="0"/>
      <w:marTop w:val="0"/>
      <w:marBottom w:val="0"/>
      <w:divBdr>
        <w:top w:val="none" w:sz="0" w:space="0" w:color="auto"/>
        <w:left w:val="none" w:sz="0" w:space="0" w:color="auto"/>
        <w:bottom w:val="none" w:sz="0" w:space="0" w:color="auto"/>
        <w:right w:val="none" w:sz="0" w:space="0" w:color="auto"/>
      </w:divBdr>
    </w:div>
    <w:div w:id="1361777162">
      <w:marLeft w:val="0"/>
      <w:marRight w:val="0"/>
      <w:marTop w:val="0"/>
      <w:marBottom w:val="0"/>
      <w:divBdr>
        <w:top w:val="none" w:sz="0" w:space="0" w:color="auto"/>
        <w:left w:val="none" w:sz="0" w:space="0" w:color="auto"/>
        <w:bottom w:val="none" w:sz="0" w:space="0" w:color="auto"/>
        <w:right w:val="none" w:sz="0" w:space="0" w:color="auto"/>
      </w:divBdr>
    </w:div>
    <w:div w:id="1361860120">
      <w:marLeft w:val="0"/>
      <w:marRight w:val="0"/>
      <w:marTop w:val="0"/>
      <w:marBottom w:val="0"/>
      <w:divBdr>
        <w:top w:val="none" w:sz="0" w:space="0" w:color="auto"/>
        <w:left w:val="none" w:sz="0" w:space="0" w:color="auto"/>
        <w:bottom w:val="none" w:sz="0" w:space="0" w:color="auto"/>
        <w:right w:val="none" w:sz="0" w:space="0" w:color="auto"/>
      </w:divBdr>
    </w:div>
    <w:div w:id="1361928433">
      <w:marLeft w:val="0"/>
      <w:marRight w:val="0"/>
      <w:marTop w:val="0"/>
      <w:marBottom w:val="0"/>
      <w:divBdr>
        <w:top w:val="none" w:sz="0" w:space="0" w:color="auto"/>
        <w:left w:val="none" w:sz="0" w:space="0" w:color="auto"/>
        <w:bottom w:val="none" w:sz="0" w:space="0" w:color="auto"/>
        <w:right w:val="none" w:sz="0" w:space="0" w:color="auto"/>
      </w:divBdr>
    </w:div>
    <w:div w:id="1361930301">
      <w:marLeft w:val="0"/>
      <w:marRight w:val="0"/>
      <w:marTop w:val="0"/>
      <w:marBottom w:val="0"/>
      <w:divBdr>
        <w:top w:val="none" w:sz="0" w:space="0" w:color="auto"/>
        <w:left w:val="none" w:sz="0" w:space="0" w:color="auto"/>
        <w:bottom w:val="none" w:sz="0" w:space="0" w:color="auto"/>
        <w:right w:val="none" w:sz="0" w:space="0" w:color="auto"/>
      </w:divBdr>
    </w:div>
    <w:div w:id="1361976388">
      <w:marLeft w:val="0"/>
      <w:marRight w:val="0"/>
      <w:marTop w:val="0"/>
      <w:marBottom w:val="0"/>
      <w:divBdr>
        <w:top w:val="none" w:sz="0" w:space="0" w:color="auto"/>
        <w:left w:val="none" w:sz="0" w:space="0" w:color="auto"/>
        <w:bottom w:val="none" w:sz="0" w:space="0" w:color="auto"/>
        <w:right w:val="none" w:sz="0" w:space="0" w:color="auto"/>
      </w:divBdr>
    </w:div>
    <w:div w:id="1362046779">
      <w:marLeft w:val="0"/>
      <w:marRight w:val="0"/>
      <w:marTop w:val="0"/>
      <w:marBottom w:val="0"/>
      <w:divBdr>
        <w:top w:val="none" w:sz="0" w:space="0" w:color="auto"/>
        <w:left w:val="none" w:sz="0" w:space="0" w:color="auto"/>
        <w:bottom w:val="none" w:sz="0" w:space="0" w:color="auto"/>
        <w:right w:val="none" w:sz="0" w:space="0" w:color="auto"/>
      </w:divBdr>
    </w:div>
    <w:div w:id="1362047810">
      <w:marLeft w:val="0"/>
      <w:marRight w:val="0"/>
      <w:marTop w:val="0"/>
      <w:marBottom w:val="0"/>
      <w:divBdr>
        <w:top w:val="none" w:sz="0" w:space="0" w:color="auto"/>
        <w:left w:val="none" w:sz="0" w:space="0" w:color="auto"/>
        <w:bottom w:val="none" w:sz="0" w:space="0" w:color="auto"/>
        <w:right w:val="none" w:sz="0" w:space="0" w:color="auto"/>
      </w:divBdr>
    </w:div>
    <w:div w:id="1362054352">
      <w:marLeft w:val="0"/>
      <w:marRight w:val="0"/>
      <w:marTop w:val="0"/>
      <w:marBottom w:val="0"/>
      <w:divBdr>
        <w:top w:val="none" w:sz="0" w:space="0" w:color="auto"/>
        <w:left w:val="none" w:sz="0" w:space="0" w:color="auto"/>
        <w:bottom w:val="none" w:sz="0" w:space="0" w:color="auto"/>
        <w:right w:val="none" w:sz="0" w:space="0" w:color="auto"/>
      </w:divBdr>
    </w:div>
    <w:div w:id="1362198238">
      <w:marLeft w:val="0"/>
      <w:marRight w:val="0"/>
      <w:marTop w:val="0"/>
      <w:marBottom w:val="0"/>
      <w:divBdr>
        <w:top w:val="none" w:sz="0" w:space="0" w:color="auto"/>
        <w:left w:val="none" w:sz="0" w:space="0" w:color="auto"/>
        <w:bottom w:val="none" w:sz="0" w:space="0" w:color="auto"/>
        <w:right w:val="none" w:sz="0" w:space="0" w:color="auto"/>
      </w:divBdr>
    </w:div>
    <w:div w:id="1362321081">
      <w:marLeft w:val="0"/>
      <w:marRight w:val="0"/>
      <w:marTop w:val="0"/>
      <w:marBottom w:val="0"/>
      <w:divBdr>
        <w:top w:val="none" w:sz="0" w:space="0" w:color="auto"/>
        <w:left w:val="none" w:sz="0" w:space="0" w:color="auto"/>
        <w:bottom w:val="none" w:sz="0" w:space="0" w:color="auto"/>
        <w:right w:val="none" w:sz="0" w:space="0" w:color="auto"/>
      </w:divBdr>
    </w:div>
    <w:div w:id="1362321680">
      <w:marLeft w:val="0"/>
      <w:marRight w:val="0"/>
      <w:marTop w:val="0"/>
      <w:marBottom w:val="0"/>
      <w:divBdr>
        <w:top w:val="none" w:sz="0" w:space="0" w:color="auto"/>
        <w:left w:val="none" w:sz="0" w:space="0" w:color="auto"/>
        <w:bottom w:val="none" w:sz="0" w:space="0" w:color="auto"/>
        <w:right w:val="none" w:sz="0" w:space="0" w:color="auto"/>
      </w:divBdr>
    </w:div>
    <w:div w:id="1362362546">
      <w:marLeft w:val="0"/>
      <w:marRight w:val="0"/>
      <w:marTop w:val="0"/>
      <w:marBottom w:val="0"/>
      <w:divBdr>
        <w:top w:val="none" w:sz="0" w:space="0" w:color="auto"/>
        <w:left w:val="none" w:sz="0" w:space="0" w:color="auto"/>
        <w:bottom w:val="none" w:sz="0" w:space="0" w:color="auto"/>
        <w:right w:val="none" w:sz="0" w:space="0" w:color="auto"/>
      </w:divBdr>
    </w:div>
    <w:div w:id="1362366031">
      <w:marLeft w:val="0"/>
      <w:marRight w:val="0"/>
      <w:marTop w:val="0"/>
      <w:marBottom w:val="0"/>
      <w:divBdr>
        <w:top w:val="none" w:sz="0" w:space="0" w:color="auto"/>
        <w:left w:val="none" w:sz="0" w:space="0" w:color="auto"/>
        <w:bottom w:val="none" w:sz="0" w:space="0" w:color="auto"/>
        <w:right w:val="none" w:sz="0" w:space="0" w:color="auto"/>
      </w:divBdr>
    </w:div>
    <w:div w:id="1362438735">
      <w:marLeft w:val="0"/>
      <w:marRight w:val="0"/>
      <w:marTop w:val="0"/>
      <w:marBottom w:val="0"/>
      <w:divBdr>
        <w:top w:val="none" w:sz="0" w:space="0" w:color="auto"/>
        <w:left w:val="none" w:sz="0" w:space="0" w:color="auto"/>
        <w:bottom w:val="none" w:sz="0" w:space="0" w:color="auto"/>
        <w:right w:val="none" w:sz="0" w:space="0" w:color="auto"/>
      </w:divBdr>
    </w:div>
    <w:div w:id="1362441909">
      <w:marLeft w:val="0"/>
      <w:marRight w:val="0"/>
      <w:marTop w:val="0"/>
      <w:marBottom w:val="0"/>
      <w:divBdr>
        <w:top w:val="none" w:sz="0" w:space="0" w:color="auto"/>
        <w:left w:val="none" w:sz="0" w:space="0" w:color="auto"/>
        <w:bottom w:val="none" w:sz="0" w:space="0" w:color="auto"/>
        <w:right w:val="none" w:sz="0" w:space="0" w:color="auto"/>
      </w:divBdr>
    </w:div>
    <w:div w:id="1362590505">
      <w:marLeft w:val="0"/>
      <w:marRight w:val="0"/>
      <w:marTop w:val="0"/>
      <w:marBottom w:val="0"/>
      <w:divBdr>
        <w:top w:val="none" w:sz="0" w:space="0" w:color="auto"/>
        <w:left w:val="none" w:sz="0" w:space="0" w:color="auto"/>
        <w:bottom w:val="none" w:sz="0" w:space="0" w:color="auto"/>
        <w:right w:val="none" w:sz="0" w:space="0" w:color="auto"/>
      </w:divBdr>
    </w:div>
    <w:div w:id="1362783047">
      <w:marLeft w:val="0"/>
      <w:marRight w:val="0"/>
      <w:marTop w:val="0"/>
      <w:marBottom w:val="0"/>
      <w:divBdr>
        <w:top w:val="none" w:sz="0" w:space="0" w:color="auto"/>
        <w:left w:val="none" w:sz="0" w:space="0" w:color="auto"/>
        <w:bottom w:val="none" w:sz="0" w:space="0" w:color="auto"/>
        <w:right w:val="none" w:sz="0" w:space="0" w:color="auto"/>
      </w:divBdr>
    </w:div>
    <w:div w:id="1362786139">
      <w:marLeft w:val="0"/>
      <w:marRight w:val="0"/>
      <w:marTop w:val="0"/>
      <w:marBottom w:val="0"/>
      <w:divBdr>
        <w:top w:val="none" w:sz="0" w:space="0" w:color="auto"/>
        <w:left w:val="none" w:sz="0" w:space="0" w:color="auto"/>
        <w:bottom w:val="none" w:sz="0" w:space="0" w:color="auto"/>
        <w:right w:val="none" w:sz="0" w:space="0" w:color="auto"/>
      </w:divBdr>
    </w:div>
    <w:div w:id="1362786156">
      <w:marLeft w:val="0"/>
      <w:marRight w:val="0"/>
      <w:marTop w:val="0"/>
      <w:marBottom w:val="0"/>
      <w:divBdr>
        <w:top w:val="none" w:sz="0" w:space="0" w:color="auto"/>
        <w:left w:val="none" w:sz="0" w:space="0" w:color="auto"/>
        <w:bottom w:val="none" w:sz="0" w:space="0" w:color="auto"/>
        <w:right w:val="none" w:sz="0" w:space="0" w:color="auto"/>
      </w:divBdr>
    </w:div>
    <w:div w:id="1362977582">
      <w:marLeft w:val="0"/>
      <w:marRight w:val="0"/>
      <w:marTop w:val="0"/>
      <w:marBottom w:val="0"/>
      <w:divBdr>
        <w:top w:val="none" w:sz="0" w:space="0" w:color="auto"/>
        <w:left w:val="none" w:sz="0" w:space="0" w:color="auto"/>
        <w:bottom w:val="none" w:sz="0" w:space="0" w:color="auto"/>
        <w:right w:val="none" w:sz="0" w:space="0" w:color="auto"/>
      </w:divBdr>
    </w:div>
    <w:div w:id="1362977724">
      <w:marLeft w:val="0"/>
      <w:marRight w:val="0"/>
      <w:marTop w:val="0"/>
      <w:marBottom w:val="0"/>
      <w:divBdr>
        <w:top w:val="none" w:sz="0" w:space="0" w:color="auto"/>
        <w:left w:val="none" w:sz="0" w:space="0" w:color="auto"/>
        <w:bottom w:val="none" w:sz="0" w:space="0" w:color="auto"/>
        <w:right w:val="none" w:sz="0" w:space="0" w:color="auto"/>
      </w:divBdr>
    </w:div>
    <w:div w:id="1363047821">
      <w:marLeft w:val="0"/>
      <w:marRight w:val="0"/>
      <w:marTop w:val="0"/>
      <w:marBottom w:val="0"/>
      <w:divBdr>
        <w:top w:val="none" w:sz="0" w:space="0" w:color="auto"/>
        <w:left w:val="none" w:sz="0" w:space="0" w:color="auto"/>
        <w:bottom w:val="none" w:sz="0" w:space="0" w:color="auto"/>
        <w:right w:val="none" w:sz="0" w:space="0" w:color="auto"/>
      </w:divBdr>
    </w:div>
    <w:div w:id="1363049543">
      <w:marLeft w:val="0"/>
      <w:marRight w:val="0"/>
      <w:marTop w:val="0"/>
      <w:marBottom w:val="0"/>
      <w:divBdr>
        <w:top w:val="none" w:sz="0" w:space="0" w:color="auto"/>
        <w:left w:val="none" w:sz="0" w:space="0" w:color="auto"/>
        <w:bottom w:val="none" w:sz="0" w:space="0" w:color="auto"/>
        <w:right w:val="none" w:sz="0" w:space="0" w:color="auto"/>
      </w:divBdr>
    </w:div>
    <w:div w:id="1363092616">
      <w:marLeft w:val="0"/>
      <w:marRight w:val="0"/>
      <w:marTop w:val="0"/>
      <w:marBottom w:val="0"/>
      <w:divBdr>
        <w:top w:val="none" w:sz="0" w:space="0" w:color="auto"/>
        <w:left w:val="none" w:sz="0" w:space="0" w:color="auto"/>
        <w:bottom w:val="none" w:sz="0" w:space="0" w:color="auto"/>
        <w:right w:val="none" w:sz="0" w:space="0" w:color="auto"/>
      </w:divBdr>
    </w:div>
    <w:div w:id="1363214509">
      <w:marLeft w:val="0"/>
      <w:marRight w:val="0"/>
      <w:marTop w:val="0"/>
      <w:marBottom w:val="0"/>
      <w:divBdr>
        <w:top w:val="none" w:sz="0" w:space="0" w:color="auto"/>
        <w:left w:val="none" w:sz="0" w:space="0" w:color="auto"/>
        <w:bottom w:val="none" w:sz="0" w:space="0" w:color="auto"/>
        <w:right w:val="none" w:sz="0" w:space="0" w:color="auto"/>
      </w:divBdr>
    </w:div>
    <w:div w:id="1363363103">
      <w:marLeft w:val="0"/>
      <w:marRight w:val="0"/>
      <w:marTop w:val="0"/>
      <w:marBottom w:val="0"/>
      <w:divBdr>
        <w:top w:val="none" w:sz="0" w:space="0" w:color="auto"/>
        <w:left w:val="none" w:sz="0" w:space="0" w:color="auto"/>
        <w:bottom w:val="none" w:sz="0" w:space="0" w:color="auto"/>
        <w:right w:val="none" w:sz="0" w:space="0" w:color="auto"/>
      </w:divBdr>
    </w:div>
    <w:div w:id="1363434606">
      <w:marLeft w:val="0"/>
      <w:marRight w:val="0"/>
      <w:marTop w:val="0"/>
      <w:marBottom w:val="0"/>
      <w:divBdr>
        <w:top w:val="none" w:sz="0" w:space="0" w:color="auto"/>
        <w:left w:val="none" w:sz="0" w:space="0" w:color="auto"/>
        <w:bottom w:val="none" w:sz="0" w:space="0" w:color="auto"/>
        <w:right w:val="none" w:sz="0" w:space="0" w:color="auto"/>
      </w:divBdr>
    </w:div>
    <w:div w:id="1363437593">
      <w:marLeft w:val="0"/>
      <w:marRight w:val="0"/>
      <w:marTop w:val="0"/>
      <w:marBottom w:val="0"/>
      <w:divBdr>
        <w:top w:val="none" w:sz="0" w:space="0" w:color="auto"/>
        <w:left w:val="none" w:sz="0" w:space="0" w:color="auto"/>
        <w:bottom w:val="none" w:sz="0" w:space="0" w:color="auto"/>
        <w:right w:val="none" w:sz="0" w:space="0" w:color="auto"/>
      </w:divBdr>
    </w:div>
    <w:div w:id="1363482758">
      <w:marLeft w:val="0"/>
      <w:marRight w:val="0"/>
      <w:marTop w:val="0"/>
      <w:marBottom w:val="0"/>
      <w:divBdr>
        <w:top w:val="none" w:sz="0" w:space="0" w:color="auto"/>
        <w:left w:val="none" w:sz="0" w:space="0" w:color="auto"/>
        <w:bottom w:val="none" w:sz="0" w:space="0" w:color="auto"/>
        <w:right w:val="none" w:sz="0" w:space="0" w:color="auto"/>
      </w:divBdr>
    </w:div>
    <w:div w:id="1363551169">
      <w:marLeft w:val="0"/>
      <w:marRight w:val="0"/>
      <w:marTop w:val="0"/>
      <w:marBottom w:val="0"/>
      <w:divBdr>
        <w:top w:val="none" w:sz="0" w:space="0" w:color="auto"/>
        <w:left w:val="none" w:sz="0" w:space="0" w:color="auto"/>
        <w:bottom w:val="none" w:sz="0" w:space="0" w:color="auto"/>
        <w:right w:val="none" w:sz="0" w:space="0" w:color="auto"/>
      </w:divBdr>
    </w:div>
    <w:div w:id="1363555273">
      <w:marLeft w:val="0"/>
      <w:marRight w:val="0"/>
      <w:marTop w:val="0"/>
      <w:marBottom w:val="0"/>
      <w:divBdr>
        <w:top w:val="none" w:sz="0" w:space="0" w:color="auto"/>
        <w:left w:val="none" w:sz="0" w:space="0" w:color="auto"/>
        <w:bottom w:val="none" w:sz="0" w:space="0" w:color="auto"/>
        <w:right w:val="none" w:sz="0" w:space="0" w:color="auto"/>
      </w:divBdr>
    </w:div>
    <w:div w:id="1363627986">
      <w:marLeft w:val="0"/>
      <w:marRight w:val="0"/>
      <w:marTop w:val="0"/>
      <w:marBottom w:val="0"/>
      <w:divBdr>
        <w:top w:val="none" w:sz="0" w:space="0" w:color="auto"/>
        <w:left w:val="none" w:sz="0" w:space="0" w:color="auto"/>
        <w:bottom w:val="none" w:sz="0" w:space="0" w:color="auto"/>
        <w:right w:val="none" w:sz="0" w:space="0" w:color="auto"/>
      </w:divBdr>
    </w:div>
    <w:div w:id="1363633319">
      <w:marLeft w:val="0"/>
      <w:marRight w:val="0"/>
      <w:marTop w:val="0"/>
      <w:marBottom w:val="0"/>
      <w:divBdr>
        <w:top w:val="none" w:sz="0" w:space="0" w:color="auto"/>
        <w:left w:val="none" w:sz="0" w:space="0" w:color="auto"/>
        <w:bottom w:val="none" w:sz="0" w:space="0" w:color="auto"/>
        <w:right w:val="none" w:sz="0" w:space="0" w:color="auto"/>
      </w:divBdr>
    </w:div>
    <w:div w:id="1363743187">
      <w:marLeft w:val="0"/>
      <w:marRight w:val="0"/>
      <w:marTop w:val="0"/>
      <w:marBottom w:val="0"/>
      <w:divBdr>
        <w:top w:val="none" w:sz="0" w:space="0" w:color="auto"/>
        <w:left w:val="none" w:sz="0" w:space="0" w:color="auto"/>
        <w:bottom w:val="none" w:sz="0" w:space="0" w:color="auto"/>
        <w:right w:val="none" w:sz="0" w:space="0" w:color="auto"/>
      </w:divBdr>
    </w:div>
    <w:div w:id="1363821212">
      <w:marLeft w:val="0"/>
      <w:marRight w:val="0"/>
      <w:marTop w:val="0"/>
      <w:marBottom w:val="0"/>
      <w:divBdr>
        <w:top w:val="none" w:sz="0" w:space="0" w:color="auto"/>
        <w:left w:val="none" w:sz="0" w:space="0" w:color="auto"/>
        <w:bottom w:val="none" w:sz="0" w:space="0" w:color="auto"/>
        <w:right w:val="none" w:sz="0" w:space="0" w:color="auto"/>
      </w:divBdr>
    </w:div>
    <w:div w:id="1363825376">
      <w:marLeft w:val="0"/>
      <w:marRight w:val="0"/>
      <w:marTop w:val="0"/>
      <w:marBottom w:val="0"/>
      <w:divBdr>
        <w:top w:val="none" w:sz="0" w:space="0" w:color="auto"/>
        <w:left w:val="none" w:sz="0" w:space="0" w:color="auto"/>
        <w:bottom w:val="none" w:sz="0" w:space="0" w:color="auto"/>
        <w:right w:val="none" w:sz="0" w:space="0" w:color="auto"/>
      </w:divBdr>
    </w:div>
    <w:div w:id="1363944673">
      <w:marLeft w:val="0"/>
      <w:marRight w:val="0"/>
      <w:marTop w:val="0"/>
      <w:marBottom w:val="0"/>
      <w:divBdr>
        <w:top w:val="none" w:sz="0" w:space="0" w:color="auto"/>
        <w:left w:val="none" w:sz="0" w:space="0" w:color="auto"/>
        <w:bottom w:val="none" w:sz="0" w:space="0" w:color="auto"/>
        <w:right w:val="none" w:sz="0" w:space="0" w:color="auto"/>
      </w:divBdr>
    </w:div>
    <w:div w:id="1364090664">
      <w:marLeft w:val="0"/>
      <w:marRight w:val="0"/>
      <w:marTop w:val="0"/>
      <w:marBottom w:val="0"/>
      <w:divBdr>
        <w:top w:val="none" w:sz="0" w:space="0" w:color="auto"/>
        <w:left w:val="none" w:sz="0" w:space="0" w:color="auto"/>
        <w:bottom w:val="none" w:sz="0" w:space="0" w:color="auto"/>
        <w:right w:val="none" w:sz="0" w:space="0" w:color="auto"/>
      </w:divBdr>
    </w:div>
    <w:div w:id="1364137694">
      <w:marLeft w:val="0"/>
      <w:marRight w:val="0"/>
      <w:marTop w:val="0"/>
      <w:marBottom w:val="0"/>
      <w:divBdr>
        <w:top w:val="none" w:sz="0" w:space="0" w:color="auto"/>
        <w:left w:val="none" w:sz="0" w:space="0" w:color="auto"/>
        <w:bottom w:val="none" w:sz="0" w:space="0" w:color="auto"/>
        <w:right w:val="none" w:sz="0" w:space="0" w:color="auto"/>
      </w:divBdr>
    </w:div>
    <w:div w:id="1364209515">
      <w:marLeft w:val="0"/>
      <w:marRight w:val="0"/>
      <w:marTop w:val="0"/>
      <w:marBottom w:val="0"/>
      <w:divBdr>
        <w:top w:val="none" w:sz="0" w:space="0" w:color="auto"/>
        <w:left w:val="none" w:sz="0" w:space="0" w:color="auto"/>
        <w:bottom w:val="none" w:sz="0" w:space="0" w:color="auto"/>
        <w:right w:val="none" w:sz="0" w:space="0" w:color="auto"/>
      </w:divBdr>
    </w:div>
    <w:div w:id="1364210407">
      <w:marLeft w:val="0"/>
      <w:marRight w:val="0"/>
      <w:marTop w:val="0"/>
      <w:marBottom w:val="0"/>
      <w:divBdr>
        <w:top w:val="none" w:sz="0" w:space="0" w:color="auto"/>
        <w:left w:val="none" w:sz="0" w:space="0" w:color="auto"/>
        <w:bottom w:val="none" w:sz="0" w:space="0" w:color="auto"/>
        <w:right w:val="none" w:sz="0" w:space="0" w:color="auto"/>
      </w:divBdr>
    </w:div>
    <w:div w:id="1364356957">
      <w:marLeft w:val="0"/>
      <w:marRight w:val="0"/>
      <w:marTop w:val="0"/>
      <w:marBottom w:val="0"/>
      <w:divBdr>
        <w:top w:val="none" w:sz="0" w:space="0" w:color="auto"/>
        <w:left w:val="none" w:sz="0" w:space="0" w:color="auto"/>
        <w:bottom w:val="none" w:sz="0" w:space="0" w:color="auto"/>
        <w:right w:val="none" w:sz="0" w:space="0" w:color="auto"/>
      </w:divBdr>
    </w:div>
    <w:div w:id="1364403567">
      <w:marLeft w:val="0"/>
      <w:marRight w:val="0"/>
      <w:marTop w:val="0"/>
      <w:marBottom w:val="0"/>
      <w:divBdr>
        <w:top w:val="none" w:sz="0" w:space="0" w:color="auto"/>
        <w:left w:val="none" w:sz="0" w:space="0" w:color="auto"/>
        <w:bottom w:val="none" w:sz="0" w:space="0" w:color="auto"/>
        <w:right w:val="none" w:sz="0" w:space="0" w:color="auto"/>
      </w:divBdr>
    </w:div>
    <w:div w:id="1364407575">
      <w:marLeft w:val="0"/>
      <w:marRight w:val="0"/>
      <w:marTop w:val="0"/>
      <w:marBottom w:val="0"/>
      <w:divBdr>
        <w:top w:val="none" w:sz="0" w:space="0" w:color="auto"/>
        <w:left w:val="none" w:sz="0" w:space="0" w:color="auto"/>
        <w:bottom w:val="none" w:sz="0" w:space="0" w:color="auto"/>
        <w:right w:val="none" w:sz="0" w:space="0" w:color="auto"/>
      </w:divBdr>
    </w:div>
    <w:div w:id="1364474385">
      <w:marLeft w:val="0"/>
      <w:marRight w:val="0"/>
      <w:marTop w:val="0"/>
      <w:marBottom w:val="0"/>
      <w:divBdr>
        <w:top w:val="none" w:sz="0" w:space="0" w:color="auto"/>
        <w:left w:val="none" w:sz="0" w:space="0" w:color="auto"/>
        <w:bottom w:val="none" w:sz="0" w:space="0" w:color="auto"/>
        <w:right w:val="none" w:sz="0" w:space="0" w:color="auto"/>
      </w:divBdr>
    </w:div>
    <w:div w:id="1364668115">
      <w:marLeft w:val="0"/>
      <w:marRight w:val="0"/>
      <w:marTop w:val="0"/>
      <w:marBottom w:val="0"/>
      <w:divBdr>
        <w:top w:val="none" w:sz="0" w:space="0" w:color="auto"/>
        <w:left w:val="none" w:sz="0" w:space="0" w:color="auto"/>
        <w:bottom w:val="none" w:sz="0" w:space="0" w:color="auto"/>
        <w:right w:val="none" w:sz="0" w:space="0" w:color="auto"/>
      </w:divBdr>
    </w:div>
    <w:div w:id="1364674032">
      <w:marLeft w:val="0"/>
      <w:marRight w:val="0"/>
      <w:marTop w:val="0"/>
      <w:marBottom w:val="0"/>
      <w:divBdr>
        <w:top w:val="none" w:sz="0" w:space="0" w:color="auto"/>
        <w:left w:val="none" w:sz="0" w:space="0" w:color="auto"/>
        <w:bottom w:val="none" w:sz="0" w:space="0" w:color="auto"/>
        <w:right w:val="none" w:sz="0" w:space="0" w:color="auto"/>
      </w:divBdr>
    </w:div>
    <w:div w:id="1364746423">
      <w:marLeft w:val="480"/>
      <w:marRight w:val="0"/>
      <w:marTop w:val="0"/>
      <w:marBottom w:val="0"/>
      <w:divBdr>
        <w:top w:val="none" w:sz="0" w:space="0" w:color="auto"/>
        <w:left w:val="none" w:sz="0" w:space="0" w:color="auto"/>
        <w:bottom w:val="none" w:sz="0" w:space="0" w:color="auto"/>
        <w:right w:val="none" w:sz="0" w:space="0" w:color="auto"/>
      </w:divBdr>
    </w:div>
    <w:div w:id="1364863604">
      <w:marLeft w:val="0"/>
      <w:marRight w:val="0"/>
      <w:marTop w:val="0"/>
      <w:marBottom w:val="0"/>
      <w:divBdr>
        <w:top w:val="none" w:sz="0" w:space="0" w:color="auto"/>
        <w:left w:val="none" w:sz="0" w:space="0" w:color="auto"/>
        <w:bottom w:val="none" w:sz="0" w:space="0" w:color="auto"/>
        <w:right w:val="none" w:sz="0" w:space="0" w:color="auto"/>
      </w:divBdr>
    </w:div>
    <w:div w:id="1364866543">
      <w:marLeft w:val="0"/>
      <w:marRight w:val="0"/>
      <w:marTop w:val="0"/>
      <w:marBottom w:val="0"/>
      <w:divBdr>
        <w:top w:val="none" w:sz="0" w:space="0" w:color="auto"/>
        <w:left w:val="none" w:sz="0" w:space="0" w:color="auto"/>
        <w:bottom w:val="none" w:sz="0" w:space="0" w:color="auto"/>
        <w:right w:val="none" w:sz="0" w:space="0" w:color="auto"/>
      </w:divBdr>
    </w:div>
    <w:div w:id="1364945295">
      <w:marLeft w:val="0"/>
      <w:marRight w:val="0"/>
      <w:marTop w:val="0"/>
      <w:marBottom w:val="0"/>
      <w:divBdr>
        <w:top w:val="none" w:sz="0" w:space="0" w:color="auto"/>
        <w:left w:val="none" w:sz="0" w:space="0" w:color="auto"/>
        <w:bottom w:val="none" w:sz="0" w:space="0" w:color="auto"/>
        <w:right w:val="none" w:sz="0" w:space="0" w:color="auto"/>
      </w:divBdr>
    </w:div>
    <w:div w:id="1364984219">
      <w:marLeft w:val="0"/>
      <w:marRight w:val="0"/>
      <w:marTop w:val="0"/>
      <w:marBottom w:val="0"/>
      <w:divBdr>
        <w:top w:val="none" w:sz="0" w:space="0" w:color="auto"/>
        <w:left w:val="none" w:sz="0" w:space="0" w:color="auto"/>
        <w:bottom w:val="none" w:sz="0" w:space="0" w:color="auto"/>
        <w:right w:val="none" w:sz="0" w:space="0" w:color="auto"/>
      </w:divBdr>
    </w:div>
    <w:div w:id="1365011205">
      <w:marLeft w:val="0"/>
      <w:marRight w:val="0"/>
      <w:marTop w:val="0"/>
      <w:marBottom w:val="0"/>
      <w:divBdr>
        <w:top w:val="none" w:sz="0" w:space="0" w:color="auto"/>
        <w:left w:val="none" w:sz="0" w:space="0" w:color="auto"/>
        <w:bottom w:val="none" w:sz="0" w:space="0" w:color="auto"/>
        <w:right w:val="none" w:sz="0" w:space="0" w:color="auto"/>
      </w:divBdr>
    </w:div>
    <w:div w:id="1365013839">
      <w:marLeft w:val="0"/>
      <w:marRight w:val="0"/>
      <w:marTop w:val="0"/>
      <w:marBottom w:val="0"/>
      <w:divBdr>
        <w:top w:val="none" w:sz="0" w:space="0" w:color="auto"/>
        <w:left w:val="none" w:sz="0" w:space="0" w:color="auto"/>
        <w:bottom w:val="none" w:sz="0" w:space="0" w:color="auto"/>
        <w:right w:val="none" w:sz="0" w:space="0" w:color="auto"/>
      </w:divBdr>
    </w:div>
    <w:div w:id="1365014847">
      <w:marLeft w:val="0"/>
      <w:marRight w:val="0"/>
      <w:marTop w:val="0"/>
      <w:marBottom w:val="0"/>
      <w:divBdr>
        <w:top w:val="none" w:sz="0" w:space="0" w:color="auto"/>
        <w:left w:val="none" w:sz="0" w:space="0" w:color="auto"/>
        <w:bottom w:val="none" w:sz="0" w:space="0" w:color="auto"/>
        <w:right w:val="none" w:sz="0" w:space="0" w:color="auto"/>
      </w:divBdr>
    </w:div>
    <w:div w:id="1365210447">
      <w:marLeft w:val="0"/>
      <w:marRight w:val="0"/>
      <w:marTop w:val="0"/>
      <w:marBottom w:val="0"/>
      <w:divBdr>
        <w:top w:val="none" w:sz="0" w:space="0" w:color="auto"/>
        <w:left w:val="none" w:sz="0" w:space="0" w:color="auto"/>
        <w:bottom w:val="none" w:sz="0" w:space="0" w:color="auto"/>
        <w:right w:val="none" w:sz="0" w:space="0" w:color="auto"/>
      </w:divBdr>
    </w:div>
    <w:div w:id="1365247130">
      <w:marLeft w:val="0"/>
      <w:marRight w:val="0"/>
      <w:marTop w:val="0"/>
      <w:marBottom w:val="0"/>
      <w:divBdr>
        <w:top w:val="none" w:sz="0" w:space="0" w:color="auto"/>
        <w:left w:val="none" w:sz="0" w:space="0" w:color="auto"/>
        <w:bottom w:val="none" w:sz="0" w:space="0" w:color="auto"/>
        <w:right w:val="none" w:sz="0" w:space="0" w:color="auto"/>
      </w:divBdr>
    </w:div>
    <w:div w:id="1365247404">
      <w:marLeft w:val="0"/>
      <w:marRight w:val="0"/>
      <w:marTop w:val="0"/>
      <w:marBottom w:val="0"/>
      <w:divBdr>
        <w:top w:val="none" w:sz="0" w:space="0" w:color="auto"/>
        <w:left w:val="none" w:sz="0" w:space="0" w:color="auto"/>
        <w:bottom w:val="none" w:sz="0" w:space="0" w:color="auto"/>
        <w:right w:val="none" w:sz="0" w:space="0" w:color="auto"/>
      </w:divBdr>
    </w:div>
    <w:div w:id="1365251496">
      <w:marLeft w:val="0"/>
      <w:marRight w:val="0"/>
      <w:marTop w:val="0"/>
      <w:marBottom w:val="0"/>
      <w:divBdr>
        <w:top w:val="none" w:sz="0" w:space="0" w:color="auto"/>
        <w:left w:val="none" w:sz="0" w:space="0" w:color="auto"/>
        <w:bottom w:val="none" w:sz="0" w:space="0" w:color="auto"/>
        <w:right w:val="none" w:sz="0" w:space="0" w:color="auto"/>
      </w:divBdr>
    </w:div>
    <w:div w:id="1365397870">
      <w:marLeft w:val="0"/>
      <w:marRight w:val="0"/>
      <w:marTop w:val="0"/>
      <w:marBottom w:val="0"/>
      <w:divBdr>
        <w:top w:val="none" w:sz="0" w:space="0" w:color="auto"/>
        <w:left w:val="none" w:sz="0" w:space="0" w:color="auto"/>
        <w:bottom w:val="none" w:sz="0" w:space="0" w:color="auto"/>
        <w:right w:val="none" w:sz="0" w:space="0" w:color="auto"/>
      </w:divBdr>
    </w:div>
    <w:div w:id="1365398655">
      <w:marLeft w:val="0"/>
      <w:marRight w:val="0"/>
      <w:marTop w:val="0"/>
      <w:marBottom w:val="0"/>
      <w:divBdr>
        <w:top w:val="none" w:sz="0" w:space="0" w:color="auto"/>
        <w:left w:val="none" w:sz="0" w:space="0" w:color="auto"/>
        <w:bottom w:val="none" w:sz="0" w:space="0" w:color="auto"/>
        <w:right w:val="none" w:sz="0" w:space="0" w:color="auto"/>
      </w:divBdr>
    </w:div>
    <w:div w:id="1365400489">
      <w:marLeft w:val="0"/>
      <w:marRight w:val="0"/>
      <w:marTop w:val="0"/>
      <w:marBottom w:val="0"/>
      <w:divBdr>
        <w:top w:val="none" w:sz="0" w:space="0" w:color="auto"/>
        <w:left w:val="none" w:sz="0" w:space="0" w:color="auto"/>
        <w:bottom w:val="none" w:sz="0" w:space="0" w:color="auto"/>
        <w:right w:val="none" w:sz="0" w:space="0" w:color="auto"/>
      </w:divBdr>
    </w:div>
    <w:div w:id="1365405628">
      <w:marLeft w:val="0"/>
      <w:marRight w:val="0"/>
      <w:marTop w:val="0"/>
      <w:marBottom w:val="0"/>
      <w:divBdr>
        <w:top w:val="none" w:sz="0" w:space="0" w:color="auto"/>
        <w:left w:val="none" w:sz="0" w:space="0" w:color="auto"/>
        <w:bottom w:val="none" w:sz="0" w:space="0" w:color="auto"/>
        <w:right w:val="none" w:sz="0" w:space="0" w:color="auto"/>
      </w:divBdr>
    </w:div>
    <w:div w:id="1365520311">
      <w:marLeft w:val="0"/>
      <w:marRight w:val="0"/>
      <w:marTop w:val="0"/>
      <w:marBottom w:val="0"/>
      <w:divBdr>
        <w:top w:val="none" w:sz="0" w:space="0" w:color="auto"/>
        <w:left w:val="none" w:sz="0" w:space="0" w:color="auto"/>
        <w:bottom w:val="none" w:sz="0" w:space="0" w:color="auto"/>
        <w:right w:val="none" w:sz="0" w:space="0" w:color="auto"/>
      </w:divBdr>
    </w:div>
    <w:div w:id="1365522272">
      <w:marLeft w:val="0"/>
      <w:marRight w:val="0"/>
      <w:marTop w:val="0"/>
      <w:marBottom w:val="0"/>
      <w:divBdr>
        <w:top w:val="none" w:sz="0" w:space="0" w:color="auto"/>
        <w:left w:val="none" w:sz="0" w:space="0" w:color="auto"/>
        <w:bottom w:val="none" w:sz="0" w:space="0" w:color="auto"/>
        <w:right w:val="none" w:sz="0" w:space="0" w:color="auto"/>
      </w:divBdr>
    </w:div>
    <w:div w:id="1365522624">
      <w:marLeft w:val="0"/>
      <w:marRight w:val="0"/>
      <w:marTop w:val="0"/>
      <w:marBottom w:val="0"/>
      <w:divBdr>
        <w:top w:val="none" w:sz="0" w:space="0" w:color="auto"/>
        <w:left w:val="none" w:sz="0" w:space="0" w:color="auto"/>
        <w:bottom w:val="none" w:sz="0" w:space="0" w:color="auto"/>
        <w:right w:val="none" w:sz="0" w:space="0" w:color="auto"/>
      </w:divBdr>
    </w:div>
    <w:div w:id="1365641433">
      <w:marLeft w:val="0"/>
      <w:marRight w:val="0"/>
      <w:marTop w:val="0"/>
      <w:marBottom w:val="0"/>
      <w:divBdr>
        <w:top w:val="none" w:sz="0" w:space="0" w:color="auto"/>
        <w:left w:val="none" w:sz="0" w:space="0" w:color="auto"/>
        <w:bottom w:val="none" w:sz="0" w:space="0" w:color="auto"/>
        <w:right w:val="none" w:sz="0" w:space="0" w:color="auto"/>
      </w:divBdr>
    </w:div>
    <w:div w:id="1365670961">
      <w:marLeft w:val="0"/>
      <w:marRight w:val="0"/>
      <w:marTop w:val="0"/>
      <w:marBottom w:val="0"/>
      <w:divBdr>
        <w:top w:val="none" w:sz="0" w:space="0" w:color="auto"/>
        <w:left w:val="none" w:sz="0" w:space="0" w:color="auto"/>
        <w:bottom w:val="none" w:sz="0" w:space="0" w:color="auto"/>
        <w:right w:val="none" w:sz="0" w:space="0" w:color="auto"/>
      </w:divBdr>
    </w:div>
    <w:div w:id="1365711439">
      <w:marLeft w:val="0"/>
      <w:marRight w:val="0"/>
      <w:marTop w:val="0"/>
      <w:marBottom w:val="0"/>
      <w:divBdr>
        <w:top w:val="none" w:sz="0" w:space="0" w:color="auto"/>
        <w:left w:val="none" w:sz="0" w:space="0" w:color="auto"/>
        <w:bottom w:val="none" w:sz="0" w:space="0" w:color="auto"/>
        <w:right w:val="none" w:sz="0" w:space="0" w:color="auto"/>
      </w:divBdr>
    </w:div>
    <w:div w:id="1365713423">
      <w:marLeft w:val="0"/>
      <w:marRight w:val="0"/>
      <w:marTop w:val="0"/>
      <w:marBottom w:val="0"/>
      <w:divBdr>
        <w:top w:val="none" w:sz="0" w:space="0" w:color="auto"/>
        <w:left w:val="none" w:sz="0" w:space="0" w:color="auto"/>
        <w:bottom w:val="none" w:sz="0" w:space="0" w:color="auto"/>
        <w:right w:val="none" w:sz="0" w:space="0" w:color="auto"/>
      </w:divBdr>
    </w:div>
    <w:div w:id="1365715805">
      <w:marLeft w:val="0"/>
      <w:marRight w:val="0"/>
      <w:marTop w:val="0"/>
      <w:marBottom w:val="0"/>
      <w:divBdr>
        <w:top w:val="none" w:sz="0" w:space="0" w:color="auto"/>
        <w:left w:val="none" w:sz="0" w:space="0" w:color="auto"/>
        <w:bottom w:val="none" w:sz="0" w:space="0" w:color="auto"/>
        <w:right w:val="none" w:sz="0" w:space="0" w:color="auto"/>
      </w:divBdr>
    </w:div>
    <w:div w:id="1365790721">
      <w:marLeft w:val="0"/>
      <w:marRight w:val="0"/>
      <w:marTop w:val="0"/>
      <w:marBottom w:val="0"/>
      <w:divBdr>
        <w:top w:val="none" w:sz="0" w:space="0" w:color="auto"/>
        <w:left w:val="none" w:sz="0" w:space="0" w:color="auto"/>
        <w:bottom w:val="none" w:sz="0" w:space="0" w:color="auto"/>
        <w:right w:val="none" w:sz="0" w:space="0" w:color="auto"/>
      </w:divBdr>
    </w:div>
    <w:div w:id="1365863654">
      <w:marLeft w:val="0"/>
      <w:marRight w:val="0"/>
      <w:marTop w:val="0"/>
      <w:marBottom w:val="0"/>
      <w:divBdr>
        <w:top w:val="none" w:sz="0" w:space="0" w:color="auto"/>
        <w:left w:val="none" w:sz="0" w:space="0" w:color="auto"/>
        <w:bottom w:val="none" w:sz="0" w:space="0" w:color="auto"/>
        <w:right w:val="none" w:sz="0" w:space="0" w:color="auto"/>
      </w:divBdr>
    </w:div>
    <w:div w:id="1365905159">
      <w:marLeft w:val="0"/>
      <w:marRight w:val="0"/>
      <w:marTop w:val="0"/>
      <w:marBottom w:val="0"/>
      <w:divBdr>
        <w:top w:val="none" w:sz="0" w:space="0" w:color="auto"/>
        <w:left w:val="none" w:sz="0" w:space="0" w:color="auto"/>
        <w:bottom w:val="none" w:sz="0" w:space="0" w:color="auto"/>
        <w:right w:val="none" w:sz="0" w:space="0" w:color="auto"/>
      </w:divBdr>
    </w:div>
    <w:div w:id="1365906074">
      <w:marLeft w:val="0"/>
      <w:marRight w:val="0"/>
      <w:marTop w:val="0"/>
      <w:marBottom w:val="0"/>
      <w:divBdr>
        <w:top w:val="none" w:sz="0" w:space="0" w:color="auto"/>
        <w:left w:val="none" w:sz="0" w:space="0" w:color="auto"/>
        <w:bottom w:val="none" w:sz="0" w:space="0" w:color="auto"/>
        <w:right w:val="none" w:sz="0" w:space="0" w:color="auto"/>
      </w:divBdr>
    </w:div>
    <w:div w:id="1366060535">
      <w:marLeft w:val="0"/>
      <w:marRight w:val="0"/>
      <w:marTop w:val="0"/>
      <w:marBottom w:val="0"/>
      <w:divBdr>
        <w:top w:val="none" w:sz="0" w:space="0" w:color="auto"/>
        <w:left w:val="none" w:sz="0" w:space="0" w:color="auto"/>
        <w:bottom w:val="none" w:sz="0" w:space="0" w:color="auto"/>
        <w:right w:val="none" w:sz="0" w:space="0" w:color="auto"/>
      </w:divBdr>
    </w:div>
    <w:div w:id="1366252164">
      <w:marLeft w:val="0"/>
      <w:marRight w:val="0"/>
      <w:marTop w:val="0"/>
      <w:marBottom w:val="0"/>
      <w:divBdr>
        <w:top w:val="none" w:sz="0" w:space="0" w:color="auto"/>
        <w:left w:val="none" w:sz="0" w:space="0" w:color="auto"/>
        <w:bottom w:val="none" w:sz="0" w:space="0" w:color="auto"/>
        <w:right w:val="none" w:sz="0" w:space="0" w:color="auto"/>
      </w:divBdr>
    </w:div>
    <w:div w:id="1366368441">
      <w:marLeft w:val="0"/>
      <w:marRight w:val="0"/>
      <w:marTop w:val="0"/>
      <w:marBottom w:val="0"/>
      <w:divBdr>
        <w:top w:val="none" w:sz="0" w:space="0" w:color="auto"/>
        <w:left w:val="none" w:sz="0" w:space="0" w:color="auto"/>
        <w:bottom w:val="none" w:sz="0" w:space="0" w:color="auto"/>
        <w:right w:val="none" w:sz="0" w:space="0" w:color="auto"/>
      </w:divBdr>
    </w:div>
    <w:div w:id="1366440068">
      <w:marLeft w:val="0"/>
      <w:marRight w:val="0"/>
      <w:marTop w:val="0"/>
      <w:marBottom w:val="0"/>
      <w:divBdr>
        <w:top w:val="none" w:sz="0" w:space="0" w:color="auto"/>
        <w:left w:val="none" w:sz="0" w:space="0" w:color="auto"/>
        <w:bottom w:val="none" w:sz="0" w:space="0" w:color="auto"/>
        <w:right w:val="none" w:sz="0" w:space="0" w:color="auto"/>
      </w:divBdr>
    </w:div>
    <w:div w:id="1366557638">
      <w:marLeft w:val="0"/>
      <w:marRight w:val="0"/>
      <w:marTop w:val="0"/>
      <w:marBottom w:val="0"/>
      <w:divBdr>
        <w:top w:val="none" w:sz="0" w:space="0" w:color="auto"/>
        <w:left w:val="none" w:sz="0" w:space="0" w:color="auto"/>
        <w:bottom w:val="none" w:sz="0" w:space="0" w:color="auto"/>
        <w:right w:val="none" w:sz="0" w:space="0" w:color="auto"/>
      </w:divBdr>
    </w:div>
    <w:div w:id="1366561189">
      <w:marLeft w:val="0"/>
      <w:marRight w:val="0"/>
      <w:marTop w:val="0"/>
      <w:marBottom w:val="0"/>
      <w:divBdr>
        <w:top w:val="none" w:sz="0" w:space="0" w:color="auto"/>
        <w:left w:val="none" w:sz="0" w:space="0" w:color="auto"/>
        <w:bottom w:val="none" w:sz="0" w:space="0" w:color="auto"/>
        <w:right w:val="none" w:sz="0" w:space="0" w:color="auto"/>
      </w:divBdr>
    </w:div>
    <w:div w:id="1366638835">
      <w:marLeft w:val="0"/>
      <w:marRight w:val="0"/>
      <w:marTop w:val="0"/>
      <w:marBottom w:val="0"/>
      <w:divBdr>
        <w:top w:val="none" w:sz="0" w:space="0" w:color="auto"/>
        <w:left w:val="none" w:sz="0" w:space="0" w:color="auto"/>
        <w:bottom w:val="none" w:sz="0" w:space="0" w:color="auto"/>
        <w:right w:val="none" w:sz="0" w:space="0" w:color="auto"/>
      </w:divBdr>
    </w:div>
    <w:div w:id="1366639893">
      <w:marLeft w:val="0"/>
      <w:marRight w:val="0"/>
      <w:marTop w:val="0"/>
      <w:marBottom w:val="0"/>
      <w:divBdr>
        <w:top w:val="none" w:sz="0" w:space="0" w:color="auto"/>
        <w:left w:val="none" w:sz="0" w:space="0" w:color="auto"/>
        <w:bottom w:val="none" w:sz="0" w:space="0" w:color="auto"/>
        <w:right w:val="none" w:sz="0" w:space="0" w:color="auto"/>
      </w:divBdr>
    </w:div>
    <w:div w:id="1366716021">
      <w:marLeft w:val="0"/>
      <w:marRight w:val="0"/>
      <w:marTop w:val="0"/>
      <w:marBottom w:val="0"/>
      <w:divBdr>
        <w:top w:val="none" w:sz="0" w:space="0" w:color="auto"/>
        <w:left w:val="none" w:sz="0" w:space="0" w:color="auto"/>
        <w:bottom w:val="none" w:sz="0" w:space="0" w:color="auto"/>
        <w:right w:val="none" w:sz="0" w:space="0" w:color="auto"/>
      </w:divBdr>
    </w:div>
    <w:div w:id="1366717261">
      <w:marLeft w:val="0"/>
      <w:marRight w:val="0"/>
      <w:marTop w:val="0"/>
      <w:marBottom w:val="0"/>
      <w:divBdr>
        <w:top w:val="none" w:sz="0" w:space="0" w:color="auto"/>
        <w:left w:val="none" w:sz="0" w:space="0" w:color="auto"/>
        <w:bottom w:val="none" w:sz="0" w:space="0" w:color="auto"/>
        <w:right w:val="none" w:sz="0" w:space="0" w:color="auto"/>
      </w:divBdr>
    </w:div>
    <w:div w:id="1366830751">
      <w:marLeft w:val="0"/>
      <w:marRight w:val="0"/>
      <w:marTop w:val="0"/>
      <w:marBottom w:val="0"/>
      <w:divBdr>
        <w:top w:val="none" w:sz="0" w:space="0" w:color="auto"/>
        <w:left w:val="none" w:sz="0" w:space="0" w:color="auto"/>
        <w:bottom w:val="none" w:sz="0" w:space="0" w:color="auto"/>
        <w:right w:val="none" w:sz="0" w:space="0" w:color="auto"/>
      </w:divBdr>
    </w:div>
    <w:div w:id="1366908632">
      <w:marLeft w:val="0"/>
      <w:marRight w:val="0"/>
      <w:marTop w:val="0"/>
      <w:marBottom w:val="0"/>
      <w:divBdr>
        <w:top w:val="none" w:sz="0" w:space="0" w:color="auto"/>
        <w:left w:val="none" w:sz="0" w:space="0" w:color="auto"/>
        <w:bottom w:val="none" w:sz="0" w:space="0" w:color="auto"/>
        <w:right w:val="none" w:sz="0" w:space="0" w:color="auto"/>
      </w:divBdr>
    </w:div>
    <w:div w:id="1366979160">
      <w:marLeft w:val="0"/>
      <w:marRight w:val="0"/>
      <w:marTop w:val="0"/>
      <w:marBottom w:val="0"/>
      <w:divBdr>
        <w:top w:val="none" w:sz="0" w:space="0" w:color="auto"/>
        <w:left w:val="none" w:sz="0" w:space="0" w:color="auto"/>
        <w:bottom w:val="none" w:sz="0" w:space="0" w:color="auto"/>
        <w:right w:val="none" w:sz="0" w:space="0" w:color="auto"/>
      </w:divBdr>
    </w:div>
    <w:div w:id="1367019609">
      <w:marLeft w:val="0"/>
      <w:marRight w:val="0"/>
      <w:marTop w:val="0"/>
      <w:marBottom w:val="0"/>
      <w:divBdr>
        <w:top w:val="none" w:sz="0" w:space="0" w:color="auto"/>
        <w:left w:val="none" w:sz="0" w:space="0" w:color="auto"/>
        <w:bottom w:val="none" w:sz="0" w:space="0" w:color="auto"/>
        <w:right w:val="none" w:sz="0" w:space="0" w:color="auto"/>
      </w:divBdr>
    </w:div>
    <w:div w:id="1367027707">
      <w:marLeft w:val="0"/>
      <w:marRight w:val="0"/>
      <w:marTop w:val="0"/>
      <w:marBottom w:val="0"/>
      <w:divBdr>
        <w:top w:val="none" w:sz="0" w:space="0" w:color="auto"/>
        <w:left w:val="none" w:sz="0" w:space="0" w:color="auto"/>
        <w:bottom w:val="none" w:sz="0" w:space="0" w:color="auto"/>
        <w:right w:val="none" w:sz="0" w:space="0" w:color="auto"/>
      </w:divBdr>
    </w:div>
    <w:div w:id="1367098726">
      <w:marLeft w:val="0"/>
      <w:marRight w:val="0"/>
      <w:marTop w:val="0"/>
      <w:marBottom w:val="0"/>
      <w:divBdr>
        <w:top w:val="none" w:sz="0" w:space="0" w:color="auto"/>
        <w:left w:val="none" w:sz="0" w:space="0" w:color="auto"/>
        <w:bottom w:val="none" w:sz="0" w:space="0" w:color="auto"/>
        <w:right w:val="none" w:sz="0" w:space="0" w:color="auto"/>
      </w:divBdr>
    </w:div>
    <w:div w:id="1367170787">
      <w:marLeft w:val="0"/>
      <w:marRight w:val="0"/>
      <w:marTop w:val="0"/>
      <w:marBottom w:val="0"/>
      <w:divBdr>
        <w:top w:val="none" w:sz="0" w:space="0" w:color="auto"/>
        <w:left w:val="none" w:sz="0" w:space="0" w:color="auto"/>
        <w:bottom w:val="none" w:sz="0" w:space="0" w:color="auto"/>
        <w:right w:val="none" w:sz="0" w:space="0" w:color="auto"/>
      </w:divBdr>
    </w:div>
    <w:div w:id="1367173964">
      <w:marLeft w:val="0"/>
      <w:marRight w:val="0"/>
      <w:marTop w:val="0"/>
      <w:marBottom w:val="0"/>
      <w:divBdr>
        <w:top w:val="none" w:sz="0" w:space="0" w:color="auto"/>
        <w:left w:val="none" w:sz="0" w:space="0" w:color="auto"/>
        <w:bottom w:val="none" w:sz="0" w:space="0" w:color="auto"/>
        <w:right w:val="none" w:sz="0" w:space="0" w:color="auto"/>
      </w:divBdr>
    </w:div>
    <w:div w:id="1367217787">
      <w:marLeft w:val="0"/>
      <w:marRight w:val="0"/>
      <w:marTop w:val="0"/>
      <w:marBottom w:val="0"/>
      <w:divBdr>
        <w:top w:val="none" w:sz="0" w:space="0" w:color="auto"/>
        <w:left w:val="none" w:sz="0" w:space="0" w:color="auto"/>
        <w:bottom w:val="none" w:sz="0" w:space="0" w:color="auto"/>
        <w:right w:val="none" w:sz="0" w:space="0" w:color="auto"/>
      </w:divBdr>
    </w:div>
    <w:div w:id="1367292179">
      <w:marLeft w:val="0"/>
      <w:marRight w:val="0"/>
      <w:marTop w:val="0"/>
      <w:marBottom w:val="0"/>
      <w:divBdr>
        <w:top w:val="none" w:sz="0" w:space="0" w:color="auto"/>
        <w:left w:val="none" w:sz="0" w:space="0" w:color="auto"/>
        <w:bottom w:val="none" w:sz="0" w:space="0" w:color="auto"/>
        <w:right w:val="none" w:sz="0" w:space="0" w:color="auto"/>
      </w:divBdr>
    </w:div>
    <w:div w:id="1367414747">
      <w:marLeft w:val="0"/>
      <w:marRight w:val="0"/>
      <w:marTop w:val="0"/>
      <w:marBottom w:val="0"/>
      <w:divBdr>
        <w:top w:val="none" w:sz="0" w:space="0" w:color="auto"/>
        <w:left w:val="none" w:sz="0" w:space="0" w:color="auto"/>
        <w:bottom w:val="none" w:sz="0" w:space="0" w:color="auto"/>
        <w:right w:val="none" w:sz="0" w:space="0" w:color="auto"/>
      </w:divBdr>
    </w:div>
    <w:div w:id="1367486095">
      <w:marLeft w:val="0"/>
      <w:marRight w:val="0"/>
      <w:marTop w:val="0"/>
      <w:marBottom w:val="0"/>
      <w:divBdr>
        <w:top w:val="none" w:sz="0" w:space="0" w:color="auto"/>
        <w:left w:val="none" w:sz="0" w:space="0" w:color="auto"/>
        <w:bottom w:val="none" w:sz="0" w:space="0" w:color="auto"/>
        <w:right w:val="none" w:sz="0" w:space="0" w:color="auto"/>
      </w:divBdr>
    </w:div>
    <w:div w:id="1367489029">
      <w:marLeft w:val="480"/>
      <w:marRight w:val="0"/>
      <w:marTop w:val="0"/>
      <w:marBottom w:val="0"/>
      <w:divBdr>
        <w:top w:val="none" w:sz="0" w:space="0" w:color="auto"/>
        <w:left w:val="none" w:sz="0" w:space="0" w:color="auto"/>
        <w:bottom w:val="none" w:sz="0" w:space="0" w:color="auto"/>
        <w:right w:val="none" w:sz="0" w:space="0" w:color="auto"/>
      </w:divBdr>
    </w:div>
    <w:div w:id="1367565110">
      <w:marLeft w:val="0"/>
      <w:marRight w:val="0"/>
      <w:marTop w:val="0"/>
      <w:marBottom w:val="0"/>
      <w:divBdr>
        <w:top w:val="none" w:sz="0" w:space="0" w:color="auto"/>
        <w:left w:val="none" w:sz="0" w:space="0" w:color="auto"/>
        <w:bottom w:val="none" w:sz="0" w:space="0" w:color="auto"/>
        <w:right w:val="none" w:sz="0" w:space="0" w:color="auto"/>
      </w:divBdr>
    </w:div>
    <w:div w:id="1367632579">
      <w:marLeft w:val="0"/>
      <w:marRight w:val="0"/>
      <w:marTop w:val="0"/>
      <w:marBottom w:val="0"/>
      <w:divBdr>
        <w:top w:val="none" w:sz="0" w:space="0" w:color="auto"/>
        <w:left w:val="none" w:sz="0" w:space="0" w:color="auto"/>
        <w:bottom w:val="none" w:sz="0" w:space="0" w:color="auto"/>
        <w:right w:val="none" w:sz="0" w:space="0" w:color="auto"/>
      </w:divBdr>
    </w:div>
    <w:div w:id="1367675424">
      <w:marLeft w:val="0"/>
      <w:marRight w:val="0"/>
      <w:marTop w:val="0"/>
      <w:marBottom w:val="0"/>
      <w:divBdr>
        <w:top w:val="none" w:sz="0" w:space="0" w:color="auto"/>
        <w:left w:val="none" w:sz="0" w:space="0" w:color="auto"/>
        <w:bottom w:val="none" w:sz="0" w:space="0" w:color="auto"/>
        <w:right w:val="none" w:sz="0" w:space="0" w:color="auto"/>
      </w:divBdr>
    </w:div>
    <w:div w:id="1367677674">
      <w:marLeft w:val="0"/>
      <w:marRight w:val="0"/>
      <w:marTop w:val="0"/>
      <w:marBottom w:val="0"/>
      <w:divBdr>
        <w:top w:val="none" w:sz="0" w:space="0" w:color="auto"/>
        <w:left w:val="none" w:sz="0" w:space="0" w:color="auto"/>
        <w:bottom w:val="none" w:sz="0" w:space="0" w:color="auto"/>
        <w:right w:val="none" w:sz="0" w:space="0" w:color="auto"/>
      </w:divBdr>
    </w:div>
    <w:div w:id="1367678027">
      <w:marLeft w:val="0"/>
      <w:marRight w:val="0"/>
      <w:marTop w:val="0"/>
      <w:marBottom w:val="0"/>
      <w:divBdr>
        <w:top w:val="none" w:sz="0" w:space="0" w:color="auto"/>
        <w:left w:val="none" w:sz="0" w:space="0" w:color="auto"/>
        <w:bottom w:val="none" w:sz="0" w:space="0" w:color="auto"/>
        <w:right w:val="none" w:sz="0" w:space="0" w:color="auto"/>
      </w:divBdr>
    </w:div>
    <w:div w:id="1367678563">
      <w:marLeft w:val="0"/>
      <w:marRight w:val="0"/>
      <w:marTop w:val="0"/>
      <w:marBottom w:val="0"/>
      <w:divBdr>
        <w:top w:val="none" w:sz="0" w:space="0" w:color="auto"/>
        <w:left w:val="none" w:sz="0" w:space="0" w:color="auto"/>
        <w:bottom w:val="none" w:sz="0" w:space="0" w:color="auto"/>
        <w:right w:val="none" w:sz="0" w:space="0" w:color="auto"/>
      </w:divBdr>
    </w:div>
    <w:div w:id="1367681214">
      <w:marLeft w:val="0"/>
      <w:marRight w:val="0"/>
      <w:marTop w:val="0"/>
      <w:marBottom w:val="0"/>
      <w:divBdr>
        <w:top w:val="none" w:sz="0" w:space="0" w:color="auto"/>
        <w:left w:val="none" w:sz="0" w:space="0" w:color="auto"/>
        <w:bottom w:val="none" w:sz="0" w:space="0" w:color="auto"/>
        <w:right w:val="none" w:sz="0" w:space="0" w:color="auto"/>
      </w:divBdr>
    </w:div>
    <w:div w:id="1367754248">
      <w:marLeft w:val="0"/>
      <w:marRight w:val="0"/>
      <w:marTop w:val="0"/>
      <w:marBottom w:val="0"/>
      <w:divBdr>
        <w:top w:val="none" w:sz="0" w:space="0" w:color="auto"/>
        <w:left w:val="none" w:sz="0" w:space="0" w:color="auto"/>
        <w:bottom w:val="none" w:sz="0" w:space="0" w:color="auto"/>
        <w:right w:val="none" w:sz="0" w:space="0" w:color="auto"/>
      </w:divBdr>
    </w:div>
    <w:div w:id="1367826337">
      <w:marLeft w:val="0"/>
      <w:marRight w:val="0"/>
      <w:marTop w:val="0"/>
      <w:marBottom w:val="0"/>
      <w:divBdr>
        <w:top w:val="none" w:sz="0" w:space="0" w:color="auto"/>
        <w:left w:val="none" w:sz="0" w:space="0" w:color="auto"/>
        <w:bottom w:val="none" w:sz="0" w:space="0" w:color="auto"/>
        <w:right w:val="none" w:sz="0" w:space="0" w:color="auto"/>
      </w:divBdr>
    </w:div>
    <w:div w:id="1367830268">
      <w:marLeft w:val="0"/>
      <w:marRight w:val="0"/>
      <w:marTop w:val="0"/>
      <w:marBottom w:val="0"/>
      <w:divBdr>
        <w:top w:val="none" w:sz="0" w:space="0" w:color="auto"/>
        <w:left w:val="none" w:sz="0" w:space="0" w:color="auto"/>
        <w:bottom w:val="none" w:sz="0" w:space="0" w:color="auto"/>
        <w:right w:val="none" w:sz="0" w:space="0" w:color="auto"/>
      </w:divBdr>
    </w:div>
    <w:div w:id="1367876022">
      <w:marLeft w:val="0"/>
      <w:marRight w:val="0"/>
      <w:marTop w:val="0"/>
      <w:marBottom w:val="0"/>
      <w:divBdr>
        <w:top w:val="none" w:sz="0" w:space="0" w:color="auto"/>
        <w:left w:val="none" w:sz="0" w:space="0" w:color="auto"/>
        <w:bottom w:val="none" w:sz="0" w:space="0" w:color="auto"/>
        <w:right w:val="none" w:sz="0" w:space="0" w:color="auto"/>
      </w:divBdr>
    </w:div>
    <w:div w:id="1367950330">
      <w:bodyDiv w:val="1"/>
      <w:marLeft w:val="0"/>
      <w:marRight w:val="0"/>
      <w:marTop w:val="0"/>
      <w:marBottom w:val="0"/>
      <w:divBdr>
        <w:top w:val="none" w:sz="0" w:space="0" w:color="auto"/>
        <w:left w:val="none" w:sz="0" w:space="0" w:color="auto"/>
        <w:bottom w:val="none" w:sz="0" w:space="0" w:color="auto"/>
        <w:right w:val="none" w:sz="0" w:space="0" w:color="auto"/>
      </w:divBdr>
      <w:divsChild>
        <w:div w:id="2074497229">
          <w:marLeft w:val="0"/>
          <w:marRight w:val="0"/>
          <w:marTop w:val="0"/>
          <w:marBottom w:val="0"/>
          <w:divBdr>
            <w:top w:val="none" w:sz="0" w:space="0" w:color="auto"/>
            <w:left w:val="none" w:sz="0" w:space="0" w:color="auto"/>
            <w:bottom w:val="none" w:sz="0" w:space="0" w:color="auto"/>
            <w:right w:val="none" w:sz="0" w:space="0" w:color="auto"/>
          </w:divBdr>
        </w:div>
        <w:div w:id="1549294086">
          <w:marLeft w:val="0"/>
          <w:marRight w:val="0"/>
          <w:marTop w:val="0"/>
          <w:marBottom w:val="0"/>
          <w:divBdr>
            <w:top w:val="none" w:sz="0" w:space="0" w:color="auto"/>
            <w:left w:val="none" w:sz="0" w:space="0" w:color="auto"/>
            <w:bottom w:val="none" w:sz="0" w:space="0" w:color="auto"/>
            <w:right w:val="none" w:sz="0" w:space="0" w:color="auto"/>
          </w:divBdr>
        </w:div>
        <w:div w:id="1430663319">
          <w:marLeft w:val="0"/>
          <w:marRight w:val="0"/>
          <w:marTop w:val="0"/>
          <w:marBottom w:val="0"/>
          <w:divBdr>
            <w:top w:val="none" w:sz="0" w:space="0" w:color="auto"/>
            <w:left w:val="none" w:sz="0" w:space="0" w:color="auto"/>
            <w:bottom w:val="none" w:sz="0" w:space="0" w:color="auto"/>
            <w:right w:val="none" w:sz="0" w:space="0" w:color="auto"/>
          </w:divBdr>
        </w:div>
        <w:div w:id="1485198630">
          <w:marLeft w:val="0"/>
          <w:marRight w:val="0"/>
          <w:marTop w:val="0"/>
          <w:marBottom w:val="0"/>
          <w:divBdr>
            <w:top w:val="none" w:sz="0" w:space="0" w:color="auto"/>
            <w:left w:val="none" w:sz="0" w:space="0" w:color="auto"/>
            <w:bottom w:val="none" w:sz="0" w:space="0" w:color="auto"/>
            <w:right w:val="none" w:sz="0" w:space="0" w:color="auto"/>
          </w:divBdr>
        </w:div>
        <w:div w:id="952396425">
          <w:marLeft w:val="0"/>
          <w:marRight w:val="0"/>
          <w:marTop w:val="0"/>
          <w:marBottom w:val="0"/>
          <w:divBdr>
            <w:top w:val="none" w:sz="0" w:space="0" w:color="auto"/>
            <w:left w:val="none" w:sz="0" w:space="0" w:color="auto"/>
            <w:bottom w:val="none" w:sz="0" w:space="0" w:color="auto"/>
            <w:right w:val="none" w:sz="0" w:space="0" w:color="auto"/>
          </w:divBdr>
        </w:div>
        <w:div w:id="1426992940">
          <w:marLeft w:val="0"/>
          <w:marRight w:val="0"/>
          <w:marTop w:val="0"/>
          <w:marBottom w:val="0"/>
          <w:divBdr>
            <w:top w:val="none" w:sz="0" w:space="0" w:color="auto"/>
            <w:left w:val="none" w:sz="0" w:space="0" w:color="auto"/>
            <w:bottom w:val="none" w:sz="0" w:space="0" w:color="auto"/>
            <w:right w:val="none" w:sz="0" w:space="0" w:color="auto"/>
          </w:divBdr>
        </w:div>
        <w:div w:id="861673194">
          <w:marLeft w:val="0"/>
          <w:marRight w:val="0"/>
          <w:marTop w:val="0"/>
          <w:marBottom w:val="0"/>
          <w:divBdr>
            <w:top w:val="none" w:sz="0" w:space="0" w:color="auto"/>
            <w:left w:val="none" w:sz="0" w:space="0" w:color="auto"/>
            <w:bottom w:val="none" w:sz="0" w:space="0" w:color="auto"/>
            <w:right w:val="none" w:sz="0" w:space="0" w:color="auto"/>
          </w:divBdr>
        </w:div>
        <w:div w:id="1842699549">
          <w:marLeft w:val="0"/>
          <w:marRight w:val="0"/>
          <w:marTop w:val="0"/>
          <w:marBottom w:val="0"/>
          <w:divBdr>
            <w:top w:val="none" w:sz="0" w:space="0" w:color="auto"/>
            <w:left w:val="none" w:sz="0" w:space="0" w:color="auto"/>
            <w:bottom w:val="none" w:sz="0" w:space="0" w:color="auto"/>
            <w:right w:val="none" w:sz="0" w:space="0" w:color="auto"/>
          </w:divBdr>
        </w:div>
        <w:div w:id="1753744837">
          <w:marLeft w:val="0"/>
          <w:marRight w:val="0"/>
          <w:marTop w:val="0"/>
          <w:marBottom w:val="0"/>
          <w:divBdr>
            <w:top w:val="none" w:sz="0" w:space="0" w:color="auto"/>
            <w:left w:val="none" w:sz="0" w:space="0" w:color="auto"/>
            <w:bottom w:val="none" w:sz="0" w:space="0" w:color="auto"/>
            <w:right w:val="none" w:sz="0" w:space="0" w:color="auto"/>
          </w:divBdr>
        </w:div>
        <w:div w:id="1546061169">
          <w:marLeft w:val="0"/>
          <w:marRight w:val="0"/>
          <w:marTop w:val="0"/>
          <w:marBottom w:val="0"/>
          <w:divBdr>
            <w:top w:val="none" w:sz="0" w:space="0" w:color="auto"/>
            <w:left w:val="none" w:sz="0" w:space="0" w:color="auto"/>
            <w:bottom w:val="none" w:sz="0" w:space="0" w:color="auto"/>
            <w:right w:val="none" w:sz="0" w:space="0" w:color="auto"/>
          </w:divBdr>
        </w:div>
        <w:div w:id="1708799379">
          <w:marLeft w:val="0"/>
          <w:marRight w:val="0"/>
          <w:marTop w:val="0"/>
          <w:marBottom w:val="0"/>
          <w:divBdr>
            <w:top w:val="none" w:sz="0" w:space="0" w:color="auto"/>
            <w:left w:val="none" w:sz="0" w:space="0" w:color="auto"/>
            <w:bottom w:val="none" w:sz="0" w:space="0" w:color="auto"/>
            <w:right w:val="none" w:sz="0" w:space="0" w:color="auto"/>
          </w:divBdr>
        </w:div>
        <w:div w:id="1618021209">
          <w:marLeft w:val="0"/>
          <w:marRight w:val="0"/>
          <w:marTop w:val="0"/>
          <w:marBottom w:val="0"/>
          <w:divBdr>
            <w:top w:val="none" w:sz="0" w:space="0" w:color="auto"/>
            <w:left w:val="none" w:sz="0" w:space="0" w:color="auto"/>
            <w:bottom w:val="none" w:sz="0" w:space="0" w:color="auto"/>
            <w:right w:val="none" w:sz="0" w:space="0" w:color="auto"/>
          </w:divBdr>
        </w:div>
        <w:div w:id="808278224">
          <w:marLeft w:val="0"/>
          <w:marRight w:val="0"/>
          <w:marTop w:val="0"/>
          <w:marBottom w:val="0"/>
          <w:divBdr>
            <w:top w:val="none" w:sz="0" w:space="0" w:color="auto"/>
            <w:left w:val="none" w:sz="0" w:space="0" w:color="auto"/>
            <w:bottom w:val="none" w:sz="0" w:space="0" w:color="auto"/>
            <w:right w:val="none" w:sz="0" w:space="0" w:color="auto"/>
          </w:divBdr>
        </w:div>
        <w:div w:id="1172378591">
          <w:marLeft w:val="0"/>
          <w:marRight w:val="0"/>
          <w:marTop w:val="0"/>
          <w:marBottom w:val="0"/>
          <w:divBdr>
            <w:top w:val="none" w:sz="0" w:space="0" w:color="auto"/>
            <w:left w:val="none" w:sz="0" w:space="0" w:color="auto"/>
            <w:bottom w:val="none" w:sz="0" w:space="0" w:color="auto"/>
            <w:right w:val="none" w:sz="0" w:space="0" w:color="auto"/>
          </w:divBdr>
        </w:div>
        <w:div w:id="263919991">
          <w:marLeft w:val="0"/>
          <w:marRight w:val="0"/>
          <w:marTop w:val="0"/>
          <w:marBottom w:val="0"/>
          <w:divBdr>
            <w:top w:val="none" w:sz="0" w:space="0" w:color="auto"/>
            <w:left w:val="none" w:sz="0" w:space="0" w:color="auto"/>
            <w:bottom w:val="none" w:sz="0" w:space="0" w:color="auto"/>
            <w:right w:val="none" w:sz="0" w:space="0" w:color="auto"/>
          </w:divBdr>
        </w:div>
        <w:div w:id="1956905933">
          <w:marLeft w:val="0"/>
          <w:marRight w:val="0"/>
          <w:marTop w:val="0"/>
          <w:marBottom w:val="0"/>
          <w:divBdr>
            <w:top w:val="none" w:sz="0" w:space="0" w:color="auto"/>
            <w:left w:val="none" w:sz="0" w:space="0" w:color="auto"/>
            <w:bottom w:val="none" w:sz="0" w:space="0" w:color="auto"/>
            <w:right w:val="none" w:sz="0" w:space="0" w:color="auto"/>
          </w:divBdr>
        </w:div>
        <w:div w:id="1982727137">
          <w:marLeft w:val="0"/>
          <w:marRight w:val="0"/>
          <w:marTop w:val="0"/>
          <w:marBottom w:val="0"/>
          <w:divBdr>
            <w:top w:val="none" w:sz="0" w:space="0" w:color="auto"/>
            <w:left w:val="none" w:sz="0" w:space="0" w:color="auto"/>
            <w:bottom w:val="none" w:sz="0" w:space="0" w:color="auto"/>
            <w:right w:val="none" w:sz="0" w:space="0" w:color="auto"/>
          </w:divBdr>
        </w:div>
        <w:div w:id="1349714271">
          <w:marLeft w:val="0"/>
          <w:marRight w:val="0"/>
          <w:marTop w:val="0"/>
          <w:marBottom w:val="0"/>
          <w:divBdr>
            <w:top w:val="none" w:sz="0" w:space="0" w:color="auto"/>
            <w:left w:val="none" w:sz="0" w:space="0" w:color="auto"/>
            <w:bottom w:val="none" w:sz="0" w:space="0" w:color="auto"/>
            <w:right w:val="none" w:sz="0" w:space="0" w:color="auto"/>
          </w:divBdr>
        </w:div>
        <w:div w:id="1299526643">
          <w:marLeft w:val="0"/>
          <w:marRight w:val="0"/>
          <w:marTop w:val="0"/>
          <w:marBottom w:val="0"/>
          <w:divBdr>
            <w:top w:val="none" w:sz="0" w:space="0" w:color="auto"/>
            <w:left w:val="none" w:sz="0" w:space="0" w:color="auto"/>
            <w:bottom w:val="none" w:sz="0" w:space="0" w:color="auto"/>
            <w:right w:val="none" w:sz="0" w:space="0" w:color="auto"/>
          </w:divBdr>
        </w:div>
        <w:div w:id="1707018972">
          <w:marLeft w:val="0"/>
          <w:marRight w:val="0"/>
          <w:marTop w:val="0"/>
          <w:marBottom w:val="0"/>
          <w:divBdr>
            <w:top w:val="none" w:sz="0" w:space="0" w:color="auto"/>
            <w:left w:val="none" w:sz="0" w:space="0" w:color="auto"/>
            <w:bottom w:val="none" w:sz="0" w:space="0" w:color="auto"/>
            <w:right w:val="none" w:sz="0" w:space="0" w:color="auto"/>
          </w:divBdr>
        </w:div>
        <w:div w:id="596253357">
          <w:marLeft w:val="0"/>
          <w:marRight w:val="0"/>
          <w:marTop w:val="0"/>
          <w:marBottom w:val="0"/>
          <w:divBdr>
            <w:top w:val="none" w:sz="0" w:space="0" w:color="auto"/>
            <w:left w:val="none" w:sz="0" w:space="0" w:color="auto"/>
            <w:bottom w:val="none" w:sz="0" w:space="0" w:color="auto"/>
            <w:right w:val="none" w:sz="0" w:space="0" w:color="auto"/>
          </w:divBdr>
        </w:div>
        <w:div w:id="1822648833">
          <w:marLeft w:val="0"/>
          <w:marRight w:val="0"/>
          <w:marTop w:val="0"/>
          <w:marBottom w:val="0"/>
          <w:divBdr>
            <w:top w:val="none" w:sz="0" w:space="0" w:color="auto"/>
            <w:left w:val="none" w:sz="0" w:space="0" w:color="auto"/>
            <w:bottom w:val="none" w:sz="0" w:space="0" w:color="auto"/>
            <w:right w:val="none" w:sz="0" w:space="0" w:color="auto"/>
          </w:divBdr>
        </w:div>
      </w:divsChild>
    </w:div>
    <w:div w:id="1368023145">
      <w:marLeft w:val="0"/>
      <w:marRight w:val="0"/>
      <w:marTop w:val="0"/>
      <w:marBottom w:val="0"/>
      <w:divBdr>
        <w:top w:val="none" w:sz="0" w:space="0" w:color="auto"/>
        <w:left w:val="none" w:sz="0" w:space="0" w:color="auto"/>
        <w:bottom w:val="none" w:sz="0" w:space="0" w:color="auto"/>
        <w:right w:val="none" w:sz="0" w:space="0" w:color="auto"/>
      </w:divBdr>
    </w:div>
    <w:div w:id="1368024630">
      <w:marLeft w:val="0"/>
      <w:marRight w:val="0"/>
      <w:marTop w:val="0"/>
      <w:marBottom w:val="0"/>
      <w:divBdr>
        <w:top w:val="none" w:sz="0" w:space="0" w:color="auto"/>
        <w:left w:val="none" w:sz="0" w:space="0" w:color="auto"/>
        <w:bottom w:val="none" w:sz="0" w:space="0" w:color="auto"/>
        <w:right w:val="none" w:sz="0" w:space="0" w:color="auto"/>
      </w:divBdr>
    </w:div>
    <w:div w:id="1368096526">
      <w:marLeft w:val="0"/>
      <w:marRight w:val="0"/>
      <w:marTop w:val="0"/>
      <w:marBottom w:val="0"/>
      <w:divBdr>
        <w:top w:val="none" w:sz="0" w:space="0" w:color="auto"/>
        <w:left w:val="none" w:sz="0" w:space="0" w:color="auto"/>
        <w:bottom w:val="none" w:sz="0" w:space="0" w:color="auto"/>
        <w:right w:val="none" w:sz="0" w:space="0" w:color="auto"/>
      </w:divBdr>
    </w:div>
    <w:div w:id="1368138333">
      <w:marLeft w:val="0"/>
      <w:marRight w:val="0"/>
      <w:marTop w:val="0"/>
      <w:marBottom w:val="0"/>
      <w:divBdr>
        <w:top w:val="none" w:sz="0" w:space="0" w:color="auto"/>
        <w:left w:val="none" w:sz="0" w:space="0" w:color="auto"/>
        <w:bottom w:val="none" w:sz="0" w:space="0" w:color="auto"/>
        <w:right w:val="none" w:sz="0" w:space="0" w:color="auto"/>
      </w:divBdr>
    </w:div>
    <w:div w:id="1368143894">
      <w:bodyDiv w:val="1"/>
      <w:marLeft w:val="0"/>
      <w:marRight w:val="0"/>
      <w:marTop w:val="0"/>
      <w:marBottom w:val="0"/>
      <w:divBdr>
        <w:top w:val="none" w:sz="0" w:space="0" w:color="auto"/>
        <w:left w:val="none" w:sz="0" w:space="0" w:color="auto"/>
        <w:bottom w:val="none" w:sz="0" w:space="0" w:color="auto"/>
        <w:right w:val="none" w:sz="0" w:space="0" w:color="auto"/>
      </w:divBdr>
    </w:div>
    <w:div w:id="1368290423">
      <w:marLeft w:val="0"/>
      <w:marRight w:val="0"/>
      <w:marTop w:val="0"/>
      <w:marBottom w:val="0"/>
      <w:divBdr>
        <w:top w:val="none" w:sz="0" w:space="0" w:color="auto"/>
        <w:left w:val="none" w:sz="0" w:space="0" w:color="auto"/>
        <w:bottom w:val="none" w:sz="0" w:space="0" w:color="auto"/>
        <w:right w:val="none" w:sz="0" w:space="0" w:color="auto"/>
      </w:divBdr>
    </w:div>
    <w:div w:id="1368336369">
      <w:marLeft w:val="0"/>
      <w:marRight w:val="0"/>
      <w:marTop w:val="0"/>
      <w:marBottom w:val="0"/>
      <w:divBdr>
        <w:top w:val="none" w:sz="0" w:space="0" w:color="auto"/>
        <w:left w:val="none" w:sz="0" w:space="0" w:color="auto"/>
        <w:bottom w:val="none" w:sz="0" w:space="0" w:color="auto"/>
        <w:right w:val="none" w:sz="0" w:space="0" w:color="auto"/>
      </w:divBdr>
    </w:div>
    <w:div w:id="1368410175">
      <w:marLeft w:val="0"/>
      <w:marRight w:val="0"/>
      <w:marTop w:val="0"/>
      <w:marBottom w:val="0"/>
      <w:divBdr>
        <w:top w:val="none" w:sz="0" w:space="0" w:color="auto"/>
        <w:left w:val="none" w:sz="0" w:space="0" w:color="auto"/>
        <w:bottom w:val="none" w:sz="0" w:space="0" w:color="auto"/>
        <w:right w:val="none" w:sz="0" w:space="0" w:color="auto"/>
      </w:divBdr>
    </w:div>
    <w:div w:id="1368412549">
      <w:marLeft w:val="0"/>
      <w:marRight w:val="0"/>
      <w:marTop w:val="0"/>
      <w:marBottom w:val="0"/>
      <w:divBdr>
        <w:top w:val="none" w:sz="0" w:space="0" w:color="auto"/>
        <w:left w:val="none" w:sz="0" w:space="0" w:color="auto"/>
        <w:bottom w:val="none" w:sz="0" w:space="0" w:color="auto"/>
        <w:right w:val="none" w:sz="0" w:space="0" w:color="auto"/>
      </w:divBdr>
    </w:div>
    <w:div w:id="1368413932">
      <w:marLeft w:val="0"/>
      <w:marRight w:val="0"/>
      <w:marTop w:val="0"/>
      <w:marBottom w:val="0"/>
      <w:divBdr>
        <w:top w:val="none" w:sz="0" w:space="0" w:color="auto"/>
        <w:left w:val="none" w:sz="0" w:space="0" w:color="auto"/>
        <w:bottom w:val="none" w:sz="0" w:space="0" w:color="auto"/>
        <w:right w:val="none" w:sz="0" w:space="0" w:color="auto"/>
      </w:divBdr>
    </w:div>
    <w:div w:id="1368527852">
      <w:marLeft w:val="0"/>
      <w:marRight w:val="0"/>
      <w:marTop w:val="0"/>
      <w:marBottom w:val="0"/>
      <w:divBdr>
        <w:top w:val="none" w:sz="0" w:space="0" w:color="auto"/>
        <w:left w:val="none" w:sz="0" w:space="0" w:color="auto"/>
        <w:bottom w:val="none" w:sz="0" w:space="0" w:color="auto"/>
        <w:right w:val="none" w:sz="0" w:space="0" w:color="auto"/>
      </w:divBdr>
    </w:div>
    <w:div w:id="1368604758">
      <w:marLeft w:val="0"/>
      <w:marRight w:val="0"/>
      <w:marTop w:val="0"/>
      <w:marBottom w:val="0"/>
      <w:divBdr>
        <w:top w:val="none" w:sz="0" w:space="0" w:color="auto"/>
        <w:left w:val="none" w:sz="0" w:space="0" w:color="auto"/>
        <w:bottom w:val="none" w:sz="0" w:space="0" w:color="auto"/>
        <w:right w:val="none" w:sz="0" w:space="0" w:color="auto"/>
      </w:divBdr>
    </w:div>
    <w:div w:id="1368682206">
      <w:marLeft w:val="0"/>
      <w:marRight w:val="0"/>
      <w:marTop w:val="0"/>
      <w:marBottom w:val="0"/>
      <w:divBdr>
        <w:top w:val="none" w:sz="0" w:space="0" w:color="auto"/>
        <w:left w:val="none" w:sz="0" w:space="0" w:color="auto"/>
        <w:bottom w:val="none" w:sz="0" w:space="0" w:color="auto"/>
        <w:right w:val="none" w:sz="0" w:space="0" w:color="auto"/>
      </w:divBdr>
    </w:div>
    <w:div w:id="1368721486">
      <w:marLeft w:val="0"/>
      <w:marRight w:val="0"/>
      <w:marTop w:val="0"/>
      <w:marBottom w:val="0"/>
      <w:divBdr>
        <w:top w:val="none" w:sz="0" w:space="0" w:color="auto"/>
        <w:left w:val="none" w:sz="0" w:space="0" w:color="auto"/>
        <w:bottom w:val="none" w:sz="0" w:space="0" w:color="auto"/>
        <w:right w:val="none" w:sz="0" w:space="0" w:color="auto"/>
      </w:divBdr>
    </w:div>
    <w:div w:id="1368725488">
      <w:marLeft w:val="0"/>
      <w:marRight w:val="0"/>
      <w:marTop w:val="0"/>
      <w:marBottom w:val="0"/>
      <w:divBdr>
        <w:top w:val="none" w:sz="0" w:space="0" w:color="auto"/>
        <w:left w:val="none" w:sz="0" w:space="0" w:color="auto"/>
        <w:bottom w:val="none" w:sz="0" w:space="0" w:color="auto"/>
        <w:right w:val="none" w:sz="0" w:space="0" w:color="auto"/>
      </w:divBdr>
    </w:div>
    <w:div w:id="1368725868">
      <w:marLeft w:val="0"/>
      <w:marRight w:val="0"/>
      <w:marTop w:val="0"/>
      <w:marBottom w:val="0"/>
      <w:divBdr>
        <w:top w:val="none" w:sz="0" w:space="0" w:color="auto"/>
        <w:left w:val="none" w:sz="0" w:space="0" w:color="auto"/>
        <w:bottom w:val="none" w:sz="0" w:space="0" w:color="auto"/>
        <w:right w:val="none" w:sz="0" w:space="0" w:color="auto"/>
      </w:divBdr>
    </w:div>
    <w:div w:id="1368749509">
      <w:marLeft w:val="0"/>
      <w:marRight w:val="0"/>
      <w:marTop w:val="0"/>
      <w:marBottom w:val="0"/>
      <w:divBdr>
        <w:top w:val="none" w:sz="0" w:space="0" w:color="auto"/>
        <w:left w:val="none" w:sz="0" w:space="0" w:color="auto"/>
        <w:bottom w:val="none" w:sz="0" w:space="0" w:color="auto"/>
        <w:right w:val="none" w:sz="0" w:space="0" w:color="auto"/>
      </w:divBdr>
    </w:div>
    <w:div w:id="1368750025">
      <w:marLeft w:val="0"/>
      <w:marRight w:val="0"/>
      <w:marTop w:val="0"/>
      <w:marBottom w:val="0"/>
      <w:divBdr>
        <w:top w:val="none" w:sz="0" w:space="0" w:color="auto"/>
        <w:left w:val="none" w:sz="0" w:space="0" w:color="auto"/>
        <w:bottom w:val="none" w:sz="0" w:space="0" w:color="auto"/>
        <w:right w:val="none" w:sz="0" w:space="0" w:color="auto"/>
      </w:divBdr>
    </w:div>
    <w:div w:id="1368791817">
      <w:marLeft w:val="0"/>
      <w:marRight w:val="0"/>
      <w:marTop w:val="0"/>
      <w:marBottom w:val="0"/>
      <w:divBdr>
        <w:top w:val="none" w:sz="0" w:space="0" w:color="auto"/>
        <w:left w:val="none" w:sz="0" w:space="0" w:color="auto"/>
        <w:bottom w:val="none" w:sz="0" w:space="0" w:color="auto"/>
        <w:right w:val="none" w:sz="0" w:space="0" w:color="auto"/>
      </w:divBdr>
    </w:div>
    <w:div w:id="1368794939">
      <w:marLeft w:val="0"/>
      <w:marRight w:val="0"/>
      <w:marTop w:val="0"/>
      <w:marBottom w:val="0"/>
      <w:divBdr>
        <w:top w:val="none" w:sz="0" w:space="0" w:color="auto"/>
        <w:left w:val="none" w:sz="0" w:space="0" w:color="auto"/>
        <w:bottom w:val="none" w:sz="0" w:space="0" w:color="auto"/>
        <w:right w:val="none" w:sz="0" w:space="0" w:color="auto"/>
      </w:divBdr>
    </w:div>
    <w:div w:id="1368872360">
      <w:marLeft w:val="0"/>
      <w:marRight w:val="0"/>
      <w:marTop w:val="0"/>
      <w:marBottom w:val="0"/>
      <w:divBdr>
        <w:top w:val="none" w:sz="0" w:space="0" w:color="auto"/>
        <w:left w:val="none" w:sz="0" w:space="0" w:color="auto"/>
        <w:bottom w:val="none" w:sz="0" w:space="0" w:color="auto"/>
        <w:right w:val="none" w:sz="0" w:space="0" w:color="auto"/>
      </w:divBdr>
    </w:div>
    <w:div w:id="1368872819">
      <w:marLeft w:val="0"/>
      <w:marRight w:val="0"/>
      <w:marTop w:val="0"/>
      <w:marBottom w:val="0"/>
      <w:divBdr>
        <w:top w:val="none" w:sz="0" w:space="0" w:color="auto"/>
        <w:left w:val="none" w:sz="0" w:space="0" w:color="auto"/>
        <w:bottom w:val="none" w:sz="0" w:space="0" w:color="auto"/>
        <w:right w:val="none" w:sz="0" w:space="0" w:color="auto"/>
      </w:divBdr>
    </w:div>
    <w:div w:id="1368874700">
      <w:bodyDiv w:val="1"/>
      <w:marLeft w:val="0"/>
      <w:marRight w:val="0"/>
      <w:marTop w:val="0"/>
      <w:marBottom w:val="0"/>
      <w:divBdr>
        <w:top w:val="none" w:sz="0" w:space="0" w:color="auto"/>
        <w:left w:val="none" w:sz="0" w:space="0" w:color="auto"/>
        <w:bottom w:val="none" w:sz="0" w:space="0" w:color="auto"/>
        <w:right w:val="none" w:sz="0" w:space="0" w:color="auto"/>
      </w:divBdr>
    </w:div>
    <w:div w:id="1368876863">
      <w:marLeft w:val="0"/>
      <w:marRight w:val="0"/>
      <w:marTop w:val="0"/>
      <w:marBottom w:val="0"/>
      <w:divBdr>
        <w:top w:val="none" w:sz="0" w:space="0" w:color="auto"/>
        <w:left w:val="none" w:sz="0" w:space="0" w:color="auto"/>
        <w:bottom w:val="none" w:sz="0" w:space="0" w:color="auto"/>
        <w:right w:val="none" w:sz="0" w:space="0" w:color="auto"/>
      </w:divBdr>
    </w:div>
    <w:div w:id="1369141180">
      <w:marLeft w:val="0"/>
      <w:marRight w:val="0"/>
      <w:marTop w:val="0"/>
      <w:marBottom w:val="0"/>
      <w:divBdr>
        <w:top w:val="none" w:sz="0" w:space="0" w:color="auto"/>
        <w:left w:val="none" w:sz="0" w:space="0" w:color="auto"/>
        <w:bottom w:val="none" w:sz="0" w:space="0" w:color="auto"/>
        <w:right w:val="none" w:sz="0" w:space="0" w:color="auto"/>
      </w:divBdr>
    </w:div>
    <w:div w:id="1369254069">
      <w:marLeft w:val="0"/>
      <w:marRight w:val="0"/>
      <w:marTop w:val="0"/>
      <w:marBottom w:val="0"/>
      <w:divBdr>
        <w:top w:val="none" w:sz="0" w:space="0" w:color="auto"/>
        <w:left w:val="none" w:sz="0" w:space="0" w:color="auto"/>
        <w:bottom w:val="none" w:sz="0" w:space="0" w:color="auto"/>
        <w:right w:val="none" w:sz="0" w:space="0" w:color="auto"/>
      </w:divBdr>
    </w:div>
    <w:div w:id="1369257391">
      <w:marLeft w:val="0"/>
      <w:marRight w:val="0"/>
      <w:marTop w:val="0"/>
      <w:marBottom w:val="0"/>
      <w:divBdr>
        <w:top w:val="none" w:sz="0" w:space="0" w:color="auto"/>
        <w:left w:val="none" w:sz="0" w:space="0" w:color="auto"/>
        <w:bottom w:val="none" w:sz="0" w:space="0" w:color="auto"/>
        <w:right w:val="none" w:sz="0" w:space="0" w:color="auto"/>
      </w:divBdr>
    </w:div>
    <w:div w:id="1369336200">
      <w:marLeft w:val="0"/>
      <w:marRight w:val="0"/>
      <w:marTop w:val="0"/>
      <w:marBottom w:val="0"/>
      <w:divBdr>
        <w:top w:val="none" w:sz="0" w:space="0" w:color="auto"/>
        <w:left w:val="none" w:sz="0" w:space="0" w:color="auto"/>
        <w:bottom w:val="none" w:sz="0" w:space="0" w:color="auto"/>
        <w:right w:val="none" w:sz="0" w:space="0" w:color="auto"/>
      </w:divBdr>
    </w:div>
    <w:div w:id="1369407333">
      <w:marLeft w:val="0"/>
      <w:marRight w:val="0"/>
      <w:marTop w:val="0"/>
      <w:marBottom w:val="0"/>
      <w:divBdr>
        <w:top w:val="none" w:sz="0" w:space="0" w:color="auto"/>
        <w:left w:val="none" w:sz="0" w:space="0" w:color="auto"/>
        <w:bottom w:val="none" w:sz="0" w:space="0" w:color="auto"/>
        <w:right w:val="none" w:sz="0" w:space="0" w:color="auto"/>
      </w:divBdr>
    </w:div>
    <w:div w:id="1369724731">
      <w:marLeft w:val="0"/>
      <w:marRight w:val="0"/>
      <w:marTop w:val="0"/>
      <w:marBottom w:val="0"/>
      <w:divBdr>
        <w:top w:val="none" w:sz="0" w:space="0" w:color="auto"/>
        <w:left w:val="none" w:sz="0" w:space="0" w:color="auto"/>
        <w:bottom w:val="none" w:sz="0" w:space="0" w:color="auto"/>
        <w:right w:val="none" w:sz="0" w:space="0" w:color="auto"/>
      </w:divBdr>
    </w:div>
    <w:div w:id="1369793541">
      <w:marLeft w:val="0"/>
      <w:marRight w:val="0"/>
      <w:marTop w:val="0"/>
      <w:marBottom w:val="0"/>
      <w:divBdr>
        <w:top w:val="none" w:sz="0" w:space="0" w:color="auto"/>
        <w:left w:val="none" w:sz="0" w:space="0" w:color="auto"/>
        <w:bottom w:val="none" w:sz="0" w:space="0" w:color="auto"/>
        <w:right w:val="none" w:sz="0" w:space="0" w:color="auto"/>
      </w:divBdr>
    </w:div>
    <w:div w:id="1369840768">
      <w:marLeft w:val="0"/>
      <w:marRight w:val="0"/>
      <w:marTop w:val="0"/>
      <w:marBottom w:val="0"/>
      <w:divBdr>
        <w:top w:val="none" w:sz="0" w:space="0" w:color="auto"/>
        <w:left w:val="none" w:sz="0" w:space="0" w:color="auto"/>
        <w:bottom w:val="none" w:sz="0" w:space="0" w:color="auto"/>
        <w:right w:val="none" w:sz="0" w:space="0" w:color="auto"/>
      </w:divBdr>
    </w:div>
    <w:div w:id="1369916685">
      <w:marLeft w:val="0"/>
      <w:marRight w:val="0"/>
      <w:marTop w:val="0"/>
      <w:marBottom w:val="0"/>
      <w:divBdr>
        <w:top w:val="none" w:sz="0" w:space="0" w:color="auto"/>
        <w:left w:val="none" w:sz="0" w:space="0" w:color="auto"/>
        <w:bottom w:val="none" w:sz="0" w:space="0" w:color="auto"/>
        <w:right w:val="none" w:sz="0" w:space="0" w:color="auto"/>
      </w:divBdr>
    </w:div>
    <w:div w:id="1370035283">
      <w:marLeft w:val="0"/>
      <w:marRight w:val="0"/>
      <w:marTop w:val="0"/>
      <w:marBottom w:val="0"/>
      <w:divBdr>
        <w:top w:val="none" w:sz="0" w:space="0" w:color="auto"/>
        <w:left w:val="none" w:sz="0" w:space="0" w:color="auto"/>
        <w:bottom w:val="none" w:sz="0" w:space="0" w:color="auto"/>
        <w:right w:val="none" w:sz="0" w:space="0" w:color="auto"/>
      </w:divBdr>
    </w:div>
    <w:div w:id="1370108704">
      <w:marLeft w:val="0"/>
      <w:marRight w:val="0"/>
      <w:marTop w:val="0"/>
      <w:marBottom w:val="0"/>
      <w:divBdr>
        <w:top w:val="none" w:sz="0" w:space="0" w:color="auto"/>
        <w:left w:val="none" w:sz="0" w:space="0" w:color="auto"/>
        <w:bottom w:val="none" w:sz="0" w:space="0" w:color="auto"/>
        <w:right w:val="none" w:sz="0" w:space="0" w:color="auto"/>
      </w:divBdr>
    </w:div>
    <w:div w:id="1370179128">
      <w:marLeft w:val="0"/>
      <w:marRight w:val="0"/>
      <w:marTop w:val="0"/>
      <w:marBottom w:val="0"/>
      <w:divBdr>
        <w:top w:val="none" w:sz="0" w:space="0" w:color="auto"/>
        <w:left w:val="none" w:sz="0" w:space="0" w:color="auto"/>
        <w:bottom w:val="none" w:sz="0" w:space="0" w:color="auto"/>
        <w:right w:val="none" w:sz="0" w:space="0" w:color="auto"/>
      </w:divBdr>
    </w:div>
    <w:div w:id="1370181553">
      <w:marLeft w:val="0"/>
      <w:marRight w:val="0"/>
      <w:marTop w:val="0"/>
      <w:marBottom w:val="0"/>
      <w:divBdr>
        <w:top w:val="none" w:sz="0" w:space="0" w:color="auto"/>
        <w:left w:val="none" w:sz="0" w:space="0" w:color="auto"/>
        <w:bottom w:val="none" w:sz="0" w:space="0" w:color="auto"/>
        <w:right w:val="none" w:sz="0" w:space="0" w:color="auto"/>
      </w:divBdr>
    </w:div>
    <w:div w:id="1370227329">
      <w:marLeft w:val="0"/>
      <w:marRight w:val="0"/>
      <w:marTop w:val="0"/>
      <w:marBottom w:val="0"/>
      <w:divBdr>
        <w:top w:val="none" w:sz="0" w:space="0" w:color="auto"/>
        <w:left w:val="none" w:sz="0" w:space="0" w:color="auto"/>
        <w:bottom w:val="none" w:sz="0" w:space="0" w:color="auto"/>
        <w:right w:val="none" w:sz="0" w:space="0" w:color="auto"/>
      </w:divBdr>
    </w:div>
    <w:div w:id="1370253908">
      <w:marLeft w:val="0"/>
      <w:marRight w:val="0"/>
      <w:marTop w:val="0"/>
      <w:marBottom w:val="0"/>
      <w:divBdr>
        <w:top w:val="none" w:sz="0" w:space="0" w:color="auto"/>
        <w:left w:val="none" w:sz="0" w:space="0" w:color="auto"/>
        <w:bottom w:val="none" w:sz="0" w:space="0" w:color="auto"/>
        <w:right w:val="none" w:sz="0" w:space="0" w:color="auto"/>
      </w:divBdr>
    </w:div>
    <w:div w:id="1370255793">
      <w:marLeft w:val="0"/>
      <w:marRight w:val="0"/>
      <w:marTop w:val="0"/>
      <w:marBottom w:val="0"/>
      <w:divBdr>
        <w:top w:val="none" w:sz="0" w:space="0" w:color="auto"/>
        <w:left w:val="none" w:sz="0" w:space="0" w:color="auto"/>
        <w:bottom w:val="none" w:sz="0" w:space="0" w:color="auto"/>
        <w:right w:val="none" w:sz="0" w:space="0" w:color="auto"/>
      </w:divBdr>
    </w:div>
    <w:div w:id="1370300107">
      <w:marLeft w:val="0"/>
      <w:marRight w:val="0"/>
      <w:marTop w:val="0"/>
      <w:marBottom w:val="0"/>
      <w:divBdr>
        <w:top w:val="none" w:sz="0" w:space="0" w:color="auto"/>
        <w:left w:val="none" w:sz="0" w:space="0" w:color="auto"/>
        <w:bottom w:val="none" w:sz="0" w:space="0" w:color="auto"/>
        <w:right w:val="none" w:sz="0" w:space="0" w:color="auto"/>
      </w:divBdr>
    </w:div>
    <w:div w:id="1370305410">
      <w:marLeft w:val="0"/>
      <w:marRight w:val="0"/>
      <w:marTop w:val="0"/>
      <w:marBottom w:val="0"/>
      <w:divBdr>
        <w:top w:val="none" w:sz="0" w:space="0" w:color="auto"/>
        <w:left w:val="none" w:sz="0" w:space="0" w:color="auto"/>
        <w:bottom w:val="none" w:sz="0" w:space="0" w:color="auto"/>
        <w:right w:val="none" w:sz="0" w:space="0" w:color="auto"/>
      </w:divBdr>
    </w:div>
    <w:div w:id="1370449391">
      <w:marLeft w:val="0"/>
      <w:marRight w:val="0"/>
      <w:marTop w:val="0"/>
      <w:marBottom w:val="0"/>
      <w:divBdr>
        <w:top w:val="none" w:sz="0" w:space="0" w:color="auto"/>
        <w:left w:val="none" w:sz="0" w:space="0" w:color="auto"/>
        <w:bottom w:val="none" w:sz="0" w:space="0" w:color="auto"/>
        <w:right w:val="none" w:sz="0" w:space="0" w:color="auto"/>
      </w:divBdr>
    </w:div>
    <w:div w:id="1370454860">
      <w:marLeft w:val="0"/>
      <w:marRight w:val="0"/>
      <w:marTop w:val="0"/>
      <w:marBottom w:val="0"/>
      <w:divBdr>
        <w:top w:val="none" w:sz="0" w:space="0" w:color="auto"/>
        <w:left w:val="none" w:sz="0" w:space="0" w:color="auto"/>
        <w:bottom w:val="none" w:sz="0" w:space="0" w:color="auto"/>
        <w:right w:val="none" w:sz="0" w:space="0" w:color="auto"/>
      </w:divBdr>
    </w:div>
    <w:div w:id="1370494171">
      <w:marLeft w:val="0"/>
      <w:marRight w:val="0"/>
      <w:marTop w:val="0"/>
      <w:marBottom w:val="0"/>
      <w:divBdr>
        <w:top w:val="none" w:sz="0" w:space="0" w:color="auto"/>
        <w:left w:val="none" w:sz="0" w:space="0" w:color="auto"/>
        <w:bottom w:val="none" w:sz="0" w:space="0" w:color="auto"/>
        <w:right w:val="none" w:sz="0" w:space="0" w:color="auto"/>
      </w:divBdr>
    </w:div>
    <w:div w:id="1370641934">
      <w:marLeft w:val="0"/>
      <w:marRight w:val="0"/>
      <w:marTop w:val="0"/>
      <w:marBottom w:val="0"/>
      <w:divBdr>
        <w:top w:val="none" w:sz="0" w:space="0" w:color="auto"/>
        <w:left w:val="none" w:sz="0" w:space="0" w:color="auto"/>
        <w:bottom w:val="none" w:sz="0" w:space="0" w:color="auto"/>
        <w:right w:val="none" w:sz="0" w:space="0" w:color="auto"/>
      </w:divBdr>
    </w:div>
    <w:div w:id="1370642561">
      <w:marLeft w:val="0"/>
      <w:marRight w:val="0"/>
      <w:marTop w:val="0"/>
      <w:marBottom w:val="0"/>
      <w:divBdr>
        <w:top w:val="none" w:sz="0" w:space="0" w:color="auto"/>
        <w:left w:val="none" w:sz="0" w:space="0" w:color="auto"/>
        <w:bottom w:val="none" w:sz="0" w:space="0" w:color="auto"/>
        <w:right w:val="none" w:sz="0" w:space="0" w:color="auto"/>
      </w:divBdr>
    </w:div>
    <w:div w:id="1370686809">
      <w:marLeft w:val="0"/>
      <w:marRight w:val="0"/>
      <w:marTop w:val="0"/>
      <w:marBottom w:val="0"/>
      <w:divBdr>
        <w:top w:val="none" w:sz="0" w:space="0" w:color="auto"/>
        <w:left w:val="none" w:sz="0" w:space="0" w:color="auto"/>
        <w:bottom w:val="none" w:sz="0" w:space="0" w:color="auto"/>
        <w:right w:val="none" w:sz="0" w:space="0" w:color="auto"/>
      </w:divBdr>
    </w:div>
    <w:div w:id="1370717556">
      <w:marLeft w:val="0"/>
      <w:marRight w:val="0"/>
      <w:marTop w:val="0"/>
      <w:marBottom w:val="0"/>
      <w:divBdr>
        <w:top w:val="none" w:sz="0" w:space="0" w:color="auto"/>
        <w:left w:val="none" w:sz="0" w:space="0" w:color="auto"/>
        <w:bottom w:val="none" w:sz="0" w:space="0" w:color="auto"/>
        <w:right w:val="none" w:sz="0" w:space="0" w:color="auto"/>
      </w:divBdr>
    </w:div>
    <w:div w:id="1370913204">
      <w:marLeft w:val="0"/>
      <w:marRight w:val="0"/>
      <w:marTop w:val="0"/>
      <w:marBottom w:val="0"/>
      <w:divBdr>
        <w:top w:val="none" w:sz="0" w:space="0" w:color="auto"/>
        <w:left w:val="none" w:sz="0" w:space="0" w:color="auto"/>
        <w:bottom w:val="none" w:sz="0" w:space="0" w:color="auto"/>
        <w:right w:val="none" w:sz="0" w:space="0" w:color="auto"/>
      </w:divBdr>
    </w:div>
    <w:div w:id="1370960112">
      <w:marLeft w:val="0"/>
      <w:marRight w:val="0"/>
      <w:marTop w:val="0"/>
      <w:marBottom w:val="0"/>
      <w:divBdr>
        <w:top w:val="none" w:sz="0" w:space="0" w:color="auto"/>
        <w:left w:val="none" w:sz="0" w:space="0" w:color="auto"/>
        <w:bottom w:val="none" w:sz="0" w:space="0" w:color="auto"/>
        <w:right w:val="none" w:sz="0" w:space="0" w:color="auto"/>
      </w:divBdr>
    </w:div>
    <w:div w:id="1371029761">
      <w:marLeft w:val="0"/>
      <w:marRight w:val="0"/>
      <w:marTop w:val="0"/>
      <w:marBottom w:val="0"/>
      <w:divBdr>
        <w:top w:val="none" w:sz="0" w:space="0" w:color="auto"/>
        <w:left w:val="none" w:sz="0" w:space="0" w:color="auto"/>
        <w:bottom w:val="none" w:sz="0" w:space="0" w:color="auto"/>
        <w:right w:val="none" w:sz="0" w:space="0" w:color="auto"/>
      </w:divBdr>
    </w:div>
    <w:div w:id="1371031253">
      <w:marLeft w:val="0"/>
      <w:marRight w:val="0"/>
      <w:marTop w:val="0"/>
      <w:marBottom w:val="0"/>
      <w:divBdr>
        <w:top w:val="none" w:sz="0" w:space="0" w:color="auto"/>
        <w:left w:val="none" w:sz="0" w:space="0" w:color="auto"/>
        <w:bottom w:val="none" w:sz="0" w:space="0" w:color="auto"/>
        <w:right w:val="none" w:sz="0" w:space="0" w:color="auto"/>
      </w:divBdr>
    </w:div>
    <w:div w:id="1371301228">
      <w:marLeft w:val="0"/>
      <w:marRight w:val="0"/>
      <w:marTop w:val="0"/>
      <w:marBottom w:val="0"/>
      <w:divBdr>
        <w:top w:val="none" w:sz="0" w:space="0" w:color="auto"/>
        <w:left w:val="none" w:sz="0" w:space="0" w:color="auto"/>
        <w:bottom w:val="none" w:sz="0" w:space="0" w:color="auto"/>
        <w:right w:val="none" w:sz="0" w:space="0" w:color="auto"/>
      </w:divBdr>
    </w:div>
    <w:div w:id="1371342806">
      <w:marLeft w:val="0"/>
      <w:marRight w:val="0"/>
      <w:marTop w:val="0"/>
      <w:marBottom w:val="0"/>
      <w:divBdr>
        <w:top w:val="none" w:sz="0" w:space="0" w:color="auto"/>
        <w:left w:val="none" w:sz="0" w:space="0" w:color="auto"/>
        <w:bottom w:val="none" w:sz="0" w:space="0" w:color="auto"/>
        <w:right w:val="none" w:sz="0" w:space="0" w:color="auto"/>
      </w:divBdr>
    </w:div>
    <w:div w:id="1371344119">
      <w:marLeft w:val="0"/>
      <w:marRight w:val="0"/>
      <w:marTop w:val="0"/>
      <w:marBottom w:val="0"/>
      <w:divBdr>
        <w:top w:val="none" w:sz="0" w:space="0" w:color="auto"/>
        <w:left w:val="none" w:sz="0" w:space="0" w:color="auto"/>
        <w:bottom w:val="none" w:sz="0" w:space="0" w:color="auto"/>
        <w:right w:val="none" w:sz="0" w:space="0" w:color="auto"/>
      </w:divBdr>
    </w:div>
    <w:div w:id="1371345755">
      <w:marLeft w:val="0"/>
      <w:marRight w:val="0"/>
      <w:marTop w:val="0"/>
      <w:marBottom w:val="0"/>
      <w:divBdr>
        <w:top w:val="none" w:sz="0" w:space="0" w:color="auto"/>
        <w:left w:val="none" w:sz="0" w:space="0" w:color="auto"/>
        <w:bottom w:val="none" w:sz="0" w:space="0" w:color="auto"/>
        <w:right w:val="none" w:sz="0" w:space="0" w:color="auto"/>
      </w:divBdr>
    </w:div>
    <w:div w:id="1371373291">
      <w:marLeft w:val="0"/>
      <w:marRight w:val="0"/>
      <w:marTop w:val="0"/>
      <w:marBottom w:val="0"/>
      <w:divBdr>
        <w:top w:val="none" w:sz="0" w:space="0" w:color="auto"/>
        <w:left w:val="none" w:sz="0" w:space="0" w:color="auto"/>
        <w:bottom w:val="none" w:sz="0" w:space="0" w:color="auto"/>
        <w:right w:val="none" w:sz="0" w:space="0" w:color="auto"/>
      </w:divBdr>
    </w:div>
    <w:div w:id="1371421023">
      <w:marLeft w:val="0"/>
      <w:marRight w:val="0"/>
      <w:marTop w:val="0"/>
      <w:marBottom w:val="0"/>
      <w:divBdr>
        <w:top w:val="none" w:sz="0" w:space="0" w:color="auto"/>
        <w:left w:val="none" w:sz="0" w:space="0" w:color="auto"/>
        <w:bottom w:val="none" w:sz="0" w:space="0" w:color="auto"/>
        <w:right w:val="none" w:sz="0" w:space="0" w:color="auto"/>
      </w:divBdr>
    </w:div>
    <w:div w:id="1371421338">
      <w:marLeft w:val="0"/>
      <w:marRight w:val="0"/>
      <w:marTop w:val="0"/>
      <w:marBottom w:val="0"/>
      <w:divBdr>
        <w:top w:val="none" w:sz="0" w:space="0" w:color="auto"/>
        <w:left w:val="none" w:sz="0" w:space="0" w:color="auto"/>
        <w:bottom w:val="none" w:sz="0" w:space="0" w:color="auto"/>
        <w:right w:val="none" w:sz="0" w:space="0" w:color="auto"/>
      </w:divBdr>
    </w:div>
    <w:div w:id="1371538012">
      <w:marLeft w:val="0"/>
      <w:marRight w:val="0"/>
      <w:marTop w:val="0"/>
      <w:marBottom w:val="0"/>
      <w:divBdr>
        <w:top w:val="none" w:sz="0" w:space="0" w:color="auto"/>
        <w:left w:val="none" w:sz="0" w:space="0" w:color="auto"/>
        <w:bottom w:val="none" w:sz="0" w:space="0" w:color="auto"/>
        <w:right w:val="none" w:sz="0" w:space="0" w:color="auto"/>
      </w:divBdr>
    </w:div>
    <w:div w:id="1371569592">
      <w:marLeft w:val="0"/>
      <w:marRight w:val="0"/>
      <w:marTop w:val="0"/>
      <w:marBottom w:val="0"/>
      <w:divBdr>
        <w:top w:val="none" w:sz="0" w:space="0" w:color="auto"/>
        <w:left w:val="none" w:sz="0" w:space="0" w:color="auto"/>
        <w:bottom w:val="none" w:sz="0" w:space="0" w:color="auto"/>
        <w:right w:val="none" w:sz="0" w:space="0" w:color="auto"/>
      </w:divBdr>
    </w:div>
    <w:div w:id="1371762635">
      <w:marLeft w:val="0"/>
      <w:marRight w:val="0"/>
      <w:marTop w:val="0"/>
      <w:marBottom w:val="0"/>
      <w:divBdr>
        <w:top w:val="none" w:sz="0" w:space="0" w:color="auto"/>
        <w:left w:val="none" w:sz="0" w:space="0" w:color="auto"/>
        <w:bottom w:val="none" w:sz="0" w:space="0" w:color="auto"/>
        <w:right w:val="none" w:sz="0" w:space="0" w:color="auto"/>
      </w:divBdr>
    </w:div>
    <w:div w:id="1371800945">
      <w:marLeft w:val="0"/>
      <w:marRight w:val="0"/>
      <w:marTop w:val="0"/>
      <w:marBottom w:val="0"/>
      <w:divBdr>
        <w:top w:val="none" w:sz="0" w:space="0" w:color="auto"/>
        <w:left w:val="none" w:sz="0" w:space="0" w:color="auto"/>
        <w:bottom w:val="none" w:sz="0" w:space="0" w:color="auto"/>
        <w:right w:val="none" w:sz="0" w:space="0" w:color="auto"/>
      </w:divBdr>
    </w:div>
    <w:div w:id="1371808597">
      <w:marLeft w:val="0"/>
      <w:marRight w:val="0"/>
      <w:marTop w:val="0"/>
      <w:marBottom w:val="0"/>
      <w:divBdr>
        <w:top w:val="none" w:sz="0" w:space="0" w:color="auto"/>
        <w:left w:val="none" w:sz="0" w:space="0" w:color="auto"/>
        <w:bottom w:val="none" w:sz="0" w:space="0" w:color="auto"/>
        <w:right w:val="none" w:sz="0" w:space="0" w:color="auto"/>
      </w:divBdr>
    </w:div>
    <w:div w:id="1371999260">
      <w:marLeft w:val="0"/>
      <w:marRight w:val="0"/>
      <w:marTop w:val="0"/>
      <w:marBottom w:val="0"/>
      <w:divBdr>
        <w:top w:val="none" w:sz="0" w:space="0" w:color="auto"/>
        <w:left w:val="none" w:sz="0" w:space="0" w:color="auto"/>
        <w:bottom w:val="none" w:sz="0" w:space="0" w:color="auto"/>
        <w:right w:val="none" w:sz="0" w:space="0" w:color="auto"/>
      </w:divBdr>
    </w:div>
    <w:div w:id="1372152431">
      <w:marLeft w:val="0"/>
      <w:marRight w:val="0"/>
      <w:marTop w:val="0"/>
      <w:marBottom w:val="0"/>
      <w:divBdr>
        <w:top w:val="none" w:sz="0" w:space="0" w:color="auto"/>
        <w:left w:val="none" w:sz="0" w:space="0" w:color="auto"/>
        <w:bottom w:val="none" w:sz="0" w:space="0" w:color="auto"/>
        <w:right w:val="none" w:sz="0" w:space="0" w:color="auto"/>
      </w:divBdr>
    </w:div>
    <w:div w:id="1372219175">
      <w:marLeft w:val="0"/>
      <w:marRight w:val="0"/>
      <w:marTop w:val="0"/>
      <w:marBottom w:val="0"/>
      <w:divBdr>
        <w:top w:val="none" w:sz="0" w:space="0" w:color="auto"/>
        <w:left w:val="none" w:sz="0" w:space="0" w:color="auto"/>
        <w:bottom w:val="none" w:sz="0" w:space="0" w:color="auto"/>
        <w:right w:val="none" w:sz="0" w:space="0" w:color="auto"/>
      </w:divBdr>
    </w:div>
    <w:div w:id="1372416318">
      <w:marLeft w:val="0"/>
      <w:marRight w:val="0"/>
      <w:marTop w:val="0"/>
      <w:marBottom w:val="0"/>
      <w:divBdr>
        <w:top w:val="none" w:sz="0" w:space="0" w:color="auto"/>
        <w:left w:val="none" w:sz="0" w:space="0" w:color="auto"/>
        <w:bottom w:val="none" w:sz="0" w:space="0" w:color="auto"/>
        <w:right w:val="none" w:sz="0" w:space="0" w:color="auto"/>
      </w:divBdr>
    </w:div>
    <w:div w:id="1372457263">
      <w:marLeft w:val="0"/>
      <w:marRight w:val="0"/>
      <w:marTop w:val="0"/>
      <w:marBottom w:val="0"/>
      <w:divBdr>
        <w:top w:val="none" w:sz="0" w:space="0" w:color="auto"/>
        <w:left w:val="none" w:sz="0" w:space="0" w:color="auto"/>
        <w:bottom w:val="none" w:sz="0" w:space="0" w:color="auto"/>
        <w:right w:val="none" w:sz="0" w:space="0" w:color="auto"/>
      </w:divBdr>
    </w:div>
    <w:div w:id="1373073193">
      <w:marLeft w:val="0"/>
      <w:marRight w:val="0"/>
      <w:marTop w:val="0"/>
      <w:marBottom w:val="0"/>
      <w:divBdr>
        <w:top w:val="none" w:sz="0" w:space="0" w:color="auto"/>
        <w:left w:val="none" w:sz="0" w:space="0" w:color="auto"/>
        <w:bottom w:val="none" w:sz="0" w:space="0" w:color="auto"/>
        <w:right w:val="none" w:sz="0" w:space="0" w:color="auto"/>
      </w:divBdr>
    </w:div>
    <w:div w:id="1373110976">
      <w:marLeft w:val="0"/>
      <w:marRight w:val="0"/>
      <w:marTop w:val="0"/>
      <w:marBottom w:val="0"/>
      <w:divBdr>
        <w:top w:val="none" w:sz="0" w:space="0" w:color="auto"/>
        <w:left w:val="none" w:sz="0" w:space="0" w:color="auto"/>
        <w:bottom w:val="none" w:sz="0" w:space="0" w:color="auto"/>
        <w:right w:val="none" w:sz="0" w:space="0" w:color="auto"/>
      </w:divBdr>
    </w:div>
    <w:div w:id="1373267036">
      <w:marLeft w:val="0"/>
      <w:marRight w:val="0"/>
      <w:marTop w:val="0"/>
      <w:marBottom w:val="0"/>
      <w:divBdr>
        <w:top w:val="none" w:sz="0" w:space="0" w:color="auto"/>
        <w:left w:val="none" w:sz="0" w:space="0" w:color="auto"/>
        <w:bottom w:val="none" w:sz="0" w:space="0" w:color="auto"/>
        <w:right w:val="none" w:sz="0" w:space="0" w:color="auto"/>
      </w:divBdr>
    </w:div>
    <w:div w:id="1373309347">
      <w:marLeft w:val="0"/>
      <w:marRight w:val="0"/>
      <w:marTop w:val="0"/>
      <w:marBottom w:val="0"/>
      <w:divBdr>
        <w:top w:val="none" w:sz="0" w:space="0" w:color="auto"/>
        <w:left w:val="none" w:sz="0" w:space="0" w:color="auto"/>
        <w:bottom w:val="none" w:sz="0" w:space="0" w:color="auto"/>
        <w:right w:val="none" w:sz="0" w:space="0" w:color="auto"/>
      </w:divBdr>
    </w:div>
    <w:div w:id="1373533139">
      <w:marLeft w:val="0"/>
      <w:marRight w:val="0"/>
      <w:marTop w:val="0"/>
      <w:marBottom w:val="0"/>
      <w:divBdr>
        <w:top w:val="none" w:sz="0" w:space="0" w:color="auto"/>
        <w:left w:val="none" w:sz="0" w:space="0" w:color="auto"/>
        <w:bottom w:val="none" w:sz="0" w:space="0" w:color="auto"/>
        <w:right w:val="none" w:sz="0" w:space="0" w:color="auto"/>
      </w:divBdr>
    </w:div>
    <w:div w:id="1373648419">
      <w:marLeft w:val="0"/>
      <w:marRight w:val="0"/>
      <w:marTop w:val="0"/>
      <w:marBottom w:val="0"/>
      <w:divBdr>
        <w:top w:val="none" w:sz="0" w:space="0" w:color="auto"/>
        <w:left w:val="none" w:sz="0" w:space="0" w:color="auto"/>
        <w:bottom w:val="none" w:sz="0" w:space="0" w:color="auto"/>
        <w:right w:val="none" w:sz="0" w:space="0" w:color="auto"/>
      </w:divBdr>
    </w:div>
    <w:div w:id="1373649527">
      <w:bodyDiv w:val="1"/>
      <w:marLeft w:val="0"/>
      <w:marRight w:val="0"/>
      <w:marTop w:val="0"/>
      <w:marBottom w:val="0"/>
      <w:divBdr>
        <w:top w:val="none" w:sz="0" w:space="0" w:color="auto"/>
        <w:left w:val="none" w:sz="0" w:space="0" w:color="auto"/>
        <w:bottom w:val="none" w:sz="0" w:space="0" w:color="auto"/>
        <w:right w:val="none" w:sz="0" w:space="0" w:color="auto"/>
      </w:divBdr>
    </w:div>
    <w:div w:id="1373726025">
      <w:marLeft w:val="0"/>
      <w:marRight w:val="0"/>
      <w:marTop w:val="0"/>
      <w:marBottom w:val="0"/>
      <w:divBdr>
        <w:top w:val="none" w:sz="0" w:space="0" w:color="auto"/>
        <w:left w:val="none" w:sz="0" w:space="0" w:color="auto"/>
        <w:bottom w:val="none" w:sz="0" w:space="0" w:color="auto"/>
        <w:right w:val="none" w:sz="0" w:space="0" w:color="auto"/>
      </w:divBdr>
    </w:div>
    <w:div w:id="1373768943">
      <w:marLeft w:val="0"/>
      <w:marRight w:val="0"/>
      <w:marTop w:val="0"/>
      <w:marBottom w:val="0"/>
      <w:divBdr>
        <w:top w:val="none" w:sz="0" w:space="0" w:color="auto"/>
        <w:left w:val="none" w:sz="0" w:space="0" w:color="auto"/>
        <w:bottom w:val="none" w:sz="0" w:space="0" w:color="auto"/>
        <w:right w:val="none" w:sz="0" w:space="0" w:color="auto"/>
      </w:divBdr>
    </w:div>
    <w:div w:id="1373798159">
      <w:marLeft w:val="0"/>
      <w:marRight w:val="0"/>
      <w:marTop w:val="0"/>
      <w:marBottom w:val="0"/>
      <w:divBdr>
        <w:top w:val="none" w:sz="0" w:space="0" w:color="auto"/>
        <w:left w:val="none" w:sz="0" w:space="0" w:color="auto"/>
        <w:bottom w:val="none" w:sz="0" w:space="0" w:color="auto"/>
        <w:right w:val="none" w:sz="0" w:space="0" w:color="auto"/>
      </w:divBdr>
    </w:div>
    <w:div w:id="1373848320">
      <w:marLeft w:val="0"/>
      <w:marRight w:val="0"/>
      <w:marTop w:val="0"/>
      <w:marBottom w:val="0"/>
      <w:divBdr>
        <w:top w:val="none" w:sz="0" w:space="0" w:color="auto"/>
        <w:left w:val="none" w:sz="0" w:space="0" w:color="auto"/>
        <w:bottom w:val="none" w:sz="0" w:space="0" w:color="auto"/>
        <w:right w:val="none" w:sz="0" w:space="0" w:color="auto"/>
      </w:divBdr>
    </w:div>
    <w:div w:id="1373993253">
      <w:marLeft w:val="0"/>
      <w:marRight w:val="0"/>
      <w:marTop w:val="0"/>
      <w:marBottom w:val="0"/>
      <w:divBdr>
        <w:top w:val="none" w:sz="0" w:space="0" w:color="auto"/>
        <w:left w:val="none" w:sz="0" w:space="0" w:color="auto"/>
        <w:bottom w:val="none" w:sz="0" w:space="0" w:color="auto"/>
        <w:right w:val="none" w:sz="0" w:space="0" w:color="auto"/>
      </w:divBdr>
    </w:div>
    <w:div w:id="1373994967">
      <w:marLeft w:val="0"/>
      <w:marRight w:val="0"/>
      <w:marTop w:val="0"/>
      <w:marBottom w:val="0"/>
      <w:divBdr>
        <w:top w:val="none" w:sz="0" w:space="0" w:color="auto"/>
        <w:left w:val="none" w:sz="0" w:space="0" w:color="auto"/>
        <w:bottom w:val="none" w:sz="0" w:space="0" w:color="auto"/>
        <w:right w:val="none" w:sz="0" w:space="0" w:color="auto"/>
      </w:divBdr>
    </w:div>
    <w:div w:id="1374038161">
      <w:marLeft w:val="0"/>
      <w:marRight w:val="0"/>
      <w:marTop w:val="0"/>
      <w:marBottom w:val="0"/>
      <w:divBdr>
        <w:top w:val="none" w:sz="0" w:space="0" w:color="auto"/>
        <w:left w:val="none" w:sz="0" w:space="0" w:color="auto"/>
        <w:bottom w:val="none" w:sz="0" w:space="0" w:color="auto"/>
        <w:right w:val="none" w:sz="0" w:space="0" w:color="auto"/>
      </w:divBdr>
    </w:div>
    <w:div w:id="1374190865">
      <w:marLeft w:val="0"/>
      <w:marRight w:val="0"/>
      <w:marTop w:val="0"/>
      <w:marBottom w:val="0"/>
      <w:divBdr>
        <w:top w:val="none" w:sz="0" w:space="0" w:color="auto"/>
        <w:left w:val="none" w:sz="0" w:space="0" w:color="auto"/>
        <w:bottom w:val="none" w:sz="0" w:space="0" w:color="auto"/>
        <w:right w:val="none" w:sz="0" w:space="0" w:color="auto"/>
      </w:divBdr>
    </w:div>
    <w:div w:id="1374382490">
      <w:marLeft w:val="0"/>
      <w:marRight w:val="0"/>
      <w:marTop w:val="0"/>
      <w:marBottom w:val="0"/>
      <w:divBdr>
        <w:top w:val="none" w:sz="0" w:space="0" w:color="auto"/>
        <w:left w:val="none" w:sz="0" w:space="0" w:color="auto"/>
        <w:bottom w:val="none" w:sz="0" w:space="0" w:color="auto"/>
        <w:right w:val="none" w:sz="0" w:space="0" w:color="auto"/>
      </w:divBdr>
    </w:div>
    <w:div w:id="1374453706">
      <w:marLeft w:val="0"/>
      <w:marRight w:val="0"/>
      <w:marTop w:val="0"/>
      <w:marBottom w:val="0"/>
      <w:divBdr>
        <w:top w:val="none" w:sz="0" w:space="0" w:color="auto"/>
        <w:left w:val="none" w:sz="0" w:space="0" w:color="auto"/>
        <w:bottom w:val="none" w:sz="0" w:space="0" w:color="auto"/>
        <w:right w:val="none" w:sz="0" w:space="0" w:color="auto"/>
      </w:divBdr>
    </w:div>
    <w:div w:id="1374573026">
      <w:marLeft w:val="0"/>
      <w:marRight w:val="0"/>
      <w:marTop w:val="0"/>
      <w:marBottom w:val="0"/>
      <w:divBdr>
        <w:top w:val="none" w:sz="0" w:space="0" w:color="auto"/>
        <w:left w:val="none" w:sz="0" w:space="0" w:color="auto"/>
        <w:bottom w:val="none" w:sz="0" w:space="0" w:color="auto"/>
        <w:right w:val="none" w:sz="0" w:space="0" w:color="auto"/>
      </w:divBdr>
    </w:div>
    <w:div w:id="1374574488">
      <w:marLeft w:val="0"/>
      <w:marRight w:val="0"/>
      <w:marTop w:val="0"/>
      <w:marBottom w:val="0"/>
      <w:divBdr>
        <w:top w:val="none" w:sz="0" w:space="0" w:color="auto"/>
        <w:left w:val="none" w:sz="0" w:space="0" w:color="auto"/>
        <w:bottom w:val="none" w:sz="0" w:space="0" w:color="auto"/>
        <w:right w:val="none" w:sz="0" w:space="0" w:color="auto"/>
      </w:divBdr>
    </w:div>
    <w:div w:id="1374697176">
      <w:bodyDiv w:val="1"/>
      <w:marLeft w:val="0"/>
      <w:marRight w:val="0"/>
      <w:marTop w:val="0"/>
      <w:marBottom w:val="0"/>
      <w:divBdr>
        <w:top w:val="none" w:sz="0" w:space="0" w:color="auto"/>
        <w:left w:val="none" w:sz="0" w:space="0" w:color="auto"/>
        <w:bottom w:val="none" w:sz="0" w:space="0" w:color="auto"/>
        <w:right w:val="none" w:sz="0" w:space="0" w:color="auto"/>
      </w:divBdr>
    </w:div>
    <w:div w:id="1374772254">
      <w:marLeft w:val="0"/>
      <w:marRight w:val="0"/>
      <w:marTop w:val="0"/>
      <w:marBottom w:val="0"/>
      <w:divBdr>
        <w:top w:val="none" w:sz="0" w:space="0" w:color="auto"/>
        <w:left w:val="none" w:sz="0" w:space="0" w:color="auto"/>
        <w:bottom w:val="none" w:sz="0" w:space="0" w:color="auto"/>
        <w:right w:val="none" w:sz="0" w:space="0" w:color="auto"/>
      </w:divBdr>
    </w:div>
    <w:div w:id="1374842507">
      <w:marLeft w:val="0"/>
      <w:marRight w:val="0"/>
      <w:marTop w:val="0"/>
      <w:marBottom w:val="0"/>
      <w:divBdr>
        <w:top w:val="none" w:sz="0" w:space="0" w:color="auto"/>
        <w:left w:val="none" w:sz="0" w:space="0" w:color="auto"/>
        <w:bottom w:val="none" w:sz="0" w:space="0" w:color="auto"/>
        <w:right w:val="none" w:sz="0" w:space="0" w:color="auto"/>
      </w:divBdr>
    </w:div>
    <w:div w:id="1374883453">
      <w:marLeft w:val="0"/>
      <w:marRight w:val="0"/>
      <w:marTop w:val="0"/>
      <w:marBottom w:val="0"/>
      <w:divBdr>
        <w:top w:val="none" w:sz="0" w:space="0" w:color="auto"/>
        <w:left w:val="none" w:sz="0" w:space="0" w:color="auto"/>
        <w:bottom w:val="none" w:sz="0" w:space="0" w:color="auto"/>
        <w:right w:val="none" w:sz="0" w:space="0" w:color="auto"/>
      </w:divBdr>
    </w:div>
    <w:div w:id="1374890292">
      <w:marLeft w:val="0"/>
      <w:marRight w:val="0"/>
      <w:marTop w:val="0"/>
      <w:marBottom w:val="0"/>
      <w:divBdr>
        <w:top w:val="none" w:sz="0" w:space="0" w:color="auto"/>
        <w:left w:val="none" w:sz="0" w:space="0" w:color="auto"/>
        <w:bottom w:val="none" w:sz="0" w:space="0" w:color="auto"/>
        <w:right w:val="none" w:sz="0" w:space="0" w:color="auto"/>
      </w:divBdr>
    </w:div>
    <w:div w:id="1375037927">
      <w:marLeft w:val="0"/>
      <w:marRight w:val="0"/>
      <w:marTop w:val="0"/>
      <w:marBottom w:val="0"/>
      <w:divBdr>
        <w:top w:val="none" w:sz="0" w:space="0" w:color="auto"/>
        <w:left w:val="none" w:sz="0" w:space="0" w:color="auto"/>
        <w:bottom w:val="none" w:sz="0" w:space="0" w:color="auto"/>
        <w:right w:val="none" w:sz="0" w:space="0" w:color="auto"/>
      </w:divBdr>
    </w:div>
    <w:div w:id="1375156513">
      <w:marLeft w:val="0"/>
      <w:marRight w:val="0"/>
      <w:marTop w:val="0"/>
      <w:marBottom w:val="0"/>
      <w:divBdr>
        <w:top w:val="none" w:sz="0" w:space="0" w:color="auto"/>
        <w:left w:val="none" w:sz="0" w:space="0" w:color="auto"/>
        <w:bottom w:val="none" w:sz="0" w:space="0" w:color="auto"/>
        <w:right w:val="none" w:sz="0" w:space="0" w:color="auto"/>
      </w:divBdr>
    </w:div>
    <w:div w:id="1375159119">
      <w:marLeft w:val="0"/>
      <w:marRight w:val="0"/>
      <w:marTop w:val="0"/>
      <w:marBottom w:val="0"/>
      <w:divBdr>
        <w:top w:val="none" w:sz="0" w:space="0" w:color="auto"/>
        <w:left w:val="none" w:sz="0" w:space="0" w:color="auto"/>
        <w:bottom w:val="none" w:sz="0" w:space="0" w:color="auto"/>
        <w:right w:val="none" w:sz="0" w:space="0" w:color="auto"/>
      </w:divBdr>
    </w:div>
    <w:div w:id="1375303494">
      <w:marLeft w:val="0"/>
      <w:marRight w:val="0"/>
      <w:marTop w:val="0"/>
      <w:marBottom w:val="0"/>
      <w:divBdr>
        <w:top w:val="none" w:sz="0" w:space="0" w:color="auto"/>
        <w:left w:val="none" w:sz="0" w:space="0" w:color="auto"/>
        <w:bottom w:val="none" w:sz="0" w:space="0" w:color="auto"/>
        <w:right w:val="none" w:sz="0" w:space="0" w:color="auto"/>
      </w:divBdr>
    </w:div>
    <w:div w:id="1375305198">
      <w:marLeft w:val="0"/>
      <w:marRight w:val="0"/>
      <w:marTop w:val="0"/>
      <w:marBottom w:val="0"/>
      <w:divBdr>
        <w:top w:val="none" w:sz="0" w:space="0" w:color="auto"/>
        <w:left w:val="none" w:sz="0" w:space="0" w:color="auto"/>
        <w:bottom w:val="none" w:sz="0" w:space="0" w:color="auto"/>
        <w:right w:val="none" w:sz="0" w:space="0" w:color="auto"/>
      </w:divBdr>
    </w:div>
    <w:div w:id="1375349725">
      <w:marLeft w:val="0"/>
      <w:marRight w:val="0"/>
      <w:marTop w:val="0"/>
      <w:marBottom w:val="0"/>
      <w:divBdr>
        <w:top w:val="none" w:sz="0" w:space="0" w:color="auto"/>
        <w:left w:val="none" w:sz="0" w:space="0" w:color="auto"/>
        <w:bottom w:val="none" w:sz="0" w:space="0" w:color="auto"/>
        <w:right w:val="none" w:sz="0" w:space="0" w:color="auto"/>
      </w:divBdr>
    </w:div>
    <w:div w:id="1375424867">
      <w:marLeft w:val="0"/>
      <w:marRight w:val="0"/>
      <w:marTop w:val="0"/>
      <w:marBottom w:val="0"/>
      <w:divBdr>
        <w:top w:val="none" w:sz="0" w:space="0" w:color="auto"/>
        <w:left w:val="none" w:sz="0" w:space="0" w:color="auto"/>
        <w:bottom w:val="none" w:sz="0" w:space="0" w:color="auto"/>
        <w:right w:val="none" w:sz="0" w:space="0" w:color="auto"/>
      </w:divBdr>
    </w:div>
    <w:div w:id="1375613975">
      <w:marLeft w:val="0"/>
      <w:marRight w:val="0"/>
      <w:marTop w:val="0"/>
      <w:marBottom w:val="0"/>
      <w:divBdr>
        <w:top w:val="none" w:sz="0" w:space="0" w:color="auto"/>
        <w:left w:val="none" w:sz="0" w:space="0" w:color="auto"/>
        <w:bottom w:val="none" w:sz="0" w:space="0" w:color="auto"/>
        <w:right w:val="none" w:sz="0" w:space="0" w:color="auto"/>
      </w:divBdr>
    </w:div>
    <w:div w:id="1375615254">
      <w:marLeft w:val="0"/>
      <w:marRight w:val="0"/>
      <w:marTop w:val="0"/>
      <w:marBottom w:val="0"/>
      <w:divBdr>
        <w:top w:val="none" w:sz="0" w:space="0" w:color="auto"/>
        <w:left w:val="none" w:sz="0" w:space="0" w:color="auto"/>
        <w:bottom w:val="none" w:sz="0" w:space="0" w:color="auto"/>
        <w:right w:val="none" w:sz="0" w:space="0" w:color="auto"/>
      </w:divBdr>
    </w:div>
    <w:div w:id="1375615924">
      <w:marLeft w:val="0"/>
      <w:marRight w:val="0"/>
      <w:marTop w:val="0"/>
      <w:marBottom w:val="0"/>
      <w:divBdr>
        <w:top w:val="none" w:sz="0" w:space="0" w:color="auto"/>
        <w:left w:val="none" w:sz="0" w:space="0" w:color="auto"/>
        <w:bottom w:val="none" w:sz="0" w:space="0" w:color="auto"/>
        <w:right w:val="none" w:sz="0" w:space="0" w:color="auto"/>
      </w:divBdr>
    </w:div>
    <w:div w:id="1375619778">
      <w:marLeft w:val="0"/>
      <w:marRight w:val="0"/>
      <w:marTop w:val="0"/>
      <w:marBottom w:val="0"/>
      <w:divBdr>
        <w:top w:val="none" w:sz="0" w:space="0" w:color="auto"/>
        <w:left w:val="none" w:sz="0" w:space="0" w:color="auto"/>
        <w:bottom w:val="none" w:sz="0" w:space="0" w:color="auto"/>
        <w:right w:val="none" w:sz="0" w:space="0" w:color="auto"/>
      </w:divBdr>
    </w:div>
    <w:div w:id="1375689896">
      <w:marLeft w:val="0"/>
      <w:marRight w:val="0"/>
      <w:marTop w:val="0"/>
      <w:marBottom w:val="0"/>
      <w:divBdr>
        <w:top w:val="none" w:sz="0" w:space="0" w:color="auto"/>
        <w:left w:val="none" w:sz="0" w:space="0" w:color="auto"/>
        <w:bottom w:val="none" w:sz="0" w:space="0" w:color="auto"/>
        <w:right w:val="none" w:sz="0" w:space="0" w:color="auto"/>
      </w:divBdr>
    </w:div>
    <w:div w:id="1375732615">
      <w:marLeft w:val="0"/>
      <w:marRight w:val="0"/>
      <w:marTop w:val="0"/>
      <w:marBottom w:val="0"/>
      <w:divBdr>
        <w:top w:val="none" w:sz="0" w:space="0" w:color="auto"/>
        <w:left w:val="none" w:sz="0" w:space="0" w:color="auto"/>
        <w:bottom w:val="none" w:sz="0" w:space="0" w:color="auto"/>
        <w:right w:val="none" w:sz="0" w:space="0" w:color="auto"/>
      </w:divBdr>
    </w:div>
    <w:div w:id="1375733199">
      <w:marLeft w:val="0"/>
      <w:marRight w:val="0"/>
      <w:marTop w:val="0"/>
      <w:marBottom w:val="0"/>
      <w:divBdr>
        <w:top w:val="none" w:sz="0" w:space="0" w:color="auto"/>
        <w:left w:val="none" w:sz="0" w:space="0" w:color="auto"/>
        <w:bottom w:val="none" w:sz="0" w:space="0" w:color="auto"/>
        <w:right w:val="none" w:sz="0" w:space="0" w:color="auto"/>
      </w:divBdr>
    </w:div>
    <w:div w:id="1375736961">
      <w:marLeft w:val="0"/>
      <w:marRight w:val="0"/>
      <w:marTop w:val="0"/>
      <w:marBottom w:val="0"/>
      <w:divBdr>
        <w:top w:val="none" w:sz="0" w:space="0" w:color="auto"/>
        <w:left w:val="none" w:sz="0" w:space="0" w:color="auto"/>
        <w:bottom w:val="none" w:sz="0" w:space="0" w:color="auto"/>
        <w:right w:val="none" w:sz="0" w:space="0" w:color="auto"/>
      </w:divBdr>
    </w:div>
    <w:div w:id="1375740573">
      <w:marLeft w:val="0"/>
      <w:marRight w:val="0"/>
      <w:marTop w:val="0"/>
      <w:marBottom w:val="0"/>
      <w:divBdr>
        <w:top w:val="none" w:sz="0" w:space="0" w:color="auto"/>
        <w:left w:val="none" w:sz="0" w:space="0" w:color="auto"/>
        <w:bottom w:val="none" w:sz="0" w:space="0" w:color="auto"/>
        <w:right w:val="none" w:sz="0" w:space="0" w:color="auto"/>
      </w:divBdr>
    </w:div>
    <w:div w:id="1375809018">
      <w:marLeft w:val="0"/>
      <w:marRight w:val="0"/>
      <w:marTop w:val="0"/>
      <w:marBottom w:val="0"/>
      <w:divBdr>
        <w:top w:val="none" w:sz="0" w:space="0" w:color="auto"/>
        <w:left w:val="none" w:sz="0" w:space="0" w:color="auto"/>
        <w:bottom w:val="none" w:sz="0" w:space="0" w:color="auto"/>
        <w:right w:val="none" w:sz="0" w:space="0" w:color="auto"/>
      </w:divBdr>
    </w:div>
    <w:div w:id="1375814479">
      <w:marLeft w:val="0"/>
      <w:marRight w:val="0"/>
      <w:marTop w:val="0"/>
      <w:marBottom w:val="0"/>
      <w:divBdr>
        <w:top w:val="none" w:sz="0" w:space="0" w:color="auto"/>
        <w:left w:val="none" w:sz="0" w:space="0" w:color="auto"/>
        <w:bottom w:val="none" w:sz="0" w:space="0" w:color="auto"/>
        <w:right w:val="none" w:sz="0" w:space="0" w:color="auto"/>
      </w:divBdr>
    </w:div>
    <w:div w:id="1375884726">
      <w:marLeft w:val="0"/>
      <w:marRight w:val="0"/>
      <w:marTop w:val="0"/>
      <w:marBottom w:val="0"/>
      <w:divBdr>
        <w:top w:val="none" w:sz="0" w:space="0" w:color="auto"/>
        <w:left w:val="none" w:sz="0" w:space="0" w:color="auto"/>
        <w:bottom w:val="none" w:sz="0" w:space="0" w:color="auto"/>
        <w:right w:val="none" w:sz="0" w:space="0" w:color="auto"/>
      </w:divBdr>
    </w:div>
    <w:div w:id="1375959301">
      <w:marLeft w:val="0"/>
      <w:marRight w:val="0"/>
      <w:marTop w:val="0"/>
      <w:marBottom w:val="0"/>
      <w:divBdr>
        <w:top w:val="none" w:sz="0" w:space="0" w:color="auto"/>
        <w:left w:val="none" w:sz="0" w:space="0" w:color="auto"/>
        <w:bottom w:val="none" w:sz="0" w:space="0" w:color="auto"/>
        <w:right w:val="none" w:sz="0" w:space="0" w:color="auto"/>
      </w:divBdr>
    </w:div>
    <w:div w:id="1376007229">
      <w:marLeft w:val="0"/>
      <w:marRight w:val="0"/>
      <w:marTop w:val="0"/>
      <w:marBottom w:val="0"/>
      <w:divBdr>
        <w:top w:val="none" w:sz="0" w:space="0" w:color="auto"/>
        <w:left w:val="none" w:sz="0" w:space="0" w:color="auto"/>
        <w:bottom w:val="none" w:sz="0" w:space="0" w:color="auto"/>
        <w:right w:val="none" w:sz="0" w:space="0" w:color="auto"/>
      </w:divBdr>
    </w:div>
    <w:div w:id="1376008491">
      <w:marLeft w:val="0"/>
      <w:marRight w:val="0"/>
      <w:marTop w:val="0"/>
      <w:marBottom w:val="0"/>
      <w:divBdr>
        <w:top w:val="none" w:sz="0" w:space="0" w:color="auto"/>
        <w:left w:val="none" w:sz="0" w:space="0" w:color="auto"/>
        <w:bottom w:val="none" w:sz="0" w:space="0" w:color="auto"/>
        <w:right w:val="none" w:sz="0" w:space="0" w:color="auto"/>
      </w:divBdr>
    </w:div>
    <w:div w:id="1376077535">
      <w:marLeft w:val="0"/>
      <w:marRight w:val="0"/>
      <w:marTop w:val="0"/>
      <w:marBottom w:val="0"/>
      <w:divBdr>
        <w:top w:val="none" w:sz="0" w:space="0" w:color="auto"/>
        <w:left w:val="none" w:sz="0" w:space="0" w:color="auto"/>
        <w:bottom w:val="none" w:sz="0" w:space="0" w:color="auto"/>
        <w:right w:val="none" w:sz="0" w:space="0" w:color="auto"/>
      </w:divBdr>
    </w:div>
    <w:div w:id="1376127251">
      <w:marLeft w:val="0"/>
      <w:marRight w:val="0"/>
      <w:marTop w:val="0"/>
      <w:marBottom w:val="0"/>
      <w:divBdr>
        <w:top w:val="none" w:sz="0" w:space="0" w:color="auto"/>
        <w:left w:val="none" w:sz="0" w:space="0" w:color="auto"/>
        <w:bottom w:val="none" w:sz="0" w:space="0" w:color="auto"/>
        <w:right w:val="none" w:sz="0" w:space="0" w:color="auto"/>
      </w:divBdr>
    </w:div>
    <w:div w:id="1376153190">
      <w:marLeft w:val="0"/>
      <w:marRight w:val="0"/>
      <w:marTop w:val="0"/>
      <w:marBottom w:val="0"/>
      <w:divBdr>
        <w:top w:val="none" w:sz="0" w:space="0" w:color="auto"/>
        <w:left w:val="none" w:sz="0" w:space="0" w:color="auto"/>
        <w:bottom w:val="none" w:sz="0" w:space="0" w:color="auto"/>
        <w:right w:val="none" w:sz="0" w:space="0" w:color="auto"/>
      </w:divBdr>
    </w:div>
    <w:div w:id="1376153581">
      <w:marLeft w:val="0"/>
      <w:marRight w:val="0"/>
      <w:marTop w:val="0"/>
      <w:marBottom w:val="0"/>
      <w:divBdr>
        <w:top w:val="none" w:sz="0" w:space="0" w:color="auto"/>
        <w:left w:val="none" w:sz="0" w:space="0" w:color="auto"/>
        <w:bottom w:val="none" w:sz="0" w:space="0" w:color="auto"/>
        <w:right w:val="none" w:sz="0" w:space="0" w:color="auto"/>
      </w:divBdr>
    </w:div>
    <w:div w:id="1376156758">
      <w:marLeft w:val="0"/>
      <w:marRight w:val="0"/>
      <w:marTop w:val="0"/>
      <w:marBottom w:val="0"/>
      <w:divBdr>
        <w:top w:val="none" w:sz="0" w:space="0" w:color="auto"/>
        <w:left w:val="none" w:sz="0" w:space="0" w:color="auto"/>
        <w:bottom w:val="none" w:sz="0" w:space="0" w:color="auto"/>
        <w:right w:val="none" w:sz="0" w:space="0" w:color="auto"/>
      </w:divBdr>
    </w:div>
    <w:div w:id="1376278039">
      <w:bodyDiv w:val="1"/>
      <w:marLeft w:val="0"/>
      <w:marRight w:val="0"/>
      <w:marTop w:val="0"/>
      <w:marBottom w:val="0"/>
      <w:divBdr>
        <w:top w:val="none" w:sz="0" w:space="0" w:color="auto"/>
        <w:left w:val="none" w:sz="0" w:space="0" w:color="auto"/>
        <w:bottom w:val="none" w:sz="0" w:space="0" w:color="auto"/>
        <w:right w:val="none" w:sz="0" w:space="0" w:color="auto"/>
      </w:divBdr>
    </w:div>
    <w:div w:id="1376347136">
      <w:marLeft w:val="0"/>
      <w:marRight w:val="0"/>
      <w:marTop w:val="0"/>
      <w:marBottom w:val="0"/>
      <w:divBdr>
        <w:top w:val="none" w:sz="0" w:space="0" w:color="auto"/>
        <w:left w:val="none" w:sz="0" w:space="0" w:color="auto"/>
        <w:bottom w:val="none" w:sz="0" w:space="0" w:color="auto"/>
        <w:right w:val="none" w:sz="0" w:space="0" w:color="auto"/>
      </w:divBdr>
    </w:div>
    <w:div w:id="1376349679">
      <w:marLeft w:val="0"/>
      <w:marRight w:val="0"/>
      <w:marTop w:val="0"/>
      <w:marBottom w:val="0"/>
      <w:divBdr>
        <w:top w:val="none" w:sz="0" w:space="0" w:color="auto"/>
        <w:left w:val="none" w:sz="0" w:space="0" w:color="auto"/>
        <w:bottom w:val="none" w:sz="0" w:space="0" w:color="auto"/>
        <w:right w:val="none" w:sz="0" w:space="0" w:color="auto"/>
      </w:divBdr>
    </w:div>
    <w:div w:id="1376388981">
      <w:marLeft w:val="0"/>
      <w:marRight w:val="0"/>
      <w:marTop w:val="0"/>
      <w:marBottom w:val="0"/>
      <w:divBdr>
        <w:top w:val="none" w:sz="0" w:space="0" w:color="auto"/>
        <w:left w:val="none" w:sz="0" w:space="0" w:color="auto"/>
        <w:bottom w:val="none" w:sz="0" w:space="0" w:color="auto"/>
        <w:right w:val="none" w:sz="0" w:space="0" w:color="auto"/>
      </w:divBdr>
    </w:div>
    <w:div w:id="1376469254">
      <w:marLeft w:val="0"/>
      <w:marRight w:val="0"/>
      <w:marTop w:val="0"/>
      <w:marBottom w:val="0"/>
      <w:divBdr>
        <w:top w:val="none" w:sz="0" w:space="0" w:color="auto"/>
        <w:left w:val="none" w:sz="0" w:space="0" w:color="auto"/>
        <w:bottom w:val="none" w:sz="0" w:space="0" w:color="auto"/>
        <w:right w:val="none" w:sz="0" w:space="0" w:color="auto"/>
      </w:divBdr>
    </w:div>
    <w:div w:id="1376545183">
      <w:marLeft w:val="0"/>
      <w:marRight w:val="0"/>
      <w:marTop w:val="0"/>
      <w:marBottom w:val="0"/>
      <w:divBdr>
        <w:top w:val="none" w:sz="0" w:space="0" w:color="auto"/>
        <w:left w:val="none" w:sz="0" w:space="0" w:color="auto"/>
        <w:bottom w:val="none" w:sz="0" w:space="0" w:color="auto"/>
        <w:right w:val="none" w:sz="0" w:space="0" w:color="auto"/>
      </w:divBdr>
    </w:div>
    <w:div w:id="1376586622">
      <w:marLeft w:val="0"/>
      <w:marRight w:val="0"/>
      <w:marTop w:val="0"/>
      <w:marBottom w:val="0"/>
      <w:divBdr>
        <w:top w:val="none" w:sz="0" w:space="0" w:color="auto"/>
        <w:left w:val="none" w:sz="0" w:space="0" w:color="auto"/>
        <w:bottom w:val="none" w:sz="0" w:space="0" w:color="auto"/>
        <w:right w:val="none" w:sz="0" w:space="0" w:color="auto"/>
      </w:divBdr>
    </w:div>
    <w:div w:id="1376613205">
      <w:marLeft w:val="0"/>
      <w:marRight w:val="0"/>
      <w:marTop w:val="0"/>
      <w:marBottom w:val="0"/>
      <w:divBdr>
        <w:top w:val="none" w:sz="0" w:space="0" w:color="auto"/>
        <w:left w:val="none" w:sz="0" w:space="0" w:color="auto"/>
        <w:bottom w:val="none" w:sz="0" w:space="0" w:color="auto"/>
        <w:right w:val="none" w:sz="0" w:space="0" w:color="auto"/>
      </w:divBdr>
    </w:div>
    <w:div w:id="1376655250">
      <w:bodyDiv w:val="1"/>
      <w:marLeft w:val="0"/>
      <w:marRight w:val="0"/>
      <w:marTop w:val="0"/>
      <w:marBottom w:val="0"/>
      <w:divBdr>
        <w:top w:val="none" w:sz="0" w:space="0" w:color="auto"/>
        <w:left w:val="none" w:sz="0" w:space="0" w:color="auto"/>
        <w:bottom w:val="none" w:sz="0" w:space="0" w:color="auto"/>
        <w:right w:val="none" w:sz="0" w:space="0" w:color="auto"/>
      </w:divBdr>
    </w:div>
    <w:div w:id="1376663411">
      <w:marLeft w:val="0"/>
      <w:marRight w:val="0"/>
      <w:marTop w:val="0"/>
      <w:marBottom w:val="0"/>
      <w:divBdr>
        <w:top w:val="none" w:sz="0" w:space="0" w:color="auto"/>
        <w:left w:val="none" w:sz="0" w:space="0" w:color="auto"/>
        <w:bottom w:val="none" w:sz="0" w:space="0" w:color="auto"/>
        <w:right w:val="none" w:sz="0" w:space="0" w:color="auto"/>
      </w:divBdr>
    </w:div>
    <w:div w:id="1376733469">
      <w:marLeft w:val="0"/>
      <w:marRight w:val="0"/>
      <w:marTop w:val="0"/>
      <w:marBottom w:val="0"/>
      <w:divBdr>
        <w:top w:val="none" w:sz="0" w:space="0" w:color="auto"/>
        <w:left w:val="none" w:sz="0" w:space="0" w:color="auto"/>
        <w:bottom w:val="none" w:sz="0" w:space="0" w:color="auto"/>
        <w:right w:val="none" w:sz="0" w:space="0" w:color="auto"/>
      </w:divBdr>
    </w:div>
    <w:div w:id="1376739630">
      <w:marLeft w:val="0"/>
      <w:marRight w:val="0"/>
      <w:marTop w:val="0"/>
      <w:marBottom w:val="0"/>
      <w:divBdr>
        <w:top w:val="none" w:sz="0" w:space="0" w:color="auto"/>
        <w:left w:val="none" w:sz="0" w:space="0" w:color="auto"/>
        <w:bottom w:val="none" w:sz="0" w:space="0" w:color="auto"/>
        <w:right w:val="none" w:sz="0" w:space="0" w:color="auto"/>
      </w:divBdr>
    </w:div>
    <w:div w:id="1376853250">
      <w:marLeft w:val="0"/>
      <w:marRight w:val="0"/>
      <w:marTop w:val="0"/>
      <w:marBottom w:val="0"/>
      <w:divBdr>
        <w:top w:val="none" w:sz="0" w:space="0" w:color="auto"/>
        <w:left w:val="none" w:sz="0" w:space="0" w:color="auto"/>
        <w:bottom w:val="none" w:sz="0" w:space="0" w:color="auto"/>
        <w:right w:val="none" w:sz="0" w:space="0" w:color="auto"/>
      </w:divBdr>
    </w:div>
    <w:div w:id="1376855786">
      <w:marLeft w:val="0"/>
      <w:marRight w:val="0"/>
      <w:marTop w:val="0"/>
      <w:marBottom w:val="0"/>
      <w:divBdr>
        <w:top w:val="none" w:sz="0" w:space="0" w:color="auto"/>
        <w:left w:val="none" w:sz="0" w:space="0" w:color="auto"/>
        <w:bottom w:val="none" w:sz="0" w:space="0" w:color="auto"/>
        <w:right w:val="none" w:sz="0" w:space="0" w:color="auto"/>
      </w:divBdr>
    </w:div>
    <w:div w:id="1376932657">
      <w:marLeft w:val="0"/>
      <w:marRight w:val="0"/>
      <w:marTop w:val="0"/>
      <w:marBottom w:val="0"/>
      <w:divBdr>
        <w:top w:val="none" w:sz="0" w:space="0" w:color="auto"/>
        <w:left w:val="none" w:sz="0" w:space="0" w:color="auto"/>
        <w:bottom w:val="none" w:sz="0" w:space="0" w:color="auto"/>
        <w:right w:val="none" w:sz="0" w:space="0" w:color="auto"/>
      </w:divBdr>
    </w:div>
    <w:div w:id="1377002567">
      <w:marLeft w:val="0"/>
      <w:marRight w:val="0"/>
      <w:marTop w:val="0"/>
      <w:marBottom w:val="0"/>
      <w:divBdr>
        <w:top w:val="none" w:sz="0" w:space="0" w:color="auto"/>
        <w:left w:val="none" w:sz="0" w:space="0" w:color="auto"/>
        <w:bottom w:val="none" w:sz="0" w:space="0" w:color="auto"/>
        <w:right w:val="none" w:sz="0" w:space="0" w:color="auto"/>
      </w:divBdr>
    </w:div>
    <w:div w:id="1377008351">
      <w:bodyDiv w:val="1"/>
      <w:marLeft w:val="0"/>
      <w:marRight w:val="0"/>
      <w:marTop w:val="0"/>
      <w:marBottom w:val="0"/>
      <w:divBdr>
        <w:top w:val="none" w:sz="0" w:space="0" w:color="auto"/>
        <w:left w:val="none" w:sz="0" w:space="0" w:color="auto"/>
        <w:bottom w:val="none" w:sz="0" w:space="0" w:color="auto"/>
        <w:right w:val="none" w:sz="0" w:space="0" w:color="auto"/>
      </w:divBdr>
    </w:div>
    <w:div w:id="1377042635">
      <w:marLeft w:val="0"/>
      <w:marRight w:val="0"/>
      <w:marTop w:val="0"/>
      <w:marBottom w:val="0"/>
      <w:divBdr>
        <w:top w:val="none" w:sz="0" w:space="0" w:color="auto"/>
        <w:left w:val="none" w:sz="0" w:space="0" w:color="auto"/>
        <w:bottom w:val="none" w:sz="0" w:space="0" w:color="auto"/>
        <w:right w:val="none" w:sz="0" w:space="0" w:color="auto"/>
      </w:divBdr>
    </w:div>
    <w:div w:id="1377200043">
      <w:marLeft w:val="0"/>
      <w:marRight w:val="0"/>
      <w:marTop w:val="0"/>
      <w:marBottom w:val="0"/>
      <w:divBdr>
        <w:top w:val="none" w:sz="0" w:space="0" w:color="auto"/>
        <w:left w:val="none" w:sz="0" w:space="0" w:color="auto"/>
        <w:bottom w:val="none" w:sz="0" w:space="0" w:color="auto"/>
        <w:right w:val="none" w:sz="0" w:space="0" w:color="auto"/>
      </w:divBdr>
    </w:div>
    <w:div w:id="1377310419">
      <w:marLeft w:val="0"/>
      <w:marRight w:val="0"/>
      <w:marTop w:val="0"/>
      <w:marBottom w:val="0"/>
      <w:divBdr>
        <w:top w:val="none" w:sz="0" w:space="0" w:color="auto"/>
        <w:left w:val="none" w:sz="0" w:space="0" w:color="auto"/>
        <w:bottom w:val="none" w:sz="0" w:space="0" w:color="auto"/>
        <w:right w:val="none" w:sz="0" w:space="0" w:color="auto"/>
      </w:divBdr>
    </w:div>
    <w:div w:id="1377312379">
      <w:marLeft w:val="0"/>
      <w:marRight w:val="0"/>
      <w:marTop w:val="0"/>
      <w:marBottom w:val="0"/>
      <w:divBdr>
        <w:top w:val="none" w:sz="0" w:space="0" w:color="auto"/>
        <w:left w:val="none" w:sz="0" w:space="0" w:color="auto"/>
        <w:bottom w:val="none" w:sz="0" w:space="0" w:color="auto"/>
        <w:right w:val="none" w:sz="0" w:space="0" w:color="auto"/>
      </w:divBdr>
    </w:div>
    <w:div w:id="1377315488">
      <w:marLeft w:val="0"/>
      <w:marRight w:val="0"/>
      <w:marTop w:val="0"/>
      <w:marBottom w:val="0"/>
      <w:divBdr>
        <w:top w:val="none" w:sz="0" w:space="0" w:color="auto"/>
        <w:left w:val="none" w:sz="0" w:space="0" w:color="auto"/>
        <w:bottom w:val="none" w:sz="0" w:space="0" w:color="auto"/>
        <w:right w:val="none" w:sz="0" w:space="0" w:color="auto"/>
      </w:divBdr>
    </w:div>
    <w:div w:id="1377435823">
      <w:marLeft w:val="0"/>
      <w:marRight w:val="0"/>
      <w:marTop w:val="0"/>
      <w:marBottom w:val="0"/>
      <w:divBdr>
        <w:top w:val="none" w:sz="0" w:space="0" w:color="auto"/>
        <w:left w:val="none" w:sz="0" w:space="0" w:color="auto"/>
        <w:bottom w:val="none" w:sz="0" w:space="0" w:color="auto"/>
        <w:right w:val="none" w:sz="0" w:space="0" w:color="auto"/>
      </w:divBdr>
    </w:div>
    <w:div w:id="1377582395">
      <w:marLeft w:val="0"/>
      <w:marRight w:val="0"/>
      <w:marTop w:val="0"/>
      <w:marBottom w:val="0"/>
      <w:divBdr>
        <w:top w:val="none" w:sz="0" w:space="0" w:color="auto"/>
        <w:left w:val="none" w:sz="0" w:space="0" w:color="auto"/>
        <w:bottom w:val="none" w:sz="0" w:space="0" w:color="auto"/>
        <w:right w:val="none" w:sz="0" w:space="0" w:color="auto"/>
      </w:divBdr>
    </w:div>
    <w:div w:id="1377583688">
      <w:marLeft w:val="0"/>
      <w:marRight w:val="0"/>
      <w:marTop w:val="0"/>
      <w:marBottom w:val="0"/>
      <w:divBdr>
        <w:top w:val="none" w:sz="0" w:space="0" w:color="auto"/>
        <w:left w:val="none" w:sz="0" w:space="0" w:color="auto"/>
        <w:bottom w:val="none" w:sz="0" w:space="0" w:color="auto"/>
        <w:right w:val="none" w:sz="0" w:space="0" w:color="auto"/>
      </w:divBdr>
    </w:div>
    <w:div w:id="1377585076">
      <w:marLeft w:val="0"/>
      <w:marRight w:val="0"/>
      <w:marTop w:val="0"/>
      <w:marBottom w:val="0"/>
      <w:divBdr>
        <w:top w:val="none" w:sz="0" w:space="0" w:color="auto"/>
        <w:left w:val="none" w:sz="0" w:space="0" w:color="auto"/>
        <w:bottom w:val="none" w:sz="0" w:space="0" w:color="auto"/>
        <w:right w:val="none" w:sz="0" w:space="0" w:color="auto"/>
      </w:divBdr>
    </w:div>
    <w:div w:id="1377586178">
      <w:marLeft w:val="0"/>
      <w:marRight w:val="0"/>
      <w:marTop w:val="0"/>
      <w:marBottom w:val="0"/>
      <w:divBdr>
        <w:top w:val="none" w:sz="0" w:space="0" w:color="auto"/>
        <w:left w:val="none" w:sz="0" w:space="0" w:color="auto"/>
        <w:bottom w:val="none" w:sz="0" w:space="0" w:color="auto"/>
        <w:right w:val="none" w:sz="0" w:space="0" w:color="auto"/>
      </w:divBdr>
    </w:div>
    <w:div w:id="1377701457">
      <w:marLeft w:val="0"/>
      <w:marRight w:val="0"/>
      <w:marTop w:val="0"/>
      <w:marBottom w:val="0"/>
      <w:divBdr>
        <w:top w:val="none" w:sz="0" w:space="0" w:color="auto"/>
        <w:left w:val="none" w:sz="0" w:space="0" w:color="auto"/>
        <w:bottom w:val="none" w:sz="0" w:space="0" w:color="auto"/>
        <w:right w:val="none" w:sz="0" w:space="0" w:color="auto"/>
      </w:divBdr>
    </w:div>
    <w:div w:id="1377899148">
      <w:marLeft w:val="0"/>
      <w:marRight w:val="0"/>
      <w:marTop w:val="0"/>
      <w:marBottom w:val="0"/>
      <w:divBdr>
        <w:top w:val="none" w:sz="0" w:space="0" w:color="auto"/>
        <w:left w:val="none" w:sz="0" w:space="0" w:color="auto"/>
        <w:bottom w:val="none" w:sz="0" w:space="0" w:color="auto"/>
        <w:right w:val="none" w:sz="0" w:space="0" w:color="auto"/>
      </w:divBdr>
    </w:div>
    <w:div w:id="1377899162">
      <w:marLeft w:val="0"/>
      <w:marRight w:val="0"/>
      <w:marTop w:val="0"/>
      <w:marBottom w:val="0"/>
      <w:divBdr>
        <w:top w:val="none" w:sz="0" w:space="0" w:color="auto"/>
        <w:left w:val="none" w:sz="0" w:space="0" w:color="auto"/>
        <w:bottom w:val="none" w:sz="0" w:space="0" w:color="auto"/>
        <w:right w:val="none" w:sz="0" w:space="0" w:color="auto"/>
      </w:divBdr>
    </w:div>
    <w:div w:id="1377923580">
      <w:marLeft w:val="0"/>
      <w:marRight w:val="0"/>
      <w:marTop w:val="0"/>
      <w:marBottom w:val="0"/>
      <w:divBdr>
        <w:top w:val="none" w:sz="0" w:space="0" w:color="auto"/>
        <w:left w:val="none" w:sz="0" w:space="0" w:color="auto"/>
        <w:bottom w:val="none" w:sz="0" w:space="0" w:color="auto"/>
        <w:right w:val="none" w:sz="0" w:space="0" w:color="auto"/>
      </w:divBdr>
    </w:div>
    <w:div w:id="1377924715">
      <w:marLeft w:val="0"/>
      <w:marRight w:val="0"/>
      <w:marTop w:val="0"/>
      <w:marBottom w:val="0"/>
      <w:divBdr>
        <w:top w:val="none" w:sz="0" w:space="0" w:color="auto"/>
        <w:left w:val="none" w:sz="0" w:space="0" w:color="auto"/>
        <w:bottom w:val="none" w:sz="0" w:space="0" w:color="auto"/>
        <w:right w:val="none" w:sz="0" w:space="0" w:color="auto"/>
      </w:divBdr>
    </w:div>
    <w:div w:id="1377968112">
      <w:marLeft w:val="0"/>
      <w:marRight w:val="0"/>
      <w:marTop w:val="0"/>
      <w:marBottom w:val="0"/>
      <w:divBdr>
        <w:top w:val="none" w:sz="0" w:space="0" w:color="auto"/>
        <w:left w:val="none" w:sz="0" w:space="0" w:color="auto"/>
        <w:bottom w:val="none" w:sz="0" w:space="0" w:color="auto"/>
        <w:right w:val="none" w:sz="0" w:space="0" w:color="auto"/>
      </w:divBdr>
    </w:div>
    <w:div w:id="1378050657">
      <w:marLeft w:val="0"/>
      <w:marRight w:val="0"/>
      <w:marTop w:val="0"/>
      <w:marBottom w:val="0"/>
      <w:divBdr>
        <w:top w:val="none" w:sz="0" w:space="0" w:color="auto"/>
        <w:left w:val="none" w:sz="0" w:space="0" w:color="auto"/>
        <w:bottom w:val="none" w:sz="0" w:space="0" w:color="auto"/>
        <w:right w:val="none" w:sz="0" w:space="0" w:color="auto"/>
      </w:divBdr>
    </w:div>
    <w:div w:id="1378234916">
      <w:marLeft w:val="0"/>
      <w:marRight w:val="0"/>
      <w:marTop w:val="0"/>
      <w:marBottom w:val="0"/>
      <w:divBdr>
        <w:top w:val="none" w:sz="0" w:space="0" w:color="auto"/>
        <w:left w:val="none" w:sz="0" w:space="0" w:color="auto"/>
        <w:bottom w:val="none" w:sz="0" w:space="0" w:color="auto"/>
        <w:right w:val="none" w:sz="0" w:space="0" w:color="auto"/>
      </w:divBdr>
    </w:div>
    <w:div w:id="1378234948">
      <w:marLeft w:val="0"/>
      <w:marRight w:val="0"/>
      <w:marTop w:val="0"/>
      <w:marBottom w:val="0"/>
      <w:divBdr>
        <w:top w:val="none" w:sz="0" w:space="0" w:color="auto"/>
        <w:left w:val="none" w:sz="0" w:space="0" w:color="auto"/>
        <w:bottom w:val="none" w:sz="0" w:space="0" w:color="auto"/>
        <w:right w:val="none" w:sz="0" w:space="0" w:color="auto"/>
      </w:divBdr>
    </w:div>
    <w:div w:id="1378356048">
      <w:marLeft w:val="0"/>
      <w:marRight w:val="0"/>
      <w:marTop w:val="0"/>
      <w:marBottom w:val="0"/>
      <w:divBdr>
        <w:top w:val="none" w:sz="0" w:space="0" w:color="auto"/>
        <w:left w:val="none" w:sz="0" w:space="0" w:color="auto"/>
        <w:bottom w:val="none" w:sz="0" w:space="0" w:color="auto"/>
        <w:right w:val="none" w:sz="0" w:space="0" w:color="auto"/>
      </w:divBdr>
    </w:div>
    <w:div w:id="1378428852">
      <w:marLeft w:val="0"/>
      <w:marRight w:val="0"/>
      <w:marTop w:val="0"/>
      <w:marBottom w:val="0"/>
      <w:divBdr>
        <w:top w:val="none" w:sz="0" w:space="0" w:color="auto"/>
        <w:left w:val="none" w:sz="0" w:space="0" w:color="auto"/>
        <w:bottom w:val="none" w:sz="0" w:space="0" w:color="auto"/>
        <w:right w:val="none" w:sz="0" w:space="0" w:color="auto"/>
      </w:divBdr>
    </w:div>
    <w:div w:id="1378433207">
      <w:marLeft w:val="0"/>
      <w:marRight w:val="0"/>
      <w:marTop w:val="0"/>
      <w:marBottom w:val="0"/>
      <w:divBdr>
        <w:top w:val="none" w:sz="0" w:space="0" w:color="auto"/>
        <w:left w:val="none" w:sz="0" w:space="0" w:color="auto"/>
        <w:bottom w:val="none" w:sz="0" w:space="0" w:color="auto"/>
        <w:right w:val="none" w:sz="0" w:space="0" w:color="auto"/>
      </w:divBdr>
    </w:div>
    <w:div w:id="1378505809">
      <w:marLeft w:val="0"/>
      <w:marRight w:val="0"/>
      <w:marTop w:val="0"/>
      <w:marBottom w:val="0"/>
      <w:divBdr>
        <w:top w:val="none" w:sz="0" w:space="0" w:color="auto"/>
        <w:left w:val="none" w:sz="0" w:space="0" w:color="auto"/>
        <w:bottom w:val="none" w:sz="0" w:space="0" w:color="auto"/>
        <w:right w:val="none" w:sz="0" w:space="0" w:color="auto"/>
      </w:divBdr>
    </w:div>
    <w:div w:id="1378510673">
      <w:marLeft w:val="0"/>
      <w:marRight w:val="0"/>
      <w:marTop w:val="0"/>
      <w:marBottom w:val="0"/>
      <w:divBdr>
        <w:top w:val="none" w:sz="0" w:space="0" w:color="auto"/>
        <w:left w:val="none" w:sz="0" w:space="0" w:color="auto"/>
        <w:bottom w:val="none" w:sz="0" w:space="0" w:color="auto"/>
        <w:right w:val="none" w:sz="0" w:space="0" w:color="auto"/>
      </w:divBdr>
    </w:div>
    <w:div w:id="1378511434">
      <w:marLeft w:val="0"/>
      <w:marRight w:val="0"/>
      <w:marTop w:val="0"/>
      <w:marBottom w:val="0"/>
      <w:divBdr>
        <w:top w:val="none" w:sz="0" w:space="0" w:color="auto"/>
        <w:left w:val="none" w:sz="0" w:space="0" w:color="auto"/>
        <w:bottom w:val="none" w:sz="0" w:space="0" w:color="auto"/>
        <w:right w:val="none" w:sz="0" w:space="0" w:color="auto"/>
      </w:divBdr>
    </w:div>
    <w:div w:id="1378626358">
      <w:marLeft w:val="0"/>
      <w:marRight w:val="0"/>
      <w:marTop w:val="0"/>
      <w:marBottom w:val="0"/>
      <w:divBdr>
        <w:top w:val="none" w:sz="0" w:space="0" w:color="auto"/>
        <w:left w:val="none" w:sz="0" w:space="0" w:color="auto"/>
        <w:bottom w:val="none" w:sz="0" w:space="0" w:color="auto"/>
        <w:right w:val="none" w:sz="0" w:space="0" w:color="auto"/>
      </w:divBdr>
    </w:div>
    <w:div w:id="1378816843">
      <w:marLeft w:val="0"/>
      <w:marRight w:val="0"/>
      <w:marTop w:val="0"/>
      <w:marBottom w:val="0"/>
      <w:divBdr>
        <w:top w:val="none" w:sz="0" w:space="0" w:color="auto"/>
        <w:left w:val="none" w:sz="0" w:space="0" w:color="auto"/>
        <w:bottom w:val="none" w:sz="0" w:space="0" w:color="auto"/>
        <w:right w:val="none" w:sz="0" w:space="0" w:color="auto"/>
      </w:divBdr>
    </w:div>
    <w:div w:id="1378817100">
      <w:marLeft w:val="0"/>
      <w:marRight w:val="0"/>
      <w:marTop w:val="0"/>
      <w:marBottom w:val="0"/>
      <w:divBdr>
        <w:top w:val="none" w:sz="0" w:space="0" w:color="auto"/>
        <w:left w:val="none" w:sz="0" w:space="0" w:color="auto"/>
        <w:bottom w:val="none" w:sz="0" w:space="0" w:color="auto"/>
        <w:right w:val="none" w:sz="0" w:space="0" w:color="auto"/>
      </w:divBdr>
    </w:div>
    <w:div w:id="1378822014">
      <w:marLeft w:val="0"/>
      <w:marRight w:val="0"/>
      <w:marTop w:val="0"/>
      <w:marBottom w:val="0"/>
      <w:divBdr>
        <w:top w:val="none" w:sz="0" w:space="0" w:color="auto"/>
        <w:left w:val="none" w:sz="0" w:space="0" w:color="auto"/>
        <w:bottom w:val="none" w:sz="0" w:space="0" w:color="auto"/>
        <w:right w:val="none" w:sz="0" w:space="0" w:color="auto"/>
      </w:divBdr>
    </w:div>
    <w:div w:id="1378899177">
      <w:marLeft w:val="0"/>
      <w:marRight w:val="0"/>
      <w:marTop w:val="0"/>
      <w:marBottom w:val="0"/>
      <w:divBdr>
        <w:top w:val="none" w:sz="0" w:space="0" w:color="auto"/>
        <w:left w:val="none" w:sz="0" w:space="0" w:color="auto"/>
        <w:bottom w:val="none" w:sz="0" w:space="0" w:color="auto"/>
        <w:right w:val="none" w:sz="0" w:space="0" w:color="auto"/>
      </w:divBdr>
    </w:div>
    <w:div w:id="1379014249">
      <w:marLeft w:val="0"/>
      <w:marRight w:val="0"/>
      <w:marTop w:val="0"/>
      <w:marBottom w:val="0"/>
      <w:divBdr>
        <w:top w:val="none" w:sz="0" w:space="0" w:color="auto"/>
        <w:left w:val="none" w:sz="0" w:space="0" w:color="auto"/>
        <w:bottom w:val="none" w:sz="0" w:space="0" w:color="auto"/>
        <w:right w:val="none" w:sz="0" w:space="0" w:color="auto"/>
      </w:divBdr>
    </w:div>
    <w:div w:id="1379014782">
      <w:marLeft w:val="0"/>
      <w:marRight w:val="0"/>
      <w:marTop w:val="0"/>
      <w:marBottom w:val="0"/>
      <w:divBdr>
        <w:top w:val="none" w:sz="0" w:space="0" w:color="auto"/>
        <w:left w:val="none" w:sz="0" w:space="0" w:color="auto"/>
        <w:bottom w:val="none" w:sz="0" w:space="0" w:color="auto"/>
        <w:right w:val="none" w:sz="0" w:space="0" w:color="auto"/>
      </w:divBdr>
    </w:div>
    <w:div w:id="1379160840">
      <w:marLeft w:val="0"/>
      <w:marRight w:val="0"/>
      <w:marTop w:val="0"/>
      <w:marBottom w:val="0"/>
      <w:divBdr>
        <w:top w:val="none" w:sz="0" w:space="0" w:color="auto"/>
        <w:left w:val="none" w:sz="0" w:space="0" w:color="auto"/>
        <w:bottom w:val="none" w:sz="0" w:space="0" w:color="auto"/>
        <w:right w:val="none" w:sz="0" w:space="0" w:color="auto"/>
      </w:divBdr>
    </w:div>
    <w:div w:id="1379165082">
      <w:marLeft w:val="0"/>
      <w:marRight w:val="0"/>
      <w:marTop w:val="0"/>
      <w:marBottom w:val="0"/>
      <w:divBdr>
        <w:top w:val="none" w:sz="0" w:space="0" w:color="auto"/>
        <w:left w:val="none" w:sz="0" w:space="0" w:color="auto"/>
        <w:bottom w:val="none" w:sz="0" w:space="0" w:color="auto"/>
        <w:right w:val="none" w:sz="0" w:space="0" w:color="auto"/>
      </w:divBdr>
    </w:div>
    <w:div w:id="1379207415">
      <w:marLeft w:val="0"/>
      <w:marRight w:val="0"/>
      <w:marTop w:val="0"/>
      <w:marBottom w:val="0"/>
      <w:divBdr>
        <w:top w:val="none" w:sz="0" w:space="0" w:color="auto"/>
        <w:left w:val="none" w:sz="0" w:space="0" w:color="auto"/>
        <w:bottom w:val="none" w:sz="0" w:space="0" w:color="auto"/>
        <w:right w:val="none" w:sz="0" w:space="0" w:color="auto"/>
      </w:divBdr>
    </w:div>
    <w:div w:id="1379233702">
      <w:marLeft w:val="0"/>
      <w:marRight w:val="0"/>
      <w:marTop w:val="0"/>
      <w:marBottom w:val="0"/>
      <w:divBdr>
        <w:top w:val="none" w:sz="0" w:space="0" w:color="auto"/>
        <w:left w:val="none" w:sz="0" w:space="0" w:color="auto"/>
        <w:bottom w:val="none" w:sz="0" w:space="0" w:color="auto"/>
        <w:right w:val="none" w:sz="0" w:space="0" w:color="auto"/>
      </w:divBdr>
    </w:div>
    <w:div w:id="1379280705">
      <w:marLeft w:val="0"/>
      <w:marRight w:val="0"/>
      <w:marTop w:val="0"/>
      <w:marBottom w:val="0"/>
      <w:divBdr>
        <w:top w:val="none" w:sz="0" w:space="0" w:color="auto"/>
        <w:left w:val="none" w:sz="0" w:space="0" w:color="auto"/>
        <w:bottom w:val="none" w:sz="0" w:space="0" w:color="auto"/>
        <w:right w:val="none" w:sz="0" w:space="0" w:color="auto"/>
      </w:divBdr>
    </w:div>
    <w:div w:id="1379552192">
      <w:marLeft w:val="0"/>
      <w:marRight w:val="0"/>
      <w:marTop w:val="0"/>
      <w:marBottom w:val="0"/>
      <w:divBdr>
        <w:top w:val="none" w:sz="0" w:space="0" w:color="auto"/>
        <w:left w:val="none" w:sz="0" w:space="0" w:color="auto"/>
        <w:bottom w:val="none" w:sz="0" w:space="0" w:color="auto"/>
        <w:right w:val="none" w:sz="0" w:space="0" w:color="auto"/>
      </w:divBdr>
    </w:div>
    <w:div w:id="1379624483">
      <w:marLeft w:val="0"/>
      <w:marRight w:val="0"/>
      <w:marTop w:val="0"/>
      <w:marBottom w:val="0"/>
      <w:divBdr>
        <w:top w:val="none" w:sz="0" w:space="0" w:color="auto"/>
        <w:left w:val="none" w:sz="0" w:space="0" w:color="auto"/>
        <w:bottom w:val="none" w:sz="0" w:space="0" w:color="auto"/>
        <w:right w:val="none" w:sz="0" w:space="0" w:color="auto"/>
      </w:divBdr>
    </w:div>
    <w:div w:id="1379745295">
      <w:marLeft w:val="0"/>
      <w:marRight w:val="0"/>
      <w:marTop w:val="0"/>
      <w:marBottom w:val="0"/>
      <w:divBdr>
        <w:top w:val="none" w:sz="0" w:space="0" w:color="auto"/>
        <w:left w:val="none" w:sz="0" w:space="0" w:color="auto"/>
        <w:bottom w:val="none" w:sz="0" w:space="0" w:color="auto"/>
        <w:right w:val="none" w:sz="0" w:space="0" w:color="auto"/>
      </w:divBdr>
    </w:div>
    <w:div w:id="1379815754">
      <w:marLeft w:val="0"/>
      <w:marRight w:val="0"/>
      <w:marTop w:val="0"/>
      <w:marBottom w:val="0"/>
      <w:divBdr>
        <w:top w:val="none" w:sz="0" w:space="0" w:color="auto"/>
        <w:left w:val="none" w:sz="0" w:space="0" w:color="auto"/>
        <w:bottom w:val="none" w:sz="0" w:space="0" w:color="auto"/>
        <w:right w:val="none" w:sz="0" w:space="0" w:color="auto"/>
      </w:divBdr>
    </w:div>
    <w:div w:id="1379935400">
      <w:marLeft w:val="0"/>
      <w:marRight w:val="0"/>
      <w:marTop w:val="0"/>
      <w:marBottom w:val="0"/>
      <w:divBdr>
        <w:top w:val="none" w:sz="0" w:space="0" w:color="auto"/>
        <w:left w:val="none" w:sz="0" w:space="0" w:color="auto"/>
        <w:bottom w:val="none" w:sz="0" w:space="0" w:color="auto"/>
        <w:right w:val="none" w:sz="0" w:space="0" w:color="auto"/>
      </w:divBdr>
    </w:div>
    <w:div w:id="1379937510">
      <w:marLeft w:val="0"/>
      <w:marRight w:val="0"/>
      <w:marTop w:val="0"/>
      <w:marBottom w:val="0"/>
      <w:divBdr>
        <w:top w:val="none" w:sz="0" w:space="0" w:color="auto"/>
        <w:left w:val="none" w:sz="0" w:space="0" w:color="auto"/>
        <w:bottom w:val="none" w:sz="0" w:space="0" w:color="auto"/>
        <w:right w:val="none" w:sz="0" w:space="0" w:color="auto"/>
      </w:divBdr>
    </w:div>
    <w:div w:id="1379939590">
      <w:marLeft w:val="0"/>
      <w:marRight w:val="0"/>
      <w:marTop w:val="0"/>
      <w:marBottom w:val="0"/>
      <w:divBdr>
        <w:top w:val="none" w:sz="0" w:space="0" w:color="auto"/>
        <w:left w:val="none" w:sz="0" w:space="0" w:color="auto"/>
        <w:bottom w:val="none" w:sz="0" w:space="0" w:color="auto"/>
        <w:right w:val="none" w:sz="0" w:space="0" w:color="auto"/>
      </w:divBdr>
    </w:div>
    <w:div w:id="1380008947">
      <w:marLeft w:val="0"/>
      <w:marRight w:val="0"/>
      <w:marTop w:val="0"/>
      <w:marBottom w:val="0"/>
      <w:divBdr>
        <w:top w:val="none" w:sz="0" w:space="0" w:color="auto"/>
        <w:left w:val="none" w:sz="0" w:space="0" w:color="auto"/>
        <w:bottom w:val="none" w:sz="0" w:space="0" w:color="auto"/>
        <w:right w:val="none" w:sz="0" w:space="0" w:color="auto"/>
      </w:divBdr>
    </w:div>
    <w:div w:id="1380012879">
      <w:bodyDiv w:val="1"/>
      <w:marLeft w:val="0"/>
      <w:marRight w:val="0"/>
      <w:marTop w:val="0"/>
      <w:marBottom w:val="0"/>
      <w:divBdr>
        <w:top w:val="none" w:sz="0" w:space="0" w:color="auto"/>
        <w:left w:val="none" w:sz="0" w:space="0" w:color="auto"/>
        <w:bottom w:val="none" w:sz="0" w:space="0" w:color="auto"/>
        <w:right w:val="none" w:sz="0" w:space="0" w:color="auto"/>
      </w:divBdr>
    </w:div>
    <w:div w:id="1380132849">
      <w:marLeft w:val="0"/>
      <w:marRight w:val="0"/>
      <w:marTop w:val="0"/>
      <w:marBottom w:val="0"/>
      <w:divBdr>
        <w:top w:val="none" w:sz="0" w:space="0" w:color="auto"/>
        <w:left w:val="none" w:sz="0" w:space="0" w:color="auto"/>
        <w:bottom w:val="none" w:sz="0" w:space="0" w:color="auto"/>
        <w:right w:val="none" w:sz="0" w:space="0" w:color="auto"/>
      </w:divBdr>
    </w:div>
    <w:div w:id="1380201481">
      <w:marLeft w:val="0"/>
      <w:marRight w:val="0"/>
      <w:marTop w:val="0"/>
      <w:marBottom w:val="0"/>
      <w:divBdr>
        <w:top w:val="none" w:sz="0" w:space="0" w:color="auto"/>
        <w:left w:val="none" w:sz="0" w:space="0" w:color="auto"/>
        <w:bottom w:val="none" w:sz="0" w:space="0" w:color="auto"/>
        <w:right w:val="none" w:sz="0" w:space="0" w:color="auto"/>
      </w:divBdr>
    </w:div>
    <w:div w:id="1380203929">
      <w:marLeft w:val="0"/>
      <w:marRight w:val="0"/>
      <w:marTop w:val="0"/>
      <w:marBottom w:val="0"/>
      <w:divBdr>
        <w:top w:val="none" w:sz="0" w:space="0" w:color="auto"/>
        <w:left w:val="none" w:sz="0" w:space="0" w:color="auto"/>
        <w:bottom w:val="none" w:sz="0" w:space="0" w:color="auto"/>
        <w:right w:val="none" w:sz="0" w:space="0" w:color="auto"/>
      </w:divBdr>
    </w:div>
    <w:div w:id="1380205871">
      <w:marLeft w:val="0"/>
      <w:marRight w:val="0"/>
      <w:marTop w:val="0"/>
      <w:marBottom w:val="0"/>
      <w:divBdr>
        <w:top w:val="none" w:sz="0" w:space="0" w:color="auto"/>
        <w:left w:val="none" w:sz="0" w:space="0" w:color="auto"/>
        <w:bottom w:val="none" w:sz="0" w:space="0" w:color="auto"/>
        <w:right w:val="none" w:sz="0" w:space="0" w:color="auto"/>
      </w:divBdr>
    </w:div>
    <w:div w:id="1380275443">
      <w:marLeft w:val="0"/>
      <w:marRight w:val="0"/>
      <w:marTop w:val="0"/>
      <w:marBottom w:val="0"/>
      <w:divBdr>
        <w:top w:val="none" w:sz="0" w:space="0" w:color="auto"/>
        <w:left w:val="none" w:sz="0" w:space="0" w:color="auto"/>
        <w:bottom w:val="none" w:sz="0" w:space="0" w:color="auto"/>
        <w:right w:val="none" w:sz="0" w:space="0" w:color="auto"/>
      </w:divBdr>
    </w:div>
    <w:div w:id="1380281056">
      <w:marLeft w:val="0"/>
      <w:marRight w:val="0"/>
      <w:marTop w:val="0"/>
      <w:marBottom w:val="0"/>
      <w:divBdr>
        <w:top w:val="none" w:sz="0" w:space="0" w:color="auto"/>
        <w:left w:val="none" w:sz="0" w:space="0" w:color="auto"/>
        <w:bottom w:val="none" w:sz="0" w:space="0" w:color="auto"/>
        <w:right w:val="none" w:sz="0" w:space="0" w:color="auto"/>
      </w:divBdr>
    </w:div>
    <w:div w:id="1380320631">
      <w:marLeft w:val="0"/>
      <w:marRight w:val="0"/>
      <w:marTop w:val="0"/>
      <w:marBottom w:val="0"/>
      <w:divBdr>
        <w:top w:val="none" w:sz="0" w:space="0" w:color="auto"/>
        <w:left w:val="none" w:sz="0" w:space="0" w:color="auto"/>
        <w:bottom w:val="none" w:sz="0" w:space="0" w:color="auto"/>
        <w:right w:val="none" w:sz="0" w:space="0" w:color="auto"/>
      </w:divBdr>
    </w:div>
    <w:div w:id="1380397187">
      <w:marLeft w:val="0"/>
      <w:marRight w:val="0"/>
      <w:marTop w:val="0"/>
      <w:marBottom w:val="0"/>
      <w:divBdr>
        <w:top w:val="none" w:sz="0" w:space="0" w:color="auto"/>
        <w:left w:val="none" w:sz="0" w:space="0" w:color="auto"/>
        <w:bottom w:val="none" w:sz="0" w:space="0" w:color="auto"/>
        <w:right w:val="none" w:sz="0" w:space="0" w:color="auto"/>
      </w:divBdr>
    </w:div>
    <w:div w:id="1380397308">
      <w:marLeft w:val="0"/>
      <w:marRight w:val="0"/>
      <w:marTop w:val="0"/>
      <w:marBottom w:val="0"/>
      <w:divBdr>
        <w:top w:val="none" w:sz="0" w:space="0" w:color="auto"/>
        <w:left w:val="none" w:sz="0" w:space="0" w:color="auto"/>
        <w:bottom w:val="none" w:sz="0" w:space="0" w:color="auto"/>
        <w:right w:val="none" w:sz="0" w:space="0" w:color="auto"/>
      </w:divBdr>
    </w:div>
    <w:div w:id="1380398379">
      <w:marLeft w:val="0"/>
      <w:marRight w:val="0"/>
      <w:marTop w:val="0"/>
      <w:marBottom w:val="0"/>
      <w:divBdr>
        <w:top w:val="none" w:sz="0" w:space="0" w:color="auto"/>
        <w:left w:val="none" w:sz="0" w:space="0" w:color="auto"/>
        <w:bottom w:val="none" w:sz="0" w:space="0" w:color="auto"/>
        <w:right w:val="none" w:sz="0" w:space="0" w:color="auto"/>
      </w:divBdr>
    </w:div>
    <w:div w:id="1380544651">
      <w:marLeft w:val="0"/>
      <w:marRight w:val="0"/>
      <w:marTop w:val="0"/>
      <w:marBottom w:val="0"/>
      <w:divBdr>
        <w:top w:val="none" w:sz="0" w:space="0" w:color="auto"/>
        <w:left w:val="none" w:sz="0" w:space="0" w:color="auto"/>
        <w:bottom w:val="none" w:sz="0" w:space="0" w:color="auto"/>
        <w:right w:val="none" w:sz="0" w:space="0" w:color="auto"/>
      </w:divBdr>
    </w:div>
    <w:div w:id="1380546336">
      <w:marLeft w:val="0"/>
      <w:marRight w:val="0"/>
      <w:marTop w:val="0"/>
      <w:marBottom w:val="0"/>
      <w:divBdr>
        <w:top w:val="none" w:sz="0" w:space="0" w:color="auto"/>
        <w:left w:val="none" w:sz="0" w:space="0" w:color="auto"/>
        <w:bottom w:val="none" w:sz="0" w:space="0" w:color="auto"/>
        <w:right w:val="none" w:sz="0" w:space="0" w:color="auto"/>
      </w:divBdr>
    </w:div>
    <w:div w:id="1380547543">
      <w:marLeft w:val="0"/>
      <w:marRight w:val="0"/>
      <w:marTop w:val="0"/>
      <w:marBottom w:val="0"/>
      <w:divBdr>
        <w:top w:val="none" w:sz="0" w:space="0" w:color="auto"/>
        <w:left w:val="none" w:sz="0" w:space="0" w:color="auto"/>
        <w:bottom w:val="none" w:sz="0" w:space="0" w:color="auto"/>
        <w:right w:val="none" w:sz="0" w:space="0" w:color="auto"/>
      </w:divBdr>
    </w:div>
    <w:div w:id="1380863573">
      <w:marLeft w:val="0"/>
      <w:marRight w:val="0"/>
      <w:marTop w:val="0"/>
      <w:marBottom w:val="0"/>
      <w:divBdr>
        <w:top w:val="none" w:sz="0" w:space="0" w:color="auto"/>
        <w:left w:val="none" w:sz="0" w:space="0" w:color="auto"/>
        <w:bottom w:val="none" w:sz="0" w:space="0" w:color="auto"/>
        <w:right w:val="none" w:sz="0" w:space="0" w:color="auto"/>
      </w:divBdr>
    </w:div>
    <w:div w:id="1381049923">
      <w:marLeft w:val="0"/>
      <w:marRight w:val="0"/>
      <w:marTop w:val="0"/>
      <w:marBottom w:val="0"/>
      <w:divBdr>
        <w:top w:val="none" w:sz="0" w:space="0" w:color="auto"/>
        <w:left w:val="none" w:sz="0" w:space="0" w:color="auto"/>
        <w:bottom w:val="none" w:sz="0" w:space="0" w:color="auto"/>
        <w:right w:val="none" w:sz="0" w:space="0" w:color="auto"/>
      </w:divBdr>
    </w:div>
    <w:div w:id="1381051809">
      <w:marLeft w:val="0"/>
      <w:marRight w:val="0"/>
      <w:marTop w:val="0"/>
      <w:marBottom w:val="0"/>
      <w:divBdr>
        <w:top w:val="none" w:sz="0" w:space="0" w:color="auto"/>
        <w:left w:val="none" w:sz="0" w:space="0" w:color="auto"/>
        <w:bottom w:val="none" w:sz="0" w:space="0" w:color="auto"/>
        <w:right w:val="none" w:sz="0" w:space="0" w:color="auto"/>
      </w:divBdr>
    </w:div>
    <w:div w:id="1381054469">
      <w:marLeft w:val="0"/>
      <w:marRight w:val="0"/>
      <w:marTop w:val="0"/>
      <w:marBottom w:val="0"/>
      <w:divBdr>
        <w:top w:val="none" w:sz="0" w:space="0" w:color="auto"/>
        <w:left w:val="none" w:sz="0" w:space="0" w:color="auto"/>
        <w:bottom w:val="none" w:sz="0" w:space="0" w:color="auto"/>
        <w:right w:val="none" w:sz="0" w:space="0" w:color="auto"/>
      </w:divBdr>
    </w:div>
    <w:div w:id="1381368371">
      <w:marLeft w:val="0"/>
      <w:marRight w:val="0"/>
      <w:marTop w:val="0"/>
      <w:marBottom w:val="0"/>
      <w:divBdr>
        <w:top w:val="none" w:sz="0" w:space="0" w:color="auto"/>
        <w:left w:val="none" w:sz="0" w:space="0" w:color="auto"/>
        <w:bottom w:val="none" w:sz="0" w:space="0" w:color="auto"/>
        <w:right w:val="none" w:sz="0" w:space="0" w:color="auto"/>
      </w:divBdr>
    </w:div>
    <w:div w:id="1381397316">
      <w:marLeft w:val="0"/>
      <w:marRight w:val="0"/>
      <w:marTop w:val="0"/>
      <w:marBottom w:val="0"/>
      <w:divBdr>
        <w:top w:val="none" w:sz="0" w:space="0" w:color="auto"/>
        <w:left w:val="none" w:sz="0" w:space="0" w:color="auto"/>
        <w:bottom w:val="none" w:sz="0" w:space="0" w:color="auto"/>
        <w:right w:val="none" w:sz="0" w:space="0" w:color="auto"/>
      </w:divBdr>
    </w:div>
    <w:div w:id="1381444933">
      <w:marLeft w:val="0"/>
      <w:marRight w:val="0"/>
      <w:marTop w:val="0"/>
      <w:marBottom w:val="0"/>
      <w:divBdr>
        <w:top w:val="none" w:sz="0" w:space="0" w:color="auto"/>
        <w:left w:val="none" w:sz="0" w:space="0" w:color="auto"/>
        <w:bottom w:val="none" w:sz="0" w:space="0" w:color="auto"/>
        <w:right w:val="none" w:sz="0" w:space="0" w:color="auto"/>
      </w:divBdr>
    </w:div>
    <w:div w:id="1381590605">
      <w:marLeft w:val="0"/>
      <w:marRight w:val="0"/>
      <w:marTop w:val="0"/>
      <w:marBottom w:val="0"/>
      <w:divBdr>
        <w:top w:val="none" w:sz="0" w:space="0" w:color="auto"/>
        <w:left w:val="none" w:sz="0" w:space="0" w:color="auto"/>
        <w:bottom w:val="none" w:sz="0" w:space="0" w:color="auto"/>
        <w:right w:val="none" w:sz="0" w:space="0" w:color="auto"/>
      </w:divBdr>
    </w:div>
    <w:div w:id="1381637107">
      <w:marLeft w:val="0"/>
      <w:marRight w:val="0"/>
      <w:marTop w:val="0"/>
      <w:marBottom w:val="0"/>
      <w:divBdr>
        <w:top w:val="none" w:sz="0" w:space="0" w:color="auto"/>
        <w:left w:val="none" w:sz="0" w:space="0" w:color="auto"/>
        <w:bottom w:val="none" w:sz="0" w:space="0" w:color="auto"/>
        <w:right w:val="none" w:sz="0" w:space="0" w:color="auto"/>
      </w:divBdr>
    </w:div>
    <w:div w:id="1381708545">
      <w:marLeft w:val="0"/>
      <w:marRight w:val="0"/>
      <w:marTop w:val="0"/>
      <w:marBottom w:val="0"/>
      <w:divBdr>
        <w:top w:val="none" w:sz="0" w:space="0" w:color="auto"/>
        <w:left w:val="none" w:sz="0" w:space="0" w:color="auto"/>
        <w:bottom w:val="none" w:sz="0" w:space="0" w:color="auto"/>
        <w:right w:val="none" w:sz="0" w:space="0" w:color="auto"/>
      </w:divBdr>
    </w:div>
    <w:div w:id="1381709058">
      <w:bodyDiv w:val="1"/>
      <w:marLeft w:val="0"/>
      <w:marRight w:val="0"/>
      <w:marTop w:val="0"/>
      <w:marBottom w:val="0"/>
      <w:divBdr>
        <w:top w:val="none" w:sz="0" w:space="0" w:color="auto"/>
        <w:left w:val="none" w:sz="0" w:space="0" w:color="auto"/>
        <w:bottom w:val="none" w:sz="0" w:space="0" w:color="auto"/>
        <w:right w:val="none" w:sz="0" w:space="0" w:color="auto"/>
      </w:divBdr>
    </w:div>
    <w:div w:id="1381831241">
      <w:marLeft w:val="0"/>
      <w:marRight w:val="0"/>
      <w:marTop w:val="0"/>
      <w:marBottom w:val="0"/>
      <w:divBdr>
        <w:top w:val="none" w:sz="0" w:space="0" w:color="auto"/>
        <w:left w:val="none" w:sz="0" w:space="0" w:color="auto"/>
        <w:bottom w:val="none" w:sz="0" w:space="0" w:color="auto"/>
        <w:right w:val="none" w:sz="0" w:space="0" w:color="auto"/>
      </w:divBdr>
    </w:div>
    <w:div w:id="1381900409">
      <w:marLeft w:val="0"/>
      <w:marRight w:val="0"/>
      <w:marTop w:val="0"/>
      <w:marBottom w:val="0"/>
      <w:divBdr>
        <w:top w:val="none" w:sz="0" w:space="0" w:color="auto"/>
        <w:left w:val="none" w:sz="0" w:space="0" w:color="auto"/>
        <w:bottom w:val="none" w:sz="0" w:space="0" w:color="auto"/>
        <w:right w:val="none" w:sz="0" w:space="0" w:color="auto"/>
      </w:divBdr>
    </w:div>
    <w:div w:id="1382048518">
      <w:marLeft w:val="0"/>
      <w:marRight w:val="0"/>
      <w:marTop w:val="0"/>
      <w:marBottom w:val="0"/>
      <w:divBdr>
        <w:top w:val="none" w:sz="0" w:space="0" w:color="auto"/>
        <w:left w:val="none" w:sz="0" w:space="0" w:color="auto"/>
        <w:bottom w:val="none" w:sz="0" w:space="0" w:color="auto"/>
        <w:right w:val="none" w:sz="0" w:space="0" w:color="auto"/>
      </w:divBdr>
    </w:div>
    <w:div w:id="1382050201">
      <w:bodyDiv w:val="1"/>
      <w:marLeft w:val="0"/>
      <w:marRight w:val="0"/>
      <w:marTop w:val="0"/>
      <w:marBottom w:val="0"/>
      <w:divBdr>
        <w:top w:val="none" w:sz="0" w:space="0" w:color="auto"/>
        <w:left w:val="none" w:sz="0" w:space="0" w:color="auto"/>
        <w:bottom w:val="none" w:sz="0" w:space="0" w:color="auto"/>
        <w:right w:val="none" w:sz="0" w:space="0" w:color="auto"/>
      </w:divBdr>
    </w:div>
    <w:div w:id="1382098301">
      <w:bodyDiv w:val="1"/>
      <w:marLeft w:val="0"/>
      <w:marRight w:val="0"/>
      <w:marTop w:val="0"/>
      <w:marBottom w:val="0"/>
      <w:divBdr>
        <w:top w:val="none" w:sz="0" w:space="0" w:color="auto"/>
        <w:left w:val="none" w:sz="0" w:space="0" w:color="auto"/>
        <w:bottom w:val="none" w:sz="0" w:space="0" w:color="auto"/>
        <w:right w:val="none" w:sz="0" w:space="0" w:color="auto"/>
      </w:divBdr>
    </w:div>
    <w:div w:id="1382167994">
      <w:marLeft w:val="0"/>
      <w:marRight w:val="0"/>
      <w:marTop w:val="0"/>
      <w:marBottom w:val="0"/>
      <w:divBdr>
        <w:top w:val="none" w:sz="0" w:space="0" w:color="auto"/>
        <w:left w:val="none" w:sz="0" w:space="0" w:color="auto"/>
        <w:bottom w:val="none" w:sz="0" w:space="0" w:color="auto"/>
        <w:right w:val="none" w:sz="0" w:space="0" w:color="auto"/>
      </w:divBdr>
    </w:div>
    <w:div w:id="1382170884">
      <w:marLeft w:val="0"/>
      <w:marRight w:val="0"/>
      <w:marTop w:val="0"/>
      <w:marBottom w:val="0"/>
      <w:divBdr>
        <w:top w:val="none" w:sz="0" w:space="0" w:color="auto"/>
        <w:left w:val="none" w:sz="0" w:space="0" w:color="auto"/>
        <w:bottom w:val="none" w:sz="0" w:space="0" w:color="auto"/>
        <w:right w:val="none" w:sz="0" w:space="0" w:color="auto"/>
      </w:divBdr>
    </w:div>
    <w:div w:id="1382288947">
      <w:marLeft w:val="0"/>
      <w:marRight w:val="0"/>
      <w:marTop w:val="0"/>
      <w:marBottom w:val="0"/>
      <w:divBdr>
        <w:top w:val="none" w:sz="0" w:space="0" w:color="auto"/>
        <w:left w:val="none" w:sz="0" w:space="0" w:color="auto"/>
        <w:bottom w:val="none" w:sz="0" w:space="0" w:color="auto"/>
        <w:right w:val="none" w:sz="0" w:space="0" w:color="auto"/>
      </w:divBdr>
    </w:div>
    <w:div w:id="1382362979">
      <w:marLeft w:val="0"/>
      <w:marRight w:val="0"/>
      <w:marTop w:val="0"/>
      <w:marBottom w:val="0"/>
      <w:divBdr>
        <w:top w:val="none" w:sz="0" w:space="0" w:color="auto"/>
        <w:left w:val="none" w:sz="0" w:space="0" w:color="auto"/>
        <w:bottom w:val="none" w:sz="0" w:space="0" w:color="auto"/>
        <w:right w:val="none" w:sz="0" w:space="0" w:color="auto"/>
      </w:divBdr>
    </w:div>
    <w:div w:id="1382440077">
      <w:marLeft w:val="0"/>
      <w:marRight w:val="0"/>
      <w:marTop w:val="0"/>
      <w:marBottom w:val="0"/>
      <w:divBdr>
        <w:top w:val="none" w:sz="0" w:space="0" w:color="auto"/>
        <w:left w:val="none" w:sz="0" w:space="0" w:color="auto"/>
        <w:bottom w:val="none" w:sz="0" w:space="0" w:color="auto"/>
        <w:right w:val="none" w:sz="0" w:space="0" w:color="auto"/>
      </w:divBdr>
    </w:div>
    <w:div w:id="1382442040">
      <w:marLeft w:val="0"/>
      <w:marRight w:val="0"/>
      <w:marTop w:val="0"/>
      <w:marBottom w:val="0"/>
      <w:divBdr>
        <w:top w:val="none" w:sz="0" w:space="0" w:color="auto"/>
        <w:left w:val="none" w:sz="0" w:space="0" w:color="auto"/>
        <w:bottom w:val="none" w:sz="0" w:space="0" w:color="auto"/>
        <w:right w:val="none" w:sz="0" w:space="0" w:color="auto"/>
      </w:divBdr>
    </w:div>
    <w:div w:id="1382486178">
      <w:marLeft w:val="0"/>
      <w:marRight w:val="0"/>
      <w:marTop w:val="0"/>
      <w:marBottom w:val="0"/>
      <w:divBdr>
        <w:top w:val="none" w:sz="0" w:space="0" w:color="auto"/>
        <w:left w:val="none" w:sz="0" w:space="0" w:color="auto"/>
        <w:bottom w:val="none" w:sz="0" w:space="0" w:color="auto"/>
        <w:right w:val="none" w:sz="0" w:space="0" w:color="auto"/>
      </w:divBdr>
    </w:div>
    <w:div w:id="1382554851">
      <w:marLeft w:val="0"/>
      <w:marRight w:val="0"/>
      <w:marTop w:val="0"/>
      <w:marBottom w:val="0"/>
      <w:divBdr>
        <w:top w:val="none" w:sz="0" w:space="0" w:color="auto"/>
        <w:left w:val="none" w:sz="0" w:space="0" w:color="auto"/>
        <w:bottom w:val="none" w:sz="0" w:space="0" w:color="auto"/>
        <w:right w:val="none" w:sz="0" w:space="0" w:color="auto"/>
      </w:divBdr>
    </w:div>
    <w:div w:id="1382555945">
      <w:marLeft w:val="0"/>
      <w:marRight w:val="0"/>
      <w:marTop w:val="0"/>
      <w:marBottom w:val="0"/>
      <w:divBdr>
        <w:top w:val="none" w:sz="0" w:space="0" w:color="auto"/>
        <w:left w:val="none" w:sz="0" w:space="0" w:color="auto"/>
        <w:bottom w:val="none" w:sz="0" w:space="0" w:color="auto"/>
        <w:right w:val="none" w:sz="0" w:space="0" w:color="auto"/>
      </w:divBdr>
    </w:div>
    <w:div w:id="1382823884">
      <w:marLeft w:val="0"/>
      <w:marRight w:val="0"/>
      <w:marTop w:val="0"/>
      <w:marBottom w:val="0"/>
      <w:divBdr>
        <w:top w:val="none" w:sz="0" w:space="0" w:color="auto"/>
        <w:left w:val="none" w:sz="0" w:space="0" w:color="auto"/>
        <w:bottom w:val="none" w:sz="0" w:space="0" w:color="auto"/>
        <w:right w:val="none" w:sz="0" w:space="0" w:color="auto"/>
      </w:divBdr>
    </w:div>
    <w:div w:id="1382828923">
      <w:marLeft w:val="0"/>
      <w:marRight w:val="0"/>
      <w:marTop w:val="0"/>
      <w:marBottom w:val="0"/>
      <w:divBdr>
        <w:top w:val="none" w:sz="0" w:space="0" w:color="auto"/>
        <w:left w:val="none" w:sz="0" w:space="0" w:color="auto"/>
        <w:bottom w:val="none" w:sz="0" w:space="0" w:color="auto"/>
        <w:right w:val="none" w:sz="0" w:space="0" w:color="auto"/>
      </w:divBdr>
    </w:div>
    <w:div w:id="1382944695">
      <w:marLeft w:val="0"/>
      <w:marRight w:val="0"/>
      <w:marTop w:val="0"/>
      <w:marBottom w:val="0"/>
      <w:divBdr>
        <w:top w:val="none" w:sz="0" w:space="0" w:color="auto"/>
        <w:left w:val="none" w:sz="0" w:space="0" w:color="auto"/>
        <w:bottom w:val="none" w:sz="0" w:space="0" w:color="auto"/>
        <w:right w:val="none" w:sz="0" w:space="0" w:color="auto"/>
      </w:divBdr>
    </w:div>
    <w:div w:id="1382946290">
      <w:marLeft w:val="0"/>
      <w:marRight w:val="0"/>
      <w:marTop w:val="0"/>
      <w:marBottom w:val="0"/>
      <w:divBdr>
        <w:top w:val="none" w:sz="0" w:space="0" w:color="auto"/>
        <w:left w:val="none" w:sz="0" w:space="0" w:color="auto"/>
        <w:bottom w:val="none" w:sz="0" w:space="0" w:color="auto"/>
        <w:right w:val="none" w:sz="0" w:space="0" w:color="auto"/>
      </w:divBdr>
    </w:div>
    <w:div w:id="1382946891">
      <w:marLeft w:val="0"/>
      <w:marRight w:val="0"/>
      <w:marTop w:val="0"/>
      <w:marBottom w:val="0"/>
      <w:divBdr>
        <w:top w:val="none" w:sz="0" w:space="0" w:color="auto"/>
        <w:left w:val="none" w:sz="0" w:space="0" w:color="auto"/>
        <w:bottom w:val="none" w:sz="0" w:space="0" w:color="auto"/>
        <w:right w:val="none" w:sz="0" w:space="0" w:color="auto"/>
      </w:divBdr>
    </w:div>
    <w:div w:id="1383019982">
      <w:marLeft w:val="0"/>
      <w:marRight w:val="0"/>
      <w:marTop w:val="0"/>
      <w:marBottom w:val="0"/>
      <w:divBdr>
        <w:top w:val="none" w:sz="0" w:space="0" w:color="auto"/>
        <w:left w:val="none" w:sz="0" w:space="0" w:color="auto"/>
        <w:bottom w:val="none" w:sz="0" w:space="0" w:color="auto"/>
        <w:right w:val="none" w:sz="0" w:space="0" w:color="auto"/>
      </w:divBdr>
    </w:div>
    <w:div w:id="1383021035">
      <w:marLeft w:val="0"/>
      <w:marRight w:val="0"/>
      <w:marTop w:val="0"/>
      <w:marBottom w:val="0"/>
      <w:divBdr>
        <w:top w:val="none" w:sz="0" w:space="0" w:color="auto"/>
        <w:left w:val="none" w:sz="0" w:space="0" w:color="auto"/>
        <w:bottom w:val="none" w:sz="0" w:space="0" w:color="auto"/>
        <w:right w:val="none" w:sz="0" w:space="0" w:color="auto"/>
      </w:divBdr>
    </w:div>
    <w:div w:id="1383090334">
      <w:marLeft w:val="0"/>
      <w:marRight w:val="0"/>
      <w:marTop w:val="0"/>
      <w:marBottom w:val="0"/>
      <w:divBdr>
        <w:top w:val="none" w:sz="0" w:space="0" w:color="auto"/>
        <w:left w:val="none" w:sz="0" w:space="0" w:color="auto"/>
        <w:bottom w:val="none" w:sz="0" w:space="0" w:color="auto"/>
        <w:right w:val="none" w:sz="0" w:space="0" w:color="auto"/>
      </w:divBdr>
    </w:div>
    <w:div w:id="1383093590">
      <w:marLeft w:val="0"/>
      <w:marRight w:val="0"/>
      <w:marTop w:val="0"/>
      <w:marBottom w:val="0"/>
      <w:divBdr>
        <w:top w:val="none" w:sz="0" w:space="0" w:color="auto"/>
        <w:left w:val="none" w:sz="0" w:space="0" w:color="auto"/>
        <w:bottom w:val="none" w:sz="0" w:space="0" w:color="auto"/>
        <w:right w:val="none" w:sz="0" w:space="0" w:color="auto"/>
      </w:divBdr>
    </w:div>
    <w:div w:id="1383208816">
      <w:marLeft w:val="0"/>
      <w:marRight w:val="0"/>
      <w:marTop w:val="0"/>
      <w:marBottom w:val="0"/>
      <w:divBdr>
        <w:top w:val="none" w:sz="0" w:space="0" w:color="auto"/>
        <w:left w:val="none" w:sz="0" w:space="0" w:color="auto"/>
        <w:bottom w:val="none" w:sz="0" w:space="0" w:color="auto"/>
        <w:right w:val="none" w:sz="0" w:space="0" w:color="auto"/>
      </w:divBdr>
    </w:div>
    <w:div w:id="1383213585">
      <w:marLeft w:val="0"/>
      <w:marRight w:val="0"/>
      <w:marTop w:val="0"/>
      <w:marBottom w:val="0"/>
      <w:divBdr>
        <w:top w:val="none" w:sz="0" w:space="0" w:color="auto"/>
        <w:left w:val="none" w:sz="0" w:space="0" w:color="auto"/>
        <w:bottom w:val="none" w:sz="0" w:space="0" w:color="auto"/>
        <w:right w:val="none" w:sz="0" w:space="0" w:color="auto"/>
      </w:divBdr>
    </w:div>
    <w:div w:id="1383401410">
      <w:marLeft w:val="0"/>
      <w:marRight w:val="0"/>
      <w:marTop w:val="0"/>
      <w:marBottom w:val="0"/>
      <w:divBdr>
        <w:top w:val="none" w:sz="0" w:space="0" w:color="auto"/>
        <w:left w:val="none" w:sz="0" w:space="0" w:color="auto"/>
        <w:bottom w:val="none" w:sz="0" w:space="0" w:color="auto"/>
        <w:right w:val="none" w:sz="0" w:space="0" w:color="auto"/>
      </w:divBdr>
    </w:div>
    <w:div w:id="1383479668">
      <w:marLeft w:val="0"/>
      <w:marRight w:val="0"/>
      <w:marTop w:val="0"/>
      <w:marBottom w:val="0"/>
      <w:divBdr>
        <w:top w:val="none" w:sz="0" w:space="0" w:color="auto"/>
        <w:left w:val="none" w:sz="0" w:space="0" w:color="auto"/>
        <w:bottom w:val="none" w:sz="0" w:space="0" w:color="auto"/>
        <w:right w:val="none" w:sz="0" w:space="0" w:color="auto"/>
      </w:divBdr>
    </w:div>
    <w:div w:id="1383483989">
      <w:marLeft w:val="0"/>
      <w:marRight w:val="0"/>
      <w:marTop w:val="0"/>
      <w:marBottom w:val="0"/>
      <w:divBdr>
        <w:top w:val="none" w:sz="0" w:space="0" w:color="auto"/>
        <w:left w:val="none" w:sz="0" w:space="0" w:color="auto"/>
        <w:bottom w:val="none" w:sz="0" w:space="0" w:color="auto"/>
        <w:right w:val="none" w:sz="0" w:space="0" w:color="auto"/>
      </w:divBdr>
    </w:div>
    <w:div w:id="1383603300">
      <w:marLeft w:val="0"/>
      <w:marRight w:val="0"/>
      <w:marTop w:val="0"/>
      <w:marBottom w:val="0"/>
      <w:divBdr>
        <w:top w:val="none" w:sz="0" w:space="0" w:color="auto"/>
        <w:left w:val="none" w:sz="0" w:space="0" w:color="auto"/>
        <w:bottom w:val="none" w:sz="0" w:space="0" w:color="auto"/>
        <w:right w:val="none" w:sz="0" w:space="0" w:color="auto"/>
      </w:divBdr>
    </w:div>
    <w:div w:id="1383670663">
      <w:marLeft w:val="0"/>
      <w:marRight w:val="0"/>
      <w:marTop w:val="0"/>
      <w:marBottom w:val="0"/>
      <w:divBdr>
        <w:top w:val="none" w:sz="0" w:space="0" w:color="auto"/>
        <w:left w:val="none" w:sz="0" w:space="0" w:color="auto"/>
        <w:bottom w:val="none" w:sz="0" w:space="0" w:color="auto"/>
        <w:right w:val="none" w:sz="0" w:space="0" w:color="auto"/>
      </w:divBdr>
    </w:div>
    <w:div w:id="1383673536">
      <w:marLeft w:val="0"/>
      <w:marRight w:val="0"/>
      <w:marTop w:val="0"/>
      <w:marBottom w:val="0"/>
      <w:divBdr>
        <w:top w:val="none" w:sz="0" w:space="0" w:color="auto"/>
        <w:left w:val="none" w:sz="0" w:space="0" w:color="auto"/>
        <w:bottom w:val="none" w:sz="0" w:space="0" w:color="auto"/>
        <w:right w:val="none" w:sz="0" w:space="0" w:color="auto"/>
      </w:divBdr>
    </w:div>
    <w:div w:id="1383678940">
      <w:marLeft w:val="0"/>
      <w:marRight w:val="0"/>
      <w:marTop w:val="0"/>
      <w:marBottom w:val="0"/>
      <w:divBdr>
        <w:top w:val="none" w:sz="0" w:space="0" w:color="auto"/>
        <w:left w:val="none" w:sz="0" w:space="0" w:color="auto"/>
        <w:bottom w:val="none" w:sz="0" w:space="0" w:color="auto"/>
        <w:right w:val="none" w:sz="0" w:space="0" w:color="auto"/>
      </w:divBdr>
    </w:div>
    <w:div w:id="1383746843">
      <w:marLeft w:val="0"/>
      <w:marRight w:val="0"/>
      <w:marTop w:val="0"/>
      <w:marBottom w:val="0"/>
      <w:divBdr>
        <w:top w:val="none" w:sz="0" w:space="0" w:color="auto"/>
        <w:left w:val="none" w:sz="0" w:space="0" w:color="auto"/>
        <w:bottom w:val="none" w:sz="0" w:space="0" w:color="auto"/>
        <w:right w:val="none" w:sz="0" w:space="0" w:color="auto"/>
      </w:divBdr>
    </w:div>
    <w:div w:id="1383794052">
      <w:marLeft w:val="0"/>
      <w:marRight w:val="0"/>
      <w:marTop w:val="0"/>
      <w:marBottom w:val="0"/>
      <w:divBdr>
        <w:top w:val="none" w:sz="0" w:space="0" w:color="auto"/>
        <w:left w:val="none" w:sz="0" w:space="0" w:color="auto"/>
        <w:bottom w:val="none" w:sz="0" w:space="0" w:color="auto"/>
        <w:right w:val="none" w:sz="0" w:space="0" w:color="auto"/>
      </w:divBdr>
    </w:div>
    <w:div w:id="1383821651">
      <w:marLeft w:val="0"/>
      <w:marRight w:val="0"/>
      <w:marTop w:val="0"/>
      <w:marBottom w:val="0"/>
      <w:divBdr>
        <w:top w:val="none" w:sz="0" w:space="0" w:color="auto"/>
        <w:left w:val="none" w:sz="0" w:space="0" w:color="auto"/>
        <w:bottom w:val="none" w:sz="0" w:space="0" w:color="auto"/>
        <w:right w:val="none" w:sz="0" w:space="0" w:color="auto"/>
      </w:divBdr>
    </w:div>
    <w:div w:id="1383822531">
      <w:marLeft w:val="0"/>
      <w:marRight w:val="0"/>
      <w:marTop w:val="0"/>
      <w:marBottom w:val="0"/>
      <w:divBdr>
        <w:top w:val="none" w:sz="0" w:space="0" w:color="auto"/>
        <w:left w:val="none" w:sz="0" w:space="0" w:color="auto"/>
        <w:bottom w:val="none" w:sz="0" w:space="0" w:color="auto"/>
        <w:right w:val="none" w:sz="0" w:space="0" w:color="auto"/>
      </w:divBdr>
    </w:div>
    <w:div w:id="1383825147">
      <w:marLeft w:val="0"/>
      <w:marRight w:val="0"/>
      <w:marTop w:val="0"/>
      <w:marBottom w:val="0"/>
      <w:divBdr>
        <w:top w:val="none" w:sz="0" w:space="0" w:color="auto"/>
        <w:left w:val="none" w:sz="0" w:space="0" w:color="auto"/>
        <w:bottom w:val="none" w:sz="0" w:space="0" w:color="auto"/>
        <w:right w:val="none" w:sz="0" w:space="0" w:color="auto"/>
      </w:divBdr>
    </w:div>
    <w:div w:id="1384014118">
      <w:marLeft w:val="0"/>
      <w:marRight w:val="0"/>
      <w:marTop w:val="0"/>
      <w:marBottom w:val="0"/>
      <w:divBdr>
        <w:top w:val="none" w:sz="0" w:space="0" w:color="auto"/>
        <w:left w:val="none" w:sz="0" w:space="0" w:color="auto"/>
        <w:bottom w:val="none" w:sz="0" w:space="0" w:color="auto"/>
        <w:right w:val="none" w:sz="0" w:space="0" w:color="auto"/>
      </w:divBdr>
    </w:div>
    <w:div w:id="1384020614">
      <w:marLeft w:val="0"/>
      <w:marRight w:val="0"/>
      <w:marTop w:val="0"/>
      <w:marBottom w:val="0"/>
      <w:divBdr>
        <w:top w:val="none" w:sz="0" w:space="0" w:color="auto"/>
        <w:left w:val="none" w:sz="0" w:space="0" w:color="auto"/>
        <w:bottom w:val="none" w:sz="0" w:space="0" w:color="auto"/>
        <w:right w:val="none" w:sz="0" w:space="0" w:color="auto"/>
      </w:divBdr>
    </w:div>
    <w:div w:id="1384065324">
      <w:marLeft w:val="0"/>
      <w:marRight w:val="0"/>
      <w:marTop w:val="0"/>
      <w:marBottom w:val="0"/>
      <w:divBdr>
        <w:top w:val="none" w:sz="0" w:space="0" w:color="auto"/>
        <w:left w:val="none" w:sz="0" w:space="0" w:color="auto"/>
        <w:bottom w:val="none" w:sz="0" w:space="0" w:color="auto"/>
        <w:right w:val="none" w:sz="0" w:space="0" w:color="auto"/>
      </w:divBdr>
    </w:div>
    <w:div w:id="1384137205">
      <w:marLeft w:val="0"/>
      <w:marRight w:val="0"/>
      <w:marTop w:val="0"/>
      <w:marBottom w:val="0"/>
      <w:divBdr>
        <w:top w:val="none" w:sz="0" w:space="0" w:color="auto"/>
        <w:left w:val="none" w:sz="0" w:space="0" w:color="auto"/>
        <w:bottom w:val="none" w:sz="0" w:space="0" w:color="auto"/>
        <w:right w:val="none" w:sz="0" w:space="0" w:color="auto"/>
      </w:divBdr>
    </w:div>
    <w:div w:id="1384139419">
      <w:marLeft w:val="0"/>
      <w:marRight w:val="0"/>
      <w:marTop w:val="0"/>
      <w:marBottom w:val="0"/>
      <w:divBdr>
        <w:top w:val="none" w:sz="0" w:space="0" w:color="auto"/>
        <w:left w:val="none" w:sz="0" w:space="0" w:color="auto"/>
        <w:bottom w:val="none" w:sz="0" w:space="0" w:color="auto"/>
        <w:right w:val="none" w:sz="0" w:space="0" w:color="auto"/>
      </w:divBdr>
    </w:div>
    <w:div w:id="1384140081">
      <w:marLeft w:val="0"/>
      <w:marRight w:val="0"/>
      <w:marTop w:val="0"/>
      <w:marBottom w:val="0"/>
      <w:divBdr>
        <w:top w:val="none" w:sz="0" w:space="0" w:color="auto"/>
        <w:left w:val="none" w:sz="0" w:space="0" w:color="auto"/>
        <w:bottom w:val="none" w:sz="0" w:space="0" w:color="auto"/>
        <w:right w:val="none" w:sz="0" w:space="0" w:color="auto"/>
      </w:divBdr>
    </w:div>
    <w:div w:id="1384140368">
      <w:marLeft w:val="0"/>
      <w:marRight w:val="0"/>
      <w:marTop w:val="0"/>
      <w:marBottom w:val="0"/>
      <w:divBdr>
        <w:top w:val="none" w:sz="0" w:space="0" w:color="auto"/>
        <w:left w:val="none" w:sz="0" w:space="0" w:color="auto"/>
        <w:bottom w:val="none" w:sz="0" w:space="0" w:color="auto"/>
        <w:right w:val="none" w:sz="0" w:space="0" w:color="auto"/>
      </w:divBdr>
    </w:div>
    <w:div w:id="1384329012">
      <w:marLeft w:val="0"/>
      <w:marRight w:val="0"/>
      <w:marTop w:val="0"/>
      <w:marBottom w:val="0"/>
      <w:divBdr>
        <w:top w:val="none" w:sz="0" w:space="0" w:color="auto"/>
        <w:left w:val="none" w:sz="0" w:space="0" w:color="auto"/>
        <w:bottom w:val="none" w:sz="0" w:space="0" w:color="auto"/>
        <w:right w:val="none" w:sz="0" w:space="0" w:color="auto"/>
      </w:divBdr>
    </w:div>
    <w:div w:id="1384519348">
      <w:marLeft w:val="0"/>
      <w:marRight w:val="0"/>
      <w:marTop w:val="0"/>
      <w:marBottom w:val="0"/>
      <w:divBdr>
        <w:top w:val="none" w:sz="0" w:space="0" w:color="auto"/>
        <w:left w:val="none" w:sz="0" w:space="0" w:color="auto"/>
        <w:bottom w:val="none" w:sz="0" w:space="0" w:color="auto"/>
        <w:right w:val="none" w:sz="0" w:space="0" w:color="auto"/>
      </w:divBdr>
    </w:div>
    <w:div w:id="1384525403">
      <w:marLeft w:val="0"/>
      <w:marRight w:val="0"/>
      <w:marTop w:val="0"/>
      <w:marBottom w:val="0"/>
      <w:divBdr>
        <w:top w:val="none" w:sz="0" w:space="0" w:color="auto"/>
        <w:left w:val="none" w:sz="0" w:space="0" w:color="auto"/>
        <w:bottom w:val="none" w:sz="0" w:space="0" w:color="auto"/>
        <w:right w:val="none" w:sz="0" w:space="0" w:color="auto"/>
      </w:divBdr>
    </w:div>
    <w:div w:id="1384669653">
      <w:marLeft w:val="0"/>
      <w:marRight w:val="0"/>
      <w:marTop w:val="0"/>
      <w:marBottom w:val="0"/>
      <w:divBdr>
        <w:top w:val="none" w:sz="0" w:space="0" w:color="auto"/>
        <w:left w:val="none" w:sz="0" w:space="0" w:color="auto"/>
        <w:bottom w:val="none" w:sz="0" w:space="0" w:color="auto"/>
        <w:right w:val="none" w:sz="0" w:space="0" w:color="auto"/>
      </w:divBdr>
    </w:div>
    <w:div w:id="1384673538">
      <w:marLeft w:val="0"/>
      <w:marRight w:val="0"/>
      <w:marTop w:val="0"/>
      <w:marBottom w:val="0"/>
      <w:divBdr>
        <w:top w:val="none" w:sz="0" w:space="0" w:color="auto"/>
        <w:left w:val="none" w:sz="0" w:space="0" w:color="auto"/>
        <w:bottom w:val="none" w:sz="0" w:space="0" w:color="auto"/>
        <w:right w:val="none" w:sz="0" w:space="0" w:color="auto"/>
      </w:divBdr>
    </w:div>
    <w:div w:id="1384674784">
      <w:marLeft w:val="0"/>
      <w:marRight w:val="0"/>
      <w:marTop w:val="0"/>
      <w:marBottom w:val="0"/>
      <w:divBdr>
        <w:top w:val="none" w:sz="0" w:space="0" w:color="auto"/>
        <w:left w:val="none" w:sz="0" w:space="0" w:color="auto"/>
        <w:bottom w:val="none" w:sz="0" w:space="0" w:color="auto"/>
        <w:right w:val="none" w:sz="0" w:space="0" w:color="auto"/>
      </w:divBdr>
    </w:div>
    <w:div w:id="1384790134">
      <w:marLeft w:val="0"/>
      <w:marRight w:val="0"/>
      <w:marTop w:val="0"/>
      <w:marBottom w:val="0"/>
      <w:divBdr>
        <w:top w:val="none" w:sz="0" w:space="0" w:color="auto"/>
        <w:left w:val="none" w:sz="0" w:space="0" w:color="auto"/>
        <w:bottom w:val="none" w:sz="0" w:space="0" w:color="auto"/>
        <w:right w:val="none" w:sz="0" w:space="0" w:color="auto"/>
      </w:divBdr>
    </w:div>
    <w:div w:id="1384796470">
      <w:marLeft w:val="0"/>
      <w:marRight w:val="0"/>
      <w:marTop w:val="0"/>
      <w:marBottom w:val="0"/>
      <w:divBdr>
        <w:top w:val="none" w:sz="0" w:space="0" w:color="auto"/>
        <w:left w:val="none" w:sz="0" w:space="0" w:color="auto"/>
        <w:bottom w:val="none" w:sz="0" w:space="0" w:color="auto"/>
        <w:right w:val="none" w:sz="0" w:space="0" w:color="auto"/>
      </w:divBdr>
    </w:div>
    <w:div w:id="1384865012">
      <w:marLeft w:val="0"/>
      <w:marRight w:val="0"/>
      <w:marTop w:val="0"/>
      <w:marBottom w:val="0"/>
      <w:divBdr>
        <w:top w:val="none" w:sz="0" w:space="0" w:color="auto"/>
        <w:left w:val="none" w:sz="0" w:space="0" w:color="auto"/>
        <w:bottom w:val="none" w:sz="0" w:space="0" w:color="auto"/>
        <w:right w:val="none" w:sz="0" w:space="0" w:color="auto"/>
      </w:divBdr>
    </w:div>
    <w:div w:id="1384866318">
      <w:marLeft w:val="0"/>
      <w:marRight w:val="0"/>
      <w:marTop w:val="0"/>
      <w:marBottom w:val="0"/>
      <w:divBdr>
        <w:top w:val="none" w:sz="0" w:space="0" w:color="auto"/>
        <w:left w:val="none" w:sz="0" w:space="0" w:color="auto"/>
        <w:bottom w:val="none" w:sz="0" w:space="0" w:color="auto"/>
        <w:right w:val="none" w:sz="0" w:space="0" w:color="auto"/>
      </w:divBdr>
    </w:div>
    <w:div w:id="1384869986">
      <w:marLeft w:val="0"/>
      <w:marRight w:val="0"/>
      <w:marTop w:val="0"/>
      <w:marBottom w:val="0"/>
      <w:divBdr>
        <w:top w:val="none" w:sz="0" w:space="0" w:color="auto"/>
        <w:left w:val="none" w:sz="0" w:space="0" w:color="auto"/>
        <w:bottom w:val="none" w:sz="0" w:space="0" w:color="auto"/>
        <w:right w:val="none" w:sz="0" w:space="0" w:color="auto"/>
      </w:divBdr>
    </w:div>
    <w:div w:id="1384980245">
      <w:bodyDiv w:val="1"/>
      <w:marLeft w:val="0"/>
      <w:marRight w:val="0"/>
      <w:marTop w:val="0"/>
      <w:marBottom w:val="0"/>
      <w:divBdr>
        <w:top w:val="none" w:sz="0" w:space="0" w:color="auto"/>
        <w:left w:val="none" w:sz="0" w:space="0" w:color="auto"/>
        <w:bottom w:val="none" w:sz="0" w:space="0" w:color="auto"/>
        <w:right w:val="none" w:sz="0" w:space="0" w:color="auto"/>
      </w:divBdr>
    </w:div>
    <w:div w:id="1384986647">
      <w:marLeft w:val="0"/>
      <w:marRight w:val="0"/>
      <w:marTop w:val="0"/>
      <w:marBottom w:val="0"/>
      <w:divBdr>
        <w:top w:val="none" w:sz="0" w:space="0" w:color="auto"/>
        <w:left w:val="none" w:sz="0" w:space="0" w:color="auto"/>
        <w:bottom w:val="none" w:sz="0" w:space="0" w:color="auto"/>
        <w:right w:val="none" w:sz="0" w:space="0" w:color="auto"/>
      </w:divBdr>
    </w:div>
    <w:div w:id="1385063091">
      <w:marLeft w:val="0"/>
      <w:marRight w:val="0"/>
      <w:marTop w:val="0"/>
      <w:marBottom w:val="0"/>
      <w:divBdr>
        <w:top w:val="none" w:sz="0" w:space="0" w:color="auto"/>
        <w:left w:val="none" w:sz="0" w:space="0" w:color="auto"/>
        <w:bottom w:val="none" w:sz="0" w:space="0" w:color="auto"/>
        <w:right w:val="none" w:sz="0" w:space="0" w:color="auto"/>
      </w:divBdr>
    </w:div>
    <w:div w:id="1385064963">
      <w:marLeft w:val="0"/>
      <w:marRight w:val="0"/>
      <w:marTop w:val="0"/>
      <w:marBottom w:val="0"/>
      <w:divBdr>
        <w:top w:val="none" w:sz="0" w:space="0" w:color="auto"/>
        <w:left w:val="none" w:sz="0" w:space="0" w:color="auto"/>
        <w:bottom w:val="none" w:sz="0" w:space="0" w:color="auto"/>
        <w:right w:val="none" w:sz="0" w:space="0" w:color="auto"/>
      </w:divBdr>
    </w:div>
    <w:div w:id="1385251071">
      <w:marLeft w:val="0"/>
      <w:marRight w:val="0"/>
      <w:marTop w:val="0"/>
      <w:marBottom w:val="0"/>
      <w:divBdr>
        <w:top w:val="none" w:sz="0" w:space="0" w:color="auto"/>
        <w:left w:val="none" w:sz="0" w:space="0" w:color="auto"/>
        <w:bottom w:val="none" w:sz="0" w:space="0" w:color="auto"/>
        <w:right w:val="none" w:sz="0" w:space="0" w:color="auto"/>
      </w:divBdr>
    </w:div>
    <w:div w:id="1385256344">
      <w:marLeft w:val="0"/>
      <w:marRight w:val="0"/>
      <w:marTop w:val="0"/>
      <w:marBottom w:val="0"/>
      <w:divBdr>
        <w:top w:val="none" w:sz="0" w:space="0" w:color="auto"/>
        <w:left w:val="none" w:sz="0" w:space="0" w:color="auto"/>
        <w:bottom w:val="none" w:sz="0" w:space="0" w:color="auto"/>
        <w:right w:val="none" w:sz="0" w:space="0" w:color="auto"/>
      </w:divBdr>
    </w:div>
    <w:div w:id="1385257081">
      <w:marLeft w:val="480"/>
      <w:marRight w:val="0"/>
      <w:marTop w:val="0"/>
      <w:marBottom w:val="0"/>
      <w:divBdr>
        <w:top w:val="none" w:sz="0" w:space="0" w:color="auto"/>
        <w:left w:val="none" w:sz="0" w:space="0" w:color="auto"/>
        <w:bottom w:val="none" w:sz="0" w:space="0" w:color="auto"/>
        <w:right w:val="none" w:sz="0" w:space="0" w:color="auto"/>
      </w:divBdr>
    </w:div>
    <w:div w:id="1385324854">
      <w:marLeft w:val="0"/>
      <w:marRight w:val="0"/>
      <w:marTop w:val="0"/>
      <w:marBottom w:val="0"/>
      <w:divBdr>
        <w:top w:val="none" w:sz="0" w:space="0" w:color="auto"/>
        <w:left w:val="none" w:sz="0" w:space="0" w:color="auto"/>
        <w:bottom w:val="none" w:sz="0" w:space="0" w:color="auto"/>
        <w:right w:val="none" w:sz="0" w:space="0" w:color="auto"/>
      </w:divBdr>
    </w:div>
    <w:div w:id="1385327098">
      <w:marLeft w:val="0"/>
      <w:marRight w:val="0"/>
      <w:marTop w:val="0"/>
      <w:marBottom w:val="0"/>
      <w:divBdr>
        <w:top w:val="none" w:sz="0" w:space="0" w:color="auto"/>
        <w:left w:val="none" w:sz="0" w:space="0" w:color="auto"/>
        <w:bottom w:val="none" w:sz="0" w:space="0" w:color="auto"/>
        <w:right w:val="none" w:sz="0" w:space="0" w:color="auto"/>
      </w:divBdr>
    </w:div>
    <w:div w:id="1385331549">
      <w:marLeft w:val="0"/>
      <w:marRight w:val="0"/>
      <w:marTop w:val="0"/>
      <w:marBottom w:val="0"/>
      <w:divBdr>
        <w:top w:val="none" w:sz="0" w:space="0" w:color="auto"/>
        <w:left w:val="none" w:sz="0" w:space="0" w:color="auto"/>
        <w:bottom w:val="none" w:sz="0" w:space="0" w:color="auto"/>
        <w:right w:val="none" w:sz="0" w:space="0" w:color="auto"/>
      </w:divBdr>
    </w:div>
    <w:div w:id="1385332334">
      <w:marLeft w:val="0"/>
      <w:marRight w:val="0"/>
      <w:marTop w:val="0"/>
      <w:marBottom w:val="0"/>
      <w:divBdr>
        <w:top w:val="none" w:sz="0" w:space="0" w:color="auto"/>
        <w:left w:val="none" w:sz="0" w:space="0" w:color="auto"/>
        <w:bottom w:val="none" w:sz="0" w:space="0" w:color="auto"/>
        <w:right w:val="none" w:sz="0" w:space="0" w:color="auto"/>
      </w:divBdr>
    </w:div>
    <w:div w:id="1385373089">
      <w:marLeft w:val="0"/>
      <w:marRight w:val="0"/>
      <w:marTop w:val="0"/>
      <w:marBottom w:val="0"/>
      <w:divBdr>
        <w:top w:val="none" w:sz="0" w:space="0" w:color="auto"/>
        <w:left w:val="none" w:sz="0" w:space="0" w:color="auto"/>
        <w:bottom w:val="none" w:sz="0" w:space="0" w:color="auto"/>
        <w:right w:val="none" w:sz="0" w:space="0" w:color="auto"/>
      </w:divBdr>
    </w:div>
    <w:div w:id="1385442358">
      <w:marLeft w:val="0"/>
      <w:marRight w:val="0"/>
      <w:marTop w:val="0"/>
      <w:marBottom w:val="0"/>
      <w:divBdr>
        <w:top w:val="none" w:sz="0" w:space="0" w:color="auto"/>
        <w:left w:val="none" w:sz="0" w:space="0" w:color="auto"/>
        <w:bottom w:val="none" w:sz="0" w:space="0" w:color="auto"/>
        <w:right w:val="none" w:sz="0" w:space="0" w:color="auto"/>
      </w:divBdr>
    </w:div>
    <w:div w:id="1385563104">
      <w:marLeft w:val="0"/>
      <w:marRight w:val="0"/>
      <w:marTop w:val="0"/>
      <w:marBottom w:val="0"/>
      <w:divBdr>
        <w:top w:val="none" w:sz="0" w:space="0" w:color="auto"/>
        <w:left w:val="none" w:sz="0" w:space="0" w:color="auto"/>
        <w:bottom w:val="none" w:sz="0" w:space="0" w:color="auto"/>
        <w:right w:val="none" w:sz="0" w:space="0" w:color="auto"/>
      </w:divBdr>
    </w:div>
    <w:div w:id="1385568912">
      <w:marLeft w:val="0"/>
      <w:marRight w:val="0"/>
      <w:marTop w:val="0"/>
      <w:marBottom w:val="0"/>
      <w:divBdr>
        <w:top w:val="none" w:sz="0" w:space="0" w:color="auto"/>
        <w:left w:val="none" w:sz="0" w:space="0" w:color="auto"/>
        <w:bottom w:val="none" w:sz="0" w:space="0" w:color="auto"/>
        <w:right w:val="none" w:sz="0" w:space="0" w:color="auto"/>
      </w:divBdr>
    </w:div>
    <w:div w:id="1385713947">
      <w:marLeft w:val="0"/>
      <w:marRight w:val="0"/>
      <w:marTop w:val="0"/>
      <w:marBottom w:val="0"/>
      <w:divBdr>
        <w:top w:val="none" w:sz="0" w:space="0" w:color="auto"/>
        <w:left w:val="none" w:sz="0" w:space="0" w:color="auto"/>
        <w:bottom w:val="none" w:sz="0" w:space="0" w:color="auto"/>
        <w:right w:val="none" w:sz="0" w:space="0" w:color="auto"/>
      </w:divBdr>
    </w:div>
    <w:div w:id="1385717883">
      <w:marLeft w:val="0"/>
      <w:marRight w:val="0"/>
      <w:marTop w:val="0"/>
      <w:marBottom w:val="0"/>
      <w:divBdr>
        <w:top w:val="none" w:sz="0" w:space="0" w:color="auto"/>
        <w:left w:val="none" w:sz="0" w:space="0" w:color="auto"/>
        <w:bottom w:val="none" w:sz="0" w:space="0" w:color="auto"/>
        <w:right w:val="none" w:sz="0" w:space="0" w:color="auto"/>
      </w:divBdr>
    </w:div>
    <w:div w:id="1385787572">
      <w:marLeft w:val="0"/>
      <w:marRight w:val="0"/>
      <w:marTop w:val="0"/>
      <w:marBottom w:val="0"/>
      <w:divBdr>
        <w:top w:val="none" w:sz="0" w:space="0" w:color="auto"/>
        <w:left w:val="none" w:sz="0" w:space="0" w:color="auto"/>
        <w:bottom w:val="none" w:sz="0" w:space="0" w:color="auto"/>
        <w:right w:val="none" w:sz="0" w:space="0" w:color="auto"/>
      </w:divBdr>
    </w:div>
    <w:div w:id="1385833234">
      <w:marLeft w:val="0"/>
      <w:marRight w:val="0"/>
      <w:marTop w:val="0"/>
      <w:marBottom w:val="0"/>
      <w:divBdr>
        <w:top w:val="none" w:sz="0" w:space="0" w:color="auto"/>
        <w:left w:val="none" w:sz="0" w:space="0" w:color="auto"/>
        <w:bottom w:val="none" w:sz="0" w:space="0" w:color="auto"/>
        <w:right w:val="none" w:sz="0" w:space="0" w:color="auto"/>
      </w:divBdr>
    </w:div>
    <w:div w:id="1385911215">
      <w:marLeft w:val="0"/>
      <w:marRight w:val="0"/>
      <w:marTop w:val="0"/>
      <w:marBottom w:val="0"/>
      <w:divBdr>
        <w:top w:val="none" w:sz="0" w:space="0" w:color="auto"/>
        <w:left w:val="none" w:sz="0" w:space="0" w:color="auto"/>
        <w:bottom w:val="none" w:sz="0" w:space="0" w:color="auto"/>
        <w:right w:val="none" w:sz="0" w:space="0" w:color="auto"/>
      </w:divBdr>
    </w:div>
    <w:div w:id="1386100282">
      <w:marLeft w:val="0"/>
      <w:marRight w:val="0"/>
      <w:marTop w:val="0"/>
      <w:marBottom w:val="0"/>
      <w:divBdr>
        <w:top w:val="none" w:sz="0" w:space="0" w:color="auto"/>
        <w:left w:val="none" w:sz="0" w:space="0" w:color="auto"/>
        <w:bottom w:val="none" w:sz="0" w:space="0" w:color="auto"/>
        <w:right w:val="none" w:sz="0" w:space="0" w:color="auto"/>
      </w:divBdr>
    </w:div>
    <w:div w:id="1386177485">
      <w:marLeft w:val="0"/>
      <w:marRight w:val="0"/>
      <w:marTop w:val="0"/>
      <w:marBottom w:val="0"/>
      <w:divBdr>
        <w:top w:val="none" w:sz="0" w:space="0" w:color="auto"/>
        <w:left w:val="none" w:sz="0" w:space="0" w:color="auto"/>
        <w:bottom w:val="none" w:sz="0" w:space="0" w:color="auto"/>
        <w:right w:val="none" w:sz="0" w:space="0" w:color="auto"/>
      </w:divBdr>
    </w:div>
    <w:div w:id="1386182386">
      <w:marLeft w:val="0"/>
      <w:marRight w:val="0"/>
      <w:marTop w:val="0"/>
      <w:marBottom w:val="0"/>
      <w:divBdr>
        <w:top w:val="none" w:sz="0" w:space="0" w:color="auto"/>
        <w:left w:val="none" w:sz="0" w:space="0" w:color="auto"/>
        <w:bottom w:val="none" w:sz="0" w:space="0" w:color="auto"/>
        <w:right w:val="none" w:sz="0" w:space="0" w:color="auto"/>
      </w:divBdr>
    </w:div>
    <w:div w:id="1386218808">
      <w:marLeft w:val="0"/>
      <w:marRight w:val="0"/>
      <w:marTop w:val="0"/>
      <w:marBottom w:val="0"/>
      <w:divBdr>
        <w:top w:val="none" w:sz="0" w:space="0" w:color="auto"/>
        <w:left w:val="none" w:sz="0" w:space="0" w:color="auto"/>
        <w:bottom w:val="none" w:sz="0" w:space="0" w:color="auto"/>
        <w:right w:val="none" w:sz="0" w:space="0" w:color="auto"/>
      </w:divBdr>
    </w:div>
    <w:div w:id="1386296597">
      <w:marLeft w:val="0"/>
      <w:marRight w:val="0"/>
      <w:marTop w:val="0"/>
      <w:marBottom w:val="0"/>
      <w:divBdr>
        <w:top w:val="none" w:sz="0" w:space="0" w:color="auto"/>
        <w:left w:val="none" w:sz="0" w:space="0" w:color="auto"/>
        <w:bottom w:val="none" w:sz="0" w:space="0" w:color="auto"/>
        <w:right w:val="none" w:sz="0" w:space="0" w:color="auto"/>
      </w:divBdr>
    </w:div>
    <w:div w:id="1386298594">
      <w:marLeft w:val="0"/>
      <w:marRight w:val="0"/>
      <w:marTop w:val="0"/>
      <w:marBottom w:val="0"/>
      <w:divBdr>
        <w:top w:val="none" w:sz="0" w:space="0" w:color="auto"/>
        <w:left w:val="none" w:sz="0" w:space="0" w:color="auto"/>
        <w:bottom w:val="none" w:sz="0" w:space="0" w:color="auto"/>
        <w:right w:val="none" w:sz="0" w:space="0" w:color="auto"/>
      </w:divBdr>
    </w:div>
    <w:div w:id="1386370406">
      <w:marLeft w:val="0"/>
      <w:marRight w:val="0"/>
      <w:marTop w:val="0"/>
      <w:marBottom w:val="0"/>
      <w:divBdr>
        <w:top w:val="none" w:sz="0" w:space="0" w:color="auto"/>
        <w:left w:val="none" w:sz="0" w:space="0" w:color="auto"/>
        <w:bottom w:val="none" w:sz="0" w:space="0" w:color="auto"/>
        <w:right w:val="none" w:sz="0" w:space="0" w:color="auto"/>
      </w:divBdr>
    </w:div>
    <w:div w:id="1386417172">
      <w:marLeft w:val="0"/>
      <w:marRight w:val="0"/>
      <w:marTop w:val="0"/>
      <w:marBottom w:val="0"/>
      <w:divBdr>
        <w:top w:val="none" w:sz="0" w:space="0" w:color="auto"/>
        <w:left w:val="none" w:sz="0" w:space="0" w:color="auto"/>
        <w:bottom w:val="none" w:sz="0" w:space="0" w:color="auto"/>
        <w:right w:val="none" w:sz="0" w:space="0" w:color="auto"/>
      </w:divBdr>
    </w:div>
    <w:div w:id="1386417535">
      <w:marLeft w:val="0"/>
      <w:marRight w:val="0"/>
      <w:marTop w:val="0"/>
      <w:marBottom w:val="0"/>
      <w:divBdr>
        <w:top w:val="none" w:sz="0" w:space="0" w:color="auto"/>
        <w:left w:val="none" w:sz="0" w:space="0" w:color="auto"/>
        <w:bottom w:val="none" w:sz="0" w:space="0" w:color="auto"/>
        <w:right w:val="none" w:sz="0" w:space="0" w:color="auto"/>
      </w:divBdr>
    </w:div>
    <w:div w:id="1386492218">
      <w:marLeft w:val="0"/>
      <w:marRight w:val="0"/>
      <w:marTop w:val="0"/>
      <w:marBottom w:val="0"/>
      <w:divBdr>
        <w:top w:val="none" w:sz="0" w:space="0" w:color="auto"/>
        <w:left w:val="none" w:sz="0" w:space="0" w:color="auto"/>
        <w:bottom w:val="none" w:sz="0" w:space="0" w:color="auto"/>
        <w:right w:val="none" w:sz="0" w:space="0" w:color="auto"/>
      </w:divBdr>
    </w:div>
    <w:div w:id="1386561817">
      <w:marLeft w:val="0"/>
      <w:marRight w:val="0"/>
      <w:marTop w:val="0"/>
      <w:marBottom w:val="0"/>
      <w:divBdr>
        <w:top w:val="none" w:sz="0" w:space="0" w:color="auto"/>
        <w:left w:val="none" w:sz="0" w:space="0" w:color="auto"/>
        <w:bottom w:val="none" w:sz="0" w:space="0" w:color="auto"/>
        <w:right w:val="none" w:sz="0" w:space="0" w:color="auto"/>
      </w:divBdr>
    </w:div>
    <w:div w:id="1386640357">
      <w:marLeft w:val="0"/>
      <w:marRight w:val="0"/>
      <w:marTop w:val="0"/>
      <w:marBottom w:val="0"/>
      <w:divBdr>
        <w:top w:val="none" w:sz="0" w:space="0" w:color="auto"/>
        <w:left w:val="none" w:sz="0" w:space="0" w:color="auto"/>
        <w:bottom w:val="none" w:sz="0" w:space="0" w:color="auto"/>
        <w:right w:val="none" w:sz="0" w:space="0" w:color="auto"/>
      </w:divBdr>
    </w:div>
    <w:div w:id="1386677757">
      <w:marLeft w:val="0"/>
      <w:marRight w:val="0"/>
      <w:marTop w:val="0"/>
      <w:marBottom w:val="0"/>
      <w:divBdr>
        <w:top w:val="none" w:sz="0" w:space="0" w:color="auto"/>
        <w:left w:val="none" w:sz="0" w:space="0" w:color="auto"/>
        <w:bottom w:val="none" w:sz="0" w:space="0" w:color="auto"/>
        <w:right w:val="none" w:sz="0" w:space="0" w:color="auto"/>
      </w:divBdr>
    </w:div>
    <w:div w:id="1387021461">
      <w:marLeft w:val="0"/>
      <w:marRight w:val="0"/>
      <w:marTop w:val="0"/>
      <w:marBottom w:val="0"/>
      <w:divBdr>
        <w:top w:val="none" w:sz="0" w:space="0" w:color="auto"/>
        <w:left w:val="none" w:sz="0" w:space="0" w:color="auto"/>
        <w:bottom w:val="none" w:sz="0" w:space="0" w:color="auto"/>
        <w:right w:val="none" w:sz="0" w:space="0" w:color="auto"/>
      </w:divBdr>
    </w:div>
    <w:div w:id="1387022912">
      <w:marLeft w:val="0"/>
      <w:marRight w:val="0"/>
      <w:marTop w:val="0"/>
      <w:marBottom w:val="0"/>
      <w:divBdr>
        <w:top w:val="none" w:sz="0" w:space="0" w:color="auto"/>
        <w:left w:val="none" w:sz="0" w:space="0" w:color="auto"/>
        <w:bottom w:val="none" w:sz="0" w:space="0" w:color="auto"/>
        <w:right w:val="none" w:sz="0" w:space="0" w:color="auto"/>
      </w:divBdr>
    </w:div>
    <w:div w:id="1387026570">
      <w:marLeft w:val="0"/>
      <w:marRight w:val="0"/>
      <w:marTop w:val="0"/>
      <w:marBottom w:val="0"/>
      <w:divBdr>
        <w:top w:val="none" w:sz="0" w:space="0" w:color="auto"/>
        <w:left w:val="none" w:sz="0" w:space="0" w:color="auto"/>
        <w:bottom w:val="none" w:sz="0" w:space="0" w:color="auto"/>
        <w:right w:val="none" w:sz="0" w:space="0" w:color="auto"/>
      </w:divBdr>
    </w:div>
    <w:div w:id="1387027981">
      <w:marLeft w:val="0"/>
      <w:marRight w:val="0"/>
      <w:marTop w:val="0"/>
      <w:marBottom w:val="0"/>
      <w:divBdr>
        <w:top w:val="none" w:sz="0" w:space="0" w:color="auto"/>
        <w:left w:val="none" w:sz="0" w:space="0" w:color="auto"/>
        <w:bottom w:val="none" w:sz="0" w:space="0" w:color="auto"/>
        <w:right w:val="none" w:sz="0" w:space="0" w:color="auto"/>
      </w:divBdr>
    </w:div>
    <w:div w:id="1387028449">
      <w:marLeft w:val="0"/>
      <w:marRight w:val="0"/>
      <w:marTop w:val="0"/>
      <w:marBottom w:val="0"/>
      <w:divBdr>
        <w:top w:val="none" w:sz="0" w:space="0" w:color="auto"/>
        <w:left w:val="none" w:sz="0" w:space="0" w:color="auto"/>
        <w:bottom w:val="none" w:sz="0" w:space="0" w:color="auto"/>
        <w:right w:val="none" w:sz="0" w:space="0" w:color="auto"/>
      </w:divBdr>
    </w:div>
    <w:div w:id="1387029740">
      <w:marLeft w:val="0"/>
      <w:marRight w:val="0"/>
      <w:marTop w:val="0"/>
      <w:marBottom w:val="0"/>
      <w:divBdr>
        <w:top w:val="none" w:sz="0" w:space="0" w:color="auto"/>
        <w:left w:val="none" w:sz="0" w:space="0" w:color="auto"/>
        <w:bottom w:val="none" w:sz="0" w:space="0" w:color="auto"/>
        <w:right w:val="none" w:sz="0" w:space="0" w:color="auto"/>
      </w:divBdr>
    </w:div>
    <w:div w:id="1387139875">
      <w:marLeft w:val="0"/>
      <w:marRight w:val="0"/>
      <w:marTop w:val="0"/>
      <w:marBottom w:val="0"/>
      <w:divBdr>
        <w:top w:val="none" w:sz="0" w:space="0" w:color="auto"/>
        <w:left w:val="none" w:sz="0" w:space="0" w:color="auto"/>
        <w:bottom w:val="none" w:sz="0" w:space="0" w:color="auto"/>
        <w:right w:val="none" w:sz="0" w:space="0" w:color="auto"/>
      </w:divBdr>
    </w:div>
    <w:div w:id="1387147100">
      <w:marLeft w:val="0"/>
      <w:marRight w:val="0"/>
      <w:marTop w:val="0"/>
      <w:marBottom w:val="0"/>
      <w:divBdr>
        <w:top w:val="none" w:sz="0" w:space="0" w:color="auto"/>
        <w:left w:val="none" w:sz="0" w:space="0" w:color="auto"/>
        <w:bottom w:val="none" w:sz="0" w:space="0" w:color="auto"/>
        <w:right w:val="none" w:sz="0" w:space="0" w:color="auto"/>
      </w:divBdr>
    </w:div>
    <w:div w:id="1387149114">
      <w:marLeft w:val="0"/>
      <w:marRight w:val="0"/>
      <w:marTop w:val="0"/>
      <w:marBottom w:val="0"/>
      <w:divBdr>
        <w:top w:val="none" w:sz="0" w:space="0" w:color="auto"/>
        <w:left w:val="none" w:sz="0" w:space="0" w:color="auto"/>
        <w:bottom w:val="none" w:sz="0" w:space="0" w:color="auto"/>
        <w:right w:val="none" w:sz="0" w:space="0" w:color="auto"/>
      </w:divBdr>
    </w:div>
    <w:div w:id="1387296126">
      <w:marLeft w:val="0"/>
      <w:marRight w:val="0"/>
      <w:marTop w:val="0"/>
      <w:marBottom w:val="0"/>
      <w:divBdr>
        <w:top w:val="none" w:sz="0" w:space="0" w:color="auto"/>
        <w:left w:val="none" w:sz="0" w:space="0" w:color="auto"/>
        <w:bottom w:val="none" w:sz="0" w:space="0" w:color="auto"/>
        <w:right w:val="none" w:sz="0" w:space="0" w:color="auto"/>
      </w:divBdr>
    </w:div>
    <w:div w:id="1387408586">
      <w:marLeft w:val="0"/>
      <w:marRight w:val="0"/>
      <w:marTop w:val="0"/>
      <w:marBottom w:val="0"/>
      <w:divBdr>
        <w:top w:val="none" w:sz="0" w:space="0" w:color="auto"/>
        <w:left w:val="none" w:sz="0" w:space="0" w:color="auto"/>
        <w:bottom w:val="none" w:sz="0" w:space="0" w:color="auto"/>
        <w:right w:val="none" w:sz="0" w:space="0" w:color="auto"/>
      </w:divBdr>
    </w:div>
    <w:div w:id="1387411838">
      <w:marLeft w:val="0"/>
      <w:marRight w:val="0"/>
      <w:marTop w:val="0"/>
      <w:marBottom w:val="0"/>
      <w:divBdr>
        <w:top w:val="none" w:sz="0" w:space="0" w:color="auto"/>
        <w:left w:val="none" w:sz="0" w:space="0" w:color="auto"/>
        <w:bottom w:val="none" w:sz="0" w:space="0" w:color="auto"/>
        <w:right w:val="none" w:sz="0" w:space="0" w:color="auto"/>
      </w:divBdr>
    </w:div>
    <w:div w:id="1387531397">
      <w:marLeft w:val="0"/>
      <w:marRight w:val="0"/>
      <w:marTop w:val="0"/>
      <w:marBottom w:val="0"/>
      <w:divBdr>
        <w:top w:val="none" w:sz="0" w:space="0" w:color="auto"/>
        <w:left w:val="none" w:sz="0" w:space="0" w:color="auto"/>
        <w:bottom w:val="none" w:sz="0" w:space="0" w:color="auto"/>
        <w:right w:val="none" w:sz="0" w:space="0" w:color="auto"/>
      </w:divBdr>
    </w:div>
    <w:div w:id="1387535714">
      <w:marLeft w:val="0"/>
      <w:marRight w:val="0"/>
      <w:marTop w:val="0"/>
      <w:marBottom w:val="0"/>
      <w:divBdr>
        <w:top w:val="none" w:sz="0" w:space="0" w:color="auto"/>
        <w:left w:val="none" w:sz="0" w:space="0" w:color="auto"/>
        <w:bottom w:val="none" w:sz="0" w:space="0" w:color="auto"/>
        <w:right w:val="none" w:sz="0" w:space="0" w:color="auto"/>
      </w:divBdr>
    </w:div>
    <w:div w:id="1387560926">
      <w:marLeft w:val="0"/>
      <w:marRight w:val="0"/>
      <w:marTop w:val="0"/>
      <w:marBottom w:val="0"/>
      <w:divBdr>
        <w:top w:val="none" w:sz="0" w:space="0" w:color="auto"/>
        <w:left w:val="none" w:sz="0" w:space="0" w:color="auto"/>
        <w:bottom w:val="none" w:sz="0" w:space="0" w:color="auto"/>
        <w:right w:val="none" w:sz="0" w:space="0" w:color="auto"/>
      </w:divBdr>
    </w:div>
    <w:div w:id="1387608174">
      <w:marLeft w:val="0"/>
      <w:marRight w:val="0"/>
      <w:marTop w:val="0"/>
      <w:marBottom w:val="0"/>
      <w:divBdr>
        <w:top w:val="none" w:sz="0" w:space="0" w:color="auto"/>
        <w:left w:val="none" w:sz="0" w:space="0" w:color="auto"/>
        <w:bottom w:val="none" w:sz="0" w:space="0" w:color="auto"/>
        <w:right w:val="none" w:sz="0" w:space="0" w:color="auto"/>
      </w:divBdr>
    </w:div>
    <w:div w:id="1387726786">
      <w:marLeft w:val="0"/>
      <w:marRight w:val="0"/>
      <w:marTop w:val="0"/>
      <w:marBottom w:val="0"/>
      <w:divBdr>
        <w:top w:val="none" w:sz="0" w:space="0" w:color="auto"/>
        <w:left w:val="none" w:sz="0" w:space="0" w:color="auto"/>
        <w:bottom w:val="none" w:sz="0" w:space="0" w:color="auto"/>
        <w:right w:val="none" w:sz="0" w:space="0" w:color="auto"/>
      </w:divBdr>
    </w:div>
    <w:div w:id="1387754344">
      <w:marLeft w:val="0"/>
      <w:marRight w:val="0"/>
      <w:marTop w:val="0"/>
      <w:marBottom w:val="0"/>
      <w:divBdr>
        <w:top w:val="none" w:sz="0" w:space="0" w:color="auto"/>
        <w:left w:val="none" w:sz="0" w:space="0" w:color="auto"/>
        <w:bottom w:val="none" w:sz="0" w:space="0" w:color="auto"/>
        <w:right w:val="none" w:sz="0" w:space="0" w:color="auto"/>
      </w:divBdr>
    </w:div>
    <w:div w:id="1387797117">
      <w:marLeft w:val="0"/>
      <w:marRight w:val="0"/>
      <w:marTop w:val="0"/>
      <w:marBottom w:val="0"/>
      <w:divBdr>
        <w:top w:val="none" w:sz="0" w:space="0" w:color="auto"/>
        <w:left w:val="none" w:sz="0" w:space="0" w:color="auto"/>
        <w:bottom w:val="none" w:sz="0" w:space="0" w:color="auto"/>
        <w:right w:val="none" w:sz="0" w:space="0" w:color="auto"/>
      </w:divBdr>
    </w:div>
    <w:div w:id="1387947029">
      <w:bodyDiv w:val="1"/>
      <w:marLeft w:val="0"/>
      <w:marRight w:val="0"/>
      <w:marTop w:val="0"/>
      <w:marBottom w:val="0"/>
      <w:divBdr>
        <w:top w:val="none" w:sz="0" w:space="0" w:color="auto"/>
        <w:left w:val="none" w:sz="0" w:space="0" w:color="auto"/>
        <w:bottom w:val="none" w:sz="0" w:space="0" w:color="auto"/>
        <w:right w:val="none" w:sz="0" w:space="0" w:color="auto"/>
      </w:divBdr>
    </w:div>
    <w:div w:id="1387994826">
      <w:marLeft w:val="0"/>
      <w:marRight w:val="0"/>
      <w:marTop w:val="0"/>
      <w:marBottom w:val="0"/>
      <w:divBdr>
        <w:top w:val="none" w:sz="0" w:space="0" w:color="auto"/>
        <w:left w:val="none" w:sz="0" w:space="0" w:color="auto"/>
        <w:bottom w:val="none" w:sz="0" w:space="0" w:color="auto"/>
        <w:right w:val="none" w:sz="0" w:space="0" w:color="auto"/>
      </w:divBdr>
    </w:div>
    <w:div w:id="1388068513">
      <w:marLeft w:val="0"/>
      <w:marRight w:val="0"/>
      <w:marTop w:val="0"/>
      <w:marBottom w:val="0"/>
      <w:divBdr>
        <w:top w:val="none" w:sz="0" w:space="0" w:color="auto"/>
        <w:left w:val="none" w:sz="0" w:space="0" w:color="auto"/>
        <w:bottom w:val="none" w:sz="0" w:space="0" w:color="auto"/>
        <w:right w:val="none" w:sz="0" w:space="0" w:color="auto"/>
      </w:divBdr>
    </w:div>
    <w:div w:id="1388070870">
      <w:marLeft w:val="0"/>
      <w:marRight w:val="0"/>
      <w:marTop w:val="0"/>
      <w:marBottom w:val="0"/>
      <w:divBdr>
        <w:top w:val="none" w:sz="0" w:space="0" w:color="auto"/>
        <w:left w:val="none" w:sz="0" w:space="0" w:color="auto"/>
        <w:bottom w:val="none" w:sz="0" w:space="0" w:color="auto"/>
        <w:right w:val="none" w:sz="0" w:space="0" w:color="auto"/>
      </w:divBdr>
    </w:div>
    <w:div w:id="1388072994">
      <w:bodyDiv w:val="1"/>
      <w:marLeft w:val="0"/>
      <w:marRight w:val="0"/>
      <w:marTop w:val="0"/>
      <w:marBottom w:val="0"/>
      <w:divBdr>
        <w:top w:val="none" w:sz="0" w:space="0" w:color="auto"/>
        <w:left w:val="none" w:sz="0" w:space="0" w:color="auto"/>
        <w:bottom w:val="none" w:sz="0" w:space="0" w:color="auto"/>
        <w:right w:val="none" w:sz="0" w:space="0" w:color="auto"/>
      </w:divBdr>
    </w:div>
    <w:div w:id="1388138946">
      <w:marLeft w:val="0"/>
      <w:marRight w:val="0"/>
      <w:marTop w:val="0"/>
      <w:marBottom w:val="0"/>
      <w:divBdr>
        <w:top w:val="none" w:sz="0" w:space="0" w:color="auto"/>
        <w:left w:val="none" w:sz="0" w:space="0" w:color="auto"/>
        <w:bottom w:val="none" w:sz="0" w:space="0" w:color="auto"/>
        <w:right w:val="none" w:sz="0" w:space="0" w:color="auto"/>
      </w:divBdr>
    </w:div>
    <w:div w:id="1388140140">
      <w:marLeft w:val="0"/>
      <w:marRight w:val="0"/>
      <w:marTop w:val="0"/>
      <w:marBottom w:val="0"/>
      <w:divBdr>
        <w:top w:val="none" w:sz="0" w:space="0" w:color="auto"/>
        <w:left w:val="none" w:sz="0" w:space="0" w:color="auto"/>
        <w:bottom w:val="none" w:sz="0" w:space="0" w:color="auto"/>
        <w:right w:val="none" w:sz="0" w:space="0" w:color="auto"/>
      </w:divBdr>
    </w:div>
    <w:div w:id="1388215878">
      <w:marLeft w:val="0"/>
      <w:marRight w:val="0"/>
      <w:marTop w:val="0"/>
      <w:marBottom w:val="0"/>
      <w:divBdr>
        <w:top w:val="none" w:sz="0" w:space="0" w:color="auto"/>
        <w:left w:val="none" w:sz="0" w:space="0" w:color="auto"/>
        <w:bottom w:val="none" w:sz="0" w:space="0" w:color="auto"/>
        <w:right w:val="none" w:sz="0" w:space="0" w:color="auto"/>
      </w:divBdr>
    </w:div>
    <w:div w:id="1388263653">
      <w:marLeft w:val="0"/>
      <w:marRight w:val="0"/>
      <w:marTop w:val="0"/>
      <w:marBottom w:val="0"/>
      <w:divBdr>
        <w:top w:val="none" w:sz="0" w:space="0" w:color="auto"/>
        <w:left w:val="none" w:sz="0" w:space="0" w:color="auto"/>
        <w:bottom w:val="none" w:sz="0" w:space="0" w:color="auto"/>
        <w:right w:val="none" w:sz="0" w:space="0" w:color="auto"/>
      </w:divBdr>
    </w:div>
    <w:div w:id="1388333294">
      <w:marLeft w:val="0"/>
      <w:marRight w:val="0"/>
      <w:marTop w:val="0"/>
      <w:marBottom w:val="0"/>
      <w:divBdr>
        <w:top w:val="none" w:sz="0" w:space="0" w:color="auto"/>
        <w:left w:val="none" w:sz="0" w:space="0" w:color="auto"/>
        <w:bottom w:val="none" w:sz="0" w:space="0" w:color="auto"/>
        <w:right w:val="none" w:sz="0" w:space="0" w:color="auto"/>
      </w:divBdr>
    </w:div>
    <w:div w:id="1388381283">
      <w:marLeft w:val="0"/>
      <w:marRight w:val="0"/>
      <w:marTop w:val="0"/>
      <w:marBottom w:val="0"/>
      <w:divBdr>
        <w:top w:val="none" w:sz="0" w:space="0" w:color="auto"/>
        <w:left w:val="none" w:sz="0" w:space="0" w:color="auto"/>
        <w:bottom w:val="none" w:sz="0" w:space="0" w:color="auto"/>
        <w:right w:val="none" w:sz="0" w:space="0" w:color="auto"/>
      </w:divBdr>
    </w:div>
    <w:div w:id="1388459300">
      <w:marLeft w:val="0"/>
      <w:marRight w:val="0"/>
      <w:marTop w:val="0"/>
      <w:marBottom w:val="0"/>
      <w:divBdr>
        <w:top w:val="none" w:sz="0" w:space="0" w:color="auto"/>
        <w:left w:val="none" w:sz="0" w:space="0" w:color="auto"/>
        <w:bottom w:val="none" w:sz="0" w:space="0" w:color="auto"/>
        <w:right w:val="none" w:sz="0" w:space="0" w:color="auto"/>
      </w:divBdr>
    </w:div>
    <w:div w:id="1388601871">
      <w:marLeft w:val="0"/>
      <w:marRight w:val="0"/>
      <w:marTop w:val="0"/>
      <w:marBottom w:val="0"/>
      <w:divBdr>
        <w:top w:val="none" w:sz="0" w:space="0" w:color="auto"/>
        <w:left w:val="none" w:sz="0" w:space="0" w:color="auto"/>
        <w:bottom w:val="none" w:sz="0" w:space="0" w:color="auto"/>
        <w:right w:val="none" w:sz="0" w:space="0" w:color="auto"/>
      </w:divBdr>
    </w:div>
    <w:div w:id="1388607021">
      <w:marLeft w:val="0"/>
      <w:marRight w:val="0"/>
      <w:marTop w:val="0"/>
      <w:marBottom w:val="0"/>
      <w:divBdr>
        <w:top w:val="none" w:sz="0" w:space="0" w:color="auto"/>
        <w:left w:val="none" w:sz="0" w:space="0" w:color="auto"/>
        <w:bottom w:val="none" w:sz="0" w:space="0" w:color="auto"/>
        <w:right w:val="none" w:sz="0" w:space="0" w:color="auto"/>
      </w:divBdr>
    </w:div>
    <w:div w:id="1388646176">
      <w:marLeft w:val="0"/>
      <w:marRight w:val="0"/>
      <w:marTop w:val="0"/>
      <w:marBottom w:val="0"/>
      <w:divBdr>
        <w:top w:val="none" w:sz="0" w:space="0" w:color="auto"/>
        <w:left w:val="none" w:sz="0" w:space="0" w:color="auto"/>
        <w:bottom w:val="none" w:sz="0" w:space="0" w:color="auto"/>
        <w:right w:val="none" w:sz="0" w:space="0" w:color="auto"/>
      </w:divBdr>
    </w:div>
    <w:div w:id="1388646348">
      <w:marLeft w:val="0"/>
      <w:marRight w:val="0"/>
      <w:marTop w:val="0"/>
      <w:marBottom w:val="0"/>
      <w:divBdr>
        <w:top w:val="none" w:sz="0" w:space="0" w:color="auto"/>
        <w:left w:val="none" w:sz="0" w:space="0" w:color="auto"/>
        <w:bottom w:val="none" w:sz="0" w:space="0" w:color="auto"/>
        <w:right w:val="none" w:sz="0" w:space="0" w:color="auto"/>
      </w:divBdr>
    </w:div>
    <w:div w:id="1388650317">
      <w:marLeft w:val="0"/>
      <w:marRight w:val="0"/>
      <w:marTop w:val="0"/>
      <w:marBottom w:val="0"/>
      <w:divBdr>
        <w:top w:val="none" w:sz="0" w:space="0" w:color="auto"/>
        <w:left w:val="none" w:sz="0" w:space="0" w:color="auto"/>
        <w:bottom w:val="none" w:sz="0" w:space="0" w:color="auto"/>
        <w:right w:val="none" w:sz="0" w:space="0" w:color="auto"/>
      </w:divBdr>
    </w:div>
    <w:div w:id="1388796215">
      <w:marLeft w:val="0"/>
      <w:marRight w:val="0"/>
      <w:marTop w:val="0"/>
      <w:marBottom w:val="0"/>
      <w:divBdr>
        <w:top w:val="none" w:sz="0" w:space="0" w:color="auto"/>
        <w:left w:val="none" w:sz="0" w:space="0" w:color="auto"/>
        <w:bottom w:val="none" w:sz="0" w:space="0" w:color="auto"/>
        <w:right w:val="none" w:sz="0" w:space="0" w:color="auto"/>
      </w:divBdr>
    </w:div>
    <w:div w:id="1388800779">
      <w:marLeft w:val="0"/>
      <w:marRight w:val="0"/>
      <w:marTop w:val="0"/>
      <w:marBottom w:val="0"/>
      <w:divBdr>
        <w:top w:val="none" w:sz="0" w:space="0" w:color="auto"/>
        <w:left w:val="none" w:sz="0" w:space="0" w:color="auto"/>
        <w:bottom w:val="none" w:sz="0" w:space="0" w:color="auto"/>
        <w:right w:val="none" w:sz="0" w:space="0" w:color="auto"/>
      </w:divBdr>
    </w:div>
    <w:div w:id="1388802366">
      <w:marLeft w:val="0"/>
      <w:marRight w:val="0"/>
      <w:marTop w:val="0"/>
      <w:marBottom w:val="0"/>
      <w:divBdr>
        <w:top w:val="none" w:sz="0" w:space="0" w:color="auto"/>
        <w:left w:val="none" w:sz="0" w:space="0" w:color="auto"/>
        <w:bottom w:val="none" w:sz="0" w:space="0" w:color="auto"/>
        <w:right w:val="none" w:sz="0" w:space="0" w:color="auto"/>
      </w:divBdr>
    </w:div>
    <w:div w:id="1388916812">
      <w:marLeft w:val="0"/>
      <w:marRight w:val="0"/>
      <w:marTop w:val="0"/>
      <w:marBottom w:val="0"/>
      <w:divBdr>
        <w:top w:val="none" w:sz="0" w:space="0" w:color="auto"/>
        <w:left w:val="none" w:sz="0" w:space="0" w:color="auto"/>
        <w:bottom w:val="none" w:sz="0" w:space="0" w:color="auto"/>
        <w:right w:val="none" w:sz="0" w:space="0" w:color="auto"/>
      </w:divBdr>
    </w:div>
    <w:div w:id="1389106965">
      <w:marLeft w:val="0"/>
      <w:marRight w:val="0"/>
      <w:marTop w:val="0"/>
      <w:marBottom w:val="0"/>
      <w:divBdr>
        <w:top w:val="none" w:sz="0" w:space="0" w:color="auto"/>
        <w:left w:val="none" w:sz="0" w:space="0" w:color="auto"/>
        <w:bottom w:val="none" w:sz="0" w:space="0" w:color="auto"/>
        <w:right w:val="none" w:sz="0" w:space="0" w:color="auto"/>
      </w:divBdr>
    </w:div>
    <w:div w:id="1389180866">
      <w:marLeft w:val="0"/>
      <w:marRight w:val="0"/>
      <w:marTop w:val="0"/>
      <w:marBottom w:val="0"/>
      <w:divBdr>
        <w:top w:val="none" w:sz="0" w:space="0" w:color="auto"/>
        <w:left w:val="none" w:sz="0" w:space="0" w:color="auto"/>
        <w:bottom w:val="none" w:sz="0" w:space="0" w:color="auto"/>
        <w:right w:val="none" w:sz="0" w:space="0" w:color="auto"/>
      </w:divBdr>
    </w:div>
    <w:div w:id="1389185315">
      <w:marLeft w:val="0"/>
      <w:marRight w:val="0"/>
      <w:marTop w:val="0"/>
      <w:marBottom w:val="0"/>
      <w:divBdr>
        <w:top w:val="none" w:sz="0" w:space="0" w:color="auto"/>
        <w:left w:val="none" w:sz="0" w:space="0" w:color="auto"/>
        <w:bottom w:val="none" w:sz="0" w:space="0" w:color="auto"/>
        <w:right w:val="none" w:sz="0" w:space="0" w:color="auto"/>
      </w:divBdr>
    </w:div>
    <w:div w:id="1389186320">
      <w:marLeft w:val="0"/>
      <w:marRight w:val="0"/>
      <w:marTop w:val="0"/>
      <w:marBottom w:val="0"/>
      <w:divBdr>
        <w:top w:val="none" w:sz="0" w:space="0" w:color="auto"/>
        <w:left w:val="none" w:sz="0" w:space="0" w:color="auto"/>
        <w:bottom w:val="none" w:sz="0" w:space="0" w:color="auto"/>
        <w:right w:val="none" w:sz="0" w:space="0" w:color="auto"/>
      </w:divBdr>
    </w:div>
    <w:div w:id="1389188832">
      <w:marLeft w:val="0"/>
      <w:marRight w:val="0"/>
      <w:marTop w:val="0"/>
      <w:marBottom w:val="0"/>
      <w:divBdr>
        <w:top w:val="none" w:sz="0" w:space="0" w:color="auto"/>
        <w:left w:val="none" w:sz="0" w:space="0" w:color="auto"/>
        <w:bottom w:val="none" w:sz="0" w:space="0" w:color="auto"/>
        <w:right w:val="none" w:sz="0" w:space="0" w:color="auto"/>
      </w:divBdr>
    </w:div>
    <w:div w:id="1389302316">
      <w:marLeft w:val="0"/>
      <w:marRight w:val="0"/>
      <w:marTop w:val="0"/>
      <w:marBottom w:val="0"/>
      <w:divBdr>
        <w:top w:val="none" w:sz="0" w:space="0" w:color="auto"/>
        <w:left w:val="none" w:sz="0" w:space="0" w:color="auto"/>
        <w:bottom w:val="none" w:sz="0" w:space="0" w:color="auto"/>
        <w:right w:val="none" w:sz="0" w:space="0" w:color="auto"/>
      </w:divBdr>
    </w:div>
    <w:div w:id="1389303200">
      <w:marLeft w:val="0"/>
      <w:marRight w:val="0"/>
      <w:marTop w:val="0"/>
      <w:marBottom w:val="0"/>
      <w:divBdr>
        <w:top w:val="none" w:sz="0" w:space="0" w:color="auto"/>
        <w:left w:val="none" w:sz="0" w:space="0" w:color="auto"/>
        <w:bottom w:val="none" w:sz="0" w:space="0" w:color="auto"/>
        <w:right w:val="none" w:sz="0" w:space="0" w:color="auto"/>
      </w:divBdr>
    </w:div>
    <w:div w:id="1389303565">
      <w:marLeft w:val="0"/>
      <w:marRight w:val="0"/>
      <w:marTop w:val="0"/>
      <w:marBottom w:val="0"/>
      <w:divBdr>
        <w:top w:val="none" w:sz="0" w:space="0" w:color="auto"/>
        <w:left w:val="none" w:sz="0" w:space="0" w:color="auto"/>
        <w:bottom w:val="none" w:sz="0" w:space="0" w:color="auto"/>
        <w:right w:val="none" w:sz="0" w:space="0" w:color="auto"/>
      </w:divBdr>
    </w:div>
    <w:div w:id="1389305674">
      <w:marLeft w:val="0"/>
      <w:marRight w:val="0"/>
      <w:marTop w:val="0"/>
      <w:marBottom w:val="0"/>
      <w:divBdr>
        <w:top w:val="none" w:sz="0" w:space="0" w:color="auto"/>
        <w:left w:val="none" w:sz="0" w:space="0" w:color="auto"/>
        <w:bottom w:val="none" w:sz="0" w:space="0" w:color="auto"/>
        <w:right w:val="none" w:sz="0" w:space="0" w:color="auto"/>
      </w:divBdr>
    </w:div>
    <w:div w:id="1389377114">
      <w:marLeft w:val="0"/>
      <w:marRight w:val="0"/>
      <w:marTop w:val="0"/>
      <w:marBottom w:val="0"/>
      <w:divBdr>
        <w:top w:val="none" w:sz="0" w:space="0" w:color="auto"/>
        <w:left w:val="none" w:sz="0" w:space="0" w:color="auto"/>
        <w:bottom w:val="none" w:sz="0" w:space="0" w:color="auto"/>
        <w:right w:val="none" w:sz="0" w:space="0" w:color="auto"/>
      </w:divBdr>
    </w:div>
    <w:div w:id="1389379523">
      <w:marLeft w:val="0"/>
      <w:marRight w:val="0"/>
      <w:marTop w:val="0"/>
      <w:marBottom w:val="0"/>
      <w:divBdr>
        <w:top w:val="none" w:sz="0" w:space="0" w:color="auto"/>
        <w:left w:val="none" w:sz="0" w:space="0" w:color="auto"/>
        <w:bottom w:val="none" w:sz="0" w:space="0" w:color="auto"/>
        <w:right w:val="none" w:sz="0" w:space="0" w:color="auto"/>
      </w:divBdr>
    </w:div>
    <w:div w:id="1389458756">
      <w:marLeft w:val="0"/>
      <w:marRight w:val="0"/>
      <w:marTop w:val="0"/>
      <w:marBottom w:val="0"/>
      <w:divBdr>
        <w:top w:val="none" w:sz="0" w:space="0" w:color="auto"/>
        <w:left w:val="none" w:sz="0" w:space="0" w:color="auto"/>
        <w:bottom w:val="none" w:sz="0" w:space="0" w:color="auto"/>
        <w:right w:val="none" w:sz="0" w:space="0" w:color="auto"/>
      </w:divBdr>
    </w:div>
    <w:div w:id="1389499314">
      <w:marLeft w:val="0"/>
      <w:marRight w:val="0"/>
      <w:marTop w:val="0"/>
      <w:marBottom w:val="0"/>
      <w:divBdr>
        <w:top w:val="none" w:sz="0" w:space="0" w:color="auto"/>
        <w:left w:val="none" w:sz="0" w:space="0" w:color="auto"/>
        <w:bottom w:val="none" w:sz="0" w:space="0" w:color="auto"/>
        <w:right w:val="none" w:sz="0" w:space="0" w:color="auto"/>
      </w:divBdr>
    </w:div>
    <w:div w:id="1389958435">
      <w:marLeft w:val="0"/>
      <w:marRight w:val="0"/>
      <w:marTop w:val="0"/>
      <w:marBottom w:val="0"/>
      <w:divBdr>
        <w:top w:val="none" w:sz="0" w:space="0" w:color="auto"/>
        <w:left w:val="none" w:sz="0" w:space="0" w:color="auto"/>
        <w:bottom w:val="none" w:sz="0" w:space="0" w:color="auto"/>
        <w:right w:val="none" w:sz="0" w:space="0" w:color="auto"/>
      </w:divBdr>
    </w:div>
    <w:div w:id="1389960286">
      <w:marLeft w:val="0"/>
      <w:marRight w:val="0"/>
      <w:marTop w:val="0"/>
      <w:marBottom w:val="0"/>
      <w:divBdr>
        <w:top w:val="none" w:sz="0" w:space="0" w:color="auto"/>
        <w:left w:val="none" w:sz="0" w:space="0" w:color="auto"/>
        <w:bottom w:val="none" w:sz="0" w:space="0" w:color="auto"/>
        <w:right w:val="none" w:sz="0" w:space="0" w:color="auto"/>
      </w:divBdr>
    </w:div>
    <w:div w:id="1390031362">
      <w:marLeft w:val="0"/>
      <w:marRight w:val="0"/>
      <w:marTop w:val="0"/>
      <w:marBottom w:val="0"/>
      <w:divBdr>
        <w:top w:val="none" w:sz="0" w:space="0" w:color="auto"/>
        <w:left w:val="none" w:sz="0" w:space="0" w:color="auto"/>
        <w:bottom w:val="none" w:sz="0" w:space="0" w:color="auto"/>
        <w:right w:val="none" w:sz="0" w:space="0" w:color="auto"/>
      </w:divBdr>
    </w:div>
    <w:div w:id="1390035903">
      <w:marLeft w:val="0"/>
      <w:marRight w:val="0"/>
      <w:marTop w:val="0"/>
      <w:marBottom w:val="0"/>
      <w:divBdr>
        <w:top w:val="none" w:sz="0" w:space="0" w:color="auto"/>
        <w:left w:val="none" w:sz="0" w:space="0" w:color="auto"/>
        <w:bottom w:val="none" w:sz="0" w:space="0" w:color="auto"/>
        <w:right w:val="none" w:sz="0" w:space="0" w:color="auto"/>
      </w:divBdr>
    </w:div>
    <w:div w:id="1390108988">
      <w:marLeft w:val="0"/>
      <w:marRight w:val="0"/>
      <w:marTop w:val="0"/>
      <w:marBottom w:val="0"/>
      <w:divBdr>
        <w:top w:val="none" w:sz="0" w:space="0" w:color="auto"/>
        <w:left w:val="none" w:sz="0" w:space="0" w:color="auto"/>
        <w:bottom w:val="none" w:sz="0" w:space="0" w:color="auto"/>
        <w:right w:val="none" w:sz="0" w:space="0" w:color="auto"/>
      </w:divBdr>
    </w:div>
    <w:div w:id="1390181874">
      <w:marLeft w:val="0"/>
      <w:marRight w:val="0"/>
      <w:marTop w:val="0"/>
      <w:marBottom w:val="0"/>
      <w:divBdr>
        <w:top w:val="none" w:sz="0" w:space="0" w:color="auto"/>
        <w:left w:val="none" w:sz="0" w:space="0" w:color="auto"/>
        <w:bottom w:val="none" w:sz="0" w:space="0" w:color="auto"/>
        <w:right w:val="none" w:sz="0" w:space="0" w:color="auto"/>
      </w:divBdr>
    </w:div>
    <w:div w:id="1390301210">
      <w:bodyDiv w:val="1"/>
      <w:marLeft w:val="0"/>
      <w:marRight w:val="0"/>
      <w:marTop w:val="0"/>
      <w:marBottom w:val="0"/>
      <w:divBdr>
        <w:top w:val="none" w:sz="0" w:space="0" w:color="auto"/>
        <w:left w:val="none" w:sz="0" w:space="0" w:color="auto"/>
        <w:bottom w:val="none" w:sz="0" w:space="0" w:color="auto"/>
        <w:right w:val="none" w:sz="0" w:space="0" w:color="auto"/>
      </w:divBdr>
    </w:div>
    <w:div w:id="1390301442">
      <w:marLeft w:val="0"/>
      <w:marRight w:val="0"/>
      <w:marTop w:val="0"/>
      <w:marBottom w:val="0"/>
      <w:divBdr>
        <w:top w:val="none" w:sz="0" w:space="0" w:color="auto"/>
        <w:left w:val="none" w:sz="0" w:space="0" w:color="auto"/>
        <w:bottom w:val="none" w:sz="0" w:space="0" w:color="auto"/>
        <w:right w:val="none" w:sz="0" w:space="0" w:color="auto"/>
      </w:divBdr>
    </w:div>
    <w:div w:id="1390306472">
      <w:marLeft w:val="0"/>
      <w:marRight w:val="0"/>
      <w:marTop w:val="0"/>
      <w:marBottom w:val="0"/>
      <w:divBdr>
        <w:top w:val="none" w:sz="0" w:space="0" w:color="auto"/>
        <w:left w:val="none" w:sz="0" w:space="0" w:color="auto"/>
        <w:bottom w:val="none" w:sz="0" w:space="0" w:color="auto"/>
        <w:right w:val="none" w:sz="0" w:space="0" w:color="auto"/>
      </w:divBdr>
    </w:div>
    <w:div w:id="1390376038">
      <w:marLeft w:val="0"/>
      <w:marRight w:val="0"/>
      <w:marTop w:val="0"/>
      <w:marBottom w:val="0"/>
      <w:divBdr>
        <w:top w:val="none" w:sz="0" w:space="0" w:color="auto"/>
        <w:left w:val="none" w:sz="0" w:space="0" w:color="auto"/>
        <w:bottom w:val="none" w:sz="0" w:space="0" w:color="auto"/>
        <w:right w:val="none" w:sz="0" w:space="0" w:color="auto"/>
      </w:divBdr>
    </w:div>
    <w:div w:id="1390418684">
      <w:marLeft w:val="0"/>
      <w:marRight w:val="0"/>
      <w:marTop w:val="0"/>
      <w:marBottom w:val="0"/>
      <w:divBdr>
        <w:top w:val="none" w:sz="0" w:space="0" w:color="auto"/>
        <w:left w:val="none" w:sz="0" w:space="0" w:color="auto"/>
        <w:bottom w:val="none" w:sz="0" w:space="0" w:color="auto"/>
        <w:right w:val="none" w:sz="0" w:space="0" w:color="auto"/>
      </w:divBdr>
    </w:div>
    <w:div w:id="1390493051">
      <w:marLeft w:val="0"/>
      <w:marRight w:val="0"/>
      <w:marTop w:val="0"/>
      <w:marBottom w:val="0"/>
      <w:divBdr>
        <w:top w:val="none" w:sz="0" w:space="0" w:color="auto"/>
        <w:left w:val="none" w:sz="0" w:space="0" w:color="auto"/>
        <w:bottom w:val="none" w:sz="0" w:space="0" w:color="auto"/>
        <w:right w:val="none" w:sz="0" w:space="0" w:color="auto"/>
      </w:divBdr>
    </w:div>
    <w:div w:id="1390568631">
      <w:marLeft w:val="0"/>
      <w:marRight w:val="0"/>
      <w:marTop w:val="0"/>
      <w:marBottom w:val="0"/>
      <w:divBdr>
        <w:top w:val="none" w:sz="0" w:space="0" w:color="auto"/>
        <w:left w:val="none" w:sz="0" w:space="0" w:color="auto"/>
        <w:bottom w:val="none" w:sz="0" w:space="0" w:color="auto"/>
        <w:right w:val="none" w:sz="0" w:space="0" w:color="auto"/>
      </w:divBdr>
    </w:div>
    <w:div w:id="1390616784">
      <w:marLeft w:val="0"/>
      <w:marRight w:val="0"/>
      <w:marTop w:val="0"/>
      <w:marBottom w:val="0"/>
      <w:divBdr>
        <w:top w:val="none" w:sz="0" w:space="0" w:color="auto"/>
        <w:left w:val="none" w:sz="0" w:space="0" w:color="auto"/>
        <w:bottom w:val="none" w:sz="0" w:space="0" w:color="auto"/>
        <w:right w:val="none" w:sz="0" w:space="0" w:color="auto"/>
      </w:divBdr>
    </w:div>
    <w:div w:id="1390688274">
      <w:marLeft w:val="0"/>
      <w:marRight w:val="0"/>
      <w:marTop w:val="0"/>
      <w:marBottom w:val="0"/>
      <w:divBdr>
        <w:top w:val="none" w:sz="0" w:space="0" w:color="auto"/>
        <w:left w:val="none" w:sz="0" w:space="0" w:color="auto"/>
        <w:bottom w:val="none" w:sz="0" w:space="0" w:color="auto"/>
        <w:right w:val="none" w:sz="0" w:space="0" w:color="auto"/>
      </w:divBdr>
    </w:div>
    <w:div w:id="1390806386">
      <w:marLeft w:val="0"/>
      <w:marRight w:val="0"/>
      <w:marTop w:val="0"/>
      <w:marBottom w:val="0"/>
      <w:divBdr>
        <w:top w:val="none" w:sz="0" w:space="0" w:color="auto"/>
        <w:left w:val="none" w:sz="0" w:space="0" w:color="auto"/>
        <w:bottom w:val="none" w:sz="0" w:space="0" w:color="auto"/>
        <w:right w:val="none" w:sz="0" w:space="0" w:color="auto"/>
      </w:divBdr>
    </w:div>
    <w:div w:id="1390836945">
      <w:bodyDiv w:val="1"/>
      <w:marLeft w:val="0"/>
      <w:marRight w:val="0"/>
      <w:marTop w:val="0"/>
      <w:marBottom w:val="0"/>
      <w:divBdr>
        <w:top w:val="none" w:sz="0" w:space="0" w:color="auto"/>
        <w:left w:val="none" w:sz="0" w:space="0" w:color="auto"/>
        <w:bottom w:val="none" w:sz="0" w:space="0" w:color="auto"/>
        <w:right w:val="none" w:sz="0" w:space="0" w:color="auto"/>
      </w:divBdr>
    </w:div>
    <w:div w:id="1391031528">
      <w:marLeft w:val="0"/>
      <w:marRight w:val="0"/>
      <w:marTop w:val="0"/>
      <w:marBottom w:val="0"/>
      <w:divBdr>
        <w:top w:val="none" w:sz="0" w:space="0" w:color="auto"/>
        <w:left w:val="none" w:sz="0" w:space="0" w:color="auto"/>
        <w:bottom w:val="none" w:sz="0" w:space="0" w:color="auto"/>
        <w:right w:val="none" w:sz="0" w:space="0" w:color="auto"/>
      </w:divBdr>
    </w:div>
    <w:div w:id="1391146912">
      <w:marLeft w:val="0"/>
      <w:marRight w:val="0"/>
      <w:marTop w:val="0"/>
      <w:marBottom w:val="0"/>
      <w:divBdr>
        <w:top w:val="none" w:sz="0" w:space="0" w:color="auto"/>
        <w:left w:val="none" w:sz="0" w:space="0" w:color="auto"/>
        <w:bottom w:val="none" w:sz="0" w:space="0" w:color="auto"/>
        <w:right w:val="none" w:sz="0" w:space="0" w:color="auto"/>
      </w:divBdr>
    </w:div>
    <w:div w:id="1391271912">
      <w:marLeft w:val="0"/>
      <w:marRight w:val="0"/>
      <w:marTop w:val="0"/>
      <w:marBottom w:val="0"/>
      <w:divBdr>
        <w:top w:val="none" w:sz="0" w:space="0" w:color="auto"/>
        <w:left w:val="none" w:sz="0" w:space="0" w:color="auto"/>
        <w:bottom w:val="none" w:sz="0" w:space="0" w:color="auto"/>
        <w:right w:val="none" w:sz="0" w:space="0" w:color="auto"/>
      </w:divBdr>
    </w:div>
    <w:div w:id="1391348696">
      <w:marLeft w:val="0"/>
      <w:marRight w:val="0"/>
      <w:marTop w:val="0"/>
      <w:marBottom w:val="0"/>
      <w:divBdr>
        <w:top w:val="none" w:sz="0" w:space="0" w:color="auto"/>
        <w:left w:val="none" w:sz="0" w:space="0" w:color="auto"/>
        <w:bottom w:val="none" w:sz="0" w:space="0" w:color="auto"/>
        <w:right w:val="none" w:sz="0" w:space="0" w:color="auto"/>
      </w:divBdr>
    </w:div>
    <w:div w:id="1391419234">
      <w:marLeft w:val="0"/>
      <w:marRight w:val="0"/>
      <w:marTop w:val="0"/>
      <w:marBottom w:val="0"/>
      <w:divBdr>
        <w:top w:val="none" w:sz="0" w:space="0" w:color="auto"/>
        <w:left w:val="none" w:sz="0" w:space="0" w:color="auto"/>
        <w:bottom w:val="none" w:sz="0" w:space="0" w:color="auto"/>
        <w:right w:val="none" w:sz="0" w:space="0" w:color="auto"/>
      </w:divBdr>
    </w:div>
    <w:div w:id="1391612960">
      <w:marLeft w:val="0"/>
      <w:marRight w:val="0"/>
      <w:marTop w:val="0"/>
      <w:marBottom w:val="0"/>
      <w:divBdr>
        <w:top w:val="none" w:sz="0" w:space="0" w:color="auto"/>
        <w:left w:val="none" w:sz="0" w:space="0" w:color="auto"/>
        <w:bottom w:val="none" w:sz="0" w:space="0" w:color="auto"/>
        <w:right w:val="none" w:sz="0" w:space="0" w:color="auto"/>
      </w:divBdr>
    </w:div>
    <w:div w:id="1391727555">
      <w:marLeft w:val="0"/>
      <w:marRight w:val="0"/>
      <w:marTop w:val="0"/>
      <w:marBottom w:val="0"/>
      <w:divBdr>
        <w:top w:val="none" w:sz="0" w:space="0" w:color="auto"/>
        <w:left w:val="none" w:sz="0" w:space="0" w:color="auto"/>
        <w:bottom w:val="none" w:sz="0" w:space="0" w:color="auto"/>
        <w:right w:val="none" w:sz="0" w:space="0" w:color="auto"/>
      </w:divBdr>
    </w:div>
    <w:div w:id="1391804867">
      <w:marLeft w:val="0"/>
      <w:marRight w:val="0"/>
      <w:marTop w:val="0"/>
      <w:marBottom w:val="0"/>
      <w:divBdr>
        <w:top w:val="none" w:sz="0" w:space="0" w:color="auto"/>
        <w:left w:val="none" w:sz="0" w:space="0" w:color="auto"/>
        <w:bottom w:val="none" w:sz="0" w:space="0" w:color="auto"/>
        <w:right w:val="none" w:sz="0" w:space="0" w:color="auto"/>
      </w:divBdr>
    </w:div>
    <w:div w:id="1391810029">
      <w:marLeft w:val="0"/>
      <w:marRight w:val="0"/>
      <w:marTop w:val="0"/>
      <w:marBottom w:val="0"/>
      <w:divBdr>
        <w:top w:val="none" w:sz="0" w:space="0" w:color="auto"/>
        <w:left w:val="none" w:sz="0" w:space="0" w:color="auto"/>
        <w:bottom w:val="none" w:sz="0" w:space="0" w:color="auto"/>
        <w:right w:val="none" w:sz="0" w:space="0" w:color="auto"/>
      </w:divBdr>
    </w:div>
    <w:div w:id="1391882520">
      <w:marLeft w:val="0"/>
      <w:marRight w:val="0"/>
      <w:marTop w:val="0"/>
      <w:marBottom w:val="0"/>
      <w:divBdr>
        <w:top w:val="none" w:sz="0" w:space="0" w:color="auto"/>
        <w:left w:val="none" w:sz="0" w:space="0" w:color="auto"/>
        <w:bottom w:val="none" w:sz="0" w:space="0" w:color="auto"/>
        <w:right w:val="none" w:sz="0" w:space="0" w:color="auto"/>
      </w:divBdr>
    </w:div>
    <w:div w:id="1391920326">
      <w:marLeft w:val="0"/>
      <w:marRight w:val="0"/>
      <w:marTop w:val="0"/>
      <w:marBottom w:val="0"/>
      <w:divBdr>
        <w:top w:val="none" w:sz="0" w:space="0" w:color="auto"/>
        <w:left w:val="none" w:sz="0" w:space="0" w:color="auto"/>
        <w:bottom w:val="none" w:sz="0" w:space="0" w:color="auto"/>
        <w:right w:val="none" w:sz="0" w:space="0" w:color="auto"/>
      </w:divBdr>
    </w:div>
    <w:div w:id="1392071372">
      <w:marLeft w:val="0"/>
      <w:marRight w:val="0"/>
      <w:marTop w:val="0"/>
      <w:marBottom w:val="0"/>
      <w:divBdr>
        <w:top w:val="none" w:sz="0" w:space="0" w:color="auto"/>
        <w:left w:val="none" w:sz="0" w:space="0" w:color="auto"/>
        <w:bottom w:val="none" w:sz="0" w:space="0" w:color="auto"/>
        <w:right w:val="none" w:sz="0" w:space="0" w:color="auto"/>
      </w:divBdr>
    </w:div>
    <w:div w:id="1392120669">
      <w:marLeft w:val="0"/>
      <w:marRight w:val="0"/>
      <w:marTop w:val="0"/>
      <w:marBottom w:val="0"/>
      <w:divBdr>
        <w:top w:val="none" w:sz="0" w:space="0" w:color="auto"/>
        <w:left w:val="none" w:sz="0" w:space="0" w:color="auto"/>
        <w:bottom w:val="none" w:sz="0" w:space="0" w:color="auto"/>
        <w:right w:val="none" w:sz="0" w:space="0" w:color="auto"/>
      </w:divBdr>
    </w:div>
    <w:div w:id="1392268983">
      <w:marLeft w:val="0"/>
      <w:marRight w:val="0"/>
      <w:marTop w:val="0"/>
      <w:marBottom w:val="0"/>
      <w:divBdr>
        <w:top w:val="none" w:sz="0" w:space="0" w:color="auto"/>
        <w:left w:val="none" w:sz="0" w:space="0" w:color="auto"/>
        <w:bottom w:val="none" w:sz="0" w:space="0" w:color="auto"/>
        <w:right w:val="none" w:sz="0" w:space="0" w:color="auto"/>
      </w:divBdr>
    </w:div>
    <w:div w:id="1392341775">
      <w:marLeft w:val="0"/>
      <w:marRight w:val="0"/>
      <w:marTop w:val="0"/>
      <w:marBottom w:val="0"/>
      <w:divBdr>
        <w:top w:val="none" w:sz="0" w:space="0" w:color="auto"/>
        <w:left w:val="none" w:sz="0" w:space="0" w:color="auto"/>
        <w:bottom w:val="none" w:sz="0" w:space="0" w:color="auto"/>
        <w:right w:val="none" w:sz="0" w:space="0" w:color="auto"/>
      </w:divBdr>
    </w:div>
    <w:div w:id="1392387025">
      <w:marLeft w:val="0"/>
      <w:marRight w:val="0"/>
      <w:marTop w:val="0"/>
      <w:marBottom w:val="0"/>
      <w:divBdr>
        <w:top w:val="none" w:sz="0" w:space="0" w:color="auto"/>
        <w:left w:val="none" w:sz="0" w:space="0" w:color="auto"/>
        <w:bottom w:val="none" w:sz="0" w:space="0" w:color="auto"/>
        <w:right w:val="none" w:sz="0" w:space="0" w:color="auto"/>
      </w:divBdr>
    </w:div>
    <w:div w:id="1392457025">
      <w:marLeft w:val="0"/>
      <w:marRight w:val="0"/>
      <w:marTop w:val="0"/>
      <w:marBottom w:val="0"/>
      <w:divBdr>
        <w:top w:val="none" w:sz="0" w:space="0" w:color="auto"/>
        <w:left w:val="none" w:sz="0" w:space="0" w:color="auto"/>
        <w:bottom w:val="none" w:sz="0" w:space="0" w:color="auto"/>
        <w:right w:val="none" w:sz="0" w:space="0" w:color="auto"/>
      </w:divBdr>
    </w:div>
    <w:div w:id="1392459401">
      <w:marLeft w:val="0"/>
      <w:marRight w:val="0"/>
      <w:marTop w:val="0"/>
      <w:marBottom w:val="0"/>
      <w:divBdr>
        <w:top w:val="none" w:sz="0" w:space="0" w:color="auto"/>
        <w:left w:val="none" w:sz="0" w:space="0" w:color="auto"/>
        <w:bottom w:val="none" w:sz="0" w:space="0" w:color="auto"/>
        <w:right w:val="none" w:sz="0" w:space="0" w:color="auto"/>
      </w:divBdr>
    </w:div>
    <w:div w:id="1392579698">
      <w:marLeft w:val="0"/>
      <w:marRight w:val="0"/>
      <w:marTop w:val="0"/>
      <w:marBottom w:val="0"/>
      <w:divBdr>
        <w:top w:val="none" w:sz="0" w:space="0" w:color="auto"/>
        <w:left w:val="none" w:sz="0" w:space="0" w:color="auto"/>
        <w:bottom w:val="none" w:sz="0" w:space="0" w:color="auto"/>
        <w:right w:val="none" w:sz="0" w:space="0" w:color="auto"/>
      </w:divBdr>
    </w:div>
    <w:div w:id="1392650243">
      <w:marLeft w:val="0"/>
      <w:marRight w:val="0"/>
      <w:marTop w:val="0"/>
      <w:marBottom w:val="0"/>
      <w:divBdr>
        <w:top w:val="none" w:sz="0" w:space="0" w:color="auto"/>
        <w:left w:val="none" w:sz="0" w:space="0" w:color="auto"/>
        <w:bottom w:val="none" w:sz="0" w:space="0" w:color="auto"/>
        <w:right w:val="none" w:sz="0" w:space="0" w:color="auto"/>
      </w:divBdr>
    </w:div>
    <w:div w:id="1392651134">
      <w:marLeft w:val="0"/>
      <w:marRight w:val="0"/>
      <w:marTop w:val="0"/>
      <w:marBottom w:val="0"/>
      <w:divBdr>
        <w:top w:val="none" w:sz="0" w:space="0" w:color="auto"/>
        <w:left w:val="none" w:sz="0" w:space="0" w:color="auto"/>
        <w:bottom w:val="none" w:sz="0" w:space="0" w:color="auto"/>
        <w:right w:val="none" w:sz="0" w:space="0" w:color="auto"/>
      </w:divBdr>
    </w:div>
    <w:div w:id="1392653306">
      <w:marLeft w:val="0"/>
      <w:marRight w:val="0"/>
      <w:marTop w:val="0"/>
      <w:marBottom w:val="0"/>
      <w:divBdr>
        <w:top w:val="none" w:sz="0" w:space="0" w:color="auto"/>
        <w:left w:val="none" w:sz="0" w:space="0" w:color="auto"/>
        <w:bottom w:val="none" w:sz="0" w:space="0" w:color="auto"/>
        <w:right w:val="none" w:sz="0" w:space="0" w:color="auto"/>
      </w:divBdr>
    </w:div>
    <w:div w:id="1392843924">
      <w:bodyDiv w:val="1"/>
      <w:marLeft w:val="0"/>
      <w:marRight w:val="0"/>
      <w:marTop w:val="0"/>
      <w:marBottom w:val="0"/>
      <w:divBdr>
        <w:top w:val="none" w:sz="0" w:space="0" w:color="auto"/>
        <w:left w:val="none" w:sz="0" w:space="0" w:color="auto"/>
        <w:bottom w:val="none" w:sz="0" w:space="0" w:color="auto"/>
        <w:right w:val="none" w:sz="0" w:space="0" w:color="auto"/>
      </w:divBdr>
    </w:div>
    <w:div w:id="1392846151">
      <w:marLeft w:val="0"/>
      <w:marRight w:val="0"/>
      <w:marTop w:val="0"/>
      <w:marBottom w:val="0"/>
      <w:divBdr>
        <w:top w:val="none" w:sz="0" w:space="0" w:color="auto"/>
        <w:left w:val="none" w:sz="0" w:space="0" w:color="auto"/>
        <w:bottom w:val="none" w:sz="0" w:space="0" w:color="auto"/>
        <w:right w:val="none" w:sz="0" w:space="0" w:color="auto"/>
      </w:divBdr>
    </w:div>
    <w:div w:id="1393119402">
      <w:marLeft w:val="0"/>
      <w:marRight w:val="0"/>
      <w:marTop w:val="0"/>
      <w:marBottom w:val="0"/>
      <w:divBdr>
        <w:top w:val="none" w:sz="0" w:space="0" w:color="auto"/>
        <w:left w:val="none" w:sz="0" w:space="0" w:color="auto"/>
        <w:bottom w:val="none" w:sz="0" w:space="0" w:color="auto"/>
        <w:right w:val="none" w:sz="0" w:space="0" w:color="auto"/>
      </w:divBdr>
    </w:div>
    <w:div w:id="1393239568">
      <w:marLeft w:val="0"/>
      <w:marRight w:val="0"/>
      <w:marTop w:val="0"/>
      <w:marBottom w:val="0"/>
      <w:divBdr>
        <w:top w:val="none" w:sz="0" w:space="0" w:color="auto"/>
        <w:left w:val="none" w:sz="0" w:space="0" w:color="auto"/>
        <w:bottom w:val="none" w:sz="0" w:space="0" w:color="auto"/>
        <w:right w:val="none" w:sz="0" w:space="0" w:color="auto"/>
      </w:divBdr>
    </w:div>
    <w:div w:id="1393429718">
      <w:marLeft w:val="0"/>
      <w:marRight w:val="0"/>
      <w:marTop w:val="0"/>
      <w:marBottom w:val="0"/>
      <w:divBdr>
        <w:top w:val="none" w:sz="0" w:space="0" w:color="auto"/>
        <w:left w:val="none" w:sz="0" w:space="0" w:color="auto"/>
        <w:bottom w:val="none" w:sz="0" w:space="0" w:color="auto"/>
        <w:right w:val="none" w:sz="0" w:space="0" w:color="auto"/>
      </w:divBdr>
    </w:div>
    <w:div w:id="1393430442">
      <w:marLeft w:val="0"/>
      <w:marRight w:val="0"/>
      <w:marTop w:val="0"/>
      <w:marBottom w:val="0"/>
      <w:divBdr>
        <w:top w:val="none" w:sz="0" w:space="0" w:color="auto"/>
        <w:left w:val="none" w:sz="0" w:space="0" w:color="auto"/>
        <w:bottom w:val="none" w:sz="0" w:space="0" w:color="auto"/>
        <w:right w:val="none" w:sz="0" w:space="0" w:color="auto"/>
      </w:divBdr>
    </w:div>
    <w:div w:id="1393506011">
      <w:marLeft w:val="0"/>
      <w:marRight w:val="0"/>
      <w:marTop w:val="0"/>
      <w:marBottom w:val="0"/>
      <w:divBdr>
        <w:top w:val="none" w:sz="0" w:space="0" w:color="auto"/>
        <w:left w:val="none" w:sz="0" w:space="0" w:color="auto"/>
        <w:bottom w:val="none" w:sz="0" w:space="0" w:color="auto"/>
        <w:right w:val="none" w:sz="0" w:space="0" w:color="auto"/>
      </w:divBdr>
    </w:div>
    <w:div w:id="1393577642">
      <w:marLeft w:val="0"/>
      <w:marRight w:val="0"/>
      <w:marTop w:val="0"/>
      <w:marBottom w:val="0"/>
      <w:divBdr>
        <w:top w:val="none" w:sz="0" w:space="0" w:color="auto"/>
        <w:left w:val="none" w:sz="0" w:space="0" w:color="auto"/>
        <w:bottom w:val="none" w:sz="0" w:space="0" w:color="auto"/>
        <w:right w:val="none" w:sz="0" w:space="0" w:color="auto"/>
      </w:divBdr>
    </w:div>
    <w:div w:id="1393580383">
      <w:marLeft w:val="0"/>
      <w:marRight w:val="0"/>
      <w:marTop w:val="0"/>
      <w:marBottom w:val="0"/>
      <w:divBdr>
        <w:top w:val="none" w:sz="0" w:space="0" w:color="auto"/>
        <w:left w:val="none" w:sz="0" w:space="0" w:color="auto"/>
        <w:bottom w:val="none" w:sz="0" w:space="0" w:color="auto"/>
        <w:right w:val="none" w:sz="0" w:space="0" w:color="auto"/>
      </w:divBdr>
    </w:div>
    <w:div w:id="1393692033">
      <w:marLeft w:val="0"/>
      <w:marRight w:val="0"/>
      <w:marTop w:val="0"/>
      <w:marBottom w:val="0"/>
      <w:divBdr>
        <w:top w:val="none" w:sz="0" w:space="0" w:color="auto"/>
        <w:left w:val="none" w:sz="0" w:space="0" w:color="auto"/>
        <w:bottom w:val="none" w:sz="0" w:space="0" w:color="auto"/>
        <w:right w:val="none" w:sz="0" w:space="0" w:color="auto"/>
      </w:divBdr>
    </w:div>
    <w:div w:id="1393699260">
      <w:marLeft w:val="0"/>
      <w:marRight w:val="0"/>
      <w:marTop w:val="0"/>
      <w:marBottom w:val="0"/>
      <w:divBdr>
        <w:top w:val="none" w:sz="0" w:space="0" w:color="auto"/>
        <w:left w:val="none" w:sz="0" w:space="0" w:color="auto"/>
        <w:bottom w:val="none" w:sz="0" w:space="0" w:color="auto"/>
        <w:right w:val="none" w:sz="0" w:space="0" w:color="auto"/>
      </w:divBdr>
    </w:div>
    <w:div w:id="1393776065">
      <w:marLeft w:val="0"/>
      <w:marRight w:val="0"/>
      <w:marTop w:val="0"/>
      <w:marBottom w:val="0"/>
      <w:divBdr>
        <w:top w:val="none" w:sz="0" w:space="0" w:color="auto"/>
        <w:left w:val="none" w:sz="0" w:space="0" w:color="auto"/>
        <w:bottom w:val="none" w:sz="0" w:space="0" w:color="auto"/>
        <w:right w:val="none" w:sz="0" w:space="0" w:color="auto"/>
      </w:divBdr>
    </w:div>
    <w:div w:id="1393845688">
      <w:marLeft w:val="0"/>
      <w:marRight w:val="0"/>
      <w:marTop w:val="0"/>
      <w:marBottom w:val="0"/>
      <w:divBdr>
        <w:top w:val="none" w:sz="0" w:space="0" w:color="auto"/>
        <w:left w:val="none" w:sz="0" w:space="0" w:color="auto"/>
        <w:bottom w:val="none" w:sz="0" w:space="0" w:color="auto"/>
        <w:right w:val="none" w:sz="0" w:space="0" w:color="auto"/>
      </w:divBdr>
    </w:div>
    <w:div w:id="1393851146">
      <w:marLeft w:val="0"/>
      <w:marRight w:val="0"/>
      <w:marTop w:val="0"/>
      <w:marBottom w:val="0"/>
      <w:divBdr>
        <w:top w:val="none" w:sz="0" w:space="0" w:color="auto"/>
        <w:left w:val="none" w:sz="0" w:space="0" w:color="auto"/>
        <w:bottom w:val="none" w:sz="0" w:space="0" w:color="auto"/>
        <w:right w:val="none" w:sz="0" w:space="0" w:color="auto"/>
      </w:divBdr>
    </w:div>
    <w:div w:id="1394083967">
      <w:marLeft w:val="0"/>
      <w:marRight w:val="0"/>
      <w:marTop w:val="0"/>
      <w:marBottom w:val="0"/>
      <w:divBdr>
        <w:top w:val="none" w:sz="0" w:space="0" w:color="auto"/>
        <w:left w:val="none" w:sz="0" w:space="0" w:color="auto"/>
        <w:bottom w:val="none" w:sz="0" w:space="0" w:color="auto"/>
        <w:right w:val="none" w:sz="0" w:space="0" w:color="auto"/>
      </w:divBdr>
    </w:div>
    <w:div w:id="1394230821">
      <w:marLeft w:val="0"/>
      <w:marRight w:val="0"/>
      <w:marTop w:val="0"/>
      <w:marBottom w:val="0"/>
      <w:divBdr>
        <w:top w:val="none" w:sz="0" w:space="0" w:color="auto"/>
        <w:left w:val="none" w:sz="0" w:space="0" w:color="auto"/>
        <w:bottom w:val="none" w:sz="0" w:space="0" w:color="auto"/>
        <w:right w:val="none" w:sz="0" w:space="0" w:color="auto"/>
      </w:divBdr>
    </w:div>
    <w:div w:id="1394424963">
      <w:marLeft w:val="0"/>
      <w:marRight w:val="0"/>
      <w:marTop w:val="0"/>
      <w:marBottom w:val="0"/>
      <w:divBdr>
        <w:top w:val="none" w:sz="0" w:space="0" w:color="auto"/>
        <w:left w:val="none" w:sz="0" w:space="0" w:color="auto"/>
        <w:bottom w:val="none" w:sz="0" w:space="0" w:color="auto"/>
        <w:right w:val="none" w:sz="0" w:space="0" w:color="auto"/>
      </w:divBdr>
    </w:div>
    <w:div w:id="1394502958">
      <w:marLeft w:val="0"/>
      <w:marRight w:val="0"/>
      <w:marTop w:val="0"/>
      <w:marBottom w:val="0"/>
      <w:divBdr>
        <w:top w:val="none" w:sz="0" w:space="0" w:color="auto"/>
        <w:left w:val="none" w:sz="0" w:space="0" w:color="auto"/>
        <w:bottom w:val="none" w:sz="0" w:space="0" w:color="auto"/>
        <w:right w:val="none" w:sz="0" w:space="0" w:color="auto"/>
      </w:divBdr>
    </w:div>
    <w:div w:id="1394504991">
      <w:marLeft w:val="0"/>
      <w:marRight w:val="0"/>
      <w:marTop w:val="0"/>
      <w:marBottom w:val="0"/>
      <w:divBdr>
        <w:top w:val="none" w:sz="0" w:space="0" w:color="auto"/>
        <w:left w:val="none" w:sz="0" w:space="0" w:color="auto"/>
        <w:bottom w:val="none" w:sz="0" w:space="0" w:color="auto"/>
        <w:right w:val="none" w:sz="0" w:space="0" w:color="auto"/>
      </w:divBdr>
    </w:div>
    <w:div w:id="1394546440">
      <w:marLeft w:val="0"/>
      <w:marRight w:val="0"/>
      <w:marTop w:val="0"/>
      <w:marBottom w:val="0"/>
      <w:divBdr>
        <w:top w:val="none" w:sz="0" w:space="0" w:color="auto"/>
        <w:left w:val="none" w:sz="0" w:space="0" w:color="auto"/>
        <w:bottom w:val="none" w:sz="0" w:space="0" w:color="auto"/>
        <w:right w:val="none" w:sz="0" w:space="0" w:color="auto"/>
      </w:divBdr>
    </w:div>
    <w:div w:id="1394546720">
      <w:marLeft w:val="0"/>
      <w:marRight w:val="0"/>
      <w:marTop w:val="0"/>
      <w:marBottom w:val="0"/>
      <w:divBdr>
        <w:top w:val="none" w:sz="0" w:space="0" w:color="auto"/>
        <w:left w:val="none" w:sz="0" w:space="0" w:color="auto"/>
        <w:bottom w:val="none" w:sz="0" w:space="0" w:color="auto"/>
        <w:right w:val="none" w:sz="0" w:space="0" w:color="auto"/>
      </w:divBdr>
    </w:div>
    <w:div w:id="1394694949">
      <w:marLeft w:val="0"/>
      <w:marRight w:val="0"/>
      <w:marTop w:val="0"/>
      <w:marBottom w:val="0"/>
      <w:divBdr>
        <w:top w:val="none" w:sz="0" w:space="0" w:color="auto"/>
        <w:left w:val="none" w:sz="0" w:space="0" w:color="auto"/>
        <w:bottom w:val="none" w:sz="0" w:space="0" w:color="auto"/>
        <w:right w:val="none" w:sz="0" w:space="0" w:color="auto"/>
      </w:divBdr>
    </w:div>
    <w:div w:id="1394698195">
      <w:marLeft w:val="0"/>
      <w:marRight w:val="0"/>
      <w:marTop w:val="0"/>
      <w:marBottom w:val="0"/>
      <w:divBdr>
        <w:top w:val="none" w:sz="0" w:space="0" w:color="auto"/>
        <w:left w:val="none" w:sz="0" w:space="0" w:color="auto"/>
        <w:bottom w:val="none" w:sz="0" w:space="0" w:color="auto"/>
        <w:right w:val="none" w:sz="0" w:space="0" w:color="auto"/>
      </w:divBdr>
    </w:div>
    <w:div w:id="1394815889">
      <w:marLeft w:val="0"/>
      <w:marRight w:val="0"/>
      <w:marTop w:val="0"/>
      <w:marBottom w:val="0"/>
      <w:divBdr>
        <w:top w:val="none" w:sz="0" w:space="0" w:color="auto"/>
        <w:left w:val="none" w:sz="0" w:space="0" w:color="auto"/>
        <w:bottom w:val="none" w:sz="0" w:space="0" w:color="auto"/>
        <w:right w:val="none" w:sz="0" w:space="0" w:color="auto"/>
      </w:divBdr>
    </w:div>
    <w:div w:id="1394884740">
      <w:marLeft w:val="0"/>
      <w:marRight w:val="0"/>
      <w:marTop w:val="0"/>
      <w:marBottom w:val="0"/>
      <w:divBdr>
        <w:top w:val="none" w:sz="0" w:space="0" w:color="auto"/>
        <w:left w:val="none" w:sz="0" w:space="0" w:color="auto"/>
        <w:bottom w:val="none" w:sz="0" w:space="0" w:color="auto"/>
        <w:right w:val="none" w:sz="0" w:space="0" w:color="auto"/>
      </w:divBdr>
    </w:div>
    <w:div w:id="1394962358">
      <w:marLeft w:val="0"/>
      <w:marRight w:val="0"/>
      <w:marTop w:val="0"/>
      <w:marBottom w:val="0"/>
      <w:divBdr>
        <w:top w:val="none" w:sz="0" w:space="0" w:color="auto"/>
        <w:left w:val="none" w:sz="0" w:space="0" w:color="auto"/>
        <w:bottom w:val="none" w:sz="0" w:space="0" w:color="auto"/>
        <w:right w:val="none" w:sz="0" w:space="0" w:color="auto"/>
      </w:divBdr>
    </w:div>
    <w:div w:id="1395007929">
      <w:marLeft w:val="0"/>
      <w:marRight w:val="0"/>
      <w:marTop w:val="0"/>
      <w:marBottom w:val="0"/>
      <w:divBdr>
        <w:top w:val="none" w:sz="0" w:space="0" w:color="auto"/>
        <w:left w:val="none" w:sz="0" w:space="0" w:color="auto"/>
        <w:bottom w:val="none" w:sz="0" w:space="0" w:color="auto"/>
        <w:right w:val="none" w:sz="0" w:space="0" w:color="auto"/>
      </w:divBdr>
    </w:div>
    <w:div w:id="1395080338">
      <w:marLeft w:val="0"/>
      <w:marRight w:val="0"/>
      <w:marTop w:val="0"/>
      <w:marBottom w:val="0"/>
      <w:divBdr>
        <w:top w:val="none" w:sz="0" w:space="0" w:color="auto"/>
        <w:left w:val="none" w:sz="0" w:space="0" w:color="auto"/>
        <w:bottom w:val="none" w:sz="0" w:space="0" w:color="auto"/>
        <w:right w:val="none" w:sz="0" w:space="0" w:color="auto"/>
      </w:divBdr>
    </w:div>
    <w:div w:id="1395084606">
      <w:marLeft w:val="0"/>
      <w:marRight w:val="0"/>
      <w:marTop w:val="0"/>
      <w:marBottom w:val="0"/>
      <w:divBdr>
        <w:top w:val="none" w:sz="0" w:space="0" w:color="auto"/>
        <w:left w:val="none" w:sz="0" w:space="0" w:color="auto"/>
        <w:bottom w:val="none" w:sz="0" w:space="0" w:color="auto"/>
        <w:right w:val="none" w:sz="0" w:space="0" w:color="auto"/>
      </w:divBdr>
    </w:div>
    <w:div w:id="1395087048">
      <w:marLeft w:val="0"/>
      <w:marRight w:val="0"/>
      <w:marTop w:val="0"/>
      <w:marBottom w:val="0"/>
      <w:divBdr>
        <w:top w:val="none" w:sz="0" w:space="0" w:color="auto"/>
        <w:left w:val="none" w:sz="0" w:space="0" w:color="auto"/>
        <w:bottom w:val="none" w:sz="0" w:space="0" w:color="auto"/>
        <w:right w:val="none" w:sz="0" w:space="0" w:color="auto"/>
      </w:divBdr>
    </w:div>
    <w:div w:id="1395087242">
      <w:marLeft w:val="0"/>
      <w:marRight w:val="0"/>
      <w:marTop w:val="0"/>
      <w:marBottom w:val="0"/>
      <w:divBdr>
        <w:top w:val="none" w:sz="0" w:space="0" w:color="auto"/>
        <w:left w:val="none" w:sz="0" w:space="0" w:color="auto"/>
        <w:bottom w:val="none" w:sz="0" w:space="0" w:color="auto"/>
        <w:right w:val="none" w:sz="0" w:space="0" w:color="auto"/>
      </w:divBdr>
    </w:div>
    <w:div w:id="1395157417">
      <w:marLeft w:val="0"/>
      <w:marRight w:val="0"/>
      <w:marTop w:val="0"/>
      <w:marBottom w:val="0"/>
      <w:divBdr>
        <w:top w:val="none" w:sz="0" w:space="0" w:color="auto"/>
        <w:left w:val="none" w:sz="0" w:space="0" w:color="auto"/>
        <w:bottom w:val="none" w:sz="0" w:space="0" w:color="auto"/>
        <w:right w:val="none" w:sz="0" w:space="0" w:color="auto"/>
      </w:divBdr>
    </w:div>
    <w:div w:id="1395162767">
      <w:marLeft w:val="0"/>
      <w:marRight w:val="0"/>
      <w:marTop w:val="0"/>
      <w:marBottom w:val="0"/>
      <w:divBdr>
        <w:top w:val="none" w:sz="0" w:space="0" w:color="auto"/>
        <w:left w:val="none" w:sz="0" w:space="0" w:color="auto"/>
        <w:bottom w:val="none" w:sz="0" w:space="0" w:color="auto"/>
        <w:right w:val="none" w:sz="0" w:space="0" w:color="auto"/>
      </w:divBdr>
    </w:div>
    <w:div w:id="1395200538">
      <w:bodyDiv w:val="1"/>
      <w:marLeft w:val="0"/>
      <w:marRight w:val="0"/>
      <w:marTop w:val="0"/>
      <w:marBottom w:val="0"/>
      <w:divBdr>
        <w:top w:val="none" w:sz="0" w:space="0" w:color="auto"/>
        <w:left w:val="none" w:sz="0" w:space="0" w:color="auto"/>
        <w:bottom w:val="none" w:sz="0" w:space="0" w:color="auto"/>
        <w:right w:val="none" w:sz="0" w:space="0" w:color="auto"/>
      </w:divBdr>
    </w:div>
    <w:div w:id="1395201297">
      <w:marLeft w:val="0"/>
      <w:marRight w:val="0"/>
      <w:marTop w:val="0"/>
      <w:marBottom w:val="0"/>
      <w:divBdr>
        <w:top w:val="none" w:sz="0" w:space="0" w:color="auto"/>
        <w:left w:val="none" w:sz="0" w:space="0" w:color="auto"/>
        <w:bottom w:val="none" w:sz="0" w:space="0" w:color="auto"/>
        <w:right w:val="none" w:sz="0" w:space="0" w:color="auto"/>
      </w:divBdr>
    </w:div>
    <w:div w:id="1395204568">
      <w:marLeft w:val="0"/>
      <w:marRight w:val="0"/>
      <w:marTop w:val="0"/>
      <w:marBottom w:val="0"/>
      <w:divBdr>
        <w:top w:val="none" w:sz="0" w:space="0" w:color="auto"/>
        <w:left w:val="none" w:sz="0" w:space="0" w:color="auto"/>
        <w:bottom w:val="none" w:sz="0" w:space="0" w:color="auto"/>
        <w:right w:val="none" w:sz="0" w:space="0" w:color="auto"/>
      </w:divBdr>
    </w:div>
    <w:div w:id="1395280354">
      <w:marLeft w:val="0"/>
      <w:marRight w:val="0"/>
      <w:marTop w:val="0"/>
      <w:marBottom w:val="0"/>
      <w:divBdr>
        <w:top w:val="none" w:sz="0" w:space="0" w:color="auto"/>
        <w:left w:val="none" w:sz="0" w:space="0" w:color="auto"/>
        <w:bottom w:val="none" w:sz="0" w:space="0" w:color="auto"/>
        <w:right w:val="none" w:sz="0" w:space="0" w:color="auto"/>
      </w:divBdr>
    </w:div>
    <w:div w:id="1395353519">
      <w:marLeft w:val="0"/>
      <w:marRight w:val="0"/>
      <w:marTop w:val="0"/>
      <w:marBottom w:val="0"/>
      <w:divBdr>
        <w:top w:val="none" w:sz="0" w:space="0" w:color="auto"/>
        <w:left w:val="none" w:sz="0" w:space="0" w:color="auto"/>
        <w:bottom w:val="none" w:sz="0" w:space="0" w:color="auto"/>
        <w:right w:val="none" w:sz="0" w:space="0" w:color="auto"/>
      </w:divBdr>
    </w:div>
    <w:div w:id="1395396026">
      <w:marLeft w:val="0"/>
      <w:marRight w:val="0"/>
      <w:marTop w:val="0"/>
      <w:marBottom w:val="0"/>
      <w:divBdr>
        <w:top w:val="none" w:sz="0" w:space="0" w:color="auto"/>
        <w:left w:val="none" w:sz="0" w:space="0" w:color="auto"/>
        <w:bottom w:val="none" w:sz="0" w:space="0" w:color="auto"/>
        <w:right w:val="none" w:sz="0" w:space="0" w:color="auto"/>
      </w:divBdr>
    </w:div>
    <w:div w:id="1395542990">
      <w:marLeft w:val="0"/>
      <w:marRight w:val="0"/>
      <w:marTop w:val="0"/>
      <w:marBottom w:val="0"/>
      <w:divBdr>
        <w:top w:val="none" w:sz="0" w:space="0" w:color="auto"/>
        <w:left w:val="none" w:sz="0" w:space="0" w:color="auto"/>
        <w:bottom w:val="none" w:sz="0" w:space="0" w:color="auto"/>
        <w:right w:val="none" w:sz="0" w:space="0" w:color="auto"/>
      </w:divBdr>
    </w:div>
    <w:div w:id="1395544600">
      <w:marLeft w:val="0"/>
      <w:marRight w:val="0"/>
      <w:marTop w:val="0"/>
      <w:marBottom w:val="0"/>
      <w:divBdr>
        <w:top w:val="none" w:sz="0" w:space="0" w:color="auto"/>
        <w:left w:val="none" w:sz="0" w:space="0" w:color="auto"/>
        <w:bottom w:val="none" w:sz="0" w:space="0" w:color="auto"/>
        <w:right w:val="none" w:sz="0" w:space="0" w:color="auto"/>
      </w:divBdr>
    </w:div>
    <w:div w:id="1395544944">
      <w:marLeft w:val="0"/>
      <w:marRight w:val="0"/>
      <w:marTop w:val="0"/>
      <w:marBottom w:val="0"/>
      <w:divBdr>
        <w:top w:val="none" w:sz="0" w:space="0" w:color="auto"/>
        <w:left w:val="none" w:sz="0" w:space="0" w:color="auto"/>
        <w:bottom w:val="none" w:sz="0" w:space="0" w:color="auto"/>
        <w:right w:val="none" w:sz="0" w:space="0" w:color="auto"/>
      </w:divBdr>
    </w:div>
    <w:div w:id="1395545726">
      <w:marLeft w:val="0"/>
      <w:marRight w:val="0"/>
      <w:marTop w:val="0"/>
      <w:marBottom w:val="0"/>
      <w:divBdr>
        <w:top w:val="none" w:sz="0" w:space="0" w:color="auto"/>
        <w:left w:val="none" w:sz="0" w:space="0" w:color="auto"/>
        <w:bottom w:val="none" w:sz="0" w:space="0" w:color="auto"/>
        <w:right w:val="none" w:sz="0" w:space="0" w:color="auto"/>
      </w:divBdr>
    </w:div>
    <w:div w:id="1395545962">
      <w:marLeft w:val="0"/>
      <w:marRight w:val="0"/>
      <w:marTop w:val="0"/>
      <w:marBottom w:val="0"/>
      <w:divBdr>
        <w:top w:val="none" w:sz="0" w:space="0" w:color="auto"/>
        <w:left w:val="none" w:sz="0" w:space="0" w:color="auto"/>
        <w:bottom w:val="none" w:sz="0" w:space="0" w:color="auto"/>
        <w:right w:val="none" w:sz="0" w:space="0" w:color="auto"/>
      </w:divBdr>
    </w:div>
    <w:div w:id="1395547398">
      <w:bodyDiv w:val="1"/>
      <w:marLeft w:val="0"/>
      <w:marRight w:val="0"/>
      <w:marTop w:val="0"/>
      <w:marBottom w:val="0"/>
      <w:divBdr>
        <w:top w:val="none" w:sz="0" w:space="0" w:color="auto"/>
        <w:left w:val="none" w:sz="0" w:space="0" w:color="auto"/>
        <w:bottom w:val="none" w:sz="0" w:space="0" w:color="auto"/>
        <w:right w:val="none" w:sz="0" w:space="0" w:color="auto"/>
      </w:divBdr>
    </w:div>
    <w:div w:id="1395658259">
      <w:marLeft w:val="0"/>
      <w:marRight w:val="0"/>
      <w:marTop w:val="0"/>
      <w:marBottom w:val="0"/>
      <w:divBdr>
        <w:top w:val="none" w:sz="0" w:space="0" w:color="auto"/>
        <w:left w:val="none" w:sz="0" w:space="0" w:color="auto"/>
        <w:bottom w:val="none" w:sz="0" w:space="0" w:color="auto"/>
        <w:right w:val="none" w:sz="0" w:space="0" w:color="auto"/>
      </w:divBdr>
    </w:div>
    <w:div w:id="1395658267">
      <w:marLeft w:val="0"/>
      <w:marRight w:val="0"/>
      <w:marTop w:val="0"/>
      <w:marBottom w:val="0"/>
      <w:divBdr>
        <w:top w:val="none" w:sz="0" w:space="0" w:color="auto"/>
        <w:left w:val="none" w:sz="0" w:space="0" w:color="auto"/>
        <w:bottom w:val="none" w:sz="0" w:space="0" w:color="auto"/>
        <w:right w:val="none" w:sz="0" w:space="0" w:color="auto"/>
      </w:divBdr>
    </w:div>
    <w:div w:id="1395658846">
      <w:marLeft w:val="0"/>
      <w:marRight w:val="0"/>
      <w:marTop w:val="0"/>
      <w:marBottom w:val="0"/>
      <w:divBdr>
        <w:top w:val="none" w:sz="0" w:space="0" w:color="auto"/>
        <w:left w:val="none" w:sz="0" w:space="0" w:color="auto"/>
        <w:bottom w:val="none" w:sz="0" w:space="0" w:color="auto"/>
        <w:right w:val="none" w:sz="0" w:space="0" w:color="auto"/>
      </w:divBdr>
    </w:div>
    <w:div w:id="1395665455">
      <w:marLeft w:val="0"/>
      <w:marRight w:val="0"/>
      <w:marTop w:val="0"/>
      <w:marBottom w:val="0"/>
      <w:divBdr>
        <w:top w:val="none" w:sz="0" w:space="0" w:color="auto"/>
        <w:left w:val="none" w:sz="0" w:space="0" w:color="auto"/>
        <w:bottom w:val="none" w:sz="0" w:space="0" w:color="auto"/>
        <w:right w:val="none" w:sz="0" w:space="0" w:color="auto"/>
      </w:divBdr>
    </w:div>
    <w:div w:id="1395737996">
      <w:marLeft w:val="0"/>
      <w:marRight w:val="0"/>
      <w:marTop w:val="0"/>
      <w:marBottom w:val="0"/>
      <w:divBdr>
        <w:top w:val="none" w:sz="0" w:space="0" w:color="auto"/>
        <w:left w:val="none" w:sz="0" w:space="0" w:color="auto"/>
        <w:bottom w:val="none" w:sz="0" w:space="0" w:color="auto"/>
        <w:right w:val="none" w:sz="0" w:space="0" w:color="auto"/>
      </w:divBdr>
    </w:div>
    <w:div w:id="1395742898">
      <w:marLeft w:val="0"/>
      <w:marRight w:val="0"/>
      <w:marTop w:val="0"/>
      <w:marBottom w:val="0"/>
      <w:divBdr>
        <w:top w:val="none" w:sz="0" w:space="0" w:color="auto"/>
        <w:left w:val="none" w:sz="0" w:space="0" w:color="auto"/>
        <w:bottom w:val="none" w:sz="0" w:space="0" w:color="auto"/>
        <w:right w:val="none" w:sz="0" w:space="0" w:color="auto"/>
      </w:divBdr>
    </w:div>
    <w:div w:id="1396048134">
      <w:marLeft w:val="0"/>
      <w:marRight w:val="0"/>
      <w:marTop w:val="0"/>
      <w:marBottom w:val="0"/>
      <w:divBdr>
        <w:top w:val="none" w:sz="0" w:space="0" w:color="auto"/>
        <w:left w:val="none" w:sz="0" w:space="0" w:color="auto"/>
        <w:bottom w:val="none" w:sz="0" w:space="0" w:color="auto"/>
        <w:right w:val="none" w:sz="0" w:space="0" w:color="auto"/>
      </w:divBdr>
    </w:div>
    <w:div w:id="1396079531">
      <w:marLeft w:val="0"/>
      <w:marRight w:val="0"/>
      <w:marTop w:val="0"/>
      <w:marBottom w:val="0"/>
      <w:divBdr>
        <w:top w:val="none" w:sz="0" w:space="0" w:color="auto"/>
        <w:left w:val="none" w:sz="0" w:space="0" w:color="auto"/>
        <w:bottom w:val="none" w:sz="0" w:space="0" w:color="auto"/>
        <w:right w:val="none" w:sz="0" w:space="0" w:color="auto"/>
      </w:divBdr>
    </w:div>
    <w:div w:id="1396196902">
      <w:marLeft w:val="0"/>
      <w:marRight w:val="0"/>
      <w:marTop w:val="0"/>
      <w:marBottom w:val="0"/>
      <w:divBdr>
        <w:top w:val="none" w:sz="0" w:space="0" w:color="auto"/>
        <w:left w:val="none" w:sz="0" w:space="0" w:color="auto"/>
        <w:bottom w:val="none" w:sz="0" w:space="0" w:color="auto"/>
        <w:right w:val="none" w:sz="0" w:space="0" w:color="auto"/>
      </w:divBdr>
    </w:div>
    <w:div w:id="1396198357">
      <w:marLeft w:val="0"/>
      <w:marRight w:val="0"/>
      <w:marTop w:val="0"/>
      <w:marBottom w:val="0"/>
      <w:divBdr>
        <w:top w:val="none" w:sz="0" w:space="0" w:color="auto"/>
        <w:left w:val="none" w:sz="0" w:space="0" w:color="auto"/>
        <w:bottom w:val="none" w:sz="0" w:space="0" w:color="auto"/>
        <w:right w:val="none" w:sz="0" w:space="0" w:color="auto"/>
      </w:divBdr>
    </w:div>
    <w:div w:id="1396199064">
      <w:marLeft w:val="0"/>
      <w:marRight w:val="0"/>
      <w:marTop w:val="0"/>
      <w:marBottom w:val="0"/>
      <w:divBdr>
        <w:top w:val="none" w:sz="0" w:space="0" w:color="auto"/>
        <w:left w:val="none" w:sz="0" w:space="0" w:color="auto"/>
        <w:bottom w:val="none" w:sz="0" w:space="0" w:color="auto"/>
        <w:right w:val="none" w:sz="0" w:space="0" w:color="auto"/>
      </w:divBdr>
    </w:div>
    <w:div w:id="1396275808">
      <w:marLeft w:val="0"/>
      <w:marRight w:val="0"/>
      <w:marTop w:val="0"/>
      <w:marBottom w:val="0"/>
      <w:divBdr>
        <w:top w:val="none" w:sz="0" w:space="0" w:color="auto"/>
        <w:left w:val="none" w:sz="0" w:space="0" w:color="auto"/>
        <w:bottom w:val="none" w:sz="0" w:space="0" w:color="auto"/>
        <w:right w:val="none" w:sz="0" w:space="0" w:color="auto"/>
      </w:divBdr>
    </w:div>
    <w:div w:id="1396467405">
      <w:marLeft w:val="0"/>
      <w:marRight w:val="0"/>
      <w:marTop w:val="0"/>
      <w:marBottom w:val="0"/>
      <w:divBdr>
        <w:top w:val="none" w:sz="0" w:space="0" w:color="auto"/>
        <w:left w:val="none" w:sz="0" w:space="0" w:color="auto"/>
        <w:bottom w:val="none" w:sz="0" w:space="0" w:color="auto"/>
        <w:right w:val="none" w:sz="0" w:space="0" w:color="auto"/>
      </w:divBdr>
    </w:div>
    <w:div w:id="1396511233">
      <w:marLeft w:val="0"/>
      <w:marRight w:val="0"/>
      <w:marTop w:val="0"/>
      <w:marBottom w:val="0"/>
      <w:divBdr>
        <w:top w:val="none" w:sz="0" w:space="0" w:color="auto"/>
        <w:left w:val="none" w:sz="0" w:space="0" w:color="auto"/>
        <w:bottom w:val="none" w:sz="0" w:space="0" w:color="auto"/>
        <w:right w:val="none" w:sz="0" w:space="0" w:color="auto"/>
      </w:divBdr>
    </w:div>
    <w:div w:id="1396512064">
      <w:marLeft w:val="0"/>
      <w:marRight w:val="0"/>
      <w:marTop w:val="0"/>
      <w:marBottom w:val="0"/>
      <w:divBdr>
        <w:top w:val="none" w:sz="0" w:space="0" w:color="auto"/>
        <w:left w:val="none" w:sz="0" w:space="0" w:color="auto"/>
        <w:bottom w:val="none" w:sz="0" w:space="0" w:color="auto"/>
        <w:right w:val="none" w:sz="0" w:space="0" w:color="auto"/>
      </w:divBdr>
    </w:div>
    <w:div w:id="1396582919">
      <w:marLeft w:val="0"/>
      <w:marRight w:val="0"/>
      <w:marTop w:val="0"/>
      <w:marBottom w:val="0"/>
      <w:divBdr>
        <w:top w:val="none" w:sz="0" w:space="0" w:color="auto"/>
        <w:left w:val="none" w:sz="0" w:space="0" w:color="auto"/>
        <w:bottom w:val="none" w:sz="0" w:space="0" w:color="auto"/>
        <w:right w:val="none" w:sz="0" w:space="0" w:color="auto"/>
      </w:divBdr>
    </w:div>
    <w:div w:id="1396666501">
      <w:marLeft w:val="0"/>
      <w:marRight w:val="0"/>
      <w:marTop w:val="0"/>
      <w:marBottom w:val="0"/>
      <w:divBdr>
        <w:top w:val="none" w:sz="0" w:space="0" w:color="auto"/>
        <w:left w:val="none" w:sz="0" w:space="0" w:color="auto"/>
        <w:bottom w:val="none" w:sz="0" w:space="0" w:color="auto"/>
        <w:right w:val="none" w:sz="0" w:space="0" w:color="auto"/>
      </w:divBdr>
    </w:div>
    <w:div w:id="1396703234">
      <w:marLeft w:val="0"/>
      <w:marRight w:val="0"/>
      <w:marTop w:val="0"/>
      <w:marBottom w:val="0"/>
      <w:divBdr>
        <w:top w:val="none" w:sz="0" w:space="0" w:color="auto"/>
        <w:left w:val="none" w:sz="0" w:space="0" w:color="auto"/>
        <w:bottom w:val="none" w:sz="0" w:space="0" w:color="auto"/>
        <w:right w:val="none" w:sz="0" w:space="0" w:color="auto"/>
      </w:divBdr>
    </w:div>
    <w:div w:id="1396901818">
      <w:marLeft w:val="0"/>
      <w:marRight w:val="0"/>
      <w:marTop w:val="0"/>
      <w:marBottom w:val="0"/>
      <w:divBdr>
        <w:top w:val="none" w:sz="0" w:space="0" w:color="auto"/>
        <w:left w:val="none" w:sz="0" w:space="0" w:color="auto"/>
        <w:bottom w:val="none" w:sz="0" w:space="0" w:color="auto"/>
        <w:right w:val="none" w:sz="0" w:space="0" w:color="auto"/>
      </w:divBdr>
    </w:div>
    <w:div w:id="1397046697">
      <w:marLeft w:val="0"/>
      <w:marRight w:val="0"/>
      <w:marTop w:val="0"/>
      <w:marBottom w:val="0"/>
      <w:divBdr>
        <w:top w:val="none" w:sz="0" w:space="0" w:color="auto"/>
        <w:left w:val="none" w:sz="0" w:space="0" w:color="auto"/>
        <w:bottom w:val="none" w:sz="0" w:space="0" w:color="auto"/>
        <w:right w:val="none" w:sz="0" w:space="0" w:color="auto"/>
      </w:divBdr>
    </w:div>
    <w:div w:id="1397125179">
      <w:marLeft w:val="0"/>
      <w:marRight w:val="0"/>
      <w:marTop w:val="0"/>
      <w:marBottom w:val="0"/>
      <w:divBdr>
        <w:top w:val="none" w:sz="0" w:space="0" w:color="auto"/>
        <w:left w:val="none" w:sz="0" w:space="0" w:color="auto"/>
        <w:bottom w:val="none" w:sz="0" w:space="0" w:color="auto"/>
        <w:right w:val="none" w:sz="0" w:space="0" w:color="auto"/>
      </w:divBdr>
    </w:div>
    <w:div w:id="1397125792">
      <w:marLeft w:val="0"/>
      <w:marRight w:val="0"/>
      <w:marTop w:val="0"/>
      <w:marBottom w:val="0"/>
      <w:divBdr>
        <w:top w:val="none" w:sz="0" w:space="0" w:color="auto"/>
        <w:left w:val="none" w:sz="0" w:space="0" w:color="auto"/>
        <w:bottom w:val="none" w:sz="0" w:space="0" w:color="auto"/>
        <w:right w:val="none" w:sz="0" w:space="0" w:color="auto"/>
      </w:divBdr>
    </w:div>
    <w:div w:id="1397164453">
      <w:marLeft w:val="0"/>
      <w:marRight w:val="0"/>
      <w:marTop w:val="0"/>
      <w:marBottom w:val="0"/>
      <w:divBdr>
        <w:top w:val="none" w:sz="0" w:space="0" w:color="auto"/>
        <w:left w:val="none" w:sz="0" w:space="0" w:color="auto"/>
        <w:bottom w:val="none" w:sz="0" w:space="0" w:color="auto"/>
        <w:right w:val="none" w:sz="0" w:space="0" w:color="auto"/>
      </w:divBdr>
    </w:div>
    <w:div w:id="1397165012">
      <w:marLeft w:val="0"/>
      <w:marRight w:val="0"/>
      <w:marTop w:val="0"/>
      <w:marBottom w:val="0"/>
      <w:divBdr>
        <w:top w:val="none" w:sz="0" w:space="0" w:color="auto"/>
        <w:left w:val="none" w:sz="0" w:space="0" w:color="auto"/>
        <w:bottom w:val="none" w:sz="0" w:space="0" w:color="auto"/>
        <w:right w:val="none" w:sz="0" w:space="0" w:color="auto"/>
      </w:divBdr>
    </w:div>
    <w:div w:id="1397245214">
      <w:marLeft w:val="0"/>
      <w:marRight w:val="0"/>
      <w:marTop w:val="0"/>
      <w:marBottom w:val="0"/>
      <w:divBdr>
        <w:top w:val="none" w:sz="0" w:space="0" w:color="auto"/>
        <w:left w:val="none" w:sz="0" w:space="0" w:color="auto"/>
        <w:bottom w:val="none" w:sz="0" w:space="0" w:color="auto"/>
        <w:right w:val="none" w:sz="0" w:space="0" w:color="auto"/>
      </w:divBdr>
    </w:div>
    <w:div w:id="1397246260">
      <w:marLeft w:val="0"/>
      <w:marRight w:val="0"/>
      <w:marTop w:val="0"/>
      <w:marBottom w:val="0"/>
      <w:divBdr>
        <w:top w:val="none" w:sz="0" w:space="0" w:color="auto"/>
        <w:left w:val="none" w:sz="0" w:space="0" w:color="auto"/>
        <w:bottom w:val="none" w:sz="0" w:space="0" w:color="auto"/>
        <w:right w:val="none" w:sz="0" w:space="0" w:color="auto"/>
      </w:divBdr>
    </w:div>
    <w:div w:id="1397321835">
      <w:marLeft w:val="0"/>
      <w:marRight w:val="0"/>
      <w:marTop w:val="0"/>
      <w:marBottom w:val="0"/>
      <w:divBdr>
        <w:top w:val="none" w:sz="0" w:space="0" w:color="auto"/>
        <w:left w:val="none" w:sz="0" w:space="0" w:color="auto"/>
        <w:bottom w:val="none" w:sz="0" w:space="0" w:color="auto"/>
        <w:right w:val="none" w:sz="0" w:space="0" w:color="auto"/>
      </w:divBdr>
    </w:div>
    <w:div w:id="1397510174">
      <w:marLeft w:val="0"/>
      <w:marRight w:val="0"/>
      <w:marTop w:val="0"/>
      <w:marBottom w:val="0"/>
      <w:divBdr>
        <w:top w:val="none" w:sz="0" w:space="0" w:color="auto"/>
        <w:left w:val="none" w:sz="0" w:space="0" w:color="auto"/>
        <w:bottom w:val="none" w:sz="0" w:space="0" w:color="auto"/>
        <w:right w:val="none" w:sz="0" w:space="0" w:color="auto"/>
      </w:divBdr>
    </w:div>
    <w:div w:id="1397703647">
      <w:marLeft w:val="0"/>
      <w:marRight w:val="0"/>
      <w:marTop w:val="0"/>
      <w:marBottom w:val="0"/>
      <w:divBdr>
        <w:top w:val="none" w:sz="0" w:space="0" w:color="auto"/>
        <w:left w:val="none" w:sz="0" w:space="0" w:color="auto"/>
        <w:bottom w:val="none" w:sz="0" w:space="0" w:color="auto"/>
        <w:right w:val="none" w:sz="0" w:space="0" w:color="auto"/>
      </w:divBdr>
    </w:div>
    <w:div w:id="1397707781">
      <w:marLeft w:val="0"/>
      <w:marRight w:val="0"/>
      <w:marTop w:val="0"/>
      <w:marBottom w:val="0"/>
      <w:divBdr>
        <w:top w:val="none" w:sz="0" w:space="0" w:color="auto"/>
        <w:left w:val="none" w:sz="0" w:space="0" w:color="auto"/>
        <w:bottom w:val="none" w:sz="0" w:space="0" w:color="auto"/>
        <w:right w:val="none" w:sz="0" w:space="0" w:color="auto"/>
      </w:divBdr>
    </w:div>
    <w:div w:id="1397782147">
      <w:marLeft w:val="0"/>
      <w:marRight w:val="0"/>
      <w:marTop w:val="0"/>
      <w:marBottom w:val="0"/>
      <w:divBdr>
        <w:top w:val="none" w:sz="0" w:space="0" w:color="auto"/>
        <w:left w:val="none" w:sz="0" w:space="0" w:color="auto"/>
        <w:bottom w:val="none" w:sz="0" w:space="0" w:color="auto"/>
        <w:right w:val="none" w:sz="0" w:space="0" w:color="auto"/>
      </w:divBdr>
    </w:div>
    <w:div w:id="1397822056">
      <w:marLeft w:val="0"/>
      <w:marRight w:val="0"/>
      <w:marTop w:val="0"/>
      <w:marBottom w:val="0"/>
      <w:divBdr>
        <w:top w:val="none" w:sz="0" w:space="0" w:color="auto"/>
        <w:left w:val="none" w:sz="0" w:space="0" w:color="auto"/>
        <w:bottom w:val="none" w:sz="0" w:space="0" w:color="auto"/>
        <w:right w:val="none" w:sz="0" w:space="0" w:color="auto"/>
      </w:divBdr>
    </w:div>
    <w:div w:id="1397825263">
      <w:marLeft w:val="0"/>
      <w:marRight w:val="0"/>
      <w:marTop w:val="0"/>
      <w:marBottom w:val="0"/>
      <w:divBdr>
        <w:top w:val="none" w:sz="0" w:space="0" w:color="auto"/>
        <w:left w:val="none" w:sz="0" w:space="0" w:color="auto"/>
        <w:bottom w:val="none" w:sz="0" w:space="0" w:color="auto"/>
        <w:right w:val="none" w:sz="0" w:space="0" w:color="auto"/>
      </w:divBdr>
    </w:div>
    <w:div w:id="1397897597">
      <w:marLeft w:val="0"/>
      <w:marRight w:val="0"/>
      <w:marTop w:val="0"/>
      <w:marBottom w:val="0"/>
      <w:divBdr>
        <w:top w:val="none" w:sz="0" w:space="0" w:color="auto"/>
        <w:left w:val="none" w:sz="0" w:space="0" w:color="auto"/>
        <w:bottom w:val="none" w:sz="0" w:space="0" w:color="auto"/>
        <w:right w:val="none" w:sz="0" w:space="0" w:color="auto"/>
      </w:divBdr>
    </w:div>
    <w:div w:id="1397968719">
      <w:marLeft w:val="0"/>
      <w:marRight w:val="0"/>
      <w:marTop w:val="0"/>
      <w:marBottom w:val="0"/>
      <w:divBdr>
        <w:top w:val="none" w:sz="0" w:space="0" w:color="auto"/>
        <w:left w:val="none" w:sz="0" w:space="0" w:color="auto"/>
        <w:bottom w:val="none" w:sz="0" w:space="0" w:color="auto"/>
        <w:right w:val="none" w:sz="0" w:space="0" w:color="auto"/>
      </w:divBdr>
    </w:div>
    <w:div w:id="1397970274">
      <w:marLeft w:val="0"/>
      <w:marRight w:val="0"/>
      <w:marTop w:val="0"/>
      <w:marBottom w:val="0"/>
      <w:divBdr>
        <w:top w:val="none" w:sz="0" w:space="0" w:color="auto"/>
        <w:left w:val="none" w:sz="0" w:space="0" w:color="auto"/>
        <w:bottom w:val="none" w:sz="0" w:space="0" w:color="auto"/>
        <w:right w:val="none" w:sz="0" w:space="0" w:color="auto"/>
      </w:divBdr>
    </w:div>
    <w:div w:id="1398016000">
      <w:marLeft w:val="0"/>
      <w:marRight w:val="0"/>
      <w:marTop w:val="0"/>
      <w:marBottom w:val="0"/>
      <w:divBdr>
        <w:top w:val="none" w:sz="0" w:space="0" w:color="auto"/>
        <w:left w:val="none" w:sz="0" w:space="0" w:color="auto"/>
        <w:bottom w:val="none" w:sz="0" w:space="0" w:color="auto"/>
        <w:right w:val="none" w:sz="0" w:space="0" w:color="auto"/>
      </w:divBdr>
    </w:div>
    <w:div w:id="1398170667">
      <w:marLeft w:val="0"/>
      <w:marRight w:val="0"/>
      <w:marTop w:val="0"/>
      <w:marBottom w:val="0"/>
      <w:divBdr>
        <w:top w:val="none" w:sz="0" w:space="0" w:color="auto"/>
        <w:left w:val="none" w:sz="0" w:space="0" w:color="auto"/>
        <w:bottom w:val="none" w:sz="0" w:space="0" w:color="auto"/>
        <w:right w:val="none" w:sz="0" w:space="0" w:color="auto"/>
      </w:divBdr>
    </w:div>
    <w:div w:id="1398280325">
      <w:marLeft w:val="0"/>
      <w:marRight w:val="0"/>
      <w:marTop w:val="0"/>
      <w:marBottom w:val="0"/>
      <w:divBdr>
        <w:top w:val="none" w:sz="0" w:space="0" w:color="auto"/>
        <w:left w:val="none" w:sz="0" w:space="0" w:color="auto"/>
        <w:bottom w:val="none" w:sz="0" w:space="0" w:color="auto"/>
        <w:right w:val="none" w:sz="0" w:space="0" w:color="auto"/>
      </w:divBdr>
    </w:div>
    <w:div w:id="1398357910">
      <w:marLeft w:val="0"/>
      <w:marRight w:val="0"/>
      <w:marTop w:val="0"/>
      <w:marBottom w:val="0"/>
      <w:divBdr>
        <w:top w:val="none" w:sz="0" w:space="0" w:color="auto"/>
        <w:left w:val="none" w:sz="0" w:space="0" w:color="auto"/>
        <w:bottom w:val="none" w:sz="0" w:space="0" w:color="auto"/>
        <w:right w:val="none" w:sz="0" w:space="0" w:color="auto"/>
      </w:divBdr>
    </w:div>
    <w:div w:id="1398472849">
      <w:marLeft w:val="0"/>
      <w:marRight w:val="0"/>
      <w:marTop w:val="0"/>
      <w:marBottom w:val="0"/>
      <w:divBdr>
        <w:top w:val="none" w:sz="0" w:space="0" w:color="auto"/>
        <w:left w:val="none" w:sz="0" w:space="0" w:color="auto"/>
        <w:bottom w:val="none" w:sz="0" w:space="0" w:color="auto"/>
        <w:right w:val="none" w:sz="0" w:space="0" w:color="auto"/>
      </w:divBdr>
    </w:div>
    <w:div w:id="1398477464">
      <w:marLeft w:val="0"/>
      <w:marRight w:val="0"/>
      <w:marTop w:val="0"/>
      <w:marBottom w:val="0"/>
      <w:divBdr>
        <w:top w:val="none" w:sz="0" w:space="0" w:color="auto"/>
        <w:left w:val="none" w:sz="0" w:space="0" w:color="auto"/>
        <w:bottom w:val="none" w:sz="0" w:space="0" w:color="auto"/>
        <w:right w:val="none" w:sz="0" w:space="0" w:color="auto"/>
      </w:divBdr>
    </w:div>
    <w:div w:id="1398549988">
      <w:marLeft w:val="0"/>
      <w:marRight w:val="0"/>
      <w:marTop w:val="0"/>
      <w:marBottom w:val="0"/>
      <w:divBdr>
        <w:top w:val="none" w:sz="0" w:space="0" w:color="auto"/>
        <w:left w:val="none" w:sz="0" w:space="0" w:color="auto"/>
        <w:bottom w:val="none" w:sz="0" w:space="0" w:color="auto"/>
        <w:right w:val="none" w:sz="0" w:space="0" w:color="auto"/>
      </w:divBdr>
    </w:div>
    <w:div w:id="1398631408">
      <w:marLeft w:val="0"/>
      <w:marRight w:val="0"/>
      <w:marTop w:val="0"/>
      <w:marBottom w:val="0"/>
      <w:divBdr>
        <w:top w:val="none" w:sz="0" w:space="0" w:color="auto"/>
        <w:left w:val="none" w:sz="0" w:space="0" w:color="auto"/>
        <w:bottom w:val="none" w:sz="0" w:space="0" w:color="auto"/>
        <w:right w:val="none" w:sz="0" w:space="0" w:color="auto"/>
      </w:divBdr>
    </w:div>
    <w:div w:id="1398821574">
      <w:marLeft w:val="0"/>
      <w:marRight w:val="0"/>
      <w:marTop w:val="0"/>
      <w:marBottom w:val="0"/>
      <w:divBdr>
        <w:top w:val="none" w:sz="0" w:space="0" w:color="auto"/>
        <w:left w:val="none" w:sz="0" w:space="0" w:color="auto"/>
        <w:bottom w:val="none" w:sz="0" w:space="0" w:color="auto"/>
        <w:right w:val="none" w:sz="0" w:space="0" w:color="auto"/>
      </w:divBdr>
    </w:div>
    <w:div w:id="1398936063">
      <w:marLeft w:val="0"/>
      <w:marRight w:val="0"/>
      <w:marTop w:val="0"/>
      <w:marBottom w:val="0"/>
      <w:divBdr>
        <w:top w:val="none" w:sz="0" w:space="0" w:color="auto"/>
        <w:left w:val="none" w:sz="0" w:space="0" w:color="auto"/>
        <w:bottom w:val="none" w:sz="0" w:space="0" w:color="auto"/>
        <w:right w:val="none" w:sz="0" w:space="0" w:color="auto"/>
      </w:divBdr>
    </w:div>
    <w:div w:id="1399207601">
      <w:marLeft w:val="0"/>
      <w:marRight w:val="0"/>
      <w:marTop w:val="0"/>
      <w:marBottom w:val="0"/>
      <w:divBdr>
        <w:top w:val="none" w:sz="0" w:space="0" w:color="auto"/>
        <w:left w:val="none" w:sz="0" w:space="0" w:color="auto"/>
        <w:bottom w:val="none" w:sz="0" w:space="0" w:color="auto"/>
        <w:right w:val="none" w:sz="0" w:space="0" w:color="auto"/>
      </w:divBdr>
    </w:div>
    <w:div w:id="1399328097">
      <w:marLeft w:val="0"/>
      <w:marRight w:val="0"/>
      <w:marTop w:val="0"/>
      <w:marBottom w:val="0"/>
      <w:divBdr>
        <w:top w:val="none" w:sz="0" w:space="0" w:color="auto"/>
        <w:left w:val="none" w:sz="0" w:space="0" w:color="auto"/>
        <w:bottom w:val="none" w:sz="0" w:space="0" w:color="auto"/>
        <w:right w:val="none" w:sz="0" w:space="0" w:color="auto"/>
      </w:divBdr>
    </w:div>
    <w:div w:id="1399398051">
      <w:bodyDiv w:val="1"/>
      <w:marLeft w:val="0"/>
      <w:marRight w:val="0"/>
      <w:marTop w:val="0"/>
      <w:marBottom w:val="0"/>
      <w:divBdr>
        <w:top w:val="none" w:sz="0" w:space="0" w:color="auto"/>
        <w:left w:val="none" w:sz="0" w:space="0" w:color="auto"/>
        <w:bottom w:val="none" w:sz="0" w:space="0" w:color="auto"/>
        <w:right w:val="none" w:sz="0" w:space="0" w:color="auto"/>
      </w:divBdr>
    </w:div>
    <w:div w:id="1399592677">
      <w:marLeft w:val="0"/>
      <w:marRight w:val="0"/>
      <w:marTop w:val="0"/>
      <w:marBottom w:val="0"/>
      <w:divBdr>
        <w:top w:val="none" w:sz="0" w:space="0" w:color="auto"/>
        <w:left w:val="none" w:sz="0" w:space="0" w:color="auto"/>
        <w:bottom w:val="none" w:sz="0" w:space="0" w:color="auto"/>
        <w:right w:val="none" w:sz="0" w:space="0" w:color="auto"/>
      </w:divBdr>
    </w:div>
    <w:div w:id="1399598795">
      <w:marLeft w:val="0"/>
      <w:marRight w:val="0"/>
      <w:marTop w:val="0"/>
      <w:marBottom w:val="0"/>
      <w:divBdr>
        <w:top w:val="none" w:sz="0" w:space="0" w:color="auto"/>
        <w:left w:val="none" w:sz="0" w:space="0" w:color="auto"/>
        <w:bottom w:val="none" w:sz="0" w:space="0" w:color="auto"/>
        <w:right w:val="none" w:sz="0" w:space="0" w:color="auto"/>
      </w:divBdr>
    </w:div>
    <w:div w:id="1399666330">
      <w:marLeft w:val="0"/>
      <w:marRight w:val="0"/>
      <w:marTop w:val="0"/>
      <w:marBottom w:val="0"/>
      <w:divBdr>
        <w:top w:val="none" w:sz="0" w:space="0" w:color="auto"/>
        <w:left w:val="none" w:sz="0" w:space="0" w:color="auto"/>
        <w:bottom w:val="none" w:sz="0" w:space="0" w:color="auto"/>
        <w:right w:val="none" w:sz="0" w:space="0" w:color="auto"/>
      </w:divBdr>
    </w:div>
    <w:div w:id="1399667943">
      <w:marLeft w:val="0"/>
      <w:marRight w:val="0"/>
      <w:marTop w:val="0"/>
      <w:marBottom w:val="0"/>
      <w:divBdr>
        <w:top w:val="none" w:sz="0" w:space="0" w:color="auto"/>
        <w:left w:val="none" w:sz="0" w:space="0" w:color="auto"/>
        <w:bottom w:val="none" w:sz="0" w:space="0" w:color="auto"/>
        <w:right w:val="none" w:sz="0" w:space="0" w:color="auto"/>
      </w:divBdr>
    </w:div>
    <w:div w:id="1399672310">
      <w:marLeft w:val="0"/>
      <w:marRight w:val="0"/>
      <w:marTop w:val="0"/>
      <w:marBottom w:val="0"/>
      <w:divBdr>
        <w:top w:val="none" w:sz="0" w:space="0" w:color="auto"/>
        <w:left w:val="none" w:sz="0" w:space="0" w:color="auto"/>
        <w:bottom w:val="none" w:sz="0" w:space="0" w:color="auto"/>
        <w:right w:val="none" w:sz="0" w:space="0" w:color="auto"/>
      </w:divBdr>
    </w:div>
    <w:div w:id="1399860509">
      <w:marLeft w:val="480"/>
      <w:marRight w:val="0"/>
      <w:marTop w:val="0"/>
      <w:marBottom w:val="0"/>
      <w:divBdr>
        <w:top w:val="none" w:sz="0" w:space="0" w:color="auto"/>
        <w:left w:val="none" w:sz="0" w:space="0" w:color="auto"/>
        <w:bottom w:val="none" w:sz="0" w:space="0" w:color="auto"/>
        <w:right w:val="none" w:sz="0" w:space="0" w:color="auto"/>
      </w:divBdr>
    </w:div>
    <w:div w:id="1399933950">
      <w:marLeft w:val="0"/>
      <w:marRight w:val="0"/>
      <w:marTop w:val="0"/>
      <w:marBottom w:val="0"/>
      <w:divBdr>
        <w:top w:val="none" w:sz="0" w:space="0" w:color="auto"/>
        <w:left w:val="none" w:sz="0" w:space="0" w:color="auto"/>
        <w:bottom w:val="none" w:sz="0" w:space="0" w:color="auto"/>
        <w:right w:val="none" w:sz="0" w:space="0" w:color="auto"/>
      </w:divBdr>
    </w:div>
    <w:div w:id="1400010831">
      <w:marLeft w:val="0"/>
      <w:marRight w:val="0"/>
      <w:marTop w:val="0"/>
      <w:marBottom w:val="0"/>
      <w:divBdr>
        <w:top w:val="none" w:sz="0" w:space="0" w:color="auto"/>
        <w:left w:val="none" w:sz="0" w:space="0" w:color="auto"/>
        <w:bottom w:val="none" w:sz="0" w:space="0" w:color="auto"/>
        <w:right w:val="none" w:sz="0" w:space="0" w:color="auto"/>
      </w:divBdr>
    </w:div>
    <w:div w:id="1400011988">
      <w:marLeft w:val="0"/>
      <w:marRight w:val="0"/>
      <w:marTop w:val="0"/>
      <w:marBottom w:val="0"/>
      <w:divBdr>
        <w:top w:val="none" w:sz="0" w:space="0" w:color="auto"/>
        <w:left w:val="none" w:sz="0" w:space="0" w:color="auto"/>
        <w:bottom w:val="none" w:sz="0" w:space="0" w:color="auto"/>
        <w:right w:val="none" w:sz="0" w:space="0" w:color="auto"/>
      </w:divBdr>
    </w:div>
    <w:div w:id="1400052002">
      <w:marLeft w:val="0"/>
      <w:marRight w:val="0"/>
      <w:marTop w:val="0"/>
      <w:marBottom w:val="0"/>
      <w:divBdr>
        <w:top w:val="none" w:sz="0" w:space="0" w:color="auto"/>
        <w:left w:val="none" w:sz="0" w:space="0" w:color="auto"/>
        <w:bottom w:val="none" w:sz="0" w:space="0" w:color="auto"/>
        <w:right w:val="none" w:sz="0" w:space="0" w:color="auto"/>
      </w:divBdr>
    </w:div>
    <w:div w:id="1400055544">
      <w:marLeft w:val="0"/>
      <w:marRight w:val="0"/>
      <w:marTop w:val="0"/>
      <w:marBottom w:val="0"/>
      <w:divBdr>
        <w:top w:val="none" w:sz="0" w:space="0" w:color="auto"/>
        <w:left w:val="none" w:sz="0" w:space="0" w:color="auto"/>
        <w:bottom w:val="none" w:sz="0" w:space="0" w:color="auto"/>
        <w:right w:val="none" w:sz="0" w:space="0" w:color="auto"/>
      </w:divBdr>
    </w:div>
    <w:div w:id="1400133578">
      <w:marLeft w:val="0"/>
      <w:marRight w:val="0"/>
      <w:marTop w:val="0"/>
      <w:marBottom w:val="0"/>
      <w:divBdr>
        <w:top w:val="none" w:sz="0" w:space="0" w:color="auto"/>
        <w:left w:val="none" w:sz="0" w:space="0" w:color="auto"/>
        <w:bottom w:val="none" w:sz="0" w:space="0" w:color="auto"/>
        <w:right w:val="none" w:sz="0" w:space="0" w:color="auto"/>
      </w:divBdr>
    </w:div>
    <w:div w:id="1400208294">
      <w:marLeft w:val="0"/>
      <w:marRight w:val="0"/>
      <w:marTop w:val="0"/>
      <w:marBottom w:val="0"/>
      <w:divBdr>
        <w:top w:val="none" w:sz="0" w:space="0" w:color="auto"/>
        <w:left w:val="none" w:sz="0" w:space="0" w:color="auto"/>
        <w:bottom w:val="none" w:sz="0" w:space="0" w:color="auto"/>
        <w:right w:val="none" w:sz="0" w:space="0" w:color="auto"/>
      </w:divBdr>
    </w:div>
    <w:div w:id="1400322261">
      <w:marLeft w:val="0"/>
      <w:marRight w:val="0"/>
      <w:marTop w:val="0"/>
      <w:marBottom w:val="0"/>
      <w:divBdr>
        <w:top w:val="none" w:sz="0" w:space="0" w:color="auto"/>
        <w:left w:val="none" w:sz="0" w:space="0" w:color="auto"/>
        <w:bottom w:val="none" w:sz="0" w:space="0" w:color="auto"/>
        <w:right w:val="none" w:sz="0" w:space="0" w:color="auto"/>
      </w:divBdr>
    </w:div>
    <w:div w:id="1400329768">
      <w:marLeft w:val="0"/>
      <w:marRight w:val="0"/>
      <w:marTop w:val="0"/>
      <w:marBottom w:val="0"/>
      <w:divBdr>
        <w:top w:val="none" w:sz="0" w:space="0" w:color="auto"/>
        <w:left w:val="none" w:sz="0" w:space="0" w:color="auto"/>
        <w:bottom w:val="none" w:sz="0" w:space="0" w:color="auto"/>
        <w:right w:val="none" w:sz="0" w:space="0" w:color="auto"/>
      </w:divBdr>
    </w:div>
    <w:div w:id="1400444351">
      <w:marLeft w:val="0"/>
      <w:marRight w:val="0"/>
      <w:marTop w:val="0"/>
      <w:marBottom w:val="0"/>
      <w:divBdr>
        <w:top w:val="none" w:sz="0" w:space="0" w:color="auto"/>
        <w:left w:val="none" w:sz="0" w:space="0" w:color="auto"/>
        <w:bottom w:val="none" w:sz="0" w:space="0" w:color="auto"/>
        <w:right w:val="none" w:sz="0" w:space="0" w:color="auto"/>
      </w:divBdr>
    </w:div>
    <w:div w:id="1400517973">
      <w:marLeft w:val="0"/>
      <w:marRight w:val="0"/>
      <w:marTop w:val="0"/>
      <w:marBottom w:val="0"/>
      <w:divBdr>
        <w:top w:val="none" w:sz="0" w:space="0" w:color="auto"/>
        <w:left w:val="none" w:sz="0" w:space="0" w:color="auto"/>
        <w:bottom w:val="none" w:sz="0" w:space="0" w:color="auto"/>
        <w:right w:val="none" w:sz="0" w:space="0" w:color="auto"/>
      </w:divBdr>
    </w:div>
    <w:div w:id="1400858080">
      <w:marLeft w:val="0"/>
      <w:marRight w:val="0"/>
      <w:marTop w:val="0"/>
      <w:marBottom w:val="0"/>
      <w:divBdr>
        <w:top w:val="none" w:sz="0" w:space="0" w:color="auto"/>
        <w:left w:val="none" w:sz="0" w:space="0" w:color="auto"/>
        <w:bottom w:val="none" w:sz="0" w:space="0" w:color="auto"/>
        <w:right w:val="none" w:sz="0" w:space="0" w:color="auto"/>
      </w:divBdr>
    </w:div>
    <w:div w:id="1400904863">
      <w:marLeft w:val="0"/>
      <w:marRight w:val="0"/>
      <w:marTop w:val="0"/>
      <w:marBottom w:val="0"/>
      <w:divBdr>
        <w:top w:val="none" w:sz="0" w:space="0" w:color="auto"/>
        <w:left w:val="none" w:sz="0" w:space="0" w:color="auto"/>
        <w:bottom w:val="none" w:sz="0" w:space="0" w:color="auto"/>
        <w:right w:val="none" w:sz="0" w:space="0" w:color="auto"/>
      </w:divBdr>
    </w:div>
    <w:div w:id="1400909722">
      <w:marLeft w:val="0"/>
      <w:marRight w:val="0"/>
      <w:marTop w:val="0"/>
      <w:marBottom w:val="0"/>
      <w:divBdr>
        <w:top w:val="none" w:sz="0" w:space="0" w:color="auto"/>
        <w:left w:val="none" w:sz="0" w:space="0" w:color="auto"/>
        <w:bottom w:val="none" w:sz="0" w:space="0" w:color="auto"/>
        <w:right w:val="none" w:sz="0" w:space="0" w:color="auto"/>
      </w:divBdr>
    </w:div>
    <w:div w:id="1400909729">
      <w:marLeft w:val="0"/>
      <w:marRight w:val="0"/>
      <w:marTop w:val="0"/>
      <w:marBottom w:val="0"/>
      <w:divBdr>
        <w:top w:val="none" w:sz="0" w:space="0" w:color="auto"/>
        <w:left w:val="none" w:sz="0" w:space="0" w:color="auto"/>
        <w:bottom w:val="none" w:sz="0" w:space="0" w:color="auto"/>
        <w:right w:val="none" w:sz="0" w:space="0" w:color="auto"/>
      </w:divBdr>
    </w:div>
    <w:div w:id="1400980553">
      <w:marLeft w:val="0"/>
      <w:marRight w:val="0"/>
      <w:marTop w:val="0"/>
      <w:marBottom w:val="0"/>
      <w:divBdr>
        <w:top w:val="none" w:sz="0" w:space="0" w:color="auto"/>
        <w:left w:val="none" w:sz="0" w:space="0" w:color="auto"/>
        <w:bottom w:val="none" w:sz="0" w:space="0" w:color="auto"/>
        <w:right w:val="none" w:sz="0" w:space="0" w:color="auto"/>
      </w:divBdr>
    </w:div>
    <w:div w:id="1401055956">
      <w:marLeft w:val="0"/>
      <w:marRight w:val="0"/>
      <w:marTop w:val="0"/>
      <w:marBottom w:val="0"/>
      <w:divBdr>
        <w:top w:val="none" w:sz="0" w:space="0" w:color="auto"/>
        <w:left w:val="none" w:sz="0" w:space="0" w:color="auto"/>
        <w:bottom w:val="none" w:sz="0" w:space="0" w:color="auto"/>
        <w:right w:val="none" w:sz="0" w:space="0" w:color="auto"/>
      </w:divBdr>
    </w:div>
    <w:div w:id="1401322792">
      <w:bodyDiv w:val="1"/>
      <w:marLeft w:val="0"/>
      <w:marRight w:val="0"/>
      <w:marTop w:val="0"/>
      <w:marBottom w:val="0"/>
      <w:divBdr>
        <w:top w:val="none" w:sz="0" w:space="0" w:color="auto"/>
        <w:left w:val="none" w:sz="0" w:space="0" w:color="auto"/>
        <w:bottom w:val="none" w:sz="0" w:space="0" w:color="auto"/>
        <w:right w:val="none" w:sz="0" w:space="0" w:color="auto"/>
      </w:divBdr>
    </w:div>
    <w:div w:id="1401437841">
      <w:marLeft w:val="0"/>
      <w:marRight w:val="0"/>
      <w:marTop w:val="0"/>
      <w:marBottom w:val="0"/>
      <w:divBdr>
        <w:top w:val="none" w:sz="0" w:space="0" w:color="auto"/>
        <w:left w:val="none" w:sz="0" w:space="0" w:color="auto"/>
        <w:bottom w:val="none" w:sz="0" w:space="0" w:color="auto"/>
        <w:right w:val="none" w:sz="0" w:space="0" w:color="auto"/>
      </w:divBdr>
    </w:div>
    <w:div w:id="1401630983">
      <w:marLeft w:val="0"/>
      <w:marRight w:val="0"/>
      <w:marTop w:val="0"/>
      <w:marBottom w:val="0"/>
      <w:divBdr>
        <w:top w:val="none" w:sz="0" w:space="0" w:color="auto"/>
        <w:left w:val="none" w:sz="0" w:space="0" w:color="auto"/>
        <w:bottom w:val="none" w:sz="0" w:space="0" w:color="auto"/>
        <w:right w:val="none" w:sz="0" w:space="0" w:color="auto"/>
      </w:divBdr>
    </w:div>
    <w:div w:id="1401631086">
      <w:marLeft w:val="0"/>
      <w:marRight w:val="0"/>
      <w:marTop w:val="0"/>
      <w:marBottom w:val="0"/>
      <w:divBdr>
        <w:top w:val="none" w:sz="0" w:space="0" w:color="auto"/>
        <w:left w:val="none" w:sz="0" w:space="0" w:color="auto"/>
        <w:bottom w:val="none" w:sz="0" w:space="0" w:color="auto"/>
        <w:right w:val="none" w:sz="0" w:space="0" w:color="auto"/>
      </w:divBdr>
    </w:div>
    <w:div w:id="1401710144">
      <w:marLeft w:val="0"/>
      <w:marRight w:val="0"/>
      <w:marTop w:val="0"/>
      <w:marBottom w:val="0"/>
      <w:divBdr>
        <w:top w:val="none" w:sz="0" w:space="0" w:color="auto"/>
        <w:left w:val="none" w:sz="0" w:space="0" w:color="auto"/>
        <w:bottom w:val="none" w:sz="0" w:space="0" w:color="auto"/>
        <w:right w:val="none" w:sz="0" w:space="0" w:color="auto"/>
      </w:divBdr>
    </w:div>
    <w:div w:id="1401712460">
      <w:marLeft w:val="0"/>
      <w:marRight w:val="0"/>
      <w:marTop w:val="0"/>
      <w:marBottom w:val="0"/>
      <w:divBdr>
        <w:top w:val="none" w:sz="0" w:space="0" w:color="auto"/>
        <w:left w:val="none" w:sz="0" w:space="0" w:color="auto"/>
        <w:bottom w:val="none" w:sz="0" w:space="0" w:color="auto"/>
        <w:right w:val="none" w:sz="0" w:space="0" w:color="auto"/>
      </w:divBdr>
    </w:div>
    <w:div w:id="1401753044">
      <w:bodyDiv w:val="1"/>
      <w:marLeft w:val="0"/>
      <w:marRight w:val="0"/>
      <w:marTop w:val="0"/>
      <w:marBottom w:val="0"/>
      <w:divBdr>
        <w:top w:val="none" w:sz="0" w:space="0" w:color="auto"/>
        <w:left w:val="none" w:sz="0" w:space="0" w:color="auto"/>
        <w:bottom w:val="none" w:sz="0" w:space="0" w:color="auto"/>
        <w:right w:val="none" w:sz="0" w:space="0" w:color="auto"/>
      </w:divBdr>
    </w:div>
    <w:div w:id="1401902354">
      <w:marLeft w:val="0"/>
      <w:marRight w:val="0"/>
      <w:marTop w:val="0"/>
      <w:marBottom w:val="0"/>
      <w:divBdr>
        <w:top w:val="none" w:sz="0" w:space="0" w:color="auto"/>
        <w:left w:val="none" w:sz="0" w:space="0" w:color="auto"/>
        <w:bottom w:val="none" w:sz="0" w:space="0" w:color="auto"/>
        <w:right w:val="none" w:sz="0" w:space="0" w:color="auto"/>
      </w:divBdr>
    </w:div>
    <w:div w:id="1401902806">
      <w:marLeft w:val="0"/>
      <w:marRight w:val="0"/>
      <w:marTop w:val="0"/>
      <w:marBottom w:val="0"/>
      <w:divBdr>
        <w:top w:val="none" w:sz="0" w:space="0" w:color="auto"/>
        <w:left w:val="none" w:sz="0" w:space="0" w:color="auto"/>
        <w:bottom w:val="none" w:sz="0" w:space="0" w:color="auto"/>
        <w:right w:val="none" w:sz="0" w:space="0" w:color="auto"/>
      </w:divBdr>
    </w:div>
    <w:div w:id="1401950576">
      <w:marLeft w:val="0"/>
      <w:marRight w:val="0"/>
      <w:marTop w:val="0"/>
      <w:marBottom w:val="0"/>
      <w:divBdr>
        <w:top w:val="none" w:sz="0" w:space="0" w:color="auto"/>
        <w:left w:val="none" w:sz="0" w:space="0" w:color="auto"/>
        <w:bottom w:val="none" w:sz="0" w:space="0" w:color="auto"/>
        <w:right w:val="none" w:sz="0" w:space="0" w:color="auto"/>
      </w:divBdr>
    </w:div>
    <w:div w:id="1402095117">
      <w:marLeft w:val="0"/>
      <w:marRight w:val="0"/>
      <w:marTop w:val="0"/>
      <w:marBottom w:val="0"/>
      <w:divBdr>
        <w:top w:val="none" w:sz="0" w:space="0" w:color="auto"/>
        <w:left w:val="none" w:sz="0" w:space="0" w:color="auto"/>
        <w:bottom w:val="none" w:sz="0" w:space="0" w:color="auto"/>
        <w:right w:val="none" w:sz="0" w:space="0" w:color="auto"/>
      </w:divBdr>
    </w:div>
    <w:div w:id="1402101604">
      <w:marLeft w:val="0"/>
      <w:marRight w:val="0"/>
      <w:marTop w:val="0"/>
      <w:marBottom w:val="0"/>
      <w:divBdr>
        <w:top w:val="none" w:sz="0" w:space="0" w:color="auto"/>
        <w:left w:val="none" w:sz="0" w:space="0" w:color="auto"/>
        <w:bottom w:val="none" w:sz="0" w:space="0" w:color="auto"/>
        <w:right w:val="none" w:sz="0" w:space="0" w:color="auto"/>
      </w:divBdr>
    </w:div>
    <w:div w:id="1402286376">
      <w:marLeft w:val="0"/>
      <w:marRight w:val="0"/>
      <w:marTop w:val="0"/>
      <w:marBottom w:val="0"/>
      <w:divBdr>
        <w:top w:val="none" w:sz="0" w:space="0" w:color="auto"/>
        <w:left w:val="none" w:sz="0" w:space="0" w:color="auto"/>
        <w:bottom w:val="none" w:sz="0" w:space="0" w:color="auto"/>
        <w:right w:val="none" w:sz="0" w:space="0" w:color="auto"/>
      </w:divBdr>
    </w:div>
    <w:div w:id="1402290732">
      <w:marLeft w:val="0"/>
      <w:marRight w:val="0"/>
      <w:marTop w:val="0"/>
      <w:marBottom w:val="0"/>
      <w:divBdr>
        <w:top w:val="none" w:sz="0" w:space="0" w:color="auto"/>
        <w:left w:val="none" w:sz="0" w:space="0" w:color="auto"/>
        <w:bottom w:val="none" w:sz="0" w:space="0" w:color="auto"/>
        <w:right w:val="none" w:sz="0" w:space="0" w:color="auto"/>
      </w:divBdr>
    </w:div>
    <w:div w:id="1402437023">
      <w:marLeft w:val="0"/>
      <w:marRight w:val="0"/>
      <w:marTop w:val="0"/>
      <w:marBottom w:val="0"/>
      <w:divBdr>
        <w:top w:val="none" w:sz="0" w:space="0" w:color="auto"/>
        <w:left w:val="none" w:sz="0" w:space="0" w:color="auto"/>
        <w:bottom w:val="none" w:sz="0" w:space="0" w:color="auto"/>
        <w:right w:val="none" w:sz="0" w:space="0" w:color="auto"/>
      </w:divBdr>
    </w:div>
    <w:div w:id="1402606902">
      <w:marLeft w:val="0"/>
      <w:marRight w:val="0"/>
      <w:marTop w:val="0"/>
      <w:marBottom w:val="0"/>
      <w:divBdr>
        <w:top w:val="none" w:sz="0" w:space="0" w:color="auto"/>
        <w:left w:val="none" w:sz="0" w:space="0" w:color="auto"/>
        <w:bottom w:val="none" w:sz="0" w:space="0" w:color="auto"/>
        <w:right w:val="none" w:sz="0" w:space="0" w:color="auto"/>
      </w:divBdr>
    </w:div>
    <w:div w:id="1402632498">
      <w:marLeft w:val="0"/>
      <w:marRight w:val="0"/>
      <w:marTop w:val="0"/>
      <w:marBottom w:val="0"/>
      <w:divBdr>
        <w:top w:val="none" w:sz="0" w:space="0" w:color="auto"/>
        <w:left w:val="none" w:sz="0" w:space="0" w:color="auto"/>
        <w:bottom w:val="none" w:sz="0" w:space="0" w:color="auto"/>
        <w:right w:val="none" w:sz="0" w:space="0" w:color="auto"/>
      </w:divBdr>
    </w:div>
    <w:div w:id="1402680394">
      <w:marLeft w:val="0"/>
      <w:marRight w:val="0"/>
      <w:marTop w:val="0"/>
      <w:marBottom w:val="0"/>
      <w:divBdr>
        <w:top w:val="none" w:sz="0" w:space="0" w:color="auto"/>
        <w:left w:val="none" w:sz="0" w:space="0" w:color="auto"/>
        <w:bottom w:val="none" w:sz="0" w:space="0" w:color="auto"/>
        <w:right w:val="none" w:sz="0" w:space="0" w:color="auto"/>
      </w:divBdr>
    </w:div>
    <w:div w:id="1402748798">
      <w:marLeft w:val="0"/>
      <w:marRight w:val="0"/>
      <w:marTop w:val="0"/>
      <w:marBottom w:val="0"/>
      <w:divBdr>
        <w:top w:val="none" w:sz="0" w:space="0" w:color="auto"/>
        <w:left w:val="none" w:sz="0" w:space="0" w:color="auto"/>
        <w:bottom w:val="none" w:sz="0" w:space="0" w:color="auto"/>
        <w:right w:val="none" w:sz="0" w:space="0" w:color="auto"/>
      </w:divBdr>
    </w:div>
    <w:div w:id="1402753280">
      <w:marLeft w:val="0"/>
      <w:marRight w:val="0"/>
      <w:marTop w:val="0"/>
      <w:marBottom w:val="0"/>
      <w:divBdr>
        <w:top w:val="none" w:sz="0" w:space="0" w:color="auto"/>
        <w:left w:val="none" w:sz="0" w:space="0" w:color="auto"/>
        <w:bottom w:val="none" w:sz="0" w:space="0" w:color="auto"/>
        <w:right w:val="none" w:sz="0" w:space="0" w:color="auto"/>
      </w:divBdr>
    </w:div>
    <w:div w:id="1402756964">
      <w:marLeft w:val="0"/>
      <w:marRight w:val="0"/>
      <w:marTop w:val="0"/>
      <w:marBottom w:val="0"/>
      <w:divBdr>
        <w:top w:val="none" w:sz="0" w:space="0" w:color="auto"/>
        <w:left w:val="none" w:sz="0" w:space="0" w:color="auto"/>
        <w:bottom w:val="none" w:sz="0" w:space="0" w:color="auto"/>
        <w:right w:val="none" w:sz="0" w:space="0" w:color="auto"/>
      </w:divBdr>
    </w:div>
    <w:div w:id="1402942963">
      <w:marLeft w:val="0"/>
      <w:marRight w:val="0"/>
      <w:marTop w:val="0"/>
      <w:marBottom w:val="0"/>
      <w:divBdr>
        <w:top w:val="none" w:sz="0" w:space="0" w:color="auto"/>
        <w:left w:val="none" w:sz="0" w:space="0" w:color="auto"/>
        <w:bottom w:val="none" w:sz="0" w:space="0" w:color="auto"/>
        <w:right w:val="none" w:sz="0" w:space="0" w:color="auto"/>
      </w:divBdr>
    </w:div>
    <w:div w:id="1403020495">
      <w:marLeft w:val="0"/>
      <w:marRight w:val="0"/>
      <w:marTop w:val="0"/>
      <w:marBottom w:val="0"/>
      <w:divBdr>
        <w:top w:val="none" w:sz="0" w:space="0" w:color="auto"/>
        <w:left w:val="none" w:sz="0" w:space="0" w:color="auto"/>
        <w:bottom w:val="none" w:sz="0" w:space="0" w:color="auto"/>
        <w:right w:val="none" w:sz="0" w:space="0" w:color="auto"/>
      </w:divBdr>
    </w:div>
    <w:div w:id="1403067062">
      <w:marLeft w:val="0"/>
      <w:marRight w:val="0"/>
      <w:marTop w:val="0"/>
      <w:marBottom w:val="0"/>
      <w:divBdr>
        <w:top w:val="none" w:sz="0" w:space="0" w:color="auto"/>
        <w:left w:val="none" w:sz="0" w:space="0" w:color="auto"/>
        <w:bottom w:val="none" w:sz="0" w:space="0" w:color="auto"/>
        <w:right w:val="none" w:sz="0" w:space="0" w:color="auto"/>
      </w:divBdr>
    </w:div>
    <w:div w:id="1403067581">
      <w:marLeft w:val="0"/>
      <w:marRight w:val="0"/>
      <w:marTop w:val="0"/>
      <w:marBottom w:val="0"/>
      <w:divBdr>
        <w:top w:val="none" w:sz="0" w:space="0" w:color="auto"/>
        <w:left w:val="none" w:sz="0" w:space="0" w:color="auto"/>
        <w:bottom w:val="none" w:sz="0" w:space="0" w:color="auto"/>
        <w:right w:val="none" w:sz="0" w:space="0" w:color="auto"/>
      </w:divBdr>
    </w:div>
    <w:div w:id="1403067722">
      <w:bodyDiv w:val="1"/>
      <w:marLeft w:val="0"/>
      <w:marRight w:val="0"/>
      <w:marTop w:val="0"/>
      <w:marBottom w:val="0"/>
      <w:divBdr>
        <w:top w:val="none" w:sz="0" w:space="0" w:color="auto"/>
        <w:left w:val="none" w:sz="0" w:space="0" w:color="auto"/>
        <w:bottom w:val="none" w:sz="0" w:space="0" w:color="auto"/>
        <w:right w:val="none" w:sz="0" w:space="0" w:color="auto"/>
      </w:divBdr>
    </w:div>
    <w:div w:id="1403212927">
      <w:marLeft w:val="0"/>
      <w:marRight w:val="0"/>
      <w:marTop w:val="0"/>
      <w:marBottom w:val="0"/>
      <w:divBdr>
        <w:top w:val="none" w:sz="0" w:space="0" w:color="auto"/>
        <w:left w:val="none" w:sz="0" w:space="0" w:color="auto"/>
        <w:bottom w:val="none" w:sz="0" w:space="0" w:color="auto"/>
        <w:right w:val="none" w:sz="0" w:space="0" w:color="auto"/>
      </w:divBdr>
    </w:div>
    <w:div w:id="1403285674">
      <w:marLeft w:val="0"/>
      <w:marRight w:val="0"/>
      <w:marTop w:val="0"/>
      <w:marBottom w:val="0"/>
      <w:divBdr>
        <w:top w:val="none" w:sz="0" w:space="0" w:color="auto"/>
        <w:left w:val="none" w:sz="0" w:space="0" w:color="auto"/>
        <w:bottom w:val="none" w:sz="0" w:space="0" w:color="auto"/>
        <w:right w:val="none" w:sz="0" w:space="0" w:color="auto"/>
      </w:divBdr>
    </w:div>
    <w:div w:id="1403336352">
      <w:marLeft w:val="0"/>
      <w:marRight w:val="0"/>
      <w:marTop w:val="0"/>
      <w:marBottom w:val="0"/>
      <w:divBdr>
        <w:top w:val="none" w:sz="0" w:space="0" w:color="auto"/>
        <w:left w:val="none" w:sz="0" w:space="0" w:color="auto"/>
        <w:bottom w:val="none" w:sz="0" w:space="0" w:color="auto"/>
        <w:right w:val="none" w:sz="0" w:space="0" w:color="auto"/>
      </w:divBdr>
    </w:div>
    <w:div w:id="1403482322">
      <w:bodyDiv w:val="1"/>
      <w:marLeft w:val="0"/>
      <w:marRight w:val="0"/>
      <w:marTop w:val="0"/>
      <w:marBottom w:val="0"/>
      <w:divBdr>
        <w:top w:val="none" w:sz="0" w:space="0" w:color="auto"/>
        <w:left w:val="none" w:sz="0" w:space="0" w:color="auto"/>
        <w:bottom w:val="none" w:sz="0" w:space="0" w:color="auto"/>
        <w:right w:val="none" w:sz="0" w:space="0" w:color="auto"/>
      </w:divBdr>
    </w:div>
    <w:div w:id="1403482342">
      <w:marLeft w:val="0"/>
      <w:marRight w:val="0"/>
      <w:marTop w:val="0"/>
      <w:marBottom w:val="0"/>
      <w:divBdr>
        <w:top w:val="none" w:sz="0" w:space="0" w:color="auto"/>
        <w:left w:val="none" w:sz="0" w:space="0" w:color="auto"/>
        <w:bottom w:val="none" w:sz="0" w:space="0" w:color="auto"/>
        <w:right w:val="none" w:sz="0" w:space="0" w:color="auto"/>
      </w:divBdr>
    </w:div>
    <w:div w:id="1403486014">
      <w:marLeft w:val="0"/>
      <w:marRight w:val="0"/>
      <w:marTop w:val="0"/>
      <w:marBottom w:val="0"/>
      <w:divBdr>
        <w:top w:val="none" w:sz="0" w:space="0" w:color="auto"/>
        <w:left w:val="none" w:sz="0" w:space="0" w:color="auto"/>
        <w:bottom w:val="none" w:sz="0" w:space="0" w:color="auto"/>
        <w:right w:val="none" w:sz="0" w:space="0" w:color="auto"/>
      </w:divBdr>
    </w:div>
    <w:div w:id="1403521269">
      <w:marLeft w:val="0"/>
      <w:marRight w:val="0"/>
      <w:marTop w:val="0"/>
      <w:marBottom w:val="0"/>
      <w:divBdr>
        <w:top w:val="none" w:sz="0" w:space="0" w:color="auto"/>
        <w:left w:val="none" w:sz="0" w:space="0" w:color="auto"/>
        <w:bottom w:val="none" w:sz="0" w:space="0" w:color="auto"/>
        <w:right w:val="none" w:sz="0" w:space="0" w:color="auto"/>
      </w:divBdr>
    </w:div>
    <w:div w:id="1403522244">
      <w:marLeft w:val="0"/>
      <w:marRight w:val="0"/>
      <w:marTop w:val="0"/>
      <w:marBottom w:val="0"/>
      <w:divBdr>
        <w:top w:val="none" w:sz="0" w:space="0" w:color="auto"/>
        <w:left w:val="none" w:sz="0" w:space="0" w:color="auto"/>
        <w:bottom w:val="none" w:sz="0" w:space="0" w:color="auto"/>
        <w:right w:val="none" w:sz="0" w:space="0" w:color="auto"/>
      </w:divBdr>
    </w:div>
    <w:div w:id="1403675057">
      <w:marLeft w:val="0"/>
      <w:marRight w:val="0"/>
      <w:marTop w:val="0"/>
      <w:marBottom w:val="0"/>
      <w:divBdr>
        <w:top w:val="none" w:sz="0" w:space="0" w:color="auto"/>
        <w:left w:val="none" w:sz="0" w:space="0" w:color="auto"/>
        <w:bottom w:val="none" w:sz="0" w:space="0" w:color="auto"/>
        <w:right w:val="none" w:sz="0" w:space="0" w:color="auto"/>
      </w:divBdr>
    </w:div>
    <w:div w:id="1403793527">
      <w:marLeft w:val="0"/>
      <w:marRight w:val="0"/>
      <w:marTop w:val="0"/>
      <w:marBottom w:val="0"/>
      <w:divBdr>
        <w:top w:val="none" w:sz="0" w:space="0" w:color="auto"/>
        <w:left w:val="none" w:sz="0" w:space="0" w:color="auto"/>
        <w:bottom w:val="none" w:sz="0" w:space="0" w:color="auto"/>
        <w:right w:val="none" w:sz="0" w:space="0" w:color="auto"/>
      </w:divBdr>
    </w:div>
    <w:div w:id="1403798198">
      <w:marLeft w:val="0"/>
      <w:marRight w:val="0"/>
      <w:marTop w:val="0"/>
      <w:marBottom w:val="0"/>
      <w:divBdr>
        <w:top w:val="none" w:sz="0" w:space="0" w:color="auto"/>
        <w:left w:val="none" w:sz="0" w:space="0" w:color="auto"/>
        <w:bottom w:val="none" w:sz="0" w:space="0" w:color="auto"/>
        <w:right w:val="none" w:sz="0" w:space="0" w:color="auto"/>
      </w:divBdr>
    </w:div>
    <w:div w:id="1403874080">
      <w:marLeft w:val="0"/>
      <w:marRight w:val="0"/>
      <w:marTop w:val="0"/>
      <w:marBottom w:val="0"/>
      <w:divBdr>
        <w:top w:val="none" w:sz="0" w:space="0" w:color="auto"/>
        <w:left w:val="none" w:sz="0" w:space="0" w:color="auto"/>
        <w:bottom w:val="none" w:sz="0" w:space="0" w:color="auto"/>
        <w:right w:val="none" w:sz="0" w:space="0" w:color="auto"/>
      </w:divBdr>
    </w:div>
    <w:div w:id="1403915511">
      <w:marLeft w:val="0"/>
      <w:marRight w:val="0"/>
      <w:marTop w:val="0"/>
      <w:marBottom w:val="0"/>
      <w:divBdr>
        <w:top w:val="none" w:sz="0" w:space="0" w:color="auto"/>
        <w:left w:val="none" w:sz="0" w:space="0" w:color="auto"/>
        <w:bottom w:val="none" w:sz="0" w:space="0" w:color="auto"/>
        <w:right w:val="none" w:sz="0" w:space="0" w:color="auto"/>
      </w:divBdr>
    </w:div>
    <w:div w:id="1403991074">
      <w:marLeft w:val="0"/>
      <w:marRight w:val="0"/>
      <w:marTop w:val="0"/>
      <w:marBottom w:val="0"/>
      <w:divBdr>
        <w:top w:val="none" w:sz="0" w:space="0" w:color="auto"/>
        <w:left w:val="none" w:sz="0" w:space="0" w:color="auto"/>
        <w:bottom w:val="none" w:sz="0" w:space="0" w:color="auto"/>
        <w:right w:val="none" w:sz="0" w:space="0" w:color="auto"/>
      </w:divBdr>
    </w:div>
    <w:div w:id="1404058549">
      <w:marLeft w:val="0"/>
      <w:marRight w:val="0"/>
      <w:marTop w:val="0"/>
      <w:marBottom w:val="0"/>
      <w:divBdr>
        <w:top w:val="none" w:sz="0" w:space="0" w:color="auto"/>
        <w:left w:val="none" w:sz="0" w:space="0" w:color="auto"/>
        <w:bottom w:val="none" w:sz="0" w:space="0" w:color="auto"/>
        <w:right w:val="none" w:sz="0" w:space="0" w:color="auto"/>
      </w:divBdr>
    </w:div>
    <w:div w:id="1404064943">
      <w:marLeft w:val="0"/>
      <w:marRight w:val="0"/>
      <w:marTop w:val="0"/>
      <w:marBottom w:val="0"/>
      <w:divBdr>
        <w:top w:val="none" w:sz="0" w:space="0" w:color="auto"/>
        <w:left w:val="none" w:sz="0" w:space="0" w:color="auto"/>
        <w:bottom w:val="none" w:sz="0" w:space="0" w:color="auto"/>
        <w:right w:val="none" w:sz="0" w:space="0" w:color="auto"/>
      </w:divBdr>
    </w:div>
    <w:div w:id="1404110156">
      <w:marLeft w:val="0"/>
      <w:marRight w:val="0"/>
      <w:marTop w:val="0"/>
      <w:marBottom w:val="0"/>
      <w:divBdr>
        <w:top w:val="none" w:sz="0" w:space="0" w:color="auto"/>
        <w:left w:val="none" w:sz="0" w:space="0" w:color="auto"/>
        <w:bottom w:val="none" w:sz="0" w:space="0" w:color="auto"/>
        <w:right w:val="none" w:sz="0" w:space="0" w:color="auto"/>
      </w:divBdr>
    </w:div>
    <w:div w:id="1404135699">
      <w:marLeft w:val="0"/>
      <w:marRight w:val="0"/>
      <w:marTop w:val="0"/>
      <w:marBottom w:val="0"/>
      <w:divBdr>
        <w:top w:val="none" w:sz="0" w:space="0" w:color="auto"/>
        <w:left w:val="none" w:sz="0" w:space="0" w:color="auto"/>
        <w:bottom w:val="none" w:sz="0" w:space="0" w:color="auto"/>
        <w:right w:val="none" w:sz="0" w:space="0" w:color="auto"/>
      </w:divBdr>
    </w:div>
    <w:div w:id="1404181562">
      <w:marLeft w:val="0"/>
      <w:marRight w:val="0"/>
      <w:marTop w:val="0"/>
      <w:marBottom w:val="0"/>
      <w:divBdr>
        <w:top w:val="none" w:sz="0" w:space="0" w:color="auto"/>
        <w:left w:val="none" w:sz="0" w:space="0" w:color="auto"/>
        <w:bottom w:val="none" w:sz="0" w:space="0" w:color="auto"/>
        <w:right w:val="none" w:sz="0" w:space="0" w:color="auto"/>
      </w:divBdr>
    </w:div>
    <w:div w:id="1404254521">
      <w:bodyDiv w:val="1"/>
      <w:marLeft w:val="0"/>
      <w:marRight w:val="0"/>
      <w:marTop w:val="0"/>
      <w:marBottom w:val="0"/>
      <w:divBdr>
        <w:top w:val="none" w:sz="0" w:space="0" w:color="auto"/>
        <w:left w:val="none" w:sz="0" w:space="0" w:color="auto"/>
        <w:bottom w:val="none" w:sz="0" w:space="0" w:color="auto"/>
        <w:right w:val="none" w:sz="0" w:space="0" w:color="auto"/>
      </w:divBdr>
    </w:div>
    <w:div w:id="1404327439">
      <w:marLeft w:val="0"/>
      <w:marRight w:val="0"/>
      <w:marTop w:val="0"/>
      <w:marBottom w:val="0"/>
      <w:divBdr>
        <w:top w:val="none" w:sz="0" w:space="0" w:color="auto"/>
        <w:left w:val="none" w:sz="0" w:space="0" w:color="auto"/>
        <w:bottom w:val="none" w:sz="0" w:space="0" w:color="auto"/>
        <w:right w:val="none" w:sz="0" w:space="0" w:color="auto"/>
      </w:divBdr>
    </w:div>
    <w:div w:id="1404372044">
      <w:marLeft w:val="0"/>
      <w:marRight w:val="0"/>
      <w:marTop w:val="0"/>
      <w:marBottom w:val="0"/>
      <w:divBdr>
        <w:top w:val="none" w:sz="0" w:space="0" w:color="auto"/>
        <w:left w:val="none" w:sz="0" w:space="0" w:color="auto"/>
        <w:bottom w:val="none" w:sz="0" w:space="0" w:color="auto"/>
        <w:right w:val="none" w:sz="0" w:space="0" w:color="auto"/>
      </w:divBdr>
    </w:div>
    <w:div w:id="1404372251">
      <w:bodyDiv w:val="1"/>
      <w:marLeft w:val="0"/>
      <w:marRight w:val="0"/>
      <w:marTop w:val="0"/>
      <w:marBottom w:val="0"/>
      <w:divBdr>
        <w:top w:val="none" w:sz="0" w:space="0" w:color="auto"/>
        <w:left w:val="none" w:sz="0" w:space="0" w:color="auto"/>
        <w:bottom w:val="none" w:sz="0" w:space="0" w:color="auto"/>
        <w:right w:val="none" w:sz="0" w:space="0" w:color="auto"/>
      </w:divBdr>
    </w:div>
    <w:div w:id="1404403618">
      <w:marLeft w:val="0"/>
      <w:marRight w:val="0"/>
      <w:marTop w:val="0"/>
      <w:marBottom w:val="0"/>
      <w:divBdr>
        <w:top w:val="none" w:sz="0" w:space="0" w:color="auto"/>
        <w:left w:val="none" w:sz="0" w:space="0" w:color="auto"/>
        <w:bottom w:val="none" w:sz="0" w:space="0" w:color="auto"/>
        <w:right w:val="none" w:sz="0" w:space="0" w:color="auto"/>
      </w:divBdr>
    </w:div>
    <w:div w:id="1404445580">
      <w:marLeft w:val="0"/>
      <w:marRight w:val="0"/>
      <w:marTop w:val="0"/>
      <w:marBottom w:val="0"/>
      <w:divBdr>
        <w:top w:val="none" w:sz="0" w:space="0" w:color="auto"/>
        <w:left w:val="none" w:sz="0" w:space="0" w:color="auto"/>
        <w:bottom w:val="none" w:sz="0" w:space="0" w:color="auto"/>
        <w:right w:val="none" w:sz="0" w:space="0" w:color="auto"/>
      </w:divBdr>
    </w:div>
    <w:div w:id="1404568178">
      <w:marLeft w:val="0"/>
      <w:marRight w:val="0"/>
      <w:marTop w:val="0"/>
      <w:marBottom w:val="0"/>
      <w:divBdr>
        <w:top w:val="none" w:sz="0" w:space="0" w:color="auto"/>
        <w:left w:val="none" w:sz="0" w:space="0" w:color="auto"/>
        <w:bottom w:val="none" w:sz="0" w:space="0" w:color="auto"/>
        <w:right w:val="none" w:sz="0" w:space="0" w:color="auto"/>
      </w:divBdr>
    </w:div>
    <w:div w:id="1404596544">
      <w:marLeft w:val="0"/>
      <w:marRight w:val="0"/>
      <w:marTop w:val="0"/>
      <w:marBottom w:val="0"/>
      <w:divBdr>
        <w:top w:val="none" w:sz="0" w:space="0" w:color="auto"/>
        <w:left w:val="none" w:sz="0" w:space="0" w:color="auto"/>
        <w:bottom w:val="none" w:sz="0" w:space="0" w:color="auto"/>
        <w:right w:val="none" w:sz="0" w:space="0" w:color="auto"/>
      </w:divBdr>
    </w:div>
    <w:div w:id="1404598745">
      <w:marLeft w:val="0"/>
      <w:marRight w:val="0"/>
      <w:marTop w:val="0"/>
      <w:marBottom w:val="0"/>
      <w:divBdr>
        <w:top w:val="none" w:sz="0" w:space="0" w:color="auto"/>
        <w:left w:val="none" w:sz="0" w:space="0" w:color="auto"/>
        <w:bottom w:val="none" w:sz="0" w:space="0" w:color="auto"/>
        <w:right w:val="none" w:sz="0" w:space="0" w:color="auto"/>
      </w:divBdr>
    </w:div>
    <w:div w:id="1404715898">
      <w:marLeft w:val="0"/>
      <w:marRight w:val="0"/>
      <w:marTop w:val="0"/>
      <w:marBottom w:val="0"/>
      <w:divBdr>
        <w:top w:val="none" w:sz="0" w:space="0" w:color="auto"/>
        <w:left w:val="none" w:sz="0" w:space="0" w:color="auto"/>
        <w:bottom w:val="none" w:sz="0" w:space="0" w:color="auto"/>
        <w:right w:val="none" w:sz="0" w:space="0" w:color="auto"/>
      </w:divBdr>
    </w:div>
    <w:div w:id="1404792059">
      <w:marLeft w:val="0"/>
      <w:marRight w:val="0"/>
      <w:marTop w:val="0"/>
      <w:marBottom w:val="0"/>
      <w:divBdr>
        <w:top w:val="none" w:sz="0" w:space="0" w:color="auto"/>
        <w:left w:val="none" w:sz="0" w:space="0" w:color="auto"/>
        <w:bottom w:val="none" w:sz="0" w:space="0" w:color="auto"/>
        <w:right w:val="none" w:sz="0" w:space="0" w:color="auto"/>
      </w:divBdr>
    </w:div>
    <w:div w:id="1404795752">
      <w:marLeft w:val="0"/>
      <w:marRight w:val="0"/>
      <w:marTop w:val="0"/>
      <w:marBottom w:val="0"/>
      <w:divBdr>
        <w:top w:val="none" w:sz="0" w:space="0" w:color="auto"/>
        <w:left w:val="none" w:sz="0" w:space="0" w:color="auto"/>
        <w:bottom w:val="none" w:sz="0" w:space="0" w:color="auto"/>
        <w:right w:val="none" w:sz="0" w:space="0" w:color="auto"/>
      </w:divBdr>
    </w:div>
    <w:div w:id="1404912644">
      <w:marLeft w:val="0"/>
      <w:marRight w:val="0"/>
      <w:marTop w:val="0"/>
      <w:marBottom w:val="0"/>
      <w:divBdr>
        <w:top w:val="none" w:sz="0" w:space="0" w:color="auto"/>
        <w:left w:val="none" w:sz="0" w:space="0" w:color="auto"/>
        <w:bottom w:val="none" w:sz="0" w:space="0" w:color="auto"/>
        <w:right w:val="none" w:sz="0" w:space="0" w:color="auto"/>
      </w:divBdr>
    </w:div>
    <w:div w:id="1404912714">
      <w:marLeft w:val="0"/>
      <w:marRight w:val="0"/>
      <w:marTop w:val="0"/>
      <w:marBottom w:val="0"/>
      <w:divBdr>
        <w:top w:val="none" w:sz="0" w:space="0" w:color="auto"/>
        <w:left w:val="none" w:sz="0" w:space="0" w:color="auto"/>
        <w:bottom w:val="none" w:sz="0" w:space="0" w:color="auto"/>
        <w:right w:val="none" w:sz="0" w:space="0" w:color="auto"/>
      </w:divBdr>
    </w:div>
    <w:div w:id="1404988171">
      <w:marLeft w:val="0"/>
      <w:marRight w:val="0"/>
      <w:marTop w:val="0"/>
      <w:marBottom w:val="0"/>
      <w:divBdr>
        <w:top w:val="none" w:sz="0" w:space="0" w:color="auto"/>
        <w:left w:val="none" w:sz="0" w:space="0" w:color="auto"/>
        <w:bottom w:val="none" w:sz="0" w:space="0" w:color="auto"/>
        <w:right w:val="none" w:sz="0" w:space="0" w:color="auto"/>
      </w:divBdr>
    </w:div>
    <w:div w:id="1405026404">
      <w:marLeft w:val="0"/>
      <w:marRight w:val="0"/>
      <w:marTop w:val="0"/>
      <w:marBottom w:val="0"/>
      <w:divBdr>
        <w:top w:val="none" w:sz="0" w:space="0" w:color="auto"/>
        <w:left w:val="none" w:sz="0" w:space="0" w:color="auto"/>
        <w:bottom w:val="none" w:sz="0" w:space="0" w:color="auto"/>
        <w:right w:val="none" w:sz="0" w:space="0" w:color="auto"/>
      </w:divBdr>
    </w:div>
    <w:div w:id="1405101983">
      <w:marLeft w:val="0"/>
      <w:marRight w:val="0"/>
      <w:marTop w:val="0"/>
      <w:marBottom w:val="0"/>
      <w:divBdr>
        <w:top w:val="none" w:sz="0" w:space="0" w:color="auto"/>
        <w:left w:val="none" w:sz="0" w:space="0" w:color="auto"/>
        <w:bottom w:val="none" w:sz="0" w:space="0" w:color="auto"/>
        <w:right w:val="none" w:sz="0" w:space="0" w:color="auto"/>
      </w:divBdr>
    </w:div>
    <w:div w:id="1405104338">
      <w:marLeft w:val="0"/>
      <w:marRight w:val="0"/>
      <w:marTop w:val="0"/>
      <w:marBottom w:val="0"/>
      <w:divBdr>
        <w:top w:val="none" w:sz="0" w:space="0" w:color="auto"/>
        <w:left w:val="none" w:sz="0" w:space="0" w:color="auto"/>
        <w:bottom w:val="none" w:sz="0" w:space="0" w:color="auto"/>
        <w:right w:val="none" w:sz="0" w:space="0" w:color="auto"/>
      </w:divBdr>
    </w:div>
    <w:div w:id="1405105643">
      <w:marLeft w:val="0"/>
      <w:marRight w:val="0"/>
      <w:marTop w:val="0"/>
      <w:marBottom w:val="0"/>
      <w:divBdr>
        <w:top w:val="none" w:sz="0" w:space="0" w:color="auto"/>
        <w:left w:val="none" w:sz="0" w:space="0" w:color="auto"/>
        <w:bottom w:val="none" w:sz="0" w:space="0" w:color="auto"/>
        <w:right w:val="none" w:sz="0" w:space="0" w:color="auto"/>
      </w:divBdr>
    </w:div>
    <w:div w:id="1405179638">
      <w:marLeft w:val="0"/>
      <w:marRight w:val="0"/>
      <w:marTop w:val="0"/>
      <w:marBottom w:val="0"/>
      <w:divBdr>
        <w:top w:val="none" w:sz="0" w:space="0" w:color="auto"/>
        <w:left w:val="none" w:sz="0" w:space="0" w:color="auto"/>
        <w:bottom w:val="none" w:sz="0" w:space="0" w:color="auto"/>
        <w:right w:val="none" w:sz="0" w:space="0" w:color="auto"/>
      </w:divBdr>
    </w:div>
    <w:div w:id="1405224655">
      <w:marLeft w:val="0"/>
      <w:marRight w:val="0"/>
      <w:marTop w:val="0"/>
      <w:marBottom w:val="0"/>
      <w:divBdr>
        <w:top w:val="none" w:sz="0" w:space="0" w:color="auto"/>
        <w:left w:val="none" w:sz="0" w:space="0" w:color="auto"/>
        <w:bottom w:val="none" w:sz="0" w:space="0" w:color="auto"/>
        <w:right w:val="none" w:sz="0" w:space="0" w:color="auto"/>
      </w:divBdr>
    </w:div>
    <w:div w:id="1405227945">
      <w:marLeft w:val="0"/>
      <w:marRight w:val="0"/>
      <w:marTop w:val="0"/>
      <w:marBottom w:val="0"/>
      <w:divBdr>
        <w:top w:val="none" w:sz="0" w:space="0" w:color="auto"/>
        <w:left w:val="none" w:sz="0" w:space="0" w:color="auto"/>
        <w:bottom w:val="none" w:sz="0" w:space="0" w:color="auto"/>
        <w:right w:val="none" w:sz="0" w:space="0" w:color="auto"/>
      </w:divBdr>
    </w:div>
    <w:div w:id="1405253638">
      <w:marLeft w:val="0"/>
      <w:marRight w:val="0"/>
      <w:marTop w:val="0"/>
      <w:marBottom w:val="0"/>
      <w:divBdr>
        <w:top w:val="none" w:sz="0" w:space="0" w:color="auto"/>
        <w:left w:val="none" w:sz="0" w:space="0" w:color="auto"/>
        <w:bottom w:val="none" w:sz="0" w:space="0" w:color="auto"/>
        <w:right w:val="none" w:sz="0" w:space="0" w:color="auto"/>
      </w:divBdr>
    </w:div>
    <w:div w:id="1405302211">
      <w:marLeft w:val="0"/>
      <w:marRight w:val="0"/>
      <w:marTop w:val="0"/>
      <w:marBottom w:val="0"/>
      <w:divBdr>
        <w:top w:val="none" w:sz="0" w:space="0" w:color="auto"/>
        <w:left w:val="none" w:sz="0" w:space="0" w:color="auto"/>
        <w:bottom w:val="none" w:sz="0" w:space="0" w:color="auto"/>
        <w:right w:val="none" w:sz="0" w:space="0" w:color="auto"/>
      </w:divBdr>
    </w:div>
    <w:div w:id="1405302707">
      <w:marLeft w:val="0"/>
      <w:marRight w:val="0"/>
      <w:marTop w:val="0"/>
      <w:marBottom w:val="0"/>
      <w:divBdr>
        <w:top w:val="none" w:sz="0" w:space="0" w:color="auto"/>
        <w:left w:val="none" w:sz="0" w:space="0" w:color="auto"/>
        <w:bottom w:val="none" w:sz="0" w:space="0" w:color="auto"/>
        <w:right w:val="none" w:sz="0" w:space="0" w:color="auto"/>
      </w:divBdr>
    </w:div>
    <w:div w:id="1405375372">
      <w:marLeft w:val="0"/>
      <w:marRight w:val="0"/>
      <w:marTop w:val="0"/>
      <w:marBottom w:val="0"/>
      <w:divBdr>
        <w:top w:val="none" w:sz="0" w:space="0" w:color="auto"/>
        <w:left w:val="none" w:sz="0" w:space="0" w:color="auto"/>
        <w:bottom w:val="none" w:sz="0" w:space="0" w:color="auto"/>
        <w:right w:val="none" w:sz="0" w:space="0" w:color="auto"/>
      </w:divBdr>
    </w:div>
    <w:div w:id="1405451948">
      <w:marLeft w:val="0"/>
      <w:marRight w:val="0"/>
      <w:marTop w:val="0"/>
      <w:marBottom w:val="0"/>
      <w:divBdr>
        <w:top w:val="none" w:sz="0" w:space="0" w:color="auto"/>
        <w:left w:val="none" w:sz="0" w:space="0" w:color="auto"/>
        <w:bottom w:val="none" w:sz="0" w:space="0" w:color="auto"/>
        <w:right w:val="none" w:sz="0" w:space="0" w:color="auto"/>
      </w:divBdr>
    </w:div>
    <w:div w:id="1405684520">
      <w:bodyDiv w:val="1"/>
      <w:marLeft w:val="0"/>
      <w:marRight w:val="0"/>
      <w:marTop w:val="0"/>
      <w:marBottom w:val="0"/>
      <w:divBdr>
        <w:top w:val="none" w:sz="0" w:space="0" w:color="auto"/>
        <w:left w:val="none" w:sz="0" w:space="0" w:color="auto"/>
        <w:bottom w:val="none" w:sz="0" w:space="0" w:color="auto"/>
        <w:right w:val="none" w:sz="0" w:space="0" w:color="auto"/>
      </w:divBdr>
    </w:div>
    <w:div w:id="1405713336">
      <w:marLeft w:val="0"/>
      <w:marRight w:val="0"/>
      <w:marTop w:val="0"/>
      <w:marBottom w:val="0"/>
      <w:divBdr>
        <w:top w:val="none" w:sz="0" w:space="0" w:color="auto"/>
        <w:left w:val="none" w:sz="0" w:space="0" w:color="auto"/>
        <w:bottom w:val="none" w:sz="0" w:space="0" w:color="auto"/>
        <w:right w:val="none" w:sz="0" w:space="0" w:color="auto"/>
      </w:divBdr>
    </w:div>
    <w:div w:id="1405763188">
      <w:marLeft w:val="0"/>
      <w:marRight w:val="0"/>
      <w:marTop w:val="0"/>
      <w:marBottom w:val="0"/>
      <w:divBdr>
        <w:top w:val="none" w:sz="0" w:space="0" w:color="auto"/>
        <w:left w:val="none" w:sz="0" w:space="0" w:color="auto"/>
        <w:bottom w:val="none" w:sz="0" w:space="0" w:color="auto"/>
        <w:right w:val="none" w:sz="0" w:space="0" w:color="auto"/>
      </w:divBdr>
    </w:div>
    <w:div w:id="1405764741">
      <w:marLeft w:val="0"/>
      <w:marRight w:val="0"/>
      <w:marTop w:val="0"/>
      <w:marBottom w:val="0"/>
      <w:divBdr>
        <w:top w:val="none" w:sz="0" w:space="0" w:color="auto"/>
        <w:left w:val="none" w:sz="0" w:space="0" w:color="auto"/>
        <w:bottom w:val="none" w:sz="0" w:space="0" w:color="auto"/>
        <w:right w:val="none" w:sz="0" w:space="0" w:color="auto"/>
      </w:divBdr>
    </w:div>
    <w:div w:id="1405764854">
      <w:marLeft w:val="0"/>
      <w:marRight w:val="0"/>
      <w:marTop w:val="0"/>
      <w:marBottom w:val="0"/>
      <w:divBdr>
        <w:top w:val="none" w:sz="0" w:space="0" w:color="auto"/>
        <w:left w:val="none" w:sz="0" w:space="0" w:color="auto"/>
        <w:bottom w:val="none" w:sz="0" w:space="0" w:color="auto"/>
        <w:right w:val="none" w:sz="0" w:space="0" w:color="auto"/>
      </w:divBdr>
    </w:div>
    <w:div w:id="1405834821">
      <w:marLeft w:val="0"/>
      <w:marRight w:val="0"/>
      <w:marTop w:val="0"/>
      <w:marBottom w:val="0"/>
      <w:divBdr>
        <w:top w:val="none" w:sz="0" w:space="0" w:color="auto"/>
        <w:left w:val="none" w:sz="0" w:space="0" w:color="auto"/>
        <w:bottom w:val="none" w:sz="0" w:space="0" w:color="auto"/>
        <w:right w:val="none" w:sz="0" w:space="0" w:color="auto"/>
      </w:divBdr>
    </w:div>
    <w:div w:id="1405837185">
      <w:marLeft w:val="0"/>
      <w:marRight w:val="0"/>
      <w:marTop w:val="0"/>
      <w:marBottom w:val="0"/>
      <w:divBdr>
        <w:top w:val="none" w:sz="0" w:space="0" w:color="auto"/>
        <w:left w:val="none" w:sz="0" w:space="0" w:color="auto"/>
        <w:bottom w:val="none" w:sz="0" w:space="0" w:color="auto"/>
        <w:right w:val="none" w:sz="0" w:space="0" w:color="auto"/>
      </w:divBdr>
    </w:div>
    <w:div w:id="1406024268">
      <w:marLeft w:val="0"/>
      <w:marRight w:val="0"/>
      <w:marTop w:val="0"/>
      <w:marBottom w:val="0"/>
      <w:divBdr>
        <w:top w:val="none" w:sz="0" w:space="0" w:color="auto"/>
        <w:left w:val="none" w:sz="0" w:space="0" w:color="auto"/>
        <w:bottom w:val="none" w:sz="0" w:space="0" w:color="auto"/>
        <w:right w:val="none" w:sz="0" w:space="0" w:color="auto"/>
      </w:divBdr>
    </w:div>
    <w:div w:id="1406028789">
      <w:marLeft w:val="0"/>
      <w:marRight w:val="0"/>
      <w:marTop w:val="0"/>
      <w:marBottom w:val="0"/>
      <w:divBdr>
        <w:top w:val="none" w:sz="0" w:space="0" w:color="auto"/>
        <w:left w:val="none" w:sz="0" w:space="0" w:color="auto"/>
        <w:bottom w:val="none" w:sz="0" w:space="0" w:color="auto"/>
        <w:right w:val="none" w:sz="0" w:space="0" w:color="auto"/>
      </w:divBdr>
    </w:div>
    <w:div w:id="1406030305">
      <w:marLeft w:val="0"/>
      <w:marRight w:val="0"/>
      <w:marTop w:val="0"/>
      <w:marBottom w:val="0"/>
      <w:divBdr>
        <w:top w:val="none" w:sz="0" w:space="0" w:color="auto"/>
        <w:left w:val="none" w:sz="0" w:space="0" w:color="auto"/>
        <w:bottom w:val="none" w:sz="0" w:space="0" w:color="auto"/>
        <w:right w:val="none" w:sz="0" w:space="0" w:color="auto"/>
      </w:divBdr>
    </w:div>
    <w:div w:id="1406105512">
      <w:marLeft w:val="0"/>
      <w:marRight w:val="0"/>
      <w:marTop w:val="0"/>
      <w:marBottom w:val="0"/>
      <w:divBdr>
        <w:top w:val="none" w:sz="0" w:space="0" w:color="auto"/>
        <w:left w:val="none" w:sz="0" w:space="0" w:color="auto"/>
        <w:bottom w:val="none" w:sz="0" w:space="0" w:color="auto"/>
        <w:right w:val="none" w:sz="0" w:space="0" w:color="auto"/>
      </w:divBdr>
    </w:div>
    <w:div w:id="1406299345">
      <w:marLeft w:val="0"/>
      <w:marRight w:val="0"/>
      <w:marTop w:val="0"/>
      <w:marBottom w:val="0"/>
      <w:divBdr>
        <w:top w:val="none" w:sz="0" w:space="0" w:color="auto"/>
        <w:left w:val="none" w:sz="0" w:space="0" w:color="auto"/>
        <w:bottom w:val="none" w:sz="0" w:space="0" w:color="auto"/>
        <w:right w:val="none" w:sz="0" w:space="0" w:color="auto"/>
      </w:divBdr>
    </w:div>
    <w:div w:id="1406413673">
      <w:marLeft w:val="0"/>
      <w:marRight w:val="0"/>
      <w:marTop w:val="0"/>
      <w:marBottom w:val="0"/>
      <w:divBdr>
        <w:top w:val="none" w:sz="0" w:space="0" w:color="auto"/>
        <w:left w:val="none" w:sz="0" w:space="0" w:color="auto"/>
        <w:bottom w:val="none" w:sz="0" w:space="0" w:color="auto"/>
        <w:right w:val="none" w:sz="0" w:space="0" w:color="auto"/>
      </w:divBdr>
    </w:div>
    <w:div w:id="1406415993">
      <w:marLeft w:val="0"/>
      <w:marRight w:val="0"/>
      <w:marTop w:val="0"/>
      <w:marBottom w:val="0"/>
      <w:divBdr>
        <w:top w:val="none" w:sz="0" w:space="0" w:color="auto"/>
        <w:left w:val="none" w:sz="0" w:space="0" w:color="auto"/>
        <w:bottom w:val="none" w:sz="0" w:space="0" w:color="auto"/>
        <w:right w:val="none" w:sz="0" w:space="0" w:color="auto"/>
      </w:divBdr>
    </w:div>
    <w:div w:id="1406491627">
      <w:marLeft w:val="0"/>
      <w:marRight w:val="0"/>
      <w:marTop w:val="0"/>
      <w:marBottom w:val="0"/>
      <w:divBdr>
        <w:top w:val="none" w:sz="0" w:space="0" w:color="auto"/>
        <w:left w:val="none" w:sz="0" w:space="0" w:color="auto"/>
        <w:bottom w:val="none" w:sz="0" w:space="0" w:color="auto"/>
        <w:right w:val="none" w:sz="0" w:space="0" w:color="auto"/>
      </w:divBdr>
    </w:div>
    <w:div w:id="1406680188">
      <w:marLeft w:val="0"/>
      <w:marRight w:val="0"/>
      <w:marTop w:val="0"/>
      <w:marBottom w:val="0"/>
      <w:divBdr>
        <w:top w:val="none" w:sz="0" w:space="0" w:color="auto"/>
        <w:left w:val="none" w:sz="0" w:space="0" w:color="auto"/>
        <w:bottom w:val="none" w:sz="0" w:space="0" w:color="auto"/>
        <w:right w:val="none" w:sz="0" w:space="0" w:color="auto"/>
      </w:divBdr>
    </w:div>
    <w:div w:id="1406730978">
      <w:marLeft w:val="0"/>
      <w:marRight w:val="0"/>
      <w:marTop w:val="0"/>
      <w:marBottom w:val="0"/>
      <w:divBdr>
        <w:top w:val="none" w:sz="0" w:space="0" w:color="auto"/>
        <w:left w:val="none" w:sz="0" w:space="0" w:color="auto"/>
        <w:bottom w:val="none" w:sz="0" w:space="0" w:color="auto"/>
        <w:right w:val="none" w:sz="0" w:space="0" w:color="auto"/>
      </w:divBdr>
    </w:div>
    <w:div w:id="1406762808">
      <w:bodyDiv w:val="1"/>
      <w:marLeft w:val="0"/>
      <w:marRight w:val="0"/>
      <w:marTop w:val="0"/>
      <w:marBottom w:val="0"/>
      <w:divBdr>
        <w:top w:val="none" w:sz="0" w:space="0" w:color="auto"/>
        <w:left w:val="none" w:sz="0" w:space="0" w:color="auto"/>
        <w:bottom w:val="none" w:sz="0" w:space="0" w:color="auto"/>
        <w:right w:val="none" w:sz="0" w:space="0" w:color="auto"/>
      </w:divBdr>
    </w:div>
    <w:div w:id="1406799451">
      <w:marLeft w:val="0"/>
      <w:marRight w:val="0"/>
      <w:marTop w:val="0"/>
      <w:marBottom w:val="0"/>
      <w:divBdr>
        <w:top w:val="none" w:sz="0" w:space="0" w:color="auto"/>
        <w:left w:val="none" w:sz="0" w:space="0" w:color="auto"/>
        <w:bottom w:val="none" w:sz="0" w:space="0" w:color="auto"/>
        <w:right w:val="none" w:sz="0" w:space="0" w:color="auto"/>
      </w:divBdr>
    </w:div>
    <w:div w:id="1406873364">
      <w:marLeft w:val="0"/>
      <w:marRight w:val="0"/>
      <w:marTop w:val="0"/>
      <w:marBottom w:val="0"/>
      <w:divBdr>
        <w:top w:val="none" w:sz="0" w:space="0" w:color="auto"/>
        <w:left w:val="none" w:sz="0" w:space="0" w:color="auto"/>
        <w:bottom w:val="none" w:sz="0" w:space="0" w:color="auto"/>
        <w:right w:val="none" w:sz="0" w:space="0" w:color="auto"/>
      </w:divBdr>
    </w:div>
    <w:div w:id="1406948813">
      <w:marLeft w:val="0"/>
      <w:marRight w:val="0"/>
      <w:marTop w:val="0"/>
      <w:marBottom w:val="0"/>
      <w:divBdr>
        <w:top w:val="none" w:sz="0" w:space="0" w:color="auto"/>
        <w:left w:val="none" w:sz="0" w:space="0" w:color="auto"/>
        <w:bottom w:val="none" w:sz="0" w:space="0" w:color="auto"/>
        <w:right w:val="none" w:sz="0" w:space="0" w:color="auto"/>
      </w:divBdr>
    </w:div>
    <w:div w:id="1406994933">
      <w:marLeft w:val="0"/>
      <w:marRight w:val="0"/>
      <w:marTop w:val="0"/>
      <w:marBottom w:val="0"/>
      <w:divBdr>
        <w:top w:val="none" w:sz="0" w:space="0" w:color="auto"/>
        <w:left w:val="none" w:sz="0" w:space="0" w:color="auto"/>
        <w:bottom w:val="none" w:sz="0" w:space="0" w:color="auto"/>
        <w:right w:val="none" w:sz="0" w:space="0" w:color="auto"/>
      </w:divBdr>
    </w:div>
    <w:div w:id="1406996704">
      <w:marLeft w:val="0"/>
      <w:marRight w:val="0"/>
      <w:marTop w:val="0"/>
      <w:marBottom w:val="0"/>
      <w:divBdr>
        <w:top w:val="none" w:sz="0" w:space="0" w:color="auto"/>
        <w:left w:val="none" w:sz="0" w:space="0" w:color="auto"/>
        <w:bottom w:val="none" w:sz="0" w:space="0" w:color="auto"/>
        <w:right w:val="none" w:sz="0" w:space="0" w:color="auto"/>
      </w:divBdr>
    </w:div>
    <w:div w:id="1407145491">
      <w:marLeft w:val="0"/>
      <w:marRight w:val="0"/>
      <w:marTop w:val="0"/>
      <w:marBottom w:val="0"/>
      <w:divBdr>
        <w:top w:val="none" w:sz="0" w:space="0" w:color="auto"/>
        <w:left w:val="none" w:sz="0" w:space="0" w:color="auto"/>
        <w:bottom w:val="none" w:sz="0" w:space="0" w:color="auto"/>
        <w:right w:val="none" w:sz="0" w:space="0" w:color="auto"/>
      </w:divBdr>
    </w:div>
    <w:div w:id="1407146969">
      <w:marLeft w:val="0"/>
      <w:marRight w:val="0"/>
      <w:marTop w:val="0"/>
      <w:marBottom w:val="0"/>
      <w:divBdr>
        <w:top w:val="none" w:sz="0" w:space="0" w:color="auto"/>
        <w:left w:val="none" w:sz="0" w:space="0" w:color="auto"/>
        <w:bottom w:val="none" w:sz="0" w:space="0" w:color="auto"/>
        <w:right w:val="none" w:sz="0" w:space="0" w:color="auto"/>
      </w:divBdr>
    </w:div>
    <w:div w:id="1407190179">
      <w:marLeft w:val="0"/>
      <w:marRight w:val="0"/>
      <w:marTop w:val="0"/>
      <w:marBottom w:val="0"/>
      <w:divBdr>
        <w:top w:val="none" w:sz="0" w:space="0" w:color="auto"/>
        <w:left w:val="none" w:sz="0" w:space="0" w:color="auto"/>
        <w:bottom w:val="none" w:sz="0" w:space="0" w:color="auto"/>
        <w:right w:val="none" w:sz="0" w:space="0" w:color="auto"/>
      </w:divBdr>
    </w:div>
    <w:div w:id="1407190266">
      <w:marLeft w:val="0"/>
      <w:marRight w:val="0"/>
      <w:marTop w:val="0"/>
      <w:marBottom w:val="0"/>
      <w:divBdr>
        <w:top w:val="none" w:sz="0" w:space="0" w:color="auto"/>
        <w:left w:val="none" w:sz="0" w:space="0" w:color="auto"/>
        <w:bottom w:val="none" w:sz="0" w:space="0" w:color="auto"/>
        <w:right w:val="none" w:sz="0" w:space="0" w:color="auto"/>
      </w:divBdr>
    </w:div>
    <w:div w:id="1407190308">
      <w:marLeft w:val="0"/>
      <w:marRight w:val="0"/>
      <w:marTop w:val="0"/>
      <w:marBottom w:val="0"/>
      <w:divBdr>
        <w:top w:val="none" w:sz="0" w:space="0" w:color="auto"/>
        <w:left w:val="none" w:sz="0" w:space="0" w:color="auto"/>
        <w:bottom w:val="none" w:sz="0" w:space="0" w:color="auto"/>
        <w:right w:val="none" w:sz="0" w:space="0" w:color="auto"/>
      </w:divBdr>
    </w:div>
    <w:div w:id="1407342018">
      <w:marLeft w:val="0"/>
      <w:marRight w:val="0"/>
      <w:marTop w:val="0"/>
      <w:marBottom w:val="0"/>
      <w:divBdr>
        <w:top w:val="none" w:sz="0" w:space="0" w:color="auto"/>
        <w:left w:val="none" w:sz="0" w:space="0" w:color="auto"/>
        <w:bottom w:val="none" w:sz="0" w:space="0" w:color="auto"/>
        <w:right w:val="none" w:sz="0" w:space="0" w:color="auto"/>
      </w:divBdr>
    </w:div>
    <w:div w:id="1407457221">
      <w:marLeft w:val="0"/>
      <w:marRight w:val="0"/>
      <w:marTop w:val="0"/>
      <w:marBottom w:val="0"/>
      <w:divBdr>
        <w:top w:val="none" w:sz="0" w:space="0" w:color="auto"/>
        <w:left w:val="none" w:sz="0" w:space="0" w:color="auto"/>
        <w:bottom w:val="none" w:sz="0" w:space="0" w:color="auto"/>
        <w:right w:val="none" w:sz="0" w:space="0" w:color="auto"/>
      </w:divBdr>
    </w:div>
    <w:div w:id="1407459725">
      <w:marLeft w:val="0"/>
      <w:marRight w:val="0"/>
      <w:marTop w:val="0"/>
      <w:marBottom w:val="0"/>
      <w:divBdr>
        <w:top w:val="none" w:sz="0" w:space="0" w:color="auto"/>
        <w:left w:val="none" w:sz="0" w:space="0" w:color="auto"/>
        <w:bottom w:val="none" w:sz="0" w:space="0" w:color="auto"/>
        <w:right w:val="none" w:sz="0" w:space="0" w:color="auto"/>
      </w:divBdr>
    </w:div>
    <w:div w:id="1407611782">
      <w:marLeft w:val="0"/>
      <w:marRight w:val="0"/>
      <w:marTop w:val="0"/>
      <w:marBottom w:val="0"/>
      <w:divBdr>
        <w:top w:val="none" w:sz="0" w:space="0" w:color="auto"/>
        <w:left w:val="none" w:sz="0" w:space="0" w:color="auto"/>
        <w:bottom w:val="none" w:sz="0" w:space="0" w:color="auto"/>
        <w:right w:val="none" w:sz="0" w:space="0" w:color="auto"/>
      </w:divBdr>
    </w:div>
    <w:div w:id="1407654234">
      <w:marLeft w:val="0"/>
      <w:marRight w:val="0"/>
      <w:marTop w:val="0"/>
      <w:marBottom w:val="0"/>
      <w:divBdr>
        <w:top w:val="none" w:sz="0" w:space="0" w:color="auto"/>
        <w:left w:val="none" w:sz="0" w:space="0" w:color="auto"/>
        <w:bottom w:val="none" w:sz="0" w:space="0" w:color="auto"/>
        <w:right w:val="none" w:sz="0" w:space="0" w:color="auto"/>
      </w:divBdr>
    </w:div>
    <w:div w:id="1407803655">
      <w:marLeft w:val="0"/>
      <w:marRight w:val="0"/>
      <w:marTop w:val="0"/>
      <w:marBottom w:val="0"/>
      <w:divBdr>
        <w:top w:val="none" w:sz="0" w:space="0" w:color="auto"/>
        <w:left w:val="none" w:sz="0" w:space="0" w:color="auto"/>
        <w:bottom w:val="none" w:sz="0" w:space="0" w:color="auto"/>
        <w:right w:val="none" w:sz="0" w:space="0" w:color="auto"/>
      </w:divBdr>
    </w:div>
    <w:div w:id="1407847546">
      <w:marLeft w:val="0"/>
      <w:marRight w:val="0"/>
      <w:marTop w:val="0"/>
      <w:marBottom w:val="0"/>
      <w:divBdr>
        <w:top w:val="none" w:sz="0" w:space="0" w:color="auto"/>
        <w:left w:val="none" w:sz="0" w:space="0" w:color="auto"/>
        <w:bottom w:val="none" w:sz="0" w:space="0" w:color="auto"/>
        <w:right w:val="none" w:sz="0" w:space="0" w:color="auto"/>
      </w:divBdr>
    </w:div>
    <w:div w:id="1407848412">
      <w:marLeft w:val="0"/>
      <w:marRight w:val="0"/>
      <w:marTop w:val="0"/>
      <w:marBottom w:val="0"/>
      <w:divBdr>
        <w:top w:val="none" w:sz="0" w:space="0" w:color="auto"/>
        <w:left w:val="none" w:sz="0" w:space="0" w:color="auto"/>
        <w:bottom w:val="none" w:sz="0" w:space="0" w:color="auto"/>
        <w:right w:val="none" w:sz="0" w:space="0" w:color="auto"/>
      </w:divBdr>
    </w:div>
    <w:div w:id="1407992419">
      <w:marLeft w:val="0"/>
      <w:marRight w:val="0"/>
      <w:marTop w:val="0"/>
      <w:marBottom w:val="0"/>
      <w:divBdr>
        <w:top w:val="none" w:sz="0" w:space="0" w:color="auto"/>
        <w:left w:val="none" w:sz="0" w:space="0" w:color="auto"/>
        <w:bottom w:val="none" w:sz="0" w:space="0" w:color="auto"/>
        <w:right w:val="none" w:sz="0" w:space="0" w:color="auto"/>
      </w:divBdr>
    </w:div>
    <w:div w:id="1407992428">
      <w:marLeft w:val="0"/>
      <w:marRight w:val="0"/>
      <w:marTop w:val="0"/>
      <w:marBottom w:val="0"/>
      <w:divBdr>
        <w:top w:val="none" w:sz="0" w:space="0" w:color="auto"/>
        <w:left w:val="none" w:sz="0" w:space="0" w:color="auto"/>
        <w:bottom w:val="none" w:sz="0" w:space="0" w:color="auto"/>
        <w:right w:val="none" w:sz="0" w:space="0" w:color="auto"/>
      </w:divBdr>
    </w:div>
    <w:div w:id="1407997773">
      <w:marLeft w:val="0"/>
      <w:marRight w:val="0"/>
      <w:marTop w:val="0"/>
      <w:marBottom w:val="0"/>
      <w:divBdr>
        <w:top w:val="none" w:sz="0" w:space="0" w:color="auto"/>
        <w:left w:val="none" w:sz="0" w:space="0" w:color="auto"/>
        <w:bottom w:val="none" w:sz="0" w:space="0" w:color="auto"/>
        <w:right w:val="none" w:sz="0" w:space="0" w:color="auto"/>
      </w:divBdr>
    </w:div>
    <w:div w:id="1408069793">
      <w:marLeft w:val="0"/>
      <w:marRight w:val="0"/>
      <w:marTop w:val="0"/>
      <w:marBottom w:val="0"/>
      <w:divBdr>
        <w:top w:val="none" w:sz="0" w:space="0" w:color="auto"/>
        <w:left w:val="none" w:sz="0" w:space="0" w:color="auto"/>
        <w:bottom w:val="none" w:sz="0" w:space="0" w:color="auto"/>
        <w:right w:val="none" w:sz="0" w:space="0" w:color="auto"/>
      </w:divBdr>
    </w:div>
    <w:div w:id="1408109907">
      <w:marLeft w:val="0"/>
      <w:marRight w:val="0"/>
      <w:marTop w:val="0"/>
      <w:marBottom w:val="0"/>
      <w:divBdr>
        <w:top w:val="none" w:sz="0" w:space="0" w:color="auto"/>
        <w:left w:val="none" w:sz="0" w:space="0" w:color="auto"/>
        <w:bottom w:val="none" w:sz="0" w:space="0" w:color="auto"/>
        <w:right w:val="none" w:sz="0" w:space="0" w:color="auto"/>
      </w:divBdr>
    </w:div>
    <w:div w:id="1408111431">
      <w:marLeft w:val="0"/>
      <w:marRight w:val="0"/>
      <w:marTop w:val="0"/>
      <w:marBottom w:val="0"/>
      <w:divBdr>
        <w:top w:val="none" w:sz="0" w:space="0" w:color="auto"/>
        <w:left w:val="none" w:sz="0" w:space="0" w:color="auto"/>
        <w:bottom w:val="none" w:sz="0" w:space="0" w:color="auto"/>
        <w:right w:val="none" w:sz="0" w:space="0" w:color="auto"/>
      </w:divBdr>
    </w:div>
    <w:div w:id="1408190962">
      <w:marLeft w:val="0"/>
      <w:marRight w:val="0"/>
      <w:marTop w:val="0"/>
      <w:marBottom w:val="0"/>
      <w:divBdr>
        <w:top w:val="none" w:sz="0" w:space="0" w:color="auto"/>
        <w:left w:val="none" w:sz="0" w:space="0" w:color="auto"/>
        <w:bottom w:val="none" w:sz="0" w:space="0" w:color="auto"/>
        <w:right w:val="none" w:sz="0" w:space="0" w:color="auto"/>
      </w:divBdr>
    </w:div>
    <w:div w:id="1408265874">
      <w:marLeft w:val="0"/>
      <w:marRight w:val="0"/>
      <w:marTop w:val="0"/>
      <w:marBottom w:val="0"/>
      <w:divBdr>
        <w:top w:val="none" w:sz="0" w:space="0" w:color="auto"/>
        <w:left w:val="none" w:sz="0" w:space="0" w:color="auto"/>
        <w:bottom w:val="none" w:sz="0" w:space="0" w:color="auto"/>
        <w:right w:val="none" w:sz="0" w:space="0" w:color="auto"/>
      </w:divBdr>
    </w:div>
    <w:div w:id="1408378800">
      <w:marLeft w:val="0"/>
      <w:marRight w:val="0"/>
      <w:marTop w:val="0"/>
      <w:marBottom w:val="0"/>
      <w:divBdr>
        <w:top w:val="none" w:sz="0" w:space="0" w:color="auto"/>
        <w:left w:val="none" w:sz="0" w:space="0" w:color="auto"/>
        <w:bottom w:val="none" w:sz="0" w:space="0" w:color="auto"/>
        <w:right w:val="none" w:sz="0" w:space="0" w:color="auto"/>
      </w:divBdr>
    </w:div>
    <w:div w:id="1408457863">
      <w:bodyDiv w:val="1"/>
      <w:marLeft w:val="0"/>
      <w:marRight w:val="0"/>
      <w:marTop w:val="0"/>
      <w:marBottom w:val="0"/>
      <w:divBdr>
        <w:top w:val="none" w:sz="0" w:space="0" w:color="auto"/>
        <w:left w:val="none" w:sz="0" w:space="0" w:color="auto"/>
        <w:bottom w:val="none" w:sz="0" w:space="0" w:color="auto"/>
        <w:right w:val="none" w:sz="0" w:space="0" w:color="auto"/>
      </w:divBdr>
    </w:div>
    <w:div w:id="1408501397">
      <w:marLeft w:val="0"/>
      <w:marRight w:val="0"/>
      <w:marTop w:val="0"/>
      <w:marBottom w:val="0"/>
      <w:divBdr>
        <w:top w:val="none" w:sz="0" w:space="0" w:color="auto"/>
        <w:left w:val="none" w:sz="0" w:space="0" w:color="auto"/>
        <w:bottom w:val="none" w:sz="0" w:space="0" w:color="auto"/>
        <w:right w:val="none" w:sz="0" w:space="0" w:color="auto"/>
      </w:divBdr>
    </w:div>
    <w:div w:id="1408502758">
      <w:marLeft w:val="0"/>
      <w:marRight w:val="0"/>
      <w:marTop w:val="0"/>
      <w:marBottom w:val="0"/>
      <w:divBdr>
        <w:top w:val="none" w:sz="0" w:space="0" w:color="auto"/>
        <w:left w:val="none" w:sz="0" w:space="0" w:color="auto"/>
        <w:bottom w:val="none" w:sz="0" w:space="0" w:color="auto"/>
        <w:right w:val="none" w:sz="0" w:space="0" w:color="auto"/>
      </w:divBdr>
    </w:div>
    <w:div w:id="1408529884">
      <w:marLeft w:val="0"/>
      <w:marRight w:val="0"/>
      <w:marTop w:val="0"/>
      <w:marBottom w:val="0"/>
      <w:divBdr>
        <w:top w:val="none" w:sz="0" w:space="0" w:color="auto"/>
        <w:left w:val="none" w:sz="0" w:space="0" w:color="auto"/>
        <w:bottom w:val="none" w:sz="0" w:space="0" w:color="auto"/>
        <w:right w:val="none" w:sz="0" w:space="0" w:color="auto"/>
      </w:divBdr>
    </w:div>
    <w:div w:id="1408571867">
      <w:marLeft w:val="0"/>
      <w:marRight w:val="0"/>
      <w:marTop w:val="0"/>
      <w:marBottom w:val="0"/>
      <w:divBdr>
        <w:top w:val="none" w:sz="0" w:space="0" w:color="auto"/>
        <w:left w:val="none" w:sz="0" w:space="0" w:color="auto"/>
        <w:bottom w:val="none" w:sz="0" w:space="0" w:color="auto"/>
        <w:right w:val="none" w:sz="0" w:space="0" w:color="auto"/>
      </w:divBdr>
    </w:div>
    <w:div w:id="1408648424">
      <w:marLeft w:val="0"/>
      <w:marRight w:val="0"/>
      <w:marTop w:val="0"/>
      <w:marBottom w:val="0"/>
      <w:divBdr>
        <w:top w:val="none" w:sz="0" w:space="0" w:color="auto"/>
        <w:left w:val="none" w:sz="0" w:space="0" w:color="auto"/>
        <w:bottom w:val="none" w:sz="0" w:space="0" w:color="auto"/>
        <w:right w:val="none" w:sz="0" w:space="0" w:color="auto"/>
      </w:divBdr>
    </w:div>
    <w:div w:id="1408728461">
      <w:marLeft w:val="0"/>
      <w:marRight w:val="0"/>
      <w:marTop w:val="0"/>
      <w:marBottom w:val="0"/>
      <w:divBdr>
        <w:top w:val="none" w:sz="0" w:space="0" w:color="auto"/>
        <w:left w:val="none" w:sz="0" w:space="0" w:color="auto"/>
        <w:bottom w:val="none" w:sz="0" w:space="0" w:color="auto"/>
        <w:right w:val="none" w:sz="0" w:space="0" w:color="auto"/>
      </w:divBdr>
    </w:div>
    <w:div w:id="1408838861">
      <w:marLeft w:val="0"/>
      <w:marRight w:val="0"/>
      <w:marTop w:val="0"/>
      <w:marBottom w:val="0"/>
      <w:divBdr>
        <w:top w:val="none" w:sz="0" w:space="0" w:color="auto"/>
        <w:left w:val="none" w:sz="0" w:space="0" w:color="auto"/>
        <w:bottom w:val="none" w:sz="0" w:space="0" w:color="auto"/>
        <w:right w:val="none" w:sz="0" w:space="0" w:color="auto"/>
      </w:divBdr>
    </w:div>
    <w:div w:id="1408839149">
      <w:marLeft w:val="0"/>
      <w:marRight w:val="0"/>
      <w:marTop w:val="0"/>
      <w:marBottom w:val="0"/>
      <w:divBdr>
        <w:top w:val="none" w:sz="0" w:space="0" w:color="auto"/>
        <w:left w:val="none" w:sz="0" w:space="0" w:color="auto"/>
        <w:bottom w:val="none" w:sz="0" w:space="0" w:color="auto"/>
        <w:right w:val="none" w:sz="0" w:space="0" w:color="auto"/>
      </w:divBdr>
    </w:div>
    <w:div w:id="1408841945">
      <w:marLeft w:val="0"/>
      <w:marRight w:val="0"/>
      <w:marTop w:val="0"/>
      <w:marBottom w:val="0"/>
      <w:divBdr>
        <w:top w:val="none" w:sz="0" w:space="0" w:color="auto"/>
        <w:left w:val="none" w:sz="0" w:space="0" w:color="auto"/>
        <w:bottom w:val="none" w:sz="0" w:space="0" w:color="auto"/>
        <w:right w:val="none" w:sz="0" w:space="0" w:color="auto"/>
      </w:divBdr>
    </w:div>
    <w:div w:id="1408920088">
      <w:marLeft w:val="0"/>
      <w:marRight w:val="0"/>
      <w:marTop w:val="0"/>
      <w:marBottom w:val="0"/>
      <w:divBdr>
        <w:top w:val="none" w:sz="0" w:space="0" w:color="auto"/>
        <w:left w:val="none" w:sz="0" w:space="0" w:color="auto"/>
        <w:bottom w:val="none" w:sz="0" w:space="0" w:color="auto"/>
        <w:right w:val="none" w:sz="0" w:space="0" w:color="auto"/>
      </w:divBdr>
    </w:div>
    <w:div w:id="1408923208">
      <w:marLeft w:val="0"/>
      <w:marRight w:val="0"/>
      <w:marTop w:val="0"/>
      <w:marBottom w:val="0"/>
      <w:divBdr>
        <w:top w:val="none" w:sz="0" w:space="0" w:color="auto"/>
        <w:left w:val="none" w:sz="0" w:space="0" w:color="auto"/>
        <w:bottom w:val="none" w:sz="0" w:space="0" w:color="auto"/>
        <w:right w:val="none" w:sz="0" w:space="0" w:color="auto"/>
      </w:divBdr>
    </w:div>
    <w:div w:id="1408960740">
      <w:marLeft w:val="0"/>
      <w:marRight w:val="0"/>
      <w:marTop w:val="0"/>
      <w:marBottom w:val="0"/>
      <w:divBdr>
        <w:top w:val="none" w:sz="0" w:space="0" w:color="auto"/>
        <w:left w:val="none" w:sz="0" w:space="0" w:color="auto"/>
        <w:bottom w:val="none" w:sz="0" w:space="0" w:color="auto"/>
        <w:right w:val="none" w:sz="0" w:space="0" w:color="auto"/>
      </w:divBdr>
    </w:div>
    <w:div w:id="1408964162">
      <w:marLeft w:val="0"/>
      <w:marRight w:val="0"/>
      <w:marTop w:val="0"/>
      <w:marBottom w:val="0"/>
      <w:divBdr>
        <w:top w:val="none" w:sz="0" w:space="0" w:color="auto"/>
        <w:left w:val="none" w:sz="0" w:space="0" w:color="auto"/>
        <w:bottom w:val="none" w:sz="0" w:space="0" w:color="auto"/>
        <w:right w:val="none" w:sz="0" w:space="0" w:color="auto"/>
      </w:divBdr>
    </w:div>
    <w:div w:id="1408964184">
      <w:marLeft w:val="0"/>
      <w:marRight w:val="0"/>
      <w:marTop w:val="0"/>
      <w:marBottom w:val="0"/>
      <w:divBdr>
        <w:top w:val="none" w:sz="0" w:space="0" w:color="auto"/>
        <w:left w:val="none" w:sz="0" w:space="0" w:color="auto"/>
        <w:bottom w:val="none" w:sz="0" w:space="0" w:color="auto"/>
        <w:right w:val="none" w:sz="0" w:space="0" w:color="auto"/>
      </w:divBdr>
    </w:div>
    <w:div w:id="1409111467">
      <w:marLeft w:val="0"/>
      <w:marRight w:val="0"/>
      <w:marTop w:val="0"/>
      <w:marBottom w:val="0"/>
      <w:divBdr>
        <w:top w:val="none" w:sz="0" w:space="0" w:color="auto"/>
        <w:left w:val="none" w:sz="0" w:space="0" w:color="auto"/>
        <w:bottom w:val="none" w:sz="0" w:space="0" w:color="auto"/>
        <w:right w:val="none" w:sz="0" w:space="0" w:color="auto"/>
      </w:divBdr>
    </w:div>
    <w:div w:id="1409156403">
      <w:marLeft w:val="0"/>
      <w:marRight w:val="0"/>
      <w:marTop w:val="0"/>
      <w:marBottom w:val="0"/>
      <w:divBdr>
        <w:top w:val="none" w:sz="0" w:space="0" w:color="auto"/>
        <w:left w:val="none" w:sz="0" w:space="0" w:color="auto"/>
        <w:bottom w:val="none" w:sz="0" w:space="0" w:color="auto"/>
        <w:right w:val="none" w:sz="0" w:space="0" w:color="auto"/>
      </w:divBdr>
    </w:div>
    <w:div w:id="1409185639">
      <w:marLeft w:val="0"/>
      <w:marRight w:val="0"/>
      <w:marTop w:val="0"/>
      <w:marBottom w:val="0"/>
      <w:divBdr>
        <w:top w:val="none" w:sz="0" w:space="0" w:color="auto"/>
        <w:left w:val="none" w:sz="0" w:space="0" w:color="auto"/>
        <w:bottom w:val="none" w:sz="0" w:space="0" w:color="auto"/>
        <w:right w:val="none" w:sz="0" w:space="0" w:color="auto"/>
      </w:divBdr>
    </w:div>
    <w:div w:id="1409229712">
      <w:marLeft w:val="0"/>
      <w:marRight w:val="0"/>
      <w:marTop w:val="0"/>
      <w:marBottom w:val="0"/>
      <w:divBdr>
        <w:top w:val="none" w:sz="0" w:space="0" w:color="auto"/>
        <w:left w:val="none" w:sz="0" w:space="0" w:color="auto"/>
        <w:bottom w:val="none" w:sz="0" w:space="0" w:color="auto"/>
        <w:right w:val="none" w:sz="0" w:space="0" w:color="auto"/>
      </w:divBdr>
    </w:div>
    <w:div w:id="1409230442">
      <w:marLeft w:val="0"/>
      <w:marRight w:val="0"/>
      <w:marTop w:val="0"/>
      <w:marBottom w:val="0"/>
      <w:divBdr>
        <w:top w:val="none" w:sz="0" w:space="0" w:color="auto"/>
        <w:left w:val="none" w:sz="0" w:space="0" w:color="auto"/>
        <w:bottom w:val="none" w:sz="0" w:space="0" w:color="auto"/>
        <w:right w:val="none" w:sz="0" w:space="0" w:color="auto"/>
      </w:divBdr>
    </w:div>
    <w:div w:id="1409419526">
      <w:marLeft w:val="0"/>
      <w:marRight w:val="0"/>
      <w:marTop w:val="0"/>
      <w:marBottom w:val="0"/>
      <w:divBdr>
        <w:top w:val="none" w:sz="0" w:space="0" w:color="auto"/>
        <w:left w:val="none" w:sz="0" w:space="0" w:color="auto"/>
        <w:bottom w:val="none" w:sz="0" w:space="0" w:color="auto"/>
        <w:right w:val="none" w:sz="0" w:space="0" w:color="auto"/>
      </w:divBdr>
    </w:div>
    <w:div w:id="1409494901">
      <w:marLeft w:val="0"/>
      <w:marRight w:val="0"/>
      <w:marTop w:val="0"/>
      <w:marBottom w:val="0"/>
      <w:divBdr>
        <w:top w:val="none" w:sz="0" w:space="0" w:color="auto"/>
        <w:left w:val="none" w:sz="0" w:space="0" w:color="auto"/>
        <w:bottom w:val="none" w:sz="0" w:space="0" w:color="auto"/>
        <w:right w:val="none" w:sz="0" w:space="0" w:color="auto"/>
      </w:divBdr>
    </w:div>
    <w:div w:id="1409498223">
      <w:marLeft w:val="0"/>
      <w:marRight w:val="0"/>
      <w:marTop w:val="0"/>
      <w:marBottom w:val="0"/>
      <w:divBdr>
        <w:top w:val="none" w:sz="0" w:space="0" w:color="auto"/>
        <w:left w:val="none" w:sz="0" w:space="0" w:color="auto"/>
        <w:bottom w:val="none" w:sz="0" w:space="0" w:color="auto"/>
        <w:right w:val="none" w:sz="0" w:space="0" w:color="auto"/>
      </w:divBdr>
    </w:div>
    <w:div w:id="1409577228">
      <w:marLeft w:val="0"/>
      <w:marRight w:val="0"/>
      <w:marTop w:val="0"/>
      <w:marBottom w:val="0"/>
      <w:divBdr>
        <w:top w:val="none" w:sz="0" w:space="0" w:color="auto"/>
        <w:left w:val="none" w:sz="0" w:space="0" w:color="auto"/>
        <w:bottom w:val="none" w:sz="0" w:space="0" w:color="auto"/>
        <w:right w:val="none" w:sz="0" w:space="0" w:color="auto"/>
      </w:divBdr>
    </w:div>
    <w:div w:id="1409645310">
      <w:marLeft w:val="0"/>
      <w:marRight w:val="0"/>
      <w:marTop w:val="0"/>
      <w:marBottom w:val="0"/>
      <w:divBdr>
        <w:top w:val="none" w:sz="0" w:space="0" w:color="auto"/>
        <w:left w:val="none" w:sz="0" w:space="0" w:color="auto"/>
        <w:bottom w:val="none" w:sz="0" w:space="0" w:color="auto"/>
        <w:right w:val="none" w:sz="0" w:space="0" w:color="auto"/>
      </w:divBdr>
    </w:div>
    <w:div w:id="1409690143">
      <w:marLeft w:val="0"/>
      <w:marRight w:val="0"/>
      <w:marTop w:val="0"/>
      <w:marBottom w:val="0"/>
      <w:divBdr>
        <w:top w:val="none" w:sz="0" w:space="0" w:color="auto"/>
        <w:left w:val="none" w:sz="0" w:space="0" w:color="auto"/>
        <w:bottom w:val="none" w:sz="0" w:space="0" w:color="auto"/>
        <w:right w:val="none" w:sz="0" w:space="0" w:color="auto"/>
      </w:divBdr>
    </w:div>
    <w:div w:id="1409765640">
      <w:marLeft w:val="0"/>
      <w:marRight w:val="0"/>
      <w:marTop w:val="0"/>
      <w:marBottom w:val="0"/>
      <w:divBdr>
        <w:top w:val="none" w:sz="0" w:space="0" w:color="auto"/>
        <w:left w:val="none" w:sz="0" w:space="0" w:color="auto"/>
        <w:bottom w:val="none" w:sz="0" w:space="0" w:color="auto"/>
        <w:right w:val="none" w:sz="0" w:space="0" w:color="auto"/>
      </w:divBdr>
    </w:div>
    <w:div w:id="1409840186">
      <w:marLeft w:val="0"/>
      <w:marRight w:val="0"/>
      <w:marTop w:val="0"/>
      <w:marBottom w:val="0"/>
      <w:divBdr>
        <w:top w:val="none" w:sz="0" w:space="0" w:color="auto"/>
        <w:left w:val="none" w:sz="0" w:space="0" w:color="auto"/>
        <w:bottom w:val="none" w:sz="0" w:space="0" w:color="auto"/>
        <w:right w:val="none" w:sz="0" w:space="0" w:color="auto"/>
      </w:divBdr>
    </w:div>
    <w:div w:id="1409958408">
      <w:marLeft w:val="0"/>
      <w:marRight w:val="0"/>
      <w:marTop w:val="0"/>
      <w:marBottom w:val="0"/>
      <w:divBdr>
        <w:top w:val="none" w:sz="0" w:space="0" w:color="auto"/>
        <w:left w:val="none" w:sz="0" w:space="0" w:color="auto"/>
        <w:bottom w:val="none" w:sz="0" w:space="0" w:color="auto"/>
        <w:right w:val="none" w:sz="0" w:space="0" w:color="auto"/>
      </w:divBdr>
    </w:div>
    <w:div w:id="1410035660">
      <w:marLeft w:val="0"/>
      <w:marRight w:val="0"/>
      <w:marTop w:val="0"/>
      <w:marBottom w:val="0"/>
      <w:divBdr>
        <w:top w:val="none" w:sz="0" w:space="0" w:color="auto"/>
        <w:left w:val="none" w:sz="0" w:space="0" w:color="auto"/>
        <w:bottom w:val="none" w:sz="0" w:space="0" w:color="auto"/>
        <w:right w:val="none" w:sz="0" w:space="0" w:color="auto"/>
      </w:divBdr>
    </w:div>
    <w:div w:id="1410074955">
      <w:marLeft w:val="0"/>
      <w:marRight w:val="0"/>
      <w:marTop w:val="0"/>
      <w:marBottom w:val="0"/>
      <w:divBdr>
        <w:top w:val="none" w:sz="0" w:space="0" w:color="auto"/>
        <w:left w:val="none" w:sz="0" w:space="0" w:color="auto"/>
        <w:bottom w:val="none" w:sz="0" w:space="0" w:color="auto"/>
        <w:right w:val="none" w:sz="0" w:space="0" w:color="auto"/>
      </w:divBdr>
    </w:div>
    <w:div w:id="1410076471">
      <w:marLeft w:val="0"/>
      <w:marRight w:val="0"/>
      <w:marTop w:val="0"/>
      <w:marBottom w:val="0"/>
      <w:divBdr>
        <w:top w:val="none" w:sz="0" w:space="0" w:color="auto"/>
        <w:left w:val="none" w:sz="0" w:space="0" w:color="auto"/>
        <w:bottom w:val="none" w:sz="0" w:space="0" w:color="auto"/>
        <w:right w:val="none" w:sz="0" w:space="0" w:color="auto"/>
      </w:divBdr>
    </w:div>
    <w:div w:id="1410079023">
      <w:bodyDiv w:val="1"/>
      <w:marLeft w:val="0"/>
      <w:marRight w:val="0"/>
      <w:marTop w:val="0"/>
      <w:marBottom w:val="0"/>
      <w:divBdr>
        <w:top w:val="none" w:sz="0" w:space="0" w:color="auto"/>
        <w:left w:val="none" w:sz="0" w:space="0" w:color="auto"/>
        <w:bottom w:val="none" w:sz="0" w:space="0" w:color="auto"/>
        <w:right w:val="none" w:sz="0" w:space="0" w:color="auto"/>
      </w:divBdr>
    </w:div>
    <w:div w:id="1410270063">
      <w:marLeft w:val="0"/>
      <w:marRight w:val="0"/>
      <w:marTop w:val="0"/>
      <w:marBottom w:val="0"/>
      <w:divBdr>
        <w:top w:val="none" w:sz="0" w:space="0" w:color="auto"/>
        <w:left w:val="none" w:sz="0" w:space="0" w:color="auto"/>
        <w:bottom w:val="none" w:sz="0" w:space="0" w:color="auto"/>
        <w:right w:val="none" w:sz="0" w:space="0" w:color="auto"/>
      </w:divBdr>
    </w:div>
    <w:div w:id="1410299969">
      <w:marLeft w:val="0"/>
      <w:marRight w:val="0"/>
      <w:marTop w:val="0"/>
      <w:marBottom w:val="0"/>
      <w:divBdr>
        <w:top w:val="none" w:sz="0" w:space="0" w:color="auto"/>
        <w:left w:val="none" w:sz="0" w:space="0" w:color="auto"/>
        <w:bottom w:val="none" w:sz="0" w:space="0" w:color="auto"/>
        <w:right w:val="none" w:sz="0" w:space="0" w:color="auto"/>
      </w:divBdr>
    </w:div>
    <w:div w:id="1410345631">
      <w:marLeft w:val="0"/>
      <w:marRight w:val="0"/>
      <w:marTop w:val="0"/>
      <w:marBottom w:val="0"/>
      <w:divBdr>
        <w:top w:val="none" w:sz="0" w:space="0" w:color="auto"/>
        <w:left w:val="none" w:sz="0" w:space="0" w:color="auto"/>
        <w:bottom w:val="none" w:sz="0" w:space="0" w:color="auto"/>
        <w:right w:val="none" w:sz="0" w:space="0" w:color="auto"/>
      </w:divBdr>
    </w:div>
    <w:div w:id="1410351875">
      <w:marLeft w:val="0"/>
      <w:marRight w:val="0"/>
      <w:marTop w:val="0"/>
      <w:marBottom w:val="0"/>
      <w:divBdr>
        <w:top w:val="none" w:sz="0" w:space="0" w:color="auto"/>
        <w:left w:val="none" w:sz="0" w:space="0" w:color="auto"/>
        <w:bottom w:val="none" w:sz="0" w:space="0" w:color="auto"/>
        <w:right w:val="none" w:sz="0" w:space="0" w:color="auto"/>
      </w:divBdr>
    </w:div>
    <w:div w:id="1410425918">
      <w:marLeft w:val="0"/>
      <w:marRight w:val="0"/>
      <w:marTop w:val="0"/>
      <w:marBottom w:val="0"/>
      <w:divBdr>
        <w:top w:val="none" w:sz="0" w:space="0" w:color="auto"/>
        <w:left w:val="none" w:sz="0" w:space="0" w:color="auto"/>
        <w:bottom w:val="none" w:sz="0" w:space="0" w:color="auto"/>
        <w:right w:val="none" w:sz="0" w:space="0" w:color="auto"/>
      </w:divBdr>
    </w:div>
    <w:div w:id="1410427194">
      <w:marLeft w:val="0"/>
      <w:marRight w:val="0"/>
      <w:marTop w:val="0"/>
      <w:marBottom w:val="0"/>
      <w:divBdr>
        <w:top w:val="none" w:sz="0" w:space="0" w:color="auto"/>
        <w:left w:val="none" w:sz="0" w:space="0" w:color="auto"/>
        <w:bottom w:val="none" w:sz="0" w:space="0" w:color="auto"/>
        <w:right w:val="none" w:sz="0" w:space="0" w:color="auto"/>
      </w:divBdr>
    </w:div>
    <w:div w:id="1410543853">
      <w:marLeft w:val="0"/>
      <w:marRight w:val="0"/>
      <w:marTop w:val="0"/>
      <w:marBottom w:val="0"/>
      <w:divBdr>
        <w:top w:val="none" w:sz="0" w:space="0" w:color="auto"/>
        <w:left w:val="none" w:sz="0" w:space="0" w:color="auto"/>
        <w:bottom w:val="none" w:sz="0" w:space="0" w:color="auto"/>
        <w:right w:val="none" w:sz="0" w:space="0" w:color="auto"/>
      </w:divBdr>
    </w:div>
    <w:div w:id="1410662608">
      <w:marLeft w:val="0"/>
      <w:marRight w:val="0"/>
      <w:marTop w:val="0"/>
      <w:marBottom w:val="0"/>
      <w:divBdr>
        <w:top w:val="none" w:sz="0" w:space="0" w:color="auto"/>
        <w:left w:val="none" w:sz="0" w:space="0" w:color="auto"/>
        <w:bottom w:val="none" w:sz="0" w:space="0" w:color="auto"/>
        <w:right w:val="none" w:sz="0" w:space="0" w:color="auto"/>
      </w:divBdr>
    </w:div>
    <w:div w:id="1410688161">
      <w:marLeft w:val="0"/>
      <w:marRight w:val="0"/>
      <w:marTop w:val="0"/>
      <w:marBottom w:val="0"/>
      <w:divBdr>
        <w:top w:val="none" w:sz="0" w:space="0" w:color="auto"/>
        <w:left w:val="none" w:sz="0" w:space="0" w:color="auto"/>
        <w:bottom w:val="none" w:sz="0" w:space="0" w:color="auto"/>
        <w:right w:val="none" w:sz="0" w:space="0" w:color="auto"/>
      </w:divBdr>
    </w:div>
    <w:div w:id="1410736366">
      <w:marLeft w:val="0"/>
      <w:marRight w:val="0"/>
      <w:marTop w:val="0"/>
      <w:marBottom w:val="0"/>
      <w:divBdr>
        <w:top w:val="none" w:sz="0" w:space="0" w:color="auto"/>
        <w:left w:val="none" w:sz="0" w:space="0" w:color="auto"/>
        <w:bottom w:val="none" w:sz="0" w:space="0" w:color="auto"/>
        <w:right w:val="none" w:sz="0" w:space="0" w:color="auto"/>
      </w:divBdr>
    </w:div>
    <w:div w:id="1410931456">
      <w:marLeft w:val="0"/>
      <w:marRight w:val="0"/>
      <w:marTop w:val="0"/>
      <w:marBottom w:val="0"/>
      <w:divBdr>
        <w:top w:val="none" w:sz="0" w:space="0" w:color="auto"/>
        <w:left w:val="none" w:sz="0" w:space="0" w:color="auto"/>
        <w:bottom w:val="none" w:sz="0" w:space="0" w:color="auto"/>
        <w:right w:val="none" w:sz="0" w:space="0" w:color="auto"/>
      </w:divBdr>
    </w:div>
    <w:div w:id="1411003903">
      <w:marLeft w:val="0"/>
      <w:marRight w:val="0"/>
      <w:marTop w:val="0"/>
      <w:marBottom w:val="0"/>
      <w:divBdr>
        <w:top w:val="none" w:sz="0" w:space="0" w:color="auto"/>
        <w:left w:val="none" w:sz="0" w:space="0" w:color="auto"/>
        <w:bottom w:val="none" w:sz="0" w:space="0" w:color="auto"/>
        <w:right w:val="none" w:sz="0" w:space="0" w:color="auto"/>
      </w:divBdr>
    </w:div>
    <w:div w:id="1411151364">
      <w:marLeft w:val="0"/>
      <w:marRight w:val="0"/>
      <w:marTop w:val="0"/>
      <w:marBottom w:val="0"/>
      <w:divBdr>
        <w:top w:val="none" w:sz="0" w:space="0" w:color="auto"/>
        <w:left w:val="none" w:sz="0" w:space="0" w:color="auto"/>
        <w:bottom w:val="none" w:sz="0" w:space="0" w:color="auto"/>
        <w:right w:val="none" w:sz="0" w:space="0" w:color="auto"/>
      </w:divBdr>
    </w:div>
    <w:div w:id="1411194773">
      <w:marLeft w:val="0"/>
      <w:marRight w:val="0"/>
      <w:marTop w:val="0"/>
      <w:marBottom w:val="0"/>
      <w:divBdr>
        <w:top w:val="none" w:sz="0" w:space="0" w:color="auto"/>
        <w:left w:val="none" w:sz="0" w:space="0" w:color="auto"/>
        <w:bottom w:val="none" w:sz="0" w:space="0" w:color="auto"/>
        <w:right w:val="none" w:sz="0" w:space="0" w:color="auto"/>
      </w:divBdr>
    </w:div>
    <w:div w:id="1411199625">
      <w:marLeft w:val="0"/>
      <w:marRight w:val="0"/>
      <w:marTop w:val="0"/>
      <w:marBottom w:val="0"/>
      <w:divBdr>
        <w:top w:val="none" w:sz="0" w:space="0" w:color="auto"/>
        <w:left w:val="none" w:sz="0" w:space="0" w:color="auto"/>
        <w:bottom w:val="none" w:sz="0" w:space="0" w:color="auto"/>
        <w:right w:val="none" w:sz="0" w:space="0" w:color="auto"/>
      </w:divBdr>
    </w:div>
    <w:div w:id="1411384584">
      <w:marLeft w:val="0"/>
      <w:marRight w:val="0"/>
      <w:marTop w:val="0"/>
      <w:marBottom w:val="0"/>
      <w:divBdr>
        <w:top w:val="none" w:sz="0" w:space="0" w:color="auto"/>
        <w:left w:val="none" w:sz="0" w:space="0" w:color="auto"/>
        <w:bottom w:val="none" w:sz="0" w:space="0" w:color="auto"/>
        <w:right w:val="none" w:sz="0" w:space="0" w:color="auto"/>
      </w:divBdr>
    </w:div>
    <w:div w:id="1411386391">
      <w:marLeft w:val="0"/>
      <w:marRight w:val="0"/>
      <w:marTop w:val="0"/>
      <w:marBottom w:val="0"/>
      <w:divBdr>
        <w:top w:val="none" w:sz="0" w:space="0" w:color="auto"/>
        <w:left w:val="none" w:sz="0" w:space="0" w:color="auto"/>
        <w:bottom w:val="none" w:sz="0" w:space="0" w:color="auto"/>
        <w:right w:val="none" w:sz="0" w:space="0" w:color="auto"/>
      </w:divBdr>
    </w:div>
    <w:div w:id="1411386979">
      <w:marLeft w:val="0"/>
      <w:marRight w:val="0"/>
      <w:marTop w:val="0"/>
      <w:marBottom w:val="0"/>
      <w:divBdr>
        <w:top w:val="none" w:sz="0" w:space="0" w:color="auto"/>
        <w:left w:val="none" w:sz="0" w:space="0" w:color="auto"/>
        <w:bottom w:val="none" w:sz="0" w:space="0" w:color="auto"/>
        <w:right w:val="none" w:sz="0" w:space="0" w:color="auto"/>
      </w:divBdr>
    </w:div>
    <w:div w:id="1411611337">
      <w:marLeft w:val="0"/>
      <w:marRight w:val="0"/>
      <w:marTop w:val="0"/>
      <w:marBottom w:val="0"/>
      <w:divBdr>
        <w:top w:val="none" w:sz="0" w:space="0" w:color="auto"/>
        <w:left w:val="none" w:sz="0" w:space="0" w:color="auto"/>
        <w:bottom w:val="none" w:sz="0" w:space="0" w:color="auto"/>
        <w:right w:val="none" w:sz="0" w:space="0" w:color="auto"/>
      </w:divBdr>
    </w:div>
    <w:div w:id="1411657710">
      <w:marLeft w:val="0"/>
      <w:marRight w:val="0"/>
      <w:marTop w:val="0"/>
      <w:marBottom w:val="0"/>
      <w:divBdr>
        <w:top w:val="none" w:sz="0" w:space="0" w:color="auto"/>
        <w:left w:val="none" w:sz="0" w:space="0" w:color="auto"/>
        <w:bottom w:val="none" w:sz="0" w:space="0" w:color="auto"/>
        <w:right w:val="none" w:sz="0" w:space="0" w:color="auto"/>
      </w:divBdr>
    </w:div>
    <w:div w:id="1411808013">
      <w:marLeft w:val="0"/>
      <w:marRight w:val="0"/>
      <w:marTop w:val="0"/>
      <w:marBottom w:val="0"/>
      <w:divBdr>
        <w:top w:val="none" w:sz="0" w:space="0" w:color="auto"/>
        <w:left w:val="none" w:sz="0" w:space="0" w:color="auto"/>
        <w:bottom w:val="none" w:sz="0" w:space="0" w:color="auto"/>
        <w:right w:val="none" w:sz="0" w:space="0" w:color="auto"/>
      </w:divBdr>
    </w:div>
    <w:div w:id="1411923737">
      <w:marLeft w:val="0"/>
      <w:marRight w:val="0"/>
      <w:marTop w:val="0"/>
      <w:marBottom w:val="0"/>
      <w:divBdr>
        <w:top w:val="none" w:sz="0" w:space="0" w:color="auto"/>
        <w:left w:val="none" w:sz="0" w:space="0" w:color="auto"/>
        <w:bottom w:val="none" w:sz="0" w:space="0" w:color="auto"/>
        <w:right w:val="none" w:sz="0" w:space="0" w:color="auto"/>
      </w:divBdr>
    </w:div>
    <w:div w:id="1411997078">
      <w:marLeft w:val="0"/>
      <w:marRight w:val="0"/>
      <w:marTop w:val="0"/>
      <w:marBottom w:val="0"/>
      <w:divBdr>
        <w:top w:val="none" w:sz="0" w:space="0" w:color="auto"/>
        <w:left w:val="none" w:sz="0" w:space="0" w:color="auto"/>
        <w:bottom w:val="none" w:sz="0" w:space="0" w:color="auto"/>
        <w:right w:val="none" w:sz="0" w:space="0" w:color="auto"/>
      </w:divBdr>
    </w:div>
    <w:div w:id="1412003044">
      <w:marLeft w:val="0"/>
      <w:marRight w:val="0"/>
      <w:marTop w:val="0"/>
      <w:marBottom w:val="0"/>
      <w:divBdr>
        <w:top w:val="none" w:sz="0" w:space="0" w:color="auto"/>
        <w:left w:val="none" w:sz="0" w:space="0" w:color="auto"/>
        <w:bottom w:val="none" w:sz="0" w:space="0" w:color="auto"/>
        <w:right w:val="none" w:sz="0" w:space="0" w:color="auto"/>
      </w:divBdr>
    </w:div>
    <w:div w:id="1412118579">
      <w:marLeft w:val="0"/>
      <w:marRight w:val="0"/>
      <w:marTop w:val="0"/>
      <w:marBottom w:val="0"/>
      <w:divBdr>
        <w:top w:val="none" w:sz="0" w:space="0" w:color="auto"/>
        <w:left w:val="none" w:sz="0" w:space="0" w:color="auto"/>
        <w:bottom w:val="none" w:sz="0" w:space="0" w:color="auto"/>
        <w:right w:val="none" w:sz="0" w:space="0" w:color="auto"/>
      </w:divBdr>
    </w:div>
    <w:div w:id="1412196091">
      <w:marLeft w:val="0"/>
      <w:marRight w:val="0"/>
      <w:marTop w:val="0"/>
      <w:marBottom w:val="0"/>
      <w:divBdr>
        <w:top w:val="none" w:sz="0" w:space="0" w:color="auto"/>
        <w:left w:val="none" w:sz="0" w:space="0" w:color="auto"/>
        <w:bottom w:val="none" w:sz="0" w:space="0" w:color="auto"/>
        <w:right w:val="none" w:sz="0" w:space="0" w:color="auto"/>
      </w:divBdr>
    </w:div>
    <w:div w:id="1412197927">
      <w:marLeft w:val="0"/>
      <w:marRight w:val="0"/>
      <w:marTop w:val="0"/>
      <w:marBottom w:val="0"/>
      <w:divBdr>
        <w:top w:val="none" w:sz="0" w:space="0" w:color="auto"/>
        <w:left w:val="none" w:sz="0" w:space="0" w:color="auto"/>
        <w:bottom w:val="none" w:sz="0" w:space="0" w:color="auto"/>
        <w:right w:val="none" w:sz="0" w:space="0" w:color="auto"/>
      </w:divBdr>
    </w:div>
    <w:div w:id="1412267679">
      <w:marLeft w:val="0"/>
      <w:marRight w:val="0"/>
      <w:marTop w:val="0"/>
      <w:marBottom w:val="0"/>
      <w:divBdr>
        <w:top w:val="none" w:sz="0" w:space="0" w:color="auto"/>
        <w:left w:val="none" w:sz="0" w:space="0" w:color="auto"/>
        <w:bottom w:val="none" w:sz="0" w:space="0" w:color="auto"/>
        <w:right w:val="none" w:sz="0" w:space="0" w:color="auto"/>
      </w:divBdr>
    </w:div>
    <w:div w:id="1412311911">
      <w:marLeft w:val="0"/>
      <w:marRight w:val="0"/>
      <w:marTop w:val="0"/>
      <w:marBottom w:val="0"/>
      <w:divBdr>
        <w:top w:val="none" w:sz="0" w:space="0" w:color="auto"/>
        <w:left w:val="none" w:sz="0" w:space="0" w:color="auto"/>
        <w:bottom w:val="none" w:sz="0" w:space="0" w:color="auto"/>
        <w:right w:val="none" w:sz="0" w:space="0" w:color="auto"/>
      </w:divBdr>
    </w:div>
    <w:div w:id="1412312059">
      <w:marLeft w:val="0"/>
      <w:marRight w:val="0"/>
      <w:marTop w:val="0"/>
      <w:marBottom w:val="0"/>
      <w:divBdr>
        <w:top w:val="none" w:sz="0" w:space="0" w:color="auto"/>
        <w:left w:val="none" w:sz="0" w:space="0" w:color="auto"/>
        <w:bottom w:val="none" w:sz="0" w:space="0" w:color="auto"/>
        <w:right w:val="none" w:sz="0" w:space="0" w:color="auto"/>
      </w:divBdr>
    </w:div>
    <w:div w:id="1412317884">
      <w:marLeft w:val="0"/>
      <w:marRight w:val="0"/>
      <w:marTop w:val="0"/>
      <w:marBottom w:val="0"/>
      <w:divBdr>
        <w:top w:val="none" w:sz="0" w:space="0" w:color="auto"/>
        <w:left w:val="none" w:sz="0" w:space="0" w:color="auto"/>
        <w:bottom w:val="none" w:sz="0" w:space="0" w:color="auto"/>
        <w:right w:val="none" w:sz="0" w:space="0" w:color="auto"/>
      </w:divBdr>
    </w:div>
    <w:div w:id="1412383998">
      <w:marLeft w:val="0"/>
      <w:marRight w:val="0"/>
      <w:marTop w:val="0"/>
      <w:marBottom w:val="0"/>
      <w:divBdr>
        <w:top w:val="none" w:sz="0" w:space="0" w:color="auto"/>
        <w:left w:val="none" w:sz="0" w:space="0" w:color="auto"/>
        <w:bottom w:val="none" w:sz="0" w:space="0" w:color="auto"/>
        <w:right w:val="none" w:sz="0" w:space="0" w:color="auto"/>
      </w:divBdr>
    </w:div>
    <w:div w:id="1412392167">
      <w:marLeft w:val="0"/>
      <w:marRight w:val="0"/>
      <w:marTop w:val="0"/>
      <w:marBottom w:val="0"/>
      <w:divBdr>
        <w:top w:val="none" w:sz="0" w:space="0" w:color="auto"/>
        <w:left w:val="none" w:sz="0" w:space="0" w:color="auto"/>
        <w:bottom w:val="none" w:sz="0" w:space="0" w:color="auto"/>
        <w:right w:val="none" w:sz="0" w:space="0" w:color="auto"/>
      </w:divBdr>
    </w:div>
    <w:div w:id="1412434865">
      <w:marLeft w:val="480"/>
      <w:marRight w:val="0"/>
      <w:marTop w:val="0"/>
      <w:marBottom w:val="0"/>
      <w:divBdr>
        <w:top w:val="none" w:sz="0" w:space="0" w:color="auto"/>
        <w:left w:val="none" w:sz="0" w:space="0" w:color="auto"/>
        <w:bottom w:val="none" w:sz="0" w:space="0" w:color="auto"/>
        <w:right w:val="none" w:sz="0" w:space="0" w:color="auto"/>
      </w:divBdr>
    </w:div>
    <w:div w:id="1412509070">
      <w:marLeft w:val="0"/>
      <w:marRight w:val="0"/>
      <w:marTop w:val="0"/>
      <w:marBottom w:val="0"/>
      <w:divBdr>
        <w:top w:val="none" w:sz="0" w:space="0" w:color="auto"/>
        <w:left w:val="none" w:sz="0" w:space="0" w:color="auto"/>
        <w:bottom w:val="none" w:sz="0" w:space="0" w:color="auto"/>
        <w:right w:val="none" w:sz="0" w:space="0" w:color="auto"/>
      </w:divBdr>
    </w:div>
    <w:div w:id="1412581787">
      <w:marLeft w:val="0"/>
      <w:marRight w:val="0"/>
      <w:marTop w:val="0"/>
      <w:marBottom w:val="0"/>
      <w:divBdr>
        <w:top w:val="none" w:sz="0" w:space="0" w:color="auto"/>
        <w:left w:val="none" w:sz="0" w:space="0" w:color="auto"/>
        <w:bottom w:val="none" w:sz="0" w:space="0" w:color="auto"/>
        <w:right w:val="none" w:sz="0" w:space="0" w:color="auto"/>
      </w:divBdr>
    </w:div>
    <w:div w:id="1412583615">
      <w:marLeft w:val="0"/>
      <w:marRight w:val="0"/>
      <w:marTop w:val="0"/>
      <w:marBottom w:val="0"/>
      <w:divBdr>
        <w:top w:val="none" w:sz="0" w:space="0" w:color="auto"/>
        <w:left w:val="none" w:sz="0" w:space="0" w:color="auto"/>
        <w:bottom w:val="none" w:sz="0" w:space="0" w:color="auto"/>
        <w:right w:val="none" w:sz="0" w:space="0" w:color="auto"/>
      </w:divBdr>
    </w:div>
    <w:div w:id="1412584388">
      <w:marLeft w:val="0"/>
      <w:marRight w:val="0"/>
      <w:marTop w:val="0"/>
      <w:marBottom w:val="0"/>
      <w:divBdr>
        <w:top w:val="none" w:sz="0" w:space="0" w:color="auto"/>
        <w:left w:val="none" w:sz="0" w:space="0" w:color="auto"/>
        <w:bottom w:val="none" w:sz="0" w:space="0" w:color="auto"/>
        <w:right w:val="none" w:sz="0" w:space="0" w:color="auto"/>
      </w:divBdr>
    </w:div>
    <w:div w:id="1412586594">
      <w:marLeft w:val="0"/>
      <w:marRight w:val="0"/>
      <w:marTop w:val="0"/>
      <w:marBottom w:val="0"/>
      <w:divBdr>
        <w:top w:val="none" w:sz="0" w:space="0" w:color="auto"/>
        <w:left w:val="none" w:sz="0" w:space="0" w:color="auto"/>
        <w:bottom w:val="none" w:sz="0" w:space="0" w:color="auto"/>
        <w:right w:val="none" w:sz="0" w:space="0" w:color="auto"/>
      </w:divBdr>
    </w:div>
    <w:div w:id="1412654081">
      <w:marLeft w:val="0"/>
      <w:marRight w:val="0"/>
      <w:marTop w:val="0"/>
      <w:marBottom w:val="0"/>
      <w:divBdr>
        <w:top w:val="none" w:sz="0" w:space="0" w:color="auto"/>
        <w:left w:val="none" w:sz="0" w:space="0" w:color="auto"/>
        <w:bottom w:val="none" w:sz="0" w:space="0" w:color="auto"/>
        <w:right w:val="none" w:sz="0" w:space="0" w:color="auto"/>
      </w:divBdr>
    </w:div>
    <w:div w:id="1412654675">
      <w:marLeft w:val="0"/>
      <w:marRight w:val="0"/>
      <w:marTop w:val="0"/>
      <w:marBottom w:val="0"/>
      <w:divBdr>
        <w:top w:val="none" w:sz="0" w:space="0" w:color="auto"/>
        <w:left w:val="none" w:sz="0" w:space="0" w:color="auto"/>
        <w:bottom w:val="none" w:sz="0" w:space="0" w:color="auto"/>
        <w:right w:val="none" w:sz="0" w:space="0" w:color="auto"/>
      </w:divBdr>
    </w:div>
    <w:div w:id="1412657382">
      <w:marLeft w:val="0"/>
      <w:marRight w:val="0"/>
      <w:marTop w:val="0"/>
      <w:marBottom w:val="0"/>
      <w:divBdr>
        <w:top w:val="none" w:sz="0" w:space="0" w:color="auto"/>
        <w:left w:val="none" w:sz="0" w:space="0" w:color="auto"/>
        <w:bottom w:val="none" w:sz="0" w:space="0" w:color="auto"/>
        <w:right w:val="none" w:sz="0" w:space="0" w:color="auto"/>
      </w:divBdr>
    </w:div>
    <w:div w:id="1412703615">
      <w:marLeft w:val="0"/>
      <w:marRight w:val="0"/>
      <w:marTop w:val="0"/>
      <w:marBottom w:val="0"/>
      <w:divBdr>
        <w:top w:val="none" w:sz="0" w:space="0" w:color="auto"/>
        <w:left w:val="none" w:sz="0" w:space="0" w:color="auto"/>
        <w:bottom w:val="none" w:sz="0" w:space="0" w:color="auto"/>
        <w:right w:val="none" w:sz="0" w:space="0" w:color="auto"/>
      </w:divBdr>
    </w:div>
    <w:div w:id="1412890934">
      <w:marLeft w:val="0"/>
      <w:marRight w:val="0"/>
      <w:marTop w:val="0"/>
      <w:marBottom w:val="0"/>
      <w:divBdr>
        <w:top w:val="none" w:sz="0" w:space="0" w:color="auto"/>
        <w:left w:val="none" w:sz="0" w:space="0" w:color="auto"/>
        <w:bottom w:val="none" w:sz="0" w:space="0" w:color="auto"/>
        <w:right w:val="none" w:sz="0" w:space="0" w:color="auto"/>
      </w:divBdr>
    </w:div>
    <w:div w:id="1413119347">
      <w:marLeft w:val="0"/>
      <w:marRight w:val="0"/>
      <w:marTop w:val="0"/>
      <w:marBottom w:val="0"/>
      <w:divBdr>
        <w:top w:val="none" w:sz="0" w:space="0" w:color="auto"/>
        <w:left w:val="none" w:sz="0" w:space="0" w:color="auto"/>
        <w:bottom w:val="none" w:sz="0" w:space="0" w:color="auto"/>
        <w:right w:val="none" w:sz="0" w:space="0" w:color="auto"/>
      </w:divBdr>
    </w:div>
    <w:div w:id="1413232868">
      <w:marLeft w:val="0"/>
      <w:marRight w:val="0"/>
      <w:marTop w:val="0"/>
      <w:marBottom w:val="0"/>
      <w:divBdr>
        <w:top w:val="none" w:sz="0" w:space="0" w:color="auto"/>
        <w:left w:val="none" w:sz="0" w:space="0" w:color="auto"/>
        <w:bottom w:val="none" w:sz="0" w:space="0" w:color="auto"/>
        <w:right w:val="none" w:sz="0" w:space="0" w:color="auto"/>
      </w:divBdr>
    </w:div>
    <w:div w:id="1413308846">
      <w:marLeft w:val="0"/>
      <w:marRight w:val="0"/>
      <w:marTop w:val="0"/>
      <w:marBottom w:val="0"/>
      <w:divBdr>
        <w:top w:val="none" w:sz="0" w:space="0" w:color="auto"/>
        <w:left w:val="none" w:sz="0" w:space="0" w:color="auto"/>
        <w:bottom w:val="none" w:sz="0" w:space="0" w:color="auto"/>
        <w:right w:val="none" w:sz="0" w:space="0" w:color="auto"/>
      </w:divBdr>
    </w:div>
    <w:div w:id="1413351439">
      <w:marLeft w:val="0"/>
      <w:marRight w:val="0"/>
      <w:marTop w:val="0"/>
      <w:marBottom w:val="0"/>
      <w:divBdr>
        <w:top w:val="none" w:sz="0" w:space="0" w:color="auto"/>
        <w:left w:val="none" w:sz="0" w:space="0" w:color="auto"/>
        <w:bottom w:val="none" w:sz="0" w:space="0" w:color="auto"/>
        <w:right w:val="none" w:sz="0" w:space="0" w:color="auto"/>
      </w:divBdr>
    </w:div>
    <w:div w:id="1413427223">
      <w:marLeft w:val="0"/>
      <w:marRight w:val="0"/>
      <w:marTop w:val="0"/>
      <w:marBottom w:val="0"/>
      <w:divBdr>
        <w:top w:val="none" w:sz="0" w:space="0" w:color="auto"/>
        <w:left w:val="none" w:sz="0" w:space="0" w:color="auto"/>
        <w:bottom w:val="none" w:sz="0" w:space="0" w:color="auto"/>
        <w:right w:val="none" w:sz="0" w:space="0" w:color="auto"/>
      </w:divBdr>
    </w:div>
    <w:div w:id="1413430546">
      <w:marLeft w:val="0"/>
      <w:marRight w:val="0"/>
      <w:marTop w:val="0"/>
      <w:marBottom w:val="0"/>
      <w:divBdr>
        <w:top w:val="none" w:sz="0" w:space="0" w:color="auto"/>
        <w:left w:val="none" w:sz="0" w:space="0" w:color="auto"/>
        <w:bottom w:val="none" w:sz="0" w:space="0" w:color="auto"/>
        <w:right w:val="none" w:sz="0" w:space="0" w:color="auto"/>
      </w:divBdr>
    </w:div>
    <w:div w:id="1413433293">
      <w:marLeft w:val="0"/>
      <w:marRight w:val="0"/>
      <w:marTop w:val="0"/>
      <w:marBottom w:val="0"/>
      <w:divBdr>
        <w:top w:val="none" w:sz="0" w:space="0" w:color="auto"/>
        <w:left w:val="none" w:sz="0" w:space="0" w:color="auto"/>
        <w:bottom w:val="none" w:sz="0" w:space="0" w:color="auto"/>
        <w:right w:val="none" w:sz="0" w:space="0" w:color="auto"/>
      </w:divBdr>
    </w:div>
    <w:div w:id="1413506333">
      <w:marLeft w:val="0"/>
      <w:marRight w:val="0"/>
      <w:marTop w:val="0"/>
      <w:marBottom w:val="0"/>
      <w:divBdr>
        <w:top w:val="none" w:sz="0" w:space="0" w:color="auto"/>
        <w:left w:val="none" w:sz="0" w:space="0" w:color="auto"/>
        <w:bottom w:val="none" w:sz="0" w:space="0" w:color="auto"/>
        <w:right w:val="none" w:sz="0" w:space="0" w:color="auto"/>
      </w:divBdr>
    </w:div>
    <w:div w:id="1413507181">
      <w:marLeft w:val="0"/>
      <w:marRight w:val="0"/>
      <w:marTop w:val="0"/>
      <w:marBottom w:val="0"/>
      <w:divBdr>
        <w:top w:val="none" w:sz="0" w:space="0" w:color="auto"/>
        <w:left w:val="none" w:sz="0" w:space="0" w:color="auto"/>
        <w:bottom w:val="none" w:sz="0" w:space="0" w:color="auto"/>
        <w:right w:val="none" w:sz="0" w:space="0" w:color="auto"/>
      </w:divBdr>
    </w:div>
    <w:div w:id="1413510139">
      <w:marLeft w:val="0"/>
      <w:marRight w:val="0"/>
      <w:marTop w:val="0"/>
      <w:marBottom w:val="0"/>
      <w:divBdr>
        <w:top w:val="none" w:sz="0" w:space="0" w:color="auto"/>
        <w:left w:val="none" w:sz="0" w:space="0" w:color="auto"/>
        <w:bottom w:val="none" w:sz="0" w:space="0" w:color="auto"/>
        <w:right w:val="none" w:sz="0" w:space="0" w:color="auto"/>
      </w:divBdr>
    </w:div>
    <w:div w:id="1413577508">
      <w:marLeft w:val="0"/>
      <w:marRight w:val="0"/>
      <w:marTop w:val="0"/>
      <w:marBottom w:val="0"/>
      <w:divBdr>
        <w:top w:val="none" w:sz="0" w:space="0" w:color="auto"/>
        <w:left w:val="none" w:sz="0" w:space="0" w:color="auto"/>
        <w:bottom w:val="none" w:sz="0" w:space="0" w:color="auto"/>
        <w:right w:val="none" w:sz="0" w:space="0" w:color="auto"/>
      </w:divBdr>
    </w:div>
    <w:div w:id="1413619529">
      <w:marLeft w:val="0"/>
      <w:marRight w:val="0"/>
      <w:marTop w:val="0"/>
      <w:marBottom w:val="0"/>
      <w:divBdr>
        <w:top w:val="none" w:sz="0" w:space="0" w:color="auto"/>
        <w:left w:val="none" w:sz="0" w:space="0" w:color="auto"/>
        <w:bottom w:val="none" w:sz="0" w:space="0" w:color="auto"/>
        <w:right w:val="none" w:sz="0" w:space="0" w:color="auto"/>
      </w:divBdr>
    </w:div>
    <w:div w:id="1414008856">
      <w:marLeft w:val="0"/>
      <w:marRight w:val="0"/>
      <w:marTop w:val="0"/>
      <w:marBottom w:val="0"/>
      <w:divBdr>
        <w:top w:val="none" w:sz="0" w:space="0" w:color="auto"/>
        <w:left w:val="none" w:sz="0" w:space="0" w:color="auto"/>
        <w:bottom w:val="none" w:sz="0" w:space="0" w:color="auto"/>
        <w:right w:val="none" w:sz="0" w:space="0" w:color="auto"/>
      </w:divBdr>
    </w:div>
    <w:div w:id="1414012218">
      <w:marLeft w:val="0"/>
      <w:marRight w:val="0"/>
      <w:marTop w:val="0"/>
      <w:marBottom w:val="0"/>
      <w:divBdr>
        <w:top w:val="none" w:sz="0" w:space="0" w:color="auto"/>
        <w:left w:val="none" w:sz="0" w:space="0" w:color="auto"/>
        <w:bottom w:val="none" w:sz="0" w:space="0" w:color="auto"/>
        <w:right w:val="none" w:sz="0" w:space="0" w:color="auto"/>
      </w:divBdr>
    </w:div>
    <w:div w:id="1414012610">
      <w:marLeft w:val="0"/>
      <w:marRight w:val="0"/>
      <w:marTop w:val="0"/>
      <w:marBottom w:val="0"/>
      <w:divBdr>
        <w:top w:val="none" w:sz="0" w:space="0" w:color="auto"/>
        <w:left w:val="none" w:sz="0" w:space="0" w:color="auto"/>
        <w:bottom w:val="none" w:sz="0" w:space="0" w:color="auto"/>
        <w:right w:val="none" w:sz="0" w:space="0" w:color="auto"/>
      </w:divBdr>
    </w:div>
    <w:div w:id="1414082137">
      <w:bodyDiv w:val="1"/>
      <w:marLeft w:val="0"/>
      <w:marRight w:val="0"/>
      <w:marTop w:val="0"/>
      <w:marBottom w:val="0"/>
      <w:divBdr>
        <w:top w:val="none" w:sz="0" w:space="0" w:color="auto"/>
        <w:left w:val="none" w:sz="0" w:space="0" w:color="auto"/>
        <w:bottom w:val="none" w:sz="0" w:space="0" w:color="auto"/>
        <w:right w:val="none" w:sz="0" w:space="0" w:color="auto"/>
      </w:divBdr>
    </w:div>
    <w:div w:id="1414083736">
      <w:marLeft w:val="0"/>
      <w:marRight w:val="0"/>
      <w:marTop w:val="0"/>
      <w:marBottom w:val="0"/>
      <w:divBdr>
        <w:top w:val="none" w:sz="0" w:space="0" w:color="auto"/>
        <w:left w:val="none" w:sz="0" w:space="0" w:color="auto"/>
        <w:bottom w:val="none" w:sz="0" w:space="0" w:color="auto"/>
        <w:right w:val="none" w:sz="0" w:space="0" w:color="auto"/>
      </w:divBdr>
    </w:div>
    <w:div w:id="1414088923">
      <w:marLeft w:val="0"/>
      <w:marRight w:val="0"/>
      <w:marTop w:val="0"/>
      <w:marBottom w:val="0"/>
      <w:divBdr>
        <w:top w:val="none" w:sz="0" w:space="0" w:color="auto"/>
        <w:left w:val="none" w:sz="0" w:space="0" w:color="auto"/>
        <w:bottom w:val="none" w:sz="0" w:space="0" w:color="auto"/>
        <w:right w:val="none" w:sz="0" w:space="0" w:color="auto"/>
      </w:divBdr>
    </w:div>
    <w:div w:id="1414161180">
      <w:marLeft w:val="0"/>
      <w:marRight w:val="0"/>
      <w:marTop w:val="0"/>
      <w:marBottom w:val="0"/>
      <w:divBdr>
        <w:top w:val="none" w:sz="0" w:space="0" w:color="auto"/>
        <w:left w:val="none" w:sz="0" w:space="0" w:color="auto"/>
        <w:bottom w:val="none" w:sz="0" w:space="0" w:color="auto"/>
        <w:right w:val="none" w:sz="0" w:space="0" w:color="auto"/>
      </w:divBdr>
    </w:div>
    <w:div w:id="1414206837">
      <w:marLeft w:val="0"/>
      <w:marRight w:val="0"/>
      <w:marTop w:val="0"/>
      <w:marBottom w:val="0"/>
      <w:divBdr>
        <w:top w:val="none" w:sz="0" w:space="0" w:color="auto"/>
        <w:left w:val="none" w:sz="0" w:space="0" w:color="auto"/>
        <w:bottom w:val="none" w:sz="0" w:space="0" w:color="auto"/>
        <w:right w:val="none" w:sz="0" w:space="0" w:color="auto"/>
      </w:divBdr>
    </w:div>
    <w:div w:id="1414207059">
      <w:marLeft w:val="0"/>
      <w:marRight w:val="0"/>
      <w:marTop w:val="0"/>
      <w:marBottom w:val="0"/>
      <w:divBdr>
        <w:top w:val="none" w:sz="0" w:space="0" w:color="auto"/>
        <w:left w:val="none" w:sz="0" w:space="0" w:color="auto"/>
        <w:bottom w:val="none" w:sz="0" w:space="0" w:color="auto"/>
        <w:right w:val="none" w:sz="0" w:space="0" w:color="auto"/>
      </w:divBdr>
    </w:div>
    <w:div w:id="1414276462">
      <w:marLeft w:val="0"/>
      <w:marRight w:val="0"/>
      <w:marTop w:val="0"/>
      <w:marBottom w:val="0"/>
      <w:divBdr>
        <w:top w:val="none" w:sz="0" w:space="0" w:color="auto"/>
        <w:left w:val="none" w:sz="0" w:space="0" w:color="auto"/>
        <w:bottom w:val="none" w:sz="0" w:space="0" w:color="auto"/>
        <w:right w:val="none" w:sz="0" w:space="0" w:color="auto"/>
      </w:divBdr>
    </w:div>
    <w:div w:id="1414426297">
      <w:marLeft w:val="0"/>
      <w:marRight w:val="0"/>
      <w:marTop w:val="0"/>
      <w:marBottom w:val="0"/>
      <w:divBdr>
        <w:top w:val="none" w:sz="0" w:space="0" w:color="auto"/>
        <w:left w:val="none" w:sz="0" w:space="0" w:color="auto"/>
        <w:bottom w:val="none" w:sz="0" w:space="0" w:color="auto"/>
        <w:right w:val="none" w:sz="0" w:space="0" w:color="auto"/>
      </w:divBdr>
    </w:div>
    <w:div w:id="1414467964">
      <w:marLeft w:val="0"/>
      <w:marRight w:val="0"/>
      <w:marTop w:val="0"/>
      <w:marBottom w:val="0"/>
      <w:divBdr>
        <w:top w:val="none" w:sz="0" w:space="0" w:color="auto"/>
        <w:left w:val="none" w:sz="0" w:space="0" w:color="auto"/>
        <w:bottom w:val="none" w:sz="0" w:space="0" w:color="auto"/>
        <w:right w:val="none" w:sz="0" w:space="0" w:color="auto"/>
      </w:divBdr>
    </w:div>
    <w:div w:id="1414470835">
      <w:marLeft w:val="0"/>
      <w:marRight w:val="0"/>
      <w:marTop w:val="0"/>
      <w:marBottom w:val="0"/>
      <w:divBdr>
        <w:top w:val="none" w:sz="0" w:space="0" w:color="auto"/>
        <w:left w:val="none" w:sz="0" w:space="0" w:color="auto"/>
        <w:bottom w:val="none" w:sz="0" w:space="0" w:color="auto"/>
        <w:right w:val="none" w:sz="0" w:space="0" w:color="auto"/>
      </w:divBdr>
    </w:div>
    <w:div w:id="1414551306">
      <w:marLeft w:val="0"/>
      <w:marRight w:val="0"/>
      <w:marTop w:val="0"/>
      <w:marBottom w:val="0"/>
      <w:divBdr>
        <w:top w:val="none" w:sz="0" w:space="0" w:color="auto"/>
        <w:left w:val="none" w:sz="0" w:space="0" w:color="auto"/>
        <w:bottom w:val="none" w:sz="0" w:space="0" w:color="auto"/>
        <w:right w:val="none" w:sz="0" w:space="0" w:color="auto"/>
      </w:divBdr>
    </w:div>
    <w:div w:id="1414594850">
      <w:marLeft w:val="0"/>
      <w:marRight w:val="0"/>
      <w:marTop w:val="0"/>
      <w:marBottom w:val="0"/>
      <w:divBdr>
        <w:top w:val="none" w:sz="0" w:space="0" w:color="auto"/>
        <w:left w:val="none" w:sz="0" w:space="0" w:color="auto"/>
        <w:bottom w:val="none" w:sz="0" w:space="0" w:color="auto"/>
        <w:right w:val="none" w:sz="0" w:space="0" w:color="auto"/>
      </w:divBdr>
    </w:div>
    <w:div w:id="1414618128">
      <w:marLeft w:val="0"/>
      <w:marRight w:val="0"/>
      <w:marTop w:val="0"/>
      <w:marBottom w:val="0"/>
      <w:divBdr>
        <w:top w:val="none" w:sz="0" w:space="0" w:color="auto"/>
        <w:left w:val="none" w:sz="0" w:space="0" w:color="auto"/>
        <w:bottom w:val="none" w:sz="0" w:space="0" w:color="auto"/>
        <w:right w:val="none" w:sz="0" w:space="0" w:color="auto"/>
      </w:divBdr>
    </w:div>
    <w:div w:id="1414620698">
      <w:marLeft w:val="0"/>
      <w:marRight w:val="0"/>
      <w:marTop w:val="0"/>
      <w:marBottom w:val="0"/>
      <w:divBdr>
        <w:top w:val="none" w:sz="0" w:space="0" w:color="auto"/>
        <w:left w:val="none" w:sz="0" w:space="0" w:color="auto"/>
        <w:bottom w:val="none" w:sz="0" w:space="0" w:color="auto"/>
        <w:right w:val="none" w:sz="0" w:space="0" w:color="auto"/>
      </w:divBdr>
    </w:div>
    <w:div w:id="1414661629">
      <w:marLeft w:val="0"/>
      <w:marRight w:val="0"/>
      <w:marTop w:val="0"/>
      <w:marBottom w:val="0"/>
      <w:divBdr>
        <w:top w:val="none" w:sz="0" w:space="0" w:color="auto"/>
        <w:left w:val="none" w:sz="0" w:space="0" w:color="auto"/>
        <w:bottom w:val="none" w:sz="0" w:space="0" w:color="auto"/>
        <w:right w:val="none" w:sz="0" w:space="0" w:color="auto"/>
      </w:divBdr>
    </w:div>
    <w:div w:id="1414743500">
      <w:marLeft w:val="0"/>
      <w:marRight w:val="0"/>
      <w:marTop w:val="0"/>
      <w:marBottom w:val="0"/>
      <w:divBdr>
        <w:top w:val="none" w:sz="0" w:space="0" w:color="auto"/>
        <w:left w:val="none" w:sz="0" w:space="0" w:color="auto"/>
        <w:bottom w:val="none" w:sz="0" w:space="0" w:color="auto"/>
        <w:right w:val="none" w:sz="0" w:space="0" w:color="auto"/>
      </w:divBdr>
    </w:div>
    <w:div w:id="1414744892">
      <w:marLeft w:val="0"/>
      <w:marRight w:val="0"/>
      <w:marTop w:val="0"/>
      <w:marBottom w:val="0"/>
      <w:divBdr>
        <w:top w:val="none" w:sz="0" w:space="0" w:color="auto"/>
        <w:left w:val="none" w:sz="0" w:space="0" w:color="auto"/>
        <w:bottom w:val="none" w:sz="0" w:space="0" w:color="auto"/>
        <w:right w:val="none" w:sz="0" w:space="0" w:color="auto"/>
      </w:divBdr>
    </w:div>
    <w:div w:id="1414745066">
      <w:marLeft w:val="0"/>
      <w:marRight w:val="0"/>
      <w:marTop w:val="0"/>
      <w:marBottom w:val="0"/>
      <w:divBdr>
        <w:top w:val="none" w:sz="0" w:space="0" w:color="auto"/>
        <w:left w:val="none" w:sz="0" w:space="0" w:color="auto"/>
        <w:bottom w:val="none" w:sz="0" w:space="0" w:color="auto"/>
        <w:right w:val="none" w:sz="0" w:space="0" w:color="auto"/>
      </w:divBdr>
    </w:div>
    <w:div w:id="1414814331">
      <w:marLeft w:val="0"/>
      <w:marRight w:val="0"/>
      <w:marTop w:val="0"/>
      <w:marBottom w:val="0"/>
      <w:divBdr>
        <w:top w:val="none" w:sz="0" w:space="0" w:color="auto"/>
        <w:left w:val="none" w:sz="0" w:space="0" w:color="auto"/>
        <w:bottom w:val="none" w:sz="0" w:space="0" w:color="auto"/>
        <w:right w:val="none" w:sz="0" w:space="0" w:color="auto"/>
      </w:divBdr>
    </w:div>
    <w:div w:id="1415127719">
      <w:bodyDiv w:val="1"/>
      <w:marLeft w:val="0"/>
      <w:marRight w:val="0"/>
      <w:marTop w:val="0"/>
      <w:marBottom w:val="0"/>
      <w:divBdr>
        <w:top w:val="none" w:sz="0" w:space="0" w:color="auto"/>
        <w:left w:val="none" w:sz="0" w:space="0" w:color="auto"/>
        <w:bottom w:val="none" w:sz="0" w:space="0" w:color="auto"/>
        <w:right w:val="none" w:sz="0" w:space="0" w:color="auto"/>
      </w:divBdr>
    </w:div>
    <w:div w:id="1415281238">
      <w:marLeft w:val="0"/>
      <w:marRight w:val="0"/>
      <w:marTop w:val="0"/>
      <w:marBottom w:val="0"/>
      <w:divBdr>
        <w:top w:val="none" w:sz="0" w:space="0" w:color="auto"/>
        <w:left w:val="none" w:sz="0" w:space="0" w:color="auto"/>
        <w:bottom w:val="none" w:sz="0" w:space="0" w:color="auto"/>
        <w:right w:val="none" w:sz="0" w:space="0" w:color="auto"/>
      </w:divBdr>
    </w:div>
    <w:div w:id="1415282018">
      <w:marLeft w:val="0"/>
      <w:marRight w:val="0"/>
      <w:marTop w:val="0"/>
      <w:marBottom w:val="0"/>
      <w:divBdr>
        <w:top w:val="none" w:sz="0" w:space="0" w:color="auto"/>
        <w:left w:val="none" w:sz="0" w:space="0" w:color="auto"/>
        <w:bottom w:val="none" w:sz="0" w:space="0" w:color="auto"/>
        <w:right w:val="none" w:sz="0" w:space="0" w:color="auto"/>
      </w:divBdr>
    </w:div>
    <w:div w:id="1415325499">
      <w:marLeft w:val="0"/>
      <w:marRight w:val="0"/>
      <w:marTop w:val="0"/>
      <w:marBottom w:val="0"/>
      <w:divBdr>
        <w:top w:val="none" w:sz="0" w:space="0" w:color="auto"/>
        <w:left w:val="none" w:sz="0" w:space="0" w:color="auto"/>
        <w:bottom w:val="none" w:sz="0" w:space="0" w:color="auto"/>
        <w:right w:val="none" w:sz="0" w:space="0" w:color="auto"/>
      </w:divBdr>
    </w:div>
    <w:div w:id="1415544622">
      <w:marLeft w:val="0"/>
      <w:marRight w:val="0"/>
      <w:marTop w:val="0"/>
      <w:marBottom w:val="0"/>
      <w:divBdr>
        <w:top w:val="none" w:sz="0" w:space="0" w:color="auto"/>
        <w:left w:val="none" w:sz="0" w:space="0" w:color="auto"/>
        <w:bottom w:val="none" w:sz="0" w:space="0" w:color="auto"/>
        <w:right w:val="none" w:sz="0" w:space="0" w:color="auto"/>
      </w:divBdr>
    </w:div>
    <w:div w:id="1415589922">
      <w:marLeft w:val="0"/>
      <w:marRight w:val="0"/>
      <w:marTop w:val="0"/>
      <w:marBottom w:val="0"/>
      <w:divBdr>
        <w:top w:val="none" w:sz="0" w:space="0" w:color="auto"/>
        <w:left w:val="none" w:sz="0" w:space="0" w:color="auto"/>
        <w:bottom w:val="none" w:sz="0" w:space="0" w:color="auto"/>
        <w:right w:val="none" w:sz="0" w:space="0" w:color="auto"/>
      </w:divBdr>
    </w:div>
    <w:div w:id="1415660662">
      <w:marLeft w:val="0"/>
      <w:marRight w:val="0"/>
      <w:marTop w:val="0"/>
      <w:marBottom w:val="0"/>
      <w:divBdr>
        <w:top w:val="none" w:sz="0" w:space="0" w:color="auto"/>
        <w:left w:val="none" w:sz="0" w:space="0" w:color="auto"/>
        <w:bottom w:val="none" w:sz="0" w:space="0" w:color="auto"/>
        <w:right w:val="none" w:sz="0" w:space="0" w:color="auto"/>
      </w:divBdr>
    </w:div>
    <w:div w:id="1415663800">
      <w:marLeft w:val="0"/>
      <w:marRight w:val="0"/>
      <w:marTop w:val="0"/>
      <w:marBottom w:val="0"/>
      <w:divBdr>
        <w:top w:val="none" w:sz="0" w:space="0" w:color="auto"/>
        <w:left w:val="none" w:sz="0" w:space="0" w:color="auto"/>
        <w:bottom w:val="none" w:sz="0" w:space="0" w:color="auto"/>
        <w:right w:val="none" w:sz="0" w:space="0" w:color="auto"/>
      </w:divBdr>
    </w:div>
    <w:div w:id="1415667137">
      <w:bodyDiv w:val="1"/>
      <w:marLeft w:val="0"/>
      <w:marRight w:val="0"/>
      <w:marTop w:val="0"/>
      <w:marBottom w:val="0"/>
      <w:divBdr>
        <w:top w:val="none" w:sz="0" w:space="0" w:color="auto"/>
        <w:left w:val="none" w:sz="0" w:space="0" w:color="auto"/>
        <w:bottom w:val="none" w:sz="0" w:space="0" w:color="auto"/>
        <w:right w:val="none" w:sz="0" w:space="0" w:color="auto"/>
      </w:divBdr>
    </w:div>
    <w:div w:id="1415973759">
      <w:marLeft w:val="0"/>
      <w:marRight w:val="0"/>
      <w:marTop w:val="0"/>
      <w:marBottom w:val="0"/>
      <w:divBdr>
        <w:top w:val="none" w:sz="0" w:space="0" w:color="auto"/>
        <w:left w:val="none" w:sz="0" w:space="0" w:color="auto"/>
        <w:bottom w:val="none" w:sz="0" w:space="0" w:color="auto"/>
        <w:right w:val="none" w:sz="0" w:space="0" w:color="auto"/>
      </w:divBdr>
    </w:div>
    <w:div w:id="1416055478">
      <w:marLeft w:val="0"/>
      <w:marRight w:val="0"/>
      <w:marTop w:val="0"/>
      <w:marBottom w:val="0"/>
      <w:divBdr>
        <w:top w:val="none" w:sz="0" w:space="0" w:color="auto"/>
        <w:left w:val="none" w:sz="0" w:space="0" w:color="auto"/>
        <w:bottom w:val="none" w:sz="0" w:space="0" w:color="auto"/>
        <w:right w:val="none" w:sz="0" w:space="0" w:color="auto"/>
      </w:divBdr>
    </w:div>
    <w:div w:id="1416126673">
      <w:marLeft w:val="0"/>
      <w:marRight w:val="0"/>
      <w:marTop w:val="0"/>
      <w:marBottom w:val="0"/>
      <w:divBdr>
        <w:top w:val="none" w:sz="0" w:space="0" w:color="auto"/>
        <w:left w:val="none" w:sz="0" w:space="0" w:color="auto"/>
        <w:bottom w:val="none" w:sz="0" w:space="0" w:color="auto"/>
        <w:right w:val="none" w:sz="0" w:space="0" w:color="auto"/>
      </w:divBdr>
    </w:div>
    <w:div w:id="1416242027">
      <w:marLeft w:val="0"/>
      <w:marRight w:val="0"/>
      <w:marTop w:val="0"/>
      <w:marBottom w:val="0"/>
      <w:divBdr>
        <w:top w:val="none" w:sz="0" w:space="0" w:color="auto"/>
        <w:left w:val="none" w:sz="0" w:space="0" w:color="auto"/>
        <w:bottom w:val="none" w:sz="0" w:space="0" w:color="auto"/>
        <w:right w:val="none" w:sz="0" w:space="0" w:color="auto"/>
      </w:divBdr>
    </w:div>
    <w:div w:id="1416321359">
      <w:marLeft w:val="0"/>
      <w:marRight w:val="0"/>
      <w:marTop w:val="0"/>
      <w:marBottom w:val="0"/>
      <w:divBdr>
        <w:top w:val="none" w:sz="0" w:space="0" w:color="auto"/>
        <w:left w:val="none" w:sz="0" w:space="0" w:color="auto"/>
        <w:bottom w:val="none" w:sz="0" w:space="0" w:color="auto"/>
        <w:right w:val="none" w:sz="0" w:space="0" w:color="auto"/>
      </w:divBdr>
    </w:div>
    <w:div w:id="1416394635">
      <w:marLeft w:val="0"/>
      <w:marRight w:val="0"/>
      <w:marTop w:val="0"/>
      <w:marBottom w:val="0"/>
      <w:divBdr>
        <w:top w:val="none" w:sz="0" w:space="0" w:color="auto"/>
        <w:left w:val="none" w:sz="0" w:space="0" w:color="auto"/>
        <w:bottom w:val="none" w:sz="0" w:space="0" w:color="auto"/>
        <w:right w:val="none" w:sz="0" w:space="0" w:color="auto"/>
      </w:divBdr>
    </w:div>
    <w:div w:id="1416434033">
      <w:marLeft w:val="0"/>
      <w:marRight w:val="0"/>
      <w:marTop w:val="0"/>
      <w:marBottom w:val="0"/>
      <w:divBdr>
        <w:top w:val="none" w:sz="0" w:space="0" w:color="auto"/>
        <w:left w:val="none" w:sz="0" w:space="0" w:color="auto"/>
        <w:bottom w:val="none" w:sz="0" w:space="0" w:color="auto"/>
        <w:right w:val="none" w:sz="0" w:space="0" w:color="auto"/>
      </w:divBdr>
    </w:div>
    <w:div w:id="1416515127">
      <w:marLeft w:val="0"/>
      <w:marRight w:val="0"/>
      <w:marTop w:val="0"/>
      <w:marBottom w:val="0"/>
      <w:divBdr>
        <w:top w:val="none" w:sz="0" w:space="0" w:color="auto"/>
        <w:left w:val="none" w:sz="0" w:space="0" w:color="auto"/>
        <w:bottom w:val="none" w:sz="0" w:space="0" w:color="auto"/>
        <w:right w:val="none" w:sz="0" w:space="0" w:color="auto"/>
      </w:divBdr>
    </w:div>
    <w:div w:id="1416592024">
      <w:marLeft w:val="0"/>
      <w:marRight w:val="0"/>
      <w:marTop w:val="0"/>
      <w:marBottom w:val="0"/>
      <w:divBdr>
        <w:top w:val="none" w:sz="0" w:space="0" w:color="auto"/>
        <w:left w:val="none" w:sz="0" w:space="0" w:color="auto"/>
        <w:bottom w:val="none" w:sz="0" w:space="0" w:color="auto"/>
        <w:right w:val="none" w:sz="0" w:space="0" w:color="auto"/>
      </w:divBdr>
    </w:div>
    <w:div w:id="1416630557">
      <w:marLeft w:val="0"/>
      <w:marRight w:val="0"/>
      <w:marTop w:val="0"/>
      <w:marBottom w:val="0"/>
      <w:divBdr>
        <w:top w:val="none" w:sz="0" w:space="0" w:color="auto"/>
        <w:left w:val="none" w:sz="0" w:space="0" w:color="auto"/>
        <w:bottom w:val="none" w:sz="0" w:space="0" w:color="auto"/>
        <w:right w:val="none" w:sz="0" w:space="0" w:color="auto"/>
      </w:divBdr>
    </w:div>
    <w:div w:id="1416854969">
      <w:marLeft w:val="0"/>
      <w:marRight w:val="0"/>
      <w:marTop w:val="0"/>
      <w:marBottom w:val="0"/>
      <w:divBdr>
        <w:top w:val="none" w:sz="0" w:space="0" w:color="auto"/>
        <w:left w:val="none" w:sz="0" w:space="0" w:color="auto"/>
        <w:bottom w:val="none" w:sz="0" w:space="0" w:color="auto"/>
        <w:right w:val="none" w:sz="0" w:space="0" w:color="auto"/>
      </w:divBdr>
    </w:div>
    <w:div w:id="1416895407">
      <w:bodyDiv w:val="1"/>
      <w:marLeft w:val="0"/>
      <w:marRight w:val="0"/>
      <w:marTop w:val="0"/>
      <w:marBottom w:val="0"/>
      <w:divBdr>
        <w:top w:val="none" w:sz="0" w:space="0" w:color="auto"/>
        <w:left w:val="none" w:sz="0" w:space="0" w:color="auto"/>
        <w:bottom w:val="none" w:sz="0" w:space="0" w:color="auto"/>
        <w:right w:val="none" w:sz="0" w:space="0" w:color="auto"/>
      </w:divBdr>
    </w:div>
    <w:div w:id="1416971228">
      <w:marLeft w:val="0"/>
      <w:marRight w:val="0"/>
      <w:marTop w:val="0"/>
      <w:marBottom w:val="0"/>
      <w:divBdr>
        <w:top w:val="none" w:sz="0" w:space="0" w:color="auto"/>
        <w:left w:val="none" w:sz="0" w:space="0" w:color="auto"/>
        <w:bottom w:val="none" w:sz="0" w:space="0" w:color="auto"/>
        <w:right w:val="none" w:sz="0" w:space="0" w:color="auto"/>
      </w:divBdr>
    </w:div>
    <w:div w:id="1416973330">
      <w:marLeft w:val="0"/>
      <w:marRight w:val="0"/>
      <w:marTop w:val="0"/>
      <w:marBottom w:val="0"/>
      <w:divBdr>
        <w:top w:val="none" w:sz="0" w:space="0" w:color="auto"/>
        <w:left w:val="none" w:sz="0" w:space="0" w:color="auto"/>
        <w:bottom w:val="none" w:sz="0" w:space="0" w:color="auto"/>
        <w:right w:val="none" w:sz="0" w:space="0" w:color="auto"/>
      </w:divBdr>
    </w:div>
    <w:div w:id="1416976420">
      <w:marLeft w:val="0"/>
      <w:marRight w:val="0"/>
      <w:marTop w:val="0"/>
      <w:marBottom w:val="0"/>
      <w:divBdr>
        <w:top w:val="none" w:sz="0" w:space="0" w:color="auto"/>
        <w:left w:val="none" w:sz="0" w:space="0" w:color="auto"/>
        <w:bottom w:val="none" w:sz="0" w:space="0" w:color="auto"/>
        <w:right w:val="none" w:sz="0" w:space="0" w:color="auto"/>
      </w:divBdr>
    </w:div>
    <w:div w:id="1417051699">
      <w:marLeft w:val="0"/>
      <w:marRight w:val="0"/>
      <w:marTop w:val="0"/>
      <w:marBottom w:val="0"/>
      <w:divBdr>
        <w:top w:val="none" w:sz="0" w:space="0" w:color="auto"/>
        <w:left w:val="none" w:sz="0" w:space="0" w:color="auto"/>
        <w:bottom w:val="none" w:sz="0" w:space="0" w:color="auto"/>
        <w:right w:val="none" w:sz="0" w:space="0" w:color="auto"/>
      </w:divBdr>
    </w:div>
    <w:div w:id="1417095229">
      <w:marLeft w:val="0"/>
      <w:marRight w:val="0"/>
      <w:marTop w:val="0"/>
      <w:marBottom w:val="0"/>
      <w:divBdr>
        <w:top w:val="none" w:sz="0" w:space="0" w:color="auto"/>
        <w:left w:val="none" w:sz="0" w:space="0" w:color="auto"/>
        <w:bottom w:val="none" w:sz="0" w:space="0" w:color="auto"/>
        <w:right w:val="none" w:sz="0" w:space="0" w:color="auto"/>
      </w:divBdr>
    </w:div>
    <w:div w:id="1417164677">
      <w:marLeft w:val="0"/>
      <w:marRight w:val="0"/>
      <w:marTop w:val="0"/>
      <w:marBottom w:val="0"/>
      <w:divBdr>
        <w:top w:val="none" w:sz="0" w:space="0" w:color="auto"/>
        <w:left w:val="none" w:sz="0" w:space="0" w:color="auto"/>
        <w:bottom w:val="none" w:sz="0" w:space="0" w:color="auto"/>
        <w:right w:val="none" w:sz="0" w:space="0" w:color="auto"/>
      </w:divBdr>
    </w:div>
    <w:div w:id="1417247250">
      <w:marLeft w:val="0"/>
      <w:marRight w:val="0"/>
      <w:marTop w:val="0"/>
      <w:marBottom w:val="0"/>
      <w:divBdr>
        <w:top w:val="none" w:sz="0" w:space="0" w:color="auto"/>
        <w:left w:val="none" w:sz="0" w:space="0" w:color="auto"/>
        <w:bottom w:val="none" w:sz="0" w:space="0" w:color="auto"/>
        <w:right w:val="none" w:sz="0" w:space="0" w:color="auto"/>
      </w:divBdr>
    </w:div>
    <w:div w:id="1417357507">
      <w:marLeft w:val="0"/>
      <w:marRight w:val="0"/>
      <w:marTop w:val="0"/>
      <w:marBottom w:val="0"/>
      <w:divBdr>
        <w:top w:val="none" w:sz="0" w:space="0" w:color="auto"/>
        <w:left w:val="none" w:sz="0" w:space="0" w:color="auto"/>
        <w:bottom w:val="none" w:sz="0" w:space="0" w:color="auto"/>
        <w:right w:val="none" w:sz="0" w:space="0" w:color="auto"/>
      </w:divBdr>
    </w:div>
    <w:div w:id="1417557231">
      <w:marLeft w:val="0"/>
      <w:marRight w:val="0"/>
      <w:marTop w:val="0"/>
      <w:marBottom w:val="0"/>
      <w:divBdr>
        <w:top w:val="none" w:sz="0" w:space="0" w:color="auto"/>
        <w:left w:val="none" w:sz="0" w:space="0" w:color="auto"/>
        <w:bottom w:val="none" w:sz="0" w:space="0" w:color="auto"/>
        <w:right w:val="none" w:sz="0" w:space="0" w:color="auto"/>
      </w:divBdr>
    </w:div>
    <w:div w:id="1417559937">
      <w:marLeft w:val="0"/>
      <w:marRight w:val="0"/>
      <w:marTop w:val="0"/>
      <w:marBottom w:val="0"/>
      <w:divBdr>
        <w:top w:val="none" w:sz="0" w:space="0" w:color="auto"/>
        <w:left w:val="none" w:sz="0" w:space="0" w:color="auto"/>
        <w:bottom w:val="none" w:sz="0" w:space="0" w:color="auto"/>
        <w:right w:val="none" w:sz="0" w:space="0" w:color="auto"/>
      </w:divBdr>
    </w:div>
    <w:div w:id="1417634918">
      <w:marLeft w:val="0"/>
      <w:marRight w:val="0"/>
      <w:marTop w:val="0"/>
      <w:marBottom w:val="0"/>
      <w:divBdr>
        <w:top w:val="none" w:sz="0" w:space="0" w:color="auto"/>
        <w:left w:val="none" w:sz="0" w:space="0" w:color="auto"/>
        <w:bottom w:val="none" w:sz="0" w:space="0" w:color="auto"/>
        <w:right w:val="none" w:sz="0" w:space="0" w:color="auto"/>
      </w:divBdr>
    </w:div>
    <w:div w:id="1417703035">
      <w:marLeft w:val="0"/>
      <w:marRight w:val="0"/>
      <w:marTop w:val="0"/>
      <w:marBottom w:val="0"/>
      <w:divBdr>
        <w:top w:val="none" w:sz="0" w:space="0" w:color="auto"/>
        <w:left w:val="none" w:sz="0" w:space="0" w:color="auto"/>
        <w:bottom w:val="none" w:sz="0" w:space="0" w:color="auto"/>
        <w:right w:val="none" w:sz="0" w:space="0" w:color="auto"/>
      </w:divBdr>
    </w:div>
    <w:div w:id="1417705473">
      <w:marLeft w:val="0"/>
      <w:marRight w:val="0"/>
      <w:marTop w:val="0"/>
      <w:marBottom w:val="0"/>
      <w:divBdr>
        <w:top w:val="none" w:sz="0" w:space="0" w:color="auto"/>
        <w:left w:val="none" w:sz="0" w:space="0" w:color="auto"/>
        <w:bottom w:val="none" w:sz="0" w:space="0" w:color="auto"/>
        <w:right w:val="none" w:sz="0" w:space="0" w:color="auto"/>
      </w:divBdr>
    </w:div>
    <w:div w:id="1418019285">
      <w:marLeft w:val="0"/>
      <w:marRight w:val="0"/>
      <w:marTop w:val="0"/>
      <w:marBottom w:val="0"/>
      <w:divBdr>
        <w:top w:val="none" w:sz="0" w:space="0" w:color="auto"/>
        <w:left w:val="none" w:sz="0" w:space="0" w:color="auto"/>
        <w:bottom w:val="none" w:sz="0" w:space="0" w:color="auto"/>
        <w:right w:val="none" w:sz="0" w:space="0" w:color="auto"/>
      </w:divBdr>
    </w:div>
    <w:div w:id="1418092126">
      <w:marLeft w:val="0"/>
      <w:marRight w:val="0"/>
      <w:marTop w:val="0"/>
      <w:marBottom w:val="0"/>
      <w:divBdr>
        <w:top w:val="none" w:sz="0" w:space="0" w:color="auto"/>
        <w:left w:val="none" w:sz="0" w:space="0" w:color="auto"/>
        <w:bottom w:val="none" w:sz="0" w:space="0" w:color="auto"/>
        <w:right w:val="none" w:sz="0" w:space="0" w:color="auto"/>
      </w:divBdr>
    </w:div>
    <w:div w:id="1418139595">
      <w:marLeft w:val="0"/>
      <w:marRight w:val="0"/>
      <w:marTop w:val="0"/>
      <w:marBottom w:val="0"/>
      <w:divBdr>
        <w:top w:val="none" w:sz="0" w:space="0" w:color="auto"/>
        <w:left w:val="none" w:sz="0" w:space="0" w:color="auto"/>
        <w:bottom w:val="none" w:sz="0" w:space="0" w:color="auto"/>
        <w:right w:val="none" w:sz="0" w:space="0" w:color="auto"/>
      </w:divBdr>
    </w:div>
    <w:div w:id="1418206651">
      <w:marLeft w:val="0"/>
      <w:marRight w:val="0"/>
      <w:marTop w:val="0"/>
      <w:marBottom w:val="0"/>
      <w:divBdr>
        <w:top w:val="none" w:sz="0" w:space="0" w:color="auto"/>
        <w:left w:val="none" w:sz="0" w:space="0" w:color="auto"/>
        <w:bottom w:val="none" w:sz="0" w:space="0" w:color="auto"/>
        <w:right w:val="none" w:sz="0" w:space="0" w:color="auto"/>
      </w:divBdr>
    </w:div>
    <w:div w:id="1418208250">
      <w:marLeft w:val="0"/>
      <w:marRight w:val="0"/>
      <w:marTop w:val="0"/>
      <w:marBottom w:val="0"/>
      <w:divBdr>
        <w:top w:val="none" w:sz="0" w:space="0" w:color="auto"/>
        <w:left w:val="none" w:sz="0" w:space="0" w:color="auto"/>
        <w:bottom w:val="none" w:sz="0" w:space="0" w:color="auto"/>
        <w:right w:val="none" w:sz="0" w:space="0" w:color="auto"/>
      </w:divBdr>
    </w:div>
    <w:div w:id="1418332428">
      <w:bodyDiv w:val="1"/>
      <w:marLeft w:val="0"/>
      <w:marRight w:val="0"/>
      <w:marTop w:val="0"/>
      <w:marBottom w:val="0"/>
      <w:divBdr>
        <w:top w:val="none" w:sz="0" w:space="0" w:color="auto"/>
        <w:left w:val="none" w:sz="0" w:space="0" w:color="auto"/>
        <w:bottom w:val="none" w:sz="0" w:space="0" w:color="auto"/>
        <w:right w:val="none" w:sz="0" w:space="0" w:color="auto"/>
      </w:divBdr>
    </w:div>
    <w:div w:id="1418404058">
      <w:marLeft w:val="0"/>
      <w:marRight w:val="0"/>
      <w:marTop w:val="0"/>
      <w:marBottom w:val="0"/>
      <w:divBdr>
        <w:top w:val="none" w:sz="0" w:space="0" w:color="auto"/>
        <w:left w:val="none" w:sz="0" w:space="0" w:color="auto"/>
        <w:bottom w:val="none" w:sz="0" w:space="0" w:color="auto"/>
        <w:right w:val="none" w:sz="0" w:space="0" w:color="auto"/>
      </w:divBdr>
    </w:div>
    <w:div w:id="1418405653">
      <w:marLeft w:val="0"/>
      <w:marRight w:val="0"/>
      <w:marTop w:val="0"/>
      <w:marBottom w:val="0"/>
      <w:divBdr>
        <w:top w:val="none" w:sz="0" w:space="0" w:color="auto"/>
        <w:left w:val="none" w:sz="0" w:space="0" w:color="auto"/>
        <w:bottom w:val="none" w:sz="0" w:space="0" w:color="auto"/>
        <w:right w:val="none" w:sz="0" w:space="0" w:color="auto"/>
      </w:divBdr>
    </w:div>
    <w:div w:id="1418406106">
      <w:marLeft w:val="0"/>
      <w:marRight w:val="0"/>
      <w:marTop w:val="0"/>
      <w:marBottom w:val="0"/>
      <w:divBdr>
        <w:top w:val="none" w:sz="0" w:space="0" w:color="auto"/>
        <w:left w:val="none" w:sz="0" w:space="0" w:color="auto"/>
        <w:bottom w:val="none" w:sz="0" w:space="0" w:color="auto"/>
        <w:right w:val="none" w:sz="0" w:space="0" w:color="auto"/>
      </w:divBdr>
    </w:div>
    <w:div w:id="1418475824">
      <w:marLeft w:val="0"/>
      <w:marRight w:val="0"/>
      <w:marTop w:val="0"/>
      <w:marBottom w:val="0"/>
      <w:divBdr>
        <w:top w:val="none" w:sz="0" w:space="0" w:color="auto"/>
        <w:left w:val="none" w:sz="0" w:space="0" w:color="auto"/>
        <w:bottom w:val="none" w:sz="0" w:space="0" w:color="auto"/>
        <w:right w:val="none" w:sz="0" w:space="0" w:color="auto"/>
      </w:divBdr>
    </w:div>
    <w:div w:id="1418553047">
      <w:marLeft w:val="0"/>
      <w:marRight w:val="0"/>
      <w:marTop w:val="0"/>
      <w:marBottom w:val="0"/>
      <w:divBdr>
        <w:top w:val="none" w:sz="0" w:space="0" w:color="auto"/>
        <w:left w:val="none" w:sz="0" w:space="0" w:color="auto"/>
        <w:bottom w:val="none" w:sz="0" w:space="0" w:color="auto"/>
        <w:right w:val="none" w:sz="0" w:space="0" w:color="auto"/>
      </w:divBdr>
    </w:div>
    <w:div w:id="1418554721">
      <w:marLeft w:val="0"/>
      <w:marRight w:val="0"/>
      <w:marTop w:val="0"/>
      <w:marBottom w:val="0"/>
      <w:divBdr>
        <w:top w:val="none" w:sz="0" w:space="0" w:color="auto"/>
        <w:left w:val="none" w:sz="0" w:space="0" w:color="auto"/>
        <w:bottom w:val="none" w:sz="0" w:space="0" w:color="auto"/>
        <w:right w:val="none" w:sz="0" w:space="0" w:color="auto"/>
      </w:divBdr>
    </w:div>
    <w:div w:id="1418937781">
      <w:bodyDiv w:val="1"/>
      <w:marLeft w:val="0"/>
      <w:marRight w:val="0"/>
      <w:marTop w:val="0"/>
      <w:marBottom w:val="0"/>
      <w:divBdr>
        <w:top w:val="none" w:sz="0" w:space="0" w:color="auto"/>
        <w:left w:val="none" w:sz="0" w:space="0" w:color="auto"/>
        <w:bottom w:val="none" w:sz="0" w:space="0" w:color="auto"/>
        <w:right w:val="none" w:sz="0" w:space="0" w:color="auto"/>
      </w:divBdr>
      <w:divsChild>
        <w:div w:id="1580289236">
          <w:marLeft w:val="0"/>
          <w:marRight w:val="0"/>
          <w:marTop w:val="0"/>
          <w:marBottom w:val="0"/>
          <w:divBdr>
            <w:top w:val="none" w:sz="0" w:space="0" w:color="auto"/>
            <w:left w:val="none" w:sz="0" w:space="0" w:color="auto"/>
            <w:bottom w:val="none" w:sz="0" w:space="0" w:color="auto"/>
            <w:right w:val="none" w:sz="0" w:space="0" w:color="auto"/>
          </w:divBdr>
        </w:div>
        <w:div w:id="243927257">
          <w:marLeft w:val="0"/>
          <w:marRight w:val="0"/>
          <w:marTop w:val="0"/>
          <w:marBottom w:val="0"/>
          <w:divBdr>
            <w:top w:val="none" w:sz="0" w:space="0" w:color="auto"/>
            <w:left w:val="none" w:sz="0" w:space="0" w:color="auto"/>
            <w:bottom w:val="none" w:sz="0" w:space="0" w:color="auto"/>
            <w:right w:val="none" w:sz="0" w:space="0" w:color="auto"/>
          </w:divBdr>
        </w:div>
        <w:div w:id="438456984">
          <w:marLeft w:val="0"/>
          <w:marRight w:val="0"/>
          <w:marTop w:val="0"/>
          <w:marBottom w:val="0"/>
          <w:divBdr>
            <w:top w:val="none" w:sz="0" w:space="0" w:color="auto"/>
            <w:left w:val="none" w:sz="0" w:space="0" w:color="auto"/>
            <w:bottom w:val="none" w:sz="0" w:space="0" w:color="auto"/>
            <w:right w:val="none" w:sz="0" w:space="0" w:color="auto"/>
          </w:divBdr>
        </w:div>
        <w:div w:id="598873253">
          <w:marLeft w:val="0"/>
          <w:marRight w:val="0"/>
          <w:marTop w:val="0"/>
          <w:marBottom w:val="0"/>
          <w:divBdr>
            <w:top w:val="none" w:sz="0" w:space="0" w:color="auto"/>
            <w:left w:val="none" w:sz="0" w:space="0" w:color="auto"/>
            <w:bottom w:val="none" w:sz="0" w:space="0" w:color="auto"/>
            <w:right w:val="none" w:sz="0" w:space="0" w:color="auto"/>
          </w:divBdr>
        </w:div>
        <w:div w:id="1925339507">
          <w:marLeft w:val="0"/>
          <w:marRight w:val="0"/>
          <w:marTop w:val="0"/>
          <w:marBottom w:val="0"/>
          <w:divBdr>
            <w:top w:val="none" w:sz="0" w:space="0" w:color="auto"/>
            <w:left w:val="none" w:sz="0" w:space="0" w:color="auto"/>
            <w:bottom w:val="none" w:sz="0" w:space="0" w:color="auto"/>
            <w:right w:val="none" w:sz="0" w:space="0" w:color="auto"/>
          </w:divBdr>
        </w:div>
        <w:div w:id="533545146">
          <w:marLeft w:val="0"/>
          <w:marRight w:val="0"/>
          <w:marTop w:val="0"/>
          <w:marBottom w:val="0"/>
          <w:divBdr>
            <w:top w:val="none" w:sz="0" w:space="0" w:color="auto"/>
            <w:left w:val="none" w:sz="0" w:space="0" w:color="auto"/>
            <w:bottom w:val="none" w:sz="0" w:space="0" w:color="auto"/>
            <w:right w:val="none" w:sz="0" w:space="0" w:color="auto"/>
          </w:divBdr>
        </w:div>
        <w:div w:id="1682462892">
          <w:marLeft w:val="0"/>
          <w:marRight w:val="0"/>
          <w:marTop w:val="0"/>
          <w:marBottom w:val="0"/>
          <w:divBdr>
            <w:top w:val="none" w:sz="0" w:space="0" w:color="auto"/>
            <w:left w:val="none" w:sz="0" w:space="0" w:color="auto"/>
            <w:bottom w:val="none" w:sz="0" w:space="0" w:color="auto"/>
            <w:right w:val="none" w:sz="0" w:space="0" w:color="auto"/>
          </w:divBdr>
        </w:div>
        <w:div w:id="567573379">
          <w:marLeft w:val="0"/>
          <w:marRight w:val="0"/>
          <w:marTop w:val="0"/>
          <w:marBottom w:val="0"/>
          <w:divBdr>
            <w:top w:val="none" w:sz="0" w:space="0" w:color="auto"/>
            <w:left w:val="none" w:sz="0" w:space="0" w:color="auto"/>
            <w:bottom w:val="none" w:sz="0" w:space="0" w:color="auto"/>
            <w:right w:val="none" w:sz="0" w:space="0" w:color="auto"/>
          </w:divBdr>
        </w:div>
        <w:div w:id="1774130629">
          <w:marLeft w:val="0"/>
          <w:marRight w:val="0"/>
          <w:marTop w:val="0"/>
          <w:marBottom w:val="0"/>
          <w:divBdr>
            <w:top w:val="none" w:sz="0" w:space="0" w:color="auto"/>
            <w:left w:val="none" w:sz="0" w:space="0" w:color="auto"/>
            <w:bottom w:val="none" w:sz="0" w:space="0" w:color="auto"/>
            <w:right w:val="none" w:sz="0" w:space="0" w:color="auto"/>
          </w:divBdr>
        </w:div>
        <w:div w:id="1511261021">
          <w:marLeft w:val="0"/>
          <w:marRight w:val="0"/>
          <w:marTop w:val="0"/>
          <w:marBottom w:val="0"/>
          <w:divBdr>
            <w:top w:val="none" w:sz="0" w:space="0" w:color="auto"/>
            <w:left w:val="none" w:sz="0" w:space="0" w:color="auto"/>
            <w:bottom w:val="none" w:sz="0" w:space="0" w:color="auto"/>
            <w:right w:val="none" w:sz="0" w:space="0" w:color="auto"/>
          </w:divBdr>
        </w:div>
        <w:div w:id="1331325579">
          <w:marLeft w:val="0"/>
          <w:marRight w:val="0"/>
          <w:marTop w:val="0"/>
          <w:marBottom w:val="0"/>
          <w:divBdr>
            <w:top w:val="none" w:sz="0" w:space="0" w:color="auto"/>
            <w:left w:val="none" w:sz="0" w:space="0" w:color="auto"/>
            <w:bottom w:val="none" w:sz="0" w:space="0" w:color="auto"/>
            <w:right w:val="none" w:sz="0" w:space="0" w:color="auto"/>
          </w:divBdr>
        </w:div>
        <w:div w:id="1719469130">
          <w:marLeft w:val="0"/>
          <w:marRight w:val="0"/>
          <w:marTop w:val="0"/>
          <w:marBottom w:val="0"/>
          <w:divBdr>
            <w:top w:val="none" w:sz="0" w:space="0" w:color="auto"/>
            <w:left w:val="none" w:sz="0" w:space="0" w:color="auto"/>
            <w:bottom w:val="none" w:sz="0" w:space="0" w:color="auto"/>
            <w:right w:val="none" w:sz="0" w:space="0" w:color="auto"/>
          </w:divBdr>
        </w:div>
        <w:div w:id="204561037">
          <w:marLeft w:val="0"/>
          <w:marRight w:val="0"/>
          <w:marTop w:val="0"/>
          <w:marBottom w:val="0"/>
          <w:divBdr>
            <w:top w:val="none" w:sz="0" w:space="0" w:color="auto"/>
            <w:left w:val="none" w:sz="0" w:space="0" w:color="auto"/>
            <w:bottom w:val="none" w:sz="0" w:space="0" w:color="auto"/>
            <w:right w:val="none" w:sz="0" w:space="0" w:color="auto"/>
          </w:divBdr>
        </w:div>
        <w:div w:id="781605844">
          <w:marLeft w:val="0"/>
          <w:marRight w:val="0"/>
          <w:marTop w:val="0"/>
          <w:marBottom w:val="0"/>
          <w:divBdr>
            <w:top w:val="none" w:sz="0" w:space="0" w:color="auto"/>
            <w:left w:val="none" w:sz="0" w:space="0" w:color="auto"/>
            <w:bottom w:val="none" w:sz="0" w:space="0" w:color="auto"/>
            <w:right w:val="none" w:sz="0" w:space="0" w:color="auto"/>
          </w:divBdr>
        </w:div>
        <w:div w:id="1004550255">
          <w:marLeft w:val="0"/>
          <w:marRight w:val="0"/>
          <w:marTop w:val="0"/>
          <w:marBottom w:val="0"/>
          <w:divBdr>
            <w:top w:val="none" w:sz="0" w:space="0" w:color="auto"/>
            <w:left w:val="none" w:sz="0" w:space="0" w:color="auto"/>
            <w:bottom w:val="none" w:sz="0" w:space="0" w:color="auto"/>
            <w:right w:val="none" w:sz="0" w:space="0" w:color="auto"/>
          </w:divBdr>
        </w:div>
        <w:div w:id="774984852">
          <w:marLeft w:val="0"/>
          <w:marRight w:val="0"/>
          <w:marTop w:val="0"/>
          <w:marBottom w:val="0"/>
          <w:divBdr>
            <w:top w:val="none" w:sz="0" w:space="0" w:color="auto"/>
            <w:left w:val="none" w:sz="0" w:space="0" w:color="auto"/>
            <w:bottom w:val="none" w:sz="0" w:space="0" w:color="auto"/>
            <w:right w:val="none" w:sz="0" w:space="0" w:color="auto"/>
          </w:divBdr>
        </w:div>
        <w:div w:id="374934678">
          <w:marLeft w:val="0"/>
          <w:marRight w:val="0"/>
          <w:marTop w:val="0"/>
          <w:marBottom w:val="0"/>
          <w:divBdr>
            <w:top w:val="none" w:sz="0" w:space="0" w:color="auto"/>
            <w:left w:val="none" w:sz="0" w:space="0" w:color="auto"/>
            <w:bottom w:val="none" w:sz="0" w:space="0" w:color="auto"/>
            <w:right w:val="none" w:sz="0" w:space="0" w:color="auto"/>
          </w:divBdr>
        </w:div>
        <w:div w:id="1371145739">
          <w:marLeft w:val="0"/>
          <w:marRight w:val="0"/>
          <w:marTop w:val="0"/>
          <w:marBottom w:val="0"/>
          <w:divBdr>
            <w:top w:val="none" w:sz="0" w:space="0" w:color="auto"/>
            <w:left w:val="none" w:sz="0" w:space="0" w:color="auto"/>
            <w:bottom w:val="none" w:sz="0" w:space="0" w:color="auto"/>
            <w:right w:val="none" w:sz="0" w:space="0" w:color="auto"/>
          </w:divBdr>
        </w:div>
        <w:div w:id="1372068928">
          <w:marLeft w:val="0"/>
          <w:marRight w:val="0"/>
          <w:marTop w:val="0"/>
          <w:marBottom w:val="0"/>
          <w:divBdr>
            <w:top w:val="none" w:sz="0" w:space="0" w:color="auto"/>
            <w:left w:val="none" w:sz="0" w:space="0" w:color="auto"/>
            <w:bottom w:val="none" w:sz="0" w:space="0" w:color="auto"/>
            <w:right w:val="none" w:sz="0" w:space="0" w:color="auto"/>
          </w:divBdr>
        </w:div>
        <w:div w:id="591200877">
          <w:marLeft w:val="0"/>
          <w:marRight w:val="0"/>
          <w:marTop w:val="0"/>
          <w:marBottom w:val="0"/>
          <w:divBdr>
            <w:top w:val="none" w:sz="0" w:space="0" w:color="auto"/>
            <w:left w:val="none" w:sz="0" w:space="0" w:color="auto"/>
            <w:bottom w:val="none" w:sz="0" w:space="0" w:color="auto"/>
            <w:right w:val="none" w:sz="0" w:space="0" w:color="auto"/>
          </w:divBdr>
        </w:div>
        <w:div w:id="1645424666">
          <w:marLeft w:val="0"/>
          <w:marRight w:val="0"/>
          <w:marTop w:val="0"/>
          <w:marBottom w:val="0"/>
          <w:divBdr>
            <w:top w:val="none" w:sz="0" w:space="0" w:color="auto"/>
            <w:left w:val="none" w:sz="0" w:space="0" w:color="auto"/>
            <w:bottom w:val="none" w:sz="0" w:space="0" w:color="auto"/>
            <w:right w:val="none" w:sz="0" w:space="0" w:color="auto"/>
          </w:divBdr>
        </w:div>
      </w:divsChild>
    </w:div>
    <w:div w:id="1418938688">
      <w:marLeft w:val="0"/>
      <w:marRight w:val="0"/>
      <w:marTop w:val="0"/>
      <w:marBottom w:val="0"/>
      <w:divBdr>
        <w:top w:val="none" w:sz="0" w:space="0" w:color="auto"/>
        <w:left w:val="none" w:sz="0" w:space="0" w:color="auto"/>
        <w:bottom w:val="none" w:sz="0" w:space="0" w:color="auto"/>
        <w:right w:val="none" w:sz="0" w:space="0" w:color="auto"/>
      </w:divBdr>
    </w:div>
    <w:div w:id="1419017315">
      <w:marLeft w:val="0"/>
      <w:marRight w:val="0"/>
      <w:marTop w:val="0"/>
      <w:marBottom w:val="0"/>
      <w:divBdr>
        <w:top w:val="none" w:sz="0" w:space="0" w:color="auto"/>
        <w:left w:val="none" w:sz="0" w:space="0" w:color="auto"/>
        <w:bottom w:val="none" w:sz="0" w:space="0" w:color="auto"/>
        <w:right w:val="none" w:sz="0" w:space="0" w:color="auto"/>
      </w:divBdr>
    </w:div>
    <w:div w:id="1419018194">
      <w:bodyDiv w:val="1"/>
      <w:marLeft w:val="0"/>
      <w:marRight w:val="0"/>
      <w:marTop w:val="0"/>
      <w:marBottom w:val="0"/>
      <w:divBdr>
        <w:top w:val="none" w:sz="0" w:space="0" w:color="auto"/>
        <w:left w:val="none" w:sz="0" w:space="0" w:color="auto"/>
        <w:bottom w:val="none" w:sz="0" w:space="0" w:color="auto"/>
        <w:right w:val="none" w:sz="0" w:space="0" w:color="auto"/>
      </w:divBdr>
    </w:div>
    <w:div w:id="1419060375">
      <w:marLeft w:val="0"/>
      <w:marRight w:val="0"/>
      <w:marTop w:val="0"/>
      <w:marBottom w:val="0"/>
      <w:divBdr>
        <w:top w:val="none" w:sz="0" w:space="0" w:color="auto"/>
        <w:left w:val="none" w:sz="0" w:space="0" w:color="auto"/>
        <w:bottom w:val="none" w:sz="0" w:space="0" w:color="auto"/>
        <w:right w:val="none" w:sz="0" w:space="0" w:color="auto"/>
      </w:divBdr>
    </w:div>
    <w:div w:id="1419061949">
      <w:marLeft w:val="0"/>
      <w:marRight w:val="0"/>
      <w:marTop w:val="0"/>
      <w:marBottom w:val="0"/>
      <w:divBdr>
        <w:top w:val="none" w:sz="0" w:space="0" w:color="auto"/>
        <w:left w:val="none" w:sz="0" w:space="0" w:color="auto"/>
        <w:bottom w:val="none" w:sz="0" w:space="0" w:color="auto"/>
        <w:right w:val="none" w:sz="0" w:space="0" w:color="auto"/>
      </w:divBdr>
    </w:div>
    <w:div w:id="1419138261">
      <w:marLeft w:val="0"/>
      <w:marRight w:val="0"/>
      <w:marTop w:val="0"/>
      <w:marBottom w:val="0"/>
      <w:divBdr>
        <w:top w:val="none" w:sz="0" w:space="0" w:color="auto"/>
        <w:left w:val="none" w:sz="0" w:space="0" w:color="auto"/>
        <w:bottom w:val="none" w:sz="0" w:space="0" w:color="auto"/>
        <w:right w:val="none" w:sz="0" w:space="0" w:color="auto"/>
      </w:divBdr>
    </w:div>
    <w:div w:id="1419213838">
      <w:marLeft w:val="0"/>
      <w:marRight w:val="0"/>
      <w:marTop w:val="0"/>
      <w:marBottom w:val="0"/>
      <w:divBdr>
        <w:top w:val="none" w:sz="0" w:space="0" w:color="auto"/>
        <w:left w:val="none" w:sz="0" w:space="0" w:color="auto"/>
        <w:bottom w:val="none" w:sz="0" w:space="0" w:color="auto"/>
        <w:right w:val="none" w:sz="0" w:space="0" w:color="auto"/>
      </w:divBdr>
    </w:div>
    <w:div w:id="1419250591">
      <w:marLeft w:val="0"/>
      <w:marRight w:val="0"/>
      <w:marTop w:val="0"/>
      <w:marBottom w:val="0"/>
      <w:divBdr>
        <w:top w:val="none" w:sz="0" w:space="0" w:color="auto"/>
        <w:left w:val="none" w:sz="0" w:space="0" w:color="auto"/>
        <w:bottom w:val="none" w:sz="0" w:space="0" w:color="auto"/>
        <w:right w:val="none" w:sz="0" w:space="0" w:color="auto"/>
      </w:divBdr>
    </w:div>
    <w:div w:id="1419254813">
      <w:marLeft w:val="0"/>
      <w:marRight w:val="0"/>
      <w:marTop w:val="0"/>
      <w:marBottom w:val="0"/>
      <w:divBdr>
        <w:top w:val="none" w:sz="0" w:space="0" w:color="auto"/>
        <w:left w:val="none" w:sz="0" w:space="0" w:color="auto"/>
        <w:bottom w:val="none" w:sz="0" w:space="0" w:color="auto"/>
        <w:right w:val="none" w:sz="0" w:space="0" w:color="auto"/>
      </w:divBdr>
    </w:div>
    <w:div w:id="1419328653">
      <w:marLeft w:val="0"/>
      <w:marRight w:val="0"/>
      <w:marTop w:val="0"/>
      <w:marBottom w:val="0"/>
      <w:divBdr>
        <w:top w:val="none" w:sz="0" w:space="0" w:color="auto"/>
        <w:left w:val="none" w:sz="0" w:space="0" w:color="auto"/>
        <w:bottom w:val="none" w:sz="0" w:space="0" w:color="auto"/>
        <w:right w:val="none" w:sz="0" w:space="0" w:color="auto"/>
      </w:divBdr>
    </w:div>
    <w:div w:id="1419399248">
      <w:marLeft w:val="0"/>
      <w:marRight w:val="0"/>
      <w:marTop w:val="0"/>
      <w:marBottom w:val="0"/>
      <w:divBdr>
        <w:top w:val="none" w:sz="0" w:space="0" w:color="auto"/>
        <w:left w:val="none" w:sz="0" w:space="0" w:color="auto"/>
        <w:bottom w:val="none" w:sz="0" w:space="0" w:color="auto"/>
        <w:right w:val="none" w:sz="0" w:space="0" w:color="auto"/>
      </w:divBdr>
    </w:div>
    <w:div w:id="1419401509">
      <w:marLeft w:val="0"/>
      <w:marRight w:val="0"/>
      <w:marTop w:val="0"/>
      <w:marBottom w:val="0"/>
      <w:divBdr>
        <w:top w:val="none" w:sz="0" w:space="0" w:color="auto"/>
        <w:left w:val="none" w:sz="0" w:space="0" w:color="auto"/>
        <w:bottom w:val="none" w:sz="0" w:space="0" w:color="auto"/>
        <w:right w:val="none" w:sz="0" w:space="0" w:color="auto"/>
      </w:divBdr>
    </w:div>
    <w:div w:id="1419449415">
      <w:marLeft w:val="0"/>
      <w:marRight w:val="0"/>
      <w:marTop w:val="0"/>
      <w:marBottom w:val="0"/>
      <w:divBdr>
        <w:top w:val="none" w:sz="0" w:space="0" w:color="auto"/>
        <w:left w:val="none" w:sz="0" w:space="0" w:color="auto"/>
        <w:bottom w:val="none" w:sz="0" w:space="0" w:color="auto"/>
        <w:right w:val="none" w:sz="0" w:space="0" w:color="auto"/>
      </w:divBdr>
    </w:div>
    <w:div w:id="1419517721">
      <w:marLeft w:val="0"/>
      <w:marRight w:val="0"/>
      <w:marTop w:val="0"/>
      <w:marBottom w:val="0"/>
      <w:divBdr>
        <w:top w:val="none" w:sz="0" w:space="0" w:color="auto"/>
        <w:left w:val="none" w:sz="0" w:space="0" w:color="auto"/>
        <w:bottom w:val="none" w:sz="0" w:space="0" w:color="auto"/>
        <w:right w:val="none" w:sz="0" w:space="0" w:color="auto"/>
      </w:divBdr>
    </w:div>
    <w:div w:id="1419519517">
      <w:marLeft w:val="0"/>
      <w:marRight w:val="0"/>
      <w:marTop w:val="0"/>
      <w:marBottom w:val="0"/>
      <w:divBdr>
        <w:top w:val="none" w:sz="0" w:space="0" w:color="auto"/>
        <w:left w:val="none" w:sz="0" w:space="0" w:color="auto"/>
        <w:bottom w:val="none" w:sz="0" w:space="0" w:color="auto"/>
        <w:right w:val="none" w:sz="0" w:space="0" w:color="auto"/>
      </w:divBdr>
    </w:div>
    <w:div w:id="1419713374">
      <w:marLeft w:val="0"/>
      <w:marRight w:val="0"/>
      <w:marTop w:val="0"/>
      <w:marBottom w:val="0"/>
      <w:divBdr>
        <w:top w:val="none" w:sz="0" w:space="0" w:color="auto"/>
        <w:left w:val="none" w:sz="0" w:space="0" w:color="auto"/>
        <w:bottom w:val="none" w:sz="0" w:space="0" w:color="auto"/>
        <w:right w:val="none" w:sz="0" w:space="0" w:color="auto"/>
      </w:divBdr>
    </w:div>
    <w:div w:id="1419904713">
      <w:marLeft w:val="0"/>
      <w:marRight w:val="0"/>
      <w:marTop w:val="0"/>
      <w:marBottom w:val="0"/>
      <w:divBdr>
        <w:top w:val="none" w:sz="0" w:space="0" w:color="auto"/>
        <w:left w:val="none" w:sz="0" w:space="0" w:color="auto"/>
        <w:bottom w:val="none" w:sz="0" w:space="0" w:color="auto"/>
        <w:right w:val="none" w:sz="0" w:space="0" w:color="auto"/>
      </w:divBdr>
    </w:div>
    <w:div w:id="1419910297">
      <w:marLeft w:val="0"/>
      <w:marRight w:val="0"/>
      <w:marTop w:val="0"/>
      <w:marBottom w:val="0"/>
      <w:divBdr>
        <w:top w:val="none" w:sz="0" w:space="0" w:color="auto"/>
        <w:left w:val="none" w:sz="0" w:space="0" w:color="auto"/>
        <w:bottom w:val="none" w:sz="0" w:space="0" w:color="auto"/>
        <w:right w:val="none" w:sz="0" w:space="0" w:color="auto"/>
      </w:divBdr>
    </w:div>
    <w:div w:id="1419986641">
      <w:marLeft w:val="0"/>
      <w:marRight w:val="0"/>
      <w:marTop w:val="0"/>
      <w:marBottom w:val="0"/>
      <w:divBdr>
        <w:top w:val="none" w:sz="0" w:space="0" w:color="auto"/>
        <w:left w:val="none" w:sz="0" w:space="0" w:color="auto"/>
        <w:bottom w:val="none" w:sz="0" w:space="0" w:color="auto"/>
        <w:right w:val="none" w:sz="0" w:space="0" w:color="auto"/>
      </w:divBdr>
    </w:div>
    <w:div w:id="1420054062">
      <w:marLeft w:val="0"/>
      <w:marRight w:val="0"/>
      <w:marTop w:val="0"/>
      <w:marBottom w:val="0"/>
      <w:divBdr>
        <w:top w:val="none" w:sz="0" w:space="0" w:color="auto"/>
        <w:left w:val="none" w:sz="0" w:space="0" w:color="auto"/>
        <w:bottom w:val="none" w:sz="0" w:space="0" w:color="auto"/>
        <w:right w:val="none" w:sz="0" w:space="0" w:color="auto"/>
      </w:divBdr>
    </w:div>
    <w:div w:id="1420055470">
      <w:marLeft w:val="0"/>
      <w:marRight w:val="0"/>
      <w:marTop w:val="0"/>
      <w:marBottom w:val="0"/>
      <w:divBdr>
        <w:top w:val="none" w:sz="0" w:space="0" w:color="auto"/>
        <w:left w:val="none" w:sz="0" w:space="0" w:color="auto"/>
        <w:bottom w:val="none" w:sz="0" w:space="0" w:color="auto"/>
        <w:right w:val="none" w:sz="0" w:space="0" w:color="auto"/>
      </w:divBdr>
    </w:div>
    <w:div w:id="1420058871">
      <w:bodyDiv w:val="1"/>
      <w:marLeft w:val="0"/>
      <w:marRight w:val="0"/>
      <w:marTop w:val="0"/>
      <w:marBottom w:val="0"/>
      <w:divBdr>
        <w:top w:val="none" w:sz="0" w:space="0" w:color="auto"/>
        <w:left w:val="none" w:sz="0" w:space="0" w:color="auto"/>
        <w:bottom w:val="none" w:sz="0" w:space="0" w:color="auto"/>
        <w:right w:val="none" w:sz="0" w:space="0" w:color="auto"/>
      </w:divBdr>
    </w:div>
    <w:div w:id="1420297787">
      <w:marLeft w:val="0"/>
      <w:marRight w:val="0"/>
      <w:marTop w:val="0"/>
      <w:marBottom w:val="0"/>
      <w:divBdr>
        <w:top w:val="none" w:sz="0" w:space="0" w:color="auto"/>
        <w:left w:val="none" w:sz="0" w:space="0" w:color="auto"/>
        <w:bottom w:val="none" w:sz="0" w:space="0" w:color="auto"/>
        <w:right w:val="none" w:sz="0" w:space="0" w:color="auto"/>
      </w:divBdr>
    </w:div>
    <w:div w:id="1420324571">
      <w:bodyDiv w:val="1"/>
      <w:marLeft w:val="0"/>
      <w:marRight w:val="0"/>
      <w:marTop w:val="0"/>
      <w:marBottom w:val="0"/>
      <w:divBdr>
        <w:top w:val="none" w:sz="0" w:space="0" w:color="auto"/>
        <w:left w:val="none" w:sz="0" w:space="0" w:color="auto"/>
        <w:bottom w:val="none" w:sz="0" w:space="0" w:color="auto"/>
        <w:right w:val="none" w:sz="0" w:space="0" w:color="auto"/>
      </w:divBdr>
    </w:div>
    <w:div w:id="1420326914">
      <w:marLeft w:val="0"/>
      <w:marRight w:val="0"/>
      <w:marTop w:val="0"/>
      <w:marBottom w:val="0"/>
      <w:divBdr>
        <w:top w:val="none" w:sz="0" w:space="0" w:color="auto"/>
        <w:left w:val="none" w:sz="0" w:space="0" w:color="auto"/>
        <w:bottom w:val="none" w:sz="0" w:space="0" w:color="auto"/>
        <w:right w:val="none" w:sz="0" w:space="0" w:color="auto"/>
      </w:divBdr>
    </w:div>
    <w:div w:id="1420370276">
      <w:marLeft w:val="0"/>
      <w:marRight w:val="0"/>
      <w:marTop w:val="0"/>
      <w:marBottom w:val="0"/>
      <w:divBdr>
        <w:top w:val="none" w:sz="0" w:space="0" w:color="auto"/>
        <w:left w:val="none" w:sz="0" w:space="0" w:color="auto"/>
        <w:bottom w:val="none" w:sz="0" w:space="0" w:color="auto"/>
        <w:right w:val="none" w:sz="0" w:space="0" w:color="auto"/>
      </w:divBdr>
    </w:div>
    <w:div w:id="1420448938">
      <w:marLeft w:val="0"/>
      <w:marRight w:val="0"/>
      <w:marTop w:val="0"/>
      <w:marBottom w:val="0"/>
      <w:divBdr>
        <w:top w:val="none" w:sz="0" w:space="0" w:color="auto"/>
        <w:left w:val="none" w:sz="0" w:space="0" w:color="auto"/>
        <w:bottom w:val="none" w:sz="0" w:space="0" w:color="auto"/>
        <w:right w:val="none" w:sz="0" w:space="0" w:color="auto"/>
      </w:divBdr>
    </w:div>
    <w:div w:id="1420524446">
      <w:marLeft w:val="0"/>
      <w:marRight w:val="0"/>
      <w:marTop w:val="0"/>
      <w:marBottom w:val="0"/>
      <w:divBdr>
        <w:top w:val="none" w:sz="0" w:space="0" w:color="auto"/>
        <w:left w:val="none" w:sz="0" w:space="0" w:color="auto"/>
        <w:bottom w:val="none" w:sz="0" w:space="0" w:color="auto"/>
        <w:right w:val="none" w:sz="0" w:space="0" w:color="auto"/>
      </w:divBdr>
    </w:div>
    <w:div w:id="1420559438">
      <w:marLeft w:val="0"/>
      <w:marRight w:val="0"/>
      <w:marTop w:val="0"/>
      <w:marBottom w:val="0"/>
      <w:divBdr>
        <w:top w:val="none" w:sz="0" w:space="0" w:color="auto"/>
        <w:left w:val="none" w:sz="0" w:space="0" w:color="auto"/>
        <w:bottom w:val="none" w:sz="0" w:space="0" w:color="auto"/>
        <w:right w:val="none" w:sz="0" w:space="0" w:color="auto"/>
      </w:divBdr>
    </w:div>
    <w:div w:id="1420566741">
      <w:marLeft w:val="0"/>
      <w:marRight w:val="0"/>
      <w:marTop w:val="0"/>
      <w:marBottom w:val="0"/>
      <w:divBdr>
        <w:top w:val="none" w:sz="0" w:space="0" w:color="auto"/>
        <w:left w:val="none" w:sz="0" w:space="0" w:color="auto"/>
        <w:bottom w:val="none" w:sz="0" w:space="0" w:color="auto"/>
        <w:right w:val="none" w:sz="0" w:space="0" w:color="auto"/>
      </w:divBdr>
    </w:div>
    <w:div w:id="1420567364">
      <w:marLeft w:val="0"/>
      <w:marRight w:val="0"/>
      <w:marTop w:val="0"/>
      <w:marBottom w:val="0"/>
      <w:divBdr>
        <w:top w:val="none" w:sz="0" w:space="0" w:color="auto"/>
        <w:left w:val="none" w:sz="0" w:space="0" w:color="auto"/>
        <w:bottom w:val="none" w:sz="0" w:space="0" w:color="auto"/>
        <w:right w:val="none" w:sz="0" w:space="0" w:color="auto"/>
      </w:divBdr>
    </w:div>
    <w:div w:id="1420827369">
      <w:marLeft w:val="0"/>
      <w:marRight w:val="0"/>
      <w:marTop w:val="0"/>
      <w:marBottom w:val="0"/>
      <w:divBdr>
        <w:top w:val="none" w:sz="0" w:space="0" w:color="auto"/>
        <w:left w:val="none" w:sz="0" w:space="0" w:color="auto"/>
        <w:bottom w:val="none" w:sz="0" w:space="0" w:color="auto"/>
        <w:right w:val="none" w:sz="0" w:space="0" w:color="auto"/>
      </w:divBdr>
    </w:div>
    <w:div w:id="1420829611">
      <w:marLeft w:val="0"/>
      <w:marRight w:val="0"/>
      <w:marTop w:val="0"/>
      <w:marBottom w:val="0"/>
      <w:divBdr>
        <w:top w:val="none" w:sz="0" w:space="0" w:color="auto"/>
        <w:left w:val="none" w:sz="0" w:space="0" w:color="auto"/>
        <w:bottom w:val="none" w:sz="0" w:space="0" w:color="auto"/>
        <w:right w:val="none" w:sz="0" w:space="0" w:color="auto"/>
      </w:divBdr>
    </w:div>
    <w:div w:id="1420833283">
      <w:marLeft w:val="0"/>
      <w:marRight w:val="0"/>
      <w:marTop w:val="0"/>
      <w:marBottom w:val="0"/>
      <w:divBdr>
        <w:top w:val="none" w:sz="0" w:space="0" w:color="auto"/>
        <w:left w:val="none" w:sz="0" w:space="0" w:color="auto"/>
        <w:bottom w:val="none" w:sz="0" w:space="0" w:color="auto"/>
        <w:right w:val="none" w:sz="0" w:space="0" w:color="auto"/>
      </w:divBdr>
    </w:div>
    <w:div w:id="1420910139">
      <w:marLeft w:val="0"/>
      <w:marRight w:val="0"/>
      <w:marTop w:val="0"/>
      <w:marBottom w:val="0"/>
      <w:divBdr>
        <w:top w:val="none" w:sz="0" w:space="0" w:color="auto"/>
        <w:left w:val="none" w:sz="0" w:space="0" w:color="auto"/>
        <w:bottom w:val="none" w:sz="0" w:space="0" w:color="auto"/>
        <w:right w:val="none" w:sz="0" w:space="0" w:color="auto"/>
      </w:divBdr>
    </w:div>
    <w:div w:id="1421174821">
      <w:marLeft w:val="0"/>
      <w:marRight w:val="0"/>
      <w:marTop w:val="0"/>
      <w:marBottom w:val="0"/>
      <w:divBdr>
        <w:top w:val="none" w:sz="0" w:space="0" w:color="auto"/>
        <w:left w:val="none" w:sz="0" w:space="0" w:color="auto"/>
        <w:bottom w:val="none" w:sz="0" w:space="0" w:color="auto"/>
        <w:right w:val="none" w:sz="0" w:space="0" w:color="auto"/>
      </w:divBdr>
    </w:div>
    <w:div w:id="1421213772">
      <w:marLeft w:val="0"/>
      <w:marRight w:val="0"/>
      <w:marTop w:val="0"/>
      <w:marBottom w:val="0"/>
      <w:divBdr>
        <w:top w:val="none" w:sz="0" w:space="0" w:color="auto"/>
        <w:left w:val="none" w:sz="0" w:space="0" w:color="auto"/>
        <w:bottom w:val="none" w:sz="0" w:space="0" w:color="auto"/>
        <w:right w:val="none" w:sz="0" w:space="0" w:color="auto"/>
      </w:divBdr>
    </w:div>
    <w:div w:id="1421214125">
      <w:marLeft w:val="0"/>
      <w:marRight w:val="0"/>
      <w:marTop w:val="0"/>
      <w:marBottom w:val="0"/>
      <w:divBdr>
        <w:top w:val="none" w:sz="0" w:space="0" w:color="auto"/>
        <w:left w:val="none" w:sz="0" w:space="0" w:color="auto"/>
        <w:bottom w:val="none" w:sz="0" w:space="0" w:color="auto"/>
        <w:right w:val="none" w:sz="0" w:space="0" w:color="auto"/>
      </w:divBdr>
    </w:div>
    <w:div w:id="1421295605">
      <w:marLeft w:val="0"/>
      <w:marRight w:val="0"/>
      <w:marTop w:val="0"/>
      <w:marBottom w:val="0"/>
      <w:divBdr>
        <w:top w:val="none" w:sz="0" w:space="0" w:color="auto"/>
        <w:left w:val="none" w:sz="0" w:space="0" w:color="auto"/>
        <w:bottom w:val="none" w:sz="0" w:space="0" w:color="auto"/>
        <w:right w:val="none" w:sz="0" w:space="0" w:color="auto"/>
      </w:divBdr>
    </w:div>
    <w:div w:id="1421296727">
      <w:marLeft w:val="0"/>
      <w:marRight w:val="0"/>
      <w:marTop w:val="0"/>
      <w:marBottom w:val="0"/>
      <w:divBdr>
        <w:top w:val="none" w:sz="0" w:space="0" w:color="auto"/>
        <w:left w:val="none" w:sz="0" w:space="0" w:color="auto"/>
        <w:bottom w:val="none" w:sz="0" w:space="0" w:color="auto"/>
        <w:right w:val="none" w:sz="0" w:space="0" w:color="auto"/>
      </w:divBdr>
    </w:div>
    <w:div w:id="1421416351">
      <w:marLeft w:val="0"/>
      <w:marRight w:val="0"/>
      <w:marTop w:val="0"/>
      <w:marBottom w:val="0"/>
      <w:divBdr>
        <w:top w:val="none" w:sz="0" w:space="0" w:color="auto"/>
        <w:left w:val="none" w:sz="0" w:space="0" w:color="auto"/>
        <w:bottom w:val="none" w:sz="0" w:space="0" w:color="auto"/>
        <w:right w:val="none" w:sz="0" w:space="0" w:color="auto"/>
      </w:divBdr>
    </w:div>
    <w:div w:id="1421482891">
      <w:marLeft w:val="0"/>
      <w:marRight w:val="0"/>
      <w:marTop w:val="0"/>
      <w:marBottom w:val="0"/>
      <w:divBdr>
        <w:top w:val="none" w:sz="0" w:space="0" w:color="auto"/>
        <w:left w:val="none" w:sz="0" w:space="0" w:color="auto"/>
        <w:bottom w:val="none" w:sz="0" w:space="0" w:color="auto"/>
        <w:right w:val="none" w:sz="0" w:space="0" w:color="auto"/>
      </w:divBdr>
    </w:div>
    <w:div w:id="1421486984">
      <w:marLeft w:val="0"/>
      <w:marRight w:val="0"/>
      <w:marTop w:val="0"/>
      <w:marBottom w:val="0"/>
      <w:divBdr>
        <w:top w:val="none" w:sz="0" w:space="0" w:color="auto"/>
        <w:left w:val="none" w:sz="0" w:space="0" w:color="auto"/>
        <w:bottom w:val="none" w:sz="0" w:space="0" w:color="auto"/>
        <w:right w:val="none" w:sz="0" w:space="0" w:color="auto"/>
      </w:divBdr>
    </w:div>
    <w:div w:id="1421564590">
      <w:marLeft w:val="0"/>
      <w:marRight w:val="0"/>
      <w:marTop w:val="0"/>
      <w:marBottom w:val="0"/>
      <w:divBdr>
        <w:top w:val="none" w:sz="0" w:space="0" w:color="auto"/>
        <w:left w:val="none" w:sz="0" w:space="0" w:color="auto"/>
        <w:bottom w:val="none" w:sz="0" w:space="0" w:color="auto"/>
        <w:right w:val="none" w:sz="0" w:space="0" w:color="auto"/>
      </w:divBdr>
    </w:div>
    <w:div w:id="1421608513">
      <w:marLeft w:val="0"/>
      <w:marRight w:val="0"/>
      <w:marTop w:val="0"/>
      <w:marBottom w:val="0"/>
      <w:divBdr>
        <w:top w:val="none" w:sz="0" w:space="0" w:color="auto"/>
        <w:left w:val="none" w:sz="0" w:space="0" w:color="auto"/>
        <w:bottom w:val="none" w:sz="0" w:space="0" w:color="auto"/>
        <w:right w:val="none" w:sz="0" w:space="0" w:color="auto"/>
      </w:divBdr>
    </w:div>
    <w:div w:id="1421755989">
      <w:marLeft w:val="0"/>
      <w:marRight w:val="0"/>
      <w:marTop w:val="0"/>
      <w:marBottom w:val="0"/>
      <w:divBdr>
        <w:top w:val="none" w:sz="0" w:space="0" w:color="auto"/>
        <w:left w:val="none" w:sz="0" w:space="0" w:color="auto"/>
        <w:bottom w:val="none" w:sz="0" w:space="0" w:color="auto"/>
        <w:right w:val="none" w:sz="0" w:space="0" w:color="auto"/>
      </w:divBdr>
    </w:div>
    <w:div w:id="1421760291">
      <w:marLeft w:val="0"/>
      <w:marRight w:val="0"/>
      <w:marTop w:val="0"/>
      <w:marBottom w:val="0"/>
      <w:divBdr>
        <w:top w:val="none" w:sz="0" w:space="0" w:color="auto"/>
        <w:left w:val="none" w:sz="0" w:space="0" w:color="auto"/>
        <w:bottom w:val="none" w:sz="0" w:space="0" w:color="auto"/>
        <w:right w:val="none" w:sz="0" w:space="0" w:color="auto"/>
      </w:divBdr>
    </w:div>
    <w:div w:id="1421877906">
      <w:marLeft w:val="480"/>
      <w:marRight w:val="0"/>
      <w:marTop w:val="0"/>
      <w:marBottom w:val="0"/>
      <w:divBdr>
        <w:top w:val="none" w:sz="0" w:space="0" w:color="auto"/>
        <w:left w:val="none" w:sz="0" w:space="0" w:color="auto"/>
        <w:bottom w:val="none" w:sz="0" w:space="0" w:color="auto"/>
        <w:right w:val="none" w:sz="0" w:space="0" w:color="auto"/>
      </w:divBdr>
    </w:div>
    <w:div w:id="1421946501">
      <w:marLeft w:val="0"/>
      <w:marRight w:val="0"/>
      <w:marTop w:val="0"/>
      <w:marBottom w:val="0"/>
      <w:divBdr>
        <w:top w:val="none" w:sz="0" w:space="0" w:color="auto"/>
        <w:left w:val="none" w:sz="0" w:space="0" w:color="auto"/>
        <w:bottom w:val="none" w:sz="0" w:space="0" w:color="auto"/>
        <w:right w:val="none" w:sz="0" w:space="0" w:color="auto"/>
      </w:divBdr>
    </w:div>
    <w:div w:id="1421947319">
      <w:marLeft w:val="0"/>
      <w:marRight w:val="0"/>
      <w:marTop w:val="0"/>
      <w:marBottom w:val="0"/>
      <w:divBdr>
        <w:top w:val="none" w:sz="0" w:space="0" w:color="auto"/>
        <w:left w:val="none" w:sz="0" w:space="0" w:color="auto"/>
        <w:bottom w:val="none" w:sz="0" w:space="0" w:color="auto"/>
        <w:right w:val="none" w:sz="0" w:space="0" w:color="auto"/>
      </w:divBdr>
    </w:div>
    <w:div w:id="1421948367">
      <w:marLeft w:val="0"/>
      <w:marRight w:val="0"/>
      <w:marTop w:val="0"/>
      <w:marBottom w:val="0"/>
      <w:divBdr>
        <w:top w:val="none" w:sz="0" w:space="0" w:color="auto"/>
        <w:left w:val="none" w:sz="0" w:space="0" w:color="auto"/>
        <w:bottom w:val="none" w:sz="0" w:space="0" w:color="auto"/>
        <w:right w:val="none" w:sz="0" w:space="0" w:color="auto"/>
      </w:divBdr>
    </w:div>
    <w:div w:id="1421949105">
      <w:marLeft w:val="0"/>
      <w:marRight w:val="0"/>
      <w:marTop w:val="0"/>
      <w:marBottom w:val="0"/>
      <w:divBdr>
        <w:top w:val="none" w:sz="0" w:space="0" w:color="auto"/>
        <w:left w:val="none" w:sz="0" w:space="0" w:color="auto"/>
        <w:bottom w:val="none" w:sz="0" w:space="0" w:color="auto"/>
        <w:right w:val="none" w:sz="0" w:space="0" w:color="auto"/>
      </w:divBdr>
    </w:div>
    <w:div w:id="1422023764">
      <w:marLeft w:val="0"/>
      <w:marRight w:val="0"/>
      <w:marTop w:val="0"/>
      <w:marBottom w:val="0"/>
      <w:divBdr>
        <w:top w:val="none" w:sz="0" w:space="0" w:color="auto"/>
        <w:left w:val="none" w:sz="0" w:space="0" w:color="auto"/>
        <w:bottom w:val="none" w:sz="0" w:space="0" w:color="auto"/>
        <w:right w:val="none" w:sz="0" w:space="0" w:color="auto"/>
      </w:divBdr>
    </w:div>
    <w:div w:id="1422025004">
      <w:marLeft w:val="0"/>
      <w:marRight w:val="0"/>
      <w:marTop w:val="0"/>
      <w:marBottom w:val="0"/>
      <w:divBdr>
        <w:top w:val="none" w:sz="0" w:space="0" w:color="auto"/>
        <w:left w:val="none" w:sz="0" w:space="0" w:color="auto"/>
        <w:bottom w:val="none" w:sz="0" w:space="0" w:color="auto"/>
        <w:right w:val="none" w:sz="0" w:space="0" w:color="auto"/>
      </w:divBdr>
    </w:div>
    <w:div w:id="1422096015">
      <w:marLeft w:val="0"/>
      <w:marRight w:val="0"/>
      <w:marTop w:val="0"/>
      <w:marBottom w:val="0"/>
      <w:divBdr>
        <w:top w:val="none" w:sz="0" w:space="0" w:color="auto"/>
        <w:left w:val="none" w:sz="0" w:space="0" w:color="auto"/>
        <w:bottom w:val="none" w:sz="0" w:space="0" w:color="auto"/>
        <w:right w:val="none" w:sz="0" w:space="0" w:color="auto"/>
      </w:divBdr>
    </w:div>
    <w:div w:id="1422096287">
      <w:marLeft w:val="0"/>
      <w:marRight w:val="0"/>
      <w:marTop w:val="0"/>
      <w:marBottom w:val="0"/>
      <w:divBdr>
        <w:top w:val="none" w:sz="0" w:space="0" w:color="auto"/>
        <w:left w:val="none" w:sz="0" w:space="0" w:color="auto"/>
        <w:bottom w:val="none" w:sz="0" w:space="0" w:color="auto"/>
        <w:right w:val="none" w:sz="0" w:space="0" w:color="auto"/>
      </w:divBdr>
    </w:div>
    <w:div w:id="1422142527">
      <w:marLeft w:val="0"/>
      <w:marRight w:val="0"/>
      <w:marTop w:val="0"/>
      <w:marBottom w:val="0"/>
      <w:divBdr>
        <w:top w:val="none" w:sz="0" w:space="0" w:color="auto"/>
        <w:left w:val="none" w:sz="0" w:space="0" w:color="auto"/>
        <w:bottom w:val="none" w:sz="0" w:space="0" w:color="auto"/>
        <w:right w:val="none" w:sz="0" w:space="0" w:color="auto"/>
      </w:divBdr>
    </w:div>
    <w:div w:id="1422264469">
      <w:marLeft w:val="0"/>
      <w:marRight w:val="0"/>
      <w:marTop w:val="0"/>
      <w:marBottom w:val="0"/>
      <w:divBdr>
        <w:top w:val="none" w:sz="0" w:space="0" w:color="auto"/>
        <w:left w:val="none" w:sz="0" w:space="0" w:color="auto"/>
        <w:bottom w:val="none" w:sz="0" w:space="0" w:color="auto"/>
        <w:right w:val="none" w:sz="0" w:space="0" w:color="auto"/>
      </w:divBdr>
    </w:div>
    <w:div w:id="1422288765">
      <w:marLeft w:val="0"/>
      <w:marRight w:val="0"/>
      <w:marTop w:val="0"/>
      <w:marBottom w:val="0"/>
      <w:divBdr>
        <w:top w:val="none" w:sz="0" w:space="0" w:color="auto"/>
        <w:left w:val="none" w:sz="0" w:space="0" w:color="auto"/>
        <w:bottom w:val="none" w:sz="0" w:space="0" w:color="auto"/>
        <w:right w:val="none" w:sz="0" w:space="0" w:color="auto"/>
      </w:divBdr>
    </w:div>
    <w:div w:id="1422288972">
      <w:marLeft w:val="0"/>
      <w:marRight w:val="0"/>
      <w:marTop w:val="0"/>
      <w:marBottom w:val="0"/>
      <w:divBdr>
        <w:top w:val="none" w:sz="0" w:space="0" w:color="auto"/>
        <w:left w:val="none" w:sz="0" w:space="0" w:color="auto"/>
        <w:bottom w:val="none" w:sz="0" w:space="0" w:color="auto"/>
        <w:right w:val="none" w:sz="0" w:space="0" w:color="auto"/>
      </w:divBdr>
    </w:div>
    <w:div w:id="1422604148">
      <w:marLeft w:val="0"/>
      <w:marRight w:val="0"/>
      <w:marTop w:val="0"/>
      <w:marBottom w:val="0"/>
      <w:divBdr>
        <w:top w:val="none" w:sz="0" w:space="0" w:color="auto"/>
        <w:left w:val="none" w:sz="0" w:space="0" w:color="auto"/>
        <w:bottom w:val="none" w:sz="0" w:space="0" w:color="auto"/>
        <w:right w:val="none" w:sz="0" w:space="0" w:color="auto"/>
      </w:divBdr>
    </w:div>
    <w:div w:id="1422675728">
      <w:marLeft w:val="0"/>
      <w:marRight w:val="0"/>
      <w:marTop w:val="0"/>
      <w:marBottom w:val="0"/>
      <w:divBdr>
        <w:top w:val="none" w:sz="0" w:space="0" w:color="auto"/>
        <w:left w:val="none" w:sz="0" w:space="0" w:color="auto"/>
        <w:bottom w:val="none" w:sz="0" w:space="0" w:color="auto"/>
        <w:right w:val="none" w:sz="0" w:space="0" w:color="auto"/>
      </w:divBdr>
    </w:div>
    <w:div w:id="1422680686">
      <w:marLeft w:val="0"/>
      <w:marRight w:val="0"/>
      <w:marTop w:val="0"/>
      <w:marBottom w:val="0"/>
      <w:divBdr>
        <w:top w:val="none" w:sz="0" w:space="0" w:color="auto"/>
        <w:left w:val="none" w:sz="0" w:space="0" w:color="auto"/>
        <w:bottom w:val="none" w:sz="0" w:space="0" w:color="auto"/>
        <w:right w:val="none" w:sz="0" w:space="0" w:color="auto"/>
      </w:divBdr>
    </w:div>
    <w:div w:id="1422721112">
      <w:marLeft w:val="0"/>
      <w:marRight w:val="0"/>
      <w:marTop w:val="0"/>
      <w:marBottom w:val="0"/>
      <w:divBdr>
        <w:top w:val="none" w:sz="0" w:space="0" w:color="auto"/>
        <w:left w:val="none" w:sz="0" w:space="0" w:color="auto"/>
        <w:bottom w:val="none" w:sz="0" w:space="0" w:color="auto"/>
        <w:right w:val="none" w:sz="0" w:space="0" w:color="auto"/>
      </w:divBdr>
    </w:div>
    <w:div w:id="1422723062">
      <w:marLeft w:val="0"/>
      <w:marRight w:val="0"/>
      <w:marTop w:val="0"/>
      <w:marBottom w:val="0"/>
      <w:divBdr>
        <w:top w:val="none" w:sz="0" w:space="0" w:color="auto"/>
        <w:left w:val="none" w:sz="0" w:space="0" w:color="auto"/>
        <w:bottom w:val="none" w:sz="0" w:space="0" w:color="auto"/>
        <w:right w:val="none" w:sz="0" w:space="0" w:color="auto"/>
      </w:divBdr>
    </w:div>
    <w:div w:id="1422751824">
      <w:marLeft w:val="0"/>
      <w:marRight w:val="0"/>
      <w:marTop w:val="0"/>
      <w:marBottom w:val="0"/>
      <w:divBdr>
        <w:top w:val="none" w:sz="0" w:space="0" w:color="auto"/>
        <w:left w:val="none" w:sz="0" w:space="0" w:color="auto"/>
        <w:bottom w:val="none" w:sz="0" w:space="0" w:color="auto"/>
        <w:right w:val="none" w:sz="0" w:space="0" w:color="auto"/>
      </w:divBdr>
    </w:div>
    <w:div w:id="1422918630">
      <w:marLeft w:val="0"/>
      <w:marRight w:val="0"/>
      <w:marTop w:val="0"/>
      <w:marBottom w:val="0"/>
      <w:divBdr>
        <w:top w:val="none" w:sz="0" w:space="0" w:color="auto"/>
        <w:left w:val="none" w:sz="0" w:space="0" w:color="auto"/>
        <w:bottom w:val="none" w:sz="0" w:space="0" w:color="auto"/>
        <w:right w:val="none" w:sz="0" w:space="0" w:color="auto"/>
      </w:divBdr>
    </w:div>
    <w:div w:id="1422986662">
      <w:marLeft w:val="0"/>
      <w:marRight w:val="0"/>
      <w:marTop w:val="0"/>
      <w:marBottom w:val="0"/>
      <w:divBdr>
        <w:top w:val="none" w:sz="0" w:space="0" w:color="auto"/>
        <w:left w:val="none" w:sz="0" w:space="0" w:color="auto"/>
        <w:bottom w:val="none" w:sz="0" w:space="0" w:color="auto"/>
        <w:right w:val="none" w:sz="0" w:space="0" w:color="auto"/>
      </w:divBdr>
    </w:div>
    <w:div w:id="1422994207">
      <w:marLeft w:val="0"/>
      <w:marRight w:val="0"/>
      <w:marTop w:val="0"/>
      <w:marBottom w:val="0"/>
      <w:divBdr>
        <w:top w:val="none" w:sz="0" w:space="0" w:color="auto"/>
        <w:left w:val="none" w:sz="0" w:space="0" w:color="auto"/>
        <w:bottom w:val="none" w:sz="0" w:space="0" w:color="auto"/>
        <w:right w:val="none" w:sz="0" w:space="0" w:color="auto"/>
      </w:divBdr>
    </w:div>
    <w:div w:id="1423062339">
      <w:bodyDiv w:val="1"/>
      <w:marLeft w:val="0"/>
      <w:marRight w:val="0"/>
      <w:marTop w:val="0"/>
      <w:marBottom w:val="0"/>
      <w:divBdr>
        <w:top w:val="none" w:sz="0" w:space="0" w:color="auto"/>
        <w:left w:val="none" w:sz="0" w:space="0" w:color="auto"/>
        <w:bottom w:val="none" w:sz="0" w:space="0" w:color="auto"/>
        <w:right w:val="none" w:sz="0" w:space="0" w:color="auto"/>
      </w:divBdr>
    </w:div>
    <w:div w:id="1423070075">
      <w:bodyDiv w:val="1"/>
      <w:marLeft w:val="0"/>
      <w:marRight w:val="0"/>
      <w:marTop w:val="0"/>
      <w:marBottom w:val="0"/>
      <w:divBdr>
        <w:top w:val="none" w:sz="0" w:space="0" w:color="auto"/>
        <w:left w:val="none" w:sz="0" w:space="0" w:color="auto"/>
        <w:bottom w:val="none" w:sz="0" w:space="0" w:color="auto"/>
        <w:right w:val="none" w:sz="0" w:space="0" w:color="auto"/>
      </w:divBdr>
    </w:div>
    <w:div w:id="1423140871">
      <w:marLeft w:val="0"/>
      <w:marRight w:val="0"/>
      <w:marTop w:val="0"/>
      <w:marBottom w:val="0"/>
      <w:divBdr>
        <w:top w:val="none" w:sz="0" w:space="0" w:color="auto"/>
        <w:left w:val="none" w:sz="0" w:space="0" w:color="auto"/>
        <w:bottom w:val="none" w:sz="0" w:space="0" w:color="auto"/>
        <w:right w:val="none" w:sz="0" w:space="0" w:color="auto"/>
      </w:divBdr>
    </w:div>
    <w:div w:id="1423258487">
      <w:marLeft w:val="0"/>
      <w:marRight w:val="0"/>
      <w:marTop w:val="0"/>
      <w:marBottom w:val="0"/>
      <w:divBdr>
        <w:top w:val="none" w:sz="0" w:space="0" w:color="auto"/>
        <w:left w:val="none" w:sz="0" w:space="0" w:color="auto"/>
        <w:bottom w:val="none" w:sz="0" w:space="0" w:color="auto"/>
        <w:right w:val="none" w:sz="0" w:space="0" w:color="auto"/>
      </w:divBdr>
    </w:div>
    <w:div w:id="1423332382">
      <w:marLeft w:val="0"/>
      <w:marRight w:val="0"/>
      <w:marTop w:val="0"/>
      <w:marBottom w:val="0"/>
      <w:divBdr>
        <w:top w:val="none" w:sz="0" w:space="0" w:color="auto"/>
        <w:left w:val="none" w:sz="0" w:space="0" w:color="auto"/>
        <w:bottom w:val="none" w:sz="0" w:space="0" w:color="auto"/>
        <w:right w:val="none" w:sz="0" w:space="0" w:color="auto"/>
      </w:divBdr>
    </w:div>
    <w:div w:id="1423334021">
      <w:marLeft w:val="0"/>
      <w:marRight w:val="0"/>
      <w:marTop w:val="0"/>
      <w:marBottom w:val="0"/>
      <w:divBdr>
        <w:top w:val="none" w:sz="0" w:space="0" w:color="auto"/>
        <w:left w:val="none" w:sz="0" w:space="0" w:color="auto"/>
        <w:bottom w:val="none" w:sz="0" w:space="0" w:color="auto"/>
        <w:right w:val="none" w:sz="0" w:space="0" w:color="auto"/>
      </w:divBdr>
    </w:div>
    <w:div w:id="1423455770">
      <w:marLeft w:val="0"/>
      <w:marRight w:val="0"/>
      <w:marTop w:val="0"/>
      <w:marBottom w:val="0"/>
      <w:divBdr>
        <w:top w:val="none" w:sz="0" w:space="0" w:color="auto"/>
        <w:left w:val="none" w:sz="0" w:space="0" w:color="auto"/>
        <w:bottom w:val="none" w:sz="0" w:space="0" w:color="auto"/>
        <w:right w:val="none" w:sz="0" w:space="0" w:color="auto"/>
      </w:divBdr>
    </w:div>
    <w:div w:id="1423457402">
      <w:marLeft w:val="0"/>
      <w:marRight w:val="0"/>
      <w:marTop w:val="0"/>
      <w:marBottom w:val="0"/>
      <w:divBdr>
        <w:top w:val="none" w:sz="0" w:space="0" w:color="auto"/>
        <w:left w:val="none" w:sz="0" w:space="0" w:color="auto"/>
        <w:bottom w:val="none" w:sz="0" w:space="0" w:color="auto"/>
        <w:right w:val="none" w:sz="0" w:space="0" w:color="auto"/>
      </w:divBdr>
    </w:div>
    <w:div w:id="1423524333">
      <w:marLeft w:val="0"/>
      <w:marRight w:val="0"/>
      <w:marTop w:val="0"/>
      <w:marBottom w:val="0"/>
      <w:divBdr>
        <w:top w:val="none" w:sz="0" w:space="0" w:color="auto"/>
        <w:left w:val="none" w:sz="0" w:space="0" w:color="auto"/>
        <w:bottom w:val="none" w:sz="0" w:space="0" w:color="auto"/>
        <w:right w:val="none" w:sz="0" w:space="0" w:color="auto"/>
      </w:divBdr>
    </w:div>
    <w:div w:id="1423599969">
      <w:marLeft w:val="0"/>
      <w:marRight w:val="0"/>
      <w:marTop w:val="0"/>
      <w:marBottom w:val="0"/>
      <w:divBdr>
        <w:top w:val="none" w:sz="0" w:space="0" w:color="auto"/>
        <w:left w:val="none" w:sz="0" w:space="0" w:color="auto"/>
        <w:bottom w:val="none" w:sz="0" w:space="0" w:color="auto"/>
        <w:right w:val="none" w:sz="0" w:space="0" w:color="auto"/>
      </w:divBdr>
    </w:div>
    <w:div w:id="1423604809">
      <w:marLeft w:val="0"/>
      <w:marRight w:val="0"/>
      <w:marTop w:val="0"/>
      <w:marBottom w:val="0"/>
      <w:divBdr>
        <w:top w:val="none" w:sz="0" w:space="0" w:color="auto"/>
        <w:left w:val="none" w:sz="0" w:space="0" w:color="auto"/>
        <w:bottom w:val="none" w:sz="0" w:space="0" w:color="auto"/>
        <w:right w:val="none" w:sz="0" w:space="0" w:color="auto"/>
      </w:divBdr>
    </w:div>
    <w:div w:id="1423717421">
      <w:marLeft w:val="0"/>
      <w:marRight w:val="0"/>
      <w:marTop w:val="0"/>
      <w:marBottom w:val="0"/>
      <w:divBdr>
        <w:top w:val="none" w:sz="0" w:space="0" w:color="auto"/>
        <w:left w:val="none" w:sz="0" w:space="0" w:color="auto"/>
        <w:bottom w:val="none" w:sz="0" w:space="0" w:color="auto"/>
        <w:right w:val="none" w:sz="0" w:space="0" w:color="auto"/>
      </w:divBdr>
    </w:div>
    <w:div w:id="1423799312">
      <w:marLeft w:val="0"/>
      <w:marRight w:val="0"/>
      <w:marTop w:val="0"/>
      <w:marBottom w:val="0"/>
      <w:divBdr>
        <w:top w:val="none" w:sz="0" w:space="0" w:color="auto"/>
        <w:left w:val="none" w:sz="0" w:space="0" w:color="auto"/>
        <w:bottom w:val="none" w:sz="0" w:space="0" w:color="auto"/>
        <w:right w:val="none" w:sz="0" w:space="0" w:color="auto"/>
      </w:divBdr>
    </w:div>
    <w:div w:id="1423801025">
      <w:marLeft w:val="0"/>
      <w:marRight w:val="0"/>
      <w:marTop w:val="0"/>
      <w:marBottom w:val="0"/>
      <w:divBdr>
        <w:top w:val="none" w:sz="0" w:space="0" w:color="auto"/>
        <w:left w:val="none" w:sz="0" w:space="0" w:color="auto"/>
        <w:bottom w:val="none" w:sz="0" w:space="0" w:color="auto"/>
        <w:right w:val="none" w:sz="0" w:space="0" w:color="auto"/>
      </w:divBdr>
    </w:div>
    <w:div w:id="1423916078">
      <w:marLeft w:val="0"/>
      <w:marRight w:val="0"/>
      <w:marTop w:val="0"/>
      <w:marBottom w:val="0"/>
      <w:divBdr>
        <w:top w:val="none" w:sz="0" w:space="0" w:color="auto"/>
        <w:left w:val="none" w:sz="0" w:space="0" w:color="auto"/>
        <w:bottom w:val="none" w:sz="0" w:space="0" w:color="auto"/>
        <w:right w:val="none" w:sz="0" w:space="0" w:color="auto"/>
      </w:divBdr>
    </w:div>
    <w:div w:id="1423917132">
      <w:marLeft w:val="0"/>
      <w:marRight w:val="0"/>
      <w:marTop w:val="0"/>
      <w:marBottom w:val="0"/>
      <w:divBdr>
        <w:top w:val="none" w:sz="0" w:space="0" w:color="auto"/>
        <w:left w:val="none" w:sz="0" w:space="0" w:color="auto"/>
        <w:bottom w:val="none" w:sz="0" w:space="0" w:color="auto"/>
        <w:right w:val="none" w:sz="0" w:space="0" w:color="auto"/>
      </w:divBdr>
    </w:div>
    <w:div w:id="1423992458">
      <w:marLeft w:val="0"/>
      <w:marRight w:val="0"/>
      <w:marTop w:val="0"/>
      <w:marBottom w:val="0"/>
      <w:divBdr>
        <w:top w:val="none" w:sz="0" w:space="0" w:color="auto"/>
        <w:left w:val="none" w:sz="0" w:space="0" w:color="auto"/>
        <w:bottom w:val="none" w:sz="0" w:space="0" w:color="auto"/>
        <w:right w:val="none" w:sz="0" w:space="0" w:color="auto"/>
      </w:divBdr>
    </w:div>
    <w:div w:id="1423993082">
      <w:marLeft w:val="0"/>
      <w:marRight w:val="0"/>
      <w:marTop w:val="0"/>
      <w:marBottom w:val="0"/>
      <w:divBdr>
        <w:top w:val="none" w:sz="0" w:space="0" w:color="auto"/>
        <w:left w:val="none" w:sz="0" w:space="0" w:color="auto"/>
        <w:bottom w:val="none" w:sz="0" w:space="0" w:color="auto"/>
        <w:right w:val="none" w:sz="0" w:space="0" w:color="auto"/>
      </w:divBdr>
    </w:div>
    <w:div w:id="1424034287">
      <w:marLeft w:val="0"/>
      <w:marRight w:val="0"/>
      <w:marTop w:val="0"/>
      <w:marBottom w:val="0"/>
      <w:divBdr>
        <w:top w:val="none" w:sz="0" w:space="0" w:color="auto"/>
        <w:left w:val="none" w:sz="0" w:space="0" w:color="auto"/>
        <w:bottom w:val="none" w:sz="0" w:space="0" w:color="auto"/>
        <w:right w:val="none" w:sz="0" w:space="0" w:color="auto"/>
      </w:divBdr>
    </w:div>
    <w:div w:id="1424035506">
      <w:marLeft w:val="0"/>
      <w:marRight w:val="0"/>
      <w:marTop w:val="0"/>
      <w:marBottom w:val="0"/>
      <w:divBdr>
        <w:top w:val="none" w:sz="0" w:space="0" w:color="auto"/>
        <w:left w:val="none" w:sz="0" w:space="0" w:color="auto"/>
        <w:bottom w:val="none" w:sz="0" w:space="0" w:color="auto"/>
        <w:right w:val="none" w:sz="0" w:space="0" w:color="auto"/>
      </w:divBdr>
    </w:div>
    <w:div w:id="1424037174">
      <w:marLeft w:val="0"/>
      <w:marRight w:val="0"/>
      <w:marTop w:val="0"/>
      <w:marBottom w:val="0"/>
      <w:divBdr>
        <w:top w:val="none" w:sz="0" w:space="0" w:color="auto"/>
        <w:left w:val="none" w:sz="0" w:space="0" w:color="auto"/>
        <w:bottom w:val="none" w:sz="0" w:space="0" w:color="auto"/>
        <w:right w:val="none" w:sz="0" w:space="0" w:color="auto"/>
      </w:divBdr>
    </w:div>
    <w:div w:id="1424178855">
      <w:marLeft w:val="0"/>
      <w:marRight w:val="0"/>
      <w:marTop w:val="0"/>
      <w:marBottom w:val="0"/>
      <w:divBdr>
        <w:top w:val="none" w:sz="0" w:space="0" w:color="auto"/>
        <w:left w:val="none" w:sz="0" w:space="0" w:color="auto"/>
        <w:bottom w:val="none" w:sz="0" w:space="0" w:color="auto"/>
        <w:right w:val="none" w:sz="0" w:space="0" w:color="auto"/>
      </w:divBdr>
    </w:div>
    <w:div w:id="1424254260">
      <w:marLeft w:val="0"/>
      <w:marRight w:val="0"/>
      <w:marTop w:val="0"/>
      <w:marBottom w:val="0"/>
      <w:divBdr>
        <w:top w:val="none" w:sz="0" w:space="0" w:color="auto"/>
        <w:left w:val="none" w:sz="0" w:space="0" w:color="auto"/>
        <w:bottom w:val="none" w:sz="0" w:space="0" w:color="auto"/>
        <w:right w:val="none" w:sz="0" w:space="0" w:color="auto"/>
      </w:divBdr>
    </w:div>
    <w:div w:id="1424298675">
      <w:marLeft w:val="0"/>
      <w:marRight w:val="0"/>
      <w:marTop w:val="0"/>
      <w:marBottom w:val="0"/>
      <w:divBdr>
        <w:top w:val="none" w:sz="0" w:space="0" w:color="auto"/>
        <w:left w:val="none" w:sz="0" w:space="0" w:color="auto"/>
        <w:bottom w:val="none" w:sz="0" w:space="0" w:color="auto"/>
        <w:right w:val="none" w:sz="0" w:space="0" w:color="auto"/>
      </w:divBdr>
    </w:div>
    <w:div w:id="1424301477">
      <w:marLeft w:val="0"/>
      <w:marRight w:val="0"/>
      <w:marTop w:val="0"/>
      <w:marBottom w:val="0"/>
      <w:divBdr>
        <w:top w:val="none" w:sz="0" w:space="0" w:color="auto"/>
        <w:left w:val="none" w:sz="0" w:space="0" w:color="auto"/>
        <w:bottom w:val="none" w:sz="0" w:space="0" w:color="auto"/>
        <w:right w:val="none" w:sz="0" w:space="0" w:color="auto"/>
      </w:divBdr>
    </w:div>
    <w:div w:id="1424306032">
      <w:marLeft w:val="0"/>
      <w:marRight w:val="0"/>
      <w:marTop w:val="0"/>
      <w:marBottom w:val="0"/>
      <w:divBdr>
        <w:top w:val="none" w:sz="0" w:space="0" w:color="auto"/>
        <w:left w:val="none" w:sz="0" w:space="0" w:color="auto"/>
        <w:bottom w:val="none" w:sz="0" w:space="0" w:color="auto"/>
        <w:right w:val="none" w:sz="0" w:space="0" w:color="auto"/>
      </w:divBdr>
    </w:div>
    <w:div w:id="1424376216">
      <w:marLeft w:val="0"/>
      <w:marRight w:val="0"/>
      <w:marTop w:val="0"/>
      <w:marBottom w:val="0"/>
      <w:divBdr>
        <w:top w:val="none" w:sz="0" w:space="0" w:color="auto"/>
        <w:left w:val="none" w:sz="0" w:space="0" w:color="auto"/>
        <w:bottom w:val="none" w:sz="0" w:space="0" w:color="auto"/>
        <w:right w:val="none" w:sz="0" w:space="0" w:color="auto"/>
      </w:divBdr>
    </w:div>
    <w:div w:id="1424451977">
      <w:marLeft w:val="0"/>
      <w:marRight w:val="0"/>
      <w:marTop w:val="0"/>
      <w:marBottom w:val="0"/>
      <w:divBdr>
        <w:top w:val="none" w:sz="0" w:space="0" w:color="auto"/>
        <w:left w:val="none" w:sz="0" w:space="0" w:color="auto"/>
        <w:bottom w:val="none" w:sz="0" w:space="0" w:color="auto"/>
        <w:right w:val="none" w:sz="0" w:space="0" w:color="auto"/>
      </w:divBdr>
    </w:div>
    <w:div w:id="1424452242">
      <w:marLeft w:val="0"/>
      <w:marRight w:val="0"/>
      <w:marTop w:val="0"/>
      <w:marBottom w:val="0"/>
      <w:divBdr>
        <w:top w:val="none" w:sz="0" w:space="0" w:color="auto"/>
        <w:left w:val="none" w:sz="0" w:space="0" w:color="auto"/>
        <w:bottom w:val="none" w:sz="0" w:space="0" w:color="auto"/>
        <w:right w:val="none" w:sz="0" w:space="0" w:color="auto"/>
      </w:divBdr>
    </w:div>
    <w:div w:id="1424455475">
      <w:bodyDiv w:val="1"/>
      <w:marLeft w:val="0"/>
      <w:marRight w:val="0"/>
      <w:marTop w:val="0"/>
      <w:marBottom w:val="0"/>
      <w:divBdr>
        <w:top w:val="none" w:sz="0" w:space="0" w:color="auto"/>
        <w:left w:val="none" w:sz="0" w:space="0" w:color="auto"/>
        <w:bottom w:val="none" w:sz="0" w:space="0" w:color="auto"/>
        <w:right w:val="none" w:sz="0" w:space="0" w:color="auto"/>
      </w:divBdr>
    </w:div>
    <w:div w:id="1424456521">
      <w:marLeft w:val="0"/>
      <w:marRight w:val="0"/>
      <w:marTop w:val="0"/>
      <w:marBottom w:val="0"/>
      <w:divBdr>
        <w:top w:val="none" w:sz="0" w:space="0" w:color="auto"/>
        <w:left w:val="none" w:sz="0" w:space="0" w:color="auto"/>
        <w:bottom w:val="none" w:sz="0" w:space="0" w:color="auto"/>
        <w:right w:val="none" w:sz="0" w:space="0" w:color="auto"/>
      </w:divBdr>
    </w:div>
    <w:div w:id="1424767133">
      <w:marLeft w:val="0"/>
      <w:marRight w:val="0"/>
      <w:marTop w:val="0"/>
      <w:marBottom w:val="0"/>
      <w:divBdr>
        <w:top w:val="none" w:sz="0" w:space="0" w:color="auto"/>
        <w:left w:val="none" w:sz="0" w:space="0" w:color="auto"/>
        <w:bottom w:val="none" w:sz="0" w:space="0" w:color="auto"/>
        <w:right w:val="none" w:sz="0" w:space="0" w:color="auto"/>
      </w:divBdr>
    </w:div>
    <w:div w:id="1424836012">
      <w:marLeft w:val="0"/>
      <w:marRight w:val="0"/>
      <w:marTop w:val="0"/>
      <w:marBottom w:val="0"/>
      <w:divBdr>
        <w:top w:val="none" w:sz="0" w:space="0" w:color="auto"/>
        <w:left w:val="none" w:sz="0" w:space="0" w:color="auto"/>
        <w:bottom w:val="none" w:sz="0" w:space="0" w:color="auto"/>
        <w:right w:val="none" w:sz="0" w:space="0" w:color="auto"/>
      </w:divBdr>
    </w:div>
    <w:div w:id="1424840154">
      <w:marLeft w:val="0"/>
      <w:marRight w:val="0"/>
      <w:marTop w:val="0"/>
      <w:marBottom w:val="0"/>
      <w:divBdr>
        <w:top w:val="none" w:sz="0" w:space="0" w:color="auto"/>
        <w:left w:val="none" w:sz="0" w:space="0" w:color="auto"/>
        <w:bottom w:val="none" w:sz="0" w:space="0" w:color="auto"/>
        <w:right w:val="none" w:sz="0" w:space="0" w:color="auto"/>
      </w:divBdr>
    </w:div>
    <w:div w:id="1424916088">
      <w:marLeft w:val="0"/>
      <w:marRight w:val="0"/>
      <w:marTop w:val="0"/>
      <w:marBottom w:val="0"/>
      <w:divBdr>
        <w:top w:val="none" w:sz="0" w:space="0" w:color="auto"/>
        <w:left w:val="none" w:sz="0" w:space="0" w:color="auto"/>
        <w:bottom w:val="none" w:sz="0" w:space="0" w:color="auto"/>
        <w:right w:val="none" w:sz="0" w:space="0" w:color="auto"/>
      </w:divBdr>
    </w:div>
    <w:div w:id="1425028171">
      <w:marLeft w:val="0"/>
      <w:marRight w:val="0"/>
      <w:marTop w:val="0"/>
      <w:marBottom w:val="0"/>
      <w:divBdr>
        <w:top w:val="none" w:sz="0" w:space="0" w:color="auto"/>
        <w:left w:val="none" w:sz="0" w:space="0" w:color="auto"/>
        <w:bottom w:val="none" w:sz="0" w:space="0" w:color="auto"/>
        <w:right w:val="none" w:sz="0" w:space="0" w:color="auto"/>
      </w:divBdr>
    </w:div>
    <w:div w:id="1425029367">
      <w:marLeft w:val="0"/>
      <w:marRight w:val="0"/>
      <w:marTop w:val="0"/>
      <w:marBottom w:val="0"/>
      <w:divBdr>
        <w:top w:val="none" w:sz="0" w:space="0" w:color="auto"/>
        <w:left w:val="none" w:sz="0" w:space="0" w:color="auto"/>
        <w:bottom w:val="none" w:sz="0" w:space="0" w:color="auto"/>
        <w:right w:val="none" w:sz="0" w:space="0" w:color="auto"/>
      </w:divBdr>
    </w:div>
    <w:div w:id="1425151042">
      <w:bodyDiv w:val="1"/>
      <w:marLeft w:val="0"/>
      <w:marRight w:val="0"/>
      <w:marTop w:val="0"/>
      <w:marBottom w:val="0"/>
      <w:divBdr>
        <w:top w:val="none" w:sz="0" w:space="0" w:color="auto"/>
        <w:left w:val="none" w:sz="0" w:space="0" w:color="auto"/>
        <w:bottom w:val="none" w:sz="0" w:space="0" w:color="auto"/>
        <w:right w:val="none" w:sz="0" w:space="0" w:color="auto"/>
      </w:divBdr>
    </w:div>
    <w:div w:id="1425154056">
      <w:marLeft w:val="0"/>
      <w:marRight w:val="0"/>
      <w:marTop w:val="0"/>
      <w:marBottom w:val="0"/>
      <w:divBdr>
        <w:top w:val="none" w:sz="0" w:space="0" w:color="auto"/>
        <w:left w:val="none" w:sz="0" w:space="0" w:color="auto"/>
        <w:bottom w:val="none" w:sz="0" w:space="0" w:color="auto"/>
        <w:right w:val="none" w:sz="0" w:space="0" w:color="auto"/>
      </w:divBdr>
    </w:div>
    <w:div w:id="1425226734">
      <w:marLeft w:val="0"/>
      <w:marRight w:val="0"/>
      <w:marTop w:val="0"/>
      <w:marBottom w:val="0"/>
      <w:divBdr>
        <w:top w:val="none" w:sz="0" w:space="0" w:color="auto"/>
        <w:left w:val="none" w:sz="0" w:space="0" w:color="auto"/>
        <w:bottom w:val="none" w:sz="0" w:space="0" w:color="auto"/>
        <w:right w:val="none" w:sz="0" w:space="0" w:color="auto"/>
      </w:divBdr>
    </w:div>
    <w:div w:id="1425226850">
      <w:marLeft w:val="0"/>
      <w:marRight w:val="0"/>
      <w:marTop w:val="0"/>
      <w:marBottom w:val="0"/>
      <w:divBdr>
        <w:top w:val="none" w:sz="0" w:space="0" w:color="auto"/>
        <w:left w:val="none" w:sz="0" w:space="0" w:color="auto"/>
        <w:bottom w:val="none" w:sz="0" w:space="0" w:color="auto"/>
        <w:right w:val="none" w:sz="0" w:space="0" w:color="auto"/>
      </w:divBdr>
    </w:div>
    <w:div w:id="1425299971">
      <w:marLeft w:val="0"/>
      <w:marRight w:val="0"/>
      <w:marTop w:val="0"/>
      <w:marBottom w:val="0"/>
      <w:divBdr>
        <w:top w:val="none" w:sz="0" w:space="0" w:color="auto"/>
        <w:left w:val="none" w:sz="0" w:space="0" w:color="auto"/>
        <w:bottom w:val="none" w:sz="0" w:space="0" w:color="auto"/>
        <w:right w:val="none" w:sz="0" w:space="0" w:color="auto"/>
      </w:divBdr>
    </w:div>
    <w:div w:id="1425345853">
      <w:marLeft w:val="0"/>
      <w:marRight w:val="0"/>
      <w:marTop w:val="0"/>
      <w:marBottom w:val="0"/>
      <w:divBdr>
        <w:top w:val="none" w:sz="0" w:space="0" w:color="auto"/>
        <w:left w:val="none" w:sz="0" w:space="0" w:color="auto"/>
        <w:bottom w:val="none" w:sz="0" w:space="0" w:color="auto"/>
        <w:right w:val="none" w:sz="0" w:space="0" w:color="auto"/>
      </w:divBdr>
    </w:div>
    <w:div w:id="1425373165">
      <w:marLeft w:val="0"/>
      <w:marRight w:val="0"/>
      <w:marTop w:val="0"/>
      <w:marBottom w:val="0"/>
      <w:divBdr>
        <w:top w:val="none" w:sz="0" w:space="0" w:color="auto"/>
        <w:left w:val="none" w:sz="0" w:space="0" w:color="auto"/>
        <w:bottom w:val="none" w:sz="0" w:space="0" w:color="auto"/>
        <w:right w:val="none" w:sz="0" w:space="0" w:color="auto"/>
      </w:divBdr>
    </w:div>
    <w:div w:id="1425374792">
      <w:marLeft w:val="0"/>
      <w:marRight w:val="0"/>
      <w:marTop w:val="0"/>
      <w:marBottom w:val="0"/>
      <w:divBdr>
        <w:top w:val="none" w:sz="0" w:space="0" w:color="auto"/>
        <w:left w:val="none" w:sz="0" w:space="0" w:color="auto"/>
        <w:bottom w:val="none" w:sz="0" w:space="0" w:color="auto"/>
        <w:right w:val="none" w:sz="0" w:space="0" w:color="auto"/>
      </w:divBdr>
    </w:div>
    <w:div w:id="1425565496">
      <w:marLeft w:val="0"/>
      <w:marRight w:val="0"/>
      <w:marTop w:val="0"/>
      <w:marBottom w:val="0"/>
      <w:divBdr>
        <w:top w:val="none" w:sz="0" w:space="0" w:color="auto"/>
        <w:left w:val="none" w:sz="0" w:space="0" w:color="auto"/>
        <w:bottom w:val="none" w:sz="0" w:space="0" w:color="auto"/>
        <w:right w:val="none" w:sz="0" w:space="0" w:color="auto"/>
      </w:divBdr>
    </w:div>
    <w:div w:id="1425689791">
      <w:marLeft w:val="0"/>
      <w:marRight w:val="0"/>
      <w:marTop w:val="0"/>
      <w:marBottom w:val="0"/>
      <w:divBdr>
        <w:top w:val="none" w:sz="0" w:space="0" w:color="auto"/>
        <w:left w:val="none" w:sz="0" w:space="0" w:color="auto"/>
        <w:bottom w:val="none" w:sz="0" w:space="0" w:color="auto"/>
        <w:right w:val="none" w:sz="0" w:space="0" w:color="auto"/>
      </w:divBdr>
    </w:div>
    <w:div w:id="1425762817">
      <w:marLeft w:val="0"/>
      <w:marRight w:val="0"/>
      <w:marTop w:val="0"/>
      <w:marBottom w:val="0"/>
      <w:divBdr>
        <w:top w:val="none" w:sz="0" w:space="0" w:color="auto"/>
        <w:left w:val="none" w:sz="0" w:space="0" w:color="auto"/>
        <w:bottom w:val="none" w:sz="0" w:space="0" w:color="auto"/>
        <w:right w:val="none" w:sz="0" w:space="0" w:color="auto"/>
      </w:divBdr>
    </w:div>
    <w:div w:id="1425802457">
      <w:marLeft w:val="0"/>
      <w:marRight w:val="0"/>
      <w:marTop w:val="0"/>
      <w:marBottom w:val="0"/>
      <w:divBdr>
        <w:top w:val="none" w:sz="0" w:space="0" w:color="auto"/>
        <w:left w:val="none" w:sz="0" w:space="0" w:color="auto"/>
        <w:bottom w:val="none" w:sz="0" w:space="0" w:color="auto"/>
        <w:right w:val="none" w:sz="0" w:space="0" w:color="auto"/>
      </w:divBdr>
    </w:div>
    <w:div w:id="1425877189">
      <w:marLeft w:val="0"/>
      <w:marRight w:val="0"/>
      <w:marTop w:val="0"/>
      <w:marBottom w:val="0"/>
      <w:divBdr>
        <w:top w:val="none" w:sz="0" w:space="0" w:color="auto"/>
        <w:left w:val="none" w:sz="0" w:space="0" w:color="auto"/>
        <w:bottom w:val="none" w:sz="0" w:space="0" w:color="auto"/>
        <w:right w:val="none" w:sz="0" w:space="0" w:color="auto"/>
      </w:divBdr>
    </w:div>
    <w:div w:id="1425885045">
      <w:marLeft w:val="0"/>
      <w:marRight w:val="0"/>
      <w:marTop w:val="0"/>
      <w:marBottom w:val="0"/>
      <w:divBdr>
        <w:top w:val="none" w:sz="0" w:space="0" w:color="auto"/>
        <w:left w:val="none" w:sz="0" w:space="0" w:color="auto"/>
        <w:bottom w:val="none" w:sz="0" w:space="0" w:color="auto"/>
        <w:right w:val="none" w:sz="0" w:space="0" w:color="auto"/>
      </w:divBdr>
    </w:div>
    <w:div w:id="1425885262">
      <w:marLeft w:val="0"/>
      <w:marRight w:val="0"/>
      <w:marTop w:val="0"/>
      <w:marBottom w:val="0"/>
      <w:divBdr>
        <w:top w:val="none" w:sz="0" w:space="0" w:color="auto"/>
        <w:left w:val="none" w:sz="0" w:space="0" w:color="auto"/>
        <w:bottom w:val="none" w:sz="0" w:space="0" w:color="auto"/>
        <w:right w:val="none" w:sz="0" w:space="0" w:color="auto"/>
      </w:divBdr>
    </w:div>
    <w:div w:id="1425951754">
      <w:marLeft w:val="0"/>
      <w:marRight w:val="0"/>
      <w:marTop w:val="0"/>
      <w:marBottom w:val="0"/>
      <w:divBdr>
        <w:top w:val="none" w:sz="0" w:space="0" w:color="auto"/>
        <w:left w:val="none" w:sz="0" w:space="0" w:color="auto"/>
        <w:bottom w:val="none" w:sz="0" w:space="0" w:color="auto"/>
        <w:right w:val="none" w:sz="0" w:space="0" w:color="auto"/>
      </w:divBdr>
    </w:div>
    <w:div w:id="1425998838">
      <w:marLeft w:val="0"/>
      <w:marRight w:val="0"/>
      <w:marTop w:val="0"/>
      <w:marBottom w:val="0"/>
      <w:divBdr>
        <w:top w:val="none" w:sz="0" w:space="0" w:color="auto"/>
        <w:left w:val="none" w:sz="0" w:space="0" w:color="auto"/>
        <w:bottom w:val="none" w:sz="0" w:space="0" w:color="auto"/>
        <w:right w:val="none" w:sz="0" w:space="0" w:color="auto"/>
      </w:divBdr>
    </w:div>
    <w:div w:id="1426070806">
      <w:marLeft w:val="0"/>
      <w:marRight w:val="0"/>
      <w:marTop w:val="0"/>
      <w:marBottom w:val="0"/>
      <w:divBdr>
        <w:top w:val="none" w:sz="0" w:space="0" w:color="auto"/>
        <w:left w:val="none" w:sz="0" w:space="0" w:color="auto"/>
        <w:bottom w:val="none" w:sz="0" w:space="0" w:color="auto"/>
        <w:right w:val="none" w:sz="0" w:space="0" w:color="auto"/>
      </w:divBdr>
    </w:div>
    <w:div w:id="1426196414">
      <w:marLeft w:val="0"/>
      <w:marRight w:val="0"/>
      <w:marTop w:val="0"/>
      <w:marBottom w:val="0"/>
      <w:divBdr>
        <w:top w:val="none" w:sz="0" w:space="0" w:color="auto"/>
        <w:left w:val="none" w:sz="0" w:space="0" w:color="auto"/>
        <w:bottom w:val="none" w:sz="0" w:space="0" w:color="auto"/>
        <w:right w:val="none" w:sz="0" w:space="0" w:color="auto"/>
      </w:divBdr>
    </w:div>
    <w:div w:id="1426343081">
      <w:marLeft w:val="0"/>
      <w:marRight w:val="0"/>
      <w:marTop w:val="0"/>
      <w:marBottom w:val="0"/>
      <w:divBdr>
        <w:top w:val="none" w:sz="0" w:space="0" w:color="auto"/>
        <w:left w:val="none" w:sz="0" w:space="0" w:color="auto"/>
        <w:bottom w:val="none" w:sz="0" w:space="0" w:color="auto"/>
        <w:right w:val="none" w:sz="0" w:space="0" w:color="auto"/>
      </w:divBdr>
    </w:div>
    <w:div w:id="1426343170">
      <w:marLeft w:val="0"/>
      <w:marRight w:val="0"/>
      <w:marTop w:val="0"/>
      <w:marBottom w:val="0"/>
      <w:divBdr>
        <w:top w:val="none" w:sz="0" w:space="0" w:color="auto"/>
        <w:left w:val="none" w:sz="0" w:space="0" w:color="auto"/>
        <w:bottom w:val="none" w:sz="0" w:space="0" w:color="auto"/>
        <w:right w:val="none" w:sz="0" w:space="0" w:color="auto"/>
      </w:divBdr>
    </w:div>
    <w:div w:id="1426344480">
      <w:marLeft w:val="0"/>
      <w:marRight w:val="0"/>
      <w:marTop w:val="0"/>
      <w:marBottom w:val="0"/>
      <w:divBdr>
        <w:top w:val="none" w:sz="0" w:space="0" w:color="auto"/>
        <w:left w:val="none" w:sz="0" w:space="0" w:color="auto"/>
        <w:bottom w:val="none" w:sz="0" w:space="0" w:color="auto"/>
        <w:right w:val="none" w:sz="0" w:space="0" w:color="auto"/>
      </w:divBdr>
    </w:div>
    <w:div w:id="1426421415">
      <w:marLeft w:val="0"/>
      <w:marRight w:val="0"/>
      <w:marTop w:val="0"/>
      <w:marBottom w:val="0"/>
      <w:divBdr>
        <w:top w:val="none" w:sz="0" w:space="0" w:color="auto"/>
        <w:left w:val="none" w:sz="0" w:space="0" w:color="auto"/>
        <w:bottom w:val="none" w:sz="0" w:space="0" w:color="auto"/>
        <w:right w:val="none" w:sz="0" w:space="0" w:color="auto"/>
      </w:divBdr>
    </w:div>
    <w:div w:id="1426462666">
      <w:marLeft w:val="0"/>
      <w:marRight w:val="0"/>
      <w:marTop w:val="0"/>
      <w:marBottom w:val="0"/>
      <w:divBdr>
        <w:top w:val="none" w:sz="0" w:space="0" w:color="auto"/>
        <w:left w:val="none" w:sz="0" w:space="0" w:color="auto"/>
        <w:bottom w:val="none" w:sz="0" w:space="0" w:color="auto"/>
        <w:right w:val="none" w:sz="0" w:space="0" w:color="auto"/>
      </w:divBdr>
    </w:div>
    <w:div w:id="1426465288">
      <w:marLeft w:val="0"/>
      <w:marRight w:val="0"/>
      <w:marTop w:val="0"/>
      <w:marBottom w:val="0"/>
      <w:divBdr>
        <w:top w:val="none" w:sz="0" w:space="0" w:color="auto"/>
        <w:left w:val="none" w:sz="0" w:space="0" w:color="auto"/>
        <w:bottom w:val="none" w:sz="0" w:space="0" w:color="auto"/>
        <w:right w:val="none" w:sz="0" w:space="0" w:color="auto"/>
      </w:divBdr>
    </w:div>
    <w:div w:id="1426538912">
      <w:marLeft w:val="0"/>
      <w:marRight w:val="0"/>
      <w:marTop w:val="0"/>
      <w:marBottom w:val="0"/>
      <w:divBdr>
        <w:top w:val="none" w:sz="0" w:space="0" w:color="auto"/>
        <w:left w:val="none" w:sz="0" w:space="0" w:color="auto"/>
        <w:bottom w:val="none" w:sz="0" w:space="0" w:color="auto"/>
        <w:right w:val="none" w:sz="0" w:space="0" w:color="auto"/>
      </w:divBdr>
    </w:div>
    <w:div w:id="1426730271">
      <w:marLeft w:val="0"/>
      <w:marRight w:val="0"/>
      <w:marTop w:val="0"/>
      <w:marBottom w:val="0"/>
      <w:divBdr>
        <w:top w:val="none" w:sz="0" w:space="0" w:color="auto"/>
        <w:left w:val="none" w:sz="0" w:space="0" w:color="auto"/>
        <w:bottom w:val="none" w:sz="0" w:space="0" w:color="auto"/>
        <w:right w:val="none" w:sz="0" w:space="0" w:color="auto"/>
      </w:divBdr>
    </w:div>
    <w:div w:id="1426731659">
      <w:marLeft w:val="0"/>
      <w:marRight w:val="0"/>
      <w:marTop w:val="0"/>
      <w:marBottom w:val="0"/>
      <w:divBdr>
        <w:top w:val="none" w:sz="0" w:space="0" w:color="auto"/>
        <w:left w:val="none" w:sz="0" w:space="0" w:color="auto"/>
        <w:bottom w:val="none" w:sz="0" w:space="0" w:color="auto"/>
        <w:right w:val="none" w:sz="0" w:space="0" w:color="auto"/>
      </w:divBdr>
    </w:div>
    <w:div w:id="1426731705">
      <w:marLeft w:val="0"/>
      <w:marRight w:val="0"/>
      <w:marTop w:val="0"/>
      <w:marBottom w:val="0"/>
      <w:divBdr>
        <w:top w:val="none" w:sz="0" w:space="0" w:color="auto"/>
        <w:left w:val="none" w:sz="0" w:space="0" w:color="auto"/>
        <w:bottom w:val="none" w:sz="0" w:space="0" w:color="auto"/>
        <w:right w:val="none" w:sz="0" w:space="0" w:color="auto"/>
      </w:divBdr>
    </w:div>
    <w:div w:id="1426732816">
      <w:marLeft w:val="0"/>
      <w:marRight w:val="0"/>
      <w:marTop w:val="0"/>
      <w:marBottom w:val="0"/>
      <w:divBdr>
        <w:top w:val="none" w:sz="0" w:space="0" w:color="auto"/>
        <w:left w:val="none" w:sz="0" w:space="0" w:color="auto"/>
        <w:bottom w:val="none" w:sz="0" w:space="0" w:color="auto"/>
        <w:right w:val="none" w:sz="0" w:space="0" w:color="auto"/>
      </w:divBdr>
    </w:div>
    <w:div w:id="1426804536">
      <w:marLeft w:val="0"/>
      <w:marRight w:val="0"/>
      <w:marTop w:val="0"/>
      <w:marBottom w:val="0"/>
      <w:divBdr>
        <w:top w:val="none" w:sz="0" w:space="0" w:color="auto"/>
        <w:left w:val="none" w:sz="0" w:space="0" w:color="auto"/>
        <w:bottom w:val="none" w:sz="0" w:space="0" w:color="auto"/>
        <w:right w:val="none" w:sz="0" w:space="0" w:color="auto"/>
      </w:divBdr>
    </w:div>
    <w:div w:id="1426877585">
      <w:marLeft w:val="0"/>
      <w:marRight w:val="0"/>
      <w:marTop w:val="0"/>
      <w:marBottom w:val="0"/>
      <w:divBdr>
        <w:top w:val="none" w:sz="0" w:space="0" w:color="auto"/>
        <w:left w:val="none" w:sz="0" w:space="0" w:color="auto"/>
        <w:bottom w:val="none" w:sz="0" w:space="0" w:color="auto"/>
        <w:right w:val="none" w:sz="0" w:space="0" w:color="auto"/>
      </w:divBdr>
    </w:div>
    <w:div w:id="1426878613">
      <w:marLeft w:val="0"/>
      <w:marRight w:val="0"/>
      <w:marTop w:val="0"/>
      <w:marBottom w:val="0"/>
      <w:divBdr>
        <w:top w:val="none" w:sz="0" w:space="0" w:color="auto"/>
        <w:left w:val="none" w:sz="0" w:space="0" w:color="auto"/>
        <w:bottom w:val="none" w:sz="0" w:space="0" w:color="auto"/>
        <w:right w:val="none" w:sz="0" w:space="0" w:color="auto"/>
      </w:divBdr>
    </w:div>
    <w:div w:id="1426919732">
      <w:marLeft w:val="0"/>
      <w:marRight w:val="0"/>
      <w:marTop w:val="0"/>
      <w:marBottom w:val="0"/>
      <w:divBdr>
        <w:top w:val="none" w:sz="0" w:space="0" w:color="auto"/>
        <w:left w:val="none" w:sz="0" w:space="0" w:color="auto"/>
        <w:bottom w:val="none" w:sz="0" w:space="0" w:color="auto"/>
        <w:right w:val="none" w:sz="0" w:space="0" w:color="auto"/>
      </w:divBdr>
    </w:div>
    <w:div w:id="1426922626">
      <w:marLeft w:val="0"/>
      <w:marRight w:val="0"/>
      <w:marTop w:val="0"/>
      <w:marBottom w:val="0"/>
      <w:divBdr>
        <w:top w:val="none" w:sz="0" w:space="0" w:color="auto"/>
        <w:left w:val="none" w:sz="0" w:space="0" w:color="auto"/>
        <w:bottom w:val="none" w:sz="0" w:space="0" w:color="auto"/>
        <w:right w:val="none" w:sz="0" w:space="0" w:color="auto"/>
      </w:divBdr>
    </w:div>
    <w:div w:id="1426926288">
      <w:marLeft w:val="0"/>
      <w:marRight w:val="0"/>
      <w:marTop w:val="0"/>
      <w:marBottom w:val="0"/>
      <w:divBdr>
        <w:top w:val="none" w:sz="0" w:space="0" w:color="auto"/>
        <w:left w:val="none" w:sz="0" w:space="0" w:color="auto"/>
        <w:bottom w:val="none" w:sz="0" w:space="0" w:color="auto"/>
        <w:right w:val="none" w:sz="0" w:space="0" w:color="auto"/>
      </w:divBdr>
    </w:div>
    <w:div w:id="1427073773">
      <w:marLeft w:val="0"/>
      <w:marRight w:val="0"/>
      <w:marTop w:val="0"/>
      <w:marBottom w:val="0"/>
      <w:divBdr>
        <w:top w:val="none" w:sz="0" w:space="0" w:color="auto"/>
        <w:left w:val="none" w:sz="0" w:space="0" w:color="auto"/>
        <w:bottom w:val="none" w:sz="0" w:space="0" w:color="auto"/>
        <w:right w:val="none" w:sz="0" w:space="0" w:color="auto"/>
      </w:divBdr>
    </w:div>
    <w:div w:id="1427118731">
      <w:marLeft w:val="0"/>
      <w:marRight w:val="0"/>
      <w:marTop w:val="0"/>
      <w:marBottom w:val="0"/>
      <w:divBdr>
        <w:top w:val="none" w:sz="0" w:space="0" w:color="auto"/>
        <w:left w:val="none" w:sz="0" w:space="0" w:color="auto"/>
        <w:bottom w:val="none" w:sz="0" w:space="0" w:color="auto"/>
        <w:right w:val="none" w:sz="0" w:space="0" w:color="auto"/>
      </w:divBdr>
    </w:div>
    <w:div w:id="1427261793">
      <w:marLeft w:val="0"/>
      <w:marRight w:val="0"/>
      <w:marTop w:val="0"/>
      <w:marBottom w:val="0"/>
      <w:divBdr>
        <w:top w:val="none" w:sz="0" w:space="0" w:color="auto"/>
        <w:left w:val="none" w:sz="0" w:space="0" w:color="auto"/>
        <w:bottom w:val="none" w:sz="0" w:space="0" w:color="auto"/>
        <w:right w:val="none" w:sz="0" w:space="0" w:color="auto"/>
      </w:divBdr>
    </w:div>
    <w:div w:id="1427388688">
      <w:marLeft w:val="0"/>
      <w:marRight w:val="0"/>
      <w:marTop w:val="0"/>
      <w:marBottom w:val="0"/>
      <w:divBdr>
        <w:top w:val="none" w:sz="0" w:space="0" w:color="auto"/>
        <w:left w:val="none" w:sz="0" w:space="0" w:color="auto"/>
        <w:bottom w:val="none" w:sz="0" w:space="0" w:color="auto"/>
        <w:right w:val="none" w:sz="0" w:space="0" w:color="auto"/>
      </w:divBdr>
    </w:div>
    <w:div w:id="1427457501">
      <w:marLeft w:val="0"/>
      <w:marRight w:val="0"/>
      <w:marTop w:val="0"/>
      <w:marBottom w:val="0"/>
      <w:divBdr>
        <w:top w:val="none" w:sz="0" w:space="0" w:color="auto"/>
        <w:left w:val="none" w:sz="0" w:space="0" w:color="auto"/>
        <w:bottom w:val="none" w:sz="0" w:space="0" w:color="auto"/>
        <w:right w:val="none" w:sz="0" w:space="0" w:color="auto"/>
      </w:divBdr>
    </w:div>
    <w:div w:id="1427460517">
      <w:marLeft w:val="0"/>
      <w:marRight w:val="0"/>
      <w:marTop w:val="0"/>
      <w:marBottom w:val="0"/>
      <w:divBdr>
        <w:top w:val="none" w:sz="0" w:space="0" w:color="auto"/>
        <w:left w:val="none" w:sz="0" w:space="0" w:color="auto"/>
        <w:bottom w:val="none" w:sz="0" w:space="0" w:color="auto"/>
        <w:right w:val="none" w:sz="0" w:space="0" w:color="auto"/>
      </w:divBdr>
    </w:div>
    <w:div w:id="1427576281">
      <w:marLeft w:val="0"/>
      <w:marRight w:val="0"/>
      <w:marTop w:val="0"/>
      <w:marBottom w:val="0"/>
      <w:divBdr>
        <w:top w:val="none" w:sz="0" w:space="0" w:color="auto"/>
        <w:left w:val="none" w:sz="0" w:space="0" w:color="auto"/>
        <w:bottom w:val="none" w:sz="0" w:space="0" w:color="auto"/>
        <w:right w:val="none" w:sz="0" w:space="0" w:color="auto"/>
      </w:divBdr>
    </w:div>
    <w:div w:id="1427768217">
      <w:marLeft w:val="0"/>
      <w:marRight w:val="0"/>
      <w:marTop w:val="0"/>
      <w:marBottom w:val="0"/>
      <w:divBdr>
        <w:top w:val="none" w:sz="0" w:space="0" w:color="auto"/>
        <w:left w:val="none" w:sz="0" w:space="0" w:color="auto"/>
        <w:bottom w:val="none" w:sz="0" w:space="0" w:color="auto"/>
        <w:right w:val="none" w:sz="0" w:space="0" w:color="auto"/>
      </w:divBdr>
    </w:div>
    <w:div w:id="1427845640">
      <w:marLeft w:val="0"/>
      <w:marRight w:val="0"/>
      <w:marTop w:val="0"/>
      <w:marBottom w:val="0"/>
      <w:divBdr>
        <w:top w:val="none" w:sz="0" w:space="0" w:color="auto"/>
        <w:left w:val="none" w:sz="0" w:space="0" w:color="auto"/>
        <w:bottom w:val="none" w:sz="0" w:space="0" w:color="auto"/>
        <w:right w:val="none" w:sz="0" w:space="0" w:color="auto"/>
      </w:divBdr>
    </w:div>
    <w:div w:id="1428037116">
      <w:marLeft w:val="0"/>
      <w:marRight w:val="0"/>
      <w:marTop w:val="0"/>
      <w:marBottom w:val="0"/>
      <w:divBdr>
        <w:top w:val="none" w:sz="0" w:space="0" w:color="auto"/>
        <w:left w:val="none" w:sz="0" w:space="0" w:color="auto"/>
        <w:bottom w:val="none" w:sz="0" w:space="0" w:color="auto"/>
        <w:right w:val="none" w:sz="0" w:space="0" w:color="auto"/>
      </w:divBdr>
    </w:div>
    <w:div w:id="1428042928">
      <w:marLeft w:val="0"/>
      <w:marRight w:val="0"/>
      <w:marTop w:val="0"/>
      <w:marBottom w:val="0"/>
      <w:divBdr>
        <w:top w:val="none" w:sz="0" w:space="0" w:color="auto"/>
        <w:left w:val="none" w:sz="0" w:space="0" w:color="auto"/>
        <w:bottom w:val="none" w:sz="0" w:space="0" w:color="auto"/>
        <w:right w:val="none" w:sz="0" w:space="0" w:color="auto"/>
      </w:divBdr>
    </w:div>
    <w:div w:id="1428306800">
      <w:marLeft w:val="0"/>
      <w:marRight w:val="0"/>
      <w:marTop w:val="0"/>
      <w:marBottom w:val="0"/>
      <w:divBdr>
        <w:top w:val="none" w:sz="0" w:space="0" w:color="auto"/>
        <w:left w:val="none" w:sz="0" w:space="0" w:color="auto"/>
        <w:bottom w:val="none" w:sz="0" w:space="0" w:color="auto"/>
        <w:right w:val="none" w:sz="0" w:space="0" w:color="auto"/>
      </w:divBdr>
    </w:div>
    <w:div w:id="1428308533">
      <w:marLeft w:val="0"/>
      <w:marRight w:val="0"/>
      <w:marTop w:val="0"/>
      <w:marBottom w:val="0"/>
      <w:divBdr>
        <w:top w:val="none" w:sz="0" w:space="0" w:color="auto"/>
        <w:left w:val="none" w:sz="0" w:space="0" w:color="auto"/>
        <w:bottom w:val="none" w:sz="0" w:space="0" w:color="auto"/>
        <w:right w:val="none" w:sz="0" w:space="0" w:color="auto"/>
      </w:divBdr>
    </w:div>
    <w:div w:id="1428309929">
      <w:marLeft w:val="0"/>
      <w:marRight w:val="0"/>
      <w:marTop w:val="0"/>
      <w:marBottom w:val="0"/>
      <w:divBdr>
        <w:top w:val="none" w:sz="0" w:space="0" w:color="auto"/>
        <w:left w:val="none" w:sz="0" w:space="0" w:color="auto"/>
        <w:bottom w:val="none" w:sz="0" w:space="0" w:color="auto"/>
        <w:right w:val="none" w:sz="0" w:space="0" w:color="auto"/>
      </w:divBdr>
    </w:div>
    <w:div w:id="1428384036">
      <w:marLeft w:val="0"/>
      <w:marRight w:val="0"/>
      <w:marTop w:val="0"/>
      <w:marBottom w:val="0"/>
      <w:divBdr>
        <w:top w:val="none" w:sz="0" w:space="0" w:color="auto"/>
        <w:left w:val="none" w:sz="0" w:space="0" w:color="auto"/>
        <w:bottom w:val="none" w:sz="0" w:space="0" w:color="auto"/>
        <w:right w:val="none" w:sz="0" w:space="0" w:color="auto"/>
      </w:divBdr>
    </w:div>
    <w:div w:id="1428427523">
      <w:marLeft w:val="0"/>
      <w:marRight w:val="0"/>
      <w:marTop w:val="0"/>
      <w:marBottom w:val="0"/>
      <w:divBdr>
        <w:top w:val="none" w:sz="0" w:space="0" w:color="auto"/>
        <w:left w:val="none" w:sz="0" w:space="0" w:color="auto"/>
        <w:bottom w:val="none" w:sz="0" w:space="0" w:color="auto"/>
        <w:right w:val="none" w:sz="0" w:space="0" w:color="auto"/>
      </w:divBdr>
    </w:div>
    <w:div w:id="1428579727">
      <w:marLeft w:val="0"/>
      <w:marRight w:val="0"/>
      <w:marTop w:val="0"/>
      <w:marBottom w:val="0"/>
      <w:divBdr>
        <w:top w:val="none" w:sz="0" w:space="0" w:color="auto"/>
        <w:left w:val="none" w:sz="0" w:space="0" w:color="auto"/>
        <w:bottom w:val="none" w:sz="0" w:space="0" w:color="auto"/>
        <w:right w:val="none" w:sz="0" w:space="0" w:color="auto"/>
      </w:divBdr>
    </w:div>
    <w:div w:id="1428693789">
      <w:marLeft w:val="0"/>
      <w:marRight w:val="0"/>
      <w:marTop w:val="0"/>
      <w:marBottom w:val="0"/>
      <w:divBdr>
        <w:top w:val="none" w:sz="0" w:space="0" w:color="auto"/>
        <w:left w:val="none" w:sz="0" w:space="0" w:color="auto"/>
        <w:bottom w:val="none" w:sz="0" w:space="0" w:color="auto"/>
        <w:right w:val="none" w:sz="0" w:space="0" w:color="auto"/>
      </w:divBdr>
    </w:div>
    <w:div w:id="1428768707">
      <w:marLeft w:val="0"/>
      <w:marRight w:val="0"/>
      <w:marTop w:val="0"/>
      <w:marBottom w:val="0"/>
      <w:divBdr>
        <w:top w:val="none" w:sz="0" w:space="0" w:color="auto"/>
        <w:left w:val="none" w:sz="0" w:space="0" w:color="auto"/>
        <w:bottom w:val="none" w:sz="0" w:space="0" w:color="auto"/>
        <w:right w:val="none" w:sz="0" w:space="0" w:color="auto"/>
      </w:divBdr>
    </w:div>
    <w:div w:id="1428771901">
      <w:marLeft w:val="0"/>
      <w:marRight w:val="0"/>
      <w:marTop w:val="0"/>
      <w:marBottom w:val="0"/>
      <w:divBdr>
        <w:top w:val="none" w:sz="0" w:space="0" w:color="auto"/>
        <w:left w:val="none" w:sz="0" w:space="0" w:color="auto"/>
        <w:bottom w:val="none" w:sz="0" w:space="0" w:color="auto"/>
        <w:right w:val="none" w:sz="0" w:space="0" w:color="auto"/>
      </w:divBdr>
    </w:div>
    <w:div w:id="1428816998">
      <w:marLeft w:val="0"/>
      <w:marRight w:val="0"/>
      <w:marTop w:val="0"/>
      <w:marBottom w:val="0"/>
      <w:divBdr>
        <w:top w:val="none" w:sz="0" w:space="0" w:color="auto"/>
        <w:left w:val="none" w:sz="0" w:space="0" w:color="auto"/>
        <w:bottom w:val="none" w:sz="0" w:space="0" w:color="auto"/>
        <w:right w:val="none" w:sz="0" w:space="0" w:color="auto"/>
      </w:divBdr>
    </w:div>
    <w:div w:id="1428842255">
      <w:marLeft w:val="0"/>
      <w:marRight w:val="0"/>
      <w:marTop w:val="0"/>
      <w:marBottom w:val="0"/>
      <w:divBdr>
        <w:top w:val="none" w:sz="0" w:space="0" w:color="auto"/>
        <w:left w:val="none" w:sz="0" w:space="0" w:color="auto"/>
        <w:bottom w:val="none" w:sz="0" w:space="0" w:color="auto"/>
        <w:right w:val="none" w:sz="0" w:space="0" w:color="auto"/>
      </w:divBdr>
    </w:div>
    <w:div w:id="1428846967">
      <w:marLeft w:val="0"/>
      <w:marRight w:val="0"/>
      <w:marTop w:val="0"/>
      <w:marBottom w:val="0"/>
      <w:divBdr>
        <w:top w:val="none" w:sz="0" w:space="0" w:color="auto"/>
        <w:left w:val="none" w:sz="0" w:space="0" w:color="auto"/>
        <w:bottom w:val="none" w:sz="0" w:space="0" w:color="auto"/>
        <w:right w:val="none" w:sz="0" w:space="0" w:color="auto"/>
      </w:divBdr>
    </w:div>
    <w:div w:id="1428958976">
      <w:marLeft w:val="0"/>
      <w:marRight w:val="0"/>
      <w:marTop w:val="0"/>
      <w:marBottom w:val="0"/>
      <w:divBdr>
        <w:top w:val="none" w:sz="0" w:space="0" w:color="auto"/>
        <w:left w:val="none" w:sz="0" w:space="0" w:color="auto"/>
        <w:bottom w:val="none" w:sz="0" w:space="0" w:color="auto"/>
        <w:right w:val="none" w:sz="0" w:space="0" w:color="auto"/>
      </w:divBdr>
    </w:div>
    <w:div w:id="1429039122">
      <w:marLeft w:val="0"/>
      <w:marRight w:val="0"/>
      <w:marTop w:val="0"/>
      <w:marBottom w:val="0"/>
      <w:divBdr>
        <w:top w:val="none" w:sz="0" w:space="0" w:color="auto"/>
        <w:left w:val="none" w:sz="0" w:space="0" w:color="auto"/>
        <w:bottom w:val="none" w:sz="0" w:space="0" w:color="auto"/>
        <w:right w:val="none" w:sz="0" w:space="0" w:color="auto"/>
      </w:divBdr>
    </w:div>
    <w:div w:id="1429039468">
      <w:marLeft w:val="0"/>
      <w:marRight w:val="0"/>
      <w:marTop w:val="0"/>
      <w:marBottom w:val="0"/>
      <w:divBdr>
        <w:top w:val="none" w:sz="0" w:space="0" w:color="auto"/>
        <w:left w:val="none" w:sz="0" w:space="0" w:color="auto"/>
        <w:bottom w:val="none" w:sz="0" w:space="0" w:color="auto"/>
        <w:right w:val="none" w:sz="0" w:space="0" w:color="auto"/>
      </w:divBdr>
    </w:div>
    <w:div w:id="1429157973">
      <w:marLeft w:val="0"/>
      <w:marRight w:val="0"/>
      <w:marTop w:val="0"/>
      <w:marBottom w:val="0"/>
      <w:divBdr>
        <w:top w:val="none" w:sz="0" w:space="0" w:color="auto"/>
        <w:left w:val="none" w:sz="0" w:space="0" w:color="auto"/>
        <w:bottom w:val="none" w:sz="0" w:space="0" w:color="auto"/>
        <w:right w:val="none" w:sz="0" w:space="0" w:color="auto"/>
      </w:divBdr>
    </w:div>
    <w:div w:id="1429234406">
      <w:marLeft w:val="0"/>
      <w:marRight w:val="0"/>
      <w:marTop w:val="0"/>
      <w:marBottom w:val="0"/>
      <w:divBdr>
        <w:top w:val="none" w:sz="0" w:space="0" w:color="auto"/>
        <w:left w:val="none" w:sz="0" w:space="0" w:color="auto"/>
        <w:bottom w:val="none" w:sz="0" w:space="0" w:color="auto"/>
        <w:right w:val="none" w:sz="0" w:space="0" w:color="auto"/>
      </w:divBdr>
    </w:div>
    <w:div w:id="1429353145">
      <w:marLeft w:val="0"/>
      <w:marRight w:val="0"/>
      <w:marTop w:val="0"/>
      <w:marBottom w:val="0"/>
      <w:divBdr>
        <w:top w:val="none" w:sz="0" w:space="0" w:color="auto"/>
        <w:left w:val="none" w:sz="0" w:space="0" w:color="auto"/>
        <w:bottom w:val="none" w:sz="0" w:space="0" w:color="auto"/>
        <w:right w:val="none" w:sz="0" w:space="0" w:color="auto"/>
      </w:divBdr>
    </w:div>
    <w:div w:id="1429496785">
      <w:marLeft w:val="0"/>
      <w:marRight w:val="0"/>
      <w:marTop w:val="0"/>
      <w:marBottom w:val="0"/>
      <w:divBdr>
        <w:top w:val="none" w:sz="0" w:space="0" w:color="auto"/>
        <w:left w:val="none" w:sz="0" w:space="0" w:color="auto"/>
        <w:bottom w:val="none" w:sz="0" w:space="0" w:color="auto"/>
        <w:right w:val="none" w:sz="0" w:space="0" w:color="auto"/>
      </w:divBdr>
    </w:div>
    <w:div w:id="1429497229">
      <w:marLeft w:val="0"/>
      <w:marRight w:val="0"/>
      <w:marTop w:val="0"/>
      <w:marBottom w:val="0"/>
      <w:divBdr>
        <w:top w:val="none" w:sz="0" w:space="0" w:color="auto"/>
        <w:left w:val="none" w:sz="0" w:space="0" w:color="auto"/>
        <w:bottom w:val="none" w:sz="0" w:space="0" w:color="auto"/>
        <w:right w:val="none" w:sz="0" w:space="0" w:color="auto"/>
      </w:divBdr>
    </w:div>
    <w:div w:id="1429541172">
      <w:marLeft w:val="0"/>
      <w:marRight w:val="0"/>
      <w:marTop w:val="0"/>
      <w:marBottom w:val="0"/>
      <w:divBdr>
        <w:top w:val="none" w:sz="0" w:space="0" w:color="auto"/>
        <w:left w:val="none" w:sz="0" w:space="0" w:color="auto"/>
        <w:bottom w:val="none" w:sz="0" w:space="0" w:color="auto"/>
        <w:right w:val="none" w:sz="0" w:space="0" w:color="auto"/>
      </w:divBdr>
    </w:div>
    <w:div w:id="1429620564">
      <w:marLeft w:val="0"/>
      <w:marRight w:val="0"/>
      <w:marTop w:val="0"/>
      <w:marBottom w:val="0"/>
      <w:divBdr>
        <w:top w:val="none" w:sz="0" w:space="0" w:color="auto"/>
        <w:left w:val="none" w:sz="0" w:space="0" w:color="auto"/>
        <w:bottom w:val="none" w:sz="0" w:space="0" w:color="auto"/>
        <w:right w:val="none" w:sz="0" w:space="0" w:color="auto"/>
      </w:divBdr>
    </w:div>
    <w:div w:id="1429741325">
      <w:marLeft w:val="0"/>
      <w:marRight w:val="0"/>
      <w:marTop w:val="0"/>
      <w:marBottom w:val="0"/>
      <w:divBdr>
        <w:top w:val="none" w:sz="0" w:space="0" w:color="auto"/>
        <w:left w:val="none" w:sz="0" w:space="0" w:color="auto"/>
        <w:bottom w:val="none" w:sz="0" w:space="0" w:color="auto"/>
        <w:right w:val="none" w:sz="0" w:space="0" w:color="auto"/>
      </w:divBdr>
    </w:div>
    <w:div w:id="1429885090">
      <w:marLeft w:val="0"/>
      <w:marRight w:val="0"/>
      <w:marTop w:val="0"/>
      <w:marBottom w:val="0"/>
      <w:divBdr>
        <w:top w:val="none" w:sz="0" w:space="0" w:color="auto"/>
        <w:left w:val="none" w:sz="0" w:space="0" w:color="auto"/>
        <w:bottom w:val="none" w:sz="0" w:space="0" w:color="auto"/>
        <w:right w:val="none" w:sz="0" w:space="0" w:color="auto"/>
      </w:divBdr>
    </w:div>
    <w:div w:id="1429887063">
      <w:marLeft w:val="0"/>
      <w:marRight w:val="0"/>
      <w:marTop w:val="0"/>
      <w:marBottom w:val="0"/>
      <w:divBdr>
        <w:top w:val="none" w:sz="0" w:space="0" w:color="auto"/>
        <w:left w:val="none" w:sz="0" w:space="0" w:color="auto"/>
        <w:bottom w:val="none" w:sz="0" w:space="0" w:color="auto"/>
        <w:right w:val="none" w:sz="0" w:space="0" w:color="auto"/>
      </w:divBdr>
    </w:div>
    <w:div w:id="1429887686">
      <w:marLeft w:val="0"/>
      <w:marRight w:val="0"/>
      <w:marTop w:val="0"/>
      <w:marBottom w:val="0"/>
      <w:divBdr>
        <w:top w:val="none" w:sz="0" w:space="0" w:color="auto"/>
        <w:left w:val="none" w:sz="0" w:space="0" w:color="auto"/>
        <w:bottom w:val="none" w:sz="0" w:space="0" w:color="auto"/>
        <w:right w:val="none" w:sz="0" w:space="0" w:color="auto"/>
      </w:divBdr>
    </w:div>
    <w:div w:id="1429892066">
      <w:marLeft w:val="0"/>
      <w:marRight w:val="0"/>
      <w:marTop w:val="0"/>
      <w:marBottom w:val="0"/>
      <w:divBdr>
        <w:top w:val="none" w:sz="0" w:space="0" w:color="auto"/>
        <w:left w:val="none" w:sz="0" w:space="0" w:color="auto"/>
        <w:bottom w:val="none" w:sz="0" w:space="0" w:color="auto"/>
        <w:right w:val="none" w:sz="0" w:space="0" w:color="auto"/>
      </w:divBdr>
    </w:div>
    <w:div w:id="1430001532">
      <w:marLeft w:val="0"/>
      <w:marRight w:val="0"/>
      <w:marTop w:val="0"/>
      <w:marBottom w:val="0"/>
      <w:divBdr>
        <w:top w:val="none" w:sz="0" w:space="0" w:color="auto"/>
        <w:left w:val="none" w:sz="0" w:space="0" w:color="auto"/>
        <w:bottom w:val="none" w:sz="0" w:space="0" w:color="auto"/>
        <w:right w:val="none" w:sz="0" w:space="0" w:color="auto"/>
      </w:divBdr>
    </w:div>
    <w:div w:id="1430008336">
      <w:marLeft w:val="0"/>
      <w:marRight w:val="0"/>
      <w:marTop w:val="0"/>
      <w:marBottom w:val="0"/>
      <w:divBdr>
        <w:top w:val="none" w:sz="0" w:space="0" w:color="auto"/>
        <w:left w:val="none" w:sz="0" w:space="0" w:color="auto"/>
        <w:bottom w:val="none" w:sz="0" w:space="0" w:color="auto"/>
        <w:right w:val="none" w:sz="0" w:space="0" w:color="auto"/>
      </w:divBdr>
    </w:div>
    <w:div w:id="1430152862">
      <w:marLeft w:val="0"/>
      <w:marRight w:val="0"/>
      <w:marTop w:val="0"/>
      <w:marBottom w:val="0"/>
      <w:divBdr>
        <w:top w:val="none" w:sz="0" w:space="0" w:color="auto"/>
        <w:left w:val="none" w:sz="0" w:space="0" w:color="auto"/>
        <w:bottom w:val="none" w:sz="0" w:space="0" w:color="auto"/>
        <w:right w:val="none" w:sz="0" w:space="0" w:color="auto"/>
      </w:divBdr>
    </w:div>
    <w:div w:id="1430199624">
      <w:marLeft w:val="0"/>
      <w:marRight w:val="0"/>
      <w:marTop w:val="0"/>
      <w:marBottom w:val="0"/>
      <w:divBdr>
        <w:top w:val="none" w:sz="0" w:space="0" w:color="auto"/>
        <w:left w:val="none" w:sz="0" w:space="0" w:color="auto"/>
        <w:bottom w:val="none" w:sz="0" w:space="0" w:color="auto"/>
        <w:right w:val="none" w:sz="0" w:space="0" w:color="auto"/>
      </w:divBdr>
    </w:div>
    <w:div w:id="1430273441">
      <w:marLeft w:val="0"/>
      <w:marRight w:val="0"/>
      <w:marTop w:val="0"/>
      <w:marBottom w:val="0"/>
      <w:divBdr>
        <w:top w:val="none" w:sz="0" w:space="0" w:color="auto"/>
        <w:left w:val="none" w:sz="0" w:space="0" w:color="auto"/>
        <w:bottom w:val="none" w:sz="0" w:space="0" w:color="auto"/>
        <w:right w:val="none" w:sz="0" w:space="0" w:color="auto"/>
      </w:divBdr>
    </w:div>
    <w:div w:id="1430540777">
      <w:marLeft w:val="0"/>
      <w:marRight w:val="0"/>
      <w:marTop w:val="0"/>
      <w:marBottom w:val="0"/>
      <w:divBdr>
        <w:top w:val="none" w:sz="0" w:space="0" w:color="auto"/>
        <w:left w:val="none" w:sz="0" w:space="0" w:color="auto"/>
        <w:bottom w:val="none" w:sz="0" w:space="0" w:color="auto"/>
        <w:right w:val="none" w:sz="0" w:space="0" w:color="auto"/>
      </w:divBdr>
    </w:div>
    <w:div w:id="1430660578">
      <w:bodyDiv w:val="1"/>
      <w:marLeft w:val="0"/>
      <w:marRight w:val="0"/>
      <w:marTop w:val="0"/>
      <w:marBottom w:val="0"/>
      <w:divBdr>
        <w:top w:val="none" w:sz="0" w:space="0" w:color="auto"/>
        <w:left w:val="none" w:sz="0" w:space="0" w:color="auto"/>
        <w:bottom w:val="none" w:sz="0" w:space="0" w:color="auto"/>
        <w:right w:val="none" w:sz="0" w:space="0" w:color="auto"/>
      </w:divBdr>
    </w:div>
    <w:div w:id="1430740825">
      <w:bodyDiv w:val="1"/>
      <w:marLeft w:val="0"/>
      <w:marRight w:val="0"/>
      <w:marTop w:val="0"/>
      <w:marBottom w:val="0"/>
      <w:divBdr>
        <w:top w:val="none" w:sz="0" w:space="0" w:color="auto"/>
        <w:left w:val="none" w:sz="0" w:space="0" w:color="auto"/>
        <w:bottom w:val="none" w:sz="0" w:space="0" w:color="auto"/>
        <w:right w:val="none" w:sz="0" w:space="0" w:color="auto"/>
      </w:divBdr>
    </w:div>
    <w:div w:id="1430809219">
      <w:marLeft w:val="0"/>
      <w:marRight w:val="0"/>
      <w:marTop w:val="0"/>
      <w:marBottom w:val="0"/>
      <w:divBdr>
        <w:top w:val="none" w:sz="0" w:space="0" w:color="auto"/>
        <w:left w:val="none" w:sz="0" w:space="0" w:color="auto"/>
        <w:bottom w:val="none" w:sz="0" w:space="0" w:color="auto"/>
        <w:right w:val="none" w:sz="0" w:space="0" w:color="auto"/>
      </w:divBdr>
    </w:div>
    <w:div w:id="1430812248">
      <w:marLeft w:val="0"/>
      <w:marRight w:val="0"/>
      <w:marTop w:val="0"/>
      <w:marBottom w:val="0"/>
      <w:divBdr>
        <w:top w:val="none" w:sz="0" w:space="0" w:color="auto"/>
        <w:left w:val="none" w:sz="0" w:space="0" w:color="auto"/>
        <w:bottom w:val="none" w:sz="0" w:space="0" w:color="auto"/>
        <w:right w:val="none" w:sz="0" w:space="0" w:color="auto"/>
      </w:divBdr>
    </w:div>
    <w:div w:id="1431008735">
      <w:bodyDiv w:val="1"/>
      <w:marLeft w:val="0"/>
      <w:marRight w:val="0"/>
      <w:marTop w:val="0"/>
      <w:marBottom w:val="0"/>
      <w:divBdr>
        <w:top w:val="none" w:sz="0" w:space="0" w:color="auto"/>
        <w:left w:val="none" w:sz="0" w:space="0" w:color="auto"/>
        <w:bottom w:val="none" w:sz="0" w:space="0" w:color="auto"/>
        <w:right w:val="none" w:sz="0" w:space="0" w:color="auto"/>
      </w:divBdr>
    </w:div>
    <w:div w:id="1431048373">
      <w:marLeft w:val="0"/>
      <w:marRight w:val="0"/>
      <w:marTop w:val="0"/>
      <w:marBottom w:val="0"/>
      <w:divBdr>
        <w:top w:val="none" w:sz="0" w:space="0" w:color="auto"/>
        <w:left w:val="none" w:sz="0" w:space="0" w:color="auto"/>
        <w:bottom w:val="none" w:sz="0" w:space="0" w:color="auto"/>
        <w:right w:val="none" w:sz="0" w:space="0" w:color="auto"/>
      </w:divBdr>
    </w:div>
    <w:div w:id="1431193922">
      <w:marLeft w:val="0"/>
      <w:marRight w:val="0"/>
      <w:marTop w:val="0"/>
      <w:marBottom w:val="0"/>
      <w:divBdr>
        <w:top w:val="none" w:sz="0" w:space="0" w:color="auto"/>
        <w:left w:val="none" w:sz="0" w:space="0" w:color="auto"/>
        <w:bottom w:val="none" w:sz="0" w:space="0" w:color="auto"/>
        <w:right w:val="none" w:sz="0" w:space="0" w:color="auto"/>
      </w:divBdr>
    </w:div>
    <w:div w:id="1431241603">
      <w:marLeft w:val="0"/>
      <w:marRight w:val="0"/>
      <w:marTop w:val="0"/>
      <w:marBottom w:val="0"/>
      <w:divBdr>
        <w:top w:val="none" w:sz="0" w:space="0" w:color="auto"/>
        <w:left w:val="none" w:sz="0" w:space="0" w:color="auto"/>
        <w:bottom w:val="none" w:sz="0" w:space="0" w:color="auto"/>
        <w:right w:val="none" w:sz="0" w:space="0" w:color="auto"/>
      </w:divBdr>
    </w:div>
    <w:div w:id="1431268961">
      <w:marLeft w:val="0"/>
      <w:marRight w:val="0"/>
      <w:marTop w:val="0"/>
      <w:marBottom w:val="0"/>
      <w:divBdr>
        <w:top w:val="none" w:sz="0" w:space="0" w:color="auto"/>
        <w:left w:val="none" w:sz="0" w:space="0" w:color="auto"/>
        <w:bottom w:val="none" w:sz="0" w:space="0" w:color="auto"/>
        <w:right w:val="none" w:sz="0" w:space="0" w:color="auto"/>
      </w:divBdr>
    </w:div>
    <w:div w:id="1431393918">
      <w:marLeft w:val="0"/>
      <w:marRight w:val="0"/>
      <w:marTop w:val="0"/>
      <w:marBottom w:val="0"/>
      <w:divBdr>
        <w:top w:val="none" w:sz="0" w:space="0" w:color="auto"/>
        <w:left w:val="none" w:sz="0" w:space="0" w:color="auto"/>
        <w:bottom w:val="none" w:sz="0" w:space="0" w:color="auto"/>
        <w:right w:val="none" w:sz="0" w:space="0" w:color="auto"/>
      </w:divBdr>
    </w:div>
    <w:div w:id="1431462234">
      <w:marLeft w:val="0"/>
      <w:marRight w:val="0"/>
      <w:marTop w:val="0"/>
      <w:marBottom w:val="0"/>
      <w:divBdr>
        <w:top w:val="none" w:sz="0" w:space="0" w:color="auto"/>
        <w:left w:val="none" w:sz="0" w:space="0" w:color="auto"/>
        <w:bottom w:val="none" w:sz="0" w:space="0" w:color="auto"/>
        <w:right w:val="none" w:sz="0" w:space="0" w:color="auto"/>
      </w:divBdr>
    </w:div>
    <w:div w:id="1431507055">
      <w:marLeft w:val="0"/>
      <w:marRight w:val="0"/>
      <w:marTop w:val="0"/>
      <w:marBottom w:val="0"/>
      <w:divBdr>
        <w:top w:val="none" w:sz="0" w:space="0" w:color="auto"/>
        <w:left w:val="none" w:sz="0" w:space="0" w:color="auto"/>
        <w:bottom w:val="none" w:sz="0" w:space="0" w:color="auto"/>
        <w:right w:val="none" w:sz="0" w:space="0" w:color="auto"/>
      </w:divBdr>
    </w:div>
    <w:div w:id="1431512103">
      <w:marLeft w:val="0"/>
      <w:marRight w:val="0"/>
      <w:marTop w:val="0"/>
      <w:marBottom w:val="0"/>
      <w:divBdr>
        <w:top w:val="none" w:sz="0" w:space="0" w:color="auto"/>
        <w:left w:val="none" w:sz="0" w:space="0" w:color="auto"/>
        <w:bottom w:val="none" w:sz="0" w:space="0" w:color="auto"/>
        <w:right w:val="none" w:sz="0" w:space="0" w:color="auto"/>
      </w:divBdr>
    </w:div>
    <w:div w:id="1431656129">
      <w:marLeft w:val="0"/>
      <w:marRight w:val="0"/>
      <w:marTop w:val="0"/>
      <w:marBottom w:val="0"/>
      <w:divBdr>
        <w:top w:val="none" w:sz="0" w:space="0" w:color="auto"/>
        <w:left w:val="none" w:sz="0" w:space="0" w:color="auto"/>
        <w:bottom w:val="none" w:sz="0" w:space="0" w:color="auto"/>
        <w:right w:val="none" w:sz="0" w:space="0" w:color="auto"/>
      </w:divBdr>
    </w:div>
    <w:div w:id="1431659030">
      <w:marLeft w:val="0"/>
      <w:marRight w:val="0"/>
      <w:marTop w:val="0"/>
      <w:marBottom w:val="0"/>
      <w:divBdr>
        <w:top w:val="none" w:sz="0" w:space="0" w:color="auto"/>
        <w:left w:val="none" w:sz="0" w:space="0" w:color="auto"/>
        <w:bottom w:val="none" w:sz="0" w:space="0" w:color="auto"/>
        <w:right w:val="none" w:sz="0" w:space="0" w:color="auto"/>
      </w:divBdr>
    </w:div>
    <w:div w:id="1431662507">
      <w:marLeft w:val="0"/>
      <w:marRight w:val="0"/>
      <w:marTop w:val="0"/>
      <w:marBottom w:val="0"/>
      <w:divBdr>
        <w:top w:val="none" w:sz="0" w:space="0" w:color="auto"/>
        <w:left w:val="none" w:sz="0" w:space="0" w:color="auto"/>
        <w:bottom w:val="none" w:sz="0" w:space="0" w:color="auto"/>
        <w:right w:val="none" w:sz="0" w:space="0" w:color="auto"/>
      </w:divBdr>
    </w:div>
    <w:div w:id="1431777199">
      <w:marLeft w:val="0"/>
      <w:marRight w:val="0"/>
      <w:marTop w:val="0"/>
      <w:marBottom w:val="0"/>
      <w:divBdr>
        <w:top w:val="none" w:sz="0" w:space="0" w:color="auto"/>
        <w:left w:val="none" w:sz="0" w:space="0" w:color="auto"/>
        <w:bottom w:val="none" w:sz="0" w:space="0" w:color="auto"/>
        <w:right w:val="none" w:sz="0" w:space="0" w:color="auto"/>
      </w:divBdr>
    </w:div>
    <w:div w:id="1431780029">
      <w:marLeft w:val="0"/>
      <w:marRight w:val="0"/>
      <w:marTop w:val="0"/>
      <w:marBottom w:val="0"/>
      <w:divBdr>
        <w:top w:val="none" w:sz="0" w:space="0" w:color="auto"/>
        <w:left w:val="none" w:sz="0" w:space="0" w:color="auto"/>
        <w:bottom w:val="none" w:sz="0" w:space="0" w:color="auto"/>
        <w:right w:val="none" w:sz="0" w:space="0" w:color="auto"/>
      </w:divBdr>
    </w:div>
    <w:div w:id="1431850195">
      <w:marLeft w:val="0"/>
      <w:marRight w:val="0"/>
      <w:marTop w:val="0"/>
      <w:marBottom w:val="0"/>
      <w:divBdr>
        <w:top w:val="none" w:sz="0" w:space="0" w:color="auto"/>
        <w:left w:val="none" w:sz="0" w:space="0" w:color="auto"/>
        <w:bottom w:val="none" w:sz="0" w:space="0" w:color="auto"/>
        <w:right w:val="none" w:sz="0" w:space="0" w:color="auto"/>
      </w:divBdr>
    </w:div>
    <w:div w:id="1431900621">
      <w:marLeft w:val="0"/>
      <w:marRight w:val="0"/>
      <w:marTop w:val="0"/>
      <w:marBottom w:val="0"/>
      <w:divBdr>
        <w:top w:val="none" w:sz="0" w:space="0" w:color="auto"/>
        <w:left w:val="none" w:sz="0" w:space="0" w:color="auto"/>
        <w:bottom w:val="none" w:sz="0" w:space="0" w:color="auto"/>
        <w:right w:val="none" w:sz="0" w:space="0" w:color="auto"/>
      </w:divBdr>
    </w:div>
    <w:div w:id="1431927362">
      <w:marLeft w:val="0"/>
      <w:marRight w:val="0"/>
      <w:marTop w:val="0"/>
      <w:marBottom w:val="0"/>
      <w:divBdr>
        <w:top w:val="none" w:sz="0" w:space="0" w:color="auto"/>
        <w:left w:val="none" w:sz="0" w:space="0" w:color="auto"/>
        <w:bottom w:val="none" w:sz="0" w:space="0" w:color="auto"/>
        <w:right w:val="none" w:sz="0" w:space="0" w:color="auto"/>
      </w:divBdr>
    </w:div>
    <w:div w:id="1431927751">
      <w:marLeft w:val="0"/>
      <w:marRight w:val="0"/>
      <w:marTop w:val="0"/>
      <w:marBottom w:val="0"/>
      <w:divBdr>
        <w:top w:val="none" w:sz="0" w:space="0" w:color="auto"/>
        <w:left w:val="none" w:sz="0" w:space="0" w:color="auto"/>
        <w:bottom w:val="none" w:sz="0" w:space="0" w:color="auto"/>
        <w:right w:val="none" w:sz="0" w:space="0" w:color="auto"/>
      </w:divBdr>
    </w:div>
    <w:div w:id="1431969876">
      <w:marLeft w:val="0"/>
      <w:marRight w:val="0"/>
      <w:marTop w:val="0"/>
      <w:marBottom w:val="0"/>
      <w:divBdr>
        <w:top w:val="none" w:sz="0" w:space="0" w:color="auto"/>
        <w:left w:val="none" w:sz="0" w:space="0" w:color="auto"/>
        <w:bottom w:val="none" w:sz="0" w:space="0" w:color="auto"/>
        <w:right w:val="none" w:sz="0" w:space="0" w:color="auto"/>
      </w:divBdr>
    </w:div>
    <w:div w:id="1431970207">
      <w:bodyDiv w:val="1"/>
      <w:marLeft w:val="0"/>
      <w:marRight w:val="0"/>
      <w:marTop w:val="0"/>
      <w:marBottom w:val="0"/>
      <w:divBdr>
        <w:top w:val="none" w:sz="0" w:space="0" w:color="auto"/>
        <w:left w:val="none" w:sz="0" w:space="0" w:color="auto"/>
        <w:bottom w:val="none" w:sz="0" w:space="0" w:color="auto"/>
        <w:right w:val="none" w:sz="0" w:space="0" w:color="auto"/>
      </w:divBdr>
    </w:div>
    <w:div w:id="1431974760">
      <w:marLeft w:val="0"/>
      <w:marRight w:val="0"/>
      <w:marTop w:val="0"/>
      <w:marBottom w:val="0"/>
      <w:divBdr>
        <w:top w:val="none" w:sz="0" w:space="0" w:color="auto"/>
        <w:left w:val="none" w:sz="0" w:space="0" w:color="auto"/>
        <w:bottom w:val="none" w:sz="0" w:space="0" w:color="auto"/>
        <w:right w:val="none" w:sz="0" w:space="0" w:color="auto"/>
      </w:divBdr>
    </w:div>
    <w:div w:id="1432043705">
      <w:marLeft w:val="0"/>
      <w:marRight w:val="0"/>
      <w:marTop w:val="0"/>
      <w:marBottom w:val="0"/>
      <w:divBdr>
        <w:top w:val="none" w:sz="0" w:space="0" w:color="auto"/>
        <w:left w:val="none" w:sz="0" w:space="0" w:color="auto"/>
        <w:bottom w:val="none" w:sz="0" w:space="0" w:color="auto"/>
        <w:right w:val="none" w:sz="0" w:space="0" w:color="auto"/>
      </w:divBdr>
    </w:div>
    <w:div w:id="1432122158">
      <w:marLeft w:val="0"/>
      <w:marRight w:val="0"/>
      <w:marTop w:val="0"/>
      <w:marBottom w:val="0"/>
      <w:divBdr>
        <w:top w:val="none" w:sz="0" w:space="0" w:color="auto"/>
        <w:left w:val="none" w:sz="0" w:space="0" w:color="auto"/>
        <w:bottom w:val="none" w:sz="0" w:space="0" w:color="auto"/>
        <w:right w:val="none" w:sz="0" w:space="0" w:color="auto"/>
      </w:divBdr>
    </w:div>
    <w:div w:id="1432244283">
      <w:marLeft w:val="0"/>
      <w:marRight w:val="0"/>
      <w:marTop w:val="0"/>
      <w:marBottom w:val="0"/>
      <w:divBdr>
        <w:top w:val="none" w:sz="0" w:space="0" w:color="auto"/>
        <w:left w:val="none" w:sz="0" w:space="0" w:color="auto"/>
        <w:bottom w:val="none" w:sz="0" w:space="0" w:color="auto"/>
        <w:right w:val="none" w:sz="0" w:space="0" w:color="auto"/>
      </w:divBdr>
    </w:div>
    <w:div w:id="1432311486">
      <w:marLeft w:val="0"/>
      <w:marRight w:val="0"/>
      <w:marTop w:val="0"/>
      <w:marBottom w:val="0"/>
      <w:divBdr>
        <w:top w:val="none" w:sz="0" w:space="0" w:color="auto"/>
        <w:left w:val="none" w:sz="0" w:space="0" w:color="auto"/>
        <w:bottom w:val="none" w:sz="0" w:space="0" w:color="auto"/>
        <w:right w:val="none" w:sz="0" w:space="0" w:color="auto"/>
      </w:divBdr>
    </w:div>
    <w:div w:id="1432312129">
      <w:marLeft w:val="0"/>
      <w:marRight w:val="0"/>
      <w:marTop w:val="0"/>
      <w:marBottom w:val="0"/>
      <w:divBdr>
        <w:top w:val="none" w:sz="0" w:space="0" w:color="auto"/>
        <w:left w:val="none" w:sz="0" w:space="0" w:color="auto"/>
        <w:bottom w:val="none" w:sz="0" w:space="0" w:color="auto"/>
        <w:right w:val="none" w:sz="0" w:space="0" w:color="auto"/>
      </w:divBdr>
    </w:div>
    <w:div w:id="1432317745">
      <w:marLeft w:val="0"/>
      <w:marRight w:val="0"/>
      <w:marTop w:val="0"/>
      <w:marBottom w:val="0"/>
      <w:divBdr>
        <w:top w:val="none" w:sz="0" w:space="0" w:color="auto"/>
        <w:left w:val="none" w:sz="0" w:space="0" w:color="auto"/>
        <w:bottom w:val="none" w:sz="0" w:space="0" w:color="auto"/>
        <w:right w:val="none" w:sz="0" w:space="0" w:color="auto"/>
      </w:divBdr>
    </w:div>
    <w:div w:id="1432319848">
      <w:marLeft w:val="0"/>
      <w:marRight w:val="0"/>
      <w:marTop w:val="0"/>
      <w:marBottom w:val="0"/>
      <w:divBdr>
        <w:top w:val="none" w:sz="0" w:space="0" w:color="auto"/>
        <w:left w:val="none" w:sz="0" w:space="0" w:color="auto"/>
        <w:bottom w:val="none" w:sz="0" w:space="0" w:color="auto"/>
        <w:right w:val="none" w:sz="0" w:space="0" w:color="auto"/>
      </w:divBdr>
    </w:div>
    <w:div w:id="1432432284">
      <w:marLeft w:val="0"/>
      <w:marRight w:val="0"/>
      <w:marTop w:val="0"/>
      <w:marBottom w:val="0"/>
      <w:divBdr>
        <w:top w:val="none" w:sz="0" w:space="0" w:color="auto"/>
        <w:left w:val="none" w:sz="0" w:space="0" w:color="auto"/>
        <w:bottom w:val="none" w:sz="0" w:space="0" w:color="auto"/>
        <w:right w:val="none" w:sz="0" w:space="0" w:color="auto"/>
      </w:divBdr>
    </w:div>
    <w:div w:id="1432437211">
      <w:marLeft w:val="0"/>
      <w:marRight w:val="0"/>
      <w:marTop w:val="0"/>
      <w:marBottom w:val="0"/>
      <w:divBdr>
        <w:top w:val="none" w:sz="0" w:space="0" w:color="auto"/>
        <w:left w:val="none" w:sz="0" w:space="0" w:color="auto"/>
        <w:bottom w:val="none" w:sz="0" w:space="0" w:color="auto"/>
        <w:right w:val="none" w:sz="0" w:space="0" w:color="auto"/>
      </w:divBdr>
    </w:div>
    <w:div w:id="1432555240">
      <w:marLeft w:val="0"/>
      <w:marRight w:val="0"/>
      <w:marTop w:val="0"/>
      <w:marBottom w:val="0"/>
      <w:divBdr>
        <w:top w:val="none" w:sz="0" w:space="0" w:color="auto"/>
        <w:left w:val="none" w:sz="0" w:space="0" w:color="auto"/>
        <w:bottom w:val="none" w:sz="0" w:space="0" w:color="auto"/>
        <w:right w:val="none" w:sz="0" w:space="0" w:color="auto"/>
      </w:divBdr>
    </w:div>
    <w:div w:id="1432626131">
      <w:marLeft w:val="0"/>
      <w:marRight w:val="0"/>
      <w:marTop w:val="0"/>
      <w:marBottom w:val="0"/>
      <w:divBdr>
        <w:top w:val="none" w:sz="0" w:space="0" w:color="auto"/>
        <w:left w:val="none" w:sz="0" w:space="0" w:color="auto"/>
        <w:bottom w:val="none" w:sz="0" w:space="0" w:color="auto"/>
        <w:right w:val="none" w:sz="0" w:space="0" w:color="auto"/>
      </w:divBdr>
    </w:div>
    <w:div w:id="1432629894">
      <w:marLeft w:val="0"/>
      <w:marRight w:val="0"/>
      <w:marTop w:val="0"/>
      <w:marBottom w:val="0"/>
      <w:divBdr>
        <w:top w:val="none" w:sz="0" w:space="0" w:color="auto"/>
        <w:left w:val="none" w:sz="0" w:space="0" w:color="auto"/>
        <w:bottom w:val="none" w:sz="0" w:space="0" w:color="auto"/>
        <w:right w:val="none" w:sz="0" w:space="0" w:color="auto"/>
      </w:divBdr>
    </w:div>
    <w:div w:id="1432823631">
      <w:bodyDiv w:val="1"/>
      <w:marLeft w:val="0"/>
      <w:marRight w:val="0"/>
      <w:marTop w:val="0"/>
      <w:marBottom w:val="0"/>
      <w:divBdr>
        <w:top w:val="none" w:sz="0" w:space="0" w:color="auto"/>
        <w:left w:val="none" w:sz="0" w:space="0" w:color="auto"/>
        <w:bottom w:val="none" w:sz="0" w:space="0" w:color="auto"/>
        <w:right w:val="none" w:sz="0" w:space="0" w:color="auto"/>
      </w:divBdr>
    </w:div>
    <w:div w:id="1432975159">
      <w:marLeft w:val="0"/>
      <w:marRight w:val="0"/>
      <w:marTop w:val="0"/>
      <w:marBottom w:val="0"/>
      <w:divBdr>
        <w:top w:val="none" w:sz="0" w:space="0" w:color="auto"/>
        <w:left w:val="none" w:sz="0" w:space="0" w:color="auto"/>
        <w:bottom w:val="none" w:sz="0" w:space="0" w:color="auto"/>
        <w:right w:val="none" w:sz="0" w:space="0" w:color="auto"/>
      </w:divBdr>
    </w:div>
    <w:div w:id="1433042233">
      <w:marLeft w:val="0"/>
      <w:marRight w:val="0"/>
      <w:marTop w:val="0"/>
      <w:marBottom w:val="0"/>
      <w:divBdr>
        <w:top w:val="none" w:sz="0" w:space="0" w:color="auto"/>
        <w:left w:val="none" w:sz="0" w:space="0" w:color="auto"/>
        <w:bottom w:val="none" w:sz="0" w:space="0" w:color="auto"/>
        <w:right w:val="none" w:sz="0" w:space="0" w:color="auto"/>
      </w:divBdr>
    </w:div>
    <w:div w:id="1433087041">
      <w:marLeft w:val="0"/>
      <w:marRight w:val="0"/>
      <w:marTop w:val="0"/>
      <w:marBottom w:val="0"/>
      <w:divBdr>
        <w:top w:val="none" w:sz="0" w:space="0" w:color="auto"/>
        <w:left w:val="none" w:sz="0" w:space="0" w:color="auto"/>
        <w:bottom w:val="none" w:sz="0" w:space="0" w:color="auto"/>
        <w:right w:val="none" w:sz="0" w:space="0" w:color="auto"/>
      </w:divBdr>
    </w:div>
    <w:div w:id="1433166412">
      <w:marLeft w:val="0"/>
      <w:marRight w:val="0"/>
      <w:marTop w:val="0"/>
      <w:marBottom w:val="0"/>
      <w:divBdr>
        <w:top w:val="none" w:sz="0" w:space="0" w:color="auto"/>
        <w:left w:val="none" w:sz="0" w:space="0" w:color="auto"/>
        <w:bottom w:val="none" w:sz="0" w:space="0" w:color="auto"/>
        <w:right w:val="none" w:sz="0" w:space="0" w:color="auto"/>
      </w:divBdr>
    </w:div>
    <w:div w:id="1433238928">
      <w:marLeft w:val="0"/>
      <w:marRight w:val="0"/>
      <w:marTop w:val="0"/>
      <w:marBottom w:val="0"/>
      <w:divBdr>
        <w:top w:val="none" w:sz="0" w:space="0" w:color="auto"/>
        <w:left w:val="none" w:sz="0" w:space="0" w:color="auto"/>
        <w:bottom w:val="none" w:sz="0" w:space="0" w:color="auto"/>
        <w:right w:val="none" w:sz="0" w:space="0" w:color="auto"/>
      </w:divBdr>
    </w:div>
    <w:div w:id="1433361820">
      <w:marLeft w:val="0"/>
      <w:marRight w:val="0"/>
      <w:marTop w:val="0"/>
      <w:marBottom w:val="0"/>
      <w:divBdr>
        <w:top w:val="none" w:sz="0" w:space="0" w:color="auto"/>
        <w:left w:val="none" w:sz="0" w:space="0" w:color="auto"/>
        <w:bottom w:val="none" w:sz="0" w:space="0" w:color="auto"/>
        <w:right w:val="none" w:sz="0" w:space="0" w:color="auto"/>
      </w:divBdr>
    </w:div>
    <w:div w:id="1433434445">
      <w:bodyDiv w:val="1"/>
      <w:marLeft w:val="0"/>
      <w:marRight w:val="0"/>
      <w:marTop w:val="0"/>
      <w:marBottom w:val="0"/>
      <w:divBdr>
        <w:top w:val="none" w:sz="0" w:space="0" w:color="auto"/>
        <w:left w:val="none" w:sz="0" w:space="0" w:color="auto"/>
        <w:bottom w:val="none" w:sz="0" w:space="0" w:color="auto"/>
        <w:right w:val="none" w:sz="0" w:space="0" w:color="auto"/>
      </w:divBdr>
    </w:div>
    <w:div w:id="1433476596">
      <w:marLeft w:val="0"/>
      <w:marRight w:val="0"/>
      <w:marTop w:val="0"/>
      <w:marBottom w:val="0"/>
      <w:divBdr>
        <w:top w:val="none" w:sz="0" w:space="0" w:color="auto"/>
        <w:left w:val="none" w:sz="0" w:space="0" w:color="auto"/>
        <w:bottom w:val="none" w:sz="0" w:space="0" w:color="auto"/>
        <w:right w:val="none" w:sz="0" w:space="0" w:color="auto"/>
      </w:divBdr>
    </w:div>
    <w:div w:id="1433549086">
      <w:marLeft w:val="0"/>
      <w:marRight w:val="0"/>
      <w:marTop w:val="0"/>
      <w:marBottom w:val="0"/>
      <w:divBdr>
        <w:top w:val="none" w:sz="0" w:space="0" w:color="auto"/>
        <w:left w:val="none" w:sz="0" w:space="0" w:color="auto"/>
        <w:bottom w:val="none" w:sz="0" w:space="0" w:color="auto"/>
        <w:right w:val="none" w:sz="0" w:space="0" w:color="auto"/>
      </w:divBdr>
    </w:div>
    <w:div w:id="1433554199">
      <w:marLeft w:val="0"/>
      <w:marRight w:val="0"/>
      <w:marTop w:val="0"/>
      <w:marBottom w:val="0"/>
      <w:divBdr>
        <w:top w:val="none" w:sz="0" w:space="0" w:color="auto"/>
        <w:left w:val="none" w:sz="0" w:space="0" w:color="auto"/>
        <w:bottom w:val="none" w:sz="0" w:space="0" w:color="auto"/>
        <w:right w:val="none" w:sz="0" w:space="0" w:color="auto"/>
      </w:divBdr>
    </w:div>
    <w:div w:id="1433621354">
      <w:marLeft w:val="0"/>
      <w:marRight w:val="0"/>
      <w:marTop w:val="0"/>
      <w:marBottom w:val="0"/>
      <w:divBdr>
        <w:top w:val="none" w:sz="0" w:space="0" w:color="auto"/>
        <w:left w:val="none" w:sz="0" w:space="0" w:color="auto"/>
        <w:bottom w:val="none" w:sz="0" w:space="0" w:color="auto"/>
        <w:right w:val="none" w:sz="0" w:space="0" w:color="auto"/>
      </w:divBdr>
    </w:div>
    <w:div w:id="1433628351">
      <w:marLeft w:val="0"/>
      <w:marRight w:val="0"/>
      <w:marTop w:val="0"/>
      <w:marBottom w:val="0"/>
      <w:divBdr>
        <w:top w:val="none" w:sz="0" w:space="0" w:color="auto"/>
        <w:left w:val="none" w:sz="0" w:space="0" w:color="auto"/>
        <w:bottom w:val="none" w:sz="0" w:space="0" w:color="auto"/>
        <w:right w:val="none" w:sz="0" w:space="0" w:color="auto"/>
      </w:divBdr>
    </w:div>
    <w:div w:id="1433629805">
      <w:marLeft w:val="0"/>
      <w:marRight w:val="0"/>
      <w:marTop w:val="0"/>
      <w:marBottom w:val="0"/>
      <w:divBdr>
        <w:top w:val="none" w:sz="0" w:space="0" w:color="auto"/>
        <w:left w:val="none" w:sz="0" w:space="0" w:color="auto"/>
        <w:bottom w:val="none" w:sz="0" w:space="0" w:color="auto"/>
        <w:right w:val="none" w:sz="0" w:space="0" w:color="auto"/>
      </w:divBdr>
    </w:div>
    <w:div w:id="1433666206">
      <w:marLeft w:val="0"/>
      <w:marRight w:val="0"/>
      <w:marTop w:val="0"/>
      <w:marBottom w:val="0"/>
      <w:divBdr>
        <w:top w:val="none" w:sz="0" w:space="0" w:color="auto"/>
        <w:left w:val="none" w:sz="0" w:space="0" w:color="auto"/>
        <w:bottom w:val="none" w:sz="0" w:space="0" w:color="auto"/>
        <w:right w:val="none" w:sz="0" w:space="0" w:color="auto"/>
      </w:divBdr>
    </w:div>
    <w:div w:id="1433748216">
      <w:marLeft w:val="0"/>
      <w:marRight w:val="0"/>
      <w:marTop w:val="0"/>
      <w:marBottom w:val="0"/>
      <w:divBdr>
        <w:top w:val="none" w:sz="0" w:space="0" w:color="auto"/>
        <w:left w:val="none" w:sz="0" w:space="0" w:color="auto"/>
        <w:bottom w:val="none" w:sz="0" w:space="0" w:color="auto"/>
        <w:right w:val="none" w:sz="0" w:space="0" w:color="auto"/>
      </w:divBdr>
    </w:div>
    <w:div w:id="1433864580">
      <w:marLeft w:val="0"/>
      <w:marRight w:val="0"/>
      <w:marTop w:val="0"/>
      <w:marBottom w:val="0"/>
      <w:divBdr>
        <w:top w:val="none" w:sz="0" w:space="0" w:color="auto"/>
        <w:left w:val="none" w:sz="0" w:space="0" w:color="auto"/>
        <w:bottom w:val="none" w:sz="0" w:space="0" w:color="auto"/>
        <w:right w:val="none" w:sz="0" w:space="0" w:color="auto"/>
      </w:divBdr>
    </w:div>
    <w:div w:id="1433889782">
      <w:marLeft w:val="0"/>
      <w:marRight w:val="0"/>
      <w:marTop w:val="0"/>
      <w:marBottom w:val="0"/>
      <w:divBdr>
        <w:top w:val="none" w:sz="0" w:space="0" w:color="auto"/>
        <w:left w:val="none" w:sz="0" w:space="0" w:color="auto"/>
        <w:bottom w:val="none" w:sz="0" w:space="0" w:color="auto"/>
        <w:right w:val="none" w:sz="0" w:space="0" w:color="auto"/>
      </w:divBdr>
    </w:div>
    <w:div w:id="1433893478">
      <w:marLeft w:val="0"/>
      <w:marRight w:val="0"/>
      <w:marTop w:val="0"/>
      <w:marBottom w:val="0"/>
      <w:divBdr>
        <w:top w:val="none" w:sz="0" w:space="0" w:color="auto"/>
        <w:left w:val="none" w:sz="0" w:space="0" w:color="auto"/>
        <w:bottom w:val="none" w:sz="0" w:space="0" w:color="auto"/>
        <w:right w:val="none" w:sz="0" w:space="0" w:color="auto"/>
      </w:divBdr>
    </w:div>
    <w:div w:id="1434011047">
      <w:marLeft w:val="0"/>
      <w:marRight w:val="0"/>
      <w:marTop w:val="0"/>
      <w:marBottom w:val="0"/>
      <w:divBdr>
        <w:top w:val="none" w:sz="0" w:space="0" w:color="auto"/>
        <w:left w:val="none" w:sz="0" w:space="0" w:color="auto"/>
        <w:bottom w:val="none" w:sz="0" w:space="0" w:color="auto"/>
        <w:right w:val="none" w:sz="0" w:space="0" w:color="auto"/>
      </w:divBdr>
    </w:div>
    <w:div w:id="1434059323">
      <w:marLeft w:val="0"/>
      <w:marRight w:val="0"/>
      <w:marTop w:val="0"/>
      <w:marBottom w:val="0"/>
      <w:divBdr>
        <w:top w:val="none" w:sz="0" w:space="0" w:color="auto"/>
        <w:left w:val="none" w:sz="0" w:space="0" w:color="auto"/>
        <w:bottom w:val="none" w:sz="0" w:space="0" w:color="auto"/>
        <w:right w:val="none" w:sz="0" w:space="0" w:color="auto"/>
      </w:divBdr>
    </w:div>
    <w:div w:id="1434127319">
      <w:marLeft w:val="0"/>
      <w:marRight w:val="0"/>
      <w:marTop w:val="0"/>
      <w:marBottom w:val="0"/>
      <w:divBdr>
        <w:top w:val="none" w:sz="0" w:space="0" w:color="auto"/>
        <w:left w:val="none" w:sz="0" w:space="0" w:color="auto"/>
        <w:bottom w:val="none" w:sz="0" w:space="0" w:color="auto"/>
        <w:right w:val="none" w:sz="0" w:space="0" w:color="auto"/>
      </w:divBdr>
    </w:div>
    <w:div w:id="1434133922">
      <w:marLeft w:val="0"/>
      <w:marRight w:val="0"/>
      <w:marTop w:val="0"/>
      <w:marBottom w:val="0"/>
      <w:divBdr>
        <w:top w:val="none" w:sz="0" w:space="0" w:color="auto"/>
        <w:left w:val="none" w:sz="0" w:space="0" w:color="auto"/>
        <w:bottom w:val="none" w:sz="0" w:space="0" w:color="auto"/>
        <w:right w:val="none" w:sz="0" w:space="0" w:color="auto"/>
      </w:divBdr>
    </w:div>
    <w:div w:id="1434203537">
      <w:marLeft w:val="0"/>
      <w:marRight w:val="0"/>
      <w:marTop w:val="0"/>
      <w:marBottom w:val="0"/>
      <w:divBdr>
        <w:top w:val="none" w:sz="0" w:space="0" w:color="auto"/>
        <w:left w:val="none" w:sz="0" w:space="0" w:color="auto"/>
        <w:bottom w:val="none" w:sz="0" w:space="0" w:color="auto"/>
        <w:right w:val="none" w:sz="0" w:space="0" w:color="auto"/>
      </w:divBdr>
    </w:div>
    <w:div w:id="1434205945">
      <w:marLeft w:val="0"/>
      <w:marRight w:val="0"/>
      <w:marTop w:val="0"/>
      <w:marBottom w:val="0"/>
      <w:divBdr>
        <w:top w:val="none" w:sz="0" w:space="0" w:color="auto"/>
        <w:left w:val="none" w:sz="0" w:space="0" w:color="auto"/>
        <w:bottom w:val="none" w:sz="0" w:space="0" w:color="auto"/>
        <w:right w:val="none" w:sz="0" w:space="0" w:color="auto"/>
      </w:divBdr>
    </w:div>
    <w:div w:id="1434209861">
      <w:marLeft w:val="0"/>
      <w:marRight w:val="0"/>
      <w:marTop w:val="0"/>
      <w:marBottom w:val="0"/>
      <w:divBdr>
        <w:top w:val="none" w:sz="0" w:space="0" w:color="auto"/>
        <w:left w:val="none" w:sz="0" w:space="0" w:color="auto"/>
        <w:bottom w:val="none" w:sz="0" w:space="0" w:color="auto"/>
        <w:right w:val="none" w:sz="0" w:space="0" w:color="auto"/>
      </w:divBdr>
    </w:div>
    <w:div w:id="1434475153">
      <w:marLeft w:val="0"/>
      <w:marRight w:val="0"/>
      <w:marTop w:val="0"/>
      <w:marBottom w:val="0"/>
      <w:divBdr>
        <w:top w:val="none" w:sz="0" w:space="0" w:color="auto"/>
        <w:left w:val="none" w:sz="0" w:space="0" w:color="auto"/>
        <w:bottom w:val="none" w:sz="0" w:space="0" w:color="auto"/>
        <w:right w:val="none" w:sz="0" w:space="0" w:color="auto"/>
      </w:divBdr>
    </w:div>
    <w:div w:id="1434478618">
      <w:marLeft w:val="0"/>
      <w:marRight w:val="0"/>
      <w:marTop w:val="0"/>
      <w:marBottom w:val="0"/>
      <w:divBdr>
        <w:top w:val="none" w:sz="0" w:space="0" w:color="auto"/>
        <w:left w:val="none" w:sz="0" w:space="0" w:color="auto"/>
        <w:bottom w:val="none" w:sz="0" w:space="0" w:color="auto"/>
        <w:right w:val="none" w:sz="0" w:space="0" w:color="auto"/>
      </w:divBdr>
    </w:div>
    <w:div w:id="1434597115">
      <w:bodyDiv w:val="1"/>
      <w:marLeft w:val="0"/>
      <w:marRight w:val="0"/>
      <w:marTop w:val="0"/>
      <w:marBottom w:val="0"/>
      <w:divBdr>
        <w:top w:val="none" w:sz="0" w:space="0" w:color="auto"/>
        <w:left w:val="none" w:sz="0" w:space="0" w:color="auto"/>
        <w:bottom w:val="none" w:sz="0" w:space="0" w:color="auto"/>
        <w:right w:val="none" w:sz="0" w:space="0" w:color="auto"/>
      </w:divBdr>
    </w:div>
    <w:div w:id="1434672455">
      <w:marLeft w:val="0"/>
      <w:marRight w:val="0"/>
      <w:marTop w:val="0"/>
      <w:marBottom w:val="0"/>
      <w:divBdr>
        <w:top w:val="none" w:sz="0" w:space="0" w:color="auto"/>
        <w:left w:val="none" w:sz="0" w:space="0" w:color="auto"/>
        <w:bottom w:val="none" w:sz="0" w:space="0" w:color="auto"/>
        <w:right w:val="none" w:sz="0" w:space="0" w:color="auto"/>
      </w:divBdr>
    </w:div>
    <w:div w:id="1434745610">
      <w:marLeft w:val="0"/>
      <w:marRight w:val="0"/>
      <w:marTop w:val="0"/>
      <w:marBottom w:val="0"/>
      <w:divBdr>
        <w:top w:val="none" w:sz="0" w:space="0" w:color="auto"/>
        <w:left w:val="none" w:sz="0" w:space="0" w:color="auto"/>
        <w:bottom w:val="none" w:sz="0" w:space="0" w:color="auto"/>
        <w:right w:val="none" w:sz="0" w:space="0" w:color="auto"/>
      </w:divBdr>
    </w:div>
    <w:div w:id="1434858626">
      <w:marLeft w:val="0"/>
      <w:marRight w:val="0"/>
      <w:marTop w:val="0"/>
      <w:marBottom w:val="0"/>
      <w:divBdr>
        <w:top w:val="none" w:sz="0" w:space="0" w:color="auto"/>
        <w:left w:val="none" w:sz="0" w:space="0" w:color="auto"/>
        <w:bottom w:val="none" w:sz="0" w:space="0" w:color="auto"/>
        <w:right w:val="none" w:sz="0" w:space="0" w:color="auto"/>
      </w:divBdr>
    </w:div>
    <w:div w:id="1435243482">
      <w:marLeft w:val="0"/>
      <w:marRight w:val="0"/>
      <w:marTop w:val="0"/>
      <w:marBottom w:val="0"/>
      <w:divBdr>
        <w:top w:val="none" w:sz="0" w:space="0" w:color="auto"/>
        <w:left w:val="none" w:sz="0" w:space="0" w:color="auto"/>
        <w:bottom w:val="none" w:sz="0" w:space="0" w:color="auto"/>
        <w:right w:val="none" w:sz="0" w:space="0" w:color="auto"/>
      </w:divBdr>
    </w:div>
    <w:div w:id="1435325494">
      <w:marLeft w:val="0"/>
      <w:marRight w:val="0"/>
      <w:marTop w:val="0"/>
      <w:marBottom w:val="0"/>
      <w:divBdr>
        <w:top w:val="none" w:sz="0" w:space="0" w:color="auto"/>
        <w:left w:val="none" w:sz="0" w:space="0" w:color="auto"/>
        <w:bottom w:val="none" w:sz="0" w:space="0" w:color="auto"/>
        <w:right w:val="none" w:sz="0" w:space="0" w:color="auto"/>
      </w:divBdr>
    </w:div>
    <w:div w:id="1435397383">
      <w:marLeft w:val="0"/>
      <w:marRight w:val="0"/>
      <w:marTop w:val="0"/>
      <w:marBottom w:val="0"/>
      <w:divBdr>
        <w:top w:val="none" w:sz="0" w:space="0" w:color="auto"/>
        <w:left w:val="none" w:sz="0" w:space="0" w:color="auto"/>
        <w:bottom w:val="none" w:sz="0" w:space="0" w:color="auto"/>
        <w:right w:val="none" w:sz="0" w:space="0" w:color="auto"/>
      </w:divBdr>
    </w:div>
    <w:div w:id="1435592028">
      <w:marLeft w:val="0"/>
      <w:marRight w:val="0"/>
      <w:marTop w:val="0"/>
      <w:marBottom w:val="0"/>
      <w:divBdr>
        <w:top w:val="none" w:sz="0" w:space="0" w:color="auto"/>
        <w:left w:val="none" w:sz="0" w:space="0" w:color="auto"/>
        <w:bottom w:val="none" w:sz="0" w:space="0" w:color="auto"/>
        <w:right w:val="none" w:sz="0" w:space="0" w:color="auto"/>
      </w:divBdr>
    </w:div>
    <w:div w:id="1435632562">
      <w:marLeft w:val="0"/>
      <w:marRight w:val="0"/>
      <w:marTop w:val="0"/>
      <w:marBottom w:val="0"/>
      <w:divBdr>
        <w:top w:val="none" w:sz="0" w:space="0" w:color="auto"/>
        <w:left w:val="none" w:sz="0" w:space="0" w:color="auto"/>
        <w:bottom w:val="none" w:sz="0" w:space="0" w:color="auto"/>
        <w:right w:val="none" w:sz="0" w:space="0" w:color="auto"/>
      </w:divBdr>
    </w:div>
    <w:div w:id="1435636270">
      <w:marLeft w:val="0"/>
      <w:marRight w:val="0"/>
      <w:marTop w:val="0"/>
      <w:marBottom w:val="0"/>
      <w:divBdr>
        <w:top w:val="none" w:sz="0" w:space="0" w:color="auto"/>
        <w:left w:val="none" w:sz="0" w:space="0" w:color="auto"/>
        <w:bottom w:val="none" w:sz="0" w:space="0" w:color="auto"/>
        <w:right w:val="none" w:sz="0" w:space="0" w:color="auto"/>
      </w:divBdr>
    </w:div>
    <w:div w:id="1435708955">
      <w:marLeft w:val="0"/>
      <w:marRight w:val="0"/>
      <w:marTop w:val="0"/>
      <w:marBottom w:val="0"/>
      <w:divBdr>
        <w:top w:val="none" w:sz="0" w:space="0" w:color="auto"/>
        <w:left w:val="none" w:sz="0" w:space="0" w:color="auto"/>
        <w:bottom w:val="none" w:sz="0" w:space="0" w:color="auto"/>
        <w:right w:val="none" w:sz="0" w:space="0" w:color="auto"/>
      </w:divBdr>
    </w:div>
    <w:div w:id="1435709746">
      <w:marLeft w:val="0"/>
      <w:marRight w:val="0"/>
      <w:marTop w:val="0"/>
      <w:marBottom w:val="0"/>
      <w:divBdr>
        <w:top w:val="none" w:sz="0" w:space="0" w:color="auto"/>
        <w:left w:val="none" w:sz="0" w:space="0" w:color="auto"/>
        <w:bottom w:val="none" w:sz="0" w:space="0" w:color="auto"/>
        <w:right w:val="none" w:sz="0" w:space="0" w:color="auto"/>
      </w:divBdr>
    </w:div>
    <w:div w:id="1435711874">
      <w:marLeft w:val="0"/>
      <w:marRight w:val="0"/>
      <w:marTop w:val="0"/>
      <w:marBottom w:val="0"/>
      <w:divBdr>
        <w:top w:val="none" w:sz="0" w:space="0" w:color="auto"/>
        <w:left w:val="none" w:sz="0" w:space="0" w:color="auto"/>
        <w:bottom w:val="none" w:sz="0" w:space="0" w:color="auto"/>
        <w:right w:val="none" w:sz="0" w:space="0" w:color="auto"/>
      </w:divBdr>
    </w:div>
    <w:div w:id="1435783656">
      <w:marLeft w:val="0"/>
      <w:marRight w:val="0"/>
      <w:marTop w:val="0"/>
      <w:marBottom w:val="0"/>
      <w:divBdr>
        <w:top w:val="none" w:sz="0" w:space="0" w:color="auto"/>
        <w:left w:val="none" w:sz="0" w:space="0" w:color="auto"/>
        <w:bottom w:val="none" w:sz="0" w:space="0" w:color="auto"/>
        <w:right w:val="none" w:sz="0" w:space="0" w:color="auto"/>
      </w:divBdr>
    </w:div>
    <w:div w:id="1435856737">
      <w:marLeft w:val="0"/>
      <w:marRight w:val="0"/>
      <w:marTop w:val="0"/>
      <w:marBottom w:val="0"/>
      <w:divBdr>
        <w:top w:val="none" w:sz="0" w:space="0" w:color="auto"/>
        <w:left w:val="none" w:sz="0" w:space="0" w:color="auto"/>
        <w:bottom w:val="none" w:sz="0" w:space="0" w:color="auto"/>
        <w:right w:val="none" w:sz="0" w:space="0" w:color="auto"/>
      </w:divBdr>
    </w:div>
    <w:div w:id="1435860421">
      <w:marLeft w:val="0"/>
      <w:marRight w:val="0"/>
      <w:marTop w:val="0"/>
      <w:marBottom w:val="0"/>
      <w:divBdr>
        <w:top w:val="none" w:sz="0" w:space="0" w:color="auto"/>
        <w:left w:val="none" w:sz="0" w:space="0" w:color="auto"/>
        <w:bottom w:val="none" w:sz="0" w:space="0" w:color="auto"/>
        <w:right w:val="none" w:sz="0" w:space="0" w:color="auto"/>
      </w:divBdr>
    </w:div>
    <w:div w:id="1436053112">
      <w:marLeft w:val="0"/>
      <w:marRight w:val="0"/>
      <w:marTop w:val="0"/>
      <w:marBottom w:val="0"/>
      <w:divBdr>
        <w:top w:val="none" w:sz="0" w:space="0" w:color="auto"/>
        <w:left w:val="none" w:sz="0" w:space="0" w:color="auto"/>
        <w:bottom w:val="none" w:sz="0" w:space="0" w:color="auto"/>
        <w:right w:val="none" w:sz="0" w:space="0" w:color="auto"/>
      </w:divBdr>
    </w:div>
    <w:div w:id="1436171624">
      <w:marLeft w:val="0"/>
      <w:marRight w:val="0"/>
      <w:marTop w:val="0"/>
      <w:marBottom w:val="0"/>
      <w:divBdr>
        <w:top w:val="none" w:sz="0" w:space="0" w:color="auto"/>
        <w:left w:val="none" w:sz="0" w:space="0" w:color="auto"/>
        <w:bottom w:val="none" w:sz="0" w:space="0" w:color="auto"/>
        <w:right w:val="none" w:sz="0" w:space="0" w:color="auto"/>
      </w:divBdr>
    </w:div>
    <w:div w:id="1436245192">
      <w:marLeft w:val="0"/>
      <w:marRight w:val="0"/>
      <w:marTop w:val="0"/>
      <w:marBottom w:val="0"/>
      <w:divBdr>
        <w:top w:val="none" w:sz="0" w:space="0" w:color="auto"/>
        <w:left w:val="none" w:sz="0" w:space="0" w:color="auto"/>
        <w:bottom w:val="none" w:sz="0" w:space="0" w:color="auto"/>
        <w:right w:val="none" w:sz="0" w:space="0" w:color="auto"/>
      </w:divBdr>
    </w:div>
    <w:div w:id="1436291215">
      <w:marLeft w:val="0"/>
      <w:marRight w:val="0"/>
      <w:marTop w:val="0"/>
      <w:marBottom w:val="0"/>
      <w:divBdr>
        <w:top w:val="none" w:sz="0" w:space="0" w:color="auto"/>
        <w:left w:val="none" w:sz="0" w:space="0" w:color="auto"/>
        <w:bottom w:val="none" w:sz="0" w:space="0" w:color="auto"/>
        <w:right w:val="none" w:sz="0" w:space="0" w:color="auto"/>
      </w:divBdr>
    </w:div>
    <w:div w:id="1436317889">
      <w:marLeft w:val="0"/>
      <w:marRight w:val="0"/>
      <w:marTop w:val="0"/>
      <w:marBottom w:val="0"/>
      <w:divBdr>
        <w:top w:val="none" w:sz="0" w:space="0" w:color="auto"/>
        <w:left w:val="none" w:sz="0" w:space="0" w:color="auto"/>
        <w:bottom w:val="none" w:sz="0" w:space="0" w:color="auto"/>
        <w:right w:val="none" w:sz="0" w:space="0" w:color="auto"/>
      </w:divBdr>
    </w:div>
    <w:div w:id="1436436524">
      <w:marLeft w:val="0"/>
      <w:marRight w:val="0"/>
      <w:marTop w:val="0"/>
      <w:marBottom w:val="0"/>
      <w:divBdr>
        <w:top w:val="none" w:sz="0" w:space="0" w:color="auto"/>
        <w:left w:val="none" w:sz="0" w:space="0" w:color="auto"/>
        <w:bottom w:val="none" w:sz="0" w:space="0" w:color="auto"/>
        <w:right w:val="none" w:sz="0" w:space="0" w:color="auto"/>
      </w:divBdr>
    </w:div>
    <w:div w:id="1436707130">
      <w:marLeft w:val="0"/>
      <w:marRight w:val="0"/>
      <w:marTop w:val="0"/>
      <w:marBottom w:val="0"/>
      <w:divBdr>
        <w:top w:val="none" w:sz="0" w:space="0" w:color="auto"/>
        <w:left w:val="none" w:sz="0" w:space="0" w:color="auto"/>
        <w:bottom w:val="none" w:sz="0" w:space="0" w:color="auto"/>
        <w:right w:val="none" w:sz="0" w:space="0" w:color="auto"/>
      </w:divBdr>
    </w:div>
    <w:div w:id="1436707903">
      <w:marLeft w:val="0"/>
      <w:marRight w:val="0"/>
      <w:marTop w:val="0"/>
      <w:marBottom w:val="0"/>
      <w:divBdr>
        <w:top w:val="none" w:sz="0" w:space="0" w:color="auto"/>
        <w:left w:val="none" w:sz="0" w:space="0" w:color="auto"/>
        <w:bottom w:val="none" w:sz="0" w:space="0" w:color="auto"/>
        <w:right w:val="none" w:sz="0" w:space="0" w:color="auto"/>
      </w:divBdr>
    </w:div>
    <w:div w:id="1436751540">
      <w:bodyDiv w:val="1"/>
      <w:marLeft w:val="0"/>
      <w:marRight w:val="0"/>
      <w:marTop w:val="0"/>
      <w:marBottom w:val="0"/>
      <w:divBdr>
        <w:top w:val="none" w:sz="0" w:space="0" w:color="auto"/>
        <w:left w:val="none" w:sz="0" w:space="0" w:color="auto"/>
        <w:bottom w:val="none" w:sz="0" w:space="0" w:color="auto"/>
        <w:right w:val="none" w:sz="0" w:space="0" w:color="auto"/>
      </w:divBdr>
    </w:div>
    <w:div w:id="1436755653">
      <w:marLeft w:val="0"/>
      <w:marRight w:val="0"/>
      <w:marTop w:val="0"/>
      <w:marBottom w:val="0"/>
      <w:divBdr>
        <w:top w:val="none" w:sz="0" w:space="0" w:color="auto"/>
        <w:left w:val="none" w:sz="0" w:space="0" w:color="auto"/>
        <w:bottom w:val="none" w:sz="0" w:space="0" w:color="auto"/>
        <w:right w:val="none" w:sz="0" w:space="0" w:color="auto"/>
      </w:divBdr>
    </w:div>
    <w:div w:id="1437015879">
      <w:marLeft w:val="0"/>
      <w:marRight w:val="0"/>
      <w:marTop w:val="0"/>
      <w:marBottom w:val="0"/>
      <w:divBdr>
        <w:top w:val="none" w:sz="0" w:space="0" w:color="auto"/>
        <w:left w:val="none" w:sz="0" w:space="0" w:color="auto"/>
        <w:bottom w:val="none" w:sz="0" w:space="0" w:color="auto"/>
        <w:right w:val="none" w:sz="0" w:space="0" w:color="auto"/>
      </w:divBdr>
    </w:div>
    <w:div w:id="1437018374">
      <w:marLeft w:val="0"/>
      <w:marRight w:val="0"/>
      <w:marTop w:val="0"/>
      <w:marBottom w:val="0"/>
      <w:divBdr>
        <w:top w:val="none" w:sz="0" w:space="0" w:color="auto"/>
        <w:left w:val="none" w:sz="0" w:space="0" w:color="auto"/>
        <w:bottom w:val="none" w:sz="0" w:space="0" w:color="auto"/>
        <w:right w:val="none" w:sz="0" w:space="0" w:color="auto"/>
      </w:divBdr>
    </w:div>
    <w:div w:id="1437021709">
      <w:marLeft w:val="0"/>
      <w:marRight w:val="0"/>
      <w:marTop w:val="0"/>
      <w:marBottom w:val="0"/>
      <w:divBdr>
        <w:top w:val="none" w:sz="0" w:space="0" w:color="auto"/>
        <w:left w:val="none" w:sz="0" w:space="0" w:color="auto"/>
        <w:bottom w:val="none" w:sz="0" w:space="0" w:color="auto"/>
        <w:right w:val="none" w:sz="0" w:space="0" w:color="auto"/>
      </w:divBdr>
    </w:div>
    <w:div w:id="1437023166">
      <w:marLeft w:val="0"/>
      <w:marRight w:val="0"/>
      <w:marTop w:val="0"/>
      <w:marBottom w:val="0"/>
      <w:divBdr>
        <w:top w:val="none" w:sz="0" w:space="0" w:color="auto"/>
        <w:left w:val="none" w:sz="0" w:space="0" w:color="auto"/>
        <w:bottom w:val="none" w:sz="0" w:space="0" w:color="auto"/>
        <w:right w:val="none" w:sz="0" w:space="0" w:color="auto"/>
      </w:divBdr>
    </w:div>
    <w:div w:id="1437167463">
      <w:marLeft w:val="0"/>
      <w:marRight w:val="0"/>
      <w:marTop w:val="0"/>
      <w:marBottom w:val="0"/>
      <w:divBdr>
        <w:top w:val="none" w:sz="0" w:space="0" w:color="auto"/>
        <w:left w:val="none" w:sz="0" w:space="0" w:color="auto"/>
        <w:bottom w:val="none" w:sz="0" w:space="0" w:color="auto"/>
        <w:right w:val="none" w:sz="0" w:space="0" w:color="auto"/>
      </w:divBdr>
    </w:div>
    <w:div w:id="1437214438">
      <w:bodyDiv w:val="1"/>
      <w:marLeft w:val="0"/>
      <w:marRight w:val="0"/>
      <w:marTop w:val="0"/>
      <w:marBottom w:val="0"/>
      <w:divBdr>
        <w:top w:val="none" w:sz="0" w:space="0" w:color="auto"/>
        <w:left w:val="none" w:sz="0" w:space="0" w:color="auto"/>
        <w:bottom w:val="none" w:sz="0" w:space="0" w:color="auto"/>
        <w:right w:val="none" w:sz="0" w:space="0" w:color="auto"/>
      </w:divBdr>
    </w:div>
    <w:div w:id="1437217004">
      <w:marLeft w:val="0"/>
      <w:marRight w:val="0"/>
      <w:marTop w:val="0"/>
      <w:marBottom w:val="0"/>
      <w:divBdr>
        <w:top w:val="none" w:sz="0" w:space="0" w:color="auto"/>
        <w:left w:val="none" w:sz="0" w:space="0" w:color="auto"/>
        <w:bottom w:val="none" w:sz="0" w:space="0" w:color="auto"/>
        <w:right w:val="none" w:sz="0" w:space="0" w:color="auto"/>
      </w:divBdr>
    </w:div>
    <w:div w:id="1437289534">
      <w:marLeft w:val="0"/>
      <w:marRight w:val="0"/>
      <w:marTop w:val="0"/>
      <w:marBottom w:val="0"/>
      <w:divBdr>
        <w:top w:val="none" w:sz="0" w:space="0" w:color="auto"/>
        <w:left w:val="none" w:sz="0" w:space="0" w:color="auto"/>
        <w:bottom w:val="none" w:sz="0" w:space="0" w:color="auto"/>
        <w:right w:val="none" w:sz="0" w:space="0" w:color="auto"/>
      </w:divBdr>
    </w:div>
    <w:div w:id="1437290225">
      <w:marLeft w:val="0"/>
      <w:marRight w:val="0"/>
      <w:marTop w:val="0"/>
      <w:marBottom w:val="0"/>
      <w:divBdr>
        <w:top w:val="none" w:sz="0" w:space="0" w:color="auto"/>
        <w:left w:val="none" w:sz="0" w:space="0" w:color="auto"/>
        <w:bottom w:val="none" w:sz="0" w:space="0" w:color="auto"/>
        <w:right w:val="none" w:sz="0" w:space="0" w:color="auto"/>
      </w:divBdr>
    </w:div>
    <w:div w:id="1437293482">
      <w:marLeft w:val="0"/>
      <w:marRight w:val="0"/>
      <w:marTop w:val="0"/>
      <w:marBottom w:val="0"/>
      <w:divBdr>
        <w:top w:val="none" w:sz="0" w:space="0" w:color="auto"/>
        <w:left w:val="none" w:sz="0" w:space="0" w:color="auto"/>
        <w:bottom w:val="none" w:sz="0" w:space="0" w:color="auto"/>
        <w:right w:val="none" w:sz="0" w:space="0" w:color="auto"/>
      </w:divBdr>
    </w:div>
    <w:div w:id="1437362796">
      <w:marLeft w:val="0"/>
      <w:marRight w:val="0"/>
      <w:marTop w:val="0"/>
      <w:marBottom w:val="0"/>
      <w:divBdr>
        <w:top w:val="none" w:sz="0" w:space="0" w:color="auto"/>
        <w:left w:val="none" w:sz="0" w:space="0" w:color="auto"/>
        <w:bottom w:val="none" w:sz="0" w:space="0" w:color="auto"/>
        <w:right w:val="none" w:sz="0" w:space="0" w:color="auto"/>
      </w:divBdr>
    </w:div>
    <w:div w:id="1437484822">
      <w:marLeft w:val="0"/>
      <w:marRight w:val="0"/>
      <w:marTop w:val="0"/>
      <w:marBottom w:val="0"/>
      <w:divBdr>
        <w:top w:val="none" w:sz="0" w:space="0" w:color="auto"/>
        <w:left w:val="none" w:sz="0" w:space="0" w:color="auto"/>
        <w:bottom w:val="none" w:sz="0" w:space="0" w:color="auto"/>
        <w:right w:val="none" w:sz="0" w:space="0" w:color="auto"/>
      </w:divBdr>
    </w:div>
    <w:div w:id="1437486099">
      <w:marLeft w:val="0"/>
      <w:marRight w:val="0"/>
      <w:marTop w:val="0"/>
      <w:marBottom w:val="0"/>
      <w:divBdr>
        <w:top w:val="none" w:sz="0" w:space="0" w:color="auto"/>
        <w:left w:val="none" w:sz="0" w:space="0" w:color="auto"/>
        <w:bottom w:val="none" w:sz="0" w:space="0" w:color="auto"/>
        <w:right w:val="none" w:sz="0" w:space="0" w:color="auto"/>
      </w:divBdr>
    </w:div>
    <w:div w:id="1437552881">
      <w:marLeft w:val="0"/>
      <w:marRight w:val="0"/>
      <w:marTop w:val="0"/>
      <w:marBottom w:val="0"/>
      <w:divBdr>
        <w:top w:val="none" w:sz="0" w:space="0" w:color="auto"/>
        <w:left w:val="none" w:sz="0" w:space="0" w:color="auto"/>
        <w:bottom w:val="none" w:sz="0" w:space="0" w:color="auto"/>
        <w:right w:val="none" w:sz="0" w:space="0" w:color="auto"/>
      </w:divBdr>
    </w:div>
    <w:div w:id="1437598223">
      <w:marLeft w:val="0"/>
      <w:marRight w:val="0"/>
      <w:marTop w:val="0"/>
      <w:marBottom w:val="0"/>
      <w:divBdr>
        <w:top w:val="none" w:sz="0" w:space="0" w:color="auto"/>
        <w:left w:val="none" w:sz="0" w:space="0" w:color="auto"/>
        <w:bottom w:val="none" w:sz="0" w:space="0" w:color="auto"/>
        <w:right w:val="none" w:sz="0" w:space="0" w:color="auto"/>
      </w:divBdr>
    </w:div>
    <w:div w:id="1437600552">
      <w:marLeft w:val="0"/>
      <w:marRight w:val="0"/>
      <w:marTop w:val="0"/>
      <w:marBottom w:val="0"/>
      <w:divBdr>
        <w:top w:val="none" w:sz="0" w:space="0" w:color="auto"/>
        <w:left w:val="none" w:sz="0" w:space="0" w:color="auto"/>
        <w:bottom w:val="none" w:sz="0" w:space="0" w:color="auto"/>
        <w:right w:val="none" w:sz="0" w:space="0" w:color="auto"/>
      </w:divBdr>
    </w:div>
    <w:div w:id="1437604415">
      <w:marLeft w:val="0"/>
      <w:marRight w:val="0"/>
      <w:marTop w:val="0"/>
      <w:marBottom w:val="0"/>
      <w:divBdr>
        <w:top w:val="none" w:sz="0" w:space="0" w:color="auto"/>
        <w:left w:val="none" w:sz="0" w:space="0" w:color="auto"/>
        <w:bottom w:val="none" w:sz="0" w:space="0" w:color="auto"/>
        <w:right w:val="none" w:sz="0" w:space="0" w:color="auto"/>
      </w:divBdr>
    </w:div>
    <w:div w:id="1437751135">
      <w:marLeft w:val="0"/>
      <w:marRight w:val="0"/>
      <w:marTop w:val="0"/>
      <w:marBottom w:val="0"/>
      <w:divBdr>
        <w:top w:val="none" w:sz="0" w:space="0" w:color="auto"/>
        <w:left w:val="none" w:sz="0" w:space="0" w:color="auto"/>
        <w:bottom w:val="none" w:sz="0" w:space="0" w:color="auto"/>
        <w:right w:val="none" w:sz="0" w:space="0" w:color="auto"/>
      </w:divBdr>
    </w:div>
    <w:div w:id="1437866880">
      <w:marLeft w:val="0"/>
      <w:marRight w:val="0"/>
      <w:marTop w:val="0"/>
      <w:marBottom w:val="0"/>
      <w:divBdr>
        <w:top w:val="none" w:sz="0" w:space="0" w:color="auto"/>
        <w:left w:val="none" w:sz="0" w:space="0" w:color="auto"/>
        <w:bottom w:val="none" w:sz="0" w:space="0" w:color="auto"/>
        <w:right w:val="none" w:sz="0" w:space="0" w:color="auto"/>
      </w:divBdr>
    </w:div>
    <w:div w:id="1437870014">
      <w:marLeft w:val="0"/>
      <w:marRight w:val="0"/>
      <w:marTop w:val="0"/>
      <w:marBottom w:val="0"/>
      <w:divBdr>
        <w:top w:val="none" w:sz="0" w:space="0" w:color="auto"/>
        <w:left w:val="none" w:sz="0" w:space="0" w:color="auto"/>
        <w:bottom w:val="none" w:sz="0" w:space="0" w:color="auto"/>
        <w:right w:val="none" w:sz="0" w:space="0" w:color="auto"/>
      </w:divBdr>
    </w:div>
    <w:div w:id="1437872800">
      <w:marLeft w:val="0"/>
      <w:marRight w:val="0"/>
      <w:marTop w:val="0"/>
      <w:marBottom w:val="0"/>
      <w:divBdr>
        <w:top w:val="none" w:sz="0" w:space="0" w:color="auto"/>
        <w:left w:val="none" w:sz="0" w:space="0" w:color="auto"/>
        <w:bottom w:val="none" w:sz="0" w:space="0" w:color="auto"/>
        <w:right w:val="none" w:sz="0" w:space="0" w:color="auto"/>
      </w:divBdr>
    </w:div>
    <w:div w:id="1437872999">
      <w:marLeft w:val="0"/>
      <w:marRight w:val="0"/>
      <w:marTop w:val="0"/>
      <w:marBottom w:val="0"/>
      <w:divBdr>
        <w:top w:val="none" w:sz="0" w:space="0" w:color="auto"/>
        <w:left w:val="none" w:sz="0" w:space="0" w:color="auto"/>
        <w:bottom w:val="none" w:sz="0" w:space="0" w:color="auto"/>
        <w:right w:val="none" w:sz="0" w:space="0" w:color="auto"/>
      </w:divBdr>
    </w:div>
    <w:div w:id="1437946744">
      <w:marLeft w:val="0"/>
      <w:marRight w:val="0"/>
      <w:marTop w:val="0"/>
      <w:marBottom w:val="0"/>
      <w:divBdr>
        <w:top w:val="none" w:sz="0" w:space="0" w:color="auto"/>
        <w:left w:val="none" w:sz="0" w:space="0" w:color="auto"/>
        <w:bottom w:val="none" w:sz="0" w:space="0" w:color="auto"/>
        <w:right w:val="none" w:sz="0" w:space="0" w:color="auto"/>
      </w:divBdr>
    </w:div>
    <w:div w:id="1438062481">
      <w:marLeft w:val="480"/>
      <w:marRight w:val="0"/>
      <w:marTop w:val="0"/>
      <w:marBottom w:val="0"/>
      <w:divBdr>
        <w:top w:val="none" w:sz="0" w:space="0" w:color="auto"/>
        <w:left w:val="none" w:sz="0" w:space="0" w:color="auto"/>
        <w:bottom w:val="none" w:sz="0" w:space="0" w:color="auto"/>
        <w:right w:val="none" w:sz="0" w:space="0" w:color="auto"/>
      </w:divBdr>
    </w:div>
    <w:div w:id="1438134915">
      <w:marLeft w:val="0"/>
      <w:marRight w:val="0"/>
      <w:marTop w:val="0"/>
      <w:marBottom w:val="0"/>
      <w:divBdr>
        <w:top w:val="none" w:sz="0" w:space="0" w:color="auto"/>
        <w:left w:val="none" w:sz="0" w:space="0" w:color="auto"/>
        <w:bottom w:val="none" w:sz="0" w:space="0" w:color="auto"/>
        <w:right w:val="none" w:sz="0" w:space="0" w:color="auto"/>
      </w:divBdr>
    </w:div>
    <w:div w:id="1438209229">
      <w:marLeft w:val="0"/>
      <w:marRight w:val="0"/>
      <w:marTop w:val="0"/>
      <w:marBottom w:val="0"/>
      <w:divBdr>
        <w:top w:val="none" w:sz="0" w:space="0" w:color="auto"/>
        <w:left w:val="none" w:sz="0" w:space="0" w:color="auto"/>
        <w:bottom w:val="none" w:sz="0" w:space="0" w:color="auto"/>
        <w:right w:val="none" w:sz="0" w:space="0" w:color="auto"/>
      </w:divBdr>
    </w:div>
    <w:div w:id="1438253214">
      <w:marLeft w:val="0"/>
      <w:marRight w:val="0"/>
      <w:marTop w:val="0"/>
      <w:marBottom w:val="0"/>
      <w:divBdr>
        <w:top w:val="none" w:sz="0" w:space="0" w:color="auto"/>
        <w:left w:val="none" w:sz="0" w:space="0" w:color="auto"/>
        <w:bottom w:val="none" w:sz="0" w:space="0" w:color="auto"/>
        <w:right w:val="none" w:sz="0" w:space="0" w:color="auto"/>
      </w:divBdr>
    </w:div>
    <w:div w:id="1438331110">
      <w:marLeft w:val="0"/>
      <w:marRight w:val="0"/>
      <w:marTop w:val="0"/>
      <w:marBottom w:val="0"/>
      <w:divBdr>
        <w:top w:val="none" w:sz="0" w:space="0" w:color="auto"/>
        <w:left w:val="none" w:sz="0" w:space="0" w:color="auto"/>
        <w:bottom w:val="none" w:sz="0" w:space="0" w:color="auto"/>
        <w:right w:val="none" w:sz="0" w:space="0" w:color="auto"/>
      </w:divBdr>
    </w:div>
    <w:div w:id="1438333709">
      <w:marLeft w:val="0"/>
      <w:marRight w:val="0"/>
      <w:marTop w:val="0"/>
      <w:marBottom w:val="0"/>
      <w:divBdr>
        <w:top w:val="none" w:sz="0" w:space="0" w:color="auto"/>
        <w:left w:val="none" w:sz="0" w:space="0" w:color="auto"/>
        <w:bottom w:val="none" w:sz="0" w:space="0" w:color="auto"/>
        <w:right w:val="none" w:sz="0" w:space="0" w:color="auto"/>
      </w:divBdr>
    </w:div>
    <w:div w:id="1438406847">
      <w:marLeft w:val="0"/>
      <w:marRight w:val="0"/>
      <w:marTop w:val="0"/>
      <w:marBottom w:val="0"/>
      <w:divBdr>
        <w:top w:val="none" w:sz="0" w:space="0" w:color="auto"/>
        <w:left w:val="none" w:sz="0" w:space="0" w:color="auto"/>
        <w:bottom w:val="none" w:sz="0" w:space="0" w:color="auto"/>
        <w:right w:val="none" w:sz="0" w:space="0" w:color="auto"/>
      </w:divBdr>
    </w:div>
    <w:div w:id="1438526853">
      <w:marLeft w:val="0"/>
      <w:marRight w:val="0"/>
      <w:marTop w:val="0"/>
      <w:marBottom w:val="0"/>
      <w:divBdr>
        <w:top w:val="none" w:sz="0" w:space="0" w:color="auto"/>
        <w:left w:val="none" w:sz="0" w:space="0" w:color="auto"/>
        <w:bottom w:val="none" w:sz="0" w:space="0" w:color="auto"/>
        <w:right w:val="none" w:sz="0" w:space="0" w:color="auto"/>
      </w:divBdr>
    </w:div>
    <w:div w:id="1438671965">
      <w:marLeft w:val="0"/>
      <w:marRight w:val="0"/>
      <w:marTop w:val="0"/>
      <w:marBottom w:val="0"/>
      <w:divBdr>
        <w:top w:val="none" w:sz="0" w:space="0" w:color="auto"/>
        <w:left w:val="none" w:sz="0" w:space="0" w:color="auto"/>
        <w:bottom w:val="none" w:sz="0" w:space="0" w:color="auto"/>
        <w:right w:val="none" w:sz="0" w:space="0" w:color="auto"/>
      </w:divBdr>
    </w:div>
    <w:div w:id="1438678157">
      <w:marLeft w:val="0"/>
      <w:marRight w:val="0"/>
      <w:marTop w:val="0"/>
      <w:marBottom w:val="0"/>
      <w:divBdr>
        <w:top w:val="none" w:sz="0" w:space="0" w:color="auto"/>
        <w:left w:val="none" w:sz="0" w:space="0" w:color="auto"/>
        <w:bottom w:val="none" w:sz="0" w:space="0" w:color="auto"/>
        <w:right w:val="none" w:sz="0" w:space="0" w:color="auto"/>
      </w:divBdr>
    </w:div>
    <w:div w:id="1438713956">
      <w:marLeft w:val="0"/>
      <w:marRight w:val="0"/>
      <w:marTop w:val="0"/>
      <w:marBottom w:val="0"/>
      <w:divBdr>
        <w:top w:val="none" w:sz="0" w:space="0" w:color="auto"/>
        <w:left w:val="none" w:sz="0" w:space="0" w:color="auto"/>
        <w:bottom w:val="none" w:sz="0" w:space="0" w:color="auto"/>
        <w:right w:val="none" w:sz="0" w:space="0" w:color="auto"/>
      </w:divBdr>
    </w:div>
    <w:div w:id="1438865568">
      <w:marLeft w:val="0"/>
      <w:marRight w:val="0"/>
      <w:marTop w:val="0"/>
      <w:marBottom w:val="0"/>
      <w:divBdr>
        <w:top w:val="none" w:sz="0" w:space="0" w:color="auto"/>
        <w:left w:val="none" w:sz="0" w:space="0" w:color="auto"/>
        <w:bottom w:val="none" w:sz="0" w:space="0" w:color="auto"/>
        <w:right w:val="none" w:sz="0" w:space="0" w:color="auto"/>
      </w:divBdr>
    </w:div>
    <w:div w:id="1438909552">
      <w:marLeft w:val="0"/>
      <w:marRight w:val="0"/>
      <w:marTop w:val="0"/>
      <w:marBottom w:val="0"/>
      <w:divBdr>
        <w:top w:val="none" w:sz="0" w:space="0" w:color="auto"/>
        <w:left w:val="none" w:sz="0" w:space="0" w:color="auto"/>
        <w:bottom w:val="none" w:sz="0" w:space="0" w:color="auto"/>
        <w:right w:val="none" w:sz="0" w:space="0" w:color="auto"/>
      </w:divBdr>
    </w:div>
    <w:div w:id="1438909770">
      <w:marLeft w:val="0"/>
      <w:marRight w:val="0"/>
      <w:marTop w:val="0"/>
      <w:marBottom w:val="0"/>
      <w:divBdr>
        <w:top w:val="none" w:sz="0" w:space="0" w:color="auto"/>
        <w:left w:val="none" w:sz="0" w:space="0" w:color="auto"/>
        <w:bottom w:val="none" w:sz="0" w:space="0" w:color="auto"/>
        <w:right w:val="none" w:sz="0" w:space="0" w:color="auto"/>
      </w:divBdr>
    </w:div>
    <w:div w:id="1438984279">
      <w:marLeft w:val="0"/>
      <w:marRight w:val="0"/>
      <w:marTop w:val="0"/>
      <w:marBottom w:val="0"/>
      <w:divBdr>
        <w:top w:val="none" w:sz="0" w:space="0" w:color="auto"/>
        <w:left w:val="none" w:sz="0" w:space="0" w:color="auto"/>
        <w:bottom w:val="none" w:sz="0" w:space="0" w:color="auto"/>
        <w:right w:val="none" w:sz="0" w:space="0" w:color="auto"/>
      </w:divBdr>
    </w:div>
    <w:div w:id="1439057317">
      <w:marLeft w:val="0"/>
      <w:marRight w:val="0"/>
      <w:marTop w:val="0"/>
      <w:marBottom w:val="0"/>
      <w:divBdr>
        <w:top w:val="none" w:sz="0" w:space="0" w:color="auto"/>
        <w:left w:val="none" w:sz="0" w:space="0" w:color="auto"/>
        <w:bottom w:val="none" w:sz="0" w:space="0" w:color="auto"/>
        <w:right w:val="none" w:sz="0" w:space="0" w:color="auto"/>
      </w:divBdr>
    </w:div>
    <w:div w:id="1439107210">
      <w:marLeft w:val="0"/>
      <w:marRight w:val="0"/>
      <w:marTop w:val="0"/>
      <w:marBottom w:val="0"/>
      <w:divBdr>
        <w:top w:val="none" w:sz="0" w:space="0" w:color="auto"/>
        <w:left w:val="none" w:sz="0" w:space="0" w:color="auto"/>
        <w:bottom w:val="none" w:sz="0" w:space="0" w:color="auto"/>
        <w:right w:val="none" w:sz="0" w:space="0" w:color="auto"/>
      </w:divBdr>
    </w:div>
    <w:div w:id="1439131692">
      <w:marLeft w:val="0"/>
      <w:marRight w:val="0"/>
      <w:marTop w:val="0"/>
      <w:marBottom w:val="0"/>
      <w:divBdr>
        <w:top w:val="none" w:sz="0" w:space="0" w:color="auto"/>
        <w:left w:val="none" w:sz="0" w:space="0" w:color="auto"/>
        <w:bottom w:val="none" w:sz="0" w:space="0" w:color="auto"/>
        <w:right w:val="none" w:sz="0" w:space="0" w:color="auto"/>
      </w:divBdr>
    </w:div>
    <w:div w:id="1439131877">
      <w:marLeft w:val="0"/>
      <w:marRight w:val="0"/>
      <w:marTop w:val="0"/>
      <w:marBottom w:val="0"/>
      <w:divBdr>
        <w:top w:val="none" w:sz="0" w:space="0" w:color="auto"/>
        <w:left w:val="none" w:sz="0" w:space="0" w:color="auto"/>
        <w:bottom w:val="none" w:sz="0" w:space="0" w:color="auto"/>
        <w:right w:val="none" w:sz="0" w:space="0" w:color="auto"/>
      </w:divBdr>
    </w:div>
    <w:div w:id="1439134994">
      <w:marLeft w:val="0"/>
      <w:marRight w:val="0"/>
      <w:marTop w:val="0"/>
      <w:marBottom w:val="0"/>
      <w:divBdr>
        <w:top w:val="none" w:sz="0" w:space="0" w:color="auto"/>
        <w:left w:val="none" w:sz="0" w:space="0" w:color="auto"/>
        <w:bottom w:val="none" w:sz="0" w:space="0" w:color="auto"/>
        <w:right w:val="none" w:sz="0" w:space="0" w:color="auto"/>
      </w:divBdr>
    </w:div>
    <w:div w:id="1439136678">
      <w:marLeft w:val="0"/>
      <w:marRight w:val="0"/>
      <w:marTop w:val="0"/>
      <w:marBottom w:val="0"/>
      <w:divBdr>
        <w:top w:val="none" w:sz="0" w:space="0" w:color="auto"/>
        <w:left w:val="none" w:sz="0" w:space="0" w:color="auto"/>
        <w:bottom w:val="none" w:sz="0" w:space="0" w:color="auto"/>
        <w:right w:val="none" w:sz="0" w:space="0" w:color="auto"/>
      </w:divBdr>
    </w:div>
    <w:div w:id="1439326415">
      <w:marLeft w:val="0"/>
      <w:marRight w:val="0"/>
      <w:marTop w:val="0"/>
      <w:marBottom w:val="0"/>
      <w:divBdr>
        <w:top w:val="none" w:sz="0" w:space="0" w:color="auto"/>
        <w:left w:val="none" w:sz="0" w:space="0" w:color="auto"/>
        <w:bottom w:val="none" w:sz="0" w:space="0" w:color="auto"/>
        <w:right w:val="none" w:sz="0" w:space="0" w:color="auto"/>
      </w:divBdr>
    </w:div>
    <w:div w:id="1439329185">
      <w:marLeft w:val="0"/>
      <w:marRight w:val="0"/>
      <w:marTop w:val="0"/>
      <w:marBottom w:val="0"/>
      <w:divBdr>
        <w:top w:val="none" w:sz="0" w:space="0" w:color="auto"/>
        <w:left w:val="none" w:sz="0" w:space="0" w:color="auto"/>
        <w:bottom w:val="none" w:sz="0" w:space="0" w:color="auto"/>
        <w:right w:val="none" w:sz="0" w:space="0" w:color="auto"/>
      </w:divBdr>
    </w:div>
    <w:div w:id="1439368938">
      <w:marLeft w:val="0"/>
      <w:marRight w:val="0"/>
      <w:marTop w:val="0"/>
      <w:marBottom w:val="0"/>
      <w:divBdr>
        <w:top w:val="none" w:sz="0" w:space="0" w:color="auto"/>
        <w:left w:val="none" w:sz="0" w:space="0" w:color="auto"/>
        <w:bottom w:val="none" w:sz="0" w:space="0" w:color="auto"/>
        <w:right w:val="none" w:sz="0" w:space="0" w:color="auto"/>
      </w:divBdr>
    </w:div>
    <w:div w:id="1439522200">
      <w:marLeft w:val="0"/>
      <w:marRight w:val="0"/>
      <w:marTop w:val="0"/>
      <w:marBottom w:val="0"/>
      <w:divBdr>
        <w:top w:val="none" w:sz="0" w:space="0" w:color="auto"/>
        <w:left w:val="none" w:sz="0" w:space="0" w:color="auto"/>
        <w:bottom w:val="none" w:sz="0" w:space="0" w:color="auto"/>
        <w:right w:val="none" w:sz="0" w:space="0" w:color="auto"/>
      </w:divBdr>
    </w:div>
    <w:div w:id="1439528009">
      <w:bodyDiv w:val="1"/>
      <w:marLeft w:val="0"/>
      <w:marRight w:val="0"/>
      <w:marTop w:val="0"/>
      <w:marBottom w:val="0"/>
      <w:divBdr>
        <w:top w:val="none" w:sz="0" w:space="0" w:color="auto"/>
        <w:left w:val="none" w:sz="0" w:space="0" w:color="auto"/>
        <w:bottom w:val="none" w:sz="0" w:space="0" w:color="auto"/>
        <w:right w:val="none" w:sz="0" w:space="0" w:color="auto"/>
      </w:divBdr>
    </w:div>
    <w:div w:id="1439564843">
      <w:marLeft w:val="0"/>
      <w:marRight w:val="0"/>
      <w:marTop w:val="0"/>
      <w:marBottom w:val="0"/>
      <w:divBdr>
        <w:top w:val="none" w:sz="0" w:space="0" w:color="auto"/>
        <w:left w:val="none" w:sz="0" w:space="0" w:color="auto"/>
        <w:bottom w:val="none" w:sz="0" w:space="0" w:color="auto"/>
        <w:right w:val="none" w:sz="0" w:space="0" w:color="auto"/>
      </w:divBdr>
    </w:div>
    <w:div w:id="1439566703">
      <w:marLeft w:val="0"/>
      <w:marRight w:val="0"/>
      <w:marTop w:val="0"/>
      <w:marBottom w:val="0"/>
      <w:divBdr>
        <w:top w:val="none" w:sz="0" w:space="0" w:color="auto"/>
        <w:left w:val="none" w:sz="0" w:space="0" w:color="auto"/>
        <w:bottom w:val="none" w:sz="0" w:space="0" w:color="auto"/>
        <w:right w:val="none" w:sz="0" w:space="0" w:color="auto"/>
      </w:divBdr>
    </w:div>
    <w:div w:id="1439637455">
      <w:marLeft w:val="0"/>
      <w:marRight w:val="0"/>
      <w:marTop w:val="0"/>
      <w:marBottom w:val="0"/>
      <w:divBdr>
        <w:top w:val="none" w:sz="0" w:space="0" w:color="auto"/>
        <w:left w:val="none" w:sz="0" w:space="0" w:color="auto"/>
        <w:bottom w:val="none" w:sz="0" w:space="0" w:color="auto"/>
        <w:right w:val="none" w:sz="0" w:space="0" w:color="auto"/>
      </w:divBdr>
    </w:div>
    <w:div w:id="1439642227">
      <w:marLeft w:val="0"/>
      <w:marRight w:val="0"/>
      <w:marTop w:val="0"/>
      <w:marBottom w:val="0"/>
      <w:divBdr>
        <w:top w:val="none" w:sz="0" w:space="0" w:color="auto"/>
        <w:left w:val="none" w:sz="0" w:space="0" w:color="auto"/>
        <w:bottom w:val="none" w:sz="0" w:space="0" w:color="auto"/>
        <w:right w:val="none" w:sz="0" w:space="0" w:color="auto"/>
      </w:divBdr>
    </w:div>
    <w:div w:id="1439714994">
      <w:marLeft w:val="0"/>
      <w:marRight w:val="0"/>
      <w:marTop w:val="0"/>
      <w:marBottom w:val="0"/>
      <w:divBdr>
        <w:top w:val="none" w:sz="0" w:space="0" w:color="auto"/>
        <w:left w:val="none" w:sz="0" w:space="0" w:color="auto"/>
        <w:bottom w:val="none" w:sz="0" w:space="0" w:color="auto"/>
        <w:right w:val="none" w:sz="0" w:space="0" w:color="auto"/>
      </w:divBdr>
    </w:div>
    <w:div w:id="1439914596">
      <w:marLeft w:val="0"/>
      <w:marRight w:val="0"/>
      <w:marTop w:val="0"/>
      <w:marBottom w:val="0"/>
      <w:divBdr>
        <w:top w:val="none" w:sz="0" w:space="0" w:color="auto"/>
        <w:left w:val="none" w:sz="0" w:space="0" w:color="auto"/>
        <w:bottom w:val="none" w:sz="0" w:space="0" w:color="auto"/>
        <w:right w:val="none" w:sz="0" w:space="0" w:color="auto"/>
      </w:divBdr>
    </w:div>
    <w:div w:id="1439986360">
      <w:bodyDiv w:val="1"/>
      <w:marLeft w:val="0"/>
      <w:marRight w:val="0"/>
      <w:marTop w:val="0"/>
      <w:marBottom w:val="0"/>
      <w:divBdr>
        <w:top w:val="none" w:sz="0" w:space="0" w:color="auto"/>
        <w:left w:val="none" w:sz="0" w:space="0" w:color="auto"/>
        <w:bottom w:val="none" w:sz="0" w:space="0" w:color="auto"/>
        <w:right w:val="none" w:sz="0" w:space="0" w:color="auto"/>
      </w:divBdr>
    </w:div>
    <w:div w:id="1439988000">
      <w:marLeft w:val="0"/>
      <w:marRight w:val="0"/>
      <w:marTop w:val="0"/>
      <w:marBottom w:val="0"/>
      <w:divBdr>
        <w:top w:val="none" w:sz="0" w:space="0" w:color="auto"/>
        <w:left w:val="none" w:sz="0" w:space="0" w:color="auto"/>
        <w:bottom w:val="none" w:sz="0" w:space="0" w:color="auto"/>
        <w:right w:val="none" w:sz="0" w:space="0" w:color="auto"/>
      </w:divBdr>
    </w:div>
    <w:div w:id="1440029125">
      <w:marLeft w:val="0"/>
      <w:marRight w:val="0"/>
      <w:marTop w:val="0"/>
      <w:marBottom w:val="0"/>
      <w:divBdr>
        <w:top w:val="none" w:sz="0" w:space="0" w:color="auto"/>
        <w:left w:val="none" w:sz="0" w:space="0" w:color="auto"/>
        <w:bottom w:val="none" w:sz="0" w:space="0" w:color="auto"/>
        <w:right w:val="none" w:sz="0" w:space="0" w:color="auto"/>
      </w:divBdr>
    </w:div>
    <w:div w:id="1440102708">
      <w:marLeft w:val="0"/>
      <w:marRight w:val="0"/>
      <w:marTop w:val="0"/>
      <w:marBottom w:val="0"/>
      <w:divBdr>
        <w:top w:val="none" w:sz="0" w:space="0" w:color="auto"/>
        <w:left w:val="none" w:sz="0" w:space="0" w:color="auto"/>
        <w:bottom w:val="none" w:sz="0" w:space="0" w:color="auto"/>
        <w:right w:val="none" w:sz="0" w:space="0" w:color="auto"/>
      </w:divBdr>
    </w:div>
    <w:div w:id="1440177647">
      <w:marLeft w:val="0"/>
      <w:marRight w:val="0"/>
      <w:marTop w:val="0"/>
      <w:marBottom w:val="0"/>
      <w:divBdr>
        <w:top w:val="none" w:sz="0" w:space="0" w:color="auto"/>
        <w:left w:val="none" w:sz="0" w:space="0" w:color="auto"/>
        <w:bottom w:val="none" w:sz="0" w:space="0" w:color="auto"/>
        <w:right w:val="none" w:sz="0" w:space="0" w:color="auto"/>
      </w:divBdr>
    </w:div>
    <w:div w:id="1440178674">
      <w:bodyDiv w:val="1"/>
      <w:marLeft w:val="0"/>
      <w:marRight w:val="0"/>
      <w:marTop w:val="0"/>
      <w:marBottom w:val="0"/>
      <w:divBdr>
        <w:top w:val="none" w:sz="0" w:space="0" w:color="auto"/>
        <w:left w:val="none" w:sz="0" w:space="0" w:color="auto"/>
        <w:bottom w:val="none" w:sz="0" w:space="0" w:color="auto"/>
        <w:right w:val="none" w:sz="0" w:space="0" w:color="auto"/>
      </w:divBdr>
    </w:div>
    <w:div w:id="1440179572">
      <w:marLeft w:val="0"/>
      <w:marRight w:val="0"/>
      <w:marTop w:val="0"/>
      <w:marBottom w:val="0"/>
      <w:divBdr>
        <w:top w:val="none" w:sz="0" w:space="0" w:color="auto"/>
        <w:left w:val="none" w:sz="0" w:space="0" w:color="auto"/>
        <w:bottom w:val="none" w:sz="0" w:space="0" w:color="auto"/>
        <w:right w:val="none" w:sz="0" w:space="0" w:color="auto"/>
      </w:divBdr>
    </w:div>
    <w:div w:id="1440219572">
      <w:marLeft w:val="0"/>
      <w:marRight w:val="0"/>
      <w:marTop w:val="0"/>
      <w:marBottom w:val="0"/>
      <w:divBdr>
        <w:top w:val="none" w:sz="0" w:space="0" w:color="auto"/>
        <w:left w:val="none" w:sz="0" w:space="0" w:color="auto"/>
        <w:bottom w:val="none" w:sz="0" w:space="0" w:color="auto"/>
        <w:right w:val="none" w:sz="0" w:space="0" w:color="auto"/>
      </w:divBdr>
    </w:div>
    <w:div w:id="1440250867">
      <w:marLeft w:val="0"/>
      <w:marRight w:val="0"/>
      <w:marTop w:val="0"/>
      <w:marBottom w:val="0"/>
      <w:divBdr>
        <w:top w:val="none" w:sz="0" w:space="0" w:color="auto"/>
        <w:left w:val="none" w:sz="0" w:space="0" w:color="auto"/>
        <w:bottom w:val="none" w:sz="0" w:space="0" w:color="auto"/>
        <w:right w:val="none" w:sz="0" w:space="0" w:color="auto"/>
      </w:divBdr>
    </w:div>
    <w:div w:id="1440251513">
      <w:marLeft w:val="0"/>
      <w:marRight w:val="0"/>
      <w:marTop w:val="0"/>
      <w:marBottom w:val="0"/>
      <w:divBdr>
        <w:top w:val="none" w:sz="0" w:space="0" w:color="auto"/>
        <w:left w:val="none" w:sz="0" w:space="0" w:color="auto"/>
        <w:bottom w:val="none" w:sz="0" w:space="0" w:color="auto"/>
        <w:right w:val="none" w:sz="0" w:space="0" w:color="auto"/>
      </w:divBdr>
    </w:div>
    <w:div w:id="1440293029">
      <w:marLeft w:val="0"/>
      <w:marRight w:val="0"/>
      <w:marTop w:val="0"/>
      <w:marBottom w:val="0"/>
      <w:divBdr>
        <w:top w:val="none" w:sz="0" w:space="0" w:color="auto"/>
        <w:left w:val="none" w:sz="0" w:space="0" w:color="auto"/>
        <w:bottom w:val="none" w:sz="0" w:space="0" w:color="auto"/>
        <w:right w:val="none" w:sz="0" w:space="0" w:color="auto"/>
      </w:divBdr>
    </w:div>
    <w:div w:id="1440416071">
      <w:marLeft w:val="0"/>
      <w:marRight w:val="0"/>
      <w:marTop w:val="0"/>
      <w:marBottom w:val="0"/>
      <w:divBdr>
        <w:top w:val="none" w:sz="0" w:space="0" w:color="auto"/>
        <w:left w:val="none" w:sz="0" w:space="0" w:color="auto"/>
        <w:bottom w:val="none" w:sz="0" w:space="0" w:color="auto"/>
        <w:right w:val="none" w:sz="0" w:space="0" w:color="auto"/>
      </w:divBdr>
    </w:div>
    <w:div w:id="1440491872">
      <w:marLeft w:val="0"/>
      <w:marRight w:val="0"/>
      <w:marTop w:val="0"/>
      <w:marBottom w:val="0"/>
      <w:divBdr>
        <w:top w:val="none" w:sz="0" w:space="0" w:color="auto"/>
        <w:left w:val="none" w:sz="0" w:space="0" w:color="auto"/>
        <w:bottom w:val="none" w:sz="0" w:space="0" w:color="auto"/>
        <w:right w:val="none" w:sz="0" w:space="0" w:color="auto"/>
      </w:divBdr>
    </w:div>
    <w:div w:id="1440636410">
      <w:marLeft w:val="0"/>
      <w:marRight w:val="0"/>
      <w:marTop w:val="0"/>
      <w:marBottom w:val="0"/>
      <w:divBdr>
        <w:top w:val="none" w:sz="0" w:space="0" w:color="auto"/>
        <w:left w:val="none" w:sz="0" w:space="0" w:color="auto"/>
        <w:bottom w:val="none" w:sz="0" w:space="0" w:color="auto"/>
        <w:right w:val="none" w:sz="0" w:space="0" w:color="auto"/>
      </w:divBdr>
    </w:div>
    <w:div w:id="1440680020">
      <w:marLeft w:val="0"/>
      <w:marRight w:val="0"/>
      <w:marTop w:val="0"/>
      <w:marBottom w:val="0"/>
      <w:divBdr>
        <w:top w:val="none" w:sz="0" w:space="0" w:color="auto"/>
        <w:left w:val="none" w:sz="0" w:space="0" w:color="auto"/>
        <w:bottom w:val="none" w:sz="0" w:space="0" w:color="auto"/>
        <w:right w:val="none" w:sz="0" w:space="0" w:color="auto"/>
      </w:divBdr>
    </w:div>
    <w:div w:id="1440829377">
      <w:marLeft w:val="0"/>
      <w:marRight w:val="0"/>
      <w:marTop w:val="0"/>
      <w:marBottom w:val="0"/>
      <w:divBdr>
        <w:top w:val="none" w:sz="0" w:space="0" w:color="auto"/>
        <w:left w:val="none" w:sz="0" w:space="0" w:color="auto"/>
        <w:bottom w:val="none" w:sz="0" w:space="0" w:color="auto"/>
        <w:right w:val="none" w:sz="0" w:space="0" w:color="auto"/>
      </w:divBdr>
    </w:div>
    <w:div w:id="1440829877">
      <w:marLeft w:val="0"/>
      <w:marRight w:val="0"/>
      <w:marTop w:val="0"/>
      <w:marBottom w:val="0"/>
      <w:divBdr>
        <w:top w:val="none" w:sz="0" w:space="0" w:color="auto"/>
        <w:left w:val="none" w:sz="0" w:space="0" w:color="auto"/>
        <w:bottom w:val="none" w:sz="0" w:space="0" w:color="auto"/>
        <w:right w:val="none" w:sz="0" w:space="0" w:color="auto"/>
      </w:divBdr>
    </w:div>
    <w:div w:id="1440831800">
      <w:marLeft w:val="0"/>
      <w:marRight w:val="0"/>
      <w:marTop w:val="0"/>
      <w:marBottom w:val="0"/>
      <w:divBdr>
        <w:top w:val="none" w:sz="0" w:space="0" w:color="auto"/>
        <w:left w:val="none" w:sz="0" w:space="0" w:color="auto"/>
        <w:bottom w:val="none" w:sz="0" w:space="0" w:color="auto"/>
        <w:right w:val="none" w:sz="0" w:space="0" w:color="auto"/>
      </w:divBdr>
    </w:div>
    <w:div w:id="1440880516">
      <w:marLeft w:val="0"/>
      <w:marRight w:val="0"/>
      <w:marTop w:val="0"/>
      <w:marBottom w:val="0"/>
      <w:divBdr>
        <w:top w:val="none" w:sz="0" w:space="0" w:color="auto"/>
        <w:left w:val="none" w:sz="0" w:space="0" w:color="auto"/>
        <w:bottom w:val="none" w:sz="0" w:space="0" w:color="auto"/>
        <w:right w:val="none" w:sz="0" w:space="0" w:color="auto"/>
      </w:divBdr>
    </w:div>
    <w:div w:id="1441029369">
      <w:marLeft w:val="0"/>
      <w:marRight w:val="0"/>
      <w:marTop w:val="0"/>
      <w:marBottom w:val="0"/>
      <w:divBdr>
        <w:top w:val="none" w:sz="0" w:space="0" w:color="auto"/>
        <w:left w:val="none" w:sz="0" w:space="0" w:color="auto"/>
        <w:bottom w:val="none" w:sz="0" w:space="0" w:color="auto"/>
        <w:right w:val="none" w:sz="0" w:space="0" w:color="auto"/>
      </w:divBdr>
    </w:div>
    <w:div w:id="1441101756">
      <w:marLeft w:val="0"/>
      <w:marRight w:val="0"/>
      <w:marTop w:val="0"/>
      <w:marBottom w:val="0"/>
      <w:divBdr>
        <w:top w:val="none" w:sz="0" w:space="0" w:color="auto"/>
        <w:left w:val="none" w:sz="0" w:space="0" w:color="auto"/>
        <w:bottom w:val="none" w:sz="0" w:space="0" w:color="auto"/>
        <w:right w:val="none" w:sz="0" w:space="0" w:color="auto"/>
      </w:divBdr>
    </w:div>
    <w:div w:id="1441140335">
      <w:marLeft w:val="0"/>
      <w:marRight w:val="0"/>
      <w:marTop w:val="0"/>
      <w:marBottom w:val="0"/>
      <w:divBdr>
        <w:top w:val="none" w:sz="0" w:space="0" w:color="auto"/>
        <w:left w:val="none" w:sz="0" w:space="0" w:color="auto"/>
        <w:bottom w:val="none" w:sz="0" w:space="0" w:color="auto"/>
        <w:right w:val="none" w:sz="0" w:space="0" w:color="auto"/>
      </w:divBdr>
    </w:div>
    <w:div w:id="1441143672">
      <w:marLeft w:val="0"/>
      <w:marRight w:val="0"/>
      <w:marTop w:val="0"/>
      <w:marBottom w:val="0"/>
      <w:divBdr>
        <w:top w:val="none" w:sz="0" w:space="0" w:color="auto"/>
        <w:left w:val="none" w:sz="0" w:space="0" w:color="auto"/>
        <w:bottom w:val="none" w:sz="0" w:space="0" w:color="auto"/>
        <w:right w:val="none" w:sz="0" w:space="0" w:color="auto"/>
      </w:divBdr>
    </w:div>
    <w:div w:id="1441223212">
      <w:marLeft w:val="0"/>
      <w:marRight w:val="0"/>
      <w:marTop w:val="0"/>
      <w:marBottom w:val="0"/>
      <w:divBdr>
        <w:top w:val="none" w:sz="0" w:space="0" w:color="auto"/>
        <w:left w:val="none" w:sz="0" w:space="0" w:color="auto"/>
        <w:bottom w:val="none" w:sz="0" w:space="0" w:color="auto"/>
        <w:right w:val="none" w:sz="0" w:space="0" w:color="auto"/>
      </w:divBdr>
    </w:div>
    <w:div w:id="1441296397">
      <w:marLeft w:val="0"/>
      <w:marRight w:val="0"/>
      <w:marTop w:val="0"/>
      <w:marBottom w:val="0"/>
      <w:divBdr>
        <w:top w:val="none" w:sz="0" w:space="0" w:color="auto"/>
        <w:left w:val="none" w:sz="0" w:space="0" w:color="auto"/>
        <w:bottom w:val="none" w:sz="0" w:space="0" w:color="auto"/>
        <w:right w:val="none" w:sz="0" w:space="0" w:color="auto"/>
      </w:divBdr>
    </w:div>
    <w:div w:id="1441411163">
      <w:marLeft w:val="0"/>
      <w:marRight w:val="0"/>
      <w:marTop w:val="0"/>
      <w:marBottom w:val="0"/>
      <w:divBdr>
        <w:top w:val="none" w:sz="0" w:space="0" w:color="auto"/>
        <w:left w:val="none" w:sz="0" w:space="0" w:color="auto"/>
        <w:bottom w:val="none" w:sz="0" w:space="0" w:color="auto"/>
        <w:right w:val="none" w:sz="0" w:space="0" w:color="auto"/>
      </w:divBdr>
    </w:div>
    <w:div w:id="1441489769">
      <w:marLeft w:val="0"/>
      <w:marRight w:val="0"/>
      <w:marTop w:val="0"/>
      <w:marBottom w:val="0"/>
      <w:divBdr>
        <w:top w:val="none" w:sz="0" w:space="0" w:color="auto"/>
        <w:left w:val="none" w:sz="0" w:space="0" w:color="auto"/>
        <w:bottom w:val="none" w:sz="0" w:space="0" w:color="auto"/>
        <w:right w:val="none" w:sz="0" w:space="0" w:color="auto"/>
      </w:divBdr>
    </w:div>
    <w:div w:id="1441530969">
      <w:marLeft w:val="0"/>
      <w:marRight w:val="0"/>
      <w:marTop w:val="0"/>
      <w:marBottom w:val="0"/>
      <w:divBdr>
        <w:top w:val="none" w:sz="0" w:space="0" w:color="auto"/>
        <w:left w:val="none" w:sz="0" w:space="0" w:color="auto"/>
        <w:bottom w:val="none" w:sz="0" w:space="0" w:color="auto"/>
        <w:right w:val="none" w:sz="0" w:space="0" w:color="auto"/>
      </w:divBdr>
    </w:div>
    <w:div w:id="1441535261">
      <w:marLeft w:val="0"/>
      <w:marRight w:val="0"/>
      <w:marTop w:val="0"/>
      <w:marBottom w:val="0"/>
      <w:divBdr>
        <w:top w:val="none" w:sz="0" w:space="0" w:color="auto"/>
        <w:left w:val="none" w:sz="0" w:space="0" w:color="auto"/>
        <w:bottom w:val="none" w:sz="0" w:space="0" w:color="auto"/>
        <w:right w:val="none" w:sz="0" w:space="0" w:color="auto"/>
      </w:divBdr>
    </w:div>
    <w:div w:id="1441604714">
      <w:marLeft w:val="0"/>
      <w:marRight w:val="0"/>
      <w:marTop w:val="0"/>
      <w:marBottom w:val="0"/>
      <w:divBdr>
        <w:top w:val="none" w:sz="0" w:space="0" w:color="auto"/>
        <w:left w:val="none" w:sz="0" w:space="0" w:color="auto"/>
        <w:bottom w:val="none" w:sz="0" w:space="0" w:color="auto"/>
        <w:right w:val="none" w:sz="0" w:space="0" w:color="auto"/>
      </w:divBdr>
    </w:div>
    <w:div w:id="1441609340">
      <w:marLeft w:val="0"/>
      <w:marRight w:val="0"/>
      <w:marTop w:val="0"/>
      <w:marBottom w:val="0"/>
      <w:divBdr>
        <w:top w:val="none" w:sz="0" w:space="0" w:color="auto"/>
        <w:left w:val="none" w:sz="0" w:space="0" w:color="auto"/>
        <w:bottom w:val="none" w:sz="0" w:space="0" w:color="auto"/>
        <w:right w:val="none" w:sz="0" w:space="0" w:color="auto"/>
      </w:divBdr>
    </w:div>
    <w:div w:id="1441682169">
      <w:marLeft w:val="0"/>
      <w:marRight w:val="0"/>
      <w:marTop w:val="0"/>
      <w:marBottom w:val="0"/>
      <w:divBdr>
        <w:top w:val="none" w:sz="0" w:space="0" w:color="auto"/>
        <w:left w:val="none" w:sz="0" w:space="0" w:color="auto"/>
        <w:bottom w:val="none" w:sz="0" w:space="0" w:color="auto"/>
        <w:right w:val="none" w:sz="0" w:space="0" w:color="auto"/>
      </w:divBdr>
    </w:div>
    <w:div w:id="1441726667">
      <w:marLeft w:val="0"/>
      <w:marRight w:val="0"/>
      <w:marTop w:val="0"/>
      <w:marBottom w:val="0"/>
      <w:divBdr>
        <w:top w:val="none" w:sz="0" w:space="0" w:color="auto"/>
        <w:left w:val="none" w:sz="0" w:space="0" w:color="auto"/>
        <w:bottom w:val="none" w:sz="0" w:space="0" w:color="auto"/>
        <w:right w:val="none" w:sz="0" w:space="0" w:color="auto"/>
      </w:divBdr>
    </w:div>
    <w:div w:id="1441758386">
      <w:marLeft w:val="0"/>
      <w:marRight w:val="0"/>
      <w:marTop w:val="0"/>
      <w:marBottom w:val="0"/>
      <w:divBdr>
        <w:top w:val="none" w:sz="0" w:space="0" w:color="auto"/>
        <w:left w:val="none" w:sz="0" w:space="0" w:color="auto"/>
        <w:bottom w:val="none" w:sz="0" w:space="0" w:color="auto"/>
        <w:right w:val="none" w:sz="0" w:space="0" w:color="auto"/>
      </w:divBdr>
    </w:div>
    <w:div w:id="1441871468">
      <w:marLeft w:val="0"/>
      <w:marRight w:val="0"/>
      <w:marTop w:val="0"/>
      <w:marBottom w:val="0"/>
      <w:divBdr>
        <w:top w:val="none" w:sz="0" w:space="0" w:color="auto"/>
        <w:left w:val="none" w:sz="0" w:space="0" w:color="auto"/>
        <w:bottom w:val="none" w:sz="0" w:space="0" w:color="auto"/>
        <w:right w:val="none" w:sz="0" w:space="0" w:color="auto"/>
      </w:divBdr>
    </w:div>
    <w:div w:id="1441952927">
      <w:marLeft w:val="0"/>
      <w:marRight w:val="0"/>
      <w:marTop w:val="0"/>
      <w:marBottom w:val="0"/>
      <w:divBdr>
        <w:top w:val="none" w:sz="0" w:space="0" w:color="auto"/>
        <w:left w:val="none" w:sz="0" w:space="0" w:color="auto"/>
        <w:bottom w:val="none" w:sz="0" w:space="0" w:color="auto"/>
        <w:right w:val="none" w:sz="0" w:space="0" w:color="auto"/>
      </w:divBdr>
    </w:div>
    <w:div w:id="1441988704">
      <w:marLeft w:val="0"/>
      <w:marRight w:val="0"/>
      <w:marTop w:val="0"/>
      <w:marBottom w:val="0"/>
      <w:divBdr>
        <w:top w:val="none" w:sz="0" w:space="0" w:color="auto"/>
        <w:left w:val="none" w:sz="0" w:space="0" w:color="auto"/>
        <w:bottom w:val="none" w:sz="0" w:space="0" w:color="auto"/>
        <w:right w:val="none" w:sz="0" w:space="0" w:color="auto"/>
      </w:divBdr>
    </w:div>
    <w:div w:id="1441989931">
      <w:marLeft w:val="0"/>
      <w:marRight w:val="0"/>
      <w:marTop w:val="0"/>
      <w:marBottom w:val="0"/>
      <w:divBdr>
        <w:top w:val="none" w:sz="0" w:space="0" w:color="auto"/>
        <w:left w:val="none" w:sz="0" w:space="0" w:color="auto"/>
        <w:bottom w:val="none" w:sz="0" w:space="0" w:color="auto"/>
        <w:right w:val="none" w:sz="0" w:space="0" w:color="auto"/>
      </w:divBdr>
    </w:div>
    <w:div w:id="1442068719">
      <w:marLeft w:val="0"/>
      <w:marRight w:val="0"/>
      <w:marTop w:val="0"/>
      <w:marBottom w:val="0"/>
      <w:divBdr>
        <w:top w:val="none" w:sz="0" w:space="0" w:color="auto"/>
        <w:left w:val="none" w:sz="0" w:space="0" w:color="auto"/>
        <w:bottom w:val="none" w:sz="0" w:space="0" w:color="auto"/>
        <w:right w:val="none" w:sz="0" w:space="0" w:color="auto"/>
      </w:divBdr>
    </w:div>
    <w:div w:id="1442069909">
      <w:marLeft w:val="0"/>
      <w:marRight w:val="0"/>
      <w:marTop w:val="0"/>
      <w:marBottom w:val="0"/>
      <w:divBdr>
        <w:top w:val="none" w:sz="0" w:space="0" w:color="auto"/>
        <w:left w:val="none" w:sz="0" w:space="0" w:color="auto"/>
        <w:bottom w:val="none" w:sz="0" w:space="0" w:color="auto"/>
        <w:right w:val="none" w:sz="0" w:space="0" w:color="auto"/>
      </w:divBdr>
    </w:div>
    <w:div w:id="1442216746">
      <w:marLeft w:val="0"/>
      <w:marRight w:val="0"/>
      <w:marTop w:val="0"/>
      <w:marBottom w:val="0"/>
      <w:divBdr>
        <w:top w:val="none" w:sz="0" w:space="0" w:color="auto"/>
        <w:left w:val="none" w:sz="0" w:space="0" w:color="auto"/>
        <w:bottom w:val="none" w:sz="0" w:space="0" w:color="auto"/>
        <w:right w:val="none" w:sz="0" w:space="0" w:color="auto"/>
      </w:divBdr>
    </w:div>
    <w:div w:id="1442262620">
      <w:marLeft w:val="0"/>
      <w:marRight w:val="0"/>
      <w:marTop w:val="0"/>
      <w:marBottom w:val="0"/>
      <w:divBdr>
        <w:top w:val="none" w:sz="0" w:space="0" w:color="auto"/>
        <w:left w:val="none" w:sz="0" w:space="0" w:color="auto"/>
        <w:bottom w:val="none" w:sz="0" w:space="0" w:color="auto"/>
        <w:right w:val="none" w:sz="0" w:space="0" w:color="auto"/>
      </w:divBdr>
    </w:div>
    <w:div w:id="1442342129">
      <w:marLeft w:val="0"/>
      <w:marRight w:val="0"/>
      <w:marTop w:val="0"/>
      <w:marBottom w:val="0"/>
      <w:divBdr>
        <w:top w:val="none" w:sz="0" w:space="0" w:color="auto"/>
        <w:left w:val="none" w:sz="0" w:space="0" w:color="auto"/>
        <w:bottom w:val="none" w:sz="0" w:space="0" w:color="auto"/>
        <w:right w:val="none" w:sz="0" w:space="0" w:color="auto"/>
      </w:divBdr>
    </w:div>
    <w:div w:id="1442410241">
      <w:marLeft w:val="0"/>
      <w:marRight w:val="0"/>
      <w:marTop w:val="0"/>
      <w:marBottom w:val="0"/>
      <w:divBdr>
        <w:top w:val="none" w:sz="0" w:space="0" w:color="auto"/>
        <w:left w:val="none" w:sz="0" w:space="0" w:color="auto"/>
        <w:bottom w:val="none" w:sz="0" w:space="0" w:color="auto"/>
        <w:right w:val="none" w:sz="0" w:space="0" w:color="auto"/>
      </w:divBdr>
    </w:div>
    <w:div w:id="1442535438">
      <w:marLeft w:val="0"/>
      <w:marRight w:val="0"/>
      <w:marTop w:val="0"/>
      <w:marBottom w:val="0"/>
      <w:divBdr>
        <w:top w:val="none" w:sz="0" w:space="0" w:color="auto"/>
        <w:left w:val="none" w:sz="0" w:space="0" w:color="auto"/>
        <w:bottom w:val="none" w:sz="0" w:space="0" w:color="auto"/>
        <w:right w:val="none" w:sz="0" w:space="0" w:color="auto"/>
      </w:divBdr>
    </w:div>
    <w:div w:id="1442645956">
      <w:marLeft w:val="0"/>
      <w:marRight w:val="0"/>
      <w:marTop w:val="0"/>
      <w:marBottom w:val="0"/>
      <w:divBdr>
        <w:top w:val="none" w:sz="0" w:space="0" w:color="auto"/>
        <w:left w:val="none" w:sz="0" w:space="0" w:color="auto"/>
        <w:bottom w:val="none" w:sz="0" w:space="0" w:color="auto"/>
        <w:right w:val="none" w:sz="0" w:space="0" w:color="auto"/>
      </w:divBdr>
    </w:div>
    <w:div w:id="1442652094">
      <w:marLeft w:val="0"/>
      <w:marRight w:val="0"/>
      <w:marTop w:val="0"/>
      <w:marBottom w:val="0"/>
      <w:divBdr>
        <w:top w:val="none" w:sz="0" w:space="0" w:color="auto"/>
        <w:left w:val="none" w:sz="0" w:space="0" w:color="auto"/>
        <w:bottom w:val="none" w:sz="0" w:space="0" w:color="auto"/>
        <w:right w:val="none" w:sz="0" w:space="0" w:color="auto"/>
      </w:divBdr>
    </w:div>
    <w:div w:id="1442652761">
      <w:marLeft w:val="0"/>
      <w:marRight w:val="0"/>
      <w:marTop w:val="0"/>
      <w:marBottom w:val="0"/>
      <w:divBdr>
        <w:top w:val="none" w:sz="0" w:space="0" w:color="auto"/>
        <w:left w:val="none" w:sz="0" w:space="0" w:color="auto"/>
        <w:bottom w:val="none" w:sz="0" w:space="0" w:color="auto"/>
        <w:right w:val="none" w:sz="0" w:space="0" w:color="auto"/>
      </w:divBdr>
    </w:div>
    <w:div w:id="1442803965">
      <w:marLeft w:val="0"/>
      <w:marRight w:val="0"/>
      <w:marTop w:val="0"/>
      <w:marBottom w:val="0"/>
      <w:divBdr>
        <w:top w:val="none" w:sz="0" w:space="0" w:color="auto"/>
        <w:left w:val="none" w:sz="0" w:space="0" w:color="auto"/>
        <w:bottom w:val="none" w:sz="0" w:space="0" w:color="auto"/>
        <w:right w:val="none" w:sz="0" w:space="0" w:color="auto"/>
      </w:divBdr>
    </w:div>
    <w:div w:id="1442842076">
      <w:marLeft w:val="0"/>
      <w:marRight w:val="0"/>
      <w:marTop w:val="0"/>
      <w:marBottom w:val="0"/>
      <w:divBdr>
        <w:top w:val="none" w:sz="0" w:space="0" w:color="auto"/>
        <w:left w:val="none" w:sz="0" w:space="0" w:color="auto"/>
        <w:bottom w:val="none" w:sz="0" w:space="0" w:color="auto"/>
        <w:right w:val="none" w:sz="0" w:space="0" w:color="auto"/>
      </w:divBdr>
    </w:div>
    <w:div w:id="1442843922">
      <w:marLeft w:val="0"/>
      <w:marRight w:val="0"/>
      <w:marTop w:val="0"/>
      <w:marBottom w:val="0"/>
      <w:divBdr>
        <w:top w:val="none" w:sz="0" w:space="0" w:color="auto"/>
        <w:left w:val="none" w:sz="0" w:space="0" w:color="auto"/>
        <w:bottom w:val="none" w:sz="0" w:space="0" w:color="auto"/>
        <w:right w:val="none" w:sz="0" w:space="0" w:color="auto"/>
      </w:divBdr>
    </w:div>
    <w:div w:id="1442919485">
      <w:marLeft w:val="0"/>
      <w:marRight w:val="0"/>
      <w:marTop w:val="0"/>
      <w:marBottom w:val="0"/>
      <w:divBdr>
        <w:top w:val="none" w:sz="0" w:space="0" w:color="auto"/>
        <w:left w:val="none" w:sz="0" w:space="0" w:color="auto"/>
        <w:bottom w:val="none" w:sz="0" w:space="0" w:color="auto"/>
        <w:right w:val="none" w:sz="0" w:space="0" w:color="auto"/>
      </w:divBdr>
    </w:div>
    <w:div w:id="1442997371">
      <w:marLeft w:val="0"/>
      <w:marRight w:val="0"/>
      <w:marTop w:val="0"/>
      <w:marBottom w:val="0"/>
      <w:divBdr>
        <w:top w:val="none" w:sz="0" w:space="0" w:color="auto"/>
        <w:left w:val="none" w:sz="0" w:space="0" w:color="auto"/>
        <w:bottom w:val="none" w:sz="0" w:space="0" w:color="auto"/>
        <w:right w:val="none" w:sz="0" w:space="0" w:color="auto"/>
      </w:divBdr>
    </w:div>
    <w:div w:id="1443065243">
      <w:marLeft w:val="0"/>
      <w:marRight w:val="0"/>
      <w:marTop w:val="0"/>
      <w:marBottom w:val="0"/>
      <w:divBdr>
        <w:top w:val="none" w:sz="0" w:space="0" w:color="auto"/>
        <w:left w:val="none" w:sz="0" w:space="0" w:color="auto"/>
        <w:bottom w:val="none" w:sz="0" w:space="0" w:color="auto"/>
        <w:right w:val="none" w:sz="0" w:space="0" w:color="auto"/>
      </w:divBdr>
    </w:div>
    <w:div w:id="1443111777">
      <w:marLeft w:val="0"/>
      <w:marRight w:val="0"/>
      <w:marTop w:val="0"/>
      <w:marBottom w:val="0"/>
      <w:divBdr>
        <w:top w:val="none" w:sz="0" w:space="0" w:color="auto"/>
        <w:left w:val="none" w:sz="0" w:space="0" w:color="auto"/>
        <w:bottom w:val="none" w:sz="0" w:space="0" w:color="auto"/>
        <w:right w:val="none" w:sz="0" w:space="0" w:color="auto"/>
      </w:divBdr>
    </w:div>
    <w:div w:id="1443112178">
      <w:marLeft w:val="0"/>
      <w:marRight w:val="0"/>
      <w:marTop w:val="0"/>
      <w:marBottom w:val="0"/>
      <w:divBdr>
        <w:top w:val="none" w:sz="0" w:space="0" w:color="auto"/>
        <w:left w:val="none" w:sz="0" w:space="0" w:color="auto"/>
        <w:bottom w:val="none" w:sz="0" w:space="0" w:color="auto"/>
        <w:right w:val="none" w:sz="0" w:space="0" w:color="auto"/>
      </w:divBdr>
    </w:div>
    <w:div w:id="1443182975">
      <w:marLeft w:val="0"/>
      <w:marRight w:val="0"/>
      <w:marTop w:val="0"/>
      <w:marBottom w:val="0"/>
      <w:divBdr>
        <w:top w:val="none" w:sz="0" w:space="0" w:color="auto"/>
        <w:left w:val="none" w:sz="0" w:space="0" w:color="auto"/>
        <w:bottom w:val="none" w:sz="0" w:space="0" w:color="auto"/>
        <w:right w:val="none" w:sz="0" w:space="0" w:color="auto"/>
      </w:divBdr>
    </w:div>
    <w:div w:id="1443259995">
      <w:marLeft w:val="0"/>
      <w:marRight w:val="0"/>
      <w:marTop w:val="0"/>
      <w:marBottom w:val="0"/>
      <w:divBdr>
        <w:top w:val="none" w:sz="0" w:space="0" w:color="auto"/>
        <w:left w:val="none" w:sz="0" w:space="0" w:color="auto"/>
        <w:bottom w:val="none" w:sz="0" w:space="0" w:color="auto"/>
        <w:right w:val="none" w:sz="0" w:space="0" w:color="auto"/>
      </w:divBdr>
    </w:div>
    <w:div w:id="1443377288">
      <w:marLeft w:val="0"/>
      <w:marRight w:val="0"/>
      <w:marTop w:val="0"/>
      <w:marBottom w:val="0"/>
      <w:divBdr>
        <w:top w:val="none" w:sz="0" w:space="0" w:color="auto"/>
        <w:left w:val="none" w:sz="0" w:space="0" w:color="auto"/>
        <w:bottom w:val="none" w:sz="0" w:space="0" w:color="auto"/>
        <w:right w:val="none" w:sz="0" w:space="0" w:color="auto"/>
      </w:divBdr>
    </w:div>
    <w:div w:id="1443497376">
      <w:marLeft w:val="0"/>
      <w:marRight w:val="0"/>
      <w:marTop w:val="0"/>
      <w:marBottom w:val="0"/>
      <w:divBdr>
        <w:top w:val="none" w:sz="0" w:space="0" w:color="auto"/>
        <w:left w:val="none" w:sz="0" w:space="0" w:color="auto"/>
        <w:bottom w:val="none" w:sz="0" w:space="0" w:color="auto"/>
        <w:right w:val="none" w:sz="0" w:space="0" w:color="auto"/>
      </w:divBdr>
    </w:div>
    <w:div w:id="1443643902">
      <w:marLeft w:val="0"/>
      <w:marRight w:val="0"/>
      <w:marTop w:val="0"/>
      <w:marBottom w:val="0"/>
      <w:divBdr>
        <w:top w:val="none" w:sz="0" w:space="0" w:color="auto"/>
        <w:left w:val="none" w:sz="0" w:space="0" w:color="auto"/>
        <w:bottom w:val="none" w:sz="0" w:space="0" w:color="auto"/>
        <w:right w:val="none" w:sz="0" w:space="0" w:color="auto"/>
      </w:divBdr>
    </w:div>
    <w:div w:id="1443720011">
      <w:marLeft w:val="0"/>
      <w:marRight w:val="0"/>
      <w:marTop w:val="0"/>
      <w:marBottom w:val="0"/>
      <w:divBdr>
        <w:top w:val="none" w:sz="0" w:space="0" w:color="auto"/>
        <w:left w:val="none" w:sz="0" w:space="0" w:color="auto"/>
        <w:bottom w:val="none" w:sz="0" w:space="0" w:color="auto"/>
        <w:right w:val="none" w:sz="0" w:space="0" w:color="auto"/>
      </w:divBdr>
    </w:div>
    <w:div w:id="1443766225">
      <w:marLeft w:val="0"/>
      <w:marRight w:val="0"/>
      <w:marTop w:val="0"/>
      <w:marBottom w:val="0"/>
      <w:divBdr>
        <w:top w:val="none" w:sz="0" w:space="0" w:color="auto"/>
        <w:left w:val="none" w:sz="0" w:space="0" w:color="auto"/>
        <w:bottom w:val="none" w:sz="0" w:space="0" w:color="auto"/>
        <w:right w:val="none" w:sz="0" w:space="0" w:color="auto"/>
      </w:divBdr>
    </w:div>
    <w:div w:id="1443767168">
      <w:marLeft w:val="0"/>
      <w:marRight w:val="0"/>
      <w:marTop w:val="0"/>
      <w:marBottom w:val="0"/>
      <w:divBdr>
        <w:top w:val="none" w:sz="0" w:space="0" w:color="auto"/>
        <w:left w:val="none" w:sz="0" w:space="0" w:color="auto"/>
        <w:bottom w:val="none" w:sz="0" w:space="0" w:color="auto"/>
        <w:right w:val="none" w:sz="0" w:space="0" w:color="auto"/>
      </w:divBdr>
    </w:div>
    <w:div w:id="1443841913">
      <w:marLeft w:val="0"/>
      <w:marRight w:val="0"/>
      <w:marTop w:val="0"/>
      <w:marBottom w:val="0"/>
      <w:divBdr>
        <w:top w:val="none" w:sz="0" w:space="0" w:color="auto"/>
        <w:left w:val="none" w:sz="0" w:space="0" w:color="auto"/>
        <w:bottom w:val="none" w:sz="0" w:space="0" w:color="auto"/>
        <w:right w:val="none" w:sz="0" w:space="0" w:color="auto"/>
      </w:divBdr>
    </w:div>
    <w:div w:id="1443919910">
      <w:marLeft w:val="0"/>
      <w:marRight w:val="0"/>
      <w:marTop w:val="0"/>
      <w:marBottom w:val="0"/>
      <w:divBdr>
        <w:top w:val="none" w:sz="0" w:space="0" w:color="auto"/>
        <w:left w:val="none" w:sz="0" w:space="0" w:color="auto"/>
        <w:bottom w:val="none" w:sz="0" w:space="0" w:color="auto"/>
        <w:right w:val="none" w:sz="0" w:space="0" w:color="auto"/>
      </w:divBdr>
    </w:div>
    <w:div w:id="1443921265">
      <w:bodyDiv w:val="1"/>
      <w:marLeft w:val="0"/>
      <w:marRight w:val="0"/>
      <w:marTop w:val="0"/>
      <w:marBottom w:val="0"/>
      <w:divBdr>
        <w:top w:val="none" w:sz="0" w:space="0" w:color="auto"/>
        <w:left w:val="none" w:sz="0" w:space="0" w:color="auto"/>
        <w:bottom w:val="none" w:sz="0" w:space="0" w:color="auto"/>
        <w:right w:val="none" w:sz="0" w:space="0" w:color="auto"/>
      </w:divBdr>
    </w:div>
    <w:div w:id="1443955949">
      <w:marLeft w:val="0"/>
      <w:marRight w:val="0"/>
      <w:marTop w:val="0"/>
      <w:marBottom w:val="0"/>
      <w:divBdr>
        <w:top w:val="none" w:sz="0" w:space="0" w:color="auto"/>
        <w:left w:val="none" w:sz="0" w:space="0" w:color="auto"/>
        <w:bottom w:val="none" w:sz="0" w:space="0" w:color="auto"/>
        <w:right w:val="none" w:sz="0" w:space="0" w:color="auto"/>
      </w:divBdr>
    </w:div>
    <w:div w:id="1443960168">
      <w:marLeft w:val="0"/>
      <w:marRight w:val="0"/>
      <w:marTop w:val="0"/>
      <w:marBottom w:val="0"/>
      <w:divBdr>
        <w:top w:val="none" w:sz="0" w:space="0" w:color="auto"/>
        <w:left w:val="none" w:sz="0" w:space="0" w:color="auto"/>
        <w:bottom w:val="none" w:sz="0" w:space="0" w:color="auto"/>
        <w:right w:val="none" w:sz="0" w:space="0" w:color="auto"/>
      </w:divBdr>
    </w:div>
    <w:div w:id="1444106010">
      <w:marLeft w:val="0"/>
      <w:marRight w:val="0"/>
      <w:marTop w:val="0"/>
      <w:marBottom w:val="0"/>
      <w:divBdr>
        <w:top w:val="none" w:sz="0" w:space="0" w:color="auto"/>
        <w:left w:val="none" w:sz="0" w:space="0" w:color="auto"/>
        <w:bottom w:val="none" w:sz="0" w:space="0" w:color="auto"/>
        <w:right w:val="none" w:sz="0" w:space="0" w:color="auto"/>
      </w:divBdr>
    </w:div>
    <w:div w:id="1444111412">
      <w:marLeft w:val="0"/>
      <w:marRight w:val="0"/>
      <w:marTop w:val="0"/>
      <w:marBottom w:val="0"/>
      <w:divBdr>
        <w:top w:val="none" w:sz="0" w:space="0" w:color="auto"/>
        <w:left w:val="none" w:sz="0" w:space="0" w:color="auto"/>
        <w:bottom w:val="none" w:sz="0" w:space="0" w:color="auto"/>
        <w:right w:val="none" w:sz="0" w:space="0" w:color="auto"/>
      </w:divBdr>
    </w:div>
    <w:div w:id="1444152260">
      <w:marLeft w:val="0"/>
      <w:marRight w:val="0"/>
      <w:marTop w:val="0"/>
      <w:marBottom w:val="0"/>
      <w:divBdr>
        <w:top w:val="none" w:sz="0" w:space="0" w:color="auto"/>
        <w:left w:val="none" w:sz="0" w:space="0" w:color="auto"/>
        <w:bottom w:val="none" w:sz="0" w:space="0" w:color="auto"/>
        <w:right w:val="none" w:sz="0" w:space="0" w:color="auto"/>
      </w:divBdr>
    </w:div>
    <w:div w:id="1444223439">
      <w:marLeft w:val="0"/>
      <w:marRight w:val="0"/>
      <w:marTop w:val="0"/>
      <w:marBottom w:val="0"/>
      <w:divBdr>
        <w:top w:val="none" w:sz="0" w:space="0" w:color="auto"/>
        <w:left w:val="none" w:sz="0" w:space="0" w:color="auto"/>
        <w:bottom w:val="none" w:sz="0" w:space="0" w:color="auto"/>
        <w:right w:val="none" w:sz="0" w:space="0" w:color="auto"/>
      </w:divBdr>
    </w:div>
    <w:div w:id="1444298846">
      <w:marLeft w:val="0"/>
      <w:marRight w:val="0"/>
      <w:marTop w:val="0"/>
      <w:marBottom w:val="0"/>
      <w:divBdr>
        <w:top w:val="none" w:sz="0" w:space="0" w:color="auto"/>
        <w:left w:val="none" w:sz="0" w:space="0" w:color="auto"/>
        <w:bottom w:val="none" w:sz="0" w:space="0" w:color="auto"/>
        <w:right w:val="none" w:sz="0" w:space="0" w:color="auto"/>
      </w:divBdr>
    </w:div>
    <w:div w:id="1444300067">
      <w:marLeft w:val="0"/>
      <w:marRight w:val="0"/>
      <w:marTop w:val="0"/>
      <w:marBottom w:val="0"/>
      <w:divBdr>
        <w:top w:val="none" w:sz="0" w:space="0" w:color="auto"/>
        <w:left w:val="none" w:sz="0" w:space="0" w:color="auto"/>
        <w:bottom w:val="none" w:sz="0" w:space="0" w:color="auto"/>
        <w:right w:val="none" w:sz="0" w:space="0" w:color="auto"/>
      </w:divBdr>
    </w:div>
    <w:div w:id="1444617268">
      <w:marLeft w:val="0"/>
      <w:marRight w:val="0"/>
      <w:marTop w:val="0"/>
      <w:marBottom w:val="0"/>
      <w:divBdr>
        <w:top w:val="none" w:sz="0" w:space="0" w:color="auto"/>
        <w:left w:val="none" w:sz="0" w:space="0" w:color="auto"/>
        <w:bottom w:val="none" w:sz="0" w:space="0" w:color="auto"/>
        <w:right w:val="none" w:sz="0" w:space="0" w:color="auto"/>
      </w:divBdr>
    </w:div>
    <w:div w:id="1444686976">
      <w:marLeft w:val="0"/>
      <w:marRight w:val="0"/>
      <w:marTop w:val="0"/>
      <w:marBottom w:val="0"/>
      <w:divBdr>
        <w:top w:val="none" w:sz="0" w:space="0" w:color="auto"/>
        <w:left w:val="none" w:sz="0" w:space="0" w:color="auto"/>
        <w:bottom w:val="none" w:sz="0" w:space="0" w:color="auto"/>
        <w:right w:val="none" w:sz="0" w:space="0" w:color="auto"/>
      </w:divBdr>
    </w:div>
    <w:div w:id="1444688704">
      <w:marLeft w:val="0"/>
      <w:marRight w:val="0"/>
      <w:marTop w:val="0"/>
      <w:marBottom w:val="0"/>
      <w:divBdr>
        <w:top w:val="none" w:sz="0" w:space="0" w:color="auto"/>
        <w:left w:val="none" w:sz="0" w:space="0" w:color="auto"/>
        <w:bottom w:val="none" w:sz="0" w:space="0" w:color="auto"/>
        <w:right w:val="none" w:sz="0" w:space="0" w:color="auto"/>
      </w:divBdr>
    </w:div>
    <w:div w:id="1444766898">
      <w:marLeft w:val="480"/>
      <w:marRight w:val="0"/>
      <w:marTop w:val="0"/>
      <w:marBottom w:val="0"/>
      <w:divBdr>
        <w:top w:val="none" w:sz="0" w:space="0" w:color="auto"/>
        <w:left w:val="none" w:sz="0" w:space="0" w:color="auto"/>
        <w:bottom w:val="none" w:sz="0" w:space="0" w:color="auto"/>
        <w:right w:val="none" w:sz="0" w:space="0" w:color="auto"/>
      </w:divBdr>
    </w:div>
    <w:div w:id="1444884628">
      <w:marLeft w:val="0"/>
      <w:marRight w:val="0"/>
      <w:marTop w:val="0"/>
      <w:marBottom w:val="0"/>
      <w:divBdr>
        <w:top w:val="none" w:sz="0" w:space="0" w:color="auto"/>
        <w:left w:val="none" w:sz="0" w:space="0" w:color="auto"/>
        <w:bottom w:val="none" w:sz="0" w:space="0" w:color="auto"/>
        <w:right w:val="none" w:sz="0" w:space="0" w:color="auto"/>
      </w:divBdr>
    </w:div>
    <w:div w:id="1444884902">
      <w:marLeft w:val="0"/>
      <w:marRight w:val="0"/>
      <w:marTop w:val="0"/>
      <w:marBottom w:val="0"/>
      <w:divBdr>
        <w:top w:val="none" w:sz="0" w:space="0" w:color="auto"/>
        <w:left w:val="none" w:sz="0" w:space="0" w:color="auto"/>
        <w:bottom w:val="none" w:sz="0" w:space="0" w:color="auto"/>
        <w:right w:val="none" w:sz="0" w:space="0" w:color="auto"/>
      </w:divBdr>
    </w:div>
    <w:div w:id="1444886148">
      <w:marLeft w:val="0"/>
      <w:marRight w:val="0"/>
      <w:marTop w:val="0"/>
      <w:marBottom w:val="0"/>
      <w:divBdr>
        <w:top w:val="none" w:sz="0" w:space="0" w:color="auto"/>
        <w:left w:val="none" w:sz="0" w:space="0" w:color="auto"/>
        <w:bottom w:val="none" w:sz="0" w:space="0" w:color="auto"/>
        <w:right w:val="none" w:sz="0" w:space="0" w:color="auto"/>
      </w:divBdr>
    </w:div>
    <w:div w:id="1444955045">
      <w:marLeft w:val="0"/>
      <w:marRight w:val="0"/>
      <w:marTop w:val="0"/>
      <w:marBottom w:val="0"/>
      <w:divBdr>
        <w:top w:val="none" w:sz="0" w:space="0" w:color="auto"/>
        <w:left w:val="none" w:sz="0" w:space="0" w:color="auto"/>
        <w:bottom w:val="none" w:sz="0" w:space="0" w:color="auto"/>
        <w:right w:val="none" w:sz="0" w:space="0" w:color="auto"/>
      </w:divBdr>
    </w:div>
    <w:div w:id="1444961975">
      <w:marLeft w:val="0"/>
      <w:marRight w:val="0"/>
      <w:marTop w:val="0"/>
      <w:marBottom w:val="0"/>
      <w:divBdr>
        <w:top w:val="none" w:sz="0" w:space="0" w:color="auto"/>
        <w:left w:val="none" w:sz="0" w:space="0" w:color="auto"/>
        <w:bottom w:val="none" w:sz="0" w:space="0" w:color="auto"/>
        <w:right w:val="none" w:sz="0" w:space="0" w:color="auto"/>
      </w:divBdr>
    </w:div>
    <w:div w:id="1445153833">
      <w:marLeft w:val="0"/>
      <w:marRight w:val="0"/>
      <w:marTop w:val="0"/>
      <w:marBottom w:val="0"/>
      <w:divBdr>
        <w:top w:val="none" w:sz="0" w:space="0" w:color="auto"/>
        <w:left w:val="none" w:sz="0" w:space="0" w:color="auto"/>
        <w:bottom w:val="none" w:sz="0" w:space="0" w:color="auto"/>
        <w:right w:val="none" w:sz="0" w:space="0" w:color="auto"/>
      </w:divBdr>
    </w:div>
    <w:div w:id="1445223598">
      <w:marLeft w:val="0"/>
      <w:marRight w:val="0"/>
      <w:marTop w:val="0"/>
      <w:marBottom w:val="0"/>
      <w:divBdr>
        <w:top w:val="none" w:sz="0" w:space="0" w:color="auto"/>
        <w:left w:val="none" w:sz="0" w:space="0" w:color="auto"/>
        <w:bottom w:val="none" w:sz="0" w:space="0" w:color="auto"/>
        <w:right w:val="none" w:sz="0" w:space="0" w:color="auto"/>
      </w:divBdr>
    </w:div>
    <w:div w:id="1445224377">
      <w:marLeft w:val="0"/>
      <w:marRight w:val="0"/>
      <w:marTop w:val="0"/>
      <w:marBottom w:val="0"/>
      <w:divBdr>
        <w:top w:val="none" w:sz="0" w:space="0" w:color="auto"/>
        <w:left w:val="none" w:sz="0" w:space="0" w:color="auto"/>
        <w:bottom w:val="none" w:sz="0" w:space="0" w:color="auto"/>
        <w:right w:val="none" w:sz="0" w:space="0" w:color="auto"/>
      </w:divBdr>
    </w:div>
    <w:div w:id="1445231263">
      <w:marLeft w:val="0"/>
      <w:marRight w:val="0"/>
      <w:marTop w:val="0"/>
      <w:marBottom w:val="0"/>
      <w:divBdr>
        <w:top w:val="none" w:sz="0" w:space="0" w:color="auto"/>
        <w:left w:val="none" w:sz="0" w:space="0" w:color="auto"/>
        <w:bottom w:val="none" w:sz="0" w:space="0" w:color="auto"/>
        <w:right w:val="none" w:sz="0" w:space="0" w:color="auto"/>
      </w:divBdr>
    </w:div>
    <w:div w:id="1445271784">
      <w:marLeft w:val="0"/>
      <w:marRight w:val="0"/>
      <w:marTop w:val="0"/>
      <w:marBottom w:val="0"/>
      <w:divBdr>
        <w:top w:val="none" w:sz="0" w:space="0" w:color="auto"/>
        <w:left w:val="none" w:sz="0" w:space="0" w:color="auto"/>
        <w:bottom w:val="none" w:sz="0" w:space="0" w:color="auto"/>
        <w:right w:val="none" w:sz="0" w:space="0" w:color="auto"/>
      </w:divBdr>
    </w:div>
    <w:div w:id="1445272628">
      <w:marLeft w:val="0"/>
      <w:marRight w:val="0"/>
      <w:marTop w:val="0"/>
      <w:marBottom w:val="0"/>
      <w:divBdr>
        <w:top w:val="none" w:sz="0" w:space="0" w:color="auto"/>
        <w:left w:val="none" w:sz="0" w:space="0" w:color="auto"/>
        <w:bottom w:val="none" w:sz="0" w:space="0" w:color="auto"/>
        <w:right w:val="none" w:sz="0" w:space="0" w:color="auto"/>
      </w:divBdr>
    </w:div>
    <w:div w:id="1445419548">
      <w:marLeft w:val="0"/>
      <w:marRight w:val="0"/>
      <w:marTop w:val="0"/>
      <w:marBottom w:val="0"/>
      <w:divBdr>
        <w:top w:val="none" w:sz="0" w:space="0" w:color="auto"/>
        <w:left w:val="none" w:sz="0" w:space="0" w:color="auto"/>
        <w:bottom w:val="none" w:sz="0" w:space="0" w:color="auto"/>
        <w:right w:val="none" w:sz="0" w:space="0" w:color="auto"/>
      </w:divBdr>
    </w:div>
    <w:div w:id="1445424521">
      <w:marLeft w:val="0"/>
      <w:marRight w:val="0"/>
      <w:marTop w:val="0"/>
      <w:marBottom w:val="0"/>
      <w:divBdr>
        <w:top w:val="none" w:sz="0" w:space="0" w:color="auto"/>
        <w:left w:val="none" w:sz="0" w:space="0" w:color="auto"/>
        <w:bottom w:val="none" w:sz="0" w:space="0" w:color="auto"/>
        <w:right w:val="none" w:sz="0" w:space="0" w:color="auto"/>
      </w:divBdr>
    </w:div>
    <w:div w:id="1445463455">
      <w:marLeft w:val="0"/>
      <w:marRight w:val="0"/>
      <w:marTop w:val="0"/>
      <w:marBottom w:val="0"/>
      <w:divBdr>
        <w:top w:val="none" w:sz="0" w:space="0" w:color="auto"/>
        <w:left w:val="none" w:sz="0" w:space="0" w:color="auto"/>
        <w:bottom w:val="none" w:sz="0" w:space="0" w:color="auto"/>
        <w:right w:val="none" w:sz="0" w:space="0" w:color="auto"/>
      </w:divBdr>
    </w:div>
    <w:div w:id="1445466405">
      <w:marLeft w:val="0"/>
      <w:marRight w:val="0"/>
      <w:marTop w:val="0"/>
      <w:marBottom w:val="0"/>
      <w:divBdr>
        <w:top w:val="none" w:sz="0" w:space="0" w:color="auto"/>
        <w:left w:val="none" w:sz="0" w:space="0" w:color="auto"/>
        <w:bottom w:val="none" w:sz="0" w:space="0" w:color="auto"/>
        <w:right w:val="none" w:sz="0" w:space="0" w:color="auto"/>
      </w:divBdr>
    </w:div>
    <w:div w:id="1445614202">
      <w:marLeft w:val="0"/>
      <w:marRight w:val="0"/>
      <w:marTop w:val="0"/>
      <w:marBottom w:val="0"/>
      <w:divBdr>
        <w:top w:val="none" w:sz="0" w:space="0" w:color="auto"/>
        <w:left w:val="none" w:sz="0" w:space="0" w:color="auto"/>
        <w:bottom w:val="none" w:sz="0" w:space="0" w:color="auto"/>
        <w:right w:val="none" w:sz="0" w:space="0" w:color="auto"/>
      </w:divBdr>
    </w:div>
    <w:div w:id="1445685813">
      <w:marLeft w:val="0"/>
      <w:marRight w:val="0"/>
      <w:marTop w:val="0"/>
      <w:marBottom w:val="0"/>
      <w:divBdr>
        <w:top w:val="none" w:sz="0" w:space="0" w:color="auto"/>
        <w:left w:val="none" w:sz="0" w:space="0" w:color="auto"/>
        <w:bottom w:val="none" w:sz="0" w:space="0" w:color="auto"/>
        <w:right w:val="none" w:sz="0" w:space="0" w:color="auto"/>
      </w:divBdr>
    </w:div>
    <w:div w:id="1445731057">
      <w:marLeft w:val="0"/>
      <w:marRight w:val="0"/>
      <w:marTop w:val="0"/>
      <w:marBottom w:val="0"/>
      <w:divBdr>
        <w:top w:val="none" w:sz="0" w:space="0" w:color="auto"/>
        <w:left w:val="none" w:sz="0" w:space="0" w:color="auto"/>
        <w:bottom w:val="none" w:sz="0" w:space="0" w:color="auto"/>
        <w:right w:val="none" w:sz="0" w:space="0" w:color="auto"/>
      </w:divBdr>
    </w:div>
    <w:div w:id="1445732248">
      <w:marLeft w:val="0"/>
      <w:marRight w:val="0"/>
      <w:marTop w:val="0"/>
      <w:marBottom w:val="0"/>
      <w:divBdr>
        <w:top w:val="none" w:sz="0" w:space="0" w:color="auto"/>
        <w:left w:val="none" w:sz="0" w:space="0" w:color="auto"/>
        <w:bottom w:val="none" w:sz="0" w:space="0" w:color="auto"/>
        <w:right w:val="none" w:sz="0" w:space="0" w:color="auto"/>
      </w:divBdr>
    </w:div>
    <w:div w:id="1445811103">
      <w:marLeft w:val="0"/>
      <w:marRight w:val="0"/>
      <w:marTop w:val="0"/>
      <w:marBottom w:val="0"/>
      <w:divBdr>
        <w:top w:val="none" w:sz="0" w:space="0" w:color="auto"/>
        <w:left w:val="none" w:sz="0" w:space="0" w:color="auto"/>
        <w:bottom w:val="none" w:sz="0" w:space="0" w:color="auto"/>
        <w:right w:val="none" w:sz="0" w:space="0" w:color="auto"/>
      </w:divBdr>
    </w:div>
    <w:div w:id="1445995709">
      <w:marLeft w:val="0"/>
      <w:marRight w:val="0"/>
      <w:marTop w:val="0"/>
      <w:marBottom w:val="0"/>
      <w:divBdr>
        <w:top w:val="none" w:sz="0" w:space="0" w:color="auto"/>
        <w:left w:val="none" w:sz="0" w:space="0" w:color="auto"/>
        <w:bottom w:val="none" w:sz="0" w:space="0" w:color="auto"/>
        <w:right w:val="none" w:sz="0" w:space="0" w:color="auto"/>
      </w:divBdr>
    </w:div>
    <w:div w:id="1445999654">
      <w:marLeft w:val="0"/>
      <w:marRight w:val="0"/>
      <w:marTop w:val="0"/>
      <w:marBottom w:val="0"/>
      <w:divBdr>
        <w:top w:val="none" w:sz="0" w:space="0" w:color="auto"/>
        <w:left w:val="none" w:sz="0" w:space="0" w:color="auto"/>
        <w:bottom w:val="none" w:sz="0" w:space="0" w:color="auto"/>
        <w:right w:val="none" w:sz="0" w:space="0" w:color="auto"/>
      </w:divBdr>
    </w:div>
    <w:div w:id="1446004651">
      <w:marLeft w:val="0"/>
      <w:marRight w:val="0"/>
      <w:marTop w:val="0"/>
      <w:marBottom w:val="0"/>
      <w:divBdr>
        <w:top w:val="none" w:sz="0" w:space="0" w:color="auto"/>
        <w:left w:val="none" w:sz="0" w:space="0" w:color="auto"/>
        <w:bottom w:val="none" w:sz="0" w:space="0" w:color="auto"/>
        <w:right w:val="none" w:sz="0" w:space="0" w:color="auto"/>
      </w:divBdr>
    </w:div>
    <w:div w:id="1446342625">
      <w:marLeft w:val="0"/>
      <w:marRight w:val="0"/>
      <w:marTop w:val="0"/>
      <w:marBottom w:val="0"/>
      <w:divBdr>
        <w:top w:val="none" w:sz="0" w:space="0" w:color="auto"/>
        <w:left w:val="none" w:sz="0" w:space="0" w:color="auto"/>
        <w:bottom w:val="none" w:sz="0" w:space="0" w:color="auto"/>
        <w:right w:val="none" w:sz="0" w:space="0" w:color="auto"/>
      </w:divBdr>
    </w:div>
    <w:div w:id="1446343374">
      <w:marLeft w:val="0"/>
      <w:marRight w:val="0"/>
      <w:marTop w:val="0"/>
      <w:marBottom w:val="0"/>
      <w:divBdr>
        <w:top w:val="none" w:sz="0" w:space="0" w:color="auto"/>
        <w:left w:val="none" w:sz="0" w:space="0" w:color="auto"/>
        <w:bottom w:val="none" w:sz="0" w:space="0" w:color="auto"/>
        <w:right w:val="none" w:sz="0" w:space="0" w:color="auto"/>
      </w:divBdr>
    </w:div>
    <w:div w:id="1446344463">
      <w:marLeft w:val="0"/>
      <w:marRight w:val="0"/>
      <w:marTop w:val="0"/>
      <w:marBottom w:val="0"/>
      <w:divBdr>
        <w:top w:val="none" w:sz="0" w:space="0" w:color="auto"/>
        <w:left w:val="none" w:sz="0" w:space="0" w:color="auto"/>
        <w:bottom w:val="none" w:sz="0" w:space="0" w:color="auto"/>
        <w:right w:val="none" w:sz="0" w:space="0" w:color="auto"/>
      </w:divBdr>
    </w:div>
    <w:div w:id="1446384927">
      <w:marLeft w:val="0"/>
      <w:marRight w:val="0"/>
      <w:marTop w:val="0"/>
      <w:marBottom w:val="0"/>
      <w:divBdr>
        <w:top w:val="none" w:sz="0" w:space="0" w:color="auto"/>
        <w:left w:val="none" w:sz="0" w:space="0" w:color="auto"/>
        <w:bottom w:val="none" w:sz="0" w:space="0" w:color="auto"/>
        <w:right w:val="none" w:sz="0" w:space="0" w:color="auto"/>
      </w:divBdr>
    </w:div>
    <w:div w:id="1446388653">
      <w:marLeft w:val="0"/>
      <w:marRight w:val="0"/>
      <w:marTop w:val="0"/>
      <w:marBottom w:val="0"/>
      <w:divBdr>
        <w:top w:val="none" w:sz="0" w:space="0" w:color="auto"/>
        <w:left w:val="none" w:sz="0" w:space="0" w:color="auto"/>
        <w:bottom w:val="none" w:sz="0" w:space="0" w:color="auto"/>
        <w:right w:val="none" w:sz="0" w:space="0" w:color="auto"/>
      </w:divBdr>
    </w:div>
    <w:div w:id="1446460166">
      <w:marLeft w:val="0"/>
      <w:marRight w:val="0"/>
      <w:marTop w:val="0"/>
      <w:marBottom w:val="0"/>
      <w:divBdr>
        <w:top w:val="none" w:sz="0" w:space="0" w:color="auto"/>
        <w:left w:val="none" w:sz="0" w:space="0" w:color="auto"/>
        <w:bottom w:val="none" w:sz="0" w:space="0" w:color="auto"/>
        <w:right w:val="none" w:sz="0" w:space="0" w:color="auto"/>
      </w:divBdr>
    </w:div>
    <w:div w:id="1446579844">
      <w:marLeft w:val="0"/>
      <w:marRight w:val="0"/>
      <w:marTop w:val="0"/>
      <w:marBottom w:val="0"/>
      <w:divBdr>
        <w:top w:val="none" w:sz="0" w:space="0" w:color="auto"/>
        <w:left w:val="none" w:sz="0" w:space="0" w:color="auto"/>
        <w:bottom w:val="none" w:sz="0" w:space="0" w:color="auto"/>
        <w:right w:val="none" w:sz="0" w:space="0" w:color="auto"/>
      </w:divBdr>
    </w:div>
    <w:div w:id="1446653591">
      <w:marLeft w:val="0"/>
      <w:marRight w:val="0"/>
      <w:marTop w:val="0"/>
      <w:marBottom w:val="0"/>
      <w:divBdr>
        <w:top w:val="none" w:sz="0" w:space="0" w:color="auto"/>
        <w:left w:val="none" w:sz="0" w:space="0" w:color="auto"/>
        <w:bottom w:val="none" w:sz="0" w:space="0" w:color="auto"/>
        <w:right w:val="none" w:sz="0" w:space="0" w:color="auto"/>
      </w:divBdr>
    </w:div>
    <w:div w:id="1446654411">
      <w:bodyDiv w:val="1"/>
      <w:marLeft w:val="0"/>
      <w:marRight w:val="0"/>
      <w:marTop w:val="0"/>
      <w:marBottom w:val="0"/>
      <w:divBdr>
        <w:top w:val="none" w:sz="0" w:space="0" w:color="auto"/>
        <w:left w:val="none" w:sz="0" w:space="0" w:color="auto"/>
        <w:bottom w:val="none" w:sz="0" w:space="0" w:color="auto"/>
        <w:right w:val="none" w:sz="0" w:space="0" w:color="auto"/>
      </w:divBdr>
    </w:div>
    <w:div w:id="1446654754">
      <w:marLeft w:val="0"/>
      <w:marRight w:val="0"/>
      <w:marTop w:val="0"/>
      <w:marBottom w:val="0"/>
      <w:divBdr>
        <w:top w:val="none" w:sz="0" w:space="0" w:color="auto"/>
        <w:left w:val="none" w:sz="0" w:space="0" w:color="auto"/>
        <w:bottom w:val="none" w:sz="0" w:space="0" w:color="auto"/>
        <w:right w:val="none" w:sz="0" w:space="0" w:color="auto"/>
      </w:divBdr>
    </w:div>
    <w:div w:id="1446803838">
      <w:marLeft w:val="0"/>
      <w:marRight w:val="0"/>
      <w:marTop w:val="0"/>
      <w:marBottom w:val="0"/>
      <w:divBdr>
        <w:top w:val="none" w:sz="0" w:space="0" w:color="auto"/>
        <w:left w:val="none" w:sz="0" w:space="0" w:color="auto"/>
        <w:bottom w:val="none" w:sz="0" w:space="0" w:color="auto"/>
        <w:right w:val="none" w:sz="0" w:space="0" w:color="auto"/>
      </w:divBdr>
    </w:div>
    <w:div w:id="1446846502">
      <w:marLeft w:val="0"/>
      <w:marRight w:val="0"/>
      <w:marTop w:val="0"/>
      <w:marBottom w:val="0"/>
      <w:divBdr>
        <w:top w:val="none" w:sz="0" w:space="0" w:color="auto"/>
        <w:left w:val="none" w:sz="0" w:space="0" w:color="auto"/>
        <w:bottom w:val="none" w:sz="0" w:space="0" w:color="auto"/>
        <w:right w:val="none" w:sz="0" w:space="0" w:color="auto"/>
      </w:divBdr>
    </w:div>
    <w:div w:id="1446921577">
      <w:marLeft w:val="0"/>
      <w:marRight w:val="0"/>
      <w:marTop w:val="0"/>
      <w:marBottom w:val="0"/>
      <w:divBdr>
        <w:top w:val="none" w:sz="0" w:space="0" w:color="auto"/>
        <w:left w:val="none" w:sz="0" w:space="0" w:color="auto"/>
        <w:bottom w:val="none" w:sz="0" w:space="0" w:color="auto"/>
        <w:right w:val="none" w:sz="0" w:space="0" w:color="auto"/>
      </w:divBdr>
    </w:div>
    <w:div w:id="1446927379">
      <w:marLeft w:val="0"/>
      <w:marRight w:val="0"/>
      <w:marTop w:val="0"/>
      <w:marBottom w:val="0"/>
      <w:divBdr>
        <w:top w:val="none" w:sz="0" w:space="0" w:color="auto"/>
        <w:left w:val="none" w:sz="0" w:space="0" w:color="auto"/>
        <w:bottom w:val="none" w:sz="0" w:space="0" w:color="auto"/>
        <w:right w:val="none" w:sz="0" w:space="0" w:color="auto"/>
      </w:divBdr>
    </w:div>
    <w:div w:id="1447116452">
      <w:marLeft w:val="0"/>
      <w:marRight w:val="0"/>
      <w:marTop w:val="0"/>
      <w:marBottom w:val="0"/>
      <w:divBdr>
        <w:top w:val="none" w:sz="0" w:space="0" w:color="auto"/>
        <w:left w:val="none" w:sz="0" w:space="0" w:color="auto"/>
        <w:bottom w:val="none" w:sz="0" w:space="0" w:color="auto"/>
        <w:right w:val="none" w:sz="0" w:space="0" w:color="auto"/>
      </w:divBdr>
    </w:div>
    <w:div w:id="1447197169">
      <w:marLeft w:val="0"/>
      <w:marRight w:val="0"/>
      <w:marTop w:val="0"/>
      <w:marBottom w:val="0"/>
      <w:divBdr>
        <w:top w:val="none" w:sz="0" w:space="0" w:color="auto"/>
        <w:left w:val="none" w:sz="0" w:space="0" w:color="auto"/>
        <w:bottom w:val="none" w:sz="0" w:space="0" w:color="auto"/>
        <w:right w:val="none" w:sz="0" w:space="0" w:color="auto"/>
      </w:divBdr>
    </w:div>
    <w:div w:id="1447386174">
      <w:marLeft w:val="0"/>
      <w:marRight w:val="0"/>
      <w:marTop w:val="0"/>
      <w:marBottom w:val="0"/>
      <w:divBdr>
        <w:top w:val="none" w:sz="0" w:space="0" w:color="auto"/>
        <w:left w:val="none" w:sz="0" w:space="0" w:color="auto"/>
        <w:bottom w:val="none" w:sz="0" w:space="0" w:color="auto"/>
        <w:right w:val="none" w:sz="0" w:space="0" w:color="auto"/>
      </w:divBdr>
    </w:div>
    <w:div w:id="1447387252">
      <w:marLeft w:val="0"/>
      <w:marRight w:val="0"/>
      <w:marTop w:val="0"/>
      <w:marBottom w:val="0"/>
      <w:divBdr>
        <w:top w:val="none" w:sz="0" w:space="0" w:color="auto"/>
        <w:left w:val="none" w:sz="0" w:space="0" w:color="auto"/>
        <w:bottom w:val="none" w:sz="0" w:space="0" w:color="auto"/>
        <w:right w:val="none" w:sz="0" w:space="0" w:color="auto"/>
      </w:divBdr>
    </w:div>
    <w:div w:id="1447502733">
      <w:marLeft w:val="0"/>
      <w:marRight w:val="0"/>
      <w:marTop w:val="0"/>
      <w:marBottom w:val="0"/>
      <w:divBdr>
        <w:top w:val="none" w:sz="0" w:space="0" w:color="auto"/>
        <w:left w:val="none" w:sz="0" w:space="0" w:color="auto"/>
        <w:bottom w:val="none" w:sz="0" w:space="0" w:color="auto"/>
        <w:right w:val="none" w:sz="0" w:space="0" w:color="auto"/>
      </w:divBdr>
    </w:div>
    <w:div w:id="1447505828">
      <w:marLeft w:val="0"/>
      <w:marRight w:val="0"/>
      <w:marTop w:val="0"/>
      <w:marBottom w:val="0"/>
      <w:divBdr>
        <w:top w:val="none" w:sz="0" w:space="0" w:color="auto"/>
        <w:left w:val="none" w:sz="0" w:space="0" w:color="auto"/>
        <w:bottom w:val="none" w:sz="0" w:space="0" w:color="auto"/>
        <w:right w:val="none" w:sz="0" w:space="0" w:color="auto"/>
      </w:divBdr>
    </w:div>
    <w:div w:id="1447655737">
      <w:marLeft w:val="0"/>
      <w:marRight w:val="0"/>
      <w:marTop w:val="0"/>
      <w:marBottom w:val="0"/>
      <w:divBdr>
        <w:top w:val="none" w:sz="0" w:space="0" w:color="auto"/>
        <w:left w:val="none" w:sz="0" w:space="0" w:color="auto"/>
        <w:bottom w:val="none" w:sz="0" w:space="0" w:color="auto"/>
        <w:right w:val="none" w:sz="0" w:space="0" w:color="auto"/>
      </w:divBdr>
    </w:div>
    <w:div w:id="1447696037">
      <w:marLeft w:val="0"/>
      <w:marRight w:val="0"/>
      <w:marTop w:val="0"/>
      <w:marBottom w:val="0"/>
      <w:divBdr>
        <w:top w:val="none" w:sz="0" w:space="0" w:color="auto"/>
        <w:left w:val="none" w:sz="0" w:space="0" w:color="auto"/>
        <w:bottom w:val="none" w:sz="0" w:space="0" w:color="auto"/>
        <w:right w:val="none" w:sz="0" w:space="0" w:color="auto"/>
      </w:divBdr>
    </w:div>
    <w:div w:id="1447771813">
      <w:marLeft w:val="0"/>
      <w:marRight w:val="0"/>
      <w:marTop w:val="0"/>
      <w:marBottom w:val="0"/>
      <w:divBdr>
        <w:top w:val="none" w:sz="0" w:space="0" w:color="auto"/>
        <w:left w:val="none" w:sz="0" w:space="0" w:color="auto"/>
        <w:bottom w:val="none" w:sz="0" w:space="0" w:color="auto"/>
        <w:right w:val="none" w:sz="0" w:space="0" w:color="auto"/>
      </w:divBdr>
    </w:div>
    <w:div w:id="1447962846">
      <w:marLeft w:val="0"/>
      <w:marRight w:val="0"/>
      <w:marTop w:val="0"/>
      <w:marBottom w:val="0"/>
      <w:divBdr>
        <w:top w:val="none" w:sz="0" w:space="0" w:color="auto"/>
        <w:left w:val="none" w:sz="0" w:space="0" w:color="auto"/>
        <w:bottom w:val="none" w:sz="0" w:space="0" w:color="auto"/>
        <w:right w:val="none" w:sz="0" w:space="0" w:color="auto"/>
      </w:divBdr>
    </w:div>
    <w:div w:id="1447965042">
      <w:marLeft w:val="0"/>
      <w:marRight w:val="0"/>
      <w:marTop w:val="0"/>
      <w:marBottom w:val="0"/>
      <w:divBdr>
        <w:top w:val="none" w:sz="0" w:space="0" w:color="auto"/>
        <w:left w:val="none" w:sz="0" w:space="0" w:color="auto"/>
        <w:bottom w:val="none" w:sz="0" w:space="0" w:color="auto"/>
        <w:right w:val="none" w:sz="0" w:space="0" w:color="auto"/>
      </w:divBdr>
    </w:div>
    <w:div w:id="1447969444">
      <w:marLeft w:val="0"/>
      <w:marRight w:val="0"/>
      <w:marTop w:val="0"/>
      <w:marBottom w:val="0"/>
      <w:divBdr>
        <w:top w:val="none" w:sz="0" w:space="0" w:color="auto"/>
        <w:left w:val="none" w:sz="0" w:space="0" w:color="auto"/>
        <w:bottom w:val="none" w:sz="0" w:space="0" w:color="auto"/>
        <w:right w:val="none" w:sz="0" w:space="0" w:color="auto"/>
      </w:divBdr>
    </w:div>
    <w:div w:id="1448037847">
      <w:marLeft w:val="0"/>
      <w:marRight w:val="0"/>
      <w:marTop w:val="0"/>
      <w:marBottom w:val="0"/>
      <w:divBdr>
        <w:top w:val="none" w:sz="0" w:space="0" w:color="auto"/>
        <w:left w:val="none" w:sz="0" w:space="0" w:color="auto"/>
        <w:bottom w:val="none" w:sz="0" w:space="0" w:color="auto"/>
        <w:right w:val="none" w:sz="0" w:space="0" w:color="auto"/>
      </w:divBdr>
    </w:div>
    <w:div w:id="1448039945">
      <w:marLeft w:val="0"/>
      <w:marRight w:val="0"/>
      <w:marTop w:val="0"/>
      <w:marBottom w:val="0"/>
      <w:divBdr>
        <w:top w:val="none" w:sz="0" w:space="0" w:color="auto"/>
        <w:left w:val="none" w:sz="0" w:space="0" w:color="auto"/>
        <w:bottom w:val="none" w:sz="0" w:space="0" w:color="auto"/>
        <w:right w:val="none" w:sz="0" w:space="0" w:color="auto"/>
      </w:divBdr>
    </w:div>
    <w:div w:id="1448044424">
      <w:marLeft w:val="0"/>
      <w:marRight w:val="0"/>
      <w:marTop w:val="0"/>
      <w:marBottom w:val="0"/>
      <w:divBdr>
        <w:top w:val="none" w:sz="0" w:space="0" w:color="auto"/>
        <w:left w:val="none" w:sz="0" w:space="0" w:color="auto"/>
        <w:bottom w:val="none" w:sz="0" w:space="0" w:color="auto"/>
        <w:right w:val="none" w:sz="0" w:space="0" w:color="auto"/>
      </w:divBdr>
    </w:div>
    <w:div w:id="1448114123">
      <w:marLeft w:val="0"/>
      <w:marRight w:val="0"/>
      <w:marTop w:val="0"/>
      <w:marBottom w:val="0"/>
      <w:divBdr>
        <w:top w:val="none" w:sz="0" w:space="0" w:color="auto"/>
        <w:left w:val="none" w:sz="0" w:space="0" w:color="auto"/>
        <w:bottom w:val="none" w:sz="0" w:space="0" w:color="auto"/>
        <w:right w:val="none" w:sz="0" w:space="0" w:color="auto"/>
      </w:divBdr>
    </w:div>
    <w:div w:id="1448159175">
      <w:marLeft w:val="0"/>
      <w:marRight w:val="0"/>
      <w:marTop w:val="0"/>
      <w:marBottom w:val="0"/>
      <w:divBdr>
        <w:top w:val="none" w:sz="0" w:space="0" w:color="auto"/>
        <w:left w:val="none" w:sz="0" w:space="0" w:color="auto"/>
        <w:bottom w:val="none" w:sz="0" w:space="0" w:color="auto"/>
        <w:right w:val="none" w:sz="0" w:space="0" w:color="auto"/>
      </w:divBdr>
    </w:div>
    <w:div w:id="1448356688">
      <w:marLeft w:val="0"/>
      <w:marRight w:val="0"/>
      <w:marTop w:val="0"/>
      <w:marBottom w:val="0"/>
      <w:divBdr>
        <w:top w:val="none" w:sz="0" w:space="0" w:color="auto"/>
        <w:left w:val="none" w:sz="0" w:space="0" w:color="auto"/>
        <w:bottom w:val="none" w:sz="0" w:space="0" w:color="auto"/>
        <w:right w:val="none" w:sz="0" w:space="0" w:color="auto"/>
      </w:divBdr>
    </w:div>
    <w:div w:id="1448545890">
      <w:marLeft w:val="0"/>
      <w:marRight w:val="0"/>
      <w:marTop w:val="0"/>
      <w:marBottom w:val="0"/>
      <w:divBdr>
        <w:top w:val="none" w:sz="0" w:space="0" w:color="auto"/>
        <w:left w:val="none" w:sz="0" w:space="0" w:color="auto"/>
        <w:bottom w:val="none" w:sz="0" w:space="0" w:color="auto"/>
        <w:right w:val="none" w:sz="0" w:space="0" w:color="auto"/>
      </w:divBdr>
    </w:div>
    <w:div w:id="1448618196">
      <w:marLeft w:val="0"/>
      <w:marRight w:val="0"/>
      <w:marTop w:val="0"/>
      <w:marBottom w:val="0"/>
      <w:divBdr>
        <w:top w:val="none" w:sz="0" w:space="0" w:color="auto"/>
        <w:left w:val="none" w:sz="0" w:space="0" w:color="auto"/>
        <w:bottom w:val="none" w:sz="0" w:space="0" w:color="auto"/>
        <w:right w:val="none" w:sz="0" w:space="0" w:color="auto"/>
      </w:divBdr>
    </w:div>
    <w:div w:id="1448696999">
      <w:marLeft w:val="0"/>
      <w:marRight w:val="0"/>
      <w:marTop w:val="0"/>
      <w:marBottom w:val="0"/>
      <w:divBdr>
        <w:top w:val="none" w:sz="0" w:space="0" w:color="auto"/>
        <w:left w:val="none" w:sz="0" w:space="0" w:color="auto"/>
        <w:bottom w:val="none" w:sz="0" w:space="0" w:color="auto"/>
        <w:right w:val="none" w:sz="0" w:space="0" w:color="auto"/>
      </w:divBdr>
    </w:div>
    <w:div w:id="1448700833">
      <w:marLeft w:val="0"/>
      <w:marRight w:val="0"/>
      <w:marTop w:val="0"/>
      <w:marBottom w:val="0"/>
      <w:divBdr>
        <w:top w:val="none" w:sz="0" w:space="0" w:color="auto"/>
        <w:left w:val="none" w:sz="0" w:space="0" w:color="auto"/>
        <w:bottom w:val="none" w:sz="0" w:space="0" w:color="auto"/>
        <w:right w:val="none" w:sz="0" w:space="0" w:color="auto"/>
      </w:divBdr>
    </w:div>
    <w:div w:id="1448701143">
      <w:marLeft w:val="0"/>
      <w:marRight w:val="0"/>
      <w:marTop w:val="0"/>
      <w:marBottom w:val="0"/>
      <w:divBdr>
        <w:top w:val="none" w:sz="0" w:space="0" w:color="auto"/>
        <w:left w:val="none" w:sz="0" w:space="0" w:color="auto"/>
        <w:bottom w:val="none" w:sz="0" w:space="0" w:color="auto"/>
        <w:right w:val="none" w:sz="0" w:space="0" w:color="auto"/>
      </w:divBdr>
    </w:div>
    <w:div w:id="1448813321">
      <w:marLeft w:val="0"/>
      <w:marRight w:val="0"/>
      <w:marTop w:val="0"/>
      <w:marBottom w:val="0"/>
      <w:divBdr>
        <w:top w:val="none" w:sz="0" w:space="0" w:color="auto"/>
        <w:left w:val="none" w:sz="0" w:space="0" w:color="auto"/>
        <w:bottom w:val="none" w:sz="0" w:space="0" w:color="auto"/>
        <w:right w:val="none" w:sz="0" w:space="0" w:color="auto"/>
      </w:divBdr>
    </w:div>
    <w:div w:id="1448961964">
      <w:marLeft w:val="0"/>
      <w:marRight w:val="0"/>
      <w:marTop w:val="0"/>
      <w:marBottom w:val="0"/>
      <w:divBdr>
        <w:top w:val="none" w:sz="0" w:space="0" w:color="auto"/>
        <w:left w:val="none" w:sz="0" w:space="0" w:color="auto"/>
        <w:bottom w:val="none" w:sz="0" w:space="0" w:color="auto"/>
        <w:right w:val="none" w:sz="0" w:space="0" w:color="auto"/>
      </w:divBdr>
    </w:div>
    <w:div w:id="1449007308">
      <w:marLeft w:val="0"/>
      <w:marRight w:val="0"/>
      <w:marTop w:val="0"/>
      <w:marBottom w:val="0"/>
      <w:divBdr>
        <w:top w:val="none" w:sz="0" w:space="0" w:color="auto"/>
        <w:left w:val="none" w:sz="0" w:space="0" w:color="auto"/>
        <w:bottom w:val="none" w:sz="0" w:space="0" w:color="auto"/>
        <w:right w:val="none" w:sz="0" w:space="0" w:color="auto"/>
      </w:divBdr>
    </w:div>
    <w:div w:id="1449012335">
      <w:marLeft w:val="0"/>
      <w:marRight w:val="0"/>
      <w:marTop w:val="0"/>
      <w:marBottom w:val="0"/>
      <w:divBdr>
        <w:top w:val="none" w:sz="0" w:space="0" w:color="auto"/>
        <w:left w:val="none" w:sz="0" w:space="0" w:color="auto"/>
        <w:bottom w:val="none" w:sz="0" w:space="0" w:color="auto"/>
        <w:right w:val="none" w:sz="0" w:space="0" w:color="auto"/>
      </w:divBdr>
    </w:div>
    <w:div w:id="1449081327">
      <w:marLeft w:val="0"/>
      <w:marRight w:val="0"/>
      <w:marTop w:val="0"/>
      <w:marBottom w:val="0"/>
      <w:divBdr>
        <w:top w:val="none" w:sz="0" w:space="0" w:color="auto"/>
        <w:left w:val="none" w:sz="0" w:space="0" w:color="auto"/>
        <w:bottom w:val="none" w:sz="0" w:space="0" w:color="auto"/>
        <w:right w:val="none" w:sz="0" w:space="0" w:color="auto"/>
      </w:divBdr>
    </w:div>
    <w:div w:id="1449205530">
      <w:marLeft w:val="0"/>
      <w:marRight w:val="0"/>
      <w:marTop w:val="0"/>
      <w:marBottom w:val="0"/>
      <w:divBdr>
        <w:top w:val="none" w:sz="0" w:space="0" w:color="auto"/>
        <w:left w:val="none" w:sz="0" w:space="0" w:color="auto"/>
        <w:bottom w:val="none" w:sz="0" w:space="0" w:color="auto"/>
        <w:right w:val="none" w:sz="0" w:space="0" w:color="auto"/>
      </w:divBdr>
    </w:div>
    <w:div w:id="1449272759">
      <w:marLeft w:val="0"/>
      <w:marRight w:val="0"/>
      <w:marTop w:val="0"/>
      <w:marBottom w:val="0"/>
      <w:divBdr>
        <w:top w:val="none" w:sz="0" w:space="0" w:color="auto"/>
        <w:left w:val="none" w:sz="0" w:space="0" w:color="auto"/>
        <w:bottom w:val="none" w:sz="0" w:space="0" w:color="auto"/>
        <w:right w:val="none" w:sz="0" w:space="0" w:color="auto"/>
      </w:divBdr>
    </w:div>
    <w:div w:id="1449278324">
      <w:marLeft w:val="0"/>
      <w:marRight w:val="0"/>
      <w:marTop w:val="0"/>
      <w:marBottom w:val="0"/>
      <w:divBdr>
        <w:top w:val="none" w:sz="0" w:space="0" w:color="auto"/>
        <w:left w:val="none" w:sz="0" w:space="0" w:color="auto"/>
        <w:bottom w:val="none" w:sz="0" w:space="0" w:color="auto"/>
        <w:right w:val="none" w:sz="0" w:space="0" w:color="auto"/>
      </w:divBdr>
    </w:div>
    <w:div w:id="1449349739">
      <w:marLeft w:val="0"/>
      <w:marRight w:val="0"/>
      <w:marTop w:val="0"/>
      <w:marBottom w:val="0"/>
      <w:divBdr>
        <w:top w:val="none" w:sz="0" w:space="0" w:color="auto"/>
        <w:left w:val="none" w:sz="0" w:space="0" w:color="auto"/>
        <w:bottom w:val="none" w:sz="0" w:space="0" w:color="auto"/>
        <w:right w:val="none" w:sz="0" w:space="0" w:color="auto"/>
      </w:divBdr>
    </w:div>
    <w:div w:id="1449540731">
      <w:marLeft w:val="0"/>
      <w:marRight w:val="0"/>
      <w:marTop w:val="0"/>
      <w:marBottom w:val="0"/>
      <w:divBdr>
        <w:top w:val="none" w:sz="0" w:space="0" w:color="auto"/>
        <w:left w:val="none" w:sz="0" w:space="0" w:color="auto"/>
        <w:bottom w:val="none" w:sz="0" w:space="0" w:color="auto"/>
        <w:right w:val="none" w:sz="0" w:space="0" w:color="auto"/>
      </w:divBdr>
    </w:div>
    <w:div w:id="1449590923">
      <w:marLeft w:val="0"/>
      <w:marRight w:val="0"/>
      <w:marTop w:val="0"/>
      <w:marBottom w:val="0"/>
      <w:divBdr>
        <w:top w:val="none" w:sz="0" w:space="0" w:color="auto"/>
        <w:left w:val="none" w:sz="0" w:space="0" w:color="auto"/>
        <w:bottom w:val="none" w:sz="0" w:space="0" w:color="auto"/>
        <w:right w:val="none" w:sz="0" w:space="0" w:color="auto"/>
      </w:divBdr>
    </w:div>
    <w:div w:id="1449619100">
      <w:marLeft w:val="0"/>
      <w:marRight w:val="0"/>
      <w:marTop w:val="0"/>
      <w:marBottom w:val="0"/>
      <w:divBdr>
        <w:top w:val="none" w:sz="0" w:space="0" w:color="auto"/>
        <w:left w:val="none" w:sz="0" w:space="0" w:color="auto"/>
        <w:bottom w:val="none" w:sz="0" w:space="0" w:color="auto"/>
        <w:right w:val="none" w:sz="0" w:space="0" w:color="auto"/>
      </w:divBdr>
    </w:div>
    <w:div w:id="1449665956">
      <w:marLeft w:val="0"/>
      <w:marRight w:val="0"/>
      <w:marTop w:val="0"/>
      <w:marBottom w:val="0"/>
      <w:divBdr>
        <w:top w:val="none" w:sz="0" w:space="0" w:color="auto"/>
        <w:left w:val="none" w:sz="0" w:space="0" w:color="auto"/>
        <w:bottom w:val="none" w:sz="0" w:space="0" w:color="auto"/>
        <w:right w:val="none" w:sz="0" w:space="0" w:color="auto"/>
      </w:divBdr>
    </w:div>
    <w:div w:id="1449668056">
      <w:marLeft w:val="0"/>
      <w:marRight w:val="0"/>
      <w:marTop w:val="0"/>
      <w:marBottom w:val="0"/>
      <w:divBdr>
        <w:top w:val="none" w:sz="0" w:space="0" w:color="auto"/>
        <w:left w:val="none" w:sz="0" w:space="0" w:color="auto"/>
        <w:bottom w:val="none" w:sz="0" w:space="0" w:color="auto"/>
        <w:right w:val="none" w:sz="0" w:space="0" w:color="auto"/>
      </w:divBdr>
    </w:div>
    <w:div w:id="1449741161">
      <w:marLeft w:val="0"/>
      <w:marRight w:val="0"/>
      <w:marTop w:val="0"/>
      <w:marBottom w:val="0"/>
      <w:divBdr>
        <w:top w:val="none" w:sz="0" w:space="0" w:color="auto"/>
        <w:left w:val="none" w:sz="0" w:space="0" w:color="auto"/>
        <w:bottom w:val="none" w:sz="0" w:space="0" w:color="auto"/>
        <w:right w:val="none" w:sz="0" w:space="0" w:color="auto"/>
      </w:divBdr>
    </w:div>
    <w:div w:id="1449809469">
      <w:marLeft w:val="0"/>
      <w:marRight w:val="0"/>
      <w:marTop w:val="0"/>
      <w:marBottom w:val="0"/>
      <w:divBdr>
        <w:top w:val="none" w:sz="0" w:space="0" w:color="auto"/>
        <w:left w:val="none" w:sz="0" w:space="0" w:color="auto"/>
        <w:bottom w:val="none" w:sz="0" w:space="0" w:color="auto"/>
        <w:right w:val="none" w:sz="0" w:space="0" w:color="auto"/>
      </w:divBdr>
    </w:div>
    <w:div w:id="1449811304">
      <w:marLeft w:val="0"/>
      <w:marRight w:val="0"/>
      <w:marTop w:val="0"/>
      <w:marBottom w:val="0"/>
      <w:divBdr>
        <w:top w:val="none" w:sz="0" w:space="0" w:color="auto"/>
        <w:left w:val="none" w:sz="0" w:space="0" w:color="auto"/>
        <w:bottom w:val="none" w:sz="0" w:space="0" w:color="auto"/>
        <w:right w:val="none" w:sz="0" w:space="0" w:color="auto"/>
      </w:divBdr>
    </w:div>
    <w:div w:id="1449929367">
      <w:marLeft w:val="0"/>
      <w:marRight w:val="0"/>
      <w:marTop w:val="0"/>
      <w:marBottom w:val="0"/>
      <w:divBdr>
        <w:top w:val="none" w:sz="0" w:space="0" w:color="auto"/>
        <w:left w:val="none" w:sz="0" w:space="0" w:color="auto"/>
        <w:bottom w:val="none" w:sz="0" w:space="0" w:color="auto"/>
        <w:right w:val="none" w:sz="0" w:space="0" w:color="auto"/>
      </w:divBdr>
    </w:div>
    <w:div w:id="1450127641">
      <w:marLeft w:val="0"/>
      <w:marRight w:val="0"/>
      <w:marTop w:val="0"/>
      <w:marBottom w:val="0"/>
      <w:divBdr>
        <w:top w:val="none" w:sz="0" w:space="0" w:color="auto"/>
        <w:left w:val="none" w:sz="0" w:space="0" w:color="auto"/>
        <w:bottom w:val="none" w:sz="0" w:space="0" w:color="auto"/>
        <w:right w:val="none" w:sz="0" w:space="0" w:color="auto"/>
      </w:divBdr>
    </w:div>
    <w:div w:id="1450195972">
      <w:marLeft w:val="0"/>
      <w:marRight w:val="0"/>
      <w:marTop w:val="0"/>
      <w:marBottom w:val="0"/>
      <w:divBdr>
        <w:top w:val="none" w:sz="0" w:space="0" w:color="auto"/>
        <w:left w:val="none" w:sz="0" w:space="0" w:color="auto"/>
        <w:bottom w:val="none" w:sz="0" w:space="0" w:color="auto"/>
        <w:right w:val="none" w:sz="0" w:space="0" w:color="auto"/>
      </w:divBdr>
    </w:div>
    <w:div w:id="1450273901">
      <w:marLeft w:val="0"/>
      <w:marRight w:val="0"/>
      <w:marTop w:val="0"/>
      <w:marBottom w:val="0"/>
      <w:divBdr>
        <w:top w:val="none" w:sz="0" w:space="0" w:color="auto"/>
        <w:left w:val="none" w:sz="0" w:space="0" w:color="auto"/>
        <w:bottom w:val="none" w:sz="0" w:space="0" w:color="auto"/>
        <w:right w:val="none" w:sz="0" w:space="0" w:color="auto"/>
      </w:divBdr>
    </w:div>
    <w:div w:id="1450321352">
      <w:marLeft w:val="0"/>
      <w:marRight w:val="0"/>
      <w:marTop w:val="0"/>
      <w:marBottom w:val="0"/>
      <w:divBdr>
        <w:top w:val="none" w:sz="0" w:space="0" w:color="auto"/>
        <w:left w:val="none" w:sz="0" w:space="0" w:color="auto"/>
        <w:bottom w:val="none" w:sz="0" w:space="0" w:color="auto"/>
        <w:right w:val="none" w:sz="0" w:space="0" w:color="auto"/>
      </w:divBdr>
    </w:div>
    <w:div w:id="1450591267">
      <w:marLeft w:val="0"/>
      <w:marRight w:val="0"/>
      <w:marTop w:val="0"/>
      <w:marBottom w:val="0"/>
      <w:divBdr>
        <w:top w:val="none" w:sz="0" w:space="0" w:color="auto"/>
        <w:left w:val="none" w:sz="0" w:space="0" w:color="auto"/>
        <w:bottom w:val="none" w:sz="0" w:space="0" w:color="auto"/>
        <w:right w:val="none" w:sz="0" w:space="0" w:color="auto"/>
      </w:divBdr>
    </w:div>
    <w:div w:id="1450657890">
      <w:marLeft w:val="0"/>
      <w:marRight w:val="0"/>
      <w:marTop w:val="0"/>
      <w:marBottom w:val="0"/>
      <w:divBdr>
        <w:top w:val="none" w:sz="0" w:space="0" w:color="auto"/>
        <w:left w:val="none" w:sz="0" w:space="0" w:color="auto"/>
        <w:bottom w:val="none" w:sz="0" w:space="0" w:color="auto"/>
        <w:right w:val="none" w:sz="0" w:space="0" w:color="auto"/>
      </w:divBdr>
    </w:div>
    <w:div w:id="1450974111">
      <w:marLeft w:val="0"/>
      <w:marRight w:val="0"/>
      <w:marTop w:val="0"/>
      <w:marBottom w:val="0"/>
      <w:divBdr>
        <w:top w:val="none" w:sz="0" w:space="0" w:color="auto"/>
        <w:left w:val="none" w:sz="0" w:space="0" w:color="auto"/>
        <w:bottom w:val="none" w:sz="0" w:space="0" w:color="auto"/>
        <w:right w:val="none" w:sz="0" w:space="0" w:color="auto"/>
      </w:divBdr>
    </w:div>
    <w:div w:id="1450978274">
      <w:marLeft w:val="0"/>
      <w:marRight w:val="0"/>
      <w:marTop w:val="0"/>
      <w:marBottom w:val="0"/>
      <w:divBdr>
        <w:top w:val="none" w:sz="0" w:space="0" w:color="auto"/>
        <w:left w:val="none" w:sz="0" w:space="0" w:color="auto"/>
        <w:bottom w:val="none" w:sz="0" w:space="0" w:color="auto"/>
        <w:right w:val="none" w:sz="0" w:space="0" w:color="auto"/>
      </w:divBdr>
    </w:div>
    <w:div w:id="1451318294">
      <w:marLeft w:val="0"/>
      <w:marRight w:val="0"/>
      <w:marTop w:val="0"/>
      <w:marBottom w:val="0"/>
      <w:divBdr>
        <w:top w:val="none" w:sz="0" w:space="0" w:color="auto"/>
        <w:left w:val="none" w:sz="0" w:space="0" w:color="auto"/>
        <w:bottom w:val="none" w:sz="0" w:space="0" w:color="auto"/>
        <w:right w:val="none" w:sz="0" w:space="0" w:color="auto"/>
      </w:divBdr>
    </w:div>
    <w:div w:id="1451318351">
      <w:marLeft w:val="0"/>
      <w:marRight w:val="0"/>
      <w:marTop w:val="0"/>
      <w:marBottom w:val="0"/>
      <w:divBdr>
        <w:top w:val="none" w:sz="0" w:space="0" w:color="auto"/>
        <w:left w:val="none" w:sz="0" w:space="0" w:color="auto"/>
        <w:bottom w:val="none" w:sz="0" w:space="0" w:color="auto"/>
        <w:right w:val="none" w:sz="0" w:space="0" w:color="auto"/>
      </w:divBdr>
    </w:div>
    <w:div w:id="1451321804">
      <w:marLeft w:val="0"/>
      <w:marRight w:val="0"/>
      <w:marTop w:val="0"/>
      <w:marBottom w:val="0"/>
      <w:divBdr>
        <w:top w:val="none" w:sz="0" w:space="0" w:color="auto"/>
        <w:left w:val="none" w:sz="0" w:space="0" w:color="auto"/>
        <w:bottom w:val="none" w:sz="0" w:space="0" w:color="auto"/>
        <w:right w:val="none" w:sz="0" w:space="0" w:color="auto"/>
      </w:divBdr>
    </w:div>
    <w:div w:id="1451435432">
      <w:bodyDiv w:val="1"/>
      <w:marLeft w:val="0"/>
      <w:marRight w:val="0"/>
      <w:marTop w:val="0"/>
      <w:marBottom w:val="0"/>
      <w:divBdr>
        <w:top w:val="none" w:sz="0" w:space="0" w:color="auto"/>
        <w:left w:val="none" w:sz="0" w:space="0" w:color="auto"/>
        <w:bottom w:val="none" w:sz="0" w:space="0" w:color="auto"/>
        <w:right w:val="none" w:sz="0" w:space="0" w:color="auto"/>
      </w:divBdr>
    </w:div>
    <w:div w:id="1451436981">
      <w:bodyDiv w:val="1"/>
      <w:marLeft w:val="0"/>
      <w:marRight w:val="0"/>
      <w:marTop w:val="0"/>
      <w:marBottom w:val="0"/>
      <w:divBdr>
        <w:top w:val="none" w:sz="0" w:space="0" w:color="auto"/>
        <w:left w:val="none" w:sz="0" w:space="0" w:color="auto"/>
        <w:bottom w:val="none" w:sz="0" w:space="0" w:color="auto"/>
        <w:right w:val="none" w:sz="0" w:space="0" w:color="auto"/>
      </w:divBdr>
    </w:div>
    <w:div w:id="1451587495">
      <w:marLeft w:val="0"/>
      <w:marRight w:val="0"/>
      <w:marTop w:val="0"/>
      <w:marBottom w:val="0"/>
      <w:divBdr>
        <w:top w:val="none" w:sz="0" w:space="0" w:color="auto"/>
        <w:left w:val="none" w:sz="0" w:space="0" w:color="auto"/>
        <w:bottom w:val="none" w:sz="0" w:space="0" w:color="auto"/>
        <w:right w:val="none" w:sz="0" w:space="0" w:color="auto"/>
      </w:divBdr>
    </w:div>
    <w:div w:id="1451630338">
      <w:marLeft w:val="0"/>
      <w:marRight w:val="0"/>
      <w:marTop w:val="0"/>
      <w:marBottom w:val="0"/>
      <w:divBdr>
        <w:top w:val="none" w:sz="0" w:space="0" w:color="auto"/>
        <w:left w:val="none" w:sz="0" w:space="0" w:color="auto"/>
        <w:bottom w:val="none" w:sz="0" w:space="0" w:color="auto"/>
        <w:right w:val="none" w:sz="0" w:space="0" w:color="auto"/>
      </w:divBdr>
    </w:div>
    <w:div w:id="1451633950">
      <w:marLeft w:val="0"/>
      <w:marRight w:val="0"/>
      <w:marTop w:val="0"/>
      <w:marBottom w:val="0"/>
      <w:divBdr>
        <w:top w:val="none" w:sz="0" w:space="0" w:color="auto"/>
        <w:left w:val="none" w:sz="0" w:space="0" w:color="auto"/>
        <w:bottom w:val="none" w:sz="0" w:space="0" w:color="auto"/>
        <w:right w:val="none" w:sz="0" w:space="0" w:color="auto"/>
      </w:divBdr>
    </w:div>
    <w:div w:id="1451777703">
      <w:marLeft w:val="0"/>
      <w:marRight w:val="0"/>
      <w:marTop w:val="0"/>
      <w:marBottom w:val="0"/>
      <w:divBdr>
        <w:top w:val="none" w:sz="0" w:space="0" w:color="auto"/>
        <w:left w:val="none" w:sz="0" w:space="0" w:color="auto"/>
        <w:bottom w:val="none" w:sz="0" w:space="0" w:color="auto"/>
        <w:right w:val="none" w:sz="0" w:space="0" w:color="auto"/>
      </w:divBdr>
    </w:div>
    <w:div w:id="1451780829">
      <w:marLeft w:val="0"/>
      <w:marRight w:val="0"/>
      <w:marTop w:val="0"/>
      <w:marBottom w:val="0"/>
      <w:divBdr>
        <w:top w:val="none" w:sz="0" w:space="0" w:color="auto"/>
        <w:left w:val="none" w:sz="0" w:space="0" w:color="auto"/>
        <w:bottom w:val="none" w:sz="0" w:space="0" w:color="auto"/>
        <w:right w:val="none" w:sz="0" w:space="0" w:color="auto"/>
      </w:divBdr>
    </w:div>
    <w:div w:id="1451783555">
      <w:marLeft w:val="0"/>
      <w:marRight w:val="0"/>
      <w:marTop w:val="0"/>
      <w:marBottom w:val="0"/>
      <w:divBdr>
        <w:top w:val="none" w:sz="0" w:space="0" w:color="auto"/>
        <w:left w:val="none" w:sz="0" w:space="0" w:color="auto"/>
        <w:bottom w:val="none" w:sz="0" w:space="0" w:color="auto"/>
        <w:right w:val="none" w:sz="0" w:space="0" w:color="auto"/>
      </w:divBdr>
    </w:div>
    <w:div w:id="1451823626">
      <w:marLeft w:val="0"/>
      <w:marRight w:val="0"/>
      <w:marTop w:val="0"/>
      <w:marBottom w:val="0"/>
      <w:divBdr>
        <w:top w:val="none" w:sz="0" w:space="0" w:color="auto"/>
        <w:left w:val="none" w:sz="0" w:space="0" w:color="auto"/>
        <w:bottom w:val="none" w:sz="0" w:space="0" w:color="auto"/>
        <w:right w:val="none" w:sz="0" w:space="0" w:color="auto"/>
      </w:divBdr>
    </w:div>
    <w:div w:id="1451824309">
      <w:marLeft w:val="0"/>
      <w:marRight w:val="0"/>
      <w:marTop w:val="0"/>
      <w:marBottom w:val="0"/>
      <w:divBdr>
        <w:top w:val="none" w:sz="0" w:space="0" w:color="auto"/>
        <w:left w:val="none" w:sz="0" w:space="0" w:color="auto"/>
        <w:bottom w:val="none" w:sz="0" w:space="0" w:color="auto"/>
        <w:right w:val="none" w:sz="0" w:space="0" w:color="auto"/>
      </w:divBdr>
    </w:div>
    <w:div w:id="1451851258">
      <w:marLeft w:val="0"/>
      <w:marRight w:val="0"/>
      <w:marTop w:val="0"/>
      <w:marBottom w:val="0"/>
      <w:divBdr>
        <w:top w:val="none" w:sz="0" w:space="0" w:color="auto"/>
        <w:left w:val="none" w:sz="0" w:space="0" w:color="auto"/>
        <w:bottom w:val="none" w:sz="0" w:space="0" w:color="auto"/>
        <w:right w:val="none" w:sz="0" w:space="0" w:color="auto"/>
      </w:divBdr>
    </w:div>
    <w:div w:id="1451895037">
      <w:marLeft w:val="0"/>
      <w:marRight w:val="0"/>
      <w:marTop w:val="0"/>
      <w:marBottom w:val="0"/>
      <w:divBdr>
        <w:top w:val="none" w:sz="0" w:space="0" w:color="auto"/>
        <w:left w:val="none" w:sz="0" w:space="0" w:color="auto"/>
        <w:bottom w:val="none" w:sz="0" w:space="0" w:color="auto"/>
        <w:right w:val="none" w:sz="0" w:space="0" w:color="auto"/>
      </w:divBdr>
    </w:div>
    <w:div w:id="1451898992">
      <w:marLeft w:val="0"/>
      <w:marRight w:val="0"/>
      <w:marTop w:val="0"/>
      <w:marBottom w:val="0"/>
      <w:divBdr>
        <w:top w:val="none" w:sz="0" w:space="0" w:color="auto"/>
        <w:left w:val="none" w:sz="0" w:space="0" w:color="auto"/>
        <w:bottom w:val="none" w:sz="0" w:space="0" w:color="auto"/>
        <w:right w:val="none" w:sz="0" w:space="0" w:color="auto"/>
      </w:divBdr>
    </w:div>
    <w:div w:id="1451901520">
      <w:marLeft w:val="0"/>
      <w:marRight w:val="0"/>
      <w:marTop w:val="0"/>
      <w:marBottom w:val="0"/>
      <w:divBdr>
        <w:top w:val="none" w:sz="0" w:space="0" w:color="auto"/>
        <w:left w:val="none" w:sz="0" w:space="0" w:color="auto"/>
        <w:bottom w:val="none" w:sz="0" w:space="0" w:color="auto"/>
        <w:right w:val="none" w:sz="0" w:space="0" w:color="auto"/>
      </w:divBdr>
    </w:div>
    <w:div w:id="1451968625">
      <w:marLeft w:val="0"/>
      <w:marRight w:val="0"/>
      <w:marTop w:val="0"/>
      <w:marBottom w:val="0"/>
      <w:divBdr>
        <w:top w:val="none" w:sz="0" w:space="0" w:color="auto"/>
        <w:left w:val="none" w:sz="0" w:space="0" w:color="auto"/>
        <w:bottom w:val="none" w:sz="0" w:space="0" w:color="auto"/>
        <w:right w:val="none" w:sz="0" w:space="0" w:color="auto"/>
      </w:divBdr>
    </w:div>
    <w:div w:id="1451971145">
      <w:marLeft w:val="0"/>
      <w:marRight w:val="0"/>
      <w:marTop w:val="0"/>
      <w:marBottom w:val="0"/>
      <w:divBdr>
        <w:top w:val="none" w:sz="0" w:space="0" w:color="auto"/>
        <w:left w:val="none" w:sz="0" w:space="0" w:color="auto"/>
        <w:bottom w:val="none" w:sz="0" w:space="0" w:color="auto"/>
        <w:right w:val="none" w:sz="0" w:space="0" w:color="auto"/>
      </w:divBdr>
    </w:div>
    <w:div w:id="1452046599">
      <w:marLeft w:val="0"/>
      <w:marRight w:val="0"/>
      <w:marTop w:val="0"/>
      <w:marBottom w:val="0"/>
      <w:divBdr>
        <w:top w:val="none" w:sz="0" w:space="0" w:color="auto"/>
        <w:left w:val="none" w:sz="0" w:space="0" w:color="auto"/>
        <w:bottom w:val="none" w:sz="0" w:space="0" w:color="auto"/>
        <w:right w:val="none" w:sz="0" w:space="0" w:color="auto"/>
      </w:divBdr>
    </w:div>
    <w:div w:id="1452169969">
      <w:marLeft w:val="0"/>
      <w:marRight w:val="0"/>
      <w:marTop w:val="0"/>
      <w:marBottom w:val="0"/>
      <w:divBdr>
        <w:top w:val="none" w:sz="0" w:space="0" w:color="auto"/>
        <w:left w:val="none" w:sz="0" w:space="0" w:color="auto"/>
        <w:bottom w:val="none" w:sz="0" w:space="0" w:color="auto"/>
        <w:right w:val="none" w:sz="0" w:space="0" w:color="auto"/>
      </w:divBdr>
    </w:div>
    <w:div w:id="1452242279">
      <w:marLeft w:val="0"/>
      <w:marRight w:val="0"/>
      <w:marTop w:val="0"/>
      <w:marBottom w:val="0"/>
      <w:divBdr>
        <w:top w:val="none" w:sz="0" w:space="0" w:color="auto"/>
        <w:left w:val="none" w:sz="0" w:space="0" w:color="auto"/>
        <w:bottom w:val="none" w:sz="0" w:space="0" w:color="auto"/>
        <w:right w:val="none" w:sz="0" w:space="0" w:color="auto"/>
      </w:divBdr>
    </w:div>
    <w:div w:id="1452282699">
      <w:marLeft w:val="0"/>
      <w:marRight w:val="0"/>
      <w:marTop w:val="0"/>
      <w:marBottom w:val="0"/>
      <w:divBdr>
        <w:top w:val="none" w:sz="0" w:space="0" w:color="auto"/>
        <w:left w:val="none" w:sz="0" w:space="0" w:color="auto"/>
        <w:bottom w:val="none" w:sz="0" w:space="0" w:color="auto"/>
        <w:right w:val="none" w:sz="0" w:space="0" w:color="auto"/>
      </w:divBdr>
    </w:div>
    <w:div w:id="1452364017">
      <w:marLeft w:val="0"/>
      <w:marRight w:val="0"/>
      <w:marTop w:val="0"/>
      <w:marBottom w:val="0"/>
      <w:divBdr>
        <w:top w:val="none" w:sz="0" w:space="0" w:color="auto"/>
        <w:left w:val="none" w:sz="0" w:space="0" w:color="auto"/>
        <w:bottom w:val="none" w:sz="0" w:space="0" w:color="auto"/>
        <w:right w:val="none" w:sz="0" w:space="0" w:color="auto"/>
      </w:divBdr>
    </w:div>
    <w:div w:id="1452431438">
      <w:marLeft w:val="0"/>
      <w:marRight w:val="0"/>
      <w:marTop w:val="0"/>
      <w:marBottom w:val="0"/>
      <w:divBdr>
        <w:top w:val="none" w:sz="0" w:space="0" w:color="auto"/>
        <w:left w:val="none" w:sz="0" w:space="0" w:color="auto"/>
        <w:bottom w:val="none" w:sz="0" w:space="0" w:color="auto"/>
        <w:right w:val="none" w:sz="0" w:space="0" w:color="auto"/>
      </w:divBdr>
    </w:div>
    <w:div w:id="1452436707">
      <w:marLeft w:val="0"/>
      <w:marRight w:val="0"/>
      <w:marTop w:val="0"/>
      <w:marBottom w:val="0"/>
      <w:divBdr>
        <w:top w:val="none" w:sz="0" w:space="0" w:color="auto"/>
        <w:left w:val="none" w:sz="0" w:space="0" w:color="auto"/>
        <w:bottom w:val="none" w:sz="0" w:space="0" w:color="auto"/>
        <w:right w:val="none" w:sz="0" w:space="0" w:color="auto"/>
      </w:divBdr>
    </w:div>
    <w:div w:id="1452548863">
      <w:marLeft w:val="0"/>
      <w:marRight w:val="0"/>
      <w:marTop w:val="0"/>
      <w:marBottom w:val="0"/>
      <w:divBdr>
        <w:top w:val="none" w:sz="0" w:space="0" w:color="auto"/>
        <w:left w:val="none" w:sz="0" w:space="0" w:color="auto"/>
        <w:bottom w:val="none" w:sz="0" w:space="0" w:color="auto"/>
        <w:right w:val="none" w:sz="0" w:space="0" w:color="auto"/>
      </w:divBdr>
    </w:div>
    <w:div w:id="1452625125">
      <w:marLeft w:val="0"/>
      <w:marRight w:val="0"/>
      <w:marTop w:val="0"/>
      <w:marBottom w:val="0"/>
      <w:divBdr>
        <w:top w:val="none" w:sz="0" w:space="0" w:color="auto"/>
        <w:left w:val="none" w:sz="0" w:space="0" w:color="auto"/>
        <w:bottom w:val="none" w:sz="0" w:space="0" w:color="auto"/>
        <w:right w:val="none" w:sz="0" w:space="0" w:color="auto"/>
      </w:divBdr>
    </w:div>
    <w:div w:id="1452632917">
      <w:marLeft w:val="0"/>
      <w:marRight w:val="0"/>
      <w:marTop w:val="0"/>
      <w:marBottom w:val="0"/>
      <w:divBdr>
        <w:top w:val="none" w:sz="0" w:space="0" w:color="auto"/>
        <w:left w:val="none" w:sz="0" w:space="0" w:color="auto"/>
        <w:bottom w:val="none" w:sz="0" w:space="0" w:color="auto"/>
        <w:right w:val="none" w:sz="0" w:space="0" w:color="auto"/>
      </w:divBdr>
    </w:div>
    <w:div w:id="1452702049">
      <w:marLeft w:val="0"/>
      <w:marRight w:val="0"/>
      <w:marTop w:val="0"/>
      <w:marBottom w:val="0"/>
      <w:divBdr>
        <w:top w:val="none" w:sz="0" w:space="0" w:color="auto"/>
        <w:left w:val="none" w:sz="0" w:space="0" w:color="auto"/>
        <w:bottom w:val="none" w:sz="0" w:space="0" w:color="auto"/>
        <w:right w:val="none" w:sz="0" w:space="0" w:color="auto"/>
      </w:divBdr>
    </w:div>
    <w:div w:id="1452742211">
      <w:bodyDiv w:val="1"/>
      <w:marLeft w:val="0"/>
      <w:marRight w:val="0"/>
      <w:marTop w:val="0"/>
      <w:marBottom w:val="0"/>
      <w:divBdr>
        <w:top w:val="none" w:sz="0" w:space="0" w:color="auto"/>
        <w:left w:val="none" w:sz="0" w:space="0" w:color="auto"/>
        <w:bottom w:val="none" w:sz="0" w:space="0" w:color="auto"/>
        <w:right w:val="none" w:sz="0" w:space="0" w:color="auto"/>
      </w:divBdr>
    </w:div>
    <w:div w:id="1452818954">
      <w:marLeft w:val="0"/>
      <w:marRight w:val="0"/>
      <w:marTop w:val="0"/>
      <w:marBottom w:val="0"/>
      <w:divBdr>
        <w:top w:val="none" w:sz="0" w:space="0" w:color="auto"/>
        <w:left w:val="none" w:sz="0" w:space="0" w:color="auto"/>
        <w:bottom w:val="none" w:sz="0" w:space="0" w:color="auto"/>
        <w:right w:val="none" w:sz="0" w:space="0" w:color="auto"/>
      </w:divBdr>
    </w:div>
    <w:div w:id="1452825562">
      <w:marLeft w:val="0"/>
      <w:marRight w:val="0"/>
      <w:marTop w:val="0"/>
      <w:marBottom w:val="0"/>
      <w:divBdr>
        <w:top w:val="none" w:sz="0" w:space="0" w:color="auto"/>
        <w:left w:val="none" w:sz="0" w:space="0" w:color="auto"/>
        <w:bottom w:val="none" w:sz="0" w:space="0" w:color="auto"/>
        <w:right w:val="none" w:sz="0" w:space="0" w:color="auto"/>
      </w:divBdr>
    </w:div>
    <w:div w:id="1453013084">
      <w:marLeft w:val="0"/>
      <w:marRight w:val="0"/>
      <w:marTop w:val="0"/>
      <w:marBottom w:val="0"/>
      <w:divBdr>
        <w:top w:val="none" w:sz="0" w:space="0" w:color="auto"/>
        <w:left w:val="none" w:sz="0" w:space="0" w:color="auto"/>
        <w:bottom w:val="none" w:sz="0" w:space="0" w:color="auto"/>
        <w:right w:val="none" w:sz="0" w:space="0" w:color="auto"/>
      </w:divBdr>
    </w:div>
    <w:div w:id="1453085807">
      <w:marLeft w:val="0"/>
      <w:marRight w:val="0"/>
      <w:marTop w:val="0"/>
      <w:marBottom w:val="0"/>
      <w:divBdr>
        <w:top w:val="none" w:sz="0" w:space="0" w:color="auto"/>
        <w:left w:val="none" w:sz="0" w:space="0" w:color="auto"/>
        <w:bottom w:val="none" w:sz="0" w:space="0" w:color="auto"/>
        <w:right w:val="none" w:sz="0" w:space="0" w:color="auto"/>
      </w:divBdr>
    </w:div>
    <w:div w:id="1453134781">
      <w:marLeft w:val="0"/>
      <w:marRight w:val="0"/>
      <w:marTop w:val="0"/>
      <w:marBottom w:val="0"/>
      <w:divBdr>
        <w:top w:val="none" w:sz="0" w:space="0" w:color="auto"/>
        <w:left w:val="none" w:sz="0" w:space="0" w:color="auto"/>
        <w:bottom w:val="none" w:sz="0" w:space="0" w:color="auto"/>
        <w:right w:val="none" w:sz="0" w:space="0" w:color="auto"/>
      </w:divBdr>
    </w:div>
    <w:div w:id="1453161907">
      <w:marLeft w:val="0"/>
      <w:marRight w:val="0"/>
      <w:marTop w:val="0"/>
      <w:marBottom w:val="0"/>
      <w:divBdr>
        <w:top w:val="none" w:sz="0" w:space="0" w:color="auto"/>
        <w:left w:val="none" w:sz="0" w:space="0" w:color="auto"/>
        <w:bottom w:val="none" w:sz="0" w:space="0" w:color="auto"/>
        <w:right w:val="none" w:sz="0" w:space="0" w:color="auto"/>
      </w:divBdr>
    </w:div>
    <w:div w:id="1453397866">
      <w:marLeft w:val="0"/>
      <w:marRight w:val="0"/>
      <w:marTop w:val="0"/>
      <w:marBottom w:val="0"/>
      <w:divBdr>
        <w:top w:val="none" w:sz="0" w:space="0" w:color="auto"/>
        <w:left w:val="none" w:sz="0" w:space="0" w:color="auto"/>
        <w:bottom w:val="none" w:sz="0" w:space="0" w:color="auto"/>
        <w:right w:val="none" w:sz="0" w:space="0" w:color="auto"/>
      </w:divBdr>
    </w:div>
    <w:div w:id="1453475080">
      <w:marLeft w:val="0"/>
      <w:marRight w:val="0"/>
      <w:marTop w:val="0"/>
      <w:marBottom w:val="0"/>
      <w:divBdr>
        <w:top w:val="none" w:sz="0" w:space="0" w:color="auto"/>
        <w:left w:val="none" w:sz="0" w:space="0" w:color="auto"/>
        <w:bottom w:val="none" w:sz="0" w:space="0" w:color="auto"/>
        <w:right w:val="none" w:sz="0" w:space="0" w:color="auto"/>
      </w:divBdr>
    </w:div>
    <w:div w:id="1453477122">
      <w:marLeft w:val="0"/>
      <w:marRight w:val="0"/>
      <w:marTop w:val="0"/>
      <w:marBottom w:val="0"/>
      <w:divBdr>
        <w:top w:val="none" w:sz="0" w:space="0" w:color="auto"/>
        <w:left w:val="none" w:sz="0" w:space="0" w:color="auto"/>
        <w:bottom w:val="none" w:sz="0" w:space="0" w:color="auto"/>
        <w:right w:val="none" w:sz="0" w:space="0" w:color="auto"/>
      </w:divBdr>
    </w:div>
    <w:div w:id="1453548014">
      <w:marLeft w:val="0"/>
      <w:marRight w:val="0"/>
      <w:marTop w:val="0"/>
      <w:marBottom w:val="0"/>
      <w:divBdr>
        <w:top w:val="none" w:sz="0" w:space="0" w:color="auto"/>
        <w:left w:val="none" w:sz="0" w:space="0" w:color="auto"/>
        <w:bottom w:val="none" w:sz="0" w:space="0" w:color="auto"/>
        <w:right w:val="none" w:sz="0" w:space="0" w:color="auto"/>
      </w:divBdr>
    </w:div>
    <w:div w:id="1453553327">
      <w:marLeft w:val="0"/>
      <w:marRight w:val="0"/>
      <w:marTop w:val="0"/>
      <w:marBottom w:val="0"/>
      <w:divBdr>
        <w:top w:val="none" w:sz="0" w:space="0" w:color="auto"/>
        <w:left w:val="none" w:sz="0" w:space="0" w:color="auto"/>
        <w:bottom w:val="none" w:sz="0" w:space="0" w:color="auto"/>
        <w:right w:val="none" w:sz="0" w:space="0" w:color="auto"/>
      </w:divBdr>
    </w:div>
    <w:div w:id="1453553881">
      <w:marLeft w:val="0"/>
      <w:marRight w:val="0"/>
      <w:marTop w:val="0"/>
      <w:marBottom w:val="0"/>
      <w:divBdr>
        <w:top w:val="none" w:sz="0" w:space="0" w:color="auto"/>
        <w:left w:val="none" w:sz="0" w:space="0" w:color="auto"/>
        <w:bottom w:val="none" w:sz="0" w:space="0" w:color="auto"/>
        <w:right w:val="none" w:sz="0" w:space="0" w:color="auto"/>
      </w:divBdr>
    </w:div>
    <w:div w:id="1453741631">
      <w:marLeft w:val="0"/>
      <w:marRight w:val="0"/>
      <w:marTop w:val="0"/>
      <w:marBottom w:val="0"/>
      <w:divBdr>
        <w:top w:val="none" w:sz="0" w:space="0" w:color="auto"/>
        <w:left w:val="none" w:sz="0" w:space="0" w:color="auto"/>
        <w:bottom w:val="none" w:sz="0" w:space="0" w:color="auto"/>
        <w:right w:val="none" w:sz="0" w:space="0" w:color="auto"/>
      </w:divBdr>
    </w:div>
    <w:div w:id="1453749140">
      <w:marLeft w:val="0"/>
      <w:marRight w:val="0"/>
      <w:marTop w:val="0"/>
      <w:marBottom w:val="0"/>
      <w:divBdr>
        <w:top w:val="none" w:sz="0" w:space="0" w:color="auto"/>
        <w:left w:val="none" w:sz="0" w:space="0" w:color="auto"/>
        <w:bottom w:val="none" w:sz="0" w:space="0" w:color="auto"/>
        <w:right w:val="none" w:sz="0" w:space="0" w:color="auto"/>
      </w:divBdr>
    </w:div>
    <w:div w:id="1453792174">
      <w:marLeft w:val="0"/>
      <w:marRight w:val="0"/>
      <w:marTop w:val="0"/>
      <w:marBottom w:val="0"/>
      <w:divBdr>
        <w:top w:val="none" w:sz="0" w:space="0" w:color="auto"/>
        <w:left w:val="none" w:sz="0" w:space="0" w:color="auto"/>
        <w:bottom w:val="none" w:sz="0" w:space="0" w:color="auto"/>
        <w:right w:val="none" w:sz="0" w:space="0" w:color="auto"/>
      </w:divBdr>
    </w:div>
    <w:div w:id="1453984666">
      <w:marLeft w:val="0"/>
      <w:marRight w:val="0"/>
      <w:marTop w:val="0"/>
      <w:marBottom w:val="0"/>
      <w:divBdr>
        <w:top w:val="none" w:sz="0" w:space="0" w:color="auto"/>
        <w:left w:val="none" w:sz="0" w:space="0" w:color="auto"/>
        <w:bottom w:val="none" w:sz="0" w:space="0" w:color="auto"/>
        <w:right w:val="none" w:sz="0" w:space="0" w:color="auto"/>
      </w:divBdr>
    </w:div>
    <w:div w:id="1454013098">
      <w:marLeft w:val="0"/>
      <w:marRight w:val="0"/>
      <w:marTop w:val="0"/>
      <w:marBottom w:val="0"/>
      <w:divBdr>
        <w:top w:val="none" w:sz="0" w:space="0" w:color="auto"/>
        <w:left w:val="none" w:sz="0" w:space="0" w:color="auto"/>
        <w:bottom w:val="none" w:sz="0" w:space="0" w:color="auto"/>
        <w:right w:val="none" w:sz="0" w:space="0" w:color="auto"/>
      </w:divBdr>
    </w:div>
    <w:div w:id="1454057942">
      <w:marLeft w:val="0"/>
      <w:marRight w:val="0"/>
      <w:marTop w:val="0"/>
      <w:marBottom w:val="0"/>
      <w:divBdr>
        <w:top w:val="none" w:sz="0" w:space="0" w:color="auto"/>
        <w:left w:val="none" w:sz="0" w:space="0" w:color="auto"/>
        <w:bottom w:val="none" w:sz="0" w:space="0" w:color="auto"/>
        <w:right w:val="none" w:sz="0" w:space="0" w:color="auto"/>
      </w:divBdr>
    </w:div>
    <w:div w:id="1454129320">
      <w:marLeft w:val="0"/>
      <w:marRight w:val="0"/>
      <w:marTop w:val="0"/>
      <w:marBottom w:val="0"/>
      <w:divBdr>
        <w:top w:val="none" w:sz="0" w:space="0" w:color="auto"/>
        <w:left w:val="none" w:sz="0" w:space="0" w:color="auto"/>
        <w:bottom w:val="none" w:sz="0" w:space="0" w:color="auto"/>
        <w:right w:val="none" w:sz="0" w:space="0" w:color="auto"/>
      </w:divBdr>
    </w:div>
    <w:div w:id="1454328968">
      <w:bodyDiv w:val="1"/>
      <w:marLeft w:val="0"/>
      <w:marRight w:val="0"/>
      <w:marTop w:val="0"/>
      <w:marBottom w:val="0"/>
      <w:divBdr>
        <w:top w:val="none" w:sz="0" w:space="0" w:color="auto"/>
        <w:left w:val="none" w:sz="0" w:space="0" w:color="auto"/>
        <w:bottom w:val="none" w:sz="0" w:space="0" w:color="auto"/>
        <w:right w:val="none" w:sz="0" w:space="0" w:color="auto"/>
      </w:divBdr>
    </w:div>
    <w:div w:id="1454329257">
      <w:marLeft w:val="0"/>
      <w:marRight w:val="0"/>
      <w:marTop w:val="0"/>
      <w:marBottom w:val="0"/>
      <w:divBdr>
        <w:top w:val="none" w:sz="0" w:space="0" w:color="auto"/>
        <w:left w:val="none" w:sz="0" w:space="0" w:color="auto"/>
        <w:bottom w:val="none" w:sz="0" w:space="0" w:color="auto"/>
        <w:right w:val="none" w:sz="0" w:space="0" w:color="auto"/>
      </w:divBdr>
    </w:div>
    <w:div w:id="1454401557">
      <w:marLeft w:val="0"/>
      <w:marRight w:val="0"/>
      <w:marTop w:val="0"/>
      <w:marBottom w:val="0"/>
      <w:divBdr>
        <w:top w:val="none" w:sz="0" w:space="0" w:color="auto"/>
        <w:left w:val="none" w:sz="0" w:space="0" w:color="auto"/>
        <w:bottom w:val="none" w:sz="0" w:space="0" w:color="auto"/>
        <w:right w:val="none" w:sz="0" w:space="0" w:color="auto"/>
      </w:divBdr>
    </w:div>
    <w:div w:id="1454441774">
      <w:marLeft w:val="0"/>
      <w:marRight w:val="0"/>
      <w:marTop w:val="0"/>
      <w:marBottom w:val="0"/>
      <w:divBdr>
        <w:top w:val="none" w:sz="0" w:space="0" w:color="auto"/>
        <w:left w:val="none" w:sz="0" w:space="0" w:color="auto"/>
        <w:bottom w:val="none" w:sz="0" w:space="0" w:color="auto"/>
        <w:right w:val="none" w:sz="0" w:space="0" w:color="auto"/>
      </w:divBdr>
    </w:div>
    <w:div w:id="1454514779">
      <w:marLeft w:val="0"/>
      <w:marRight w:val="0"/>
      <w:marTop w:val="0"/>
      <w:marBottom w:val="0"/>
      <w:divBdr>
        <w:top w:val="none" w:sz="0" w:space="0" w:color="auto"/>
        <w:left w:val="none" w:sz="0" w:space="0" w:color="auto"/>
        <w:bottom w:val="none" w:sz="0" w:space="0" w:color="auto"/>
        <w:right w:val="none" w:sz="0" w:space="0" w:color="auto"/>
      </w:divBdr>
    </w:div>
    <w:div w:id="1454593180">
      <w:marLeft w:val="0"/>
      <w:marRight w:val="0"/>
      <w:marTop w:val="0"/>
      <w:marBottom w:val="0"/>
      <w:divBdr>
        <w:top w:val="none" w:sz="0" w:space="0" w:color="auto"/>
        <w:left w:val="none" w:sz="0" w:space="0" w:color="auto"/>
        <w:bottom w:val="none" w:sz="0" w:space="0" w:color="auto"/>
        <w:right w:val="none" w:sz="0" w:space="0" w:color="auto"/>
      </w:divBdr>
    </w:div>
    <w:div w:id="1454638898">
      <w:marLeft w:val="0"/>
      <w:marRight w:val="0"/>
      <w:marTop w:val="0"/>
      <w:marBottom w:val="0"/>
      <w:divBdr>
        <w:top w:val="none" w:sz="0" w:space="0" w:color="auto"/>
        <w:left w:val="none" w:sz="0" w:space="0" w:color="auto"/>
        <w:bottom w:val="none" w:sz="0" w:space="0" w:color="auto"/>
        <w:right w:val="none" w:sz="0" w:space="0" w:color="auto"/>
      </w:divBdr>
    </w:div>
    <w:div w:id="1454787417">
      <w:marLeft w:val="0"/>
      <w:marRight w:val="0"/>
      <w:marTop w:val="0"/>
      <w:marBottom w:val="0"/>
      <w:divBdr>
        <w:top w:val="none" w:sz="0" w:space="0" w:color="auto"/>
        <w:left w:val="none" w:sz="0" w:space="0" w:color="auto"/>
        <w:bottom w:val="none" w:sz="0" w:space="0" w:color="auto"/>
        <w:right w:val="none" w:sz="0" w:space="0" w:color="auto"/>
      </w:divBdr>
    </w:div>
    <w:div w:id="1454787491">
      <w:marLeft w:val="0"/>
      <w:marRight w:val="0"/>
      <w:marTop w:val="0"/>
      <w:marBottom w:val="0"/>
      <w:divBdr>
        <w:top w:val="none" w:sz="0" w:space="0" w:color="auto"/>
        <w:left w:val="none" w:sz="0" w:space="0" w:color="auto"/>
        <w:bottom w:val="none" w:sz="0" w:space="0" w:color="auto"/>
        <w:right w:val="none" w:sz="0" w:space="0" w:color="auto"/>
      </w:divBdr>
    </w:div>
    <w:div w:id="1454788006">
      <w:marLeft w:val="0"/>
      <w:marRight w:val="0"/>
      <w:marTop w:val="0"/>
      <w:marBottom w:val="0"/>
      <w:divBdr>
        <w:top w:val="none" w:sz="0" w:space="0" w:color="auto"/>
        <w:left w:val="none" w:sz="0" w:space="0" w:color="auto"/>
        <w:bottom w:val="none" w:sz="0" w:space="0" w:color="auto"/>
        <w:right w:val="none" w:sz="0" w:space="0" w:color="auto"/>
      </w:divBdr>
    </w:div>
    <w:div w:id="1454862148">
      <w:marLeft w:val="0"/>
      <w:marRight w:val="0"/>
      <w:marTop w:val="0"/>
      <w:marBottom w:val="0"/>
      <w:divBdr>
        <w:top w:val="none" w:sz="0" w:space="0" w:color="auto"/>
        <w:left w:val="none" w:sz="0" w:space="0" w:color="auto"/>
        <w:bottom w:val="none" w:sz="0" w:space="0" w:color="auto"/>
        <w:right w:val="none" w:sz="0" w:space="0" w:color="auto"/>
      </w:divBdr>
    </w:div>
    <w:div w:id="1454901911">
      <w:marLeft w:val="0"/>
      <w:marRight w:val="0"/>
      <w:marTop w:val="0"/>
      <w:marBottom w:val="0"/>
      <w:divBdr>
        <w:top w:val="none" w:sz="0" w:space="0" w:color="auto"/>
        <w:left w:val="none" w:sz="0" w:space="0" w:color="auto"/>
        <w:bottom w:val="none" w:sz="0" w:space="0" w:color="auto"/>
        <w:right w:val="none" w:sz="0" w:space="0" w:color="auto"/>
      </w:divBdr>
    </w:div>
    <w:div w:id="1454902993">
      <w:marLeft w:val="0"/>
      <w:marRight w:val="0"/>
      <w:marTop w:val="0"/>
      <w:marBottom w:val="0"/>
      <w:divBdr>
        <w:top w:val="none" w:sz="0" w:space="0" w:color="auto"/>
        <w:left w:val="none" w:sz="0" w:space="0" w:color="auto"/>
        <w:bottom w:val="none" w:sz="0" w:space="0" w:color="auto"/>
        <w:right w:val="none" w:sz="0" w:space="0" w:color="auto"/>
      </w:divBdr>
    </w:div>
    <w:div w:id="1454903894">
      <w:marLeft w:val="0"/>
      <w:marRight w:val="0"/>
      <w:marTop w:val="0"/>
      <w:marBottom w:val="0"/>
      <w:divBdr>
        <w:top w:val="none" w:sz="0" w:space="0" w:color="auto"/>
        <w:left w:val="none" w:sz="0" w:space="0" w:color="auto"/>
        <w:bottom w:val="none" w:sz="0" w:space="0" w:color="auto"/>
        <w:right w:val="none" w:sz="0" w:space="0" w:color="auto"/>
      </w:divBdr>
    </w:div>
    <w:div w:id="1454982108">
      <w:marLeft w:val="0"/>
      <w:marRight w:val="0"/>
      <w:marTop w:val="0"/>
      <w:marBottom w:val="0"/>
      <w:divBdr>
        <w:top w:val="none" w:sz="0" w:space="0" w:color="auto"/>
        <w:left w:val="none" w:sz="0" w:space="0" w:color="auto"/>
        <w:bottom w:val="none" w:sz="0" w:space="0" w:color="auto"/>
        <w:right w:val="none" w:sz="0" w:space="0" w:color="auto"/>
      </w:divBdr>
    </w:div>
    <w:div w:id="1455055253">
      <w:bodyDiv w:val="1"/>
      <w:marLeft w:val="0"/>
      <w:marRight w:val="0"/>
      <w:marTop w:val="0"/>
      <w:marBottom w:val="0"/>
      <w:divBdr>
        <w:top w:val="none" w:sz="0" w:space="0" w:color="auto"/>
        <w:left w:val="none" w:sz="0" w:space="0" w:color="auto"/>
        <w:bottom w:val="none" w:sz="0" w:space="0" w:color="auto"/>
        <w:right w:val="none" w:sz="0" w:space="0" w:color="auto"/>
      </w:divBdr>
    </w:div>
    <w:div w:id="1455058115">
      <w:marLeft w:val="0"/>
      <w:marRight w:val="0"/>
      <w:marTop w:val="0"/>
      <w:marBottom w:val="0"/>
      <w:divBdr>
        <w:top w:val="none" w:sz="0" w:space="0" w:color="auto"/>
        <w:left w:val="none" w:sz="0" w:space="0" w:color="auto"/>
        <w:bottom w:val="none" w:sz="0" w:space="0" w:color="auto"/>
        <w:right w:val="none" w:sz="0" w:space="0" w:color="auto"/>
      </w:divBdr>
    </w:div>
    <w:div w:id="1455097449">
      <w:marLeft w:val="0"/>
      <w:marRight w:val="0"/>
      <w:marTop w:val="0"/>
      <w:marBottom w:val="0"/>
      <w:divBdr>
        <w:top w:val="none" w:sz="0" w:space="0" w:color="auto"/>
        <w:left w:val="none" w:sz="0" w:space="0" w:color="auto"/>
        <w:bottom w:val="none" w:sz="0" w:space="0" w:color="auto"/>
        <w:right w:val="none" w:sz="0" w:space="0" w:color="auto"/>
      </w:divBdr>
    </w:div>
    <w:div w:id="1455100069">
      <w:marLeft w:val="0"/>
      <w:marRight w:val="0"/>
      <w:marTop w:val="0"/>
      <w:marBottom w:val="0"/>
      <w:divBdr>
        <w:top w:val="none" w:sz="0" w:space="0" w:color="auto"/>
        <w:left w:val="none" w:sz="0" w:space="0" w:color="auto"/>
        <w:bottom w:val="none" w:sz="0" w:space="0" w:color="auto"/>
        <w:right w:val="none" w:sz="0" w:space="0" w:color="auto"/>
      </w:divBdr>
    </w:div>
    <w:div w:id="1455102357">
      <w:marLeft w:val="0"/>
      <w:marRight w:val="0"/>
      <w:marTop w:val="0"/>
      <w:marBottom w:val="0"/>
      <w:divBdr>
        <w:top w:val="none" w:sz="0" w:space="0" w:color="auto"/>
        <w:left w:val="none" w:sz="0" w:space="0" w:color="auto"/>
        <w:bottom w:val="none" w:sz="0" w:space="0" w:color="auto"/>
        <w:right w:val="none" w:sz="0" w:space="0" w:color="auto"/>
      </w:divBdr>
    </w:div>
    <w:div w:id="1455128531">
      <w:marLeft w:val="0"/>
      <w:marRight w:val="0"/>
      <w:marTop w:val="0"/>
      <w:marBottom w:val="0"/>
      <w:divBdr>
        <w:top w:val="none" w:sz="0" w:space="0" w:color="auto"/>
        <w:left w:val="none" w:sz="0" w:space="0" w:color="auto"/>
        <w:bottom w:val="none" w:sz="0" w:space="0" w:color="auto"/>
        <w:right w:val="none" w:sz="0" w:space="0" w:color="auto"/>
      </w:divBdr>
    </w:div>
    <w:div w:id="1455171421">
      <w:marLeft w:val="0"/>
      <w:marRight w:val="0"/>
      <w:marTop w:val="0"/>
      <w:marBottom w:val="0"/>
      <w:divBdr>
        <w:top w:val="none" w:sz="0" w:space="0" w:color="auto"/>
        <w:left w:val="none" w:sz="0" w:space="0" w:color="auto"/>
        <w:bottom w:val="none" w:sz="0" w:space="0" w:color="auto"/>
        <w:right w:val="none" w:sz="0" w:space="0" w:color="auto"/>
      </w:divBdr>
    </w:div>
    <w:div w:id="1455175781">
      <w:bodyDiv w:val="1"/>
      <w:marLeft w:val="0"/>
      <w:marRight w:val="0"/>
      <w:marTop w:val="0"/>
      <w:marBottom w:val="0"/>
      <w:divBdr>
        <w:top w:val="none" w:sz="0" w:space="0" w:color="auto"/>
        <w:left w:val="none" w:sz="0" w:space="0" w:color="auto"/>
        <w:bottom w:val="none" w:sz="0" w:space="0" w:color="auto"/>
        <w:right w:val="none" w:sz="0" w:space="0" w:color="auto"/>
      </w:divBdr>
    </w:div>
    <w:div w:id="1455245933">
      <w:marLeft w:val="0"/>
      <w:marRight w:val="0"/>
      <w:marTop w:val="0"/>
      <w:marBottom w:val="0"/>
      <w:divBdr>
        <w:top w:val="none" w:sz="0" w:space="0" w:color="auto"/>
        <w:left w:val="none" w:sz="0" w:space="0" w:color="auto"/>
        <w:bottom w:val="none" w:sz="0" w:space="0" w:color="auto"/>
        <w:right w:val="none" w:sz="0" w:space="0" w:color="auto"/>
      </w:divBdr>
    </w:div>
    <w:div w:id="1455254524">
      <w:marLeft w:val="0"/>
      <w:marRight w:val="0"/>
      <w:marTop w:val="0"/>
      <w:marBottom w:val="0"/>
      <w:divBdr>
        <w:top w:val="none" w:sz="0" w:space="0" w:color="auto"/>
        <w:left w:val="none" w:sz="0" w:space="0" w:color="auto"/>
        <w:bottom w:val="none" w:sz="0" w:space="0" w:color="auto"/>
        <w:right w:val="none" w:sz="0" w:space="0" w:color="auto"/>
      </w:divBdr>
    </w:div>
    <w:div w:id="1455363876">
      <w:marLeft w:val="0"/>
      <w:marRight w:val="0"/>
      <w:marTop w:val="0"/>
      <w:marBottom w:val="0"/>
      <w:divBdr>
        <w:top w:val="none" w:sz="0" w:space="0" w:color="auto"/>
        <w:left w:val="none" w:sz="0" w:space="0" w:color="auto"/>
        <w:bottom w:val="none" w:sz="0" w:space="0" w:color="auto"/>
        <w:right w:val="none" w:sz="0" w:space="0" w:color="auto"/>
      </w:divBdr>
    </w:div>
    <w:div w:id="1455637265">
      <w:marLeft w:val="0"/>
      <w:marRight w:val="0"/>
      <w:marTop w:val="0"/>
      <w:marBottom w:val="0"/>
      <w:divBdr>
        <w:top w:val="none" w:sz="0" w:space="0" w:color="auto"/>
        <w:left w:val="none" w:sz="0" w:space="0" w:color="auto"/>
        <w:bottom w:val="none" w:sz="0" w:space="0" w:color="auto"/>
        <w:right w:val="none" w:sz="0" w:space="0" w:color="auto"/>
      </w:divBdr>
    </w:div>
    <w:div w:id="1455640257">
      <w:marLeft w:val="0"/>
      <w:marRight w:val="0"/>
      <w:marTop w:val="0"/>
      <w:marBottom w:val="0"/>
      <w:divBdr>
        <w:top w:val="none" w:sz="0" w:space="0" w:color="auto"/>
        <w:left w:val="none" w:sz="0" w:space="0" w:color="auto"/>
        <w:bottom w:val="none" w:sz="0" w:space="0" w:color="auto"/>
        <w:right w:val="none" w:sz="0" w:space="0" w:color="auto"/>
      </w:divBdr>
    </w:div>
    <w:div w:id="1455756871">
      <w:marLeft w:val="0"/>
      <w:marRight w:val="0"/>
      <w:marTop w:val="0"/>
      <w:marBottom w:val="0"/>
      <w:divBdr>
        <w:top w:val="none" w:sz="0" w:space="0" w:color="auto"/>
        <w:left w:val="none" w:sz="0" w:space="0" w:color="auto"/>
        <w:bottom w:val="none" w:sz="0" w:space="0" w:color="auto"/>
        <w:right w:val="none" w:sz="0" w:space="0" w:color="auto"/>
      </w:divBdr>
    </w:div>
    <w:div w:id="1455906499">
      <w:marLeft w:val="0"/>
      <w:marRight w:val="0"/>
      <w:marTop w:val="0"/>
      <w:marBottom w:val="0"/>
      <w:divBdr>
        <w:top w:val="none" w:sz="0" w:space="0" w:color="auto"/>
        <w:left w:val="none" w:sz="0" w:space="0" w:color="auto"/>
        <w:bottom w:val="none" w:sz="0" w:space="0" w:color="auto"/>
        <w:right w:val="none" w:sz="0" w:space="0" w:color="auto"/>
      </w:divBdr>
    </w:div>
    <w:div w:id="1455909645">
      <w:marLeft w:val="0"/>
      <w:marRight w:val="0"/>
      <w:marTop w:val="0"/>
      <w:marBottom w:val="0"/>
      <w:divBdr>
        <w:top w:val="none" w:sz="0" w:space="0" w:color="auto"/>
        <w:left w:val="none" w:sz="0" w:space="0" w:color="auto"/>
        <w:bottom w:val="none" w:sz="0" w:space="0" w:color="auto"/>
        <w:right w:val="none" w:sz="0" w:space="0" w:color="auto"/>
      </w:divBdr>
    </w:div>
    <w:div w:id="1456023613">
      <w:marLeft w:val="0"/>
      <w:marRight w:val="0"/>
      <w:marTop w:val="0"/>
      <w:marBottom w:val="0"/>
      <w:divBdr>
        <w:top w:val="none" w:sz="0" w:space="0" w:color="auto"/>
        <w:left w:val="none" w:sz="0" w:space="0" w:color="auto"/>
        <w:bottom w:val="none" w:sz="0" w:space="0" w:color="auto"/>
        <w:right w:val="none" w:sz="0" w:space="0" w:color="auto"/>
      </w:divBdr>
    </w:div>
    <w:div w:id="1456095163">
      <w:marLeft w:val="0"/>
      <w:marRight w:val="0"/>
      <w:marTop w:val="0"/>
      <w:marBottom w:val="0"/>
      <w:divBdr>
        <w:top w:val="none" w:sz="0" w:space="0" w:color="auto"/>
        <w:left w:val="none" w:sz="0" w:space="0" w:color="auto"/>
        <w:bottom w:val="none" w:sz="0" w:space="0" w:color="auto"/>
        <w:right w:val="none" w:sz="0" w:space="0" w:color="auto"/>
      </w:divBdr>
    </w:div>
    <w:div w:id="1456170480">
      <w:marLeft w:val="0"/>
      <w:marRight w:val="0"/>
      <w:marTop w:val="0"/>
      <w:marBottom w:val="0"/>
      <w:divBdr>
        <w:top w:val="none" w:sz="0" w:space="0" w:color="auto"/>
        <w:left w:val="none" w:sz="0" w:space="0" w:color="auto"/>
        <w:bottom w:val="none" w:sz="0" w:space="0" w:color="auto"/>
        <w:right w:val="none" w:sz="0" w:space="0" w:color="auto"/>
      </w:divBdr>
    </w:div>
    <w:div w:id="1456176725">
      <w:marLeft w:val="0"/>
      <w:marRight w:val="0"/>
      <w:marTop w:val="0"/>
      <w:marBottom w:val="0"/>
      <w:divBdr>
        <w:top w:val="none" w:sz="0" w:space="0" w:color="auto"/>
        <w:left w:val="none" w:sz="0" w:space="0" w:color="auto"/>
        <w:bottom w:val="none" w:sz="0" w:space="0" w:color="auto"/>
        <w:right w:val="none" w:sz="0" w:space="0" w:color="auto"/>
      </w:divBdr>
    </w:div>
    <w:div w:id="1456213492">
      <w:marLeft w:val="0"/>
      <w:marRight w:val="0"/>
      <w:marTop w:val="0"/>
      <w:marBottom w:val="0"/>
      <w:divBdr>
        <w:top w:val="none" w:sz="0" w:space="0" w:color="auto"/>
        <w:left w:val="none" w:sz="0" w:space="0" w:color="auto"/>
        <w:bottom w:val="none" w:sz="0" w:space="0" w:color="auto"/>
        <w:right w:val="none" w:sz="0" w:space="0" w:color="auto"/>
      </w:divBdr>
    </w:div>
    <w:div w:id="1456215417">
      <w:marLeft w:val="0"/>
      <w:marRight w:val="0"/>
      <w:marTop w:val="0"/>
      <w:marBottom w:val="0"/>
      <w:divBdr>
        <w:top w:val="none" w:sz="0" w:space="0" w:color="auto"/>
        <w:left w:val="none" w:sz="0" w:space="0" w:color="auto"/>
        <w:bottom w:val="none" w:sz="0" w:space="0" w:color="auto"/>
        <w:right w:val="none" w:sz="0" w:space="0" w:color="auto"/>
      </w:divBdr>
    </w:div>
    <w:div w:id="1456294566">
      <w:marLeft w:val="0"/>
      <w:marRight w:val="0"/>
      <w:marTop w:val="0"/>
      <w:marBottom w:val="0"/>
      <w:divBdr>
        <w:top w:val="none" w:sz="0" w:space="0" w:color="auto"/>
        <w:left w:val="none" w:sz="0" w:space="0" w:color="auto"/>
        <w:bottom w:val="none" w:sz="0" w:space="0" w:color="auto"/>
        <w:right w:val="none" w:sz="0" w:space="0" w:color="auto"/>
      </w:divBdr>
    </w:div>
    <w:div w:id="1456362171">
      <w:marLeft w:val="0"/>
      <w:marRight w:val="0"/>
      <w:marTop w:val="0"/>
      <w:marBottom w:val="0"/>
      <w:divBdr>
        <w:top w:val="none" w:sz="0" w:space="0" w:color="auto"/>
        <w:left w:val="none" w:sz="0" w:space="0" w:color="auto"/>
        <w:bottom w:val="none" w:sz="0" w:space="0" w:color="auto"/>
        <w:right w:val="none" w:sz="0" w:space="0" w:color="auto"/>
      </w:divBdr>
    </w:div>
    <w:div w:id="1456406993">
      <w:marLeft w:val="0"/>
      <w:marRight w:val="0"/>
      <w:marTop w:val="0"/>
      <w:marBottom w:val="0"/>
      <w:divBdr>
        <w:top w:val="none" w:sz="0" w:space="0" w:color="auto"/>
        <w:left w:val="none" w:sz="0" w:space="0" w:color="auto"/>
        <w:bottom w:val="none" w:sz="0" w:space="0" w:color="auto"/>
        <w:right w:val="none" w:sz="0" w:space="0" w:color="auto"/>
      </w:divBdr>
    </w:div>
    <w:div w:id="1456437351">
      <w:marLeft w:val="0"/>
      <w:marRight w:val="0"/>
      <w:marTop w:val="0"/>
      <w:marBottom w:val="0"/>
      <w:divBdr>
        <w:top w:val="none" w:sz="0" w:space="0" w:color="auto"/>
        <w:left w:val="none" w:sz="0" w:space="0" w:color="auto"/>
        <w:bottom w:val="none" w:sz="0" w:space="0" w:color="auto"/>
        <w:right w:val="none" w:sz="0" w:space="0" w:color="auto"/>
      </w:divBdr>
    </w:div>
    <w:div w:id="1456484332">
      <w:marLeft w:val="0"/>
      <w:marRight w:val="0"/>
      <w:marTop w:val="0"/>
      <w:marBottom w:val="0"/>
      <w:divBdr>
        <w:top w:val="none" w:sz="0" w:space="0" w:color="auto"/>
        <w:left w:val="none" w:sz="0" w:space="0" w:color="auto"/>
        <w:bottom w:val="none" w:sz="0" w:space="0" w:color="auto"/>
        <w:right w:val="none" w:sz="0" w:space="0" w:color="auto"/>
      </w:divBdr>
    </w:div>
    <w:div w:id="1456485421">
      <w:marLeft w:val="0"/>
      <w:marRight w:val="0"/>
      <w:marTop w:val="0"/>
      <w:marBottom w:val="0"/>
      <w:divBdr>
        <w:top w:val="none" w:sz="0" w:space="0" w:color="auto"/>
        <w:left w:val="none" w:sz="0" w:space="0" w:color="auto"/>
        <w:bottom w:val="none" w:sz="0" w:space="0" w:color="auto"/>
        <w:right w:val="none" w:sz="0" w:space="0" w:color="auto"/>
      </w:divBdr>
    </w:div>
    <w:div w:id="1456489556">
      <w:marLeft w:val="0"/>
      <w:marRight w:val="0"/>
      <w:marTop w:val="0"/>
      <w:marBottom w:val="0"/>
      <w:divBdr>
        <w:top w:val="none" w:sz="0" w:space="0" w:color="auto"/>
        <w:left w:val="none" w:sz="0" w:space="0" w:color="auto"/>
        <w:bottom w:val="none" w:sz="0" w:space="0" w:color="auto"/>
        <w:right w:val="none" w:sz="0" w:space="0" w:color="auto"/>
      </w:divBdr>
    </w:div>
    <w:div w:id="1456556214">
      <w:marLeft w:val="0"/>
      <w:marRight w:val="0"/>
      <w:marTop w:val="0"/>
      <w:marBottom w:val="0"/>
      <w:divBdr>
        <w:top w:val="none" w:sz="0" w:space="0" w:color="auto"/>
        <w:left w:val="none" w:sz="0" w:space="0" w:color="auto"/>
        <w:bottom w:val="none" w:sz="0" w:space="0" w:color="auto"/>
        <w:right w:val="none" w:sz="0" w:space="0" w:color="auto"/>
      </w:divBdr>
    </w:div>
    <w:div w:id="1456557422">
      <w:marLeft w:val="0"/>
      <w:marRight w:val="0"/>
      <w:marTop w:val="0"/>
      <w:marBottom w:val="0"/>
      <w:divBdr>
        <w:top w:val="none" w:sz="0" w:space="0" w:color="auto"/>
        <w:left w:val="none" w:sz="0" w:space="0" w:color="auto"/>
        <w:bottom w:val="none" w:sz="0" w:space="0" w:color="auto"/>
        <w:right w:val="none" w:sz="0" w:space="0" w:color="auto"/>
      </w:divBdr>
    </w:div>
    <w:div w:id="1456563068">
      <w:marLeft w:val="0"/>
      <w:marRight w:val="0"/>
      <w:marTop w:val="0"/>
      <w:marBottom w:val="0"/>
      <w:divBdr>
        <w:top w:val="none" w:sz="0" w:space="0" w:color="auto"/>
        <w:left w:val="none" w:sz="0" w:space="0" w:color="auto"/>
        <w:bottom w:val="none" w:sz="0" w:space="0" w:color="auto"/>
        <w:right w:val="none" w:sz="0" w:space="0" w:color="auto"/>
      </w:divBdr>
    </w:div>
    <w:div w:id="1456605979">
      <w:marLeft w:val="0"/>
      <w:marRight w:val="0"/>
      <w:marTop w:val="0"/>
      <w:marBottom w:val="0"/>
      <w:divBdr>
        <w:top w:val="none" w:sz="0" w:space="0" w:color="auto"/>
        <w:left w:val="none" w:sz="0" w:space="0" w:color="auto"/>
        <w:bottom w:val="none" w:sz="0" w:space="0" w:color="auto"/>
        <w:right w:val="none" w:sz="0" w:space="0" w:color="auto"/>
      </w:divBdr>
    </w:div>
    <w:div w:id="1456673973">
      <w:marLeft w:val="0"/>
      <w:marRight w:val="0"/>
      <w:marTop w:val="0"/>
      <w:marBottom w:val="0"/>
      <w:divBdr>
        <w:top w:val="none" w:sz="0" w:space="0" w:color="auto"/>
        <w:left w:val="none" w:sz="0" w:space="0" w:color="auto"/>
        <w:bottom w:val="none" w:sz="0" w:space="0" w:color="auto"/>
        <w:right w:val="none" w:sz="0" w:space="0" w:color="auto"/>
      </w:divBdr>
    </w:div>
    <w:div w:id="1456675370">
      <w:marLeft w:val="0"/>
      <w:marRight w:val="0"/>
      <w:marTop w:val="0"/>
      <w:marBottom w:val="0"/>
      <w:divBdr>
        <w:top w:val="none" w:sz="0" w:space="0" w:color="auto"/>
        <w:left w:val="none" w:sz="0" w:space="0" w:color="auto"/>
        <w:bottom w:val="none" w:sz="0" w:space="0" w:color="auto"/>
        <w:right w:val="none" w:sz="0" w:space="0" w:color="auto"/>
      </w:divBdr>
    </w:div>
    <w:div w:id="1456750919">
      <w:marLeft w:val="0"/>
      <w:marRight w:val="0"/>
      <w:marTop w:val="0"/>
      <w:marBottom w:val="0"/>
      <w:divBdr>
        <w:top w:val="none" w:sz="0" w:space="0" w:color="auto"/>
        <w:left w:val="none" w:sz="0" w:space="0" w:color="auto"/>
        <w:bottom w:val="none" w:sz="0" w:space="0" w:color="auto"/>
        <w:right w:val="none" w:sz="0" w:space="0" w:color="auto"/>
      </w:divBdr>
    </w:div>
    <w:div w:id="1456755884">
      <w:marLeft w:val="0"/>
      <w:marRight w:val="0"/>
      <w:marTop w:val="0"/>
      <w:marBottom w:val="0"/>
      <w:divBdr>
        <w:top w:val="none" w:sz="0" w:space="0" w:color="auto"/>
        <w:left w:val="none" w:sz="0" w:space="0" w:color="auto"/>
        <w:bottom w:val="none" w:sz="0" w:space="0" w:color="auto"/>
        <w:right w:val="none" w:sz="0" w:space="0" w:color="auto"/>
      </w:divBdr>
    </w:div>
    <w:div w:id="1456873728">
      <w:marLeft w:val="0"/>
      <w:marRight w:val="0"/>
      <w:marTop w:val="0"/>
      <w:marBottom w:val="0"/>
      <w:divBdr>
        <w:top w:val="none" w:sz="0" w:space="0" w:color="auto"/>
        <w:left w:val="none" w:sz="0" w:space="0" w:color="auto"/>
        <w:bottom w:val="none" w:sz="0" w:space="0" w:color="auto"/>
        <w:right w:val="none" w:sz="0" w:space="0" w:color="auto"/>
      </w:divBdr>
    </w:div>
    <w:div w:id="1456950042">
      <w:marLeft w:val="0"/>
      <w:marRight w:val="0"/>
      <w:marTop w:val="0"/>
      <w:marBottom w:val="0"/>
      <w:divBdr>
        <w:top w:val="none" w:sz="0" w:space="0" w:color="auto"/>
        <w:left w:val="none" w:sz="0" w:space="0" w:color="auto"/>
        <w:bottom w:val="none" w:sz="0" w:space="0" w:color="auto"/>
        <w:right w:val="none" w:sz="0" w:space="0" w:color="auto"/>
      </w:divBdr>
    </w:div>
    <w:div w:id="1457062071">
      <w:marLeft w:val="0"/>
      <w:marRight w:val="0"/>
      <w:marTop w:val="0"/>
      <w:marBottom w:val="0"/>
      <w:divBdr>
        <w:top w:val="none" w:sz="0" w:space="0" w:color="auto"/>
        <w:left w:val="none" w:sz="0" w:space="0" w:color="auto"/>
        <w:bottom w:val="none" w:sz="0" w:space="0" w:color="auto"/>
        <w:right w:val="none" w:sz="0" w:space="0" w:color="auto"/>
      </w:divBdr>
    </w:div>
    <w:div w:id="1457068902">
      <w:marLeft w:val="0"/>
      <w:marRight w:val="0"/>
      <w:marTop w:val="0"/>
      <w:marBottom w:val="0"/>
      <w:divBdr>
        <w:top w:val="none" w:sz="0" w:space="0" w:color="auto"/>
        <w:left w:val="none" w:sz="0" w:space="0" w:color="auto"/>
        <w:bottom w:val="none" w:sz="0" w:space="0" w:color="auto"/>
        <w:right w:val="none" w:sz="0" w:space="0" w:color="auto"/>
      </w:divBdr>
    </w:div>
    <w:div w:id="1457092659">
      <w:marLeft w:val="0"/>
      <w:marRight w:val="0"/>
      <w:marTop w:val="0"/>
      <w:marBottom w:val="0"/>
      <w:divBdr>
        <w:top w:val="none" w:sz="0" w:space="0" w:color="auto"/>
        <w:left w:val="none" w:sz="0" w:space="0" w:color="auto"/>
        <w:bottom w:val="none" w:sz="0" w:space="0" w:color="auto"/>
        <w:right w:val="none" w:sz="0" w:space="0" w:color="auto"/>
      </w:divBdr>
    </w:div>
    <w:div w:id="1457135211">
      <w:marLeft w:val="0"/>
      <w:marRight w:val="0"/>
      <w:marTop w:val="0"/>
      <w:marBottom w:val="0"/>
      <w:divBdr>
        <w:top w:val="none" w:sz="0" w:space="0" w:color="auto"/>
        <w:left w:val="none" w:sz="0" w:space="0" w:color="auto"/>
        <w:bottom w:val="none" w:sz="0" w:space="0" w:color="auto"/>
        <w:right w:val="none" w:sz="0" w:space="0" w:color="auto"/>
      </w:divBdr>
    </w:div>
    <w:div w:id="1457143352">
      <w:marLeft w:val="0"/>
      <w:marRight w:val="0"/>
      <w:marTop w:val="0"/>
      <w:marBottom w:val="0"/>
      <w:divBdr>
        <w:top w:val="none" w:sz="0" w:space="0" w:color="auto"/>
        <w:left w:val="none" w:sz="0" w:space="0" w:color="auto"/>
        <w:bottom w:val="none" w:sz="0" w:space="0" w:color="auto"/>
        <w:right w:val="none" w:sz="0" w:space="0" w:color="auto"/>
      </w:divBdr>
    </w:div>
    <w:div w:id="1457217232">
      <w:marLeft w:val="0"/>
      <w:marRight w:val="0"/>
      <w:marTop w:val="0"/>
      <w:marBottom w:val="0"/>
      <w:divBdr>
        <w:top w:val="none" w:sz="0" w:space="0" w:color="auto"/>
        <w:left w:val="none" w:sz="0" w:space="0" w:color="auto"/>
        <w:bottom w:val="none" w:sz="0" w:space="0" w:color="auto"/>
        <w:right w:val="none" w:sz="0" w:space="0" w:color="auto"/>
      </w:divBdr>
    </w:div>
    <w:div w:id="1457218202">
      <w:marLeft w:val="0"/>
      <w:marRight w:val="0"/>
      <w:marTop w:val="0"/>
      <w:marBottom w:val="0"/>
      <w:divBdr>
        <w:top w:val="none" w:sz="0" w:space="0" w:color="auto"/>
        <w:left w:val="none" w:sz="0" w:space="0" w:color="auto"/>
        <w:bottom w:val="none" w:sz="0" w:space="0" w:color="auto"/>
        <w:right w:val="none" w:sz="0" w:space="0" w:color="auto"/>
      </w:divBdr>
    </w:div>
    <w:div w:id="1457291010">
      <w:marLeft w:val="0"/>
      <w:marRight w:val="0"/>
      <w:marTop w:val="0"/>
      <w:marBottom w:val="0"/>
      <w:divBdr>
        <w:top w:val="none" w:sz="0" w:space="0" w:color="auto"/>
        <w:left w:val="none" w:sz="0" w:space="0" w:color="auto"/>
        <w:bottom w:val="none" w:sz="0" w:space="0" w:color="auto"/>
        <w:right w:val="none" w:sz="0" w:space="0" w:color="auto"/>
      </w:divBdr>
    </w:div>
    <w:div w:id="1457329908">
      <w:marLeft w:val="0"/>
      <w:marRight w:val="0"/>
      <w:marTop w:val="0"/>
      <w:marBottom w:val="0"/>
      <w:divBdr>
        <w:top w:val="none" w:sz="0" w:space="0" w:color="auto"/>
        <w:left w:val="none" w:sz="0" w:space="0" w:color="auto"/>
        <w:bottom w:val="none" w:sz="0" w:space="0" w:color="auto"/>
        <w:right w:val="none" w:sz="0" w:space="0" w:color="auto"/>
      </w:divBdr>
    </w:div>
    <w:div w:id="1457404539">
      <w:marLeft w:val="0"/>
      <w:marRight w:val="0"/>
      <w:marTop w:val="0"/>
      <w:marBottom w:val="0"/>
      <w:divBdr>
        <w:top w:val="none" w:sz="0" w:space="0" w:color="auto"/>
        <w:left w:val="none" w:sz="0" w:space="0" w:color="auto"/>
        <w:bottom w:val="none" w:sz="0" w:space="0" w:color="auto"/>
        <w:right w:val="none" w:sz="0" w:space="0" w:color="auto"/>
      </w:divBdr>
    </w:div>
    <w:div w:id="1457406194">
      <w:marLeft w:val="0"/>
      <w:marRight w:val="0"/>
      <w:marTop w:val="0"/>
      <w:marBottom w:val="0"/>
      <w:divBdr>
        <w:top w:val="none" w:sz="0" w:space="0" w:color="auto"/>
        <w:left w:val="none" w:sz="0" w:space="0" w:color="auto"/>
        <w:bottom w:val="none" w:sz="0" w:space="0" w:color="auto"/>
        <w:right w:val="none" w:sz="0" w:space="0" w:color="auto"/>
      </w:divBdr>
    </w:div>
    <w:div w:id="1457410520">
      <w:marLeft w:val="0"/>
      <w:marRight w:val="0"/>
      <w:marTop w:val="0"/>
      <w:marBottom w:val="0"/>
      <w:divBdr>
        <w:top w:val="none" w:sz="0" w:space="0" w:color="auto"/>
        <w:left w:val="none" w:sz="0" w:space="0" w:color="auto"/>
        <w:bottom w:val="none" w:sz="0" w:space="0" w:color="auto"/>
        <w:right w:val="none" w:sz="0" w:space="0" w:color="auto"/>
      </w:divBdr>
    </w:div>
    <w:div w:id="1457455715">
      <w:marLeft w:val="0"/>
      <w:marRight w:val="0"/>
      <w:marTop w:val="0"/>
      <w:marBottom w:val="0"/>
      <w:divBdr>
        <w:top w:val="none" w:sz="0" w:space="0" w:color="auto"/>
        <w:left w:val="none" w:sz="0" w:space="0" w:color="auto"/>
        <w:bottom w:val="none" w:sz="0" w:space="0" w:color="auto"/>
        <w:right w:val="none" w:sz="0" w:space="0" w:color="auto"/>
      </w:divBdr>
    </w:div>
    <w:div w:id="1457529741">
      <w:marLeft w:val="0"/>
      <w:marRight w:val="0"/>
      <w:marTop w:val="0"/>
      <w:marBottom w:val="0"/>
      <w:divBdr>
        <w:top w:val="none" w:sz="0" w:space="0" w:color="auto"/>
        <w:left w:val="none" w:sz="0" w:space="0" w:color="auto"/>
        <w:bottom w:val="none" w:sz="0" w:space="0" w:color="auto"/>
        <w:right w:val="none" w:sz="0" w:space="0" w:color="auto"/>
      </w:divBdr>
    </w:div>
    <w:div w:id="1457598715">
      <w:marLeft w:val="0"/>
      <w:marRight w:val="0"/>
      <w:marTop w:val="0"/>
      <w:marBottom w:val="0"/>
      <w:divBdr>
        <w:top w:val="none" w:sz="0" w:space="0" w:color="auto"/>
        <w:left w:val="none" w:sz="0" w:space="0" w:color="auto"/>
        <w:bottom w:val="none" w:sz="0" w:space="0" w:color="auto"/>
        <w:right w:val="none" w:sz="0" w:space="0" w:color="auto"/>
      </w:divBdr>
    </w:div>
    <w:div w:id="1457677071">
      <w:marLeft w:val="0"/>
      <w:marRight w:val="0"/>
      <w:marTop w:val="0"/>
      <w:marBottom w:val="0"/>
      <w:divBdr>
        <w:top w:val="none" w:sz="0" w:space="0" w:color="auto"/>
        <w:left w:val="none" w:sz="0" w:space="0" w:color="auto"/>
        <w:bottom w:val="none" w:sz="0" w:space="0" w:color="auto"/>
        <w:right w:val="none" w:sz="0" w:space="0" w:color="auto"/>
      </w:divBdr>
    </w:div>
    <w:div w:id="1457679126">
      <w:marLeft w:val="0"/>
      <w:marRight w:val="0"/>
      <w:marTop w:val="0"/>
      <w:marBottom w:val="0"/>
      <w:divBdr>
        <w:top w:val="none" w:sz="0" w:space="0" w:color="auto"/>
        <w:left w:val="none" w:sz="0" w:space="0" w:color="auto"/>
        <w:bottom w:val="none" w:sz="0" w:space="0" w:color="auto"/>
        <w:right w:val="none" w:sz="0" w:space="0" w:color="auto"/>
      </w:divBdr>
    </w:div>
    <w:div w:id="1457791449">
      <w:marLeft w:val="0"/>
      <w:marRight w:val="0"/>
      <w:marTop w:val="0"/>
      <w:marBottom w:val="0"/>
      <w:divBdr>
        <w:top w:val="none" w:sz="0" w:space="0" w:color="auto"/>
        <w:left w:val="none" w:sz="0" w:space="0" w:color="auto"/>
        <w:bottom w:val="none" w:sz="0" w:space="0" w:color="auto"/>
        <w:right w:val="none" w:sz="0" w:space="0" w:color="auto"/>
      </w:divBdr>
    </w:div>
    <w:div w:id="1457795576">
      <w:marLeft w:val="0"/>
      <w:marRight w:val="0"/>
      <w:marTop w:val="0"/>
      <w:marBottom w:val="0"/>
      <w:divBdr>
        <w:top w:val="none" w:sz="0" w:space="0" w:color="auto"/>
        <w:left w:val="none" w:sz="0" w:space="0" w:color="auto"/>
        <w:bottom w:val="none" w:sz="0" w:space="0" w:color="auto"/>
        <w:right w:val="none" w:sz="0" w:space="0" w:color="auto"/>
      </w:divBdr>
    </w:div>
    <w:div w:id="1457872281">
      <w:bodyDiv w:val="1"/>
      <w:marLeft w:val="0"/>
      <w:marRight w:val="0"/>
      <w:marTop w:val="0"/>
      <w:marBottom w:val="0"/>
      <w:divBdr>
        <w:top w:val="none" w:sz="0" w:space="0" w:color="auto"/>
        <w:left w:val="none" w:sz="0" w:space="0" w:color="auto"/>
        <w:bottom w:val="none" w:sz="0" w:space="0" w:color="auto"/>
        <w:right w:val="none" w:sz="0" w:space="0" w:color="auto"/>
      </w:divBdr>
    </w:div>
    <w:div w:id="1457945069">
      <w:marLeft w:val="0"/>
      <w:marRight w:val="0"/>
      <w:marTop w:val="0"/>
      <w:marBottom w:val="0"/>
      <w:divBdr>
        <w:top w:val="none" w:sz="0" w:space="0" w:color="auto"/>
        <w:left w:val="none" w:sz="0" w:space="0" w:color="auto"/>
        <w:bottom w:val="none" w:sz="0" w:space="0" w:color="auto"/>
        <w:right w:val="none" w:sz="0" w:space="0" w:color="auto"/>
      </w:divBdr>
    </w:div>
    <w:div w:id="1457991551">
      <w:marLeft w:val="0"/>
      <w:marRight w:val="0"/>
      <w:marTop w:val="0"/>
      <w:marBottom w:val="0"/>
      <w:divBdr>
        <w:top w:val="none" w:sz="0" w:space="0" w:color="auto"/>
        <w:left w:val="none" w:sz="0" w:space="0" w:color="auto"/>
        <w:bottom w:val="none" w:sz="0" w:space="0" w:color="auto"/>
        <w:right w:val="none" w:sz="0" w:space="0" w:color="auto"/>
      </w:divBdr>
    </w:div>
    <w:div w:id="1458184865">
      <w:marLeft w:val="0"/>
      <w:marRight w:val="0"/>
      <w:marTop w:val="0"/>
      <w:marBottom w:val="0"/>
      <w:divBdr>
        <w:top w:val="none" w:sz="0" w:space="0" w:color="auto"/>
        <w:left w:val="none" w:sz="0" w:space="0" w:color="auto"/>
        <w:bottom w:val="none" w:sz="0" w:space="0" w:color="auto"/>
        <w:right w:val="none" w:sz="0" w:space="0" w:color="auto"/>
      </w:divBdr>
    </w:div>
    <w:div w:id="1458451608">
      <w:marLeft w:val="0"/>
      <w:marRight w:val="0"/>
      <w:marTop w:val="0"/>
      <w:marBottom w:val="0"/>
      <w:divBdr>
        <w:top w:val="none" w:sz="0" w:space="0" w:color="auto"/>
        <w:left w:val="none" w:sz="0" w:space="0" w:color="auto"/>
        <w:bottom w:val="none" w:sz="0" w:space="0" w:color="auto"/>
        <w:right w:val="none" w:sz="0" w:space="0" w:color="auto"/>
      </w:divBdr>
    </w:div>
    <w:div w:id="1458525953">
      <w:marLeft w:val="0"/>
      <w:marRight w:val="0"/>
      <w:marTop w:val="0"/>
      <w:marBottom w:val="0"/>
      <w:divBdr>
        <w:top w:val="none" w:sz="0" w:space="0" w:color="auto"/>
        <w:left w:val="none" w:sz="0" w:space="0" w:color="auto"/>
        <w:bottom w:val="none" w:sz="0" w:space="0" w:color="auto"/>
        <w:right w:val="none" w:sz="0" w:space="0" w:color="auto"/>
      </w:divBdr>
    </w:div>
    <w:div w:id="1458601035">
      <w:marLeft w:val="0"/>
      <w:marRight w:val="0"/>
      <w:marTop w:val="0"/>
      <w:marBottom w:val="0"/>
      <w:divBdr>
        <w:top w:val="none" w:sz="0" w:space="0" w:color="auto"/>
        <w:left w:val="none" w:sz="0" w:space="0" w:color="auto"/>
        <w:bottom w:val="none" w:sz="0" w:space="0" w:color="auto"/>
        <w:right w:val="none" w:sz="0" w:space="0" w:color="auto"/>
      </w:divBdr>
    </w:div>
    <w:div w:id="1458790433">
      <w:marLeft w:val="0"/>
      <w:marRight w:val="0"/>
      <w:marTop w:val="0"/>
      <w:marBottom w:val="0"/>
      <w:divBdr>
        <w:top w:val="none" w:sz="0" w:space="0" w:color="auto"/>
        <w:left w:val="none" w:sz="0" w:space="0" w:color="auto"/>
        <w:bottom w:val="none" w:sz="0" w:space="0" w:color="auto"/>
        <w:right w:val="none" w:sz="0" w:space="0" w:color="auto"/>
      </w:divBdr>
    </w:div>
    <w:div w:id="1458832589">
      <w:marLeft w:val="0"/>
      <w:marRight w:val="0"/>
      <w:marTop w:val="0"/>
      <w:marBottom w:val="0"/>
      <w:divBdr>
        <w:top w:val="none" w:sz="0" w:space="0" w:color="auto"/>
        <w:left w:val="none" w:sz="0" w:space="0" w:color="auto"/>
        <w:bottom w:val="none" w:sz="0" w:space="0" w:color="auto"/>
        <w:right w:val="none" w:sz="0" w:space="0" w:color="auto"/>
      </w:divBdr>
    </w:div>
    <w:div w:id="1458842086">
      <w:marLeft w:val="0"/>
      <w:marRight w:val="0"/>
      <w:marTop w:val="0"/>
      <w:marBottom w:val="0"/>
      <w:divBdr>
        <w:top w:val="none" w:sz="0" w:space="0" w:color="auto"/>
        <w:left w:val="none" w:sz="0" w:space="0" w:color="auto"/>
        <w:bottom w:val="none" w:sz="0" w:space="0" w:color="auto"/>
        <w:right w:val="none" w:sz="0" w:space="0" w:color="auto"/>
      </w:divBdr>
    </w:div>
    <w:div w:id="1458911489">
      <w:marLeft w:val="0"/>
      <w:marRight w:val="0"/>
      <w:marTop w:val="0"/>
      <w:marBottom w:val="0"/>
      <w:divBdr>
        <w:top w:val="none" w:sz="0" w:space="0" w:color="auto"/>
        <w:left w:val="none" w:sz="0" w:space="0" w:color="auto"/>
        <w:bottom w:val="none" w:sz="0" w:space="0" w:color="auto"/>
        <w:right w:val="none" w:sz="0" w:space="0" w:color="auto"/>
      </w:divBdr>
    </w:div>
    <w:div w:id="1458912137">
      <w:marLeft w:val="0"/>
      <w:marRight w:val="0"/>
      <w:marTop w:val="0"/>
      <w:marBottom w:val="0"/>
      <w:divBdr>
        <w:top w:val="none" w:sz="0" w:space="0" w:color="auto"/>
        <w:left w:val="none" w:sz="0" w:space="0" w:color="auto"/>
        <w:bottom w:val="none" w:sz="0" w:space="0" w:color="auto"/>
        <w:right w:val="none" w:sz="0" w:space="0" w:color="auto"/>
      </w:divBdr>
    </w:div>
    <w:div w:id="1458983130">
      <w:marLeft w:val="0"/>
      <w:marRight w:val="0"/>
      <w:marTop w:val="0"/>
      <w:marBottom w:val="0"/>
      <w:divBdr>
        <w:top w:val="none" w:sz="0" w:space="0" w:color="auto"/>
        <w:left w:val="none" w:sz="0" w:space="0" w:color="auto"/>
        <w:bottom w:val="none" w:sz="0" w:space="0" w:color="auto"/>
        <w:right w:val="none" w:sz="0" w:space="0" w:color="auto"/>
      </w:divBdr>
    </w:div>
    <w:div w:id="1458983943">
      <w:marLeft w:val="0"/>
      <w:marRight w:val="0"/>
      <w:marTop w:val="0"/>
      <w:marBottom w:val="0"/>
      <w:divBdr>
        <w:top w:val="none" w:sz="0" w:space="0" w:color="auto"/>
        <w:left w:val="none" w:sz="0" w:space="0" w:color="auto"/>
        <w:bottom w:val="none" w:sz="0" w:space="0" w:color="auto"/>
        <w:right w:val="none" w:sz="0" w:space="0" w:color="auto"/>
      </w:divBdr>
    </w:div>
    <w:div w:id="1458988505">
      <w:marLeft w:val="0"/>
      <w:marRight w:val="0"/>
      <w:marTop w:val="0"/>
      <w:marBottom w:val="0"/>
      <w:divBdr>
        <w:top w:val="none" w:sz="0" w:space="0" w:color="auto"/>
        <w:left w:val="none" w:sz="0" w:space="0" w:color="auto"/>
        <w:bottom w:val="none" w:sz="0" w:space="0" w:color="auto"/>
        <w:right w:val="none" w:sz="0" w:space="0" w:color="auto"/>
      </w:divBdr>
    </w:div>
    <w:div w:id="1458991061">
      <w:marLeft w:val="0"/>
      <w:marRight w:val="0"/>
      <w:marTop w:val="0"/>
      <w:marBottom w:val="0"/>
      <w:divBdr>
        <w:top w:val="none" w:sz="0" w:space="0" w:color="auto"/>
        <w:left w:val="none" w:sz="0" w:space="0" w:color="auto"/>
        <w:bottom w:val="none" w:sz="0" w:space="0" w:color="auto"/>
        <w:right w:val="none" w:sz="0" w:space="0" w:color="auto"/>
      </w:divBdr>
    </w:div>
    <w:div w:id="1459034488">
      <w:marLeft w:val="0"/>
      <w:marRight w:val="0"/>
      <w:marTop w:val="0"/>
      <w:marBottom w:val="0"/>
      <w:divBdr>
        <w:top w:val="none" w:sz="0" w:space="0" w:color="auto"/>
        <w:left w:val="none" w:sz="0" w:space="0" w:color="auto"/>
        <w:bottom w:val="none" w:sz="0" w:space="0" w:color="auto"/>
        <w:right w:val="none" w:sz="0" w:space="0" w:color="auto"/>
      </w:divBdr>
    </w:div>
    <w:div w:id="1459176758">
      <w:marLeft w:val="0"/>
      <w:marRight w:val="0"/>
      <w:marTop w:val="0"/>
      <w:marBottom w:val="0"/>
      <w:divBdr>
        <w:top w:val="none" w:sz="0" w:space="0" w:color="auto"/>
        <w:left w:val="none" w:sz="0" w:space="0" w:color="auto"/>
        <w:bottom w:val="none" w:sz="0" w:space="0" w:color="auto"/>
        <w:right w:val="none" w:sz="0" w:space="0" w:color="auto"/>
      </w:divBdr>
    </w:div>
    <w:div w:id="1459181394">
      <w:marLeft w:val="0"/>
      <w:marRight w:val="0"/>
      <w:marTop w:val="0"/>
      <w:marBottom w:val="0"/>
      <w:divBdr>
        <w:top w:val="none" w:sz="0" w:space="0" w:color="auto"/>
        <w:left w:val="none" w:sz="0" w:space="0" w:color="auto"/>
        <w:bottom w:val="none" w:sz="0" w:space="0" w:color="auto"/>
        <w:right w:val="none" w:sz="0" w:space="0" w:color="auto"/>
      </w:divBdr>
    </w:div>
    <w:div w:id="1459184952">
      <w:marLeft w:val="0"/>
      <w:marRight w:val="0"/>
      <w:marTop w:val="0"/>
      <w:marBottom w:val="0"/>
      <w:divBdr>
        <w:top w:val="none" w:sz="0" w:space="0" w:color="auto"/>
        <w:left w:val="none" w:sz="0" w:space="0" w:color="auto"/>
        <w:bottom w:val="none" w:sz="0" w:space="0" w:color="auto"/>
        <w:right w:val="none" w:sz="0" w:space="0" w:color="auto"/>
      </w:divBdr>
    </w:div>
    <w:div w:id="1459447280">
      <w:marLeft w:val="0"/>
      <w:marRight w:val="0"/>
      <w:marTop w:val="0"/>
      <w:marBottom w:val="0"/>
      <w:divBdr>
        <w:top w:val="none" w:sz="0" w:space="0" w:color="auto"/>
        <w:left w:val="none" w:sz="0" w:space="0" w:color="auto"/>
        <w:bottom w:val="none" w:sz="0" w:space="0" w:color="auto"/>
        <w:right w:val="none" w:sz="0" w:space="0" w:color="auto"/>
      </w:divBdr>
    </w:div>
    <w:div w:id="1459452859">
      <w:marLeft w:val="0"/>
      <w:marRight w:val="0"/>
      <w:marTop w:val="0"/>
      <w:marBottom w:val="0"/>
      <w:divBdr>
        <w:top w:val="none" w:sz="0" w:space="0" w:color="auto"/>
        <w:left w:val="none" w:sz="0" w:space="0" w:color="auto"/>
        <w:bottom w:val="none" w:sz="0" w:space="0" w:color="auto"/>
        <w:right w:val="none" w:sz="0" w:space="0" w:color="auto"/>
      </w:divBdr>
    </w:div>
    <w:div w:id="1459570482">
      <w:marLeft w:val="0"/>
      <w:marRight w:val="0"/>
      <w:marTop w:val="0"/>
      <w:marBottom w:val="0"/>
      <w:divBdr>
        <w:top w:val="none" w:sz="0" w:space="0" w:color="auto"/>
        <w:left w:val="none" w:sz="0" w:space="0" w:color="auto"/>
        <w:bottom w:val="none" w:sz="0" w:space="0" w:color="auto"/>
        <w:right w:val="none" w:sz="0" w:space="0" w:color="auto"/>
      </w:divBdr>
    </w:div>
    <w:div w:id="1459640901">
      <w:marLeft w:val="0"/>
      <w:marRight w:val="0"/>
      <w:marTop w:val="0"/>
      <w:marBottom w:val="0"/>
      <w:divBdr>
        <w:top w:val="none" w:sz="0" w:space="0" w:color="auto"/>
        <w:left w:val="none" w:sz="0" w:space="0" w:color="auto"/>
        <w:bottom w:val="none" w:sz="0" w:space="0" w:color="auto"/>
        <w:right w:val="none" w:sz="0" w:space="0" w:color="auto"/>
      </w:divBdr>
    </w:div>
    <w:div w:id="1459644596">
      <w:marLeft w:val="0"/>
      <w:marRight w:val="0"/>
      <w:marTop w:val="0"/>
      <w:marBottom w:val="0"/>
      <w:divBdr>
        <w:top w:val="none" w:sz="0" w:space="0" w:color="auto"/>
        <w:left w:val="none" w:sz="0" w:space="0" w:color="auto"/>
        <w:bottom w:val="none" w:sz="0" w:space="0" w:color="auto"/>
        <w:right w:val="none" w:sz="0" w:space="0" w:color="auto"/>
      </w:divBdr>
    </w:div>
    <w:div w:id="1459714821">
      <w:bodyDiv w:val="1"/>
      <w:marLeft w:val="0"/>
      <w:marRight w:val="0"/>
      <w:marTop w:val="0"/>
      <w:marBottom w:val="0"/>
      <w:divBdr>
        <w:top w:val="none" w:sz="0" w:space="0" w:color="auto"/>
        <w:left w:val="none" w:sz="0" w:space="0" w:color="auto"/>
        <w:bottom w:val="none" w:sz="0" w:space="0" w:color="auto"/>
        <w:right w:val="none" w:sz="0" w:space="0" w:color="auto"/>
      </w:divBdr>
    </w:div>
    <w:div w:id="1459908637">
      <w:marLeft w:val="0"/>
      <w:marRight w:val="0"/>
      <w:marTop w:val="0"/>
      <w:marBottom w:val="0"/>
      <w:divBdr>
        <w:top w:val="none" w:sz="0" w:space="0" w:color="auto"/>
        <w:left w:val="none" w:sz="0" w:space="0" w:color="auto"/>
        <w:bottom w:val="none" w:sz="0" w:space="0" w:color="auto"/>
        <w:right w:val="none" w:sz="0" w:space="0" w:color="auto"/>
      </w:divBdr>
    </w:div>
    <w:div w:id="1459954541">
      <w:marLeft w:val="0"/>
      <w:marRight w:val="0"/>
      <w:marTop w:val="0"/>
      <w:marBottom w:val="0"/>
      <w:divBdr>
        <w:top w:val="none" w:sz="0" w:space="0" w:color="auto"/>
        <w:left w:val="none" w:sz="0" w:space="0" w:color="auto"/>
        <w:bottom w:val="none" w:sz="0" w:space="0" w:color="auto"/>
        <w:right w:val="none" w:sz="0" w:space="0" w:color="auto"/>
      </w:divBdr>
    </w:div>
    <w:div w:id="1460032707">
      <w:marLeft w:val="0"/>
      <w:marRight w:val="0"/>
      <w:marTop w:val="0"/>
      <w:marBottom w:val="0"/>
      <w:divBdr>
        <w:top w:val="none" w:sz="0" w:space="0" w:color="auto"/>
        <w:left w:val="none" w:sz="0" w:space="0" w:color="auto"/>
        <w:bottom w:val="none" w:sz="0" w:space="0" w:color="auto"/>
        <w:right w:val="none" w:sz="0" w:space="0" w:color="auto"/>
      </w:divBdr>
    </w:div>
    <w:div w:id="1460108617">
      <w:marLeft w:val="0"/>
      <w:marRight w:val="0"/>
      <w:marTop w:val="0"/>
      <w:marBottom w:val="0"/>
      <w:divBdr>
        <w:top w:val="none" w:sz="0" w:space="0" w:color="auto"/>
        <w:left w:val="none" w:sz="0" w:space="0" w:color="auto"/>
        <w:bottom w:val="none" w:sz="0" w:space="0" w:color="auto"/>
        <w:right w:val="none" w:sz="0" w:space="0" w:color="auto"/>
      </w:divBdr>
    </w:div>
    <w:div w:id="1460151110">
      <w:marLeft w:val="0"/>
      <w:marRight w:val="0"/>
      <w:marTop w:val="0"/>
      <w:marBottom w:val="0"/>
      <w:divBdr>
        <w:top w:val="none" w:sz="0" w:space="0" w:color="auto"/>
        <w:left w:val="none" w:sz="0" w:space="0" w:color="auto"/>
        <w:bottom w:val="none" w:sz="0" w:space="0" w:color="auto"/>
        <w:right w:val="none" w:sz="0" w:space="0" w:color="auto"/>
      </w:divBdr>
    </w:div>
    <w:div w:id="1460301783">
      <w:marLeft w:val="0"/>
      <w:marRight w:val="0"/>
      <w:marTop w:val="0"/>
      <w:marBottom w:val="0"/>
      <w:divBdr>
        <w:top w:val="none" w:sz="0" w:space="0" w:color="auto"/>
        <w:left w:val="none" w:sz="0" w:space="0" w:color="auto"/>
        <w:bottom w:val="none" w:sz="0" w:space="0" w:color="auto"/>
        <w:right w:val="none" w:sz="0" w:space="0" w:color="auto"/>
      </w:divBdr>
    </w:div>
    <w:div w:id="1460339189">
      <w:marLeft w:val="0"/>
      <w:marRight w:val="0"/>
      <w:marTop w:val="0"/>
      <w:marBottom w:val="0"/>
      <w:divBdr>
        <w:top w:val="none" w:sz="0" w:space="0" w:color="auto"/>
        <w:left w:val="none" w:sz="0" w:space="0" w:color="auto"/>
        <w:bottom w:val="none" w:sz="0" w:space="0" w:color="auto"/>
        <w:right w:val="none" w:sz="0" w:space="0" w:color="auto"/>
      </w:divBdr>
    </w:div>
    <w:div w:id="1460340077">
      <w:marLeft w:val="0"/>
      <w:marRight w:val="0"/>
      <w:marTop w:val="0"/>
      <w:marBottom w:val="0"/>
      <w:divBdr>
        <w:top w:val="none" w:sz="0" w:space="0" w:color="auto"/>
        <w:left w:val="none" w:sz="0" w:space="0" w:color="auto"/>
        <w:bottom w:val="none" w:sz="0" w:space="0" w:color="auto"/>
        <w:right w:val="none" w:sz="0" w:space="0" w:color="auto"/>
      </w:divBdr>
    </w:div>
    <w:div w:id="1460343502">
      <w:marLeft w:val="0"/>
      <w:marRight w:val="0"/>
      <w:marTop w:val="0"/>
      <w:marBottom w:val="0"/>
      <w:divBdr>
        <w:top w:val="none" w:sz="0" w:space="0" w:color="auto"/>
        <w:left w:val="none" w:sz="0" w:space="0" w:color="auto"/>
        <w:bottom w:val="none" w:sz="0" w:space="0" w:color="auto"/>
        <w:right w:val="none" w:sz="0" w:space="0" w:color="auto"/>
      </w:divBdr>
    </w:div>
    <w:div w:id="1460567608">
      <w:marLeft w:val="0"/>
      <w:marRight w:val="0"/>
      <w:marTop w:val="0"/>
      <w:marBottom w:val="0"/>
      <w:divBdr>
        <w:top w:val="none" w:sz="0" w:space="0" w:color="auto"/>
        <w:left w:val="none" w:sz="0" w:space="0" w:color="auto"/>
        <w:bottom w:val="none" w:sz="0" w:space="0" w:color="auto"/>
        <w:right w:val="none" w:sz="0" w:space="0" w:color="auto"/>
      </w:divBdr>
    </w:div>
    <w:div w:id="1460612855">
      <w:marLeft w:val="0"/>
      <w:marRight w:val="0"/>
      <w:marTop w:val="0"/>
      <w:marBottom w:val="0"/>
      <w:divBdr>
        <w:top w:val="none" w:sz="0" w:space="0" w:color="auto"/>
        <w:left w:val="none" w:sz="0" w:space="0" w:color="auto"/>
        <w:bottom w:val="none" w:sz="0" w:space="0" w:color="auto"/>
        <w:right w:val="none" w:sz="0" w:space="0" w:color="auto"/>
      </w:divBdr>
    </w:div>
    <w:div w:id="1460681523">
      <w:marLeft w:val="0"/>
      <w:marRight w:val="0"/>
      <w:marTop w:val="0"/>
      <w:marBottom w:val="0"/>
      <w:divBdr>
        <w:top w:val="none" w:sz="0" w:space="0" w:color="auto"/>
        <w:left w:val="none" w:sz="0" w:space="0" w:color="auto"/>
        <w:bottom w:val="none" w:sz="0" w:space="0" w:color="auto"/>
        <w:right w:val="none" w:sz="0" w:space="0" w:color="auto"/>
      </w:divBdr>
    </w:div>
    <w:div w:id="1460800613">
      <w:marLeft w:val="0"/>
      <w:marRight w:val="0"/>
      <w:marTop w:val="0"/>
      <w:marBottom w:val="0"/>
      <w:divBdr>
        <w:top w:val="none" w:sz="0" w:space="0" w:color="auto"/>
        <w:left w:val="none" w:sz="0" w:space="0" w:color="auto"/>
        <w:bottom w:val="none" w:sz="0" w:space="0" w:color="auto"/>
        <w:right w:val="none" w:sz="0" w:space="0" w:color="auto"/>
      </w:divBdr>
    </w:div>
    <w:div w:id="1460802573">
      <w:marLeft w:val="0"/>
      <w:marRight w:val="0"/>
      <w:marTop w:val="0"/>
      <w:marBottom w:val="0"/>
      <w:divBdr>
        <w:top w:val="none" w:sz="0" w:space="0" w:color="auto"/>
        <w:left w:val="none" w:sz="0" w:space="0" w:color="auto"/>
        <w:bottom w:val="none" w:sz="0" w:space="0" w:color="auto"/>
        <w:right w:val="none" w:sz="0" w:space="0" w:color="auto"/>
      </w:divBdr>
    </w:div>
    <w:div w:id="1460955417">
      <w:marLeft w:val="0"/>
      <w:marRight w:val="0"/>
      <w:marTop w:val="0"/>
      <w:marBottom w:val="0"/>
      <w:divBdr>
        <w:top w:val="none" w:sz="0" w:space="0" w:color="auto"/>
        <w:left w:val="none" w:sz="0" w:space="0" w:color="auto"/>
        <w:bottom w:val="none" w:sz="0" w:space="0" w:color="auto"/>
        <w:right w:val="none" w:sz="0" w:space="0" w:color="auto"/>
      </w:divBdr>
    </w:div>
    <w:div w:id="1461071193">
      <w:marLeft w:val="0"/>
      <w:marRight w:val="0"/>
      <w:marTop w:val="0"/>
      <w:marBottom w:val="0"/>
      <w:divBdr>
        <w:top w:val="none" w:sz="0" w:space="0" w:color="auto"/>
        <w:left w:val="none" w:sz="0" w:space="0" w:color="auto"/>
        <w:bottom w:val="none" w:sz="0" w:space="0" w:color="auto"/>
        <w:right w:val="none" w:sz="0" w:space="0" w:color="auto"/>
      </w:divBdr>
    </w:div>
    <w:div w:id="1461071412">
      <w:marLeft w:val="0"/>
      <w:marRight w:val="0"/>
      <w:marTop w:val="0"/>
      <w:marBottom w:val="0"/>
      <w:divBdr>
        <w:top w:val="none" w:sz="0" w:space="0" w:color="auto"/>
        <w:left w:val="none" w:sz="0" w:space="0" w:color="auto"/>
        <w:bottom w:val="none" w:sz="0" w:space="0" w:color="auto"/>
        <w:right w:val="none" w:sz="0" w:space="0" w:color="auto"/>
      </w:divBdr>
    </w:div>
    <w:div w:id="1461148623">
      <w:marLeft w:val="0"/>
      <w:marRight w:val="0"/>
      <w:marTop w:val="0"/>
      <w:marBottom w:val="0"/>
      <w:divBdr>
        <w:top w:val="none" w:sz="0" w:space="0" w:color="auto"/>
        <w:left w:val="none" w:sz="0" w:space="0" w:color="auto"/>
        <w:bottom w:val="none" w:sz="0" w:space="0" w:color="auto"/>
        <w:right w:val="none" w:sz="0" w:space="0" w:color="auto"/>
      </w:divBdr>
    </w:div>
    <w:div w:id="1461151053">
      <w:marLeft w:val="0"/>
      <w:marRight w:val="0"/>
      <w:marTop w:val="0"/>
      <w:marBottom w:val="0"/>
      <w:divBdr>
        <w:top w:val="none" w:sz="0" w:space="0" w:color="auto"/>
        <w:left w:val="none" w:sz="0" w:space="0" w:color="auto"/>
        <w:bottom w:val="none" w:sz="0" w:space="0" w:color="auto"/>
        <w:right w:val="none" w:sz="0" w:space="0" w:color="auto"/>
      </w:divBdr>
    </w:div>
    <w:div w:id="1461221243">
      <w:marLeft w:val="0"/>
      <w:marRight w:val="0"/>
      <w:marTop w:val="0"/>
      <w:marBottom w:val="0"/>
      <w:divBdr>
        <w:top w:val="none" w:sz="0" w:space="0" w:color="auto"/>
        <w:left w:val="none" w:sz="0" w:space="0" w:color="auto"/>
        <w:bottom w:val="none" w:sz="0" w:space="0" w:color="auto"/>
        <w:right w:val="none" w:sz="0" w:space="0" w:color="auto"/>
      </w:divBdr>
    </w:div>
    <w:div w:id="1461262573">
      <w:marLeft w:val="0"/>
      <w:marRight w:val="0"/>
      <w:marTop w:val="0"/>
      <w:marBottom w:val="0"/>
      <w:divBdr>
        <w:top w:val="none" w:sz="0" w:space="0" w:color="auto"/>
        <w:left w:val="none" w:sz="0" w:space="0" w:color="auto"/>
        <w:bottom w:val="none" w:sz="0" w:space="0" w:color="auto"/>
        <w:right w:val="none" w:sz="0" w:space="0" w:color="auto"/>
      </w:divBdr>
    </w:div>
    <w:div w:id="1461265650">
      <w:marLeft w:val="0"/>
      <w:marRight w:val="0"/>
      <w:marTop w:val="0"/>
      <w:marBottom w:val="0"/>
      <w:divBdr>
        <w:top w:val="none" w:sz="0" w:space="0" w:color="auto"/>
        <w:left w:val="none" w:sz="0" w:space="0" w:color="auto"/>
        <w:bottom w:val="none" w:sz="0" w:space="0" w:color="auto"/>
        <w:right w:val="none" w:sz="0" w:space="0" w:color="auto"/>
      </w:divBdr>
    </w:div>
    <w:div w:id="1461530879">
      <w:marLeft w:val="0"/>
      <w:marRight w:val="0"/>
      <w:marTop w:val="0"/>
      <w:marBottom w:val="0"/>
      <w:divBdr>
        <w:top w:val="none" w:sz="0" w:space="0" w:color="auto"/>
        <w:left w:val="none" w:sz="0" w:space="0" w:color="auto"/>
        <w:bottom w:val="none" w:sz="0" w:space="0" w:color="auto"/>
        <w:right w:val="none" w:sz="0" w:space="0" w:color="auto"/>
      </w:divBdr>
    </w:div>
    <w:div w:id="1461536675">
      <w:marLeft w:val="0"/>
      <w:marRight w:val="0"/>
      <w:marTop w:val="0"/>
      <w:marBottom w:val="0"/>
      <w:divBdr>
        <w:top w:val="none" w:sz="0" w:space="0" w:color="auto"/>
        <w:left w:val="none" w:sz="0" w:space="0" w:color="auto"/>
        <w:bottom w:val="none" w:sz="0" w:space="0" w:color="auto"/>
        <w:right w:val="none" w:sz="0" w:space="0" w:color="auto"/>
      </w:divBdr>
    </w:div>
    <w:div w:id="1461537363">
      <w:marLeft w:val="0"/>
      <w:marRight w:val="0"/>
      <w:marTop w:val="0"/>
      <w:marBottom w:val="0"/>
      <w:divBdr>
        <w:top w:val="none" w:sz="0" w:space="0" w:color="auto"/>
        <w:left w:val="none" w:sz="0" w:space="0" w:color="auto"/>
        <w:bottom w:val="none" w:sz="0" w:space="0" w:color="auto"/>
        <w:right w:val="none" w:sz="0" w:space="0" w:color="auto"/>
      </w:divBdr>
    </w:div>
    <w:div w:id="1461606592">
      <w:marLeft w:val="0"/>
      <w:marRight w:val="0"/>
      <w:marTop w:val="0"/>
      <w:marBottom w:val="0"/>
      <w:divBdr>
        <w:top w:val="none" w:sz="0" w:space="0" w:color="auto"/>
        <w:left w:val="none" w:sz="0" w:space="0" w:color="auto"/>
        <w:bottom w:val="none" w:sz="0" w:space="0" w:color="auto"/>
        <w:right w:val="none" w:sz="0" w:space="0" w:color="auto"/>
      </w:divBdr>
    </w:div>
    <w:div w:id="1461654672">
      <w:marLeft w:val="0"/>
      <w:marRight w:val="0"/>
      <w:marTop w:val="0"/>
      <w:marBottom w:val="0"/>
      <w:divBdr>
        <w:top w:val="none" w:sz="0" w:space="0" w:color="auto"/>
        <w:left w:val="none" w:sz="0" w:space="0" w:color="auto"/>
        <w:bottom w:val="none" w:sz="0" w:space="0" w:color="auto"/>
        <w:right w:val="none" w:sz="0" w:space="0" w:color="auto"/>
      </w:divBdr>
    </w:div>
    <w:div w:id="1461924214">
      <w:marLeft w:val="0"/>
      <w:marRight w:val="0"/>
      <w:marTop w:val="0"/>
      <w:marBottom w:val="0"/>
      <w:divBdr>
        <w:top w:val="none" w:sz="0" w:space="0" w:color="auto"/>
        <w:left w:val="none" w:sz="0" w:space="0" w:color="auto"/>
        <w:bottom w:val="none" w:sz="0" w:space="0" w:color="auto"/>
        <w:right w:val="none" w:sz="0" w:space="0" w:color="auto"/>
      </w:divBdr>
    </w:div>
    <w:div w:id="1462069447">
      <w:marLeft w:val="0"/>
      <w:marRight w:val="0"/>
      <w:marTop w:val="0"/>
      <w:marBottom w:val="0"/>
      <w:divBdr>
        <w:top w:val="none" w:sz="0" w:space="0" w:color="auto"/>
        <w:left w:val="none" w:sz="0" w:space="0" w:color="auto"/>
        <w:bottom w:val="none" w:sz="0" w:space="0" w:color="auto"/>
        <w:right w:val="none" w:sz="0" w:space="0" w:color="auto"/>
      </w:divBdr>
    </w:div>
    <w:div w:id="1462192900">
      <w:marLeft w:val="0"/>
      <w:marRight w:val="0"/>
      <w:marTop w:val="0"/>
      <w:marBottom w:val="0"/>
      <w:divBdr>
        <w:top w:val="none" w:sz="0" w:space="0" w:color="auto"/>
        <w:left w:val="none" w:sz="0" w:space="0" w:color="auto"/>
        <w:bottom w:val="none" w:sz="0" w:space="0" w:color="auto"/>
        <w:right w:val="none" w:sz="0" w:space="0" w:color="auto"/>
      </w:divBdr>
    </w:div>
    <w:div w:id="1462266859">
      <w:marLeft w:val="0"/>
      <w:marRight w:val="0"/>
      <w:marTop w:val="0"/>
      <w:marBottom w:val="0"/>
      <w:divBdr>
        <w:top w:val="none" w:sz="0" w:space="0" w:color="auto"/>
        <w:left w:val="none" w:sz="0" w:space="0" w:color="auto"/>
        <w:bottom w:val="none" w:sz="0" w:space="0" w:color="auto"/>
        <w:right w:val="none" w:sz="0" w:space="0" w:color="auto"/>
      </w:divBdr>
    </w:div>
    <w:div w:id="1462267210">
      <w:marLeft w:val="0"/>
      <w:marRight w:val="0"/>
      <w:marTop w:val="0"/>
      <w:marBottom w:val="0"/>
      <w:divBdr>
        <w:top w:val="none" w:sz="0" w:space="0" w:color="auto"/>
        <w:left w:val="none" w:sz="0" w:space="0" w:color="auto"/>
        <w:bottom w:val="none" w:sz="0" w:space="0" w:color="auto"/>
        <w:right w:val="none" w:sz="0" w:space="0" w:color="auto"/>
      </w:divBdr>
    </w:div>
    <w:div w:id="1462309342">
      <w:marLeft w:val="0"/>
      <w:marRight w:val="0"/>
      <w:marTop w:val="0"/>
      <w:marBottom w:val="0"/>
      <w:divBdr>
        <w:top w:val="none" w:sz="0" w:space="0" w:color="auto"/>
        <w:left w:val="none" w:sz="0" w:space="0" w:color="auto"/>
        <w:bottom w:val="none" w:sz="0" w:space="0" w:color="auto"/>
        <w:right w:val="none" w:sz="0" w:space="0" w:color="auto"/>
      </w:divBdr>
    </w:div>
    <w:div w:id="1462457839">
      <w:marLeft w:val="0"/>
      <w:marRight w:val="0"/>
      <w:marTop w:val="0"/>
      <w:marBottom w:val="0"/>
      <w:divBdr>
        <w:top w:val="none" w:sz="0" w:space="0" w:color="auto"/>
        <w:left w:val="none" w:sz="0" w:space="0" w:color="auto"/>
        <w:bottom w:val="none" w:sz="0" w:space="0" w:color="auto"/>
        <w:right w:val="none" w:sz="0" w:space="0" w:color="auto"/>
      </w:divBdr>
    </w:div>
    <w:div w:id="1462462222">
      <w:marLeft w:val="0"/>
      <w:marRight w:val="0"/>
      <w:marTop w:val="0"/>
      <w:marBottom w:val="0"/>
      <w:divBdr>
        <w:top w:val="none" w:sz="0" w:space="0" w:color="auto"/>
        <w:left w:val="none" w:sz="0" w:space="0" w:color="auto"/>
        <w:bottom w:val="none" w:sz="0" w:space="0" w:color="auto"/>
        <w:right w:val="none" w:sz="0" w:space="0" w:color="auto"/>
      </w:divBdr>
    </w:div>
    <w:div w:id="1462764124">
      <w:marLeft w:val="0"/>
      <w:marRight w:val="0"/>
      <w:marTop w:val="0"/>
      <w:marBottom w:val="0"/>
      <w:divBdr>
        <w:top w:val="none" w:sz="0" w:space="0" w:color="auto"/>
        <w:left w:val="none" w:sz="0" w:space="0" w:color="auto"/>
        <w:bottom w:val="none" w:sz="0" w:space="0" w:color="auto"/>
        <w:right w:val="none" w:sz="0" w:space="0" w:color="auto"/>
      </w:divBdr>
    </w:div>
    <w:div w:id="1462770465">
      <w:marLeft w:val="480"/>
      <w:marRight w:val="0"/>
      <w:marTop w:val="0"/>
      <w:marBottom w:val="0"/>
      <w:divBdr>
        <w:top w:val="none" w:sz="0" w:space="0" w:color="auto"/>
        <w:left w:val="none" w:sz="0" w:space="0" w:color="auto"/>
        <w:bottom w:val="none" w:sz="0" w:space="0" w:color="auto"/>
        <w:right w:val="none" w:sz="0" w:space="0" w:color="auto"/>
      </w:divBdr>
    </w:div>
    <w:div w:id="1462840091">
      <w:marLeft w:val="0"/>
      <w:marRight w:val="0"/>
      <w:marTop w:val="0"/>
      <w:marBottom w:val="0"/>
      <w:divBdr>
        <w:top w:val="none" w:sz="0" w:space="0" w:color="auto"/>
        <w:left w:val="none" w:sz="0" w:space="0" w:color="auto"/>
        <w:bottom w:val="none" w:sz="0" w:space="0" w:color="auto"/>
        <w:right w:val="none" w:sz="0" w:space="0" w:color="auto"/>
      </w:divBdr>
    </w:div>
    <w:div w:id="1463035165">
      <w:marLeft w:val="0"/>
      <w:marRight w:val="0"/>
      <w:marTop w:val="0"/>
      <w:marBottom w:val="0"/>
      <w:divBdr>
        <w:top w:val="none" w:sz="0" w:space="0" w:color="auto"/>
        <w:left w:val="none" w:sz="0" w:space="0" w:color="auto"/>
        <w:bottom w:val="none" w:sz="0" w:space="0" w:color="auto"/>
        <w:right w:val="none" w:sz="0" w:space="0" w:color="auto"/>
      </w:divBdr>
    </w:div>
    <w:div w:id="1463036813">
      <w:marLeft w:val="0"/>
      <w:marRight w:val="0"/>
      <w:marTop w:val="0"/>
      <w:marBottom w:val="0"/>
      <w:divBdr>
        <w:top w:val="none" w:sz="0" w:space="0" w:color="auto"/>
        <w:left w:val="none" w:sz="0" w:space="0" w:color="auto"/>
        <w:bottom w:val="none" w:sz="0" w:space="0" w:color="auto"/>
        <w:right w:val="none" w:sz="0" w:space="0" w:color="auto"/>
      </w:divBdr>
    </w:div>
    <w:div w:id="1463040580">
      <w:marLeft w:val="0"/>
      <w:marRight w:val="0"/>
      <w:marTop w:val="0"/>
      <w:marBottom w:val="0"/>
      <w:divBdr>
        <w:top w:val="none" w:sz="0" w:space="0" w:color="auto"/>
        <w:left w:val="none" w:sz="0" w:space="0" w:color="auto"/>
        <w:bottom w:val="none" w:sz="0" w:space="0" w:color="auto"/>
        <w:right w:val="none" w:sz="0" w:space="0" w:color="auto"/>
      </w:divBdr>
    </w:div>
    <w:div w:id="1463108258">
      <w:marLeft w:val="0"/>
      <w:marRight w:val="0"/>
      <w:marTop w:val="0"/>
      <w:marBottom w:val="0"/>
      <w:divBdr>
        <w:top w:val="none" w:sz="0" w:space="0" w:color="auto"/>
        <w:left w:val="none" w:sz="0" w:space="0" w:color="auto"/>
        <w:bottom w:val="none" w:sz="0" w:space="0" w:color="auto"/>
        <w:right w:val="none" w:sz="0" w:space="0" w:color="auto"/>
      </w:divBdr>
    </w:div>
    <w:div w:id="1463109984">
      <w:marLeft w:val="0"/>
      <w:marRight w:val="0"/>
      <w:marTop w:val="0"/>
      <w:marBottom w:val="0"/>
      <w:divBdr>
        <w:top w:val="none" w:sz="0" w:space="0" w:color="auto"/>
        <w:left w:val="none" w:sz="0" w:space="0" w:color="auto"/>
        <w:bottom w:val="none" w:sz="0" w:space="0" w:color="auto"/>
        <w:right w:val="none" w:sz="0" w:space="0" w:color="auto"/>
      </w:divBdr>
    </w:div>
    <w:div w:id="1463160071">
      <w:marLeft w:val="0"/>
      <w:marRight w:val="0"/>
      <w:marTop w:val="0"/>
      <w:marBottom w:val="0"/>
      <w:divBdr>
        <w:top w:val="none" w:sz="0" w:space="0" w:color="auto"/>
        <w:left w:val="none" w:sz="0" w:space="0" w:color="auto"/>
        <w:bottom w:val="none" w:sz="0" w:space="0" w:color="auto"/>
        <w:right w:val="none" w:sz="0" w:space="0" w:color="auto"/>
      </w:divBdr>
    </w:div>
    <w:div w:id="1463184375">
      <w:marLeft w:val="0"/>
      <w:marRight w:val="0"/>
      <w:marTop w:val="0"/>
      <w:marBottom w:val="0"/>
      <w:divBdr>
        <w:top w:val="none" w:sz="0" w:space="0" w:color="auto"/>
        <w:left w:val="none" w:sz="0" w:space="0" w:color="auto"/>
        <w:bottom w:val="none" w:sz="0" w:space="0" w:color="auto"/>
        <w:right w:val="none" w:sz="0" w:space="0" w:color="auto"/>
      </w:divBdr>
    </w:div>
    <w:div w:id="1463189155">
      <w:marLeft w:val="0"/>
      <w:marRight w:val="0"/>
      <w:marTop w:val="0"/>
      <w:marBottom w:val="0"/>
      <w:divBdr>
        <w:top w:val="none" w:sz="0" w:space="0" w:color="auto"/>
        <w:left w:val="none" w:sz="0" w:space="0" w:color="auto"/>
        <w:bottom w:val="none" w:sz="0" w:space="0" w:color="auto"/>
        <w:right w:val="none" w:sz="0" w:space="0" w:color="auto"/>
      </w:divBdr>
    </w:div>
    <w:div w:id="1463234657">
      <w:marLeft w:val="0"/>
      <w:marRight w:val="0"/>
      <w:marTop w:val="0"/>
      <w:marBottom w:val="0"/>
      <w:divBdr>
        <w:top w:val="none" w:sz="0" w:space="0" w:color="auto"/>
        <w:left w:val="none" w:sz="0" w:space="0" w:color="auto"/>
        <w:bottom w:val="none" w:sz="0" w:space="0" w:color="auto"/>
        <w:right w:val="none" w:sz="0" w:space="0" w:color="auto"/>
      </w:divBdr>
    </w:div>
    <w:div w:id="1463305510">
      <w:marLeft w:val="0"/>
      <w:marRight w:val="0"/>
      <w:marTop w:val="0"/>
      <w:marBottom w:val="0"/>
      <w:divBdr>
        <w:top w:val="none" w:sz="0" w:space="0" w:color="auto"/>
        <w:left w:val="none" w:sz="0" w:space="0" w:color="auto"/>
        <w:bottom w:val="none" w:sz="0" w:space="0" w:color="auto"/>
        <w:right w:val="none" w:sz="0" w:space="0" w:color="auto"/>
      </w:divBdr>
    </w:div>
    <w:div w:id="1463307803">
      <w:marLeft w:val="0"/>
      <w:marRight w:val="0"/>
      <w:marTop w:val="0"/>
      <w:marBottom w:val="0"/>
      <w:divBdr>
        <w:top w:val="none" w:sz="0" w:space="0" w:color="auto"/>
        <w:left w:val="none" w:sz="0" w:space="0" w:color="auto"/>
        <w:bottom w:val="none" w:sz="0" w:space="0" w:color="auto"/>
        <w:right w:val="none" w:sz="0" w:space="0" w:color="auto"/>
      </w:divBdr>
    </w:div>
    <w:div w:id="1463427749">
      <w:marLeft w:val="0"/>
      <w:marRight w:val="0"/>
      <w:marTop w:val="0"/>
      <w:marBottom w:val="0"/>
      <w:divBdr>
        <w:top w:val="none" w:sz="0" w:space="0" w:color="auto"/>
        <w:left w:val="none" w:sz="0" w:space="0" w:color="auto"/>
        <w:bottom w:val="none" w:sz="0" w:space="0" w:color="auto"/>
        <w:right w:val="none" w:sz="0" w:space="0" w:color="auto"/>
      </w:divBdr>
    </w:div>
    <w:div w:id="1463495223">
      <w:marLeft w:val="0"/>
      <w:marRight w:val="0"/>
      <w:marTop w:val="0"/>
      <w:marBottom w:val="0"/>
      <w:divBdr>
        <w:top w:val="none" w:sz="0" w:space="0" w:color="auto"/>
        <w:left w:val="none" w:sz="0" w:space="0" w:color="auto"/>
        <w:bottom w:val="none" w:sz="0" w:space="0" w:color="auto"/>
        <w:right w:val="none" w:sz="0" w:space="0" w:color="auto"/>
      </w:divBdr>
    </w:div>
    <w:div w:id="1463496189">
      <w:marLeft w:val="0"/>
      <w:marRight w:val="0"/>
      <w:marTop w:val="0"/>
      <w:marBottom w:val="0"/>
      <w:divBdr>
        <w:top w:val="none" w:sz="0" w:space="0" w:color="auto"/>
        <w:left w:val="none" w:sz="0" w:space="0" w:color="auto"/>
        <w:bottom w:val="none" w:sz="0" w:space="0" w:color="auto"/>
        <w:right w:val="none" w:sz="0" w:space="0" w:color="auto"/>
      </w:divBdr>
    </w:div>
    <w:div w:id="1463498099">
      <w:marLeft w:val="0"/>
      <w:marRight w:val="0"/>
      <w:marTop w:val="0"/>
      <w:marBottom w:val="0"/>
      <w:divBdr>
        <w:top w:val="none" w:sz="0" w:space="0" w:color="auto"/>
        <w:left w:val="none" w:sz="0" w:space="0" w:color="auto"/>
        <w:bottom w:val="none" w:sz="0" w:space="0" w:color="auto"/>
        <w:right w:val="none" w:sz="0" w:space="0" w:color="auto"/>
      </w:divBdr>
    </w:div>
    <w:div w:id="1463569977">
      <w:marLeft w:val="0"/>
      <w:marRight w:val="0"/>
      <w:marTop w:val="0"/>
      <w:marBottom w:val="0"/>
      <w:divBdr>
        <w:top w:val="none" w:sz="0" w:space="0" w:color="auto"/>
        <w:left w:val="none" w:sz="0" w:space="0" w:color="auto"/>
        <w:bottom w:val="none" w:sz="0" w:space="0" w:color="auto"/>
        <w:right w:val="none" w:sz="0" w:space="0" w:color="auto"/>
      </w:divBdr>
    </w:div>
    <w:div w:id="1463619361">
      <w:marLeft w:val="0"/>
      <w:marRight w:val="0"/>
      <w:marTop w:val="0"/>
      <w:marBottom w:val="0"/>
      <w:divBdr>
        <w:top w:val="none" w:sz="0" w:space="0" w:color="auto"/>
        <w:left w:val="none" w:sz="0" w:space="0" w:color="auto"/>
        <w:bottom w:val="none" w:sz="0" w:space="0" w:color="auto"/>
        <w:right w:val="none" w:sz="0" w:space="0" w:color="auto"/>
      </w:divBdr>
    </w:div>
    <w:div w:id="1463621929">
      <w:marLeft w:val="0"/>
      <w:marRight w:val="0"/>
      <w:marTop w:val="0"/>
      <w:marBottom w:val="0"/>
      <w:divBdr>
        <w:top w:val="none" w:sz="0" w:space="0" w:color="auto"/>
        <w:left w:val="none" w:sz="0" w:space="0" w:color="auto"/>
        <w:bottom w:val="none" w:sz="0" w:space="0" w:color="auto"/>
        <w:right w:val="none" w:sz="0" w:space="0" w:color="auto"/>
      </w:divBdr>
    </w:div>
    <w:div w:id="1463693087">
      <w:marLeft w:val="0"/>
      <w:marRight w:val="0"/>
      <w:marTop w:val="0"/>
      <w:marBottom w:val="0"/>
      <w:divBdr>
        <w:top w:val="none" w:sz="0" w:space="0" w:color="auto"/>
        <w:left w:val="none" w:sz="0" w:space="0" w:color="auto"/>
        <w:bottom w:val="none" w:sz="0" w:space="0" w:color="auto"/>
        <w:right w:val="none" w:sz="0" w:space="0" w:color="auto"/>
      </w:divBdr>
    </w:div>
    <w:div w:id="1463693358">
      <w:marLeft w:val="0"/>
      <w:marRight w:val="0"/>
      <w:marTop w:val="0"/>
      <w:marBottom w:val="0"/>
      <w:divBdr>
        <w:top w:val="none" w:sz="0" w:space="0" w:color="auto"/>
        <w:left w:val="none" w:sz="0" w:space="0" w:color="auto"/>
        <w:bottom w:val="none" w:sz="0" w:space="0" w:color="auto"/>
        <w:right w:val="none" w:sz="0" w:space="0" w:color="auto"/>
      </w:divBdr>
    </w:div>
    <w:div w:id="1463697209">
      <w:marLeft w:val="0"/>
      <w:marRight w:val="0"/>
      <w:marTop w:val="0"/>
      <w:marBottom w:val="0"/>
      <w:divBdr>
        <w:top w:val="none" w:sz="0" w:space="0" w:color="auto"/>
        <w:left w:val="none" w:sz="0" w:space="0" w:color="auto"/>
        <w:bottom w:val="none" w:sz="0" w:space="0" w:color="auto"/>
        <w:right w:val="none" w:sz="0" w:space="0" w:color="auto"/>
      </w:divBdr>
    </w:div>
    <w:div w:id="1463882314">
      <w:marLeft w:val="0"/>
      <w:marRight w:val="0"/>
      <w:marTop w:val="0"/>
      <w:marBottom w:val="0"/>
      <w:divBdr>
        <w:top w:val="none" w:sz="0" w:space="0" w:color="auto"/>
        <w:left w:val="none" w:sz="0" w:space="0" w:color="auto"/>
        <w:bottom w:val="none" w:sz="0" w:space="0" w:color="auto"/>
        <w:right w:val="none" w:sz="0" w:space="0" w:color="auto"/>
      </w:divBdr>
    </w:div>
    <w:div w:id="1463956902">
      <w:marLeft w:val="0"/>
      <w:marRight w:val="0"/>
      <w:marTop w:val="0"/>
      <w:marBottom w:val="0"/>
      <w:divBdr>
        <w:top w:val="none" w:sz="0" w:space="0" w:color="auto"/>
        <w:left w:val="none" w:sz="0" w:space="0" w:color="auto"/>
        <w:bottom w:val="none" w:sz="0" w:space="0" w:color="auto"/>
        <w:right w:val="none" w:sz="0" w:space="0" w:color="auto"/>
      </w:divBdr>
    </w:div>
    <w:div w:id="1463957215">
      <w:marLeft w:val="0"/>
      <w:marRight w:val="0"/>
      <w:marTop w:val="0"/>
      <w:marBottom w:val="0"/>
      <w:divBdr>
        <w:top w:val="none" w:sz="0" w:space="0" w:color="auto"/>
        <w:left w:val="none" w:sz="0" w:space="0" w:color="auto"/>
        <w:bottom w:val="none" w:sz="0" w:space="0" w:color="auto"/>
        <w:right w:val="none" w:sz="0" w:space="0" w:color="auto"/>
      </w:divBdr>
    </w:div>
    <w:div w:id="1463958948">
      <w:marLeft w:val="0"/>
      <w:marRight w:val="0"/>
      <w:marTop w:val="0"/>
      <w:marBottom w:val="0"/>
      <w:divBdr>
        <w:top w:val="none" w:sz="0" w:space="0" w:color="auto"/>
        <w:left w:val="none" w:sz="0" w:space="0" w:color="auto"/>
        <w:bottom w:val="none" w:sz="0" w:space="0" w:color="auto"/>
        <w:right w:val="none" w:sz="0" w:space="0" w:color="auto"/>
      </w:divBdr>
    </w:div>
    <w:div w:id="1464079387">
      <w:marLeft w:val="0"/>
      <w:marRight w:val="0"/>
      <w:marTop w:val="0"/>
      <w:marBottom w:val="0"/>
      <w:divBdr>
        <w:top w:val="none" w:sz="0" w:space="0" w:color="auto"/>
        <w:left w:val="none" w:sz="0" w:space="0" w:color="auto"/>
        <w:bottom w:val="none" w:sz="0" w:space="0" w:color="auto"/>
        <w:right w:val="none" w:sz="0" w:space="0" w:color="auto"/>
      </w:divBdr>
    </w:div>
    <w:div w:id="1464081552">
      <w:bodyDiv w:val="1"/>
      <w:marLeft w:val="0"/>
      <w:marRight w:val="0"/>
      <w:marTop w:val="0"/>
      <w:marBottom w:val="0"/>
      <w:divBdr>
        <w:top w:val="none" w:sz="0" w:space="0" w:color="auto"/>
        <w:left w:val="none" w:sz="0" w:space="0" w:color="auto"/>
        <w:bottom w:val="none" w:sz="0" w:space="0" w:color="auto"/>
        <w:right w:val="none" w:sz="0" w:space="0" w:color="auto"/>
      </w:divBdr>
    </w:div>
    <w:div w:id="1464151027">
      <w:marLeft w:val="0"/>
      <w:marRight w:val="0"/>
      <w:marTop w:val="0"/>
      <w:marBottom w:val="0"/>
      <w:divBdr>
        <w:top w:val="none" w:sz="0" w:space="0" w:color="auto"/>
        <w:left w:val="none" w:sz="0" w:space="0" w:color="auto"/>
        <w:bottom w:val="none" w:sz="0" w:space="0" w:color="auto"/>
        <w:right w:val="none" w:sz="0" w:space="0" w:color="auto"/>
      </w:divBdr>
    </w:div>
    <w:div w:id="1464232869">
      <w:marLeft w:val="0"/>
      <w:marRight w:val="0"/>
      <w:marTop w:val="0"/>
      <w:marBottom w:val="0"/>
      <w:divBdr>
        <w:top w:val="none" w:sz="0" w:space="0" w:color="auto"/>
        <w:left w:val="none" w:sz="0" w:space="0" w:color="auto"/>
        <w:bottom w:val="none" w:sz="0" w:space="0" w:color="auto"/>
        <w:right w:val="none" w:sz="0" w:space="0" w:color="auto"/>
      </w:divBdr>
    </w:div>
    <w:div w:id="1464233305">
      <w:marLeft w:val="0"/>
      <w:marRight w:val="0"/>
      <w:marTop w:val="0"/>
      <w:marBottom w:val="0"/>
      <w:divBdr>
        <w:top w:val="none" w:sz="0" w:space="0" w:color="auto"/>
        <w:left w:val="none" w:sz="0" w:space="0" w:color="auto"/>
        <w:bottom w:val="none" w:sz="0" w:space="0" w:color="auto"/>
        <w:right w:val="none" w:sz="0" w:space="0" w:color="auto"/>
      </w:divBdr>
    </w:div>
    <w:div w:id="1464344771">
      <w:marLeft w:val="0"/>
      <w:marRight w:val="0"/>
      <w:marTop w:val="0"/>
      <w:marBottom w:val="0"/>
      <w:divBdr>
        <w:top w:val="none" w:sz="0" w:space="0" w:color="auto"/>
        <w:left w:val="none" w:sz="0" w:space="0" w:color="auto"/>
        <w:bottom w:val="none" w:sz="0" w:space="0" w:color="auto"/>
        <w:right w:val="none" w:sz="0" w:space="0" w:color="auto"/>
      </w:divBdr>
    </w:div>
    <w:div w:id="1464348535">
      <w:marLeft w:val="0"/>
      <w:marRight w:val="0"/>
      <w:marTop w:val="0"/>
      <w:marBottom w:val="0"/>
      <w:divBdr>
        <w:top w:val="none" w:sz="0" w:space="0" w:color="auto"/>
        <w:left w:val="none" w:sz="0" w:space="0" w:color="auto"/>
        <w:bottom w:val="none" w:sz="0" w:space="0" w:color="auto"/>
        <w:right w:val="none" w:sz="0" w:space="0" w:color="auto"/>
      </w:divBdr>
    </w:div>
    <w:div w:id="1464349060">
      <w:marLeft w:val="0"/>
      <w:marRight w:val="0"/>
      <w:marTop w:val="0"/>
      <w:marBottom w:val="0"/>
      <w:divBdr>
        <w:top w:val="none" w:sz="0" w:space="0" w:color="auto"/>
        <w:left w:val="none" w:sz="0" w:space="0" w:color="auto"/>
        <w:bottom w:val="none" w:sz="0" w:space="0" w:color="auto"/>
        <w:right w:val="none" w:sz="0" w:space="0" w:color="auto"/>
      </w:divBdr>
    </w:div>
    <w:div w:id="1464349902">
      <w:marLeft w:val="0"/>
      <w:marRight w:val="0"/>
      <w:marTop w:val="0"/>
      <w:marBottom w:val="0"/>
      <w:divBdr>
        <w:top w:val="none" w:sz="0" w:space="0" w:color="auto"/>
        <w:left w:val="none" w:sz="0" w:space="0" w:color="auto"/>
        <w:bottom w:val="none" w:sz="0" w:space="0" w:color="auto"/>
        <w:right w:val="none" w:sz="0" w:space="0" w:color="auto"/>
      </w:divBdr>
    </w:div>
    <w:div w:id="1464544491">
      <w:marLeft w:val="0"/>
      <w:marRight w:val="0"/>
      <w:marTop w:val="0"/>
      <w:marBottom w:val="0"/>
      <w:divBdr>
        <w:top w:val="none" w:sz="0" w:space="0" w:color="auto"/>
        <w:left w:val="none" w:sz="0" w:space="0" w:color="auto"/>
        <w:bottom w:val="none" w:sz="0" w:space="0" w:color="auto"/>
        <w:right w:val="none" w:sz="0" w:space="0" w:color="auto"/>
      </w:divBdr>
    </w:div>
    <w:div w:id="1464611853">
      <w:marLeft w:val="0"/>
      <w:marRight w:val="0"/>
      <w:marTop w:val="0"/>
      <w:marBottom w:val="0"/>
      <w:divBdr>
        <w:top w:val="none" w:sz="0" w:space="0" w:color="auto"/>
        <w:left w:val="none" w:sz="0" w:space="0" w:color="auto"/>
        <w:bottom w:val="none" w:sz="0" w:space="0" w:color="auto"/>
        <w:right w:val="none" w:sz="0" w:space="0" w:color="auto"/>
      </w:divBdr>
    </w:div>
    <w:div w:id="1464687706">
      <w:marLeft w:val="0"/>
      <w:marRight w:val="0"/>
      <w:marTop w:val="0"/>
      <w:marBottom w:val="0"/>
      <w:divBdr>
        <w:top w:val="none" w:sz="0" w:space="0" w:color="auto"/>
        <w:left w:val="none" w:sz="0" w:space="0" w:color="auto"/>
        <w:bottom w:val="none" w:sz="0" w:space="0" w:color="auto"/>
        <w:right w:val="none" w:sz="0" w:space="0" w:color="auto"/>
      </w:divBdr>
    </w:div>
    <w:div w:id="1464696295">
      <w:marLeft w:val="0"/>
      <w:marRight w:val="0"/>
      <w:marTop w:val="0"/>
      <w:marBottom w:val="0"/>
      <w:divBdr>
        <w:top w:val="none" w:sz="0" w:space="0" w:color="auto"/>
        <w:left w:val="none" w:sz="0" w:space="0" w:color="auto"/>
        <w:bottom w:val="none" w:sz="0" w:space="0" w:color="auto"/>
        <w:right w:val="none" w:sz="0" w:space="0" w:color="auto"/>
      </w:divBdr>
    </w:div>
    <w:div w:id="1464807212">
      <w:marLeft w:val="0"/>
      <w:marRight w:val="0"/>
      <w:marTop w:val="0"/>
      <w:marBottom w:val="0"/>
      <w:divBdr>
        <w:top w:val="none" w:sz="0" w:space="0" w:color="auto"/>
        <w:left w:val="none" w:sz="0" w:space="0" w:color="auto"/>
        <w:bottom w:val="none" w:sz="0" w:space="0" w:color="auto"/>
        <w:right w:val="none" w:sz="0" w:space="0" w:color="auto"/>
      </w:divBdr>
    </w:div>
    <w:div w:id="1464812912">
      <w:marLeft w:val="0"/>
      <w:marRight w:val="0"/>
      <w:marTop w:val="0"/>
      <w:marBottom w:val="0"/>
      <w:divBdr>
        <w:top w:val="none" w:sz="0" w:space="0" w:color="auto"/>
        <w:left w:val="none" w:sz="0" w:space="0" w:color="auto"/>
        <w:bottom w:val="none" w:sz="0" w:space="0" w:color="auto"/>
        <w:right w:val="none" w:sz="0" w:space="0" w:color="auto"/>
      </w:divBdr>
    </w:div>
    <w:div w:id="1464882320">
      <w:marLeft w:val="0"/>
      <w:marRight w:val="0"/>
      <w:marTop w:val="0"/>
      <w:marBottom w:val="0"/>
      <w:divBdr>
        <w:top w:val="none" w:sz="0" w:space="0" w:color="auto"/>
        <w:left w:val="none" w:sz="0" w:space="0" w:color="auto"/>
        <w:bottom w:val="none" w:sz="0" w:space="0" w:color="auto"/>
        <w:right w:val="none" w:sz="0" w:space="0" w:color="auto"/>
      </w:divBdr>
    </w:div>
    <w:div w:id="1464956233">
      <w:marLeft w:val="0"/>
      <w:marRight w:val="0"/>
      <w:marTop w:val="0"/>
      <w:marBottom w:val="0"/>
      <w:divBdr>
        <w:top w:val="none" w:sz="0" w:space="0" w:color="auto"/>
        <w:left w:val="none" w:sz="0" w:space="0" w:color="auto"/>
        <w:bottom w:val="none" w:sz="0" w:space="0" w:color="auto"/>
        <w:right w:val="none" w:sz="0" w:space="0" w:color="auto"/>
      </w:divBdr>
    </w:div>
    <w:div w:id="1465079180">
      <w:marLeft w:val="0"/>
      <w:marRight w:val="0"/>
      <w:marTop w:val="0"/>
      <w:marBottom w:val="0"/>
      <w:divBdr>
        <w:top w:val="none" w:sz="0" w:space="0" w:color="auto"/>
        <w:left w:val="none" w:sz="0" w:space="0" w:color="auto"/>
        <w:bottom w:val="none" w:sz="0" w:space="0" w:color="auto"/>
        <w:right w:val="none" w:sz="0" w:space="0" w:color="auto"/>
      </w:divBdr>
    </w:div>
    <w:div w:id="1465079509">
      <w:marLeft w:val="0"/>
      <w:marRight w:val="0"/>
      <w:marTop w:val="0"/>
      <w:marBottom w:val="0"/>
      <w:divBdr>
        <w:top w:val="none" w:sz="0" w:space="0" w:color="auto"/>
        <w:left w:val="none" w:sz="0" w:space="0" w:color="auto"/>
        <w:bottom w:val="none" w:sz="0" w:space="0" w:color="auto"/>
        <w:right w:val="none" w:sz="0" w:space="0" w:color="auto"/>
      </w:divBdr>
    </w:div>
    <w:div w:id="1465083460">
      <w:marLeft w:val="0"/>
      <w:marRight w:val="0"/>
      <w:marTop w:val="0"/>
      <w:marBottom w:val="0"/>
      <w:divBdr>
        <w:top w:val="none" w:sz="0" w:space="0" w:color="auto"/>
        <w:left w:val="none" w:sz="0" w:space="0" w:color="auto"/>
        <w:bottom w:val="none" w:sz="0" w:space="0" w:color="auto"/>
        <w:right w:val="none" w:sz="0" w:space="0" w:color="auto"/>
      </w:divBdr>
    </w:div>
    <w:div w:id="1465153008">
      <w:marLeft w:val="0"/>
      <w:marRight w:val="0"/>
      <w:marTop w:val="0"/>
      <w:marBottom w:val="0"/>
      <w:divBdr>
        <w:top w:val="none" w:sz="0" w:space="0" w:color="auto"/>
        <w:left w:val="none" w:sz="0" w:space="0" w:color="auto"/>
        <w:bottom w:val="none" w:sz="0" w:space="0" w:color="auto"/>
        <w:right w:val="none" w:sz="0" w:space="0" w:color="auto"/>
      </w:divBdr>
    </w:div>
    <w:div w:id="1465154738">
      <w:marLeft w:val="0"/>
      <w:marRight w:val="0"/>
      <w:marTop w:val="0"/>
      <w:marBottom w:val="0"/>
      <w:divBdr>
        <w:top w:val="none" w:sz="0" w:space="0" w:color="auto"/>
        <w:left w:val="none" w:sz="0" w:space="0" w:color="auto"/>
        <w:bottom w:val="none" w:sz="0" w:space="0" w:color="auto"/>
        <w:right w:val="none" w:sz="0" w:space="0" w:color="auto"/>
      </w:divBdr>
    </w:div>
    <w:div w:id="1465193907">
      <w:marLeft w:val="0"/>
      <w:marRight w:val="0"/>
      <w:marTop w:val="0"/>
      <w:marBottom w:val="0"/>
      <w:divBdr>
        <w:top w:val="none" w:sz="0" w:space="0" w:color="auto"/>
        <w:left w:val="none" w:sz="0" w:space="0" w:color="auto"/>
        <w:bottom w:val="none" w:sz="0" w:space="0" w:color="auto"/>
        <w:right w:val="none" w:sz="0" w:space="0" w:color="auto"/>
      </w:divBdr>
    </w:div>
    <w:div w:id="1465195401">
      <w:marLeft w:val="0"/>
      <w:marRight w:val="0"/>
      <w:marTop w:val="0"/>
      <w:marBottom w:val="0"/>
      <w:divBdr>
        <w:top w:val="none" w:sz="0" w:space="0" w:color="auto"/>
        <w:left w:val="none" w:sz="0" w:space="0" w:color="auto"/>
        <w:bottom w:val="none" w:sz="0" w:space="0" w:color="auto"/>
        <w:right w:val="none" w:sz="0" w:space="0" w:color="auto"/>
      </w:divBdr>
    </w:div>
    <w:div w:id="1465276842">
      <w:marLeft w:val="0"/>
      <w:marRight w:val="0"/>
      <w:marTop w:val="0"/>
      <w:marBottom w:val="0"/>
      <w:divBdr>
        <w:top w:val="none" w:sz="0" w:space="0" w:color="auto"/>
        <w:left w:val="none" w:sz="0" w:space="0" w:color="auto"/>
        <w:bottom w:val="none" w:sz="0" w:space="0" w:color="auto"/>
        <w:right w:val="none" w:sz="0" w:space="0" w:color="auto"/>
      </w:divBdr>
    </w:div>
    <w:div w:id="1465342589">
      <w:marLeft w:val="0"/>
      <w:marRight w:val="0"/>
      <w:marTop w:val="0"/>
      <w:marBottom w:val="0"/>
      <w:divBdr>
        <w:top w:val="none" w:sz="0" w:space="0" w:color="auto"/>
        <w:left w:val="none" w:sz="0" w:space="0" w:color="auto"/>
        <w:bottom w:val="none" w:sz="0" w:space="0" w:color="auto"/>
        <w:right w:val="none" w:sz="0" w:space="0" w:color="auto"/>
      </w:divBdr>
    </w:div>
    <w:div w:id="1465343125">
      <w:marLeft w:val="0"/>
      <w:marRight w:val="0"/>
      <w:marTop w:val="0"/>
      <w:marBottom w:val="0"/>
      <w:divBdr>
        <w:top w:val="none" w:sz="0" w:space="0" w:color="auto"/>
        <w:left w:val="none" w:sz="0" w:space="0" w:color="auto"/>
        <w:bottom w:val="none" w:sz="0" w:space="0" w:color="auto"/>
        <w:right w:val="none" w:sz="0" w:space="0" w:color="auto"/>
      </w:divBdr>
    </w:div>
    <w:div w:id="1465351839">
      <w:marLeft w:val="0"/>
      <w:marRight w:val="0"/>
      <w:marTop w:val="0"/>
      <w:marBottom w:val="0"/>
      <w:divBdr>
        <w:top w:val="none" w:sz="0" w:space="0" w:color="auto"/>
        <w:left w:val="none" w:sz="0" w:space="0" w:color="auto"/>
        <w:bottom w:val="none" w:sz="0" w:space="0" w:color="auto"/>
        <w:right w:val="none" w:sz="0" w:space="0" w:color="auto"/>
      </w:divBdr>
    </w:div>
    <w:div w:id="1465352170">
      <w:bodyDiv w:val="1"/>
      <w:marLeft w:val="0"/>
      <w:marRight w:val="0"/>
      <w:marTop w:val="0"/>
      <w:marBottom w:val="0"/>
      <w:divBdr>
        <w:top w:val="none" w:sz="0" w:space="0" w:color="auto"/>
        <w:left w:val="none" w:sz="0" w:space="0" w:color="auto"/>
        <w:bottom w:val="none" w:sz="0" w:space="0" w:color="auto"/>
        <w:right w:val="none" w:sz="0" w:space="0" w:color="auto"/>
      </w:divBdr>
    </w:div>
    <w:div w:id="1465544481">
      <w:marLeft w:val="0"/>
      <w:marRight w:val="0"/>
      <w:marTop w:val="0"/>
      <w:marBottom w:val="0"/>
      <w:divBdr>
        <w:top w:val="none" w:sz="0" w:space="0" w:color="auto"/>
        <w:left w:val="none" w:sz="0" w:space="0" w:color="auto"/>
        <w:bottom w:val="none" w:sz="0" w:space="0" w:color="auto"/>
        <w:right w:val="none" w:sz="0" w:space="0" w:color="auto"/>
      </w:divBdr>
    </w:div>
    <w:div w:id="1465654410">
      <w:marLeft w:val="0"/>
      <w:marRight w:val="0"/>
      <w:marTop w:val="0"/>
      <w:marBottom w:val="0"/>
      <w:divBdr>
        <w:top w:val="none" w:sz="0" w:space="0" w:color="auto"/>
        <w:left w:val="none" w:sz="0" w:space="0" w:color="auto"/>
        <w:bottom w:val="none" w:sz="0" w:space="0" w:color="auto"/>
        <w:right w:val="none" w:sz="0" w:space="0" w:color="auto"/>
      </w:divBdr>
    </w:div>
    <w:div w:id="1465734519">
      <w:marLeft w:val="0"/>
      <w:marRight w:val="0"/>
      <w:marTop w:val="0"/>
      <w:marBottom w:val="0"/>
      <w:divBdr>
        <w:top w:val="none" w:sz="0" w:space="0" w:color="auto"/>
        <w:left w:val="none" w:sz="0" w:space="0" w:color="auto"/>
        <w:bottom w:val="none" w:sz="0" w:space="0" w:color="auto"/>
        <w:right w:val="none" w:sz="0" w:space="0" w:color="auto"/>
      </w:divBdr>
    </w:div>
    <w:div w:id="1465738847">
      <w:marLeft w:val="0"/>
      <w:marRight w:val="0"/>
      <w:marTop w:val="0"/>
      <w:marBottom w:val="0"/>
      <w:divBdr>
        <w:top w:val="none" w:sz="0" w:space="0" w:color="auto"/>
        <w:left w:val="none" w:sz="0" w:space="0" w:color="auto"/>
        <w:bottom w:val="none" w:sz="0" w:space="0" w:color="auto"/>
        <w:right w:val="none" w:sz="0" w:space="0" w:color="auto"/>
      </w:divBdr>
    </w:div>
    <w:div w:id="1465806840">
      <w:marLeft w:val="0"/>
      <w:marRight w:val="0"/>
      <w:marTop w:val="0"/>
      <w:marBottom w:val="0"/>
      <w:divBdr>
        <w:top w:val="none" w:sz="0" w:space="0" w:color="auto"/>
        <w:left w:val="none" w:sz="0" w:space="0" w:color="auto"/>
        <w:bottom w:val="none" w:sz="0" w:space="0" w:color="auto"/>
        <w:right w:val="none" w:sz="0" w:space="0" w:color="auto"/>
      </w:divBdr>
    </w:div>
    <w:div w:id="1466003029">
      <w:marLeft w:val="0"/>
      <w:marRight w:val="0"/>
      <w:marTop w:val="0"/>
      <w:marBottom w:val="0"/>
      <w:divBdr>
        <w:top w:val="none" w:sz="0" w:space="0" w:color="auto"/>
        <w:left w:val="none" w:sz="0" w:space="0" w:color="auto"/>
        <w:bottom w:val="none" w:sz="0" w:space="0" w:color="auto"/>
        <w:right w:val="none" w:sz="0" w:space="0" w:color="auto"/>
      </w:divBdr>
    </w:div>
    <w:div w:id="1466119165">
      <w:marLeft w:val="0"/>
      <w:marRight w:val="0"/>
      <w:marTop w:val="0"/>
      <w:marBottom w:val="0"/>
      <w:divBdr>
        <w:top w:val="none" w:sz="0" w:space="0" w:color="auto"/>
        <w:left w:val="none" w:sz="0" w:space="0" w:color="auto"/>
        <w:bottom w:val="none" w:sz="0" w:space="0" w:color="auto"/>
        <w:right w:val="none" w:sz="0" w:space="0" w:color="auto"/>
      </w:divBdr>
    </w:div>
    <w:div w:id="1466121133">
      <w:marLeft w:val="0"/>
      <w:marRight w:val="0"/>
      <w:marTop w:val="0"/>
      <w:marBottom w:val="0"/>
      <w:divBdr>
        <w:top w:val="none" w:sz="0" w:space="0" w:color="auto"/>
        <w:left w:val="none" w:sz="0" w:space="0" w:color="auto"/>
        <w:bottom w:val="none" w:sz="0" w:space="0" w:color="auto"/>
        <w:right w:val="none" w:sz="0" w:space="0" w:color="auto"/>
      </w:divBdr>
    </w:div>
    <w:div w:id="1466313243">
      <w:marLeft w:val="0"/>
      <w:marRight w:val="0"/>
      <w:marTop w:val="0"/>
      <w:marBottom w:val="0"/>
      <w:divBdr>
        <w:top w:val="none" w:sz="0" w:space="0" w:color="auto"/>
        <w:left w:val="none" w:sz="0" w:space="0" w:color="auto"/>
        <w:bottom w:val="none" w:sz="0" w:space="0" w:color="auto"/>
        <w:right w:val="none" w:sz="0" w:space="0" w:color="auto"/>
      </w:divBdr>
    </w:div>
    <w:div w:id="1466313341">
      <w:marLeft w:val="0"/>
      <w:marRight w:val="0"/>
      <w:marTop w:val="0"/>
      <w:marBottom w:val="0"/>
      <w:divBdr>
        <w:top w:val="none" w:sz="0" w:space="0" w:color="auto"/>
        <w:left w:val="none" w:sz="0" w:space="0" w:color="auto"/>
        <w:bottom w:val="none" w:sz="0" w:space="0" w:color="auto"/>
        <w:right w:val="none" w:sz="0" w:space="0" w:color="auto"/>
      </w:divBdr>
    </w:div>
    <w:div w:id="1466314648">
      <w:marLeft w:val="0"/>
      <w:marRight w:val="0"/>
      <w:marTop w:val="0"/>
      <w:marBottom w:val="0"/>
      <w:divBdr>
        <w:top w:val="none" w:sz="0" w:space="0" w:color="auto"/>
        <w:left w:val="none" w:sz="0" w:space="0" w:color="auto"/>
        <w:bottom w:val="none" w:sz="0" w:space="0" w:color="auto"/>
        <w:right w:val="none" w:sz="0" w:space="0" w:color="auto"/>
      </w:divBdr>
    </w:div>
    <w:div w:id="1466390632">
      <w:bodyDiv w:val="1"/>
      <w:marLeft w:val="0"/>
      <w:marRight w:val="0"/>
      <w:marTop w:val="0"/>
      <w:marBottom w:val="0"/>
      <w:divBdr>
        <w:top w:val="none" w:sz="0" w:space="0" w:color="auto"/>
        <w:left w:val="none" w:sz="0" w:space="0" w:color="auto"/>
        <w:bottom w:val="none" w:sz="0" w:space="0" w:color="auto"/>
        <w:right w:val="none" w:sz="0" w:space="0" w:color="auto"/>
      </w:divBdr>
    </w:div>
    <w:div w:id="1466391164">
      <w:marLeft w:val="0"/>
      <w:marRight w:val="0"/>
      <w:marTop w:val="0"/>
      <w:marBottom w:val="0"/>
      <w:divBdr>
        <w:top w:val="none" w:sz="0" w:space="0" w:color="auto"/>
        <w:left w:val="none" w:sz="0" w:space="0" w:color="auto"/>
        <w:bottom w:val="none" w:sz="0" w:space="0" w:color="auto"/>
        <w:right w:val="none" w:sz="0" w:space="0" w:color="auto"/>
      </w:divBdr>
    </w:div>
    <w:div w:id="1466393299">
      <w:marLeft w:val="0"/>
      <w:marRight w:val="0"/>
      <w:marTop w:val="0"/>
      <w:marBottom w:val="0"/>
      <w:divBdr>
        <w:top w:val="none" w:sz="0" w:space="0" w:color="auto"/>
        <w:left w:val="none" w:sz="0" w:space="0" w:color="auto"/>
        <w:bottom w:val="none" w:sz="0" w:space="0" w:color="auto"/>
        <w:right w:val="none" w:sz="0" w:space="0" w:color="auto"/>
      </w:divBdr>
    </w:div>
    <w:div w:id="1466436524">
      <w:marLeft w:val="0"/>
      <w:marRight w:val="0"/>
      <w:marTop w:val="0"/>
      <w:marBottom w:val="0"/>
      <w:divBdr>
        <w:top w:val="none" w:sz="0" w:space="0" w:color="auto"/>
        <w:left w:val="none" w:sz="0" w:space="0" w:color="auto"/>
        <w:bottom w:val="none" w:sz="0" w:space="0" w:color="auto"/>
        <w:right w:val="none" w:sz="0" w:space="0" w:color="auto"/>
      </w:divBdr>
    </w:div>
    <w:div w:id="1466464796">
      <w:marLeft w:val="0"/>
      <w:marRight w:val="0"/>
      <w:marTop w:val="0"/>
      <w:marBottom w:val="0"/>
      <w:divBdr>
        <w:top w:val="none" w:sz="0" w:space="0" w:color="auto"/>
        <w:left w:val="none" w:sz="0" w:space="0" w:color="auto"/>
        <w:bottom w:val="none" w:sz="0" w:space="0" w:color="auto"/>
        <w:right w:val="none" w:sz="0" w:space="0" w:color="auto"/>
      </w:divBdr>
    </w:div>
    <w:div w:id="1466585820">
      <w:marLeft w:val="0"/>
      <w:marRight w:val="0"/>
      <w:marTop w:val="0"/>
      <w:marBottom w:val="0"/>
      <w:divBdr>
        <w:top w:val="none" w:sz="0" w:space="0" w:color="auto"/>
        <w:left w:val="none" w:sz="0" w:space="0" w:color="auto"/>
        <w:bottom w:val="none" w:sz="0" w:space="0" w:color="auto"/>
        <w:right w:val="none" w:sz="0" w:space="0" w:color="auto"/>
      </w:divBdr>
    </w:div>
    <w:div w:id="1466586286">
      <w:marLeft w:val="0"/>
      <w:marRight w:val="0"/>
      <w:marTop w:val="0"/>
      <w:marBottom w:val="0"/>
      <w:divBdr>
        <w:top w:val="none" w:sz="0" w:space="0" w:color="auto"/>
        <w:left w:val="none" w:sz="0" w:space="0" w:color="auto"/>
        <w:bottom w:val="none" w:sz="0" w:space="0" w:color="auto"/>
        <w:right w:val="none" w:sz="0" w:space="0" w:color="auto"/>
      </w:divBdr>
    </w:div>
    <w:div w:id="1466699121">
      <w:marLeft w:val="0"/>
      <w:marRight w:val="0"/>
      <w:marTop w:val="0"/>
      <w:marBottom w:val="0"/>
      <w:divBdr>
        <w:top w:val="none" w:sz="0" w:space="0" w:color="auto"/>
        <w:left w:val="none" w:sz="0" w:space="0" w:color="auto"/>
        <w:bottom w:val="none" w:sz="0" w:space="0" w:color="auto"/>
        <w:right w:val="none" w:sz="0" w:space="0" w:color="auto"/>
      </w:divBdr>
    </w:div>
    <w:div w:id="1466772806">
      <w:marLeft w:val="0"/>
      <w:marRight w:val="0"/>
      <w:marTop w:val="0"/>
      <w:marBottom w:val="0"/>
      <w:divBdr>
        <w:top w:val="none" w:sz="0" w:space="0" w:color="auto"/>
        <w:left w:val="none" w:sz="0" w:space="0" w:color="auto"/>
        <w:bottom w:val="none" w:sz="0" w:space="0" w:color="auto"/>
        <w:right w:val="none" w:sz="0" w:space="0" w:color="auto"/>
      </w:divBdr>
    </w:div>
    <w:div w:id="1466773542">
      <w:marLeft w:val="0"/>
      <w:marRight w:val="0"/>
      <w:marTop w:val="0"/>
      <w:marBottom w:val="0"/>
      <w:divBdr>
        <w:top w:val="none" w:sz="0" w:space="0" w:color="auto"/>
        <w:left w:val="none" w:sz="0" w:space="0" w:color="auto"/>
        <w:bottom w:val="none" w:sz="0" w:space="0" w:color="auto"/>
        <w:right w:val="none" w:sz="0" w:space="0" w:color="auto"/>
      </w:divBdr>
    </w:div>
    <w:div w:id="1466773595">
      <w:marLeft w:val="0"/>
      <w:marRight w:val="0"/>
      <w:marTop w:val="0"/>
      <w:marBottom w:val="0"/>
      <w:divBdr>
        <w:top w:val="none" w:sz="0" w:space="0" w:color="auto"/>
        <w:left w:val="none" w:sz="0" w:space="0" w:color="auto"/>
        <w:bottom w:val="none" w:sz="0" w:space="0" w:color="auto"/>
        <w:right w:val="none" w:sz="0" w:space="0" w:color="auto"/>
      </w:divBdr>
    </w:div>
    <w:div w:id="1466846373">
      <w:marLeft w:val="0"/>
      <w:marRight w:val="0"/>
      <w:marTop w:val="0"/>
      <w:marBottom w:val="0"/>
      <w:divBdr>
        <w:top w:val="none" w:sz="0" w:space="0" w:color="auto"/>
        <w:left w:val="none" w:sz="0" w:space="0" w:color="auto"/>
        <w:bottom w:val="none" w:sz="0" w:space="0" w:color="auto"/>
        <w:right w:val="none" w:sz="0" w:space="0" w:color="auto"/>
      </w:divBdr>
    </w:div>
    <w:div w:id="1466853366">
      <w:marLeft w:val="0"/>
      <w:marRight w:val="0"/>
      <w:marTop w:val="0"/>
      <w:marBottom w:val="0"/>
      <w:divBdr>
        <w:top w:val="none" w:sz="0" w:space="0" w:color="auto"/>
        <w:left w:val="none" w:sz="0" w:space="0" w:color="auto"/>
        <w:bottom w:val="none" w:sz="0" w:space="0" w:color="auto"/>
        <w:right w:val="none" w:sz="0" w:space="0" w:color="auto"/>
      </w:divBdr>
    </w:div>
    <w:div w:id="1466921706">
      <w:marLeft w:val="0"/>
      <w:marRight w:val="0"/>
      <w:marTop w:val="0"/>
      <w:marBottom w:val="0"/>
      <w:divBdr>
        <w:top w:val="none" w:sz="0" w:space="0" w:color="auto"/>
        <w:left w:val="none" w:sz="0" w:space="0" w:color="auto"/>
        <w:bottom w:val="none" w:sz="0" w:space="0" w:color="auto"/>
        <w:right w:val="none" w:sz="0" w:space="0" w:color="auto"/>
      </w:divBdr>
    </w:div>
    <w:div w:id="1467119352">
      <w:marLeft w:val="0"/>
      <w:marRight w:val="0"/>
      <w:marTop w:val="0"/>
      <w:marBottom w:val="0"/>
      <w:divBdr>
        <w:top w:val="none" w:sz="0" w:space="0" w:color="auto"/>
        <w:left w:val="none" w:sz="0" w:space="0" w:color="auto"/>
        <w:bottom w:val="none" w:sz="0" w:space="0" w:color="auto"/>
        <w:right w:val="none" w:sz="0" w:space="0" w:color="auto"/>
      </w:divBdr>
    </w:div>
    <w:div w:id="1467120861">
      <w:marLeft w:val="0"/>
      <w:marRight w:val="0"/>
      <w:marTop w:val="0"/>
      <w:marBottom w:val="0"/>
      <w:divBdr>
        <w:top w:val="none" w:sz="0" w:space="0" w:color="auto"/>
        <w:left w:val="none" w:sz="0" w:space="0" w:color="auto"/>
        <w:bottom w:val="none" w:sz="0" w:space="0" w:color="auto"/>
        <w:right w:val="none" w:sz="0" w:space="0" w:color="auto"/>
      </w:divBdr>
    </w:div>
    <w:div w:id="1467162631">
      <w:marLeft w:val="0"/>
      <w:marRight w:val="0"/>
      <w:marTop w:val="0"/>
      <w:marBottom w:val="0"/>
      <w:divBdr>
        <w:top w:val="none" w:sz="0" w:space="0" w:color="auto"/>
        <w:left w:val="none" w:sz="0" w:space="0" w:color="auto"/>
        <w:bottom w:val="none" w:sz="0" w:space="0" w:color="auto"/>
        <w:right w:val="none" w:sz="0" w:space="0" w:color="auto"/>
      </w:divBdr>
    </w:div>
    <w:div w:id="1467163496">
      <w:marLeft w:val="0"/>
      <w:marRight w:val="0"/>
      <w:marTop w:val="0"/>
      <w:marBottom w:val="0"/>
      <w:divBdr>
        <w:top w:val="none" w:sz="0" w:space="0" w:color="auto"/>
        <w:left w:val="none" w:sz="0" w:space="0" w:color="auto"/>
        <w:bottom w:val="none" w:sz="0" w:space="0" w:color="auto"/>
        <w:right w:val="none" w:sz="0" w:space="0" w:color="auto"/>
      </w:divBdr>
    </w:div>
    <w:div w:id="1467359645">
      <w:marLeft w:val="0"/>
      <w:marRight w:val="0"/>
      <w:marTop w:val="0"/>
      <w:marBottom w:val="0"/>
      <w:divBdr>
        <w:top w:val="none" w:sz="0" w:space="0" w:color="auto"/>
        <w:left w:val="none" w:sz="0" w:space="0" w:color="auto"/>
        <w:bottom w:val="none" w:sz="0" w:space="0" w:color="auto"/>
        <w:right w:val="none" w:sz="0" w:space="0" w:color="auto"/>
      </w:divBdr>
    </w:div>
    <w:div w:id="1467502872">
      <w:marLeft w:val="0"/>
      <w:marRight w:val="0"/>
      <w:marTop w:val="0"/>
      <w:marBottom w:val="0"/>
      <w:divBdr>
        <w:top w:val="none" w:sz="0" w:space="0" w:color="auto"/>
        <w:left w:val="none" w:sz="0" w:space="0" w:color="auto"/>
        <w:bottom w:val="none" w:sz="0" w:space="0" w:color="auto"/>
        <w:right w:val="none" w:sz="0" w:space="0" w:color="auto"/>
      </w:divBdr>
    </w:div>
    <w:div w:id="1467503334">
      <w:marLeft w:val="0"/>
      <w:marRight w:val="0"/>
      <w:marTop w:val="0"/>
      <w:marBottom w:val="0"/>
      <w:divBdr>
        <w:top w:val="none" w:sz="0" w:space="0" w:color="auto"/>
        <w:left w:val="none" w:sz="0" w:space="0" w:color="auto"/>
        <w:bottom w:val="none" w:sz="0" w:space="0" w:color="auto"/>
        <w:right w:val="none" w:sz="0" w:space="0" w:color="auto"/>
      </w:divBdr>
    </w:div>
    <w:div w:id="1467551238">
      <w:marLeft w:val="0"/>
      <w:marRight w:val="0"/>
      <w:marTop w:val="0"/>
      <w:marBottom w:val="0"/>
      <w:divBdr>
        <w:top w:val="none" w:sz="0" w:space="0" w:color="auto"/>
        <w:left w:val="none" w:sz="0" w:space="0" w:color="auto"/>
        <w:bottom w:val="none" w:sz="0" w:space="0" w:color="auto"/>
        <w:right w:val="none" w:sz="0" w:space="0" w:color="auto"/>
      </w:divBdr>
    </w:div>
    <w:div w:id="1467744411">
      <w:marLeft w:val="0"/>
      <w:marRight w:val="0"/>
      <w:marTop w:val="0"/>
      <w:marBottom w:val="0"/>
      <w:divBdr>
        <w:top w:val="none" w:sz="0" w:space="0" w:color="auto"/>
        <w:left w:val="none" w:sz="0" w:space="0" w:color="auto"/>
        <w:bottom w:val="none" w:sz="0" w:space="0" w:color="auto"/>
        <w:right w:val="none" w:sz="0" w:space="0" w:color="auto"/>
      </w:divBdr>
    </w:div>
    <w:div w:id="1467746148">
      <w:marLeft w:val="0"/>
      <w:marRight w:val="0"/>
      <w:marTop w:val="0"/>
      <w:marBottom w:val="0"/>
      <w:divBdr>
        <w:top w:val="none" w:sz="0" w:space="0" w:color="auto"/>
        <w:left w:val="none" w:sz="0" w:space="0" w:color="auto"/>
        <w:bottom w:val="none" w:sz="0" w:space="0" w:color="auto"/>
        <w:right w:val="none" w:sz="0" w:space="0" w:color="auto"/>
      </w:divBdr>
    </w:div>
    <w:div w:id="1467773011">
      <w:marLeft w:val="0"/>
      <w:marRight w:val="0"/>
      <w:marTop w:val="0"/>
      <w:marBottom w:val="0"/>
      <w:divBdr>
        <w:top w:val="none" w:sz="0" w:space="0" w:color="auto"/>
        <w:left w:val="none" w:sz="0" w:space="0" w:color="auto"/>
        <w:bottom w:val="none" w:sz="0" w:space="0" w:color="auto"/>
        <w:right w:val="none" w:sz="0" w:space="0" w:color="auto"/>
      </w:divBdr>
    </w:div>
    <w:div w:id="1467890688">
      <w:marLeft w:val="0"/>
      <w:marRight w:val="0"/>
      <w:marTop w:val="0"/>
      <w:marBottom w:val="0"/>
      <w:divBdr>
        <w:top w:val="none" w:sz="0" w:space="0" w:color="auto"/>
        <w:left w:val="none" w:sz="0" w:space="0" w:color="auto"/>
        <w:bottom w:val="none" w:sz="0" w:space="0" w:color="auto"/>
        <w:right w:val="none" w:sz="0" w:space="0" w:color="auto"/>
      </w:divBdr>
    </w:div>
    <w:div w:id="1467972622">
      <w:marLeft w:val="0"/>
      <w:marRight w:val="0"/>
      <w:marTop w:val="0"/>
      <w:marBottom w:val="0"/>
      <w:divBdr>
        <w:top w:val="none" w:sz="0" w:space="0" w:color="auto"/>
        <w:left w:val="none" w:sz="0" w:space="0" w:color="auto"/>
        <w:bottom w:val="none" w:sz="0" w:space="0" w:color="auto"/>
        <w:right w:val="none" w:sz="0" w:space="0" w:color="auto"/>
      </w:divBdr>
    </w:div>
    <w:div w:id="1468009675">
      <w:marLeft w:val="0"/>
      <w:marRight w:val="0"/>
      <w:marTop w:val="0"/>
      <w:marBottom w:val="0"/>
      <w:divBdr>
        <w:top w:val="none" w:sz="0" w:space="0" w:color="auto"/>
        <w:left w:val="none" w:sz="0" w:space="0" w:color="auto"/>
        <w:bottom w:val="none" w:sz="0" w:space="0" w:color="auto"/>
        <w:right w:val="none" w:sz="0" w:space="0" w:color="auto"/>
      </w:divBdr>
    </w:div>
    <w:div w:id="1468011065">
      <w:marLeft w:val="0"/>
      <w:marRight w:val="0"/>
      <w:marTop w:val="0"/>
      <w:marBottom w:val="0"/>
      <w:divBdr>
        <w:top w:val="none" w:sz="0" w:space="0" w:color="auto"/>
        <w:left w:val="none" w:sz="0" w:space="0" w:color="auto"/>
        <w:bottom w:val="none" w:sz="0" w:space="0" w:color="auto"/>
        <w:right w:val="none" w:sz="0" w:space="0" w:color="auto"/>
      </w:divBdr>
    </w:div>
    <w:div w:id="1468163817">
      <w:marLeft w:val="0"/>
      <w:marRight w:val="0"/>
      <w:marTop w:val="0"/>
      <w:marBottom w:val="0"/>
      <w:divBdr>
        <w:top w:val="none" w:sz="0" w:space="0" w:color="auto"/>
        <w:left w:val="none" w:sz="0" w:space="0" w:color="auto"/>
        <w:bottom w:val="none" w:sz="0" w:space="0" w:color="auto"/>
        <w:right w:val="none" w:sz="0" w:space="0" w:color="auto"/>
      </w:divBdr>
    </w:div>
    <w:div w:id="1468164166">
      <w:marLeft w:val="0"/>
      <w:marRight w:val="0"/>
      <w:marTop w:val="0"/>
      <w:marBottom w:val="0"/>
      <w:divBdr>
        <w:top w:val="none" w:sz="0" w:space="0" w:color="auto"/>
        <w:left w:val="none" w:sz="0" w:space="0" w:color="auto"/>
        <w:bottom w:val="none" w:sz="0" w:space="0" w:color="auto"/>
        <w:right w:val="none" w:sz="0" w:space="0" w:color="auto"/>
      </w:divBdr>
    </w:div>
    <w:div w:id="1468279028">
      <w:marLeft w:val="0"/>
      <w:marRight w:val="0"/>
      <w:marTop w:val="0"/>
      <w:marBottom w:val="0"/>
      <w:divBdr>
        <w:top w:val="none" w:sz="0" w:space="0" w:color="auto"/>
        <w:left w:val="none" w:sz="0" w:space="0" w:color="auto"/>
        <w:bottom w:val="none" w:sz="0" w:space="0" w:color="auto"/>
        <w:right w:val="none" w:sz="0" w:space="0" w:color="auto"/>
      </w:divBdr>
    </w:div>
    <w:div w:id="1468280461">
      <w:marLeft w:val="0"/>
      <w:marRight w:val="0"/>
      <w:marTop w:val="0"/>
      <w:marBottom w:val="0"/>
      <w:divBdr>
        <w:top w:val="none" w:sz="0" w:space="0" w:color="auto"/>
        <w:left w:val="none" w:sz="0" w:space="0" w:color="auto"/>
        <w:bottom w:val="none" w:sz="0" w:space="0" w:color="auto"/>
        <w:right w:val="none" w:sz="0" w:space="0" w:color="auto"/>
      </w:divBdr>
    </w:div>
    <w:div w:id="1468356985">
      <w:marLeft w:val="0"/>
      <w:marRight w:val="0"/>
      <w:marTop w:val="0"/>
      <w:marBottom w:val="0"/>
      <w:divBdr>
        <w:top w:val="none" w:sz="0" w:space="0" w:color="auto"/>
        <w:left w:val="none" w:sz="0" w:space="0" w:color="auto"/>
        <w:bottom w:val="none" w:sz="0" w:space="0" w:color="auto"/>
        <w:right w:val="none" w:sz="0" w:space="0" w:color="auto"/>
      </w:divBdr>
    </w:div>
    <w:div w:id="1468430943">
      <w:marLeft w:val="0"/>
      <w:marRight w:val="0"/>
      <w:marTop w:val="0"/>
      <w:marBottom w:val="0"/>
      <w:divBdr>
        <w:top w:val="none" w:sz="0" w:space="0" w:color="auto"/>
        <w:left w:val="none" w:sz="0" w:space="0" w:color="auto"/>
        <w:bottom w:val="none" w:sz="0" w:space="0" w:color="auto"/>
        <w:right w:val="none" w:sz="0" w:space="0" w:color="auto"/>
      </w:divBdr>
    </w:div>
    <w:div w:id="1468432359">
      <w:marLeft w:val="0"/>
      <w:marRight w:val="0"/>
      <w:marTop w:val="0"/>
      <w:marBottom w:val="0"/>
      <w:divBdr>
        <w:top w:val="none" w:sz="0" w:space="0" w:color="auto"/>
        <w:left w:val="none" w:sz="0" w:space="0" w:color="auto"/>
        <w:bottom w:val="none" w:sz="0" w:space="0" w:color="auto"/>
        <w:right w:val="none" w:sz="0" w:space="0" w:color="auto"/>
      </w:divBdr>
    </w:div>
    <w:div w:id="1468468090">
      <w:marLeft w:val="0"/>
      <w:marRight w:val="0"/>
      <w:marTop w:val="0"/>
      <w:marBottom w:val="0"/>
      <w:divBdr>
        <w:top w:val="none" w:sz="0" w:space="0" w:color="auto"/>
        <w:left w:val="none" w:sz="0" w:space="0" w:color="auto"/>
        <w:bottom w:val="none" w:sz="0" w:space="0" w:color="auto"/>
        <w:right w:val="none" w:sz="0" w:space="0" w:color="auto"/>
      </w:divBdr>
    </w:div>
    <w:div w:id="1468548784">
      <w:bodyDiv w:val="1"/>
      <w:marLeft w:val="0"/>
      <w:marRight w:val="0"/>
      <w:marTop w:val="0"/>
      <w:marBottom w:val="0"/>
      <w:divBdr>
        <w:top w:val="none" w:sz="0" w:space="0" w:color="auto"/>
        <w:left w:val="none" w:sz="0" w:space="0" w:color="auto"/>
        <w:bottom w:val="none" w:sz="0" w:space="0" w:color="auto"/>
        <w:right w:val="none" w:sz="0" w:space="0" w:color="auto"/>
      </w:divBdr>
    </w:div>
    <w:div w:id="1468664484">
      <w:marLeft w:val="0"/>
      <w:marRight w:val="0"/>
      <w:marTop w:val="0"/>
      <w:marBottom w:val="0"/>
      <w:divBdr>
        <w:top w:val="none" w:sz="0" w:space="0" w:color="auto"/>
        <w:left w:val="none" w:sz="0" w:space="0" w:color="auto"/>
        <w:bottom w:val="none" w:sz="0" w:space="0" w:color="auto"/>
        <w:right w:val="none" w:sz="0" w:space="0" w:color="auto"/>
      </w:divBdr>
    </w:div>
    <w:div w:id="1468737251">
      <w:marLeft w:val="0"/>
      <w:marRight w:val="0"/>
      <w:marTop w:val="0"/>
      <w:marBottom w:val="0"/>
      <w:divBdr>
        <w:top w:val="none" w:sz="0" w:space="0" w:color="auto"/>
        <w:left w:val="none" w:sz="0" w:space="0" w:color="auto"/>
        <w:bottom w:val="none" w:sz="0" w:space="0" w:color="auto"/>
        <w:right w:val="none" w:sz="0" w:space="0" w:color="auto"/>
      </w:divBdr>
    </w:div>
    <w:div w:id="1468745841">
      <w:marLeft w:val="0"/>
      <w:marRight w:val="0"/>
      <w:marTop w:val="0"/>
      <w:marBottom w:val="0"/>
      <w:divBdr>
        <w:top w:val="none" w:sz="0" w:space="0" w:color="auto"/>
        <w:left w:val="none" w:sz="0" w:space="0" w:color="auto"/>
        <w:bottom w:val="none" w:sz="0" w:space="0" w:color="auto"/>
        <w:right w:val="none" w:sz="0" w:space="0" w:color="auto"/>
      </w:divBdr>
    </w:div>
    <w:div w:id="1468859538">
      <w:marLeft w:val="0"/>
      <w:marRight w:val="0"/>
      <w:marTop w:val="0"/>
      <w:marBottom w:val="0"/>
      <w:divBdr>
        <w:top w:val="none" w:sz="0" w:space="0" w:color="auto"/>
        <w:left w:val="none" w:sz="0" w:space="0" w:color="auto"/>
        <w:bottom w:val="none" w:sz="0" w:space="0" w:color="auto"/>
        <w:right w:val="none" w:sz="0" w:space="0" w:color="auto"/>
      </w:divBdr>
    </w:div>
    <w:div w:id="1468888981">
      <w:marLeft w:val="0"/>
      <w:marRight w:val="0"/>
      <w:marTop w:val="0"/>
      <w:marBottom w:val="0"/>
      <w:divBdr>
        <w:top w:val="none" w:sz="0" w:space="0" w:color="auto"/>
        <w:left w:val="none" w:sz="0" w:space="0" w:color="auto"/>
        <w:bottom w:val="none" w:sz="0" w:space="0" w:color="auto"/>
        <w:right w:val="none" w:sz="0" w:space="0" w:color="auto"/>
      </w:divBdr>
    </w:div>
    <w:div w:id="1468930126">
      <w:marLeft w:val="0"/>
      <w:marRight w:val="0"/>
      <w:marTop w:val="0"/>
      <w:marBottom w:val="0"/>
      <w:divBdr>
        <w:top w:val="none" w:sz="0" w:space="0" w:color="auto"/>
        <w:left w:val="none" w:sz="0" w:space="0" w:color="auto"/>
        <w:bottom w:val="none" w:sz="0" w:space="0" w:color="auto"/>
        <w:right w:val="none" w:sz="0" w:space="0" w:color="auto"/>
      </w:divBdr>
    </w:div>
    <w:div w:id="1468939568">
      <w:bodyDiv w:val="1"/>
      <w:marLeft w:val="0"/>
      <w:marRight w:val="0"/>
      <w:marTop w:val="0"/>
      <w:marBottom w:val="0"/>
      <w:divBdr>
        <w:top w:val="none" w:sz="0" w:space="0" w:color="auto"/>
        <w:left w:val="none" w:sz="0" w:space="0" w:color="auto"/>
        <w:bottom w:val="none" w:sz="0" w:space="0" w:color="auto"/>
        <w:right w:val="none" w:sz="0" w:space="0" w:color="auto"/>
      </w:divBdr>
    </w:div>
    <w:div w:id="1469006360">
      <w:marLeft w:val="0"/>
      <w:marRight w:val="0"/>
      <w:marTop w:val="0"/>
      <w:marBottom w:val="0"/>
      <w:divBdr>
        <w:top w:val="none" w:sz="0" w:space="0" w:color="auto"/>
        <w:left w:val="none" w:sz="0" w:space="0" w:color="auto"/>
        <w:bottom w:val="none" w:sz="0" w:space="0" w:color="auto"/>
        <w:right w:val="none" w:sz="0" w:space="0" w:color="auto"/>
      </w:divBdr>
    </w:div>
    <w:div w:id="1469083672">
      <w:marLeft w:val="0"/>
      <w:marRight w:val="0"/>
      <w:marTop w:val="0"/>
      <w:marBottom w:val="0"/>
      <w:divBdr>
        <w:top w:val="none" w:sz="0" w:space="0" w:color="auto"/>
        <w:left w:val="none" w:sz="0" w:space="0" w:color="auto"/>
        <w:bottom w:val="none" w:sz="0" w:space="0" w:color="auto"/>
        <w:right w:val="none" w:sz="0" w:space="0" w:color="auto"/>
      </w:divBdr>
    </w:div>
    <w:div w:id="1469085279">
      <w:marLeft w:val="0"/>
      <w:marRight w:val="0"/>
      <w:marTop w:val="0"/>
      <w:marBottom w:val="0"/>
      <w:divBdr>
        <w:top w:val="none" w:sz="0" w:space="0" w:color="auto"/>
        <w:left w:val="none" w:sz="0" w:space="0" w:color="auto"/>
        <w:bottom w:val="none" w:sz="0" w:space="0" w:color="auto"/>
        <w:right w:val="none" w:sz="0" w:space="0" w:color="auto"/>
      </w:divBdr>
    </w:div>
    <w:div w:id="1469132524">
      <w:marLeft w:val="0"/>
      <w:marRight w:val="0"/>
      <w:marTop w:val="0"/>
      <w:marBottom w:val="0"/>
      <w:divBdr>
        <w:top w:val="none" w:sz="0" w:space="0" w:color="auto"/>
        <w:left w:val="none" w:sz="0" w:space="0" w:color="auto"/>
        <w:bottom w:val="none" w:sz="0" w:space="0" w:color="auto"/>
        <w:right w:val="none" w:sz="0" w:space="0" w:color="auto"/>
      </w:divBdr>
    </w:div>
    <w:div w:id="1469199231">
      <w:marLeft w:val="0"/>
      <w:marRight w:val="0"/>
      <w:marTop w:val="0"/>
      <w:marBottom w:val="0"/>
      <w:divBdr>
        <w:top w:val="none" w:sz="0" w:space="0" w:color="auto"/>
        <w:left w:val="none" w:sz="0" w:space="0" w:color="auto"/>
        <w:bottom w:val="none" w:sz="0" w:space="0" w:color="auto"/>
        <w:right w:val="none" w:sz="0" w:space="0" w:color="auto"/>
      </w:divBdr>
    </w:div>
    <w:div w:id="1469201990">
      <w:marLeft w:val="0"/>
      <w:marRight w:val="0"/>
      <w:marTop w:val="0"/>
      <w:marBottom w:val="0"/>
      <w:divBdr>
        <w:top w:val="none" w:sz="0" w:space="0" w:color="auto"/>
        <w:left w:val="none" w:sz="0" w:space="0" w:color="auto"/>
        <w:bottom w:val="none" w:sz="0" w:space="0" w:color="auto"/>
        <w:right w:val="none" w:sz="0" w:space="0" w:color="auto"/>
      </w:divBdr>
    </w:div>
    <w:div w:id="1469207417">
      <w:marLeft w:val="0"/>
      <w:marRight w:val="0"/>
      <w:marTop w:val="0"/>
      <w:marBottom w:val="0"/>
      <w:divBdr>
        <w:top w:val="none" w:sz="0" w:space="0" w:color="auto"/>
        <w:left w:val="none" w:sz="0" w:space="0" w:color="auto"/>
        <w:bottom w:val="none" w:sz="0" w:space="0" w:color="auto"/>
        <w:right w:val="none" w:sz="0" w:space="0" w:color="auto"/>
      </w:divBdr>
    </w:div>
    <w:div w:id="1469278390">
      <w:marLeft w:val="0"/>
      <w:marRight w:val="0"/>
      <w:marTop w:val="0"/>
      <w:marBottom w:val="0"/>
      <w:divBdr>
        <w:top w:val="none" w:sz="0" w:space="0" w:color="auto"/>
        <w:left w:val="none" w:sz="0" w:space="0" w:color="auto"/>
        <w:bottom w:val="none" w:sz="0" w:space="0" w:color="auto"/>
        <w:right w:val="none" w:sz="0" w:space="0" w:color="auto"/>
      </w:divBdr>
    </w:div>
    <w:div w:id="1469318487">
      <w:marLeft w:val="0"/>
      <w:marRight w:val="0"/>
      <w:marTop w:val="0"/>
      <w:marBottom w:val="0"/>
      <w:divBdr>
        <w:top w:val="none" w:sz="0" w:space="0" w:color="auto"/>
        <w:left w:val="none" w:sz="0" w:space="0" w:color="auto"/>
        <w:bottom w:val="none" w:sz="0" w:space="0" w:color="auto"/>
        <w:right w:val="none" w:sz="0" w:space="0" w:color="auto"/>
      </w:divBdr>
    </w:div>
    <w:div w:id="1469323697">
      <w:marLeft w:val="0"/>
      <w:marRight w:val="0"/>
      <w:marTop w:val="0"/>
      <w:marBottom w:val="0"/>
      <w:divBdr>
        <w:top w:val="none" w:sz="0" w:space="0" w:color="auto"/>
        <w:left w:val="none" w:sz="0" w:space="0" w:color="auto"/>
        <w:bottom w:val="none" w:sz="0" w:space="0" w:color="auto"/>
        <w:right w:val="none" w:sz="0" w:space="0" w:color="auto"/>
      </w:divBdr>
    </w:div>
    <w:div w:id="1469394685">
      <w:marLeft w:val="0"/>
      <w:marRight w:val="0"/>
      <w:marTop w:val="0"/>
      <w:marBottom w:val="0"/>
      <w:divBdr>
        <w:top w:val="none" w:sz="0" w:space="0" w:color="auto"/>
        <w:left w:val="none" w:sz="0" w:space="0" w:color="auto"/>
        <w:bottom w:val="none" w:sz="0" w:space="0" w:color="auto"/>
        <w:right w:val="none" w:sz="0" w:space="0" w:color="auto"/>
      </w:divBdr>
    </w:div>
    <w:div w:id="1469469611">
      <w:marLeft w:val="0"/>
      <w:marRight w:val="0"/>
      <w:marTop w:val="0"/>
      <w:marBottom w:val="0"/>
      <w:divBdr>
        <w:top w:val="none" w:sz="0" w:space="0" w:color="auto"/>
        <w:left w:val="none" w:sz="0" w:space="0" w:color="auto"/>
        <w:bottom w:val="none" w:sz="0" w:space="0" w:color="auto"/>
        <w:right w:val="none" w:sz="0" w:space="0" w:color="auto"/>
      </w:divBdr>
    </w:div>
    <w:div w:id="1469517109">
      <w:marLeft w:val="0"/>
      <w:marRight w:val="0"/>
      <w:marTop w:val="0"/>
      <w:marBottom w:val="0"/>
      <w:divBdr>
        <w:top w:val="none" w:sz="0" w:space="0" w:color="auto"/>
        <w:left w:val="none" w:sz="0" w:space="0" w:color="auto"/>
        <w:bottom w:val="none" w:sz="0" w:space="0" w:color="auto"/>
        <w:right w:val="none" w:sz="0" w:space="0" w:color="auto"/>
      </w:divBdr>
    </w:div>
    <w:div w:id="1469592464">
      <w:marLeft w:val="0"/>
      <w:marRight w:val="0"/>
      <w:marTop w:val="0"/>
      <w:marBottom w:val="0"/>
      <w:divBdr>
        <w:top w:val="none" w:sz="0" w:space="0" w:color="auto"/>
        <w:left w:val="none" w:sz="0" w:space="0" w:color="auto"/>
        <w:bottom w:val="none" w:sz="0" w:space="0" w:color="auto"/>
        <w:right w:val="none" w:sz="0" w:space="0" w:color="auto"/>
      </w:divBdr>
    </w:div>
    <w:div w:id="1469664830">
      <w:marLeft w:val="0"/>
      <w:marRight w:val="0"/>
      <w:marTop w:val="0"/>
      <w:marBottom w:val="0"/>
      <w:divBdr>
        <w:top w:val="none" w:sz="0" w:space="0" w:color="auto"/>
        <w:left w:val="none" w:sz="0" w:space="0" w:color="auto"/>
        <w:bottom w:val="none" w:sz="0" w:space="0" w:color="auto"/>
        <w:right w:val="none" w:sz="0" w:space="0" w:color="auto"/>
      </w:divBdr>
    </w:div>
    <w:div w:id="1469665493">
      <w:marLeft w:val="0"/>
      <w:marRight w:val="0"/>
      <w:marTop w:val="0"/>
      <w:marBottom w:val="0"/>
      <w:divBdr>
        <w:top w:val="none" w:sz="0" w:space="0" w:color="auto"/>
        <w:left w:val="none" w:sz="0" w:space="0" w:color="auto"/>
        <w:bottom w:val="none" w:sz="0" w:space="0" w:color="auto"/>
        <w:right w:val="none" w:sz="0" w:space="0" w:color="auto"/>
      </w:divBdr>
    </w:div>
    <w:div w:id="1469666240">
      <w:marLeft w:val="0"/>
      <w:marRight w:val="0"/>
      <w:marTop w:val="0"/>
      <w:marBottom w:val="0"/>
      <w:divBdr>
        <w:top w:val="none" w:sz="0" w:space="0" w:color="auto"/>
        <w:left w:val="none" w:sz="0" w:space="0" w:color="auto"/>
        <w:bottom w:val="none" w:sz="0" w:space="0" w:color="auto"/>
        <w:right w:val="none" w:sz="0" w:space="0" w:color="auto"/>
      </w:divBdr>
    </w:div>
    <w:div w:id="1469666326">
      <w:marLeft w:val="0"/>
      <w:marRight w:val="0"/>
      <w:marTop w:val="0"/>
      <w:marBottom w:val="0"/>
      <w:divBdr>
        <w:top w:val="none" w:sz="0" w:space="0" w:color="auto"/>
        <w:left w:val="none" w:sz="0" w:space="0" w:color="auto"/>
        <w:bottom w:val="none" w:sz="0" w:space="0" w:color="auto"/>
        <w:right w:val="none" w:sz="0" w:space="0" w:color="auto"/>
      </w:divBdr>
    </w:div>
    <w:div w:id="1469738578">
      <w:marLeft w:val="0"/>
      <w:marRight w:val="0"/>
      <w:marTop w:val="0"/>
      <w:marBottom w:val="0"/>
      <w:divBdr>
        <w:top w:val="none" w:sz="0" w:space="0" w:color="auto"/>
        <w:left w:val="none" w:sz="0" w:space="0" w:color="auto"/>
        <w:bottom w:val="none" w:sz="0" w:space="0" w:color="auto"/>
        <w:right w:val="none" w:sz="0" w:space="0" w:color="auto"/>
      </w:divBdr>
    </w:div>
    <w:div w:id="1469740682">
      <w:marLeft w:val="0"/>
      <w:marRight w:val="0"/>
      <w:marTop w:val="0"/>
      <w:marBottom w:val="0"/>
      <w:divBdr>
        <w:top w:val="none" w:sz="0" w:space="0" w:color="auto"/>
        <w:left w:val="none" w:sz="0" w:space="0" w:color="auto"/>
        <w:bottom w:val="none" w:sz="0" w:space="0" w:color="auto"/>
        <w:right w:val="none" w:sz="0" w:space="0" w:color="auto"/>
      </w:divBdr>
    </w:div>
    <w:div w:id="1469782716">
      <w:marLeft w:val="0"/>
      <w:marRight w:val="0"/>
      <w:marTop w:val="0"/>
      <w:marBottom w:val="0"/>
      <w:divBdr>
        <w:top w:val="none" w:sz="0" w:space="0" w:color="auto"/>
        <w:left w:val="none" w:sz="0" w:space="0" w:color="auto"/>
        <w:bottom w:val="none" w:sz="0" w:space="0" w:color="auto"/>
        <w:right w:val="none" w:sz="0" w:space="0" w:color="auto"/>
      </w:divBdr>
    </w:div>
    <w:div w:id="1469863161">
      <w:marLeft w:val="0"/>
      <w:marRight w:val="0"/>
      <w:marTop w:val="0"/>
      <w:marBottom w:val="0"/>
      <w:divBdr>
        <w:top w:val="none" w:sz="0" w:space="0" w:color="auto"/>
        <w:left w:val="none" w:sz="0" w:space="0" w:color="auto"/>
        <w:bottom w:val="none" w:sz="0" w:space="0" w:color="auto"/>
        <w:right w:val="none" w:sz="0" w:space="0" w:color="auto"/>
      </w:divBdr>
    </w:div>
    <w:div w:id="1470005187">
      <w:marLeft w:val="0"/>
      <w:marRight w:val="0"/>
      <w:marTop w:val="0"/>
      <w:marBottom w:val="0"/>
      <w:divBdr>
        <w:top w:val="none" w:sz="0" w:space="0" w:color="auto"/>
        <w:left w:val="none" w:sz="0" w:space="0" w:color="auto"/>
        <w:bottom w:val="none" w:sz="0" w:space="0" w:color="auto"/>
        <w:right w:val="none" w:sz="0" w:space="0" w:color="auto"/>
      </w:divBdr>
    </w:div>
    <w:div w:id="1470051311">
      <w:marLeft w:val="0"/>
      <w:marRight w:val="0"/>
      <w:marTop w:val="0"/>
      <w:marBottom w:val="0"/>
      <w:divBdr>
        <w:top w:val="none" w:sz="0" w:space="0" w:color="auto"/>
        <w:left w:val="none" w:sz="0" w:space="0" w:color="auto"/>
        <w:bottom w:val="none" w:sz="0" w:space="0" w:color="auto"/>
        <w:right w:val="none" w:sz="0" w:space="0" w:color="auto"/>
      </w:divBdr>
    </w:div>
    <w:div w:id="1470199571">
      <w:marLeft w:val="0"/>
      <w:marRight w:val="0"/>
      <w:marTop w:val="0"/>
      <w:marBottom w:val="0"/>
      <w:divBdr>
        <w:top w:val="none" w:sz="0" w:space="0" w:color="auto"/>
        <w:left w:val="none" w:sz="0" w:space="0" w:color="auto"/>
        <w:bottom w:val="none" w:sz="0" w:space="0" w:color="auto"/>
        <w:right w:val="none" w:sz="0" w:space="0" w:color="auto"/>
      </w:divBdr>
    </w:div>
    <w:div w:id="1470248794">
      <w:marLeft w:val="0"/>
      <w:marRight w:val="0"/>
      <w:marTop w:val="0"/>
      <w:marBottom w:val="0"/>
      <w:divBdr>
        <w:top w:val="none" w:sz="0" w:space="0" w:color="auto"/>
        <w:left w:val="none" w:sz="0" w:space="0" w:color="auto"/>
        <w:bottom w:val="none" w:sz="0" w:space="0" w:color="auto"/>
        <w:right w:val="none" w:sz="0" w:space="0" w:color="auto"/>
      </w:divBdr>
    </w:div>
    <w:div w:id="1470366332">
      <w:marLeft w:val="0"/>
      <w:marRight w:val="0"/>
      <w:marTop w:val="0"/>
      <w:marBottom w:val="0"/>
      <w:divBdr>
        <w:top w:val="none" w:sz="0" w:space="0" w:color="auto"/>
        <w:left w:val="none" w:sz="0" w:space="0" w:color="auto"/>
        <w:bottom w:val="none" w:sz="0" w:space="0" w:color="auto"/>
        <w:right w:val="none" w:sz="0" w:space="0" w:color="auto"/>
      </w:divBdr>
    </w:div>
    <w:div w:id="1470393763">
      <w:marLeft w:val="0"/>
      <w:marRight w:val="0"/>
      <w:marTop w:val="0"/>
      <w:marBottom w:val="0"/>
      <w:divBdr>
        <w:top w:val="none" w:sz="0" w:space="0" w:color="auto"/>
        <w:left w:val="none" w:sz="0" w:space="0" w:color="auto"/>
        <w:bottom w:val="none" w:sz="0" w:space="0" w:color="auto"/>
        <w:right w:val="none" w:sz="0" w:space="0" w:color="auto"/>
      </w:divBdr>
    </w:div>
    <w:div w:id="1470396112">
      <w:marLeft w:val="0"/>
      <w:marRight w:val="0"/>
      <w:marTop w:val="0"/>
      <w:marBottom w:val="0"/>
      <w:divBdr>
        <w:top w:val="none" w:sz="0" w:space="0" w:color="auto"/>
        <w:left w:val="none" w:sz="0" w:space="0" w:color="auto"/>
        <w:bottom w:val="none" w:sz="0" w:space="0" w:color="auto"/>
        <w:right w:val="none" w:sz="0" w:space="0" w:color="auto"/>
      </w:divBdr>
    </w:div>
    <w:div w:id="1470435402">
      <w:marLeft w:val="0"/>
      <w:marRight w:val="0"/>
      <w:marTop w:val="0"/>
      <w:marBottom w:val="0"/>
      <w:divBdr>
        <w:top w:val="none" w:sz="0" w:space="0" w:color="auto"/>
        <w:left w:val="none" w:sz="0" w:space="0" w:color="auto"/>
        <w:bottom w:val="none" w:sz="0" w:space="0" w:color="auto"/>
        <w:right w:val="none" w:sz="0" w:space="0" w:color="auto"/>
      </w:divBdr>
    </w:div>
    <w:div w:id="1470436352">
      <w:marLeft w:val="0"/>
      <w:marRight w:val="0"/>
      <w:marTop w:val="0"/>
      <w:marBottom w:val="0"/>
      <w:divBdr>
        <w:top w:val="none" w:sz="0" w:space="0" w:color="auto"/>
        <w:left w:val="none" w:sz="0" w:space="0" w:color="auto"/>
        <w:bottom w:val="none" w:sz="0" w:space="0" w:color="auto"/>
        <w:right w:val="none" w:sz="0" w:space="0" w:color="auto"/>
      </w:divBdr>
    </w:div>
    <w:div w:id="1470512776">
      <w:marLeft w:val="0"/>
      <w:marRight w:val="0"/>
      <w:marTop w:val="0"/>
      <w:marBottom w:val="0"/>
      <w:divBdr>
        <w:top w:val="none" w:sz="0" w:space="0" w:color="auto"/>
        <w:left w:val="none" w:sz="0" w:space="0" w:color="auto"/>
        <w:bottom w:val="none" w:sz="0" w:space="0" w:color="auto"/>
        <w:right w:val="none" w:sz="0" w:space="0" w:color="auto"/>
      </w:divBdr>
    </w:div>
    <w:div w:id="1470705507">
      <w:marLeft w:val="0"/>
      <w:marRight w:val="0"/>
      <w:marTop w:val="0"/>
      <w:marBottom w:val="0"/>
      <w:divBdr>
        <w:top w:val="none" w:sz="0" w:space="0" w:color="auto"/>
        <w:left w:val="none" w:sz="0" w:space="0" w:color="auto"/>
        <w:bottom w:val="none" w:sz="0" w:space="0" w:color="auto"/>
        <w:right w:val="none" w:sz="0" w:space="0" w:color="auto"/>
      </w:divBdr>
    </w:div>
    <w:div w:id="1470708508">
      <w:marLeft w:val="0"/>
      <w:marRight w:val="0"/>
      <w:marTop w:val="0"/>
      <w:marBottom w:val="0"/>
      <w:divBdr>
        <w:top w:val="none" w:sz="0" w:space="0" w:color="auto"/>
        <w:left w:val="none" w:sz="0" w:space="0" w:color="auto"/>
        <w:bottom w:val="none" w:sz="0" w:space="0" w:color="auto"/>
        <w:right w:val="none" w:sz="0" w:space="0" w:color="auto"/>
      </w:divBdr>
    </w:div>
    <w:div w:id="1470779966">
      <w:marLeft w:val="0"/>
      <w:marRight w:val="0"/>
      <w:marTop w:val="0"/>
      <w:marBottom w:val="0"/>
      <w:divBdr>
        <w:top w:val="none" w:sz="0" w:space="0" w:color="auto"/>
        <w:left w:val="none" w:sz="0" w:space="0" w:color="auto"/>
        <w:bottom w:val="none" w:sz="0" w:space="0" w:color="auto"/>
        <w:right w:val="none" w:sz="0" w:space="0" w:color="auto"/>
      </w:divBdr>
    </w:div>
    <w:div w:id="1470781420">
      <w:marLeft w:val="0"/>
      <w:marRight w:val="0"/>
      <w:marTop w:val="0"/>
      <w:marBottom w:val="0"/>
      <w:divBdr>
        <w:top w:val="none" w:sz="0" w:space="0" w:color="auto"/>
        <w:left w:val="none" w:sz="0" w:space="0" w:color="auto"/>
        <w:bottom w:val="none" w:sz="0" w:space="0" w:color="auto"/>
        <w:right w:val="none" w:sz="0" w:space="0" w:color="auto"/>
      </w:divBdr>
    </w:div>
    <w:div w:id="1470784866">
      <w:marLeft w:val="0"/>
      <w:marRight w:val="0"/>
      <w:marTop w:val="0"/>
      <w:marBottom w:val="0"/>
      <w:divBdr>
        <w:top w:val="none" w:sz="0" w:space="0" w:color="auto"/>
        <w:left w:val="none" w:sz="0" w:space="0" w:color="auto"/>
        <w:bottom w:val="none" w:sz="0" w:space="0" w:color="auto"/>
        <w:right w:val="none" w:sz="0" w:space="0" w:color="auto"/>
      </w:divBdr>
    </w:div>
    <w:div w:id="1470787413">
      <w:marLeft w:val="0"/>
      <w:marRight w:val="0"/>
      <w:marTop w:val="0"/>
      <w:marBottom w:val="0"/>
      <w:divBdr>
        <w:top w:val="none" w:sz="0" w:space="0" w:color="auto"/>
        <w:left w:val="none" w:sz="0" w:space="0" w:color="auto"/>
        <w:bottom w:val="none" w:sz="0" w:space="0" w:color="auto"/>
        <w:right w:val="none" w:sz="0" w:space="0" w:color="auto"/>
      </w:divBdr>
    </w:div>
    <w:div w:id="1470904015">
      <w:marLeft w:val="0"/>
      <w:marRight w:val="0"/>
      <w:marTop w:val="0"/>
      <w:marBottom w:val="0"/>
      <w:divBdr>
        <w:top w:val="none" w:sz="0" w:space="0" w:color="auto"/>
        <w:left w:val="none" w:sz="0" w:space="0" w:color="auto"/>
        <w:bottom w:val="none" w:sz="0" w:space="0" w:color="auto"/>
        <w:right w:val="none" w:sz="0" w:space="0" w:color="auto"/>
      </w:divBdr>
    </w:div>
    <w:div w:id="1471092912">
      <w:marLeft w:val="0"/>
      <w:marRight w:val="0"/>
      <w:marTop w:val="0"/>
      <w:marBottom w:val="0"/>
      <w:divBdr>
        <w:top w:val="none" w:sz="0" w:space="0" w:color="auto"/>
        <w:left w:val="none" w:sz="0" w:space="0" w:color="auto"/>
        <w:bottom w:val="none" w:sz="0" w:space="0" w:color="auto"/>
        <w:right w:val="none" w:sz="0" w:space="0" w:color="auto"/>
      </w:divBdr>
    </w:div>
    <w:div w:id="1471239944">
      <w:marLeft w:val="0"/>
      <w:marRight w:val="0"/>
      <w:marTop w:val="0"/>
      <w:marBottom w:val="0"/>
      <w:divBdr>
        <w:top w:val="none" w:sz="0" w:space="0" w:color="auto"/>
        <w:left w:val="none" w:sz="0" w:space="0" w:color="auto"/>
        <w:bottom w:val="none" w:sz="0" w:space="0" w:color="auto"/>
        <w:right w:val="none" w:sz="0" w:space="0" w:color="auto"/>
      </w:divBdr>
    </w:div>
    <w:div w:id="1471240855">
      <w:marLeft w:val="0"/>
      <w:marRight w:val="0"/>
      <w:marTop w:val="0"/>
      <w:marBottom w:val="0"/>
      <w:divBdr>
        <w:top w:val="none" w:sz="0" w:space="0" w:color="auto"/>
        <w:left w:val="none" w:sz="0" w:space="0" w:color="auto"/>
        <w:bottom w:val="none" w:sz="0" w:space="0" w:color="auto"/>
        <w:right w:val="none" w:sz="0" w:space="0" w:color="auto"/>
      </w:divBdr>
    </w:div>
    <w:div w:id="1471241623">
      <w:marLeft w:val="0"/>
      <w:marRight w:val="0"/>
      <w:marTop w:val="0"/>
      <w:marBottom w:val="0"/>
      <w:divBdr>
        <w:top w:val="none" w:sz="0" w:space="0" w:color="auto"/>
        <w:left w:val="none" w:sz="0" w:space="0" w:color="auto"/>
        <w:bottom w:val="none" w:sz="0" w:space="0" w:color="auto"/>
        <w:right w:val="none" w:sz="0" w:space="0" w:color="auto"/>
      </w:divBdr>
    </w:div>
    <w:div w:id="1471284254">
      <w:marLeft w:val="0"/>
      <w:marRight w:val="0"/>
      <w:marTop w:val="0"/>
      <w:marBottom w:val="0"/>
      <w:divBdr>
        <w:top w:val="none" w:sz="0" w:space="0" w:color="auto"/>
        <w:left w:val="none" w:sz="0" w:space="0" w:color="auto"/>
        <w:bottom w:val="none" w:sz="0" w:space="0" w:color="auto"/>
        <w:right w:val="none" w:sz="0" w:space="0" w:color="auto"/>
      </w:divBdr>
    </w:div>
    <w:div w:id="1471286011">
      <w:marLeft w:val="0"/>
      <w:marRight w:val="0"/>
      <w:marTop w:val="0"/>
      <w:marBottom w:val="0"/>
      <w:divBdr>
        <w:top w:val="none" w:sz="0" w:space="0" w:color="auto"/>
        <w:left w:val="none" w:sz="0" w:space="0" w:color="auto"/>
        <w:bottom w:val="none" w:sz="0" w:space="0" w:color="auto"/>
        <w:right w:val="none" w:sz="0" w:space="0" w:color="auto"/>
      </w:divBdr>
    </w:div>
    <w:div w:id="1471627045">
      <w:marLeft w:val="0"/>
      <w:marRight w:val="0"/>
      <w:marTop w:val="0"/>
      <w:marBottom w:val="0"/>
      <w:divBdr>
        <w:top w:val="none" w:sz="0" w:space="0" w:color="auto"/>
        <w:left w:val="none" w:sz="0" w:space="0" w:color="auto"/>
        <w:bottom w:val="none" w:sz="0" w:space="0" w:color="auto"/>
        <w:right w:val="none" w:sz="0" w:space="0" w:color="auto"/>
      </w:divBdr>
    </w:div>
    <w:div w:id="1471627692">
      <w:marLeft w:val="0"/>
      <w:marRight w:val="0"/>
      <w:marTop w:val="0"/>
      <w:marBottom w:val="0"/>
      <w:divBdr>
        <w:top w:val="none" w:sz="0" w:space="0" w:color="auto"/>
        <w:left w:val="none" w:sz="0" w:space="0" w:color="auto"/>
        <w:bottom w:val="none" w:sz="0" w:space="0" w:color="auto"/>
        <w:right w:val="none" w:sz="0" w:space="0" w:color="auto"/>
      </w:divBdr>
    </w:div>
    <w:div w:id="1471627913">
      <w:marLeft w:val="0"/>
      <w:marRight w:val="0"/>
      <w:marTop w:val="0"/>
      <w:marBottom w:val="0"/>
      <w:divBdr>
        <w:top w:val="none" w:sz="0" w:space="0" w:color="auto"/>
        <w:left w:val="none" w:sz="0" w:space="0" w:color="auto"/>
        <w:bottom w:val="none" w:sz="0" w:space="0" w:color="auto"/>
        <w:right w:val="none" w:sz="0" w:space="0" w:color="auto"/>
      </w:divBdr>
    </w:div>
    <w:div w:id="1471706775">
      <w:marLeft w:val="0"/>
      <w:marRight w:val="0"/>
      <w:marTop w:val="0"/>
      <w:marBottom w:val="0"/>
      <w:divBdr>
        <w:top w:val="none" w:sz="0" w:space="0" w:color="auto"/>
        <w:left w:val="none" w:sz="0" w:space="0" w:color="auto"/>
        <w:bottom w:val="none" w:sz="0" w:space="0" w:color="auto"/>
        <w:right w:val="none" w:sz="0" w:space="0" w:color="auto"/>
      </w:divBdr>
    </w:div>
    <w:div w:id="1471820264">
      <w:marLeft w:val="0"/>
      <w:marRight w:val="0"/>
      <w:marTop w:val="0"/>
      <w:marBottom w:val="0"/>
      <w:divBdr>
        <w:top w:val="none" w:sz="0" w:space="0" w:color="auto"/>
        <w:left w:val="none" w:sz="0" w:space="0" w:color="auto"/>
        <w:bottom w:val="none" w:sz="0" w:space="0" w:color="auto"/>
        <w:right w:val="none" w:sz="0" w:space="0" w:color="auto"/>
      </w:divBdr>
    </w:div>
    <w:div w:id="1471829067">
      <w:marLeft w:val="0"/>
      <w:marRight w:val="0"/>
      <w:marTop w:val="0"/>
      <w:marBottom w:val="0"/>
      <w:divBdr>
        <w:top w:val="none" w:sz="0" w:space="0" w:color="auto"/>
        <w:left w:val="none" w:sz="0" w:space="0" w:color="auto"/>
        <w:bottom w:val="none" w:sz="0" w:space="0" w:color="auto"/>
        <w:right w:val="none" w:sz="0" w:space="0" w:color="auto"/>
      </w:divBdr>
    </w:div>
    <w:div w:id="1471939120">
      <w:marLeft w:val="0"/>
      <w:marRight w:val="0"/>
      <w:marTop w:val="0"/>
      <w:marBottom w:val="0"/>
      <w:divBdr>
        <w:top w:val="none" w:sz="0" w:space="0" w:color="auto"/>
        <w:left w:val="none" w:sz="0" w:space="0" w:color="auto"/>
        <w:bottom w:val="none" w:sz="0" w:space="0" w:color="auto"/>
        <w:right w:val="none" w:sz="0" w:space="0" w:color="auto"/>
      </w:divBdr>
    </w:div>
    <w:div w:id="1471944425">
      <w:marLeft w:val="0"/>
      <w:marRight w:val="0"/>
      <w:marTop w:val="0"/>
      <w:marBottom w:val="0"/>
      <w:divBdr>
        <w:top w:val="none" w:sz="0" w:space="0" w:color="auto"/>
        <w:left w:val="none" w:sz="0" w:space="0" w:color="auto"/>
        <w:bottom w:val="none" w:sz="0" w:space="0" w:color="auto"/>
        <w:right w:val="none" w:sz="0" w:space="0" w:color="auto"/>
      </w:divBdr>
    </w:div>
    <w:div w:id="1472018542">
      <w:marLeft w:val="0"/>
      <w:marRight w:val="0"/>
      <w:marTop w:val="0"/>
      <w:marBottom w:val="0"/>
      <w:divBdr>
        <w:top w:val="none" w:sz="0" w:space="0" w:color="auto"/>
        <w:left w:val="none" w:sz="0" w:space="0" w:color="auto"/>
        <w:bottom w:val="none" w:sz="0" w:space="0" w:color="auto"/>
        <w:right w:val="none" w:sz="0" w:space="0" w:color="auto"/>
      </w:divBdr>
    </w:div>
    <w:div w:id="1472206629">
      <w:marLeft w:val="0"/>
      <w:marRight w:val="0"/>
      <w:marTop w:val="0"/>
      <w:marBottom w:val="0"/>
      <w:divBdr>
        <w:top w:val="none" w:sz="0" w:space="0" w:color="auto"/>
        <w:left w:val="none" w:sz="0" w:space="0" w:color="auto"/>
        <w:bottom w:val="none" w:sz="0" w:space="0" w:color="auto"/>
        <w:right w:val="none" w:sz="0" w:space="0" w:color="auto"/>
      </w:divBdr>
    </w:div>
    <w:div w:id="1472213019">
      <w:bodyDiv w:val="1"/>
      <w:marLeft w:val="0"/>
      <w:marRight w:val="0"/>
      <w:marTop w:val="0"/>
      <w:marBottom w:val="0"/>
      <w:divBdr>
        <w:top w:val="none" w:sz="0" w:space="0" w:color="auto"/>
        <w:left w:val="none" w:sz="0" w:space="0" w:color="auto"/>
        <w:bottom w:val="none" w:sz="0" w:space="0" w:color="auto"/>
        <w:right w:val="none" w:sz="0" w:space="0" w:color="auto"/>
      </w:divBdr>
      <w:divsChild>
        <w:div w:id="435372857">
          <w:marLeft w:val="0"/>
          <w:marRight w:val="0"/>
          <w:marTop w:val="0"/>
          <w:marBottom w:val="0"/>
          <w:divBdr>
            <w:top w:val="none" w:sz="0" w:space="0" w:color="auto"/>
            <w:left w:val="none" w:sz="0" w:space="0" w:color="auto"/>
            <w:bottom w:val="none" w:sz="0" w:space="0" w:color="auto"/>
            <w:right w:val="none" w:sz="0" w:space="0" w:color="auto"/>
          </w:divBdr>
        </w:div>
        <w:div w:id="234248163">
          <w:marLeft w:val="0"/>
          <w:marRight w:val="0"/>
          <w:marTop w:val="0"/>
          <w:marBottom w:val="0"/>
          <w:divBdr>
            <w:top w:val="none" w:sz="0" w:space="0" w:color="auto"/>
            <w:left w:val="none" w:sz="0" w:space="0" w:color="auto"/>
            <w:bottom w:val="none" w:sz="0" w:space="0" w:color="auto"/>
            <w:right w:val="none" w:sz="0" w:space="0" w:color="auto"/>
          </w:divBdr>
        </w:div>
        <w:div w:id="1103958736">
          <w:marLeft w:val="0"/>
          <w:marRight w:val="0"/>
          <w:marTop w:val="0"/>
          <w:marBottom w:val="0"/>
          <w:divBdr>
            <w:top w:val="none" w:sz="0" w:space="0" w:color="auto"/>
            <w:left w:val="none" w:sz="0" w:space="0" w:color="auto"/>
            <w:bottom w:val="none" w:sz="0" w:space="0" w:color="auto"/>
            <w:right w:val="none" w:sz="0" w:space="0" w:color="auto"/>
          </w:divBdr>
        </w:div>
        <w:div w:id="121002615">
          <w:marLeft w:val="0"/>
          <w:marRight w:val="0"/>
          <w:marTop w:val="0"/>
          <w:marBottom w:val="0"/>
          <w:divBdr>
            <w:top w:val="none" w:sz="0" w:space="0" w:color="auto"/>
            <w:left w:val="none" w:sz="0" w:space="0" w:color="auto"/>
            <w:bottom w:val="none" w:sz="0" w:space="0" w:color="auto"/>
            <w:right w:val="none" w:sz="0" w:space="0" w:color="auto"/>
          </w:divBdr>
        </w:div>
        <w:div w:id="226260483">
          <w:marLeft w:val="0"/>
          <w:marRight w:val="0"/>
          <w:marTop w:val="0"/>
          <w:marBottom w:val="0"/>
          <w:divBdr>
            <w:top w:val="none" w:sz="0" w:space="0" w:color="auto"/>
            <w:left w:val="none" w:sz="0" w:space="0" w:color="auto"/>
            <w:bottom w:val="none" w:sz="0" w:space="0" w:color="auto"/>
            <w:right w:val="none" w:sz="0" w:space="0" w:color="auto"/>
          </w:divBdr>
        </w:div>
        <w:div w:id="610937849">
          <w:marLeft w:val="0"/>
          <w:marRight w:val="0"/>
          <w:marTop w:val="0"/>
          <w:marBottom w:val="0"/>
          <w:divBdr>
            <w:top w:val="none" w:sz="0" w:space="0" w:color="auto"/>
            <w:left w:val="none" w:sz="0" w:space="0" w:color="auto"/>
            <w:bottom w:val="none" w:sz="0" w:space="0" w:color="auto"/>
            <w:right w:val="none" w:sz="0" w:space="0" w:color="auto"/>
          </w:divBdr>
        </w:div>
        <w:div w:id="2039692404">
          <w:marLeft w:val="0"/>
          <w:marRight w:val="0"/>
          <w:marTop w:val="0"/>
          <w:marBottom w:val="0"/>
          <w:divBdr>
            <w:top w:val="none" w:sz="0" w:space="0" w:color="auto"/>
            <w:left w:val="none" w:sz="0" w:space="0" w:color="auto"/>
            <w:bottom w:val="none" w:sz="0" w:space="0" w:color="auto"/>
            <w:right w:val="none" w:sz="0" w:space="0" w:color="auto"/>
          </w:divBdr>
        </w:div>
        <w:div w:id="692462418">
          <w:marLeft w:val="0"/>
          <w:marRight w:val="0"/>
          <w:marTop w:val="0"/>
          <w:marBottom w:val="0"/>
          <w:divBdr>
            <w:top w:val="none" w:sz="0" w:space="0" w:color="auto"/>
            <w:left w:val="none" w:sz="0" w:space="0" w:color="auto"/>
            <w:bottom w:val="none" w:sz="0" w:space="0" w:color="auto"/>
            <w:right w:val="none" w:sz="0" w:space="0" w:color="auto"/>
          </w:divBdr>
        </w:div>
        <w:div w:id="313874707">
          <w:marLeft w:val="0"/>
          <w:marRight w:val="0"/>
          <w:marTop w:val="0"/>
          <w:marBottom w:val="0"/>
          <w:divBdr>
            <w:top w:val="none" w:sz="0" w:space="0" w:color="auto"/>
            <w:left w:val="none" w:sz="0" w:space="0" w:color="auto"/>
            <w:bottom w:val="none" w:sz="0" w:space="0" w:color="auto"/>
            <w:right w:val="none" w:sz="0" w:space="0" w:color="auto"/>
          </w:divBdr>
        </w:div>
        <w:div w:id="1673069764">
          <w:marLeft w:val="0"/>
          <w:marRight w:val="0"/>
          <w:marTop w:val="0"/>
          <w:marBottom w:val="0"/>
          <w:divBdr>
            <w:top w:val="none" w:sz="0" w:space="0" w:color="auto"/>
            <w:left w:val="none" w:sz="0" w:space="0" w:color="auto"/>
            <w:bottom w:val="none" w:sz="0" w:space="0" w:color="auto"/>
            <w:right w:val="none" w:sz="0" w:space="0" w:color="auto"/>
          </w:divBdr>
        </w:div>
        <w:div w:id="1414205616">
          <w:marLeft w:val="0"/>
          <w:marRight w:val="0"/>
          <w:marTop w:val="0"/>
          <w:marBottom w:val="0"/>
          <w:divBdr>
            <w:top w:val="none" w:sz="0" w:space="0" w:color="auto"/>
            <w:left w:val="none" w:sz="0" w:space="0" w:color="auto"/>
            <w:bottom w:val="none" w:sz="0" w:space="0" w:color="auto"/>
            <w:right w:val="none" w:sz="0" w:space="0" w:color="auto"/>
          </w:divBdr>
        </w:div>
        <w:div w:id="223104032">
          <w:marLeft w:val="0"/>
          <w:marRight w:val="0"/>
          <w:marTop w:val="0"/>
          <w:marBottom w:val="0"/>
          <w:divBdr>
            <w:top w:val="none" w:sz="0" w:space="0" w:color="auto"/>
            <w:left w:val="none" w:sz="0" w:space="0" w:color="auto"/>
            <w:bottom w:val="none" w:sz="0" w:space="0" w:color="auto"/>
            <w:right w:val="none" w:sz="0" w:space="0" w:color="auto"/>
          </w:divBdr>
        </w:div>
        <w:div w:id="1383747270">
          <w:marLeft w:val="0"/>
          <w:marRight w:val="0"/>
          <w:marTop w:val="0"/>
          <w:marBottom w:val="0"/>
          <w:divBdr>
            <w:top w:val="none" w:sz="0" w:space="0" w:color="auto"/>
            <w:left w:val="none" w:sz="0" w:space="0" w:color="auto"/>
            <w:bottom w:val="none" w:sz="0" w:space="0" w:color="auto"/>
            <w:right w:val="none" w:sz="0" w:space="0" w:color="auto"/>
          </w:divBdr>
        </w:div>
        <w:div w:id="486046410">
          <w:marLeft w:val="0"/>
          <w:marRight w:val="0"/>
          <w:marTop w:val="0"/>
          <w:marBottom w:val="0"/>
          <w:divBdr>
            <w:top w:val="none" w:sz="0" w:space="0" w:color="auto"/>
            <w:left w:val="none" w:sz="0" w:space="0" w:color="auto"/>
            <w:bottom w:val="none" w:sz="0" w:space="0" w:color="auto"/>
            <w:right w:val="none" w:sz="0" w:space="0" w:color="auto"/>
          </w:divBdr>
        </w:div>
        <w:div w:id="1082991671">
          <w:marLeft w:val="0"/>
          <w:marRight w:val="0"/>
          <w:marTop w:val="0"/>
          <w:marBottom w:val="0"/>
          <w:divBdr>
            <w:top w:val="none" w:sz="0" w:space="0" w:color="auto"/>
            <w:left w:val="none" w:sz="0" w:space="0" w:color="auto"/>
            <w:bottom w:val="none" w:sz="0" w:space="0" w:color="auto"/>
            <w:right w:val="none" w:sz="0" w:space="0" w:color="auto"/>
          </w:divBdr>
        </w:div>
        <w:div w:id="1056899380">
          <w:marLeft w:val="0"/>
          <w:marRight w:val="0"/>
          <w:marTop w:val="0"/>
          <w:marBottom w:val="0"/>
          <w:divBdr>
            <w:top w:val="none" w:sz="0" w:space="0" w:color="auto"/>
            <w:left w:val="none" w:sz="0" w:space="0" w:color="auto"/>
            <w:bottom w:val="none" w:sz="0" w:space="0" w:color="auto"/>
            <w:right w:val="none" w:sz="0" w:space="0" w:color="auto"/>
          </w:divBdr>
        </w:div>
        <w:div w:id="13657835">
          <w:marLeft w:val="0"/>
          <w:marRight w:val="0"/>
          <w:marTop w:val="0"/>
          <w:marBottom w:val="0"/>
          <w:divBdr>
            <w:top w:val="none" w:sz="0" w:space="0" w:color="auto"/>
            <w:left w:val="none" w:sz="0" w:space="0" w:color="auto"/>
            <w:bottom w:val="none" w:sz="0" w:space="0" w:color="auto"/>
            <w:right w:val="none" w:sz="0" w:space="0" w:color="auto"/>
          </w:divBdr>
        </w:div>
        <w:div w:id="1858225597">
          <w:marLeft w:val="0"/>
          <w:marRight w:val="0"/>
          <w:marTop w:val="0"/>
          <w:marBottom w:val="0"/>
          <w:divBdr>
            <w:top w:val="none" w:sz="0" w:space="0" w:color="auto"/>
            <w:left w:val="none" w:sz="0" w:space="0" w:color="auto"/>
            <w:bottom w:val="none" w:sz="0" w:space="0" w:color="auto"/>
            <w:right w:val="none" w:sz="0" w:space="0" w:color="auto"/>
          </w:divBdr>
        </w:div>
        <w:div w:id="2093893534">
          <w:marLeft w:val="0"/>
          <w:marRight w:val="0"/>
          <w:marTop w:val="0"/>
          <w:marBottom w:val="0"/>
          <w:divBdr>
            <w:top w:val="none" w:sz="0" w:space="0" w:color="auto"/>
            <w:left w:val="none" w:sz="0" w:space="0" w:color="auto"/>
            <w:bottom w:val="none" w:sz="0" w:space="0" w:color="auto"/>
            <w:right w:val="none" w:sz="0" w:space="0" w:color="auto"/>
          </w:divBdr>
        </w:div>
        <w:div w:id="334386086">
          <w:marLeft w:val="0"/>
          <w:marRight w:val="0"/>
          <w:marTop w:val="0"/>
          <w:marBottom w:val="0"/>
          <w:divBdr>
            <w:top w:val="none" w:sz="0" w:space="0" w:color="auto"/>
            <w:left w:val="none" w:sz="0" w:space="0" w:color="auto"/>
            <w:bottom w:val="none" w:sz="0" w:space="0" w:color="auto"/>
            <w:right w:val="none" w:sz="0" w:space="0" w:color="auto"/>
          </w:divBdr>
        </w:div>
        <w:div w:id="2124960397">
          <w:marLeft w:val="0"/>
          <w:marRight w:val="0"/>
          <w:marTop w:val="0"/>
          <w:marBottom w:val="0"/>
          <w:divBdr>
            <w:top w:val="none" w:sz="0" w:space="0" w:color="auto"/>
            <w:left w:val="none" w:sz="0" w:space="0" w:color="auto"/>
            <w:bottom w:val="none" w:sz="0" w:space="0" w:color="auto"/>
            <w:right w:val="none" w:sz="0" w:space="0" w:color="auto"/>
          </w:divBdr>
        </w:div>
        <w:div w:id="488524531">
          <w:marLeft w:val="0"/>
          <w:marRight w:val="0"/>
          <w:marTop w:val="0"/>
          <w:marBottom w:val="0"/>
          <w:divBdr>
            <w:top w:val="none" w:sz="0" w:space="0" w:color="auto"/>
            <w:left w:val="none" w:sz="0" w:space="0" w:color="auto"/>
            <w:bottom w:val="none" w:sz="0" w:space="0" w:color="auto"/>
            <w:right w:val="none" w:sz="0" w:space="0" w:color="auto"/>
          </w:divBdr>
        </w:div>
        <w:div w:id="1861972060">
          <w:marLeft w:val="0"/>
          <w:marRight w:val="0"/>
          <w:marTop w:val="0"/>
          <w:marBottom w:val="0"/>
          <w:divBdr>
            <w:top w:val="none" w:sz="0" w:space="0" w:color="auto"/>
            <w:left w:val="none" w:sz="0" w:space="0" w:color="auto"/>
            <w:bottom w:val="none" w:sz="0" w:space="0" w:color="auto"/>
            <w:right w:val="none" w:sz="0" w:space="0" w:color="auto"/>
          </w:divBdr>
        </w:div>
      </w:divsChild>
    </w:div>
    <w:div w:id="1472291436">
      <w:marLeft w:val="0"/>
      <w:marRight w:val="0"/>
      <w:marTop w:val="0"/>
      <w:marBottom w:val="0"/>
      <w:divBdr>
        <w:top w:val="none" w:sz="0" w:space="0" w:color="auto"/>
        <w:left w:val="none" w:sz="0" w:space="0" w:color="auto"/>
        <w:bottom w:val="none" w:sz="0" w:space="0" w:color="auto"/>
        <w:right w:val="none" w:sz="0" w:space="0" w:color="auto"/>
      </w:divBdr>
    </w:div>
    <w:div w:id="1472400926">
      <w:marLeft w:val="0"/>
      <w:marRight w:val="0"/>
      <w:marTop w:val="0"/>
      <w:marBottom w:val="0"/>
      <w:divBdr>
        <w:top w:val="none" w:sz="0" w:space="0" w:color="auto"/>
        <w:left w:val="none" w:sz="0" w:space="0" w:color="auto"/>
        <w:bottom w:val="none" w:sz="0" w:space="0" w:color="auto"/>
        <w:right w:val="none" w:sz="0" w:space="0" w:color="auto"/>
      </w:divBdr>
    </w:div>
    <w:div w:id="1472401492">
      <w:marLeft w:val="0"/>
      <w:marRight w:val="0"/>
      <w:marTop w:val="0"/>
      <w:marBottom w:val="0"/>
      <w:divBdr>
        <w:top w:val="none" w:sz="0" w:space="0" w:color="auto"/>
        <w:left w:val="none" w:sz="0" w:space="0" w:color="auto"/>
        <w:bottom w:val="none" w:sz="0" w:space="0" w:color="auto"/>
        <w:right w:val="none" w:sz="0" w:space="0" w:color="auto"/>
      </w:divBdr>
    </w:div>
    <w:div w:id="1472408624">
      <w:marLeft w:val="0"/>
      <w:marRight w:val="0"/>
      <w:marTop w:val="0"/>
      <w:marBottom w:val="0"/>
      <w:divBdr>
        <w:top w:val="none" w:sz="0" w:space="0" w:color="auto"/>
        <w:left w:val="none" w:sz="0" w:space="0" w:color="auto"/>
        <w:bottom w:val="none" w:sz="0" w:space="0" w:color="auto"/>
        <w:right w:val="none" w:sz="0" w:space="0" w:color="auto"/>
      </w:divBdr>
    </w:div>
    <w:div w:id="1472408923">
      <w:marLeft w:val="0"/>
      <w:marRight w:val="0"/>
      <w:marTop w:val="0"/>
      <w:marBottom w:val="0"/>
      <w:divBdr>
        <w:top w:val="none" w:sz="0" w:space="0" w:color="auto"/>
        <w:left w:val="none" w:sz="0" w:space="0" w:color="auto"/>
        <w:bottom w:val="none" w:sz="0" w:space="0" w:color="auto"/>
        <w:right w:val="none" w:sz="0" w:space="0" w:color="auto"/>
      </w:divBdr>
    </w:div>
    <w:div w:id="1472551320">
      <w:marLeft w:val="0"/>
      <w:marRight w:val="0"/>
      <w:marTop w:val="0"/>
      <w:marBottom w:val="0"/>
      <w:divBdr>
        <w:top w:val="none" w:sz="0" w:space="0" w:color="auto"/>
        <w:left w:val="none" w:sz="0" w:space="0" w:color="auto"/>
        <w:bottom w:val="none" w:sz="0" w:space="0" w:color="auto"/>
        <w:right w:val="none" w:sz="0" w:space="0" w:color="auto"/>
      </w:divBdr>
    </w:div>
    <w:div w:id="1472552575">
      <w:marLeft w:val="0"/>
      <w:marRight w:val="0"/>
      <w:marTop w:val="0"/>
      <w:marBottom w:val="0"/>
      <w:divBdr>
        <w:top w:val="none" w:sz="0" w:space="0" w:color="auto"/>
        <w:left w:val="none" w:sz="0" w:space="0" w:color="auto"/>
        <w:bottom w:val="none" w:sz="0" w:space="0" w:color="auto"/>
        <w:right w:val="none" w:sz="0" w:space="0" w:color="auto"/>
      </w:divBdr>
    </w:div>
    <w:div w:id="1472556320">
      <w:marLeft w:val="0"/>
      <w:marRight w:val="0"/>
      <w:marTop w:val="0"/>
      <w:marBottom w:val="0"/>
      <w:divBdr>
        <w:top w:val="none" w:sz="0" w:space="0" w:color="auto"/>
        <w:left w:val="none" w:sz="0" w:space="0" w:color="auto"/>
        <w:bottom w:val="none" w:sz="0" w:space="0" w:color="auto"/>
        <w:right w:val="none" w:sz="0" w:space="0" w:color="auto"/>
      </w:divBdr>
    </w:div>
    <w:div w:id="1472557926">
      <w:marLeft w:val="0"/>
      <w:marRight w:val="0"/>
      <w:marTop w:val="0"/>
      <w:marBottom w:val="0"/>
      <w:divBdr>
        <w:top w:val="none" w:sz="0" w:space="0" w:color="auto"/>
        <w:left w:val="none" w:sz="0" w:space="0" w:color="auto"/>
        <w:bottom w:val="none" w:sz="0" w:space="0" w:color="auto"/>
        <w:right w:val="none" w:sz="0" w:space="0" w:color="auto"/>
      </w:divBdr>
    </w:div>
    <w:div w:id="1472747163">
      <w:marLeft w:val="0"/>
      <w:marRight w:val="0"/>
      <w:marTop w:val="0"/>
      <w:marBottom w:val="0"/>
      <w:divBdr>
        <w:top w:val="none" w:sz="0" w:space="0" w:color="auto"/>
        <w:left w:val="none" w:sz="0" w:space="0" w:color="auto"/>
        <w:bottom w:val="none" w:sz="0" w:space="0" w:color="auto"/>
        <w:right w:val="none" w:sz="0" w:space="0" w:color="auto"/>
      </w:divBdr>
    </w:div>
    <w:div w:id="1472794494">
      <w:marLeft w:val="0"/>
      <w:marRight w:val="0"/>
      <w:marTop w:val="0"/>
      <w:marBottom w:val="0"/>
      <w:divBdr>
        <w:top w:val="none" w:sz="0" w:space="0" w:color="auto"/>
        <w:left w:val="none" w:sz="0" w:space="0" w:color="auto"/>
        <w:bottom w:val="none" w:sz="0" w:space="0" w:color="auto"/>
        <w:right w:val="none" w:sz="0" w:space="0" w:color="auto"/>
      </w:divBdr>
    </w:div>
    <w:div w:id="1472864766">
      <w:marLeft w:val="0"/>
      <w:marRight w:val="0"/>
      <w:marTop w:val="0"/>
      <w:marBottom w:val="0"/>
      <w:divBdr>
        <w:top w:val="none" w:sz="0" w:space="0" w:color="auto"/>
        <w:left w:val="none" w:sz="0" w:space="0" w:color="auto"/>
        <w:bottom w:val="none" w:sz="0" w:space="0" w:color="auto"/>
        <w:right w:val="none" w:sz="0" w:space="0" w:color="auto"/>
      </w:divBdr>
    </w:div>
    <w:div w:id="1473014452">
      <w:marLeft w:val="0"/>
      <w:marRight w:val="0"/>
      <w:marTop w:val="0"/>
      <w:marBottom w:val="0"/>
      <w:divBdr>
        <w:top w:val="none" w:sz="0" w:space="0" w:color="auto"/>
        <w:left w:val="none" w:sz="0" w:space="0" w:color="auto"/>
        <w:bottom w:val="none" w:sz="0" w:space="0" w:color="auto"/>
        <w:right w:val="none" w:sz="0" w:space="0" w:color="auto"/>
      </w:divBdr>
    </w:div>
    <w:div w:id="1473018229">
      <w:marLeft w:val="0"/>
      <w:marRight w:val="0"/>
      <w:marTop w:val="0"/>
      <w:marBottom w:val="0"/>
      <w:divBdr>
        <w:top w:val="none" w:sz="0" w:space="0" w:color="auto"/>
        <w:left w:val="none" w:sz="0" w:space="0" w:color="auto"/>
        <w:bottom w:val="none" w:sz="0" w:space="0" w:color="auto"/>
        <w:right w:val="none" w:sz="0" w:space="0" w:color="auto"/>
      </w:divBdr>
    </w:div>
    <w:div w:id="1473063770">
      <w:marLeft w:val="0"/>
      <w:marRight w:val="0"/>
      <w:marTop w:val="0"/>
      <w:marBottom w:val="0"/>
      <w:divBdr>
        <w:top w:val="none" w:sz="0" w:space="0" w:color="auto"/>
        <w:left w:val="none" w:sz="0" w:space="0" w:color="auto"/>
        <w:bottom w:val="none" w:sz="0" w:space="0" w:color="auto"/>
        <w:right w:val="none" w:sz="0" w:space="0" w:color="auto"/>
      </w:divBdr>
    </w:div>
    <w:div w:id="1473253184">
      <w:marLeft w:val="0"/>
      <w:marRight w:val="0"/>
      <w:marTop w:val="0"/>
      <w:marBottom w:val="0"/>
      <w:divBdr>
        <w:top w:val="none" w:sz="0" w:space="0" w:color="auto"/>
        <w:left w:val="none" w:sz="0" w:space="0" w:color="auto"/>
        <w:bottom w:val="none" w:sz="0" w:space="0" w:color="auto"/>
        <w:right w:val="none" w:sz="0" w:space="0" w:color="auto"/>
      </w:divBdr>
    </w:div>
    <w:div w:id="1473332547">
      <w:bodyDiv w:val="1"/>
      <w:marLeft w:val="0"/>
      <w:marRight w:val="0"/>
      <w:marTop w:val="0"/>
      <w:marBottom w:val="0"/>
      <w:divBdr>
        <w:top w:val="none" w:sz="0" w:space="0" w:color="auto"/>
        <w:left w:val="none" w:sz="0" w:space="0" w:color="auto"/>
        <w:bottom w:val="none" w:sz="0" w:space="0" w:color="auto"/>
        <w:right w:val="none" w:sz="0" w:space="0" w:color="auto"/>
      </w:divBdr>
    </w:div>
    <w:div w:id="1473399634">
      <w:marLeft w:val="0"/>
      <w:marRight w:val="0"/>
      <w:marTop w:val="0"/>
      <w:marBottom w:val="0"/>
      <w:divBdr>
        <w:top w:val="none" w:sz="0" w:space="0" w:color="auto"/>
        <w:left w:val="none" w:sz="0" w:space="0" w:color="auto"/>
        <w:bottom w:val="none" w:sz="0" w:space="0" w:color="auto"/>
        <w:right w:val="none" w:sz="0" w:space="0" w:color="auto"/>
      </w:divBdr>
    </w:div>
    <w:div w:id="1473402788">
      <w:marLeft w:val="0"/>
      <w:marRight w:val="0"/>
      <w:marTop w:val="0"/>
      <w:marBottom w:val="0"/>
      <w:divBdr>
        <w:top w:val="none" w:sz="0" w:space="0" w:color="auto"/>
        <w:left w:val="none" w:sz="0" w:space="0" w:color="auto"/>
        <w:bottom w:val="none" w:sz="0" w:space="0" w:color="auto"/>
        <w:right w:val="none" w:sz="0" w:space="0" w:color="auto"/>
      </w:divBdr>
    </w:div>
    <w:div w:id="1473476758">
      <w:marLeft w:val="0"/>
      <w:marRight w:val="0"/>
      <w:marTop w:val="0"/>
      <w:marBottom w:val="0"/>
      <w:divBdr>
        <w:top w:val="none" w:sz="0" w:space="0" w:color="auto"/>
        <w:left w:val="none" w:sz="0" w:space="0" w:color="auto"/>
        <w:bottom w:val="none" w:sz="0" w:space="0" w:color="auto"/>
        <w:right w:val="none" w:sz="0" w:space="0" w:color="auto"/>
      </w:divBdr>
    </w:div>
    <w:div w:id="1473594452">
      <w:marLeft w:val="0"/>
      <w:marRight w:val="0"/>
      <w:marTop w:val="0"/>
      <w:marBottom w:val="0"/>
      <w:divBdr>
        <w:top w:val="none" w:sz="0" w:space="0" w:color="auto"/>
        <w:left w:val="none" w:sz="0" w:space="0" w:color="auto"/>
        <w:bottom w:val="none" w:sz="0" w:space="0" w:color="auto"/>
        <w:right w:val="none" w:sz="0" w:space="0" w:color="auto"/>
      </w:divBdr>
    </w:div>
    <w:div w:id="1473596370">
      <w:marLeft w:val="0"/>
      <w:marRight w:val="0"/>
      <w:marTop w:val="0"/>
      <w:marBottom w:val="0"/>
      <w:divBdr>
        <w:top w:val="none" w:sz="0" w:space="0" w:color="auto"/>
        <w:left w:val="none" w:sz="0" w:space="0" w:color="auto"/>
        <w:bottom w:val="none" w:sz="0" w:space="0" w:color="auto"/>
        <w:right w:val="none" w:sz="0" w:space="0" w:color="auto"/>
      </w:divBdr>
    </w:div>
    <w:div w:id="1473673097">
      <w:marLeft w:val="0"/>
      <w:marRight w:val="0"/>
      <w:marTop w:val="0"/>
      <w:marBottom w:val="0"/>
      <w:divBdr>
        <w:top w:val="none" w:sz="0" w:space="0" w:color="auto"/>
        <w:left w:val="none" w:sz="0" w:space="0" w:color="auto"/>
        <w:bottom w:val="none" w:sz="0" w:space="0" w:color="auto"/>
        <w:right w:val="none" w:sz="0" w:space="0" w:color="auto"/>
      </w:divBdr>
    </w:div>
    <w:div w:id="1473719922">
      <w:marLeft w:val="0"/>
      <w:marRight w:val="0"/>
      <w:marTop w:val="0"/>
      <w:marBottom w:val="0"/>
      <w:divBdr>
        <w:top w:val="none" w:sz="0" w:space="0" w:color="auto"/>
        <w:left w:val="none" w:sz="0" w:space="0" w:color="auto"/>
        <w:bottom w:val="none" w:sz="0" w:space="0" w:color="auto"/>
        <w:right w:val="none" w:sz="0" w:space="0" w:color="auto"/>
      </w:divBdr>
    </w:div>
    <w:div w:id="1473791791">
      <w:marLeft w:val="0"/>
      <w:marRight w:val="0"/>
      <w:marTop w:val="0"/>
      <w:marBottom w:val="0"/>
      <w:divBdr>
        <w:top w:val="none" w:sz="0" w:space="0" w:color="auto"/>
        <w:left w:val="none" w:sz="0" w:space="0" w:color="auto"/>
        <w:bottom w:val="none" w:sz="0" w:space="0" w:color="auto"/>
        <w:right w:val="none" w:sz="0" w:space="0" w:color="auto"/>
      </w:divBdr>
    </w:div>
    <w:div w:id="1473791848">
      <w:marLeft w:val="0"/>
      <w:marRight w:val="0"/>
      <w:marTop w:val="0"/>
      <w:marBottom w:val="0"/>
      <w:divBdr>
        <w:top w:val="none" w:sz="0" w:space="0" w:color="auto"/>
        <w:left w:val="none" w:sz="0" w:space="0" w:color="auto"/>
        <w:bottom w:val="none" w:sz="0" w:space="0" w:color="auto"/>
        <w:right w:val="none" w:sz="0" w:space="0" w:color="auto"/>
      </w:divBdr>
    </w:div>
    <w:div w:id="1473794242">
      <w:marLeft w:val="0"/>
      <w:marRight w:val="0"/>
      <w:marTop w:val="0"/>
      <w:marBottom w:val="0"/>
      <w:divBdr>
        <w:top w:val="none" w:sz="0" w:space="0" w:color="auto"/>
        <w:left w:val="none" w:sz="0" w:space="0" w:color="auto"/>
        <w:bottom w:val="none" w:sz="0" w:space="0" w:color="auto"/>
        <w:right w:val="none" w:sz="0" w:space="0" w:color="auto"/>
      </w:divBdr>
    </w:div>
    <w:div w:id="1473862327">
      <w:marLeft w:val="0"/>
      <w:marRight w:val="0"/>
      <w:marTop w:val="0"/>
      <w:marBottom w:val="0"/>
      <w:divBdr>
        <w:top w:val="none" w:sz="0" w:space="0" w:color="auto"/>
        <w:left w:val="none" w:sz="0" w:space="0" w:color="auto"/>
        <w:bottom w:val="none" w:sz="0" w:space="0" w:color="auto"/>
        <w:right w:val="none" w:sz="0" w:space="0" w:color="auto"/>
      </w:divBdr>
    </w:div>
    <w:div w:id="1473909008">
      <w:marLeft w:val="0"/>
      <w:marRight w:val="0"/>
      <w:marTop w:val="0"/>
      <w:marBottom w:val="0"/>
      <w:divBdr>
        <w:top w:val="none" w:sz="0" w:space="0" w:color="auto"/>
        <w:left w:val="none" w:sz="0" w:space="0" w:color="auto"/>
        <w:bottom w:val="none" w:sz="0" w:space="0" w:color="auto"/>
        <w:right w:val="none" w:sz="0" w:space="0" w:color="auto"/>
      </w:divBdr>
    </w:div>
    <w:div w:id="1474060781">
      <w:marLeft w:val="0"/>
      <w:marRight w:val="0"/>
      <w:marTop w:val="0"/>
      <w:marBottom w:val="0"/>
      <w:divBdr>
        <w:top w:val="none" w:sz="0" w:space="0" w:color="auto"/>
        <w:left w:val="none" w:sz="0" w:space="0" w:color="auto"/>
        <w:bottom w:val="none" w:sz="0" w:space="0" w:color="auto"/>
        <w:right w:val="none" w:sz="0" w:space="0" w:color="auto"/>
      </w:divBdr>
    </w:div>
    <w:div w:id="1474255307">
      <w:marLeft w:val="0"/>
      <w:marRight w:val="0"/>
      <w:marTop w:val="0"/>
      <w:marBottom w:val="0"/>
      <w:divBdr>
        <w:top w:val="none" w:sz="0" w:space="0" w:color="auto"/>
        <w:left w:val="none" w:sz="0" w:space="0" w:color="auto"/>
        <w:bottom w:val="none" w:sz="0" w:space="0" w:color="auto"/>
        <w:right w:val="none" w:sz="0" w:space="0" w:color="auto"/>
      </w:divBdr>
    </w:div>
    <w:div w:id="1474323819">
      <w:marLeft w:val="0"/>
      <w:marRight w:val="0"/>
      <w:marTop w:val="0"/>
      <w:marBottom w:val="0"/>
      <w:divBdr>
        <w:top w:val="none" w:sz="0" w:space="0" w:color="auto"/>
        <w:left w:val="none" w:sz="0" w:space="0" w:color="auto"/>
        <w:bottom w:val="none" w:sz="0" w:space="0" w:color="auto"/>
        <w:right w:val="none" w:sz="0" w:space="0" w:color="auto"/>
      </w:divBdr>
    </w:div>
    <w:div w:id="1474325842">
      <w:bodyDiv w:val="1"/>
      <w:marLeft w:val="0"/>
      <w:marRight w:val="0"/>
      <w:marTop w:val="0"/>
      <w:marBottom w:val="0"/>
      <w:divBdr>
        <w:top w:val="none" w:sz="0" w:space="0" w:color="auto"/>
        <w:left w:val="none" w:sz="0" w:space="0" w:color="auto"/>
        <w:bottom w:val="none" w:sz="0" w:space="0" w:color="auto"/>
        <w:right w:val="none" w:sz="0" w:space="0" w:color="auto"/>
      </w:divBdr>
    </w:div>
    <w:div w:id="1474442776">
      <w:bodyDiv w:val="1"/>
      <w:marLeft w:val="0"/>
      <w:marRight w:val="0"/>
      <w:marTop w:val="0"/>
      <w:marBottom w:val="0"/>
      <w:divBdr>
        <w:top w:val="none" w:sz="0" w:space="0" w:color="auto"/>
        <w:left w:val="none" w:sz="0" w:space="0" w:color="auto"/>
        <w:bottom w:val="none" w:sz="0" w:space="0" w:color="auto"/>
        <w:right w:val="none" w:sz="0" w:space="0" w:color="auto"/>
      </w:divBdr>
    </w:div>
    <w:div w:id="1474449623">
      <w:marLeft w:val="0"/>
      <w:marRight w:val="0"/>
      <w:marTop w:val="0"/>
      <w:marBottom w:val="0"/>
      <w:divBdr>
        <w:top w:val="none" w:sz="0" w:space="0" w:color="auto"/>
        <w:left w:val="none" w:sz="0" w:space="0" w:color="auto"/>
        <w:bottom w:val="none" w:sz="0" w:space="0" w:color="auto"/>
        <w:right w:val="none" w:sz="0" w:space="0" w:color="auto"/>
      </w:divBdr>
    </w:div>
    <w:div w:id="1474523211">
      <w:bodyDiv w:val="1"/>
      <w:marLeft w:val="0"/>
      <w:marRight w:val="0"/>
      <w:marTop w:val="0"/>
      <w:marBottom w:val="0"/>
      <w:divBdr>
        <w:top w:val="none" w:sz="0" w:space="0" w:color="auto"/>
        <w:left w:val="none" w:sz="0" w:space="0" w:color="auto"/>
        <w:bottom w:val="none" w:sz="0" w:space="0" w:color="auto"/>
        <w:right w:val="none" w:sz="0" w:space="0" w:color="auto"/>
      </w:divBdr>
    </w:div>
    <w:div w:id="1474523875">
      <w:marLeft w:val="0"/>
      <w:marRight w:val="0"/>
      <w:marTop w:val="0"/>
      <w:marBottom w:val="0"/>
      <w:divBdr>
        <w:top w:val="none" w:sz="0" w:space="0" w:color="auto"/>
        <w:left w:val="none" w:sz="0" w:space="0" w:color="auto"/>
        <w:bottom w:val="none" w:sz="0" w:space="0" w:color="auto"/>
        <w:right w:val="none" w:sz="0" w:space="0" w:color="auto"/>
      </w:divBdr>
    </w:div>
    <w:div w:id="1474718627">
      <w:marLeft w:val="0"/>
      <w:marRight w:val="0"/>
      <w:marTop w:val="0"/>
      <w:marBottom w:val="0"/>
      <w:divBdr>
        <w:top w:val="none" w:sz="0" w:space="0" w:color="auto"/>
        <w:left w:val="none" w:sz="0" w:space="0" w:color="auto"/>
        <w:bottom w:val="none" w:sz="0" w:space="0" w:color="auto"/>
        <w:right w:val="none" w:sz="0" w:space="0" w:color="auto"/>
      </w:divBdr>
    </w:div>
    <w:div w:id="1474759674">
      <w:marLeft w:val="0"/>
      <w:marRight w:val="0"/>
      <w:marTop w:val="0"/>
      <w:marBottom w:val="0"/>
      <w:divBdr>
        <w:top w:val="none" w:sz="0" w:space="0" w:color="auto"/>
        <w:left w:val="none" w:sz="0" w:space="0" w:color="auto"/>
        <w:bottom w:val="none" w:sz="0" w:space="0" w:color="auto"/>
        <w:right w:val="none" w:sz="0" w:space="0" w:color="auto"/>
      </w:divBdr>
    </w:div>
    <w:div w:id="1474912257">
      <w:marLeft w:val="0"/>
      <w:marRight w:val="0"/>
      <w:marTop w:val="0"/>
      <w:marBottom w:val="0"/>
      <w:divBdr>
        <w:top w:val="none" w:sz="0" w:space="0" w:color="auto"/>
        <w:left w:val="none" w:sz="0" w:space="0" w:color="auto"/>
        <w:bottom w:val="none" w:sz="0" w:space="0" w:color="auto"/>
        <w:right w:val="none" w:sz="0" w:space="0" w:color="auto"/>
      </w:divBdr>
    </w:div>
    <w:div w:id="1474979859">
      <w:marLeft w:val="0"/>
      <w:marRight w:val="0"/>
      <w:marTop w:val="0"/>
      <w:marBottom w:val="0"/>
      <w:divBdr>
        <w:top w:val="none" w:sz="0" w:space="0" w:color="auto"/>
        <w:left w:val="none" w:sz="0" w:space="0" w:color="auto"/>
        <w:bottom w:val="none" w:sz="0" w:space="0" w:color="auto"/>
        <w:right w:val="none" w:sz="0" w:space="0" w:color="auto"/>
      </w:divBdr>
    </w:div>
    <w:div w:id="1475027786">
      <w:marLeft w:val="0"/>
      <w:marRight w:val="0"/>
      <w:marTop w:val="0"/>
      <w:marBottom w:val="0"/>
      <w:divBdr>
        <w:top w:val="none" w:sz="0" w:space="0" w:color="auto"/>
        <w:left w:val="none" w:sz="0" w:space="0" w:color="auto"/>
        <w:bottom w:val="none" w:sz="0" w:space="0" w:color="auto"/>
        <w:right w:val="none" w:sz="0" w:space="0" w:color="auto"/>
      </w:divBdr>
    </w:div>
    <w:div w:id="1475030136">
      <w:marLeft w:val="0"/>
      <w:marRight w:val="0"/>
      <w:marTop w:val="0"/>
      <w:marBottom w:val="0"/>
      <w:divBdr>
        <w:top w:val="none" w:sz="0" w:space="0" w:color="auto"/>
        <w:left w:val="none" w:sz="0" w:space="0" w:color="auto"/>
        <w:bottom w:val="none" w:sz="0" w:space="0" w:color="auto"/>
        <w:right w:val="none" w:sz="0" w:space="0" w:color="auto"/>
      </w:divBdr>
    </w:div>
    <w:div w:id="1475103336">
      <w:marLeft w:val="0"/>
      <w:marRight w:val="0"/>
      <w:marTop w:val="0"/>
      <w:marBottom w:val="0"/>
      <w:divBdr>
        <w:top w:val="none" w:sz="0" w:space="0" w:color="auto"/>
        <w:left w:val="none" w:sz="0" w:space="0" w:color="auto"/>
        <w:bottom w:val="none" w:sz="0" w:space="0" w:color="auto"/>
        <w:right w:val="none" w:sz="0" w:space="0" w:color="auto"/>
      </w:divBdr>
    </w:div>
    <w:div w:id="1475178142">
      <w:marLeft w:val="0"/>
      <w:marRight w:val="0"/>
      <w:marTop w:val="0"/>
      <w:marBottom w:val="0"/>
      <w:divBdr>
        <w:top w:val="none" w:sz="0" w:space="0" w:color="auto"/>
        <w:left w:val="none" w:sz="0" w:space="0" w:color="auto"/>
        <w:bottom w:val="none" w:sz="0" w:space="0" w:color="auto"/>
        <w:right w:val="none" w:sz="0" w:space="0" w:color="auto"/>
      </w:divBdr>
    </w:div>
    <w:div w:id="1475219523">
      <w:marLeft w:val="0"/>
      <w:marRight w:val="0"/>
      <w:marTop w:val="0"/>
      <w:marBottom w:val="0"/>
      <w:divBdr>
        <w:top w:val="none" w:sz="0" w:space="0" w:color="auto"/>
        <w:left w:val="none" w:sz="0" w:space="0" w:color="auto"/>
        <w:bottom w:val="none" w:sz="0" w:space="0" w:color="auto"/>
        <w:right w:val="none" w:sz="0" w:space="0" w:color="auto"/>
      </w:divBdr>
    </w:div>
    <w:div w:id="1475295110">
      <w:marLeft w:val="0"/>
      <w:marRight w:val="0"/>
      <w:marTop w:val="0"/>
      <w:marBottom w:val="0"/>
      <w:divBdr>
        <w:top w:val="none" w:sz="0" w:space="0" w:color="auto"/>
        <w:left w:val="none" w:sz="0" w:space="0" w:color="auto"/>
        <w:bottom w:val="none" w:sz="0" w:space="0" w:color="auto"/>
        <w:right w:val="none" w:sz="0" w:space="0" w:color="auto"/>
      </w:divBdr>
    </w:div>
    <w:div w:id="1475373708">
      <w:marLeft w:val="0"/>
      <w:marRight w:val="0"/>
      <w:marTop w:val="0"/>
      <w:marBottom w:val="0"/>
      <w:divBdr>
        <w:top w:val="none" w:sz="0" w:space="0" w:color="auto"/>
        <w:left w:val="none" w:sz="0" w:space="0" w:color="auto"/>
        <w:bottom w:val="none" w:sz="0" w:space="0" w:color="auto"/>
        <w:right w:val="none" w:sz="0" w:space="0" w:color="auto"/>
      </w:divBdr>
    </w:div>
    <w:div w:id="1475413199">
      <w:marLeft w:val="480"/>
      <w:marRight w:val="0"/>
      <w:marTop w:val="0"/>
      <w:marBottom w:val="0"/>
      <w:divBdr>
        <w:top w:val="none" w:sz="0" w:space="0" w:color="auto"/>
        <w:left w:val="none" w:sz="0" w:space="0" w:color="auto"/>
        <w:bottom w:val="none" w:sz="0" w:space="0" w:color="auto"/>
        <w:right w:val="none" w:sz="0" w:space="0" w:color="auto"/>
      </w:divBdr>
    </w:div>
    <w:div w:id="1475492287">
      <w:marLeft w:val="0"/>
      <w:marRight w:val="0"/>
      <w:marTop w:val="0"/>
      <w:marBottom w:val="0"/>
      <w:divBdr>
        <w:top w:val="none" w:sz="0" w:space="0" w:color="auto"/>
        <w:left w:val="none" w:sz="0" w:space="0" w:color="auto"/>
        <w:bottom w:val="none" w:sz="0" w:space="0" w:color="auto"/>
        <w:right w:val="none" w:sz="0" w:space="0" w:color="auto"/>
      </w:divBdr>
    </w:div>
    <w:div w:id="1475562947">
      <w:marLeft w:val="0"/>
      <w:marRight w:val="0"/>
      <w:marTop w:val="0"/>
      <w:marBottom w:val="0"/>
      <w:divBdr>
        <w:top w:val="none" w:sz="0" w:space="0" w:color="auto"/>
        <w:left w:val="none" w:sz="0" w:space="0" w:color="auto"/>
        <w:bottom w:val="none" w:sz="0" w:space="0" w:color="auto"/>
        <w:right w:val="none" w:sz="0" w:space="0" w:color="auto"/>
      </w:divBdr>
    </w:div>
    <w:div w:id="1475609218">
      <w:marLeft w:val="0"/>
      <w:marRight w:val="0"/>
      <w:marTop w:val="0"/>
      <w:marBottom w:val="0"/>
      <w:divBdr>
        <w:top w:val="none" w:sz="0" w:space="0" w:color="auto"/>
        <w:left w:val="none" w:sz="0" w:space="0" w:color="auto"/>
        <w:bottom w:val="none" w:sz="0" w:space="0" w:color="auto"/>
        <w:right w:val="none" w:sz="0" w:space="0" w:color="auto"/>
      </w:divBdr>
    </w:div>
    <w:div w:id="1475677815">
      <w:marLeft w:val="0"/>
      <w:marRight w:val="0"/>
      <w:marTop w:val="0"/>
      <w:marBottom w:val="0"/>
      <w:divBdr>
        <w:top w:val="none" w:sz="0" w:space="0" w:color="auto"/>
        <w:left w:val="none" w:sz="0" w:space="0" w:color="auto"/>
        <w:bottom w:val="none" w:sz="0" w:space="0" w:color="auto"/>
        <w:right w:val="none" w:sz="0" w:space="0" w:color="auto"/>
      </w:divBdr>
    </w:div>
    <w:div w:id="1475754586">
      <w:marLeft w:val="0"/>
      <w:marRight w:val="0"/>
      <w:marTop w:val="0"/>
      <w:marBottom w:val="0"/>
      <w:divBdr>
        <w:top w:val="none" w:sz="0" w:space="0" w:color="auto"/>
        <w:left w:val="none" w:sz="0" w:space="0" w:color="auto"/>
        <w:bottom w:val="none" w:sz="0" w:space="0" w:color="auto"/>
        <w:right w:val="none" w:sz="0" w:space="0" w:color="auto"/>
      </w:divBdr>
    </w:div>
    <w:div w:id="1475871304">
      <w:marLeft w:val="0"/>
      <w:marRight w:val="0"/>
      <w:marTop w:val="0"/>
      <w:marBottom w:val="0"/>
      <w:divBdr>
        <w:top w:val="none" w:sz="0" w:space="0" w:color="auto"/>
        <w:left w:val="none" w:sz="0" w:space="0" w:color="auto"/>
        <w:bottom w:val="none" w:sz="0" w:space="0" w:color="auto"/>
        <w:right w:val="none" w:sz="0" w:space="0" w:color="auto"/>
      </w:divBdr>
    </w:div>
    <w:div w:id="1475874518">
      <w:marLeft w:val="0"/>
      <w:marRight w:val="0"/>
      <w:marTop w:val="0"/>
      <w:marBottom w:val="0"/>
      <w:divBdr>
        <w:top w:val="none" w:sz="0" w:space="0" w:color="auto"/>
        <w:left w:val="none" w:sz="0" w:space="0" w:color="auto"/>
        <w:bottom w:val="none" w:sz="0" w:space="0" w:color="auto"/>
        <w:right w:val="none" w:sz="0" w:space="0" w:color="auto"/>
      </w:divBdr>
    </w:div>
    <w:div w:id="1476098309">
      <w:marLeft w:val="0"/>
      <w:marRight w:val="0"/>
      <w:marTop w:val="0"/>
      <w:marBottom w:val="0"/>
      <w:divBdr>
        <w:top w:val="none" w:sz="0" w:space="0" w:color="auto"/>
        <w:left w:val="none" w:sz="0" w:space="0" w:color="auto"/>
        <w:bottom w:val="none" w:sz="0" w:space="0" w:color="auto"/>
        <w:right w:val="none" w:sz="0" w:space="0" w:color="auto"/>
      </w:divBdr>
    </w:div>
    <w:div w:id="1476139085">
      <w:marLeft w:val="0"/>
      <w:marRight w:val="0"/>
      <w:marTop w:val="0"/>
      <w:marBottom w:val="0"/>
      <w:divBdr>
        <w:top w:val="none" w:sz="0" w:space="0" w:color="auto"/>
        <w:left w:val="none" w:sz="0" w:space="0" w:color="auto"/>
        <w:bottom w:val="none" w:sz="0" w:space="0" w:color="auto"/>
        <w:right w:val="none" w:sz="0" w:space="0" w:color="auto"/>
      </w:divBdr>
    </w:div>
    <w:div w:id="1476142314">
      <w:marLeft w:val="0"/>
      <w:marRight w:val="0"/>
      <w:marTop w:val="0"/>
      <w:marBottom w:val="0"/>
      <w:divBdr>
        <w:top w:val="none" w:sz="0" w:space="0" w:color="auto"/>
        <w:left w:val="none" w:sz="0" w:space="0" w:color="auto"/>
        <w:bottom w:val="none" w:sz="0" w:space="0" w:color="auto"/>
        <w:right w:val="none" w:sz="0" w:space="0" w:color="auto"/>
      </w:divBdr>
    </w:div>
    <w:div w:id="1476412203">
      <w:marLeft w:val="0"/>
      <w:marRight w:val="0"/>
      <w:marTop w:val="0"/>
      <w:marBottom w:val="0"/>
      <w:divBdr>
        <w:top w:val="none" w:sz="0" w:space="0" w:color="auto"/>
        <w:left w:val="none" w:sz="0" w:space="0" w:color="auto"/>
        <w:bottom w:val="none" w:sz="0" w:space="0" w:color="auto"/>
        <w:right w:val="none" w:sz="0" w:space="0" w:color="auto"/>
      </w:divBdr>
    </w:div>
    <w:div w:id="1476482819">
      <w:marLeft w:val="0"/>
      <w:marRight w:val="0"/>
      <w:marTop w:val="0"/>
      <w:marBottom w:val="0"/>
      <w:divBdr>
        <w:top w:val="none" w:sz="0" w:space="0" w:color="auto"/>
        <w:left w:val="none" w:sz="0" w:space="0" w:color="auto"/>
        <w:bottom w:val="none" w:sz="0" w:space="0" w:color="auto"/>
        <w:right w:val="none" w:sz="0" w:space="0" w:color="auto"/>
      </w:divBdr>
    </w:div>
    <w:div w:id="1476530728">
      <w:marLeft w:val="0"/>
      <w:marRight w:val="0"/>
      <w:marTop w:val="0"/>
      <w:marBottom w:val="0"/>
      <w:divBdr>
        <w:top w:val="none" w:sz="0" w:space="0" w:color="auto"/>
        <w:left w:val="none" w:sz="0" w:space="0" w:color="auto"/>
        <w:bottom w:val="none" w:sz="0" w:space="0" w:color="auto"/>
        <w:right w:val="none" w:sz="0" w:space="0" w:color="auto"/>
      </w:divBdr>
    </w:div>
    <w:div w:id="1476603403">
      <w:marLeft w:val="0"/>
      <w:marRight w:val="0"/>
      <w:marTop w:val="0"/>
      <w:marBottom w:val="0"/>
      <w:divBdr>
        <w:top w:val="none" w:sz="0" w:space="0" w:color="auto"/>
        <w:left w:val="none" w:sz="0" w:space="0" w:color="auto"/>
        <w:bottom w:val="none" w:sz="0" w:space="0" w:color="auto"/>
        <w:right w:val="none" w:sz="0" w:space="0" w:color="auto"/>
      </w:divBdr>
    </w:div>
    <w:div w:id="1476607864">
      <w:marLeft w:val="0"/>
      <w:marRight w:val="0"/>
      <w:marTop w:val="0"/>
      <w:marBottom w:val="0"/>
      <w:divBdr>
        <w:top w:val="none" w:sz="0" w:space="0" w:color="auto"/>
        <w:left w:val="none" w:sz="0" w:space="0" w:color="auto"/>
        <w:bottom w:val="none" w:sz="0" w:space="0" w:color="auto"/>
        <w:right w:val="none" w:sz="0" w:space="0" w:color="auto"/>
      </w:divBdr>
    </w:div>
    <w:div w:id="1476680535">
      <w:marLeft w:val="0"/>
      <w:marRight w:val="0"/>
      <w:marTop w:val="0"/>
      <w:marBottom w:val="0"/>
      <w:divBdr>
        <w:top w:val="none" w:sz="0" w:space="0" w:color="auto"/>
        <w:left w:val="none" w:sz="0" w:space="0" w:color="auto"/>
        <w:bottom w:val="none" w:sz="0" w:space="0" w:color="auto"/>
        <w:right w:val="none" w:sz="0" w:space="0" w:color="auto"/>
      </w:divBdr>
    </w:div>
    <w:div w:id="1476681110">
      <w:marLeft w:val="0"/>
      <w:marRight w:val="0"/>
      <w:marTop w:val="0"/>
      <w:marBottom w:val="0"/>
      <w:divBdr>
        <w:top w:val="none" w:sz="0" w:space="0" w:color="auto"/>
        <w:left w:val="none" w:sz="0" w:space="0" w:color="auto"/>
        <w:bottom w:val="none" w:sz="0" w:space="0" w:color="auto"/>
        <w:right w:val="none" w:sz="0" w:space="0" w:color="auto"/>
      </w:divBdr>
    </w:div>
    <w:div w:id="1476724234">
      <w:marLeft w:val="0"/>
      <w:marRight w:val="0"/>
      <w:marTop w:val="0"/>
      <w:marBottom w:val="0"/>
      <w:divBdr>
        <w:top w:val="none" w:sz="0" w:space="0" w:color="auto"/>
        <w:left w:val="none" w:sz="0" w:space="0" w:color="auto"/>
        <w:bottom w:val="none" w:sz="0" w:space="0" w:color="auto"/>
        <w:right w:val="none" w:sz="0" w:space="0" w:color="auto"/>
      </w:divBdr>
    </w:div>
    <w:div w:id="1476727458">
      <w:marLeft w:val="0"/>
      <w:marRight w:val="0"/>
      <w:marTop w:val="0"/>
      <w:marBottom w:val="0"/>
      <w:divBdr>
        <w:top w:val="none" w:sz="0" w:space="0" w:color="auto"/>
        <w:left w:val="none" w:sz="0" w:space="0" w:color="auto"/>
        <w:bottom w:val="none" w:sz="0" w:space="0" w:color="auto"/>
        <w:right w:val="none" w:sz="0" w:space="0" w:color="auto"/>
      </w:divBdr>
    </w:div>
    <w:div w:id="1476946983">
      <w:marLeft w:val="0"/>
      <w:marRight w:val="0"/>
      <w:marTop w:val="0"/>
      <w:marBottom w:val="0"/>
      <w:divBdr>
        <w:top w:val="none" w:sz="0" w:space="0" w:color="auto"/>
        <w:left w:val="none" w:sz="0" w:space="0" w:color="auto"/>
        <w:bottom w:val="none" w:sz="0" w:space="0" w:color="auto"/>
        <w:right w:val="none" w:sz="0" w:space="0" w:color="auto"/>
      </w:divBdr>
    </w:div>
    <w:div w:id="1476951167">
      <w:marLeft w:val="0"/>
      <w:marRight w:val="0"/>
      <w:marTop w:val="0"/>
      <w:marBottom w:val="0"/>
      <w:divBdr>
        <w:top w:val="none" w:sz="0" w:space="0" w:color="auto"/>
        <w:left w:val="none" w:sz="0" w:space="0" w:color="auto"/>
        <w:bottom w:val="none" w:sz="0" w:space="0" w:color="auto"/>
        <w:right w:val="none" w:sz="0" w:space="0" w:color="auto"/>
      </w:divBdr>
    </w:div>
    <w:div w:id="1476992662">
      <w:marLeft w:val="0"/>
      <w:marRight w:val="0"/>
      <w:marTop w:val="0"/>
      <w:marBottom w:val="0"/>
      <w:divBdr>
        <w:top w:val="none" w:sz="0" w:space="0" w:color="auto"/>
        <w:left w:val="none" w:sz="0" w:space="0" w:color="auto"/>
        <w:bottom w:val="none" w:sz="0" w:space="0" w:color="auto"/>
        <w:right w:val="none" w:sz="0" w:space="0" w:color="auto"/>
      </w:divBdr>
    </w:div>
    <w:div w:id="1476994155">
      <w:marLeft w:val="0"/>
      <w:marRight w:val="0"/>
      <w:marTop w:val="0"/>
      <w:marBottom w:val="0"/>
      <w:divBdr>
        <w:top w:val="none" w:sz="0" w:space="0" w:color="auto"/>
        <w:left w:val="none" w:sz="0" w:space="0" w:color="auto"/>
        <w:bottom w:val="none" w:sz="0" w:space="0" w:color="auto"/>
        <w:right w:val="none" w:sz="0" w:space="0" w:color="auto"/>
      </w:divBdr>
    </w:div>
    <w:div w:id="1477138612">
      <w:marLeft w:val="0"/>
      <w:marRight w:val="0"/>
      <w:marTop w:val="0"/>
      <w:marBottom w:val="0"/>
      <w:divBdr>
        <w:top w:val="none" w:sz="0" w:space="0" w:color="auto"/>
        <w:left w:val="none" w:sz="0" w:space="0" w:color="auto"/>
        <w:bottom w:val="none" w:sz="0" w:space="0" w:color="auto"/>
        <w:right w:val="none" w:sz="0" w:space="0" w:color="auto"/>
      </w:divBdr>
    </w:div>
    <w:div w:id="1477143943">
      <w:marLeft w:val="0"/>
      <w:marRight w:val="0"/>
      <w:marTop w:val="0"/>
      <w:marBottom w:val="0"/>
      <w:divBdr>
        <w:top w:val="none" w:sz="0" w:space="0" w:color="auto"/>
        <w:left w:val="none" w:sz="0" w:space="0" w:color="auto"/>
        <w:bottom w:val="none" w:sz="0" w:space="0" w:color="auto"/>
        <w:right w:val="none" w:sz="0" w:space="0" w:color="auto"/>
      </w:divBdr>
    </w:div>
    <w:div w:id="1477182416">
      <w:marLeft w:val="0"/>
      <w:marRight w:val="0"/>
      <w:marTop w:val="0"/>
      <w:marBottom w:val="0"/>
      <w:divBdr>
        <w:top w:val="none" w:sz="0" w:space="0" w:color="auto"/>
        <w:left w:val="none" w:sz="0" w:space="0" w:color="auto"/>
        <w:bottom w:val="none" w:sz="0" w:space="0" w:color="auto"/>
        <w:right w:val="none" w:sz="0" w:space="0" w:color="auto"/>
      </w:divBdr>
    </w:div>
    <w:div w:id="1477262706">
      <w:marLeft w:val="0"/>
      <w:marRight w:val="0"/>
      <w:marTop w:val="0"/>
      <w:marBottom w:val="0"/>
      <w:divBdr>
        <w:top w:val="none" w:sz="0" w:space="0" w:color="auto"/>
        <w:left w:val="none" w:sz="0" w:space="0" w:color="auto"/>
        <w:bottom w:val="none" w:sz="0" w:space="0" w:color="auto"/>
        <w:right w:val="none" w:sz="0" w:space="0" w:color="auto"/>
      </w:divBdr>
    </w:div>
    <w:div w:id="1477330616">
      <w:marLeft w:val="0"/>
      <w:marRight w:val="0"/>
      <w:marTop w:val="0"/>
      <w:marBottom w:val="0"/>
      <w:divBdr>
        <w:top w:val="none" w:sz="0" w:space="0" w:color="auto"/>
        <w:left w:val="none" w:sz="0" w:space="0" w:color="auto"/>
        <w:bottom w:val="none" w:sz="0" w:space="0" w:color="auto"/>
        <w:right w:val="none" w:sz="0" w:space="0" w:color="auto"/>
      </w:divBdr>
    </w:div>
    <w:div w:id="1477330703">
      <w:marLeft w:val="0"/>
      <w:marRight w:val="0"/>
      <w:marTop w:val="0"/>
      <w:marBottom w:val="0"/>
      <w:divBdr>
        <w:top w:val="none" w:sz="0" w:space="0" w:color="auto"/>
        <w:left w:val="none" w:sz="0" w:space="0" w:color="auto"/>
        <w:bottom w:val="none" w:sz="0" w:space="0" w:color="auto"/>
        <w:right w:val="none" w:sz="0" w:space="0" w:color="auto"/>
      </w:divBdr>
    </w:div>
    <w:div w:id="1477337741">
      <w:marLeft w:val="0"/>
      <w:marRight w:val="0"/>
      <w:marTop w:val="0"/>
      <w:marBottom w:val="0"/>
      <w:divBdr>
        <w:top w:val="none" w:sz="0" w:space="0" w:color="auto"/>
        <w:left w:val="none" w:sz="0" w:space="0" w:color="auto"/>
        <w:bottom w:val="none" w:sz="0" w:space="0" w:color="auto"/>
        <w:right w:val="none" w:sz="0" w:space="0" w:color="auto"/>
      </w:divBdr>
    </w:div>
    <w:div w:id="1477380148">
      <w:marLeft w:val="0"/>
      <w:marRight w:val="0"/>
      <w:marTop w:val="0"/>
      <w:marBottom w:val="0"/>
      <w:divBdr>
        <w:top w:val="none" w:sz="0" w:space="0" w:color="auto"/>
        <w:left w:val="none" w:sz="0" w:space="0" w:color="auto"/>
        <w:bottom w:val="none" w:sz="0" w:space="0" w:color="auto"/>
        <w:right w:val="none" w:sz="0" w:space="0" w:color="auto"/>
      </w:divBdr>
    </w:div>
    <w:div w:id="1477381401">
      <w:marLeft w:val="0"/>
      <w:marRight w:val="0"/>
      <w:marTop w:val="0"/>
      <w:marBottom w:val="0"/>
      <w:divBdr>
        <w:top w:val="none" w:sz="0" w:space="0" w:color="auto"/>
        <w:left w:val="none" w:sz="0" w:space="0" w:color="auto"/>
        <w:bottom w:val="none" w:sz="0" w:space="0" w:color="auto"/>
        <w:right w:val="none" w:sz="0" w:space="0" w:color="auto"/>
      </w:divBdr>
    </w:div>
    <w:div w:id="1477408795">
      <w:marLeft w:val="0"/>
      <w:marRight w:val="0"/>
      <w:marTop w:val="0"/>
      <w:marBottom w:val="0"/>
      <w:divBdr>
        <w:top w:val="none" w:sz="0" w:space="0" w:color="auto"/>
        <w:left w:val="none" w:sz="0" w:space="0" w:color="auto"/>
        <w:bottom w:val="none" w:sz="0" w:space="0" w:color="auto"/>
        <w:right w:val="none" w:sz="0" w:space="0" w:color="auto"/>
      </w:divBdr>
    </w:div>
    <w:div w:id="1477528493">
      <w:marLeft w:val="0"/>
      <w:marRight w:val="0"/>
      <w:marTop w:val="0"/>
      <w:marBottom w:val="0"/>
      <w:divBdr>
        <w:top w:val="none" w:sz="0" w:space="0" w:color="auto"/>
        <w:left w:val="none" w:sz="0" w:space="0" w:color="auto"/>
        <w:bottom w:val="none" w:sz="0" w:space="0" w:color="auto"/>
        <w:right w:val="none" w:sz="0" w:space="0" w:color="auto"/>
      </w:divBdr>
    </w:div>
    <w:div w:id="1477604928">
      <w:marLeft w:val="0"/>
      <w:marRight w:val="0"/>
      <w:marTop w:val="0"/>
      <w:marBottom w:val="0"/>
      <w:divBdr>
        <w:top w:val="none" w:sz="0" w:space="0" w:color="auto"/>
        <w:left w:val="none" w:sz="0" w:space="0" w:color="auto"/>
        <w:bottom w:val="none" w:sz="0" w:space="0" w:color="auto"/>
        <w:right w:val="none" w:sz="0" w:space="0" w:color="auto"/>
      </w:divBdr>
    </w:div>
    <w:div w:id="1477648519">
      <w:marLeft w:val="0"/>
      <w:marRight w:val="0"/>
      <w:marTop w:val="0"/>
      <w:marBottom w:val="0"/>
      <w:divBdr>
        <w:top w:val="none" w:sz="0" w:space="0" w:color="auto"/>
        <w:left w:val="none" w:sz="0" w:space="0" w:color="auto"/>
        <w:bottom w:val="none" w:sz="0" w:space="0" w:color="auto"/>
        <w:right w:val="none" w:sz="0" w:space="0" w:color="auto"/>
      </w:divBdr>
    </w:div>
    <w:div w:id="1477649369">
      <w:marLeft w:val="0"/>
      <w:marRight w:val="0"/>
      <w:marTop w:val="0"/>
      <w:marBottom w:val="0"/>
      <w:divBdr>
        <w:top w:val="none" w:sz="0" w:space="0" w:color="auto"/>
        <w:left w:val="none" w:sz="0" w:space="0" w:color="auto"/>
        <w:bottom w:val="none" w:sz="0" w:space="0" w:color="auto"/>
        <w:right w:val="none" w:sz="0" w:space="0" w:color="auto"/>
      </w:divBdr>
    </w:div>
    <w:div w:id="1477723022">
      <w:marLeft w:val="0"/>
      <w:marRight w:val="0"/>
      <w:marTop w:val="0"/>
      <w:marBottom w:val="0"/>
      <w:divBdr>
        <w:top w:val="none" w:sz="0" w:space="0" w:color="auto"/>
        <w:left w:val="none" w:sz="0" w:space="0" w:color="auto"/>
        <w:bottom w:val="none" w:sz="0" w:space="0" w:color="auto"/>
        <w:right w:val="none" w:sz="0" w:space="0" w:color="auto"/>
      </w:divBdr>
    </w:div>
    <w:div w:id="1478037306">
      <w:marLeft w:val="0"/>
      <w:marRight w:val="0"/>
      <w:marTop w:val="0"/>
      <w:marBottom w:val="0"/>
      <w:divBdr>
        <w:top w:val="none" w:sz="0" w:space="0" w:color="auto"/>
        <w:left w:val="none" w:sz="0" w:space="0" w:color="auto"/>
        <w:bottom w:val="none" w:sz="0" w:space="0" w:color="auto"/>
        <w:right w:val="none" w:sz="0" w:space="0" w:color="auto"/>
      </w:divBdr>
    </w:div>
    <w:div w:id="1478062907">
      <w:marLeft w:val="0"/>
      <w:marRight w:val="0"/>
      <w:marTop w:val="0"/>
      <w:marBottom w:val="0"/>
      <w:divBdr>
        <w:top w:val="none" w:sz="0" w:space="0" w:color="auto"/>
        <w:left w:val="none" w:sz="0" w:space="0" w:color="auto"/>
        <w:bottom w:val="none" w:sz="0" w:space="0" w:color="auto"/>
        <w:right w:val="none" w:sz="0" w:space="0" w:color="auto"/>
      </w:divBdr>
    </w:div>
    <w:div w:id="1478063960">
      <w:marLeft w:val="0"/>
      <w:marRight w:val="0"/>
      <w:marTop w:val="0"/>
      <w:marBottom w:val="0"/>
      <w:divBdr>
        <w:top w:val="none" w:sz="0" w:space="0" w:color="auto"/>
        <w:left w:val="none" w:sz="0" w:space="0" w:color="auto"/>
        <w:bottom w:val="none" w:sz="0" w:space="0" w:color="auto"/>
        <w:right w:val="none" w:sz="0" w:space="0" w:color="auto"/>
      </w:divBdr>
    </w:div>
    <w:div w:id="1478064875">
      <w:marLeft w:val="0"/>
      <w:marRight w:val="0"/>
      <w:marTop w:val="0"/>
      <w:marBottom w:val="0"/>
      <w:divBdr>
        <w:top w:val="none" w:sz="0" w:space="0" w:color="auto"/>
        <w:left w:val="none" w:sz="0" w:space="0" w:color="auto"/>
        <w:bottom w:val="none" w:sz="0" w:space="0" w:color="auto"/>
        <w:right w:val="none" w:sz="0" w:space="0" w:color="auto"/>
      </w:divBdr>
    </w:div>
    <w:div w:id="1478186602">
      <w:marLeft w:val="0"/>
      <w:marRight w:val="0"/>
      <w:marTop w:val="0"/>
      <w:marBottom w:val="0"/>
      <w:divBdr>
        <w:top w:val="none" w:sz="0" w:space="0" w:color="auto"/>
        <w:left w:val="none" w:sz="0" w:space="0" w:color="auto"/>
        <w:bottom w:val="none" w:sz="0" w:space="0" w:color="auto"/>
        <w:right w:val="none" w:sz="0" w:space="0" w:color="auto"/>
      </w:divBdr>
    </w:div>
    <w:div w:id="1478257821">
      <w:marLeft w:val="0"/>
      <w:marRight w:val="0"/>
      <w:marTop w:val="0"/>
      <w:marBottom w:val="0"/>
      <w:divBdr>
        <w:top w:val="none" w:sz="0" w:space="0" w:color="auto"/>
        <w:left w:val="none" w:sz="0" w:space="0" w:color="auto"/>
        <w:bottom w:val="none" w:sz="0" w:space="0" w:color="auto"/>
        <w:right w:val="none" w:sz="0" w:space="0" w:color="auto"/>
      </w:divBdr>
    </w:div>
    <w:div w:id="1478381161">
      <w:marLeft w:val="0"/>
      <w:marRight w:val="0"/>
      <w:marTop w:val="0"/>
      <w:marBottom w:val="0"/>
      <w:divBdr>
        <w:top w:val="none" w:sz="0" w:space="0" w:color="auto"/>
        <w:left w:val="none" w:sz="0" w:space="0" w:color="auto"/>
        <w:bottom w:val="none" w:sz="0" w:space="0" w:color="auto"/>
        <w:right w:val="none" w:sz="0" w:space="0" w:color="auto"/>
      </w:divBdr>
    </w:div>
    <w:div w:id="1478569354">
      <w:marLeft w:val="0"/>
      <w:marRight w:val="0"/>
      <w:marTop w:val="0"/>
      <w:marBottom w:val="0"/>
      <w:divBdr>
        <w:top w:val="none" w:sz="0" w:space="0" w:color="auto"/>
        <w:left w:val="none" w:sz="0" w:space="0" w:color="auto"/>
        <w:bottom w:val="none" w:sz="0" w:space="0" w:color="auto"/>
        <w:right w:val="none" w:sz="0" w:space="0" w:color="auto"/>
      </w:divBdr>
    </w:div>
    <w:div w:id="1478644492">
      <w:marLeft w:val="0"/>
      <w:marRight w:val="0"/>
      <w:marTop w:val="0"/>
      <w:marBottom w:val="0"/>
      <w:divBdr>
        <w:top w:val="none" w:sz="0" w:space="0" w:color="auto"/>
        <w:left w:val="none" w:sz="0" w:space="0" w:color="auto"/>
        <w:bottom w:val="none" w:sz="0" w:space="0" w:color="auto"/>
        <w:right w:val="none" w:sz="0" w:space="0" w:color="auto"/>
      </w:divBdr>
    </w:div>
    <w:div w:id="1478644760">
      <w:marLeft w:val="0"/>
      <w:marRight w:val="0"/>
      <w:marTop w:val="0"/>
      <w:marBottom w:val="0"/>
      <w:divBdr>
        <w:top w:val="none" w:sz="0" w:space="0" w:color="auto"/>
        <w:left w:val="none" w:sz="0" w:space="0" w:color="auto"/>
        <w:bottom w:val="none" w:sz="0" w:space="0" w:color="auto"/>
        <w:right w:val="none" w:sz="0" w:space="0" w:color="auto"/>
      </w:divBdr>
    </w:div>
    <w:div w:id="1478762023">
      <w:marLeft w:val="0"/>
      <w:marRight w:val="0"/>
      <w:marTop w:val="0"/>
      <w:marBottom w:val="0"/>
      <w:divBdr>
        <w:top w:val="none" w:sz="0" w:space="0" w:color="auto"/>
        <w:left w:val="none" w:sz="0" w:space="0" w:color="auto"/>
        <w:bottom w:val="none" w:sz="0" w:space="0" w:color="auto"/>
        <w:right w:val="none" w:sz="0" w:space="0" w:color="auto"/>
      </w:divBdr>
    </w:div>
    <w:div w:id="1478765217">
      <w:marLeft w:val="0"/>
      <w:marRight w:val="0"/>
      <w:marTop w:val="0"/>
      <w:marBottom w:val="0"/>
      <w:divBdr>
        <w:top w:val="none" w:sz="0" w:space="0" w:color="auto"/>
        <w:left w:val="none" w:sz="0" w:space="0" w:color="auto"/>
        <w:bottom w:val="none" w:sz="0" w:space="0" w:color="auto"/>
        <w:right w:val="none" w:sz="0" w:space="0" w:color="auto"/>
      </w:divBdr>
    </w:div>
    <w:div w:id="1478842709">
      <w:marLeft w:val="0"/>
      <w:marRight w:val="0"/>
      <w:marTop w:val="0"/>
      <w:marBottom w:val="0"/>
      <w:divBdr>
        <w:top w:val="none" w:sz="0" w:space="0" w:color="auto"/>
        <w:left w:val="none" w:sz="0" w:space="0" w:color="auto"/>
        <w:bottom w:val="none" w:sz="0" w:space="0" w:color="auto"/>
        <w:right w:val="none" w:sz="0" w:space="0" w:color="auto"/>
      </w:divBdr>
    </w:div>
    <w:div w:id="1478913685">
      <w:marLeft w:val="0"/>
      <w:marRight w:val="0"/>
      <w:marTop w:val="0"/>
      <w:marBottom w:val="0"/>
      <w:divBdr>
        <w:top w:val="none" w:sz="0" w:space="0" w:color="auto"/>
        <w:left w:val="none" w:sz="0" w:space="0" w:color="auto"/>
        <w:bottom w:val="none" w:sz="0" w:space="0" w:color="auto"/>
        <w:right w:val="none" w:sz="0" w:space="0" w:color="auto"/>
      </w:divBdr>
    </w:div>
    <w:div w:id="1478915300">
      <w:marLeft w:val="0"/>
      <w:marRight w:val="0"/>
      <w:marTop w:val="0"/>
      <w:marBottom w:val="0"/>
      <w:divBdr>
        <w:top w:val="none" w:sz="0" w:space="0" w:color="auto"/>
        <w:left w:val="none" w:sz="0" w:space="0" w:color="auto"/>
        <w:bottom w:val="none" w:sz="0" w:space="0" w:color="auto"/>
        <w:right w:val="none" w:sz="0" w:space="0" w:color="auto"/>
      </w:divBdr>
    </w:div>
    <w:div w:id="1478956208">
      <w:marLeft w:val="0"/>
      <w:marRight w:val="0"/>
      <w:marTop w:val="0"/>
      <w:marBottom w:val="0"/>
      <w:divBdr>
        <w:top w:val="none" w:sz="0" w:space="0" w:color="auto"/>
        <w:left w:val="none" w:sz="0" w:space="0" w:color="auto"/>
        <w:bottom w:val="none" w:sz="0" w:space="0" w:color="auto"/>
        <w:right w:val="none" w:sz="0" w:space="0" w:color="auto"/>
      </w:divBdr>
    </w:div>
    <w:div w:id="1478956838">
      <w:marLeft w:val="0"/>
      <w:marRight w:val="0"/>
      <w:marTop w:val="0"/>
      <w:marBottom w:val="0"/>
      <w:divBdr>
        <w:top w:val="none" w:sz="0" w:space="0" w:color="auto"/>
        <w:left w:val="none" w:sz="0" w:space="0" w:color="auto"/>
        <w:bottom w:val="none" w:sz="0" w:space="0" w:color="auto"/>
        <w:right w:val="none" w:sz="0" w:space="0" w:color="auto"/>
      </w:divBdr>
    </w:div>
    <w:div w:id="1479029579">
      <w:marLeft w:val="0"/>
      <w:marRight w:val="0"/>
      <w:marTop w:val="0"/>
      <w:marBottom w:val="0"/>
      <w:divBdr>
        <w:top w:val="none" w:sz="0" w:space="0" w:color="auto"/>
        <w:left w:val="none" w:sz="0" w:space="0" w:color="auto"/>
        <w:bottom w:val="none" w:sz="0" w:space="0" w:color="auto"/>
        <w:right w:val="none" w:sz="0" w:space="0" w:color="auto"/>
      </w:divBdr>
    </w:div>
    <w:div w:id="1479226689">
      <w:marLeft w:val="0"/>
      <w:marRight w:val="0"/>
      <w:marTop w:val="0"/>
      <w:marBottom w:val="0"/>
      <w:divBdr>
        <w:top w:val="none" w:sz="0" w:space="0" w:color="auto"/>
        <w:left w:val="none" w:sz="0" w:space="0" w:color="auto"/>
        <w:bottom w:val="none" w:sz="0" w:space="0" w:color="auto"/>
        <w:right w:val="none" w:sz="0" w:space="0" w:color="auto"/>
      </w:divBdr>
    </w:div>
    <w:div w:id="1479299415">
      <w:marLeft w:val="0"/>
      <w:marRight w:val="0"/>
      <w:marTop w:val="0"/>
      <w:marBottom w:val="0"/>
      <w:divBdr>
        <w:top w:val="none" w:sz="0" w:space="0" w:color="auto"/>
        <w:left w:val="none" w:sz="0" w:space="0" w:color="auto"/>
        <w:bottom w:val="none" w:sz="0" w:space="0" w:color="auto"/>
        <w:right w:val="none" w:sz="0" w:space="0" w:color="auto"/>
      </w:divBdr>
    </w:div>
    <w:div w:id="1479301438">
      <w:marLeft w:val="0"/>
      <w:marRight w:val="0"/>
      <w:marTop w:val="0"/>
      <w:marBottom w:val="0"/>
      <w:divBdr>
        <w:top w:val="none" w:sz="0" w:space="0" w:color="auto"/>
        <w:left w:val="none" w:sz="0" w:space="0" w:color="auto"/>
        <w:bottom w:val="none" w:sz="0" w:space="0" w:color="auto"/>
        <w:right w:val="none" w:sz="0" w:space="0" w:color="auto"/>
      </w:divBdr>
    </w:div>
    <w:div w:id="1479491161">
      <w:marLeft w:val="0"/>
      <w:marRight w:val="0"/>
      <w:marTop w:val="0"/>
      <w:marBottom w:val="0"/>
      <w:divBdr>
        <w:top w:val="none" w:sz="0" w:space="0" w:color="auto"/>
        <w:left w:val="none" w:sz="0" w:space="0" w:color="auto"/>
        <w:bottom w:val="none" w:sz="0" w:space="0" w:color="auto"/>
        <w:right w:val="none" w:sz="0" w:space="0" w:color="auto"/>
      </w:divBdr>
    </w:div>
    <w:div w:id="1479491362">
      <w:marLeft w:val="0"/>
      <w:marRight w:val="0"/>
      <w:marTop w:val="0"/>
      <w:marBottom w:val="0"/>
      <w:divBdr>
        <w:top w:val="none" w:sz="0" w:space="0" w:color="auto"/>
        <w:left w:val="none" w:sz="0" w:space="0" w:color="auto"/>
        <w:bottom w:val="none" w:sz="0" w:space="0" w:color="auto"/>
        <w:right w:val="none" w:sz="0" w:space="0" w:color="auto"/>
      </w:divBdr>
    </w:div>
    <w:div w:id="1479496322">
      <w:marLeft w:val="0"/>
      <w:marRight w:val="0"/>
      <w:marTop w:val="0"/>
      <w:marBottom w:val="0"/>
      <w:divBdr>
        <w:top w:val="none" w:sz="0" w:space="0" w:color="auto"/>
        <w:left w:val="none" w:sz="0" w:space="0" w:color="auto"/>
        <w:bottom w:val="none" w:sz="0" w:space="0" w:color="auto"/>
        <w:right w:val="none" w:sz="0" w:space="0" w:color="auto"/>
      </w:divBdr>
    </w:div>
    <w:div w:id="1479497619">
      <w:marLeft w:val="0"/>
      <w:marRight w:val="0"/>
      <w:marTop w:val="0"/>
      <w:marBottom w:val="0"/>
      <w:divBdr>
        <w:top w:val="none" w:sz="0" w:space="0" w:color="auto"/>
        <w:left w:val="none" w:sz="0" w:space="0" w:color="auto"/>
        <w:bottom w:val="none" w:sz="0" w:space="0" w:color="auto"/>
        <w:right w:val="none" w:sz="0" w:space="0" w:color="auto"/>
      </w:divBdr>
    </w:div>
    <w:div w:id="1479608542">
      <w:bodyDiv w:val="1"/>
      <w:marLeft w:val="0"/>
      <w:marRight w:val="0"/>
      <w:marTop w:val="0"/>
      <w:marBottom w:val="0"/>
      <w:divBdr>
        <w:top w:val="none" w:sz="0" w:space="0" w:color="auto"/>
        <w:left w:val="none" w:sz="0" w:space="0" w:color="auto"/>
        <w:bottom w:val="none" w:sz="0" w:space="0" w:color="auto"/>
        <w:right w:val="none" w:sz="0" w:space="0" w:color="auto"/>
      </w:divBdr>
    </w:div>
    <w:div w:id="1479609635">
      <w:marLeft w:val="0"/>
      <w:marRight w:val="0"/>
      <w:marTop w:val="0"/>
      <w:marBottom w:val="0"/>
      <w:divBdr>
        <w:top w:val="none" w:sz="0" w:space="0" w:color="auto"/>
        <w:left w:val="none" w:sz="0" w:space="0" w:color="auto"/>
        <w:bottom w:val="none" w:sz="0" w:space="0" w:color="auto"/>
        <w:right w:val="none" w:sz="0" w:space="0" w:color="auto"/>
      </w:divBdr>
    </w:div>
    <w:div w:id="1479683176">
      <w:marLeft w:val="0"/>
      <w:marRight w:val="0"/>
      <w:marTop w:val="0"/>
      <w:marBottom w:val="0"/>
      <w:divBdr>
        <w:top w:val="none" w:sz="0" w:space="0" w:color="auto"/>
        <w:left w:val="none" w:sz="0" w:space="0" w:color="auto"/>
        <w:bottom w:val="none" w:sz="0" w:space="0" w:color="auto"/>
        <w:right w:val="none" w:sz="0" w:space="0" w:color="auto"/>
      </w:divBdr>
    </w:div>
    <w:div w:id="1479683539">
      <w:marLeft w:val="0"/>
      <w:marRight w:val="0"/>
      <w:marTop w:val="0"/>
      <w:marBottom w:val="0"/>
      <w:divBdr>
        <w:top w:val="none" w:sz="0" w:space="0" w:color="auto"/>
        <w:left w:val="none" w:sz="0" w:space="0" w:color="auto"/>
        <w:bottom w:val="none" w:sz="0" w:space="0" w:color="auto"/>
        <w:right w:val="none" w:sz="0" w:space="0" w:color="auto"/>
      </w:divBdr>
    </w:div>
    <w:div w:id="1479764567">
      <w:bodyDiv w:val="1"/>
      <w:marLeft w:val="0"/>
      <w:marRight w:val="0"/>
      <w:marTop w:val="0"/>
      <w:marBottom w:val="0"/>
      <w:divBdr>
        <w:top w:val="none" w:sz="0" w:space="0" w:color="auto"/>
        <w:left w:val="none" w:sz="0" w:space="0" w:color="auto"/>
        <w:bottom w:val="none" w:sz="0" w:space="0" w:color="auto"/>
        <w:right w:val="none" w:sz="0" w:space="0" w:color="auto"/>
      </w:divBdr>
    </w:div>
    <w:div w:id="1480028767">
      <w:marLeft w:val="0"/>
      <w:marRight w:val="0"/>
      <w:marTop w:val="0"/>
      <w:marBottom w:val="0"/>
      <w:divBdr>
        <w:top w:val="none" w:sz="0" w:space="0" w:color="auto"/>
        <w:left w:val="none" w:sz="0" w:space="0" w:color="auto"/>
        <w:bottom w:val="none" w:sz="0" w:space="0" w:color="auto"/>
        <w:right w:val="none" w:sz="0" w:space="0" w:color="auto"/>
      </w:divBdr>
    </w:div>
    <w:div w:id="1480029747">
      <w:marLeft w:val="0"/>
      <w:marRight w:val="0"/>
      <w:marTop w:val="0"/>
      <w:marBottom w:val="0"/>
      <w:divBdr>
        <w:top w:val="none" w:sz="0" w:space="0" w:color="auto"/>
        <w:left w:val="none" w:sz="0" w:space="0" w:color="auto"/>
        <w:bottom w:val="none" w:sz="0" w:space="0" w:color="auto"/>
        <w:right w:val="none" w:sz="0" w:space="0" w:color="auto"/>
      </w:divBdr>
    </w:div>
    <w:div w:id="1480075315">
      <w:marLeft w:val="0"/>
      <w:marRight w:val="0"/>
      <w:marTop w:val="0"/>
      <w:marBottom w:val="0"/>
      <w:divBdr>
        <w:top w:val="none" w:sz="0" w:space="0" w:color="auto"/>
        <w:left w:val="none" w:sz="0" w:space="0" w:color="auto"/>
        <w:bottom w:val="none" w:sz="0" w:space="0" w:color="auto"/>
        <w:right w:val="none" w:sz="0" w:space="0" w:color="auto"/>
      </w:divBdr>
    </w:div>
    <w:div w:id="1480152122">
      <w:marLeft w:val="0"/>
      <w:marRight w:val="0"/>
      <w:marTop w:val="0"/>
      <w:marBottom w:val="0"/>
      <w:divBdr>
        <w:top w:val="none" w:sz="0" w:space="0" w:color="auto"/>
        <w:left w:val="none" w:sz="0" w:space="0" w:color="auto"/>
        <w:bottom w:val="none" w:sz="0" w:space="0" w:color="auto"/>
        <w:right w:val="none" w:sz="0" w:space="0" w:color="auto"/>
      </w:divBdr>
    </w:div>
    <w:div w:id="1480196608">
      <w:marLeft w:val="0"/>
      <w:marRight w:val="0"/>
      <w:marTop w:val="0"/>
      <w:marBottom w:val="0"/>
      <w:divBdr>
        <w:top w:val="none" w:sz="0" w:space="0" w:color="auto"/>
        <w:left w:val="none" w:sz="0" w:space="0" w:color="auto"/>
        <w:bottom w:val="none" w:sz="0" w:space="0" w:color="auto"/>
        <w:right w:val="none" w:sz="0" w:space="0" w:color="auto"/>
      </w:divBdr>
    </w:div>
    <w:div w:id="1480263254">
      <w:marLeft w:val="0"/>
      <w:marRight w:val="0"/>
      <w:marTop w:val="0"/>
      <w:marBottom w:val="0"/>
      <w:divBdr>
        <w:top w:val="none" w:sz="0" w:space="0" w:color="auto"/>
        <w:left w:val="none" w:sz="0" w:space="0" w:color="auto"/>
        <w:bottom w:val="none" w:sz="0" w:space="0" w:color="auto"/>
        <w:right w:val="none" w:sz="0" w:space="0" w:color="auto"/>
      </w:divBdr>
    </w:div>
    <w:div w:id="1480272022">
      <w:marLeft w:val="0"/>
      <w:marRight w:val="0"/>
      <w:marTop w:val="0"/>
      <w:marBottom w:val="0"/>
      <w:divBdr>
        <w:top w:val="none" w:sz="0" w:space="0" w:color="auto"/>
        <w:left w:val="none" w:sz="0" w:space="0" w:color="auto"/>
        <w:bottom w:val="none" w:sz="0" w:space="0" w:color="auto"/>
        <w:right w:val="none" w:sz="0" w:space="0" w:color="auto"/>
      </w:divBdr>
    </w:div>
    <w:div w:id="1480612295">
      <w:bodyDiv w:val="1"/>
      <w:marLeft w:val="0"/>
      <w:marRight w:val="0"/>
      <w:marTop w:val="0"/>
      <w:marBottom w:val="0"/>
      <w:divBdr>
        <w:top w:val="none" w:sz="0" w:space="0" w:color="auto"/>
        <w:left w:val="none" w:sz="0" w:space="0" w:color="auto"/>
        <w:bottom w:val="none" w:sz="0" w:space="0" w:color="auto"/>
        <w:right w:val="none" w:sz="0" w:space="0" w:color="auto"/>
      </w:divBdr>
    </w:div>
    <w:div w:id="1480657331">
      <w:marLeft w:val="0"/>
      <w:marRight w:val="0"/>
      <w:marTop w:val="0"/>
      <w:marBottom w:val="0"/>
      <w:divBdr>
        <w:top w:val="none" w:sz="0" w:space="0" w:color="auto"/>
        <w:left w:val="none" w:sz="0" w:space="0" w:color="auto"/>
        <w:bottom w:val="none" w:sz="0" w:space="0" w:color="auto"/>
        <w:right w:val="none" w:sz="0" w:space="0" w:color="auto"/>
      </w:divBdr>
    </w:div>
    <w:div w:id="1480684402">
      <w:marLeft w:val="0"/>
      <w:marRight w:val="0"/>
      <w:marTop w:val="0"/>
      <w:marBottom w:val="0"/>
      <w:divBdr>
        <w:top w:val="none" w:sz="0" w:space="0" w:color="auto"/>
        <w:left w:val="none" w:sz="0" w:space="0" w:color="auto"/>
        <w:bottom w:val="none" w:sz="0" w:space="0" w:color="auto"/>
        <w:right w:val="none" w:sz="0" w:space="0" w:color="auto"/>
      </w:divBdr>
    </w:div>
    <w:div w:id="1480686498">
      <w:marLeft w:val="0"/>
      <w:marRight w:val="0"/>
      <w:marTop w:val="0"/>
      <w:marBottom w:val="0"/>
      <w:divBdr>
        <w:top w:val="none" w:sz="0" w:space="0" w:color="auto"/>
        <w:left w:val="none" w:sz="0" w:space="0" w:color="auto"/>
        <w:bottom w:val="none" w:sz="0" w:space="0" w:color="auto"/>
        <w:right w:val="none" w:sz="0" w:space="0" w:color="auto"/>
      </w:divBdr>
    </w:div>
    <w:div w:id="1480727343">
      <w:marLeft w:val="0"/>
      <w:marRight w:val="0"/>
      <w:marTop w:val="0"/>
      <w:marBottom w:val="0"/>
      <w:divBdr>
        <w:top w:val="none" w:sz="0" w:space="0" w:color="auto"/>
        <w:left w:val="none" w:sz="0" w:space="0" w:color="auto"/>
        <w:bottom w:val="none" w:sz="0" w:space="0" w:color="auto"/>
        <w:right w:val="none" w:sz="0" w:space="0" w:color="auto"/>
      </w:divBdr>
    </w:div>
    <w:div w:id="1480801293">
      <w:marLeft w:val="0"/>
      <w:marRight w:val="0"/>
      <w:marTop w:val="0"/>
      <w:marBottom w:val="0"/>
      <w:divBdr>
        <w:top w:val="none" w:sz="0" w:space="0" w:color="auto"/>
        <w:left w:val="none" w:sz="0" w:space="0" w:color="auto"/>
        <w:bottom w:val="none" w:sz="0" w:space="0" w:color="auto"/>
        <w:right w:val="none" w:sz="0" w:space="0" w:color="auto"/>
      </w:divBdr>
    </w:div>
    <w:div w:id="1480883625">
      <w:marLeft w:val="0"/>
      <w:marRight w:val="0"/>
      <w:marTop w:val="0"/>
      <w:marBottom w:val="0"/>
      <w:divBdr>
        <w:top w:val="none" w:sz="0" w:space="0" w:color="auto"/>
        <w:left w:val="none" w:sz="0" w:space="0" w:color="auto"/>
        <w:bottom w:val="none" w:sz="0" w:space="0" w:color="auto"/>
        <w:right w:val="none" w:sz="0" w:space="0" w:color="auto"/>
      </w:divBdr>
    </w:div>
    <w:div w:id="1480925252">
      <w:marLeft w:val="0"/>
      <w:marRight w:val="0"/>
      <w:marTop w:val="0"/>
      <w:marBottom w:val="0"/>
      <w:divBdr>
        <w:top w:val="none" w:sz="0" w:space="0" w:color="auto"/>
        <w:left w:val="none" w:sz="0" w:space="0" w:color="auto"/>
        <w:bottom w:val="none" w:sz="0" w:space="0" w:color="auto"/>
        <w:right w:val="none" w:sz="0" w:space="0" w:color="auto"/>
      </w:divBdr>
    </w:div>
    <w:div w:id="1480926258">
      <w:marLeft w:val="0"/>
      <w:marRight w:val="0"/>
      <w:marTop w:val="0"/>
      <w:marBottom w:val="0"/>
      <w:divBdr>
        <w:top w:val="none" w:sz="0" w:space="0" w:color="auto"/>
        <w:left w:val="none" w:sz="0" w:space="0" w:color="auto"/>
        <w:bottom w:val="none" w:sz="0" w:space="0" w:color="auto"/>
        <w:right w:val="none" w:sz="0" w:space="0" w:color="auto"/>
      </w:divBdr>
    </w:div>
    <w:div w:id="1481069360">
      <w:marLeft w:val="0"/>
      <w:marRight w:val="0"/>
      <w:marTop w:val="0"/>
      <w:marBottom w:val="0"/>
      <w:divBdr>
        <w:top w:val="none" w:sz="0" w:space="0" w:color="auto"/>
        <w:left w:val="none" w:sz="0" w:space="0" w:color="auto"/>
        <w:bottom w:val="none" w:sz="0" w:space="0" w:color="auto"/>
        <w:right w:val="none" w:sz="0" w:space="0" w:color="auto"/>
      </w:divBdr>
    </w:div>
    <w:div w:id="1481195467">
      <w:marLeft w:val="0"/>
      <w:marRight w:val="0"/>
      <w:marTop w:val="0"/>
      <w:marBottom w:val="0"/>
      <w:divBdr>
        <w:top w:val="none" w:sz="0" w:space="0" w:color="auto"/>
        <w:left w:val="none" w:sz="0" w:space="0" w:color="auto"/>
        <w:bottom w:val="none" w:sz="0" w:space="0" w:color="auto"/>
        <w:right w:val="none" w:sz="0" w:space="0" w:color="auto"/>
      </w:divBdr>
    </w:div>
    <w:div w:id="1481266878">
      <w:marLeft w:val="0"/>
      <w:marRight w:val="0"/>
      <w:marTop w:val="0"/>
      <w:marBottom w:val="0"/>
      <w:divBdr>
        <w:top w:val="none" w:sz="0" w:space="0" w:color="auto"/>
        <w:left w:val="none" w:sz="0" w:space="0" w:color="auto"/>
        <w:bottom w:val="none" w:sz="0" w:space="0" w:color="auto"/>
        <w:right w:val="none" w:sz="0" w:space="0" w:color="auto"/>
      </w:divBdr>
    </w:div>
    <w:div w:id="1481271736">
      <w:marLeft w:val="0"/>
      <w:marRight w:val="0"/>
      <w:marTop w:val="0"/>
      <w:marBottom w:val="0"/>
      <w:divBdr>
        <w:top w:val="none" w:sz="0" w:space="0" w:color="auto"/>
        <w:left w:val="none" w:sz="0" w:space="0" w:color="auto"/>
        <w:bottom w:val="none" w:sz="0" w:space="0" w:color="auto"/>
        <w:right w:val="none" w:sz="0" w:space="0" w:color="auto"/>
      </w:divBdr>
    </w:div>
    <w:div w:id="1481385824">
      <w:marLeft w:val="0"/>
      <w:marRight w:val="0"/>
      <w:marTop w:val="0"/>
      <w:marBottom w:val="0"/>
      <w:divBdr>
        <w:top w:val="none" w:sz="0" w:space="0" w:color="auto"/>
        <w:left w:val="none" w:sz="0" w:space="0" w:color="auto"/>
        <w:bottom w:val="none" w:sz="0" w:space="0" w:color="auto"/>
        <w:right w:val="none" w:sz="0" w:space="0" w:color="auto"/>
      </w:divBdr>
    </w:div>
    <w:div w:id="1481455509">
      <w:marLeft w:val="0"/>
      <w:marRight w:val="0"/>
      <w:marTop w:val="0"/>
      <w:marBottom w:val="0"/>
      <w:divBdr>
        <w:top w:val="none" w:sz="0" w:space="0" w:color="auto"/>
        <w:left w:val="none" w:sz="0" w:space="0" w:color="auto"/>
        <w:bottom w:val="none" w:sz="0" w:space="0" w:color="auto"/>
        <w:right w:val="none" w:sz="0" w:space="0" w:color="auto"/>
      </w:divBdr>
    </w:div>
    <w:div w:id="1481459854">
      <w:marLeft w:val="0"/>
      <w:marRight w:val="0"/>
      <w:marTop w:val="0"/>
      <w:marBottom w:val="0"/>
      <w:divBdr>
        <w:top w:val="none" w:sz="0" w:space="0" w:color="auto"/>
        <w:left w:val="none" w:sz="0" w:space="0" w:color="auto"/>
        <w:bottom w:val="none" w:sz="0" w:space="0" w:color="auto"/>
        <w:right w:val="none" w:sz="0" w:space="0" w:color="auto"/>
      </w:divBdr>
    </w:div>
    <w:div w:id="1481582435">
      <w:marLeft w:val="0"/>
      <w:marRight w:val="0"/>
      <w:marTop w:val="0"/>
      <w:marBottom w:val="0"/>
      <w:divBdr>
        <w:top w:val="none" w:sz="0" w:space="0" w:color="auto"/>
        <w:left w:val="none" w:sz="0" w:space="0" w:color="auto"/>
        <w:bottom w:val="none" w:sz="0" w:space="0" w:color="auto"/>
        <w:right w:val="none" w:sz="0" w:space="0" w:color="auto"/>
      </w:divBdr>
    </w:div>
    <w:div w:id="1481658220">
      <w:marLeft w:val="0"/>
      <w:marRight w:val="0"/>
      <w:marTop w:val="0"/>
      <w:marBottom w:val="0"/>
      <w:divBdr>
        <w:top w:val="none" w:sz="0" w:space="0" w:color="auto"/>
        <w:left w:val="none" w:sz="0" w:space="0" w:color="auto"/>
        <w:bottom w:val="none" w:sz="0" w:space="0" w:color="auto"/>
        <w:right w:val="none" w:sz="0" w:space="0" w:color="auto"/>
      </w:divBdr>
    </w:div>
    <w:div w:id="1481848032">
      <w:marLeft w:val="0"/>
      <w:marRight w:val="0"/>
      <w:marTop w:val="0"/>
      <w:marBottom w:val="0"/>
      <w:divBdr>
        <w:top w:val="none" w:sz="0" w:space="0" w:color="auto"/>
        <w:left w:val="none" w:sz="0" w:space="0" w:color="auto"/>
        <w:bottom w:val="none" w:sz="0" w:space="0" w:color="auto"/>
        <w:right w:val="none" w:sz="0" w:space="0" w:color="auto"/>
      </w:divBdr>
    </w:div>
    <w:div w:id="1481850523">
      <w:marLeft w:val="0"/>
      <w:marRight w:val="0"/>
      <w:marTop w:val="0"/>
      <w:marBottom w:val="0"/>
      <w:divBdr>
        <w:top w:val="none" w:sz="0" w:space="0" w:color="auto"/>
        <w:left w:val="none" w:sz="0" w:space="0" w:color="auto"/>
        <w:bottom w:val="none" w:sz="0" w:space="0" w:color="auto"/>
        <w:right w:val="none" w:sz="0" w:space="0" w:color="auto"/>
      </w:divBdr>
    </w:div>
    <w:div w:id="1481919838">
      <w:marLeft w:val="0"/>
      <w:marRight w:val="0"/>
      <w:marTop w:val="0"/>
      <w:marBottom w:val="0"/>
      <w:divBdr>
        <w:top w:val="none" w:sz="0" w:space="0" w:color="auto"/>
        <w:left w:val="none" w:sz="0" w:space="0" w:color="auto"/>
        <w:bottom w:val="none" w:sz="0" w:space="0" w:color="auto"/>
        <w:right w:val="none" w:sz="0" w:space="0" w:color="auto"/>
      </w:divBdr>
    </w:div>
    <w:div w:id="1481967372">
      <w:marLeft w:val="0"/>
      <w:marRight w:val="0"/>
      <w:marTop w:val="0"/>
      <w:marBottom w:val="0"/>
      <w:divBdr>
        <w:top w:val="none" w:sz="0" w:space="0" w:color="auto"/>
        <w:left w:val="none" w:sz="0" w:space="0" w:color="auto"/>
        <w:bottom w:val="none" w:sz="0" w:space="0" w:color="auto"/>
        <w:right w:val="none" w:sz="0" w:space="0" w:color="auto"/>
      </w:divBdr>
    </w:div>
    <w:div w:id="1481996190">
      <w:marLeft w:val="0"/>
      <w:marRight w:val="0"/>
      <w:marTop w:val="0"/>
      <w:marBottom w:val="0"/>
      <w:divBdr>
        <w:top w:val="none" w:sz="0" w:space="0" w:color="auto"/>
        <w:left w:val="none" w:sz="0" w:space="0" w:color="auto"/>
        <w:bottom w:val="none" w:sz="0" w:space="0" w:color="auto"/>
        <w:right w:val="none" w:sz="0" w:space="0" w:color="auto"/>
      </w:divBdr>
    </w:div>
    <w:div w:id="1482035495">
      <w:marLeft w:val="0"/>
      <w:marRight w:val="0"/>
      <w:marTop w:val="0"/>
      <w:marBottom w:val="0"/>
      <w:divBdr>
        <w:top w:val="none" w:sz="0" w:space="0" w:color="auto"/>
        <w:left w:val="none" w:sz="0" w:space="0" w:color="auto"/>
        <w:bottom w:val="none" w:sz="0" w:space="0" w:color="auto"/>
        <w:right w:val="none" w:sz="0" w:space="0" w:color="auto"/>
      </w:divBdr>
    </w:div>
    <w:div w:id="1482115468">
      <w:marLeft w:val="0"/>
      <w:marRight w:val="0"/>
      <w:marTop w:val="0"/>
      <w:marBottom w:val="0"/>
      <w:divBdr>
        <w:top w:val="none" w:sz="0" w:space="0" w:color="auto"/>
        <w:left w:val="none" w:sz="0" w:space="0" w:color="auto"/>
        <w:bottom w:val="none" w:sz="0" w:space="0" w:color="auto"/>
        <w:right w:val="none" w:sz="0" w:space="0" w:color="auto"/>
      </w:divBdr>
    </w:div>
    <w:div w:id="1482190613">
      <w:marLeft w:val="0"/>
      <w:marRight w:val="0"/>
      <w:marTop w:val="0"/>
      <w:marBottom w:val="0"/>
      <w:divBdr>
        <w:top w:val="none" w:sz="0" w:space="0" w:color="auto"/>
        <w:left w:val="none" w:sz="0" w:space="0" w:color="auto"/>
        <w:bottom w:val="none" w:sz="0" w:space="0" w:color="auto"/>
        <w:right w:val="none" w:sz="0" w:space="0" w:color="auto"/>
      </w:divBdr>
    </w:div>
    <w:div w:id="1482193451">
      <w:marLeft w:val="0"/>
      <w:marRight w:val="0"/>
      <w:marTop w:val="0"/>
      <w:marBottom w:val="0"/>
      <w:divBdr>
        <w:top w:val="none" w:sz="0" w:space="0" w:color="auto"/>
        <w:left w:val="none" w:sz="0" w:space="0" w:color="auto"/>
        <w:bottom w:val="none" w:sz="0" w:space="0" w:color="auto"/>
        <w:right w:val="none" w:sz="0" w:space="0" w:color="auto"/>
      </w:divBdr>
    </w:div>
    <w:div w:id="1482506383">
      <w:marLeft w:val="0"/>
      <w:marRight w:val="0"/>
      <w:marTop w:val="0"/>
      <w:marBottom w:val="0"/>
      <w:divBdr>
        <w:top w:val="none" w:sz="0" w:space="0" w:color="auto"/>
        <w:left w:val="none" w:sz="0" w:space="0" w:color="auto"/>
        <w:bottom w:val="none" w:sz="0" w:space="0" w:color="auto"/>
        <w:right w:val="none" w:sz="0" w:space="0" w:color="auto"/>
      </w:divBdr>
    </w:div>
    <w:div w:id="1482579261">
      <w:marLeft w:val="0"/>
      <w:marRight w:val="0"/>
      <w:marTop w:val="0"/>
      <w:marBottom w:val="0"/>
      <w:divBdr>
        <w:top w:val="none" w:sz="0" w:space="0" w:color="auto"/>
        <w:left w:val="none" w:sz="0" w:space="0" w:color="auto"/>
        <w:bottom w:val="none" w:sz="0" w:space="0" w:color="auto"/>
        <w:right w:val="none" w:sz="0" w:space="0" w:color="auto"/>
      </w:divBdr>
    </w:div>
    <w:div w:id="1482621437">
      <w:marLeft w:val="0"/>
      <w:marRight w:val="0"/>
      <w:marTop w:val="0"/>
      <w:marBottom w:val="0"/>
      <w:divBdr>
        <w:top w:val="none" w:sz="0" w:space="0" w:color="auto"/>
        <w:left w:val="none" w:sz="0" w:space="0" w:color="auto"/>
        <w:bottom w:val="none" w:sz="0" w:space="0" w:color="auto"/>
        <w:right w:val="none" w:sz="0" w:space="0" w:color="auto"/>
      </w:divBdr>
    </w:div>
    <w:div w:id="1482695749">
      <w:marLeft w:val="0"/>
      <w:marRight w:val="0"/>
      <w:marTop w:val="0"/>
      <w:marBottom w:val="0"/>
      <w:divBdr>
        <w:top w:val="none" w:sz="0" w:space="0" w:color="auto"/>
        <w:left w:val="none" w:sz="0" w:space="0" w:color="auto"/>
        <w:bottom w:val="none" w:sz="0" w:space="0" w:color="auto"/>
        <w:right w:val="none" w:sz="0" w:space="0" w:color="auto"/>
      </w:divBdr>
    </w:div>
    <w:div w:id="1482769887">
      <w:marLeft w:val="0"/>
      <w:marRight w:val="0"/>
      <w:marTop w:val="0"/>
      <w:marBottom w:val="0"/>
      <w:divBdr>
        <w:top w:val="none" w:sz="0" w:space="0" w:color="auto"/>
        <w:left w:val="none" w:sz="0" w:space="0" w:color="auto"/>
        <w:bottom w:val="none" w:sz="0" w:space="0" w:color="auto"/>
        <w:right w:val="none" w:sz="0" w:space="0" w:color="auto"/>
      </w:divBdr>
    </w:div>
    <w:div w:id="1482771135">
      <w:marLeft w:val="0"/>
      <w:marRight w:val="0"/>
      <w:marTop w:val="0"/>
      <w:marBottom w:val="0"/>
      <w:divBdr>
        <w:top w:val="none" w:sz="0" w:space="0" w:color="auto"/>
        <w:left w:val="none" w:sz="0" w:space="0" w:color="auto"/>
        <w:bottom w:val="none" w:sz="0" w:space="0" w:color="auto"/>
        <w:right w:val="none" w:sz="0" w:space="0" w:color="auto"/>
      </w:divBdr>
    </w:div>
    <w:div w:id="1482848177">
      <w:marLeft w:val="0"/>
      <w:marRight w:val="0"/>
      <w:marTop w:val="0"/>
      <w:marBottom w:val="0"/>
      <w:divBdr>
        <w:top w:val="none" w:sz="0" w:space="0" w:color="auto"/>
        <w:left w:val="none" w:sz="0" w:space="0" w:color="auto"/>
        <w:bottom w:val="none" w:sz="0" w:space="0" w:color="auto"/>
        <w:right w:val="none" w:sz="0" w:space="0" w:color="auto"/>
      </w:divBdr>
    </w:div>
    <w:div w:id="1482885361">
      <w:marLeft w:val="0"/>
      <w:marRight w:val="0"/>
      <w:marTop w:val="0"/>
      <w:marBottom w:val="0"/>
      <w:divBdr>
        <w:top w:val="none" w:sz="0" w:space="0" w:color="auto"/>
        <w:left w:val="none" w:sz="0" w:space="0" w:color="auto"/>
        <w:bottom w:val="none" w:sz="0" w:space="0" w:color="auto"/>
        <w:right w:val="none" w:sz="0" w:space="0" w:color="auto"/>
      </w:divBdr>
    </w:div>
    <w:div w:id="1482890306">
      <w:marLeft w:val="0"/>
      <w:marRight w:val="0"/>
      <w:marTop w:val="0"/>
      <w:marBottom w:val="0"/>
      <w:divBdr>
        <w:top w:val="none" w:sz="0" w:space="0" w:color="auto"/>
        <w:left w:val="none" w:sz="0" w:space="0" w:color="auto"/>
        <w:bottom w:val="none" w:sz="0" w:space="0" w:color="auto"/>
        <w:right w:val="none" w:sz="0" w:space="0" w:color="auto"/>
      </w:divBdr>
    </w:div>
    <w:div w:id="1483035845">
      <w:marLeft w:val="0"/>
      <w:marRight w:val="0"/>
      <w:marTop w:val="0"/>
      <w:marBottom w:val="0"/>
      <w:divBdr>
        <w:top w:val="none" w:sz="0" w:space="0" w:color="auto"/>
        <w:left w:val="none" w:sz="0" w:space="0" w:color="auto"/>
        <w:bottom w:val="none" w:sz="0" w:space="0" w:color="auto"/>
        <w:right w:val="none" w:sz="0" w:space="0" w:color="auto"/>
      </w:divBdr>
    </w:div>
    <w:div w:id="1483157110">
      <w:marLeft w:val="0"/>
      <w:marRight w:val="0"/>
      <w:marTop w:val="0"/>
      <w:marBottom w:val="0"/>
      <w:divBdr>
        <w:top w:val="none" w:sz="0" w:space="0" w:color="auto"/>
        <w:left w:val="none" w:sz="0" w:space="0" w:color="auto"/>
        <w:bottom w:val="none" w:sz="0" w:space="0" w:color="auto"/>
        <w:right w:val="none" w:sz="0" w:space="0" w:color="auto"/>
      </w:divBdr>
    </w:div>
    <w:div w:id="1483158239">
      <w:marLeft w:val="0"/>
      <w:marRight w:val="0"/>
      <w:marTop w:val="0"/>
      <w:marBottom w:val="0"/>
      <w:divBdr>
        <w:top w:val="none" w:sz="0" w:space="0" w:color="auto"/>
        <w:left w:val="none" w:sz="0" w:space="0" w:color="auto"/>
        <w:bottom w:val="none" w:sz="0" w:space="0" w:color="auto"/>
        <w:right w:val="none" w:sz="0" w:space="0" w:color="auto"/>
      </w:divBdr>
    </w:div>
    <w:div w:id="1483304711">
      <w:marLeft w:val="0"/>
      <w:marRight w:val="0"/>
      <w:marTop w:val="0"/>
      <w:marBottom w:val="0"/>
      <w:divBdr>
        <w:top w:val="none" w:sz="0" w:space="0" w:color="auto"/>
        <w:left w:val="none" w:sz="0" w:space="0" w:color="auto"/>
        <w:bottom w:val="none" w:sz="0" w:space="0" w:color="auto"/>
        <w:right w:val="none" w:sz="0" w:space="0" w:color="auto"/>
      </w:divBdr>
    </w:div>
    <w:div w:id="1483308304">
      <w:marLeft w:val="0"/>
      <w:marRight w:val="0"/>
      <w:marTop w:val="0"/>
      <w:marBottom w:val="0"/>
      <w:divBdr>
        <w:top w:val="none" w:sz="0" w:space="0" w:color="auto"/>
        <w:left w:val="none" w:sz="0" w:space="0" w:color="auto"/>
        <w:bottom w:val="none" w:sz="0" w:space="0" w:color="auto"/>
        <w:right w:val="none" w:sz="0" w:space="0" w:color="auto"/>
      </w:divBdr>
    </w:div>
    <w:div w:id="1483349869">
      <w:marLeft w:val="0"/>
      <w:marRight w:val="0"/>
      <w:marTop w:val="0"/>
      <w:marBottom w:val="0"/>
      <w:divBdr>
        <w:top w:val="none" w:sz="0" w:space="0" w:color="auto"/>
        <w:left w:val="none" w:sz="0" w:space="0" w:color="auto"/>
        <w:bottom w:val="none" w:sz="0" w:space="0" w:color="auto"/>
        <w:right w:val="none" w:sz="0" w:space="0" w:color="auto"/>
      </w:divBdr>
    </w:div>
    <w:div w:id="1483548734">
      <w:marLeft w:val="0"/>
      <w:marRight w:val="0"/>
      <w:marTop w:val="0"/>
      <w:marBottom w:val="0"/>
      <w:divBdr>
        <w:top w:val="none" w:sz="0" w:space="0" w:color="auto"/>
        <w:left w:val="none" w:sz="0" w:space="0" w:color="auto"/>
        <w:bottom w:val="none" w:sz="0" w:space="0" w:color="auto"/>
        <w:right w:val="none" w:sz="0" w:space="0" w:color="auto"/>
      </w:divBdr>
    </w:div>
    <w:div w:id="1483620500">
      <w:marLeft w:val="0"/>
      <w:marRight w:val="0"/>
      <w:marTop w:val="0"/>
      <w:marBottom w:val="0"/>
      <w:divBdr>
        <w:top w:val="none" w:sz="0" w:space="0" w:color="auto"/>
        <w:left w:val="none" w:sz="0" w:space="0" w:color="auto"/>
        <w:bottom w:val="none" w:sz="0" w:space="0" w:color="auto"/>
        <w:right w:val="none" w:sz="0" w:space="0" w:color="auto"/>
      </w:divBdr>
    </w:div>
    <w:div w:id="1483696364">
      <w:marLeft w:val="0"/>
      <w:marRight w:val="0"/>
      <w:marTop w:val="0"/>
      <w:marBottom w:val="0"/>
      <w:divBdr>
        <w:top w:val="none" w:sz="0" w:space="0" w:color="auto"/>
        <w:left w:val="none" w:sz="0" w:space="0" w:color="auto"/>
        <w:bottom w:val="none" w:sz="0" w:space="0" w:color="auto"/>
        <w:right w:val="none" w:sz="0" w:space="0" w:color="auto"/>
      </w:divBdr>
    </w:div>
    <w:div w:id="1483697523">
      <w:marLeft w:val="0"/>
      <w:marRight w:val="0"/>
      <w:marTop w:val="0"/>
      <w:marBottom w:val="0"/>
      <w:divBdr>
        <w:top w:val="none" w:sz="0" w:space="0" w:color="auto"/>
        <w:left w:val="none" w:sz="0" w:space="0" w:color="auto"/>
        <w:bottom w:val="none" w:sz="0" w:space="0" w:color="auto"/>
        <w:right w:val="none" w:sz="0" w:space="0" w:color="auto"/>
      </w:divBdr>
    </w:div>
    <w:div w:id="1483736326">
      <w:marLeft w:val="0"/>
      <w:marRight w:val="0"/>
      <w:marTop w:val="0"/>
      <w:marBottom w:val="0"/>
      <w:divBdr>
        <w:top w:val="none" w:sz="0" w:space="0" w:color="auto"/>
        <w:left w:val="none" w:sz="0" w:space="0" w:color="auto"/>
        <w:bottom w:val="none" w:sz="0" w:space="0" w:color="auto"/>
        <w:right w:val="none" w:sz="0" w:space="0" w:color="auto"/>
      </w:divBdr>
    </w:div>
    <w:div w:id="1483737587">
      <w:marLeft w:val="0"/>
      <w:marRight w:val="0"/>
      <w:marTop w:val="0"/>
      <w:marBottom w:val="0"/>
      <w:divBdr>
        <w:top w:val="none" w:sz="0" w:space="0" w:color="auto"/>
        <w:left w:val="none" w:sz="0" w:space="0" w:color="auto"/>
        <w:bottom w:val="none" w:sz="0" w:space="0" w:color="auto"/>
        <w:right w:val="none" w:sz="0" w:space="0" w:color="auto"/>
      </w:divBdr>
    </w:div>
    <w:div w:id="1483808508">
      <w:marLeft w:val="0"/>
      <w:marRight w:val="0"/>
      <w:marTop w:val="0"/>
      <w:marBottom w:val="0"/>
      <w:divBdr>
        <w:top w:val="none" w:sz="0" w:space="0" w:color="auto"/>
        <w:left w:val="none" w:sz="0" w:space="0" w:color="auto"/>
        <w:bottom w:val="none" w:sz="0" w:space="0" w:color="auto"/>
        <w:right w:val="none" w:sz="0" w:space="0" w:color="auto"/>
      </w:divBdr>
    </w:div>
    <w:div w:id="1483886024">
      <w:marLeft w:val="0"/>
      <w:marRight w:val="0"/>
      <w:marTop w:val="0"/>
      <w:marBottom w:val="0"/>
      <w:divBdr>
        <w:top w:val="none" w:sz="0" w:space="0" w:color="auto"/>
        <w:left w:val="none" w:sz="0" w:space="0" w:color="auto"/>
        <w:bottom w:val="none" w:sz="0" w:space="0" w:color="auto"/>
        <w:right w:val="none" w:sz="0" w:space="0" w:color="auto"/>
      </w:divBdr>
    </w:div>
    <w:div w:id="1483934487">
      <w:marLeft w:val="0"/>
      <w:marRight w:val="0"/>
      <w:marTop w:val="0"/>
      <w:marBottom w:val="0"/>
      <w:divBdr>
        <w:top w:val="none" w:sz="0" w:space="0" w:color="auto"/>
        <w:left w:val="none" w:sz="0" w:space="0" w:color="auto"/>
        <w:bottom w:val="none" w:sz="0" w:space="0" w:color="auto"/>
        <w:right w:val="none" w:sz="0" w:space="0" w:color="auto"/>
      </w:divBdr>
    </w:div>
    <w:div w:id="1483959373">
      <w:marLeft w:val="0"/>
      <w:marRight w:val="0"/>
      <w:marTop w:val="0"/>
      <w:marBottom w:val="0"/>
      <w:divBdr>
        <w:top w:val="none" w:sz="0" w:space="0" w:color="auto"/>
        <w:left w:val="none" w:sz="0" w:space="0" w:color="auto"/>
        <w:bottom w:val="none" w:sz="0" w:space="0" w:color="auto"/>
        <w:right w:val="none" w:sz="0" w:space="0" w:color="auto"/>
      </w:divBdr>
    </w:div>
    <w:div w:id="1484002289">
      <w:marLeft w:val="0"/>
      <w:marRight w:val="0"/>
      <w:marTop w:val="0"/>
      <w:marBottom w:val="0"/>
      <w:divBdr>
        <w:top w:val="none" w:sz="0" w:space="0" w:color="auto"/>
        <w:left w:val="none" w:sz="0" w:space="0" w:color="auto"/>
        <w:bottom w:val="none" w:sz="0" w:space="0" w:color="auto"/>
        <w:right w:val="none" w:sz="0" w:space="0" w:color="auto"/>
      </w:divBdr>
    </w:div>
    <w:div w:id="1484203638">
      <w:marLeft w:val="0"/>
      <w:marRight w:val="0"/>
      <w:marTop w:val="0"/>
      <w:marBottom w:val="0"/>
      <w:divBdr>
        <w:top w:val="none" w:sz="0" w:space="0" w:color="auto"/>
        <w:left w:val="none" w:sz="0" w:space="0" w:color="auto"/>
        <w:bottom w:val="none" w:sz="0" w:space="0" w:color="auto"/>
        <w:right w:val="none" w:sz="0" w:space="0" w:color="auto"/>
      </w:divBdr>
    </w:div>
    <w:div w:id="1484275521">
      <w:marLeft w:val="0"/>
      <w:marRight w:val="0"/>
      <w:marTop w:val="0"/>
      <w:marBottom w:val="0"/>
      <w:divBdr>
        <w:top w:val="none" w:sz="0" w:space="0" w:color="auto"/>
        <w:left w:val="none" w:sz="0" w:space="0" w:color="auto"/>
        <w:bottom w:val="none" w:sz="0" w:space="0" w:color="auto"/>
        <w:right w:val="none" w:sz="0" w:space="0" w:color="auto"/>
      </w:divBdr>
    </w:div>
    <w:div w:id="1484350999">
      <w:marLeft w:val="0"/>
      <w:marRight w:val="0"/>
      <w:marTop w:val="0"/>
      <w:marBottom w:val="0"/>
      <w:divBdr>
        <w:top w:val="none" w:sz="0" w:space="0" w:color="auto"/>
        <w:left w:val="none" w:sz="0" w:space="0" w:color="auto"/>
        <w:bottom w:val="none" w:sz="0" w:space="0" w:color="auto"/>
        <w:right w:val="none" w:sz="0" w:space="0" w:color="auto"/>
      </w:divBdr>
    </w:div>
    <w:div w:id="1484391545">
      <w:marLeft w:val="0"/>
      <w:marRight w:val="0"/>
      <w:marTop w:val="0"/>
      <w:marBottom w:val="0"/>
      <w:divBdr>
        <w:top w:val="none" w:sz="0" w:space="0" w:color="auto"/>
        <w:left w:val="none" w:sz="0" w:space="0" w:color="auto"/>
        <w:bottom w:val="none" w:sz="0" w:space="0" w:color="auto"/>
        <w:right w:val="none" w:sz="0" w:space="0" w:color="auto"/>
      </w:divBdr>
    </w:div>
    <w:div w:id="1484540278">
      <w:marLeft w:val="0"/>
      <w:marRight w:val="0"/>
      <w:marTop w:val="0"/>
      <w:marBottom w:val="0"/>
      <w:divBdr>
        <w:top w:val="none" w:sz="0" w:space="0" w:color="auto"/>
        <w:left w:val="none" w:sz="0" w:space="0" w:color="auto"/>
        <w:bottom w:val="none" w:sz="0" w:space="0" w:color="auto"/>
        <w:right w:val="none" w:sz="0" w:space="0" w:color="auto"/>
      </w:divBdr>
    </w:div>
    <w:div w:id="1484545502">
      <w:marLeft w:val="0"/>
      <w:marRight w:val="0"/>
      <w:marTop w:val="0"/>
      <w:marBottom w:val="0"/>
      <w:divBdr>
        <w:top w:val="none" w:sz="0" w:space="0" w:color="auto"/>
        <w:left w:val="none" w:sz="0" w:space="0" w:color="auto"/>
        <w:bottom w:val="none" w:sz="0" w:space="0" w:color="auto"/>
        <w:right w:val="none" w:sz="0" w:space="0" w:color="auto"/>
      </w:divBdr>
    </w:div>
    <w:div w:id="1484617435">
      <w:marLeft w:val="0"/>
      <w:marRight w:val="0"/>
      <w:marTop w:val="0"/>
      <w:marBottom w:val="0"/>
      <w:divBdr>
        <w:top w:val="none" w:sz="0" w:space="0" w:color="auto"/>
        <w:left w:val="none" w:sz="0" w:space="0" w:color="auto"/>
        <w:bottom w:val="none" w:sz="0" w:space="0" w:color="auto"/>
        <w:right w:val="none" w:sz="0" w:space="0" w:color="auto"/>
      </w:divBdr>
    </w:div>
    <w:div w:id="1484657045">
      <w:marLeft w:val="0"/>
      <w:marRight w:val="0"/>
      <w:marTop w:val="0"/>
      <w:marBottom w:val="0"/>
      <w:divBdr>
        <w:top w:val="none" w:sz="0" w:space="0" w:color="auto"/>
        <w:left w:val="none" w:sz="0" w:space="0" w:color="auto"/>
        <w:bottom w:val="none" w:sz="0" w:space="0" w:color="auto"/>
        <w:right w:val="none" w:sz="0" w:space="0" w:color="auto"/>
      </w:divBdr>
    </w:div>
    <w:div w:id="1484657869">
      <w:marLeft w:val="0"/>
      <w:marRight w:val="0"/>
      <w:marTop w:val="0"/>
      <w:marBottom w:val="0"/>
      <w:divBdr>
        <w:top w:val="none" w:sz="0" w:space="0" w:color="auto"/>
        <w:left w:val="none" w:sz="0" w:space="0" w:color="auto"/>
        <w:bottom w:val="none" w:sz="0" w:space="0" w:color="auto"/>
        <w:right w:val="none" w:sz="0" w:space="0" w:color="auto"/>
      </w:divBdr>
    </w:div>
    <w:div w:id="1484664445">
      <w:marLeft w:val="0"/>
      <w:marRight w:val="0"/>
      <w:marTop w:val="0"/>
      <w:marBottom w:val="0"/>
      <w:divBdr>
        <w:top w:val="none" w:sz="0" w:space="0" w:color="auto"/>
        <w:left w:val="none" w:sz="0" w:space="0" w:color="auto"/>
        <w:bottom w:val="none" w:sz="0" w:space="0" w:color="auto"/>
        <w:right w:val="none" w:sz="0" w:space="0" w:color="auto"/>
      </w:divBdr>
    </w:div>
    <w:div w:id="1484813699">
      <w:marLeft w:val="0"/>
      <w:marRight w:val="0"/>
      <w:marTop w:val="0"/>
      <w:marBottom w:val="0"/>
      <w:divBdr>
        <w:top w:val="none" w:sz="0" w:space="0" w:color="auto"/>
        <w:left w:val="none" w:sz="0" w:space="0" w:color="auto"/>
        <w:bottom w:val="none" w:sz="0" w:space="0" w:color="auto"/>
        <w:right w:val="none" w:sz="0" w:space="0" w:color="auto"/>
      </w:divBdr>
    </w:div>
    <w:div w:id="1484814363">
      <w:marLeft w:val="0"/>
      <w:marRight w:val="0"/>
      <w:marTop w:val="0"/>
      <w:marBottom w:val="0"/>
      <w:divBdr>
        <w:top w:val="none" w:sz="0" w:space="0" w:color="auto"/>
        <w:left w:val="none" w:sz="0" w:space="0" w:color="auto"/>
        <w:bottom w:val="none" w:sz="0" w:space="0" w:color="auto"/>
        <w:right w:val="none" w:sz="0" w:space="0" w:color="auto"/>
      </w:divBdr>
    </w:div>
    <w:div w:id="1485006083">
      <w:marLeft w:val="0"/>
      <w:marRight w:val="0"/>
      <w:marTop w:val="0"/>
      <w:marBottom w:val="0"/>
      <w:divBdr>
        <w:top w:val="none" w:sz="0" w:space="0" w:color="auto"/>
        <w:left w:val="none" w:sz="0" w:space="0" w:color="auto"/>
        <w:bottom w:val="none" w:sz="0" w:space="0" w:color="auto"/>
        <w:right w:val="none" w:sz="0" w:space="0" w:color="auto"/>
      </w:divBdr>
    </w:div>
    <w:div w:id="1485007574">
      <w:marLeft w:val="0"/>
      <w:marRight w:val="0"/>
      <w:marTop w:val="0"/>
      <w:marBottom w:val="0"/>
      <w:divBdr>
        <w:top w:val="none" w:sz="0" w:space="0" w:color="auto"/>
        <w:left w:val="none" w:sz="0" w:space="0" w:color="auto"/>
        <w:bottom w:val="none" w:sz="0" w:space="0" w:color="auto"/>
        <w:right w:val="none" w:sz="0" w:space="0" w:color="auto"/>
      </w:divBdr>
    </w:div>
    <w:div w:id="1485045792">
      <w:marLeft w:val="0"/>
      <w:marRight w:val="0"/>
      <w:marTop w:val="0"/>
      <w:marBottom w:val="0"/>
      <w:divBdr>
        <w:top w:val="none" w:sz="0" w:space="0" w:color="auto"/>
        <w:left w:val="none" w:sz="0" w:space="0" w:color="auto"/>
        <w:bottom w:val="none" w:sz="0" w:space="0" w:color="auto"/>
        <w:right w:val="none" w:sz="0" w:space="0" w:color="auto"/>
      </w:divBdr>
    </w:div>
    <w:div w:id="1485046766">
      <w:marLeft w:val="0"/>
      <w:marRight w:val="0"/>
      <w:marTop w:val="0"/>
      <w:marBottom w:val="0"/>
      <w:divBdr>
        <w:top w:val="none" w:sz="0" w:space="0" w:color="auto"/>
        <w:left w:val="none" w:sz="0" w:space="0" w:color="auto"/>
        <w:bottom w:val="none" w:sz="0" w:space="0" w:color="auto"/>
        <w:right w:val="none" w:sz="0" w:space="0" w:color="auto"/>
      </w:divBdr>
    </w:div>
    <w:div w:id="1485078440">
      <w:marLeft w:val="0"/>
      <w:marRight w:val="0"/>
      <w:marTop w:val="0"/>
      <w:marBottom w:val="0"/>
      <w:divBdr>
        <w:top w:val="none" w:sz="0" w:space="0" w:color="auto"/>
        <w:left w:val="none" w:sz="0" w:space="0" w:color="auto"/>
        <w:bottom w:val="none" w:sz="0" w:space="0" w:color="auto"/>
        <w:right w:val="none" w:sz="0" w:space="0" w:color="auto"/>
      </w:divBdr>
    </w:div>
    <w:div w:id="1485118787">
      <w:marLeft w:val="0"/>
      <w:marRight w:val="0"/>
      <w:marTop w:val="0"/>
      <w:marBottom w:val="0"/>
      <w:divBdr>
        <w:top w:val="none" w:sz="0" w:space="0" w:color="auto"/>
        <w:left w:val="none" w:sz="0" w:space="0" w:color="auto"/>
        <w:bottom w:val="none" w:sz="0" w:space="0" w:color="auto"/>
        <w:right w:val="none" w:sz="0" w:space="0" w:color="auto"/>
      </w:divBdr>
    </w:div>
    <w:div w:id="1485126575">
      <w:marLeft w:val="480"/>
      <w:marRight w:val="0"/>
      <w:marTop w:val="0"/>
      <w:marBottom w:val="0"/>
      <w:divBdr>
        <w:top w:val="none" w:sz="0" w:space="0" w:color="auto"/>
        <w:left w:val="none" w:sz="0" w:space="0" w:color="auto"/>
        <w:bottom w:val="none" w:sz="0" w:space="0" w:color="auto"/>
        <w:right w:val="none" w:sz="0" w:space="0" w:color="auto"/>
      </w:divBdr>
    </w:div>
    <w:div w:id="1485202129">
      <w:bodyDiv w:val="1"/>
      <w:marLeft w:val="0"/>
      <w:marRight w:val="0"/>
      <w:marTop w:val="0"/>
      <w:marBottom w:val="0"/>
      <w:divBdr>
        <w:top w:val="none" w:sz="0" w:space="0" w:color="auto"/>
        <w:left w:val="none" w:sz="0" w:space="0" w:color="auto"/>
        <w:bottom w:val="none" w:sz="0" w:space="0" w:color="auto"/>
        <w:right w:val="none" w:sz="0" w:space="0" w:color="auto"/>
      </w:divBdr>
    </w:div>
    <w:div w:id="1485313689">
      <w:marLeft w:val="0"/>
      <w:marRight w:val="0"/>
      <w:marTop w:val="0"/>
      <w:marBottom w:val="0"/>
      <w:divBdr>
        <w:top w:val="none" w:sz="0" w:space="0" w:color="auto"/>
        <w:left w:val="none" w:sz="0" w:space="0" w:color="auto"/>
        <w:bottom w:val="none" w:sz="0" w:space="0" w:color="auto"/>
        <w:right w:val="none" w:sz="0" w:space="0" w:color="auto"/>
      </w:divBdr>
    </w:div>
    <w:div w:id="1485316913">
      <w:marLeft w:val="0"/>
      <w:marRight w:val="0"/>
      <w:marTop w:val="0"/>
      <w:marBottom w:val="0"/>
      <w:divBdr>
        <w:top w:val="none" w:sz="0" w:space="0" w:color="auto"/>
        <w:left w:val="none" w:sz="0" w:space="0" w:color="auto"/>
        <w:bottom w:val="none" w:sz="0" w:space="0" w:color="auto"/>
        <w:right w:val="none" w:sz="0" w:space="0" w:color="auto"/>
      </w:divBdr>
    </w:div>
    <w:div w:id="1485387308">
      <w:marLeft w:val="0"/>
      <w:marRight w:val="0"/>
      <w:marTop w:val="0"/>
      <w:marBottom w:val="0"/>
      <w:divBdr>
        <w:top w:val="none" w:sz="0" w:space="0" w:color="auto"/>
        <w:left w:val="none" w:sz="0" w:space="0" w:color="auto"/>
        <w:bottom w:val="none" w:sz="0" w:space="0" w:color="auto"/>
        <w:right w:val="none" w:sz="0" w:space="0" w:color="auto"/>
      </w:divBdr>
    </w:div>
    <w:div w:id="1485388192">
      <w:marLeft w:val="0"/>
      <w:marRight w:val="0"/>
      <w:marTop w:val="0"/>
      <w:marBottom w:val="0"/>
      <w:divBdr>
        <w:top w:val="none" w:sz="0" w:space="0" w:color="auto"/>
        <w:left w:val="none" w:sz="0" w:space="0" w:color="auto"/>
        <w:bottom w:val="none" w:sz="0" w:space="0" w:color="auto"/>
        <w:right w:val="none" w:sz="0" w:space="0" w:color="auto"/>
      </w:divBdr>
    </w:div>
    <w:div w:id="1485468565">
      <w:marLeft w:val="0"/>
      <w:marRight w:val="0"/>
      <w:marTop w:val="0"/>
      <w:marBottom w:val="0"/>
      <w:divBdr>
        <w:top w:val="none" w:sz="0" w:space="0" w:color="auto"/>
        <w:left w:val="none" w:sz="0" w:space="0" w:color="auto"/>
        <w:bottom w:val="none" w:sz="0" w:space="0" w:color="auto"/>
        <w:right w:val="none" w:sz="0" w:space="0" w:color="auto"/>
      </w:divBdr>
    </w:div>
    <w:div w:id="1485506175">
      <w:marLeft w:val="0"/>
      <w:marRight w:val="0"/>
      <w:marTop w:val="0"/>
      <w:marBottom w:val="0"/>
      <w:divBdr>
        <w:top w:val="none" w:sz="0" w:space="0" w:color="auto"/>
        <w:left w:val="none" w:sz="0" w:space="0" w:color="auto"/>
        <w:bottom w:val="none" w:sz="0" w:space="0" w:color="auto"/>
        <w:right w:val="none" w:sz="0" w:space="0" w:color="auto"/>
      </w:divBdr>
    </w:div>
    <w:div w:id="1485587470">
      <w:marLeft w:val="0"/>
      <w:marRight w:val="0"/>
      <w:marTop w:val="0"/>
      <w:marBottom w:val="0"/>
      <w:divBdr>
        <w:top w:val="none" w:sz="0" w:space="0" w:color="auto"/>
        <w:left w:val="none" w:sz="0" w:space="0" w:color="auto"/>
        <w:bottom w:val="none" w:sz="0" w:space="0" w:color="auto"/>
        <w:right w:val="none" w:sz="0" w:space="0" w:color="auto"/>
      </w:divBdr>
    </w:div>
    <w:div w:id="1485588667">
      <w:marLeft w:val="0"/>
      <w:marRight w:val="0"/>
      <w:marTop w:val="0"/>
      <w:marBottom w:val="0"/>
      <w:divBdr>
        <w:top w:val="none" w:sz="0" w:space="0" w:color="auto"/>
        <w:left w:val="none" w:sz="0" w:space="0" w:color="auto"/>
        <w:bottom w:val="none" w:sz="0" w:space="0" w:color="auto"/>
        <w:right w:val="none" w:sz="0" w:space="0" w:color="auto"/>
      </w:divBdr>
    </w:div>
    <w:div w:id="1485705462">
      <w:marLeft w:val="0"/>
      <w:marRight w:val="0"/>
      <w:marTop w:val="0"/>
      <w:marBottom w:val="0"/>
      <w:divBdr>
        <w:top w:val="none" w:sz="0" w:space="0" w:color="auto"/>
        <w:left w:val="none" w:sz="0" w:space="0" w:color="auto"/>
        <w:bottom w:val="none" w:sz="0" w:space="0" w:color="auto"/>
        <w:right w:val="none" w:sz="0" w:space="0" w:color="auto"/>
      </w:divBdr>
    </w:div>
    <w:div w:id="1485706119">
      <w:marLeft w:val="0"/>
      <w:marRight w:val="0"/>
      <w:marTop w:val="0"/>
      <w:marBottom w:val="0"/>
      <w:divBdr>
        <w:top w:val="none" w:sz="0" w:space="0" w:color="auto"/>
        <w:left w:val="none" w:sz="0" w:space="0" w:color="auto"/>
        <w:bottom w:val="none" w:sz="0" w:space="0" w:color="auto"/>
        <w:right w:val="none" w:sz="0" w:space="0" w:color="auto"/>
      </w:divBdr>
    </w:div>
    <w:div w:id="1485707986">
      <w:marLeft w:val="0"/>
      <w:marRight w:val="0"/>
      <w:marTop w:val="0"/>
      <w:marBottom w:val="0"/>
      <w:divBdr>
        <w:top w:val="none" w:sz="0" w:space="0" w:color="auto"/>
        <w:left w:val="none" w:sz="0" w:space="0" w:color="auto"/>
        <w:bottom w:val="none" w:sz="0" w:space="0" w:color="auto"/>
        <w:right w:val="none" w:sz="0" w:space="0" w:color="auto"/>
      </w:divBdr>
    </w:div>
    <w:div w:id="1485733823">
      <w:marLeft w:val="0"/>
      <w:marRight w:val="0"/>
      <w:marTop w:val="0"/>
      <w:marBottom w:val="0"/>
      <w:divBdr>
        <w:top w:val="none" w:sz="0" w:space="0" w:color="auto"/>
        <w:left w:val="none" w:sz="0" w:space="0" w:color="auto"/>
        <w:bottom w:val="none" w:sz="0" w:space="0" w:color="auto"/>
        <w:right w:val="none" w:sz="0" w:space="0" w:color="auto"/>
      </w:divBdr>
    </w:div>
    <w:div w:id="1485857407">
      <w:marLeft w:val="0"/>
      <w:marRight w:val="0"/>
      <w:marTop w:val="0"/>
      <w:marBottom w:val="0"/>
      <w:divBdr>
        <w:top w:val="none" w:sz="0" w:space="0" w:color="auto"/>
        <w:left w:val="none" w:sz="0" w:space="0" w:color="auto"/>
        <w:bottom w:val="none" w:sz="0" w:space="0" w:color="auto"/>
        <w:right w:val="none" w:sz="0" w:space="0" w:color="auto"/>
      </w:divBdr>
    </w:div>
    <w:div w:id="1485858552">
      <w:marLeft w:val="0"/>
      <w:marRight w:val="0"/>
      <w:marTop w:val="0"/>
      <w:marBottom w:val="0"/>
      <w:divBdr>
        <w:top w:val="none" w:sz="0" w:space="0" w:color="auto"/>
        <w:left w:val="none" w:sz="0" w:space="0" w:color="auto"/>
        <w:bottom w:val="none" w:sz="0" w:space="0" w:color="auto"/>
        <w:right w:val="none" w:sz="0" w:space="0" w:color="auto"/>
      </w:divBdr>
    </w:div>
    <w:div w:id="1485899779">
      <w:marLeft w:val="0"/>
      <w:marRight w:val="0"/>
      <w:marTop w:val="0"/>
      <w:marBottom w:val="0"/>
      <w:divBdr>
        <w:top w:val="none" w:sz="0" w:space="0" w:color="auto"/>
        <w:left w:val="none" w:sz="0" w:space="0" w:color="auto"/>
        <w:bottom w:val="none" w:sz="0" w:space="0" w:color="auto"/>
        <w:right w:val="none" w:sz="0" w:space="0" w:color="auto"/>
      </w:divBdr>
    </w:div>
    <w:div w:id="1485970254">
      <w:marLeft w:val="0"/>
      <w:marRight w:val="0"/>
      <w:marTop w:val="0"/>
      <w:marBottom w:val="0"/>
      <w:divBdr>
        <w:top w:val="none" w:sz="0" w:space="0" w:color="auto"/>
        <w:left w:val="none" w:sz="0" w:space="0" w:color="auto"/>
        <w:bottom w:val="none" w:sz="0" w:space="0" w:color="auto"/>
        <w:right w:val="none" w:sz="0" w:space="0" w:color="auto"/>
      </w:divBdr>
    </w:div>
    <w:div w:id="1485973892">
      <w:marLeft w:val="0"/>
      <w:marRight w:val="0"/>
      <w:marTop w:val="0"/>
      <w:marBottom w:val="0"/>
      <w:divBdr>
        <w:top w:val="none" w:sz="0" w:space="0" w:color="auto"/>
        <w:left w:val="none" w:sz="0" w:space="0" w:color="auto"/>
        <w:bottom w:val="none" w:sz="0" w:space="0" w:color="auto"/>
        <w:right w:val="none" w:sz="0" w:space="0" w:color="auto"/>
      </w:divBdr>
    </w:div>
    <w:div w:id="1486123483">
      <w:marLeft w:val="0"/>
      <w:marRight w:val="0"/>
      <w:marTop w:val="0"/>
      <w:marBottom w:val="0"/>
      <w:divBdr>
        <w:top w:val="none" w:sz="0" w:space="0" w:color="auto"/>
        <w:left w:val="none" w:sz="0" w:space="0" w:color="auto"/>
        <w:bottom w:val="none" w:sz="0" w:space="0" w:color="auto"/>
        <w:right w:val="none" w:sz="0" w:space="0" w:color="auto"/>
      </w:divBdr>
    </w:div>
    <w:div w:id="1486243849">
      <w:marLeft w:val="0"/>
      <w:marRight w:val="0"/>
      <w:marTop w:val="0"/>
      <w:marBottom w:val="0"/>
      <w:divBdr>
        <w:top w:val="none" w:sz="0" w:space="0" w:color="auto"/>
        <w:left w:val="none" w:sz="0" w:space="0" w:color="auto"/>
        <w:bottom w:val="none" w:sz="0" w:space="0" w:color="auto"/>
        <w:right w:val="none" w:sz="0" w:space="0" w:color="auto"/>
      </w:divBdr>
    </w:div>
    <w:div w:id="1486311241">
      <w:marLeft w:val="0"/>
      <w:marRight w:val="0"/>
      <w:marTop w:val="0"/>
      <w:marBottom w:val="0"/>
      <w:divBdr>
        <w:top w:val="none" w:sz="0" w:space="0" w:color="auto"/>
        <w:left w:val="none" w:sz="0" w:space="0" w:color="auto"/>
        <w:bottom w:val="none" w:sz="0" w:space="0" w:color="auto"/>
        <w:right w:val="none" w:sz="0" w:space="0" w:color="auto"/>
      </w:divBdr>
    </w:div>
    <w:div w:id="1486311786">
      <w:marLeft w:val="0"/>
      <w:marRight w:val="0"/>
      <w:marTop w:val="0"/>
      <w:marBottom w:val="0"/>
      <w:divBdr>
        <w:top w:val="none" w:sz="0" w:space="0" w:color="auto"/>
        <w:left w:val="none" w:sz="0" w:space="0" w:color="auto"/>
        <w:bottom w:val="none" w:sz="0" w:space="0" w:color="auto"/>
        <w:right w:val="none" w:sz="0" w:space="0" w:color="auto"/>
      </w:divBdr>
    </w:div>
    <w:div w:id="1486434465">
      <w:marLeft w:val="0"/>
      <w:marRight w:val="0"/>
      <w:marTop w:val="0"/>
      <w:marBottom w:val="0"/>
      <w:divBdr>
        <w:top w:val="none" w:sz="0" w:space="0" w:color="auto"/>
        <w:left w:val="none" w:sz="0" w:space="0" w:color="auto"/>
        <w:bottom w:val="none" w:sz="0" w:space="0" w:color="auto"/>
        <w:right w:val="none" w:sz="0" w:space="0" w:color="auto"/>
      </w:divBdr>
    </w:div>
    <w:div w:id="1486505082">
      <w:marLeft w:val="0"/>
      <w:marRight w:val="0"/>
      <w:marTop w:val="0"/>
      <w:marBottom w:val="0"/>
      <w:divBdr>
        <w:top w:val="none" w:sz="0" w:space="0" w:color="auto"/>
        <w:left w:val="none" w:sz="0" w:space="0" w:color="auto"/>
        <w:bottom w:val="none" w:sz="0" w:space="0" w:color="auto"/>
        <w:right w:val="none" w:sz="0" w:space="0" w:color="auto"/>
      </w:divBdr>
    </w:div>
    <w:div w:id="1486512142">
      <w:marLeft w:val="0"/>
      <w:marRight w:val="0"/>
      <w:marTop w:val="0"/>
      <w:marBottom w:val="0"/>
      <w:divBdr>
        <w:top w:val="none" w:sz="0" w:space="0" w:color="auto"/>
        <w:left w:val="none" w:sz="0" w:space="0" w:color="auto"/>
        <w:bottom w:val="none" w:sz="0" w:space="0" w:color="auto"/>
        <w:right w:val="none" w:sz="0" w:space="0" w:color="auto"/>
      </w:divBdr>
    </w:div>
    <w:div w:id="1486626155">
      <w:marLeft w:val="0"/>
      <w:marRight w:val="0"/>
      <w:marTop w:val="0"/>
      <w:marBottom w:val="0"/>
      <w:divBdr>
        <w:top w:val="none" w:sz="0" w:space="0" w:color="auto"/>
        <w:left w:val="none" w:sz="0" w:space="0" w:color="auto"/>
        <w:bottom w:val="none" w:sz="0" w:space="0" w:color="auto"/>
        <w:right w:val="none" w:sz="0" w:space="0" w:color="auto"/>
      </w:divBdr>
    </w:div>
    <w:div w:id="1486701359">
      <w:marLeft w:val="0"/>
      <w:marRight w:val="0"/>
      <w:marTop w:val="0"/>
      <w:marBottom w:val="0"/>
      <w:divBdr>
        <w:top w:val="none" w:sz="0" w:space="0" w:color="auto"/>
        <w:left w:val="none" w:sz="0" w:space="0" w:color="auto"/>
        <w:bottom w:val="none" w:sz="0" w:space="0" w:color="auto"/>
        <w:right w:val="none" w:sz="0" w:space="0" w:color="auto"/>
      </w:divBdr>
    </w:div>
    <w:div w:id="1486705267">
      <w:marLeft w:val="0"/>
      <w:marRight w:val="0"/>
      <w:marTop w:val="0"/>
      <w:marBottom w:val="0"/>
      <w:divBdr>
        <w:top w:val="none" w:sz="0" w:space="0" w:color="auto"/>
        <w:left w:val="none" w:sz="0" w:space="0" w:color="auto"/>
        <w:bottom w:val="none" w:sz="0" w:space="0" w:color="auto"/>
        <w:right w:val="none" w:sz="0" w:space="0" w:color="auto"/>
      </w:divBdr>
    </w:div>
    <w:div w:id="1486749915">
      <w:bodyDiv w:val="1"/>
      <w:marLeft w:val="0"/>
      <w:marRight w:val="0"/>
      <w:marTop w:val="0"/>
      <w:marBottom w:val="0"/>
      <w:divBdr>
        <w:top w:val="none" w:sz="0" w:space="0" w:color="auto"/>
        <w:left w:val="none" w:sz="0" w:space="0" w:color="auto"/>
        <w:bottom w:val="none" w:sz="0" w:space="0" w:color="auto"/>
        <w:right w:val="none" w:sz="0" w:space="0" w:color="auto"/>
      </w:divBdr>
    </w:div>
    <w:div w:id="1486777977">
      <w:bodyDiv w:val="1"/>
      <w:marLeft w:val="0"/>
      <w:marRight w:val="0"/>
      <w:marTop w:val="0"/>
      <w:marBottom w:val="0"/>
      <w:divBdr>
        <w:top w:val="none" w:sz="0" w:space="0" w:color="auto"/>
        <w:left w:val="none" w:sz="0" w:space="0" w:color="auto"/>
        <w:bottom w:val="none" w:sz="0" w:space="0" w:color="auto"/>
        <w:right w:val="none" w:sz="0" w:space="0" w:color="auto"/>
      </w:divBdr>
    </w:div>
    <w:div w:id="1486781669">
      <w:marLeft w:val="0"/>
      <w:marRight w:val="0"/>
      <w:marTop w:val="0"/>
      <w:marBottom w:val="0"/>
      <w:divBdr>
        <w:top w:val="none" w:sz="0" w:space="0" w:color="auto"/>
        <w:left w:val="none" w:sz="0" w:space="0" w:color="auto"/>
        <w:bottom w:val="none" w:sz="0" w:space="0" w:color="auto"/>
        <w:right w:val="none" w:sz="0" w:space="0" w:color="auto"/>
      </w:divBdr>
    </w:div>
    <w:div w:id="1486970370">
      <w:marLeft w:val="0"/>
      <w:marRight w:val="0"/>
      <w:marTop w:val="0"/>
      <w:marBottom w:val="0"/>
      <w:divBdr>
        <w:top w:val="none" w:sz="0" w:space="0" w:color="auto"/>
        <w:left w:val="none" w:sz="0" w:space="0" w:color="auto"/>
        <w:bottom w:val="none" w:sz="0" w:space="0" w:color="auto"/>
        <w:right w:val="none" w:sz="0" w:space="0" w:color="auto"/>
      </w:divBdr>
    </w:div>
    <w:div w:id="1487084708">
      <w:marLeft w:val="0"/>
      <w:marRight w:val="0"/>
      <w:marTop w:val="0"/>
      <w:marBottom w:val="0"/>
      <w:divBdr>
        <w:top w:val="none" w:sz="0" w:space="0" w:color="auto"/>
        <w:left w:val="none" w:sz="0" w:space="0" w:color="auto"/>
        <w:bottom w:val="none" w:sz="0" w:space="0" w:color="auto"/>
        <w:right w:val="none" w:sz="0" w:space="0" w:color="auto"/>
      </w:divBdr>
    </w:div>
    <w:div w:id="1487086631">
      <w:marLeft w:val="0"/>
      <w:marRight w:val="0"/>
      <w:marTop w:val="0"/>
      <w:marBottom w:val="0"/>
      <w:divBdr>
        <w:top w:val="none" w:sz="0" w:space="0" w:color="auto"/>
        <w:left w:val="none" w:sz="0" w:space="0" w:color="auto"/>
        <w:bottom w:val="none" w:sz="0" w:space="0" w:color="auto"/>
        <w:right w:val="none" w:sz="0" w:space="0" w:color="auto"/>
      </w:divBdr>
    </w:div>
    <w:div w:id="1487092037">
      <w:marLeft w:val="0"/>
      <w:marRight w:val="0"/>
      <w:marTop w:val="0"/>
      <w:marBottom w:val="0"/>
      <w:divBdr>
        <w:top w:val="none" w:sz="0" w:space="0" w:color="auto"/>
        <w:left w:val="none" w:sz="0" w:space="0" w:color="auto"/>
        <w:bottom w:val="none" w:sz="0" w:space="0" w:color="auto"/>
        <w:right w:val="none" w:sz="0" w:space="0" w:color="auto"/>
      </w:divBdr>
    </w:div>
    <w:div w:id="1487356277">
      <w:marLeft w:val="0"/>
      <w:marRight w:val="0"/>
      <w:marTop w:val="0"/>
      <w:marBottom w:val="0"/>
      <w:divBdr>
        <w:top w:val="none" w:sz="0" w:space="0" w:color="auto"/>
        <w:left w:val="none" w:sz="0" w:space="0" w:color="auto"/>
        <w:bottom w:val="none" w:sz="0" w:space="0" w:color="auto"/>
        <w:right w:val="none" w:sz="0" w:space="0" w:color="auto"/>
      </w:divBdr>
    </w:div>
    <w:div w:id="1487356896">
      <w:marLeft w:val="0"/>
      <w:marRight w:val="0"/>
      <w:marTop w:val="0"/>
      <w:marBottom w:val="0"/>
      <w:divBdr>
        <w:top w:val="none" w:sz="0" w:space="0" w:color="auto"/>
        <w:left w:val="none" w:sz="0" w:space="0" w:color="auto"/>
        <w:bottom w:val="none" w:sz="0" w:space="0" w:color="auto"/>
        <w:right w:val="none" w:sz="0" w:space="0" w:color="auto"/>
      </w:divBdr>
    </w:div>
    <w:div w:id="1487359115">
      <w:marLeft w:val="0"/>
      <w:marRight w:val="0"/>
      <w:marTop w:val="0"/>
      <w:marBottom w:val="0"/>
      <w:divBdr>
        <w:top w:val="none" w:sz="0" w:space="0" w:color="auto"/>
        <w:left w:val="none" w:sz="0" w:space="0" w:color="auto"/>
        <w:bottom w:val="none" w:sz="0" w:space="0" w:color="auto"/>
        <w:right w:val="none" w:sz="0" w:space="0" w:color="auto"/>
      </w:divBdr>
    </w:div>
    <w:div w:id="1487478496">
      <w:bodyDiv w:val="1"/>
      <w:marLeft w:val="0"/>
      <w:marRight w:val="0"/>
      <w:marTop w:val="0"/>
      <w:marBottom w:val="0"/>
      <w:divBdr>
        <w:top w:val="none" w:sz="0" w:space="0" w:color="auto"/>
        <w:left w:val="none" w:sz="0" w:space="0" w:color="auto"/>
        <w:bottom w:val="none" w:sz="0" w:space="0" w:color="auto"/>
        <w:right w:val="none" w:sz="0" w:space="0" w:color="auto"/>
      </w:divBdr>
    </w:div>
    <w:div w:id="1487550309">
      <w:marLeft w:val="0"/>
      <w:marRight w:val="0"/>
      <w:marTop w:val="0"/>
      <w:marBottom w:val="0"/>
      <w:divBdr>
        <w:top w:val="none" w:sz="0" w:space="0" w:color="auto"/>
        <w:left w:val="none" w:sz="0" w:space="0" w:color="auto"/>
        <w:bottom w:val="none" w:sz="0" w:space="0" w:color="auto"/>
        <w:right w:val="none" w:sz="0" w:space="0" w:color="auto"/>
      </w:divBdr>
    </w:div>
    <w:div w:id="1487622851">
      <w:marLeft w:val="0"/>
      <w:marRight w:val="0"/>
      <w:marTop w:val="0"/>
      <w:marBottom w:val="0"/>
      <w:divBdr>
        <w:top w:val="none" w:sz="0" w:space="0" w:color="auto"/>
        <w:left w:val="none" w:sz="0" w:space="0" w:color="auto"/>
        <w:bottom w:val="none" w:sz="0" w:space="0" w:color="auto"/>
        <w:right w:val="none" w:sz="0" w:space="0" w:color="auto"/>
      </w:divBdr>
    </w:div>
    <w:div w:id="1487747265">
      <w:marLeft w:val="0"/>
      <w:marRight w:val="0"/>
      <w:marTop w:val="0"/>
      <w:marBottom w:val="0"/>
      <w:divBdr>
        <w:top w:val="none" w:sz="0" w:space="0" w:color="auto"/>
        <w:left w:val="none" w:sz="0" w:space="0" w:color="auto"/>
        <w:bottom w:val="none" w:sz="0" w:space="0" w:color="auto"/>
        <w:right w:val="none" w:sz="0" w:space="0" w:color="auto"/>
      </w:divBdr>
    </w:div>
    <w:div w:id="1487866402">
      <w:marLeft w:val="0"/>
      <w:marRight w:val="0"/>
      <w:marTop w:val="0"/>
      <w:marBottom w:val="0"/>
      <w:divBdr>
        <w:top w:val="none" w:sz="0" w:space="0" w:color="auto"/>
        <w:left w:val="none" w:sz="0" w:space="0" w:color="auto"/>
        <w:bottom w:val="none" w:sz="0" w:space="0" w:color="auto"/>
        <w:right w:val="none" w:sz="0" w:space="0" w:color="auto"/>
      </w:divBdr>
    </w:div>
    <w:div w:id="1487893525">
      <w:marLeft w:val="0"/>
      <w:marRight w:val="0"/>
      <w:marTop w:val="0"/>
      <w:marBottom w:val="0"/>
      <w:divBdr>
        <w:top w:val="none" w:sz="0" w:space="0" w:color="auto"/>
        <w:left w:val="none" w:sz="0" w:space="0" w:color="auto"/>
        <w:bottom w:val="none" w:sz="0" w:space="0" w:color="auto"/>
        <w:right w:val="none" w:sz="0" w:space="0" w:color="auto"/>
      </w:divBdr>
    </w:div>
    <w:div w:id="1487895582">
      <w:marLeft w:val="0"/>
      <w:marRight w:val="0"/>
      <w:marTop w:val="0"/>
      <w:marBottom w:val="0"/>
      <w:divBdr>
        <w:top w:val="none" w:sz="0" w:space="0" w:color="auto"/>
        <w:left w:val="none" w:sz="0" w:space="0" w:color="auto"/>
        <w:bottom w:val="none" w:sz="0" w:space="0" w:color="auto"/>
        <w:right w:val="none" w:sz="0" w:space="0" w:color="auto"/>
      </w:divBdr>
    </w:div>
    <w:div w:id="1487937703">
      <w:marLeft w:val="0"/>
      <w:marRight w:val="0"/>
      <w:marTop w:val="0"/>
      <w:marBottom w:val="0"/>
      <w:divBdr>
        <w:top w:val="none" w:sz="0" w:space="0" w:color="auto"/>
        <w:left w:val="none" w:sz="0" w:space="0" w:color="auto"/>
        <w:bottom w:val="none" w:sz="0" w:space="0" w:color="auto"/>
        <w:right w:val="none" w:sz="0" w:space="0" w:color="auto"/>
      </w:divBdr>
    </w:div>
    <w:div w:id="1488008827">
      <w:marLeft w:val="0"/>
      <w:marRight w:val="0"/>
      <w:marTop w:val="0"/>
      <w:marBottom w:val="0"/>
      <w:divBdr>
        <w:top w:val="none" w:sz="0" w:space="0" w:color="auto"/>
        <w:left w:val="none" w:sz="0" w:space="0" w:color="auto"/>
        <w:bottom w:val="none" w:sz="0" w:space="0" w:color="auto"/>
        <w:right w:val="none" w:sz="0" w:space="0" w:color="auto"/>
      </w:divBdr>
    </w:div>
    <w:div w:id="1488015073">
      <w:marLeft w:val="0"/>
      <w:marRight w:val="0"/>
      <w:marTop w:val="0"/>
      <w:marBottom w:val="0"/>
      <w:divBdr>
        <w:top w:val="none" w:sz="0" w:space="0" w:color="auto"/>
        <w:left w:val="none" w:sz="0" w:space="0" w:color="auto"/>
        <w:bottom w:val="none" w:sz="0" w:space="0" w:color="auto"/>
        <w:right w:val="none" w:sz="0" w:space="0" w:color="auto"/>
      </w:divBdr>
    </w:div>
    <w:div w:id="1488089954">
      <w:marLeft w:val="0"/>
      <w:marRight w:val="0"/>
      <w:marTop w:val="0"/>
      <w:marBottom w:val="0"/>
      <w:divBdr>
        <w:top w:val="none" w:sz="0" w:space="0" w:color="auto"/>
        <w:left w:val="none" w:sz="0" w:space="0" w:color="auto"/>
        <w:bottom w:val="none" w:sz="0" w:space="0" w:color="auto"/>
        <w:right w:val="none" w:sz="0" w:space="0" w:color="auto"/>
      </w:divBdr>
    </w:div>
    <w:div w:id="1488133646">
      <w:bodyDiv w:val="1"/>
      <w:marLeft w:val="0"/>
      <w:marRight w:val="0"/>
      <w:marTop w:val="0"/>
      <w:marBottom w:val="0"/>
      <w:divBdr>
        <w:top w:val="none" w:sz="0" w:space="0" w:color="auto"/>
        <w:left w:val="none" w:sz="0" w:space="0" w:color="auto"/>
        <w:bottom w:val="none" w:sz="0" w:space="0" w:color="auto"/>
        <w:right w:val="none" w:sz="0" w:space="0" w:color="auto"/>
      </w:divBdr>
    </w:div>
    <w:div w:id="1488134955">
      <w:marLeft w:val="0"/>
      <w:marRight w:val="0"/>
      <w:marTop w:val="0"/>
      <w:marBottom w:val="0"/>
      <w:divBdr>
        <w:top w:val="none" w:sz="0" w:space="0" w:color="auto"/>
        <w:left w:val="none" w:sz="0" w:space="0" w:color="auto"/>
        <w:bottom w:val="none" w:sz="0" w:space="0" w:color="auto"/>
        <w:right w:val="none" w:sz="0" w:space="0" w:color="auto"/>
      </w:divBdr>
    </w:div>
    <w:div w:id="1488209671">
      <w:marLeft w:val="0"/>
      <w:marRight w:val="0"/>
      <w:marTop w:val="0"/>
      <w:marBottom w:val="0"/>
      <w:divBdr>
        <w:top w:val="none" w:sz="0" w:space="0" w:color="auto"/>
        <w:left w:val="none" w:sz="0" w:space="0" w:color="auto"/>
        <w:bottom w:val="none" w:sz="0" w:space="0" w:color="auto"/>
        <w:right w:val="none" w:sz="0" w:space="0" w:color="auto"/>
      </w:divBdr>
    </w:div>
    <w:div w:id="1488282192">
      <w:bodyDiv w:val="1"/>
      <w:marLeft w:val="0"/>
      <w:marRight w:val="0"/>
      <w:marTop w:val="0"/>
      <w:marBottom w:val="0"/>
      <w:divBdr>
        <w:top w:val="none" w:sz="0" w:space="0" w:color="auto"/>
        <w:left w:val="none" w:sz="0" w:space="0" w:color="auto"/>
        <w:bottom w:val="none" w:sz="0" w:space="0" w:color="auto"/>
        <w:right w:val="none" w:sz="0" w:space="0" w:color="auto"/>
      </w:divBdr>
    </w:div>
    <w:div w:id="1488324094">
      <w:marLeft w:val="0"/>
      <w:marRight w:val="0"/>
      <w:marTop w:val="0"/>
      <w:marBottom w:val="0"/>
      <w:divBdr>
        <w:top w:val="none" w:sz="0" w:space="0" w:color="auto"/>
        <w:left w:val="none" w:sz="0" w:space="0" w:color="auto"/>
        <w:bottom w:val="none" w:sz="0" w:space="0" w:color="auto"/>
        <w:right w:val="none" w:sz="0" w:space="0" w:color="auto"/>
      </w:divBdr>
    </w:div>
    <w:div w:id="1488352283">
      <w:marLeft w:val="0"/>
      <w:marRight w:val="0"/>
      <w:marTop w:val="0"/>
      <w:marBottom w:val="0"/>
      <w:divBdr>
        <w:top w:val="none" w:sz="0" w:space="0" w:color="auto"/>
        <w:left w:val="none" w:sz="0" w:space="0" w:color="auto"/>
        <w:bottom w:val="none" w:sz="0" w:space="0" w:color="auto"/>
        <w:right w:val="none" w:sz="0" w:space="0" w:color="auto"/>
      </w:divBdr>
    </w:div>
    <w:div w:id="1488472345">
      <w:marLeft w:val="0"/>
      <w:marRight w:val="0"/>
      <w:marTop w:val="0"/>
      <w:marBottom w:val="0"/>
      <w:divBdr>
        <w:top w:val="none" w:sz="0" w:space="0" w:color="auto"/>
        <w:left w:val="none" w:sz="0" w:space="0" w:color="auto"/>
        <w:bottom w:val="none" w:sz="0" w:space="0" w:color="auto"/>
        <w:right w:val="none" w:sz="0" w:space="0" w:color="auto"/>
      </w:divBdr>
    </w:div>
    <w:div w:id="1488474803">
      <w:marLeft w:val="0"/>
      <w:marRight w:val="0"/>
      <w:marTop w:val="0"/>
      <w:marBottom w:val="0"/>
      <w:divBdr>
        <w:top w:val="none" w:sz="0" w:space="0" w:color="auto"/>
        <w:left w:val="none" w:sz="0" w:space="0" w:color="auto"/>
        <w:bottom w:val="none" w:sz="0" w:space="0" w:color="auto"/>
        <w:right w:val="none" w:sz="0" w:space="0" w:color="auto"/>
      </w:divBdr>
    </w:div>
    <w:div w:id="1488588634">
      <w:marLeft w:val="0"/>
      <w:marRight w:val="0"/>
      <w:marTop w:val="0"/>
      <w:marBottom w:val="0"/>
      <w:divBdr>
        <w:top w:val="none" w:sz="0" w:space="0" w:color="auto"/>
        <w:left w:val="none" w:sz="0" w:space="0" w:color="auto"/>
        <w:bottom w:val="none" w:sz="0" w:space="0" w:color="auto"/>
        <w:right w:val="none" w:sz="0" w:space="0" w:color="auto"/>
      </w:divBdr>
    </w:div>
    <w:div w:id="1488593061">
      <w:marLeft w:val="0"/>
      <w:marRight w:val="0"/>
      <w:marTop w:val="0"/>
      <w:marBottom w:val="0"/>
      <w:divBdr>
        <w:top w:val="none" w:sz="0" w:space="0" w:color="auto"/>
        <w:left w:val="none" w:sz="0" w:space="0" w:color="auto"/>
        <w:bottom w:val="none" w:sz="0" w:space="0" w:color="auto"/>
        <w:right w:val="none" w:sz="0" w:space="0" w:color="auto"/>
      </w:divBdr>
    </w:div>
    <w:div w:id="1488666964">
      <w:marLeft w:val="0"/>
      <w:marRight w:val="0"/>
      <w:marTop w:val="0"/>
      <w:marBottom w:val="0"/>
      <w:divBdr>
        <w:top w:val="none" w:sz="0" w:space="0" w:color="auto"/>
        <w:left w:val="none" w:sz="0" w:space="0" w:color="auto"/>
        <w:bottom w:val="none" w:sz="0" w:space="0" w:color="auto"/>
        <w:right w:val="none" w:sz="0" w:space="0" w:color="auto"/>
      </w:divBdr>
    </w:div>
    <w:div w:id="1488673172">
      <w:marLeft w:val="0"/>
      <w:marRight w:val="0"/>
      <w:marTop w:val="0"/>
      <w:marBottom w:val="0"/>
      <w:divBdr>
        <w:top w:val="none" w:sz="0" w:space="0" w:color="auto"/>
        <w:left w:val="none" w:sz="0" w:space="0" w:color="auto"/>
        <w:bottom w:val="none" w:sz="0" w:space="0" w:color="auto"/>
        <w:right w:val="none" w:sz="0" w:space="0" w:color="auto"/>
      </w:divBdr>
    </w:div>
    <w:div w:id="1488746222">
      <w:marLeft w:val="0"/>
      <w:marRight w:val="0"/>
      <w:marTop w:val="0"/>
      <w:marBottom w:val="0"/>
      <w:divBdr>
        <w:top w:val="none" w:sz="0" w:space="0" w:color="auto"/>
        <w:left w:val="none" w:sz="0" w:space="0" w:color="auto"/>
        <w:bottom w:val="none" w:sz="0" w:space="0" w:color="auto"/>
        <w:right w:val="none" w:sz="0" w:space="0" w:color="auto"/>
      </w:divBdr>
    </w:div>
    <w:div w:id="1488866009">
      <w:marLeft w:val="0"/>
      <w:marRight w:val="0"/>
      <w:marTop w:val="0"/>
      <w:marBottom w:val="0"/>
      <w:divBdr>
        <w:top w:val="none" w:sz="0" w:space="0" w:color="auto"/>
        <w:left w:val="none" w:sz="0" w:space="0" w:color="auto"/>
        <w:bottom w:val="none" w:sz="0" w:space="0" w:color="auto"/>
        <w:right w:val="none" w:sz="0" w:space="0" w:color="auto"/>
      </w:divBdr>
    </w:div>
    <w:div w:id="1488983211">
      <w:marLeft w:val="0"/>
      <w:marRight w:val="0"/>
      <w:marTop w:val="0"/>
      <w:marBottom w:val="0"/>
      <w:divBdr>
        <w:top w:val="none" w:sz="0" w:space="0" w:color="auto"/>
        <w:left w:val="none" w:sz="0" w:space="0" w:color="auto"/>
        <w:bottom w:val="none" w:sz="0" w:space="0" w:color="auto"/>
        <w:right w:val="none" w:sz="0" w:space="0" w:color="auto"/>
      </w:divBdr>
    </w:div>
    <w:div w:id="1489134639">
      <w:marLeft w:val="0"/>
      <w:marRight w:val="0"/>
      <w:marTop w:val="0"/>
      <w:marBottom w:val="0"/>
      <w:divBdr>
        <w:top w:val="none" w:sz="0" w:space="0" w:color="auto"/>
        <w:left w:val="none" w:sz="0" w:space="0" w:color="auto"/>
        <w:bottom w:val="none" w:sz="0" w:space="0" w:color="auto"/>
        <w:right w:val="none" w:sz="0" w:space="0" w:color="auto"/>
      </w:divBdr>
    </w:div>
    <w:div w:id="1489321815">
      <w:marLeft w:val="0"/>
      <w:marRight w:val="0"/>
      <w:marTop w:val="0"/>
      <w:marBottom w:val="0"/>
      <w:divBdr>
        <w:top w:val="none" w:sz="0" w:space="0" w:color="auto"/>
        <w:left w:val="none" w:sz="0" w:space="0" w:color="auto"/>
        <w:bottom w:val="none" w:sz="0" w:space="0" w:color="auto"/>
        <w:right w:val="none" w:sz="0" w:space="0" w:color="auto"/>
      </w:divBdr>
    </w:div>
    <w:div w:id="1489441374">
      <w:marLeft w:val="0"/>
      <w:marRight w:val="0"/>
      <w:marTop w:val="0"/>
      <w:marBottom w:val="0"/>
      <w:divBdr>
        <w:top w:val="none" w:sz="0" w:space="0" w:color="auto"/>
        <w:left w:val="none" w:sz="0" w:space="0" w:color="auto"/>
        <w:bottom w:val="none" w:sz="0" w:space="0" w:color="auto"/>
        <w:right w:val="none" w:sz="0" w:space="0" w:color="auto"/>
      </w:divBdr>
    </w:div>
    <w:div w:id="1489445537">
      <w:marLeft w:val="0"/>
      <w:marRight w:val="0"/>
      <w:marTop w:val="0"/>
      <w:marBottom w:val="0"/>
      <w:divBdr>
        <w:top w:val="none" w:sz="0" w:space="0" w:color="auto"/>
        <w:left w:val="none" w:sz="0" w:space="0" w:color="auto"/>
        <w:bottom w:val="none" w:sz="0" w:space="0" w:color="auto"/>
        <w:right w:val="none" w:sz="0" w:space="0" w:color="auto"/>
      </w:divBdr>
    </w:div>
    <w:div w:id="1489596802">
      <w:marLeft w:val="0"/>
      <w:marRight w:val="0"/>
      <w:marTop w:val="0"/>
      <w:marBottom w:val="0"/>
      <w:divBdr>
        <w:top w:val="none" w:sz="0" w:space="0" w:color="auto"/>
        <w:left w:val="none" w:sz="0" w:space="0" w:color="auto"/>
        <w:bottom w:val="none" w:sz="0" w:space="0" w:color="auto"/>
        <w:right w:val="none" w:sz="0" w:space="0" w:color="auto"/>
      </w:divBdr>
    </w:div>
    <w:div w:id="1489597044">
      <w:marLeft w:val="0"/>
      <w:marRight w:val="0"/>
      <w:marTop w:val="0"/>
      <w:marBottom w:val="0"/>
      <w:divBdr>
        <w:top w:val="none" w:sz="0" w:space="0" w:color="auto"/>
        <w:left w:val="none" w:sz="0" w:space="0" w:color="auto"/>
        <w:bottom w:val="none" w:sz="0" w:space="0" w:color="auto"/>
        <w:right w:val="none" w:sz="0" w:space="0" w:color="auto"/>
      </w:divBdr>
    </w:div>
    <w:div w:id="1489633612">
      <w:marLeft w:val="0"/>
      <w:marRight w:val="0"/>
      <w:marTop w:val="0"/>
      <w:marBottom w:val="0"/>
      <w:divBdr>
        <w:top w:val="none" w:sz="0" w:space="0" w:color="auto"/>
        <w:left w:val="none" w:sz="0" w:space="0" w:color="auto"/>
        <w:bottom w:val="none" w:sz="0" w:space="0" w:color="auto"/>
        <w:right w:val="none" w:sz="0" w:space="0" w:color="auto"/>
      </w:divBdr>
    </w:div>
    <w:div w:id="1489637328">
      <w:marLeft w:val="0"/>
      <w:marRight w:val="0"/>
      <w:marTop w:val="0"/>
      <w:marBottom w:val="0"/>
      <w:divBdr>
        <w:top w:val="none" w:sz="0" w:space="0" w:color="auto"/>
        <w:left w:val="none" w:sz="0" w:space="0" w:color="auto"/>
        <w:bottom w:val="none" w:sz="0" w:space="0" w:color="auto"/>
        <w:right w:val="none" w:sz="0" w:space="0" w:color="auto"/>
      </w:divBdr>
    </w:div>
    <w:div w:id="1489711293">
      <w:marLeft w:val="0"/>
      <w:marRight w:val="0"/>
      <w:marTop w:val="0"/>
      <w:marBottom w:val="0"/>
      <w:divBdr>
        <w:top w:val="none" w:sz="0" w:space="0" w:color="auto"/>
        <w:left w:val="none" w:sz="0" w:space="0" w:color="auto"/>
        <w:bottom w:val="none" w:sz="0" w:space="0" w:color="auto"/>
        <w:right w:val="none" w:sz="0" w:space="0" w:color="auto"/>
      </w:divBdr>
    </w:div>
    <w:div w:id="1489712815">
      <w:bodyDiv w:val="1"/>
      <w:marLeft w:val="0"/>
      <w:marRight w:val="0"/>
      <w:marTop w:val="0"/>
      <w:marBottom w:val="0"/>
      <w:divBdr>
        <w:top w:val="none" w:sz="0" w:space="0" w:color="auto"/>
        <w:left w:val="none" w:sz="0" w:space="0" w:color="auto"/>
        <w:bottom w:val="none" w:sz="0" w:space="0" w:color="auto"/>
        <w:right w:val="none" w:sz="0" w:space="0" w:color="auto"/>
      </w:divBdr>
    </w:div>
    <w:div w:id="1489780858">
      <w:marLeft w:val="0"/>
      <w:marRight w:val="0"/>
      <w:marTop w:val="0"/>
      <w:marBottom w:val="0"/>
      <w:divBdr>
        <w:top w:val="none" w:sz="0" w:space="0" w:color="auto"/>
        <w:left w:val="none" w:sz="0" w:space="0" w:color="auto"/>
        <w:bottom w:val="none" w:sz="0" w:space="0" w:color="auto"/>
        <w:right w:val="none" w:sz="0" w:space="0" w:color="auto"/>
      </w:divBdr>
    </w:div>
    <w:div w:id="1489784718">
      <w:marLeft w:val="0"/>
      <w:marRight w:val="0"/>
      <w:marTop w:val="0"/>
      <w:marBottom w:val="0"/>
      <w:divBdr>
        <w:top w:val="none" w:sz="0" w:space="0" w:color="auto"/>
        <w:left w:val="none" w:sz="0" w:space="0" w:color="auto"/>
        <w:bottom w:val="none" w:sz="0" w:space="0" w:color="auto"/>
        <w:right w:val="none" w:sz="0" w:space="0" w:color="auto"/>
      </w:divBdr>
    </w:div>
    <w:div w:id="1489859850">
      <w:marLeft w:val="0"/>
      <w:marRight w:val="0"/>
      <w:marTop w:val="0"/>
      <w:marBottom w:val="0"/>
      <w:divBdr>
        <w:top w:val="none" w:sz="0" w:space="0" w:color="auto"/>
        <w:left w:val="none" w:sz="0" w:space="0" w:color="auto"/>
        <w:bottom w:val="none" w:sz="0" w:space="0" w:color="auto"/>
        <w:right w:val="none" w:sz="0" w:space="0" w:color="auto"/>
      </w:divBdr>
    </w:div>
    <w:div w:id="1489978804">
      <w:marLeft w:val="0"/>
      <w:marRight w:val="0"/>
      <w:marTop w:val="0"/>
      <w:marBottom w:val="0"/>
      <w:divBdr>
        <w:top w:val="none" w:sz="0" w:space="0" w:color="auto"/>
        <w:left w:val="none" w:sz="0" w:space="0" w:color="auto"/>
        <w:bottom w:val="none" w:sz="0" w:space="0" w:color="auto"/>
        <w:right w:val="none" w:sz="0" w:space="0" w:color="auto"/>
      </w:divBdr>
    </w:div>
    <w:div w:id="1489979561">
      <w:marLeft w:val="0"/>
      <w:marRight w:val="0"/>
      <w:marTop w:val="0"/>
      <w:marBottom w:val="0"/>
      <w:divBdr>
        <w:top w:val="none" w:sz="0" w:space="0" w:color="auto"/>
        <w:left w:val="none" w:sz="0" w:space="0" w:color="auto"/>
        <w:bottom w:val="none" w:sz="0" w:space="0" w:color="auto"/>
        <w:right w:val="none" w:sz="0" w:space="0" w:color="auto"/>
      </w:divBdr>
    </w:div>
    <w:div w:id="1489980268">
      <w:marLeft w:val="0"/>
      <w:marRight w:val="0"/>
      <w:marTop w:val="0"/>
      <w:marBottom w:val="0"/>
      <w:divBdr>
        <w:top w:val="none" w:sz="0" w:space="0" w:color="auto"/>
        <w:left w:val="none" w:sz="0" w:space="0" w:color="auto"/>
        <w:bottom w:val="none" w:sz="0" w:space="0" w:color="auto"/>
        <w:right w:val="none" w:sz="0" w:space="0" w:color="auto"/>
      </w:divBdr>
    </w:div>
    <w:div w:id="1490094679">
      <w:marLeft w:val="0"/>
      <w:marRight w:val="0"/>
      <w:marTop w:val="0"/>
      <w:marBottom w:val="0"/>
      <w:divBdr>
        <w:top w:val="none" w:sz="0" w:space="0" w:color="auto"/>
        <w:left w:val="none" w:sz="0" w:space="0" w:color="auto"/>
        <w:bottom w:val="none" w:sz="0" w:space="0" w:color="auto"/>
        <w:right w:val="none" w:sz="0" w:space="0" w:color="auto"/>
      </w:divBdr>
    </w:div>
    <w:div w:id="1490097451">
      <w:marLeft w:val="0"/>
      <w:marRight w:val="0"/>
      <w:marTop w:val="0"/>
      <w:marBottom w:val="0"/>
      <w:divBdr>
        <w:top w:val="none" w:sz="0" w:space="0" w:color="auto"/>
        <w:left w:val="none" w:sz="0" w:space="0" w:color="auto"/>
        <w:bottom w:val="none" w:sz="0" w:space="0" w:color="auto"/>
        <w:right w:val="none" w:sz="0" w:space="0" w:color="auto"/>
      </w:divBdr>
    </w:div>
    <w:div w:id="1490099525">
      <w:marLeft w:val="0"/>
      <w:marRight w:val="0"/>
      <w:marTop w:val="0"/>
      <w:marBottom w:val="0"/>
      <w:divBdr>
        <w:top w:val="none" w:sz="0" w:space="0" w:color="auto"/>
        <w:left w:val="none" w:sz="0" w:space="0" w:color="auto"/>
        <w:bottom w:val="none" w:sz="0" w:space="0" w:color="auto"/>
        <w:right w:val="none" w:sz="0" w:space="0" w:color="auto"/>
      </w:divBdr>
    </w:div>
    <w:div w:id="1490171028">
      <w:marLeft w:val="0"/>
      <w:marRight w:val="0"/>
      <w:marTop w:val="0"/>
      <w:marBottom w:val="0"/>
      <w:divBdr>
        <w:top w:val="none" w:sz="0" w:space="0" w:color="auto"/>
        <w:left w:val="none" w:sz="0" w:space="0" w:color="auto"/>
        <w:bottom w:val="none" w:sz="0" w:space="0" w:color="auto"/>
        <w:right w:val="none" w:sz="0" w:space="0" w:color="auto"/>
      </w:divBdr>
    </w:div>
    <w:div w:id="1490173686">
      <w:marLeft w:val="0"/>
      <w:marRight w:val="0"/>
      <w:marTop w:val="0"/>
      <w:marBottom w:val="0"/>
      <w:divBdr>
        <w:top w:val="none" w:sz="0" w:space="0" w:color="auto"/>
        <w:left w:val="none" w:sz="0" w:space="0" w:color="auto"/>
        <w:bottom w:val="none" w:sz="0" w:space="0" w:color="auto"/>
        <w:right w:val="none" w:sz="0" w:space="0" w:color="auto"/>
      </w:divBdr>
    </w:div>
    <w:div w:id="1490174747">
      <w:marLeft w:val="0"/>
      <w:marRight w:val="0"/>
      <w:marTop w:val="0"/>
      <w:marBottom w:val="0"/>
      <w:divBdr>
        <w:top w:val="none" w:sz="0" w:space="0" w:color="auto"/>
        <w:left w:val="none" w:sz="0" w:space="0" w:color="auto"/>
        <w:bottom w:val="none" w:sz="0" w:space="0" w:color="auto"/>
        <w:right w:val="none" w:sz="0" w:space="0" w:color="auto"/>
      </w:divBdr>
    </w:div>
    <w:div w:id="1490247309">
      <w:marLeft w:val="0"/>
      <w:marRight w:val="0"/>
      <w:marTop w:val="0"/>
      <w:marBottom w:val="0"/>
      <w:divBdr>
        <w:top w:val="none" w:sz="0" w:space="0" w:color="auto"/>
        <w:left w:val="none" w:sz="0" w:space="0" w:color="auto"/>
        <w:bottom w:val="none" w:sz="0" w:space="0" w:color="auto"/>
        <w:right w:val="none" w:sz="0" w:space="0" w:color="auto"/>
      </w:divBdr>
    </w:div>
    <w:div w:id="1490252093">
      <w:marLeft w:val="0"/>
      <w:marRight w:val="0"/>
      <w:marTop w:val="0"/>
      <w:marBottom w:val="0"/>
      <w:divBdr>
        <w:top w:val="none" w:sz="0" w:space="0" w:color="auto"/>
        <w:left w:val="none" w:sz="0" w:space="0" w:color="auto"/>
        <w:bottom w:val="none" w:sz="0" w:space="0" w:color="auto"/>
        <w:right w:val="none" w:sz="0" w:space="0" w:color="auto"/>
      </w:divBdr>
    </w:div>
    <w:div w:id="1490290410">
      <w:marLeft w:val="0"/>
      <w:marRight w:val="0"/>
      <w:marTop w:val="0"/>
      <w:marBottom w:val="0"/>
      <w:divBdr>
        <w:top w:val="none" w:sz="0" w:space="0" w:color="auto"/>
        <w:left w:val="none" w:sz="0" w:space="0" w:color="auto"/>
        <w:bottom w:val="none" w:sz="0" w:space="0" w:color="auto"/>
        <w:right w:val="none" w:sz="0" w:space="0" w:color="auto"/>
      </w:divBdr>
    </w:div>
    <w:div w:id="1490512904">
      <w:marLeft w:val="0"/>
      <w:marRight w:val="0"/>
      <w:marTop w:val="0"/>
      <w:marBottom w:val="0"/>
      <w:divBdr>
        <w:top w:val="none" w:sz="0" w:space="0" w:color="auto"/>
        <w:left w:val="none" w:sz="0" w:space="0" w:color="auto"/>
        <w:bottom w:val="none" w:sz="0" w:space="0" w:color="auto"/>
        <w:right w:val="none" w:sz="0" w:space="0" w:color="auto"/>
      </w:divBdr>
    </w:div>
    <w:div w:id="1490558037">
      <w:marLeft w:val="0"/>
      <w:marRight w:val="0"/>
      <w:marTop w:val="0"/>
      <w:marBottom w:val="0"/>
      <w:divBdr>
        <w:top w:val="none" w:sz="0" w:space="0" w:color="auto"/>
        <w:left w:val="none" w:sz="0" w:space="0" w:color="auto"/>
        <w:bottom w:val="none" w:sz="0" w:space="0" w:color="auto"/>
        <w:right w:val="none" w:sz="0" w:space="0" w:color="auto"/>
      </w:divBdr>
    </w:div>
    <w:div w:id="1490560389">
      <w:marLeft w:val="0"/>
      <w:marRight w:val="0"/>
      <w:marTop w:val="0"/>
      <w:marBottom w:val="0"/>
      <w:divBdr>
        <w:top w:val="none" w:sz="0" w:space="0" w:color="auto"/>
        <w:left w:val="none" w:sz="0" w:space="0" w:color="auto"/>
        <w:bottom w:val="none" w:sz="0" w:space="0" w:color="auto"/>
        <w:right w:val="none" w:sz="0" w:space="0" w:color="auto"/>
      </w:divBdr>
    </w:div>
    <w:div w:id="1490705702">
      <w:marLeft w:val="0"/>
      <w:marRight w:val="0"/>
      <w:marTop w:val="0"/>
      <w:marBottom w:val="0"/>
      <w:divBdr>
        <w:top w:val="none" w:sz="0" w:space="0" w:color="auto"/>
        <w:left w:val="none" w:sz="0" w:space="0" w:color="auto"/>
        <w:bottom w:val="none" w:sz="0" w:space="0" w:color="auto"/>
        <w:right w:val="none" w:sz="0" w:space="0" w:color="auto"/>
      </w:divBdr>
    </w:div>
    <w:div w:id="1490756226">
      <w:marLeft w:val="0"/>
      <w:marRight w:val="0"/>
      <w:marTop w:val="0"/>
      <w:marBottom w:val="0"/>
      <w:divBdr>
        <w:top w:val="none" w:sz="0" w:space="0" w:color="auto"/>
        <w:left w:val="none" w:sz="0" w:space="0" w:color="auto"/>
        <w:bottom w:val="none" w:sz="0" w:space="0" w:color="auto"/>
        <w:right w:val="none" w:sz="0" w:space="0" w:color="auto"/>
      </w:divBdr>
    </w:div>
    <w:div w:id="1490944837">
      <w:marLeft w:val="0"/>
      <w:marRight w:val="0"/>
      <w:marTop w:val="0"/>
      <w:marBottom w:val="0"/>
      <w:divBdr>
        <w:top w:val="none" w:sz="0" w:space="0" w:color="auto"/>
        <w:left w:val="none" w:sz="0" w:space="0" w:color="auto"/>
        <w:bottom w:val="none" w:sz="0" w:space="0" w:color="auto"/>
        <w:right w:val="none" w:sz="0" w:space="0" w:color="auto"/>
      </w:divBdr>
    </w:div>
    <w:div w:id="1491018761">
      <w:marLeft w:val="0"/>
      <w:marRight w:val="0"/>
      <w:marTop w:val="0"/>
      <w:marBottom w:val="0"/>
      <w:divBdr>
        <w:top w:val="none" w:sz="0" w:space="0" w:color="auto"/>
        <w:left w:val="none" w:sz="0" w:space="0" w:color="auto"/>
        <w:bottom w:val="none" w:sz="0" w:space="0" w:color="auto"/>
        <w:right w:val="none" w:sz="0" w:space="0" w:color="auto"/>
      </w:divBdr>
    </w:div>
    <w:div w:id="1491022154">
      <w:marLeft w:val="0"/>
      <w:marRight w:val="0"/>
      <w:marTop w:val="0"/>
      <w:marBottom w:val="0"/>
      <w:divBdr>
        <w:top w:val="none" w:sz="0" w:space="0" w:color="auto"/>
        <w:left w:val="none" w:sz="0" w:space="0" w:color="auto"/>
        <w:bottom w:val="none" w:sz="0" w:space="0" w:color="auto"/>
        <w:right w:val="none" w:sz="0" w:space="0" w:color="auto"/>
      </w:divBdr>
    </w:div>
    <w:div w:id="1491094049">
      <w:marLeft w:val="0"/>
      <w:marRight w:val="0"/>
      <w:marTop w:val="0"/>
      <w:marBottom w:val="0"/>
      <w:divBdr>
        <w:top w:val="none" w:sz="0" w:space="0" w:color="auto"/>
        <w:left w:val="none" w:sz="0" w:space="0" w:color="auto"/>
        <w:bottom w:val="none" w:sz="0" w:space="0" w:color="auto"/>
        <w:right w:val="none" w:sz="0" w:space="0" w:color="auto"/>
      </w:divBdr>
    </w:div>
    <w:div w:id="1491100673">
      <w:marLeft w:val="0"/>
      <w:marRight w:val="0"/>
      <w:marTop w:val="0"/>
      <w:marBottom w:val="0"/>
      <w:divBdr>
        <w:top w:val="none" w:sz="0" w:space="0" w:color="auto"/>
        <w:left w:val="none" w:sz="0" w:space="0" w:color="auto"/>
        <w:bottom w:val="none" w:sz="0" w:space="0" w:color="auto"/>
        <w:right w:val="none" w:sz="0" w:space="0" w:color="auto"/>
      </w:divBdr>
    </w:div>
    <w:div w:id="1491285525">
      <w:marLeft w:val="0"/>
      <w:marRight w:val="0"/>
      <w:marTop w:val="0"/>
      <w:marBottom w:val="0"/>
      <w:divBdr>
        <w:top w:val="none" w:sz="0" w:space="0" w:color="auto"/>
        <w:left w:val="none" w:sz="0" w:space="0" w:color="auto"/>
        <w:bottom w:val="none" w:sz="0" w:space="0" w:color="auto"/>
        <w:right w:val="none" w:sz="0" w:space="0" w:color="auto"/>
      </w:divBdr>
    </w:div>
    <w:div w:id="1491411056">
      <w:marLeft w:val="0"/>
      <w:marRight w:val="0"/>
      <w:marTop w:val="0"/>
      <w:marBottom w:val="0"/>
      <w:divBdr>
        <w:top w:val="none" w:sz="0" w:space="0" w:color="auto"/>
        <w:left w:val="none" w:sz="0" w:space="0" w:color="auto"/>
        <w:bottom w:val="none" w:sz="0" w:space="0" w:color="auto"/>
        <w:right w:val="none" w:sz="0" w:space="0" w:color="auto"/>
      </w:divBdr>
    </w:div>
    <w:div w:id="1491478939">
      <w:marLeft w:val="0"/>
      <w:marRight w:val="0"/>
      <w:marTop w:val="0"/>
      <w:marBottom w:val="0"/>
      <w:divBdr>
        <w:top w:val="none" w:sz="0" w:space="0" w:color="auto"/>
        <w:left w:val="none" w:sz="0" w:space="0" w:color="auto"/>
        <w:bottom w:val="none" w:sz="0" w:space="0" w:color="auto"/>
        <w:right w:val="none" w:sz="0" w:space="0" w:color="auto"/>
      </w:divBdr>
    </w:div>
    <w:div w:id="1491483579">
      <w:marLeft w:val="0"/>
      <w:marRight w:val="0"/>
      <w:marTop w:val="0"/>
      <w:marBottom w:val="0"/>
      <w:divBdr>
        <w:top w:val="none" w:sz="0" w:space="0" w:color="auto"/>
        <w:left w:val="none" w:sz="0" w:space="0" w:color="auto"/>
        <w:bottom w:val="none" w:sz="0" w:space="0" w:color="auto"/>
        <w:right w:val="none" w:sz="0" w:space="0" w:color="auto"/>
      </w:divBdr>
    </w:div>
    <w:div w:id="1491747204">
      <w:marLeft w:val="0"/>
      <w:marRight w:val="0"/>
      <w:marTop w:val="0"/>
      <w:marBottom w:val="0"/>
      <w:divBdr>
        <w:top w:val="none" w:sz="0" w:space="0" w:color="auto"/>
        <w:left w:val="none" w:sz="0" w:space="0" w:color="auto"/>
        <w:bottom w:val="none" w:sz="0" w:space="0" w:color="auto"/>
        <w:right w:val="none" w:sz="0" w:space="0" w:color="auto"/>
      </w:divBdr>
    </w:div>
    <w:div w:id="1491865471">
      <w:marLeft w:val="0"/>
      <w:marRight w:val="0"/>
      <w:marTop w:val="0"/>
      <w:marBottom w:val="0"/>
      <w:divBdr>
        <w:top w:val="none" w:sz="0" w:space="0" w:color="auto"/>
        <w:left w:val="none" w:sz="0" w:space="0" w:color="auto"/>
        <w:bottom w:val="none" w:sz="0" w:space="0" w:color="auto"/>
        <w:right w:val="none" w:sz="0" w:space="0" w:color="auto"/>
      </w:divBdr>
    </w:div>
    <w:div w:id="1491870155">
      <w:marLeft w:val="0"/>
      <w:marRight w:val="0"/>
      <w:marTop w:val="0"/>
      <w:marBottom w:val="0"/>
      <w:divBdr>
        <w:top w:val="none" w:sz="0" w:space="0" w:color="auto"/>
        <w:left w:val="none" w:sz="0" w:space="0" w:color="auto"/>
        <w:bottom w:val="none" w:sz="0" w:space="0" w:color="auto"/>
        <w:right w:val="none" w:sz="0" w:space="0" w:color="auto"/>
      </w:divBdr>
    </w:div>
    <w:div w:id="1492018913">
      <w:marLeft w:val="0"/>
      <w:marRight w:val="0"/>
      <w:marTop w:val="0"/>
      <w:marBottom w:val="0"/>
      <w:divBdr>
        <w:top w:val="none" w:sz="0" w:space="0" w:color="auto"/>
        <w:left w:val="none" w:sz="0" w:space="0" w:color="auto"/>
        <w:bottom w:val="none" w:sz="0" w:space="0" w:color="auto"/>
        <w:right w:val="none" w:sz="0" w:space="0" w:color="auto"/>
      </w:divBdr>
    </w:div>
    <w:div w:id="1492021550">
      <w:marLeft w:val="0"/>
      <w:marRight w:val="0"/>
      <w:marTop w:val="0"/>
      <w:marBottom w:val="0"/>
      <w:divBdr>
        <w:top w:val="none" w:sz="0" w:space="0" w:color="auto"/>
        <w:left w:val="none" w:sz="0" w:space="0" w:color="auto"/>
        <w:bottom w:val="none" w:sz="0" w:space="0" w:color="auto"/>
        <w:right w:val="none" w:sz="0" w:space="0" w:color="auto"/>
      </w:divBdr>
    </w:div>
    <w:div w:id="1492064215">
      <w:marLeft w:val="0"/>
      <w:marRight w:val="0"/>
      <w:marTop w:val="0"/>
      <w:marBottom w:val="0"/>
      <w:divBdr>
        <w:top w:val="none" w:sz="0" w:space="0" w:color="auto"/>
        <w:left w:val="none" w:sz="0" w:space="0" w:color="auto"/>
        <w:bottom w:val="none" w:sz="0" w:space="0" w:color="auto"/>
        <w:right w:val="none" w:sz="0" w:space="0" w:color="auto"/>
      </w:divBdr>
    </w:div>
    <w:div w:id="1492210335">
      <w:marLeft w:val="0"/>
      <w:marRight w:val="0"/>
      <w:marTop w:val="0"/>
      <w:marBottom w:val="0"/>
      <w:divBdr>
        <w:top w:val="none" w:sz="0" w:space="0" w:color="auto"/>
        <w:left w:val="none" w:sz="0" w:space="0" w:color="auto"/>
        <w:bottom w:val="none" w:sz="0" w:space="0" w:color="auto"/>
        <w:right w:val="none" w:sz="0" w:space="0" w:color="auto"/>
      </w:divBdr>
    </w:div>
    <w:div w:id="1492211539">
      <w:marLeft w:val="0"/>
      <w:marRight w:val="0"/>
      <w:marTop w:val="0"/>
      <w:marBottom w:val="0"/>
      <w:divBdr>
        <w:top w:val="none" w:sz="0" w:space="0" w:color="auto"/>
        <w:left w:val="none" w:sz="0" w:space="0" w:color="auto"/>
        <w:bottom w:val="none" w:sz="0" w:space="0" w:color="auto"/>
        <w:right w:val="none" w:sz="0" w:space="0" w:color="auto"/>
      </w:divBdr>
    </w:div>
    <w:div w:id="1492258829">
      <w:marLeft w:val="0"/>
      <w:marRight w:val="0"/>
      <w:marTop w:val="0"/>
      <w:marBottom w:val="0"/>
      <w:divBdr>
        <w:top w:val="none" w:sz="0" w:space="0" w:color="auto"/>
        <w:left w:val="none" w:sz="0" w:space="0" w:color="auto"/>
        <w:bottom w:val="none" w:sz="0" w:space="0" w:color="auto"/>
        <w:right w:val="none" w:sz="0" w:space="0" w:color="auto"/>
      </w:divBdr>
    </w:div>
    <w:div w:id="1492519711">
      <w:marLeft w:val="0"/>
      <w:marRight w:val="0"/>
      <w:marTop w:val="0"/>
      <w:marBottom w:val="0"/>
      <w:divBdr>
        <w:top w:val="none" w:sz="0" w:space="0" w:color="auto"/>
        <w:left w:val="none" w:sz="0" w:space="0" w:color="auto"/>
        <w:bottom w:val="none" w:sz="0" w:space="0" w:color="auto"/>
        <w:right w:val="none" w:sz="0" w:space="0" w:color="auto"/>
      </w:divBdr>
    </w:div>
    <w:div w:id="1492521712">
      <w:marLeft w:val="0"/>
      <w:marRight w:val="0"/>
      <w:marTop w:val="0"/>
      <w:marBottom w:val="0"/>
      <w:divBdr>
        <w:top w:val="none" w:sz="0" w:space="0" w:color="auto"/>
        <w:left w:val="none" w:sz="0" w:space="0" w:color="auto"/>
        <w:bottom w:val="none" w:sz="0" w:space="0" w:color="auto"/>
        <w:right w:val="none" w:sz="0" w:space="0" w:color="auto"/>
      </w:divBdr>
    </w:div>
    <w:div w:id="1492671167">
      <w:marLeft w:val="0"/>
      <w:marRight w:val="0"/>
      <w:marTop w:val="0"/>
      <w:marBottom w:val="0"/>
      <w:divBdr>
        <w:top w:val="none" w:sz="0" w:space="0" w:color="auto"/>
        <w:left w:val="none" w:sz="0" w:space="0" w:color="auto"/>
        <w:bottom w:val="none" w:sz="0" w:space="0" w:color="auto"/>
        <w:right w:val="none" w:sz="0" w:space="0" w:color="auto"/>
      </w:divBdr>
    </w:div>
    <w:div w:id="1492671562">
      <w:marLeft w:val="0"/>
      <w:marRight w:val="0"/>
      <w:marTop w:val="0"/>
      <w:marBottom w:val="0"/>
      <w:divBdr>
        <w:top w:val="none" w:sz="0" w:space="0" w:color="auto"/>
        <w:left w:val="none" w:sz="0" w:space="0" w:color="auto"/>
        <w:bottom w:val="none" w:sz="0" w:space="0" w:color="auto"/>
        <w:right w:val="none" w:sz="0" w:space="0" w:color="auto"/>
      </w:divBdr>
    </w:div>
    <w:div w:id="1492796679">
      <w:marLeft w:val="0"/>
      <w:marRight w:val="0"/>
      <w:marTop w:val="0"/>
      <w:marBottom w:val="0"/>
      <w:divBdr>
        <w:top w:val="none" w:sz="0" w:space="0" w:color="auto"/>
        <w:left w:val="none" w:sz="0" w:space="0" w:color="auto"/>
        <w:bottom w:val="none" w:sz="0" w:space="0" w:color="auto"/>
        <w:right w:val="none" w:sz="0" w:space="0" w:color="auto"/>
      </w:divBdr>
    </w:div>
    <w:div w:id="1492865192">
      <w:marLeft w:val="0"/>
      <w:marRight w:val="0"/>
      <w:marTop w:val="0"/>
      <w:marBottom w:val="0"/>
      <w:divBdr>
        <w:top w:val="none" w:sz="0" w:space="0" w:color="auto"/>
        <w:left w:val="none" w:sz="0" w:space="0" w:color="auto"/>
        <w:bottom w:val="none" w:sz="0" w:space="0" w:color="auto"/>
        <w:right w:val="none" w:sz="0" w:space="0" w:color="auto"/>
      </w:divBdr>
    </w:div>
    <w:div w:id="1492866692">
      <w:marLeft w:val="0"/>
      <w:marRight w:val="0"/>
      <w:marTop w:val="0"/>
      <w:marBottom w:val="0"/>
      <w:divBdr>
        <w:top w:val="none" w:sz="0" w:space="0" w:color="auto"/>
        <w:left w:val="none" w:sz="0" w:space="0" w:color="auto"/>
        <w:bottom w:val="none" w:sz="0" w:space="0" w:color="auto"/>
        <w:right w:val="none" w:sz="0" w:space="0" w:color="auto"/>
      </w:divBdr>
    </w:div>
    <w:div w:id="1492912684">
      <w:marLeft w:val="0"/>
      <w:marRight w:val="0"/>
      <w:marTop w:val="0"/>
      <w:marBottom w:val="0"/>
      <w:divBdr>
        <w:top w:val="none" w:sz="0" w:space="0" w:color="auto"/>
        <w:left w:val="none" w:sz="0" w:space="0" w:color="auto"/>
        <w:bottom w:val="none" w:sz="0" w:space="0" w:color="auto"/>
        <w:right w:val="none" w:sz="0" w:space="0" w:color="auto"/>
      </w:divBdr>
    </w:div>
    <w:div w:id="1492986478">
      <w:marLeft w:val="0"/>
      <w:marRight w:val="0"/>
      <w:marTop w:val="0"/>
      <w:marBottom w:val="0"/>
      <w:divBdr>
        <w:top w:val="none" w:sz="0" w:space="0" w:color="auto"/>
        <w:left w:val="none" w:sz="0" w:space="0" w:color="auto"/>
        <w:bottom w:val="none" w:sz="0" w:space="0" w:color="auto"/>
        <w:right w:val="none" w:sz="0" w:space="0" w:color="auto"/>
      </w:divBdr>
    </w:div>
    <w:div w:id="1493066200">
      <w:marLeft w:val="0"/>
      <w:marRight w:val="0"/>
      <w:marTop w:val="0"/>
      <w:marBottom w:val="0"/>
      <w:divBdr>
        <w:top w:val="none" w:sz="0" w:space="0" w:color="auto"/>
        <w:left w:val="none" w:sz="0" w:space="0" w:color="auto"/>
        <w:bottom w:val="none" w:sz="0" w:space="0" w:color="auto"/>
        <w:right w:val="none" w:sz="0" w:space="0" w:color="auto"/>
      </w:divBdr>
    </w:div>
    <w:div w:id="1493109257">
      <w:marLeft w:val="0"/>
      <w:marRight w:val="0"/>
      <w:marTop w:val="0"/>
      <w:marBottom w:val="0"/>
      <w:divBdr>
        <w:top w:val="none" w:sz="0" w:space="0" w:color="auto"/>
        <w:left w:val="none" w:sz="0" w:space="0" w:color="auto"/>
        <w:bottom w:val="none" w:sz="0" w:space="0" w:color="auto"/>
        <w:right w:val="none" w:sz="0" w:space="0" w:color="auto"/>
      </w:divBdr>
    </w:div>
    <w:div w:id="1493132930">
      <w:marLeft w:val="0"/>
      <w:marRight w:val="0"/>
      <w:marTop w:val="0"/>
      <w:marBottom w:val="0"/>
      <w:divBdr>
        <w:top w:val="none" w:sz="0" w:space="0" w:color="auto"/>
        <w:left w:val="none" w:sz="0" w:space="0" w:color="auto"/>
        <w:bottom w:val="none" w:sz="0" w:space="0" w:color="auto"/>
        <w:right w:val="none" w:sz="0" w:space="0" w:color="auto"/>
      </w:divBdr>
    </w:div>
    <w:div w:id="1493136940">
      <w:marLeft w:val="0"/>
      <w:marRight w:val="0"/>
      <w:marTop w:val="0"/>
      <w:marBottom w:val="0"/>
      <w:divBdr>
        <w:top w:val="none" w:sz="0" w:space="0" w:color="auto"/>
        <w:left w:val="none" w:sz="0" w:space="0" w:color="auto"/>
        <w:bottom w:val="none" w:sz="0" w:space="0" w:color="auto"/>
        <w:right w:val="none" w:sz="0" w:space="0" w:color="auto"/>
      </w:divBdr>
    </w:div>
    <w:div w:id="1493257558">
      <w:marLeft w:val="0"/>
      <w:marRight w:val="0"/>
      <w:marTop w:val="0"/>
      <w:marBottom w:val="0"/>
      <w:divBdr>
        <w:top w:val="none" w:sz="0" w:space="0" w:color="auto"/>
        <w:left w:val="none" w:sz="0" w:space="0" w:color="auto"/>
        <w:bottom w:val="none" w:sz="0" w:space="0" w:color="auto"/>
        <w:right w:val="none" w:sz="0" w:space="0" w:color="auto"/>
      </w:divBdr>
    </w:div>
    <w:div w:id="1493327393">
      <w:marLeft w:val="0"/>
      <w:marRight w:val="0"/>
      <w:marTop w:val="0"/>
      <w:marBottom w:val="0"/>
      <w:divBdr>
        <w:top w:val="none" w:sz="0" w:space="0" w:color="auto"/>
        <w:left w:val="none" w:sz="0" w:space="0" w:color="auto"/>
        <w:bottom w:val="none" w:sz="0" w:space="0" w:color="auto"/>
        <w:right w:val="none" w:sz="0" w:space="0" w:color="auto"/>
      </w:divBdr>
    </w:div>
    <w:div w:id="1493334903">
      <w:marLeft w:val="0"/>
      <w:marRight w:val="0"/>
      <w:marTop w:val="0"/>
      <w:marBottom w:val="0"/>
      <w:divBdr>
        <w:top w:val="none" w:sz="0" w:space="0" w:color="auto"/>
        <w:left w:val="none" w:sz="0" w:space="0" w:color="auto"/>
        <w:bottom w:val="none" w:sz="0" w:space="0" w:color="auto"/>
        <w:right w:val="none" w:sz="0" w:space="0" w:color="auto"/>
      </w:divBdr>
    </w:div>
    <w:div w:id="1493444197">
      <w:marLeft w:val="0"/>
      <w:marRight w:val="0"/>
      <w:marTop w:val="0"/>
      <w:marBottom w:val="0"/>
      <w:divBdr>
        <w:top w:val="none" w:sz="0" w:space="0" w:color="auto"/>
        <w:left w:val="none" w:sz="0" w:space="0" w:color="auto"/>
        <w:bottom w:val="none" w:sz="0" w:space="0" w:color="auto"/>
        <w:right w:val="none" w:sz="0" w:space="0" w:color="auto"/>
      </w:divBdr>
    </w:div>
    <w:div w:id="1493447261">
      <w:marLeft w:val="0"/>
      <w:marRight w:val="0"/>
      <w:marTop w:val="0"/>
      <w:marBottom w:val="0"/>
      <w:divBdr>
        <w:top w:val="none" w:sz="0" w:space="0" w:color="auto"/>
        <w:left w:val="none" w:sz="0" w:space="0" w:color="auto"/>
        <w:bottom w:val="none" w:sz="0" w:space="0" w:color="auto"/>
        <w:right w:val="none" w:sz="0" w:space="0" w:color="auto"/>
      </w:divBdr>
    </w:div>
    <w:div w:id="1493566406">
      <w:marLeft w:val="0"/>
      <w:marRight w:val="0"/>
      <w:marTop w:val="0"/>
      <w:marBottom w:val="0"/>
      <w:divBdr>
        <w:top w:val="none" w:sz="0" w:space="0" w:color="auto"/>
        <w:left w:val="none" w:sz="0" w:space="0" w:color="auto"/>
        <w:bottom w:val="none" w:sz="0" w:space="0" w:color="auto"/>
        <w:right w:val="none" w:sz="0" w:space="0" w:color="auto"/>
      </w:divBdr>
    </w:div>
    <w:div w:id="1493594554">
      <w:marLeft w:val="0"/>
      <w:marRight w:val="0"/>
      <w:marTop w:val="0"/>
      <w:marBottom w:val="0"/>
      <w:divBdr>
        <w:top w:val="none" w:sz="0" w:space="0" w:color="auto"/>
        <w:left w:val="none" w:sz="0" w:space="0" w:color="auto"/>
        <w:bottom w:val="none" w:sz="0" w:space="0" w:color="auto"/>
        <w:right w:val="none" w:sz="0" w:space="0" w:color="auto"/>
      </w:divBdr>
    </w:div>
    <w:div w:id="1493595649">
      <w:marLeft w:val="0"/>
      <w:marRight w:val="0"/>
      <w:marTop w:val="0"/>
      <w:marBottom w:val="0"/>
      <w:divBdr>
        <w:top w:val="none" w:sz="0" w:space="0" w:color="auto"/>
        <w:left w:val="none" w:sz="0" w:space="0" w:color="auto"/>
        <w:bottom w:val="none" w:sz="0" w:space="0" w:color="auto"/>
        <w:right w:val="none" w:sz="0" w:space="0" w:color="auto"/>
      </w:divBdr>
    </w:div>
    <w:div w:id="1493639479">
      <w:marLeft w:val="0"/>
      <w:marRight w:val="0"/>
      <w:marTop w:val="0"/>
      <w:marBottom w:val="0"/>
      <w:divBdr>
        <w:top w:val="none" w:sz="0" w:space="0" w:color="auto"/>
        <w:left w:val="none" w:sz="0" w:space="0" w:color="auto"/>
        <w:bottom w:val="none" w:sz="0" w:space="0" w:color="auto"/>
        <w:right w:val="none" w:sz="0" w:space="0" w:color="auto"/>
      </w:divBdr>
    </w:div>
    <w:div w:id="1493642068">
      <w:marLeft w:val="0"/>
      <w:marRight w:val="0"/>
      <w:marTop w:val="0"/>
      <w:marBottom w:val="0"/>
      <w:divBdr>
        <w:top w:val="none" w:sz="0" w:space="0" w:color="auto"/>
        <w:left w:val="none" w:sz="0" w:space="0" w:color="auto"/>
        <w:bottom w:val="none" w:sz="0" w:space="0" w:color="auto"/>
        <w:right w:val="none" w:sz="0" w:space="0" w:color="auto"/>
      </w:divBdr>
    </w:div>
    <w:div w:id="1493794685">
      <w:marLeft w:val="0"/>
      <w:marRight w:val="0"/>
      <w:marTop w:val="0"/>
      <w:marBottom w:val="0"/>
      <w:divBdr>
        <w:top w:val="none" w:sz="0" w:space="0" w:color="auto"/>
        <w:left w:val="none" w:sz="0" w:space="0" w:color="auto"/>
        <w:bottom w:val="none" w:sz="0" w:space="0" w:color="auto"/>
        <w:right w:val="none" w:sz="0" w:space="0" w:color="auto"/>
      </w:divBdr>
    </w:div>
    <w:div w:id="1493990266">
      <w:marLeft w:val="0"/>
      <w:marRight w:val="0"/>
      <w:marTop w:val="0"/>
      <w:marBottom w:val="0"/>
      <w:divBdr>
        <w:top w:val="none" w:sz="0" w:space="0" w:color="auto"/>
        <w:left w:val="none" w:sz="0" w:space="0" w:color="auto"/>
        <w:bottom w:val="none" w:sz="0" w:space="0" w:color="auto"/>
        <w:right w:val="none" w:sz="0" w:space="0" w:color="auto"/>
      </w:divBdr>
    </w:div>
    <w:div w:id="1493990450">
      <w:marLeft w:val="0"/>
      <w:marRight w:val="0"/>
      <w:marTop w:val="0"/>
      <w:marBottom w:val="0"/>
      <w:divBdr>
        <w:top w:val="none" w:sz="0" w:space="0" w:color="auto"/>
        <w:left w:val="none" w:sz="0" w:space="0" w:color="auto"/>
        <w:bottom w:val="none" w:sz="0" w:space="0" w:color="auto"/>
        <w:right w:val="none" w:sz="0" w:space="0" w:color="auto"/>
      </w:divBdr>
    </w:div>
    <w:div w:id="1494293672">
      <w:marLeft w:val="0"/>
      <w:marRight w:val="0"/>
      <w:marTop w:val="0"/>
      <w:marBottom w:val="0"/>
      <w:divBdr>
        <w:top w:val="none" w:sz="0" w:space="0" w:color="auto"/>
        <w:left w:val="none" w:sz="0" w:space="0" w:color="auto"/>
        <w:bottom w:val="none" w:sz="0" w:space="0" w:color="auto"/>
        <w:right w:val="none" w:sz="0" w:space="0" w:color="auto"/>
      </w:divBdr>
    </w:div>
    <w:div w:id="1494301755">
      <w:marLeft w:val="0"/>
      <w:marRight w:val="0"/>
      <w:marTop w:val="0"/>
      <w:marBottom w:val="0"/>
      <w:divBdr>
        <w:top w:val="none" w:sz="0" w:space="0" w:color="auto"/>
        <w:left w:val="none" w:sz="0" w:space="0" w:color="auto"/>
        <w:bottom w:val="none" w:sz="0" w:space="0" w:color="auto"/>
        <w:right w:val="none" w:sz="0" w:space="0" w:color="auto"/>
      </w:divBdr>
    </w:div>
    <w:div w:id="1494301949">
      <w:marLeft w:val="0"/>
      <w:marRight w:val="0"/>
      <w:marTop w:val="0"/>
      <w:marBottom w:val="0"/>
      <w:divBdr>
        <w:top w:val="none" w:sz="0" w:space="0" w:color="auto"/>
        <w:left w:val="none" w:sz="0" w:space="0" w:color="auto"/>
        <w:bottom w:val="none" w:sz="0" w:space="0" w:color="auto"/>
        <w:right w:val="none" w:sz="0" w:space="0" w:color="auto"/>
      </w:divBdr>
    </w:div>
    <w:div w:id="1494370162">
      <w:marLeft w:val="0"/>
      <w:marRight w:val="0"/>
      <w:marTop w:val="0"/>
      <w:marBottom w:val="0"/>
      <w:divBdr>
        <w:top w:val="none" w:sz="0" w:space="0" w:color="auto"/>
        <w:left w:val="none" w:sz="0" w:space="0" w:color="auto"/>
        <w:bottom w:val="none" w:sz="0" w:space="0" w:color="auto"/>
        <w:right w:val="none" w:sz="0" w:space="0" w:color="auto"/>
      </w:divBdr>
    </w:div>
    <w:div w:id="1494376727">
      <w:marLeft w:val="0"/>
      <w:marRight w:val="0"/>
      <w:marTop w:val="0"/>
      <w:marBottom w:val="0"/>
      <w:divBdr>
        <w:top w:val="none" w:sz="0" w:space="0" w:color="auto"/>
        <w:left w:val="none" w:sz="0" w:space="0" w:color="auto"/>
        <w:bottom w:val="none" w:sz="0" w:space="0" w:color="auto"/>
        <w:right w:val="none" w:sz="0" w:space="0" w:color="auto"/>
      </w:divBdr>
    </w:div>
    <w:div w:id="1494417786">
      <w:marLeft w:val="0"/>
      <w:marRight w:val="0"/>
      <w:marTop w:val="0"/>
      <w:marBottom w:val="0"/>
      <w:divBdr>
        <w:top w:val="none" w:sz="0" w:space="0" w:color="auto"/>
        <w:left w:val="none" w:sz="0" w:space="0" w:color="auto"/>
        <w:bottom w:val="none" w:sz="0" w:space="0" w:color="auto"/>
        <w:right w:val="none" w:sz="0" w:space="0" w:color="auto"/>
      </w:divBdr>
    </w:div>
    <w:div w:id="1494418896">
      <w:marLeft w:val="0"/>
      <w:marRight w:val="0"/>
      <w:marTop w:val="0"/>
      <w:marBottom w:val="0"/>
      <w:divBdr>
        <w:top w:val="none" w:sz="0" w:space="0" w:color="auto"/>
        <w:left w:val="none" w:sz="0" w:space="0" w:color="auto"/>
        <w:bottom w:val="none" w:sz="0" w:space="0" w:color="auto"/>
        <w:right w:val="none" w:sz="0" w:space="0" w:color="auto"/>
      </w:divBdr>
    </w:div>
    <w:div w:id="1494561572">
      <w:marLeft w:val="0"/>
      <w:marRight w:val="0"/>
      <w:marTop w:val="0"/>
      <w:marBottom w:val="0"/>
      <w:divBdr>
        <w:top w:val="none" w:sz="0" w:space="0" w:color="auto"/>
        <w:left w:val="none" w:sz="0" w:space="0" w:color="auto"/>
        <w:bottom w:val="none" w:sz="0" w:space="0" w:color="auto"/>
        <w:right w:val="none" w:sz="0" w:space="0" w:color="auto"/>
      </w:divBdr>
    </w:div>
    <w:div w:id="1494641910">
      <w:marLeft w:val="0"/>
      <w:marRight w:val="0"/>
      <w:marTop w:val="0"/>
      <w:marBottom w:val="0"/>
      <w:divBdr>
        <w:top w:val="none" w:sz="0" w:space="0" w:color="auto"/>
        <w:left w:val="none" w:sz="0" w:space="0" w:color="auto"/>
        <w:bottom w:val="none" w:sz="0" w:space="0" w:color="auto"/>
        <w:right w:val="none" w:sz="0" w:space="0" w:color="auto"/>
      </w:divBdr>
    </w:div>
    <w:div w:id="1494686110">
      <w:marLeft w:val="0"/>
      <w:marRight w:val="0"/>
      <w:marTop w:val="0"/>
      <w:marBottom w:val="0"/>
      <w:divBdr>
        <w:top w:val="none" w:sz="0" w:space="0" w:color="auto"/>
        <w:left w:val="none" w:sz="0" w:space="0" w:color="auto"/>
        <w:bottom w:val="none" w:sz="0" w:space="0" w:color="auto"/>
        <w:right w:val="none" w:sz="0" w:space="0" w:color="auto"/>
      </w:divBdr>
    </w:div>
    <w:div w:id="1494763357">
      <w:marLeft w:val="0"/>
      <w:marRight w:val="0"/>
      <w:marTop w:val="0"/>
      <w:marBottom w:val="0"/>
      <w:divBdr>
        <w:top w:val="none" w:sz="0" w:space="0" w:color="auto"/>
        <w:left w:val="none" w:sz="0" w:space="0" w:color="auto"/>
        <w:bottom w:val="none" w:sz="0" w:space="0" w:color="auto"/>
        <w:right w:val="none" w:sz="0" w:space="0" w:color="auto"/>
      </w:divBdr>
    </w:div>
    <w:div w:id="1494837873">
      <w:marLeft w:val="0"/>
      <w:marRight w:val="0"/>
      <w:marTop w:val="0"/>
      <w:marBottom w:val="0"/>
      <w:divBdr>
        <w:top w:val="none" w:sz="0" w:space="0" w:color="auto"/>
        <w:left w:val="none" w:sz="0" w:space="0" w:color="auto"/>
        <w:bottom w:val="none" w:sz="0" w:space="0" w:color="auto"/>
        <w:right w:val="none" w:sz="0" w:space="0" w:color="auto"/>
      </w:divBdr>
    </w:div>
    <w:div w:id="1494947711">
      <w:marLeft w:val="0"/>
      <w:marRight w:val="0"/>
      <w:marTop w:val="0"/>
      <w:marBottom w:val="0"/>
      <w:divBdr>
        <w:top w:val="none" w:sz="0" w:space="0" w:color="auto"/>
        <w:left w:val="none" w:sz="0" w:space="0" w:color="auto"/>
        <w:bottom w:val="none" w:sz="0" w:space="0" w:color="auto"/>
        <w:right w:val="none" w:sz="0" w:space="0" w:color="auto"/>
      </w:divBdr>
    </w:div>
    <w:div w:id="1495098514">
      <w:marLeft w:val="0"/>
      <w:marRight w:val="0"/>
      <w:marTop w:val="0"/>
      <w:marBottom w:val="0"/>
      <w:divBdr>
        <w:top w:val="none" w:sz="0" w:space="0" w:color="auto"/>
        <w:left w:val="none" w:sz="0" w:space="0" w:color="auto"/>
        <w:bottom w:val="none" w:sz="0" w:space="0" w:color="auto"/>
        <w:right w:val="none" w:sz="0" w:space="0" w:color="auto"/>
      </w:divBdr>
    </w:div>
    <w:div w:id="1495148521">
      <w:marLeft w:val="0"/>
      <w:marRight w:val="0"/>
      <w:marTop w:val="0"/>
      <w:marBottom w:val="0"/>
      <w:divBdr>
        <w:top w:val="none" w:sz="0" w:space="0" w:color="auto"/>
        <w:left w:val="none" w:sz="0" w:space="0" w:color="auto"/>
        <w:bottom w:val="none" w:sz="0" w:space="0" w:color="auto"/>
        <w:right w:val="none" w:sz="0" w:space="0" w:color="auto"/>
      </w:divBdr>
    </w:div>
    <w:div w:id="1495219457">
      <w:marLeft w:val="0"/>
      <w:marRight w:val="0"/>
      <w:marTop w:val="0"/>
      <w:marBottom w:val="0"/>
      <w:divBdr>
        <w:top w:val="none" w:sz="0" w:space="0" w:color="auto"/>
        <w:left w:val="none" w:sz="0" w:space="0" w:color="auto"/>
        <w:bottom w:val="none" w:sz="0" w:space="0" w:color="auto"/>
        <w:right w:val="none" w:sz="0" w:space="0" w:color="auto"/>
      </w:divBdr>
    </w:div>
    <w:div w:id="1495222497">
      <w:marLeft w:val="0"/>
      <w:marRight w:val="0"/>
      <w:marTop w:val="0"/>
      <w:marBottom w:val="0"/>
      <w:divBdr>
        <w:top w:val="none" w:sz="0" w:space="0" w:color="auto"/>
        <w:left w:val="none" w:sz="0" w:space="0" w:color="auto"/>
        <w:bottom w:val="none" w:sz="0" w:space="0" w:color="auto"/>
        <w:right w:val="none" w:sz="0" w:space="0" w:color="auto"/>
      </w:divBdr>
    </w:div>
    <w:div w:id="1495224927">
      <w:marLeft w:val="0"/>
      <w:marRight w:val="0"/>
      <w:marTop w:val="0"/>
      <w:marBottom w:val="0"/>
      <w:divBdr>
        <w:top w:val="none" w:sz="0" w:space="0" w:color="auto"/>
        <w:left w:val="none" w:sz="0" w:space="0" w:color="auto"/>
        <w:bottom w:val="none" w:sz="0" w:space="0" w:color="auto"/>
        <w:right w:val="none" w:sz="0" w:space="0" w:color="auto"/>
      </w:divBdr>
    </w:div>
    <w:div w:id="1495225855">
      <w:marLeft w:val="0"/>
      <w:marRight w:val="0"/>
      <w:marTop w:val="0"/>
      <w:marBottom w:val="0"/>
      <w:divBdr>
        <w:top w:val="none" w:sz="0" w:space="0" w:color="auto"/>
        <w:left w:val="none" w:sz="0" w:space="0" w:color="auto"/>
        <w:bottom w:val="none" w:sz="0" w:space="0" w:color="auto"/>
        <w:right w:val="none" w:sz="0" w:space="0" w:color="auto"/>
      </w:divBdr>
    </w:div>
    <w:div w:id="1495337627">
      <w:marLeft w:val="0"/>
      <w:marRight w:val="0"/>
      <w:marTop w:val="0"/>
      <w:marBottom w:val="0"/>
      <w:divBdr>
        <w:top w:val="none" w:sz="0" w:space="0" w:color="auto"/>
        <w:left w:val="none" w:sz="0" w:space="0" w:color="auto"/>
        <w:bottom w:val="none" w:sz="0" w:space="0" w:color="auto"/>
        <w:right w:val="none" w:sz="0" w:space="0" w:color="auto"/>
      </w:divBdr>
    </w:div>
    <w:div w:id="1495367185">
      <w:marLeft w:val="0"/>
      <w:marRight w:val="0"/>
      <w:marTop w:val="0"/>
      <w:marBottom w:val="0"/>
      <w:divBdr>
        <w:top w:val="none" w:sz="0" w:space="0" w:color="auto"/>
        <w:left w:val="none" w:sz="0" w:space="0" w:color="auto"/>
        <w:bottom w:val="none" w:sz="0" w:space="0" w:color="auto"/>
        <w:right w:val="none" w:sz="0" w:space="0" w:color="auto"/>
      </w:divBdr>
    </w:div>
    <w:div w:id="1495410265">
      <w:marLeft w:val="0"/>
      <w:marRight w:val="0"/>
      <w:marTop w:val="0"/>
      <w:marBottom w:val="0"/>
      <w:divBdr>
        <w:top w:val="none" w:sz="0" w:space="0" w:color="auto"/>
        <w:left w:val="none" w:sz="0" w:space="0" w:color="auto"/>
        <w:bottom w:val="none" w:sz="0" w:space="0" w:color="auto"/>
        <w:right w:val="none" w:sz="0" w:space="0" w:color="auto"/>
      </w:divBdr>
    </w:div>
    <w:div w:id="1495416791">
      <w:marLeft w:val="0"/>
      <w:marRight w:val="0"/>
      <w:marTop w:val="0"/>
      <w:marBottom w:val="0"/>
      <w:divBdr>
        <w:top w:val="none" w:sz="0" w:space="0" w:color="auto"/>
        <w:left w:val="none" w:sz="0" w:space="0" w:color="auto"/>
        <w:bottom w:val="none" w:sz="0" w:space="0" w:color="auto"/>
        <w:right w:val="none" w:sz="0" w:space="0" w:color="auto"/>
      </w:divBdr>
    </w:div>
    <w:div w:id="1495493771">
      <w:marLeft w:val="0"/>
      <w:marRight w:val="0"/>
      <w:marTop w:val="0"/>
      <w:marBottom w:val="0"/>
      <w:divBdr>
        <w:top w:val="none" w:sz="0" w:space="0" w:color="auto"/>
        <w:left w:val="none" w:sz="0" w:space="0" w:color="auto"/>
        <w:bottom w:val="none" w:sz="0" w:space="0" w:color="auto"/>
        <w:right w:val="none" w:sz="0" w:space="0" w:color="auto"/>
      </w:divBdr>
    </w:div>
    <w:div w:id="1495531800">
      <w:marLeft w:val="0"/>
      <w:marRight w:val="0"/>
      <w:marTop w:val="0"/>
      <w:marBottom w:val="0"/>
      <w:divBdr>
        <w:top w:val="none" w:sz="0" w:space="0" w:color="auto"/>
        <w:left w:val="none" w:sz="0" w:space="0" w:color="auto"/>
        <w:bottom w:val="none" w:sz="0" w:space="0" w:color="auto"/>
        <w:right w:val="none" w:sz="0" w:space="0" w:color="auto"/>
      </w:divBdr>
    </w:div>
    <w:div w:id="1495758256">
      <w:bodyDiv w:val="1"/>
      <w:marLeft w:val="0"/>
      <w:marRight w:val="0"/>
      <w:marTop w:val="0"/>
      <w:marBottom w:val="0"/>
      <w:divBdr>
        <w:top w:val="none" w:sz="0" w:space="0" w:color="auto"/>
        <w:left w:val="none" w:sz="0" w:space="0" w:color="auto"/>
        <w:bottom w:val="none" w:sz="0" w:space="0" w:color="auto"/>
        <w:right w:val="none" w:sz="0" w:space="0" w:color="auto"/>
      </w:divBdr>
    </w:div>
    <w:div w:id="1495871631">
      <w:marLeft w:val="0"/>
      <w:marRight w:val="0"/>
      <w:marTop w:val="0"/>
      <w:marBottom w:val="0"/>
      <w:divBdr>
        <w:top w:val="none" w:sz="0" w:space="0" w:color="auto"/>
        <w:left w:val="none" w:sz="0" w:space="0" w:color="auto"/>
        <w:bottom w:val="none" w:sz="0" w:space="0" w:color="auto"/>
        <w:right w:val="none" w:sz="0" w:space="0" w:color="auto"/>
      </w:divBdr>
    </w:div>
    <w:div w:id="1495947559">
      <w:marLeft w:val="0"/>
      <w:marRight w:val="0"/>
      <w:marTop w:val="0"/>
      <w:marBottom w:val="0"/>
      <w:divBdr>
        <w:top w:val="none" w:sz="0" w:space="0" w:color="auto"/>
        <w:left w:val="none" w:sz="0" w:space="0" w:color="auto"/>
        <w:bottom w:val="none" w:sz="0" w:space="0" w:color="auto"/>
        <w:right w:val="none" w:sz="0" w:space="0" w:color="auto"/>
      </w:divBdr>
    </w:div>
    <w:div w:id="1496069190">
      <w:marLeft w:val="0"/>
      <w:marRight w:val="0"/>
      <w:marTop w:val="0"/>
      <w:marBottom w:val="0"/>
      <w:divBdr>
        <w:top w:val="none" w:sz="0" w:space="0" w:color="auto"/>
        <w:left w:val="none" w:sz="0" w:space="0" w:color="auto"/>
        <w:bottom w:val="none" w:sz="0" w:space="0" w:color="auto"/>
        <w:right w:val="none" w:sz="0" w:space="0" w:color="auto"/>
      </w:divBdr>
    </w:div>
    <w:div w:id="1496147375">
      <w:marLeft w:val="0"/>
      <w:marRight w:val="0"/>
      <w:marTop w:val="0"/>
      <w:marBottom w:val="0"/>
      <w:divBdr>
        <w:top w:val="none" w:sz="0" w:space="0" w:color="auto"/>
        <w:left w:val="none" w:sz="0" w:space="0" w:color="auto"/>
        <w:bottom w:val="none" w:sz="0" w:space="0" w:color="auto"/>
        <w:right w:val="none" w:sz="0" w:space="0" w:color="auto"/>
      </w:divBdr>
    </w:div>
    <w:div w:id="1496219270">
      <w:marLeft w:val="0"/>
      <w:marRight w:val="0"/>
      <w:marTop w:val="0"/>
      <w:marBottom w:val="0"/>
      <w:divBdr>
        <w:top w:val="none" w:sz="0" w:space="0" w:color="auto"/>
        <w:left w:val="none" w:sz="0" w:space="0" w:color="auto"/>
        <w:bottom w:val="none" w:sz="0" w:space="0" w:color="auto"/>
        <w:right w:val="none" w:sz="0" w:space="0" w:color="auto"/>
      </w:divBdr>
    </w:div>
    <w:div w:id="1496258916">
      <w:marLeft w:val="0"/>
      <w:marRight w:val="0"/>
      <w:marTop w:val="0"/>
      <w:marBottom w:val="0"/>
      <w:divBdr>
        <w:top w:val="none" w:sz="0" w:space="0" w:color="auto"/>
        <w:left w:val="none" w:sz="0" w:space="0" w:color="auto"/>
        <w:bottom w:val="none" w:sz="0" w:space="0" w:color="auto"/>
        <w:right w:val="none" w:sz="0" w:space="0" w:color="auto"/>
      </w:divBdr>
    </w:div>
    <w:div w:id="1496334313">
      <w:marLeft w:val="0"/>
      <w:marRight w:val="0"/>
      <w:marTop w:val="0"/>
      <w:marBottom w:val="0"/>
      <w:divBdr>
        <w:top w:val="none" w:sz="0" w:space="0" w:color="auto"/>
        <w:left w:val="none" w:sz="0" w:space="0" w:color="auto"/>
        <w:bottom w:val="none" w:sz="0" w:space="0" w:color="auto"/>
        <w:right w:val="none" w:sz="0" w:space="0" w:color="auto"/>
      </w:divBdr>
    </w:div>
    <w:div w:id="1496339805">
      <w:marLeft w:val="0"/>
      <w:marRight w:val="0"/>
      <w:marTop w:val="0"/>
      <w:marBottom w:val="0"/>
      <w:divBdr>
        <w:top w:val="none" w:sz="0" w:space="0" w:color="auto"/>
        <w:left w:val="none" w:sz="0" w:space="0" w:color="auto"/>
        <w:bottom w:val="none" w:sz="0" w:space="0" w:color="auto"/>
        <w:right w:val="none" w:sz="0" w:space="0" w:color="auto"/>
      </w:divBdr>
    </w:div>
    <w:div w:id="1496527563">
      <w:marLeft w:val="0"/>
      <w:marRight w:val="0"/>
      <w:marTop w:val="0"/>
      <w:marBottom w:val="0"/>
      <w:divBdr>
        <w:top w:val="none" w:sz="0" w:space="0" w:color="auto"/>
        <w:left w:val="none" w:sz="0" w:space="0" w:color="auto"/>
        <w:bottom w:val="none" w:sz="0" w:space="0" w:color="auto"/>
        <w:right w:val="none" w:sz="0" w:space="0" w:color="auto"/>
      </w:divBdr>
    </w:div>
    <w:div w:id="1496611791">
      <w:marLeft w:val="0"/>
      <w:marRight w:val="0"/>
      <w:marTop w:val="0"/>
      <w:marBottom w:val="0"/>
      <w:divBdr>
        <w:top w:val="none" w:sz="0" w:space="0" w:color="auto"/>
        <w:left w:val="none" w:sz="0" w:space="0" w:color="auto"/>
        <w:bottom w:val="none" w:sz="0" w:space="0" w:color="auto"/>
        <w:right w:val="none" w:sz="0" w:space="0" w:color="auto"/>
      </w:divBdr>
    </w:div>
    <w:div w:id="1496844375">
      <w:marLeft w:val="0"/>
      <w:marRight w:val="0"/>
      <w:marTop w:val="0"/>
      <w:marBottom w:val="0"/>
      <w:divBdr>
        <w:top w:val="none" w:sz="0" w:space="0" w:color="auto"/>
        <w:left w:val="none" w:sz="0" w:space="0" w:color="auto"/>
        <w:bottom w:val="none" w:sz="0" w:space="0" w:color="auto"/>
        <w:right w:val="none" w:sz="0" w:space="0" w:color="auto"/>
      </w:divBdr>
    </w:div>
    <w:div w:id="1496847295">
      <w:marLeft w:val="0"/>
      <w:marRight w:val="0"/>
      <w:marTop w:val="0"/>
      <w:marBottom w:val="0"/>
      <w:divBdr>
        <w:top w:val="none" w:sz="0" w:space="0" w:color="auto"/>
        <w:left w:val="none" w:sz="0" w:space="0" w:color="auto"/>
        <w:bottom w:val="none" w:sz="0" w:space="0" w:color="auto"/>
        <w:right w:val="none" w:sz="0" w:space="0" w:color="auto"/>
      </w:divBdr>
    </w:div>
    <w:div w:id="1496915281">
      <w:marLeft w:val="0"/>
      <w:marRight w:val="0"/>
      <w:marTop w:val="0"/>
      <w:marBottom w:val="0"/>
      <w:divBdr>
        <w:top w:val="none" w:sz="0" w:space="0" w:color="auto"/>
        <w:left w:val="none" w:sz="0" w:space="0" w:color="auto"/>
        <w:bottom w:val="none" w:sz="0" w:space="0" w:color="auto"/>
        <w:right w:val="none" w:sz="0" w:space="0" w:color="auto"/>
      </w:divBdr>
    </w:div>
    <w:div w:id="1496919835">
      <w:marLeft w:val="0"/>
      <w:marRight w:val="0"/>
      <w:marTop w:val="0"/>
      <w:marBottom w:val="0"/>
      <w:divBdr>
        <w:top w:val="none" w:sz="0" w:space="0" w:color="auto"/>
        <w:left w:val="none" w:sz="0" w:space="0" w:color="auto"/>
        <w:bottom w:val="none" w:sz="0" w:space="0" w:color="auto"/>
        <w:right w:val="none" w:sz="0" w:space="0" w:color="auto"/>
      </w:divBdr>
    </w:div>
    <w:div w:id="1496921805">
      <w:marLeft w:val="0"/>
      <w:marRight w:val="0"/>
      <w:marTop w:val="0"/>
      <w:marBottom w:val="0"/>
      <w:divBdr>
        <w:top w:val="none" w:sz="0" w:space="0" w:color="auto"/>
        <w:left w:val="none" w:sz="0" w:space="0" w:color="auto"/>
        <w:bottom w:val="none" w:sz="0" w:space="0" w:color="auto"/>
        <w:right w:val="none" w:sz="0" w:space="0" w:color="auto"/>
      </w:divBdr>
    </w:div>
    <w:div w:id="1496998158">
      <w:marLeft w:val="0"/>
      <w:marRight w:val="0"/>
      <w:marTop w:val="0"/>
      <w:marBottom w:val="0"/>
      <w:divBdr>
        <w:top w:val="none" w:sz="0" w:space="0" w:color="auto"/>
        <w:left w:val="none" w:sz="0" w:space="0" w:color="auto"/>
        <w:bottom w:val="none" w:sz="0" w:space="0" w:color="auto"/>
        <w:right w:val="none" w:sz="0" w:space="0" w:color="auto"/>
      </w:divBdr>
    </w:div>
    <w:div w:id="1497064876">
      <w:marLeft w:val="0"/>
      <w:marRight w:val="0"/>
      <w:marTop w:val="0"/>
      <w:marBottom w:val="0"/>
      <w:divBdr>
        <w:top w:val="none" w:sz="0" w:space="0" w:color="auto"/>
        <w:left w:val="none" w:sz="0" w:space="0" w:color="auto"/>
        <w:bottom w:val="none" w:sz="0" w:space="0" w:color="auto"/>
        <w:right w:val="none" w:sz="0" w:space="0" w:color="auto"/>
      </w:divBdr>
    </w:div>
    <w:div w:id="1497064924">
      <w:bodyDiv w:val="1"/>
      <w:marLeft w:val="0"/>
      <w:marRight w:val="0"/>
      <w:marTop w:val="0"/>
      <w:marBottom w:val="0"/>
      <w:divBdr>
        <w:top w:val="none" w:sz="0" w:space="0" w:color="auto"/>
        <w:left w:val="none" w:sz="0" w:space="0" w:color="auto"/>
        <w:bottom w:val="none" w:sz="0" w:space="0" w:color="auto"/>
        <w:right w:val="none" w:sz="0" w:space="0" w:color="auto"/>
      </w:divBdr>
    </w:div>
    <w:div w:id="1497071301">
      <w:marLeft w:val="0"/>
      <w:marRight w:val="0"/>
      <w:marTop w:val="0"/>
      <w:marBottom w:val="0"/>
      <w:divBdr>
        <w:top w:val="none" w:sz="0" w:space="0" w:color="auto"/>
        <w:left w:val="none" w:sz="0" w:space="0" w:color="auto"/>
        <w:bottom w:val="none" w:sz="0" w:space="0" w:color="auto"/>
        <w:right w:val="none" w:sz="0" w:space="0" w:color="auto"/>
      </w:divBdr>
    </w:div>
    <w:div w:id="1497188995">
      <w:marLeft w:val="0"/>
      <w:marRight w:val="0"/>
      <w:marTop w:val="0"/>
      <w:marBottom w:val="0"/>
      <w:divBdr>
        <w:top w:val="none" w:sz="0" w:space="0" w:color="auto"/>
        <w:left w:val="none" w:sz="0" w:space="0" w:color="auto"/>
        <w:bottom w:val="none" w:sz="0" w:space="0" w:color="auto"/>
        <w:right w:val="none" w:sz="0" w:space="0" w:color="auto"/>
      </w:divBdr>
    </w:div>
    <w:div w:id="1497190175">
      <w:marLeft w:val="0"/>
      <w:marRight w:val="0"/>
      <w:marTop w:val="0"/>
      <w:marBottom w:val="0"/>
      <w:divBdr>
        <w:top w:val="none" w:sz="0" w:space="0" w:color="auto"/>
        <w:left w:val="none" w:sz="0" w:space="0" w:color="auto"/>
        <w:bottom w:val="none" w:sz="0" w:space="0" w:color="auto"/>
        <w:right w:val="none" w:sz="0" w:space="0" w:color="auto"/>
      </w:divBdr>
    </w:div>
    <w:div w:id="1497263325">
      <w:marLeft w:val="0"/>
      <w:marRight w:val="0"/>
      <w:marTop w:val="0"/>
      <w:marBottom w:val="0"/>
      <w:divBdr>
        <w:top w:val="none" w:sz="0" w:space="0" w:color="auto"/>
        <w:left w:val="none" w:sz="0" w:space="0" w:color="auto"/>
        <w:bottom w:val="none" w:sz="0" w:space="0" w:color="auto"/>
        <w:right w:val="none" w:sz="0" w:space="0" w:color="auto"/>
      </w:divBdr>
    </w:div>
    <w:div w:id="1497266990">
      <w:marLeft w:val="0"/>
      <w:marRight w:val="0"/>
      <w:marTop w:val="0"/>
      <w:marBottom w:val="0"/>
      <w:divBdr>
        <w:top w:val="none" w:sz="0" w:space="0" w:color="auto"/>
        <w:left w:val="none" w:sz="0" w:space="0" w:color="auto"/>
        <w:bottom w:val="none" w:sz="0" w:space="0" w:color="auto"/>
        <w:right w:val="none" w:sz="0" w:space="0" w:color="auto"/>
      </w:divBdr>
    </w:div>
    <w:div w:id="1497302948">
      <w:marLeft w:val="0"/>
      <w:marRight w:val="0"/>
      <w:marTop w:val="0"/>
      <w:marBottom w:val="0"/>
      <w:divBdr>
        <w:top w:val="none" w:sz="0" w:space="0" w:color="auto"/>
        <w:left w:val="none" w:sz="0" w:space="0" w:color="auto"/>
        <w:bottom w:val="none" w:sz="0" w:space="0" w:color="auto"/>
        <w:right w:val="none" w:sz="0" w:space="0" w:color="auto"/>
      </w:divBdr>
    </w:div>
    <w:div w:id="1497375970">
      <w:marLeft w:val="0"/>
      <w:marRight w:val="0"/>
      <w:marTop w:val="0"/>
      <w:marBottom w:val="0"/>
      <w:divBdr>
        <w:top w:val="none" w:sz="0" w:space="0" w:color="auto"/>
        <w:left w:val="none" w:sz="0" w:space="0" w:color="auto"/>
        <w:bottom w:val="none" w:sz="0" w:space="0" w:color="auto"/>
        <w:right w:val="none" w:sz="0" w:space="0" w:color="auto"/>
      </w:divBdr>
    </w:div>
    <w:div w:id="1497378816">
      <w:marLeft w:val="0"/>
      <w:marRight w:val="0"/>
      <w:marTop w:val="0"/>
      <w:marBottom w:val="0"/>
      <w:divBdr>
        <w:top w:val="none" w:sz="0" w:space="0" w:color="auto"/>
        <w:left w:val="none" w:sz="0" w:space="0" w:color="auto"/>
        <w:bottom w:val="none" w:sz="0" w:space="0" w:color="auto"/>
        <w:right w:val="none" w:sz="0" w:space="0" w:color="auto"/>
      </w:divBdr>
    </w:div>
    <w:div w:id="1497459244">
      <w:marLeft w:val="0"/>
      <w:marRight w:val="0"/>
      <w:marTop w:val="0"/>
      <w:marBottom w:val="0"/>
      <w:divBdr>
        <w:top w:val="none" w:sz="0" w:space="0" w:color="auto"/>
        <w:left w:val="none" w:sz="0" w:space="0" w:color="auto"/>
        <w:bottom w:val="none" w:sz="0" w:space="0" w:color="auto"/>
        <w:right w:val="none" w:sz="0" w:space="0" w:color="auto"/>
      </w:divBdr>
    </w:div>
    <w:div w:id="1497460061">
      <w:marLeft w:val="0"/>
      <w:marRight w:val="0"/>
      <w:marTop w:val="0"/>
      <w:marBottom w:val="0"/>
      <w:divBdr>
        <w:top w:val="none" w:sz="0" w:space="0" w:color="auto"/>
        <w:left w:val="none" w:sz="0" w:space="0" w:color="auto"/>
        <w:bottom w:val="none" w:sz="0" w:space="0" w:color="auto"/>
        <w:right w:val="none" w:sz="0" w:space="0" w:color="auto"/>
      </w:divBdr>
    </w:div>
    <w:div w:id="1497499006">
      <w:marLeft w:val="0"/>
      <w:marRight w:val="0"/>
      <w:marTop w:val="0"/>
      <w:marBottom w:val="0"/>
      <w:divBdr>
        <w:top w:val="none" w:sz="0" w:space="0" w:color="auto"/>
        <w:left w:val="none" w:sz="0" w:space="0" w:color="auto"/>
        <w:bottom w:val="none" w:sz="0" w:space="0" w:color="auto"/>
        <w:right w:val="none" w:sz="0" w:space="0" w:color="auto"/>
      </w:divBdr>
    </w:div>
    <w:div w:id="1497575530">
      <w:marLeft w:val="0"/>
      <w:marRight w:val="0"/>
      <w:marTop w:val="0"/>
      <w:marBottom w:val="0"/>
      <w:divBdr>
        <w:top w:val="none" w:sz="0" w:space="0" w:color="auto"/>
        <w:left w:val="none" w:sz="0" w:space="0" w:color="auto"/>
        <w:bottom w:val="none" w:sz="0" w:space="0" w:color="auto"/>
        <w:right w:val="none" w:sz="0" w:space="0" w:color="auto"/>
      </w:divBdr>
    </w:div>
    <w:div w:id="1497577416">
      <w:marLeft w:val="0"/>
      <w:marRight w:val="0"/>
      <w:marTop w:val="0"/>
      <w:marBottom w:val="0"/>
      <w:divBdr>
        <w:top w:val="none" w:sz="0" w:space="0" w:color="auto"/>
        <w:left w:val="none" w:sz="0" w:space="0" w:color="auto"/>
        <w:bottom w:val="none" w:sz="0" w:space="0" w:color="auto"/>
        <w:right w:val="none" w:sz="0" w:space="0" w:color="auto"/>
      </w:divBdr>
    </w:div>
    <w:div w:id="1497650727">
      <w:bodyDiv w:val="1"/>
      <w:marLeft w:val="0"/>
      <w:marRight w:val="0"/>
      <w:marTop w:val="0"/>
      <w:marBottom w:val="0"/>
      <w:divBdr>
        <w:top w:val="none" w:sz="0" w:space="0" w:color="auto"/>
        <w:left w:val="none" w:sz="0" w:space="0" w:color="auto"/>
        <w:bottom w:val="none" w:sz="0" w:space="0" w:color="auto"/>
        <w:right w:val="none" w:sz="0" w:space="0" w:color="auto"/>
      </w:divBdr>
    </w:div>
    <w:div w:id="1497719578">
      <w:marLeft w:val="0"/>
      <w:marRight w:val="0"/>
      <w:marTop w:val="0"/>
      <w:marBottom w:val="0"/>
      <w:divBdr>
        <w:top w:val="none" w:sz="0" w:space="0" w:color="auto"/>
        <w:left w:val="none" w:sz="0" w:space="0" w:color="auto"/>
        <w:bottom w:val="none" w:sz="0" w:space="0" w:color="auto"/>
        <w:right w:val="none" w:sz="0" w:space="0" w:color="auto"/>
      </w:divBdr>
    </w:div>
    <w:div w:id="1497720829">
      <w:marLeft w:val="0"/>
      <w:marRight w:val="0"/>
      <w:marTop w:val="0"/>
      <w:marBottom w:val="0"/>
      <w:divBdr>
        <w:top w:val="none" w:sz="0" w:space="0" w:color="auto"/>
        <w:left w:val="none" w:sz="0" w:space="0" w:color="auto"/>
        <w:bottom w:val="none" w:sz="0" w:space="0" w:color="auto"/>
        <w:right w:val="none" w:sz="0" w:space="0" w:color="auto"/>
      </w:divBdr>
    </w:div>
    <w:div w:id="1497721944">
      <w:marLeft w:val="0"/>
      <w:marRight w:val="0"/>
      <w:marTop w:val="0"/>
      <w:marBottom w:val="0"/>
      <w:divBdr>
        <w:top w:val="none" w:sz="0" w:space="0" w:color="auto"/>
        <w:left w:val="none" w:sz="0" w:space="0" w:color="auto"/>
        <w:bottom w:val="none" w:sz="0" w:space="0" w:color="auto"/>
        <w:right w:val="none" w:sz="0" w:space="0" w:color="auto"/>
      </w:divBdr>
    </w:div>
    <w:div w:id="1497723625">
      <w:marLeft w:val="0"/>
      <w:marRight w:val="0"/>
      <w:marTop w:val="0"/>
      <w:marBottom w:val="0"/>
      <w:divBdr>
        <w:top w:val="none" w:sz="0" w:space="0" w:color="auto"/>
        <w:left w:val="none" w:sz="0" w:space="0" w:color="auto"/>
        <w:bottom w:val="none" w:sz="0" w:space="0" w:color="auto"/>
        <w:right w:val="none" w:sz="0" w:space="0" w:color="auto"/>
      </w:divBdr>
    </w:div>
    <w:div w:id="1497765350">
      <w:marLeft w:val="0"/>
      <w:marRight w:val="0"/>
      <w:marTop w:val="0"/>
      <w:marBottom w:val="0"/>
      <w:divBdr>
        <w:top w:val="none" w:sz="0" w:space="0" w:color="auto"/>
        <w:left w:val="none" w:sz="0" w:space="0" w:color="auto"/>
        <w:bottom w:val="none" w:sz="0" w:space="0" w:color="auto"/>
        <w:right w:val="none" w:sz="0" w:space="0" w:color="auto"/>
      </w:divBdr>
    </w:div>
    <w:div w:id="1497766013">
      <w:marLeft w:val="0"/>
      <w:marRight w:val="0"/>
      <w:marTop w:val="0"/>
      <w:marBottom w:val="0"/>
      <w:divBdr>
        <w:top w:val="none" w:sz="0" w:space="0" w:color="auto"/>
        <w:left w:val="none" w:sz="0" w:space="0" w:color="auto"/>
        <w:bottom w:val="none" w:sz="0" w:space="0" w:color="auto"/>
        <w:right w:val="none" w:sz="0" w:space="0" w:color="auto"/>
      </w:divBdr>
    </w:div>
    <w:div w:id="1497837875">
      <w:marLeft w:val="0"/>
      <w:marRight w:val="0"/>
      <w:marTop w:val="0"/>
      <w:marBottom w:val="0"/>
      <w:divBdr>
        <w:top w:val="none" w:sz="0" w:space="0" w:color="auto"/>
        <w:left w:val="none" w:sz="0" w:space="0" w:color="auto"/>
        <w:bottom w:val="none" w:sz="0" w:space="0" w:color="auto"/>
        <w:right w:val="none" w:sz="0" w:space="0" w:color="auto"/>
      </w:divBdr>
    </w:div>
    <w:div w:id="1497843406">
      <w:marLeft w:val="0"/>
      <w:marRight w:val="0"/>
      <w:marTop w:val="0"/>
      <w:marBottom w:val="0"/>
      <w:divBdr>
        <w:top w:val="none" w:sz="0" w:space="0" w:color="auto"/>
        <w:left w:val="none" w:sz="0" w:space="0" w:color="auto"/>
        <w:bottom w:val="none" w:sz="0" w:space="0" w:color="auto"/>
        <w:right w:val="none" w:sz="0" w:space="0" w:color="auto"/>
      </w:divBdr>
    </w:div>
    <w:div w:id="1497959539">
      <w:marLeft w:val="0"/>
      <w:marRight w:val="0"/>
      <w:marTop w:val="0"/>
      <w:marBottom w:val="0"/>
      <w:divBdr>
        <w:top w:val="none" w:sz="0" w:space="0" w:color="auto"/>
        <w:left w:val="none" w:sz="0" w:space="0" w:color="auto"/>
        <w:bottom w:val="none" w:sz="0" w:space="0" w:color="auto"/>
        <w:right w:val="none" w:sz="0" w:space="0" w:color="auto"/>
      </w:divBdr>
    </w:div>
    <w:div w:id="1497964877">
      <w:marLeft w:val="0"/>
      <w:marRight w:val="0"/>
      <w:marTop w:val="0"/>
      <w:marBottom w:val="0"/>
      <w:divBdr>
        <w:top w:val="none" w:sz="0" w:space="0" w:color="auto"/>
        <w:left w:val="none" w:sz="0" w:space="0" w:color="auto"/>
        <w:bottom w:val="none" w:sz="0" w:space="0" w:color="auto"/>
        <w:right w:val="none" w:sz="0" w:space="0" w:color="auto"/>
      </w:divBdr>
    </w:div>
    <w:div w:id="1498033100">
      <w:marLeft w:val="0"/>
      <w:marRight w:val="0"/>
      <w:marTop w:val="0"/>
      <w:marBottom w:val="0"/>
      <w:divBdr>
        <w:top w:val="none" w:sz="0" w:space="0" w:color="auto"/>
        <w:left w:val="none" w:sz="0" w:space="0" w:color="auto"/>
        <w:bottom w:val="none" w:sz="0" w:space="0" w:color="auto"/>
        <w:right w:val="none" w:sz="0" w:space="0" w:color="auto"/>
      </w:divBdr>
    </w:div>
    <w:div w:id="1498110244">
      <w:marLeft w:val="0"/>
      <w:marRight w:val="0"/>
      <w:marTop w:val="0"/>
      <w:marBottom w:val="0"/>
      <w:divBdr>
        <w:top w:val="none" w:sz="0" w:space="0" w:color="auto"/>
        <w:left w:val="none" w:sz="0" w:space="0" w:color="auto"/>
        <w:bottom w:val="none" w:sz="0" w:space="0" w:color="auto"/>
        <w:right w:val="none" w:sz="0" w:space="0" w:color="auto"/>
      </w:divBdr>
    </w:div>
    <w:div w:id="1498183121">
      <w:marLeft w:val="0"/>
      <w:marRight w:val="0"/>
      <w:marTop w:val="0"/>
      <w:marBottom w:val="0"/>
      <w:divBdr>
        <w:top w:val="none" w:sz="0" w:space="0" w:color="auto"/>
        <w:left w:val="none" w:sz="0" w:space="0" w:color="auto"/>
        <w:bottom w:val="none" w:sz="0" w:space="0" w:color="auto"/>
        <w:right w:val="none" w:sz="0" w:space="0" w:color="auto"/>
      </w:divBdr>
    </w:div>
    <w:div w:id="1498224910">
      <w:marLeft w:val="0"/>
      <w:marRight w:val="0"/>
      <w:marTop w:val="0"/>
      <w:marBottom w:val="0"/>
      <w:divBdr>
        <w:top w:val="none" w:sz="0" w:space="0" w:color="auto"/>
        <w:left w:val="none" w:sz="0" w:space="0" w:color="auto"/>
        <w:bottom w:val="none" w:sz="0" w:space="0" w:color="auto"/>
        <w:right w:val="none" w:sz="0" w:space="0" w:color="auto"/>
      </w:divBdr>
    </w:div>
    <w:div w:id="1498231216">
      <w:marLeft w:val="0"/>
      <w:marRight w:val="0"/>
      <w:marTop w:val="0"/>
      <w:marBottom w:val="0"/>
      <w:divBdr>
        <w:top w:val="none" w:sz="0" w:space="0" w:color="auto"/>
        <w:left w:val="none" w:sz="0" w:space="0" w:color="auto"/>
        <w:bottom w:val="none" w:sz="0" w:space="0" w:color="auto"/>
        <w:right w:val="none" w:sz="0" w:space="0" w:color="auto"/>
      </w:divBdr>
    </w:div>
    <w:div w:id="1498303262">
      <w:marLeft w:val="0"/>
      <w:marRight w:val="0"/>
      <w:marTop w:val="0"/>
      <w:marBottom w:val="0"/>
      <w:divBdr>
        <w:top w:val="none" w:sz="0" w:space="0" w:color="auto"/>
        <w:left w:val="none" w:sz="0" w:space="0" w:color="auto"/>
        <w:bottom w:val="none" w:sz="0" w:space="0" w:color="auto"/>
        <w:right w:val="none" w:sz="0" w:space="0" w:color="auto"/>
      </w:divBdr>
    </w:div>
    <w:div w:id="1498307197">
      <w:marLeft w:val="0"/>
      <w:marRight w:val="0"/>
      <w:marTop w:val="0"/>
      <w:marBottom w:val="0"/>
      <w:divBdr>
        <w:top w:val="none" w:sz="0" w:space="0" w:color="auto"/>
        <w:left w:val="none" w:sz="0" w:space="0" w:color="auto"/>
        <w:bottom w:val="none" w:sz="0" w:space="0" w:color="auto"/>
        <w:right w:val="none" w:sz="0" w:space="0" w:color="auto"/>
      </w:divBdr>
    </w:div>
    <w:div w:id="1498377522">
      <w:marLeft w:val="0"/>
      <w:marRight w:val="0"/>
      <w:marTop w:val="0"/>
      <w:marBottom w:val="0"/>
      <w:divBdr>
        <w:top w:val="none" w:sz="0" w:space="0" w:color="auto"/>
        <w:left w:val="none" w:sz="0" w:space="0" w:color="auto"/>
        <w:bottom w:val="none" w:sz="0" w:space="0" w:color="auto"/>
        <w:right w:val="none" w:sz="0" w:space="0" w:color="auto"/>
      </w:divBdr>
    </w:div>
    <w:div w:id="1498377854">
      <w:marLeft w:val="0"/>
      <w:marRight w:val="0"/>
      <w:marTop w:val="0"/>
      <w:marBottom w:val="0"/>
      <w:divBdr>
        <w:top w:val="none" w:sz="0" w:space="0" w:color="auto"/>
        <w:left w:val="none" w:sz="0" w:space="0" w:color="auto"/>
        <w:bottom w:val="none" w:sz="0" w:space="0" w:color="auto"/>
        <w:right w:val="none" w:sz="0" w:space="0" w:color="auto"/>
      </w:divBdr>
    </w:div>
    <w:div w:id="1498426322">
      <w:marLeft w:val="0"/>
      <w:marRight w:val="0"/>
      <w:marTop w:val="0"/>
      <w:marBottom w:val="0"/>
      <w:divBdr>
        <w:top w:val="none" w:sz="0" w:space="0" w:color="auto"/>
        <w:left w:val="none" w:sz="0" w:space="0" w:color="auto"/>
        <w:bottom w:val="none" w:sz="0" w:space="0" w:color="auto"/>
        <w:right w:val="none" w:sz="0" w:space="0" w:color="auto"/>
      </w:divBdr>
    </w:div>
    <w:div w:id="1498574572">
      <w:marLeft w:val="0"/>
      <w:marRight w:val="0"/>
      <w:marTop w:val="0"/>
      <w:marBottom w:val="0"/>
      <w:divBdr>
        <w:top w:val="none" w:sz="0" w:space="0" w:color="auto"/>
        <w:left w:val="none" w:sz="0" w:space="0" w:color="auto"/>
        <w:bottom w:val="none" w:sz="0" w:space="0" w:color="auto"/>
        <w:right w:val="none" w:sz="0" w:space="0" w:color="auto"/>
      </w:divBdr>
    </w:div>
    <w:div w:id="1498614570">
      <w:marLeft w:val="0"/>
      <w:marRight w:val="0"/>
      <w:marTop w:val="0"/>
      <w:marBottom w:val="0"/>
      <w:divBdr>
        <w:top w:val="none" w:sz="0" w:space="0" w:color="auto"/>
        <w:left w:val="none" w:sz="0" w:space="0" w:color="auto"/>
        <w:bottom w:val="none" w:sz="0" w:space="0" w:color="auto"/>
        <w:right w:val="none" w:sz="0" w:space="0" w:color="auto"/>
      </w:divBdr>
    </w:div>
    <w:div w:id="1498690986">
      <w:marLeft w:val="0"/>
      <w:marRight w:val="0"/>
      <w:marTop w:val="0"/>
      <w:marBottom w:val="0"/>
      <w:divBdr>
        <w:top w:val="none" w:sz="0" w:space="0" w:color="auto"/>
        <w:left w:val="none" w:sz="0" w:space="0" w:color="auto"/>
        <w:bottom w:val="none" w:sz="0" w:space="0" w:color="auto"/>
        <w:right w:val="none" w:sz="0" w:space="0" w:color="auto"/>
      </w:divBdr>
    </w:div>
    <w:div w:id="1498810057">
      <w:marLeft w:val="0"/>
      <w:marRight w:val="0"/>
      <w:marTop w:val="0"/>
      <w:marBottom w:val="0"/>
      <w:divBdr>
        <w:top w:val="none" w:sz="0" w:space="0" w:color="auto"/>
        <w:left w:val="none" w:sz="0" w:space="0" w:color="auto"/>
        <w:bottom w:val="none" w:sz="0" w:space="0" w:color="auto"/>
        <w:right w:val="none" w:sz="0" w:space="0" w:color="auto"/>
      </w:divBdr>
    </w:div>
    <w:div w:id="1498881527">
      <w:marLeft w:val="0"/>
      <w:marRight w:val="0"/>
      <w:marTop w:val="0"/>
      <w:marBottom w:val="0"/>
      <w:divBdr>
        <w:top w:val="none" w:sz="0" w:space="0" w:color="auto"/>
        <w:left w:val="none" w:sz="0" w:space="0" w:color="auto"/>
        <w:bottom w:val="none" w:sz="0" w:space="0" w:color="auto"/>
        <w:right w:val="none" w:sz="0" w:space="0" w:color="auto"/>
      </w:divBdr>
    </w:div>
    <w:div w:id="1499005409">
      <w:marLeft w:val="0"/>
      <w:marRight w:val="0"/>
      <w:marTop w:val="0"/>
      <w:marBottom w:val="0"/>
      <w:divBdr>
        <w:top w:val="none" w:sz="0" w:space="0" w:color="auto"/>
        <w:left w:val="none" w:sz="0" w:space="0" w:color="auto"/>
        <w:bottom w:val="none" w:sz="0" w:space="0" w:color="auto"/>
        <w:right w:val="none" w:sz="0" w:space="0" w:color="auto"/>
      </w:divBdr>
    </w:div>
    <w:div w:id="1499076026">
      <w:bodyDiv w:val="1"/>
      <w:marLeft w:val="0"/>
      <w:marRight w:val="0"/>
      <w:marTop w:val="0"/>
      <w:marBottom w:val="0"/>
      <w:divBdr>
        <w:top w:val="none" w:sz="0" w:space="0" w:color="auto"/>
        <w:left w:val="none" w:sz="0" w:space="0" w:color="auto"/>
        <w:bottom w:val="none" w:sz="0" w:space="0" w:color="auto"/>
        <w:right w:val="none" w:sz="0" w:space="0" w:color="auto"/>
      </w:divBdr>
    </w:div>
    <w:div w:id="1499227586">
      <w:marLeft w:val="0"/>
      <w:marRight w:val="0"/>
      <w:marTop w:val="0"/>
      <w:marBottom w:val="0"/>
      <w:divBdr>
        <w:top w:val="none" w:sz="0" w:space="0" w:color="auto"/>
        <w:left w:val="none" w:sz="0" w:space="0" w:color="auto"/>
        <w:bottom w:val="none" w:sz="0" w:space="0" w:color="auto"/>
        <w:right w:val="none" w:sz="0" w:space="0" w:color="auto"/>
      </w:divBdr>
    </w:div>
    <w:div w:id="1499268221">
      <w:marLeft w:val="0"/>
      <w:marRight w:val="0"/>
      <w:marTop w:val="0"/>
      <w:marBottom w:val="0"/>
      <w:divBdr>
        <w:top w:val="none" w:sz="0" w:space="0" w:color="auto"/>
        <w:left w:val="none" w:sz="0" w:space="0" w:color="auto"/>
        <w:bottom w:val="none" w:sz="0" w:space="0" w:color="auto"/>
        <w:right w:val="none" w:sz="0" w:space="0" w:color="auto"/>
      </w:divBdr>
    </w:div>
    <w:div w:id="1499270530">
      <w:marLeft w:val="0"/>
      <w:marRight w:val="0"/>
      <w:marTop w:val="0"/>
      <w:marBottom w:val="0"/>
      <w:divBdr>
        <w:top w:val="none" w:sz="0" w:space="0" w:color="auto"/>
        <w:left w:val="none" w:sz="0" w:space="0" w:color="auto"/>
        <w:bottom w:val="none" w:sz="0" w:space="0" w:color="auto"/>
        <w:right w:val="none" w:sz="0" w:space="0" w:color="auto"/>
      </w:divBdr>
    </w:div>
    <w:div w:id="1499350186">
      <w:marLeft w:val="0"/>
      <w:marRight w:val="0"/>
      <w:marTop w:val="0"/>
      <w:marBottom w:val="0"/>
      <w:divBdr>
        <w:top w:val="none" w:sz="0" w:space="0" w:color="auto"/>
        <w:left w:val="none" w:sz="0" w:space="0" w:color="auto"/>
        <w:bottom w:val="none" w:sz="0" w:space="0" w:color="auto"/>
        <w:right w:val="none" w:sz="0" w:space="0" w:color="auto"/>
      </w:divBdr>
    </w:div>
    <w:div w:id="1499422563">
      <w:marLeft w:val="0"/>
      <w:marRight w:val="0"/>
      <w:marTop w:val="0"/>
      <w:marBottom w:val="0"/>
      <w:divBdr>
        <w:top w:val="none" w:sz="0" w:space="0" w:color="auto"/>
        <w:left w:val="none" w:sz="0" w:space="0" w:color="auto"/>
        <w:bottom w:val="none" w:sz="0" w:space="0" w:color="auto"/>
        <w:right w:val="none" w:sz="0" w:space="0" w:color="auto"/>
      </w:divBdr>
    </w:div>
    <w:div w:id="1499466829">
      <w:marLeft w:val="0"/>
      <w:marRight w:val="0"/>
      <w:marTop w:val="0"/>
      <w:marBottom w:val="0"/>
      <w:divBdr>
        <w:top w:val="none" w:sz="0" w:space="0" w:color="auto"/>
        <w:left w:val="none" w:sz="0" w:space="0" w:color="auto"/>
        <w:bottom w:val="none" w:sz="0" w:space="0" w:color="auto"/>
        <w:right w:val="none" w:sz="0" w:space="0" w:color="auto"/>
      </w:divBdr>
    </w:div>
    <w:div w:id="1499661543">
      <w:marLeft w:val="0"/>
      <w:marRight w:val="0"/>
      <w:marTop w:val="0"/>
      <w:marBottom w:val="0"/>
      <w:divBdr>
        <w:top w:val="none" w:sz="0" w:space="0" w:color="auto"/>
        <w:left w:val="none" w:sz="0" w:space="0" w:color="auto"/>
        <w:bottom w:val="none" w:sz="0" w:space="0" w:color="auto"/>
        <w:right w:val="none" w:sz="0" w:space="0" w:color="auto"/>
      </w:divBdr>
    </w:div>
    <w:div w:id="1499661968">
      <w:marLeft w:val="0"/>
      <w:marRight w:val="0"/>
      <w:marTop w:val="0"/>
      <w:marBottom w:val="0"/>
      <w:divBdr>
        <w:top w:val="none" w:sz="0" w:space="0" w:color="auto"/>
        <w:left w:val="none" w:sz="0" w:space="0" w:color="auto"/>
        <w:bottom w:val="none" w:sz="0" w:space="0" w:color="auto"/>
        <w:right w:val="none" w:sz="0" w:space="0" w:color="auto"/>
      </w:divBdr>
    </w:div>
    <w:div w:id="1499686613">
      <w:marLeft w:val="0"/>
      <w:marRight w:val="0"/>
      <w:marTop w:val="0"/>
      <w:marBottom w:val="0"/>
      <w:divBdr>
        <w:top w:val="none" w:sz="0" w:space="0" w:color="auto"/>
        <w:left w:val="none" w:sz="0" w:space="0" w:color="auto"/>
        <w:bottom w:val="none" w:sz="0" w:space="0" w:color="auto"/>
        <w:right w:val="none" w:sz="0" w:space="0" w:color="auto"/>
      </w:divBdr>
    </w:div>
    <w:div w:id="1499927020">
      <w:marLeft w:val="0"/>
      <w:marRight w:val="0"/>
      <w:marTop w:val="0"/>
      <w:marBottom w:val="0"/>
      <w:divBdr>
        <w:top w:val="none" w:sz="0" w:space="0" w:color="auto"/>
        <w:left w:val="none" w:sz="0" w:space="0" w:color="auto"/>
        <w:bottom w:val="none" w:sz="0" w:space="0" w:color="auto"/>
        <w:right w:val="none" w:sz="0" w:space="0" w:color="auto"/>
      </w:divBdr>
    </w:div>
    <w:div w:id="1500000434">
      <w:marLeft w:val="0"/>
      <w:marRight w:val="0"/>
      <w:marTop w:val="0"/>
      <w:marBottom w:val="0"/>
      <w:divBdr>
        <w:top w:val="none" w:sz="0" w:space="0" w:color="auto"/>
        <w:left w:val="none" w:sz="0" w:space="0" w:color="auto"/>
        <w:bottom w:val="none" w:sz="0" w:space="0" w:color="auto"/>
        <w:right w:val="none" w:sz="0" w:space="0" w:color="auto"/>
      </w:divBdr>
    </w:div>
    <w:div w:id="1500076236">
      <w:marLeft w:val="0"/>
      <w:marRight w:val="0"/>
      <w:marTop w:val="0"/>
      <w:marBottom w:val="0"/>
      <w:divBdr>
        <w:top w:val="none" w:sz="0" w:space="0" w:color="auto"/>
        <w:left w:val="none" w:sz="0" w:space="0" w:color="auto"/>
        <w:bottom w:val="none" w:sz="0" w:space="0" w:color="auto"/>
        <w:right w:val="none" w:sz="0" w:space="0" w:color="auto"/>
      </w:divBdr>
    </w:div>
    <w:div w:id="1500077130">
      <w:marLeft w:val="0"/>
      <w:marRight w:val="0"/>
      <w:marTop w:val="0"/>
      <w:marBottom w:val="0"/>
      <w:divBdr>
        <w:top w:val="none" w:sz="0" w:space="0" w:color="auto"/>
        <w:left w:val="none" w:sz="0" w:space="0" w:color="auto"/>
        <w:bottom w:val="none" w:sz="0" w:space="0" w:color="auto"/>
        <w:right w:val="none" w:sz="0" w:space="0" w:color="auto"/>
      </w:divBdr>
    </w:div>
    <w:div w:id="1500149950">
      <w:marLeft w:val="0"/>
      <w:marRight w:val="0"/>
      <w:marTop w:val="0"/>
      <w:marBottom w:val="0"/>
      <w:divBdr>
        <w:top w:val="none" w:sz="0" w:space="0" w:color="auto"/>
        <w:left w:val="none" w:sz="0" w:space="0" w:color="auto"/>
        <w:bottom w:val="none" w:sz="0" w:space="0" w:color="auto"/>
        <w:right w:val="none" w:sz="0" w:space="0" w:color="auto"/>
      </w:divBdr>
    </w:div>
    <w:div w:id="1500195405">
      <w:marLeft w:val="0"/>
      <w:marRight w:val="0"/>
      <w:marTop w:val="0"/>
      <w:marBottom w:val="0"/>
      <w:divBdr>
        <w:top w:val="none" w:sz="0" w:space="0" w:color="auto"/>
        <w:left w:val="none" w:sz="0" w:space="0" w:color="auto"/>
        <w:bottom w:val="none" w:sz="0" w:space="0" w:color="auto"/>
        <w:right w:val="none" w:sz="0" w:space="0" w:color="auto"/>
      </w:divBdr>
    </w:div>
    <w:div w:id="1500269563">
      <w:marLeft w:val="0"/>
      <w:marRight w:val="0"/>
      <w:marTop w:val="0"/>
      <w:marBottom w:val="0"/>
      <w:divBdr>
        <w:top w:val="none" w:sz="0" w:space="0" w:color="auto"/>
        <w:left w:val="none" w:sz="0" w:space="0" w:color="auto"/>
        <w:bottom w:val="none" w:sz="0" w:space="0" w:color="auto"/>
        <w:right w:val="none" w:sz="0" w:space="0" w:color="auto"/>
      </w:divBdr>
    </w:div>
    <w:div w:id="1500731145">
      <w:marLeft w:val="0"/>
      <w:marRight w:val="0"/>
      <w:marTop w:val="0"/>
      <w:marBottom w:val="0"/>
      <w:divBdr>
        <w:top w:val="none" w:sz="0" w:space="0" w:color="auto"/>
        <w:left w:val="none" w:sz="0" w:space="0" w:color="auto"/>
        <w:bottom w:val="none" w:sz="0" w:space="0" w:color="auto"/>
        <w:right w:val="none" w:sz="0" w:space="0" w:color="auto"/>
      </w:divBdr>
    </w:div>
    <w:div w:id="1501038389">
      <w:marLeft w:val="0"/>
      <w:marRight w:val="0"/>
      <w:marTop w:val="0"/>
      <w:marBottom w:val="0"/>
      <w:divBdr>
        <w:top w:val="none" w:sz="0" w:space="0" w:color="auto"/>
        <w:left w:val="none" w:sz="0" w:space="0" w:color="auto"/>
        <w:bottom w:val="none" w:sz="0" w:space="0" w:color="auto"/>
        <w:right w:val="none" w:sz="0" w:space="0" w:color="auto"/>
      </w:divBdr>
    </w:div>
    <w:div w:id="1501040898">
      <w:marLeft w:val="0"/>
      <w:marRight w:val="0"/>
      <w:marTop w:val="0"/>
      <w:marBottom w:val="0"/>
      <w:divBdr>
        <w:top w:val="none" w:sz="0" w:space="0" w:color="auto"/>
        <w:left w:val="none" w:sz="0" w:space="0" w:color="auto"/>
        <w:bottom w:val="none" w:sz="0" w:space="0" w:color="auto"/>
        <w:right w:val="none" w:sz="0" w:space="0" w:color="auto"/>
      </w:divBdr>
    </w:div>
    <w:div w:id="1501041306">
      <w:marLeft w:val="0"/>
      <w:marRight w:val="0"/>
      <w:marTop w:val="0"/>
      <w:marBottom w:val="0"/>
      <w:divBdr>
        <w:top w:val="none" w:sz="0" w:space="0" w:color="auto"/>
        <w:left w:val="none" w:sz="0" w:space="0" w:color="auto"/>
        <w:bottom w:val="none" w:sz="0" w:space="0" w:color="auto"/>
        <w:right w:val="none" w:sz="0" w:space="0" w:color="auto"/>
      </w:divBdr>
    </w:div>
    <w:div w:id="1501118162">
      <w:marLeft w:val="0"/>
      <w:marRight w:val="0"/>
      <w:marTop w:val="0"/>
      <w:marBottom w:val="0"/>
      <w:divBdr>
        <w:top w:val="none" w:sz="0" w:space="0" w:color="auto"/>
        <w:left w:val="none" w:sz="0" w:space="0" w:color="auto"/>
        <w:bottom w:val="none" w:sz="0" w:space="0" w:color="auto"/>
        <w:right w:val="none" w:sz="0" w:space="0" w:color="auto"/>
      </w:divBdr>
    </w:div>
    <w:div w:id="1501121173">
      <w:marLeft w:val="0"/>
      <w:marRight w:val="0"/>
      <w:marTop w:val="0"/>
      <w:marBottom w:val="0"/>
      <w:divBdr>
        <w:top w:val="none" w:sz="0" w:space="0" w:color="auto"/>
        <w:left w:val="none" w:sz="0" w:space="0" w:color="auto"/>
        <w:bottom w:val="none" w:sz="0" w:space="0" w:color="auto"/>
        <w:right w:val="none" w:sz="0" w:space="0" w:color="auto"/>
      </w:divBdr>
    </w:div>
    <w:div w:id="1501189538">
      <w:marLeft w:val="0"/>
      <w:marRight w:val="0"/>
      <w:marTop w:val="0"/>
      <w:marBottom w:val="0"/>
      <w:divBdr>
        <w:top w:val="none" w:sz="0" w:space="0" w:color="auto"/>
        <w:left w:val="none" w:sz="0" w:space="0" w:color="auto"/>
        <w:bottom w:val="none" w:sz="0" w:space="0" w:color="auto"/>
        <w:right w:val="none" w:sz="0" w:space="0" w:color="auto"/>
      </w:divBdr>
    </w:div>
    <w:div w:id="1501194324">
      <w:bodyDiv w:val="1"/>
      <w:marLeft w:val="0"/>
      <w:marRight w:val="0"/>
      <w:marTop w:val="0"/>
      <w:marBottom w:val="0"/>
      <w:divBdr>
        <w:top w:val="none" w:sz="0" w:space="0" w:color="auto"/>
        <w:left w:val="none" w:sz="0" w:space="0" w:color="auto"/>
        <w:bottom w:val="none" w:sz="0" w:space="0" w:color="auto"/>
        <w:right w:val="none" w:sz="0" w:space="0" w:color="auto"/>
      </w:divBdr>
    </w:div>
    <w:div w:id="1501236382">
      <w:marLeft w:val="0"/>
      <w:marRight w:val="0"/>
      <w:marTop w:val="0"/>
      <w:marBottom w:val="0"/>
      <w:divBdr>
        <w:top w:val="none" w:sz="0" w:space="0" w:color="auto"/>
        <w:left w:val="none" w:sz="0" w:space="0" w:color="auto"/>
        <w:bottom w:val="none" w:sz="0" w:space="0" w:color="auto"/>
        <w:right w:val="none" w:sz="0" w:space="0" w:color="auto"/>
      </w:divBdr>
    </w:div>
    <w:div w:id="1501265755">
      <w:marLeft w:val="0"/>
      <w:marRight w:val="0"/>
      <w:marTop w:val="0"/>
      <w:marBottom w:val="0"/>
      <w:divBdr>
        <w:top w:val="none" w:sz="0" w:space="0" w:color="auto"/>
        <w:left w:val="none" w:sz="0" w:space="0" w:color="auto"/>
        <w:bottom w:val="none" w:sz="0" w:space="0" w:color="auto"/>
        <w:right w:val="none" w:sz="0" w:space="0" w:color="auto"/>
      </w:divBdr>
    </w:div>
    <w:div w:id="1501383167">
      <w:marLeft w:val="0"/>
      <w:marRight w:val="0"/>
      <w:marTop w:val="0"/>
      <w:marBottom w:val="0"/>
      <w:divBdr>
        <w:top w:val="none" w:sz="0" w:space="0" w:color="auto"/>
        <w:left w:val="none" w:sz="0" w:space="0" w:color="auto"/>
        <w:bottom w:val="none" w:sz="0" w:space="0" w:color="auto"/>
        <w:right w:val="none" w:sz="0" w:space="0" w:color="auto"/>
      </w:divBdr>
    </w:div>
    <w:div w:id="1501430732">
      <w:marLeft w:val="0"/>
      <w:marRight w:val="0"/>
      <w:marTop w:val="0"/>
      <w:marBottom w:val="0"/>
      <w:divBdr>
        <w:top w:val="none" w:sz="0" w:space="0" w:color="auto"/>
        <w:left w:val="none" w:sz="0" w:space="0" w:color="auto"/>
        <w:bottom w:val="none" w:sz="0" w:space="0" w:color="auto"/>
        <w:right w:val="none" w:sz="0" w:space="0" w:color="auto"/>
      </w:divBdr>
    </w:div>
    <w:div w:id="1501457887">
      <w:marLeft w:val="0"/>
      <w:marRight w:val="0"/>
      <w:marTop w:val="0"/>
      <w:marBottom w:val="0"/>
      <w:divBdr>
        <w:top w:val="none" w:sz="0" w:space="0" w:color="auto"/>
        <w:left w:val="none" w:sz="0" w:space="0" w:color="auto"/>
        <w:bottom w:val="none" w:sz="0" w:space="0" w:color="auto"/>
        <w:right w:val="none" w:sz="0" w:space="0" w:color="auto"/>
      </w:divBdr>
    </w:div>
    <w:div w:id="1501505381">
      <w:marLeft w:val="0"/>
      <w:marRight w:val="0"/>
      <w:marTop w:val="0"/>
      <w:marBottom w:val="0"/>
      <w:divBdr>
        <w:top w:val="none" w:sz="0" w:space="0" w:color="auto"/>
        <w:left w:val="none" w:sz="0" w:space="0" w:color="auto"/>
        <w:bottom w:val="none" w:sz="0" w:space="0" w:color="auto"/>
        <w:right w:val="none" w:sz="0" w:space="0" w:color="auto"/>
      </w:divBdr>
    </w:div>
    <w:div w:id="1501698268">
      <w:marLeft w:val="0"/>
      <w:marRight w:val="0"/>
      <w:marTop w:val="0"/>
      <w:marBottom w:val="0"/>
      <w:divBdr>
        <w:top w:val="none" w:sz="0" w:space="0" w:color="auto"/>
        <w:left w:val="none" w:sz="0" w:space="0" w:color="auto"/>
        <w:bottom w:val="none" w:sz="0" w:space="0" w:color="auto"/>
        <w:right w:val="none" w:sz="0" w:space="0" w:color="auto"/>
      </w:divBdr>
    </w:div>
    <w:div w:id="1501769841">
      <w:marLeft w:val="0"/>
      <w:marRight w:val="0"/>
      <w:marTop w:val="0"/>
      <w:marBottom w:val="0"/>
      <w:divBdr>
        <w:top w:val="none" w:sz="0" w:space="0" w:color="auto"/>
        <w:left w:val="none" w:sz="0" w:space="0" w:color="auto"/>
        <w:bottom w:val="none" w:sz="0" w:space="0" w:color="auto"/>
        <w:right w:val="none" w:sz="0" w:space="0" w:color="auto"/>
      </w:divBdr>
    </w:div>
    <w:div w:id="1501775463">
      <w:marLeft w:val="0"/>
      <w:marRight w:val="0"/>
      <w:marTop w:val="0"/>
      <w:marBottom w:val="0"/>
      <w:divBdr>
        <w:top w:val="none" w:sz="0" w:space="0" w:color="auto"/>
        <w:left w:val="none" w:sz="0" w:space="0" w:color="auto"/>
        <w:bottom w:val="none" w:sz="0" w:space="0" w:color="auto"/>
        <w:right w:val="none" w:sz="0" w:space="0" w:color="auto"/>
      </w:divBdr>
    </w:div>
    <w:div w:id="1501847683">
      <w:marLeft w:val="0"/>
      <w:marRight w:val="0"/>
      <w:marTop w:val="0"/>
      <w:marBottom w:val="0"/>
      <w:divBdr>
        <w:top w:val="none" w:sz="0" w:space="0" w:color="auto"/>
        <w:left w:val="none" w:sz="0" w:space="0" w:color="auto"/>
        <w:bottom w:val="none" w:sz="0" w:space="0" w:color="auto"/>
        <w:right w:val="none" w:sz="0" w:space="0" w:color="auto"/>
      </w:divBdr>
    </w:div>
    <w:div w:id="1502240369">
      <w:marLeft w:val="0"/>
      <w:marRight w:val="0"/>
      <w:marTop w:val="0"/>
      <w:marBottom w:val="0"/>
      <w:divBdr>
        <w:top w:val="none" w:sz="0" w:space="0" w:color="auto"/>
        <w:left w:val="none" w:sz="0" w:space="0" w:color="auto"/>
        <w:bottom w:val="none" w:sz="0" w:space="0" w:color="auto"/>
        <w:right w:val="none" w:sz="0" w:space="0" w:color="auto"/>
      </w:divBdr>
    </w:div>
    <w:div w:id="1502308101">
      <w:marLeft w:val="0"/>
      <w:marRight w:val="0"/>
      <w:marTop w:val="0"/>
      <w:marBottom w:val="0"/>
      <w:divBdr>
        <w:top w:val="none" w:sz="0" w:space="0" w:color="auto"/>
        <w:left w:val="none" w:sz="0" w:space="0" w:color="auto"/>
        <w:bottom w:val="none" w:sz="0" w:space="0" w:color="auto"/>
        <w:right w:val="none" w:sz="0" w:space="0" w:color="auto"/>
      </w:divBdr>
    </w:div>
    <w:div w:id="1502432252">
      <w:marLeft w:val="0"/>
      <w:marRight w:val="0"/>
      <w:marTop w:val="0"/>
      <w:marBottom w:val="0"/>
      <w:divBdr>
        <w:top w:val="none" w:sz="0" w:space="0" w:color="auto"/>
        <w:left w:val="none" w:sz="0" w:space="0" w:color="auto"/>
        <w:bottom w:val="none" w:sz="0" w:space="0" w:color="auto"/>
        <w:right w:val="none" w:sz="0" w:space="0" w:color="auto"/>
      </w:divBdr>
    </w:div>
    <w:div w:id="1502503247">
      <w:marLeft w:val="0"/>
      <w:marRight w:val="0"/>
      <w:marTop w:val="0"/>
      <w:marBottom w:val="0"/>
      <w:divBdr>
        <w:top w:val="none" w:sz="0" w:space="0" w:color="auto"/>
        <w:left w:val="none" w:sz="0" w:space="0" w:color="auto"/>
        <w:bottom w:val="none" w:sz="0" w:space="0" w:color="auto"/>
        <w:right w:val="none" w:sz="0" w:space="0" w:color="auto"/>
      </w:divBdr>
    </w:div>
    <w:div w:id="1502620655">
      <w:marLeft w:val="0"/>
      <w:marRight w:val="0"/>
      <w:marTop w:val="0"/>
      <w:marBottom w:val="0"/>
      <w:divBdr>
        <w:top w:val="none" w:sz="0" w:space="0" w:color="auto"/>
        <w:left w:val="none" w:sz="0" w:space="0" w:color="auto"/>
        <w:bottom w:val="none" w:sz="0" w:space="0" w:color="auto"/>
        <w:right w:val="none" w:sz="0" w:space="0" w:color="auto"/>
      </w:divBdr>
    </w:div>
    <w:div w:id="1502699281">
      <w:marLeft w:val="0"/>
      <w:marRight w:val="0"/>
      <w:marTop w:val="0"/>
      <w:marBottom w:val="0"/>
      <w:divBdr>
        <w:top w:val="none" w:sz="0" w:space="0" w:color="auto"/>
        <w:left w:val="none" w:sz="0" w:space="0" w:color="auto"/>
        <w:bottom w:val="none" w:sz="0" w:space="0" w:color="auto"/>
        <w:right w:val="none" w:sz="0" w:space="0" w:color="auto"/>
      </w:divBdr>
    </w:div>
    <w:div w:id="1502743919">
      <w:marLeft w:val="0"/>
      <w:marRight w:val="0"/>
      <w:marTop w:val="0"/>
      <w:marBottom w:val="0"/>
      <w:divBdr>
        <w:top w:val="none" w:sz="0" w:space="0" w:color="auto"/>
        <w:left w:val="none" w:sz="0" w:space="0" w:color="auto"/>
        <w:bottom w:val="none" w:sz="0" w:space="0" w:color="auto"/>
        <w:right w:val="none" w:sz="0" w:space="0" w:color="auto"/>
      </w:divBdr>
    </w:div>
    <w:div w:id="1502771376">
      <w:marLeft w:val="0"/>
      <w:marRight w:val="0"/>
      <w:marTop w:val="0"/>
      <w:marBottom w:val="0"/>
      <w:divBdr>
        <w:top w:val="none" w:sz="0" w:space="0" w:color="auto"/>
        <w:left w:val="none" w:sz="0" w:space="0" w:color="auto"/>
        <w:bottom w:val="none" w:sz="0" w:space="0" w:color="auto"/>
        <w:right w:val="none" w:sz="0" w:space="0" w:color="auto"/>
      </w:divBdr>
    </w:div>
    <w:div w:id="1502771784">
      <w:marLeft w:val="0"/>
      <w:marRight w:val="0"/>
      <w:marTop w:val="0"/>
      <w:marBottom w:val="0"/>
      <w:divBdr>
        <w:top w:val="none" w:sz="0" w:space="0" w:color="auto"/>
        <w:left w:val="none" w:sz="0" w:space="0" w:color="auto"/>
        <w:bottom w:val="none" w:sz="0" w:space="0" w:color="auto"/>
        <w:right w:val="none" w:sz="0" w:space="0" w:color="auto"/>
      </w:divBdr>
    </w:div>
    <w:div w:id="1502817164">
      <w:marLeft w:val="0"/>
      <w:marRight w:val="0"/>
      <w:marTop w:val="0"/>
      <w:marBottom w:val="0"/>
      <w:divBdr>
        <w:top w:val="none" w:sz="0" w:space="0" w:color="auto"/>
        <w:left w:val="none" w:sz="0" w:space="0" w:color="auto"/>
        <w:bottom w:val="none" w:sz="0" w:space="0" w:color="auto"/>
        <w:right w:val="none" w:sz="0" w:space="0" w:color="auto"/>
      </w:divBdr>
    </w:div>
    <w:div w:id="1502887488">
      <w:marLeft w:val="0"/>
      <w:marRight w:val="0"/>
      <w:marTop w:val="0"/>
      <w:marBottom w:val="0"/>
      <w:divBdr>
        <w:top w:val="none" w:sz="0" w:space="0" w:color="auto"/>
        <w:left w:val="none" w:sz="0" w:space="0" w:color="auto"/>
        <w:bottom w:val="none" w:sz="0" w:space="0" w:color="auto"/>
        <w:right w:val="none" w:sz="0" w:space="0" w:color="auto"/>
      </w:divBdr>
    </w:div>
    <w:div w:id="1502890207">
      <w:marLeft w:val="0"/>
      <w:marRight w:val="0"/>
      <w:marTop w:val="0"/>
      <w:marBottom w:val="0"/>
      <w:divBdr>
        <w:top w:val="none" w:sz="0" w:space="0" w:color="auto"/>
        <w:left w:val="none" w:sz="0" w:space="0" w:color="auto"/>
        <w:bottom w:val="none" w:sz="0" w:space="0" w:color="auto"/>
        <w:right w:val="none" w:sz="0" w:space="0" w:color="auto"/>
      </w:divBdr>
    </w:div>
    <w:div w:id="1502967577">
      <w:marLeft w:val="0"/>
      <w:marRight w:val="0"/>
      <w:marTop w:val="0"/>
      <w:marBottom w:val="0"/>
      <w:divBdr>
        <w:top w:val="none" w:sz="0" w:space="0" w:color="auto"/>
        <w:left w:val="none" w:sz="0" w:space="0" w:color="auto"/>
        <w:bottom w:val="none" w:sz="0" w:space="0" w:color="auto"/>
        <w:right w:val="none" w:sz="0" w:space="0" w:color="auto"/>
      </w:divBdr>
    </w:div>
    <w:div w:id="1503007950">
      <w:marLeft w:val="0"/>
      <w:marRight w:val="0"/>
      <w:marTop w:val="0"/>
      <w:marBottom w:val="0"/>
      <w:divBdr>
        <w:top w:val="none" w:sz="0" w:space="0" w:color="auto"/>
        <w:left w:val="none" w:sz="0" w:space="0" w:color="auto"/>
        <w:bottom w:val="none" w:sz="0" w:space="0" w:color="auto"/>
        <w:right w:val="none" w:sz="0" w:space="0" w:color="auto"/>
      </w:divBdr>
    </w:div>
    <w:div w:id="1503086983">
      <w:marLeft w:val="0"/>
      <w:marRight w:val="0"/>
      <w:marTop w:val="0"/>
      <w:marBottom w:val="0"/>
      <w:divBdr>
        <w:top w:val="none" w:sz="0" w:space="0" w:color="auto"/>
        <w:left w:val="none" w:sz="0" w:space="0" w:color="auto"/>
        <w:bottom w:val="none" w:sz="0" w:space="0" w:color="auto"/>
        <w:right w:val="none" w:sz="0" w:space="0" w:color="auto"/>
      </w:divBdr>
    </w:div>
    <w:div w:id="1503158025">
      <w:marLeft w:val="0"/>
      <w:marRight w:val="0"/>
      <w:marTop w:val="0"/>
      <w:marBottom w:val="0"/>
      <w:divBdr>
        <w:top w:val="none" w:sz="0" w:space="0" w:color="auto"/>
        <w:left w:val="none" w:sz="0" w:space="0" w:color="auto"/>
        <w:bottom w:val="none" w:sz="0" w:space="0" w:color="auto"/>
        <w:right w:val="none" w:sz="0" w:space="0" w:color="auto"/>
      </w:divBdr>
    </w:div>
    <w:div w:id="1503201878">
      <w:marLeft w:val="0"/>
      <w:marRight w:val="0"/>
      <w:marTop w:val="0"/>
      <w:marBottom w:val="0"/>
      <w:divBdr>
        <w:top w:val="none" w:sz="0" w:space="0" w:color="auto"/>
        <w:left w:val="none" w:sz="0" w:space="0" w:color="auto"/>
        <w:bottom w:val="none" w:sz="0" w:space="0" w:color="auto"/>
        <w:right w:val="none" w:sz="0" w:space="0" w:color="auto"/>
      </w:divBdr>
    </w:div>
    <w:div w:id="1503281615">
      <w:bodyDiv w:val="1"/>
      <w:marLeft w:val="0"/>
      <w:marRight w:val="0"/>
      <w:marTop w:val="0"/>
      <w:marBottom w:val="0"/>
      <w:divBdr>
        <w:top w:val="none" w:sz="0" w:space="0" w:color="auto"/>
        <w:left w:val="none" w:sz="0" w:space="0" w:color="auto"/>
        <w:bottom w:val="none" w:sz="0" w:space="0" w:color="auto"/>
        <w:right w:val="none" w:sz="0" w:space="0" w:color="auto"/>
      </w:divBdr>
    </w:div>
    <w:div w:id="1503350073">
      <w:marLeft w:val="0"/>
      <w:marRight w:val="0"/>
      <w:marTop w:val="0"/>
      <w:marBottom w:val="0"/>
      <w:divBdr>
        <w:top w:val="none" w:sz="0" w:space="0" w:color="auto"/>
        <w:left w:val="none" w:sz="0" w:space="0" w:color="auto"/>
        <w:bottom w:val="none" w:sz="0" w:space="0" w:color="auto"/>
        <w:right w:val="none" w:sz="0" w:space="0" w:color="auto"/>
      </w:divBdr>
    </w:div>
    <w:div w:id="1503355919">
      <w:marLeft w:val="0"/>
      <w:marRight w:val="0"/>
      <w:marTop w:val="0"/>
      <w:marBottom w:val="0"/>
      <w:divBdr>
        <w:top w:val="none" w:sz="0" w:space="0" w:color="auto"/>
        <w:left w:val="none" w:sz="0" w:space="0" w:color="auto"/>
        <w:bottom w:val="none" w:sz="0" w:space="0" w:color="auto"/>
        <w:right w:val="none" w:sz="0" w:space="0" w:color="auto"/>
      </w:divBdr>
    </w:div>
    <w:div w:id="1503399370">
      <w:marLeft w:val="0"/>
      <w:marRight w:val="0"/>
      <w:marTop w:val="0"/>
      <w:marBottom w:val="0"/>
      <w:divBdr>
        <w:top w:val="none" w:sz="0" w:space="0" w:color="auto"/>
        <w:left w:val="none" w:sz="0" w:space="0" w:color="auto"/>
        <w:bottom w:val="none" w:sz="0" w:space="0" w:color="auto"/>
        <w:right w:val="none" w:sz="0" w:space="0" w:color="auto"/>
      </w:divBdr>
    </w:div>
    <w:div w:id="1503424145">
      <w:marLeft w:val="0"/>
      <w:marRight w:val="0"/>
      <w:marTop w:val="0"/>
      <w:marBottom w:val="0"/>
      <w:divBdr>
        <w:top w:val="none" w:sz="0" w:space="0" w:color="auto"/>
        <w:left w:val="none" w:sz="0" w:space="0" w:color="auto"/>
        <w:bottom w:val="none" w:sz="0" w:space="0" w:color="auto"/>
        <w:right w:val="none" w:sz="0" w:space="0" w:color="auto"/>
      </w:divBdr>
    </w:div>
    <w:div w:id="1503425256">
      <w:marLeft w:val="0"/>
      <w:marRight w:val="0"/>
      <w:marTop w:val="0"/>
      <w:marBottom w:val="0"/>
      <w:divBdr>
        <w:top w:val="none" w:sz="0" w:space="0" w:color="auto"/>
        <w:left w:val="none" w:sz="0" w:space="0" w:color="auto"/>
        <w:bottom w:val="none" w:sz="0" w:space="0" w:color="auto"/>
        <w:right w:val="none" w:sz="0" w:space="0" w:color="auto"/>
      </w:divBdr>
    </w:div>
    <w:div w:id="1503472314">
      <w:marLeft w:val="0"/>
      <w:marRight w:val="0"/>
      <w:marTop w:val="0"/>
      <w:marBottom w:val="0"/>
      <w:divBdr>
        <w:top w:val="none" w:sz="0" w:space="0" w:color="auto"/>
        <w:left w:val="none" w:sz="0" w:space="0" w:color="auto"/>
        <w:bottom w:val="none" w:sz="0" w:space="0" w:color="auto"/>
        <w:right w:val="none" w:sz="0" w:space="0" w:color="auto"/>
      </w:divBdr>
    </w:div>
    <w:div w:id="1503474422">
      <w:marLeft w:val="0"/>
      <w:marRight w:val="0"/>
      <w:marTop w:val="0"/>
      <w:marBottom w:val="0"/>
      <w:divBdr>
        <w:top w:val="none" w:sz="0" w:space="0" w:color="auto"/>
        <w:left w:val="none" w:sz="0" w:space="0" w:color="auto"/>
        <w:bottom w:val="none" w:sz="0" w:space="0" w:color="auto"/>
        <w:right w:val="none" w:sz="0" w:space="0" w:color="auto"/>
      </w:divBdr>
    </w:div>
    <w:div w:id="1503619342">
      <w:marLeft w:val="0"/>
      <w:marRight w:val="0"/>
      <w:marTop w:val="0"/>
      <w:marBottom w:val="0"/>
      <w:divBdr>
        <w:top w:val="none" w:sz="0" w:space="0" w:color="auto"/>
        <w:left w:val="none" w:sz="0" w:space="0" w:color="auto"/>
        <w:bottom w:val="none" w:sz="0" w:space="0" w:color="auto"/>
        <w:right w:val="none" w:sz="0" w:space="0" w:color="auto"/>
      </w:divBdr>
    </w:div>
    <w:div w:id="1503741365">
      <w:marLeft w:val="0"/>
      <w:marRight w:val="0"/>
      <w:marTop w:val="0"/>
      <w:marBottom w:val="0"/>
      <w:divBdr>
        <w:top w:val="none" w:sz="0" w:space="0" w:color="auto"/>
        <w:left w:val="none" w:sz="0" w:space="0" w:color="auto"/>
        <w:bottom w:val="none" w:sz="0" w:space="0" w:color="auto"/>
        <w:right w:val="none" w:sz="0" w:space="0" w:color="auto"/>
      </w:divBdr>
    </w:div>
    <w:div w:id="1503814155">
      <w:marLeft w:val="0"/>
      <w:marRight w:val="0"/>
      <w:marTop w:val="0"/>
      <w:marBottom w:val="0"/>
      <w:divBdr>
        <w:top w:val="none" w:sz="0" w:space="0" w:color="auto"/>
        <w:left w:val="none" w:sz="0" w:space="0" w:color="auto"/>
        <w:bottom w:val="none" w:sz="0" w:space="0" w:color="auto"/>
        <w:right w:val="none" w:sz="0" w:space="0" w:color="auto"/>
      </w:divBdr>
    </w:div>
    <w:div w:id="1503815705">
      <w:marLeft w:val="0"/>
      <w:marRight w:val="0"/>
      <w:marTop w:val="0"/>
      <w:marBottom w:val="0"/>
      <w:divBdr>
        <w:top w:val="none" w:sz="0" w:space="0" w:color="auto"/>
        <w:left w:val="none" w:sz="0" w:space="0" w:color="auto"/>
        <w:bottom w:val="none" w:sz="0" w:space="0" w:color="auto"/>
        <w:right w:val="none" w:sz="0" w:space="0" w:color="auto"/>
      </w:divBdr>
    </w:div>
    <w:div w:id="1503928263">
      <w:marLeft w:val="0"/>
      <w:marRight w:val="0"/>
      <w:marTop w:val="0"/>
      <w:marBottom w:val="0"/>
      <w:divBdr>
        <w:top w:val="none" w:sz="0" w:space="0" w:color="auto"/>
        <w:left w:val="none" w:sz="0" w:space="0" w:color="auto"/>
        <w:bottom w:val="none" w:sz="0" w:space="0" w:color="auto"/>
        <w:right w:val="none" w:sz="0" w:space="0" w:color="auto"/>
      </w:divBdr>
    </w:div>
    <w:div w:id="1503934185">
      <w:marLeft w:val="0"/>
      <w:marRight w:val="0"/>
      <w:marTop w:val="0"/>
      <w:marBottom w:val="0"/>
      <w:divBdr>
        <w:top w:val="none" w:sz="0" w:space="0" w:color="auto"/>
        <w:left w:val="none" w:sz="0" w:space="0" w:color="auto"/>
        <w:bottom w:val="none" w:sz="0" w:space="0" w:color="auto"/>
        <w:right w:val="none" w:sz="0" w:space="0" w:color="auto"/>
      </w:divBdr>
    </w:div>
    <w:div w:id="1504011831">
      <w:marLeft w:val="0"/>
      <w:marRight w:val="0"/>
      <w:marTop w:val="0"/>
      <w:marBottom w:val="0"/>
      <w:divBdr>
        <w:top w:val="none" w:sz="0" w:space="0" w:color="auto"/>
        <w:left w:val="none" w:sz="0" w:space="0" w:color="auto"/>
        <w:bottom w:val="none" w:sz="0" w:space="0" w:color="auto"/>
        <w:right w:val="none" w:sz="0" w:space="0" w:color="auto"/>
      </w:divBdr>
    </w:div>
    <w:div w:id="1504052874">
      <w:marLeft w:val="0"/>
      <w:marRight w:val="0"/>
      <w:marTop w:val="0"/>
      <w:marBottom w:val="0"/>
      <w:divBdr>
        <w:top w:val="none" w:sz="0" w:space="0" w:color="auto"/>
        <w:left w:val="none" w:sz="0" w:space="0" w:color="auto"/>
        <w:bottom w:val="none" w:sz="0" w:space="0" w:color="auto"/>
        <w:right w:val="none" w:sz="0" w:space="0" w:color="auto"/>
      </w:divBdr>
    </w:div>
    <w:div w:id="1504083777">
      <w:marLeft w:val="0"/>
      <w:marRight w:val="0"/>
      <w:marTop w:val="0"/>
      <w:marBottom w:val="0"/>
      <w:divBdr>
        <w:top w:val="none" w:sz="0" w:space="0" w:color="auto"/>
        <w:left w:val="none" w:sz="0" w:space="0" w:color="auto"/>
        <w:bottom w:val="none" w:sz="0" w:space="0" w:color="auto"/>
        <w:right w:val="none" w:sz="0" w:space="0" w:color="auto"/>
      </w:divBdr>
    </w:div>
    <w:div w:id="1504199490">
      <w:marLeft w:val="0"/>
      <w:marRight w:val="0"/>
      <w:marTop w:val="0"/>
      <w:marBottom w:val="0"/>
      <w:divBdr>
        <w:top w:val="none" w:sz="0" w:space="0" w:color="auto"/>
        <w:left w:val="none" w:sz="0" w:space="0" w:color="auto"/>
        <w:bottom w:val="none" w:sz="0" w:space="0" w:color="auto"/>
        <w:right w:val="none" w:sz="0" w:space="0" w:color="auto"/>
      </w:divBdr>
    </w:div>
    <w:div w:id="1504201742">
      <w:marLeft w:val="0"/>
      <w:marRight w:val="0"/>
      <w:marTop w:val="0"/>
      <w:marBottom w:val="0"/>
      <w:divBdr>
        <w:top w:val="none" w:sz="0" w:space="0" w:color="auto"/>
        <w:left w:val="none" w:sz="0" w:space="0" w:color="auto"/>
        <w:bottom w:val="none" w:sz="0" w:space="0" w:color="auto"/>
        <w:right w:val="none" w:sz="0" w:space="0" w:color="auto"/>
      </w:divBdr>
    </w:div>
    <w:div w:id="1504394697">
      <w:marLeft w:val="0"/>
      <w:marRight w:val="0"/>
      <w:marTop w:val="0"/>
      <w:marBottom w:val="0"/>
      <w:divBdr>
        <w:top w:val="none" w:sz="0" w:space="0" w:color="auto"/>
        <w:left w:val="none" w:sz="0" w:space="0" w:color="auto"/>
        <w:bottom w:val="none" w:sz="0" w:space="0" w:color="auto"/>
        <w:right w:val="none" w:sz="0" w:space="0" w:color="auto"/>
      </w:divBdr>
    </w:div>
    <w:div w:id="1504466148">
      <w:marLeft w:val="0"/>
      <w:marRight w:val="0"/>
      <w:marTop w:val="0"/>
      <w:marBottom w:val="0"/>
      <w:divBdr>
        <w:top w:val="none" w:sz="0" w:space="0" w:color="auto"/>
        <w:left w:val="none" w:sz="0" w:space="0" w:color="auto"/>
        <w:bottom w:val="none" w:sz="0" w:space="0" w:color="auto"/>
        <w:right w:val="none" w:sz="0" w:space="0" w:color="auto"/>
      </w:divBdr>
    </w:div>
    <w:div w:id="1504467864">
      <w:marLeft w:val="0"/>
      <w:marRight w:val="0"/>
      <w:marTop w:val="0"/>
      <w:marBottom w:val="0"/>
      <w:divBdr>
        <w:top w:val="none" w:sz="0" w:space="0" w:color="auto"/>
        <w:left w:val="none" w:sz="0" w:space="0" w:color="auto"/>
        <w:bottom w:val="none" w:sz="0" w:space="0" w:color="auto"/>
        <w:right w:val="none" w:sz="0" w:space="0" w:color="auto"/>
      </w:divBdr>
    </w:div>
    <w:div w:id="1504514368">
      <w:marLeft w:val="0"/>
      <w:marRight w:val="0"/>
      <w:marTop w:val="0"/>
      <w:marBottom w:val="0"/>
      <w:divBdr>
        <w:top w:val="none" w:sz="0" w:space="0" w:color="auto"/>
        <w:left w:val="none" w:sz="0" w:space="0" w:color="auto"/>
        <w:bottom w:val="none" w:sz="0" w:space="0" w:color="auto"/>
        <w:right w:val="none" w:sz="0" w:space="0" w:color="auto"/>
      </w:divBdr>
    </w:div>
    <w:div w:id="1504592476">
      <w:marLeft w:val="0"/>
      <w:marRight w:val="0"/>
      <w:marTop w:val="0"/>
      <w:marBottom w:val="0"/>
      <w:divBdr>
        <w:top w:val="none" w:sz="0" w:space="0" w:color="auto"/>
        <w:left w:val="none" w:sz="0" w:space="0" w:color="auto"/>
        <w:bottom w:val="none" w:sz="0" w:space="0" w:color="auto"/>
        <w:right w:val="none" w:sz="0" w:space="0" w:color="auto"/>
      </w:divBdr>
    </w:div>
    <w:div w:id="1504666380">
      <w:marLeft w:val="0"/>
      <w:marRight w:val="0"/>
      <w:marTop w:val="0"/>
      <w:marBottom w:val="0"/>
      <w:divBdr>
        <w:top w:val="none" w:sz="0" w:space="0" w:color="auto"/>
        <w:left w:val="none" w:sz="0" w:space="0" w:color="auto"/>
        <w:bottom w:val="none" w:sz="0" w:space="0" w:color="auto"/>
        <w:right w:val="none" w:sz="0" w:space="0" w:color="auto"/>
      </w:divBdr>
    </w:div>
    <w:div w:id="1504861064">
      <w:marLeft w:val="0"/>
      <w:marRight w:val="0"/>
      <w:marTop w:val="0"/>
      <w:marBottom w:val="0"/>
      <w:divBdr>
        <w:top w:val="none" w:sz="0" w:space="0" w:color="auto"/>
        <w:left w:val="none" w:sz="0" w:space="0" w:color="auto"/>
        <w:bottom w:val="none" w:sz="0" w:space="0" w:color="auto"/>
        <w:right w:val="none" w:sz="0" w:space="0" w:color="auto"/>
      </w:divBdr>
    </w:div>
    <w:div w:id="1504903771">
      <w:marLeft w:val="0"/>
      <w:marRight w:val="0"/>
      <w:marTop w:val="0"/>
      <w:marBottom w:val="0"/>
      <w:divBdr>
        <w:top w:val="none" w:sz="0" w:space="0" w:color="auto"/>
        <w:left w:val="none" w:sz="0" w:space="0" w:color="auto"/>
        <w:bottom w:val="none" w:sz="0" w:space="0" w:color="auto"/>
        <w:right w:val="none" w:sz="0" w:space="0" w:color="auto"/>
      </w:divBdr>
    </w:div>
    <w:div w:id="1504928267">
      <w:marLeft w:val="0"/>
      <w:marRight w:val="0"/>
      <w:marTop w:val="0"/>
      <w:marBottom w:val="0"/>
      <w:divBdr>
        <w:top w:val="none" w:sz="0" w:space="0" w:color="auto"/>
        <w:left w:val="none" w:sz="0" w:space="0" w:color="auto"/>
        <w:bottom w:val="none" w:sz="0" w:space="0" w:color="auto"/>
        <w:right w:val="none" w:sz="0" w:space="0" w:color="auto"/>
      </w:divBdr>
    </w:div>
    <w:div w:id="1504973484">
      <w:marLeft w:val="0"/>
      <w:marRight w:val="0"/>
      <w:marTop w:val="0"/>
      <w:marBottom w:val="0"/>
      <w:divBdr>
        <w:top w:val="none" w:sz="0" w:space="0" w:color="auto"/>
        <w:left w:val="none" w:sz="0" w:space="0" w:color="auto"/>
        <w:bottom w:val="none" w:sz="0" w:space="0" w:color="auto"/>
        <w:right w:val="none" w:sz="0" w:space="0" w:color="auto"/>
      </w:divBdr>
    </w:div>
    <w:div w:id="1504975327">
      <w:marLeft w:val="0"/>
      <w:marRight w:val="0"/>
      <w:marTop w:val="0"/>
      <w:marBottom w:val="0"/>
      <w:divBdr>
        <w:top w:val="none" w:sz="0" w:space="0" w:color="auto"/>
        <w:left w:val="none" w:sz="0" w:space="0" w:color="auto"/>
        <w:bottom w:val="none" w:sz="0" w:space="0" w:color="auto"/>
        <w:right w:val="none" w:sz="0" w:space="0" w:color="auto"/>
      </w:divBdr>
    </w:div>
    <w:div w:id="1505049835">
      <w:marLeft w:val="0"/>
      <w:marRight w:val="0"/>
      <w:marTop w:val="0"/>
      <w:marBottom w:val="0"/>
      <w:divBdr>
        <w:top w:val="none" w:sz="0" w:space="0" w:color="auto"/>
        <w:left w:val="none" w:sz="0" w:space="0" w:color="auto"/>
        <w:bottom w:val="none" w:sz="0" w:space="0" w:color="auto"/>
        <w:right w:val="none" w:sz="0" w:space="0" w:color="auto"/>
      </w:divBdr>
    </w:div>
    <w:div w:id="1505243897">
      <w:marLeft w:val="0"/>
      <w:marRight w:val="0"/>
      <w:marTop w:val="0"/>
      <w:marBottom w:val="0"/>
      <w:divBdr>
        <w:top w:val="none" w:sz="0" w:space="0" w:color="auto"/>
        <w:left w:val="none" w:sz="0" w:space="0" w:color="auto"/>
        <w:bottom w:val="none" w:sz="0" w:space="0" w:color="auto"/>
        <w:right w:val="none" w:sz="0" w:space="0" w:color="auto"/>
      </w:divBdr>
    </w:div>
    <w:div w:id="1505630337">
      <w:marLeft w:val="0"/>
      <w:marRight w:val="0"/>
      <w:marTop w:val="0"/>
      <w:marBottom w:val="0"/>
      <w:divBdr>
        <w:top w:val="none" w:sz="0" w:space="0" w:color="auto"/>
        <w:left w:val="none" w:sz="0" w:space="0" w:color="auto"/>
        <w:bottom w:val="none" w:sz="0" w:space="0" w:color="auto"/>
        <w:right w:val="none" w:sz="0" w:space="0" w:color="auto"/>
      </w:divBdr>
    </w:div>
    <w:div w:id="1505631753">
      <w:marLeft w:val="0"/>
      <w:marRight w:val="0"/>
      <w:marTop w:val="0"/>
      <w:marBottom w:val="0"/>
      <w:divBdr>
        <w:top w:val="none" w:sz="0" w:space="0" w:color="auto"/>
        <w:left w:val="none" w:sz="0" w:space="0" w:color="auto"/>
        <w:bottom w:val="none" w:sz="0" w:space="0" w:color="auto"/>
        <w:right w:val="none" w:sz="0" w:space="0" w:color="auto"/>
      </w:divBdr>
    </w:div>
    <w:div w:id="1505701960">
      <w:marLeft w:val="0"/>
      <w:marRight w:val="0"/>
      <w:marTop w:val="0"/>
      <w:marBottom w:val="0"/>
      <w:divBdr>
        <w:top w:val="none" w:sz="0" w:space="0" w:color="auto"/>
        <w:left w:val="none" w:sz="0" w:space="0" w:color="auto"/>
        <w:bottom w:val="none" w:sz="0" w:space="0" w:color="auto"/>
        <w:right w:val="none" w:sz="0" w:space="0" w:color="auto"/>
      </w:divBdr>
    </w:div>
    <w:div w:id="1505785030">
      <w:marLeft w:val="0"/>
      <w:marRight w:val="0"/>
      <w:marTop w:val="0"/>
      <w:marBottom w:val="0"/>
      <w:divBdr>
        <w:top w:val="none" w:sz="0" w:space="0" w:color="auto"/>
        <w:left w:val="none" w:sz="0" w:space="0" w:color="auto"/>
        <w:bottom w:val="none" w:sz="0" w:space="0" w:color="auto"/>
        <w:right w:val="none" w:sz="0" w:space="0" w:color="auto"/>
      </w:divBdr>
    </w:div>
    <w:div w:id="1505822951">
      <w:marLeft w:val="0"/>
      <w:marRight w:val="0"/>
      <w:marTop w:val="0"/>
      <w:marBottom w:val="0"/>
      <w:divBdr>
        <w:top w:val="none" w:sz="0" w:space="0" w:color="auto"/>
        <w:left w:val="none" w:sz="0" w:space="0" w:color="auto"/>
        <w:bottom w:val="none" w:sz="0" w:space="0" w:color="auto"/>
        <w:right w:val="none" w:sz="0" w:space="0" w:color="auto"/>
      </w:divBdr>
    </w:div>
    <w:div w:id="1505901495">
      <w:marLeft w:val="0"/>
      <w:marRight w:val="0"/>
      <w:marTop w:val="0"/>
      <w:marBottom w:val="0"/>
      <w:divBdr>
        <w:top w:val="none" w:sz="0" w:space="0" w:color="auto"/>
        <w:left w:val="none" w:sz="0" w:space="0" w:color="auto"/>
        <w:bottom w:val="none" w:sz="0" w:space="0" w:color="auto"/>
        <w:right w:val="none" w:sz="0" w:space="0" w:color="auto"/>
      </w:divBdr>
    </w:div>
    <w:div w:id="1505902895">
      <w:marLeft w:val="0"/>
      <w:marRight w:val="0"/>
      <w:marTop w:val="0"/>
      <w:marBottom w:val="0"/>
      <w:divBdr>
        <w:top w:val="none" w:sz="0" w:space="0" w:color="auto"/>
        <w:left w:val="none" w:sz="0" w:space="0" w:color="auto"/>
        <w:bottom w:val="none" w:sz="0" w:space="0" w:color="auto"/>
        <w:right w:val="none" w:sz="0" w:space="0" w:color="auto"/>
      </w:divBdr>
    </w:div>
    <w:div w:id="1506093969">
      <w:marLeft w:val="0"/>
      <w:marRight w:val="0"/>
      <w:marTop w:val="0"/>
      <w:marBottom w:val="0"/>
      <w:divBdr>
        <w:top w:val="none" w:sz="0" w:space="0" w:color="auto"/>
        <w:left w:val="none" w:sz="0" w:space="0" w:color="auto"/>
        <w:bottom w:val="none" w:sz="0" w:space="0" w:color="auto"/>
        <w:right w:val="none" w:sz="0" w:space="0" w:color="auto"/>
      </w:divBdr>
    </w:div>
    <w:div w:id="1506171524">
      <w:marLeft w:val="0"/>
      <w:marRight w:val="0"/>
      <w:marTop w:val="0"/>
      <w:marBottom w:val="0"/>
      <w:divBdr>
        <w:top w:val="none" w:sz="0" w:space="0" w:color="auto"/>
        <w:left w:val="none" w:sz="0" w:space="0" w:color="auto"/>
        <w:bottom w:val="none" w:sz="0" w:space="0" w:color="auto"/>
        <w:right w:val="none" w:sz="0" w:space="0" w:color="auto"/>
      </w:divBdr>
    </w:div>
    <w:div w:id="1506287500">
      <w:marLeft w:val="0"/>
      <w:marRight w:val="0"/>
      <w:marTop w:val="0"/>
      <w:marBottom w:val="0"/>
      <w:divBdr>
        <w:top w:val="none" w:sz="0" w:space="0" w:color="auto"/>
        <w:left w:val="none" w:sz="0" w:space="0" w:color="auto"/>
        <w:bottom w:val="none" w:sz="0" w:space="0" w:color="auto"/>
        <w:right w:val="none" w:sz="0" w:space="0" w:color="auto"/>
      </w:divBdr>
    </w:div>
    <w:div w:id="1506357070">
      <w:marLeft w:val="0"/>
      <w:marRight w:val="0"/>
      <w:marTop w:val="0"/>
      <w:marBottom w:val="0"/>
      <w:divBdr>
        <w:top w:val="none" w:sz="0" w:space="0" w:color="auto"/>
        <w:left w:val="none" w:sz="0" w:space="0" w:color="auto"/>
        <w:bottom w:val="none" w:sz="0" w:space="0" w:color="auto"/>
        <w:right w:val="none" w:sz="0" w:space="0" w:color="auto"/>
      </w:divBdr>
    </w:div>
    <w:div w:id="1506433084">
      <w:marLeft w:val="0"/>
      <w:marRight w:val="0"/>
      <w:marTop w:val="0"/>
      <w:marBottom w:val="0"/>
      <w:divBdr>
        <w:top w:val="none" w:sz="0" w:space="0" w:color="auto"/>
        <w:left w:val="none" w:sz="0" w:space="0" w:color="auto"/>
        <w:bottom w:val="none" w:sz="0" w:space="0" w:color="auto"/>
        <w:right w:val="none" w:sz="0" w:space="0" w:color="auto"/>
      </w:divBdr>
    </w:div>
    <w:div w:id="1506477382">
      <w:marLeft w:val="0"/>
      <w:marRight w:val="0"/>
      <w:marTop w:val="0"/>
      <w:marBottom w:val="0"/>
      <w:divBdr>
        <w:top w:val="none" w:sz="0" w:space="0" w:color="auto"/>
        <w:left w:val="none" w:sz="0" w:space="0" w:color="auto"/>
        <w:bottom w:val="none" w:sz="0" w:space="0" w:color="auto"/>
        <w:right w:val="none" w:sz="0" w:space="0" w:color="auto"/>
      </w:divBdr>
    </w:div>
    <w:div w:id="1506555229">
      <w:marLeft w:val="0"/>
      <w:marRight w:val="0"/>
      <w:marTop w:val="0"/>
      <w:marBottom w:val="0"/>
      <w:divBdr>
        <w:top w:val="none" w:sz="0" w:space="0" w:color="auto"/>
        <w:left w:val="none" w:sz="0" w:space="0" w:color="auto"/>
        <w:bottom w:val="none" w:sz="0" w:space="0" w:color="auto"/>
        <w:right w:val="none" w:sz="0" w:space="0" w:color="auto"/>
      </w:divBdr>
    </w:div>
    <w:div w:id="1506629809">
      <w:marLeft w:val="0"/>
      <w:marRight w:val="0"/>
      <w:marTop w:val="0"/>
      <w:marBottom w:val="0"/>
      <w:divBdr>
        <w:top w:val="none" w:sz="0" w:space="0" w:color="auto"/>
        <w:left w:val="none" w:sz="0" w:space="0" w:color="auto"/>
        <w:bottom w:val="none" w:sz="0" w:space="0" w:color="auto"/>
        <w:right w:val="none" w:sz="0" w:space="0" w:color="auto"/>
      </w:divBdr>
    </w:div>
    <w:div w:id="1506630974">
      <w:marLeft w:val="0"/>
      <w:marRight w:val="0"/>
      <w:marTop w:val="0"/>
      <w:marBottom w:val="0"/>
      <w:divBdr>
        <w:top w:val="none" w:sz="0" w:space="0" w:color="auto"/>
        <w:left w:val="none" w:sz="0" w:space="0" w:color="auto"/>
        <w:bottom w:val="none" w:sz="0" w:space="0" w:color="auto"/>
        <w:right w:val="none" w:sz="0" w:space="0" w:color="auto"/>
      </w:divBdr>
    </w:div>
    <w:div w:id="1506742905">
      <w:marLeft w:val="0"/>
      <w:marRight w:val="0"/>
      <w:marTop w:val="0"/>
      <w:marBottom w:val="0"/>
      <w:divBdr>
        <w:top w:val="none" w:sz="0" w:space="0" w:color="auto"/>
        <w:left w:val="none" w:sz="0" w:space="0" w:color="auto"/>
        <w:bottom w:val="none" w:sz="0" w:space="0" w:color="auto"/>
        <w:right w:val="none" w:sz="0" w:space="0" w:color="auto"/>
      </w:divBdr>
    </w:div>
    <w:div w:id="1506822240">
      <w:marLeft w:val="0"/>
      <w:marRight w:val="0"/>
      <w:marTop w:val="0"/>
      <w:marBottom w:val="0"/>
      <w:divBdr>
        <w:top w:val="none" w:sz="0" w:space="0" w:color="auto"/>
        <w:left w:val="none" w:sz="0" w:space="0" w:color="auto"/>
        <w:bottom w:val="none" w:sz="0" w:space="0" w:color="auto"/>
        <w:right w:val="none" w:sz="0" w:space="0" w:color="auto"/>
      </w:divBdr>
    </w:div>
    <w:div w:id="1506896350">
      <w:marLeft w:val="0"/>
      <w:marRight w:val="0"/>
      <w:marTop w:val="0"/>
      <w:marBottom w:val="0"/>
      <w:divBdr>
        <w:top w:val="none" w:sz="0" w:space="0" w:color="auto"/>
        <w:left w:val="none" w:sz="0" w:space="0" w:color="auto"/>
        <w:bottom w:val="none" w:sz="0" w:space="0" w:color="auto"/>
        <w:right w:val="none" w:sz="0" w:space="0" w:color="auto"/>
      </w:divBdr>
    </w:div>
    <w:div w:id="1506898121">
      <w:marLeft w:val="0"/>
      <w:marRight w:val="0"/>
      <w:marTop w:val="0"/>
      <w:marBottom w:val="0"/>
      <w:divBdr>
        <w:top w:val="none" w:sz="0" w:space="0" w:color="auto"/>
        <w:left w:val="none" w:sz="0" w:space="0" w:color="auto"/>
        <w:bottom w:val="none" w:sz="0" w:space="0" w:color="auto"/>
        <w:right w:val="none" w:sz="0" w:space="0" w:color="auto"/>
      </w:divBdr>
    </w:div>
    <w:div w:id="1506901376">
      <w:marLeft w:val="0"/>
      <w:marRight w:val="0"/>
      <w:marTop w:val="0"/>
      <w:marBottom w:val="0"/>
      <w:divBdr>
        <w:top w:val="none" w:sz="0" w:space="0" w:color="auto"/>
        <w:left w:val="none" w:sz="0" w:space="0" w:color="auto"/>
        <w:bottom w:val="none" w:sz="0" w:space="0" w:color="auto"/>
        <w:right w:val="none" w:sz="0" w:space="0" w:color="auto"/>
      </w:divBdr>
    </w:div>
    <w:div w:id="1506941393">
      <w:marLeft w:val="0"/>
      <w:marRight w:val="0"/>
      <w:marTop w:val="0"/>
      <w:marBottom w:val="0"/>
      <w:divBdr>
        <w:top w:val="none" w:sz="0" w:space="0" w:color="auto"/>
        <w:left w:val="none" w:sz="0" w:space="0" w:color="auto"/>
        <w:bottom w:val="none" w:sz="0" w:space="0" w:color="auto"/>
        <w:right w:val="none" w:sz="0" w:space="0" w:color="auto"/>
      </w:divBdr>
    </w:div>
    <w:div w:id="1507016822">
      <w:marLeft w:val="0"/>
      <w:marRight w:val="0"/>
      <w:marTop w:val="0"/>
      <w:marBottom w:val="0"/>
      <w:divBdr>
        <w:top w:val="none" w:sz="0" w:space="0" w:color="auto"/>
        <w:left w:val="none" w:sz="0" w:space="0" w:color="auto"/>
        <w:bottom w:val="none" w:sz="0" w:space="0" w:color="auto"/>
        <w:right w:val="none" w:sz="0" w:space="0" w:color="auto"/>
      </w:divBdr>
    </w:div>
    <w:div w:id="1507019414">
      <w:marLeft w:val="0"/>
      <w:marRight w:val="0"/>
      <w:marTop w:val="0"/>
      <w:marBottom w:val="0"/>
      <w:divBdr>
        <w:top w:val="none" w:sz="0" w:space="0" w:color="auto"/>
        <w:left w:val="none" w:sz="0" w:space="0" w:color="auto"/>
        <w:bottom w:val="none" w:sz="0" w:space="0" w:color="auto"/>
        <w:right w:val="none" w:sz="0" w:space="0" w:color="auto"/>
      </w:divBdr>
    </w:div>
    <w:div w:id="1507020789">
      <w:marLeft w:val="0"/>
      <w:marRight w:val="0"/>
      <w:marTop w:val="0"/>
      <w:marBottom w:val="0"/>
      <w:divBdr>
        <w:top w:val="none" w:sz="0" w:space="0" w:color="auto"/>
        <w:left w:val="none" w:sz="0" w:space="0" w:color="auto"/>
        <w:bottom w:val="none" w:sz="0" w:space="0" w:color="auto"/>
        <w:right w:val="none" w:sz="0" w:space="0" w:color="auto"/>
      </w:divBdr>
    </w:div>
    <w:div w:id="1507088714">
      <w:marLeft w:val="0"/>
      <w:marRight w:val="0"/>
      <w:marTop w:val="0"/>
      <w:marBottom w:val="0"/>
      <w:divBdr>
        <w:top w:val="none" w:sz="0" w:space="0" w:color="auto"/>
        <w:left w:val="none" w:sz="0" w:space="0" w:color="auto"/>
        <w:bottom w:val="none" w:sz="0" w:space="0" w:color="auto"/>
        <w:right w:val="none" w:sz="0" w:space="0" w:color="auto"/>
      </w:divBdr>
    </w:div>
    <w:div w:id="1507209111">
      <w:marLeft w:val="0"/>
      <w:marRight w:val="0"/>
      <w:marTop w:val="0"/>
      <w:marBottom w:val="0"/>
      <w:divBdr>
        <w:top w:val="none" w:sz="0" w:space="0" w:color="auto"/>
        <w:left w:val="none" w:sz="0" w:space="0" w:color="auto"/>
        <w:bottom w:val="none" w:sz="0" w:space="0" w:color="auto"/>
        <w:right w:val="none" w:sz="0" w:space="0" w:color="auto"/>
      </w:divBdr>
    </w:div>
    <w:div w:id="1507356238">
      <w:marLeft w:val="0"/>
      <w:marRight w:val="0"/>
      <w:marTop w:val="0"/>
      <w:marBottom w:val="0"/>
      <w:divBdr>
        <w:top w:val="none" w:sz="0" w:space="0" w:color="auto"/>
        <w:left w:val="none" w:sz="0" w:space="0" w:color="auto"/>
        <w:bottom w:val="none" w:sz="0" w:space="0" w:color="auto"/>
        <w:right w:val="none" w:sz="0" w:space="0" w:color="auto"/>
      </w:divBdr>
    </w:div>
    <w:div w:id="1507360277">
      <w:marLeft w:val="0"/>
      <w:marRight w:val="0"/>
      <w:marTop w:val="0"/>
      <w:marBottom w:val="0"/>
      <w:divBdr>
        <w:top w:val="none" w:sz="0" w:space="0" w:color="auto"/>
        <w:left w:val="none" w:sz="0" w:space="0" w:color="auto"/>
        <w:bottom w:val="none" w:sz="0" w:space="0" w:color="auto"/>
        <w:right w:val="none" w:sz="0" w:space="0" w:color="auto"/>
      </w:divBdr>
    </w:div>
    <w:div w:id="1507399301">
      <w:marLeft w:val="0"/>
      <w:marRight w:val="0"/>
      <w:marTop w:val="0"/>
      <w:marBottom w:val="0"/>
      <w:divBdr>
        <w:top w:val="none" w:sz="0" w:space="0" w:color="auto"/>
        <w:left w:val="none" w:sz="0" w:space="0" w:color="auto"/>
        <w:bottom w:val="none" w:sz="0" w:space="0" w:color="auto"/>
        <w:right w:val="none" w:sz="0" w:space="0" w:color="auto"/>
      </w:divBdr>
    </w:div>
    <w:div w:id="1507400479">
      <w:marLeft w:val="0"/>
      <w:marRight w:val="0"/>
      <w:marTop w:val="0"/>
      <w:marBottom w:val="0"/>
      <w:divBdr>
        <w:top w:val="none" w:sz="0" w:space="0" w:color="auto"/>
        <w:left w:val="none" w:sz="0" w:space="0" w:color="auto"/>
        <w:bottom w:val="none" w:sz="0" w:space="0" w:color="auto"/>
        <w:right w:val="none" w:sz="0" w:space="0" w:color="auto"/>
      </w:divBdr>
    </w:div>
    <w:div w:id="1507404980">
      <w:marLeft w:val="0"/>
      <w:marRight w:val="0"/>
      <w:marTop w:val="0"/>
      <w:marBottom w:val="0"/>
      <w:divBdr>
        <w:top w:val="none" w:sz="0" w:space="0" w:color="auto"/>
        <w:left w:val="none" w:sz="0" w:space="0" w:color="auto"/>
        <w:bottom w:val="none" w:sz="0" w:space="0" w:color="auto"/>
        <w:right w:val="none" w:sz="0" w:space="0" w:color="auto"/>
      </w:divBdr>
    </w:div>
    <w:div w:id="1507474632">
      <w:marLeft w:val="0"/>
      <w:marRight w:val="0"/>
      <w:marTop w:val="0"/>
      <w:marBottom w:val="0"/>
      <w:divBdr>
        <w:top w:val="none" w:sz="0" w:space="0" w:color="auto"/>
        <w:left w:val="none" w:sz="0" w:space="0" w:color="auto"/>
        <w:bottom w:val="none" w:sz="0" w:space="0" w:color="auto"/>
        <w:right w:val="none" w:sz="0" w:space="0" w:color="auto"/>
      </w:divBdr>
    </w:div>
    <w:div w:id="1507480570">
      <w:marLeft w:val="0"/>
      <w:marRight w:val="0"/>
      <w:marTop w:val="0"/>
      <w:marBottom w:val="0"/>
      <w:divBdr>
        <w:top w:val="none" w:sz="0" w:space="0" w:color="auto"/>
        <w:left w:val="none" w:sz="0" w:space="0" w:color="auto"/>
        <w:bottom w:val="none" w:sz="0" w:space="0" w:color="auto"/>
        <w:right w:val="none" w:sz="0" w:space="0" w:color="auto"/>
      </w:divBdr>
    </w:div>
    <w:div w:id="1507554754">
      <w:marLeft w:val="0"/>
      <w:marRight w:val="0"/>
      <w:marTop w:val="0"/>
      <w:marBottom w:val="0"/>
      <w:divBdr>
        <w:top w:val="none" w:sz="0" w:space="0" w:color="auto"/>
        <w:left w:val="none" w:sz="0" w:space="0" w:color="auto"/>
        <w:bottom w:val="none" w:sz="0" w:space="0" w:color="auto"/>
        <w:right w:val="none" w:sz="0" w:space="0" w:color="auto"/>
      </w:divBdr>
    </w:div>
    <w:div w:id="1507555328">
      <w:marLeft w:val="0"/>
      <w:marRight w:val="0"/>
      <w:marTop w:val="0"/>
      <w:marBottom w:val="0"/>
      <w:divBdr>
        <w:top w:val="none" w:sz="0" w:space="0" w:color="auto"/>
        <w:left w:val="none" w:sz="0" w:space="0" w:color="auto"/>
        <w:bottom w:val="none" w:sz="0" w:space="0" w:color="auto"/>
        <w:right w:val="none" w:sz="0" w:space="0" w:color="auto"/>
      </w:divBdr>
    </w:div>
    <w:div w:id="1507668211">
      <w:marLeft w:val="0"/>
      <w:marRight w:val="0"/>
      <w:marTop w:val="0"/>
      <w:marBottom w:val="0"/>
      <w:divBdr>
        <w:top w:val="none" w:sz="0" w:space="0" w:color="auto"/>
        <w:left w:val="none" w:sz="0" w:space="0" w:color="auto"/>
        <w:bottom w:val="none" w:sz="0" w:space="0" w:color="auto"/>
        <w:right w:val="none" w:sz="0" w:space="0" w:color="auto"/>
      </w:divBdr>
    </w:div>
    <w:div w:id="1507671998">
      <w:marLeft w:val="0"/>
      <w:marRight w:val="0"/>
      <w:marTop w:val="0"/>
      <w:marBottom w:val="0"/>
      <w:divBdr>
        <w:top w:val="none" w:sz="0" w:space="0" w:color="auto"/>
        <w:left w:val="none" w:sz="0" w:space="0" w:color="auto"/>
        <w:bottom w:val="none" w:sz="0" w:space="0" w:color="auto"/>
        <w:right w:val="none" w:sz="0" w:space="0" w:color="auto"/>
      </w:divBdr>
    </w:div>
    <w:div w:id="1507748085">
      <w:marLeft w:val="0"/>
      <w:marRight w:val="0"/>
      <w:marTop w:val="0"/>
      <w:marBottom w:val="0"/>
      <w:divBdr>
        <w:top w:val="none" w:sz="0" w:space="0" w:color="auto"/>
        <w:left w:val="none" w:sz="0" w:space="0" w:color="auto"/>
        <w:bottom w:val="none" w:sz="0" w:space="0" w:color="auto"/>
        <w:right w:val="none" w:sz="0" w:space="0" w:color="auto"/>
      </w:divBdr>
    </w:div>
    <w:div w:id="1507749234">
      <w:marLeft w:val="0"/>
      <w:marRight w:val="0"/>
      <w:marTop w:val="0"/>
      <w:marBottom w:val="0"/>
      <w:divBdr>
        <w:top w:val="none" w:sz="0" w:space="0" w:color="auto"/>
        <w:left w:val="none" w:sz="0" w:space="0" w:color="auto"/>
        <w:bottom w:val="none" w:sz="0" w:space="0" w:color="auto"/>
        <w:right w:val="none" w:sz="0" w:space="0" w:color="auto"/>
      </w:divBdr>
    </w:div>
    <w:div w:id="1507863268">
      <w:marLeft w:val="0"/>
      <w:marRight w:val="0"/>
      <w:marTop w:val="0"/>
      <w:marBottom w:val="0"/>
      <w:divBdr>
        <w:top w:val="none" w:sz="0" w:space="0" w:color="auto"/>
        <w:left w:val="none" w:sz="0" w:space="0" w:color="auto"/>
        <w:bottom w:val="none" w:sz="0" w:space="0" w:color="auto"/>
        <w:right w:val="none" w:sz="0" w:space="0" w:color="auto"/>
      </w:divBdr>
    </w:div>
    <w:div w:id="1507941511">
      <w:marLeft w:val="0"/>
      <w:marRight w:val="0"/>
      <w:marTop w:val="0"/>
      <w:marBottom w:val="0"/>
      <w:divBdr>
        <w:top w:val="none" w:sz="0" w:space="0" w:color="auto"/>
        <w:left w:val="none" w:sz="0" w:space="0" w:color="auto"/>
        <w:bottom w:val="none" w:sz="0" w:space="0" w:color="auto"/>
        <w:right w:val="none" w:sz="0" w:space="0" w:color="auto"/>
      </w:divBdr>
    </w:div>
    <w:div w:id="1507943591">
      <w:marLeft w:val="0"/>
      <w:marRight w:val="0"/>
      <w:marTop w:val="0"/>
      <w:marBottom w:val="0"/>
      <w:divBdr>
        <w:top w:val="none" w:sz="0" w:space="0" w:color="auto"/>
        <w:left w:val="none" w:sz="0" w:space="0" w:color="auto"/>
        <w:bottom w:val="none" w:sz="0" w:space="0" w:color="auto"/>
        <w:right w:val="none" w:sz="0" w:space="0" w:color="auto"/>
      </w:divBdr>
    </w:div>
    <w:div w:id="1507985328">
      <w:marLeft w:val="0"/>
      <w:marRight w:val="0"/>
      <w:marTop w:val="0"/>
      <w:marBottom w:val="0"/>
      <w:divBdr>
        <w:top w:val="none" w:sz="0" w:space="0" w:color="auto"/>
        <w:left w:val="none" w:sz="0" w:space="0" w:color="auto"/>
        <w:bottom w:val="none" w:sz="0" w:space="0" w:color="auto"/>
        <w:right w:val="none" w:sz="0" w:space="0" w:color="auto"/>
      </w:divBdr>
    </w:div>
    <w:div w:id="1508010544">
      <w:marLeft w:val="0"/>
      <w:marRight w:val="0"/>
      <w:marTop w:val="0"/>
      <w:marBottom w:val="0"/>
      <w:divBdr>
        <w:top w:val="none" w:sz="0" w:space="0" w:color="auto"/>
        <w:left w:val="none" w:sz="0" w:space="0" w:color="auto"/>
        <w:bottom w:val="none" w:sz="0" w:space="0" w:color="auto"/>
        <w:right w:val="none" w:sz="0" w:space="0" w:color="auto"/>
      </w:divBdr>
    </w:div>
    <w:div w:id="1508134721">
      <w:marLeft w:val="0"/>
      <w:marRight w:val="0"/>
      <w:marTop w:val="0"/>
      <w:marBottom w:val="0"/>
      <w:divBdr>
        <w:top w:val="none" w:sz="0" w:space="0" w:color="auto"/>
        <w:left w:val="none" w:sz="0" w:space="0" w:color="auto"/>
        <w:bottom w:val="none" w:sz="0" w:space="0" w:color="auto"/>
        <w:right w:val="none" w:sz="0" w:space="0" w:color="auto"/>
      </w:divBdr>
    </w:div>
    <w:div w:id="1508135721">
      <w:marLeft w:val="0"/>
      <w:marRight w:val="0"/>
      <w:marTop w:val="0"/>
      <w:marBottom w:val="0"/>
      <w:divBdr>
        <w:top w:val="none" w:sz="0" w:space="0" w:color="auto"/>
        <w:left w:val="none" w:sz="0" w:space="0" w:color="auto"/>
        <w:bottom w:val="none" w:sz="0" w:space="0" w:color="auto"/>
        <w:right w:val="none" w:sz="0" w:space="0" w:color="auto"/>
      </w:divBdr>
    </w:div>
    <w:div w:id="1508135954">
      <w:marLeft w:val="0"/>
      <w:marRight w:val="0"/>
      <w:marTop w:val="0"/>
      <w:marBottom w:val="0"/>
      <w:divBdr>
        <w:top w:val="none" w:sz="0" w:space="0" w:color="auto"/>
        <w:left w:val="none" w:sz="0" w:space="0" w:color="auto"/>
        <w:bottom w:val="none" w:sz="0" w:space="0" w:color="auto"/>
        <w:right w:val="none" w:sz="0" w:space="0" w:color="auto"/>
      </w:divBdr>
    </w:div>
    <w:div w:id="1508327376">
      <w:marLeft w:val="0"/>
      <w:marRight w:val="0"/>
      <w:marTop w:val="0"/>
      <w:marBottom w:val="0"/>
      <w:divBdr>
        <w:top w:val="none" w:sz="0" w:space="0" w:color="auto"/>
        <w:left w:val="none" w:sz="0" w:space="0" w:color="auto"/>
        <w:bottom w:val="none" w:sz="0" w:space="0" w:color="auto"/>
        <w:right w:val="none" w:sz="0" w:space="0" w:color="auto"/>
      </w:divBdr>
    </w:div>
    <w:div w:id="1508330573">
      <w:marLeft w:val="0"/>
      <w:marRight w:val="0"/>
      <w:marTop w:val="0"/>
      <w:marBottom w:val="0"/>
      <w:divBdr>
        <w:top w:val="none" w:sz="0" w:space="0" w:color="auto"/>
        <w:left w:val="none" w:sz="0" w:space="0" w:color="auto"/>
        <w:bottom w:val="none" w:sz="0" w:space="0" w:color="auto"/>
        <w:right w:val="none" w:sz="0" w:space="0" w:color="auto"/>
      </w:divBdr>
    </w:div>
    <w:div w:id="1508449079">
      <w:bodyDiv w:val="1"/>
      <w:marLeft w:val="0"/>
      <w:marRight w:val="0"/>
      <w:marTop w:val="0"/>
      <w:marBottom w:val="0"/>
      <w:divBdr>
        <w:top w:val="none" w:sz="0" w:space="0" w:color="auto"/>
        <w:left w:val="none" w:sz="0" w:space="0" w:color="auto"/>
        <w:bottom w:val="none" w:sz="0" w:space="0" w:color="auto"/>
        <w:right w:val="none" w:sz="0" w:space="0" w:color="auto"/>
      </w:divBdr>
    </w:div>
    <w:div w:id="1508473004">
      <w:marLeft w:val="0"/>
      <w:marRight w:val="0"/>
      <w:marTop w:val="0"/>
      <w:marBottom w:val="0"/>
      <w:divBdr>
        <w:top w:val="none" w:sz="0" w:space="0" w:color="auto"/>
        <w:left w:val="none" w:sz="0" w:space="0" w:color="auto"/>
        <w:bottom w:val="none" w:sz="0" w:space="0" w:color="auto"/>
        <w:right w:val="none" w:sz="0" w:space="0" w:color="auto"/>
      </w:divBdr>
    </w:div>
    <w:div w:id="1508474655">
      <w:marLeft w:val="0"/>
      <w:marRight w:val="0"/>
      <w:marTop w:val="0"/>
      <w:marBottom w:val="0"/>
      <w:divBdr>
        <w:top w:val="none" w:sz="0" w:space="0" w:color="auto"/>
        <w:left w:val="none" w:sz="0" w:space="0" w:color="auto"/>
        <w:bottom w:val="none" w:sz="0" w:space="0" w:color="auto"/>
        <w:right w:val="none" w:sz="0" w:space="0" w:color="auto"/>
      </w:divBdr>
    </w:div>
    <w:div w:id="1508522806">
      <w:marLeft w:val="0"/>
      <w:marRight w:val="0"/>
      <w:marTop w:val="0"/>
      <w:marBottom w:val="0"/>
      <w:divBdr>
        <w:top w:val="none" w:sz="0" w:space="0" w:color="auto"/>
        <w:left w:val="none" w:sz="0" w:space="0" w:color="auto"/>
        <w:bottom w:val="none" w:sz="0" w:space="0" w:color="auto"/>
        <w:right w:val="none" w:sz="0" w:space="0" w:color="auto"/>
      </w:divBdr>
    </w:div>
    <w:div w:id="1508596753">
      <w:marLeft w:val="0"/>
      <w:marRight w:val="0"/>
      <w:marTop w:val="0"/>
      <w:marBottom w:val="0"/>
      <w:divBdr>
        <w:top w:val="none" w:sz="0" w:space="0" w:color="auto"/>
        <w:left w:val="none" w:sz="0" w:space="0" w:color="auto"/>
        <w:bottom w:val="none" w:sz="0" w:space="0" w:color="auto"/>
        <w:right w:val="none" w:sz="0" w:space="0" w:color="auto"/>
      </w:divBdr>
    </w:div>
    <w:div w:id="1508667871">
      <w:marLeft w:val="0"/>
      <w:marRight w:val="0"/>
      <w:marTop w:val="0"/>
      <w:marBottom w:val="0"/>
      <w:divBdr>
        <w:top w:val="none" w:sz="0" w:space="0" w:color="auto"/>
        <w:left w:val="none" w:sz="0" w:space="0" w:color="auto"/>
        <w:bottom w:val="none" w:sz="0" w:space="0" w:color="auto"/>
        <w:right w:val="none" w:sz="0" w:space="0" w:color="auto"/>
      </w:divBdr>
    </w:div>
    <w:div w:id="1508668505">
      <w:marLeft w:val="0"/>
      <w:marRight w:val="0"/>
      <w:marTop w:val="0"/>
      <w:marBottom w:val="0"/>
      <w:divBdr>
        <w:top w:val="none" w:sz="0" w:space="0" w:color="auto"/>
        <w:left w:val="none" w:sz="0" w:space="0" w:color="auto"/>
        <w:bottom w:val="none" w:sz="0" w:space="0" w:color="auto"/>
        <w:right w:val="none" w:sz="0" w:space="0" w:color="auto"/>
      </w:divBdr>
    </w:div>
    <w:div w:id="1508711549">
      <w:marLeft w:val="0"/>
      <w:marRight w:val="0"/>
      <w:marTop w:val="0"/>
      <w:marBottom w:val="0"/>
      <w:divBdr>
        <w:top w:val="none" w:sz="0" w:space="0" w:color="auto"/>
        <w:left w:val="none" w:sz="0" w:space="0" w:color="auto"/>
        <w:bottom w:val="none" w:sz="0" w:space="0" w:color="auto"/>
        <w:right w:val="none" w:sz="0" w:space="0" w:color="auto"/>
      </w:divBdr>
    </w:div>
    <w:div w:id="1508905878">
      <w:marLeft w:val="0"/>
      <w:marRight w:val="0"/>
      <w:marTop w:val="0"/>
      <w:marBottom w:val="0"/>
      <w:divBdr>
        <w:top w:val="none" w:sz="0" w:space="0" w:color="auto"/>
        <w:left w:val="none" w:sz="0" w:space="0" w:color="auto"/>
        <w:bottom w:val="none" w:sz="0" w:space="0" w:color="auto"/>
        <w:right w:val="none" w:sz="0" w:space="0" w:color="auto"/>
      </w:divBdr>
    </w:div>
    <w:div w:id="1508982802">
      <w:marLeft w:val="0"/>
      <w:marRight w:val="0"/>
      <w:marTop w:val="0"/>
      <w:marBottom w:val="0"/>
      <w:divBdr>
        <w:top w:val="none" w:sz="0" w:space="0" w:color="auto"/>
        <w:left w:val="none" w:sz="0" w:space="0" w:color="auto"/>
        <w:bottom w:val="none" w:sz="0" w:space="0" w:color="auto"/>
        <w:right w:val="none" w:sz="0" w:space="0" w:color="auto"/>
      </w:divBdr>
    </w:div>
    <w:div w:id="1508983247">
      <w:marLeft w:val="0"/>
      <w:marRight w:val="0"/>
      <w:marTop w:val="0"/>
      <w:marBottom w:val="0"/>
      <w:divBdr>
        <w:top w:val="none" w:sz="0" w:space="0" w:color="auto"/>
        <w:left w:val="none" w:sz="0" w:space="0" w:color="auto"/>
        <w:bottom w:val="none" w:sz="0" w:space="0" w:color="auto"/>
        <w:right w:val="none" w:sz="0" w:space="0" w:color="auto"/>
      </w:divBdr>
    </w:div>
    <w:div w:id="1509052331">
      <w:marLeft w:val="0"/>
      <w:marRight w:val="0"/>
      <w:marTop w:val="0"/>
      <w:marBottom w:val="0"/>
      <w:divBdr>
        <w:top w:val="none" w:sz="0" w:space="0" w:color="auto"/>
        <w:left w:val="none" w:sz="0" w:space="0" w:color="auto"/>
        <w:bottom w:val="none" w:sz="0" w:space="0" w:color="auto"/>
        <w:right w:val="none" w:sz="0" w:space="0" w:color="auto"/>
      </w:divBdr>
    </w:div>
    <w:div w:id="1509104075">
      <w:marLeft w:val="0"/>
      <w:marRight w:val="0"/>
      <w:marTop w:val="0"/>
      <w:marBottom w:val="0"/>
      <w:divBdr>
        <w:top w:val="none" w:sz="0" w:space="0" w:color="auto"/>
        <w:left w:val="none" w:sz="0" w:space="0" w:color="auto"/>
        <w:bottom w:val="none" w:sz="0" w:space="0" w:color="auto"/>
        <w:right w:val="none" w:sz="0" w:space="0" w:color="auto"/>
      </w:divBdr>
    </w:div>
    <w:div w:id="1509170540">
      <w:marLeft w:val="0"/>
      <w:marRight w:val="0"/>
      <w:marTop w:val="0"/>
      <w:marBottom w:val="0"/>
      <w:divBdr>
        <w:top w:val="none" w:sz="0" w:space="0" w:color="auto"/>
        <w:left w:val="none" w:sz="0" w:space="0" w:color="auto"/>
        <w:bottom w:val="none" w:sz="0" w:space="0" w:color="auto"/>
        <w:right w:val="none" w:sz="0" w:space="0" w:color="auto"/>
      </w:divBdr>
    </w:div>
    <w:div w:id="1509249187">
      <w:marLeft w:val="0"/>
      <w:marRight w:val="0"/>
      <w:marTop w:val="0"/>
      <w:marBottom w:val="0"/>
      <w:divBdr>
        <w:top w:val="none" w:sz="0" w:space="0" w:color="auto"/>
        <w:left w:val="none" w:sz="0" w:space="0" w:color="auto"/>
        <w:bottom w:val="none" w:sz="0" w:space="0" w:color="auto"/>
        <w:right w:val="none" w:sz="0" w:space="0" w:color="auto"/>
      </w:divBdr>
    </w:div>
    <w:div w:id="1509251434">
      <w:marLeft w:val="0"/>
      <w:marRight w:val="0"/>
      <w:marTop w:val="0"/>
      <w:marBottom w:val="0"/>
      <w:divBdr>
        <w:top w:val="none" w:sz="0" w:space="0" w:color="auto"/>
        <w:left w:val="none" w:sz="0" w:space="0" w:color="auto"/>
        <w:bottom w:val="none" w:sz="0" w:space="0" w:color="auto"/>
        <w:right w:val="none" w:sz="0" w:space="0" w:color="auto"/>
      </w:divBdr>
    </w:div>
    <w:div w:id="1509251930">
      <w:marLeft w:val="0"/>
      <w:marRight w:val="0"/>
      <w:marTop w:val="0"/>
      <w:marBottom w:val="0"/>
      <w:divBdr>
        <w:top w:val="none" w:sz="0" w:space="0" w:color="auto"/>
        <w:left w:val="none" w:sz="0" w:space="0" w:color="auto"/>
        <w:bottom w:val="none" w:sz="0" w:space="0" w:color="auto"/>
        <w:right w:val="none" w:sz="0" w:space="0" w:color="auto"/>
      </w:divBdr>
    </w:div>
    <w:div w:id="1509322920">
      <w:marLeft w:val="0"/>
      <w:marRight w:val="0"/>
      <w:marTop w:val="0"/>
      <w:marBottom w:val="0"/>
      <w:divBdr>
        <w:top w:val="none" w:sz="0" w:space="0" w:color="auto"/>
        <w:left w:val="none" w:sz="0" w:space="0" w:color="auto"/>
        <w:bottom w:val="none" w:sz="0" w:space="0" w:color="auto"/>
        <w:right w:val="none" w:sz="0" w:space="0" w:color="auto"/>
      </w:divBdr>
    </w:div>
    <w:div w:id="1509363506">
      <w:marLeft w:val="0"/>
      <w:marRight w:val="0"/>
      <w:marTop w:val="0"/>
      <w:marBottom w:val="0"/>
      <w:divBdr>
        <w:top w:val="none" w:sz="0" w:space="0" w:color="auto"/>
        <w:left w:val="none" w:sz="0" w:space="0" w:color="auto"/>
        <w:bottom w:val="none" w:sz="0" w:space="0" w:color="auto"/>
        <w:right w:val="none" w:sz="0" w:space="0" w:color="auto"/>
      </w:divBdr>
    </w:div>
    <w:div w:id="1509516923">
      <w:marLeft w:val="0"/>
      <w:marRight w:val="0"/>
      <w:marTop w:val="0"/>
      <w:marBottom w:val="0"/>
      <w:divBdr>
        <w:top w:val="none" w:sz="0" w:space="0" w:color="auto"/>
        <w:left w:val="none" w:sz="0" w:space="0" w:color="auto"/>
        <w:bottom w:val="none" w:sz="0" w:space="0" w:color="auto"/>
        <w:right w:val="none" w:sz="0" w:space="0" w:color="auto"/>
      </w:divBdr>
    </w:div>
    <w:div w:id="1509517616">
      <w:marLeft w:val="0"/>
      <w:marRight w:val="0"/>
      <w:marTop w:val="0"/>
      <w:marBottom w:val="0"/>
      <w:divBdr>
        <w:top w:val="none" w:sz="0" w:space="0" w:color="auto"/>
        <w:left w:val="none" w:sz="0" w:space="0" w:color="auto"/>
        <w:bottom w:val="none" w:sz="0" w:space="0" w:color="auto"/>
        <w:right w:val="none" w:sz="0" w:space="0" w:color="auto"/>
      </w:divBdr>
    </w:div>
    <w:div w:id="1509523184">
      <w:bodyDiv w:val="1"/>
      <w:marLeft w:val="0"/>
      <w:marRight w:val="0"/>
      <w:marTop w:val="0"/>
      <w:marBottom w:val="0"/>
      <w:divBdr>
        <w:top w:val="none" w:sz="0" w:space="0" w:color="auto"/>
        <w:left w:val="none" w:sz="0" w:space="0" w:color="auto"/>
        <w:bottom w:val="none" w:sz="0" w:space="0" w:color="auto"/>
        <w:right w:val="none" w:sz="0" w:space="0" w:color="auto"/>
      </w:divBdr>
    </w:div>
    <w:div w:id="1509561598">
      <w:marLeft w:val="0"/>
      <w:marRight w:val="0"/>
      <w:marTop w:val="0"/>
      <w:marBottom w:val="0"/>
      <w:divBdr>
        <w:top w:val="none" w:sz="0" w:space="0" w:color="auto"/>
        <w:left w:val="none" w:sz="0" w:space="0" w:color="auto"/>
        <w:bottom w:val="none" w:sz="0" w:space="0" w:color="auto"/>
        <w:right w:val="none" w:sz="0" w:space="0" w:color="auto"/>
      </w:divBdr>
    </w:div>
    <w:div w:id="1509634955">
      <w:marLeft w:val="0"/>
      <w:marRight w:val="0"/>
      <w:marTop w:val="0"/>
      <w:marBottom w:val="0"/>
      <w:divBdr>
        <w:top w:val="none" w:sz="0" w:space="0" w:color="auto"/>
        <w:left w:val="none" w:sz="0" w:space="0" w:color="auto"/>
        <w:bottom w:val="none" w:sz="0" w:space="0" w:color="auto"/>
        <w:right w:val="none" w:sz="0" w:space="0" w:color="auto"/>
      </w:divBdr>
    </w:div>
    <w:div w:id="1509708213">
      <w:marLeft w:val="0"/>
      <w:marRight w:val="0"/>
      <w:marTop w:val="0"/>
      <w:marBottom w:val="0"/>
      <w:divBdr>
        <w:top w:val="none" w:sz="0" w:space="0" w:color="auto"/>
        <w:left w:val="none" w:sz="0" w:space="0" w:color="auto"/>
        <w:bottom w:val="none" w:sz="0" w:space="0" w:color="auto"/>
        <w:right w:val="none" w:sz="0" w:space="0" w:color="auto"/>
      </w:divBdr>
    </w:div>
    <w:div w:id="1509710069">
      <w:marLeft w:val="0"/>
      <w:marRight w:val="0"/>
      <w:marTop w:val="0"/>
      <w:marBottom w:val="0"/>
      <w:divBdr>
        <w:top w:val="none" w:sz="0" w:space="0" w:color="auto"/>
        <w:left w:val="none" w:sz="0" w:space="0" w:color="auto"/>
        <w:bottom w:val="none" w:sz="0" w:space="0" w:color="auto"/>
        <w:right w:val="none" w:sz="0" w:space="0" w:color="auto"/>
      </w:divBdr>
    </w:div>
    <w:div w:id="1509906120">
      <w:bodyDiv w:val="1"/>
      <w:marLeft w:val="0"/>
      <w:marRight w:val="0"/>
      <w:marTop w:val="0"/>
      <w:marBottom w:val="0"/>
      <w:divBdr>
        <w:top w:val="none" w:sz="0" w:space="0" w:color="auto"/>
        <w:left w:val="none" w:sz="0" w:space="0" w:color="auto"/>
        <w:bottom w:val="none" w:sz="0" w:space="0" w:color="auto"/>
        <w:right w:val="none" w:sz="0" w:space="0" w:color="auto"/>
      </w:divBdr>
    </w:div>
    <w:div w:id="1509950834">
      <w:marLeft w:val="0"/>
      <w:marRight w:val="0"/>
      <w:marTop w:val="0"/>
      <w:marBottom w:val="0"/>
      <w:divBdr>
        <w:top w:val="none" w:sz="0" w:space="0" w:color="auto"/>
        <w:left w:val="none" w:sz="0" w:space="0" w:color="auto"/>
        <w:bottom w:val="none" w:sz="0" w:space="0" w:color="auto"/>
        <w:right w:val="none" w:sz="0" w:space="0" w:color="auto"/>
      </w:divBdr>
    </w:div>
    <w:div w:id="1510097521">
      <w:marLeft w:val="0"/>
      <w:marRight w:val="0"/>
      <w:marTop w:val="0"/>
      <w:marBottom w:val="0"/>
      <w:divBdr>
        <w:top w:val="none" w:sz="0" w:space="0" w:color="auto"/>
        <w:left w:val="none" w:sz="0" w:space="0" w:color="auto"/>
        <w:bottom w:val="none" w:sz="0" w:space="0" w:color="auto"/>
        <w:right w:val="none" w:sz="0" w:space="0" w:color="auto"/>
      </w:divBdr>
    </w:div>
    <w:div w:id="1510099418">
      <w:marLeft w:val="0"/>
      <w:marRight w:val="0"/>
      <w:marTop w:val="0"/>
      <w:marBottom w:val="0"/>
      <w:divBdr>
        <w:top w:val="none" w:sz="0" w:space="0" w:color="auto"/>
        <w:left w:val="none" w:sz="0" w:space="0" w:color="auto"/>
        <w:bottom w:val="none" w:sz="0" w:space="0" w:color="auto"/>
        <w:right w:val="none" w:sz="0" w:space="0" w:color="auto"/>
      </w:divBdr>
    </w:div>
    <w:div w:id="1510169625">
      <w:marLeft w:val="0"/>
      <w:marRight w:val="0"/>
      <w:marTop w:val="0"/>
      <w:marBottom w:val="0"/>
      <w:divBdr>
        <w:top w:val="none" w:sz="0" w:space="0" w:color="auto"/>
        <w:left w:val="none" w:sz="0" w:space="0" w:color="auto"/>
        <w:bottom w:val="none" w:sz="0" w:space="0" w:color="auto"/>
        <w:right w:val="none" w:sz="0" w:space="0" w:color="auto"/>
      </w:divBdr>
    </w:div>
    <w:div w:id="1510295551">
      <w:marLeft w:val="0"/>
      <w:marRight w:val="0"/>
      <w:marTop w:val="0"/>
      <w:marBottom w:val="0"/>
      <w:divBdr>
        <w:top w:val="none" w:sz="0" w:space="0" w:color="auto"/>
        <w:left w:val="none" w:sz="0" w:space="0" w:color="auto"/>
        <w:bottom w:val="none" w:sz="0" w:space="0" w:color="auto"/>
        <w:right w:val="none" w:sz="0" w:space="0" w:color="auto"/>
      </w:divBdr>
    </w:div>
    <w:div w:id="1510365852">
      <w:marLeft w:val="0"/>
      <w:marRight w:val="0"/>
      <w:marTop w:val="0"/>
      <w:marBottom w:val="0"/>
      <w:divBdr>
        <w:top w:val="none" w:sz="0" w:space="0" w:color="auto"/>
        <w:left w:val="none" w:sz="0" w:space="0" w:color="auto"/>
        <w:bottom w:val="none" w:sz="0" w:space="0" w:color="auto"/>
        <w:right w:val="none" w:sz="0" w:space="0" w:color="auto"/>
      </w:divBdr>
    </w:div>
    <w:div w:id="1510369585">
      <w:marLeft w:val="0"/>
      <w:marRight w:val="0"/>
      <w:marTop w:val="0"/>
      <w:marBottom w:val="0"/>
      <w:divBdr>
        <w:top w:val="none" w:sz="0" w:space="0" w:color="auto"/>
        <w:left w:val="none" w:sz="0" w:space="0" w:color="auto"/>
        <w:bottom w:val="none" w:sz="0" w:space="0" w:color="auto"/>
        <w:right w:val="none" w:sz="0" w:space="0" w:color="auto"/>
      </w:divBdr>
    </w:div>
    <w:div w:id="1510557950">
      <w:marLeft w:val="0"/>
      <w:marRight w:val="0"/>
      <w:marTop w:val="0"/>
      <w:marBottom w:val="0"/>
      <w:divBdr>
        <w:top w:val="none" w:sz="0" w:space="0" w:color="auto"/>
        <w:left w:val="none" w:sz="0" w:space="0" w:color="auto"/>
        <w:bottom w:val="none" w:sz="0" w:space="0" w:color="auto"/>
        <w:right w:val="none" w:sz="0" w:space="0" w:color="auto"/>
      </w:divBdr>
    </w:div>
    <w:div w:id="1510561136">
      <w:marLeft w:val="0"/>
      <w:marRight w:val="0"/>
      <w:marTop w:val="0"/>
      <w:marBottom w:val="0"/>
      <w:divBdr>
        <w:top w:val="none" w:sz="0" w:space="0" w:color="auto"/>
        <w:left w:val="none" w:sz="0" w:space="0" w:color="auto"/>
        <w:bottom w:val="none" w:sz="0" w:space="0" w:color="auto"/>
        <w:right w:val="none" w:sz="0" w:space="0" w:color="auto"/>
      </w:divBdr>
    </w:div>
    <w:div w:id="1510752620">
      <w:marLeft w:val="0"/>
      <w:marRight w:val="0"/>
      <w:marTop w:val="0"/>
      <w:marBottom w:val="0"/>
      <w:divBdr>
        <w:top w:val="none" w:sz="0" w:space="0" w:color="auto"/>
        <w:left w:val="none" w:sz="0" w:space="0" w:color="auto"/>
        <w:bottom w:val="none" w:sz="0" w:space="0" w:color="auto"/>
        <w:right w:val="none" w:sz="0" w:space="0" w:color="auto"/>
      </w:divBdr>
    </w:div>
    <w:div w:id="1510753698">
      <w:marLeft w:val="0"/>
      <w:marRight w:val="0"/>
      <w:marTop w:val="0"/>
      <w:marBottom w:val="0"/>
      <w:divBdr>
        <w:top w:val="none" w:sz="0" w:space="0" w:color="auto"/>
        <w:left w:val="none" w:sz="0" w:space="0" w:color="auto"/>
        <w:bottom w:val="none" w:sz="0" w:space="0" w:color="auto"/>
        <w:right w:val="none" w:sz="0" w:space="0" w:color="auto"/>
      </w:divBdr>
    </w:div>
    <w:div w:id="1511018947">
      <w:marLeft w:val="0"/>
      <w:marRight w:val="0"/>
      <w:marTop w:val="0"/>
      <w:marBottom w:val="0"/>
      <w:divBdr>
        <w:top w:val="none" w:sz="0" w:space="0" w:color="auto"/>
        <w:left w:val="none" w:sz="0" w:space="0" w:color="auto"/>
        <w:bottom w:val="none" w:sz="0" w:space="0" w:color="auto"/>
        <w:right w:val="none" w:sz="0" w:space="0" w:color="auto"/>
      </w:divBdr>
    </w:div>
    <w:div w:id="1511021522">
      <w:marLeft w:val="0"/>
      <w:marRight w:val="0"/>
      <w:marTop w:val="0"/>
      <w:marBottom w:val="0"/>
      <w:divBdr>
        <w:top w:val="none" w:sz="0" w:space="0" w:color="auto"/>
        <w:left w:val="none" w:sz="0" w:space="0" w:color="auto"/>
        <w:bottom w:val="none" w:sz="0" w:space="0" w:color="auto"/>
        <w:right w:val="none" w:sz="0" w:space="0" w:color="auto"/>
      </w:divBdr>
    </w:div>
    <w:div w:id="1511136436">
      <w:marLeft w:val="0"/>
      <w:marRight w:val="0"/>
      <w:marTop w:val="0"/>
      <w:marBottom w:val="0"/>
      <w:divBdr>
        <w:top w:val="none" w:sz="0" w:space="0" w:color="auto"/>
        <w:left w:val="none" w:sz="0" w:space="0" w:color="auto"/>
        <w:bottom w:val="none" w:sz="0" w:space="0" w:color="auto"/>
        <w:right w:val="none" w:sz="0" w:space="0" w:color="auto"/>
      </w:divBdr>
    </w:div>
    <w:div w:id="1511139406">
      <w:marLeft w:val="0"/>
      <w:marRight w:val="0"/>
      <w:marTop w:val="0"/>
      <w:marBottom w:val="0"/>
      <w:divBdr>
        <w:top w:val="none" w:sz="0" w:space="0" w:color="auto"/>
        <w:left w:val="none" w:sz="0" w:space="0" w:color="auto"/>
        <w:bottom w:val="none" w:sz="0" w:space="0" w:color="auto"/>
        <w:right w:val="none" w:sz="0" w:space="0" w:color="auto"/>
      </w:divBdr>
    </w:div>
    <w:div w:id="1511142834">
      <w:marLeft w:val="0"/>
      <w:marRight w:val="0"/>
      <w:marTop w:val="0"/>
      <w:marBottom w:val="0"/>
      <w:divBdr>
        <w:top w:val="none" w:sz="0" w:space="0" w:color="auto"/>
        <w:left w:val="none" w:sz="0" w:space="0" w:color="auto"/>
        <w:bottom w:val="none" w:sz="0" w:space="0" w:color="auto"/>
        <w:right w:val="none" w:sz="0" w:space="0" w:color="auto"/>
      </w:divBdr>
    </w:div>
    <w:div w:id="1511261786">
      <w:marLeft w:val="0"/>
      <w:marRight w:val="0"/>
      <w:marTop w:val="0"/>
      <w:marBottom w:val="0"/>
      <w:divBdr>
        <w:top w:val="none" w:sz="0" w:space="0" w:color="auto"/>
        <w:left w:val="none" w:sz="0" w:space="0" w:color="auto"/>
        <w:bottom w:val="none" w:sz="0" w:space="0" w:color="auto"/>
        <w:right w:val="none" w:sz="0" w:space="0" w:color="auto"/>
      </w:divBdr>
    </w:div>
    <w:div w:id="1511329486">
      <w:marLeft w:val="0"/>
      <w:marRight w:val="0"/>
      <w:marTop w:val="0"/>
      <w:marBottom w:val="0"/>
      <w:divBdr>
        <w:top w:val="none" w:sz="0" w:space="0" w:color="auto"/>
        <w:left w:val="none" w:sz="0" w:space="0" w:color="auto"/>
        <w:bottom w:val="none" w:sz="0" w:space="0" w:color="auto"/>
        <w:right w:val="none" w:sz="0" w:space="0" w:color="auto"/>
      </w:divBdr>
    </w:div>
    <w:div w:id="1511487866">
      <w:marLeft w:val="0"/>
      <w:marRight w:val="0"/>
      <w:marTop w:val="0"/>
      <w:marBottom w:val="0"/>
      <w:divBdr>
        <w:top w:val="none" w:sz="0" w:space="0" w:color="auto"/>
        <w:left w:val="none" w:sz="0" w:space="0" w:color="auto"/>
        <w:bottom w:val="none" w:sz="0" w:space="0" w:color="auto"/>
        <w:right w:val="none" w:sz="0" w:space="0" w:color="auto"/>
      </w:divBdr>
    </w:div>
    <w:div w:id="1511528870">
      <w:marLeft w:val="0"/>
      <w:marRight w:val="0"/>
      <w:marTop w:val="0"/>
      <w:marBottom w:val="0"/>
      <w:divBdr>
        <w:top w:val="none" w:sz="0" w:space="0" w:color="auto"/>
        <w:left w:val="none" w:sz="0" w:space="0" w:color="auto"/>
        <w:bottom w:val="none" w:sz="0" w:space="0" w:color="auto"/>
        <w:right w:val="none" w:sz="0" w:space="0" w:color="auto"/>
      </w:divBdr>
    </w:div>
    <w:div w:id="1511602590">
      <w:marLeft w:val="0"/>
      <w:marRight w:val="0"/>
      <w:marTop w:val="0"/>
      <w:marBottom w:val="0"/>
      <w:divBdr>
        <w:top w:val="none" w:sz="0" w:space="0" w:color="auto"/>
        <w:left w:val="none" w:sz="0" w:space="0" w:color="auto"/>
        <w:bottom w:val="none" w:sz="0" w:space="0" w:color="auto"/>
        <w:right w:val="none" w:sz="0" w:space="0" w:color="auto"/>
      </w:divBdr>
    </w:div>
    <w:div w:id="1511799340">
      <w:marLeft w:val="0"/>
      <w:marRight w:val="0"/>
      <w:marTop w:val="0"/>
      <w:marBottom w:val="0"/>
      <w:divBdr>
        <w:top w:val="none" w:sz="0" w:space="0" w:color="auto"/>
        <w:left w:val="none" w:sz="0" w:space="0" w:color="auto"/>
        <w:bottom w:val="none" w:sz="0" w:space="0" w:color="auto"/>
        <w:right w:val="none" w:sz="0" w:space="0" w:color="auto"/>
      </w:divBdr>
    </w:div>
    <w:div w:id="1511799891">
      <w:marLeft w:val="0"/>
      <w:marRight w:val="0"/>
      <w:marTop w:val="0"/>
      <w:marBottom w:val="0"/>
      <w:divBdr>
        <w:top w:val="none" w:sz="0" w:space="0" w:color="auto"/>
        <w:left w:val="none" w:sz="0" w:space="0" w:color="auto"/>
        <w:bottom w:val="none" w:sz="0" w:space="0" w:color="auto"/>
        <w:right w:val="none" w:sz="0" w:space="0" w:color="auto"/>
      </w:divBdr>
    </w:div>
    <w:div w:id="1511800422">
      <w:marLeft w:val="0"/>
      <w:marRight w:val="0"/>
      <w:marTop w:val="0"/>
      <w:marBottom w:val="0"/>
      <w:divBdr>
        <w:top w:val="none" w:sz="0" w:space="0" w:color="auto"/>
        <w:left w:val="none" w:sz="0" w:space="0" w:color="auto"/>
        <w:bottom w:val="none" w:sz="0" w:space="0" w:color="auto"/>
        <w:right w:val="none" w:sz="0" w:space="0" w:color="auto"/>
      </w:divBdr>
    </w:div>
    <w:div w:id="1511866641">
      <w:marLeft w:val="0"/>
      <w:marRight w:val="0"/>
      <w:marTop w:val="0"/>
      <w:marBottom w:val="0"/>
      <w:divBdr>
        <w:top w:val="none" w:sz="0" w:space="0" w:color="auto"/>
        <w:left w:val="none" w:sz="0" w:space="0" w:color="auto"/>
        <w:bottom w:val="none" w:sz="0" w:space="0" w:color="auto"/>
        <w:right w:val="none" w:sz="0" w:space="0" w:color="auto"/>
      </w:divBdr>
    </w:div>
    <w:div w:id="1511870386">
      <w:marLeft w:val="0"/>
      <w:marRight w:val="0"/>
      <w:marTop w:val="0"/>
      <w:marBottom w:val="0"/>
      <w:divBdr>
        <w:top w:val="none" w:sz="0" w:space="0" w:color="auto"/>
        <w:left w:val="none" w:sz="0" w:space="0" w:color="auto"/>
        <w:bottom w:val="none" w:sz="0" w:space="0" w:color="auto"/>
        <w:right w:val="none" w:sz="0" w:space="0" w:color="auto"/>
      </w:divBdr>
    </w:div>
    <w:div w:id="1511942966">
      <w:marLeft w:val="0"/>
      <w:marRight w:val="0"/>
      <w:marTop w:val="0"/>
      <w:marBottom w:val="0"/>
      <w:divBdr>
        <w:top w:val="none" w:sz="0" w:space="0" w:color="auto"/>
        <w:left w:val="none" w:sz="0" w:space="0" w:color="auto"/>
        <w:bottom w:val="none" w:sz="0" w:space="0" w:color="auto"/>
        <w:right w:val="none" w:sz="0" w:space="0" w:color="auto"/>
      </w:divBdr>
    </w:div>
    <w:div w:id="1512066954">
      <w:marLeft w:val="0"/>
      <w:marRight w:val="0"/>
      <w:marTop w:val="0"/>
      <w:marBottom w:val="0"/>
      <w:divBdr>
        <w:top w:val="none" w:sz="0" w:space="0" w:color="auto"/>
        <w:left w:val="none" w:sz="0" w:space="0" w:color="auto"/>
        <w:bottom w:val="none" w:sz="0" w:space="0" w:color="auto"/>
        <w:right w:val="none" w:sz="0" w:space="0" w:color="auto"/>
      </w:divBdr>
    </w:div>
    <w:div w:id="1512138918">
      <w:bodyDiv w:val="1"/>
      <w:marLeft w:val="0"/>
      <w:marRight w:val="0"/>
      <w:marTop w:val="0"/>
      <w:marBottom w:val="0"/>
      <w:divBdr>
        <w:top w:val="none" w:sz="0" w:space="0" w:color="auto"/>
        <w:left w:val="none" w:sz="0" w:space="0" w:color="auto"/>
        <w:bottom w:val="none" w:sz="0" w:space="0" w:color="auto"/>
        <w:right w:val="none" w:sz="0" w:space="0" w:color="auto"/>
      </w:divBdr>
    </w:div>
    <w:div w:id="1512182185">
      <w:marLeft w:val="0"/>
      <w:marRight w:val="0"/>
      <w:marTop w:val="0"/>
      <w:marBottom w:val="0"/>
      <w:divBdr>
        <w:top w:val="none" w:sz="0" w:space="0" w:color="auto"/>
        <w:left w:val="none" w:sz="0" w:space="0" w:color="auto"/>
        <w:bottom w:val="none" w:sz="0" w:space="0" w:color="auto"/>
        <w:right w:val="none" w:sz="0" w:space="0" w:color="auto"/>
      </w:divBdr>
    </w:div>
    <w:div w:id="1512187002">
      <w:marLeft w:val="0"/>
      <w:marRight w:val="0"/>
      <w:marTop w:val="0"/>
      <w:marBottom w:val="0"/>
      <w:divBdr>
        <w:top w:val="none" w:sz="0" w:space="0" w:color="auto"/>
        <w:left w:val="none" w:sz="0" w:space="0" w:color="auto"/>
        <w:bottom w:val="none" w:sz="0" w:space="0" w:color="auto"/>
        <w:right w:val="none" w:sz="0" w:space="0" w:color="auto"/>
      </w:divBdr>
    </w:div>
    <w:div w:id="1512329886">
      <w:marLeft w:val="0"/>
      <w:marRight w:val="0"/>
      <w:marTop w:val="0"/>
      <w:marBottom w:val="0"/>
      <w:divBdr>
        <w:top w:val="none" w:sz="0" w:space="0" w:color="auto"/>
        <w:left w:val="none" w:sz="0" w:space="0" w:color="auto"/>
        <w:bottom w:val="none" w:sz="0" w:space="0" w:color="auto"/>
        <w:right w:val="none" w:sz="0" w:space="0" w:color="auto"/>
      </w:divBdr>
    </w:div>
    <w:div w:id="1512330348">
      <w:marLeft w:val="0"/>
      <w:marRight w:val="0"/>
      <w:marTop w:val="0"/>
      <w:marBottom w:val="0"/>
      <w:divBdr>
        <w:top w:val="none" w:sz="0" w:space="0" w:color="auto"/>
        <w:left w:val="none" w:sz="0" w:space="0" w:color="auto"/>
        <w:bottom w:val="none" w:sz="0" w:space="0" w:color="auto"/>
        <w:right w:val="none" w:sz="0" w:space="0" w:color="auto"/>
      </w:divBdr>
    </w:div>
    <w:div w:id="1512375597">
      <w:marLeft w:val="0"/>
      <w:marRight w:val="0"/>
      <w:marTop w:val="0"/>
      <w:marBottom w:val="0"/>
      <w:divBdr>
        <w:top w:val="none" w:sz="0" w:space="0" w:color="auto"/>
        <w:left w:val="none" w:sz="0" w:space="0" w:color="auto"/>
        <w:bottom w:val="none" w:sz="0" w:space="0" w:color="auto"/>
        <w:right w:val="none" w:sz="0" w:space="0" w:color="auto"/>
      </w:divBdr>
    </w:div>
    <w:div w:id="1512447621">
      <w:bodyDiv w:val="1"/>
      <w:marLeft w:val="0"/>
      <w:marRight w:val="0"/>
      <w:marTop w:val="0"/>
      <w:marBottom w:val="0"/>
      <w:divBdr>
        <w:top w:val="none" w:sz="0" w:space="0" w:color="auto"/>
        <w:left w:val="none" w:sz="0" w:space="0" w:color="auto"/>
        <w:bottom w:val="none" w:sz="0" w:space="0" w:color="auto"/>
        <w:right w:val="none" w:sz="0" w:space="0" w:color="auto"/>
      </w:divBdr>
    </w:div>
    <w:div w:id="1512454491">
      <w:bodyDiv w:val="1"/>
      <w:marLeft w:val="0"/>
      <w:marRight w:val="0"/>
      <w:marTop w:val="0"/>
      <w:marBottom w:val="0"/>
      <w:divBdr>
        <w:top w:val="none" w:sz="0" w:space="0" w:color="auto"/>
        <w:left w:val="none" w:sz="0" w:space="0" w:color="auto"/>
        <w:bottom w:val="none" w:sz="0" w:space="0" w:color="auto"/>
        <w:right w:val="none" w:sz="0" w:space="0" w:color="auto"/>
      </w:divBdr>
    </w:div>
    <w:div w:id="1512524702">
      <w:marLeft w:val="0"/>
      <w:marRight w:val="0"/>
      <w:marTop w:val="0"/>
      <w:marBottom w:val="0"/>
      <w:divBdr>
        <w:top w:val="none" w:sz="0" w:space="0" w:color="auto"/>
        <w:left w:val="none" w:sz="0" w:space="0" w:color="auto"/>
        <w:bottom w:val="none" w:sz="0" w:space="0" w:color="auto"/>
        <w:right w:val="none" w:sz="0" w:space="0" w:color="auto"/>
      </w:divBdr>
    </w:div>
    <w:div w:id="1512526690">
      <w:bodyDiv w:val="1"/>
      <w:marLeft w:val="0"/>
      <w:marRight w:val="0"/>
      <w:marTop w:val="0"/>
      <w:marBottom w:val="0"/>
      <w:divBdr>
        <w:top w:val="none" w:sz="0" w:space="0" w:color="auto"/>
        <w:left w:val="none" w:sz="0" w:space="0" w:color="auto"/>
        <w:bottom w:val="none" w:sz="0" w:space="0" w:color="auto"/>
        <w:right w:val="none" w:sz="0" w:space="0" w:color="auto"/>
      </w:divBdr>
    </w:div>
    <w:div w:id="1512602372">
      <w:marLeft w:val="0"/>
      <w:marRight w:val="0"/>
      <w:marTop w:val="0"/>
      <w:marBottom w:val="0"/>
      <w:divBdr>
        <w:top w:val="none" w:sz="0" w:space="0" w:color="auto"/>
        <w:left w:val="none" w:sz="0" w:space="0" w:color="auto"/>
        <w:bottom w:val="none" w:sz="0" w:space="0" w:color="auto"/>
        <w:right w:val="none" w:sz="0" w:space="0" w:color="auto"/>
      </w:divBdr>
    </w:div>
    <w:div w:id="1512647382">
      <w:marLeft w:val="0"/>
      <w:marRight w:val="0"/>
      <w:marTop w:val="0"/>
      <w:marBottom w:val="0"/>
      <w:divBdr>
        <w:top w:val="none" w:sz="0" w:space="0" w:color="auto"/>
        <w:left w:val="none" w:sz="0" w:space="0" w:color="auto"/>
        <w:bottom w:val="none" w:sz="0" w:space="0" w:color="auto"/>
        <w:right w:val="none" w:sz="0" w:space="0" w:color="auto"/>
      </w:divBdr>
    </w:div>
    <w:div w:id="1512796781">
      <w:marLeft w:val="0"/>
      <w:marRight w:val="0"/>
      <w:marTop w:val="0"/>
      <w:marBottom w:val="0"/>
      <w:divBdr>
        <w:top w:val="none" w:sz="0" w:space="0" w:color="auto"/>
        <w:left w:val="none" w:sz="0" w:space="0" w:color="auto"/>
        <w:bottom w:val="none" w:sz="0" w:space="0" w:color="auto"/>
        <w:right w:val="none" w:sz="0" w:space="0" w:color="auto"/>
      </w:divBdr>
    </w:div>
    <w:div w:id="1512835536">
      <w:marLeft w:val="0"/>
      <w:marRight w:val="0"/>
      <w:marTop w:val="0"/>
      <w:marBottom w:val="0"/>
      <w:divBdr>
        <w:top w:val="none" w:sz="0" w:space="0" w:color="auto"/>
        <w:left w:val="none" w:sz="0" w:space="0" w:color="auto"/>
        <w:bottom w:val="none" w:sz="0" w:space="0" w:color="auto"/>
        <w:right w:val="none" w:sz="0" w:space="0" w:color="auto"/>
      </w:divBdr>
    </w:div>
    <w:div w:id="1512840724">
      <w:marLeft w:val="0"/>
      <w:marRight w:val="0"/>
      <w:marTop w:val="0"/>
      <w:marBottom w:val="0"/>
      <w:divBdr>
        <w:top w:val="none" w:sz="0" w:space="0" w:color="auto"/>
        <w:left w:val="none" w:sz="0" w:space="0" w:color="auto"/>
        <w:bottom w:val="none" w:sz="0" w:space="0" w:color="auto"/>
        <w:right w:val="none" w:sz="0" w:space="0" w:color="auto"/>
      </w:divBdr>
    </w:div>
    <w:div w:id="1513059161">
      <w:marLeft w:val="0"/>
      <w:marRight w:val="0"/>
      <w:marTop w:val="0"/>
      <w:marBottom w:val="0"/>
      <w:divBdr>
        <w:top w:val="none" w:sz="0" w:space="0" w:color="auto"/>
        <w:left w:val="none" w:sz="0" w:space="0" w:color="auto"/>
        <w:bottom w:val="none" w:sz="0" w:space="0" w:color="auto"/>
        <w:right w:val="none" w:sz="0" w:space="0" w:color="auto"/>
      </w:divBdr>
    </w:div>
    <w:div w:id="1513103629">
      <w:bodyDiv w:val="1"/>
      <w:marLeft w:val="0"/>
      <w:marRight w:val="0"/>
      <w:marTop w:val="0"/>
      <w:marBottom w:val="0"/>
      <w:divBdr>
        <w:top w:val="none" w:sz="0" w:space="0" w:color="auto"/>
        <w:left w:val="none" w:sz="0" w:space="0" w:color="auto"/>
        <w:bottom w:val="none" w:sz="0" w:space="0" w:color="auto"/>
        <w:right w:val="none" w:sz="0" w:space="0" w:color="auto"/>
      </w:divBdr>
    </w:div>
    <w:div w:id="1513226987">
      <w:marLeft w:val="0"/>
      <w:marRight w:val="0"/>
      <w:marTop w:val="0"/>
      <w:marBottom w:val="0"/>
      <w:divBdr>
        <w:top w:val="none" w:sz="0" w:space="0" w:color="auto"/>
        <w:left w:val="none" w:sz="0" w:space="0" w:color="auto"/>
        <w:bottom w:val="none" w:sz="0" w:space="0" w:color="auto"/>
        <w:right w:val="none" w:sz="0" w:space="0" w:color="auto"/>
      </w:divBdr>
    </w:div>
    <w:div w:id="1513228370">
      <w:marLeft w:val="0"/>
      <w:marRight w:val="0"/>
      <w:marTop w:val="0"/>
      <w:marBottom w:val="0"/>
      <w:divBdr>
        <w:top w:val="none" w:sz="0" w:space="0" w:color="auto"/>
        <w:left w:val="none" w:sz="0" w:space="0" w:color="auto"/>
        <w:bottom w:val="none" w:sz="0" w:space="0" w:color="auto"/>
        <w:right w:val="none" w:sz="0" w:space="0" w:color="auto"/>
      </w:divBdr>
    </w:div>
    <w:div w:id="1513453768">
      <w:marLeft w:val="0"/>
      <w:marRight w:val="0"/>
      <w:marTop w:val="0"/>
      <w:marBottom w:val="0"/>
      <w:divBdr>
        <w:top w:val="none" w:sz="0" w:space="0" w:color="auto"/>
        <w:left w:val="none" w:sz="0" w:space="0" w:color="auto"/>
        <w:bottom w:val="none" w:sz="0" w:space="0" w:color="auto"/>
        <w:right w:val="none" w:sz="0" w:space="0" w:color="auto"/>
      </w:divBdr>
    </w:div>
    <w:div w:id="1513497277">
      <w:marLeft w:val="0"/>
      <w:marRight w:val="0"/>
      <w:marTop w:val="0"/>
      <w:marBottom w:val="0"/>
      <w:divBdr>
        <w:top w:val="none" w:sz="0" w:space="0" w:color="auto"/>
        <w:left w:val="none" w:sz="0" w:space="0" w:color="auto"/>
        <w:bottom w:val="none" w:sz="0" w:space="0" w:color="auto"/>
        <w:right w:val="none" w:sz="0" w:space="0" w:color="auto"/>
      </w:divBdr>
    </w:div>
    <w:div w:id="1513643336">
      <w:marLeft w:val="0"/>
      <w:marRight w:val="0"/>
      <w:marTop w:val="0"/>
      <w:marBottom w:val="0"/>
      <w:divBdr>
        <w:top w:val="none" w:sz="0" w:space="0" w:color="auto"/>
        <w:left w:val="none" w:sz="0" w:space="0" w:color="auto"/>
        <w:bottom w:val="none" w:sz="0" w:space="0" w:color="auto"/>
        <w:right w:val="none" w:sz="0" w:space="0" w:color="auto"/>
      </w:divBdr>
    </w:div>
    <w:div w:id="1513643994">
      <w:marLeft w:val="0"/>
      <w:marRight w:val="0"/>
      <w:marTop w:val="0"/>
      <w:marBottom w:val="0"/>
      <w:divBdr>
        <w:top w:val="none" w:sz="0" w:space="0" w:color="auto"/>
        <w:left w:val="none" w:sz="0" w:space="0" w:color="auto"/>
        <w:bottom w:val="none" w:sz="0" w:space="0" w:color="auto"/>
        <w:right w:val="none" w:sz="0" w:space="0" w:color="auto"/>
      </w:divBdr>
    </w:div>
    <w:div w:id="1513686260">
      <w:marLeft w:val="0"/>
      <w:marRight w:val="0"/>
      <w:marTop w:val="0"/>
      <w:marBottom w:val="0"/>
      <w:divBdr>
        <w:top w:val="none" w:sz="0" w:space="0" w:color="auto"/>
        <w:left w:val="none" w:sz="0" w:space="0" w:color="auto"/>
        <w:bottom w:val="none" w:sz="0" w:space="0" w:color="auto"/>
        <w:right w:val="none" w:sz="0" w:space="0" w:color="auto"/>
      </w:divBdr>
    </w:div>
    <w:div w:id="1513761040">
      <w:marLeft w:val="0"/>
      <w:marRight w:val="0"/>
      <w:marTop w:val="0"/>
      <w:marBottom w:val="0"/>
      <w:divBdr>
        <w:top w:val="none" w:sz="0" w:space="0" w:color="auto"/>
        <w:left w:val="none" w:sz="0" w:space="0" w:color="auto"/>
        <w:bottom w:val="none" w:sz="0" w:space="0" w:color="auto"/>
        <w:right w:val="none" w:sz="0" w:space="0" w:color="auto"/>
      </w:divBdr>
    </w:div>
    <w:div w:id="1513836183">
      <w:marLeft w:val="0"/>
      <w:marRight w:val="0"/>
      <w:marTop w:val="0"/>
      <w:marBottom w:val="0"/>
      <w:divBdr>
        <w:top w:val="none" w:sz="0" w:space="0" w:color="auto"/>
        <w:left w:val="none" w:sz="0" w:space="0" w:color="auto"/>
        <w:bottom w:val="none" w:sz="0" w:space="0" w:color="auto"/>
        <w:right w:val="none" w:sz="0" w:space="0" w:color="auto"/>
      </w:divBdr>
    </w:div>
    <w:div w:id="1513836435">
      <w:marLeft w:val="0"/>
      <w:marRight w:val="0"/>
      <w:marTop w:val="0"/>
      <w:marBottom w:val="0"/>
      <w:divBdr>
        <w:top w:val="none" w:sz="0" w:space="0" w:color="auto"/>
        <w:left w:val="none" w:sz="0" w:space="0" w:color="auto"/>
        <w:bottom w:val="none" w:sz="0" w:space="0" w:color="auto"/>
        <w:right w:val="none" w:sz="0" w:space="0" w:color="auto"/>
      </w:divBdr>
    </w:div>
    <w:div w:id="1513840195">
      <w:marLeft w:val="0"/>
      <w:marRight w:val="0"/>
      <w:marTop w:val="0"/>
      <w:marBottom w:val="0"/>
      <w:divBdr>
        <w:top w:val="none" w:sz="0" w:space="0" w:color="auto"/>
        <w:left w:val="none" w:sz="0" w:space="0" w:color="auto"/>
        <w:bottom w:val="none" w:sz="0" w:space="0" w:color="auto"/>
        <w:right w:val="none" w:sz="0" w:space="0" w:color="auto"/>
      </w:divBdr>
    </w:div>
    <w:div w:id="1513840694">
      <w:marLeft w:val="0"/>
      <w:marRight w:val="0"/>
      <w:marTop w:val="0"/>
      <w:marBottom w:val="0"/>
      <w:divBdr>
        <w:top w:val="none" w:sz="0" w:space="0" w:color="auto"/>
        <w:left w:val="none" w:sz="0" w:space="0" w:color="auto"/>
        <w:bottom w:val="none" w:sz="0" w:space="0" w:color="auto"/>
        <w:right w:val="none" w:sz="0" w:space="0" w:color="auto"/>
      </w:divBdr>
    </w:div>
    <w:div w:id="1513912049">
      <w:marLeft w:val="0"/>
      <w:marRight w:val="0"/>
      <w:marTop w:val="0"/>
      <w:marBottom w:val="0"/>
      <w:divBdr>
        <w:top w:val="none" w:sz="0" w:space="0" w:color="auto"/>
        <w:left w:val="none" w:sz="0" w:space="0" w:color="auto"/>
        <w:bottom w:val="none" w:sz="0" w:space="0" w:color="auto"/>
        <w:right w:val="none" w:sz="0" w:space="0" w:color="auto"/>
      </w:divBdr>
    </w:div>
    <w:div w:id="1513958371">
      <w:marLeft w:val="0"/>
      <w:marRight w:val="0"/>
      <w:marTop w:val="0"/>
      <w:marBottom w:val="0"/>
      <w:divBdr>
        <w:top w:val="none" w:sz="0" w:space="0" w:color="auto"/>
        <w:left w:val="none" w:sz="0" w:space="0" w:color="auto"/>
        <w:bottom w:val="none" w:sz="0" w:space="0" w:color="auto"/>
        <w:right w:val="none" w:sz="0" w:space="0" w:color="auto"/>
      </w:divBdr>
    </w:div>
    <w:div w:id="1513958765">
      <w:marLeft w:val="0"/>
      <w:marRight w:val="0"/>
      <w:marTop w:val="0"/>
      <w:marBottom w:val="0"/>
      <w:divBdr>
        <w:top w:val="none" w:sz="0" w:space="0" w:color="auto"/>
        <w:left w:val="none" w:sz="0" w:space="0" w:color="auto"/>
        <w:bottom w:val="none" w:sz="0" w:space="0" w:color="auto"/>
        <w:right w:val="none" w:sz="0" w:space="0" w:color="auto"/>
      </w:divBdr>
    </w:div>
    <w:div w:id="1514025713">
      <w:marLeft w:val="0"/>
      <w:marRight w:val="0"/>
      <w:marTop w:val="0"/>
      <w:marBottom w:val="0"/>
      <w:divBdr>
        <w:top w:val="none" w:sz="0" w:space="0" w:color="auto"/>
        <w:left w:val="none" w:sz="0" w:space="0" w:color="auto"/>
        <w:bottom w:val="none" w:sz="0" w:space="0" w:color="auto"/>
        <w:right w:val="none" w:sz="0" w:space="0" w:color="auto"/>
      </w:divBdr>
    </w:div>
    <w:div w:id="1514033101">
      <w:marLeft w:val="0"/>
      <w:marRight w:val="0"/>
      <w:marTop w:val="0"/>
      <w:marBottom w:val="0"/>
      <w:divBdr>
        <w:top w:val="none" w:sz="0" w:space="0" w:color="auto"/>
        <w:left w:val="none" w:sz="0" w:space="0" w:color="auto"/>
        <w:bottom w:val="none" w:sz="0" w:space="0" w:color="auto"/>
        <w:right w:val="none" w:sz="0" w:space="0" w:color="auto"/>
      </w:divBdr>
    </w:div>
    <w:div w:id="1514103114">
      <w:marLeft w:val="0"/>
      <w:marRight w:val="0"/>
      <w:marTop w:val="0"/>
      <w:marBottom w:val="0"/>
      <w:divBdr>
        <w:top w:val="none" w:sz="0" w:space="0" w:color="auto"/>
        <w:left w:val="none" w:sz="0" w:space="0" w:color="auto"/>
        <w:bottom w:val="none" w:sz="0" w:space="0" w:color="auto"/>
        <w:right w:val="none" w:sz="0" w:space="0" w:color="auto"/>
      </w:divBdr>
    </w:div>
    <w:div w:id="1514294347">
      <w:marLeft w:val="0"/>
      <w:marRight w:val="0"/>
      <w:marTop w:val="0"/>
      <w:marBottom w:val="0"/>
      <w:divBdr>
        <w:top w:val="none" w:sz="0" w:space="0" w:color="auto"/>
        <w:left w:val="none" w:sz="0" w:space="0" w:color="auto"/>
        <w:bottom w:val="none" w:sz="0" w:space="0" w:color="auto"/>
        <w:right w:val="none" w:sz="0" w:space="0" w:color="auto"/>
      </w:divBdr>
    </w:div>
    <w:div w:id="1514418565">
      <w:marLeft w:val="0"/>
      <w:marRight w:val="0"/>
      <w:marTop w:val="0"/>
      <w:marBottom w:val="0"/>
      <w:divBdr>
        <w:top w:val="none" w:sz="0" w:space="0" w:color="auto"/>
        <w:left w:val="none" w:sz="0" w:space="0" w:color="auto"/>
        <w:bottom w:val="none" w:sz="0" w:space="0" w:color="auto"/>
        <w:right w:val="none" w:sz="0" w:space="0" w:color="auto"/>
      </w:divBdr>
    </w:div>
    <w:div w:id="1514614127">
      <w:marLeft w:val="0"/>
      <w:marRight w:val="0"/>
      <w:marTop w:val="0"/>
      <w:marBottom w:val="0"/>
      <w:divBdr>
        <w:top w:val="none" w:sz="0" w:space="0" w:color="auto"/>
        <w:left w:val="none" w:sz="0" w:space="0" w:color="auto"/>
        <w:bottom w:val="none" w:sz="0" w:space="0" w:color="auto"/>
        <w:right w:val="none" w:sz="0" w:space="0" w:color="auto"/>
      </w:divBdr>
    </w:div>
    <w:div w:id="1514763250">
      <w:marLeft w:val="0"/>
      <w:marRight w:val="0"/>
      <w:marTop w:val="0"/>
      <w:marBottom w:val="0"/>
      <w:divBdr>
        <w:top w:val="none" w:sz="0" w:space="0" w:color="auto"/>
        <w:left w:val="none" w:sz="0" w:space="0" w:color="auto"/>
        <w:bottom w:val="none" w:sz="0" w:space="0" w:color="auto"/>
        <w:right w:val="none" w:sz="0" w:space="0" w:color="auto"/>
      </w:divBdr>
    </w:div>
    <w:div w:id="1514765927">
      <w:marLeft w:val="0"/>
      <w:marRight w:val="0"/>
      <w:marTop w:val="0"/>
      <w:marBottom w:val="0"/>
      <w:divBdr>
        <w:top w:val="none" w:sz="0" w:space="0" w:color="auto"/>
        <w:left w:val="none" w:sz="0" w:space="0" w:color="auto"/>
        <w:bottom w:val="none" w:sz="0" w:space="0" w:color="auto"/>
        <w:right w:val="none" w:sz="0" w:space="0" w:color="auto"/>
      </w:divBdr>
    </w:div>
    <w:div w:id="1514802348">
      <w:marLeft w:val="0"/>
      <w:marRight w:val="0"/>
      <w:marTop w:val="0"/>
      <w:marBottom w:val="0"/>
      <w:divBdr>
        <w:top w:val="none" w:sz="0" w:space="0" w:color="auto"/>
        <w:left w:val="none" w:sz="0" w:space="0" w:color="auto"/>
        <w:bottom w:val="none" w:sz="0" w:space="0" w:color="auto"/>
        <w:right w:val="none" w:sz="0" w:space="0" w:color="auto"/>
      </w:divBdr>
    </w:div>
    <w:div w:id="1514876801">
      <w:bodyDiv w:val="1"/>
      <w:marLeft w:val="0"/>
      <w:marRight w:val="0"/>
      <w:marTop w:val="0"/>
      <w:marBottom w:val="0"/>
      <w:divBdr>
        <w:top w:val="none" w:sz="0" w:space="0" w:color="auto"/>
        <w:left w:val="none" w:sz="0" w:space="0" w:color="auto"/>
        <w:bottom w:val="none" w:sz="0" w:space="0" w:color="auto"/>
        <w:right w:val="none" w:sz="0" w:space="0" w:color="auto"/>
      </w:divBdr>
    </w:div>
    <w:div w:id="1514877086">
      <w:marLeft w:val="0"/>
      <w:marRight w:val="0"/>
      <w:marTop w:val="0"/>
      <w:marBottom w:val="0"/>
      <w:divBdr>
        <w:top w:val="none" w:sz="0" w:space="0" w:color="auto"/>
        <w:left w:val="none" w:sz="0" w:space="0" w:color="auto"/>
        <w:bottom w:val="none" w:sz="0" w:space="0" w:color="auto"/>
        <w:right w:val="none" w:sz="0" w:space="0" w:color="auto"/>
      </w:divBdr>
    </w:div>
    <w:div w:id="1514952390">
      <w:marLeft w:val="0"/>
      <w:marRight w:val="0"/>
      <w:marTop w:val="0"/>
      <w:marBottom w:val="0"/>
      <w:divBdr>
        <w:top w:val="none" w:sz="0" w:space="0" w:color="auto"/>
        <w:left w:val="none" w:sz="0" w:space="0" w:color="auto"/>
        <w:bottom w:val="none" w:sz="0" w:space="0" w:color="auto"/>
        <w:right w:val="none" w:sz="0" w:space="0" w:color="auto"/>
      </w:divBdr>
    </w:div>
    <w:div w:id="1515028116">
      <w:marLeft w:val="0"/>
      <w:marRight w:val="0"/>
      <w:marTop w:val="0"/>
      <w:marBottom w:val="0"/>
      <w:divBdr>
        <w:top w:val="none" w:sz="0" w:space="0" w:color="auto"/>
        <w:left w:val="none" w:sz="0" w:space="0" w:color="auto"/>
        <w:bottom w:val="none" w:sz="0" w:space="0" w:color="auto"/>
        <w:right w:val="none" w:sz="0" w:space="0" w:color="auto"/>
      </w:divBdr>
    </w:div>
    <w:div w:id="1515068715">
      <w:marLeft w:val="0"/>
      <w:marRight w:val="0"/>
      <w:marTop w:val="0"/>
      <w:marBottom w:val="0"/>
      <w:divBdr>
        <w:top w:val="none" w:sz="0" w:space="0" w:color="auto"/>
        <w:left w:val="none" w:sz="0" w:space="0" w:color="auto"/>
        <w:bottom w:val="none" w:sz="0" w:space="0" w:color="auto"/>
        <w:right w:val="none" w:sz="0" w:space="0" w:color="auto"/>
      </w:divBdr>
    </w:div>
    <w:div w:id="1515145114">
      <w:marLeft w:val="0"/>
      <w:marRight w:val="0"/>
      <w:marTop w:val="0"/>
      <w:marBottom w:val="0"/>
      <w:divBdr>
        <w:top w:val="none" w:sz="0" w:space="0" w:color="auto"/>
        <w:left w:val="none" w:sz="0" w:space="0" w:color="auto"/>
        <w:bottom w:val="none" w:sz="0" w:space="0" w:color="auto"/>
        <w:right w:val="none" w:sz="0" w:space="0" w:color="auto"/>
      </w:divBdr>
    </w:div>
    <w:div w:id="1515338051">
      <w:marLeft w:val="0"/>
      <w:marRight w:val="0"/>
      <w:marTop w:val="0"/>
      <w:marBottom w:val="0"/>
      <w:divBdr>
        <w:top w:val="none" w:sz="0" w:space="0" w:color="auto"/>
        <w:left w:val="none" w:sz="0" w:space="0" w:color="auto"/>
        <w:bottom w:val="none" w:sz="0" w:space="0" w:color="auto"/>
        <w:right w:val="none" w:sz="0" w:space="0" w:color="auto"/>
      </w:divBdr>
    </w:div>
    <w:div w:id="1515341124">
      <w:marLeft w:val="0"/>
      <w:marRight w:val="0"/>
      <w:marTop w:val="0"/>
      <w:marBottom w:val="0"/>
      <w:divBdr>
        <w:top w:val="none" w:sz="0" w:space="0" w:color="auto"/>
        <w:left w:val="none" w:sz="0" w:space="0" w:color="auto"/>
        <w:bottom w:val="none" w:sz="0" w:space="0" w:color="auto"/>
        <w:right w:val="none" w:sz="0" w:space="0" w:color="auto"/>
      </w:divBdr>
    </w:div>
    <w:div w:id="1515411610">
      <w:marLeft w:val="0"/>
      <w:marRight w:val="0"/>
      <w:marTop w:val="0"/>
      <w:marBottom w:val="0"/>
      <w:divBdr>
        <w:top w:val="none" w:sz="0" w:space="0" w:color="auto"/>
        <w:left w:val="none" w:sz="0" w:space="0" w:color="auto"/>
        <w:bottom w:val="none" w:sz="0" w:space="0" w:color="auto"/>
        <w:right w:val="none" w:sz="0" w:space="0" w:color="auto"/>
      </w:divBdr>
    </w:div>
    <w:div w:id="1515529538">
      <w:marLeft w:val="0"/>
      <w:marRight w:val="0"/>
      <w:marTop w:val="0"/>
      <w:marBottom w:val="0"/>
      <w:divBdr>
        <w:top w:val="none" w:sz="0" w:space="0" w:color="auto"/>
        <w:left w:val="none" w:sz="0" w:space="0" w:color="auto"/>
        <w:bottom w:val="none" w:sz="0" w:space="0" w:color="auto"/>
        <w:right w:val="none" w:sz="0" w:space="0" w:color="auto"/>
      </w:divBdr>
    </w:div>
    <w:div w:id="1515608594">
      <w:marLeft w:val="0"/>
      <w:marRight w:val="0"/>
      <w:marTop w:val="0"/>
      <w:marBottom w:val="0"/>
      <w:divBdr>
        <w:top w:val="none" w:sz="0" w:space="0" w:color="auto"/>
        <w:left w:val="none" w:sz="0" w:space="0" w:color="auto"/>
        <w:bottom w:val="none" w:sz="0" w:space="0" w:color="auto"/>
        <w:right w:val="none" w:sz="0" w:space="0" w:color="auto"/>
      </w:divBdr>
    </w:div>
    <w:div w:id="1515609394">
      <w:bodyDiv w:val="1"/>
      <w:marLeft w:val="0"/>
      <w:marRight w:val="0"/>
      <w:marTop w:val="0"/>
      <w:marBottom w:val="0"/>
      <w:divBdr>
        <w:top w:val="none" w:sz="0" w:space="0" w:color="auto"/>
        <w:left w:val="none" w:sz="0" w:space="0" w:color="auto"/>
        <w:bottom w:val="none" w:sz="0" w:space="0" w:color="auto"/>
        <w:right w:val="none" w:sz="0" w:space="0" w:color="auto"/>
      </w:divBdr>
    </w:div>
    <w:div w:id="1515611848">
      <w:marLeft w:val="0"/>
      <w:marRight w:val="0"/>
      <w:marTop w:val="0"/>
      <w:marBottom w:val="0"/>
      <w:divBdr>
        <w:top w:val="none" w:sz="0" w:space="0" w:color="auto"/>
        <w:left w:val="none" w:sz="0" w:space="0" w:color="auto"/>
        <w:bottom w:val="none" w:sz="0" w:space="0" w:color="auto"/>
        <w:right w:val="none" w:sz="0" w:space="0" w:color="auto"/>
      </w:divBdr>
    </w:div>
    <w:div w:id="1515614397">
      <w:marLeft w:val="0"/>
      <w:marRight w:val="0"/>
      <w:marTop w:val="0"/>
      <w:marBottom w:val="0"/>
      <w:divBdr>
        <w:top w:val="none" w:sz="0" w:space="0" w:color="auto"/>
        <w:left w:val="none" w:sz="0" w:space="0" w:color="auto"/>
        <w:bottom w:val="none" w:sz="0" w:space="0" w:color="auto"/>
        <w:right w:val="none" w:sz="0" w:space="0" w:color="auto"/>
      </w:divBdr>
    </w:div>
    <w:div w:id="1515726590">
      <w:marLeft w:val="0"/>
      <w:marRight w:val="0"/>
      <w:marTop w:val="0"/>
      <w:marBottom w:val="0"/>
      <w:divBdr>
        <w:top w:val="none" w:sz="0" w:space="0" w:color="auto"/>
        <w:left w:val="none" w:sz="0" w:space="0" w:color="auto"/>
        <w:bottom w:val="none" w:sz="0" w:space="0" w:color="auto"/>
        <w:right w:val="none" w:sz="0" w:space="0" w:color="auto"/>
      </w:divBdr>
    </w:div>
    <w:div w:id="1515730611">
      <w:marLeft w:val="0"/>
      <w:marRight w:val="0"/>
      <w:marTop w:val="0"/>
      <w:marBottom w:val="0"/>
      <w:divBdr>
        <w:top w:val="none" w:sz="0" w:space="0" w:color="auto"/>
        <w:left w:val="none" w:sz="0" w:space="0" w:color="auto"/>
        <w:bottom w:val="none" w:sz="0" w:space="0" w:color="auto"/>
        <w:right w:val="none" w:sz="0" w:space="0" w:color="auto"/>
      </w:divBdr>
    </w:div>
    <w:div w:id="1515731286">
      <w:marLeft w:val="0"/>
      <w:marRight w:val="0"/>
      <w:marTop w:val="0"/>
      <w:marBottom w:val="0"/>
      <w:divBdr>
        <w:top w:val="none" w:sz="0" w:space="0" w:color="auto"/>
        <w:left w:val="none" w:sz="0" w:space="0" w:color="auto"/>
        <w:bottom w:val="none" w:sz="0" w:space="0" w:color="auto"/>
        <w:right w:val="none" w:sz="0" w:space="0" w:color="auto"/>
      </w:divBdr>
    </w:div>
    <w:div w:id="1515805382">
      <w:marLeft w:val="0"/>
      <w:marRight w:val="0"/>
      <w:marTop w:val="0"/>
      <w:marBottom w:val="0"/>
      <w:divBdr>
        <w:top w:val="none" w:sz="0" w:space="0" w:color="auto"/>
        <w:left w:val="none" w:sz="0" w:space="0" w:color="auto"/>
        <w:bottom w:val="none" w:sz="0" w:space="0" w:color="auto"/>
        <w:right w:val="none" w:sz="0" w:space="0" w:color="auto"/>
      </w:divBdr>
    </w:div>
    <w:div w:id="1515806709">
      <w:marLeft w:val="0"/>
      <w:marRight w:val="0"/>
      <w:marTop w:val="0"/>
      <w:marBottom w:val="0"/>
      <w:divBdr>
        <w:top w:val="none" w:sz="0" w:space="0" w:color="auto"/>
        <w:left w:val="none" w:sz="0" w:space="0" w:color="auto"/>
        <w:bottom w:val="none" w:sz="0" w:space="0" w:color="auto"/>
        <w:right w:val="none" w:sz="0" w:space="0" w:color="auto"/>
      </w:divBdr>
    </w:div>
    <w:div w:id="1515850262">
      <w:marLeft w:val="0"/>
      <w:marRight w:val="0"/>
      <w:marTop w:val="0"/>
      <w:marBottom w:val="0"/>
      <w:divBdr>
        <w:top w:val="none" w:sz="0" w:space="0" w:color="auto"/>
        <w:left w:val="none" w:sz="0" w:space="0" w:color="auto"/>
        <w:bottom w:val="none" w:sz="0" w:space="0" w:color="auto"/>
        <w:right w:val="none" w:sz="0" w:space="0" w:color="auto"/>
      </w:divBdr>
    </w:div>
    <w:div w:id="1515916407">
      <w:marLeft w:val="0"/>
      <w:marRight w:val="0"/>
      <w:marTop w:val="0"/>
      <w:marBottom w:val="0"/>
      <w:divBdr>
        <w:top w:val="none" w:sz="0" w:space="0" w:color="auto"/>
        <w:left w:val="none" w:sz="0" w:space="0" w:color="auto"/>
        <w:bottom w:val="none" w:sz="0" w:space="0" w:color="auto"/>
        <w:right w:val="none" w:sz="0" w:space="0" w:color="auto"/>
      </w:divBdr>
    </w:div>
    <w:div w:id="1515918471">
      <w:marLeft w:val="0"/>
      <w:marRight w:val="0"/>
      <w:marTop w:val="0"/>
      <w:marBottom w:val="0"/>
      <w:divBdr>
        <w:top w:val="none" w:sz="0" w:space="0" w:color="auto"/>
        <w:left w:val="none" w:sz="0" w:space="0" w:color="auto"/>
        <w:bottom w:val="none" w:sz="0" w:space="0" w:color="auto"/>
        <w:right w:val="none" w:sz="0" w:space="0" w:color="auto"/>
      </w:divBdr>
    </w:div>
    <w:div w:id="1515994457">
      <w:marLeft w:val="0"/>
      <w:marRight w:val="0"/>
      <w:marTop w:val="0"/>
      <w:marBottom w:val="0"/>
      <w:divBdr>
        <w:top w:val="none" w:sz="0" w:space="0" w:color="auto"/>
        <w:left w:val="none" w:sz="0" w:space="0" w:color="auto"/>
        <w:bottom w:val="none" w:sz="0" w:space="0" w:color="auto"/>
        <w:right w:val="none" w:sz="0" w:space="0" w:color="auto"/>
      </w:divBdr>
    </w:div>
    <w:div w:id="1516068016">
      <w:marLeft w:val="0"/>
      <w:marRight w:val="0"/>
      <w:marTop w:val="0"/>
      <w:marBottom w:val="0"/>
      <w:divBdr>
        <w:top w:val="none" w:sz="0" w:space="0" w:color="auto"/>
        <w:left w:val="none" w:sz="0" w:space="0" w:color="auto"/>
        <w:bottom w:val="none" w:sz="0" w:space="0" w:color="auto"/>
        <w:right w:val="none" w:sz="0" w:space="0" w:color="auto"/>
      </w:divBdr>
    </w:div>
    <w:div w:id="1516110498">
      <w:marLeft w:val="0"/>
      <w:marRight w:val="0"/>
      <w:marTop w:val="0"/>
      <w:marBottom w:val="0"/>
      <w:divBdr>
        <w:top w:val="none" w:sz="0" w:space="0" w:color="auto"/>
        <w:left w:val="none" w:sz="0" w:space="0" w:color="auto"/>
        <w:bottom w:val="none" w:sz="0" w:space="0" w:color="auto"/>
        <w:right w:val="none" w:sz="0" w:space="0" w:color="auto"/>
      </w:divBdr>
    </w:div>
    <w:div w:id="1516111553">
      <w:marLeft w:val="0"/>
      <w:marRight w:val="0"/>
      <w:marTop w:val="0"/>
      <w:marBottom w:val="0"/>
      <w:divBdr>
        <w:top w:val="none" w:sz="0" w:space="0" w:color="auto"/>
        <w:left w:val="none" w:sz="0" w:space="0" w:color="auto"/>
        <w:bottom w:val="none" w:sz="0" w:space="0" w:color="auto"/>
        <w:right w:val="none" w:sz="0" w:space="0" w:color="auto"/>
      </w:divBdr>
    </w:div>
    <w:div w:id="1516117594">
      <w:marLeft w:val="0"/>
      <w:marRight w:val="0"/>
      <w:marTop w:val="0"/>
      <w:marBottom w:val="0"/>
      <w:divBdr>
        <w:top w:val="none" w:sz="0" w:space="0" w:color="auto"/>
        <w:left w:val="none" w:sz="0" w:space="0" w:color="auto"/>
        <w:bottom w:val="none" w:sz="0" w:space="0" w:color="auto"/>
        <w:right w:val="none" w:sz="0" w:space="0" w:color="auto"/>
      </w:divBdr>
    </w:div>
    <w:div w:id="1516186214">
      <w:marLeft w:val="0"/>
      <w:marRight w:val="0"/>
      <w:marTop w:val="0"/>
      <w:marBottom w:val="0"/>
      <w:divBdr>
        <w:top w:val="none" w:sz="0" w:space="0" w:color="auto"/>
        <w:left w:val="none" w:sz="0" w:space="0" w:color="auto"/>
        <w:bottom w:val="none" w:sz="0" w:space="0" w:color="auto"/>
        <w:right w:val="none" w:sz="0" w:space="0" w:color="auto"/>
      </w:divBdr>
    </w:div>
    <w:div w:id="1516186653">
      <w:marLeft w:val="0"/>
      <w:marRight w:val="0"/>
      <w:marTop w:val="0"/>
      <w:marBottom w:val="0"/>
      <w:divBdr>
        <w:top w:val="none" w:sz="0" w:space="0" w:color="auto"/>
        <w:left w:val="none" w:sz="0" w:space="0" w:color="auto"/>
        <w:bottom w:val="none" w:sz="0" w:space="0" w:color="auto"/>
        <w:right w:val="none" w:sz="0" w:space="0" w:color="auto"/>
      </w:divBdr>
    </w:div>
    <w:div w:id="1516191156">
      <w:marLeft w:val="0"/>
      <w:marRight w:val="0"/>
      <w:marTop w:val="0"/>
      <w:marBottom w:val="0"/>
      <w:divBdr>
        <w:top w:val="none" w:sz="0" w:space="0" w:color="auto"/>
        <w:left w:val="none" w:sz="0" w:space="0" w:color="auto"/>
        <w:bottom w:val="none" w:sz="0" w:space="0" w:color="auto"/>
        <w:right w:val="none" w:sz="0" w:space="0" w:color="auto"/>
      </w:divBdr>
    </w:div>
    <w:div w:id="1516268582">
      <w:marLeft w:val="0"/>
      <w:marRight w:val="0"/>
      <w:marTop w:val="0"/>
      <w:marBottom w:val="0"/>
      <w:divBdr>
        <w:top w:val="none" w:sz="0" w:space="0" w:color="auto"/>
        <w:left w:val="none" w:sz="0" w:space="0" w:color="auto"/>
        <w:bottom w:val="none" w:sz="0" w:space="0" w:color="auto"/>
        <w:right w:val="none" w:sz="0" w:space="0" w:color="auto"/>
      </w:divBdr>
    </w:div>
    <w:div w:id="1516571839">
      <w:marLeft w:val="0"/>
      <w:marRight w:val="0"/>
      <w:marTop w:val="0"/>
      <w:marBottom w:val="0"/>
      <w:divBdr>
        <w:top w:val="none" w:sz="0" w:space="0" w:color="auto"/>
        <w:left w:val="none" w:sz="0" w:space="0" w:color="auto"/>
        <w:bottom w:val="none" w:sz="0" w:space="0" w:color="auto"/>
        <w:right w:val="none" w:sz="0" w:space="0" w:color="auto"/>
      </w:divBdr>
    </w:div>
    <w:div w:id="1516579721">
      <w:marLeft w:val="0"/>
      <w:marRight w:val="0"/>
      <w:marTop w:val="0"/>
      <w:marBottom w:val="0"/>
      <w:divBdr>
        <w:top w:val="none" w:sz="0" w:space="0" w:color="auto"/>
        <w:left w:val="none" w:sz="0" w:space="0" w:color="auto"/>
        <w:bottom w:val="none" w:sz="0" w:space="0" w:color="auto"/>
        <w:right w:val="none" w:sz="0" w:space="0" w:color="auto"/>
      </w:divBdr>
    </w:div>
    <w:div w:id="1516650898">
      <w:marLeft w:val="0"/>
      <w:marRight w:val="0"/>
      <w:marTop w:val="0"/>
      <w:marBottom w:val="0"/>
      <w:divBdr>
        <w:top w:val="none" w:sz="0" w:space="0" w:color="auto"/>
        <w:left w:val="none" w:sz="0" w:space="0" w:color="auto"/>
        <w:bottom w:val="none" w:sz="0" w:space="0" w:color="auto"/>
        <w:right w:val="none" w:sz="0" w:space="0" w:color="auto"/>
      </w:divBdr>
    </w:div>
    <w:div w:id="1516654491">
      <w:marLeft w:val="0"/>
      <w:marRight w:val="0"/>
      <w:marTop w:val="0"/>
      <w:marBottom w:val="0"/>
      <w:divBdr>
        <w:top w:val="none" w:sz="0" w:space="0" w:color="auto"/>
        <w:left w:val="none" w:sz="0" w:space="0" w:color="auto"/>
        <w:bottom w:val="none" w:sz="0" w:space="0" w:color="auto"/>
        <w:right w:val="none" w:sz="0" w:space="0" w:color="auto"/>
      </w:divBdr>
    </w:div>
    <w:div w:id="1516846157">
      <w:marLeft w:val="0"/>
      <w:marRight w:val="0"/>
      <w:marTop w:val="0"/>
      <w:marBottom w:val="0"/>
      <w:divBdr>
        <w:top w:val="none" w:sz="0" w:space="0" w:color="auto"/>
        <w:left w:val="none" w:sz="0" w:space="0" w:color="auto"/>
        <w:bottom w:val="none" w:sz="0" w:space="0" w:color="auto"/>
        <w:right w:val="none" w:sz="0" w:space="0" w:color="auto"/>
      </w:divBdr>
    </w:div>
    <w:div w:id="1516963174">
      <w:bodyDiv w:val="1"/>
      <w:marLeft w:val="0"/>
      <w:marRight w:val="0"/>
      <w:marTop w:val="0"/>
      <w:marBottom w:val="0"/>
      <w:divBdr>
        <w:top w:val="none" w:sz="0" w:space="0" w:color="auto"/>
        <w:left w:val="none" w:sz="0" w:space="0" w:color="auto"/>
        <w:bottom w:val="none" w:sz="0" w:space="0" w:color="auto"/>
        <w:right w:val="none" w:sz="0" w:space="0" w:color="auto"/>
      </w:divBdr>
    </w:div>
    <w:div w:id="1517033489">
      <w:marLeft w:val="0"/>
      <w:marRight w:val="0"/>
      <w:marTop w:val="0"/>
      <w:marBottom w:val="0"/>
      <w:divBdr>
        <w:top w:val="none" w:sz="0" w:space="0" w:color="auto"/>
        <w:left w:val="none" w:sz="0" w:space="0" w:color="auto"/>
        <w:bottom w:val="none" w:sz="0" w:space="0" w:color="auto"/>
        <w:right w:val="none" w:sz="0" w:space="0" w:color="auto"/>
      </w:divBdr>
    </w:div>
    <w:div w:id="1517034825">
      <w:marLeft w:val="0"/>
      <w:marRight w:val="0"/>
      <w:marTop w:val="0"/>
      <w:marBottom w:val="0"/>
      <w:divBdr>
        <w:top w:val="none" w:sz="0" w:space="0" w:color="auto"/>
        <w:left w:val="none" w:sz="0" w:space="0" w:color="auto"/>
        <w:bottom w:val="none" w:sz="0" w:space="0" w:color="auto"/>
        <w:right w:val="none" w:sz="0" w:space="0" w:color="auto"/>
      </w:divBdr>
    </w:div>
    <w:div w:id="1517038473">
      <w:marLeft w:val="0"/>
      <w:marRight w:val="0"/>
      <w:marTop w:val="0"/>
      <w:marBottom w:val="0"/>
      <w:divBdr>
        <w:top w:val="none" w:sz="0" w:space="0" w:color="auto"/>
        <w:left w:val="none" w:sz="0" w:space="0" w:color="auto"/>
        <w:bottom w:val="none" w:sz="0" w:space="0" w:color="auto"/>
        <w:right w:val="none" w:sz="0" w:space="0" w:color="auto"/>
      </w:divBdr>
    </w:div>
    <w:div w:id="1517042749">
      <w:marLeft w:val="0"/>
      <w:marRight w:val="0"/>
      <w:marTop w:val="0"/>
      <w:marBottom w:val="0"/>
      <w:divBdr>
        <w:top w:val="none" w:sz="0" w:space="0" w:color="auto"/>
        <w:left w:val="none" w:sz="0" w:space="0" w:color="auto"/>
        <w:bottom w:val="none" w:sz="0" w:space="0" w:color="auto"/>
        <w:right w:val="none" w:sz="0" w:space="0" w:color="auto"/>
      </w:divBdr>
    </w:div>
    <w:div w:id="1517158403">
      <w:marLeft w:val="0"/>
      <w:marRight w:val="0"/>
      <w:marTop w:val="0"/>
      <w:marBottom w:val="0"/>
      <w:divBdr>
        <w:top w:val="none" w:sz="0" w:space="0" w:color="auto"/>
        <w:left w:val="none" w:sz="0" w:space="0" w:color="auto"/>
        <w:bottom w:val="none" w:sz="0" w:space="0" w:color="auto"/>
        <w:right w:val="none" w:sz="0" w:space="0" w:color="auto"/>
      </w:divBdr>
    </w:div>
    <w:div w:id="1517160055">
      <w:marLeft w:val="0"/>
      <w:marRight w:val="0"/>
      <w:marTop w:val="0"/>
      <w:marBottom w:val="0"/>
      <w:divBdr>
        <w:top w:val="none" w:sz="0" w:space="0" w:color="auto"/>
        <w:left w:val="none" w:sz="0" w:space="0" w:color="auto"/>
        <w:bottom w:val="none" w:sz="0" w:space="0" w:color="auto"/>
        <w:right w:val="none" w:sz="0" w:space="0" w:color="auto"/>
      </w:divBdr>
    </w:div>
    <w:div w:id="1517186287">
      <w:marLeft w:val="0"/>
      <w:marRight w:val="0"/>
      <w:marTop w:val="0"/>
      <w:marBottom w:val="0"/>
      <w:divBdr>
        <w:top w:val="none" w:sz="0" w:space="0" w:color="auto"/>
        <w:left w:val="none" w:sz="0" w:space="0" w:color="auto"/>
        <w:bottom w:val="none" w:sz="0" w:space="0" w:color="auto"/>
        <w:right w:val="none" w:sz="0" w:space="0" w:color="auto"/>
      </w:divBdr>
    </w:div>
    <w:div w:id="1517186571">
      <w:marLeft w:val="0"/>
      <w:marRight w:val="0"/>
      <w:marTop w:val="0"/>
      <w:marBottom w:val="0"/>
      <w:divBdr>
        <w:top w:val="none" w:sz="0" w:space="0" w:color="auto"/>
        <w:left w:val="none" w:sz="0" w:space="0" w:color="auto"/>
        <w:bottom w:val="none" w:sz="0" w:space="0" w:color="auto"/>
        <w:right w:val="none" w:sz="0" w:space="0" w:color="auto"/>
      </w:divBdr>
    </w:div>
    <w:div w:id="1517187361">
      <w:marLeft w:val="0"/>
      <w:marRight w:val="0"/>
      <w:marTop w:val="0"/>
      <w:marBottom w:val="0"/>
      <w:divBdr>
        <w:top w:val="none" w:sz="0" w:space="0" w:color="auto"/>
        <w:left w:val="none" w:sz="0" w:space="0" w:color="auto"/>
        <w:bottom w:val="none" w:sz="0" w:space="0" w:color="auto"/>
        <w:right w:val="none" w:sz="0" w:space="0" w:color="auto"/>
      </w:divBdr>
    </w:div>
    <w:div w:id="1517189131">
      <w:marLeft w:val="0"/>
      <w:marRight w:val="0"/>
      <w:marTop w:val="0"/>
      <w:marBottom w:val="0"/>
      <w:divBdr>
        <w:top w:val="none" w:sz="0" w:space="0" w:color="auto"/>
        <w:left w:val="none" w:sz="0" w:space="0" w:color="auto"/>
        <w:bottom w:val="none" w:sz="0" w:space="0" w:color="auto"/>
        <w:right w:val="none" w:sz="0" w:space="0" w:color="auto"/>
      </w:divBdr>
    </w:div>
    <w:div w:id="1517311722">
      <w:marLeft w:val="0"/>
      <w:marRight w:val="0"/>
      <w:marTop w:val="0"/>
      <w:marBottom w:val="0"/>
      <w:divBdr>
        <w:top w:val="none" w:sz="0" w:space="0" w:color="auto"/>
        <w:left w:val="none" w:sz="0" w:space="0" w:color="auto"/>
        <w:bottom w:val="none" w:sz="0" w:space="0" w:color="auto"/>
        <w:right w:val="none" w:sz="0" w:space="0" w:color="auto"/>
      </w:divBdr>
    </w:div>
    <w:div w:id="1517495936">
      <w:marLeft w:val="0"/>
      <w:marRight w:val="0"/>
      <w:marTop w:val="0"/>
      <w:marBottom w:val="0"/>
      <w:divBdr>
        <w:top w:val="none" w:sz="0" w:space="0" w:color="auto"/>
        <w:left w:val="none" w:sz="0" w:space="0" w:color="auto"/>
        <w:bottom w:val="none" w:sz="0" w:space="0" w:color="auto"/>
        <w:right w:val="none" w:sz="0" w:space="0" w:color="auto"/>
      </w:divBdr>
    </w:div>
    <w:div w:id="1517573825">
      <w:marLeft w:val="0"/>
      <w:marRight w:val="0"/>
      <w:marTop w:val="0"/>
      <w:marBottom w:val="0"/>
      <w:divBdr>
        <w:top w:val="none" w:sz="0" w:space="0" w:color="auto"/>
        <w:left w:val="none" w:sz="0" w:space="0" w:color="auto"/>
        <w:bottom w:val="none" w:sz="0" w:space="0" w:color="auto"/>
        <w:right w:val="none" w:sz="0" w:space="0" w:color="auto"/>
      </w:divBdr>
    </w:div>
    <w:div w:id="1517618123">
      <w:marLeft w:val="0"/>
      <w:marRight w:val="0"/>
      <w:marTop w:val="0"/>
      <w:marBottom w:val="0"/>
      <w:divBdr>
        <w:top w:val="none" w:sz="0" w:space="0" w:color="auto"/>
        <w:left w:val="none" w:sz="0" w:space="0" w:color="auto"/>
        <w:bottom w:val="none" w:sz="0" w:space="0" w:color="auto"/>
        <w:right w:val="none" w:sz="0" w:space="0" w:color="auto"/>
      </w:divBdr>
    </w:div>
    <w:div w:id="1517689462">
      <w:marLeft w:val="0"/>
      <w:marRight w:val="0"/>
      <w:marTop w:val="0"/>
      <w:marBottom w:val="0"/>
      <w:divBdr>
        <w:top w:val="none" w:sz="0" w:space="0" w:color="auto"/>
        <w:left w:val="none" w:sz="0" w:space="0" w:color="auto"/>
        <w:bottom w:val="none" w:sz="0" w:space="0" w:color="auto"/>
        <w:right w:val="none" w:sz="0" w:space="0" w:color="auto"/>
      </w:divBdr>
    </w:div>
    <w:div w:id="1517696827">
      <w:marLeft w:val="0"/>
      <w:marRight w:val="0"/>
      <w:marTop w:val="0"/>
      <w:marBottom w:val="0"/>
      <w:divBdr>
        <w:top w:val="none" w:sz="0" w:space="0" w:color="auto"/>
        <w:left w:val="none" w:sz="0" w:space="0" w:color="auto"/>
        <w:bottom w:val="none" w:sz="0" w:space="0" w:color="auto"/>
        <w:right w:val="none" w:sz="0" w:space="0" w:color="auto"/>
      </w:divBdr>
    </w:div>
    <w:div w:id="1517771161">
      <w:marLeft w:val="0"/>
      <w:marRight w:val="0"/>
      <w:marTop w:val="0"/>
      <w:marBottom w:val="0"/>
      <w:divBdr>
        <w:top w:val="none" w:sz="0" w:space="0" w:color="auto"/>
        <w:left w:val="none" w:sz="0" w:space="0" w:color="auto"/>
        <w:bottom w:val="none" w:sz="0" w:space="0" w:color="auto"/>
        <w:right w:val="none" w:sz="0" w:space="0" w:color="auto"/>
      </w:divBdr>
    </w:div>
    <w:div w:id="1517888428">
      <w:marLeft w:val="0"/>
      <w:marRight w:val="0"/>
      <w:marTop w:val="0"/>
      <w:marBottom w:val="0"/>
      <w:divBdr>
        <w:top w:val="none" w:sz="0" w:space="0" w:color="auto"/>
        <w:left w:val="none" w:sz="0" w:space="0" w:color="auto"/>
        <w:bottom w:val="none" w:sz="0" w:space="0" w:color="auto"/>
        <w:right w:val="none" w:sz="0" w:space="0" w:color="auto"/>
      </w:divBdr>
    </w:div>
    <w:div w:id="1517961371">
      <w:marLeft w:val="0"/>
      <w:marRight w:val="0"/>
      <w:marTop w:val="0"/>
      <w:marBottom w:val="0"/>
      <w:divBdr>
        <w:top w:val="none" w:sz="0" w:space="0" w:color="auto"/>
        <w:left w:val="none" w:sz="0" w:space="0" w:color="auto"/>
        <w:bottom w:val="none" w:sz="0" w:space="0" w:color="auto"/>
        <w:right w:val="none" w:sz="0" w:space="0" w:color="auto"/>
      </w:divBdr>
    </w:div>
    <w:div w:id="1518034003">
      <w:marLeft w:val="0"/>
      <w:marRight w:val="0"/>
      <w:marTop w:val="0"/>
      <w:marBottom w:val="0"/>
      <w:divBdr>
        <w:top w:val="none" w:sz="0" w:space="0" w:color="auto"/>
        <w:left w:val="none" w:sz="0" w:space="0" w:color="auto"/>
        <w:bottom w:val="none" w:sz="0" w:space="0" w:color="auto"/>
        <w:right w:val="none" w:sz="0" w:space="0" w:color="auto"/>
      </w:divBdr>
    </w:div>
    <w:div w:id="1518038508">
      <w:marLeft w:val="0"/>
      <w:marRight w:val="0"/>
      <w:marTop w:val="0"/>
      <w:marBottom w:val="0"/>
      <w:divBdr>
        <w:top w:val="none" w:sz="0" w:space="0" w:color="auto"/>
        <w:left w:val="none" w:sz="0" w:space="0" w:color="auto"/>
        <w:bottom w:val="none" w:sz="0" w:space="0" w:color="auto"/>
        <w:right w:val="none" w:sz="0" w:space="0" w:color="auto"/>
      </w:divBdr>
    </w:div>
    <w:div w:id="1518039110">
      <w:marLeft w:val="0"/>
      <w:marRight w:val="0"/>
      <w:marTop w:val="0"/>
      <w:marBottom w:val="0"/>
      <w:divBdr>
        <w:top w:val="none" w:sz="0" w:space="0" w:color="auto"/>
        <w:left w:val="none" w:sz="0" w:space="0" w:color="auto"/>
        <w:bottom w:val="none" w:sz="0" w:space="0" w:color="auto"/>
        <w:right w:val="none" w:sz="0" w:space="0" w:color="auto"/>
      </w:divBdr>
    </w:div>
    <w:div w:id="1518077518">
      <w:bodyDiv w:val="1"/>
      <w:marLeft w:val="0"/>
      <w:marRight w:val="0"/>
      <w:marTop w:val="0"/>
      <w:marBottom w:val="0"/>
      <w:divBdr>
        <w:top w:val="none" w:sz="0" w:space="0" w:color="auto"/>
        <w:left w:val="none" w:sz="0" w:space="0" w:color="auto"/>
        <w:bottom w:val="none" w:sz="0" w:space="0" w:color="auto"/>
        <w:right w:val="none" w:sz="0" w:space="0" w:color="auto"/>
      </w:divBdr>
    </w:div>
    <w:div w:id="1518228293">
      <w:marLeft w:val="0"/>
      <w:marRight w:val="0"/>
      <w:marTop w:val="0"/>
      <w:marBottom w:val="0"/>
      <w:divBdr>
        <w:top w:val="none" w:sz="0" w:space="0" w:color="auto"/>
        <w:left w:val="none" w:sz="0" w:space="0" w:color="auto"/>
        <w:bottom w:val="none" w:sz="0" w:space="0" w:color="auto"/>
        <w:right w:val="none" w:sz="0" w:space="0" w:color="auto"/>
      </w:divBdr>
    </w:div>
    <w:div w:id="1518229044">
      <w:marLeft w:val="0"/>
      <w:marRight w:val="0"/>
      <w:marTop w:val="0"/>
      <w:marBottom w:val="0"/>
      <w:divBdr>
        <w:top w:val="none" w:sz="0" w:space="0" w:color="auto"/>
        <w:left w:val="none" w:sz="0" w:space="0" w:color="auto"/>
        <w:bottom w:val="none" w:sz="0" w:space="0" w:color="auto"/>
        <w:right w:val="none" w:sz="0" w:space="0" w:color="auto"/>
      </w:divBdr>
    </w:div>
    <w:div w:id="1518352294">
      <w:marLeft w:val="0"/>
      <w:marRight w:val="0"/>
      <w:marTop w:val="0"/>
      <w:marBottom w:val="0"/>
      <w:divBdr>
        <w:top w:val="none" w:sz="0" w:space="0" w:color="auto"/>
        <w:left w:val="none" w:sz="0" w:space="0" w:color="auto"/>
        <w:bottom w:val="none" w:sz="0" w:space="0" w:color="auto"/>
        <w:right w:val="none" w:sz="0" w:space="0" w:color="auto"/>
      </w:divBdr>
    </w:div>
    <w:div w:id="1518353236">
      <w:marLeft w:val="0"/>
      <w:marRight w:val="0"/>
      <w:marTop w:val="0"/>
      <w:marBottom w:val="0"/>
      <w:divBdr>
        <w:top w:val="none" w:sz="0" w:space="0" w:color="auto"/>
        <w:left w:val="none" w:sz="0" w:space="0" w:color="auto"/>
        <w:bottom w:val="none" w:sz="0" w:space="0" w:color="auto"/>
        <w:right w:val="none" w:sz="0" w:space="0" w:color="auto"/>
      </w:divBdr>
    </w:div>
    <w:div w:id="1518426740">
      <w:marLeft w:val="0"/>
      <w:marRight w:val="0"/>
      <w:marTop w:val="0"/>
      <w:marBottom w:val="0"/>
      <w:divBdr>
        <w:top w:val="none" w:sz="0" w:space="0" w:color="auto"/>
        <w:left w:val="none" w:sz="0" w:space="0" w:color="auto"/>
        <w:bottom w:val="none" w:sz="0" w:space="0" w:color="auto"/>
        <w:right w:val="none" w:sz="0" w:space="0" w:color="auto"/>
      </w:divBdr>
    </w:div>
    <w:div w:id="1518539915">
      <w:marLeft w:val="0"/>
      <w:marRight w:val="0"/>
      <w:marTop w:val="0"/>
      <w:marBottom w:val="0"/>
      <w:divBdr>
        <w:top w:val="none" w:sz="0" w:space="0" w:color="auto"/>
        <w:left w:val="none" w:sz="0" w:space="0" w:color="auto"/>
        <w:bottom w:val="none" w:sz="0" w:space="0" w:color="auto"/>
        <w:right w:val="none" w:sz="0" w:space="0" w:color="auto"/>
      </w:divBdr>
    </w:div>
    <w:div w:id="1518616061">
      <w:marLeft w:val="0"/>
      <w:marRight w:val="0"/>
      <w:marTop w:val="0"/>
      <w:marBottom w:val="0"/>
      <w:divBdr>
        <w:top w:val="none" w:sz="0" w:space="0" w:color="auto"/>
        <w:left w:val="none" w:sz="0" w:space="0" w:color="auto"/>
        <w:bottom w:val="none" w:sz="0" w:space="0" w:color="auto"/>
        <w:right w:val="none" w:sz="0" w:space="0" w:color="auto"/>
      </w:divBdr>
    </w:div>
    <w:div w:id="1518692073">
      <w:marLeft w:val="0"/>
      <w:marRight w:val="0"/>
      <w:marTop w:val="0"/>
      <w:marBottom w:val="0"/>
      <w:divBdr>
        <w:top w:val="none" w:sz="0" w:space="0" w:color="auto"/>
        <w:left w:val="none" w:sz="0" w:space="0" w:color="auto"/>
        <w:bottom w:val="none" w:sz="0" w:space="0" w:color="auto"/>
        <w:right w:val="none" w:sz="0" w:space="0" w:color="auto"/>
      </w:divBdr>
    </w:div>
    <w:div w:id="1518810507">
      <w:marLeft w:val="0"/>
      <w:marRight w:val="0"/>
      <w:marTop w:val="0"/>
      <w:marBottom w:val="0"/>
      <w:divBdr>
        <w:top w:val="none" w:sz="0" w:space="0" w:color="auto"/>
        <w:left w:val="none" w:sz="0" w:space="0" w:color="auto"/>
        <w:bottom w:val="none" w:sz="0" w:space="0" w:color="auto"/>
        <w:right w:val="none" w:sz="0" w:space="0" w:color="auto"/>
      </w:divBdr>
    </w:div>
    <w:div w:id="1518812486">
      <w:marLeft w:val="0"/>
      <w:marRight w:val="0"/>
      <w:marTop w:val="0"/>
      <w:marBottom w:val="0"/>
      <w:divBdr>
        <w:top w:val="none" w:sz="0" w:space="0" w:color="auto"/>
        <w:left w:val="none" w:sz="0" w:space="0" w:color="auto"/>
        <w:bottom w:val="none" w:sz="0" w:space="0" w:color="auto"/>
        <w:right w:val="none" w:sz="0" w:space="0" w:color="auto"/>
      </w:divBdr>
    </w:div>
    <w:div w:id="1518930884">
      <w:marLeft w:val="0"/>
      <w:marRight w:val="0"/>
      <w:marTop w:val="0"/>
      <w:marBottom w:val="0"/>
      <w:divBdr>
        <w:top w:val="none" w:sz="0" w:space="0" w:color="auto"/>
        <w:left w:val="none" w:sz="0" w:space="0" w:color="auto"/>
        <w:bottom w:val="none" w:sz="0" w:space="0" w:color="auto"/>
        <w:right w:val="none" w:sz="0" w:space="0" w:color="auto"/>
      </w:divBdr>
    </w:div>
    <w:div w:id="1518958671">
      <w:marLeft w:val="0"/>
      <w:marRight w:val="0"/>
      <w:marTop w:val="0"/>
      <w:marBottom w:val="0"/>
      <w:divBdr>
        <w:top w:val="none" w:sz="0" w:space="0" w:color="auto"/>
        <w:left w:val="none" w:sz="0" w:space="0" w:color="auto"/>
        <w:bottom w:val="none" w:sz="0" w:space="0" w:color="auto"/>
        <w:right w:val="none" w:sz="0" w:space="0" w:color="auto"/>
      </w:divBdr>
    </w:div>
    <w:div w:id="1519002668">
      <w:marLeft w:val="0"/>
      <w:marRight w:val="0"/>
      <w:marTop w:val="0"/>
      <w:marBottom w:val="0"/>
      <w:divBdr>
        <w:top w:val="none" w:sz="0" w:space="0" w:color="auto"/>
        <w:left w:val="none" w:sz="0" w:space="0" w:color="auto"/>
        <w:bottom w:val="none" w:sz="0" w:space="0" w:color="auto"/>
        <w:right w:val="none" w:sz="0" w:space="0" w:color="auto"/>
      </w:divBdr>
    </w:div>
    <w:div w:id="1519077247">
      <w:bodyDiv w:val="1"/>
      <w:marLeft w:val="0"/>
      <w:marRight w:val="0"/>
      <w:marTop w:val="0"/>
      <w:marBottom w:val="0"/>
      <w:divBdr>
        <w:top w:val="none" w:sz="0" w:space="0" w:color="auto"/>
        <w:left w:val="none" w:sz="0" w:space="0" w:color="auto"/>
        <w:bottom w:val="none" w:sz="0" w:space="0" w:color="auto"/>
        <w:right w:val="none" w:sz="0" w:space="0" w:color="auto"/>
      </w:divBdr>
    </w:div>
    <w:div w:id="1519077630">
      <w:marLeft w:val="0"/>
      <w:marRight w:val="0"/>
      <w:marTop w:val="0"/>
      <w:marBottom w:val="0"/>
      <w:divBdr>
        <w:top w:val="none" w:sz="0" w:space="0" w:color="auto"/>
        <w:left w:val="none" w:sz="0" w:space="0" w:color="auto"/>
        <w:bottom w:val="none" w:sz="0" w:space="0" w:color="auto"/>
        <w:right w:val="none" w:sz="0" w:space="0" w:color="auto"/>
      </w:divBdr>
    </w:div>
    <w:div w:id="1519153989">
      <w:marLeft w:val="0"/>
      <w:marRight w:val="0"/>
      <w:marTop w:val="0"/>
      <w:marBottom w:val="0"/>
      <w:divBdr>
        <w:top w:val="none" w:sz="0" w:space="0" w:color="auto"/>
        <w:left w:val="none" w:sz="0" w:space="0" w:color="auto"/>
        <w:bottom w:val="none" w:sz="0" w:space="0" w:color="auto"/>
        <w:right w:val="none" w:sz="0" w:space="0" w:color="auto"/>
      </w:divBdr>
    </w:div>
    <w:div w:id="1519193171">
      <w:marLeft w:val="0"/>
      <w:marRight w:val="0"/>
      <w:marTop w:val="0"/>
      <w:marBottom w:val="0"/>
      <w:divBdr>
        <w:top w:val="none" w:sz="0" w:space="0" w:color="auto"/>
        <w:left w:val="none" w:sz="0" w:space="0" w:color="auto"/>
        <w:bottom w:val="none" w:sz="0" w:space="0" w:color="auto"/>
        <w:right w:val="none" w:sz="0" w:space="0" w:color="auto"/>
      </w:divBdr>
    </w:div>
    <w:div w:id="1519201559">
      <w:marLeft w:val="0"/>
      <w:marRight w:val="0"/>
      <w:marTop w:val="0"/>
      <w:marBottom w:val="0"/>
      <w:divBdr>
        <w:top w:val="none" w:sz="0" w:space="0" w:color="auto"/>
        <w:left w:val="none" w:sz="0" w:space="0" w:color="auto"/>
        <w:bottom w:val="none" w:sz="0" w:space="0" w:color="auto"/>
        <w:right w:val="none" w:sz="0" w:space="0" w:color="auto"/>
      </w:divBdr>
    </w:div>
    <w:div w:id="1519348962">
      <w:marLeft w:val="0"/>
      <w:marRight w:val="0"/>
      <w:marTop w:val="0"/>
      <w:marBottom w:val="0"/>
      <w:divBdr>
        <w:top w:val="none" w:sz="0" w:space="0" w:color="auto"/>
        <w:left w:val="none" w:sz="0" w:space="0" w:color="auto"/>
        <w:bottom w:val="none" w:sz="0" w:space="0" w:color="auto"/>
        <w:right w:val="none" w:sz="0" w:space="0" w:color="auto"/>
      </w:divBdr>
    </w:div>
    <w:div w:id="1519351328">
      <w:marLeft w:val="0"/>
      <w:marRight w:val="0"/>
      <w:marTop w:val="0"/>
      <w:marBottom w:val="0"/>
      <w:divBdr>
        <w:top w:val="none" w:sz="0" w:space="0" w:color="auto"/>
        <w:left w:val="none" w:sz="0" w:space="0" w:color="auto"/>
        <w:bottom w:val="none" w:sz="0" w:space="0" w:color="auto"/>
        <w:right w:val="none" w:sz="0" w:space="0" w:color="auto"/>
      </w:divBdr>
    </w:div>
    <w:div w:id="1519462381">
      <w:marLeft w:val="0"/>
      <w:marRight w:val="0"/>
      <w:marTop w:val="0"/>
      <w:marBottom w:val="0"/>
      <w:divBdr>
        <w:top w:val="none" w:sz="0" w:space="0" w:color="auto"/>
        <w:left w:val="none" w:sz="0" w:space="0" w:color="auto"/>
        <w:bottom w:val="none" w:sz="0" w:space="0" w:color="auto"/>
        <w:right w:val="none" w:sz="0" w:space="0" w:color="auto"/>
      </w:divBdr>
    </w:div>
    <w:div w:id="1519465043">
      <w:marLeft w:val="0"/>
      <w:marRight w:val="0"/>
      <w:marTop w:val="0"/>
      <w:marBottom w:val="0"/>
      <w:divBdr>
        <w:top w:val="none" w:sz="0" w:space="0" w:color="auto"/>
        <w:left w:val="none" w:sz="0" w:space="0" w:color="auto"/>
        <w:bottom w:val="none" w:sz="0" w:space="0" w:color="auto"/>
        <w:right w:val="none" w:sz="0" w:space="0" w:color="auto"/>
      </w:divBdr>
    </w:div>
    <w:div w:id="1519466887">
      <w:marLeft w:val="0"/>
      <w:marRight w:val="0"/>
      <w:marTop w:val="0"/>
      <w:marBottom w:val="0"/>
      <w:divBdr>
        <w:top w:val="none" w:sz="0" w:space="0" w:color="auto"/>
        <w:left w:val="none" w:sz="0" w:space="0" w:color="auto"/>
        <w:bottom w:val="none" w:sz="0" w:space="0" w:color="auto"/>
        <w:right w:val="none" w:sz="0" w:space="0" w:color="auto"/>
      </w:divBdr>
    </w:div>
    <w:div w:id="1519538043">
      <w:marLeft w:val="0"/>
      <w:marRight w:val="0"/>
      <w:marTop w:val="0"/>
      <w:marBottom w:val="0"/>
      <w:divBdr>
        <w:top w:val="none" w:sz="0" w:space="0" w:color="auto"/>
        <w:left w:val="none" w:sz="0" w:space="0" w:color="auto"/>
        <w:bottom w:val="none" w:sz="0" w:space="0" w:color="auto"/>
        <w:right w:val="none" w:sz="0" w:space="0" w:color="auto"/>
      </w:divBdr>
    </w:div>
    <w:div w:id="1519656540">
      <w:marLeft w:val="0"/>
      <w:marRight w:val="0"/>
      <w:marTop w:val="0"/>
      <w:marBottom w:val="0"/>
      <w:divBdr>
        <w:top w:val="none" w:sz="0" w:space="0" w:color="auto"/>
        <w:left w:val="none" w:sz="0" w:space="0" w:color="auto"/>
        <w:bottom w:val="none" w:sz="0" w:space="0" w:color="auto"/>
        <w:right w:val="none" w:sz="0" w:space="0" w:color="auto"/>
      </w:divBdr>
    </w:div>
    <w:div w:id="1519658818">
      <w:marLeft w:val="0"/>
      <w:marRight w:val="0"/>
      <w:marTop w:val="0"/>
      <w:marBottom w:val="0"/>
      <w:divBdr>
        <w:top w:val="none" w:sz="0" w:space="0" w:color="auto"/>
        <w:left w:val="none" w:sz="0" w:space="0" w:color="auto"/>
        <w:bottom w:val="none" w:sz="0" w:space="0" w:color="auto"/>
        <w:right w:val="none" w:sz="0" w:space="0" w:color="auto"/>
      </w:divBdr>
    </w:div>
    <w:div w:id="1519808785">
      <w:marLeft w:val="0"/>
      <w:marRight w:val="0"/>
      <w:marTop w:val="0"/>
      <w:marBottom w:val="0"/>
      <w:divBdr>
        <w:top w:val="none" w:sz="0" w:space="0" w:color="auto"/>
        <w:left w:val="none" w:sz="0" w:space="0" w:color="auto"/>
        <w:bottom w:val="none" w:sz="0" w:space="0" w:color="auto"/>
        <w:right w:val="none" w:sz="0" w:space="0" w:color="auto"/>
      </w:divBdr>
    </w:div>
    <w:div w:id="1519849938">
      <w:marLeft w:val="0"/>
      <w:marRight w:val="0"/>
      <w:marTop w:val="0"/>
      <w:marBottom w:val="0"/>
      <w:divBdr>
        <w:top w:val="none" w:sz="0" w:space="0" w:color="auto"/>
        <w:left w:val="none" w:sz="0" w:space="0" w:color="auto"/>
        <w:bottom w:val="none" w:sz="0" w:space="0" w:color="auto"/>
        <w:right w:val="none" w:sz="0" w:space="0" w:color="auto"/>
      </w:divBdr>
    </w:div>
    <w:div w:id="1519926805">
      <w:marLeft w:val="0"/>
      <w:marRight w:val="0"/>
      <w:marTop w:val="0"/>
      <w:marBottom w:val="0"/>
      <w:divBdr>
        <w:top w:val="none" w:sz="0" w:space="0" w:color="auto"/>
        <w:left w:val="none" w:sz="0" w:space="0" w:color="auto"/>
        <w:bottom w:val="none" w:sz="0" w:space="0" w:color="auto"/>
        <w:right w:val="none" w:sz="0" w:space="0" w:color="auto"/>
      </w:divBdr>
    </w:div>
    <w:div w:id="1520005924">
      <w:marLeft w:val="0"/>
      <w:marRight w:val="0"/>
      <w:marTop w:val="0"/>
      <w:marBottom w:val="0"/>
      <w:divBdr>
        <w:top w:val="none" w:sz="0" w:space="0" w:color="auto"/>
        <w:left w:val="none" w:sz="0" w:space="0" w:color="auto"/>
        <w:bottom w:val="none" w:sz="0" w:space="0" w:color="auto"/>
        <w:right w:val="none" w:sz="0" w:space="0" w:color="auto"/>
      </w:divBdr>
    </w:div>
    <w:div w:id="1520006602">
      <w:marLeft w:val="0"/>
      <w:marRight w:val="0"/>
      <w:marTop w:val="0"/>
      <w:marBottom w:val="0"/>
      <w:divBdr>
        <w:top w:val="none" w:sz="0" w:space="0" w:color="auto"/>
        <w:left w:val="none" w:sz="0" w:space="0" w:color="auto"/>
        <w:bottom w:val="none" w:sz="0" w:space="0" w:color="auto"/>
        <w:right w:val="none" w:sz="0" w:space="0" w:color="auto"/>
      </w:divBdr>
    </w:div>
    <w:div w:id="1520045078">
      <w:marLeft w:val="0"/>
      <w:marRight w:val="0"/>
      <w:marTop w:val="0"/>
      <w:marBottom w:val="0"/>
      <w:divBdr>
        <w:top w:val="none" w:sz="0" w:space="0" w:color="auto"/>
        <w:left w:val="none" w:sz="0" w:space="0" w:color="auto"/>
        <w:bottom w:val="none" w:sz="0" w:space="0" w:color="auto"/>
        <w:right w:val="none" w:sz="0" w:space="0" w:color="auto"/>
      </w:divBdr>
    </w:div>
    <w:div w:id="1520047015">
      <w:marLeft w:val="0"/>
      <w:marRight w:val="0"/>
      <w:marTop w:val="0"/>
      <w:marBottom w:val="0"/>
      <w:divBdr>
        <w:top w:val="none" w:sz="0" w:space="0" w:color="auto"/>
        <w:left w:val="none" w:sz="0" w:space="0" w:color="auto"/>
        <w:bottom w:val="none" w:sz="0" w:space="0" w:color="auto"/>
        <w:right w:val="none" w:sz="0" w:space="0" w:color="auto"/>
      </w:divBdr>
    </w:div>
    <w:div w:id="1520198610">
      <w:marLeft w:val="0"/>
      <w:marRight w:val="0"/>
      <w:marTop w:val="0"/>
      <w:marBottom w:val="0"/>
      <w:divBdr>
        <w:top w:val="none" w:sz="0" w:space="0" w:color="auto"/>
        <w:left w:val="none" w:sz="0" w:space="0" w:color="auto"/>
        <w:bottom w:val="none" w:sz="0" w:space="0" w:color="auto"/>
        <w:right w:val="none" w:sz="0" w:space="0" w:color="auto"/>
      </w:divBdr>
    </w:div>
    <w:div w:id="1520240675">
      <w:marLeft w:val="0"/>
      <w:marRight w:val="0"/>
      <w:marTop w:val="0"/>
      <w:marBottom w:val="0"/>
      <w:divBdr>
        <w:top w:val="none" w:sz="0" w:space="0" w:color="auto"/>
        <w:left w:val="none" w:sz="0" w:space="0" w:color="auto"/>
        <w:bottom w:val="none" w:sz="0" w:space="0" w:color="auto"/>
        <w:right w:val="none" w:sz="0" w:space="0" w:color="auto"/>
      </w:divBdr>
    </w:div>
    <w:div w:id="1520268016">
      <w:marLeft w:val="0"/>
      <w:marRight w:val="0"/>
      <w:marTop w:val="0"/>
      <w:marBottom w:val="0"/>
      <w:divBdr>
        <w:top w:val="none" w:sz="0" w:space="0" w:color="auto"/>
        <w:left w:val="none" w:sz="0" w:space="0" w:color="auto"/>
        <w:bottom w:val="none" w:sz="0" w:space="0" w:color="auto"/>
        <w:right w:val="none" w:sz="0" w:space="0" w:color="auto"/>
      </w:divBdr>
    </w:div>
    <w:div w:id="1520318348">
      <w:marLeft w:val="0"/>
      <w:marRight w:val="0"/>
      <w:marTop w:val="0"/>
      <w:marBottom w:val="0"/>
      <w:divBdr>
        <w:top w:val="none" w:sz="0" w:space="0" w:color="auto"/>
        <w:left w:val="none" w:sz="0" w:space="0" w:color="auto"/>
        <w:bottom w:val="none" w:sz="0" w:space="0" w:color="auto"/>
        <w:right w:val="none" w:sz="0" w:space="0" w:color="auto"/>
      </w:divBdr>
    </w:div>
    <w:div w:id="1520318660">
      <w:marLeft w:val="0"/>
      <w:marRight w:val="0"/>
      <w:marTop w:val="0"/>
      <w:marBottom w:val="0"/>
      <w:divBdr>
        <w:top w:val="none" w:sz="0" w:space="0" w:color="auto"/>
        <w:left w:val="none" w:sz="0" w:space="0" w:color="auto"/>
        <w:bottom w:val="none" w:sz="0" w:space="0" w:color="auto"/>
        <w:right w:val="none" w:sz="0" w:space="0" w:color="auto"/>
      </w:divBdr>
    </w:div>
    <w:div w:id="1520394077">
      <w:marLeft w:val="0"/>
      <w:marRight w:val="0"/>
      <w:marTop w:val="0"/>
      <w:marBottom w:val="0"/>
      <w:divBdr>
        <w:top w:val="none" w:sz="0" w:space="0" w:color="auto"/>
        <w:left w:val="none" w:sz="0" w:space="0" w:color="auto"/>
        <w:bottom w:val="none" w:sz="0" w:space="0" w:color="auto"/>
        <w:right w:val="none" w:sz="0" w:space="0" w:color="auto"/>
      </w:divBdr>
    </w:div>
    <w:div w:id="1520435859">
      <w:marLeft w:val="0"/>
      <w:marRight w:val="0"/>
      <w:marTop w:val="0"/>
      <w:marBottom w:val="0"/>
      <w:divBdr>
        <w:top w:val="none" w:sz="0" w:space="0" w:color="auto"/>
        <w:left w:val="none" w:sz="0" w:space="0" w:color="auto"/>
        <w:bottom w:val="none" w:sz="0" w:space="0" w:color="auto"/>
        <w:right w:val="none" w:sz="0" w:space="0" w:color="auto"/>
      </w:divBdr>
    </w:div>
    <w:div w:id="1520505417">
      <w:marLeft w:val="0"/>
      <w:marRight w:val="0"/>
      <w:marTop w:val="0"/>
      <w:marBottom w:val="0"/>
      <w:divBdr>
        <w:top w:val="none" w:sz="0" w:space="0" w:color="auto"/>
        <w:left w:val="none" w:sz="0" w:space="0" w:color="auto"/>
        <w:bottom w:val="none" w:sz="0" w:space="0" w:color="auto"/>
        <w:right w:val="none" w:sz="0" w:space="0" w:color="auto"/>
      </w:divBdr>
    </w:div>
    <w:div w:id="1520512143">
      <w:marLeft w:val="0"/>
      <w:marRight w:val="0"/>
      <w:marTop w:val="0"/>
      <w:marBottom w:val="0"/>
      <w:divBdr>
        <w:top w:val="none" w:sz="0" w:space="0" w:color="auto"/>
        <w:left w:val="none" w:sz="0" w:space="0" w:color="auto"/>
        <w:bottom w:val="none" w:sz="0" w:space="0" w:color="auto"/>
        <w:right w:val="none" w:sz="0" w:space="0" w:color="auto"/>
      </w:divBdr>
    </w:div>
    <w:div w:id="1520705756">
      <w:marLeft w:val="0"/>
      <w:marRight w:val="0"/>
      <w:marTop w:val="0"/>
      <w:marBottom w:val="0"/>
      <w:divBdr>
        <w:top w:val="none" w:sz="0" w:space="0" w:color="auto"/>
        <w:left w:val="none" w:sz="0" w:space="0" w:color="auto"/>
        <w:bottom w:val="none" w:sz="0" w:space="0" w:color="auto"/>
        <w:right w:val="none" w:sz="0" w:space="0" w:color="auto"/>
      </w:divBdr>
    </w:div>
    <w:div w:id="1520973385">
      <w:marLeft w:val="0"/>
      <w:marRight w:val="0"/>
      <w:marTop w:val="0"/>
      <w:marBottom w:val="0"/>
      <w:divBdr>
        <w:top w:val="none" w:sz="0" w:space="0" w:color="auto"/>
        <w:left w:val="none" w:sz="0" w:space="0" w:color="auto"/>
        <w:bottom w:val="none" w:sz="0" w:space="0" w:color="auto"/>
        <w:right w:val="none" w:sz="0" w:space="0" w:color="auto"/>
      </w:divBdr>
    </w:div>
    <w:div w:id="1521160713">
      <w:marLeft w:val="0"/>
      <w:marRight w:val="0"/>
      <w:marTop w:val="0"/>
      <w:marBottom w:val="0"/>
      <w:divBdr>
        <w:top w:val="none" w:sz="0" w:space="0" w:color="auto"/>
        <w:left w:val="none" w:sz="0" w:space="0" w:color="auto"/>
        <w:bottom w:val="none" w:sz="0" w:space="0" w:color="auto"/>
        <w:right w:val="none" w:sz="0" w:space="0" w:color="auto"/>
      </w:divBdr>
    </w:div>
    <w:div w:id="1521235575">
      <w:marLeft w:val="0"/>
      <w:marRight w:val="0"/>
      <w:marTop w:val="0"/>
      <w:marBottom w:val="0"/>
      <w:divBdr>
        <w:top w:val="none" w:sz="0" w:space="0" w:color="auto"/>
        <w:left w:val="none" w:sz="0" w:space="0" w:color="auto"/>
        <w:bottom w:val="none" w:sz="0" w:space="0" w:color="auto"/>
        <w:right w:val="none" w:sz="0" w:space="0" w:color="auto"/>
      </w:divBdr>
    </w:div>
    <w:div w:id="1521242050">
      <w:marLeft w:val="0"/>
      <w:marRight w:val="0"/>
      <w:marTop w:val="0"/>
      <w:marBottom w:val="0"/>
      <w:divBdr>
        <w:top w:val="none" w:sz="0" w:space="0" w:color="auto"/>
        <w:left w:val="none" w:sz="0" w:space="0" w:color="auto"/>
        <w:bottom w:val="none" w:sz="0" w:space="0" w:color="auto"/>
        <w:right w:val="none" w:sz="0" w:space="0" w:color="auto"/>
      </w:divBdr>
    </w:div>
    <w:div w:id="1521502258">
      <w:marLeft w:val="0"/>
      <w:marRight w:val="0"/>
      <w:marTop w:val="0"/>
      <w:marBottom w:val="0"/>
      <w:divBdr>
        <w:top w:val="none" w:sz="0" w:space="0" w:color="auto"/>
        <w:left w:val="none" w:sz="0" w:space="0" w:color="auto"/>
        <w:bottom w:val="none" w:sz="0" w:space="0" w:color="auto"/>
        <w:right w:val="none" w:sz="0" w:space="0" w:color="auto"/>
      </w:divBdr>
    </w:div>
    <w:div w:id="1521505358">
      <w:marLeft w:val="0"/>
      <w:marRight w:val="0"/>
      <w:marTop w:val="0"/>
      <w:marBottom w:val="0"/>
      <w:divBdr>
        <w:top w:val="none" w:sz="0" w:space="0" w:color="auto"/>
        <w:left w:val="none" w:sz="0" w:space="0" w:color="auto"/>
        <w:bottom w:val="none" w:sz="0" w:space="0" w:color="auto"/>
        <w:right w:val="none" w:sz="0" w:space="0" w:color="auto"/>
      </w:divBdr>
    </w:div>
    <w:div w:id="1521506050">
      <w:marLeft w:val="0"/>
      <w:marRight w:val="0"/>
      <w:marTop w:val="0"/>
      <w:marBottom w:val="0"/>
      <w:divBdr>
        <w:top w:val="none" w:sz="0" w:space="0" w:color="auto"/>
        <w:left w:val="none" w:sz="0" w:space="0" w:color="auto"/>
        <w:bottom w:val="none" w:sz="0" w:space="0" w:color="auto"/>
        <w:right w:val="none" w:sz="0" w:space="0" w:color="auto"/>
      </w:divBdr>
    </w:div>
    <w:div w:id="1521553476">
      <w:marLeft w:val="0"/>
      <w:marRight w:val="0"/>
      <w:marTop w:val="0"/>
      <w:marBottom w:val="0"/>
      <w:divBdr>
        <w:top w:val="none" w:sz="0" w:space="0" w:color="auto"/>
        <w:left w:val="none" w:sz="0" w:space="0" w:color="auto"/>
        <w:bottom w:val="none" w:sz="0" w:space="0" w:color="auto"/>
        <w:right w:val="none" w:sz="0" w:space="0" w:color="auto"/>
      </w:divBdr>
    </w:div>
    <w:div w:id="1521621201">
      <w:marLeft w:val="0"/>
      <w:marRight w:val="0"/>
      <w:marTop w:val="0"/>
      <w:marBottom w:val="0"/>
      <w:divBdr>
        <w:top w:val="none" w:sz="0" w:space="0" w:color="auto"/>
        <w:left w:val="none" w:sz="0" w:space="0" w:color="auto"/>
        <w:bottom w:val="none" w:sz="0" w:space="0" w:color="auto"/>
        <w:right w:val="none" w:sz="0" w:space="0" w:color="auto"/>
      </w:divBdr>
    </w:div>
    <w:div w:id="1521699997">
      <w:marLeft w:val="0"/>
      <w:marRight w:val="0"/>
      <w:marTop w:val="0"/>
      <w:marBottom w:val="0"/>
      <w:divBdr>
        <w:top w:val="none" w:sz="0" w:space="0" w:color="auto"/>
        <w:left w:val="none" w:sz="0" w:space="0" w:color="auto"/>
        <w:bottom w:val="none" w:sz="0" w:space="0" w:color="auto"/>
        <w:right w:val="none" w:sz="0" w:space="0" w:color="auto"/>
      </w:divBdr>
    </w:div>
    <w:div w:id="1521772254">
      <w:marLeft w:val="0"/>
      <w:marRight w:val="0"/>
      <w:marTop w:val="0"/>
      <w:marBottom w:val="0"/>
      <w:divBdr>
        <w:top w:val="none" w:sz="0" w:space="0" w:color="auto"/>
        <w:left w:val="none" w:sz="0" w:space="0" w:color="auto"/>
        <w:bottom w:val="none" w:sz="0" w:space="0" w:color="auto"/>
        <w:right w:val="none" w:sz="0" w:space="0" w:color="auto"/>
      </w:divBdr>
    </w:div>
    <w:div w:id="1521774955">
      <w:marLeft w:val="0"/>
      <w:marRight w:val="0"/>
      <w:marTop w:val="0"/>
      <w:marBottom w:val="0"/>
      <w:divBdr>
        <w:top w:val="none" w:sz="0" w:space="0" w:color="auto"/>
        <w:left w:val="none" w:sz="0" w:space="0" w:color="auto"/>
        <w:bottom w:val="none" w:sz="0" w:space="0" w:color="auto"/>
        <w:right w:val="none" w:sz="0" w:space="0" w:color="auto"/>
      </w:divBdr>
    </w:div>
    <w:div w:id="1521969954">
      <w:marLeft w:val="0"/>
      <w:marRight w:val="0"/>
      <w:marTop w:val="0"/>
      <w:marBottom w:val="0"/>
      <w:divBdr>
        <w:top w:val="none" w:sz="0" w:space="0" w:color="auto"/>
        <w:left w:val="none" w:sz="0" w:space="0" w:color="auto"/>
        <w:bottom w:val="none" w:sz="0" w:space="0" w:color="auto"/>
        <w:right w:val="none" w:sz="0" w:space="0" w:color="auto"/>
      </w:divBdr>
    </w:div>
    <w:div w:id="1522012736">
      <w:marLeft w:val="0"/>
      <w:marRight w:val="0"/>
      <w:marTop w:val="0"/>
      <w:marBottom w:val="0"/>
      <w:divBdr>
        <w:top w:val="none" w:sz="0" w:space="0" w:color="auto"/>
        <w:left w:val="none" w:sz="0" w:space="0" w:color="auto"/>
        <w:bottom w:val="none" w:sz="0" w:space="0" w:color="auto"/>
        <w:right w:val="none" w:sz="0" w:space="0" w:color="auto"/>
      </w:divBdr>
    </w:div>
    <w:div w:id="1522039701">
      <w:marLeft w:val="0"/>
      <w:marRight w:val="0"/>
      <w:marTop w:val="0"/>
      <w:marBottom w:val="0"/>
      <w:divBdr>
        <w:top w:val="none" w:sz="0" w:space="0" w:color="auto"/>
        <w:left w:val="none" w:sz="0" w:space="0" w:color="auto"/>
        <w:bottom w:val="none" w:sz="0" w:space="0" w:color="auto"/>
        <w:right w:val="none" w:sz="0" w:space="0" w:color="auto"/>
      </w:divBdr>
    </w:div>
    <w:div w:id="1522087159">
      <w:marLeft w:val="0"/>
      <w:marRight w:val="0"/>
      <w:marTop w:val="0"/>
      <w:marBottom w:val="0"/>
      <w:divBdr>
        <w:top w:val="none" w:sz="0" w:space="0" w:color="auto"/>
        <w:left w:val="none" w:sz="0" w:space="0" w:color="auto"/>
        <w:bottom w:val="none" w:sz="0" w:space="0" w:color="auto"/>
        <w:right w:val="none" w:sz="0" w:space="0" w:color="auto"/>
      </w:divBdr>
    </w:div>
    <w:div w:id="1522090097">
      <w:marLeft w:val="0"/>
      <w:marRight w:val="0"/>
      <w:marTop w:val="0"/>
      <w:marBottom w:val="0"/>
      <w:divBdr>
        <w:top w:val="none" w:sz="0" w:space="0" w:color="auto"/>
        <w:left w:val="none" w:sz="0" w:space="0" w:color="auto"/>
        <w:bottom w:val="none" w:sz="0" w:space="0" w:color="auto"/>
        <w:right w:val="none" w:sz="0" w:space="0" w:color="auto"/>
      </w:divBdr>
    </w:div>
    <w:div w:id="1522160876">
      <w:marLeft w:val="0"/>
      <w:marRight w:val="0"/>
      <w:marTop w:val="0"/>
      <w:marBottom w:val="0"/>
      <w:divBdr>
        <w:top w:val="none" w:sz="0" w:space="0" w:color="auto"/>
        <w:left w:val="none" w:sz="0" w:space="0" w:color="auto"/>
        <w:bottom w:val="none" w:sz="0" w:space="0" w:color="auto"/>
        <w:right w:val="none" w:sz="0" w:space="0" w:color="auto"/>
      </w:divBdr>
    </w:div>
    <w:div w:id="1522357061">
      <w:marLeft w:val="0"/>
      <w:marRight w:val="0"/>
      <w:marTop w:val="0"/>
      <w:marBottom w:val="0"/>
      <w:divBdr>
        <w:top w:val="none" w:sz="0" w:space="0" w:color="auto"/>
        <w:left w:val="none" w:sz="0" w:space="0" w:color="auto"/>
        <w:bottom w:val="none" w:sz="0" w:space="0" w:color="auto"/>
        <w:right w:val="none" w:sz="0" w:space="0" w:color="auto"/>
      </w:divBdr>
    </w:div>
    <w:div w:id="1522427248">
      <w:marLeft w:val="0"/>
      <w:marRight w:val="0"/>
      <w:marTop w:val="0"/>
      <w:marBottom w:val="0"/>
      <w:divBdr>
        <w:top w:val="none" w:sz="0" w:space="0" w:color="auto"/>
        <w:left w:val="none" w:sz="0" w:space="0" w:color="auto"/>
        <w:bottom w:val="none" w:sz="0" w:space="0" w:color="auto"/>
        <w:right w:val="none" w:sz="0" w:space="0" w:color="auto"/>
      </w:divBdr>
    </w:div>
    <w:div w:id="1522469255">
      <w:marLeft w:val="0"/>
      <w:marRight w:val="0"/>
      <w:marTop w:val="0"/>
      <w:marBottom w:val="0"/>
      <w:divBdr>
        <w:top w:val="none" w:sz="0" w:space="0" w:color="auto"/>
        <w:left w:val="none" w:sz="0" w:space="0" w:color="auto"/>
        <w:bottom w:val="none" w:sz="0" w:space="0" w:color="auto"/>
        <w:right w:val="none" w:sz="0" w:space="0" w:color="auto"/>
      </w:divBdr>
    </w:div>
    <w:div w:id="1522469525">
      <w:marLeft w:val="0"/>
      <w:marRight w:val="0"/>
      <w:marTop w:val="0"/>
      <w:marBottom w:val="0"/>
      <w:divBdr>
        <w:top w:val="none" w:sz="0" w:space="0" w:color="auto"/>
        <w:left w:val="none" w:sz="0" w:space="0" w:color="auto"/>
        <w:bottom w:val="none" w:sz="0" w:space="0" w:color="auto"/>
        <w:right w:val="none" w:sz="0" w:space="0" w:color="auto"/>
      </w:divBdr>
    </w:div>
    <w:div w:id="1522619488">
      <w:marLeft w:val="0"/>
      <w:marRight w:val="0"/>
      <w:marTop w:val="0"/>
      <w:marBottom w:val="0"/>
      <w:divBdr>
        <w:top w:val="none" w:sz="0" w:space="0" w:color="auto"/>
        <w:left w:val="none" w:sz="0" w:space="0" w:color="auto"/>
        <w:bottom w:val="none" w:sz="0" w:space="0" w:color="auto"/>
        <w:right w:val="none" w:sz="0" w:space="0" w:color="auto"/>
      </w:divBdr>
    </w:div>
    <w:div w:id="1522932738">
      <w:marLeft w:val="0"/>
      <w:marRight w:val="0"/>
      <w:marTop w:val="0"/>
      <w:marBottom w:val="0"/>
      <w:divBdr>
        <w:top w:val="none" w:sz="0" w:space="0" w:color="auto"/>
        <w:left w:val="none" w:sz="0" w:space="0" w:color="auto"/>
        <w:bottom w:val="none" w:sz="0" w:space="0" w:color="auto"/>
        <w:right w:val="none" w:sz="0" w:space="0" w:color="auto"/>
      </w:divBdr>
    </w:div>
    <w:div w:id="1523006697">
      <w:marLeft w:val="0"/>
      <w:marRight w:val="0"/>
      <w:marTop w:val="0"/>
      <w:marBottom w:val="0"/>
      <w:divBdr>
        <w:top w:val="none" w:sz="0" w:space="0" w:color="auto"/>
        <w:left w:val="none" w:sz="0" w:space="0" w:color="auto"/>
        <w:bottom w:val="none" w:sz="0" w:space="0" w:color="auto"/>
        <w:right w:val="none" w:sz="0" w:space="0" w:color="auto"/>
      </w:divBdr>
    </w:div>
    <w:div w:id="1523010574">
      <w:marLeft w:val="0"/>
      <w:marRight w:val="0"/>
      <w:marTop w:val="0"/>
      <w:marBottom w:val="0"/>
      <w:divBdr>
        <w:top w:val="none" w:sz="0" w:space="0" w:color="auto"/>
        <w:left w:val="none" w:sz="0" w:space="0" w:color="auto"/>
        <w:bottom w:val="none" w:sz="0" w:space="0" w:color="auto"/>
        <w:right w:val="none" w:sz="0" w:space="0" w:color="auto"/>
      </w:divBdr>
    </w:div>
    <w:div w:id="1523056982">
      <w:marLeft w:val="0"/>
      <w:marRight w:val="0"/>
      <w:marTop w:val="0"/>
      <w:marBottom w:val="0"/>
      <w:divBdr>
        <w:top w:val="none" w:sz="0" w:space="0" w:color="auto"/>
        <w:left w:val="none" w:sz="0" w:space="0" w:color="auto"/>
        <w:bottom w:val="none" w:sz="0" w:space="0" w:color="auto"/>
        <w:right w:val="none" w:sz="0" w:space="0" w:color="auto"/>
      </w:divBdr>
    </w:div>
    <w:div w:id="1523057090">
      <w:marLeft w:val="0"/>
      <w:marRight w:val="0"/>
      <w:marTop w:val="0"/>
      <w:marBottom w:val="0"/>
      <w:divBdr>
        <w:top w:val="none" w:sz="0" w:space="0" w:color="auto"/>
        <w:left w:val="none" w:sz="0" w:space="0" w:color="auto"/>
        <w:bottom w:val="none" w:sz="0" w:space="0" w:color="auto"/>
        <w:right w:val="none" w:sz="0" w:space="0" w:color="auto"/>
      </w:divBdr>
    </w:div>
    <w:div w:id="1523057358">
      <w:marLeft w:val="0"/>
      <w:marRight w:val="0"/>
      <w:marTop w:val="0"/>
      <w:marBottom w:val="0"/>
      <w:divBdr>
        <w:top w:val="none" w:sz="0" w:space="0" w:color="auto"/>
        <w:left w:val="none" w:sz="0" w:space="0" w:color="auto"/>
        <w:bottom w:val="none" w:sz="0" w:space="0" w:color="auto"/>
        <w:right w:val="none" w:sz="0" w:space="0" w:color="auto"/>
      </w:divBdr>
    </w:div>
    <w:div w:id="1523082736">
      <w:marLeft w:val="0"/>
      <w:marRight w:val="0"/>
      <w:marTop w:val="0"/>
      <w:marBottom w:val="0"/>
      <w:divBdr>
        <w:top w:val="none" w:sz="0" w:space="0" w:color="auto"/>
        <w:left w:val="none" w:sz="0" w:space="0" w:color="auto"/>
        <w:bottom w:val="none" w:sz="0" w:space="0" w:color="auto"/>
        <w:right w:val="none" w:sz="0" w:space="0" w:color="auto"/>
      </w:divBdr>
    </w:div>
    <w:div w:id="1523088609">
      <w:marLeft w:val="0"/>
      <w:marRight w:val="0"/>
      <w:marTop w:val="0"/>
      <w:marBottom w:val="0"/>
      <w:divBdr>
        <w:top w:val="none" w:sz="0" w:space="0" w:color="auto"/>
        <w:left w:val="none" w:sz="0" w:space="0" w:color="auto"/>
        <w:bottom w:val="none" w:sz="0" w:space="0" w:color="auto"/>
        <w:right w:val="none" w:sz="0" w:space="0" w:color="auto"/>
      </w:divBdr>
    </w:div>
    <w:div w:id="1523130243">
      <w:marLeft w:val="0"/>
      <w:marRight w:val="0"/>
      <w:marTop w:val="0"/>
      <w:marBottom w:val="0"/>
      <w:divBdr>
        <w:top w:val="none" w:sz="0" w:space="0" w:color="auto"/>
        <w:left w:val="none" w:sz="0" w:space="0" w:color="auto"/>
        <w:bottom w:val="none" w:sz="0" w:space="0" w:color="auto"/>
        <w:right w:val="none" w:sz="0" w:space="0" w:color="auto"/>
      </w:divBdr>
    </w:div>
    <w:div w:id="1523203367">
      <w:marLeft w:val="0"/>
      <w:marRight w:val="0"/>
      <w:marTop w:val="0"/>
      <w:marBottom w:val="0"/>
      <w:divBdr>
        <w:top w:val="none" w:sz="0" w:space="0" w:color="auto"/>
        <w:left w:val="none" w:sz="0" w:space="0" w:color="auto"/>
        <w:bottom w:val="none" w:sz="0" w:space="0" w:color="auto"/>
        <w:right w:val="none" w:sz="0" w:space="0" w:color="auto"/>
      </w:divBdr>
    </w:div>
    <w:div w:id="1523207726">
      <w:marLeft w:val="0"/>
      <w:marRight w:val="0"/>
      <w:marTop w:val="0"/>
      <w:marBottom w:val="0"/>
      <w:divBdr>
        <w:top w:val="none" w:sz="0" w:space="0" w:color="auto"/>
        <w:left w:val="none" w:sz="0" w:space="0" w:color="auto"/>
        <w:bottom w:val="none" w:sz="0" w:space="0" w:color="auto"/>
        <w:right w:val="none" w:sz="0" w:space="0" w:color="auto"/>
      </w:divBdr>
    </w:div>
    <w:div w:id="1523275733">
      <w:marLeft w:val="0"/>
      <w:marRight w:val="0"/>
      <w:marTop w:val="0"/>
      <w:marBottom w:val="0"/>
      <w:divBdr>
        <w:top w:val="none" w:sz="0" w:space="0" w:color="auto"/>
        <w:left w:val="none" w:sz="0" w:space="0" w:color="auto"/>
        <w:bottom w:val="none" w:sz="0" w:space="0" w:color="auto"/>
        <w:right w:val="none" w:sz="0" w:space="0" w:color="auto"/>
      </w:divBdr>
    </w:div>
    <w:div w:id="1523281952">
      <w:marLeft w:val="0"/>
      <w:marRight w:val="0"/>
      <w:marTop w:val="0"/>
      <w:marBottom w:val="0"/>
      <w:divBdr>
        <w:top w:val="none" w:sz="0" w:space="0" w:color="auto"/>
        <w:left w:val="none" w:sz="0" w:space="0" w:color="auto"/>
        <w:bottom w:val="none" w:sz="0" w:space="0" w:color="auto"/>
        <w:right w:val="none" w:sz="0" w:space="0" w:color="auto"/>
      </w:divBdr>
    </w:div>
    <w:div w:id="1523326795">
      <w:marLeft w:val="0"/>
      <w:marRight w:val="0"/>
      <w:marTop w:val="0"/>
      <w:marBottom w:val="0"/>
      <w:divBdr>
        <w:top w:val="none" w:sz="0" w:space="0" w:color="auto"/>
        <w:left w:val="none" w:sz="0" w:space="0" w:color="auto"/>
        <w:bottom w:val="none" w:sz="0" w:space="0" w:color="auto"/>
        <w:right w:val="none" w:sz="0" w:space="0" w:color="auto"/>
      </w:divBdr>
    </w:div>
    <w:div w:id="1523393234">
      <w:marLeft w:val="0"/>
      <w:marRight w:val="0"/>
      <w:marTop w:val="0"/>
      <w:marBottom w:val="0"/>
      <w:divBdr>
        <w:top w:val="none" w:sz="0" w:space="0" w:color="auto"/>
        <w:left w:val="none" w:sz="0" w:space="0" w:color="auto"/>
        <w:bottom w:val="none" w:sz="0" w:space="0" w:color="auto"/>
        <w:right w:val="none" w:sz="0" w:space="0" w:color="auto"/>
      </w:divBdr>
    </w:div>
    <w:div w:id="1523399557">
      <w:marLeft w:val="0"/>
      <w:marRight w:val="0"/>
      <w:marTop w:val="0"/>
      <w:marBottom w:val="0"/>
      <w:divBdr>
        <w:top w:val="none" w:sz="0" w:space="0" w:color="auto"/>
        <w:left w:val="none" w:sz="0" w:space="0" w:color="auto"/>
        <w:bottom w:val="none" w:sz="0" w:space="0" w:color="auto"/>
        <w:right w:val="none" w:sz="0" w:space="0" w:color="auto"/>
      </w:divBdr>
    </w:div>
    <w:div w:id="1523472757">
      <w:marLeft w:val="0"/>
      <w:marRight w:val="0"/>
      <w:marTop w:val="0"/>
      <w:marBottom w:val="0"/>
      <w:divBdr>
        <w:top w:val="none" w:sz="0" w:space="0" w:color="auto"/>
        <w:left w:val="none" w:sz="0" w:space="0" w:color="auto"/>
        <w:bottom w:val="none" w:sz="0" w:space="0" w:color="auto"/>
        <w:right w:val="none" w:sz="0" w:space="0" w:color="auto"/>
      </w:divBdr>
    </w:div>
    <w:div w:id="1523474577">
      <w:marLeft w:val="0"/>
      <w:marRight w:val="0"/>
      <w:marTop w:val="0"/>
      <w:marBottom w:val="0"/>
      <w:divBdr>
        <w:top w:val="none" w:sz="0" w:space="0" w:color="auto"/>
        <w:left w:val="none" w:sz="0" w:space="0" w:color="auto"/>
        <w:bottom w:val="none" w:sz="0" w:space="0" w:color="auto"/>
        <w:right w:val="none" w:sz="0" w:space="0" w:color="auto"/>
      </w:divBdr>
    </w:div>
    <w:div w:id="1523516720">
      <w:marLeft w:val="0"/>
      <w:marRight w:val="0"/>
      <w:marTop w:val="0"/>
      <w:marBottom w:val="0"/>
      <w:divBdr>
        <w:top w:val="none" w:sz="0" w:space="0" w:color="auto"/>
        <w:left w:val="none" w:sz="0" w:space="0" w:color="auto"/>
        <w:bottom w:val="none" w:sz="0" w:space="0" w:color="auto"/>
        <w:right w:val="none" w:sz="0" w:space="0" w:color="auto"/>
      </w:divBdr>
    </w:div>
    <w:div w:id="1523518946">
      <w:marLeft w:val="0"/>
      <w:marRight w:val="0"/>
      <w:marTop w:val="0"/>
      <w:marBottom w:val="0"/>
      <w:divBdr>
        <w:top w:val="none" w:sz="0" w:space="0" w:color="auto"/>
        <w:left w:val="none" w:sz="0" w:space="0" w:color="auto"/>
        <w:bottom w:val="none" w:sz="0" w:space="0" w:color="auto"/>
        <w:right w:val="none" w:sz="0" w:space="0" w:color="auto"/>
      </w:divBdr>
    </w:div>
    <w:div w:id="1523586285">
      <w:marLeft w:val="0"/>
      <w:marRight w:val="0"/>
      <w:marTop w:val="0"/>
      <w:marBottom w:val="0"/>
      <w:divBdr>
        <w:top w:val="none" w:sz="0" w:space="0" w:color="auto"/>
        <w:left w:val="none" w:sz="0" w:space="0" w:color="auto"/>
        <w:bottom w:val="none" w:sz="0" w:space="0" w:color="auto"/>
        <w:right w:val="none" w:sz="0" w:space="0" w:color="auto"/>
      </w:divBdr>
    </w:div>
    <w:div w:id="1523588170">
      <w:marLeft w:val="0"/>
      <w:marRight w:val="0"/>
      <w:marTop w:val="0"/>
      <w:marBottom w:val="0"/>
      <w:divBdr>
        <w:top w:val="none" w:sz="0" w:space="0" w:color="auto"/>
        <w:left w:val="none" w:sz="0" w:space="0" w:color="auto"/>
        <w:bottom w:val="none" w:sz="0" w:space="0" w:color="auto"/>
        <w:right w:val="none" w:sz="0" w:space="0" w:color="auto"/>
      </w:divBdr>
    </w:div>
    <w:div w:id="1523592074">
      <w:bodyDiv w:val="1"/>
      <w:marLeft w:val="0"/>
      <w:marRight w:val="0"/>
      <w:marTop w:val="0"/>
      <w:marBottom w:val="0"/>
      <w:divBdr>
        <w:top w:val="none" w:sz="0" w:space="0" w:color="auto"/>
        <w:left w:val="none" w:sz="0" w:space="0" w:color="auto"/>
        <w:bottom w:val="none" w:sz="0" w:space="0" w:color="auto"/>
        <w:right w:val="none" w:sz="0" w:space="0" w:color="auto"/>
      </w:divBdr>
    </w:div>
    <w:div w:id="1523665777">
      <w:marLeft w:val="0"/>
      <w:marRight w:val="0"/>
      <w:marTop w:val="0"/>
      <w:marBottom w:val="0"/>
      <w:divBdr>
        <w:top w:val="none" w:sz="0" w:space="0" w:color="auto"/>
        <w:left w:val="none" w:sz="0" w:space="0" w:color="auto"/>
        <w:bottom w:val="none" w:sz="0" w:space="0" w:color="auto"/>
        <w:right w:val="none" w:sz="0" w:space="0" w:color="auto"/>
      </w:divBdr>
    </w:div>
    <w:div w:id="1523740491">
      <w:marLeft w:val="0"/>
      <w:marRight w:val="0"/>
      <w:marTop w:val="0"/>
      <w:marBottom w:val="0"/>
      <w:divBdr>
        <w:top w:val="none" w:sz="0" w:space="0" w:color="auto"/>
        <w:left w:val="none" w:sz="0" w:space="0" w:color="auto"/>
        <w:bottom w:val="none" w:sz="0" w:space="0" w:color="auto"/>
        <w:right w:val="none" w:sz="0" w:space="0" w:color="auto"/>
      </w:divBdr>
    </w:div>
    <w:div w:id="1523784851">
      <w:bodyDiv w:val="1"/>
      <w:marLeft w:val="0"/>
      <w:marRight w:val="0"/>
      <w:marTop w:val="0"/>
      <w:marBottom w:val="0"/>
      <w:divBdr>
        <w:top w:val="none" w:sz="0" w:space="0" w:color="auto"/>
        <w:left w:val="none" w:sz="0" w:space="0" w:color="auto"/>
        <w:bottom w:val="none" w:sz="0" w:space="0" w:color="auto"/>
        <w:right w:val="none" w:sz="0" w:space="0" w:color="auto"/>
      </w:divBdr>
    </w:div>
    <w:div w:id="1523786378">
      <w:marLeft w:val="0"/>
      <w:marRight w:val="0"/>
      <w:marTop w:val="0"/>
      <w:marBottom w:val="0"/>
      <w:divBdr>
        <w:top w:val="none" w:sz="0" w:space="0" w:color="auto"/>
        <w:left w:val="none" w:sz="0" w:space="0" w:color="auto"/>
        <w:bottom w:val="none" w:sz="0" w:space="0" w:color="auto"/>
        <w:right w:val="none" w:sz="0" w:space="0" w:color="auto"/>
      </w:divBdr>
    </w:div>
    <w:div w:id="1523861244">
      <w:marLeft w:val="0"/>
      <w:marRight w:val="0"/>
      <w:marTop w:val="0"/>
      <w:marBottom w:val="0"/>
      <w:divBdr>
        <w:top w:val="none" w:sz="0" w:space="0" w:color="auto"/>
        <w:left w:val="none" w:sz="0" w:space="0" w:color="auto"/>
        <w:bottom w:val="none" w:sz="0" w:space="0" w:color="auto"/>
        <w:right w:val="none" w:sz="0" w:space="0" w:color="auto"/>
      </w:divBdr>
    </w:div>
    <w:div w:id="1523938417">
      <w:marLeft w:val="0"/>
      <w:marRight w:val="0"/>
      <w:marTop w:val="0"/>
      <w:marBottom w:val="0"/>
      <w:divBdr>
        <w:top w:val="none" w:sz="0" w:space="0" w:color="auto"/>
        <w:left w:val="none" w:sz="0" w:space="0" w:color="auto"/>
        <w:bottom w:val="none" w:sz="0" w:space="0" w:color="auto"/>
        <w:right w:val="none" w:sz="0" w:space="0" w:color="auto"/>
      </w:divBdr>
    </w:div>
    <w:div w:id="1524056723">
      <w:marLeft w:val="0"/>
      <w:marRight w:val="0"/>
      <w:marTop w:val="0"/>
      <w:marBottom w:val="0"/>
      <w:divBdr>
        <w:top w:val="none" w:sz="0" w:space="0" w:color="auto"/>
        <w:left w:val="none" w:sz="0" w:space="0" w:color="auto"/>
        <w:bottom w:val="none" w:sz="0" w:space="0" w:color="auto"/>
        <w:right w:val="none" w:sz="0" w:space="0" w:color="auto"/>
      </w:divBdr>
    </w:div>
    <w:div w:id="1524201113">
      <w:bodyDiv w:val="1"/>
      <w:marLeft w:val="0"/>
      <w:marRight w:val="0"/>
      <w:marTop w:val="0"/>
      <w:marBottom w:val="0"/>
      <w:divBdr>
        <w:top w:val="none" w:sz="0" w:space="0" w:color="auto"/>
        <w:left w:val="none" w:sz="0" w:space="0" w:color="auto"/>
        <w:bottom w:val="none" w:sz="0" w:space="0" w:color="auto"/>
        <w:right w:val="none" w:sz="0" w:space="0" w:color="auto"/>
      </w:divBdr>
    </w:div>
    <w:div w:id="1524241365">
      <w:marLeft w:val="0"/>
      <w:marRight w:val="0"/>
      <w:marTop w:val="0"/>
      <w:marBottom w:val="0"/>
      <w:divBdr>
        <w:top w:val="none" w:sz="0" w:space="0" w:color="auto"/>
        <w:left w:val="none" w:sz="0" w:space="0" w:color="auto"/>
        <w:bottom w:val="none" w:sz="0" w:space="0" w:color="auto"/>
        <w:right w:val="none" w:sz="0" w:space="0" w:color="auto"/>
      </w:divBdr>
    </w:div>
    <w:div w:id="1524242741">
      <w:marLeft w:val="0"/>
      <w:marRight w:val="0"/>
      <w:marTop w:val="0"/>
      <w:marBottom w:val="0"/>
      <w:divBdr>
        <w:top w:val="none" w:sz="0" w:space="0" w:color="auto"/>
        <w:left w:val="none" w:sz="0" w:space="0" w:color="auto"/>
        <w:bottom w:val="none" w:sz="0" w:space="0" w:color="auto"/>
        <w:right w:val="none" w:sz="0" w:space="0" w:color="auto"/>
      </w:divBdr>
    </w:div>
    <w:div w:id="1524325878">
      <w:bodyDiv w:val="1"/>
      <w:marLeft w:val="0"/>
      <w:marRight w:val="0"/>
      <w:marTop w:val="0"/>
      <w:marBottom w:val="0"/>
      <w:divBdr>
        <w:top w:val="none" w:sz="0" w:space="0" w:color="auto"/>
        <w:left w:val="none" w:sz="0" w:space="0" w:color="auto"/>
        <w:bottom w:val="none" w:sz="0" w:space="0" w:color="auto"/>
        <w:right w:val="none" w:sz="0" w:space="0" w:color="auto"/>
      </w:divBdr>
    </w:div>
    <w:div w:id="1524397188">
      <w:marLeft w:val="0"/>
      <w:marRight w:val="0"/>
      <w:marTop w:val="0"/>
      <w:marBottom w:val="0"/>
      <w:divBdr>
        <w:top w:val="none" w:sz="0" w:space="0" w:color="auto"/>
        <w:left w:val="none" w:sz="0" w:space="0" w:color="auto"/>
        <w:bottom w:val="none" w:sz="0" w:space="0" w:color="auto"/>
        <w:right w:val="none" w:sz="0" w:space="0" w:color="auto"/>
      </w:divBdr>
    </w:div>
    <w:div w:id="1524398590">
      <w:marLeft w:val="0"/>
      <w:marRight w:val="0"/>
      <w:marTop w:val="0"/>
      <w:marBottom w:val="0"/>
      <w:divBdr>
        <w:top w:val="none" w:sz="0" w:space="0" w:color="auto"/>
        <w:left w:val="none" w:sz="0" w:space="0" w:color="auto"/>
        <w:bottom w:val="none" w:sz="0" w:space="0" w:color="auto"/>
        <w:right w:val="none" w:sz="0" w:space="0" w:color="auto"/>
      </w:divBdr>
    </w:div>
    <w:div w:id="1524512987">
      <w:marLeft w:val="0"/>
      <w:marRight w:val="0"/>
      <w:marTop w:val="0"/>
      <w:marBottom w:val="0"/>
      <w:divBdr>
        <w:top w:val="none" w:sz="0" w:space="0" w:color="auto"/>
        <w:left w:val="none" w:sz="0" w:space="0" w:color="auto"/>
        <w:bottom w:val="none" w:sz="0" w:space="0" w:color="auto"/>
        <w:right w:val="none" w:sz="0" w:space="0" w:color="auto"/>
      </w:divBdr>
    </w:div>
    <w:div w:id="1524514074">
      <w:marLeft w:val="0"/>
      <w:marRight w:val="0"/>
      <w:marTop w:val="0"/>
      <w:marBottom w:val="0"/>
      <w:divBdr>
        <w:top w:val="none" w:sz="0" w:space="0" w:color="auto"/>
        <w:left w:val="none" w:sz="0" w:space="0" w:color="auto"/>
        <w:bottom w:val="none" w:sz="0" w:space="0" w:color="auto"/>
        <w:right w:val="none" w:sz="0" w:space="0" w:color="auto"/>
      </w:divBdr>
    </w:div>
    <w:div w:id="1524706523">
      <w:marLeft w:val="0"/>
      <w:marRight w:val="0"/>
      <w:marTop w:val="0"/>
      <w:marBottom w:val="0"/>
      <w:divBdr>
        <w:top w:val="none" w:sz="0" w:space="0" w:color="auto"/>
        <w:left w:val="none" w:sz="0" w:space="0" w:color="auto"/>
        <w:bottom w:val="none" w:sz="0" w:space="0" w:color="auto"/>
        <w:right w:val="none" w:sz="0" w:space="0" w:color="auto"/>
      </w:divBdr>
    </w:div>
    <w:div w:id="1524707519">
      <w:marLeft w:val="0"/>
      <w:marRight w:val="0"/>
      <w:marTop w:val="0"/>
      <w:marBottom w:val="0"/>
      <w:divBdr>
        <w:top w:val="none" w:sz="0" w:space="0" w:color="auto"/>
        <w:left w:val="none" w:sz="0" w:space="0" w:color="auto"/>
        <w:bottom w:val="none" w:sz="0" w:space="0" w:color="auto"/>
        <w:right w:val="none" w:sz="0" w:space="0" w:color="auto"/>
      </w:divBdr>
    </w:div>
    <w:div w:id="1524782858">
      <w:marLeft w:val="0"/>
      <w:marRight w:val="0"/>
      <w:marTop w:val="0"/>
      <w:marBottom w:val="0"/>
      <w:divBdr>
        <w:top w:val="none" w:sz="0" w:space="0" w:color="auto"/>
        <w:left w:val="none" w:sz="0" w:space="0" w:color="auto"/>
        <w:bottom w:val="none" w:sz="0" w:space="0" w:color="auto"/>
        <w:right w:val="none" w:sz="0" w:space="0" w:color="auto"/>
      </w:divBdr>
    </w:div>
    <w:div w:id="1524974681">
      <w:bodyDiv w:val="1"/>
      <w:marLeft w:val="0"/>
      <w:marRight w:val="0"/>
      <w:marTop w:val="0"/>
      <w:marBottom w:val="0"/>
      <w:divBdr>
        <w:top w:val="none" w:sz="0" w:space="0" w:color="auto"/>
        <w:left w:val="none" w:sz="0" w:space="0" w:color="auto"/>
        <w:bottom w:val="none" w:sz="0" w:space="0" w:color="auto"/>
        <w:right w:val="none" w:sz="0" w:space="0" w:color="auto"/>
      </w:divBdr>
      <w:divsChild>
        <w:div w:id="151605534">
          <w:marLeft w:val="0"/>
          <w:marRight w:val="0"/>
          <w:marTop w:val="0"/>
          <w:marBottom w:val="0"/>
          <w:divBdr>
            <w:top w:val="none" w:sz="0" w:space="0" w:color="auto"/>
            <w:left w:val="none" w:sz="0" w:space="0" w:color="auto"/>
            <w:bottom w:val="none" w:sz="0" w:space="0" w:color="auto"/>
            <w:right w:val="none" w:sz="0" w:space="0" w:color="auto"/>
          </w:divBdr>
        </w:div>
        <w:div w:id="988093278">
          <w:marLeft w:val="0"/>
          <w:marRight w:val="0"/>
          <w:marTop w:val="0"/>
          <w:marBottom w:val="0"/>
          <w:divBdr>
            <w:top w:val="none" w:sz="0" w:space="0" w:color="auto"/>
            <w:left w:val="none" w:sz="0" w:space="0" w:color="auto"/>
            <w:bottom w:val="none" w:sz="0" w:space="0" w:color="auto"/>
            <w:right w:val="none" w:sz="0" w:space="0" w:color="auto"/>
          </w:divBdr>
        </w:div>
        <w:div w:id="2048141185">
          <w:marLeft w:val="0"/>
          <w:marRight w:val="0"/>
          <w:marTop w:val="0"/>
          <w:marBottom w:val="0"/>
          <w:divBdr>
            <w:top w:val="none" w:sz="0" w:space="0" w:color="auto"/>
            <w:left w:val="none" w:sz="0" w:space="0" w:color="auto"/>
            <w:bottom w:val="none" w:sz="0" w:space="0" w:color="auto"/>
            <w:right w:val="none" w:sz="0" w:space="0" w:color="auto"/>
          </w:divBdr>
        </w:div>
        <w:div w:id="478767833">
          <w:marLeft w:val="0"/>
          <w:marRight w:val="0"/>
          <w:marTop w:val="0"/>
          <w:marBottom w:val="0"/>
          <w:divBdr>
            <w:top w:val="none" w:sz="0" w:space="0" w:color="auto"/>
            <w:left w:val="none" w:sz="0" w:space="0" w:color="auto"/>
            <w:bottom w:val="none" w:sz="0" w:space="0" w:color="auto"/>
            <w:right w:val="none" w:sz="0" w:space="0" w:color="auto"/>
          </w:divBdr>
        </w:div>
        <w:div w:id="1273053800">
          <w:marLeft w:val="0"/>
          <w:marRight w:val="0"/>
          <w:marTop w:val="0"/>
          <w:marBottom w:val="0"/>
          <w:divBdr>
            <w:top w:val="none" w:sz="0" w:space="0" w:color="auto"/>
            <w:left w:val="none" w:sz="0" w:space="0" w:color="auto"/>
            <w:bottom w:val="none" w:sz="0" w:space="0" w:color="auto"/>
            <w:right w:val="none" w:sz="0" w:space="0" w:color="auto"/>
          </w:divBdr>
        </w:div>
        <w:div w:id="285938969">
          <w:marLeft w:val="0"/>
          <w:marRight w:val="0"/>
          <w:marTop w:val="0"/>
          <w:marBottom w:val="0"/>
          <w:divBdr>
            <w:top w:val="none" w:sz="0" w:space="0" w:color="auto"/>
            <w:left w:val="none" w:sz="0" w:space="0" w:color="auto"/>
            <w:bottom w:val="none" w:sz="0" w:space="0" w:color="auto"/>
            <w:right w:val="none" w:sz="0" w:space="0" w:color="auto"/>
          </w:divBdr>
        </w:div>
        <w:div w:id="1883512718">
          <w:marLeft w:val="0"/>
          <w:marRight w:val="0"/>
          <w:marTop w:val="0"/>
          <w:marBottom w:val="0"/>
          <w:divBdr>
            <w:top w:val="none" w:sz="0" w:space="0" w:color="auto"/>
            <w:left w:val="none" w:sz="0" w:space="0" w:color="auto"/>
            <w:bottom w:val="none" w:sz="0" w:space="0" w:color="auto"/>
            <w:right w:val="none" w:sz="0" w:space="0" w:color="auto"/>
          </w:divBdr>
        </w:div>
        <w:div w:id="632713831">
          <w:marLeft w:val="0"/>
          <w:marRight w:val="0"/>
          <w:marTop w:val="0"/>
          <w:marBottom w:val="0"/>
          <w:divBdr>
            <w:top w:val="none" w:sz="0" w:space="0" w:color="auto"/>
            <w:left w:val="none" w:sz="0" w:space="0" w:color="auto"/>
            <w:bottom w:val="none" w:sz="0" w:space="0" w:color="auto"/>
            <w:right w:val="none" w:sz="0" w:space="0" w:color="auto"/>
          </w:divBdr>
        </w:div>
        <w:div w:id="1686396483">
          <w:marLeft w:val="0"/>
          <w:marRight w:val="0"/>
          <w:marTop w:val="0"/>
          <w:marBottom w:val="0"/>
          <w:divBdr>
            <w:top w:val="none" w:sz="0" w:space="0" w:color="auto"/>
            <w:left w:val="none" w:sz="0" w:space="0" w:color="auto"/>
            <w:bottom w:val="none" w:sz="0" w:space="0" w:color="auto"/>
            <w:right w:val="none" w:sz="0" w:space="0" w:color="auto"/>
          </w:divBdr>
        </w:div>
        <w:div w:id="1067265998">
          <w:marLeft w:val="0"/>
          <w:marRight w:val="0"/>
          <w:marTop w:val="0"/>
          <w:marBottom w:val="0"/>
          <w:divBdr>
            <w:top w:val="none" w:sz="0" w:space="0" w:color="auto"/>
            <w:left w:val="none" w:sz="0" w:space="0" w:color="auto"/>
            <w:bottom w:val="none" w:sz="0" w:space="0" w:color="auto"/>
            <w:right w:val="none" w:sz="0" w:space="0" w:color="auto"/>
          </w:divBdr>
        </w:div>
        <w:div w:id="712851108">
          <w:marLeft w:val="0"/>
          <w:marRight w:val="0"/>
          <w:marTop w:val="0"/>
          <w:marBottom w:val="0"/>
          <w:divBdr>
            <w:top w:val="none" w:sz="0" w:space="0" w:color="auto"/>
            <w:left w:val="none" w:sz="0" w:space="0" w:color="auto"/>
            <w:bottom w:val="none" w:sz="0" w:space="0" w:color="auto"/>
            <w:right w:val="none" w:sz="0" w:space="0" w:color="auto"/>
          </w:divBdr>
        </w:div>
        <w:div w:id="1487866452">
          <w:marLeft w:val="0"/>
          <w:marRight w:val="0"/>
          <w:marTop w:val="0"/>
          <w:marBottom w:val="0"/>
          <w:divBdr>
            <w:top w:val="none" w:sz="0" w:space="0" w:color="auto"/>
            <w:left w:val="none" w:sz="0" w:space="0" w:color="auto"/>
            <w:bottom w:val="none" w:sz="0" w:space="0" w:color="auto"/>
            <w:right w:val="none" w:sz="0" w:space="0" w:color="auto"/>
          </w:divBdr>
        </w:div>
        <w:div w:id="1618683737">
          <w:marLeft w:val="0"/>
          <w:marRight w:val="0"/>
          <w:marTop w:val="0"/>
          <w:marBottom w:val="0"/>
          <w:divBdr>
            <w:top w:val="none" w:sz="0" w:space="0" w:color="auto"/>
            <w:left w:val="none" w:sz="0" w:space="0" w:color="auto"/>
            <w:bottom w:val="none" w:sz="0" w:space="0" w:color="auto"/>
            <w:right w:val="none" w:sz="0" w:space="0" w:color="auto"/>
          </w:divBdr>
        </w:div>
        <w:div w:id="395666630">
          <w:marLeft w:val="0"/>
          <w:marRight w:val="0"/>
          <w:marTop w:val="0"/>
          <w:marBottom w:val="0"/>
          <w:divBdr>
            <w:top w:val="none" w:sz="0" w:space="0" w:color="auto"/>
            <w:left w:val="none" w:sz="0" w:space="0" w:color="auto"/>
            <w:bottom w:val="none" w:sz="0" w:space="0" w:color="auto"/>
            <w:right w:val="none" w:sz="0" w:space="0" w:color="auto"/>
          </w:divBdr>
        </w:div>
        <w:div w:id="694503438">
          <w:marLeft w:val="0"/>
          <w:marRight w:val="0"/>
          <w:marTop w:val="0"/>
          <w:marBottom w:val="0"/>
          <w:divBdr>
            <w:top w:val="none" w:sz="0" w:space="0" w:color="auto"/>
            <w:left w:val="none" w:sz="0" w:space="0" w:color="auto"/>
            <w:bottom w:val="none" w:sz="0" w:space="0" w:color="auto"/>
            <w:right w:val="none" w:sz="0" w:space="0" w:color="auto"/>
          </w:divBdr>
        </w:div>
        <w:div w:id="406852775">
          <w:marLeft w:val="0"/>
          <w:marRight w:val="0"/>
          <w:marTop w:val="0"/>
          <w:marBottom w:val="0"/>
          <w:divBdr>
            <w:top w:val="none" w:sz="0" w:space="0" w:color="auto"/>
            <w:left w:val="none" w:sz="0" w:space="0" w:color="auto"/>
            <w:bottom w:val="none" w:sz="0" w:space="0" w:color="auto"/>
            <w:right w:val="none" w:sz="0" w:space="0" w:color="auto"/>
          </w:divBdr>
        </w:div>
        <w:div w:id="1479809944">
          <w:marLeft w:val="0"/>
          <w:marRight w:val="0"/>
          <w:marTop w:val="0"/>
          <w:marBottom w:val="0"/>
          <w:divBdr>
            <w:top w:val="none" w:sz="0" w:space="0" w:color="auto"/>
            <w:left w:val="none" w:sz="0" w:space="0" w:color="auto"/>
            <w:bottom w:val="none" w:sz="0" w:space="0" w:color="auto"/>
            <w:right w:val="none" w:sz="0" w:space="0" w:color="auto"/>
          </w:divBdr>
        </w:div>
        <w:div w:id="620965359">
          <w:marLeft w:val="0"/>
          <w:marRight w:val="0"/>
          <w:marTop w:val="0"/>
          <w:marBottom w:val="0"/>
          <w:divBdr>
            <w:top w:val="none" w:sz="0" w:space="0" w:color="auto"/>
            <w:left w:val="none" w:sz="0" w:space="0" w:color="auto"/>
            <w:bottom w:val="none" w:sz="0" w:space="0" w:color="auto"/>
            <w:right w:val="none" w:sz="0" w:space="0" w:color="auto"/>
          </w:divBdr>
        </w:div>
        <w:div w:id="1492062307">
          <w:marLeft w:val="0"/>
          <w:marRight w:val="0"/>
          <w:marTop w:val="0"/>
          <w:marBottom w:val="0"/>
          <w:divBdr>
            <w:top w:val="none" w:sz="0" w:space="0" w:color="auto"/>
            <w:left w:val="none" w:sz="0" w:space="0" w:color="auto"/>
            <w:bottom w:val="none" w:sz="0" w:space="0" w:color="auto"/>
            <w:right w:val="none" w:sz="0" w:space="0" w:color="auto"/>
          </w:divBdr>
        </w:div>
        <w:div w:id="192423791">
          <w:marLeft w:val="0"/>
          <w:marRight w:val="0"/>
          <w:marTop w:val="0"/>
          <w:marBottom w:val="0"/>
          <w:divBdr>
            <w:top w:val="none" w:sz="0" w:space="0" w:color="auto"/>
            <w:left w:val="none" w:sz="0" w:space="0" w:color="auto"/>
            <w:bottom w:val="none" w:sz="0" w:space="0" w:color="auto"/>
            <w:right w:val="none" w:sz="0" w:space="0" w:color="auto"/>
          </w:divBdr>
        </w:div>
        <w:div w:id="1804080541">
          <w:marLeft w:val="0"/>
          <w:marRight w:val="0"/>
          <w:marTop w:val="0"/>
          <w:marBottom w:val="0"/>
          <w:divBdr>
            <w:top w:val="none" w:sz="0" w:space="0" w:color="auto"/>
            <w:left w:val="none" w:sz="0" w:space="0" w:color="auto"/>
            <w:bottom w:val="none" w:sz="0" w:space="0" w:color="auto"/>
            <w:right w:val="none" w:sz="0" w:space="0" w:color="auto"/>
          </w:divBdr>
        </w:div>
        <w:div w:id="542715330">
          <w:marLeft w:val="0"/>
          <w:marRight w:val="0"/>
          <w:marTop w:val="0"/>
          <w:marBottom w:val="0"/>
          <w:divBdr>
            <w:top w:val="none" w:sz="0" w:space="0" w:color="auto"/>
            <w:left w:val="none" w:sz="0" w:space="0" w:color="auto"/>
            <w:bottom w:val="none" w:sz="0" w:space="0" w:color="auto"/>
            <w:right w:val="none" w:sz="0" w:space="0" w:color="auto"/>
          </w:divBdr>
        </w:div>
      </w:divsChild>
    </w:div>
    <w:div w:id="1524980319">
      <w:marLeft w:val="0"/>
      <w:marRight w:val="0"/>
      <w:marTop w:val="0"/>
      <w:marBottom w:val="0"/>
      <w:divBdr>
        <w:top w:val="none" w:sz="0" w:space="0" w:color="auto"/>
        <w:left w:val="none" w:sz="0" w:space="0" w:color="auto"/>
        <w:bottom w:val="none" w:sz="0" w:space="0" w:color="auto"/>
        <w:right w:val="none" w:sz="0" w:space="0" w:color="auto"/>
      </w:divBdr>
    </w:div>
    <w:div w:id="1525023179">
      <w:marLeft w:val="0"/>
      <w:marRight w:val="0"/>
      <w:marTop w:val="0"/>
      <w:marBottom w:val="0"/>
      <w:divBdr>
        <w:top w:val="none" w:sz="0" w:space="0" w:color="auto"/>
        <w:left w:val="none" w:sz="0" w:space="0" w:color="auto"/>
        <w:bottom w:val="none" w:sz="0" w:space="0" w:color="auto"/>
        <w:right w:val="none" w:sz="0" w:space="0" w:color="auto"/>
      </w:divBdr>
    </w:div>
    <w:div w:id="1525049726">
      <w:marLeft w:val="0"/>
      <w:marRight w:val="0"/>
      <w:marTop w:val="0"/>
      <w:marBottom w:val="0"/>
      <w:divBdr>
        <w:top w:val="none" w:sz="0" w:space="0" w:color="auto"/>
        <w:left w:val="none" w:sz="0" w:space="0" w:color="auto"/>
        <w:bottom w:val="none" w:sz="0" w:space="0" w:color="auto"/>
        <w:right w:val="none" w:sz="0" w:space="0" w:color="auto"/>
      </w:divBdr>
    </w:div>
    <w:div w:id="1525169961">
      <w:marLeft w:val="0"/>
      <w:marRight w:val="0"/>
      <w:marTop w:val="0"/>
      <w:marBottom w:val="0"/>
      <w:divBdr>
        <w:top w:val="none" w:sz="0" w:space="0" w:color="auto"/>
        <w:left w:val="none" w:sz="0" w:space="0" w:color="auto"/>
        <w:bottom w:val="none" w:sz="0" w:space="0" w:color="auto"/>
        <w:right w:val="none" w:sz="0" w:space="0" w:color="auto"/>
      </w:divBdr>
    </w:div>
    <w:div w:id="1525363802">
      <w:marLeft w:val="0"/>
      <w:marRight w:val="0"/>
      <w:marTop w:val="0"/>
      <w:marBottom w:val="0"/>
      <w:divBdr>
        <w:top w:val="none" w:sz="0" w:space="0" w:color="auto"/>
        <w:left w:val="none" w:sz="0" w:space="0" w:color="auto"/>
        <w:bottom w:val="none" w:sz="0" w:space="0" w:color="auto"/>
        <w:right w:val="none" w:sz="0" w:space="0" w:color="auto"/>
      </w:divBdr>
    </w:div>
    <w:div w:id="1525441802">
      <w:marLeft w:val="0"/>
      <w:marRight w:val="0"/>
      <w:marTop w:val="0"/>
      <w:marBottom w:val="0"/>
      <w:divBdr>
        <w:top w:val="none" w:sz="0" w:space="0" w:color="auto"/>
        <w:left w:val="none" w:sz="0" w:space="0" w:color="auto"/>
        <w:bottom w:val="none" w:sz="0" w:space="0" w:color="auto"/>
        <w:right w:val="none" w:sz="0" w:space="0" w:color="auto"/>
      </w:divBdr>
    </w:div>
    <w:div w:id="1525552297">
      <w:marLeft w:val="0"/>
      <w:marRight w:val="0"/>
      <w:marTop w:val="0"/>
      <w:marBottom w:val="0"/>
      <w:divBdr>
        <w:top w:val="none" w:sz="0" w:space="0" w:color="auto"/>
        <w:left w:val="none" w:sz="0" w:space="0" w:color="auto"/>
        <w:bottom w:val="none" w:sz="0" w:space="0" w:color="auto"/>
        <w:right w:val="none" w:sz="0" w:space="0" w:color="auto"/>
      </w:divBdr>
    </w:div>
    <w:div w:id="1525554680">
      <w:marLeft w:val="0"/>
      <w:marRight w:val="0"/>
      <w:marTop w:val="0"/>
      <w:marBottom w:val="0"/>
      <w:divBdr>
        <w:top w:val="none" w:sz="0" w:space="0" w:color="auto"/>
        <w:left w:val="none" w:sz="0" w:space="0" w:color="auto"/>
        <w:bottom w:val="none" w:sz="0" w:space="0" w:color="auto"/>
        <w:right w:val="none" w:sz="0" w:space="0" w:color="auto"/>
      </w:divBdr>
    </w:div>
    <w:div w:id="1525635937">
      <w:marLeft w:val="0"/>
      <w:marRight w:val="0"/>
      <w:marTop w:val="0"/>
      <w:marBottom w:val="0"/>
      <w:divBdr>
        <w:top w:val="none" w:sz="0" w:space="0" w:color="auto"/>
        <w:left w:val="none" w:sz="0" w:space="0" w:color="auto"/>
        <w:bottom w:val="none" w:sz="0" w:space="0" w:color="auto"/>
        <w:right w:val="none" w:sz="0" w:space="0" w:color="auto"/>
      </w:divBdr>
    </w:div>
    <w:div w:id="1525822629">
      <w:marLeft w:val="0"/>
      <w:marRight w:val="0"/>
      <w:marTop w:val="0"/>
      <w:marBottom w:val="0"/>
      <w:divBdr>
        <w:top w:val="none" w:sz="0" w:space="0" w:color="auto"/>
        <w:left w:val="none" w:sz="0" w:space="0" w:color="auto"/>
        <w:bottom w:val="none" w:sz="0" w:space="0" w:color="auto"/>
        <w:right w:val="none" w:sz="0" w:space="0" w:color="auto"/>
      </w:divBdr>
    </w:div>
    <w:div w:id="1525828091">
      <w:marLeft w:val="0"/>
      <w:marRight w:val="0"/>
      <w:marTop w:val="0"/>
      <w:marBottom w:val="0"/>
      <w:divBdr>
        <w:top w:val="none" w:sz="0" w:space="0" w:color="auto"/>
        <w:left w:val="none" w:sz="0" w:space="0" w:color="auto"/>
        <w:bottom w:val="none" w:sz="0" w:space="0" w:color="auto"/>
        <w:right w:val="none" w:sz="0" w:space="0" w:color="auto"/>
      </w:divBdr>
    </w:div>
    <w:div w:id="1525897250">
      <w:marLeft w:val="0"/>
      <w:marRight w:val="0"/>
      <w:marTop w:val="0"/>
      <w:marBottom w:val="0"/>
      <w:divBdr>
        <w:top w:val="none" w:sz="0" w:space="0" w:color="auto"/>
        <w:left w:val="none" w:sz="0" w:space="0" w:color="auto"/>
        <w:bottom w:val="none" w:sz="0" w:space="0" w:color="auto"/>
        <w:right w:val="none" w:sz="0" w:space="0" w:color="auto"/>
      </w:divBdr>
    </w:div>
    <w:div w:id="1526021310">
      <w:marLeft w:val="0"/>
      <w:marRight w:val="0"/>
      <w:marTop w:val="0"/>
      <w:marBottom w:val="0"/>
      <w:divBdr>
        <w:top w:val="none" w:sz="0" w:space="0" w:color="auto"/>
        <w:left w:val="none" w:sz="0" w:space="0" w:color="auto"/>
        <w:bottom w:val="none" w:sz="0" w:space="0" w:color="auto"/>
        <w:right w:val="none" w:sz="0" w:space="0" w:color="auto"/>
      </w:divBdr>
    </w:div>
    <w:div w:id="1526092856">
      <w:marLeft w:val="0"/>
      <w:marRight w:val="0"/>
      <w:marTop w:val="0"/>
      <w:marBottom w:val="0"/>
      <w:divBdr>
        <w:top w:val="none" w:sz="0" w:space="0" w:color="auto"/>
        <w:left w:val="none" w:sz="0" w:space="0" w:color="auto"/>
        <w:bottom w:val="none" w:sz="0" w:space="0" w:color="auto"/>
        <w:right w:val="none" w:sz="0" w:space="0" w:color="auto"/>
      </w:divBdr>
    </w:div>
    <w:div w:id="1526094655">
      <w:marLeft w:val="0"/>
      <w:marRight w:val="0"/>
      <w:marTop w:val="0"/>
      <w:marBottom w:val="0"/>
      <w:divBdr>
        <w:top w:val="none" w:sz="0" w:space="0" w:color="auto"/>
        <w:left w:val="none" w:sz="0" w:space="0" w:color="auto"/>
        <w:bottom w:val="none" w:sz="0" w:space="0" w:color="auto"/>
        <w:right w:val="none" w:sz="0" w:space="0" w:color="auto"/>
      </w:divBdr>
    </w:div>
    <w:div w:id="1526097569">
      <w:marLeft w:val="0"/>
      <w:marRight w:val="0"/>
      <w:marTop w:val="0"/>
      <w:marBottom w:val="0"/>
      <w:divBdr>
        <w:top w:val="none" w:sz="0" w:space="0" w:color="auto"/>
        <w:left w:val="none" w:sz="0" w:space="0" w:color="auto"/>
        <w:bottom w:val="none" w:sz="0" w:space="0" w:color="auto"/>
        <w:right w:val="none" w:sz="0" w:space="0" w:color="auto"/>
      </w:divBdr>
    </w:div>
    <w:div w:id="1526213685">
      <w:marLeft w:val="0"/>
      <w:marRight w:val="0"/>
      <w:marTop w:val="0"/>
      <w:marBottom w:val="0"/>
      <w:divBdr>
        <w:top w:val="none" w:sz="0" w:space="0" w:color="auto"/>
        <w:left w:val="none" w:sz="0" w:space="0" w:color="auto"/>
        <w:bottom w:val="none" w:sz="0" w:space="0" w:color="auto"/>
        <w:right w:val="none" w:sz="0" w:space="0" w:color="auto"/>
      </w:divBdr>
    </w:div>
    <w:div w:id="1526484656">
      <w:marLeft w:val="0"/>
      <w:marRight w:val="0"/>
      <w:marTop w:val="0"/>
      <w:marBottom w:val="0"/>
      <w:divBdr>
        <w:top w:val="none" w:sz="0" w:space="0" w:color="auto"/>
        <w:left w:val="none" w:sz="0" w:space="0" w:color="auto"/>
        <w:bottom w:val="none" w:sz="0" w:space="0" w:color="auto"/>
        <w:right w:val="none" w:sz="0" w:space="0" w:color="auto"/>
      </w:divBdr>
    </w:div>
    <w:div w:id="1526553603">
      <w:marLeft w:val="0"/>
      <w:marRight w:val="0"/>
      <w:marTop w:val="0"/>
      <w:marBottom w:val="0"/>
      <w:divBdr>
        <w:top w:val="none" w:sz="0" w:space="0" w:color="auto"/>
        <w:left w:val="none" w:sz="0" w:space="0" w:color="auto"/>
        <w:bottom w:val="none" w:sz="0" w:space="0" w:color="auto"/>
        <w:right w:val="none" w:sz="0" w:space="0" w:color="auto"/>
      </w:divBdr>
    </w:div>
    <w:div w:id="1526554682">
      <w:marLeft w:val="0"/>
      <w:marRight w:val="0"/>
      <w:marTop w:val="0"/>
      <w:marBottom w:val="0"/>
      <w:divBdr>
        <w:top w:val="none" w:sz="0" w:space="0" w:color="auto"/>
        <w:left w:val="none" w:sz="0" w:space="0" w:color="auto"/>
        <w:bottom w:val="none" w:sz="0" w:space="0" w:color="auto"/>
        <w:right w:val="none" w:sz="0" w:space="0" w:color="auto"/>
      </w:divBdr>
    </w:div>
    <w:div w:id="1526595914">
      <w:marLeft w:val="0"/>
      <w:marRight w:val="0"/>
      <w:marTop w:val="0"/>
      <w:marBottom w:val="0"/>
      <w:divBdr>
        <w:top w:val="none" w:sz="0" w:space="0" w:color="auto"/>
        <w:left w:val="none" w:sz="0" w:space="0" w:color="auto"/>
        <w:bottom w:val="none" w:sz="0" w:space="0" w:color="auto"/>
        <w:right w:val="none" w:sz="0" w:space="0" w:color="auto"/>
      </w:divBdr>
    </w:div>
    <w:div w:id="1526672816">
      <w:marLeft w:val="0"/>
      <w:marRight w:val="0"/>
      <w:marTop w:val="0"/>
      <w:marBottom w:val="0"/>
      <w:divBdr>
        <w:top w:val="none" w:sz="0" w:space="0" w:color="auto"/>
        <w:left w:val="none" w:sz="0" w:space="0" w:color="auto"/>
        <w:bottom w:val="none" w:sz="0" w:space="0" w:color="auto"/>
        <w:right w:val="none" w:sz="0" w:space="0" w:color="auto"/>
      </w:divBdr>
    </w:div>
    <w:div w:id="1526747496">
      <w:marLeft w:val="0"/>
      <w:marRight w:val="0"/>
      <w:marTop w:val="0"/>
      <w:marBottom w:val="0"/>
      <w:divBdr>
        <w:top w:val="none" w:sz="0" w:space="0" w:color="auto"/>
        <w:left w:val="none" w:sz="0" w:space="0" w:color="auto"/>
        <w:bottom w:val="none" w:sz="0" w:space="0" w:color="auto"/>
        <w:right w:val="none" w:sz="0" w:space="0" w:color="auto"/>
      </w:divBdr>
    </w:div>
    <w:div w:id="1526869589">
      <w:marLeft w:val="0"/>
      <w:marRight w:val="0"/>
      <w:marTop w:val="0"/>
      <w:marBottom w:val="0"/>
      <w:divBdr>
        <w:top w:val="none" w:sz="0" w:space="0" w:color="auto"/>
        <w:left w:val="none" w:sz="0" w:space="0" w:color="auto"/>
        <w:bottom w:val="none" w:sz="0" w:space="0" w:color="auto"/>
        <w:right w:val="none" w:sz="0" w:space="0" w:color="auto"/>
      </w:divBdr>
    </w:div>
    <w:div w:id="1526943431">
      <w:marLeft w:val="0"/>
      <w:marRight w:val="0"/>
      <w:marTop w:val="0"/>
      <w:marBottom w:val="0"/>
      <w:divBdr>
        <w:top w:val="none" w:sz="0" w:space="0" w:color="auto"/>
        <w:left w:val="none" w:sz="0" w:space="0" w:color="auto"/>
        <w:bottom w:val="none" w:sz="0" w:space="0" w:color="auto"/>
        <w:right w:val="none" w:sz="0" w:space="0" w:color="auto"/>
      </w:divBdr>
    </w:div>
    <w:div w:id="1526944590">
      <w:marLeft w:val="0"/>
      <w:marRight w:val="0"/>
      <w:marTop w:val="0"/>
      <w:marBottom w:val="0"/>
      <w:divBdr>
        <w:top w:val="none" w:sz="0" w:space="0" w:color="auto"/>
        <w:left w:val="none" w:sz="0" w:space="0" w:color="auto"/>
        <w:bottom w:val="none" w:sz="0" w:space="0" w:color="auto"/>
        <w:right w:val="none" w:sz="0" w:space="0" w:color="auto"/>
      </w:divBdr>
    </w:div>
    <w:div w:id="1526944856">
      <w:marLeft w:val="0"/>
      <w:marRight w:val="0"/>
      <w:marTop w:val="0"/>
      <w:marBottom w:val="0"/>
      <w:divBdr>
        <w:top w:val="none" w:sz="0" w:space="0" w:color="auto"/>
        <w:left w:val="none" w:sz="0" w:space="0" w:color="auto"/>
        <w:bottom w:val="none" w:sz="0" w:space="0" w:color="auto"/>
        <w:right w:val="none" w:sz="0" w:space="0" w:color="auto"/>
      </w:divBdr>
    </w:div>
    <w:div w:id="1527015292">
      <w:marLeft w:val="0"/>
      <w:marRight w:val="0"/>
      <w:marTop w:val="0"/>
      <w:marBottom w:val="0"/>
      <w:divBdr>
        <w:top w:val="none" w:sz="0" w:space="0" w:color="auto"/>
        <w:left w:val="none" w:sz="0" w:space="0" w:color="auto"/>
        <w:bottom w:val="none" w:sz="0" w:space="0" w:color="auto"/>
        <w:right w:val="none" w:sz="0" w:space="0" w:color="auto"/>
      </w:divBdr>
    </w:div>
    <w:div w:id="1527061074">
      <w:marLeft w:val="0"/>
      <w:marRight w:val="0"/>
      <w:marTop w:val="0"/>
      <w:marBottom w:val="0"/>
      <w:divBdr>
        <w:top w:val="none" w:sz="0" w:space="0" w:color="auto"/>
        <w:left w:val="none" w:sz="0" w:space="0" w:color="auto"/>
        <w:bottom w:val="none" w:sz="0" w:space="0" w:color="auto"/>
        <w:right w:val="none" w:sz="0" w:space="0" w:color="auto"/>
      </w:divBdr>
    </w:div>
    <w:div w:id="1527209198">
      <w:marLeft w:val="0"/>
      <w:marRight w:val="0"/>
      <w:marTop w:val="0"/>
      <w:marBottom w:val="0"/>
      <w:divBdr>
        <w:top w:val="none" w:sz="0" w:space="0" w:color="auto"/>
        <w:left w:val="none" w:sz="0" w:space="0" w:color="auto"/>
        <w:bottom w:val="none" w:sz="0" w:space="0" w:color="auto"/>
        <w:right w:val="none" w:sz="0" w:space="0" w:color="auto"/>
      </w:divBdr>
    </w:div>
    <w:div w:id="1527254680">
      <w:marLeft w:val="0"/>
      <w:marRight w:val="0"/>
      <w:marTop w:val="0"/>
      <w:marBottom w:val="0"/>
      <w:divBdr>
        <w:top w:val="none" w:sz="0" w:space="0" w:color="auto"/>
        <w:left w:val="none" w:sz="0" w:space="0" w:color="auto"/>
        <w:bottom w:val="none" w:sz="0" w:space="0" w:color="auto"/>
        <w:right w:val="none" w:sz="0" w:space="0" w:color="auto"/>
      </w:divBdr>
    </w:div>
    <w:div w:id="1527257068">
      <w:marLeft w:val="0"/>
      <w:marRight w:val="0"/>
      <w:marTop w:val="0"/>
      <w:marBottom w:val="0"/>
      <w:divBdr>
        <w:top w:val="none" w:sz="0" w:space="0" w:color="auto"/>
        <w:left w:val="none" w:sz="0" w:space="0" w:color="auto"/>
        <w:bottom w:val="none" w:sz="0" w:space="0" w:color="auto"/>
        <w:right w:val="none" w:sz="0" w:space="0" w:color="auto"/>
      </w:divBdr>
    </w:div>
    <w:div w:id="1527325437">
      <w:marLeft w:val="0"/>
      <w:marRight w:val="0"/>
      <w:marTop w:val="0"/>
      <w:marBottom w:val="0"/>
      <w:divBdr>
        <w:top w:val="none" w:sz="0" w:space="0" w:color="auto"/>
        <w:left w:val="none" w:sz="0" w:space="0" w:color="auto"/>
        <w:bottom w:val="none" w:sz="0" w:space="0" w:color="auto"/>
        <w:right w:val="none" w:sz="0" w:space="0" w:color="auto"/>
      </w:divBdr>
    </w:div>
    <w:div w:id="1527325635">
      <w:bodyDiv w:val="1"/>
      <w:marLeft w:val="0"/>
      <w:marRight w:val="0"/>
      <w:marTop w:val="0"/>
      <w:marBottom w:val="0"/>
      <w:divBdr>
        <w:top w:val="none" w:sz="0" w:space="0" w:color="auto"/>
        <w:left w:val="none" w:sz="0" w:space="0" w:color="auto"/>
        <w:bottom w:val="none" w:sz="0" w:space="0" w:color="auto"/>
        <w:right w:val="none" w:sz="0" w:space="0" w:color="auto"/>
      </w:divBdr>
    </w:div>
    <w:div w:id="1527327849">
      <w:marLeft w:val="0"/>
      <w:marRight w:val="0"/>
      <w:marTop w:val="0"/>
      <w:marBottom w:val="0"/>
      <w:divBdr>
        <w:top w:val="none" w:sz="0" w:space="0" w:color="auto"/>
        <w:left w:val="none" w:sz="0" w:space="0" w:color="auto"/>
        <w:bottom w:val="none" w:sz="0" w:space="0" w:color="auto"/>
        <w:right w:val="none" w:sz="0" w:space="0" w:color="auto"/>
      </w:divBdr>
    </w:div>
    <w:div w:id="1527404988">
      <w:marLeft w:val="480"/>
      <w:marRight w:val="0"/>
      <w:marTop w:val="0"/>
      <w:marBottom w:val="0"/>
      <w:divBdr>
        <w:top w:val="none" w:sz="0" w:space="0" w:color="auto"/>
        <w:left w:val="none" w:sz="0" w:space="0" w:color="auto"/>
        <w:bottom w:val="none" w:sz="0" w:space="0" w:color="auto"/>
        <w:right w:val="none" w:sz="0" w:space="0" w:color="auto"/>
      </w:divBdr>
    </w:div>
    <w:div w:id="1527480204">
      <w:marLeft w:val="0"/>
      <w:marRight w:val="0"/>
      <w:marTop w:val="0"/>
      <w:marBottom w:val="0"/>
      <w:divBdr>
        <w:top w:val="none" w:sz="0" w:space="0" w:color="auto"/>
        <w:left w:val="none" w:sz="0" w:space="0" w:color="auto"/>
        <w:bottom w:val="none" w:sz="0" w:space="0" w:color="auto"/>
        <w:right w:val="none" w:sz="0" w:space="0" w:color="auto"/>
      </w:divBdr>
    </w:div>
    <w:div w:id="1527518554">
      <w:marLeft w:val="0"/>
      <w:marRight w:val="0"/>
      <w:marTop w:val="0"/>
      <w:marBottom w:val="0"/>
      <w:divBdr>
        <w:top w:val="none" w:sz="0" w:space="0" w:color="auto"/>
        <w:left w:val="none" w:sz="0" w:space="0" w:color="auto"/>
        <w:bottom w:val="none" w:sz="0" w:space="0" w:color="auto"/>
        <w:right w:val="none" w:sz="0" w:space="0" w:color="auto"/>
      </w:divBdr>
    </w:div>
    <w:div w:id="1527712644">
      <w:marLeft w:val="0"/>
      <w:marRight w:val="0"/>
      <w:marTop w:val="0"/>
      <w:marBottom w:val="0"/>
      <w:divBdr>
        <w:top w:val="none" w:sz="0" w:space="0" w:color="auto"/>
        <w:left w:val="none" w:sz="0" w:space="0" w:color="auto"/>
        <w:bottom w:val="none" w:sz="0" w:space="0" w:color="auto"/>
        <w:right w:val="none" w:sz="0" w:space="0" w:color="auto"/>
      </w:divBdr>
    </w:div>
    <w:div w:id="1527791783">
      <w:marLeft w:val="0"/>
      <w:marRight w:val="0"/>
      <w:marTop w:val="0"/>
      <w:marBottom w:val="0"/>
      <w:divBdr>
        <w:top w:val="none" w:sz="0" w:space="0" w:color="auto"/>
        <w:left w:val="none" w:sz="0" w:space="0" w:color="auto"/>
        <w:bottom w:val="none" w:sz="0" w:space="0" w:color="auto"/>
        <w:right w:val="none" w:sz="0" w:space="0" w:color="auto"/>
      </w:divBdr>
    </w:div>
    <w:div w:id="1527794754">
      <w:bodyDiv w:val="1"/>
      <w:marLeft w:val="0"/>
      <w:marRight w:val="0"/>
      <w:marTop w:val="0"/>
      <w:marBottom w:val="0"/>
      <w:divBdr>
        <w:top w:val="none" w:sz="0" w:space="0" w:color="auto"/>
        <w:left w:val="none" w:sz="0" w:space="0" w:color="auto"/>
        <w:bottom w:val="none" w:sz="0" w:space="0" w:color="auto"/>
        <w:right w:val="none" w:sz="0" w:space="0" w:color="auto"/>
      </w:divBdr>
    </w:div>
    <w:div w:id="1527870779">
      <w:marLeft w:val="0"/>
      <w:marRight w:val="0"/>
      <w:marTop w:val="0"/>
      <w:marBottom w:val="0"/>
      <w:divBdr>
        <w:top w:val="none" w:sz="0" w:space="0" w:color="auto"/>
        <w:left w:val="none" w:sz="0" w:space="0" w:color="auto"/>
        <w:bottom w:val="none" w:sz="0" w:space="0" w:color="auto"/>
        <w:right w:val="none" w:sz="0" w:space="0" w:color="auto"/>
      </w:divBdr>
    </w:div>
    <w:div w:id="1527937889">
      <w:marLeft w:val="0"/>
      <w:marRight w:val="0"/>
      <w:marTop w:val="0"/>
      <w:marBottom w:val="0"/>
      <w:divBdr>
        <w:top w:val="none" w:sz="0" w:space="0" w:color="auto"/>
        <w:left w:val="none" w:sz="0" w:space="0" w:color="auto"/>
        <w:bottom w:val="none" w:sz="0" w:space="0" w:color="auto"/>
        <w:right w:val="none" w:sz="0" w:space="0" w:color="auto"/>
      </w:divBdr>
    </w:div>
    <w:div w:id="1527983103">
      <w:marLeft w:val="0"/>
      <w:marRight w:val="0"/>
      <w:marTop w:val="0"/>
      <w:marBottom w:val="0"/>
      <w:divBdr>
        <w:top w:val="none" w:sz="0" w:space="0" w:color="auto"/>
        <w:left w:val="none" w:sz="0" w:space="0" w:color="auto"/>
        <w:bottom w:val="none" w:sz="0" w:space="0" w:color="auto"/>
        <w:right w:val="none" w:sz="0" w:space="0" w:color="auto"/>
      </w:divBdr>
    </w:div>
    <w:div w:id="1527983335">
      <w:marLeft w:val="0"/>
      <w:marRight w:val="0"/>
      <w:marTop w:val="0"/>
      <w:marBottom w:val="0"/>
      <w:divBdr>
        <w:top w:val="none" w:sz="0" w:space="0" w:color="auto"/>
        <w:left w:val="none" w:sz="0" w:space="0" w:color="auto"/>
        <w:bottom w:val="none" w:sz="0" w:space="0" w:color="auto"/>
        <w:right w:val="none" w:sz="0" w:space="0" w:color="auto"/>
      </w:divBdr>
    </w:div>
    <w:div w:id="1528055365">
      <w:marLeft w:val="0"/>
      <w:marRight w:val="0"/>
      <w:marTop w:val="0"/>
      <w:marBottom w:val="0"/>
      <w:divBdr>
        <w:top w:val="none" w:sz="0" w:space="0" w:color="auto"/>
        <w:left w:val="none" w:sz="0" w:space="0" w:color="auto"/>
        <w:bottom w:val="none" w:sz="0" w:space="0" w:color="auto"/>
        <w:right w:val="none" w:sz="0" w:space="0" w:color="auto"/>
      </w:divBdr>
    </w:div>
    <w:div w:id="1528177413">
      <w:marLeft w:val="0"/>
      <w:marRight w:val="0"/>
      <w:marTop w:val="0"/>
      <w:marBottom w:val="0"/>
      <w:divBdr>
        <w:top w:val="none" w:sz="0" w:space="0" w:color="auto"/>
        <w:left w:val="none" w:sz="0" w:space="0" w:color="auto"/>
        <w:bottom w:val="none" w:sz="0" w:space="0" w:color="auto"/>
        <w:right w:val="none" w:sz="0" w:space="0" w:color="auto"/>
      </w:divBdr>
    </w:div>
    <w:div w:id="1528327602">
      <w:marLeft w:val="0"/>
      <w:marRight w:val="0"/>
      <w:marTop w:val="0"/>
      <w:marBottom w:val="0"/>
      <w:divBdr>
        <w:top w:val="none" w:sz="0" w:space="0" w:color="auto"/>
        <w:left w:val="none" w:sz="0" w:space="0" w:color="auto"/>
        <w:bottom w:val="none" w:sz="0" w:space="0" w:color="auto"/>
        <w:right w:val="none" w:sz="0" w:space="0" w:color="auto"/>
      </w:divBdr>
    </w:div>
    <w:div w:id="1528642764">
      <w:marLeft w:val="0"/>
      <w:marRight w:val="0"/>
      <w:marTop w:val="0"/>
      <w:marBottom w:val="0"/>
      <w:divBdr>
        <w:top w:val="none" w:sz="0" w:space="0" w:color="auto"/>
        <w:left w:val="none" w:sz="0" w:space="0" w:color="auto"/>
        <w:bottom w:val="none" w:sz="0" w:space="0" w:color="auto"/>
        <w:right w:val="none" w:sz="0" w:space="0" w:color="auto"/>
      </w:divBdr>
    </w:div>
    <w:div w:id="1528711003">
      <w:marLeft w:val="0"/>
      <w:marRight w:val="0"/>
      <w:marTop w:val="0"/>
      <w:marBottom w:val="0"/>
      <w:divBdr>
        <w:top w:val="none" w:sz="0" w:space="0" w:color="auto"/>
        <w:left w:val="none" w:sz="0" w:space="0" w:color="auto"/>
        <w:bottom w:val="none" w:sz="0" w:space="0" w:color="auto"/>
        <w:right w:val="none" w:sz="0" w:space="0" w:color="auto"/>
      </w:divBdr>
    </w:div>
    <w:div w:id="1528717138">
      <w:marLeft w:val="0"/>
      <w:marRight w:val="0"/>
      <w:marTop w:val="0"/>
      <w:marBottom w:val="0"/>
      <w:divBdr>
        <w:top w:val="none" w:sz="0" w:space="0" w:color="auto"/>
        <w:left w:val="none" w:sz="0" w:space="0" w:color="auto"/>
        <w:bottom w:val="none" w:sz="0" w:space="0" w:color="auto"/>
        <w:right w:val="none" w:sz="0" w:space="0" w:color="auto"/>
      </w:divBdr>
    </w:div>
    <w:div w:id="1528831069">
      <w:marLeft w:val="0"/>
      <w:marRight w:val="0"/>
      <w:marTop w:val="0"/>
      <w:marBottom w:val="0"/>
      <w:divBdr>
        <w:top w:val="none" w:sz="0" w:space="0" w:color="auto"/>
        <w:left w:val="none" w:sz="0" w:space="0" w:color="auto"/>
        <w:bottom w:val="none" w:sz="0" w:space="0" w:color="auto"/>
        <w:right w:val="none" w:sz="0" w:space="0" w:color="auto"/>
      </w:divBdr>
    </w:div>
    <w:div w:id="1528831438">
      <w:marLeft w:val="0"/>
      <w:marRight w:val="0"/>
      <w:marTop w:val="0"/>
      <w:marBottom w:val="0"/>
      <w:divBdr>
        <w:top w:val="none" w:sz="0" w:space="0" w:color="auto"/>
        <w:left w:val="none" w:sz="0" w:space="0" w:color="auto"/>
        <w:bottom w:val="none" w:sz="0" w:space="0" w:color="auto"/>
        <w:right w:val="none" w:sz="0" w:space="0" w:color="auto"/>
      </w:divBdr>
    </w:div>
    <w:div w:id="1528980602">
      <w:marLeft w:val="0"/>
      <w:marRight w:val="0"/>
      <w:marTop w:val="0"/>
      <w:marBottom w:val="0"/>
      <w:divBdr>
        <w:top w:val="none" w:sz="0" w:space="0" w:color="auto"/>
        <w:left w:val="none" w:sz="0" w:space="0" w:color="auto"/>
        <w:bottom w:val="none" w:sz="0" w:space="0" w:color="auto"/>
        <w:right w:val="none" w:sz="0" w:space="0" w:color="auto"/>
      </w:divBdr>
    </w:div>
    <w:div w:id="1528986445">
      <w:marLeft w:val="0"/>
      <w:marRight w:val="0"/>
      <w:marTop w:val="0"/>
      <w:marBottom w:val="0"/>
      <w:divBdr>
        <w:top w:val="none" w:sz="0" w:space="0" w:color="auto"/>
        <w:left w:val="none" w:sz="0" w:space="0" w:color="auto"/>
        <w:bottom w:val="none" w:sz="0" w:space="0" w:color="auto"/>
        <w:right w:val="none" w:sz="0" w:space="0" w:color="auto"/>
      </w:divBdr>
    </w:div>
    <w:div w:id="1529028177">
      <w:marLeft w:val="0"/>
      <w:marRight w:val="0"/>
      <w:marTop w:val="0"/>
      <w:marBottom w:val="0"/>
      <w:divBdr>
        <w:top w:val="none" w:sz="0" w:space="0" w:color="auto"/>
        <w:left w:val="none" w:sz="0" w:space="0" w:color="auto"/>
        <w:bottom w:val="none" w:sz="0" w:space="0" w:color="auto"/>
        <w:right w:val="none" w:sz="0" w:space="0" w:color="auto"/>
      </w:divBdr>
    </w:div>
    <w:div w:id="1529172634">
      <w:marLeft w:val="0"/>
      <w:marRight w:val="0"/>
      <w:marTop w:val="0"/>
      <w:marBottom w:val="0"/>
      <w:divBdr>
        <w:top w:val="none" w:sz="0" w:space="0" w:color="auto"/>
        <w:left w:val="none" w:sz="0" w:space="0" w:color="auto"/>
        <w:bottom w:val="none" w:sz="0" w:space="0" w:color="auto"/>
        <w:right w:val="none" w:sz="0" w:space="0" w:color="auto"/>
      </w:divBdr>
    </w:div>
    <w:div w:id="1529218653">
      <w:marLeft w:val="0"/>
      <w:marRight w:val="0"/>
      <w:marTop w:val="0"/>
      <w:marBottom w:val="0"/>
      <w:divBdr>
        <w:top w:val="none" w:sz="0" w:space="0" w:color="auto"/>
        <w:left w:val="none" w:sz="0" w:space="0" w:color="auto"/>
        <w:bottom w:val="none" w:sz="0" w:space="0" w:color="auto"/>
        <w:right w:val="none" w:sz="0" w:space="0" w:color="auto"/>
      </w:divBdr>
    </w:div>
    <w:div w:id="1529218665">
      <w:marLeft w:val="0"/>
      <w:marRight w:val="0"/>
      <w:marTop w:val="0"/>
      <w:marBottom w:val="0"/>
      <w:divBdr>
        <w:top w:val="none" w:sz="0" w:space="0" w:color="auto"/>
        <w:left w:val="none" w:sz="0" w:space="0" w:color="auto"/>
        <w:bottom w:val="none" w:sz="0" w:space="0" w:color="auto"/>
        <w:right w:val="none" w:sz="0" w:space="0" w:color="auto"/>
      </w:divBdr>
    </w:div>
    <w:div w:id="1529220870">
      <w:marLeft w:val="0"/>
      <w:marRight w:val="0"/>
      <w:marTop w:val="0"/>
      <w:marBottom w:val="0"/>
      <w:divBdr>
        <w:top w:val="none" w:sz="0" w:space="0" w:color="auto"/>
        <w:left w:val="none" w:sz="0" w:space="0" w:color="auto"/>
        <w:bottom w:val="none" w:sz="0" w:space="0" w:color="auto"/>
        <w:right w:val="none" w:sz="0" w:space="0" w:color="auto"/>
      </w:divBdr>
    </w:div>
    <w:div w:id="1529220935">
      <w:marLeft w:val="0"/>
      <w:marRight w:val="0"/>
      <w:marTop w:val="0"/>
      <w:marBottom w:val="0"/>
      <w:divBdr>
        <w:top w:val="none" w:sz="0" w:space="0" w:color="auto"/>
        <w:left w:val="none" w:sz="0" w:space="0" w:color="auto"/>
        <w:bottom w:val="none" w:sz="0" w:space="0" w:color="auto"/>
        <w:right w:val="none" w:sz="0" w:space="0" w:color="auto"/>
      </w:divBdr>
    </w:div>
    <w:div w:id="1529292137">
      <w:marLeft w:val="0"/>
      <w:marRight w:val="0"/>
      <w:marTop w:val="0"/>
      <w:marBottom w:val="0"/>
      <w:divBdr>
        <w:top w:val="none" w:sz="0" w:space="0" w:color="auto"/>
        <w:left w:val="none" w:sz="0" w:space="0" w:color="auto"/>
        <w:bottom w:val="none" w:sz="0" w:space="0" w:color="auto"/>
        <w:right w:val="none" w:sz="0" w:space="0" w:color="auto"/>
      </w:divBdr>
    </w:div>
    <w:div w:id="1529294797">
      <w:marLeft w:val="0"/>
      <w:marRight w:val="0"/>
      <w:marTop w:val="0"/>
      <w:marBottom w:val="0"/>
      <w:divBdr>
        <w:top w:val="none" w:sz="0" w:space="0" w:color="auto"/>
        <w:left w:val="none" w:sz="0" w:space="0" w:color="auto"/>
        <w:bottom w:val="none" w:sz="0" w:space="0" w:color="auto"/>
        <w:right w:val="none" w:sz="0" w:space="0" w:color="auto"/>
      </w:divBdr>
    </w:div>
    <w:div w:id="1529374449">
      <w:marLeft w:val="0"/>
      <w:marRight w:val="0"/>
      <w:marTop w:val="0"/>
      <w:marBottom w:val="0"/>
      <w:divBdr>
        <w:top w:val="none" w:sz="0" w:space="0" w:color="auto"/>
        <w:left w:val="none" w:sz="0" w:space="0" w:color="auto"/>
        <w:bottom w:val="none" w:sz="0" w:space="0" w:color="auto"/>
        <w:right w:val="none" w:sz="0" w:space="0" w:color="auto"/>
      </w:divBdr>
    </w:div>
    <w:div w:id="1529484340">
      <w:marLeft w:val="0"/>
      <w:marRight w:val="0"/>
      <w:marTop w:val="0"/>
      <w:marBottom w:val="0"/>
      <w:divBdr>
        <w:top w:val="none" w:sz="0" w:space="0" w:color="auto"/>
        <w:left w:val="none" w:sz="0" w:space="0" w:color="auto"/>
        <w:bottom w:val="none" w:sz="0" w:space="0" w:color="auto"/>
        <w:right w:val="none" w:sz="0" w:space="0" w:color="auto"/>
      </w:divBdr>
    </w:div>
    <w:div w:id="1529830083">
      <w:marLeft w:val="0"/>
      <w:marRight w:val="0"/>
      <w:marTop w:val="0"/>
      <w:marBottom w:val="0"/>
      <w:divBdr>
        <w:top w:val="none" w:sz="0" w:space="0" w:color="auto"/>
        <w:left w:val="none" w:sz="0" w:space="0" w:color="auto"/>
        <w:bottom w:val="none" w:sz="0" w:space="0" w:color="auto"/>
        <w:right w:val="none" w:sz="0" w:space="0" w:color="auto"/>
      </w:divBdr>
    </w:div>
    <w:div w:id="1529836578">
      <w:marLeft w:val="0"/>
      <w:marRight w:val="0"/>
      <w:marTop w:val="0"/>
      <w:marBottom w:val="0"/>
      <w:divBdr>
        <w:top w:val="none" w:sz="0" w:space="0" w:color="auto"/>
        <w:left w:val="none" w:sz="0" w:space="0" w:color="auto"/>
        <w:bottom w:val="none" w:sz="0" w:space="0" w:color="auto"/>
        <w:right w:val="none" w:sz="0" w:space="0" w:color="auto"/>
      </w:divBdr>
    </w:div>
    <w:div w:id="1529878254">
      <w:marLeft w:val="0"/>
      <w:marRight w:val="0"/>
      <w:marTop w:val="0"/>
      <w:marBottom w:val="0"/>
      <w:divBdr>
        <w:top w:val="none" w:sz="0" w:space="0" w:color="auto"/>
        <w:left w:val="none" w:sz="0" w:space="0" w:color="auto"/>
        <w:bottom w:val="none" w:sz="0" w:space="0" w:color="auto"/>
        <w:right w:val="none" w:sz="0" w:space="0" w:color="auto"/>
      </w:divBdr>
    </w:div>
    <w:div w:id="1529945436">
      <w:marLeft w:val="0"/>
      <w:marRight w:val="0"/>
      <w:marTop w:val="0"/>
      <w:marBottom w:val="0"/>
      <w:divBdr>
        <w:top w:val="none" w:sz="0" w:space="0" w:color="auto"/>
        <w:left w:val="none" w:sz="0" w:space="0" w:color="auto"/>
        <w:bottom w:val="none" w:sz="0" w:space="0" w:color="auto"/>
        <w:right w:val="none" w:sz="0" w:space="0" w:color="auto"/>
      </w:divBdr>
    </w:div>
    <w:div w:id="1530070813">
      <w:marLeft w:val="0"/>
      <w:marRight w:val="0"/>
      <w:marTop w:val="0"/>
      <w:marBottom w:val="0"/>
      <w:divBdr>
        <w:top w:val="none" w:sz="0" w:space="0" w:color="auto"/>
        <w:left w:val="none" w:sz="0" w:space="0" w:color="auto"/>
        <w:bottom w:val="none" w:sz="0" w:space="0" w:color="auto"/>
        <w:right w:val="none" w:sz="0" w:space="0" w:color="auto"/>
      </w:divBdr>
    </w:div>
    <w:div w:id="1530139579">
      <w:marLeft w:val="0"/>
      <w:marRight w:val="0"/>
      <w:marTop w:val="0"/>
      <w:marBottom w:val="0"/>
      <w:divBdr>
        <w:top w:val="none" w:sz="0" w:space="0" w:color="auto"/>
        <w:left w:val="none" w:sz="0" w:space="0" w:color="auto"/>
        <w:bottom w:val="none" w:sz="0" w:space="0" w:color="auto"/>
        <w:right w:val="none" w:sz="0" w:space="0" w:color="auto"/>
      </w:divBdr>
    </w:div>
    <w:div w:id="1530146271">
      <w:marLeft w:val="0"/>
      <w:marRight w:val="0"/>
      <w:marTop w:val="0"/>
      <w:marBottom w:val="0"/>
      <w:divBdr>
        <w:top w:val="none" w:sz="0" w:space="0" w:color="auto"/>
        <w:left w:val="none" w:sz="0" w:space="0" w:color="auto"/>
        <w:bottom w:val="none" w:sz="0" w:space="0" w:color="auto"/>
        <w:right w:val="none" w:sz="0" w:space="0" w:color="auto"/>
      </w:divBdr>
    </w:div>
    <w:div w:id="1530334224">
      <w:marLeft w:val="0"/>
      <w:marRight w:val="0"/>
      <w:marTop w:val="0"/>
      <w:marBottom w:val="0"/>
      <w:divBdr>
        <w:top w:val="none" w:sz="0" w:space="0" w:color="auto"/>
        <w:left w:val="none" w:sz="0" w:space="0" w:color="auto"/>
        <w:bottom w:val="none" w:sz="0" w:space="0" w:color="auto"/>
        <w:right w:val="none" w:sz="0" w:space="0" w:color="auto"/>
      </w:divBdr>
    </w:div>
    <w:div w:id="1530335075">
      <w:marLeft w:val="0"/>
      <w:marRight w:val="0"/>
      <w:marTop w:val="0"/>
      <w:marBottom w:val="0"/>
      <w:divBdr>
        <w:top w:val="none" w:sz="0" w:space="0" w:color="auto"/>
        <w:left w:val="none" w:sz="0" w:space="0" w:color="auto"/>
        <w:bottom w:val="none" w:sz="0" w:space="0" w:color="auto"/>
        <w:right w:val="none" w:sz="0" w:space="0" w:color="auto"/>
      </w:divBdr>
    </w:div>
    <w:div w:id="1530341707">
      <w:marLeft w:val="0"/>
      <w:marRight w:val="0"/>
      <w:marTop w:val="0"/>
      <w:marBottom w:val="0"/>
      <w:divBdr>
        <w:top w:val="none" w:sz="0" w:space="0" w:color="auto"/>
        <w:left w:val="none" w:sz="0" w:space="0" w:color="auto"/>
        <w:bottom w:val="none" w:sz="0" w:space="0" w:color="auto"/>
        <w:right w:val="none" w:sz="0" w:space="0" w:color="auto"/>
      </w:divBdr>
    </w:div>
    <w:div w:id="1530415689">
      <w:marLeft w:val="0"/>
      <w:marRight w:val="0"/>
      <w:marTop w:val="0"/>
      <w:marBottom w:val="0"/>
      <w:divBdr>
        <w:top w:val="none" w:sz="0" w:space="0" w:color="auto"/>
        <w:left w:val="none" w:sz="0" w:space="0" w:color="auto"/>
        <w:bottom w:val="none" w:sz="0" w:space="0" w:color="auto"/>
        <w:right w:val="none" w:sz="0" w:space="0" w:color="auto"/>
      </w:divBdr>
    </w:div>
    <w:div w:id="1530485690">
      <w:marLeft w:val="0"/>
      <w:marRight w:val="0"/>
      <w:marTop w:val="0"/>
      <w:marBottom w:val="0"/>
      <w:divBdr>
        <w:top w:val="none" w:sz="0" w:space="0" w:color="auto"/>
        <w:left w:val="none" w:sz="0" w:space="0" w:color="auto"/>
        <w:bottom w:val="none" w:sz="0" w:space="0" w:color="auto"/>
        <w:right w:val="none" w:sz="0" w:space="0" w:color="auto"/>
      </w:divBdr>
    </w:div>
    <w:div w:id="1530489974">
      <w:marLeft w:val="0"/>
      <w:marRight w:val="0"/>
      <w:marTop w:val="0"/>
      <w:marBottom w:val="0"/>
      <w:divBdr>
        <w:top w:val="none" w:sz="0" w:space="0" w:color="auto"/>
        <w:left w:val="none" w:sz="0" w:space="0" w:color="auto"/>
        <w:bottom w:val="none" w:sz="0" w:space="0" w:color="auto"/>
        <w:right w:val="none" w:sz="0" w:space="0" w:color="auto"/>
      </w:divBdr>
    </w:div>
    <w:div w:id="1530560499">
      <w:marLeft w:val="0"/>
      <w:marRight w:val="0"/>
      <w:marTop w:val="0"/>
      <w:marBottom w:val="0"/>
      <w:divBdr>
        <w:top w:val="none" w:sz="0" w:space="0" w:color="auto"/>
        <w:left w:val="none" w:sz="0" w:space="0" w:color="auto"/>
        <w:bottom w:val="none" w:sz="0" w:space="0" w:color="auto"/>
        <w:right w:val="none" w:sz="0" w:space="0" w:color="auto"/>
      </w:divBdr>
    </w:div>
    <w:div w:id="1530605930">
      <w:marLeft w:val="0"/>
      <w:marRight w:val="0"/>
      <w:marTop w:val="0"/>
      <w:marBottom w:val="0"/>
      <w:divBdr>
        <w:top w:val="none" w:sz="0" w:space="0" w:color="auto"/>
        <w:left w:val="none" w:sz="0" w:space="0" w:color="auto"/>
        <w:bottom w:val="none" w:sz="0" w:space="0" w:color="auto"/>
        <w:right w:val="none" w:sz="0" w:space="0" w:color="auto"/>
      </w:divBdr>
    </w:div>
    <w:div w:id="1530676976">
      <w:marLeft w:val="0"/>
      <w:marRight w:val="0"/>
      <w:marTop w:val="0"/>
      <w:marBottom w:val="0"/>
      <w:divBdr>
        <w:top w:val="none" w:sz="0" w:space="0" w:color="auto"/>
        <w:left w:val="none" w:sz="0" w:space="0" w:color="auto"/>
        <w:bottom w:val="none" w:sz="0" w:space="0" w:color="auto"/>
        <w:right w:val="none" w:sz="0" w:space="0" w:color="auto"/>
      </w:divBdr>
    </w:div>
    <w:div w:id="1530869612">
      <w:marLeft w:val="0"/>
      <w:marRight w:val="0"/>
      <w:marTop w:val="0"/>
      <w:marBottom w:val="0"/>
      <w:divBdr>
        <w:top w:val="none" w:sz="0" w:space="0" w:color="auto"/>
        <w:left w:val="none" w:sz="0" w:space="0" w:color="auto"/>
        <w:bottom w:val="none" w:sz="0" w:space="0" w:color="auto"/>
        <w:right w:val="none" w:sz="0" w:space="0" w:color="auto"/>
      </w:divBdr>
    </w:div>
    <w:div w:id="1530946160">
      <w:marLeft w:val="0"/>
      <w:marRight w:val="0"/>
      <w:marTop w:val="0"/>
      <w:marBottom w:val="0"/>
      <w:divBdr>
        <w:top w:val="none" w:sz="0" w:space="0" w:color="auto"/>
        <w:left w:val="none" w:sz="0" w:space="0" w:color="auto"/>
        <w:bottom w:val="none" w:sz="0" w:space="0" w:color="auto"/>
        <w:right w:val="none" w:sz="0" w:space="0" w:color="auto"/>
      </w:divBdr>
    </w:div>
    <w:div w:id="1530946815">
      <w:marLeft w:val="0"/>
      <w:marRight w:val="0"/>
      <w:marTop w:val="0"/>
      <w:marBottom w:val="0"/>
      <w:divBdr>
        <w:top w:val="none" w:sz="0" w:space="0" w:color="auto"/>
        <w:left w:val="none" w:sz="0" w:space="0" w:color="auto"/>
        <w:bottom w:val="none" w:sz="0" w:space="0" w:color="auto"/>
        <w:right w:val="none" w:sz="0" w:space="0" w:color="auto"/>
      </w:divBdr>
    </w:div>
    <w:div w:id="1530948833">
      <w:marLeft w:val="0"/>
      <w:marRight w:val="0"/>
      <w:marTop w:val="0"/>
      <w:marBottom w:val="0"/>
      <w:divBdr>
        <w:top w:val="none" w:sz="0" w:space="0" w:color="auto"/>
        <w:left w:val="none" w:sz="0" w:space="0" w:color="auto"/>
        <w:bottom w:val="none" w:sz="0" w:space="0" w:color="auto"/>
        <w:right w:val="none" w:sz="0" w:space="0" w:color="auto"/>
      </w:divBdr>
    </w:div>
    <w:div w:id="1530950738">
      <w:marLeft w:val="0"/>
      <w:marRight w:val="0"/>
      <w:marTop w:val="0"/>
      <w:marBottom w:val="0"/>
      <w:divBdr>
        <w:top w:val="none" w:sz="0" w:space="0" w:color="auto"/>
        <w:left w:val="none" w:sz="0" w:space="0" w:color="auto"/>
        <w:bottom w:val="none" w:sz="0" w:space="0" w:color="auto"/>
        <w:right w:val="none" w:sz="0" w:space="0" w:color="auto"/>
      </w:divBdr>
    </w:div>
    <w:div w:id="1530992237">
      <w:marLeft w:val="0"/>
      <w:marRight w:val="0"/>
      <w:marTop w:val="0"/>
      <w:marBottom w:val="0"/>
      <w:divBdr>
        <w:top w:val="none" w:sz="0" w:space="0" w:color="auto"/>
        <w:left w:val="none" w:sz="0" w:space="0" w:color="auto"/>
        <w:bottom w:val="none" w:sz="0" w:space="0" w:color="auto"/>
        <w:right w:val="none" w:sz="0" w:space="0" w:color="auto"/>
      </w:divBdr>
    </w:div>
    <w:div w:id="1531147357">
      <w:marLeft w:val="0"/>
      <w:marRight w:val="0"/>
      <w:marTop w:val="0"/>
      <w:marBottom w:val="0"/>
      <w:divBdr>
        <w:top w:val="none" w:sz="0" w:space="0" w:color="auto"/>
        <w:left w:val="none" w:sz="0" w:space="0" w:color="auto"/>
        <w:bottom w:val="none" w:sz="0" w:space="0" w:color="auto"/>
        <w:right w:val="none" w:sz="0" w:space="0" w:color="auto"/>
      </w:divBdr>
    </w:div>
    <w:div w:id="1531187253">
      <w:marLeft w:val="0"/>
      <w:marRight w:val="0"/>
      <w:marTop w:val="0"/>
      <w:marBottom w:val="0"/>
      <w:divBdr>
        <w:top w:val="none" w:sz="0" w:space="0" w:color="auto"/>
        <w:left w:val="none" w:sz="0" w:space="0" w:color="auto"/>
        <w:bottom w:val="none" w:sz="0" w:space="0" w:color="auto"/>
        <w:right w:val="none" w:sz="0" w:space="0" w:color="auto"/>
      </w:divBdr>
    </w:div>
    <w:div w:id="1531213553">
      <w:bodyDiv w:val="1"/>
      <w:marLeft w:val="0"/>
      <w:marRight w:val="0"/>
      <w:marTop w:val="0"/>
      <w:marBottom w:val="0"/>
      <w:divBdr>
        <w:top w:val="none" w:sz="0" w:space="0" w:color="auto"/>
        <w:left w:val="none" w:sz="0" w:space="0" w:color="auto"/>
        <w:bottom w:val="none" w:sz="0" w:space="0" w:color="auto"/>
        <w:right w:val="none" w:sz="0" w:space="0" w:color="auto"/>
      </w:divBdr>
    </w:div>
    <w:div w:id="1531214503">
      <w:marLeft w:val="0"/>
      <w:marRight w:val="0"/>
      <w:marTop w:val="0"/>
      <w:marBottom w:val="0"/>
      <w:divBdr>
        <w:top w:val="none" w:sz="0" w:space="0" w:color="auto"/>
        <w:left w:val="none" w:sz="0" w:space="0" w:color="auto"/>
        <w:bottom w:val="none" w:sz="0" w:space="0" w:color="auto"/>
        <w:right w:val="none" w:sz="0" w:space="0" w:color="auto"/>
      </w:divBdr>
    </w:div>
    <w:div w:id="1531260233">
      <w:marLeft w:val="0"/>
      <w:marRight w:val="0"/>
      <w:marTop w:val="0"/>
      <w:marBottom w:val="0"/>
      <w:divBdr>
        <w:top w:val="none" w:sz="0" w:space="0" w:color="auto"/>
        <w:left w:val="none" w:sz="0" w:space="0" w:color="auto"/>
        <w:bottom w:val="none" w:sz="0" w:space="0" w:color="auto"/>
        <w:right w:val="none" w:sz="0" w:space="0" w:color="auto"/>
      </w:divBdr>
    </w:div>
    <w:div w:id="1531409094">
      <w:marLeft w:val="0"/>
      <w:marRight w:val="0"/>
      <w:marTop w:val="0"/>
      <w:marBottom w:val="0"/>
      <w:divBdr>
        <w:top w:val="none" w:sz="0" w:space="0" w:color="auto"/>
        <w:left w:val="none" w:sz="0" w:space="0" w:color="auto"/>
        <w:bottom w:val="none" w:sz="0" w:space="0" w:color="auto"/>
        <w:right w:val="none" w:sz="0" w:space="0" w:color="auto"/>
      </w:divBdr>
    </w:div>
    <w:div w:id="1531410839">
      <w:marLeft w:val="0"/>
      <w:marRight w:val="0"/>
      <w:marTop w:val="0"/>
      <w:marBottom w:val="0"/>
      <w:divBdr>
        <w:top w:val="none" w:sz="0" w:space="0" w:color="auto"/>
        <w:left w:val="none" w:sz="0" w:space="0" w:color="auto"/>
        <w:bottom w:val="none" w:sz="0" w:space="0" w:color="auto"/>
        <w:right w:val="none" w:sz="0" w:space="0" w:color="auto"/>
      </w:divBdr>
    </w:div>
    <w:div w:id="1531451666">
      <w:marLeft w:val="0"/>
      <w:marRight w:val="0"/>
      <w:marTop w:val="0"/>
      <w:marBottom w:val="0"/>
      <w:divBdr>
        <w:top w:val="none" w:sz="0" w:space="0" w:color="auto"/>
        <w:left w:val="none" w:sz="0" w:space="0" w:color="auto"/>
        <w:bottom w:val="none" w:sz="0" w:space="0" w:color="auto"/>
        <w:right w:val="none" w:sz="0" w:space="0" w:color="auto"/>
      </w:divBdr>
    </w:div>
    <w:div w:id="1531451860">
      <w:marLeft w:val="0"/>
      <w:marRight w:val="0"/>
      <w:marTop w:val="0"/>
      <w:marBottom w:val="0"/>
      <w:divBdr>
        <w:top w:val="none" w:sz="0" w:space="0" w:color="auto"/>
        <w:left w:val="none" w:sz="0" w:space="0" w:color="auto"/>
        <w:bottom w:val="none" w:sz="0" w:space="0" w:color="auto"/>
        <w:right w:val="none" w:sz="0" w:space="0" w:color="auto"/>
      </w:divBdr>
    </w:div>
    <w:div w:id="1531452901">
      <w:marLeft w:val="0"/>
      <w:marRight w:val="0"/>
      <w:marTop w:val="0"/>
      <w:marBottom w:val="0"/>
      <w:divBdr>
        <w:top w:val="none" w:sz="0" w:space="0" w:color="auto"/>
        <w:left w:val="none" w:sz="0" w:space="0" w:color="auto"/>
        <w:bottom w:val="none" w:sz="0" w:space="0" w:color="auto"/>
        <w:right w:val="none" w:sz="0" w:space="0" w:color="auto"/>
      </w:divBdr>
    </w:div>
    <w:div w:id="1531455181">
      <w:marLeft w:val="0"/>
      <w:marRight w:val="0"/>
      <w:marTop w:val="0"/>
      <w:marBottom w:val="0"/>
      <w:divBdr>
        <w:top w:val="none" w:sz="0" w:space="0" w:color="auto"/>
        <w:left w:val="none" w:sz="0" w:space="0" w:color="auto"/>
        <w:bottom w:val="none" w:sz="0" w:space="0" w:color="auto"/>
        <w:right w:val="none" w:sz="0" w:space="0" w:color="auto"/>
      </w:divBdr>
    </w:div>
    <w:div w:id="1531527894">
      <w:marLeft w:val="0"/>
      <w:marRight w:val="0"/>
      <w:marTop w:val="0"/>
      <w:marBottom w:val="0"/>
      <w:divBdr>
        <w:top w:val="none" w:sz="0" w:space="0" w:color="auto"/>
        <w:left w:val="none" w:sz="0" w:space="0" w:color="auto"/>
        <w:bottom w:val="none" w:sz="0" w:space="0" w:color="auto"/>
        <w:right w:val="none" w:sz="0" w:space="0" w:color="auto"/>
      </w:divBdr>
    </w:div>
    <w:div w:id="1531601217">
      <w:marLeft w:val="0"/>
      <w:marRight w:val="0"/>
      <w:marTop w:val="0"/>
      <w:marBottom w:val="0"/>
      <w:divBdr>
        <w:top w:val="none" w:sz="0" w:space="0" w:color="auto"/>
        <w:left w:val="none" w:sz="0" w:space="0" w:color="auto"/>
        <w:bottom w:val="none" w:sz="0" w:space="0" w:color="auto"/>
        <w:right w:val="none" w:sz="0" w:space="0" w:color="auto"/>
      </w:divBdr>
    </w:div>
    <w:div w:id="1531602569">
      <w:marLeft w:val="0"/>
      <w:marRight w:val="0"/>
      <w:marTop w:val="0"/>
      <w:marBottom w:val="0"/>
      <w:divBdr>
        <w:top w:val="none" w:sz="0" w:space="0" w:color="auto"/>
        <w:left w:val="none" w:sz="0" w:space="0" w:color="auto"/>
        <w:bottom w:val="none" w:sz="0" w:space="0" w:color="auto"/>
        <w:right w:val="none" w:sz="0" w:space="0" w:color="auto"/>
      </w:divBdr>
    </w:div>
    <w:div w:id="1531608228">
      <w:marLeft w:val="0"/>
      <w:marRight w:val="0"/>
      <w:marTop w:val="0"/>
      <w:marBottom w:val="0"/>
      <w:divBdr>
        <w:top w:val="none" w:sz="0" w:space="0" w:color="auto"/>
        <w:left w:val="none" w:sz="0" w:space="0" w:color="auto"/>
        <w:bottom w:val="none" w:sz="0" w:space="0" w:color="auto"/>
        <w:right w:val="none" w:sz="0" w:space="0" w:color="auto"/>
      </w:divBdr>
    </w:div>
    <w:div w:id="1531645872">
      <w:marLeft w:val="0"/>
      <w:marRight w:val="0"/>
      <w:marTop w:val="0"/>
      <w:marBottom w:val="0"/>
      <w:divBdr>
        <w:top w:val="none" w:sz="0" w:space="0" w:color="auto"/>
        <w:left w:val="none" w:sz="0" w:space="0" w:color="auto"/>
        <w:bottom w:val="none" w:sz="0" w:space="0" w:color="auto"/>
        <w:right w:val="none" w:sz="0" w:space="0" w:color="auto"/>
      </w:divBdr>
    </w:div>
    <w:div w:id="1531651516">
      <w:marLeft w:val="0"/>
      <w:marRight w:val="0"/>
      <w:marTop w:val="0"/>
      <w:marBottom w:val="0"/>
      <w:divBdr>
        <w:top w:val="none" w:sz="0" w:space="0" w:color="auto"/>
        <w:left w:val="none" w:sz="0" w:space="0" w:color="auto"/>
        <w:bottom w:val="none" w:sz="0" w:space="0" w:color="auto"/>
        <w:right w:val="none" w:sz="0" w:space="0" w:color="auto"/>
      </w:divBdr>
    </w:div>
    <w:div w:id="1531794745">
      <w:marLeft w:val="0"/>
      <w:marRight w:val="0"/>
      <w:marTop w:val="0"/>
      <w:marBottom w:val="0"/>
      <w:divBdr>
        <w:top w:val="none" w:sz="0" w:space="0" w:color="auto"/>
        <w:left w:val="none" w:sz="0" w:space="0" w:color="auto"/>
        <w:bottom w:val="none" w:sz="0" w:space="0" w:color="auto"/>
        <w:right w:val="none" w:sz="0" w:space="0" w:color="auto"/>
      </w:divBdr>
    </w:div>
    <w:div w:id="1532110381">
      <w:marLeft w:val="0"/>
      <w:marRight w:val="0"/>
      <w:marTop w:val="0"/>
      <w:marBottom w:val="0"/>
      <w:divBdr>
        <w:top w:val="none" w:sz="0" w:space="0" w:color="auto"/>
        <w:left w:val="none" w:sz="0" w:space="0" w:color="auto"/>
        <w:bottom w:val="none" w:sz="0" w:space="0" w:color="auto"/>
        <w:right w:val="none" w:sz="0" w:space="0" w:color="auto"/>
      </w:divBdr>
    </w:div>
    <w:div w:id="1532110836">
      <w:marLeft w:val="0"/>
      <w:marRight w:val="0"/>
      <w:marTop w:val="0"/>
      <w:marBottom w:val="0"/>
      <w:divBdr>
        <w:top w:val="none" w:sz="0" w:space="0" w:color="auto"/>
        <w:left w:val="none" w:sz="0" w:space="0" w:color="auto"/>
        <w:bottom w:val="none" w:sz="0" w:space="0" w:color="auto"/>
        <w:right w:val="none" w:sz="0" w:space="0" w:color="auto"/>
      </w:divBdr>
    </w:div>
    <w:div w:id="1532257544">
      <w:marLeft w:val="0"/>
      <w:marRight w:val="0"/>
      <w:marTop w:val="0"/>
      <w:marBottom w:val="0"/>
      <w:divBdr>
        <w:top w:val="none" w:sz="0" w:space="0" w:color="auto"/>
        <w:left w:val="none" w:sz="0" w:space="0" w:color="auto"/>
        <w:bottom w:val="none" w:sz="0" w:space="0" w:color="auto"/>
        <w:right w:val="none" w:sz="0" w:space="0" w:color="auto"/>
      </w:divBdr>
    </w:div>
    <w:div w:id="1532263543">
      <w:marLeft w:val="0"/>
      <w:marRight w:val="0"/>
      <w:marTop w:val="0"/>
      <w:marBottom w:val="0"/>
      <w:divBdr>
        <w:top w:val="none" w:sz="0" w:space="0" w:color="auto"/>
        <w:left w:val="none" w:sz="0" w:space="0" w:color="auto"/>
        <w:bottom w:val="none" w:sz="0" w:space="0" w:color="auto"/>
        <w:right w:val="none" w:sz="0" w:space="0" w:color="auto"/>
      </w:divBdr>
    </w:div>
    <w:div w:id="1532376238">
      <w:marLeft w:val="0"/>
      <w:marRight w:val="0"/>
      <w:marTop w:val="0"/>
      <w:marBottom w:val="0"/>
      <w:divBdr>
        <w:top w:val="none" w:sz="0" w:space="0" w:color="auto"/>
        <w:left w:val="none" w:sz="0" w:space="0" w:color="auto"/>
        <w:bottom w:val="none" w:sz="0" w:space="0" w:color="auto"/>
        <w:right w:val="none" w:sz="0" w:space="0" w:color="auto"/>
      </w:divBdr>
    </w:div>
    <w:div w:id="1532450279">
      <w:marLeft w:val="0"/>
      <w:marRight w:val="0"/>
      <w:marTop w:val="0"/>
      <w:marBottom w:val="0"/>
      <w:divBdr>
        <w:top w:val="none" w:sz="0" w:space="0" w:color="auto"/>
        <w:left w:val="none" w:sz="0" w:space="0" w:color="auto"/>
        <w:bottom w:val="none" w:sz="0" w:space="0" w:color="auto"/>
        <w:right w:val="none" w:sz="0" w:space="0" w:color="auto"/>
      </w:divBdr>
    </w:div>
    <w:div w:id="1532454107">
      <w:marLeft w:val="0"/>
      <w:marRight w:val="0"/>
      <w:marTop w:val="0"/>
      <w:marBottom w:val="0"/>
      <w:divBdr>
        <w:top w:val="none" w:sz="0" w:space="0" w:color="auto"/>
        <w:left w:val="none" w:sz="0" w:space="0" w:color="auto"/>
        <w:bottom w:val="none" w:sz="0" w:space="0" w:color="auto"/>
        <w:right w:val="none" w:sz="0" w:space="0" w:color="auto"/>
      </w:divBdr>
    </w:div>
    <w:div w:id="1532571986">
      <w:marLeft w:val="0"/>
      <w:marRight w:val="0"/>
      <w:marTop w:val="0"/>
      <w:marBottom w:val="0"/>
      <w:divBdr>
        <w:top w:val="none" w:sz="0" w:space="0" w:color="auto"/>
        <w:left w:val="none" w:sz="0" w:space="0" w:color="auto"/>
        <w:bottom w:val="none" w:sz="0" w:space="0" w:color="auto"/>
        <w:right w:val="none" w:sz="0" w:space="0" w:color="auto"/>
      </w:divBdr>
    </w:div>
    <w:div w:id="1532572335">
      <w:marLeft w:val="0"/>
      <w:marRight w:val="0"/>
      <w:marTop w:val="0"/>
      <w:marBottom w:val="0"/>
      <w:divBdr>
        <w:top w:val="none" w:sz="0" w:space="0" w:color="auto"/>
        <w:left w:val="none" w:sz="0" w:space="0" w:color="auto"/>
        <w:bottom w:val="none" w:sz="0" w:space="0" w:color="auto"/>
        <w:right w:val="none" w:sz="0" w:space="0" w:color="auto"/>
      </w:divBdr>
    </w:div>
    <w:div w:id="1532644381">
      <w:marLeft w:val="0"/>
      <w:marRight w:val="0"/>
      <w:marTop w:val="0"/>
      <w:marBottom w:val="0"/>
      <w:divBdr>
        <w:top w:val="none" w:sz="0" w:space="0" w:color="auto"/>
        <w:left w:val="none" w:sz="0" w:space="0" w:color="auto"/>
        <w:bottom w:val="none" w:sz="0" w:space="0" w:color="auto"/>
        <w:right w:val="none" w:sz="0" w:space="0" w:color="auto"/>
      </w:divBdr>
    </w:div>
    <w:div w:id="1532645192">
      <w:marLeft w:val="0"/>
      <w:marRight w:val="0"/>
      <w:marTop w:val="0"/>
      <w:marBottom w:val="0"/>
      <w:divBdr>
        <w:top w:val="none" w:sz="0" w:space="0" w:color="auto"/>
        <w:left w:val="none" w:sz="0" w:space="0" w:color="auto"/>
        <w:bottom w:val="none" w:sz="0" w:space="0" w:color="auto"/>
        <w:right w:val="none" w:sz="0" w:space="0" w:color="auto"/>
      </w:divBdr>
    </w:div>
    <w:div w:id="1532645310">
      <w:marLeft w:val="0"/>
      <w:marRight w:val="0"/>
      <w:marTop w:val="0"/>
      <w:marBottom w:val="0"/>
      <w:divBdr>
        <w:top w:val="none" w:sz="0" w:space="0" w:color="auto"/>
        <w:left w:val="none" w:sz="0" w:space="0" w:color="auto"/>
        <w:bottom w:val="none" w:sz="0" w:space="0" w:color="auto"/>
        <w:right w:val="none" w:sz="0" w:space="0" w:color="auto"/>
      </w:divBdr>
    </w:div>
    <w:div w:id="1532647465">
      <w:marLeft w:val="0"/>
      <w:marRight w:val="0"/>
      <w:marTop w:val="0"/>
      <w:marBottom w:val="0"/>
      <w:divBdr>
        <w:top w:val="none" w:sz="0" w:space="0" w:color="auto"/>
        <w:left w:val="none" w:sz="0" w:space="0" w:color="auto"/>
        <w:bottom w:val="none" w:sz="0" w:space="0" w:color="auto"/>
        <w:right w:val="none" w:sz="0" w:space="0" w:color="auto"/>
      </w:divBdr>
    </w:div>
    <w:div w:id="1532692456">
      <w:marLeft w:val="0"/>
      <w:marRight w:val="0"/>
      <w:marTop w:val="0"/>
      <w:marBottom w:val="0"/>
      <w:divBdr>
        <w:top w:val="none" w:sz="0" w:space="0" w:color="auto"/>
        <w:left w:val="none" w:sz="0" w:space="0" w:color="auto"/>
        <w:bottom w:val="none" w:sz="0" w:space="0" w:color="auto"/>
        <w:right w:val="none" w:sz="0" w:space="0" w:color="auto"/>
      </w:divBdr>
    </w:div>
    <w:div w:id="1532912942">
      <w:marLeft w:val="0"/>
      <w:marRight w:val="0"/>
      <w:marTop w:val="0"/>
      <w:marBottom w:val="0"/>
      <w:divBdr>
        <w:top w:val="none" w:sz="0" w:space="0" w:color="auto"/>
        <w:left w:val="none" w:sz="0" w:space="0" w:color="auto"/>
        <w:bottom w:val="none" w:sz="0" w:space="0" w:color="auto"/>
        <w:right w:val="none" w:sz="0" w:space="0" w:color="auto"/>
      </w:divBdr>
    </w:div>
    <w:div w:id="1532919559">
      <w:marLeft w:val="0"/>
      <w:marRight w:val="0"/>
      <w:marTop w:val="0"/>
      <w:marBottom w:val="0"/>
      <w:divBdr>
        <w:top w:val="none" w:sz="0" w:space="0" w:color="auto"/>
        <w:left w:val="none" w:sz="0" w:space="0" w:color="auto"/>
        <w:bottom w:val="none" w:sz="0" w:space="0" w:color="auto"/>
        <w:right w:val="none" w:sz="0" w:space="0" w:color="auto"/>
      </w:divBdr>
    </w:div>
    <w:div w:id="1533111286">
      <w:marLeft w:val="0"/>
      <w:marRight w:val="0"/>
      <w:marTop w:val="0"/>
      <w:marBottom w:val="0"/>
      <w:divBdr>
        <w:top w:val="none" w:sz="0" w:space="0" w:color="auto"/>
        <w:left w:val="none" w:sz="0" w:space="0" w:color="auto"/>
        <w:bottom w:val="none" w:sz="0" w:space="0" w:color="auto"/>
        <w:right w:val="none" w:sz="0" w:space="0" w:color="auto"/>
      </w:divBdr>
    </w:div>
    <w:div w:id="1533179298">
      <w:marLeft w:val="0"/>
      <w:marRight w:val="0"/>
      <w:marTop w:val="0"/>
      <w:marBottom w:val="0"/>
      <w:divBdr>
        <w:top w:val="none" w:sz="0" w:space="0" w:color="auto"/>
        <w:left w:val="none" w:sz="0" w:space="0" w:color="auto"/>
        <w:bottom w:val="none" w:sz="0" w:space="0" w:color="auto"/>
        <w:right w:val="none" w:sz="0" w:space="0" w:color="auto"/>
      </w:divBdr>
    </w:div>
    <w:div w:id="1533180784">
      <w:marLeft w:val="0"/>
      <w:marRight w:val="0"/>
      <w:marTop w:val="0"/>
      <w:marBottom w:val="0"/>
      <w:divBdr>
        <w:top w:val="none" w:sz="0" w:space="0" w:color="auto"/>
        <w:left w:val="none" w:sz="0" w:space="0" w:color="auto"/>
        <w:bottom w:val="none" w:sz="0" w:space="0" w:color="auto"/>
        <w:right w:val="none" w:sz="0" w:space="0" w:color="auto"/>
      </w:divBdr>
    </w:div>
    <w:div w:id="1533222306">
      <w:marLeft w:val="0"/>
      <w:marRight w:val="0"/>
      <w:marTop w:val="0"/>
      <w:marBottom w:val="0"/>
      <w:divBdr>
        <w:top w:val="none" w:sz="0" w:space="0" w:color="auto"/>
        <w:left w:val="none" w:sz="0" w:space="0" w:color="auto"/>
        <w:bottom w:val="none" w:sz="0" w:space="0" w:color="auto"/>
        <w:right w:val="none" w:sz="0" w:space="0" w:color="auto"/>
      </w:divBdr>
    </w:div>
    <w:div w:id="1533228733">
      <w:bodyDiv w:val="1"/>
      <w:marLeft w:val="0"/>
      <w:marRight w:val="0"/>
      <w:marTop w:val="0"/>
      <w:marBottom w:val="0"/>
      <w:divBdr>
        <w:top w:val="none" w:sz="0" w:space="0" w:color="auto"/>
        <w:left w:val="none" w:sz="0" w:space="0" w:color="auto"/>
        <w:bottom w:val="none" w:sz="0" w:space="0" w:color="auto"/>
        <w:right w:val="none" w:sz="0" w:space="0" w:color="auto"/>
      </w:divBdr>
    </w:div>
    <w:div w:id="1533297200">
      <w:marLeft w:val="0"/>
      <w:marRight w:val="0"/>
      <w:marTop w:val="0"/>
      <w:marBottom w:val="0"/>
      <w:divBdr>
        <w:top w:val="none" w:sz="0" w:space="0" w:color="auto"/>
        <w:left w:val="none" w:sz="0" w:space="0" w:color="auto"/>
        <w:bottom w:val="none" w:sz="0" w:space="0" w:color="auto"/>
        <w:right w:val="none" w:sz="0" w:space="0" w:color="auto"/>
      </w:divBdr>
    </w:div>
    <w:div w:id="1533306594">
      <w:marLeft w:val="0"/>
      <w:marRight w:val="0"/>
      <w:marTop w:val="0"/>
      <w:marBottom w:val="0"/>
      <w:divBdr>
        <w:top w:val="none" w:sz="0" w:space="0" w:color="auto"/>
        <w:left w:val="none" w:sz="0" w:space="0" w:color="auto"/>
        <w:bottom w:val="none" w:sz="0" w:space="0" w:color="auto"/>
        <w:right w:val="none" w:sz="0" w:space="0" w:color="auto"/>
      </w:divBdr>
    </w:div>
    <w:div w:id="1533496976">
      <w:marLeft w:val="0"/>
      <w:marRight w:val="0"/>
      <w:marTop w:val="0"/>
      <w:marBottom w:val="0"/>
      <w:divBdr>
        <w:top w:val="none" w:sz="0" w:space="0" w:color="auto"/>
        <w:left w:val="none" w:sz="0" w:space="0" w:color="auto"/>
        <w:bottom w:val="none" w:sz="0" w:space="0" w:color="auto"/>
        <w:right w:val="none" w:sz="0" w:space="0" w:color="auto"/>
      </w:divBdr>
    </w:div>
    <w:div w:id="1533571685">
      <w:marLeft w:val="0"/>
      <w:marRight w:val="0"/>
      <w:marTop w:val="0"/>
      <w:marBottom w:val="0"/>
      <w:divBdr>
        <w:top w:val="none" w:sz="0" w:space="0" w:color="auto"/>
        <w:left w:val="none" w:sz="0" w:space="0" w:color="auto"/>
        <w:bottom w:val="none" w:sz="0" w:space="0" w:color="auto"/>
        <w:right w:val="none" w:sz="0" w:space="0" w:color="auto"/>
      </w:divBdr>
    </w:div>
    <w:div w:id="1533692636">
      <w:marLeft w:val="0"/>
      <w:marRight w:val="0"/>
      <w:marTop w:val="0"/>
      <w:marBottom w:val="0"/>
      <w:divBdr>
        <w:top w:val="none" w:sz="0" w:space="0" w:color="auto"/>
        <w:left w:val="none" w:sz="0" w:space="0" w:color="auto"/>
        <w:bottom w:val="none" w:sz="0" w:space="0" w:color="auto"/>
        <w:right w:val="none" w:sz="0" w:space="0" w:color="auto"/>
      </w:divBdr>
    </w:div>
    <w:div w:id="1533760344">
      <w:marLeft w:val="0"/>
      <w:marRight w:val="0"/>
      <w:marTop w:val="0"/>
      <w:marBottom w:val="0"/>
      <w:divBdr>
        <w:top w:val="none" w:sz="0" w:space="0" w:color="auto"/>
        <w:left w:val="none" w:sz="0" w:space="0" w:color="auto"/>
        <w:bottom w:val="none" w:sz="0" w:space="0" w:color="auto"/>
        <w:right w:val="none" w:sz="0" w:space="0" w:color="auto"/>
      </w:divBdr>
    </w:div>
    <w:div w:id="1533760801">
      <w:marLeft w:val="0"/>
      <w:marRight w:val="0"/>
      <w:marTop w:val="0"/>
      <w:marBottom w:val="0"/>
      <w:divBdr>
        <w:top w:val="none" w:sz="0" w:space="0" w:color="auto"/>
        <w:left w:val="none" w:sz="0" w:space="0" w:color="auto"/>
        <w:bottom w:val="none" w:sz="0" w:space="0" w:color="auto"/>
        <w:right w:val="none" w:sz="0" w:space="0" w:color="auto"/>
      </w:divBdr>
    </w:div>
    <w:div w:id="1533809342">
      <w:marLeft w:val="0"/>
      <w:marRight w:val="0"/>
      <w:marTop w:val="0"/>
      <w:marBottom w:val="0"/>
      <w:divBdr>
        <w:top w:val="none" w:sz="0" w:space="0" w:color="auto"/>
        <w:left w:val="none" w:sz="0" w:space="0" w:color="auto"/>
        <w:bottom w:val="none" w:sz="0" w:space="0" w:color="auto"/>
        <w:right w:val="none" w:sz="0" w:space="0" w:color="auto"/>
      </w:divBdr>
    </w:div>
    <w:div w:id="1533836558">
      <w:marLeft w:val="0"/>
      <w:marRight w:val="0"/>
      <w:marTop w:val="0"/>
      <w:marBottom w:val="0"/>
      <w:divBdr>
        <w:top w:val="none" w:sz="0" w:space="0" w:color="auto"/>
        <w:left w:val="none" w:sz="0" w:space="0" w:color="auto"/>
        <w:bottom w:val="none" w:sz="0" w:space="0" w:color="auto"/>
        <w:right w:val="none" w:sz="0" w:space="0" w:color="auto"/>
      </w:divBdr>
    </w:div>
    <w:div w:id="1533953247">
      <w:marLeft w:val="0"/>
      <w:marRight w:val="0"/>
      <w:marTop w:val="0"/>
      <w:marBottom w:val="0"/>
      <w:divBdr>
        <w:top w:val="none" w:sz="0" w:space="0" w:color="auto"/>
        <w:left w:val="none" w:sz="0" w:space="0" w:color="auto"/>
        <w:bottom w:val="none" w:sz="0" w:space="0" w:color="auto"/>
        <w:right w:val="none" w:sz="0" w:space="0" w:color="auto"/>
      </w:divBdr>
    </w:div>
    <w:div w:id="1534002042">
      <w:marLeft w:val="0"/>
      <w:marRight w:val="0"/>
      <w:marTop w:val="0"/>
      <w:marBottom w:val="0"/>
      <w:divBdr>
        <w:top w:val="none" w:sz="0" w:space="0" w:color="auto"/>
        <w:left w:val="none" w:sz="0" w:space="0" w:color="auto"/>
        <w:bottom w:val="none" w:sz="0" w:space="0" w:color="auto"/>
        <w:right w:val="none" w:sz="0" w:space="0" w:color="auto"/>
      </w:divBdr>
    </w:div>
    <w:div w:id="1534148785">
      <w:marLeft w:val="0"/>
      <w:marRight w:val="0"/>
      <w:marTop w:val="0"/>
      <w:marBottom w:val="0"/>
      <w:divBdr>
        <w:top w:val="none" w:sz="0" w:space="0" w:color="auto"/>
        <w:left w:val="none" w:sz="0" w:space="0" w:color="auto"/>
        <w:bottom w:val="none" w:sz="0" w:space="0" w:color="auto"/>
        <w:right w:val="none" w:sz="0" w:space="0" w:color="auto"/>
      </w:divBdr>
    </w:div>
    <w:div w:id="1534223166">
      <w:marLeft w:val="0"/>
      <w:marRight w:val="0"/>
      <w:marTop w:val="0"/>
      <w:marBottom w:val="0"/>
      <w:divBdr>
        <w:top w:val="none" w:sz="0" w:space="0" w:color="auto"/>
        <w:left w:val="none" w:sz="0" w:space="0" w:color="auto"/>
        <w:bottom w:val="none" w:sz="0" w:space="0" w:color="auto"/>
        <w:right w:val="none" w:sz="0" w:space="0" w:color="auto"/>
      </w:divBdr>
    </w:div>
    <w:div w:id="1534226389">
      <w:marLeft w:val="0"/>
      <w:marRight w:val="0"/>
      <w:marTop w:val="0"/>
      <w:marBottom w:val="0"/>
      <w:divBdr>
        <w:top w:val="none" w:sz="0" w:space="0" w:color="auto"/>
        <w:left w:val="none" w:sz="0" w:space="0" w:color="auto"/>
        <w:bottom w:val="none" w:sz="0" w:space="0" w:color="auto"/>
        <w:right w:val="none" w:sz="0" w:space="0" w:color="auto"/>
      </w:divBdr>
    </w:div>
    <w:div w:id="1534273159">
      <w:marLeft w:val="0"/>
      <w:marRight w:val="0"/>
      <w:marTop w:val="0"/>
      <w:marBottom w:val="0"/>
      <w:divBdr>
        <w:top w:val="none" w:sz="0" w:space="0" w:color="auto"/>
        <w:left w:val="none" w:sz="0" w:space="0" w:color="auto"/>
        <w:bottom w:val="none" w:sz="0" w:space="0" w:color="auto"/>
        <w:right w:val="none" w:sz="0" w:space="0" w:color="auto"/>
      </w:divBdr>
    </w:div>
    <w:div w:id="1534339808">
      <w:marLeft w:val="0"/>
      <w:marRight w:val="0"/>
      <w:marTop w:val="0"/>
      <w:marBottom w:val="0"/>
      <w:divBdr>
        <w:top w:val="none" w:sz="0" w:space="0" w:color="auto"/>
        <w:left w:val="none" w:sz="0" w:space="0" w:color="auto"/>
        <w:bottom w:val="none" w:sz="0" w:space="0" w:color="auto"/>
        <w:right w:val="none" w:sz="0" w:space="0" w:color="auto"/>
      </w:divBdr>
    </w:div>
    <w:div w:id="1534346236">
      <w:marLeft w:val="0"/>
      <w:marRight w:val="0"/>
      <w:marTop w:val="0"/>
      <w:marBottom w:val="0"/>
      <w:divBdr>
        <w:top w:val="none" w:sz="0" w:space="0" w:color="auto"/>
        <w:left w:val="none" w:sz="0" w:space="0" w:color="auto"/>
        <w:bottom w:val="none" w:sz="0" w:space="0" w:color="auto"/>
        <w:right w:val="none" w:sz="0" w:space="0" w:color="auto"/>
      </w:divBdr>
    </w:div>
    <w:div w:id="1534421125">
      <w:marLeft w:val="0"/>
      <w:marRight w:val="0"/>
      <w:marTop w:val="0"/>
      <w:marBottom w:val="0"/>
      <w:divBdr>
        <w:top w:val="none" w:sz="0" w:space="0" w:color="auto"/>
        <w:left w:val="none" w:sz="0" w:space="0" w:color="auto"/>
        <w:bottom w:val="none" w:sz="0" w:space="0" w:color="auto"/>
        <w:right w:val="none" w:sz="0" w:space="0" w:color="auto"/>
      </w:divBdr>
    </w:div>
    <w:div w:id="1534461993">
      <w:marLeft w:val="0"/>
      <w:marRight w:val="0"/>
      <w:marTop w:val="0"/>
      <w:marBottom w:val="0"/>
      <w:divBdr>
        <w:top w:val="none" w:sz="0" w:space="0" w:color="auto"/>
        <w:left w:val="none" w:sz="0" w:space="0" w:color="auto"/>
        <w:bottom w:val="none" w:sz="0" w:space="0" w:color="auto"/>
        <w:right w:val="none" w:sz="0" w:space="0" w:color="auto"/>
      </w:divBdr>
    </w:div>
    <w:div w:id="1534541874">
      <w:marLeft w:val="0"/>
      <w:marRight w:val="0"/>
      <w:marTop w:val="0"/>
      <w:marBottom w:val="0"/>
      <w:divBdr>
        <w:top w:val="none" w:sz="0" w:space="0" w:color="auto"/>
        <w:left w:val="none" w:sz="0" w:space="0" w:color="auto"/>
        <w:bottom w:val="none" w:sz="0" w:space="0" w:color="auto"/>
        <w:right w:val="none" w:sz="0" w:space="0" w:color="auto"/>
      </w:divBdr>
    </w:div>
    <w:div w:id="1534615254">
      <w:marLeft w:val="0"/>
      <w:marRight w:val="0"/>
      <w:marTop w:val="0"/>
      <w:marBottom w:val="0"/>
      <w:divBdr>
        <w:top w:val="none" w:sz="0" w:space="0" w:color="auto"/>
        <w:left w:val="none" w:sz="0" w:space="0" w:color="auto"/>
        <w:bottom w:val="none" w:sz="0" w:space="0" w:color="auto"/>
        <w:right w:val="none" w:sz="0" w:space="0" w:color="auto"/>
      </w:divBdr>
    </w:div>
    <w:div w:id="1534659575">
      <w:marLeft w:val="0"/>
      <w:marRight w:val="0"/>
      <w:marTop w:val="0"/>
      <w:marBottom w:val="0"/>
      <w:divBdr>
        <w:top w:val="none" w:sz="0" w:space="0" w:color="auto"/>
        <w:left w:val="none" w:sz="0" w:space="0" w:color="auto"/>
        <w:bottom w:val="none" w:sz="0" w:space="0" w:color="auto"/>
        <w:right w:val="none" w:sz="0" w:space="0" w:color="auto"/>
      </w:divBdr>
    </w:div>
    <w:div w:id="1534685174">
      <w:marLeft w:val="0"/>
      <w:marRight w:val="0"/>
      <w:marTop w:val="0"/>
      <w:marBottom w:val="0"/>
      <w:divBdr>
        <w:top w:val="none" w:sz="0" w:space="0" w:color="auto"/>
        <w:left w:val="none" w:sz="0" w:space="0" w:color="auto"/>
        <w:bottom w:val="none" w:sz="0" w:space="0" w:color="auto"/>
        <w:right w:val="none" w:sz="0" w:space="0" w:color="auto"/>
      </w:divBdr>
    </w:div>
    <w:div w:id="1534801073">
      <w:marLeft w:val="0"/>
      <w:marRight w:val="0"/>
      <w:marTop w:val="0"/>
      <w:marBottom w:val="0"/>
      <w:divBdr>
        <w:top w:val="none" w:sz="0" w:space="0" w:color="auto"/>
        <w:left w:val="none" w:sz="0" w:space="0" w:color="auto"/>
        <w:bottom w:val="none" w:sz="0" w:space="0" w:color="auto"/>
        <w:right w:val="none" w:sz="0" w:space="0" w:color="auto"/>
      </w:divBdr>
    </w:div>
    <w:div w:id="1534801371">
      <w:marLeft w:val="0"/>
      <w:marRight w:val="0"/>
      <w:marTop w:val="0"/>
      <w:marBottom w:val="0"/>
      <w:divBdr>
        <w:top w:val="none" w:sz="0" w:space="0" w:color="auto"/>
        <w:left w:val="none" w:sz="0" w:space="0" w:color="auto"/>
        <w:bottom w:val="none" w:sz="0" w:space="0" w:color="auto"/>
        <w:right w:val="none" w:sz="0" w:space="0" w:color="auto"/>
      </w:divBdr>
    </w:div>
    <w:div w:id="1534807491">
      <w:marLeft w:val="0"/>
      <w:marRight w:val="0"/>
      <w:marTop w:val="0"/>
      <w:marBottom w:val="0"/>
      <w:divBdr>
        <w:top w:val="none" w:sz="0" w:space="0" w:color="auto"/>
        <w:left w:val="none" w:sz="0" w:space="0" w:color="auto"/>
        <w:bottom w:val="none" w:sz="0" w:space="0" w:color="auto"/>
        <w:right w:val="none" w:sz="0" w:space="0" w:color="auto"/>
      </w:divBdr>
    </w:div>
    <w:div w:id="1535116069">
      <w:bodyDiv w:val="1"/>
      <w:marLeft w:val="0"/>
      <w:marRight w:val="0"/>
      <w:marTop w:val="0"/>
      <w:marBottom w:val="0"/>
      <w:divBdr>
        <w:top w:val="none" w:sz="0" w:space="0" w:color="auto"/>
        <w:left w:val="none" w:sz="0" w:space="0" w:color="auto"/>
        <w:bottom w:val="none" w:sz="0" w:space="0" w:color="auto"/>
        <w:right w:val="none" w:sz="0" w:space="0" w:color="auto"/>
      </w:divBdr>
    </w:div>
    <w:div w:id="1535263143">
      <w:marLeft w:val="0"/>
      <w:marRight w:val="0"/>
      <w:marTop w:val="0"/>
      <w:marBottom w:val="0"/>
      <w:divBdr>
        <w:top w:val="none" w:sz="0" w:space="0" w:color="auto"/>
        <w:left w:val="none" w:sz="0" w:space="0" w:color="auto"/>
        <w:bottom w:val="none" w:sz="0" w:space="0" w:color="auto"/>
        <w:right w:val="none" w:sz="0" w:space="0" w:color="auto"/>
      </w:divBdr>
    </w:div>
    <w:div w:id="1535343213">
      <w:marLeft w:val="0"/>
      <w:marRight w:val="0"/>
      <w:marTop w:val="0"/>
      <w:marBottom w:val="0"/>
      <w:divBdr>
        <w:top w:val="none" w:sz="0" w:space="0" w:color="auto"/>
        <w:left w:val="none" w:sz="0" w:space="0" w:color="auto"/>
        <w:bottom w:val="none" w:sz="0" w:space="0" w:color="auto"/>
        <w:right w:val="none" w:sz="0" w:space="0" w:color="auto"/>
      </w:divBdr>
    </w:div>
    <w:div w:id="1535388834">
      <w:marLeft w:val="0"/>
      <w:marRight w:val="0"/>
      <w:marTop w:val="0"/>
      <w:marBottom w:val="0"/>
      <w:divBdr>
        <w:top w:val="none" w:sz="0" w:space="0" w:color="auto"/>
        <w:left w:val="none" w:sz="0" w:space="0" w:color="auto"/>
        <w:bottom w:val="none" w:sz="0" w:space="0" w:color="auto"/>
        <w:right w:val="none" w:sz="0" w:space="0" w:color="auto"/>
      </w:divBdr>
    </w:div>
    <w:div w:id="1535463371">
      <w:marLeft w:val="0"/>
      <w:marRight w:val="0"/>
      <w:marTop w:val="0"/>
      <w:marBottom w:val="0"/>
      <w:divBdr>
        <w:top w:val="none" w:sz="0" w:space="0" w:color="auto"/>
        <w:left w:val="none" w:sz="0" w:space="0" w:color="auto"/>
        <w:bottom w:val="none" w:sz="0" w:space="0" w:color="auto"/>
        <w:right w:val="none" w:sz="0" w:space="0" w:color="auto"/>
      </w:divBdr>
    </w:div>
    <w:div w:id="1535537438">
      <w:marLeft w:val="0"/>
      <w:marRight w:val="0"/>
      <w:marTop w:val="0"/>
      <w:marBottom w:val="0"/>
      <w:divBdr>
        <w:top w:val="none" w:sz="0" w:space="0" w:color="auto"/>
        <w:left w:val="none" w:sz="0" w:space="0" w:color="auto"/>
        <w:bottom w:val="none" w:sz="0" w:space="0" w:color="auto"/>
        <w:right w:val="none" w:sz="0" w:space="0" w:color="auto"/>
      </w:divBdr>
    </w:div>
    <w:div w:id="1535650254">
      <w:marLeft w:val="0"/>
      <w:marRight w:val="0"/>
      <w:marTop w:val="0"/>
      <w:marBottom w:val="0"/>
      <w:divBdr>
        <w:top w:val="none" w:sz="0" w:space="0" w:color="auto"/>
        <w:left w:val="none" w:sz="0" w:space="0" w:color="auto"/>
        <w:bottom w:val="none" w:sz="0" w:space="0" w:color="auto"/>
        <w:right w:val="none" w:sz="0" w:space="0" w:color="auto"/>
      </w:divBdr>
    </w:div>
    <w:div w:id="1535650381">
      <w:marLeft w:val="0"/>
      <w:marRight w:val="0"/>
      <w:marTop w:val="0"/>
      <w:marBottom w:val="0"/>
      <w:divBdr>
        <w:top w:val="none" w:sz="0" w:space="0" w:color="auto"/>
        <w:left w:val="none" w:sz="0" w:space="0" w:color="auto"/>
        <w:bottom w:val="none" w:sz="0" w:space="0" w:color="auto"/>
        <w:right w:val="none" w:sz="0" w:space="0" w:color="auto"/>
      </w:divBdr>
    </w:div>
    <w:div w:id="1535657399">
      <w:marLeft w:val="0"/>
      <w:marRight w:val="0"/>
      <w:marTop w:val="0"/>
      <w:marBottom w:val="0"/>
      <w:divBdr>
        <w:top w:val="none" w:sz="0" w:space="0" w:color="auto"/>
        <w:left w:val="none" w:sz="0" w:space="0" w:color="auto"/>
        <w:bottom w:val="none" w:sz="0" w:space="0" w:color="auto"/>
        <w:right w:val="none" w:sz="0" w:space="0" w:color="auto"/>
      </w:divBdr>
    </w:div>
    <w:div w:id="1535725941">
      <w:marLeft w:val="0"/>
      <w:marRight w:val="0"/>
      <w:marTop w:val="0"/>
      <w:marBottom w:val="0"/>
      <w:divBdr>
        <w:top w:val="none" w:sz="0" w:space="0" w:color="auto"/>
        <w:left w:val="none" w:sz="0" w:space="0" w:color="auto"/>
        <w:bottom w:val="none" w:sz="0" w:space="0" w:color="auto"/>
        <w:right w:val="none" w:sz="0" w:space="0" w:color="auto"/>
      </w:divBdr>
    </w:div>
    <w:div w:id="1535776717">
      <w:marLeft w:val="0"/>
      <w:marRight w:val="0"/>
      <w:marTop w:val="0"/>
      <w:marBottom w:val="0"/>
      <w:divBdr>
        <w:top w:val="none" w:sz="0" w:space="0" w:color="auto"/>
        <w:left w:val="none" w:sz="0" w:space="0" w:color="auto"/>
        <w:bottom w:val="none" w:sz="0" w:space="0" w:color="auto"/>
        <w:right w:val="none" w:sz="0" w:space="0" w:color="auto"/>
      </w:divBdr>
    </w:div>
    <w:div w:id="1535843827">
      <w:marLeft w:val="0"/>
      <w:marRight w:val="0"/>
      <w:marTop w:val="0"/>
      <w:marBottom w:val="0"/>
      <w:divBdr>
        <w:top w:val="none" w:sz="0" w:space="0" w:color="auto"/>
        <w:left w:val="none" w:sz="0" w:space="0" w:color="auto"/>
        <w:bottom w:val="none" w:sz="0" w:space="0" w:color="auto"/>
        <w:right w:val="none" w:sz="0" w:space="0" w:color="auto"/>
      </w:divBdr>
    </w:div>
    <w:div w:id="1535845797">
      <w:marLeft w:val="0"/>
      <w:marRight w:val="0"/>
      <w:marTop w:val="0"/>
      <w:marBottom w:val="0"/>
      <w:divBdr>
        <w:top w:val="none" w:sz="0" w:space="0" w:color="auto"/>
        <w:left w:val="none" w:sz="0" w:space="0" w:color="auto"/>
        <w:bottom w:val="none" w:sz="0" w:space="0" w:color="auto"/>
        <w:right w:val="none" w:sz="0" w:space="0" w:color="auto"/>
      </w:divBdr>
    </w:div>
    <w:div w:id="1535849943">
      <w:marLeft w:val="0"/>
      <w:marRight w:val="0"/>
      <w:marTop w:val="0"/>
      <w:marBottom w:val="0"/>
      <w:divBdr>
        <w:top w:val="none" w:sz="0" w:space="0" w:color="auto"/>
        <w:left w:val="none" w:sz="0" w:space="0" w:color="auto"/>
        <w:bottom w:val="none" w:sz="0" w:space="0" w:color="auto"/>
        <w:right w:val="none" w:sz="0" w:space="0" w:color="auto"/>
      </w:divBdr>
    </w:div>
    <w:div w:id="1535998565">
      <w:marLeft w:val="0"/>
      <w:marRight w:val="0"/>
      <w:marTop w:val="0"/>
      <w:marBottom w:val="0"/>
      <w:divBdr>
        <w:top w:val="none" w:sz="0" w:space="0" w:color="auto"/>
        <w:left w:val="none" w:sz="0" w:space="0" w:color="auto"/>
        <w:bottom w:val="none" w:sz="0" w:space="0" w:color="auto"/>
        <w:right w:val="none" w:sz="0" w:space="0" w:color="auto"/>
      </w:divBdr>
    </w:div>
    <w:div w:id="1536116693">
      <w:marLeft w:val="0"/>
      <w:marRight w:val="0"/>
      <w:marTop w:val="0"/>
      <w:marBottom w:val="0"/>
      <w:divBdr>
        <w:top w:val="none" w:sz="0" w:space="0" w:color="auto"/>
        <w:left w:val="none" w:sz="0" w:space="0" w:color="auto"/>
        <w:bottom w:val="none" w:sz="0" w:space="0" w:color="auto"/>
        <w:right w:val="none" w:sz="0" w:space="0" w:color="auto"/>
      </w:divBdr>
    </w:div>
    <w:div w:id="1536306233">
      <w:marLeft w:val="0"/>
      <w:marRight w:val="0"/>
      <w:marTop w:val="0"/>
      <w:marBottom w:val="0"/>
      <w:divBdr>
        <w:top w:val="none" w:sz="0" w:space="0" w:color="auto"/>
        <w:left w:val="none" w:sz="0" w:space="0" w:color="auto"/>
        <w:bottom w:val="none" w:sz="0" w:space="0" w:color="auto"/>
        <w:right w:val="none" w:sz="0" w:space="0" w:color="auto"/>
      </w:divBdr>
    </w:div>
    <w:div w:id="1536386429">
      <w:marLeft w:val="0"/>
      <w:marRight w:val="0"/>
      <w:marTop w:val="0"/>
      <w:marBottom w:val="0"/>
      <w:divBdr>
        <w:top w:val="none" w:sz="0" w:space="0" w:color="auto"/>
        <w:left w:val="none" w:sz="0" w:space="0" w:color="auto"/>
        <w:bottom w:val="none" w:sz="0" w:space="0" w:color="auto"/>
        <w:right w:val="none" w:sz="0" w:space="0" w:color="auto"/>
      </w:divBdr>
    </w:div>
    <w:div w:id="1536430824">
      <w:bodyDiv w:val="1"/>
      <w:marLeft w:val="0"/>
      <w:marRight w:val="0"/>
      <w:marTop w:val="0"/>
      <w:marBottom w:val="0"/>
      <w:divBdr>
        <w:top w:val="none" w:sz="0" w:space="0" w:color="auto"/>
        <w:left w:val="none" w:sz="0" w:space="0" w:color="auto"/>
        <w:bottom w:val="none" w:sz="0" w:space="0" w:color="auto"/>
        <w:right w:val="none" w:sz="0" w:space="0" w:color="auto"/>
      </w:divBdr>
    </w:div>
    <w:div w:id="1536577480">
      <w:marLeft w:val="0"/>
      <w:marRight w:val="0"/>
      <w:marTop w:val="0"/>
      <w:marBottom w:val="0"/>
      <w:divBdr>
        <w:top w:val="none" w:sz="0" w:space="0" w:color="auto"/>
        <w:left w:val="none" w:sz="0" w:space="0" w:color="auto"/>
        <w:bottom w:val="none" w:sz="0" w:space="0" w:color="auto"/>
        <w:right w:val="none" w:sz="0" w:space="0" w:color="auto"/>
      </w:divBdr>
    </w:div>
    <w:div w:id="1536624072">
      <w:marLeft w:val="0"/>
      <w:marRight w:val="0"/>
      <w:marTop w:val="0"/>
      <w:marBottom w:val="0"/>
      <w:divBdr>
        <w:top w:val="none" w:sz="0" w:space="0" w:color="auto"/>
        <w:left w:val="none" w:sz="0" w:space="0" w:color="auto"/>
        <w:bottom w:val="none" w:sz="0" w:space="0" w:color="auto"/>
        <w:right w:val="none" w:sz="0" w:space="0" w:color="auto"/>
      </w:divBdr>
    </w:div>
    <w:div w:id="1536771249">
      <w:marLeft w:val="0"/>
      <w:marRight w:val="0"/>
      <w:marTop w:val="0"/>
      <w:marBottom w:val="0"/>
      <w:divBdr>
        <w:top w:val="none" w:sz="0" w:space="0" w:color="auto"/>
        <w:left w:val="none" w:sz="0" w:space="0" w:color="auto"/>
        <w:bottom w:val="none" w:sz="0" w:space="0" w:color="auto"/>
        <w:right w:val="none" w:sz="0" w:space="0" w:color="auto"/>
      </w:divBdr>
    </w:div>
    <w:div w:id="1536773464">
      <w:marLeft w:val="0"/>
      <w:marRight w:val="0"/>
      <w:marTop w:val="0"/>
      <w:marBottom w:val="0"/>
      <w:divBdr>
        <w:top w:val="none" w:sz="0" w:space="0" w:color="auto"/>
        <w:left w:val="none" w:sz="0" w:space="0" w:color="auto"/>
        <w:bottom w:val="none" w:sz="0" w:space="0" w:color="auto"/>
        <w:right w:val="none" w:sz="0" w:space="0" w:color="auto"/>
      </w:divBdr>
    </w:div>
    <w:div w:id="1536844212">
      <w:marLeft w:val="0"/>
      <w:marRight w:val="0"/>
      <w:marTop w:val="0"/>
      <w:marBottom w:val="0"/>
      <w:divBdr>
        <w:top w:val="none" w:sz="0" w:space="0" w:color="auto"/>
        <w:left w:val="none" w:sz="0" w:space="0" w:color="auto"/>
        <w:bottom w:val="none" w:sz="0" w:space="0" w:color="auto"/>
        <w:right w:val="none" w:sz="0" w:space="0" w:color="auto"/>
      </w:divBdr>
    </w:div>
    <w:div w:id="1536966867">
      <w:marLeft w:val="0"/>
      <w:marRight w:val="0"/>
      <w:marTop w:val="0"/>
      <w:marBottom w:val="0"/>
      <w:divBdr>
        <w:top w:val="none" w:sz="0" w:space="0" w:color="auto"/>
        <w:left w:val="none" w:sz="0" w:space="0" w:color="auto"/>
        <w:bottom w:val="none" w:sz="0" w:space="0" w:color="auto"/>
        <w:right w:val="none" w:sz="0" w:space="0" w:color="auto"/>
      </w:divBdr>
    </w:div>
    <w:div w:id="1536967321">
      <w:marLeft w:val="0"/>
      <w:marRight w:val="0"/>
      <w:marTop w:val="0"/>
      <w:marBottom w:val="0"/>
      <w:divBdr>
        <w:top w:val="none" w:sz="0" w:space="0" w:color="auto"/>
        <w:left w:val="none" w:sz="0" w:space="0" w:color="auto"/>
        <w:bottom w:val="none" w:sz="0" w:space="0" w:color="auto"/>
        <w:right w:val="none" w:sz="0" w:space="0" w:color="auto"/>
      </w:divBdr>
    </w:div>
    <w:div w:id="1536968196">
      <w:marLeft w:val="0"/>
      <w:marRight w:val="0"/>
      <w:marTop w:val="0"/>
      <w:marBottom w:val="0"/>
      <w:divBdr>
        <w:top w:val="none" w:sz="0" w:space="0" w:color="auto"/>
        <w:left w:val="none" w:sz="0" w:space="0" w:color="auto"/>
        <w:bottom w:val="none" w:sz="0" w:space="0" w:color="auto"/>
        <w:right w:val="none" w:sz="0" w:space="0" w:color="auto"/>
      </w:divBdr>
    </w:div>
    <w:div w:id="1537036532">
      <w:marLeft w:val="0"/>
      <w:marRight w:val="0"/>
      <w:marTop w:val="0"/>
      <w:marBottom w:val="0"/>
      <w:divBdr>
        <w:top w:val="none" w:sz="0" w:space="0" w:color="auto"/>
        <w:left w:val="none" w:sz="0" w:space="0" w:color="auto"/>
        <w:bottom w:val="none" w:sz="0" w:space="0" w:color="auto"/>
        <w:right w:val="none" w:sz="0" w:space="0" w:color="auto"/>
      </w:divBdr>
    </w:div>
    <w:div w:id="1537086395">
      <w:marLeft w:val="0"/>
      <w:marRight w:val="0"/>
      <w:marTop w:val="0"/>
      <w:marBottom w:val="0"/>
      <w:divBdr>
        <w:top w:val="none" w:sz="0" w:space="0" w:color="auto"/>
        <w:left w:val="none" w:sz="0" w:space="0" w:color="auto"/>
        <w:bottom w:val="none" w:sz="0" w:space="0" w:color="auto"/>
        <w:right w:val="none" w:sz="0" w:space="0" w:color="auto"/>
      </w:divBdr>
    </w:div>
    <w:div w:id="1537111834">
      <w:marLeft w:val="0"/>
      <w:marRight w:val="0"/>
      <w:marTop w:val="0"/>
      <w:marBottom w:val="0"/>
      <w:divBdr>
        <w:top w:val="none" w:sz="0" w:space="0" w:color="auto"/>
        <w:left w:val="none" w:sz="0" w:space="0" w:color="auto"/>
        <w:bottom w:val="none" w:sz="0" w:space="0" w:color="auto"/>
        <w:right w:val="none" w:sz="0" w:space="0" w:color="auto"/>
      </w:divBdr>
    </w:div>
    <w:div w:id="1537162925">
      <w:marLeft w:val="480"/>
      <w:marRight w:val="0"/>
      <w:marTop w:val="0"/>
      <w:marBottom w:val="0"/>
      <w:divBdr>
        <w:top w:val="none" w:sz="0" w:space="0" w:color="auto"/>
        <w:left w:val="none" w:sz="0" w:space="0" w:color="auto"/>
        <w:bottom w:val="none" w:sz="0" w:space="0" w:color="auto"/>
        <w:right w:val="none" w:sz="0" w:space="0" w:color="auto"/>
      </w:divBdr>
    </w:div>
    <w:div w:id="1537304815">
      <w:marLeft w:val="0"/>
      <w:marRight w:val="0"/>
      <w:marTop w:val="0"/>
      <w:marBottom w:val="0"/>
      <w:divBdr>
        <w:top w:val="none" w:sz="0" w:space="0" w:color="auto"/>
        <w:left w:val="none" w:sz="0" w:space="0" w:color="auto"/>
        <w:bottom w:val="none" w:sz="0" w:space="0" w:color="auto"/>
        <w:right w:val="none" w:sz="0" w:space="0" w:color="auto"/>
      </w:divBdr>
    </w:div>
    <w:div w:id="1537308620">
      <w:marLeft w:val="0"/>
      <w:marRight w:val="0"/>
      <w:marTop w:val="0"/>
      <w:marBottom w:val="0"/>
      <w:divBdr>
        <w:top w:val="none" w:sz="0" w:space="0" w:color="auto"/>
        <w:left w:val="none" w:sz="0" w:space="0" w:color="auto"/>
        <w:bottom w:val="none" w:sz="0" w:space="0" w:color="auto"/>
        <w:right w:val="none" w:sz="0" w:space="0" w:color="auto"/>
      </w:divBdr>
    </w:div>
    <w:div w:id="1537351782">
      <w:marLeft w:val="0"/>
      <w:marRight w:val="0"/>
      <w:marTop w:val="0"/>
      <w:marBottom w:val="0"/>
      <w:divBdr>
        <w:top w:val="none" w:sz="0" w:space="0" w:color="auto"/>
        <w:left w:val="none" w:sz="0" w:space="0" w:color="auto"/>
        <w:bottom w:val="none" w:sz="0" w:space="0" w:color="auto"/>
        <w:right w:val="none" w:sz="0" w:space="0" w:color="auto"/>
      </w:divBdr>
    </w:div>
    <w:div w:id="1537423787">
      <w:marLeft w:val="0"/>
      <w:marRight w:val="0"/>
      <w:marTop w:val="0"/>
      <w:marBottom w:val="0"/>
      <w:divBdr>
        <w:top w:val="none" w:sz="0" w:space="0" w:color="auto"/>
        <w:left w:val="none" w:sz="0" w:space="0" w:color="auto"/>
        <w:bottom w:val="none" w:sz="0" w:space="0" w:color="auto"/>
        <w:right w:val="none" w:sz="0" w:space="0" w:color="auto"/>
      </w:divBdr>
    </w:div>
    <w:div w:id="1537426692">
      <w:marLeft w:val="0"/>
      <w:marRight w:val="0"/>
      <w:marTop w:val="0"/>
      <w:marBottom w:val="0"/>
      <w:divBdr>
        <w:top w:val="none" w:sz="0" w:space="0" w:color="auto"/>
        <w:left w:val="none" w:sz="0" w:space="0" w:color="auto"/>
        <w:bottom w:val="none" w:sz="0" w:space="0" w:color="auto"/>
        <w:right w:val="none" w:sz="0" w:space="0" w:color="auto"/>
      </w:divBdr>
    </w:div>
    <w:div w:id="1537541379">
      <w:marLeft w:val="0"/>
      <w:marRight w:val="0"/>
      <w:marTop w:val="0"/>
      <w:marBottom w:val="0"/>
      <w:divBdr>
        <w:top w:val="none" w:sz="0" w:space="0" w:color="auto"/>
        <w:left w:val="none" w:sz="0" w:space="0" w:color="auto"/>
        <w:bottom w:val="none" w:sz="0" w:space="0" w:color="auto"/>
        <w:right w:val="none" w:sz="0" w:space="0" w:color="auto"/>
      </w:divBdr>
    </w:div>
    <w:div w:id="1537622446">
      <w:marLeft w:val="0"/>
      <w:marRight w:val="0"/>
      <w:marTop w:val="0"/>
      <w:marBottom w:val="0"/>
      <w:divBdr>
        <w:top w:val="none" w:sz="0" w:space="0" w:color="auto"/>
        <w:left w:val="none" w:sz="0" w:space="0" w:color="auto"/>
        <w:bottom w:val="none" w:sz="0" w:space="0" w:color="auto"/>
        <w:right w:val="none" w:sz="0" w:space="0" w:color="auto"/>
      </w:divBdr>
    </w:div>
    <w:div w:id="1537692967">
      <w:marLeft w:val="0"/>
      <w:marRight w:val="0"/>
      <w:marTop w:val="0"/>
      <w:marBottom w:val="0"/>
      <w:divBdr>
        <w:top w:val="none" w:sz="0" w:space="0" w:color="auto"/>
        <w:left w:val="none" w:sz="0" w:space="0" w:color="auto"/>
        <w:bottom w:val="none" w:sz="0" w:space="0" w:color="auto"/>
        <w:right w:val="none" w:sz="0" w:space="0" w:color="auto"/>
      </w:divBdr>
    </w:div>
    <w:div w:id="1537812567">
      <w:marLeft w:val="0"/>
      <w:marRight w:val="0"/>
      <w:marTop w:val="0"/>
      <w:marBottom w:val="0"/>
      <w:divBdr>
        <w:top w:val="none" w:sz="0" w:space="0" w:color="auto"/>
        <w:left w:val="none" w:sz="0" w:space="0" w:color="auto"/>
        <w:bottom w:val="none" w:sz="0" w:space="0" w:color="auto"/>
        <w:right w:val="none" w:sz="0" w:space="0" w:color="auto"/>
      </w:divBdr>
    </w:div>
    <w:div w:id="1537960061">
      <w:marLeft w:val="0"/>
      <w:marRight w:val="0"/>
      <w:marTop w:val="0"/>
      <w:marBottom w:val="0"/>
      <w:divBdr>
        <w:top w:val="none" w:sz="0" w:space="0" w:color="auto"/>
        <w:left w:val="none" w:sz="0" w:space="0" w:color="auto"/>
        <w:bottom w:val="none" w:sz="0" w:space="0" w:color="auto"/>
        <w:right w:val="none" w:sz="0" w:space="0" w:color="auto"/>
      </w:divBdr>
    </w:div>
    <w:div w:id="1537961676">
      <w:marLeft w:val="0"/>
      <w:marRight w:val="0"/>
      <w:marTop w:val="0"/>
      <w:marBottom w:val="0"/>
      <w:divBdr>
        <w:top w:val="none" w:sz="0" w:space="0" w:color="auto"/>
        <w:left w:val="none" w:sz="0" w:space="0" w:color="auto"/>
        <w:bottom w:val="none" w:sz="0" w:space="0" w:color="auto"/>
        <w:right w:val="none" w:sz="0" w:space="0" w:color="auto"/>
      </w:divBdr>
    </w:div>
    <w:div w:id="1538006314">
      <w:marLeft w:val="0"/>
      <w:marRight w:val="0"/>
      <w:marTop w:val="0"/>
      <w:marBottom w:val="0"/>
      <w:divBdr>
        <w:top w:val="none" w:sz="0" w:space="0" w:color="auto"/>
        <w:left w:val="none" w:sz="0" w:space="0" w:color="auto"/>
        <w:bottom w:val="none" w:sz="0" w:space="0" w:color="auto"/>
        <w:right w:val="none" w:sz="0" w:space="0" w:color="auto"/>
      </w:divBdr>
    </w:div>
    <w:div w:id="1538083077">
      <w:marLeft w:val="0"/>
      <w:marRight w:val="0"/>
      <w:marTop w:val="0"/>
      <w:marBottom w:val="0"/>
      <w:divBdr>
        <w:top w:val="none" w:sz="0" w:space="0" w:color="auto"/>
        <w:left w:val="none" w:sz="0" w:space="0" w:color="auto"/>
        <w:bottom w:val="none" w:sz="0" w:space="0" w:color="auto"/>
        <w:right w:val="none" w:sz="0" w:space="0" w:color="auto"/>
      </w:divBdr>
    </w:div>
    <w:div w:id="1538086104">
      <w:marLeft w:val="0"/>
      <w:marRight w:val="0"/>
      <w:marTop w:val="0"/>
      <w:marBottom w:val="0"/>
      <w:divBdr>
        <w:top w:val="none" w:sz="0" w:space="0" w:color="auto"/>
        <w:left w:val="none" w:sz="0" w:space="0" w:color="auto"/>
        <w:bottom w:val="none" w:sz="0" w:space="0" w:color="auto"/>
        <w:right w:val="none" w:sz="0" w:space="0" w:color="auto"/>
      </w:divBdr>
    </w:div>
    <w:div w:id="1538152893">
      <w:marLeft w:val="0"/>
      <w:marRight w:val="0"/>
      <w:marTop w:val="0"/>
      <w:marBottom w:val="0"/>
      <w:divBdr>
        <w:top w:val="none" w:sz="0" w:space="0" w:color="auto"/>
        <w:left w:val="none" w:sz="0" w:space="0" w:color="auto"/>
        <w:bottom w:val="none" w:sz="0" w:space="0" w:color="auto"/>
        <w:right w:val="none" w:sz="0" w:space="0" w:color="auto"/>
      </w:divBdr>
    </w:div>
    <w:div w:id="1538159426">
      <w:marLeft w:val="0"/>
      <w:marRight w:val="0"/>
      <w:marTop w:val="0"/>
      <w:marBottom w:val="0"/>
      <w:divBdr>
        <w:top w:val="none" w:sz="0" w:space="0" w:color="auto"/>
        <w:left w:val="none" w:sz="0" w:space="0" w:color="auto"/>
        <w:bottom w:val="none" w:sz="0" w:space="0" w:color="auto"/>
        <w:right w:val="none" w:sz="0" w:space="0" w:color="auto"/>
      </w:divBdr>
    </w:div>
    <w:div w:id="1538275836">
      <w:marLeft w:val="0"/>
      <w:marRight w:val="0"/>
      <w:marTop w:val="0"/>
      <w:marBottom w:val="0"/>
      <w:divBdr>
        <w:top w:val="none" w:sz="0" w:space="0" w:color="auto"/>
        <w:left w:val="none" w:sz="0" w:space="0" w:color="auto"/>
        <w:bottom w:val="none" w:sz="0" w:space="0" w:color="auto"/>
        <w:right w:val="none" w:sz="0" w:space="0" w:color="auto"/>
      </w:divBdr>
    </w:div>
    <w:div w:id="1538279429">
      <w:marLeft w:val="0"/>
      <w:marRight w:val="0"/>
      <w:marTop w:val="0"/>
      <w:marBottom w:val="0"/>
      <w:divBdr>
        <w:top w:val="none" w:sz="0" w:space="0" w:color="auto"/>
        <w:left w:val="none" w:sz="0" w:space="0" w:color="auto"/>
        <w:bottom w:val="none" w:sz="0" w:space="0" w:color="auto"/>
        <w:right w:val="none" w:sz="0" w:space="0" w:color="auto"/>
      </w:divBdr>
    </w:div>
    <w:div w:id="1538421332">
      <w:marLeft w:val="0"/>
      <w:marRight w:val="0"/>
      <w:marTop w:val="0"/>
      <w:marBottom w:val="0"/>
      <w:divBdr>
        <w:top w:val="none" w:sz="0" w:space="0" w:color="auto"/>
        <w:left w:val="none" w:sz="0" w:space="0" w:color="auto"/>
        <w:bottom w:val="none" w:sz="0" w:space="0" w:color="auto"/>
        <w:right w:val="none" w:sz="0" w:space="0" w:color="auto"/>
      </w:divBdr>
    </w:div>
    <w:div w:id="1538423698">
      <w:marLeft w:val="0"/>
      <w:marRight w:val="0"/>
      <w:marTop w:val="0"/>
      <w:marBottom w:val="0"/>
      <w:divBdr>
        <w:top w:val="none" w:sz="0" w:space="0" w:color="auto"/>
        <w:left w:val="none" w:sz="0" w:space="0" w:color="auto"/>
        <w:bottom w:val="none" w:sz="0" w:space="0" w:color="auto"/>
        <w:right w:val="none" w:sz="0" w:space="0" w:color="auto"/>
      </w:divBdr>
    </w:div>
    <w:div w:id="1538467106">
      <w:marLeft w:val="0"/>
      <w:marRight w:val="0"/>
      <w:marTop w:val="0"/>
      <w:marBottom w:val="0"/>
      <w:divBdr>
        <w:top w:val="none" w:sz="0" w:space="0" w:color="auto"/>
        <w:left w:val="none" w:sz="0" w:space="0" w:color="auto"/>
        <w:bottom w:val="none" w:sz="0" w:space="0" w:color="auto"/>
        <w:right w:val="none" w:sz="0" w:space="0" w:color="auto"/>
      </w:divBdr>
    </w:div>
    <w:div w:id="1538469530">
      <w:marLeft w:val="0"/>
      <w:marRight w:val="0"/>
      <w:marTop w:val="0"/>
      <w:marBottom w:val="0"/>
      <w:divBdr>
        <w:top w:val="none" w:sz="0" w:space="0" w:color="auto"/>
        <w:left w:val="none" w:sz="0" w:space="0" w:color="auto"/>
        <w:bottom w:val="none" w:sz="0" w:space="0" w:color="auto"/>
        <w:right w:val="none" w:sz="0" w:space="0" w:color="auto"/>
      </w:divBdr>
    </w:div>
    <w:div w:id="1538473112">
      <w:bodyDiv w:val="1"/>
      <w:marLeft w:val="0"/>
      <w:marRight w:val="0"/>
      <w:marTop w:val="0"/>
      <w:marBottom w:val="0"/>
      <w:divBdr>
        <w:top w:val="none" w:sz="0" w:space="0" w:color="auto"/>
        <w:left w:val="none" w:sz="0" w:space="0" w:color="auto"/>
        <w:bottom w:val="none" w:sz="0" w:space="0" w:color="auto"/>
        <w:right w:val="none" w:sz="0" w:space="0" w:color="auto"/>
      </w:divBdr>
    </w:div>
    <w:div w:id="1538618655">
      <w:marLeft w:val="0"/>
      <w:marRight w:val="0"/>
      <w:marTop w:val="0"/>
      <w:marBottom w:val="0"/>
      <w:divBdr>
        <w:top w:val="none" w:sz="0" w:space="0" w:color="auto"/>
        <w:left w:val="none" w:sz="0" w:space="0" w:color="auto"/>
        <w:bottom w:val="none" w:sz="0" w:space="0" w:color="auto"/>
        <w:right w:val="none" w:sz="0" w:space="0" w:color="auto"/>
      </w:divBdr>
    </w:div>
    <w:div w:id="1538619439">
      <w:marLeft w:val="0"/>
      <w:marRight w:val="0"/>
      <w:marTop w:val="0"/>
      <w:marBottom w:val="0"/>
      <w:divBdr>
        <w:top w:val="none" w:sz="0" w:space="0" w:color="auto"/>
        <w:left w:val="none" w:sz="0" w:space="0" w:color="auto"/>
        <w:bottom w:val="none" w:sz="0" w:space="0" w:color="auto"/>
        <w:right w:val="none" w:sz="0" w:space="0" w:color="auto"/>
      </w:divBdr>
    </w:div>
    <w:div w:id="1538733987">
      <w:marLeft w:val="0"/>
      <w:marRight w:val="0"/>
      <w:marTop w:val="0"/>
      <w:marBottom w:val="0"/>
      <w:divBdr>
        <w:top w:val="none" w:sz="0" w:space="0" w:color="auto"/>
        <w:left w:val="none" w:sz="0" w:space="0" w:color="auto"/>
        <w:bottom w:val="none" w:sz="0" w:space="0" w:color="auto"/>
        <w:right w:val="none" w:sz="0" w:space="0" w:color="auto"/>
      </w:divBdr>
    </w:div>
    <w:div w:id="1538808390">
      <w:marLeft w:val="0"/>
      <w:marRight w:val="0"/>
      <w:marTop w:val="0"/>
      <w:marBottom w:val="0"/>
      <w:divBdr>
        <w:top w:val="none" w:sz="0" w:space="0" w:color="auto"/>
        <w:left w:val="none" w:sz="0" w:space="0" w:color="auto"/>
        <w:bottom w:val="none" w:sz="0" w:space="0" w:color="auto"/>
        <w:right w:val="none" w:sz="0" w:space="0" w:color="auto"/>
      </w:divBdr>
    </w:div>
    <w:div w:id="1538811975">
      <w:marLeft w:val="0"/>
      <w:marRight w:val="0"/>
      <w:marTop w:val="0"/>
      <w:marBottom w:val="0"/>
      <w:divBdr>
        <w:top w:val="none" w:sz="0" w:space="0" w:color="auto"/>
        <w:left w:val="none" w:sz="0" w:space="0" w:color="auto"/>
        <w:bottom w:val="none" w:sz="0" w:space="0" w:color="auto"/>
        <w:right w:val="none" w:sz="0" w:space="0" w:color="auto"/>
      </w:divBdr>
    </w:div>
    <w:div w:id="1538814067">
      <w:marLeft w:val="0"/>
      <w:marRight w:val="0"/>
      <w:marTop w:val="0"/>
      <w:marBottom w:val="0"/>
      <w:divBdr>
        <w:top w:val="none" w:sz="0" w:space="0" w:color="auto"/>
        <w:left w:val="none" w:sz="0" w:space="0" w:color="auto"/>
        <w:bottom w:val="none" w:sz="0" w:space="0" w:color="auto"/>
        <w:right w:val="none" w:sz="0" w:space="0" w:color="auto"/>
      </w:divBdr>
    </w:div>
    <w:div w:id="1538815690">
      <w:marLeft w:val="0"/>
      <w:marRight w:val="0"/>
      <w:marTop w:val="0"/>
      <w:marBottom w:val="0"/>
      <w:divBdr>
        <w:top w:val="none" w:sz="0" w:space="0" w:color="auto"/>
        <w:left w:val="none" w:sz="0" w:space="0" w:color="auto"/>
        <w:bottom w:val="none" w:sz="0" w:space="0" w:color="auto"/>
        <w:right w:val="none" w:sz="0" w:space="0" w:color="auto"/>
      </w:divBdr>
    </w:div>
    <w:div w:id="1538926873">
      <w:marLeft w:val="0"/>
      <w:marRight w:val="0"/>
      <w:marTop w:val="0"/>
      <w:marBottom w:val="0"/>
      <w:divBdr>
        <w:top w:val="none" w:sz="0" w:space="0" w:color="auto"/>
        <w:left w:val="none" w:sz="0" w:space="0" w:color="auto"/>
        <w:bottom w:val="none" w:sz="0" w:space="0" w:color="auto"/>
        <w:right w:val="none" w:sz="0" w:space="0" w:color="auto"/>
      </w:divBdr>
    </w:div>
    <w:div w:id="1539006560">
      <w:marLeft w:val="0"/>
      <w:marRight w:val="0"/>
      <w:marTop w:val="0"/>
      <w:marBottom w:val="0"/>
      <w:divBdr>
        <w:top w:val="none" w:sz="0" w:space="0" w:color="auto"/>
        <w:left w:val="none" w:sz="0" w:space="0" w:color="auto"/>
        <w:bottom w:val="none" w:sz="0" w:space="0" w:color="auto"/>
        <w:right w:val="none" w:sz="0" w:space="0" w:color="auto"/>
      </w:divBdr>
    </w:div>
    <w:div w:id="1539008896">
      <w:marLeft w:val="0"/>
      <w:marRight w:val="0"/>
      <w:marTop w:val="0"/>
      <w:marBottom w:val="0"/>
      <w:divBdr>
        <w:top w:val="none" w:sz="0" w:space="0" w:color="auto"/>
        <w:left w:val="none" w:sz="0" w:space="0" w:color="auto"/>
        <w:bottom w:val="none" w:sz="0" w:space="0" w:color="auto"/>
        <w:right w:val="none" w:sz="0" w:space="0" w:color="auto"/>
      </w:divBdr>
    </w:div>
    <w:div w:id="1539047765">
      <w:marLeft w:val="0"/>
      <w:marRight w:val="0"/>
      <w:marTop w:val="0"/>
      <w:marBottom w:val="0"/>
      <w:divBdr>
        <w:top w:val="none" w:sz="0" w:space="0" w:color="auto"/>
        <w:left w:val="none" w:sz="0" w:space="0" w:color="auto"/>
        <w:bottom w:val="none" w:sz="0" w:space="0" w:color="auto"/>
        <w:right w:val="none" w:sz="0" w:space="0" w:color="auto"/>
      </w:divBdr>
    </w:div>
    <w:div w:id="1539050431">
      <w:marLeft w:val="0"/>
      <w:marRight w:val="0"/>
      <w:marTop w:val="0"/>
      <w:marBottom w:val="0"/>
      <w:divBdr>
        <w:top w:val="none" w:sz="0" w:space="0" w:color="auto"/>
        <w:left w:val="none" w:sz="0" w:space="0" w:color="auto"/>
        <w:bottom w:val="none" w:sz="0" w:space="0" w:color="auto"/>
        <w:right w:val="none" w:sz="0" w:space="0" w:color="auto"/>
      </w:divBdr>
    </w:div>
    <w:div w:id="1539201184">
      <w:bodyDiv w:val="1"/>
      <w:marLeft w:val="0"/>
      <w:marRight w:val="0"/>
      <w:marTop w:val="0"/>
      <w:marBottom w:val="0"/>
      <w:divBdr>
        <w:top w:val="none" w:sz="0" w:space="0" w:color="auto"/>
        <w:left w:val="none" w:sz="0" w:space="0" w:color="auto"/>
        <w:bottom w:val="none" w:sz="0" w:space="0" w:color="auto"/>
        <w:right w:val="none" w:sz="0" w:space="0" w:color="auto"/>
      </w:divBdr>
    </w:div>
    <w:div w:id="1539245573">
      <w:marLeft w:val="0"/>
      <w:marRight w:val="0"/>
      <w:marTop w:val="0"/>
      <w:marBottom w:val="0"/>
      <w:divBdr>
        <w:top w:val="none" w:sz="0" w:space="0" w:color="auto"/>
        <w:left w:val="none" w:sz="0" w:space="0" w:color="auto"/>
        <w:bottom w:val="none" w:sz="0" w:space="0" w:color="auto"/>
        <w:right w:val="none" w:sz="0" w:space="0" w:color="auto"/>
      </w:divBdr>
    </w:div>
    <w:div w:id="1539276250">
      <w:marLeft w:val="0"/>
      <w:marRight w:val="0"/>
      <w:marTop w:val="0"/>
      <w:marBottom w:val="0"/>
      <w:divBdr>
        <w:top w:val="none" w:sz="0" w:space="0" w:color="auto"/>
        <w:left w:val="none" w:sz="0" w:space="0" w:color="auto"/>
        <w:bottom w:val="none" w:sz="0" w:space="0" w:color="auto"/>
        <w:right w:val="none" w:sz="0" w:space="0" w:color="auto"/>
      </w:divBdr>
    </w:div>
    <w:div w:id="1539313561">
      <w:marLeft w:val="0"/>
      <w:marRight w:val="0"/>
      <w:marTop w:val="0"/>
      <w:marBottom w:val="0"/>
      <w:divBdr>
        <w:top w:val="none" w:sz="0" w:space="0" w:color="auto"/>
        <w:left w:val="none" w:sz="0" w:space="0" w:color="auto"/>
        <w:bottom w:val="none" w:sz="0" w:space="0" w:color="auto"/>
        <w:right w:val="none" w:sz="0" w:space="0" w:color="auto"/>
      </w:divBdr>
    </w:div>
    <w:div w:id="1539388357">
      <w:marLeft w:val="0"/>
      <w:marRight w:val="0"/>
      <w:marTop w:val="0"/>
      <w:marBottom w:val="0"/>
      <w:divBdr>
        <w:top w:val="none" w:sz="0" w:space="0" w:color="auto"/>
        <w:left w:val="none" w:sz="0" w:space="0" w:color="auto"/>
        <w:bottom w:val="none" w:sz="0" w:space="0" w:color="auto"/>
        <w:right w:val="none" w:sz="0" w:space="0" w:color="auto"/>
      </w:divBdr>
    </w:div>
    <w:div w:id="1539391073">
      <w:marLeft w:val="0"/>
      <w:marRight w:val="0"/>
      <w:marTop w:val="0"/>
      <w:marBottom w:val="0"/>
      <w:divBdr>
        <w:top w:val="none" w:sz="0" w:space="0" w:color="auto"/>
        <w:left w:val="none" w:sz="0" w:space="0" w:color="auto"/>
        <w:bottom w:val="none" w:sz="0" w:space="0" w:color="auto"/>
        <w:right w:val="none" w:sz="0" w:space="0" w:color="auto"/>
      </w:divBdr>
    </w:div>
    <w:div w:id="1539394570">
      <w:marLeft w:val="0"/>
      <w:marRight w:val="0"/>
      <w:marTop w:val="0"/>
      <w:marBottom w:val="0"/>
      <w:divBdr>
        <w:top w:val="none" w:sz="0" w:space="0" w:color="auto"/>
        <w:left w:val="none" w:sz="0" w:space="0" w:color="auto"/>
        <w:bottom w:val="none" w:sz="0" w:space="0" w:color="auto"/>
        <w:right w:val="none" w:sz="0" w:space="0" w:color="auto"/>
      </w:divBdr>
    </w:div>
    <w:div w:id="1539394966">
      <w:marLeft w:val="0"/>
      <w:marRight w:val="0"/>
      <w:marTop w:val="0"/>
      <w:marBottom w:val="0"/>
      <w:divBdr>
        <w:top w:val="none" w:sz="0" w:space="0" w:color="auto"/>
        <w:left w:val="none" w:sz="0" w:space="0" w:color="auto"/>
        <w:bottom w:val="none" w:sz="0" w:space="0" w:color="auto"/>
        <w:right w:val="none" w:sz="0" w:space="0" w:color="auto"/>
      </w:divBdr>
    </w:div>
    <w:div w:id="1539465755">
      <w:marLeft w:val="0"/>
      <w:marRight w:val="0"/>
      <w:marTop w:val="0"/>
      <w:marBottom w:val="0"/>
      <w:divBdr>
        <w:top w:val="none" w:sz="0" w:space="0" w:color="auto"/>
        <w:left w:val="none" w:sz="0" w:space="0" w:color="auto"/>
        <w:bottom w:val="none" w:sz="0" w:space="0" w:color="auto"/>
        <w:right w:val="none" w:sz="0" w:space="0" w:color="auto"/>
      </w:divBdr>
    </w:div>
    <w:div w:id="1539466874">
      <w:marLeft w:val="0"/>
      <w:marRight w:val="0"/>
      <w:marTop w:val="0"/>
      <w:marBottom w:val="0"/>
      <w:divBdr>
        <w:top w:val="none" w:sz="0" w:space="0" w:color="auto"/>
        <w:left w:val="none" w:sz="0" w:space="0" w:color="auto"/>
        <w:bottom w:val="none" w:sz="0" w:space="0" w:color="auto"/>
        <w:right w:val="none" w:sz="0" w:space="0" w:color="auto"/>
      </w:divBdr>
    </w:div>
    <w:div w:id="1539471106">
      <w:marLeft w:val="0"/>
      <w:marRight w:val="0"/>
      <w:marTop w:val="0"/>
      <w:marBottom w:val="0"/>
      <w:divBdr>
        <w:top w:val="none" w:sz="0" w:space="0" w:color="auto"/>
        <w:left w:val="none" w:sz="0" w:space="0" w:color="auto"/>
        <w:bottom w:val="none" w:sz="0" w:space="0" w:color="auto"/>
        <w:right w:val="none" w:sz="0" w:space="0" w:color="auto"/>
      </w:divBdr>
    </w:div>
    <w:div w:id="1539509356">
      <w:marLeft w:val="0"/>
      <w:marRight w:val="0"/>
      <w:marTop w:val="0"/>
      <w:marBottom w:val="0"/>
      <w:divBdr>
        <w:top w:val="none" w:sz="0" w:space="0" w:color="auto"/>
        <w:left w:val="none" w:sz="0" w:space="0" w:color="auto"/>
        <w:bottom w:val="none" w:sz="0" w:space="0" w:color="auto"/>
        <w:right w:val="none" w:sz="0" w:space="0" w:color="auto"/>
      </w:divBdr>
    </w:div>
    <w:div w:id="1539512365">
      <w:marLeft w:val="0"/>
      <w:marRight w:val="0"/>
      <w:marTop w:val="0"/>
      <w:marBottom w:val="0"/>
      <w:divBdr>
        <w:top w:val="none" w:sz="0" w:space="0" w:color="auto"/>
        <w:left w:val="none" w:sz="0" w:space="0" w:color="auto"/>
        <w:bottom w:val="none" w:sz="0" w:space="0" w:color="auto"/>
        <w:right w:val="none" w:sz="0" w:space="0" w:color="auto"/>
      </w:divBdr>
    </w:div>
    <w:div w:id="1539589818">
      <w:marLeft w:val="0"/>
      <w:marRight w:val="0"/>
      <w:marTop w:val="0"/>
      <w:marBottom w:val="0"/>
      <w:divBdr>
        <w:top w:val="none" w:sz="0" w:space="0" w:color="auto"/>
        <w:left w:val="none" w:sz="0" w:space="0" w:color="auto"/>
        <w:bottom w:val="none" w:sz="0" w:space="0" w:color="auto"/>
        <w:right w:val="none" w:sz="0" w:space="0" w:color="auto"/>
      </w:divBdr>
    </w:div>
    <w:div w:id="1539590157">
      <w:marLeft w:val="0"/>
      <w:marRight w:val="0"/>
      <w:marTop w:val="0"/>
      <w:marBottom w:val="0"/>
      <w:divBdr>
        <w:top w:val="none" w:sz="0" w:space="0" w:color="auto"/>
        <w:left w:val="none" w:sz="0" w:space="0" w:color="auto"/>
        <w:bottom w:val="none" w:sz="0" w:space="0" w:color="auto"/>
        <w:right w:val="none" w:sz="0" w:space="0" w:color="auto"/>
      </w:divBdr>
    </w:div>
    <w:div w:id="1539666083">
      <w:marLeft w:val="0"/>
      <w:marRight w:val="0"/>
      <w:marTop w:val="0"/>
      <w:marBottom w:val="0"/>
      <w:divBdr>
        <w:top w:val="none" w:sz="0" w:space="0" w:color="auto"/>
        <w:left w:val="none" w:sz="0" w:space="0" w:color="auto"/>
        <w:bottom w:val="none" w:sz="0" w:space="0" w:color="auto"/>
        <w:right w:val="none" w:sz="0" w:space="0" w:color="auto"/>
      </w:divBdr>
    </w:div>
    <w:div w:id="1539705222">
      <w:marLeft w:val="0"/>
      <w:marRight w:val="0"/>
      <w:marTop w:val="0"/>
      <w:marBottom w:val="0"/>
      <w:divBdr>
        <w:top w:val="none" w:sz="0" w:space="0" w:color="auto"/>
        <w:left w:val="none" w:sz="0" w:space="0" w:color="auto"/>
        <w:bottom w:val="none" w:sz="0" w:space="0" w:color="auto"/>
        <w:right w:val="none" w:sz="0" w:space="0" w:color="auto"/>
      </w:divBdr>
    </w:div>
    <w:div w:id="1539734535">
      <w:marLeft w:val="0"/>
      <w:marRight w:val="0"/>
      <w:marTop w:val="0"/>
      <w:marBottom w:val="0"/>
      <w:divBdr>
        <w:top w:val="none" w:sz="0" w:space="0" w:color="auto"/>
        <w:left w:val="none" w:sz="0" w:space="0" w:color="auto"/>
        <w:bottom w:val="none" w:sz="0" w:space="0" w:color="auto"/>
        <w:right w:val="none" w:sz="0" w:space="0" w:color="auto"/>
      </w:divBdr>
    </w:div>
    <w:div w:id="1539780576">
      <w:marLeft w:val="0"/>
      <w:marRight w:val="0"/>
      <w:marTop w:val="0"/>
      <w:marBottom w:val="0"/>
      <w:divBdr>
        <w:top w:val="none" w:sz="0" w:space="0" w:color="auto"/>
        <w:left w:val="none" w:sz="0" w:space="0" w:color="auto"/>
        <w:bottom w:val="none" w:sz="0" w:space="0" w:color="auto"/>
        <w:right w:val="none" w:sz="0" w:space="0" w:color="auto"/>
      </w:divBdr>
    </w:div>
    <w:div w:id="1539782728">
      <w:marLeft w:val="0"/>
      <w:marRight w:val="0"/>
      <w:marTop w:val="0"/>
      <w:marBottom w:val="0"/>
      <w:divBdr>
        <w:top w:val="none" w:sz="0" w:space="0" w:color="auto"/>
        <w:left w:val="none" w:sz="0" w:space="0" w:color="auto"/>
        <w:bottom w:val="none" w:sz="0" w:space="0" w:color="auto"/>
        <w:right w:val="none" w:sz="0" w:space="0" w:color="auto"/>
      </w:divBdr>
    </w:div>
    <w:div w:id="1539851107">
      <w:marLeft w:val="0"/>
      <w:marRight w:val="0"/>
      <w:marTop w:val="0"/>
      <w:marBottom w:val="0"/>
      <w:divBdr>
        <w:top w:val="none" w:sz="0" w:space="0" w:color="auto"/>
        <w:left w:val="none" w:sz="0" w:space="0" w:color="auto"/>
        <w:bottom w:val="none" w:sz="0" w:space="0" w:color="auto"/>
        <w:right w:val="none" w:sz="0" w:space="0" w:color="auto"/>
      </w:divBdr>
    </w:div>
    <w:div w:id="1539857418">
      <w:marLeft w:val="0"/>
      <w:marRight w:val="0"/>
      <w:marTop w:val="0"/>
      <w:marBottom w:val="0"/>
      <w:divBdr>
        <w:top w:val="none" w:sz="0" w:space="0" w:color="auto"/>
        <w:left w:val="none" w:sz="0" w:space="0" w:color="auto"/>
        <w:bottom w:val="none" w:sz="0" w:space="0" w:color="auto"/>
        <w:right w:val="none" w:sz="0" w:space="0" w:color="auto"/>
      </w:divBdr>
    </w:div>
    <w:div w:id="1539859547">
      <w:marLeft w:val="0"/>
      <w:marRight w:val="0"/>
      <w:marTop w:val="0"/>
      <w:marBottom w:val="0"/>
      <w:divBdr>
        <w:top w:val="none" w:sz="0" w:space="0" w:color="auto"/>
        <w:left w:val="none" w:sz="0" w:space="0" w:color="auto"/>
        <w:bottom w:val="none" w:sz="0" w:space="0" w:color="auto"/>
        <w:right w:val="none" w:sz="0" w:space="0" w:color="auto"/>
      </w:divBdr>
    </w:div>
    <w:div w:id="1539929736">
      <w:marLeft w:val="0"/>
      <w:marRight w:val="0"/>
      <w:marTop w:val="0"/>
      <w:marBottom w:val="0"/>
      <w:divBdr>
        <w:top w:val="none" w:sz="0" w:space="0" w:color="auto"/>
        <w:left w:val="none" w:sz="0" w:space="0" w:color="auto"/>
        <w:bottom w:val="none" w:sz="0" w:space="0" w:color="auto"/>
        <w:right w:val="none" w:sz="0" w:space="0" w:color="auto"/>
      </w:divBdr>
    </w:div>
    <w:div w:id="1539973549">
      <w:marLeft w:val="0"/>
      <w:marRight w:val="0"/>
      <w:marTop w:val="0"/>
      <w:marBottom w:val="0"/>
      <w:divBdr>
        <w:top w:val="none" w:sz="0" w:space="0" w:color="auto"/>
        <w:left w:val="none" w:sz="0" w:space="0" w:color="auto"/>
        <w:bottom w:val="none" w:sz="0" w:space="0" w:color="auto"/>
        <w:right w:val="none" w:sz="0" w:space="0" w:color="auto"/>
      </w:divBdr>
    </w:div>
    <w:div w:id="1540120342">
      <w:marLeft w:val="0"/>
      <w:marRight w:val="0"/>
      <w:marTop w:val="0"/>
      <w:marBottom w:val="0"/>
      <w:divBdr>
        <w:top w:val="none" w:sz="0" w:space="0" w:color="auto"/>
        <w:left w:val="none" w:sz="0" w:space="0" w:color="auto"/>
        <w:bottom w:val="none" w:sz="0" w:space="0" w:color="auto"/>
        <w:right w:val="none" w:sz="0" w:space="0" w:color="auto"/>
      </w:divBdr>
    </w:div>
    <w:div w:id="1540127305">
      <w:marLeft w:val="0"/>
      <w:marRight w:val="0"/>
      <w:marTop w:val="0"/>
      <w:marBottom w:val="0"/>
      <w:divBdr>
        <w:top w:val="none" w:sz="0" w:space="0" w:color="auto"/>
        <w:left w:val="none" w:sz="0" w:space="0" w:color="auto"/>
        <w:bottom w:val="none" w:sz="0" w:space="0" w:color="auto"/>
        <w:right w:val="none" w:sz="0" w:space="0" w:color="auto"/>
      </w:divBdr>
    </w:div>
    <w:div w:id="1540242648">
      <w:marLeft w:val="0"/>
      <w:marRight w:val="0"/>
      <w:marTop w:val="0"/>
      <w:marBottom w:val="0"/>
      <w:divBdr>
        <w:top w:val="none" w:sz="0" w:space="0" w:color="auto"/>
        <w:left w:val="none" w:sz="0" w:space="0" w:color="auto"/>
        <w:bottom w:val="none" w:sz="0" w:space="0" w:color="auto"/>
        <w:right w:val="none" w:sz="0" w:space="0" w:color="auto"/>
      </w:divBdr>
    </w:div>
    <w:div w:id="1540244125">
      <w:marLeft w:val="0"/>
      <w:marRight w:val="0"/>
      <w:marTop w:val="0"/>
      <w:marBottom w:val="0"/>
      <w:divBdr>
        <w:top w:val="none" w:sz="0" w:space="0" w:color="auto"/>
        <w:left w:val="none" w:sz="0" w:space="0" w:color="auto"/>
        <w:bottom w:val="none" w:sz="0" w:space="0" w:color="auto"/>
        <w:right w:val="none" w:sz="0" w:space="0" w:color="auto"/>
      </w:divBdr>
    </w:div>
    <w:div w:id="1540313264">
      <w:marLeft w:val="0"/>
      <w:marRight w:val="0"/>
      <w:marTop w:val="0"/>
      <w:marBottom w:val="0"/>
      <w:divBdr>
        <w:top w:val="none" w:sz="0" w:space="0" w:color="auto"/>
        <w:left w:val="none" w:sz="0" w:space="0" w:color="auto"/>
        <w:bottom w:val="none" w:sz="0" w:space="0" w:color="auto"/>
        <w:right w:val="none" w:sz="0" w:space="0" w:color="auto"/>
      </w:divBdr>
    </w:div>
    <w:div w:id="1540437663">
      <w:marLeft w:val="0"/>
      <w:marRight w:val="0"/>
      <w:marTop w:val="0"/>
      <w:marBottom w:val="0"/>
      <w:divBdr>
        <w:top w:val="none" w:sz="0" w:space="0" w:color="auto"/>
        <w:left w:val="none" w:sz="0" w:space="0" w:color="auto"/>
        <w:bottom w:val="none" w:sz="0" w:space="0" w:color="auto"/>
        <w:right w:val="none" w:sz="0" w:space="0" w:color="auto"/>
      </w:divBdr>
    </w:div>
    <w:div w:id="1540555901">
      <w:marLeft w:val="0"/>
      <w:marRight w:val="0"/>
      <w:marTop w:val="0"/>
      <w:marBottom w:val="0"/>
      <w:divBdr>
        <w:top w:val="none" w:sz="0" w:space="0" w:color="auto"/>
        <w:left w:val="none" w:sz="0" w:space="0" w:color="auto"/>
        <w:bottom w:val="none" w:sz="0" w:space="0" w:color="auto"/>
        <w:right w:val="none" w:sz="0" w:space="0" w:color="auto"/>
      </w:divBdr>
    </w:div>
    <w:div w:id="1540556021">
      <w:marLeft w:val="0"/>
      <w:marRight w:val="0"/>
      <w:marTop w:val="0"/>
      <w:marBottom w:val="0"/>
      <w:divBdr>
        <w:top w:val="none" w:sz="0" w:space="0" w:color="auto"/>
        <w:left w:val="none" w:sz="0" w:space="0" w:color="auto"/>
        <w:bottom w:val="none" w:sz="0" w:space="0" w:color="auto"/>
        <w:right w:val="none" w:sz="0" w:space="0" w:color="auto"/>
      </w:divBdr>
    </w:div>
    <w:div w:id="1540582188">
      <w:marLeft w:val="0"/>
      <w:marRight w:val="0"/>
      <w:marTop w:val="0"/>
      <w:marBottom w:val="0"/>
      <w:divBdr>
        <w:top w:val="none" w:sz="0" w:space="0" w:color="auto"/>
        <w:left w:val="none" w:sz="0" w:space="0" w:color="auto"/>
        <w:bottom w:val="none" w:sz="0" w:space="0" w:color="auto"/>
        <w:right w:val="none" w:sz="0" w:space="0" w:color="auto"/>
      </w:divBdr>
    </w:div>
    <w:div w:id="1540585169">
      <w:marLeft w:val="0"/>
      <w:marRight w:val="0"/>
      <w:marTop w:val="0"/>
      <w:marBottom w:val="0"/>
      <w:divBdr>
        <w:top w:val="none" w:sz="0" w:space="0" w:color="auto"/>
        <w:left w:val="none" w:sz="0" w:space="0" w:color="auto"/>
        <w:bottom w:val="none" w:sz="0" w:space="0" w:color="auto"/>
        <w:right w:val="none" w:sz="0" w:space="0" w:color="auto"/>
      </w:divBdr>
    </w:div>
    <w:div w:id="1540585391">
      <w:marLeft w:val="0"/>
      <w:marRight w:val="0"/>
      <w:marTop w:val="0"/>
      <w:marBottom w:val="0"/>
      <w:divBdr>
        <w:top w:val="none" w:sz="0" w:space="0" w:color="auto"/>
        <w:left w:val="none" w:sz="0" w:space="0" w:color="auto"/>
        <w:bottom w:val="none" w:sz="0" w:space="0" w:color="auto"/>
        <w:right w:val="none" w:sz="0" w:space="0" w:color="auto"/>
      </w:divBdr>
    </w:div>
    <w:div w:id="1540778205">
      <w:marLeft w:val="0"/>
      <w:marRight w:val="0"/>
      <w:marTop w:val="0"/>
      <w:marBottom w:val="0"/>
      <w:divBdr>
        <w:top w:val="none" w:sz="0" w:space="0" w:color="auto"/>
        <w:left w:val="none" w:sz="0" w:space="0" w:color="auto"/>
        <w:bottom w:val="none" w:sz="0" w:space="0" w:color="auto"/>
        <w:right w:val="none" w:sz="0" w:space="0" w:color="auto"/>
      </w:divBdr>
    </w:div>
    <w:div w:id="1540824668">
      <w:marLeft w:val="0"/>
      <w:marRight w:val="0"/>
      <w:marTop w:val="0"/>
      <w:marBottom w:val="0"/>
      <w:divBdr>
        <w:top w:val="none" w:sz="0" w:space="0" w:color="auto"/>
        <w:left w:val="none" w:sz="0" w:space="0" w:color="auto"/>
        <w:bottom w:val="none" w:sz="0" w:space="0" w:color="auto"/>
        <w:right w:val="none" w:sz="0" w:space="0" w:color="auto"/>
      </w:divBdr>
    </w:div>
    <w:div w:id="1540896880">
      <w:marLeft w:val="0"/>
      <w:marRight w:val="0"/>
      <w:marTop w:val="0"/>
      <w:marBottom w:val="0"/>
      <w:divBdr>
        <w:top w:val="none" w:sz="0" w:space="0" w:color="auto"/>
        <w:left w:val="none" w:sz="0" w:space="0" w:color="auto"/>
        <w:bottom w:val="none" w:sz="0" w:space="0" w:color="auto"/>
        <w:right w:val="none" w:sz="0" w:space="0" w:color="auto"/>
      </w:divBdr>
    </w:div>
    <w:div w:id="1540976704">
      <w:marLeft w:val="0"/>
      <w:marRight w:val="0"/>
      <w:marTop w:val="0"/>
      <w:marBottom w:val="0"/>
      <w:divBdr>
        <w:top w:val="none" w:sz="0" w:space="0" w:color="auto"/>
        <w:left w:val="none" w:sz="0" w:space="0" w:color="auto"/>
        <w:bottom w:val="none" w:sz="0" w:space="0" w:color="auto"/>
        <w:right w:val="none" w:sz="0" w:space="0" w:color="auto"/>
      </w:divBdr>
    </w:div>
    <w:div w:id="1541042542">
      <w:marLeft w:val="0"/>
      <w:marRight w:val="0"/>
      <w:marTop w:val="0"/>
      <w:marBottom w:val="0"/>
      <w:divBdr>
        <w:top w:val="none" w:sz="0" w:space="0" w:color="auto"/>
        <w:left w:val="none" w:sz="0" w:space="0" w:color="auto"/>
        <w:bottom w:val="none" w:sz="0" w:space="0" w:color="auto"/>
        <w:right w:val="none" w:sz="0" w:space="0" w:color="auto"/>
      </w:divBdr>
    </w:div>
    <w:div w:id="1541085189">
      <w:marLeft w:val="0"/>
      <w:marRight w:val="0"/>
      <w:marTop w:val="0"/>
      <w:marBottom w:val="0"/>
      <w:divBdr>
        <w:top w:val="none" w:sz="0" w:space="0" w:color="auto"/>
        <w:left w:val="none" w:sz="0" w:space="0" w:color="auto"/>
        <w:bottom w:val="none" w:sz="0" w:space="0" w:color="auto"/>
        <w:right w:val="none" w:sz="0" w:space="0" w:color="auto"/>
      </w:divBdr>
    </w:div>
    <w:div w:id="1541088132">
      <w:bodyDiv w:val="1"/>
      <w:marLeft w:val="0"/>
      <w:marRight w:val="0"/>
      <w:marTop w:val="0"/>
      <w:marBottom w:val="0"/>
      <w:divBdr>
        <w:top w:val="none" w:sz="0" w:space="0" w:color="auto"/>
        <w:left w:val="none" w:sz="0" w:space="0" w:color="auto"/>
        <w:bottom w:val="none" w:sz="0" w:space="0" w:color="auto"/>
        <w:right w:val="none" w:sz="0" w:space="0" w:color="auto"/>
      </w:divBdr>
    </w:div>
    <w:div w:id="1541094362">
      <w:marLeft w:val="0"/>
      <w:marRight w:val="0"/>
      <w:marTop w:val="0"/>
      <w:marBottom w:val="0"/>
      <w:divBdr>
        <w:top w:val="none" w:sz="0" w:space="0" w:color="auto"/>
        <w:left w:val="none" w:sz="0" w:space="0" w:color="auto"/>
        <w:bottom w:val="none" w:sz="0" w:space="0" w:color="auto"/>
        <w:right w:val="none" w:sz="0" w:space="0" w:color="auto"/>
      </w:divBdr>
    </w:div>
    <w:div w:id="1541212452">
      <w:marLeft w:val="0"/>
      <w:marRight w:val="0"/>
      <w:marTop w:val="0"/>
      <w:marBottom w:val="0"/>
      <w:divBdr>
        <w:top w:val="none" w:sz="0" w:space="0" w:color="auto"/>
        <w:left w:val="none" w:sz="0" w:space="0" w:color="auto"/>
        <w:bottom w:val="none" w:sz="0" w:space="0" w:color="auto"/>
        <w:right w:val="none" w:sz="0" w:space="0" w:color="auto"/>
      </w:divBdr>
    </w:div>
    <w:div w:id="1541354445">
      <w:marLeft w:val="0"/>
      <w:marRight w:val="0"/>
      <w:marTop w:val="0"/>
      <w:marBottom w:val="0"/>
      <w:divBdr>
        <w:top w:val="none" w:sz="0" w:space="0" w:color="auto"/>
        <w:left w:val="none" w:sz="0" w:space="0" w:color="auto"/>
        <w:bottom w:val="none" w:sz="0" w:space="0" w:color="auto"/>
        <w:right w:val="none" w:sz="0" w:space="0" w:color="auto"/>
      </w:divBdr>
    </w:div>
    <w:div w:id="1541433484">
      <w:marLeft w:val="0"/>
      <w:marRight w:val="0"/>
      <w:marTop w:val="0"/>
      <w:marBottom w:val="0"/>
      <w:divBdr>
        <w:top w:val="none" w:sz="0" w:space="0" w:color="auto"/>
        <w:left w:val="none" w:sz="0" w:space="0" w:color="auto"/>
        <w:bottom w:val="none" w:sz="0" w:space="0" w:color="auto"/>
        <w:right w:val="none" w:sz="0" w:space="0" w:color="auto"/>
      </w:divBdr>
    </w:div>
    <w:div w:id="1541477374">
      <w:marLeft w:val="0"/>
      <w:marRight w:val="0"/>
      <w:marTop w:val="0"/>
      <w:marBottom w:val="0"/>
      <w:divBdr>
        <w:top w:val="none" w:sz="0" w:space="0" w:color="auto"/>
        <w:left w:val="none" w:sz="0" w:space="0" w:color="auto"/>
        <w:bottom w:val="none" w:sz="0" w:space="0" w:color="auto"/>
        <w:right w:val="none" w:sz="0" w:space="0" w:color="auto"/>
      </w:divBdr>
    </w:div>
    <w:div w:id="1541623611">
      <w:marLeft w:val="0"/>
      <w:marRight w:val="0"/>
      <w:marTop w:val="0"/>
      <w:marBottom w:val="0"/>
      <w:divBdr>
        <w:top w:val="none" w:sz="0" w:space="0" w:color="auto"/>
        <w:left w:val="none" w:sz="0" w:space="0" w:color="auto"/>
        <w:bottom w:val="none" w:sz="0" w:space="0" w:color="auto"/>
        <w:right w:val="none" w:sz="0" w:space="0" w:color="auto"/>
      </w:divBdr>
    </w:div>
    <w:div w:id="1541628291">
      <w:marLeft w:val="0"/>
      <w:marRight w:val="0"/>
      <w:marTop w:val="0"/>
      <w:marBottom w:val="0"/>
      <w:divBdr>
        <w:top w:val="none" w:sz="0" w:space="0" w:color="auto"/>
        <w:left w:val="none" w:sz="0" w:space="0" w:color="auto"/>
        <w:bottom w:val="none" w:sz="0" w:space="0" w:color="auto"/>
        <w:right w:val="none" w:sz="0" w:space="0" w:color="auto"/>
      </w:divBdr>
    </w:div>
    <w:div w:id="1541669255">
      <w:marLeft w:val="0"/>
      <w:marRight w:val="0"/>
      <w:marTop w:val="0"/>
      <w:marBottom w:val="0"/>
      <w:divBdr>
        <w:top w:val="none" w:sz="0" w:space="0" w:color="auto"/>
        <w:left w:val="none" w:sz="0" w:space="0" w:color="auto"/>
        <w:bottom w:val="none" w:sz="0" w:space="0" w:color="auto"/>
        <w:right w:val="none" w:sz="0" w:space="0" w:color="auto"/>
      </w:divBdr>
    </w:div>
    <w:div w:id="1541672681">
      <w:marLeft w:val="0"/>
      <w:marRight w:val="0"/>
      <w:marTop w:val="0"/>
      <w:marBottom w:val="0"/>
      <w:divBdr>
        <w:top w:val="none" w:sz="0" w:space="0" w:color="auto"/>
        <w:left w:val="none" w:sz="0" w:space="0" w:color="auto"/>
        <w:bottom w:val="none" w:sz="0" w:space="0" w:color="auto"/>
        <w:right w:val="none" w:sz="0" w:space="0" w:color="auto"/>
      </w:divBdr>
    </w:div>
    <w:div w:id="1541698132">
      <w:marLeft w:val="0"/>
      <w:marRight w:val="0"/>
      <w:marTop w:val="0"/>
      <w:marBottom w:val="0"/>
      <w:divBdr>
        <w:top w:val="none" w:sz="0" w:space="0" w:color="auto"/>
        <w:left w:val="none" w:sz="0" w:space="0" w:color="auto"/>
        <w:bottom w:val="none" w:sz="0" w:space="0" w:color="auto"/>
        <w:right w:val="none" w:sz="0" w:space="0" w:color="auto"/>
      </w:divBdr>
    </w:div>
    <w:div w:id="1541701561">
      <w:marLeft w:val="0"/>
      <w:marRight w:val="0"/>
      <w:marTop w:val="0"/>
      <w:marBottom w:val="0"/>
      <w:divBdr>
        <w:top w:val="none" w:sz="0" w:space="0" w:color="auto"/>
        <w:left w:val="none" w:sz="0" w:space="0" w:color="auto"/>
        <w:bottom w:val="none" w:sz="0" w:space="0" w:color="auto"/>
        <w:right w:val="none" w:sz="0" w:space="0" w:color="auto"/>
      </w:divBdr>
    </w:div>
    <w:div w:id="1541741128">
      <w:marLeft w:val="0"/>
      <w:marRight w:val="0"/>
      <w:marTop w:val="0"/>
      <w:marBottom w:val="0"/>
      <w:divBdr>
        <w:top w:val="none" w:sz="0" w:space="0" w:color="auto"/>
        <w:left w:val="none" w:sz="0" w:space="0" w:color="auto"/>
        <w:bottom w:val="none" w:sz="0" w:space="0" w:color="auto"/>
        <w:right w:val="none" w:sz="0" w:space="0" w:color="auto"/>
      </w:divBdr>
    </w:div>
    <w:div w:id="1541894342">
      <w:bodyDiv w:val="1"/>
      <w:marLeft w:val="0"/>
      <w:marRight w:val="0"/>
      <w:marTop w:val="0"/>
      <w:marBottom w:val="0"/>
      <w:divBdr>
        <w:top w:val="none" w:sz="0" w:space="0" w:color="auto"/>
        <w:left w:val="none" w:sz="0" w:space="0" w:color="auto"/>
        <w:bottom w:val="none" w:sz="0" w:space="0" w:color="auto"/>
        <w:right w:val="none" w:sz="0" w:space="0" w:color="auto"/>
      </w:divBdr>
    </w:div>
    <w:div w:id="1541933891">
      <w:marLeft w:val="0"/>
      <w:marRight w:val="0"/>
      <w:marTop w:val="0"/>
      <w:marBottom w:val="0"/>
      <w:divBdr>
        <w:top w:val="none" w:sz="0" w:space="0" w:color="auto"/>
        <w:left w:val="none" w:sz="0" w:space="0" w:color="auto"/>
        <w:bottom w:val="none" w:sz="0" w:space="0" w:color="auto"/>
        <w:right w:val="none" w:sz="0" w:space="0" w:color="auto"/>
      </w:divBdr>
    </w:div>
    <w:div w:id="1541935453">
      <w:marLeft w:val="0"/>
      <w:marRight w:val="0"/>
      <w:marTop w:val="0"/>
      <w:marBottom w:val="0"/>
      <w:divBdr>
        <w:top w:val="none" w:sz="0" w:space="0" w:color="auto"/>
        <w:left w:val="none" w:sz="0" w:space="0" w:color="auto"/>
        <w:bottom w:val="none" w:sz="0" w:space="0" w:color="auto"/>
        <w:right w:val="none" w:sz="0" w:space="0" w:color="auto"/>
      </w:divBdr>
    </w:div>
    <w:div w:id="1542012171">
      <w:marLeft w:val="0"/>
      <w:marRight w:val="0"/>
      <w:marTop w:val="0"/>
      <w:marBottom w:val="0"/>
      <w:divBdr>
        <w:top w:val="none" w:sz="0" w:space="0" w:color="auto"/>
        <w:left w:val="none" w:sz="0" w:space="0" w:color="auto"/>
        <w:bottom w:val="none" w:sz="0" w:space="0" w:color="auto"/>
        <w:right w:val="none" w:sz="0" w:space="0" w:color="auto"/>
      </w:divBdr>
    </w:div>
    <w:div w:id="1542015648">
      <w:marLeft w:val="0"/>
      <w:marRight w:val="0"/>
      <w:marTop w:val="0"/>
      <w:marBottom w:val="0"/>
      <w:divBdr>
        <w:top w:val="none" w:sz="0" w:space="0" w:color="auto"/>
        <w:left w:val="none" w:sz="0" w:space="0" w:color="auto"/>
        <w:bottom w:val="none" w:sz="0" w:space="0" w:color="auto"/>
        <w:right w:val="none" w:sz="0" w:space="0" w:color="auto"/>
      </w:divBdr>
    </w:div>
    <w:div w:id="1542084337">
      <w:marLeft w:val="0"/>
      <w:marRight w:val="0"/>
      <w:marTop w:val="0"/>
      <w:marBottom w:val="0"/>
      <w:divBdr>
        <w:top w:val="none" w:sz="0" w:space="0" w:color="auto"/>
        <w:left w:val="none" w:sz="0" w:space="0" w:color="auto"/>
        <w:bottom w:val="none" w:sz="0" w:space="0" w:color="auto"/>
        <w:right w:val="none" w:sz="0" w:space="0" w:color="auto"/>
      </w:divBdr>
    </w:div>
    <w:div w:id="1542085011">
      <w:marLeft w:val="0"/>
      <w:marRight w:val="0"/>
      <w:marTop w:val="0"/>
      <w:marBottom w:val="0"/>
      <w:divBdr>
        <w:top w:val="none" w:sz="0" w:space="0" w:color="auto"/>
        <w:left w:val="none" w:sz="0" w:space="0" w:color="auto"/>
        <w:bottom w:val="none" w:sz="0" w:space="0" w:color="auto"/>
        <w:right w:val="none" w:sz="0" w:space="0" w:color="auto"/>
      </w:divBdr>
    </w:div>
    <w:div w:id="1542133382">
      <w:marLeft w:val="0"/>
      <w:marRight w:val="0"/>
      <w:marTop w:val="0"/>
      <w:marBottom w:val="0"/>
      <w:divBdr>
        <w:top w:val="none" w:sz="0" w:space="0" w:color="auto"/>
        <w:left w:val="none" w:sz="0" w:space="0" w:color="auto"/>
        <w:bottom w:val="none" w:sz="0" w:space="0" w:color="auto"/>
        <w:right w:val="none" w:sz="0" w:space="0" w:color="auto"/>
      </w:divBdr>
    </w:div>
    <w:div w:id="1542159800">
      <w:marLeft w:val="0"/>
      <w:marRight w:val="0"/>
      <w:marTop w:val="0"/>
      <w:marBottom w:val="0"/>
      <w:divBdr>
        <w:top w:val="none" w:sz="0" w:space="0" w:color="auto"/>
        <w:left w:val="none" w:sz="0" w:space="0" w:color="auto"/>
        <w:bottom w:val="none" w:sz="0" w:space="0" w:color="auto"/>
        <w:right w:val="none" w:sz="0" w:space="0" w:color="auto"/>
      </w:divBdr>
    </w:div>
    <w:div w:id="1542211309">
      <w:marLeft w:val="0"/>
      <w:marRight w:val="0"/>
      <w:marTop w:val="0"/>
      <w:marBottom w:val="0"/>
      <w:divBdr>
        <w:top w:val="none" w:sz="0" w:space="0" w:color="auto"/>
        <w:left w:val="none" w:sz="0" w:space="0" w:color="auto"/>
        <w:bottom w:val="none" w:sz="0" w:space="0" w:color="auto"/>
        <w:right w:val="none" w:sz="0" w:space="0" w:color="auto"/>
      </w:divBdr>
    </w:div>
    <w:div w:id="1542279942">
      <w:marLeft w:val="0"/>
      <w:marRight w:val="0"/>
      <w:marTop w:val="0"/>
      <w:marBottom w:val="0"/>
      <w:divBdr>
        <w:top w:val="none" w:sz="0" w:space="0" w:color="auto"/>
        <w:left w:val="none" w:sz="0" w:space="0" w:color="auto"/>
        <w:bottom w:val="none" w:sz="0" w:space="0" w:color="auto"/>
        <w:right w:val="none" w:sz="0" w:space="0" w:color="auto"/>
      </w:divBdr>
    </w:div>
    <w:div w:id="1542285718">
      <w:marLeft w:val="0"/>
      <w:marRight w:val="0"/>
      <w:marTop w:val="0"/>
      <w:marBottom w:val="0"/>
      <w:divBdr>
        <w:top w:val="none" w:sz="0" w:space="0" w:color="auto"/>
        <w:left w:val="none" w:sz="0" w:space="0" w:color="auto"/>
        <w:bottom w:val="none" w:sz="0" w:space="0" w:color="auto"/>
        <w:right w:val="none" w:sz="0" w:space="0" w:color="auto"/>
      </w:divBdr>
    </w:div>
    <w:div w:id="1542328264">
      <w:marLeft w:val="0"/>
      <w:marRight w:val="0"/>
      <w:marTop w:val="0"/>
      <w:marBottom w:val="0"/>
      <w:divBdr>
        <w:top w:val="none" w:sz="0" w:space="0" w:color="auto"/>
        <w:left w:val="none" w:sz="0" w:space="0" w:color="auto"/>
        <w:bottom w:val="none" w:sz="0" w:space="0" w:color="auto"/>
        <w:right w:val="none" w:sz="0" w:space="0" w:color="auto"/>
      </w:divBdr>
    </w:div>
    <w:div w:id="1542353488">
      <w:marLeft w:val="0"/>
      <w:marRight w:val="0"/>
      <w:marTop w:val="0"/>
      <w:marBottom w:val="0"/>
      <w:divBdr>
        <w:top w:val="none" w:sz="0" w:space="0" w:color="auto"/>
        <w:left w:val="none" w:sz="0" w:space="0" w:color="auto"/>
        <w:bottom w:val="none" w:sz="0" w:space="0" w:color="auto"/>
        <w:right w:val="none" w:sz="0" w:space="0" w:color="auto"/>
      </w:divBdr>
    </w:div>
    <w:div w:id="1542396737">
      <w:marLeft w:val="0"/>
      <w:marRight w:val="0"/>
      <w:marTop w:val="0"/>
      <w:marBottom w:val="0"/>
      <w:divBdr>
        <w:top w:val="none" w:sz="0" w:space="0" w:color="auto"/>
        <w:left w:val="none" w:sz="0" w:space="0" w:color="auto"/>
        <w:bottom w:val="none" w:sz="0" w:space="0" w:color="auto"/>
        <w:right w:val="none" w:sz="0" w:space="0" w:color="auto"/>
      </w:divBdr>
    </w:div>
    <w:div w:id="1542397174">
      <w:marLeft w:val="0"/>
      <w:marRight w:val="0"/>
      <w:marTop w:val="0"/>
      <w:marBottom w:val="0"/>
      <w:divBdr>
        <w:top w:val="none" w:sz="0" w:space="0" w:color="auto"/>
        <w:left w:val="none" w:sz="0" w:space="0" w:color="auto"/>
        <w:bottom w:val="none" w:sz="0" w:space="0" w:color="auto"/>
        <w:right w:val="none" w:sz="0" w:space="0" w:color="auto"/>
      </w:divBdr>
    </w:div>
    <w:div w:id="1542401788">
      <w:marLeft w:val="0"/>
      <w:marRight w:val="0"/>
      <w:marTop w:val="0"/>
      <w:marBottom w:val="0"/>
      <w:divBdr>
        <w:top w:val="none" w:sz="0" w:space="0" w:color="auto"/>
        <w:left w:val="none" w:sz="0" w:space="0" w:color="auto"/>
        <w:bottom w:val="none" w:sz="0" w:space="0" w:color="auto"/>
        <w:right w:val="none" w:sz="0" w:space="0" w:color="auto"/>
      </w:divBdr>
    </w:div>
    <w:div w:id="1542473881">
      <w:marLeft w:val="0"/>
      <w:marRight w:val="0"/>
      <w:marTop w:val="0"/>
      <w:marBottom w:val="0"/>
      <w:divBdr>
        <w:top w:val="none" w:sz="0" w:space="0" w:color="auto"/>
        <w:left w:val="none" w:sz="0" w:space="0" w:color="auto"/>
        <w:bottom w:val="none" w:sz="0" w:space="0" w:color="auto"/>
        <w:right w:val="none" w:sz="0" w:space="0" w:color="auto"/>
      </w:divBdr>
    </w:div>
    <w:div w:id="1542548248">
      <w:marLeft w:val="0"/>
      <w:marRight w:val="0"/>
      <w:marTop w:val="0"/>
      <w:marBottom w:val="0"/>
      <w:divBdr>
        <w:top w:val="none" w:sz="0" w:space="0" w:color="auto"/>
        <w:left w:val="none" w:sz="0" w:space="0" w:color="auto"/>
        <w:bottom w:val="none" w:sz="0" w:space="0" w:color="auto"/>
        <w:right w:val="none" w:sz="0" w:space="0" w:color="auto"/>
      </w:divBdr>
    </w:div>
    <w:div w:id="1542552143">
      <w:marLeft w:val="0"/>
      <w:marRight w:val="0"/>
      <w:marTop w:val="0"/>
      <w:marBottom w:val="0"/>
      <w:divBdr>
        <w:top w:val="none" w:sz="0" w:space="0" w:color="auto"/>
        <w:left w:val="none" w:sz="0" w:space="0" w:color="auto"/>
        <w:bottom w:val="none" w:sz="0" w:space="0" w:color="auto"/>
        <w:right w:val="none" w:sz="0" w:space="0" w:color="auto"/>
      </w:divBdr>
    </w:div>
    <w:div w:id="1542665780">
      <w:marLeft w:val="0"/>
      <w:marRight w:val="0"/>
      <w:marTop w:val="0"/>
      <w:marBottom w:val="0"/>
      <w:divBdr>
        <w:top w:val="none" w:sz="0" w:space="0" w:color="auto"/>
        <w:left w:val="none" w:sz="0" w:space="0" w:color="auto"/>
        <w:bottom w:val="none" w:sz="0" w:space="0" w:color="auto"/>
        <w:right w:val="none" w:sz="0" w:space="0" w:color="auto"/>
      </w:divBdr>
    </w:div>
    <w:div w:id="1542666746">
      <w:marLeft w:val="0"/>
      <w:marRight w:val="0"/>
      <w:marTop w:val="0"/>
      <w:marBottom w:val="0"/>
      <w:divBdr>
        <w:top w:val="none" w:sz="0" w:space="0" w:color="auto"/>
        <w:left w:val="none" w:sz="0" w:space="0" w:color="auto"/>
        <w:bottom w:val="none" w:sz="0" w:space="0" w:color="auto"/>
        <w:right w:val="none" w:sz="0" w:space="0" w:color="auto"/>
      </w:divBdr>
    </w:div>
    <w:div w:id="1542671989">
      <w:marLeft w:val="0"/>
      <w:marRight w:val="0"/>
      <w:marTop w:val="0"/>
      <w:marBottom w:val="0"/>
      <w:divBdr>
        <w:top w:val="none" w:sz="0" w:space="0" w:color="auto"/>
        <w:left w:val="none" w:sz="0" w:space="0" w:color="auto"/>
        <w:bottom w:val="none" w:sz="0" w:space="0" w:color="auto"/>
        <w:right w:val="none" w:sz="0" w:space="0" w:color="auto"/>
      </w:divBdr>
    </w:div>
    <w:div w:id="1542783676">
      <w:marLeft w:val="0"/>
      <w:marRight w:val="0"/>
      <w:marTop w:val="0"/>
      <w:marBottom w:val="0"/>
      <w:divBdr>
        <w:top w:val="none" w:sz="0" w:space="0" w:color="auto"/>
        <w:left w:val="none" w:sz="0" w:space="0" w:color="auto"/>
        <w:bottom w:val="none" w:sz="0" w:space="0" w:color="auto"/>
        <w:right w:val="none" w:sz="0" w:space="0" w:color="auto"/>
      </w:divBdr>
    </w:div>
    <w:div w:id="1542934418">
      <w:marLeft w:val="0"/>
      <w:marRight w:val="0"/>
      <w:marTop w:val="0"/>
      <w:marBottom w:val="0"/>
      <w:divBdr>
        <w:top w:val="none" w:sz="0" w:space="0" w:color="auto"/>
        <w:left w:val="none" w:sz="0" w:space="0" w:color="auto"/>
        <w:bottom w:val="none" w:sz="0" w:space="0" w:color="auto"/>
        <w:right w:val="none" w:sz="0" w:space="0" w:color="auto"/>
      </w:divBdr>
    </w:div>
    <w:div w:id="1543129264">
      <w:marLeft w:val="0"/>
      <w:marRight w:val="0"/>
      <w:marTop w:val="0"/>
      <w:marBottom w:val="0"/>
      <w:divBdr>
        <w:top w:val="none" w:sz="0" w:space="0" w:color="auto"/>
        <w:left w:val="none" w:sz="0" w:space="0" w:color="auto"/>
        <w:bottom w:val="none" w:sz="0" w:space="0" w:color="auto"/>
        <w:right w:val="none" w:sz="0" w:space="0" w:color="auto"/>
      </w:divBdr>
    </w:div>
    <w:div w:id="1543321116">
      <w:marLeft w:val="0"/>
      <w:marRight w:val="0"/>
      <w:marTop w:val="0"/>
      <w:marBottom w:val="0"/>
      <w:divBdr>
        <w:top w:val="none" w:sz="0" w:space="0" w:color="auto"/>
        <w:left w:val="none" w:sz="0" w:space="0" w:color="auto"/>
        <w:bottom w:val="none" w:sz="0" w:space="0" w:color="auto"/>
        <w:right w:val="none" w:sz="0" w:space="0" w:color="auto"/>
      </w:divBdr>
    </w:div>
    <w:div w:id="1543321486">
      <w:marLeft w:val="0"/>
      <w:marRight w:val="0"/>
      <w:marTop w:val="0"/>
      <w:marBottom w:val="0"/>
      <w:divBdr>
        <w:top w:val="none" w:sz="0" w:space="0" w:color="auto"/>
        <w:left w:val="none" w:sz="0" w:space="0" w:color="auto"/>
        <w:bottom w:val="none" w:sz="0" w:space="0" w:color="auto"/>
        <w:right w:val="none" w:sz="0" w:space="0" w:color="auto"/>
      </w:divBdr>
    </w:div>
    <w:div w:id="1543328035">
      <w:marLeft w:val="0"/>
      <w:marRight w:val="0"/>
      <w:marTop w:val="0"/>
      <w:marBottom w:val="0"/>
      <w:divBdr>
        <w:top w:val="none" w:sz="0" w:space="0" w:color="auto"/>
        <w:left w:val="none" w:sz="0" w:space="0" w:color="auto"/>
        <w:bottom w:val="none" w:sz="0" w:space="0" w:color="auto"/>
        <w:right w:val="none" w:sz="0" w:space="0" w:color="auto"/>
      </w:divBdr>
    </w:div>
    <w:div w:id="1543445595">
      <w:marLeft w:val="0"/>
      <w:marRight w:val="0"/>
      <w:marTop w:val="0"/>
      <w:marBottom w:val="0"/>
      <w:divBdr>
        <w:top w:val="none" w:sz="0" w:space="0" w:color="auto"/>
        <w:left w:val="none" w:sz="0" w:space="0" w:color="auto"/>
        <w:bottom w:val="none" w:sz="0" w:space="0" w:color="auto"/>
        <w:right w:val="none" w:sz="0" w:space="0" w:color="auto"/>
      </w:divBdr>
    </w:div>
    <w:div w:id="1543518742">
      <w:marLeft w:val="0"/>
      <w:marRight w:val="0"/>
      <w:marTop w:val="0"/>
      <w:marBottom w:val="0"/>
      <w:divBdr>
        <w:top w:val="none" w:sz="0" w:space="0" w:color="auto"/>
        <w:left w:val="none" w:sz="0" w:space="0" w:color="auto"/>
        <w:bottom w:val="none" w:sz="0" w:space="0" w:color="auto"/>
        <w:right w:val="none" w:sz="0" w:space="0" w:color="auto"/>
      </w:divBdr>
    </w:div>
    <w:div w:id="1543520032">
      <w:marLeft w:val="0"/>
      <w:marRight w:val="0"/>
      <w:marTop w:val="0"/>
      <w:marBottom w:val="0"/>
      <w:divBdr>
        <w:top w:val="none" w:sz="0" w:space="0" w:color="auto"/>
        <w:left w:val="none" w:sz="0" w:space="0" w:color="auto"/>
        <w:bottom w:val="none" w:sz="0" w:space="0" w:color="auto"/>
        <w:right w:val="none" w:sz="0" w:space="0" w:color="auto"/>
      </w:divBdr>
    </w:div>
    <w:div w:id="1543595601">
      <w:marLeft w:val="0"/>
      <w:marRight w:val="0"/>
      <w:marTop w:val="0"/>
      <w:marBottom w:val="0"/>
      <w:divBdr>
        <w:top w:val="none" w:sz="0" w:space="0" w:color="auto"/>
        <w:left w:val="none" w:sz="0" w:space="0" w:color="auto"/>
        <w:bottom w:val="none" w:sz="0" w:space="0" w:color="auto"/>
        <w:right w:val="none" w:sz="0" w:space="0" w:color="auto"/>
      </w:divBdr>
    </w:div>
    <w:div w:id="1543862378">
      <w:marLeft w:val="0"/>
      <w:marRight w:val="0"/>
      <w:marTop w:val="0"/>
      <w:marBottom w:val="0"/>
      <w:divBdr>
        <w:top w:val="none" w:sz="0" w:space="0" w:color="auto"/>
        <w:left w:val="none" w:sz="0" w:space="0" w:color="auto"/>
        <w:bottom w:val="none" w:sz="0" w:space="0" w:color="auto"/>
        <w:right w:val="none" w:sz="0" w:space="0" w:color="auto"/>
      </w:divBdr>
    </w:div>
    <w:div w:id="1543906132">
      <w:marLeft w:val="0"/>
      <w:marRight w:val="0"/>
      <w:marTop w:val="0"/>
      <w:marBottom w:val="0"/>
      <w:divBdr>
        <w:top w:val="none" w:sz="0" w:space="0" w:color="auto"/>
        <w:left w:val="none" w:sz="0" w:space="0" w:color="auto"/>
        <w:bottom w:val="none" w:sz="0" w:space="0" w:color="auto"/>
        <w:right w:val="none" w:sz="0" w:space="0" w:color="auto"/>
      </w:divBdr>
    </w:div>
    <w:div w:id="1543906875">
      <w:marLeft w:val="0"/>
      <w:marRight w:val="0"/>
      <w:marTop w:val="0"/>
      <w:marBottom w:val="0"/>
      <w:divBdr>
        <w:top w:val="none" w:sz="0" w:space="0" w:color="auto"/>
        <w:left w:val="none" w:sz="0" w:space="0" w:color="auto"/>
        <w:bottom w:val="none" w:sz="0" w:space="0" w:color="auto"/>
        <w:right w:val="none" w:sz="0" w:space="0" w:color="auto"/>
      </w:divBdr>
    </w:div>
    <w:div w:id="1544125993">
      <w:marLeft w:val="0"/>
      <w:marRight w:val="0"/>
      <w:marTop w:val="0"/>
      <w:marBottom w:val="0"/>
      <w:divBdr>
        <w:top w:val="none" w:sz="0" w:space="0" w:color="auto"/>
        <w:left w:val="none" w:sz="0" w:space="0" w:color="auto"/>
        <w:bottom w:val="none" w:sz="0" w:space="0" w:color="auto"/>
        <w:right w:val="none" w:sz="0" w:space="0" w:color="auto"/>
      </w:divBdr>
    </w:div>
    <w:div w:id="1544364055">
      <w:bodyDiv w:val="1"/>
      <w:marLeft w:val="0"/>
      <w:marRight w:val="0"/>
      <w:marTop w:val="0"/>
      <w:marBottom w:val="0"/>
      <w:divBdr>
        <w:top w:val="none" w:sz="0" w:space="0" w:color="auto"/>
        <w:left w:val="none" w:sz="0" w:space="0" w:color="auto"/>
        <w:bottom w:val="none" w:sz="0" w:space="0" w:color="auto"/>
        <w:right w:val="none" w:sz="0" w:space="0" w:color="auto"/>
      </w:divBdr>
    </w:div>
    <w:div w:id="1544365699">
      <w:marLeft w:val="0"/>
      <w:marRight w:val="0"/>
      <w:marTop w:val="0"/>
      <w:marBottom w:val="0"/>
      <w:divBdr>
        <w:top w:val="none" w:sz="0" w:space="0" w:color="auto"/>
        <w:left w:val="none" w:sz="0" w:space="0" w:color="auto"/>
        <w:bottom w:val="none" w:sz="0" w:space="0" w:color="auto"/>
        <w:right w:val="none" w:sz="0" w:space="0" w:color="auto"/>
      </w:divBdr>
    </w:div>
    <w:div w:id="1544365914">
      <w:marLeft w:val="0"/>
      <w:marRight w:val="0"/>
      <w:marTop w:val="0"/>
      <w:marBottom w:val="0"/>
      <w:divBdr>
        <w:top w:val="none" w:sz="0" w:space="0" w:color="auto"/>
        <w:left w:val="none" w:sz="0" w:space="0" w:color="auto"/>
        <w:bottom w:val="none" w:sz="0" w:space="0" w:color="auto"/>
        <w:right w:val="none" w:sz="0" w:space="0" w:color="auto"/>
      </w:divBdr>
    </w:div>
    <w:div w:id="1544442576">
      <w:marLeft w:val="0"/>
      <w:marRight w:val="0"/>
      <w:marTop w:val="0"/>
      <w:marBottom w:val="0"/>
      <w:divBdr>
        <w:top w:val="none" w:sz="0" w:space="0" w:color="auto"/>
        <w:left w:val="none" w:sz="0" w:space="0" w:color="auto"/>
        <w:bottom w:val="none" w:sz="0" w:space="0" w:color="auto"/>
        <w:right w:val="none" w:sz="0" w:space="0" w:color="auto"/>
      </w:divBdr>
    </w:div>
    <w:div w:id="1544514926">
      <w:marLeft w:val="0"/>
      <w:marRight w:val="0"/>
      <w:marTop w:val="0"/>
      <w:marBottom w:val="0"/>
      <w:divBdr>
        <w:top w:val="none" w:sz="0" w:space="0" w:color="auto"/>
        <w:left w:val="none" w:sz="0" w:space="0" w:color="auto"/>
        <w:bottom w:val="none" w:sz="0" w:space="0" w:color="auto"/>
        <w:right w:val="none" w:sz="0" w:space="0" w:color="auto"/>
      </w:divBdr>
    </w:div>
    <w:div w:id="1544555987">
      <w:marLeft w:val="0"/>
      <w:marRight w:val="0"/>
      <w:marTop w:val="0"/>
      <w:marBottom w:val="0"/>
      <w:divBdr>
        <w:top w:val="none" w:sz="0" w:space="0" w:color="auto"/>
        <w:left w:val="none" w:sz="0" w:space="0" w:color="auto"/>
        <w:bottom w:val="none" w:sz="0" w:space="0" w:color="auto"/>
        <w:right w:val="none" w:sz="0" w:space="0" w:color="auto"/>
      </w:divBdr>
    </w:div>
    <w:div w:id="1544632507">
      <w:marLeft w:val="0"/>
      <w:marRight w:val="0"/>
      <w:marTop w:val="0"/>
      <w:marBottom w:val="0"/>
      <w:divBdr>
        <w:top w:val="none" w:sz="0" w:space="0" w:color="auto"/>
        <w:left w:val="none" w:sz="0" w:space="0" w:color="auto"/>
        <w:bottom w:val="none" w:sz="0" w:space="0" w:color="auto"/>
        <w:right w:val="none" w:sz="0" w:space="0" w:color="auto"/>
      </w:divBdr>
    </w:div>
    <w:div w:id="1544633405">
      <w:marLeft w:val="0"/>
      <w:marRight w:val="0"/>
      <w:marTop w:val="0"/>
      <w:marBottom w:val="0"/>
      <w:divBdr>
        <w:top w:val="none" w:sz="0" w:space="0" w:color="auto"/>
        <w:left w:val="none" w:sz="0" w:space="0" w:color="auto"/>
        <w:bottom w:val="none" w:sz="0" w:space="0" w:color="auto"/>
        <w:right w:val="none" w:sz="0" w:space="0" w:color="auto"/>
      </w:divBdr>
    </w:div>
    <w:div w:id="1544637056">
      <w:marLeft w:val="0"/>
      <w:marRight w:val="0"/>
      <w:marTop w:val="0"/>
      <w:marBottom w:val="0"/>
      <w:divBdr>
        <w:top w:val="none" w:sz="0" w:space="0" w:color="auto"/>
        <w:left w:val="none" w:sz="0" w:space="0" w:color="auto"/>
        <w:bottom w:val="none" w:sz="0" w:space="0" w:color="auto"/>
        <w:right w:val="none" w:sz="0" w:space="0" w:color="auto"/>
      </w:divBdr>
    </w:div>
    <w:div w:id="1544710748">
      <w:marLeft w:val="0"/>
      <w:marRight w:val="0"/>
      <w:marTop w:val="0"/>
      <w:marBottom w:val="0"/>
      <w:divBdr>
        <w:top w:val="none" w:sz="0" w:space="0" w:color="auto"/>
        <w:left w:val="none" w:sz="0" w:space="0" w:color="auto"/>
        <w:bottom w:val="none" w:sz="0" w:space="0" w:color="auto"/>
        <w:right w:val="none" w:sz="0" w:space="0" w:color="auto"/>
      </w:divBdr>
    </w:div>
    <w:div w:id="1544832223">
      <w:marLeft w:val="0"/>
      <w:marRight w:val="0"/>
      <w:marTop w:val="0"/>
      <w:marBottom w:val="0"/>
      <w:divBdr>
        <w:top w:val="none" w:sz="0" w:space="0" w:color="auto"/>
        <w:left w:val="none" w:sz="0" w:space="0" w:color="auto"/>
        <w:bottom w:val="none" w:sz="0" w:space="0" w:color="auto"/>
        <w:right w:val="none" w:sz="0" w:space="0" w:color="auto"/>
      </w:divBdr>
    </w:div>
    <w:div w:id="1544908242">
      <w:marLeft w:val="0"/>
      <w:marRight w:val="0"/>
      <w:marTop w:val="0"/>
      <w:marBottom w:val="0"/>
      <w:divBdr>
        <w:top w:val="none" w:sz="0" w:space="0" w:color="auto"/>
        <w:left w:val="none" w:sz="0" w:space="0" w:color="auto"/>
        <w:bottom w:val="none" w:sz="0" w:space="0" w:color="auto"/>
        <w:right w:val="none" w:sz="0" w:space="0" w:color="auto"/>
      </w:divBdr>
    </w:div>
    <w:div w:id="1544946594">
      <w:marLeft w:val="0"/>
      <w:marRight w:val="0"/>
      <w:marTop w:val="0"/>
      <w:marBottom w:val="0"/>
      <w:divBdr>
        <w:top w:val="none" w:sz="0" w:space="0" w:color="auto"/>
        <w:left w:val="none" w:sz="0" w:space="0" w:color="auto"/>
        <w:bottom w:val="none" w:sz="0" w:space="0" w:color="auto"/>
        <w:right w:val="none" w:sz="0" w:space="0" w:color="auto"/>
      </w:divBdr>
    </w:div>
    <w:div w:id="1544977284">
      <w:marLeft w:val="0"/>
      <w:marRight w:val="0"/>
      <w:marTop w:val="0"/>
      <w:marBottom w:val="0"/>
      <w:divBdr>
        <w:top w:val="none" w:sz="0" w:space="0" w:color="auto"/>
        <w:left w:val="none" w:sz="0" w:space="0" w:color="auto"/>
        <w:bottom w:val="none" w:sz="0" w:space="0" w:color="auto"/>
        <w:right w:val="none" w:sz="0" w:space="0" w:color="auto"/>
      </w:divBdr>
    </w:div>
    <w:div w:id="1545017493">
      <w:marLeft w:val="0"/>
      <w:marRight w:val="0"/>
      <w:marTop w:val="0"/>
      <w:marBottom w:val="0"/>
      <w:divBdr>
        <w:top w:val="none" w:sz="0" w:space="0" w:color="auto"/>
        <w:left w:val="none" w:sz="0" w:space="0" w:color="auto"/>
        <w:bottom w:val="none" w:sz="0" w:space="0" w:color="auto"/>
        <w:right w:val="none" w:sz="0" w:space="0" w:color="auto"/>
      </w:divBdr>
    </w:div>
    <w:div w:id="1545023236">
      <w:bodyDiv w:val="1"/>
      <w:marLeft w:val="0"/>
      <w:marRight w:val="0"/>
      <w:marTop w:val="0"/>
      <w:marBottom w:val="0"/>
      <w:divBdr>
        <w:top w:val="none" w:sz="0" w:space="0" w:color="auto"/>
        <w:left w:val="none" w:sz="0" w:space="0" w:color="auto"/>
        <w:bottom w:val="none" w:sz="0" w:space="0" w:color="auto"/>
        <w:right w:val="none" w:sz="0" w:space="0" w:color="auto"/>
      </w:divBdr>
    </w:div>
    <w:div w:id="1545100039">
      <w:marLeft w:val="0"/>
      <w:marRight w:val="0"/>
      <w:marTop w:val="0"/>
      <w:marBottom w:val="0"/>
      <w:divBdr>
        <w:top w:val="none" w:sz="0" w:space="0" w:color="auto"/>
        <w:left w:val="none" w:sz="0" w:space="0" w:color="auto"/>
        <w:bottom w:val="none" w:sz="0" w:space="0" w:color="auto"/>
        <w:right w:val="none" w:sz="0" w:space="0" w:color="auto"/>
      </w:divBdr>
    </w:div>
    <w:div w:id="1545218478">
      <w:marLeft w:val="0"/>
      <w:marRight w:val="0"/>
      <w:marTop w:val="0"/>
      <w:marBottom w:val="0"/>
      <w:divBdr>
        <w:top w:val="none" w:sz="0" w:space="0" w:color="auto"/>
        <w:left w:val="none" w:sz="0" w:space="0" w:color="auto"/>
        <w:bottom w:val="none" w:sz="0" w:space="0" w:color="auto"/>
        <w:right w:val="none" w:sz="0" w:space="0" w:color="auto"/>
      </w:divBdr>
    </w:div>
    <w:div w:id="1545286580">
      <w:marLeft w:val="0"/>
      <w:marRight w:val="0"/>
      <w:marTop w:val="0"/>
      <w:marBottom w:val="0"/>
      <w:divBdr>
        <w:top w:val="none" w:sz="0" w:space="0" w:color="auto"/>
        <w:left w:val="none" w:sz="0" w:space="0" w:color="auto"/>
        <w:bottom w:val="none" w:sz="0" w:space="0" w:color="auto"/>
        <w:right w:val="none" w:sz="0" w:space="0" w:color="auto"/>
      </w:divBdr>
    </w:div>
    <w:div w:id="1545287797">
      <w:marLeft w:val="0"/>
      <w:marRight w:val="0"/>
      <w:marTop w:val="0"/>
      <w:marBottom w:val="0"/>
      <w:divBdr>
        <w:top w:val="none" w:sz="0" w:space="0" w:color="auto"/>
        <w:left w:val="none" w:sz="0" w:space="0" w:color="auto"/>
        <w:bottom w:val="none" w:sz="0" w:space="0" w:color="auto"/>
        <w:right w:val="none" w:sz="0" w:space="0" w:color="auto"/>
      </w:divBdr>
    </w:div>
    <w:div w:id="1545406930">
      <w:marLeft w:val="0"/>
      <w:marRight w:val="0"/>
      <w:marTop w:val="0"/>
      <w:marBottom w:val="0"/>
      <w:divBdr>
        <w:top w:val="none" w:sz="0" w:space="0" w:color="auto"/>
        <w:left w:val="none" w:sz="0" w:space="0" w:color="auto"/>
        <w:bottom w:val="none" w:sz="0" w:space="0" w:color="auto"/>
        <w:right w:val="none" w:sz="0" w:space="0" w:color="auto"/>
      </w:divBdr>
    </w:div>
    <w:div w:id="1545481190">
      <w:marLeft w:val="0"/>
      <w:marRight w:val="0"/>
      <w:marTop w:val="0"/>
      <w:marBottom w:val="0"/>
      <w:divBdr>
        <w:top w:val="none" w:sz="0" w:space="0" w:color="auto"/>
        <w:left w:val="none" w:sz="0" w:space="0" w:color="auto"/>
        <w:bottom w:val="none" w:sz="0" w:space="0" w:color="auto"/>
        <w:right w:val="none" w:sz="0" w:space="0" w:color="auto"/>
      </w:divBdr>
    </w:div>
    <w:div w:id="1545561948">
      <w:marLeft w:val="0"/>
      <w:marRight w:val="0"/>
      <w:marTop w:val="0"/>
      <w:marBottom w:val="0"/>
      <w:divBdr>
        <w:top w:val="none" w:sz="0" w:space="0" w:color="auto"/>
        <w:left w:val="none" w:sz="0" w:space="0" w:color="auto"/>
        <w:bottom w:val="none" w:sz="0" w:space="0" w:color="auto"/>
        <w:right w:val="none" w:sz="0" w:space="0" w:color="auto"/>
      </w:divBdr>
    </w:div>
    <w:div w:id="1545601185">
      <w:marLeft w:val="0"/>
      <w:marRight w:val="0"/>
      <w:marTop w:val="0"/>
      <w:marBottom w:val="0"/>
      <w:divBdr>
        <w:top w:val="none" w:sz="0" w:space="0" w:color="auto"/>
        <w:left w:val="none" w:sz="0" w:space="0" w:color="auto"/>
        <w:bottom w:val="none" w:sz="0" w:space="0" w:color="auto"/>
        <w:right w:val="none" w:sz="0" w:space="0" w:color="auto"/>
      </w:divBdr>
    </w:div>
    <w:div w:id="1545602462">
      <w:marLeft w:val="0"/>
      <w:marRight w:val="0"/>
      <w:marTop w:val="0"/>
      <w:marBottom w:val="0"/>
      <w:divBdr>
        <w:top w:val="none" w:sz="0" w:space="0" w:color="auto"/>
        <w:left w:val="none" w:sz="0" w:space="0" w:color="auto"/>
        <w:bottom w:val="none" w:sz="0" w:space="0" w:color="auto"/>
        <w:right w:val="none" w:sz="0" w:space="0" w:color="auto"/>
      </w:divBdr>
    </w:div>
    <w:div w:id="1545630281">
      <w:marLeft w:val="0"/>
      <w:marRight w:val="0"/>
      <w:marTop w:val="0"/>
      <w:marBottom w:val="0"/>
      <w:divBdr>
        <w:top w:val="none" w:sz="0" w:space="0" w:color="auto"/>
        <w:left w:val="none" w:sz="0" w:space="0" w:color="auto"/>
        <w:bottom w:val="none" w:sz="0" w:space="0" w:color="auto"/>
        <w:right w:val="none" w:sz="0" w:space="0" w:color="auto"/>
      </w:divBdr>
    </w:div>
    <w:div w:id="1545676631">
      <w:marLeft w:val="0"/>
      <w:marRight w:val="0"/>
      <w:marTop w:val="0"/>
      <w:marBottom w:val="0"/>
      <w:divBdr>
        <w:top w:val="none" w:sz="0" w:space="0" w:color="auto"/>
        <w:left w:val="none" w:sz="0" w:space="0" w:color="auto"/>
        <w:bottom w:val="none" w:sz="0" w:space="0" w:color="auto"/>
        <w:right w:val="none" w:sz="0" w:space="0" w:color="auto"/>
      </w:divBdr>
    </w:div>
    <w:div w:id="1545752458">
      <w:marLeft w:val="0"/>
      <w:marRight w:val="0"/>
      <w:marTop w:val="0"/>
      <w:marBottom w:val="0"/>
      <w:divBdr>
        <w:top w:val="none" w:sz="0" w:space="0" w:color="auto"/>
        <w:left w:val="none" w:sz="0" w:space="0" w:color="auto"/>
        <w:bottom w:val="none" w:sz="0" w:space="0" w:color="auto"/>
        <w:right w:val="none" w:sz="0" w:space="0" w:color="auto"/>
      </w:divBdr>
    </w:div>
    <w:div w:id="1545754871">
      <w:marLeft w:val="0"/>
      <w:marRight w:val="0"/>
      <w:marTop w:val="0"/>
      <w:marBottom w:val="0"/>
      <w:divBdr>
        <w:top w:val="none" w:sz="0" w:space="0" w:color="auto"/>
        <w:left w:val="none" w:sz="0" w:space="0" w:color="auto"/>
        <w:bottom w:val="none" w:sz="0" w:space="0" w:color="auto"/>
        <w:right w:val="none" w:sz="0" w:space="0" w:color="auto"/>
      </w:divBdr>
    </w:div>
    <w:div w:id="1546016630">
      <w:marLeft w:val="0"/>
      <w:marRight w:val="0"/>
      <w:marTop w:val="0"/>
      <w:marBottom w:val="0"/>
      <w:divBdr>
        <w:top w:val="none" w:sz="0" w:space="0" w:color="auto"/>
        <w:left w:val="none" w:sz="0" w:space="0" w:color="auto"/>
        <w:bottom w:val="none" w:sz="0" w:space="0" w:color="auto"/>
        <w:right w:val="none" w:sz="0" w:space="0" w:color="auto"/>
      </w:divBdr>
    </w:div>
    <w:div w:id="1546020346">
      <w:marLeft w:val="0"/>
      <w:marRight w:val="0"/>
      <w:marTop w:val="0"/>
      <w:marBottom w:val="0"/>
      <w:divBdr>
        <w:top w:val="none" w:sz="0" w:space="0" w:color="auto"/>
        <w:left w:val="none" w:sz="0" w:space="0" w:color="auto"/>
        <w:bottom w:val="none" w:sz="0" w:space="0" w:color="auto"/>
        <w:right w:val="none" w:sz="0" w:space="0" w:color="auto"/>
      </w:divBdr>
    </w:div>
    <w:div w:id="1546063831">
      <w:marLeft w:val="0"/>
      <w:marRight w:val="0"/>
      <w:marTop w:val="0"/>
      <w:marBottom w:val="0"/>
      <w:divBdr>
        <w:top w:val="none" w:sz="0" w:space="0" w:color="auto"/>
        <w:left w:val="none" w:sz="0" w:space="0" w:color="auto"/>
        <w:bottom w:val="none" w:sz="0" w:space="0" w:color="auto"/>
        <w:right w:val="none" w:sz="0" w:space="0" w:color="auto"/>
      </w:divBdr>
    </w:div>
    <w:div w:id="1546213196">
      <w:marLeft w:val="0"/>
      <w:marRight w:val="0"/>
      <w:marTop w:val="0"/>
      <w:marBottom w:val="0"/>
      <w:divBdr>
        <w:top w:val="none" w:sz="0" w:space="0" w:color="auto"/>
        <w:left w:val="none" w:sz="0" w:space="0" w:color="auto"/>
        <w:bottom w:val="none" w:sz="0" w:space="0" w:color="auto"/>
        <w:right w:val="none" w:sz="0" w:space="0" w:color="auto"/>
      </w:divBdr>
    </w:div>
    <w:div w:id="1546213377">
      <w:marLeft w:val="0"/>
      <w:marRight w:val="0"/>
      <w:marTop w:val="0"/>
      <w:marBottom w:val="0"/>
      <w:divBdr>
        <w:top w:val="none" w:sz="0" w:space="0" w:color="auto"/>
        <w:left w:val="none" w:sz="0" w:space="0" w:color="auto"/>
        <w:bottom w:val="none" w:sz="0" w:space="0" w:color="auto"/>
        <w:right w:val="none" w:sz="0" w:space="0" w:color="auto"/>
      </w:divBdr>
    </w:div>
    <w:div w:id="1546214004">
      <w:marLeft w:val="0"/>
      <w:marRight w:val="0"/>
      <w:marTop w:val="0"/>
      <w:marBottom w:val="0"/>
      <w:divBdr>
        <w:top w:val="none" w:sz="0" w:space="0" w:color="auto"/>
        <w:left w:val="none" w:sz="0" w:space="0" w:color="auto"/>
        <w:bottom w:val="none" w:sz="0" w:space="0" w:color="auto"/>
        <w:right w:val="none" w:sz="0" w:space="0" w:color="auto"/>
      </w:divBdr>
    </w:div>
    <w:div w:id="1546215551">
      <w:marLeft w:val="0"/>
      <w:marRight w:val="0"/>
      <w:marTop w:val="0"/>
      <w:marBottom w:val="0"/>
      <w:divBdr>
        <w:top w:val="none" w:sz="0" w:space="0" w:color="auto"/>
        <w:left w:val="none" w:sz="0" w:space="0" w:color="auto"/>
        <w:bottom w:val="none" w:sz="0" w:space="0" w:color="auto"/>
        <w:right w:val="none" w:sz="0" w:space="0" w:color="auto"/>
      </w:divBdr>
    </w:div>
    <w:div w:id="1546256578">
      <w:marLeft w:val="0"/>
      <w:marRight w:val="0"/>
      <w:marTop w:val="0"/>
      <w:marBottom w:val="0"/>
      <w:divBdr>
        <w:top w:val="none" w:sz="0" w:space="0" w:color="auto"/>
        <w:left w:val="none" w:sz="0" w:space="0" w:color="auto"/>
        <w:bottom w:val="none" w:sz="0" w:space="0" w:color="auto"/>
        <w:right w:val="none" w:sz="0" w:space="0" w:color="auto"/>
      </w:divBdr>
    </w:div>
    <w:div w:id="1546285094">
      <w:marLeft w:val="0"/>
      <w:marRight w:val="0"/>
      <w:marTop w:val="0"/>
      <w:marBottom w:val="0"/>
      <w:divBdr>
        <w:top w:val="none" w:sz="0" w:space="0" w:color="auto"/>
        <w:left w:val="none" w:sz="0" w:space="0" w:color="auto"/>
        <w:bottom w:val="none" w:sz="0" w:space="0" w:color="auto"/>
        <w:right w:val="none" w:sz="0" w:space="0" w:color="auto"/>
      </w:divBdr>
    </w:div>
    <w:div w:id="1546329778">
      <w:marLeft w:val="0"/>
      <w:marRight w:val="0"/>
      <w:marTop w:val="0"/>
      <w:marBottom w:val="0"/>
      <w:divBdr>
        <w:top w:val="none" w:sz="0" w:space="0" w:color="auto"/>
        <w:left w:val="none" w:sz="0" w:space="0" w:color="auto"/>
        <w:bottom w:val="none" w:sz="0" w:space="0" w:color="auto"/>
        <w:right w:val="none" w:sz="0" w:space="0" w:color="auto"/>
      </w:divBdr>
    </w:div>
    <w:div w:id="1546481039">
      <w:marLeft w:val="0"/>
      <w:marRight w:val="0"/>
      <w:marTop w:val="0"/>
      <w:marBottom w:val="0"/>
      <w:divBdr>
        <w:top w:val="none" w:sz="0" w:space="0" w:color="auto"/>
        <w:left w:val="none" w:sz="0" w:space="0" w:color="auto"/>
        <w:bottom w:val="none" w:sz="0" w:space="0" w:color="auto"/>
        <w:right w:val="none" w:sz="0" w:space="0" w:color="auto"/>
      </w:divBdr>
    </w:div>
    <w:div w:id="1546484145">
      <w:marLeft w:val="0"/>
      <w:marRight w:val="0"/>
      <w:marTop w:val="0"/>
      <w:marBottom w:val="0"/>
      <w:divBdr>
        <w:top w:val="none" w:sz="0" w:space="0" w:color="auto"/>
        <w:left w:val="none" w:sz="0" w:space="0" w:color="auto"/>
        <w:bottom w:val="none" w:sz="0" w:space="0" w:color="auto"/>
        <w:right w:val="none" w:sz="0" w:space="0" w:color="auto"/>
      </w:divBdr>
    </w:div>
    <w:div w:id="1546526774">
      <w:marLeft w:val="0"/>
      <w:marRight w:val="0"/>
      <w:marTop w:val="0"/>
      <w:marBottom w:val="0"/>
      <w:divBdr>
        <w:top w:val="none" w:sz="0" w:space="0" w:color="auto"/>
        <w:left w:val="none" w:sz="0" w:space="0" w:color="auto"/>
        <w:bottom w:val="none" w:sz="0" w:space="0" w:color="auto"/>
        <w:right w:val="none" w:sz="0" w:space="0" w:color="auto"/>
      </w:divBdr>
    </w:div>
    <w:div w:id="1546789618">
      <w:marLeft w:val="0"/>
      <w:marRight w:val="0"/>
      <w:marTop w:val="0"/>
      <w:marBottom w:val="0"/>
      <w:divBdr>
        <w:top w:val="none" w:sz="0" w:space="0" w:color="auto"/>
        <w:left w:val="none" w:sz="0" w:space="0" w:color="auto"/>
        <w:bottom w:val="none" w:sz="0" w:space="0" w:color="auto"/>
        <w:right w:val="none" w:sz="0" w:space="0" w:color="auto"/>
      </w:divBdr>
    </w:div>
    <w:div w:id="1546792614">
      <w:marLeft w:val="0"/>
      <w:marRight w:val="0"/>
      <w:marTop w:val="0"/>
      <w:marBottom w:val="0"/>
      <w:divBdr>
        <w:top w:val="none" w:sz="0" w:space="0" w:color="auto"/>
        <w:left w:val="none" w:sz="0" w:space="0" w:color="auto"/>
        <w:bottom w:val="none" w:sz="0" w:space="0" w:color="auto"/>
        <w:right w:val="none" w:sz="0" w:space="0" w:color="auto"/>
      </w:divBdr>
    </w:div>
    <w:div w:id="1546794463">
      <w:marLeft w:val="0"/>
      <w:marRight w:val="0"/>
      <w:marTop w:val="0"/>
      <w:marBottom w:val="0"/>
      <w:divBdr>
        <w:top w:val="none" w:sz="0" w:space="0" w:color="auto"/>
        <w:left w:val="none" w:sz="0" w:space="0" w:color="auto"/>
        <w:bottom w:val="none" w:sz="0" w:space="0" w:color="auto"/>
        <w:right w:val="none" w:sz="0" w:space="0" w:color="auto"/>
      </w:divBdr>
    </w:div>
    <w:div w:id="1546912610">
      <w:marLeft w:val="0"/>
      <w:marRight w:val="0"/>
      <w:marTop w:val="0"/>
      <w:marBottom w:val="0"/>
      <w:divBdr>
        <w:top w:val="none" w:sz="0" w:space="0" w:color="auto"/>
        <w:left w:val="none" w:sz="0" w:space="0" w:color="auto"/>
        <w:bottom w:val="none" w:sz="0" w:space="0" w:color="auto"/>
        <w:right w:val="none" w:sz="0" w:space="0" w:color="auto"/>
      </w:divBdr>
    </w:div>
    <w:div w:id="1546940242">
      <w:marLeft w:val="0"/>
      <w:marRight w:val="0"/>
      <w:marTop w:val="0"/>
      <w:marBottom w:val="0"/>
      <w:divBdr>
        <w:top w:val="none" w:sz="0" w:space="0" w:color="auto"/>
        <w:left w:val="none" w:sz="0" w:space="0" w:color="auto"/>
        <w:bottom w:val="none" w:sz="0" w:space="0" w:color="auto"/>
        <w:right w:val="none" w:sz="0" w:space="0" w:color="auto"/>
      </w:divBdr>
    </w:div>
    <w:div w:id="1546941005">
      <w:marLeft w:val="0"/>
      <w:marRight w:val="0"/>
      <w:marTop w:val="0"/>
      <w:marBottom w:val="0"/>
      <w:divBdr>
        <w:top w:val="none" w:sz="0" w:space="0" w:color="auto"/>
        <w:left w:val="none" w:sz="0" w:space="0" w:color="auto"/>
        <w:bottom w:val="none" w:sz="0" w:space="0" w:color="auto"/>
        <w:right w:val="none" w:sz="0" w:space="0" w:color="auto"/>
      </w:divBdr>
    </w:div>
    <w:div w:id="1546983264">
      <w:marLeft w:val="0"/>
      <w:marRight w:val="0"/>
      <w:marTop w:val="0"/>
      <w:marBottom w:val="0"/>
      <w:divBdr>
        <w:top w:val="none" w:sz="0" w:space="0" w:color="auto"/>
        <w:left w:val="none" w:sz="0" w:space="0" w:color="auto"/>
        <w:bottom w:val="none" w:sz="0" w:space="0" w:color="auto"/>
        <w:right w:val="none" w:sz="0" w:space="0" w:color="auto"/>
      </w:divBdr>
    </w:div>
    <w:div w:id="1546987952">
      <w:marLeft w:val="0"/>
      <w:marRight w:val="0"/>
      <w:marTop w:val="0"/>
      <w:marBottom w:val="0"/>
      <w:divBdr>
        <w:top w:val="none" w:sz="0" w:space="0" w:color="auto"/>
        <w:left w:val="none" w:sz="0" w:space="0" w:color="auto"/>
        <w:bottom w:val="none" w:sz="0" w:space="0" w:color="auto"/>
        <w:right w:val="none" w:sz="0" w:space="0" w:color="auto"/>
      </w:divBdr>
    </w:div>
    <w:div w:id="1546989682">
      <w:marLeft w:val="0"/>
      <w:marRight w:val="0"/>
      <w:marTop w:val="0"/>
      <w:marBottom w:val="0"/>
      <w:divBdr>
        <w:top w:val="none" w:sz="0" w:space="0" w:color="auto"/>
        <w:left w:val="none" w:sz="0" w:space="0" w:color="auto"/>
        <w:bottom w:val="none" w:sz="0" w:space="0" w:color="auto"/>
        <w:right w:val="none" w:sz="0" w:space="0" w:color="auto"/>
      </w:divBdr>
    </w:div>
    <w:div w:id="1547139788">
      <w:marLeft w:val="0"/>
      <w:marRight w:val="0"/>
      <w:marTop w:val="0"/>
      <w:marBottom w:val="0"/>
      <w:divBdr>
        <w:top w:val="none" w:sz="0" w:space="0" w:color="auto"/>
        <w:left w:val="none" w:sz="0" w:space="0" w:color="auto"/>
        <w:bottom w:val="none" w:sz="0" w:space="0" w:color="auto"/>
        <w:right w:val="none" w:sz="0" w:space="0" w:color="auto"/>
      </w:divBdr>
    </w:div>
    <w:div w:id="1547179808">
      <w:marLeft w:val="0"/>
      <w:marRight w:val="0"/>
      <w:marTop w:val="0"/>
      <w:marBottom w:val="0"/>
      <w:divBdr>
        <w:top w:val="none" w:sz="0" w:space="0" w:color="auto"/>
        <w:left w:val="none" w:sz="0" w:space="0" w:color="auto"/>
        <w:bottom w:val="none" w:sz="0" w:space="0" w:color="auto"/>
        <w:right w:val="none" w:sz="0" w:space="0" w:color="auto"/>
      </w:divBdr>
    </w:div>
    <w:div w:id="1547255870">
      <w:marLeft w:val="0"/>
      <w:marRight w:val="0"/>
      <w:marTop w:val="0"/>
      <w:marBottom w:val="0"/>
      <w:divBdr>
        <w:top w:val="none" w:sz="0" w:space="0" w:color="auto"/>
        <w:left w:val="none" w:sz="0" w:space="0" w:color="auto"/>
        <w:bottom w:val="none" w:sz="0" w:space="0" w:color="auto"/>
        <w:right w:val="none" w:sz="0" w:space="0" w:color="auto"/>
      </w:divBdr>
    </w:div>
    <w:div w:id="1547445605">
      <w:marLeft w:val="0"/>
      <w:marRight w:val="0"/>
      <w:marTop w:val="0"/>
      <w:marBottom w:val="0"/>
      <w:divBdr>
        <w:top w:val="none" w:sz="0" w:space="0" w:color="auto"/>
        <w:left w:val="none" w:sz="0" w:space="0" w:color="auto"/>
        <w:bottom w:val="none" w:sz="0" w:space="0" w:color="auto"/>
        <w:right w:val="none" w:sz="0" w:space="0" w:color="auto"/>
      </w:divBdr>
    </w:div>
    <w:div w:id="1547521613">
      <w:marLeft w:val="0"/>
      <w:marRight w:val="0"/>
      <w:marTop w:val="0"/>
      <w:marBottom w:val="0"/>
      <w:divBdr>
        <w:top w:val="none" w:sz="0" w:space="0" w:color="auto"/>
        <w:left w:val="none" w:sz="0" w:space="0" w:color="auto"/>
        <w:bottom w:val="none" w:sz="0" w:space="0" w:color="auto"/>
        <w:right w:val="none" w:sz="0" w:space="0" w:color="auto"/>
      </w:divBdr>
    </w:div>
    <w:div w:id="1547522285">
      <w:marLeft w:val="0"/>
      <w:marRight w:val="0"/>
      <w:marTop w:val="0"/>
      <w:marBottom w:val="0"/>
      <w:divBdr>
        <w:top w:val="none" w:sz="0" w:space="0" w:color="auto"/>
        <w:left w:val="none" w:sz="0" w:space="0" w:color="auto"/>
        <w:bottom w:val="none" w:sz="0" w:space="0" w:color="auto"/>
        <w:right w:val="none" w:sz="0" w:space="0" w:color="auto"/>
      </w:divBdr>
    </w:div>
    <w:div w:id="1547571190">
      <w:marLeft w:val="0"/>
      <w:marRight w:val="0"/>
      <w:marTop w:val="0"/>
      <w:marBottom w:val="0"/>
      <w:divBdr>
        <w:top w:val="none" w:sz="0" w:space="0" w:color="auto"/>
        <w:left w:val="none" w:sz="0" w:space="0" w:color="auto"/>
        <w:bottom w:val="none" w:sz="0" w:space="0" w:color="auto"/>
        <w:right w:val="none" w:sz="0" w:space="0" w:color="auto"/>
      </w:divBdr>
    </w:div>
    <w:div w:id="1547597313">
      <w:marLeft w:val="0"/>
      <w:marRight w:val="0"/>
      <w:marTop w:val="0"/>
      <w:marBottom w:val="0"/>
      <w:divBdr>
        <w:top w:val="none" w:sz="0" w:space="0" w:color="auto"/>
        <w:left w:val="none" w:sz="0" w:space="0" w:color="auto"/>
        <w:bottom w:val="none" w:sz="0" w:space="0" w:color="auto"/>
        <w:right w:val="none" w:sz="0" w:space="0" w:color="auto"/>
      </w:divBdr>
    </w:div>
    <w:div w:id="1547644848">
      <w:marLeft w:val="0"/>
      <w:marRight w:val="0"/>
      <w:marTop w:val="0"/>
      <w:marBottom w:val="0"/>
      <w:divBdr>
        <w:top w:val="none" w:sz="0" w:space="0" w:color="auto"/>
        <w:left w:val="none" w:sz="0" w:space="0" w:color="auto"/>
        <w:bottom w:val="none" w:sz="0" w:space="0" w:color="auto"/>
        <w:right w:val="none" w:sz="0" w:space="0" w:color="auto"/>
      </w:divBdr>
    </w:div>
    <w:div w:id="1547720296">
      <w:marLeft w:val="0"/>
      <w:marRight w:val="0"/>
      <w:marTop w:val="0"/>
      <w:marBottom w:val="0"/>
      <w:divBdr>
        <w:top w:val="none" w:sz="0" w:space="0" w:color="auto"/>
        <w:left w:val="none" w:sz="0" w:space="0" w:color="auto"/>
        <w:bottom w:val="none" w:sz="0" w:space="0" w:color="auto"/>
        <w:right w:val="none" w:sz="0" w:space="0" w:color="auto"/>
      </w:divBdr>
    </w:div>
    <w:div w:id="1547790685">
      <w:marLeft w:val="0"/>
      <w:marRight w:val="0"/>
      <w:marTop w:val="0"/>
      <w:marBottom w:val="0"/>
      <w:divBdr>
        <w:top w:val="none" w:sz="0" w:space="0" w:color="auto"/>
        <w:left w:val="none" w:sz="0" w:space="0" w:color="auto"/>
        <w:bottom w:val="none" w:sz="0" w:space="0" w:color="auto"/>
        <w:right w:val="none" w:sz="0" w:space="0" w:color="auto"/>
      </w:divBdr>
    </w:div>
    <w:div w:id="1547791731">
      <w:marLeft w:val="0"/>
      <w:marRight w:val="0"/>
      <w:marTop w:val="0"/>
      <w:marBottom w:val="0"/>
      <w:divBdr>
        <w:top w:val="none" w:sz="0" w:space="0" w:color="auto"/>
        <w:left w:val="none" w:sz="0" w:space="0" w:color="auto"/>
        <w:bottom w:val="none" w:sz="0" w:space="0" w:color="auto"/>
        <w:right w:val="none" w:sz="0" w:space="0" w:color="auto"/>
      </w:divBdr>
    </w:div>
    <w:div w:id="1547793614">
      <w:marLeft w:val="0"/>
      <w:marRight w:val="0"/>
      <w:marTop w:val="0"/>
      <w:marBottom w:val="0"/>
      <w:divBdr>
        <w:top w:val="none" w:sz="0" w:space="0" w:color="auto"/>
        <w:left w:val="none" w:sz="0" w:space="0" w:color="auto"/>
        <w:bottom w:val="none" w:sz="0" w:space="0" w:color="auto"/>
        <w:right w:val="none" w:sz="0" w:space="0" w:color="auto"/>
      </w:divBdr>
    </w:div>
    <w:div w:id="1547837177">
      <w:marLeft w:val="0"/>
      <w:marRight w:val="0"/>
      <w:marTop w:val="0"/>
      <w:marBottom w:val="0"/>
      <w:divBdr>
        <w:top w:val="none" w:sz="0" w:space="0" w:color="auto"/>
        <w:left w:val="none" w:sz="0" w:space="0" w:color="auto"/>
        <w:bottom w:val="none" w:sz="0" w:space="0" w:color="auto"/>
        <w:right w:val="none" w:sz="0" w:space="0" w:color="auto"/>
      </w:divBdr>
    </w:div>
    <w:div w:id="1547907199">
      <w:marLeft w:val="0"/>
      <w:marRight w:val="0"/>
      <w:marTop w:val="0"/>
      <w:marBottom w:val="0"/>
      <w:divBdr>
        <w:top w:val="none" w:sz="0" w:space="0" w:color="auto"/>
        <w:left w:val="none" w:sz="0" w:space="0" w:color="auto"/>
        <w:bottom w:val="none" w:sz="0" w:space="0" w:color="auto"/>
        <w:right w:val="none" w:sz="0" w:space="0" w:color="auto"/>
      </w:divBdr>
    </w:div>
    <w:div w:id="1547983935">
      <w:marLeft w:val="0"/>
      <w:marRight w:val="0"/>
      <w:marTop w:val="0"/>
      <w:marBottom w:val="0"/>
      <w:divBdr>
        <w:top w:val="none" w:sz="0" w:space="0" w:color="auto"/>
        <w:left w:val="none" w:sz="0" w:space="0" w:color="auto"/>
        <w:bottom w:val="none" w:sz="0" w:space="0" w:color="auto"/>
        <w:right w:val="none" w:sz="0" w:space="0" w:color="auto"/>
      </w:divBdr>
    </w:div>
    <w:div w:id="1547987154">
      <w:marLeft w:val="0"/>
      <w:marRight w:val="0"/>
      <w:marTop w:val="0"/>
      <w:marBottom w:val="0"/>
      <w:divBdr>
        <w:top w:val="none" w:sz="0" w:space="0" w:color="auto"/>
        <w:left w:val="none" w:sz="0" w:space="0" w:color="auto"/>
        <w:bottom w:val="none" w:sz="0" w:space="0" w:color="auto"/>
        <w:right w:val="none" w:sz="0" w:space="0" w:color="auto"/>
      </w:divBdr>
    </w:div>
    <w:div w:id="1548027544">
      <w:marLeft w:val="0"/>
      <w:marRight w:val="0"/>
      <w:marTop w:val="0"/>
      <w:marBottom w:val="0"/>
      <w:divBdr>
        <w:top w:val="none" w:sz="0" w:space="0" w:color="auto"/>
        <w:left w:val="none" w:sz="0" w:space="0" w:color="auto"/>
        <w:bottom w:val="none" w:sz="0" w:space="0" w:color="auto"/>
        <w:right w:val="none" w:sz="0" w:space="0" w:color="auto"/>
      </w:divBdr>
    </w:div>
    <w:div w:id="1548102577">
      <w:marLeft w:val="0"/>
      <w:marRight w:val="0"/>
      <w:marTop w:val="0"/>
      <w:marBottom w:val="0"/>
      <w:divBdr>
        <w:top w:val="none" w:sz="0" w:space="0" w:color="auto"/>
        <w:left w:val="none" w:sz="0" w:space="0" w:color="auto"/>
        <w:bottom w:val="none" w:sz="0" w:space="0" w:color="auto"/>
        <w:right w:val="none" w:sz="0" w:space="0" w:color="auto"/>
      </w:divBdr>
    </w:div>
    <w:div w:id="1548106784">
      <w:marLeft w:val="0"/>
      <w:marRight w:val="0"/>
      <w:marTop w:val="0"/>
      <w:marBottom w:val="0"/>
      <w:divBdr>
        <w:top w:val="none" w:sz="0" w:space="0" w:color="auto"/>
        <w:left w:val="none" w:sz="0" w:space="0" w:color="auto"/>
        <w:bottom w:val="none" w:sz="0" w:space="0" w:color="auto"/>
        <w:right w:val="none" w:sz="0" w:space="0" w:color="auto"/>
      </w:divBdr>
    </w:div>
    <w:div w:id="1548109085">
      <w:marLeft w:val="0"/>
      <w:marRight w:val="0"/>
      <w:marTop w:val="0"/>
      <w:marBottom w:val="0"/>
      <w:divBdr>
        <w:top w:val="none" w:sz="0" w:space="0" w:color="auto"/>
        <w:left w:val="none" w:sz="0" w:space="0" w:color="auto"/>
        <w:bottom w:val="none" w:sz="0" w:space="0" w:color="auto"/>
        <w:right w:val="none" w:sz="0" w:space="0" w:color="auto"/>
      </w:divBdr>
    </w:div>
    <w:div w:id="1548109296">
      <w:marLeft w:val="0"/>
      <w:marRight w:val="0"/>
      <w:marTop w:val="0"/>
      <w:marBottom w:val="0"/>
      <w:divBdr>
        <w:top w:val="none" w:sz="0" w:space="0" w:color="auto"/>
        <w:left w:val="none" w:sz="0" w:space="0" w:color="auto"/>
        <w:bottom w:val="none" w:sz="0" w:space="0" w:color="auto"/>
        <w:right w:val="none" w:sz="0" w:space="0" w:color="auto"/>
      </w:divBdr>
    </w:div>
    <w:div w:id="1548177399">
      <w:marLeft w:val="0"/>
      <w:marRight w:val="0"/>
      <w:marTop w:val="0"/>
      <w:marBottom w:val="0"/>
      <w:divBdr>
        <w:top w:val="none" w:sz="0" w:space="0" w:color="auto"/>
        <w:left w:val="none" w:sz="0" w:space="0" w:color="auto"/>
        <w:bottom w:val="none" w:sz="0" w:space="0" w:color="auto"/>
        <w:right w:val="none" w:sz="0" w:space="0" w:color="auto"/>
      </w:divBdr>
    </w:div>
    <w:div w:id="1548182750">
      <w:marLeft w:val="0"/>
      <w:marRight w:val="0"/>
      <w:marTop w:val="0"/>
      <w:marBottom w:val="0"/>
      <w:divBdr>
        <w:top w:val="none" w:sz="0" w:space="0" w:color="auto"/>
        <w:left w:val="none" w:sz="0" w:space="0" w:color="auto"/>
        <w:bottom w:val="none" w:sz="0" w:space="0" w:color="auto"/>
        <w:right w:val="none" w:sz="0" w:space="0" w:color="auto"/>
      </w:divBdr>
    </w:div>
    <w:div w:id="1548295827">
      <w:marLeft w:val="0"/>
      <w:marRight w:val="0"/>
      <w:marTop w:val="0"/>
      <w:marBottom w:val="0"/>
      <w:divBdr>
        <w:top w:val="none" w:sz="0" w:space="0" w:color="auto"/>
        <w:left w:val="none" w:sz="0" w:space="0" w:color="auto"/>
        <w:bottom w:val="none" w:sz="0" w:space="0" w:color="auto"/>
        <w:right w:val="none" w:sz="0" w:space="0" w:color="auto"/>
      </w:divBdr>
    </w:div>
    <w:div w:id="1548297250">
      <w:marLeft w:val="0"/>
      <w:marRight w:val="0"/>
      <w:marTop w:val="0"/>
      <w:marBottom w:val="0"/>
      <w:divBdr>
        <w:top w:val="none" w:sz="0" w:space="0" w:color="auto"/>
        <w:left w:val="none" w:sz="0" w:space="0" w:color="auto"/>
        <w:bottom w:val="none" w:sz="0" w:space="0" w:color="auto"/>
        <w:right w:val="none" w:sz="0" w:space="0" w:color="auto"/>
      </w:divBdr>
    </w:div>
    <w:div w:id="1548420345">
      <w:marLeft w:val="0"/>
      <w:marRight w:val="0"/>
      <w:marTop w:val="0"/>
      <w:marBottom w:val="0"/>
      <w:divBdr>
        <w:top w:val="none" w:sz="0" w:space="0" w:color="auto"/>
        <w:left w:val="none" w:sz="0" w:space="0" w:color="auto"/>
        <w:bottom w:val="none" w:sz="0" w:space="0" w:color="auto"/>
        <w:right w:val="none" w:sz="0" w:space="0" w:color="auto"/>
      </w:divBdr>
    </w:div>
    <w:div w:id="1548447239">
      <w:marLeft w:val="0"/>
      <w:marRight w:val="0"/>
      <w:marTop w:val="0"/>
      <w:marBottom w:val="0"/>
      <w:divBdr>
        <w:top w:val="none" w:sz="0" w:space="0" w:color="auto"/>
        <w:left w:val="none" w:sz="0" w:space="0" w:color="auto"/>
        <w:bottom w:val="none" w:sz="0" w:space="0" w:color="auto"/>
        <w:right w:val="none" w:sz="0" w:space="0" w:color="auto"/>
      </w:divBdr>
    </w:div>
    <w:div w:id="1548562536">
      <w:marLeft w:val="0"/>
      <w:marRight w:val="0"/>
      <w:marTop w:val="0"/>
      <w:marBottom w:val="0"/>
      <w:divBdr>
        <w:top w:val="none" w:sz="0" w:space="0" w:color="auto"/>
        <w:left w:val="none" w:sz="0" w:space="0" w:color="auto"/>
        <w:bottom w:val="none" w:sz="0" w:space="0" w:color="auto"/>
        <w:right w:val="none" w:sz="0" w:space="0" w:color="auto"/>
      </w:divBdr>
    </w:div>
    <w:div w:id="1548637777">
      <w:marLeft w:val="0"/>
      <w:marRight w:val="0"/>
      <w:marTop w:val="0"/>
      <w:marBottom w:val="0"/>
      <w:divBdr>
        <w:top w:val="none" w:sz="0" w:space="0" w:color="auto"/>
        <w:left w:val="none" w:sz="0" w:space="0" w:color="auto"/>
        <w:bottom w:val="none" w:sz="0" w:space="0" w:color="auto"/>
        <w:right w:val="none" w:sz="0" w:space="0" w:color="auto"/>
      </w:divBdr>
    </w:div>
    <w:div w:id="1548639341">
      <w:marLeft w:val="0"/>
      <w:marRight w:val="0"/>
      <w:marTop w:val="0"/>
      <w:marBottom w:val="0"/>
      <w:divBdr>
        <w:top w:val="none" w:sz="0" w:space="0" w:color="auto"/>
        <w:left w:val="none" w:sz="0" w:space="0" w:color="auto"/>
        <w:bottom w:val="none" w:sz="0" w:space="0" w:color="auto"/>
        <w:right w:val="none" w:sz="0" w:space="0" w:color="auto"/>
      </w:divBdr>
    </w:div>
    <w:div w:id="1548833741">
      <w:marLeft w:val="0"/>
      <w:marRight w:val="0"/>
      <w:marTop w:val="0"/>
      <w:marBottom w:val="0"/>
      <w:divBdr>
        <w:top w:val="none" w:sz="0" w:space="0" w:color="auto"/>
        <w:left w:val="none" w:sz="0" w:space="0" w:color="auto"/>
        <w:bottom w:val="none" w:sz="0" w:space="0" w:color="auto"/>
        <w:right w:val="none" w:sz="0" w:space="0" w:color="auto"/>
      </w:divBdr>
    </w:div>
    <w:div w:id="1548879035">
      <w:marLeft w:val="0"/>
      <w:marRight w:val="0"/>
      <w:marTop w:val="0"/>
      <w:marBottom w:val="0"/>
      <w:divBdr>
        <w:top w:val="none" w:sz="0" w:space="0" w:color="auto"/>
        <w:left w:val="none" w:sz="0" w:space="0" w:color="auto"/>
        <w:bottom w:val="none" w:sz="0" w:space="0" w:color="auto"/>
        <w:right w:val="none" w:sz="0" w:space="0" w:color="auto"/>
      </w:divBdr>
    </w:div>
    <w:div w:id="1548879683">
      <w:marLeft w:val="0"/>
      <w:marRight w:val="0"/>
      <w:marTop w:val="0"/>
      <w:marBottom w:val="0"/>
      <w:divBdr>
        <w:top w:val="none" w:sz="0" w:space="0" w:color="auto"/>
        <w:left w:val="none" w:sz="0" w:space="0" w:color="auto"/>
        <w:bottom w:val="none" w:sz="0" w:space="0" w:color="auto"/>
        <w:right w:val="none" w:sz="0" w:space="0" w:color="auto"/>
      </w:divBdr>
    </w:div>
    <w:div w:id="1548949986">
      <w:marLeft w:val="0"/>
      <w:marRight w:val="0"/>
      <w:marTop w:val="0"/>
      <w:marBottom w:val="0"/>
      <w:divBdr>
        <w:top w:val="none" w:sz="0" w:space="0" w:color="auto"/>
        <w:left w:val="none" w:sz="0" w:space="0" w:color="auto"/>
        <w:bottom w:val="none" w:sz="0" w:space="0" w:color="auto"/>
        <w:right w:val="none" w:sz="0" w:space="0" w:color="auto"/>
      </w:divBdr>
    </w:div>
    <w:div w:id="1548957568">
      <w:marLeft w:val="0"/>
      <w:marRight w:val="0"/>
      <w:marTop w:val="0"/>
      <w:marBottom w:val="0"/>
      <w:divBdr>
        <w:top w:val="none" w:sz="0" w:space="0" w:color="auto"/>
        <w:left w:val="none" w:sz="0" w:space="0" w:color="auto"/>
        <w:bottom w:val="none" w:sz="0" w:space="0" w:color="auto"/>
        <w:right w:val="none" w:sz="0" w:space="0" w:color="auto"/>
      </w:divBdr>
    </w:div>
    <w:div w:id="1549029254">
      <w:bodyDiv w:val="1"/>
      <w:marLeft w:val="0"/>
      <w:marRight w:val="0"/>
      <w:marTop w:val="0"/>
      <w:marBottom w:val="0"/>
      <w:divBdr>
        <w:top w:val="none" w:sz="0" w:space="0" w:color="auto"/>
        <w:left w:val="none" w:sz="0" w:space="0" w:color="auto"/>
        <w:bottom w:val="none" w:sz="0" w:space="0" w:color="auto"/>
        <w:right w:val="none" w:sz="0" w:space="0" w:color="auto"/>
      </w:divBdr>
    </w:div>
    <w:div w:id="1549147233">
      <w:marLeft w:val="0"/>
      <w:marRight w:val="0"/>
      <w:marTop w:val="0"/>
      <w:marBottom w:val="0"/>
      <w:divBdr>
        <w:top w:val="none" w:sz="0" w:space="0" w:color="auto"/>
        <w:left w:val="none" w:sz="0" w:space="0" w:color="auto"/>
        <w:bottom w:val="none" w:sz="0" w:space="0" w:color="auto"/>
        <w:right w:val="none" w:sz="0" w:space="0" w:color="auto"/>
      </w:divBdr>
    </w:div>
    <w:div w:id="1549148047">
      <w:marLeft w:val="0"/>
      <w:marRight w:val="0"/>
      <w:marTop w:val="0"/>
      <w:marBottom w:val="0"/>
      <w:divBdr>
        <w:top w:val="none" w:sz="0" w:space="0" w:color="auto"/>
        <w:left w:val="none" w:sz="0" w:space="0" w:color="auto"/>
        <w:bottom w:val="none" w:sz="0" w:space="0" w:color="auto"/>
        <w:right w:val="none" w:sz="0" w:space="0" w:color="auto"/>
      </w:divBdr>
    </w:div>
    <w:div w:id="1549219743">
      <w:marLeft w:val="0"/>
      <w:marRight w:val="0"/>
      <w:marTop w:val="0"/>
      <w:marBottom w:val="0"/>
      <w:divBdr>
        <w:top w:val="none" w:sz="0" w:space="0" w:color="auto"/>
        <w:left w:val="none" w:sz="0" w:space="0" w:color="auto"/>
        <w:bottom w:val="none" w:sz="0" w:space="0" w:color="auto"/>
        <w:right w:val="none" w:sz="0" w:space="0" w:color="auto"/>
      </w:divBdr>
    </w:div>
    <w:div w:id="1549221838">
      <w:marLeft w:val="0"/>
      <w:marRight w:val="0"/>
      <w:marTop w:val="0"/>
      <w:marBottom w:val="0"/>
      <w:divBdr>
        <w:top w:val="none" w:sz="0" w:space="0" w:color="auto"/>
        <w:left w:val="none" w:sz="0" w:space="0" w:color="auto"/>
        <w:bottom w:val="none" w:sz="0" w:space="0" w:color="auto"/>
        <w:right w:val="none" w:sz="0" w:space="0" w:color="auto"/>
      </w:divBdr>
    </w:div>
    <w:div w:id="1549337993">
      <w:marLeft w:val="0"/>
      <w:marRight w:val="0"/>
      <w:marTop w:val="0"/>
      <w:marBottom w:val="0"/>
      <w:divBdr>
        <w:top w:val="none" w:sz="0" w:space="0" w:color="auto"/>
        <w:left w:val="none" w:sz="0" w:space="0" w:color="auto"/>
        <w:bottom w:val="none" w:sz="0" w:space="0" w:color="auto"/>
        <w:right w:val="none" w:sz="0" w:space="0" w:color="auto"/>
      </w:divBdr>
    </w:div>
    <w:div w:id="1549412121">
      <w:marLeft w:val="0"/>
      <w:marRight w:val="0"/>
      <w:marTop w:val="0"/>
      <w:marBottom w:val="0"/>
      <w:divBdr>
        <w:top w:val="none" w:sz="0" w:space="0" w:color="auto"/>
        <w:left w:val="none" w:sz="0" w:space="0" w:color="auto"/>
        <w:bottom w:val="none" w:sz="0" w:space="0" w:color="auto"/>
        <w:right w:val="none" w:sz="0" w:space="0" w:color="auto"/>
      </w:divBdr>
    </w:div>
    <w:div w:id="1549612880">
      <w:marLeft w:val="0"/>
      <w:marRight w:val="0"/>
      <w:marTop w:val="0"/>
      <w:marBottom w:val="0"/>
      <w:divBdr>
        <w:top w:val="none" w:sz="0" w:space="0" w:color="auto"/>
        <w:left w:val="none" w:sz="0" w:space="0" w:color="auto"/>
        <w:bottom w:val="none" w:sz="0" w:space="0" w:color="auto"/>
        <w:right w:val="none" w:sz="0" w:space="0" w:color="auto"/>
      </w:divBdr>
    </w:div>
    <w:div w:id="1549685689">
      <w:marLeft w:val="0"/>
      <w:marRight w:val="0"/>
      <w:marTop w:val="0"/>
      <w:marBottom w:val="0"/>
      <w:divBdr>
        <w:top w:val="none" w:sz="0" w:space="0" w:color="auto"/>
        <w:left w:val="none" w:sz="0" w:space="0" w:color="auto"/>
        <w:bottom w:val="none" w:sz="0" w:space="0" w:color="auto"/>
        <w:right w:val="none" w:sz="0" w:space="0" w:color="auto"/>
      </w:divBdr>
    </w:div>
    <w:div w:id="1549755194">
      <w:marLeft w:val="0"/>
      <w:marRight w:val="0"/>
      <w:marTop w:val="0"/>
      <w:marBottom w:val="0"/>
      <w:divBdr>
        <w:top w:val="none" w:sz="0" w:space="0" w:color="auto"/>
        <w:left w:val="none" w:sz="0" w:space="0" w:color="auto"/>
        <w:bottom w:val="none" w:sz="0" w:space="0" w:color="auto"/>
        <w:right w:val="none" w:sz="0" w:space="0" w:color="auto"/>
      </w:divBdr>
    </w:div>
    <w:div w:id="1549760313">
      <w:marLeft w:val="0"/>
      <w:marRight w:val="0"/>
      <w:marTop w:val="0"/>
      <w:marBottom w:val="0"/>
      <w:divBdr>
        <w:top w:val="none" w:sz="0" w:space="0" w:color="auto"/>
        <w:left w:val="none" w:sz="0" w:space="0" w:color="auto"/>
        <w:bottom w:val="none" w:sz="0" w:space="0" w:color="auto"/>
        <w:right w:val="none" w:sz="0" w:space="0" w:color="auto"/>
      </w:divBdr>
    </w:div>
    <w:div w:id="1549800717">
      <w:marLeft w:val="0"/>
      <w:marRight w:val="0"/>
      <w:marTop w:val="0"/>
      <w:marBottom w:val="0"/>
      <w:divBdr>
        <w:top w:val="none" w:sz="0" w:space="0" w:color="auto"/>
        <w:left w:val="none" w:sz="0" w:space="0" w:color="auto"/>
        <w:bottom w:val="none" w:sz="0" w:space="0" w:color="auto"/>
        <w:right w:val="none" w:sz="0" w:space="0" w:color="auto"/>
      </w:divBdr>
    </w:div>
    <w:div w:id="1549956906">
      <w:marLeft w:val="0"/>
      <w:marRight w:val="0"/>
      <w:marTop w:val="0"/>
      <w:marBottom w:val="0"/>
      <w:divBdr>
        <w:top w:val="none" w:sz="0" w:space="0" w:color="auto"/>
        <w:left w:val="none" w:sz="0" w:space="0" w:color="auto"/>
        <w:bottom w:val="none" w:sz="0" w:space="0" w:color="auto"/>
        <w:right w:val="none" w:sz="0" w:space="0" w:color="auto"/>
      </w:divBdr>
    </w:div>
    <w:div w:id="1549992322">
      <w:marLeft w:val="0"/>
      <w:marRight w:val="0"/>
      <w:marTop w:val="0"/>
      <w:marBottom w:val="0"/>
      <w:divBdr>
        <w:top w:val="none" w:sz="0" w:space="0" w:color="auto"/>
        <w:left w:val="none" w:sz="0" w:space="0" w:color="auto"/>
        <w:bottom w:val="none" w:sz="0" w:space="0" w:color="auto"/>
        <w:right w:val="none" w:sz="0" w:space="0" w:color="auto"/>
      </w:divBdr>
    </w:div>
    <w:div w:id="1550142833">
      <w:marLeft w:val="0"/>
      <w:marRight w:val="0"/>
      <w:marTop w:val="0"/>
      <w:marBottom w:val="0"/>
      <w:divBdr>
        <w:top w:val="none" w:sz="0" w:space="0" w:color="auto"/>
        <w:left w:val="none" w:sz="0" w:space="0" w:color="auto"/>
        <w:bottom w:val="none" w:sz="0" w:space="0" w:color="auto"/>
        <w:right w:val="none" w:sz="0" w:space="0" w:color="auto"/>
      </w:divBdr>
    </w:div>
    <w:div w:id="1550145204">
      <w:marLeft w:val="0"/>
      <w:marRight w:val="0"/>
      <w:marTop w:val="0"/>
      <w:marBottom w:val="0"/>
      <w:divBdr>
        <w:top w:val="none" w:sz="0" w:space="0" w:color="auto"/>
        <w:left w:val="none" w:sz="0" w:space="0" w:color="auto"/>
        <w:bottom w:val="none" w:sz="0" w:space="0" w:color="auto"/>
        <w:right w:val="none" w:sz="0" w:space="0" w:color="auto"/>
      </w:divBdr>
    </w:div>
    <w:div w:id="1550416659">
      <w:marLeft w:val="0"/>
      <w:marRight w:val="0"/>
      <w:marTop w:val="0"/>
      <w:marBottom w:val="0"/>
      <w:divBdr>
        <w:top w:val="none" w:sz="0" w:space="0" w:color="auto"/>
        <w:left w:val="none" w:sz="0" w:space="0" w:color="auto"/>
        <w:bottom w:val="none" w:sz="0" w:space="0" w:color="auto"/>
        <w:right w:val="none" w:sz="0" w:space="0" w:color="auto"/>
      </w:divBdr>
    </w:div>
    <w:div w:id="1550417143">
      <w:marLeft w:val="0"/>
      <w:marRight w:val="0"/>
      <w:marTop w:val="0"/>
      <w:marBottom w:val="0"/>
      <w:divBdr>
        <w:top w:val="none" w:sz="0" w:space="0" w:color="auto"/>
        <w:left w:val="none" w:sz="0" w:space="0" w:color="auto"/>
        <w:bottom w:val="none" w:sz="0" w:space="0" w:color="auto"/>
        <w:right w:val="none" w:sz="0" w:space="0" w:color="auto"/>
      </w:divBdr>
    </w:div>
    <w:div w:id="1550453904">
      <w:marLeft w:val="0"/>
      <w:marRight w:val="0"/>
      <w:marTop w:val="0"/>
      <w:marBottom w:val="0"/>
      <w:divBdr>
        <w:top w:val="none" w:sz="0" w:space="0" w:color="auto"/>
        <w:left w:val="none" w:sz="0" w:space="0" w:color="auto"/>
        <w:bottom w:val="none" w:sz="0" w:space="0" w:color="auto"/>
        <w:right w:val="none" w:sz="0" w:space="0" w:color="auto"/>
      </w:divBdr>
    </w:div>
    <w:div w:id="1550454100">
      <w:marLeft w:val="0"/>
      <w:marRight w:val="0"/>
      <w:marTop w:val="0"/>
      <w:marBottom w:val="0"/>
      <w:divBdr>
        <w:top w:val="none" w:sz="0" w:space="0" w:color="auto"/>
        <w:left w:val="none" w:sz="0" w:space="0" w:color="auto"/>
        <w:bottom w:val="none" w:sz="0" w:space="0" w:color="auto"/>
        <w:right w:val="none" w:sz="0" w:space="0" w:color="auto"/>
      </w:divBdr>
    </w:div>
    <w:div w:id="1550528910">
      <w:marLeft w:val="0"/>
      <w:marRight w:val="0"/>
      <w:marTop w:val="0"/>
      <w:marBottom w:val="0"/>
      <w:divBdr>
        <w:top w:val="none" w:sz="0" w:space="0" w:color="auto"/>
        <w:left w:val="none" w:sz="0" w:space="0" w:color="auto"/>
        <w:bottom w:val="none" w:sz="0" w:space="0" w:color="auto"/>
        <w:right w:val="none" w:sz="0" w:space="0" w:color="auto"/>
      </w:divBdr>
    </w:div>
    <w:div w:id="1550535727">
      <w:marLeft w:val="0"/>
      <w:marRight w:val="0"/>
      <w:marTop w:val="0"/>
      <w:marBottom w:val="0"/>
      <w:divBdr>
        <w:top w:val="none" w:sz="0" w:space="0" w:color="auto"/>
        <w:left w:val="none" w:sz="0" w:space="0" w:color="auto"/>
        <w:bottom w:val="none" w:sz="0" w:space="0" w:color="auto"/>
        <w:right w:val="none" w:sz="0" w:space="0" w:color="auto"/>
      </w:divBdr>
    </w:div>
    <w:div w:id="1550653437">
      <w:marLeft w:val="0"/>
      <w:marRight w:val="0"/>
      <w:marTop w:val="0"/>
      <w:marBottom w:val="0"/>
      <w:divBdr>
        <w:top w:val="none" w:sz="0" w:space="0" w:color="auto"/>
        <w:left w:val="none" w:sz="0" w:space="0" w:color="auto"/>
        <w:bottom w:val="none" w:sz="0" w:space="0" w:color="auto"/>
        <w:right w:val="none" w:sz="0" w:space="0" w:color="auto"/>
      </w:divBdr>
    </w:div>
    <w:div w:id="1550796588">
      <w:marLeft w:val="0"/>
      <w:marRight w:val="0"/>
      <w:marTop w:val="0"/>
      <w:marBottom w:val="0"/>
      <w:divBdr>
        <w:top w:val="none" w:sz="0" w:space="0" w:color="auto"/>
        <w:left w:val="none" w:sz="0" w:space="0" w:color="auto"/>
        <w:bottom w:val="none" w:sz="0" w:space="0" w:color="auto"/>
        <w:right w:val="none" w:sz="0" w:space="0" w:color="auto"/>
      </w:divBdr>
    </w:div>
    <w:div w:id="1550798120">
      <w:marLeft w:val="0"/>
      <w:marRight w:val="0"/>
      <w:marTop w:val="0"/>
      <w:marBottom w:val="0"/>
      <w:divBdr>
        <w:top w:val="none" w:sz="0" w:space="0" w:color="auto"/>
        <w:left w:val="none" w:sz="0" w:space="0" w:color="auto"/>
        <w:bottom w:val="none" w:sz="0" w:space="0" w:color="auto"/>
        <w:right w:val="none" w:sz="0" w:space="0" w:color="auto"/>
      </w:divBdr>
    </w:div>
    <w:div w:id="1550799530">
      <w:marLeft w:val="0"/>
      <w:marRight w:val="0"/>
      <w:marTop w:val="0"/>
      <w:marBottom w:val="0"/>
      <w:divBdr>
        <w:top w:val="none" w:sz="0" w:space="0" w:color="auto"/>
        <w:left w:val="none" w:sz="0" w:space="0" w:color="auto"/>
        <w:bottom w:val="none" w:sz="0" w:space="0" w:color="auto"/>
        <w:right w:val="none" w:sz="0" w:space="0" w:color="auto"/>
      </w:divBdr>
    </w:div>
    <w:div w:id="1550844429">
      <w:marLeft w:val="0"/>
      <w:marRight w:val="0"/>
      <w:marTop w:val="0"/>
      <w:marBottom w:val="0"/>
      <w:divBdr>
        <w:top w:val="none" w:sz="0" w:space="0" w:color="auto"/>
        <w:left w:val="none" w:sz="0" w:space="0" w:color="auto"/>
        <w:bottom w:val="none" w:sz="0" w:space="0" w:color="auto"/>
        <w:right w:val="none" w:sz="0" w:space="0" w:color="auto"/>
      </w:divBdr>
    </w:div>
    <w:div w:id="1550872242">
      <w:marLeft w:val="0"/>
      <w:marRight w:val="0"/>
      <w:marTop w:val="0"/>
      <w:marBottom w:val="0"/>
      <w:divBdr>
        <w:top w:val="none" w:sz="0" w:space="0" w:color="auto"/>
        <w:left w:val="none" w:sz="0" w:space="0" w:color="auto"/>
        <w:bottom w:val="none" w:sz="0" w:space="0" w:color="auto"/>
        <w:right w:val="none" w:sz="0" w:space="0" w:color="auto"/>
      </w:divBdr>
    </w:div>
    <w:div w:id="1550875206">
      <w:marLeft w:val="0"/>
      <w:marRight w:val="0"/>
      <w:marTop w:val="0"/>
      <w:marBottom w:val="0"/>
      <w:divBdr>
        <w:top w:val="none" w:sz="0" w:space="0" w:color="auto"/>
        <w:left w:val="none" w:sz="0" w:space="0" w:color="auto"/>
        <w:bottom w:val="none" w:sz="0" w:space="0" w:color="auto"/>
        <w:right w:val="none" w:sz="0" w:space="0" w:color="auto"/>
      </w:divBdr>
    </w:div>
    <w:div w:id="1551108202">
      <w:marLeft w:val="0"/>
      <w:marRight w:val="0"/>
      <w:marTop w:val="0"/>
      <w:marBottom w:val="0"/>
      <w:divBdr>
        <w:top w:val="none" w:sz="0" w:space="0" w:color="auto"/>
        <w:left w:val="none" w:sz="0" w:space="0" w:color="auto"/>
        <w:bottom w:val="none" w:sz="0" w:space="0" w:color="auto"/>
        <w:right w:val="none" w:sz="0" w:space="0" w:color="auto"/>
      </w:divBdr>
    </w:div>
    <w:div w:id="1551111018">
      <w:marLeft w:val="0"/>
      <w:marRight w:val="0"/>
      <w:marTop w:val="0"/>
      <w:marBottom w:val="0"/>
      <w:divBdr>
        <w:top w:val="none" w:sz="0" w:space="0" w:color="auto"/>
        <w:left w:val="none" w:sz="0" w:space="0" w:color="auto"/>
        <w:bottom w:val="none" w:sz="0" w:space="0" w:color="auto"/>
        <w:right w:val="none" w:sz="0" w:space="0" w:color="auto"/>
      </w:divBdr>
    </w:div>
    <w:div w:id="1551114903">
      <w:marLeft w:val="0"/>
      <w:marRight w:val="0"/>
      <w:marTop w:val="0"/>
      <w:marBottom w:val="0"/>
      <w:divBdr>
        <w:top w:val="none" w:sz="0" w:space="0" w:color="auto"/>
        <w:left w:val="none" w:sz="0" w:space="0" w:color="auto"/>
        <w:bottom w:val="none" w:sz="0" w:space="0" w:color="auto"/>
        <w:right w:val="none" w:sz="0" w:space="0" w:color="auto"/>
      </w:divBdr>
    </w:div>
    <w:div w:id="1551261728">
      <w:marLeft w:val="0"/>
      <w:marRight w:val="0"/>
      <w:marTop w:val="0"/>
      <w:marBottom w:val="0"/>
      <w:divBdr>
        <w:top w:val="none" w:sz="0" w:space="0" w:color="auto"/>
        <w:left w:val="none" w:sz="0" w:space="0" w:color="auto"/>
        <w:bottom w:val="none" w:sz="0" w:space="0" w:color="auto"/>
        <w:right w:val="none" w:sz="0" w:space="0" w:color="auto"/>
      </w:divBdr>
    </w:div>
    <w:div w:id="1551304003">
      <w:marLeft w:val="0"/>
      <w:marRight w:val="0"/>
      <w:marTop w:val="0"/>
      <w:marBottom w:val="0"/>
      <w:divBdr>
        <w:top w:val="none" w:sz="0" w:space="0" w:color="auto"/>
        <w:left w:val="none" w:sz="0" w:space="0" w:color="auto"/>
        <w:bottom w:val="none" w:sz="0" w:space="0" w:color="auto"/>
        <w:right w:val="none" w:sz="0" w:space="0" w:color="auto"/>
      </w:divBdr>
    </w:div>
    <w:div w:id="1551308020">
      <w:marLeft w:val="0"/>
      <w:marRight w:val="0"/>
      <w:marTop w:val="0"/>
      <w:marBottom w:val="0"/>
      <w:divBdr>
        <w:top w:val="none" w:sz="0" w:space="0" w:color="auto"/>
        <w:left w:val="none" w:sz="0" w:space="0" w:color="auto"/>
        <w:bottom w:val="none" w:sz="0" w:space="0" w:color="auto"/>
        <w:right w:val="none" w:sz="0" w:space="0" w:color="auto"/>
      </w:divBdr>
    </w:div>
    <w:div w:id="1551335064">
      <w:marLeft w:val="0"/>
      <w:marRight w:val="0"/>
      <w:marTop w:val="0"/>
      <w:marBottom w:val="0"/>
      <w:divBdr>
        <w:top w:val="none" w:sz="0" w:space="0" w:color="auto"/>
        <w:left w:val="none" w:sz="0" w:space="0" w:color="auto"/>
        <w:bottom w:val="none" w:sz="0" w:space="0" w:color="auto"/>
        <w:right w:val="none" w:sz="0" w:space="0" w:color="auto"/>
      </w:divBdr>
    </w:div>
    <w:div w:id="1551527195">
      <w:marLeft w:val="0"/>
      <w:marRight w:val="0"/>
      <w:marTop w:val="0"/>
      <w:marBottom w:val="0"/>
      <w:divBdr>
        <w:top w:val="none" w:sz="0" w:space="0" w:color="auto"/>
        <w:left w:val="none" w:sz="0" w:space="0" w:color="auto"/>
        <w:bottom w:val="none" w:sz="0" w:space="0" w:color="auto"/>
        <w:right w:val="none" w:sz="0" w:space="0" w:color="auto"/>
      </w:divBdr>
    </w:div>
    <w:div w:id="1551575303">
      <w:marLeft w:val="0"/>
      <w:marRight w:val="0"/>
      <w:marTop w:val="0"/>
      <w:marBottom w:val="0"/>
      <w:divBdr>
        <w:top w:val="none" w:sz="0" w:space="0" w:color="auto"/>
        <w:left w:val="none" w:sz="0" w:space="0" w:color="auto"/>
        <w:bottom w:val="none" w:sz="0" w:space="0" w:color="auto"/>
        <w:right w:val="none" w:sz="0" w:space="0" w:color="auto"/>
      </w:divBdr>
    </w:div>
    <w:div w:id="1551652413">
      <w:marLeft w:val="0"/>
      <w:marRight w:val="0"/>
      <w:marTop w:val="0"/>
      <w:marBottom w:val="0"/>
      <w:divBdr>
        <w:top w:val="none" w:sz="0" w:space="0" w:color="auto"/>
        <w:left w:val="none" w:sz="0" w:space="0" w:color="auto"/>
        <w:bottom w:val="none" w:sz="0" w:space="0" w:color="auto"/>
        <w:right w:val="none" w:sz="0" w:space="0" w:color="auto"/>
      </w:divBdr>
    </w:div>
    <w:div w:id="1551721831">
      <w:marLeft w:val="0"/>
      <w:marRight w:val="0"/>
      <w:marTop w:val="0"/>
      <w:marBottom w:val="0"/>
      <w:divBdr>
        <w:top w:val="none" w:sz="0" w:space="0" w:color="auto"/>
        <w:left w:val="none" w:sz="0" w:space="0" w:color="auto"/>
        <w:bottom w:val="none" w:sz="0" w:space="0" w:color="auto"/>
        <w:right w:val="none" w:sz="0" w:space="0" w:color="auto"/>
      </w:divBdr>
    </w:div>
    <w:div w:id="1551721856">
      <w:bodyDiv w:val="1"/>
      <w:marLeft w:val="0"/>
      <w:marRight w:val="0"/>
      <w:marTop w:val="0"/>
      <w:marBottom w:val="0"/>
      <w:divBdr>
        <w:top w:val="none" w:sz="0" w:space="0" w:color="auto"/>
        <w:left w:val="none" w:sz="0" w:space="0" w:color="auto"/>
        <w:bottom w:val="none" w:sz="0" w:space="0" w:color="auto"/>
        <w:right w:val="none" w:sz="0" w:space="0" w:color="auto"/>
      </w:divBdr>
    </w:div>
    <w:div w:id="1551727803">
      <w:marLeft w:val="0"/>
      <w:marRight w:val="0"/>
      <w:marTop w:val="0"/>
      <w:marBottom w:val="0"/>
      <w:divBdr>
        <w:top w:val="none" w:sz="0" w:space="0" w:color="auto"/>
        <w:left w:val="none" w:sz="0" w:space="0" w:color="auto"/>
        <w:bottom w:val="none" w:sz="0" w:space="0" w:color="auto"/>
        <w:right w:val="none" w:sz="0" w:space="0" w:color="auto"/>
      </w:divBdr>
    </w:div>
    <w:div w:id="1551762824">
      <w:marLeft w:val="0"/>
      <w:marRight w:val="0"/>
      <w:marTop w:val="0"/>
      <w:marBottom w:val="0"/>
      <w:divBdr>
        <w:top w:val="none" w:sz="0" w:space="0" w:color="auto"/>
        <w:left w:val="none" w:sz="0" w:space="0" w:color="auto"/>
        <w:bottom w:val="none" w:sz="0" w:space="0" w:color="auto"/>
        <w:right w:val="none" w:sz="0" w:space="0" w:color="auto"/>
      </w:divBdr>
    </w:div>
    <w:div w:id="1551770813">
      <w:marLeft w:val="0"/>
      <w:marRight w:val="0"/>
      <w:marTop w:val="0"/>
      <w:marBottom w:val="0"/>
      <w:divBdr>
        <w:top w:val="none" w:sz="0" w:space="0" w:color="auto"/>
        <w:left w:val="none" w:sz="0" w:space="0" w:color="auto"/>
        <w:bottom w:val="none" w:sz="0" w:space="0" w:color="auto"/>
        <w:right w:val="none" w:sz="0" w:space="0" w:color="auto"/>
      </w:divBdr>
    </w:div>
    <w:div w:id="1551916610">
      <w:marLeft w:val="0"/>
      <w:marRight w:val="0"/>
      <w:marTop w:val="0"/>
      <w:marBottom w:val="0"/>
      <w:divBdr>
        <w:top w:val="none" w:sz="0" w:space="0" w:color="auto"/>
        <w:left w:val="none" w:sz="0" w:space="0" w:color="auto"/>
        <w:bottom w:val="none" w:sz="0" w:space="0" w:color="auto"/>
        <w:right w:val="none" w:sz="0" w:space="0" w:color="auto"/>
      </w:divBdr>
    </w:div>
    <w:div w:id="1551921473">
      <w:marLeft w:val="0"/>
      <w:marRight w:val="0"/>
      <w:marTop w:val="0"/>
      <w:marBottom w:val="0"/>
      <w:divBdr>
        <w:top w:val="none" w:sz="0" w:space="0" w:color="auto"/>
        <w:left w:val="none" w:sz="0" w:space="0" w:color="auto"/>
        <w:bottom w:val="none" w:sz="0" w:space="0" w:color="auto"/>
        <w:right w:val="none" w:sz="0" w:space="0" w:color="auto"/>
      </w:divBdr>
    </w:div>
    <w:div w:id="1551959694">
      <w:marLeft w:val="0"/>
      <w:marRight w:val="0"/>
      <w:marTop w:val="0"/>
      <w:marBottom w:val="0"/>
      <w:divBdr>
        <w:top w:val="none" w:sz="0" w:space="0" w:color="auto"/>
        <w:left w:val="none" w:sz="0" w:space="0" w:color="auto"/>
        <w:bottom w:val="none" w:sz="0" w:space="0" w:color="auto"/>
        <w:right w:val="none" w:sz="0" w:space="0" w:color="auto"/>
      </w:divBdr>
    </w:div>
    <w:div w:id="1551963709">
      <w:marLeft w:val="0"/>
      <w:marRight w:val="0"/>
      <w:marTop w:val="0"/>
      <w:marBottom w:val="0"/>
      <w:divBdr>
        <w:top w:val="none" w:sz="0" w:space="0" w:color="auto"/>
        <w:left w:val="none" w:sz="0" w:space="0" w:color="auto"/>
        <w:bottom w:val="none" w:sz="0" w:space="0" w:color="auto"/>
        <w:right w:val="none" w:sz="0" w:space="0" w:color="auto"/>
      </w:divBdr>
    </w:div>
    <w:div w:id="1552116070">
      <w:marLeft w:val="0"/>
      <w:marRight w:val="0"/>
      <w:marTop w:val="0"/>
      <w:marBottom w:val="0"/>
      <w:divBdr>
        <w:top w:val="none" w:sz="0" w:space="0" w:color="auto"/>
        <w:left w:val="none" w:sz="0" w:space="0" w:color="auto"/>
        <w:bottom w:val="none" w:sz="0" w:space="0" w:color="auto"/>
        <w:right w:val="none" w:sz="0" w:space="0" w:color="auto"/>
      </w:divBdr>
    </w:div>
    <w:div w:id="1552157333">
      <w:marLeft w:val="0"/>
      <w:marRight w:val="0"/>
      <w:marTop w:val="0"/>
      <w:marBottom w:val="0"/>
      <w:divBdr>
        <w:top w:val="none" w:sz="0" w:space="0" w:color="auto"/>
        <w:left w:val="none" w:sz="0" w:space="0" w:color="auto"/>
        <w:bottom w:val="none" w:sz="0" w:space="0" w:color="auto"/>
        <w:right w:val="none" w:sz="0" w:space="0" w:color="auto"/>
      </w:divBdr>
    </w:div>
    <w:div w:id="1552183225">
      <w:marLeft w:val="0"/>
      <w:marRight w:val="0"/>
      <w:marTop w:val="0"/>
      <w:marBottom w:val="0"/>
      <w:divBdr>
        <w:top w:val="none" w:sz="0" w:space="0" w:color="auto"/>
        <w:left w:val="none" w:sz="0" w:space="0" w:color="auto"/>
        <w:bottom w:val="none" w:sz="0" w:space="0" w:color="auto"/>
        <w:right w:val="none" w:sz="0" w:space="0" w:color="auto"/>
      </w:divBdr>
    </w:div>
    <w:div w:id="1552184891">
      <w:marLeft w:val="0"/>
      <w:marRight w:val="0"/>
      <w:marTop w:val="0"/>
      <w:marBottom w:val="0"/>
      <w:divBdr>
        <w:top w:val="none" w:sz="0" w:space="0" w:color="auto"/>
        <w:left w:val="none" w:sz="0" w:space="0" w:color="auto"/>
        <w:bottom w:val="none" w:sz="0" w:space="0" w:color="auto"/>
        <w:right w:val="none" w:sz="0" w:space="0" w:color="auto"/>
      </w:divBdr>
    </w:div>
    <w:div w:id="1552351928">
      <w:marLeft w:val="0"/>
      <w:marRight w:val="0"/>
      <w:marTop w:val="0"/>
      <w:marBottom w:val="0"/>
      <w:divBdr>
        <w:top w:val="none" w:sz="0" w:space="0" w:color="auto"/>
        <w:left w:val="none" w:sz="0" w:space="0" w:color="auto"/>
        <w:bottom w:val="none" w:sz="0" w:space="0" w:color="auto"/>
        <w:right w:val="none" w:sz="0" w:space="0" w:color="auto"/>
      </w:divBdr>
    </w:div>
    <w:div w:id="1552375439">
      <w:marLeft w:val="0"/>
      <w:marRight w:val="0"/>
      <w:marTop w:val="0"/>
      <w:marBottom w:val="0"/>
      <w:divBdr>
        <w:top w:val="none" w:sz="0" w:space="0" w:color="auto"/>
        <w:left w:val="none" w:sz="0" w:space="0" w:color="auto"/>
        <w:bottom w:val="none" w:sz="0" w:space="0" w:color="auto"/>
        <w:right w:val="none" w:sz="0" w:space="0" w:color="auto"/>
      </w:divBdr>
    </w:div>
    <w:div w:id="1552424995">
      <w:marLeft w:val="0"/>
      <w:marRight w:val="0"/>
      <w:marTop w:val="0"/>
      <w:marBottom w:val="0"/>
      <w:divBdr>
        <w:top w:val="none" w:sz="0" w:space="0" w:color="auto"/>
        <w:left w:val="none" w:sz="0" w:space="0" w:color="auto"/>
        <w:bottom w:val="none" w:sz="0" w:space="0" w:color="auto"/>
        <w:right w:val="none" w:sz="0" w:space="0" w:color="auto"/>
      </w:divBdr>
    </w:div>
    <w:div w:id="1552498548">
      <w:marLeft w:val="0"/>
      <w:marRight w:val="0"/>
      <w:marTop w:val="0"/>
      <w:marBottom w:val="0"/>
      <w:divBdr>
        <w:top w:val="none" w:sz="0" w:space="0" w:color="auto"/>
        <w:left w:val="none" w:sz="0" w:space="0" w:color="auto"/>
        <w:bottom w:val="none" w:sz="0" w:space="0" w:color="auto"/>
        <w:right w:val="none" w:sz="0" w:space="0" w:color="auto"/>
      </w:divBdr>
    </w:div>
    <w:div w:id="1552499435">
      <w:marLeft w:val="0"/>
      <w:marRight w:val="0"/>
      <w:marTop w:val="0"/>
      <w:marBottom w:val="0"/>
      <w:divBdr>
        <w:top w:val="none" w:sz="0" w:space="0" w:color="auto"/>
        <w:left w:val="none" w:sz="0" w:space="0" w:color="auto"/>
        <w:bottom w:val="none" w:sz="0" w:space="0" w:color="auto"/>
        <w:right w:val="none" w:sz="0" w:space="0" w:color="auto"/>
      </w:divBdr>
    </w:div>
    <w:div w:id="1552568671">
      <w:marLeft w:val="0"/>
      <w:marRight w:val="0"/>
      <w:marTop w:val="0"/>
      <w:marBottom w:val="0"/>
      <w:divBdr>
        <w:top w:val="none" w:sz="0" w:space="0" w:color="auto"/>
        <w:left w:val="none" w:sz="0" w:space="0" w:color="auto"/>
        <w:bottom w:val="none" w:sz="0" w:space="0" w:color="auto"/>
        <w:right w:val="none" w:sz="0" w:space="0" w:color="auto"/>
      </w:divBdr>
    </w:div>
    <w:div w:id="1552577712">
      <w:marLeft w:val="0"/>
      <w:marRight w:val="0"/>
      <w:marTop w:val="0"/>
      <w:marBottom w:val="0"/>
      <w:divBdr>
        <w:top w:val="none" w:sz="0" w:space="0" w:color="auto"/>
        <w:left w:val="none" w:sz="0" w:space="0" w:color="auto"/>
        <w:bottom w:val="none" w:sz="0" w:space="0" w:color="auto"/>
        <w:right w:val="none" w:sz="0" w:space="0" w:color="auto"/>
      </w:divBdr>
    </w:div>
    <w:div w:id="1552692268">
      <w:marLeft w:val="0"/>
      <w:marRight w:val="0"/>
      <w:marTop w:val="0"/>
      <w:marBottom w:val="0"/>
      <w:divBdr>
        <w:top w:val="none" w:sz="0" w:space="0" w:color="auto"/>
        <w:left w:val="none" w:sz="0" w:space="0" w:color="auto"/>
        <w:bottom w:val="none" w:sz="0" w:space="0" w:color="auto"/>
        <w:right w:val="none" w:sz="0" w:space="0" w:color="auto"/>
      </w:divBdr>
    </w:div>
    <w:div w:id="1552770016">
      <w:marLeft w:val="0"/>
      <w:marRight w:val="0"/>
      <w:marTop w:val="0"/>
      <w:marBottom w:val="0"/>
      <w:divBdr>
        <w:top w:val="none" w:sz="0" w:space="0" w:color="auto"/>
        <w:left w:val="none" w:sz="0" w:space="0" w:color="auto"/>
        <w:bottom w:val="none" w:sz="0" w:space="0" w:color="auto"/>
        <w:right w:val="none" w:sz="0" w:space="0" w:color="auto"/>
      </w:divBdr>
    </w:div>
    <w:div w:id="1552770511">
      <w:marLeft w:val="0"/>
      <w:marRight w:val="0"/>
      <w:marTop w:val="0"/>
      <w:marBottom w:val="0"/>
      <w:divBdr>
        <w:top w:val="none" w:sz="0" w:space="0" w:color="auto"/>
        <w:left w:val="none" w:sz="0" w:space="0" w:color="auto"/>
        <w:bottom w:val="none" w:sz="0" w:space="0" w:color="auto"/>
        <w:right w:val="none" w:sz="0" w:space="0" w:color="auto"/>
      </w:divBdr>
    </w:div>
    <w:div w:id="1552810995">
      <w:bodyDiv w:val="1"/>
      <w:marLeft w:val="0"/>
      <w:marRight w:val="0"/>
      <w:marTop w:val="0"/>
      <w:marBottom w:val="0"/>
      <w:divBdr>
        <w:top w:val="none" w:sz="0" w:space="0" w:color="auto"/>
        <w:left w:val="none" w:sz="0" w:space="0" w:color="auto"/>
        <w:bottom w:val="none" w:sz="0" w:space="0" w:color="auto"/>
        <w:right w:val="none" w:sz="0" w:space="0" w:color="auto"/>
      </w:divBdr>
    </w:div>
    <w:div w:id="1552811854">
      <w:marLeft w:val="0"/>
      <w:marRight w:val="0"/>
      <w:marTop w:val="0"/>
      <w:marBottom w:val="0"/>
      <w:divBdr>
        <w:top w:val="none" w:sz="0" w:space="0" w:color="auto"/>
        <w:left w:val="none" w:sz="0" w:space="0" w:color="auto"/>
        <w:bottom w:val="none" w:sz="0" w:space="0" w:color="auto"/>
        <w:right w:val="none" w:sz="0" w:space="0" w:color="auto"/>
      </w:divBdr>
    </w:div>
    <w:div w:id="1552885491">
      <w:marLeft w:val="0"/>
      <w:marRight w:val="0"/>
      <w:marTop w:val="0"/>
      <w:marBottom w:val="0"/>
      <w:divBdr>
        <w:top w:val="none" w:sz="0" w:space="0" w:color="auto"/>
        <w:left w:val="none" w:sz="0" w:space="0" w:color="auto"/>
        <w:bottom w:val="none" w:sz="0" w:space="0" w:color="auto"/>
        <w:right w:val="none" w:sz="0" w:space="0" w:color="auto"/>
      </w:divBdr>
    </w:div>
    <w:div w:id="1552887241">
      <w:marLeft w:val="0"/>
      <w:marRight w:val="0"/>
      <w:marTop w:val="0"/>
      <w:marBottom w:val="0"/>
      <w:divBdr>
        <w:top w:val="none" w:sz="0" w:space="0" w:color="auto"/>
        <w:left w:val="none" w:sz="0" w:space="0" w:color="auto"/>
        <w:bottom w:val="none" w:sz="0" w:space="0" w:color="auto"/>
        <w:right w:val="none" w:sz="0" w:space="0" w:color="auto"/>
      </w:divBdr>
    </w:div>
    <w:div w:id="1552961578">
      <w:marLeft w:val="0"/>
      <w:marRight w:val="0"/>
      <w:marTop w:val="0"/>
      <w:marBottom w:val="0"/>
      <w:divBdr>
        <w:top w:val="none" w:sz="0" w:space="0" w:color="auto"/>
        <w:left w:val="none" w:sz="0" w:space="0" w:color="auto"/>
        <w:bottom w:val="none" w:sz="0" w:space="0" w:color="auto"/>
        <w:right w:val="none" w:sz="0" w:space="0" w:color="auto"/>
      </w:divBdr>
    </w:div>
    <w:div w:id="1553037106">
      <w:marLeft w:val="0"/>
      <w:marRight w:val="0"/>
      <w:marTop w:val="0"/>
      <w:marBottom w:val="0"/>
      <w:divBdr>
        <w:top w:val="none" w:sz="0" w:space="0" w:color="auto"/>
        <w:left w:val="none" w:sz="0" w:space="0" w:color="auto"/>
        <w:bottom w:val="none" w:sz="0" w:space="0" w:color="auto"/>
        <w:right w:val="none" w:sz="0" w:space="0" w:color="auto"/>
      </w:divBdr>
    </w:div>
    <w:div w:id="1553270246">
      <w:marLeft w:val="0"/>
      <w:marRight w:val="0"/>
      <w:marTop w:val="0"/>
      <w:marBottom w:val="0"/>
      <w:divBdr>
        <w:top w:val="none" w:sz="0" w:space="0" w:color="auto"/>
        <w:left w:val="none" w:sz="0" w:space="0" w:color="auto"/>
        <w:bottom w:val="none" w:sz="0" w:space="0" w:color="auto"/>
        <w:right w:val="none" w:sz="0" w:space="0" w:color="auto"/>
      </w:divBdr>
    </w:div>
    <w:div w:id="1553299699">
      <w:marLeft w:val="0"/>
      <w:marRight w:val="0"/>
      <w:marTop w:val="0"/>
      <w:marBottom w:val="0"/>
      <w:divBdr>
        <w:top w:val="none" w:sz="0" w:space="0" w:color="auto"/>
        <w:left w:val="none" w:sz="0" w:space="0" w:color="auto"/>
        <w:bottom w:val="none" w:sz="0" w:space="0" w:color="auto"/>
        <w:right w:val="none" w:sz="0" w:space="0" w:color="auto"/>
      </w:divBdr>
    </w:div>
    <w:div w:id="1553341950">
      <w:marLeft w:val="0"/>
      <w:marRight w:val="0"/>
      <w:marTop w:val="0"/>
      <w:marBottom w:val="0"/>
      <w:divBdr>
        <w:top w:val="none" w:sz="0" w:space="0" w:color="auto"/>
        <w:left w:val="none" w:sz="0" w:space="0" w:color="auto"/>
        <w:bottom w:val="none" w:sz="0" w:space="0" w:color="auto"/>
        <w:right w:val="none" w:sz="0" w:space="0" w:color="auto"/>
      </w:divBdr>
    </w:div>
    <w:div w:id="1553421131">
      <w:marLeft w:val="0"/>
      <w:marRight w:val="0"/>
      <w:marTop w:val="0"/>
      <w:marBottom w:val="0"/>
      <w:divBdr>
        <w:top w:val="none" w:sz="0" w:space="0" w:color="auto"/>
        <w:left w:val="none" w:sz="0" w:space="0" w:color="auto"/>
        <w:bottom w:val="none" w:sz="0" w:space="0" w:color="auto"/>
        <w:right w:val="none" w:sz="0" w:space="0" w:color="auto"/>
      </w:divBdr>
    </w:div>
    <w:div w:id="1553493033">
      <w:marLeft w:val="0"/>
      <w:marRight w:val="0"/>
      <w:marTop w:val="0"/>
      <w:marBottom w:val="0"/>
      <w:divBdr>
        <w:top w:val="none" w:sz="0" w:space="0" w:color="auto"/>
        <w:left w:val="none" w:sz="0" w:space="0" w:color="auto"/>
        <w:bottom w:val="none" w:sz="0" w:space="0" w:color="auto"/>
        <w:right w:val="none" w:sz="0" w:space="0" w:color="auto"/>
      </w:divBdr>
    </w:div>
    <w:div w:id="1553617617">
      <w:marLeft w:val="0"/>
      <w:marRight w:val="0"/>
      <w:marTop w:val="0"/>
      <w:marBottom w:val="0"/>
      <w:divBdr>
        <w:top w:val="none" w:sz="0" w:space="0" w:color="auto"/>
        <w:left w:val="none" w:sz="0" w:space="0" w:color="auto"/>
        <w:bottom w:val="none" w:sz="0" w:space="0" w:color="auto"/>
        <w:right w:val="none" w:sz="0" w:space="0" w:color="auto"/>
      </w:divBdr>
    </w:div>
    <w:div w:id="1553804265">
      <w:marLeft w:val="0"/>
      <w:marRight w:val="0"/>
      <w:marTop w:val="0"/>
      <w:marBottom w:val="0"/>
      <w:divBdr>
        <w:top w:val="none" w:sz="0" w:space="0" w:color="auto"/>
        <w:left w:val="none" w:sz="0" w:space="0" w:color="auto"/>
        <w:bottom w:val="none" w:sz="0" w:space="0" w:color="auto"/>
        <w:right w:val="none" w:sz="0" w:space="0" w:color="auto"/>
      </w:divBdr>
    </w:div>
    <w:div w:id="1554001406">
      <w:marLeft w:val="0"/>
      <w:marRight w:val="0"/>
      <w:marTop w:val="0"/>
      <w:marBottom w:val="0"/>
      <w:divBdr>
        <w:top w:val="none" w:sz="0" w:space="0" w:color="auto"/>
        <w:left w:val="none" w:sz="0" w:space="0" w:color="auto"/>
        <w:bottom w:val="none" w:sz="0" w:space="0" w:color="auto"/>
        <w:right w:val="none" w:sz="0" w:space="0" w:color="auto"/>
      </w:divBdr>
    </w:div>
    <w:div w:id="1554193607">
      <w:marLeft w:val="0"/>
      <w:marRight w:val="0"/>
      <w:marTop w:val="0"/>
      <w:marBottom w:val="0"/>
      <w:divBdr>
        <w:top w:val="none" w:sz="0" w:space="0" w:color="auto"/>
        <w:left w:val="none" w:sz="0" w:space="0" w:color="auto"/>
        <w:bottom w:val="none" w:sz="0" w:space="0" w:color="auto"/>
        <w:right w:val="none" w:sz="0" w:space="0" w:color="auto"/>
      </w:divBdr>
    </w:div>
    <w:div w:id="1554199067">
      <w:marLeft w:val="0"/>
      <w:marRight w:val="0"/>
      <w:marTop w:val="0"/>
      <w:marBottom w:val="0"/>
      <w:divBdr>
        <w:top w:val="none" w:sz="0" w:space="0" w:color="auto"/>
        <w:left w:val="none" w:sz="0" w:space="0" w:color="auto"/>
        <w:bottom w:val="none" w:sz="0" w:space="0" w:color="auto"/>
        <w:right w:val="none" w:sz="0" w:space="0" w:color="auto"/>
      </w:divBdr>
    </w:div>
    <w:div w:id="1554392698">
      <w:marLeft w:val="0"/>
      <w:marRight w:val="0"/>
      <w:marTop w:val="0"/>
      <w:marBottom w:val="0"/>
      <w:divBdr>
        <w:top w:val="none" w:sz="0" w:space="0" w:color="auto"/>
        <w:left w:val="none" w:sz="0" w:space="0" w:color="auto"/>
        <w:bottom w:val="none" w:sz="0" w:space="0" w:color="auto"/>
        <w:right w:val="none" w:sz="0" w:space="0" w:color="auto"/>
      </w:divBdr>
    </w:div>
    <w:div w:id="1554460523">
      <w:marLeft w:val="0"/>
      <w:marRight w:val="0"/>
      <w:marTop w:val="0"/>
      <w:marBottom w:val="0"/>
      <w:divBdr>
        <w:top w:val="none" w:sz="0" w:space="0" w:color="auto"/>
        <w:left w:val="none" w:sz="0" w:space="0" w:color="auto"/>
        <w:bottom w:val="none" w:sz="0" w:space="0" w:color="auto"/>
        <w:right w:val="none" w:sz="0" w:space="0" w:color="auto"/>
      </w:divBdr>
    </w:div>
    <w:div w:id="1554541969">
      <w:marLeft w:val="0"/>
      <w:marRight w:val="0"/>
      <w:marTop w:val="0"/>
      <w:marBottom w:val="0"/>
      <w:divBdr>
        <w:top w:val="none" w:sz="0" w:space="0" w:color="auto"/>
        <w:left w:val="none" w:sz="0" w:space="0" w:color="auto"/>
        <w:bottom w:val="none" w:sz="0" w:space="0" w:color="auto"/>
        <w:right w:val="none" w:sz="0" w:space="0" w:color="auto"/>
      </w:divBdr>
    </w:div>
    <w:div w:id="1554579808">
      <w:marLeft w:val="0"/>
      <w:marRight w:val="0"/>
      <w:marTop w:val="0"/>
      <w:marBottom w:val="0"/>
      <w:divBdr>
        <w:top w:val="none" w:sz="0" w:space="0" w:color="auto"/>
        <w:left w:val="none" w:sz="0" w:space="0" w:color="auto"/>
        <w:bottom w:val="none" w:sz="0" w:space="0" w:color="auto"/>
        <w:right w:val="none" w:sz="0" w:space="0" w:color="auto"/>
      </w:divBdr>
    </w:div>
    <w:div w:id="1554585546">
      <w:bodyDiv w:val="1"/>
      <w:marLeft w:val="0"/>
      <w:marRight w:val="0"/>
      <w:marTop w:val="0"/>
      <w:marBottom w:val="0"/>
      <w:divBdr>
        <w:top w:val="none" w:sz="0" w:space="0" w:color="auto"/>
        <w:left w:val="none" w:sz="0" w:space="0" w:color="auto"/>
        <w:bottom w:val="none" w:sz="0" w:space="0" w:color="auto"/>
        <w:right w:val="none" w:sz="0" w:space="0" w:color="auto"/>
      </w:divBdr>
    </w:div>
    <w:div w:id="1554652466">
      <w:marLeft w:val="0"/>
      <w:marRight w:val="0"/>
      <w:marTop w:val="0"/>
      <w:marBottom w:val="0"/>
      <w:divBdr>
        <w:top w:val="none" w:sz="0" w:space="0" w:color="auto"/>
        <w:left w:val="none" w:sz="0" w:space="0" w:color="auto"/>
        <w:bottom w:val="none" w:sz="0" w:space="0" w:color="auto"/>
        <w:right w:val="none" w:sz="0" w:space="0" w:color="auto"/>
      </w:divBdr>
    </w:div>
    <w:div w:id="1554659114">
      <w:marLeft w:val="0"/>
      <w:marRight w:val="0"/>
      <w:marTop w:val="0"/>
      <w:marBottom w:val="0"/>
      <w:divBdr>
        <w:top w:val="none" w:sz="0" w:space="0" w:color="auto"/>
        <w:left w:val="none" w:sz="0" w:space="0" w:color="auto"/>
        <w:bottom w:val="none" w:sz="0" w:space="0" w:color="auto"/>
        <w:right w:val="none" w:sz="0" w:space="0" w:color="auto"/>
      </w:divBdr>
    </w:div>
    <w:div w:id="1554659446">
      <w:bodyDiv w:val="1"/>
      <w:marLeft w:val="0"/>
      <w:marRight w:val="0"/>
      <w:marTop w:val="0"/>
      <w:marBottom w:val="0"/>
      <w:divBdr>
        <w:top w:val="none" w:sz="0" w:space="0" w:color="auto"/>
        <w:left w:val="none" w:sz="0" w:space="0" w:color="auto"/>
        <w:bottom w:val="none" w:sz="0" w:space="0" w:color="auto"/>
        <w:right w:val="none" w:sz="0" w:space="0" w:color="auto"/>
      </w:divBdr>
    </w:div>
    <w:div w:id="1554778959">
      <w:marLeft w:val="0"/>
      <w:marRight w:val="0"/>
      <w:marTop w:val="0"/>
      <w:marBottom w:val="0"/>
      <w:divBdr>
        <w:top w:val="none" w:sz="0" w:space="0" w:color="auto"/>
        <w:left w:val="none" w:sz="0" w:space="0" w:color="auto"/>
        <w:bottom w:val="none" w:sz="0" w:space="0" w:color="auto"/>
        <w:right w:val="none" w:sz="0" w:space="0" w:color="auto"/>
      </w:divBdr>
    </w:div>
    <w:div w:id="1554778992">
      <w:marLeft w:val="0"/>
      <w:marRight w:val="0"/>
      <w:marTop w:val="0"/>
      <w:marBottom w:val="0"/>
      <w:divBdr>
        <w:top w:val="none" w:sz="0" w:space="0" w:color="auto"/>
        <w:left w:val="none" w:sz="0" w:space="0" w:color="auto"/>
        <w:bottom w:val="none" w:sz="0" w:space="0" w:color="auto"/>
        <w:right w:val="none" w:sz="0" w:space="0" w:color="auto"/>
      </w:divBdr>
    </w:div>
    <w:div w:id="1554805575">
      <w:marLeft w:val="0"/>
      <w:marRight w:val="0"/>
      <w:marTop w:val="0"/>
      <w:marBottom w:val="0"/>
      <w:divBdr>
        <w:top w:val="none" w:sz="0" w:space="0" w:color="auto"/>
        <w:left w:val="none" w:sz="0" w:space="0" w:color="auto"/>
        <w:bottom w:val="none" w:sz="0" w:space="0" w:color="auto"/>
        <w:right w:val="none" w:sz="0" w:space="0" w:color="auto"/>
      </w:divBdr>
    </w:div>
    <w:div w:id="1554851010">
      <w:marLeft w:val="0"/>
      <w:marRight w:val="0"/>
      <w:marTop w:val="0"/>
      <w:marBottom w:val="0"/>
      <w:divBdr>
        <w:top w:val="none" w:sz="0" w:space="0" w:color="auto"/>
        <w:left w:val="none" w:sz="0" w:space="0" w:color="auto"/>
        <w:bottom w:val="none" w:sz="0" w:space="0" w:color="auto"/>
        <w:right w:val="none" w:sz="0" w:space="0" w:color="auto"/>
      </w:divBdr>
    </w:div>
    <w:div w:id="1554925407">
      <w:marLeft w:val="0"/>
      <w:marRight w:val="0"/>
      <w:marTop w:val="0"/>
      <w:marBottom w:val="0"/>
      <w:divBdr>
        <w:top w:val="none" w:sz="0" w:space="0" w:color="auto"/>
        <w:left w:val="none" w:sz="0" w:space="0" w:color="auto"/>
        <w:bottom w:val="none" w:sz="0" w:space="0" w:color="auto"/>
        <w:right w:val="none" w:sz="0" w:space="0" w:color="auto"/>
      </w:divBdr>
    </w:div>
    <w:div w:id="1554930735">
      <w:marLeft w:val="0"/>
      <w:marRight w:val="0"/>
      <w:marTop w:val="0"/>
      <w:marBottom w:val="0"/>
      <w:divBdr>
        <w:top w:val="none" w:sz="0" w:space="0" w:color="auto"/>
        <w:left w:val="none" w:sz="0" w:space="0" w:color="auto"/>
        <w:bottom w:val="none" w:sz="0" w:space="0" w:color="auto"/>
        <w:right w:val="none" w:sz="0" w:space="0" w:color="auto"/>
      </w:divBdr>
    </w:div>
    <w:div w:id="1554999032">
      <w:marLeft w:val="0"/>
      <w:marRight w:val="0"/>
      <w:marTop w:val="0"/>
      <w:marBottom w:val="0"/>
      <w:divBdr>
        <w:top w:val="none" w:sz="0" w:space="0" w:color="auto"/>
        <w:left w:val="none" w:sz="0" w:space="0" w:color="auto"/>
        <w:bottom w:val="none" w:sz="0" w:space="0" w:color="auto"/>
        <w:right w:val="none" w:sz="0" w:space="0" w:color="auto"/>
      </w:divBdr>
    </w:div>
    <w:div w:id="1555047078">
      <w:marLeft w:val="0"/>
      <w:marRight w:val="0"/>
      <w:marTop w:val="0"/>
      <w:marBottom w:val="0"/>
      <w:divBdr>
        <w:top w:val="none" w:sz="0" w:space="0" w:color="auto"/>
        <w:left w:val="none" w:sz="0" w:space="0" w:color="auto"/>
        <w:bottom w:val="none" w:sz="0" w:space="0" w:color="auto"/>
        <w:right w:val="none" w:sz="0" w:space="0" w:color="auto"/>
      </w:divBdr>
    </w:div>
    <w:div w:id="1555122012">
      <w:bodyDiv w:val="1"/>
      <w:marLeft w:val="0"/>
      <w:marRight w:val="0"/>
      <w:marTop w:val="0"/>
      <w:marBottom w:val="0"/>
      <w:divBdr>
        <w:top w:val="none" w:sz="0" w:space="0" w:color="auto"/>
        <w:left w:val="none" w:sz="0" w:space="0" w:color="auto"/>
        <w:bottom w:val="none" w:sz="0" w:space="0" w:color="auto"/>
        <w:right w:val="none" w:sz="0" w:space="0" w:color="auto"/>
      </w:divBdr>
    </w:div>
    <w:div w:id="1555195557">
      <w:marLeft w:val="0"/>
      <w:marRight w:val="0"/>
      <w:marTop w:val="0"/>
      <w:marBottom w:val="0"/>
      <w:divBdr>
        <w:top w:val="none" w:sz="0" w:space="0" w:color="auto"/>
        <w:left w:val="none" w:sz="0" w:space="0" w:color="auto"/>
        <w:bottom w:val="none" w:sz="0" w:space="0" w:color="auto"/>
        <w:right w:val="none" w:sz="0" w:space="0" w:color="auto"/>
      </w:divBdr>
    </w:div>
    <w:div w:id="1555195588">
      <w:marLeft w:val="0"/>
      <w:marRight w:val="0"/>
      <w:marTop w:val="0"/>
      <w:marBottom w:val="0"/>
      <w:divBdr>
        <w:top w:val="none" w:sz="0" w:space="0" w:color="auto"/>
        <w:left w:val="none" w:sz="0" w:space="0" w:color="auto"/>
        <w:bottom w:val="none" w:sz="0" w:space="0" w:color="auto"/>
        <w:right w:val="none" w:sz="0" w:space="0" w:color="auto"/>
      </w:divBdr>
    </w:div>
    <w:div w:id="1555238369">
      <w:marLeft w:val="0"/>
      <w:marRight w:val="0"/>
      <w:marTop w:val="0"/>
      <w:marBottom w:val="0"/>
      <w:divBdr>
        <w:top w:val="none" w:sz="0" w:space="0" w:color="auto"/>
        <w:left w:val="none" w:sz="0" w:space="0" w:color="auto"/>
        <w:bottom w:val="none" w:sz="0" w:space="0" w:color="auto"/>
        <w:right w:val="none" w:sz="0" w:space="0" w:color="auto"/>
      </w:divBdr>
    </w:div>
    <w:div w:id="1555309820">
      <w:marLeft w:val="0"/>
      <w:marRight w:val="0"/>
      <w:marTop w:val="0"/>
      <w:marBottom w:val="0"/>
      <w:divBdr>
        <w:top w:val="none" w:sz="0" w:space="0" w:color="auto"/>
        <w:left w:val="none" w:sz="0" w:space="0" w:color="auto"/>
        <w:bottom w:val="none" w:sz="0" w:space="0" w:color="auto"/>
        <w:right w:val="none" w:sz="0" w:space="0" w:color="auto"/>
      </w:divBdr>
    </w:div>
    <w:div w:id="1555383648">
      <w:marLeft w:val="0"/>
      <w:marRight w:val="0"/>
      <w:marTop w:val="0"/>
      <w:marBottom w:val="0"/>
      <w:divBdr>
        <w:top w:val="none" w:sz="0" w:space="0" w:color="auto"/>
        <w:left w:val="none" w:sz="0" w:space="0" w:color="auto"/>
        <w:bottom w:val="none" w:sz="0" w:space="0" w:color="auto"/>
        <w:right w:val="none" w:sz="0" w:space="0" w:color="auto"/>
      </w:divBdr>
    </w:div>
    <w:div w:id="1555383753">
      <w:marLeft w:val="0"/>
      <w:marRight w:val="0"/>
      <w:marTop w:val="0"/>
      <w:marBottom w:val="0"/>
      <w:divBdr>
        <w:top w:val="none" w:sz="0" w:space="0" w:color="auto"/>
        <w:left w:val="none" w:sz="0" w:space="0" w:color="auto"/>
        <w:bottom w:val="none" w:sz="0" w:space="0" w:color="auto"/>
        <w:right w:val="none" w:sz="0" w:space="0" w:color="auto"/>
      </w:divBdr>
    </w:div>
    <w:div w:id="1555384417">
      <w:marLeft w:val="0"/>
      <w:marRight w:val="0"/>
      <w:marTop w:val="0"/>
      <w:marBottom w:val="0"/>
      <w:divBdr>
        <w:top w:val="none" w:sz="0" w:space="0" w:color="auto"/>
        <w:left w:val="none" w:sz="0" w:space="0" w:color="auto"/>
        <w:bottom w:val="none" w:sz="0" w:space="0" w:color="auto"/>
        <w:right w:val="none" w:sz="0" w:space="0" w:color="auto"/>
      </w:divBdr>
    </w:div>
    <w:div w:id="1555385927">
      <w:marLeft w:val="0"/>
      <w:marRight w:val="0"/>
      <w:marTop w:val="0"/>
      <w:marBottom w:val="0"/>
      <w:divBdr>
        <w:top w:val="none" w:sz="0" w:space="0" w:color="auto"/>
        <w:left w:val="none" w:sz="0" w:space="0" w:color="auto"/>
        <w:bottom w:val="none" w:sz="0" w:space="0" w:color="auto"/>
        <w:right w:val="none" w:sz="0" w:space="0" w:color="auto"/>
      </w:divBdr>
    </w:div>
    <w:div w:id="1555388981">
      <w:marLeft w:val="0"/>
      <w:marRight w:val="0"/>
      <w:marTop w:val="0"/>
      <w:marBottom w:val="0"/>
      <w:divBdr>
        <w:top w:val="none" w:sz="0" w:space="0" w:color="auto"/>
        <w:left w:val="none" w:sz="0" w:space="0" w:color="auto"/>
        <w:bottom w:val="none" w:sz="0" w:space="0" w:color="auto"/>
        <w:right w:val="none" w:sz="0" w:space="0" w:color="auto"/>
      </w:divBdr>
    </w:div>
    <w:div w:id="1555462360">
      <w:marLeft w:val="0"/>
      <w:marRight w:val="0"/>
      <w:marTop w:val="0"/>
      <w:marBottom w:val="0"/>
      <w:divBdr>
        <w:top w:val="none" w:sz="0" w:space="0" w:color="auto"/>
        <w:left w:val="none" w:sz="0" w:space="0" w:color="auto"/>
        <w:bottom w:val="none" w:sz="0" w:space="0" w:color="auto"/>
        <w:right w:val="none" w:sz="0" w:space="0" w:color="auto"/>
      </w:divBdr>
    </w:div>
    <w:div w:id="1555464067">
      <w:marLeft w:val="0"/>
      <w:marRight w:val="0"/>
      <w:marTop w:val="0"/>
      <w:marBottom w:val="0"/>
      <w:divBdr>
        <w:top w:val="none" w:sz="0" w:space="0" w:color="auto"/>
        <w:left w:val="none" w:sz="0" w:space="0" w:color="auto"/>
        <w:bottom w:val="none" w:sz="0" w:space="0" w:color="auto"/>
        <w:right w:val="none" w:sz="0" w:space="0" w:color="auto"/>
      </w:divBdr>
    </w:div>
    <w:div w:id="1555510575">
      <w:marLeft w:val="0"/>
      <w:marRight w:val="0"/>
      <w:marTop w:val="0"/>
      <w:marBottom w:val="0"/>
      <w:divBdr>
        <w:top w:val="none" w:sz="0" w:space="0" w:color="auto"/>
        <w:left w:val="none" w:sz="0" w:space="0" w:color="auto"/>
        <w:bottom w:val="none" w:sz="0" w:space="0" w:color="auto"/>
        <w:right w:val="none" w:sz="0" w:space="0" w:color="auto"/>
      </w:divBdr>
    </w:div>
    <w:div w:id="1555578486">
      <w:marLeft w:val="0"/>
      <w:marRight w:val="0"/>
      <w:marTop w:val="0"/>
      <w:marBottom w:val="0"/>
      <w:divBdr>
        <w:top w:val="none" w:sz="0" w:space="0" w:color="auto"/>
        <w:left w:val="none" w:sz="0" w:space="0" w:color="auto"/>
        <w:bottom w:val="none" w:sz="0" w:space="0" w:color="auto"/>
        <w:right w:val="none" w:sz="0" w:space="0" w:color="auto"/>
      </w:divBdr>
    </w:div>
    <w:div w:id="1555628334">
      <w:marLeft w:val="0"/>
      <w:marRight w:val="0"/>
      <w:marTop w:val="0"/>
      <w:marBottom w:val="0"/>
      <w:divBdr>
        <w:top w:val="none" w:sz="0" w:space="0" w:color="auto"/>
        <w:left w:val="none" w:sz="0" w:space="0" w:color="auto"/>
        <w:bottom w:val="none" w:sz="0" w:space="0" w:color="auto"/>
        <w:right w:val="none" w:sz="0" w:space="0" w:color="auto"/>
      </w:divBdr>
    </w:div>
    <w:div w:id="1555700019">
      <w:marLeft w:val="0"/>
      <w:marRight w:val="0"/>
      <w:marTop w:val="0"/>
      <w:marBottom w:val="0"/>
      <w:divBdr>
        <w:top w:val="none" w:sz="0" w:space="0" w:color="auto"/>
        <w:left w:val="none" w:sz="0" w:space="0" w:color="auto"/>
        <w:bottom w:val="none" w:sz="0" w:space="0" w:color="auto"/>
        <w:right w:val="none" w:sz="0" w:space="0" w:color="auto"/>
      </w:divBdr>
    </w:div>
    <w:div w:id="1555854335">
      <w:marLeft w:val="0"/>
      <w:marRight w:val="0"/>
      <w:marTop w:val="0"/>
      <w:marBottom w:val="0"/>
      <w:divBdr>
        <w:top w:val="none" w:sz="0" w:space="0" w:color="auto"/>
        <w:left w:val="none" w:sz="0" w:space="0" w:color="auto"/>
        <w:bottom w:val="none" w:sz="0" w:space="0" w:color="auto"/>
        <w:right w:val="none" w:sz="0" w:space="0" w:color="auto"/>
      </w:divBdr>
    </w:div>
    <w:div w:id="1555890866">
      <w:marLeft w:val="0"/>
      <w:marRight w:val="0"/>
      <w:marTop w:val="0"/>
      <w:marBottom w:val="0"/>
      <w:divBdr>
        <w:top w:val="none" w:sz="0" w:space="0" w:color="auto"/>
        <w:left w:val="none" w:sz="0" w:space="0" w:color="auto"/>
        <w:bottom w:val="none" w:sz="0" w:space="0" w:color="auto"/>
        <w:right w:val="none" w:sz="0" w:space="0" w:color="auto"/>
      </w:divBdr>
    </w:div>
    <w:div w:id="1555895457">
      <w:marLeft w:val="0"/>
      <w:marRight w:val="0"/>
      <w:marTop w:val="0"/>
      <w:marBottom w:val="0"/>
      <w:divBdr>
        <w:top w:val="none" w:sz="0" w:space="0" w:color="auto"/>
        <w:left w:val="none" w:sz="0" w:space="0" w:color="auto"/>
        <w:bottom w:val="none" w:sz="0" w:space="0" w:color="auto"/>
        <w:right w:val="none" w:sz="0" w:space="0" w:color="auto"/>
      </w:divBdr>
    </w:div>
    <w:div w:id="1556038555">
      <w:marLeft w:val="0"/>
      <w:marRight w:val="0"/>
      <w:marTop w:val="0"/>
      <w:marBottom w:val="0"/>
      <w:divBdr>
        <w:top w:val="none" w:sz="0" w:space="0" w:color="auto"/>
        <w:left w:val="none" w:sz="0" w:space="0" w:color="auto"/>
        <w:bottom w:val="none" w:sz="0" w:space="0" w:color="auto"/>
        <w:right w:val="none" w:sz="0" w:space="0" w:color="auto"/>
      </w:divBdr>
    </w:div>
    <w:div w:id="1556118804">
      <w:marLeft w:val="0"/>
      <w:marRight w:val="0"/>
      <w:marTop w:val="0"/>
      <w:marBottom w:val="0"/>
      <w:divBdr>
        <w:top w:val="none" w:sz="0" w:space="0" w:color="auto"/>
        <w:left w:val="none" w:sz="0" w:space="0" w:color="auto"/>
        <w:bottom w:val="none" w:sz="0" w:space="0" w:color="auto"/>
        <w:right w:val="none" w:sz="0" w:space="0" w:color="auto"/>
      </w:divBdr>
    </w:div>
    <w:div w:id="1556119466">
      <w:bodyDiv w:val="1"/>
      <w:marLeft w:val="0"/>
      <w:marRight w:val="0"/>
      <w:marTop w:val="0"/>
      <w:marBottom w:val="0"/>
      <w:divBdr>
        <w:top w:val="none" w:sz="0" w:space="0" w:color="auto"/>
        <w:left w:val="none" w:sz="0" w:space="0" w:color="auto"/>
        <w:bottom w:val="none" w:sz="0" w:space="0" w:color="auto"/>
        <w:right w:val="none" w:sz="0" w:space="0" w:color="auto"/>
      </w:divBdr>
    </w:div>
    <w:div w:id="1556158240">
      <w:marLeft w:val="0"/>
      <w:marRight w:val="0"/>
      <w:marTop w:val="0"/>
      <w:marBottom w:val="0"/>
      <w:divBdr>
        <w:top w:val="none" w:sz="0" w:space="0" w:color="auto"/>
        <w:left w:val="none" w:sz="0" w:space="0" w:color="auto"/>
        <w:bottom w:val="none" w:sz="0" w:space="0" w:color="auto"/>
        <w:right w:val="none" w:sz="0" w:space="0" w:color="auto"/>
      </w:divBdr>
    </w:div>
    <w:div w:id="1556164809">
      <w:marLeft w:val="0"/>
      <w:marRight w:val="0"/>
      <w:marTop w:val="0"/>
      <w:marBottom w:val="0"/>
      <w:divBdr>
        <w:top w:val="none" w:sz="0" w:space="0" w:color="auto"/>
        <w:left w:val="none" w:sz="0" w:space="0" w:color="auto"/>
        <w:bottom w:val="none" w:sz="0" w:space="0" w:color="auto"/>
        <w:right w:val="none" w:sz="0" w:space="0" w:color="auto"/>
      </w:divBdr>
    </w:div>
    <w:div w:id="1556232914">
      <w:bodyDiv w:val="1"/>
      <w:marLeft w:val="0"/>
      <w:marRight w:val="0"/>
      <w:marTop w:val="0"/>
      <w:marBottom w:val="0"/>
      <w:divBdr>
        <w:top w:val="none" w:sz="0" w:space="0" w:color="auto"/>
        <w:left w:val="none" w:sz="0" w:space="0" w:color="auto"/>
        <w:bottom w:val="none" w:sz="0" w:space="0" w:color="auto"/>
        <w:right w:val="none" w:sz="0" w:space="0" w:color="auto"/>
      </w:divBdr>
    </w:div>
    <w:div w:id="1556233454">
      <w:marLeft w:val="0"/>
      <w:marRight w:val="0"/>
      <w:marTop w:val="0"/>
      <w:marBottom w:val="0"/>
      <w:divBdr>
        <w:top w:val="none" w:sz="0" w:space="0" w:color="auto"/>
        <w:left w:val="none" w:sz="0" w:space="0" w:color="auto"/>
        <w:bottom w:val="none" w:sz="0" w:space="0" w:color="auto"/>
        <w:right w:val="none" w:sz="0" w:space="0" w:color="auto"/>
      </w:divBdr>
    </w:div>
    <w:div w:id="1556350518">
      <w:marLeft w:val="0"/>
      <w:marRight w:val="0"/>
      <w:marTop w:val="0"/>
      <w:marBottom w:val="0"/>
      <w:divBdr>
        <w:top w:val="none" w:sz="0" w:space="0" w:color="auto"/>
        <w:left w:val="none" w:sz="0" w:space="0" w:color="auto"/>
        <w:bottom w:val="none" w:sz="0" w:space="0" w:color="auto"/>
        <w:right w:val="none" w:sz="0" w:space="0" w:color="auto"/>
      </w:divBdr>
    </w:div>
    <w:div w:id="1556426800">
      <w:marLeft w:val="0"/>
      <w:marRight w:val="0"/>
      <w:marTop w:val="0"/>
      <w:marBottom w:val="0"/>
      <w:divBdr>
        <w:top w:val="none" w:sz="0" w:space="0" w:color="auto"/>
        <w:left w:val="none" w:sz="0" w:space="0" w:color="auto"/>
        <w:bottom w:val="none" w:sz="0" w:space="0" w:color="auto"/>
        <w:right w:val="none" w:sz="0" w:space="0" w:color="auto"/>
      </w:divBdr>
    </w:div>
    <w:div w:id="1556432080">
      <w:marLeft w:val="0"/>
      <w:marRight w:val="0"/>
      <w:marTop w:val="0"/>
      <w:marBottom w:val="0"/>
      <w:divBdr>
        <w:top w:val="none" w:sz="0" w:space="0" w:color="auto"/>
        <w:left w:val="none" w:sz="0" w:space="0" w:color="auto"/>
        <w:bottom w:val="none" w:sz="0" w:space="0" w:color="auto"/>
        <w:right w:val="none" w:sz="0" w:space="0" w:color="auto"/>
      </w:divBdr>
    </w:div>
    <w:div w:id="1556506539">
      <w:marLeft w:val="0"/>
      <w:marRight w:val="0"/>
      <w:marTop w:val="0"/>
      <w:marBottom w:val="0"/>
      <w:divBdr>
        <w:top w:val="none" w:sz="0" w:space="0" w:color="auto"/>
        <w:left w:val="none" w:sz="0" w:space="0" w:color="auto"/>
        <w:bottom w:val="none" w:sz="0" w:space="0" w:color="auto"/>
        <w:right w:val="none" w:sz="0" w:space="0" w:color="auto"/>
      </w:divBdr>
    </w:div>
    <w:div w:id="1556619784">
      <w:marLeft w:val="0"/>
      <w:marRight w:val="0"/>
      <w:marTop w:val="0"/>
      <w:marBottom w:val="0"/>
      <w:divBdr>
        <w:top w:val="none" w:sz="0" w:space="0" w:color="auto"/>
        <w:left w:val="none" w:sz="0" w:space="0" w:color="auto"/>
        <w:bottom w:val="none" w:sz="0" w:space="0" w:color="auto"/>
        <w:right w:val="none" w:sz="0" w:space="0" w:color="auto"/>
      </w:divBdr>
    </w:div>
    <w:div w:id="1556771408">
      <w:marLeft w:val="0"/>
      <w:marRight w:val="0"/>
      <w:marTop w:val="0"/>
      <w:marBottom w:val="0"/>
      <w:divBdr>
        <w:top w:val="none" w:sz="0" w:space="0" w:color="auto"/>
        <w:left w:val="none" w:sz="0" w:space="0" w:color="auto"/>
        <w:bottom w:val="none" w:sz="0" w:space="0" w:color="auto"/>
        <w:right w:val="none" w:sz="0" w:space="0" w:color="auto"/>
      </w:divBdr>
    </w:div>
    <w:div w:id="1556774618">
      <w:marLeft w:val="0"/>
      <w:marRight w:val="0"/>
      <w:marTop w:val="0"/>
      <w:marBottom w:val="0"/>
      <w:divBdr>
        <w:top w:val="none" w:sz="0" w:space="0" w:color="auto"/>
        <w:left w:val="none" w:sz="0" w:space="0" w:color="auto"/>
        <w:bottom w:val="none" w:sz="0" w:space="0" w:color="auto"/>
        <w:right w:val="none" w:sz="0" w:space="0" w:color="auto"/>
      </w:divBdr>
    </w:div>
    <w:div w:id="1556815544">
      <w:marLeft w:val="0"/>
      <w:marRight w:val="0"/>
      <w:marTop w:val="0"/>
      <w:marBottom w:val="0"/>
      <w:divBdr>
        <w:top w:val="none" w:sz="0" w:space="0" w:color="auto"/>
        <w:left w:val="none" w:sz="0" w:space="0" w:color="auto"/>
        <w:bottom w:val="none" w:sz="0" w:space="0" w:color="auto"/>
        <w:right w:val="none" w:sz="0" w:space="0" w:color="auto"/>
      </w:divBdr>
    </w:div>
    <w:div w:id="1556819777">
      <w:marLeft w:val="0"/>
      <w:marRight w:val="0"/>
      <w:marTop w:val="0"/>
      <w:marBottom w:val="0"/>
      <w:divBdr>
        <w:top w:val="none" w:sz="0" w:space="0" w:color="auto"/>
        <w:left w:val="none" w:sz="0" w:space="0" w:color="auto"/>
        <w:bottom w:val="none" w:sz="0" w:space="0" w:color="auto"/>
        <w:right w:val="none" w:sz="0" w:space="0" w:color="auto"/>
      </w:divBdr>
    </w:div>
    <w:div w:id="1556890648">
      <w:marLeft w:val="0"/>
      <w:marRight w:val="0"/>
      <w:marTop w:val="0"/>
      <w:marBottom w:val="0"/>
      <w:divBdr>
        <w:top w:val="none" w:sz="0" w:space="0" w:color="auto"/>
        <w:left w:val="none" w:sz="0" w:space="0" w:color="auto"/>
        <w:bottom w:val="none" w:sz="0" w:space="0" w:color="auto"/>
        <w:right w:val="none" w:sz="0" w:space="0" w:color="auto"/>
      </w:divBdr>
    </w:div>
    <w:div w:id="1556894032">
      <w:marLeft w:val="0"/>
      <w:marRight w:val="0"/>
      <w:marTop w:val="0"/>
      <w:marBottom w:val="0"/>
      <w:divBdr>
        <w:top w:val="none" w:sz="0" w:space="0" w:color="auto"/>
        <w:left w:val="none" w:sz="0" w:space="0" w:color="auto"/>
        <w:bottom w:val="none" w:sz="0" w:space="0" w:color="auto"/>
        <w:right w:val="none" w:sz="0" w:space="0" w:color="auto"/>
      </w:divBdr>
    </w:div>
    <w:div w:id="1556962841">
      <w:marLeft w:val="0"/>
      <w:marRight w:val="0"/>
      <w:marTop w:val="0"/>
      <w:marBottom w:val="0"/>
      <w:divBdr>
        <w:top w:val="none" w:sz="0" w:space="0" w:color="auto"/>
        <w:left w:val="none" w:sz="0" w:space="0" w:color="auto"/>
        <w:bottom w:val="none" w:sz="0" w:space="0" w:color="auto"/>
        <w:right w:val="none" w:sz="0" w:space="0" w:color="auto"/>
      </w:divBdr>
    </w:div>
    <w:div w:id="1556967941">
      <w:marLeft w:val="0"/>
      <w:marRight w:val="0"/>
      <w:marTop w:val="0"/>
      <w:marBottom w:val="0"/>
      <w:divBdr>
        <w:top w:val="none" w:sz="0" w:space="0" w:color="auto"/>
        <w:left w:val="none" w:sz="0" w:space="0" w:color="auto"/>
        <w:bottom w:val="none" w:sz="0" w:space="0" w:color="auto"/>
        <w:right w:val="none" w:sz="0" w:space="0" w:color="auto"/>
      </w:divBdr>
    </w:div>
    <w:div w:id="1556970630">
      <w:marLeft w:val="0"/>
      <w:marRight w:val="0"/>
      <w:marTop w:val="0"/>
      <w:marBottom w:val="0"/>
      <w:divBdr>
        <w:top w:val="none" w:sz="0" w:space="0" w:color="auto"/>
        <w:left w:val="none" w:sz="0" w:space="0" w:color="auto"/>
        <w:bottom w:val="none" w:sz="0" w:space="0" w:color="auto"/>
        <w:right w:val="none" w:sz="0" w:space="0" w:color="auto"/>
      </w:divBdr>
    </w:div>
    <w:div w:id="1557010551">
      <w:marLeft w:val="0"/>
      <w:marRight w:val="0"/>
      <w:marTop w:val="0"/>
      <w:marBottom w:val="0"/>
      <w:divBdr>
        <w:top w:val="none" w:sz="0" w:space="0" w:color="auto"/>
        <w:left w:val="none" w:sz="0" w:space="0" w:color="auto"/>
        <w:bottom w:val="none" w:sz="0" w:space="0" w:color="auto"/>
        <w:right w:val="none" w:sz="0" w:space="0" w:color="auto"/>
      </w:divBdr>
    </w:div>
    <w:div w:id="1557085363">
      <w:marLeft w:val="0"/>
      <w:marRight w:val="0"/>
      <w:marTop w:val="0"/>
      <w:marBottom w:val="0"/>
      <w:divBdr>
        <w:top w:val="none" w:sz="0" w:space="0" w:color="auto"/>
        <w:left w:val="none" w:sz="0" w:space="0" w:color="auto"/>
        <w:bottom w:val="none" w:sz="0" w:space="0" w:color="auto"/>
        <w:right w:val="none" w:sz="0" w:space="0" w:color="auto"/>
      </w:divBdr>
    </w:div>
    <w:div w:id="1557086080">
      <w:marLeft w:val="0"/>
      <w:marRight w:val="0"/>
      <w:marTop w:val="0"/>
      <w:marBottom w:val="0"/>
      <w:divBdr>
        <w:top w:val="none" w:sz="0" w:space="0" w:color="auto"/>
        <w:left w:val="none" w:sz="0" w:space="0" w:color="auto"/>
        <w:bottom w:val="none" w:sz="0" w:space="0" w:color="auto"/>
        <w:right w:val="none" w:sz="0" w:space="0" w:color="auto"/>
      </w:divBdr>
    </w:div>
    <w:div w:id="1557157080">
      <w:marLeft w:val="0"/>
      <w:marRight w:val="0"/>
      <w:marTop w:val="0"/>
      <w:marBottom w:val="0"/>
      <w:divBdr>
        <w:top w:val="none" w:sz="0" w:space="0" w:color="auto"/>
        <w:left w:val="none" w:sz="0" w:space="0" w:color="auto"/>
        <w:bottom w:val="none" w:sz="0" w:space="0" w:color="auto"/>
        <w:right w:val="none" w:sz="0" w:space="0" w:color="auto"/>
      </w:divBdr>
    </w:div>
    <w:div w:id="1557282138">
      <w:marLeft w:val="0"/>
      <w:marRight w:val="0"/>
      <w:marTop w:val="0"/>
      <w:marBottom w:val="0"/>
      <w:divBdr>
        <w:top w:val="none" w:sz="0" w:space="0" w:color="auto"/>
        <w:left w:val="none" w:sz="0" w:space="0" w:color="auto"/>
        <w:bottom w:val="none" w:sz="0" w:space="0" w:color="auto"/>
        <w:right w:val="none" w:sz="0" w:space="0" w:color="auto"/>
      </w:divBdr>
    </w:div>
    <w:div w:id="1557349877">
      <w:marLeft w:val="0"/>
      <w:marRight w:val="0"/>
      <w:marTop w:val="0"/>
      <w:marBottom w:val="0"/>
      <w:divBdr>
        <w:top w:val="none" w:sz="0" w:space="0" w:color="auto"/>
        <w:left w:val="none" w:sz="0" w:space="0" w:color="auto"/>
        <w:bottom w:val="none" w:sz="0" w:space="0" w:color="auto"/>
        <w:right w:val="none" w:sz="0" w:space="0" w:color="auto"/>
      </w:divBdr>
    </w:div>
    <w:div w:id="1557355862">
      <w:marLeft w:val="0"/>
      <w:marRight w:val="0"/>
      <w:marTop w:val="0"/>
      <w:marBottom w:val="0"/>
      <w:divBdr>
        <w:top w:val="none" w:sz="0" w:space="0" w:color="auto"/>
        <w:left w:val="none" w:sz="0" w:space="0" w:color="auto"/>
        <w:bottom w:val="none" w:sz="0" w:space="0" w:color="auto"/>
        <w:right w:val="none" w:sz="0" w:space="0" w:color="auto"/>
      </w:divBdr>
    </w:div>
    <w:div w:id="1557358251">
      <w:marLeft w:val="0"/>
      <w:marRight w:val="0"/>
      <w:marTop w:val="0"/>
      <w:marBottom w:val="0"/>
      <w:divBdr>
        <w:top w:val="none" w:sz="0" w:space="0" w:color="auto"/>
        <w:left w:val="none" w:sz="0" w:space="0" w:color="auto"/>
        <w:bottom w:val="none" w:sz="0" w:space="0" w:color="auto"/>
        <w:right w:val="none" w:sz="0" w:space="0" w:color="auto"/>
      </w:divBdr>
    </w:div>
    <w:div w:id="1557427442">
      <w:marLeft w:val="0"/>
      <w:marRight w:val="0"/>
      <w:marTop w:val="0"/>
      <w:marBottom w:val="0"/>
      <w:divBdr>
        <w:top w:val="none" w:sz="0" w:space="0" w:color="auto"/>
        <w:left w:val="none" w:sz="0" w:space="0" w:color="auto"/>
        <w:bottom w:val="none" w:sz="0" w:space="0" w:color="auto"/>
        <w:right w:val="none" w:sz="0" w:space="0" w:color="auto"/>
      </w:divBdr>
    </w:div>
    <w:div w:id="1557429565">
      <w:marLeft w:val="0"/>
      <w:marRight w:val="0"/>
      <w:marTop w:val="0"/>
      <w:marBottom w:val="0"/>
      <w:divBdr>
        <w:top w:val="none" w:sz="0" w:space="0" w:color="auto"/>
        <w:left w:val="none" w:sz="0" w:space="0" w:color="auto"/>
        <w:bottom w:val="none" w:sz="0" w:space="0" w:color="auto"/>
        <w:right w:val="none" w:sz="0" w:space="0" w:color="auto"/>
      </w:divBdr>
    </w:div>
    <w:div w:id="1557468140">
      <w:marLeft w:val="0"/>
      <w:marRight w:val="0"/>
      <w:marTop w:val="0"/>
      <w:marBottom w:val="0"/>
      <w:divBdr>
        <w:top w:val="none" w:sz="0" w:space="0" w:color="auto"/>
        <w:left w:val="none" w:sz="0" w:space="0" w:color="auto"/>
        <w:bottom w:val="none" w:sz="0" w:space="0" w:color="auto"/>
        <w:right w:val="none" w:sz="0" w:space="0" w:color="auto"/>
      </w:divBdr>
    </w:div>
    <w:div w:id="1557470442">
      <w:marLeft w:val="0"/>
      <w:marRight w:val="0"/>
      <w:marTop w:val="0"/>
      <w:marBottom w:val="0"/>
      <w:divBdr>
        <w:top w:val="none" w:sz="0" w:space="0" w:color="auto"/>
        <w:left w:val="none" w:sz="0" w:space="0" w:color="auto"/>
        <w:bottom w:val="none" w:sz="0" w:space="0" w:color="auto"/>
        <w:right w:val="none" w:sz="0" w:space="0" w:color="auto"/>
      </w:divBdr>
    </w:div>
    <w:div w:id="1557474433">
      <w:marLeft w:val="0"/>
      <w:marRight w:val="0"/>
      <w:marTop w:val="0"/>
      <w:marBottom w:val="0"/>
      <w:divBdr>
        <w:top w:val="none" w:sz="0" w:space="0" w:color="auto"/>
        <w:left w:val="none" w:sz="0" w:space="0" w:color="auto"/>
        <w:bottom w:val="none" w:sz="0" w:space="0" w:color="auto"/>
        <w:right w:val="none" w:sz="0" w:space="0" w:color="auto"/>
      </w:divBdr>
    </w:div>
    <w:div w:id="1557544981">
      <w:marLeft w:val="0"/>
      <w:marRight w:val="0"/>
      <w:marTop w:val="0"/>
      <w:marBottom w:val="0"/>
      <w:divBdr>
        <w:top w:val="none" w:sz="0" w:space="0" w:color="auto"/>
        <w:left w:val="none" w:sz="0" w:space="0" w:color="auto"/>
        <w:bottom w:val="none" w:sz="0" w:space="0" w:color="auto"/>
        <w:right w:val="none" w:sz="0" w:space="0" w:color="auto"/>
      </w:divBdr>
    </w:div>
    <w:div w:id="1557546308">
      <w:marLeft w:val="0"/>
      <w:marRight w:val="0"/>
      <w:marTop w:val="0"/>
      <w:marBottom w:val="0"/>
      <w:divBdr>
        <w:top w:val="none" w:sz="0" w:space="0" w:color="auto"/>
        <w:left w:val="none" w:sz="0" w:space="0" w:color="auto"/>
        <w:bottom w:val="none" w:sz="0" w:space="0" w:color="auto"/>
        <w:right w:val="none" w:sz="0" w:space="0" w:color="auto"/>
      </w:divBdr>
    </w:div>
    <w:div w:id="1557550878">
      <w:marLeft w:val="0"/>
      <w:marRight w:val="0"/>
      <w:marTop w:val="0"/>
      <w:marBottom w:val="0"/>
      <w:divBdr>
        <w:top w:val="none" w:sz="0" w:space="0" w:color="auto"/>
        <w:left w:val="none" w:sz="0" w:space="0" w:color="auto"/>
        <w:bottom w:val="none" w:sz="0" w:space="0" w:color="auto"/>
        <w:right w:val="none" w:sz="0" w:space="0" w:color="auto"/>
      </w:divBdr>
    </w:div>
    <w:div w:id="1557625225">
      <w:marLeft w:val="0"/>
      <w:marRight w:val="0"/>
      <w:marTop w:val="0"/>
      <w:marBottom w:val="0"/>
      <w:divBdr>
        <w:top w:val="none" w:sz="0" w:space="0" w:color="auto"/>
        <w:left w:val="none" w:sz="0" w:space="0" w:color="auto"/>
        <w:bottom w:val="none" w:sz="0" w:space="0" w:color="auto"/>
        <w:right w:val="none" w:sz="0" w:space="0" w:color="auto"/>
      </w:divBdr>
    </w:div>
    <w:div w:id="1557663865">
      <w:bodyDiv w:val="1"/>
      <w:marLeft w:val="0"/>
      <w:marRight w:val="0"/>
      <w:marTop w:val="0"/>
      <w:marBottom w:val="0"/>
      <w:divBdr>
        <w:top w:val="none" w:sz="0" w:space="0" w:color="auto"/>
        <w:left w:val="none" w:sz="0" w:space="0" w:color="auto"/>
        <w:bottom w:val="none" w:sz="0" w:space="0" w:color="auto"/>
        <w:right w:val="none" w:sz="0" w:space="0" w:color="auto"/>
      </w:divBdr>
    </w:div>
    <w:div w:id="1557664117">
      <w:marLeft w:val="0"/>
      <w:marRight w:val="0"/>
      <w:marTop w:val="0"/>
      <w:marBottom w:val="0"/>
      <w:divBdr>
        <w:top w:val="none" w:sz="0" w:space="0" w:color="auto"/>
        <w:left w:val="none" w:sz="0" w:space="0" w:color="auto"/>
        <w:bottom w:val="none" w:sz="0" w:space="0" w:color="auto"/>
        <w:right w:val="none" w:sz="0" w:space="0" w:color="auto"/>
      </w:divBdr>
    </w:div>
    <w:div w:id="1557665105">
      <w:marLeft w:val="0"/>
      <w:marRight w:val="0"/>
      <w:marTop w:val="0"/>
      <w:marBottom w:val="0"/>
      <w:divBdr>
        <w:top w:val="none" w:sz="0" w:space="0" w:color="auto"/>
        <w:left w:val="none" w:sz="0" w:space="0" w:color="auto"/>
        <w:bottom w:val="none" w:sz="0" w:space="0" w:color="auto"/>
        <w:right w:val="none" w:sz="0" w:space="0" w:color="auto"/>
      </w:divBdr>
    </w:div>
    <w:div w:id="1557667318">
      <w:marLeft w:val="0"/>
      <w:marRight w:val="0"/>
      <w:marTop w:val="0"/>
      <w:marBottom w:val="0"/>
      <w:divBdr>
        <w:top w:val="none" w:sz="0" w:space="0" w:color="auto"/>
        <w:left w:val="none" w:sz="0" w:space="0" w:color="auto"/>
        <w:bottom w:val="none" w:sz="0" w:space="0" w:color="auto"/>
        <w:right w:val="none" w:sz="0" w:space="0" w:color="auto"/>
      </w:divBdr>
    </w:div>
    <w:div w:id="1557740587">
      <w:marLeft w:val="0"/>
      <w:marRight w:val="0"/>
      <w:marTop w:val="0"/>
      <w:marBottom w:val="0"/>
      <w:divBdr>
        <w:top w:val="none" w:sz="0" w:space="0" w:color="auto"/>
        <w:left w:val="none" w:sz="0" w:space="0" w:color="auto"/>
        <w:bottom w:val="none" w:sz="0" w:space="0" w:color="auto"/>
        <w:right w:val="none" w:sz="0" w:space="0" w:color="auto"/>
      </w:divBdr>
    </w:div>
    <w:div w:id="1557811417">
      <w:marLeft w:val="0"/>
      <w:marRight w:val="0"/>
      <w:marTop w:val="0"/>
      <w:marBottom w:val="0"/>
      <w:divBdr>
        <w:top w:val="none" w:sz="0" w:space="0" w:color="auto"/>
        <w:left w:val="none" w:sz="0" w:space="0" w:color="auto"/>
        <w:bottom w:val="none" w:sz="0" w:space="0" w:color="auto"/>
        <w:right w:val="none" w:sz="0" w:space="0" w:color="auto"/>
      </w:divBdr>
    </w:div>
    <w:div w:id="1557815108">
      <w:marLeft w:val="0"/>
      <w:marRight w:val="0"/>
      <w:marTop w:val="0"/>
      <w:marBottom w:val="0"/>
      <w:divBdr>
        <w:top w:val="none" w:sz="0" w:space="0" w:color="auto"/>
        <w:left w:val="none" w:sz="0" w:space="0" w:color="auto"/>
        <w:bottom w:val="none" w:sz="0" w:space="0" w:color="auto"/>
        <w:right w:val="none" w:sz="0" w:space="0" w:color="auto"/>
      </w:divBdr>
    </w:div>
    <w:div w:id="1557817185">
      <w:marLeft w:val="0"/>
      <w:marRight w:val="0"/>
      <w:marTop w:val="0"/>
      <w:marBottom w:val="0"/>
      <w:divBdr>
        <w:top w:val="none" w:sz="0" w:space="0" w:color="auto"/>
        <w:left w:val="none" w:sz="0" w:space="0" w:color="auto"/>
        <w:bottom w:val="none" w:sz="0" w:space="0" w:color="auto"/>
        <w:right w:val="none" w:sz="0" w:space="0" w:color="auto"/>
      </w:divBdr>
    </w:div>
    <w:div w:id="1557856321">
      <w:marLeft w:val="0"/>
      <w:marRight w:val="0"/>
      <w:marTop w:val="0"/>
      <w:marBottom w:val="0"/>
      <w:divBdr>
        <w:top w:val="none" w:sz="0" w:space="0" w:color="auto"/>
        <w:left w:val="none" w:sz="0" w:space="0" w:color="auto"/>
        <w:bottom w:val="none" w:sz="0" w:space="0" w:color="auto"/>
        <w:right w:val="none" w:sz="0" w:space="0" w:color="auto"/>
      </w:divBdr>
    </w:div>
    <w:div w:id="1557862745">
      <w:marLeft w:val="0"/>
      <w:marRight w:val="0"/>
      <w:marTop w:val="0"/>
      <w:marBottom w:val="0"/>
      <w:divBdr>
        <w:top w:val="none" w:sz="0" w:space="0" w:color="auto"/>
        <w:left w:val="none" w:sz="0" w:space="0" w:color="auto"/>
        <w:bottom w:val="none" w:sz="0" w:space="0" w:color="auto"/>
        <w:right w:val="none" w:sz="0" w:space="0" w:color="auto"/>
      </w:divBdr>
    </w:div>
    <w:div w:id="1557888163">
      <w:marLeft w:val="0"/>
      <w:marRight w:val="0"/>
      <w:marTop w:val="0"/>
      <w:marBottom w:val="0"/>
      <w:divBdr>
        <w:top w:val="none" w:sz="0" w:space="0" w:color="auto"/>
        <w:left w:val="none" w:sz="0" w:space="0" w:color="auto"/>
        <w:bottom w:val="none" w:sz="0" w:space="0" w:color="auto"/>
        <w:right w:val="none" w:sz="0" w:space="0" w:color="auto"/>
      </w:divBdr>
    </w:div>
    <w:div w:id="1557888771">
      <w:marLeft w:val="0"/>
      <w:marRight w:val="0"/>
      <w:marTop w:val="0"/>
      <w:marBottom w:val="0"/>
      <w:divBdr>
        <w:top w:val="none" w:sz="0" w:space="0" w:color="auto"/>
        <w:left w:val="none" w:sz="0" w:space="0" w:color="auto"/>
        <w:bottom w:val="none" w:sz="0" w:space="0" w:color="auto"/>
        <w:right w:val="none" w:sz="0" w:space="0" w:color="auto"/>
      </w:divBdr>
    </w:div>
    <w:div w:id="1557931516">
      <w:bodyDiv w:val="1"/>
      <w:marLeft w:val="0"/>
      <w:marRight w:val="0"/>
      <w:marTop w:val="0"/>
      <w:marBottom w:val="0"/>
      <w:divBdr>
        <w:top w:val="none" w:sz="0" w:space="0" w:color="auto"/>
        <w:left w:val="none" w:sz="0" w:space="0" w:color="auto"/>
        <w:bottom w:val="none" w:sz="0" w:space="0" w:color="auto"/>
        <w:right w:val="none" w:sz="0" w:space="0" w:color="auto"/>
      </w:divBdr>
    </w:div>
    <w:div w:id="1557936431">
      <w:marLeft w:val="0"/>
      <w:marRight w:val="0"/>
      <w:marTop w:val="0"/>
      <w:marBottom w:val="0"/>
      <w:divBdr>
        <w:top w:val="none" w:sz="0" w:space="0" w:color="auto"/>
        <w:left w:val="none" w:sz="0" w:space="0" w:color="auto"/>
        <w:bottom w:val="none" w:sz="0" w:space="0" w:color="auto"/>
        <w:right w:val="none" w:sz="0" w:space="0" w:color="auto"/>
      </w:divBdr>
    </w:div>
    <w:div w:id="1558004552">
      <w:marLeft w:val="0"/>
      <w:marRight w:val="0"/>
      <w:marTop w:val="0"/>
      <w:marBottom w:val="0"/>
      <w:divBdr>
        <w:top w:val="none" w:sz="0" w:space="0" w:color="auto"/>
        <w:left w:val="none" w:sz="0" w:space="0" w:color="auto"/>
        <w:bottom w:val="none" w:sz="0" w:space="0" w:color="auto"/>
        <w:right w:val="none" w:sz="0" w:space="0" w:color="auto"/>
      </w:divBdr>
    </w:div>
    <w:div w:id="1558082696">
      <w:marLeft w:val="0"/>
      <w:marRight w:val="0"/>
      <w:marTop w:val="0"/>
      <w:marBottom w:val="0"/>
      <w:divBdr>
        <w:top w:val="none" w:sz="0" w:space="0" w:color="auto"/>
        <w:left w:val="none" w:sz="0" w:space="0" w:color="auto"/>
        <w:bottom w:val="none" w:sz="0" w:space="0" w:color="auto"/>
        <w:right w:val="none" w:sz="0" w:space="0" w:color="auto"/>
      </w:divBdr>
    </w:div>
    <w:div w:id="1558083106">
      <w:marLeft w:val="0"/>
      <w:marRight w:val="0"/>
      <w:marTop w:val="0"/>
      <w:marBottom w:val="0"/>
      <w:divBdr>
        <w:top w:val="none" w:sz="0" w:space="0" w:color="auto"/>
        <w:left w:val="none" w:sz="0" w:space="0" w:color="auto"/>
        <w:bottom w:val="none" w:sz="0" w:space="0" w:color="auto"/>
        <w:right w:val="none" w:sz="0" w:space="0" w:color="auto"/>
      </w:divBdr>
    </w:div>
    <w:div w:id="1558128008">
      <w:marLeft w:val="0"/>
      <w:marRight w:val="0"/>
      <w:marTop w:val="0"/>
      <w:marBottom w:val="0"/>
      <w:divBdr>
        <w:top w:val="none" w:sz="0" w:space="0" w:color="auto"/>
        <w:left w:val="none" w:sz="0" w:space="0" w:color="auto"/>
        <w:bottom w:val="none" w:sz="0" w:space="0" w:color="auto"/>
        <w:right w:val="none" w:sz="0" w:space="0" w:color="auto"/>
      </w:divBdr>
    </w:div>
    <w:div w:id="1558202922">
      <w:marLeft w:val="0"/>
      <w:marRight w:val="0"/>
      <w:marTop w:val="0"/>
      <w:marBottom w:val="0"/>
      <w:divBdr>
        <w:top w:val="none" w:sz="0" w:space="0" w:color="auto"/>
        <w:left w:val="none" w:sz="0" w:space="0" w:color="auto"/>
        <w:bottom w:val="none" w:sz="0" w:space="0" w:color="auto"/>
        <w:right w:val="none" w:sz="0" w:space="0" w:color="auto"/>
      </w:divBdr>
    </w:div>
    <w:div w:id="1558277262">
      <w:marLeft w:val="0"/>
      <w:marRight w:val="0"/>
      <w:marTop w:val="0"/>
      <w:marBottom w:val="0"/>
      <w:divBdr>
        <w:top w:val="none" w:sz="0" w:space="0" w:color="auto"/>
        <w:left w:val="none" w:sz="0" w:space="0" w:color="auto"/>
        <w:bottom w:val="none" w:sz="0" w:space="0" w:color="auto"/>
        <w:right w:val="none" w:sz="0" w:space="0" w:color="auto"/>
      </w:divBdr>
    </w:div>
    <w:div w:id="1558469156">
      <w:marLeft w:val="0"/>
      <w:marRight w:val="0"/>
      <w:marTop w:val="0"/>
      <w:marBottom w:val="0"/>
      <w:divBdr>
        <w:top w:val="none" w:sz="0" w:space="0" w:color="auto"/>
        <w:left w:val="none" w:sz="0" w:space="0" w:color="auto"/>
        <w:bottom w:val="none" w:sz="0" w:space="0" w:color="auto"/>
        <w:right w:val="none" w:sz="0" w:space="0" w:color="auto"/>
      </w:divBdr>
    </w:div>
    <w:div w:id="1558469534">
      <w:marLeft w:val="0"/>
      <w:marRight w:val="0"/>
      <w:marTop w:val="0"/>
      <w:marBottom w:val="0"/>
      <w:divBdr>
        <w:top w:val="none" w:sz="0" w:space="0" w:color="auto"/>
        <w:left w:val="none" w:sz="0" w:space="0" w:color="auto"/>
        <w:bottom w:val="none" w:sz="0" w:space="0" w:color="auto"/>
        <w:right w:val="none" w:sz="0" w:space="0" w:color="auto"/>
      </w:divBdr>
    </w:div>
    <w:div w:id="1558472455">
      <w:marLeft w:val="0"/>
      <w:marRight w:val="0"/>
      <w:marTop w:val="0"/>
      <w:marBottom w:val="0"/>
      <w:divBdr>
        <w:top w:val="none" w:sz="0" w:space="0" w:color="auto"/>
        <w:left w:val="none" w:sz="0" w:space="0" w:color="auto"/>
        <w:bottom w:val="none" w:sz="0" w:space="0" w:color="auto"/>
        <w:right w:val="none" w:sz="0" w:space="0" w:color="auto"/>
      </w:divBdr>
    </w:div>
    <w:div w:id="1558663844">
      <w:marLeft w:val="0"/>
      <w:marRight w:val="0"/>
      <w:marTop w:val="0"/>
      <w:marBottom w:val="0"/>
      <w:divBdr>
        <w:top w:val="none" w:sz="0" w:space="0" w:color="auto"/>
        <w:left w:val="none" w:sz="0" w:space="0" w:color="auto"/>
        <w:bottom w:val="none" w:sz="0" w:space="0" w:color="auto"/>
        <w:right w:val="none" w:sz="0" w:space="0" w:color="auto"/>
      </w:divBdr>
    </w:div>
    <w:div w:id="1558735462">
      <w:marLeft w:val="0"/>
      <w:marRight w:val="0"/>
      <w:marTop w:val="0"/>
      <w:marBottom w:val="0"/>
      <w:divBdr>
        <w:top w:val="none" w:sz="0" w:space="0" w:color="auto"/>
        <w:left w:val="none" w:sz="0" w:space="0" w:color="auto"/>
        <w:bottom w:val="none" w:sz="0" w:space="0" w:color="auto"/>
        <w:right w:val="none" w:sz="0" w:space="0" w:color="auto"/>
      </w:divBdr>
    </w:div>
    <w:div w:id="1558777588">
      <w:marLeft w:val="0"/>
      <w:marRight w:val="0"/>
      <w:marTop w:val="0"/>
      <w:marBottom w:val="0"/>
      <w:divBdr>
        <w:top w:val="none" w:sz="0" w:space="0" w:color="auto"/>
        <w:left w:val="none" w:sz="0" w:space="0" w:color="auto"/>
        <w:bottom w:val="none" w:sz="0" w:space="0" w:color="auto"/>
        <w:right w:val="none" w:sz="0" w:space="0" w:color="auto"/>
      </w:divBdr>
    </w:div>
    <w:div w:id="1558854635">
      <w:marLeft w:val="0"/>
      <w:marRight w:val="0"/>
      <w:marTop w:val="0"/>
      <w:marBottom w:val="0"/>
      <w:divBdr>
        <w:top w:val="none" w:sz="0" w:space="0" w:color="auto"/>
        <w:left w:val="none" w:sz="0" w:space="0" w:color="auto"/>
        <w:bottom w:val="none" w:sz="0" w:space="0" w:color="auto"/>
        <w:right w:val="none" w:sz="0" w:space="0" w:color="auto"/>
      </w:divBdr>
    </w:div>
    <w:div w:id="1558970996">
      <w:marLeft w:val="480"/>
      <w:marRight w:val="0"/>
      <w:marTop w:val="0"/>
      <w:marBottom w:val="0"/>
      <w:divBdr>
        <w:top w:val="none" w:sz="0" w:space="0" w:color="auto"/>
        <w:left w:val="none" w:sz="0" w:space="0" w:color="auto"/>
        <w:bottom w:val="none" w:sz="0" w:space="0" w:color="auto"/>
        <w:right w:val="none" w:sz="0" w:space="0" w:color="auto"/>
      </w:divBdr>
    </w:div>
    <w:div w:id="1558973064">
      <w:marLeft w:val="0"/>
      <w:marRight w:val="0"/>
      <w:marTop w:val="0"/>
      <w:marBottom w:val="0"/>
      <w:divBdr>
        <w:top w:val="none" w:sz="0" w:space="0" w:color="auto"/>
        <w:left w:val="none" w:sz="0" w:space="0" w:color="auto"/>
        <w:bottom w:val="none" w:sz="0" w:space="0" w:color="auto"/>
        <w:right w:val="none" w:sz="0" w:space="0" w:color="auto"/>
      </w:divBdr>
    </w:div>
    <w:div w:id="1558973893">
      <w:marLeft w:val="0"/>
      <w:marRight w:val="0"/>
      <w:marTop w:val="0"/>
      <w:marBottom w:val="0"/>
      <w:divBdr>
        <w:top w:val="none" w:sz="0" w:space="0" w:color="auto"/>
        <w:left w:val="none" w:sz="0" w:space="0" w:color="auto"/>
        <w:bottom w:val="none" w:sz="0" w:space="0" w:color="auto"/>
        <w:right w:val="none" w:sz="0" w:space="0" w:color="auto"/>
      </w:divBdr>
    </w:div>
    <w:div w:id="1558979189">
      <w:marLeft w:val="0"/>
      <w:marRight w:val="0"/>
      <w:marTop w:val="0"/>
      <w:marBottom w:val="0"/>
      <w:divBdr>
        <w:top w:val="none" w:sz="0" w:space="0" w:color="auto"/>
        <w:left w:val="none" w:sz="0" w:space="0" w:color="auto"/>
        <w:bottom w:val="none" w:sz="0" w:space="0" w:color="auto"/>
        <w:right w:val="none" w:sz="0" w:space="0" w:color="auto"/>
      </w:divBdr>
    </w:div>
    <w:div w:id="1559053254">
      <w:marLeft w:val="0"/>
      <w:marRight w:val="0"/>
      <w:marTop w:val="0"/>
      <w:marBottom w:val="0"/>
      <w:divBdr>
        <w:top w:val="none" w:sz="0" w:space="0" w:color="auto"/>
        <w:left w:val="none" w:sz="0" w:space="0" w:color="auto"/>
        <w:bottom w:val="none" w:sz="0" w:space="0" w:color="auto"/>
        <w:right w:val="none" w:sz="0" w:space="0" w:color="auto"/>
      </w:divBdr>
    </w:div>
    <w:div w:id="1559130021">
      <w:marLeft w:val="0"/>
      <w:marRight w:val="0"/>
      <w:marTop w:val="0"/>
      <w:marBottom w:val="0"/>
      <w:divBdr>
        <w:top w:val="none" w:sz="0" w:space="0" w:color="auto"/>
        <w:left w:val="none" w:sz="0" w:space="0" w:color="auto"/>
        <w:bottom w:val="none" w:sz="0" w:space="0" w:color="auto"/>
        <w:right w:val="none" w:sz="0" w:space="0" w:color="auto"/>
      </w:divBdr>
    </w:div>
    <w:div w:id="1559239733">
      <w:marLeft w:val="0"/>
      <w:marRight w:val="0"/>
      <w:marTop w:val="0"/>
      <w:marBottom w:val="0"/>
      <w:divBdr>
        <w:top w:val="none" w:sz="0" w:space="0" w:color="auto"/>
        <w:left w:val="none" w:sz="0" w:space="0" w:color="auto"/>
        <w:bottom w:val="none" w:sz="0" w:space="0" w:color="auto"/>
        <w:right w:val="none" w:sz="0" w:space="0" w:color="auto"/>
      </w:divBdr>
    </w:div>
    <w:div w:id="1559247103">
      <w:marLeft w:val="0"/>
      <w:marRight w:val="0"/>
      <w:marTop w:val="0"/>
      <w:marBottom w:val="0"/>
      <w:divBdr>
        <w:top w:val="none" w:sz="0" w:space="0" w:color="auto"/>
        <w:left w:val="none" w:sz="0" w:space="0" w:color="auto"/>
        <w:bottom w:val="none" w:sz="0" w:space="0" w:color="auto"/>
        <w:right w:val="none" w:sz="0" w:space="0" w:color="auto"/>
      </w:divBdr>
    </w:div>
    <w:div w:id="1559248973">
      <w:marLeft w:val="0"/>
      <w:marRight w:val="0"/>
      <w:marTop w:val="0"/>
      <w:marBottom w:val="0"/>
      <w:divBdr>
        <w:top w:val="none" w:sz="0" w:space="0" w:color="auto"/>
        <w:left w:val="none" w:sz="0" w:space="0" w:color="auto"/>
        <w:bottom w:val="none" w:sz="0" w:space="0" w:color="auto"/>
        <w:right w:val="none" w:sz="0" w:space="0" w:color="auto"/>
      </w:divBdr>
    </w:div>
    <w:div w:id="1559318738">
      <w:marLeft w:val="0"/>
      <w:marRight w:val="0"/>
      <w:marTop w:val="0"/>
      <w:marBottom w:val="0"/>
      <w:divBdr>
        <w:top w:val="none" w:sz="0" w:space="0" w:color="auto"/>
        <w:left w:val="none" w:sz="0" w:space="0" w:color="auto"/>
        <w:bottom w:val="none" w:sz="0" w:space="0" w:color="auto"/>
        <w:right w:val="none" w:sz="0" w:space="0" w:color="auto"/>
      </w:divBdr>
    </w:div>
    <w:div w:id="1559392745">
      <w:marLeft w:val="0"/>
      <w:marRight w:val="0"/>
      <w:marTop w:val="0"/>
      <w:marBottom w:val="0"/>
      <w:divBdr>
        <w:top w:val="none" w:sz="0" w:space="0" w:color="auto"/>
        <w:left w:val="none" w:sz="0" w:space="0" w:color="auto"/>
        <w:bottom w:val="none" w:sz="0" w:space="0" w:color="auto"/>
        <w:right w:val="none" w:sz="0" w:space="0" w:color="auto"/>
      </w:divBdr>
    </w:div>
    <w:div w:id="1559395032">
      <w:marLeft w:val="0"/>
      <w:marRight w:val="0"/>
      <w:marTop w:val="0"/>
      <w:marBottom w:val="0"/>
      <w:divBdr>
        <w:top w:val="none" w:sz="0" w:space="0" w:color="auto"/>
        <w:left w:val="none" w:sz="0" w:space="0" w:color="auto"/>
        <w:bottom w:val="none" w:sz="0" w:space="0" w:color="auto"/>
        <w:right w:val="none" w:sz="0" w:space="0" w:color="auto"/>
      </w:divBdr>
    </w:div>
    <w:div w:id="1559395095">
      <w:marLeft w:val="0"/>
      <w:marRight w:val="0"/>
      <w:marTop w:val="0"/>
      <w:marBottom w:val="0"/>
      <w:divBdr>
        <w:top w:val="none" w:sz="0" w:space="0" w:color="auto"/>
        <w:left w:val="none" w:sz="0" w:space="0" w:color="auto"/>
        <w:bottom w:val="none" w:sz="0" w:space="0" w:color="auto"/>
        <w:right w:val="none" w:sz="0" w:space="0" w:color="auto"/>
      </w:divBdr>
    </w:div>
    <w:div w:id="1559434088">
      <w:marLeft w:val="0"/>
      <w:marRight w:val="0"/>
      <w:marTop w:val="0"/>
      <w:marBottom w:val="0"/>
      <w:divBdr>
        <w:top w:val="none" w:sz="0" w:space="0" w:color="auto"/>
        <w:left w:val="none" w:sz="0" w:space="0" w:color="auto"/>
        <w:bottom w:val="none" w:sz="0" w:space="0" w:color="auto"/>
        <w:right w:val="none" w:sz="0" w:space="0" w:color="auto"/>
      </w:divBdr>
    </w:div>
    <w:div w:id="1559508395">
      <w:marLeft w:val="0"/>
      <w:marRight w:val="0"/>
      <w:marTop w:val="0"/>
      <w:marBottom w:val="0"/>
      <w:divBdr>
        <w:top w:val="none" w:sz="0" w:space="0" w:color="auto"/>
        <w:left w:val="none" w:sz="0" w:space="0" w:color="auto"/>
        <w:bottom w:val="none" w:sz="0" w:space="0" w:color="auto"/>
        <w:right w:val="none" w:sz="0" w:space="0" w:color="auto"/>
      </w:divBdr>
    </w:div>
    <w:div w:id="1559509549">
      <w:marLeft w:val="0"/>
      <w:marRight w:val="0"/>
      <w:marTop w:val="0"/>
      <w:marBottom w:val="0"/>
      <w:divBdr>
        <w:top w:val="none" w:sz="0" w:space="0" w:color="auto"/>
        <w:left w:val="none" w:sz="0" w:space="0" w:color="auto"/>
        <w:bottom w:val="none" w:sz="0" w:space="0" w:color="auto"/>
        <w:right w:val="none" w:sz="0" w:space="0" w:color="auto"/>
      </w:divBdr>
    </w:div>
    <w:div w:id="1559513313">
      <w:bodyDiv w:val="1"/>
      <w:marLeft w:val="0"/>
      <w:marRight w:val="0"/>
      <w:marTop w:val="0"/>
      <w:marBottom w:val="0"/>
      <w:divBdr>
        <w:top w:val="none" w:sz="0" w:space="0" w:color="auto"/>
        <w:left w:val="none" w:sz="0" w:space="0" w:color="auto"/>
        <w:bottom w:val="none" w:sz="0" w:space="0" w:color="auto"/>
        <w:right w:val="none" w:sz="0" w:space="0" w:color="auto"/>
      </w:divBdr>
    </w:div>
    <w:div w:id="1559589678">
      <w:marLeft w:val="0"/>
      <w:marRight w:val="0"/>
      <w:marTop w:val="0"/>
      <w:marBottom w:val="0"/>
      <w:divBdr>
        <w:top w:val="none" w:sz="0" w:space="0" w:color="auto"/>
        <w:left w:val="none" w:sz="0" w:space="0" w:color="auto"/>
        <w:bottom w:val="none" w:sz="0" w:space="0" w:color="auto"/>
        <w:right w:val="none" w:sz="0" w:space="0" w:color="auto"/>
      </w:divBdr>
    </w:div>
    <w:div w:id="1559626024">
      <w:marLeft w:val="0"/>
      <w:marRight w:val="0"/>
      <w:marTop w:val="0"/>
      <w:marBottom w:val="0"/>
      <w:divBdr>
        <w:top w:val="none" w:sz="0" w:space="0" w:color="auto"/>
        <w:left w:val="none" w:sz="0" w:space="0" w:color="auto"/>
        <w:bottom w:val="none" w:sz="0" w:space="0" w:color="auto"/>
        <w:right w:val="none" w:sz="0" w:space="0" w:color="auto"/>
      </w:divBdr>
    </w:div>
    <w:div w:id="1559710530">
      <w:marLeft w:val="0"/>
      <w:marRight w:val="0"/>
      <w:marTop w:val="0"/>
      <w:marBottom w:val="0"/>
      <w:divBdr>
        <w:top w:val="none" w:sz="0" w:space="0" w:color="auto"/>
        <w:left w:val="none" w:sz="0" w:space="0" w:color="auto"/>
        <w:bottom w:val="none" w:sz="0" w:space="0" w:color="auto"/>
        <w:right w:val="none" w:sz="0" w:space="0" w:color="auto"/>
      </w:divBdr>
    </w:div>
    <w:div w:id="1559782251">
      <w:marLeft w:val="0"/>
      <w:marRight w:val="0"/>
      <w:marTop w:val="0"/>
      <w:marBottom w:val="0"/>
      <w:divBdr>
        <w:top w:val="none" w:sz="0" w:space="0" w:color="auto"/>
        <w:left w:val="none" w:sz="0" w:space="0" w:color="auto"/>
        <w:bottom w:val="none" w:sz="0" w:space="0" w:color="auto"/>
        <w:right w:val="none" w:sz="0" w:space="0" w:color="auto"/>
      </w:divBdr>
    </w:div>
    <w:div w:id="1559782284">
      <w:marLeft w:val="0"/>
      <w:marRight w:val="0"/>
      <w:marTop w:val="0"/>
      <w:marBottom w:val="0"/>
      <w:divBdr>
        <w:top w:val="none" w:sz="0" w:space="0" w:color="auto"/>
        <w:left w:val="none" w:sz="0" w:space="0" w:color="auto"/>
        <w:bottom w:val="none" w:sz="0" w:space="0" w:color="auto"/>
        <w:right w:val="none" w:sz="0" w:space="0" w:color="auto"/>
      </w:divBdr>
    </w:div>
    <w:div w:id="1559785237">
      <w:marLeft w:val="0"/>
      <w:marRight w:val="0"/>
      <w:marTop w:val="0"/>
      <w:marBottom w:val="0"/>
      <w:divBdr>
        <w:top w:val="none" w:sz="0" w:space="0" w:color="auto"/>
        <w:left w:val="none" w:sz="0" w:space="0" w:color="auto"/>
        <w:bottom w:val="none" w:sz="0" w:space="0" w:color="auto"/>
        <w:right w:val="none" w:sz="0" w:space="0" w:color="auto"/>
      </w:divBdr>
    </w:div>
    <w:div w:id="1559824371">
      <w:marLeft w:val="0"/>
      <w:marRight w:val="0"/>
      <w:marTop w:val="0"/>
      <w:marBottom w:val="0"/>
      <w:divBdr>
        <w:top w:val="none" w:sz="0" w:space="0" w:color="auto"/>
        <w:left w:val="none" w:sz="0" w:space="0" w:color="auto"/>
        <w:bottom w:val="none" w:sz="0" w:space="0" w:color="auto"/>
        <w:right w:val="none" w:sz="0" w:space="0" w:color="auto"/>
      </w:divBdr>
    </w:div>
    <w:div w:id="1559904026">
      <w:marLeft w:val="0"/>
      <w:marRight w:val="0"/>
      <w:marTop w:val="0"/>
      <w:marBottom w:val="0"/>
      <w:divBdr>
        <w:top w:val="none" w:sz="0" w:space="0" w:color="auto"/>
        <w:left w:val="none" w:sz="0" w:space="0" w:color="auto"/>
        <w:bottom w:val="none" w:sz="0" w:space="0" w:color="auto"/>
        <w:right w:val="none" w:sz="0" w:space="0" w:color="auto"/>
      </w:divBdr>
    </w:div>
    <w:div w:id="1559973870">
      <w:marLeft w:val="0"/>
      <w:marRight w:val="0"/>
      <w:marTop w:val="0"/>
      <w:marBottom w:val="0"/>
      <w:divBdr>
        <w:top w:val="none" w:sz="0" w:space="0" w:color="auto"/>
        <w:left w:val="none" w:sz="0" w:space="0" w:color="auto"/>
        <w:bottom w:val="none" w:sz="0" w:space="0" w:color="auto"/>
        <w:right w:val="none" w:sz="0" w:space="0" w:color="auto"/>
      </w:divBdr>
    </w:div>
    <w:div w:id="1560049269">
      <w:marLeft w:val="0"/>
      <w:marRight w:val="0"/>
      <w:marTop w:val="0"/>
      <w:marBottom w:val="0"/>
      <w:divBdr>
        <w:top w:val="none" w:sz="0" w:space="0" w:color="auto"/>
        <w:left w:val="none" w:sz="0" w:space="0" w:color="auto"/>
        <w:bottom w:val="none" w:sz="0" w:space="0" w:color="auto"/>
        <w:right w:val="none" w:sz="0" w:space="0" w:color="auto"/>
      </w:divBdr>
    </w:div>
    <w:div w:id="1560168880">
      <w:marLeft w:val="0"/>
      <w:marRight w:val="0"/>
      <w:marTop w:val="0"/>
      <w:marBottom w:val="0"/>
      <w:divBdr>
        <w:top w:val="none" w:sz="0" w:space="0" w:color="auto"/>
        <w:left w:val="none" w:sz="0" w:space="0" w:color="auto"/>
        <w:bottom w:val="none" w:sz="0" w:space="0" w:color="auto"/>
        <w:right w:val="none" w:sz="0" w:space="0" w:color="auto"/>
      </w:divBdr>
    </w:div>
    <w:div w:id="1560172497">
      <w:marLeft w:val="0"/>
      <w:marRight w:val="0"/>
      <w:marTop w:val="0"/>
      <w:marBottom w:val="0"/>
      <w:divBdr>
        <w:top w:val="none" w:sz="0" w:space="0" w:color="auto"/>
        <w:left w:val="none" w:sz="0" w:space="0" w:color="auto"/>
        <w:bottom w:val="none" w:sz="0" w:space="0" w:color="auto"/>
        <w:right w:val="none" w:sz="0" w:space="0" w:color="auto"/>
      </w:divBdr>
    </w:div>
    <w:div w:id="1560172580">
      <w:marLeft w:val="0"/>
      <w:marRight w:val="0"/>
      <w:marTop w:val="0"/>
      <w:marBottom w:val="0"/>
      <w:divBdr>
        <w:top w:val="none" w:sz="0" w:space="0" w:color="auto"/>
        <w:left w:val="none" w:sz="0" w:space="0" w:color="auto"/>
        <w:bottom w:val="none" w:sz="0" w:space="0" w:color="auto"/>
        <w:right w:val="none" w:sz="0" w:space="0" w:color="auto"/>
      </w:divBdr>
    </w:div>
    <w:div w:id="1560239588">
      <w:marLeft w:val="0"/>
      <w:marRight w:val="0"/>
      <w:marTop w:val="0"/>
      <w:marBottom w:val="0"/>
      <w:divBdr>
        <w:top w:val="none" w:sz="0" w:space="0" w:color="auto"/>
        <w:left w:val="none" w:sz="0" w:space="0" w:color="auto"/>
        <w:bottom w:val="none" w:sz="0" w:space="0" w:color="auto"/>
        <w:right w:val="none" w:sz="0" w:space="0" w:color="auto"/>
      </w:divBdr>
    </w:div>
    <w:div w:id="1560365314">
      <w:marLeft w:val="0"/>
      <w:marRight w:val="0"/>
      <w:marTop w:val="0"/>
      <w:marBottom w:val="0"/>
      <w:divBdr>
        <w:top w:val="none" w:sz="0" w:space="0" w:color="auto"/>
        <w:left w:val="none" w:sz="0" w:space="0" w:color="auto"/>
        <w:bottom w:val="none" w:sz="0" w:space="0" w:color="auto"/>
        <w:right w:val="none" w:sz="0" w:space="0" w:color="auto"/>
      </w:divBdr>
    </w:div>
    <w:div w:id="1560437073">
      <w:marLeft w:val="0"/>
      <w:marRight w:val="0"/>
      <w:marTop w:val="0"/>
      <w:marBottom w:val="0"/>
      <w:divBdr>
        <w:top w:val="none" w:sz="0" w:space="0" w:color="auto"/>
        <w:left w:val="none" w:sz="0" w:space="0" w:color="auto"/>
        <w:bottom w:val="none" w:sz="0" w:space="0" w:color="auto"/>
        <w:right w:val="none" w:sz="0" w:space="0" w:color="auto"/>
      </w:divBdr>
    </w:div>
    <w:div w:id="1560481135">
      <w:marLeft w:val="0"/>
      <w:marRight w:val="0"/>
      <w:marTop w:val="0"/>
      <w:marBottom w:val="0"/>
      <w:divBdr>
        <w:top w:val="none" w:sz="0" w:space="0" w:color="auto"/>
        <w:left w:val="none" w:sz="0" w:space="0" w:color="auto"/>
        <w:bottom w:val="none" w:sz="0" w:space="0" w:color="auto"/>
        <w:right w:val="none" w:sz="0" w:space="0" w:color="auto"/>
      </w:divBdr>
    </w:div>
    <w:div w:id="1560483126">
      <w:marLeft w:val="0"/>
      <w:marRight w:val="0"/>
      <w:marTop w:val="0"/>
      <w:marBottom w:val="0"/>
      <w:divBdr>
        <w:top w:val="none" w:sz="0" w:space="0" w:color="auto"/>
        <w:left w:val="none" w:sz="0" w:space="0" w:color="auto"/>
        <w:bottom w:val="none" w:sz="0" w:space="0" w:color="auto"/>
        <w:right w:val="none" w:sz="0" w:space="0" w:color="auto"/>
      </w:divBdr>
    </w:div>
    <w:div w:id="1560549991">
      <w:marLeft w:val="0"/>
      <w:marRight w:val="0"/>
      <w:marTop w:val="0"/>
      <w:marBottom w:val="0"/>
      <w:divBdr>
        <w:top w:val="none" w:sz="0" w:space="0" w:color="auto"/>
        <w:left w:val="none" w:sz="0" w:space="0" w:color="auto"/>
        <w:bottom w:val="none" w:sz="0" w:space="0" w:color="auto"/>
        <w:right w:val="none" w:sz="0" w:space="0" w:color="auto"/>
      </w:divBdr>
    </w:div>
    <w:div w:id="1560551661">
      <w:marLeft w:val="0"/>
      <w:marRight w:val="0"/>
      <w:marTop w:val="0"/>
      <w:marBottom w:val="0"/>
      <w:divBdr>
        <w:top w:val="none" w:sz="0" w:space="0" w:color="auto"/>
        <w:left w:val="none" w:sz="0" w:space="0" w:color="auto"/>
        <w:bottom w:val="none" w:sz="0" w:space="0" w:color="auto"/>
        <w:right w:val="none" w:sz="0" w:space="0" w:color="auto"/>
      </w:divBdr>
    </w:div>
    <w:div w:id="1560702202">
      <w:marLeft w:val="0"/>
      <w:marRight w:val="0"/>
      <w:marTop w:val="0"/>
      <w:marBottom w:val="0"/>
      <w:divBdr>
        <w:top w:val="none" w:sz="0" w:space="0" w:color="auto"/>
        <w:left w:val="none" w:sz="0" w:space="0" w:color="auto"/>
        <w:bottom w:val="none" w:sz="0" w:space="0" w:color="auto"/>
        <w:right w:val="none" w:sz="0" w:space="0" w:color="auto"/>
      </w:divBdr>
    </w:div>
    <w:div w:id="1560703047">
      <w:marLeft w:val="0"/>
      <w:marRight w:val="0"/>
      <w:marTop w:val="0"/>
      <w:marBottom w:val="0"/>
      <w:divBdr>
        <w:top w:val="none" w:sz="0" w:space="0" w:color="auto"/>
        <w:left w:val="none" w:sz="0" w:space="0" w:color="auto"/>
        <w:bottom w:val="none" w:sz="0" w:space="0" w:color="auto"/>
        <w:right w:val="none" w:sz="0" w:space="0" w:color="auto"/>
      </w:divBdr>
    </w:div>
    <w:div w:id="1560743233">
      <w:marLeft w:val="0"/>
      <w:marRight w:val="0"/>
      <w:marTop w:val="0"/>
      <w:marBottom w:val="0"/>
      <w:divBdr>
        <w:top w:val="none" w:sz="0" w:space="0" w:color="auto"/>
        <w:left w:val="none" w:sz="0" w:space="0" w:color="auto"/>
        <w:bottom w:val="none" w:sz="0" w:space="0" w:color="auto"/>
        <w:right w:val="none" w:sz="0" w:space="0" w:color="auto"/>
      </w:divBdr>
    </w:div>
    <w:div w:id="1560752526">
      <w:marLeft w:val="0"/>
      <w:marRight w:val="0"/>
      <w:marTop w:val="0"/>
      <w:marBottom w:val="0"/>
      <w:divBdr>
        <w:top w:val="none" w:sz="0" w:space="0" w:color="auto"/>
        <w:left w:val="none" w:sz="0" w:space="0" w:color="auto"/>
        <w:bottom w:val="none" w:sz="0" w:space="0" w:color="auto"/>
        <w:right w:val="none" w:sz="0" w:space="0" w:color="auto"/>
      </w:divBdr>
    </w:div>
    <w:div w:id="1560825340">
      <w:marLeft w:val="0"/>
      <w:marRight w:val="0"/>
      <w:marTop w:val="0"/>
      <w:marBottom w:val="0"/>
      <w:divBdr>
        <w:top w:val="none" w:sz="0" w:space="0" w:color="auto"/>
        <w:left w:val="none" w:sz="0" w:space="0" w:color="auto"/>
        <w:bottom w:val="none" w:sz="0" w:space="0" w:color="auto"/>
        <w:right w:val="none" w:sz="0" w:space="0" w:color="auto"/>
      </w:divBdr>
    </w:div>
    <w:div w:id="1560895633">
      <w:marLeft w:val="0"/>
      <w:marRight w:val="0"/>
      <w:marTop w:val="0"/>
      <w:marBottom w:val="0"/>
      <w:divBdr>
        <w:top w:val="none" w:sz="0" w:space="0" w:color="auto"/>
        <w:left w:val="none" w:sz="0" w:space="0" w:color="auto"/>
        <w:bottom w:val="none" w:sz="0" w:space="0" w:color="auto"/>
        <w:right w:val="none" w:sz="0" w:space="0" w:color="auto"/>
      </w:divBdr>
    </w:div>
    <w:div w:id="1560897736">
      <w:marLeft w:val="0"/>
      <w:marRight w:val="0"/>
      <w:marTop w:val="0"/>
      <w:marBottom w:val="0"/>
      <w:divBdr>
        <w:top w:val="none" w:sz="0" w:space="0" w:color="auto"/>
        <w:left w:val="none" w:sz="0" w:space="0" w:color="auto"/>
        <w:bottom w:val="none" w:sz="0" w:space="0" w:color="auto"/>
        <w:right w:val="none" w:sz="0" w:space="0" w:color="auto"/>
      </w:divBdr>
    </w:div>
    <w:div w:id="1560901296">
      <w:marLeft w:val="0"/>
      <w:marRight w:val="0"/>
      <w:marTop w:val="0"/>
      <w:marBottom w:val="0"/>
      <w:divBdr>
        <w:top w:val="none" w:sz="0" w:space="0" w:color="auto"/>
        <w:left w:val="none" w:sz="0" w:space="0" w:color="auto"/>
        <w:bottom w:val="none" w:sz="0" w:space="0" w:color="auto"/>
        <w:right w:val="none" w:sz="0" w:space="0" w:color="auto"/>
      </w:divBdr>
    </w:div>
    <w:div w:id="1561016173">
      <w:marLeft w:val="0"/>
      <w:marRight w:val="0"/>
      <w:marTop w:val="0"/>
      <w:marBottom w:val="0"/>
      <w:divBdr>
        <w:top w:val="none" w:sz="0" w:space="0" w:color="auto"/>
        <w:left w:val="none" w:sz="0" w:space="0" w:color="auto"/>
        <w:bottom w:val="none" w:sz="0" w:space="0" w:color="auto"/>
        <w:right w:val="none" w:sz="0" w:space="0" w:color="auto"/>
      </w:divBdr>
    </w:div>
    <w:div w:id="1561090359">
      <w:marLeft w:val="0"/>
      <w:marRight w:val="0"/>
      <w:marTop w:val="0"/>
      <w:marBottom w:val="0"/>
      <w:divBdr>
        <w:top w:val="none" w:sz="0" w:space="0" w:color="auto"/>
        <w:left w:val="none" w:sz="0" w:space="0" w:color="auto"/>
        <w:bottom w:val="none" w:sz="0" w:space="0" w:color="auto"/>
        <w:right w:val="none" w:sz="0" w:space="0" w:color="auto"/>
      </w:divBdr>
    </w:div>
    <w:div w:id="1561092783">
      <w:marLeft w:val="0"/>
      <w:marRight w:val="0"/>
      <w:marTop w:val="0"/>
      <w:marBottom w:val="0"/>
      <w:divBdr>
        <w:top w:val="none" w:sz="0" w:space="0" w:color="auto"/>
        <w:left w:val="none" w:sz="0" w:space="0" w:color="auto"/>
        <w:bottom w:val="none" w:sz="0" w:space="0" w:color="auto"/>
        <w:right w:val="none" w:sz="0" w:space="0" w:color="auto"/>
      </w:divBdr>
    </w:div>
    <w:div w:id="1561358469">
      <w:marLeft w:val="0"/>
      <w:marRight w:val="0"/>
      <w:marTop w:val="0"/>
      <w:marBottom w:val="0"/>
      <w:divBdr>
        <w:top w:val="none" w:sz="0" w:space="0" w:color="auto"/>
        <w:left w:val="none" w:sz="0" w:space="0" w:color="auto"/>
        <w:bottom w:val="none" w:sz="0" w:space="0" w:color="auto"/>
        <w:right w:val="none" w:sz="0" w:space="0" w:color="auto"/>
      </w:divBdr>
    </w:div>
    <w:div w:id="1561358825">
      <w:marLeft w:val="0"/>
      <w:marRight w:val="0"/>
      <w:marTop w:val="0"/>
      <w:marBottom w:val="0"/>
      <w:divBdr>
        <w:top w:val="none" w:sz="0" w:space="0" w:color="auto"/>
        <w:left w:val="none" w:sz="0" w:space="0" w:color="auto"/>
        <w:bottom w:val="none" w:sz="0" w:space="0" w:color="auto"/>
        <w:right w:val="none" w:sz="0" w:space="0" w:color="auto"/>
      </w:divBdr>
    </w:div>
    <w:div w:id="1561408114">
      <w:marLeft w:val="0"/>
      <w:marRight w:val="0"/>
      <w:marTop w:val="0"/>
      <w:marBottom w:val="0"/>
      <w:divBdr>
        <w:top w:val="none" w:sz="0" w:space="0" w:color="auto"/>
        <w:left w:val="none" w:sz="0" w:space="0" w:color="auto"/>
        <w:bottom w:val="none" w:sz="0" w:space="0" w:color="auto"/>
        <w:right w:val="none" w:sz="0" w:space="0" w:color="auto"/>
      </w:divBdr>
    </w:div>
    <w:div w:id="1561481633">
      <w:marLeft w:val="0"/>
      <w:marRight w:val="0"/>
      <w:marTop w:val="0"/>
      <w:marBottom w:val="0"/>
      <w:divBdr>
        <w:top w:val="none" w:sz="0" w:space="0" w:color="auto"/>
        <w:left w:val="none" w:sz="0" w:space="0" w:color="auto"/>
        <w:bottom w:val="none" w:sz="0" w:space="0" w:color="auto"/>
        <w:right w:val="none" w:sz="0" w:space="0" w:color="auto"/>
      </w:divBdr>
    </w:div>
    <w:div w:id="1561482691">
      <w:marLeft w:val="0"/>
      <w:marRight w:val="0"/>
      <w:marTop w:val="0"/>
      <w:marBottom w:val="0"/>
      <w:divBdr>
        <w:top w:val="none" w:sz="0" w:space="0" w:color="auto"/>
        <w:left w:val="none" w:sz="0" w:space="0" w:color="auto"/>
        <w:bottom w:val="none" w:sz="0" w:space="0" w:color="auto"/>
        <w:right w:val="none" w:sz="0" w:space="0" w:color="auto"/>
      </w:divBdr>
    </w:div>
    <w:div w:id="1561549371">
      <w:bodyDiv w:val="1"/>
      <w:marLeft w:val="0"/>
      <w:marRight w:val="0"/>
      <w:marTop w:val="0"/>
      <w:marBottom w:val="0"/>
      <w:divBdr>
        <w:top w:val="none" w:sz="0" w:space="0" w:color="auto"/>
        <w:left w:val="none" w:sz="0" w:space="0" w:color="auto"/>
        <w:bottom w:val="none" w:sz="0" w:space="0" w:color="auto"/>
        <w:right w:val="none" w:sz="0" w:space="0" w:color="auto"/>
      </w:divBdr>
    </w:div>
    <w:div w:id="1561555734">
      <w:bodyDiv w:val="1"/>
      <w:marLeft w:val="0"/>
      <w:marRight w:val="0"/>
      <w:marTop w:val="0"/>
      <w:marBottom w:val="0"/>
      <w:divBdr>
        <w:top w:val="none" w:sz="0" w:space="0" w:color="auto"/>
        <w:left w:val="none" w:sz="0" w:space="0" w:color="auto"/>
        <w:bottom w:val="none" w:sz="0" w:space="0" w:color="auto"/>
        <w:right w:val="none" w:sz="0" w:space="0" w:color="auto"/>
      </w:divBdr>
    </w:div>
    <w:div w:id="1561593088">
      <w:marLeft w:val="0"/>
      <w:marRight w:val="0"/>
      <w:marTop w:val="0"/>
      <w:marBottom w:val="0"/>
      <w:divBdr>
        <w:top w:val="none" w:sz="0" w:space="0" w:color="auto"/>
        <w:left w:val="none" w:sz="0" w:space="0" w:color="auto"/>
        <w:bottom w:val="none" w:sz="0" w:space="0" w:color="auto"/>
        <w:right w:val="none" w:sz="0" w:space="0" w:color="auto"/>
      </w:divBdr>
    </w:div>
    <w:div w:id="1561594072">
      <w:marLeft w:val="0"/>
      <w:marRight w:val="0"/>
      <w:marTop w:val="0"/>
      <w:marBottom w:val="0"/>
      <w:divBdr>
        <w:top w:val="none" w:sz="0" w:space="0" w:color="auto"/>
        <w:left w:val="none" w:sz="0" w:space="0" w:color="auto"/>
        <w:bottom w:val="none" w:sz="0" w:space="0" w:color="auto"/>
        <w:right w:val="none" w:sz="0" w:space="0" w:color="auto"/>
      </w:divBdr>
    </w:div>
    <w:div w:id="1561791170">
      <w:marLeft w:val="0"/>
      <w:marRight w:val="0"/>
      <w:marTop w:val="0"/>
      <w:marBottom w:val="0"/>
      <w:divBdr>
        <w:top w:val="none" w:sz="0" w:space="0" w:color="auto"/>
        <w:left w:val="none" w:sz="0" w:space="0" w:color="auto"/>
        <w:bottom w:val="none" w:sz="0" w:space="0" w:color="auto"/>
        <w:right w:val="none" w:sz="0" w:space="0" w:color="auto"/>
      </w:divBdr>
    </w:div>
    <w:div w:id="1561820342">
      <w:marLeft w:val="0"/>
      <w:marRight w:val="0"/>
      <w:marTop w:val="0"/>
      <w:marBottom w:val="0"/>
      <w:divBdr>
        <w:top w:val="none" w:sz="0" w:space="0" w:color="auto"/>
        <w:left w:val="none" w:sz="0" w:space="0" w:color="auto"/>
        <w:bottom w:val="none" w:sz="0" w:space="0" w:color="auto"/>
        <w:right w:val="none" w:sz="0" w:space="0" w:color="auto"/>
      </w:divBdr>
    </w:div>
    <w:div w:id="1561937179">
      <w:bodyDiv w:val="1"/>
      <w:marLeft w:val="0"/>
      <w:marRight w:val="0"/>
      <w:marTop w:val="0"/>
      <w:marBottom w:val="0"/>
      <w:divBdr>
        <w:top w:val="none" w:sz="0" w:space="0" w:color="auto"/>
        <w:left w:val="none" w:sz="0" w:space="0" w:color="auto"/>
        <w:bottom w:val="none" w:sz="0" w:space="0" w:color="auto"/>
        <w:right w:val="none" w:sz="0" w:space="0" w:color="auto"/>
      </w:divBdr>
    </w:div>
    <w:div w:id="1561985091">
      <w:marLeft w:val="0"/>
      <w:marRight w:val="0"/>
      <w:marTop w:val="0"/>
      <w:marBottom w:val="0"/>
      <w:divBdr>
        <w:top w:val="none" w:sz="0" w:space="0" w:color="auto"/>
        <w:left w:val="none" w:sz="0" w:space="0" w:color="auto"/>
        <w:bottom w:val="none" w:sz="0" w:space="0" w:color="auto"/>
        <w:right w:val="none" w:sz="0" w:space="0" w:color="auto"/>
      </w:divBdr>
    </w:div>
    <w:div w:id="1562058093">
      <w:marLeft w:val="0"/>
      <w:marRight w:val="0"/>
      <w:marTop w:val="0"/>
      <w:marBottom w:val="0"/>
      <w:divBdr>
        <w:top w:val="none" w:sz="0" w:space="0" w:color="auto"/>
        <w:left w:val="none" w:sz="0" w:space="0" w:color="auto"/>
        <w:bottom w:val="none" w:sz="0" w:space="0" w:color="auto"/>
        <w:right w:val="none" w:sz="0" w:space="0" w:color="auto"/>
      </w:divBdr>
    </w:div>
    <w:div w:id="1562061105">
      <w:marLeft w:val="0"/>
      <w:marRight w:val="0"/>
      <w:marTop w:val="0"/>
      <w:marBottom w:val="0"/>
      <w:divBdr>
        <w:top w:val="none" w:sz="0" w:space="0" w:color="auto"/>
        <w:left w:val="none" w:sz="0" w:space="0" w:color="auto"/>
        <w:bottom w:val="none" w:sz="0" w:space="0" w:color="auto"/>
        <w:right w:val="none" w:sz="0" w:space="0" w:color="auto"/>
      </w:divBdr>
    </w:div>
    <w:div w:id="1562136883">
      <w:marLeft w:val="0"/>
      <w:marRight w:val="0"/>
      <w:marTop w:val="0"/>
      <w:marBottom w:val="0"/>
      <w:divBdr>
        <w:top w:val="none" w:sz="0" w:space="0" w:color="auto"/>
        <w:left w:val="none" w:sz="0" w:space="0" w:color="auto"/>
        <w:bottom w:val="none" w:sz="0" w:space="0" w:color="auto"/>
        <w:right w:val="none" w:sz="0" w:space="0" w:color="auto"/>
      </w:divBdr>
    </w:div>
    <w:div w:id="1562207047">
      <w:marLeft w:val="0"/>
      <w:marRight w:val="0"/>
      <w:marTop w:val="0"/>
      <w:marBottom w:val="0"/>
      <w:divBdr>
        <w:top w:val="none" w:sz="0" w:space="0" w:color="auto"/>
        <w:left w:val="none" w:sz="0" w:space="0" w:color="auto"/>
        <w:bottom w:val="none" w:sz="0" w:space="0" w:color="auto"/>
        <w:right w:val="none" w:sz="0" w:space="0" w:color="auto"/>
      </w:divBdr>
    </w:div>
    <w:div w:id="1562323434">
      <w:marLeft w:val="0"/>
      <w:marRight w:val="0"/>
      <w:marTop w:val="0"/>
      <w:marBottom w:val="0"/>
      <w:divBdr>
        <w:top w:val="none" w:sz="0" w:space="0" w:color="auto"/>
        <w:left w:val="none" w:sz="0" w:space="0" w:color="auto"/>
        <w:bottom w:val="none" w:sz="0" w:space="0" w:color="auto"/>
        <w:right w:val="none" w:sz="0" w:space="0" w:color="auto"/>
      </w:divBdr>
    </w:div>
    <w:div w:id="1562328127">
      <w:marLeft w:val="0"/>
      <w:marRight w:val="0"/>
      <w:marTop w:val="0"/>
      <w:marBottom w:val="0"/>
      <w:divBdr>
        <w:top w:val="none" w:sz="0" w:space="0" w:color="auto"/>
        <w:left w:val="none" w:sz="0" w:space="0" w:color="auto"/>
        <w:bottom w:val="none" w:sz="0" w:space="0" w:color="auto"/>
        <w:right w:val="none" w:sz="0" w:space="0" w:color="auto"/>
      </w:divBdr>
    </w:div>
    <w:div w:id="1562328338">
      <w:marLeft w:val="0"/>
      <w:marRight w:val="0"/>
      <w:marTop w:val="0"/>
      <w:marBottom w:val="0"/>
      <w:divBdr>
        <w:top w:val="none" w:sz="0" w:space="0" w:color="auto"/>
        <w:left w:val="none" w:sz="0" w:space="0" w:color="auto"/>
        <w:bottom w:val="none" w:sz="0" w:space="0" w:color="auto"/>
        <w:right w:val="none" w:sz="0" w:space="0" w:color="auto"/>
      </w:divBdr>
    </w:div>
    <w:div w:id="1562328559">
      <w:marLeft w:val="0"/>
      <w:marRight w:val="0"/>
      <w:marTop w:val="0"/>
      <w:marBottom w:val="0"/>
      <w:divBdr>
        <w:top w:val="none" w:sz="0" w:space="0" w:color="auto"/>
        <w:left w:val="none" w:sz="0" w:space="0" w:color="auto"/>
        <w:bottom w:val="none" w:sz="0" w:space="0" w:color="auto"/>
        <w:right w:val="none" w:sz="0" w:space="0" w:color="auto"/>
      </w:divBdr>
    </w:div>
    <w:div w:id="1562399793">
      <w:marLeft w:val="0"/>
      <w:marRight w:val="0"/>
      <w:marTop w:val="0"/>
      <w:marBottom w:val="0"/>
      <w:divBdr>
        <w:top w:val="none" w:sz="0" w:space="0" w:color="auto"/>
        <w:left w:val="none" w:sz="0" w:space="0" w:color="auto"/>
        <w:bottom w:val="none" w:sz="0" w:space="0" w:color="auto"/>
        <w:right w:val="none" w:sz="0" w:space="0" w:color="auto"/>
      </w:divBdr>
    </w:div>
    <w:div w:id="1562405076">
      <w:marLeft w:val="0"/>
      <w:marRight w:val="0"/>
      <w:marTop w:val="0"/>
      <w:marBottom w:val="0"/>
      <w:divBdr>
        <w:top w:val="none" w:sz="0" w:space="0" w:color="auto"/>
        <w:left w:val="none" w:sz="0" w:space="0" w:color="auto"/>
        <w:bottom w:val="none" w:sz="0" w:space="0" w:color="auto"/>
        <w:right w:val="none" w:sz="0" w:space="0" w:color="auto"/>
      </w:divBdr>
    </w:div>
    <w:div w:id="1562517115">
      <w:marLeft w:val="0"/>
      <w:marRight w:val="0"/>
      <w:marTop w:val="0"/>
      <w:marBottom w:val="0"/>
      <w:divBdr>
        <w:top w:val="none" w:sz="0" w:space="0" w:color="auto"/>
        <w:left w:val="none" w:sz="0" w:space="0" w:color="auto"/>
        <w:bottom w:val="none" w:sz="0" w:space="0" w:color="auto"/>
        <w:right w:val="none" w:sz="0" w:space="0" w:color="auto"/>
      </w:divBdr>
    </w:div>
    <w:div w:id="1562600114">
      <w:marLeft w:val="0"/>
      <w:marRight w:val="0"/>
      <w:marTop w:val="0"/>
      <w:marBottom w:val="0"/>
      <w:divBdr>
        <w:top w:val="none" w:sz="0" w:space="0" w:color="auto"/>
        <w:left w:val="none" w:sz="0" w:space="0" w:color="auto"/>
        <w:bottom w:val="none" w:sz="0" w:space="0" w:color="auto"/>
        <w:right w:val="none" w:sz="0" w:space="0" w:color="auto"/>
      </w:divBdr>
    </w:div>
    <w:div w:id="1562669230">
      <w:marLeft w:val="0"/>
      <w:marRight w:val="0"/>
      <w:marTop w:val="0"/>
      <w:marBottom w:val="0"/>
      <w:divBdr>
        <w:top w:val="none" w:sz="0" w:space="0" w:color="auto"/>
        <w:left w:val="none" w:sz="0" w:space="0" w:color="auto"/>
        <w:bottom w:val="none" w:sz="0" w:space="0" w:color="auto"/>
        <w:right w:val="none" w:sz="0" w:space="0" w:color="auto"/>
      </w:divBdr>
    </w:div>
    <w:div w:id="1562709632">
      <w:marLeft w:val="0"/>
      <w:marRight w:val="0"/>
      <w:marTop w:val="0"/>
      <w:marBottom w:val="0"/>
      <w:divBdr>
        <w:top w:val="none" w:sz="0" w:space="0" w:color="auto"/>
        <w:left w:val="none" w:sz="0" w:space="0" w:color="auto"/>
        <w:bottom w:val="none" w:sz="0" w:space="0" w:color="auto"/>
        <w:right w:val="none" w:sz="0" w:space="0" w:color="auto"/>
      </w:divBdr>
    </w:div>
    <w:div w:id="1562712654">
      <w:marLeft w:val="0"/>
      <w:marRight w:val="0"/>
      <w:marTop w:val="0"/>
      <w:marBottom w:val="0"/>
      <w:divBdr>
        <w:top w:val="none" w:sz="0" w:space="0" w:color="auto"/>
        <w:left w:val="none" w:sz="0" w:space="0" w:color="auto"/>
        <w:bottom w:val="none" w:sz="0" w:space="0" w:color="auto"/>
        <w:right w:val="none" w:sz="0" w:space="0" w:color="auto"/>
      </w:divBdr>
    </w:div>
    <w:div w:id="1562788585">
      <w:marLeft w:val="0"/>
      <w:marRight w:val="0"/>
      <w:marTop w:val="0"/>
      <w:marBottom w:val="0"/>
      <w:divBdr>
        <w:top w:val="none" w:sz="0" w:space="0" w:color="auto"/>
        <w:left w:val="none" w:sz="0" w:space="0" w:color="auto"/>
        <w:bottom w:val="none" w:sz="0" w:space="0" w:color="auto"/>
        <w:right w:val="none" w:sz="0" w:space="0" w:color="auto"/>
      </w:divBdr>
    </w:div>
    <w:div w:id="1562860237">
      <w:marLeft w:val="0"/>
      <w:marRight w:val="0"/>
      <w:marTop w:val="0"/>
      <w:marBottom w:val="0"/>
      <w:divBdr>
        <w:top w:val="none" w:sz="0" w:space="0" w:color="auto"/>
        <w:left w:val="none" w:sz="0" w:space="0" w:color="auto"/>
        <w:bottom w:val="none" w:sz="0" w:space="0" w:color="auto"/>
        <w:right w:val="none" w:sz="0" w:space="0" w:color="auto"/>
      </w:divBdr>
    </w:div>
    <w:div w:id="1562906844">
      <w:marLeft w:val="0"/>
      <w:marRight w:val="0"/>
      <w:marTop w:val="0"/>
      <w:marBottom w:val="0"/>
      <w:divBdr>
        <w:top w:val="none" w:sz="0" w:space="0" w:color="auto"/>
        <w:left w:val="none" w:sz="0" w:space="0" w:color="auto"/>
        <w:bottom w:val="none" w:sz="0" w:space="0" w:color="auto"/>
        <w:right w:val="none" w:sz="0" w:space="0" w:color="auto"/>
      </w:divBdr>
    </w:div>
    <w:div w:id="1562906985">
      <w:marLeft w:val="0"/>
      <w:marRight w:val="0"/>
      <w:marTop w:val="0"/>
      <w:marBottom w:val="0"/>
      <w:divBdr>
        <w:top w:val="none" w:sz="0" w:space="0" w:color="auto"/>
        <w:left w:val="none" w:sz="0" w:space="0" w:color="auto"/>
        <w:bottom w:val="none" w:sz="0" w:space="0" w:color="auto"/>
        <w:right w:val="none" w:sz="0" w:space="0" w:color="auto"/>
      </w:divBdr>
    </w:div>
    <w:div w:id="1562909193">
      <w:marLeft w:val="0"/>
      <w:marRight w:val="0"/>
      <w:marTop w:val="0"/>
      <w:marBottom w:val="0"/>
      <w:divBdr>
        <w:top w:val="none" w:sz="0" w:space="0" w:color="auto"/>
        <w:left w:val="none" w:sz="0" w:space="0" w:color="auto"/>
        <w:bottom w:val="none" w:sz="0" w:space="0" w:color="auto"/>
        <w:right w:val="none" w:sz="0" w:space="0" w:color="auto"/>
      </w:divBdr>
    </w:div>
    <w:div w:id="1563058820">
      <w:marLeft w:val="0"/>
      <w:marRight w:val="0"/>
      <w:marTop w:val="0"/>
      <w:marBottom w:val="0"/>
      <w:divBdr>
        <w:top w:val="none" w:sz="0" w:space="0" w:color="auto"/>
        <w:left w:val="none" w:sz="0" w:space="0" w:color="auto"/>
        <w:bottom w:val="none" w:sz="0" w:space="0" w:color="auto"/>
        <w:right w:val="none" w:sz="0" w:space="0" w:color="auto"/>
      </w:divBdr>
    </w:div>
    <w:div w:id="1563104699">
      <w:marLeft w:val="0"/>
      <w:marRight w:val="0"/>
      <w:marTop w:val="0"/>
      <w:marBottom w:val="0"/>
      <w:divBdr>
        <w:top w:val="none" w:sz="0" w:space="0" w:color="auto"/>
        <w:left w:val="none" w:sz="0" w:space="0" w:color="auto"/>
        <w:bottom w:val="none" w:sz="0" w:space="0" w:color="auto"/>
        <w:right w:val="none" w:sz="0" w:space="0" w:color="auto"/>
      </w:divBdr>
    </w:div>
    <w:div w:id="1563129841">
      <w:marLeft w:val="0"/>
      <w:marRight w:val="0"/>
      <w:marTop w:val="0"/>
      <w:marBottom w:val="0"/>
      <w:divBdr>
        <w:top w:val="none" w:sz="0" w:space="0" w:color="auto"/>
        <w:left w:val="none" w:sz="0" w:space="0" w:color="auto"/>
        <w:bottom w:val="none" w:sz="0" w:space="0" w:color="auto"/>
        <w:right w:val="none" w:sz="0" w:space="0" w:color="auto"/>
      </w:divBdr>
    </w:div>
    <w:div w:id="1563171339">
      <w:marLeft w:val="0"/>
      <w:marRight w:val="0"/>
      <w:marTop w:val="0"/>
      <w:marBottom w:val="0"/>
      <w:divBdr>
        <w:top w:val="none" w:sz="0" w:space="0" w:color="auto"/>
        <w:left w:val="none" w:sz="0" w:space="0" w:color="auto"/>
        <w:bottom w:val="none" w:sz="0" w:space="0" w:color="auto"/>
        <w:right w:val="none" w:sz="0" w:space="0" w:color="auto"/>
      </w:divBdr>
    </w:div>
    <w:div w:id="1563176119">
      <w:marLeft w:val="0"/>
      <w:marRight w:val="0"/>
      <w:marTop w:val="0"/>
      <w:marBottom w:val="0"/>
      <w:divBdr>
        <w:top w:val="none" w:sz="0" w:space="0" w:color="auto"/>
        <w:left w:val="none" w:sz="0" w:space="0" w:color="auto"/>
        <w:bottom w:val="none" w:sz="0" w:space="0" w:color="auto"/>
        <w:right w:val="none" w:sz="0" w:space="0" w:color="auto"/>
      </w:divBdr>
    </w:div>
    <w:div w:id="1563366299">
      <w:marLeft w:val="0"/>
      <w:marRight w:val="0"/>
      <w:marTop w:val="0"/>
      <w:marBottom w:val="0"/>
      <w:divBdr>
        <w:top w:val="none" w:sz="0" w:space="0" w:color="auto"/>
        <w:left w:val="none" w:sz="0" w:space="0" w:color="auto"/>
        <w:bottom w:val="none" w:sz="0" w:space="0" w:color="auto"/>
        <w:right w:val="none" w:sz="0" w:space="0" w:color="auto"/>
      </w:divBdr>
    </w:div>
    <w:div w:id="1563440763">
      <w:marLeft w:val="0"/>
      <w:marRight w:val="0"/>
      <w:marTop w:val="0"/>
      <w:marBottom w:val="0"/>
      <w:divBdr>
        <w:top w:val="none" w:sz="0" w:space="0" w:color="auto"/>
        <w:left w:val="none" w:sz="0" w:space="0" w:color="auto"/>
        <w:bottom w:val="none" w:sz="0" w:space="0" w:color="auto"/>
        <w:right w:val="none" w:sz="0" w:space="0" w:color="auto"/>
      </w:divBdr>
    </w:div>
    <w:div w:id="1563443779">
      <w:marLeft w:val="0"/>
      <w:marRight w:val="0"/>
      <w:marTop w:val="0"/>
      <w:marBottom w:val="0"/>
      <w:divBdr>
        <w:top w:val="none" w:sz="0" w:space="0" w:color="auto"/>
        <w:left w:val="none" w:sz="0" w:space="0" w:color="auto"/>
        <w:bottom w:val="none" w:sz="0" w:space="0" w:color="auto"/>
        <w:right w:val="none" w:sz="0" w:space="0" w:color="auto"/>
      </w:divBdr>
    </w:div>
    <w:div w:id="1563446662">
      <w:marLeft w:val="0"/>
      <w:marRight w:val="0"/>
      <w:marTop w:val="0"/>
      <w:marBottom w:val="0"/>
      <w:divBdr>
        <w:top w:val="none" w:sz="0" w:space="0" w:color="auto"/>
        <w:left w:val="none" w:sz="0" w:space="0" w:color="auto"/>
        <w:bottom w:val="none" w:sz="0" w:space="0" w:color="auto"/>
        <w:right w:val="none" w:sz="0" w:space="0" w:color="auto"/>
      </w:divBdr>
    </w:div>
    <w:div w:id="1563559239">
      <w:marLeft w:val="0"/>
      <w:marRight w:val="0"/>
      <w:marTop w:val="0"/>
      <w:marBottom w:val="0"/>
      <w:divBdr>
        <w:top w:val="none" w:sz="0" w:space="0" w:color="auto"/>
        <w:left w:val="none" w:sz="0" w:space="0" w:color="auto"/>
        <w:bottom w:val="none" w:sz="0" w:space="0" w:color="auto"/>
        <w:right w:val="none" w:sz="0" w:space="0" w:color="auto"/>
      </w:divBdr>
    </w:div>
    <w:div w:id="1563641793">
      <w:marLeft w:val="0"/>
      <w:marRight w:val="0"/>
      <w:marTop w:val="0"/>
      <w:marBottom w:val="0"/>
      <w:divBdr>
        <w:top w:val="none" w:sz="0" w:space="0" w:color="auto"/>
        <w:left w:val="none" w:sz="0" w:space="0" w:color="auto"/>
        <w:bottom w:val="none" w:sz="0" w:space="0" w:color="auto"/>
        <w:right w:val="none" w:sz="0" w:space="0" w:color="auto"/>
      </w:divBdr>
    </w:div>
    <w:div w:id="1563756376">
      <w:marLeft w:val="0"/>
      <w:marRight w:val="0"/>
      <w:marTop w:val="0"/>
      <w:marBottom w:val="0"/>
      <w:divBdr>
        <w:top w:val="none" w:sz="0" w:space="0" w:color="auto"/>
        <w:left w:val="none" w:sz="0" w:space="0" w:color="auto"/>
        <w:bottom w:val="none" w:sz="0" w:space="0" w:color="auto"/>
        <w:right w:val="none" w:sz="0" w:space="0" w:color="auto"/>
      </w:divBdr>
    </w:div>
    <w:div w:id="1563832070">
      <w:marLeft w:val="0"/>
      <w:marRight w:val="0"/>
      <w:marTop w:val="0"/>
      <w:marBottom w:val="0"/>
      <w:divBdr>
        <w:top w:val="none" w:sz="0" w:space="0" w:color="auto"/>
        <w:left w:val="none" w:sz="0" w:space="0" w:color="auto"/>
        <w:bottom w:val="none" w:sz="0" w:space="0" w:color="auto"/>
        <w:right w:val="none" w:sz="0" w:space="0" w:color="auto"/>
      </w:divBdr>
    </w:div>
    <w:div w:id="1563904462">
      <w:marLeft w:val="0"/>
      <w:marRight w:val="0"/>
      <w:marTop w:val="0"/>
      <w:marBottom w:val="0"/>
      <w:divBdr>
        <w:top w:val="none" w:sz="0" w:space="0" w:color="auto"/>
        <w:left w:val="none" w:sz="0" w:space="0" w:color="auto"/>
        <w:bottom w:val="none" w:sz="0" w:space="0" w:color="auto"/>
        <w:right w:val="none" w:sz="0" w:space="0" w:color="auto"/>
      </w:divBdr>
    </w:div>
    <w:div w:id="1563910908">
      <w:marLeft w:val="0"/>
      <w:marRight w:val="0"/>
      <w:marTop w:val="0"/>
      <w:marBottom w:val="0"/>
      <w:divBdr>
        <w:top w:val="none" w:sz="0" w:space="0" w:color="auto"/>
        <w:left w:val="none" w:sz="0" w:space="0" w:color="auto"/>
        <w:bottom w:val="none" w:sz="0" w:space="0" w:color="auto"/>
        <w:right w:val="none" w:sz="0" w:space="0" w:color="auto"/>
      </w:divBdr>
    </w:div>
    <w:div w:id="1563979315">
      <w:marLeft w:val="0"/>
      <w:marRight w:val="0"/>
      <w:marTop w:val="0"/>
      <w:marBottom w:val="0"/>
      <w:divBdr>
        <w:top w:val="none" w:sz="0" w:space="0" w:color="auto"/>
        <w:left w:val="none" w:sz="0" w:space="0" w:color="auto"/>
        <w:bottom w:val="none" w:sz="0" w:space="0" w:color="auto"/>
        <w:right w:val="none" w:sz="0" w:space="0" w:color="auto"/>
      </w:divBdr>
    </w:div>
    <w:div w:id="1563981483">
      <w:marLeft w:val="0"/>
      <w:marRight w:val="0"/>
      <w:marTop w:val="0"/>
      <w:marBottom w:val="0"/>
      <w:divBdr>
        <w:top w:val="none" w:sz="0" w:space="0" w:color="auto"/>
        <w:left w:val="none" w:sz="0" w:space="0" w:color="auto"/>
        <w:bottom w:val="none" w:sz="0" w:space="0" w:color="auto"/>
        <w:right w:val="none" w:sz="0" w:space="0" w:color="auto"/>
      </w:divBdr>
    </w:div>
    <w:div w:id="1564096298">
      <w:marLeft w:val="0"/>
      <w:marRight w:val="0"/>
      <w:marTop w:val="0"/>
      <w:marBottom w:val="0"/>
      <w:divBdr>
        <w:top w:val="none" w:sz="0" w:space="0" w:color="auto"/>
        <w:left w:val="none" w:sz="0" w:space="0" w:color="auto"/>
        <w:bottom w:val="none" w:sz="0" w:space="0" w:color="auto"/>
        <w:right w:val="none" w:sz="0" w:space="0" w:color="auto"/>
      </w:divBdr>
    </w:div>
    <w:div w:id="1564179836">
      <w:marLeft w:val="0"/>
      <w:marRight w:val="0"/>
      <w:marTop w:val="0"/>
      <w:marBottom w:val="0"/>
      <w:divBdr>
        <w:top w:val="none" w:sz="0" w:space="0" w:color="auto"/>
        <w:left w:val="none" w:sz="0" w:space="0" w:color="auto"/>
        <w:bottom w:val="none" w:sz="0" w:space="0" w:color="auto"/>
        <w:right w:val="none" w:sz="0" w:space="0" w:color="auto"/>
      </w:divBdr>
    </w:div>
    <w:div w:id="1564221985">
      <w:marLeft w:val="0"/>
      <w:marRight w:val="0"/>
      <w:marTop w:val="0"/>
      <w:marBottom w:val="0"/>
      <w:divBdr>
        <w:top w:val="none" w:sz="0" w:space="0" w:color="auto"/>
        <w:left w:val="none" w:sz="0" w:space="0" w:color="auto"/>
        <w:bottom w:val="none" w:sz="0" w:space="0" w:color="auto"/>
        <w:right w:val="none" w:sz="0" w:space="0" w:color="auto"/>
      </w:divBdr>
    </w:div>
    <w:div w:id="1564288938">
      <w:marLeft w:val="0"/>
      <w:marRight w:val="0"/>
      <w:marTop w:val="0"/>
      <w:marBottom w:val="0"/>
      <w:divBdr>
        <w:top w:val="none" w:sz="0" w:space="0" w:color="auto"/>
        <w:left w:val="none" w:sz="0" w:space="0" w:color="auto"/>
        <w:bottom w:val="none" w:sz="0" w:space="0" w:color="auto"/>
        <w:right w:val="none" w:sz="0" w:space="0" w:color="auto"/>
      </w:divBdr>
    </w:div>
    <w:div w:id="1564297623">
      <w:marLeft w:val="0"/>
      <w:marRight w:val="0"/>
      <w:marTop w:val="0"/>
      <w:marBottom w:val="0"/>
      <w:divBdr>
        <w:top w:val="none" w:sz="0" w:space="0" w:color="auto"/>
        <w:left w:val="none" w:sz="0" w:space="0" w:color="auto"/>
        <w:bottom w:val="none" w:sz="0" w:space="0" w:color="auto"/>
        <w:right w:val="none" w:sz="0" w:space="0" w:color="auto"/>
      </w:divBdr>
    </w:div>
    <w:div w:id="1564367208">
      <w:marLeft w:val="0"/>
      <w:marRight w:val="0"/>
      <w:marTop w:val="0"/>
      <w:marBottom w:val="0"/>
      <w:divBdr>
        <w:top w:val="none" w:sz="0" w:space="0" w:color="auto"/>
        <w:left w:val="none" w:sz="0" w:space="0" w:color="auto"/>
        <w:bottom w:val="none" w:sz="0" w:space="0" w:color="auto"/>
        <w:right w:val="none" w:sz="0" w:space="0" w:color="auto"/>
      </w:divBdr>
    </w:div>
    <w:div w:id="1564372270">
      <w:marLeft w:val="0"/>
      <w:marRight w:val="0"/>
      <w:marTop w:val="0"/>
      <w:marBottom w:val="0"/>
      <w:divBdr>
        <w:top w:val="none" w:sz="0" w:space="0" w:color="auto"/>
        <w:left w:val="none" w:sz="0" w:space="0" w:color="auto"/>
        <w:bottom w:val="none" w:sz="0" w:space="0" w:color="auto"/>
        <w:right w:val="none" w:sz="0" w:space="0" w:color="auto"/>
      </w:divBdr>
    </w:div>
    <w:div w:id="1564413729">
      <w:marLeft w:val="0"/>
      <w:marRight w:val="0"/>
      <w:marTop w:val="0"/>
      <w:marBottom w:val="0"/>
      <w:divBdr>
        <w:top w:val="none" w:sz="0" w:space="0" w:color="auto"/>
        <w:left w:val="none" w:sz="0" w:space="0" w:color="auto"/>
        <w:bottom w:val="none" w:sz="0" w:space="0" w:color="auto"/>
        <w:right w:val="none" w:sz="0" w:space="0" w:color="auto"/>
      </w:divBdr>
    </w:div>
    <w:div w:id="1564561690">
      <w:marLeft w:val="0"/>
      <w:marRight w:val="0"/>
      <w:marTop w:val="0"/>
      <w:marBottom w:val="0"/>
      <w:divBdr>
        <w:top w:val="none" w:sz="0" w:space="0" w:color="auto"/>
        <w:left w:val="none" w:sz="0" w:space="0" w:color="auto"/>
        <w:bottom w:val="none" w:sz="0" w:space="0" w:color="auto"/>
        <w:right w:val="none" w:sz="0" w:space="0" w:color="auto"/>
      </w:divBdr>
    </w:div>
    <w:div w:id="1564674732">
      <w:marLeft w:val="0"/>
      <w:marRight w:val="0"/>
      <w:marTop w:val="0"/>
      <w:marBottom w:val="0"/>
      <w:divBdr>
        <w:top w:val="none" w:sz="0" w:space="0" w:color="auto"/>
        <w:left w:val="none" w:sz="0" w:space="0" w:color="auto"/>
        <w:bottom w:val="none" w:sz="0" w:space="0" w:color="auto"/>
        <w:right w:val="none" w:sz="0" w:space="0" w:color="auto"/>
      </w:divBdr>
    </w:div>
    <w:div w:id="1564754445">
      <w:marLeft w:val="0"/>
      <w:marRight w:val="0"/>
      <w:marTop w:val="0"/>
      <w:marBottom w:val="0"/>
      <w:divBdr>
        <w:top w:val="none" w:sz="0" w:space="0" w:color="auto"/>
        <w:left w:val="none" w:sz="0" w:space="0" w:color="auto"/>
        <w:bottom w:val="none" w:sz="0" w:space="0" w:color="auto"/>
        <w:right w:val="none" w:sz="0" w:space="0" w:color="auto"/>
      </w:divBdr>
    </w:div>
    <w:div w:id="1564754820">
      <w:marLeft w:val="0"/>
      <w:marRight w:val="0"/>
      <w:marTop w:val="0"/>
      <w:marBottom w:val="0"/>
      <w:divBdr>
        <w:top w:val="none" w:sz="0" w:space="0" w:color="auto"/>
        <w:left w:val="none" w:sz="0" w:space="0" w:color="auto"/>
        <w:bottom w:val="none" w:sz="0" w:space="0" w:color="auto"/>
        <w:right w:val="none" w:sz="0" w:space="0" w:color="auto"/>
      </w:divBdr>
    </w:div>
    <w:div w:id="1564757516">
      <w:bodyDiv w:val="1"/>
      <w:marLeft w:val="0"/>
      <w:marRight w:val="0"/>
      <w:marTop w:val="0"/>
      <w:marBottom w:val="0"/>
      <w:divBdr>
        <w:top w:val="none" w:sz="0" w:space="0" w:color="auto"/>
        <w:left w:val="none" w:sz="0" w:space="0" w:color="auto"/>
        <w:bottom w:val="none" w:sz="0" w:space="0" w:color="auto"/>
        <w:right w:val="none" w:sz="0" w:space="0" w:color="auto"/>
      </w:divBdr>
    </w:div>
    <w:div w:id="1564827834">
      <w:marLeft w:val="0"/>
      <w:marRight w:val="0"/>
      <w:marTop w:val="0"/>
      <w:marBottom w:val="0"/>
      <w:divBdr>
        <w:top w:val="none" w:sz="0" w:space="0" w:color="auto"/>
        <w:left w:val="none" w:sz="0" w:space="0" w:color="auto"/>
        <w:bottom w:val="none" w:sz="0" w:space="0" w:color="auto"/>
        <w:right w:val="none" w:sz="0" w:space="0" w:color="auto"/>
      </w:divBdr>
    </w:div>
    <w:div w:id="1564946003">
      <w:marLeft w:val="0"/>
      <w:marRight w:val="0"/>
      <w:marTop w:val="0"/>
      <w:marBottom w:val="0"/>
      <w:divBdr>
        <w:top w:val="none" w:sz="0" w:space="0" w:color="auto"/>
        <w:left w:val="none" w:sz="0" w:space="0" w:color="auto"/>
        <w:bottom w:val="none" w:sz="0" w:space="0" w:color="auto"/>
        <w:right w:val="none" w:sz="0" w:space="0" w:color="auto"/>
      </w:divBdr>
    </w:div>
    <w:div w:id="1564952925">
      <w:marLeft w:val="0"/>
      <w:marRight w:val="0"/>
      <w:marTop w:val="0"/>
      <w:marBottom w:val="0"/>
      <w:divBdr>
        <w:top w:val="none" w:sz="0" w:space="0" w:color="auto"/>
        <w:left w:val="none" w:sz="0" w:space="0" w:color="auto"/>
        <w:bottom w:val="none" w:sz="0" w:space="0" w:color="auto"/>
        <w:right w:val="none" w:sz="0" w:space="0" w:color="auto"/>
      </w:divBdr>
    </w:div>
    <w:div w:id="1565019899">
      <w:marLeft w:val="0"/>
      <w:marRight w:val="0"/>
      <w:marTop w:val="0"/>
      <w:marBottom w:val="0"/>
      <w:divBdr>
        <w:top w:val="none" w:sz="0" w:space="0" w:color="auto"/>
        <w:left w:val="none" w:sz="0" w:space="0" w:color="auto"/>
        <w:bottom w:val="none" w:sz="0" w:space="0" w:color="auto"/>
        <w:right w:val="none" w:sz="0" w:space="0" w:color="auto"/>
      </w:divBdr>
    </w:div>
    <w:div w:id="1565067834">
      <w:marLeft w:val="0"/>
      <w:marRight w:val="0"/>
      <w:marTop w:val="0"/>
      <w:marBottom w:val="0"/>
      <w:divBdr>
        <w:top w:val="none" w:sz="0" w:space="0" w:color="auto"/>
        <w:left w:val="none" w:sz="0" w:space="0" w:color="auto"/>
        <w:bottom w:val="none" w:sz="0" w:space="0" w:color="auto"/>
        <w:right w:val="none" w:sz="0" w:space="0" w:color="auto"/>
      </w:divBdr>
    </w:div>
    <w:div w:id="1565146055">
      <w:bodyDiv w:val="1"/>
      <w:marLeft w:val="0"/>
      <w:marRight w:val="0"/>
      <w:marTop w:val="0"/>
      <w:marBottom w:val="0"/>
      <w:divBdr>
        <w:top w:val="none" w:sz="0" w:space="0" w:color="auto"/>
        <w:left w:val="none" w:sz="0" w:space="0" w:color="auto"/>
        <w:bottom w:val="none" w:sz="0" w:space="0" w:color="auto"/>
        <w:right w:val="none" w:sz="0" w:space="0" w:color="auto"/>
      </w:divBdr>
    </w:div>
    <w:div w:id="1565330153">
      <w:marLeft w:val="0"/>
      <w:marRight w:val="0"/>
      <w:marTop w:val="0"/>
      <w:marBottom w:val="0"/>
      <w:divBdr>
        <w:top w:val="none" w:sz="0" w:space="0" w:color="auto"/>
        <w:left w:val="none" w:sz="0" w:space="0" w:color="auto"/>
        <w:bottom w:val="none" w:sz="0" w:space="0" w:color="auto"/>
        <w:right w:val="none" w:sz="0" w:space="0" w:color="auto"/>
      </w:divBdr>
    </w:div>
    <w:div w:id="1565337579">
      <w:marLeft w:val="0"/>
      <w:marRight w:val="0"/>
      <w:marTop w:val="0"/>
      <w:marBottom w:val="0"/>
      <w:divBdr>
        <w:top w:val="none" w:sz="0" w:space="0" w:color="auto"/>
        <w:left w:val="none" w:sz="0" w:space="0" w:color="auto"/>
        <w:bottom w:val="none" w:sz="0" w:space="0" w:color="auto"/>
        <w:right w:val="none" w:sz="0" w:space="0" w:color="auto"/>
      </w:divBdr>
    </w:div>
    <w:div w:id="1565406933">
      <w:marLeft w:val="0"/>
      <w:marRight w:val="0"/>
      <w:marTop w:val="0"/>
      <w:marBottom w:val="0"/>
      <w:divBdr>
        <w:top w:val="none" w:sz="0" w:space="0" w:color="auto"/>
        <w:left w:val="none" w:sz="0" w:space="0" w:color="auto"/>
        <w:bottom w:val="none" w:sz="0" w:space="0" w:color="auto"/>
        <w:right w:val="none" w:sz="0" w:space="0" w:color="auto"/>
      </w:divBdr>
    </w:div>
    <w:div w:id="1565723394">
      <w:marLeft w:val="0"/>
      <w:marRight w:val="0"/>
      <w:marTop w:val="0"/>
      <w:marBottom w:val="0"/>
      <w:divBdr>
        <w:top w:val="none" w:sz="0" w:space="0" w:color="auto"/>
        <w:left w:val="none" w:sz="0" w:space="0" w:color="auto"/>
        <w:bottom w:val="none" w:sz="0" w:space="0" w:color="auto"/>
        <w:right w:val="none" w:sz="0" w:space="0" w:color="auto"/>
      </w:divBdr>
    </w:div>
    <w:div w:id="1565792683">
      <w:marLeft w:val="0"/>
      <w:marRight w:val="0"/>
      <w:marTop w:val="0"/>
      <w:marBottom w:val="0"/>
      <w:divBdr>
        <w:top w:val="none" w:sz="0" w:space="0" w:color="auto"/>
        <w:left w:val="none" w:sz="0" w:space="0" w:color="auto"/>
        <w:bottom w:val="none" w:sz="0" w:space="0" w:color="auto"/>
        <w:right w:val="none" w:sz="0" w:space="0" w:color="auto"/>
      </w:divBdr>
    </w:div>
    <w:div w:id="1565795590">
      <w:marLeft w:val="480"/>
      <w:marRight w:val="0"/>
      <w:marTop w:val="0"/>
      <w:marBottom w:val="0"/>
      <w:divBdr>
        <w:top w:val="none" w:sz="0" w:space="0" w:color="auto"/>
        <w:left w:val="none" w:sz="0" w:space="0" w:color="auto"/>
        <w:bottom w:val="none" w:sz="0" w:space="0" w:color="auto"/>
        <w:right w:val="none" w:sz="0" w:space="0" w:color="auto"/>
      </w:divBdr>
    </w:div>
    <w:div w:id="1565944356">
      <w:marLeft w:val="0"/>
      <w:marRight w:val="0"/>
      <w:marTop w:val="0"/>
      <w:marBottom w:val="0"/>
      <w:divBdr>
        <w:top w:val="none" w:sz="0" w:space="0" w:color="auto"/>
        <w:left w:val="none" w:sz="0" w:space="0" w:color="auto"/>
        <w:bottom w:val="none" w:sz="0" w:space="0" w:color="auto"/>
        <w:right w:val="none" w:sz="0" w:space="0" w:color="auto"/>
      </w:divBdr>
    </w:div>
    <w:div w:id="1565944763">
      <w:marLeft w:val="0"/>
      <w:marRight w:val="0"/>
      <w:marTop w:val="0"/>
      <w:marBottom w:val="0"/>
      <w:divBdr>
        <w:top w:val="none" w:sz="0" w:space="0" w:color="auto"/>
        <w:left w:val="none" w:sz="0" w:space="0" w:color="auto"/>
        <w:bottom w:val="none" w:sz="0" w:space="0" w:color="auto"/>
        <w:right w:val="none" w:sz="0" w:space="0" w:color="auto"/>
      </w:divBdr>
    </w:div>
    <w:div w:id="1565986108">
      <w:marLeft w:val="0"/>
      <w:marRight w:val="0"/>
      <w:marTop w:val="0"/>
      <w:marBottom w:val="0"/>
      <w:divBdr>
        <w:top w:val="none" w:sz="0" w:space="0" w:color="auto"/>
        <w:left w:val="none" w:sz="0" w:space="0" w:color="auto"/>
        <w:bottom w:val="none" w:sz="0" w:space="0" w:color="auto"/>
        <w:right w:val="none" w:sz="0" w:space="0" w:color="auto"/>
      </w:divBdr>
    </w:div>
    <w:div w:id="1565986825">
      <w:bodyDiv w:val="1"/>
      <w:marLeft w:val="0"/>
      <w:marRight w:val="0"/>
      <w:marTop w:val="0"/>
      <w:marBottom w:val="0"/>
      <w:divBdr>
        <w:top w:val="none" w:sz="0" w:space="0" w:color="auto"/>
        <w:left w:val="none" w:sz="0" w:space="0" w:color="auto"/>
        <w:bottom w:val="none" w:sz="0" w:space="0" w:color="auto"/>
        <w:right w:val="none" w:sz="0" w:space="0" w:color="auto"/>
      </w:divBdr>
    </w:div>
    <w:div w:id="1565991434">
      <w:marLeft w:val="0"/>
      <w:marRight w:val="0"/>
      <w:marTop w:val="0"/>
      <w:marBottom w:val="0"/>
      <w:divBdr>
        <w:top w:val="none" w:sz="0" w:space="0" w:color="auto"/>
        <w:left w:val="none" w:sz="0" w:space="0" w:color="auto"/>
        <w:bottom w:val="none" w:sz="0" w:space="0" w:color="auto"/>
        <w:right w:val="none" w:sz="0" w:space="0" w:color="auto"/>
      </w:divBdr>
    </w:div>
    <w:div w:id="1566061518">
      <w:marLeft w:val="0"/>
      <w:marRight w:val="0"/>
      <w:marTop w:val="0"/>
      <w:marBottom w:val="0"/>
      <w:divBdr>
        <w:top w:val="none" w:sz="0" w:space="0" w:color="auto"/>
        <w:left w:val="none" w:sz="0" w:space="0" w:color="auto"/>
        <w:bottom w:val="none" w:sz="0" w:space="0" w:color="auto"/>
        <w:right w:val="none" w:sz="0" w:space="0" w:color="auto"/>
      </w:divBdr>
    </w:div>
    <w:div w:id="1566136917">
      <w:marLeft w:val="0"/>
      <w:marRight w:val="0"/>
      <w:marTop w:val="0"/>
      <w:marBottom w:val="0"/>
      <w:divBdr>
        <w:top w:val="none" w:sz="0" w:space="0" w:color="auto"/>
        <w:left w:val="none" w:sz="0" w:space="0" w:color="auto"/>
        <w:bottom w:val="none" w:sz="0" w:space="0" w:color="auto"/>
        <w:right w:val="none" w:sz="0" w:space="0" w:color="auto"/>
      </w:divBdr>
    </w:div>
    <w:div w:id="1566330404">
      <w:marLeft w:val="0"/>
      <w:marRight w:val="0"/>
      <w:marTop w:val="0"/>
      <w:marBottom w:val="0"/>
      <w:divBdr>
        <w:top w:val="none" w:sz="0" w:space="0" w:color="auto"/>
        <w:left w:val="none" w:sz="0" w:space="0" w:color="auto"/>
        <w:bottom w:val="none" w:sz="0" w:space="0" w:color="auto"/>
        <w:right w:val="none" w:sz="0" w:space="0" w:color="auto"/>
      </w:divBdr>
    </w:div>
    <w:div w:id="1566338728">
      <w:marLeft w:val="0"/>
      <w:marRight w:val="0"/>
      <w:marTop w:val="0"/>
      <w:marBottom w:val="0"/>
      <w:divBdr>
        <w:top w:val="none" w:sz="0" w:space="0" w:color="auto"/>
        <w:left w:val="none" w:sz="0" w:space="0" w:color="auto"/>
        <w:bottom w:val="none" w:sz="0" w:space="0" w:color="auto"/>
        <w:right w:val="none" w:sz="0" w:space="0" w:color="auto"/>
      </w:divBdr>
    </w:div>
    <w:div w:id="1566381328">
      <w:marLeft w:val="0"/>
      <w:marRight w:val="0"/>
      <w:marTop w:val="0"/>
      <w:marBottom w:val="0"/>
      <w:divBdr>
        <w:top w:val="none" w:sz="0" w:space="0" w:color="auto"/>
        <w:left w:val="none" w:sz="0" w:space="0" w:color="auto"/>
        <w:bottom w:val="none" w:sz="0" w:space="0" w:color="auto"/>
        <w:right w:val="none" w:sz="0" w:space="0" w:color="auto"/>
      </w:divBdr>
    </w:div>
    <w:div w:id="1566452983">
      <w:marLeft w:val="0"/>
      <w:marRight w:val="0"/>
      <w:marTop w:val="0"/>
      <w:marBottom w:val="0"/>
      <w:divBdr>
        <w:top w:val="none" w:sz="0" w:space="0" w:color="auto"/>
        <w:left w:val="none" w:sz="0" w:space="0" w:color="auto"/>
        <w:bottom w:val="none" w:sz="0" w:space="0" w:color="auto"/>
        <w:right w:val="none" w:sz="0" w:space="0" w:color="auto"/>
      </w:divBdr>
    </w:div>
    <w:div w:id="1566524232">
      <w:marLeft w:val="0"/>
      <w:marRight w:val="0"/>
      <w:marTop w:val="0"/>
      <w:marBottom w:val="0"/>
      <w:divBdr>
        <w:top w:val="none" w:sz="0" w:space="0" w:color="auto"/>
        <w:left w:val="none" w:sz="0" w:space="0" w:color="auto"/>
        <w:bottom w:val="none" w:sz="0" w:space="0" w:color="auto"/>
        <w:right w:val="none" w:sz="0" w:space="0" w:color="auto"/>
      </w:divBdr>
    </w:div>
    <w:div w:id="1566525399">
      <w:marLeft w:val="0"/>
      <w:marRight w:val="0"/>
      <w:marTop w:val="0"/>
      <w:marBottom w:val="0"/>
      <w:divBdr>
        <w:top w:val="none" w:sz="0" w:space="0" w:color="auto"/>
        <w:left w:val="none" w:sz="0" w:space="0" w:color="auto"/>
        <w:bottom w:val="none" w:sz="0" w:space="0" w:color="auto"/>
        <w:right w:val="none" w:sz="0" w:space="0" w:color="auto"/>
      </w:divBdr>
    </w:div>
    <w:div w:id="1566792866">
      <w:marLeft w:val="0"/>
      <w:marRight w:val="0"/>
      <w:marTop w:val="0"/>
      <w:marBottom w:val="0"/>
      <w:divBdr>
        <w:top w:val="none" w:sz="0" w:space="0" w:color="auto"/>
        <w:left w:val="none" w:sz="0" w:space="0" w:color="auto"/>
        <w:bottom w:val="none" w:sz="0" w:space="0" w:color="auto"/>
        <w:right w:val="none" w:sz="0" w:space="0" w:color="auto"/>
      </w:divBdr>
    </w:div>
    <w:div w:id="1566842955">
      <w:marLeft w:val="0"/>
      <w:marRight w:val="0"/>
      <w:marTop w:val="0"/>
      <w:marBottom w:val="0"/>
      <w:divBdr>
        <w:top w:val="none" w:sz="0" w:space="0" w:color="auto"/>
        <w:left w:val="none" w:sz="0" w:space="0" w:color="auto"/>
        <w:bottom w:val="none" w:sz="0" w:space="0" w:color="auto"/>
        <w:right w:val="none" w:sz="0" w:space="0" w:color="auto"/>
      </w:divBdr>
    </w:div>
    <w:div w:id="1566989562">
      <w:marLeft w:val="0"/>
      <w:marRight w:val="0"/>
      <w:marTop w:val="0"/>
      <w:marBottom w:val="0"/>
      <w:divBdr>
        <w:top w:val="none" w:sz="0" w:space="0" w:color="auto"/>
        <w:left w:val="none" w:sz="0" w:space="0" w:color="auto"/>
        <w:bottom w:val="none" w:sz="0" w:space="0" w:color="auto"/>
        <w:right w:val="none" w:sz="0" w:space="0" w:color="auto"/>
      </w:divBdr>
    </w:div>
    <w:div w:id="1567064051">
      <w:marLeft w:val="0"/>
      <w:marRight w:val="0"/>
      <w:marTop w:val="0"/>
      <w:marBottom w:val="0"/>
      <w:divBdr>
        <w:top w:val="none" w:sz="0" w:space="0" w:color="auto"/>
        <w:left w:val="none" w:sz="0" w:space="0" w:color="auto"/>
        <w:bottom w:val="none" w:sz="0" w:space="0" w:color="auto"/>
        <w:right w:val="none" w:sz="0" w:space="0" w:color="auto"/>
      </w:divBdr>
    </w:div>
    <w:div w:id="1567102848">
      <w:marLeft w:val="0"/>
      <w:marRight w:val="0"/>
      <w:marTop w:val="0"/>
      <w:marBottom w:val="0"/>
      <w:divBdr>
        <w:top w:val="none" w:sz="0" w:space="0" w:color="auto"/>
        <w:left w:val="none" w:sz="0" w:space="0" w:color="auto"/>
        <w:bottom w:val="none" w:sz="0" w:space="0" w:color="auto"/>
        <w:right w:val="none" w:sz="0" w:space="0" w:color="auto"/>
      </w:divBdr>
    </w:div>
    <w:div w:id="1567108976">
      <w:marLeft w:val="0"/>
      <w:marRight w:val="0"/>
      <w:marTop w:val="0"/>
      <w:marBottom w:val="0"/>
      <w:divBdr>
        <w:top w:val="none" w:sz="0" w:space="0" w:color="auto"/>
        <w:left w:val="none" w:sz="0" w:space="0" w:color="auto"/>
        <w:bottom w:val="none" w:sz="0" w:space="0" w:color="auto"/>
        <w:right w:val="none" w:sz="0" w:space="0" w:color="auto"/>
      </w:divBdr>
    </w:div>
    <w:div w:id="1567109775">
      <w:marLeft w:val="0"/>
      <w:marRight w:val="0"/>
      <w:marTop w:val="0"/>
      <w:marBottom w:val="0"/>
      <w:divBdr>
        <w:top w:val="none" w:sz="0" w:space="0" w:color="auto"/>
        <w:left w:val="none" w:sz="0" w:space="0" w:color="auto"/>
        <w:bottom w:val="none" w:sz="0" w:space="0" w:color="auto"/>
        <w:right w:val="none" w:sz="0" w:space="0" w:color="auto"/>
      </w:divBdr>
    </w:div>
    <w:div w:id="1567184088">
      <w:marLeft w:val="0"/>
      <w:marRight w:val="0"/>
      <w:marTop w:val="0"/>
      <w:marBottom w:val="0"/>
      <w:divBdr>
        <w:top w:val="none" w:sz="0" w:space="0" w:color="auto"/>
        <w:left w:val="none" w:sz="0" w:space="0" w:color="auto"/>
        <w:bottom w:val="none" w:sz="0" w:space="0" w:color="auto"/>
        <w:right w:val="none" w:sz="0" w:space="0" w:color="auto"/>
      </w:divBdr>
    </w:div>
    <w:div w:id="1567257984">
      <w:marLeft w:val="0"/>
      <w:marRight w:val="0"/>
      <w:marTop w:val="0"/>
      <w:marBottom w:val="0"/>
      <w:divBdr>
        <w:top w:val="none" w:sz="0" w:space="0" w:color="auto"/>
        <w:left w:val="none" w:sz="0" w:space="0" w:color="auto"/>
        <w:bottom w:val="none" w:sz="0" w:space="0" w:color="auto"/>
        <w:right w:val="none" w:sz="0" w:space="0" w:color="auto"/>
      </w:divBdr>
    </w:div>
    <w:div w:id="1567257997">
      <w:marLeft w:val="0"/>
      <w:marRight w:val="0"/>
      <w:marTop w:val="0"/>
      <w:marBottom w:val="0"/>
      <w:divBdr>
        <w:top w:val="none" w:sz="0" w:space="0" w:color="auto"/>
        <w:left w:val="none" w:sz="0" w:space="0" w:color="auto"/>
        <w:bottom w:val="none" w:sz="0" w:space="0" w:color="auto"/>
        <w:right w:val="none" w:sz="0" w:space="0" w:color="auto"/>
      </w:divBdr>
    </w:div>
    <w:div w:id="1567300384">
      <w:marLeft w:val="0"/>
      <w:marRight w:val="0"/>
      <w:marTop w:val="0"/>
      <w:marBottom w:val="0"/>
      <w:divBdr>
        <w:top w:val="none" w:sz="0" w:space="0" w:color="auto"/>
        <w:left w:val="none" w:sz="0" w:space="0" w:color="auto"/>
        <w:bottom w:val="none" w:sz="0" w:space="0" w:color="auto"/>
        <w:right w:val="none" w:sz="0" w:space="0" w:color="auto"/>
      </w:divBdr>
    </w:div>
    <w:div w:id="1567301757">
      <w:marLeft w:val="0"/>
      <w:marRight w:val="0"/>
      <w:marTop w:val="0"/>
      <w:marBottom w:val="0"/>
      <w:divBdr>
        <w:top w:val="none" w:sz="0" w:space="0" w:color="auto"/>
        <w:left w:val="none" w:sz="0" w:space="0" w:color="auto"/>
        <w:bottom w:val="none" w:sz="0" w:space="0" w:color="auto"/>
        <w:right w:val="none" w:sz="0" w:space="0" w:color="auto"/>
      </w:divBdr>
    </w:div>
    <w:div w:id="1567378269">
      <w:marLeft w:val="0"/>
      <w:marRight w:val="0"/>
      <w:marTop w:val="0"/>
      <w:marBottom w:val="0"/>
      <w:divBdr>
        <w:top w:val="none" w:sz="0" w:space="0" w:color="auto"/>
        <w:left w:val="none" w:sz="0" w:space="0" w:color="auto"/>
        <w:bottom w:val="none" w:sz="0" w:space="0" w:color="auto"/>
        <w:right w:val="none" w:sz="0" w:space="0" w:color="auto"/>
      </w:divBdr>
    </w:div>
    <w:div w:id="1567564578">
      <w:marLeft w:val="0"/>
      <w:marRight w:val="0"/>
      <w:marTop w:val="0"/>
      <w:marBottom w:val="0"/>
      <w:divBdr>
        <w:top w:val="none" w:sz="0" w:space="0" w:color="auto"/>
        <w:left w:val="none" w:sz="0" w:space="0" w:color="auto"/>
        <w:bottom w:val="none" w:sz="0" w:space="0" w:color="auto"/>
        <w:right w:val="none" w:sz="0" w:space="0" w:color="auto"/>
      </w:divBdr>
    </w:div>
    <w:div w:id="1567565134">
      <w:marLeft w:val="0"/>
      <w:marRight w:val="0"/>
      <w:marTop w:val="0"/>
      <w:marBottom w:val="0"/>
      <w:divBdr>
        <w:top w:val="none" w:sz="0" w:space="0" w:color="auto"/>
        <w:left w:val="none" w:sz="0" w:space="0" w:color="auto"/>
        <w:bottom w:val="none" w:sz="0" w:space="0" w:color="auto"/>
        <w:right w:val="none" w:sz="0" w:space="0" w:color="auto"/>
      </w:divBdr>
    </w:div>
    <w:div w:id="1567565684">
      <w:marLeft w:val="0"/>
      <w:marRight w:val="0"/>
      <w:marTop w:val="0"/>
      <w:marBottom w:val="0"/>
      <w:divBdr>
        <w:top w:val="none" w:sz="0" w:space="0" w:color="auto"/>
        <w:left w:val="none" w:sz="0" w:space="0" w:color="auto"/>
        <w:bottom w:val="none" w:sz="0" w:space="0" w:color="auto"/>
        <w:right w:val="none" w:sz="0" w:space="0" w:color="auto"/>
      </w:divBdr>
    </w:div>
    <w:div w:id="1567567605">
      <w:marLeft w:val="0"/>
      <w:marRight w:val="0"/>
      <w:marTop w:val="0"/>
      <w:marBottom w:val="0"/>
      <w:divBdr>
        <w:top w:val="none" w:sz="0" w:space="0" w:color="auto"/>
        <w:left w:val="none" w:sz="0" w:space="0" w:color="auto"/>
        <w:bottom w:val="none" w:sz="0" w:space="0" w:color="auto"/>
        <w:right w:val="none" w:sz="0" w:space="0" w:color="auto"/>
      </w:divBdr>
    </w:div>
    <w:div w:id="1567648067">
      <w:marLeft w:val="0"/>
      <w:marRight w:val="0"/>
      <w:marTop w:val="0"/>
      <w:marBottom w:val="0"/>
      <w:divBdr>
        <w:top w:val="none" w:sz="0" w:space="0" w:color="auto"/>
        <w:left w:val="none" w:sz="0" w:space="0" w:color="auto"/>
        <w:bottom w:val="none" w:sz="0" w:space="0" w:color="auto"/>
        <w:right w:val="none" w:sz="0" w:space="0" w:color="auto"/>
      </w:divBdr>
    </w:div>
    <w:div w:id="1567689924">
      <w:marLeft w:val="0"/>
      <w:marRight w:val="0"/>
      <w:marTop w:val="0"/>
      <w:marBottom w:val="0"/>
      <w:divBdr>
        <w:top w:val="none" w:sz="0" w:space="0" w:color="auto"/>
        <w:left w:val="none" w:sz="0" w:space="0" w:color="auto"/>
        <w:bottom w:val="none" w:sz="0" w:space="0" w:color="auto"/>
        <w:right w:val="none" w:sz="0" w:space="0" w:color="auto"/>
      </w:divBdr>
    </w:div>
    <w:div w:id="1567765083">
      <w:marLeft w:val="0"/>
      <w:marRight w:val="0"/>
      <w:marTop w:val="0"/>
      <w:marBottom w:val="0"/>
      <w:divBdr>
        <w:top w:val="none" w:sz="0" w:space="0" w:color="auto"/>
        <w:left w:val="none" w:sz="0" w:space="0" w:color="auto"/>
        <w:bottom w:val="none" w:sz="0" w:space="0" w:color="auto"/>
        <w:right w:val="none" w:sz="0" w:space="0" w:color="auto"/>
      </w:divBdr>
    </w:div>
    <w:div w:id="1567767387">
      <w:marLeft w:val="0"/>
      <w:marRight w:val="0"/>
      <w:marTop w:val="0"/>
      <w:marBottom w:val="0"/>
      <w:divBdr>
        <w:top w:val="none" w:sz="0" w:space="0" w:color="auto"/>
        <w:left w:val="none" w:sz="0" w:space="0" w:color="auto"/>
        <w:bottom w:val="none" w:sz="0" w:space="0" w:color="auto"/>
        <w:right w:val="none" w:sz="0" w:space="0" w:color="auto"/>
      </w:divBdr>
    </w:div>
    <w:div w:id="1567837661">
      <w:marLeft w:val="0"/>
      <w:marRight w:val="0"/>
      <w:marTop w:val="0"/>
      <w:marBottom w:val="0"/>
      <w:divBdr>
        <w:top w:val="none" w:sz="0" w:space="0" w:color="auto"/>
        <w:left w:val="none" w:sz="0" w:space="0" w:color="auto"/>
        <w:bottom w:val="none" w:sz="0" w:space="0" w:color="auto"/>
        <w:right w:val="none" w:sz="0" w:space="0" w:color="auto"/>
      </w:divBdr>
    </w:div>
    <w:div w:id="1567912434">
      <w:marLeft w:val="0"/>
      <w:marRight w:val="0"/>
      <w:marTop w:val="0"/>
      <w:marBottom w:val="0"/>
      <w:divBdr>
        <w:top w:val="none" w:sz="0" w:space="0" w:color="auto"/>
        <w:left w:val="none" w:sz="0" w:space="0" w:color="auto"/>
        <w:bottom w:val="none" w:sz="0" w:space="0" w:color="auto"/>
        <w:right w:val="none" w:sz="0" w:space="0" w:color="auto"/>
      </w:divBdr>
    </w:div>
    <w:div w:id="1568146104">
      <w:marLeft w:val="0"/>
      <w:marRight w:val="0"/>
      <w:marTop w:val="0"/>
      <w:marBottom w:val="0"/>
      <w:divBdr>
        <w:top w:val="none" w:sz="0" w:space="0" w:color="auto"/>
        <w:left w:val="none" w:sz="0" w:space="0" w:color="auto"/>
        <w:bottom w:val="none" w:sz="0" w:space="0" w:color="auto"/>
        <w:right w:val="none" w:sz="0" w:space="0" w:color="auto"/>
      </w:divBdr>
    </w:div>
    <w:div w:id="1568152840">
      <w:marLeft w:val="0"/>
      <w:marRight w:val="0"/>
      <w:marTop w:val="0"/>
      <w:marBottom w:val="0"/>
      <w:divBdr>
        <w:top w:val="none" w:sz="0" w:space="0" w:color="auto"/>
        <w:left w:val="none" w:sz="0" w:space="0" w:color="auto"/>
        <w:bottom w:val="none" w:sz="0" w:space="0" w:color="auto"/>
        <w:right w:val="none" w:sz="0" w:space="0" w:color="auto"/>
      </w:divBdr>
    </w:div>
    <w:div w:id="1568297163">
      <w:marLeft w:val="0"/>
      <w:marRight w:val="0"/>
      <w:marTop w:val="0"/>
      <w:marBottom w:val="0"/>
      <w:divBdr>
        <w:top w:val="none" w:sz="0" w:space="0" w:color="auto"/>
        <w:left w:val="none" w:sz="0" w:space="0" w:color="auto"/>
        <w:bottom w:val="none" w:sz="0" w:space="0" w:color="auto"/>
        <w:right w:val="none" w:sz="0" w:space="0" w:color="auto"/>
      </w:divBdr>
    </w:div>
    <w:div w:id="1568539517">
      <w:marLeft w:val="0"/>
      <w:marRight w:val="0"/>
      <w:marTop w:val="0"/>
      <w:marBottom w:val="0"/>
      <w:divBdr>
        <w:top w:val="none" w:sz="0" w:space="0" w:color="auto"/>
        <w:left w:val="none" w:sz="0" w:space="0" w:color="auto"/>
        <w:bottom w:val="none" w:sz="0" w:space="0" w:color="auto"/>
        <w:right w:val="none" w:sz="0" w:space="0" w:color="auto"/>
      </w:divBdr>
    </w:div>
    <w:div w:id="1568566270">
      <w:marLeft w:val="0"/>
      <w:marRight w:val="0"/>
      <w:marTop w:val="0"/>
      <w:marBottom w:val="0"/>
      <w:divBdr>
        <w:top w:val="none" w:sz="0" w:space="0" w:color="auto"/>
        <w:left w:val="none" w:sz="0" w:space="0" w:color="auto"/>
        <w:bottom w:val="none" w:sz="0" w:space="0" w:color="auto"/>
        <w:right w:val="none" w:sz="0" w:space="0" w:color="auto"/>
      </w:divBdr>
    </w:div>
    <w:div w:id="1568614946">
      <w:marLeft w:val="0"/>
      <w:marRight w:val="0"/>
      <w:marTop w:val="0"/>
      <w:marBottom w:val="0"/>
      <w:divBdr>
        <w:top w:val="none" w:sz="0" w:space="0" w:color="auto"/>
        <w:left w:val="none" w:sz="0" w:space="0" w:color="auto"/>
        <w:bottom w:val="none" w:sz="0" w:space="0" w:color="auto"/>
        <w:right w:val="none" w:sz="0" w:space="0" w:color="auto"/>
      </w:divBdr>
    </w:div>
    <w:div w:id="1568686938">
      <w:marLeft w:val="0"/>
      <w:marRight w:val="0"/>
      <w:marTop w:val="0"/>
      <w:marBottom w:val="0"/>
      <w:divBdr>
        <w:top w:val="none" w:sz="0" w:space="0" w:color="auto"/>
        <w:left w:val="none" w:sz="0" w:space="0" w:color="auto"/>
        <w:bottom w:val="none" w:sz="0" w:space="0" w:color="auto"/>
        <w:right w:val="none" w:sz="0" w:space="0" w:color="auto"/>
      </w:divBdr>
    </w:div>
    <w:div w:id="1568880188">
      <w:marLeft w:val="0"/>
      <w:marRight w:val="0"/>
      <w:marTop w:val="0"/>
      <w:marBottom w:val="0"/>
      <w:divBdr>
        <w:top w:val="none" w:sz="0" w:space="0" w:color="auto"/>
        <w:left w:val="none" w:sz="0" w:space="0" w:color="auto"/>
        <w:bottom w:val="none" w:sz="0" w:space="0" w:color="auto"/>
        <w:right w:val="none" w:sz="0" w:space="0" w:color="auto"/>
      </w:divBdr>
    </w:div>
    <w:div w:id="1568881167">
      <w:marLeft w:val="0"/>
      <w:marRight w:val="0"/>
      <w:marTop w:val="0"/>
      <w:marBottom w:val="0"/>
      <w:divBdr>
        <w:top w:val="none" w:sz="0" w:space="0" w:color="auto"/>
        <w:left w:val="none" w:sz="0" w:space="0" w:color="auto"/>
        <w:bottom w:val="none" w:sz="0" w:space="0" w:color="auto"/>
        <w:right w:val="none" w:sz="0" w:space="0" w:color="auto"/>
      </w:divBdr>
    </w:div>
    <w:div w:id="1568959134">
      <w:bodyDiv w:val="1"/>
      <w:marLeft w:val="0"/>
      <w:marRight w:val="0"/>
      <w:marTop w:val="0"/>
      <w:marBottom w:val="0"/>
      <w:divBdr>
        <w:top w:val="none" w:sz="0" w:space="0" w:color="auto"/>
        <w:left w:val="none" w:sz="0" w:space="0" w:color="auto"/>
        <w:bottom w:val="none" w:sz="0" w:space="0" w:color="auto"/>
        <w:right w:val="none" w:sz="0" w:space="0" w:color="auto"/>
      </w:divBdr>
    </w:div>
    <w:div w:id="1569002290">
      <w:marLeft w:val="0"/>
      <w:marRight w:val="0"/>
      <w:marTop w:val="0"/>
      <w:marBottom w:val="0"/>
      <w:divBdr>
        <w:top w:val="none" w:sz="0" w:space="0" w:color="auto"/>
        <w:left w:val="none" w:sz="0" w:space="0" w:color="auto"/>
        <w:bottom w:val="none" w:sz="0" w:space="0" w:color="auto"/>
        <w:right w:val="none" w:sz="0" w:space="0" w:color="auto"/>
      </w:divBdr>
    </w:div>
    <w:div w:id="1569028307">
      <w:marLeft w:val="0"/>
      <w:marRight w:val="0"/>
      <w:marTop w:val="0"/>
      <w:marBottom w:val="0"/>
      <w:divBdr>
        <w:top w:val="none" w:sz="0" w:space="0" w:color="auto"/>
        <w:left w:val="none" w:sz="0" w:space="0" w:color="auto"/>
        <w:bottom w:val="none" w:sz="0" w:space="0" w:color="auto"/>
        <w:right w:val="none" w:sz="0" w:space="0" w:color="auto"/>
      </w:divBdr>
    </w:div>
    <w:div w:id="1569030122">
      <w:marLeft w:val="0"/>
      <w:marRight w:val="0"/>
      <w:marTop w:val="0"/>
      <w:marBottom w:val="0"/>
      <w:divBdr>
        <w:top w:val="none" w:sz="0" w:space="0" w:color="auto"/>
        <w:left w:val="none" w:sz="0" w:space="0" w:color="auto"/>
        <w:bottom w:val="none" w:sz="0" w:space="0" w:color="auto"/>
        <w:right w:val="none" w:sz="0" w:space="0" w:color="auto"/>
      </w:divBdr>
    </w:div>
    <w:div w:id="1569069026">
      <w:marLeft w:val="0"/>
      <w:marRight w:val="0"/>
      <w:marTop w:val="0"/>
      <w:marBottom w:val="0"/>
      <w:divBdr>
        <w:top w:val="none" w:sz="0" w:space="0" w:color="auto"/>
        <w:left w:val="none" w:sz="0" w:space="0" w:color="auto"/>
        <w:bottom w:val="none" w:sz="0" w:space="0" w:color="auto"/>
        <w:right w:val="none" w:sz="0" w:space="0" w:color="auto"/>
      </w:divBdr>
    </w:div>
    <w:div w:id="1569223064">
      <w:marLeft w:val="0"/>
      <w:marRight w:val="0"/>
      <w:marTop w:val="0"/>
      <w:marBottom w:val="0"/>
      <w:divBdr>
        <w:top w:val="none" w:sz="0" w:space="0" w:color="auto"/>
        <w:left w:val="none" w:sz="0" w:space="0" w:color="auto"/>
        <w:bottom w:val="none" w:sz="0" w:space="0" w:color="auto"/>
        <w:right w:val="none" w:sz="0" w:space="0" w:color="auto"/>
      </w:divBdr>
    </w:div>
    <w:div w:id="1569269840">
      <w:marLeft w:val="0"/>
      <w:marRight w:val="0"/>
      <w:marTop w:val="0"/>
      <w:marBottom w:val="0"/>
      <w:divBdr>
        <w:top w:val="none" w:sz="0" w:space="0" w:color="auto"/>
        <w:left w:val="none" w:sz="0" w:space="0" w:color="auto"/>
        <w:bottom w:val="none" w:sz="0" w:space="0" w:color="auto"/>
        <w:right w:val="none" w:sz="0" w:space="0" w:color="auto"/>
      </w:divBdr>
    </w:div>
    <w:div w:id="1569339429">
      <w:marLeft w:val="0"/>
      <w:marRight w:val="0"/>
      <w:marTop w:val="0"/>
      <w:marBottom w:val="0"/>
      <w:divBdr>
        <w:top w:val="none" w:sz="0" w:space="0" w:color="auto"/>
        <w:left w:val="none" w:sz="0" w:space="0" w:color="auto"/>
        <w:bottom w:val="none" w:sz="0" w:space="0" w:color="auto"/>
        <w:right w:val="none" w:sz="0" w:space="0" w:color="auto"/>
      </w:divBdr>
    </w:div>
    <w:div w:id="1569345904">
      <w:marLeft w:val="0"/>
      <w:marRight w:val="0"/>
      <w:marTop w:val="0"/>
      <w:marBottom w:val="0"/>
      <w:divBdr>
        <w:top w:val="none" w:sz="0" w:space="0" w:color="auto"/>
        <w:left w:val="none" w:sz="0" w:space="0" w:color="auto"/>
        <w:bottom w:val="none" w:sz="0" w:space="0" w:color="auto"/>
        <w:right w:val="none" w:sz="0" w:space="0" w:color="auto"/>
      </w:divBdr>
    </w:div>
    <w:div w:id="1569416533">
      <w:marLeft w:val="0"/>
      <w:marRight w:val="0"/>
      <w:marTop w:val="0"/>
      <w:marBottom w:val="0"/>
      <w:divBdr>
        <w:top w:val="none" w:sz="0" w:space="0" w:color="auto"/>
        <w:left w:val="none" w:sz="0" w:space="0" w:color="auto"/>
        <w:bottom w:val="none" w:sz="0" w:space="0" w:color="auto"/>
        <w:right w:val="none" w:sz="0" w:space="0" w:color="auto"/>
      </w:divBdr>
    </w:div>
    <w:div w:id="1569418559">
      <w:marLeft w:val="0"/>
      <w:marRight w:val="0"/>
      <w:marTop w:val="0"/>
      <w:marBottom w:val="0"/>
      <w:divBdr>
        <w:top w:val="none" w:sz="0" w:space="0" w:color="auto"/>
        <w:left w:val="none" w:sz="0" w:space="0" w:color="auto"/>
        <w:bottom w:val="none" w:sz="0" w:space="0" w:color="auto"/>
        <w:right w:val="none" w:sz="0" w:space="0" w:color="auto"/>
      </w:divBdr>
    </w:div>
    <w:div w:id="1569458311">
      <w:marLeft w:val="0"/>
      <w:marRight w:val="0"/>
      <w:marTop w:val="0"/>
      <w:marBottom w:val="0"/>
      <w:divBdr>
        <w:top w:val="none" w:sz="0" w:space="0" w:color="auto"/>
        <w:left w:val="none" w:sz="0" w:space="0" w:color="auto"/>
        <w:bottom w:val="none" w:sz="0" w:space="0" w:color="auto"/>
        <w:right w:val="none" w:sz="0" w:space="0" w:color="auto"/>
      </w:divBdr>
    </w:div>
    <w:div w:id="1569458820">
      <w:marLeft w:val="0"/>
      <w:marRight w:val="0"/>
      <w:marTop w:val="0"/>
      <w:marBottom w:val="0"/>
      <w:divBdr>
        <w:top w:val="none" w:sz="0" w:space="0" w:color="auto"/>
        <w:left w:val="none" w:sz="0" w:space="0" w:color="auto"/>
        <w:bottom w:val="none" w:sz="0" w:space="0" w:color="auto"/>
        <w:right w:val="none" w:sz="0" w:space="0" w:color="auto"/>
      </w:divBdr>
    </w:div>
    <w:div w:id="1569530895">
      <w:marLeft w:val="0"/>
      <w:marRight w:val="0"/>
      <w:marTop w:val="0"/>
      <w:marBottom w:val="0"/>
      <w:divBdr>
        <w:top w:val="none" w:sz="0" w:space="0" w:color="auto"/>
        <w:left w:val="none" w:sz="0" w:space="0" w:color="auto"/>
        <w:bottom w:val="none" w:sz="0" w:space="0" w:color="auto"/>
        <w:right w:val="none" w:sz="0" w:space="0" w:color="auto"/>
      </w:divBdr>
    </w:div>
    <w:div w:id="1569728694">
      <w:marLeft w:val="0"/>
      <w:marRight w:val="0"/>
      <w:marTop w:val="0"/>
      <w:marBottom w:val="0"/>
      <w:divBdr>
        <w:top w:val="none" w:sz="0" w:space="0" w:color="auto"/>
        <w:left w:val="none" w:sz="0" w:space="0" w:color="auto"/>
        <w:bottom w:val="none" w:sz="0" w:space="0" w:color="auto"/>
        <w:right w:val="none" w:sz="0" w:space="0" w:color="auto"/>
      </w:divBdr>
    </w:div>
    <w:div w:id="1569801062">
      <w:marLeft w:val="0"/>
      <w:marRight w:val="0"/>
      <w:marTop w:val="0"/>
      <w:marBottom w:val="0"/>
      <w:divBdr>
        <w:top w:val="none" w:sz="0" w:space="0" w:color="auto"/>
        <w:left w:val="none" w:sz="0" w:space="0" w:color="auto"/>
        <w:bottom w:val="none" w:sz="0" w:space="0" w:color="auto"/>
        <w:right w:val="none" w:sz="0" w:space="0" w:color="auto"/>
      </w:divBdr>
    </w:div>
    <w:div w:id="1569806334">
      <w:marLeft w:val="0"/>
      <w:marRight w:val="0"/>
      <w:marTop w:val="0"/>
      <w:marBottom w:val="0"/>
      <w:divBdr>
        <w:top w:val="none" w:sz="0" w:space="0" w:color="auto"/>
        <w:left w:val="none" w:sz="0" w:space="0" w:color="auto"/>
        <w:bottom w:val="none" w:sz="0" w:space="0" w:color="auto"/>
        <w:right w:val="none" w:sz="0" w:space="0" w:color="auto"/>
      </w:divBdr>
    </w:div>
    <w:div w:id="1569850327">
      <w:marLeft w:val="0"/>
      <w:marRight w:val="0"/>
      <w:marTop w:val="0"/>
      <w:marBottom w:val="0"/>
      <w:divBdr>
        <w:top w:val="none" w:sz="0" w:space="0" w:color="auto"/>
        <w:left w:val="none" w:sz="0" w:space="0" w:color="auto"/>
        <w:bottom w:val="none" w:sz="0" w:space="0" w:color="auto"/>
        <w:right w:val="none" w:sz="0" w:space="0" w:color="auto"/>
      </w:divBdr>
    </w:div>
    <w:div w:id="1569881664">
      <w:marLeft w:val="0"/>
      <w:marRight w:val="0"/>
      <w:marTop w:val="0"/>
      <w:marBottom w:val="0"/>
      <w:divBdr>
        <w:top w:val="none" w:sz="0" w:space="0" w:color="auto"/>
        <w:left w:val="none" w:sz="0" w:space="0" w:color="auto"/>
        <w:bottom w:val="none" w:sz="0" w:space="0" w:color="auto"/>
        <w:right w:val="none" w:sz="0" w:space="0" w:color="auto"/>
      </w:divBdr>
    </w:div>
    <w:div w:id="1569920734">
      <w:marLeft w:val="0"/>
      <w:marRight w:val="0"/>
      <w:marTop w:val="0"/>
      <w:marBottom w:val="0"/>
      <w:divBdr>
        <w:top w:val="none" w:sz="0" w:space="0" w:color="auto"/>
        <w:left w:val="none" w:sz="0" w:space="0" w:color="auto"/>
        <w:bottom w:val="none" w:sz="0" w:space="0" w:color="auto"/>
        <w:right w:val="none" w:sz="0" w:space="0" w:color="auto"/>
      </w:divBdr>
    </w:div>
    <w:div w:id="1569926553">
      <w:marLeft w:val="0"/>
      <w:marRight w:val="0"/>
      <w:marTop w:val="0"/>
      <w:marBottom w:val="0"/>
      <w:divBdr>
        <w:top w:val="none" w:sz="0" w:space="0" w:color="auto"/>
        <w:left w:val="none" w:sz="0" w:space="0" w:color="auto"/>
        <w:bottom w:val="none" w:sz="0" w:space="0" w:color="auto"/>
        <w:right w:val="none" w:sz="0" w:space="0" w:color="auto"/>
      </w:divBdr>
    </w:div>
    <w:div w:id="1569993503">
      <w:marLeft w:val="0"/>
      <w:marRight w:val="0"/>
      <w:marTop w:val="0"/>
      <w:marBottom w:val="0"/>
      <w:divBdr>
        <w:top w:val="none" w:sz="0" w:space="0" w:color="auto"/>
        <w:left w:val="none" w:sz="0" w:space="0" w:color="auto"/>
        <w:bottom w:val="none" w:sz="0" w:space="0" w:color="auto"/>
        <w:right w:val="none" w:sz="0" w:space="0" w:color="auto"/>
      </w:divBdr>
    </w:div>
    <w:div w:id="1570267162">
      <w:marLeft w:val="0"/>
      <w:marRight w:val="0"/>
      <w:marTop w:val="0"/>
      <w:marBottom w:val="0"/>
      <w:divBdr>
        <w:top w:val="none" w:sz="0" w:space="0" w:color="auto"/>
        <w:left w:val="none" w:sz="0" w:space="0" w:color="auto"/>
        <w:bottom w:val="none" w:sz="0" w:space="0" w:color="auto"/>
        <w:right w:val="none" w:sz="0" w:space="0" w:color="auto"/>
      </w:divBdr>
    </w:div>
    <w:div w:id="1570309188">
      <w:marLeft w:val="0"/>
      <w:marRight w:val="0"/>
      <w:marTop w:val="0"/>
      <w:marBottom w:val="0"/>
      <w:divBdr>
        <w:top w:val="none" w:sz="0" w:space="0" w:color="auto"/>
        <w:left w:val="none" w:sz="0" w:space="0" w:color="auto"/>
        <w:bottom w:val="none" w:sz="0" w:space="0" w:color="auto"/>
        <w:right w:val="none" w:sz="0" w:space="0" w:color="auto"/>
      </w:divBdr>
    </w:div>
    <w:div w:id="1570336377">
      <w:marLeft w:val="0"/>
      <w:marRight w:val="0"/>
      <w:marTop w:val="0"/>
      <w:marBottom w:val="0"/>
      <w:divBdr>
        <w:top w:val="none" w:sz="0" w:space="0" w:color="auto"/>
        <w:left w:val="none" w:sz="0" w:space="0" w:color="auto"/>
        <w:bottom w:val="none" w:sz="0" w:space="0" w:color="auto"/>
        <w:right w:val="none" w:sz="0" w:space="0" w:color="auto"/>
      </w:divBdr>
    </w:div>
    <w:div w:id="1570379054">
      <w:marLeft w:val="0"/>
      <w:marRight w:val="0"/>
      <w:marTop w:val="0"/>
      <w:marBottom w:val="0"/>
      <w:divBdr>
        <w:top w:val="none" w:sz="0" w:space="0" w:color="auto"/>
        <w:left w:val="none" w:sz="0" w:space="0" w:color="auto"/>
        <w:bottom w:val="none" w:sz="0" w:space="0" w:color="auto"/>
        <w:right w:val="none" w:sz="0" w:space="0" w:color="auto"/>
      </w:divBdr>
    </w:div>
    <w:div w:id="1570380807">
      <w:marLeft w:val="0"/>
      <w:marRight w:val="0"/>
      <w:marTop w:val="0"/>
      <w:marBottom w:val="0"/>
      <w:divBdr>
        <w:top w:val="none" w:sz="0" w:space="0" w:color="auto"/>
        <w:left w:val="none" w:sz="0" w:space="0" w:color="auto"/>
        <w:bottom w:val="none" w:sz="0" w:space="0" w:color="auto"/>
        <w:right w:val="none" w:sz="0" w:space="0" w:color="auto"/>
      </w:divBdr>
    </w:div>
    <w:div w:id="1570454485">
      <w:marLeft w:val="0"/>
      <w:marRight w:val="0"/>
      <w:marTop w:val="0"/>
      <w:marBottom w:val="0"/>
      <w:divBdr>
        <w:top w:val="none" w:sz="0" w:space="0" w:color="auto"/>
        <w:left w:val="none" w:sz="0" w:space="0" w:color="auto"/>
        <w:bottom w:val="none" w:sz="0" w:space="0" w:color="auto"/>
        <w:right w:val="none" w:sz="0" w:space="0" w:color="auto"/>
      </w:divBdr>
    </w:div>
    <w:div w:id="1570573617">
      <w:marLeft w:val="0"/>
      <w:marRight w:val="0"/>
      <w:marTop w:val="0"/>
      <w:marBottom w:val="0"/>
      <w:divBdr>
        <w:top w:val="none" w:sz="0" w:space="0" w:color="auto"/>
        <w:left w:val="none" w:sz="0" w:space="0" w:color="auto"/>
        <w:bottom w:val="none" w:sz="0" w:space="0" w:color="auto"/>
        <w:right w:val="none" w:sz="0" w:space="0" w:color="auto"/>
      </w:divBdr>
    </w:div>
    <w:div w:id="1570574438">
      <w:marLeft w:val="0"/>
      <w:marRight w:val="0"/>
      <w:marTop w:val="0"/>
      <w:marBottom w:val="0"/>
      <w:divBdr>
        <w:top w:val="none" w:sz="0" w:space="0" w:color="auto"/>
        <w:left w:val="none" w:sz="0" w:space="0" w:color="auto"/>
        <w:bottom w:val="none" w:sz="0" w:space="0" w:color="auto"/>
        <w:right w:val="none" w:sz="0" w:space="0" w:color="auto"/>
      </w:divBdr>
    </w:div>
    <w:div w:id="1570579129">
      <w:marLeft w:val="0"/>
      <w:marRight w:val="0"/>
      <w:marTop w:val="0"/>
      <w:marBottom w:val="0"/>
      <w:divBdr>
        <w:top w:val="none" w:sz="0" w:space="0" w:color="auto"/>
        <w:left w:val="none" w:sz="0" w:space="0" w:color="auto"/>
        <w:bottom w:val="none" w:sz="0" w:space="0" w:color="auto"/>
        <w:right w:val="none" w:sz="0" w:space="0" w:color="auto"/>
      </w:divBdr>
    </w:div>
    <w:div w:id="1570580461">
      <w:marLeft w:val="0"/>
      <w:marRight w:val="0"/>
      <w:marTop w:val="0"/>
      <w:marBottom w:val="0"/>
      <w:divBdr>
        <w:top w:val="none" w:sz="0" w:space="0" w:color="auto"/>
        <w:left w:val="none" w:sz="0" w:space="0" w:color="auto"/>
        <w:bottom w:val="none" w:sz="0" w:space="0" w:color="auto"/>
        <w:right w:val="none" w:sz="0" w:space="0" w:color="auto"/>
      </w:divBdr>
    </w:div>
    <w:div w:id="1570580684">
      <w:marLeft w:val="0"/>
      <w:marRight w:val="0"/>
      <w:marTop w:val="0"/>
      <w:marBottom w:val="0"/>
      <w:divBdr>
        <w:top w:val="none" w:sz="0" w:space="0" w:color="auto"/>
        <w:left w:val="none" w:sz="0" w:space="0" w:color="auto"/>
        <w:bottom w:val="none" w:sz="0" w:space="0" w:color="auto"/>
        <w:right w:val="none" w:sz="0" w:space="0" w:color="auto"/>
      </w:divBdr>
    </w:div>
    <w:div w:id="1570649935">
      <w:marLeft w:val="0"/>
      <w:marRight w:val="0"/>
      <w:marTop w:val="0"/>
      <w:marBottom w:val="0"/>
      <w:divBdr>
        <w:top w:val="none" w:sz="0" w:space="0" w:color="auto"/>
        <w:left w:val="none" w:sz="0" w:space="0" w:color="auto"/>
        <w:bottom w:val="none" w:sz="0" w:space="0" w:color="auto"/>
        <w:right w:val="none" w:sz="0" w:space="0" w:color="auto"/>
      </w:divBdr>
    </w:div>
    <w:div w:id="1570655277">
      <w:marLeft w:val="0"/>
      <w:marRight w:val="0"/>
      <w:marTop w:val="0"/>
      <w:marBottom w:val="0"/>
      <w:divBdr>
        <w:top w:val="none" w:sz="0" w:space="0" w:color="auto"/>
        <w:left w:val="none" w:sz="0" w:space="0" w:color="auto"/>
        <w:bottom w:val="none" w:sz="0" w:space="0" w:color="auto"/>
        <w:right w:val="none" w:sz="0" w:space="0" w:color="auto"/>
      </w:divBdr>
    </w:div>
    <w:div w:id="1570842292">
      <w:marLeft w:val="0"/>
      <w:marRight w:val="0"/>
      <w:marTop w:val="0"/>
      <w:marBottom w:val="0"/>
      <w:divBdr>
        <w:top w:val="none" w:sz="0" w:space="0" w:color="auto"/>
        <w:left w:val="none" w:sz="0" w:space="0" w:color="auto"/>
        <w:bottom w:val="none" w:sz="0" w:space="0" w:color="auto"/>
        <w:right w:val="none" w:sz="0" w:space="0" w:color="auto"/>
      </w:divBdr>
    </w:div>
    <w:div w:id="1570847928">
      <w:marLeft w:val="0"/>
      <w:marRight w:val="0"/>
      <w:marTop w:val="0"/>
      <w:marBottom w:val="0"/>
      <w:divBdr>
        <w:top w:val="none" w:sz="0" w:space="0" w:color="auto"/>
        <w:left w:val="none" w:sz="0" w:space="0" w:color="auto"/>
        <w:bottom w:val="none" w:sz="0" w:space="0" w:color="auto"/>
        <w:right w:val="none" w:sz="0" w:space="0" w:color="auto"/>
      </w:divBdr>
    </w:div>
    <w:div w:id="1570916327">
      <w:marLeft w:val="0"/>
      <w:marRight w:val="0"/>
      <w:marTop w:val="0"/>
      <w:marBottom w:val="0"/>
      <w:divBdr>
        <w:top w:val="none" w:sz="0" w:space="0" w:color="auto"/>
        <w:left w:val="none" w:sz="0" w:space="0" w:color="auto"/>
        <w:bottom w:val="none" w:sz="0" w:space="0" w:color="auto"/>
        <w:right w:val="none" w:sz="0" w:space="0" w:color="auto"/>
      </w:divBdr>
    </w:div>
    <w:div w:id="1570924041">
      <w:marLeft w:val="0"/>
      <w:marRight w:val="0"/>
      <w:marTop w:val="0"/>
      <w:marBottom w:val="0"/>
      <w:divBdr>
        <w:top w:val="none" w:sz="0" w:space="0" w:color="auto"/>
        <w:left w:val="none" w:sz="0" w:space="0" w:color="auto"/>
        <w:bottom w:val="none" w:sz="0" w:space="0" w:color="auto"/>
        <w:right w:val="none" w:sz="0" w:space="0" w:color="auto"/>
      </w:divBdr>
    </w:div>
    <w:div w:id="1570966599">
      <w:marLeft w:val="0"/>
      <w:marRight w:val="0"/>
      <w:marTop w:val="0"/>
      <w:marBottom w:val="0"/>
      <w:divBdr>
        <w:top w:val="none" w:sz="0" w:space="0" w:color="auto"/>
        <w:left w:val="none" w:sz="0" w:space="0" w:color="auto"/>
        <w:bottom w:val="none" w:sz="0" w:space="0" w:color="auto"/>
        <w:right w:val="none" w:sz="0" w:space="0" w:color="auto"/>
      </w:divBdr>
    </w:div>
    <w:div w:id="1570968139">
      <w:marLeft w:val="0"/>
      <w:marRight w:val="0"/>
      <w:marTop w:val="0"/>
      <w:marBottom w:val="0"/>
      <w:divBdr>
        <w:top w:val="none" w:sz="0" w:space="0" w:color="auto"/>
        <w:left w:val="none" w:sz="0" w:space="0" w:color="auto"/>
        <w:bottom w:val="none" w:sz="0" w:space="0" w:color="auto"/>
        <w:right w:val="none" w:sz="0" w:space="0" w:color="auto"/>
      </w:divBdr>
    </w:div>
    <w:div w:id="1571112173">
      <w:marLeft w:val="0"/>
      <w:marRight w:val="0"/>
      <w:marTop w:val="0"/>
      <w:marBottom w:val="0"/>
      <w:divBdr>
        <w:top w:val="none" w:sz="0" w:space="0" w:color="auto"/>
        <w:left w:val="none" w:sz="0" w:space="0" w:color="auto"/>
        <w:bottom w:val="none" w:sz="0" w:space="0" w:color="auto"/>
        <w:right w:val="none" w:sz="0" w:space="0" w:color="auto"/>
      </w:divBdr>
    </w:div>
    <w:div w:id="1571114056">
      <w:bodyDiv w:val="1"/>
      <w:marLeft w:val="0"/>
      <w:marRight w:val="0"/>
      <w:marTop w:val="0"/>
      <w:marBottom w:val="0"/>
      <w:divBdr>
        <w:top w:val="none" w:sz="0" w:space="0" w:color="auto"/>
        <w:left w:val="none" w:sz="0" w:space="0" w:color="auto"/>
        <w:bottom w:val="none" w:sz="0" w:space="0" w:color="auto"/>
        <w:right w:val="none" w:sz="0" w:space="0" w:color="auto"/>
      </w:divBdr>
    </w:div>
    <w:div w:id="1571115884">
      <w:marLeft w:val="0"/>
      <w:marRight w:val="0"/>
      <w:marTop w:val="0"/>
      <w:marBottom w:val="0"/>
      <w:divBdr>
        <w:top w:val="none" w:sz="0" w:space="0" w:color="auto"/>
        <w:left w:val="none" w:sz="0" w:space="0" w:color="auto"/>
        <w:bottom w:val="none" w:sz="0" w:space="0" w:color="auto"/>
        <w:right w:val="none" w:sz="0" w:space="0" w:color="auto"/>
      </w:divBdr>
    </w:div>
    <w:div w:id="1571117463">
      <w:marLeft w:val="0"/>
      <w:marRight w:val="0"/>
      <w:marTop w:val="0"/>
      <w:marBottom w:val="0"/>
      <w:divBdr>
        <w:top w:val="none" w:sz="0" w:space="0" w:color="auto"/>
        <w:left w:val="none" w:sz="0" w:space="0" w:color="auto"/>
        <w:bottom w:val="none" w:sz="0" w:space="0" w:color="auto"/>
        <w:right w:val="none" w:sz="0" w:space="0" w:color="auto"/>
      </w:divBdr>
    </w:div>
    <w:div w:id="1571192719">
      <w:marLeft w:val="0"/>
      <w:marRight w:val="0"/>
      <w:marTop w:val="0"/>
      <w:marBottom w:val="0"/>
      <w:divBdr>
        <w:top w:val="none" w:sz="0" w:space="0" w:color="auto"/>
        <w:left w:val="none" w:sz="0" w:space="0" w:color="auto"/>
        <w:bottom w:val="none" w:sz="0" w:space="0" w:color="auto"/>
        <w:right w:val="none" w:sz="0" w:space="0" w:color="auto"/>
      </w:divBdr>
    </w:div>
    <w:div w:id="1571192728">
      <w:marLeft w:val="0"/>
      <w:marRight w:val="0"/>
      <w:marTop w:val="0"/>
      <w:marBottom w:val="0"/>
      <w:divBdr>
        <w:top w:val="none" w:sz="0" w:space="0" w:color="auto"/>
        <w:left w:val="none" w:sz="0" w:space="0" w:color="auto"/>
        <w:bottom w:val="none" w:sz="0" w:space="0" w:color="auto"/>
        <w:right w:val="none" w:sz="0" w:space="0" w:color="auto"/>
      </w:divBdr>
    </w:div>
    <w:div w:id="1571227350">
      <w:marLeft w:val="0"/>
      <w:marRight w:val="0"/>
      <w:marTop w:val="0"/>
      <w:marBottom w:val="0"/>
      <w:divBdr>
        <w:top w:val="none" w:sz="0" w:space="0" w:color="auto"/>
        <w:left w:val="none" w:sz="0" w:space="0" w:color="auto"/>
        <w:bottom w:val="none" w:sz="0" w:space="0" w:color="auto"/>
        <w:right w:val="none" w:sz="0" w:space="0" w:color="auto"/>
      </w:divBdr>
    </w:div>
    <w:div w:id="1571311047">
      <w:marLeft w:val="0"/>
      <w:marRight w:val="0"/>
      <w:marTop w:val="0"/>
      <w:marBottom w:val="0"/>
      <w:divBdr>
        <w:top w:val="none" w:sz="0" w:space="0" w:color="auto"/>
        <w:left w:val="none" w:sz="0" w:space="0" w:color="auto"/>
        <w:bottom w:val="none" w:sz="0" w:space="0" w:color="auto"/>
        <w:right w:val="none" w:sz="0" w:space="0" w:color="auto"/>
      </w:divBdr>
    </w:div>
    <w:div w:id="1571422252">
      <w:marLeft w:val="0"/>
      <w:marRight w:val="0"/>
      <w:marTop w:val="0"/>
      <w:marBottom w:val="0"/>
      <w:divBdr>
        <w:top w:val="none" w:sz="0" w:space="0" w:color="auto"/>
        <w:left w:val="none" w:sz="0" w:space="0" w:color="auto"/>
        <w:bottom w:val="none" w:sz="0" w:space="0" w:color="auto"/>
        <w:right w:val="none" w:sz="0" w:space="0" w:color="auto"/>
      </w:divBdr>
    </w:div>
    <w:div w:id="1571427799">
      <w:marLeft w:val="0"/>
      <w:marRight w:val="0"/>
      <w:marTop w:val="0"/>
      <w:marBottom w:val="0"/>
      <w:divBdr>
        <w:top w:val="none" w:sz="0" w:space="0" w:color="auto"/>
        <w:left w:val="none" w:sz="0" w:space="0" w:color="auto"/>
        <w:bottom w:val="none" w:sz="0" w:space="0" w:color="auto"/>
        <w:right w:val="none" w:sz="0" w:space="0" w:color="auto"/>
      </w:divBdr>
    </w:div>
    <w:div w:id="1571428899">
      <w:marLeft w:val="0"/>
      <w:marRight w:val="0"/>
      <w:marTop w:val="0"/>
      <w:marBottom w:val="0"/>
      <w:divBdr>
        <w:top w:val="none" w:sz="0" w:space="0" w:color="auto"/>
        <w:left w:val="none" w:sz="0" w:space="0" w:color="auto"/>
        <w:bottom w:val="none" w:sz="0" w:space="0" w:color="auto"/>
        <w:right w:val="none" w:sz="0" w:space="0" w:color="auto"/>
      </w:divBdr>
    </w:div>
    <w:div w:id="1571498420">
      <w:marLeft w:val="0"/>
      <w:marRight w:val="0"/>
      <w:marTop w:val="0"/>
      <w:marBottom w:val="0"/>
      <w:divBdr>
        <w:top w:val="none" w:sz="0" w:space="0" w:color="auto"/>
        <w:left w:val="none" w:sz="0" w:space="0" w:color="auto"/>
        <w:bottom w:val="none" w:sz="0" w:space="0" w:color="auto"/>
        <w:right w:val="none" w:sz="0" w:space="0" w:color="auto"/>
      </w:divBdr>
    </w:div>
    <w:div w:id="1571581046">
      <w:marLeft w:val="0"/>
      <w:marRight w:val="0"/>
      <w:marTop w:val="0"/>
      <w:marBottom w:val="0"/>
      <w:divBdr>
        <w:top w:val="none" w:sz="0" w:space="0" w:color="auto"/>
        <w:left w:val="none" w:sz="0" w:space="0" w:color="auto"/>
        <w:bottom w:val="none" w:sz="0" w:space="0" w:color="auto"/>
        <w:right w:val="none" w:sz="0" w:space="0" w:color="auto"/>
      </w:divBdr>
    </w:div>
    <w:div w:id="1571623715">
      <w:marLeft w:val="0"/>
      <w:marRight w:val="0"/>
      <w:marTop w:val="0"/>
      <w:marBottom w:val="0"/>
      <w:divBdr>
        <w:top w:val="none" w:sz="0" w:space="0" w:color="auto"/>
        <w:left w:val="none" w:sz="0" w:space="0" w:color="auto"/>
        <w:bottom w:val="none" w:sz="0" w:space="0" w:color="auto"/>
        <w:right w:val="none" w:sz="0" w:space="0" w:color="auto"/>
      </w:divBdr>
    </w:div>
    <w:div w:id="1571647569">
      <w:marLeft w:val="0"/>
      <w:marRight w:val="0"/>
      <w:marTop w:val="0"/>
      <w:marBottom w:val="0"/>
      <w:divBdr>
        <w:top w:val="none" w:sz="0" w:space="0" w:color="auto"/>
        <w:left w:val="none" w:sz="0" w:space="0" w:color="auto"/>
        <w:bottom w:val="none" w:sz="0" w:space="0" w:color="auto"/>
        <w:right w:val="none" w:sz="0" w:space="0" w:color="auto"/>
      </w:divBdr>
    </w:div>
    <w:div w:id="1571698946">
      <w:marLeft w:val="0"/>
      <w:marRight w:val="0"/>
      <w:marTop w:val="0"/>
      <w:marBottom w:val="0"/>
      <w:divBdr>
        <w:top w:val="none" w:sz="0" w:space="0" w:color="auto"/>
        <w:left w:val="none" w:sz="0" w:space="0" w:color="auto"/>
        <w:bottom w:val="none" w:sz="0" w:space="0" w:color="auto"/>
        <w:right w:val="none" w:sz="0" w:space="0" w:color="auto"/>
      </w:divBdr>
    </w:div>
    <w:div w:id="1571770673">
      <w:marLeft w:val="0"/>
      <w:marRight w:val="0"/>
      <w:marTop w:val="0"/>
      <w:marBottom w:val="0"/>
      <w:divBdr>
        <w:top w:val="none" w:sz="0" w:space="0" w:color="auto"/>
        <w:left w:val="none" w:sz="0" w:space="0" w:color="auto"/>
        <w:bottom w:val="none" w:sz="0" w:space="0" w:color="auto"/>
        <w:right w:val="none" w:sz="0" w:space="0" w:color="auto"/>
      </w:divBdr>
    </w:div>
    <w:div w:id="1571771111">
      <w:marLeft w:val="0"/>
      <w:marRight w:val="0"/>
      <w:marTop w:val="0"/>
      <w:marBottom w:val="0"/>
      <w:divBdr>
        <w:top w:val="none" w:sz="0" w:space="0" w:color="auto"/>
        <w:left w:val="none" w:sz="0" w:space="0" w:color="auto"/>
        <w:bottom w:val="none" w:sz="0" w:space="0" w:color="auto"/>
        <w:right w:val="none" w:sz="0" w:space="0" w:color="auto"/>
      </w:divBdr>
    </w:div>
    <w:div w:id="1571846804">
      <w:marLeft w:val="0"/>
      <w:marRight w:val="0"/>
      <w:marTop w:val="0"/>
      <w:marBottom w:val="0"/>
      <w:divBdr>
        <w:top w:val="none" w:sz="0" w:space="0" w:color="auto"/>
        <w:left w:val="none" w:sz="0" w:space="0" w:color="auto"/>
        <w:bottom w:val="none" w:sz="0" w:space="0" w:color="auto"/>
        <w:right w:val="none" w:sz="0" w:space="0" w:color="auto"/>
      </w:divBdr>
    </w:div>
    <w:div w:id="1571890388">
      <w:marLeft w:val="0"/>
      <w:marRight w:val="0"/>
      <w:marTop w:val="0"/>
      <w:marBottom w:val="0"/>
      <w:divBdr>
        <w:top w:val="none" w:sz="0" w:space="0" w:color="auto"/>
        <w:left w:val="none" w:sz="0" w:space="0" w:color="auto"/>
        <w:bottom w:val="none" w:sz="0" w:space="0" w:color="auto"/>
        <w:right w:val="none" w:sz="0" w:space="0" w:color="auto"/>
      </w:divBdr>
    </w:div>
    <w:div w:id="1571959046">
      <w:marLeft w:val="0"/>
      <w:marRight w:val="0"/>
      <w:marTop w:val="0"/>
      <w:marBottom w:val="0"/>
      <w:divBdr>
        <w:top w:val="none" w:sz="0" w:space="0" w:color="auto"/>
        <w:left w:val="none" w:sz="0" w:space="0" w:color="auto"/>
        <w:bottom w:val="none" w:sz="0" w:space="0" w:color="auto"/>
        <w:right w:val="none" w:sz="0" w:space="0" w:color="auto"/>
      </w:divBdr>
    </w:div>
    <w:div w:id="1572034352">
      <w:marLeft w:val="0"/>
      <w:marRight w:val="0"/>
      <w:marTop w:val="0"/>
      <w:marBottom w:val="0"/>
      <w:divBdr>
        <w:top w:val="none" w:sz="0" w:space="0" w:color="auto"/>
        <w:left w:val="none" w:sz="0" w:space="0" w:color="auto"/>
        <w:bottom w:val="none" w:sz="0" w:space="0" w:color="auto"/>
        <w:right w:val="none" w:sz="0" w:space="0" w:color="auto"/>
      </w:divBdr>
    </w:div>
    <w:div w:id="1572082612">
      <w:marLeft w:val="0"/>
      <w:marRight w:val="0"/>
      <w:marTop w:val="0"/>
      <w:marBottom w:val="0"/>
      <w:divBdr>
        <w:top w:val="none" w:sz="0" w:space="0" w:color="auto"/>
        <w:left w:val="none" w:sz="0" w:space="0" w:color="auto"/>
        <w:bottom w:val="none" w:sz="0" w:space="0" w:color="auto"/>
        <w:right w:val="none" w:sz="0" w:space="0" w:color="auto"/>
      </w:divBdr>
    </w:div>
    <w:div w:id="1572109810">
      <w:marLeft w:val="0"/>
      <w:marRight w:val="0"/>
      <w:marTop w:val="0"/>
      <w:marBottom w:val="0"/>
      <w:divBdr>
        <w:top w:val="none" w:sz="0" w:space="0" w:color="auto"/>
        <w:left w:val="none" w:sz="0" w:space="0" w:color="auto"/>
        <w:bottom w:val="none" w:sz="0" w:space="0" w:color="auto"/>
        <w:right w:val="none" w:sz="0" w:space="0" w:color="auto"/>
      </w:divBdr>
    </w:div>
    <w:div w:id="1572278637">
      <w:marLeft w:val="0"/>
      <w:marRight w:val="0"/>
      <w:marTop w:val="0"/>
      <w:marBottom w:val="0"/>
      <w:divBdr>
        <w:top w:val="none" w:sz="0" w:space="0" w:color="auto"/>
        <w:left w:val="none" w:sz="0" w:space="0" w:color="auto"/>
        <w:bottom w:val="none" w:sz="0" w:space="0" w:color="auto"/>
        <w:right w:val="none" w:sz="0" w:space="0" w:color="auto"/>
      </w:divBdr>
    </w:div>
    <w:div w:id="1572304472">
      <w:marLeft w:val="0"/>
      <w:marRight w:val="0"/>
      <w:marTop w:val="0"/>
      <w:marBottom w:val="0"/>
      <w:divBdr>
        <w:top w:val="none" w:sz="0" w:space="0" w:color="auto"/>
        <w:left w:val="none" w:sz="0" w:space="0" w:color="auto"/>
        <w:bottom w:val="none" w:sz="0" w:space="0" w:color="auto"/>
        <w:right w:val="none" w:sz="0" w:space="0" w:color="auto"/>
      </w:divBdr>
    </w:div>
    <w:div w:id="1572423804">
      <w:marLeft w:val="0"/>
      <w:marRight w:val="0"/>
      <w:marTop w:val="0"/>
      <w:marBottom w:val="0"/>
      <w:divBdr>
        <w:top w:val="none" w:sz="0" w:space="0" w:color="auto"/>
        <w:left w:val="none" w:sz="0" w:space="0" w:color="auto"/>
        <w:bottom w:val="none" w:sz="0" w:space="0" w:color="auto"/>
        <w:right w:val="none" w:sz="0" w:space="0" w:color="auto"/>
      </w:divBdr>
    </w:div>
    <w:div w:id="1572499615">
      <w:marLeft w:val="0"/>
      <w:marRight w:val="0"/>
      <w:marTop w:val="0"/>
      <w:marBottom w:val="0"/>
      <w:divBdr>
        <w:top w:val="none" w:sz="0" w:space="0" w:color="auto"/>
        <w:left w:val="none" w:sz="0" w:space="0" w:color="auto"/>
        <w:bottom w:val="none" w:sz="0" w:space="0" w:color="auto"/>
        <w:right w:val="none" w:sz="0" w:space="0" w:color="auto"/>
      </w:divBdr>
    </w:div>
    <w:div w:id="1572503273">
      <w:marLeft w:val="0"/>
      <w:marRight w:val="0"/>
      <w:marTop w:val="0"/>
      <w:marBottom w:val="0"/>
      <w:divBdr>
        <w:top w:val="none" w:sz="0" w:space="0" w:color="auto"/>
        <w:left w:val="none" w:sz="0" w:space="0" w:color="auto"/>
        <w:bottom w:val="none" w:sz="0" w:space="0" w:color="auto"/>
        <w:right w:val="none" w:sz="0" w:space="0" w:color="auto"/>
      </w:divBdr>
    </w:div>
    <w:div w:id="1572538076">
      <w:marLeft w:val="0"/>
      <w:marRight w:val="0"/>
      <w:marTop w:val="0"/>
      <w:marBottom w:val="0"/>
      <w:divBdr>
        <w:top w:val="none" w:sz="0" w:space="0" w:color="auto"/>
        <w:left w:val="none" w:sz="0" w:space="0" w:color="auto"/>
        <w:bottom w:val="none" w:sz="0" w:space="0" w:color="auto"/>
        <w:right w:val="none" w:sz="0" w:space="0" w:color="auto"/>
      </w:divBdr>
    </w:div>
    <w:div w:id="1572539114">
      <w:marLeft w:val="0"/>
      <w:marRight w:val="0"/>
      <w:marTop w:val="0"/>
      <w:marBottom w:val="0"/>
      <w:divBdr>
        <w:top w:val="none" w:sz="0" w:space="0" w:color="auto"/>
        <w:left w:val="none" w:sz="0" w:space="0" w:color="auto"/>
        <w:bottom w:val="none" w:sz="0" w:space="0" w:color="auto"/>
        <w:right w:val="none" w:sz="0" w:space="0" w:color="auto"/>
      </w:divBdr>
    </w:div>
    <w:div w:id="1572541355">
      <w:marLeft w:val="0"/>
      <w:marRight w:val="0"/>
      <w:marTop w:val="0"/>
      <w:marBottom w:val="0"/>
      <w:divBdr>
        <w:top w:val="none" w:sz="0" w:space="0" w:color="auto"/>
        <w:left w:val="none" w:sz="0" w:space="0" w:color="auto"/>
        <w:bottom w:val="none" w:sz="0" w:space="0" w:color="auto"/>
        <w:right w:val="none" w:sz="0" w:space="0" w:color="auto"/>
      </w:divBdr>
    </w:div>
    <w:div w:id="1572541724">
      <w:marLeft w:val="0"/>
      <w:marRight w:val="0"/>
      <w:marTop w:val="0"/>
      <w:marBottom w:val="0"/>
      <w:divBdr>
        <w:top w:val="none" w:sz="0" w:space="0" w:color="auto"/>
        <w:left w:val="none" w:sz="0" w:space="0" w:color="auto"/>
        <w:bottom w:val="none" w:sz="0" w:space="0" w:color="auto"/>
        <w:right w:val="none" w:sz="0" w:space="0" w:color="auto"/>
      </w:divBdr>
    </w:div>
    <w:div w:id="1572620201">
      <w:marLeft w:val="0"/>
      <w:marRight w:val="0"/>
      <w:marTop w:val="0"/>
      <w:marBottom w:val="0"/>
      <w:divBdr>
        <w:top w:val="none" w:sz="0" w:space="0" w:color="auto"/>
        <w:left w:val="none" w:sz="0" w:space="0" w:color="auto"/>
        <w:bottom w:val="none" w:sz="0" w:space="0" w:color="auto"/>
        <w:right w:val="none" w:sz="0" w:space="0" w:color="auto"/>
      </w:divBdr>
    </w:div>
    <w:div w:id="1572733627">
      <w:marLeft w:val="0"/>
      <w:marRight w:val="0"/>
      <w:marTop w:val="0"/>
      <w:marBottom w:val="0"/>
      <w:divBdr>
        <w:top w:val="none" w:sz="0" w:space="0" w:color="auto"/>
        <w:left w:val="none" w:sz="0" w:space="0" w:color="auto"/>
        <w:bottom w:val="none" w:sz="0" w:space="0" w:color="auto"/>
        <w:right w:val="none" w:sz="0" w:space="0" w:color="auto"/>
      </w:divBdr>
    </w:div>
    <w:div w:id="1572813707">
      <w:marLeft w:val="0"/>
      <w:marRight w:val="0"/>
      <w:marTop w:val="0"/>
      <w:marBottom w:val="0"/>
      <w:divBdr>
        <w:top w:val="none" w:sz="0" w:space="0" w:color="auto"/>
        <w:left w:val="none" w:sz="0" w:space="0" w:color="auto"/>
        <w:bottom w:val="none" w:sz="0" w:space="0" w:color="auto"/>
        <w:right w:val="none" w:sz="0" w:space="0" w:color="auto"/>
      </w:divBdr>
    </w:div>
    <w:div w:id="1572814431">
      <w:marLeft w:val="0"/>
      <w:marRight w:val="0"/>
      <w:marTop w:val="0"/>
      <w:marBottom w:val="0"/>
      <w:divBdr>
        <w:top w:val="none" w:sz="0" w:space="0" w:color="auto"/>
        <w:left w:val="none" w:sz="0" w:space="0" w:color="auto"/>
        <w:bottom w:val="none" w:sz="0" w:space="0" w:color="auto"/>
        <w:right w:val="none" w:sz="0" w:space="0" w:color="auto"/>
      </w:divBdr>
    </w:div>
    <w:div w:id="1572884290">
      <w:marLeft w:val="0"/>
      <w:marRight w:val="0"/>
      <w:marTop w:val="0"/>
      <w:marBottom w:val="0"/>
      <w:divBdr>
        <w:top w:val="none" w:sz="0" w:space="0" w:color="auto"/>
        <w:left w:val="none" w:sz="0" w:space="0" w:color="auto"/>
        <w:bottom w:val="none" w:sz="0" w:space="0" w:color="auto"/>
        <w:right w:val="none" w:sz="0" w:space="0" w:color="auto"/>
      </w:divBdr>
    </w:div>
    <w:div w:id="1572891562">
      <w:marLeft w:val="0"/>
      <w:marRight w:val="0"/>
      <w:marTop w:val="0"/>
      <w:marBottom w:val="0"/>
      <w:divBdr>
        <w:top w:val="none" w:sz="0" w:space="0" w:color="auto"/>
        <w:left w:val="none" w:sz="0" w:space="0" w:color="auto"/>
        <w:bottom w:val="none" w:sz="0" w:space="0" w:color="auto"/>
        <w:right w:val="none" w:sz="0" w:space="0" w:color="auto"/>
      </w:divBdr>
    </w:div>
    <w:div w:id="1572957651">
      <w:marLeft w:val="0"/>
      <w:marRight w:val="0"/>
      <w:marTop w:val="0"/>
      <w:marBottom w:val="0"/>
      <w:divBdr>
        <w:top w:val="none" w:sz="0" w:space="0" w:color="auto"/>
        <w:left w:val="none" w:sz="0" w:space="0" w:color="auto"/>
        <w:bottom w:val="none" w:sz="0" w:space="0" w:color="auto"/>
        <w:right w:val="none" w:sz="0" w:space="0" w:color="auto"/>
      </w:divBdr>
    </w:div>
    <w:div w:id="1572961584">
      <w:marLeft w:val="0"/>
      <w:marRight w:val="0"/>
      <w:marTop w:val="0"/>
      <w:marBottom w:val="0"/>
      <w:divBdr>
        <w:top w:val="none" w:sz="0" w:space="0" w:color="auto"/>
        <w:left w:val="none" w:sz="0" w:space="0" w:color="auto"/>
        <w:bottom w:val="none" w:sz="0" w:space="0" w:color="auto"/>
        <w:right w:val="none" w:sz="0" w:space="0" w:color="auto"/>
      </w:divBdr>
    </w:div>
    <w:div w:id="1573003149">
      <w:marLeft w:val="0"/>
      <w:marRight w:val="0"/>
      <w:marTop w:val="0"/>
      <w:marBottom w:val="0"/>
      <w:divBdr>
        <w:top w:val="none" w:sz="0" w:space="0" w:color="auto"/>
        <w:left w:val="none" w:sz="0" w:space="0" w:color="auto"/>
        <w:bottom w:val="none" w:sz="0" w:space="0" w:color="auto"/>
        <w:right w:val="none" w:sz="0" w:space="0" w:color="auto"/>
      </w:divBdr>
    </w:div>
    <w:div w:id="1573009248">
      <w:marLeft w:val="0"/>
      <w:marRight w:val="0"/>
      <w:marTop w:val="0"/>
      <w:marBottom w:val="0"/>
      <w:divBdr>
        <w:top w:val="none" w:sz="0" w:space="0" w:color="auto"/>
        <w:left w:val="none" w:sz="0" w:space="0" w:color="auto"/>
        <w:bottom w:val="none" w:sz="0" w:space="0" w:color="auto"/>
        <w:right w:val="none" w:sz="0" w:space="0" w:color="auto"/>
      </w:divBdr>
    </w:div>
    <w:div w:id="1573201065">
      <w:marLeft w:val="0"/>
      <w:marRight w:val="0"/>
      <w:marTop w:val="0"/>
      <w:marBottom w:val="0"/>
      <w:divBdr>
        <w:top w:val="none" w:sz="0" w:space="0" w:color="auto"/>
        <w:left w:val="none" w:sz="0" w:space="0" w:color="auto"/>
        <w:bottom w:val="none" w:sz="0" w:space="0" w:color="auto"/>
        <w:right w:val="none" w:sz="0" w:space="0" w:color="auto"/>
      </w:divBdr>
    </w:div>
    <w:div w:id="1573268541">
      <w:marLeft w:val="0"/>
      <w:marRight w:val="0"/>
      <w:marTop w:val="0"/>
      <w:marBottom w:val="0"/>
      <w:divBdr>
        <w:top w:val="none" w:sz="0" w:space="0" w:color="auto"/>
        <w:left w:val="none" w:sz="0" w:space="0" w:color="auto"/>
        <w:bottom w:val="none" w:sz="0" w:space="0" w:color="auto"/>
        <w:right w:val="none" w:sz="0" w:space="0" w:color="auto"/>
      </w:divBdr>
    </w:div>
    <w:div w:id="1573270160">
      <w:marLeft w:val="0"/>
      <w:marRight w:val="0"/>
      <w:marTop w:val="0"/>
      <w:marBottom w:val="0"/>
      <w:divBdr>
        <w:top w:val="none" w:sz="0" w:space="0" w:color="auto"/>
        <w:left w:val="none" w:sz="0" w:space="0" w:color="auto"/>
        <w:bottom w:val="none" w:sz="0" w:space="0" w:color="auto"/>
        <w:right w:val="none" w:sz="0" w:space="0" w:color="auto"/>
      </w:divBdr>
    </w:div>
    <w:div w:id="1573276431">
      <w:marLeft w:val="0"/>
      <w:marRight w:val="0"/>
      <w:marTop w:val="0"/>
      <w:marBottom w:val="0"/>
      <w:divBdr>
        <w:top w:val="none" w:sz="0" w:space="0" w:color="auto"/>
        <w:left w:val="none" w:sz="0" w:space="0" w:color="auto"/>
        <w:bottom w:val="none" w:sz="0" w:space="0" w:color="auto"/>
        <w:right w:val="none" w:sz="0" w:space="0" w:color="auto"/>
      </w:divBdr>
    </w:div>
    <w:div w:id="1573393560">
      <w:marLeft w:val="0"/>
      <w:marRight w:val="0"/>
      <w:marTop w:val="0"/>
      <w:marBottom w:val="0"/>
      <w:divBdr>
        <w:top w:val="none" w:sz="0" w:space="0" w:color="auto"/>
        <w:left w:val="none" w:sz="0" w:space="0" w:color="auto"/>
        <w:bottom w:val="none" w:sz="0" w:space="0" w:color="auto"/>
        <w:right w:val="none" w:sz="0" w:space="0" w:color="auto"/>
      </w:divBdr>
    </w:div>
    <w:div w:id="1573395806">
      <w:marLeft w:val="0"/>
      <w:marRight w:val="0"/>
      <w:marTop w:val="0"/>
      <w:marBottom w:val="0"/>
      <w:divBdr>
        <w:top w:val="none" w:sz="0" w:space="0" w:color="auto"/>
        <w:left w:val="none" w:sz="0" w:space="0" w:color="auto"/>
        <w:bottom w:val="none" w:sz="0" w:space="0" w:color="auto"/>
        <w:right w:val="none" w:sz="0" w:space="0" w:color="auto"/>
      </w:divBdr>
    </w:div>
    <w:div w:id="1573539331">
      <w:marLeft w:val="0"/>
      <w:marRight w:val="0"/>
      <w:marTop w:val="0"/>
      <w:marBottom w:val="0"/>
      <w:divBdr>
        <w:top w:val="none" w:sz="0" w:space="0" w:color="auto"/>
        <w:left w:val="none" w:sz="0" w:space="0" w:color="auto"/>
        <w:bottom w:val="none" w:sz="0" w:space="0" w:color="auto"/>
        <w:right w:val="none" w:sz="0" w:space="0" w:color="auto"/>
      </w:divBdr>
    </w:div>
    <w:div w:id="1573658054">
      <w:marLeft w:val="0"/>
      <w:marRight w:val="0"/>
      <w:marTop w:val="0"/>
      <w:marBottom w:val="0"/>
      <w:divBdr>
        <w:top w:val="none" w:sz="0" w:space="0" w:color="auto"/>
        <w:left w:val="none" w:sz="0" w:space="0" w:color="auto"/>
        <w:bottom w:val="none" w:sz="0" w:space="0" w:color="auto"/>
        <w:right w:val="none" w:sz="0" w:space="0" w:color="auto"/>
      </w:divBdr>
    </w:div>
    <w:div w:id="1573736247">
      <w:marLeft w:val="0"/>
      <w:marRight w:val="0"/>
      <w:marTop w:val="0"/>
      <w:marBottom w:val="0"/>
      <w:divBdr>
        <w:top w:val="none" w:sz="0" w:space="0" w:color="auto"/>
        <w:left w:val="none" w:sz="0" w:space="0" w:color="auto"/>
        <w:bottom w:val="none" w:sz="0" w:space="0" w:color="auto"/>
        <w:right w:val="none" w:sz="0" w:space="0" w:color="auto"/>
      </w:divBdr>
    </w:div>
    <w:div w:id="1573738861">
      <w:marLeft w:val="0"/>
      <w:marRight w:val="0"/>
      <w:marTop w:val="0"/>
      <w:marBottom w:val="0"/>
      <w:divBdr>
        <w:top w:val="none" w:sz="0" w:space="0" w:color="auto"/>
        <w:left w:val="none" w:sz="0" w:space="0" w:color="auto"/>
        <w:bottom w:val="none" w:sz="0" w:space="0" w:color="auto"/>
        <w:right w:val="none" w:sz="0" w:space="0" w:color="auto"/>
      </w:divBdr>
    </w:div>
    <w:div w:id="1573739029">
      <w:marLeft w:val="0"/>
      <w:marRight w:val="0"/>
      <w:marTop w:val="0"/>
      <w:marBottom w:val="0"/>
      <w:divBdr>
        <w:top w:val="none" w:sz="0" w:space="0" w:color="auto"/>
        <w:left w:val="none" w:sz="0" w:space="0" w:color="auto"/>
        <w:bottom w:val="none" w:sz="0" w:space="0" w:color="auto"/>
        <w:right w:val="none" w:sz="0" w:space="0" w:color="auto"/>
      </w:divBdr>
    </w:div>
    <w:div w:id="1573812965">
      <w:marLeft w:val="0"/>
      <w:marRight w:val="0"/>
      <w:marTop w:val="0"/>
      <w:marBottom w:val="0"/>
      <w:divBdr>
        <w:top w:val="none" w:sz="0" w:space="0" w:color="auto"/>
        <w:left w:val="none" w:sz="0" w:space="0" w:color="auto"/>
        <w:bottom w:val="none" w:sz="0" w:space="0" w:color="auto"/>
        <w:right w:val="none" w:sz="0" w:space="0" w:color="auto"/>
      </w:divBdr>
    </w:div>
    <w:div w:id="1574118916">
      <w:bodyDiv w:val="1"/>
      <w:marLeft w:val="0"/>
      <w:marRight w:val="0"/>
      <w:marTop w:val="0"/>
      <w:marBottom w:val="0"/>
      <w:divBdr>
        <w:top w:val="none" w:sz="0" w:space="0" w:color="auto"/>
        <w:left w:val="none" w:sz="0" w:space="0" w:color="auto"/>
        <w:bottom w:val="none" w:sz="0" w:space="0" w:color="auto"/>
        <w:right w:val="none" w:sz="0" w:space="0" w:color="auto"/>
      </w:divBdr>
    </w:div>
    <w:div w:id="1574195575">
      <w:marLeft w:val="0"/>
      <w:marRight w:val="0"/>
      <w:marTop w:val="0"/>
      <w:marBottom w:val="0"/>
      <w:divBdr>
        <w:top w:val="none" w:sz="0" w:space="0" w:color="auto"/>
        <w:left w:val="none" w:sz="0" w:space="0" w:color="auto"/>
        <w:bottom w:val="none" w:sz="0" w:space="0" w:color="auto"/>
        <w:right w:val="none" w:sz="0" w:space="0" w:color="auto"/>
      </w:divBdr>
    </w:div>
    <w:div w:id="1574198728">
      <w:marLeft w:val="0"/>
      <w:marRight w:val="0"/>
      <w:marTop w:val="0"/>
      <w:marBottom w:val="0"/>
      <w:divBdr>
        <w:top w:val="none" w:sz="0" w:space="0" w:color="auto"/>
        <w:left w:val="none" w:sz="0" w:space="0" w:color="auto"/>
        <w:bottom w:val="none" w:sz="0" w:space="0" w:color="auto"/>
        <w:right w:val="none" w:sz="0" w:space="0" w:color="auto"/>
      </w:divBdr>
    </w:div>
    <w:div w:id="1574313434">
      <w:marLeft w:val="0"/>
      <w:marRight w:val="0"/>
      <w:marTop w:val="0"/>
      <w:marBottom w:val="0"/>
      <w:divBdr>
        <w:top w:val="none" w:sz="0" w:space="0" w:color="auto"/>
        <w:left w:val="none" w:sz="0" w:space="0" w:color="auto"/>
        <w:bottom w:val="none" w:sz="0" w:space="0" w:color="auto"/>
        <w:right w:val="none" w:sz="0" w:space="0" w:color="auto"/>
      </w:divBdr>
    </w:div>
    <w:div w:id="1574313912">
      <w:marLeft w:val="0"/>
      <w:marRight w:val="0"/>
      <w:marTop w:val="0"/>
      <w:marBottom w:val="0"/>
      <w:divBdr>
        <w:top w:val="none" w:sz="0" w:space="0" w:color="auto"/>
        <w:left w:val="none" w:sz="0" w:space="0" w:color="auto"/>
        <w:bottom w:val="none" w:sz="0" w:space="0" w:color="auto"/>
        <w:right w:val="none" w:sz="0" w:space="0" w:color="auto"/>
      </w:divBdr>
    </w:div>
    <w:div w:id="1574315753">
      <w:marLeft w:val="0"/>
      <w:marRight w:val="0"/>
      <w:marTop w:val="0"/>
      <w:marBottom w:val="0"/>
      <w:divBdr>
        <w:top w:val="none" w:sz="0" w:space="0" w:color="auto"/>
        <w:left w:val="none" w:sz="0" w:space="0" w:color="auto"/>
        <w:bottom w:val="none" w:sz="0" w:space="0" w:color="auto"/>
        <w:right w:val="none" w:sz="0" w:space="0" w:color="auto"/>
      </w:divBdr>
    </w:div>
    <w:div w:id="1574317129">
      <w:marLeft w:val="0"/>
      <w:marRight w:val="0"/>
      <w:marTop w:val="0"/>
      <w:marBottom w:val="0"/>
      <w:divBdr>
        <w:top w:val="none" w:sz="0" w:space="0" w:color="auto"/>
        <w:left w:val="none" w:sz="0" w:space="0" w:color="auto"/>
        <w:bottom w:val="none" w:sz="0" w:space="0" w:color="auto"/>
        <w:right w:val="none" w:sz="0" w:space="0" w:color="auto"/>
      </w:divBdr>
    </w:div>
    <w:div w:id="1574387605">
      <w:marLeft w:val="0"/>
      <w:marRight w:val="0"/>
      <w:marTop w:val="0"/>
      <w:marBottom w:val="0"/>
      <w:divBdr>
        <w:top w:val="none" w:sz="0" w:space="0" w:color="auto"/>
        <w:left w:val="none" w:sz="0" w:space="0" w:color="auto"/>
        <w:bottom w:val="none" w:sz="0" w:space="0" w:color="auto"/>
        <w:right w:val="none" w:sz="0" w:space="0" w:color="auto"/>
      </w:divBdr>
    </w:div>
    <w:div w:id="1574387963">
      <w:marLeft w:val="0"/>
      <w:marRight w:val="0"/>
      <w:marTop w:val="0"/>
      <w:marBottom w:val="0"/>
      <w:divBdr>
        <w:top w:val="none" w:sz="0" w:space="0" w:color="auto"/>
        <w:left w:val="none" w:sz="0" w:space="0" w:color="auto"/>
        <w:bottom w:val="none" w:sz="0" w:space="0" w:color="auto"/>
        <w:right w:val="none" w:sz="0" w:space="0" w:color="auto"/>
      </w:divBdr>
    </w:div>
    <w:div w:id="1574388555">
      <w:marLeft w:val="0"/>
      <w:marRight w:val="0"/>
      <w:marTop w:val="0"/>
      <w:marBottom w:val="0"/>
      <w:divBdr>
        <w:top w:val="none" w:sz="0" w:space="0" w:color="auto"/>
        <w:left w:val="none" w:sz="0" w:space="0" w:color="auto"/>
        <w:bottom w:val="none" w:sz="0" w:space="0" w:color="auto"/>
        <w:right w:val="none" w:sz="0" w:space="0" w:color="auto"/>
      </w:divBdr>
    </w:div>
    <w:div w:id="1574391354">
      <w:marLeft w:val="0"/>
      <w:marRight w:val="0"/>
      <w:marTop w:val="0"/>
      <w:marBottom w:val="0"/>
      <w:divBdr>
        <w:top w:val="none" w:sz="0" w:space="0" w:color="auto"/>
        <w:left w:val="none" w:sz="0" w:space="0" w:color="auto"/>
        <w:bottom w:val="none" w:sz="0" w:space="0" w:color="auto"/>
        <w:right w:val="none" w:sz="0" w:space="0" w:color="auto"/>
      </w:divBdr>
    </w:div>
    <w:div w:id="1574504883">
      <w:marLeft w:val="0"/>
      <w:marRight w:val="0"/>
      <w:marTop w:val="0"/>
      <w:marBottom w:val="0"/>
      <w:divBdr>
        <w:top w:val="none" w:sz="0" w:space="0" w:color="auto"/>
        <w:left w:val="none" w:sz="0" w:space="0" w:color="auto"/>
        <w:bottom w:val="none" w:sz="0" w:space="0" w:color="auto"/>
        <w:right w:val="none" w:sz="0" w:space="0" w:color="auto"/>
      </w:divBdr>
    </w:div>
    <w:div w:id="1574579708">
      <w:marLeft w:val="0"/>
      <w:marRight w:val="0"/>
      <w:marTop w:val="0"/>
      <w:marBottom w:val="0"/>
      <w:divBdr>
        <w:top w:val="none" w:sz="0" w:space="0" w:color="auto"/>
        <w:left w:val="none" w:sz="0" w:space="0" w:color="auto"/>
        <w:bottom w:val="none" w:sz="0" w:space="0" w:color="auto"/>
        <w:right w:val="none" w:sz="0" w:space="0" w:color="auto"/>
      </w:divBdr>
    </w:div>
    <w:div w:id="1574579969">
      <w:marLeft w:val="0"/>
      <w:marRight w:val="0"/>
      <w:marTop w:val="0"/>
      <w:marBottom w:val="0"/>
      <w:divBdr>
        <w:top w:val="none" w:sz="0" w:space="0" w:color="auto"/>
        <w:left w:val="none" w:sz="0" w:space="0" w:color="auto"/>
        <w:bottom w:val="none" w:sz="0" w:space="0" w:color="auto"/>
        <w:right w:val="none" w:sz="0" w:space="0" w:color="auto"/>
      </w:divBdr>
    </w:div>
    <w:div w:id="1574853748">
      <w:marLeft w:val="0"/>
      <w:marRight w:val="0"/>
      <w:marTop w:val="0"/>
      <w:marBottom w:val="0"/>
      <w:divBdr>
        <w:top w:val="none" w:sz="0" w:space="0" w:color="auto"/>
        <w:left w:val="none" w:sz="0" w:space="0" w:color="auto"/>
        <w:bottom w:val="none" w:sz="0" w:space="0" w:color="auto"/>
        <w:right w:val="none" w:sz="0" w:space="0" w:color="auto"/>
      </w:divBdr>
    </w:div>
    <w:div w:id="1574857147">
      <w:marLeft w:val="0"/>
      <w:marRight w:val="0"/>
      <w:marTop w:val="0"/>
      <w:marBottom w:val="0"/>
      <w:divBdr>
        <w:top w:val="none" w:sz="0" w:space="0" w:color="auto"/>
        <w:left w:val="none" w:sz="0" w:space="0" w:color="auto"/>
        <w:bottom w:val="none" w:sz="0" w:space="0" w:color="auto"/>
        <w:right w:val="none" w:sz="0" w:space="0" w:color="auto"/>
      </w:divBdr>
    </w:div>
    <w:div w:id="1574971147">
      <w:marLeft w:val="0"/>
      <w:marRight w:val="0"/>
      <w:marTop w:val="0"/>
      <w:marBottom w:val="0"/>
      <w:divBdr>
        <w:top w:val="none" w:sz="0" w:space="0" w:color="auto"/>
        <w:left w:val="none" w:sz="0" w:space="0" w:color="auto"/>
        <w:bottom w:val="none" w:sz="0" w:space="0" w:color="auto"/>
        <w:right w:val="none" w:sz="0" w:space="0" w:color="auto"/>
      </w:divBdr>
    </w:div>
    <w:div w:id="1574973286">
      <w:marLeft w:val="0"/>
      <w:marRight w:val="0"/>
      <w:marTop w:val="0"/>
      <w:marBottom w:val="0"/>
      <w:divBdr>
        <w:top w:val="none" w:sz="0" w:space="0" w:color="auto"/>
        <w:left w:val="none" w:sz="0" w:space="0" w:color="auto"/>
        <w:bottom w:val="none" w:sz="0" w:space="0" w:color="auto"/>
        <w:right w:val="none" w:sz="0" w:space="0" w:color="auto"/>
      </w:divBdr>
    </w:div>
    <w:div w:id="1575048841">
      <w:marLeft w:val="0"/>
      <w:marRight w:val="0"/>
      <w:marTop w:val="0"/>
      <w:marBottom w:val="0"/>
      <w:divBdr>
        <w:top w:val="none" w:sz="0" w:space="0" w:color="auto"/>
        <w:left w:val="none" w:sz="0" w:space="0" w:color="auto"/>
        <w:bottom w:val="none" w:sz="0" w:space="0" w:color="auto"/>
        <w:right w:val="none" w:sz="0" w:space="0" w:color="auto"/>
      </w:divBdr>
    </w:div>
    <w:div w:id="1575049924">
      <w:marLeft w:val="0"/>
      <w:marRight w:val="0"/>
      <w:marTop w:val="0"/>
      <w:marBottom w:val="0"/>
      <w:divBdr>
        <w:top w:val="none" w:sz="0" w:space="0" w:color="auto"/>
        <w:left w:val="none" w:sz="0" w:space="0" w:color="auto"/>
        <w:bottom w:val="none" w:sz="0" w:space="0" w:color="auto"/>
        <w:right w:val="none" w:sz="0" w:space="0" w:color="auto"/>
      </w:divBdr>
    </w:div>
    <w:div w:id="1575241777">
      <w:marLeft w:val="0"/>
      <w:marRight w:val="0"/>
      <w:marTop w:val="0"/>
      <w:marBottom w:val="0"/>
      <w:divBdr>
        <w:top w:val="none" w:sz="0" w:space="0" w:color="auto"/>
        <w:left w:val="none" w:sz="0" w:space="0" w:color="auto"/>
        <w:bottom w:val="none" w:sz="0" w:space="0" w:color="auto"/>
        <w:right w:val="none" w:sz="0" w:space="0" w:color="auto"/>
      </w:divBdr>
    </w:div>
    <w:div w:id="1575314865">
      <w:bodyDiv w:val="1"/>
      <w:marLeft w:val="0"/>
      <w:marRight w:val="0"/>
      <w:marTop w:val="0"/>
      <w:marBottom w:val="0"/>
      <w:divBdr>
        <w:top w:val="none" w:sz="0" w:space="0" w:color="auto"/>
        <w:left w:val="none" w:sz="0" w:space="0" w:color="auto"/>
        <w:bottom w:val="none" w:sz="0" w:space="0" w:color="auto"/>
        <w:right w:val="none" w:sz="0" w:space="0" w:color="auto"/>
      </w:divBdr>
    </w:div>
    <w:div w:id="1575357216">
      <w:marLeft w:val="0"/>
      <w:marRight w:val="0"/>
      <w:marTop w:val="0"/>
      <w:marBottom w:val="0"/>
      <w:divBdr>
        <w:top w:val="none" w:sz="0" w:space="0" w:color="auto"/>
        <w:left w:val="none" w:sz="0" w:space="0" w:color="auto"/>
        <w:bottom w:val="none" w:sz="0" w:space="0" w:color="auto"/>
        <w:right w:val="none" w:sz="0" w:space="0" w:color="auto"/>
      </w:divBdr>
    </w:div>
    <w:div w:id="1575435257">
      <w:marLeft w:val="0"/>
      <w:marRight w:val="0"/>
      <w:marTop w:val="0"/>
      <w:marBottom w:val="0"/>
      <w:divBdr>
        <w:top w:val="none" w:sz="0" w:space="0" w:color="auto"/>
        <w:left w:val="none" w:sz="0" w:space="0" w:color="auto"/>
        <w:bottom w:val="none" w:sz="0" w:space="0" w:color="auto"/>
        <w:right w:val="none" w:sz="0" w:space="0" w:color="auto"/>
      </w:divBdr>
    </w:div>
    <w:div w:id="1575435497">
      <w:marLeft w:val="0"/>
      <w:marRight w:val="0"/>
      <w:marTop w:val="0"/>
      <w:marBottom w:val="0"/>
      <w:divBdr>
        <w:top w:val="none" w:sz="0" w:space="0" w:color="auto"/>
        <w:left w:val="none" w:sz="0" w:space="0" w:color="auto"/>
        <w:bottom w:val="none" w:sz="0" w:space="0" w:color="auto"/>
        <w:right w:val="none" w:sz="0" w:space="0" w:color="auto"/>
      </w:divBdr>
    </w:div>
    <w:div w:id="1575511038">
      <w:marLeft w:val="0"/>
      <w:marRight w:val="0"/>
      <w:marTop w:val="0"/>
      <w:marBottom w:val="0"/>
      <w:divBdr>
        <w:top w:val="none" w:sz="0" w:space="0" w:color="auto"/>
        <w:left w:val="none" w:sz="0" w:space="0" w:color="auto"/>
        <w:bottom w:val="none" w:sz="0" w:space="0" w:color="auto"/>
        <w:right w:val="none" w:sz="0" w:space="0" w:color="auto"/>
      </w:divBdr>
    </w:div>
    <w:div w:id="1575699383">
      <w:marLeft w:val="0"/>
      <w:marRight w:val="0"/>
      <w:marTop w:val="0"/>
      <w:marBottom w:val="0"/>
      <w:divBdr>
        <w:top w:val="none" w:sz="0" w:space="0" w:color="auto"/>
        <w:left w:val="none" w:sz="0" w:space="0" w:color="auto"/>
        <w:bottom w:val="none" w:sz="0" w:space="0" w:color="auto"/>
        <w:right w:val="none" w:sz="0" w:space="0" w:color="auto"/>
      </w:divBdr>
    </w:div>
    <w:div w:id="1575704326">
      <w:marLeft w:val="0"/>
      <w:marRight w:val="0"/>
      <w:marTop w:val="0"/>
      <w:marBottom w:val="0"/>
      <w:divBdr>
        <w:top w:val="none" w:sz="0" w:space="0" w:color="auto"/>
        <w:left w:val="none" w:sz="0" w:space="0" w:color="auto"/>
        <w:bottom w:val="none" w:sz="0" w:space="0" w:color="auto"/>
        <w:right w:val="none" w:sz="0" w:space="0" w:color="auto"/>
      </w:divBdr>
    </w:div>
    <w:div w:id="1575892379">
      <w:marLeft w:val="0"/>
      <w:marRight w:val="0"/>
      <w:marTop w:val="0"/>
      <w:marBottom w:val="0"/>
      <w:divBdr>
        <w:top w:val="none" w:sz="0" w:space="0" w:color="auto"/>
        <w:left w:val="none" w:sz="0" w:space="0" w:color="auto"/>
        <w:bottom w:val="none" w:sz="0" w:space="0" w:color="auto"/>
        <w:right w:val="none" w:sz="0" w:space="0" w:color="auto"/>
      </w:divBdr>
    </w:div>
    <w:div w:id="1575896302">
      <w:marLeft w:val="0"/>
      <w:marRight w:val="0"/>
      <w:marTop w:val="0"/>
      <w:marBottom w:val="0"/>
      <w:divBdr>
        <w:top w:val="none" w:sz="0" w:space="0" w:color="auto"/>
        <w:left w:val="none" w:sz="0" w:space="0" w:color="auto"/>
        <w:bottom w:val="none" w:sz="0" w:space="0" w:color="auto"/>
        <w:right w:val="none" w:sz="0" w:space="0" w:color="auto"/>
      </w:divBdr>
    </w:div>
    <w:div w:id="1576086729">
      <w:marLeft w:val="0"/>
      <w:marRight w:val="0"/>
      <w:marTop w:val="0"/>
      <w:marBottom w:val="0"/>
      <w:divBdr>
        <w:top w:val="none" w:sz="0" w:space="0" w:color="auto"/>
        <w:left w:val="none" w:sz="0" w:space="0" w:color="auto"/>
        <w:bottom w:val="none" w:sz="0" w:space="0" w:color="auto"/>
        <w:right w:val="none" w:sz="0" w:space="0" w:color="auto"/>
      </w:divBdr>
    </w:div>
    <w:div w:id="1576160222">
      <w:marLeft w:val="0"/>
      <w:marRight w:val="0"/>
      <w:marTop w:val="0"/>
      <w:marBottom w:val="0"/>
      <w:divBdr>
        <w:top w:val="none" w:sz="0" w:space="0" w:color="auto"/>
        <w:left w:val="none" w:sz="0" w:space="0" w:color="auto"/>
        <w:bottom w:val="none" w:sz="0" w:space="0" w:color="auto"/>
        <w:right w:val="none" w:sz="0" w:space="0" w:color="auto"/>
      </w:divBdr>
    </w:div>
    <w:div w:id="1576163957">
      <w:marLeft w:val="0"/>
      <w:marRight w:val="0"/>
      <w:marTop w:val="0"/>
      <w:marBottom w:val="0"/>
      <w:divBdr>
        <w:top w:val="none" w:sz="0" w:space="0" w:color="auto"/>
        <w:left w:val="none" w:sz="0" w:space="0" w:color="auto"/>
        <w:bottom w:val="none" w:sz="0" w:space="0" w:color="auto"/>
        <w:right w:val="none" w:sz="0" w:space="0" w:color="auto"/>
      </w:divBdr>
    </w:div>
    <w:div w:id="1576165677">
      <w:marLeft w:val="0"/>
      <w:marRight w:val="0"/>
      <w:marTop w:val="0"/>
      <w:marBottom w:val="0"/>
      <w:divBdr>
        <w:top w:val="none" w:sz="0" w:space="0" w:color="auto"/>
        <w:left w:val="none" w:sz="0" w:space="0" w:color="auto"/>
        <w:bottom w:val="none" w:sz="0" w:space="0" w:color="auto"/>
        <w:right w:val="none" w:sz="0" w:space="0" w:color="auto"/>
      </w:divBdr>
    </w:div>
    <w:div w:id="1576168007">
      <w:marLeft w:val="0"/>
      <w:marRight w:val="0"/>
      <w:marTop w:val="0"/>
      <w:marBottom w:val="0"/>
      <w:divBdr>
        <w:top w:val="none" w:sz="0" w:space="0" w:color="auto"/>
        <w:left w:val="none" w:sz="0" w:space="0" w:color="auto"/>
        <w:bottom w:val="none" w:sz="0" w:space="0" w:color="auto"/>
        <w:right w:val="none" w:sz="0" w:space="0" w:color="auto"/>
      </w:divBdr>
    </w:div>
    <w:div w:id="1576208516">
      <w:marLeft w:val="0"/>
      <w:marRight w:val="0"/>
      <w:marTop w:val="0"/>
      <w:marBottom w:val="0"/>
      <w:divBdr>
        <w:top w:val="none" w:sz="0" w:space="0" w:color="auto"/>
        <w:left w:val="none" w:sz="0" w:space="0" w:color="auto"/>
        <w:bottom w:val="none" w:sz="0" w:space="0" w:color="auto"/>
        <w:right w:val="none" w:sz="0" w:space="0" w:color="auto"/>
      </w:divBdr>
    </w:div>
    <w:div w:id="1576356591">
      <w:marLeft w:val="0"/>
      <w:marRight w:val="0"/>
      <w:marTop w:val="0"/>
      <w:marBottom w:val="0"/>
      <w:divBdr>
        <w:top w:val="none" w:sz="0" w:space="0" w:color="auto"/>
        <w:left w:val="none" w:sz="0" w:space="0" w:color="auto"/>
        <w:bottom w:val="none" w:sz="0" w:space="0" w:color="auto"/>
        <w:right w:val="none" w:sz="0" w:space="0" w:color="auto"/>
      </w:divBdr>
    </w:div>
    <w:div w:id="1576472923">
      <w:marLeft w:val="0"/>
      <w:marRight w:val="0"/>
      <w:marTop w:val="0"/>
      <w:marBottom w:val="0"/>
      <w:divBdr>
        <w:top w:val="none" w:sz="0" w:space="0" w:color="auto"/>
        <w:left w:val="none" w:sz="0" w:space="0" w:color="auto"/>
        <w:bottom w:val="none" w:sz="0" w:space="0" w:color="auto"/>
        <w:right w:val="none" w:sz="0" w:space="0" w:color="auto"/>
      </w:divBdr>
    </w:div>
    <w:div w:id="1576475926">
      <w:marLeft w:val="0"/>
      <w:marRight w:val="0"/>
      <w:marTop w:val="0"/>
      <w:marBottom w:val="0"/>
      <w:divBdr>
        <w:top w:val="none" w:sz="0" w:space="0" w:color="auto"/>
        <w:left w:val="none" w:sz="0" w:space="0" w:color="auto"/>
        <w:bottom w:val="none" w:sz="0" w:space="0" w:color="auto"/>
        <w:right w:val="none" w:sz="0" w:space="0" w:color="auto"/>
      </w:divBdr>
    </w:div>
    <w:div w:id="1576477340">
      <w:marLeft w:val="0"/>
      <w:marRight w:val="0"/>
      <w:marTop w:val="0"/>
      <w:marBottom w:val="0"/>
      <w:divBdr>
        <w:top w:val="none" w:sz="0" w:space="0" w:color="auto"/>
        <w:left w:val="none" w:sz="0" w:space="0" w:color="auto"/>
        <w:bottom w:val="none" w:sz="0" w:space="0" w:color="auto"/>
        <w:right w:val="none" w:sz="0" w:space="0" w:color="auto"/>
      </w:divBdr>
    </w:div>
    <w:div w:id="1576545923">
      <w:marLeft w:val="0"/>
      <w:marRight w:val="0"/>
      <w:marTop w:val="0"/>
      <w:marBottom w:val="0"/>
      <w:divBdr>
        <w:top w:val="none" w:sz="0" w:space="0" w:color="auto"/>
        <w:left w:val="none" w:sz="0" w:space="0" w:color="auto"/>
        <w:bottom w:val="none" w:sz="0" w:space="0" w:color="auto"/>
        <w:right w:val="none" w:sz="0" w:space="0" w:color="auto"/>
      </w:divBdr>
    </w:div>
    <w:div w:id="1576628561">
      <w:marLeft w:val="0"/>
      <w:marRight w:val="0"/>
      <w:marTop w:val="0"/>
      <w:marBottom w:val="0"/>
      <w:divBdr>
        <w:top w:val="none" w:sz="0" w:space="0" w:color="auto"/>
        <w:left w:val="none" w:sz="0" w:space="0" w:color="auto"/>
        <w:bottom w:val="none" w:sz="0" w:space="0" w:color="auto"/>
        <w:right w:val="none" w:sz="0" w:space="0" w:color="auto"/>
      </w:divBdr>
    </w:div>
    <w:div w:id="1576742929">
      <w:marLeft w:val="0"/>
      <w:marRight w:val="0"/>
      <w:marTop w:val="0"/>
      <w:marBottom w:val="0"/>
      <w:divBdr>
        <w:top w:val="none" w:sz="0" w:space="0" w:color="auto"/>
        <w:left w:val="none" w:sz="0" w:space="0" w:color="auto"/>
        <w:bottom w:val="none" w:sz="0" w:space="0" w:color="auto"/>
        <w:right w:val="none" w:sz="0" w:space="0" w:color="auto"/>
      </w:divBdr>
    </w:div>
    <w:div w:id="1576746067">
      <w:marLeft w:val="0"/>
      <w:marRight w:val="0"/>
      <w:marTop w:val="0"/>
      <w:marBottom w:val="0"/>
      <w:divBdr>
        <w:top w:val="none" w:sz="0" w:space="0" w:color="auto"/>
        <w:left w:val="none" w:sz="0" w:space="0" w:color="auto"/>
        <w:bottom w:val="none" w:sz="0" w:space="0" w:color="auto"/>
        <w:right w:val="none" w:sz="0" w:space="0" w:color="auto"/>
      </w:divBdr>
    </w:div>
    <w:div w:id="1576863762">
      <w:marLeft w:val="0"/>
      <w:marRight w:val="0"/>
      <w:marTop w:val="0"/>
      <w:marBottom w:val="0"/>
      <w:divBdr>
        <w:top w:val="none" w:sz="0" w:space="0" w:color="auto"/>
        <w:left w:val="none" w:sz="0" w:space="0" w:color="auto"/>
        <w:bottom w:val="none" w:sz="0" w:space="0" w:color="auto"/>
        <w:right w:val="none" w:sz="0" w:space="0" w:color="auto"/>
      </w:divBdr>
    </w:div>
    <w:div w:id="1576894437">
      <w:marLeft w:val="0"/>
      <w:marRight w:val="0"/>
      <w:marTop w:val="0"/>
      <w:marBottom w:val="0"/>
      <w:divBdr>
        <w:top w:val="none" w:sz="0" w:space="0" w:color="auto"/>
        <w:left w:val="none" w:sz="0" w:space="0" w:color="auto"/>
        <w:bottom w:val="none" w:sz="0" w:space="0" w:color="auto"/>
        <w:right w:val="none" w:sz="0" w:space="0" w:color="auto"/>
      </w:divBdr>
    </w:div>
    <w:div w:id="1576937146">
      <w:marLeft w:val="0"/>
      <w:marRight w:val="0"/>
      <w:marTop w:val="0"/>
      <w:marBottom w:val="0"/>
      <w:divBdr>
        <w:top w:val="none" w:sz="0" w:space="0" w:color="auto"/>
        <w:left w:val="none" w:sz="0" w:space="0" w:color="auto"/>
        <w:bottom w:val="none" w:sz="0" w:space="0" w:color="auto"/>
        <w:right w:val="none" w:sz="0" w:space="0" w:color="auto"/>
      </w:divBdr>
    </w:div>
    <w:div w:id="1576937563">
      <w:marLeft w:val="0"/>
      <w:marRight w:val="0"/>
      <w:marTop w:val="0"/>
      <w:marBottom w:val="0"/>
      <w:divBdr>
        <w:top w:val="none" w:sz="0" w:space="0" w:color="auto"/>
        <w:left w:val="none" w:sz="0" w:space="0" w:color="auto"/>
        <w:bottom w:val="none" w:sz="0" w:space="0" w:color="auto"/>
        <w:right w:val="none" w:sz="0" w:space="0" w:color="auto"/>
      </w:divBdr>
    </w:div>
    <w:div w:id="1577012250">
      <w:marLeft w:val="0"/>
      <w:marRight w:val="0"/>
      <w:marTop w:val="0"/>
      <w:marBottom w:val="0"/>
      <w:divBdr>
        <w:top w:val="none" w:sz="0" w:space="0" w:color="auto"/>
        <w:left w:val="none" w:sz="0" w:space="0" w:color="auto"/>
        <w:bottom w:val="none" w:sz="0" w:space="0" w:color="auto"/>
        <w:right w:val="none" w:sz="0" w:space="0" w:color="auto"/>
      </w:divBdr>
    </w:div>
    <w:div w:id="1577282985">
      <w:marLeft w:val="0"/>
      <w:marRight w:val="0"/>
      <w:marTop w:val="0"/>
      <w:marBottom w:val="0"/>
      <w:divBdr>
        <w:top w:val="none" w:sz="0" w:space="0" w:color="auto"/>
        <w:left w:val="none" w:sz="0" w:space="0" w:color="auto"/>
        <w:bottom w:val="none" w:sz="0" w:space="0" w:color="auto"/>
        <w:right w:val="none" w:sz="0" w:space="0" w:color="auto"/>
      </w:divBdr>
    </w:div>
    <w:div w:id="1577397217">
      <w:marLeft w:val="0"/>
      <w:marRight w:val="0"/>
      <w:marTop w:val="0"/>
      <w:marBottom w:val="0"/>
      <w:divBdr>
        <w:top w:val="none" w:sz="0" w:space="0" w:color="auto"/>
        <w:left w:val="none" w:sz="0" w:space="0" w:color="auto"/>
        <w:bottom w:val="none" w:sz="0" w:space="0" w:color="auto"/>
        <w:right w:val="none" w:sz="0" w:space="0" w:color="auto"/>
      </w:divBdr>
    </w:div>
    <w:div w:id="1577469008">
      <w:marLeft w:val="0"/>
      <w:marRight w:val="0"/>
      <w:marTop w:val="0"/>
      <w:marBottom w:val="0"/>
      <w:divBdr>
        <w:top w:val="none" w:sz="0" w:space="0" w:color="auto"/>
        <w:left w:val="none" w:sz="0" w:space="0" w:color="auto"/>
        <w:bottom w:val="none" w:sz="0" w:space="0" w:color="auto"/>
        <w:right w:val="none" w:sz="0" w:space="0" w:color="auto"/>
      </w:divBdr>
    </w:div>
    <w:div w:id="1577469211">
      <w:marLeft w:val="0"/>
      <w:marRight w:val="0"/>
      <w:marTop w:val="0"/>
      <w:marBottom w:val="0"/>
      <w:divBdr>
        <w:top w:val="none" w:sz="0" w:space="0" w:color="auto"/>
        <w:left w:val="none" w:sz="0" w:space="0" w:color="auto"/>
        <w:bottom w:val="none" w:sz="0" w:space="0" w:color="auto"/>
        <w:right w:val="none" w:sz="0" w:space="0" w:color="auto"/>
      </w:divBdr>
    </w:div>
    <w:div w:id="1577474959">
      <w:marLeft w:val="0"/>
      <w:marRight w:val="0"/>
      <w:marTop w:val="0"/>
      <w:marBottom w:val="0"/>
      <w:divBdr>
        <w:top w:val="none" w:sz="0" w:space="0" w:color="auto"/>
        <w:left w:val="none" w:sz="0" w:space="0" w:color="auto"/>
        <w:bottom w:val="none" w:sz="0" w:space="0" w:color="auto"/>
        <w:right w:val="none" w:sz="0" w:space="0" w:color="auto"/>
      </w:divBdr>
    </w:div>
    <w:div w:id="1577544330">
      <w:marLeft w:val="0"/>
      <w:marRight w:val="0"/>
      <w:marTop w:val="0"/>
      <w:marBottom w:val="0"/>
      <w:divBdr>
        <w:top w:val="none" w:sz="0" w:space="0" w:color="auto"/>
        <w:left w:val="none" w:sz="0" w:space="0" w:color="auto"/>
        <w:bottom w:val="none" w:sz="0" w:space="0" w:color="auto"/>
        <w:right w:val="none" w:sz="0" w:space="0" w:color="auto"/>
      </w:divBdr>
    </w:div>
    <w:div w:id="1577592338">
      <w:marLeft w:val="0"/>
      <w:marRight w:val="0"/>
      <w:marTop w:val="0"/>
      <w:marBottom w:val="0"/>
      <w:divBdr>
        <w:top w:val="none" w:sz="0" w:space="0" w:color="auto"/>
        <w:left w:val="none" w:sz="0" w:space="0" w:color="auto"/>
        <w:bottom w:val="none" w:sz="0" w:space="0" w:color="auto"/>
        <w:right w:val="none" w:sz="0" w:space="0" w:color="auto"/>
      </w:divBdr>
    </w:div>
    <w:div w:id="1577593787">
      <w:marLeft w:val="0"/>
      <w:marRight w:val="0"/>
      <w:marTop w:val="0"/>
      <w:marBottom w:val="0"/>
      <w:divBdr>
        <w:top w:val="none" w:sz="0" w:space="0" w:color="auto"/>
        <w:left w:val="none" w:sz="0" w:space="0" w:color="auto"/>
        <w:bottom w:val="none" w:sz="0" w:space="0" w:color="auto"/>
        <w:right w:val="none" w:sz="0" w:space="0" w:color="auto"/>
      </w:divBdr>
    </w:div>
    <w:div w:id="1577664182">
      <w:marLeft w:val="0"/>
      <w:marRight w:val="0"/>
      <w:marTop w:val="0"/>
      <w:marBottom w:val="0"/>
      <w:divBdr>
        <w:top w:val="none" w:sz="0" w:space="0" w:color="auto"/>
        <w:left w:val="none" w:sz="0" w:space="0" w:color="auto"/>
        <w:bottom w:val="none" w:sz="0" w:space="0" w:color="auto"/>
        <w:right w:val="none" w:sz="0" w:space="0" w:color="auto"/>
      </w:divBdr>
    </w:div>
    <w:div w:id="1577737590">
      <w:marLeft w:val="0"/>
      <w:marRight w:val="0"/>
      <w:marTop w:val="0"/>
      <w:marBottom w:val="0"/>
      <w:divBdr>
        <w:top w:val="none" w:sz="0" w:space="0" w:color="auto"/>
        <w:left w:val="none" w:sz="0" w:space="0" w:color="auto"/>
        <w:bottom w:val="none" w:sz="0" w:space="0" w:color="auto"/>
        <w:right w:val="none" w:sz="0" w:space="0" w:color="auto"/>
      </w:divBdr>
    </w:div>
    <w:div w:id="1577781900">
      <w:marLeft w:val="0"/>
      <w:marRight w:val="0"/>
      <w:marTop w:val="0"/>
      <w:marBottom w:val="0"/>
      <w:divBdr>
        <w:top w:val="none" w:sz="0" w:space="0" w:color="auto"/>
        <w:left w:val="none" w:sz="0" w:space="0" w:color="auto"/>
        <w:bottom w:val="none" w:sz="0" w:space="0" w:color="auto"/>
        <w:right w:val="none" w:sz="0" w:space="0" w:color="auto"/>
      </w:divBdr>
    </w:div>
    <w:div w:id="1577933701">
      <w:marLeft w:val="0"/>
      <w:marRight w:val="0"/>
      <w:marTop w:val="0"/>
      <w:marBottom w:val="0"/>
      <w:divBdr>
        <w:top w:val="none" w:sz="0" w:space="0" w:color="auto"/>
        <w:left w:val="none" w:sz="0" w:space="0" w:color="auto"/>
        <w:bottom w:val="none" w:sz="0" w:space="0" w:color="auto"/>
        <w:right w:val="none" w:sz="0" w:space="0" w:color="auto"/>
      </w:divBdr>
    </w:div>
    <w:div w:id="1577934263">
      <w:marLeft w:val="0"/>
      <w:marRight w:val="0"/>
      <w:marTop w:val="0"/>
      <w:marBottom w:val="0"/>
      <w:divBdr>
        <w:top w:val="none" w:sz="0" w:space="0" w:color="auto"/>
        <w:left w:val="none" w:sz="0" w:space="0" w:color="auto"/>
        <w:bottom w:val="none" w:sz="0" w:space="0" w:color="auto"/>
        <w:right w:val="none" w:sz="0" w:space="0" w:color="auto"/>
      </w:divBdr>
    </w:div>
    <w:div w:id="1577936669">
      <w:marLeft w:val="0"/>
      <w:marRight w:val="0"/>
      <w:marTop w:val="0"/>
      <w:marBottom w:val="0"/>
      <w:divBdr>
        <w:top w:val="none" w:sz="0" w:space="0" w:color="auto"/>
        <w:left w:val="none" w:sz="0" w:space="0" w:color="auto"/>
        <w:bottom w:val="none" w:sz="0" w:space="0" w:color="auto"/>
        <w:right w:val="none" w:sz="0" w:space="0" w:color="auto"/>
      </w:divBdr>
    </w:div>
    <w:div w:id="1578050969">
      <w:marLeft w:val="0"/>
      <w:marRight w:val="0"/>
      <w:marTop w:val="0"/>
      <w:marBottom w:val="0"/>
      <w:divBdr>
        <w:top w:val="none" w:sz="0" w:space="0" w:color="auto"/>
        <w:left w:val="none" w:sz="0" w:space="0" w:color="auto"/>
        <w:bottom w:val="none" w:sz="0" w:space="0" w:color="auto"/>
        <w:right w:val="none" w:sz="0" w:space="0" w:color="auto"/>
      </w:divBdr>
    </w:div>
    <w:div w:id="1578393158">
      <w:marLeft w:val="0"/>
      <w:marRight w:val="0"/>
      <w:marTop w:val="0"/>
      <w:marBottom w:val="0"/>
      <w:divBdr>
        <w:top w:val="none" w:sz="0" w:space="0" w:color="auto"/>
        <w:left w:val="none" w:sz="0" w:space="0" w:color="auto"/>
        <w:bottom w:val="none" w:sz="0" w:space="0" w:color="auto"/>
        <w:right w:val="none" w:sz="0" w:space="0" w:color="auto"/>
      </w:divBdr>
    </w:div>
    <w:div w:id="1578439259">
      <w:marLeft w:val="0"/>
      <w:marRight w:val="0"/>
      <w:marTop w:val="0"/>
      <w:marBottom w:val="0"/>
      <w:divBdr>
        <w:top w:val="none" w:sz="0" w:space="0" w:color="auto"/>
        <w:left w:val="none" w:sz="0" w:space="0" w:color="auto"/>
        <w:bottom w:val="none" w:sz="0" w:space="0" w:color="auto"/>
        <w:right w:val="none" w:sz="0" w:space="0" w:color="auto"/>
      </w:divBdr>
    </w:div>
    <w:div w:id="1578516451">
      <w:marLeft w:val="0"/>
      <w:marRight w:val="0"/>
      <w:marTop w:val="0"/>
      <w:marBottom w:val="0"/>
      <w:divBdr>
        <w:top w:val="none" w:sz="0" w:space="0" w:color="auto"/>
        <w:left w:val="none" w:sz="0" w:space="0" w:color="auto"/>
        <w:bottom w:val="none" w:sz="0" w:space="0" w:color="auto"/>
        <w:right w:val="none" w:sz="0" w:space="0" w:color="auto"/>
      </w:divBdr>
    </w:div>
    <w:div w:id="1578634249">
      <w:marLeft w:val="0"/>
      <w:marRight w:val="0"/>
      <w:marTop w:val="0"/>
      <w:marBottom w:val="0"/>
      <w:divBdr>
        <w:top w:val="none" w:sz="0" w:space="0" w:color="auto"/>
        <w:left w:val="none" w:sz="0" w:space="0" w:color="auto"/>
        <w:bottom w:val="none" w:sz="0" w:space="0" w:color="auto"/>
        <w:right w:val="none" w:sz="0" w:space="0" w:color="auto"/>
      </w:divBdr>
    </w:div>
    <w:div w:id="1578780321">
      <w:marLeft w:val="0"/>
      <w:marRight w:val="0"/>
      <w:marTop w:val="0"/>
      <w:marBottom w:val="0"/>
      <w:divBdr>
        <w:top w:val="none" w:sz="0" w:space="0" w:color="auto"/>
        <w:left w:val="none" w:sz="0" w:space="0" w:color="auto"/>
        <w:bottom w:val="none" w:sz="0" w:space="0" w:color="auto"/>
        <w:right w:val="none" w:sz="0" w:space="0" w:color="auto"/>
      </w:divBdr>
    </w:div>
    <w:div w:id="1578782571">
      <w:marLeft w:val="0"/>
      <w:marRight w:val="0"/>
      <w:marTop w:val="0"/>
      <w:marBottom w:val="0"/>
      <w:divBdr>
        <w:top w:val="none" w:sz="0" w:space="0" w:color="auto"/>
        <w:left w:val="none" w:sz="0" w:space="0" w:color="auto"/>
        <w:bottom w:val="none" w:sz="0" w:space="0" w:color="auto"/>
        <w:right w:val="none" w:sz="0" w:space="0" w:color="auto"/>
      </w:divBdr>
    </w:div>
    <w:div w:id="1579049205">
      <w:marLeft w:val="0"/>
      <w:marRight w:val="0"/>
      <w:marTop w:val="0"/>
      <w:marBottom w:val="0"/>
      <w:divBdr>
        <w:top w:val="none" w:sz="0" w:space="0" w:color="auto"/>
        <w:left w:val="none" w:sz="0" w:space="0" w:color="auto"/>
        <w:bottom w:val="none" w:sz="0" w:space="0" w:color="auto"/>
        <w:right w:val="none" w:sz="0" w:space="0" w:color="auto"/>
      </w:divBdr>
    </w:div>
    <w:div w:id="1579053637">
      <w:marLeft w:val="0"/>
      <w:marRight w:val="0"/>
      <w:marTop w:val="0"/>
      <w:marBottom w:val="0"/>
      <w:divBdr>
        <w:top w:val="none" w:sz="0" w:space="0" w:color="auto"/>
        <w:left w:val="none" w:sz="0" w:space="0" w:color="auto"/>
        <w:bottom w:val="none" w:sz="0" w:space="0" w:color="auto"/>
        <w:right w:val="none" w:sz="0" w:space="0" w:color="auto"/>
      </w:divBdr>
    </w:div>
    <w:div w:id="1579054166">
      <w:marLeft w:val="0"/>
      <w:marRight w:val="0"/>
      <w:marTop w:val="0"/>
      <w:marBottom w:val="0"/>
      <w:divBdr>
        <w:top w:val="none" w:sz="0" w:space="0" w:color="auto"/>
        <w:left w:val="none" w:sz="0" w:space="0" w:color="auto"/>
        <w:bottom w:val="none" w:sz="0" w:space="0" w:color="auto"/>
        <w:right w:val="none" w:sz="0" w:space="0" w:color="auto"/>
      </w:divBdr>
    </w:div>
    <w:div w:id="1579166668">
      <w:marLeft w:val="0"/>
      <w:marRight w:val="0"/>
      <w:marTop w:val="0"/>
      <w:marBottom w:val="0"/>
      <w:divBdr>
        <w:top w:val="none" w:sz="0" w:space="0" w:color="auto"/>
        <w:left w:val="none" w:sz="0" w:space="0" w:color="auto"/>
        <w:bottom w:val="none" w:sz="0" w:space="0" w:color="auto"/>
        <w:right w:val="none" w:sz="0" w:space="0" w:color="auto"/>
      </w:divBdr>
    </w:div>
    <w:div w:id="1579288175">
      <w:marLeft w:val="0"/>
      <w:marRight w:val="0"/>
      <w:marTop w:val="0"/>
      <w:marBottom w:val="0"/>
      <w:divBdr>
        <w:top w:val="none" w:sz="0" w:space="0" w:color="auto"/>
        <w:left w:val="none" w:sz="0" w:space="0" w:color="auto"/>
        <w:bottom w:val="none" w:sz="0" w:space="0" w:color="auto"/>
        <w:right w:val="none" w:sz="0" w:space="0" w:color="auto"/>
      </w:divBdr>
    </w:div>
    <w:div w:id="1579288477">
      <w:marLeft w:val="0"/>
      <w:marRight w:val="0"/>
      <w:marTop w:val="0"/>
      <w:marBottom w:val="0"/>
      <w:divBdr>
        <w:top w:val="none" w:sz="0" w:space="0" w:color="auto"/>
        <w:left w:val="none" w:sz="0" w:space="0" w:color="auto"/>
        <w:bottom w:val="none" w:sz="0" w:space="0" w:color="auto"/>
        <w:right w:val="none" w:sz="0" w:space="0" w:color="auto"/>
      </w:divBdr>
    </w:div>
    <w:div w:id="1579292912">
      <w:marLeft w:val="0"/>
      <w:marRight w:val="0"/>
      <w:marTop w:val="0"/>
      <w:marBottom w:val="0"/>
      <w:divBdr>
        <w:top w:val="none" w:sz="0" w:space="0" w:color="auto"/>
        <w:left w:val="none" w:sz="0" w:space="0" w:color="auto"/>
        <w:bottom w:val="none" w:sz="0" w:space="0" w:color="auto"/>
        <w:right w:val="none" w:sz="0" w:space="0" w:color="auto"/>
      </w:divBdr>
    </w:div>
    <w:div w:id="1579440354">
      <w:marLeft w:val="0"/>
      <w:marRight w:val="0"/>
      <w:marTop w:val="0"/>
      <w:marBottom w:val="0"/>
      <w:divBdr>
        <w:top w:val="none" w:sz="0" w:space="0" w:color="auto"/>
        <w:left w:val="none" w:sz="0" w:space="0" w:color="auto"/>
        <w:bottom w:val="none" w:sz="0" w:space="0" w:color="auto"/>
        <w:right w:val="none" w:sz="0" w:space="0" w:color="auto"/>
      </w:divBdr>
    </w:div>
    <w:div w:id="1579441660">
      <w:marLeft w:val="0"/>
      <w:marRight w:val="0"/>
      <w:marTop w:val="0"/>
      <w:marBottom w:val="0"/>
      <w:divBdr>
        <w:top w:val="none" w:sz="0" w:space="0" w:color="auto"/>
        <w:left w:val="none" w:sz="0" w:space="0" w:color="auto"/>
        <w:bottom w:val="none" w:sz="0" w:space="0" w:color="auto"/>
        <w:right w:val="none" w:sz="0" w:space="0" w:color="auto"/>
      </w:divBdr>
    </w:div>
    <w:div w:id="1579555393">
      <w:marLeft w:val="0"/>
      <w:marRight w:val="0"/>
      <w:marTop w:val="0"/>
      <w:marBottom w:val="0"/>
      <w:divBdr>
        <w:top w:val="none" w:sz="0" w:space="0" w:color="auto"/>
        <w:left w:val="none" w:sz="0" w:space="0" w:color="auto"/>
        <w:bottom w:val="none" w:sz="0" w:space="0" w:color="auto"/>
        <w:right w:val="none" w:sz="0" w:space="0" w:color="auto"/>
      </w:divBdr>
    </w:div>
    <w:div w:id="1579632186">
      <w:marLeft w:val="0"/>
      <w:marRight w:val="0"/>
      <w:marTop w:val="0"/>
      <w:marBottom w:val="0"/>
      <w:divBdr>
        <w:top w:val="none" w:sz="0" w:space="0" w:color="auto"/>
        <w:left w:val="none" w:sz="0" w:space="0" w:color="auto"/>
        <w:bottom w:val="none" w:sz="0" w:space="0" w:color="auto"/>
        <w:right w:val="none" w:sz="0" w:space="0" w:color="auto"/>
      </w:divBdr>
    </w:div>
    <w:div w:id="1579708703">
      <w:marLeft w:val="0"/>
      <w:marRight w:val="0"/>
      <w:marTop w:val="0"/>
      <w:marBottom w:val="0"/>
      <w:divBdr>
        <w:top w:val="none" w:sz="0" w:space="0" w:color="auto"/>
        <w:left w:val="none" w:sz="0" w:space="0" w:color="auto"/>
        <w:bottom w:val="none" w:sz="0" w:space="0" w:color="auto"/>
        <w:right w:val="none" w:sz="0" w:space="0" w:color="auto"/>
      </w:divBdr>
    </w:div>
    <w:div w:id="1579749620">
      <w:marLeft w:val="0"/>
      <w:marRight w:val="0"/>
      <w:marTop w:val="0"/>
      <w:marBottom w:val="0"/>
      <w:divBdr>
        <w:top w:val="none" w:sz="0" w:space="0" w:color="auto"/>
        <w:left w:val="none" w:sz="0" w:space="0" w:color="auto"/>
        <w:bottom w:val="none" w:sz="0" w:space="0" w:color="auto"/>
        <w:right w:val="none" w:sz="0" w:space="0" w:color="auto"/>
      </w:divBdr>
    </w:div>
    <w:div w:id="1579825050">
      <w:marLeft w:val="0"/>
      <w:marRight w:val="0"/>
      <w:marTop w:val="0"/>
      <w:marBottom w:val="0"/>
      <w:divBdr>
        <w:top w:val="none" w:sz="0" w:space="0" w:color="auto"/>
        <w:left w:val="none" w:sz="0" w:space="0" w:color="auto"/>
        <w:bottom w:val="none" w:sz="0" w:space="0" w:color="auto"/>
        <w:right w:val="none" w:sz="0" w:space="0" w:color="auto"/>
      </w:divBdr>
    </w:div>
    <w:div w:id="1579897226">
      <w:marLeft w:val="0"/>
      <w:marRight w:val="0"/>
      <w:marTop w:val="0"/>
      <w:marBottom w:val="0"/>
      <w:divBdr>
        <w:top w:val="none" w:sz="0" w:space="0" w:color="auto"/>
        <w:left w:val="none" w:sz="0" w:space="0" w:color="auto"/>
        <w:bottom w:val="none" w:sz="0" w:space="0" w:color="auto"/>
        <w:right w:val="none" w:sz="0" w:space="0" w:color="auto"/>
      </w:divBdr>
    </w:div>
    <w:div w:id="1579898715">
      <w:marLeft w:val="0"/>
      <w:marRight w:val="0"/>
      <w:marTop w:val="0"/>
      <w:marBottom w:val="0"/>
      <w:divBdr>
        <w:top w:val="none" w:sz="0" w:space="0" w:color="auto"/>
        <w:left w:val="none" w:sz="0" w:space="0" w:color="auto"/>
        <w:bottom w:val="none" w:sz="0" w:space="0" w:color="auto"/>
        <w:right w:val="none" w:sz="0" w:space="0" w:color="auto"/>
      </w:divBdr>
    </w:div>
    <w:div w:id="1579904913">
      <w:marLeft w:val="0"/>
      <w:marRight w:val="0"/>
      <w:marTop w:val="0"/>
      <w:marBottom w:val="0"/>
      <w:divBdr>
        <w:top w:val="none" w:sz="0" w:space="0" w:color="auto"/>
        <w:left w:val="none" w:sz="0" w:space="0" w:color="auto"/>
        <w:bottom w:val="none" w:sz="0" w:space="0" w:color="auto"/>
        <w:right w:val="none" w:sz="0" w:space="0" w:color="auto"/>
      </w:divBdr>
    </w:div>
    <w:div w:id="1580023537">
      <w:marLeft w:val="0"/>
      <w:marRight w:val="0"/>
      <w:marTop w:val="0"/>
      <w:marBottom w:val="0"/>
      <w:divBdr>
        <w:top w:val="none" w:sz="0" w:space="0" w:color="auto"/>
        <w:left w:val="none" w:sz="0" w:space="0" w:color="auto"/>
        <w:bottom w:val="none" w:sz="0" w:space="0" w:color="auto"/>
        <w:right w:val="none" w:sz="0" w:space="0" w:color="auto"/>
      </w:divBdr>
    </w:div>
    <w:div w:id="1580166392">
      <w:marLeft w:val="0"/>
      <w:marRight w:val="0"/>
      <w:marTop w:val="0"/>
      <w:marBottom w:val="0"/>
      <w:divBdr>
        <w:top w:val="none" w:sz="0" w:space="0" w:color="auto"/>
        <w:left w:val="none" w:sz="0" w:space="0" w:color="auto"/>
        <w:bottom w:val="none" w:sz="0" w:space="0" w:color="auto"/>
        <w:right w:val="none" w:sz="0" w:space="0" w:color="auto"/>
      </w:divBdr>
    </w:div>
    <w:div w:id="1580208550">
      <w:marLeft w:val="0"/>
      <w:marRight w:val="0"/>
      <w:marTop w:val="0"/>
      <w:marBottom w:val="0"/>
      <w:divBdr>
        <w:top w:val="none" w:sz="0" w:space="0" w:color="auto"/>
        <w:left w:val="none" w:sz="0" w:space="0" w:color="auto"/>
        <w:bottom w:val="none" w:sz="0" w:space="0" w:color="auto"/>
        <w:right w:val="none" w:sz="0" w:space="0" w:color="auto"/>
      </w:divBdr>
    </w:div>
    <w:div w:id="1580209158">
      <w:marLeft w:val="0"/>
      <w:marRight w:val="0"/>
      <w:marTop w:val="0"/>
      <w:marBottom w:val="0"/>
      <w:divBdr>
        <w:top w:val="none" w:sz="0" w:space="0" w:color="auto"/>
        <w:left w:val="none" w:sz="0" w:space="0" w:color="auto"/>
        <w:bottom w:val="none" w:sz="0" w:space="0" w:color="auto"/>
        <w:right w:val="none" w:sz="0" w:space="0" w:color="auto"/>
      </w:divBdr>
    </w:div>
    <w:div w:id="1580209441">
      <w:marLeft w:val="0"/>
      <w:marRight w:val="0"/>
      <w:marTop w:val="0"/>
      <w:marBottom w:val="0"/>
      <w:divBdr>
        <w:top w:val="none" w:sz="0" w:space="0" w:color="auto"/>
        <w:left w:val="none" w:sz="0" w:space="0" w:color="auto"/>
        <w:bottom w:val="none" w:sz="0" w:space="0" w:color="auto"/>
        <w:right w:val="none" w:sz="0" w:space="0" w:color="auto"/>
      </w:divBdr>
    </w:div>
    <w:div w:id="1580212055">
      <w:marLeft w:val="0"/>
      <w:marRight w:val="0"/>
      <w:marTop w:val="0"/>
      <w:marBottom w:val="0"/>
      <w:divBdr>
        <w:top w:val="none" w:sz="0" w:space="0" w:color="auto"/>
        <w:left w:val="none" w:sz="0" w:space="0" w:color="auto"/>
        <w:bottom w:val="none" w:sz="0" w:space="0" w:color="auto"/>
        <w:right w:val="none" w:sz="0" w:space="0" w:color="auto"/>
      </w:divBdr>
    </w:div>
    <w:div w:id="1580214081">
      <w:marLeft w:val="0"/>
      <w:marRight w:val="0"/>
      <w:marTop w:val="0"/>
      <w:marBottom w:val="0"/>
      <w:divBdr>
        <w:top w:val="none" w:sz="0" w:space="0" w:color="auto"/>
        <w:left w:val="none" w:sz="0" w:space="0" w:color="auto"/>
        <w:bottom w:val="none" w:sz="0" w:space="0" w:color="auto"/>
        <w:right w:val="none" w:sz="0" w:space="0" w:color="auto"/>
      </w:divBdr>
    </w:div>
    <w:div w:id="1580289991">
      <w:marLeft w:val="0"/>
      <w:marRight w:val="0"/>
      <w:marTop w:val="0"/>
      <w:marBottom w:val="0"/>
      <w:divBdr>
        <w:top w:val="none" w:sz="0" w:space="0" w:color="auto"/>
        <w:left w:val="none" w:sz="0" w:space="0" w:color="auto"/>
        <w:bottom w:val="none" w:sz="0" w:space="0" w:color="auto"/>
        <w:right w:val="none" w:sz="0" w:space="0" w:color="auto"/>
      </w:divBdr>
    </w:div>
    <w:div w:id="1580359277">
      <w:marLeft w:val="0"/>
      <w:marRight w:val="0"/>
      <w:marTop w:val="0"/>
      <w:marBottom w:val="0"/>
      <w:divBdr>
        <w:top w:val="none" w:sz="0" w:space="0" w:color="auto"/>
        <w:left w:val="none" w:sz="0" w:space="0" w:color="auto"/>
        <w:bottom w:val="none" w:sz="0" w:space="0" w:color="auto"/>
        <w:right w:val="none" w:sz="0" w:space="0" w:color="auto"/>
      </w:divBdr>
    </w:div>
    <w:div w:id="1580363576">
      <w:marLeft w:val="0"/>
      <w:marRight w:val="0"/>
      <w:marTop w:val="0"/>
      <w:marBottom w:val="0"/>
      <w:divBdr>
        <w:top w:val="none" w:sz="0" w:space="0" w:color="auto"/>
        <w:left w:val="none" w:sz="0" w:space="0" w:color="auto"/>
        <w:bottom w:val="none" w:sz="0" w:space="0" w:color="auto"/>
        <w:right w:val="none" w:sz="0" w:space="0" w:color="auto"/>
      </w:divBdr>
    </w:div>
    <w:div w:id="1580402729">
      <w:marLeft w:val="0"/>
      <w:marRight w:val="0"/>
      <w:marTop w:val="0"/>
      <w:marBottom w:val="0"/>
      <w:divBdr>
        <w:top w:val="none" w:sz="0" w:space="0" w:color="auto"/>
        <w:left w:val="none" w:sz="0" w:space="0" w:color="auto"/>
        <w:bottom w:val="none" w:sz="0" w:space="0" w:color="auto"/>
        <w:right w:val="none" w:sz="0" w:space="0" w:color="auto"/>
      </w:divBdr>
    </w:div>
    <w:div w:id="1580670337">
      <w:marLeft w:val="0"/>
      <w:marRight w:val="0"/>
      <w:marTop w:val="0"/>
      <w:marBottom w:val="0"/>
      <w:divBdr>
        <w:top w:val="none" w:sz="0" w:space="0" w:color="auto"/>
        <w:left w:val="none" w:sz="0" w:space="0" w:color="auto"/>
        <w:bottom w:val="none" w:sz="0" w:space="0" w:color="auto"/>
        <w:right w:val="none" w:sz="0" w:space="0" w:color="auto"/>
      </w:divBdr>
    </w:div>
    <w:div w:id="1580746054">
      <w:marLeft w:val="0"/>
      <w:marRight w:val="0"/>
      <w:marTop w:val="0"/>
      <w:marBottom w:val="0"/>
      <w:divBdr>
        <w:top w:val="none" w:sz="0" w:space="0" w:color="auto"/>
        <w:left w:val="none" w:sz="0" w:space="0" w:color="auto"/>
        <w:bottom w:val="none" w:sz="0" w:space="0" w:color="auto"/>
        <w:right w:val="none" w:sz="0" w:space="0" w:color="auto"/>
      </w:divBdr>
    </w:div>
    <w:div w:id="1580870828">
      <w:marLeft w:val="0"/>
      <w:marRight w:val="0"/>
      <w:marTop w:val="0"/>
      <w:marBottom w:val="0"/>
      <w:divBdr>
        <w:top w:val="none" w:sz="0" w:space="0" w:color="auto"/>
        <w:left w:val="none" w:sz="0" w:space="0" w:color="auto"/>
        <w:bottom w:val="none" w:sz="0" w:space="0" w:color="auto"/>
        <w:right w:val="none" w:sz="0" w:space="0" w:color="auto"/>
      </w:divBdr>
    </w:div>
    <w:div w:id="1580940671">
      <w:marLeft w:val="0"/>
      <w:marRight w:val="0"/>
      <w:marTop w:val="0"/>
      <w:marBottom w:val="0"/>
      <w:divBdr>
        <w:top w:val="none" w:sz="0" w:space="0" w:color="auto"/>
        <w:left w:val="none" w:sz="0" w:space="0" w:color="auto"/>
        <w:bottom w:val="none" w:sz="0" w:space="0" w:color="auto"/>
        <w:right w:val="none" w:sz="0" w:space="0" w:color="auto"/>
      </w:divBdr>
    </w:div>
    <w:div w:id="1580941245">
      <w:bodyDiv w:val="1"/>
      <w:marLeft w:val="0"/>
      <w:marRight w:val="0"/>
      <w:marTop w:val="0"/>
      <w:marBottom w:val="0"/>
      <w:divBdr>
        <w:top w:val="none" w:sz="0" w:space="0" w:color="auto"/>
        <w:left w:val="none" w:sz="0" w:space="0" w:color="auto"/>
        <w:bottom w:val="none" w:sz="0" w:space="0" w:color="auto"/>
        <w:right w:val="none" w:sz="0" w:space="0" w:color="auto"/>
      </w:divBdr>
    </w:div>
    <w:div w:id="1581020188">
      <w:marLeft w:val="0"/>
      <w:marRight w:val="0"/>
      <w:marTop w:val="0"/>
      <w:marBottom w:val="0"/>
      <w:divBdr>
        <w:top w:val="none" w:sz="0" w:space="0" w:color="auto"/>
        <w:left w:val="none" w:sz="0" w:space="0" w:color="auto"/>
        <w:bottom w:val="none" w:sz="0" w:space="0" w:color="auto"/>
        <w:right w:val="none" w:sz="0" w:space="0" w:color="auto"/>
      </w:divBdr>
    </w:div>
    <w:div w:id="1581060033">
      <w:marLeft w:val="0"/>
      <w:marRight w:val="0"/>
      <w:marTop w:val="0"/>
      <w:marBottom w:val="0"/>
      <w:divBdr>
        <w:top w:val="none" w:sz="0" w:space="0" w:color="auto"/>
        <w:left w:val="none" w:sz="0" w:space="0" w:color="auto"/>
        <w:bottom w:val="none" w:sz="0" w:space="0" w:color="auto"/>
        <w:right w:val="none" w:sz="0" w:space="0" w:color="auto"/>
      </w:divBdr>
    </w:div>
    <w:div w:id="1581060573">
      <w:marLeft w:val="0"/>
      <w:marRight w:val="0"/>
      <w:marTop w:val="0"/>
      <w:marBottom w:val="0"/>
      <w:divBdr>
        <w:top w:val="none" w:sz="0" w:space="0" w:color="auto"/>
        <w:left w:val="none" w:sz="0" w:space="0" w:color="auto"/>
        <w:bottom w:val="none" w:sz="0" w:space="0" w:color="auto"/>
        <w:right w:val="none" w:sz="0" w:space="0" w:color="auto"/>
      </w:divBdr>
    </w:div>
    <w:div w:id="1581208279">
      <w:marLeft w:val="0"/>
      <w:marRight w:val="0"/>
      <w:marTop w:val="0"/>
      <w:marBottom w:val="0"/>
      <w:divBdr>
        <w:top w:val="none" w:sz="0" w:space="0" w:color="auto"/>
        <w:left w:val="none" w:sz="0" w:space="0" w:color="auto"/>
        <w:bottom w:val="none" w:sz="0" w:space="0" w:color="auto"/>
        <w:right w:val="none" w:sz="0" w:space="0" w:color="auto"/>
      </w:divBdr>
    </w:div>
    <w:div w:id="1581285008">
      <w:marLeft w:val="0"/>
      <w:marRight w:val="0"/>
      <w:marTop w:val="0"/>
      <w:marBottom w:val="0"/>
      <w:divBdr>
        <w:top w:val="none" w:sz="0" w:space="0" w:color="auto"/>
        <w:left w:val="none" w:sz="0" w:space="0" w:color="auto"/>
        <w:bottom w:val="none" w:sz="0" w:space="0" w:color="auto"/>
        <w:right w:val="none" w:sz="0" w:space="0" w:color="auto"/>
      </w:divBdr>
    </w:div>
    <w:div w:id="1581325502">
      <w:marLeft w:val="0"/>
      <w:marRight w:val="0"/>
      <w:marTop w:val="0"/>
      <w:marBottom w:val="0"/>
      <w:divBdr>
        <w:top w:val="none" w:sz="0" w:space="0" w:color="auto"/>
        <w:left w:val="none" w:sz="0" w:space="0" w:color="auto"/>
        <w:bottom w:val="none" w:sz="0" w:space="0" w:color="auto"/>
        <w:right w:val="none" w:sz="0" w:space="0" w:color="auto"/>
      </w:divBdr>
    </w:div>
    <w:div w:id="1581526111">
      <w:marLeft w:val="0"/>
      <w:marRight w:val="0"/>
      <w:marTop w:val="0"/>
      <w:marBottom w:val="0"/>
      <w:divBdr>
        <w:top w:val="none" w:sz="0" w:space="0" w:color="auto"/>
        <w:left w:val="none" w:sz="0" w:space="0" w:color="auto"/>
        <w:bottom w:val="none" w:sz="0" w:space="0" w:color="auto"/>
        <w:right w:val="none" w:sz="0" w:space="0" w:color="auto"/>
      </w:divBdr>
    </w:div>
    <w:div w:id="1581673352">
      <w:marLeft w:val="0"/>
      <w:marRight w:val="0"/>
      <w:marTop w:val="0"/>
      <w:marBottom w:val="0"/>
      <w:divBdr>
        <w:top w:val="none" w:sz="0" w:space="0" w:color="auto"/>
        <w:left w:val="none" w:sz="0" w:space="0" w:color="auto"/>
        <w:bottom w:val="none" w:sz="0" w:space="0" w:color="auto"/>
        <w:right w:val="none" w:sz="0" w:space="0" w:color="auto"/>
      </w:divBdr>
    </w:div>
    <w:div w:id="1581790435">
      <w:marLeft w:val="0"/>
      <w:marRight w:val="0"/>
      <w:marTop w:val="0"/>
      <w:marBottom w:val="0"/>
      <w:divBdr>
        <w:top w:val="none" w:sz="0" w:space="0" w:color="auto"/>
        <w:left w:val="none" w:sz="0" w:space="0" w:color="auto"/>
        <w:bottom w:val="none" w:sz="0" w:space="0" w:color="auto"/>
        <w:right w:val="none" w:sz="0" w:space="0" w:color="auto"/>
      </w:divBdr>
    </w:div>
    <w:div w:id="1581863769">
      <w:marLeft w:val="0"/>
      <w:marRight w:val="0"/>
      <w:marTop w:val="0"/>
      <w:marBottom w:val="0"/>
      <w:divBdr>
        <w:top w:val="none" w:sz="0" w:space="0" w:color="auto"/>
        <w:left w:val="none" w:sz="0" w:space="0" w:color="auto"/>
        <w:bottom w:val="none" w:sz="0" w:space="0" w:color="auto"/>
        <w:right w:val="none" w:sz="0" w:space="0" w:color="auto"/>
      </w:divBdr>
    </w:div>
    <w:div w:id="1581865701">
      <w:marLeft w:val="0"/>
      <w:marRight w:val="0"/>
      <w:marTop w:val="0"/>
      <w:marBottom w:val="0"/>
      <w:divBdr>
        <w:top w:val="none" w:sz="0" w:space="0" w:color="auto"/>
        <w:left w:val="none" w:sz="0" w:space="0" w:color="auto"/>
        <w:bottom w:val="none" w:sz="0" w:space="0" w:color="auto"/>
        <w:right w:val="none" w:sz="0" w:space="0" w:color="auto"/>
      </w:divBdr>
    </w:div>
    <w:div w:id="1581867758">
      <w:marLeft w:val="0"/>
      <w:marRight w:val="0"/>
      <w:marTop w:val="0"/>
      <w:marBottom w:val="0"/>
      <w:divBdr>
        <w:top w:val="none" w:sz="0" w:space="0" w:color="auto"/>
        <w:left w:val="none" w:sz="0" w:space="0" w:color="auto"/>
        <w:bottom w:val="none" w:sz="0" w:space="0" w:color="auto"/>
        <w:right w:val="none" w:sz="0" w:space="0" w:color="auto"/>
      </w:divBdr>
    </w:div>
    <w:div w:id="1581868463">
      <w:marLeft w:val="0"/>
      <w:marRight w:val="0"/>
      <w:marTop w:val="0"/>
      <w:marBottom w:val="0"/>
      <w:divBdr>
        <w:top w:val="none" w:sz="0" w:space="0" w:color="auto"/>
        <w:left w:val="none" w:sz="0" w:space="0" w:color="auto"/>
        <w:bottom w:val="none" w:sz="0" w:space="0" w:color="auto"/>
        <w:right w:val="none" w:sz="0" w:space="0" w:color="auto"/>
      </w:divBdr>
    </w:div>
    <w:div w:id="1581868809">
      <w:bodyDiv w:val="1"/>
      <w:marLeft w:val="0"/>
      <w:marRight w:val="0"/>
      <w:marTop w:val="0"/>
      <w:marBottom w:val="0"/>
      <w:divBdr>
        <w:top w:val="none" w:sz="0" w:space="0" w:color="auto"/>
        <w:left w:val="none" w:sz="0" w:space="0" w:color="auto"/>
        <w:bottom w:val="none" w:sz="0" w:space="0" w:color="auto"/>
        <w:right w:val="none" w:sz="0" w:space="0" w:color="auto"/>
      </w:divBdr>
    </w:div>
    <w:div w:id="1581908941">
      <w:marLeft w:val="0"/>
      <w:marRight w:val="0"/>
      <w:marTop w:val="0"/>
      <w:marBottom w:val="0"/>
      <w:divBdr>
        <w:top w:val="none" w:sz="0" w:space="0" w:color="auto"/>
        <w:left w:val="none" w:sz="0" w:space="0" w:color="auto"/>
        <w:bottom w:val="none" w:sz="0" w:space="0" w:color="auto"/>
        <w:right w:val="none" w:sz="0" w:space="0" w:color="auto"/>
      </w:divBdr>
    </w:div>
    <w:div w:id="1581984063">
      <w:marLeft w:val="0"/>
      <w:marRight w:val="0"/>
      <w:marTop w:val="0"/>
      <w:marBottom w:val="0"/>
      <w:divBdr>
        <w:top w:val="none" w:sz="0" w:space="0" w:color="auto"/>
        <w:left w:val="none" w:sz="0" w:space="0" w:color="auto"/>
        <w:bottom w:val="none" w:sz="0" w:space="0" w:color="auto"/>
        <w:right w:val="none" w:sz="0" w:space="0" w:color="auto"/>
      </w:divBdr>
    </w:div>
    <w:div w:id="1582056069">
      <w:marLeft w:val="0"/>
      <w:marRight w:val="0"/>
      <w:marTop w:val="0"/>
      <w:marBottom w:val="0"/>
      <w:divBdr>
        <w:top w:val="none" w:sz="0" w:space="0" w:color="auto"/>
        <w:left w:val="none" w:sz="0" w:space="0" w:color="auto"/>
        <w:bottom w:val="none" w:sz="0" w:space="0" w:color="auto"/>
        <w:right w:val="none" w:sz="0" w:space="0" w:color="auto"/>
      </w:divBdr>
    </w:div>
    <w:div w:id="1582056419">
      <w:marLeft w:val="0"/>
      <w:marRight w:val="0"/>
      <w:marTop w:val="0"/>
      <w:marBottom w:val="0"/>
      <w:divBdr>
        <w:top w:val="none" w:sz="0" w:space="0" w:color="auto"/>
        <w:left w:val="none" w:sz="0" w:space="0" w:color="auto"/>
        <w:bottom w:val="none" w:sz="0" w:space="0" w:color="auto"/>
        <w:right w:val="none" w:sz="0" w:space="0" w:color="auto"/>
      </w:divBdr>
    </w:div>
    <w:div w:id="1582182722">
      <w:marLeft w:val="0"/>
      <w:marRight w:val="0"/>
      <w:marTop w:val="0"/>
      <w:marBottom w:val="0"/>
      <w:divBdr>
        <w:top w:val="none" w:sz="0" w:space="0" w:color="auto"/>
        <w:left w:val="none" w:sz="0" w:space="0" w:color="auto"/>
        <w:bottom w:val="none" w:sz="0" w:space="0" w:color="auto"/>
        <w:right w:val="none" w:sz="0" w:space="0" w:color="auto"/>
      </w:divBdr>
    </w:div>
    <w:div w:id="1582249581">
      <w:marLeft w:val="0"/>
      <w:marRight w:val="0"/>
      <w:marTop w:val="0"/>
      <w:marBottom w:val="0"/>
      <w:divBdr>
        <w:top w:val="none" w:sz="0" w:space="0" w:color="auto"/>
        <w:left w:val="none" w:sz="0" w:space="0" w:color="auto"/>
        <w:bottom w:val="none" w:sz="0" w:space="0" w:color="auto"/>
        <w:right w:val="none" w:sz="0" w:space="0" w:color="auto"/>
      </w:divBdr>
    </w:div>
    <w:div w:id="1582254862">
      <w:marLeft w:val="0"/>
      <w:marRight w:val="0"/>
      <w:marTop w:val="0"/>
      <w:marBottom w:val="0"/>
      <w:divBdr>
        <w:top w:val="none" w:sz="0" w:space="0" w:color="auto"/>
        <w:left w:val="none" w:sz="0" w:space="0" w:color="auto"/>
        <w:bottom w:val="none" w:sz="0" w:space="0" w:color="auto"/>
        <w:right w:val="none" w:sz="0" w:space="0" w:color="auto"/>
      </w:divBdr>
    </w:div>
    <w:div w:id="1582255737">
      <w:marLeft w:val="0"/>
      <w:marRight w:val="0"/>
      <w:marTop w:val="0"/>
      <w:marBottom w:val="0"/>
      <w:divBdr>
        <w:top w:val="none" w:sz="0" w:space="0" w:color="auto"/>
        <w:left w:val="none" w:sz="0" w:space="0" w:color="auto"/>
        <w:bottom w:val="none" w:sz="0" w:space="0" w:color="auto"/>
        <w:right w:val="none" w:sz="0" w:space="0" w:color="auto"/>
      </w:divBdr>
    </w:div>
    <w:div w:id="1582258154">
      <w:marLeft w:val="0"/>
      <w:marRight w:val="0"/>
      <w:marTop w:val="0"/>
      <w:marBottom w:val="0"/>
      <w:divBdr>
        <w:top w:val="none" w:sz="0" w:space="0" w:color="auto"/>
        <w:left w:val="none" w:sz="0" w:space="0" w:color="auto"/>
        <w:bottom w:val="none" w:sz="0" w:space="0" w:color="auto"/>
        <w:right w:val="none" w:sz="0" w:space="0" w:color="auto"/>
      </w:divBdr>
    </w:div>
    <w:div w:id="1582324560">
      <w:bodyDiv w:val="1"/>
      <w:marLeft w:val="0"/>
      <w:marRight w:val="0"/>
      <w:marTop w:val="0"/>
      <w:marBottom w:val="0"/>
      <w:divBdr>
        <w:top w:val="none" w:sz="0" w:space="0" w:color="auto"/>
        <w:left w:val="none" w:sz="0" w:space="0" w:color="auto"/>
        <w:bottom w:val="none" w:sz="0" w:space="0" w:color="auto"/>
        <w:right w:val="none" w:sz="0" w:space="0" w:color="auto"/>
      </w:divBdr>
    </w:div>
    <w:div w:id="1582374521">
      <w:marLeft w:val="0"/>
      <w:marRight w:val="0"/>
      <w:marTop w:val="0"/>
      <w:marBottom w:val="0"/>
      <w:divBdr>
        <w:top w:val="none" w:sz="0" w:space="0" w:color="auto"/>
        <w:left w:val="none" w:sz="0" w:space="0" w:color="auto"/>
        <w:bottom w:val="none" w:sz="0" w:space="0" w:color="auto"/>
        <w:right w:val="none" w:sz="0" w:space="0" w:color="auto"/>
      </w:divBdr>
    </w:div>
    <w:div w:id="1582450031">
      <w:marLeft w:val="0"/>
      <w:marRight w:val="0"/>
      <w:marTop w:val="0"/>
      <w:marBottom w:val="0"/>
      <w:divBdr>
        <w:top w:val="none" w:sz="0" w:space="0" w:color="auto"/>
        <w:left w:val="none" w:sz="0" w:space="0" w:color="auto"/>
        <w:bottom w:val="none" w:sz="0" w:space="0" w:color="auto"/>
        <w:right w:val="none" w:sz="0" w:space="0" w:color="auto"/>
      </w:divBdr>
    </w:div>
    <w:div w:id="1582595421">
      <w:marLeft w:val="0"/>
      <w:marRight w:val="0"/>
      <w:marTop w:val="0"/>
      <w:marBottom w:val="0"/>
      <w:divBdr>
        <w:top w:val="none" w:sz="0" w:space="0" w:color="auto"/>
        <w:left w:val="none" w:sz="0" w:space="0" w:color="auto"/>
        <w:bottom w:val="none" w:sz="0" w:space="0" w:color="auto"/>
        <w:right w:val="none" w:sz="0" w:space="0" w:color="auto"/>
      </w:divBdr>
    </w:div>
    <w:div w:id="1582714303">
      <w:marLeft w:val="0"/>
      <w:marRight w:val="0"/>
      <w:marTop w:val="0"/>
      <w:marBottom w:val="0"/>
      <w:divBdr>
        <w:top w:val="none" w:sz="0" w:space="0" w:color="auto"/>
        <w:left w:val="none" w:sz="0" w:space="0" w:color="auto"/>
        <w:bottom w:val="none" w:sz="0" w:space="0" w:color="auto"/>
        <w:right w:val="none" w:sz="0" w:space="0" w:color="auto"/>
      </w:divBdr>
    </w:div>
    <w:div w:id="1582786350">
      <w:marLeft w:val="0"/>
      <w:marRight w:val="0"/>
      <w:marTop w:val="0"/>
      <w:marBottom w:val="0"/>
      <w:divBdr>
        <w:top w:val="none" w:sz="0" w:space="0" w:color="auto"/>
        <w:left w:val="none" w:sz="0" w:space="0" w:color="auto"/>
        <w:bottom w:val="none" w:sz="0" w:space="0" w:color="auto"/>
        <w:right w:val="none" w:sz="0" w:space="0" w:color="auto"/>
      </w:divBdr>
    </w:div>
    <w:div w:id="1582786847">
      <w:marLeft w:val="0"/>
      <w:marRight w:val="0"/>
      <w:marTop w:val="0"/>
      <w:marBottom w:val="0"/>
      <w:divBdr>
        <w:top w:val="none" w:sz="0" w:space="0" w:color="auto"/>
        <w:left w:val="none" w:sz="0" w:space="0" w:color="auto"/>
        <w:bottom w:val="none" w:sz="0" w:space="0" w:color="auto"/>
        <w:right w:val="none" w:sz="0" w:space="0" w:color="auto"/>
      </w:divBdr>
    </w:div>
    <w:div w:id="1582912030">
      <w:marLeft w:val="0"/>
      <w:marRight w:val="0"/>
      <w:marTop w:val="0"/>
      <w:marBottom w:val="0"/>
      <w:divBdr>
        <w:top w:val="none" w:sz="0" w:space="0" w:color="auto"/>
        <w:left w:val="none" w:sz="0" w:space="0" w:color="auto"/>
        <w:bottom w:val="none" w:sz="0" w:space="0" w:color="auto"/>
        <w:right w:val="none" w:sz="0" w:space="0" w:color="auto"/>
      </w:divBdr>
    </w:div>
    <w:div w:id="1583028351">
      <w:marLeft w:val="0"/>
      <w:marRight w:val="0"/>
      <w:marTop w:val="0"/>
      <w:marBottom w:val="0"/>
      <w:divBdr>
        <w:top w:val="none" w:sz="0" w:space="0" w:color="auto"/>
        <w:left w:val="none" w:sz="0" w:space="0" w:color="auto"/>
        <w:bottom w:val="none" w:sz="0" w:space="0" w:color="auto"/>
        <w:right w:val="none" w:sz="0" w:space="0" w:color="auto"/>
      </w:divBdr>
    </w:div>
    <w:div w:id="1583102785">
      <w:marLeft w:val="0"/>
      <w:marRight w:val="0"/>
      <w:marTop w:val="0"/>
      <w:marBottom w:val="0"/>
      <w:divBdr>
        <w:top w:val="none" w:sz="0" w:space="0" w:color="auto"/>
        <w:left w:val="none" w:sz="0" w:space="0" w:color="auto"/>
        <w:bottom w:val="none" w:sz="0" w:space="0" w:color="auto"/>
        <w:right w:val="none" w:sz="0" w:space="0" w:color="auto"/>
      </w:divBdr>
    </w:div>
    <w:div w:id="1583105409">
      <w:marLeft w:val="0"/>
      <w:marRight w:val="0"/>
      <w:marTop w:val="0"/>
      <w:marBottom w:val="0"/>
      <w:divBdr>
        <w:top w:val="none" w:sz="0" w:space="0" w:color="auto"/>
        <w:left w:val="none" w:sz="0" w:space="0" w:color="auto"/>
        <w:bottom w:val="none" w:sz="0" w:space="0" w:color="auto"/>
        <w:right w:val="none" w:sz="0" w:space="0" w:color="auto"/>
      </w:divBdr>
    </w:div>
    <w:div w:id="1583293361">
      <w:marLeft w:val="0"/>
      <w:marRight w:val="0"/>
      <w:marTop w:val="0"/>
      <w:marBottom w:val="0"/>
      <w:divBdr>
        <w:top w:val="none" w:sz="0" w:space="0" w:color="auto"/>
        <w:left w:val="none" w:sz="0" w:space="0" w:color="auto"/>
        <w:bottom w:val="none" w:sz="0" w:space="0" w:color="auto"/>
        <w:right w:val="none" w:sz="0" w:space="0" w:color="auto"/>
      </w:divBdr>
    </w:div>
    <w:div w:id="1583561034">
      <w:marLeft w:val="0"/>
      <w:marRight w:val="0"/>
      <w:marTop w:val="0"/>
      <w:marBottom w:val="0"/>
      <w:divBdr>
        <w:top w:val="none" w:sz="0" w:space="0" w:color="auto"/>
        <w:left w:val="none" w:sz="0" w:space="0" w:color="auto"/>
        <w:bottom w:val="none" w:sz="0" w:space="0" w:color="auto"/>
        <w:right w:val="none" w:sz="0" w:space="0" w:color="auto"/>
      </w:divBdr>
    </w:div>
    <w:div w:id="1583566223">
      <w:marLeft w:val="0"/>
      <w:marRight w:val="0"/>
      <w:marTop w:val="0"/>
      <w:marBottom w:val="0"/>
      <w:divBdr>
        <w:top w:val="none" w:sz="0" w:space="0" w:color="auto"/>
        <w:left w:val="none" w:sz="0" w:space="0" w:color="auto"/>
        <w:bottom w:val="none" w:sz="0" w:space="0" w:color="auto"/>
        <w:right w:val="none" w:sz="0" w:space="0" w:color="auto"/>
      </w:divBdr>
    </w:div>
    <w:div w:id="1583638346">
      <w:marLeft w:val="0"/>
      <w:marRight w:val="0"/>
      <w:marTop w:val="0"/>
      <w:marBottom w:val="0"/>
      <w:divBdr>
        <w:top w:val="none" w:sz="0" w:space="0" w:color="auto"/>
        <w:left w:val="none" w:sz="0" w:space="0" w:color="auto"/>
        <w:bottom w:val="none" w:sz="0" w:space="0" w:color="auto"/>
        <w:right w:val="none" w:sz="0" w:space="0" w:color="auto"/>
      </w:divBdr>
    </w:div>
    <w:div w:id="1583678598">
      <w:marLeft w:val="0"/>
      <w:marRight w:val="0"/>
      <w:marTop w:val="0"/>
      <w:marBottom w:val="0"/>
      <w:divBdr>
        <w:top w:val="none" w:sz="0" w:space="0" w:color="auto"/>
        <w:left w:val="none" w:sz="0" w:space="0" w:color="auto"/>
        <w:bottom w:val="none" w:sz="0" w:space="0" w:color="auto"/>
        <w:right w:val="none" w:sz="0" w:space="0" w:color="auto"/>
      </w:divBdr>
    </w:div>
    <w:div w:id="1583833861">
      <w:marLeft w:val="0"/>
      <w:marRight w:val="0"/>
      <w:marTop w:val="0"/>
      <w:marBottom w:val="0"/>
      <w:divBdr>
        <w:top w:val="none" w:sz="0" w:space="0" w:color="auto"/>
        <w:left w:val="none" w:sz="0" w:space="0" w:color="auto"/>
        <w:bottom w:val="none" w:sz="0" w:space="0" w:color="auto"/>
        <w:right w:val="none" w:sz="0" w:space="0" w:color="auto"/>
      </w:divBdr>
    </w:div>
    <w:div w:id="1583905609">
      <w:marLeft w:val="0"/>
      <w:marRight w:val="0"/>
      <w:marTop w:val="0"/>
      <w:marBottom w:val="0"/>
      <w:divBdr>
        <w:top w:val="none" w:sz="0" w:space="0" w:color="auto"/>
        <w:left w:val="none" w:sz="0" w:space="0" w:color="auto"/>
        <w:bottom w:val="none" w:sz="0" w:space="0" w:color="auto"/>
        <w:right w:val="none" w:sz="0" w:space="0" w:color="auto"/>
      </w:divBdr>
    </w:div>
    <w:div w:id="1583954751">
      <w:marLeft w:val="0"/>
      <w:marRight w:val="0"/>
      <w:marTop w:val="0"/>
      <w:marBottom w:val="0"/>
      <w:divBdr>
        <w:top w:val="none" w:sz="0" w:space="0" w:color="auto"/>
        <w:left w:val="none" w:sz="0" w:space="0" w:color="auto"/>
        <w:bottom w:val="none" w:sz="0" w:space="0" w:color="auto"/>
        <w:right w:val="none" w:sz="0" w:space="0" w:color="auto"/>
      </w:divBdr>
    </w:div>
    <w:div w:id="1584031059">
      <w:marLeft w:val="0"/>
      <w:marRight w:val="0"/>
      <w:marTop w:val="0"/>
      <w:marBottom w:val="0"/>
      <w:divBdr>
        <w:top w:val="none" w:sz="0" w:space="0" w:color="auto"/>
        <w:left w:val="none" w:sz="0" w:space="0" w:color="auto"/>
        <w:bottom w:val="none" w:sz="0" w:space="0" w:color="auto"/>
        <w:right w:val="none" w:sz="0" w:space="0" w:color="auto"/>
      </w:divBdr>
    </w:div>
    <w:div w:id="1584140541">
      <w:marLeft w:val="0"/>
      <w:marRight w:val="0"/>
      <w:marTop w:val="0"/>
      <w:marBottom w:val="0"/>
      <w:divBdr>
        <w:top w:val="none" w:sz="0" w:space="0" w:color="auto"/>
        <w:left w:val="none" w:sz="0" w:space="0" w:color="auto"/>
        <w:bottom w:val="none" w:sz="0" w:space="0" w:color="auto"/>
        <w:right w:val="none" w:sz="0" w:space="0" w:color="auto"/>
      </w:divBdr>
    </w:div>
    <w:div w:id="1584142295">
      <w:marLeft w:val="0"/>
      <w:marRight w:val="0"/>
      <w:marTop w:val="0"/>
      <w:marBottom w:val="0"/>
      <w:divBdr>
        <w:top w:val="none" w:sz="0" w:space="0" w:color="auto"/>
        <w:left w:val="none" w:sz="0" w:space="0" w:color="auto"/>
        <w:bottom w:val="none" w:sz="0" w:space="0" w:color="auto"/>
        <w:right w:val="none" w:sz="0" w:space="0" w:color="auto"/>
      </w:divBdr>
    </w:div>
    <w:div w:id="1584146532">
      <w:marLeft w:val="0"/>
      <w:marRight w:val="0"/>
      <w:marTop w:val="0"/>
      <w:marBottom w:val="0"/>
      <w:divBdr>
        <w:top w:val="none" w:sz="0" w:space="0" w:color="auto"/>
        <w:left w:val="none" w:sz="0" w:space="0" w:color="auto"/>
        <w:bottom w:val="none" w:sz="0" w:space="0" w:color="auto"/>
        <w:right w:val="none" w:sz="0" w:space="0" w:color="auto"/>
      </w:divBdr>
    </w:div>
    <w:div w:id="1584219888">
      <w:marLeft w:val="0"/>
      <w:marRight w:val="0"/>
      <w:marTop w:val="0"/>
      <w:marBottom w:val="0"/>
      <w:divBdr>
        <w:top w:val="none" w:sz="0" w:space="0" w:color="auto"/>
        <w:left w:val="none" w:sz="0" w:space="0" w:color="auto"/>
        <w:bottom w:val="none" w:sz="0" w:space="0" w:color="auto"/>
        <w:right w:val="none" w:sz="0" w:space="0" w:color="auto"/>
      </w:divBdr>
    </w:div>
    <w:div w:id="1584340168">
      <w:marLeft w:val="0"/>
      <w:marRight w:val="0"/>
      <w:marTop w:val="0"/>
      <w:marBottom w:val="0"/>
      <w:divBdr>
        <w:top w:val="none" w:sz="0" w:space="0" w:color="auto"/>
        <w:left w:val="none" w:sz="0" w:space="0" w:color="auto"/>
        <w:bottom w:val="none" w:sz="0" w:space="0" w:color="auto"/>
        <w:right w:val="none" w:sz="0" w:space="0" w:color="auto"/>
      </w:divBdr>
    </w:div>
    <w:div w:id="1584414638">
      <w:marLeft w:val="0"/>
      <w:marRight w:val="0"/>
      <w:marTop w:val="0"/>
      <w:marBottom w:val="0"/>
      <w:divBdr>
        <w:top w:val="none" w:sz="0" w:space="0" w:color="auto"/>
        <w:left w:val="none" w:sz="0" w:space="0" w:color="auto"/>
        <w:bottom w:val="none" w:sz="0" w:space="0" w:color="auto"/>
        <w:right w:val="none" w:sz="0" w:space="0" w:color="auto"/>
      </w:divBdr>
    </w:div>
    <w:div w:id="1584485639">
      <w:marLeft w:val="0"/>
      <w:marRight w:val="0"/>
      <w:marTop w:val="0"/>
      <w:marBottom w:val="0"/>
      <w:divBdr>
        <w:top w:val="none" w:sz="0" w:space="0" w:color="auto"/>
        <w:left w:val="none" w:sz="0" w:space="0" w:color="auto"/>
        <w:bottom w:val="none" w:sz="0" w:space="0" w:color="auto"/>
        <w:right w:val="none" w:sz="0" w:space="0" w:color="auto"/>
      </w:divBdr>
    </w:div>
    <w:div w:id="1584488091">
      <w:marLeft w:val="0"/>
      <w:marRight w:val="0"/>
      <w:marTop w:val="0"/>
      <w:marBottom w:val="0"/>
      <w:divBdr>
        <w:top w:val="none" w:sz="0" w:space="0" w:color="auto"/>
        <w:left w:val="none" w:sz="0" w:space="0" w:color="auto"/>
        <w:bottom w:val="none" w:sz="0" w:space="0" w:color="auto"/>
        <w:right w:val="none" w:sz="0" w:space="0" w:color="auto"/>
      </w:divBdr>
    </w:div>
    <w:div w:id="1584490521">
      <w:marLeft w:val="0"/>
      <w:marRight w:val="0"/>
      <w:marTop w:val="0"/>
      <w:marBottom w:val="0"/>
      <w:divBdr>
        <w:top w:val="none" w:sz="0" w:space="0" w:color="auto"/>
        <w:left w:val="none" w:sz="0" w:space="0" w:color="auto"/>
        <w:bottom w:val="none" w:sz="0" w:space="0" w:color="auto"/>
        <w:right w:val="none" w:sz="0" w:space="0" w:color="auto"/>
      </w:divBdr>
    </w:div>
    <w:div w:id="1584560871">
      <w:marLeft w:val="0"/>
      <w:marRight w:val="0"/>
      <w:marTop w:val="0"/>
      <w:marBottom w:val="0"/>
      <w:divBdr>
        <w:top w:val="none" w:sz="0" w:space="0" w:color="auto"/>
        <w:left w:val="none" w:sz="0" w:space="0" w:color="auto"/>
        <w:bottom w:val="none" w:sz="0" w:space="0" w:color="auto"/>
        <w:right w:val="none" w:sz="0" w:space="0" w:color="auto"/>
      </w:divBdr>
    </w:div>
    <w:div w:id="1584606345">
      <w:marLeft w:val="0"/>
      <w:marRight w:val="0"/>
      <w:marTop w:val="0"/>
      <w:marBottom w:val="0"/>
      <w:divBdr>
        <w:top w:val="none" w:sz="0" w:space="0" w:color="auto"/>
        <w:left w:val="none" w:sz="0" w:space="0" w:color="auto"/>
        <w:bottom w:val="none" w:sz="0" w:space="0" w:color="auto"/>
        <w:right w:val="none" w:sz="0" w:space="0" w:color="auto"/>
      </w:divBdr>
    </w:div>
    <w:div w:id="1584679368">
      <w:marLeft w:val="0"/>
      <w:marRight w:val="0"/>
      <w:marTop w:val="0"/>
      <w:marBottom w:val="0"/>
      <w:divBdr>
        <w:top w:val="none" w:sz="0" w:space="0" w:color="auto"/>
        <w:left w:val="none" w:sz="0" w:space="0" w:color="auto"/>
        <w:bottom w:val="none" w:sz="0" w:space="0" w:color="auto"/>
        <w:right w:val="none" w:sz="0" w:space="0" w:color="auto"/>
      </w:divBdr>
    </w:div>
    <w:div w:id="1584679586">
      <w:marLeft w:val="0"/>
      <w:marRight w:val="0"/>
      <w:marTop w:val="0"/>
      <w:marBottom w:val="0"/>
      <w:divBdr>
        <w:top w:val="none" w:sz="0" w:space="0" w:color="auto"/>
        <w:left w:val="none" w:sz="0" w:space="0" w:color="auto"/>
        <w:bottom w:val="none" w:sz="0" w:space="0" w:color="auto"/>
        <w:right w:val="none" w:sz="0" w:space="0" w:color="auto"/>
      </w:divBdr>
    </w:div>
    <w:div w:id="1584686497">
      <w:marLeft w:val="0"/>
      <w:marRight w:val="0"/>
      <w:marTop w:val="0"/>
      <w:marBottom w:val="0"/>
      <w:divBdr>
        <w:top w:val="none" w:sz="0" w:space="0" w:color="auto"/>
        <w:left w:val="none" w:sz="0" w:space="0" w:color="auto"/>
        <w:bottom w:val="none" w:sz="0" w:space="0" w:color="auto"/>
        <w:right w:val="none" w:sz="0" w:space="0" w:color="auto"/>
      </w:divBdr>
    </w:div>
    <w:div w:id="1584753917">
      <w:marLeft w:val="0"/>
      <w:marRight w:val="0"/>
      <w:marTop w:val="0"/>
      <w:marBottom w:val="0"/>
      <w:divBdr>
        <w:top w:val="none" w:sz="0" w:space="0" w:color="auto"/>
        <w:left w:val="none" w:sz="0" w:space="0" w:color="auto"/>
        <w:bottom w:val="none" w:sz="0" w:space="0" w:color="auto"/>
        <w:right w:val="none" w:sz="0" w:space="0" w:color="auto"/>
      </w:divBdr>
    </w:div>
    <w:div w:id="1584754206">
      <w:marLeft w:val="0"/>
      <w:marRight w:val="0"/>
      <w:marTop w:val="0"/>
      <w:marBottom w:val="0"/>
      <w:divBdr>
        <w:top w:val="none" w:sz="0" w:space="0" w:color="auto"/>
        <w:left w:val="none" w:sz="0" w:space="0" w:color="auto"/>
        <w:bottom w:val="none" w:sz="0" w:space="0" w:color="auto"/>
        <w:right w:val="none" w:sz="0" w:space="0" w:color="auto"/>
      </w:divBdr>
    </w:div>
    <w:div w:id="1584754807">
      <w:marLeft w:val="0"/>
      <w:marRight w:val="0"/>
      <w:marTop w:val="0"/>
      <w:marBottom w:val="0"/>
      <w:divBdr>
        <w:top w:val="none" w:sz="0" w:space="0" w:color="auto"/>
        <w:left w:val="none" w:sz="0" w:space="0" w:color="auto"/>
        <w:bottom w:val="none" w:sz="0" w:space="0" w:color="auto"/>
        <w:right w:val="none" w:sz="0" w:space="0" w:color="auto"/>
      </w:divBdr>
    </w:div>
    <w:div w:id="1584800765">
      <w:marLeft w:val="0"/>
      <w:marRight w:val="0"/>
      <w:marTop w:val="0"/>
      <w:marBottom w:val="0"/>
      <w:divBdr>
        <w:top w:val="none" w:sz="0" w:space="0" w:color="auto"/>
        <w:left w:val="none" w:sz="0" w:space="0" w:color="auto"/>
        <w:bottom w:val="none" w:sz="0" w:space="0" w:color="auto"/>
        <w:right w:val="none" w:sz="0" w:space="0" w:color="auto"/>
      </w:divBdr>
    </w:div>
    <w:div w:id="1584874306">
      <w:marLeft w:val="0"/>
      <w:marRight w:val="0"/>
      <w:marTop w:val="0"/>
      <w:marBottom w:val="0"/>
      <w:divBdr>
        <w:top w:val="none" w:sz="0" w:space="0" w:color="auto"/>
        <w:left w:val="none" w:sz="0" w:space="0" w:color="auto"/>
        <w:bottom w:val="none" w:sz="0" w:space="0" w:color="auto"/>
        <w:right w:val="none" w:sz="0" w:space="0" w:color="auto"/>
      </w:divBdr>
    </w:div>
    <w:div w:id="1584954228">
      <w:marLeft w:val="0"/>
      <w:marRight w:val="0"/>
      <w:marTop w:val="0"/>
      <w:marBottom w:val="0"/>
      <w:divBdr>
        <w:top w:val="none" w:sz="0" w:space="0" w:color="auto"/>
        <w:left w:val="none" w:sz="0" w:space="0" w:color="auto"/>
        <w:bottom w:val="none" w:sz="0" w:space="0" w:color="auto"/>
        <w:right w:val="none" w:sz="0" w:space="0" w:color="auto"/>
      </w:divBdr>
    </w:div>
    <w:div w:id="1584990049">
      <w:marLeft w:val="0"/>
      <w:marRight w:val="0"/>
      <w:marTop w:val="0"/>
      <w:marBottom w:val="0"/>
      <w:divBdr>
        <w:top w:val="none" w:sz="0" w:space="0" w:color="auto"/>
        <w:left w:val="none" w:sz="0" w:space="0" w:color="auto"/>
        <w:bottom w:val="none" w:sz="0" w:space="0" w:color="auto"/>
        <w:right w:val="none" w:sz="0" w:space="0" w:color="auto"/>
      </w:divBdr>
    </w:div>
    <w:div w:id="1584996313">
      <w:marLeft w:val="0"/>
      <w:marRight w:val="0"/>
      <w:marTop w:val="0"/>
      <w:marBottom w:val="0"/>
      <w:divBdr>
        <w:top w:val="none" w:sz="0" w:space="0" w:color="auto"/>
        <w:left w:val="none" w:sz="0" w:space="0" w:color="auto"/>
        <w:bottom w:val="none" w:sz="0" w:space="0" w:color="auto"/>
        <w:right w:val="none" w:sz="0" w:space="0" w:color="auto"/>
      </w:divBdr>
    </w:div>
    <w:div w:id="1584996645">
      <w:marLeft w:val="0"/>
      <w:marRight w:val="0"/>
      <w:marTop w:val="0"/>
      <w:marBottom w:val="0"/>
      <w:divBdr>
        <w:top w:val="none" w:sz="0" w:space="0" w:color="auto"/>
        <w:left w:val="none" w:sz="0" w:space="0" w:color="auto"/>
        <w:bottom w:val="none" w:sz="0" w:space="0" w:color="auto"/>
        <w:right w:val="none" w:sz="0" w:space="0" w:color="auto"/>
      </w:divBdr>
    </w:div>
    <w:div w:id="1585146208">
      <w:marLeft w:val="0"/>
      <w:marRight w:val="0"/>
      <w:marTop w:val="0"/>
      <w:marBottom w:val="0"/>
      <w:divBdr>
        <w:top w:val="none" w:sz="0" w:space="0" w:color="auto"/>
        <w:left w:val="none" w:sz="0" w:space="0" w:color="auto"/>
        <w:bottom w:val="none" w:sz="0" w:space="0" w:color="auto"/>
        <w:right w:val="none" w:sz="0" w:space="0" w:color="auto"/>
      </w:divBdr>
    </w:div>
    <w:div w:id="1585265063">
      <w:marLeft w:val="0"/>
      <w:marRight w:val="0"/>
      <w:marTop w:val="0"/>
      <w:marBottom w:val="0"/>
      <w:divBdr>
        <w:top w:val="none" w:sz="0" w:space="0" w:color="auto"/>
        <w:left w:val="none" w:sz="0" w:space="0" w:color="auto"/>
        <w:bottom w:val="none" w:sz="0" w:space="0" w:color="auto"/>
        <w:right w:val="none" w:sz="0" w:space="0" w:color="auto"/>
      </w:divBdr>
    </w:div>
    <w:div w:id="1585410046">
      <w:marLeft w:val="0"/>
      <w:marRight w:val="0"/>
      <w:marTop w:val="0"/>
      <w:marBottom w:val="0"/>
      <w:divBdr>
        <w:top w:val="none" w:sz="0" w:space="0" w:color="auto"/>
        <w:left w:val="none" w:sz="0" w:space="0" w:color="auto"/>
        <w:bottom w:val="none" w:sz="0" w:space="0" w:color="auto"/>
        <w:right w:val="none" w:sz="0" w:space="0" w:color="auto"/>
      </w:divBdr>
    </w:div>
    <w:div w:id="1585413314">
      <w:marLeft w:val="0"/>
      <w:marRight w:val="0"/>
      <w:marTop w:val="0"/>
      <w:marBottom w:val="0"/>
      <w:divBdr>
        <w:top w:val="none" w:sz="0" w:space="0" w:color="auto"/>
        <w:left w:val="none" w:sz="0" w:space="0" w:color="auto"/>
        <w:bottom w:val="none" w:sz="0" w:space="0" w:color="auto"/>
        <w:right w:val="none" w:sz="0" w:space="0" w:color="auto"/>
      </w:divBdr>
    </w:div>
    <w:div w:id="1585451261">
      <w:marLeft w:val="0"/>
      <w:marRight w:val="0"/>
      <w:marTop w:val="0"/>
      <w:marBottom w:val="0"/>
      <w:divBdr>
        <w:top w:val="none" w:sz="0" w:space="0" w:color="auto"/>
        <w:left w:val="none" w:sz="0" w:space="0" w:color="auto"/>
        <w:bottom w:val="none" w:sz="0" w:space="0" w:color="auto"/>
        <w:right w:val="none" w:sz="0" w:space="0" w:color="auto"/>
      </w:divBdr>
    </w:div>
    <w:div w:id="1585453464">
      <w:marLeft w:val="0"/>
      <w:marRight w:val="0"/>
      <w:marTop w:val="0"/>
      <w:marBottom w:val="0"/>
      <w:divBdr>
        <w:top w:val="none" w:sz="0" w:space="0" w:color="auto"/>
        <w:left w:val="none" w:sz="0" w:space="0" w:color="auto"/>
        <w:bottom w:val="none" w:sz="0" w:space="0" w:color="auto"/>
        <w:right w:val="none" w:sz="0" w:space="0" w:color="auto"/>
      </w:divBdr>
    </w:div>
    <w:div w:id="1585458559">
      <w:marLeft w:val="0"/>
      <w:marRight w:val="0"/>
      <w:marTop w:val="0"/>
      <w:marBottom w:val="0"/>
      <w:divBdr>
        <w:top w:val="none" w:sz="0" w:space="0" w:color="auto"/>
        <w:left w:val="none" w:sz="0" w:space="0" w:color="auto"/>
        <w:bottom w:val="none" w:sz="0" w:space="0" w:color="auto"/>
        <w:right w:val="none" w:sz="0" w:space="0" w:color="auto"/>
      </w:divBdr>
    </w:div>
    <w:div w:id="1585528693">
      <w:marLeft w:val="0"/>
      <w:marRight w:val="0"/>
      <w:marTop w:val="0"/>
      <w:marBottom w:val="0"/>
      <w:divBdr>
        <w:top w:val="none" w:sz="0" w:space="0" w:color="auto"/>
        <w:left w:val="none" w:sz="0" w:space="0" w:color="auto"/>
        <w:bottom w:val="none" w:sz="0" w:space="0" w:color="auto"/>
        <w:right w:val="none" w:sz="0" w:space="0" w:color="auto"/>
      </w:divBdr>
    </w:div>
    <w:div w:id="1585601008">
      <w:marLeft w:val="0"/>
      <w:marRight w:val="0"/>
      <w:marTop w:val="0"/>
      <w:marBottom w:val="0"/>
      <w:divBdr>
        <w:top w:val="none" w:sz="0" w:space="0" w:color="auto"/>
        <w:left w:val="none" w:sz="0" w:space="0" w:color="auto"/>
        <w:bottom w:val="none" w:sz="0" w:space="0" w:color="auto"/>
        <w:right w:val="none" w:sz="0" w:space="0" w:color="auto"/>
      </w:divBdr>
    </w:div>
    <w:div w:id="1585722079">
      <w:marLeft w:val="0"/>
      <w:marRight w:val="0"/>
      <w:marTop w:val="0"/>
      <w:marBottom w:val="0"/>
      <w:divBdr>
        <w:top w:val="none" w:sz="0" w:space="0" w:color="auto"/>
        <w:left w:val="none" w:sz="0" w:space="0" w:color="auto"/>
        <w:bottom w:val="none" w:sz="0" w:space="0" w:color="auto"/>
        <w:right w:val="none" w:sz="0" w:space="0" w:color="auto"/>
      </w:divBdr>
    </w:div>
    <w:div w:id="1585722140">
      <w:marLeft w:val="0"/>
      <w:marRight w:val="0"/>
      <w:marTop w:val="0"/>
      <w:marBottom w:val="0"/>
      <w:divBdr>
        <w:top w:val="none" w:sz="0" w:space="0" w:color="auto"/>
        <w:left w:val="none" w:sz="0" w:space="0" w:color="auto"/>
        <w:bottom w:val="none" w:sz="0" w:space="0" w:color="auto"/>
        <w:right w:val="none" w:sz="0" w:space="0" w:color="auto"/>
      </w:divBdr>
    </w:div>
    <w:div w:id="1585797457">
      <w:marLeft w:val="0"/>
      <w:marRight w:val="0"/>
      <w:marTop w:val="0"/>
      <w:marBottom w:val="0"/>
      <w:divBdr>
        <w:top w:val="none" w:sz="0" w:space="0" w:color="auto"/>
        <w:left w:val="none" w:sz="0" w:space="0" w:color="auto"/>
        <w:bottom w:val="none" w:sz="0" w:space="0" w:color="auto"/>
        <w:right w:val="none" w:sz="0" w:space="0" w:color="auto"/>
      </w:divBdr>
    </w:div>
    <w:div w:id="1585843657">
      <w:bodyDiv w:val="1"/>
      <w:marLeft w:val="0"/>
      <w:marRight w:val="0"/>
      <w:marTop w:val="0"/>
      <w:marBottom w:val="0"/>
      <w:divBdr>
        <w:top w:val="none" w:sz="0" w:space="0" w:color="auto"/>
        <w:left w:val="none" w:sz="0" w:space="0" w:color="auto"/>
        <w:bottom w:val="none" w:sz="0" w:space="0" w:color="auto"/>
        <w:right w:val="none" w:sz="0" w:space="0" w:color="auto"/>
      </w:divBdr>
    </w:div>
    <w:div w:id="1585991130">
      <w:marLeft w:val="0"/>
      <w:marRight w:val="0"/>
      <w:marTop w:val="0"/>
      <w:marBottom w:val="0"/>
      <w:divBdr>
        <w:top w:val="none" w:sz="0" w:space="0" w:color="auto"/>
        <w:left w:val="none" w:sz="0" w:space="0" w:color="auto"/>
        <w:bottom w:val="none" w:sz="0" w:space="0" w:color="auto"/>
        <w:right w:val="none" w:sz="0" w:space="0" w:color="auto"/>
      </w:divBdr>
    </w:div>
    <w:div w:id="1586038763">
      <w:marLeft w:val="0"/>
      <w:marRight w:val="0"/>
      <w:marTop w:val="0"/>
      <w:marBottom w:val="0"/>
      <w:divBdr>
        <w:top w:val="none" w:sz="0" w:space="0" w:color="auto"/>
        <w:left w:val="none" w:sz="0" w:space="0" w:color="auto"/>
        <w:bottom w:val="none" w:sz="0" w:space="0" w:color="auto"/>
        <w:right w:val="none" w:sz="0" w:space="0" w:color="auto"/>
      </w:divBdr>
    </w:div>
    <w:div w:id="1586039654">
      <w:marLeft w:val="0"/>
      <w:marRight w:val="0"/>
      <w:marTop w:val="0"/>
      <w:marBottom w:val="0"/>
      <w:divBdr>
        <w:top w:val="none" w:sz="0" w:space="0" w:color="auto"/>
        <w:left w:val="none" w:sz="0" w:space="0" w:color="auto"/>
        <w:bottom w:val="none" w:sz="0" w:space="0" w:color="auto"/>
        <w:right w:val="none" w:sz="0" w:space="0" w:color="auto"/>
      </w:divBdr>
    </w:div>
    <w:div w:id="1586068512">
      <w:marLeft w:val="0"/>
      <w:marRight w:val="0"/>
      <w:marTop w:val="0"/>
      <w:marBottom w:val="0"/>
      <w:divBdr>
        <w:top w:val="none" w:sz="0" w:space="0" w:color="auto"/>
        <w:left w:val="none" w:sz="0" w:space="0" w:color="auto"/>
        <w:bottom w:val="none" w:sz="0" w:space="0" w:color="auto"/>
        <w:right w:val="none" w:sz="0" w:space="0" w:color="auto"/>
      </w:divBdr>
    </w:div>
    <w:div w:id="1586106333">
      <w:marLeft w:val="0"/>
      <w:marRight w:val="0"/>
      <w:marTop w:val="0"/>
      <w:marBottom w:val="0"/>
      <w:divBdr>
        <w:top w:val="none" w:sz="0" w:space="0" w:color="auto"/>
        <w:left w:val="none" w:sz="0" w:space="0" w:color="auto"/>
        <w:bottom w:val="none" w:sz="0" w:space="0" w:color="auto"/>
        <w:right w:val="none" w:sz="0" w:space="0" w:color="auto"/>
      </w:divBdr>
    </w:div>
    <w:div w:id="1586110572">
      <w:marLeft w:val="0"/>
      <w:marRight w:val="0"/>
      <w:marTop w:val="0"/>
      <w:marBottom w:val="0"/>
      <w:divBdr>
        <w:top w:val="none" w:sz="0" w:space="0" w:color="auto"/>
        <w:left w:val="none" w:sz="0" w:space="0" w:color="auto"/>
        <w:bottom w:val="none" w:sz="0" w:space="0" w:color="auto"/>
        <w:right w:val="none" w:sz="0" w:space="0" w:color="auto"/>
      </w:divBdr>
    </w:div>
    <w:div w:id="1586300983">
      <w:marLeft w:val="0"/>
      <w:marRight w:val="0"/>
      <w:marTop w:val="0"/>
      <w:marBottom w:val="0"/>
      <w:divBdr>
        <w:top w:val="none" w:sz="0" w:space="0" w:color="auto"/>
        <w:left w:val="none" w:sz="0" w:space="0" w:color="auto"/>
        <w:bottom w:val="none" w:sz="0" w:space="0" w:color="auto"/>
        <w:right w:val="none" w:sz="0" w:space="0" w:color="auto"/>
      </w:divBdr>
    </w:div>
    <w:div w:id="1586375723">
      <w:marLeft w:val="0"/>
      <w:marRight w:val="0"/>
      <w:marTop w:val="0"/>
      <w:marBottom w:val="0"/>
      <w:divBdr>
        <w:top w:val="none" w:sz="0" w:space="0" w:color="auto"/>
        <w:left w:val="none" w:sz="0" w:space="0" w:color="auto"/>
        <w:bottom w:val="none" w:sz="0" w:space="0" w:color="auto"/>
        <w:right w:val="none" w:sz="0" w:space="0" w:color="auto"/>
      </w:divBdr>
    </w:div>
    <w:div w:id="1586383424">
      <w:marLeft w:val="0"/>
      <w:marRight w:val="0"/>
      <w:marTop w:val="0"/>
      <w:marBottom w:val="0"/>
      <w:divBdr>
        <w:top w:val="none" w:sz="0" w:space="0" w:color="auto"/>
        <w:left w:val="none" w:sz="0" w:space="0" w:color="auto"/>
        <w:bottom w:val="none" w:sz="0" w:space="0" w:color="auto"/>
        <w:right w:val="none" w:sz="0" w:space="0" w:color="auto"/>
      </w:divBdr>
    </w:div>
    <w:div w:id="1586458192">
      <w:marLeft w:val="0"/>
      <w:marRight w:val="0"/>
      <w:marTop w:val="0"/>
      <w:marBottom w:val="0"/>
      <w:divBdr>
        <w:top w:val="none" w:sz="0" w:space="0" w:color="auto"/>
        <w:left w:val="none" w:sz="0" w:space="0" w:color="auto"/>
        <w:bottom w:val="none" w:sz="0" w:space="0" w:color="auto"/>
        <w:right w:val="none" w:sz="0" w:space="0" w:color="auto"/>
      </w:divBdr>
    </w:div>
    <w:div w:id="1586569653">
      <w:marLeft w:val="0"/>
      <w:marRight w:val="0"/>
      <w:marTop w:val="0"/>
      <w:marBottom w:val="0"/>
      <w:divBdr>
        <w:top w:val="none" w:sz="0" w:space="0" w:color="auto"/>
        <w:left w:val="none" w:sz="0" w:space="0" w:color="auto"/>
        <w:bottom w:val="none" w:sz="0" w:space="0" w:color="auto"/>
        <w:right w:val="none" w:sz="0" w:space="0" w:color="auto"/>
      </w:divBdr>
    </w:div>
    <w:div w:id="1586572100">
      <w:marLeft w:val="0"/>
      <w:marRight w:val="0"/>
      <w:marTop w:val="0"/>
      <w:marBottom w:val="0"/>
      <w:divBdr>
        <w:top w:val="none" w:sz="0" w:space="0" w:color="auto"/>
        <w:left w:val="none" w:sz="0" w:space="0" w:color="auto"/>
        <w:bottom w:val="none" w:sz="0" w:space="0" w:color="auto"/>
        <w:right w:val="none" w:sz="0" w:space="0" w:color="auto"/>
      </w:divBdr>
    </w:div>
    <w:div w:id="1586721950">
      <w:marLeft w:val="0"/>
      <w:marRight w:val="0"/>
      <w:marTop w:val="0"/>
      <w:marBottom w:val="0"/>
      <w:divBdr>
        <w:top w:val="none" w:sz="0" w:space="0" w:color="auto"/>
        <w:left w:val="none" w:sz="0" w:space="0" w:color="auto"/>
        <w:bottom w:val="none" w:sz="0" w:space="0" w:color="auto"/>
        <w:right w:val="none" w:sz="0" w:space="0" w:color="auto"/>
      </w:divBdr>
    </w:div>
    <w:div w:id="1586762579">
      <w:marLeft w:val="0"/>
      <w:marRight w:val="0"/>
      <w:marTop w:val="0"/>
      <w:marBottom w:val="0"/>
      <w:divBdr>
        <w:top w:val="none" w:sz="0" w:space="0" w:color="auto"/>
        <w:left w:val="none" w:sz="0" w:space="0" w:color="auto"/>
        <w:bottom w:val="none" w:sz="0" w:space="0" w:color="auto"/>
        <w:right w:val="none" w:sz="0" w:space="0" w:color="auto"/>
      </w:divBdr>
    </w:div>
    <w:div w:id="1586764252">
      <w:marLeft w:val="0"/>
      <w:marRight w:val="0"/>
      <w:marTop w:val="0"/>
      <w:marBottom w:val="0"/>
      <w:divBdr>
        <w:top w:val="none" w:sz="0" w:space="0" w:color="auto"/>
        <w:left w:val="none" w:sz="0" w:space="0" w:color="auto"/>
        <w:bottom w:val="none" w:sz="0" w:space="0" w:color="auto"/>
        <w:right w:val="none" w:sz="0" w:space="0" w:color="auto"/>
      </w:divBdr>
    </w:div>
    <w:div w:id="1586838531">
      <w:marLeft w:val="0"/>
      <w:marRight w:val="0"/>
      <w:marTop w:val="0"/>
      <w:marBottom w:val="0"/>
      <w:divBdr>
        <w:top w:val="none" w:sz="0" w:space="0" w:color="auto"/>
        <w:left w:val="none" w:sz="0" w:space="0" w:color="auto"/>
        <w:bottom w:val="none" w:sz="0" w:space="0" w:color="auto"/>
        <w:right w:val="none" w:sz="0" w:space="0" w:color="auto"/>
      </w:divBdr>
    </w:div>
    <w:div w:id="1586919259">
      <w:marLeft w:val="0"/>
      <w:marRight w:val="0"/>
      <w:marTop w:val="0"/>
      <w:marBottom w:val="0"/>
      <w:divBdr>
        <w:top w:val="none" w:sz="0" w:space="0" w:color="auto"/>
        <w:left w:val="none" w:sz="0" w:space="0" w:color="auto"/>
        <w:bottom w:val="none" w:sz="0" w:space="0" w:color="auto"/>
        <w:right w:val="none" w:sz="0" w:space="0" w:color="auto"/>
      </w:divBdr>
    </w:div>
    <w:div w:id="1586954601">
      <w:marLeft w:val="0"/>
      <w:marRight w:val="0"/>
      <w:marTop w:val="0"/>
      <w:marBottom w:val="0"/>
      <w:divBdr>
        <w:top w:val="none" w:sz="0" w:space="0" w:color="auto"/>
        <w:left w:val="none" w:sz="0" w:space="0" w:color="auto"/>
        <w:bottom w:val="none" w:sz="0" w:space="0" w:color="auto"/>
        <w:right w:val="none" w:sz="0" w:space="0" w:color="auto"/>
      </w:divBdr>
    </w:div>
    <w:div w:id="1587031300">
      <w:marLeft w:val="0"/>
      <w:marRight w:val="0"/>
      <w:marTop w:val="0"/>
      <w:marBottom w:val="0"/>
      <w:divBdr>
        <w:top w:val="none" w:sz="0" w:space="0" w:color="auto"/>
        <w:left w:val="none" w:sz="0" w:space="0" w:color="auto"/>
        <w:bottom w:val="none" w:sz="0" w:space="0" w:color="auto"/>
        <w:right w:val="none" w:sz="0" w:space="0" w:color="auto"/>
      </w:divBdr>
    </w:div>
    <w:div w:id="1587223297">
      <w:marLeft w:val="0"/>
      <w:marRight w:val="0"/>
      <w:marTop w:val="0"/>
      <w:marBottom w:val="0"/>
      <w:divBdr>
        <w:top w:val="none" w:sz="0" w:space="0" w:color="auto"/>
        <w:left w:val="none" w:sz="0" w:space="0" w:color="auto"/>
        <w:bottom w:val="none" w:sz="0" w:space="0" w:color="auto"/>
        <w:right w:val="none" w:sz="0" w:space="0" w:color="auto"/>
      </w:divBdr>
    </w:div>
    <w:div w:id="1587304492">
      <w:marLeft w:val="0"/>
      <w:marRight w:val="0"/>
      <w:marTop w:val="0"/>
      <w:marBottom w:val="0"/>
      <w:divBdr>
        <w:top w:val="none" w:sz="0" w:space="0" w:color="auto"/>
        <w:left w:val="none" w:sz="0" w:space="0" w:color="auto"/>
        <w:bottom w:val="none" w:sz="0" w:space="0" w:color="auto"/>
        <w:right w:val="none" w:sz="0" w:space="0" w:color="auto"/>
      </w:divBdr>
    </w:div>
    <w:div w:id="1587498044">
      <w:marLeft w:val="0"/>
      <w:marRight w:val="0"/>
      <w:marTop w:val="0"/>
      <w:marBottom w:val="0"/>
      <w:divBdr>
        <w:top w:val="none" w:sz="0" w:space="0" w:color="auto"/>
        <w:left w:val="none" w:sz="0" w:space="0" w:color="auto"/>
        <w:bottom w:val="none" w:sz="0" w:space="0" w:color="auto"/>
        <w:right w:val="none" w:sz="0" w:space="0" w:color="auto"/>
      </w:divBdr>
    </w:div>
    <w:div w:id="1587686514">
      <w:marLeft w:val="0"/>
      <w:marRight w:val="0"/>
      <w:marTop w:val="0"/>
      <w:marBottom w:val="0"/>
      <w:divBdr>
        <w:top w:val="none" w:sz="0" w:space="0" w:color="auto"/>
        <w:left w:val="none" w:sz="0" w:space="0" w:color="auto"/>
        <w:bottom w:val="none" w:sz="0" w:space="0" w:color="auto"/>
        <w:right w:val="none" w:sz="0" w:space="0" w:color="auto"/>
      </w:divBdr>
    </w:div>
    <w:div w:id="1587760581">
      <w:marLeft w:val="0"/>
      <w:marRight w:val="0"/>
      <w:marTop w:val="0"/>
      <w:marBottom w:val="0"/>
      <w:divBdr>
        <w:top w:val="none" w:sz="0" w:space="0" w:color="auto"/>
        <w:left w:val="none" w:sz="0" w:space="0" w:color="auto"/>
        <w:bottom w:val="none" w:sz="0" w:space="0" w:color="auto"/>
        <w:right w:val="none" w:sz="0" w:space="0" w:color="auto"/>
      </w:divBdr>
    </w:div>
    <w:div w:id="1587760950">
      <w:marLeft w:val="0"/>
      <w:marRight w:val="0"/>
      <w:marTop w:val="0"/>
      <w:marBottom w:val="0"/>
      <w:divBdr>
        <w:top w:val="none" w:sz="0" w:space="0" w:color="auto"/>
        <w:left w:val="none" w:sz="0" w:space="0" w:color="auto"/>
        <w:bottom w:val="none" w:sz="0" w:space="0" w:color="auto"/>
        <w:right w:val="none" w:sz="0" w:space="0" w:color="auto"/>
      </w:divBdr>
    </w:div>
    <w:div w:id="1587878509">
      <w:marLeft w:val="0"/>
      <w:marRight w:val="0"/>
      <w:marTop w:val="0"/>
      <w:marBottom w:val="0"/>
      <w:divBdr>
        <w:top w:val="none" w:sz="0" w:space="0" w:color="auto"/>
        <w:left w:val="none" w:sz="0" w:space="0" w:color="auto"/>
        <w:bottom w:val="none" w:sz="0" w:space="0" w:color="auto"/>
        <w:right w:val="none" w:sz="0" w:space="0" w:color="auto"/>
      </w:divBdr>
    </w:div>
    <w:div w:id="1587957375">
      <w:marLeft w:val="0"/>
      <w:marRight w:val="0"/>
      <w:marTop w:val="0"/>
      <w:marBottom w:val="0"/>
      <w:divBdr>
        <w:top w:val="none" w:sz="0" w:space="0" w:color="auto"/>
        <w:left w:val="none" w:sz="0" w:space="0" w:color="auto"/>
        <w:bottom w:val="none" w:sz="0" w:space="0" w:color="auto"/>
        <w:right w:val="none" w:sz="0" w:space="0" w:color="auto"/>
      </w:divBdr>
    </w:div>
    <w:div w:id="1588077704">
      <w:marLeft w:val="0"/>
      <w:marRight w:val="0"/>
      <w:marTop w:val="0"/>
      <w:marBottom w:val="0"/>
      <w:divBdr>
        <w:top w:val="none" w:sz="0" w:space="0" w:color="auto"/>
        <w:left w:val="none" w:sz="0" w:space="0" w:color="auto"/>
        <w:bottom w:val="none" w:sz="0" w:space="0" w:color="auto"/>
        <w:right w:val="none" w:sz="0" w:space="0" w:color="auto"/>
      </w:divBdr>
    </w:div>
    <w:div w:id="1588078012">
      <w:marLeft w:val="0"/>
      <w:marRight w:val="0"/>
      <w:marTop w:val="0"/>
      <w:marBottom w:val="0"/>
      <w:divBdr>
        <w:top w:val="none" w:sz="0" w:space="0" w:color="auto"/>
        <w:left w:val="none" w:sz="0" w:space="0" w:color="auto"/>
        <w:bottom w:val="none" w:sz="0" w:space="0" w:color="auto"/>
        <w:right w:val="none" w:sz="0" w:space="0" w:color="auto"/>
      </w:divBdr>
    </w:div>
    <w:div w:id="1588222761">
      <w:marLeft w:val="0"/>
      <w:marRight w:val="0"/>
      <w:marTop w:val="0"/>
      <w:marBottom w:val="0"/>
      <w:divBdr>
        <w:top w:val="none" w:sz="0" w:space="0" w:color="auto"/>
        <w:left w:val="none" w:sz="0" w:space="0" w:color="auto"/>
        <w:bottom w:val="none" w:sz="0" w:space="0" w:color="auto"/>
        <w:right w:val="none" w:sz="0" w:space="0" w:color="auto"/>
      </w:divBdr>
    </w:div>
    <w:div w:id="1588224997">
      <w:marLeft w:val="0"/>
      <w:marRight w:val="0"/>
      <w:marTop w:val="0"/>
      <w:marBottom w:val="0"/>
      <w:divBdr>
        <w:top w:val="none" w:sz="0" w:space="0" w:color="auto"/>
        <w:left w:val="none" w:sz="0" w:space="0" w:color="auto"/>
        <w:bottom w:val="none" w:sz="0" w:space="0" w:color="auto"/>
        <w:right w:val="none" w:sz="0" w:space="0" w:color="auto"/>
      </w:divBdr>
    </w:div>
    <w:div w:id="1588228860">
      <w:marLeft w:val="0"/>
      <w:marRight w:val="0"/>
      <w:marTop w:val="0"/>
      <w:marBottom w:val="0"/>
      <w:divBdr>
        <w:top w:val="none" w:sz="0" w:space="0" w:color="auto"/>
        <w:left w:val="none" w:sz="0" w:space="0" w:color="auto"/>
        <w:bottom w:val="none" w:sz="0" w:space="0" w:color="auto"/>
        <w:right w:val="none" w:sz="0" w:space="0" w:color="auto"/>
      </w:divBdr>
    </w:div>
    <w:div w:id="1588267921">
      <w:marLeft w:val="0"/>
      <w:marRight w:val="0"/>
      <w:marTop w:val="0"/>
      <w:marBottom w:val="0"/>
      <w:divBdr>
        <w:top w:val="none" w:sz="0" w:space="0" w:color="auto"/>
        <w:left w:val="none" w:sz="0" w:space="0" w:color="auto"/>
        <w:bottom w:val="none" w:sz="0" w:space="0" w:color="auto"/>
        <w:right w:val="none" w:sz="0" w:space="0" w:color="auto"/>
      </w:divBdr>
    </w:div>
    <w:div w:id="1588271326">
      <w:marLeft w:val="0"/>
      <w:marRight w:val="0"/>
      <w:marTop w:val="0"/>
      <w:marBottom w:val="0"/>
      <w:divBdr>
        <w:top w:val="none" w:sz="0" w:space="0" w:color="auto"/>
        <w:left w:val="none" w:sz="0" w:space="0" w:color="auto"/>
        <w:bottom w:val="none" w:sz="0" w:space="0" w:color="auto"/>
        <w:right w:val="none" w:sz="0" w:space="0" w:color="auto"/>
      </w:divBdr>
    </w:div>
    <w:div w:id="1588340974">
      <w:marLeft w:val="0"/>
      <w:marRight w:val="0"/>
      <w:marTop w:val="0"/>
      <w:marBottom w:val="0"/>
      <w:divBdr>
        <w:top w:val="none" w:sz="0" w:space="0" w:color="auto"/>
        <w:left w:val="none" w:sz="0" w:space="0" w:color="auto"/>
        <w:bottom w:val="none" w:sz="0" w:space="0" w:color="auto"/>
        <w:right w:val="none" w:sz="0" w:space="0" w:color="auto"/>
      </w:divBdr>
    </w:div>
    <w:div w:id="1588345928">
      <w:marLeft w:val="0"/>
      <w:marRight w:val="0"/>
      <w:marTop w:val="0"/>
      <w:marBottom w:val="0"/>
      <w:divBdr>
        <w:top w:val="none" w:sz="0" w:space="0" w:color="auto"/>
        <w:left w:val="none" w:sz="0" w:space="0" w:color="auto"/>
        <w:bottom w:val="none" w:sz="0" w:space="0" w:color="auto"/>
        <w:right w:val="none" w:sz="0" w:space="0" w:color="auto"/>
      </w:divBdr>
    </w:div>
    <w:div w:id="1588348639">
      <w:marLeft w:val="0"/>
      <w:marRight w:val="0"/>
      <w:marTop w:val="0"/>
      <w:marBottom w:val="0"/>
      <w:divBdr>
        <w:top w:val="none" w:sz="0" w:space="0" w:color="auto"/>
        <w:left w:val="none" w:sz="0" w:space="0" w:color="auto"/>
        <w:bottom w:val="none" w:sz="0" w:space="0" w:color="auto"/>
        <w:right w:val="none" w:sz="0" w:space="0" w:color="auto"/>
      </w:divBdr>
    </w:div>
    <w:div w:id="1588490502">
      <w:marLeft w:val="0"/>
      <w:marRight w:val="0"/>
      <w:marTop w:val="0"/>
      <w:marBottom w:val="0"/>
      <w:divBdr>
        <w:top w:val="none" w:sz="0" w:space="0" w:color="auto"/>
        <w:left w:val="none" w:sz="0" w:space="0" w:color="auto"/>
        <w:bottom w:val="none" w:sz="0" w:space="0" w:color="auto"/>
        <w:right w:val="none" w:sz="0" w:space="0" w:color="auto"/>
      </w:divBdr>
    </w:div>
    <w:div w:id="1588493236">
      <w:marLeft w:val="0"/>
      <w:marRight w:val="0"/>
      <w:marTop w:val="0"/>
      <w:marBottom w:val="0"/>
      <w:divBdr>
        <w:top w:val="none" w:sz="0" w:space="0" w:color="auto"/>
        <w:left w:val="none" w:sz="0" w:space="0" w:color="auto"/>
        <w:bottom w:val="none" w:sz="0" w:space="0" w:color="auto"/>
        <w:right w:val="none" w:sz="0" w:space="0" w:color="auto"/>
      </w:divBdr>
    </w:div>
    <w:div w:id="1588542778">
      <w:marLeft w:val="0"/>
      <w:marRight w:val="0"/>
      <w:marTop w:val="0"/>
      <w:marBottom w:val="0"/>
      <w:divBdr>
        <w:top w:val="none" w:sz="0" w:space="0" w:color="auto"/>
        <w:left w:val="none" w:sz="0" w:space="0" w:color="auto"/>
        <w:bottom w:val="none" w:sz="0" w:space="0" w:color="auto"/>
        <w:right w:val="none" w:sz="0" w:space="0" w:color="auto"/>
      </w:divBdr>
    </w:div>
    <w:div w:id="1588659873">
      <w:marLeft w:val="0"/>
      <w:marRight w:val="0"/>
      <w:marTop w:val="0"/>
      <w:marBottom w:val="0"/>
      <w:divBdr>
        <w:top w:val="none" w:sz="0" w:space="0" w:color="auto"/>
        <w:left w:val="none" w:sz="0" w:space="0" w:color="auto"/>
        <w:bottom w:val="none" w:sz="0" w:space="0" w:color="auto"/>
        <w:right w:val="none" w:sz="0" w:space="0" w:color="auto"/>
      </w:divBdr>
    </w:div>
    <w:div w:id="1588689394">
      <w:marLeft w:val="0"/>
      <w:marRight w:val="0"/>
      <w:marTop w:val="0"/>
      <w:marBottom w:val="0"/>
      <w:divBdr>
        <w:top w:val="none" w:sz="0" w:space="0" w:color="auto"/>
        <w:left w:val="none" w:sz="0" w:space="0" w:color="auto"/>
        <w:bottom w:val="none" w:sz="0" w:space="0" w:color="auto"/>
        <w:right w:val="none" w:sz="0" w:space="0" w:color="auto"/>
      </w:divBdr>
    </w:div>
    <w:div w:id="1588727284">
      <w:marLeft w:val="0"/>
      <w:marRight w:val="0"/>
      <w:marTop w:val="0"/>
      <w:marBottom w:val="0"/>
      <w:divBdr>
        <w:top w:val="none" w:sz="0" w:space="0" w:color="auto"/>
        <w:left w:val="none" w:sz="0" w:space="0" w:color="auto"/>
        <w:bottom w:val="none" w:sz="0" w:space="0" w:color="auto"/>
        <w:right w:val="none" w:sz="0" w:space="0" w:color="auto"/>
      </w:divBdr>
    </w:div>
    <w:div w:id="1588730086">
      <w:marLeft w:val="0"/>
      <w:marRight w:val="0"/>
      <w:marTop w:val="0"/>
      <w:marBottom w:val="0"/>
      <w:divBdr>
        <w:top w:val="none" w:sz="0" w:space="0" w:color="auto"/>
        <w:left w:val="none" w:sz="0" w:space="0" w:color="auto"/>
        <w:bottom w:val="none" w:sz="0" w:space="0" w:color="auto"/>
        <w:right w:val="none" w:sz="0" w:space="0" w:color="auto"/>
      </w:divBdr>
    </w:div>
    <w:div w:id="1588803699">
      <w:marLeft w:val="0"/>
      <w:marRight w:val="0"/>
      <w:marTop w:val="0"/>
      <w:marBottom w:val="0"/>
      <w:divBdr>
        <w:top w:val="none" w:sz="0" w:space="0" w:color="auto"/>
        <w:left w:val="none" w:sz="0" w:space="0" w:color="auto"/>
        <w:bottom w:val="none" w:sz="0" w:space="0" w:color="auto"/>
        <w:right w:val="none" w:sz="0" w:space="0" w:color="auto"/>
      </w:divBdr>
    </w:div>
    <w:div w:id="1588927869">
      <w:marLeft w:val="0"/>
      <w:marRight w:val="0"/>
      <w:marTop w:val="0"/>
      <w:marBottom w:val="0"/>
      <w:divBdr>
        <w:top w:val="none" w:sz="0" w:space="0" w:color="auto"/>
        <w:left w:val="none" w:sz="0" w:space="0" w:color="auto"/>
        <w:bottom w:val="none" w:sz="0" w:space="0" w:color="auto"/>
        <w:right w:val="none" w:sz="0" w:space="0" w:color="auto"/>
      </w:divBdr>
    </w:div>
    <w:div w:id="1588996831">
      <w:marLeft w:val="0"/>
      <w:marRight w:val="0"/>
      <w:marTop w:val="0"/>
      <w:marBottom w:val="0"/>
      <w:divBdr>
        <w:top w:val="none" w:sz="0" w:space="0" w:color="auto"/>
        <w:left w:val="none" w:sz="0" w:space="0" w:color="auto"/>
        <w:bottom w:val="none" w:sz="0" w:space="0" w:color="auto"/>
        <w:right w:val="none" w:sz="0" w:space="0" w:color="auto"/>
      </w:divBdr>
    </w:div>
    <w:div w:id="1589071280">
      <w:marLeft w:val="0"/>
      <w:marRight w:val="0"/>
      <w:marTop w:val="0"/>
      <w:marBottom w:val="0"/>
      <w:divBdr>
        <w:top w:val="none" w:sz="0" w:space="0" w:color="auto"/>
        <w:left w:val="none" w:sz="0" w:space="0" w:color="auto"/>
        <w:bottom w:val="none" w:sz="0" w:space="0" w:color="auto"/>
        <w:right w:val="none" w:sz="0" w:space="0" w:color="auto"/>
      </w:divBdr>
    </w:div>
    <w:div w:id="1589148518">
      <w:marLeft w:val="0"/>
      <w:marRight w:val="0"/>
      <w:marTop w:val="0"/>
      <w:marBottom w:val="0"/>
      <w:divBdr>
        <w:top w:val="none" w:sz="0" w:space="0" w:color="auto"/>
        <w:left w:val="none" w:sz="0" w:space="0" w:color="auto"/>
        <w:bottom w:val="none" w:sz="0" w:space="0" w:color="auto"/>
        <w:right w:val="none" w:sz="0" w:space="0" w:color="auto"/>
      </w:divBdr>
    </w:div>
    <w:div w:id="1589194647">
      <w:marLeft w:val="0"/>
      <w:marRight w:val="0"/>
      <w:marTop w:val="0"/>
      <w:marBottom w:val="0"/>
      <w:divBdr>
        <w:top w:val="none" w:sz="0" w:space="0" w:color="auto"/>
        <w:left w:val="none" w:sz="0" w:space="0" w:color="auto"/>
        <w:bottom w:val="none" w:sz="0" w:space="0" w:color="auto"/>
        <w:right w:val="none" w:sz="0" w:space="0" w:color="auto"/>
      </w:divBdr>
    </w:div>
    <w:div w:id="1589382080">
      <w:marLeft w:val="0"/>
      <w:marRight w:val="0"/>
      <w:marTop w:val="0"/>
      <w:marBottom w:val="0"/>
      <w:divBdr>
        <w:top w:val="none" w:sz="0" w:space="0" w:color="auto"/>
        <w:left w:val="none" w:sz="0" w:space="0" w:color="auto"/>
        <w:bottom w:val="none" w:sz="0" w:space="0" w:color="auto"/>
        <w:right w:val="none" w:sz="0" w:space="0" w:color="auto"/>
      </w:divBdr>
    </w:div>
    <w:div w:id="1589382236">
      <w:marLeft w:val="0"/>
      <w:marRight w:val="0"/>
      <w:marTop w:val="0"/>
      <w:marBottom w:val="0"/>
      <w:divBdr>
        <w:top w:val="none" w:sz="0" w:space="0" w:color="auto"/>
        <w:left w:val="none" w:sz="0" w:space="0" w:color="auto"/>
        <w:bottom w:val="none" w:sz="0" w:space="0" w:color="auto"/>
        <w:right w:val="none" w:sz="0" w:space="0" w:color="auto"/>
      </w:divBdr>
    </w:div>
    <w:div w:id="1589464936">
      <w:marLeft w:val="0"/>
      <w:marRight w:val="0"/>
      <w:marTop w:val="0"/>
      <w:marBottom w:val="0"/>
      <w:divBdr>
        <w:top w:val="none" w:sz="0" w:space="0" w:color="auto"/>
        <w:left w:val="none" w:sz="0" w:space="0" w:color="auto"/>
        <w:bottom w:val="none" w:sz="0" w:space="0" w:color="auto"/>
        <w:right w:val="none" w:sz="0" w:space="0" w:color="auto"/>
      </w:divBdr>
    </w:div>
    <w:div w:id="1589465110">
      <w:marLeft w:val="0"/>
      <w:marRight w:val="0"/>
      <w:marTop w:val="0"/>
      <w:marBottom w:val="0"/>
      <w:divBdr>
        <w:top w:val="none" w:sz="0" w:space="0" w:color="auto"/>
        <w:left w:val="none" w:sz="0" w:space="0" w:color="auto"/>
        <w:bottom w:val="none" w:sz="0" w:space="0" w:color="auto"/>
        <w:right w:val="none" w:sz="0" w:space="0" w:color="auto"/>
      </w:divBdr>
    </w:div>
    <w:div w:id="1589533186">
      <w:marLeft w:val="0"/>
      <w:marRight w:val="0"/>
      <w:marTop w:val="0"/>
      <w:marBottom w:val="0"/>
      <w:divBdr>
        <w:top w:val="none" w:sz="0" w:space="0" w:color="auto"/>
        <w:left w:val="none" w:sz="0" w:space="0" w:color="auto"/>
        <w:bottom w:val="none" w:sz="0" w:space="0" w:color="auto"/>
        <w:right w:val="none" w:sz="0" w:space="0" w:color="auto"/>
      </w:divBdr>
    </w:div>
    <w:div w:id="1589583676">
      <w:marLeft w:val="0"/>
      <w:marRight w:val="0"/>
      <w:marTop w:val="0"/>
      <w:marBottom w:val="0"/>
      <w:divBdr>
        <w:top w:val="none" w:sz="0" w:space="0" w:color="auto"/>
        <w:left w:val="none" w:sz="0" w:space="0" w:color="auto"/>
        <w:bottom w:val="none" w:sz="0" w:space="0" w:color="auto"/>
        <w:right w:val="none" w:sz="0" w:space="0" w:color="auto"/>
      </w:divBdr>
    </w:div>
    <w:div w:id="1589607713">
      <w:marLeft w:val="0"/>
      <w:marRight w:val="0"/>
      <w:marTop w:val="0"/>
      <w:marBottom w:val="0"/>
      <w:divBdr>
        <w:top w:val="none" w:sz="0" w:space="0" w:color="auto"/>
        <w:left w:val="none" w:sz="0" w:space="0" w:color="auto"/>
        <w:bottom w:val="none" w:sz="0" w:space="0" w:color="auto"/>
        <w:right w:val="none" w:sz="0" w:space="0" w:color="auto"/>
      </w:divBdr>
    </w:div>
    <w:div w:id="1589735180">
      <w:marLeft w:val="0"/>
      <w:marRight w:val="0"/>
      <w:marTop w:val="0"/>
      <w:marBottom w:val="0"/>
      <w:divBdr>
        <w:top w:val="none" w:sz="0" w:space="0" w:color="auto"/>
        <w:left w:val="none" w:sz="0" w:space="0" w:color="auto"/>
        <w:bottom w:val="none" w:sz="0" w:space="0" w:color="auto"/>
        <w:right w:val="none" w:sz="0" w:space="0" w:color="auto"/>
      </w:divBdr>
    </w:div>
    <w:div w:id="1589843557">
      <w:marLeft w:val="0"/>
      <w:marRight w:val="0"/>
      <w:marTop w:val="0"/>
      <w:marBottom w:val="0"/>
      <w:divBdr>
        <w:top w:val="none" w:sz="0" w:space="0" w:color="auto"/>
        <w:left w:val="none" w:sz="0" w:space="0" w:color="auto"/>
        <w:bottom w:val="none" w:sz="0" w:space="0" w:color="auto"/>
        <w:right w:val="none" w:sz="0" w:space="0" w:color="auto"/>
      </w:divBdr>
    </w:div>
    <w:div w:id="1589846490">
      <w:marLeft w:val="0"/>
      <w:marRight w:val="0"/>
      <w:marTop w:val="0"/>
      <w:marBottom w:val="0"/>
      <w:divBdr>
        <w:top w:val="none" w:sz="0" w:space="0" w:color="auto"/>
        <w:left w:val="none" w:sz="0" w:space="0" w:color="auto"/>
        <w:bottom w:val="none" w:sz="0" w:space="0" w:color="auto"/>
        <w:right w:val="none" w:sz="0" w:space="0" w:color="auto"/>
      </w:divBdr>
    </w:div>
    <w:div w:id="1589926351">
      <w:marLeft w:val="0"/>
      <w:marRight w:val="0"/>
      <w:marTop w:val="0"/>
      <w:marBottom w:val="0"/>
      <w:divBdr>
        <w:top w:val="none" w:sz="0" w:space="0" w:color="auto"/>
        <w:left w:val="none" w:sz="0" w:space="0" w:color="auto"/>
        <w:bottom w:val="none" w:sz="0" w:space="0" w:color="auto"/>
        <w:right w:val="none" w:sz="0" w:space="0" w:color="auto"/>
      </w:divBdr>
    </w:div>
    <w:div w:id="1590189658">
      <w:marLeft w:val="0"/>
      <w:marRight w:val="0"/>
      <w:marTop w:val="0"/>
      <w:marBottom w:val="0"/>
      <w:divBdr>
        <w:top w:val="none" w:sz="0" w:space="0" w:color="auto"/>
        <w:left w:val="none" w:sz="0" w:space="0" w:color="auto"/>
        <w:bottom w:val="none" w:sz="0" w:space="0" w:color="auto"/>
        <w:right w:val="none" w:sz="0" w:space="0" w:color="auto"/>
      </w:divBdr>
    </w:div>
    <w:div w:id="1590196022">
      <w:marLeft w:val="0"/>
      <w:marRight w:val="0"/>
      <w:marTop w:val="0"/>
      <w:marBottom w:val="0"/>
      <w:divBdr>
        <w:top w:val="none" w:sz="0" w:space="0" w:color="auto"/>
        <w:left w:val="none" w:sz="0" w:space="0" w:color="auto"/>
        <w:bottom w:val="none" w:sz="0" w:space="0" w:color="auto"/>
        <w:right w:val="none" w:sz="0" w:space="0" w:color="auto"/>
      </w:divBdr>
    </w:div>
    <w:div w:id="1590197044">
      <w:marLeft w:val="0"/>
      <w:marRight w:val="0"/>
      <w:marTop w:val="0"/>
      <w:marBottom w:val="0"/>
      <w:divBdr>
        <w:top w:val="none" w:sz="0" w:space="0" w:color="auto"/>
        <w:left w:val="none" w:sz="0" w:space="0" w:color="auto"/>
        <w:bottom w:val="none" w:sz="0" w:space="0" w:color="auto"/>
        <w:right w:val="none" w:sz="0" w:space="0" w:color="auto"/>
      </w:divBdr>
    </w:div>
    <w:div w:id="1590383708">
      <w:marLeft w:val="0"/>
      <w:marRight w:val="0"/>
      <w:marTop w:val="0"/>
      <w:marBottom w:val="0"/>
      <w:divBdr>
        <w:top w:val="none" w:sz="0" w:space="0" w:color="auto"/>
        <w:left w:val="none" w:sz="0" w:space="0" w:color="auto"/>
        <w:bottom w:val="none" w:sz="0" w:space="0" w:color="auto"/>
        <w:right w:val="none" w:sz="0" w:space="0" w:color="auto"/>
      </w:divBdr>
    </w:div>
    <w:div w:id="1590384537">
      <w:marLeft w:val="0"/>
      <w:marRight w:val="0"/>
      <w:marTop w:val="0"/>
      <w:marBottom w:val="0"/>
      <w:divBdr>
        <w:top w:val="none" w:sz="0" w:space="0" w:color="auto"/>
        <w:left w:val="none" w:sz="0" w:space="0" w:color="auto"/>
        <w:bottom w:val="none" w:sz="0" w:space="0" w:color="auto"/>
        <w:right w:val="none" w:sz="0" w:space="0" w:color="auto"/>
      </w:divBdr>
    </w:div>
    <w:div w:id="1590389797">
      <w:marLeft w:val="0"/>
      <w:marRight w:val="0"/>
      <w:marTop w:val="0"/>
      <w:marBottom w:val="0"/>
      <w:divBdr>
        <w:top w:val="none" w:sz="0" w:space="0" w:color="auto"/>
        <w:left w:val="none" w:sz="0" w:space="0" w:color="auto"/>
        <w:bottom w:val="none" w:sz="0" w:space="0" w:color="auto"/>
        <w:right w:val="none" w:sz="0" w:space="0" w:color="auto"/>
      </w:divBdr>
    </w:div>
    <w:div w:id="1590507944">
      <w:marLeft w:val="0"/>
      <w:marRight w:val="0"/>
      <w:marTop w:val="0"/>
      <w:marBottom w:val="0"/>
      <w:divBdr>
        <w:top w:val="none" w:sz="0" w:space="0" w:color="auto"/>
        <w:left w:val="none" w:sz="0" w:space="0" w:color="auto"/>
        <w:bottom w:val="none" w:sz="0" w:space="0" w:color="auto"/>
        <w:right w:val="none" w:sz="0" w:space="0" w:color="auto"/>
      </w:divBdr>
    </w:div>
    <w:div w:id="1590625466">
      <w:marLeft w:val="0"/>
      <w:marRight w:val="0"/>
      <w:marTop w:val="0"/>
      <w:marBottom w:val="0"/>
      <w:divBdr>
        <w:top w:val="none" w:sz="0" w:space="0" w:color="auto"/>
        <w:left w:val="none" w:sz="0" w:space="0" w:color="auto"/>
        <w:bottom w:val="none" w:sz="0" w:space="0" w:color="auto"/>
        <w:right w:val="none" w:sz="0" w:space="0" w:color="auto"/>
      </w:divBdr>
    </w:div>
    <w:div w:id="1590650143">
      <w:marLeft w:val="0"/>
      <w:marRight w:val="0"/>
      <w:marTop w:val="0"/>
      <w:marBottom w:val="0"/>
      <w:divBdr>
        <w:top w:val="none" w:sz="0" w:space="0" w:color="auto"/>
        <w:left w:val="none" w:sz="0" w:space="0" w:color="auto"/>
        <w:bottom w:val="none" w:sz="0" w:space="0" w:color="auto"/>
        <w:right w:val="none" w:sz="0" w:space="0" w:color="auto"/>
      </w:divBdr>
    </w:div>
    <w:div w:id="1590848771">
      <w:marLeft w:val="0"/>
      <w:marRight w:val="0"/>
      <w:marTop w:val="0"/>
      <w:marBottom w:val="0"/>
      <w:divBdr>
        <w:top w:val="none" w:sz="0" w:space="0" w:color="auto"/>
        <w:left w:val="none" w:sz="0" w:space="0" w:color="auto"/>
        <w:bottom w:val="none" w:sz="0" w:space="0" w:color="auto"/>
        <w:right w:val="none" w:sz="0" w:space="0" w:color="auto"/>
      </w:divBdr>
    </w:div>
    <w:div w:id="1590852515">
      <w:marLeft w:val="0"/>
      <w:marRight w:val="0"/>
      <w:marTop w:val="0"/>
      <w:marBottom w:val="0"/>
      <w:divBdr>
        <w:top w:val="none" w:sz="0" w:space="0" w:color="auto"/>
        <w:left w:val="none" w:sz="0" w:space="0" w:color="auto"/>
        <w:bottom w:val="none" w:sz="0" w:space="0" w:color="auto"/>
        <w:right w:val="none" w:sz="0" w:space="0" w:color="auto"/>
      </w:divBdr>
    </w:div>
    <w:div w:id="1590892067">
      <w:bodyDiv w:val="1"/>
      <w:marLeft w:val="0"/>
      <w:marRight w:val="0"/>
      <w:marTop w:val="0"/>
      <w:marBottom w:val="0"/>
      <w:divBdr>
        <w:top w:val="none" w:sz="0" w:space="0" w:color="auto"/>
        <w:left w:val="none" w:sz="0" w:space="0" w:color="auto"/>
        <w:bottom w:val="none" w:sz="0" w:space="0" w:color="auto"/>
        <w:right w:val="none" w:sz="0" w:space="0" w:color="auto"/>
      </w:divBdr>
    </w:div>
    <w:div w:id="1590894238">
      <w:marLeft w:val="0"/>
      <w:marRight w:val="0"/>
      <w:marTop w:val="0"/>
      <w:marBottom w:val="0"/>
      <w:divBdr>
        <w:top w:val="none" w:sz="0" w:space="0" w:color="auto"/>
        <w:left w:val="none" w:sz="0" w:space="0" w:color="auto"/>
        <w:bottom w:val="none" w:sz="0" w:space="0" w:color="auto"/>
        <w:right w:val="none" w:sz="0" w:space="0" w:color="auto"/>
      </w:divBdr>
    </w:div>
    <w:div w:id="1591230326">
      <w:marLeft w:val="0"/>
      <w:marRight w:val="0"/>
      <w:marTop w:val="0"/>
      <w:marBottom w:val="0"/>
      <w:divBdr>
        <w:top w:val="none" w:sz="0" w:space="0" w:color="auto"/>
        <w:left w:val="none" w:sz="0" w:space="0" w:color="auto"/>
        <w:bottom w:val="none" w:sz="0" w:space="0" w:color="auto"/>
        <w:right w:val="none" w:sz="0" w:space="0" w:color="auto"/>
      </w:divBdr>
    </w:div>
    <w:div w:id="1591307711">
      <w:marLeft w:val="0"/>
      <w:marRight w:val="0"/>
      <w:marTop w:val="0"/>
      <w:marBottom w:val="0"/>
      <w:divBdr>
        <w:top w:val="none" w:sz="0" w:space="0" w:color="auto"/>
        <w:left w:val="none" w:sz="0" w:space="0" w:color="auto"/>
        <w:bottom w:val="none" w:sz="0" w:space="0" w:color="auto"/>
        <w:right w:val="none" w:sz="0" w:space="0" w:color="auto"/>
      </w:divBdr>
    </w:div>
    <w:div w:id="1591311085">
      <w:marLeft w:val="0"/>
      <w:marRight w:val="0"/>
      <w:marTop w:val="0"/>
      <w:marBottom w:val="0"/>
      <w:divBdr>
        <w:top w:val="none" w:sz="0" w:space="0" w:color="auto"/>
        <w:left w:val="none" w:sz="0" w:space="0" w:color="auto"/>
        <w:bottom w:val="none" w:sz="0" w:space="0" w:color="auto"/>
        <w:right w:val="none" w:sz="0" w:space="0" w:color="auto"/>
      </w:divBdr>
    </w:div>
    <w:div w:id="1591347839">
      <w:marLeft w:val="0"/>
      <w:marRight w:val="0"/>
      <w:marTop w:val="0"/>
      <w:marBottom w:val="0"/>
      <w:divBdr>
        <w:top w:val="none" w:sz="0" w:space="0" w:color="auto"/>
        <w:left w:val="none" w:sz="0" w:space="0" w:color="auto"/>
        <w:bottom w:val="none" w:sz="0" w:space="0" w:color="auto"/>
        <w:right w:val="none" w:sz="0" w:space="0" w:color="auto"/>
      </w:divBdr>
    </w:div>
    <w:div w:id="1591574229">
      <w:marLeft w:val="0"/>
      <w:marRight w:val="0"/>
      <w:marTop w:val="0"/>
      <w:marBottom w:val="0"/>
      <w:divBdr>
        <w:top w:val="none" w:sz="0" w:space="0" w:color="auto"/>
        <w:left w:val="none" w:sz="0" w:space="0" w:color="auto"/>
        <w:bottom w:val="none" w:sz="0" w:space="0" w:color="auto"/>
        <w:right w:val="none" w:sz="0" w:space="0" w:color="auto"/>
      </w:divBdr>
    </w:div>
    <w:div w:id="1591620377">
      <w:marLeft w:val="480"/>
      <w:marRight w:val="0"/>
      <w:marTop w:val="0"/>
      <w:marBottom w:val="0"/>
      <w:divBdr>
        <w:top w:val="none" w:sz="0" w:space="0" w:color="auto"/>
        <w:left w:val="none" w:sz="0" w:space="0" w:color="auto"/>
        <w:bottom w:val="none" w:sz="0" w:space="0" w:color="auto"/>
        <w:right w:val="none" w:sz="0" w:space="0" w:color="auto"/>
      </w:divBdr>
    </w:div>
    <w:div w:id="1591811575">
      <w:marLeft w:val="0"/>
      <w:marRight w:val="0"/>
      <w:marTop w:val="0"/>
      <w:marBottom w:val="0"/>
      <w:divBdr>
        <w:top w:val="none" w:sz="0" w:space="0" w:color="auto"/>
        <w:left w:val="none" w:sz="0" w:space="0" w:color="auto"/>
        <w:bottom w:val="none" w:sz="0" w:space="0" w:color="auto"/>
        <w:right w:val="none" w:sz="0" w:space="0" w:color="auto"/>
      </w:divBdr>
    </w:div>
    <w:div w:id="1591814499">
      <w:marLeft w:val="0"/>
      <w:marRight w:val="0"/>
      <w:marTop w:val="0"/>
      <w:marBottom w:val="0"/>
      <w:divBdr>
        <w:top w:val="none" w:sz="0" w:space="0" w:color="auto"/>
        <w:left w:val="none" w:sz="0" w:space="0" w:color="auto"/>
        <w:bottom w:val="none" w:sz="0" w:space="0" w:color="auto"/>
        <w:right w:val="none" w:sz="0" w:space="0" w:color="auto"/>
      </w:divBdr>
    </w:div>
    <w:div w:id="1591887445">
      <w:marLeft w:val="0"/>
      <w:marRight w:val="0"/>
      <w:marTop w:val="0"/>
      <w:marBottom w:val="0"/>
      <w:divBdr>
        <w:top w:val="none" w:sz="0" w:space="0" w:color="auto"/>
        <w:left w:val="none" w:sz="0" w:space="0" w:color="auto"/>
        <w:bottom w:val="none" w:sz="0" w:space="0" w:color="auto"/>
        <w:right w:val="none" w:sz="0" w:space="0" w:color="auto"/>
      </w:divBdr>
    </w:div>
    <w:div w:id="1591965706">
      <w:marLeft w:val="0"/>
      <w:marRight w:val="0"/>
      <w:marTop w:val="0"/>
      <w:marBottom w:val="0"/>
      <w:divBdr>
        <w:top w:val="none" w:sz="0" w:space="0" w:color="auto"/>
        <w:left w:val="none" w:sz="0" w:space="0" w:color="auto"/>
        <w:bottom w:val="none" w:sz="0" w:space="0" w:color="auto"/>
        <w:right w:val="none" w:sz="0" w:space="0" w:color="auto"/>
      </w:divBdr>
    </w:div>
    <w:div w:id="1592009225">
      <w:marLeft w:val="0"/>
      <w:marRight w:val="0"/>
      <w:marTop w:val="0"/>
      <w:marBottom w:val="0"/>
      <w:divBdr>
        <w:top w:val="none" w:sz="0" w:space="0" w:color="auto"/>
        <w:left w:val="none" w:sz="0" w:space="0" w:color="auto"/>
        <w:bottom w:val="none" w:sz="0" w:space="0" w:color="auto"/>
        <w:right w:val="none" w:sz="0" w:space="0" w:color="auto"/>
      </w:divBdr>
    </w:div>
    <w:div w:id="1592012362">
      <w:marLeft w:val="0"/>
      <w:marRight w:val="0"/>
      <w:marTop w:val="0"/>
      <w:marBottom w:val="0"/>
      <w:divBdr>
        <w:top w:val="none" w:sz="0" w:space="0" w:color="auto"/>
        <w:left w:val="none" w:sz="0" w:space="0" w:color="auto"/>
        <w:bottom w:val="none" w:sz="0" w:space="0" w:color="auto"/>
        <w:right w:val="none" w:sz="0" w:space="0" w:color="auto"/>
      </w:divBdr>
    </w:div>
    <w:div w:id="1592161332">
      <w:marLeft w:val="0"/>
      <w:marRight w:val="0"/>
      <w:marTop w:val="0"/>
      <w:marBottom w:val="0"/>
      <w:divBdr>
        <w:top w:val="none" w:sz="0" w:space="0" w:color="auto"/>
        <w:left w:val="none" w:sz="0" w:space="0" w:color="auto"/>
        <w:bottom w:val="none" w:sz="0" w:space="0" w:color="auto"/>
        <w:right w:val="none" w:sz="0" w:space="0" w:color="auto"/>
      </w:divBdr>
    </w:div>
    <w:div w:id="1592272443">
      <w:marLeft w:val="0"/>
      <w:marRight w:val="0"/>
      <w:marTop w:val="0"/>
      <w:marBottom w:val="0"/>
      <w:divBdr>
        <w:top w:val="none" w:sz="0" w:space="0" w:color="auto"/>
        <w:left w:val="none" w:sz="0" w:space="0" w:color="auto"/>
        <w:bottom w:val="none" w:sz="0" w:space="0" w:color="auto"/>
        <w:right w:val="none" w:sz="0" w:space="0" w:color="auto"/>
      </w:divBdr>
    </w:div>
    <w:div w:id="1592277156">
      <w:bodyDiv w:val="1"/>
      <w:marLeft w:val="0"/>
      <w:marRight w:val="0"/>
      <w:marTop w:val="0"/>
      <w:marBottom w:val="0"/>
      <w:divBdr>
        <w:top w:val="none" w:sz="0" w:space="0" w:color="auto"/>
        <w:left w:val="none" w:sz="0" w:space="0" w:color="auto"/>
        <w:bottom w:val="none" w:sz="0" w:space="0" w:color="auto"/>
        <w:right w:val="none" w:sz="0" w:space="0" w:color="auto"/>
      </w:divBdr>
    </w:div>
    <w:div w:id="1592393847">
      <w:marLeft w:val="0"/>
      <w:marRight w:val="0"/>
      <w:marTop w:val="0"/>
      <w:marBottom w:val="0"/>
      <w:divBdr>
        <w:top w:val="none" w:sz="0" w:space="0" w:color="auto"/>
        <w:left w:val="none" w:sz="0" w:space="0" w:color="auto"/>
        <w:bottom w:val="none" w:sz="0" w:space="0" w:color="auto"/>
        <w:right w:val="none" w:sz="0" w:space="0" w:color="auto"/>
      </w:divBdr>
    </w:div>
    <w:div w:id="1592540603">
      <w:bodyDiv w:val="1"/>
      <w:marLeft w:val="0"/>
      <w:marRight w:val="0"/>
      <w:marTop w:val="0"/>
      <w:marBottom w:val="0"/>
      <w:divBdr>
        <w:top w:val="none" w:sz="0" w:space="0" w:color="auto"/>
        <w:left w:val="none" w:sz="0" w:space="0" w:color="auto"/>
        <w:bottom w:val="none" w:sz="0" w:space="0" w:color="auto"/>
        <w:right w:val="none" w:sz="0" w:space="0" w:color="auto"/>
      </w:divBdr>
      <w:divsChild>
        <w:div w:id="1762483255">
          <w:marLeft w:val="0"/>
          <w:marRight w:val="0"/>
          <w:marTop w:val="0"/>
          <w:marBottom w:val="0"/>
          <w:divBdr>
            <w:top w:val="none" w:sz="0" w:space="0" w:color="auto"/>
            <w:left w:val="none" w:sz="0" w:space="0" w:color="auto"/>
            <w:bottom w:val="none" w:sz="0" w:space="0" w:color="auto"/>
            <w:right w:val="none" w:sz="0" w:space="0" w:color="auto"/>
          </w:divBdr>
        </w:div>
        <w:div w:id="902251879">
          <w:marLeft w:val="0"/>
          <w:marRight w:val="0"/>
          <w:marTop w:val="0"/>
          <w:marBottom w:val="0"/>
          <w:divBdr>
            <w:top w:val="none" w:sz="0" w:space="0" w:color="auto"/>
            <w:left w:val="none" w:sz="0" w:space="0" w:color="auto"/>
            <w:bottom w:val="none" w:sz="0" w:space="0" w:color="auto"/>
            <w:right w:val="none" w:sz="0" w:space="0" w:color="auto"/>
          </w:divBdr>
        </w:div>
        <w:div w:id="549614365">
          <w:marLeft w:val="0"/>
          <w:marRight w:val="0"/>
          <w:marTop w:val="0"/>
          <w:marBottom w:val="0"/>
          <w:divBdr>
            <w:top w:val="none" w:sz="0" w:space="0" w:color="auto"/>
            <w:left w:val="none" w:sz="0" w:space="0" w:color="auto"/>
            <w:bottom w:val="none" w:sz="0" w:space="0" w:color="auto"/>
            <w:right w:val="none" w:sz="0" w:space="0" w:color="auto"/>
          </w:divBdr>
        </w:div>
        <w:div w:id="1795102780">
          <w:marLeft w:val="0"/>
          <w:marRight w:val="0"/>
          <w:marTop w:val="0"/>
          <w:marBottom w:val="0"/>
          <w:divBdr>
            <w:top w:val="none" w:sz="0" w:space="0" w:color="auto"/>
            <w:left w:val="none" w:sz="0" w:space="0" w:color="auto"/>
            <w:bottom w:val="none" w:sz="0" w:space="0" w:color="auto"/>
            <w:right w:val="none" w:sz="0" w:space="0" w:color="auto"/>
          </w:divBdr>
        </w:div>
        <w:div w:id="1730152566">
          <w:marLeft w:val="0"/>
          <w:marRight w:val="0"/>
          <w:marTop w:val="0"/>
          <w:marBottom w:val="0"/>
          <w:divBdr>
            <w:top w:val="none" w:sz="0" w:space="0" w:color="auto"/>
            <w:left w:val="none" w:sz="0" w:space="0" w:color="auto"/>
            <w:bottom w:val="none" w:sz="0" w:space="0" w:color="auto"/>
            <w:right w:val="none" w:sz="0" w:space="0" w:color="auto"/>
          </w:divBdr>
        </w:div>
        <w:div w:id="2065522425">
          <w:marLeft w:val="0"/>
          <w:marRight w:val="0"/>
          <w:marTop w:val="0"/>
          <w:marBottom w:val="0"/>
          <w:divBdr>
            <w:top w:val="none" w:sz="0" w:space="0" w:color="auto"/>
            <w:left w:val="none" w:sz="0" w:space="0" w:color="auto"/>
            <w:bottom w:val="none" w:sz="0" w:space="0" w:color="auto"/>
            <w:right w:val="none" w:sz="0" w:space="0" w:color="auto"/>
          </w:divBdr>
        </w:div>
        <w:div w:id="158932055">
          <w:marLeft w:val="0"/>
          <w:marRight w:val="0"/>
          <w:marTop w:val="0"/>
          <w:marBottom w:val="0"/>
          <w:divBdr>
            <w:top w:val="none" w:sz="0" w:space="0" w:color="auto"/>
            <w:left w:val="none" w:sz="0" w:space="0" w:color="auto"/>
            <w:bottom w:val="none" w:sz="0" w:space="0" w:color="auto"/>
            <w:right w:val="none" w:sz="0" w:space="0" w:color="auto"/>
          </w:divBdr>
        </w:div>
        <w:div w:id="1379015769">
          <w:marLeft w:val="0"/>
          <w:marRight w:val="0"/>
          <w:marTop w:val="0"/>
          <w:marBottom w:val="0"/>
          <w:divBdr>
            <w:top w:val="none" w:sz="0" w:space="0" w:color="auto"/>
            <w:left w:val="none" w:sz="0" w:space="0" w:color="auto"/>
            <w:bottom w:val="none" w:sz="0" w:space="0" w:color="auto"/>
            <w:right w:val="none" w:sz="0" w:space="0" w:color="auto"/>
          </w:divBdr>
        </w:div>
        <w:div w:id="2138183229">
          <w:marLeft w:val="0"/>
          <w:marRight w:val="0"/>
          <w:marTop w:val="0"/>
          <w:marBottom w:val="0"/>
          <w:divBdr>
            <w:top w:val="none" w:sz="0" w:space="0" w:color="auto"/>
            <w:left w:val="none" w:sz="0" w:space="0" w:color="auto"/>
            <w:bottom w:val="none" w:sz="0" w:space="0" w:color="auto"/>
            <w:right w:val="none" w:sz="0" w:space="0" w:color="auto"/>
          </w:divBdr>
        </w:div>
        <w:div w:id="336885212">
          <w:marLeft w:val="0"/>
          <w:marRight w:val="0"/>
          <w:marTop w:val="0"/>
          <w:marBottom w:val="0"/>
          <w:divBdr>
            <w:top w:val="none" w:sz="0" w:space="0" w:color="auto"/>
            <w:left w:val="none" w:sz="0" w:space="0" w:color="auto"/>
            <w:bottom w:val="none" w:sz="0" w:space="0" w:color="auto"/>
            <w:right w:val="none" w:sz="0" w:space="0" w:color="auto"/>
          </w:divBdr>
        </w:div>
        <w:div w:id="2026515929">
          <w:marLeft w:val="0"/>
          <w:marRight w:val="0"/>
          <w:marTop w:val="0"/>
          <w:marBottom w:val="0"/>
          <w:divBdr>
            <w:top w:val="none" w:sz="0" w:space="0" w:color="auto"/>
            <w:left w:val="none" w:sz="0" w:space="0" w:color="auto"/>
            <w:bottom w:val="none" w:sz="0" w:space="0" w:color="auto"/>
            <w:right w:val="none" w:sz="0" w:space="0" w:color="auto"/>
          </w:divBdr>
        </w:div>
        <w:div w:id="839200802">
          <w:marLeft w:val="0"/>
          <w:marRight w:val="0"/>
          <w:marTop w:val="0"/>
          <w:marBottom w:val="0"/>
          <w:divBdr>
            <w:top w:val="none" w:sz="0" w:space="0" w:color="auto"/>
            <w:left w:val="none" w:sz="0" w:space="0" w:color="auto"/>
            <w:bottom w:val="none" w:sz="0" w:space="0" w:color="auto"/>
            <w:right w:val="none" w:sz="0" w:space="0" w:color="auto"/>
          </w:divBdr>
        </w:div>
        <w:div w:id="337275797">
          <w:marLeft w:val="0"/>
          <w:marRight w:val="0"/>
          <w:marTop w:val="0"/>
          <w:marBottom w:val="0"/>
          <w:divBdr>
            <w:top w:val="none" w:sz="0" w:space="0" w:color="auto"/>
            <w:left w:val="none" w:sz="0" w:space="0" w:color="auto"/>
            <w:bottom w:val="none" w:sz="0" w:space="0" w:color="auto"/>
            <w:right w:val="none" w:sz="0" w:space="0" w:color="auto"/>
          </w:divBdr>
        </w:div>
        <w:div w:id="1008556870">
          <w:marLeft w:val="0"/>
          <w:marRight w:val="0"/>
          <w:marTop w:val="0"/>
          <w:marBottom w:val="0"/>
          <w:divBdr>
            <w:top w:val="none" w:sz="0" w:space="0" w:color="auto"/>
            <w:left w:val="none" w:sz="0" w:space="0" w:color="auto"/>
            <w:bottom w:val="none" w:sz="0" w:space="0" w:color="auto"/>
            <w:right w:val="none" w:sz="0" w:space="0" w:color="auto"/>
          </w:divBdr>
        </w:div>
        <w:div w:id="1991784055">
          <w:marLeft w:val="0"/>
          <w:marRight w:val="0"/>
          <w:marTop w:val="0"/>
          <w:marBottom w:val="0"/>
          <w:divBdr>
            <w:top w:val="none" w:sz="0" w:space="0" w:color="auto"/>
            <w:left w:val="none" w:sz="0" w:space="0" w:color="auto"/>
            <w:bottom w:val="none" w:sz="0" w:space="0" w:color="auto"/>
            <w:right w:val="none" w:sz="0" w:space="0" w:color="auto"/>
          </w:divBdr>
        </w:div>
        <w:div w:id="1826049391">
          <w:marLeft w:val="0"/>
          <w:marRight w:val="0"/>
          <w:marTop w:val="0"/>
          <w:marBottom w:val="0"/>
          <w:divBdr>
            <w:top w:val="none" w:sz="0" w:space="0" w:color="auto"/>
            <w:left w:val="none" w:sz="0" w:space="0" w:color="auto"/>
            <w:bottom w:val="none" w:sz="0" w:space="0" w:color="auto"/>
            <w:right w:val="none" w:sz="0" w:space="0" w:color="auto"/>
          </w:divBdr>
        </w:div>
        <w:div w:id="1775513781">
          <w:marLeft w:val="0"/>
          <w:marRight w:val="0"/>
          <w:marTop w:val="0"/>
          <w:marBottom w:val="0"/>
          <w:divBdr>
            <w:top w:val="none" w:sz="0" w:space="0" w:color="auto"/>
            <w:left w:val="none" w:sz="0" w:space="0" w:color="auto"/>
            <w:bottom w:val="none" w:sz="0" w:space="0" w:color="auto"/>
            <w:right w:val="none" w:sz="0" w:space="0" w:color="auto"/>
          </w:divBdr>
        </w:div>
        <w:div w:id="1103915170">
          <w:marLeft w:val="0"/>
          <w:marRight w:val="0"/>
          <w:marTop w:val="0"/>
          <w:marBottom w:val="0"/>
          <w:divBdr>
            <w:top w:val="none" w:sz="0" w:space="0" w:color="auto"/>
            <w:left w:val="none" w:sz="0" w:space="0" w:color="auto"/>
            <w:bottom w:val="none" w:sz="0" w:space="0" w:color="auto"/>
            <w:right w:val="none" w:sz="0" w:space="0" w:color="auto"/>
          </w:divBdr>
        </w:div>
        <w:div w:id="1759936469">
          <w:marLeft w:val="0"/>
          <w:marRight w:val="0"/>
          <w:marTop w:val="0"/>
          <w:marBottom w:val="0"/>
          <w:divBdr>
            <w:top w:val="none" w:sz="0" w:space="0" w:color="auto"/>
            <w:left w:val="none" w:sz="0" w:space="0" w:color="auto"/>
            <w:bottom w:val="none" w:sz="0" w:space="0" w:color="auto"/>
            <w:right w:val="none" w:sz="0" w:space="0" w:color="auto"/>
          </w:divBdr>
        </w:div>
        <w:div w:id="105316639">
          <w:marLeft w:val="0"/>
          <w:marRight w:val="0"/>
          <w:marTop w:val="0"/>
          <w:marBottom w:val="0"/>
          <w:divBdr>
            <w:top w:val="none" w:sz="0" w:space="0" w:color="auto"/>
            <w:left w:val="none" w:sz="0" w:space="0" w:color="auto"/>
            <w:bottom w:val="none" w:sz="0" w:space="0" w:color="auto"/>
            <w:right w:val="none" w:sz="0" w:space="0" w:color="auto"/>
          </w:divBdr>
        </w:div>
        <w:div w:id="787701882">
          <w:marLeft w:val="0"/>
          <w:marRight w:val="0"/>
          <w:marTop w:val="0"/>
          <w:marBottom w:val="0"/>
          <w:divBdr>
            <w:top w:val="none" w:sz="0" w:space="0" w:color="auto"/>
            <w:left w:val="none" w:sz="0" w:space="0" w:color="auto"/>
            <w:bottom w:val="none" w:sz="0" w:space="0" w:color="auto"/>
            <w:right w:val="none" w:sz="0" w:space="0" w:color="auto"/>
          </w:divBdr>
        </w:div>
        <w:div w:id="1969387254">
          <w:marLeft w:val="0"/>
          <w:marRight w:val="0"/>
          <w:marTop w:val="0"/>
          <w:marBottom w:val="0"/>
          <w:divBdr>
            <w:top w:val="none" w:sz="0" w:space="0" w:color="auto"/>
            <w:left w:val="none" w:sz="0" w:space="0" w:color="auto"/>
            <w:bottom w:val="none" w:sz="0" w:space="0" w:color="auto"/>
            <w:right w:val="none" w:sz="0" w:space="0" w:color="auto"/>
          </w:divBdr>
        </w:div>
      </w:divsChild>
    </w:div>
    <w:div w:id="1592545893">
      <w:marLeft w:val="0"/>
      <w:marRight w:val="0"/>
      <w:marTop w:val="0"/>
      <w:marBottom w:val="0"/>
      <w:divBdr>
        <w:top w:val="none" w:sz="0" w:space="0" w:color="auto"/>
        <w:left w:val="none" w:sz="0" w:space="0" w:color="auto"/>
        <w:bottom w:val="none" w:sz="0" w:space="0" w:color="auto"/>
        <w:right w:val="none" w:sz="0" w:space="0" w:color="auto"/>
      </w:divBdr>
    </w:div>
    <w:div w:id="1592590497">
      <w:marLeft w:val="0"/>
      <w:marRight w:val="0"/>
      <w:marTop w:val="0"/>
      <w:marBottom w:val="0"/>
      <w:divBdr>
        <w:top w:val="none" w:sz="0" w:space="0" w:color="auto"/>
        <w:left w:val="none" w:sz="0" w:space="0" w:color="auto"/>
        <w:bottom w:val="none" w:sz="0" w:space="0" w:color="auto"/>
        <w:right w:val="none" w:sz="0" w:space="0" w:color="auto"/>
      </w:divBdr>
    </w:div>
    <w:div w:id="1592811764">
      <w:marLeft w:val="0"/>
      <w:marRight w:val="0"/>
      <w:marTop w:val="0"/>
      <w:marBottom w:val="0"/>
      <w:divBdr>
        <w:top w:val="none" w:sz="0" w:space="0" w:color="auto"/>
        <w:left w:val="none" w:sz="0" w:space="0" w:color="auto"/>
        <w:bottom w:val="none" w:sz="0" w:space="0" w:color="auto"/>
        <w:right w:val="none" w:sz="0" w:space="0" w:color="auto"/>
      </w:divBdr>
    </w:div>
    <w:div w:id="1592926732">
      <w:marLeft w:val="0"/>
      <w:marRight w:val="0"/>
      <w:marTop w:val="0"/>
      <w:marBottom w:val="0"/>
      <w:divBdr>
        <w:top w:val="none" w:sz="0" w:space="0" w:color="auto"/>
        <w:left w:val="none" w:sz="0" w:space="0" w:color="auto"/>
        <w:bottom w:val="none" w:sz="0" w:space="0" w:color="auto"/>
        <w:right w:val="none" w:sz="0" w:space="0" w:color="auto"/>
      </w:divBdr>
    </w:div>
    <w:div w:id="1592928212">
      <w:marLeft w:val="0"/>
      <w:marRight w:val="0"/>
      <w:marTop w:val="0"/>
      <w:marBottom w:val="0"/>
      <w:divBdr>
        <w:top w:val="none" w:sz="0" w:space="0" w:color="auto"/>
        <w:left w:val="none" w:sz="0" w:space="0" w:color="auto"/>
        <w:bottom w:val="none" w:sz="0" w:space="0" w:color="auto"/>
        <w:right w:val="none" w:sz="0" w:space="0" w:color="auto"/>
      </w:divBdr>
    </w:div>
    <w:div w:id="1593005764">
      <w:marLeft w:val="0"/>
      <w:marRight w:val="0"/>
      <w:marTop w:val="0"/>
      <w:marBottom w:val="0"/>
      <w:divBdr>
        <w:top w:val="none" w:sz="0" w:space="0" w:color="auto"/>
        <w:left w:val="none" w:sz="0" w:space="0" w:color="auto"/>
        <w:bottom w:val="none" w:sz="0" w:space="0" w:color="auto"/>
        <w:right w:val="none" w:sz="0" w:space="0" w:color="auto"/>
      </w:divBdr>
    </w:div>
    <w:div w:id="1593272107">
      <w:marLeft w:val="0"/>
      <w:marRight w:val="0"/>
      <w:marTop w:val="0"/>
      <w:marBottom w:val="0"/>
      <w:divBdr>
        <w:top w:val="none" w:sz="0" w:space="0" w:color="auto"/>
        <w:left w:val="none" w:sz="0" w:space="0" w:color="auto"/>
        <w:bottom w:val="none" w:sz="0" w:space="0" w:color="auto"/>
        <w:right w:val="none" w:sz="0" w:space="0" w:color="auto"/>
      </w:divBdr>
    </w:div>
    <w:div w:id="1593273838">
      <w:marLeft w:val="0"/>
      <w:marRight w:val="0"/>
      <w:marTop w:val="0"/>
      <w:marBottom w:val="0"/>
      <w:divBdr>
        <w:top w:val="none" w:sz="0" w:space="0" w:color="auto"/>
        <w:left w:val="none" w:sz="0" w:space="0" w:color="auto"/>
        <w:bottom w:val="none" w:sz="0" w:space="0" w:color="auto"/>
        <w:right w:val="none" w:sz="0" w:space="0" w:color="auto"/>
      </w:divBdr>
    </w:div>
    <w:div w:id="1593278059">
      <w:marLeft w:val="0"/>
      <w:marRight w:val="0"/>
      <w:marTop w:val="0"/>
      <w:marBottom w:val="0"/>
      <w:divBdr>
        <w:top w:val="none" w:sz="0" w:space="0" w:color="auto"/>
        <w:left w:val="none" w:sz="0" w:space="0" w:color="auto"/>
        <w:bottom w:val="none" w:sz="0" w:space="0" w:color="auto"/>
        <w:right w:val="none" w:sz="0" w:space="0" w:color="auto"/>
      </w:divBdr>
    </w:div>
    <w:div w:id="1593278457">
      <w:marLeft w:val="0"/>
      <w:marRight w:val="0"/>
      <w:marTop w:val="0"/>
      <w:marBottom w:val="0"/>
      <w:divBdr>
        <w:top w:val="none" w:sz="0" w:space="0" w:color="auto"/>
        <w:left w:val="none" w:sz="0" w:space="0" w:color="auto"/>
        <w:bottom w:val="none" w:sz="0" w:space="0" w:color="auto"/>
        <w:right w:val="none" w:sz="0" w:space="0" w:color="auto"/>
      </w:divBdr>
    </w:div>
    <w:div w:id="1593313536">
      <w:marLeft w:val="0"/>
      <w:marRight w:val="0"/>
      <w:marTop w:val="0"/>
      <w:marBottom w:val="0"/>
      <w:divBdr>
        <w:top w:val="none" w:sz="0" w:space="0" w:color="auto"/>
        <w:left w:val="none" w:sz="0" w:space="0" w:color="auto"/>
        <w:bottom w:val="none" w:sz="0" w:space="0" w:color="auto"/>
        <w:right w:val="none" w:sz="0" w:space="0" w:color="auto"/>
      </w:divBdr>
    </w:div>
    <w:div w:id="1593319034">
      <w:marLeft w:val="0"/>
      <w:marRight w:val="0"/>
      <w:marTop w:val="0"/>
      <w:marBottom w:val="0"/>
      <w:divBdr>
        <w:top w:val="none" w:sz="0" w:space="0" w:color="auto"/>
        <w:left w:val="none" w:sz="0" w:space="0" w:color="auto"/>
        <w:bottom w:val="none" w:sz="0" w:space="0" w:color="auto"/>
        <w:right w:val="none" w:sz="0" w:space="0" w:color="auto"/>
      </w:divBdr>
    </w:div>
    <w:div w:id="1593512686">
      <w:marLeft w:val="0"/>
      <w:marRight w:val="0"/>
      <w:marTop w:val="0"/>
      <w:marBottom w:val="0"/>
      <w:divBdr>
        <w:top w:val="none" w:sz="0" w:space="0" w:color="auto"/>
        <w:left w:val="none" w:sz="0" w:space="0" w:color="auto"/>
        <w:bottom w:val="none" w:sz="0" w:space="0" w:color="auto"/>
        <w:right w:val="none" w:sz="0" w:space="0" w:color="auto"/>
      </w:divBdr>
    </w:div>
    <w:div w:id="1593583277">
      <w:marLeft w:val="0"/>
      <w:marRight w:val="0"/>
      <w:marTop w:val="0"/>
      <w:marBottom w:val="0"/>
      <w:divBdr>
        <w:top w:val="none" w:sz="0" w:space="0" w:color="auto"/>
        <w:left w:val="none" w:sz="0" w:space="0" w:color="auto"/>
        <w:bottom w:val="none" w:sz="0" w:space="0" w:color="auto"/>
        <w:right w:val="none" w:sz="0" w:space="0" w:color="auto"/>
      </w:divBdr>
    </w:div>
    <w:div w:id="1593705146">
      <w:marLeft w:val="0"/>
      <w:marRight w:val="0"/>
      <w:marTop w:val="0"/>
      <w:marBottom w:val="0"/>
      <w:divBdr>
        <w:top w:val="none" w:sz="0" w:space="0" w:color="auto"/>
        <w:left w:val="none" w:sz="0" w:space="0" w:color="auto"/>
        <w:bottom w:val="none" w:sz="0" w:space="0" w:color="auto"/>
        <w:right w:val="none" w:sz="0" w:space="0" w:color="auto"/>
      </w:divBdr>
    </w:div>
    <w:div w:id="1593735735">
      <w:marLeft w:val="0"/>
      <w:marRight w:val="0"/>
      <w:marTop w:val="0"/>
      <w:marBottom w:val="0"/>
      <w:divBdr>
        <w:top w:val="none" w:sz="0" w:space="0" w:color="auto"/>
        <w:left w:val="none" w:sz="0" w:space="0" w:color="auto"/>
        <w:bottom w:val="none" w:sz="0" w:space="0" w:color="auto"/>
        <w:right w:val="none" w:sz="0" w:space="0" w:color="auto"/>
      </w:divBdr>
    </w:div>
    <w:div w:id="1593782042">
      <w:marLeft w:val="0"/>
      <w:marRight w:val="0"/>
      <w:marTop w:val="0"/>
      <w:marBottom w:val="0"/>
      <w:divBdr>
        <w:top w:val="none" w:sz="0" w:space="0" w:color="auto"/>
        <w:left w:val="none" w:sz="0" w:space="0" w:color="auto"/>
        <w:bottom w:val="none" w:sz="0" w:space="0" w:color="auto"/>
        <w:right w:val="none" w:sz="0" w:space="0" w:color="auto"/>
      </w:divBdr>
    </w:div>
    <w:div w:id="1594123879">
      <w:marLeft w:val="0"/>
      <w:marRight w:val="0"/>
      <w:marTop w:val="0"/>
      <w:marBottom w:val="0"/>
      <w:divBdr>
        <w:top w:val="none" w:sz="0" w:space="0" w:color="auto"/>
        <w:left w:val="none" w:sz="0" w:space="0" w:color="auto"/>
        <w:bottom w:val="none" w:sz="0" w:space="0" w:color="auto"/>
        <w:right w:val="none" w:sz="0" w:space="0" w:color="auto"/>
      </w:divBdr>
    </w:div>
    <w:div w:id="1594127949">
      <w:marLeft w:val="0"/>
      <w:marRight w:val="0"/>
      <w:marTop w:val="0"/>
      <w:marBottom w:val="0"/>
      <w:divBdr>
        <w:top w:val="none" w:sz="0" w:space="0" w:color="auto"/>
        <w:left w:val="none" w:sz="0" w:space="0" w:color="auto"/>
        <w:bottom w:val="none" w:sz="0" w:space="0" w:color="auto"/>
        <w:right w:val="none" w:sz="0" w:space="0" w:color="auto"/>
      </w:divBdr>
    </w:div>
    <w:div w:id="1594165451">
      <w:marLeft w:val="0"/>
      <w:marRight w:val="0"/>
      <w:marTop w:val="0"/>
      <w:marBottom w:val="0"/>
      <w:divBdr>
        <w:top w:val="none" w:sz="0" w:space="0" w:color="auto"/>
        <w:left w:val="none" w:sz="0" w:space="0" w:color="auto"/>
        <w:bottom w:val="none" w:sz="0" w:space="0" w:color="auto"/>
        <w:right w:val="none" w:sz="0" w:space="0" w:color="auto"/>
      </w:divBdr>
    </w:div>
    <w:div w:id="1594167657">
      <w:marLeft w:val="0"/>
      <w:marRight w:val="0"/>
      <w:marTop w:val="0"/>
      <w:marBottom w:val="0"/>
      <w:divBdr>
        <w:top w:val="none" w:sz="0" w:space="0" w:color="auto"/>
        <w:left w:val="none" w:sz="0" w:space="0" w:color="auto"/>
        <w:bottom w:val="none" w:sz="0" w:space="0" w:color="auto"/>
        <w:right w:val="none" w:sz="0" w:space="0" w:color="auto"/>
      </w:divBdr>
    </w:div>
    <w:div w:id="1594168090">
      <w:marLeft w:val="0"/>
      <w:marRight w:val="0"/>
      <w:marTop w:val="0"/>
      <w:marBottom w:val="0"/>
      <w:divBdr>
        <w:top w:val="none" w:sz="0" w:space="0" w:color="auto"/>
        <w:left w:val="none" w:sz="0" w:space="0" w:color="auto"/>
        <w:bottom w:val="none" w:sz="0" w:space="0" w:color="auto"/>
        <w:right w:val="none" w:sz="0" w:space="0" w:color="auto"/>
      </w:divBdr>
    </w:div>
    <w:div w:id="1594241624">
      <w:marLeft w:val="0"/>
      <w:marRight w:val="0"/>
      <w:marTop w:val="0"/>
      <w:marBottom w:val="0"/>
      <w:divBdr>
        <w:top w:val="none" w:sz="0" w:space="0" w:color="auto"/>
        <w:left w:val="none" w:sz="0" w:space="0" w:color="auto"/>
        <w:bottom w:val="none" w:sz="0" w:space="0" w:color="auto"/>
        <w:right w:val="none" w:sz="0" w:space="0" w:color="auto"/>
      </w:divBdr>
    </w:div>
    <w:div w:id="1594318532">
      <w:marLeft w:val="0"/>
      <w:marRight w:val="0"/>
      <w:marTop w:val="0"/>
      <w:marBottom w:val="0"/>
      <w:divBdr>
        <w:top w:val="none" w:sz="0" w:space="0" w:color="auto"/>
        <w:left w:val="none" w:sz="0" w:space="0" w:color="auto"/>
        <w:bottom w:val="none" w:sz="0" w:space="0" w:color="auto"/>
        <w:right w:val="none" w:sz="0" w:space="0" w:color="auto"/>
      </w:divBdr>
    </w:div>
    <w:div w:id="1594507188">
      <w:marLeft w:val="0"/>
      <w:marRight w:val="0"/>
      <w:marTop w:val="0"/>
      <w:marBottom w:val="0"/>
      <w:divBdr>
        <w:top w:val="none" w:sz="0" w:space="0" w:color="auto"/>
        <w:left w:val="none" w:sz="0" w:space="0" w:color="auto"/>
        <w:bottom w:val="none" w:sz="0" w:space="0" w:color="auto"/>
        <w:right w:val="none" w:sz="0" w:space="0" w:color="auto"/>
      </w:divBdr>
    </w:div>
    <w:div w:id="1594776973">
      <w:marLeft w:val="0"/>
      <w:marRight w:val="0"/>
      <w:marTop w:val="0"/>
      <w:marBottom w:val="0"/>
      <w:divBdr>
        <w:top w:val="none" w:sz="0" w:space="0" w:color="auto"/>
        <w:left w:val="none" w:sz="0" w:space="0" w:color="auto"/>
        <w:bottom w:val="none" w:sz="0" w:space="0" w:color="auto"/>
        <w:right w:val="none" w:sz="0" w:space="0" w:color="auto"/>
      </w:divBdr>
    </w:div>
    <w:div w:id="1594969373">
      <w:marLeft w:val="0"/>
      <w:marRight w:val="0"/>
      <w:marTop w:val="0"/>
      <w:marBottom w:val="0"/>
      <w:divBdr>
        <w:top w:val="none" w:sz="0" w:space="0" w:color="auto"/>
        <w:left w:val="none" w:sz="0" w:space="0" w:color="auto"/>
        <w:bottom w:val="none" w:sz="0" w:space="0" w:color="auto"/>
        <w:right w:val="none" w:sz="0" w:space="0" w:color="auto"/>
      </w:divBdr>
    </w:div>
    <w:div w:id="1595093518">
      <w:marLeft w:val="0"/>
      <w:marRight w:val="0"/>
      <w:marTop w:val="0"/>
      <w:marBottom w:val="0"/>
      <w:divBdr>
        <w:top w:val="none" w:sz="0" w:space="0" w:color="auto"/>
        <w:left w:val="none" w:sz="0" w:space="0" w:color="auto"/>
        <w:bottom w:val="none" w:sz="0" w:space="0" w:color="auto"/>
        <w:right w:val="none" w:sz="0" w:space="0" w:color="auto"/>
      </w:divBdr>
    </w:div>
    <w:div w:id="1595162711">
      <w:marLeft w:val="0"/>
      <w:marRight w:val="0"/>
      <w:marTop w:val="0"/>
      <w:marBottom w:val="0"/>
      <w:divBdr>
        <w:top w:val="none" w:sz="0" w:space="0" w:color="auto"/>
        <w:left w:val="none" w:sz="0" w:space="0" w:color="auto"/>
        <w:bottom w:val="none" w:sz="0" w:space="0" w:color="auto"/>
        <w:right w:val="none" w:sz="0" w:space="0" w:color="auto"/>
      </w:divBdr>
    </w:div>
    <w:div w:id="1595212391">
      <w:marLeft w:val="0"/>
      <w:marRight w:val="0"/>
      <w:marTop w:val="0"/>
      <w:marBottom w:val="0"/>
      <w:divBdr>
        <w:top w:val="none" w:sz="0" w:space="0" w:color="auto"/>
        <w:left w:val="none" w:sz="0" w:space="0" w:color="auto"/>
        <w:bottom w:val="none" w:sz="0" w:space="0" w:color="auto"/>
        <w:right w:val="none" w:sz="0" w:space="0" w:color="auto"/>
      </w:divBdr>
    </w:div>
    <w:div w:id="1595430911">
      <w:marLeft w:val="0"/>
      <w:marRight w:val="0"/>
      <w:marTop w:val="0"/>
      <w:marBottom w:val="0"/>
      <w:divBdr>
        <w:top w:val="none" w:sz="0" w:space="0" w:color="auto"/>
        <w:left w:val="none" w:sz="0" w:space="0" w:color="auto"/>
        <w:bottom w:val="none" w:sz="0" w:space="0" w:color="auto"/>
        <w:right w:val="none" w:sz="0" w:space="0" w:color="auto"/>
      </w:divBdr>
    </w:div>
    <w:div w:id="1595433159">
      <w:marLeft w:val="0"/>
      <w:marRight w:val="0"/>
      <w:marTop w:val="0"/>
      <w:marBottom w:val="0"/>
      <w:divBdr>
        <w:top w:val="none" w:sz="0" w:space="0" w:color="auto"/>
        <w:left w:val="none" w:sz="0" w:space="0" w:color="auto"/>
        <w:bottom w:val="none" w:sz="0" w:space="0" w:color="auto"/>
        <w:right w:val="none" w:sz="0" w:space="0" w:color="auto"/>
      </w:divBdr>
    </w:div>
    <w:div w:id="1595479154">
      <w:marLeft w:val="0"/>
      <w:marRight w:val="0"/>
      <w:marTop w:val="0"/>
      <w:marBottom w:val="0"/>
      <w:divBdr>
        <w:top w:val="none" w:sz="0" w:space="0" w:color="auto"/>
        <w:left w:val="none" w:sz="0" w:space="0" w:color="auto"/>
        <w:bottom w:val="none" w:sz="0" w:space="0" w:color="auto"/>
        <w:right w:val="none" w:sz="0" w:space="0" w:color="auto"/>
      </w:divBdr>
    </w:div>
    <w:div w:id="1595552235">
      <w:marLeft w:val="0"/>
      <w:marRight w:val="0"/>
      <w:marTop w:val="0"/>
      <w:marBottom w:val="0"/>
      <w:divBdr>
        <w:top w:val="none" w:sz="0" w:space="0" w:color="auto"/>
        <w:left w:val="none" w:sz="0" w:space="0" w:color="auto"/>
        <w:bottom w:val="none" w:sz="0" w:space="0" w:color="auto"/>
        <w:right w:val="none" w:sz="0" w:space="0" w:color="auto"/>
      </w:divBdr>
    </w:div>
    <w:div w:id="1595552891">
      <w:marLeft w:val="0"/>
      <w:marRight w:val="0"/>
      <w:marTop w:val="0"/>
      <w:marBottom w:val="0"/>
      <w:divBdr>
        <w:top w:val="none" w:sz="0" w:space="0" w:color="auto"/>
        <w:left w:val="none" w:sz="0" w:space="0" w:color="auto"/>
        <w:bottom w:val="none" w:sz="0" w:space="0" w:color="auto"/>
        <w:right w:val="none" w:sz="0" w:space="0" w:color="auto"/>
      </w:divBdr>
    </w:div>
    <w:div w:id="1595553022">
      <w:marLeft w:val="0"/>
      <w:marRight w:val="0"/>
      <w:marTop w:val="0"/>
      <w:marBottom w:val="0"/>
      <w:divBdr>
        <w:top w:val="none" w:sz="0" w:space="0" w:color="auto"/>
        <w:left w:val="none" w:sz="0" w:space="0" w:color="auto"/>
        <w:bottom w:val="none" w:sz="0" w:space="0" w:color="auto"/>
        <w:right w:val="none" w:sz="0" w:space="0" w:color="auto"/>
      </w:divBdr>
    </w:div>
    <w:div w:id="1595557173">
      <w:marLeft w:val="0"/>
      <w:marRight w:val="0"/>
      <w:marTop w:val="0"/>
      <w:marBottom w:val="0"/>
      <w:divBdr>
        <w:top w:val="none" w:sz="0" w:space="0" w:color="auto"/>
        <w:left w:val="none" w:sz="0" w:space="0" w:color="auto"/>
        <w:bottom w:val="none" w:sz="0" w:space="0" w:color="auto"/>
        <w:right w:val="none" w:sz="0" w:space="0" w:color="auto"/>
      </w:divBdr>
    </w:div>
    <w:div w:id="1595627485">
      <w:bodyDiv w:val="1"/>
      <w:marLeft w:val="0"/>
      <w:marRight w:val="0"/>
      <w:marTop w:val="0"/>
      <w:marBottom w:val="0"/>
      <w:divBdr>
        <w:top w:val="none" w:sz="0" w:space="0" w:color="auto"/>
        <w:left w:val="none" w:sz="0" w:space="0" w:color="auto"/>
        <w:bottom w:val="none" w:sz="0" w:space="0" w:color="auto"/>
        <w:right w:val="none" w:sz="0" w:space="0" w:color="auto"/>
      </w:divBdr>
    </w:div>
    <w:div w:id="1595627691">
      <w:marLeft w:val="0"/>
      <w:marRight w:val="0"/>
      <w:marTop w:val="0"/>
      <w:marBottom w:val="0"/>
      <w:divBdr>
        <w:top w:val="none" w:sz="0" w:space="0" w:color="auto"/>
        <w:left w:val="none" w:sz="0" w:space="0" w:color="auto"/>
        <w:bottom w:val="none" w:sz="0" w:space="0" w:color="auto"/>
        <w:right w:val="none" w:sz="0" w:space="0" w:color="auto"/>
      </w:divBdr>
    </w:div>
    <w:div w:id="1595630960">
      <w:marLeft w:val="0"/>
      <w:marRight w:val="0"/>
      <w:marTop w:val="0"/>
      <w:marBottom w:val="0"/>
      <w:divBdr>
        <w:top w:val="none" w:sz="0" w:space="0" w:color="auto"/>
        <w:left w:val="none" w:sz="0" w:space="0" w:color="auto"/>
        <w:bottom w:val="none" w:sz="0" w:space="0" w:color="auto"/>
        <w:right w:val="none" w:sz="0" w:space="0" w:color="auto"/>
      </w:divBdr>
    </w:div>
    <w:div w:id="1595672599">
      <w:marLeft w:val="0"/>
      <w:marRight w:val="0"/>
      <w:marTop w:val="0"/>
      <w:marBottom w:val="0"/>
      <w:divBdr>
        <w:top w:val="none" w:sz="0" w:space="0" w:color="auto"/>
        <w:left w:val="none" w:sz="0" w:space="0" w:color="auto"/>
        <w:bottom w:val="none" w:sz="0" w:space="0" w:color="auto"/>
        <w:right w:val="none" w:sz="0" w:space="0" w:color="auto"/>
      </w:divBdr>
    </w:div>
    <w:div w:id="1595702312">
      <w:bodyDiv w:val="1"/>
      <w:marLeft w:val="0"/>
      <w:marRight w:val="0"/>
      <w:marTop w:val="0"/>
      <w:marBottom w:val="0"/>
      <w:divBdr>
        <w:top w:val="none" w:sz="0" w:space="0" w:color="auto"/>
        <w:left w:val="none" w:sz="0" w:space="0" w:color="auto"/>
        <w:bottom w:val="none" w:sz="0" w:space="0" w:color="auto"/>
        <w:right w:val="none" w:sz="0" w:space="0" w:color="auto"/>
      </w:divBdr>
    </w:div>
    <w:div w:id="1595749789">
      <w:marLeft w:val="0"/>
      <w:marRight w:val="0"/>
      <w:marTop w:val="0"/>
      <w:marBottom w:val="0"/>
      <w:divBdr>
        <w:top w:val="none" w:sz="0" w:space="0" w:color="auto"/>
        <w:left w:val="none" w:sz="0" w:space="0" w:color="auto"/>
        <w:bottom w:val="none" w:sz="0" w:space="0" w:color="auto"/>
        <w:right w:val="none" w:sz="0" w:space="0" w:color="auto"/>
      </w:divBdr>
    </w:div>
    <w:div w:id="1595750065">
      <w:marLeft w:val="0"/>
      <w:marRight w:val="0"/>
      <w:marTop w:val="0"/>
      <w:marBottom w:val="0"/>
      <w:divBdr>
        <w:top w:val="none" w:sz="0" w:space="0" w:color="auto"/>
        <w:left w:val="none" w:sz="0" w:space="0" w:color="auto"/>
        <w:bottom w:val="none" w:sz="0" w:space="0" w:color="auto"/>
        <w:right w:val="none" w:sz="0" w:space="0" w:color="auto"/>
      </w:divBdr>
    </w:div>
    <w:div w:id="1595867307">
      <w:bodyDiv w:val="1"/>
      <w:marLeft w:val="0"/>
      <w:marRight w:val="0"/>
      <w:marTop w:val="0"/>
      <w:marBottom w:val="0"/>
      <w:divBdr>
        <w:top w:val="none" w:sz="0" w:space="0" w:color="auto"/>
        <w:left w:val="none" w:sz="0" w:space="0" w:color="auto"/>
        <w:bottom w:val="none" w:sz="0" w:space="0" w:color="auto"/>
        <w:right w:val="none" w:sz="0" w:space="0" w:color="auto"/>
      </w:divBdr>
    </w:div>
    <w:div w:id="1595937358">
      <w:marLeft w:val="0"/>
      <w:marRight w:val="0"/>
      <w:marTop w:val="0"/>
      <w:marBottom w:val="0"/>
      <w:divBdr>
        <w:top w:val="none" w:sz="0" w:space="0" w:color="auto"/>
        <w:left w:val="none" w:sz="0" w:space="0" w:color="auto"/>
        <w:bottom w:val="none" w:sz="0" w:space="0" w:color="auto"/>
        <w:right w:val="none" w:sz="0" w:space="0" w:color="auto"/>
      </w:divBdr>
    </w:div>
    <w:div w:id="1596091270">
      <w:marLeft w:val="0"/>
      <w:marRight w:val="0"/>
      <w:marTop w:val="0"/>
      <w:marBottom w:val="0"/>
      <w:divBdr>
        <w:top w:val="none" w:sz="0" w:space="0" w:color="auto"/>
        <w:left w:val="none" w:sz="0" w:space="0" w:color="auto"/>
        <w:bottom w:val="none" w:sz="0" w:space="0" w:color="auto"/>
        <w:right w:val="none" w:sz="0" w:space="0" w:color="auto"/>
      </w:divBdr>
    </w:div>
    <w:div w:id="1596131703">
      <w:marLeft w:val="0"/>
      <w:marRight w:val="0"/>
      <w:marTop w:val="0"/>
      <w:marBottom w:val="0"/>
      <w:divBdr>
        <w:top w:val="none" w:sz="0" w:space="0" w:color="auto"/>
        <w:left w:val="none" w:sz="0" w:space="0" w:color="auto"/>
        <w:bottom w:val="none" w:sz="0" w:space="0" w:color="auto"/>
        <w:right w:val="none" w:sz="0" w:space="0" w:color="auto"/>
      </w:divBdr>
    </w:div>
    <w:div w:id="1596204802">
      <w:marLeft w:val="0"/>
      <w:marRight w:val="0"/>
      <w:marTop w:val="0"/>
      <w:marBottom w:val="0"/>
      <w:divBdr>
        <w:top w:val="none" w:sz="0" w:space="0" w:color="auto"/>
        <w:left w:val="none" w:sz="0" w:space="0" w:color="auto"/>
        <w:bottom w:val="none" w:sz="0" w:space="0" w:color="auto"/>
        <w:right w:val="none" w:sz="0" w:space="0" w:color="auto"/>
      </w:divBdr>
    </w:div>
    <w:div w:id="1596326975">
      <w:marLeft w:val="0"/>
      <w:marRight w:val="0"/>
      <w:marTop w:val="0"/>
      <w:marBottom w:val="0"/>
      <w:divBdr>
        <w:top w:val="none" w:sz="0" w:space="0" w:color="auto"/>
        <w:left w:val="none" w:sz="0" w:space="0" w:color="auto"/>
        <w:bottom w:val="none" w:sz="0" w:space="0" w:color="auto"/>
        <w:right w:val="none" w:sz="0" w:space="0" w:color="auto"/>
      </w:divBdr>
    </w:div>
    <w:div w:id="1596328581">
      <w:marLeft w:val="0"/>
      <w:marRight w:val="0"/>
      <w:marTop w:val="0"/>
      <w:marBottom w:val="0"/>
      <w:divBdr>
        <w:top w:val="none" w:sz="0" w:space="0" w:color="auto"/>
        <w:left w:val="none" w:sz="0" w:space="0" w:color="auto"/>
        <w:bottom w:val="none" w:sz="0" w:space="0" w:color="auto"/>
        <w:right w:val="none" w:sz="0" w:space="0" w:color="auto"/>
      </w:divBdr>
    </w:div>
    <w:div w:id="1596402358">
      <w:marLeft w:val="0"/>
      <w:marRight w:val="0"/>
      <w:marTop w:val="0"/>
      <w:marBottom w:val="0"/>
      <w:divBdr>
        <w:top w:val="none" w:sz="0" w:space="0" w:color="auto"/>
        <w:left w:val="none" w:sz="0" w:space="0" w:color="auto"/>
        <w:bottom w:val="none" w:sz="0" w:space="0" w:color="auto"/>
        <w:right w:val="none" w:sz="0" w:space="0" w:color="auto"/>
      </w:divBdr>
    </w:div>
    <w:div w:id="1596405063">
      <w:marLeft w:val="0"/>
      <w:marRight w:val="0"/>
      <w:marTop w:val="0"/>
      <w:marBottom w:val="0"/>
      <w:divBdr>
        <w:top w:val="none" w:sz="0" w:space="0" w:color="auto"/>
        <w:left w:val="none" w:sz="0" w:space="0" w:color="auto"/>
        <w:bottom w:val="none" w:sz="0" w:space="0" w:color="auto"/>
        <w:right w:val="none" w:sz="0" w:space="0" w:color="auto"/>
      </w:divBdr>
    </w:div>
    <w:div w:id="1596547217">
      <w:marLeft w:val="0"/>
      <w:marRight w:val="0"/>
      <w:marTop w:val="0"/>
      <w:marBottom w:val="0"/>
      <w:divBdr>
        <w:top w:val="none" w:sz="0" w:space="0" w:color="auto"/>
        <w:left w:val="none" w:sz="0" w:space="0" w:color="auto"/>
        <w:bottom w:val="none" w:sz="0" w:space="0" w:color="auto"/>
        <w:right w:val="none" w:sz="0" w:space="0" w:color="auto"/>
      </w:divBdr>
    </w:div>
    <w:div w:id="1596552829">
      <w:marLeft w:val="0"/>
      <w:marRight w:val="0"/>
      <w:marTop w:val="0"/>
      <w:marBottom w:val="0"/>
      <w:divBdr>
        <w:top w:val="none" w:sz="0" w:space="0" w:color="auto"/>
        <w:left w:val="none" w:sz="0" w:space="0" w:color="auto"/>
        <w:bottom w:val="none" w:sz="0" w:space="0" w:color="auto"/>
        <w:right w:val="none" w:sz="0" w:space="0" w:color="auto"/>
      </w:divBdr>
    </w:div>
    <w:div w:id="1596665133">
      <w:marLeft w:val="0"/>
      <w:marRight w:val="0"/>
      <w:marTop w:val="0"/>
      <w:marBottom w:val="0"/>
      <w:divBdr>
        <w:top w:val="none" w:sz="0" w:space="0" w:color="auto"/>
        <w:left w:val="none" w:sz="0" w:space="0" w:color="auto"/>
        <w:bottom w:val="none" w:sz="0" w:space="0" w:color="auto"/>
        <w:right w:val="none" w:sz="0" w:space="0" w:color="auto"/>
      </w:divBdr>
    </w:div>
    <w:div w:id="1596740703">
      <w:marLeft w:val="0"/>
      <w:marRight w:val="0"/>
      <w:marTop w:val="0"/>
      <w:marBottom w:val="0"/>
      <w:divBdr>
        <w:top w:val="none" w:sz="0" w:space="0" w:color="auto"/>
        <w:left w:val="none" w:sz="0" w:space="0" w:color="auto"/>
        <w:bottom w:val="none" w:sz="0" w:space="0" w:color="auto"/>
        <w:right w:val="none" w:sz="0" w:space="0" w:color="auto"/>
      </w:divBdr>
    </w:div>
    <w:div w:id="1596786107">
      <w:marLeft w:val="0"/>
      <w:marRight w:val="0"/>
      <w:marTop w:val="0"/>
      <w:marBottom w:val="0"/>
      <w:divBdr>
        <w:top w:val="none" w:sz="0" w:space="0" w:color="auto"/>
        <w:left w:val="none" w:sz="0" w:space="0" w:color="auto"/>
        <w:bottom w:val="none" w:sz="0" w:space="0" w:color="auto"/>
        <w:right w:val="none" w:sz="0" w:space="0" w:color="auto"/>
      </w:divBdr>
    </w:div>
    <w:div w:id="1596791040">
      <w:marLeft w:val="0"/>
      <w:marRight w:val="0"/>
      <w:marTop w:val="0"/>
      <w:marBottom w:val="0"/>
      <w:divBdr>
        <w:top w:val="none" w:sz="0" w:space="0" w:color="auto"/>
        <w:left w:val="none" w:sz="0" w:space="0" w:color="auto"/>
        <w:bottom w:val="none" w:sz="0" w:space="0" w:color="auto"/>
        <w:right w:val="none" w:sz="0" w:space="0" w:color="auto"/>
      </w:divBdr>
    </w:div>
    <w:div w:id="1596791845">
      <w:marLeft w:val="0"/>
      <w:marRight w:val="0"/>
      <w:marTop w:val="0"/>
      <w:marBottom w:val="0"/>
      <w:divBdr>
        <w:top w:val="none" w:sz="0" w:space="0" w:color="auto"/>
        <w:left w:val="none" w:sz="0" w:space="0" w:color="auto"/>
        <w:bottom w:val="none" w:sz="0" w:space="0" w:color="auto"/>
        <w:right w:val="none" w:sz="0" w:space="0" w:color="auto"/>
      </w:divBdr>
    </w:div>
    <w:div w:id="1596864313">
      <w:marLeft w:val="0"/>
      <w:marRight w:val="0"/>
      <w:marTop w:val="0"/>
      <w:marBottom w:val="0"/>
      <w:divBdr>
        <w:top w:val="none" w:sz="0" w:space="0" w:color="auto"/>
        <w:left w:val="none" w:sz="0" w:space="0" w:color="auto"/>
        <w:bottom w:val="none" w:sz="0" w:space="0" w:color="auto"/>
        <w:right w:val="none" w:sz="0" w:space="0" w:color="auto"/>
      </w:divBdr>
    </w:div>
    <w:div w:id="1596938258">
      <w:marLeft w:val="0"/>
      <w:marRight w:val="0"/>
      <w:marTop w:val="0"/>
      <w:marBottom w:val="0"/>
      <w:divBdr>
        <w:top w:val="none" w:sz="0" w:space="0" w:color="auto"/>
        <w:left w:val="none" w:sz="0" w:space="0" w:color="auto"/>
        <w:bottom w:val="none" w:sz="0" w:space="0" w:color="auto"/>
        <w:right w:val="none" w:sz="0" w:space="0" w:color="auto"/>
      </w:divBdr>
    </w:div>
    <w:div w:id="1596941790">
      <w:marLeft w:val="0"/>
      <w:marRight w:val="0"/>
      <w:marTop w:val="0"/>
      <w:marBottom w:val="0"/>
      <w:divBdr>
        <w:top w:val="none" w:sz="0" w:space="0" w:color="auto"/>
        <w:left w:val="none" w:sz="0" w:space="0" w:color="auto"/>
        <w:bottom w:val="none" w:sz="0" w:space="0" w:color="auto"/>
        <w:right w:val="none" w:sz="0" w:space="0" w:color="auto"/>
      </w:divBdr>
    </w:div>
    <w:div w:id="1597131911">
      <w:marLeft w:val="0"/>
      <w:marRight w:val="0"/>
      <w:marTop w:val="0"/>
      <w:marBottom w:val="0"/>
      <w:divBdr>
        <w:top w:val="none" w:sz="0" w:space="0" w:color="auto"/>
        <w:left w:val="none" w:sz="0" w:space="0" w:color="auto"/>
        <w:bottom w:val="none" w:sz="0" w:space="0" w:color="auto"/>
        <w:right w:val="none" w:sz="0" w:space="0" w:color="auto"/>
      </w:divBdr>
    </w:div>
    <w:div w:id="1597136019">
      <w:marLeft w:val="0"/>
      <w:marRight w:val="0"/>
      <w:marTop w:val="0"/>
      <w:marBottom w:val="0"/>
      <w:divBdr>
        <w:top w:val="none" w:sz="0" w:space="0" w:color="auto"/>
        <w:left w:val="none" w:sz="0" w:space="0" w:color="auto"/>
        <w:bottom w:val="none" w:sz="0" w:space="0" w:color="auto"/>
        <w:right w:val="none" w:sz="0" w:space="0" w:color="auto"/>
      </w:divBdr>
    </w:div>
    <w:div w:id="1597206290">
      <w:marLeft w:val="0"/>
      <w:marRight w:val="0"/>
      <w:marTop w:val="0"/>
      <w:marBottom w:val="0"/>
      <w:divBdr>
        <w:top w:val="none" w:sz="0" w:space="0" w:color="auto"/>
        <w:left w:val="none" w:sz="0" w:space="0" w:color="auto"/>
        <w:bottom w:val="none" w:sz="0" w:space="0" w:color="auto"/>
        <w:right w:val="none" w:sz="0" w:space="0" w:color="auto"/>
      </w:divBdr>
    </w:div>
    <w:div w:id="1597326125">
      <w:marLeft w:val="0"/>
      <w:marRight w:val="0"/>
      <w:marTop w:val="0"/>
      <w:marBottom w:val="0"/>
      <w:divBdr>
        <w:top w:val="none" w:sz="0" w:space="0" w:color="auto"/>
        <w:left w:val="none" w:sz="0" w:space="0" w:color="auto"/>
        <w:bottom w:val="none" w:sz="0" w:space="0" w:color="auto"/>
        <w:right w:val="none" w:sz="0" w:space="0" w:color="auto"/>
      </w:divBdr>
    </w:div>
    <w:div w:id="1597398930">
      <w:marLeft w:val="0"/>
      <w:marRight w:val="0"/>
      <w:marTop w:val="0"/>
      <w:marBottom w:val="0"/>
      <w:divBdr>
        <w:top w:val="none" w:sz="0" w:space="0" w:color="auto"/>
        <w:left w:val="none" w:sz="0" w:space="0" w:color="auto"/>
        <w:bottom w:val="none" w:sz="0" w:space="0" w:color="auto"/>
        <w:right w:val="none" w:sz="0" w:space="0" w:color="auto"/>
      </w:divBdr>
    </w:div>
    <w:div w:id="1597402700">
      <w:bodyDiv w:val="1"/>
      <w:marLeft w:val="0"/>
      <w:marRight w:val="0"/>
      <w:marTop w:val="0"/>
      <w:marBottom w:val="0"/>
      <w:divBdr>
        <w:top w:val="none" w:sz="0" w:space="0" w:color="auto"/>
        <w:left w:val="none" w:sz="0" w:space="0" w:color="auto"/>
        <w:bottom w:val="none" w:sz="0" w:space="0" w:color="auto"/>
        <w:right w:val="none" w:sz="0" w:space="0" w:color="auto"/>
      </w:divBdr>
    </w:div>
    <w:div w:id="1597403159">
      <w:bodyDiv w:val="1"/>
      <w:marLeft w:val="0"/>
      <w:marRight w:val="0"/>
      <w:marTop w:val="0"/>
      <w:marBottom w:val="0"/>
      <w:divBdr>
        <w:top w:val="none" w:sz="0" w:space="0" w:color="auto"/>
        <w:left w:val="none" w:sz="0" w:space="0" w:color="auto"/>
        <w:bottom w:val="none" w:sz="0" w:space="0" w:color="auto"/>
        <w:right w:val="none" w:sz="0" w:space="0" w:color="auto"/>
      </w:divBdr>
    </w:div>
    <w:div w:id="1597403580">
      <w:marLeft w:val="0"/>
      <w:marRight w:val="0"/>
      <w:marTop w:val="0"/>
      <w:marBottom w:val="0"/>
      <w:divBdr>
        <w:top w:val="none" w:sz="0" w:space="0" w:color="auto"/>
        <w:left w:val="none" w:sz="0" w:space="0" w:color="auto"/>
        <w:bottom w:val="none" w:sz="0" w:space="0" w:color="auto"/>
        <w:right w:val="none" w:sz="0" w:space="0" w:color="auto"/>
      </w:divBdr>
    </w:div>
    <w:div w:id="1597513490">
      <w:marLeft w:val="0"/>
      <w:marRight w:val="0"/>
      <w:marTop w:val="0"/>
      <w:marBottom w:val="0"/>
      <w:divBdr>
        <w:top w:val="none" w:sz="0" w:space="0" w:color="auto"/>
        <w:left w:val="none" w:sz="0" w:space="0" w:color="auto"/>
        <w:bottom w:val="none" w:sz="0" w:space="0" w:color="auto"/>
        <w:right w:val="none" w:sz="0" w:space="0" w:color="auto"/>
      </w:divBdr>
    </w:div>
    <w:div w:id="1597513641">
      <w:marLeft w:val="0"/>
      <w:marRight w:val="0"/>
      <w:marTop w:val="0"/>
      <w:marBottom w:val="0"/>
      <w:divBdr>
        <w:top w:val="none" w:sz="0" w:space="0" w:color="auto"/>
        <w:left w:val="none" w:sz="0" w:space="0" w:color="auto"/>
        <w:bottom w:val="none" w:sz="0" w:space="0" w:color="auto"/>
        <w:right w:val="none" w:sz="0" w:space="0" w:color="auto"/>
      </w:divBdr>
    </w:div>
    <w:div w:id="1597597780">
      <w:marLeft w:val="0"/>
      <w:marRight w:val="0"/>
      <w:marTop w:val="0"/>
      <w:marBottom w:val="0"/>
      <w:divBdr>
        <w:top w:val="none" w:sz="0" w:space="0" w:color="auto"/>
        <w:left w:val="none" w:sz="0" w:space="0" w:color="auto"/>
        <w:bottom w:val="none" w:sz="0" w:space="0" w:color="auto"/>
        <w:right w:val="none" w:sz="0" w:space="0" w:color="auto"/>
      </w:divBdr>
    </w:div>
    <w:div w:id="1597782401">
      <w:marLeft w:val="0"/>
      <w:marRight w:val="0"/>
      <w:marTop w:val="0"/>
      <w:marBottom w:val="0"/>
      <w:divBdr>
        <w:top w:val="none" w:sz="0" w:space="0" w:color="auto"/>
        <w:left w:val="none" w:sz="0" w:space="0" w:color="auto"/>
        <w:bottom w:val="none" w:sz="0" w:space="0" w:color="auto"/>
        <w:right w:val="none" w:sz="0" w:space="0" w:color="auto"/>
      </w:divBdr>
    </w:div>
    <w:div w:id="1597783870">
      <w:marLeft w:val="0"/>
      <w:marRight w:val="0"/>
      <w:marTop w:val="0"/>
      <w:marBottom w:val="0"/>
      <w:divBdr>
        <w:top w:val="none" w:sz="0" w:space="0" w:color="auto"/>
        <w:left w:val="none" w:sz="0" w:space="0" w:color="auto"/>
        <w:bottom w:val="none" w:sz="0" w:space="0" w:color="auto"/>
        <w:right w:val="none" w:sz="0" w:space="0" w:color="auto"/>
      </w:divBdr>
    </w:div>
    <w:div w:id="1597784840">
      <w:marLeft w:val="0"/>
      <w:marRight w:val="0"/>
      <w:marTop w:val="0"/>
      <w:marBottom w:val="0"/>
      <w:divBdr>
        <w:top w:val="none" w:sz="0" w:space="0" w:color="auto"/>
        <w:left w:val="none" w:sz="0" w:space="0" w:color="auto"/>
        <w:bottom w:val="none" w:sz="0" w:space="0" w:color="auto"/>
        <w:right w:val="none" w:sz="0" w:space="0" w:color="auto"/>
      </w:divBdr>
    </w:div>
    <w:div w:id="1597787844">
      <w:marLeft w:val="0"/>
      <w:marRight w:val="0"/>
      <w:marTop w:val="0"/>
      <w:marBottom w:val="0"/>
      <w:divBdr>
        <w:top w:val="none" w:sz="0" w:space="0" w:color="auto"/>
        <w:left w:val="none" w:sz="0" w:space="0" w:color="auto"/>
        <w:bottom w:val="none" w:sz="0" w:space="0" w:color="auto"/>
        <w:right w:val="none" w:sz="0" w:space="0" w:color="auto"/>
      </w:divBdr>
    </w:div>
    <w:div w:id="1597900168">
      <w:marLeft w:val="0"/>
      <w:marRight w:val="0"/>
      <w:marTop w:val="0"/>
      <w:marBottom w:val="0"/>
      <w:divBdr>
        <w:top w:val="none" w:sz="0" w:space="0" w:color="auto"/>
        <w:left w:val="none" w:sz="0" w:space="0" w:color="auto"/>
        <w:bottom w:val="none" w:sz="0" w:space="0" w:color="auto"/>
        <w:right w:val="none" w:sz="0" w:space="0" w:color="auto"/>
      </w:divBdr>
    </w:div>
    <w:div w:id="1597900458">
      <w:marLeft w:val="0"/>
      <w:marRight w:val="0"/>
      <w:marTop w:val="0"/>
      <w:marBottom w:val="0"/>
      <w:divBdr>
        <w:top w:val="none" w:sz="0" w:space="0" w:color="auto"/>
        <w:left w:val="none" w:sz="0" w:space="0" w:color="auto"/>
        <w:bottom w:val="none" w:sz="0" w:space="0" w:color="auto"/>
        <w:right w:val="none" w:sz="0" w:space="0" w:color="auto"/>
      </w:divBdr>
    </w:div>
    <w:div w:id="1597905315">
      <w:marLeft w:val="0"/>
      <w:marRight w:val="0"/>
      <w:marTop w:val="0"/>
      <w:marBottom w:val="0"/>
      <w:divBdr>
        <w:top w:val="none" w:sz="0" w:space="0" w:color="auto"/>
        <w:left w:val="none" w:sz="0" w:space="0" w:color="auto"/>
        <w:bottom w:val="none" w:sz="0" w:space="0" w:color="auto"/>
        <w:right w:val="none" w:sz="0" w:space="0" w:color="auto"/>
      </w:divBdr>
    </w:div>
    <w:div w:id="1598056757">
      <w:marLeft w:val="0"/>
      <w:marRight w:val="0"/>
      <w:marTop w:val="0"/>
      <w:marBottom w:val="0"/>
      <w:divBdr>
        <w:top w:val="none" w:sz="0" w:space="0" w:color="auto"/>
        <w:left w:val="none" w:sz="0" w:space="0" w:color="auto"/>
        <w:bottom w:val="none" w:sz="0" w:space="0" w:color="auto"/>
        <w:right w:val="none" w:sz="0" w:space="0" w:color="auto"/>
      </w:divBdr>
    </w:div>
    <w:div w:id="1598097887">
      <w:marLeft w:val="0"/>
      <w:marRight w:val="0"/>
      <w:marTop w:val="0"/>
      <w:marBottom w:val="0"/>
      <w:divBdr>
        <w:top w:val="none" w:sz="0" w:space="0" w:color="auto"/>
        <w:left w:val="none" w:sz="0" w:space="0" w:color="auto"/>
        <w:bottom w:val="none" w:sz="0" w:space="0" w:color="auto"/>
        <w:right w:val="none" w:sz="0" w:space="0" w:color="auto"/>
      </w:divBdr>
    </w:div>
    <w:div w:id="1598100443">
      <w:marLeft w:val="0"/>
      <w:marRight w:val="0"/>
      <w:marTop w:val="0"/>
      <w:marBottom w:val="0"/>
      <w:divBdr>
        <w:top w:val="none" w:sz="0" w:space="0" w:color="auto"/>
        <w:left w:val="none" w:sz="0" w:space="0" w:color="auto"/>
        <w:bottom w:val="none" w:sz="0" w:space="0" w:color="auto"/>
        <w:right w:val="none" w:sz="0" w:space="0" w:color="auto"/>
      </w:divBdr>
    </w:div>
    <w:div w:id="1598173013">
      <w:marLeft w:val="0"/>
      <w:marRight w:val="0"/>
      <w:marTop w:val="0"/>
      <w:marBottom w:val="0"/>
      <w:divBdr>
        <w:top w:val="none" w:sz="0" w:space="0" w:color="auto"/>
        <w:left w:val="none" w:sz="0" w:space="0" w:color="auto"/>
        <w:bottom w:val="none" w:sz="0" w:space="0" w:color="auto"/>
        <w:right w:val="none" w:sz="0" w:space="0" w:color="auto"/>
      </w:divBdr>
    </w:div>
    <w:div w:id="1598248964">
      <w:marLeft w:val="0"/>
      <w:marRight w:val="0"/>
      <w:marTop w:val="0"/>
      <w:marBottom w:val="0"/>
      <w:divBdr>
        <w:top w:val="none" w:sz="0" w:space="0" w:color="auto"/>
        <w:left w:val="none" w:sz="0" w:space="0" w:color="auto"/>
        <w:bottom w:val="none" w:sz="0" w:space="0" w:color="auto"/>
        <w:right w:val="none" w:sz="0" w:space="0" w:color="auto"/>
      </w:divBdr>
    </w:div>
    <w:div w:id="1598558179">
      <w:marLeft w:val="0"/>
      <w:marRight w:val="0"/>
      <w:marTop w:val="0"/>
      <w:marBottom w:val="0"/>
      <w:divBdr>
        <w:top w:val="none" w:sz="0" w:space="0" w:color="auto"/>
        <w:left w:val="none" w:sz="0" w:space="0" w:color="auto"/>
        <w:bottom w:val="none" w:sz="0" w:space="0" w:color="auto"/>
        <w:right w:val="none" w:sz="0" w:space="0" w:color="auto"/>
      </w:divBdr>
    </w:div>
    <w:div w:id="1598558658">
      <w:marLeft w:val="0"/>
      <w:marRight w:val="0"/>
      <w:marTop w:val="0"/>
      <w:marBottom w:val="0"/>
      <w:divBdr>
        <w:top w:val="none" w:sz="0" w:space="0" w:color="auto"/>
        <w:left w:val="none" w:sz="0" w:space="0" w:color="auto"/>
        <w:bottom w:val="none" w:sz="0" w:space="0" w:color="auto"/>
        <w:right w:val="none" w:sz="0" w:space="0" w:color="auto"/>
      </w:divBdr>
    </w:div>
    <w:div w:id="1598560651">
      <w:marLeft w:val="0"/>
      <w:marRight w:val="0"/>
      <w:marTop w:val="0"/>
      <w:marBottom w:val="0"/>
      <w:divBdr>
        <w:top w:val="none" w:sz="0" w:space="0" w:color="auto"/>
        <w:left w:val="none" w:sz="0" w:space="0" w:color="auto"/>
        <w:bottom w:val="none" w:sz="0" w:space="0" w:color="auto"/>
        <w:right w:val="none" w:sz="0" w:space="0" w:color="auto"/>
      </w:divBdr>
    </w:div>
    <w:div w:id="1598563855">
      <w:marLeft w:val="0"/>
      <w:marRight w:val="0"/>
      <w:marTop w:val="0"/>
      <w:marBottom w:val="0"/>
      <w:divBdr>
        <w:top w:val="none" w:sz="0" w:space="0" w:color="auto"/>
        <w:left w:val="none" w:sz="0" w:space="0" w:color="auto"/>
        <w:bottom w:val="none" w:sz="0" w:space="0" w:color="auto"/>
        <w:right w:val="none" w:sz="0" w:space="0" w:color="auto"/>
      </w:divBdr>
    </w:div>
    <w:div w:id="1598706769">
      <w:marLeft w:val="0"/>
      <w:marRight w:val="0"/>
      <w:marTop w:val="0"/>
      <w:marBottom w:val="0"/>
      <w:divBdr>
        <w:top w:val="none" w:sz="0" w:space="0" w:color="auto"/>
        <w:left w:val="none" w:sz="0" w:space="0" w:color="auto"/>
        <w:bottom w:val="none" w:sz="0" w:space="0" w:color="auto"/>
        <w:right w:val="none" w:sz="0" w:space="0" w:color="auto"/>
      </w:divBdr>
    </w:div>
    <w:div w:id="1598782056">
      <w:marLeft w:val="0"/>
      <w:marRight w:val="0"/>
      <w:marTop w:val="0"/>
      <w:marBottom w:val="0"/>
      <w:divBdr>
        <w:top w:val="none" w:sz="0" w:space="0" w:color="auto"/>
        <w:left w:val="none" w:sz="0" w:space="0" w:color="auto"/>
        <w:bottom w:val="none" w:sz="0" w:space="0" w:color="auto"/>
        <w:right w:val="none" w:sz="0" w:space="0" w:color="auto"/>
      </w:divBdr>
    </w:div>
    <w:div w:id="1598902162">
      <w:marLeft w:val="0"/>
      <w:marRight w:val="0"/>
      <w:marTop w:val="0"/>
      <w:marBottom w:val="0"/>
      <w:divBdr>
        <w:top w:val="none" w:sz="0" w:space="0" w:color="auto"/>
        <w:left w:val="none" w:sz="0" w:space="0" w:color="auto"/>
        <w:bottom w:val="none" w:sz="0" w:space="0" w:color="auto"/>
        <w:right w:val="none" w:sz="0" w:space="0" w:color="auto"/>
      </w:divBdr>
    </w:div>
    <w:div w:id="1598978850">
      <w:marLeft w:val="0"/>
      <w:marRight w:val="0"/>
      <w:marTop w:val="0"/>
      <w:marBottom w:val="0"/>
      <w:divBdr>
        <w:top w:val="none" w:sz="0" w:space="0" w:color="auto"/>
        <w:left w:val="none" w:sz="0" w:space="0" w:color="auto"/>
        <w:bottom w:val="none" w:sz="0" w:space="0" w:color="auto"/>
        <w:right w:val="none" w:sz="0" w:space="0" w:color="auto"/>
      </w:divBdr>
    </w:div>
    <w:div w:id="1598979973">
      <w:marLeft w:val="0"/>
      <w:marRight w:val="0"/>
      <w:marTop w:val="0"/>
      <w:marBottom w:val="0"/>
      <w:divBdr>
        <w:top w:val="none" w:sz="0" w:space="0" w:color="auto"/>
        <w:left w:val="none" w:sz="0" w:space="0" w:color="auto"/>
        <w:bottom w:val="none" w:sz="0" w:space="0" w:color="auto"/>
        <w:right w:val="none" w:sz="0" w:space="0" w:color="auto"/>
      </w:divBdr>
    </w:div>
    <w:div w:id="1599101337">
      <w:marLeft w:val="0"/>
      <w:marRight w:val="0"/>
      <w:marTop w:val="0"/>
      <w:marBottom w:val="0"/>
      <w:divBdr>
        <w:top w:val="none" w:sz="0" w:space="0" w:color="auto"/>
        <w:left w:val="none" w:sz="0" w:space="0" w:color="auto"/>
        <w:bottom w:val="none" w:sz="0" w:space="0" w:color="auto"/>
        <w:right w:val="none" w:sz="0" w:space="0" w:color="auto"/>
      </w:divBdr>
    </w:div>
    <w:div w:id="1599144662">
      <w:marLeft w:val="0"/>
      <w:marRight w:val="0"/>
      <w:marTop w:val="0"/>
      <w:marBottom w:val="0"/>
      <w:divBdr>
        <w:top w:val="none" w:sz="0" w:space="0" w:color="auto"/>
        <w:left w:val="none" w:sz="0" w:space="0" w:color="auto"/>
        <w:bottom w:val="none" w:sz="0" w:space="0" w:color="auto"/>
        <w:right w:val="none" w:sz="0" w:space="0" w:color="auto"/>
      </w:divBdr>
    </w:div>
    <w:div w:id="1599169337">
      <w:marLeft w:val="0"/>
      <w:marRight w:val="0"/>
      <w:marTop w:val="0"/>
      <w:marBottom w:val="0"/>
      <w:divBdr>
        <w:top w:val="none" w:sz="0" w:space="0" w:color="auto"/>
        <w:left w:val="none" w:sz="0" w:space="0" w:color="auto"/>
        <w:bottom w:val="none" w:sz="0" w:space="0" w:color="auto"/>
        <w:right w:val="none" w:sz="0" w:space="0" w:color="auto"/>
      </w:divBdr>
    </w:div>
    <w:div w:id="1599212027">
      <w:marLeft w:val="0"/>
      <w:marRight w:val="0"/>
      <w:marTop w:val="0"/>
      <w:marBottom w:val="0"/>
      <w:divBdr>
        <w:top w:val="none" w:sz="0" w:space="0" w:color="auto"/>
        <w:left w:val="none" w:sz="0" w:space="0" w:color="auto"/>
        <w:bottom w:val="none" w:sz="0" w:space="0" w:color="auto"/>
        <w:right w:val="none" w:sz="0" w:space="0" w:color="auto"/>
      </w:divBdr>
    </w:div>
    <w:div w:id="1599292888">
      <w:marLeft w:val="0"/>
      <w:marRight w:val="0"/>
      <w:marTop w:val="0"/>
      <w:marBottom w:val="0"/>
      <w:divBdr>
        <w:top w:val="none" w:sz="0" w:space="0" w:color="auto"/>
        <w:left w:val="none" w:sz="0" w:space="0" w:color="auto"/>
        <w:bottom w:val="none" w:sz="0" w:space="0" w:color="auto"/>
        <w:right w:val="none" w:sz="0" w:space="0" w:color="auto"/>
      </w:divBdr>
    </w:div>
    <w:div w:id="1599363849">
      <w:marLeft w:val="0"/>
      <w:marRight w:val="0"/>
      <w:marTop w:val="0"/>
      <w:marBottom w:val="0"/>
      <w:divBdr>
        <w:top w:val="none" w:sz="0" w:space="0" w:color="auto"/>
        <w:left w:val="none" w:sz="0" w:space="0" w:color="auto"/>
        <w:bottom w:val="none" w:sz="0" w:space="0" w:color="auto"/>
        <w:right w:val="none" w:sz="0" w:space="0" w:color="auto"/>
      </w:divBdr>
    </w:div>
    <w:div w:id="1599487266">
      <w:marLeft w:val="0"/>
      <w:marRight w:val="0"/>
      <w:marTop w:val="0"/>
      <w:marBottom w:val="0"/>
      <w:divBdr>
        <w:top w:val="none" w:sz="0" w:space="0" w:color="auto"/>
        <w:left w:val="none" w:sz="0" w:space="0" w:color="auto"/>
        <w:bottom w:val="none" w:sz="0" w:space="0" w:color="auto"/>
        <w:right w:val="none" w:sz="0" w:space="0" w:color="auto"/>
      </w:divBdr>
    </w:div>
    <w:div w:id="1599555273">
      <w:marLeft w:val="0"/>
      <w:marRight w:val="0"/>
      <w:marTop w:val="0"/>
      <w:marBottom w:val="0"/>
      <w:divBdr>
        <w:top w:val="none" w:sz="0" w:space="0" w:color="auto"/>
        <w:left w:val="none" w:sz="0" w:space="0" w:color="auto"/>
        <w:bottom w:val="none" w:sz="0" w:space="0" w:color="auto"/>
        <w:right w:val="none" w:sz="0" w:space="0" w:color="auto"/>
      </w:divBdr>
    </w:div>
    <w:div w:id="1599633594">
      <w:marLeft w:val="0"/>
      <w:marRight w:val="0"/>
      <w:marTop w:val="0"/>
      <w:marBottom w:val="0"/>
      <w:divBdr>
        <w:top w:val="none" w:sz="0" w:space="0" w:color="auto"/>
        <w:left w:val="none" w:sz="0" w:space="0" w:color="auto"/>
        <w:bottom w:val="none" w:sz="0" w:space="0" w:color="auto"/>
        <w:right w:val="none" w:sz="0" w:space="0" w:color="auto"/>
      </w:divBdr>
    </w:div>
    <w:div w:id="1599673041">
      <w:marLeft w:val="0"/>
      <w:marRight w:val="0"/>
      <w:marTop w:val="0"/>
      <w:marBottom w:val="0"/>
      <w:divBdr>
        <w:top w:val="none" w:sz="0" w:space="0" w:color="auto"/>
        <w:left w:val="none" w:sz="0" w:space="0" w:color="auto"/>
        <w:bottom w:val="none" w:sz="0" w:space="0" w:color="auto"/>
        <w:right w:val="none" w:sz="0" w:space="0" w:color="auto"/>
      </w:divBdr>
    </w:div>
    <w:div w:id="1599673124">
      <w:marLeft w:val="0"/>
      <w:marRight w:val="0"/>
      <w:marTop w:val="0"/>
      <w:marBottom w:val="0"/>
      <w:divBdr>
        <w:top w:val="none" w:sz="0" w:space="0" w:color="auto"/>
        <w:left w:val="none" w:sz="0" w:space="0" w:color="auto"/>
        <w:bottom w:val="none" w:sz="0" w:space="0" w:color="auto"/>
        <w:right w:val="none" w:sz="0" w:space="0" w:color="auto"/>
      </w:divBdr>
    </w:div>
    <w:div w:id="1599679310">
      <w:marLeft w:val="0"/>
      <w:marRight w:val="0"/>
      <w:marTop w:val="0"/>
      <w:marBottom w:val="0"/>
      <w:divBdr>
        <w:top w:val="none" w:sz="0" w:space="0" w:color="auto"/>
        <w:left w:val="none" w:sz="0" w:space="0" w:color="auto"/>
        <w:bottom w:val="none" w:sz="0" w:space="0" w:color="auto"/>
        <w:right w:val="none" w:sz="0" w:space="0" w:color="auto"/>
      </w:divBdr>
    </w:div>
    <w:div w:id="1599753707">
      <w:marLeft w:val="0"/>
      <w:marRight w:val="0"/>
      <w:marTop w:val="0"/>
      <w:marBottom w:val="0"/>
      <w:divBdr>
        <w:top w:val="none" w:sz="0" w:space="0" w:color="auto"/>
        <w:left w:val="none" w:sz="0" w:space="0" w:color="auto"/>
        <w:bottom w:val="none" w:sz="0" w:space="0" w:color="auto"/>
        <w:right w:val="none" w:sz="0" w:space="0" w:color="auto"/>
      </w:divBdr>
    </w:div>
    <w:div w:id="1599868954">
      <w:marLeft w:val="0"/>
      <w:marRight w:val="0"/>
      <w:marTop w:val="0"/>
      <w:marBottom w:val="0"/>
      <w:divBdr>
        <w:top w:val="none" w:sz="0" w:space="0" w:color="auto"/>
        <w:left w:val="none" w:sz="0" w:space="0" w:color="auto"/>
        <w:bottom w:val="none" w:sz="0" w:space="0" w:color="auto"/>
        <w:right w:val="none" w:sz="0" w:space="0" w:color="auto"/>
      </w:divBdr>
    </w:div>
    <w:div w:id="1600024193">
      <w:marLeft w:val="0"/>
      <w:marRight w:val="0"/>
      <w:marTop w:val="0"/>
      <w:marBottom w:val="0"/>
      <w:divBdr>
        <w:top w:val="none" w:sz="0" w:space="0" w:color="auto"/>
        <w:left w:val="none" w:sz="0" w:space="0" w:color="auto"/>
        <w:bottom w:val="none" w:sz="0" w:space="0" w:color="auto"/>
        <w:right w:val="none" w:sz="0" w:space="0" w:color="auto"/>
      </w:divBdr>
    </w:div>
    <w:div w:id="1600063906">
      <w:marLeft w:val="0"/>
      <w:marRight w:val="0"/>
      <w:marTop w:val="0"/>
      <w:marBottom w:val="0"/>
      <w:divBdr>
        <w:top w:val="none" w:sz="0" w:space="0" w:color="auto"/>
        <w:left w:val="none" w:sz="0" w:space="0" w:color="auto"/>
        <w:bottom w:val="none" w:sz="0" w:space="0" w:color="auto"/>
        <w:right w:val="none" w:sz="0" w:space="0" w:color="auto"/>
      </w:divBdr>
    </w:div>
    <w:div w:id="1600138332">
      <w:marLeft w:val="0"/>
      <w:marRight w:val="0"/>
      <w:marTop w:val="0"/>
      <w:marBottom w:val="0"/>
      <w:divBdr>
        <w:top w:val="none" w:sz="0" w:space="0" w:color="auto"/>
        <w:left w:val="none" w:sz="0" w:space="0" w:color="auto"/>
        <w:bottom w:val="none" w:sz="0" w:space="0" w:color="auto"/>
        <w:right w:val="none" w:sz="0" w:space="0" w:color="auto"/>
      </w:divBdr>
    </w:div>
    <w:div w:id="1600142081">
      <w:marLeft w:val="0"/>
      <w:marRight w:val="0"/>
      <w:marTop w:val="0"/>
      <w:marBottom w:val="0"/>
      <w:divBdr>
        <w:top w:val="none" w:sz="0" w:space="0" w:color="auto"/>
        <w:left w:val="none" w:sz="0" w:space="0" w:color="auto"/>
        <w:bottom w:val="none" w:sz="0" w:space="0" w:color="auto"/>
        <w:right w:val="none" w:sz="0" w:space="0" w:color="auto"/>
      </w:divBdr>
    </w:div>
    <w:div w:id="1600211929">
      <w:marLeft w:val="0"/>
      <w:marRight w:val="0"/>
      <w:marTop w:val="0"/>
      <w:marBottom w:val="0"/>
      <w:divBdr>
        <w:top w:val="none" w:sz="0" w:space="0" w:color="auto"/>
        <w:left w:val="none" w:sz="0" w:space="0" w:color="auto"/>
        <w:bottom w:val="none" w:sz="0" w:space="0" w:color="auto"/>
        <w:right w:val="none" w:sz="0" w:space="0" w:color="auto"/>
      </w:divBdr>
    </w:div>
    <w:div w:id="1600218849">
      <w:marLeft w:val="0"/>
      <w:marRight w:val="0"/>
      <w:marTop w:val="0"/>
      <w:marBottom w:val="0"/>
      <w:divBdr>
        <w:top w:val="none" w:sz="0" w:space="0" w:color="auto"/>
        <w:left w:val="none" w:sz="0" w:space="0" w:color="auto"/>
        <w:bottom w:val="none" w:sz="0" w:space="0" w:color="auto"/>
        <w:right w:val="none" w:sz="0" w:space="0" w:color="auto"/>
      </w:divBdr>
    </w:div>
    <w:div w:id="1600287355">
      <w:marLeft w:val="0"/>
      <w:marRight w:val="0"/>
      <w:marTop w:val="0"/>
      <w:marBottom w:val="0"/>
      <w:divBdr>
        <w:top w:val="none" w:sz="0" w:space="0" w:color="auto"/>
        <w:left w:val="none" w:sz="0" w:space="0" w:color="auto"/>
        <w:bottom w:val="none" w:sz="0" w:space="0" w:color="auto"/>
        <w:right w:val="none" w:sz="0" w:space="0" w:color="auto"/>
      </w:divBdr>
    </w:div>
    <w:div w:id="1600331798">
      <w:marLeft w:val="0"/>
      <w:marRight w:val="0"/>
      <w:marTop w:val="0"/>
      <w:marBottom w:val="0"/>
      <w:divBdr>
        <w:top w:val="none" w:sz="0" w:space="0" w:color="auto"/>
        <w:left w:val="none" w:sz="0" w:space="0" w:color="auto"/>
        <w:bottom w:val="none" w:sz="0" w:space="0" w:color="auto"/>
        <w:right w:val="none" w:sz="0" w:space="0" w:color="auto"/>
      </w:divBdr>
    </w:div>
    <w:div w:id="1600334781">
      <w:marLeft w:val="0"/>
      <w:marRight w:val="0"/>
      <w:marTop w:val="0"/>
      <w:marBottom w:val="0"/>
      <w:divBdr>
        <w:top w:val="none" w:sz="0" w:space="0" w:color="auto"/>
        <w:left w:val="none" w:sz="0" w:space="0" w:color="auto"/>
        <w:bottom w:val="none" w:sz="0" w:space="0" w:color="auto"/>
        <w:right w:val="none" w:sz="0" w:space="0" w:color="auto"/>
      </w:divBdr>
    </w:div>
    <w:div w:id="1600334951">
      <w:marLeft w:val="0"/>
      <w:marRight w:val="0"/>
      <w:marTop w:val="0"/>
      <w:marBottom w:val="0"/>
      <w:divBdr>
        <w:top w:val="none" w:sz="0" w:space="0" w:color="auto"/>
        <w:left w:val="none" w:sz="0" w:space="0" w:color="auto"/>
        <w:bottom w:val="none" w:sz="0" w:space="0" w:color="auto"/>
        <w:right w:val="none" w:sz="0" w:space="0" w:color="auto"/>
      </w:divBdr>
    </w:div>
    <w:div w:id="1600487155">
      <w:marLeft w:val="0"/>
      <w:marRight w:val="0"/>
      <w:marTop w:val="0"/>
      <w:marBottom w:val="0"/>
      <w:divBdr>
        <w:top w:val="none" w:sz="0" w:space="0" w:color="auto"/>
        <w:left w:val="none" w:sz="0" w:space="0" w:color="auto"/>
        <w:bottom w:val="none" w:sz="0" w:space="0" w:color="auto"/>
        <w:right w:val="none" w:sz="0" w:space="0" w:color="auto"/>
      </w:divBdr>
    </w:div>
    <w:div w:id="1600522687">
      <w:marLeft w:val="0"/>
      <w:marRight w:val="0"/>
      <w:marTop w:val="0"/>
      <w:marBottom w:val="0"/>
      <w:divBdr>
        <w:top w:val="none" w:sz="0" w:space="0" w:color="auto"/>
        <w:left w:val="none" w:sz="0" w:space="0" w:color="auto"/>
        <w:bottom w:val="none" w:sz="0" w:space="0" w:color="auto"/>
        <w:right w:val="none" w:sz="0" w:space="0" w:color="auto"/>
      </w:divBdr>
    </w:div>
    <w:div w:id="1600523092">
      <w:marLeft w:val="0"/>
      <w:marRight w:val="0"/>
      <w:marTop w:val="0"/>
      <w:marBottom w:val="0"/>
      <w:divBdr>
        <w:top w:val="none" w:sz="0" w:space="0" w:color="auto"/>
        <w:left w:val="none" w:sz="0" w:space="0" w:color="auto"/>
        <w:bottom w:val="none" w:sz="0" w:space="0" w:color="auto"/>
        <w:right w:val="none" w:sz="0" w:space="0" w:color="auto"/>
      </w:divBdr>
    </w:div>
    <w:div w:id="1600528071">
      <w:bodyDiv w:val="1"/>
      <w:marLeft w:val="0"/>
      <w:marRight w:val="0"/>
      <w:marTop w:val="0"/>
      <w:marBottom w:val="0"/>
      <w:divBdr>
        <w:top w:val="none" w:sz="0" w:space="0" w:color="auto"/>
        <w:left w:val="none" w:sz="0" w:space="0" w:color="auto"/>
        <w:bottom w:val="none" w:sz="0" w:space="0" w:color="auto"/>
        <w:right w:val="none" w:sz="0" w:space="0" w:color="auto"/>
      </w:divBdr>
    </w:div>
    <w:div w:id="1600602176">
      <w:marLeft w:val="0"/>
      <w:marRight w:val="0"/>
      <w:marTop w:val="0"/>
      <w:marBottom w:val="0"/>
      <w:divBdr>
        <w:top w:val="none" w:sz="0" w:space="0" w:color="auto"/>
        <w:left w:val="none" w:sz="0" w:space="0" w:color="auto"/>
        <w:bottom w:val="none" w:sz="0" w:space="0" w:color="auto"/>
        <w:right w:val="none" w:sz="0" w:space="0" w:color="auto"/>
      </w:divBdr>
    </w:div>
    <w:div w:id="1600603938">
      <w:marLeft w:val="0"/>
      <w:marRight w:val="0"/>
      <w:marTop w:val="0"/>
      <w:marBottom w:val="0"/>
      <w:divBdr>
        <w:top w:val="none" w:sz="0" w:space="0" w:color="auto"/>
        <w:left w:val="none" w:sz="0" w:space="0" w:color="auto"/>
        <w:bottom w:val="none" w:sz="0" w:space="0" w:color="auto"/>
        <w:right w:val="none" w:sz="0" w:space="0" w:color="auto"/>
      </w:divBdr>
    </w:div>
    <w:div w:id="1600795320">
      <w:marLeft w:val="0"/>
      <w:marRight w:val="0"/>
      <w:marTop w:val="0"/>
      <w:marBottom w:val="0"/>
      <w:divBdr>
        <w:top w:val="none" w:sz="0" w:space="0" w:color="auto"/>
        <w:left w:val="none" w:sz="0" w:space="0" w:color="auto"/>
        <w:bottom w:val="none" w:sz="0" w:space="0" w:color="auto"/>
        <w:right w:val="none" w:sz="0" w:space="0" w:color="auto"/>
      </w:divBdr>
    </w:div>
    <w:div w:id="1600868588">
      <w:marLeft w:val="0"/>
      <w:marRight w:val="0"/>
      <w:marTop w:val="0"/>
      <w:marBottom w:val="0"/>
      <w:divBdr>
        <w:top w:val="none" w:sz="0" w:space="0" w:color="auto"/>
        <w:left w:val="none" w:sz="0" w:space="0" w:color="auto"/>
        <w:bottom w:val="none" w:sz="0" w:space="0" w:color="auto"/>
        <w:right w:val="none" w:sz="0" w:space="0" w:color="auto"/>
      </w:divBdr>
    </w:div>
    <w:div w:id="1600985925">
      <w:marLeft w:val="0"/>
      <w:marRight w:val="0"/>
      <w:marTop w:val="0"/>
      <w:marBottom w:val="0"/>
      <w:divBdr>
        <w:top w:val="none" w:sz="0" w:space="0" w:color="auto"/>
        <w:left w:val="none" w:sz="0" w:space="0" w:color="auto"/>
        <w:bottom w:val="none" w:sz="0" w:space="0" w:color="auto"/>
        <w:right w:val="none" w:sz="0" w:space="0" w:color="auto"/>
      </w:divBdr>
    </w:div>
    <w:div w:id="1600989588">
      <w:marLeft w:val="0"/>
      <w:marRight w:val="0"/>
      <w:marTop w:val="0"/>
      <w:marBottom w:val="0"/>
      <w:divBdr>
        <w:top w:val="none" w:sz="0" w:space="0" w:color="auto"/>
        <w:left w:val="none" w:sz="0" w:space="0" w:color="auto"/>
        <w:bottom w:val="none" w:sz="0" w:space="0" w:color="auto"/>
        <w:right w:val="none" w:sz="0" w:space="0" w:color="auto"/>
      </w:divBdr>
    </w:div>
    <w:div w:id="1601062477">
      <w:marLeft w:val="0"/>
      <w:marRight w:val="0"/>
      <w:marTop w:val="0"/>
      <w:marBottom w:val="0"/>
      <w:divBdr>
        <w:top w:val="none" w:sz="0" w:space="0" w:color="auto"/>
        <w:left w:val="none" w:sz="0" w:space="0" w:color="auto"/>
        <w:bottom w:val="none" w:sz="0" w:space="0" w:color="auto"/>
        <w:right w:val="none" w:sz="0" w:space="0" w:color="auto"/>
      </w:divBdr>
    </w:div>
    <w:div w:id="1601067047">
      <w:marLeft w:val="0"/>
      <w:marRight w:val="0"/>
      <w:marTop w:val="0"/>
      <w:marBottom w:val="0"/>
      <w:divBdr>
        <w:top w:val="none" w:sz="0" w:space="0" w:color="auto"/>
        <w:left w:val="none" w:sz="0" w:space="0" w:color="auto"/>
        <w:bottom w:val="none" w:sz="0" w:space="0" w:color="auto"/>
        <w:right w:val="none" w:sz="0" w:space="0" w:color="auto"/>
      </w:divBdr>
    </w:div>
    <w:div w:id="1601331212">
      <w:marLeft w:val="0"/>
      <w:marRight w:val="0"/>
      <w:marTop w:val="0"/>
      <w:marBottom w:val="0"/>
      <w:divBdr>
        <w:top w:val="none" w:sz="0" w:space="0" w:color="auto"/>
        <w:left w:val="none" w:sz="0" w:space="0" w:color="auto"/>
        <w:bottom w:val="none" w:sz="0" w:space="0" w:color="auto"/>
        <w:right w:val="none" w:sz="0" w:space="0" w:color="auto"/>
      </w:divBdr>
    </w:div>
    <w:div w:id="1601335890">
      <w:marLeft w:val="0"/>
      <w:marRight w:val="0"/>
      <w:marTop w:val="0"/>
      <w:marBottom w:val="0"/>
      <w:divBdr>
        <w:top w:val="none" w:sz="0" w:space="0" w:color="auto"/>
        <w:left w:val="none" w:sz="0" w:space="0" w:color="auto"/>
        <w:bottom w:val="none" w:sz="0" w:space="0" w:color="auto"/>
        <w:right w:val="none" w:sz="0" w:space="0" w:color="auto"/>
      </w:divBdr>
    </w:div>
    <w:div w:id="1601446461">
      <w:marLeft w:val="0"/>
      <w:marRight w:val="0"/>
      <w:marTop w:val="0"/>
      <w:marBottom w:val="0"/>
      <w:divBdr>
        <w:top w:val="none" w:sz="0" w:space="0" w:color="auto"/>
        <w:left w:val="none" w:sz="0" w:space="0" w:color="auto"/>
        <w:bottom w:val="none" w:sz="0" w:space="0" w:color="auto"/>
        <w:right w:val="none" w:sz="0" w:space="0" w:color="auto"/>
      </w:divBdr>
    </w:div>
    <w:div w:id="1601522194">
      <w:marLeft w:val="0"/>
      <w:marRight w:val="0"/>
      <w:marTop w:val="0"/>
      <w:marBottom w:val="0"/>
      <w:divBdr>
        <w:top w:val="none" w:sz="0" w:space="0" w:color="auto"/>
        <w:left w:val="none" w:sz="0" w:space="0" w:color="auto"/>
        <w:bottom w:val="none" w:sz="0" w:space="0" w:color="auto"/>
        <w:right w:val="none" w:sz="0" w:space="0" w:color="auto"/>
      </w:divBdr>
    </w:div>
    <w:div w:id="1601645878">
      <w:marLeft w:val="0"/>
      <w:marRight w:val="0"/>
      <w:marTop w:val="0"/>
      <w:marBottom w:val="0"/>
      <w:divBdr>
        <w:top w:val="none" w:sz="0" w:space="0" w:color="auto"/>
        <w:left w:val="none" w:sz="0" w:space="0" w:color="auto"/>
        <w:bottom w:val="none" w:sz="0" w:space="0" w:color="auto"/>
        <w:right w:val="none" w:sz="0" w:space="0" w:color="auto"/>
      </w:divBdr>
    </w:div>
    <w:div w:id="1601714255">
      <w:marLeft w:val="0"/>
      <w:marRight w:val="0"/>
      <w:marTop w:val="0"/>
      <w:marBottom w:val="0"/>
      <w:divBdr>
        <w:top w:val="none" w:sz="0" w:space="0" w:color="auto"/>
        <w:left w:val="none" w:sz="0" w:space="0" w:color="auto"/>
        <w:bottom w:val="none" w:sz="0" w:space="0" w:color="auto"/>
        <w:right w:val="none" w:sz="0" w:space="0" w:color="auto"/>
      </w:divBdr>
    </w:div>
    <w:div w:id="1601838026">
      <w:marLeft w:val="0"/>
      <w:marRight w:val="0"/>
      <w:marTop w:val="0"/>
      <w:marBottom w:val="0"/>
      <w:divBdr>
        <w:top w:val="none" w:sz="0" w:space="0" w:color="auto"/>
        <w:left w:val="none" w:sz="0" w:space="0" w:color="auto"/>
        <w:bottom w:val="none" w:sz="0" w:space="0" w:color="auto"/>
        <w:right w:val="none" w:sz="0" w:space="0" w:color="auto"/>
      </w:divBdr>
    </w:div>
    <w:div w:id="1601913310">
      <w:marLeft w:val="0"/>
      <w:marRight w:val="0"/>
      <w:marTop w:val="0"/>
      <w:marBottom w:val="0"/>
      <w:divBdr>
        <w:top w:val="none" w:sz="0" w:space="0" w:color="auto"/>
        <w:left w:val="none" w:sz="0" w:space="0" w:color="auto"/>
        <w:bottom w:val="none" w:sz="0" w:space="0" w:color="auto"/>
        <w:right w:val="none" w:sz="0" w:space="0" w:color="auto"/>
      </w:divBdr>
    </w:div>
    <w:div w:id="1601914006">
      <w:marLeft w:val="0"/>
      <w:marRight w:val="0"/>
      <w:marTop w:val="0"/>
      <w:marBottom w:val="0"/>
      <w:divBdr>
        <w:top w:val="none" w:sz="0" w:space="0" w:color="auto"/>
        <w:left w:val="none" w:sz="0" w:space="0" w:color="auto"/>
        <w:bottom w:val="none" w:sz="0" w:space="0" w:color="auto"/>
        <w:right w:val="none" w:sz="0" w:space="0" w:color="auto"/>
      </w:divBdr>
    </w:div>
    <w:div w:id="1601987142">
      <w:marLeft w:val="0"/>
      <w:marRight w:val="0"/>
      <w:marTop w:val="0"/>
      <w:marBottom w:val="0"/>
      <w:divBdr>
        <w:top w:val="none" w:sz="0" w:space="0" w:color="auto"/>
        <w:left w:val="none" w:sz="0" w:space="0" w:color="auto"/>
        <w:bottom w:val="none" w:sz="0" w:space="0" w:color="auto"/>
        <w:right w:val="none" w:sz="0" w:space="0" w:color="auto"/>
      </w:divBdr>
    </w:div>
    <w:div w:id="1601990721">
      <w:marLeft w:val="0"/>
      <w:marRight w:val="0"/>
      <w:marTop w:val="0"/>
      <w:marBottom w:val="0"/>
      <w:divBdr>
        <w:top w:val="none" w:sz="0" w:space="0" w:color="auto"/>
        <w:left w:val="none" w:sz="0" w:space="0" w:color="auto"/>
        <w:bottom w:val="none" w:sz="0" w:space="0" w:color="auto"/>
        <w:right w:val="none" w:sz="0" w:space="0" w:color="auto"/>
      </w:divBdr>
    </w:div>
    <w:div w:id="1602030932">
      <w:marLeft w:val="0"/>
      <w:marRight w:val="0"/>
      <w:marTop w:val="0"/>
      <w:marBottom w:val="0"/>
      <w:divBdr>
        <w:top w:val="none" w:sz="0" w:space="0" w:color="auto"/>
        <w:left w:val="none" w:sz="0" w:space="0" w:color="auto"/>
        <w:bottom w:val="none" w:sz="0" w:space="0" w:color="auto"/>
        <w:right w:val="none" w:sz="0" w:space="0" w:color="auto"/>
      </w:divBdr>
    </w:div>
    <w:div w:id="1602058669">
      <w:marLeft w:val="0"/>
      <w:marRight w:val="0"/>
      <w:marTop w:val="0"/>
      <w:marBottom w:val="0"/>
      <w:divBdr>
        <w:top w:val="none" w:sz="0" w:space="0" w:color="auto"/>
        <w:left w:val="none" w:sz="0" w:space="0" w:color="auto"/>
        <w:bottom w:val="none" w:sz="0" w:space="0" w:color="auto"/>
        <w:right w:val="none" w:sz="0" w:space="0" w:color="auto"/>
      </w:divBdr>
    </w:div>
    <w:div w:id="1602103456">
      <w:marLeft w:val="0"/>
      <w:marRight w:val="0"/>
      <w:marTop w:val="0"/>
      <w:marBottom w:val="0"/>
      <w:divBdr>
        <w:top w:val="none" w:sz="0" w:space="0" w:color="auto"/>
        <w:left w:val="none" w:sz="0" w:space="0" w:color="auto"/>
        <w:bottom w:val="none" w:sz="0" w:space="0" w:color="auto"/>
        <w:right w:val="none" w:sz="0" w:space="0" w:color="auto"/>
      </w:divBdr>
    </w:div>
    <w:div w:id="1602227061">
      <w:marLeft w:val="0"/>
      <w:marRight w:val="0"/>
      <w:marTop w:val="0"/>
      <w:marBottom w:val="0"/>
      <w:divBdr>
        <w:top w:val="none" w:sz="0" w:space="0" w:color="auto"/>
        <w:left w:val="none" w:sz="0" w:space="0" w:color="auto"/>
        <w:bottom w:val="none" w:sz="0" w:space="0" w:color="auto"/>
        <w:right w:val="none" w:sz="0" w:space="0" w:color="auto"/>
      </w:divBdr>
    </w:div>
    <w:div w:id="1602253917">
      <w:marLeft w:val="0"/>
      <w:marRight w:val="0"/>
      <w:marTop w:val="0"/>
      <w:marBottom w:val="0"/>
      <w:divBdr>
        <w:top w:val="none" w:sz="0" w:space="0" w:color="auto"/>
        <w:left w:val="none" w:sz="0" w:space="0" w:color="auto"/>
        <w:bottom w:val="none" w:sz="0" w:space="0" w:color="auto"/>
        <w:right w:val="none" w:sz="0" w:space="0" w:color="auto"/>
      </w:divBdr>
    </w:div>
    <w:div w:id="1602487794">
      <w:marLeft w:val="0"/>
      <w:marRight w:val="0"/>
      <w:marTop w:val="0"/>
      <w:marBottom w:val="0"/>
      <w:divBdr>
        <w:top w:val="none" w:sz="0" w:space="0" w:color="auto"/>
        <w:left w:val="none" w:sz="0" w:space="0" w:color="auto"/>
        <w:bottom w:val="none" w:sz="0" w:space="0" w:color="auto"/>
        <w:right w:val="none" w:sz="0" w:space="0" w:color="auto"/>
      </w:divBdr>
    </w:div>
    <w:div w:id="1602641004">
      <w:marLeft w:val="0"/>
      <w:marRight w:val="0"/>
      <w:marTop w:val="0"/>
      <w:marBottom w:val="0"/>
      <w:divBdr>
        <w:top w:val="none" w:sz="0" w:space="0" w:color="auto"/>
        <w:left w:val="none" w:sz="0" w:space="0" w:color="auto"/>
        <w:bottom w:val="none" w:sz="0" w:space="0" w:color="auto"/>
        <w:right w:val="none" w:sz="0" w:space="0" w:color="auto"/>
      </w:divBdr>
    </w:div>
    <w:div w:id="1602645956">
      <w:marLeft w:val="0"/>
      <w:marRight w:val="0"/>
      <w:marTop w:val="0"/>
      <w:marBottom w:val="0"/>
      <w:divBdr>
        <w:top w:val="none" w:sz="0" w:space="0" w:color="auto"/>
        <w:left w:val="none" w:sz="0" w:space="0" w:color="auto"/>
        <w:bottom w:val="none" w:sz="0" w:space="0" w:color="auto"/>
        <w:right w:val="none" w:sz="0" w:space="0" w:color="auto"/>
      </w:divBdr>
    </w:div>
    <w:div w:id="1602834977">
      <w:marLeft w:val="0"/>
      <w:marRight w:val="0"/>
      <w:marTop w:val="0"/>
      <w:marBottom w:val="0"/>
      <w:divBdr>
        <w:top w:val="none" w:sz="0" w:space="0" w:color="auto"/>
        <w:left w:val="none" w:sz="0" w:space="0" w:color="auto"/>
        <w:bottom w:val="none" w:sz="0" w:space="0" w:color="auto"/>
        <w:right w:val="none" w:sz="0" w:space="0" w:color="auto"/>
      </w:divBdr>
    </w:div>
    <w:div w:id="1602835619">
      <w:marLeft w:val="0"/>
      <w:marRight w:val="0"/>
      <w:marTop w:val="0"/>
      <w:marBottom w:val="0"/>
      <w:divBdr>
        <w:top w:val="none" w:sz="0" w:space="0" w:color="auto"/>
        <w:left w:val="none" w:sz="0" w:space="0" w:color="auto"/>
        <w:bottom w:val="none" w:sz="0" w:space="0" w:color="auto"/>
        <w:right w:val="none" w:sz="0" w:space="0" w:color="auto"/>
      </w:divBdr>
    </w:div>
    <w:div w:id="1602906517">
      <w:marLeft w:val="0"/>
      <w:marRight w:val="0"/>
      <w:marTop w:val="0"/>
      <w:marBottom w:val="0"/>
      <w:divBdr>
        <w:top w:val="none" w:sz="0" w:space="0" w:color="auto"/>
        <w:left w:val="none" w:sz="0" w:space="0" w:color="auto"/>
        <w:bottom w:val="none" w:sz="0" w:space="0" w:color="auto"/>
        <w:right w:val="none" w:sz="0" w:space="0" w:color="auto"/>
      </w:divBdr>
    </w:div>
    <w:div w:id="1602956121">
      <w:marLeft w:val="0"/>
      <w:marRight w:val="0"/>
      <w:marTop w:val="0"/>
      <w:marBottom w:val="0"/>
      <w:divBdr>
        <w:top w:val="none" w:sz="0" w:space="0" w:color="auto"/>
        <w:left w:val="none" w:sz="0" w:space="0" w:color="auto"/>
        <w:bottom w:val="none" w:sz="0" w:space="0" w:color="auto"/>
        <w:right w:val="none" w:sz="0" w:space="0" w:color="auto"/>
      </w:divBdr>
    </w:div>
    <w:div w:id="1603029469">
      <w:marLeft w:val="0"/>
      <w:marRight w:val="0"/>
      <w:marTop w:val="0"/>
      <w:marBottom w:val="0"/>
      <w:divBdr>
        <w:top w:val="none" w:sz="0" w:space="0" w:color="auto"/>
        <w:left w:val="none" w:sz="0" w:space="0" w:color="auto"/>
        <w:bottom w:val="none" w:sz="0" w:space="0" w:color="auto"/>
        <w:right w:val="none" w:sz="0" w:space="0" w:color="auto"/>
      </w:divBdr>
    </w:div>
    <w:div w:id="1603106831">
      <w:marLeft w:val="0"/>
      <w:marRight w:val="0"/>
      <w:marTop w:val="0"/>
      <w:marBottom w:val="0"/>
      <w:divBdr>
        <w:top w:val="none" w:sz="0" w:space="0" w:color="auto"/>
        <w:left w:val="none" w:sz="0" w:space="0" w:color="auto"/>
        <w:bottom w:val="none" w:sz="0" w:space="0" w:color="auto"/>
        <w:right w:val="none" w:sz="0" w:space="0" w:color="auto"/>
      </w:divBdr>
    </w:div>
    <w:div w:id="1603144121">
      <w:bodyDiv w:val="1"/>
      <w:marLeft w:val="0"/>
      <w:marRight w:val="0"/>
      <w:marTop w:val="0"/>
      <w:marBottom w:val="0"/>
      <w:divBdr>
        <w:top w:val="none" w:sz="0" w:space="0" w:color="auto"/>
        <w:left w:val="none" w:sz="0" w:space="0" w:color="auto"/>
        <w:bottom w:val="none" w:sz="0" w:space="0" w:color="auto"/>
        <w:right w:val="none" w:sz="0" w:space="0" w:color="auto"/>
      </w:divBdr>
    </w:div>
    <w:div w:id="1603293185">
      <w:marLeft w:val="0"/>
      <w:marRight w:val="0"/>
      <w:marTop w:val="0"/>
      <w:marBottom w:val="0"/>
      <w:divBdr>
        <w:top w:val="none" w:sz="0" w:space="0" w:color="auto"/>
        <w:left w:val="none" w:sz="0" w:space="0" w:color="auto"/>
        <w:bottom w:val="none" w:sz="0" w:space="0" w:color="auto"/>
        <w:right w:val="none" w:sz="0" w:space="0" w:color="auto"/>
      </w:divBdr>
    </w:div>
    <w:div w:id="1603301204">
      <w:marLeft w:val="0"/>
      <w:marRight w:val="0"/>
      <w:marTop w:val="0"/>
      <w:marBottom w:val="0"/>
      <w:divBdr>
        <w:top w:val="none" w:sz="0" w:space="0" w:color="auto"/>
        <w:left w:val="none" w:sz="0" w:space="0" w:color="auto"/>
        <w:bottom w:val="none" w:sz="0" w:space="0" w:color="auto"/>
        <w:right w:val="none" w:sz="0" w:space="0" w:color="auto"/>
      </w:divBdr>
    </w:div>
    <w:div w:id="1603342047">
      <w:marLeft w:val="0"/>
      <w:marRight w:val="0"/>
      <w:marTop w:val="0"/>
      <w:marBottom w:val="0"/>
      <w:divBdr>
        <w:top w:val="none" w:sz="0" w:space="0" w:color="auto"/>
        <w:left w:val="none" w:sz="0" w:space="0" w:color="auto"/>
        <w:bottom w:val="none" w:sz="0" w:space="0" w:color="auto"/>
        <w:right w:val="none" w:sz="0" w:space="0" w:color="auto"/>
      </w:divBdr>
    </w:div>
    <w:div w:id="1603414906">
      <w:marLeft w:val="0"/>
      <w:marRight w:val="0"/>
      <w:marTop w:val="0"/>
      <w:marBottom w:val="0"/>
      <w:divBdr>
        <w:top w:val="none" w:sz="0" w:space="0" w:color="auto"/>
        <w:left w:val="none" w:sz="0" w:space="0" w:color="auto"/>
        <w:bottom w:val="none" w:sz="0" w:space="0" w:color="auto"/>
        <w:right w:val="none" w:sz="0" w:space="0" w:color="auto"/>
      </w:divBdr>
    </w:div>
    <w:div w:id="1603537411">
      <w:bodyDiv w:val="1"/>
      <w:marLeft w:val="0"/>
      <w:marRight w:val="0"/>
      <w:marTop w:val="0"/>
      <w:marBottom w:val="0"/>
      <w:divBdr>
        <w:top w:val="none" w:sz="0" w:space="0" w:color="auto"/>
        <w:left w:val="none" w:sz="0" w:space="0" w:color="auto"/>
        <w:bottom w:val="none" w:sz="0" w:space="0" w:color="auto"/>
        <w:right w:val="none" w:sz="0" w:space="0" w:color="auto"/>
      </w:divBdr>
    </w:div>
    <w:div w:id="1603537830">
      <w:marLeft w:val="0"/>
      <w:marRight w:val="0"/>
      <w:marTop w:val="0"/>
      <w:marBottom w:val="0"/>
      <w:divBdr>
        <w:top w:val="none" w:sz="0" w:space="0" w:color="auto"/>
        <w:left w:val="none" w:sz="0" w:space="0" w:color="auto"/>
        <w:bottom w:val="none" w:sz="0" w:space="0" w:color="auto"/>
        <w:right w:val="none" w:sz="0" w:space="0" w:color="auto"/>
      </w:divBdr>
    </w:div>
    <w:div w:id="1603611553">
      <w:marLeft w:val="0"/>
      <w:marRight w:val="0"/>
      <w:marTop w:val="0"/>
      <w:marBottom w:val="0"/>
      <w:divBdr>
        <w:top w:val="none" w:sz="0" w:space="0" w:color="auto"/>
        <w:left w:val="none" w:sz="0" w:space="0" w:color="auto"/>
        <w:bottom w:val="none" w:sz="0" w:space="0" w:color="auto"/>
        <w:right w:val="none" w:sz="0" w:space="0" w:color="auto"/>
      </w:divBdr>
    </w:div>
    <w:div w:id="1603687053">
      <w:marLeft w:val="0"/>
      <w:marRight w:val="0"/>
      <w:marTop w:val="0"/>
      <w:marBottom w:val="0"/>
      <w:divBdr>
        <w:top w:val="none" w:sz="0" w:space="0" w:color="auto"/>
        <w:left w:val="none" w:sz="0" w:space="0" w:color="auto"/>
        <w:bottom w:val="none" w:sz="0" w:space="0" w:color="auto"/>
        <w:right w:val="none" w:sz="0" w:space="0" w:color="auto"/>
      </w:divBdr>
    </w:div>
    <w:div w:id="1603798683">
      <w:marLeft w:val="0"/>
      <w:marRight w:val="0"/>
      <w:marTop w:val="0"/>
      <w:marBottom w:val="0"/>
      <w:divBdr>
        <w:top w:val="none" w:sz="0" w:space="0" w:color="auto"/>
        <w:left w:val="none" w:sz="0" w:space="0" w:color="auto"/>
        <w:bottom w:val="none" w:sz="0" w:space="0" w:color="auto"/>
        <w:right w:val="none" w:sz="0" w:space="0" w:color="auto"/>
      </w:divBdr>
    </w:div>
    <w:div w:id="1603877187">
      <w:marLeft w:val="0"/>
      <w:marRight w:val="0"/>
      <w:marTop w:val="0"/>
      <w:marBottom w:val="0"/>
      <w:divBdr>
        <w:top w:val="none" w:sz="0" w:space="0" w:color="auto"/>
        <w:left w:val="none" w:sz="0" w:space="0" w:color="auto"/>
        <w:bottom w:val="none" w:sz="0" w:space="0" w:color="auto"/>
        <w:right w:val="none" w:sz="0" w:space="0" w:color="auto"/>
      </w:divBdr>
    </w:div>
    <w:div w:id="1603953155">
      <w:marLeft w:val="0"/>
      <w:marRight w:val="0"/>
      <w:marTop w:val="0"/>
      <w:marBottom w:val="0"/>
      <w:divBdr>
        <w:top w:val="none" w:sz="0" w:space="0" w:color="auto"/>
        <w:left w:val="none" w:sz="0" w:space="0" w:color="auto"/>
        <w:bottom w:val="none" w:sz="0" w:space="0" w:color="auto"/>
        <w:right w:val="none" w:sz="0" w:space="0" w:color="auto"/>
      </w:divBdr>
    </w:div>
    <w:div w:id="1603955731">
      <w:marLeft w:val="0"/>
      <w:marRight w:val="0"/>
      <w:marTop w:val="0"/>
      <w:marBottom w:val="0"/>
      <w:divBdr>
        <w:top w:val="none" w:sz="0" w:space="0" w:color="auto"/>
        <w:left w:val="none" w:sz="0" w:space="0" w:color="auto"/>
        <w:bottom w:val="none" w:sz="0" w:space="0" w:color="auto"/>
        <w:right w:val="none" w:sz="0" w:space="0" w:color="auto"/>
      </w:divBdr>
    </w:div>
    <w:div w:id="1603995919">
      <w:marLeft w:val="0"/>
      <w:marRight w:val="0"/>
      <w:marTop w:val="0"/>
      <w:marBottom w:val="0"/>
      <w:divBdr>
        <w:top w:val="none" w:sz="0" w:space="0" w:color="auto"/>
        <w:left w:val="none" w:sz="0" w:space="0" w:color="auto"/>
        <w:bottom w:val="none" w:sz="0" w:space="0" w:color="auto"/>
        <w:right w:val="none" w:sz="0" w:space="0" w:color="auto"/>
      </w:divBdr>
    </w:div>
    <w:div w:id="1603996746">
      <w:marLeft w:val="0"/>
      <w:marRight w:val="0"/>
      <w:marTop w:val="0"/>
      <w:marBottom w:val="0"/>
      <w:divBdr>
        <w:top w:val="none" w:sz="0" w:space="0" w:color="auto"/>
        <w:left w:val="none" w:sz="0" w:space="0" w:color="auto"/>
        <w:bottom w:val="none" w:sz="0" w:space="0" w:color="auto"/>
        <w:right w:val="none" w:sz="0" w:space="0" w:color="auto"/>
      </w:divBdr>
    </w:div>
    <w:div w:id="1603998555">
      <w:marLeft w:val="0"/>
      <w:marRight w:val="0"/>
      <w:marTop w:val="0"/>
      <w:marBottom w:val="0"/>
      <w:divBdr>
        <w:top w:val="none" w:sz="0" w:space="0" w:color="auto"/>
        <w:left w:val="none" w:sz="0" w:space="0" w:color="auto"/>
        <w:bottom w:val="none" w:sz="0" w:space="0" w:color="auto"/>
        <w:right w:val="none" w:sz="0" w:space="0" w:color="auto"/>
      </w:divBdr>
    </w:div>
    <w:div w:id="1604024397">
      <w:marLeft w:val="0"/>
      <w:marRight w:val="0"/>
      <w:marTop w:val="0"/>
      <w:marBottom w:val="0"/>
      <w:divBdr>
        <w:top w:val="none" w:sz="0" w:space="0" w:color="auto"/>
        <w:left w:val="none" w:sz="0" w:space="0" w:color="auto"/>
        <w:bottom w:val="none" w:sz="0" w:space="0" w:color="auto"/>
        <w:right w:val="none" w:sz="0" w:space="0" w:color="auto"/>
      </w:divBdr>
    </w:div>
    <w:div w:id="1604144779">
      <w:marLeft w:val="0"/>
      <w:marRight w:val="0"/>
      <w:marTop w:val="0"/>
      <w:marBottom w:val="0"/>
      <w:divBdr>
        <w:top w:val="none" w:sz="0" w:space="0" w:color="auto"/>
        <w:left w:val="none" w:sz="0" w:space="0" w:color="auto"/>
        <w:bottom w:val="none" w:sz="0" w:space="0" w:color="auto"/>
        <w:right w:val="none" w:sz="0" w:space="0" w:color="auto"/>
      </w:divBdr>
    </w:div>
    <w:div w:id="1604149467">
      <w:marLeft w:val="0"/>
      <w:marRight w:val="0"/>
      <w:marTop w:val="0"/>
      <w:marBottom w:val="0"/>
      <w:divBdr>
        <w:top w:val="none" w:sz="0" w:space="0" w:color="auto"/>
        <w:left w:val="none" w:sz="0" w:space="0" w:color="auto"/>
        <w:bottom w:val="none" w:sz="0" w:space="0" w:color="auto"/>
        <w:right w:val="none" w:sz="0" w:space="0" w:color="auto"/>
      </w:divBdr>
    </w:div>
    <w:div w:id="1604193670">
      <w:marLeft w:val="0"/>
      <w:marRight w:val="0"/>
      <w:marTop w:val="0"/>
      <w:marBottom w:val="0"/>
      <w:divBdr>
        <w:top w:val="none" w:sz="0" w:space="0" w:color="auto"/>
        <w:left w:val="none" w:sz="0" w:space="0" w:color="auto"/>
        <w:bottom w:val="none" w:sz="0" w:space="0" w:color="auto"/>
        <w:right w:val="none" w:sz="0" w:space="0" w:color="auto"/>
      </w:divBdr>
    </w:div>
    <w:div w:id="1604217438">
      <w:marLeft w:val="0"/>
      <w:marRight w:val="0"/>
      <w:marTop w:val="0"/>
      <w:marBottom w:val="0"/>
      <w:divBdr>
        <w:top w:val="none" w:sz="0" w:space="0" w:color="auto"/>
        <w:left w:val="none" w:sz="0" w:space="0" w:color="auto"/>
        <w:bottom w:val="none" w:sz="0" w:space="0" w:color="auto"/>
        <w:right w:val="none" w:sz="0" w:space="0" w:color="auto"/>
      </w:divBdr>
    </w:div>
    <w:div w:id="1604337818">
      <w:marLeft w:val="0"/>
      <w:marRight w:val="0"/>
      <w:marTop w:val="0"/>
      <w:marBottom w:val="0"/>
      <w:divBdr>
        <w:top w:val="none" w:sz="0" w:space="0" w:color="auto"/>
        <w:left w:val="none" w:sz="0" w:space="0" w:color="auto"/>
        <w:bottom w:val="none" w:sz="0" w:space="0" w:color="auto"/>
        <w:right w:val="none" w:sz="0" w:space="0" w:color="auto"/>
      </w:divBdr>
    </w:div>
    <w:div w:id="1604604120">
      <w:marLeft w:val="0"/>
      <w:marRight w:val="0"/>
      <w:marTop w:val="0"/>
      <w:marBottom w:val="0"/>
      <w:divBdr>
        <w:top w:val="none" w:sz="0" w:space="0" w:color="auto"/>
        <w:left w:val="none" w:sz="0" w:space="0" w:color="auto"/>
        <w:bottom w:val="none" w:sz="0" w:space="0" w:color="auto"/>
        <w:right w:val="none" w:sz="0" w:space="0" w:color="auto"/>
      </w:divBdr>
    </w:div>
    <w:div w:id="1604649970">
      <w:marLeft w:val="0"/>
      <w:marRight w:val="0"/>
      <w:marTop w:val="0"/>
      <w:marBottom w:val="0"/>
      <w:divBdr>
        <w:top w:val="none" w:sz="0" w:space="0" w:color="auto"/>
        <w:left w:val="none" w:sz="0" w:space="0" w:color="auto"/>
        <w:bottom w:val="none" w:sz="0" w:space="0" w:color="auto"/>
        <w:right w:val="none" w:sz="0" w:space="0" w:color="auto"/>
      </w:divBdr>
    </w:div>
    <w:div w:id="1604654639">
      <w:marLeft w:val="0"/>
      <w:marRight w:val="0"/>
      <w:marTop w:val="0"/>
      <w:marBottom w:val="0"/>
      <w:divBdr>
        <w:top w:val="none" w:sz="0" w:space="0" w:color="auto"/>
        <w:left w:val="none" w:sz="0" w:space="0" w:color="auto"/>
        <w:bottom w:val="none" w:sz="0" w:space="0" w:color="auto"/>
        <w:right w:val="none" w:sz="0" w:space="0" w:color="auto"/>
      </w:divBdr>
    </w:div>
    <w:div w:id="1604875656">
      <w:marLeft w:val="0"/>
      <w:marRight w:val="0"/>
      <w:marTop w:val="0"/>
      <w:marBottom w:val="0"/>
      <w:divBdr>
        <w:top w:val="none" w:sz="0" w:space="0" w:color="auto"/>
        <w:left w:val="none" w:sz="0" w:space="0" w:color="auto"/>
        <w:bottom w:val="none" w:sz="0" w:space="0" w:color="auto"/>
        <w:right w:val="none" w:sz="0" w:space="0" w:color="auto"/>
      </w:divBdr>
    </w:div>
    <w:div w:id="1604877034">
      <w:marLeft w:val="0"/>
      <w:marRight w:val="0"/>
      <w:marTop w:val="0"/>
      <w:marBottom w:val="0"/>
      <w:divBdr>
        <w:top w:val="none" w:sz="0" w:space="0" w:color="auto"/>
        <w:left w:val="none" w:sz="0" w:space="0" w:color="auto"/>
        <w:bottom w:val="none" w:sz="0" w:space="0" w:color="auto"/>
        <w:right w:val="none" w:sz="0" w:space="0" w:color="auto"/>
      </w:divBdr>
    </w:div>
    <w:div w:id="1604995941">
      <w:marLeft w:val="0"/>
      <w:marRight w:val="0"/>
      <w:marTop w:val="0"/>
      <w:marBottom w:val="0"/>
      <w:divBdr>
        <w:top w:val="none" w:sz="0" w:space="0" w:color="auto"/>
        <w:left w:val="none" w:sz="0" w:space="0" w:color="auto"/>
        <w:bottom w:val="none" w:sz="0" w:space="0" w:color="auto"/>
        <w:right w:val="none" w:sz="0" w:space="0" w:color="auto"/>
      </w:divBdr>
    </w:div>
    <w:div w:id="1604998702">
      <w:marLeft w:val="0"/>
      <w:marRight w:val="0"/>
      <w:marTop w:val="0"/>
      <w:marBottom w:val="0"/>
      <w:divBdr>
        <w:top w:val="none" w:sz="0" w:space="0" w:color="auto"/>
        <w:left w:val="none" w:sz="0" w:space="0" w:color="auto"/>
        <w:bottom w:val="none" w:sz="0" w:space="0" w:color="auto"/>
        <w:right w:val="none" w:sz="0" w:space="0" w:color="auto"/>
      </w:divBdr>
    </w:div>
    <w:div w:id="1605066440">
      <w:marLeft w:val="0"/>
      <w:marRight w:val="0"/>
      <w:marTop w:val="0"/>
      <w:marBottom w:val="0"/>
      <w:divBdr>
        <w:top w:val="none" w:sz="0" w:space="0" w:color="auto"/>
        <w:left w:val="none" w:sz="0" w:space="0" w:color="auto"/>
        <w:bottom w:val="none" w:sz="0" w:space="0" w:color="auto"/>
        <w:right w:val="none" w:sz="0" w:space="0" w:color="auto"/>
      </w:divBdr>
    </w:div>
    <w:div w:id="1605074159">
      <w:marLeft w:val="0"/>
      <w:marRight w:val="0"/>
      <w:marTop w:val="0"/>
      <w:marBottom w:val="0"/>
      <w:divBdr>
        <w:top w:val="none" w:sz="0" w:space="0" w:color="auto"/>
        <w:left w:val="none" w:sz="0" w:space="0" w:color="auto"/>
        <w:bottom w:val="none" w:sz="0" w:space="0" w:color="auto"/>
        <w:right w:val="none" w:sz="0" w:space="0" w:color="auto"/>
      </w:divBdr>
    </w:div>
    <w:div w:id="1605186783">
      <w:marLeft w:val="0"/>
      <w:marRight w:val="0"/>
      <w:marTop w:val="0"/>
      <w:marBottom w:val="0"/>
      <w:divBdr>
        <w:top w:val="none" w:sz="0" w:space="0" w:color="auto"/>
        <w:left w:val="none" w:sz="0" w:space="0" w:color="auto"/>
        <w:bottom w:val="none" w:sz="0" w:space="0" w:color="auto"/>
        <w:right w:val="none" w:sz="0" w:space="0" w:color="auto"/>
      </w:divBdr>
    </w:div>
    <w:div w:id="1605306545">
      <w:marLeft w:val="0"/>
      <w:marRight w:val="0"/>
      <w:marTop w:val="0"/>
      <w:marBottom w:val="0"/>
      <w:divBdr>
        <w:top w:val="none" w:sz="0" w:space="0" w:color="auto"/>
        <w:left w:val="none" w:sz="0" w:space="0" w:color="auto"/>
        <w:bottom w:val="none" w:sz="0" w:space="0" w:color="auto"/>
        <w:right w:val="none" w:sz="0" w:space="0" w:color="auto"/>
      </w:divBdr>
    </w:div>
    <w:div w:id="1605309394">
      <w:marLeft w:val="0"/>
      <w:marRight w:val="0"/>
      <w:marTop w:val="0"/>
      <w:marBottom w:val="0"/>
      <w:divBdr>
        <w:top w:val="none" w:sz="0" w:space="0" w:color="auto"/>
        <w:left w:val="none" w:sz="0" w:space="0" w:color="auto"/>
        <w:bottom w:val="none" w:sz="0" w:space="0" w:color="auto"/>
        <w:right w:val="none" w:sz="0" w:space="0" w:color="auto"/>
      </w:divBdr>
    </w:div>
    <w:div w:id="1605461309">
      <w:marLeft w:val="0"/>
      <w:marRight w:val="0"/>
      <w:marTop w:val="0"/>
      <w:marBottom w:val="0"/>
      <w:divBdr>
        <w:top w:val="none" w:sz="0" w:space="0" w:color="auto"/>
        <w:left w:val="none" w:sz="0" w:space="0" w:color="auto"/>
        <w:bottom w:val="none" w:sz="0" w:space="0" w:color="auto"/>
        <w:right w:val="none" w:sz="0" w:space="0" w:color="auto"/>
      </w:divBdr>
    </w:div>
    <w:div w:id="1605461783">
      <w:marLeft w:val="0"/>
      <w:marRight w:val="0"/>
      <w:marTop w:val="0"/>
      <w:marBottom w:val="0"/>
      <w:divBdr>
        <w:top w:val="none" w:sz="0" w:space="0" w:color="auto"/>
        <w:left w:val="none" w:sz="0" w:space="0" w:color="auto"/>
        <w:bottom w:val="none" w:sz="0" w:space="0" w:color="auto"/>
        <w:right w:val="none" w:sz="0" w:space="0" w:color="auto"/>
      </w:divBdr>
    </w:div>
    <w:div w:id="1605502948">
      <w:marLeft w:val="0"/>
      <w:marRight w:val="0"/>
      <w:marTop w:val="0"/>
      <w:marBottom w:val="0"/>
      <w:divBdr>
        <w:top w:val="none" w:sz="0" w:space="0" w:color="auto"/>
        <w:left w:val="none" w:sz="0" w:space="0" w:color="auto"/>
        <w:bottom w:val="none" w:sz="0" w:space="0" w:color="auto"/>
        <w:right w:val="none" w:sz="0" w:space="0" w:color="auto"/>
      </w:divBdr>
    </w:div>
    <w:div w:id="1605529200">
      <w:marLeft w:val="0"/>
      <w:marRight w:val="0"/>
      <w:marTop w:val="0"/>
      <w:marBottom w:val="0"/>
      <w:divBdr>
        <w:top w:val="none" w:sz="0" w:space="0" w:color="auto"/>
        <w:left w:val="none" w:sz="0" w:space="0" w:color="auto"/>
        <w:bottom w:val="none" w:sz="0" w:space="0" w:color="auto"/>
        <w:right w:val="none" w:sz="0" w:space="0" w:color="auto"/>
      </w:divBdr>
    </w:div>
    <w:div w:id="1605530267">
      <w:marLeft w:val="0"/>
      <w:marRight w:val="0"/>
      <w:marTop w:val="0"/>
      <w:marBottom w:val="0"/>
      <w:divBdr>
        <w:top w:val="none" w:sz="0" w:space="0" w:color="auto"/>
        <w:left w:val="none" w:sz="0" w:space="0" w:color="auto"/>
        <w:bottom w:val="none" w:sz="0" w:space="0" w:color="auto"/>
        <w:right w:val="none" w:sz="0" w:space="0" w:color="auto"/>
      </w:divBdr>
    </w:div>
    <w:div w:id="1605648161">
      <w:marLeft w:val="0"/>
      <w:marRight w:val="0"/>
      <w:marTop w:val="0"/>
      <w:marBottom w:val="0"/>
      <w:divBdr>
        <w:top w:val="none" w:sz="0" w:space="0" w:color="auto"/>
        <w:left w:val="none" w:sz="0" w:space="0" w:color="auto"/>
        <w:bottom w:val="none" w:sz="0" w:space="0" w:color="auto"/>
        <w:right w:val="none" w:sz="0" w:space="0" w:color="auto"/>
      </w:divBdr>
    </w:div>
    <w:div w:id="1605724384">
      <w:marLeft w:val="0"/>
      <w:marRight w:val="0"/>
      <w:marTop w:val="0"/>
      <w:marBottom w:val="0"/>
      <w:divBdr>
        <w:top w:val="none" w:sz="0" w:space="0" w:color="auto"/>
        <w:left w:val="none" w:sz="0" w:space="0" w:color="auto"/>
        <w:bottom w:val="none" w:sz="0" w:space="0" w:color="auto"/>
        <w:right w:val="none" w:sz="0" w:space="0" w:color="auto"/>
      </w:divBdr>
    </w:div>
    <w:div w:id="1605728589">
      <w:marLeft w:val="0"/>
      <w:marRight w:val="0"/>
      <w:marTop w:val="0"/>
      <w:marBottom w:val="0"/>
      <w:divBdr>
        <w:top w:val="none" w:sz="0" w:space="0" w:color="auto"/>
        <w:left w:val="none" w:sz="0" w:space="0" w:color="auto"/>
        <w:bottom w:val="none" w:sz="0" w:space="0" w:color="auto"/>
        <w:right w:val="none" w:sz="0" w:space="0" w:color="auto"/>
      </w:divBdr>
    </w:div>
    <w:div w:id="1605772541">
      <w:marLeft w:val="0"/>
      <w:marRight w:val="0"/>
      <w:marTop w:val="0"/>
      <w:marBottom w:val="0"/>
      <w:divBdr>
        <w:top w:val="none" w:sz="0" w:space="0" w:color="auto"/>
        <w:left w:val="none" w:sz="0" w:space="0" w:color="auto"/>
        <w:bottom w:val="none" w:sz="0" w:space="0" w:color="auto"/>
        <w:right w:val="none" w:sz="0" w:space="0" w:color="auto"/>
      </w:divBdr>
    </w:div>
    <w:div w:id="1605843281">
      <w:marLeft w:val="0"/>
      <w:marRight w:val="0"/>
      <w:marTop w:val="0"/>
      <w:marBottom w:val="0"/>
      <w:divBdr>
        <w:top w:val="none" w:sz="0" w:space="0" w:color="auto"/>
        <w:left w:val="none" w:sz="0" w:space="0" w:color="auto"/>
        <w:bottom w:val="none" w:sz="0" w:space="0" w:color="auto"/>
        <w:right w:val="none" w:sz="0" w:space="0" w:color="auto"/>
      </w:divBdr>
    </w:div>
    <w:div w:id="1605915779">
      <w:marLeft w:val="0"/>
      <w:marRight w:val="0"/>
      <w:marTop w:val="0"/>
      <w:marBottom w:val="0"/>
      <w:divBdr>
        <w:top w:val="none" w:sz="0" w:space="0" w:color="auto"/>
        <w:left w:val="none" w:sz="0" w:space="0" w:color="auto"/>
        <w:bottom w:val="none" w:sz="0" w:space="0" w:color="auto"/>
        <w:right w:val="none" w:sz="0" w:space="0" w:color="auto"/>
      </w:divBdr>
    </w:div>
    <w:div w:id="1605915814">
      <w:marLeft w:val="0"/>
      <w:marRight w:val="0"/>
      <w:marTop w:val="0"/>
      <w:marBottom w:val="0"/>
      <w:divBdr>
        <w:top w:val="none" w:sz="0" w:space="0" w:color="auto"/>
        <w:left w:val="none" w:sz="0" w:space="0" w:color="auto"/>
        <w:bottom w:val="none" w:sz="0" w:space="0" w:color="auto"/>
        <w:right w:val="none" w:sz="0" w:space="0" w:color="auto"/>
      </w:divBdr>
    </w:div>
    <w:div w:id="1605966287">
      <w:marLeft w:val="0"/>
      <w:marRight w:val="0"/>
      <w:marTop w:val="0"/>
      <w:marBottom w:val="0"/>
      <w:divBdr>
        <w:top w:val="none" w:sz="0" w:space="0" w:color="auto"/>
        <w:left w:val="none" w:sz="0" w:space="0" w:color="auto"/>
        <w:bottom w:val="none" w:sz="0" w:space="0" w:color="auto"/>
        <w:right w:val="none" w:sz="0" w:space="0" w:color="auto"/>
      </w:divBdr>
    </w:div>
    <w:div w:id="1606111153">
      <w:marLeft w:val="0"/>
      <w:marRight w:val="0"/>
      <w:marTop w:val="0"/>
      <w:marBottom w:val="0"/>
      <w:divBdr>
        <w:top w:val="none" w:sz="0" w:space="0" w:color="auto"/>
        <w:left w:val="none" w:sz="0" w:space="0" w:color="auto"/>
        <w:bottom w:val="none" w:sz="0" w:space="0" w:color="auto"/>
        <w:right w:val="none" w:sz="0" w:space="0" w:color="auto"/>
      </w:divBdr>
    </w:div>
    <w:div w:id="1606187088">
      <w:marLeft w:val="0"/>
      <w:marRight w:val="0"/>
      <w:marTop w:val="0"/>
      <w:marBottom w:val="0"/>
      <w:divBdr>
        <w:top w:val="none" w:sz="0" w:space="0" w:color="auto"/>
        <w:left w:val="none" w:sz="0" w:space="0" w:color="auto"/>
        <w:bottom w:val="none" w:sz="0" w:space="0" w:color="auto"/>
        <w:right w:val="none" w:sz="0" w:space="0" w:color="auto"/>
      </w:divBdr>
    </w:div>
    <w:div w:id="1606310399">
      <w:marLeft w:val="0"/>
      <w:marRight w:val="0"/>
      <w:marTop w:val="0"/>
      <w:marBottom w:val="0"/>
      <w:divBdr>
        <w:top w:val="none" w:sz="0" w:space="0" w:color="auto"/>
        <w:left w:val="none" w:sz="0" w:space="0" w:color="auto"/>
        <w:bottom w:val="none" w:sz="0" w:space="0" w:color="auto"/>
        <w:right w:val="none" w:sz="0" w:space="0" w:color="auto"/>
      </w:divBdr>
    </w:div>
    <w:div w:id="1606383516">
      <w:bodyDiv w:val="1"/>
      <w:marLeft w:val="0"/>
      <w:marRight w:val="0"/>
      <w:marTop w:val="0"/>
      <w:marBottom w:val="0"/>
      <w:divBdr>
        <w:top w:val="none" w:sz="0" w:space="0" w:color="auto"/>
        <w:left w:val="none" w:sz="0" w:space="0" w:color="auto"/>
        <w:bottom w:val="none" w:sz="0" w:space="0" w:color="auto"/>
        <w:right w:val="none" w:sz="0" w:space="0" w:color="auto"/>
      </w:divBdr>
    </w:div>
    <w:div w:id="1606421736">
      <w:marLeft w:val="0"/>
      <w:marRight w:val="0"/>
      <w:marTop w:val="0"/>
      <w:marBottom w:val="0"/>
      <w:divBdr>
        <w:top w:val="none" w:sz="0" w:space="0" w:color="auto"/>
        <w:left w:val="none" w:sz="0" w:space="0" w:color="auto"/>
        <w:bottom w:val="none" w:sz="0" w:space="0" w:color="auto"/>
        <w:right w:val="none" w:sz="0" w:space="0" w:color="auto"/>
      </w:divBdr>
    </w:div>
    <w:div w:id="1606501686">
      <w:marLeft w:val="0"/>
      <w:marRight w:val="0"/>
      <w:marTop w:val="0"/>
      <w:marBottom w:val="0"/>
      <w:divBdr>
        <w:top w:val="none" w:sz="0" w:space="0" w:color="auto"/>
        <w:left w:val="none" w:sz="0" w:space="0" w:color="auto"/>
        <w:bottom w:val="none" w:sz="0" w:space="0" w:color="auto"/>
        <w:right w:val="none" w:sz="0" w:space="0" w:color="auto"/>
      </w:divBdr>
    </w:div>
    <w:div w:id="1606503151">
      <w:marLeft w:val="0"/>
      <w:marRight w:val="0"/>
      <w:marTop w:val="0"/>
      <w:marBottom w:val="0"/>
      <w:divBdr>
        <w:top w:val="none" w:sz="0" w:space="0" w:color="auto"/>
        <w:left w:val="none" w:sz="0" w:space="0" w:color="auto"/>
        <w:bottom w:val="none" w:sz="0" w:space="0" w:color="auto"/>
        <w:right w:val="none" w:sz="0" w:space="0" w:color="auto"/>
      </w:divBdr>
    </w:div>
    <w:div w:id="1606572107">
      <w:marLeft w:val="0"/>
      <w:marRight w:val="0"/>
      <w:marTop w:val="0"/>
      <w:marBottom w:val="0"/>
      <w:divBdr>
        <w:top w:val="none" w:sz="0" w:space="0" w:color="auto"/>
        <w:left w:val="none" w:sz="0" w:space="0" w:color="auto"/>
        <w:bottom w:val="none" w:sz="0" w:space="0" w:color="auto"/>
        <w:right w:val="none" w:sz="0" w:space="0" w:color="auto"/>
      </w:divBdr>
    </w:div>
    <w:div w:id="1606574991">
      <w:marLeft w:val="0"/>
      <w:marRight w:val="0"/>
      <w:marTop w:val="0"/>
      <w:marBottom w:val="0"/>
      <w:divBdr>
        <w:top w:val="none" w:sz="0" w:space="0" w:color="auto"/>
        <w:left w:val="none" w:sz="0" w:space="0" w:color="auto"/>
        <w:bottom w:val="none" w:sz="0" w:space="0" w:color="auto"/>
        <w:right w:val="none" w:sz="0" w:space="0" w:color="auto"/>
      </w:divBdr>
    </w:div>
    <w:div w:id="1606578505">
      <w:marLeft w:val="0"/>
      <w:marRight w:val="0"/>
      <w:marTop w:val="0"/>
      <w:marBottom w:val="0"/>
      <w:divBdr>
        <w:top w:val="none" w:sz="0" w:space="0" w:color="auto"/>
        <w:left w:val="none" w:sz="0" w:space="0" w:color="auto"/>
        <w:bottom w:val="none" w:sz="0" w:space="0" w:color="auto"/>
        <w:right w:val="none" w:sz="0" w:space="0" w:color="auto"/>
      </w:divBdr>
    </w:div>
    <w:div w:id="1606615398">
      <w:marLeft w:val="0"/>
      <w:marRight w:val="0"/>
      <w:marTop w:val="0"/>
      <w:marBottom w:val="0"/>
      <w:divBdr>
        <w:top w:val="none" w:sz="0" w:space="0" w:color="auto"/>
        <w:left w:val="none" w:sz="0" w:space="0" w:color="auto"/>
        <w:bottom w:val="none" w:sz="0" w:space="0" w:color="auto"/>
        <w:right w:val="none" w:sz="0" w:space="0" w:color="auto"/>
      </w:divBdr>
    </w:div>
    <w:div w:id="1606620404">
      <w:marLeft w:val="0"/>
      <w:marRight w:val="0"/>
      <w:marTop w:val="0"/>
      <w:marBottom w:val="0"/>
      <w:divBdr>
        <w:top w:val="none" w:sz="0" w:space="0" w:color="auto"/>
        <w:left w:val="none" w:sz="0" w:space="0" w:color="auto"/>
        <w:bottom w:val="none" w:sz="0" w:space="0" w:color="auto"/>
        <w:right w:val="none" w:sz="0" w:space="0" w:color="auto"/>
      </w:divBdr>
    </w:div>
    <w:div w:id="1606694728">
      <w:marLeft w:val="0"/>
      <w:marRight w:val="0"/>
      <w:marTop w:val="0"/>
      <w:marBottom w:val="0"/>
      <w:divBdr>
        <w:top w:val="none" w:sz="0" w:space="0" w:color="auto"/>
        <w:left w:val="none" w:sz="0" w:space="0" w:color="auto"/>
        <w:bottom w:val="none" w:sz="0" w:space="0" w:color="auto"/>
        <w:right w:val="none" w:sz="0" w:space="0" w:color="auto"/>
      </w:divBdr>
    </w:div>
    <w:div w:id="1606883242">
      <w:marLeft w:val="0"/>
      <w:marRight w:val="0"/>
      <w:marTop w:val="0"/>
      <w:marBottom w:val="0"/>
      <w:divBdr>
        <w:top w:val="none" w:sz="0" w:space="0" w:color="auto"/>
        <w:left w:val="none" w:sz="0" w:space="0" w:color="auto"/>
        <w:bottom w:val="none" w:sz="0" w:space="0" w:color="auto"/>
        <w:right w:val="none" w:sz="0" w:space="0" w:color="auto"/>
      </w:divBdr>
    </w:div>
    <w:div w:id="1607039136">
      <w:marLeft w:val="0"/>
      <w:marRight w:val="0"/>
      <w:marTop w:val="0"/>
      <w:marBottom w:val="0"/>
      <w:divBdr>
        <w:top w:val="none" w:sz="0" w:space="0" w:color="auto"/>
        <w:left w:val="none" w:sz="0" w:space="0" w:color="auto"/>
        <w:bottom w:val="none" w:sz="0" w:space="0" w:color="auto"/>
        <w:right w:val="none" w:sz="0" w:space="0" w:color="auto"/>
      </w:divBdr>
    </w:div>
    <w:div w:id="1607153561">
      <w:bodyDiv w:val="1"/>
      <w:marLeft w:val="0"/>
      <w:marRight w:val="0"/>
      <w:marTop w:val="0"/>
      <w:marBottom w:val="0"/>
      <w:divBdr>
        <w:top w:val="none" w:sz="0" w:space="0" w:color="auto"/>
        <w:left w:val="none" w:sz="0" w:space="0" w:color="auto"/>
        <w:bottom w:val="none" w:sz="0" w:space="0" w:color="auto"/>
        <w:right w:val="none" w:sz="0" w:space="0" w:color="auto"/>
      </w:divBdr>
    </w:div>
    <w:div w:id="1607157579">
      <w:marLeft w:val="0"/>
      <w:marRight w:val="0"/>
      <w:marTop w:val="0"/>
      <w:marBottom w:val="0"/>
      <w:divBdr>
        <w:top w:val="none" w:sz="0" w:space="0" w:color="auto"/>
        <w:left w:val="none" w:sz="0" w:space="0" w:color="auto"/>
        <w:bottom w:val="none" w:sz="0" w:space="0" w:color="auto"/>
        <w:right w:val="none" w:sz="0" w:space="0" w:color="auto"/>
      </w:divBdr>
    </w:div>
    <w:div w:id="1607418919">
      <w:marLeft w:val="0"/>
      <w:marRight w:val="0"/>
      <w:marTop w:val="0"/>
      <w:marBottom w:val="0"/>
      <w:divBdr>
        <w:top w:val="none" w:sz="0" w:space="0" w:color="auto"/>
        <w:left w:val="none" w:sz="0" w:space="0" w:color="auto"/>
        <w:bottom w:val="none" w:sz="0" w:space="0" w:color="auto"/>
        <w:right w:val="none" w:sz="0" w:space="0" w:color="auto"/>
      </w:divBdr>
    </w:div>
    <w:div w:id="1607424848">
      <w:marLeft w:val="0"/>
      <w:marRight w:val="0"/>
      <w:marTop w:val="0"/>
      <w:marBottom w:val="0"/>
      <w:divBdr>
        <w:top w:val="none" w:sz="0" w:space="0" w:color="auto"/>
        <w:left w:val="none" w:sz="0" w:space="0" w:color="auto"/>
        <w:bottom w:val="none" w:sz="0" w:space="0" w:color="auto"/>
        <w:right w:val="none" w:sz="0" w:space="0" w:color="auto"/>
      </w:divBdr>
    </w:div>
    <w:div w:id="1607540827">
      <w:marLeft w:val="0"/>
      <w:marRight w:val="0"/>
      <w:marTop w:val="0"/>
      <w:marBottom w:val="0"/>
      <w:divBdr>
        <w:top w:val="none" w:sz="0" w:space="0" w:color="auto"/>
        <w:left w:val="none" w:sz="0" w:space="0" w:color="auto"/>
        <w:bottom w:val="none" w:sz="0" w:space="0" w:color="auto"/>
        <w:right w:val="none" w:sz="0" w:space="0" w:color="auto"/>
      </w:divBdr>
    </w:div>
    <w:div w:id="1607614918">
      <w:marLeft w:val="0"/>
      <w:marRight w:val="0"/>
      <w:marTop w:val="0"/>
      <w:marBottom w:val="0"/>
      <w:divBdr>
        <w:top w:val="none" w:sz="0" w:space="0" w:color="auto"/>
        <w:left w:val="none" w:sz="0" w:space="0" w:color="auto"/>
        <w:bottom w:val="none" w:sz="0" w:space="0" w:color="auto"/>
        <w:right w:val="none" w:sz="0" w:space="0" w:color="auto"/>
      </w:divBdr>
    </w:div>
    <w:div w:id="1607618834">
      <w:marLeft w:val="0"/>
      <w:marRight w:val="0"/>
      <w:marTop w:val="0"/>
      <w:marBottom w:val="0"/>
      <w:divBdr>
        <w:top w:val="none" w:sz="0" w:space="0" w:color="auto"/>
        <w:left w:val="none" w:sz="0" w:space="0" w:color="auto"/>
        <w:bottom w:val="none" w:sz="0" w:space="0" w:color="auto"/>
        <w:right w:val="none" w:sz="0" w:space="0" w:color="auto"/>
      </w:divBdr>
    </w:div>
    <w:div w:id="1607689158">
      <w:marLeft w:val="0"/>
      <w:marRight w:val="0"/>
      <w:marTop w:val="0"/>
      <w:marBottom w:val="0"/>
      <w:divBdr>
        <w:top w:val="none" w:sz="0" w:space="0" w:color="auto"/>
        <w:left w:val="none" w:sz="0" w:space="0" w:color="auto"/>
        <w:bottom w:val="none" w:sz="0" w:space="0" w:color="auto"/>
        <w:right w:val="none" w:sz="0" w:space="0" w:color="auto"/>
      </w:divBdr>
    </w:div>
    <w:div w:id="1607732150">
      <w:marLeft w:val="0"/>
      <w:marRight w:val="0"/>
      <w:marTop w:val="0"/>
      <w:marBottom w:val="0"/>
      <w:divBdr>
        <w:top w:val="none" w:sz="0" w:space="0" w:color="auto"/>
        <w:left w:val="none" w:sz="0" w:space="0" w:color="auto"/>
        <w:bottom w:val="none" w:sz="0" w:space="0" w:color="auto"/>
        <w:right w:val="none" w:sz="0" w:space="0" w:color="auto"/>
      </w:divBdr>
    </w:div>
    <w:div w:id="1607807128">
      <w:marLeft w:val="0"/>
      <w:marRight w:val="0"/>
      <w:marTop w:val="0"/>
      <w:marBottom w:val="0"/>
      <w:divBdr>
        <w:top w:val="none" w:sz="0" w:space="0" w:color="auto"/>
        <w:left w:val="none" w:sz="0" w:space="0" w:color="auto"/>
        <w:bottom w:val="none" w:sz="0" w:space="0" w:color="auto"/>
        <w:right w:val="none" w:sz="0" w:space="0" w:color="auto"/>
      </w:divBdr>
    </w:div>
    <w:div w:id="1607811792">
      <w:marLeft w:val="0"/>
      <w:marRight w:val="0"/>
      <w:marTop w:val="0"/>
      <w:marBottom w:val="0"/>
      <w:divBdr>
        <w:top w:val="none" w:sz="0" w:space="0" w:color="auto"/>
        <w:left w:val="none" w:sz="0" w:space="0" w:color="auto"/>
        <w:bottom w:val="none" w:sz="0" w:space="0" w:color="auto"/>
        <w:right w:val="none" w:sz="0" w:space="0" w:color="auto"/>
      </w:divBdr>
    </w:div>
    <w:div w:id="1607883757">
      <w:marLeft w:val="0"/>
      <w:marRight w:val="0"/>
      <w:marTop w:val="0"/>
      <w:marBottom w:val="0"/>
      <w:divBdr>
        <w:top w:val="none" w:sz="0" w:space="0" w:color="auto"/>
        <w:left w:val="none" w:sz="0" w:space="0" w:color="auto"/>
        <w:bottom w:val="none" w:sz="0" w:space="0" w:color="auto"/>
        <w:right w:val="none" w:sz="0" w:space="0" w:color="auto"/>
      </w:divBdr>
    </w:div>
    <w:div w:id="1608074829">
      <w:marLeft w:val="0"/>
      <w:marRight w:val="0"/>
      <w:marTop w:val="0"/>
      <w:marBottom w:val="0"/>
      <w:divBdr>
        <w:top w:val="none" w:sz="0" w:space="0" w:color="auto"/>
        <w:left w:val="none" w:sz="0" w:space="0" w:color="auto"/>
        <w:bottom w:val="none" w:sz="0" w:space="0" w:color="auto"/>
        <w:right w:val="none" w:sz="0" w:space="0" w:color="auto"/>
      </w:divBdr>
    </w:div>
    <w:div w:id="1608082097">
      <w:marLeft w:val="0"/>
      <w:marRight w:val="0"/>
      <w:marTop w:val="0"/>
      <w:marBottom w:val="0"/>
      <w:divBdr>
        <w:top w:val="none" w:sz="0" w:space="0" w:color="auto"/>
        <w:left w:val="none" w:sz="0" w:space="0" w:color="auto"/>
        <w:bottom w:val="none" w:sz="0" w:space="0" w:color="auto"/>
        <w:right w:val="none" w:sz="0" w:space="0" w:color="auto"/>
      </w:divBdr>
    </w:div>
    <w:div w:id="1608149576">
      <w:marLeft w:val="0"/>
      <w:marRight w:val="0"/>
      <w:marTop w:val="0"/>
      <w:marBottom w:val="0"/>
      <w:divBdr>
        <w:top w:val="none" w:sz="0" w:space="0" w:color="auto"/>
        <w:left w:val="none" w:sz="0" w:space="0" w:color="auto"/>
        <w:bottom w:val="none" w:sz="0" w:space="0" w:color="auto"/>
        <w:right w:val="none" w:sz="0" w:space="0" w:color="auto"/>
      </w:divBdr>
    </w:div>
    <w:div w:id="1608150055">
      <w:marLeft w:val="0"/>
      <w:marRight w:val="0"/>
      <w:marTop w:val="0"/>
      <w:marBottom w:val="0"/>
      <w:divBdr>
        <w:top w:val="none" w:sz="0" w:space="0" w:color="auto"/>
        <w:left w:val="none" w:sz="0" w:space="0" w:color="auto"/>
        <w:bottom w:val="none" w:sz="0" w:space="0" w:color="auto"/>
        <w:right w:val="none" w:sz="0" w:space="0" w:color="auto"/>
      </w:divBdr>
    </w:div>
    <w:div w:id="1608192795">
      <w:marLeft w:val="0"/>
      <w:marRight w:val="0"/>
      <w:marTop w:val="0"/>
      <w:marBottom w:val="0"/>
      <w:divBdr>
        <w:top w:val="none" w:sz="0" w:space="0" w:color="auto"/>
        <w:left w:val="none" w:sz="0" w:space="0" w:color="auto"/>
        <w:bottom w:val="none" w:sz="0" w:space="0" w:color="auto"/>
        <w:right w:val="none" w:sz="0" w:space="0" w:color="auto"/>
      </w:divBdr>
    </w:div>
    <w:div w:id="1608388549">
      <w:marLeft w:val="0"/>
      <w:marRight w:val="0"/>
      <w:marTop w:val="0"/>
      <w:marBottom w:val="0"/>
      <w:divBdr>
        <w:top w:val="none" w:sz="0" w:space="0" w:color="auto"/>
        <w:left w:val="none" w:sz="0" w:space="0" w:color="auto"/>
        <w:bottom w:val="none" w:sz="0" w:space="0" w:color="auto"/>
        <w:right w:val="none" w:sz="0" w:space="0" w:color="auto"/>
      </w:divBdr>
    </w:div>
    <w:div w:id="1608461577">
      <w:marLeft w:val="0"/>
      <w:marRight w:val="0"/>
      <w:marTop w:val="0"/>
      <w:marBottom w:val="0"/>
      <w:divBdr>
        <w:top w:val="none" w:sz="0" w:space="0" w:color="auto"/>
        <w:left w:val="none" w:sz="0" w:space="0" w:color="auto"/>
        <w:bottom w:val="none" w:sz="0" w:space="0" w:color="auto"/>
        <w:right w:val="none" w:sz="0" w:space="0" w:color="auto"/>
      </w:divBdr>
    </w:div>
    <w:div w:id="1608582447">
      <w:marLeft w:val="0"/>
      <w:marRight w:val="0"/>
      <w:marTop w:val="0"/>
      <w:marBottom w:val="0"/>
      <w:divBdr>
        <w:top w:val="none" w:sz="0" w:space="0" w:color="auto"/>
        <w:left w:val="none" w:sz="0" w:space="0" w:color="auto"/>
        <w:bottom w:val="none" w:sz="0" w:space="0" w:color="auto"/>
        <w:right w:val="none" w:sz="0" w:space="0" w:color="auto"/>
      </w:divBdr>
    </w:div>
    <w:div w:id="1608585343">
      <w:marLeft w:val="0"/>
      <w:marRight w:val="0"/>
      <w:marTop w:val="0"/>
      <w:marBottom w:val="0"/>
      <w:divBdr>
        <w:top w:val="none" w:sz="0" w:space="0" w:color="auto"/>
        <w:left w:val="none" w:sz="0" w:space="0" w:color="auto"/>
        <w:bottom w:val="none" w:sz="0" w:space="0" w:color="auto"/>
        <w:right w:val="none" w:sz="0" w:space="0" w:color="auto"/>
      </w:divBdr>
    </w:div>
    <w:div w:id="1608733872">
      <w:marLeft w:val="0"/>
      <w:marRight w:val="0"/>
      <w:marTop w:val="0"/>
      <w:marBottom w:val="0"/>
      <w:divBdr>
        <w:top w:val="none" w:sz="0" w:space="0" w:color="auto"/>
        <w:left w:val="none" w:sz="0" w:space="0" w:color="auto"/>
        <w:bottom w:val="none" w:sz="0" w:space="0" w:color="auto"/>
        <w:right w:val="none" w:sz="0" w:space="0" w:color="auto"/>
      </w:divBdr>
    </w:div>
    <w:div w:id="1608850433">
      <w:marLeft w:val="0"/>
      <w:marRight w:val="0"/>
      <w:marTop w:val="0"/>
      <w:marBottom w:val="0"/>
      <w:divBdr>
        <w:top w:val="none" w:sz="0" w:space="0" w:color="auto"/>
        <w:left w:val="none" w:sz="0" w:space="0" w:color="auto"/>
        <w:bottom w:val="none" w:sz="0" w:space="0" w:color="auto"/>
        <w:right w:val="none" w:sz="0" w:space="0" w:color="auto"/>
      </w:divBdr>
    </w:div>
    <w:div w:id="1608852167">
      <w:marLeft w:val="0"/>
      <w:marRight w:val="0"/>
      <w:marTop w:val="0"/>
      <w:marBottom w:val="0"/>
      <w:divBdr>
        <w:top w:val="none" w:sz="0" w:space="0" w:color="auto"/>
        <w:left w:val="none" w:sz="0" w:space="0" w:color="auto"/>
        <w:bottom w:val="none" w:sz="0" w:space="0" w:color="auto"/>
        <w:right w:val="none" w:sz="0" w:space="0" w:color="auto"/>
      </w:divBdr>
    </w:div>
    <w:div w:id="1609313113">
      <w:marLeft w:val="0"/>
      <w:marRight w:val="0"/>
      <w:marTop w:val="0"/>
      <w:marBottom w:val="0"/>
      <w:divBdr>
        <w:top w:val="none" w:sz="0" w:space="0" w:color="auto"/>
        <w:left w:val="none" w:sz="0" w:space="0" w:color="auto"/>
        <w:bottom w:val="none" w:sz="0" w:space="0" w:color="auto"/>
        <w:right w:val="none" w:sz="0" w:space="0" w:color="auto"/>
      </w:divBdr>
    </w:div>
    <w:div w:id="1609391373">
      <w:marLeft w:val="0"/>
      <w:marRight w:val="0"/>
      <w:marTop w:val="0"/>
      <w:marBottom w:val="0"/>
      <w:divBdr>
        <w:top w:val="none" w:sz="0" w:space="0" w:color="auto"/>
        <w:left w:val="none" w:sz="0" w:space="0" w:color="auto"/>
        <w:bottom w:val="none" w:sz="0" w:space="0" w:color="auto"/>
        <w:right w:val="none" w:sz="0" w:space="0" w:color="auto"/>
      </w:divBdr>
    </w:div>
    <w:div w:id="1609463406">
      <w:marLeft w:val="0"/>
      <w:marRight w:val="0"/>
      <w:marTop w:val="0"/>
      <w:marBottom w:val="0"/>
      <w:divBdr>
        <w:top w:val="none" w:sz="0" w:space="0" w:color="auto"/>
        <w:left w:val="none" w:sz="0" w:space="0" w:color="auto"/>
        <w:bottom w:val="none" w:sz="0" w:space="0" w:color="auto"/>
        <w:right w:val="none" w:sz="0" w:space="0" w:color="auto"/>
      </w:divBdr>
    </w:div>
    <w:div w:id="1609579446">
      <w:marLeft w:val="0"/>
      <w:marRight w:val="0"/>
      <w:marTop w:val="0"/>
      <w:marBottom w:val="0"/>
      <w:divBdr>
        <w:top w:val="none" w:sz="0" w:space="0" w:color="auto"/>
        <w:left w:val="none" w:sz="0" w:space="0" w:color="auto"/>
        <w:bottom w:val="none" w:sz="0" w:space="0" w:color="auto"/>
        <w:right w:val="none" w:sz="0" w:space="0" w:color="auto"/>
      </w:divBdr>
    </w:div>
    <w:div w:id="1609652925">
      <w:marLeft w:val="0"/>
      <w:marRight w:val="0"/>
      <w:marTop w:val="0"/>
      <w:marBottom w:val="0"/>
      <w:divBdr>
        <w:top w:val="none" w:sz="0" w:space="0" w:color="auto"/>
        <w:left w:val="none" w:sz="0" w:space="0" w:color="auto"/>
        <w:bottom w:val="none" w:sz="0" w:space="0" w:color="auto"/>
        <w:right w:val="none" w:sz="0" w:space="0" w:color="auto"/>
      </w:divBdr>
    </w:div>
    <w:div w:id="1609657726">
      <w:marLeft w:val="0"/>
      <w:marRight w:val="0"/>
      <w:marTop w:val="0"/>
      <w:marBottom w:val="0"/>
      <w:divBdr>
        <w:top w:val="none" w:sz="0" w:space="0" w:color="auto"/>
        <w:left w:val="none" w:sz="0" w:space="0" w:color="auto"/>
        <w:bottom w:val="none" w:sz="0" w:space="0" w:color="auto"/>
        <w:right w:val="none" w:sz="0" w:space="0" w:color="auto"/>
      </w:divBdr>
    </w:div>
    <w:div w:id="1609695279">
      <w:marLeft w:val="0"/>
      <w:marRight w:val="0"/>
      <w:marTop w:val="0"/>
      <w:marBottom w:val="0"/>
      <w:divBdr>
        <w:top w:val="none" w:sz="0" w:space="0" w:color="auto"/>
        <w:left w:val="none" w:sz="0" w:space="0" w:color="auto"/>
        <w:bottom w:val="none" w:sz="0" w:space="0" w:color="auto"/>
        <w:right w:val="none" w:sz="0" w:space="0" w:color="auto"/>
      </w:divBdr>
    </w:div>
    <w:div w:id="1609698534">
      <w:marLeft w:val="0"/>
      <w:marRight w:val="0"/>
      <w:marTop w:val="0"/>
      <w:marBottom w:val="0"/>
      <w:divBdr>
        <w:top w:val="none" w:sz="0" w:space="0" w:color="auto"/>
        <w:left w:val="none" w:sz="0" w:space="0" w:color="auto"/>
        <w:bottom w:val="none" w:sz="0" w:space="0" w:color="auto"/>
        <w:right w:val="none" w:sz="0" w:space="0" w:color="auto"/>
      </w:divBdr>
    </w:div>
    <w:div w:id="1609852758">
      <w:marLeft w:val="0"/>
      <w:marRight w:val="0"/>
      <w:marTop w:val="0"/>
      <w:marBottom w:val="0"/>
      <w:divBdr>
        <w:top w:val="none" w:sz="0" w:space="0" w:color="auto"/>
        <w:left w:val="none" w:sz="0" w:space="0" w:color="auto"/>
        <w:bottom w:val="none" w:sz="0" w:space="0" w:color="auto"/>
        <w:right w:val="none" w:sz="0" w:space="0" w:color="auto"/>
      </w:divBdr>
    </w:div>
    <w:div w:id="1609967658">
      <w:marLeft w:val="0"/>
      <w:marRight w:val="0"/>
      <w:marTop w:val="0"/>
      <w:marBottom w:val="0"/>
      <w:divBdr>
        <w:top w:val="none" w:sz="0" w:space="0" w:color="auto"/>
        <w:left w:val="none" w:sz="0" w:space="0" w:color="auto"/>
        <w:bottom w:val="none" w:sz="0" w:space="0" w:color="auto"/>
        <w:right w:val="none" w:sz="0" w:space="0" w:color="auto"/>
      </w:divBdr>
    </w:div>
    <w:div w:id="1609970152">
      <w:marLeft w:val="0"/>
      <w:marRight w:val="0"/>
      <w:marTop w:val="0"/>
      <w:marBottom w:val="0"/>
      <w:divBdr>
        <w:top w:val="none" w:sz="0" w:space="0" w:color="auto"/>
        <w:left w:val="none" w:sz="0" w:space="0" w:color="auto"/>
        <w:bottom w:val="none" w:sz="0" w:space="0" w:color="auto"/>
        <w:right w:val="none" w:sz="0" w:space="0" w:color="auto"/>
      </w:divBdr>
    </w:div>
    <w:div w:id="1609972279">
      <w:marLeft w:val="0"/>
      <w:marRight w:val="0"/>
      <w:marTop w:val="0"/>
      <w:marBottom w:val="0"/>
      <w:divBdr>
        <w:top w:val="none" w:sz="0" w:space="0" w:color="auto"/>
        <w:left w:val="none" w:sz="0" w:space="0" w:color="auto"/>
        <w:bottom w:val="none" w:sz="0" w:space="0" w:color="auto"/>
        <w:right w:val="none" w:sz="0" w:space="0" w:color="auto"/>
      </w:divBdr>
    </w:div>
    <w:div w:id="1610041510">
      <w:marLeft w:val="0"/>
      <w:marRight w:val="0"/>
      <w:marTop w:val="0"/>
      <w:marBottom w:val="0"/>
      <w:divBdr>
        <w:top w:val="none" w:sz="0" w:space="0" w:color="auto"/>
        <w:left w:val="none" w:sz="0" w:space="0" w:color="auto"/>
        <w:bottom w:val="none" w:sz="0" w:space="0" w:color="auto"/>
        <w:right w:val="none" w:sz="0" w:space="0" w:color="auto"/>
      </w:divBdr>
    </w:div>
    <w:div w:id="1610090864">
      <w:marLeft w:val="0"/>
      <w:marRight w:val="0"/>
      <w:marTop w:val="0"/>
      <w:marBottom w:val="0"/>
      <w:divBdr>
        <w:top w:val="none" w:sz="0" w:space="0" w:color="auto"/>
        <w:left w:val="none" w:sz="0" w:space="0" w:color="auto"/>
        <w:bottom w:val="none" w:sz="0" w:space="0" w:color="auto"/>
        <w:right w:val="none" w:sz="0" w:space="0" w:color="auto"/>
      </w:divBdr>
    </w:div>
    <w:div w:id="1610157995">
      <w:marLeft w:val="0"/>
      <w:marRight w:val="0"/>
      <w:marTop w:val="0"/>
      <w:marBottom w:val="0"/>
      <w:divBdr>
        <w:top w:val="none" w:sz="0" w:space="0" w:color="auto"/>
        <w:left w:val="none" w:sz="0" w:space="0" w:color="auto"/>
        <w:bottom w:val="none" w:sz="0" w:space="0" w:color="auto"/>
        <w:right w:val="none" w:sz="0" w:space="0" w:color="auto"/>
      </w:divBdr>
    </w:div>
    <w:div w:id="1610162842">
      <w:marLeft w:val="0"/>
      <w:marRight w:val="0"/>
      <w:marTop w:val="0"/>
      <w:marBottom w:val="0"/>
      <w:divBdr>
        <w:top w:val="none" w:sz="0" w:space="0" w:color="auto"/>
        <w:left w:val="none" w:sz="0" w:space="0" w:color="auto"/>
        <w:bottom w:val="none" w:sz="0" w:space="0" w:color="auto"/>
        <w:right w:val="none" w:sz="0" w:space="0" w:color="auto"/>
      </w:divBdr>
    </w:div>
    <w:div w:id="1610164488">
      <w:marLeft w:val="0"/>
      <w:marRight w:val="0"/>
      <w:marTop w:val="0"/>
      <w:marBottom w:val="0"/>
      <w:divBdr>
        <w:top w:val="none" w:sz="0" w:space="0" w:color="auto"/>
        <w:left w:val="none" w:sz="0" w:space="0" w:color="auto"/>
        <w:bottom w:val="none" w:sz="0" w:space="0" w:color="auto"/>
        <w:right w:val="none" w:sz="0" w:space="0" w:color="auto"/>
      </w:divBdr>
    </w:div>
    <w:div w:id="1610233967">
      <w:marLeft w:val="0"/>
      <w:marRight w:val="0"/>
      <w:marTop w:val="0"/>
      <w:marBottom w:val="0"/>
      <w:divBdr>
        <w:top w:val="none" w:sz="0" w:space="0" w:color="auto"/>
        <w:left w:val="none" w:sz="0" w:space="0" w:color="auto"/>
        <w:bottom w:val="none" w:sz="0" w:space="0" w:color="auto"/>
        <w:right w:val="none" w:sz="0" w:space="0" w:color="auto"/>
      </w:divBdr>
    </w:div>
    <w:div w:id="1610311689">
      <w:marLeft w:val="0"/>
      <w:marRight w:val="0"/>
      <w:marTop w:val="0"/>
      <w:marBottom w:val="0"/>
      <w:divBdr>
        <w:top w:val="none" w:sz="0" w:space="0" w:color="auto"/>
        <w:left w:val="none" w:sz="0" w:space="0" w:color="auto"/>
        <w:bottom w:val="none" w:sz="0" w:space="0" w:color="auto"/>
        <w:right w:val="none" w:sz="0" w:space="0" w:color="auto"/>
      </w:divBdr>
    </w:div>
    <w:div w:id="1610358267">
      <w:marLeft w:val="0"/>
      <w:marRight w:val="0"/>
      <w:marTop w:val="0"/>
      <w:marBottom w:val="0"/>
      <w:divBdr>
        <w:top w:val="none" w:sz="0" w:space="0" w:color="auto"/>
        <w:left w:val="none" w:sz="0" w:space="0" w:color="auto"/>
        <w:bottom w:val="none" w:sz="0" w:space="0" w:color="auto"/>
        <w:right w:val="none" w:sz="0" w:space="0" w:color="auto"/>
      </w:divBdr>
    </w:div>
    <w:div w:id="1610502726">
      <w:marLeft w:val="0"/>
      <w:marRight w:val="0"/>
      <w:marTop w:val="0"/>
      <w:marBottom w:val="0"/>
      <w:divBdr>
        <w:top w:val="none" w:sz="0" w:space="0" w:color="auto"/>
        <w:left w:val="none" w:sz="0" w:space="0" w:color="auto"/>
        <w:bottom w:val="none" w:sz="0" w:space="0" w:color="auto"/>
        <w:right w:val="none" w:sz="0" w:space="0" w:color="auto"/>
      </w:divBdr>
    </w:div>
    <w:div w:id="1610503495">
      <w:marLeft w:val="0"/>
      <w:marRight w:val="0"/>
      <w:marTop w:val="0"/>
      <w:marBottom w:val="0"/>
      <w:divBdr>
        <w:top w:val="none" w:sz="0" w:space="0" w:color="auto"/>
        <w:left w:val="none" w:sz="0" w:space="0" w:color="auto"/>
        <w:bottom w:val="none" w:sz="0" w:space="0" w:color="auto"/>
        <w:right w:val="none" w:sz="0" w:space="0" w:color="auto"/>
      </w:divBdr>
    </w:div>
    <w:div w:id="1610577278">
      <w:marLeft w:val="0"/>
      <w:marRight w:val="0"/>
      <w:marTop w:val="0"/>
      <w:marBottom w:val="0"/>
      <w:divBdr>
        <w:top w:val="none" w:sz="0" w:space="0" w:color="auto"/>
        <w:left w:val="none" w:sz="0" w:space="0" w:color="auto"/>
        <w:bottom w:val="none" w:sz="0" w:space="0" w:color="auto"/>
        <w:right w:val="none" w:sz="0" w:space="0" w:color="auto"/>
      </w:divBdr>
    </w:div>
    <w:div w:id="1610626181">
      <w:marLeft w:val="0"/>
      <w:marRight w:val="0"/>
      <w:marTop w:val="0"/>
      <w:marBottom w:val="0"/>
      <w:divBdr>
        <w:top w:val="none" w:sz="0" w:space="0" w:color="auto"/>
        <w:left w:val="none" w:sz="0" w:space="0" w:color="auto"/>
        <w:bottom w:val="none" w:sz="0" w:space="0" w:color="auto"/>
        <w:right w:val="none" w:sz="0" w:space="0" w:color="auto"/>
      </w:divBdr>
    </w:div>
    <w:div w:id="1610694260">
      <w:bodyDiv w:val="1"/>
      <w:marLeft w:val="0"/>
      <w:marRight w:val="0"/>
      <w:marTop w:val="0"/>
      <w:marBottom w:val="0"/>
      <w:divBdr>
        <w:top w:val="none" w:sz="0" w:space="0" w:color="auto"/>
        <w:left w:val="none" w:sz="0" w:space="0" w:color="auto"/>
        <w:bottom w:val="none" w:sz="0" w:space="0" w:color="auto"/>
        <w:right w:val="none" w:sz="0" w:space="0" w:color="auto"/>
      </w:divBdr>
    </w:div>
    <w:div w:id="1610700625">
      <w:marLeft w:val="0"/>
      <w:marRight w:val="0"/>
      <w:marTop w:val="0"/>
      <w:marBottom w:val="0"/>
      <w:divBdr>
        <w:top w:val="none" w:sz="0" w:space="0" w:color="auto"/>
        <w:left w:val="none" w:sz="0" w:space="0" w:color="auto"/>
        <w:bottom w:val="none" w:sz="0" w:space="0" w:color="auto"/>
        <w:right w:val="none" w:sz="0" w:space="0" w:color="auto"/>
      </w:divBdr>
    </w:div>
    <w:div w:id="1610700701">
      <w:marLeft w:val="0"/>
      <w:marRight w:val="0"/>
      <w:marTop w:val="0"/>
      <w:marBottom w:val="0"/>
      <w:divBdr>
        <w:top w:val="none" w:sz="0" w:space="0" w:color="auto"/>
        <w:left w:val="none" w:sz="0" w:space="0" w:color="auto"/>
        <w:bottom w:val="none" w:sz="0" w:space="0" w:color="auto"/>
        <w:right w:val="none" w:sz="0" w:space="0" w:color="auto"/>
      </w:divBdr>
    </w:div>
    <w:div w:id="1610701372">
      <w:marLeft w:val="0"/>
      <w:marRight w:val="0"/>
      <w:marTop w:val="0"/>
      <w:marBottom w:val="0"/>
      <w:divBdr>
        <w:top w:val="none" w:sz="0" w:space="0" w:color="auto"/>
        <w:left w:val="none" w:sz="0" w:space="0" w:color="auto"/>
        <w:bottom w:val="none" w:sz="0" w:space="0" w:color="auto"/>
        <w:right w:val="none" w:sz="0" w:space="0" w:color="auto"/>
      </w:divBdr>
    </w:div>
    <w:div w:id="1610812505">
      <w:marLeft w:val="0"/>
      <w:marRight w:val="0"/>
      <w:marTop w:val="0"/>
      <w:marBottom w:val="0"/>
      <w:divBdr>
        <w:top w:val="none" w:sz="0" w:space="0" w:color="auto"/>
        <w:left w:val="none" w:sz="0" w:space="0" w:color="auto"/>
        <w:bottom w:val="none" w:sz="0" w:space="0" w:color="auto"/>
        <w:right w:val="none" w:sz="0" w:space="0" w:color="auto"/>
      </w:divBdr>
    </w:div>
    <w:div w:id="1610813040">
      <w:marLeft w:val="0"/>
      <w:marRight w:val="0"/>
      <w:marTop w:val="0"/>
      <w:marBottom w:val="0"/>
      <w:divBdr>
        <w:top w:val="none" w:sz="0" w:space="0" w:color="auto"/>
        <w:left w:val="none" w:sz="0" w:space="0" w:color="auto"/>
        <w:bottom w:val="none" w:sz="0" w:space="0" w:color="auto"/>
        <w:right w:val="none" w:sz="0" w:space="0" w:color="auto"/>
      </w:divBdr>
    </w:div>
    <w:div w:id="1610815223">
      <w:marLeft w:val="0"/>
      <w:marRight w:val="0"/>
      <w:marTop w:val="0"/>
      <w:marBottom w:val="0"/>
      <w:divBdr>
        <w:top w:val="none" w:sz="0" w:space="0" w:color="auto"/>
        <w:left w:val="none" w:sz="0" w:space="0" w:color="auto"/>
        <w:bottom w:val="none" w:sz="0" w:space="0" w:color="auto"/>
        <w:right w:val="none" w:sz="0" w:space="0" w:color="auto"/>
      </w:divBdr>
    </w:div>
    <w:div w:id="1610895457">
      <w:marLeft w:val="0"/>
      <w:marRight w:val="0"/>
      <w:marTop w:val="0"/>
      <w:marBottom w:val="0"/>
      <w:divBdr>
        <w:top w:val="none" w:sz="0" w:space="0" w:color="auto"/>
        <w:left w:val="none" w:sz="0" w:space="0" w:color="auto"/>
        <w:bottom w:val="none" w:sz="0" w:space="0" w:color="auto"/>
        <w:right w:val="none" w:sz="0" w:space="0" w:color="auto"/>
      </w:divBdr>
    </w:div>
    <w:div w:id="1610964650">
      <w:marLeft w:val="0"/>
      <w:marRight w:val="0"/>
      <w:marTop w:val="0"/>
      <w:marBottom w:val="0"/>
      <w:divBdr>
        <w:top w:val="none" w:sz="0" w:space="0" w:color="auto"/>
        <w:left w:val="none" w:sz="0" w:space="0" w:color="auto"/>
        <w:bottom w:val="none" w:sz="0" w:space="0" w:color="auto"/>
        <w:right w:val="none" w:sz="0" w:space="0" w:color="auto"/>
      </w:divBdr>
    </w:div>
    <w:div w:id="1611164256">
      <w:marLeft w:val="0"/>
      <w:marRight w:val="0"/>
      <w:marTop w:val="0"/>
      <w:marBottom w:val="0"/>
      <w:divBdr>
        <w:top w:val="none" w:sz="0" w:space="0" w:color="auto"/>
        <w:left w:val="none" w:sz="0" w:space="0" w:color="auto"/>
        <w:bottom w:val="none" w:sz="0" w:space="0" w:color="auto"/>
        <w:right w:val="none" w:sz="0" w:space="0" w:color="auto"/>
      </w:divBdr>
    </w:div>
    <w:div w:id="1611234313">
      <w:marLeft w:val="0"/>
      <w:marRight w:val="0"/>
      <w:marTop w:val="0"/>
      <w:marBottom w:val="0"/>
      <w:divBdr>
        <w:top w:val="none" w:sz="0" w:space="0" w:color="auto"/>
        <w:left w:val="none" w:sz="0" w:space="0" w:color="auto"/>
        <w:bottom w:val="none" w:sz="0" w:space="0" w:color="auto"/>
        <w:right w:val="none" w:sz="0" w:space="0" w:color="auto"/>
      </w:divBdr>
    </w:div>
    <w:div w:id="1611275274">
      <w:marLeft w:val="0"/>
      <w:marRight w:val="0"/>
      <w:marTop w:val="0"/>
      <w:marBottom w:val="0"/>
      <w:divBdr>
        <w:top w:val="none" w:sz="0" w:space="0" w:color="auto"/>
        <w:left w:val="none" w:sz="0" w:space="0" w:color="auto"/>
        <w:bottom w:val="none" w:sz="0" w:space="0" w:color="auto"/>
        <w:right w:val="none" w:sz="0" w:space="0" w:color="auto"/>
      </w:divBdr>
    </w:div>
    <w:div w:id="1611276349">
      <w:marLeft w:val="0"/>
      <w:marRight w:val="0"/>
      <w:marTop w:val="0"/>
      <w:marBottom w:val="0"/>
      <w:divBdr>
        <w:top w:val="none" w:sz="0" w:space="0" w:color="auto"/>
        <w:left w:val="none" w:sz="0" w:space="0" w:color="auto"/>
        <w:bottom w:val="none" w:sz="0" w:space="0" w:color="auto"/>
        <w:right w:val="none" w:sz="0" w:space="0" w:color="auto"/>
      </w:divBdr>
    </w:div>
    <w:div w:id="1611350166">
      <w:marLeft w:val="0"/>
      <w:marRight w:val="0"/>
      <w:marTop w:val="0"/>
      <w:marBottom w:val="0"/>
      <w:divBdr>
        <w:top w:val="none" w:sz="0" w:space="0" w:color="auto"/>
        <w:left w:val="none" w:sz="0" w:space="0" w:color="auto"/>
        <w:bottom w:val="none" w:sz="0" w:space="0" w:color="auto"/>
        <w:right w:val="none" w:sz="0" w:space="0" w:color="auto"/>
      </w:divBdr>
    </w:div>
    <w:div w:id="1611430108">
      <w:marLeft w:val="0"/>
      <w:marRight w:val="0"/>
      <w:marTop w:val="0"/>
      <w:marBottom w:val="0"/>
      <w:divBdr>
        <w:top w:val="none" w:sz="0" w:space="0" w:color="auto"/>
        <w:left w:val="none" w:sz="0" w:space="0" w:color="auto"/>
        <w:bottom w:val="none" w:sz="0" w:space="0" w:color="auto"/>
        <w:right w:val="none" w:sz="0" w:space="0" w:color="auto"/>
      </w:divBdr>
    </w:div>
    <w:div w:id="1611431650">
      <w:marLeft w:val="0"/>
      <w:marRight w:val="0"/>
      <w:marTop w:val="0"/>
      <w:marBottom w:val="0"/>
      <w:divBdr>
        <w:top w:val="none" w:sz="0" w:space="0" w:color="auto"/>
        <w:left w:val="none" w:sz="0" w:space="0" w:color="auto"/>
        <w:bottom w:val="none" w:sz="0" w:space="0" w:color="auto"/>
        <w:right w:val="none" w:sz="0" w:space="0" w:color="auto"/>
      </w:divBdr>
    </w:div>
    <w:div w:id="1611468540">
      <w:marLeft w:val="0"/>
      <w:marRight w:val="0"/>
      <w:marTop w:val="0"/>
      <w:marBottom w:val="0"/>
      <w:divBdr>
        <w:top w:val="none" w:sz="0" w:space="0" w:color="auto"/>
        <w:left w:val="none" w:sz="0" w:space="0" w:color="auto"/>
        <w:bottom w:val="none" w:sz="0" w:space="0" w:color="auto"/>
        <w:right w:val="none" w:sz="0" w:space="0" w:color="auto"/>
      </w:divBdr>
    </w:div>
    <w:div w:id="1611667640">
      <w:marLeft w:val="0"/>
      <w:marRight w:val="0"/>
      <w:marTop w:val="0"/>
      <w:marBottom w:val="0"/>
      <w:divBdr>
        <w:top w:val="none" w:sz="0" w:space="0" w:color="auto"/>
        <w:left w:val="none" w:sz="0" w:space="0" w:color="auto"/>
        <w:bottom w:val="none" w:sz="0" w:space="0" w:color="auto"/>
        <w:right w:val="none" w:sz="0" w:space="0" w:color="auto"/>
      </w:divBdr>
    </w:div>
    <w:div w:id="1611812161">
      <w:marLeft w:val="0"/>
      <w:marRight w:val="0"/>
      <w:marTop w:val="0"/>
      <w:marBottom w:val="0"/>
      <w:divBdr>
        <w:top w:val="none" w:sz="0" w:space="0" w:color="auto"/>
        <w:left w:val="none" w:sz="0" w:space="0" w:color="auto"/>
        <w:bottom w:val="none" w:sz="0" w:space="0" w:color="auto"/>
        <w:right w:val="none" w:sz="0" w:space="0" w:color="auto"/>
      </w:divBdr>
    </w:div>
    <w:div w:id="1611932863">
      <w:marLeft w:val="0"/>
      <w:marRight w:val="0"/>
      <w:marTop w:val="0"/>
      <w:marBottom w:val="0"/>
      <w:divBdr>
        <w:top w:val="none" w:sz="0" w:space="0" w:color="auto"/>
        <w:left w:val="none" w:sz="0" w:space="0" w:color="auto"/>
        <w:bottom w:val="none" w:sz="0" w:space="0" w:color="auto"/>
        <w:right w:val="none" w:sz="0" w:space="0" w:color="auto"/>
      </w:divBdr>
    </w:div>
    <w:div w:id="1612010930">
      <w:marLeft w:val="0"/>
      <w:marRight w:val="0"/>
      <w:marTop w:val="0"/>
      <w:marBottom w:val="0"/>
      <w:divBdr>
        <w:top w:val="none" w:sz="0" w:space="0" w:color="auto"/>
        <w:left w:val="none" w:sz="0" w:space="0" w:color="auto"/>
        <w:bottom w:val="none" w:sz="0" w:space="0" w:color="auto"/>
        <w:right w:val="none" w:sz="0" w:space="0" w:color="auto"/>
      </w:divBdr>
    </w:div>
    <w:div w:id="1612013488">
      <w:marLeft w:val="0"/>
      <w:marRight w:val="0"/>
      <w:marTop w:val="0"/>
      <w:marBottom w:val="0"/>
      <w:divBdr>
        <w:top w:val="none" w:sz="0" w:space="0" w:color="auto"/>
        <w:left w:val="none" w:sz="0" w:space="0" w:color="auto"/>
        <w:bottom w:val="none" w:sz="0" w:space="0" w:color="auto"/>
        <w:right w:val="none" w:sz="0" w:space="0" w:color="auto"/>
      </w:divBdr>
    </w:div>
    <w:div w:id="1612014233">
      <w:marLeft w:val="0"/>
      <w:marRight w:val="0"/>
      <w:marTop w:val="0"/>
      <w:marBottom w:val="0"/>
      <w:divBdr>
        <w:top w:val="none" w:sz="0" w:space="0" w:color="auto"/>
        <w:left w:val="none" w:sz="0" w:space="0" w:color="auto"/>
        <w:bottom w:val="none" w:sz="0" w:space="0" w:color="auto"/>
        <w:right w:val="none" w:sz="0" w:space="0" w:color="auto"/>
      </w:divBdr>
    </w:div>
    <w:div w:id="1612056894">
      <w:marLeft w:val="0"/>
      <w:marRight w:val="0"/>
      <w:marTop w:val="0"/>
      <w:marBottom w:val="0"/>
      <w:divBdr>
        <w:top w:val="none" w:sz="0" w:space="0" w:color="auto"/>
        <w:left w:val="none" w:sz="0" w:space="0" w:color="auto"/>
        <w:bottom w:val="none" w:sz="0" w:space="0" w:color="auto"/>
        <w:right w:val="none" w:sz="0" w:space="0" w:color="auto"/>
      </w:divBdr>
    </w:div>
    <w:div w:id="1612083453">
      <w:marLeft w:val="0"/>
      <w:marRight w:val="0"/>
      <w:marTop w:val="0"/>
      <w:marBottom w:val="0"/>
      <w:divBdr>
        <w:top w:val="none" w:sz="0" w:space="0" w:color="auto"/>
        <w:left w:val="none" w:sz="0" w:space="0" w:color="auto"/>
        <w:bottom w:val="none" w:sz="0" w:space="0" w:color="auto"/>
        <w:right w:val="none" w:sz="0" w:space="0" w:color="auto"/>
      </w:divBdr>
    </w:div>
    <w:div w:id="1612125929">
      <w:marLeft w:val="0"/>
      <w:marRight w:val="0"/>
      <w:marTop w:val="0"/>
      <w:marBottom w:val="0"/>
      <w:divBdr>
        <w:top w:val="none" w:sz="0" w:space="0" w:color="auto"/>
        <w:left w:val="none" w:sz="0" w:space="0" w:color="auto"/>
        <w:bottom w:val="none" w:sz="0" w:space="0" w:color="auto"/>
        <w:right w:val="none" w:sz="0" w:space="0" w:color="auto"/>
      </w:divBdr>
    </w:div>
    <w:div w:id="1612205538">
      <w:marLeft w:val="0"/>
      <w:marRight w:val="0"/>
      <w:marTop w:val="0"/>
      <w:marBottom w:val="0"/>
      <w:divBdr>
        <w:top w:val="none" w:sz="0" w:space="0" w:color="auto"/>
        <w:left w:val="none" w:sz="0" w:space="0" w:color="auto"/>
        <w:bottom w:val="none" w:sz="0" w:space="0" w:color="auto"/>
        <w:right w:val="none" w:sz="0" w:space="0" w:color="auto"/>
      </w:divBdr>
    </w:div>
    <w:div w:id="1612275988">
      <w:marLeft w:val="0"/>
      <w:marRight w:val="0"/>
      <w:marTop w:val="0"/>
      <w:marBottom w:val="0"/>
      <w:divBdr>
        <w:top w:val="none" w:sz="0" w:space="0" w:color="auto"/>
        <w:left w:val="none" w:sz="0" w:space="0" w:color="auto"/>
        <w:bottom w:val="none" w:sz="0" w:space="0" w:color="auto"/>
        <w:right w:val="none" w:sz="0" w:space="0" w:color="auto"/>
      </w:divBdr>
    </w:div>
    <w:div w:id="1612278658">
      <w:marLeft w:val="0"/>
      <w:marRight w:val="0"/>
      <w:marTop w:val="0"/>
      <w:marBottom w:val="0"/>
      <w:divBdr>
        <w:top w:val="none" w:sz="0" w:space="0" w:color="auto"/>
        <w:left w:val="none" w:sz="0" w:space="0" w:color="auto"/>
        <w:bottom w:val="none" w:sz="0" w:space="0" w:color="auto"/>
        <w:right w:val="none" w:sz="0" w:space="0" w:color="auto"/>
      </w:divBdr>
    </w:div>
    <w:div w:id="1612280953">
      <w:marLeft w:val="0"/>
      <w:marRight w:val="0"/>
      <w:marTop w:val="0"/>
      <w:marBottom w:val="0"/>
      <w:divBdr>
        <w:top w:val="none" w:sz="0" w:space="0" w:color="auto"/>
        <w:left w:val="none" w:sz="0" w:space="0" w:color="auto"/>
        <w:bottom w:val="none" w:sz="0" w:space="0" w:color="auto"/>
        <w:right w:val="none" w:sz="0" w:space="0" w:color="auto"/>
      </w:divBdr>
    </w:div>
    <w:div w:id="1612320503">
      <w:marLeft w:val="0"/>
      <w:marRight w:val="0"/>
      <w:marTop w:val="0"/>
      <w:marBottom w:val="0"/>
      <w:divBdr>
        <w:top w:val="none" w:sz="0" w:space="0" w:color="auto"/>
        <w:left w:val="none" w:sz="0" w:space="0" w:color="auto"/>
        <w:bottom w:val="none" w:sz="0" w:space="0" w:color="auto"/>
        <w:right w:val="none" w:sz="0" w:space="0" w:color="auto"/>
      </w:divBdr>
    </w:div>
    <w:div w:id="1612393851">
      <w:marLeft w:val="0"/>
      <w:marRight w:val="0"/>
      <w:marTop w:val="0"/>
      <w:marBottom w:val="0"/>
      <w:divBdr>
        <w:top w:val="none" w:sz="0" w:space="0" w:color="auto"/>
        <w:left w:val="none" w:sz="0" w:space="0" w:color="auto"/>
        <w:bottom w:val="none" w:sz="0" w:space="0" w:color="auto"/>
        <w:right w:val="none" w:sz="0" w:space="0" w:color="auto"/>
      </w:divBdr>
    </w:div>
    <w:div w:id="1612586437">
      <w:marLeft w:val="0"/>
      <w:marRight w:val="0"/>
      <w:marTop w:val="0"/>
      <w:marBottom w:val="0"/>
      <w:divBdr>
        <w:top w:val="none" w:sz="0" w:space="0" w:color="auto"/>
        <w:left w:val="none" w:sz="0" w:space="0" w:color="auto"/>
        <w:bottom w:val="none" w:sz="0" w:space="0" w:color="auto"/>
        <w:right w:val="none" w:sz="0" w:space="0" w:color="auto"/>
      </w:divBdr>
    </w:div>
    <w:div w:id="1612589089">
      <w:marLeft w:val="0"/>
      <w:marRight w:val="0"/>
      <w:marTop w:val="0"/>
      <w:marBottom w:val="0"/>
      <w:divBdr>
        <w:top w:val="none" w:sz="0" w:space="0" w:color="auto"/>
        <w:left w:val="none" w:sz="0" w:space="0" w:color="auto"/>
        <w:bottom w:val="none" w:sz="0" w:space="0" w:color="auto"/>
        <w:right w:val="none" w:sz="0" w:space="0" w:color="auto"/>
      </w:divBdr>
    </w:div>
    <w:div w:id="1612741230">
      <w:marLeft w:val="0"/>
      <w:marRight w:val="0"/>
      <w:marTop w:val="0"/>
      <w:marBottom w:val="0"/>
      <w:divBdr>
        <w:top w:val="none" w:sz="0" w:space="0" w:color="auto"/>
        <w:left w:val="none" w:sz="0" w:space="0" w:color="auto"/>
        <w:bottom w:val="none" w:sz="0" w:space="0" w:color="auto"/>
        <w:right w:val="none" w:sz="0" w:space="0" w:color="auto"/>
      </w:divBdr>
    </w:div>
    <w:div w:id="1612861721">
      <w:marLeft w:val="0"/>
      <w:marRight w:val="0"/>
      <w:marTop w:val="0"/>
      <w:marBottom w:val="0"/>
      <w:divBdr>
        <w:top w:val="none" w:sz="0" w:space="0" w:color="auto"/>
        <w:left w:val="none" w:sz="0" w:space="0" w:color="auto"/>
        <w:bottom w:val="none" w:sz="0" w:space="0" w:color="auto"/>
        <w:right w:val="none" w:sz="0" w:space="0" w:color="auto"/>
      </w:divBdr>
    </w:div>
    <w:div w:id="1612932967">
      <w:marLeft w:val="0"/>
      <w:marRight w:val="0"/>
      <w:marTop w:val="0"/>
      <w:marBottom w:val="0"/>
      <w:divBdr>
        <w:top w:val="none" w:sz="0" w:space="0" w:color="auto"/>
        <w:left w:val="none" w:sz="0" w:space="0" w:color="auto"/>
        <w:bottom w:val="none" w:sz="0" w:space="0" w:color="auto"/>
        <w:right w:val="none" w:sz="0" w:space="0" w:color="auto"/>
      </w:divBdr>
    </w:div>
    <w:div w:id="1613004728">
      <w:marLeft w:val="0"/>
      <w:marRight w:val="0"/>
      <w:marTop w:val="0"/>
      <w:marBottom w:val="0"/>
      <w:divBdr>
        <w:top w:val="none" w:sz="0" w:space="0" w:color="auto"/>
        <w:left w:val="none" w:sz="0" w:space="0" w:color="auto"/>
        <w:bottom w:val="none" w:sz="0" w:space="0" w:color="auto"/>
        <w:right w:val="none" w:sz="0" w:space="0" w:color="auto"/>
      </w:divBdr>
    </w:div>
    <w:div w:id="1613048027">
      <w:marLeft w:val="0"/>
      <w:marRight w:val="0"/>
      <w:marTop w:val="0"/>
      <w:marBottom w:val="0"/>
      <w:divBdr>
        <w:top w:val="none" w:sz="0" w:space="0" w:color="auto"/>
        <w:left w:val="none" w:sz="0" w:space="0" w:color="auto"/>
        <w:bottom w:val="none" w:sz="0" w:space="0" w:color="auto"/>
        <w:right w:val="none" w:sz="0" w:space="0" w:color="auto"/>
      </w:divBdr>
    </w:div>
    <w:div w:id="1613247829">
      <w:marLeft w:val="0"/>
      <w:marRight w:val="0"/>
      <w:marTop w:val="0"/>
      <w:marBottom w:val="0"/>
      <w:divBdr>
        <w:top w:val="none" w:sz="0" w:space="0" w:color="auto"/>
        <w:left w:val="none" w:sz="0" w:space="0" w:color="auto"/>
        <w:bottom w:val="none" w:sz="0" w:space="0" w:color="auto"/>
        <w:right w:val="none" w:sz="0" w:space="0" w:color="auto"/>
      </w:divBdr>
    </w:div>
    <w:div w:id="1613396031">
      <w:marLeft w:val="0"/>
      <w:marRight w:val="0"/>
      <w:marTop w:val="0"/>
      <w:marBottom w:val="0"/>
      <w:divBdr>
        <w:top w:val="none" w:sz="0" w:space="0" w:color="auto"/>
        <w:left w:val="none" w:sz="0" w:space="0" w:color="auto"/>
        <w:bottom w:val="none" w:sz="0" w:space="0" w:color="auto"/>
        <w:right w:val="none" w:sz="0" w:space="0" w:color="auto"/>
      </w:divBdr>
    </w:div>
    <w:div w:id="1613438033">
      <w:marLeft w:val="0"/>
      <w:marRight w:val="0"/>
      <w:marTop w:val="0"/>
      <w:marBottom w:val="0"/>
      <w:divBdr>
        <w:top w:val="none" w:sz="0" w:space="0" w:color="auto"/>
        <w:left w:val="none" w:sz="0" w:space="0" w:color="auto"/>
        <w:bottom w:val="none" w:sz="0" w:space="0" w:color="auto"/>
        <w:right w:val="none" w:sz="0" w:space="0" w:color="auto"/>
      </w:divBdr>
    </w:div>
    <w:div w:id="1613440561">
      <w:marLeft w:val="0"/>
      <w:marRight w:val="0"/>
      <w:marTop w:val="0"/>
      <w:marBottom w:val="0"/>
      <w:divBdr>
        <w:top w:val="none" w:sz="0" w:space="0" w:color="auto"/>
        <w:left w:val="none" w:sz="0" w:space="0" w:color="auto"/>
        <w:bottom w:val="none" w:sz="0" w:space="0" w:color="auto"/>
        <w:right w:val="none" w:sz="0" w:space="0" w:color="auto"/>
      </w:divBdr>
    </w:div>
    <w:div w:id="1613514063">
      <w:marLeft w:val="0"/>
      <w:marRight w:val="0"/>
      <w:marTop w:val="0"/>
      <w:marBottom w:val="0"/>
      <w:divBdr>
        <w:top w:val="none" w:sz="0" w:space="0" w:color="auto"/>
        <w:left w:val="none" w:sz="0" w:space="0" w:color="auto"/>
        <w:bottom w:val="none" w:sz="0" w:space="0" w:color="auto"/>
        <w:right w:val="none" w:sz="0" w:space="0" w:color="auto"/>
      </w:divBdr>
    </w:div>
    <w:div w:id="1613711608">
      <w:marLeft w:val="0"/>
      <w:marRight w:val="0"/>
      <w:marTop w:val="0"/>
      <w:marBottom w:val="0"/>
      <w:divBdr>
        <w:top w:val="none" w:sz="0" w:space="0" w:color="auto"/>
        <w:left w:val="none" w:sz="0" w:space="0" w:color="auto"/>
        <w:bottom w:val="none" w:sz="0" w:space="0" w:color="auto"/>
        <w:right w:val="none" w:sz="0" w:space="0" w:color="auto"/>
      </w:divBdr>
    </w:div>
    <w:div w:id="1613784592">
      <w:marLeft w:val="0"/>
      <w:marRight w:val="0"/>
      <w:marTop w:val="0"/>
      <w:marBottom w:val="0"/>
      <w:divBdr>
        <w:top w:val="none" w:sz="0" w:space="0" w:color="auto"/>
        <w:left w:val="none" w:sz="0" w:space="0" w:color="auto"/>
        <w:bottom w:val="none" w:sz="0" w:space="0" w:color="auto"/>
        <w:right w:val="none" w:sz="0" w:space="0" w:color="auto"/>
      </w:divBdr>
    </w:div>
    <w:div w:id="1613785880">
      <w:marLeft w:val="0"/>
      <w:marRight w:val="0"/>
      <w:marTop w:val="0"/>
      <w:marBottom w:val="0"/>
      <w:divBdr>
        <w:top w:val="none" w:sz="0" w:space="0" w:color="auto"/>
        <w:left w:val="none" w:sz="0" w:space="0" w:color="auto"/>
        <w:bottom w:val="none" w:sz="0" w:space="0" w:color="auto"/>
        <w:right w:val="none" w:sz="0" w:space="0" w:color="auto"/>
      </w:divBdr>
    </w:div>
    <w:div w:id="1613895225">
      <w:marLeft w:val="0"/>
      <w:marRight w:val="0"/>
      <w:marTop w:val="0"/>
      <w:marBottom w:val="0"/>
      <w:divBdr>
        <w:top w:val="none" w:sz="0" w:space="0" w:color="auto"/>
        <w:left w:val="none" w:sz="0" w:space="0" w:color="auto"/>
        <w:bottom w:val="none" w:sz="0" w:space="0" w:color="auto"/>
        <w:right w:val="none" w:sz="0" w:space="0" w:color="auto"/>
      </w:divBdr>
    </w:div>
    <w:div w:id="1614051144">
      <w:marLeft w:val="0"/>
      <w:marRight w:val="0"/>
      <w:marTop w:val="0"/>
      <w:marBottom w:val="0"/>
      <w:divBdr>
        <w:top w:val="none" w:sz="0" w:space="0" w:color="auto"/>
        <w:left w:val="none" w:sz="0" w:space="0" w:color="auto"/>
        <w:bottom w:val="none" w:sz="0" w:space="0" w:color="auto"/>
        <w:right w:val="none" w:sz="0" w:space="0" w:color="auto"/>
      </w:divBdr>
    </w:div>
    <w:div w:id="1614093336">
      <w:marLeft w:val="0"/>
      <w:marRight w:val="0"/>
      <w:marTop w:val="0"/>
      <w:marBottom w:val="0"/>
      <w:divBdr>
        <w:top w:val="none" w:sz="0" w:space="0" w:color="auto"/>
        <w:left w:val="none" w:sz="0" w:space="0" w:color="auto"/>
        <w:bottom w:val="none" w:sz="0" w:space="0" w:color="auto"/>
        <w:right w:val="none" w:sz="0" w:space="0" w:color="auto"/>
      </w:divBdr>
    </w:div>
    <w:div w:id="1614094504">
      <w:marLeft w:val="0"/>
      <w:marRight w:val="0"/>
      <w:marTop w:val="0"/>
      <w:marBottom w:val="0"/>
      <w:divBdr>
        <w:top w:val="none" w:sz="0" w:space="0" w:color="auto"/>
        <w:left w:val="none" w:sz="0" w:space="0" w:color="auto"/>
        <w:bottom w:val="none" w:sz="0" w:space="0" w:color="auto"/>
        <w:right w:val="none" w:sz="0" w:space="0" w:color="auto"/>
      </w:divBdr>
    </w:div>
    <w:div w:id="1614097433">
      <w:marLeft w:val="0"/>
      <w:marRight w:val="0"/>
      <w:marTop w:val="0"/>
      <w:marBottom w:val="0"/>
      <w:divBdr>
        <w:top w:val="none" w:sz="0" w:space="0" w:color="auto"/>
        <w:left w:val="none" w:sz="0" w:space="0" w:color="auto"/>
        <w:bottom w:val="none" w:sz="0" w:space="0" w:color="auto"/>
        <w:right w:val="none" w:sz="0" w:space="0" w:color="auto"/>
      </w:divBdr>
    </w:div>
    <w:div w:id="1614287347">
      <w:marLeft w:val="0"/>
      <w:marRight w:val="0"/>
      <w:marTop w:val="0"/>
      <w:marBottom w:val="0"/>
      <w:divBdr>
        <w:top w:val="none" w:sz="0" w:space="0" w:color="auto"/>
        <w:left w:val="none" w:sz="0" w:space="0" w:color="auto"/>
        <w:bottom w:val="none" w:sz="0" w:space="0" w:color="auto"/>
        <w:right w:val="none" w:sz="0" w:space="0" w:color="auto"/>
      </w:divBdr>
    </w:div>
    <w:div w:id="1614289652">
      <w:marLeft w:val="0"/>
      <w:marRight w:val="0"/>
      <w:marTop w:val="0"/>
      <w:marBottom w:val="0"/>
      <w:divBdr>
        <w:top w:val="none" w:sz="0" w:space="0" w:color="auto"/>
        <w:left w:val="none" w:sz="0" w:space="0" w:color="auto"/>
        <w:bottom w:val="none" w:sz="0" w:space="0" w:color="auto"/>
        <w:right w:val="none" w:sz="0" w:space="0" w:color="auto"/>
      </w:divBdr>
    </w:div>
    <w:div w:id="1614358367">
      <w:marLeft w:val="0"/>
      <w:marRight w:val="0"/>
      <w:marTop w:val="0"/>
      <w:marBottom w:val="0"/>
      <w:divBdr>
        <w:top w:val="none" w:sz="0" w:space="0" w:color="auto"/>
        <w:left w:val="none" w:sz="0" w:space="0" w:color="auto"/>
        <w:bottom w:val="none" w:sz="0" w:space="0" w:color="auto"/>
        <w:right w:val="none" w:sz="0" w:space="0" w:color="auto"/>
      </w:divBdr>
    </w:div>
    <w:div w:id="1614360465">
      <w:marLeft w:val="0"/>
      <w:marRight w:val="0"/>
      <w:marTop w:val="0"/>
      <w:marBottom w:val="0"/>
      <w:divBdr>
        <w:top w:val="none" w:sz="0" w:space="0" w:color="auto"/>
        <w:left w:val="none" w:sz="0" w:space="0" w:color="auto"/>
        <w:bottom w:val="none" w:sz="0" w:space="0" w:color="auto"/>
        <w:right w:val="none" w:sz="0" w:space="0" w:color="auto"/>
      </w:divBdr>
    </w:div>
    <w:div w:id="1614440739">
      <w:marLeft w:val="0"/>
      <w:marRight w:val="0"/>
      <w:marTop w:val="0"/>
      <w:marBottom w:val="0"/>
      <w:divBdr>
        <w:top w:val="none" w:sz="0" w:space="0" w:color="auto"/>
        <w:left w:val="none" w:sz="0" w:space="0" w:color="auto"/>
        <w:bottom w:val="none" w:sz="0" w:space="0" w:color="auto"/>
        <w:right w:val="none" w:sz="0" w:space="0" w:color="auto"/>
      </w:divBdr>
    </w:div>
    <w:div w:id="1614550989">
      <w:marLeft w:val="0"/>
      <w:marRight w:val="0"/>
      <w:marTop w:val="0"/>
      <w:marBottom w:val="0"/>
      <w:divBdr>
        <w:top w:val="none" w:sz="0" w:space="0" w:color="auto"/>
        <w:left w:val="none" w:sz="0" w:space="0" w:color="auto"/>
        <w:bottom w:val="none" w:sz="0" w:space="0" w:color="auto"/>
        <w:right w:val="none" w:sz="0" w:space="0" w:color="auto"/>
      </w:divBdr>
    </w:div>
    <w:div w:id="1614628679">
      <w:marLeft w:val="0"/>
      <w:marRight w:val="0"/>
      <w:marTop w:val="0"/>
      <w:marBottom w:val="0"/>
      <w:divBdr>
        <w:top w:val="none" w:sz="0" w:space="0" w:color="auto"/>
        <w:left w:val="none" w:sz="0" w:space="0" w:color="auto"/>
        <w:bottom w:val="none" w:sz="0" w:space="0" w:color="auto"/>
        <w:right w:val="none" w:sz="0" w:space="0" w:color="auto"/>
      </w:divBdr>
    </w:div>
    <w:div w:id="1614633595">
      <w:marLeft w:val="0"/>
      <w:marRight w:val="0"/>
      <w:marTop w:val="0"/>
      <w:marBottom w:val="0"/>
      <w:divBdr>
        <w:top w:val="none" w:sz="0" w:space="0" w:color="auto"/>
        <w:left w:val="none" w:sz="0" w:space="0" w:color="auto"/>
        <w:bottom w:val="none" w:sz="0" w:space="0" w:color="auto"/>
        <w:right w:val="none" w:sz="0" w:space="0" w:color="auto"/>
      </w:divBdr>
    </w:div>
    <w:div w:id="1614706840">
      <w:marLeft w:val="0"/>
      <w:marRight w:val="0"/>
      <w:marTop w:val="0"/>
      <w:marBottom w:val="0"/>
      <w:divBdr>
        <w:top w:val="none" w:sz="0" w:space="0" w:color="auto"/>
        <w:left w:val="none" w:sz="0" w:space="0" w:color="auto"/>
        <w:bottom w:val="none" w:sz="0" w:space="0" w:color="auto"/>
        <w:right w:val="none" w:sz="0" w:space="0" w:color="auto"/>
      </w:divBdr>
    </w:div>
    <w:div w:id="1614825671">
      <w:marLeft w:val="0"/>
      <w:marRight w:val="0"/>
      <w:marTop w:val="0"/>
      <w:marBottom w:val="0"/>
      <w:divBdr>
        <w:top w:val="none" w:sz="0" w:space="0" w:color="auto"/>
        <w:left w:val="none" w:sz="0" w:space="0" w:color="auto"/>
        <w:bottom w:val="none" w:sz="0" w:space="0" w:color="auto"/>
        <w:right w:val="none" w:sz="0" w:space="0" w:color="auto"/>
      </w:divBdr>
    </w:div>
    <w:div w:id="1614897051">
      <w:marLeft w:val="0"/>
      <w:marRight w:val="0"/>
      <w:marTop w:val="0"/>
      <w:marBottom w:val="0"/>
      <w:divBdr>
        <w:top w:val="none" w:sz="0" w:space="0" w:color="auto"/>
        <w:left w:val="none" w:sz="0" w:space="0" w:color="auto"/>
        <w:bottom w:val="none" w:sz="0" w:space="0" w:color="auto"/>
        <w:right w:val="none" w:sz="0" w:space="0" w:color="auto"/>
      </w:divBdr>
    </w:div>
    <w:div w:id="1614901313">
      <w:marLeft w:val="0"/>
      <w:marRight w:val="0"/>
      <w:marTop w:val="0"/>
      <w:marBottom w:val="0"/>
      <w:divBdr>
        <w:top w:val="none" w:sz="0" w:space="0" w:color="auto"/>
        <w:left w:val="none" w:sz="0" w:space="0" w:color="auto"/>
        <w:bottom w:val="none" w:sz="0" w:space="0" w:color="auto"/>
        <w:right w:val="none" w:sz="0" w:space="0" w:color="auto"/>
      </w:divBdr>
    </w:div>
    <w:div w:id="1614940617">
      <w:marLeft w:val="0"/>
      <w:marRight w:val="0"/>
      <w:marTop w:val="0"/>
      <w:marBottom w:val="0"/>
      <w:divBdr>
        <w:top w:val="none" w:sz="0" w:space="0" w:color="auto"/>
        <w:left w:val="none" w:sz="0" w:space="0" w:color="auto"/>
        <w:bottom w:val="none" w:sz="0" w:space="0" w:color="auto"/>
        <w:right w:val="none" w:sz="0" w:space="0" w:color="auto"/>
      </w:divBdr>
    </w:div>
    <w:div w:id="1615015041">
      <w:marLeft w:val="0"/>
      <w:marRight w:val="0"/>
      <w:marTop w:val="0"/>
      <w:marBottom w:val="0"/>
      <w:divBdr>
        <w:top w:val="none" w:sz="0" w:space="0" w:color="auto"/>
        <w:left w:val="none" w:sz="0" w:space="0" w:color="auto"/>
        <w:bottom w:val="none" w:sz="0" w:space="0" w:color="auto"/>
        <w:right w:val="none" w:sz="0" w:space="0" w:color="auto"/>
      </w:divBdr>
    </w:div>
    <w:div w:id="1615019028">
      <w:marLeft w:val="0"/>
      <w:marRight w:val="0"/>
      <w:marTop w:val="0"/>
      <w:marBottom w:val="0"/>
      <w:divBdr>
        <w:top w:val="none" w:sz="0" w:space="0" w:color="auto"/>
        <w:left w:val="none" w:sz="0" w:space="0" w:color="auto"/>
        <w:bottom w:val="none" w:sz="0" w:space="0" w:color="auto"/>
        <w:right w:val="none" w:sz="0" w:space="0" w:color="auto"/>
      </w:divBdr>
    </w:div>
    <w:div w:id="1615097580">
      <w:marLeft w:val="0"/>
      <w:marRight w:val="0"/>
      <w:marTop w:val="0"/>
      <w:marBottom w:val="0"/>
      <w:divBdr>
        <w:top w:val="none" w:sz="0" w:space="0" w:color="auto"/>
        <w:left w:val="none" w:sz="0" w:space="0" w:color="auto"/>
        <w:bottom w:val="none" w:sz="0" w:space="0" w:color="auto"/>
        <w:right w:val="none" w:sz="0" w:space="0" w:color="auto"/>
      </w:divBdr>
    </w:div>
    <w:div w:id="1615137345">
      <w:marLeft w:val="0"/>
      <w:marRight w:val="0"/>
      <w:marTop w:val="0"/>
      <w:marBottom w:val="0"/>
      <w:divBdr>
        <w:top w:val="none" w:sz="0" w:space="0" w:color="auto"/>
        <w:left w:val="none" w:sz="0" w:space="0" w:color="auto"/>
        <w:bottom w:val="none" w:sz="0" w:space="0" w:color="auto"/>
        <w:right w:val="none" w:sz="0" w:space="0" w:color="auto"/>
      </w:divBdr>
    </w:div>
    <w:div w:id="1615138059">
      <w:marLeft w:val="0"/>
      <w:marRight w:val="0"/>
      <w:marTop w:val="0"/>
      <w:marBottom w:val="0"/>
      <w:divBdr>
        <w:top w:val="none" w:sz="0" w:space="0" w:color="auto"/>
        <w:left w:val="none" w:sz="0" w:space="0" w:color="auto"/>
        <w:bottom w:val="none" w:sz="0" w:space="0" w:color="auto"/>
        <w:right w:val="none" w:sz="0" w:space="0" w:color="auto"/>
      </w:divBdr>
    </w:div>
    <w:div w:id="1615166028">
      <w:marLeft w:val="0"/>
      <w:marRight w:val="0"/>
      <w:marTop w:val="0"/>
      <w:marBottom w:val="0"/>
      <w:divBdr>
        <w:top w:val="none" w:sz="0" w:space="0" w:color="auto"/>
        <w:left w:val="none" w:sz="0" w:space="0" w:color="auto"/>
        <w:bottom w:val="none" w:sz="0" w:space="0" w:color="auto"/>
        <w:right w:val="none" w:sz="0" w:space="0" w:color="auto"/>
      </w:divBdr>
    </w:div>
    <w:div w:id="1615167187">
      <w:marLeft w:val="0"/>
      <w:marRight w:val="0"/>
      <w:marTop w:val="0"/>
      <w:marBottom w:val="0"/>
      <w:divBdr>
        <w:top w:val="none" w:sz="0" w:space="0" w:color="auto"/>
        <w:left w:val="none" w:sz="0" w:space="0" w:color="auto"/>
        <w:bottom w:val="none" w:sz="0" w:space="0" w:color="auto"/>
        <w:right w:val="none" w:sz="0" w:space="0" w:color="auto"/>
      </w:divBdr>
    </w:div>
    <w:div w:id="1615406212">
      <w:marLeft w:val="0"/>
      <w:marRight w:val="0"/>
      <w:marTop w:val="0"/>
      <w:marBottom w:val="0"/>
      <w:divBdr>
        <w:top w:val="none" w:sz="0" w:space="0" w:color="auto"/>
        <w:left w:val="none" w:sz="0" w:space="0" w:color="auto"/>
        <w:bottom w:val="none" w:sz="0" w:space="0" w:color="auto"/>
        <w:right w:val="none" w:sz="0" w:space="0" w:color="auto"/>
      </w:divBdr>
    </w:div>
    <w:div w:id="1615554261">
      <w:marLeft w:val="0"/>
      <w:marRight w:val="0"/>
      <w:marTop w:val="0"/>
      <w:marBottom w:val="0"/>
      <w:divBdr>
        <w:top w:val="none" w:sz="0" w:space="0" w:color="auto"/>
        <w:left w:val="none" w:sz="0" w:space="0" w:color="auto"/>
        <w:bottom w:val="none" w:sz="0" w:space="0" w:color="auto"/>
        <w:right w:val="none" w:sz="0" w:space="0" w:color="auto"/>
      </w:divBdr>
    </w:div>
    <w:div w:id="1615598830">
      <w:marLeft w:val="0"/>
      <w:marRight w:val="0"/>
      <w:marTop w:val="0"/>
      <w:marBottom w:val="0"/>
      <w:divBdr>
        <w:top w:val="none" w:sz="0" w:space="0" w:color="auto"/>
        <w:left w:val="none" w:sz="0" w:space="0" w:color="auto"/>
        <w:bottom w:val="none" w:sz="0" w:space="0" w:color="auto"/>
        <w:right w:val="none" w:sz="0" w:space="0" w:color="auto"/>
      </w:divBdr>
    </w:div>
    <w:div w:id="1615748941">
      <w:marLeft w:val="0"/>
      <w:marRight w:val="0"/>
      <w:marTop w:val="0"/>
      <w:marBottom w:val="0"/>
      <w:divBdr>
        <w:top w:val="none" w:sz="0" w:space="0" w:color="auto"/>
        <w:left w:val="none" w:sz="0" w:space="0" w:color="auto"/>
        <w:bottom w:val="none" w:sz="0" w:space="0" w:color="auto"/>
        <w:right w:val="none" w:sz="0" w:space="0" w:color="auto"/>
      </w:divBdr>
    </w:div>
    <w:div w:id="1615749280">
      <w:marLeft w:val="0"/>
      <w:marRight w:val="0"/>
      <w:marTop w:val="0"/>
      <w:marBottom w:val="0"/>
      <w:divBdr>
        <w:top w:val="none" w:sz="0" w:space="0" w:color="auto"/>
        <w:left w:val="none" w:sz="0" w:space="0" w:color="auto"/>
        <w:bottom w:val="none" w:sz="0" w:space="0" w:color="auto"/>
        <w:right w:val="none" w:sz="0" w:space="0" w:color="auto"/>
      </w:divBdr>
    </w:div>
    <w:div w:id="1615751612">
      <w:marLeft w:val="0"/>
      <w:marRight w:val="0"/>
      <w:marTop w:val="0"/>
      <w:marBottom w:val="0"/>
      <w:divBdr>
        <w:top w:val="none" w:sz="0" w:space="0" w:color="auto"/>
        <w:left w:val="none" w:sz="0" w:space="0" w:color="auto"/>
        <w:bottom w:val="none" w:sz="0" w:space="0" w:color="auto"/>
        <w:right w:val="none" w:sz="0" w:space="0" w:color="auto"/>
      </w:divBdr>
    </w:div>
    <w:div w:id="1615822666">
      <w:marLeft w:val="0"/>
      <w:marRight w:val="0"/>
      <w:marTop w:val="0"/>
      <w:marBottom w:val="0"/>
      <w:divBdr>
        <w:top w:val="none" w:sz="0" w:space="0" w:color="auto"/>
        <w:left w:val="none" w:sz="0" w:space="0" w:color="auto"/>
        <w:bottom w:val="none" w:sz="0" w:space="0" w:color="auto"/>
        <w:right w:val="none" w:sz="0" w:space="0" w:color="auto"/>
      </w:divBdr>
    </w:div>
    <w:div w:id="1615867734">
      <w:marLeft w:val="0"/>
      <w:marRight w:val="0"/>
      <w:marTop w:val="0"/>
      <w:marBottom w:val="0"/>
      <w:divBdr>
        <w:top w:val="none" w:sz="0" w:space="0" w:color="auto"/>
        <w:left w:val="none" w:sz="0" w:space="0" w:color="auto"/>
        <w:bottom w:val="none" w:sz="0" w:space="0" w:color="auto"/>
        <w:right w:val="none" w:sz="0" w:space="0" w:color="auto"/>
      </w:divBdr>
    </w:div>
    <w:div w:id="1615942519">
      <w:marLeft w:val="0"/>
      <w:marRight w:val="0"/>
      <w:marTop w:val="0"/>
      <w:marBottom w:val="0"/>
      <w:divBdr>
        <w:top w:val="none" w:sz="0" w:space="0" w:color="auto"/>
        <w:left w:val="none" w:sz="0" w:space="0" w:color="auto"/>
        <w:bottom w:val="none" w:sz="0" w:space="0" w:color="auto"/>
        <w:right w:val="none" w:sz="0" w:space="0" w:color="auto"/>
      </w:divBdr>
    </w:div>
    <w:div w:id="1616015440">
      <w:marLeft w:val="0"/>
      <w:marRight w:val="0"/>
      <w:marTop w:val="0"/>
      <w:marBottom w:val="0"/>
      <w:divBdr>
        <w:top w:val="none" w:sz="0" w:space="0" w:color="auto"/>
        <w:left w:val="none" w:sz="0" w:space="0" w:color="auto"/>
        <w:bottom w:val="none" w:sz="0" w:space="0" w:color="auto"/>
        <w:right w:val="none" w:sz="0" w:space="0" w:color="auto"/>
      </w:divBdr>
    </w:div>
    <w:div w:id="1616056753">
      <w:marLeft w:val="0"/>
      <w:marRight w:val="0"/>
      <w:marTop w:val="0"/>
      <w:marBottom w:val="0"/>
      <w:divBdr>
        <w:top w:val="none" w:sz="0" w:space="0" w:color="auto"/>
        <w:left w:val="none" w:sz="0" w:space="0" w:color="auto"/>
        <w:bottom w:val="none" w:sz="0" w:space="0" w:color="auto"/>
        <w:right w:val="none" w:sz="0" w:space="0" w:color="auto"/>
      </w:divBdr>
    </w:div>
    <w:div w:id="1616134949">
      <w:marLeft w:val="0"/>
      <w:marRight w:val="0"/>
      <w:marTop w:val="0"/>
      <w:marBottom w:val="0"/>
      <w:divBdr>
        <w:top w:val="none" w:sz="0" w:space="0" w:color="auto"/>
        <w:left w:val="none" w:sz="0" w:space="0" w:color="auto"/>
        <w:bottom w:val="none" w:sz="0" w:space="0" w:color="auto"/>
        <w:right w:val="none" w:sz="0" w:space="0" w:color="auto"/>
      </w:divBdr>
    </w:div>
    <w:div w:id="1616207881">
      <w:bodyDiv w:val="1"/>
      <w:marLeft w:val="0"/>
      <w:marRight w:val="0"/>
      <w:marTop w:val="0"/>
      <w:marBottom w:val="0"/>
      <w:divBdr>
        <w:top w:val="none" w:sz="0" w:space="0" w:color="auto"/>
        <w:left w:val="none" w:sz="0" w:space="0" w:color="auto"/>
        <w:bottom w:val="none" w:sz="0" w:space="0" w:color="auto"/>
        <w:right w:val="none" w:sz="0" w:space="0" w:color="auto"/>
      </w:divBdr>
    </w:div>
    <w:div w:id="1616448529">
      <w:marLeft w:val="0"/>
      <w:marRight w:val="0"/>
      <w:marTop w:val="0"/>
      <w:marBottom w:val="0"/>
      <w:divBdr>
        <w:top w:val="none" w:sz="0" w:space="0" w:color="auto"/>
        <w:left w:val="none" w:sz="0" w:space="0" w:color="auto"/>
        <w:bottom w:val="none" w:sz="0" w:space="0" w:color="auto"/>
        <w:right w:val="none" w:sz="0" w:space="0" w:color="auto"/>
      </w:divBdr>
    </w:div>
    <w:div w:id="1616522008">
      <w:bodyDiv w:val="1"/>
      <w:marLeft w:val="0"/>
      <w:marRight w:val="0"/>
      <w:marTop w:val="0"/>
      <w:marBottom w:val="0"/>
      <w:divBdr>
        <w:top w:val="none" w:sz="0" w:space="0" w:color="auto"/>
        <w:left w:val="none" w:sz="0" w:space="0" w:color="auto"/>
        <w:bottom w:val="none" w:sz="0" w:space="0" w:color="auto"/>
        <w:right w:val="none" w:sz="0" w:space="0" w:color="auto"/>
      </w:divBdr>
    </w:div>
    <w:div w:id="1616524508">
      <w:marLeft w:val="0"/>
      <w:marRight w:val="0"/>
      <w:marTop w:val="0"/>
      <w:marBottom w:val="0"/>
      <w:divBdr>
        <w:top w:val="none" w:sz="0" w:space="0" w:color="auto"/>
        <w:left w:val="none" w:sz="0" w:space="0" w:color="auto"/>
        <w:bottom w:val="none" w:sz="0" w:space="0" w:color="auto"/>
        <w:right w:val="none" w:sz="0" w:space="0" w:color="auto"/>
      </w:divBdr>
    </w:div>
    <w:div w:id="1616599457">
      <w:marLeft w:val="0"/>
      <w:marRight w:val="0"/>
      <w:marTop w:val="0"/>
      <w:marBottom w:val="0"/>
      <w:divBdr>
        <w:top w:val="none" w:sz="0" w:space="0" w:color="auto"/>
        <w:left w:val="none" w:sz="0" w:space="0" w:color="auto"/>
        <w:bottom w:val="none" w:sz="0" w:space="0" w:color="auto"/>
        <w:right w:val="none" w:sz="0" w:space="0" w:color="auto"/>
      </w:divBdr>
    </w:div>
    <w:div w:id="1616670493">
      <w:marLeft w:val="0"/>
      <w:marRight w:val="0"/>
      <w:marTop w:val="0"/>
      <w:marBottom w:val="0"/>
      <w:divBdr>
        <w:top w:val="none" w:sz="0" w:space="0" w:color="auto"/>
        <w:left w:val="none" w:sz="0" w:space="0" w:color="auto"/>
        <w:bottom w:val="none" w:sz="0" w:space="0" w:color="auto"/>
        <w:right w:val="none" w:sz="0" w:space="0" w:color="auto"/>
      </w:divBdr>
    </w:div>
    <w:div w:id="1616867924">
      <w:marLeft w:val="0"/>
      <w:marRight w:val="0"/>
      <w:marTop w:val="0"/>
      <w:marBottom w:val="0"/>
      <w:divBdr>
        <w:top w:val="none" w:sz="0" w:space="0" w:color="auto"/>
        <w:left w:val="none" w:sz="0" w:space="0" w:color="auto"/>
        <w:bottom w:val="none" w:sz="0" w:space="0" w:color="auto"/>
        <w:right w:val="none" w:sz="0" w:space="0" w:color="auto"/>
      </w:divBdr>
    </w:div>
    <w:div w:id="1617056427">
      <w:marLeft w:val="0"/>
      <w:marRight w:val="0"/>
      <w:marTop w:val="0"/>
      <w:marBottom w:val="0"/>
      <w:divBdr>
        <w:top w:val="none" w:sz="0" w:space="0" w:color="auto"/>
        <w:left w:val="none" w:sz="0" w:space="0" w:color="auto"/>
        <w:bottom w:val="none" w:sz="0" w:space="0" w:color="auto"/>
        <w:right w:val="none" w:sz="0" w:space="0" w:color="auto"/>
      </w:divBdr>
    </w:div>
    <w:div w:id="1617172688">
      <w:marLeft w:val="0"/>
      <w:marRight w:val="0"/>
      <w:marTop w:val="0"/>
      <w:marBottom w:val="0"/>
      <w:divBdr>
        <w:top w:val="none" w:sz="0" w:space="0" w:color="auto"/>
        <w:left w:val="none" w:sz="0" w:space="0" w:color="auto"/>
        <w:bottom w:val="none" w:sz="0" w:space="0" w:color="auto"/>
        <w:right w:val="none" w:sz="0" w:space="0" w:color="auto"/>
      </w:divBdr>
    </w:div>
    <w:div w:id="1617174530">
      <w:marLeft w:val="0"/>
      <w:marRight w:val="0"/>
      <w:marTop w:val="0"/>
      <w:marBottom w:val="0"/>
      <w:divBdr>
        <w:top w:val="none" w:sz="0" w:space="0" w:color="auto"/>
        <w:left w:val="none" w:sz="0" w:space="0" w:color="auto"/>
        <w:bottom w:val="none" w:sz="0" w:space="0" w:color="auto"/>
        <w:right w:val="none" w:sz="0" w:space="0" w:color="auto"/>
      </w:divBdr>
    </w:div>
    <w:div w:id="1617181084">
      <w:marLeft w:val="0"/>
      <w:marRight w:val="0"/>
      <w:marTop w:val="0"/>
      <w:marBottom w:val="0"/>
      <w:divBdr>
        <w:top w:val="none" w:sz="0" w:space="0" w:color="auto"/>
        <w:left w:val="none" w:sz="0" w:space="0" w:color="auto"/>
        <w:bottom w:val="none" w:sz="0" w:space="0" w:color="auto"/>
        <w:right w:val="none" w:sz="0" w:space="0" w:color="auto"/>
      </w:divBdr>
    </w:div>
    <w:div w:id="1617322716">
      <w:marLeft w:val="0"/>
      <w:marRight w:val="0"/>
      <w:marTop w:val="0"/>
      <w:marBottom w:val="0"/>
      <w:divBdr>
        <w:top w:val="none" w:sz="0" w:space="0" w:color="auto"/>
        <w:left w:val="none" w:sz="0" w:space="0" w:color="auto"/>
        <w:bottom w:val="none" w:sz="0" w:space="0" w:color="auto"/>
        <w:right w:val="none" w:sz="0" w:space="0" w:color="auto"/>
      </w:divBdr>
    </w:div>
    <w:div w:id="1617365635">
      <w:marLeft w:val="0"/>
      <w:marRight w:val="0"/>
      <w:marTop w:val="0"/>
      <w:marBottom w:val="0"/>
      <w:divBdr>
        <w:top w:val="none" w:sz="0" w:space="0" w:color="auto"/>
        <w:left w:val="none" w:sz="0" w:space="0" w:color="auto"/>
        <w:bottom w:val="none" w:sz="0" w:space="0" w:color="auto"/>
        <w:right w:val="none" w:sz="0" w:space="0" w:color="auto"/>
      </w:divBdr>
    </w:div>
    <w:div w:id="1617370885">
      <w:marLeft w:val="0"/>
      <w:marRight w:val="0"/>
      <w:marTop w:val="0"/>
      <w:marBottom w:val="0"/>
      <w:divBdr>
        <w:top w:val="none" w:sz="0" w:space="0" w:color="auto"/>
        <w:left w:val="none" w:sz="0" w:space="0" w:color="auto"/>
        <w:bottom w:val="none" w:sz="0" w:space="0" w:color="auto"/>
        <w:right w:val="none" w:sz="0" w:space="0" w:color="auto"/>
      </w:divBdr>
    </w:div>
    <w:div w:id="1617522337">
      <w:marLeft w:val="0"/>
      <w:marRight w:val="0"/>
      <w:marTop w:val="0"/>
      <w:marBottom w:val="0"/>
      <w:divBdr>
        <w:top w:val="none" w:sz="0" w:space="0" w:color="auto"/>
        <w:left w:val="none" w:sz="0" w:space="0" w:color="auto"/>
        <w:bottom w:val="none" w:sz="0" w:space="0" w:color="auto"/>
        <w:right w:val="none" w:sz="0" w:space="0" w:color="auto"/>
      </w:divBdr>
    </w:div>
    <w:div w:id="1617715846">
      <w:bodyDiv w:val="1"/>
      <w:marLeft w:val="0"/>
      <w:marRight w:val="0"/>
      <w:marTop w:val="0"/>
      <w:marBottom w:val="0"/>
      <w:divBdr>
        <w:top w:val="none" w:sz="0" w:space="0" w:color="auto"/>
        <w:left w:val="none" w:sz="0" w:space="0" w:color="auto"/>
        <w:bottom w:val="none" w:sz="0" w:space="0" w:color="auto"/>
        <w:right w:val="none" w:sz="0" w:space="0" w:color="auto"/>
      </w:divBdr>
    </w:div>
    <w:div w:id="1617758371">
      <w:bodyDiv w:val="1"/>
      <w:marLeft w:val="0"/>
      <w:marRight w:val="0"/>
      <w:marTop w:val="0"/>
      <w:marBottom w:val="0"/>
      <w:divBdr>
        <w:top w:val="none" w:sz="0" w:space="0" w:color="auto"/>
        <w:left w:val="none" w:sz="0" w:space="0" w:color="auto"/>
        <w:bottom w:val="none" w:sz="0" w:space="0" w:color="auto"/>
        <w:right w:val="none" w:sz="0" w:space="0" w:color="auto"/>
      </w:divBdr>
    </w:div>
    <w:div w:id="1617982187">
      <w:bodyDiv w:val="1"/>
      <w:marLeft w:val="0"/>
      <w:marRight w:val="0"/>
      <w:marTop w:val="0"/>
      <w:marBottom w:val="0"/>
      <w:divBdr>
        <w:top w:val="none" w:sz="0" w:space="0" w:color="auto"/>
        <w:left w:val="none" w:sz="0" w:space="0" w:color="auto"/>
        <w:bottom w:val="none" w:sz="0" w:space="0" w:color="auto"/>
        <w:right w:val="none" w:sz="0" w:space="0" w:color="auto"/>
      </w:divBdr>
    </w:div>
    <w:div w:id="1618020229">
      <w:marLeft w:val="0"/>
      <w:marRight w:val="0"/>
      <w:marTop w:val="0"/>
      <w:marBottom w:val="0"/>
      <w:divBdr>
        <w:top w:val="none" w:sz="0" w:space="0" w:color="auto"/>
        <w:left w:val="none" w:sz="0" w:space="0" w:color="auto"/>
        <w:bottom w:val="none" w:sz="0" w:space="0" w:color="auto"/>
        <w:right w:val="none" w:sz="0" w:space="0" w:color="auto"/>
      </w:divBdr>
    </w:div>
    <w:div w:id="1618176271">
      <w:marLeft w:val="0"/>
      <w:marRight w:val="0"/>
      <w:marTop w:val="0"/>
      <w:marBottom w:val="0"/>
      <w:divBdr>
        <w:top w:val="none" w:sz="0" w:space="0" w:color="auto"/>
        <w:left w:val="none" w:sz="0" w:space="0" w:color="auto"/>
        <w:bottom w:val="none" w:sz="0" w:space="0" w:color="auto"/>
        <w:right w:val="none" w:sz="0" w:space="0" w:color="auto"/>
      </w:divBdr>
    </w:div>
    <w:div w:id="1618246193">
      <w:marLeft w:val="0"/>
      <w:marRight w:val="0"/>
      <w:marTop w:val="0"/>
      <w:marBottom w:val="0"/>
      <w:divBdr>
        <w:top w:val="none" w:sz="0" w:space="0" w:color="auto"/>
        <w:left w:val="none" w:sz="0" w:space="0" w:color="auto"/>
        <w:bottom w:val="none" w:sz="0" w:space="0" w:color="auto"/>
        <w:right w:val="none" w:sz="0" w:space="0" w:color="auto"/>
      </w:divBdr>
    </w:div>
    <w:div w:id="1618297062">
      <w:marLeft w:val="0"/>
      <w:marRight w:val="0"/>
      <w:marTop w:val="0"/>
      <w:marBottom w:val="0"/>
      <w:divBdr>
        <w:top w:val="none" w:sz="0" w:space="0" w:color="auto"/>
        <w:left w:val="none" w:sz="0" w:space="0" w:color="auto"/>
        <w:bottom w:val="none" w:sz="0" w:space="0" w:color="auto"/>
        <w:right w:val="none" w:sz="0" w:space="0" w:color="auto"/>
      </w:divBdr>
    </w:div>
    <w:div w:id="1618373100">
      <w:marLeft w:val="0"/>
      <w:marRight w:val="0"/>
      <w:marTop w:val="0"/>
      <w:marBottom w:val="0"/>
      <w:divBdr>
        <w:top w:val="none" w:sz="0" w:space="0" w:color="auto"/>
        <w:left w:val="none" w:sz="0" w:space="0" w:color="auto"/>
        <w:bottom w:val="none" w:sz="0" w:space="0" w:color="auto"/>
        <w:right w:val="none" w:sz="0" w:space="0" w:color="auto"/>
      </w:divBdr>
    </w:div>
    <w:div w:id="1618414254">
      <w:marLeft w:val="0"/>
      <w:marRight w:val="0"/>
      <w:marTop w:val="0"/>
      <w:marBottom w:val="0"/>
      <w:divBdr>
        <w:top w:val="none" w:sz="0" w:space="0" w:color="auto"/>
        <w:left w:val="none" w:sz="0" w:space="0" w:color="auto"/>
        <w:bottom w:val="none" w:sz="0" w:space="0" w:color="auto"/>
        <w:right w:val="none" w:sz="0" w:space="0" w:color="auto"/>
      </w:divBdr>
    </w:div>
    <w:div w:id="1618484663">
      <w:marLeft w:val="0"/>
      <w:marRight w:val="0"/>
      <w:marTop w:val="0"/>
      <w:marBottom w:val="0"/>
      <w:divBdr>
        <w:top w:val="none" w:sz="0" w:space="0" w:color="auto"/>
        <w:left w:val="none" w:sz="0" w:space="0" w:color="auto"/>
        <w:bottom w:val="none" w:sz="0" w:space="0" w:color="auto"/>
        <w:right w:val="none" w:sz="0" w:space="0" w:color="auto"/>
      </w:divBdr>
    </w:div>
    <w:div w:id="1618563646">
      <w:marLeft w:val="0"/>
      <w:marRight w:val="0"/>
      <w:marTop w:val="0"/>
      <w:marBottom w:val="0"/>
      <w:divBdr>
        <w:top w:val="none" w:sz="0" w:space="0" w:color="auto"/>
        <w:left w:val="none" w:sz="0" w:space="0" w:color="auto"/>
        <w:bottom w:val="none" w:sz="0" w:space="0" w:color="auto"/>
        <w:right w:val="none" w:sz="0" w:space="0" w:color="auto"/>
      </w:divBdr>
    </w:div>
    <w:div w:id="1618565913">
      <w:marLeft w:val="0"/>
      <w:marRight w:val="0"/>
      <w:marTop w:val="0"/>
      <w:marBottom w:val="0"/>
      <w:divBdr>
        <w:top w:val="none" w:sz="0" w:space="0" w:color="auto"/>
        <w:left w:val="none" w:sz="0" w:space="0" w:color="auto"/>
        <w:bottom w:val="none" w:sz="0" w:space="0" w:color="auto"/>
        <w:right w:val="none" w:sz="0" w:space="0" w:color="auto"/>
      </w:divBdr>
    </w:div>
    <w:div w:id="1618682707">
      <w:marLeft w:val="0"/>
      <w:marRight w:val="0"/>
      <w:marTop w:val="0"/>
      <w:marBottom w:val="0"/>
      <w:divBdr>
        <w:top w:val="none" w:sz="0" w:space="0" w:color="auto"/>
        <w:left w:val="none" w:sz="0" w:space="0" w:color="auto"/>
        <w:bottom w:val="none" w:sz="0" w:space="0" w:color="auto"/>
        <w:right w:val="none" w:sz="0" w:space="0" w:color="auto"/>
      </w:divBdr>
    </w:div>
    <w:div w:id="1618683904">
      <w:marLeft w:val="0"/>
      <w:marRight w:val="0"/>
      <w:marTop w:val="0"/>
      <w:marBottom w:val="0"/>
      <w:divBdr>
        <w:top w:val="none" w:sz="0" w:space="0" w:color="auto"/>
        <w:left w:val="none" w:sz="0" w:space="0" w:color="auto"/>
        <w:bottom w:val="none" w:sz="0" w:space="0" w:color="auto"/>
        <w:right w:val="none" w:sz="0" w:space="0" w:color="auto"/>
      </w:divBdr>
    </w:div>
    <w:div w:id="1618751386">
      <w:marLeft w:val="0"/>
      <w:marRight w:val="0"/>
      <w:marTop w:val="0"/>
      <w:marBottom w:val="0"/>
      <w:divBdr>
        <w:top w:val="none" w:sz="0" w:space="0" w:color="auto"/>
        <w:left w:val="none" w:sz="0" w:space="0" w:color="auto"/>
        <w:bottom w:val="none" w:sz="0" w:space="0" w:color="auto"/>
        <w:right w:val="none" w:sz="0" w:space="0" w:color="auto"/>
      </w:divBdr>
    </w:div>
    <w:div w:id="1618755764">
      <w:marLeft w:val="0"/>
      <w:marRight w:val="0"/>
      <w:marTop w:val="0"/>
      <w:marBottom w:val="0"/>
      <w:divBdr>
        <w:top w:val="none" w:sz="0" w:space="0" w:color="auto"/>
        <w:left w:val="none" w:sz="0" w:space="0" w:color="auto"/>
        <w:bottom w:val="none" w:sz="0" w:space="0" w:color="auto"/>
        <w:right w:val="none" w:sz="0" w:space="0" w:color="auto"/>
      </w:divBdr>
    </w:div>
    <w:div w:id="1618827081">
      <w:marLeft w:val="0"/>
      <w:marRight w:val="0"/>
      <w:marTop w:val="0"/>
      <w:marBottom w:val="0"/>
      <w:divBdr>
        <w:top w:val="none" w:sz="0" w:space="0" w:color="auto"/>
        <w:left w:val="none" w:sz="0" w:space="0" w:color="auto"/>
        <w:bottom w:val="none" w:sz="0" w:space="0" w:color="auto"/>
        <w:right w:val="none" w:sz="0" w:space="0" w:color="auto"/>
      </w:divBdr>
    </w:div>
    <w:div w:id="1618827335">
      <w:marLeft w:val="0"/>
      <w:marRight w:val="0"/>
      <w:marTop w:val="0"/>
      <w:marBottom w:val="0"/>
      <w:divBdr>
        <w:top w:val="none" w:sz="0" w:space="0" w:color="auto"/>
        <w:left w:val="none" w:sz="0" w:space="0" w:color="auto"/>
        <w:bottom w:val="none" w:sz="0" w:space="0" w:color="auto"/>
        <w:right w:val="none" w:sz="0" w:space="0" w:color="auto"/>
      </w:divBdr>
    </w:div>
    <w:div w:id="1619021844">
      <w:marLeft w:val="0"/>
      <w:marRight w:val="0"/>
      <w:marTop w:val="0"/>
      <w:marBottom w:val="0"/>
      <w:divBdr>
        <w:top w:val="none" w:sz="0" w:space="0" w:color="auto"/>
        <w:left w:val="none" w:sz="0" w:space="0" w:color="auto"/>
        <w:bottom w:val="none" w:sz="0" w:space="0" w:color="auto"/>
        <w:right w:val="none" w:sz="0" w:space="0" w:color="auto"/>
      </w:divBdr>
    </w:div>
    <w:div w:id="1619028191">
      <w:marLeft w:val="0"/>
      <w:marRight w:val="0"/>
      <w:marTop w:val="0"/>
      <w:marBottom w:val="0"/>
      <w:divBdr>
        <w:top w:val="none" w:sz="0" w:space="0" w:color="auto"/>
        <w:left w:val="none" w:sz="0" w:space="0" w:color="auto"/>
        <w:bottom w:val="none" w:sz="0" w:space="0" w:color="auto"/>
        <w:right w:val="none" w:sz="0" w:space="0" w:color="auto"/>
      </w:divBdr>
    </w:div>
    <w:div w:id="1619215019">
      <w:marLeft w:val="0"/>
      <w:marRight w:val="0"/>
      <w:marTop w:val="0"/>
      <w:marBottom w:val="0"/>
      <w:divBdr>
        <w:top w:val="none" w:sz="0" w:space="0" w:color="auto"/>
        <w:left w:val="none" w:sz="0" w:space="0" w:color="auto"/>
        <w:bottom w:val="none" w:sz="0" w:space="0" w:color="auto"/>
        <w:right w:val="none" w:sz="0" w:space="0" w:color="auto"/>
      </w:divBdr>
    </w:div>
    <w:div w:id="1619215693">
      <w:marLeft w:val="0"/>
      <w:marRight w:val="0"/>
      <w:marTop w:val="0"/>
      <w:marBottom w:val="0"/>
      <w:divBdr>
        <w:top w:val="none" w:sz="0" w:space="0" w:color="auto"/>
        <w:left w:val="none" w:sz="0" w:space="0" w:color="auto"/>
        <w:bottom w:val="none" w:sz="0" w:space="0" w:color="auto"/>
        <w:right w:val="none" w:sz="0" w:space="0" w:color="auto"/>
      </w:divBdr>
    </w:div>
    <w:div w:id="1619411171">
      <w:marLeft w:val="0"/>
      <w:marRight w:val="0"/>
      <w:marTop w:val="0"/>
      <w:marBottom w:val="0"/>
      <w:divBdr>
        <w:top w:val="none" w:sz="0" w:space="0" w:color="auto"/>
        <w:left w:val="none" w:sz="0" w:space="0" w:color="auto"/>
        <w:bottom w:val="none" w:sz="0" w:space="0" w:color="auto"/>
        <w:right w:val="none" w:sz="0" w:space="0" w:color="auto"/>
      </w:divBdr>
    </w:div>
    <w:div w:id="1619485121">
      <w:marLeft w:val="0"/>
      <w:marRight w:val="0"/>
      <w:marTop w:val="0"/>
      <w:marBottom w:val="0"/>
      <w:divBdr>
        <w:top w:val="none" w:sz="0" w:space="0" w:color="auto"/>
        <w:left w:val="none" w:sz="0" w:space="0" w:color="auto"/>
        <w:bottom w:val="none" w:sz="0" w:space="0" w:color="auto"/>
        <w:right w:val="none" w:sz="0" w:space="0" w:color="auto"/>
      </w:divBdr>
    </w:div>
    <w:div w:id="1619489590">
      <w:marLeft w:val="0"/>
      <w:marRight w:val="0"/>
      <w:marTop w:val="0"/>
      <w:marBottom w:val="0"/>
      <w:divBdr>
        <w:top w:val="none" w:sz="0" w:space="0" w:color="auto"/>
        <w:left w:val="none" w:sz="0" w:space="0" w:color="auto"/>
        <w:bottom w:val="none" w:sz="0" w:space="0" w:color="auto"/>
        <w:right w:val="none" w:sz="0" w:space="0" w:color="auto"/>
      </w:divBdr>
    </w:div>
    <w:div w:id="1619526769">
      <w:marLeft w:val="0"/>
      <w:marRight w:val="0"/>
      <w:marTop w:val="0"/>
      <w:marBottom w:val="0"/>
      <w:divBdr>
        <w:top w:val="none" w:sz="0" w:space="0" w:color="auto"/>
        <w:left w:val="none" w:sz="0" w:space="0" w:color="auto"/>
        <w:bottom w:val="none" w:sz="0" w:space="0" w:color="auto"/>
        <w:right w:val="none" w:sz="0" w:space="0" w:color="auto"/>
      </w:divBdr>
    </w:div>
    <w:div w:id="1619529324">
      <w:marLeft w:val="0"/>
      <w:marRight w:val="0"/>
      <w:marTop w:val="0"/>
      <w:marBottom w:val="0"/>
      <w:divBdr>
        <w:top w:val="none" w:sz="0" w:space="0" w:color="auto"/>
        <w:left w:val="none" w:sz="0" w:space="0" w:color="auto"/>
        <w:bottom w:val="none" w:sz="0" w:space="0" w:color="auto"/>
        <w:right w:val="none" w:sz="0" w:space="0" w:color="auto"/>
      </w:divBdr>
    </w:div>
    <w:div w:id="1619602059">
      <w:marLeft w:val="0"/>
      <w:marRight w:val="0"/>
      <w:marTop w:val="0"/>
      <w:marBottom w:val="0"/>
      <w:divBdr>
        <w:top w:val="none" w:sz="0" w:space="0" w:color="auto"/>
        <w:left w:val="none" w:sz="0" w:space="0" w:color="auto"/>
        <w:bottom w:val="none" w:sz="0" w:space="0" w:color="auto"/>
        <w:right w:val="none" w:sz="0" w:space="0" w:color="auto"/>
      </w:divBdr>
    </w:div>
    <w:div w:id="1619795702">
      <w:marLeft w:val="0"/>
      <w:marRight w:val="0"/>
      <w:marTop w:val="0"/>
      <w:marBottom w:val="0"/>
      <w:divBdr>
        <w:top w:val="none" w:sz="0" w:space="0" w:color="auto"/>
        <w:left w:val="none" w:sz="0" w:space="0" w:color="auto"/>
        <w:bottom w:val="none" w:sz="0" w:space="0" w:color="auto"/>
        <w:right w:val="none" w:sz="0" w:space="0" w:color="auto"/>
      </w:divBdr>
    </w:div>
    <w:div w:id="1619797744">
      <w:marLeft w:val="0"/>
      <w:marRight w:val="0"/>
      <w:marTop w:val="0"/>
      <w:marBottom w:val="0"/>
      <w:divBdr>
        <w:top w:val="none" w:sz="0" w:space="0" w:color="auto"/>
        <w:left w:val="none" w:sz="0" w:space="0" w:color="auto"/>
        <w:bottom w:val="none" w:sz="0" w:space="0" w:color="auto"/>
        <w:right w:val="none" w:sz="0" w:space="0" w:color="auto"/>
      </w:divBdr>
    </w:div>
    <w:div w:id="1619870347">
      <w:marLeft w:val="0"/>
      <w:marRight w:val="0"/>
      <w:marTop w:val="0"/>
      <w:marBottom w:val="0"/>
      <w:divBdr>
        <w:top w:val="none" w:sz="0" w:space="0" w:color="auto"/>
        <w:left w:val="none" w:sz="0" w:space="0" w:color="auto"/>
        <w:bottom w:val="none" w:sz="0" w:space="0" w:color="auto"/>
        <w:right w:val="none" w:sz="0" w:space="0" w:color="auto"/>
      </w:divBdr>
    </w:div>
    <w:div w:id="1619876159">
      <w:marLeft w:val="0"/>
      <w:marRight w:val="0"/>
      <w:marTop w:val="0"/>
      <w:marBottom w:val="0"/>
      <w:divBdr>
        <w:top w:val="none" w:sz="0" w:space="0" w:color="auto"/>
        <w:left w:val="none" w:sz="0" w:space="0" w:color="auto"/>
        <w:bottom w:val="none" w:sz="0" w:space="0" w:color="auto"/>
        <w:right w:val="none" w:sz="0" w:space="0" w:color="auto"/>
      </w:divBdr>
    </w:div>
    <w:div w:id="1619993461">
      <w:marLeft w:val="0"/>
      <w:marRight w:val="0"/>
      <w:marTop w:val="0"/>
      <w:marBottom w:val="0"/>
      <w:divBdr>
        <w:top w:val="none" w:sz="0" w:space="0" w:color="auto"/>
        <w:left w:val="none" w:sz="0" w:space="0" w:color="auto"/>
        <w:bottom w:val="none" w:sz="0" w:space="0" w:color="auto"/>
        <w:right w:val="none" w:sz="0" w:space="0" w:color="auto"/>
      </w:divBdr>
    </w:div>
    <w:div w:id="1620066752">
      <w:marLeft w:val="0"/>
      <w:marRight w:val="0"/>
      <w:marTop w:val="0"/>
      <w:marBottom w:val="0"/>
      <w:divBdr>
        <w:top w:val="none" w:sz="0" w:space="0" w:color="auto"/>
        <w:left w:val="none" w:sz="0" w:space="0" w:color="auto"/>
        <w:bottom w:val="none" w:sz="0" w:space="0" w:color="auto"/>
        <w:right w:val="none" w:sz="0" w:space="0" w:color="auto"/>
      </w:divBdr>
    </w:div>
    <w:div w:id="1620138384">
      <w:marLeft w:val="0"/>
      <w:marRight w:val="0"/>
      <w:marTop w:val="0"/>
      <w:marBottom w:val="0"/>
      <w:divBdr>
        <w:top w:val="none" w:sz="0" w:space="0" w:color="auto"/>
        <w:left w:val="none" w:sz="0" w:space="0" w:color="auto"/>
        <w:bottom w:val="none" w:sz="0" w:space="0" w:color="auto"/>
        <w:right w:val="none" w:sz="0" w:space="0" w:color="auto"/>
      </w:divBdr>
    </w:div>
    <w:div w:id="1620143524">
      <w:marLeft w:val="0"/>
      <w:marRight w:val="0"/>
      <w:marTop w:val="0"/>
      <w:marBottom w:val="0"/>
      <w:divBdr>
        <w:top w:val="none" w:sz="0" w:space="0" w:color="auto"/>
        <w:left w:val="none" w:sz="0" w:space="0" w:color="auto"/>
        <w:bottom w:val="none" w:sz="0" w:space="0" w:color="auto"/>
        <w:right w:val="none" w:sz="0" w:space="0" w:color="auto"/>
      </w:divBdr>
    </w:div>
    <w:div w:id="1620337021">
      <w:marLeft w:val="0"/>
      <w:marRight w:val="0"/>
      <w:marTop w:val="0"/>
      <w:marBottom w:val="0"/>
      <w:divBdr>
        <w:top w:val="none" w:sz="0" w:space="0" w:color="auto"/>
        <w:left w:val="none" w:sz="0" w:space="0" w:color="auto"/>
        <w:bottom w:val="none" w:sz="0" w:space="0" w:color="auto"/>
        <w:right w:val="none" w:sz="0" w:space="0" w:color="auto"/>
      </w:divBdr>
    </w:div>
    <w:div w:id="1620408800">
      <w:marLeft w:val="0"/>
      <w:marRight w:val="0"/>
      <w:marTop w:val="0"/>
      <w:marBottom w:val="0"/>
      <w:divBdr>
        <w:top w:val="none" w:sz="0" w:space="0" w:color="auto"/>
        <w:left w:val="none" w:sz="0" w:space="0" w:color="auto"/>
        <w:bottom w:val="none" w:sz="0" w:space="0" w:color="auto"/>
        <w:right w:val="none" w:sz="0" w:space="0" w:color="auto"/>
      </w:divBdr>
    </w:div>
    <w:div w:id="1620449632">
      <w:bodyDiv w:val="1"/>
      <w:marLeft w:val="0"/>
      <w:marRight w:val="0"/>
      <w:marTop w:val="0"/>
      <w:marBottom w:val="0"/>
      <w:divBdr>
        <w:top w:val="none" w:sz="0" w:space="0" w:color="auto"/>
        <w:left w:val="none" w:sz="0" w:space="0" w:color="auto"/>
        <w:bottom w:val="none" w:sz="0" w:space="0" w:color="auto"/>
        <w:right w:val="none" w:sz="0" w:space="0" w:color="auto"/>
      </w:divBdr>
    </w:div>
    <w:div w:id="1620457077">
      <w:marLeft w:val="0"/>
      <w:marRight w:val="0"/>
      <w:marTop w:val="0"/>
      <w:marBottom w:val="0"/>
      <w:divBdr>
        <w:top w:val="none" w:sz="0" w:space="0" w:color="auto"/>
        <w:left w:val="none" w:sz="0" w:space="0" w:color="auto"/>
        <w:bottom w:val="none" w:sz="0" w:space="0" w:color="auto"/>
        <w:right w:val="none" w:sz="0" w:space="0" w:color="auto"/>
      </w:divBdr>
    </w:div>
    <w:div w:id="1620526484">
      <w:marLeft w:val="0"/>
      <w:marRight w:val="0"/>
      <w:marTop w:val="0"/>
      <w:marBottom w:val="0"/>
      <w:divBdr>
        <w:top w:val="none" w:sz="0" w:space="0" w:color="auto"/>
        <w:left w:val="none" w:sz="0" w:space="0" w:color="auto"/>
        <w:bottom w:val="none" w:sz="0" w:space="0" w:color="auto"/>
        <w:right w:val="none" w:sz="0" w:space="0" w:color="auto"/>
      </w:divBdr>
    </w:div>
    <w:div w:id="1620528446">
      <w:marLeft w:val="0"/>
      <w:marRight w:val="0"/>
      <w:marTop w:val="0"/>
      <w:marBottom w:val="0"/>
      <w:divBdr>
        <w:top w:val="none" w:sz="0" w:space="0" w:color="auto"/>
        <w:left w:val="none" w:sz="0" w:space="0" w:color="auto"/>
        <w:bottom w:val="none" w:sz="0" w:space="0" w:color="auto"/>
        <w:right w:val="none" w:sz="0" w:space="0" w:color="auto"/>
      </w:divBdr>
    </w:div>
    <w:div w:id="1620646213">
      <w:marLeft w:val="0"/>
      <w:marRight w:val="0"/>
      <w:marTop w:val="0"/>
      <w:marBottom w:val="0"/>
      <w:divBdr>
        <w:top w:val="none" w:sz="0" w:space="0" w:color="auto"/>
        <w:left w:val="none" w:sz="0" w:space="0" w:color="auto"/>
        <w:bottom w:val="none" w:sz="0" w:space="0" w:color="auto"/>
        <w:right w:val="none" w:sz="0" w:space="0" w:color="auto"/>
      </w:divBdr>
    </w:div>
    <w:div w:id="1620646400">
      <w:marLeft w:val="0"/>
      <w:marRight w:val="0"/>
      <w:marTop w:val="0"/>
      <w:marBottom w:val="0"/>
      <w:divBdr>
        <w:top w:val="none" w:sz="0" w:space="0" w:color="auto"/>
        <w:left w:val="none" w:sz="0" w:space="0" w:color="auto"/>
        <w:bottom w:val="none" w:sz="0" w:space="0" w:color="auto"/>
        <w:right w:val="none" w:sz="0" w:space="0" w:color="auto"/>
      </w:divBdr>
    </w:div>
    <w:div w:id="1620649374">
      <w:marLeft w:val="0"/>
      <w:marRight w:val="0"/>
      <w:marTop w:val="0"/>
      <w:marBottom w:val="0"/>
      <w:divBdr>
        <w:top w:val="none" w:sz="0" w:space="0" w:color="auto"/>
        <w:left w:val="none" w:sz="0" w:space="0" w:color="auto"/>
        <w:bottom w:val="none" w:sz="0" w:space="0" w:color="auto"/>
        <w:right w:val="none" w:sz="0" w:space="0" w:color="auto"/>
      </w:divBdr>
    </w:div>
    <w:div w:id="1620723570">
      <w:marLeft w:val="0"/>
      <w:marRight w:val="0"/>
      <w:marTop w:val="0"/>
      <w:marBottom w:val="0"/>
      <w:divBdr>
        <w:top w:val="none" w:sz="0" w:space="0" w:color="auto"/>
        <w:left w:val="none" w:sz="0" w:space="0" w:color="auto"/>
        <w:bottom w:val="none" w:sz="0" w:space="0" w:color="auto"/>
        <w:right w:val="none" w:sz="0" w:space="0" w:color="auto"/>
      </w:divBdr>
    </w:div>
    <w:div w:id="1620726242">
      <w:marLeft w:val="0"/>
      <w:marRight w:val="0"/>
      <w:marTop w:val="0"/>
      <w:marBottom w:val="0"/>
      <w:divBdr>
        <w:top w:val="none" w:sz="0" w:space="0" w:color="auto"/>
        <w:left w:val="none" w:sz="0" w:space="0" w:color="auto"/>
        <w:bottom w:val="none" w:sz="0" w:space="0" w:color="auto"/>
        <w:right w:val="none" w:sz="0" w:space="0" w:color="auto"/>
      </w:divBdr>
    </w:div>
    <w:div w:id="1620839260">
      <w:marLeft w:val="0"/>
      <w:marRight w:val="0"/>
      <w:marTop w:val="0"/>
      <w:marBottom w:val="0"/>
      <w:divBdr>
        <w:top w:val="none" w:sz="0" w:space="0" w:color="auto"/>
        <w:left w:val="none" w:sz="0" w:space="0" w:color="auto"/>
        <w:bottom w:val="none" w:sz="0" w:space="0" w:color="auto"/>
        <w:right w:val="none" w:sz="0" w:space="0" w:color="auto"/>
      </w:divBdr>
    </w:div>
    <w:div w:id="1620867895">
      <w:marLeft w:val="0"/>
      <w:marRight w:val="0"/>
      <w:marTop w:val="0"/>
      <w:marBottom w:val="0"/>
      <w:divBdr>
        <w:top w:val="none" w:sz="0" w:space="0" w:color="auto"/>
        <w:left w:val="none" w:sz="0" w:space="0" w:color="auto"/>
        <w:bottom w:val="none" w:sz="0" w:space="0" w:color="auto"/>
        <w:right w:val="none" w:sz="0" w:space="0" w:color="auto"/>
      </w:divBdr>
    </w:div>
    <w:div w:id="1620911271">
      <w:marLeft w:val="0"/>
      <w:marRight w:val="0"/>
      <w:marTop w:val="0"/>
      <w:marBottom w:val="0"/>
      <w:divBdr>
        <w:top w:val="none" w:sz="0" w:space="0" w:color="auto"/>
        <w:left w:val="none" w:sz="0" w:space="0" w:color="auto"/>
        <w:bottom w:val="none" w:sz="0" w:space="0" w:color="auto"/>
        <w:right w:val="none" w:sz="0" w:space="0" w:color="auto"/>
      </w:divBdr>
    </w:div>
    <w:div w:id="1621105013">
      <w:marLeft w:val="0"/>
      <w:marRight w:val="0"/>
      <w:marTop w:val="0"/>
      <w:marBottom w:val="0"/>
      <w:divBdr>
        <w:top w:val="none" w:sz="0" w:space="0" w:color="auto"/>
        <w:left w:val="none" w:sz="0" w:space="0" w:color="auto"/>
        <w:bottom w:val="none" w:sz="0" w:space="0" w:color="auto"/>
        <w:right w:val="none" w:sz="0" w:space="0" w:color="auto"/>
      </w:divBdr>
    </w:div>
    <w:div w:id="1621107988">
      <w:marLeft w:val="0"/>
      <w:marRight w:val="0"/>
      <w:marTop w:val="0"/>
      <w:marBottom w:val="0"/>
      <w:divBdr>
        <w:top w:val="none" w:sz="0" w:space="0" w:color="auto"/>
        <w:left w:val="none" w:sz="0" w:space="0" w:color="auto"/>
        <w:bottom w:val="none" w:sz="0" w:space="0" w:color="auto"/>
        <w:right w:val="none" w:sz="0" w:space="0" w:color="auto"/>
      </w:divBdr>
    </w:div>
    <w:div w:id="1621110425">
      <w:marLeft w:val="0"/>
      <w:marRight w:val="0"/>
      <w:marTop w:val="0"/>
      <w:marBottom w:val="0"/>
      <w:divBdr>
        <w:top w:val="none" w:sz="0" w:space="0" w:color="auto"/>
        <w:left w:val="none" w:sz="0" w:space="0" w:color="auto"/>
        <w:bottom w:val="none" w:sz="0" w:space="0" w:color="auto"/>
        <w:right w:val="none" w:sz="0" w:space="0" w:color="auto"/>
      </w:divBdr>
    </w:div>
    <w:div w:id="1621180989">
      <w:marLeft w:val="0"/>
      <w:marRight w:val="0"/>
      <w:marTop w:val="0"/>
      <w:marBottom w:val="0"/>
      <w:divBdr>
        <w:top w:val="none" w:sz="0" w:space="0" w:color="auto"/>
        <w:left w:val="none" w:sz="0" w:space="0" w:color="auto"/>
        <w:bottom w:val="none" w:sz="0" w:space="0" w:color="auto"/>
        <w:right w:val="none" w:sz="0" w:space="0" w:color="auto"/>
      </w:divBdr>
    </w:div>
    <w:div w:id="1621185689">
      <w:marLeft w:val="0"/>
      <w:marRight w:val="0"/>
      <w:marTop w:val="0"/>
      <w:marBottom w:val="0"/>
      <w:divBdr>
        <w:top w:val="none" w:sz="0" w:space="0" w:color="auto"/>
        <w:left w:val="none" w:sz="0" w:space="0" w:color="auto"/>
        <w:bottom w:val="none" w:sz="0" w:space="0" w:color="auto"/>
        <w:right w:val="none" w:sz="0" w:space="0" w:color="auto"/>
      </w:divBdr>
    </w:div>
    <w:div w:id="1621297608">
      <w:marLeft w:val="0"/>
      <w:marRight w:val="0"/>
      <w:marTop w:val="0"/>
      <w:marBottom w:val="0"/>
      <w:divBdr>
        <w:top w:val="none" w:sz="0" w:space="0" w:color="auto"/>
        <w:left w:val="none" w:sz="0" w:space="0" w:color="auto"/>
        <w:bottom w:val="none" w:sz="0" w:space="0" w:color="auto"/>
        <w:right w:val="none" w:sz="0" w:space="0" w:color="auto"/>
      </w:divBdr>
    </w:div>
    <w:div w:id="1621298755">
      <w:marLeft w:val="0"/>
      <w:marRight w:val="0"/>
      <w:marTop w:val="0"/>
      <w:marBottom w:val="0"/>
      <w:divBdr>
        <w:top w:val="none" w:sz="0" w:space="0" w:color="auto"/>
        <w:left w:val="none" w:sz="0" w:space="0" w:color="auto"/>
        <w:bottom w:val="none" w:sz="0" w:space="0" w:color="auto"/>
        <w:right w:val="none" w:sz="0" w:space="0" w:color="auto"/>
      </w:divBdr>
    </w:div>
    <w:div w:id="1621374091">
      <w:marLeft w:val="0"/>
      <w:marRight w:val="0"/>
      <w:marTop w:val="0"/>
      <w:marBottom w:val="0"/>
      <w:divBdr>
        <w:top w:val="none" w:sz="0" w:space="0" w:color="auto"/>
        <w:left w:val="none" w:sz="0" w:space="0" w:color="auto"/>
        <w:bottom w:val="none" w:sz="0" w:space="0" w:color="auto"/>
        <w:right w:val="none" w:sz="0" w:space="0" w:color="auto"/>
      </w:divBdr>
    </w:div>
    <w:div w:id="1621454345">
      <w:marLeft w:val="0"/>
      <w:marRight w:val="0"/>
      <w:marTop w:val="0"/>
      <w:marBottom w:val="0"/>
      <w:divBdr>
        <w:top w:val="none" w:sz="0" w:space="0" w:color="auto"/>
        <w:left w:val="none" w:sz="0" w:space="0" w:color="auto"/>
        <w:bottom w:val="none" w:sz="0" w:space="0" w:color="auto"/>
        <w:right w:val="none" w:sz="0" w:space="0" w:color="auto"/>
      </w:divBdr>
    </w:div>
    <w:div w:id="1621491884">
      <w:marLeft w:val="0"/>
      <w:marRight w:val="0"/>
      <w:marTop w:val="0"/>
      <w:marBottom w:val="0"/>
      <w:divBdr>
        <w:top w:val="none" w:sz="0" w:space="0" w:color="auto"/>
        <w:left w:val="none" w:sz="0" w:space="0" w:color="auto"/>
        <w:bottom w:val="none" w:sz="0" w:space="0" w:color="auto"/>
        <w:right w:val="none" w:sz="0" w:space="0" w:color="auto"/>
      </w:divBdr>
    </w:div>
    <w:div w:id="1621495812">
      <w:marLeft w:val="0"/>
      <w:marRight w:val="0"/>
      <w:marTop w:val="0"/>
      <w:marBottom w:val="0"/>
      <w:divBdr>
        <w:top w:val="none" w:sz="0" w:space="0" w:color="auto"/>
        <w:left w:val="none" w:sz="0" w:space="0" w:color="auto"/>
        <w:bottom w:val="none" w:sz="0" w:space="0" w:color="auto"/>
        <w:right w:val="none" w:sz="0" w:space="0" w:color="auto"/>
      </w:divBdr>
    </w:div>
    <w:div w:id="1621644500">
      <w:marLeft w:val="0"/>
      <w:marRight w:val="0"/>
      <w:marTop w:val="0"/>
      <w:marBottom w:val="0"/>
      <w:divBdr>
        <w:top w:val="none" w:sz="0" w:space="0" w:color="auto"/>
        <w:left w:val="none" w:sz="0" w:space="0" w:color="auto"/>
        <w:bottom w:val="none" w:sz="0" w:space="0" w:color="auto"/>
        <w:right w:val="none" w:sz="0" w:space="0" w:color="auto"/>
      </w:divBdr>
    </w:div>
    <w:div w:id="1621645743">
      <w:marLeft w:val="0"/>
      <w:marRight w:val="0"/>
      <w:marTop w:val="0"/>
      <w:marBottom w:val="0"/>
      <w:divBdr>
        <w:top w:val="none" w:sz="0" w:space="0" w:color="auto"/>
        <w:left w:val="none" w:sz="0" w:space="0" w:color="auto"/>
        <w:bottom w:val="none" w:sz="0" w:space="0" w:color="auto"/>
        <w:right w:val="none" w:sz="0" w:space="0" w:color="auto"/>
      </w:divBdr>
    </w:div>
    <w:div w:id="1621692209">
      <w:marLeft w:val="0"/>
      <w:marRight w:val="0"/>
      <w:marTop w:val="0"/>
      <w:marBottom w:val="0"/>
      <w:divBdr>
        <w:top w:val="none" w:sz="0" w:space="0" w:color="auto"/>
        <w:left w:val="none" w:sz="0" w:space="0" w:color="auto"/>
        <w:bottom w:val="none" w:sz="0" w:space="0" w:color="auto"/>
        <w:right w:val="none" w:sz="0" w:space="0" w:color="auto"/>
      </w:divBdr>
    </w:div>
    <w:div w:id="1621833887">
      <w:marLeft w:val="0"/>
      <w:marRight w:val="0"/>
      <w:marTop w:val="0"/>
      <w:marBottom w:val="0"/>
      <w:divBdr>
        <w:top w:val="none" w:sz="0" w:space="0" w:color="auto"/>
        <w:left w:val="none" w:sz="0" w:space="0" w:color="auto"/>
        <w:bottom w:val="none" w:sz="0" w:space="0" w:color="auto"/>
        <w:right w:val="none" w:sz="0" w:space="0" w:color="auto"/>
      </w:divBdr>
    </w:div>
    <w:div w:id="1621838226">
      <w:marLeft w:val="0"/>
      <w:marRight w:val="0"/>
      <w:marTop w:val="0"/>
      <w:marBottom w:val="0"/>
      <w:divBdr>
        <w:top w:val="none" w:sz="0" w:space="0" w:color="auto"/>
        <w:left w:val="none" w:sz="0" w:space="0" w:color="auto"/>
        <w:bottom w:val="none" w:sz="0" w:space="0" w:color="auto"/>
        <w:right w:val="none" w:sz="0" w:space="0" w:color="auto"/>
      </w:divBdr>
    </w:div>
    <w:div w:id="1622033956">
      <w:marLeft w:val="0"/>
      <w:marRight w:val="0"/>
      <w:marTop w:val="0"/>
      <w:marBottom w:val="0"/>
      <w:divBdr>
        <w:top w:val="none" w:sz="0" w:space="0" w:color="auto"/>
        <w:left w:val="none" w:sz="0" w:space="0" w:color="auto"/>
        <w:bottom w:val="none" w:sz="0" w:space="0" w:color="auto"/>
        <w:right w:val="none" w:sz="0" w:space="0" w:color="auto"/>
      </w:divBdr>
    </w:div>
    <w:div w:id="1622107455">
      <w:marLeft w:val="0"/>
      <w:marRight w:val="0"/>
      <w:marTop w:val="0"/>
      <w:marBottom w:val="0"/>
      <w:divBdr>
        <w:top w:val="none" w:sz="0" w:space="0" w:color="auto"/>
        <w:left w:val="none" w:sz="0" w:space="0" w:color="auto"/>
        <w:bottom w:val="none" w:sz="0" w:space="0" w:color="auto"/>
        <w:right w:val="none" w:sz="0" w:space="0" w:color="auto"/>
      </w:divBdr>
    </w:div>
    <w:div w:id="1622109744">
      <w:marLeft w:val="0"/>
      <w:marRight w:val="0"/>
      <w:marTop w:val="0"/>
      <w:marBottom w:val="0"/>
      <w:divBdr>
        <w:top w:val="none" w:sz="0" w:space="0" w:color="auto"/>
        <w:left w:val="none" w:sz="0" w:space="0" w:color="auto"/>
        <w:bottom w:val="none" w:sz="0" w:space="0" w:color="auto"/>
        <w:right w:val="none" w:sz="0" w:space="0" w:color="auto"/>
      </w:divBdr>
    </w:div>
    <w:div w:id="1622229436">
      <w:marLeft w:val="0"/>
      <w:marRight w:val="0"/>
      <w:marTop w:val="0"/>
      <w:marBottom w:val="0"/>
      <w:divBdr>
        <w:top w:val="none" w:sz="0" w:space="0" w:color="auto"/>
        <w:left w:val="none" w:sz="0" w:space="0" w:color="auto"/>
        <w:bottom w:val="none" w:sz="0" w:space="0" w:color="auto"/>
        <w:right w:val="none" w:sz="0" w:space="0" w:color="auto"/>
      </w:divBdr>
    </w:div>
    <w:div w:id="1622301461">
      <w:marLeft w:val="0"/>
      <w:marRight w:val="0"/>
      <w:marTop w:val="0"/>
      <w:marBottom w:val="0"/>
      <w:divBdr>
        <w:top w:val="none" w:sz="0" w:space="0" w:color="auto"/>
        <w:left w:val="none" w:sz="0" w:space="0" w:color="auto"/>
        <w:bottom w:val="none" w:sz="0" w:space="0" w:color="auto"/>
        <w:right w:val="none" w:sz="0" w:space="0" w:color="auto"/>
      </w:divBdr>
    </w:div>
    <w:div w:id="1622418410">
      <w:marLeft w:val="0"/>
      <w:marRight w:val="0"/>
      <w:marTop w:val="0"/>
      <w:marBottom w:val="0"/>
      <w:divBdr>
        <w:top w:val="none" w:sz="0" w:space="0" w:color="auto"/>
        <w:left w:val="none" w:sz="0" w:space="0" w:color="auto"/>
        <w:bottom w:val="none" w:sz="0" w:space="0" w:color="auto"/>
        <w:right w:val="none" w:sz="0" w:space="0" w:color="auto"/>
      </w:divBdr>
    </w:div>
    <w:div w:id="1622421065">
      <w:marLeft w:val="0"/>
      <w:marRight w:val="0"/>
      <w:marTop w:val="0"/>
      <w:marBottom w:val="0"/>
      <w:divBdr>
        <w:top w:val="none" w:sz="0" w:space="0" w:color="auto"/>
        <w:left w:val="none" w:sz="0" w:space="0" w:color="auto"/>
        <w:bottom w:val="none" w:sz="0" w:space="0" w:color="auto"/>
        <w:right w:val="none" w:sz="0" w:space="0" w:color="auto"/>
      </w:divBdr>
    </w:div>
    <w:div w:id="1622490756">
      <w:marLeft w:val="0"/>
      <w:marRight w:val="0"/>
      <w:marTop w:val="0"/>
      <w:marBottom w:val="0"/>
      <w:divBdr>
        <w:top w:val="none" w:sz="0" w:space="0" w:color="auto"/>
        <w:left w:val="none" w:sz="0" w:space="0" w:color="auto"/>
        <w:bottom w:val="none" w:sz="0" w:space="0" w:color="auto"/>
        <w:right w:val="none" w:sz="0" w:space="0" w:color="auto"/>
      </w:divBdr>
    </w:div>
    <w:div w:id="1622495614">
      <w:marLeft w:val="0"/>
      <w:marRight w:val="0"/>
      <w:marTop w:val="0"/>
      <w:marBottom w:val="0"/>
      <w:divBdr>
        <w:top w:val="none" w:sz="0" w:space="0" w:color="auto"/>
        <w:left w:val="none" w:sz="0" w:space="0" w:color="auto"/>
        <w:bottom w:val="none" w:sz="0" w:space="0" w:color="auto"/>
        <w:right w:val="none" w:sz="0" w:space="0" w:color="auto"/>
      </w:divBdr>
    </w:div>
    <w:div w:id="1622609352">
      <w:marLeft w:val="0"/>
      <w:marRight w:val="0"/>
      <w:marTop w:val="0"/>
      <w:marBottom w:val="0"/>
      <w:divBdr>
        <w:top w:val="none" w:sz="0" w:space="0" w:color="auto"/>
        <w:left w:val="none" w:sz="0" w:space="0" w:color="auto"/>
        <w:bottom w:val="none" w:sz="0" w:space="0" w:color="auto"/>
        <w:right w:val="none" w:sz="0" w:space="0" w:color="auto"/>
      </w:divBdr>
    </w:div>
    <w:div w:id="1622612461">
      <w:marLeft w:val="0"/>
      <w:marRight w:val="0"/>
      <w:marTop w:val="0"/>
      <w:marBottom w:val="0"/>
      <w:divBdr>
        <w:top w:val="none" w:sz="0" w:space="0" w:color="auto"/>
        <w:left w:val="none" w:sz="0" w:space="0" w:color="auto"/>
        <w:bottom w:val="none" w:sz="0" w:space="0" w:color="auto"/>
        <w:right w:val="none" w:sz="0" w:space="0" w:color="auto"/>
      </w:divBdr>
    </w:div>
    <w:div w:id="1622682702">
      <w:marLeft w:val="0"/>
      <w:marRight w:val="0"/>
      <w:marTop w:val="0"/>
      <w:marBottom w:val="0"/>
      <w:divBdr>
        <w:top w:val="none" w:sz="0" w:space="0" w:color="auto"/>
        <w:left w:val="none" w:sz="0" w:space="0" w:color="auto"/>
        <w:bottom w:val="none" w:sz="0" w:space="0" w:color="auto"/>
        <w:right w:val="none" w:sz="0" w:space="0" w:color="auto"/>
      </w:divBdr>
    </w:div>
    <w:div w:id="1622686613">
      <w:marLeft w:val="0"/>
      <w:marRight w:val="0"/>
      <w:marTop w:val="0"/>
      <w:marBottom w:val="0"/>
      <w:divBdr>
        <w:top w:val="none" w:sz="0" w:space="0" w:color="auto"/>
        <w:left w:val="none" w:sz="0" w:space="0" w:color="auto"/>
        <w:bottom w:val="none" w:sz="0" w:space="0" w:color="auto"/>
        <w:right w:val="none" w:sz="0" w:space="0" w:color="auto"/>
      </w:divBdr>
    </w:div>
    <w:div w:id="1622954262">
      <w:marLeft w:val="0"/>
      <w:marRight w:val="0"/>
      <w:marTop w:val="0"/>
      <w:marBottom w:val="0"/>
      <w:divBdr>
        <w:top w:val="none" w:sz="0" w:space="0" w:color="auto"/>
        <w:left w:val="none" w:sz="0" w:space="0" w:color="auto"/>
        <w:bottom w:val="none" w:sz="0" w:space="0" w:color="auto"/>
        <w:right w:val="none" w:sz="0" w:space="0" w:color="auto"/>
      </w:divBdr>
    </w:div>
    <w:div w:id="1622959641">
      <w:marLeft w:val="0"/>
      <w:marRight w:val="0"/>
      <w:marTop w:val="0"/>
      <w:marBottom w:val="0"/>
      <w:divBdr>
        <w:top w:val="none" w:sz="0" w:space="0" w:color="auto"/>
        <w:left w:val="none" w:sz="0" w:space="0" w:color="auto"/>
        <w:bottom w:val="none" w:sz="0" w:space="0" w:color="auto"/>
        <w:right w:val="none" w:sz="0" w:space="0" w:color="auto"/>
      </w:divBdr>
    </w:div>
    <w:div w:id="1623027621">
      <w:marLeft w:val="0"/>
      <w:marRight w:val="0"/>
      <w:marTop w:val="0"/>
      <w:marBottom w:val="0"/>
      <w:divBdr>
        <w:top w:val="none" w:sz="0" w:space="0" w:color="auto"/>
        <w:left w:val="none" w:sz="0" w:space="0" w:color="auto"/>
        <w:bottom w:val="none" w:sz="0" w:space="0" w:color="auto"/>
        <w:right w:val="none" w:sz="0" w:space="0" w:color="auto"/>
      </w:divBdr>
    </w:div>
    <w:div w:id="1623069115">
      <w:marLeft w:val="0"/>
      <w:marRight w:val="0"/>
      <w:marTop w:val="0"/>
      <w:marBottom w:val="0"/>
      <w:divBdr>
        <w:top w:val="none" w:sz="0" w:space="0" w:color="auto"/>
        <w:left w:val="none" w:sz="0" w:space="0" w:color="auto"/>
        <w:bottom w:val="none" w:sz="0" w:space="0" w:color="auto"/>
        <w:right w:val="none" w:sz="0" w:space="0" w:color="auto"/>
      </w:divBdr>
    </w:div>
    <w:div w:id="1623069841">
      <w:bodyDiv w:val="1"/>
      <w:marLeft w:val="0"/>
      <w:marRight w:val="0"/>
      <w:marTop w:val="0"/>
      <w:marBottom w:val="0"/>
      <w:divBdr>
        <w:top w:val="none" w:sz="0" w:space="0" w:color="auto"/>
        <w:left w:val="none" w:sz="0" w:space="0" w:color="auto"/>
        <w:bottom w:val="none" w:sz="0" w:space="0" w:color="auto"/>
        <w:right w:val="none" w:sz="0" w:space="0" w:color="auto"/>
      </w:divBdr>
    </w:div>
    <w:div w:id="1623224859">
      <w:marLeft w:val="0"/>
      <w:marRight w:val="0"/>
      <w:marTop w:val="0"/>
      <w:marBottom w:val="0"/>
      <w:divBdr>
        <w:top w:val="none" w:sz="0" w:space="0" w:color="auto"/>
        <w:left w:val="none" w:sz="0" w:space="0" w:color="auto"/>
        <w:bottom w:val="none" w:sz="0" w:space="0" w:color="auto"/>
        <w:right w:val="none" w:sz="0" w:space="0" w:color="auto"/>
      </w:divBdr>
    </w:div>
    <w:div w:id="1623264939">
      <w:marLeft w:val="0"/>
      <w:marRight w:val="0"/>
      <w:marTop w:val="0"/>
      <w:marBottom w:val="0"/>
      <w:divBdr>
        <w:top w:val="none" w:sz="0" w:space="0" w:color="auto"/>
        <w:left w:val="none" w:sz="0" w:space="0" w:color="auto"/>
        <w:bottom w:val="none" w:sz="0" w:space="0" w:color="auto"/>
        <w:right w:val="none" w:sz="0" w:space="0" w:color="auto"/>
      </w:divBdr>
    </w:div>
    <w:div w:id="1623339719">
      <w:marLeft w:val="0"/>
      <w:marRight w:val="0"/>
      <w:marTop w:val="0"/>
      <w:marBottom w:val="0"/>
      <w:divBdr>
        <w:top w:val="none" w:sz="0" w:space="0" w:color="auto"/>
        <w:left w:val="none" w:sz="0" w:space="0" w:color="auto"/>
        <w:bottom w:val="none" w:sz="0" w:space="0" w:color="auto"/>
        <w:right w:val="none" w:sz="0" w:space="0" w:color="auto"/>
      </w:divBdr>
    </w:div>
    <w:div w:id="1623464439">
      <w:marLeft w:val="0"/>
      <w:marRight w:val="0"/>
      <w:marTop w:val="0"/>
      <w:marBottom w:val="0"/>
      <w:divBdr>
        <w:top w:val="none" w:sz="0" w:space="0" w:color="auto"/>
        <w:left w:val="none" w:sz="0" w:space="0" w:color="auto"/>
        <w:bottom w:val="none" w:sz="0" w:space="0" w:color="auto"/>
        <w:right w:val="none" w:sz="0" w:space="0" w:color="auto"/>
      </w:divBdr>
    </w:div>
    <w:div w:id="1623655603">
      <w:marLeft w:val="0"/>
      <w:marRight w:val="0"/>
      <w:marTop w:val="0"/>
      <w:marBottom w:val="0"/>
      <w:divBdr>
        <w:top w:val="none" w:sz="0" w:space="0" w:color="auto"/>
        <w:left w:val="none" w:sz="0" w:space="0" w:color="auto"/>
        <w:bottom w:val="none" w:sz="0" w:space="0" w:color="auto"/>
        <w:right w:val="none" w:sz="0" w:space="0" w:color="auto"/>
      </w:divBdr>
    </w:div>
    <w:div w:id="1623682948">
      <w:marLeft w:val="0"/>
      <w:marRight w:val="0"/>
      <w:marTop w:val="0"/>
      <w:marBottom w:val="0"/>
      <w:divBdr>
        <w:top w:val="none" w:sz="0" w:space="0" w:color="auto"/>
        <w:left w:val="none" w:sz="0" w:space="0" w:color="auto"/>
        <w:bottom w:val="none" w:sz="0" w:space="0" w:color="auto"/>
        <w:right w:val="none" w:sz="0" w:space="0" w:color="auto"/>
      </w:divBdr>
    </w:div>
    <w:div w:id="1623683827">
      <w:marLeft w:val="0"/>
      <w:marRight w:val="0"/>
      <w:marTop w:val="0"/>
      <w:marBottom w:val="0"/>
      <w:divBdr>
        <w:top w:val="none" w:sz="0" w:space="0" w:color="auto"/>
        <w:left w:val="none" w:sz="0" w:space="0" w:color="auto"/>
        <w:bottom w:val="none" w:sz="0" w:space="0" w:color="auto"/>
        <w:right w:val="none" w:sz="0" w:space="0" w:color="auto"/>
      </w:divBdr>
    </w:div>
    <w:div w:id="1623686408">
      <w:marLeft w:val="0"/>
      <w:marRight w:val="0"/>
      <w:marTop w:val="0"/>
      <w:marBottom w:val="0"/>
      <w:divBdr>
        <w:top w:val="none" w:sz="0" w:space="0" w:color="auto"/>
        <w:left w:val="none" w:sz="0" w:space="0" w:color="auto"/>
        <w:bottom w:val="none" w:sz="0" w:space="0" w:color="auto"/>
        <w:right w:val="none" w:sz="0" w:space="0" w:color="auto"/>
      </w:divBdr>
    </w:div>
    <w:div w:id="1623729500">
      <w:marLeft w:val="0"/>
      <w:marRight w:val="0"/>
      <w:marTop w:val="0"/>
      <w:marBottom w:val="0"/>
      <w:divBdr>
        <w:top w:val="none" w:sz="0" w:space="0" w:color="auto"/>
        <w:left w:val="none" w:sz="0" w:space="0" w:color="auto"/>
        <w:bottom w:val="none" w:sz="0" w:space="0" w:color="auto"/>
        <w:right w:val="none" w:sz="0" w:space="0" w:color="auto"/>
      </w:divBdr>
    </w:div>
    <w:div w:id="1623804515">
      <w:bodyDiv w:val="1"/>
      <w:marLeft w:val="0"/>
      <w:marRight w:val="0"/>
      <w:marTop w:val="0"/>
      <w:marBottom w:val="0"/>
      <w:divBdr>
        <w:top w:val="none" w:sz="0" w:space="0" w:color="auto"/>
        <w:left w:val="none" w:sz="0" w:space="0" w:color="auto"/>
        <w:bottom w:val="none" w:sz="0" w:space="0" w:color="auto"/>
        <w:right w:val="none" w:sz="0" w:space="0" w:color="auto"/>
      </w:divBdr>
    </w:div>
    <w:div w:id="1623805380">
      <w:marLeft w:val="0"/>
      <w:marRight w:val="0"/>
      <w:marTop w:val="0"/>
      <w:marBottom w:val="0"/>
      <w:divBdr>
        <w:top w:val="none" w:sz="0" w:space="0" w:color="auto"/>
        <w:left w:val="none" w:sz="0" w:space="0" w:color="auto"/>
        <w:bottom w:val="none" w:sz="0" w:space="0" w:color="auto"/>
        <w:right w:val="none" w:sz="0" w:space="0" w:color="auto"/>
      </w:divBdr>
    </w:div>
    <w:div w:id="1623918891">
      <w:marLeft w:val="0"/>
      <w:marRight w:val="0"/>
      <w:marTop w:val="0"/>
      <w:marBottom w:val="0"/>
      <w:divBdr>
        <w:top w:val="none" w:sz="0" w:space="0" w:color="auto"/>
        <w:left w:val="none" w:sz="0" w:space="0" w:color="auto"/>
        <w:bottom w:val="none" w:sz="0" w:space="0" w:color="auto"/>
        <w:right w:val="none" w:sz="0" w:space="0" w:color="auto"/>
      </w:divBdr>
    </w:div>
    <w:div w:id="1623921770">
      <w:marLeft w:val="0"/>
      <w:marRight w:val="0"/>
      <w:marTop w:val="0"/>
      <w:marBottom w:val="0"/>
      <w:divBdr>
        <w:top w:val="none" w:sz="0" w:space="0" w:color="auto"/>
        <w:left w:val="none" w:sz="0" w:space="0" w:color="auto"/>
        <w:bottom w:val="none" w:sz="0" w:space="0" w:color="auto"/>
        <w:right w:val="none" w:sz="0" w:space="0" w:color="auto"/>
      </w:divBdr>
    </w:div>
    <w:div w:id="1623996505">
      <w:marLeft w:val="0"/>
      <w:marRight w:val="0"/>
      <w:marTop w:val="0"/>
      <w:marBottom w:val="0"/>
      <w:divBdr>
        <w:top w:val="none" w:sz="0" w:space="0" w:color="auto"/>
        <w:left w:val="none" w:sz="0" w:space="0" w:color="auto"/>
        <w:bottom w:val="none" w:sz="0" w:space="0" w:color="auto"/>
        <w:right w:val="none" w:sz="0" w:space="0" w:color="auto"/>
      </w:divBdr>
    </w:div>
    <w:div w:id="1624069531">
      <w:marLeft w:val="0"/>
      <w:marRight w:val="0"/>
      <w:marTop w:val="0"/>
      <w:marBottom w:val="0"/>
      <w:divBdr>
        <w:top w:val="none" w:sz="0" w:space="0" w:color="auto"/>
        <w:left w:val="none" w:sz="0" w:space="0" w:color="auto"/>
        <w:bottom w:val="none" w:sz="0" w:space="0" w:color="auto"/>
        <w:right w:val="none" w:sz="0" w:space="0" w:color="auto"/>
      </w:divBdr>
    </w:div>
    <w:div w:id="1624074663">
      <w:marLeft w:val="0"/>
      <w:marRight w:val="0"/>
      <w:marTop w:val="0"/>
      <w:marBottom w:val="0"/>
      <w:divBdr>
        <w:top w:val="none" w:sz="0" w:space="0" w:color="auto"/>
        <w:left w:val="none" w:sz="0" w:space="0" w:color="auto"/>
        <w:bottom w:val="none" w:sz="0" w:space="0" w:color="auto"/>
        <w:right w:val="none" w:sz="0" w:space="0" w:color="auto"/>
      </w:divBdr>
    </w:div>
    <w:div w:id="1624116488">
      <w:marLeft w:val="0"/>
      <w:marRight w:val="0"/>
      <w:marTop w:val="0"/>
      <w:marBottom w:val="0"/>
      <w:divBdr>
        <w:top w:val="none" w:sz="0" w:space="0" w:color="auto"/>
        <w:left w:val="none" w:sz="0" w:space="0" w:color="auto"/>
        <w:bottom w:val="none" w:sz="0" w:space="0" w:color="auto"/>
        <w:right w:val="none" w:sz="0" w:space="0" w:color="auto"/>
      </w:divBdr>
    </w:div>
    <w:div w:id="1624144626">
      <w:marLeft w:val="0"/>
      <w:marRight w:val="0"/>
      <w:marTop w:val="0"/>
      <w:marBottom w:val="0"/>
      <w:divBdr>
        <w:top w:val="none" w:sz="0" w:space="0" w:color="auto"/>
        <w:left w:val="none" w:sz="0" w:space="0" w:color="auto"/>
        <w:bottom w:val="none" w:sz="0" w:space="0" w:color="auto"/>
        <w:right w:val="none" w:sz="0" w:space="0" w:color="auto"/>
      </w:divBdr>
    </w:div>
    <w:div w:id="1624310645">
      <w:marLeft w:val="0"/>
      <w:marRight w:val="0"/>
      <w:marTop w:val="0"/>
      <w:marBottom w:val="0"/>
      <w:divBdr>
        <w:top w:val="none" w:sz="0" w:space="0" w:color="auto"/>
        <w:left w:val="none" w:sz="0" w:space="0" w:color="auto"/>
        <w:bottom w:val="none" w:sz="0" w:space="0" w:color="auto"/>
        <w:right w:val="none" w:sz="0" w:space="0" w:color="auto"/>
      </w:divBdr>
    </w:div>
    <w:div w:id="1624385701">
      <w:marLeft w:val="0"/>
      <w:marRight w:val="0"/>
      <w:marTop w:val="0"/>
      <w:marBottom w:val="0"/>
      <w:divBdr>
        <w:top w:val="none" w:sz="0" w:space="0" w:color="auto"/>
        <w:left w:val="none" w:sz="0" w:space="0" w:color="auto"/>
        <w:bottom w:val="none" w:sz="0" w:space="0" w:color="auto"/>
        <w:right w:val="none" w:sz="0" w:space="0" w:color="auto"/>
      </w:divBdr>
    </w:div>
    <w:div w:id="1624506941">
      <w:marLeft w:val="0"/>
      <w:marRight w:val="0"/>
      <w:marTop w:val="0"/>
      <w:marBottom w:val="0"/>
      <w:divBdr>
        <w:top w:val="none" w:sz="0" w:space="0" w:color="auto"/>
        <w:left w:val="none" w:sz="0" w:space="0" w:color="auto"/>
        <w:bottom w:val="none" w:sz="0" w:space="0" w:color="auto"/>
        <w:right w:val="none" w:sz="0" w:space="0" w:color="auto"/>
      </w:divBdr>
    </w:div>
    <w:div w:id="1624575491">
      <w:marLeft w:val="0"/>
      <w:marRight w:val="0"/>
      <w:marTop w:val="0"/>
      <w:marBottom w:val="0"/>
      <w:divBdr>
        <w:top w:val="none" w:sz="0" w:space="0" w:color="auto"/>
        <w:left w:val="none" w:sz="0" w:space="0" w:color="auto"/>
        <w:bottom w:val="none" w:sz="0" w:space="0" w:color="auto"/>
        <w:right w:val="none" w:sz="0" w:space="0" w:color="auto"/>
      </w:divBdr>
    </w:div>
    <w:div w:id="1624577763">
      <w:marLeft w:val="0"/>
      <w:marRight w:val="0"/>
      <w:marTop w:val="0"/>
      <w:marBottom w:val="0"/>
      <w:divBdr>
        <w:top w:val="none" w:sz="0" w:space="0" w:color="auto"/>
        <w:left w:val="none" w:sz="0" w:space="0" w:color="auto"/>
        <w:bottom w:val="none" w:sz="0" w:space="0" w:color="auto"/>
        <w:right w:val="none" w:sz="0" w:space="0" w:color="auto"/>
      </w:divBdr>
    </w:div>
    <w:div w:id="1624579129">
      <w:marLeft w:val="0"/>
      <w:marRight w:val="0"/>
      <w:marTop w:val="0"/>
      <w:marBottom w:val="0"/>
      <w:divBdr>
        <w:top w:val="none" w:sz="0" w:space="0" w:color="auto"/>
        <w:left w:val="none" w:sz="0" w:space="0" w:color="auto"/>
        <w:bottom w:val="none" w:sz="0" w:space="0" w:color="auto"/>
        <w:right w:val="none" w:sz="0" w:space="0" w:color="auto"/>
      </w:divBdr>
    </w:div>
    <w:div w:id="1624580023">
      <w:marLeft w:val="0"/>
      <w:marRight w:val="0"/>
      <w:marTop w:val="0"/>
      <w:marBottom w:val="0"/>
      <w:divBdr>
        <w:top w:val="none" w:sz="0" w:space="0" w:color="auto"/>
        <w:left w:val="none" w:sz="0" w:space="0" w:color="auto"/>
        <w:bottom w:val="none" w:sz="0" w:space="0" w:color="auto"/>
        <w:right w:val="none" w:sz="0" w:space="0" w:color="auto"/>
      </w:divBdr>
    </w:div>
    <w:div w:id="1624650439">
      <w:marLeft w:val="0"/>
      <w:marRight w:val="0"/>
      <w:marTop w:val="0"/>
      <w:marBottom w:val="0"/>
      <w:divBdr>
        <w:top w:val="none" w:sz="0" w:space="0" w:color="auto"/>
        <w:left w:val="none" w:sz="0" w:space="0" w:color="auto"/>
        <w:bottom w:val="none" w:sz="0" w:space="0" w:color="auto"/>
        <w:right w:val="none" w:sz="0" w:space="0" w:color="auto"/>
      </w:divBdr>
    </w:div>
    <w:div w:id="1624728283">
      <w:marLeft w:val="0"/>
      <w:marRight w:val="0"/>
      <w:marTop w:val="0"/>
      <w:marBottom w:val="0"/>
      <w:divBdr>
        <w:top w:val="none" w:sz="0" w:space="0" w:color="auto"/>
        <w:left w:val="none" w:sz="0" w:space="0" w:color="auto"/>
        <w:bottom w:val="none" w:sz="0" w:space="0" w:color="auto"/>
        <w:right w:val="none" w:sz="0" w:space="0" w:color="auto"/>
      </w:divBdr>
    </w:div>
    <w:div w:id="1624772412">
      <w:marLeft w:val="0"/>
      <w:marRight w:val="0"/>
      <w:marTop w:val="0"/>
      <w:marBottom w:val="0"/>
      <w:divBdr>
        <w:top w:val="none" w:sz="0" w:space="0" w:color="auto"/>
        <w:left w:val="none" w:sz="0" w:space="0" w:color="auto"/>
        <w:bottom w:val="none" w:sz="0" w:space="0" w:color="auto"/>
        <w:right w:val="none" w:sz="0" w:space="0" w:color="auto"/>
      </w:divBdr>
    </w:div>
    <w:div w:id="1624920868">
      <w:marLeft w:val="0"/>
      <w:marRight w:val="0"/>
      <w:marTop w:val="0"/>
      <w:marBottom w:val="0"/>
      <w:divBdr>
        <w:top w:val="none" w:sz="0" w:space="0" w:color="auto"/>
        <w:left w:val="none" w:sz="0" w:space="0" w:color="auto"/>
        <w:bottom w:val="none" w:sz="0" w:space="0" w:color="auto"/>
        <w:right w:val="none" w:sz="0" w:space="0" w:color="auto"/>
      </w:divBdr>
    </w:div>
    <w:div w:id="1624997508">
      <w:marLeft w:val="0"/>
      <w:marRight w:val="0"/>
      <w:marTop w:val="0"/>
      <w:marBottom w:val="0"/>
      <w:divBdr>
        <w:top w:val="none" w:sz="0" w:space="0" w:color="auto"/>
        <w:left w:val="none" w:sz="0" w:space="0" w:color="auto"/>
        <w:bottom w:val="none" w:sz="0" w:space="0" w:color="auto"/>
        <w:right w:val="none" w:sz="0" w:space="0" w:color="auto"/>
      </w:divBdr>
    </w:div>
    <w:div w:id="1625193075">
      <w:marLeft w:val="0"/>
      <w:marRight w:val="0"/>
      <w:marTop w:val="0"/>
      <w:marBottom w:val="0"/>
      <w:divBdr>
        <w:top w:val="none" w:sz="0" w:space="0" w:color="auto"/>
        <w:left w:val="none" w:sz="0" w:space="0" w:color="auto"/>
        <w:bottom w:val="none" w:sz="0" w:space="0" w:color="auto"/>
        <w:right w:val="none" w:sz="0" w:space="0" w:color="auto"/>
      </w:divBdr>
    </w:div>
    <w:div w:id="1625193671">
      <w:marLeft w:val="0"/>
      <w:marRight w:val="0"/>
      <w:marTop w:val="0"/>
      <w:marBottom w:val="0"/>
      <w:divBdr>
        <w:top w:val="none" w:sz="0" w:space="0" w:color="auto"/>
        <w:left w:val="none" w:sz="0" w:space="0" w:color="auto"/>
        <w:bottom w:val="none" w:sz="0" w:space="0" w:color="auto"/>
        <w:right w:val="none" w:sz="0" w:space="0" w:color="auto"/>
      </w:divBdr>
    </w:div>
    <w:div w:id="1625228217">
      <w:marLeft w:val="0"/>
      <w:marRight w:val="0"/>
      <w:marTop w:val="0"/>
      <w:marBottom w:val="0"/>
      <w:divBdr>
        <w:top w:val="none" w:sz="0" w:space="0" w:color="auto"/>
        <w:left w:val="none" w:sz="0" w:space="0" w:color="auto"/>
        <w:bottom w:val="none" w:sz="0" w:space="0" w:color="auto"/>
        <w:right w:val="none" w:sz="0" w:space="0" w:color="auto"/>
      </w:divBdr>
    </w:div>
    <w:div w:id="1625234254">
      <w:marLeft w:val="0"/>
      <w:marRight w:val="0"/>
      <w:marTop w:val="0"/>
      <w:marBottom w:val="0"/>
      <w:divBdr>
        <w:top w:val="none" w:sz="0" w:space="0" w:color="auto"/>
        <w:left w:val="none" w:sz="0" w:space="0" w:color="auto"/>
        <w:bottom w:val="none" w:sz="0" w:space="0" w:color="auto"/>
        <w:right w:val="none" w:sz="0" w:space="0" w:color="auto"/>
      </w:divBdr>
    </w:div>
    <w:div w:id="1625304956">
      <w:marLeft w:val="0"/>
      <w:marRight w:val="0"/>
      <w:marTop w:val="0"/>
      <w:marBottom w:val="0"/>
      <w:divBdr>
        <w:top w:val="none" w:sz="0" w:space="0" w:color="auto"/>
        <w:left w:val="none" w:sz="0" w:space="0" w:color="auto"/>
        <w:bottom w:val="none" w:sz="0" w:space="0" w:color="auto"/>
        <w:right w:val="none" w:sz="0" w:space="0" w:color="auto"/>
      </w:divBdr>
    </w:div>
    <w:div w:id="1625383522">
      <w:marLeft w:val="0"/>
      <w:marRight w:val="0"/>
      <w:marTop w:val="0"/>
      <w:marBottom w:val="0"/>
      <w:divBdr>
        <w:top w:val="none" w:sz="0" w:space="0" w:color="auto"/>
        <w:left w:val="none" w:sz="0" w:space="0" w:color="auto"/>
        <w:bottom w:val="none" w:sz="0" w:space="0" w:color="auto"/>
        <w:right w:val="none" w:sz="0" w:space="0" w:color="auto"/>
      </w:divBdr>
    </w:div>
    <w:div w:id="1625384918">
      <w:marLeft w:val="0"/>
      <w:marRight w:val="0"/>
      <w:marTop w:val="0"/>
      <w:marBottom w:val="0"/>
      <w:divBdr>
        <w:top w:val="none" w:sz="0" w:space="0" w:color="auto"/>
        <w:left w:val="none" w:sz="0" w:space="0" w:color="auto"/>
        <w:bottom w:val="none" w:sz="0" w:space="0" w:color="auto"/>
        <w:right w:val="none" w:sz="0" w:space="0" w:color="auto"/>
      </w:divBdr>
    </w:div>
    <w:div w:id="1625578508">
      <w:marLeft w:val="0"/>
      <w:marRight w:val="0"/>
      <w:marTop w:val="0"/>
      <w:marBottom w:val="0"/>
      <w:divBdr>
        <w:top w:val="none" w:sz="0" w:space="0" w:color="auto"/>
        <w:left w:val="none" w:sz="0" w:space="0" w:color="auto"/>
        <w:bottom w:val="none" w:sz="0" w:space="0" w:color="auto"/>
        <w:right w:val="none" w:sz="0" w:space="0" w:color="auto"/>
      </w:divBdr>
    </w:div>
    <w:div w:id="1625695598">
      <w:marLeft w:val="0"/>
      <w:marRight w:val="0"/>
      <w:marTop w:val="0"/>
      <w:marBottom w:val="0"/>
      <w:divBdr>
        <w:top w:val="none" w:sz="0" w:space="0" w:color="auto"/>
        <w:left w:val="none" w:sz="0" w:space="0" w:color="auto"/>
        <w:bottom w:val="none" w:sz="0" w:space="0" w:color="auto"/>
        <w:right w:val="none" w:sz="0" w:space="0" w:color="auto"/>
      </w:divBdr>
    </w:div>
    <w:div w:id="1625698512">
      <w:marLeft w:val="0"/>
      <w:marRight w:val="0"/>
      <w:marTop w:val="0"/>
      <w:marBottom w:val="0"/>
      <w:divBdr>
        <w:top w:val="none" w:sz="0" w:space="0" w:color="auto"/>
        <w:left w:val="none" w:sz="0" w:space="0" w:color="auto"/>
        <w:bottom w:val="none" w:sz="0" w:space="0" w:color="auto"/>
        <w:right w:val="none" w:sz="0" w:space="0" w:color="auto"/>
      </w:divBdr>
    </w:div>
    <w:div w:id="1625768461">
      <w:marLeft w:val="0"/>
      <w:marRight w:val="0"/>
      <w:marTop w:val="0"/>
      <w:marBottom w:val="0"/>
      <w:divBdr>
        <w:top w:val="none" w:sz="0" w:space="0" w:color="auto"/>
        <w:left w:val="none" w:sz="0" w:space="0" w:color="auto"/>
        <w:bottom w:val="none" w:sz="0" w:space="0" w:color="auto"/>
        <w:right w:val="none" w:sz="0" w:space="0" w:color="auto"/>
      </w:divBdr>
    </w:div>
    <w:div w:id="1625842202">
      <w:marLeft w:val="0"/>
      <w:marRight w:val="0"/>
      <w:marTop w:val="0"/>
      <w:marBottom w:val="0"/>
      <w:divBdr>
        <w:top w:val="none" w:sz="0" w:space="0" w:color="auto"/>
        <w:left w:val="none" w:sz="0" w:space="0" w:color="auto"/>
        <w:bottom w:val="none" w:sz="0" w:space="0" w:color="auto"/>
        <w:right w:val="none" w:sz="0" w:space="0" w:color="auto"/>
      </w:divBdr>
    </w:div>
    <w:div w:id="1625843959">
      <w:marLeft w:val="0"/>
      <w:marRight w:val="0"/>
      <w:marTop w:val="0"/>
      <w:marBottom w:val="0"/>
      <w:divBdr>
        <w:top w:val="none" w:sz="0" w:space="0" w:color="auto"/>
        <w:left w:val="none" w:sz="0" w:space="0" w:color="auto"/>
        <w:bottom w:val="none" w:sz="0" w:space="0" w:color="auto"/>
        <w:right w:val="none" w:sz="0" w:space="0" w:color="auto"/>
      </w:divBdr>
    </w:div>
    <w:div w:id="1626034369">
      <w:marLeft w:val="0"/>
      <w:marRight w:val="0"/>
      <w:marTop w:val="0"/>
      <w:marBottom w:val="0"/>
      <w:divBdr>
        <w:top w:val="none" w:sz="0" w:space="0" w:color="auto"/>
        <w:left w:val="none" w:sz="0" w:space="0" w:color="auto"/>
        <w:bottom w:val="none" w:sz="0" w:space="0" w:color="auto"/>
        <w:right w:val="none" w:sz="0" w:space="0" w:color="auto"/>
      </w:divBdr>
    </w:div>
    <w:div w:id="1626083458">
      <w:marLeft w:val="0"/>
      <w:marRight w:val="0"/>
      <w:marTop w:val="0"/>
      <w:marBottom w:val="0"/>
      <w:divBdr>
        <w:top w:val="none" w:sz="0" w:space="0" w:color="auto"/>
        <w:left w:val="none" w:sz="0" w:space="0" w:color="auto"/>
        <w:bottom w:val="none" w:sz="0" w:space="0" w:color="auto"/>
        <w:right w:val="none" w:sz="0" w:space="0" w:color="auto"/>
      </w:divBdr>
    </w:div>
    <w:div w:id="1626152895">
      <w:marLeft w:val="0"/>
      <w:marRight w:val="0"/>
      <w:marTop w:val="0"/>
      <w:marBottom w:val="0"/>
      <w:divBdr>
        <w:top w:val="none" w:sz="0" w:space="0" w:color="auto"/>
        <w:left w:val="none" w:sz="0" w:space="0" w:color="auto"/>
        <w:bottom w:val="none" w:sz="0" w:space="0" w:color="auto"/>
        <w:right w:val="none" w:sz="0" w:space="0" w:color="auto"/>
      </w:divBdr>
    </w:div>
    <w:div w:id="1626155527">
      <w:marLeft w:val="0"/>
      <w:marRight w:val="0"/>
      <w:marTop w:val="0"/>
      <w:marBottom w:val="0"/>
      <w:divBdr>
        <w:top w:val="none" w:sz="0" w:space="0" w:color="auto"/>
        <w:left w:val="none" w:sz="0" w:space="0" w:color="auto"/>
        <w:bottom w:val="none" w:sz="0" w:space="0" w:color="auto"/>
        <w:right w:val="none" w:sz="0" w:space="0" w:color="auto"/>
      </w:divBdr>
    </w:div>
    <w:div w:id="1626233571">
      <w:marLeft w:val="0"/>
      <w:marRight w:val="0"/>
      <w:marTop w:val="0"/>
      <w:marBottom w:val="0"/>
      <w:divBdr>
        <w:top w:val="none" w:sz="0" w:space="0" w:color="auto"/>
        <w:left w:val="none" w:sz="0" w:space="0" w:color="auto"/>
        <w:bottom w:val="none" w:sz="0" w:space="0" w:color="auto"/>
        <w:right w:val="none" w:sz="0" w:space="0" w:color="auto"/>
      </w:divBdr>
    </w:div>
    <w:div w:id="1626279137">
      <w:marLeft w:val="0"/>
      <w:marRight w:val="0"/>
      <w:marTop w:val="0"/>
      <w:marBottom w:val="0"/>
      <w:divBdr>
        <w:top w:val="none" w:sz="0" w:space="0" w:color="auto"/>
        <w:left w:val="none" w:sz="0" w:space="0" w:color="auto"/>
        <w:bottom w:val="none" w:sz="0" w:space="0" w:color="auto"/>
        <w:right w:val="none" w:sz="0" w:space="0" w:color="auto"/>
      </w:divBdr>
    </w:div>
    <w:div w:id="1626308231">
      <w:marLeft w:val="0"/>
      <w:marRight w:val="0"/>
      <w:marTop w:val="0"/>
      <w:marBottom w:val="0"/>
      <w:divBdr>
        <w:top w:val="none" w:sz="0" w:space="0" w:color="auto"/>
        <w:left w:val="none" w:sz="0" w:space="0" w:color="auto"/>
        <w:bottom w:val="none" w:sz="0" w:space="0" w:color="auto"/>
        <w:right w:val="none" w:sz="0" w:space="0" w:color="auto"/>
      </w:divBdr>
    </w:div>
    <w:div w:id="1626354798">
      <w:marLeft w:val="0"/>
      <w:marRight w:val="0"/>
      <w:marTop w:val="0"/>
      <w:marBottom w:val="0"/>
      <w:divBdr>
        <w:top w:val="none" w:sz="0" w:space="0" w:color="auto"/>
        <w:left w:val="none" w:sz="0" w:space="0" w:color="auto"/>
        <w:bottom w:val="none" w:sz="0" w:space="0" w:color="auto"/>
        <w:right w:val="none" w:sz="0" w:space="0" w:color="auto"/>
      </w:divBdr>
    </w:div>
    <w:div w:id="1626427136">
      <w:marLeft w:val="0"/>
      <w:marRight w:val="0"/>
      <w:marTop w:val="0"/>
      <w:marBottom w:val="0"/>
      <w:divBdr>
        <w:top w:val="none" w:sz="0" w:space="0" w:color="auto"/>
        <w:left w:val="none" w:sz="0" w:space="0" w:color="auto"/>
        <w:bottom w:val="none" w:sz="0" w:space="0" w:color="auto"/>
        <w:right w:val="none" w:sz="0" w:space="0" w:color="auto"/>
      </w:divBdr>
    </w:div>
    <w:div w:id="1626472879">
      <w:marLeft w:val="0"/>
      <w:marRight w:val="0"/>
      <w:marTop w:val="0"/>
      <w:marBottom w:val="0"/>
      <w:divBdr>
        <w:top w:val="none" w:sz="0" w:space="0" w:color="auto"/>
        <w:left w:val="none" w:sz="0" w:space="0" w:color="auto"/>
        <w:bottom w:val="none" w:sz="0" w:space="0" w:color="auto"/>
        <w:right w:val="none" w:sz="0" w:space="0" w:color="auto"/>
      </w:divBdr>
    </w:div>
    <w:div w:id="1626496632">
      <w:marLeft w:val="0"/>
      <w:marRight w:val="0"/>
      <w:marTop w:val="0"/>
      <w:marBottom w:val="0"/>
      <w:divBdr>
        <w:top w:val="none" w:sz="0" w:space="0" w:color="auto"/>
        <w:left w:val="none" w:sz="0" w:space="0" w:color="auto"/>
        <w:bottom w:val="none" w:sz="0" w:space="0" w:color="auto"/>
        <w:right w:val="none" w:sz="0" w:space="0" w:color="auto"/>
      </w:divBdr>
    </w:div>
    <w:div w:id="1626618297">
      <w:marLeft w:val="0"/>
      <w:marRight w:val="0"/>
      <w:marTop w:val="0"/>
      <w:marBottom w:val="0"/>
      <w:divBdr>
        <w:top w:val="none" w:sz="0" w:space="0" w:color="auto"/>
        <w:left w:val="none" w:sz="0" w:space="0" w:color="auto"/>
        <w:bottom w:val="none" w:sz="0" w:space="0" w:color="auto"/>
        <w:right w:val="none" w:sz="0" w:space="0" w:color="auto"/>
      </w:divBdr>
    </w:div>
    <w:div w:id="1626694941">
      <w:marLeft w:val="0"/>
      <w:marRight w:val="0"/>
      <w:marTop w:val="0"/>
      <w:marBottom w:val="0"/>
      <w:divBdr>
        <w:top w:val="none" w:sz="0" w:space="0" w:color="auto"/>
        <w:left w:val="none" w:sz="0" w:space="0" w:color="auto"/>
        <w:bottom w:val="none" w:sz="0" w:space="0" w:color="auto"/>
        <w:right w:val="none" w:sz="0" w:space="0" w:color="auto"/>
      </w:divBdr>
    </w:div>
    <w:div w:id="1626738507">
      <w:marLeft w:val="0"/>
      <w:marRight w:val="0"/>
      <w:marTop w:val="0"/>
      <w:marBottom w:val="0"/>
      <w:divBdr>
        <w:top w:val="none" w:sz="0" w:space="0" w:color="auto"/>
        <w:left w:val="none" w:sz="0" w:space="0" w:color="auto"/>
        <w:bottom w:val="none" w:sz="0" w:space="0" w:color="auto"/>
        <w:right w:val="none" w:sz="0" w:space="0" w:color="auto"/>
      </w:divBdr>
    </w:div>
    <w:div w:id="1626740981">
      <w:marLeft w:val="0"/>
      <w:marRight w:val="0"/>
      <w:marTop w:val="0"/>
      <w:marBottom w:val="0"/>
      <w:divBdr>
        <w:top w:val="none" w:sz="0" w:space="0" w:color="auto"/>
        <w:left w:val="none" w:sz="0" w:space="0" w:color="auto"/>
        <w:bottom w:val="none" w:sz="0" w:space="0" w:color="auto"/>
        <w:right w:val="none" w:sz="0" w:space="0" w:color="auto"/>
      </w:divBdr>
    </w:div>
    <w:div w:id="1626931311">
      <w:marLeft w:val="0"/>
      <w:marRight w:val="0"/>
      <w:marTop w:val="0"/>
      <w:marBottom w:val="0"/>
      <w:divBdr>
        <w:top w:val="none" w:sz="0" w:space="0" w:color="auto"/>
        <w:left w:val="none" w:sz="0" w:space="0" w:color="auto"/>
        <w:bottom w:val="none" w:sz="0" w:space="0" w:color="auto"/>
        <w:right w:val="none" w:sz="0" w:space="0" w:color="auto"/>
      </w:divBdr>
    </w:div>
    <w:div w:id="1626958037">
      <w:marLeft w:val="0"/>
      <w:marRight w:val="0"/>
      <w:marTop w:val="0"/>
      <w:marBottom w:val="0"/>
      <w:divBdr>
        <w:top w:val="none" w:sz="0" w:space="0" w:color="auto"/>
        <w:left w:val="none" w:sz="0" w:space="0" w:color="auto"/>
        <w:bottom w:val="none" w:sz="0" w:space="0" w:color="auto"/>
        <w:right w:val="none" w:sz="0" w:space="0" w:color="auto"/>
      </w:divBdr>
    </w:div>
    <w:div w:id="1627001745">
      <w:marLeft w:val="0"/>
      <w:marRight w:val="0"/>
      <w:marTop w:val="0"/>
      <w:marBottom w:val="0"/>
      <w:divBdr>
        <w:top w:val="none" w:sz="0" w:space="0" w:color="auto"/>
        <w:left w:val="none" w:sz="0" w:space="0" w:color="auto"/>
        <w:bottom w:val="none" w:sz="0" w:space="0" w:color="auto"/>
        <w:right w:val="none" w:sz="0" w:space="0" w:color="auto"/>
      </w:divBdr>
    </w:div>
    <w:div w:id="1627077183">
      <w:marLeft w:val="0"/>
      <w:marRight w:val="0"/>
      <w:marTop w:val="0"/>
      <w:marBottom w:val="0"/>
      <w:divBdr>
        <w:top w:val="none" w:sz="0" w:space="0" w:color="auto"/>
        <w:left w:val="none" w:sz="0" w:space="0" w:color="auto"/>
        <w:bottom w:val="none" w:sz="0" w:space="0" w:color="auto"/>
        <w:right w:val="none" w:sz="0" w:space="0" w:color="auto"/>
      </w:divBdr>
    </w:div>
    <w:div w:id="1627078754">
      <w:marLeft w:val="0"/>
      <w:marRight w:val="0"/>
      <w:marTop w:val="0"/>
      <w:marBottom w:val="0"/>
      <w:divBdr>
        <w:top w:val="none" w:sz="0" w:space="0" w:color="auto"/>
        <w:left w:val="none" w:sz="0" w:space="0" w:color="auto"/>
        <w:bottom w:val="none" w:sz="0" w:space="0" w:color="auto"/>
        <w:right w:val="none" w:sz="0" w:space="0" w:color="auto"/>
      </w:divBdr>
    </w:div>
    <w:div w:id="1627152117">
      <w:marLeft w:val="0"/>
      <w:marRight w:val="0"/>
      <w:marTop w:val="0"/>
      <w:marBottom w:val="0"/>
      <w:divBdr>
        <w:top w:val="none" w:sz="0" w:space="0" w:color="auto"/>
        <w:left w:val="none" w:sz="0" w:space="0" w:color="auto"/>
        <w:bottom w:val="none" w:sz="0" w:space="0" w:color="auto"/>
        <w:right w:val="none" w:sz="0" w:space="0" w:color="auto"/>
      </w:divBdr>
    </w:div>
    <w:div w:id="1627157706">
      <w:marLeft w:val="0"/>
      <w:marRight w:val="0"/>
      <w:marTop w:val="0"/>
      <w:marBottom w:val="0"/>
      <w:divBdr>
        <w:top w:val="none" w:sz="0" w:space="0" w:color="auto"/>
        <w:left w:val="none" w:sz="0" w:space="0" w:color="auto"/>
        <w:bottom w:val="none" w:sz="0" w:space="0" w:color="auto"/>
        <w:right w:val="none" w:sz="0" w:space="0" w:color="auto"/>
      </w:divBdr>
    </w:div>
    <w:div w:id="1627194189">
      <w:marLeft w:val="0"/>
      <w:marRight w:val="0"/>
      <w:marTop w:val="0"/>
      <w:marBottom w:val="0"/>
      <w:divBdr>
        <w:top w:val="none" w:sz="0" w:space="0" w:color="auto"/>
        <w:left w:val="none" w:sz="0" w:space="0" w:color="auto"/>
        <w:bottom w:val="none" w:sz="0" w:space="0" w:color="auto"/>
        <w:right w:val="none" w:sz="0" w:space="0" w:color="auto"/>
      </w:divBdr>
    </w:div>
    <w:div w:id="1627201765">
      <w:marLeft w:val="0"/>
      <w:marRight w:val="0"/>
      <w:marTop w:val="0"/>
      <w:marBottom w:val="0"/>
      <w:divBdr>
        <w:top w:val="none" w:sz="0" w:space="0" w:color="auto"/>
        <w:left w:val="none" w:sz="0" w:space="0" w:color="auto"/>
        <w:bottom w:val="none" w:sz="0" w:space="0" w:color="auto"/>
        <w:right w:val="none" w:sz="0" w:space="0" w:color="auto"/>
      </w:divBdr>
    </w:div>
    <w:div w:id="1627203025">
      <w:marLeft w:val="0"/>
      <w:marRight w:val="0"/>
      <w:marTop w:val="0"/>
      <w:marBottom w:val="0"/>
      <w:divBdr>
        <w:top w:val="none" w:sz="0" w:space="0" w:color="auto"/>
        <w:left w:val="none" w:sz="0" w:space="0" w:color="auto"/>
        <w:bottom w:val="none" w:sz="0" w:space="0" w:color="auto"/>
        <w:right w:val="none" w:sz="0" w:space="0" w:color="auto"/>
      </w:divBdr>
    </w:div>
    <w:div w:id="1627269474">
      <w:marLeft w:val="0"/>
      <w:marRight w:val="0"/>
      <w:marTop w:val="0"/>
      <w:marBottom w:val="0"/>
      <w:divBdr>
        <w:top w:val="none" w:sz="0" w:space="0" w:color="auto"/>
        <w:left w:val="none" w:sz="0" w:space="0" w:color="auto"/>
        <w:bottom w:val="none" w:sz="0" w:space="0" w:color="auto"/>
        <w:right w:val="none" w:sz="0" w:space="0" w:color="auto"/>
      </w:divBdr>
    </w:div>
    <w:div w:id="1627347474">
      <w:marLeft w:val="0"/>
      <w:marRight w:val="0"/>
      <w:marTop w:val="0"/>
      <w:marBottom w:val="0"/>
      <w:divBdr>
        <w:top w:val="none" w:sz="0" w:space="0" w:color="auto"/>
        <w:left w:val="none" w:sz="0" w:space="0" w:color="auto"/>
        <w:bottom w:val="none" w:sz="0" w:space="0" w:color="auto"/>
        <w:right w:val="none" w:sz="0" w:space="0" w:color="auto"/>
      </w:divBdr>
    </w:div>
    <w:div w:id="1627390367">
      <w:marLeft w:val="0"/>
      <w:marRight w:val="0"/>
      <w:marTop w:val="0"/>
      <w:marBottom w:val="0"/>
      <w:divBdr>
        <w:top w:val="none" w:sz="0" w:space="0" w:color="auto"/>
        <w:left w:val="none" w:sz="0" w:space="0" w:color="auto"/>
        <w:bottom w:val="none" w:sz="0" w:space="0" w:color="auto"/>
        <w:right w:val="none" w:sz="0" w:space="0" w:color="auto"/>
      </w:divBdr>
    </w:div>
    <w:div w:id="1627392163">
      <w:marLeft w:val="0"/>
      <w:marRight w:val="0"/>
      <w:marTop w:val="0"/>
      <w:marBottom w:val="0"/>
      <w:divBdr>
        <w:top w:val="none" w:sz="0" w:space="0" w:color="auto"/>
        <w:left w:val="none" w:sz="0" w:space="0" w:color="auto"/>
        <w:bottom w:val="none" w:sz="0" w:space="0" w:color="auto"/>
        <w:right w:val="none" w:sz="0" w:space="0" w:color="auto"/>
      </w:divBdr>
    </w:div>
    <w:div w:id="1627538055">
      <w:marLeft w:val="0"/>
      <w:marRight w:val="0"/>
      <w:marTop w:val="0"/>
      <w:marBottom w:val="0"/>
      <w:divBdr>
        <w:top w:val="none" w:sz="0" w:space="0" w:color="auto"/>
        <w:left w:val="none" w:sz="0" w:space="0" w:color="auto"/>
        <w:bottom w:val="none" w:sz="0" w:space="0" w:color="auto"/>
        <w:right w:val="none" w:sz="0" w:space="0" w:color="auto"/>
      </w:divBdr>
    </w:div>
    <w:div w:id="1627539905">
      <w:marLeft w:val="0"/>
      <w:marRight w:val="0"/>
      <w:marTop w:val="0"/>
      <w:marBottom w:val="0"/>
      <w:divBdr>
        <w:top w:val="none" w:sz="0" w:space="0" w:color="auto"/>
        <w:left w:val="none" w:sz="0" w:space="0" w:color="auto"/>
        <w:bottom w:val="none" w:sz="0" w:space="0" w:color="auto"/>
        <w:right w:val="none" w:sz="0" w:space="0" w:color="auto"/>
      </w:divBdr>
    </w:div>
    <w:div w:id="1627588722">
      <w:marLeft w:val="0"/>
      <w:marRight w:val="0"/>
      <w:marTop w:val="0"/>
      <w:marBottom w:val="0"/>
      <w:divBdr>
        <w:top w:val="none" w:sz="0" w:space="0" w:color="auto"/>
        <w:left w:val="none" w:sz="0" w:space="0" w:color="auto"/>
        <w:bottom w:val="none" w:sz="0" w:space="0" w:color="auto"/>
        <w:right w:val="none" w:sz="0" w:space="0" w:color="auto"/>
      </w:divBdr>
    </w:div>
    <w:div w:id="1627734109">
      <w:marLeft w:val="0"/>
      <w:marRight w:val="0"/>
      <w:marTop w:val="0"/>
      <w:marBottom w:val="0"/>
      <w:divBdr>
        <w:top w:val="none" w:sz="0" w:space="0" w:color="auto"/>
        <w:left w:val="none" w:sz="0" w:space="0" w:color="auto"/>
        <w:bottom w:val="none" w:sz="0" w:space="0" w:color="auto"/>
        <w:right w:val="none" w:sz="0" w:space="0" w:color="auto"/>
      </w:divBdr>
    </w:div>
    <w:div w:id="1627734188">
      <w:marLeft w:val="0"/>
      <w:marRight w:val="0"/>
      <w:marTop w:val="0"/>
      <w:marBottom w:val="0"/>
      <w:divBdr>
        <w:top w:val="none" w:sz="0" w:space="0" w:color="auto"/>
        <w:left w:val="none" w:sz="0" w:space="0" w:color="auto"/>
        <w:bottom w:val="none" w:sz="0" w:space="0" w:color="auto"/>
        <w:right w:val="none" w:sz="0" w:space="0" w:color="auto"/>
      </w:divBdr>
    </w:div>
    <w:div w:id="1627807400">
      <w:marLeft w:val="0"/>
      <w:marRight w:val="0"/>
      <w:marTop w:val="0"/>
      <w:marBottom w:val="0"/>
      <w:divBdr>
        <w:top w:val="none" w:sz="0" w:space="0" w:color="auto"/>
        <w:left w:val="none" w:sz="0" w:space="0" w:color="auto"/>
        <w:bottom w:val="none" w:sz="0" w:space="0" w:color="auto"/>
        <w:right w:val="none" w:sz="0" w:space="0" w:color="auto"/>
      </w:divBdr>
    </w:div>
    <w:div w:id="1627812315">
      <w:marLeft w:val="0"/>
      <w:marRight w:val="0"/>
      <w:marTop w:val="0"/>
      <w:marBottom w:val="0"/>
      <w:divBdr>
        <w:top w:val="none" w:sz="0" w:space="0" w:color="auto"/>
        <w:left w:val="none" w:sz="0" w:space="0" w:color="auto"/>
        <w:bottom w:val="none" w:sz="0" w:space="0" w:color="auto"/>
        <w:right w:val="none" w:sz="0" w:space="0" w:color="auto"/>
      </w:divBdr>
    </w:div>
    <w:div w:id="1627853408">
      <w:marLeft w:val="0"/>
      <w:marRight w:val="0"/>
      <w:marTop w:val="0"/>
      <w:marBottom w:val="0"/>
      <w:divBdr>
        <w:top w:val="none" w:sz="0" w:space="0" w:color="auto"/>
        <w:left w:val="none" w:sz="0" w:space="0" w:color="auto"/>
        <w:bottom w:val="none" w:sz="0" w:space="0" w:color="auto"/>
        <w:right w:val="none" w:sz="0" w:space="0" w:color="auto"/>
      </w:divBdr>
    </w:div>
    <w:div w:id="1627853431">
      <w:marLeft w:val="0"/>
      <w:marRight w:val="0"/>
      <w:marTop w:val="0"/>
      <w:marBottom w:val="0"/>
      <w:divBdr>
        <w:top w:val="none" w:sz="0" w:space="0" w:color="auto"/>
        <w:left w:val="none" w:sz="0" w:space="0" w:color="auto"/>
        <w:bottom w:val="none" w:sz="0" w:space="0" w:color="auto"/>
        <w:right w:val="none" w:sz="0" w:space="0" w:color="auto"/>
      </w:divBdr>
    </w:div>
    <w:div w:id="1627925063">
      <w:marLeft w:val="480"/>
      <w:marRight w:val="0"/>
      <w:marTop w:val="0"/>
      <w:marBottom w:val="0"/>
      <w:divBdr>
        <w:top w:val="none" w:sz="0" w:space="0" w:color="auto"/>
        <w:left w:val="none" w:sz="0" w:space="0" w:color="auto"/>
        <w:bottom w:val="none" w:sz="0" w:space="0" w:color="auto"/>
        <w:right w:val="none" w:sz="0" w:space="0" w:color="auto"/>
      </w:divBdr>
    </w:div>
    <w:div w:id="1628004061">
      <w:marLeft w:val="0"/>
      <w:marRight w:val="0"/>
      <w:marTop w:val="0"/>
      <w:marBottom w:val="0"/>
      <w:divBdr>
        <w:top w:val="none" w:sz="0" w:space="0" w:color="auto"/>
        <w:left w:val="none" w:sz="0" w:space="0" w:color="auto"/>
        <w:bottom w:val="none" w:sz="0" w:space="0" w:color="auto"/>
        <w:right w:val="none" w:sz="0" w:space="0" w:color="auto"/>
      </w:divBdr>
    </w:div>
    <w:div w:id="1628076154">
      <w:marLeft w:val="0"/>
      <w:marRight w:val="0"/>
      <w:marTop w:val="0"/>
      <w:marBottom w:val="0"/>
      <w:divBdr>
        <w:top w:val="none" w:sz="0" w:space="0" w:color="auto"/>
        <w:left w:val="none" w:sz="0" w:space="0" w:color="auto"/>
        <w:bottom w:val="none" w:sz="0" w:space="0" w:color="auto"/>
        <w:right w:val="none" w:sz="0" w:space="0" w:color="auto"/>
      </w:divBdr>
    </w:div>
    <w:div w:id="1628125086">
      <w:marLeft w:val="0"/>
      <w:marRight w:val="0"/>
      <w:marTop w:val="0"/>
      <w:marBottom w:val="0"/>
      <w:divBdr>
        <w:top w:val="none" w:sz="0" w:space="0" w:color="auto"/>
        <w:left w:val="none" w:sz="0" w:space="0" w:color="auto"/>
        <w:bottom w:val="none" w:sz="0" w:space="0" w:color="auto"/>
        <w:right w:val="none" w:sz="0" w:space="0" w:color="auto"/>
      </w:divBdr>
    </w:div>
    <w:div w:id="1628244816">
      <w:marLeft w:val="0"/>
      <w:marRight w:val="0"/>
      <w:marTop w:val="0"/>
      <w:marBottom w:val="0"/>
      <w:divBdr>
        <w:top w:val="none" w:sz="0" w:space="0" w:color="auto"/>
        <w:left w:val="none" w:sz="0" w:space="0" w:color="auto"/>
        <w:bottom w:val="none" w:sz="0" w:space="0" w:color="auto"/>
        <w:right w:val="none" w:sz="0" w:space="0" w:color="auto"/>
      </w:divBdr>
    </w:div>
    <w:div w:id="1628311617">
      <w:bodyDiv w:val="1"/>
      <w:marLeft w:val="0"/>
      <w:marRight w:val="0"/>
      <w:marTop w:val="0"/>
      <w:marBottom w:val="0"/>
      <w:divBdr>
        <w:top w:val="none" w:sz="0" w:space="0" w:color="auto"/>
        <w:left w:val="none" w:sz="0" w:space="0" w:color="auto"/>
        <w:bottom w:val="none" w:sz="0" w:space="0" w:color="auto"/>
        <w:right w:val="none" w:sz="0" w:space="0" w:color="auto"/>
      </w:divBdr>
    </w:div>
    <w:div w:id="1628585465">
      <w:marLeft w:val="0"/>
      <w:marRight w:val="0"/>
      <w:marTop w:val="0"/>
      <w:marBottom w:val="0"/>
      <w:divBdr>
        <w:top w:val="none" w:sz="0" w:space="0" w:color="auto"/>
        <w:left w:val="none" w:sz="0" w:space="0" w:color="auto"/>
        <w:bottom w:val="none" w:sz="0" w:space="0" w:color="auto"/>
        <w:right w:val="none" w:sz="0" w:space="0" w:color="auto"/>
      </w:divBdr>
    </w:div>
    <w:div w:id="1628658055">
      <w:marLeft w:val="0"/>
      <w:marRight w:val="0"/>
      <w:marTop w:val="0"/>
      <w:marBottom w:val="0"/>
      <w:divBdr>
        <w:top w:val="none" w:sz="0" w:space="0" w:color="auto"/>
        <w:left w:val="none" w:sz="0" w:space="0" w:color="auto"/>
        <w:bottom w:val="none" w:sz="0" w:space="0" w:color="auto"/>
        <w:right w:val="none" w:sz="0" w:space="0" w:color="auto"/>
      </w:divBdr>
    </w:div>
    <w:div w:id="1628661610">
      <w:marLeft w:val="0"/>
      <w:marRight w:val="0"/>
      <w:marTop w:val="0"/>
      <w:marBottom w:val="0"/>
      <w:divBdr>
        <w:top w:val="none" w:sz="0" w:space="0" w:color="auto"/>
        <w:left w:val="none" w:sz="0" w:space="0" w:color="auto"/>
        <w:bottom w:val="none" w:sz="0" w:space="0" w:color="auto"/>
        <w:right w:val="none" w:sz="0" w:space="0" w:color="auto"/>
      </w:divBdr>
    </w:div>
    <w:div w:id="1628662699">
      <w:marLeft w:val="0"/>
      <w:marRight w:val="0"/>
      <w:marTop w:val="0"/>
      <w:marBottom w:val="0"/>
      <w:divBdr>
        <w:top w:val="none" w:sz="0" w:space="0" w:color="auto"/>
        <w:left w:val="none" w:sz="0" w:space="0" w:color="auto"/>
        <w:bottom w:val="none" w:sz="0" w:space="0" w:color="auto"/>
        <w:right w:val="none" w:sz="0" w:space="0" w:color="auto"/>
      </w:divBdr>
    </w:div>
    <w:div w:id="1628701428">
      <w:marLeft w:val="0"/>
      <w:marRight w:val="0"/>
      <w:marTop w:val="0"/>
      <w:marBottom w:val="0"/>
      <w:divBdr>
        <w:top w:val="none" w:sz="0" w:space="0" w:color="auto"/>
        <w:left w:val="none" w:sz="0" w:space="0" w:color="auto"/>
        <w:bottom w:val="none" w:sz="0" w:space="0" w:color="auto"/>
        <w:right w:val="none" w:sz="0" w:space="0" w:color="auto"/>
      </w:divBdr>
    </w:div>
    <w:div w:id="1628732295">
      <w:marLeft w:val="0"/>
      <w:marRight w:val="0"/>
      <w:marTop w:val="0"/>
      <w:marBottom w:val="0"/>
      <w:divBdr>
        <w:top w:val="none" w:sz="0" w:space="0" w:color="auto"/>
        <w:left w:val="none" w:sz="0" w:space="0" w:color="auto"/>
        <w:bottom w:val="none" w:sz="0" w:space="0" w:color="auto"/>
        <w:right w:val="none" w:sz="0" w:space="0" w:color="auto"/>
      </w:divBdr>
    </w:div>
    <w:div w:id="1628778350">
      <w:marLeft w:val="0"/>
      <w:marRight w:val="0"/>
      <w:marTop w:val="0"/>
      <w:marBottom w:val="0"/>
      <w:divBdr>
        <w:top w:val="none" w:sz="0" w:space="0" w:color="auto"/>
        <w:left w:val="none" w:sz="0" w:space="0" w:color="auto"/>
        <w:bottom w:val="none" w:sz="0" w:space="0" w:color="auto"/>
        <w:right w:val="none" w:sz="0" w:space="0" w:color="auto"/>
      </w:divBdr>
    </w:div>
    <w:div w:id="1628779886">
      <w:marLeft w:val="0"/>
      <w:marRight w:val="0"/>
      <w:marTop w:val="0"/>
      <w:marBottom w:val="0"/>
      <w:divBdr>
        <w:top w:val="none" w:sz="0" w:space="0" w:color="auto"/>
        <w:left w:val="none" w:sz="0" w:space="0" w:color="auto"/>
        <w:bottom w:val="none" w:sz="0" w:space="0" w:color="auto"/>
        <w:right w:val="none" w:sz="0" w:space="0" w:color="auto"/>
      </w:divBdr>
    </w:div>
    <w:div w:id="1628781105">
      <w:marLeft w:val="0"/>
      <w:marRight w:val="0"/>
      <w:marTop w:val="0"/>
      <w:marBottom w:val="0"/>
      <w:divBdr>
        <w:top w:val="none" w:sz="0" w:space="0" w:color="auto"/>
        <w:left w:val="none" w:sz="0" w:space="0" w:color="auto"/>
        <w:bottom w:val="none" w:sz="0" w:space="0" w:color="auto"/>
        <w:right w:val="none" w:sz="0" w:space="0" w:color="auto"/>
      </w:divBdr>
    </w:div>
    <w:div w:id="1628900463">
      <w:marLeft w:val="0"/>
      <w:marRight w:val="0"/>
      <w:marTop w:val="0"/>
      <w:marBottom w:val="0"/>
      <w:divBdr>
        <w:top w:val="none" w:sz="0" w:space="0" w:color="auto"/>
        <w:left w:val="none" w:sz="0" w:space="0" w:color="auto"/>
        <w:bottom w:val="none" w:sz="0" w:space="0" w:color="auto"/>
        <w:right w:val="none" w:sz="0" w:space="0" w:color="auto"/>
      </w:divBdr>
    </w:div>
    <w:div w:id="1629093899">
      <w:marLeft w:val="0"/>
      <w:marRight w:val="0"/>
      <w:marTop w:val="0"/>
      <w:marBottom w:val="0"/>
      <w:divBdr>
        <w:top w:val="none" w:sz="0" w:space="0" w:color="auto"/>
        <w:left w:val="none" w:sz="0" w:space="0" w:color="auto"/>
        <w:bottom w:val="none" w:sz="0" w:space="0" w:color="auto"/>
        <w:right w:val="none" w:sz="0" w:space="0" w:color="auto"/>
      </w:divBdr>
    </w:div>
    <w:div w:id="1629160488">
      <w:marLeft w:val="0"/>
      <w:marRight w:val="0"/>
      <w:marTop w:val="0"/>
      <w:marBottom w:val="0"/>
      <w:divBdr>
        <w:top w:val="none" w:sz="0" w:space="0" w:color="auto"/>
        <w:left w:val="none" w:sz="0" w:space="0" w:color="auto"/>
        <w:bottom w:val="none" w:sz="0" w:space="0" w:color="auto"/>
        <w:right w:val="none" w:sz="0" w:space="0" w:color="auto"/>
      </w:divBdr>
    </w:div>
    <w:div w:id="1629168789">
      <w:marLeft w:val="0"/>
      <w:marRight w:val="0"/>
      <w:marTop w:val="0"/>
      <w:marBottom w:val="0"/>
      <w:divBdr>
        <w:top w:val="none" w:sz="0" w:space="0" w:color="auto"/>
        <w:left w:val="none" w:sz="0" w:space="0" w:color="auto"/>
        <w:bottom w:val="none" w:sz="0" w:space="0" w:color="auto"/>
        <w:right w:val="none" w:sz="0" w:space="0" w:color="auto"/>
      </w:divBdr>
    </w:div>
    <w:div w:id="1629238624">
      <w:marLeft w:val="0"/>
      <w:marRight w:val="0"/>
      <w:marTop w:val="0"/>
      <w:marBottom w:val="0"/>
      <w:divBdr>
        <w:top w:val="none" w:sz="0" w:space="0" w:color="auto"/>
        <w:left w:val="none" w:sz="0" w:space="0" w:color="auto"/>
        <w:bottom w:val="none" w:sz="0" w:space="0" w:color="auto"/>
        <w:right w:val="none" w:sz="0" w:space="0" w:color="auto"/>
      </w:divBdr>
    </w:div>
    <w:div w:id="1629239596">
      <w:marLeft w:val="0"/>
      <w:marRight w:val="0"/>
      <w:marTop w:val="0"/>
      <w:marBottom w:val="0"/>
      <w:divBdr>
        <w:top w:val="none" w:sz="0" w:space="0" w:color="auto"/>
        <w:left w:val="none" w:sz="0" w:space="0" w:color="auto"/>
        <w:bottom w:val="none" w:sz="0" w:space="0" w:color="auto"/>
        <w:right w:val="none" w:sz="0" w:space="0" w:color="auto"/>
      </w:divBdr>
    </w:div>
    <w:div w:id="1629313101">
      <w:marLeft w:val="0"/>
      <w:marRight w:val="0"/>
      <w:marTop w:val="0"/>
      <w:marBottom w:val="0"/>
      <w:divBdr>
        <w:top w:val="none" w:sz="0" w:space="0" w:color="auto"/>
        <w:left w:val="none" w:sz="0" w:space="0" w:color="auto"/>
        <w:bottom w:val="none" w:sz="0" w:space="0" w:color="auto"/>
        <w:right w:val="none" w:sz="0" w:space="0" w:color="auto"/>
      </w:divBdr>
    </w:div>
    <w:div w:id="1629361052">
      <w:marLeft w:val="0"/>
      <w:marRight w:val="0"/>
      <w:marTop w:val="0"/>
      <w:marBottom w:val="0"/>
      <w:divBdr>
        <w:top w:val="none" w:sz="0" w:space="0" w:color="auto"/>
        <w:left w:val="none" w:sz="0" w:space="0" w:color="auto"/>
        <w:bottom w:val="none" w:sz="0" w:space="0" w:color="auto"/>
        <w:right w:val="none" w:sz="0" w:space="0" w:color="auto"/>
      </w:divBdr>
    </w:div>
    <w:div w:id="1629386611">
      <w:marLeft w:val="0"/>
      <w:marRight w:val="0"/>
      <w:marTop w:val="0"/>
      <w:marBottom w:val="0"/>
      <w:divBdr>
        <w:top w:val="none" w:sz="0" w:space="0" w:color="auto"/>
        <w:left w:val="none" w:sz="0" w:space="0" w:color="auto"/>
        <w:bottom w:val="none" w:sz="0" w:space="0" w:color="auto"/>
        <w:right w:val="none" w:sz="0" w:space="0" w:color="auto"/>
      </w:divBdr>
    </w:div>
    <w:div w:id="1629432424">
      <w:marLeft w:val="0"/>
      <w:marRight w:val="0"/>
      <w:marTop w:val="0"/>
      <w:marBottom w:val="0"/>
      <w:divBdr>
        <w:top w:val="none" w:sz="0" w:space="0" w:color="auto"/>
        <w:left w:val="none" w:sz="0" w:space="0" w:color="auto"/>
        <w:bottom w:val="none" w:sz="0" w:space="0" w:color="auto"/>
        <w:right w:val="none" w:sz="0" w:space="0" w:color="auto"/>
      </w:divBdr>
    </w:div>
    <w:div w:id="1629433371">
      <w:marLeft w:val="0"/>
      <w:marRight w:val="0"/>
      <w:marTop w:val="0"/>
      <w:marBottom w:val="0"/>
      <w:divBdr>
        <w:top w:val="none" w:sz="0" w:space="0" w:color="auto"/>
        <w:left w:val="none" w:sz="0" w:space="0" w:color="auto"/>
        <w:bottom w:val="none" w:sz="0" w:space="0" w:color="auto"/>
        <w:right w:val="none" w:sz="0" w:space="0" w:color="auto"/>
      </w:divBdr>
    </w:div>
    <w:div w:id="1629434976">
      <w:marLeft w:val="0"/>
      <w:marRight w:val="0"/>
      <w:marTop w:val="0"/>
      <w:marBottom w:val="0"/>
      <w:divBdr>
        <w:top w:val="none" w:sz="0" w:space="0" w:color="auto"/>
        <w:left w:val="none" w:sz="0" w:space="0" w:color="auto"/>
        <w:bottom w:val="none" w:sz="0" w:space="0" w:color="auto"/>
        <w:right w:val="none" w:sz="0" w:space="0" w:color="auto"/>
      </w:divBdr>
    </w:div>
    <w:div w:id="1629437329">
      <w:marLeft w:val="0"/>
      <w:marRight w:val="0"/>
      <w:marTop w:val="0"/>
      <w:marBottom w:val="0"/>
      <w:divBdr>
        <w:top w:val="none" w:sz="0" w:space="0" w:color="auto"/>
        <w:left w:val="none" w:sz="0" w:space="0" w:color="auto"/>
        <w:bottom w:val="none" w:sz="0" w:space="0" w:color="auto"/>
        <w:right w:val="none" w:sz="0" w:space="0" w:color="auto"/>
      </w:divBdr>
    </w:div>
    <w:div w:id="1629505988">
      <w:marLeft w:val="0"/>
      <w:marRight w:val="0"/>
      <w:marTop w:val="0"/>
      <w:marBottom w:val="0"/>
      <w:divBdr>
        <w:top w:val="none" w:sz="0" w:space="0" w:color="auto"/>
        <w:left w:val="none" w:sz="0" w:space="0" w:color="auto"/>
        <w:bottom w:val="none" w:sz="0" w:space="0" w:color="auto"/>
        <w:right w:val="none" w:sz="0" w:space="0" w:color="auto"/>
      </w:divBdr>
    </w:div>
    <w:div w:id="1629631431">
      <w:bodyDiv w:val="1"/>
      <w:marLeft w:val="0"/>
      <w:marRight w:val="0"/>
      <w:marTop w:val="0"/>
      <w:marBottom w:val="0"/>
      <w:divBdr>
        <w:top w:val="none" w:sz="0" w:space="0" w:color="auto"/>
        <w:left w:val="none" w:sz="0" w:space="0" w:color="auto"/>
        <w:bottom w:val="none" w:sz="0" w:space="0" w:color="auto"/>
        <w:right w:val="none" w:sz="0" w:space="0" w:color="auto"/>
      </w:divBdr>
    </w:div>
    <w:div w:id="1629823645">
      <w:marLeft w:val="0"/>
      <w:marRight w:val="0"/>
      <w:marTop w:val="0"/>
      <w:marBottom w:val="0"/>
      <w:divBdr>
        <w:top w:val="none" w:sz="0" w:space="0" w:color="auto"/>
        <w:left w:val="none" w:sz="0" w:space="0" w:color="auto"/>
        <w:bottom w:val="none" w:sz="0" w:space="0" w:color="auto"/>
        <w:right w:val="none" w:sz="0" w:space="0" w:color="auto"/>
      </w:divBdr>
    </w:div>
    <w:div w:id="1629893715">
      <w:marLeft w:val="0"/>
      <w:marRight w:val="0"/>
      <w:marTop w:val="0"/>
      <w:marBottom w:val="0"/>
      <w:divBdr>
        <w:top w:val="none" w:sz="0" w:space="0" w:color="auto"/>
        <w:left w:val="none" w:sz="0" w:space="0" w:color="auto"/>
        <w:bottom w:val="none" w:sz="0" w:space="0" w:color="auto"/>
        <w:right w:val="none" w:sz="0" w:space="0" w:color="auto"/>
      </w:divBdr>
    </w:div>
    <w:div w:id="1629974314">
      <w:marLeft w:val="0"/>
      <w:marRight w:val="0"/>
      <w:marTop w:val="0"/>
      <w:marBottom w:val="0"/>
      <w:divBdr>
        <w:top w:val="none" w:sz="0" w:space="0" w:color="auto"/>
        <w:left w:val="none" w:sz="0" w:space="0" w:color="auto"/>
        <w:bottom w:val="none" w:sz="0" w:space="0" w:color="auto"/>
        <w:right w:val="none" w:sz="0" w:space="0" w:color="auto"/>
      </w:divBdr>
    </w:div>
    <w:div w:id="1630085360">
      <w:marLeft w:val="0"/>
      <w:marRight w:val="0"/>
      <w:marTop w:val="0"/>
      <w:marBottom w:val="0"/>
      <w:divBdr>
        <w:top w:val="none" w:sz="0" w:space="0" w:color="auto"/>
        <w:left w:val="none" w:sz="0" w:space="0" w:color="auto"/>
        <w:bottom w:val="none" w:sz="0" w:space="0" w:color="auto"/>
        <w:right w:val="none" w:sz="0" w:space="0" w:color="auto"/>
      </w:divBdr>
    </w:div>
    <w:div w:id="1630159866">
      <w:marLeft w:val="0"/>
      <w:marRight w:val="0"/>
      <w:marTop w:val="0"/>
      <w:marBottom w:val="0"/>
      <w:divBdr>
        <w:top w:val="none" w:sz="0" w:space="0" w:color="auto"/>
        <w:left w:val="none" w:sz="0" w:space="0" w:color="auto"/>
        <w:bottom w:val="none" w:sz="0" w:space="0" w:color="auto"/>
        <w:right w:val="none" w:sz="0" w:space="0" w:color="auto"/>
      </w:divBdr>
    </w:div>
    <w:div w:id="1630163998">
      <w:marLeft w:val="0"/>
      <w:marRight w:val="0"/>
      <w:marTop w:val="0"/>
      <w:marBottom w:val="0"/>
      <w:divBdr>
        <w:top w:val="none" w:sz="0" w:space="0" w:color="auto"/>
        <w:left w:val="none" w:sz="0" w:space="0" w:color="auto"/>
        <w:bottom w:val="none" w:sz="0" w:space="0" w:color="auto"/>
        <w:right w:val="none" w:sz="0" w:space="0" w:color="auto"/>
      </w:divBdr>
    </w:div>
    <w:div w:id="1630165625">
      <w:marLeft w:val="0"/>
      <w:marRight w:val="0"/>
      <w:marTop w:val="0"/>
      <w:marBottom w:val="0"/>
      <w:divBdr>
        <w:top w:val="none" w:sz="0" w:space="0" w:color="auto"/>
        <w:left w:val="none" w:sz="0" w:space="0" w:color="auto"/>
        <w:bottom w:val="none" w:sz="0" w:space="0" w:color="auto"/>
        <w:right w:val="none" w:sz="0" w:space="0" w:color="auto"/>
      </w:divBdr>
    </w:div>
    <w:div w:id="1630209475">
      <w:marLeft w:val="0"/>
      <w:marRight w:val="0"/>
      <w:marTop w:val="0"/>
      <w:marBottom w:val="0"/>
      <w:divBdr>
        <w:top w:val="none" w:sz="0" w:space="0" w:color="auto"/>
        <w:left w:val="none" w:sz="0" w:space="0" w:color="auto"/>
        <w:bottom w:val="none" w:sz="0" w:space="0" w:color="auto"/>
        <w:right w:val="none" w:sz="0" w:space="0" w:color="auto"/>
      </w:divBdr>
    </w:div>
    <w:div w:id="1630240296">
      <w:marLeft w:val="0"/>
      <w:marRight w:val="0"/>
      <w:marTop w:val="0"/>
      <w:marBottom w:val="0"/>
      <w:divBdr>
        <w:top w:val="none" w:sz="0" w:space="0" w:color="auto"/>
        <w:left w:val="none" w:sz="0" w:space="0" w:color="auto"/>
        <w:bottom w:val="none" w:sz="0" w:space="0" w:color="auto"/>
        <w:right w:val="none" w:sz="0" w:space="0" w:color="auto"/>
      </w:divBdr>
    </w:div>
    <w:div w:id="1630282535">
      <w:marLeft w:val="0"/>
      <w:marRight w:val="0"/>
      <w:marTop w:val="0"/>
      <w:marBottom w:val="0"/>
      <w:divBdr>
        <w:top w:val="none" w:sz="0" w:space="0" w:color="auto"/>
        <w:left w:val="none" w:sz="0" w:space="0" w:color="auto"/>
        <w:bottom w:val="none" w:sz="0" w:space="0" w:color="auto"/>
        <w:right w:val="none" w:sz="0" w:space="0" w:color="auto"/>
      </w:divBdr>
    </w:div>
    <w:div w:id="1630282941">
      <w:marLeft w:val="0"/>
      <w:marRight w:val="0"/>
      <w:marTop w:val="0"/>
      <w:marBottom w:val="0"/>
      <w:divBdr>
        <w:top w:val="none" w:sz="0" w:space="0" w:color="auto"/>
        <w:left w:val="none" w:sz="0" w:space="0" w:color="auto"/>
        <w:bottom w:val="none" w:sz="0" w:space="0" w:color="auto"/>
        <w:right w:val="none" w:sz="0" w:space="0" w:color="auto"/>
      </w:divBdr>
    </w:div>
    <w:div w:id="1630358135">
      <w:marLeft w:val="0"/>
      <w:marRight w:val="0"/>
      <w:marTop w:val="0"/>
      <w:marBottom w:val="0"/>
      <w:divBdr>
        <w:top w:val="none" w:sz="0" w:space="0" w:color="auto"/>
        <w:left w:val="none" w:sz="0" w:space="0" w:color="auto"/>
        <w:bottom w:val="none" w:sz="0" w:space="0" w:color="auto"/>
        <w:right w:val="none" w:sz="0" w:space="0" w:color="auto"/>
      </w:divBdr>
    </w:div>
    <w:div w:id="1630359474">
      <w:marLeft w:val="0"/>
      <w:marRight w:val="0"/>
      <w:marTop w:val="0"/>
      <w:marBottom w:val="0"/>
      <w:divBdr>
        <w:top w:val="none" w:sz="0" w:space="0" w:color="auto"/>
        <w:left w:val="none" w:sz="0" w:space="0" w:color="auto"/>
        <w:bottom w:val="none" w:sz="0" w:space="0" w:color="auto"/>
        <w:right w:val="none" w:sz="0" w:space="0" w:color="auto"/>
      </w:divBdr>
    </w:div>
    <w:div w:id="1630622767">
      <w:marLeft w:val="0"/>
      <w:marRight w:val="0"/>
      <w:marTop w:val="0"/>
      <w:marBottom w:val="0"/>
      <w:divBdr>
        <w:top w:val="none" w:sz="0" w:space="0" w:color="auto"/>
        <w:left w:val="none" w:sz="0" w:space="0" w:color="auto"/>
        <w:bottom w:val="none" w:sz="0" w:space="0" w:color="auto"/>
        <w:right w:val="none" w:sz="0" w:space="0" w:color="auto"/>
      </w:divBdr>
    </w:div>
    <w:div w:id="1630668438">
      <w:marLeft w:val="0"/>
      <w:marRight w:val="0"/>
      <w:marTop w:val="0"/>
      <w:marBottom w:val="0"/>
      <w:divBdr>
        <w:top w:val="none" w:sz="0" w:space="0" w:color="auto"/>
        <w:left w:val="none" w:sz="0" w:space="0" w:color="auto"/>
        <w:bottom w:val="none" w:sz="0" w:space="0" w:color="auto"/>
        <w:right w:val="none" w:sz="0" w:space="0" w:color="auto"/>
      </w:divBdr>
    </w:div>
    <w:div w:id="1630669388">
      <w:marLeft w:val="0"/>
      <w:marRight w:val="0"/>
      <w:marTop w:val="0"/>
      <w:marBottom w:val="0"/>
      <w:divBdr>
        <w:top w:val="none" w:sz="0" w:space="0" w:color="auto"/>
        <w:left w:val="none" w:sz="0" w:space="0" w:color="auto"/>
        <w:bottom w:val="none" w:sz="0" w:space="0" w:color="auto"/>
        <w:right w:val="none" w:sz="0" w:space="0" w:color="auto"/>
      </w:divBdr>
    </w:div>
    <w:div w:id="1630697323">
      <w:marLeft w:val="0"/>
      <w:marRight w:val="0"/>
      <w:marTop w:val="0"/>
      <w:marBottom w:val="0"/>
      <w:divBdr>
        <w:top w:val="none" w:sz="0" w:space="0" w:color="auto"/>
        <w:left w:val="none" w:sz="0" w:space="0" w:color="auto"/>
        <w:bottom w:val="none" w:sz="0" w:space="0" w:color="auto"/>
        <w:right w:val="none" w:sz="0" w:space="0" w:color="auto"/>
      </w:divBdr>
    </w:div>
    <w:div w:id="1630744199">
      <w:marLeft w:val="0"/>
      <w:marRight w:val="0"/>
      <w:marTop w:val="0"/>
      <w:marBottom w:val="0"/>
      <w:divBdr>
        <w:top w:val="none" w:sz="0" w:space="0" w:color="auto"/>
        <w:left w:val="none" w:sz="0" w:space="0" w:color="auto"/>
        <w:bottom w:val="none" w:sz="0" w:space="0" w:color="auto"/>
        <w:right w:val="none" w:sz="0" w:space="0" w:color="auto"/>
      </w:divBdr>
    </w:div>
    <w:div w:id="1630744478">
      <w:marLeft w:val="0"/>
      <w:marRight w:val="0"/>
      <w:marTop w:val="0"/>
      <w:marBottom w:val="0"/>
      <w:divBdr>
        <w:top w:val="none" w:sz="0" w:space="0" w:color="auto"/>
        <w:left w:val="none" w:sz="0" w:space="0" w:color="auto"/>
        <w:bottom w:val="none" w:sz="0" w:space="0" w:color="auto"/>
        <w:right w:val="none" w:sz="0" w:space="0" w:color="auto"/>
      </w:divBdr>
    </w:div>
    <w:div w:id="1630748419">
      <w:marLeft w:val="0"/>
      <w:marRight w:val="0"/>
      <w:marTop w:val="0"/>
      <w:marBottom w:val="0"/>
      <w:divBdr>
        <w:top w:val="none" w:sz="0" w:space="0" w:color="auto"/>
        <w:left w:val="none" w:sz="0" w:space="0" w:color="auto"/>
        <w:bottom w:val="none" w:sz="0" w:space="0" w:color="auto"/>
        <w:right w:val="none" w:sz="0" w:space="0" w:color="auto"/>
      </w:divBdr>
    </w:div>
    <w:div w:id="1630814915">
      <w:marLeft w:val="0"/>
      <w:marRight w:val="0"/>
      <w:marTop w:val="0"/>
      <w:marBottom w:val="0"/>
      <w:divBdr>
        <w:top w:val="none" w:sz="0" w:space="0" w:color="auto"/>
        <w:left w:val="none" w:sz="0" w:space="0" w:color="auto"/>
        <w:bottom w:val="none" w:sz="0" w:space="0" w:color="auto"/>
        <w:right w:val="none" w:sz="0" w:space="0" w:color="auto"/>
      </w:divBdr>
    </w:div>
    <w:div w:id="1630818669">
      <w:marLeft w:val="0"/>
      <w:marRight w:val="0"/>
      <w:marTop w:val="0"/>
      <w:marBottom w:val="0"/>
      <w:divBdr>
        <w:top w:val="none" w:sz="0" w:space="0" w:color="auto"/>
        <w:left w:val="none" w:sz="0" w:space="0" w:color="auto"/>
        <w:bottom w:val="none" w:sz="0" w:space="0" w:color="auto"/>
        <w:right w:val="none" w:sz="0" w:space="0" w:color="auto"/>
      </w:divBdr>
    </w:div>
    <w:div w:id="1630819481">
      <w:bodyDiv w:val="1"/>
      <w:marLeft w:val="0"/>
      <w:marRight w:val="0"/>
      <w:marTop w:val="0"/>
      <w:marBottom w:val="0"/>
      <w:divBdr>
        <w:top w:val="none" w:sz="0" w:space="0" w:color="auto"/>
        <w:left w:val="none" w:sz="0" w:space="0" w:color="auto"/>
        <w:bottom w:val="none" w:sz="0" w:space="0" w:color="auto"/>
        <w:right w:val="none" w:sz="0" w:space="0" w:color="auto"/>
      </w:divBdr>
    </w:div>
    <w:div w:id="1630941946">
      <w:marLeft w:val="0"/>
      <w:marRight w:val="0"/>
      <w:marTop w:val="0"/>
      <w:marBottom w:val="0"/>
      <w:divBdr>
        <w:top w:val="none" w:sz="0" w:space="0" w:color="auto"/>
        <w:left w:val="none" w:sz="0" w:space="0" w:color="auto"/>
        <w:bottom w:val="none" w:sz="0" w:space="0" w:color="auto"/>
        <w:right w:val="none" w:sz="0" w:space="0" w:color="auto"/>
      </w:divBdr>
    </w:div>
    <w:div w:id="1631014099">
      <w:marLeft w:val="0"/>
      <w:marRight w:val="0"/>
      <w:marTop w:val="0"/>
      <w:marBottom w:val="0"/>
      <w:divBdr>
        <w:top w:val="none" w:sz="0" w:space="0" w:color="auto"/>
        <w:left w:val="none" w:sz="0" w:space="0" w:color="auto"/>
        <w:bottom w:val="none" w:sz="0" w:space="0" w:color="auto"/>
        <w:right w:val="none" w:sz="0" w:space="0" w:color="auto"/>
      </w:divBdr>
    </w:div>
    <w:div w:id="1631082993">
      <w:marLeft w:val="0"/>
      <w:marRight w:val="0"/>
      <w:marTop w:val="0"/>
      <w:marBottom w:val="0"/>
      <w:divBdr>
        <w:top w:val="none" w:sz="0" w:space="0" w:color="auto"/>
        <w:left w:val="none" w:sz="0" w:space="0" w:color="auto"/>
        <w:bottom w:val="none" w:sz="0" w:space="0" w:color="auto"/>
        <w:right w:val="none" w:sz="0" w:space="0" w:color="auto"/>
      </w:divBdr>
    </w:div>
    <w:div w:id="1631125825">
      <w:marLeft w:val="0"/>
      <w:marRight w:val="0"/>
      <w:marTop w:val="0"/>
      <w:marBottom w:val="0"/>
      <w:divBdr>
        <w:top w:val="none" w:sz="0" w:space="0" w:color="auto"/>
        <w:left w:val="none" w:sz="0" w:space="0" w:color="auto"/>
        <w:bottom w:val="none" w:sz="0" w:space="0" w:color="auto"/>
        <w:right w:val="none" w:sz="0" w:space="0" w:color="auto"/>
      </w:divBdr>
    </w:div>
    <w:div w:id="1631133674">
      <w:marLeft w:val="0"/>
      <w:marRight w:val="0"/>
      <w:marTop w:val="0"/>
      <w:marBottom w:val="0"/>
      <w:divBdr>
        <w:top w:val="none" w:sz="0" w:space="0" w:color="auto"/>
        <w:left w:val="none" w:sz="0" w:space="0" w:color="auto"/>
        <w:bottom w:val="none" w:sz="0" w:space="0" w:color="auto"/>
        <w:right w:val="none" w:sz="0" w:space="0" w:color="auto"/>
      </w:divBdr>
    </w:div>
    <w:div w:id="1631395493">
      <w:marLeft w:val="0"/>
      <w:marRight w:val="0"/>
      <w:marTop w:val="0"/>
      <w:marBottom w:val="0"/>
      <w:divBdr>
        <w:top w:val="none" w:sz="0" w:space="0" w:color="auto"/>
        <w:left w:val="none" w:sz="0" w:space="0" w:color="auto"/>
        <w:bottom w:val="none" w:sz="0" w:space="0" w:color="auto"/>
        <w:right w:val="none" w:sz="0" w:space="0" w:color="auto"/>
      </w:divBdr>
    </w:div>
    <w:div w:id="1631401524">
      <w:marLeft w:val="0"/>
      <w:marRight w:val="0"/>
      <w:marTop w:val="0"/>
      <w:marBottom w:val="0"/>
      <w:divBdr>
        <w:top w:val="none" w:sz="0" w:space="0" w:color="auto"/>
        <w:left w:val="none" w:sz="0" w:space="0" w:color="auto"/>
        <w:bottom w:val="none" w:sz="0" w:space="0" w:color="auto"/>
        <w:right w:val="none" w:sz="0" w:space="0" w:color="auto"/>
      </w:divBdr>
    </w:div>
    <w:div w:id="1631476260">
      <w:marLeft w:val="0"/>
      <w:marRight w:val="0"/>
      <w:marTop w:val="0"/>
      <w:marBottom w:val="0"/>
      <w:divBdr>
        <w:top w:val="none" w:sz="0" w:space="0" w:color="auto"/>
        <w:left w:val="none" w:sz="0" w:space="0" w:color="auto"/>
        <w:bottom w:val="none" w:sz="0" w:space="0" w:color="auto"/>
        <w:right w:val="none" w:sz="0" w:space="0" w:color="auto"/>
      </w:divBdr>
    </w:div>
    <w:div w:id="1631478594">
      <w:marLeft w:val="0"/>
      <w:marRight w:val="0"/>
      <w:marTop w:val="0"/>
      <w:marBottom w:val="0"/>
      <w:divBdr>
        <w:top w:val="none" w:sz="0" w:space="0" w:color="auto"/>
        <w:left w:val="none" w:sz="0" w:space="0" w:color="auto"/>
        <w:bottom w:val="none" w:sz="0" w:space="0" w:color="auto"/>
        <w:right w:val="none" w:sz="0" w:space="0" w:color="auto"/>
      </w:divBdr>
    </w:div>
    <w:div w:id="1631594071">
      <w:marLeft w:val="0"/>
      <w:marRight w:val="0"/>
      <w:marTop w:val="0"/>
      <w:marBottom w:val="0"/>
      <w:divBdr>
        <w:top w:val="none" w:sz="0" w:space="0" w:color="auto"/>
        <w:left w:val="none" w:sz="0" w:space="0" w:color="auto"/>
        <w:bottom w:val="none" w:sz="0" w:space="0" w:color="auto"/>
        <w:right w:val="none" w:sz="0" w:space="0" w:color="auto"/>
      </w:divBdr>
    </w:div>
    <w:div w:id="1631745654">
      <w:marLeft w:val="0"/>
      <w:marRight w:val="0"/>
      <w:marTop w:val="0"/>
      <w:marBottom w:val="0"/>
      <w:divBdr>
        <w:top w:val="none" w:sz="0" w:space="0" w:color="auto"/>
        <w:left w:val="none" w:sz="0" w:space="0" w:color="auto"/>
        <w:bottom w:val="none" w:sz="0" w:space="0" w:color="auto"/>
        <w:right w:val="none" w:sz="0" w:space="0" w:color="auto"/>
      </w:divBdr>
    </w:div>
    <w:div w:id="1631933249">
      <w:marLeft w:val="0"/>
      <w:marRight w:val="0"/>
      <w:marTop w:val="0"/>
      <w:marBottom w:val="0"/>
      <w:divBdr>
        <w:top w:val="none" w:sz="0" w:space="0" w:color="auto"/>
        <w:left w:val="none" w:sz="0" w:space="0" w:color="auto"/>
        <w:bottom w:val="none" w:sz="0" w:space="0" w:color="auto"/>
        <w:right w:val="none" w:sz="0" w:space="0" w:color="auto"/>
      </w:divBdr>
    </w:div>
    <w:div w:id="1631939664">
      <w:marLeft w:val="0"/>
      <w:marRight w:val="0"/>
      <w:marTop w:val="0"/>
      <w:marBottom w:val="0"/>
      <w:divBdr>
        <w:top w:val="none" w:sz="0" w:space="0" w:color="auto"/>
        <w:left w:val="none" w:sz="0" w:space="0" w:color="auto"/>
        <w:bottom w:val="none" w:sz="0" w:space="0" w:color="auto"/>
        <w:right w:val="none" w:sz="0" w:space="0" w:color="auto"/>
      </w:divBdr>
    </w:div>
    <w:div w:id="1631979141">
      <w:marLeft w:val="0"/>
      <w:marRight w:val="0"/>
      <w:marTop w:val="0"/>
      <w:marBottom w:val="0"/>
      <w:divBdr>
        <w:top w:val="none" w:sz="0" w:space="0" w:color="auto"/>
        <w:left w:val="none" w:sz="0" w:space="0" w:color="auto"/>
        <w:bottom w:val="none" w:sz="0" w:space="0" w:color="auto"/>
        <w:right w:val="none" w:sz="0" w:space="0" w:color="auto"/>
      </w:divBdr>
    </w:div>
    <w:div w:id="1632057750">
      <w:marLeft w:val="0"/>
      <w:marRight w:val="0"/>
      <w:marTop w:val="0"/>
      <w:marBottom w:val="0"/>
      <w:divBdr>
        <w:top w:val="none" w:sz="0" w:space="0" w:color="auto"/>
        <w:left w:val="none" w:sz="0" w:space="0" w:color="auto"/>
        <w:bottom w:val="none" w:sz="0" w:space="0" w:color="auto"/>
        <w:right w:val="none" w:sz="0" w:space="0" w:color="auto"/>
      </w:divBdr>
    </w:div>
    <w:div w:id="1632326226">
      <w:marLeft w:val="0"/>
      <w:marRight w:val="0"/>
      <w:marTop w:val="0"/>
      <w:marBottom w:val="0"/>
      <w:divBdr>
        <w:top w:val="none" w:sz="0" w:space="0" w:color="auto"/>
        <w:left w:val="none" w:sz="0" w:space="0" w:color="auto"/>
        <w:bottom w:val="none" w:sz="0" w:space="0" w:color="auto"/>
        <w:right w:val="none" w:sz="0" w:space="0" w:color="auto"/>
      </w:divBdr>
    </w:div>
    <w:div w:id="1632397654">
      <w:marLeft w:val="0"/>
      <w:marRight w:val="0"/>
      <w:marTop w:val="0"/>
      <w:marBottom w:val="0"/>
      <w:divBdr>
        <w:top w:val="none" w:sz="0" w:space="0" w:color="auto"/>
        <w:left w:val="none" w:sz="0" w:space="0" w:color="auto"/>
        <w:bottom w:val="none" w:sz="0" w:space="0" w:color="auto"/>
        <w:right w:val="none" w:sz="0" w:space="0" w:color="auto"/>
      </w:divBdr>
    </w:div>
    <w:div w:id="1632439410">
      <w:marLeft w:val="0"/>
      <w:marRight w:val="0"/>
      <w:marTop w:val="0"/>
      <w:marBottom w:val="0"/>
      <w:divBdr>
        <w:top w:val="none" w:sz="0" w:space="0" w:color="auto"/>
        <w:left w:val="none" w:sz="0" w:space="0" w:color="auto"/>
        <w:bottom w:val="none" w:sz="0" w:space="0" w:color="auto"/>
        <w:right w:val="none" w:sz="0" w:space="0" w:color="auto"/>
      </w:divBdr>
    </w:div>
    <w:div w:id="1632442589">
      <w:marLeft w:val="0"/>
      <w:marRight w:val="0"/>
      <w:marTop w:val="0"/>
      <w:marBottom w:val="0"/>
      <w:divBdr>
        <w:top w:val="none" w:sz="0" w:space="0" w:color="auto"/>
        <w:left w:val="none" w:sz="0" w:space="0" w:color="auto"/>
        <w:bottom w:val="none" w:sz="0" w:space="0" w:color="auto"/>
        <w:right w:val="none" w:sz="0" w:space="0" w:color="auto"/>
      </w:divBdr>
    </w:div>
    <w:div w:id="1632518864">
      <w:marLeft w:val="0"/>
      <w:marRight w:val="0"/>
      <w:marTop w:val="0"/>
      <w:marBottom w:val="0"/>
      <w:divBdr>
        <w:top w:val="none" w:sz="0" w:space="0" w:color="auto"/>
        <w:left w:val="none" w:sz="0" w:space="0" w:color="auto"/>
        <w:bottom w:val="none" w:sz="0" w:space="0" w:color="auto"/>
        <w:right w:val="none" w:sz="0" w:space="0" w:color="auto"/>
      </w:divBdr>
    </w:div>
    <w:div w:id="1632590785">
      <w:marLeft w:val="0"/>
      <w:marRight w:val="0"/>
      <w:marTop w:val="0"/>
      <w:marBottom w:val="0"/>
      <w:divBdr>
        <w:top w:val="none" w:sz="0" w:space="0" w:color="auto"/>
        <w:left w:val="none" w:sz="0" w:space="0" w:color="auto"/>
        <w:bottom w:val="none" w:sz="0" w:space="0" w:color="auto"/>
        <w:right w:val="none" w:sz="0" w:space="0" w:color="auto"/>
      </w:divBdr>
    </w:div>
    <w:div w:id="1632662738">
      <w:marLeft w:val="0"/>
      <w:marRight w:val="0"/>
      <w:marTop w:val="0"/>
      <w:marBottom w:val="0"/>
      <w:divBdr>
        <w:top w:val="none" w:sz="0" w:space="0" w:color="auto"/>
        <w:left w:val="none" w:sz="0" w:space="0" w:color="auto"/>
        <w:bottom w:val="none" w:sz="0" w:space="0" w:color="auto"/>
        <w:right w:val="none" w:sz="0" w:space="0" w:color="auto"/>
      </w:divBdr>
    </w:div>
    <w:div w:id="1632665442">
      <w:bodyDiv w:val="1"/>
      <w:marLeft w:val="0"/>
      <w:marRight w:val="0"/>
      <w:marTop w:val="0"/>
      <w:marBottom w:val="0"/>
      <w:divBdr>
        <w:top w:val="none" w:sz="0" w:space="0" w:color="auto"/>
        <w:left w:val="none" w:sz="0" w:space="0" w:color="auto"/>
        <w:bottom w:val="none" w:sz="0" w:space="0" w:color="auto"/>
        <w:right w:val="none" w:sz="0" w:space="0" w:color="auto"/>
      </w:divBdr>
    </w:div>
    <w:div w:id="1632709863">
      <w:marLeft w:val="0"/>
      <w:marRight w:val="0"/>
      <w:marTop w:val="0"/>
      <w:marBottom w:val="0"/>
      <w:divBdr>
        <w:top w:val="none" w:sz="0" w:space="0" w:color="auto"/>
        <w:left w:val="none" w:sz="0" w:space="0" w:color="auto"/>
        <w:bottom w:val="none" w:sz="0" w:space="0" w:color="auto"/>
        <w:right w:val="none" w:sz="0" w:space="0" w:color="auto"/>
      </w:divBdr>
    </w:div>
    <w:div w:id="1632712650">
      <w:marLeft w:val="0"/>
      <w:marRight w:val="0"/>
      <w:marTop w:val="0"/>
      <w:marBottom w:val="0"/>
      <w:divBdr>
        <w:top w:val="none" w:sz="0" w:space="0" w:color="auto"/>
        <w:left w:val="none" w:sz="0" w:space="0" w:color="auto"/>
        <w:bottom w:val="none" w:sz="0" w:space="0" w:color="auto"/>
        <w:right w:val="none" w:sz="0" w:space="0" w:color="auto"/>
      </w:divBdr>
    </w:div>
    <w:div w:id="1632787022">
      <w:marLeft w:val="0"/>
      <w:marRight w:val="0"/>
      <w:marTop w:val="0"/>
      <w:marBottom w:val="0"/>
      <w:divBdr>
        <w:top w:val="none" w:sz="0" w:space="0" w:color="auto"/>
        <w:left w:val="none" w:sz="0" w:space="0" w:color="auto"/>
        <w:bottom w:val="none" w:sz="0" w:space="0" w:color="auto"/>
        <w:right w:val="none" w:sz="0" w:space="0" w:color="auto"/>
      </w:divBdr>
    </w:div>
    <w:div w:id="1632788644">
      <w:marLeft w:val="0"/>
      <w:marRight w:val="0"/>
      <w:marTop w:val="0"/>
      <w:marBottom w:val="0"/>
      <w:divBdr>
        <w:top w:val="none" w:sz="0" w:space="0" w:color="auto"/>
        <w:left w:val="none" w:sz="0" w:space="0" w:color="auto"/>
        <w:bottom w:val="none" w:sz="0" w:space="0" w:color="auto"/>
        <w:right w:val="none" w:sz="0" w:space="0" w:color="auto"/>
      </w:divBdr>
    </w:div>
    <w:div w:id="1632857346">
      <w:marLeft w:val="0"/>
      <w:marRight w:val="0"/>
      <w:marTop w:val="0"/>
      <w:marBottom w:val="0"/>
      <w:divBdr>
        <w:top w:val="none" w:sz="0" w:space="0" w:color="auto"/>
        <w:left w:val="none" w:sz="0" w:space="0" w:color="auto"/>
        <w:bottom w:val="none" w:sz="0" w:space="0" w:color="auto"/>
        <w:right w:val="none" w:sz="0" w:space="0" w:color="auto"/>
      </w:divBdr>
    </w:div>
    <w:div w:id="1632905317">
      <w:marLeft w:val="0"/>
      <w:marRight w:val="0"/>
      <w:marTop w:val="0"/>
      <w:marBottom w:val="0"/>
      <w:divBdr>
        <w:top w:val="none" w:sz="0" w:space="0" w:color="auto"/>
        <w:left w:val="none" w:sz="0" w:space="0" w:color="auto"/>
        <w:bottom w:val="none" w:sz="0" w:space="0" w:color="auto"/>
        <w:right w:val="none" w:sz="0" w:space="0" w:color="auto"/>
      </w:divBdr>
    </w:div>
    <w:div w:id="1632907260">
      <w:marLeft w:val="0"/>
      <w:marRight w:val="0"/>
      <w:marTop w:val="0"/>
      <w:marBottom w:val="0"/>
      <w:divBdr>
        <w:top w:val="none" w:sz="0" w:space="0" w:color="auto"/>
        <w:left w:val="none" w:sz="0" w:space="0" w:color="auto"/>
        <w:bottom w:val="none" w:sz="0" w:space="0" w:color="auto"/>
        <w:right w:val="none" w:sz="0" w:space="0" w:color="auto"/>
      </w:divBdr>
    </w:div>
    <w:div w:id="1632981522">
      <w:marLeft w:val="0"/>
      <w:marRight w:val="0"/>
      <w:marTop w:val="0"/>
      <w:marBottom w:val="0"/>
      <w:divBdr>
        <w:top w:val="none" w:sz="0" w:space="0" w:color="auto"/>
        <w:left w:val="none" w:sz="0" w:space="0" w:color="auto"/>
        <w:bottom w:val="none" w:sz="0" w:space="0" w:color="auto"/>
        <w:right w:val="none" w:sz="0" w:space="0" w:color="auto"/>
      </w:divBdr>
    </w:div>
    <w:div w:id="1633320599">
      <w:marLeft w:val="0"/>
      <w:marRight w:val="0"/>
      <w:marTop w:val="0"/>
      <w:marBottom w:val="0"/>
      <w:divBdr>
        <w:top w:val="none" w:sz="0" w:space="0" w:color="auto"/>
        <w:left w:val="none" w:sz="0" w:space="0" w:color="auto"/>
        <w:bottom w:val="none" w:sz="0" w:space="0" w:color="auto"/>
        <w:right w:val="none" w:sz="0" w:space="0" w:color="auto"/>
      </w:divBdr>
    </w:div>
    <w:div w:id="1633363697">
      <w:marLeft w:val="0"/>
      <w:marRight w:val="0"/>
      <w:marTop w:val="0"/>
      <w:marBottom w:val="0"/>
      <w:divBdr>
        <w:top w:val="none" w:sz="0" w:space="0" w:color="auto"/>
        <w:left w:val="none" w:sz="0" w:space="0" w:color="auto"/>
        <w:bottom w:val="none" w:sz="0" w:space="0" w:color="auto"/>
        <w:right w:val="none" w:sz="0" w:space="0" w:color="auto"/>
      </w:divBdr>
    </w:div>
    <w:div w:id="1633369055">
      <w:marLeft w:val="0"/>
      <w:marRight w:val="0"/>
      <w:marTop w:val="0"/>
      <w:marBottom w:val="0"/>
      <w:divBdr>
        <w:top w:val="none" w:sz="0" w:space="0" w:color="auto"/>
        <w:left w:val="none" w:sz="0" w:space="0" w:color="auto"/>
        <w:bottom w:val="none" w:sz="0" w:space="0" w:color="auto"/>
        <w:right w:val="none" w:sz="0" w:space="0" w:color="auto"/>
      </w:divBdr>
    </w:div>
    <w:div w:id="1633440386">
      <w:marLeft w:val="0"/>
      <w:marRight w:val="0"/>
      <w:marTop w:val="0"/>
      <w:marBottom w:val="0"/>
      <w:divBdr>
        <w:top w:val="none" w:sz="0" w:space="0" w:color="auto"/>
        <w:left w:val="none" w:sz="0" w:space="0" w:color="auto"/>
        <w:bottom w:val="none" w:sz="0" w:space="0" w:color="auto"/>
        <w:right w:val="none" w:sz="0" w:space="0" w:color="auto"/>
      </w:divBdr>
    </w:div>
    <w:div w:id="1633487521">
      <w:marLeft w:val="0"/>
      <w:marRight w:val="0"/>
      <w:marTop w:val="0"/>
      <w:marBottom w:val="0"/>
      <w:divBdr>
        <w:top w:val="none" w:sz="0" w:space="0" w:color="auto"/>
        <w:left w:val="none" w:sz="0" w:space="0" w:color="auto"/>
        <w:bottom w:val="none" w:sz="0" w:space="0" w:color="auto"/>
        <w:right w:val="none" w:sz="0" w:space="0" w:color="auto"/>
      </w:divBdr>
    </w:div>
    <w:div w:id="1633554212">
      <w:marLeft w:val="0"/>
      <w:marRight w:val="0"/>
      <w:marTop w:val="0"/>
      <w:marBottom w:val="0"/>
      <w:divBdr>
        <w:top w:val="none" w:sz="0" w:space="0" w:color="auto"/>
        <w:left w:val="none" w:sz="0" w:space="0" w:color="auto"/>
        <w:bottom w:val="none" w:sz="0" w:space="0" w:color="auto"/>
        <w:right w:val="none" w:sz="0" w:space="0" w:color="auto"/>
      </w:divBdr>
    </w:div>
    <w:div w:id="1633560591">
      <w:marLeft w:val="0"/>
      <w:marRight w:val="0"/>
      <w:marTop w:val="0"/>
      <w:marBottom w:val="0"/>
      <w:divBdr>
        <w:top w:val="none" w:sz="0" w:space="0" w:color="auto"/>
        <w:left w:val="none" w:sz="0" w:space="0" w:color="auto"/>
        <w:bottom w:val="none" w:sz="0" w:space="0" w:color="auto"/>
        <w:right w:val="none" w:sz="0" w:space="0" w:color="auto"/>
      </w:divBdr>
    </w:div>
    <w:div w:id="1633631227">
      <w:marLeft w:val="0"/>
      <w:marRight w:val="0"/>
      <w:marTop w:val="0"/>
      <w:marBottom w:val="0"/>
      <w:divBdr>
        <w:top w:val="none" w:sz="0" w:space="0" w:color="auto"/>
        <w:left w:val="none" w:sz="0" w:space="0" w:color="auto"/>
        <w:bottom w:val="none" w:sz="0" w:space="0" w:color="auto"/>
        <w:right w:val="none" w:sz="0" w:space="0" w:color="auto"/>
      </w:divBdr>
    </w:div>
    <w:div w:id="1633636946">
      <w:marLeft w:val="0"/>
      <w:marRight w:val="0"/>
      <w:marTop w:val="0"/>
      <w:marBottom w:val="0"/>
      <w:divBdr>
        <w:top w:val="none" w:sz="0" w:space="0" w:color="auto"/>
        <w:left w:val="none" w:sz="0" w:space="0" w:color="auto"/>
        <w:bottom w:val="none" w:sz="0" w:space="0" w:color="auto"/>
        <w:right w:val="none" w:sz="0" w:space="0" w:color="auto"/>
      </w:divBdr>
    </w:div>
    <w:div w:id="1633709507">
      <w:marLeft w:val="0"/>
      <w:marRight w:val="0"/>
      <w:marTop w:val="0"/>
      <w:marBottom w:val="0"/>
      <w:divBdr>
        <w:top w:val="none" w:sz="0" w:space="0" w:color="auto"/>
        <w:left w:val="none" w:sz="0" w:space="0" w:color="auto"/>
        <w:bottom w:val="none" w:sz="0" w:space="0" w:color="auto"/>
        <w:right w:val="none" w:sz="0" w:space="0" w:color="auto"/>
      </w:divBdr>
    </w:div>
    <w:div w:id="1633747425">
      <w:marLeft w:val="0"/>
      <w:marRight w:val="0"/>
      <w:marTop w:val="0"/>
      <w:marBottom w:val="0"/>
      <w:divBdr>
        <w:top w:val="none" w:sz="0" w:space="0" w:color="auto"/>
        <w:left w:val="none" w:sz="0" w:space="0" w:color="auto"/>
        <w:bottom w:val="none" w:sz="0" w:space="0" w:color="auto"/>
        <w:right w:val="none" w:sz="0" w:space="0" w:color="auto"/>
      </w:divBdr>
    </w:div>
    <w:div w:id="1633822388">
      <w:bodyDiv w:val="1"/>
      <w:marLeft w:val="0"/>
      <w:marRight w:val="0"/>
      <w:marTop w:val="0"/>
      <w:marBottom w:val="0"/>
      <w:divBdr>
        <w:top w:val="none" w:sz="0" w:space="0" w:color="auto"/>
        <w:left w:val="none" w:sz="0" w:space="0" w:color="auto"/>
        <w:bottom w:val="none" w:sz="0" w:space="0" w:color="auto"/>
        <w:right w:val="none" w:sz="0" w:space="0" w:color="auto"/>
      </w:divBdr>
    </w:div>
    <w:div w:id="1633826462">
      <w:marLeft w:val="480"/>
      <w:marRight w:val="0"/>
      <w:marTop w:val="0"/>
      <w:marBottom w:val="0"/>
      <w:divBdr>
        <w:top w:val="none" w:sz="0" w:space="0" w:color="auto"/>
        <w:left w:val="none" w:sz="0" w:space="0" w:color="auto"/>
        <w:bottom w:val="none" w:sz="0" w:space="0" w:color="auto"/>
        <w:right w:val="none" w:sz="0" w:space="0" w:color="auto"/>
      </w:divBdr>
    </w:div>
    <w:div w:id="1633828928">
      <w:marLeft w:val="0"/>
      <w:marRight w:val="0"/>
      <w:marTop w:val="0"/>
      <w:marBottom w:val="0"/>
      <w:divBdr>
        <w:top w:val="none" w:sz="0" w:space="0" w:color="auto"/>
        <w:left w:val="none" w:sz="0" w:space="0" w:color="auto"/>
        <w:bottom w:val="none" w:sz="0" w:space="0" w:color="auto"/>
        <w:right w:val="none" w:sz="0" w:space="0" w:color="auto"/>
      </w:divBdr>
    </w:div>
    <w:div w:id="1634021185">
      <w:marLeft w:val="0"/>
      <w:marRight w:val="0"/>
      <w:marTop w:val="0"/>
      <w:marBottom w:val="0"/>
      <w:divBdr>
        <w:top w:val="none" w:sz="0" w:space="0" w:color="auto"/>
        <w:left w:val="none" w:sz="0" w:space="0" w:color="auto"/>
        <w:bottom w:val="none" w:sz="0" w:space="0" w:color="auto"/>
        <w:right w:val="none" w:sz="0" w:space="0" w:color="auto"/>
      </w:divBdr>
    </w:div>
    <w:div w:id="1634090626">
      <w:marLeft w:val="0"/>
      <w:marRight w:val="0"/>
      <w:marTop w:val="0"/>
      <w:marBottom w:val="0"/>
      <w:divBdr>
        <w:top w:val="none" w:sz="0" w:space="0" w:color="auto"/>
        <w:left w:val="none" w:sz="0" w:space="0" w:color="auto"/>
        <w:bottom w:val="none" w:sz="0" w:space="0" w:color="auto"/>
        <w:right w:val="none" w:sz="0" w:space="0" w:color="auto"/>
      </w:divBdr>
    </w:div>
    <w:div w:id="1634096704">
      <w:marLeft w:val="0"/>
      <w:marRight w:val="0"/>
      <w:marTop w:val="0"/>
      <w:marBottom w:val="0"/>
      <w:divBdr>
        <w:top w:val="none" w:sz="0" w:space="0" w:color="auto"/>
        <w:left w:val="none" w:sz="0" w:space="0" w:color="auto"/>
        <w:bottom w:val="none" w:sz="0" w:space="0" w:color="auto"/>
        <w:right w:val="none" w:sz="0" w:space="0" w:color="auto"/>
      </w:divBdr>
    </w:div>
    <w:div w:id="1634099389">
      <w:marLeft w:val="0"/>
      <w:marRight w:val="0"/>
      <w:marTop w:val="0"/>
      <w:marBottom w:val="0"/>
      <w:divBdr>
        <w:top w:val="none" w:sz="0" w:space="0" w:color="auto"/>
        <w:left w:val="none" w:sz="0" w:space="0" w:color="auto"/>
        <w:bottom w:val="none" w:sz="0" w:space="0" w:color="auto"/>
        <w:right w:val="none" w:sz="0" w:space="0" w:color="auto"/>
      </w:divBdr>
    </w:div>
    <w:div w:id="1634100191">
      <w:marLeft w:val="0"/>
      <w:marRight w:val="0"/>
      <w:marTop w:val="0"/>
      <w:marBottom w:val="0"/>
      <w:divBdr>
        <w:top w:val="none" w:sz="0" w:space="0" w:color="auto"/>
        <w:left w:val="none" w:sz="0" w:space="0" w:color="auto"/>
        <w:bottom w:val="none" w:sz="0" w:space="0" w:color="auto"/>
        <w:right w:val="none" w:sz="0" w:space="0" w:color="auto"/>
      </w:divBdr>
    </w:div>
    <w:div w:id="1634166126">
      <w:marLeft w:val="0"/>
      <w:marRight w:val="0"/>
      <w:marTop w:val="0"/>
      <w:marBottom w:val="0"/>
      <w:divBdr>
        <w:top w:val="none" w:sz="0" w:space="0" w:color="auto"/>
        <w:left w:val="none" w:sz="0" w:space="0" w:color="auto"/>
        <w:bottom w:val="none" w:sz="0" w:space="0" w:color="auto"/>
        <w:right w:val="none" w:sz="0" w:space="0" w:color="auto"/>
      </w:divBdr>
    </w:div>
    <w:div w:id="1634293496">
      <w:marLeft w:val="0"/>
      <w:marRight w:val="0"/>
      <w:marTop w:val="0"/>
      <w:marBottom w:val="0"/>
      <w:divBdr>
        <w:top w:val="none" w:sz="0" w:space="0" w:color="auto"/>
        <w:left w:val="none" w:sz="0" w:space="0" w:color="auto"/>
        <w:bottom w:val="none" w:sz="0" w:space="0" w:color="auto"/>
        <w:right w:val="none" w:sz="0" w:space="0" w:color="auto"/>
      </w:divBdr>
    </w:div>
    <w:div w:id="1634367241">
      <w:marLeft w:val="0"/>
      <w:marRight w:val="0"/>
      <w:marTop w:val="0"/>
      <w:marBottom w:val="0"/>
      <w:divBdr>
        <w:top w:val="none" w:sz="0" w:space="0" w:color="auto"/>
        <w:left w:val="none" w:sz="0" w:space="0" w:color="auto"/>
        <w:bottom w:val="none" w:sz="0" w:space="0" w:color="auto"/>
        <w:right w:val="none" w:sz="0" w:space="0" w:color="auto"/>
      </w:divBdr>
    </w:div>
    <w:div w:id="1634405302">
      <w:marLeft w:val="0"/>
      <w:marRight w:val="0"/>
      <w:marTop w:val="0"/>
      <w:marBottom w:val="0"/>
      <w:divBdr>
        <w:top w:val="none" w:sz="0" w:space="0" w:color="auto"/>
        <w:left w:val="none" w:sz="0" w:space="0" w:color="auto"/>
        <w:bottom w:val="none" w:sz="0" w:space="0" w:color="auto"/>
        <w:right w:val="none" w:sz="0" w:space="0" w:color="auto"/>
      </w:divBdr>
    </w:div>
    <w:div w:id="1634409119">
      <w:marLeft w:val="0"/>
      <w:marRight w:val="0"/>
      <w:marTop w:val="0"/>
      <w:marBottom w:val="0"/>
      <w:divBdr>
        <w:top w:val="none" w:sz="0" w:space="0" w:color="auto"/>
        <w:left w:val="none" w:sz="0" w:space="0" w:color="auto"/>
        <w:bottom w:val="none" w:sz="0" w:space="0" w:color="auto"/>
        <w:right w:val="none" w:sz="0" w:space="0" w:color="auto"/>
      </w:divBdr>
    </w:div>
    <w:div w:id="1634478995">
      <w:marLeft w:val="0"/>
      <w:marRight w:val="0"/>
      <w:marTop w:val="0"/>
      <w:marBottom w:val="0"/>
      <w:divBdr>
        <w:top w:val="none" w:sz="0" w:space="0" w:color="auto"/>
        <w:left w:val="none" w:sz="0" w:space="0" w:color="auto"/>
        <w:bottom w:val="none" w:sz="0" w:space="0" w:color="auto"/>
        <w:right w:val="none" w:sz="0" w:space="0" w:color="auto"/>
      </w:divBdr>
    </w:div>
    <w:div w:id="1634552728">
      <w:marLeft w:val="0"/>
      <w:marRight w:val="0"/>
      <w:marTop w:val="0"/>
      <w:marBottom w:val="0"/>
      <w:divBdr>
        <w:top w:val="none" w:sz="0" w:space="0" w:color="auto"/>
        <w:left w:val="none" w:sz="0" w:space="0" w:color="auto"/>
        <w:bottom w:val="none" w:sz="0" w:space="0" w:color="auto"/>
        <w:right w:val="none" w:sz="0" w:space="0" w:color="auto"/>
      </w:divBdr>
    </w:div>
    <w:div w:id="1634560950">
      <w:marLeft w:val="0"/>
      <w:marRight w:val="0"/>
      <w:marTop w:val="0"/>
      <w:marBottom w:val="0"/>
      <w:divBdr>
        <w:top w:val="none" w:sz="0" w:space="0" w:color="auto"/>
        <w:left w:val="none" w:sz="0" w:space="0" w:color="auto"/>
        <w:bottom w:val="none" w:sz="0" w:space="0" w:color="auto"/>
        <w:right w:val="none" w:sz="0" w:space="0" w:color="auto"/>
      </w:divBdr>
    </w:div>
    <w:div w:id="1634672377">
      <w:marLeft w:val="0"/>
      <w:marRight w:val="0"/>
      <w:marTop w:val="0"/>
      <w:marBottom w:val="0"/>
      <w:divBdr>
        <w:top w:val="none" w:sz="0" w:space="0" w:color="auto"/>
        <w:left w:val="none" w:sz="0" w:space="0" w:color="auto"/>
        <w:bottom w:val="none" w:sz="0" w:space="0" w:color="auto"/>
        <w:right w:val="none" w:sz="0" w:space="0" w:color="auto"/>
      </w:divBdr>
    </w:div>
    <w:div w:id="1634748403">
      <w:marLeft w:val="0"/>
      <w:marRight w:val="0"/>
      <w:marTop w:val="0"/>
      <w:marBottom w:val="0"/>
      <w:divBdr>
        <w:top w:val="none" w:sz="0" w:space="0" w:color="auto"/>
        <w:left w:val="none" w:sz="0" w:space="0" w:color="auto"/>
        <w:bottom w:val="none" w:sz="0" w:space="0" w:color="auto"/>
        <w:right w:val="none" w:sz="0" w:space="0" w:color="auto"/>
      </w:divBdr>
    </w:div>
    <w:div w:id="1634751342">
      <w:marLeft w:val="0"/>
      <w:marRight w:val="0"/>
      <w:marTop w:val="0"/>
      <w:marBottom w:val="0"/>
      <w:divBdr>
        <w:top w:val="none" w:sz="0" w:space="0" w:color="auto"/>
        <w:left w:val="none" w:sz="0" w:space="0" w:color="auto"/>
        <w:bottom w:val="none" w:sz="0" w:space="0" w:color="auto"/>
        <w:right w:val="none" w:sz="0" w:space="0" w:color="auto"/>
      </w:divBdr>
    </w:div>
    <w:div w:id="1634753233">
      <w:marLeft w:val="0"/>
      <w:marRight w:val="0"/>
      <w:marTop w:val="0"/>
      <w:marBottom w:val="0"/>
      <w:divBdr>
        <w:top w:val="none" w:sz="0" w:space="0" w:color="auto"/>
        <w:left w:val="none" w:sz="0" w:space="0" w:color="auto"/>
        <w:bottom w:val="none" w:sz="0" w:space="0" w:color="auto"/>
        <w:right w:val="none" w:sz="0" w:space="0" w:color="auto"/>
      </w:divBdr>
    </w:div>
    <w:div w:id="1634755082">
      <w:marLeft w:val="0"/>
      <w:marRight w:val="0"/>
      <w:marTop w:val="0"/>
      <w:marBottom w:val="0"/>
      <w:divBdr>
        <w:top w:val="none" w:sz="0" w:space="0" w:color="auto"/>
        <w:left w:val="none" w:sz="0" w:space="0" w:color="auto"/>
        <w:bottom w:val="none" w:sz="0" w:space="0" w:color="auto"/>
        <w:right w:val="none" w:sz="0" w:space="0" w:color="auto"/>
      </w:divBdr>
    </w:div>
    <w:div w:id="1634941946">
      <w:marLeft w:val="0"/>
      <w:marRight w:val="0"/>
      <w:marTop w:val="0"/>
      <w:marBottom w:val="0"/>
      <w:divBdr>
        <w:top w:val="none" w:sz="0" w:space="0" w:color="auto"/>
        <w:left w:val="none" w:sz="0" w:space="0" w:color="auto"/>
        <w:bottom w:val="none" w:sz="0" w:space="0" w:color="auto"/>
        <w:right w:val="none" w:sz="0" w:space="0" w:color="auto"/>
      </w:divBdr>
    </w:div>
    <w:div w:id="1635090375">
      <w:marLeft w:val="0"/>
      <w:marRight w:val="0"/>
      <w:marTop w:val="0"/>
      <w:marBottom w:val="0"/>
      <w:divBdr>
        <w:top w:val="none" w:sz="0" w:space="0" w:color="auto"/>
        <w:left w:val="none" w:sz="0" w:space="0" w:color="auto"/>
        <w:bottom w:val="none" w:sz="0" w:space="0" w:color="auto"/>
        <w:right w:val="none" w:sz="0" w:space="0" w:color="auto"/>
      </w:divBdr>
    </w:div>
    <w:div w:id="1635211581">
      <w:marLeft w:val="0"/>
      <w:marRight w:val="0"/>
      <w:marTop w:val="0"/>
      <w:marBottom w:val="0"/>
      <w:divBdr>
        <w:top w:val="none" w:sz="0" w:space="0" w:color="auto"/>
        <w:left w:val="none" w:sz="0" w:space="0" w:color="auto"/>
        <w:bottom w:val="none" w:sz="0" w:space="0" w:color="auto"/>
        <w:right w:val="none" w:sz="0" w:space="0" w:color="auto"/>
      </w:divBdr>
    </w:div>
    <w:div w:id="1635214751">
      <w:marLeft w:val="0"/>
      <w:marRight w:val="0"/>
      <w:marTop w:val="0"/>
      <w:marBottom w:val="0"/>
      <w:divBdr>
        <w:top w:val="none" w:sz="0" w:space="0" w:color="auto"/>
        <w:left w:val="none" w:sz="0" w:space="0" w:color="auto"/>
        <w:bottom w:val="none" w:sz="0" w:space="0" w:color="auto"/>
        <w:right w:val="none" w:sz="0" w:space="0" w:color="auto"/>
      </w:divBdr>
    </w:div>
    <w:div w:id="1635284511">
      <w:marLeft w:val="0"/>
      <w:marRight w:val="0"/>
      <w:marTop w:val="0"/>
      <w:marBottom w:val="0"/>
      <w:divBdr>
        <w:top w:val="none" w:sz="0" w:space="0" w:color="auto"/>
        <w:left w:val="none" w:sz="0" w:space="0" w:color="auto"/>
        <w:bottom w:val="none" w:sz="0" w:space="0" w:color="auto"/>
        <w:right w:val="none" w:sz="0" w:space="0" w:color="auto"/>
      </w:divBdr>
    </w:div>
    <w:div w:id="1635329959">
      <w:marLeft w:val="0"/>
      <w:marRight w:val="0"/>
      <w:marTop w:val="0"/>
      <w:marBottom w:val="0"/>
      <w:divBdr>
        <w:top w:val="none" w:sz="0" w:space="0" w:color="auto"/>
        <w:left w:val="none" w:sz="0" w:space="0" w:color="auto"/>
        <w:bottom w:val="none" w:sz="0" w:space="0" w:color="auto"/>
        <w:right w:val="none" w:sz="0" w:space="0" w:color="auto"/>
      </w:divBdr>
    </w:div>
    <w:div w:id="1635334966">
      <w:marLeft w:val="0"/>
      <w:marRight w:val="0"/>
      <w:marTop w:val="0"/>
      <w:marBottom w:val="0"/>
      <w:divBdr>
        <w:top w:val="none" w:sz="0" w:space="0" w:color="auto"/>
        <w:left w:val="none" w:sz="0" w:space="0" w:color="auto"/>
        <w:bottom w:val="none" w:sz="0" w:space="0" w:color="auto"/>
        <w:right w:val="none" w:sz="0" w:space="0" w:color="auto"/>
      </w:divBdr>
    </w:div>
    <w:div w:id="1635404404">
      <w:marLeft w:val="0"/>
      <w:marRight w:val="0"/>
      <w:marTop w:val="0"/>
      <w:marBottom w:val="0"/>
      <w:divBdr>
        <w:top w:val="none" w:sz="0" w:space="0" w:color="auto"/>
        <w:left w:val="none" w:sz="0" w:space="0" w:color="auto"/>
        <w:bottom w:val="none" w:sz="0" w:space="0" w:color="auto"/>
        <w:right w:val="none" w:sz="0" w:space="0" w:color="auto"/>
      </w:divBdr>
    </w:div>
    <w:div w:id="1635407490">
      <w:marLeft w:val="0"/>
      <w:marRight w:val="0"/>
      <w:marTop w:val="0"/>
      <w:marBottom w:val="0"/>
      <w:divBdr>
        <w:top w:val="none" w:sz="0" w:space="0" w:color="auto"/>
        <w:left w:val="none" w:sz="0" w:space="0" w:color="auto"/>
        <w:bottom w:val="none" w:sz="0" w:space="0" w:color="auto"/>
        <w:right w:val="none" w:sz="0" w:space="0" w:color="auto"/>
      </w:divBdr>
    </w:div>
    <w:div w:id="1635477879">
      <w:bodyDiv w:val="1"/>
      <w:marLeft w:val="0"/>
      <w:marRight w:val="0"/>
      <w:marTop w:val="0"/>
      <w:marBottom w:val="0"/>
      <w:divBdr>
        <w:top w:val="none" w:sz="0" w:space="0" w:color="auto"/>
        <w:left w:val="none" w:sz="0" w:space="0" w:color="auto"/>
        <w:bottom w:val="none" w:sz="0" w:space="0" w:color="auto"/>
        <w:right w:val="none" w:sz="0" w:space="0" w:color="auto"/>
      </w:divBdr>
    </w:div>
    <w:div w:id="1635596747">
      <w:bodyDiv w:val="1"/>
      <w:marLeft w:val="0"/>
      <w:marRight w:val="0"/>
      <w:marTop w:val="0"/>
      <w:marBottom w:val="0"/>
      <w:divBdr>
        <w:top w:val="none" w:sz="0" w:space="0" w:color="auto"/>
        <w:left w:val="none" w:sz="0" w:space="0" w:color="auto"/>
        <w:bottom w:val="none" w:sz="0" w:space="0" w:color="auto"/>
        <w:right w:val="none" w:sz="0" w:space="0" w:color="auto"/>
      </w:divBdr>
    </w:div>
    <w:div w:id="1635597206">
      <w:marLeft w:val="0"/>
      <w:marRight w:val="0"/>
      <w:marTop w:val="0"/>
      <w:marBottom w:val="0"/>
      <w:divBdr>
        <w:top w:val="none" w:sz="0" w:space="0" w:color="auto"/>
        <w:left w:val="none" w:sz="0" w:space="0" w:color="auto"/>
        <w:bottom w:val="none" w:sz="0" w:space="0" w:color="auto"/>
        <w:right w:val="none" w:sz="0" w:space="0" w:color="auto"/>
      </w:divBdr>
    </w:div>
    <w:div w:id="1635601423">
      <w:marLeft w:val="0"/>
      <w:marRight w:val="0"/>
      <w:marTop w:val="0"/>
      <w:marBottom w:val="0"/>
      <w:divBdr>
        <w:top w:val="none" w:sz="0" w:space="0" w:color="auto"/>
        <w:left w:val="none" w:sz="0" w:space="0" w:color="auto"/>
        <w:bottom w:val="none" w:sz="0" w:space="0" w:color="auto"/>
        <w:right w:val="none" w:sz="0" w:space="0" w:color="auto"/>
      </w:divBdr>
    </w:div>
    <w:div w:id="1635604071">
      <w:marLeft w:val="0"/>
      <w:marRight w:val="0"/>
      <w:marTop w:val="0"/>
      <w:marBottom w:val="0"/>
      <w:divBdr>
        <w:top w:val="none" w:sz="0" w:space="0" w:color="auto"/>
        <w:left w:val="none" w:sz="0" w:space="0" w:color="auto"/>
        <w:bottom w:val="none" w:sz="0" w:space="0" w:color="auto"/>
        <w:right w:val="none" w:sz="0" w:space="0" w:color="auto"/>
      </w:divBdr>
    </w:div>
    <w:div w:id="1635789381">
      <w:marLeft w:val="0"/>
      <w:marRight w:val="0"/>
      <w:marTop w:val="0"/>
      <w:marBottom w:val="0"/>
      <w:divBdr>
        <w:top w:val="none" w:sz="0" w:space="0" w:color="auto"/>
        <w:left w:val="none" w:sz="0" w:space="0" w:color="auto"/>
        <w:bottom w:val="none" w:sz="0" w:space="0" w:color="auto"/>
        <w:right w:val="none" w:sz="0" w:space="0" w:color="auto"/>
      </w:divBdr>
    </w:div>
    <w:div w:id="1635790913">
      <w:marLeft w:val="0"/>
      <w:marRight w:val="0"/>
      <w:marTop w:val="0"/>
      <w:marBottom w:val="0"/>
      <w:divBdr>
        <w:top w:val="none" w:sz="0" w:space="0" w:color="auto"/>
        <w:left w:val="none" w:sz="0" w:space="0" w:color="auto"/>
        <w:bottom w:val="none" w:sz="0" w:space="0" w:color="auto"/>
        <w:right w:val="none" w:sz="0" w:space="0" w:color="auto"/>
      </w:divBdr>
    </w:div>
    <w:div w:id="1635791165">
      <w:marLeft w:val="0"/>
      <w:marRight w:val="0"/>
      <w:marTop w:val="0"/>
      <w:marBottom w:val="0"/>
      <w:divBdr>
        <w:top w:val="none" w:sz="0" w:space="0" w:color="auto"/>
        <w:left w:val="none" w:sz="0" w:space="0" w:color="auto"/>
        <w:bottom w:val="none" w:sz="0" w:space="0" w:color="auto"/>
        <w:right w:val="none" w:sz="0" w:space="0" w:color="auto"/>
      </w:divBdr>
    </w:div>
    <w:div w:id="1635794212">
      <w:marLeft w:val="0"/>
      <w:marRight w:val="0"/>
      <w:marTop w:val="0"/>
      <w:marBottom w:val="0"/>
      <w:divBdr>
        <w:top w:val="none" w:sz="0" w:space="0" w:color="auto"/>
        <w:left w:val="none" w:sz="0" w:space="0" w:color="auto"/>
        <w:bottom w:val="none" w:sz="0" w:space="0" w:color="auto"/>
        <w:right w:val="none" w:sz="0" w:space="0" w:color="auto"/>
      </w:divBdr>
    </w:div>
    <w:div w:id="1635796194">
      <w:marLeft w:val="0"/>
      <w:marRight w:val="0"/>
      <w:marTop w:val="0"/>
      <w:marBottom w:val="0"/>
      <w:divBdr>
        <w:top w:val="none" w:sz="0" w:space="0" w:color="auto"/>
        <w:left w:val="none" w:sz="0" w:space="0" w:color="auto"/>
        <w:bottom w:val="none" w:sz="0" w:space="0" w:color="auto"/>
        <w:right w:val="none" w:sz="0" w:space="0" w:color="auto"/>
      </w:divBdr>
    </w:div>
    <w:div w:id="1635867286">
      <w:marLeft w:val="0"/>
      <w:marRight w:val="0"/>
      <w:marTop w:val="0"/>
      <w:marBottom w:val="0"/>
      <w:divBdr>
        <w:top w:val="none" w:sz="0" w:space="0" w:color="auto"/>
        <w:left w:val="none" w:sz="0" w:space="0" w:color="auto"/>
        <w:bottom w:val="none" w:sz="0" w:space="0" w:color="auto"/>
        <w:right w:val="none" w:sz="0" w:space="0" w:color="auto"/>
      </w:divBdr>
    </w:div>
    <w:div w:id="1635940980">
      <w:marLeft w:val="0"/>
      <w:marRight w:val="0"/>
      <w:marTop w:val="0"/>
      <w:marBottom w:val="0"/>
      <w:divBdr>
        <w:top w:val="none" w:sz="0" w:space="0" w:color="auto"/>
        <w:left w:val="none" w:sz="0" w:space="0" w:color="auto"/>
        <w:bottom w:val="none" w:sz="0" w:space="0" w:color="auto"/>
        <w:right w:val="none" w:sz="0" w:space="0" w:color="auto"/>
      </w:divBdr>
    </w:div>
    <w:div w:id="1636063697">
      <w:marLeft w:val="0"/>
      <w:marRight w:val="0"/>
      <w:marTop w:val="0"/>
      <w:marBottom w:val="0"/>
      <w:divBdr>
        <w:top w:val="none" w:sz="0" w:space="0" w:color="auto"/>
        <w:left w:val="none" w:sz="0" w:space="0" w:color="auto"/>
        <w:bottom w:val="none" w:sz="0" w:space="0" w:color="auto"/>
        <w:right w:val="none" w:sz="0" w:space="0" w:color="auto"/>
      </w:divBdr>
    </w:div>
    <w:div w:id="1636107365">
      <w:marLeft w:val="0"/>
      <w:marRight w:val="0"/>
      <w:marTop w:val="0"/>
      <w:marBottom w:val="0"/>
      <w:divBdr>
        <w:top w:val="none" w:sz="0" w:space="0" w:color="auto"/>
        <w:left w:val="none" w:sz="0" w:space="0" w:color="auto"/>
        <w:bottom w:val="none" w:sz="0" w:space="0" w:color="auto"/>
        <w:right w:val="none" w:sz="0" w:space="0" w:color="auto"/>
      </w:divBdr>
    </w:div>
    <w:div w:id="1636108468">
      <w:marLeft w:val="0"/>
      <w:marRight w:val="0"/>
      <w:marTop w:val="0"/>
      <w:marBottom w:val="0"/>
      <w:divBdr>
        <w:top w:val="none" w:sz="0" w:space="0" w:color="auto"/>
        <w:left w:val="none" w:sz="0" w:space="0" w:color="auto"/>
        <w:bottom w:val="none" w:sz="0" w:space="0" w:color="auto"/>
        <w:right w:val="none" w:sz="0" w:space="0" w:color="auto"/>
      </w:divBdr>
    </w:div>
    <w:div w:id="1636136067">
      <w:marLeft w:val="0"/>
      <w:marRight w:val="0"/>
      <w:marTop w:val="0"/>
      <w:marBottom w:val="0"/>
      <w:divBdr>
        <w:top w:val="none" w:sz="0" w:space="0" w:color="auto"/>
        <w:left w:val="none" w:sz="0" w:space="0" w:color="auto"/>
        <w:bottom w:val="none" w:sz="0" w:space="0" w:color="auto"/>
        <w:right w:val="none" w:sz="0" w:space="0" w:color="auto"/>
      </w:divBdr>
    </w:div>
    <w:div w:id="1636137697">
      <w:marLeft w:val="0"/>
      <w:marRight w:val="0"/>
      <w:marTop w:val="0"/>
      <w:marBottom w:val="0"/>
      <w:divBdr>
        <w:top w:val="none" w:sz="0" w:space="0" w:color="auto"/>
        <w:left w:val="none" w:sz="0" w:space="0" w:color="auto"/>
        <w:bottom w:val="none" w:sz="0" w:space="0" w:color="auto"/>
        <w:right w:val="none" w:sz="0" w:space="0" w:color="auto"/>
      </w:divBdr>
    </w:div>
    <w:div w:id="1636256665">
      <w:marLeft w:val="0"/>
      <w:marRight w:val="0"/>
      <w:marTop w:val="0"/>
      <w:marBottom w:val="0"/>
      <w:divBdr>
        <w:top w:val="none" w:sz="0" w:space="0" w:color="auto"/>
        <w:left w:val="none" w:sz="0" w:space="0" w:color="auto"/>
        <w:bottom w:val="none" w:sz="0" w:space="0" w:color="auto"/>
        <w:right w:val="none" w:sz="0" w:space="0" w:color="auto"/>
      </w:divBdr>
    </w:div>
    <w:div w:id="1636325285">
      <w:marLeft w:val="0"/>
      <w:marRight w:val="0"/>
      <w:marTop w:val="0"/>
      <w:marBottom w:val="0"/>
      <w:divBdr>
        <w:top w:val="none" w:sz="0" w:space="0" w:color="auto"/>
        <w:left w:val="none" w:sz="0" w:space="0" w:color="auto"/>
        <w:bottom w:val="none" w:sz="0" w:space="0" w:color="auto"/>
        <w:right w:val="none" w:sz="0" w:space="0" w:color="auto"/>
      </w:divBdr>
    </w:div>
    <w:div w:id="1636374185">
      <w:marLeft w:val="0"/>
      <w:marRight w:val="0"/>
      <w:marTop w:val="0"/>
      <w:marBottom w:val="0"/>
      <w:divBdr>
        <w:top w:val="none" w:sz="0" w:space="0" w:color="auto"/>
        <w:left w:val="none" w:sz="0" w:space="0" w:color="auto"/>
        <w:bottom w:val="none" w:sz="0" w:space="0" w:color="auto"/>
        <w:right w:val="none" w:sz="0" w:space="0" w:color="auto"/>
      </w:divBdr>
    </w:div>
    <w:div w:id="1636447314">
      <w:marLeft w:val="0"/>
      <w:marRight w:val="0"/>
      <w:marTop w:val="0"/>
      <w:marBottom w:val="0"/>
      <w:divBdr>
        <w:top w:val="none" w:sz="0" w:space="0" w:color="auto"/>
        <w:left w:val="none" w:sz="0" w:space="0" w:color="auto"/>
        <w:bottom w:val="none" w:sz="0" w:space="0" w:color="auto"/>
        <w:right w:val="none" w:sz="0" w:space="0" w:color="auto"/>
      </w:divBdr>
    </w:div>
    <w:div w:id="1636594507">
      <w:marLeft w:val="0"/>
      <w:marRight w:val="0"/>
      <w:marTop w:val="0"/>
      <w:marBottom w:val="0"/>
      <w:divBdr>
        <w:top w:val="none" w:sz="0" w:space="0" w:color="auto"/>
        <w:left w:val="none" w:sz="0" w:space="0" w:color="auto"/>
        <w:bottom w:val="none" w:sz="0" w:space="0" w:color="auto"/>
        <w:right w:val="none" w:sz="0" w:space="0" w:color="auto"/>
      </w:divBdr>
    </w:div>
    <w:div w:id="1636714053">
      <w:marLeft w:val="0"/>
      <w:marRight w:val="0"/>
      <w:marTop w:val="0"/>
      <w:marBottom w:val="0"/>
      <w:divBdr>
        <w:top w:val="none" w:sz="0" w:space="0" w:color="auto"/>
        <w:left w:val="none" w:sz="0" w:space="0" w:color="auto"/>
        <w:bottom w:val="none" w:sz="0" w:space="0" w:color="auto"/>
        <w:right w:val="none" w:sz="0" w:space="0" w:color="auto"/>
      </w:divBdr>
    </w:div>
    <w:div w:id="1636720005">
      <w:marLeft w:val="0"/>
      <w:marRight w:val="0"/>
      <w:marTop w:val="0"/>
      <w:marBottom w:val="0"/>
      <w:divBdr>
        <w:top w:val="none" w:sz="0" w:space="0" w:color="auto"/>
        <w:left w:val="none" w:sz="0" w:space="0" w:color="auto"/>
        <w:bottom w:val="none" w:sz="0" w:space="0" w:color="auto"/>
        <w:right w:val="none" w:sz="0" w:space="0" w:color="auto"/>
      </w:divBdr>
    </w:div>
    <w:div w:id="1636720721">
      <w:marLeft w:val="0"/>
      <w:marRight w:val="0"/>
      <w:marTop w:val="0"/>
      <w:marBottom w:val="0"/>
      <w:divBdr>
        <w:top w:val="none" w:sz="0" w:space="0" w:color="auto"/>
        <w:left w:val="none" w:sz="0" w:space="0" w:color="auto"/>
        <w:bottom w:val="none" w:sz="0" w:space="0" w:color="auto"/>
        <w:right w:val="none" w:sz="0" w:space="0" w:color="auto"/>
      </w:divBdr>
    </w:div>
    <w:div w:id="1636720989">
      <w:marLeft w:val="0"/>
      <w:marRight w:val="0"/>
      <w:marTop w:val="0"/>
      <w:marBottom w:val="0"/>
      <w:divBdr>
        <w:top w:val="none" w:sz="0" w:space="0" w:color="auto"/>
        <w:left w:val="none" w:sz="0" w:space="0" w:color="auto"/>
        <w:bottom w:val="none" w:sz="0" w:space="0" w:color="auto"/>
        <w:right w:val="none" w:sz="0" w:space="0" w:color="auto"/>
      </w:divBdr>
    </w:div>
    <w:div w:id="1636721080">
      <w:marLeft w:val="0"/>
      <w:marRight w:val="0"/>
      <w:marTop w:val="0"/>
      <w:marBottom w:val="0"/>
      <w:divBdr>
        <w:top w:val="none" w:sz="0" w:space="0" w:color="auto"/>
        <w:left w:val="none" w:sz="0" w:space="0" w:color="auto"/>
        <w:bottom w:val="none" w:sz="0" w:space="0" w:color="auto"/>
        <w:right w:val="none" w:sz="0" w:space="0" w:color="auto"/>
      </w:divBdr>
    </w:div>
    <w:div w:id="1636787545">
      <w:marLeft w:val="0"/>
      <w:marRight w:val="0"/>
      <w:marTop w:val="0"/>
      <w:marBottom w:val="0"/>
      <w:divBdr>
        <w:top w:val="none" w:sz="0" w:space="0" w:color="auto"/>
        <w:left w:val="none" w:sz="0" w:space="0" w:color="auto"/>
        <w:bottom w:val="none" w:sz="0" w:space="0" w:color="auto"/>
        <w:right w:val="none" w:sz="0" w:space="0" w:color="auto"/>
      </w:divBdr>
    </w:div>
    <w:div w:id="1636792263">
      <w:marLeft w:val="0"/>
      <w:marRight w:val="0"/>
      <w:marTop w:val="0"/>
      <w:marBottom w:val="0"/>
      <w:divBdr>
        <w:top w:val="none" w:sz="0" w:space="0" w:color="auto"/>
        <w:left w:val="none" w:sz="0" w:space="0" w:color="auto"/>
        <w:bottom w:val="none" w:sz="0" w:space="0" w:color="auto"/>
        <w:right w:val="none" w:sz="0" w:space="0" w:color="auto"/>
      </w:divBdr>
    </w:div>
    <w:div w:id="1636911077">
      <w:marLeft w:val="0"/>
      <w:marRight w:val="0"/>
      <w:marTop w:val="0"/>
      <w:marBottom w:val="0"/>
      <w:divBdr>
        <w:top w:val="none" w:sz="0" w:space="0" w:color="auto"/>
        <w:left w:val="none" w:sz="0" w:space="0" w:color="auto"/>
        <w:bottom w:val="none" w:sz="0" w:space="0" w:color="auto"/>
        <w:right w:val="none" w:sz="0" w:space="0" w:color="auto"/>
      </w:divBdr>
    </w:div>
    <w:div w:id="1636912464">
      <w:marLeft w:val="0"/>
      <w:marRight w:val="0"/>
      <w:marTop w:val="0"/>
      <w:marBottom w:val="0"/>
      <w:divBdr>
        <w:top w:val="none" w:sz="0" w:space="0" w:color="auto"/>
        <w:left w:val="none" w:sz="0" w:space="0" w:color="auto"/>
        <w:bottom w:val="none" w:sz="0" w:space="0" w:color="auto"/>
        <w:right w:val="none" w:sz="0" w:space="0" w:color="auto"/>
      </w:divBdr>
    </w:div>
    <w:div w:id="1637100983">
      <w:marLeft w:val="0"/>
      <w:marRight w:val="0"/>
      <w:marTop w:val="0"/>
      <w:marBottom w:val="0"/>
      <w:divBdr>
        <w:top w:val="none" w:sz="0" w:space="0" w:color="auto"/>
        <w:left w:val="none" w:sz="0" w:space="0" w:color="auto"/>
        <w:bottom w:val="none" w:sz="0" w:space="0" w:color="auto"/>
        <w:right w:val="none" w:sz="0" w:space="0" w:color="auto"/>
      </w:divBdr>
    </w:div>
    <w:div w:id="1637179100">
      <w:marLeft w:val="0"/>
      <w:marRight w:val="0"/>
      <w:marTop w:val="0"/>
      <w:marBottom w:val="0"/>
      <w:divBdr>
        <w:top w:val="none" w:sz="0" w:space="0" w:color="auto"/>
        <w:left w:val="none" w:sz="0" w:space="0" w:color="auto"/>
        <w:bottom w:val="none" w:sz="0" w:space="0" w:color="auto"/>
        <w:right w:val="none" w:sz="0" w:space="0" w:color="auto"/>
      </w:divBdr>
    </w:div>
    <w:div w:id="1637180933">
      <w:marLeft w:val="0"/>
      <w:marRight w:val="0"/>
      <w:marTop w:val="0"/>
      <w:marBottom w:val="0"/>
      <w:divBdr>
        <w:top w:val="none" w:sz="0" w:space="0" w:color="auto"/>
        <w:left w:val="none" w:sz="0" w:space="0" w:color="auto"/>
        <w:bottom w:val="none" w:sz="0" w:space="0" w:color="auto"/>
        <w:right w:val="none" w:sz="0" w:space="0" w:color="auto"/>
      </w:divBdr>
    </w:div>
    <w:div w:id="1637249993">
      <w:marLeft w:val="0"/>
      <w:marRight w:val="0"/>
      <w:marTop w:val="0"/>
      <w:marBottom w:val="0"/>
      <w:divBdr>
        <w:top w:val="none" w:sz="0" w:space="0" w:color="auto"/>
        <w:left w:val="none" w:sz="0" w:space="0" w:color="auto"/>
        <w:bottom w:val="none" w:sz="0" w:space="0" w:color="auto"/>
        <w:right w:val="none" w:sz="0" w:space="0" w:color="auto"/>
      </w:divBdr>
    </w:div>
    <w:div w:id="1637298814">
      <w:marLeft w:val="0"/>
      <w:marRight w:val="0"/>
      <w:marTop w:val="0"/>
      <w:marBottom w:val="0"/>
      <w:divBdr>
        <w:top w:val="none" w:sz="0" w:space="0" w:color="auto"/>
        <w:left w:val="none" w:sz="0" w:space="0" w:color="auto"/>
        <w:bottom w:val="none" w:sz="0" w:space="0" w:color="auto"/>
        <w:right w:val="none" w:sz="0" w:space="0" w:color="auto"/>
      </w:divBdr>
    </w:div>
    <w:div w:id="1637369845">
      <w:marLeft w:val="0"/>
      <w:marRight w:val="0"/>
      <w:marTop w:val="0"/>
      <w:marBottom w:val="0"/>
      <w:divBdr>
        <w:top w:val="none" w:sz="0" w:space="0" w:color="auto"/>
        <w:left w:val="none" w:sz="0" w:space="0" w:color="auto"/>
        <w:bottom w:val="none" w:sz="0" w:space="0" w:color="auto"/>
        <w:right w:val="none" w:sz="0" w:space="0" w:color="auto"/>
      </w:divBdr>
    </w:div>
    <w:div w:id="1637417713">
      <w:marLeft w:val="0"/>
      <w:marRight w:val="0"/>
      <w:marTop w:val="0"/>
      <w:marBottom w:val="0"/>
      <w:divBdr>
        <w:top w:val="none" w:sz="0" w:space="0" w:color="auto"/>
        <w:left w:val="none" w:sz="0" w:space="0" w:color="auto"/>
        <w:bottom w:val="none" w:sz="0" w:space="0" w:color="auto"/>
        <w:right w:val="none" w:sz="0" w:space="0" w:color="auto"/>
      </w:divBdr>
    </w:div>
    <w:div w:id="1637444024">
      <w:marLeft w:val="0"/>
      <w:marRight w:val="0"/>
      <w:marTop w:val="0"/>
      <w:marBottom w:val="0"/>
      <w:divBdr>
        <w:top w:val="none" w:sz="0" w:space="0" w:color="auto"/>
        <w:left w:val="none" w:sz="0" w:space="0" w:color="auto"/>
        <w:bottom w:val="none" w:sz="0" w:space="0" w:color="auto"/>
        <w:right w:val="none" w:sz="0" w:space="0" w:color="auto"/>
      </w:divBdr>
    </w:div>
    <w:div w:id="1637491221">
      <w:marLeft w:val="0"/>
      <w:marRight w:val="0"/>
      <w:marTop w:val="0"/>
      <w:marBottom w:val="0"/>
      <w:divBdr>
        <w:top w:val="none" w:sz="0" w:space="0" w:color="auto"/>
        <w:left w:val="none" w:sz="0" w:space="0" w:color="auto"/>
        <w:bottom w:val="none" w:sz="0" w:space="0" w:color="auto"/>
        <w:right w:val="none" w:sz="0" w:space="0" w:color="auto"/>
      </w:divBdr>
    </w:div>
    <w:div w:id="1637563131">
      <w:marLeft w:val="0"/>
      <w:marRight w:val="0"/>
      <w:marTop w:val="0"/>
      <w:marBottom w:val="0"/>
      <w:divBdr>
        <w:top w:val="none" w:sz="0" w:space="0" w:color="auto"/>
        <w:left w:val="none" w:sz="0" w:space="0" w:color="auto"/>
        <w:bottom w:val="none" w:sz="0" w:space="0" w:color="auto"/>
        <w:right w:val="none" w:sz="0" w:space="0" w:color="auto"/>
      </w:divBdr>
    </w:div>
    <w:div w:id="1637564452">
      <w:marLeft w:val="0"/>
      <w:marRight w:val="0"/>
      <w:marTop w:val="0"/>
      <w:marBottom w:val="0"/>
      <w:divBdr>
        <w:top w:val="none" w:sz="0" w:space="0" w:color="auto"/>
        <w:left w:val="none" w:sz="0" w:space="0" w:color="auto"/>
        <w:bottom w:val="none" w:sz="0" w:space="0" w:color="auto"/>
        <w:right w:val="none" w:sz="0" w:space="0" w:color="auto"/>
      </w:divBdr>
    </w:div>
    <w:div w:id="1637640089">
      <w:marLeft w:val="0"/>
      <w:marRight w:val="0"/>
      <w:marTop w:val="0"/>
      <w:marBottom w:val="0"/>
      <w:divBdr>
        <w:top w:val="none" w:sz="0" w:space="0" w:color="auto"/>
        <w:left w:val="none" w:sz="0" w:space="0" w:color="auto"/>
        <w:bottom w:val="none" w:sz="0" w:space="0" w:color="auto"/>
        <w:right w:val="none" w:sz="0" w:space="0" w:color="auto"/>
      </w:divBdr>
    </w:div>
    <w:div w:id="1637683587">
      <w:marLeft w:val="0"/>
      <w:marRight w:val="0"/>
      <w:marTop w:val="0"/>
      <w:marBottom w:val="0"/>
      <w:divBdr>
        <w:top w:val="none" w:sz="0" w:space="0" w:color="auto"/>
        <w:left w:val="none" w:sz="0" w:space="0" w:color="auto"/>
        <w:bottom w:val="none" w:sz="0" w:space="0" w:color="auto"/>
        <w:right w:val="none" w:sz="0" w:space="0" w:color="auto"/>
      </w:divBdr>
    </w:div>
    <w:div w:id="1637683998">
      <w:marLeft w:val="0"/>
      <w:marRight w:val="0"/>
      <w:marTop w:val="0"/>
      <w:marBottom w:val="0"/>
      <w:divBdr>
        <w:top w:val="none" w:sz="0" w:space="0" w:color="auto"/>
        <w:left w:val="none" w:sz="0" w:space="0" w:color="auto"/>
        <w:bottom w:val="none" w:sz="0" w:space="0" w:color="auto"/>
        <w:right w:val="none" w:sz="0" w:space="0" w:color="auto"/>
      </w:divBdr>
    </w:div>
    <w:div w:id="1637829913">
      <w:marLeft w:val="0"/>
      <w:marRight w:val="0"/>
      <w:marTop w:val="0"/>
      <w:marBottom w:val="0"/>
      <w:divBdr>
        <w:top w:val="none" w:sz="0" w:space="0" w:color="auto"/>
        <w:left w:val="none" w:sz="0" w:space="0" w:color="auto"/>
        <w:bottom w:val="none" w:sz="0" w:space="0" w:color="auto"/>
        <w:right w:val="none" w:sz="0" w:space="0" w:color="auto"/>
      </w:divBdr>
    </w:div>
    <w:div w:id="1637907024">
      <w:marLeft w:val="0"/>
      <w:marRight w:val="0"/>
      <w:marTop w:val="0"/>
      <w:marBottom w:val="0"/>
      <w:divBdr>
        <w:top w:val="none" w:sz="0" w:space="0" w:color="auto"/>
        <w:left w:val="none" w:sz="0" w:space="0" w:color="auto"/>
        <w:bottom w:val="none" w:sz="0" w:space="0" w:color="auto"/>
        <w:right w:val="none" w:sz="0" w:space="0" w:color="auto"/>
      </w:divBdr>
    </w:div>
    <w:div w:id="1637907447">
      <w:marLeft w:val="0"/>
      <w:marRight w:val="0"/>
      <w:marTop w:val="0"/>
      <w:marBottom w:val="0"/>
      <w:divBdr>
        <w:top w:val="none" w:sz="0" w:space="0" w:color="auto"/>
        <w:left w:val="none" w:sz="0" w:space="0" w:color="auto"/>
        <w:bottom w:val="none" w:sz="0" w:space="0" w:color="auto"/>
        <w:right w:val="none" w:sz="0" w:space="0" w:color="auto"/>
      </w:divBdr>
    </w:div>
    <w:div w:id="1637950463">
      <w:marLeft w:val="0"/>
      <w:marRight w:val="0"/>
      <w:marTop w:val="0"/>
      <w:marBottom w:val="0"/>
      <w:divBdr>
        <w:top w:val="none" w:sz="0" w:space="0" w:color="auto"/>
        <w:left w:val="none" w:sz="0" w:space="0" w:color="auto"/>
        <w:bottom w:val="none" w:sz="0" w:space="0" w:color="auto"/>
        <w:right w:val="none" w:sz="0" w:space="0" w:color="auto"/>
      </w:divBdr>
    </w:div>
    <w:div w:id="1638098485">
      <w:marLeft w:val="0"/>
      <w:marRight w:val="0"/>
      <w:marTop w:val="0"/>
      <w:marBottom w:val="0"/>
      <w:divBdr>
        <w:top w:val="none" w:sz="0" w:space="0" w:color="auto"/>
        <w:left w:val="none" w:sz="0" w:space="0" w:color="auto"/>
        <w:bottom w:val="none" w:sz="0" w:space="0" w:color="auto"/>
        <w:right w:val="none" w:sz="0" w:space="0" w:color="auto"/>
      </w:divBdr>
    </w:div>
    <w:div w:id="1638144505">
      <w:marLeft w:val="0"/>
      <w:marRight w:val="0"/>
      <w:marTop w:val="0"/>
      <w:marBottom w:val="0"/>
      <w:divBdr>
        <w:top w:val="none" w:sz="0" w:space="0" w:color="auto"/>
        <w:left w:val="none" w:sz="0" w:space="0" w:color="auto"/>
        <w:bottom w:val="none" w:sz="0" w:space="0" w:color="auto"/>
        <w:right w:val="none" w:sz="0" w:space="0" w:color="auto"/>
      </w:divBdr>
    </w:div>
    <w:div w:id="1638224457">
      <w:marLeft w:val="0"/>
      <w:marRight w:val="0"/>
      <w:marTop w:val="0"/>
      <w:marBottom w:val="0"/>
      <w:divBdr>
        <w:top w:val="none" w:sz="0" w:space="0" w:color="auto"/>
        <w:left w:val="none" w:sz="0" w:space="0" w:color="auto"/>
        <w:bottom w:val="none" w:sz="0" w:space="0" w:color="auto"/>
        <w:right w:val="none" w:sz="0" w:space="0" w:color="auto"/>
      </w:divBdr>
    </w:div>
    <w:div w:id="1638296382">
      <w:marLeft w:val="0"/>
      <w:marRight w:val="0"/>
      <w:marTop w:val="0"/>
      <w:marBottom w:val="0"/>
      <w:divBdr>
        <w:top w:val="none" w:sz="0" w:space="0" w:color="auto"/>
        <w:left w:val="none" w:sz="0" w:space="0" w:color="auto"/>
        <w:bottom w:val="none" w:sz="0" w:space="0" w:color="auto"/>
        <w:right w:val="none" w:sz="0" w:space="0" w:color="auto"/>
      </w:divBdr>
    </w:div>
    <w:div w:id="1638336113">
      <w:marLeft w:val="0"/>
      <w:marRight w:val="0"/>
      <w:marTop w:val="0"/>
      <w:marBottom w:val="0"/>
      <w:divBdr>
        <w:top w:val="none" w:sz="0" w:space="0" w:color="auto"/>
        <w:left w:val="none" w:sz="0" w:space="0" w:color="auto"/>
        <w:bottom w:val="none" w:sz="0" w:space="0" w:color="auto"/>
        <w:right w:val="none" w:sz="0" w:space="0" w:color="auto"/>
      </w:divBdr>
    </w:div>
    <w:div w:id="1638367166">
      <w:marLeft w:val="0"/>
      <w:marRight w:val="0"/>
      <w:marTop w:val="0"/>
      <w:marBottom w:val="0"/>
      <w:divBdr>
        <w:top w:val="none" w:sz="0" w:space="0" w:color="auto"/>
        <w:left w:val="none" w:sz="0" w:space="0" w:color="auto"/>
        <w:bottom w:val="none" w:sz="0" w:space="0" w:color="auto"/>
        <w:right w:val="none" w:sz="0" w:space="0" w:color="auto"/>
      </w:divBdr>
    </w:div>
    <w:div w:id="1638409976">
      <w:marLeft w:val="0"/>
      <w:marRight w:val="0"/>
      <w:marTop w:val="0"/>
      <w:marBottom w:val="0"/>
      <w:divBdr>
        <w:top w:val="none" w:sz="0" w:space="0" w:color="auto"/>
        <w:left w:val="none" w:sz="0" w:space="0" w:color="auto"/>
        <w:bottom w:val="none" w:sz="0" w:space="0" w:color="auto"/>
        <w:right w:val="none" w:sz="0" w:space="0" w:color="auto"/>
      </w:divBdr>
    </w:div>
    <w:div w:id="1638413862">
      <w:marLeft w:val="0"/>
      <w:marRight w:val="0"/>
      <w:marTop w:val="0"/>
      <w:marBottom w:val="0"/>
      <w:divBdr>
        <w:top w:val="none" w:sz="0" w:space="0" w:color="auto"/>
        <w:left w:val="none" w:sz="0" w:space="0" w:color="auto"/>
        <w:bottom w:val="none" w:sz="0" w:space="0" w:color="auto"/>
        <w:right w:val="none" w:sz="0" w:space="0" w:color="auto"/>
      </w:divBdr>
    </w:div>
    <w:div w:id="1638491297">
      <w:marLeft w:val="0"/>
      <w:marRight w:val="0"/>
      <w:marTop w:val="0"/>
      <w:marBottom w:val="0"/>
      <w:divBdr>
        <w:top w:val="none" w:sz="0" w:space="0" w:color="auto"/>
        <w:left w:val="none" w:sz="0" w:space="0" w:color="auto"/>
        <w:bottom w:val="none" w:sz="0" w:space="0" w:color="auto"/>
        <w:right w:val="none" w:sz="0" w:space="0" w:color="auto"/>
      </w:divBdr>
    </w:div>
    <w:div w:id="1638492679">
      <w:marLeft w:val="0"/>
      <w:marRight w:val="0"/>
      <w:marTop w:val="0"/>
      <w:marBottom w:val="0"/>
      <w:divBdr>
        <w:top w:val="none" w:sz="0" w:space="0" w:color="auto"/>
        <w:left w:val="none" w:sz="0" w:space="0" w:color="auto"/>
        <w:bottom w:val="none" w:sz="0" w:space="0" w:color="auto"/>
        <w:right w:val="none" w:sz="0" w:space="0" w:color="auto"/>
      </w:divBdr>
    </w:div>
    <w:div w:id="1638560495">
      <w:marLeft w:val="0"/>
      <w:marRight w:val="0"/>
      <w:marTop w:val="0"/>
      <w:marBottom w:val="0"/>
      <w:divBdr>
        <w:top w:val="none" w:sz="0" w:space="0" w:color="auto"/>
        <w:left w:val="none" w:sz="0" w:space="0" w:color="auto"/>
        <w:bottom w:val="none" w:sz="0" w:space="0" w:color="auto"/>
        <w:right w:val="none" w:sz="0" w:space="0" w:color="auto"/>
      </w:divBdr>
    </w:div>
    <w:div w:id="1638562067">
      <w:marLeft w:val="0"/>
      <w:marRight w:val="0"/>
      <w:marTop w:val="0"/>
      <w:marBottom w:val="0"/>
      <w:divBdr>
        <w:top w:val="none" w:sz="0" w:space="0" w:color="auto"/>
        <w:left w:val="none" w:sz="0" w:space="0" w:color="auto"/>
        <w:bottom w:val="none" w:sz="0" w:space="0" w:color="auto"/>
        <w:right w:val="none" w:sz="0" w:space="0" w:color="auto"/>
      </w:divBdr>
    </w:div>
    <w:div w:id="1638562923">
      <w:marLeft w:val="0"/>
      <w:marRight w:val="0"/>
      <w:marTop w:val="0"/>
      <w:marBottom w:val="0"/>
      <w:divBdr>
        <w:top w:val="none" w:sz="0" w:space="0" w:color="auto"/>
        <w:left w:val="none" w:sz="0" w:space="0" w:color="auto"/>
        <w:bottom w:val="none" w:sz="0" w:space="0" w:color="auto"/>
        <w:right w:val="none" w:sz="0" w:space="0" w:color="auto"/>
      </w:divBdr>
    </w:div>
    <w:div w:id="1638681191">
      <w:marLeft w:val="0"/>
      <w:marRight w:val="0"/>
      <w:marTop w:val="0"/>
      <w:marBottom w:val="0"/>
      <w:divBdr>
        <w:top w:val="none" w:sz="0" w:space="0" w:color="auto"/>
        <w:left w:val="none" w:sz="0" w:space="0" w:color="auto"/>
        <w:bottom w:val="none" w:sz="0" w:space="0" w:color="auto"/>
        <w:right w:val="none" w:sz="0" w:space="0" w:color="auto"/>
      </w:divBdr>
    </w:div>
    <w:div w:id="1638753321">
      <w:marLeft w:val="0"/>
      <w:marRight w:val="0"/>
      <w:marTop w:val="0"/>
      <w:marBottom w:val="0"/>
      <w:divBdr>
        <w:top w:val="none" w:sz="0" w:space="0" w:color="auto"/>
        <w:left w:val="none" w:sz="0" w:space="0" w:color="auto"/>
        <w:bottom w:val="none" w:sz="0" w:space="0" w:color="auto"/>
        <w:right w:val="none" w:sz="0" w:space="0" w:color="auto"/>
      </w:divBdr>
    </w:div>
    <w:div w:id="1638757992">
      <w:marLeft w:val="0"/>
      <w:marRight w:val="0"/>
      <w:marTop w:val="0"/>
      <w:marBottom w:val="0"/>
      <w:divBdr>
        <w:top w:val="none" w:sz="0" w:space="0" w:color="auto"/>
        <w:left w:val="none" w:sz="0" w:space="0" w:color="auto"/>
        <w:bottom w:val="none" w:sz="0" w:space="0" w:color="auto"/>
        <w:right w:val="none" w:sz="0" w:space="0" w:color="auto"/>
      </w:divBdr>
    </w:div>
    <w:div w:id="1638758560">
      <w:marLeft w:val="0"/>
      <w:marRight w:val="0"/>
      <w:marTop w:val="0"/>
      <w:marBottom w:val="0"/>
      <w:divBdr>
        <w:top w:val="none" w:sz="0" w:space="0" w:color="auto"/>
        <w:left w:val="none" w:sz="0" w:space="0" w:color="auto"/>
        <w:bottom w:val="none" w:sz="0" w:space="0" w:color="auto"/>
        <w:right w:val="none" w:sz="0" w:space="0" w:color="auto"/>
      </w:divBdr>
    </w:div>
    <w:div w:id="1638872566">
      <w:marLeft w:val="0"/>
      <w:marRight w:val="0"/>
      <w:marTop w:val="0"/>
      <w:marBottom w:val="0"/>
      <w:divBdr>
        <w:top w:val="none" w:sz="0" w:space="0" w:color="auto"/>
        <w:left w:val="none" w:sz="0" w:space="0" w:color="auto"/>
        <w:bottom w:val="none" w:sz="0" w:space="0" w:color="auto"/>
        <w:right w:val="none" w:sz="0" w:space="0" w:color="auto"/>
      </w:divBdr>
    </w:div>
    <w:div w:id="1638948265">
      <w:marLeft w:val="0"/>
      <w:marRight w:val="0"/>
      <w:marTop w:val="0"/>
      <w:marBottom w:val="0"/>
      <w:divBdr>
        <w:top w:val="none" w:sz="0" w:space="0" w:color="auto"/>
        <w:left w:val="none" w:sz="0" w:space="0" w:color="auto"/>
        <w:bottom w:val="none" w:sz="0" w:space="0" w:color="auto"/>
        <w:right w:val="none" w:sz="0" w:space="0" w:color="auto"/>
      </w:divBdr>
    </w:div>
    <w:div w:id="1638990214">
      <w:marLeft w:val="0"/>
      <w:marRight w:val="0"/>
      <w:marTop w:val="0"/>
      <w:marBottom w:val="0"/>
      <w:divBdr>
        <w:top w:val="none" w:sz="0" w:space="0" w:color="auto"/>
        <w:left w:val="none" w:sz="0" w:space="0" w:color="auto"/>
        <w:bottom w:val="none" w:sz="0" w:space="0" w:color="auto"/>
        <w:right w:val="none" w:sz="0" w:space="0" w:color="auto"/>
      </w:divBdr>
    </w:div>
    <w:div w:id="1639065578">
      <w:marLeft w:val="0"/>
      <w:marRight w:val="0"/>
      <w:marTop w:val="0"/>
      <w:marBottom w:val="0"/>
      <w:divBdr>
        <w:top w:val="none" w:sz="0" w:space="0" w:color="auto"/>
        <w:left w:val="none" w:sz="0" w:space="0" w:color="auto"/>
        <w:bottom w:val="none" w:sz="0" w:space="0" w:color="auto"/>
        <w:right w:val="none" w:sz="0" w:space="0" w:color="auto"/>
      </w:divBdr>
    </w:div>
    <w:div w:id="1639147610">
      <w:marLeft w:val="0"/>
      <w:marRight w:val="0"/>
      <w:marTop w:val="0"/>
      <w:marBottom w:val="0"/>
      <w:divBdr>
        <w:top w:val="none" w:sz="0" w:space="0" w:color="auto"/>
        <w:left w:val="none" w:sz="0" w:space="0" w:color="auto"/>
        <w:bottom w:val="none" w:sz="0" w:space="0" w:color="auto"/>
        <w:right w:val="none" w:sz="0" w:space="0" w:color="auto"/>
      </w:divBdr>
    </w:div>
    <w:div w:id="1639215903">
      <w:marLeft w:val="0"/>
      <w:marRight w:val="0"/>
      <w:marTop w:val="0"/>
      <w:marBottom w:val="0"/>
      <w:divBdr>
        <w:top w:val="none" w:sz="0" w:space="0" w:color="auto"/>
        <w:left w:val="none" w:sz="0" w:space="0" w:color="auto"/>
        <w:bottom w:val="none" w:sz="0" w:space="0" w:color="auto"/>
        <w:right w:val="none" w:sz="0" w:space="0" w:color="auto"/>
      </w:divBdr>
    </w:div>
    <w:div w:id="1639216328">
      <w:marLeft w:val="0"/>
      <w:marRight w:val="0"/>
      <w:marTop w:val="0"/>
      <w:marBottom w:val="0"/>
      <w:divBdr>
        <w:top w:val="none" w:sz="0" w:space="0" w:color="auto"/>
        <w:left w:val="none" w:sz="0" w:space="0" w:color="auto"/>
        <w:bottom w:val="none" w:sz="0" w:space="0" w:color="auto"/>
        <w:right w:val="none" w:sz="0" w:space="0" w:color="auto"/>
      </w:divBdr>
    </w:div>
    <w:div w:id="1639262681">
      <w:marLeft w:val="0"/>
      <w:marRight w:val="0"/>
      <w:marTop w:val="0"/>
      <w:marBottom w:val="0"/>
      <w:divBdr>
        <w:top w:val="none" w:sz="0" w:space="0" w:color="auto"/>
        <w:left w:val="none" w:sz="0" w:space="0" w:color="auto"/>
        <w:bottom w:val="none" w:sz="0" w:space="0" w:color="auto"/>
        <w:right w:val="none" w:sz="0" w:space="0" w:color="auto"/>
      </w:divBdr>
    </w:div>
    <w:div w:id="1639414896">
      <w:marLeft w:val="0"/>
      <w:marRight w:val="0"/>
      <w:marTop w:val="0"/>
      <w:marBottom w:val="0"/>
      <w:divBdr>
        <w:top w:val="none" w:sz="0" w:space="0" w:color="auto"/>
        <w:left w:val="none" w:sz="0" w:space="0" w:color="auto"/>
        <w:bottom w:val="none" w:sz="0" w:space="0" w:color="auto"/>
        <w:right w:val="none" w:sz="0" w:space="0" w:color="auto"/>
      </w:divBdr>
    </w:div>
    <w:div w:id="1639453181">
      <w:marLeft w:val="0"/>
      <w:marRight w:val="0"/>
      <w:marTop w:val="0"/>
      <w:marBottom w:val="0"/>
      <w:divBdr>
        <w:top w:val="none" w:sz="0" w:space="0" w:color="auto"/>
        <w:left w:val="none" w:sz="0" w:space="0" w:color="auto"/>
        <w:bottom w:val="none" w:sz="0" w:space="0" w:color="auto"/>
        <w:right w:val="none" w:sz="0" w:space="0" w:color="auto"/>
      </w:divBdr>
    </w:div>
    <w:div w:id="1639526622">
      <w:marLeft w:val="0"/>
      <w:marRight w:val="0"/>
      <w:marTop w:val="0"/>
      <w:marBottom w:val="0"/>
      <w:divBdr>
        <w:top w:val="none" w:sz="0" w:space="0" w:color="auto"/>
        <w:left w:val="none" w:sz="0" w:space="0" w:color="auto"/>
        <w:bottom w:val="none" w:sz="0" w:space="0" w:color="auto"/>
        <w:right w:val="none" w:sz="0" w:space="0" w:color="auto"/>
      </w:divBdr>
    </w:div>
    <w:div w:id="1639531561">
      <w:marLeft w:val="0"/>
      <w:marRight w:val="0"/>
      <w:marTop w:val="0"/>
      <w:marBottom w:val="0"/>
      <w:divBdr>
        <w:top w:val="none" w:sz="0" w:space="0" w:color="auto"/>
        <w:left w:val="none" w:sz="0" w:space="0" w:color="auto"/>
        <w:bottom w:val="none" w:sz="0" w:space="0" w:color="auto"/>
        <w:right w:val="none" w:sz="0" w:space="0" w:color="auto"/>
      </w:divBdr>
    </w:div>
    <w:div w:id="1639609249">
      <w:marLeft w:val="0"/>
      <w:marRight w:val="0"/>
      <w:marTop w:val="0"/>
      <w:marBottom w:val="0"/>
      <w:divBdr>
        <w:top w:val="none" w:sz="0" w:space="0" w:color="auto"/>
        <w:left w:val="none" w:sz="0" w:space="0" w:color="auto"/>
        <w:bottom w:val="none" w:sz="0" w:space="0" w:color="auto"/>
        <w:right w:val="none" w:sz="0" w:space="0" w:color="auto"/>
      </w:divBdr>
    </w:div>
    <w:div w:id="1639647859">
      <w:marLeft w:val="0"/>
      <w:marRight w:val="0"/>
      <w:marTop w:val="0"/>
      <w:marBottom w:val="0"/>
      <w:divBdr>
        <w:top w:val="none" w:sz="0" w:space="0" w:color="auto"/>
        <w:left w:val="none" w:sz="0" w:space="0" w:color="auto"/>
        <w:bottom w:val="none" w:sz="0" w:space="0" w:color="auto"/>
        <w:right w:val="none" w:sz="0" w:space="0" w:color="auto"/>
      </w:divBdr>
    </w:div>
    <w:div w:id="1639652096">
      <w:marLeft w:val="0"/>
      <w:marRight w:val="0"/>
      <w:marTop w:val="0"/>
      <w:marBottom w:val="0"/>
      <w:divBdr>
        <w:top w:val="none" w:sz="0" w:space="0" w:color="auto"/>
        <w:left w:val="none" w:sz="0" w:space="0" w:color="auto"/>
        <w:bottom w:val="none" w:sz="0" w:space="0" w:color="auto"/>
        <w:right w:val="none" w:sz="0" w:space="0" w:color="auto"/>
      </w:divBdr>
    </w:div>
    <w:div w:id="1639720665">
      <w:marLeft w:val="0"/>
      <w:marRight w:val="0"/>
      <w:marTop w:val="0"/>
      <w:marBottom w:val="0"/>
      <w:divBdr>
        <w:top w:val="none" w:sz="0" w:space="0" w:color="auto"/>
        <w:left w:val="none" w:sz="0" w:space="0" w:color="auto"/>
        <w:bottom w:val="none" w:sz="0" w:space="0" w:color="auto"/>
        <w:right w:val="none" w:sz="0" w:space="0" w:color="auto"/>
      </w:divBdr>
    </w:div>
    <w:div w:id="1639996364">
      <w:marLeft w:val="0"/>
      <w:marRight w:val="0"/>
      <w:marTop w:val="0"/>
      <w:marBottom w:val="0"/>
      <w:divBdr>
        <w:top w:val="none" w:sz="0" w:space="0" w:color="auto"/>
        <w:left w:val="none" w:sz="0" w:space="0" w:color="auto"/>
        <w:bottom w:val="none" w:sz="0" w:space="0" w:color="auto"/>
        <w:right w:val="none" w:sz="0" w:space="0" w:color="auto"/>
      </w:divBdr>
    </w:div>
    <w:div w:id="1640181495">
      <w:marLeft w:val="0"/>
      <w:marRight w:val="0"/>
      <w:marTop w:val="0"/>
      <w:marBottom w:val="0"/>
      <w:divBdr>
        <w:top w:val="none" w:sz="0" w:space="0" w:color="auto"/>
        <w:left w:val="none" w:sz="0" w:space="0" w:color="auto"/>
        <w:bottom w:val="none" w:sz="0" w:space="0" w:color="auto"/>
        <w:right w:val="none" w:sz="0" w:space="0" w:color="auto"/>
      </w:divBdr>
    </w:div>
    <w:div w:id="1640185939">
      <w:marLeft w:val="0"/>
      <w:marRight w:val="0"/>
      <w:marTop w:val="0"/>
      <w:marBottom w:val="0"/>
      <w:divBdr>
        <w:top w:val="none" w:sz="0" w:space="0" w:color="auto"/>
        <w:left w:val="none" w:sz="0" w:space="0" w:color="auto"/>
        <w:bottom w:val="none" w:sz="0" w:space="0" w:color="auto"/>
        <w:right w:val="none" w:sz="0" w:space="0" w:color="auto"/>
      </w:divBdr>
    </w:div>
    <w:div w:id="1640258703">
      <w:marLeft w:val="0"/>
      <w:marRight w:val="0"/>
      <w:marTop w:val="0"/>
      <w:marBottom w:val="0"/>
      <w:divBdr>
        <w:top w:val="none" w:sz="0" w:space="0" w:color="auto"/>
        <w:left w:val="none" w:sz="0" w:space="0" w:color="auto"/>
        <w:bottom w:val="none" w:sz="0" w:space="0" w:color="auto"/>
        <w:right w:val="none" w:sz="0" w:space="0" w:color="auto"/>
      </w:divBdr>
    </w:div>
    <w:div w:id="1640263659">
      <w:marLeft w:val="0"/>
      <w:marRight w:val="0"/>
      <w:marTop w:val="0"/>
      <w:marBottom w:val="0"/>
      <w:divBdr>
        <w:top w:val="none" w:sz="0" w:space="0" w:color="auto"/>
        <w:left w:val="none" w:sz="0" w:space="0" w:color="auto"/>
        <w:bottom w:val="none" w:sz="0" w:space="0" w:color="auto"/>
        <w:right w:val="none" w:sz="0" w:space="0" w:color="auto"/>
      </w:divBdr>
    </w:div>
    <w:div w:id="1640263831">
      <w:marLeft w:val="0"/>
      <w:marRight w:val="0"/>
      <w:marTop w:val="0"/>
      <w:marBottom w:val="0"/>
      <w:divBdr>
        <w:top w:val="none" w:sz="0" w:space="0" w:color="auto"/>
        <w:left w:val="none" w:sz="0" w:space="0" w:color="auto"/>
        <w:bottom w:val="none" w:sz="0" w:space="0" w:color="auto"/>
        <w:right w:val="none" w:sz="0" w:space="0" w:color="auto"/>
      </w:divBdr>
    </w:div>
    <w:div w:id="1640300670">
      <w:marLeft w:val="0"/>
      <w:marRight w:val="0"/>
      <w:marTop w:val="0"/>
      <w:marBottom w:val="0"/>
      <w:divBdr>
        <w:top w:val="none" w:sz="0" w:space="0" w:color="auto"/>
        <w:left w:val="none" w:sz="0" w:space="0" w:color="auto"/>
        <w:bottom w:val="none" w:sz="0" w:space="0" w:color="auto"/>
        <w:right w:val="none" w:sz="0" w:space="0" w:color="auto"/>
      </w:divBdr>
    </w:div>
    <w:div w:id="1640302293">
      <w:marLeft w:val="0"/>
      <w:marRight w:val="0"/>
      <w:marTop w:val="0"/>
      <w:marBottom w:val="0"/>
      <w:divBdr>
        <w:top w:val="none" w:sz="0" w:space="0" w:color="auto"/>
        <w:left w:val="none" w:sz="0" w:space="0" w:color="auto"/>
        <w:bottom w:val="none" w:sz="0" w:space="0" w:color="auto"/>
        <w:right w:val="none" w:sz="0" w:space="0" w:color="auto"/>
      </w:divBdr>
    </w:div>
    <w:div w:id="1640451103">
      <w:marLeft w:val="0"/>
      <w:marRight w:val="0"/>
      <w:marTop w:val="0"/>
      <w:marBottom w:val="0"/>
      <w:divBdr>
        <w:top w:val="none" w:sz="0" w:space="0" w:color="auto"/>
        <w:left w:val="none" w:sz="0" w:space="0" w:color="auto"/>
        <w:bottom w:val="none" w:sz="0" w:space="0" w:color="auto"/>
        <w:right w:val="none" w:sz="0" w:space="0" w:color="auto"/>
      </w:divBdr>
    </w:div>
    <w:div w:id="1640497635">
      <w:marLeft w:val="0"/>
      <w:marRight w:val="0"/>
      <w:marTop w:val="0"/>
      <w:marBottom w:val="0"/>
      <w:divBdr>
        <w:top w:val="none" w:sz="0" w:space="0" w:color="auto"/>
        <w:left w:val="none" w:sz="0" w:space="0" w:color="auto"/>
        <w:bottom w:val="none" w:sz="0" w:space="0" w:color="auto"/>
        <w:right w:val="none" w:sz="0" w:space="0" w:color="auto"/>
      </w:divBdr>
    </w:div>
    <w:div w:id="1640526870">
      <w:marLeft w:val="0"/>
      <w:marRight w:val="0"/>
      <w:marTop w:val="0"/>
      <w:marBottom w:val="0"/>
      <w:divBdr>
        <w:top w:val="none" w:sz="0" w:space="0" w:color="auto"/>
        <w:left w:val="none" w:sz="0" w:space="0" w:color="auto"/>
        <w:bottom w:val="none" w:sz="0" w:space="0" w:color="auto"/>
        <w:right w:val="none" w:sz="0" w:space="0" w:color="auto"/>
      </w:divBdr>
    </w:div>
    <w:div w:id="1640721075">
      <w:marLeft w:val="0"/>
      <w:marRight w:val="0"/>
      <w:marTop w:val="0"/>
      <w:marBottom w:val="0"/>
      <w:divBdr>
        <w:top w:val="none" w:sz="0" w:space="0" w:color="auto"/>
        <w:left w:val="none" w:sz="0" w:space="0" w:color="auto"/>
        <w:bottom w:val="none" w:sz="0" w:space="0" w:color="auto"/>
        <w:right w:val="none" w:sz="0" w:space="0" w:color="auto"/>
      </w:divBdr>
    </w:div>
    <w:div w:id="1640841617">
      <w:marLeft w:val="0"/>
      <w:marRight w:val="0"/>
      <w:marTop w:val="0"/>
      <w:marBottom w:val="0"/>
      <w:divBdr>
        <w:top w:val="none" w:sz="0" w:space="0" w:color="auto"/>
        <w:left w:val="none" w:sz="0" w:space="0" w:color="auto"/>
        <w:bottom w:val="none" w:sz="0" w:space="0" w:color="auto"/>
        <w:right w:val="none" w:sz="0" w:space="0" w:color="auto"/>
      </w:divBdr>
    </w:div>
    <w:div w:id="1640919890">
      <w:marLeft w:val="0"/>
      <w:marRight w:val="0"/>
      <w:marTop w:val="0"/>
      <w:marBottom w:val="0"/>
      <w:divBdr>
        <w:top w:val="none" w:sz="0" w:space="0" w:color="auto"/>
        <w:left w:val="none" w:sz="0" w:space="0" w:color="auto"/>
        <w:bottom w:val="none" w:sz="0" w:space="0" w:color="auto"/>
        <w:right w:val="none" w:sz="0" w:space="0" w:color="auto"/>
      </w:divBdr>
    </w:div>
    <w:div w:id="1641152834">
      <w:marLeft w:val="0"/>
      <w:marRight w:val="0"/>
      <w:marTop w:val="0"/>
      <w:marBottom w:val="0"/>
      <w:divBdr>
        <w:top w:val="none" w:sz="0" w:space="0" w:color="auto"/>
        <w:left w:val="none" w:sz="0" w:space="0" w:color="auto"/>
        <w:bottom w:val="none" w:sz="0" w:space="0" w:color="auto"/>
        <w:right w:val="none" w:sz="0" w:space="0" w:color="auto"/>
      </w:divBdr>
    </w:div>
    <w:div w:id="1641181212">
      <w:bodyDiv w:val="1"/>
      <w:marLeft w:val="0"/>
      <w:marRight w:val="0"/>
      <w:marTop w:val="0"/>
      <w:marBottom w:val="0"/>
      <w:divBdr>
        <w:top w:val="none" w:sz="0" w:space="0" w:color="auto"/>
        <w:left w:val="none" w:sz="0" w:space="0" w:color="auto"/>
        <w:bottom w:val="none" w:sz="0" w:space="0" w:color="auto"/>
        <w:right w:val="none" w:sz="0" w:space="0" w:color="auto"/>
      </w:divBdr>
    </w:div>
    <w:div w:id="1641230866">
      <w:marLeft w:val="0"/>
      <w:marRight w:val="0"/>
      <w:marTop w:val="0"/>
      <w:marBottom w:val="0"/>
      <w:divBdr>
        <w:top w:val="none" w:sz="0" w:space="0" w:color="auto"/>
        <w:left w:val="none" w:sz="0" w:space="0" w:color="auto"/>
        <w:bottom w:val="none" w:sz="0" w:space="0" w:color="auto"/>
        <w:right w:val="none" w:sz="0" w:space="0" w:color="auto"/>
      </w:divBdr>
    </w:div>
    <w:div w:id="1641350917">
      <w:marLeft w:val="480"/>
      <w:marRight w:val="0"/>
      <w:marTop w:val="0"/>
      <w:marBottom w:val="0"/>
      <w:divBdr>
        <w:top w:val="none" w:sz="0" w:space="0" w:color="auto"/>
        <w:left w:val="none" w:sz="0" w:space="0" w:color="auto"/>
        <w:bottom w:val="none" w:sz="0" w:space="0" w:color="auto"/>
        <w:right w:val="none" w:sz="0" w:space="0" w:color="auto"/>
      </w:divBdr>
    </w:div>
    <w:div w:id="1641379935">
      <w:marLeft w:val="0"/>
      <w:marRight w:val="0"/>
      <w:marTop w:val="0"/>
      <w:marBottom w:val="0"/>
      <w:divBdr>
        <w:top w:val="none" w:sz="0" w:space="0" w:color="auto"/>
        <w:left w:val="none" w:sz="0" w:space="0" w:color="auto"/>
        <w:bottom w:val="none" w:sz="0" w:space="0" w:color="auto"/>
        <w:right w:val="none" w:sz="0" w:space="0" w:color="auto"/>
      </w:divBdr>
    </w:div>
    <w:div w:id="1641686002">
      <w:marLeft w:val="0"/>
      <w:marRight w:val="0"/>
      <w:marTop w:val="0"/>
      <w:marBottom w:val="0"/>
      <w:divBdr>
        <w:top w:val="none" w:sz="0" w:space="0" w:color="auto"/>
        <w:left w:val="none" w:sz="0" w:space="0" w:color="auto"/>
        <w:bottom w:val="none" w:sz="0" w:space="0" w:color="auto"/>
        <w:right w:val="none" w:sz="0" w:space="0" w:color="auto"/>
      </w:divBdr>
    </w:div>
    <w:div w:id="1641694445">
      <w:marLeft w:val="0"/>
      <w:marRight w:val="0"/>
      <w:marTop w:val="0"/>
      <w:marBottom w:val="0"/>
      <w:divBdr>
        <w:top w:val="none" w:sz="0" w:space="0" w:color="auto"/>
        <w:left w:val="none" w:sz="0" w:space="0" w:color="auto"/>
        <w:bottom w:val="none" w:sz="0" w:space="0" w:color="auto"/>
        <w:right w:val="none" w:sz="0" w:space="0" w:color="auto"/>
      </w:divBdr>
    </w:div>
    <w:div w:id="1641808542">
      <w:marLeft w:val="0"/>
      <w:marRight w:val="0"/>
      <w:marTop w:val="0"/>
      <w:marBottom w:val="0"/>
      <w:divBdr>
        <w:top w:val="none" w:sz="0" w:space="0" w:color="auto"/>
        <w:left w:val="none" w:sz="0" w:space="0" w:color="auto"/>
        <w:bottom w:val="none" w:sz="0" w:space="0" w:color="auto"/>
        <w:right w:val="none" w:sz="0" w:space="0" w:color="auto"/>
      </w:divBdr>
    </w:div>
    <w:div w:id="1641880757">
      <w:marLeft w:val="0"/>
      <w:marRight w:val="0"/>
      <w:marTop w:val="0"/>
      <w:marBottom w:val="0"/>
      <w:divBdr>
        <w:top w:val="none" w:sz="0" w:space="0" w:color="auto"/>
        <w:left w:val="none" w:sz="0" w:space="0" w:color="auto"/>
        <w:bottom w:val="none" w:sz="0" w:space="0" w:color="auto"/>
        <w:right w:val="none" w:sz="0" w:space="0" w:color="auto"/>
      </w:divBdr>
    </w:div>
    <w:div w:id="1641882267">
      <w:marLeft w:val="0"/>
      <w:marRight w:val="0"/>
      <w:marTop w:val="0"/>
      <w:marBottom w:val="0"/>
      <w:divBdr>
        <w:top w:val="none" w:sz="0" w:space="0" w:color="auto"/>
        <w:left w:val="none" w:sz="0" w:space="0" w:color="auto"/>
        <w:bottom w:val="none" w:sz="0" w:space="0" w:color="auto"/>
        <w:right w:val="none" w:sz="0" w:space="0" w:color="auto"/>
      </w:divBdr>
    </w:div>
    <w:div w:id="1641957881">
      <w:marLeft w:val="0"/>
      <w:marRight w:val="0"/>
      <w:marTop w:val="0"/>
      <w:marBottom w:val="0"/>
      <w:divBdr>
        <w:top w:val="none" w:sz="0" w:space="0" w:color="auto"/>
        <w:left w:val="none" w:sz="0" w:space="0" w:color="auto"/>
        <w:bottom w:val="none" w:sz="0" w:space="0" w:color="auto"/>
        <w:right w:val="none" w:sz="0" w:space="0" w:color="auto"/>
      </w:divBdr>
    </w:div>
    <w:div w:id="1641958987">
      <w:marLeft w:val="0"/>
      <w:marRight w:val="0"/>
      <w:marTop w:val="0"/>
      <w:marBottom w:val="0"/>
      <w:divBdr>
        <w:top w:val="none" w:sz="0" w:space="0" w:color="auto"/>
        <w:left w:val="none" w:sz="0" w:space="0" w:color="auto"/>
        <w:bottom w:val="none" w:sz="0" w:space="0" w:color="auto"/>
        <w:right w:val="none" w:sz="0" w:space="0" w:color="auto"/>
      </w:divBdr>
    </w:div>
    <w:div w:id="1641959127">
      <w:marLeft w:val="0"/>
      <w:marRight w:val="0"/>
      <w:marTop w:val="0"/>
      <w:marBottom w:val="0"/>
      <w:divBdr>
        <w:top w:val="none" w:sz="0" w:space="0" w:color="auto"/>
        <w:left w:val="none" w:sz="0" w:space="0" w:color="auto"/>
        <w:bottom w:val="none" w:sz="0" w:space="0" w:color="auto"/>
        <w:right w:val="none" w:sz="0" w:space="0" w:color="auto"/>
      </w:divBdr>
    </w:div>
    <w:div w:id="1642073907">
      <w:marLeft w:val="0"/>
      <w:marRight w:val="0"/>
      <w:marTop w:val="0"/>
      <w:marBottom w:val="0"/>
      <w:divBdr>
        <w:top w:val="none" w:sz="0" w:space="0" w:color="auto"/>
        <w:left w:val="none" w:sz="0" w:space="0" w:color="auto"/>
        <w:bottom w:val="none" w:sz="0" w:space="0" w:color="auto"/>
        <w:right w:val="none" w:sz="0" w:space="0" w:color="auto"/>
      </w:divBdr>
    </w:div>
    <w:div w:id="1642152373">
      <w:marLeft w:val="0"/>
      <w:marRight w:val="0"/>
      <w:marTop w:val="0"/>
      <w:marBottom w:val="0"/>
      <w:divBdr>
        <w:top w:val="none" w:sz="0" w:space="0" w:color="auto"/>
        <w:left w:val="none" w:sz="0" w:space="0" w:color="auto"/>
        <w:bottom w:val="none" w:sz="0" w:space="0" w:color="auto"/>
        <w:right w:val="none" w:sz="0" w:space="0" w:color="auto"/>
      </w:divBdr>
    </w:div>
    <w:div w:id="1642153902">
      <w:marLeft w:val="0"/>
      <w:marRight w:val="0"/>
      <w:marTop w:val="0"/>
      <w:marBottom w:val="0"/>
      <w:divBdr>
        <w:top w:val="none" w:sz="0" w:space="0" w:color="auto"/>
        <w:left w:val="none" w:sz="0" w:space="0" w:color="auto"/>
        <w:bottom w:val="none" w:sz="0" w:space="0" w:color="auto"/>
        <w:right w:val="none" w:sz="0" w:space="0" w:color="auto"/>
      </w:divBdr>
    </w:div>
    <w:div w:id="1642225595">
      <w:marLeft w:val="0"/>
      <w:marRight w:val="0"/>
      <w:marTop w:val="0"/>
      <w:marBottom w:val="0"/>
      <w:divBdr>
        <w:top w:val="none" w:sz="0" w:space="0" w:color="auto"/>
        <w:left w:val="none" w:sz="0" w:space="0" w:color="auto"/>
        <w:bottom w:val="none" w:sz="0" w:space="0" w:color="auto"/>
        <w:right w:val="none" w:sz="0" w:space="0" w:color="auto"/>
      </w:divBdr>
    </w:div>
    <w:div w:id="1642226361">
      <w:marLeft w:val="0"/>
      <w:marRight w:val="0"/>
      <w:marTop w:val="0"/>
      <w:marBottom w:val="0"/>
      <w:divBdr>
        <w:top w:val="none" w:sz="0" w:space="0" w:color="auto"/>
        <w:left w:val="none" w:sz="0" w:space="0" w:color="auto"/>
        <w:bottom w:val="none" w:sz="0" w:space="0" w:color="auto"/>
        <w:right w:val="none" w:sz="0" w:space="0" w:color="auto"/>
      </w:divBdr>
    </w:div>
    <w:div w:id="1642226566">
      <w:marLeft w:val="0"/>
      <w:marRight w:val="0"/>
      <w:marTop w:val="0"/>
      <w:marBottom w:val="0"/>
      <w:divBdr>
        <w:top w:val="none" w:sz="0" w:space="0" w:color="auto"/>
        <w:left w:val="none" w:sz="0" w:space="0" w:color="auto"/>
        <w:bottom w:val="none" w:sz="0" w:space="0" w:color="auto"/>
        <w:right w:val="none" w:sz="0" w:space="0" w:color="auto"/>
      </w:divBdr>
    </w:div>
    <w:div w:id="1642227874">
      <w:marLeft w:val="0"/>
      <w:marRight w:val="0"/>
      <w:marTop w:val="0"/>
      <w:marBottom w:val="0"/>
      <w:divBdr>
        <w:top w:val="none" w:sz="0" w:space="0" w:color="auto"/>
        <w:left w:val="none" w:sz="0" w:space="0" w:color="auto"/>
        <w:bottom w:val="none" w:sz="0" w:space="0" w:color="auto"/>
        <w:right w:val="none" w:sz="0" w:space="0" w:color="auto"/>
      </w:divBdr>
    </w:div>
    <w:div w:id="1642269689">
      <w:marLeft w:val="0"/>
      <w:marRight w:val="0"/>
      <w:marTop w:val="0"/>
      <w:marBottom w:val="0"/>
      <w:divBdr>
        <w:top w:val="none" w:sz="0" w:space="0" w:color="auto"/>
        <w:left w:val="none" w:sz="0" w:space="0" w:color="auto"/>
        <w:bottom w:val="none" w:sz="0" w:space="0" w:color="auto"/>
        <w:right w:val="none" w:sz="0" w:space="0" w:color="auto"/>
      </w:divBdr>
    </w:div>
    <w:div w:id="1642274175">
      <w:marLeft w:val="0"/>
      <w:marRight w:val="0"/>
      <w:marTop w:val="0"/>
      <w:marBottom w:val="0"/>
      <w:divBdr>
        <w:top w:val="none" w:sz="0" w:space="0" w:color="auto"/>
        <w:left w:val="none" w:sz="0" w:space="0" w:color="auto"/>
        <w:bottom w:val="none" w:sz="0" w:space="0" w:color="auto"/>
        <w:right w:val="none" w:sz="0" w:space="0" w:color="auto"/>
      </w:divBdr>
    </w:div>
    <w:div w:id="1642298148">
      <w:marLeft w:val="0"/>
      <w:marRight w:val="0"/>
      <w:marTop w:val="0"/>
      <w:marBottom w:val="0"/>
      <w:divBdr>
        <w:top w:val="none" w:sz="0" w:space="0" w:color="auto"/>
        <w:left w:val="none" w:sz="0" w:space="0" w:color="auto"/>
        <w:bottom w:val="none" w:sz="0" w:space="0" w:color="auto"/>
        <w:right w:val="none" w:sz="0" w:space="0" w:color="auto"/>
      </w:divBdr>
    </w:div>
    <w:div w:id="1642345411">
      <w:marLeft w:val="0"/>
      <w:marRight w:val="0"/>
      <w:marTop w:val="0"/>
      <w:marBottom w:val="0"/>
      <w:divBdr>
        <w:top w:val="none" w:sz="0" w:space="0" w:color="auto"/>
        <w:left w:val="none" w:sz="0" w:space="0" w:color="auto"/>
        <w:bottom w:val="none" w:sz="0" w:space="0" w:color="auto"/>
        <w:right w:val="none" w:sz="0" w:space="0" w:color="auto"/>
      </w:divBdr>
    </w:div>
    <w:div w:id="1642466470">
      <w:marLeft w:val="0"/>
      <w:marRight w:val="0"/>
      <w:marTop w:val="0"/>
      <w:marBottom w:val="0"/>
      <w:divBdr>
        <w:top w:val="none" w:sz="0" w:space="0" w:color="auto"/>
        <w:left w:val="none" w:sz="0" w:space="0" w:color="auto"/>
        <w:bottom w:val="none" w:sz="0" w:space="0" w:color="auto"/>
        <w:right w:val="none" w:sz="0" w:space="0" w:color="auto"/>
      </w:divBdr>
    </w:div>
    <w:div w:id="1642537799">
      <w:marLeft w:val="0"/>
      <w:marRight w:val="0"/>
      <w:marTop w:val="0"/>
      <w:marBottom w:val="0"/>
      <w:divBdr>
        <w:top w:val="none" w:sz="0" w:space="0" w:color="auto"/>
        <w:left w:val="none" w:sz="0" w:space="0" w:color="auto"/>
        <w:bottom w:val="none" w:sz="0" w:space="0" w:color="auto"/>
        <w:right w:val="none" w:sz="0" w:space="0" w:color="auto"/>
      </w:divBdr>
    </w:div>
    <w:div w:id="1642614428">
      <w:marLeft w:val="0"/>
      <w:marRight w:val="0"/>
      <w:marTop w:val="0"/>
      <w:marBottom w:val="0"/>
      <w:divBdr>
        <w:top w:val="none" w:sz="0" w:space="0" w:color="auto"/>
        <w:left w:val="none" w:sz="0" w:space="0" w:color="auto"/>
        <w:bottom w:val="none" w:sz="0" w:space="0" w:color="auto"/>
        <w:right w:val="none" w:sz="0" w:space="0" w:color="auto"/>
      </w:divBdr>
    </w:div>
    <w:div w:id="1642732269">
      <w:marLeft w:val="0"/>
      <w:marRight w:val="0"/>
      <w:marTop w:val="0"/>
      <w:marBottom w:val="0"/>
      <w:divBdr>
        <w:top w:val="none" w:sz="0" w:space="0" w:color="auto"/>
        <w:left w:val="none" w:sz="0" w:space="0" w:color="auto"/>
        <w:bottom w:val="none" w:sz="0" w:space="0" w:color="auto"/>
        <w:right w:val="none" w:sz="0" w:space="0" w:color="auto"/>
      </w:divBdr>
    </w:div>
    <w:div w:id="1642736785">
      <w:marLeft w:val="0"/>
      <w:marRight w:val="0"/>
      <w:marTop w:val="0"/>
      <w:marBottom w:val="0"/>
      <w:divBdr>
        <w:top w:val="none" w:sz="0" w:space="0" w:color="auto"/>
        <w:left w:val="none" w:sz="0" w:space="0" w:color="auto"/>
        <w:bottom w:val="none" w:sz="0" w:space="0" w:color="auto"/>
        <w:right w:val="none" w:sz="0" w:space="0" w:color="auto"/>
      </w:divBdr>
    </w:div>
    <w:div w:id="1642879415">
      <w:marLeft w:val="0"/>
      <w:marRight w:val="0"/>
      <w:marTop w:val="0"/>
      <w:marBottom w:val="0"/>
      <w:divBdr>
        <w:top w:val="none" w:sz="0" w:space="0" w:color="auto"/>
        <w:left w:val="none" w:sz="0" w:space="0" w:color="auto"/>
        <w:bottom w:val="none" w:sz="0" w:space="0" w:color="auto"/>
        <w:right w:val="none" w:sz="0" w:space="0" w:color="auto"/>
      </w:divBdr>
    </w:div>
    <w:div w:id="1642928878">
      <w:marLeft w:val="0"/>
      <w:marRight w:val="0"/>
      <w:marTop w:val="0"/>
      <w:marBottom w:val="0"/>
      <w:divBdr>
        <w:top w:val="none" w:sz="0" w:space="0" w:color="auto"/>
        <w:left w:val="none" w:sz="0" w:space="0" w:color="auto"/>
        <w:bottom w:val="none" w:sz="0" w:space="0" w:color="auto"/>
        <w:right w:val="none" w:sz="0" w:space="0" w:color="auto"/>
      </w:divBdr>
    </w:div>
    <w:div w:id="1643189256">
      <w:marLeft w:val="0"/>
      <w:marRight w:val="0"/>
      <w:marTop w:val="0"/>
      <w:marBottom w:val="0"/>
      <w:divBdr>
        <w:top w:val="none" w:sz="0" w:space="0" w:color="auto"/>
        <w:left w:val="none" w:sz="0" w:space="0" w:color="auto"/>
        <w:bottom w:val="none" w:sz="0" w:space="0" w:color="auto"/>
        <w:right w:val="none" w:sz="0" w:space="0" w:color="auto"/>
      </w:divBdr>
    </w:div>
    <w:div w:id="1643192972">
      <w:marLeft w:val="0"/>
      <w:marRight w:val="0"/>
      <w:marTop w:val="0"/>
      <w:marBottom w:val="0"/>
      <w:divBdr>
        <w:top w:val="none" w:sz="0" w:space="0" w:color="auto"/>
        <w:left w:val="none" w:sz="0" w:space="0" w:color="auto"/>
        <w:bottom w:val="none" w:sz="0" w:space="0" w:color="auto"/>
        <w:right w:val="none" w:sz="0" w:space="0" w:color="auto"/>
      </w:divBdr>
    </w:div>
    <w:div w:id="1643197067">
      <w:marLeft w:val="0"/>
      <w:marRight w:val="0"/>
      <w:marTop w:val="0"/>
      <w:marBottom w:val="0"/>
      <w:divBdr>
        <w:top w:val="none" w:sz="0" w:space="0" w:color="auto"/>
        <w:left w:val="none" w:sz="0" w:space="0" w:color="auto"/>
        <w:bottom w:val="none" w:sz="0" w:space="0" w:color="auto"/>
        <w:right w:val="none" w:sz="0" w:space="0" w:color="auto"/>
      </w:divBdr>
    </w:div>
    <w:div w:id="1643265394">
      <w:marLeft w:val="0"/>
      <w:marRight w:val="0"/>
      <w:marTop w:val="0"/>
      <w:marBottom w:val="0"/>
      <w:divBdr>
        <w:top w:val="none" w:sz="0" w:space="0" w:color="auto"/>
        <w:left w:val="none" w:sz="0" w:space="0" w:color="auto"/>
        <w:bottom w:val="none" w:sz="0" w:space="0" w:color="auto"/>
        <w:right w:val="none" w:sz="0" w:space="0" w:color="auto"/>
      </w:divBdr>
    </w:div>
    <w:div w:id="1643270547">
      <w:marLeft w:val="0"/>
      <w:marRight w:val="0"/>
      <w:marTop w:val="0"/>
      <w:marBottom w:val="0"/>
      <w:divBdr>
        <w:top w:val="none" w:sz="0" w:space="0" w:color="auto"/>
        <w:left w:val="none" w:sz="0" w:space="0" w:color="auto"/>
        <w:bottom w:val="none" w:sz="0" w:space="0" w:color="auto"/>
        <w:right w:val="none" w:sz="0" w:space="0" w:color="auto"/>
      </w:divBdr>
    </w:div>
    <w:div w:id="1643339703">
      <w:marLeft w:val="0"/>
      <w:marRight w:val="0"/>
      <w:marTop w:val="0"/>
      <w:marBottom w:val="0"/>
      <w:divBdr>
        <w:top w:val="none" w:sz="0" w:space="0" w:color="auto"/>
        <w:left w:val="none" w:sz="0" w:space="0" w:color="auto"/>
        <w:bottom w:val="none" w:sz="0" w:space="0" w:color="auto"/>
        <w:right w:val="none" w:sz="0" w:space="0" w:color="auto"/>
      </w:divBdr>
    </w:div>
    <w:div w:id="1643345071">
      <w:marLeft w:val="0"/>
      <w:marRight w:val="0"/>
      <w:marTop w:val="0"/>
      <w:marBottom w:val="0"/>
      <w:divBdr>
        <w:top w:val="none" w:sz="0" w:space="0" w:color="auto"/>
        <w:left w:val="none" w:sz="0" w:space="0" w:color="auto"/>
        <w:bottom w:val="none" w:sz="0" w:space="0" w:color="auto"/>
        <w:right w:val="none" w:sz="0" w:space="0" w:color="auto"/>
      </w:divBdr>
    </w:div>
    <w:div w:id="1643385044">
      <w:marLeft w:val="0"/>
      <w:marRight w:val="0"/>
      <w:marTop w:val="0"/>
      <w:marBottom w:val="0"/>
      <w:divBdr>
        <w:top w:val="none" w:sz="0" w:space="0" w:color="auto"/>
        <w:left w:val="none" w:sz="0" w:space="0" w:color="auto"/>
        <w:bottom w:val="none" w:sz="0" w:space="0" w:color="auto"/>
        <w:right w:val="none" w:sz="0" w:space="0" w:color="auto"/>
      </w:divBdr>
    </w:div>
    <w:div w:id="1643388695">
      <w:bodyDiv w:val="1"/>
      <w:marLeft w:val="0"/>
      <w:marRight w:val="0"/>
      <w:marTop w:val="0"/>
      <w:marBottom w:val="0"/>
      <w:divBdr>
        <w:top w:val="none" w:sz="0" w:space="0" w:color="auto"/>
        <w:left w:val="none" w:sz="0" w:space="0" w:color="auto"/>
        <w:bottom w:val="none" w:sz="0" w:space="0" w:color="auto"/>
        <w:right w:val="none" w:sz="0" w:space="0" w:color="auto"/>
      </w:divBdr>
    </w:div>
    <w:div w:id="1643534266">
      <w:bodyDiv w:val="1"/>
      <w:marLeft w:val="0"/>
      <w:marRight w:val="0"/>
      <w:marTop w:val="0"/>
      <w:marBottom w:val="0"/>
      <w:divBdr>
        <w:top w:val="none" w:sz="0" w:space="0" w:color="auto"/>
        <w:left w:val="none" w:sz="0" w:space="0" w:color="auto"/>
        <w:bottom w:val="none" w:sz="0" w:space="0" w:color="auto"/>
        <w:right w:val="none" w:sz="0" w:space="0" w:color="auto"/>
      </w:divBdr>
    </w:div>
    <w:div w:id="1643582249">
      <w:marLeft w:val="0"/>
      <w:marRight w:val="0"/>
      <w:marTop w:val="0"/>
      <w:marBottom w:val="0"/>
      <w:divBdr>
        <w:top w:val="none" w:sz="0" w:space="0" w:color="auto"/>
        <w:left w:val="none" w:sz="0" w:space="0" w:color="auto"/>
        <w:bottom w:val="none" w:sz="0" w:space="0" w:color="auto"/>
        <w:right w:val="none" w:sz="0" w:space="0" w:color="auto"/>
      </w:divBdr>
    </w:div>
    <w:div w:id="1643727416">
      <w:marLeft w:val="0"/>
      <w:marRight w:val="0"/>
      <w:marTop w:val="0"/>
      <w:marBottom w:val="0"/>
      <w:divBdr>
        <w:top w:val="none" w:sz="0" w:space="0" w:color="auto"/>
        <w:left w:val="none" w:sz="0" w:space="0" w:color="auto"/>
        <w:bottom w:val="none" w:sz="0" w:space="0" w:color="auto"/>
        <w:right w:val="none" w:sz="0" w:space="0" w:color="auto"/>
      </w:divBdr>
    </w:div>
    <w:div w:id="1643731405">
      <w:marLeft w:val="0"/>
      <w:marRight w:val="0"/>
      <w:marTop w:val="0"/>
      <w:marBottom w:val="0"/>
      <w:divBdr>
        <w:top w:val="none" w:sz="0" w:space="0" w:color="auto"/>
        <w:left w:val="none" w:sz="0" w:space="0" w:color="auto"/>
        <w:bottom w:val="none" w:sz="0" w:space="0" w:color="auto"/>
        <w:right w:val="none" w:sz="0" w:space="0" w:color="auto"/>
      </w:divBdr>
    </w:div>
    <w:div w:id="1643731682">
      <w:marLeft w:val="0"/>
      <w:marRight w:val="0"/>
      <w:marTop w:val="0"/>
      <w:marBottom w:val="0"/>
      <w:divBdr>
        <w:top w:val="none" w:sz="0" w:space="0" w:color="auto"/>
        <w:left w:val="none" w:sz="0" w:space="0" w:color="auto"/>
        <w:bottom w:val="none" w:sz="0" w:space="0" w:color="auto"/>
        <w:right w:val="none" w:sz="0" w:space="0" w:color="auto"/>
      </w:divBdr>
    </w:div>
    <w:div w:id="1643776264">
      <w:marLeft w:val="0"/>
      <w:marRight w:val="0"/>
      <w:marTop w:val="0"/>
      <w:marBottom w:val="0"/>
      <w:divBdr>
        <w:top w:val="none" w:sz="0" w:space="0" w:color="auto"/>
        <w:left w:val="none" w:sz="0" w:space="0" w:color="auto"/>
        <w:bottom w:val="none" w:sz="0" w:space="0" w:color="auto"/>
        <w:right w:val="none" w:sz="0" w:space="0" w:color="auto"/>
      </w:divBdr>
    </w:div>
    <w:div w:id="1643921323">
      <w:marLeft w:val="0"/>
      <w:marRight w:val="0"/>
      <w:marTop w:val="0"/>
      <w:marBottom w:val="0"/>
      <w:divBdr>
        <w:top w:val="none" w:sz="0" w:space="0" w:color="auto"/>
        <w:left w:val="none" w:sz="0" w:space="0" w:color="auto"/>
        <w:bottom w:val="none" w:sz="0" w:space="0" w:color="auto"/>
        <w:right w:val="none" w:sz="0" w:space="0" w:color="auto"/>
      </w:divBdr>
    </w:div>
    <w:div w:id="1643922579">
      <w:marLeft w:val="0"/>
      <w:marRight w:val="0"/>
      <w:marTop w:val="0"/>
      <w:marBottom w:val="0"/>
      <w:divBdr>
        <w:top w:val="none" w:sz="0" w:space="0" w:color="auto"/>
        <w:left w:val="none" w:sz="0" w:space="0" w:color="auto"/>
        <w:bottom w:val="none" w:sz="0" w:space="0" w:color="auto"/>
        <w:right w:val="none" w:sz="0" w:space="0" w:color="auto"/>
      </w:divBdr>
    </w:div>
    <w:div w:id="1644000050">
      <w:marLeft w:val="0"/>
      <w:marRight w:val="0"/>
      <w:marTop w:val="0"/>
      <w:marBottom w:val="0"/>
      <w:divBdr>
        <w:top w:val="none" w:sz="0" w:space="0" w:color="auto"/>
        <w:left w:val="none" w:sz="0" w:space="0" w:color="auto"/>
        <w:bottom w:val="none" w:sz="0" w:space="0" w:color="auto"/>
        <w:right w:val="none" w:sz="0" w:space="0" w:color="auto"/>
      </w:divBdr>
    </w:div>
    <w:div w:id="1644038940">
      <w:marLeft w:val="0"/>
      <w:marRight w:val="0"/>
      <w:marTop w:val="0"/>
      <w:marBottom w:val="0"/>
      <w:divBdr>
        <w:top w:val="none" w:sz="0" w:space="0" w:color="auto"/>
        <w:left w:val="none" w:sz="0" w:space="0" w:color="auto"/>
        <w:bottom w:val="none" w:sz="0" w:space="0" w:color="auto"/>
        <w:right w:val="none" w:sz="0" w:space="0" w:color="auto"/>
      </w:divBdr>
    </w:div>
    <w:div w:id="1644118345">
      <w:marLeft w:val="0"/>
      <w:marRight w:val="0"/>
      <w:marTop w:val="0"/>
      <w:marBottom w:val="0"/>
      <w:divBdr>
        <w:top w:val="none" w:sz="0" w:space="0" w:color="auto"/>
        <w:left w:val="none" w:sz="0" w:space="0" w:color="auto"/>
        <w:bottom w:val="none" w:sz="0" w:space="0" w:color="auto"/>
        <w:right w:val="none" w:sz="0" w:space="0" w:color="auto"/>
      </w:divBdr>
    </w:div>
    <w:div w:id="1644191578">
      <w:marLeft w:val="0"/>
      <w:marRight w:val="0"/>
      <w:marTop w:val="0"/>
      <w:marBottom w:val="0"/>
      <w:divBdr>
        <w:top w:val="none" w:sz="0" w:space="0" w:color="auto"/>
        <w:left w:val="none" w:sz="0" w:space="0" w:color="auto"/>
        <w:bottom w:val="none" w:sz="0" w:space="0" w:color="auto"/>
        <w:right w:val="none" w:sz="0" w:space="0" w:color="auto"/>
      </w:divBdr>
    </w:div>
    <w:div w:id="1644382259">
      <w:marLeft w:val="0"/>
      <w:marRight w:val="0"/>
      <w:marTop w:val="0"/>
      <w:marBottom w:val="0"/>
      <w:divBdr>
        <w:top w:val="none" w:sz="0" w:space="0" w:color="auto"/>
        <w:left w:val="none" w:sz="0" w:space="0" w:color="auto"/>
        <w:bottom w:val="none" w:sz="0" w:space="0" w:color="auto"/>
        <w:right w:val="none" w:sz="0" w:space="0" w:color="auto"/>
      </w:divBdr>
    </w:div>
    <w:div w:id="1644458252">
      <w:marLeft w:val="0"/>
      <w:marRight w:val="0"/>
      <w:marTop w:val="0"/>
      <w:marBottom w:val="0"/>
      <w:divBdr>
        <w:top w:val="none" w:sz="0" w:space="0" w:color="auto"/>
        <w:left w:val="none" w:sz="0" w:space="0" w:color="auto"/>
        <w:bottom w:val="none" w:sz="0" w:space="0" w:color="auto"/>
        <w:right w:val="none" w:sz="0" w:space="0" w:color="auto"/>
      </w:divBdr>
    </w:div>
    <w:div w:id="1644504871">
      <w:marLeft w:val="0"/>
      <w:marRight w:val="0"/>
      <w:marTop w:val="0"/>
      <w:marBottom w:val="0"/>
      <w:divBdr>
        <w:top w:val="none" w:sz="0" w:space="0" w:color="auto"/>
        <w:left w:val="none" w:sz="0" w:space="0" w:color="auto"/>
        <w:bottom w:val="none" w:sz="0" w:space="0" w:color="auto"/>
        <w:right w:val="none" w:sz="0" w:space="0" w:color="auto"/>
      </w:divBdr>
    </w:div>
    <w:div w:id="1644654984">
      <w:marLeft w:val="0"/>
      <w:marRight w:val="0"/>
      <w:marTop w:val="0"/>
      <w:marBottom w:val="0"/>
      <w:divBdr>
        <w:top w:val="none" w:sz="0" w:space="0" w:color="auto"/>
        <w:left w:val="none" w:sz="0" w:space="0" w:color="auto"/>
        <w:bottom w:val="none" w:sz="0" w:space="0" w:color="auto"/>
        <w:right w:val="none" w:sz="0" w:space="0" w:color="auto"/>
      </w:divBdr>
    </w:div>
    <w:div w:id="1644692871">
      <w:marLeft w:val="0"/>
      <w:marRight w:val="0"/>
      <w:marTop w:val="0"/>
      <w:marBottom w:val="0"/>
      <w:divBdr>
        <w:top w:val="none" w:sz="0" w:space="0" w:color="auto"/>
        <w:left w:val="none" w:sz="0" w:space="0" w:color="auto"/>
        <w:bottom w:val="none" w:sz="0" w:space="0" w:color="auto"/>
        <w:right w:val="none" w:sz="0" w:space="0" w:color="auto"/>
      </w:divBdr>
    </w:div>
    <w:div w:id="1644775409">
      <w:marLeft w:val="0"/>
      <w:marRight w:val="0"/>
      <w:marTop w:val="0"/>
      <w:marBottom w:val="0"/>
      <w:divBdr>
        <w:top w:val="none" w:sz="0" w:space="0" w:color="auto"/>
        <w:left w:val="none" w:sz="0" w:space="0" w:color="auto"/>
        <w:bottom w:val="none" w:sz="0" w:space="0" w:color="auto"/>
        <w:right w:val="none" w:sz="0" w:space="0" w:color="auto"/>
      </w:divBdr>
    </w:div>
    <w:div w:id="1644846351">
      <w:marLeft w:val="0"/>
      <w:marRight w:val="0"/>
      <w:marTop w:val="0"/>
      <w:marBottom w:val="0"/>
      <w:divBdr>
        <w:top w:val="none" w:sz="0" w:space="0" w:color="auto"/>
        <w:left w:val="none" w:sz="0" w:space="0" w:color="auto"/>
        <w:bottom w:val="none" w:sz="0" w:space="0" w:color="auto"/>
        <w:right w:val="none" w:sz="0" w:space="0" w:color="auto"/>
      </w:divBdr>
    </w:div>
    <w:div w:id="1645163211">
      <w:marLeft w:val="0"/>
      <w:marRight w:val="0"/>
      <w:marTop w:val="0"/>
      <w:marBottom w:val="0"/>
      <w:divBdr>
        <w:top w:val="none" w:sz="0" w:space="0" w:color="auto"/>
        <w:left w:val="none" w:sz="0" w:space="0" w:color="auto"/>
        <w:bottom w:val="none" w:sz="0" w:space="0" w:color="auto"/>
        <w:right w:val="none" w:sz="0" w:space="0" w:color="auto"/>
      </w:divBdr>
    </w:div>
    <w:div w:id="1645238906">
      <w:marLeft w:val="0"/>
      <w:marRight w:val="0"/>
      <w:marTop w:val="0"/>
      <w:marBottom w:val="0"/>
      <w:divBdr>
        <w:top w:val="none" w:sz="0" w:space="0" w:color="auto"/>
        <w:left w:val="none" w:sz="0" w:space="0" w:color="auto"/>
        <w:bottom w:val="none" w:sz="0" w:space="0" w:color="auto"/>
        <w:right w:val="none" w:sz="0" w:space="0" w:color="auto"/>
      </w:divBdr>
    </w:div>
    <w:div w:id="1645281530">
      <w:marLeft w:val="0"/>
      <w:marRight w:val="0"/>
      <w:marTop w:val="0"/>
      <w:marBottom w:val="0"/>
      <w:divBdr>
        <w:top w:val="none" w:sz="0" w:space="0" w:color="auto"/>
        <w:left w:val="none" w:sz="0" w:space="0" w:color="auto"/>
        <w:bottom w:val="none" w:sz="0" w:space="0" w:color="auto"/>
        <w:right w:val="none" w:sz="0" w:space="0" w:color="auto"/>
      </w:divBdr>
    </w:div>
    <w:div w:id="1645307123">
      <w:marLeft w:val="0"/>
      <w:marRight w:val="0"/>
      <w:marTop w:val="0"/>
      <w:marBottom w:val="0"/>
      <w:divBdr>
        <w:top w:val="none" w:sz="0" w:space="0" w:color="auto"/>
        <w:left w:val="none" w:sz="0" w:space="0" w:color="auto"/>
        <w:bottom w:val="none" w:sz="0" w:space="0" w:color="auto"/>
        <w:right w:val="none" w:sz="0" w:space="0" w:color="auto"/>
      </w:divBdr>
    </w:div>
    <w:div w:id="1645308634">
      <w:marLeft w:val="0"/>
      <w:marRight w:val="0"/>
      <w:marTop w:val="0"/>
      <w:marBottom w:val="0"/>
      <w:divBdr>
        <w:top w:val="none" w:sz="0" w:space="0" w:color="auto"/>
        <w:left w:val="none" w:sz="0" w:space="0" w:color="auto"/>
        <w:bottom w:val="none" w:sz="0" w:space="0" w:color="auto"/>
        <w:right w:val="none" w:sz="0" w:space="0" w:color="auto"/>
      </w:divBdr>
    </w:div>
    <w:div w:id="1645311619">
      <w:marLeft w:val="0"/>
      <w:marRight w:val="0"/>
      <w:marTop w:val="0"/>
      <w:marBottom w:val="0"/>
      <w:divBdr>
        <w:top w:val="none" w:sz="0" w:space="0" w:color="auto"/>
        <w:left w:val="none" w:sz="0" w:space="0" w:color="auto"/>
        <w:bottom w:val="none" w:sz="0" w:space="0" w:color="auto"/>
        <w:right w:val="none" w:sz="0" w:space="0" w:color="auto"/>
      </w:divBdr>
    </w:div>
    <w:div w:id="1645425420">
      <w:marLeft w:val="0"/>
      <w:marRight w:val="0"/>
      <w:marTop w:val="0"/>
      <w:marBottom w:val="0"/>
      <w:divBdr>
        <w:top w:val="none" w:sz="0" w:space="0" w:color="auto"/>
        <w:left w:val="none" w:sz="0" w:space="0" w:color="auto"/>
        <w:bottom w:val="none" w:sz="0" w:space="0" w:color="auto"/>
        <w:right w:val="none" w:sz="0" w:space="0" w:color="auto"/>
      </w:divBdr>
    </w:div>
    <w:div w:id="1645543528">
      <w:marLeft w:val="0"/>
      <w:marRight w:val="0"/>
      <w:marTop w:val="0"/>
      <w:marBottom w:val="0"/>
      <w:divBdr>
        <w:top w:val="none" w:sz="0" w:space="0" w:color="auto"/>
        <w:left w:val="none" w:sz="0" w:space="0" w:color="auto"/>
        <w:bottom w:val="none" w:sz="0" w:space="0" w:color="auto"/>
        <w:right w:val="none" w:sz="0" w:space="0" w:color="auto"/>
      </w:divBdr>
    </w:div>
    <w:div w:id="1645548056">
      <w:marLeft w:val="0"/>
      <w:marRight w:val="0"/>
      <w:marTop w:val="0"/>
      <w:marBottom w:val="0"/>
      <w:divBdr>
        <w:top w:val="none" w:sz="0" w:space="0" w:color="auto"/>
        <w:left w:val="none" w:sz="0" w:space="0" w:color="auto"/>
        <w:bottom w:val="none" w:sz="0" w:space="0" w:color="auto"/>
        <w:right w:val="none" w:sz="0" w:space="0" w:color="auto"/>
      </w:divBdr>
    </w:div>
    <w:div w:id="1645548102">
      <w:marLeft w:val="0"/>
      <w:marRight w:val="0"/>
      <w:marTop w:val="0"/>
      <w:marBottom w:val="0"/>
      <w:divBdr>
        <w:top w:val="none" w:sz="0" w:space="0" w:color="auto"/>
        <w:left w:val="none" w:sz="0" w:space="0" w:color="auto"/>
        <w:bottom w:val="none" w:sz="0" w:space="0" w:color="auto"/>
        <w:right w:val="none" w:sz="0" w:space="0" w:color="auto"/>
      </w:divBdr>
    </w:div>
    <w:div w:id="1645548902">
      <w:marLeft w:val="0"/>
      <w:marRight w:val="0"/>
      <w:marTop w:val="0"/>
      <w:marBottom w:val="0"/>
      <w:divBdr>
        <w:top w:val="none" w:sz="0" w:space="0" w:color="auto"/>
        <w:left w:val="none" w:sz="0" w:space="0" w:color="auto"/>
        <w:bottom w:val="none" w:sz="0" w:space="0" w:color="auto"/>
        <w:right w:val="none" w:sz="0" w:space="0" w:color="auto"/>
      </w:divBdr>
    </w:div>
    <w:div w:id="1645620204">
      <w:marLeft w:val="0"/>
      <w:marRight w:val="0"/>
      <w:marTop w:val="0"/>
      <w:marBottom w:val="0"/>
      <w:divBdr>
        <w:top w:val="none" w:sz="0" w:space="0" w:color="auto"/>
        <w:left w:val="none" w:sz="0" w:space="0" w:color="auto"/>
        <w:bottom w:val="none" w:sz="0" w:space="0" w:color="auto"/>
        <w:right w:val="none" w:sz="0" w:space="0" w:color="auto"/>
      </w:divBdr>
    </w:div>
    <w:div w:id="1645696734">
      <w:marLeft w:val="0"/>
      <w:marRight w:val="0"/>
      <w:marTop w:val="0"/>
      <w:marBottom w:val="0"/>
      <w:divBdr>
        <w:top w:val="none" w:sz="0" w:space="0" w:color="auto"/>
        <w:left w:val="none" w:sz="0" w:space="0" w:color="auto"/>
        <w:bottom w:val="none" w:sz="0" w:space="0" w:color="auto"/>
        <w:right w:val="none" w:sz="0" w:space="0" w:color="auto"/>
      </w:divBdr>
    </w:div>
    <w:div w:id="1645697302">
      <w:marLeft w:val="0"/>
      <w:marRight w:val="0"/>
      <w:marTop w:val="0"/>
      <w:marBottom w:val="0"/>
      <w:divBdr>
        <w:top w:val="none" w:sz="0" w:space="0" w:color="auto"/>
        <w:left w:val="none" w:sz="0" w:space="0" w:color="auto"/>
        <w:bottom w:val="none" w:sz="0" w:space="0" w:color="auto"/>
        <w:right w:val="none" w:sz="0" w:space="0" w:color="auto"/>
      </w:divBdr>
    </w:div>
    <w:div w:id="1645698553">
      <w:marLeft w:val="0"/>
      <w:marRight w:val="0"/>
      <w:marTop w:val="0"/>
      <w:marBottom w:val="0"/>
      <w:divBdr>
        <w:top w:val="none" w:sz="0" w:space="0" w:color="auto"/>
        <w:left w:val="none" w:sz="0" w:space="0" w:color="auto"/>
        <w:bottom w:val="none" w:sz="0" w:space="0" w:color="auto"/>
        <w:right w:val="none" w:sz="0" w:space="0" w:color="auto"/>
      </w:divBdr>
    </w:div>
    <w:div w:id="1645701465">
      <w:marLeft w:val="0"/>
      <w:marRight w:val="0"/>
      <w:marTop w:val="0"/>
      <w:marBottom w:val="0"/>
      <w:divBdr>
        <w:top w:val="none" w:sz="0" w:space="0" w:color="auto"/>
        <w:left w:val="none" w:sz="0" w:space="0" w:color="auto"/>
        <w:bottom w:val="none" w:sz="0" w:space="0" w:color="auto"/>
        <w:right w:val="none" w:sz="0" w:space="0" w:color="auto"/>
      </w:divBdr>
    </w:div>
    <w:div w:id="1645769865">
      <w:marLeft w:val="0"/>
      <w:marRight w:val="0"/>
      <w:marTop w:val="0"/>
      <w:marBottom w:val="0"/>
      <w:divBdr>
        <w:top w:val="none" w:sz="0" w:space="0" w:color="auto"/>
        <w:left w:val="none" w:sz="0" w:space="0" w:color="auto"/>
        <w:bottom w:val="none" w:sz="0" w:space="0" w:color="auto"/>
        <w:right w:val="none" w:sz="0" w:space="0" w:color="auto"/>
      </w:divBdr>
    </w:div>
    <w:div w:id="1645772036">
      <w:marLeft w:val="0"/>
      <w:marRight w:val="0"/>
      <w:marTop w:val="0"/>
      <w:marBottom w:val="0"/>
      <w:divBdr>
        <w:top w:val="none" w:sz="0" w:space="0" w:color="auto"/>
        <w:left w:val="none" w:sz="0" w:space="0" w:color="auto"/>
        <w:bottom w:val="none" w:sz="0" w:space="0" w:color="auto"/>
        <w:right w:val="none" w:sz="0" w:space="0" w:color="auto"/>
      </w:divBdr>
    </w:div>
    <w:div w:id="1645813391">
      <w:bodyDiv w:val="1"/>
      <w:marLeft w:val="0"/>
      <w:marRight w:val="0"/>
      <w:marTop w:val="0"/>
      <w:marBottom w:val="0"/>
      <w:divBdr>
        <w:top w:val="none" w:sz="0" w:space="0" w:color="auto"/>
        <w:left w:val="none" w:sz="0" w:space="0" w:color="auto"/>
        <w:bottom w:val="none" w:sz="0" w:space="0" w:color="auto"/>
        <w:right w:val="none" w:sz="0" w:space="0" w:color="auto"/>
      </w:divBdr>
    </w:div>
    <w:div w:id="1645814599">
      <w:marLeft w:val="0"/>
      <w:marRight w:val="0"/>
      <w:marTop w:val="0"/>
      <w:marBottom w:val="0"/>
      <w:divBdr>
        <w:top w:val="none" w:sz="0" w:space="0" w:color="auto"/>
        <w:left w:val="none" w:sz="0" w:space="0" w:color="auto"/>
        <w:bottom w:val="none" w:sz="0" w:space="0" w:color="auto"/>
        <w:right w:val="none" w:sz="0" w:space="0" w:color="auto"/>
      </w:divBdr>
    </w:div>
    <w:div w:id="1645886785">
      <w:marLeft w:val="0"/>
      <w:marRight w:val="0"/>
      <w:marTop w:val="0"/>
      <w:marBottom w:val="0"/>
      <w:divBdr>
        <w:top w:val="none" w:sz="0" w:space="0" w:color="auto"/>
        <w:left w:val="none" w:sz="0" w:space="0" w:color="auto"/>
        <w:bottom w:val="none" w:sz="0" w:space="0" w:color="auto"/>
        <w:right w:val="none" w:sz="0" w:space="0" w:color="auto"/>
      </w:divBdr>
    </w:div>
    <w:div w:id="1645964259">
      <w:marLeft w:val="480"/>
      <w:marRight w:val="0"/>
      <w:marTop w:val="0"/>
      <w:marBottom w:val="0"/>
      <w:divBdr>
        <w:top w:val="none" w:sz="0" w:space="0" w:color="auto"/>
        <w:left w:val="none" w:sz="0" w:space="0" w:color="auto"/>
        <w:bottom w:val="none" w:sz="0" w:space="0" w:color="auto"/>
        <w:right w:val="none" w:sz="0" w:space="0" w:color="auto"/>
      </w:divBdr>
    </w:div>
    <w:div w:id="1646003596">
      <w:marLeft w:val="0"/>
      <w:marRight w:val="0"/>
      <w:marTop w:val="0"/>
      <w:marBottom w:val="0"/>
      <w:divBdr>
        <w:top w:val="none" w:sz="0" w:space="0" w:color="auto"/>
        <w:left w:val="none" w:sz="0" w:space="0" w:color="auto"/>
        <w:bottom w:val="none" w:sz="0" w:space="0" w:color="auto"/>
        <w:right w:val="none" w:sz="0" w:space="0" w:color="auto"/>
      </w:divBdr>
    </w:div>
    <w:div w:id="1646003658">
      <w:marLeft w:val="0"/>
      <w:marRight w:val="0"/>
      <w:marTop w:val="0"/>
      <w:marBottom w:val="0"/>
      <w:divBdr>
        <w:top w:val="none" w:sz="0" w:space="0" w:color="auto"/>
        <w:left w:val="none" w:sz="0" w:space="0" w:color="auto"/>
        <w:bottom w:val="none" w:sz="0" w:space="0" w:color="auto"/>
        <w:right w:val="none" w:sz="0" w:space="0" w:color="auto"/>
      </w:divBdr>
    </w:div>
    <w:div w:id="1646012445">
      <w:marLeft w:val="0"/>
      <w:marRight w:val="0"/>
      <w:marTop w:val="0"/>
      <w:marBottom w:val="0"/>
      <w:divBdr>
        <w:top w:val="none" w:sz="0" w:space="0" w:color="auto"/>
        <w:left w:val="none" w:sz="0" w:space="0" w:color="auto"/>
        <w:bottom w:val="none" w:sz="0" w:space="0" w:color="auto"/>
        <w:right w:val="none" w:sz="0" w:space="0" w:color="auto"/>
      </w:divBdr>
    </w:div>
    <w:div w:id="1646156724">
      <w:marLeft w:val="0"/>
      <w:marRight w:val="0"/>
      <w:marTop w:val="0"/>
      <w:marBottom w:val="0"/>
      <w:divBdr>
        <w:top w:val="none" w:sz="0" w:space="0" w:color="auto"/>
        <w:left w:val="none" w:sz="0" w:space="0" w:color="auto"/>
        <w:bottom w:val="none" w:sz="0" w:space="0" w:color="auto"/>
        <w:right w:val="none" w:sz="0" w:space="0" w:color="auto"/>
      </w:divBdr>
    </w:div>
    <w:div w:id="1646158400">
      <w:marLeft w:val="0"/>
      <w:marRight w:val="0"/>
      <w:marTop w:val="0"/>
      <w:marBottom w:val="0"/>
      <w:divBdr>
        <w:top w:val="none" w:sz="0" w:space="0" w:color="auto"/>
        <w:left w:val="none" w:sz="0" w:space="0" w:color="auto"/>
        <w:bottom w:val="none" w:sz="0" w:space="0" w:color="auto"/>
        <w:right w:val="none" w:sz="0" w:space="0" w:color="auto"/>
      </w:divBdr>
    </w:div>
    <w:div w:id="1646279696">
      <w:marLeft w:val="0"/>
      <w:marRight w:val="0"/>
      <w:marTop w:val="0"/>
      <w:marBottom w:val="0"/>
      <w:divBdr>
        <w:top w:val="none" w:sz="0" w:space="0" w:color="auto"/>
        <w:left w:val="none" w:sz="0" w:space="0" w:color="auto"/>
        <w:bottom w:val="none" w:sz="0" w:space="0" w:color="auto"/>
        <w:right w:val="none" w:sz="0" w:space="0" w:color="auto"/>
      </w:divBdr>
    </w:div>
    <w:div w:id="1646280116">
      <w:marLeft w:val="0"/>
      <w:marRight w:val="0"/>
      <w:marTop w:val="0"/>
      <w:marBottom w:val="0"/>
      <w:divBdr>
        <w:top w:val="none" w:sz="0" w:space="0" w:color="auto"/>
        <w:left w:val="none" w:sz="0" w:space="0" w:color="auto"/>
        <w:bottom w:val="none" w:sz="0" w:space="0" w:color="auto"/>
        <w:right w:val="none" w:sz="0" w:space="0" w:color="auto"/>
      </w:divBdr>
    </w:div>
    <w:div w:id="1646466651">
      <w:marLeft w:val="0"/>
      <w:marRight w:val="0"/>
      <w:marTop w:val="0"/>
      <w:marBottom w:val="0"/>
      <w:divBdr>
        <w:top w:val="none" w:sz="0" w:space="0" w:color="auto"/>
        <w:left w:val="none" w:sz="0" w:space="0" w:color="auto"/>
        <w:bottom w:val="none" w:sz="0" w:space="0" w:color="auto"/>
        <w:right w:val="none" w:sz="0" w:space="0" w:color="auto"/>
      </w:divBdr>
    </w:div>
    <w:div w:id="1646468502">
      <w:marLeft w:val="0"/>
      <w:marRight w:val="0"/>
      <w:marTop w:val="0"/>
      <w:marBottom w:val="0"/>
      <w:divBdr>
        <w:top w:val="none" w:sz="0" w:space="0" w:color="auto"/>
        <w:left w:val="none" w:sz="0" w:space="0" w:color="auto"/>
        <w:bottom w:val="none" w:sz="0" w:space="0" w:color="auto"/>
        <w:right w:val="none" w:sz="0" w:space="0" w:color="auto"/>
      </w:divBdr>
    </w:div>
    <w:div w:id="1646469820">
      <w:marLeft w:val="0"/>
      <w:marRight w:val="0"/>
      <w:marTop w:val="0"/>
      <w:marBottom w:val="0"/>
      <w:divBdr>
        <w:top w:val="none" w:sz="0" w:space="0" w:color="auto"/>
        <w:left w:val="none" w:sz="0" w:space="0" w:color="auto"/>
        <w:bottom w:val="none" w:sz="0" w:space="0" w:color="auto"/>
        <w:right w:val="none" w:sz="0" w:space="0" w:color="auto"/>
      </w:divBdr>
    </w:div>
    <w:div w:id="1646471876">
      <w:marLeft w:val="0"/>
      <w:marRight w:val="0"/>
      <w:marTop w:val="0"/>
      <w:marBottom w:val="0"/>
      <w:divBdr>
        <w:top w:val="none" w:sz="0" w:space="0" w:color="auto"/>
        <w:left w:val="none" w:sz="0" w:space="0" w:color="auto"/>
        <w:bottom w:val="none" w:sz="0" w:space="0" w:color="auto"/>
        <w:right w:val="none" w:sz="0" w:space="0" w:color="auto"/>
      </w:divBdr>
    </w:div>
    <w:div w:id="1646616688">
      <w:marLeft w:val="0"/>
      <w:marRight w:val="0"/>
      <w:marTop w:val="0"/>
      <w:marBottom w:val="0"/>
      <w:divBdr>
        <w:top w:val="none" w:sz="0" w:space="0" w:color="auto"/>
        <w:left w:val="none" w:sz="0" w:space="0" w:color="auto"/>
        <w:bottom w:val="none" w:sz="0" w:space="0" w:color="auto"/>
        <w:right w:val="none" w:sz="0" w:space="0" w:color="auto"/>
      </w:divBdr>
    </w:div>
    <w:div w:id="1646624554">
      <w:marLeft w:val="0"/>
      <w:marRight w:val="0"/>
      <w:marTop w:val="0"/>
      <w:marBottom w:val="0"/>
      <w:divBdr>
        <w:top w:val="none" w:sz="0" w:space="0" w:color="auto"/>
        <w:left w:val="none" w:sz="0" w:space="0" w:color="auto"/>
        <w:bottom w:val="none" w:sz="0" w:space="0" w:color="auto"/>
        <w:right w:val="none" w:sz="0" w:space="0" w:color="auto"/>
      </w:divBdr>
    </w:div>
    <w:div w:id="1646659599">
      <w:marLeft w:val="0"/>
      <w:marRight w:val="0"/>
      <w:marTop w:val="0"/>
      <w:marBottom w:val="0"/>
      <w:divBdr>
        <w:top w:val="none" w:sz="0" w:space="0" w:color="auto"/>
        <w:left w:val="none" w:sz="0" w:space="0" w:color="auto"/>
        <w:bottom w:val="none" w:sz="0" w:space="0" w:color="auto"/>
        <w:right w:val="none" w:sz="0" w:space="0" w:color="auto"/>
      </w:divBdr>
    </w:div>
    <w:div w:id="1646662529">
      <w:marLeft w:val="0"/>
      <w:marRight w:val="0"/>
      <w:marTop w:val="0"/>
      <w:marBottom w:val="0"/>
      <w:divBdr>
        <w:top w:val="none" w:sz="0" w:space="0" w:color="auto"/>
        <w:left w:val="none" w:sz="0" w:space="0" w:color="auto"/>
        <w:bottom w:val="none" w:sz="0" w:space="0" w:color="auto"/>
        <w:right w:val="none" w:sz="0" w:space="0" w:color="auto"/>
      </w:divBdr>
    </w:div>
    <w:div w:id="1646664160">
      <w:marLeft w:val="0"/>
      <w:marRight w:val="0"/>
      <w:marTop w:val="0"/>
      <w:marBottom w:val="0"/>
      <w:divBdr>
        <w:top w:val="none" w:sz="0" w:space="0" w:color="auto"/>
        <w:left w:val="none" w:sz="0" w:space="0" w:color="auto"/>
        <w:bottom w:val="none" w:sz="0" w:space="0" w:color="auto"/>
        <w:right w:val="none" w:sz="0" w:space="0" w:color="auto"/>
      </w:divBdr>
    </w:div>
    <w:div w:id="1646817145">
      <w:marLeft w:val="0"/>
      <w:marRight w:val="0"/>
      <w:marTop w:val="0"/>
      <w:marBottom w:val="0"/>
      <w:divBdr>
        <w:top w:val="none" w:sz="0" w:space="0" w:color="auto"/>
        <w:left w:val="none" w:sz="0" w:space="0" w:color="auto"/>
        <w:bottom w:val="none" w:sz="0" w:space="0" w:color="auto"/>
        <w:right w:val="none" w:sz="0" w:space="0" w:color="auto"/>
      </w:divBdr>
    </w:div>
    <w:div w:id="1646928436">
      <w:marLeft w:val="0"/>
      <w:marRight w:val="0"/>
      <w:marTop w:val="0"/>
      <w:marBottom w:val="0"/>
      <w:divBdr>
        <w:top w:val="none" w:sz="0" w:space="0" w:color="auto"/>
        <w:left w:val="none" w:sz="0" w:space="0" w:color="auto"/>
        <w:bottom w:val="none" w:sz="0" w:space="0" w:color="auto"/>
        <w:right w:val="none" w:sz="0" w:space="0" w:color="auto"/>
      </w:divBdr>
    </w:div>
    <w:div w:id="1646928959">
      <w:marLeft w:val="0"/>
      <w:marRight w:val="0"/>
      <w:marTop w:val="0"/>
      <w:marBottom w:val="0"/>
      <w:divBdr>
        <w:top w:val="none" w:sz="0" w:space="0" w:color="auto"/>
        <w:left w:val="none" w:sz="0" w:space="0" w:color="auto"/>
        <w:bottom w:val="none" w:sz="0" w:space="0" w:color="auto"/>
        <w:right w:val="none" w:sz="0" w:space="0" w:color="auto"/>
      </w:divBdr>
    </w:div>
    <w:div w:id="1646934457">
      <w:marLeft w:val="0"/>
      <w:marRight w:val="0"/>
      <w:marTop w:val="0"/>
      <w:marBottom w:val="0"/>
      <w:divBdr>
        <w:top w:val="none" w:sz="0" w:space="0" w:color="auto"/>
        <w:left w:val="none" w:sz="0" w:space="0" w:color="auto"/>
        <w:bottom w:val="none" w:sz="0" w:space="0" w:color="auto"/>
        <w:right w:val="none" w:sz="0" w:space="0" w:color="auto"/>
      </w:divBdr>
    </w:div>
    <w:div w:id="1646934573">
      <w:marLeft w:val="0"/>
      <w:marRight w:val="0"/>
      <w:marTop w:val="0"/>
      <w:marBottom w:val="0"/>
      <w:divBdr>
        <w:top w:val="none" w:sz="0" w:space="0" w:color="auto"/>
        <w:left w:val="none" w:sz="0" w:space="0" w:color="auto"/>
        <w:bottom w:val="none" w:sz="0" w:space="0" w:color="auto"/>
        <w:right w:val="none" w:sz="0" w:space="0" w:color="auto"/>
      </w:divBdr>
    </w:div>
    <w:div w:id="1646934860">
      <w:marLeft w:val="0"/>
      <w:marRight w:val="0"/>
      <w:marTop w:val="0"/>
      <w:marBottom w:val="0"/>
      <w:divBdr>
        <w:top w:val="none" w:sz="0" w:space="0" w:color="auto"/>
        <w:left w:val="none" w:sz="0" w:space="0" w:color="auto"/>
        <w:bottom w:val="none" w:sz="0" w:space="0" w:color="auto"/>
        <w:right w:val="none" w:sz="0" w:space="0" w:color="auto"/>
      </w:divBdr>
    </w:div>
    <w:div w:id="1647051885">
      <w:marLeft w:val="0"/>
      <w:marRight w:val="0"/>
      <w:marTop w:val="0"/>
      <w:marBottom w:val="0"/>
      <w:divBdr>
        <w:top w:val="none" w:sz="0" w:space="0" w:color="auto"/>
        <w:left w:val="none" w:sz="0" w:space="0" w:color="auto"/>
        <w:bottom w:val="none" w:sz="0" w:space="0" w:color="auto"/>
        <w:right w:val="none" w:sz="0" w:space="0" w:color="auto"/>
      </w:divBdr>
    </w:div>
    <w:div w:id="1647122223">
      <w:marLeft w:val="0"/>
      <w:marRight w:val="0"/>
      <w:marTop w:val="0"/>
      <w:marBottom w:val="0"/>
      <w:divBdr>
        <w:top w:val="none" w:sz="0" w:space="0" w:color="auto"/>
        <w:left w:val="none" w:sz="0" w:space="0" w:color="auto"/>
        <w:bottom w:val="none" w:sz="0" w:space="0" w:color="auto"/>
        <w:right w:val="none" w:sz="0" w:space="0" w:color="auto"/>
      </w:divBdr>
    </w:div>
    <w:div w:id="1647196116">
      <w:marLeft w:val="0"/>
      <w:marRight w:val="0"/>
      <w:marTop w:val="0"/>
      <w:marBottom w:val="0"/>
      <w:divBdr>
        <w:top w:val="none" w:sz="0" w:space="0" w:color="auto"/>
        <w:left w:val="none" w:sz="0" w:space="0" w:color="auto"/>
        <w:bottom w:val="none" w:sz="0" w:space="0" w:color="auto"/>
        <w:right w:val="none" w:sz="0" w:space="0" w:color="auto"/>
      </w:divBdr>
    </w:div>
    <w:div w:id="1647314964">
      <w:marLeft w:val="0"/>
      <w:marRight w:val="0"/>
      <w:marTop w:val="0"/>
      <w:marBottom w:val="0"/>
      <w:divBdr>
        <w:top w:val="none" w:sz="0" w:space="0" w:color="auto"/>
        <w:left w:val="none" w:sz="0" w:space="0" w:color="auto"/>
        <w:bottom w:val="none" w:sz="0" w:space="0" w:color="auto"/>
        <w:right w:val="none" w:sz="0" w:space="0" w:color="auto"/>
      </w:divBdr>
    </w:div>
    <w:div w:id="1647316677">
      <w:marLeft w:val="0"/>
      <w:marRight w:val="0"/>
      <w:marTop w:val="0"/>
      <w:marBottom w:val="0"/>
      <w:divBdr>
        <w:top w:val="none" w:sz="0" w:space="0" w:color="auto"/>
        <w:left w:val="none" w:sz="0" w:space="0" w:color="auto"/>
        <w:bottom w:val="none" w:sz="0" w:space="0" w:color="auto"/>
        <w:right w:val="none" w:sz="0" w:space="0" w:color="auto"/>
      </w:divBdr>
    </w:div>
    <w:div w:id="1647470364">
      <w:marLeft w:val="0"/>
      <w:marRight w:val="0"/>
      <w:marTop w:val="0"/>
      <w:marBottom w:val="0"/>
      <w:divBdr>
        <w:top w:val="none" w:sz="0" w:space="0" w:color="auto"/>
        <w:left w:val="none" w:sz="0" w:space="0" w:color="auto"/>
        <w:bottom w:val="none" w:sz="0" w:space="0" w:color="auto"/>
        <w:right w:val="none" w:sz="0" w:space="0" w:color="auto"/>
      </w:divBdr>
    </w:div>
    <w:div w:id="1647735526">
      <w:marLeft w:val="0"/>
      <w:marRight w:val="0"/>
      <w:marTop w:val="0"/>
      <w:marBottom w:val="0"/>
      <w:divBdr>
        <w:top w:val="none" w:sz="0" w:space="0" w:color="auto"/>
        <w:left w:val="none" w:sz="0" w:space="0" w:color="auto"/>
        <w:bottom w:val="none" w:sz="0" w:space="0" w:color="auto"/>
        <w:right w:val="none" w:sz="0" w:space="0" w:color="auto"/>
      </w:divBdr>
    </w:div>
    <w:div w:id="1647776610">
      <w:marLeft w:val="0"/>
      <w:marRight w:val="0"/>
      <w:marTop w:val="0"/>
      <w:marBottom w:val="0"/>
      <w:divBdr>
        <w:top w:val="none" w:sz="0" w:space="0" w:color="auto"/>
        <w:left w:val="none" w:sz="0" w:space="0" w:color="auto"/>
        <w:bottom w:val="none" w:sz="0" w:space="0" w:color="auto"/>
        <w:right w:val="none" w:sz="0" w:space="0" w:color="auto"/>
      </w:divBdr>
    </w:div>
    <w:div w:id="1647783844">
      <w:marLeft w:val="0"/>
      <w:marRight w:val="0"/>
      <w:marTop w:val="0"/>
      <w:marBottom w:val="0"/>
      <w:divBdr>
        <w:top w:val="none" w:sz="0" w:space="0" w:color="auto"/>
        <w:left w:val="none" w:sz="0" w:space="0" w:color="auto"/>
        <w:bottom w:val="none" w:sz="0" w:space="0" w:color="auto"/>
        <w:right w:val="none" w:sz="0" w:space="0" w:color="auto"/>
      </w:divBdr>
    </w:div>
    <w:div w:id="1647784239">
      <w:marLeft w:val="0"/>
      <w:marRight w:val="0"/>
      <w:marTop w:val="0"/>
      <w:marBottom w:val="0"/>
      <w:divBdr>
        <w:top w:val="none" w:sz="0" w:space="0" w:color="auto"/>
        <w:left w:val="none" w:sz="0" w:space="0" w:color="auto"/>
        <w:bottom w:val="none" w:sz="0" w:space="0" w:color="auto"/>
        <w:right w:val="none" w:sz="0" w:space="0" w:color="auto"/>
      </w:divBdr>
    </w:div>
    <w:div w:id="1647852647">
      <w:marLeft w:val="0"/>
      <w:marRight w:val="0"/>
      <w:marTop w:val="0"/>
      <w:marBottom w:val="0"/>
      <w:divBdr>
        <w:top w:val="none" w:sz="0" w:space="0" w:color="auto"/>
        <w:left w:val="none" w:sz="0" w:space="0" w:color="auto"/>
        <w:bottom w:val="none" w:sz="0" w:space="0" w:color="auto"/>
        <w:right w:val="none" w:sz="0" w:space="0" w:color="auto"/>
      </w:divBdr>
    </w:div>
    <w:div w:id="1647853778">
      <w:marLeft w:val="0"/>
      <w:marRight w:val="0"/>
      <w:marTop w:val="0"/>
      <w:marBottom w:val="0"/>
      <w:divBdr>
        <w:top w:val="none" w:sz="0" w:space="0" w:color="auto"/>
        <w:left w:val="none" w:sz="0" w:space="0" w:color="auto"/>
        <w:bottom w:val="none" w:sz="0" w:space="0" w:color="auto"/>
        <w:right w:val="none" w:sz="0" w:space="0" w:color="auto"/>
      </w:divBdr>
    </w:div>
    <w:div w:id="1647854243">
      <w:marLeft w:val="0"/>
      <w:marRight w:val="0"/>
      <w:marTop w:val="0"/>
      <w:marBottom w:val="0"/>
      <w:divBdr>
        <w:top w:val="none" w:sz="0" w:space="0" w:color="auto"/>
        <w:left w:val="none" w:sz="0" w:space="0" w:color="auto"/>
        <w:bottom w:val="none" w:sz="0" w:space="0" w:color="auto"/>
        <w:right w:val="none" w:sz="0" w:space="0" w:color="auto"/>
      </w:divBdr>
    </w:div>
    <w:div w:id="1647858416">
      <w:marLeft w:val="0"/>
      <w:marRight w:val="0"/>
      <w:marTop w:val="0"/>
      <w:marBottom w:val="0"/>
      <w:divBdr>
        <w:top w:val="none" w:sz="0" w:space="0" w:color="auto"/>
        <w:left w:val="none" w:sz="0" w:space="0" w:color="auto"/>
        <w:bottom w:val="none" w:sz="0" w:space="0" w:color="auto"/>
        <w:right w:val="none" w:sz="0" w:space="0" w:color="auto"/>
      </w:divBdr>
    </w:div>
    <w:div w:id="1648045939">
      <w:marLeft w:val="0"/>
      <w:marRight w:val="0"/>
      <w:marTop w:val="0"/>
      <w:marBottom w:val="0"/>
      <w:divBdr>
        <w:top w:val="none" w:sz="0" w:space="0" w:color="auto"/>
        <w:left w:val="none" w:sz="0" w:space="0" w:color="auto"/>
        <w:bottom w:val="none" w:sz="0" w:space="0" w:color="auto"/>
        <w:right w:val="none" w:sz="0" w:space="0" w:color="auto"/>
      </w:divBdr>
    </w:div>
    <w:div w:id="1648049358">
      <w:marLeft w:val="0"/>
      <w:marRight w:val="0"/>
      <w:marTop w:val="0"/>
      <w:marBottom w:val="0"/>
      <w:divBdr>
        <w:top w:val="none" w:sz="0" w:space="0" w:color="auto"/>
        <w:left w:val="none" w:sz="0" w:space="0" w:color="auto"/>
        <w:bottom w:val="none" w:sz="0" w:space="0" w:color="auto"/>
        <w:right w:val="none" w:sz="0" w:space="0" w:color="auto"/>
      </w:divBdr>
    </w:div>
    <w:div w:id="1648128909">
      <w:marLeft w:val="0"/>
      <w:marRight w:val="0"/>
      <w:marTop w:val="0"/>
      <w:marBottom w:val="0"/>
      <w:divBdr>
        <w:top w:val="none" w:sz="0" w:space="0" w:color="auto"/>
        <w:left w:val="none" w:sz="0" w:space="0" w:color="auto"/>
        <w:bottom w:val="none" w:sz="0" w:space="0" w:color="auto"/>
        <w:right w:val="none" w:sz="0" w:space="0" w:color="auto"/>
      </w:divBdr>
    </w:div>
    <w:div w:id="1648318427">
      <w:marLeft w:val="0"/>
      <w:marRight w:val="0"/>
      <w:marTop w:val="0"/>
      <w:marBottom w:val="0"/>
      <w:divBdr>
        <w:top w:val="none" w:sz="0" w:space="0" w:color="auto"/>
        <w:left w:val="none" w:sz="0" w:space="0" w:color="auto"/>
        <w:bottom w:val="none" w:sz="0" w:space="0" w:color="auto"/>
        <w:right w:val="none" w:sz="0" w:space="0" w:color="auto"/>
      </w:divBdr>
    </w:div>
    <w:div w:id="1648318942">
      <w:bodyDiv w:val="1"/>
      <w:marLeft w:val="0"/>
      <w:marRight w:val="0"/>
      <w:marTop w:val="0"/>
      <w:marBottom w:val="0"/>
      <w:divBdr>
        <w:top w:val="none" w:sz="0" w:space="0" w:color="auto"/>
        <w:left w:val="none" w:sz="0" w:space="0" w:color="auto"/>
        <w:bottom w:val="none" w:sz="0" w:space="0" w:color="auto"/>
        <w:right w:val="none" w:sz="0" w:space="0" w:color="auto"/>
      </w:divBdr>
    </w:div>
    <w:div w:id="1648322256">
      <w:marLeft w:val="0"/>
      <w:marRight w:val="0"/>
      <w:marTop w:val="0"/>
      <w:marBottom w:val="0"/>
      <w:divBdr>
        <w:top w:val="none" w:sz="0" w:space="0" w:color="auto"/>
        <w:left w:val="none" w:sz="0" w:space="0" w:color="auto"/>
        <w:bottom w:val="none" w:sz="0" w:space="0" w:color="auto"/>
        <w:right w:val="none" w:sz="0" w:space="0" w:color="auto"/>
      </w:divBdr>
    </w:div>
    <w:div w:id="1648364256">
      <w:marLeft w:val="0"/>
      <w:marRight w:val="0"/>
      <w:marTop w:val="0"/>
      <w:marBottom w:val="0"/>
      <w:divBdr>
        <w:top w:val="none" w:sz="0" w:space="0" w:color="auto"/>
        <w:left w:val="none" w:sz="0" w:space="0" w:color="auto"/>
        <w:bottom w:val="none" w:sz="0" w:space="0" w:color="auto"/>
        <w:right w:val="none" w:sz="0" w:space="0" w:color="auto"/>
      </w:divBdr>
    </w:div>
    <w:div w:id="1648439376">
      <w:marLeft w:val="0"/>
      <w:marRight w:val="0"/>
      <w:marTop w:val="0"/>
      <w:marBottom w:val="0"/>
      <w:divBdr>
        <w:top w:val="none" w:sz="0" w:space="0" w:color="auto"/>
        <w:left w:val="none" w:sz="0" w:space="0" w:color="auto"/>
        <w:bottom w:val="none" w:sz="0" w:space="0" w:color="auto"/>
        <w:right w:val="none" w:sz="0" w:space="0" w:color="auto"/>
      </w:divBdr>
    </w:div>
    <w:div w:id="1648439534">
      <w:marLeft w:val="0"/>
      <w:marRight w:val="0"/>
      <w:marTop w:val="0"/>
      <w:marBottom w:val="0"/>
      <w:divBdr>
        <w:top w:val="none" w:sz="0" w:space="0" w:color="auto"/>
        <w:left w:val="none" w:sz="0" w:space="0" w:color="auto"/>
        <w:bottom w:val="none" w:sz="0" w:space="0" w:color="auto"/>
        <w:right w:val="none" w:sz="0" w:space="0" w:color="auto"/>
      </w:divBdr>
    </w:div>
    <w:div w:id="1648558371">
      <w:marLeft w:val="0"/>
      <w:marRight w:val="0"/>
      <w:marTop w:val="0"/>
      <w:marBottom w:val="0"/>
      <w:divBdr>
        <w:top w:val="none" w:sz="0" w:space="0" w:color="auto"/>
        <w:left w:val="none" w:sz="0" w:space="0" w:color="auto"/>
        <w:bottom w:val="none" w:sz="0" w:space="0" w:color="auto"/>
        <w:right w:val="none" w:sz="0" w:space="0" w:color="auto"/>
      </w:divBdr>
    </w:div>
    <w:div w:id="1648624530">
      <w:marLeft w:val="0"/>
      <w:marRight w:val="0"/>
      <w:marTop w:val="0"/>
      <w:marBottom w:val="0"/>
      <w:divBdr>
        <w:top w:val="none" w:sz="0" w:space="0" w:color="auto"/>
        <w:left w:val="none" w:sz="0" w:space="0" w:color="auto"/>
        <w:bottom w:val="none" w:sz="0" w:space="0" w:color="auto"/>
        <w:right w:val="none" w:sz="0" w:space="0" w:color="auto"/>
      </w:divBdr>
    </w:div>
    <w:div w:id="1648632382">
      <w:marLeft w:val="0"/>
      <w:marRight w:val="0"/>
      <w:marTop w:val="0"/>
      <w:marBottom w:val="0"/>
      <w:divBdr>
        <w:top w:val="none" w:sz="0" w:space="0" w:color="auto"/>
        <w:left w:val="none" w:sz="0" w:space="0" w:color="auto"/>
        <w:bottom w:val="none" w:sz="0" w:space="0" w:color="auto"/>
        <w:right w:val="none" w:sz="0" w:space="0" w:color="auto"/>
      </w:divBdr>
    </w:div>
    <w:div w:id="1648633800">
      <w:marLeft w:val="0"/>
      <w:marRight w:val="0"/>
      <w:marTop w:val="0"/>
      <w:marBottom w:val="0"/>
      <w:divBdr>
        <w:top w:val="none" w:sz="0" w:space="0" w:color="auto"/>
        <w:left w:val="none" w:sz="0" w:space="0" w:color="auto"/>
        <w:bottom w:val="none" w:sz="0" w:space="0" w:color="auto"/>
        <w:right w:val="none" w:sz="0" w:space="0" w:color="auto"/>
      </w:divBdr>
    </w:div>
    <w:div w:id="1648703660">
      <w:marLeft w:val="0"/>
      <w:marRight w:val="0"/>
      <w:marTop w:val="0"/>
      <w:marBottom w:val="0"/>
      <w:divBdr>
        <w:top w:val="none" w:sz="0" w:space="0" w:color="auto"/>
        <w:left w:val="none" w:sz="0" w:space="0" w:color="auto"/>
        <w:bottom w:val="none" w:sz="0" w:space="0" w:color="auto"/>
        <w:right w:val="none" w:sz="0" w:space="0" w:color="auto"/>
      </w:divBdr>
    </w:div>
    <w:div w:id="1648779615">
      <w:bodyDiv w:val="1"/>
      <w:marLeft w:val="0"/>
      <w:marRight w:val="0"/>
      <w:marTop w:val="0"/>
      <w:marBottom w:val="0"/>
      <w:divBdr>
        <w:top w:val="none" w:sz="0" w:space="0" w:color="auto"/>
        <w:left w:val="none" w:sz="0" w:space="0" w:color="auto"/>
        <w:bottom w:val="none" w:sz="0" w:space="0" w:color="auto"/>
        <w:right w:val="none" w:sz="0" w:space="0" w:color="auto"/>
      </w:divBdr>
    </w:div>
    <w:div w:id="1648780845">
      <w:marLeft w:val="0"/>
      <w:marRight w:val="0"/>
      <w:marTop w:val="0"/>
      <w:marBottom w:val="0"/>
      <w:divBdr>
        <w:top w:val="none" w:sz="0" w:space="0" w:color="auto"/>
        <w:left w:val="none" w:sz="0" w:space="0" w:color="auto"/>
        <w:bottom w:val="none" w:sz="0" w:space="0" w:color="auto"/>
        <w:right w:val="none" w:sz="0" w:space="0" w:color="auto"/>
      </w:divBdr>
    </w:div>
    <w:div w:id="1648899717">
      <w:marLeft w:val="0"/>
      <w:marRight w:val="0"/>
      <w:marTop w:val="0"/>
      <w:marBottom w:val="0"/>
      <w:divBdr>
        <w:top w:val="none" w:sz="0" w:space="0" w:color="auto"/>
        <w:left w:val="none" w:sz="0" w:space="0" w:color="auto"/>
        <w:bottom w:val="none" w:sz="0" w:space="0" w:color="auto"/>
        <w:right w:val="none" w:sz="0" w:space="0" w:color="auto"/>
      </w:divBdr>
    </w:div>
    <w:div w:id="1648900860">
      <w:marLeft w:val="0"/>
      <w:marRight w:val="0"/>
      <w:marTop w:val="0"/>
      <w:marBottom w:val="0"/>
      <w:divBdr>
        <w:top w:val="none" w:sz="0" w:space="0" w:color="auto"/>
        <w:left w:val="none" w:sz="0" w:space="0" w:color="auto"/>
        <w:bottom w:val="none" w:sz="0" w:space="0" w:color="auto"/>
        <w:right w:val="none" w:sz="0" w:space="0" w:color="auto"/>
      </w:divBdr>
    </w:div>
    <w:div w:id="1649047228">
      <w:marLeft w:val="0"/>
      <w:marRight w:val="0"/>
      <w:marTop w:val="0"/>
      <w:marBottom w:val="0"/>
      <w:divBdr>
        <w:top w:val="none" w:sz="0" w:space="0" w:color="auto"/>
        <w:left w:val="none" w:sz="0" w:space="0" w:color="auto"/>
        <w:bottom w:val="none" w:sz="0" w:space="0" w:color="auto"/>
        <w:right w:val="none" w:sz="0" w:space="0" w:color="auto"/>
      </w:divBdr>
    </w:div>
    <w:div w:id="1649087965">
      <w:marLeft w:val="0"/>
      <w:marRight w:val="0"/>
      <w:marTop w:val="0"/>
      <w:marBottom w:val="0"/>
      <w:divBdr>
        <w:top w:val="none" w:sz="0" w:space="0" w:color="auto"/>
        <w:left w:val="none" w:sz="0" w:space="0" w:color="auto"/>
        <w:bottom w:val="none" w:sz="0" w:space="0" w:color="auto"/>
        <w:right w:val="none" w:sz="0" w:space="0" w:color="auto"/>
      </w:divBdr>
    </w:div>
    <w:div w:id="1649162339">
      <w:marLeft w:val="0"/>
      <w:marRight w:val="0"/>
      <w:marTop w:val="0"/>
      <w:marBottom w:val="0"/>
      <w:divBdr>
        <w:top w:val="none" w:sz="0" w:space="0" w:color="auto"/>
        <w:left w:val="none" w:sz="0" w:space="0" w:color="auto"/>
        <w:bottom w:val="none" w:sz="0" w:space="0" w:color="auto"/>
        <w:right w:val="none" w:sz="0" w:space="0" w:color="auto"/>
      </w:divBdr>
    </w:div>
    <w:div w:id="1649166120">
      <w:marLeft w:val="0"/>
      <w:marRight w:val="0"/>
      <w:marTop w:val="0"/>
      <w:marBottom w:val="0"/>
      <w:divBdr>
        <w:top w:val="none" w:sz="0" w:space="0" w:color="auto"/>
        <w:left w:val="none" w:sz="0" w:space="0" w:color="auto"/>
        <w:bottom w:val="none" w:sz="0" w:space="0" w:color="auto"/>
        <w:right w:val="none" w:sz="0" w:space="0" w:color="auto"/>
      </w:divBdr>
    </w:div>
    <w:div w:id="1649237945">
      <w:marLeft w:val="0"/>
      <w:marRight w:val="0"/>
      <w:marTop w:val="0"/>
      <w:marBottom w:val="0"/>
      <w:divBdr>
        <w:top w:val="none" w:sz="0" w:space="0" w:color="auto"/>
        <w:left w:val="none" w:sz="0" w:space="0" w:color="auto"/>
        <w:bottom w:val="none" w:sz="0" w:space="0" w:color="auto"/>
        <w:right w:val="none" w:sz="0" w:space="0" w:color="auto"/>
      </w:divBdr>
    </w:div>
    <w:div w:id="1649280269">
      <w:marLeft w:val="0"/>
      <w:marRight w:val="0"/>
      <w:marTop w:val="0"/>
      <w:marBottom w:val="0"/>
      <w:divBdr>
        <w:top w:val="none" w:sz="0" w:space="0" w:color="auto"/>
        <w:left w:val="none" w:sz="0" w:space="0" w:color="auto"/>
        <w:bottom w:val="none" w:sz="0" w:space="0" w:color="auto"/>
        <w:right w:val="none" w:sz="0" w:space="0" w:color="auto"/>
      </w:divBdr>
    </w:div>
    <w:div w:id="1649283498">
      <w:marLeft w:val="0"/>
      <w:marRight w:val="0"/>
      <w:marTop w:val="0"/>
      <w:marBottom w:val="0"/>
      <w:divBdr>
        <w:top w:val="none" w:sz="0" w:space="0" w:color="auto"/>
        <w:left w:val="none" w:sz="0" w:space="0" w:color="auto"/>
        <w:bottom w:val="none" w:sz="0" w:space="0" w:color="auto"/>
        <w:right w:val="none" w:sz="0" w:space="0" w:color="auto"/>
      </w:divBdr>
    </w:div>
    <w:div w:id="1649283962">
      <w:marLeft w:val="0"/>
      <w:marRight w:val="0"/>
      <w:marTop w:val="0"/>
      <w:marBottom w:val="0"/>
      <w:divBdr>
        <w:top w:val="none" w:sz="0" w:space="0" w:color="auto"/>
        <w:left w:val="none" w:sz="0" w:space="0" w:color="auto"/>
        <w:bottom w:val="none" w:sz="0" w:space="0" w:color="auto"/>
        <w:right w:val="none" w:sz="0" w:space="0" w:color="auto"/>
      </w:divBdr>
    </w:div>
    <w:div w:id="1649285629">
      <w:marLeft w:val="0"/>
      <w:marRight w:val="0"/>
      <w:marTop w:val="0"/>
      <w:marBottom w:val="0"/>
      <w:divBdr>
        <w:top w:val="none" w:sz="0" w:space="0" w:color="auto"/>
        <w:left w:val="none" w:sz="0" w:space="0" w:color="auto"/>
        <w:bottom w:val="none" w:sz="0" w:space="0" w:color="auto"/>
        <w:right w:val="none" w:sz="0" w:space="0" w:color="auto"/>
      </w:divBdr>
    </w:div>
    <w:div w:id="1649432759">
      <w:bodyDiv w:val="1"/>
      <w:marLeft w:val="0"/>
      <w:marRight w:val="0"/>
      <w:marTop w:val="0"/>
      <w:marBottom w:val="0"/>
      <w:divBdr>
        <w:top w:val="none" w:sz="0" w:space="0" w:color="auto"/>
        <w:left w:val="none" w:sz="0" w:space="0" w:color="auto"/>
        <w:bottom w:val="none" w:sz="0" w:space="0" w:color="auto"/>
        <w:right w:val="none" w:sz="0" w:space="0" w:color="auto"/>
      </w:divBdr>
    </w:div>
    <w:div w:id="1649481825">
      <w:marLeft w:val="0"/>
      <w:marRight w:val="0"/>
      <w:marTop w:val="0"/>
      <w:marBottom w:val="0"/>
      <w:divBdr>
        <w:top w:val="none" w:sz="0" w:space="0" w:color="auto"/>
        <w:left w:val="none" w:sz="0" w:space="0" w:color="auto"/>
        <w:bottom w:val="none" w:sz="0" w:space="0" w:color="auto"/>
        <w:right w:val="none" w:sz="0" w:space="0" w:color="auto"/>
      </w:divBdr>
    </w:div>
    <w:div w:id="1649550759">
      <w:marLeft w:val="0"/>
      <w:marRight w:val="0"/>
      <w:marTop w:val="0"/>
      <w:marBottom w:val="0"/>
      <w:divBdr>
        <w:top w:val="none" w:sz="0" w:space="0" w:color="auto"/>
        <w:left w:val="none" w:sz="0" w:space="0" w:color="auto"/>
        <w:bottom w:val="none" w:sz="0" w:space="0" w:color="auto"/>
        <w:right w:val="none" w:sz="0" w:space="0" w:color="auto"/>
      </w:divBdr>
    </w:div>
    <w:div w:id="1649625095">
      <w:marLeft w:val="0"/>
      <w:marRight w:val="0"/>
      <w:marTop w:val="0"/>
      <w:marBottom w:val="0"/>
      <w:divBdr>
        <w:top w:val="none" w:sz="0" w:space="0" w:color="auto"/>
        <w:left w:val="none" w:sz="0" w:space="0" w:color="auto"/>
        <w:bottom w:val="none" w:sz="0" w:space="0" w:color="auto"/>
        <w:right w:val="none" w:sz="0" w:space="0" w:color="auto"/>
      </w:divBdr>
    </w:div>
    <w:div w:id="1649675016">
      <w:marLeft w:val="0"/>
      <w:marRight w:val="0"/>
      <w:marTop w:val="0"/>
      <w:marBottom w:val="0"/>
      <w:divBdr>
        <w:top w:val="none" w:sz="0" w:space="0" w:color="auto"/>
        <w:left w:val="none" w:sz="0" w:space="0" w:color="auto"/>
        <w:bottom w:val="none" w:sz="0" w:space="0" w:color="auto"/>
        <w:right w:val="none" w:sz="0" w:space="0" w:color="auto"/>
      </w:divBdr>
    </w:div>
    <w:div w:id="1649704210">
      <w:marLeft w:val="0"/>
      <w:marRight w:val="0"/>
      <w:marTop w:val="0"/>
      <w:marBottom w:val="0"/>
      <w:divBdr>
        <w:top w:val="none" w:sz="0" w:space="0" w:color="auto"/>
        <w:left w:val="none" w:sz="0" w:space="0" w:color="auto"/>
        <w:bottom w:val="none" w:sz="0" w:space="0" w:color="auto"/>
        <w:right w:val="none" w:sz="0" w:space="0" w:color="auto"/>
      </w:divBdr>
    </w:div>
    <w:div w:id="1649822988">
      <w:marLeft w:val="0"/>
      <w:marRight w:val="0"/>
      <w:marTop w:val="0"/>
      <w:marBottom w:val="0"/>
      <w:divBdr>
        <w:top w:val="none" w:sz="0" w:space="0" w:color="auto"/>
        <w:left w:val="none" w:sz="0" w:space="0" w:color="auto"/>
        <w:bottom w:val="none" w:sz="0" w:space="0" w:color="auto"/>
        <w:right w:val="none" w:sz="0" w:space="0" w:color="auto"/>
      </w:divBdr>
    </w:div>
    <w:div w:id="1649939383">
      <w:bodyDiv w:val="1"/>
      <w:marLeft w:val="0"/>
      <w:marRight w:val="0"/>
      <w:marTop w:val="0"/>
      <w:marBottom w:val="0"/>
      <w:divBdr>
        <w:top w:val="none" w:sz="0" w:space="0" w:color="auto"/>
        <w:left w:val="none" w:sz="0" w:space="0" w:color="auto"/>
        <w:bottom w:val="none" w:sz="0" w:space="0" w:color="auto"/>
        <w:right w:val="none" w:sz="0" w:space="0" w:color="auto"/>
      </w:divBdr>
    </w:div>
    <w:div w:id="1649942884">
      <w:marLeft w:val="0"/>
      <w:marRight w:val="0"/>
      <w:marTop w:val="0"/>
      <w:marBottom w:val="0"/>
      <w:divBdr>
        <w:top w:val="none" w:sz="0" w:space="0" w:color="auto"/>
        <w:left w:val="none" w:sz="0" w:space="0" w:color="auto"/>
        <w:bottom w:val="none" w:sz="0" w:space="0" w:color="auto"/>
        <w:right w:val="none" w:sz="0" w:space="0" w:color="auto"/>
      </w:divBdr>
    </w:div>
    <w:div w:id="1650011893">
      <w:marLeft w:val="0"/>
      <w:marRight w:val="0"/>
      <w:marTop w:val="0"/>
      <w:marBottom w:val="0"/>
      <w:divBdr>
        <w:top w:val="none" w:sz="0" w:space="0" w:color="auto"/>
        <w:left w:val="none" w:sz="0" w:space="0" w:color="auto"/>
        <w:bottom w:val="none" w:sz="0" w:space="0" w:color="auto"/>
        <w:right w:val="none" w:sz="0" w:space="0" w:color="auto"/>
      </w:divBdr>
    </w:div>
    <w:div w:id="1650013926">
      <w:marLeft w:val="0"/>
      <w:marRight w:val="0"/>
      <w:marTop w:val="0"/>
      <w:marBottom w:val="0"/>
      <w:divBdr>
        <w:top w:val="none" w:sz="0" w:space="0" w:color="auto"/>
        <w:left w:val="none" w:sz="0" w:space="0" w:color="auto"/>
        <w:bottom w:val="none" w:sz="0" w:space="0" w:color="auto"/>
        <w:right w:val="none" w:sz="0" w:space="0" w:color="auto"/>
      </w:divBdr>
    </w:div>
    <w:div w:id="1650016005">
      <w:marLeft w:val="0"/>
      <w:marRight w:val="0"/>
      <w:marTop w:val="0"/>
      <w:marBottom w:val="0"/>
      <w:divBdr>
        <w:top w:val="none" w:sz="0" w:space="0" w:color="auto"/>
        <w:left w:val="none" w:sz="0" w:space="0" w:color="auto"/>
        <w:bottom w:val="none" w:sz="0" w:space="0" w:color="auto"/>
        <w:right w:val="none" w:sz="0" w:space="0" w:color="auto"/>
      </w:divBdr>
    </w:div>
    <w:div w:id="1650019435">
      <w:marLeft w:val="0"/>
      <w:marRight w:val="0"/>
      <w:marTop w:val="0"/>
      <w:marBottom w:val="0"/>
      <w:divBdr>
        <w:top w:val="none" w:sz="0" w:space="0" w:color="auto"/>
        <w:left w:val="none" w:sz="0" w:space="0" w:color="auto"/>
        <w:bottom w:val="none" w:sz="0" w:space="0" w:color="auto"/>
        <w:right w:val="none" w:sz="0" w:space="0" w:color="auto"/>
      </w:divBdr>
    </w:div>
    <w:div w:id="1650209735">
      <w:marLeft w:val="0"/>
      <w:marRight w:val="0"/>
      <w:marTop w:val="0"/>
      <w:marBottom w:val="0"/>
      <w:divBdr>
        <w:top w:val="none" w:sz="0" w:space="0" w:color="auto"/>
        <w:left w:val="none" w:sz="0" w:space="0" w:color="auto"/>
        <w:bottom w:val="none" w:sz="0" w:space="0" w:color="auto"/>
        <w:right w:val="none" w:sz="0" w:space="0" w:color="auto"/>
      </w:divBdr>
    </w:div>
    <w:div w:id="1650209813">
      <w:marLeft w:val="0"/>
      <w:marRight w:val="0"/>
      <w:marTop w:val="0"/>
      <w:marBottom w:val="0"/>
      <w:divBdr>
        <w:top w:val="none" w:sz="0" w:space="0" w:color="auto"/>
        <w:left w:val="none" w:sz="0" w:space="0" w:color="auto"/>
        <w:bottom w:val="none" w:sz="0" w:space="0" w:color="auto"/>
        <w:right w:val="none" w:sz="0" w:space="0" w:color="auto"/>
      </w:divBdr>
    </w:div>
    <w:div w:id="1650279103">
      <w:marLeft w:val="0"/>
      <w:marRight w:val="0"/>
      <w:marTop w:val="0"/>
      <w:marBottom w:val="0"/>
      <w:divBdr>
        <w:top w:val="none" w:sz="0" w:space="0" w:color="auto"/>
        <w:left w:val="none" w:sz="0" w:space="0" w:color="auto"/>
        <w:bottom w:val="none" w:sz="0" w:space="0" w:color="auto"/>
        <w:right w:val="none" w:sz="0" w:space="0" w:color="auto"/>
      </w:divBdr>
    </w:div>
    <w:div w:id="1650401075">
      <w:marLeft w:val="0"/>
      <w:marRight w:val="0"/>
      <w:marTop w:val="0"/>
      <w:marBottom w:val="0"/>
      <w:divBdr>
        <w:top w:val="none" w:sz="0" w:space="0" w:color="auto"/>
        <w:left w:val="none" w:sz="0" w:space="0" w:color="auto"/>
        <w:bottom w:val="none" w:sz="0" w:space="0" w:color="auto"/>
        <w:right w:val="none" w:sz="0" w:space="0" w:color="auto"/>
      </w:divBdr>
    </w:div>
    <w:div w:id="1650480716">
      <w:marLeft w:val="0"/>
      <w:marRight w:val="0"/>
      <w:marTop w:val="0"/>
      <w:marBottom w:val="0"/>
      <w:divBdr>
        <w:top w:val="none" w:sz="0" w:space="0" w:color="auto"/>
        <w:left w:val="none" w:sz="0" w:space="0" w:color="auto"/>
        <w:bottom w:val="none" w:sz="0" w:space="0" w:color="auto"/>
        <w:right w:val="none" w:sz="0" w:space="0" w:color="auto"/>
      </w:divBdr>
    </w:div>
    <w:div w:id="1650550729">
      <w:marLeft w:val="0"/>
      <w:marRight w:val="0"/>
      <w:marTop w:val="0"/>
      <w:marBottom w:val="0"/>
      <w:divBdr>
        <w:top w:val="none" w:sz="0" w:space="0" w:color="auto"/>
        <w:left w:val="none" w:sz="0" w:space="0" w:color="auto"/>
        <w:bottom w:val="none" w:sz="0" w:space="0" w:color="auto"/>
        <w:right w:val="none" w:sz="0" w:space="0" w:color="auto"/>
      </w:divBdr>
    </w:div>
    <w:div w:id="1650590407">
      <w:marLeft w:val="0"/>
      <w:marRight w:val="0"/>
      <w:marTop w:val="0"/>
      <w:marBottom w:val="0"/>
      <w:divBdr>
        <w:top w:val="none" w:sz="0" w:space="0" w:color="auto"/>
        <w:left w:val="none" w:sz="0" w:space="0" w:color="auto"/>
        <w:bottom w:val="none" w:sz="0" w:space="0" w:color="auto"/>
        <w:right w:val="none" w:sz="0" w:space="0" w:color="auto"/>
      </w:divBdr>
    </w:div>
    <w:div w:id="1650598545">
      <w:marLeft w:val="0"/>
      <w:marRight w:val="0"/>
      <w:marTop w:val="0"/>
      <w:marBottom w:val="0"/>
      <w:divBdr>
        <w:top w:val="none" w:sz="0" w:space="0" w:color="auto"/>
        <w:left w:val="none" w:sz="0" w:space="0" w:color="auto"/>
        <w:bottom w:val="none" w:sz="0" w:space="0" w:color="auto"/>
        <w:right w:val="none" w:sz="0" w:space="0" w:color="auto"/>
      </w:divBdr>
    </w:div>
    <w:div w:id="1650667826">
      <w:marLeft w:val="0"/>
      <w:marRight w:val="0"/>
      <w:marTop w:val="0"/>
      <w:marBottom w:val="0"/>
      <w:divBdr>
        <w:top w:val="none" w:sz="0" w:space="0" w:color="auto"/>
        <w:left w:val="none" w:sz="0" w:space="0" w:color="auto"/>
        <w:bottom w:val="none" w:sz="0" w:space="0" w:color="auto"/>
        <w:right w:val="none" w:sz="0" w:space="0" w:color="auto"/>
      </w:divBdr>
    </w:div>
    <w:div w:id="1650747124">
      <w:marLeft w:val="0"/>
      <w:marRight w:val="0"/>
      <w:marTop w:val="0"/>
      <w:marBottom w:val="0"/>
      <w:divBdr>
        <w:top w:val="none" w:sz="0" w:space="0" w:color="auto"/>
        <w:left w:val="none" w:sz="0" w:space="0" w:color="auto"/>
        <w:bottom w:val="none" w:sz="0" w:space="0" w:color="auto"/>
        <w:right w:val="none" w:sz="0" w:space="0" w:color="auto"/>
      </w:divBdr>
    </w:div>
    <w:div w:id="1650865095">
      <w:marLeft w:val="0"/>
      <w:marRight w:val="0"/>
      <w:marTop w:val="0"/>
      <w:marBottom w:val="0"/>
      <w:divBdr>
        <w:top w:val="none" w:sz="0" w:space="0" w:color="auto"/>
        <w:left w:val="none" w:sz="0" w:space="0" w:color="auto"/>
        <w:bottom w:val="none" w:sz="0" w:space="0" w:color="auto"/>
        <w:right w:val="none" w:sz="0" w:space="0" w:color="auto"/>
      </w:divBdr>
    </w:div>
    <w:div w:id="1650934659">
      <w:marLeft w:val="0"/>
      <w:marRight w:val="0"/>
      <w:marTop w:val="0"/>
      <w:marBottom w:val="0"/>
      <w:divBdr>
        <w:top w:val="none" w:sz="0" w:space="0" w:color="auto"/>
        <w:left w:val="none" w:sz="0" w:space="0" w:color="auto"/>
        <w:bottom w:val="none" w:sz="0" w:space="0" w:color="auto"/>
        <w:right w:val="none" w:sz="0" w:space="0" w:color="auto"/>
      </w:divBdr>
    </w:div>
    <w:div w:id="1650939334">
      <w:marLeft w:val="0"/>
      <w:marRight w:val="0"/>
      <w:marTop w:val="0"/>
      <w:marBottom w:val="0"/>
      <w:divBdr>
        <w:top w:val="none" w:sz="0" w:space="0" w:color="auto"/>
        <w:left w:val="none" w:sz="0" w:space="0" w:color="auto"/>
        <w:bottom w:val="none" w:sz="0" w:space="0" w:color="auto"/>
        <w:right w:val="none" w:sz="0" w:space="0" w:color="auto"/>
      </w:divBdr>
    </w:div>
    <w:div w:id="1651015357">
      <w:marLeft w:val="0"/>
      <w:marRight w:val="0"/>
      <w:marTop w:val="0"/>
      <w:marBottom w:val="0"/>
      <w:divBdr>
        <w:top w:val="none" w:sz="0" w:space="0" w:color="auto"/>
        <w:left w:val="none" w:sz="0" w:space="0" w:color="auto"/>
        <w:bottom w:val="none" w:sz="0" w:space="0" w:color="auto"/>
        <w:right w:val="none" w:sz="0" w:space="0" w:color="auto"/>
      </w:divBdr>
    </w:div>
    <w:div w:id="1651059746">
      <w:marLeft w:val="0"/>
      <w:marRight w:val="0"/>
      <w:marTop w:val="0"/>
      <w:marBottom w:val="0"/>
      <w:divBdr>
        <w:top w:val="none" w:sz="0" w:space="0" w:color="auto"/>
        <w:left w:val="none" w:sz="0" w:space="0" w:color="auto"/>
        <w:bottom w:val="none" w:sz="0" w:space="0" w:color="auto"/>
        <w:right w:val="none" w:sz="0" w:space="0" w:color="auto"/>
      </w:divBdr>
    </w:div>
    <w:div w:id="1651397105">
      <w:marLeft w:val="0"/>
      <w:marRight w:val="0"/>
      <w:marTop w:val="0"/>
      <w:marBottom w:val="0"/>
      <w:divBdr>
        <w:top w:val="none" w:sz="0" w:space="0" w:color="auto"/>
        <w:left w:val="none" w:sz="0" w:space="0" w:color="auto"/>
        <w:bottom w:val="none" w:sz="0" w:space="0" w:color="auto"/>
        <w:right w:val="none" w:sz="0" w:space="0" w:color="auto"/>
      </w:divBdr>
    </w:div>
    <w:div w:id="1651443264">
      <w:marLeft w:val="0"/>
      <w:marRight w:val="0"/>
      <w:marTop w:val="0"/>
      <w:marBottom w:val="0"/>
      <w:divBdr>
        <w:top w:val="none" w:sz="0" w:space="0" w:color="auto"/>
        <w:left w:val="none" w:sz="0" w:space="0" w:color="auto"/>
        <w:bottom w:val="none" w:sz="0" w:space="0" w:color="auto"/>
        <w:right w:val="none" w:sz="0" w:space="0" w:color="auto"/>
      </w:divBdr>
    </w:div>
    <w:div w:id="1651520232">
      <w:marLeft w:val="0"/>
      <w:marRight w:val="0"/>
      <w:marTop w:val="0"/>
      <w:marBottom w:val="0"/>
      <w:divBdr>
        <w:top w:val="none" w:sz="0" w:space="0" w:color="auto"/>
        <w:left w:val="none" w:sz="0" w:space="0" w:color="auto"/>
        <w:bottom w:val="none" w:sz="0" w:space="0" w:color="auto"/>
        <w:right w:val="none" w:sz="0" w:space="0" w:color="auto"/>
      </w:divBdr>
    </w:div>
    <w:div w:id="1651521046">
      <w:marLeft w:val="0"/>
      <w:marRight w:val="0"/>
      <w:marTop w:val="0"/>
      <w:marBottom w:val="0"/>
      <w:divBdr>
        <w:top w:val="none" w:sz="0" w:space="0" w:color="auto"/>
        <w:left w:val="none" w:sz="0" w:space="0" w:color="auto"/>
        <w:bottom w:val="none" w:sz="0" w:space="0" w:color="auto"/>
        <w:right w:val="none" w:sz="0" w:space="0" w:color="auto"/>
      </w:divBdr>
    </w:div>
    <w:div w:id="1651593456">
      <w:marLeft w:val="0"/>
      <w:marRight w:val="0"/>
      <w:marTop w:val="0"/>
      <w:marBottom w:val="0"/>
      <w:divBdr>
        <w:top w:val="none" w:sz="0" w:space="0" w:color="auto"/>
        <w:left w:val="none" w:sz="0" w:space="0" w:color="auto"/>
        <w:bottom w:val="none" w:sz="0" w:space="0" w:color="auto"/>
        <w:right w:val="none" w:sz="0" w:space="0" w:color="auto"/>
      </w:divBdr>
    </w:div>
    <w:div w:id="1651861448">
      <w:bodyDiv w:val="1"/>
      <w:marLeft w:val="0"/>
      <w:marRight w:val="0"/>
      <w:marTop w:val="0"/>
      <w:marBottom w:val="0"/>
      <w:divBdr>
        <w:top w:val="none" w:sz="0" w:space="0" w:color="auto"/>
        <w:left w:val="none" w:sz="0" w:space="0" w:color="auto"/>
        <w:bottom w:val="none" w:sz="0" w:space="0" w:color="auto"/>
        <w:right w:val="none" w:sz="0" w:space="0" w:color="auto"/>
      </w:divBdr>
    </w:div>
    <w:div w:id="1651905457">
      <w:marLeft w:val="0"/>
      <w:marRight w:val="0"/>
      <w:marTop w:val="0"/>
      <w:marBottom w:val="0"/>
      <w:divBdr>
        <w:top w:val="none" w:sz="0" w:space="0" w:color="auto"/>
        <w:left w:val="none" w:sz="0" w:space="0" w:color="auto"/>
        <w:bottom w:val="none" w:sz="0" w:space="0" w:color="auto"/>
        <w:right w:val="none" w:sz="0" w:space="0" w:color="auto"/>
      </w:divBdr>
    </w:div>
    <w:div w:id="1651978351">
      <w:marLeft w:val="0"/>
      <w:marRight w:val="0"/>
      <w:marTop w:val="0"/>
      <w:marBottom w:val="0"/>
      <w:divBdr>
        <w:top w:val="none" w:sz="0" w:space="0" w:color="auto"/>
        <w:left w:val="none" w:sz="0" w:space="0" w:color="auto"/>
        <w:bottom w:val="none" w:sz="0" w:space="0" w:color="auto"/>
        <w:right w:val="none" w:sz="0" w:space="0" w:color="auto"/>
      </w:divBdr>
    </w:div>
    <w:div w:id="1651979414">
      <w:marLeft w:val="0"/>
      <w:marRight w:val="0"/>
      <w:marTop w:val="0"/>
      <w:marBottom w:val="0"/>
      <w:divBdr>
        <w:top w:val="none" w:sz="0" w:space="0" w:color="auto"/>
        <w:left w:val="none" w:sz="0" w:space="0" w:color="auto"/>
        <w:bottom w:val="none" w:sz="0" w:space="0" w:color="auto"/>
        <w:right w:val="none" w:sz="0" w:space="0" w:color="auto"/>
      </w:divBdr>
    </w:div>
    <w:div w:id="1651980181">
      <w:marLeft w:val="0"/>
      <w:marRight w:val="0"/>
      <w:marTop w:val="0"/>
      <w:marBottom w:val="0"/>
      <w:divBdr>
        <w:top w:val="none" w:sz="0" w:space="0" w:color="auto"/>
        <w:left w:val="none" w:sz="0" w:space="0" w:color="auto"/>
        <w:bottom w:val="none" w:sz="0" w:space="0" w:color="auto"/>
        <w:right w:val="none" w:sz="0" w:space="0" w:color="auto"/>
      </w:divBdr>
    </w:div>
    <w:div w:id="1652053395">
      <w:marLeft w:val="0"/>
      <w:marRight w:val="0"/>
      <w:marTop w:val="0"/>
      <w:marBottom w:val="0"/>
      <w:divBdr>
        <w:top w:val="none" w:sz="0" w:space="0" w:color="auto"/>
        <w:left w:val="none" w:sz="0" w:space="0" w:color="auto"/>
        <w:bottom w:val="none" w:sz="0" w:space="0" w:color="auto"/>
        <w:right w:val="none" w:sz="0" w:space="0" w:color="auto"/>
      </w:divBdr>
    </w:div>
    <w:div w:id="1652097058">
      <w:marLeft w:val="0"/>
      <w:marRight w:val="0"/>
      <w:marTop w:val="0"/>
      <w:marBottom w:val="0"/>
      <w:divBdr>
        <w:top w:val="none" w:sz="0" w:space="0" w:color="auto"/>
        <w:left w:val="none" w:sz="0" w:space="0" w:color="auto"/>
        <w:bottom w:val="none" w:sz="0" w:space="0" w:color="auto"/>
        <w:right w:val="none" w:sz="0" w:space="0" w:color="auto"/>
      </w:divBdr>
    </w:div>
    <w:div w:id="1652098087">
      <w:marLeft w:val="0"/>
      <w:marRight w:val="0"/>
      <w:marTop w:val="0"/>
      <w:marBottom w:val="0"/>
      <w:divBdr>
        <w:top w:val="none" w:sz="0" w:space="0" w:color="auto"/>
        <w:left w:val="none" w:sz="0" w:space="0" w:color="auto"/>
        <w:bottom w:val="none" w:sz="0" w:space="0" w:color="auto"/>
        <w:right w:val="none" w:sz="0" w:space="0" w:color="auto"/>
      </w:divBdr>
    </w:div>
    <w:div w:id="1652101241">
      <w:marLeft w:val="0"/>
      <w:marRight w:val="0"/>
      <w:marTop w:val="0"/>
      <w:marBottom w:val="0"/>
      <w:divBdr>
        <w:top w:val="none" w:sz="0" w:space="0" w:color="auto"/>
        <w:left w:val="none" w:sz="0" w:space="0" w:color="auto"/>
        <w:bottom w:val="none" w:sz="0" w:space="0" w:color="auto"/>
        <w:right w:val="none" w:sz="0" w:space="0" w:color="auto"/>
      </w:divBdr>
    </w:div>
    <w:div w:id="1652128801">
      <w:marLeft w:val="0"/>
      <w:marRight w:val="0"/>
      <w:marTop w:val="0"/>
      <w:marBottom w:val="0"/>
      <w:divBdr>
        <w:top w:val="none" w:sz="0" w:space="0" w:color="auto"/>
        <w:left w:val="none" w:sz="0" w:space="0" w:color="auto"/>
        <w:bottom w:val="none" w:sz="0" w:space="0" w:color="auto"/>
        <w:right w:val="none" w:sz="0" w:space="0" w:color="auto"/>
      </w:divBdr>
    </w:div>
    <w:div w:id="1652171526">
      <w:marLeft w:val="0"/>
      <w:marRight w:val="0"/>
      <w:marTop w:val="0"/>
      <w:marBottom w:val="0"/>
      <w:divBdr>
        <w:top w:val="none" w:sz="0" w:space="0" w:color="auto"/>
        <w:left w:val="none" w:sz="0" w:space="0" w:color="auto"/>
        <w:bottom w:val="none" w:sz="0" w:space="0" w:color="auto"/>
        <w:right w:val="none" w:sz="0" w:space="0" w:color="auto"/>
      </w:divBdr>
    </w:div>
    <w:div w:id="1652320383">
      <w:marLeft w:val="0"/>
      <w:marRight w:val="0"/>
      <w:marTop w:val="0"/>
      <w:marBottom w:val="0"/>
      <w:divBdr>
        <w:top w:val="none" w:sz="0" w:space="0" w:color="auto"/>
        <w:left w:val="none" w:sz="0" w:space="0" w:color="auto"/>
        <w:bottom w:val="none" w:sz="0" w:space="0" w:color="auto"/>
        <w:right w:val="none" w:sz="0" w:space="0" w:color="auto"/>
      </w:divBdr>
    </w:div>
    <w:div w:id="1652325511">
      <w:marLeft w:val="0"/>
      <w:marRight w:val="0"/>
      <w:marTop w:val="0"/>
      <w:marBottom w:val="0"/>
      <w:divBdr>
        <w:top w:val="none" w:sz="0" w:space="0" w:color="auto"/>
        <w:left w:val="none" w:sz="0" w:space="0" w:color="auto"/>
        <w:bottom w:val="none" w:sz="0" w:space="0" w:color="auto"/>
        <w:right w:val="none" w:sz="0" w:space="0" w:color="auto"/>
      </w:divBdr>
    </w:div>
    <w:div w:id="1652370197">
      <w:marLeft w:val="0"/>
      <w:marRight w:val="0"/>
      <w:marTop w:val="0"/>
      <w:marBottom w:val="0"/>
      <w:divBdr>
        <w:top w:val="none" w:sz="0" w:space="0" w:color="auto"/>
        <w:left w:val="none" w:sz="0" w:space="0" w:color="auto"/>
        <w:bottom w:val="none" w:sz="0" w:space="0" w:color="auto"/>
        <w:right w:val="none" w:sz="0" w:space="0" w:color="auto"/>
      </w:divBdr>
    </w:div>
    <w:div w:id="1652559835">
      <w:marLeft w:val="0"/>
      <w:marRight w:val="0"/>
      <w:marTop w:val="0"/>
      <w:marBottom w:val="0"/>
      <w:divBdr>
        <w:top w:val="none" w:sz="0" w:space="0" w:color="auto"/>
        <w:left w:val="none" w:sz="0" w:space="0" w:color="auto"/>
        <w:bottom w:val="none" w:sz="0" w:space="0" w:color="auto"/>
        <w:right w:val="none" w:sz="0" w:space="0" w:color="auto"/>
      </w:divBdr>
    </w:div>
    <w:div w:id="1652562002">
      <w:bodyDiv w:val="1"/>
      <w:marLeft w:val="0"/>
      <w:marRight w:val="0"/>
      <w:marTop w:val="0"/>
      <w:marBottom w:val="0"/>
      <w:divBdr>
        <w:top w:val="none" w:sz="0" w:space="0" w:color="auto"/>
        <w:left w:val="none" w:sz="0" w:space="0" w:color="auto"/>
        <w:bottom w:val="none" w:sz="0" w:space="0" w:color="auto"/>
        <w:right w:val="none" w:sz="0" w:space="0" w:color="auto"/>
      </w:divBdr>
    </w:div>
    <w:div w:id="1652710323">
      <w:marLeft w:val="0"/>
      <w:marRight w:val="0"/>
      <w:marTop w:val="0"/>
      <w:marBottom w:val="0"/>
      <w:divBdr>
        <w:top w:val="none" w:sz="0" w:space="0" w:color="auto"/>
        <w:left w:val="none" w:sz="0" w:space="0" w:color="auto"/>
        <w:bottom w:val="none" w:sz="0" w:space="0" w:color="auto"/>
        <w:right w:val="none" w:sz="0" w:space="0" w:color="auto"/>
      </w:divBdr>
    </w:div>
    <w:div w:id="1652753724">
      <w:marLeft w:val="0"/>
      <w:marRight w:val="0"/>
      <w:marTop w:val="0"/>
      <w:marBottom w:val="0"/>
      <w:divBdr>
        <w:top w:val="none" w:sz="0" w:space="0" w:color="auto"/>
        <w:left w:val="none" w:sz="0" w:space="0" w:color="auto"/>
        <w:bottom w:val="none" w:sz="0" w:space="0" w:color="auto"/>
        <w:right w:val="none" w:sz="0" w:space="0" w:color="auto"/>
      </w:divBdr>
    </w:div>
    <w:div w:id="1652825407">
      <w:marLeft w:val="0"/>
      <w:marRight w:val="0"/>
      <w:marTop w:val="0"/>
      <w:marBottom w:val="0"/>
      <w:divBdr>
        <w:top w:val="none" w:sz="0" w:space="0" w:color="auto"/>
        <w:left w:val="none" w:sz="0" w:space="0" w:color="auto"/>
        <w:bottom w:val="none" w:sz="0" w:space="0" w:color="auto"/>
        <w:right w:val="none" w:sz="0" w:space="0" w:color="auto"/>
      </w:divBdr>
    </w:div>
    <w:div w:id="1652826400">
      <w:marLeft w:val="0"/>
      <w:marRight w:val="0"/>
      <w:marTop w:val="0"/>
      <w:marBottom w:val="0"/>
      <w:divBdr>
        <w:top w:val="none" w:sz="0" w:space="0" w:color="auto"/>
        <w:left w:val="none" w:sz="0" w:space="0" w:color="auto"/>
        <w:bottom w:val="none" w:sz="0" w:space="0" w:color="auto"/>
        <w:right w:val="none" w:sz="0" w:space="0" w:color="auto"/>
      </w:divBdr>
    </w:div>
    <w:div w:id="1652827208">
      <w:marLeft w:val="0"/>
      <w:marRight w:val="0"/>
      <w:marTop w:val="0"/>
      <w:marBottom w:val="0"/>
      <w:divBdr>
        <w:top w:val="none" w:sz="0" w:space="0" w:color="auto"/>
        <w:left w:val="none" w:sz="0" w:space="0" w:color="auto"/>
        <w:bottom w:val="none" w:sz="0" w:space="0" w:color="auto"/>
        <w:right w:val="none" w:sz="0" w:space="0" w:color="auto"/>
      </w:divBdr>
    </w:div>
    <w:div w:id="1652902789">
      <w:marLeft w:val="0"/>
      <w:marRight w:val="0"/>
      <w:marTop w:val="0"/>
      <w:marBottom w:val="0"/>
      <w:divBdr>
        <w:top w:val="none" w:sz="0" w:space="0" w:color="auto"/>
        <w:left w:val="none" w:sz="0" w:space="0" w:color="auto"/>
        <w:bottom w:val="none" w:sz="0" w:space="0" w:color="auto"/>
        <w:right w:val="none" w:sz="0" w:space="0" w:color="auto"/>
      </w:divBdr>
    </w:div>
    <w:div w:id="1653023022">
      <w:marLeft w:val="0"/>
      <w:marRight w:val="0"/>
      <w:marTop w:val="0"/>
      <w:marBottom w:val="0"/>
      <w:divBdr>
        <w:top w:val="none" w:sz="0" w:space="0" w:color="auto"/>
        <w:left w:val="none" w:sz="0" w:space="0" w:color="auto"/>
        <w:bottom w:val="none" w:sz="0" w:space="0" w:color="auto"/>
        <w:right w:val="none" w:sz="0" w:space="0" w:color="auto"/>
      </w:divBdr>
    </w:div>
    <w:div w:id="1653171152">
      <w:marLeft w:val="0"/>
      <w:marRight w:val="0"/>
      <w:marTop w:val="0"/>
      <w:marBottom w:val="0"/>
      <w:divBdr>
        <w:top w:val="none" w:sz="0" w:space="0" w:color="auto"/>
        <w:left w:val="none" w:sz="0" w:space="0" w:color="auto"/>
        <w:bottom w:val="none" w:sz="0" w:space="0" w:color="auto"/>
        <w:right w:val="none" w:sz="0" w:space="0" w:color="auto"/>
      </w:divBdr>
    </w:div>
    <w:div w:id="1653215748">
      <w:marLeft w:val="0"/>
      <w:marRight w:val="0"/>
      <w:marTop w:val="0"/>
      <w:marBottom w:val="0"/>
      <w:divBdr>
        <w:top w:val="none" w:sz="0" w:space="0" w:color="auto"/>
        <w:left w:val="none" w:sz="0" w:space="0" w:color="auto"/>
        <w:bottom w:val="none" w:sz="0" w:space="0" w:color="auto"/>
        <w:right w:val="none" w:sz="0" w:space="0" w:color="auto"/>
      </w:divBdr>
    </w:div>
    <w:div w:id="1653371207">
      <w:marLeft w:val="0"/>
      <w:marRight w:val="0"/>
      <w:marTop w:val="0"/>
      <w:marBottom w:val="0"/>
      <w:divBdr>
        <w:top w:val="none" w:sz="0" w:space="0" w:color="auto"/>
        <w:left w:val="none" w:sz="0" w:space="0" w:color="auto"/>
        <w:bottom w:val="none" w:sz="0" w:space="0" w:color="auto"/>
        <w:right w:val="none" w:sz="0" w:space="0" w:color="auto"/>
      </w:divBdr>
    </w:div>
    <w:div w:id="1653437402">
      <w:marLeft w:val="0"/>
      <w:marRight w:val="0"/>
      <w:marTop w:val="0"/>
      <w:marBottom w:val="0"/>
      <w:divBdr>
        <w:top w:val="none" w:sz="0" w:space="0" w:color="auto"/>
        <w:left w:val="none" w:sz="0" w:space="0" w:color="auto"/>
        <w:bottom w:val="none" w:sz="0" w:space="0" w:color="auto"/>
        <w:right w:val="none" w:sz="0" w:space="0" w:color="auto"/>
      </w:divBdr>
    </w:div>
    <w:div w:id="1653487683">
      <w:marLeft w:val="0"/>
      <w:marRight w:val="0"/>
      <w:marTop w:val="0"/>
      <w:marBottom w:val="0"/>
      <w:divBdr>
        <w:top w:val="none" w:sz="0" w:space="0" w:color="auto"/>
        <w:left w:val="none" w:sz="0" w:space="0" w:color="auto"/>
        <w:bottom w:val="none" w:sz="0" w:space="0" w:color="auto"/>
        <w:right w:val="none" w:sz="0" w:space="0" w:color="auto"/>
      </w:divBdr>
    </w:div>
    <w:div w:id="1653556464">
      <w:marLeft w:val="0"/>
      <w:marRight w:val="0"/>
      <w:marTop w:val="0"/>
      <w:marBottom w:val="0"/>
      <w:divBdr>
        <w:top w:val="none" w:sz="0" w:space="0" w:color="auto"/>
        <w:left w:val="none" w:sz="0" w:space="0" w:color="auto"/>
        <w:bottom w:val="none" w:sz="0" w:space="0" w:color="auto"/>
        <w:right w:val="none" w:sz="0" w:space="0" w:color="auto"/>
      </w:divBdr>
    </w:div>
    <w:div w:id="1653606969">
      <w:marLeft w:val="0"/>
      <w:marRight w:val="0"/>
      <w:marTop w:val="0"/>
      <w:marBottom w:val="0"/>
      <w:divBdr>
        <w:top w:val="none" w:sz="0" w:space="0" w:color="auto"/>
        <w:left w:val="none" w:sz="0" w:space="0" w:color="auto"/>
        <w:bottom w:val="none" w:sz="0" w:space="0" w:color="auto"/>
        <w:right w:val="none" w:sz="0" w:space="0" w:color="auto"/>
      </w:divBdr>
    </w:div>
    <w:div w:id="1653631343">
      <w:marLeft w:val="0"/>
      <w:marRight w:val="0"/>
      <w:marTop w:val="0"/>
      <w:marBottom w:val="0"/>
      <w:divBdr>
        <w:top w:val="none" w:sz="0" w:space="0" w:color="auto"/>
        <w:left w:val="none" w:sz="0" w:space="0" w:color="auto"/>
        <w:bottom w:val="none" w:sz="0" w:space="0" w:color="auto"/>
        <w:right w:val="none" w:sz="0" w:space="0" w:color="auto"/>
      </w:divBdr>
    </w:div>
    <w:div w:id="1653634627">
      <w:marLeft w:val="0"/>
      <w:marRight w:val="0"/>
      <w:marTop w:val="0"/>
      <w:marBottom w:val="0"/>
      <w:divBdr>
        <w:top w:val="none" w:sz="0" w:space="0" w:color="auto"/>
        <w:left w:val="none" w:sz="0" w:space="0" w:color="auto"/>
        <w:bottom w:val="none" w:sz="0" w:space="0" w:color="auto"/>
        <w:right w:val="none" w:sz="0" w:space="0" w:color="auto"/>
      </w:divBdr>
    </w:div>
    <w:div w:id="1653634972">
      <w:bodyDiv w:val="1"/>
      <w:marLeft w:val="0"/>
      <w:marRight w:val="0"/>
      <w:marTop w:val="0"/>
      <w:marBottom w:val="0"/>
      <w:divBdr>
        <w:top w:val="none" w:sz="0" w:space="0" w:color="auto"/>
        <w:left w:val="none" w:sz="0" w:space="0" w:color="auto"/>
        <w:bottom w:val="none" w:sz="0" w:space="0" w:color="auto"/>
        <w:right w:val="none" w:sz="0" w:space="0" w:color="auto"/>
      </w:divBdr>
    </w:div>
    <w:div w:id="1653673322">
      <w:marLeft w:val="0"/>
      <w:marRight w:val="0"/>
      <w:marTop w:val="0"/>
      <w:marBottom w:val="0"/>
      <w:divBdr>
        <w:top w:val="none" w:sz="0" w:space="0" w:color="auto"/>
        <w:left w:val="none" w:sz="0" w:space="0" w:color="auto"/>
        <w:bottom w:val="none" w:sz="0" w:space="0" w:color="auto"/>
        <w:right w:val="none" w:sz="0" w:space="0" w:color="auto"/>
      </w:divBdr>
    </w:div>
    <w:div w:id="1653673555">
      <w:marLeft w:val="0"/>
      <w:marRight w:val="0"/>
      <w:marTop w:val="0"/>
      <w:marBottom w:val="0"/>
      <w:divBdr>
        <w:top w:val="none" w:sz="0" w:space="0" w:color="auto"/>
        <w:left w:val="none" w:sz="0" w:space="0" w:color="auto"/>
        <w:bottom w:val="none" w:sz="0" w:space="0" w:color="auto"/>
        <w:right w:val="none" w:sz="0" w:space="0" w:color="auto"/>
      </w:divBdr>
    </w:div>
    <w:div w:id="1653946110">
      <w:marLeft w:val="0"/>
      <w:marRight w:val="0"/>
      <w:marTop w:val="0"/>
      <w:marBottom w:val="0"/>
      <w:divBdr>
        <w:top w:val="none" w:sz="0" w:space="0" w:color="auto"/>
        <w:left w:val="none" w:sz="0" w:space="0" w:color="auto"/>
        <w:bottom w:val="none" w:sz="0" w:space="0" w:color="auto"/>
        <w:right w:val="none" w:sz="0" w:space="0" w:color="auto"/>
      </w:divBdr>
    </w:div>
    <w:div w:id="1654019113">
      <w:marLeft w:val="0"/>
      <w:marRight w:val="0"/>
      <w:marTop w:val="0"/>
      <w:marBottom w:val="0"/>
      <w:divBdr>
        <w:top w:val="none" w:sz="0" w:space="0" w:color="auto"/>
        <w:left w:val="none" w:sz="0" w:space="0" w:color="auto"/>
        <w:bottom w:val="none" w:sz="0" w:space="0" w:color="auto"/>
        <w:right w:val="none" w:sz="0" w:space="0" w:color="auto"/>
      </w:divBdr>
    </w:div>
    <w:div w:id="1654024463">
      <w:marLeft w:val="0"/>
      <w:marRight w:val="0"/>
      <w:marTop w:val="0"/>
      <w:marBottom w:val="0"/>
      <w:divBdr>
        <w:top w:val="none" w:sz="0" w:space="0" w:color="auto"/>
        <w:left w:val="none" w:sz="0" w:space="0" w:color="auto"/>
        <w:bottom w:val="none" w:sz="0" w:space="0" w:color="auto"/>
        <w:right w:val="none" w:sz="0" w:space="0" w:color="auto"/>
      </w:divBdr>
    </w:div>
    <w:div w:id="1654066315">
      <w:marLeft w:val="0"/>
      <w:marRight w:val="0"/>
      <w:marTop w:val="0"/>
      <w:marBottom w:val="0"/>
      <w:divBdr>
        <w:top w:val="none" w:sz="0" w:space="0" w:color="auto"/>
        <w:left w:val="none" w:sz="0" w:space="0" w:color="auto"/>
        <w:bottom w:val="none" w:sz="0" w:space="0" w:color="auto"/>
        <w:right w:val="none" w:sz="0" w:space="0" w:color="auto"/>
      </w:divBdr>
    </w:div>
    <w:div w:id="1654068119">
      <w:marLeft w:val="0"/>
      <w:marRight w:val="0"/>
      <w:marTop w:val="0"/>
      <w:marBottom w:val="0"/>
      <w:divBdr>
        <w:top w:val="none" w:sz="0" w:space="0" w:color="auto"/>
        <w:left w:val="none" w:sz="0" w:space="0" w:color="auto"/>
        <w:bottom w:val="none" w:sz="0" w:space="0" w:color="auto"/>
        <w:right w:val="none" w:sz="0" w:space="0" w:color="auto"/>
      </w:divBdr>
    </w:div>
    <w:div w:id="1654211351">
      <w:marLeft w:val="0"/>
      <w:marRight w:val="0"/>
      <w:marTop w:val="0"/>
      <w:marBottom w:val="0"/>
      <w:divBdr>
        <w:top w:val="none" w:sz="0" w:space="0" w:color="auto"/>
        <w:left w:val="none" w:sz="0" w:space="0" w:color="auto"/>
        <w:bottom w:val="none" w:sz="0" w:space="0" w:color="auto"/>
        <w:right w:val="none" w:sz="0" w:space="0" w:color="auto"/>
      </w:divBdr>
    </w:div>
    <w:div w:id="1654291798">
      <w:bodyDiv w:val="1"/>
      <w:marLeft w:val="0"/>
      <w:marRight w:val="0"/>
      <w:marTop w:val="0"/>
      <w:marBottom w:val="0"/>
      <w:divBdr>
        <w:top w:val="none" w:sz="0" w:space="0" w:color="auto"/>
        <w:left w:val="none" w:sz="0" w:space="0" w:color="auto"/>
        <w:bottom w:val="none" w:sz="0" w:space="0" w:color="auto"/>
        <w:right w:val="none" w:sz="0" w:space="0" w:color="auto"/>
      </w:divBdr>
    </w:div>
    <w:div w:id="1654329354">
      <w:marLeft w:val="0"/>
      <w:marRight w:val="0"/>
      <w:marTop w:val="0"/>
      <w:marBottom w:val="0"/>
      <w:divBdr>
        <w:top w:val="none" w:sz="0" w:space="0" w:color="auto"/>
        <w:left w:val="none" w:sz="0" w:space="0" w:color="auto"/>
        <w:bottom w:val="none" w:sz="0" w:space="0" w:color="auto"/>
        <w:right w:val="none" w:sz="0" w:space="0" w:color="auto"/>
      </w:divBdr>
    </w:div>
    <w:div w:id="1654335879">
      <w:marLeft w:val="0"/>
      <w:marRight w:val="0"/>
      <w:marTop w:val="0"/>
      <w:marBottom w:val="0"/>
      <w:divBdr>
        <w:top w:val="none" w:sz="0" w:space="0" w:color="auto"/>
        <w:left w:val="none" w:sz="0" w:space="0" w:color="auto"/>
        <w:bottom w:val="none" w:sz="0" w:space="0" w:color="auto"/>
        <w:right w:val="none" w:sz="0" w:space="0" w:color="auto"/>
      </w:divBdr>
    </w:div>
    <w:div w:id="1654404285">
      <w:marLeft w:val="0"/>
      <w:marRight w:val="0"/>
      <w:marTop w:val="0"/>
      <w:marBottom w:val="0"/>
      <w:divBdr>
        <w:top w:val="none" w:sz="0" w:space="0" w:color="auto"/>
        <w:left w:val="none" w:sz="0" w:space="0" w:color="auto"/>
        <w:bottom w:val="none" w:sz="0" w:space="0" w:color="auto"/>
        <w:right w:val="none" w:sz="0" w:space="0" w:color="auto"/>
      </w:divBdr>
    </w:div>
    <w:div w:id="1654408689">
      <w:marLeft w:val="0"/>
      <w:marRight w:val="0"/>
      <w:marTop w:val="0"/>
      <w:marBottom w:val="0"/>
      <w:divBdr>
        <w:top w:val="none" w:sz="0" w:space="0" w:color="auto"/>
        <w:left w:val="none" w:sz="0" w:space="0" w:color="auto"/>
        <w:bottom w:val="none" w:sz="0" w:space="0" w:color="auto"/>
        <w:right w:val="none" w:sz="0" w:space="0" w:color="auto"/>
      </w:divBdr>
    </w:div>
    <w:div w:id="1654598431">
      <w:marLeft w:val="0"/>
      <w:marRight w:val="0"/>
      <w:marTop w:val="0"/>
      <w:marBottom w:val="0"/>
      <w:divBdr>
        <w:top w:val="none" w:sz="0" w:space="0" w:color="auto"/>
        <w:left w:val="none" w:sz="0" w:space="0" w:color="auto"/>
        <w:bottom w:val="none" w:sz="0" w:space="0" w:color="auto"/>
        <w:right w:val="none" w:sz="0" w:space="0" w:color="auto"/>
      </w:divBdr>
    </w:div>
    <w:div w:id="1654794053">
      <w:marLeft w:val="0"/>
      <w:marRight w:val="0"/>
      <w:marTop w:val="0"/>
      <w:marBottom w:val="0"/>
      <w:divBdr>
        <w:top w:val="none" w:sz="0" w:space="0" w:color="auto"/>
        <w:left w:val="none" w:sz="0" w:space="0" w:color="auto"/>
        <w:bottom w:val="none" w:sz="0" w:space="0" w:color="auto"/>
        <w:right w:val="none" w:sz="0" w:space="0" w:color="auto"/>
      </w:divBdr>
    </w:div>
    <w:div w:id="1654867754">
      <w:marLeft w:val="0"/>
      <w:marRight w:val="0"/>
      <w:marTop w:val="0"/>
      <w:marBottom w:val="0"/>
      <w:divBdr>
        <w:top w:val="none" w:sz="0" w:space="0" w:color="auto"/>
        <w:left w:val="none" w:sz="0" w:space="0" w:color="auto"/>
        <w:bottom w:val="none" w:sz="0" w:space="0" w:color="auto"/>
        <w:right w:val="none" w:sz="0" w:space="0" w:color="auto"/>
      </w:divBdr>
    </w:div>
    <w:div w:id="1654874932">
      <w:marLeft w:val="0"/>
      <w:marRight w:val="0"/>
      <w:marTop w:val="0"/>
      <w:marBottom w:val="0"/>
      <w:divBdr>
        <w:top w:val="none" w:sz="0" w:space="0" w:color="auto"/>
        <w:left w:val="none" w:sz="0" w:space="0" w:color="auto"/>
        <w:bottom w:val="none" w:sz="0" w:space="0" w:color="auto"/>
        <w:right w:val="none" w:sz="0" w:space="0" w:color="auto"/>
      </w:divBdr>
    </w:div>
    <w:div w:id="1654986035">
      <w:marLeft w:val="0"/>
      <w:marRight w:val="0"/>
      <w:marTop w:val="0"/>
      <w:marBottom w:val="0"/>
      <w:divBdr>
        <w:top w:val="none" w:sz="0" w:space="0" w:color="auto"/>
        <w:left w:val="none" w:sz="0" w:space="0" w:color="auto"/>
        <w:bottom w:val="none" w:sz="0" w:space="0" w:color="auto"/>
        <w:right w:val="none" w:sz="0" w:space="0" w:color="auto"/>
      </w:divBdr>
    </w:div>
    <w:div w:id="1655068229">
      <w:marLeft w:val="0"/>
      <w:marRight w:val="0"/>
      <w:marTop w:val="0"/>
      <w:marBottom w:val="0"/>
      <w:divBdr>
        <w:top w:val="none" w:sz="0" w:space="0" w:color="auto"/>
        <w:left w:val="none" w:sz="0" w:space="0" w:color="auto"/>
        <w:bottom w:val="none" w:sz="0" w:space="0" w:color="auto"/>
        <w:right w:val="none" w:sz="0" w:space="0" w:color="auto"/>
      </w:divBdr>
    </w:div>
    <w:div w:id="1655140819">
      <w:marLeft w:val="0"/>
      <w:marRight w:val="0"/>
      <w:marTop w:val="0"/>
      <w:marBottom w:val="0"/>
      <w:divBdr>
        <w:top w:val="none" w:sz="0" w:space="0" w:color="auto"/>
        <w:left w:val="none" w:sz="0" w:space="0" w:color="auto"/>
        <w:bottom w:val="none" w:sz="0" w:space="0" w:color="auto"/>
        <w:right w:val="none" w:sz="0" w:space="0" w:color="auto"/>
      </w:divBdr>
    </w:div>
    <w:div w:id="1655178597">
      <w:marLeft w:val="0"/>
      <w:marRight w:val="0"/>
      <w:marTop w:val="0"/>
      <w:marBottom w:val="0"/>
      <w:divBdr>
        <w:top w:val="none" w:sz="0" w:space="0" w:color="auto"/>
        <w:left w:val="none" w:sz="0" w:space="0" w:color="auto"/>
        <w:bottom w:val="none" w:sz="0" w:space="0" w:color="auto"/>
        <w:right w:val="none" w:sz="0" w:space="0" w:color="auto"/>
      </w:divBdr>
    </w:div>
    <w:div w:id="1655332440">
      <w:marLeft w:val="0"/>
      <w:marRight w:val="0"/>
      <w:marTop w:val="0"/>
      <w:marBottom w:val="0"/>
      <w:divBdr>
        <w:top w:val="none" w:sz="0" w:space="0" w:color="auto"/>
        <w:left w:val="none" w:sz="0" w:space="0" w:color="auto"/>
        <w:bottom w:val="none" w:sz="0" w:space="0" w:color="auto"/>
        <w:right w:val="none" w:sz="0" w:space="0" w:color="auto"/>
      </w:divBdr>
    </w:div>
    <w:div w:id="1655336970">
      <w:marLeft w:val="0"/>
      <w:marRight w:val="0"/>
      <w:marTop w:val="0"/>
      <w:marBottom w:val="0"/>
      <w:divBdr>
        <w:top w:val="none" w:sz="0" w:space="0" w:color="auto"/>
        <w:left w:val="none" w:sz="0" w:space="0" w:color="auto"/>
        <w:bottom w:val="none" w:sz="0" w:space="0" w:color="auto"/>
        <w:right w:val="none" w:sz="0" w:space="0" w:color="auto"/>
      </w:divBdr>
    </w:div>
    <w:div w:id="1655450477">
      <w:marLeft w:val="0"/>
      <w:marRight w:val="0"/>
      <w:marTop w:val="0"/>
      <w:marBottom w:val="0"/>
      <w:divBdr>
        <w:top w:val="none" w:sz="0" w:space="0" w:color="auto"/>
        <w:left w:val="none" w:sz="0" w:space="0" w:color="auto"/>
        <w:bottom w:val="none" w:sz="0" w:space="0" w:color="auto"/>
        <w:right w:val="none" w:sz="0" w:space="0" w:color="auto"/>
      </w:divBdr>
    </w:div>
    <w:div w:id="1655528715">
      <w:marLeft w:val="0"/>
      <w:marRight w:val="0"/>
      <w:marTop w:val="0"/>
      <w:marBottom w:val="0"/>
      <w:divBdr>
        <w:top w:val="none" w:sz="0" w:space="0" w:color="auto"/>
        <w:left w:val="none" w:sz="0" w:space="0" w:color="auto"/>
        <w:bottom w:val="none" w:sz="0" w:space="0" w:color="auto"/>
        <w:right w:val="none" w:sz="0" w:space="0" w:color="auto"/>
      </w:divBdr>
    </w:div>
    <w:div w:id="1655715990">
      <w:marLeft w:val="0"/>
      <w:marRight w:val="0"/>
      <w:marTop w:val="0"/>
      <w:marBottom w:val="0"/>
      <w:divBdr>
        <w:top w:val="none" w:sz="0" w:space="0" w:color="auto"/>
        <w:left w:val="none" w:sz="0" w:space="0" w:color="auto"/>
        <w:bottom w:val="none" w:sz="0" w:space="0" w:color="auto"/>
        <w:right w:val="none" w:sz="0" w:space="0" w:color="auto"/>
      </w:divBdr>
    </w:div>
    <w:div w:id="1655794238">
      <w:marLeft w:val="0"/>
      <w:marRight w:val="0"/>
      <w:marTop w:val="0"/>
      <w:marBottom w:val="0"/>
      <w:divBdr>
        <w:top w:val="none" w:sz="0" w:space="0" w:color="auto"/>
        <w:left w:val="none" w:sz="0" w:space="0" w:color="auto"/>
        <w:bottom w:val="none" w:sz="0" w:space="0" w:color="auto"/>
        <w:right w:val="none" w:sz="0" w:space="0" w:color="auto"/>
      </w:divBdr>
    </w:div>
    <w:div w:id="1656034076">
      <w:marLeft w:val="0"/>
      <w:marRight w:val="0"/>
      <w:marTop w:val="0"/>
      <w:marBottom w:val="0"/>
      <w:divBdr>
        <w:top w:val="none" w:sz="0" w:space="0" w:color="auto"/>
        <w:left w:val="none" w:sz="0" w:space="0" w:color="auto"/>
        <w:bottom w:val="none" w:sz="0" w:space="0" w:color="auto"/>
        <w:right w:val="none" w:sz="0" w:space="0" w:color="auto"/>
      </w:divBdr>
    </w:div>
    <w:div w:id="1656034920">
      <w:marLeft w:val="0"/>
      <w:marRight w:val="0"/>
      <w:marTop w:val="0"/>
      <w:marBottom w:val="0"/>
      <w:divBdr>
        <w:top w:val="none" w:sz="0" w:space="0" w:color="auto"/>
        <w:left w:val="none" w:sz="0" w:space="0" w:color="auto"/>
        <w:bottom w:val="none" w:sz="0" w:space="0" w:color="auto"/>
        <w:right w:val="none" w:sz="0" w:space="0" w:color="auto"/>
      </w:divBdr>
    </w:div>
    <w:div w:id="1656060064">
      <w:marLeft w:val="0"/>
      <w:marRight w:val="0"/>
      <w:marTop w:val="0"/>
      <w:marBottom w:val="0"/>
      <w:divBdr>
        <w:top w:val="none" w:sz="0" w:space="0" w:color="auto"/>
        <w:left w:val="none" w:sz="0" w:space="0" w:color="auto"/>
        <w:bottom w:val="none" w:sz="0" w:space="0" w:color="auto"/>
        <w:right w:val="none" w:sz="0" w:space="0" w:color="auto"/>
      </w:divBdr>
    </w:div>
    <w:div w:id="1656105837">
      <w:marLeft w:val="0"/>
      <w:marRight w:val="0"/>
      <w:marTop w:val="0"/>
      <w:marBottom w:val="0"/>
      <w:divBdr>
        <w:top w:val="none" w:sz="0" w:space="0" w:color="auto"/>
        <w:left w:val="none" w:sz="0" w:space="0" w:color="auto"/>
        <w:bottom w:val="none" w:sz="0" w:space="0" w:color="auto"/>
        <w:right w:val="none" w:sz="0" w:space="0" w:color="auto"/>
      </w:divBdr>
    </w:div>
    <w:div w:id="1656109763">
      <w:marLeft w:val="0"/>
      <w:marRight w:val="0"/>
      <w:marTop w:val="0"/>
      <w:marBottom w:val="0"/>
      <w:divBdr>
        <w:top w:val="none" w:sz="0" w:space="0" w:color="auto"/>
        <w:left w:val="none" w:sz="0" w:space="0" w:color="auto"/>
        <w:bottom w:val="none" w:sz="0" w:space="0" w:color="auto"/>
        <w:right w:val="none" w:sz="0" w:space="0" w:color="auto"/>
      </w:divBdr>
    </w:div>
    <w:div w:id="1656228748">
      <w:marLeft w:val="0"/>
      <w:marRight w:val="0"/>
      <w:marTop w:val="0"/>
      <w:marBottom w:val="0"/>
      <w:divBdr>
        <w:top w:val="none" w:sz="0" w:space="0" w:color="auto"/>
        <w:left w:val="none" w:sz="0" w:space="0" w:color="auto"/>
        <w:bottom w:val="none" w:sz="0" w:space="0" w:color="auto"/>
        <w:right w:val="none" w:sz="0" w:space="0" w:color="auto"/>
      </w:divBdr>
    </w:div>
    <w:div w:id="1656251873">
      <w:marLeft w:val="0"/>
      <w:marRight w:val="0"/>
      <w:marTop w:val="0"/>
      <w:marBottom w:val="0"/>
      <w:divBdr>
        <w:top w:val="none" w:sz="0" w:space="0" w:color="auto"/>
        <w:left w:val="none" w:sz="0" w:space="0" w:color="auto"/>
        <w:bottom w:val="none" w:sz="0" w:space="0" w:color="auto"/>
        <w:right w:val="none" w:sz="0" w:space="0" w:color="auto"/>
      </w:divBdr>
    </w:div>
    <w:div w:id="1656252574">
      <w:marLeft w:val="0"/>
      <w:marRight w:val="0"/>
      <w:marTop w:val="0"/>
      <w:marBottom w:val="0"/>
      <w:divBdr>
        <w:top w:val="none" w:sz="0" w:space="0" w:color="auto"/>
        <w:left w:val="none" w:sz="0" w:space="0" w:color="auto"/>
        <w:bottom w:val="none" w:sz="0" w:space="0" w:color="auto"/>
        <w:right w:val="none" w:sz="0" w:space="0" w:color="auto"/>
      </w:divBdr>
    </w:div>
    <w:div w:id="1656303791">
      <w:marLeft w:val="0"/>
      <w:marRight w:val="0"/>
      <w:marTop w:val="0"/>
      <w:marBottom w:val="0"/>
      <w:divBdr>
        <w:top w:val="none" w:sz="0" w:space="0" w:color="auto"/>
        <w:left w:val="none" w:sz="0" w:space="0" w:color="auto"/>
        <w:bottom w:val="none" w:sz="0" w:space="0" w:color="auto"/>
        <w:right w:val="none" w:sz="0" w:space="0" w:color="auto"/>
      </w:divBdr>
    </w:div>
    <w:div w:id="1656377345">
      <w:marLeft w:val="0"/>
      <w:marRight w:val="0"/>
      <w:marTop w:val="0"/>
      <w:marBottom w:val="0"/>
      <w:divBdr>
        <w:top w:val="none" w:sz="0" w:space="0" w:color="auto"/>
        <w:left w:val="none" w:sz="0" w:space="0" w:color="auto"/>
        <w:bottom w:val="none" w:sz="0" w:space="0" w:color="auto"/>
        <w:right w:val="none" w:sz="0" w:space="0" w:color="auto"/>
      </w:divBdr>
    </w:div>
    <w:div w:id="1656445293">
      <w:marLeft w:val="0"/>
      <w:marRight w:val="0"/>
      <w:marTop w:val="0"/>
      <w:marBottom w:val="0"/>
      <w:divBdr>
        <w:top w:val="none" w:sz="0" w:space="0" w:color="auto"/>
        <w:left w:val="none" w:sz="0" w:space="0" w:color="auto"/>
        <w:bottom w:val="none" w:sz="0" w:space="0" w:color="auto"/>
        <w:right w:val="none" w:sz="0" w:space="0" w:color="auto"/>
      </w:divBdr>
    </w:div>
    <w:div w:id="1656448949">
      <w:marLeft w:val="0"/>
      <w:marRight w:val="0"/>
      <w:marTop w:val="0"/>
      <w:marBottom w:val="0"/>
      <w:divBdr>
        <w:top w:val="none" w:sz="0" w:space="0" w:color="auto"/>
        <w:left w:val="none" w:sz="0" w:space="0" w:color="auto"/>
        <w:bottom w:val="none" w:sz="0" w:space="0" w:color="auto"/>
        <w:right w:val="none" w:sz="0" w:space="0" w:color="auto"/>
      </w:divBdr>
    </w:div>
    <w:div w:id="1656450978">
      <w:marLeft w:val="0"/>
      <w:marRight w:val="0"/>
      <w:marTop w:val="0"/>
      <w:marBottom w:val="0"/>
      <w:divBdr>
        <w:top w:val="none" w:sz="0" w:space="0" w:color="auto"/>
        <w:left w:val="none" w:sz="0" w:space="0" w:color="auto"/>
        <w:bottom w:val="none" w:sz="0" w:space="0" w:color="auto"/>
        <w:right w:val="none" w:sz="0" w:space="0" w:color="auto"/>
      </w:divBdr>
    </w:div>
    <w:div w:id="1656568528">
      <w:marLeft w:val="0"/>
      <w:marRight w:val="0"/>
      <w:marTop w:val="0"/>
      <w:marBottom w:val="0"/>
      <w:divBdr>
        <w:top w:val="none" w:sz="0" w:space="0" w:color="auto"/>
        <w:left w:val="none" w:sz="0" w:space="0" w:color="auto"/>
        <w:bottom w:val="none" w:sz="0" w:space="0" w:color="auto"/>
        <w:right w:val="none" w:sz="0" w:space="0" w:color="auto"/>
      </w:divBdr>
    </w:div>
    <w:div w:id="1656646789">
      <w:marLeft w:val="0"/>
      <w:marRight w:val="0"/>
      <w:marTop w:val="0"/>
      <w:marBottom w:val="0"/>
      <w:divBdr>
        <w:top w:val="none" w:sz="0" w:space="0" w:color="auto"/>
        <w:left w:val="none" w:sz="0" w:space="0" w:color="auto"/>
        <w:bottom w:val="none" w:sz="0" w:space="0" w:color="auto"/>
        <w:right w:val="none" w:sz="0" w:space="0" w:color="auto"/>
      </w:divBdr>
    </w:div>
    <w:div w:id="1656688880">
      <w:marLeft w:val="0"/>
      <w:marRight w:val="0"/>
      <w:marTop w:val="0"/>
      <w:marBottom w:val="0"/>
      <w:divBdr>
        <w:top w:val="none" w:sz="0" w:space="0" w:color="auto"/>
        <w:left w:val="none" w:sz="0" w:space="0" w:color="auto"/>
        <w:bottom w:val="none" w:sz="0" w:space="0" w:color="auto"/>
        <w:right w:val="none" w:sz="0" w:space="0" w:color="auto"/>
      </w:divBdr>
    </w:div>
    <w:div w:id="1656716522">
      <w:marLeft w:val="0"/>
      <w:marRight w:val="0"/>
      <w:marTop w:val="0"/>
      <w:marBottom w:val="0"/>
      <w:divBdr>
        <w:top w:val="none" w:sz="0" w:space="0" w:color="auto"/>
        <w:left w:val="none" w:sz="0" w:space="0" w:color="auto"/>
        <w:bottom w:val="none" w:sz="0" w:space="0" w:color="auto"/>
        <w:right w:val="none" w:sz="0" w:space="0" w:color="auto"/>
      </w:divBdr>
    </w:div>
    <w:div w:id="1656760641">
      <w:marLeft w:val="0"/>
      <w:marRight w:val="0"/>
      <w:marTop w:val="0"/>
      <w:marBottom w:val="0"/>
      <w:divBdr>
        <w:top w:val="none" w:sz="0" w:space="0" w:color="auto"/>
        <w:left w:val="none" w:sz="0" w:space="0" w:color="auto"/>
        <w:bottom w:val="none" w:sz="0" w:space="0" w:color="auto"/>
        <w:right w:val="none" w:sz="0" w:space="0" w:color="auto"/>
      </w:divBdr>
    </w:div>
    <w:div w:id="1656836870">
      <w:marLeft w:val="0"/>
      <w:marRight w:val="0"/>
      <w:marTop w:val="0"/>
      <w:marBottom w:val="0"/>
      <w:divBdr>
        <w:top w:val="none" w:sz="0" w:space="0" w:color="auto"/>
        <w:left w:val="none" w:sz="0" w:space="0" w:color="auto"/>
        <w:bottom w:val="none" w:sz="0" w:space="0" w:color="auto"/>
        <w:right w:val="none" w:sz="0" w:space="0" w:color="auto"/>
      </w:divBdr>
    </w:div>
    <w:div w:id="1656837336">
      <w:marLeft w:val="0"/>
      <w:marRight w:val="0"/>
      <w:marTop w:val="0"/>
      <w:marBottom w:val="0"/>
      <w:divBdr>
        <w:top w:val="none" w:sz="0" w:space="0" w:color="auto"/>
        <w:left w:val="none" w:sz="0" w:space="0" w:color="auto"/>
        <w:bottom w:val="none" w:sz="0" w:space="0" w:color="auto"/>
        <w:right w:val="none" w:sz="0" w:space="0" w:color="auto"/>
      </w:divBdr>
    </w:div>
    <w:div w:id="1656909632">
      <w:marLeft w:val="0"/>
      <w:marRight w:val="0"/>
      <w:marTop w:val="0"/>
      <w:marBottom w:val="0"/>
      <w:divBdr>
        <w:top w:val="none" w:sz="0" w:space="0" w:color="auto"/>
        <w:left w:val="none" w:sz="0" w:space="0" w:color="auto"/>
        <w:bottom w:val="none" w:sz="0" w:space="0" w:color="auto"/>
        <w:right w:val="none" w:sz="0" w:space="0" w:color="auto"/>
      </w:divBdr>
    </w:div>
    <w:div w:id="1656911090">
      <w:marLeft w:val="0"/>
      <w:marRight w:val="0"/>
      <w:marTop w:val="0"/>
      <w:marBottom w:val="0"/>
      <w:divBdr>
        <w:top w:val="none" w:sz="0" w:space="0" w:color="auto"/>
        <w:left w:val="none" w:sz="0" w:space="0" w:color="auto"/>
        <w:bottom w:val="none" w:sz="0" w:space="0" w:color="auto"/>
        <w:right w:val="none" w:sz="0" w:space="0" w:color="auto"/>
      </w:divBdr>
    </w:div>
    <w:div w:id="1656951314">
      <w:marLeft w:val="0"/>
      <w:marRight w:val="0"/>
      <w:marTop w:val="0"/>
      <w:marBottom w:val="0"/>
      <w:divBdr>
        <w:top w:val="none" w:sz="0" w:space="0" w:color="auto"/>
        <w:left w:val="none" w:sz="0" w:space="0" w:color="auto"/>
        <w:bottom w:val="none" w:sz="0" w:space="0" w:color="auto"/>
        <w:right w:val="none" w:sz="0" w:space="0" w:color="auto"/>
      </w:divBdr>
    </w:div>
    <w:div w:id="1656957906">
      <w:marLeft w:val="0"/>
      <w:marRight w:val="0"/>
      <w:marTop w:val="0"/>
      <w:marBottom w:val="0"/>
      <w:divBdr>
        <w:top w:val="none" w:sz="0" w:space="0" w:color="auto"/>
        <w:left w:val="none" w:sz="0" w:space="0" w:color="auto"/>
        <w:bottom w:val="none" w:sz="0" w:space="0" w:color="auto"/>
        <w:right w:val="none" w:sz="0" w:space="0" w:color="auto"/>
      </w:divBdr>
    </w:div>
    <w:div w:id="1657029774">
      <w:marLeft w:val="0"/>
      <w:marRight w:val="0"/>
      <w:marTop w:val="0"/>
      <w:marBottom w:val="0"/>
      <w:divBdr>
        <w:top w:val="none" w:sz="0" w:space="0" w:color="auto"/>
        <w:left w:val="none" w:sz="0" w:space="0" w:color="auto"/>
        <w:bottom w:val="none" w:sz="0" w:space="0" w:color="auto"/>
        <w:right w:val="none" w:sz="0" w:space="0" w:color="auto"/>
      </w:divBdr>
    </w:div>
    <w:div w:id="1657032870">
      <w:marLeft w:val="0"/>
      <w:marRight w:val="0"/>
      <w:marTop w:val="0"/>
      <w:marBottom w:val="0"/>
      <w:divBdr>
        <w:top w:val="none" w:sz="0" w:space="0" w:color="auto"/>
        <w:left w:val="none" w:sz="0" w:space="0" w:color="auto"/>
        <w:bottom w:val="none" w:sz="0" w:space="0" w:color="auto"/>
        <w:right w:val="none" w:sz="0" w:space="0" w:color="auto"/>
      </w:divBdr>
    </w:div>
    <w:div w:id="1657033561">
      <w:marLeft w:val="0"/>
      <w:marRight w:val="0"/>
      <w:marTop w:val="0"/>
      <w:marBottom w:val="0"/>
      <w:divBdr>
        <w:top w:val="none" w:sz="0" w:space="0" w:color="auto"/>
        <w:left w:val="none" w:sz="0" w:space="0" w:color="auto"/>
        <w:bottom w:val="none" w:sz="0" w:space="0" w:color="auto"/>
        <w:right w:val="none" w:sz="0" w:space="0" w:color="auto"/>
      </w:divBdr>
    </w:div>
    <w:div w:id="1657109842">
      <w:marLeft w:val="0"/>
      <w:marRight w:val="0"/>
      <w:marTop w:val="0"/>
      <w:marBottom w:val="0"/>
      <w:divBdr>
        <w:top w:val="none" w:sz="0" w:space="0" w:color="auto"/>
        <w:left w:val="none" w:sz="0" w:space="0" w:color="auto"/>
        <w:bottom w:val="none" w:sz="0" w:space="0" w:color="auto"/>
        <w:right w:val="none" w:sz="0" w:space="0" w:color="auto"/>
      </w:divBdr>
    </w:div>
    <w:div w:id="1657150188">
      <w:marLeft w:val="0"/>
      <w:marRight w:val="0"/>
      <w:marTop w:val="0"/>
      <w:marBottom w:val="0"/>
      <w:divBdr>
        <w:top w:val="none" w:sz="0" w:space="0" w:color="auto"/>
        <w:left w:val="none" w:sz="0" w:space="0" w:color="auto"/>
        <w:bottom w:val="none" w:sz="0" w:space="0" w:color="auto"/>
        <w:right w:val="none" w:sz="0" w:space="0" w:color="auto"/>
      </w:divBdr>
    </w:div>
    <w:div w:id="1657150522">
      <w:marLeft w:val="0"/>
      <w:marRight w:val="0"/>
      <w:marTop w:val="0"/>
      <w:marBottom w:val="0"/>
      <w:divBdr>
        <w:top w:val="none" w:sz="0" w:space="0" w:color="auto"/>
        <w:left w:val="none" w:sz="0" w:space="0" w:color="auto"/>
        <w:bottom w:val="none" w:sz="0" w:space="0" w:color="auto"/>
        <w:right w:val="none" w:sz="0" w:space="0" w:color="auto"/>
      </w:divBdr>
    </w:div>
    <w:div w:id="1657223164">
      <w:marLeft w:val="0"/>
      <w:marRight w:val="0"/>
      <w:marTop w:val="0"/>
      <w:marBottom w:val="0"/>
      <w:divBdr>
        <w:top w:val="none" w:sz="0" w:space="0" w:color="auto"/>
        <w:left w:val="none" w:sz="0" w:space="0" w:color="auto"/>
        <w:bottom w:val="none" w:sz="0" w:space="0" w:color="auto"/>
        <w:right w:val="none" w:sz="0" w:space="0" w:color="auto"/>
      </w:divBdr>
    </w:div>
    <w:div w:id="1657223861">
      <w:marLeft w:val="0"/>
      <w:marRight w:val="0"/>
      <w:marTop w:val="0"/>
      <w:marBottom w:val="0"/>
      <w:divBdr>
        <w:top w:val="none" w:sz="0" w:space="0" w:color="auto"/>
        <w:left w:val="none" w:sz="0" w:space="0" w:color="auto"/>
        <w:bottom w:val="none" w:sz="0" w:space="0" w:color="auto"/>
        <w:right w:val="none" w:sz="0" w:space="0" w:color="auto"/>
      </w:divBdr>
    </w:div>
    <w:div w:id="1657494171">
      <w:marLeft w:val="0"/>
      <w:marRight w:val="0"/>
      <w:marTop w:val="0"/>
      <w:marBottom w:val="0"/>
      <w:divBdr>
        <w:top w:val="none" w:sz="0" w:space="0" w:color="auto"/>
        <w:left w:val="none" w:sz="0" w:space="0" w:color="auto"/>
        <w:bottom w:val="none" w:sz="0" w:space="0" w:color="auto"/>
        <w:right w:val="none" w:sz="0" w:space="0" w:color="auto"/>
      </w:divBdr>
    </w:div>
    <w:div w:id="1657614391">
      <w:marLeft w:val="0"/>
      <w:marRight w:val="0"/>
      <w:marTop w:val="0"/>
      <w:marBottom w:val="0"/>
      <w:divBdr>
        <w:top w:val="none" w:sz="0" w:space="0" w:color="auto"/>
        <w:left w:val="none" w:sz="0" w:space="0" w:color="auto"/>
        <w:bottom w:val="none" w:sz="0" w:space="0" w:color="auto"/>
        <w:right w:val="none" w:sz="0" w:space="0" w:color="auto"/>
      </w:divBdr>
    </w:div>
    <w:div w:id="1657685755">
      <w:marLeft w:val="0"/>
      <w:marRight w:val="0"/>
      <w:marTop w:val="0"/>
      <w:marBottom w:val="0"/>
      <w:divBdr>
        <w:top w:val="none" w:sz="0" w:space="0" w:color="auto"/>
        <w:left w:val="none" w:sz="0" w:space="0" w:color="auto"/>
        <w:bottom w:val="none" w:sz="0" w:space="0" w:color="auto"/>
        <w:right w:val="none" w:sz="0" w:space="0" w:color="auto"/>
      </w:divBdr>
    </w:div>
    <w:div w:id="1657758391">
      <w:marLeft w:val="0"/>
      <w:marRight w:val="0"/>
      <w:marTop w:val="0"/>
      <w:marBottom w:val="0"/>
      <w:divBdr>
        <w:top w:val="none" w:sz="0" w:space="0" w:color="auto"/>
        <w:left w:val="none" w:sz="0" w:space="0" w:color="auto"/>
        <w:bottom w:val="none" w:sz="0" w:space="0" w:color="auto"/>
        <w:right w:val="none" w:sz="0" w:space="0" w:color="auto"/>
      </w:divBdr>
    </w:div>
    <w:div w:id="1657799657">
      <w:marLeft w:val="0"/>
      <w:marRight w:val="0"/>
      <w:marTop w:val="0"/>
      <w:marBottom w:val="0"/>
      <w:divBdr>
        <w:top w:val="none" w:sz="0" w:space="0" w:color="auto"/>
        <w:left w:val="none" w:sz="0" w:space="0" w:color="auto"/>
        <w:bottom w:val="none" w:sz="0" w:space="0" w:color="auto"/>
        <w:right w:val="none" w:sz="0" w:space="0" w:color="auto"/>
      </w:divBdr>
    </w:div>
    <w:div w:id="1657803950">
      <w:marLeft w:val="0"/>
      <w:marRight w:val="0"/>
      <w:marTop w:val="0"/>
      <w:marBottom w:val="0"/>
      <w:divBdr>
        <w:top w:val="none" w:sz="0" w:space="0" w:color="auto"/>
        <w:left w:val="none" w:sz="0" w:space="0" w:color="auto"/>
        <w:bottom w:val="none" w:sz="0" w:space="0" w:color="auto"/>
        <w:right w:val="none" w:sz="0" w:space="0" w:color="auto"/>
      </w:divBdr>
    </w:div>
    <w:div w:id="1658000504">
      <w:marLeft w:val="0"/>
      <w:marRight w:val="0"/>
      <w:marTop w:val="0"/>
      <w:marBottom w:val="0"/>
      <w:divBdr>
        <w:top w:val="none" w:sz="0" w:space="0" w:color="auto"/>
        <w:left w:val="none" w:sz="0" w:space="0" w:color="auto"/>
        <w:bottom w:val="none" w:sz="0" w:space="0" w:color="auto"/>
        <w:right w:val="none" w:sz="0" w:space="0" w:color="auto"/>
      </w:divBdr>
    </w:div>
    <w:div w:id="1658071588">
      <w:marLeft w:val="0"/>
      <w:marRight w:val="0"/>
      <w:marTop w:val="0"/>
      <w:marBottom w:val="0"/>
      <w:divBdr>
        <w:top w:val="none" w:sz="0" w:space="0" w:color="auto"/>
        <w:left w:val="none" w:sz="0" w:space="0" w:color="auto"/>
        <w:bottom w:val="none" w:sz="0" w:space="0" w:color="auto"/>
        <w:right w:val="none" w:sz="0" w:space="0" w:color="auto"/>
      </w:divBdr>
    </w:div>
    <w:div w:id="1658075722">
      <w:marLeft w:val="0"/>
      <w:marRight w:val="0"/>
      <w:marTop w:val="0"/>
      <w:marBottom w:val="0"/>
      <w:divBdr>
        <w:top w:val="none" w:sz="0" w:space="0" w:color="auto"/>
        <w:left w:val="none" w:sz="0" w:space="0" w:color="auto"/>
        <w:bottom w:val="none" w:sz="0" w:space="0" w:color="auto"/>
        <w:right w:val="none" w:sz="0" w:space="0" w:color="auto"/>
      </w:divBdr>
    </w:div>
    <w:div w:id="1658147608">
      <w:marLeft w:val="0"/>
      <w:marRight w:val="0"/>
      <w:marTop w:val="0"/>
      <w:marBottom w:val="0"/>
      <w:divBdr>
        <w:top w:val="none" w:sz="0" w:space="0" w:color="auto"/>
        <w:left w:val="none" w:sz="0" w:space="0" w:color="auto"/>
        <w:bottom w:val="none" w:sz="0" w:space="0" w:color="auto"/>
        <w:right w:val="none" w:sz="0" w:space="0" w:color="auto"/>
      </w:divBdr>
    </w:div>
    <w:div w:id="1658194091">
      <w:marLeft w:val="0"/>
      <w:marRight w:val="0"/>
      <w:marTop w:val="0"/>
      <w:marBottom w:val="0"/>
      <w:divBdr>
        <w:top w:val="none" w:sz="0" w:space="0" w:color="auto"/>
        <w:left w:val="none" w:sz="0" w:space="0" w:color="auto"/>
        <w:bottom w:val="none" w:sz="0" w:space="0" w:color="auto"/>
        <w:right w:val="none" w:sz="0" w:space="0" w:color="auto"/>
      </w:divBdr>
    </w:div>
    <w:div w:id="1658223134">
      <w:marLeft w:val="0"/>
      <w:marRight w:val="0"/>
      <w:marTop w:val="0"/>
      <w:marBottom w:val="0"/>
      <w:divBdr>
        <w:top w:val="none" w:sz="0" w:space="0" w:color="auto"/>
        <w:left w:val="none" w:sz="0" w:space="0" w:color="auto"/>
        <w:bottom w:val="none" w:sz="0" w:space="0" w:color="auto"/>
        <w:right w:val="none" w:sz="0" w:space="0" w:color="auto"/>
      </w:divBdr>
    </w:div>
    <w:div w:id="1658341748">
      <w:marLeft w:val="0"/>
      <w:marRight w:val="0"/>
      <w:marTop w:val="0"/>
      <w:marBottom w:val="0"/>
      <w:divBdr>
        <w:top w:val="none" w:sz="0" w:space="0" w:color="auto"/>
        <w:left w:val="none" w:sz="0" w:space="0" w:color="auto"/>
        <w:bottom w:val="none" w:sz="0" w:space="0" w:color="auto"/>
        <w:right w:val="none" w:sz="0" w:space="0" w:color="auto"/>
      </w:divBdr>
    </w:div>
    <w:div w:id="1658342449">
      <w:marLeft w:val="0"/>
      <w:marRight w:val="0"/>
      <w:marTop w:val="0"/>
      <w:marBottom w:val="0"/>
      <w:divBdr>
        <w:top w:val="none" w:sz="0" w:space="0" w:color="auto"/>
        <w:left w:val="none" w:sz="0" w:space="0" w:color="auto"/>
        <w:bottom w:val="none" w:sz="0" w:space="0" w:color="auto"/>
        <w:right w:val="none" w:sz="0" w:space="0" w:color="auto"/>
      </w:divBdr>
    </w:div>
    <w:div w:id="1658412404">
      <w:marLeft w:val="0"/>
      <w:marRight w:val="0"/>
      <w:marTop w:val="0"/>
      <w:marBottom w:val="0"/>
      <w:divBdr>
        <w:top w:val="none" w:sz="0" w:space="0" w:color="auto"/>
        <w:left w:val="none" w:sz="0" w:space="0" w:color="auto"/>
        <w:bottom w:val="none" w:sz="0" w:space="0" w:color="auto"/>
        <w:right w:val="none" w:sz="0" w:space="0" w:color="auto"/>
      </w:divBdr>
    </w:div>
    <w:div w:id="1658419782">
      <w:marLeft w:val="0"/>
      <w:marRight w:val="0"/>
      <w:marTop w:val="0"/>
      <w:marBottom w:val="0"/>
      <w:divBdr>
        <w:top w:val="none" w:sz="0" w:space="0" w:color="auto"/>
        <w:left w:val="none" w:sz="0" w:space="0" w:color="auto"/>
        <w:bottom w:val="none" w:sz="0" w:space="0" w:color="auto"/>
        <w:right w:val="none" w:sz="0" w:space="0" w:color="auto"/>
      </w:divBdr>
    </w:div>
    <w:div w:id="1658461043">
      <w:marLeft w:val="0"/>
      <w:marRight w:val="0"/>
      <w:marTop w:val="0"/>
      <w:marBottom w:val="0"/>
      <w:divBdr>
        <w:top w:val="none" w:sz="0" w:space="0" w:color="auto"/>
        <w:left w:val="none" w:sz="0" w:space="0" w:color="auto"/>
        <w:bottom w:val="none" w:sz="0" w:space="0" w:color="auto"/>
        <w:right w:val="none" w:sz="0" w:space="0" w:color="auto"/>
      </w:divBdr>
    </w:div>
    <w:div w:id="1658461434">
      <w:marLeft w:val="0"/>
      <w:marRight w:val="0"/>
      <w:marTop w:val="0"/>
      <w:marBottom w:val="0"/>
      <w:divBdr>
        <w:top w:val="none" w:sz="0" w:space="0" w:color="auto"/>
        <w:left w:val="none" w:sz="0" w:space="0" w:color="auto"/>
        <w:bottom w:val="none" w:sz="0" w:space="0" w:color="auto"/>
        <w:right w:val="none" w:sz="0" w:space="0" w:color="auto"/>
      </w:divBdr>
    </w:div>
    <w:div w:id="1658650732">
      <w:marLeft w:val="0"/>
      <w:marRight w:val="0"/>
      <w:marTop w:val="0"/>
      <w:marBottom w:val="0"/>
      <w:divBdr>
        <w:top w:val="none" w:sz="0" w:space="0" w:color="auto"/>
        <w:left w:val="none" w:sz="0" w:space="0" w:color="auto"/>
        <w:bottom w:val="none" w:sz="0" w:space="0" w:color="auto"/>
        <w:right w:val="none" w:sz="0" w:space="0" w:color="auto"/>
      </w:divBdr>
    </w:div>
    <w:div w:id="1658654201">
      <w:marLeft w:val="0"/>
      <w:marRight w:val="0"/>
      <w:marTop w:val="0"/>
      <w:marBottom w:val="0"/>
      <w:divBdr>
        <w:top w:val="none" w:sz="0" w:space="0" w:color="auto"/>
        <w:left w:val="none" w:sz="0" w:space="0" w:color="auto"/>
        <w:bottom w:val="none" w:sz="0" w:space="0" w:color="auto"/>
        <w:right w:val="none" w:sz="0" w:space="0" w:color="auto"/>
      </w:divBdr>
    </w:div>
    <w:div w:id="1658731934">
      <w:marLeft w:val="0"/>
      <w:marRight w:val="0"/>
      <w:marTop w:val="0"/>
      <w:marBottom w:val="0"/>
      <w:divBdr>
        <w:top w:val="none" w:sz="0" w:space="0" w:color="auto"/>
        <w:left w:val="none" w:sz="0" w:space="0" w:color="auto"/>
        <w:bottom w:val="none" w:sz="0" w:space="0" w:color="auto"/>
        <w:right w:val="none" w:sz="0" w:space="0" w:color="auto"/>
      </w:divBdr>
    </w:div>
    <w:div w:id="1658918600">
      <w:bodyDiv w:val="1"/>
      <w:marLeft w:val="0"/>
      <w:marRight w:val="0"/>
      <w:marTop w:val="0"/>
      <w:marBottom w:val="0"/>
      <w:divBdr>
        <w:top w:val="none" w:sz="0" w:space="0" w:color="auto"/>
        <w:left w:val="none" w:sz="0" w:space="0" w:color="auto"/>
        <w:bottom w:val="none" w:sz="0" w:space="0" w:color="auto"/>
        <w:right w:val="none" w:sz="0" w:space="0" w:color="auto"/>
      </w:divBdr>
    </w:div>
    <w:div w:id="1658922974">
      <w:marLeft w:val="0"/>
      <w:marRight w:val="0"/>
      <w:marTop w:val="0"/>
      <w:marBottom w:val="0"/>
      <w:divBdr>
        <w:top w:val="none" w:sz="0" w:space="0" w:color="auto"/>
        <w:left w:val="none" w:sz="0" w:space="0" w:color="auto"/>
        <w:bottom w:val="none" w:sz="0" w:space="0" w:color="auto"/>
        <w:right w:val="none" w:sz="0" w:space="0" w:color="auto"/>
      </w:divBdr>
    </w:div>
    <w:div w:id="1659071658">
      <w:marLeft w:val="0"/>
      <w:marRight w:val="0"/>
      <w:marTop w:val="0"/>
      <w:marBottom w:val="0"/>
      <w:divBdr>
        <w:top w:val="none" w:sz="0" w:space="0" w:color="auto"/>
        <w:left w:val="none" w:sz="0" w:space="0" w:color="auto"/>
        <w:bottom w:val="none" w:sz="0" w:space="0" w:color="auto"/>
        <w:right w:val="none" w:sz="0" w:space="0" w:color="auto"/>
      </w:divBdr>
    </w:div>
    <w:div w:id="1659308805">
      <w:marLeft w:val="0"/>
      <w:marRight w:val="0"/>
      <w:marTop w:val="0"/>
      <w:marBottom w:val="0"/>
      <w:divBdr>
        <w:top w:val="none" w:sz="0" w:space="0" w:color="auto"/>
        <w:left w:val="none" w:sz="0" w:space="0" w:color="auto"/>
        <w:bottom w:val="none" w:sz="0" w:space="0" w:color="auto"/>
        <w:right w:val="none" w:sz="0" w:space="0" w:color="auto"/>
      </w:divBdr>
    </w:div>
    <w:div w:id="1659310033">
      <w:marLeft w:val="0"/>
      <w:marRight w:val="0"/>
      <w:marTop w:val="0"/>
      <w:marBottom w:val="0"/>
      <w:divBdr>
        <w:top w:val="none" w:sz="0" w:space="0" w:color="auto"/>
        <w:left w:val="none" w:sz="0" w:space="0" w:color="auto"/>
        <w:bottom w:val="none" w:sz="0" w:space="0" w:color="auto"/>
        <w:right w:val="none" w:sz="0" w:space="0" w:color="auto"/>
      </w:divBdr>
    </w:div>
    <w:div w:id="1659381121">
      <w:marLeft w:val="0"/>
      <w:marRight w:val="0"/>
      <w:marTop w:val="0"/>
      <w:marBottom w:val="0"/>
      <w:divBdr>
        <w:top w:val="none" w:sz="0" w:space="0" w:color="auto"/>
        <w:left w:val="none" w:sz="0" w:space="0" w:color="auto"/>
        <w:bottom w:val="none" w:sz="0" w:space="0" w:color="auto"/>
        <w:right w:val="none" w:sz="0" w:space="0" w:color="auto"/>
      </w:divBdr>
    </w:div>
    <w:div w:id="1659383280">
      <w:marLeft w:val="0"/>
      <w:marRight w:val="0"/>
      <w:marTop w:val="0"/>
      <w:marBottom w:val="0"/>
      <w:divBdr>
        <w:top w:val="none" w:sz="0" w:space="0" w:color="auto"/>
        <w:left w:val="none" w:sz="0" w:space="0" w:color="auto"/>
        <w:bottom w:val="none" w:sz="0" w:space="0" w:color="auto"/>
        <w:right w:val="none" w:sz="0" w:space="0" w:color="auto"/>
      </w:divBdr>
    </w:div>
    <w:div w:id="1659386435">
      <w:marLeft w:val="0"/>
      <w:marRight w:val="0"/>
      <w:marTop w:val="0"/>
      <w:marBottom w:val="0"/>
      <w:divBdr>
        <w:top w:val="none" w:sz="0" w:space="0" w:color="auto"/>
        <w:left w:val="none" w:sz="0" w:space="0" w:color="auto"/>
        <w:bottom w:val="none" w:sz="0" w:space="0" w:color="auto"/>
        <w:right w:val="none" w:sz="0" w:space="0" w:color="auto"/>
      </w:divBdr>
    </w:div>
    <w:div w:id="1659453709">
      <w:marLeft w:val="0"/>
      <w:marRight w:val="0"/>
      <w:marTop w:val="0"/>
      <w:marBottom w:val="0"/>
      <w:divBdr>
        <w:top w:val="none" w:sz="0" w:space="0" w:color="auto"/>
        <w:left w:val="none" w:sz="0" w:space="0" w:color="auto"/>
        <w:bottom w:val="none" w:sz="0" w:space="0" w:color="auto"/>
        <w:right w:val="none" w:sz="0" w:space="0" w:color="auto"/>
      </w:divBdr>
    </w:div>
    <w:div w:id="1659453816">
      <w:bodyDiv w:val="1"/>
      <w:marLeft w:val="0"/>
      <w:marRight w:val="0"/>
      <w:marTop w:val="0"/>
      <w:marBottom w:val="0"/>
      <w:divBdr>
        <w:top w:val="none" w:sz="0" w:space="0" w:color="auto"/>
        <w:left w:val="none" w:sz="0" w:space="0" w:color="auto"/>
        <w:bottom w:val="none" w:sz="0" w:space="0" w:color="auto"/>
        <w:right w:val="none" w:sz="0" w:space="0" w:color="auto"/>
      </w:divBdr>
    </w:div>
    <w:div w:id="1659454963">
      <w:marLeft w:val="0"/>
      <w:marRight w:val="0"/>
      <w:marTop w:val="0"/>
      <w:marBottom w:val="0"/>
      <w:divBdr>
        <w:top w:val="none" w:sz="0" w:space="0" w:color="auto"/>
        <w:left w:val="none" w:sz="0" w:space="0" w:color="auto"/>
        <w:bottom w:val="none" w:sz="0" w:space="0" w:color="auto"/>
        <w:right w:val="none" w:sz="0" w:space="0" w:color="auto"/>
      </w:divBdr>
    </w:div>
    <w:div w:id="1659457429">
      <w:marLeft w:val="0"/>
      <w:marRight w:val="0"/>
      <w:marTop w:val="0"/>
      <w:marBottom w:val="0"/>
      <w:divBdr>
        <w:top w:val="none" w:sz="0" w:space="0" w:color="auto"/>
        <w:left w:val="none" w:sz="0" w:space="0" w:color="auto"/>
        <w:bottom w:val="none" w:sz="0" w:space="0" w:color="auto"/>
        <w:right w:val="none" w:sz="0" w:space="0" w:color="auto"/>
      </w:divBdr>
    </w:div>
    <w:div w:id="1659532191">
      <w:marLeft w:val="0"/>
      <w:marRight w:val="0"/>
      <w:marTop w:val="0"/>
      <w:marBottom w:val="0"/>
      <w:divBdr>
        <w:top w:val="none" w:sz="0" w:space="0" w:color="auto"/>
        <w:left w:val="none" w:sz="0" w:space="0" w:color="auto"/>
        <w:bottom w:val="none" w:sz="0" w:space="0" w:color="auto"/>
        <w:right w:val="none" w:sz="0" w:space="0" w:color="auto"/>
      </w:divBdr>
    </w:div>
    <w:div w:id="1659532529">
      <w:marLeft w:val="0"/>
      <w:marRight w:val="0"/>
      <w:marTop w:val="0"/>
      <w:marBottom w:val="0"/>
      <w:divBdr>
        <w:top w:val="none" w:sz="0" w:space="0" w:color="auto"/>
        <w:left w:val="none" w:sz="0" w:space="0" w:color="auto"/>
        <w:bottom w:val="none" w:sz="0" w:space="0" w:color="auto"/>
        <w:right w:val="none" w:sz="0" w:space="0" w:color="auto"/>
      </w:divBdr>
    </w:div>
    <w:div w:id="1659725796">
      <w:marLeft w:val="0"/>
      <w:marRight w:val="0"/>
      <w:marTop w:val="0"/>
      <w:marBottom w:val="0"/>
      <w:divBdr>
        <w:top w:val="none" w:sz="0" w:space="0" w:color="auto"/>
        <w:left w:val="none" w:sz="0" w:space="0" w:color="auto"/>
        <w:bottom w:val="none" w:sz="0" w:space="0" w:color="auto"/>
        <w:right w:val="none" w:sz="0" w:space="0" w:color="auto"/>
      </w:divBdr>
    </w:div>
    <w:div w:id="1659730300">
      <w:marLeft w:val="0"/>
      <w:marRight w:val="0"/>
      <w:marTop w:val="0"/>
      <w:marBottom w:val="0"/>
      <w:divBdr>
        <w:top w:val="none" w:sz="0" w:space="0" w:color="auto"/>
        <w:left w:val="none" w:sz="0" w:space="0" w:color="auto"/>
        <w:bottom w:val="none" w:sz="0" w:space="0" w:color="auto"/>
        <w:right w:val="none" w:sz="0" w:space="0" w:color="auto"/>
      </w:divBdr>
    </w:div>
    <w:div w:id="1659768668">
      <w:marLeft w:val="0"/>
      <w:marRight w:val="0"/>
      <w:marTop w:val="0"/>
      <w:marBottom w:val="0"/>
      <w:divBdr>
        <w:top w:val="none" w:sz="0" w:space="0" w:color="auto"/>
        <w:left w:val="none" w:sz="0" w:space="0" w:color="auto"/>
        <w:bottom w:val="none" w:sz="0" w:space="0" w:color="auto"/>
        <w:right w:val="none" w:sz="0" w:space="0" w:color="auto"/>
      </w:divBdr>
    </w:div>
    <w:div w:id="1659843867">
      <w:marLeft w:val="0"/>
      <w:marRight w:val="0"/>
      <w:marTop w:val="0"/>
      <w:marBottom w:val="0"/>
      <w:divBdr>
        <w:top w:val="none" w:sz="0" w:space="0" w:color="auto"/>
        <w:left w:val="none" w:sz="0" w:space="0" w:color="auto"/>
        <w:bottom w:val="none" w:sz="0" w:space="0" w:color="auto"/>
        <w:right w:val="none" w:sz="0" w:space="0" w:color="auto"/>
      </w:divBdr>
    </w:div>
    <w:div w:id="1659844214">
      <w:marLeft w:val="0"/>
      <w:marRight w:val="0"/>
      <w:marTop w:val="0"/>
      <w:marBottom w:val="0"/>
      <w:divBdr>
        <w:top w:val="none" w:sz="0" w:space="0" w:color="auto"/>
        <w:left w:val="none" w:sz="0" w:space="0" w:color="auto"/>
        <w:bottom w:val="none" w:sz="0" w:space="0" w:color="auto"/>
        <w:right w:val="none" w:sz="0" w:space="0" w:color="auto"/>
      </w:divBdr>
    </w:div>
    <w:div w:id="1659847716">
      <w:marLeft w:val="0"/>
      <w:marRight w:val="0"/>
      <w:marTop w:val="0"/>
      <w:marBottom w:val="0"/>
      <w:divBdr>
        <w:top w:val="none" w:sz="0" w:space="0" w:color="auto"/>
        <w:left w:val="none" w:sz="0" w:space="0" w:color="auto"/>
        <w:bottom w:val="none" w:sz="0" w:space="0" w:color="auto"/>
        <w:right w:val="none" w:sz="0" w:space="0" w:color="auto"/>
      </w:divBdr>
    </w:div>
    <w:div w:id="1659963501">
      <w:marLeft w:val="0"/>
      <w:marRight w:val="0"/>
      <w:marTop w:val="0"/>
      <w:marBottom w:val="0"/>
      <w:divBdr>
        <w:top w:val="none" w:sz="0" w:space="0" w:color="auto"/>
        <w:left w:val="none" w:sz="0" w:space="0" w:color="auto"/>
        <w:bottom w:val="none" w:sz="0" w:space="0" w:color="auto"/>
        <w:right w:val="none" w:sz="0" w:space="0" w:color="auto"/>
      </w:divBdr>
    </w:div>
    <w:div w:id="1659965758">
      <w:marLeft w:val="0"/>
      <w:marRight w:val="0"/>
      <w:marTop w:val="0"/>
      <w:marBottom w:val="0"/>
      <w:divBdr>
        <w:top w:val="none" w:sz="0" w:space="0" w:color="auto"/>
        <w:left w:val="none" w:sz="0" w:space="0" w:color="auto"/>
        <w:bottom w:val="none" w:sz="0" w:space="0" w:color="auto"/>
        <w:right w:val="none" w:sz="0" w:space="0" w:color="auto"/>
      </w:divBdr>
    </w:div>
    <w:div w:id="1660037606">
      <w:marLeft w:val="0"/>
      <w:marRight w:val="0"/>
      <w:marTop w:val="0"/>
      <w:marBottom w:val="0"/>
      <w:divBdr>
        <w:top w:val="none" w:sz="0" w:space="0" w:color="auto"/>
        <w:left w:val="none" w:sz="0" w:space="0" w:color="auto"/>
        <w:bottom w:val="none" w:sz="0" w:space="0" w:color="auto"/>
        <w:right w:val="none" w:sz="0" w:space="0" w:color="auto"/>
      </w:divBdr>
    </w:div>
    <w:div w:id="1660159792">
      <w:marLeft w:val="0"/>
      <w:marRight w:val="0"/>
      <w:marTop w:val="0"/>
      <w:marBottom w:val="0"/>
      <w:divBdr>
        <w:top w:val="none" w:sz="0" w:space="0" w:color="auto"/>
        <w:left w:val="none" w:sz="0" w:space="0" w:color="auto"/>
        <w:bottom w:val="none" w:sz="0" w:space="0" w:color="auto"/>
        <w:right w:val="none" w:sz="0" w:space="0" w:color="auto"/>
      </w:divBdr>
    </w:div>
    <w:div w:id="1660228285">
      <w:marLeft w:val="0"/>
      <w:marRight w:val="0"/>
      <w:marTop w:val="0"/>
      <w:marBottom w:val="0"/>
      <w:divBdr>
        <w:top w:val="none" w:sz="0" w:space="0" w:color="auto"/>
        <w:left w:val="none" w:sz="0" w:space="0" w:color="auto"/>
        <w:bottom w:val="none" w:sz="0" w:space="0" w:color="auto"/>
        <w:right w:val="none" w:sz="0" w:space="0" w:color="auto"/>
      </w:divBdr>
    </w:div>
    <w:div w:id="1660230772">
      <w:marLeft w:val="0"/>
      <w:marRight w:val="0"/>
      <w:marTop w:val="0"/>
      <w:marBottom w:val="0"/>
      <w:divBdr>
        <w:top w:val="none" w:sz="0" w:space="0" w:color="auto"/>
        <w:left w:val="none" w:sz="0" w:space="0" w:color="auto"/>
        <w:bottom w:val="none" w:sz="0" w:space="0" w:color="auto"/>
        <w:right w:val="none" w:sz="0" w:space="0" w:color="auto"/>
      </w:divBdr>
    </w:div>
    <w:div w:id="1660232812">
      <w:marLeft w:val="0"/>
      <w:marRight w:val="0"/>
      <w:marTop w:val="0"/>
      <w:marBottom w:val="0"/>
      <w:divBdr>
        <w:top w:val="none" w:sz="0" w:space="0" w:color="auto"/>
        <w:left w:val="none" w:sz="0" w:space="0" w:color="auto"/>
        <w:bottom w:val="none" w:sz="0" w:space="0" w:color="auto"/>
        <w:right w:val="none" w:sz="0" w:space="0" w:color="auto"/>
      </w:divBdr>
    </w:div>
    <w:div w:id="1660310901">
      <w:marLeft w:val="0"/>
      <w:marRight w:val="0"/>
      <w:marTop w:val="0"/>
      <w:marBottom w:val="0"/>
      <w:divBdr>
        <w:top w:val="none" w:sz="0" w:space="0" w:color="auto"/>
        <w:left w:val="none" w:sz="0" w:space="0" w:color="auto"/>
        <w:bottom w:val="none" w:sz="0" w:space="0" w:color="auto"/>
        <w:right w:val="none" w:sz="0" w:space="0" w:color="auto"/>
      </w:divBdr>
    </w:div>
    <w:div w:id="1660377731">
      <w:marLeft w:val="0"/>
      <w:marRight w:val="0"/>
      <w:marTop w:val="0"/>
      <w:marBottom w:val="0"/>
      <w:divBdr>
        <w:top w:val="none" w:sz="0" w:space="0" w:color="auto"/>
        <w:left w:val="none" w:sz="0" w:space="0" w:color="auto"/>
        <w:bottom w:val="none" w:sz="0" w:space="0" w:color="auto"/>
        <w:right w:val="none" w:sz="0" w:space="0" w:color="auto"/>
      </w:divBdr>
    </w:div>
    <w:div w:id="1660380249">
      <w:marLeft w:val="0"/>
      <w:marRight w:val="0"/>
      <w:marTop w:val="0"/>
      <w:marBottom w:val="0"/>
      <w:divBdr>
        <w:top w:val="none" w:sz="0" w:space="0" w:color="auto"/>
        <w:left w:val="none" w:sz="0" w:space="0" w:color="auto"/>
        <w:bottom w:val="none" w:sz="0" w:space="0" w:color="auto"/>
        <w:right w:val="none" w:sz="0" w:space="0" w:color="auto"/>
      </w:divBdr>
    </w:div>
    <w:div w:id="1660500253">
      <w:marLeft w:val="0"/>
      <w:marRight w:val="0"/>
      <w:marTop w:val="0"/>
      <w:marBottom w:val="0"/>
      <w:divBdr>
        <w:top w:val="none" w:sz="0" w:space="0" w:color="auto"/>
        <w:left w:val="none" w:sz="0" w:space="0" w:color="auto"/>
        <w:bottom w:val="none" w:sz="0" w:space="0" w:color="auto"/>
        <w:right w:val="none" w:sz="0" w:space="0" w:color="auto"/>
      </w:divBdr>
    </w:div>
    <w:div w:id="1660572476">
      <w:marLeft w:val="0"/>
      <w:marRight w:val="0"/>
      <w:marTop w:val="0"/>
      <w:marBottom w:val="0"/>
      <w:divBdr>
        <w:top w:val="none" w:sz="0" w:space="0" w:color="auto"/>
        <w:left w:val="none" w:sz="0" w:space="0" w:color="auto"/>
        <w:bottom w:val="none" w:sz="0" w:space="0" w:color="auto"/>
        <w:right w:val="none" w:sz="0" w:space="0" w:color="auto"/>
      </w:divBdr>
    </w:div>
    <w:div w:id="1660575590">
      <w:marLeft w:val="0"/>
      <w:marRight w:val="0"/>
      <w:marTop w:val="0"/>
      <w:marBottom w:val="0"/>
      <w:divBdr>
        <w:top w:val="none" w:sz="0" w:space="0" w:color="auto"/>
        <w:left w:val="none" w:sz="0" w:space="0" w:color="auto"/>
        <w:bottom w:val="none" w:sz="0" w:space="0" w:color="auto"/>
        <w:right w:val="none" w:sz="0" w:space="0" w:color="auto"/>
      </w:divBdr>
    </w:div>
    <w:div w:id="1660689493">
      <w:marLeft w:val="0"/>
      <w:marRight w:val="0"/>
      <w:marTop w:val="0"/>
      <w:marBottom w:val="0"/>
      <w:divBdr>
        <w:top w:val="none" w:sz="0" w:space="0" w:color="auto"/>
        <w:left w:val="none" w:sz="0" w:space="0" w:color="auto"/>
        <w:bottom w:val="none" w:sz="0" w:space="0" w:color="auto"/>
        <w:right w:val="none" w:sz="0" w:space="0" w:color="auto"/>
      </w:divBdr>
    </w:div>
    <w:div w:id="1660889902">
      <w:marLeft w:val="0"/>
      <w:marRight w:val="0"/>
      <w:marTop w:val="0"/>
      <w:marBottom w:val="0"/>
      <w:divBdr>
        <w:top w:val="none" w:sz="0" w:space="0" w:color="auto"/>
        <w:left w:val="none" w:sz="0" w:space="0" w:color="auto"/>
        <w:bottom w:val="none" w:sz="0" w:space="0" w:color="auto"/>
        <w:right w:val="none" w:sz="0" w:space="0" w:color="auto"/>
      </w:divBdr>
    </w:div>
    <w:div w:id="1660965129">
      <w:marLeft w:val="0"/>
      <w:marRight w:val="0"/>
      <w:marTop w:val="0"/>
      <w:marBottom w:val="0"/>
      <w:divBdr>
        <w:top w:val="none" w:sz="0" w:space="0" w:color="auto"/>
        <w:left w:val="none" w:sz="0" w:space="0" w:color="auto"/>
        <w:bottom w:val="none" w:sz="0" w:space="0" w:color="auto"/>
        <w:right w:val="none" w:sz="0" w:space="0" w:color="auto"/>
      </w:divBdr>
    </w:div>
    <w:div w:id="1661035287">
      <w:marLeft w:val="0"/>
      <w:marRight w:val="0"/>
      <w:marTop w:val="0"/>
      <w:marBottom w:val="0"/>
      <w:divBdr>
        <w:top w:val="none" w:sz="0" w:space="0" w:color="auto"/>
        <w:left w:val="none" w:sz="0" w:space="0" w:color="auto"/>
        <w:bottom w:val="none" w:sz="0" w:space="0" w:color="auto"/>
        <w:right w:val="none" w:sz="0" w:space="0" w:color="auto"/>
      </w:divBdr>
    </w:div>
    <w:div w:id="1661040273">
      <w:marLeft w:val="0"/>
      <w:marRight w:val="0"/>
      <w:marTop w:val="0"/>
      <w:marBottom w:val="0"/>
      <w:divBdr>
        <w:top w:val="none" w:sz="0" w:space="0" w:color="auto"/>
        <w:left w:val="none" w:sz="0" w:space="0" w:color="auto"/>
        <w:bottom w:val="none" w:sz="0" w:space="0" w:color="auto"/>
        <w:right w:val="none" w:sz="0" w:space="0" w:color="auto"/>
      </w:divBdr>
    </w:div>
    <w:div w:id="1661078188">
      <w:marLeft w:val="0"/>
      <w:marRight w:val="0"/>
      <w:marTop w:val="0"/>
      <w:marBottom w:val="0"/>
      <w:divBdr>
        <w:top w:val="none" w:sz="0" w:space="0" w:color="auto"/>
        <w:left w:val="none" w:sz="0" w:space="0" w:color="auto"/>
        <w:bottom w:val="none" w:sz="0" w:space="0" w:color="auto"/>
        <w:right w:val="none" w:sz="0" w:space="0" w:color="auto"/>
      </w:divBdr>
    </w:div>
    <w:div w:id="1661081821">
      <w:marLeft w:val="0"/>
      <w:marRight w:val="0"/>
      <w:marTop w:val="0"/>
      <w:marBottom w:val="0"/>
      <w:divBdr>
        <w:top w:val="none" w:sz="0" w:space="0" w:color="auto"/>
        <w:left w:val="none" w:sz="0" w:space="0" w:color="auto"/>
        <w:bottom w:val="none" w:sz="0" w:space="0" w:color="auto"/>
        <w:right w:val="none" w:sz="0" w:space="0" w:color="auto"/>
      </w:divBdr>
    </w:div>
    <w:div w:id="1661274410">
      <w:marLeft w:val="0"/>
      <w:marRight w:val="0"/>
      <w:marTop w:val="0"/>
      <w:marBottom w:val="0"/>
      <w:divBdr>
        <w:top w:val="none" w:sz="0" w:space="0" w:color="auto"/>
        <w:left w:val="none" w:sz="0" w:space="0" w:color="auto"/>
        <w:bottom w:val="none" w:sz="0" w:space="0" w:color="auto"/>
        <w:right w:val="none" w:sz="0" w:space="0" w:color="auto"/>
      </w:divBdr>
    </w:div>
    <w:div w:id="1661346847">
      <w:marLeft w:val="0"/>
      <w:marRight w:val="0"/>
      <w:marTop w:val="0"/>
      <w:marBottom w:val="0"/>
      <w:divBdr>
        <w:top w:val="none" w:sz="0" w:space="0" w:color="auto"/>
        <w:left w:val="none" w:sz="0" w:space="0" w:color="auto"/>
        <w:bottom w:val="none" w:sz="0" w:space="0" w:color="auto"/>
        <w:right w:val="none" w:sz="0" w:space="0" w:color="auto"/>
      </w:divBdr>
    </w:div>
    <w:div w:id="1661499340">
      <w:marLeft w:val="0"/>
      <w:marRight w:val="0"/>
      <w:marTop w:val="0"/>
      <w:marBottom w:val="0"/>
      <w:divBdr>
        <w:top w:val="none" w:sz="0" w:space="0" w:color="auto"/>
        <w:left w:val="none" w:sz="0" w:space="0" w:color="auto"/>
        <w:bottom w:val="none" w:sz="0" w:space="0" w:color="auto"/>
        <w:right w:val="none" w:sz="0" w:space="0" w:color="auto"/>
      </w:divBdr>
    </w:div>
    <w:div w:id="1661536597">
      <w:marLeft w:val="0"/>
      <w:marRight w:val="0"/>
      <w:marTop w:val="0"/>
      <w:marBottom w:val="0"/>
      <w:divBdr>
        <w:top w:val="none" w:sz="0" w:space="0" w:color="auto"/>
        <w:left w:val="none" w:sz="0" w:space="0" w:color="auto"/>
        <w:bottom w:val="none" w:sz="0" w:space="0" w:color="auto"/>
        <w:right w:val="none" w:sz="0" w:space="0" w:color="auto"/>
      </w:divBdr>
    </w:div>
    <w:div w:id="1661618146">
      <w:marLeft w:val="0"/>
      <w:marRight w:val="0"/>
      <w:marTop w:val="0"/>
      <w:marBottom w:val="0"/>
      <w:divBdr>
        <w:top w:val="none" w:sz="0" w:space="0" w:color="auto"/>
        <w:left w:val="none" w:sz="0" w:space="0" w:color="auto"/>
        <w:bottom w:val="none" w:sz="0" w:space="0" w:color="auto"/>
        <w:right w:val="none" w:sz="0" w:space="0" w:color="auto"/>
      </w:divBdr>
    </w:div>
    <w:div w:id="1661883361">
      <w:marLeft w:val="0"/>
      <w:marRight w:val="0"/>
      <w:marTop w:val="0"/>
      <w:marBottom w:val="0"/>
      <w:divBdr>
        <w:top w:val="none" w:sz="0" w:space="0" w:color="auto"/>
        <w:left w:val="none" w:sz="0" w:space="0" w:color="auto"/>
        <w:bottom w:val="none" w:sz="0" w:space="0" w:color="auto"/>
        <w:right w:val="none" w:sz="0" w:space="0" w:color="auto"/>
      </w:divBdr>
    </w:div>
    <w:div w:id="1661927986">
      <w:marLeft w:val="0"/>
      <w:marRight w:val="0"/>
      <w:marTop w:val="0"/>
      <w:marBottom w:val="0"/>
      <w:divBdr>
        <w:top w:val="none" w:sz="0" w:space="0" w:color="auto"/>
        <w:left w:val="none" w:sz="0" w:space="0" w:color="auto"/>
        <w:bottom w:val="none" w:sz="0" w:space="0" w:color="auto"/>
        <w:right w:val="none" w:sz="0" w:space="0" w:color="auto"/>
      </w:divBdr>
    </w:div>
    <w:div w:id="1661930364">
      <w:marLeft w:val="0"/>
      <w:marRight w:val="0"/>
      <w:marTop w:val="0"/>
      <w:marBottom w:val="0"/>
      <w:divBdr>
        <w:top w:val="none" w:sz="0" w:space="0" w:color="auto"/>
        <w:left w:val="none" w:sz="0" w:space="0" w:color="auto"/>
        <w:bottom w:val="none" w:sz="0" w:space="0" w:color="auto"/>
        <w:right w:val="none" w:sz="0" w:space="0" w:color="auto"/>
      </w:divBdr>
    </w:div>
    <w:div w:id="1662074276">
      <w:marLeft w:val="0"/>
      <w:marRight w:val="0"/>
      <w:marTop w:val="0"/>
      <w:marBottom w:val="0"/>
      <w:divBdr>
        <w:top w:val="none" w:sz="0" w:space="0" w:color="auto"/>
        <w:left w:val="none" w:sz="0" w:space="0" w:color="auto"/>
        <w:bottom w:val="none" w:sz="0" w:space="0" w:color="auto"/>
        <w:right w:val="none" w:sz="0" w:space="0" w:color="auto"/>
      </w:divBdr>
    </w:div>
    <w:div w:id="1662080102">
      <w:marLeft w:val="0"/>
      <w:marRight w:val="0"/>
      <w:marTop w:val="0"/>
      <w:marBottom w:val="0"/>
      <w:divBdr>
        <w:top w:val="none" w:sz="0" w:space="0" w:color="auto"/>
        <w:left w:val="none" w:sz="0" w:space="0" w:color="auto"/>
        <w:bottom w:val="none" w:sz="0" w:space="0" w:color="auto"/>
        <w:right w:val="none" w:sz="0" w:space="0" w:color="auto"/>
      </w:divBdr>
    </w:div>
    <w:div w:id="1662271364">
      <w:marLeft w:val="0"/>
      <w:marRight w:val="0"/>
      <w:marTop w:val="0"/>
      <w:marBottom w:val="0"/>
      <w:divBdr>
        <w:top w:val="none" w:sz="0" w:space="0" w:color="auto"/>
        <w:left w:val="none" w:sz="0" w:space="0" w:color="auto"/>
        <w:bottom w:val="none" w:sz="0" w:space="0" w:color="auto"/>
        <w:right w:val="none" w:sz="0" w:space="0" w:color="auto"/>
      </w:divBdr>
    </w:div>
    <w:div w:id="1662276734">
      <w:marLeft w:val="0"/>
      <w:marRight w:val="0"/>
      <w:marTop w:val="0"/>
      <w:marBottom w:val="0"/>
      <w:divBdr>
        <w:top w:val="none" w:sz="0" w:space="0" w:color="auto"/>
        <w:left w:val="none" w:sz="0" w:space="0" w:color="auto"/>
        <w:bottom w:val="none" w:sz="0" w:space="0" w:color="auto"/>
        <w:right w:val="none" w:sz="0" w:space="0" w:color="auto"/>
      </w:divBdr>
    </w:div>
    <w:div w:id="1662351030">
      <w:marLeft w:val="0"/>
      <w:marRight w:val="0"/>
      <w:marTop w:val="0"/>
      <w:marBottom w:val="0"/>
      <w:divBdr>
        <w:top w:val="none" w:sz="0" w:space="0" w:color="auto"/>
        <w:left w:val="none" w:sz="0" w:space="0" w:color="auto"/>
        <w:bottom w:val="none" w:sz="0" w:space="0" w:color="auto"/>
        <w:right w:val="none" w:sz="0" w:space="0" w:color="auto"/>
      </w:divBdr>
    </w:div>
    <w:div w:id="1662462270">
      <w:marLeft w:val="0"/>
      <w:marRight w:val="0"/>
      <w:marTop w:val="0"/>
      <w:marBottom w:val="0"/>
      <w:divBdr>
        <w:top w:val="none" w:sz="0" w:space="0" w:color="auto"/>
        <w:left w:val="none" w:sz="0" w:space="0" w:color="auto"/>
        <w:bottom w:val="none" w:sz="0" w:space="0" w:color="auto"/>
        <w:right w:val="none" w:sz="0" w:space="0" w:color="auto"/>
      </w:divBdr>
    </w:div>
    <w:div w:id="1662544040">
      <w:marLeft w:val="0"/>
      <w:marRight w:val="0"/>
      <w:marTop w:val="0"/>
      <w:marBottom w:val="0"/>
      <w:divBdr>
        <w:top w:val="none" w:sz="0" w:space="0" w:color="auto"/>
        <w:left w:val="none" w:sz="0" w:space="0" w:color="auto"/>
        <w:bottom w:val="none" w:sz="0" w:space="0" w:color="auto"/>
        <w:right w:val="none" w:sz="0" w:space="0" w:color="auto"/>
      </w:divBdr>
    </w:div>
    <w:div w:id="1662611500">
      <w:marLeft w:val="0"/>
      <w:marRight w:val="0"/>
      <w:marTop w:val="0"/>
      <w:marBottom w:val="0"/>
      <w:divBdr>
        <w:top w:val="none" w:sz="0" w:space="0" w:color="auto"/>
        <w:left w:val="none" w:sz="0" w:space="0" w:color="auto"/>
        <w:bottom w:val="none" w:sz="0" w:space="0" w:color="auto"/>
        <w:right w:val="none" w:sz="0" w:space="0" w:color="auto"/>
      </w:divBdr>
    </w:div>
    <w:div w:id="1662734909">
      <w:bodyDiv w:val="1"/>
      <w:marLeft w:val="0"/>
      <w:marRight w:val="0"/>
      <w:marTop w:val="0"/>
      <w:marBottom w:val="0"/>
      <w:divBdr>
        <w:top w:val="none" w:sz="0" w:space="0" w:color="auto"/>
        <w:left w:val="none" w:sz="0" w:space="0" w:color="auto"/>
        <w:bottom w:val="none" w:sz="0" w:space="0" w:color="auto"/>
        <w:right w:val="none" w:sz="0" w:space="0" w:color="auto"/>
      </w:divBdr>
    </w:div>
    <w:div w:id="1662923396">
      <w:marLeft w:val="0"/>
      <w:marRight w:val="0"/>
      <w:marTop w:val="0"/>
      <w:marBottom w:val="0"/>
      <w:divBdr>
        <w:top w:val="none" w:sz="0" w:space="0" w:color="auto"/>
        <w:left w:val="none" w:sz="0" w:space="0" w:color="auto"/>
        <w:bottom w:val="none" w:sz="0" w:space="0" w:color="auto"/>
        <w:right w:val="none" w:sz="0" w:space="0" w:color="auto"/>
      </w:divBdr>
    </w:div>
    <w:div w:id="1662928649">
      <w:marLeft w:val="0"/>
      <w:marRight w:val="0"/>
      <w:marTop w:val="0"/>
      <w:marBottom w:val="0"/>
      <w:divBdr>
        <w:top w:val="none" w:sz="0" w:space="0" w:color="auto"/>
        <w:left w:val="none" w:sz="0" w:space="0" w:color="auto"/>
        <w:bottom w:val="none" w:sz="0" w:space="0" w:color="auto"/>
        <w:right w:val="none" w:sz="0" w:space="0" w:color="auto"/>
      </w:divBdr>
    </w:div>
    <w:div w:id="1663043420">
      <w:marLeft w:val="0"/>
      <w:marRight w:val="0"/>
      <w:marTop w:val="0"/>
      <w:marBottom w:val="0"/>
      <w:divBdr>
        <w:top w:val="none" w:sz="0" w:space="0" w:color="auto"/>
        <w:left w:val="none" w:sz="0" w:space="0" w:color="auto"/>
        <w:bottom w:val="none" w:sz="0" w:space="0" w:color="auto"/>
        <w:right w:val="none" w:sz="0" w:space="0" w:color="auto"/>
      </w:divBdr>
    </w:div>
    <w:div w:id="1663048254">
      <w:marLeft w:val="0"/>
      <w:marRight w:val="0"/>
      <w:marTop w:val="0"/>
      <w:marBottom w:val="0"/>
      <w:divBdr>
        <w:top w:val="none" w:sz="0" w:space="0" w:color="auto"/>
        <w:left w:val="none" w:sz="0" w:space="0" w:color="auto"/>
        <w:bottom w:val="none" w:sz="0" w:space="0" w:color="auto"/>
        <w:right w:val="none" w:sz="0" w:space="0" w:color="auto"/>
      </w:divBdr>
    </w:div>
    <w:div w:id="1663194806">
      <w:marLeft w:val="0"/>
      <w:marRight w:val="0"/>
      <w:marTop w:val="0"/>
      <w:marBottom w:val="0"/>
      <w:divBdr>
        <w:top w:val="none" w:sz="0" w:space="0" w:color="auto"/>
        <w:left w:val="none" w:sz="0" w:space="0" w:color="auto"/>
        <w:bottom w:val="none" w:sz="0" w:space="0" w:color="auto"/>
        <w:right w:val="none" w:sz="0" w:space="0" w:color="auto"/>
      </w:divBdr>
    </w:div>
    <w:div w:id="1663238597">
      <w:marLeft w:val="0"/>
      <w:marRight w:val="0"/>
      <w:marTop w:val="0"/>
      <w:marBottom w:val="0"/>
      <w:divBdr>
        <w:top w:val="none" w:sz="0" w:space="0" w:color="auto"/>
        <w:left w:val="none" w:sz="0" w:space="0" w:color="auto"/>
        <w:bottom w:val="none" w:sz="0" w:space="0" w:color="auto"/>
        <w:right w:val="none" w:sz="0" w:space="0" w:color="auto"/>
      </w:divBdr>
    </w:div>
    <w:div w:id="1663242260">
      <w:marLeft w:val="0"/>
      <w:marRight w:val="0"/>
      <w:marTop w:val="0"/>
      <w:marBottom w:val="0"/>
      <w:divBdr>
        <w:top w:val="none" w:sz="0" w:space="0" w:color="auto"/>
        <w:left w:val="none" w:sz="0" w:space="0" w:color="auto"/>
        <w:bottom w:val="none" w:sz="0" w:space="0" w:color="auto"/>
        <w:right w:val="none" w:sz="0" w:space="0" w:color="auto"/>
      </w:divBdr>
    </w:div>
    <w:div w:id="1663270101">
      <w:marLeft w:val="0"/>
      <w:marRight w:val="0"/>
      <w:marTop w:val="0"/>
      <w:marBottom w:val="0"/>
      <w:divBdr>
        <w:top w:val="none" w:sz="0" w:space="0" w:color="auto"/>
        <w:left w:val="none" w:sz="0" w:space="0" w:color="auto"/>
        <w:bottom w:val="none" w:sz="0" w:space="0" w:color="auto"/>
        <w:right w:val="none" w:sz="0" w:space="0" w:color="auto"/>
      </w:divBdr>
    </w:div>
    <w:div w:id="1663313304">
      <w:marLeft w:val="0"/>
      <w:marRight w:val="0"/>
      <w:marTop w:val="0"/>
      <w:marBottom w:val="0"/>
      <w:divBdr>
        <w:top w:val="none" w:sz="0" w:space="0" w:color="auto"/>
        <w:left w:val="none" w:sz="0" w:space="0" w:color="auto"/>
        <w:bottom w:val="none" w:sz="0" w:space="0" w:color="auto"/>
        <w:right w:val="none" w:sz="0" w:space="0" w:color="auto"/>
      </w:divBdr>
    </w:div>
    <w:div w:id="1663314723">
      <w:marLeft w:val="0"/>
      <w:marRight w:val="0"/>
      <w:marTop w:val="0"/>
      <w:marBottom w:val="0"/>
      <w:divBdr>
        <w:top w:val="none" w:sz="0" w:space="0" w:color="auto"/>
        <w:left w:val="none" w:sz="0" w:space="0" w:color="auto"/>
        <w:bottom w:val="none" w:sz="0" w:space="0" w:color="auto"/>
        <w:right w:val="none" w:sz="0" w:space="0" w:color="auto"/>
      </w:divBdr>
    </w:div>
    <w:div w:id="1663315684">
      <w:marLeft w:val="0"/>
      <w:marRight w:val="0"/>
      <w:marTop w:val="0"/>
      <w:marBottom w:val="0"/>
      <w:divBdr>
        <w:top w:val="none" w:sz="0" w:space="0" w:color="auto"/>
        <w:left w:val="none" w:sz="0" w:space="0" w:color="auto"/>
        <w:bottom w:val="none" w:sz="0" w:space="0" w:color="auto"/>
        <w:right w:val="none" w:sz="0" w:space="0" w:color="auto"/>
      </w:divBdr>
    </w:div>
    <w:div w:id="1663386401">
      <w:marLeft w:val="0"/>
      <w:marRight w:val="0"/>
      <w:marTop w:val="0"/>
      <w:marBottom w:val="0"/>
      <w:divBdr>
        <w:top w:val="none" w:sz="0" w:space="0" w:color="auto"/>
        <w:left w:val="none" w:sz="0" w:space="0" w:color="auto"/>
        <w:bottom w:val="none" w:sz="0" w:space="0" w:color="auto"/>
        <w:right w:val="none" w:sz="0" w:space="0" w:color="auto"/>
      </w:divBdr>
    </w:div>
    <w:div w:id="1663460216">
      <w:marLeft w:val="0"/>
      <w:marRight w:val="0"/>
      <w:marTop w:val="0"/>
      <w:marBottom w:val="0"/>
      <w:divBdr>
        <w:top w:val="none" w:sz="0" w:space="0" w:color="auto"/>
        <w:left w:val="none" w:sz="0" w:space="0" w:color="auto"/>
        <w:bottom w:val="none" w:sz="0" w:space="0" w:color="auto"/>
        <w:right w:val="none" w:sz="0" w:space="0" w:color="auto"/>
      </w:divBdr>
    </w:div>
    <w:div w:id="1663503626">
      <w:marLeft w:val="0"/>
      <w:marRight w:val="0"/>
      <w:marTop w:val="0"/>
      <w:marBottom w:val="0"/>
      <w:divBdr>
        <w:top w:val="none" w:sz="0" w:space="0" w:color="auto"/>
        <w:left w:val="none" w:sz="0" w:space="0" w:color="auto"/>
        <w:bottom w:val="none" w:sz="0" w:space="0" w:color="auto"/>
        <w:right w:val="none" w:sz="0" w:space="0" w:color="auto"/>
      </w:divBdr>
    </w:div>
    <w:div w:id="1663508414">
      <w:marLeft w:val="0"/>
      <w:marRight w:val="0"/>
      <w:marTop w:val="0"/>
      <w:marBottom w:val="0"/>
      <w:divBdr>
        <w:top w:val="none" w:sz="0" w:space="0" w:color="auto"/>
        <w:left w:val="none" w:sz="0" w:space="0" w:color="auto"/>
        <w:bottom w:val="none" w:sz="0" w:space="0" w:color="auto"/>
        <w:right w:val="none" w:sz="0" w:space="0" w:color="auto"/>
      </w:divBdr>
    </w:div>
    <w:div w:id="1663583041">
      <w:marLeft w:val="0"/>
      <w:marRight w:val="0"/>
      <w:marTop w:val="0"/>
      <w:marBottom w:val="0"/>
      <w:divBdr>
        <w:top w:val="none" w:sz="0" w:space="0" w:color="auto"/>
        <w:left w:val="none" w:sz="0" w:space="0" w:color="auto"/>
        <w:bottom w:val="none" w:sz="0" w:space="0" w:color="auto"/>
        <w:right w:val="none" w:sz="0" w:space="0" w:color="auto"/>
      </w:divBdr>
    </w:div>
    <w:div w:id="1663584220">
      <w:marLeft w:val="0"/>
      <w:marRight w:val="0"/>
      <w:marTop w:val="0"/>
      <w:marBottom w:val="0"/>
      <w:divBdr>
        <w:top w:val="none" w:sz="0" w:space="0" w:color="auto"/>
        <w:left w:val="none" w:sz="0" w:space="0" w:color="auto"/>
        <w:bottom w:val="none" w:sz="0" w:space="0" w:color="auto"/>
        <w:right w:val="none" w:sz="0" w:space="0" w:color="auto"/>
      </w:divBdr>
    </w:div>
    <w:div w:id="1663653186">
      <w:marLeft w:val="0"/>
      <w:marRight w:val="0"/>
      <w:marTop w:val="0"/>
      <w:marBottom w:val="0"/>
      <w:divBdr>
        <w:top w:val="none" w:sz="0" w:space="0" w:color="auto"/>
        <w:left w:val="none" w:sz="0" w:space="0" w:color="auto"/>
        <w:bottom w:val="none" w:sz="0" w:space="0" w:color="auto"/>
        <w:right w:val="none" w:sz="0" w:space="0" w:color="auto"/>
      </w:divBdr>
    </w:div>
    <w:div w:id="1663700585">
      <w:marLeft w:val="0"/>
      <w:marRight w:val="0"/>
      <w:marTop w:val="0"/>
      <w:marBottom w:val="0"/>
      <w:divBdr>
        <w:top w:val="none" w:sz="0" w:space="0" w:color="auto"/>
        <w:left w:val="none" w:sz="0" w:space="0" w:color="auto"/>
        <w:bottom w:val="none" w:sz="0" w:space="0" w:color="auto"/>
        <w:right w:val="none" w:sz="0" w:space="0" w:color="auto"/>
      </w:divBdr>
    </w:div>
    <w:div w:id="1663728872">
      <w:marLeft w:val="0"/>
      <w:marRight w:val="0"/>
      <w:marTop w:val="0"/>
      <w:marBottom w:val="0"/>
      <w:divBdr>
        <w:top w:val="none" w:sz="0" w:space="0" w:color="auto"/>
        <w:left w:val="none" w:sz="0" w:space="0" w:color="auto"/>
        <w:bottom w:val="none" w:sz="0" w:space="0" w:color="auto"/>
        <w:right w:val="none" w:sz="0" w:space="0" w:color="auto"/>
      </w:divBdr>
    </w:div>
    <w:div w:id="1663779490">
      <w:marLeft w:val="0"/>
      <w:marRight w:val="0"/>
      <w:marTop w:val="0"/>
      <w:marBottom w:val="0"/>
      <w:divBdr>
        <w:top w:val="none" w:sz="0" w:space="0" w:color="auto"/>
        <w:left w:val="none" w:sz="0" w:space="0" w:color="auto"/>
        <w:bottom w:val="none" w:sz="0" w:space="0" w:color="auto"/>
        <w:right w:val="none" w:sz="0" w:space="0" w:color="auto"/>
      </w:divBdr>
    </w:div>
    <w:div w:id="1663848003">
      <w:marLeft w:val="0"/>
      <w:marRight w:val="0"/>
      <w:marTop w:val="0"/>
      <w:marBottom w:val="0"/>
      <w:divBdr>
        <w:top w:val="none" w:sz="0" w:space="0" w:color="auto"/>
        <w:left w:val="none" w:sz="0" w:space="0" w:color="auto"/>
        <w:bottom w:val="none" w:sz="0" w:space="0" w:color="auto"/>
        <w:right w:val="none" w:sz="0" w:space="0" w:color="auto"/>
      </w:divBdr>
    </w:div>
    <w:div w:id="1663855755">
      <w:marLeft w:val="0"/>
      <w:marRight w:val="0"/>
      <w:marTop w:val="0"/>
      <w:marBottom w:val="0"/>
      <w:divBdr>
        <w:top w:val="none" w:sz="0" w:space="0" w:color="auto"/>
        <w:left w:val="none" w:sz="0" w:space="0" w:color="auto"/>
        <w:bottom w:val="none" w:sz="0" w:space="0" w:color="auto"/>
        <w:right w:val="none" w:sz="0" w:space="0" w:color="auto"/>
      </w:divBdr>
    </w:div>
    <w:div w:id="1663894976">
      <w:marLeft w:val="0"/>
      <w:marRight w:val="0"/>
      <w:marTop w:val="0"/>
      <w:marBottom w:val="0"/>
      <w:divBdr>
        <w:top w:val="none" w:sz="0" w:space="0" w:color="auto"/>
        <w:left w:val="none" w:sz="0" w:space="0" w:color="auto"/>
        <w:bottom w:val="none" w:sz="0" w:space="0" w:color="auto"/>
        <w:right w:val="none" w:sz="0" w:space="0" w:color="auto"/>
      </w:divBdr>
    </w:div>
    <w:div w:id="1663895407">
      <w:marLeft w:val="0"/>
      <w:marRight w:val="0"/>
      <w:marTop w:val="0"/>
      <w:marBottom w:val="0"/>
      <w:divBdr>
        <w:top w:val="none" w:sz="0" w:space="0" w:color="auto"/>
        <w:left w:val="none" w:sz="0" w:space="0" w:color="auto"/>
        <w:bottom w:val="none" w:sz="0" w:space="0" w:color="auto"/>
        <w:right w:val="none" w:sz="0" w:space="0" w:color="auto"/>
      </w:divBdr>
    </w:div>
    <w:div w:id="1664041803">
      <w:marLeft w:val="0"/>
      <w:marRight w:val="0"/>
      <w:marTop w:val="0"/>
      <w:marBottom w:val="0"/>
      <w:divBdr>
        <w:top w:val="none" w:sz="0" w:space="0" w:color="auto"/>
        <w:left w:val="none" w:sz="0" w:space="0" w:color="auto"/>
        <w:bottom w:val="none" w:sz="0" w:space="0" w:color="auto"/>
        <w:right w:val="none" w:sz="0" w:space="0" w:color="auto"/>
      </w:divBdr>
    </w:div>
    <w:div w:id="1664048622">
      <w:marLeft w:val="0"/>
      <w:marRight w:val="0"/>
      <w:marTop w:val="0"/>
      <w:marBottom w:val="0"/>
      <w:divBdr>
        <w:top w:val="none" w:sz="0" w:space="0" w:color="auto"/>
        <w:left w:val="none" w:sz="0" w:space="0" w:color="auto"/>
        <w:bottom w:val="none" w:sz="0" w:space="0" w:color="auto"/>
        <w:right w:val="none" w:sz="0" w:space="0" w:color="auto"/>
      </w:divBdr>
    </w:div>
    <w:div w:id="1664160724">
      <w:marLeft w:val="0"/>
      <w:marRight w:val="0"/>
      <w:marTop w:val="0"/>
      <w:marBottom w:val="0"/>
      <w:divBdr>
        <w:top w:val="none" w:sz="0" w:space="0" w:color="auto"/>
        <w:left w:val="none" w:sz="0" w:space="0" w:color="auto"/>
        <w:bottom w:val="none" w:sz="0" w:space="0" w:color="auto"/>
        <w:right w:val="none" w:sz="0" w:space="0" w:color="auto"/>
      </w:divBdr>
    </w:div>
    <w:div w:id="1664240342">
      <w:marLeft w:val="480"/>
      <w:marRight w:val="0"/>
      <w:marTop w:val="0"/>
      <w:marBottom w:val="0"/>
      <w:divBdr>
        <w:top w:val="none" w:sz="0" w:space="0" w:color="auto"/>
        <w:left w:val="none" w:sz="0" w:space="0" w:color="auto"/>
        <w:bottom w:val="none" w:sz="0" w:space="0" w:color="auto"/>
        <w:right w:val="none" w:sz="0" w:space="0" w:color="auto"/>
      </w:divBdr>
    </w:div>
    <w:div w:id="1664317201">
      <w:marLeft w:val="0"/>
      <w:marRight w:val="0"/>
      <w:marTop w:val="0"/>
      <w:marBottom w:val="0"/>
      <w:divBdr>
        <w:top w:val="none" w:sz="0" w:space="0" w:color="auto"/>
        <w:left w:val="none" w:sz="0" w:space="0" w:color="auto"/>
        <w:bottom w:val="none" w:sz="0" w:space="0" w:color="auto"/>
        <w:right w:val="none" w:sz="0" w:space="0" w:color="auto"/>
      </w:divBdr>
    </w:div>
    <w:div w:id="1664577898">
      <w:marLeft w:val="0"/>
      <w:marRight w:val="0"/>
      <w:marTop w:val="0"/>
      <w:marBottom w:val="0"/>
      <w:divBdr>
        <w:top w:val="none" w:sz="0" w:space="0" w:color="auto"/>
        <w:left w:val="none" w:sz="0" w:space="0" w:color="auto"/>
        <w:bottom w:val="none" w:sz="0" w:space="0" w:color="auto"/>
        <w:right w:val="none" w:sz="0" w:space="0" w:color="auto"/>
      </w:divBdr>
    </w:div>
    <w:div w:id="1664625394">
      <w:marLeft w:val="0"/>
      <w:marRight w:val="0"/>
      <w:marTop w:val="0"/>
      <w:marBottom w:val="0"/>
      <w:divBdr>
        <w:top w:val="none" w:sz="0" w:space="0" w:color="auto"/>
        <w:left w:val="none" w:sz="0" w:space="0" w:color="auto"/>
        <w:bottom w:val="none" w:sz="0" w:space="0" w:color="auto"/>
        <w:right w:val="none" w:sz="0" w:space="0" w:color="auto"/>
      </w:divBdr>
    </w:div>
    <w:div w:id="1664626148">
      <w:marLeft w:val="0"/>
      <w:marRight w:val="0"/>
      <w:marTop w:val="0"/>
      <w:marBottom w:val="0"/>
      <w:divBdr>
        <w:top w:val="none" w:sz="0" w:space="0" w:color="auto"/>
        <w:left w:val="none" w:sz="0" w:space="0" w:color="auto"/>
        <w:bottom w:val="none" w:sz="0" w:space="0" w:color="auto"/>
        <w:right w:val="none" w:sz="0" w:space="0" w:color="auto"/>
      </w:divBdr>
    </w:div>
    <w:div w:id="1664626624">
      <w:marLeft w:val="0"/>
      <w:marRight w:val="0"/>
      <w:marTop w:val="0"/>
      <w:marBottom w:val="0"/>
      <w:divBdr>
        <w:top w:val="none" w:sz="0" w:space="0" w:color="auto"/>
        <w:left w:val="none" w:sz="0" w:space="0" w:color="auto"/>
        <w:bottom w:val="none" w:sz="0" w:space="0" w:color="auto"/>
        <w:right w:val="none" w:sz="0" w:space="0" w:color="auto"/>
      </w:divBdr>
    </w:div>
    <w:div w:id="1664628616">
      <w:marLeft w:val="0"/>
      <w:marRight w:val="0"/>
      <w:marTop w:val="0"/>
      <w:marBottom w:val="0"/>
      <w:divBdr>
        <w:top w:val="none" w:sz="0" w:space="0" w:color="auto"/>
        <w:left w:val="none" w:sz="0" w:space="0" w:color="auto"/>
        <w:bottom w:val="none" w:sz="0" w:space="0" w:color="auto"/>
        <w:right w:val="none" w:sz="0" w:space="0" w:color="auto"/>
      </w:divBdr>
    </w:div>
    <w:div w:id="1664697291">
      <w:marLeft w:val="0"/>
      <w:marRight w:val="0"/>
      <w:marTop w:val="0"/>
      <w:marBottom w:val="0"/>
      <w:divBdr>
        <w:top w:val="none" w:sz="0" w:space="0" w:color="auto"/>
        <w:left w:val="none" w:sz="0" w:space="0" w:color="auto"/>
        <w:bottom w:val="none" w:sz="0" w:space="0" w:color="auto"/>
        <w:right w:val="none" w:sz="0" w:space="0" w:color="auto"/>
      </w:divBdr>
    </w:div>
    <w:div w:id="1664700201">
      <w:marLeft w:val="0"/>
      <w:marRight w:val="0"/>
      <w:marTop w:val="0"/>
      <w:marBottom w:val="0"/>
      <w:divBdr>
        <w:top w:val="none" w:sz="0" w:space="0" w:color="auto"/>
        <w:left w:val="none" w:sz="0" w:space="0" w:color="auto"/>
        <w:bottom w:val="none" w:sz="0" w:space="0" w:color="auto"/>
        <w:right w:val="none" w:sz="0" w:space="0" w:color="auto"/>
      </w:divBdr>
    </w:div>
    <w:div w:id="1664700406">
      <w:marLeft w:val="0"/>
      <w:marRight w:val="0"/>
      <w:marTop w:val="0"/>
      <w:marBottom w:val="0"/>
      <w:divBdr>
        <w:top w:val="none" w:sz="0" w:space="0" w:color="auto"/>
        <w:left w:val="none" w:sz="0" w:space="0" w:color="auto"/>
        <w:bottom w:val="none" w:sz="0" w:space="0" w:color="auto"/>
        <w:right w:val="none" w:sz="0" w:space="0" w:color="auto"/>
      </w:divBdr>
    </w:div>
    <w:div w:id="1664820782">
      <w:marLeft w:val="0"/>
      <w:marRight w:val="0"/>
      <w:marTop w:val="0"/>
      <w:marBottom w:val="0"/>
      <w:divBdr>
        <w:top w:val="none" w:sz="0" w:space="0" w:color="auto"/>
        <w:left w:val="none" w:sz="0" w:space="0" w:color="auto"/>
        <w:bottom w:val="none" w:sz="0" w:space="0" w:color="auto"/>
        <w:right w:val="none" w:sz="0" w:space="0" w:color="auto"/>
      </w:divBdr>
    </w:div>
    <w:div w:id="1664822516">
      <w:marLeft w:val="0"/>
      <w:marRight w:val="0"/>
      <w:marTop w:val="0"/>
      <w:marBottom w:val="0"/>
      <w:divBdr>
        <w:top w:val="none" w:sz="0" w:space="0" w:color="auto"/>
        <w:left w:val="none" w:sz="0" w:space="0" w:color="auto"/>
        <w:bottom w:val="none" w:sz="0" w:space="0" w:color="auto"/>
        <w:right w:val="none" w:sz="0" w:space="0" w:color="auto"/>
      </w:divBdr>
    </w:div>
    <w:div w:id="1664889021">
      <w:marLeft w:val="0"/>
      <w:marRight w:val="0"/>
      <w:marTop w:val="0"/>
      <w:marBottom w:val="0"/>
      <w:divBdr>
        <w:top w:val="none" w:sz="0" w:space="0" w:color="auto"/>
        <w:left w:val="none" w:sz="0" w:space="0" w:color="auto"/>
        <w:bottom w:val="none" w:sz="0" w:space="0" w:color="auto"/>
        <w:right w:val="none" w:sz="0" w:space="0" w:color="auto"/>
      </w:divBdr>
    </w:div>
    <w:div w:id="1664964007">
      <w:marLeft w:val="0"/>
      <w:marRight w:val="0"/>
      <w:marTop w:val="0"/>
      <w:marBottom w:val="0"/>
      <w:divBdr>
        <w:top w:val="none" w:sz="0" w:space="0" w:color="auto"/>
        <w:left w:val="none" w:sz="0" w:space="0" w:color="auto"/>
        <w:bottom w:val="none" w:sz="0" w:space="0" w:color="auto"/>
        <w:right w:val="none" w:sz="0" w:space="0" w:color="auto"/>
      </w:divBdr>
    </w:div>
    <w:div w:id="1665162981">
      <w:marLeft w:val="0"/>
      <w:marRight w:val="0"/>
      <w:marTop w:val="0"/>
      <w:marBottom w:val="0"/>
      <w:divBdr>
        <w:top w:val="none" w:sz="0" w:space="0" w:color="auto"/>
        <w:left w:val="none" w:sz="0" w:space="0" w:color="auto"/>
        <w:bottom w:val="none" w:sz="0" w:space="0" w:color="auto"/>
        <w:right w:val="none" w:sz="0" w:space="0" w:color="auto"/>
      </w:divBdr>
    </w:div>
    <w:div w:id="1665206549">
      <w:marLeft w:val="0"/>
      <w:marRight w:val="0"/>
      <w:marTop w:val="0"/>
      <w:marBottom w:val="0"/>
      <w:divBdr>
        <w:top w:val="none" w:sz="0" w:space="0" w:color="auto"/>
        <w:left w:val="none" w:sz="0" w:space="0" w:color="auto"/>
        <w:bottom w:val="none" w:sz="0" w:space="0" w:color="auto"/>
        <w:right w:val="none" w:sz="0" w:space="0" w:color="auto"/>
      </w:divBdr>
    </w:div>
    <w:div w:id="1665354726">
      <w:marLeft w:val="0"/>
      <w:marRight w:val="0"/>
      <w:marTop w:val="0"/>
      <w:marBottom w:val="0"/>
      <w:divBdr>
        <w:top w:val="none" w:sz="0" w:space="0" w:color="auto"/>
        <w:left w:val="none" w:sz="0" w:space="0" w:color="auto"/>
        <w:bottom w:val="none" w:sz="0" w:space="0" w:color="auto"/>
        <w:right w:val="none" w:sz="0" w:space="0" w:color="auto"/>
      </w:divBdr>
    </w:div>
    <w:div w:id="1665359270">
      <w:marLeft w:val="0"/>
      <w:marRight w:val="0"/>
      <w:marTop w:val="0"/>
      <w:marBottom w:val="0"/>
      <w:divBdr>
        <w:top w:val="none" w:sz="0" w:space="0" w:color="auto"/>
        <w:left w:val="none" w:sz="0" w:space="0" w:color="auto"/>
        <w:bottom w:val="none" w:sz="0" w:space="0" w:color="auto"/>
        <w:right w:val="none" w:sz="0" w:space="0" w:color="auto"/>
      </w:divBdr>
    </w:div>
    <w:div w:id="1665469111">
      <w:marLeft w:val="0"/>
      <w:marRight w:val="0"/>
      <w:marTop w:val="0"/>
      <w:marBottom w:val="0"/>
      <w:divBdr>
        <w:top w:val="none" w:sz="0" w:space="0" w:color="auto"/>
        <w:left w:val="none" w:sz="0" w:space="0" w:color="auto"/>
        <w:bottom w:val="none" w:sz="0" w:space="0" w:color="auto"/>
        <w:right w:val="none" w:sz="0" w:space="0" w:color="auto"/>
      </w:divBdr>
    </w:div>
    <w:div w:id="1665622941">
      <w:marLeft w:val="0"/>
      <w:marRight w:val="0"/>
      <w:marTop w:val="0"/>
      <w:marBottom w:val="0"/>
      <w:divBdr>
        <w:top w:val="none" w:sz="0" w:space="0" w:color="auto"/>
        <w:left w:val="none" w:sz="0" w:space="0" w:color="auto"/>
        <w:bottom w:val="none" w:sz="0" w:space="0" w:color="auto"/>
        <w:right w:val="none" w:sz="0" w:space="0" w:color="auto"/>
      </w:divBdr>
    </w:div>
    <w:div w:id="1665669529">
      <w:bodyDiv w:val="1"/>
      <w:marLeft w:val="0"/>
      <w:marRight w:val="0"/>
      <w:marTop w:val="0"/>
      <w:marBottom w:val="0"/>
      <w:divBdr>
        <w:top w:val="none" w:sz="0" w:space="0" w:color="auto"/>
        <w:left w:val="none" w:sz="0" w:space="0" w:color="auto"/>
        <w:bottom w:val="none" w:sz="0" w:space="0" w:color="auto"/>
        <w:right w:val="none" w:sz="0" w:space="0" w:color="auto"/>
      </w:divBdr>
    </w:div>
    <w:div w:id="1665815723">
      <w:bodyDiv w:val="1"/>
      <w:marLeft w:val="0"/>
      <w:marRight w:val="0"/>
      <w:marTop w:val="0"/>
      <w:marBottom w:val="0"/>
      <w:divBdr>
        <w:top w:val="none" w:sz="0" w:space="0" w:color="auto"/>
        <w:left w:val="none" w:sz="0" w:space="0" w:color="auto"/>
        <w:bottom w:val="none" w:sz="0" w:space="0" w:color="auto"/>
        <w:right w:val="none" w:sz="0" w:space="0" w:color="auto"/>
      </w:divBdr>
    </w:div>
    <w:div w:id="1665891852">
      <w:marLeft w:val="0"/>
      <w:marRight w:val="0"/>
      <w:marTop w:val="0"/>
      <w:marBottom w:val="0"/>
      <w:divBdr>
        <w:top w:val="none" w:sz="0" w:space="0" w:color="auto"/>
        <w:left w:val="none" w:sz="0" w:space="0" w:color="auto"/>
        <w:bottom w:val="none" w:sz="0" w:space="0" w:color="auto"/>
        <w:right w:val="none" w:sz="0" w:space="0" w:color="auto"/>
      </w:divBdr>
    </w:div>
    <w:div w:id="1665937156">
      <w:marLeft w:val="0"/>
      <w:marRight w:val="0"/>
      <w:marTop w:val="0"/>
      <w:marBottom w:val="0"/>
      <w:divBdr>
        <w:top w:val="none" w:sz="0" w:space="0" w:color="auto"/>
        <w:left w:val="none" w:sz="0" w:space="0" w:color="auto"/>
        <w:bottom w:val="none" w:sz="0" w:space="0" w:color="auto"/>
        <w:right w:val="none" w:sz="0" w:space="0" w:color="auto"/>
      </w:divBdr>
    </w:div>
    <w:div w:id="1666082522">
      <w:marLeft w:val="0"/>
      <w:marRight w:val="0"/>
      <w:marTop w:val="0"/>
      <w:marBottom w:val="0"/>
      <w:divBdr>
        <w:top w:val="none" w:sz="0" w:space="0" w:color="auto"/>
        <w:left w:val="none" w:sz="0" w:space="0" w:color="auto"/>
        <w:bottom w:val="none" w:sz="0" w:space="0" w:color="auto"/>
        <w:right w:val="none" w:sz="0" w:space="0" w:color="auto"/>
      </w:divBdr>
    </w:div>
    <w:div w:id="1666129682">
      <w:marLeft w:val="0"/>
      <w:marRight w:val="0"/>
      <w:marTop w:val="0"/>
      <w:marBottom w:val="0"/>
      <w:divBdr>
        <w:top w:val="none" w:sz="0" w:space="0" w:color="auto"/>
        <w:left w:val="none" w:sz="0" w:space="0" w:color="auto"/>
        <w:bottom w:val="none" w:sz="0" w:space="0" w:color="auto"/>
        <w:right w:val="none" w:sz="0" w:space="0" w:color="auto"/>
      </w:divBdr>
    </w:div>
    <w:div w:id="1666203131">
      <w:marLeft w:val="0"/>
      <w:marRight w:val="0"/>
      <w:marTop w:val="0"/>
      <w:marBottom w:val="0"/>
      <w:divBdr>
        <w:top w:val="none" w:sz="0" w:space="0" w:color="auto"/>
        <w:left w:val="none" w:sz="0" w:space="0" w:color="auto"/>
        <w:bottom w:val="none" w:sz="0" w:space="0" w:color="auto"/>
        <w:right w:val="none" w:sz="0" w:space="0" w:color="auto"/>
      </w:divBdr>
    </w:div>
    <w:div w:id="1666280116">
      <w:marLeft w:val="0"/>
      <w:marRight w:val="0"/>
      <w:marTop w:val="0"/>
      <w:marBottom w:val="0"/>
      <w:divBdr>
        <w:top w:val="none" w:sz="0" w:space="0" w:color="auto"/>
        <w:left w:val="none" w:sz="0" w:space="0" w:color="auto"/>
        <w:bottom w:val="none" w:sz="0" w:space="0" w:color="auto"/>
        <w:right w:val="none" w:sz="0" w:space="0" w:color="auto"/>
      </w:divBdr>
    </w:div>
    <w:div w:id="1666396129">
      <w:marLeft w:val="0"/>
      <w:marRight w:val="0"/>
      <w:marTop w:val="0"/>
      <w:marBottom w:val="0"/>
      <w:divBdr>
        <w:top w:val="none" w:sz="0" w:space="0" w:color="auto"/>
        <w:left w:val="none" w:sz="0" w:space="0" w:color="auto"/>
        <w:bottom w:val="none" w:sz="0" w:space="0" w:color="auto"/>
        <w:right w:val="none" w:sz="0" w:space="0" w:color="auto"/>
      </w:divBdr>
    </w:div>
    <w:div w:id="1666585920">
      <w:bodyDiv w:val="1"/>
      <w:marLeft w:val="0"/>
      <w:marRight w:val="0"/>
      <w:marTop w:val="0"/>
      <w:marBottom w:val="0"/>
      <w:divBdr>
        <w:top w:val="none" w:sz="0" w:space="0" w:color="auto"/>
        <w:left w:val="none" w:sz="0" w:space="0" w:color="auto"/>
        <w:bottom w:val="none" w:sz="0" w:space="0" w:color="auto"/>
        <w:right w:val="none" w:sz="0" w:space="0" w:color="auto"/>
      </w:divBdr>
    </w:div>
    <w:div w:id="1666594682">
      <w:marLeft w:val="0"/>
      <w:marRight w:val="0"/>
      <w:marTop w:val="0"/>
      <w:marBottom w:val="0"/>
      <w:divBdr>
        <w:top w:val="none" w:sz="0" w:space="0" w:color="auto"/>
        <w:left w:val="none" w:sz="0" w:space="0" w:color="auto"/>
        <w:bottom w:val="none" w:sz="0" w:space="0" w:color="auto"/>
        <w:right w:val="none" w:sz="0" w:space="0" w:color="auto"/>
      </w:divBdr>
    </w:div>
    <w:div w:id="1666669355">
      <w:marLeft w:val="0"/>
      <w:marRight w:val="0"/>
      <w:marTop w:val="0"/>
      <w:marBottom w:val="0"/>
      <w:divBdr>
        <w:top w:val="none" w:sz="0" w:space="0" w:color="auto"/>
        <w:left w:val="none" w:sz="0" w:space="0" w:color="auto"/>
        <w:bottom w:val="none" w:sz="0" w:space="0" w:color="auto"/>
        <w:right w:val="none" w:sz="0" w:space="0" w:color="auto"/>
      </w:divBdr>
    </w:div>
    <w:div w:id="1666739815">
      <w:bodyDiv w:val="1"/>
      <w:marLeft w:val="0"/>
      <w:marRight w:val="0"/>
      <w:marTop w:val="0"/>
      <w:marBottom w:val="0"/>
      <w:divBdr>
        <w:top w:val="none" w:sz="0" w:space="0" w:color="auto"/>
        <w:left w:val="none" w:sz="0" w:space="0" w:color="auto"/>
        <w:bottom w:val="none" w:sz="0" w:space="0" w:color="auto"/>
        <w:right w:val="none" w:sz="0" w:space="0" w:color="auto"/>
      </w:divBdr>
    </w:div>
    <w:div w:id="1666782121">
      <w:marLeft w:val="0"/>
      <w:marRight w:val="0"/>
      <w:marTop w:val="0"/>
      <w:marBottom w:val="0"/>
      <w:divBdr>
        <w:top w:val="none" w:sz="0" w:space="0" w:color="auto"/>
        <w:left w:val="none" w:sz="0" w:space="0" w:color="auto"/>
        <w:bottom w:val="none" w:sz="0" w:space="0" w:color="auto"/>
        <w:right w:val="none" w:sz="0" w:space="0" w:color="auto"/>
      </w:divBdr>
    </w:div>
    <w:div w:id="1666786884">
      <w:marLeft w:val="0"/>
      <w:marRight w:val="0"/>
      <w:marTop w:val="0"/>
      <w:marBottom w:val="0"/>
      <w:divBdr>
        <w:top w:val="none" w:sz="0" w:space="0" w:color="auto"/>
        <w:left w:val="none" w:sz="0" w:space="0" w:color="auto"/>
        <w:bottom w:val="none" w:sz="0" w:space="0" w:color="auto"/>
        <w:right w:val="none" w:sz="0" w:space="0" w:color="auto"/>
      </w:divBdr>
    </w:div>
    <w:div w:id="1666854164">
      <w:marLeft w:val="0"/>
      <w:marRight w:val="0"/>
      <w:marTop w:val="0"/>
      <w:marBottom w:val="0"/>
      <w:divBdr>
        <w:top w:val="none" w:sz="0" w:space="0" w:color="auto"/>
        <w:left w:val="none" w:sz="0" w:space="0" w:color="auto"/>
        <w:bottom w:val="none" w:sz="0" w:space="0" w:color="auto"/>
        <w:right w:val="none" w:sz="0" w:space="0" w:color="auto"/>
      </w:divBdr>
    </w:div>
    <w:div w:id="1666860360">
      <w:marLeft w:val="0"/>
      <w:marRight w:val="0"/>
      <w:marTop w:val="0"/>
      <w:marBottom w:val="0"/>
      <w:divBdr>
        <w:top w:val="none" w:sz="0" w:space="0" w:color="auto"/>
        <w:left w:val="none" w:sz="0" w:space="0" w:color="auto"/>
        <w:bottom w:val="none" w:sz="0" w:space="0" w:color="auto"/>
        <w:right w:val="none" w:sz="0" w:space="0" w:color="auto"/>
      </w:divBdr>
    </w:div>
    <w:div w:id="1666863327">
      <w:marLeft w:val="0"/>
      <w:marRight w:val="0"/>
      <w:marTop w:val="0"/>
      <w:marBottom w:val="0"/>
      <w:divBdr>
        <w:top w:val="none" w:sz="0" w:space="0" w:color="auto"/>
        <w:left w:val="none" w:sz="0" w:space="0" w:color="auto"/>
        <w:bottom w:val="none" w:sz="0" w:space="0" w:color="auto"/>
        <w:right w:val="none" w:sz="0" w:space="0" w:color="auto"/>
      </w:divBdr>
    </w:div>
    <w:div w:id="1666931833">
      <w:marLeft w:val="0"/>
      <w:marRight w:val="0"/>
      <w:marTop w:val="0"/>
      <w:marBottom w:val="0"/>
      <w:divBdr>
        <w:top w:val="none" w:sz="0" w:space="0" w:color="auto"/>
        <w:left w:val="none" w:sz="0" w:space="0" w:color="auto"/>
        <w:bottom w:val="none" w:sz="0" w:space="0" w:color="auto"/>
        <w:right w:val="none" w:sz="0" w:space="0" w:color="auto"/>
      </w:divBdr>
    </w:div>
    <w:div w:id="1666977828">
      <w:marLeft w:val="0"/>
      <w:marRight w:val="0"/>
      <w:marTop w:val="0"/>
      <w:marBottom w:val="0"/>
      <w:divBdr>
        <w:top w:val="none" w:sz="0" w:space="0" w:color="auto"/>
        <w:left w:val="none" w:sz="0" w:space="0" w:color="auto"/>
        <w:bottom w:val="none" w:sz="0" w:space="0" w:color="auto"/>
        <w:right w:val="none" w:sz="0" w:space="0" w:color="auto"/>
      </w:divBdr>
    </w:div>
    <w:div w:id="1666980300">
      <w:marLeft w:val="0"/>
      <w:marRight w:val="0"/>
      <w:marTop w:val="0"/>
      <w:marBottom w:val="0"/>
      <w:divBdr>
        <w:top w:val="none" w:sz="0" w:space="0" w:color="auto"/>
        <w:left w:val="none" w:sz="0" w:space="0" w:color="auto"/>
        <w:bottom w:val="none" w:sz="0" w:space="0" w:color="auto"/>
        <w:right w:val="none" w:sz="0" w:space="0" w:color="auto"/>
      </w:divBdr>
    </w:div>
    <w:div w:id="1667056002">
      <w:marLeft w:val="0"/>
      <w:marRight w:val="0"/>
      <w:marTop w:val="0"/>
      <w:marBottom w:val="0"/>
      <w:divBdr>
        <w:top w:val="none" w:sz="0" w:space="0" w:color="auto"/>
        <w:left w:val="none" w:sz="0" w:space="0" w:color="auto"/>
        <w:bottom w:val="none" w:sz="0" w:space="0" w:color="auto"/>
        <w:right w:val="none" w:sz="0" w:space="0" w:color="auto"/>
      </w:divBdr>
    </w:div>
    <w:div w:id="1667127006">
      <w:marLeft w:val="0"/>
      <w:marRight w:val="0"/>
      <w:marTop w:val="0"/>
      <w:marBottom w:val="0"/>
      <w:divBdr>
        <w:top w:val="none" w:sz="0" w:space="0" w:color="auto"/>
        <w:left w:val="none" w:sz="0" w:space="0" w:color="auto"/>
        <w:bottom w:val="none" w:sz="0" w:space="0" w:color="auto"/>
        <w:right w:val="none" w:sz="0" w:space="0" w:color="auto"/>
      </w:divBdr>
    </w:div>
    <w:div w:id="1667247172">
      <w:marLeft w:val="0"/>
      <w:marRight w:val="0"/>
      <w:marTop w:val="0"/>
      <w:marBottom w:val="0"/>
      <w:divBdr>
        <w:top w:val="none" w:sz="0" w:space="0" w:color="auto"/>
        <w:left w:val="none" w:sz="0" w:space="0" w:color="auto"/>
        <w:bottom w:val="none" w:sz="0" w:space="0" w:color="auto"/>
        <w:right w:val="none" w:sz="0" w:space="0" w:color="auto"/>
      </w:divBdr>
    </w:div>
    <w:div w:id="1667248064">
      <w:marLeft w:val="0"/>
      <w:marRight w:val="0"/>
      <w:marTop w:val="0"/>
      <w:marBottom w:val="0"/>
      <w:divBdr>
        <w:top w:val="none" w:sz="0" w:space="0" w:color="auto"/>
        <w:left w:val="none" w:sz="0" w:space="0" w:color="auto"/>
        <w:bottom w:val="none" w:sz="0" w:space="0" w:color="auto"/>
        <w:right w:val="none" w:sz="0" w:space="0" w:color="auto"/>
      </w:divBdr>
    </w:div>
    <w:div w:id="1667318278">
      <w:marLeft w:val="0"/>
      <w:marRight w:val="0"/>
      <w:marTop w:val="0"/>
      <w:marBottom w:val="0"/>
      <w:divBdr>
        <w:top w:val="none" w:sz="0" w:space="0" w:color="auto"/>
        <w:left w:val="none" w:sz="0" w:space="0" w:color="auto"/>
        <w:bottom w:val="none" w:sz="0" w:space="0" w:color="auto"/>
        <w:right w:val="none" w:sz="0" w:space="0" w:color="auto"/>
      </w:divBdr>
    </w:div>
    <w:div w:id="1667438609">
      <w:marLeft w:val="0"/>
      <w:marRight w:val="0"/>
      <w:marTop w:val="0"/>
      <w:marBottom w:val="0"/>
      <w:divBdr>
        <w:top w:val="none" w:sz="0" w:space="0" w:color="auto"/>
        <w:left w:val="none" w:sz="0" w:space="0" w:color="auto"/>
        <w:bottom w:val="none" w:sz="0" w:space="0" w:color="auto"/>
        <w:right w:val="none" w:sz="0" w:space="0" w:color="auto"/>
      </w:divBdr>
    </w:div>
    <w:div w:id="1667513060">
      <w:marLeft w:val="0"/>
      <w:marRight w:val="0"/>
      <w:marTop w:val="0"/>
      <w:marBottom w:val="0"/>
      <w:divBdr>
        <w:top w:val="none" w:sz="0" w:space="0" w:color="auto"/>
        <w:left w:val="none" w:sz="0" w:space="0" w:color="auto"/>
        <w:bottom w:val="none" w:sz="0" w:space="0" w:color="auto"/>
        <w:right w:val="none" w:sz="0" w:space="0" w:color="auto"/>
      </w:divBdr>
    </w:div>
    <w:div w:id="1667513521">
      <w:marLeft w:val="0"/>
      <w:marRight w:val="0"/>
      <w:marTop w:val="0"/>
      <w:marBottom w:val="0"/>
      <w:divBdr>
        <w:top w:val="none" w:sz="0" w:space="0" w:color="auto"/>
        <w:left w:val="none" w:sz="0" w:space="0" w:color="auto"/>
        <w:bottom w:val="none" w:sz="0" w:space="0" w:color="auto"/>
        <w:right w:val="none" w:sz="0" w:space="0" w:color="auto"/>
      </w:divBdr>
    </w:div>
    <w:div w:id="1667515263">
      <w:marLeft w:val="0"/>
      <w:marRight w:val="0"/>
      <w:marTop w:val="0"/>
      <w:marBottom w:val="0"/>
      <w:divBdr>
        <w:top w:val="none" w:sz="0" w:space="0" w:color="auto"/>
        <w:left w:val="none" w:sz="0" w:space="0" w:color="auto"/>
        <w:bottom w:val="none" w:sz="0" w:space="0" w:color="auto"/>
        <w:right w:val="none" w:sz="0" w:space="0" w:color="auto"/>
      </w:divBdr>
    </w:div>
    <w:div w:id="1667592250">
      <w:marLeft w:val="0"/>
      <w:marRight w:val="0"/>
      <w:marTop w:val="0"/>
      <w:marBottom w:val="0"/>
      <w:divBdr>
        <w:top w:val="none" w:sz="0" w:space="0" w:color="auto"/>
        <w:left w:val="none" w:sz="0" w:space="0" w:color="auto"/>
        <w:bottom w:val="none" w:sz="0" w:space="0" w:color="auto"/>
        <w:right w:val="none" w:sz="0" w:space="0" w:color="auto"/>
      </w:divBdr>
    </w:div>
    <w:div w:id="1667827286">
      <w:marLeft w:val="0"/>
      <w:marRight w:val="0"/>
      <w:marTop w:val="0"/>
      <w:marBottom w:val="0"/>
      <w:divBdr>
        <w:top w:val="none" w:sz="0" w:space="0" w:color="auto"/>
        <w:left w:val="none" w:sz="0" w:space="0" w:color="auto"/>
        <w:bottom w:val="none" w:sz="0" w:space="0" w:color="auto"/>
        <w:right w:val="none" w:sz="0" w:space="0" w:color="auto"/>
      </w:divBdr>
    </w:div>
    <w:div w:id="1667828498">
      <w:marLeft w:val="0"/>
      <w:marRight w:val="0"/>
      <w:marTop w:val="0"/>
      <w:marBottom w:val="0"/>
      <w:divBdr>
        <w:top w:val="none" w:sz="0" w:space="0" w:color="auto"/>
        <w:left w:val="none" w:sz="0" w:space="0" w:color="auto"/>
        <w:bottom w:val="none" w:sz="0" w:space="0" w:color="auto"/>
        <w:right w:val="none" w:sz="0" w:space="0" w:color="auto"/>
      </w:divBdr>
    </w:div>
    <w:div w:id="1667897464">
      <w:marLeft w:val="0"/>
      <w:marRight w:val="0"/>
      <w:marTop w:val="0"/>
      <w:marBottom w:val="0"/>
      <w:divBdr>
        <w:top w:val="none" w:sz="0" w:space="0" w:color="auto"/>
        <w:left w:val="none" w:sz="0" w:space="0" w:color="auto"/>
        <w:bottom w:val="none" w:sz="0" w:space="0" w:color="auto"/>
        <w:right w:val="none" w:sz="0" w:space="0" w:color="auto"/>
      </w:divBdr>
    </w:div>
    <w:div w:id="1667972130">
      <w:marLeft w:val="0"/>
      <w:marRight w:val="0"/>
      <w:marTop w:val="0"/>
      <w:marBottom w:val="0"/>
      <w:divBdr>
        <w:top w:val="none" w:sz="0" w:space="0" w:color="auto"/>
        <w:left w:val="none" w:sz="0" w:space="0" w:color="auto"/>
        <w:bottom w:val="none" w:sz="0" w:space="0" w:color="auto"/>
        <w:right w:val="none" w:sz="0" w:space="0" w:color="auto"/>
      </w:divBdr>
    </w:div>
    <w:div w:id="1668050725">
      <w:marLeft w:val="0"/>
      <w:marRight w:val="0"/>
      <w:marTop w:val="0"/>
      <w:marBottom w:val="0"/>
      <w:divBdr>
        <w:top w:val="none" w:sz="0" w:space="0" w:color="auto"/>
        <w:left w:val="none" w:sz="0" w:space="0" w:color="auto"/>
        <w:bottom w:val="none" w:sz="0" w:space="0" w:color="auto"/>
        <w:right w:val="none" w:sz="0" w:space="0" w:color="auto"/>
      </w:divBdr>
    </w:div>
    <w:div w:id="1668092444">
      <w:marLeft w:val="0"/>
      <w:marRight w:val="0"/>
      <w:marTop w:val="0"/>
      <w:marBottom w:val="0"/>
      <w:divBdr>
        <w:top w:val="none" w:sz="0" w:space="0" w:color="auto"/>
        <w:left w:val="none" w:sz="0" w:space="0" w:color="auto"/>
        <w:bottom w:val="none" w:sz="0" w:space="0" w:color="auto"/>
        <w:right w:val="none" w:sz="0" w:space="0" w:color="auto"/>
      </w:divBdr>
    </w:div>
    <w:div w:id="1668093229">
      <w:marLeft w:val="0"/>
      <w:marRight w:val="0"/>
      <w:marTop w:val="0"/>
      <w:marBottom w:val="0"/>
      <w:divBdr>
        <w:top w:val="none" w:sz="0" w:space="0" w:color="auto"/>
        <w:left w:val="none" w:sz="0" w:space="0" w:color="auto"/>
        <w:bottom w:val="none" w:sz="0" w:space="0" w:color="auto"/>
        <w:right w:val="none" w:sz="0" w:space="0" w:color="auto"/>
      </w:divBdr>
    </w:div>
    <w:div w:id="1668098987">
      <w:marLeft w:val="0"/>
      <w:marRight w:val="0"/>
      <w:marTop w:val="0"/>
      <w:marBottom w:val="0"/>
      <w:divBdr>
        <w:top w:val="none" w:sz="0" w:space="0" w:color="auto"/>
        <w:left w:val="none" w:sz="0" w:space="0" w:color="auto"/>
        <w:bottom w:val="none" w:sz="0" w:space="0" w:color="auto"/>
        <w:right w:val="none" w:sz="0" w:space="0" w:color="auto"/>
      </w:divBdr>
    </w:div>
    <w:div w:id="1668165841">
      <w:marLeft w:val="0"/>
      <w:marRight w:val="0"/>
      <w:marTop w:val="0"/>
      <w:marBottom w:val="0"/>
      <w:divBdr>
        <w:top w:val="none" w:sz="0" w:space="0" w:color="auto"/>
        <w:left w:val="none" w:sz="0" w:space="0" w:color="auto"/>
        <w:bottom w:val="none" w:sz="0" w:space="0" w:color="auto"/>
        <w:right w:val="none" w:sz="0" w:space="0" w:color="auto"/>
      </w:divBdr>
    </w:div>
    <w:div w:id="1668167143">
      <w:marLeft w:val="0"/>
      <w:marRight w:val="0"/>
      <w:marTop w:val="0"/>
      <w:marBottom w:val="0"/>
      <w:divBdr>
        <w:top w:val="none" w:sz="0" w:space="0" w:color="auto"/>
        <w:left w:val="none" w:sz="0" w:space="0" w:color="auto"/>
        <w:bottom w:val="none" w:sz="0" w:space="0" w:color="auto"/>
        <w:right w:val="none" w:sz="0" w:space="0" w:color="auto"/>
      </w:divBdr>
    </w:div>
    <w:div w:id="1668169871">
      <w:bodyDiv w:val="1"/>
      <w:marLeft w:val="0"/>
      <w:marRight w:val="0"/>
      <w:marTop w:val="0"/>
      <w:marBottom w:val="0"/>
      <w:divBdr>
        <w:top w:val="none" w:sz="0" w:space="0" w:color="auto"/>
        <w:left w:val="none" w:sz="0" w:space="0" w:color="auto"/>
        <w:bottom w:val="none" w:sz="0" w:space="0" w:color="auto"/>
        <w:right w:val="none" w:sz="0" w:space="0" w:color="auto"/>
      </w:divBdr>
    </w:div>
    <w:div w:id="1668247061">
      <w:marLeft w:val="0"/>
      <w:marRight w:val="0"/>
      <w:marTop w:val="0"/>
      <w:marBottom w:val="0"/>
      <w:divBdr>
        <w:top w:val="none" w:sz="0" w:space="0" w:color="auto"/>
        <w:left w:val="none" w:sz="0" w:space="0" w:color="auto"/>
        <w:bottom w:val="none" w:sz="0" w:space="0" w:color="auto"/>
        <w:right w:val="none" w:sz="0" w:space="0" w:color="auto"/>
      </w:divBdr>
    </w:div>
    <w:div w:id="1668366607">
      <w:marLeft w:val="0"/>
      <w:marRight w:val="0"/>
      <w:marTop w:val="0"/>
      <w:marBottom w:val="0"/>
      <w:divBdr>
        <w:top w:val="none" w:sz="0" w:space="0" w:color="auto"/>
        <w:left w:val="none" w:sz="0" w:space="0" w:color="auto"/>
        <w:bottom w:val="none" w:sz="0" w:space="0" w:color="auto"/>
        <w:right w:val="none" w:sz="0" w:space="0" w:color="auto"/>
      </w:divBdr>
    </w:div>
    <w:div w:id="1668433633">
      <w:marLeft w:val="0"/>
      <w:marRight w:val="0"/>
      <w:marTop w:val="0"/>
      <w:marBottom w:val="0"/>
      <w:divBdr>
        <w:top w:val="none" w:sz="0" w:space="0" w:color="auto"/>
        <w:left w:val="none" w:sz="0" w:space="0" w:color="auto"/>
        <w:bottom w:val="none" w:sz="0" w:space="0" w:color="auto"/>
        <w:right w:val="none" w:sz="0" w:space="0" w:color="auto"/>
      </w:divBdr>
    </w:div>
    <w:div w:id="1668437094">
      <w:marLeft w:val="0"/>
      <w:marRight w:val="0"/>
      <w:marTop w:val="0"/>
      <w:marBottom w:val="0"/>
      <w:divBdr>
        <w:top w:val="none" w:sz="0" w:space="0" w:color="auto"/>
        <w:left w:val="none" w:sz="0" w:space="0" w:color="auto"/>
        <w:bottom w:val="none" w:sz="0" w:space="0" w:color="auto"/>
        <w:right w:val="none" w:sz="0" w:space="0" w:color="auto"/>
      </w:divBdr>
    </w:div>
    <w:div w:id="1668511743">
      <w:marLeft w:val="0"/>
      <w:marRight w:val="0"/>
      <w:marTop w:val="0"/>
      <w:marBottom w:val="0"/>
      <w:divBdr>
        <w:top w:val="none" w:sz="0" w:space="0" w:color="auto"/>
        <w:left w:val="none" w:sz="0" w:space="0" w:color="auto"/>
        <w:bottom w:val="none" w:sz="0" w:space="0" w:color="auto"/>
        <w:right w:val="none" w:sz="0" w:space="0" w:color="auto"/>
      </w:divBdr>
    </w:div>
    <w:div w:id="1668557457">
      <w:marLeft w:val="0"/>
      <w:marRight w:val="0"/>
      <w:marTop w:val="0"/>
      <w:marBottom w:val="0"/>
      <w:divBdr>
        <w:top w:val="none" w:sz="0" w:space="0" w:color="auto"/>
        <w:left w:val="none" w:sz="0" w:space="0" w:color="auto"/>
        <w:bottom w:val="none" w:sz="0" w:space="0" w:color="auto"/>
        <w:right w:val="none" w:sz="0" w:space="0" w:color="auto"/>
      </w:divBdr>
    </w:div>
    <w:div w:id="1668627777">
      <w:marLeft w:val="0"/>
      <w:marRight w:val="0"/>
      <w:marTop w:val="0"/>
      <w:marBottom w:val="0"/>
      <w:divBdr>
        <w:top w:val="none" w:sz="0" w:space="0" w:color="auto"/>
        <w:left w:val="none" w:sz="0" w:space="0" w:color="auto"/>
        <w:bottom w:val="none" w:sz="0" w:space="0" w:color="auto"/>
        <w:right w:val="none" w:sz="0" w:space="0" w:color="auto"/>
      </w:divBdr>
    </w:div>
    <w:div w:id="1668747459">
      <w:marLeft w:val="0"/>
      <w:marRight w:val="0"/>
      <w:marTop w:val="0"/>
      <w:marBottom w:val="0"/>
      <w:divBdr>
        <w:top w:val="none" w:sz="0" w:space="0" w:color="auto"/>
        <w:left w:val="none" w:sz="0" w:space="0" w:color="auto"/>
        <w:bottom w:val="none" w:sz="0" w:space="0" w:color="auto"/>
        <w:right w:val="none" w:sz="0" w:space="0" w:color="auto"/>
      </w:divBdr>
    </w:div>
    <w:div w:id="1668753699">
      <w:marLeft w:val="0"/>
      <w:marRight w:val="0"/>
      <w:marTop w:val="0"/>
      <w:marBottom w:val="0"/>
      <w:divBdr>
        <w:top w:val="none" w:sz="0" w:space="0" w:color="auto"/>
        <w:left w:val="none" w:sz="0" w:space="0" w:color="auto"/>
        <w:bottom w:val="none" w:sz="0" w:space="0" w:color="auto"/>
        <w:right w:val="none" w:sz="0" w:space="0" w:color="auto"/>
      </w:divBdr>
    </w:div>
    <w:div w:id="1668896844">
      <w:marLeft w:val="0"/>
      <w:marRight w:val="0"/>
      <w:marTop w:val="0"/>
      <w:marBottom w:val="0"/>
      <w:divBdr>
        <w:top w:val="none" w:sz="0" w:space="0" w:color="auto"/>
        <w:left w:val="none" w:sz="0" w:space="0" w:color="auto"/>
        <w:bottom w:val="none" w:sz="0" w:space="0" w:color="auto"/>
        <w:right w:val="none" w:sz="0" w:space="0" w:color="auto"/>
      </w:divBdr>
    </w:div>
    <w:div w:id="1668897756">
      <w:marLeft w:val="0"/>
      <w:marRight w:val="0"/>
      <w:marTop w:val="0"/>
      <w:marBottom w:val="0"/>
      <w:divBdr>
        <w:top w:val="none" w:sz="0" w:space="0" w:color="auto"/>
        <w:left w:val="none" w:sz="0" w:space="0" w:color="auto"/>
        <w:bottom w:val="none" w:sz="0" w:space="0" w:color="auto"/>
        <w:right w:val="none" w:sz="0" w:space="0" w:color="auto"/>
      </w:divBdr>
    </w:div>
    <w:div w:id="1668901712">
      <w:marLeft w:val="0"/>
      <w:marRight w:val="0"/>
      <w:marTop w:val="0"/>
      <w:marBottom w:val="0"/>
      <w:divBdr>
        <w:top w:val="none" w:sz="0" w:space="0" w:color="auto"/>
        <w:left w:val="none" w:sz="0" w:space="0" w:color="auto"/>
        <w:bottom w:val="none" w:sz="0" w:space="0" w:color="auto"/>
        <w:right w:val="none" w:sz="0" w:space="0" w:color="auto"/>
      </w:divBdr>
    </w:div>
    <w:div w:id="1668946280">
      <w:marLeft w:val="0"/>
      <w:marRight w:val="0"/>
      <w:marTop w:val="0"/>
      <w:marBottom w:val="0"/>
      <w:divBdr>
        <w:top w:val="none" w:sz="0" w:space="0" w:color="auto"/>
        <w:left w:val="none" w:sz="0" w:space="0" w:color="auto"/>
        <w:bottom w:val="none" w:sz="0" w:space="0" w:color="auto"/>
        <w:right w:val="none" w:sz="0" w:space="0" w:color="auto"/>
      </w:divBdr>
    </w:div>
    <w:div w:id="1669088964">
      <w:marLeft w:val="0"/>
      <w:marRight w:val="0"/>
      <w:marTop w:val="0"/>
      <w:marBottom w:val="0"/>
      <w:divBdr>
        <w:top w:val="none" w:sz="0" w:space="0" w:color="auto"/>
        <w:left w:val="none" w:sz="0" w:space="0" w:color="auto"/>
        <w:bottom w:val="none" w:sz="0" w:space="0" w:color="auto"/>
        <w:right w:val="none" w:sz="0" w:space="0" w:color="auto"/>
      </w:divBdr>
    </w:div>
    <w:div w:id="1669164341">
      <w:marLeft w:val="0"/>
      <w:marRight w:val="0"/>
      <w:marTop w:val="0"/>
      <w:marBottom w:val="0"/>
      <w:divBdr>
        <w:top w:val="none" w:sz="0" w:space="0" w:color="auto"/>
        <w:left w:val="none" w:sz="0" w:space="0" w:color="auto"/>
        <w:bottom w:val="none" w:sz="0" w:space="0" w:color="auto"/>
        <w:right w:val="none" w:sz="0" w:space="0" w:color="auto"/>
      </w:divBdr>
    </w:div>
    <w:div w:id="1669164567">
      <w:marLeft w:val="0"/>
      <w:marRight w:val="0"/>
      <w:marTop w:val="0"/>
      <w:marBottom w:val="0"/>
      <w:divBdr>
        <w:top w:val="none" w:sz="0" w:space="0" w:color="auto"/>
        <w:left w:val="none" w:sz="0" w:space="0" w:color="auto"/>
        <w:bottom w:val="none" w:sz="0" w:space="0" w:color="auto"/>
        <w:right w:val="none" w:sz="0" w:space="0" w:color="auto"/>
      </w:divBdr>
    </w:div>
    <w:div w:id="1669289234">
      <w:marLeft w:val="0"/>
      <w:marRight w:val="0"/>
      <w:marTop w:val="0"/>
      <w:marBottom w:val="0"/>
      <w:divBdr>
        <w:top w:val="none" w:sz="0" w:space="0" w:color="auto"/>
        <w:left w:val="none" w:sz="0" w:space="0" w:color="auto"/>
        <w:bottom w:val="none" w:sz="0" w:space="0" w:color="auto"/>
        <w:right w:val="none" w:sz="0" w:space="0" w:color="auto"/>
      </w:divBdr>
    </w:div>
    <w:div w:id="1669290007">
      <w:marLeft w:val="0"/>
      <w:marRight w:val="0"/>
      <w:marTop w:val="0"/>
      <w:marBottom w:val="0"/>
      <w:divBdr>
        <w:top w:val="none" w:sz="0" w:space="0" w:color="auto"/>
        <w:left w:val="none" w:sz="0" w:space="0" w:color="auto"/>
        <w:bottom w:val="none" w:sz="0" w:space="0" w:color="auto"/>
        <w:right w:val="none" w:sz="0" w:space="0" w:color="auto"/>
      </w:divBdr>
    </w:div>
    <w:div w:id="1669359346">
      <w:marLeft w:val="0"/>
      <w:marRight w:val="0"/>
      <w:marTop w:val="0"/>
      <w:marBottom w:val="0"/>
      <w:divBdr>
        <w:top w:val="none" w:sz="0" w:space="0" w:color="auto"/>
        <w:left w:val="none" w:sz="0" w:space="0" w:color="auto"/>
        <w:bottom w:val="none" w:sz="0" w:space="0" w:color="auto"/>
        <w:right w:val="none" w:sz="0" w:space="0" w:color="auto"/>
      </w:divBdr>
    </w:div>
    <w:div w:id="1669365706">
      <w:marLeft w:val="0"/>
      <w:marRight w:val="0"/>
      <w:marTop w:val="0"/>
      <w:marBottom w:val="0"/>
      <w:divBdr>
        <w:top w:val="none" w:sz="0" w:space="0" w:color="auto"/>
        <w:left w:val="none" w:sz="0" w:space="0" w:color="auto"/>
        <w:bottom w:val="none" w:sz="0" w:space="0" w:color="auto"/>
        <w:right w:val="none" w:sz="0" w:space="0" w:color="auto"/>
      </w:divBdr>
    </w:div>
    <w:div w:id="1669791929">
      <w:marLeft w:val="0"/>
      <w:marRight w:val="0"/>
      <w:marTop w:val="0"/>
      <w:marBottom w:val="0"/>
      <w:divBdr>
        <w:top w:val="none" w:sz="0" w:space="0" w:color="auto"/>
        <w:left w:val="none" w:sz="0" w:space="0" w:color="auto"/>
        <w:bottom w:val="none" w:sz="0" w:space="0" w:color="auto"/>
        <w:right w:val="none" w:sz="0" w:space="0" w:color="auto"/>
      </w:divBdr>
    </w:div>
    <w:div w:id="1669794214">
      <w:marLeft w:val="0"/>
      <w:marRight w:val="0"/>
      <w:marTop w:val="0"/>
      <w:marBottom w:val="0"/>
      <w:divBdr>
        <w:top w:val="none" w:sz="0" w:space="0" w:color="auto"/>
        <w:left w:val="none" w:sz="0" w:space="0" w:color="auto"/>
        <w:bottom w:val="none" w:sz="0" w:space="0" w:color="auto"/>
        <w:right w:val="none" w:sz="0" w:space="0" w:color="auto"/>
      </w:divBdr>
    </w:div>
    <w:div w:id="1669869866">
      <w:marLeft w:val="0"/>
      <w:marRight w:val="0"/>
      <w:marTop w:val="0"/>
      <w:marBottom w:val="0"/>
      <w:divBdr>
        <w:top w:val="none" w:sz="0" w:space="0" w:color="auto"/>
        <w:left w:val="none" w:sz="0" w:space="0" w:color="auto"/>
        <w:bottom w:val="none" w:sz="0" w:space="0" w:color="auto"/>
        <w:right w:val="none" w:sz="0" w:space="0" w:color="auto"/>
      </w:divBdr>
    </w:div>
    <w:div w:id="1669937110">
      <w:marLeft w:val="0"/>
      <w:marRight w:val="0"/>
      <w:marTop w:val="0"/>
      <w:marBottom w:val="0"/>
      <w:divBdr>
        <w:top w:val="none" w:sz="0" w:space="0" w:color="auto"/>
        <w:left w:val="none" w:sz="0" w:space="0" w:color="auto"/>
        <w:bottom w:val="none" w:sz="0" w:space="0" w:color="auto"/>
        <w:right w:val="none" w:sz="0" w:space="0" w:color="auto"/>
      </w:divBdr>
    </w:div>
    <w:div w:id="1669940469">
      <w:marLeft w:val="0"/>
      <w:marRight w:val="0"/>
      <w:marTop w:val="0"/>
      <w:marBottom w:val="0"/>
      <w:divBdr>
        <w:top w:val="none" w:sz="0" w:space="0" w:color="auto"/>
        <w:left w:val="none" w:sz="0" w:space="0" w:color="auto"/>
        <w:bottom w:val="none" w:sz="0" w:space="0" w:color="auto"/>
        <w:right w:val="none" w:sz="0" w:space="0" w:color="auto"/>
      </w:divBdr>
    </w:div>
    <w:div w:id="1669942186">
      <w:marLeft w:val="0"/>
      <w:marRight w:val="0"/>
      <w:marTop w:val="0"/>
      <w:marBottom w:val="0"/>
      <w:divBdr>
        <w:top w:val="none" w:sz="0" w:space="0" w:color="auto"/>
        <w:left w:val="none" w:sz="0" w:space="0" w:color="auto"/>
        <w:bottom w:val="none" w:sz="0" w:space="0" w:color="auto"/>
        <w:right w:val="none" w:sz="0" w:space="0" w:color="auto"/>
      </w:divBdr>
    </w:div>
    <w:div w:id="1669988581">
      <w:marLeft w:val="0"/>
      <w:marRight w:val="0"/>
      <w:marTop w:val="0"/>
      <w:marBottom w:val="0"/>
      <w:divBdr>
        <w:top w:val="none" w:sz="0" w:space="0" w:color="auto"/>
        <w:left w:val="none" w:sz="0" w:space="0" w:color="auto"/>
        <w:bottom w:val="none" w:sz="0" w:space="0" w:color="auto"/>
        <w:right w:val="none" w:sz="0" w:space="0" w:color="auto"/>
      </w:divBdr>
    </w:div>
    <w:div w:id="1670015581">
      <w:marLeft w:val="0"/>
      <w:marRight w:val="0"/>
      <w:marTop w:val="0"/>
      <w:marBottom w:val="0"/>
      <w:divBdr>
        <w:top w:val="none" w:sz="0" w:space="0" w:color="auto"/>
        <w:left w:val="none" w:sz="0" w:space="0" w:color="auto"/>
        <w:bottom w:val="none" w:sz="0" w:space="0" w:color="auto"/>
        <w:right w:val="none" w:sz="0" w:space="0" w:color="auto"/>
      </w:divBdr>
    </w:div>
    <w:div w:id="1670056248">
      <w:marLeft w:val="0"/>
      <w:marRight w:val="0"/>
      <w:marTop w:val="0"/>
      <w:marBottom w:val="0"/>
      <w:divBdr>
        <w:top w:val="none" w:sz="0" w:space="0" w:color="auto"/>
        <w:left w:val="none" w:sz="0" w:space="0" w:color="auto"/>
        <w:bottom w:val="none" w:sz="0" w:space="0" w:color="auto"/>
        <w:right w:val="none" w:sz="0" w:space="0" w:color="auto"/>
      </w:divBdr>
    </w:div>
    <w:div w:id="1670134395">
      <w:marLeft w:val="0"/>
      <w:marRight w:val="0"/>
      <w:marTop w:val="0"/>
      <w:marBottom w:val="0"/>
      <w:divBdr>
        <w:top w:val="none" w:sz="0" w:space="0" w:color="auto"/>
        <w:left w:val="none" w:sz="0" w:space="0" w:color="auto"/>
        <w:bottom w:val="none" w:sz="0" w:space="0" w:color="auto"/>
        <w:right w:val="none" w:sz="0" w:space="0" w:color="auto"/>
      </w:divBdr>
    </w:div>
    <w:div w:id="1670207866">
      <w:marLeft w:val="0"/>
      <w:marRight w:val="0"/>
      <w:marTop w:val="0"/>
      <w:marBottom w:val="0"/>
      <w:divBdr>
        <w:top w:val="none" w:sz="0" w:space="0" w:color="auto"/>
        <w:left w:val="none" w:sz="0" w:space="0" w:color="auto"/>
        <w:bottom w:val="none" w:sz="0" w:space="0" w:color="auto"/>
        <w:right w:val="none" w:sz="0" w:space="0" w:color="auto"/>
      </w:divBdr>
    </w:div>
    <w:div w:id="1670208282">
      <w:marLeft w:val="0"/>
      <w:marRight w:val="0"/>
      <w:marTop w:val="0"/>
      <w:marBottom w:val="0"/>
      <w:divBdr>
        <w:top w:val="none" w:sz="0" w:space="0" w:color="auto"/>
        <w:left w:val="none" w:sz="0" w:space="0" w:color="auto"/>
        <w:bottom w:val="none" w:sz="0" w:space="0" w:color="auto"/>
        <w:right w:val="none" w:sz="0" w:space="0" w:color="auto"/>
      </w:divBdr>
    </w:div>
    <w:div w:id="1670252007">
      <w:marLeft w:val="0"/>
      <w:marRight w:val="0"/>
      <w:marTop w:val="0"/>
      <w:marBottom w:val="0"/>
      <w:divBdr>
        <w:top w:val="none" w:sz="0" w:space="0" w:color="auto"/>
        <w:left w:val="none" w:sz="0" w:space="0" w:color="auto"/>
        <w:bottom w:val="none" w:sz="0" w:space="0" w:color="auto"/>
        <w:right w:val="none" w:sz="0" w:space="0" w:color="auto"/>
      </w:divBdr>
    </w:div>
    <w:div w:id="1670255416">
      <w:marLeft w:val="0"/>
      <w:marRight w:val="0"/>
      <w:marTop w:val="0"/>
      <w:marBottom w:val="0"/>
      <w:divBdr>
        <w:top w:val="none" w:sz="0" w:space="0" w:color="auto"/>
        <w:left w:val="none" w:sz="0" w:space="0" w:color="auto"/>
        <w:bottom w:val="none" w:sz="0" w:space="0" w:color="auto"/>
        <w:right w:val="none" w:sz="0" w:space="0" w:color="auto"/>
      </w:divBdr>
    </w:div>
    <w:div w:id="1670324860">
      <w:marLeft w:val="0"/>
      <w:marRight w:val="0"/>
      <w:marTop w:val="0"/>
      <w:marBottom w:val="0"/>
      <w:divBdr>
        <w:top w:val="none" w:sz="0" w:space="0" w:color="auto"/>
        <w:left w:val="none" w:sz="0" w:space="0" w:color="auto"/>
        <w:bottom w:val="none" w:sz="0" w:space="0" w:color="auto"/>
        <w:right w:val="none" w:sz="0" w:space="0" w:color="auto"/>
      </w:divBdr>
    </w:div>
    <w:div w:id="1670326626">
      <w:marLeft w:val="0"/>
      <w:marRight w:val="0"/>
      <w:marTop w:val="0"/>
      <w:marBottom w:val="0"/>
      <w:divBdr>
        <w:top w:val="none" w:sz="0" w:space="0" w:color="auto"/>
        <w:left w:val="none" w:sz="0" w:space="0" w:color="auto"/>
        <w:bottom w:val="none" w:sz="0" w:space="0" w:color="auto"/>
        <w:right w:val="none" w:sz="0" w:space="0" w:color="auto"/>
      </w:divBdr>
    </w:div>
    <w:div w:id="1670403148">
      <w:marLeft w:val="0"/>
      <w:marRight w:val="0"/>
      <w:marTop w:val="0"/>
      <w:marBottom w:val="0"/>
      <w:divBdr>
        <w:top w:val="none" w:sz="0" w:space="0" w:color="auto"/>
        <w:left w:val="none" w:sz="0" w:space="0" w:color="auto"/>
        <w:bottom w:val="none" w:sz="0" w:space="0" w:color="auto"/>
        <w:right w:val="none" w:sz="0" w:space="0" w:color="auto"/>
      </w:divBdr>
    </w:div>
    <w:div w:id="1670450036">
      <w:marLeft w:val="0"/>
      <w:marRight w:val="0"/>
      <w:marTop w:val="0"/>
      <w:marBottom w:val="0"/>
      <w:divBdr>
        <w:top w:val="none" w:sz="0" w:space="0" w:color="auto"/>
        <w:left w:val="none" w:sz="0" w:space="0" w:color="auto"/>
        <w:bottom w:val="none" w:sz="0" w:space="0" w:color="auto"/>
        <w:right w:val="none" w:sz="0" w:space="0" w:color="auto"/>
      </w:divBdr>
    </w:div>
    <w:div w:id="1670474644">
      <w:marLeft w:val="0"/>
      <w:marRight w:val="0"/>
      <w:marTop w:val="0"/>
      <w:marBottom w:val="0"/>
      <w:divBdr>
        <w:top w:val="none" w:sz="0" w:space="0" w:color="auto"/>
        <w:left w:val="none" w:sz="0" w:space="0" w:color="auto"/>
        <w:bottom w:val="none" w:sz="0" w:space="0" w:color="auto"/>
        <w:right w:val="none" w:sz="0" w:space="0" w:color="auto"/>
      </w:divBdr>
    </w:div>
    <w:div w:id="1670476730">
      <w:marLeft w:val="0"/>
      <w:marRight w:val="0"/>
      <w:marTop w:val="0"/>
      <w:marBottom w:val="0"/>
      <w:divBdr>
        <w:top w:val="none" w:sz="0" w:space="0" w:color="auto"/>
        <w:left w:val="none" w:sz="0" w:space="0" w:color="auto"/>
        <w:bottom w:val="none" w:sz="0" w:space="0" w:color="auto"/>
        <w:right w:val="none" w:sz="0" w:space="0" w:color="auto"/>
      </w:divBdr>
    </w:div>
    <w:div w:id="1670519576">
      <w:marLeft w:val="0"/>
      <w:marRight w:val="0"/>
      <w:marTop w:val="0"/>
      <w:marBottom w:val="0"/>
      <w:divBdr>
        <w:top w:val="none" w:sz="0" w:space="0" w:color="auto"/>
        <w:left w:val="none" w:sz="0" w:space="0" w:color="auto"/>
        <w:bottom w:val="none" w:sz="0" w:space="0" w:color="auto"/>
        <w:right w:val="none" w:sz="0" w:space="0" w:color="auto"/>
      </w:divBdr>
    </w:div>
    <w:div w:id="1670594638">
      <w:marLeft w:val="0"/>
      <w:marRight w:val="0"/>
      <w:marTop w:val="0"/>
      <w:marBottom w:val="0"/>
      <w:divBdr>
        <w:top w:val="none" w:sz="0" w:space="0" w:color="auto"/>
        <w:left w:val="none" w:sz="0" w:space="0" w:color="auto"/>
        <w:bottom w:val="none" w:sz="0" w:space="0" w:color="auto"/>
        <w:right w:val="none" w:sz="0" w:space="0" w:color="auto"/>
      </w:divBdr>
    </w:div>
    <w:div w:id="1670594688">
      <w:marLeft w:val="0"/>
      <w:marRight w:val="0"/>
      <w:marTop w:val="0"/>
      <w:marBottom w:val="0"/>
      <w:divBdr>
        <w:top w:val="none" w:sz="0" w:space="0" w:color="auto"/>
        <w:left w:val="none" w:sz="0" w:space="0" w:color="auto"/>
        <w:bottom w:val="none" w:sz="0" w:space="0" w:color="auto"/>
        <w:right w:val="none" w:sz="0" w:space="0" w:color="auto"/>
      </w:divBdr>
    </w:div>
    <w:div w:id="1670715528">
      <w:marLeft w:val="0"/>
      <w:marRight w:val="0"/>
      <w:marTop w:val="0"/>
      <w:marBottom w:val="0"/>
      <w:divBdr>
        <w:top w:val="none" w:sz="0" w:space="0" w:color="auto"/>
        <w:left w:val="none" w:sz="0" w:space="0" w:color="auto"/>
        <w:bottom w:val="none" w:sz="0" w:space="0" w:color="auto"/>
        <w:right w:val="none" w:sz="0" w:space="0" w:color="auto"/>
      </w:divBdr>
    </w:div>
    <w:div w:id="1670790356">
      <w:marLeft w:val="0"/>
      <w:marRight w:val="0"/>
      <w:marTop w:val="0"/>
      <w:marBottom w:val="0"/>
      <w:divBdr>
        <w:top w:val="none" w:sz="0" w:space="0" w:color="auto"/>
        <w:left w:val="none" w:sz="0" w:space="0" w:color="auto"/>
        <w:bottom w:val="none" w:sz="0" w:space="0" w:color="auto"/>
        <w:right w:val="none" w:sz="0" w:space="0" w:color="auto"/>
      </w:divBdr>
    </w:div>
    <w:div w:id="1670791506">
      <w:marLeft w:val="0"/>
      <w:marRight w:val="0"/>
      <w:marTop w:val="0"/>
      <w:marBottom w:val="0"/>
      <w:divBdr>
        <w:top w:val="none" w:sz="0" w:space="0" w:color="auto"/>
        <w:left w:val="none" w:sz="0" w:space="0" w:color="auto"/>
        <w:bottom w:val="none" w:sz="0" w:space="0" w:color="auto"/>
        <w:right w:val="none" w:sz="0" w:space="0" w:color="auto"/>
      </w:divBdr>
    </w:div>
    <w:div w:id="1670793623">
      <w:marLeft w:val="0"/>
      <w:marRight w:val="0"/>
      <w:marTop w:val="0"/>
      <w:marBottom w:val="0"/>
      <w:divBdr>
        <w:top w:val="none" w:sz="0" w:space="0" w:color="auto"/>
        <w:left w:val="none" w:sz="0" w:space="0" w:color="auto"/>
        <w:bottom w:val="none" w:sz="0" w:space="0" w:color="auto"/>
        <w:right w:val="none" w:sz="0" w:space="0" w:color="auto"/>
      </w:divBdr>
    </w:div>
    <w:div w:id="1670864690">
      <w:marLeft w:val="0"/>
      <w:marRight w:val="0"/>
      <w:marTop w:val="0"/>
      <w:marBottom w:val="0"/>
      <w:divBdr>
        <w:top w:val="none" w:sz="0" w:space="0" w:color="auto"/>
        <w:left w:val="none" w:sz="0" w:space="0" w:color="auto"/>
        <w:bottom w:val="none" w:sz="0" w:space="0" w:color="auto"/>
        <w:right w:val="none" w:sz="0" w:space="0" w:color="auto"/>
      </w:divBdr>
    </w:div>
    <w:div w:id="1670865863">
      <w:marLeft w:val="0"/>
      <w:marRight w:val="0"/>
      <w:marTop w:val="0"/>
      <w:marBottom w:val="0"/>
      <w:divBdr>
        <w:top w:val="none" w:sz="0" w:space="0" w:color="auto"/>
        <w:left w:val="none" w:sz="0" w:space="0" w:color="auto"/>
        <w:bottom w:val="none" w:sz="0" w:space="0" w:color="auto"/>
        <w:right w:val="none" w:sz="0" w:space="0" w:color="auto"/>
      </w:divBdr>
    </w:div>
    <w:div w:id="1670869120">
      <w:marLeft w:val="0"/>
      <w:marRight w:val="0"/>
      <w:marTop w:val="0"/>
      <w:marBottom w:val="0"/>
      <w:divBdr>
        <w:top w:val="none" w:sz="0" w:space="0" w:color="auto"/>
        <w:left w:val="none" w:sz="0" w:space="0" w:color="auto"/>
        <w:bottom w:val="none" w:sz="0" w:space="0" w:color="auto"/>
        <w:right w:val="none" w:sz="0" w:space="0" w:color="auto"/>
      </w:divBdr>
    </w:div>
    <w:div w:id="1670909272">
      <w:marLeft w:val="0"/>
      <w:marRight w:val="0"/>
      <w:marTop w:val="0"/>
      <w:marBottom w:val="0"/>
      <w:divBdr>
        <w:top w:val="none" w:sz="0" w:space="0" w:color="auto"/>
        <w:left w:val="none" w:sz="0" w:space="0" w:color="auto"/>
        <w:bottom w:val="none" w:sz="0" w:space="0" w:color="auto"/>
        <w:right w:val="none" w:sz="0" w:space="0" w:color="auto"/>
      </w:divBdr>
    </w:div>
    <w:div w:id="1670937270">
      <w:marLeft w:val="0"/>
      <w:marRight w:val="0"/>
      <w:marTop w:val="0"/>
      <w:marBottom w:val="0"/>
      <w:divBdr>
        <w:top w:val="none" w:sz="0" w:space="0" w:color="auto"/>
        <w:left w:val="none" w:sz="0" w:space="0" w:color="auto"/>
        <w:bottom w:val="none" w:sz="0" w:space="0" w:color="auto"/>
        <w:right w:val="none" w:sz="0" w:space="0" w:color="auto"/>
      </w:divBdr>
    </w:div>
    <w:div w:id="1670979187">
      <w:marLeft w:val="0"/>
      <w:marRight w:val="0"/>
      <w:marTop w:val="0"/>
      <w:marBottom w:val="0"/>
      <w:divBdr>
        <w:top w:val="none" w:sz="0" w:space="0" w:color="auto"/>
        <w:left w:val="none" w:sz="0" w:space="0" w:color="auto"/>
        <w:bottom w:val="none" w:sz="0" w:space="0" w:color="auto"/>
        <w:right w:val="none" w:sz="0" w:space="0" w:color="auto"/>
      </w:divBdr>
    </w:div>
    <w:div w:id="1670983877">
      <w:marLeft w:val="0"/>
      <w:marRight w:val="0"/>
      <w:marTop w:val="0"/>
      <w:marBottom w:val="0"/>
      <w:divBdr>
        <w:top w:val="none" w:sz="0" w:space="0" w:color="auto"/>
        <w:left w:val="none" w:sz="0" w:space="0" w:color="auto"/>
        <w:bottom w:val="none" w:sz="0" w:space="0" w:color="auto"/>
        <w:right w:val="none" w:sz="0" w:space="0" w:color="auto"/>
      </w:divBdr>
    </w:div>
    <w:div w:id="1671057931">
      <w:marLeft w:val="0"/>
      <w:marRight w:val="0"/>
      <w:marTop w:val="0"/>
      <w:marBottom w:val="0"/>
      <w:divBdr>
        <w:top w:val="none" w:sz="0" w:space="0" w:color="auto"/>
        <w:left w:val="none" w:sz="0" w:space="0" w:color="auto"/>
        <w:bottom w:val="none" w:sz="0" w:space="0" w:color="auto"/>
        <w:right w:val="none" w:sz="0" w:space="0" w:color="auto"/>
      </w:divBdr>
    </w:div>
    <w:div w:id="1671061608">
      <w:marLeft w:val="0"/>
      <w:marRight w:val="0"/>
      <w:marTop w:val="0"/>
      <w:marBottom w:val="0"/>
      <w:divBdr>
        <w:top w:val="none" w:sz="0" w:space="0" w:color="auto"/>
        <w:left w:val="none" w:sz="0" w:space="0" w:color="auto"/>
        <w:bottom w:val="none" w:sz="0" w:space="0" w:color="auto"/>
        <w:right w:val="none" w:sz="0" w:space="0" w:color="auto"/>
      </w:divBdr>
    </w:div>
    <w:div w:id="1671063794">
      <w:marLeft w:val="0"/>
      <w:marRight w:val="0"/>
      <w:marTop w:val="0"/>
      <w:marBottom w:val="0"/>
      <w:divBdr>
        <w:top w:val="none" w:sz="0" w:space="0" w:color="auto"/>
        <w:left w:val="none" w:sz="0" w:space="0" w:color="auto"/>
        <w:bottom w:val="none" w:sz="0" w:space="0" w:color="auto"/>
        <w:right w:val="none" w:sz="0" w:space="0" w:color="auto"/>
      </w:divBdr>
    </w:div>
    <w:div w:id="1671129739">
      <w:marLeft w:val="0"/>
      <w:marRight w:val="0"/>
      <w:marTop w:val="0"/>
      <w:marBottom w:val="0"/>
      <w:divBdr>
        <w:top w:val="none" w:sz="0" w:space="0" w:color="auto"/>
        <w:left w:val="none" w:sz="0" w:space="0" w:color="auto"/>
        <w:bottom w:val="none" w:sz="0" w:space="0" w:color="auto"/>
        <w:right w:val="none" w:sz="0" w:space="0" w:color="auto"/>
      </w:divBdr>
    </w:div>
    <w:div w:id="1671182006">
      <w:marLeft w:val="0"/>
      <w:marRight w:val="0"/>
      <w:marTop w:val="0"/>
      <w:marBottom w:val="0"/>
      <w:divBdr>
        <w:top w:val="none" w:sz="0" w:space="0" w:color="auto"/>
        <w:left w:val="none" w:sz="0" w:space="0" w:color="auto"/>
        <w:bottom w:val="none" w:sz="0" w:space="0" w:color="auto"/>
        <w:right w:val="none" w:sz="0" w:space="0" w:color="auto"/>
      </w:divBdr>
    </w:div>
    <w:div w:id="1671248336">
      <w:marLeft w:val="0"/>
      <w:marRight w:val="0"/>
      <w:marTop w:val="0"/>
      <w:marBottom w:val="0"/>
      <w:divBdr>
        <w:top w:val="none" w:sz="0" w:space="0" w:color="auto"/>
        <w:left w:val="none" w:sz="0" w:space="0" w:color="auto"/>
        <w:bottom w:val="none" w:sz="0" w:space="0" w:color="auto"/>
        <w:right w:val="none" w:sz="0" w:space="0" w:color="auto"/>
      </w:divBdr>
    </w:div>
    <w:div w:id="1671256516">
      <w:marLeft w:val="0"/>
      <w:marRight w:val="0"/>
      <w:marTop w:val="0"/>
      <w:marBottom w:val="0"/>
      <w:divBdr>
        <w:top w:val="none" w:sz="0" w:space="0" w:color="auto"/>
        <w:left w:val="none" w:sz="0" w:space="0" w:color="auto"/>
        <w:bottom w:val="none" w:sz="0" w:space="0" w:color="auto"/>
        <w:right w:val="none" w:sz="0" w:space="0" w:color="auto"/>
      </w:divBdr>
    </w:div>
    <w:div w:id="1671300001">
      <w:marLeft w:val="0"/>
      <w:marRight w:val="0"/>
      <w:marTop w:val="0"/>
      <w:marBottom w:val="0"/>
      <w:divBdr>
        <w:top w:val="none" w:sz="0" w:space="0" w:color="auto"/>
        <w:left w:val="none" w:sz="0" w:space="0" w:color="auto"/>
        <w:bottom w:val="none" w:sz="0" w:space="0" w:color="auto"/>
        <w:right w:val="none" w:sz="0" w:space="0" w:color="auto"/>
      </w:divBdr>
    </w:div>
    <w:div w:id="1671368815">
      <w:marLeft w:val="0"/>
      <w:marRight w:val="0"/>
      <w:marTop w:val="0"/>
      <w:marBottom w:val="0"/>
      <w:divBdr>
        <w:top w:val="none" w:sz="0" w:space="0" w:color="auto"/>
        <w:left w:val="none" w:sz="0" w:space="0" w:color="auto"/>
        <w:bottom w:val="none" w:sz="0" w:space="0" w:color="auto"/>
        <w:right w:val="none" w:sz="0" w:space="0" w:color="auto"/>
      </w:divBdr>
    </w:div>
    <w:div w:id="1671447491">
      <w:marLeft w:val="480"/>
      <w:marRight w:val="0"/>
      <w:marTop w:val="0"/>
      <w:marBottom w:val="0"/>
      <w:divBdr>
        <w:top w:val="none" w:sz="0" w:space="0" w:color="auto"/>
        <w:left w:val="none" w:sz="0" w:space="0" w:color="auto"/>
        <w:bottom w:val="none" w:sz="0" w:space="0" w:color="auto"/>
        <w:right w:val="none" w:sz="0" w:space="0" w:color="auto"/>
      </w:divBdr>
    </w:div>
    <w:div w:id="1671561674">
      <w:marLeft w:val="0"/>
      <w:marRight w:val="0"/>
      <w:marTop w:val="0"/>
      <w:marBottom w:val="0"/>
      <w:divBdr>
        <w:top w:val="none" w:sz="0" w:space="0" w:color="auto"/>
        <w:left w:val="none" w:sz="0" w:space="0" w:color="auto"/>
        <w:bottom w:val="none" w:sz="0" w:space="0" w:color="auto"/>
        <w:right w:val="none" w:sz="0" w:space="0" w:color="auto"/>
      </w:divBdr>
    </w:div>
    <w:div w:id="1671639275">
      <w:marLeft w:val="0"/>
      <w:marRight w:val="0"/>
      <w:marTop w:val="0"/>
      <w:marBottom w:val="0"/>
      <w:divBdr>
        <w:top w:val="none" w:sz="0" w:space="0" w:color="auto"/>
        <w:left w:val="none" w:sz="0" w:space="0" w:color="auto"/>
        <w:bottom w:val="none" w:sz="0" w:space="0" w:color="auto"/>
        <w:right w:val="none" w:sz="0" w:space="0" w:color="auto"/>
      </w:divBdr>
    </w:div>
    <w:div w:id="1671713700">
      <w:marLeft w:val="0"/>
      <w:marRight w:val="0"/>
      <w:marTop w:val="0"/>
      <w:marBottom w:val="0"/>
      <w:divBdr>
        <w:top w:val="none" w:sz="0" w:space="0" w:color="auto"/>
        <w:left w:val="none" w:sz="0" w:space="0" w:color="auto"/>
        <w:bottom w:val="none" w:sz="0" w:space="0" w:color="auto"/>
        <w:right w:val="none" w:sz="0" w:space="0" w:color="auto"/>
      </w:divBdr>
    </w:div>
    <w:div w:id="1671758231">
      <w:marLeft w:val="0"/>
      <w:marRight w:val="0"/>
      <w:marTop w:val="0"/>
      <w:marBottom w:val="0"/>
      <w:divBdr>
        <w:top w:val="none" w:sz="0" w:space="0" w:color="auto"/>
        <w:left w:val="none" w:sz="0" w:space="0" w:color="auto"/>
        <w:bottom w:val="none" w:sz="0" w:space="0" w:color="auto"/>
        <w:right w:val="none" w:sz="0" w:space="0" w:color="auto"/>
      </w:divBdr>
    </w:div>
    <w:div w:id="1671758834">
      <w:marLeft w:val="0"/>
      <w:marRight w:val="0"/>
      <w:marTop w:val="0"/>
      <w:marBottom w:val="0"/>
      <w:divBdr>
        <w:top w:val="none" w:sz="0" w:space="0" w:color="auto"/>
        <w:left w:val="none" w:sz="0" w:space="0" w:color="auto"/>
        <w:bottom w:val="none" w:sz="0" w:space="0" w:color="auto"/>
        <w:right w:val="none" w:sz="0" w:space="0" w:color="auto"/>
      </w:divBdr>
    </w:div>
    <w:div w:id="1671760517">
      <w:marLeft w:val="0"/>
      <w:marRight w:val="0"/>
      <w:marTop w:val="0"/>
      <w:marBottom w:val="0"/>
      <w:divBdr>
        <w:top w:val="none" w:sz="0" w:space="0" w:color="auto"/>
        <w:left w:val="none" w:sz="0" w:space="0" w:color="auto"/>
        <w:bottom w:val="none" w:sz="0" w:space="0" w:color="auto"/>
        <w:right w:val="none" w:sz="0" w:space="0" w:color="auto"/>
      </w:divBdr>
    </w:div>
    <w:div w:id="1671829071">
      <w:marLeft w:val="0"/>
      <w:marRight w:val="0"/>
      <w:marTop w:val="0"/>
      <w:marBottom w:val="0"/>
      <w:divBdr>
        <w:top w:val="none" w:sz="0" w:space="0" w:color="auto"/>
        <w:left w:val="none" w:sz="0" w:space="0" w:color="auto"/>
        <w:bottom w:val="none" w:sz="0" w:space="0" w:color="auto"/>
        <w:right w:val="none" w:sz="0" w:space="0" w:color="auto"/>
      </w:divBdr>
    </w:div>
    <w:div w:id="1671829290">
      <w:marLeft w:val="0"/>
      <w:marRight w:val="0"/>
      <w:marTop w:val="0"/>
      <w:marBottom w:val="0"/>
      <w:divBdr>
        <w:top w:val="none" w:sz="0" w:space="0" w:color="auto"/>
        <w:left w:val="none" w:sz="0" w:space="0" w:color="auto"/>
        <w:bottom w:val="none" w:sz="0" w:space="0" w:color="auto"/>
        <w:right w:val="none" w:sz="0" w:space="0" w:color="auto"/>
      </w:divBdr>
    </w:div>
    <w:div w:id="1671831749">
      <w:bodyDiv w:val="1"/>
      <w:marLeft w:val="0"/>
      <w:marRight w:val="0"/>
      <w:marTop w:val="0"/>
      <w:marBottom w:val="0"/>
      <w:divBdr>
        <w:top w:val="none" w:sz="0" w:space="0" w:color="auto"/>
        <w:left w:val="none" w:sz="0" w:space="0" w:color="auto"/>
        <w:bottom w:val="none" w:sz="0" w:space="0" w:color="auto"/>
        <w:right w:val="none" w:sz="0" w:space="0" w:color="auto"/>
      </w:divBdr>
    </w:div>
    <w:div w:id="1671902922">
      <w:bodyDiv w:val="1"/>
      <w:marLeft w:val="0"/>
      <w:marRight w:val="0"/>
      <w:marTop w:val="0"/>
      <w:marBottom w:val="0"/>
      <w:divBdr>
        <w:top w:val="none" w:sz="0" w:space="0" w:color="auto"/>
        <w:left w:val="none" w:sz="0" w:space="0" w:color="auto"/>
        <w:bottom w:val="none" w:sz="0" w:space="0" w:color="auto"/>
        <w:right w:val="none" w:sz="0" w:space="0" w:color="auto"/>
      </w:divBdr>
    </w:div>
    <w:div w:id="1671905815">
      <w:marLeft w:val="0"/>
      <w:marRight w:val="0"/>
      <w:marTop w:val="0"/>
      <w:marBottom w:val="0"/>
      <w:divBdr>
        <w:top w:val="none" w:sz="0" w:space="0" w:color="auto"/>
        <w:left w:val="none" w:sz="0" w:space="0" w:color="auto"/>
        <w:bottom w:val="none" w:sz="0" w:space="0" w:color="auto"/>
        <w:right w:val="none" w:sz="0" w:space="0" w:color="auto"/>
      </w:divBdr>
    </w:div>
    <w:div w:id="1671909269">
      <w:marLeft w:val="0"/>
      <w:marRight w:val="0"/>
      <w:marTop w:val="0"/>
      <w:marBottom w:val="0"/>
      <w:divBdr>
        <w:top w:val="none" w:sz="0" w:space="0" w:color="auto"/>
        <w:left w:val="none" w:sz="0" w:space="0" w:color="auto"/>
        <w:bottom w:val="none" w:sz="0" w:space="0" w:color="auto"/>
        <w:right w:val="none" w:sz="0" w:space="0" w:color="auto"/>
      </w:divBdr>
    </w:div>
    <w:div w:id="1671910628">
      <w:marLeft w:val="0"/>
      <w:marRight w:val="0"/>
      <w:marTop w:val="0"/>
      <w:marBottom w:val="0"/>
      <w:divBdr>
        <w:top w:val="none" w:sz="0" w:space="0" w:color="auto"/>
        <w:left w:val="none" w:sz="0" w:space="0" w:color="auto"/>
        <w:bottom w:val="none" w:sz="0" w:space="0" w:color="auto"/>
        <w:right w:val="none" w:sz="0" w:space="0" w:color="auto"/>
      </w:divBdr>
    </w:div>
    <w:div w:id="1671983847">
      <w:marLeft w:val="0"/>
      <w:marRight w:val="0"/>
      <w:marTop w:val="0"/>
      <w:marBottom w:val="0"/>
      <w:divBdr>
        <w:top w:val="none" w:sz="0" w:space="0" w:color="auto"/>
        <w:left w:val="none" w:sz="0" w:space="0" w:color="auto"/>
        <w:bottom w:val="none" w:sz="0" w:space="0" w:color="auto"/>
        <w:right w:val="none" w:sz="0" w:space="0" w:color="auto"/>
      </w:divBdr>
    </w:div>
    <w:div w:id="1672096877">
      <w:marLeft w:val="0"/>
      <w:marRight w:val="0"/>
      <w:marTop w:val="0"/>
      <w:marBottom w:val="0"/>
      <w:divBdr>
        <w:top w:val="none" w:sz="0" w:space="0" w:color="auto"/>
        <w:left w:val="none" w:sz="0" w:space="0" w:color="auto"/>
        <w:bottom w:val="none" w:sz="0" w:space="0" w:color="auto"/>
        <w:right w:val="none" w:sz="0" w:space="0" w:color="auto"/>
      </w:divBdr>
    </w:div>
    <w:div w:id="1672175400">
      <w:marLeft w:val="0"/>
      <w:marRight w:val="0"/>
      <w:marTop w:val="0"/>
      <w:marBottom w:val="0"/>
      <w:divBdr>
        <w:top w:val="none" w:sz="0" w:space="0" w:color="auto"/>
        <w:left w:val="none" w:sz="0" w:space="0" w:color="auto"/>
        <w:bottom w:val="none" w:sz="0" w:space="0" w:color="auto"/>
        <w:right w:val="none" w:sz="0" w:space="0" w:color="auto"/>
      </w:divBdr>
    </w:div>
    <w:div w:id="1672220013">
      <w:bodyDiv w:val="1"/>
      <w:marLeft w:val="0"/>
      <w:marRight w:val="0"/>
      <w:marTop w:val="0"/>
      <w:marBottom w:val="0"/>
      <w:divBdr>
        <w:top w:val="none" w:sz="0" w:space="0" w:color="auto"/>
        <w:left w:val="none" w:sz="0" w:space="0" w:color="auto"/>
        <w:bottom w:val="none" w:sz="0" w:space="0" w:color="auto"/>
        <w:right w:val="none" w:sz="0" w:space="0" w:color="auto"/>
      </w:divBdr>
    </w:div>
    <w:div w:id="1672222656">
      <w:marLeft w:val="0"/>
      <w:marRight w:val="0"/>
      <w:marTop w:val="0"/>
      <w:marBottom w:val="0"/>
      <w:divBdr>
        <w:top w:val="none" w:sz="0" w:space="0" w:color="auto"/>
        <w:left w:val="none" w:sz="0" w:space="0" w:color="auto"/>
        <w:bottom w:val="none" w:sz="0" w:space="0" w:color="auto"/>
        <w:right w:val="none" w:sz="0" w:space="0" w:color="auto"/>
      </w:divBdr>
    </w:div>
    <w:div w:id="1672248732">
      <w:marLeft w:val="0"/>
      <w:marRight w:val="0"/>
      <w:marTop w:val="0"/>
      <w:marBottom w:val="0"/>
      <w:divBdr>
        <w:top w:val="none" w:sz="0" w:space="0" w:color="auto"/>
        <w:left w:val="none" w:sz="0" w:space="0" w:color="auto"/>
        <w:bottom w:val="none" w:sz="0" w:space="0" w:color="auto"/>
        <w:right w:val="none" w:sz="0" w:space="0" w:color="auto"/>
      </w:divBdr>
    </w:div>
    <w:div w:id="1672296043">
      <w:marLeft w:val="0"/>
      <w:marRight w:val="0"/>
      <w:marTop w:val="0"/>
      <w:marBottom w:val="0"/>
      <w:divBdr>
        <w:top w:val="none" w:sz="0" w:space="0" w:color="auto"/>
        <w:left w:val="none" w:sz="0" w:space="0" w:color="auto"/>
        <w:bottom w:val="none" w:sz="0" w:space="0" w:color="auto"/>
        <w:right w:val="none" w:sz="0" w:space="0" w:color="auto"/>
      </w:divBdr>
    </w:div>
    <w:div w:id="1672368486">
      <w:marLeft w:val="0"/>
      <w:marRight w:val="0"/>
      <w:marTop w:val="0"/>
      <w:marBottom w:val="0"/>
      <w:divBdr>
        <w:top w:val="none" w:sz="0" w:space="0" w:color="auto"/>
        <w:left w:val="none" w:sz="0" w:space="0" w:color="auto"/>
        <w:bottom w:val="none" w:sz="0" w:space="0" w:color="auto"/>
        <w:right w:val="none" w:sz="0" w:space="0" w:color="auto"/>
      </w:divBdr>
    </w:div>
    <w:div w:id="1672374463">
      <w:marLeft w:val="0"/>
      <w:marRight w:val="0"/>
      <w:marTop w:val="0"/>
      <w:marBottom w:val="0"/>
      <w:divBdr>
        <w:top w:val="none" w:sz="0" w:space="0" w:color="auto"/>
        <w:left w:val="none" w:sz="0" w:space="0" w:color="auto"/>
        <w:bottom w:val="none" w:sz="0" w:space="0" w:color="auto"/>
        <w:right w:val="none" w:sz="0" w:space="0" w:color="auto"/>
      </w:divBdr>
    </w:div>
    <w:div w:id="1672559908">
      <w:marLeft w:val="0"/>
      <w:marRight w:val="0"/>
      <w:marTop w:val="0"/>
      <w:marBottom w:val="0"/>
      <w:divBdr>
        <w:top w:val="none" w:sz="0" w:space="0" w:color="auto"/>
        <w:left w:val="none" w:sz="0" w:space="0" w:color="auto"/>
        <w:bottom w:val="none" w:sz="0" w:space="0" w:color="auto"/>
        <w:right w:val="none" w:sz="0" w:space="0" w:color="auto"/>
      </w:divBdr>
    </w:div>
    <w:div w:id="1672562867">
      <w:marLeft w:val="0"/>
      <w:marRight w:val="0"/>
      <w:marTop w:val="0"/>
      <w:marBottom w:val="0"/>
      <w:divBdr>
        <w:top w:val="none" w:sz="0" w:space="0" w:color="auto"/>
        <w:left w:val="none" w:sz="0" w:space="0" w:color="auto"/>
        <w:bottom w:val="none" w:sz="0" w:space="0" w:color="auto"/>
        <w:right w:val="none" w:sz="0" w:space="0" w:color="auto"/>
      </w:divBdr>
    </w:div>
    <w:div w:id="1672635431">
      <w:marLeft w:val="0"/>
      <w:marRight w:val="0"/>
      <w:marTop w:val="0"/>
      <w:marBottom w:val="0"/>
      <w:divBdr>
        <w:top w:val="none" w:sz="0" w:space="0" w:color="auto"/>
        <w:left w:val="none" w:sz="0" w:space="0" w:color="auto"/>
        <w:bottom w:val="none" w:sz="0" w:space="0" w:color="auto"/>
        <w:right w:val="none" w:sz="0" w:space="0" w:color="auto"/>
      </w:divBdr>
    </w:div>
    <w:div w:id="1672681466">
      <w:marLeft w:val="0"/>
      <w:marRight w:val="0"/>
      <w:marTop w:val="0"/>
      <w:marBottom w:val="0"/>
      <w:divBdr>
        <w:top w:val="none" w:sz="0" w:space="0" w:color="auto"/>
        <w:left w:val="none" w:sz="0" w:space="0" w:color="auto"/>
        <w:bottom w:val="none" w:sz="0" w:space="0" w:color="auto"/>
        <w:right w:val="none" w:sz="0" w:space="0" w:color="auto"/>
      </w:divBdr>
    </w:div>
    <w:div w:id="1672756274">
      <w:marLeft w:val="0"/>
      <w:marRight w:val="0"/>
      <w:marTop w:val="0"/>
      <w:marBottom w:val="0"/>
      <w:divBdr>
        <w:top w:val="none" w:sz="0" w:space="0" w:color="auto"/>
        <w:left w:val="none" w:sz="0" w:space="0" w:color="auto"/>
        <w:bottom w:val="none" w:sz="0" w:space="0" w:color="auto"/>
        <w:right w:val="none" w:sz="0" w:space="0" w:color="auto"/>
      </w:divBdr>
    </w:div>
    <w:div w:id="1672759560">
      <w:marLeft w:val="0"/>
      <w:marRight w:val="0"/>
      <w:marTop w:val="0"/>
      <w:marBottom w:val="0"/>
      <w:divBdr>
        <w:top w:val="none" w:sz="0" w:space="0" w:color="auto"/>
        <w:left w:val="none" w:sz="0" w:space="0" w:color="auto"/>
        <w:bottom w:val="none" w:sz="0" w:space="0" w:color="auto"/>
        <w:right w:val="none" w:sz="0" w:space="0" w:color="auto"/>
      </w:divBdr>
    </w:div>
    <w:div w:id="1672948380">
      <w:marLeft w:val="0"/>
      <w:marRight w:val="0"/>
      <w:marTop w:val="0"/>
      <w:marBottom w:val="0"/>
      <w:divBdr>
        <w:top w:val="none" w:sz="0" w:space="0" w:color="auto"/>
        <w:left w:val="none" w:sz="0" w:space="0" w:color="auto"/>
        <w:bottom w:val="none" w:sz="0" w:space="0" w:color="auto"/>
        <w:right w:val="none" w:sz="0" w:space="0" w:color="auto"/>
      </w:divBdr>
    </w:div>
    <w:div w:id="1672949880">
      <w:marLeft w:val="0"/>
      <w:marRight w:val="0"/>
      <w:marTop w:val="0"/>
      <w:marBottom w:val="0"/>
      <w:divBdr>
        <w:top w:val="none" w:sz="0" w:space="0" w:color="auto"/>
        <w:left w:val="none" w:sz="0" w:space="0" w:color="auto"/>
        <w:bottom w:val="none" w:sz="0" w:space="0" w:color="auto"/>
        <w:right w:val="none" w:sz="0" w:space="0" w:color="auto"/>
      </w:divBdr>
    </w:div>
    <w:div w:id="1672950764">
      <w:bodyDiv w:val="1"/>
      <w:marLeft w:val="0"/>
      <w:marRight w:val="0"/>
      <w:marTop w:val="0"/>
      <w:marBottom w:val="0"/>
      <w:divBdr>
        <w:top w:val="none" w:sz="0" w:space="0" w:color="auto"/>
        <w:left w:val="none" w:sz="0" w:space="0" w:color="auto"/>
        <w:bottom w:val="none" w:sz="0" w:space="0" w:color="auto"/>
        <w:right w:val="none" w:sz="0" w:space="0" w:color="auto"/>
      </w:divBdr>
    </w:div>
    <w:div w:id="1673023646">
      <w:marLeft w:val="0"/>
      <w:marRight w:val="0"/>
      <w:marTop w:val="0"/>
      <w:marBottom w:val="0"/>
      <w:divBdr>
        <w:top w:val="none" w:sz="0" w:space="0" w:color="auto"/>
        <w:left w:val="none" w:sz="0" w:space="0" w:color="auto"/>
        <w:bottom w:val="none" w:sz="0" w:space="0" w:color="auto"/>
        <w:right w:val="none" w:sz="0" w:space="0" w:color="auto"/>
      </w:divBdr>
    </w:div>
    <w:div w:id="1673220658">
      <w:marLeft w:val="0"/>
      <w:marRight w:val="0"/>
      <w:marTop w:val="0"/>
      <w:marBottom w:val="0"/>
      <w:divBdr>
        <w:top w:val="none" w:sz="0" w:space="0" w:color="auto"/>
        <w:left w:val="none" w:sz="0" w:space="0" w:color="auto"/>
        <w:bottom w:val="none" w:sz="0" w:space="0" w:color="auto"/>
        <w:right w:val="none" w:sz="0" w:space="0" w:color="auto"/>
      </w:divBdr>
    </w:div>
    <w:div w:id="1673292931">
      <w:marLeft w:val="0"/>
      <w:marRight w:val="0"/>
      <w:marTop w:val="0"/>
      <w:marBottom w:val="0"/>
      <w:divBdr>
        <w:top w:val="none" w:sz="0" w:space="0" w:color="auto"/>
        <w:left w:val="none" w:sz="0" w:space="0" w:color="auto"/>
        <w:bottom w:val="none" w:sz="0" w:space="0" w:color="auto"/>
        <w:right w:val="none" w:sz="0" w:space="0" w:color="auto"/>
      </w:divBdr>
    </w:div>
    <w:div w:id="1673332145">
      <w:marLeft w:val="0"/>
      <w:marRight w:val="0"/>
      <w:marTop w:val="0"/>
      <w:marBottom w:val="0"/>
      <w:divBdr>
        <w:top w:val="none" w:sz="0" w:space="0" w:color="auto"/>
        <w:left w:val="none" w:sz="0" w:space="0" w:color="auto"/>
        <w:bottom w:val="none" w:sz="0" w:space="0" w:color="auto"/>
        <w:right w:val="none" w:sz="0" w:space="0" w:color="auto"/>
      </w:divBdr>
    </w:div>
    <w:div w:id="1673410371">
      <w:marLeft w:val="0"/>
      <w:marRight w:val="0"/>
      <w:marTop w:val="0"/>
      <w:marBottom w:val="0"/>
      <w:divBdr>
        <w:top w:val="none" w:sz="0" w:space="0" w:color="auto"/>
        <w:left w:val="none" w:sz="0" w:space="0" w:color="auto"/>
        <w:bottom w:val="none" w:sz="0" w:space="0" w:color="auto"/>
        <w:right w:val="none" w:sz="0" w:space="0" w:color="auto"/>
      </w:divBdr>
    </w:div>
    <w:div w:id="1673410431">
      <w:marLeft w:val="0"/>
      <w:marRight w:val="0"/>
      <w:marTop w:val="0"/>
      <w:marBottom w:val="0"/>
      <w:divBdr>
        <w:top w:val="none" w:sz="0" w:space="0" w:color="auto"/>
        <w:left w:val="none" w:sz="0" w:space="0" w:color="auto"/>
        <w:bottom w:val="none" w:sz="0" w:space="0" w:color="auto"/>
        <w:right w:val="none" w:sz="0" w:space="0" w:color="auto"/>
      </w:divBdr>
    </w:div>
    <w:div w:id="1673483852">
      <w:marLeft w:val="0"/>
      <w:marRight w:val="0"/>
      <w:marTop w:val="0"/>
      <w:marBottom w:val="0"/>
      <w:divBdr>
        <w:top w:val="none" w:sz="0" w:space="0" w:color="auto"/>
        <w:left w:val="none" w:sz="0" w:space="0" w:color="auto"/>
        <w:bottom w:val="none" w:sz="0" w:space="0" w:color="auto"/>
        <w:right w:val="none" w:sz="0" w:space="0" w:color="auto"/>
      </w:divBdr>
    </w:div>
    <w:div w:id="1673490455">
      <w:marLeft w:val="0"/>
      <w:marRight w:val="0"/>
      <w:marTop w:val="0"/>
      <w:marBottom w:val="0"/>
      <w:divBdr>
        <w:top w:val="none" w:sz="0" w:space="0" w:color="auto"/>
        <w:left w:val="none" w:sz="0" w:space="0" w:color="auto"/>
        <w:bottom w:val="none" w:sz="0" w:space="0" w:color="auto"/>
        <w:right w:val="none" w:sz="0" w:space="0" w:color="auto"/>
      </w:divBdr>
    </w:div>
    <w:div w:id="1673678414">
      <w:marLeft w:val="0"/>
      <w:marRight w:val="0"/>
      <w:marTop w:val="0"/>
      <w:marBottom w:val="0"/>
      <w:divBdr>
        <w:top w:val="none" w:sz="0" w:space="0" w:color="auto"/>
        <w:left w:val="none" w:sz="0" w:space="0" w:color="auto"/>
        <w:bottom w:val="none" w:sz="0" w:space="0" w:color="auto"/>
        <w:right w:val="none" w:sz="0" w:space="0" w:color="auto"/>
      </w:divBdr>
    </w:div>
    <w:div w:id="1673797042">
      <w:marLeft w:val="0"/>
      <w:marRight w:val="0"/>
      <w:marTop w:val="0"/>
      <w:marBottom w:val="0"/>
      <w:divBdr>
        <w:top w:val="none" w:sz="0" w:space="0" w:color="auto"/>
        <w:left w:val="none" w:sz="0" w:space="0" w:color="auto"/>
        <w:bottom w:val="none" w:sz="0" w:space="0" w:color="auto"/>
        <w:right w:val="none" w:sz="0" w:space="0" w:color="auto"/>
      </w:divBdr>
    </w:div>
    <w:div w:id="1673799224">
      <w:marLeft w:val="0"/>
      <w:marRight w:val="0"/>
      <w:marTop w:val="0"/>
      <w:marBottom w:val="0"/>
      <w:divBdr>
        <w:top w:val="none" w:sz="0" w:space="0" w:color="auto"/>
        <w:left w:val="none" w:sz="0" w:space="0" w:color="auto"/>
        <w:bottom w:val="none" w:sz="0" w:space="0" w:color="auto"/>
        <w:right w:val="none" w:sz="0" w:space="0" w:color="auto"/>
      </w:divBdr>
    </w:div>
    <w:div w:id="1673990698">
      <w:marLeft w:val="0"/>
      <w:marRight w:val="0"/>
      <w:marTop w:val="0"/>
      <w:marBottom w:val="0"/>
      <w:divBdr>
        <w:top w:val="none" w:sz="0" w:space="0" w:color="auto"/>
        <w:left w:val="none" w:sz="0" w:space="0" w:color="auto"/>
        <w:bottom w:val="none" w:sz="0" w:space="0" w:color="auto"/>
        <w:right w:val="none" w:sz="0" w:space="0" w:color="auto"/>
      </w:divBdr>
    </w:div>
    <w:div w:id="1674067342">
      <w:marLeft w:val="0"/>
      <w:marRight w:val="0"/>
      <w:marTop w:val="0"/>
      <w:marBottom w:val="0"/>
      <w:divBdr>
        <w:top w:val="none" w:sz="0" w:space="0" w:color="auto"/>
        <w:left w:val="none" w:sz="0" w:space="0" w:color="auto"/>
        <w:bottom w:val="none" w:sz="0" w:space="0" w:color="auto"/>
        <w:right w:val="none" w:sz="0" w:space="0" w:color="auto"/>
      </w:divBdr>
    </w:div>
    <w:div w:id="1674071353">
      <w:marLeft w:val="0"/>
      <w:marRight w:val="0"/>
      <w:marTop w:val="0"/>
      <w:marBottom w:val="0"/>
      <w:divBdr>
        <w:top w:val="none" w:sz="0" w:space="0" w:color="auto"/>
        <w:left w:val="none" w:sz="0" w:space="0" w:color="auto"/>
        <w:bottom w:val="none" w:sz="0" w:space="0" w:color="auto"/>
        <w:right w:val="none" w:sz="0" w:space="0" w:color="auto"/>
      </w:divBdr>
    </w:div>
    <w:div w:id="1674142435">
      <w:marLeft w:val="0"/>
      <w:marRight w:val="0"/>
      <w:marTop w:val="0"/>
      <w:marBottom w:val="0"/>
      <w:divBdr>
        <w:top w:val="none" w:sz="0" w:space="0" w:color="auto"/>
        <w:left w:val="none" w:sz="0" w:space="0" w:color="auto"/>
        <w:bottom w:val="none" w:sz="0" w:space="0" w:color="auto"/>
        <w:right w:val="none" w:sz="0" w:space="0" w:color="auto"/>
      </w:divBdr>
    </w:div>
    <w:div w:id="1674183673">
      <w:marLeft w:val="0"/>
      <w:marRight w:val="0"/>
      <w:marTop w:val="0"/>
      <w:marBottom w:val="0"/>
      <w:divBdr>
        <w:top w:val="none" w:sz="0" w:space="0" w:color="auto"/>
        <w:left w:val="none" w:sz="0" w:space="0" w:color="auto"/>
        <w:bottom w:val="none" w:sz="0" w:space="0" w:color="auto"/>
        <w:right w:val="none" w:sz="0" w:space="0" w:color="auto"/>
      </w:divBdr>
    </w:div>
    <w:div w:id="1674213217">
      <w:marLeft w:val="0"/>
      <w:marRight w:val="0"/>
      <w:marTop w:val="0"/>
      <w:marBottom w:val="0"/>
      <w:divBdr>
        <w:top w:val="none" w:sz="0" w:space="0" w:color="auto"/>
        <w:left w:val="none" w:sz="0" w:space="0" w:color="auto"/>
        <w:bottom w:val="none" w:sz="0" w:space="0" w:color="auto"/>
        <w:right w:val="none" w:sz="0" w:space="0" w:color="auto"/>
      </w:divBdr>
    </w:div>
    <w:div w:id="1674213702">
      <w:marLeft w:val="0"/>
      <w:marRight w:val="0"/>
      <w:marTop w:val="0"/>
      <w:marBottom w:val="0"/>
      <w:divBdr>
        <w:top w:val="none" w:sz="0" w:space="0" w:color="auto"/>
        <w:left w:val="none" w:sz="0" w:space="0" w:color="auto"/>
        <w:bottom w:val="none" w:sz="0" w:space="0" w:color="auto"/>
        <w:right w:val="none" w:sz="0" w:space="0" w:color="auto"/>
      </w:divBdr>
    </w:div>
    <w:div w:id="1674262584">
      <w:marLeft w:val="0"/>
      <w:marRight w:val="0"/>
      <w:marTop w:val="0"/>
      <w:marBottom w:val="0"/>
      <w:divBdr>
        <w:top w:val="none" w:sz="0" w:space="0" w:color="auto"/>
        <w:left w:val="none" w:sz="0" w:space="0" w:color="auto"/>
        <w:bottom w:val="none" w:sz="0" w:space="0" w:color="auto"/>
        <w:right w:val="none" w:sz="0" w:space="0" w:color="auto"/>
      </w:divBdr>
    </w:div>
    <w:div w:id="1674333783">
      <w:marLeft w:val="0"/>
      <w:marRight w:val="0"/>
      <w:marTop w:val="0"/>
      <w:marBottom w:val="0"/>
      <w:divBdr>
        <w:top w:val="none" w:sz="0" w:space="0" w:color="auto"/>
        <w:left w:val="none" w:sz="0" w:space="0" w:color="auto"/>
        <w:bottom w:val="none" w:sz="0" w:space="0" w:color="auto"/>
        <w:right w:val="none" w:sz="0" w:space="0" w:color="auto"/>
      </w:divBdr>
    </w:div>
    <w:div w:id="1674333808">
      <w:marLeft w:val="0"/>
      <w:marRight w:val="0"/>
      <w:marTop w:val="0"/>
      <w:marBottom w:val="0"/>
      <w:divBdr>
        <w:top w:val="none" w:sz="0" w:space="0" w:color="auto"/>
        <w:left w:val="none" w:sz="0" w:space="0" w:color="auto"/>
        <w:bottom w:val="none" w:sz="0" w:space="0" w:color="auto"/>
        <w:right w:val="none" w:sz="0" w:space="0" w:color="auto"/>
      </w:divBdr>
    </w:div>
    <w:div w:id="1674456811">
      <w:marLeft w:val="0"/>
      <w:marRight w:val="0"/>
      <w:marTop w:val="0"/>
      <w:marBottom w:val="0"/>
      <w:divBdr>
        <w:top w:val="none" w:sz="0" w:space="0" w:color="auto"/>
        <w:left w:val="none" w:sz="0" w:space="0" w:color="auto"/>
        <w:bottom w:val="none" w:sz="0" w:space="0" w:color="auto"/>
        <w:right w:val="none" w:sz="0" w:space="0" w:color="auto"/>
      </w:divBdr>
    </w:div>
    <w:div w:id="1674526733">
      <w:marLeft w:val="0"/>
      <w:marRight w:val="0"/>
      <w:marTop w:val="0"/>
      <w:marBottom w:val="0"/>
      <w:divBdr>
        <w:top w:val="none" w:sz="0" w:space="0" w:color="auto"/>
        <w:left w:val="none" w:sz="0" w:space="0" w:color="auto"/>
        <w:bottom w:val="none" w:sz="0" w:space="0" w:color="auto"/>
        <w:right w:val="none" w:sz="0" w:space="0" w:color="auto"/>
      </w:divBdr>
    </w:div>
    <w:div w:id="1674529115">
      <w:marLeft w:val="0"/>
      <w:marRight w:val="0"/>
      <w:marTop w:val="0"/>
      <w:marBottom w:val="0"/>
      <w:divBdr>
        <w:top w:val="none" w:sz="0" w:space="0" w:color="auto"/>
        <w:left w:val="none" w:sz="0" w:space="0" w:color="auto"/>
        <w:bottom w:val="none" w:sz="0" w:space="0" w:color="auto"/>
        <w:right w:val="none" w:sz="0" w:space="0" w:color="auto"/>
      </w:divBdr>
    </w:div>
    <w:div w:id="1674648926">
      <w:marLeft w:val="0"/>
      <w:marRight w:val="0"/>
      <w:marTop w:val="0"/>
      <w:marBottom w:val="0"/>
      <w:divBdr>
        <w:top w:val="none" w:sz="0" w:space="0" w:color="auto"/>
        <w:left w:val="none" w:sz="0" w:space="0" w:color="auto"/>
        <w:bottom w:val="none" w:sz="0" w:space="0" w:color="auto"/>
        <w:right w:val="none" w:sz="0" w:space="0" w:color="auto"/>
      </w:divBdr>
    </w:div>
    <w:div w:id="1674721791">
      <w:marLeft w:val="0"/>
      <w:marRight w:val="0"/>
      <w:marTop w:val="0"/>
      <w:marBottom w:val="0"/>
      <w:divBdr>
        <w:top w:val="none" w:sz="0" w:space="0" w:color="auto"/>
        <w:left w:val="none" w:sz="0" w:space="0" w:color="auto"/>
        <w:bottom w:val="none" w:sz="0" w:space="0" w:color="auto"/>
        <w:right w:val="none" w:sz="0" w:space="0" w:color="auto"/>
      </w:divBdr>
    </w:div>
    <w:div w:id="1674723247">
      <w:marLeft w:val="0"/>
      <w:marRight w:val="0"/>
      <w:marTop w:val="0"/>
      <w:marBottom w:val="0"/>
      <w:divBdr>
        <w:top w:val="none" w:sz="0" w:space="0" w:color="auto"/>
        <w:left w:val="none" w:sz="0" w:space="0" w:color="auto"/>
        <w:bottom w:val="none" w:sz="0" w:space="0" w:color="auto"/>
        <w:right w:val="none" w:sz="0" w:space="0" w:color="auto"/>
      </w:divBdr>
    </w:div>
    <w:div w:id="1674800372">
      <w:marLeft w:val="0"/>
      <w:marRight w:val="0"/>
      <w:marTop w:val="0"/>
      <w:marBottom w:val="0"/>
      <w:divBdr>
        <w:top w:val="none" w:sz="0" w:space="0" w:color="auto"/>
        <w:left w:val="none" w:sz="0" w:space="0" w:color="auto"/>
        <w:bottom w:val="none" w:sz="0" w:space="0" w:color="auto"/>
        <w:right w:val="none" w:sz="0" w:space="0" w:color="auto"/>
      </w:divBdr>
    </w:div>
    <w:div w:id="1674840779">
      <w:marLeft w:val="0"/>
      <w:marRight w:val="0"/>
      <w:marTop w:val="0"/>
      <w:marBottom w:val="0"/>
      <w:divBdr>
        <w:top w:val="none" w:sz="0" w:space="0" w:color="auto"/>
        <w:left w:val="none" w:sz="0" w:space="0" w:color="auto"/>
        <w:bottom w:val="none" w:sz="0" w:space="0" w:color="auto"/>
        <w:right w:val="none" w:sz="0" w:space="0" w:color="auto"/>
      </w:divBdr>
    </w:div>
    <w:div w:id="1675108146">
      <w:marLeft w:val="0"/>
      <w:marRight w:val="0"/>
      <w:marTop w:val="0"/>
      <w:marBottom w:val="0"/>
      <w:divBdr>
        <w:top w:val="none" w:sz="0" w:space="0" w:color="auto"/>
        <w:left w:val="none" w:sz="0" w:space="0" w:color="auto"/>
        <w:bottom w:val="none" w:sz="0" w:space="0" w:color="auto"/>
        <w:right w:val="none" w:sz="0" w:space="0" w:color="auto"/>
      </w:divBdr>
    </w:div>
    <w:div w:id="1675112017">
      <w:marLeft w:val="0"/>
      <w:marRight w:val="0"/>
      <w:marTop w:val="0"/>
      <w:marBottom w:val="0"/>
      <w:divBdr>
        <w:top w:val="none" w:sz="0" w:space="0" w:color="auto"/>
        <w:left w:val="none" w:sz="0" w:space="0" w:color="auto"/>
        <w:bottom w:val="none" w:sz="0" w:space="0" w:color="auto"/>
        <w:right w:val="none" w:sz="0" w:space="0" w:color="auto"/>
      </w:divBdr>
    </w:div>
    <w:div w:id="1675300961">
      <w:marLeft w:val="0"/>
      <w:marRight w:val="0"/>
      <w:marTop w:val="0"/>
      <w:marBottom w:val="0"/>
      <w:divBdr>
        <w:top w:val="none" w:sz="0" w:space="0" w:color="auto"/>
        <w:left w:val="none" w:sz="0" w:space="0" w:color="auto"/>
        <w:bottom w:val="none" w:sz="0" w:space="0" w:color="auto"/>
        <w:right w:val="none" w:sz="0" w:space="0" w:color="auto"/>
      </w:divBdr>
    </w:div>
    <w:div w:id="1675376000">
      <w:marLeft w:val="0"/>
      <w:marRight w:val="0"/>
      <w:marTop w:val="0"/>
      <w:marBottom w:val="0"/>
      <w:divBdr>
        <w:top w:val="none" w:sz="0" w:space="0" w:color="auto"/>
        <w:left w:val="none" w:sz="0" w:space="0" w:color="auto"/>
        <w:bottom w:val="none" w:sz="0" w:space="0" w:color="auto"/>
        <w:right w:val="none" w:sz="0" w:space="0" w:color="auto"/>
      </w:divBdr>
    </w:div>
    <w:div w:id="1675452584">
      <w:marLeft w:val="0"/>
      <w:marRight w:val="0"/>
      <w:marTop w:val="0"/>
      <w:marBottom w:val="0"/>
      <w:divBdr>
        <w:top w:val="none" w:sz="0" w:space="0" w:color="auto"/>
        <w:left w:val="none" w:sz="0" w:space="0" w:color="auto"/>
        <w:bottom w:val="none" w:sz="0" w:space="0" w:color="auto"/>
        <w:right w:val="none" w:sz="0" w:space="0" w:color="auto"/>
      </w:divBdr>
    </w:div>
    <w:div w:id="1675493733">
      <w:marLeft w:val="0"/>
      <w:marRight w:val="0"/>
      <w:marTop w:val="0"/>
      <w:marBottom w:val="0"/>
      <w:divBdr>
        <w:top w:val="none" w:sz="0" w:space="0" w:color="auto"/>
        <w:left w:val="none" w:sz="0" w:space="0" w:color="auto"/>
        <w:bottom w:val="none" w:sz="0" w:space="0" w:color="auto"/>
        <w:right w:val="none" w:sz="0" w:space="0" w:color="auto"/>
      </w:divBdr>
    </w:div>
    <w:div w:id="1675648558">
      <w:marLeft w:val="0"/>
      <w:marRight w:val="0"/>
      <w:marTop w:val="0"/>
      <w:marBottom w:val="0"/>
      <w:divBdr>
        <w:top w:val="none" w:sz="0" w:space="0" w:color="auto"/>
        <w:left w:val="none" w:sz="0" w:space="0" w:color="auto"/>
        <w:bottom w:val="none" w:sz="0" w:space="0" w:color="auto"/>
        <w:right w:val="none" w:sz="0" w:space="0" w:color="auto"/>
      </w:divBdr>
    </w:div>
    <w:div w:id="1675650928">
      <w:marLeft w:val="0"/>
      <w:marRight w:val="0"/>
      <w:marTop w:val="0"/>
      <w:marBottom w:val="0"/>
      <w:divBdr>
        <w:top w:val="none" w:sz="0" w:space="0" w:color="auto"/>
        <w:left w:val="none" w:sz="0" w:space="0" w:color="auto"/>
        <w:bottom w:val="none" w:sz="0" w:space="0" w:color="auto"/>
        <w:right w:val="none" w:sz="0" w:space="0" w:color="auto"/>
      </w:divBdr>
    </w:div>
    <w:div w:id="1675691127">
      <w:marLeft w:val="0"/>
      <w:marRight w:val="0"/>
      <w:marTop w:val="0"/>
      <w:marBottom w:val="0"/>
      <w:divBdr>
        <w:top w:val="none" w:sz="0" w:space="0" w:color="auto"/>
        <w:left w:val="none" w:sz="0" w:space="0" w:color="auto"/>
        <w:bottom w:val="none" w:sz="0" w:space="0" w:color="auto"/>
        <w:right w:val="none" w:sz="0" w:space="0" w:color="auto"/>
      </w:divBdr>
    </w:div>
    <w:div w:id="1675839168">
      <w:marLeft w:val="0"/>
      <w:marRight w:val="0"/>
      <w:marTop w:val="0"/>
      <w:marBottom w:val="0"/>
      <w:divBdr>
        <w:top w:val="none" w:sz="0" w:space="0" w:color="auto"/>
        <w:left w:val="none" w:sz="0" w:space="0" w:color="auto"/>
        <w:bottom w:val="none" w:sz="0" w:space="0" w:color="auto"/>
        <w:right w:val="none" w:sz="0" w:space="0" w:color="auto"/>
      </w:divBdr>
    </w:div>
    <w:div w:id="1676106149">
      <w:marLeft w:val="0"/>
      <w:marRight w:val="0"/>
      <w:marTop w:val="0"/>
      <w:marBottom w:val="0"/>
      <w:divBdr>
        <w:top w:val="none" w:sz="0" w:space="0" w:color="auto"/>
        <w:left w:val="none" w:sz="0" w:space="0" w:color="auto"/>
        <w:bottom w:val="none" w:sz="0" w:space="0" w:color="auto"/>
        <w:right w:val="none" w:sz="0" w:space="0" w:color="auto"/>
      </w:divBdr>
    </w:div>
    <w:div w:id="1676109679">
      <w:marLeft w:val="0"/>
      <w:marRight w:val="0"/>
      <w:marTop w:val="0"/>
      <w:marBottom w:val="0"/>
      <w:divBdr>
        <w:top w:val="none" w:sz="0" w:space="0" w:color="auto"/>
        <w:left w:val="none" w:sz="0" w:space="0" w:color="auto"/>
        <w:bottom w:val="none" w:sz="0" w:space="0" w:color="auto"/>
        <w:right w:val="none" w:sz="0" w:space="0" w:color="auto"/>
      </w:divBdr>
    </w:div>
    <w:div w:id="1676110435">
      <w:marLeft w:val="0"/>
      <w:marRight w:val="0"/>
      <w:marTop w:val="0"/>
      <w:marBottom w:val="0"/>
      <w:divBdr>
        <w:top w:val="none" w:sz="0" w:space="0" w:color="auto"/>
        <w:left w:val="none" w:sz="0" w:space="0" w:color="auto"/>
        <w:bottom w:val="none" w:sz="0" w:space="0" w:color="auto"/>
        <w:right w:val="none" w:sz="0" w:space="0" w:color="auto"/>
      </w:divBdr>
    </w:div>
    <w:div w:id="1676223452">
      <w:marLeft w:val="0"/>
      <w:marRight w:val="0"/>
      <w:marTop w:val="0"/>
      <w:marBottom w:val="0"/>
      <w:divBdr>
        <w:top w:val="none" w:sz="0" w:space="0" w:color="auto"/>
        <w:left w:val="none" w:sz="0" w:space="0" w:color="auto"/>
        <w:bottom w:val="none" w:sz="0" w:space="0" w:color="auto"/>
        <w:right w:val="none" w:sz="0" w:space="0" w:color="auto"/>
      </w:divBdr>
    </w:div>
    <w:div w:id="1676297239">
      <w:marLeft w:val="0"/>
      <w:marRight w:val="0"/>
      <w:marTop w:val="0"/>
      <w:marBottom w:val="0"/>
      <w:divBdr>
        <w:top w:val="none" w:sz="0" w:space="0" w:color="auto"/>
        <w:left w:val="none" w:sz="0" w:space="0" w:color="auto"/>
        <w:bottom w:val="none" w:sz="0" w:space="0" w:color="auto"/>
        <w:right w:val="none" w:sz="0" w:space="0" w:color="auto"/>
      </w:divBdr>
    </w:div>
    <w:div w:id="1676301117">
      <w:marLeft w:val="0"/>
      <w:marRight w:val="0"/>
      <w:marTop w:val="0"/>
      <w:marBottom w:val="0"/>
      <w:divBdr>
        <w:top w:val="none" w:sz="0" w:space="0" w:color="auto"/>
        <w:left w:val="none" w:sz="0" w:space="0" w:color="auto"/>
        <w:bottom w:val="none" w:sz="0" w:space="0" w:color="auto"/>
        <w:right w:val="none" w:sz="0" w:space="0" w:color="auto"/>
      </w:divBdr>
    </w:div>
    <w:div w:id="1676422974">
      <w:marLeft w:val="0"/>
      <w:marRight w:val="0"/>
      <w:marTop w:val="0"/>
      <w:marBottom w:val="0"/>
      <w:divBdr>
        <w:top w:val="none" w:sz="0" w:space="0" w:color="auto"/>
        <w:left w:val="none" w:sz="0" w:space="0" w:color="auto"/>
        <w:bottom w:val="none" w:sz="0" w:space="0" w:color="auto"/>
        <w:right w:val="none" w:sz="0" w:space="0" w:color="auto"/>
      </w:divBdr>
    </w:div>
    <w:div w:id="1676497845">
      <w:marLeft w:val="0"/>
      <w:marRight w:val="0"/>
      <w:marTop w:val="0"/>
      <w:marBottom w:val="0"/>
      <w:divBdr>
        <w:top w:val="none" w:sz="0" w:space="0" w:color="auto"/>
        <w:left w:val="none" w:sz="0" w:space="0" w:color="auto"/>
        <w:bottom w:val="none" w:sz="0" w:space="0" w:color="auto"/>
        <w:right w:val="none" w:sz="0" w:space="0" w:color="auto"/>
      </w:divBdr>
    </w:div>
    <w:div w:id="1676877352">
      <w:marLeft w:val="0"/>
      <w:marRight w:val="0"/>
      <w:marTop w:val="0"/>
      <w:marBottom w:val="0"/>
      <w:divBdr>
        <w:top w:val="none" w:sz="0" w:space="0" w:color="auto"/>
        <w:left w:val="none" w:sz="0" w:space="0" w:color="auto"/>
        <w:bottom w:val="none" w:sz="0" w:space="0" w:color="auto"/>
        <w:right w:val="none" w:sz="0" w:space="0" w:color="auto"/>
      </w:divBdr>
    </w:div>
    <w:div w:id="1676884529">
      <w:marLeft w:val="0"/>
      <w:marRight w:val="0"/>
      <w:marTop w:val="0"/>
      <w:marBottom w:val="0"/>
      <w:divBdr>
        <w:top w:val="none" w:sz="0" w:space="0" w:color="auto"/>
        <w:left w:val="none" w:sz="0" w:space="0" w:color="auto"/>
        <w:bottom w:val="none" w:sz="0" w:space="0" w:color="auto"/>
        <w:right w:val="none" w:sz="0" w:space="0" w:color="auto"/>
      </w:divBdr>
    </w:div>
    <w:div w:id="1676954015">
      <w:marLeft w:val="0"/>
      <w:marRight w:val="0"/>
      <w:marTop w:val="0"/>
      <w:marBottom w:val="0"/>
      <w:divBdr>
        <w:top w:val="none" w:sz="0" w:space="0" w:color="auto"/>
        <w:left w:val="none" w:sz="0" w:space="0" w:color="auto"/>
        <w:bottom w:val="none" w:sz="0" w:space="0" w:color="auto"/>
        <w:right w:val="none" w:sz="0" w:space="0" w:color="auto"/>
      </w:divBdr>
    </w:div>
    <w:div w:id="1676955425">
      <w:bodyDiv w:val="1"/>
      <w:marLeft w:val="0"/>
      <w:marRight w:val="0"/>
      <w:marTop w:val="0"/>
      <w:marBottom w:val="0"/>
      <w:divBdr>
        <w:top w:val="none" w:sz="0" w:space="0" w:color="auto"/>
        <w:left w:val="none" w:sz="0" w:space="0" w:color="auto"/>
        <w:bottom w:val="none" w:sz="0" w:space="0" w:color="auto"/>
        <w:right w:val="none" w:sz="0" w:space="0" w:color="auto"/>
      </w:divBdr>
    </w:div>
    <w:div w:id="1676958335">
      <w:marLeft w:val="0"/>
      <w:marRight w:val="0"/>
      <w:marTop w:val="0"/>
      <w:marBottom w:val="0"/>
      <w:divBdr>
        <w:top w:val="none" w:sz="0" w:space="0" w:color="auto"/>
        <w:left w:val="none" w:sz="0" w:space="0" w:color="auto"/>
        <w:bottom w:val="none" w:sz="0" w:space="0" w:color="auto"/>
        <w:right w:val="none" w:sz="0" w:space="0" w:color="auto"/>
      </w:divBdr>
    </w:div>
    <w:div w:id="1676958697">
      <w:marLeft w:val="0"/>
      <w:marRight w:val="0"/>
      <w:marTop w:val="0"/>
      <w:marBottom w:val="0"/>
      <w:divBdr>
        <w:top w:val="none" w:sz="0" w:space="0" w:color="auto"/>
        <w:left w:val="none" w:sz="0" w:space="0" w:color="auto"/>
        <w:bottom w:val="none" w:sz="0" w:space="0" w:color="auto"/>
        <w:right w:val="none" w:sz="0" w:space="0" w:color="auto"/>
      </w:divBdr>
    </w:div>
    <w:div w:id="1677152853">
      <w:marLeft w:val="0"/>
      <w:marRight w:val="0"/>
      <w:marTop w:val="0"/>
      <w:marBottom w:val="0"/>
      <w:divBdr>
        <w:top w:val="none" w:sz="0" w:space="0" w:color="auto"/>
        <w:left w:val="none" w:sz="0" w:space="0" w:color="auto"/>
        <w:bottom w:val="none" w:sz="0" w:space="0" w:color="auto"/>
        <w:right w:val="none" w:sz="0" w:space="0" w:color="auto"/>
      </w:divBdr>
    </w:div>
    <w:div w:id="1677227554">
      <w:marLeft w:val="0"/>
      <w:marRight w:val="0"/>
      <w:marTop w:val="0"/>
      <w:marBottom w:val="0"/>
      <w:divBdr>
        <w:top w:val="none" w:sz="0" w:space="0" w:color="auto"/>
        <w:left w:val="none" w:sz="0" w:space="0" w:color="auto"/>
        <w:bottom w:val="none" w:sz="0" w:space="0" w:color="auto"/>
        <w:right w:val="none" w:sz="0" w:space="0" w:color="auto"/>
      </w:divBdr>
    </w:div>
    <w:div w:id="1677267231">
      <w:marLeft w:val="0"/>
      <w:marRight w:val="0"/>
      <w:marTop w:val="0"/>
      <w:marBottom w:val="0"/>
      <w:divBdr>
        <w:top w:val="none" w:sz="0" w:space="0" w:color="auto"/>
        <w:left w:val="none" w:sz="0" w:space="0" w:color="auto"/>
        <w:bottom w:val="none" w:sz="0" w:space="0" w:color="auto"/>
        <w:right w:val="none" w:sz="0" w:space="0" w:color="auto"/>
      </w:divBdr>
    </w:div>
    <w:div w:id="1677345043">
      <w:marLeft w:val="0"/>
      <w:marRight w:val="0"/>
      <w:marTop w:val="0"/>
      <w:marBottom w:val="0"/>
      <w:divBdr>
        <w:top w:val="none" w:sz="0" w:space="0" w:color="auto"/>
        <w:left w:val="none" w:sz="0" w:space="0" w:color="auto"/>
        <w:bottom w:val="none" w:sz="0" w:space="0" w:color="auto"/>
        <w:right w:val="none" w:sz="0" w:space="0" w:color="auto"/>
      </w:divBdr>
    </w:div>
    <w:div w:id="1677418413">
      <w:marLeft w:val="0"/>
      <w:marRight w:val="0"/>
      <w:marTop w:val="0"/>
      <w:marBottom w:val="0"/>
      <w:divBdr>
        <w:top w:val="none" w:sz="0" w:space="0" w:color="auto"/>
        <w:left w:val="none" w:sz="0" w:space="0" w:color="auto"/>
        <w:bottom w:val="none" w:sz="0" w:space="0" w:color="auto"/>
        <w:right w:val="none" w:sz="0" w:space="0" w:color="auto"/>
      </w:divBdr>
    </w:div>
    <w:div w:id="1677420331">
      <w:marLeft w:val="0"/>
      <w:marRight w:val="0"/>
      <w:marTop w:val="0"/>
      <w:marBottom w:val="0"/>
      <w:divBdr>
        <w:top w:val="none" w:sz="0" w:space="0" w:color="auto"/>
        <w:left w:val="none" w:sz="0" w:space="0" w:color="auto"/>
        <w:bottom w:val="none" w:sz="0" w:space="0" w:color="auto"/>
        <w:right w:val="none" w:sz="0" w:space="0" w:color="auto"/>
      </w:divBdr>
    </w:div>
    <w:div w:id="1677465725">
      <w:bodyDiv w:val="1"/>
      <w:marLeft w:val="0"/>
      <w:marRight w:val="0"/>
      <w:marTop w:val="0"/>
      <w:marBottom w:val="0"/>
      <w:divBdr>
        <w:top w:val="none" w:sz="0" w:space="0" w:color="auto"/>
        <w:left w:val="none" w:sz="0" w:space="0" w:color="auto"/>
        <w:bottom w:val="none" w:sz="0" w:space="0" w:color="auto"/>
        <w:right w:val="none" w:sz="0" w:space="0" w:color="auto"/>
      </w:divBdr>
    </w:div>
    <w:div w:id="1677685948">
      <w:marLeft w:val="0"/>
      <w:marRight w:val="0"/>
      <w:marTop w:val="0"/>
      <w:marBottom w:val="0"/>
      <w:divBdr>
        <w:top w:val="none" w:sz="0" w:space="0" w:color="auto"/>
        <w:left w:val="none" w:sz="0" w:space="0" w:color="auto"/>
        <w:bottom w:val="none" w:sz="0" w:space="0" w:color="auto"/>
        <w:right w:val="none" w:sz="0" w:space="0" w:color="auto"/>
      </w:divBdr>
    </w:div>
    <w:div w:id="1677883510">
      <w:marLeft w:val="0"/>
      <w:marRight w:val="0"/>
      <w:marTop w:val="0"/>
      <w:marBottom w:val="0"/>
      <w:divBdr>
        <w:top w:val="none" w:sz="0" w:space="0" w:color="auto"/>
        <w:left w:val="none" w:sz="0" w:space="0" w:color="auto"/>
        <w:bottom w:val="none" w:sz="0" w:space="0" w:color="auto"/>
        <w:right w:val="none" w:sz="0" w:space="0" w:color="auto"/>
      </w:divBdr>
    </w:div>
    <w:div w:id="1677884100">
      <w:marLeft w:val="0"/>
      <w:marRight w:val="0"/>
      <w:marTop w:val="0"/>
      <w:marBottom w:val="0"/>
      <w:divBdr>
        <w:top w:val="none" w:sz="0" w:space="0" w:color="auto"/>
        <w:left w:val="none" w:sz="0" w:space="0" w:color="auto"/>
        <w:bottom w:val="none" w:sz="0" w:space="0" w:color="auto"/>
        <w:right w:val="none" w:sz="0" w:space="0" w:color="auto"/>
      </w:divBdr>
    </w:div>
    <w:div w:id="1677996272">
      <w:marLeft w:val="0"/>
      <w:marRight w:val="0"/>
      <w:marTop w:val="0"/>
      <w:marBottom w:val="0"/>
      <w:divBdr>
        <w:top w:val="none" w:sz="0" w:space="0" w:color="auto"/>
        <w:left w:val="none" w:sz="0" w:space="0" w:color="auto"/>
        <w:bottom w:val="none" w:sz="0" w:space="0" w:color="auto"/>
        <w:right w:val="none" w:sz="0" w:space="0" w:color="auto"/>
      </w:divBdr>
    </w:div>
    <w:div w:id="1677997390">
      <w:marLeft w:val="0"/>
      <w:marRight w:val="0"/>
      <w:marTop w:val="0"/>
      <w:marBottom w:val="0"/>
      <w:divBdr>
        <w:top w:val="none" w:sz="0" w:space="0" w:color="auto"/>
        <w:left w:val="none" w:sz="0" w:space="0" w:color="auto"/>
        <w:bottom w:val="none" w:sz="0" w:space="0" w:color="auto"/>
        <w:right w:val="none" w:sz="0" w:space="0" w:color="auto"/>
      </w:divBdr>
    </w:div>
    <w:div w:id="1678074573">
      <w:bodyDiv w:val="1"/>
      <w:marLeft w:val="0"/>
      <w:marRight w:val="0"/>
      <w:marTop w:val="0"/>
      <w:marBottom w:val="0"/>
      <w:divBdr>
        <w:top w:val="none" w:sz="0" w:space="0" w:color="auto"/>
        <w:left w:val="none" w:sz="0" w:space="0" w:color="auto"/>
        <w:bottom w:val="none" w:sz="0" w:space="0" w:color="auto"/>
        <w:right w:val="none" w:sz="0" w:space="0" w:color="auto"/>
      </w:divBdr>
    </w:div>
    <w:div w:id="1678074791">
      <w:marLeft w:val="0"/>
      <w:marRight w:val="0"/>
      <w:marTop w:val="0"/>
      <w:marBottom w:val="0"/>
      <w:divBdr>
        <w:top w:val="none" w:sz="0" w:space="0" w:color="auto"/>
        <w:left w:val="none" w:sz="0" w:space="0" w:color="auto"/>
        <w:bottom w:val="none" w:sz="0" w:space="0" w:color="auto"/>
        <w:right w:val="none" w:sz="0" w:space="0" w:color="auto"/>
      </w:divBdr>
    </w:div>
    <w:div w:id="1678187944">
      <w:marLeft w:val="0"/>
      <w:marRight w:val="0"/>
      <w:marTop w:val="0"/>
      <w:marBottom w:val="0"/>
      <w:divBdr>
        <w:top w:val="none" w:sz="0" w:space="0" w:color="auto"/>
        <w:left w:val="none" w:sz="0" w:space="0" w:color="auto"/>
        <w:bottom w:val="none" w:sz="0" w:space="0" w:color="auto"/>
        <w:right w:val="none" w:sz="0" w:space="0" w:color="auto"/>
      </w:divBdr>
    </w:div>
    <w:div w:id="1678266461">
      <w:marLeft w:val="0"/>
      <w:marRight w:val="0"/>
      <w:marTop w:val="0"/>
      <w:marBottom w:val="0"/>
      <w:divBdr>
        <w:top w:val="none" w:sz="0" w:space="0" w:color="auto"/>
        <w:left w:val="none" w:sz="0" w:space="0" w:color="auto"/>
        <w:bottom w:val="none" w:sz="0" w:space="0" w:color="auto"/>
        <w:right w:val="none" w:sz="0" w:space="0" w:color="auto"/>
      </w:divBdr>
    </w:div>
    <w:div w:id="1678311777">
      <w:marLeft w:val="0"/>
      <w:marRight w:val="0"/>
      <w:marTop w:val="0"/>
      <w:marBottom w:val="0"/>
      <w:divBdr>
        <w:top w:val="none" w:sz="0" w:space="0" w:color="auto"/>
        <w:left w:val="none" w:sz="0" w:space="0" w:color="auto"/>
        <w:bottom w:val="none" w:sz="0" w:space="0" w:color="auto"/>
        <w:right w:val="none" w:sz="0" w:space="0" w:color="auto"/>
      </w:divBdr>
    </w:div>
    <w:div w:id="1678338598">
      <w:marLeft w:val="0"/>
      <w:marRight w:val="0"/>
      <w:marTop w:val="0"/>
      <w:marBottom w:val="0"/>
      <w:divBdr>
        <w:top w:val="none" w:sz="0" w:space="0" w:color="auto"/>
        <w:left w:val="none" w:sz="0" w:space="0" w:color="auto"/>
        <w:bottom w:val="none" w:sz="0" w:space="0" w:color="auto"/>
        <w:right w:val="none" w:sz="0" w:space="0" w:color="auto"/>
      </w:divBdr>
    </w:div>
    <w:div w:id="1678339865">
      <w:marLeft w:val="0"/>
      <w:marRight w:val="0"/>
      <w:marTop w:val="0"/>
      <w:marBottom w:val="0"/>
      <w:divBdr>
        <w:top w:val="none" w:sz="0" w:space="0" w:color="auto"/>
        <w:left w:val="none" w:sz="0" w:space="0" w:color="auto"/>
        <w:bottom w:val="none" w:sz="0" w:space="0" w:color="auto"/>
        <w:right w:val="none" w:sz="0" w:space="0" w:color="auto"/>
      </w:divBdr>
    </w:div>
    <w:div w:id="1678343268">
      <w:marLeft w:val="0"/>
      <w:marRight w:val="0"/>
      <w:marTop w:val="0"/>
      <w:marBottom w:val="0"/>
      <w:divBdr>
        <w:top w:val="none" w:sz="0" w:space="0" w:color="auto"/>
        <w:left w:val="none" w:sz="0" w:space="0" w:color="auto"/>
        <w:bottom w:val="none" w:sz="0" w:space="0" w:color="auto"/>
        <w:right w:val="none" w:sz="0" w:space="0" w:color="auto"/>
      </w:divBdr>
    </w:div>
    <w:div w:id="1678388225">
      <w:marLeft w:val="0"/>
      <w:marRight w:val="0"/>
      <w:marTop w:val="0"/>
      <w:marBottom w:val="0"/>
      <w:divBdr>
        <w:top w:val="none" w:sz="0" w:space="0" w:color="auto"/>
        <w:left w:val="none" w:sz="0" w:space="0" w:color="auto"/>
        <w:bottom w:val="none" w:sz="0" w:space="0" w:color="auto"/>
        <w:right w:val="none" w:sz="0" w:space="0" w:color="auto"/>
      </w:divBdr>
    </w:div>
    <w:div w:id="1678388968">
      <w:marLeft w:val="0"/>
      <w:marRight w:val="0"/>
      <w:marTop w:val="0"/>
      <w:marBottom w:val="0"/>
      <w:divBdr>
        <w:top w:val="none" w:sz="0" w:space="0" w:color="auto"/>
        <w:left w:val="none" w:sz="0" w:space="0" w:color="auto"/>
        <w:bottom w:val="none" w:sz="0" w:space="0" w:color="auto"/>
        <w:right w:val="none" w:sz="0" w:space="0" w:color="auto"/>
      </w:divBdr>
    </w:div>
    <w:div w:id="1678459547">
      <w:marLeft w:val="0"/>
      <w:marRight w:val="0"/>
      <w:marTop w:val="0"/>
      <w:marBottom w:val="0"/>
      <w:divBdr>
        <w:top w:val="none" w:sz="0" w:space="0" w:color="auto"/>
        <w:left w:val="none" w:sz="0" w:space="0" w:color="auto"/>
        <w:bottom w:val="none" w:sz="0" w:space="0" w:color="auto"/>
        <w:right w:val="none" w:sz="0" w:space="0" w:color="auto"/>
      </w:divBdr>
    </w:div>
    <w:div w:id="1678464011">
      <w:marLeft w:val="0"/>
      <w:marRight w:val="0"/>
      <w:marTop w:val="0"/>
      <w:marBottom w:val="0"/>
      <w:divBdr>
        <w:top w:val="none" w:sz="0" w:space="0" w:color="auto"/>
        <w:left w:val="none" w:sz="0" w:space="0" w:color="auto"/>
        <w:bottom w:val="none" w:sz="0" w:space="0" w:color="auto"/>
        <w:right w:val="none" w:sz="0" w:space="0" w:color="auto"/>
      </w:divBdr>
    </w:div>
    <w:div w:id="1678575723">
      <w:marLeft w:val="0"/>
      <w:marRight w:val="0"/>
      <w:marTop w:val="0"/>
      <w:marBottom w:val="0"/>
      <w:divBdr>
        <w:top w:val="none" w:sz="0" w:space="0" w:color="auto"/>
        <w:left w:val="none" w:sz="0" w:space="0" w:color="auto"/>
        <w:bottom w:val="none" w:sz="0" w:space="0" w:color="auto"/>
        <w:right w:val="none" w:sz="0" w:space="0" w:color="auto"/>
      </w:divBdr>
    </w:div>
    <w:div w:id="1678733520">
      <w:marLeft w:val="0"/>
      <w:marRight w:val="0"/>
      <w:marTop w:val="0"/>
      <w:marBottom w:val="0"/>
      <w:divBdr>
        <w:top w:val="none" w:sz="0" w:space="0" w:color="auto"/>
        <w:left w:val="none" w:sz="0" w:space="0" w:color="auto"/>
        <w:bottom w:val="none" w:sz="0" w:space="0" w:color="auto"/>
        <w:right w:val="none" w:sz="0" w:space="0" w:color="auto"/>
      </w:divBdr>
    </w:div>
    <w:div w:id="1678772900">
      <w:marLeft w:val="0"/>
      <w:marRight w:val="0"/>
      <w:marTop w:val="0"/>
      <w:marBottom w:val="0"/>
      <w:divBdr>
        <w:top w:val="none" w:sz="0" w:space="0" w:color="auto"/>
        <w:left w:val="none" w:sz="0" w:space="0" w:color="auto"/>
        <w:bottom w:val="none" w:sz="0" w:space="0" w:color="auto"/>
        <w:right w:val="none" w:sz="0" w:space="0" w:color="auto"/>
      </w:divBdr>
    </w:div>
    <w:div w:id="1678773391">
      <w:marLeft w:val="0"/>
      <w:marRight w:val="0"/>
      <w:marTop w:val="0"/>
      <w:marBottom w:val="0"/>
      <w:divBdr>
        <w:top w:val="none" w:sz="0" w:space="0" w:color="auto"/>
        <w:left w:val="none" w:sz="0" w:space="0" w:color="auto"/>
        <w:bottom w:val="none" w:sz="0" w:space="0" w:color="auto"/>
        <w:right w:val="none" w:sz="0" w:space="0" w:color="auto"/>
      </w:divBdr>
    </w:div>
    <w:div w:id="1678774235">
      <w:marLeft w:val="0"/>
      <w:marRight w:val="0"/>
      <w:marTop w:val="0"/>
      <w:marBottom w:val="0"/>
      <w:divBdr>
        <w:top w:val="none" w:sz="0" w:space="0" w:color="auto"/>
        <w:left w:val="none" w:sz="0" w:space="0" w:color="auto"/>
        <w:bottom w:val="none" w:sz="0" w:space="0" w:color="auto"/>
        <w:right w:val="none" w:sz="0" w:space="0" w:color="auto"/>
      </w:divBdr>
    </w:div>
    <w:div w:id="1678775609">
      <w:marLeft w:val="0"/>
      <w:marRight w:val="0"/>
      <w:marTop w:val="0"/>
      <w:marBottom w:val="0"/>
      <w:divBdr>
        <w:top w:val="none" w:sz="0" w:space="0" w:color="auto"/>
        <w:left w:val="none" w:sz="0" w:space="0" w:color="auto"/>
        <w:bottom w:val="none" w:sz="0" w:space="0" w:color="auto"/>
        <w:right w:val="none" w:sz="0" w:space="0" w:color="auto"/>
      </w:divBdr>
    </w:div>
    <w:div w:id="1678801471">
      <w:marLeft w:val="0"/>
      <w:marRight w:val="0"/>
      <w:marTop w:val="0"/>
      <w:marBottom w:val="0"/>
      <w:divBdr>
        <w:top w:val="none" w:sz="0" w:space="0" w:color="auto"/>
        <w:left w:val="none" w:sz="0" w:space="0" w:color="auto"/>
        <w:bottom w:val="none" w:sz="0" w:space="0" w:color="auto"/>
        <w:right w:val="none" w:sz="0" w:space="0" w:color="auto"/>
      </w:divBdr>
    </w:div>
    <w:div w:id="1678918819">
      <w:marLeft w:val="0"/>
      <w:marRight w:val="0"/>
      <w:marTop w:val="0"/>
      <w:marBottom w:val="0"/>
      <w:divBdr>
        <w:top w:val="none" w:sz="0" w:space="0" w:color="auto"/>
        <w:left w:val="none" w:sz="0" w:space="0" w:color="auto"/>
        <w:bottom w:val="none" w:sz="0" w:space="0" w:color="auto"/>
        <w:right w:val="none" w:sz="0" w:space="0" w:color="auto"/>
      </w:divBdr>
    </w:div>
    <w:div w:id="1678924196">
      <w:marLeft w:val="0"/>
      <w:marRight w:val="0"/>
      <w:marTop w:val="0"/>
      <w:marBottom w:val="0"/>
      <w:divBdr>
        <w:top w:val="none" w:sz="0" w:space="0" w:color="auto"/>
        <w:left w:val="none" w:sz="0" w:space="0" w:color="auto"/>
        <w:bottom w:val="none" w:sz="0" w:space="0" w:color="auto"/>
        <w:right w:val="none" w:sz="0" w:space="0" w:color="auto"/>
      </w:divBdr>
    </w:div>
    <w:div w:id="1678968533">
      <w:marLeft w:val="0"/>
      <w:marRight w:val="0"/>
      <w:marTop w:val="0"/>
      <w:marBottom w:val="0"/>
      <w:divBdr>
        <w:top w:val="none" w:sz="0" w:space="0" w:color="auto"/>
        <w:left w:val="none" w:sz="0" w:space="0" w:color="auto"/>
        <w:bottom w:val="none" w:sz="0" w:space="0" w:color="auto"/>
        <w:right w:val="none" w:sz="0" w:space="0" w:color="auto"/>
      </w:divBdr>
    </w:div>
    <w:div w:id="1678968832">
      <w:marLeft w:val="0"/>
      <w:marRight w:val="0"/>
      <w:marTop w:val="0"/>
      <w:marBottom w:val="0"/>
      <w:divBdr>
        <w:top w:val="none" w:sz="0" w:space="0" w:color="auto"/>
        <w:left w:val="none" w:sz="0" w:space="0" w:color="auto"/>
        <w:bottom w:val="none" w:sz="0" w:space="0" w:color="auto"/>
        <w:right w:val="none" w:sz="0" w:space="0" w:color="auto"/>
      </w:divBdr>
    </w:div>
    <w:div w:id="1678997244">
      <w:marLeft w:val="0"/>
      <w:marRight w:val="0"/>
      <w:marTop w:val="0"/>
      <w:marBottom w:val="0"/>
      <w:divBdr>
        <w:top w:val="none" w:sz="0" w:space="0" w:color="auto"/>
        <w:left w:val="none" w:sz="0" w:space="0" w:color="auto"/>
        <w:bottom w:val="none" w:sz="0" w:space="0" w:color="auto"/>
        <w:right w:val="none" w:sz="0" w:space="0" w:color="auto"/>
      </w:divBdr>
    </w:div>
    <w:div w:id="1678998344">
      <w:marLeft w:val="0"/>
      <w:marRight w:val="0"/>
      <w:marTop w:val="0"/>
      <w:marBottom w:val="0"/>
      <w:divBdr>
        <w:top w:val="none" w:sz="0" w:space="0" w:color="auto"/>
        <w:left w:val="none" w:sz="0" w:space="0" w:color="auto"/>
        <w:bottom w:val="none" w:sz="0" w:space="0" w:color="auto"/>
        <w:right w:val="none" w:sz="0" w:space="0" w:color="auto"/>
      </w:divBdr>
    </w:div>
    <w:div w:id="1679114740">
      <w:marLeft w:val="0"/>
      <w:marRight w:val="0"/>
      <w:marTop w:val="0"/>
      <w:marBottom w:val="0"/>
      <w:divBdr>
        <w:top w:val="none" w:sz="0" w:space="0" w:color="auto"/>
        <w:left w:val="none" w:sz="0" w:space="0" w:color="auto"/>
        <w:bottom w:val="none" w:sz="0" w:space="0" w:color="auto"/>
        <w:right w:val="none" w:sz="0" w:space="0" w:color="auto"/>
      </w:divBdr>
    </w:div>
    <w:div w:id="1679189644">
      <w:marLeft w:val="0"/>
      <w:marRight w:val="0"/>
      <w:marTop w:val="0"/>
      <w:marBottom w:val="0"/>
      <w:divBdr>
        <w:top w:val="none" w:sz="0" w:space="0" w:color="auto"/>
        <w:left w:val="none" w:sz="0" w:space="0" w:color="auto"/>
        <w:bottom w:val="none" w:sz="0" w:space="0" w:color="auto"/>
        <w:right w:val="none" w:sz="0" w:space="0" w:color="auto"/>
      </w:divBdr>
    </w:div>
    <w:div w:id="1679235504">
      <w:marLeft w:val="0"/>
      <w:marRight w:val="0"/>
      <w:marTop w:val="0"/>
      <w:marBottom w:val="0"/>
      <w:divBdr>
        <w:top w:val="none" w:sz="0" w:space="0" w:color="auto"/>
        <w:left w:val="none" w:sz="0" w:space="0" w:color="auto"/>
        <w:bottom w:val="none" w:sz="0" w:space="0" w:color="auto"/>
        <w:right w:val="none" w:sz="0" w:space="0" w:color="auto"/>
      </w:divBdr>
    </w:div>
    <w:div w:id="1679308662">
      <w:marLeft w:val="0"/>
      <w:marRight w:val="0"/>
      <w:marTop w:val="0"/>
      <w:marBottom w:val="0"/>
      <w:divBdr>
        <w:top w:val="none" w:sz="0" w:space="0" w:color="auto"/>
        <w:left w:val="none" w:sz="0" w:space="0" w:color="auto"/>
        <w:bottom w:val="none" w:sz="0" w:space="0" w:color="auto"/>
        <w:right w:val="none" w:sz="0" w:space="0" w:color="auto"/>
      </w:divBdr>
    </w:div>
    <w:div w:id="1679311952">
      <w:marLeft w:val="0"/>
      <w:marRight w:val="0"/>
      <w:marTop w:val="0"/>
      <w:marBottom w:val="0"/>
      <w:divBdr>
        <w:top w:val="none" w:sz="0" w:space="0" w:color="auto"/>
        <w:left w:val="none" w:sz="0" w:space="0" w:color="auto"/>
        <w:bottom w:val="none" w:sz="0" w:space="0" w:color="auto"/>
        <w:right w:val="none" w:sz="0" w:space="0" w:color="auto"/>
      </w:divBdr>
    </w:div>
    <w:div w:id="1679498436">
      <w:marLeft w:val="0"/>
      <w:marRight w:val="0"/>
      <w:marTop w:val="0"/>
      <w:marBottom w:val="0"/>
      <w:divBdr>
        <w:top w:val="none" w:sz="0" w:space="0" w:color="auto"/>
        <w:left w:val="none" w:sz="0" w:space="0" w:color="auto"/>
        <w:bottom w:val="none" w:sz="0" w:space="0" w:color="auto"/>
        <w:right w:val="none" w:sz="0" w:space="0" w:color="auto"/>
      </w:divBdr>
    </w:div>
    <w:div w:id="1679503743">
      <w:marLeft w:val="0"/>
      <w:marRight w:val="0"/>
      <w:marTop w:val="0"/>
      <w:marBottom w:val="0"/>
      <w:divBdr>
        <w:top w:val="none" w:sz="0" w:space="0" w:color="auto"/>
        <w:left w:val="none" w:sz="0" w:space="0" w:color="auto"/>
        <w:bottom w:val="none" w:sz="0" w:space="0" w:color="auto"/>
        <w:right w:val="none" w:sz="0" w:space="0" w:color="auto"/>
      </w:divBdr>
    </w:div>
    <w:div w:id="1679574020">
      <w:marLeft w:val="0"/>
      <w:marRight w:val="0"/>
      <w:marTop w:val="0"/>
      <w:marBottom w:val="0"/>
      <w:divBdr>
        <w:top w:val="none" w:sz="0" w:space="0" w:color="auto"/>
        <w:left w:val="none" w:sz="0" w:space="0" w:color="auto"/>
        <w:bottom w:val="none" w:sz="0" w:space="0" w:color="auto"/>
        <w:right w:val="none" w:sz="0" w:space="0" w:color="auto"/>
      </w:divBdr>
    </w:div>
    <w:div w:id="1679575640">
      <w:marLeft w:val="0"/>
      <w:marRight w:val="0"/>
      <w:marTop w:val="0"/>
      <w:marBottom w:val="0"/>
      <w:divBdr>
        <w:top w:val="none" w:sz="0" w:space="0" w:color="auto"/>
        <w:left w:val="none" w:sz="0" w:space="0" w:color="auto"/>
        <w:bottom w:val="none" w:sz="0" w:space="0" w:color="auto"/>
        <w:right w:val="none" w:sz="0" w:space="0" w:color="auto"/>
      </w:divBdr>
    </w:div>
    <w:div w:id="1679650388">
      <w:marLeft w:val="0"/>
      <w:marRight w:val="0"/>
      <w:marTop w:val="0"/>
      <w:marBottom w:val="0"/>
      <w:divBdr>
        <w:top w:val="none" w:sz="0" w:space="0" w:color="auto"/>
        <w:left w:val="none" w:sz="0" w:space="0" w:color="auto"/>
        <w:bottom w:val="none" w:sz="0" w:space="0" w:color="auto"/>
        <w:right w:val="none" w:sz="0" w:space="0" w:color="auto"/>
      </w:divBdr>
    </w:div>
    <w:div w:id="1679771873">
      <w:marLeft w:val="0"/>
      <w:marRight w:val="0"/>
      <w:marTop w:val="0"/>
      <w:marBottom w:val="0"/>
      <w:divBdr>
        <w:top w:val="none" w:sz="0" w:space="0" w:color="auto"/>
        <w:left w:val="none" w:sz="0" w:space="0" w:color="auto"/>
        <w:bottom w:val="none" w:sz="0" w:space="0" w:color="auto"/>
        <w:right w:val="none" w:sz="0" w:space="0" w:color="auto"/>
      </w:divBdr>
    </w:div>
    <w:div w:id="1679842707">
      <w:marLeft w:val="0"/>
      <w:marRight w:val="0"/>
      <w:marTop w:val="0"/>
      <w:marBottom w:val="0"/>
      <w:divBdr>
        <w:top w:val="none" w:sz="0" w:space="0" w:color="auto"/>
        <w:left w:val="none" w:sz="0" w:space="0" w:color="auto"/>
        <w:bottom w:val="none" w:sz="0" w:space="0" w:color="auto"/>
        <w:right w:val="none" w:sz="0" w:space="0" w:color="auto"/>
      </w:divBdr>
    </w:div>
    <w:div w:id="1679846004">
      <w:marLeft w:val="0"/>
      <w:marRight w:val="0"/>
      <w:marTop w:val="0"/>
      <w:marBottom w:val="0"/>
      <w:divBdr>
        <w:top w:val="none" w:sz="0" w:space="0" w:color="auto"/>
        <w:left w:val="none" w:sz="0" w:space="0" w:color="auto"/>
        <w:bottom w:val="none" w:sz="0" w:space="0" w:color="auto"/>
        <w:right w:val="none" w:sz="0" w:space="0" w:color="auto"/>
      </w:divBdr>
    </w:div>
    <w:div w:id="1679848232">
      <w:marLeft w:val="0"/>
      <w:marRight w:val="0"/>
      <w:marTop w:val="0"/>
      <w:marBottom w:val="0"/>
      <w:divBdr>
        <w:top w:val="none" w:sz="0" w:space="0" w:color="auto"/>
        <w:left w:val="none" w:sz="0" w:space="0" w:color="auto"/>
        <w:bottom w:val="none" w:sz="0" w:space="0" w:color="auto"/>
        <w:right w:val="none" w:sz="0" w:space="0" w:color="auto"/>
      </w:divBdr>
    </w:div>
    <w:div w:id="1679884321">
      <w:marLeft w:val="0"/>
      <w:marRight w:val="0"/>
      <w:marTop w:val="0"/>
      <w:marBottom w:val="0"/>
      <w:divBdr>
        <w:top w:val="none" w:sz="0" w:space="0" w:color="auto"/>
        <w:left w:val="none" w:sz="0" w:space="0" w:color="auto"/>
        <w:bottom w:val="none" w:sz="0" w:space="0" w:color="auto"/>
        <w:right w:val="none" w:sz="0" w:space="0" w:color="auto"/>
      </w:divBdr>
    </w:div>
    <w:div w:id="1679966897">
      <w:marLeft w:val="0"/>
      <w:marRight w:val="0"/>
      <w:marTop w:val="0"/>
      <w:marBottom w:val="0"/>
      <w:divBdr>
        <w:top w:val="none" w:sz="0" w:space="0" w:color="auto"/>
        <w:left w:val="none" w:sz="0" w:space="0" w:color="auto"/>
        <w:bottom w:val="none" w:sz="0" w:space="0" w:color="auto"/>
        <w:right w:val="none" w:sz="0" w:space="0" w:color="auto"/>
      </w:divBdr>
    </w:div>
    <w:div w:id="1680083017">
      <w:marLeft w:val="0"/>
      <w:marRight w:val="0"/>
      <w:marTop w:val="0"/>
      <w:marBottom w:val="0"/>
      <w:divBdr>
        <w:top w:val="none" w:sz="0" w:space="0" w:color="auto"/>
        <w:left w:val="none" w:sz="0" w:space="0" w:color="auto"/>
        <w:bottom w:val="none" w:sz="0" w:space="0" w:color="auto"/>
        <w:right w:val="none" w:sz="0" w:space="0" w:color="auto"/>
      </w:divBdr>
    </w:div>
    <w:div w:id="1680112228">
      <w:marLeft w:val="0"/>
      <w:marRight w:val="0"/>
      <w:marTop w:val="0"/>
      <w:marBottom w:val="0"/>
      <w:divBdr>
        <w:top w:val="none" w:sz="0" w:space="0" w:color="auto"/>
        <w:left w:val="none" w:sz="0" w:space="0" w:color="auto"/>
        <w:bottom w:val="none" w:sz="0" w:space="0" w:color="auto"/>
        <w:right w:val="none" w:sz="0" w:space="0" w:color="auto"/>
      </w:divBdr>
    </w:div>
    <w:div w:id="1680113533">
      <w:marLeft w:val="0"/>
      <w:marRight w:val="0"/>
      <w:marTop w:val="0"/>
      <w:marBottom w:val="0"/>
      <w:divBdr>
        <w:top w:val="none" w:sz="0" w:space="0" w:color="auto"/>
        <w:left w:val="none" w:sz="0" w:space="0" w:color="auto"/>
        <w:bottom w:val="none" w:sz="0" w:space="0" w:color="auto"/>
        <w:right w:val="none" w:sz="0" w:space="0" w:color="auto"/>
      </w:divBdr>
    </w:div>
    <w:div w:id="1680113596">
      <w:marLeft w:val="0"/>
      <w:marRight w:val="0"/>
      <w:marTop w:val="0"/>
      <w:marBottom w:val="0"/>
      <w:divBdr>
        <w:top w:val="none" w:sz="0" w:space="0" w:color="auto"/>
        <w:left w:val="none" w:sz="0" w:space="0" w:color="auto"/>
        <w:bottom w:val="none" w:sz="0" w:space="0" w:color="auto"/>
        <w:right w:val="none" w:sz="0" w:space="0" w:color="auto"/>
      </w:divBdr>
    </w:div>
    <w:div w:id="1680160655">
      <w:marLeft w:val="0"/>
      <w:marRight w:val="0"/>
      <w:marTop w:val="0"/>
      <w:marBottom w:val="0"/>
      <w:divBdr>
        <w:top w:val="none" w:sz="0" w:space="0" w:color="auto"/>
        <w:left w:val="none" w:sz="0" w:space="0" w:color="auto"/>
        <w:bottom w:val="none" w:sz="0" w:space="0" w:color="auto"/>
        <w:right w:val="none" w:sz="0" w:space="0" w:color="auto"/>
      </w:divBdr>
    </w:div>
    <w:div w:id="1680229063">
      <w:marLeft w:val="0"/>
      <w:marRight w:val="0"/>
      <w:marTop w:val="0"/>
      <w:marBottom w:val="0"/>
      <w:divBdr>
        <w:top w:val="none" w:sz="0" w:space="0" w:color="auto"/>
        <w:left w:val="none" w:sz="0" w:space="0" w:color="auto"/>
        <w:bottom w:val="none" w:sz="0" w:space="0" w:color="auto"/>
        <w:right w:val="none" w:sz="0" w:space="0" w:color="auto"/>
      </w:divBdr>
    </w:div>
    <w:div w:id="1680423828">
      <w:marLeft w:val="0"/>
      <w:marRight w:val="0"/>
      <w:marTop w:val="0"/>
      <w:marBottom w:val="0"/>
      <w:divBdr>
        <w:top w:val="none" w:sz="0" w:space="0" w:color="auto"/>
        <w:left w:val="none" w:sz="0" w:space="0" w:color="auto"/>
        <w:bottom w:val="none" w:sz="0" w:space="0" w:color="auto"/>
        <w:right w:val="none" w:sz="0" w:space="0" w:color="auto"/>
      </w:divBdr>
    </w:div>
    <w:div w:id="1680503925">
      <w:marLeft w:val="0"/>
      <w:marRight w:val="0"/>
      <w:marTop w:val="0"/>
      <w:marBottom w:val="0"/>
      <w:divBdr>
        <w:top w:val="none" w:sz="0" w:space="0" w:color="auto"/>
        <w:left w:val="none" w:sz="0" w:space="0" w:color="auto"/>
        <w:bottom w:val="none" w:sz="0" w:space="0" w:color="auto"/>
        <w:right w:val="none" w:sz="0" w:space="0" w:color="auto"/>
      </w:divBdr>
    </w:div>
    <w:div w:id="1680541513">
      <w:marLeft w:val="0"/>
      <w:marRight w:val="0"/>
      <w:marTop w:val="0"/>
      <w:marBottom w:val="0"/>
      <w:divBdr>
        <w:top w:val="none" w:sz="0" w:space="0" w:color="auto"/>
        <w:left w:val="none" w:sz="0" w:space="0" w:color="auto"/>
        <w:bottom w:val="none" w:sz="0" w:space="0" w:color="auto"/>
        <w:right w:val="none" w:sz="0" w:space="0" w:color="auto"/>
      </w:divBdr>
    </w:div>
    <w:div w:id="1680544809">
      <w:marLeft w:val="0"/>
      <w:marRight w:val="0"/>
      <w:marTop w:val="0"/>
      <w:marBottom w:val="0"/>
      <w:divBdr>
        <w:top w:val="none" w:sz="0" w:space="0" w:color="auto"/>
        <w:left w:val="none" w:sz="0" w:space="0" w:color="auto"/>
        <w:bottom w:val="none" w:sz="0" w:space="0" w:color="auto"/>
        <w:right w:val="none" w:sz="0" w:space="0" w:color="auto"/>
      </w:divBdr>
    </w:div>
    <w:div w:id="1680692469">
      <w:marLeft w:val="0"/>
      <w:marRight w:val="0"/>
      <w:marTop w:val="0"/>
      <w:marBottom w:val="0"/>
      <w:divBdr>
        <w:top w:val="none" w:sz="0" w:space="0" w:color="auto"/>
        <w:left w:val="none" w:sz="0" w:space="0" w:color="auto"/>
        <w:bottom w:val="none" w:sz="0" w:space="0" w:color="auto"/>
        <w:right w:val="none" w:sz="0" w:space="0" w:color="auto"/>
      </w:divBdr>
    </w:div>
    <w:div w:id="1680694267">
      <w:marLeft w:val="0"/>
      <w:marRight w:val="0"/>
      <w:marTop w:val="0"/>
      <w:marBottom w:val="0"/>
      <w:divBdr>
        <w:top w:val="none" w:sz="0" w:space="0" w:color="auto"/>
        <w:left w:val="none" w:sz="0" w:space="0" w:color="auto"/>
        <w:bottom w:val="none" w:sz="0" w:space="0" w:color="auto"/>
        <w:right w:val="none" w:sz="0" w:space="0" w:color="auto"/>
      </w:divBdr>
    </w:div>
    <w:div w:id="1680695314">
      <w:bodyDiv w:val="1"/>
      <w:marLeft w:val="0"/>
      <w:marRight w:val="0"/>
      <w:marTop w:val="0"/>
      <w:marBottom w:val="0"/>
      <w:divBdr>
        <w:top w:val="none" w:sz="0" w:space="0" w:color="auto"/>
        <w:left w:val="none" w:sz="0" w:space="0" w:color="auto"/>
        <w:bottom w:val="none" w:sz="0" w:space="0" w:color="auto"/>
        <w:right w:val="none" w:sz="0" w:space="0" w:color="auto"/>
      </w:divBdr>
    </w:div>
    <w:div w:id="1680696651">
      <w:marLeft w:val="0"/>
      <w:marRight w:val="0"/>
      <w:marTop w:val="0"/>
      <w:marBottom w:val="0"/>
      <w:divBdr>
        <w:top w:val="none" w:sz="0" w:space="0" w:color="auto"/>
        <w:left w:val="none" w:sz="0" w:space="0" w:color="auto"/>
        <w:bottom w:val="none" w:sz="0" w:space="0" w:color="auto"/>
        <w:right w:val="none" w:sz="0" w:space="0" w:color="auto"/>
      </w:divBdr>
    </w:div>
    <w:div w:id="1680740017">
      <w:marLeft w:val="0"/>
      <w:marRight w:val="0"/>
      <w:marTop w:val="0"/>
      <w:marBottom w:val="0"/>
      <w:divBdr>
        <w:top w:val="none" w:sz="0" w:space="0" w:color="auto"/>
        <w:left w:val="none" w:sz="0" w:space="0" w:color="auto"/>
        <w:bottom w:val="none" w:sz="0" w:space="0" w:color="auto"/>
        <w:right w:val="none" w:sz="0" w:space="0" w:color="auto"/>
      </w:divBdr>
    </w:div>
    <w:div w:id="1680741542">
      <w:marLeft w:val="0"/>
      <w:marRight w:val="0"/>
      <w:marTop w:val="0"/>
      <w:marBottom w:val="0"/>
      <w:divBdr>
        <w:top w:val="none" w:sz="0" w:space="0" w:color="auto"/>
        <w:left w:val="none" w:sz="0" w:space="0" w:color="auto"/>
        <w:bottom w:val="none" w:sz="0" w:space="0" w:color="auto"/>
        <w:right w:val="none" w:sz="0" w:space="0" w:color="auto"/>
      </w:divBdr>
    </w:div>
    <w:div w:id="1680766647">
      <w:marLeft w:val="0"/>
      <w:marRight w:val="0"/>
      <w:marTop w:val="0"/>
      <w:marBottom w:val="0"/>
      <w:divBdr>
        <w:top w:val="none" w:sz="0" w:space="0" w:color="auto"/>
        <w:left w:val="none" w:sz="0" w:space="0" w:color="auto"/>
        <w:bottom w:val="none" w:sz="0" w:space="0" w:color="auto"/>
        <w:right w:val="none" w:sz="0" w:space="0" w:color="auto"/>
      </w:divBdr>
    </w:div>
    <w:div w:id="1681006408">
      <w:marLeft w:val="0"/>
      <w:marRight w:val="0"/>
      <w:marTop w:val="0"/>
      <w:marBottom w:val="0"/>
      <w:divBdr>
        <w:top w:val="none" w:sz="0" w:space="0" w:color="auto"/>
        <w:left w:val="none" w:sz="0" w:space="0" w:color="auto"/>
        <w:bottom w:val="none" w:sz="0" w:space="0" w:color="auto"/>
        <w:right w:val="none" w:sz="0" w:space="0" w:color="auto"/>
      </w:divBdr>
    </w:div>
    <w:div w:id="1681159698">
      <w:marLeft w:val="0"/>
      <w:marRight w:val="0"/>
      <w:marTop w:val="0"/>
      <w:marBottom w:val="0"/>
      <w:divBdr>
        <w:top w:val="none" w:sz="0" w:space="0" w:color="auto"/>
        <w:left w:val="none" w:sz="0" w:space="0" w:color="auto"/>
        <w:bottom w:val="none" w:sz="0" w:space="0" w:color="auto"/>
        <w:right w:val="none" w:sz="0" w:space="0" w:color="auto"/>
      </w:divBdr>
    </w:div>
    <w:div w:id="1681161055">
      <w:marLeft w:val="0"/>
      <w:marRight w:val="0"/>
      <w:marTop w:val="0"/>
      <w:marBottom w:val="0"/>
      <w:divBdr>
        <w:top w:val="none" w:sz="0" w:space="0" w:color="auto"/>
        <w:left w:val="none" w:sz="0" w:space="0" w:color="auto"/>
        <w:bottom w:val="none" w:sz="0" w:space="0" w:color="auto"/>
        <w:right w:val="none" w:sz="0" w:space="0" w:color="auto"/>
      </w:divBdr>
    </w:div>
    <w:div w:id="1681196112">
      <w:marLeft w:val="0"/>
      <w:marRight w:val="0"/>
      <w:marTop w:val="0"/>
      <w:marBottom w:val="0"/>
      <w:divBdr>
        <w:top w:val="none" w:sz="0" w:space="0" w:color="auto"/>
        <w:left w:val="none" w:sz="0" w:space="0" w:color="auto"/>
        <w:bottom w:val="none" w:sz="0" w:space="0" w:color="auto"/>
        <w:right w:val="none" w:sz="0" w:space="0" w:color="auto"/>
      </w:divBdr>
    </w:div>
    <w:div w:id="1681345452">
      <w:marLeft w:val="0"/>
      <w:marRight w:val="0"/>
      <w:marTop w:val="0"/>
      <w:marBottom w:val="0"/>
      <w:divBdr>
        <w:top w:val="none" w:sz="0" w:space="0" w:color="auto"/>
        <w:left w:val="none" w:sz="0" w:space="0" w:color="auto"/>
        <w:bottom w:val="none" w:sz="0" w:space="0" w:color="auto"/>
        <w:right w:val="none" w:sz="0" w:space="0" w:color="auto"/>
      </w:divBdr>
    </w:div>
    <w:div w:id="1681392815">
      <w:marLeft w:val="0"/>
      <w:marRight w:val="0"/>
      <w:marTop w:val="0"/>
      <w:marBottom w:val="0"/>
      <w:divBdr>
        <w:top w:val="none" w:sz="0" w:space="0" w:color="auto"/>
        <w:left w:val="none" w:sz="0" w:space="0" w:color="auto"/>
        <w:bottom w:val="none" w:sz="0" w:space="0" w:color="auto"/>
        <w:right w:val="none" w:sz="0" w:space="0" w:color="auto"/>
      </w:divBdr>
    </w:div>
    <w:div w:id="1681396648">
      <w:marLeft w:val="0"/>
      <w:marRight w:val="0"/>
      <w:marTop w:val="0"/>
      <w:marBottom w:val="0"/>
      <w:divBdr>
        <w:top w:val="none" w:sz="0" w:space="0" w:color="auto"/>
        <w:left w:val="none" w:sz="0" w:space="0" w:color="auto"/>
        <w:bottom w:val="none" w:sz="0" w:space="0" w:color="auto"/>
        <w:right w:val="none" w:sz="0" w:space="0" w:color="auto"/>
      </w:divBdr>
    </w:div>
    <w:div w:id="1681423211">
      <w:marLeft w:val="0"/>
      <w:marRight w:val="0"/>
      <w:marTop w:val="0"/>
      <w:marBottom w:val="0"/>
      <w:divBdr>
        <w:top w:val="none" w:sz="0" w:space="0" w:color="auto"/>
        <w:left w:val="none" w:sz="0" w:space="0" w:color="auto"/>
        <w:bottom w:val="none" w:sz="0" w:space="0" w:color="auto"/>
        <w:right w:val="none" w:sz="0" w:space="0" w:color="auto"/>
      </w:divBdr>
    </w:div>
    <w:div w:id="1681543685">
      <w:marLeft w:val="0"/>
      <w:marRight w:val="0"/>
      <w:marTop w:val="0"/>
      <w:marBottom w:val="0"/>
      <w:divBdr>
        <w:top w:val="none" w:sz="0" w:space="0" w:color="auto"/>
        <w:left w:val="none" w:sz="0" w:space="0" w:color="auto"/>
        <w:bottom w:val="none" w:sz="0" w:space="0" w:color="auto"/>
        <w:right w:val="none" w:sz="0" w:space="0" w:color="auto"/>
      </w:divBdr>
    </w:div>
    <w:div w:id="1681547062">
      <w:marLeft w:val="0"/>
      <w:marRight w:val="0"/>
      <w:marTop w:val="0"/>
      <w:marBottom w:val="0"/>
      <w:divBdr>
        <w:top w:val="none" w:sz="0" w:space="0" w:color="auto"/>
        <w:left w:val="none" w:sz="0" w:space="0" w:color="auto"/>
        <w:bottom w:val="none" w:sz="0" w:space="0" w:color="auto"/>
        <w:right w:val="none" w:sz="0" w:space="0" w:color="auto"/>
      </w:divBdr>
    </w:div>
    <w:div w:id="1681664630">
      <w:marLeft w:val="0"/>
      <w:marRight w:val="0"/>
      <w:marTop w:val="0"/>
      <w:marBottom w:val="0"/>
      <w:divBdr>
        <w:top w:val="none" w:sz="0" w:space="0" w:color="auto"/>
        <w:left w:val="none" w:sz="0" w:space="0" w:color="auto"/>
        <w:bottom w:val="none" w:sz="0" w:space="0" w:color="auto"/>
        <w:right w:val="none" w:sz="0" w:space="0" w:color="auto"/>
      </w:divBdr>
    </w:div>
    <w:div w:id="1681664894">
      <w:marLeft w:val="0"/>
      <w:marRight w:val="0"/>
      <w:marTop w:val="0"/>
      <w:marBottom w:val="0"/>
      <w:divBdr>
        <w:top w:val="none" w:sz="0" w:space="0" w:color="auto"/>
        <w:left w:val="none" w:sz="0" w:space="0" w:color="auto"/>
        <w:bottom w:val="none" w:sz="0" w:space="0" w:color="auto"/>
        <w:right w:val="none" w:sz="0" w:space="0" w:color="auto"/>
      </w:divBdr>
    </w:div>
    <w:div w:id="1681814674">
      <w:marLeft w:val="0"/>
      <w:marRight w:val="0"/>
      <w:marTop w:val="0"/>
      <w:marBottom w:val="0"/>
      <w:divBdr>
        <w:top w:val="none" w:sz="0" w:space="0" w:color="auto"/>
        <w:left w:val="none" w:sz="0" w:space="0" w:color="auto"/>
        <w:bottom w:val="none" w:sz="0" w:space="0" w:color="auto"/>
        <w:right w:val="none" w:sz="0" w:space="0" w:color="auto"/>
      </w:divBdr>
    </w:div>
    <w:div w:id="1681855955">
      <w:marLeft w:val="0"/>
      <w:marRight w:val="0"/>
      <w:marTop w:val="0"/>
      <w:marBottom w:val="0"/>
      <w:divBdr>
        <w:top w:val="none" w:sz="0" w:space="0" w:color="auto"/>
        <w:left w:val="none" w:sz="0" w:space="0" w:color="auto"/>
        <w:bottom w:val="none" w:sz="0" w:space="0" w:color="auto"/>
        <w:right w:val="none" w:sz="0" w:space="0" w:color="auto"/>
      </w:divBdr>
    </w:div>
    <w:div w:id="1681934112">
      <w:marLeft w:val="0"/>
      <w:marRight w:val="0"/>
      <w:marTop w:val="0"/>
      <w:marBottom w:val="0"/>
      <w:divBdr>
        <w:top w:val="none" w:sz="0" w:space="0" w:color="auto"/>
        <w:left w:val="none" w:sz="0" w:space="0" w:color="auto"/>
        <w:bottom w:val="none" w:sz="0" w:space="0" w:color="auto"/>
        <w:right w:val="none" w:sz="0" w:space="0" w:color="auto"/>
      </w:divBdr>
    </w:div>
    <w:div w:id="1682002382">
      <w:marLeft w:val="0"/>
      <w:marRight w:val="0"/>
      <w:marTop w:val="0"/>
      <w:marBottom w:val="0"/>
      <w:divBdr>
        <w:top w:val="none" w:sz="0" w:space="0" w:color="auto"/>
        <w:left w:val="none" w:sz="0" w:space="0" w:color="auto"/>
        <w:bottom w:val="none" w:sz="0" w:space="0" w:color="auto"/>
        <w:right w:val="none" w:sz="0" w:space="0" w:color="auto"/>
      </w:divBdr>
    </w:div>
    <w:div w:id="1682007777">
      <w:marLeft w:val="0"/>
      <w:marRight w:val="0"/>
      <w:marTop w:val="0"/>
      <w:marBottom w:val="0"/>
      <w:divBdr>
        <w:top w:val="none" w:sz="0" w:space="0" w:color="auto"/>
        <w:left w:val="none" w:sz="0" w:space="0" w:color="auto"/>
        <w:bottom w:val="none" w:sz="0" w:space="0" w:color="auto"/>
        <w:right w:val="none" w:sz="0" w:space="0" w:color="auto"/>
      </w:divBdr>
    </w:div>
    <w:div w:id="1682126857">
      <w:marLeft w:val="0"/>
      <w:marRight w:val="0"/>
      <w:marTop w:val="0"/>
      <w:marBottom w:val="0"/>
      <w:divBdr>
        <w:top w:val="none" w:sz="0" w:space="0" w:color="auto"/>
        <w:left w:val="none" w:sz="0" w:space="0" w:color="auto"/>
        <w:bottom w:val="none" w:sz="0" w:space="0" w:color="auto"/>
        <w:right w:val="none" w:sz="0" w:space="0" w:color="auto"/>
      </w:divBdr>
    </w:div>
    <w:div w:id="1682270307">
      <w:marLeft w:val="0"/>
      <w:marRight w:val="0"/>
      <w:marTop w:val="0"/>
      <w:marBottom w:val="0"/>
      <w:divBdr>
        <w:top w:val="none" w:sz="0" w:space="0" w:color="auto"/>
        <w:left w:val="none" w:sz="0" w:space="0" w:color="auto"/>
        <w:bottom w:val="none" w:sz="0" w:space="0" w:color="auto"/>
        <w:right w:val="none" w:sz="0" w:space="0" w:color="auto"/>
      </w:divBdr>
    </w:div>
    <w:div w:id="1682389494">
      <w:marLeft w:val="0"/>
      <w:marRight w:val="0"/>
      <w:marTop w:val="0"/>
      <w:marBottom w:val="0"/>
      <w:divBdr>
        <w:top w:val="none" w:sz="0" w:space="0" w:color="auto"/>
        <w:left w:val="none" w:sz="0" w:space="0" w:color="auto"/>
        <w:bottom w:val="none" w:sz="0" w:space="0" w:color="auto"/>
        <w:right w:val="none" w:sz="0" w:space="0" w:color="auto"/>
      </w:divBdr>
    </w:div>
    <w:div w:id="1682393516">
      <w:marLeft w:val="0"/>
      <w:marRight w:val="0"/>
      <w:marTop w:val="0"/>
      <w:marBottom w:val="0"/>
      <w:divBdr>
        <w:top w:val="none" w:sz="0" w:space="0" w:color="auto"/>
        <w:left w:val="none" w:sz="0" w:space="0" w:color="auto"/>
        <w:bottom w:val="none" w:sz="0" w:space="0" w:color="auto"/>
        <w:right w:val="none" w:sz="0" w:space="0" w:color="auto"/>
      </w:divBdr>
    </w:div>
    <w:div w:id="1682471163">
      <w:marLeft w:val="0"/>
      <w:marRight w:val="0"/>
      <w:marTop w:val="0"/>
      <w:marBottom w:val="0"/>
      <w:divBdr>
        <w:top w:val="none" w:sz="0" w:space="0" w:color="auto"/>
        <w:left w:val="none" w:sz="0" w:space="0" w:color="auto"/>
        <w:bottom w:val="none" w:sz="0" w:space="0" w:color="auto"/>
        <w:right w:val="none" w:sz="0" w:space="0" w:color="auto"/>
      </w:divBdr>
    </w:div>
    <w:div w:id="1682509727">
      <w:marLeft w:val="0"/>
      <w:marRight w:val="0"/>
      <w:marTop w:val="0"/>
      <w:marBottom w:val="0"/>
      <w:divBdr>
        <w:top w:val="none" w:sz="0" w:space="0" w:color="auto"/>
        <w:left w:val="none" w:sz="0" w:space="0" w:color="auto"/>
        <w:bottom w:val="none" w:sz="0" w:space="0" w:color="auto"/>
        <w:right w:val="none" w:sz="0" w:space="0" w:color="auto"/>
      </w:divBdr>
    </w:div>
    <w:div w:id="1682580922">
      <w:marLeft w:val="0"/>
      <w:marRight w:val="0"/>
      <w:marTop w:val="0"/>
      <w:marBottom w:val="0"/>
      <w:divBdr>
        <w:top w:val="none" w:sz="0" w:space="0" w:color="auto"/>
        <w:left w:val="none" w:sz="0" w:space="0" w:color="auto"/>
        <w:bottom w:val="none" w:sz="0" w:space="0" w:color="auto"/>
        <w:right w:val="none" w:sz="0" w:space="0" w:color="auto"/>
      </w:divBdr>
    </w:div>
    <w:div w:id="1682662516">
      <w:marLeft w:val="0"/>
      <w:marRight w:val="0"/>
      <w:marTop w:val="0"/>
      <w:marBottom w:val="0"/>
      <w:divBdr>
        <w:top w:val="none" w:sz="0" w:space="0" w:color="auto"/>
        <w:left w:val="none" w:sz="0" w:space="0" w:color="auto"/>
        <w:bottom w:val="none" w:sz="0" w:space="0" w:color="auto"/>
        <w:right w:val="none" w:sz="0" w:space="0" w:color="auto"/>
      </w:divBdr>
    </w:div>
    <w:div w:id="1682704374">
      <w:marLeft w:val="0"/>
      <w:marRight w:val="0"/>
      <w:marTop w:val="0"/>
      <w:marBottom w:val="0"/>
      <w:divBdr>
        <w:top w:val="none" w:sz="0" w:space="0" w:color="auto"/>
        <w:left w:val="none" w:sz="0" w:space="0" w:color="auto"/>
        <w:bottom w:val="none" w:sz="0" w:space="0" w:color="auto"/>
        <w:right w:val="none" w:sz="0" w:space="0" w:color="auto"/>
      </w:divBdr>
    </w:div>
    <w:div w:id="1682849417">
      <w:bodyDiv w:val="1"/>
      <w:marLeft w:val="0"/>
      <w:marRight w:val="0"/>
      <w:marTop w:val="0"/>
      <w:marBottom w:val="0"/>
      <w:divBdr>
        <w:top w:val="none" w:sz="0" w:space="0" w:color="auto"/>
        <w:left w:val="none" w:sz="0" w:space="0" w:color="auto"/>
        <w:bottom w:val="none" w:sz="0" w:space="0" w:color="auto"/>
        <w:right w:val="none" w:sz="0" w:space="0" w:color="auto"/>
      </w:divBdr>
    </w:div>
    <w:div w:id="1682899154">
      <w:marLeft w:val="0"/>
      <w:marRight w:val="0"/>
      <w:marTop w:val="0"/>
      <w:marBottom w:val="0"/>
      <w:divBdr>
        <w:top w:val="none" w:sz="0" w:space="0" w:color="auto"/>
        <w:left w:val="none" w:sz="0" w:space="0" w:color="auto"/>
        <w:bottom w:val="none" w:sz="0" w:space="0" w:color="auto"/>
        <w:right w:val="none" w:sz="0" w:space="0" w:color="auto"/>
      </w:divBdr>
    </w:div>
    <w:div w:id="1682900954">
      <w:marLeft w:val="0"/>
      <w:marRight w:val="0"/>
      <w:marTop w:val="0"/>
      <w:marBottom w:val="0"/>
      <w:divBdr>
        <w:top w:val="none" w:sz="0" w:space="0" w:color="auto"/>
        <w:left w:val="none" w:sz="0" w:space="0" w:color="auto"/>
        <w:bottom w:val="none" w:sz="0" w:space="0" w:color="auto"/>
        <w:right w:val="none" w:sz="0" w:space="0" w:color="auto"/>
      </w:divBdr>
    </w:div>
    <w:div w:id="1683319412">
      <w:marLeft w:val="0"/>
      <w:marRight w:val="0"/>
      <w:marTop w:val="0"/>
      <w:marBottom w:val="0"/>
      <w:divBdr>
        <w:top w:val="none" w:sz="0" w:space="0" w:color="auto"/>
        <w:left w:val="none" w:sz="0" w:space="0" w:color="auto"/>
        <w:bottom w:val="none" w:sz="0" w:space="0" w:color="auto"/>
        <w:right w:val="none" w:sz="0" w:space="0" w:color="auto"/>
      </w:divBdr>
    </w:div>
    <w:div w:id="1683362541">
      <w:marLeft w:val="0"/>
      <w:marRight w:val="0"/>
      <w:marTop w:val="0"/>
      <w:marBottom w:val="0"/>
      <w:divBdr>
        <w:top w:val="none" w:sz="0" w:space="0" w:color="auto"/>
        <w:left w:val="none" w:sz="0" w:space="0" w:color="auto"/>
        <w:bottom w:val="none" w:sz="0" w:space="0" w:color="auto"/>
        <w:right w:val="none" w:sz="0" w:space="0" w:color="auto"/>
      </w:divBdr>
    </w:div>
    <w:div w:id="1683431241">
      <w:marLeft w:val="0"/>
      <w:marRight w:val="0"/>
      <w:marTop w:val="0"/>
      <w:marBottom w:val="0"/>
      <w:divBdr>
        <w:top w:val="none" w:sz="0" w:space="0" w:color="auto"/>
        <w:left w:val="none" w:sz="0" w:space="0" w:color="auto"/>
        <w:bottom w:val="none" w:sz="0" w:space="0" w:color="auto"/>
        <w:right w:val="none" w:sz="0" w:space="0" w:color="auto"/>
      </w:divBdr>
    </w:div>
    <w:div w:id="1683514031">
      <w:marLeft w:val="0"/>
      <w:marRight w:val="0"/>
      <w:marTop w:val="0"/>
      <w:marBottom w:val="0"/>
      <w:divBdr>
        <w:top w:val="none" w:sz="0" w:space="0" w:color="auto"/>
        <w:left w:val="none" w:sz="0" w:space="0" w:color="auto"/>
        <w:bottom w:val="none" w:sz="0" w:space="0" w:color="auto"/>
        <w:right w:val="none" w:sz="0" w:space="0" w:color="auto"/>
      </w:divBdr>
    </w:div>
    <w:div w:id="1683586614">
      <w:marLeft w:val="0"/>
      <w:marRight w:val="0"/>
      <w:marTop w:val="0"/>
      <w:marBottom w:val="0"/>
      <w:divBdr>
        <w:top w:val="none" w:sz="0" w:space="0" w:color="auto"/>
        <w:left w:val="none" w:sz="0" w:space="0" w:color="auto"/>
        <w:bottom w:val="none" w:sz="0" w:space="0" w:color="auto"/>
        <w:right w:val="none" w:sz="0" w:space="0" w:color="auto"/>
      </w:divBdr>
    </w:div>
    <w:div w:id="1683698385">
      <w:marLeft w:val="0"/>
      <w:marRight w:val="0"/>
      <w:marTop w:val="0"/>
      <w:marBottom w:val="0"/>
      <w:divBdr>
        <w:top w:val="none" w:sz="0" w:space="0" w:color="auto"/>
        <w:left w:val="none" w:sz="0" w:space="0" w:color="auto"/>
        <w:bottom w:val="none" w:sz="0" w:space="0" w:color="auto"/>
        <w:right w:val="none" w:sz="0" w:space="0" w:color="auto"/>
      </w:divBdr>
    </w:div>
    <w:div w:id="1683698424">
      <w:marLeft w:val="0"/>
      <w:marRight w:val="0"/>
      <w:marTop w:val="0"/>
      <w:marBottom w:val="0"/>
      <w:divBdr>
        <w:top w:val="none" w:sz="0" w:space="0" w:color="auto"/>
        <w:left w:val="none" w:sz="0" w:space="0" w:color="auto"/>
        <w:bottom w:val="none" w:sz="0" w:space="0" w:color="auto"/>
        <w:right w:val="none" w:sz="0" w:space="0" w:color="auto"/>
      </w:divBdr>
    </w:div>
    <w:div w:id="1683773919">
      <w:marLeft w:val="0"/>
      <w:marRight w:val="0"/>
      <w:marTop w:val="0"/>
      <w:marBottom w:val="0"/>
      <w:divBdr>
        <w:top w:val="none" w:sz="0" w:space="0" w:color="auto"/>
        <w:left w:val="none" w:sz="0" w:space="0" w:color="auto"/>
        <w:bottom w:val="none" w:sz="0" w:space="0" w:color="auto"/>
        <w:right w:val="none" w:sz="0" w:space="0" w:color="auto"/>
      </w:divBdr>
    </w:div>
    <w:div w:id="1683776862">
      <w:marLeft w:val="0"/>
      <w:marRight w:val="0"/>
      <w:marTop w:val="0"/>
      <w:marBottom w:val="0"/>
      <w:divBdr>
        <w:top w:val="none" w:sz="0" w:space="0" w:color="auto"/>
        <w:left w:val="none" w:sz="0" w:space="0" w:color="auto"/>
        <w:bottom w:val="none" w:sz="0" w:space="0" w:color="auto"/>
        <w:right w:val="none" w:sz="0" w:space="0" w:color="auto"/>
      </w:divBdr>
    </w:div>
    <w:div w:id="1683778229">
      <w:marLeft w:val="0"/>
      <w:marRight w:val="0"/>
      <w:marTop w:val="0"/>
      <w:marBottom w:val="0"/>
      <w:divBdr>
        <w:top w:val="none" w:sz="0" w:space="0" w:color="auto"/>
        <w:left w:val="none" w:sz="0" w:space="0" w:color="auto"/>
        <w:bottom w:val="none" w:sz="0" w:space="0" w:color="auto"/>
        <w:right w:val="none" w:sz="0" w:space="0" w:color="auto"/>
      </w:divBdr>
    </w:div>
    <w:div w:id="1683778519">
      <w:marLeft w:val="0"/>
      <w:marRight w:val="0"/>
      <w:marTop w:val="0"/>
      <w:marBottom w:val="0"/>
      <w:divBdr>
        <w:top w:val="none" w:sz="0" w:space="0" w:color="auto"/>
        <w:left w:val="none" w:sz="0" w:space="0" w:color="auto"/>
        <w:bottom w:val="none" w:sz="0" w:space="0" w:color="auto"/>
        <w:right w:val="none" w:sz="0" w:space="0" w:color="auto"/>
      </w:divBdr>
    </w:div>
    <w:div w:id="1683822632">
      <w:marLeft w:val="0"/>
      <w:marRight w:val="0"/>
      <w:marTop w:val="0"/>
      <w:marBottom w:val="0"/>
      <w:divBdr>
        <w:top w:val="none" w:sz="0" w:space="0" w:color="auto"/>
        <w:left w:val="none" w:sz="0" w:space="0" w:color="auto"/>
        <w:bottom w:val="none" w:sz="0" w:space="0" w:color="auto"/>
        <w:right w:val="none" w:sz="0" w:space="0" w:color="auto"/>
      </w:divBdr>
    </w:div>
    <w:div w:id="1683891751">
      <w:marLeft w:val="0"/>
      <w:marRight w:val="0"/>
      <w:marTop w:val="0"/>
      <w:marBottom w:val="0"/>
      <w:divBdr>
        <w:top w:val="none" w:sz="0" w:space="0" w:color="auto"/>
        <w:left w:val="none" w:sz="0" w:space="0" w:color="auto"/>
        <w:bottom w:val="none" w:sz="0" w:space="0" w:color="auto"/>
        <w:right w:val="none" w:sz="0" w:space="0" w:color="auto"/>
      </w:divBdr>
    </w:div>
    <w:div w:id="1683896277">
      <w:marLeft w:val="0"/>
      <w:marRight w:val="0"/>
      <w:marTop w:val="0"/>
      <w:marBottom w:val="0"/>
      <w:divBdr>
        <w:top w:val="none" w:sz="0" w:space="0" w:color="auto"/>
        <w:left w:val="none" w:sz="0" w:space="0" w:color="auto"/>
        <w:bottom w:val="none" w:sz="0" w:space="0" w:color="auto"/>
        <w:right w:val="none" w:sz="0" w:space="0" w:color="auto"/>
      </w:divBdr>
    </w:div>
    <w:div w:id="1683973615">
      <w:marLeft w:val="0"/>
      <w:marRight w:val="0"/>
      <w:marTop w:val="0"/>
      <w:marBottom w:val="0"/>
      <w:divBdr>
        <w:top w:val="none" w:sz="0" w:space="0" w:color="auto"/>
        <w:left w:val="none" w:sz="0" w:space="0" w:color="auto"/>
        <w:bottom w:val="none" w:sz="0" w:space="0" w:color="auto"/>
        <w:right w:val="none" w:sz="0" w:space="0" w:color="auto"/>
      </w:divBdr>
    </w:div>
    <w:div w:id="1684237068">
      <w:marLeft w:val="0"/>
      <w:marRight w:val="0"/>
      <w:marTop w:val="0"/>
      <w:marBottom w:val="0"/>
      <w:divBdr>
        <w:top w:val="none" w:sz="0" w:space="0" w:color="auto"/>
        <w:left w:val="none" w:sz="0" w:space="0" w:color="auto"/>
        <w:bottom w:val="none" w:sz="0" w:space="0" w:color="auto"/>
        <w:right w:val="none" w:sz="0" w:space="0" w:color="auto"/>
      </w:divBdr>
    </w:div>
    <w:div w:id="1684239672">
      <w:marLeft w:val="0"/>
      <w:marRight w:val="0"/>
      <w:marTop w:val="0"/>
      <w:marBottom w:val="0"/>
      <w:divBdr>
        <w:top w:val="none" w:sz="0" w:space="0" w:color="auto"/>
        <w:left w:val="none" w:sz="0" w:space="0" w:color="auto"/>
        <w:bottom w:val="none" w:sz="0" w:space="0" w:color="auto"/>
        <w:right w:val="none" w:sz="0" w:space="0" w:color="auto"/>
      </w:divBdr>
    </w:div>
    <w:div w:id="1684278264">
      <w:marLeft w:val="0"/>
      <w:marRight w:val="0"/>
      <w:marTop w:val="0"/>
      <w:marBottom w:val="0"/>
      <w:divBdr>
        <w:top w:val="none" w:sz="0" w:space="0" w:color="auto"/>
        <w:left w:val="none" w:sz="0" w:space="0" w:color="auto"/>
        <w:bottom w:val="none" w:sz="0" w:space="0" w:color="auto"/>
        <w:right w:val="none" w:sz="0" w:space="0" w:color="auto"/>
      </w:divBdr>
    </w:div>
    <w:div w:id="1684360209">
      <w:marLeft w:val="0"/>
      <w:marRight w:val="0"/>
      <w:marTop w:val="0"/>
      <w:marBottom w:val="0"/>
      <w:divBdr>
        <w:top w:val="none" w:sz="0" w:space="0" w:color="auto"/>
        <w:left w:val="none" w:sz="0" w:space="0" w:color="auto"/>
        <w:bottom w:val="none" w:sz="0" w:space="0" w:color="auto"/>
        <w:right w:val="none" w:sz="0" w:space="0" w:color="auto"/>
      </w:divBdr>
    </w:div>
    <w:div w:id="1684697093">
      <w:marLeft w:val="0"/>
      <w:marRight w:val="0"/>
      <w:marTop w:val="0"/>
      <w:marBottom w:val="0"/>
      <w:divBdr>
        <w:top w:val="none" w:sz="0" w:space="0" w:color="auto"/>
        <w:left w:val="none" w:sz="0" w:space="0" w:color="auto"/>
        <w:bottom w:val="none" w:sz="0" w:space="0" w:color="auto"/>
        <w:right w:val="none" w:sz="0" w:space="0" w:color="auto"/>
      </w:divBdr>
    </w:div>
    <w:div w:id="1684697665">
      <w:marLeft w:val="0"/>
      <w:marRight w:val="0"/>
      <w:marTop w:val="0"/>
      <w:marBottom w:val="0"/>
      <w:divBdr>
        <w:top w:val="none" w:sz="0" w:space="0" w:color="auto"/>
        <w:left w:val="none" w:sz="0" w:space="0" w:color="auto"/>
        <w:bottom w:val="none" w:sz="0" w:space="0" w:color="auto"/>
        <w:right w:val="none" w:sz="0" w:space="0" w:color="auto"/>
      </w:divBdr>
    </w:div>
    <w:div w:id="1684744303">
      <w:marLeft w:val="0"/>
      <w:marRight w:val="0"/>
      <w:marTop w:val="0"/>
      <w:marBottom w:val="0"/>
      <w:divBdr>
        <w:top w:val="none" w:sz="0" w:space="0" w:color="auto"/>
        <w:left w:val="none" w:sz="0" w:space="0" w:color="auto"/>
        <w:bottom w:val="none" w:sz="0" w:space="0" w:color="auto"/>
        <w:right w:val="none" w:sz="0" w:space="0" w:color="auto"/>
      </w:divBdr>
    </w:div>
    <w:div w:id="1684865246">
      <w:marLeft w:val="0"/>
      <w:marRight w:val="0"/>
      <w:marTop w:val="0"/>
      <w:marBottom w:val="0"/>
      <w:divBdr>
        <w:top w:val="none" w:sz="0" w:space="0" w:color="auto"/>
        <w:left w:val="none" w:sz="0" w:space="0" w:color="auto"/>
        <w:bottom w:val="none" w:sz="0" w:space="0" w:color="auto"/>
        <w:right w:val="none" w:sz="0" w:space="0" w:color="auto"/>
      </w:divBdr>
    </w:div>
    <w:div w:id="1684865598">
      <w:marLeft w:val="0"/>
      <w:marRight w:val="0"/>
      <w:marTop w:val="0"/>
      <w:marBottom w:val="0"/>
      <w:divBdr>
        <w:top w:val="none" w:sz="0" w:space="0" w:color="auto"/>
        <w:left w:val="none" w:sz="0" w:space="0" w:color="auto"/>
        <w:bottom w:val="none" w:sz="0" w:space="0" w:color="auto"/>
        <w:right w:val="none" w:sz="0" w:space="0" w:color="auto"/>
      </w:divBdr>
    </w:div>
    <w:div w:id="1684896639">
      <w:marLeft w:val="0"/>
      <w:marRight w:val="0"/>
      <w:marTop w:val="0"/>
      <w:marBottom w:val="0"/>
      <w:divBdr>
        <w:top w:val="none" w:sz="0" w:space="0" w:color="auto"/>
        <w:left w:val="none" w:sz="0" w:space="0" w:color="auto"/>
        <w:bottom w:val="none" w:sz="0" w:space="0" w:color="auto"/>
        <w:right w:val="none" w:sz="0" w:space="0" w:color="auto"/>
      </w:divBdr>
    </w:div>
    <w:div w:id="1684933404">
      <w:marLeft w:val="0"/>
      <w:marRight w:val="0"/>
      <w:marTop w:val="0"/>
      <w:marBottom w:val="0"/>
      <w:divBdr>
        <w:top w:val="none" w:sz="0" w:space="0" w:color="auto"/>
        <w:left w:val="none" w:sz="0" w:space="0" w:color="auto"/>
        <w:bottom w:val="none" w:sz="0" w:space="0" w:color="auto"/>
        <w:right w:val="none" w:sz="0" w:space="0" w:color="auto"/>
      </w:divBdr>
    </w:div>
    <w:div w:id="1685008951">
      <w:marLeft w:val="480"/>
      <w:marRight w:val="0"/>
      <w:marTop w:val="0"/>
      <w:marBottom w:val="0"/>
      <w:divBdr>
        <w:top w:val="none" w:sz="0" w:space="0" w:color="auto"/>
        <w:left w:val="none" w:sz="0" w:space="0" w:color="auto"/>
        <w:bottom w:val="none" w:sz="0" w:space="0" w:color="auto"/>
        <w:right w:val="none" w:sz="0" w:space="0" w:color="auto"/>
      </w:divBdr>
    </w:div>
    <w:div w:id="1685017473">
      <w:marLeft w:val="0"/>
      <w:marRight w:val="0"/>
      <w:marTop w:val="0"/>
      <w:marBottom w:val="0"/>
      <w:divBdr>
        <w:top w:val="none" w:sz="0" w:space="0" w:color="auto"/>
        <w:left w:val="none" w:sz="0" w:space="0" w:color="auto"/>
        <w:bottom w:val="none" w:sz="0" w:space="0" w:color="auto"/>
        <w:right w:val="none" w:sz="0" w:space="0" w:color="auto"/>
      </w:divBdr>
    </w:div>
    <w:div w:id="1685017612">
      <w:marLeft w:val="0"/>
      <w:marRight w:val="0"/>
      <w:marTop w:val="0"/>
      <w:marBottom w:val="0"/>
      <w:divBdr>
        <w:top w:val="none" w:sz="0" w:space="0" w:color="auto"/>
        <w:left w:val="none" w:sz="0" w:space="0" w:color="auto"/>
        <w:bottom w:val="none" w:sz="0" w:space="0" w:color="auto"/>
        <w:right w:val="none" w:sz="0" w:space="0" w:color="auto"/>
      </w:divBdr>
    </w:div>
    <w:div w:id="1685127687">
      <w:marLeft w:val="0"/>
      <w:marRight w:val="0"/>
      <w:marTop w:val="0"/>
      <w:marBottom w:val="0"/>
      <w:divBdr>
        <w:top w:val="none" w:sz="0" w:space="0" w:color="auto"/>
        <w:left w:val="none" w:sz="0" w:space="0" w:color="auto"/>
        <w:bottom w:val="none" w:sz="0" w:space="0" w:color="auto"/>
        <w:right w:val="none" w:sz="0" w:space="0" w:color="auto"/>
      </w:divBdr>
    </w:div>
    <w:div w:id="1685131365">
      <w:marLeft w:val="0"/>
      <w:marRight w:val="0"/>
      <w:marTop w:val="0"/>
      <w:marBottom w:val="0"/>
      <w:divBdr>
        <w:top w:val="none" w:sz="0" w:space="0" w:color="auto"/>
        <w:left w:val="none" w:sz="0" w:space="0" w:color="auto"/>
        <w:bottom w:val="none" w:sz="0" w:space="0" w:color="auto"/>
        <w:right w:val="none" w:sz="0" w:space="0" w:color="auto"/>
      </w:divBdr>
    </w:div>
    <w:div w:id="1685134588">
      <w:marLeft w:val="0"/>
      <w:marRight w:val="0"/>
      <w:marTop w:val="0"/>
      <w:marBottom w:val="0"/>
      <w:divBdr>
        <w:top w:val="none" w:sz="0" w:space="0" w:color="auto"/>
        <w:left w:val="none" w:sz="0" w:space="0" w:color="auto"/>
        <w:bottom w:val="none" w:sz="0" w:space="0" w:color="auto"/>
        <w:right w:val="none" w:sz="0" w:space="0" w:color="auto"/>
      </w:divBdr>
    </w:div>
    <w:div w:id="1685207500">
      <w:marLeft w:val="0"/>
      <w:marRight w:val="0"/>
      <w:marTop w:val="0"/>
      <w:marBottom w:val="0"/>
      <w:divBdr>
        <w:top w:val="none" w:sz="0" w:space="0" w:color="auto"/>
        <w:left w:val="none" w:sz="0" w:space="0" w:color="auto"/>
        <w:bottom w:val="none" w:sz="0" w:space="0" w:color="auto"/>
        <w:right w:val="none" w:sz="0" w:space="0" w:color="auto"/>
      </w:divBdr>
    </w:div>
    <w:div w:id="1685286650">
      <w:marLeft w:val="0"/>
      <w:marRight w:val="0"/>
      <w:marTop w:val="0"/>
      <w:marBottom w:val="0"/>
      <w:divBdr>
        <w:top w:val="none" w:sz="0" w:space="0" w:color="auto"/>
        <w:left w:val="none" w:sz="0" w:space="0" w:color="auto"/>
        <w:bottom w:val="none" w:sz="0" w:space="0" w:color="auto"/>
        <w:right w:val="none" w:sz="0" w:space="0" w:color="auto"/>
      </w:divBdr>
    </w:div>
    <w:div w:id="1685324045">
      <w:marLeft w:val="0"/>
      <w:marRight w:val="0"/>
      <w:marTop w:val="0"/>
      <w:marBottom w:val="0"/>
      <w:divBdr>
        <w:top w:val="none" w:sz="0" w:space="0" w:color="auto"/>
        <w:left w:val="none" w:sz="0" w:space="0" w:color="auto"/>
        <w:bottom w:val="none" w:sz="0" w:space="0" w:color="auto"/>
        <w:right w:val="none" w:sz="0" w:space="0" w:color="auto"/>
      </w:divBdr>
    </w:div>
    <w:div w:id="1685356014">
      <w:bodyDiv w:val="1"/>
      <w:marLeft w:val="0"/>
      <w:marRight w:val="0"/>
      <w:marTop w:val="0"/>
      <w:marBottom w:val="0"/>
      <w:divBdr>
        <w:top w:val="none" w:sz="0" w:space="0" w:color="auto"/>
        <w:left w:val="none" w:sz="0" w:space="0" w:color="auto"/>
        <w:bottom w:val="none" w:sz="0" w:space="0" w:color="auto"/>
        <w:right w:val="none" w:sz="0" w:space="0" w:color="auto"/>
      </w:divBdr>
    </w:div>
    <w:div w:id="1685403978">
      <w:marLeft w:val="0"/>
      <w:marRight w:val="0"/>
      <w:marTop w:val="0"/>
      <w:marBottom w:val="0"/>
      <w:divBdr>
        <w:top w:val="none" w:sz="0" w:space="0" w:color="auto"/>
        <w:left w:val="none" w:sz="0" w:space="0" w:color="auto"/>
        <w:bottom w:val="none" w:sz="0" w:space="0" w:color="auto"/>
        <w:right w:val="none" w:sz="0" w:space="0" w:color="auto"/>
      </w:divBdr>
    </w:div>
    <w:div w:id="1685550550">
      <w:marLeft w:val="480"/>
      <w:marRight w:val="0"/>
      <w:marTop w:val="0"/>
      <w:marBottom w:val="0"/>
      <w:divBdr>
        <w:top w:val="none" w:sz="0" w:space="0" w:color="auto"/>
        <w:left w:val="none" w:sz="0" w:space="0" w:color="auto"/>
        <w:bottom w:val="none" w:sz="0" w:space="0" w:color="auto"/>
        <w:right w:val="none" w:sz="0" w:space="0" w:color="auto"/>
      </w:divBdr>
    </w:div>
    <w:div w:id="1685666659">
      <w:marLeft w:val="0"/>
      <w:marRight w:val="0"/>
      <w:marTop w:val="0"/>
      <w:marBottom w:val="0"/>
      <w:divBdr>
        <w:top w:val="none" w:sz="0" w:space="0" w:color="auto"/>
        <w:left w:val="none" w:sz="0" w:space="0" w:color="auto"/>
        <w:bottom w:val="none" w:sz="0" w:space="0" w:color="auto"/>
        <w:right w:val="none" w:sz="0" w:space="0" w:color="auto"/>
      </w:divBdr>
    </w:div>
    <w:div w:id="1685742670">
      <w:marLeft w:val="0"/>
      <w:marRight w:val="0"/>
      <w:marTop w:val="0"/>
      <w:marBottom w:val="0"/>
      <w:divBdr>
        <w:top w:val="none" w:sz="0" w:space="0" w:color="auto"/>
        <w:left w:val="none" w:sz="0" w:space="0" w:color="auto"/>
        <w:bottom w:val="none" w:sz="0" w:space="0" w:color="auto"/>
        <w:right w:val="none" w:sz="0" w:space="0" w:color="auto"/>
      </w:divBdr>
    </w:div>
    <w:div w:id="1685785703">
      <w:marLeft w:val="0"/>
      <w:marRight w:val="0"/>
      <w:marTop w:val="0"/>
      <w:marBottom w:val="0"/>
      <w:divBdr>
        <w:top w:val="none" w:sz="0" w:space="0" w:color="auto"/>
        <w:left w:val="none" w:sz="0" w:space="0" w:color="auto"/>
        <w:bottom w:val="none" w:sz="0" w:space="0" w:color="auto"/>
        <w:right w:val="none" w:sz="0" w:space="0" w:color="auto"/>
      </w:divBdr>
    </w:div>
    <w:div w:id="1685941245">
      <w:marLeft w:val="0"/>
      <w:marRight w:val="0"/>
      <w:marTop w:val="0"/>
      <w:marBottom w:val="0"/>
      <w:divBdr>
        <w:top w:val="none" w:sz="0" w:space="0" w:color="auto"/>
        <w:left w:val="none" w:sz="0" w:space="0" w:color="auto"/>
        <w:bottom w:val="none" w:sz="0" w:space="0" w:color="auto"/>
        <w:right w:val="none" w:sz="0" w:space="0" w:color="auto"/>
      </w:divBdr>
    </w:div>
    <w:div w:id="1686053561">
      <w:marLeft w:val="0"/>
      <w:marRight w:val="0"/>
      <w:marTop w:val="0"/>
      <w:marBottom w:val="0"/>
      <w:divBdr>
        <w:top w:val="none" w:sz="0" w:space="0" w:color="auto"/>
        <w:left w:val="none" w:sz="0" w:space="0" w:color="auto"/>
        <w:bottom w:val="none" w:sz="0" w:space="0" w:color="auto"/>
        <w:right w:val="none" w:sz="0" w:space="0" w:color="auto"/>
      </w:divBdr>
    </w:div>
    <w:div w:id="1686056856">
      <w:marLeft w:val="0"/>
      <w:marRight w:val="0"/>
      <w:marTop w:val="0"/>
      <w:marBottom w:val="0"/>
      <w:divBdr>
        <w:top w:val="none" w:sz="0" w:space="0" w:color="auto"/>
        <w:left w:val="none" w:sz="0" w:space="0" w:color="auto"/>
        <w:bottom w:val="none" w:sz="0" w:space="0" w:color="auto"/>
        <w:right w:val="none" w:sz="0" w:space="0" w:color="auto"/>
      </w:divBdr>
    </w:div>
    <w:div w:id="1686206040">
      <w:marLeft w:val="0"/>
      <w:marRight w:val="0"/>
      <w:marTop w:val="0"/>
      <w:marBottom w:val="0"/>
      <w:divBdr>
        <w:top w:val="none" w:sz="0" w:space="0" w:color="auto"/>
        <w:left w:val="none" w:sz="0" w:space="0" w:color="auto"/>
        <w:bottom w:val="none" w:sz="0" w:space="0" w:color="auto"/>
        <w:right w:val="none" w:sz="0" w:space="0" w:color="auto"/>
      </w:divBdr>
    </w:div>
    <w:div w:id="1686206246">
      <w:marLeft w:val="0"/>
      <w:marRight w:val="0"/>
      <w:marTop w:val="0"/>
      <w:marBottom w:val="0"/>
      <w:divBdr>
        <w:top w:val="none" w:sz="0" w:space="0" w:color="auto"/>
        <w:left w:val="none" w:sz="0" w:space="0" w:color="auto"/>
        <w:bottom w:val="none" w:sz="0" w:space="0" w:color="auto"/>
        <w:right w:val="none" w:sz="0" w:space="0" w:color="auto"/>
      </w:divBdr>
    </w:div>
    <w:div w:id="1686207657">
      <w:marLeft w:val="0"/>
      <w:marRight w:val="0"/>
      <w:marTop w:val="0"/>
      <w:marBottom w:val="0"/>
      <w:divBdr>
        <w:top w:val="none" w:sz="0" w:space="0" w:color="auto"/>
        <w:left w:val="none" w:sz="0" w:space="0" w:color="auto"/>
        <w:bottom w:val="none" w:sz="0" w:space="0" w:color="auto"/>
        <w:right w:val="none" w:sz="0" w:space="0" w:color="auto"/>
      </w:divBdr>
    </w:div>
    <w:div w:id="1686245705">
      <w:marLeft w:val="0"/>
      <w:marRight w:val="0"/>
      <w:marTop w:val="0"/>
      <w:marBottom w:val="0"/>
      <w:divBdr>
        <w:top w:val="none" w:sz="0" w:space="0" w:color="auto"/>
        <w:left w:val="none" w:sz="0" w:space="0" w:color="auto"/>
        <w:bottom w:val="none" w:sz="0" w:space="0" w:color="auto"/>
        <w:right w:val="none" w:sz="0" w:space="0" w:color="auto"/>
      </w:divBdr>
    </w:div>
    <w:div w:id="1686252273">
      <w:marLeft w:val="0"/>
      <w:marRight w:val="0"/>
      <w:marTop w:val="0"/>
      <w:marBottom w:val="0"/>
      <w:divBdr>
        <w:top w:val="none" w:sz="0" w:space="0" w:color="auto"/>
        <w:left w:val="none" w:sz="0" w:space="0" w:color="auto"/>
        <w:bottom w:val="none" w:sz="0" w:space="0" w:color="auto"/>
        <w:right w:val="none" w:sz="0" w:space="0" w:color="auto"/>
      </w:divBdr>
    </w:div>
    <w:div w:id="1686253053">
      <w:marLeft w:val="0"/>
      <w:marRight w:val="0"/>
      <w:marTop w:val="0"/>
      <w:marBottom w:val="0"/>
      <w:divBdr>
        <w:top w:val="none" w:sz="0" w:space="0" w:color="auto"/>
        <w:left w:val="none" w:sz="0" w:space="0" w:color="auto"/>
        <w:bottom w:val="none" w:sz="0" w:space="0" w:color="auto"/>
        <w:right w:val="none" w:sz="0" w:space="0" w:color="auto"/>
      </w:divBdr>
    </w:div>
    <w:div w:id="1686253155">
      <w:marLeft w:val="0"/>
      <w:marRight w:val="0"/>
      <w:marTop w:val="0"/>
      <w:marBottom w:val="0"/>
      <w:divBdr>
        <w:top w:val="none" w:sz="0" w:space="0" w:color="auto"/>
        <w:left w:val="none" w:sz="0" w:space="0" w:color="auto"/>
        <w:bottom w:val="none" w:sz="0" w:space="0" w:color="auto"/>
        <w:right w:val="none" w:sz="0" w:space="0" w:color="auto"/>
      </w:divBdr>
    </w:div>
    <w:div w:id="1686399684">
      <w:marLeft w:val="0"/>
      <w:marRight w:val="0"/>
      <w:marTop w:val="0"/>
      <w:marBottom w:val="0"/>
      <w:divBdr>
        <w:top w:val="none" w:sz="0" w:space="0" w:color="auto"/>
        <w:left w:val="none" w:sz="0" w:space="0" w:color="auto"/>
        <w:bottom w:val="none" w:sz="0" w:space="0" w:color="auto"/>
        <w:right w:val="none" w:sz="0" w:space="0" w:color="auto"/>
      </w:divBdr>
    </w:div>
    <w:div w:id="1686515387">
      <w:marLeft w:val="0"/>
      <w:marRight w:val="0"/>
      <w:marTop w:val="0"/>
      <w:marBottom w:val="0"/>
      <w:divBdr>
        <w:top w:val="none" w:sz="0" w:space="0" w:color="auto"/>
        <w:left w:val="none" w:sz="0" w:space="0" w:color="auto"/>
        <w:bottom w:val="none" w:sz="0" w:space="0" w:color="auto"/>
        <w:right w:val="none" w:sz="0" w:space="0" w:color="auto"/>
      </w:divBdr>
    </w:div>
    <w:div w:id="1686588562">
      <w:marLeft w:val="0"/>
      <w:marRight w:val="0"/>
      <w:marTop w:val="0"/>
      <w:marBottom w:val="0"/>
      <w:divBdr>
        <w:top w:val="none" w:sz="0" w:space="0" w:color="auto"/>
        <w:left w:val="none" w:sz="0" w:space="0" w:color="auto"/>
        <w:bottom w:val="none" w:sz="0" w:space="0" w:color="auto"/>
        <w:right w:val="none" w:sz="0" w:space="0" w:color="auto"/>
      </w:divBdr>
    </w:div>
    <w:div w:id="1686590939">
      <w:marLeft w:val="0"/>
      <w:marRight w:val="0"/>
      <w:marTop w:val="0"/>
      <w:marBottom w:val="0"/>
      <w:divBdr>
        <w:top w:val="none" w:sz="0" w:space="0" w:color="auto"/>
        <w:left w:val="none" w:sz="0" w:space="0" w:color="auto"/>
        <w:bottom w:val="none" w:sz="0" w:space="0" w:color="auto"/>
        <w:right w:val="none" w:sz="0" w:space="0" w:color="auto"/>
      </w:divBdr>
    </w:div>
    <w:div w:id="1686634501">
      <w:marLeft w:val="0"/>
      <w:marRight w:val="0"/>
      <w:marTop w:val="0"/>
      <w:marBottom w:val="0"/>
      <w:divBdr>
        <w:top w:val="none" w:sz="0" w:space="0" w:color="auto"/>
        <w:left w:val="none" w:sz="0" w:space="0" w:color="auto"/>
        <w:bottom w:val="none" w:sz="0" w:space="0" w:color="auto"/>
        <w:right w:val="none" w:sz="0" w:space="0" w:color="auto"/>
      </w:divBdr>
    </w:div>
    <w:div w:id="1686663874">
      <w:marLeft w:val="0"/>
      <w:marRight w:val="0"/>
      <w:marTop w:val="0"/>
      <w:marBottom w:val="0"/>
      <w:divBdr>
        <w:top w:val="none" w:sz="0" w:space="0" w:color="auto"/>
        <w:left w:val="none" w:sz="0" w:space="0" w:color="auto"/>
        <w:bottom w:val="none" w:sz="0" w:space="0" w:color="auto"/>
        <w:right w:val="none" w:sz="0" w:space="0" w:color="auto"/>
      </w:divBdr>
    </w:div>
    <w:div w:id="1686667222">
      <w:marLeft w:val="0"/>
      <w:marRight w:val="0"/>
      <w:marTop w:val="0"/>
      <w:marBottom w:val="0"/>
      <w:divBdr>
        <w:top w:val="none" w:sz="0" w:space="0" w:color="auto"/>
        <w:left w:val="none" w:sz="0" w:space="0" w:color="auto"/>
        <w:bottom w:val="none" w:sz="0" w:space="0" w:color="auto"/>
        <w:right w:val="none" w:sz="0" w:space="0" w:color="auto"/>
      </w:divBdr>
    </w:div>
    <w:div w:id="1686781013">
      <w:marLeft w:val="0"/>
      <w:marRight w:val="0"/>
      <w:marTop w:val="0"/>
      <w:marBottom w:val="0"/>
      <w:divBdr>
        <w:top w:val="none" w:sz="0" w:space="0" w:color="auto"/>
        <w:left w:val="none" w:sz="0" w:space="0" w:color="auto"/>
        <w:bottom w:val="none" w:sz="0" w:space="0" w:color="auto"/>
        <w:right w:val="none" w:sz="0" w:space="0" w:color="auto"/>
      </w:divBdr>
    </w:div>
    <w:div w:id="1686787315">
      <w:marLeft w:val="0"/>
      <w:marRight w:val="0"/>
      <w:marTop w:val="0"/>
      <w:marBottom w:val="0"/>
      <w:divBdr>
        <w:top w:val="none" w:sz="0" w:space="0" w:color="auto"/>
        <w:left w:val="none" w:sz="0" w:space="0" w:color="auto"/>
        <w:bottom w:val="none" w:sz="0" w:space="0" w:color="auto"/>
        <w:right w:val="none" w:sz="0" w:space="0" w:color="auto"/>
      </w:divBdr>
    </w:div>
    <w:div w:id="1686789896">
      <w:marLeft w:val="0"/>
      <w:marRight w:val="0"/>
      <w:marTop w:val="0"/>
      <w:marBottom w:val="0"/>
      <w:divBdr>
        <w:top w:val="none" w:sz="0" w:space="0" w:color="auto"/>
        <w:left w:val="none" w:sz="0" w:space="0" w:color="auto"/>
        <w:bottom w:val="none" w:sz="0" w:space="0" w:color="auto"/>
        <w:right w:val="none" w:sz="0" w:space="0" w:color="auto"/>
      </w:divBdr>
    </w:div>
    <w:div w:id="1686975133">
      <w:marLeft w:val="0"/>
      <w:marRight w:val="0"/>
      <w:marTop w:val="0"/>
      <w:marBottom w:val="0"/>
      <w:divBdr>
        <w:top w:val="none" w:sz="0" w:space="0" w:color="auto"/>
        <w:left w:val="none" w:sz="0" w:space="0" w:color="auto"/>
        <w:bottom w:val="none" w:sz="0" w:space="0" w:color="auto"/>
        <w:right w:val="none" w:sz="0" w:space="0" w:color="auto"/>
      </w:divBdr>
    </w:div>
    <w:div w:id="1686978164">
      <w:marLeft w:val="0"/>
      <w:marRight w:val="0"/>
      <w:marTop w:val="0"/>
      <w:marBottom w:val="0"/>
      <w:divBdr>
        <w:top w:val="none" w:sz="0" w:space="0" w:color="auto"/>
        <w:left w:val="none" w:sz="0" w:space="0" w:color="auto"/>
        <w:bottom w:val="none" w:sz="0" w:space="0" w:color="auto"/>
        <w:right w:val="none" w:sz="0" w:space="0" w:color="auto"/>
      </w:divBdr>
    </w:div>
    <w:div w:id="1687056447">
      <w:marLeft w:val="0"/>
      <w:marRight w:val="0"/>
      <w:marTop w:val="0"/>
      <w:marBottom w:val="0"/>
      <w:divBdr>
        <w:top w:val="none" w:sz="0" w:space="0" w:color="auto"/>
        <w:left w:val="none" w:sz="0" w:space="0" w:color="auto"/>
        <w:bottom w:val="none" w:sz="0" w:space="0" w:color="auto"/>
        <w:right w:val="none" w:sz="0" w:space="0" w:color="auto"/>
      </w:divBdr>
    </w:div>
    <w:div w:id="1687056990">
      <w:marLeft w:val="0"/>
      <w:marRight w:val="0"/>
      <w:marTop w:val="0"/>
      <w:marBottom w:val="0"/>
      <w:divBdr>
        <w:top w:val="none" w:sz="0" w:space="0" w:color="auto"/>
        <w:left w:val="none" w:sz="0" w:space="0" w:color="auto"/>
        <w:bottom w:val="none" w:sz="0" w:space="0" w:color="auto"/>
        <w:right w:val="none" w:sz="0" w:space="0" w:color="auto"/>
      </w:divBdr>
    </w:div>
    <w:div w:id="1687125807">
      <w:marLeft w:val="0"/>
      <w:marRight w:val="0"/>
      <w:marTop w:val="0"/>
      <w:marBottom w:val="0"/>
      <w:divBdr>
        <w:top w:val="none" w:sz="0" w:space="0" w:color="auto"/>
        <w:left w:val="none" w:sz="0" w:space="0" w:color="auto"/>
        <w:bottom w:val="none" w:sz="0" w:space="0" w:color="auto"/>
        <w:right w:val="none" w:sz="0" w:space="0" w:color="auto"/>
      </w:divBdr>
    </w:div>
    <w:div w:id="1687246277">
      <w:marLeft w:val="0"/>
      <w:marRight w:val="0"/>
      <w:marTop w:val="0"/>
      <w:marBottom w:val="0"/>
      <w:divBdr>
        <w:top w:val="none" w:sz="0" w:space="0" w:color="auto"/>
        <w:left w:val="none" w:sz="0" w:space="0" w:color="auto"/>
        <w:bottom w:val="none" w:sz="0" w:space="0" w:color="auto"/>
        <w:right w:val="none" w:sz="0" w:space="0" w:color="auto"/>
      </w:divBdr>
    </w:div>
    <w:div w:id="1687247968">
      <w:marLeft w:val="0"/>
      <w:marRight w:val="0"/>
      <w:marTop w:val="0"/>
      <w:marBottom w:val="0"/>
      <w:divBdr>
        <w:top w:val="none" w:sz="0" w:space="0" w:color="auto"/>
        <w:left w:val="none" w:sz="0" w:space="0" w:color="auto"/>
        <w:bottom w:val="none" w:sz="0" w:space="0" w:color="auto"/>
        <w:right w:val="none" w:sz="0" w:space="0" w:color="auto"/>
      </w:divBdr>
    </w:div>
    <w:div w:id="1687318687">
      <w:marLeft w:val="0"/>
      <w:marRight w:val="0"/>
      <w:marTop w:val="0"/>
      <w:marBottom w:val="0"/>
      <w:divBdr>
        <w:top w:val="none" w:sz="0" w:space="0" w:color="auto"/>
        <w:left w:val="none" w:sz="0" w:space="0" w:color="auto"/>
        <w:bottom w:val="none" w:sz="0" w:space="0" w:color="auto"/>
        <w:right w:val="none" w:sz="0" w:space="0" w:color="auto"/>
      </w:divBdr>
    </w:div>
    <w:div w:id="1687319131">
      <w:marLeft w:val="0"/>
      <w:marRight w:val="0"/>
      <w:marTop w:val="0"/>
      <w:marBottom w:val="0"/>
      <w:divBdr>
        <w:top w:val="none" w:sz="0" w:space="0" w:color="auto"/>
        <w:left w:val="none" w:sz="0" w:space="0" w:color="auto"/>
        <w:bottom w:val="none" w:sz="0" w:space="0" w:color="auto"/>
        <w:right w:val="none" w:sz="0" w:space="0" w:color="auto"/>
      </w:divBdr>
    </w:div>
    <w:div w:id="1687512364">
      <w:marLeft w:val="480"/>
      <w:marRight w:val="0"/>
      <w:marTop w:val="0"/>
      <w:marBottom w:val="0"/>
      <w:divBdr>
        <w:top w:val="none" w:sz="0" w:space="0" w:color="auto"/>
        <w:left w:val="none" w:sz="0" w:space="0" w:color="auto"/>
        <w:bottom w:val="none" w:sz="0" w:space="0" w:color="auto"/>
        <w:right w:val="none" w:sz="0" w:space="0" w:color="auto"/>
      </w:divBdr>
    </w:div>
    <w:div w:id="1687749316">
      <w:marLeft w:val="0"/>
      <w:marRight w:val="0"/>
      <w:marTop w:val="0"/>
      <w:marBottom w:val="0"/>
      <w:divBdr>
        <w:top w:val="none" w:sz="0" w:space="0" w:color="auto"/>
        <w:left w:val="none" w:sz="0" w:space="0" w:color="auto"/>
        <w:bottom w:val="none" w:sz="0" w:space="0" w:color="auto"/>
        <w:right w:val="none" w:sz="0" w:space="0" w:color="auto"/>
      </w:divBdr>
    </w:div>
    <w:div w:id="1687753154">
      <w:marLeft w:val="0"/>
      <w:marRight w:val="0"/>
      <w:marTop w:val="0"/>
      <w:marBottom w:val="0"/>
      <w:divBdr>
        <w:top w:val="none" w:sz="0" w:space="0" w:color="auto"/>
        <w:left w:val="none" w:sz="0" w:space="0" w:color="auto"/>
        <w:bottom w:val="none" w:sz="0" w:space="0" w:color="auto"/>
        <w:right w:val="none" w:sz="0" w:space="0" w:color="auto"/>
      </w:divBdr>
    </w:div>
    <w:div w:id="1687825353">
      <w:marLeft w:val="0"/>
      <w:marRight w:val="0"/>
      <w:marTop w:val="0"/>
      <w:marBottom w:val="0"/>
      <w:divBdr>
        <w:top w:val="none" w:sz="0" w:space="0" w:color="auto"/>
        <w:left w:val="none" w:sz="0" w:space="0" w:color="auto"/>
        <w:bottom w:val="none" w:sz="0" w:space="0" w:color="auto"/>
        <w:right w:val="none" w:sz="0" w:space="0" w:color="auto"/>
      </w:divBdr>
    </w:div>
    <w:div w:id="1687830490">
      <w:marLeft w:val="0"/>
      <w:marRight w:val="0"/>
      <w:marTop w:val="0"/>
      <w:marBottom w:val="0"/>
      <w:divBdr>
        <w:top w:val="none" w:sz="0" w:space="0" w:color="auto"/>
        <w:left w:val="none" w:sz="0" w:space="0" w:color="auto"/>
        <w:bottom w:val="none" w:sz="0" w:space="0" w:color="auto"/>
        <w:right w:val="none" w:sz="0" w:space="0" w:color="auto"/>
      </w:divBdr>
    </w:div>
    <w:div w:id="1687975927">
      <w:marLeft w:val="0"/>
      <w:marRight w:val="0"/>
      <w:marTop w:val="0"/>
      <w:marBottom w:val="0"/>
      <w:divBdr>
        <w:top w:val="none" w:sz="0" w:space="0" w:color="auto"/>
        <w:left w:val="none" w:sz="0" w:space="0" w:color="auto"/>
        <w:bottom w:val="none" w:sz="0" w:space="0" w:color="auto"/>
        <w:right w:val="none" w:sz="0" w:space="0" w:color="auto"/>
      </w:divBdr>
    </w:div>
    <w:div w:id="1688099228">
      <w:marLeft w:val="0"/>
      <w:marRight w:val="0"/>
      <w:marTop w:val="0"/>
      <w:marBottom w:val="0"/>
      <w:divBdr>
        <w:top w:val="none" w:sz="0" w:space="0" w:color="auto"/>
        <w:left w:val="none" w:sz="0" w:space="0" w:color="auto"/>
        <w:bottom w:val="none" w:sz="0" w:space="0" w:color="auto"/>
        <w:right w:val="none" w:sz="0" w:space="0" w:color="auto"/>
      </w:divBdr>
    </w:div>
    <w:div w:id="1688172158">
      <w:marLeft w:val="0"/>
      <w:marRight w:val="0"/>
      <w:marTop w:val="0"/>
      <w:marBottom w:val="0"/>
      <w:divBdr>
        <w:top w:val="none" w:sz="0" w:space="0" w:color="auto"/>
        <w:left w:val="none" w:sz="0" w:space="0" w:color="auto"/>
        <w:bottom w:val="none" w:sz="0" w:space="0" w:color="auto"/>
        <w:right w:val="none" w:sz="0" w:space="0" w:color="auto"/>
      </w:divBdr>
    </w:div>
    <w:div w:id="1688212166">
      <w:marLeft w:val="0"/>
      <w:marRight w:val="0"/>
      <w:marTop w:val="0"/>
      <w:marBottom w:val="0"/>
      <w:divBdr>
        <w:top w:val="none" w:sz="0" w:space="0" w:color="auto"/>
        <w:left w:val="none" w:sz="0" w:space="0" w:color="auto"/>
        <w:bottom w:val="none" w:sz="0" w:space="0" w:color="auto"/>
        <w:right w:val="none" w:sz="0" w:space="0" w:color="auto"/>
      </w:divBdr>
    </w:div>
    <w:div w:id="1688215802">
      <w:marLeft w:val="0"/>
      <w:marRight w:val="0"/>
      <w:marTop w:val="0"/>
      <w:marBottom w:val="0"/>
      <w:divBdr>
        <w:top w:val="none" w:sz="0" w:space="0" w:color="auto"/>
        <w:left w:val="none" w:sz="0" w:space="0" w:color="auto"/>
        <w:bottom w:val="none" w:sz="0" w:space="0" w:color="auto"/>
        <w:right w:val="none" w:sz="0" w:space="0" w:color="auto"/>
      </w:divBdr>
    </w:div>
    <w:div w:id="1688292512">
      <w:marLeft w:val="0"/>
      <w:marRight w:val="0"/>
      <w:marTop w:val="0"/>
      <w:marBottom w:val="0"/>
      <w:divBdr>
        <w:top w:val="none" w:sz="0" w:space="0" w:color="auto"/>
        <w:left w:val="none" w:sz="0" w:space="0" w:color="auto"/>
        <w:bottom w:val="none" w:sz="0" w:space="0" w:color="auto"/>
        <w:right w:val="none" w:sz="0" w:space="0" w:color="auto"/>
      </w:divBdr>
    </w:div>
    <w:div w:id="1688360650">
      <w:marLeft w:val="0"/>
      <w:marRight w:val="0"/>
      <w:marTop w:val="0"/>
      <w:marBottom w:val="0"/>
      <w:divBdr>
        <w:top w:val="none" w:sz="0" w:space="0" w:color="auto"/>
        <w:left w:val="none" w:sz="0" w:space="0" w:color="auto"/>
        <w:bottom w:val="none" w:sz="0" w:space="0" w:color="auto"/>
        <w:right w:val="none" w:sz="0" w:space="0" w:color="auto"/>
      </w:divBdr>
    </w:div>
    <w:div w:id="1688367628">
      <w:marLeft w:val="0"/>
      <w:marRight w:val="0"/>
      <w:marTop w:val="0"/>
      <w:marBottom w:val="0"/>
      <w:divBdr>
        <w:top w:val="none" w:sz="0" w:space="0" w:color="auto"/>
        <w:left w:val="none" w:sz="0" w:space="0" w:color="auto"/>
        <w:bottom w:val="none" w:sz="0" w:space="0" w:color="auto"/>
        <w:right w:val="none" w:sz="0" w:space="0" w:color="auto"/>
      </w:divBdr>
    </w:div>
    <w:div w:id="1688369220">
      <w:marLeft w:val="0"/>
      <w:marRight w:val="0"/>
      <w:marTop w:val="0"/>
      <w:marBottom w:val="0"/>
      <w:divBdr>
        <w:top w:val="none" w:sz="0" w:space="0" w:color="auto"/>
        <w:left w:val="none" w:sz="0" w:space="0" w:color="auto"/>
        <w:bottom w:val="none" w:sz="0" w:space="0" w:color="auto"/>
        <w:right w:val="none" w:sz="0" w:space="0" w:color="auto"/>
      </w:divBdr>
    </w:div>
    <w:div w:id="1688411393">
      <w:marLeft w:val="0"/>
      <w:marRight w:val="0"/>
      <w:marTop w:val="0"/>
      <w:marBottom w:val="0"/>
      <w:divBdr>
        <w:top w:val="none" w:sz="0" w:space="0" w:color="auto"/>
        <w:left w:val="none" w:sz="0" w:space="0" w:color="auto"/>
        <w:bottom w:val="none" w:sz="0" w:space="0" w:color="auto"/>
        <w:right w:val="none" w:sz="0" w:space="0" w:color="auto"/>
      </w:divBdr>
    </w:div>
    <w:div w:id="1688557170">
      <w:marLeft w:val="0"/>
      <w:marRight w:val="0"/>
      <w:marTop w:val="0"/>
      <w:marBottom w:val="0"/>
      <w:divBdr>
        <w:top w:val="none" w:sz="0" w:space="0" w:color="auto"/>
        <w:left w:val="none" w:sz="0" w:space="0" w:color="auto"/>
        <w:bottom w:val="none" w:sz="0" w:space="0" w:color="auto"/>
        <w:right w:val="none" w:sz="0" w:space="0" w:color="auto"/>
      </w:divBdr>
    </w:div>
    <w:div w:id="1688632953">
      <w:marLeft w:val="0"/>
      <w:marRight w:val="0"/>
      <w:marTop w:val="0"/>
      <w:marBottom w:val="0"/>
      <w:divBdr>
        <w:top w:val="none" w:sz="0" w:space="0" w:color="auto"/>
        <w:left w:val="none" w:sz="0" w:space="0" w:color="auto"/>
        <w:bottom w:val="none" w:sz="0" w:space="0" w:color="auto"/>
        <w:right w:val="none" w:sz="0" w:space="0" w:color="auto"/>
      </w:divBdr>
    </w:div>
    <w:div w:id="1688673051">
      <w:marLeft w:val="0"/>
      <w:marRight w:val="0"/>
      <w:marTop w:val="0"/>
      <w:marBottom w:val="0"/>
      <w:divBdr>
        <w:top w:val="none" w:sz="0" w:space="0" w:color="auto"/>
        <w:left w:val="none" w:sz="0" w:space="0" w:color="auto"/>
        <w:bottom w:val="none" w:sz="0" w:space="0" w:color="auto"/>
        <w:right w:val="none" w:sz="0" w:space="0" w:color="auto"/>
      </w:divBdr>
    </w:div>
    <w:div w:id="1688748916">
      <w:marLeft w:val="0"/>
      <w:marRight w:val="0"/>
      <w:marTop w:val="0"/>
      <w:marBottom w:val="0"/>
      <w:divBdr>
        <w:top w:val="none" w:sz="0" w:space="0" w:color="auto"/>
        <w:left w:val="none" w:sz="0" w:space="0" w:color="auto"/>
        <w:bottom w:val="none" w:sz="0" w:space="0" w:color="auto"/>
        <w:right w:val="none" w:sz="0" w:space="0" w:color="auto"/>
      </w:divBdr>
    </w:div>
    <w:div w:id="1688749774">
      <w:marLeft w:val="0"/>
      <w:marRight w:val="0"/>
      <w:marTop w:val="0"/>
      <w:marBottom w:val="0"/>
      <w:divBdr>
        <w:top w:val="none" w:sz="0" w:space="0" w:color="auto"/>
        <w:left w:val="none" w:sz="0" w:space="0" w:color="auto"/>
        <w:bottom w:val="none" w:sz="0" w:space="0" w:color="auto"/>
        <w:right w:val="none" w:sz="0" w:space="0" w:color="auto"/>
      </w:divBdr>
    </w:div>
    <w:div w:id="1688824929">
      <w:marLeft w:val="0"/>
      <w:marRight w:val="0"/>
      <w:marTop w:val="0"/>
      <w:marBottom w:val="0"/>
      <w:divBdr>
        <w:top w:val="none" w:sz="0" w:space="0" w:color="auto"/>
        <w:left w:val="none" w:sz="0" w:space="0" w:color="auto"/>
        <w:bottom w:val="none" w:sz="0" w:space="0" w:color="auto"/>
        <w:right w:val="none" w:sz="0" w:space="0" w:color="auto"/>
      </w:divBdr>
    </w:div>
    <w:div w:id="1688871552">
      <w:marLeft w:val="0"/>
      <w:marRight w:val="0"/>
      <w:marTop w:val="0"/>
      <w:marBottom w:val="0"/>
      <w:divBdr>
        <w:top w:val="none" w:sz="0" w:space="0" w:color="auto"/>
        <w:left w:val="none" w:sz="0" w:space="0" w:color="auto"/>
        <w:bottom w:val="none" w:sz="0" w:space="0" w:color="auto"/>
        <w:right w:val="none" w:sz="0" w:space="0" w:color="auto"/>
      </w:divBdr>
    </w:div>
    <w:div w:id="1688947677">
      <w:marLeft w:val="0"/>
      <w:marRight w:val="0"/>
      <w:marTop w:val="0"/>
      <w:marBottom w:val="0"/>
      <w:divBdr>
        <w:top w:val="none" w:sz="0" w:space="0" w:color="auto"/>
        <w:left w:val="none" w:sz="0" w:space="0" w:color="auto"/>
        <w:bottom w:val="none" w:sz="0" w:space="0" w:color="auto"/>
        <w:right w:val="none" w:sz="0" w:space="0" w:color="auto"/>
      </w:divBdr>
    </w:div>
    <w:div w:id="1689017226">
      <w:marLeft w:val="0"/>
      <w:marRight w:val="0"/>
      <w:marTop w:val="0"/>
      <w:marBottom w:val="0"/>
      <w:divBdr>
        <w:top w:val="none" w:sz="0" w:space="0" w:color="auto"/>
        <w:left w:val="none" w:sz="0" w:space="0" w:color="auto"/>
        <w:bottom w:val="none" w:sz="0" w:space="0" w:color="auto"/>
        <w:right w:val="none" w:sz="0" w:space="0" w:color="auto"/>
      </w:divBdr>
    </w:div>
    <w:div w:id="1689018058">
      <w:marLeft w:val="0"/>
      <w:marRight w:val="0"/>
      <w:marTop w:val="0"/>
      <w:marBottom w:val="0"/>
      <w:divBdr>
        <w:top w:val="none" w:sz="0" w:space="0" w:color="auto"/>
        <w:left w:val="none" w:sz="0" w:space="0" w:color="auto"/>
        <w:bottom w:val="none" w:sz="0" w:space="0" w:color="auto"/>
        <w:right w:val="none" w:sz="0" w:space="0" w:color="auto"/>
      </w:divBdr>
    </w:div>
    <w:div w:id="1689020114">
      <w:marLeft w:val="0"/>
      <w:marRight w:val="0"/>
      <w:marTop w:val="0"/>
      <w:marBottom w:val="0"/>
      <w:divBdr>
        <w:top w:val="none" w:sz="0" w:space="0" w:color="auto"/>
        <w:left w:val="none" w:sz="0" w:space="0" w:color="auto"/>
        <w:bottom w:val="none" w:sz="0" w:space="0" w:color="auto"/>
        <w:right w:val="none" w:sz="0" w:space="0" w:color="auto"/>
      </w:divBdr>
    </w:div>
    <w:div w:id="1689064637">
      <w:marLeft w:val="0"/>
      <w:marRight w:val="0"/>
      <w:marTop w:val="0"/>
      <w:marBottom w:val="0"/>
      <w:divBdr>
        <w:top w:val="none" w:sz="0" w:space="0" w:color="auto"/>
        <w:left w:val="none" w:sz="0" w:space="0" w:color="auto"/>
        <w:bottom w:val="none" w:sz="0" w:space="0" w:color="auto"/>
        <w:right w:val="none" w:sz="0" w:space="0" w:color="auto"/>
      </w:divBdr>
    </w:div>
    <w:div w:id="1689136374">
      <w:marLeft w:val="0"/>
      <w:marRight w:val="0"/>
      <w:marTop w:val="0"/>
      <w:marBottom w:val="0"/>
      <w:divBdr>
        <w:top w:val="none" w:sz="0" w:space="0" w:color="auto"/>
        <w:left w:val="none" w:sz="0" w:space="0" w:color="auto"/>
        <w:bottom w:val="none" w:sz="0" w:space="0" w:color="auto"/>
        <w:right w:val="none" w:sz="0" w:space="0" w:color="auto"/>
      </w:divBdr>
    </w:div>
    <w:div w:id="1689210914">
      <w:marLeft w:val="0"/>
      <w:marRight w:val="0"/>
      <w:marTop w:val="0"/>
      <w:marBottom w:val="0"/>
      <w:divBdr>
        <w:top w:val="none" w:sz="0" w:space="0" w:color="auto"/>
        <w:left w:val="none" w:sz="0" w:space="0" w:color="auto"/>
        <w:bottom w:val="none" w:sz="0" w:space="0" w:color="auto"/>
        <w:right w:val="none" w:sz="0" w:space="0" w:color="auto"/>
      </w:divBdr>
    </w:div>
    <w:div w:id="1689211451">
      <w:marLeft w:val="0"/>
      <w:marRight w:val="0"/>
      <w:marTop w:val="0"/>
      <w:marBottom w:val="0"/>
      <w:divBdr>
        <w:top w:val="none" w:sz="0" w:space="0" w:color="auto"/>
        <w:left w:val="none" w:sz="0" w:space="0" w:color="auto"/>
        <w:bottom w:val="none" w:sz="0" w:space="0" w:color="auto"/>
        <w:right w:val="none" w:sz="0" w:space="0" w:color="auto"/>
      </w:divBdr>
    </w:div>
    <w:div w:id="1689410105">
      <w:marLeft w:val="0"/>
      <w:marRight w:val="0"/>
      <w:marTop w:val="0"/>
      <w:marBottom w:val="0"/>
      <w:divBdr>
        <w:top w:val="none" w:sz="0" w:space="0" w:color="auto"/>
        <w:left w:val="none" w:sz="0" w:space="0" w:color="auto"/>
        <w:bottom w:val="none" w:sz="0" w:space="0" w:color="auto"/>
        <w:right w:val="none" w:sz="0" w:space="0" w:color="auto"/>
      </w:divBdr>
    </w:div>
    <w:div w:id="1689452813">
      <w:marLeft w:val="0"/>
      <w:marRight w:val="0"/>
      <w:marTop w:val="0"/>
      <w:marBottom w:val="0"/>
      <w:divBdr>
        <w:top w:val="none" w:sz="0" w:space="0" w:color="auto"/>
        <w:left w:val="none" w:sz="0" w:space="0" w:color="auto"/>
        <w:bottom w:val="none" w:sz="0" w:space="0" w:color="auto"/>
        <w:right w:val="none" w:sz="0" w:space="0" w:color="auto"/>
      </w:divBdr>
    </w:div>
    <w:div w:id="1689523844">
      <w:marLeft w:val="0"/>
      <w:marRight w:val="0"/>
      <w:marTop w:val="0"/>
      <w:marBottom w:val="0"/>
      <w:divBdr>
        <w:top w:val="none" w:sz="0" w:space="0" w:color="auto"/>
        <w:left w:val="none" w:sz="0" w:space="0" w:color="auto"/>
        <w:bottom w:val="none" w:sz="0" w:space="0" w:color="auto"/>
        <w:right w:val="none" w:sz="0" w:space="0" w:color="auto"/>
      </w:divBdr>
    </w:div>
    <w:div w:id="1689524440">
      <w:marLeft w:val="0"/>
      <w:marRight w:val="0"/>
      <w:marTop w:val="0"/>
      <w:marBottom w:val="0"/>
      <w:divBdr>
        <w:top w:val="none" w:sz="0" w:space="0" w:color="auto"/>
        <w:left w:val="none" w:sz="0" w:space="0" w:color="auto"/>
        <w:bottom w:val="none" w:sz="0" w:space="0" w:color="auto"/>
        <w:right w:val="none" w:sz="0" w:space="0" w:color="auto"/>
      </w:divBdr>
    </w:div>
    <w:div w:id="1689525360">
      <w:marLeft w:val="0"/>
      <w:marRight w:val="0"/>
      <w:marTop w:val="0"/>
      <w:marBottom w:val="0"/>
      <w:divBdr>
        <w:top w:val="none" w:sz="0" w:space="0" w:color="auto"/>
        <w:left w:val="none" w:sz="0" w:space="0" w:color="auto"/>
        <w:bottom w:val="none" w:sz="0" w:space="0" w:color="auto"/>
        <w:right w:val="none" w:sz="0" w:space="0" w:color="auto"/>
      </w:divBdr>
    </w:div>
    <w:div w:id="1689864086">
      <w:marLeft w:val="0"/>
      <w:marRight w:val="0"/>
      <w:marTop w:val="0"/>
      <w:marBottom w:val="0"/>
      <w:divBdr>
        <w:top w:val="none" w:sz="0" w:space="0" w:color="auto"/>
        <w:left w:val="none" w:sz="0" w:space="0" w:color="auto"/>
        <w:bottom w:val="none" w:sz="0" w:space="0" w:color="auto"/>
        <w:right w:val="none" w:sz="0" w:space="0" w:color="auto"/>
      </w:divBdr>
    </w:div>
    <w:div w:id="1689912508">
      <w:marLeft w:val="0"/>
      <w:marRight w:val="0"/>
      <w:marTop w:val="0"/>
      <w:marBottom w:val="0"/>
      <w:divBdr>
        <w:top w:val="none" w:sz="0" w:space="0" w:color="auto"/>
        <w:left w:val="none" w:sz="0" w:space="0" w:color="auto"/>
        <w:bottom w:val="none" w:sz="0" w:space="0" w:color="auto"/>
        <w:right w:val="none" w:sz="0" w:space="0" w:color="auto"/>
      </w:divBdr>
    </w:div>
    <w:div w:id="1689984498">
      <w:marLeft w:val="0"/>
      <w:marRight w:val="0"/>
      <w:marTop w:val="0"/>
      <w:marBottom w:val="0"/>
      <w:divBdr>
        <w:top w:val="none" w:sz="0" w:space="0" w:color="auto"/>
        <w:left w:val="none" w:sz="0" w:space="0" w:color="auto"/>
        <w:bottom w:val="none" w:sz="0" w:space="0" w:color="auto"/>
        <w:right w:val="none" w:sz="0" w:space="0" w:color="auto"/>
      </w:divBdr>
    </w:div>
    <w:div w:id="1689988729">
      <w:marLeft w:val="0"/>
      <w:marRight w:val="0"/>
      <w:marTop w:val="0"/>
      <w:marBottom w:val="0"/>
      <w:divBdr>
        <w:top w:val="none" w:sz="0" w:space="0" w:color="auto"/>
        <w:left w:val="none" w:sz="0" w:space="0" w:color="auto"/>
        <w:bottom w:val="none" w:sz="0" w:space="0" w:color="auto"/>
        <w:right w:val="none" w:sz="0" w:space="0" w:color="auto"/>
      </w:divBdr>
    </w:div>
    <w:div w:id="1690065280">
      <w:marLeft w:val="0"/>
      <w:marRight w:val="0"/>
      <w:marTop w:val="0"/>
      <w:marBottom w:val="0"/>
      <w:divBdr>
        <w:top w:val="none" w:sz="0" w:space="0" w:color="auto"/>
        <w:left w:val="none" w:sz="0" w:space="0" w:color="auto"/>
        <w:bottom w:val="none" w:sz="0" w:space="0" w:color="auto"/>
        <w:right w:val="none" w:sz="0" w:space="0" w:color="auto"/>
      </w:divBdr>
    </w:div>
    <w:div w:id="1690066794">
      <w:marLeft w:val="0"/>
      <w:marRight w:val="0"/>
      <w:marTop w:val="0"/>
      <w:marBottom w:val="0"/>
      <w:divBdr>
        <w:top w:val="none" w:sz="0" w:space="0" w:color="auto"/>
        <w:left w:val="none" w:sz="0" w:space="0" w:color="auto"/>
        <w:bottom w:val="none" w:sz="0" w:space="0" w:color="auto"/>
        <w:right w:val="none" w:sz="0" w:space="0" w:color="auto"/>
      </w:divBdr>
    </w:div>
    <w:div w:id="1690184282">
      <w:marLeft w:val="0"/>
      <w:marRight w:val="0"/>
      <w:marTop w:val="0"/>
      <w:marBottom w:val="0"/>
      <w:divBdr>
        <w:top w:val="none" w:sz="0" w:space="0" w:color="auto"/>
        <w:left w:val="none" w:sz="0" w:space="0" w:color="auto"/>
        <w:bottom w:val="none" w:sz="0" w:space="0" w:color="auto"/>
        <w:right w:val="none" w:sz="0" w:space="0" w:color="auto"/>
      </w:divBdr>
    </w:div>
    <w:div w:id="1690250935">
      <w:marLeft w:val="0"/>
      <w:marRight w:val="0"/>
      <w:marTop w:val="0"/>
      <w:marBottom w:val="0"/>
      <w:divBdr>
        <w:top w:val="none" w:sz="0" w:space="0" w:color="auto"/>
        <w:left w:val="none" w:sz="0" w:space="0" w:color="auto"/>
        <w:bottom w:val="none" w:sz="0" w:space="0" w:color="auto"/>
        <w:right w:val="none" w:sz="0" w:space="0" w:color="auto"/>
      </w:divBdr>
    </w:div>
    <w:div w:id="1690402737">
      <w:marLeft w:val="0"/>
      <w:marRight w:val="0"/>
      <w:marTop w:val="0"/>
      <w:marBottom w:val="0"/>
      <w:divBdr>
        <w:top w:val="none" w:sz="0" w:space="0" w:color="auto"/>
        <w:left w:val="none" w:sz="0" w:space="0" w:color="auto"/>
        <w:bottom w:val="none" w:sz="0" w:space="0" w:color="auto"/>
        <w:right w:val="none" w:sz="0" w:space="0" w:color="auto"/>
      </w:divBdr>
    </w:div>
    <w:div w:id="1690526489">
      <w:marLeft w:val="0"/>
      <w:marRight w:val="0"/>
      <w:marTop w:val="0"/>
      <w:marBottom w:val="0"/>
      <w:divBdr>
        <w:top w:val="none" w:sz="0" w:space="0" w:color="auto"/>
        <w:left w:val="none" w:sz="0" w:space="0" w:color="auto"/>
        <w:bottom w:val="none" w:sz="0" w:space="0" w:color="auto"/>
        <w:right w:val="none" w:sz="0" w:space="0" w:color="auto"/>
      </w:divBdr>
    </w:div>
    <w:div w:id="1690570367">
      <w:marLeft w:val="0"/>
      <w:marRight w:val="0"/>
      <w:marTop w:val="0"/>
      <w:marBottom w:val="0"/>
      <w:divBdr>
        <w:top w:val="none" w:sz="0" w:space="0" w:color="auto"/>
        <w:left w:val="none" w:sz="0" w:space="0" w:color="auto"/>
        <w:bottom w:val="none" w:sz="0" w:space="0" w:color="auto"/>
        <w:right w:val="none" w:sz="0" w:space="0" w:color="auto"/>
      </w:divBdr>
    </w:div>
    <w:div w:id="1690641415">
      <w:marLeft w:val="0"/>
      <w:marRight w:val="0"/>
      <w:marTop w:val="0"/>
      <w:marBottom w:val="0"/>
      <w:divBdr>
        <w:top w:val="none" w:sz="0" w:space="0" w:color="auto"/>
        <w:left w:val="none" w:sz="0" w:space="0" w:color="auto"/>
        <w:bottom w:val="none" w:sz="0" w:space="0" w:color="auto"/>
        <w:right w:val="none" w:sz="0" w:space="0" w:color="auto"/>
      </w:divBdr>
    </w:div>
    <w:div w:id="1690714800">
      <w:marLeft w:val="0"/>
      <w:marRight w:val="0"/>
      <w:marTop w:val="0"/>
      <w:marBottom w:val="0"/>
      <w:divBdr>
        <w:top w:val="none" w:sz="0" w:space="0" w:color="auto"/>
        <w:left w:val="none" w:sz="0" w:space="0" w:color="auto"/>
        <w:bottom w:val="none" w:sz="0" w:space="0" w:color="auto"/>
        <w:right w:val="none" w:sz="0" w:space="0" w:color="auto"/>
      </w:divBdr>
    </w:div>
    <w:div w:id="1690717595">
      <w:marLeft w:val="0"/>
      <w:marRight w:val="0"/>
      <w:marTop w:val="0"/>
      <w:marBottom w:val="0"/>
      <w:divBdr>
        <w:top w:val="none" w:sz="0" w:space="0" w:color="auto"/>
        <w:left w:val="none" w:sz="0" w:space="0" w:color="auto"/>
        <w:bottom w:val="none" w:sz="0" w:space="0" w:color="auto"/>
        <w:right w:val="none" w:sz="0" w:space="0" w:color="auto"/>
      </w:divBdr>
    </w:div>
    <w:div w:id="1690721800">
      <w:marLeft w:val="0"/>
      <w:marRight w:val="0"/>
      <w:marTop w:val="0"/>
      <w:marBottom w:val="0"/>
      <w:divBdr>
        <w:top w:val="none" w:sz="0" w:space="0" w:color="auto"/>
        <w:left w:val="none" w:sz="0" w:space="0" w:color="auto"/>
        <w:bottom w:val="none" w:sz="0" w:space="0" w:color="auto"/>
        <w:right w:val="none" w:sz="0" w:space="0" w:color="auto"/>
      </w:divBdr>
    </w:div>
    <w:div w:id="1690790361">
      <w:marLeft w:val="0"/>
      <w:marRight w:val="0"/>
      <w:marTop w:val="0"/>
      <w:marBottom w:val="0"/>
      <w:divBdr>
        <w:top w:val="none" w:sz="0" w:space="0" w:color="auto"/>
        <w:left w:val="none" w:sz="0" w:space="0" w:color="auto"/>
        <w:bottom w:val="none" w:sz="0" w:space="0" w:color="auto"/>
        <w:right w:val="none" w:sz="0" w:space="0" w:color="auto"/>
      </w:divBdr>
    </w:div>
    <w:div w:id="1690793521">
      <w:marLeft w:val="0"/>
      <w:marRight w:val="0"/>
      <w:marTop w:val="0"/>
      <w:marBottom w:val="0"/>
      <w:divBdr>
        <w:top w:val="none" w:sz="0" w:space="0" w:color="auto"/>
        <w:left w:val="none" w:sz="0" w:space="0" w:color="auto"/>
        <w:bottom w:val="none" w:sz="0" w:space="0" w:color="auto"/>
        <w:right w:val="none" w:sz="0" w:space="0" w:color="auto"/>
      </w:divBdr>
    </w:div>
    <w:div w:id="1690833606">
      <w:marLeft w:val="0"/>
      <w:marRight w:val="0"/>
      <w:marTop w:val="0"/>
      <w:marBottom w:val="0"/>
      <w:divBdr>
        <w:top w:val="none" w:sz="0" w:space="0" w:color="auto"/>
        <w:left w:val="none" w:sz="0" w:space="0" w:color="auto"/>
        <w:bottom w:val="none" w:sz="0" w:space="0" w:color="auto"/>
        <w:right w:val="none" w:sz="0" w:space="0" w:color="auto"/>
      </w:divBdr>
    </w:div>
    <w:div w:id="1690837966">
      <w:marLeft w:val="0"/>
      <w:marRight w:val="0"/>
      <w:marTop w:val="0"/>
      <w:marBottom w:val="0"/>
      <w:divBdr>
        <w:top w:val="none" w:sz="0" w:space="0" w:color="auto"/>
        <w:left w:val="none" w:sz="0" w:space="0" w:color="auto"/>
        <w:bottom w:val="none" w:sz="0" w:space="0" w:color="auto"/>
        <w:right w:val="none" w:sz="0" w:space="0" w:color="auto"/>
      </w:divBdr>
    </w:div>
    <w:div w:id="1690908325">
      <w:marLeft w:val="0"/>
      <w:marRight w:val="0"/>
      <w:marTop w:val="0"/>
      <w:marBottom w:val="0"/>
      <w:divBdr>
        <w:top w:val="none" w:sz="0" w:space="0" w:color="auto"/>
        <w:left w:val="none" w:sz="0" w:space="0" w:color="auto"/>
        <w:bottom w:val="none" w:sz="0" w:space="0" w:color="auto"/>
        <w:right w:val="none" w:sz="0" w:space="0" w:color="auto"/>
      </w:divBdr>
    </w:div>
    <w:div w:id="1690913056">
      <w:marLeft w:val="0"/>
      <w:marRight w:val="0"/>
      <w:marTop w:val="0"/>
      <w:marBottom w:val="0"/>
      <w:divBdr>
        <w:top w:val="none" w:sz="0" w:space="0" w:color="auto"/>
        <w:left w:val="none" w:sz="0" w:space="0" w:color="auto"/>
        <w:bottom w:val="none" w:sz="0" w:space="0" w:color="auto"/>
        <w:right w:val="none" w:sz="0" w:space="0" w:color="auto"/>
      </w:divBdr>
    </w:div>
    <w:div w:id="1690913118">
      <w:marLeft w:val="0"/>
      <w:marRight w:val="0"/>
      <w:marTop w:val="0"/>
      <w:marBottom w:val="0"/>
      <w:divBdr>
        <w:top w:val="none" w:sz="0" w:space="0" w:color="auto"/>
        <w:left w:val="none" w:sz="0" w:space="0" w:color="auto"/>
        <w:bottom w:val="none" w:sz="0" w:space="0" w:color="auto"/>
        <w:right w:val="none" w:sz="0" w:space="0" w:color="auto"/>
      </w:divBdr>
    </w:div>
    <w:div w:id="1690981686">
      <w:marLeft w:val="0"/>
      <w:marRight w:val="0"/>
      <w:marTop w:val="0"/>
      <w:marBottom w:val="0"/>
      <w:divBdr>
        <w:top w:val="none" w:sz="0" w:space="0" w:color="auto"/>
        <w:left w:val="none" w:sz="0" w:space="0" w:color="auto"/>
        <w:bottom w:val="none" w:sz="0" w:space="0" w:color="auto"/>
        <w:right w:val="none" w:sz="0" w:space="0" w:color="auto"/>
      </w:divBdr>
    </w:div>
    <w:div w:id="1690983299">
      <w:marLeft w:val="0"/>
      <w:marRight w:val="0"/>
      <w:marTop w:val="0"/>
      <w:marBottom w:val="0"/>
      <w:divBdr>
        <w:top w:val="none" w:sz="0" w:space="0" w:color="auto"/>
        <w:left w:val="none" w:sz="0" w:space="0" w:color="auto"/>
        <w:bottom w:val="none" w:sz="0" w:space="0" w:color="auto"/>
        <w:right w:val="none" w:sz="0" w:space="0" w:color="auto"/>
      </w:divBdr>
    </w:div>
    <w:div w:id="1690989711">
      <w:marLeft w:val="0"/>
      <w:marRight w:val="0"/>
      <w:marTop w:val="0"/>
      <w:marBottom w:val="0"/>
      <w:divBdr>
        <w:top w:val="none" w:sz="0" w:space="0" w:color="auto"/>
        <w:left w:val="none" w:sz="0" w:space="0" w:color="auto"/>
        <w:bottom w:val="none" w:sz="0" w:space="0" w:color="auto"/>
        <w:right w:val="none" w:sz="0" w:space="0" w:color="auto"/>
      </w:divBdr>
    </w:div>
    <w:div w:id="1691100232">
      <w:bodyDiv w:val="1"/>
      <w:marLeft w:val="0"/>
      <w:marRight w:val="0"/>
      <w:marTop w:val="0"/>
      <w:marBottom w:val="0"/>
      <w:divBdr>
        <w:top w:val="none" w:sz="0" w:space="0" w:color="auto"/>
        <w:left w:val="none" w:sz="0" w:space="0" w:color="auto"/>
        <w:bottom w:val="none" w:sz="0" w:space="0" w:color="auto"/>
        <w:right w:val="none" w:sz="0" w:space="0" w:color="auto"/>
      </w:divBdr>
    </w:div>
    <w:div w:id="1691101118">
      <w:marLeft w:val="0"/>
      <w:marRight w:val="0"/>
      <w:marTop w:val="0"/>
      <w:marBottom w:val="0"/>
      <w:divBdr>
        <w:top w:val="none" w:sz="0" w:space="0" w:color="auto"/>
        <w:left w:val="none" w:sz="0" w:space="0" w:color="auto"/>
        <w:bottom w:val="none" w:sz="0" w:space="0" w:color="auto"/>
        <w:right w:val="none" w:sz="0" w:space="0" w:color="auto"/>
      </w:divBdr>
    </w:div>
    <w:div w:id="1691106248">
      <w:marLeft w:val="0"/>
      <w:marRight w:val="0"/>
      <w:marTop w:val="0"/>
      <w:marBottom w:val="0"/>
      <w:divBdr>
        <w:top w:val="none" w:sz="0" w:space="0" w:color="auto"/>
        <w:left w:val="none" w:sz="0" w:space="0" w:color="auto"/>
        <w:bottom w:val="none" w:sz="0" w:space="0" w:color="auto"/>
        <w:right w:val="none" w:sz="0" w:space="0" w:color="auto"/>
      </w:divBdr>
    </w:div>
    <w:div w:id="1691183090">
      <w:marLeft w:val="0"/>
      <w:marRight w:val="0"/>
      <w:marTop w:val="0"/>
      <w:marBottom w:val="0"/>
      <w:divBdr>
        <w:top w:val="none" w:sz="0" w:space="0" w:color="auto"/>
        <w:left w:val="none" w:sz="0" w:space="0" w:color="auto"/>
        <w:bottom w:val="none" w:sz="0" w:space="0" w:color="auto"/>
        <w:right w:val="none" w:sz="0" w:space="0" w:color="auto"/>
      </w:divBdr>
    </w:div>
    <w:div w:id="1691293470">
      <w:marLeft w:val="0"/>
      <w:marRight w:val="0"/>
      <w:marTop w:val="0"/>
      <w:marBottom w:val="0"/>
      <w:divBdr>
        <w:top w:val="none" w:sz="0" w:space="0" w:color="auto"/>
        <w:left w:val="none" w:sz="0" w:space="0" w:color="auto"/>
        <w:bottom w:val="none" w:sz="0" w:space="0" w:color="auto"/>
        <w:right w:val="none" w:sz="0" w:space="0" w:color="auto"/>
      </w:divBdr>
    </w:div>
    <w:div w:id="1691294960">
      <w:marLeft w:val="0"/>
      <w:marRight w:val="0"/>
      <w:marTop w:val="0"/>
      <w:marBottom w:val="0"/>
      <w:divBdr>
        <w:top w:val="none" w:sz="0" w:space="0" w:color="auto"/>
        <w:left w:val="none" w:sz="0" w:space="0" w:color="auto"/>
        <w:bottom w:val="none" w:sz="0" w:space="0" w:color="auto"/>
        <w:right w:val="none" w:sz="0" w:space="0" w:color="auto"/>
      </w:divBdr>
    </w:div>
    <w:div w:id="1691301208">
      <w:marLeft w:val="0"/>
      <w:marRight w:val="0"/>
      <w:marTop w:val="0"/>
      <w:marBottom w:val="0"/>
      <w:divBdr>
        <w:top w:val="none" w:sz="0" w:space="0" w:color="auto"/>
        <w:left w:val="none" w:sz="0" w:space="0" w:color="auto"/>
        <w:bottom w:val="none" w:sz="0" w:space="0" w:color="auto"/>
        <w:right w:val="none" w:sz="0" w:space="0" w:color="auto"/>
      </w:divBdr>
    </w:div>
    <w:div w:id="1691368845">
      <w:marLeft w:val="0"/>
      <w:marRight w:val="0"/>
      <w:marTop w:val="0"/>
      <w:marBottom w:val="0"/>
      <w:divBdr>
        <w:top w:val="none" w:sz="0" w:space="0" w:color="auto"/>
        <w:left w:val="none" w:sz="0" w:space="0" w:color="auto"/>
        <w:bottom w:val="none" w:sz="0" w:space="0" w:color="auto"/>
        <w:right w:val="none" w:sz="0" w:space="0" w:color="auto"/>
      </w:divBdr>
    </w:div>
    <w:div w:id="1691637964">
      <w:marLeft w:val="0"/>
      <w:marRight w:val="0"/>
      <w:marTop w:val="0"/>
      <w:marBottom w:val="0"/>
      <w:divBdr>
        <w:top w:val="none" w:sz="0" w:space="0" w:color="auto"/>
        <w:left w:val="none" w:sz="0" w:space="0" w:color="auto"/>
        <w:bottom w:val="none" w:sz="0" w:space="0" w:color="auto"/>
        <w:right w:val="none" w:sz="0" w:space="0" w:color="auto"/>
      </w:divBdr>
    </w:div>
    <w:div w:id="1691641160">
      <w:marLeft w:val="0"/>
      <w:marRight w:val="0"/>
      <w:marTop w:val="0"/>
      <w:marBottom w:val="0"/>
      <w:divBdr>
        <w:top w:val="none" w:sz="0" w:space="0" w:color="auto"/>
        <w:left w:val="none" w:sz="0" w:space="0" w:color="auto"/>
        <w:bottom w:val="none" w:sz="0" w:space="0" w:color="auto"/>
        <w:right w:val="none" w:sz="0" w:space="0" w:color="auto"/>
      </w:divBdr>
    </w:div>
    <w:div w:id="1691643393">
      <w:marLeft w:val="0"/>
      <w:marRight w:val="0"/>
      <w:marTop w:val="0"/>
      <w:marBottom w:val="0"/>
      <w:divBdr>
        <w:top w:val="none" w:sz="0" w:space="0" w:color="auto"/>
        <w:left w:val="none" w:sz="0" w:space="0" w:color="auto"/>
        <w:bottom w:val="none" w:sz="0" w:space="0" w:color="auto"/>
        <w:right w:val="none" w:sz="0" w:space="0" w:color="auto"/>
      </w:divBdr>
    </w:div>
    <w:div w:id="1691685708">
      <w:marLeft w:val="0"/>
      <w:marRight w:val="0"/>
      <w:marTop w:val="0"/>
      <w:marBottom w:val="0"/>
      <w:divBdr>
        <w:top w:val="none" w:sz="0" w:space="0" w:color="auto"/>
        <w:left w:val="none" w:sz="0" w:space="0" w:color="auto"/>
        <w:bottom w:val="none" w:sz="0" w:space="0" w:color="auto"/>
        <w:right w:val="none" w:sz="0" w:space="0" w:color="auto"/>
      </w:divBdr>
    </w:div>
    <w:div w:id="1691687739">
      <w:marLeft w:val="0"/>
      <w:marRight w:val="0"/>
      <w:marTop w:val="0"/>
      <w:marBottom w:val="0"/>
      <w:divBdr>
        <w:top w:val="none" w:sz="0" w:space="0" w:color="auto"/>
        <w:left w:val="none" w:sz="0" w:space="0" w:color="auto"/>
        <w:bottom w:val="none" w:sz="0" w:space="0" w:color="auto"/>
        <w:right w:val="none" w:sz="0" w:space="0" w:color="auto"/>
      </w:divBdr>
    </w:div>
    <w:div w:id="1691832666">
      <w:marLeft w:val="0"/>
      <w:marRight w:val="0"/>
      <w:marTop w:val="0"/>
      <w:marBottom w:val="0"/>
      <w:divBdr>
        <w:top w:val="none" w:sz="0" w:space="0" w:color="auto"/>
        <w:left w:val="none" w:sz="0" w:space="0" w:color="auto"/>
        <w:bottom w:val="none" w:sz="0" w:space="0" w:color="auto"/>
        <w:right w:val="none" w:sz="0" w:space="0" w:color="auto"/>
      </w:divBdr>
    </w:div>
    <w:div w:id="1691878233">
      <w:marLeft w:val="0"/>
      <w:marRight w:val="0"/>
      <w:marTop w:val="0"/>
      <w:marBottom w:val="0"/>
      <w:divBdr>
        <w:top w:val="none" w:sz="0" w:space="0" w:color="auto"/>
        <w:left w:val="none" w:sz="0" w:space="0" w:color="auto"/>
        <w:bottom w:val="none" w:sz="0" w:space="0" w:color="auto"/>
        <w:right w:val="none" w:sz="0" w:space="0" w:color="auto"/>
      </w:divBdr>
    </w:div>
    <w:div w:id="1692028684">
      <w:marLeft w:val="0"/>
      <w:marRight w:val="0"/>
      <w:marTop w:val="0"/>
      <w:marBottom w:val="0"/>
      <w:divBdr>
        <w:top w:val="none" w:sz="0" w:space="0" w:color="auto"/>
        <w:left w:val="none" w:sz="0" w:space="0" w:color="auto"/>
        <w:bottom w:val="none" w:sz="0" w:space="0" w:color="auto"/>
        <w:right w:val="none" w:sz="0" w:space="0" w:color="auto"/>
      </w:divBdr>
    </w:div>
    <w:div w:id="1692101102">
      <w:marLeft w:val="0"/>
      <w:marRight w:val="0"/>
      <w:marTop w:val="0"/>
      <w:marBottom w:val="0"/>
      <w:divBdr>
        <w:top w:val="none" w:sz="0" w:space="0" w:color="auto"/>
        <w:left w:val="none" w:sz="0" w:space="0" w:color="auto"/>
        <w:bottom w:val="none" w:sz="0" w:space="0" w:color="auto"/>
        <w:right w:val="none" w:sz="0" w:space="0" w:color="auto"/>
      </w:divBdr>
    </w:div>
    <w:div w:id="1692103305">
      <w:marLeft w:val="0"/>
      <w:marRight w:val="0"/>
      <w:marTop w:val="0"/>
      <w:marBottom w:val="0"/>
      <w:divBdr>
        <w:top w:val="none" w:sz="0" w:space="0" w:color="auto"/>
        <w:left w:val="none" w:sz="0" w:space="0" w:color="auto"/>
        <w:bottom w:val="none" w:sz="0" w:space="0" w:color="auto"/>
        <w:right w:val="none" w:sz="0" w:space="0" w:color="auto"/>
      </w:divBdr>
    </w:div>
    <w:div w:id="1692142264">
      <w:bodyDiv w:val="1"/>
      <w:marLeft w:val="0"/>
      <w:marRight w:val="0"/>
      <w:marTop w:val="0"/>
      <w:marBottom w:val="0"/>
      <w:divBdr>
        <w:top w:val="none" w:sz="0" w:space="0" w:color="auto"/>
        <w:left w:val="none" w:sz="0" w:space="0" w:color="auto"/>
        <w:bottom w:val="none" w:sz="0" w:space="0" w:color="auto"/>
        <w:right w:val="none" w:sz="0" w:space="0" w:color="auto"/>
      </w:divBdr>
    </w:div>
    <w:div w:id="1692342654">
      <w:marLeft w:val="0"/>
      <w:marRight w:val="0"/>
      <w:marTop w:val="0"/>
      <w:marBottom w:val="0"/>
      <w:divBdr>
        <w:top w:val="none" w:sz="0" w:space="0" w:color="auto"/>
        <w:left w:val="none" w:sz="0" w:space="0" w:color="auto"/>
        <w:bottom w:val="none" w:sz="0" w:space="0" w:color="auto"/>
        <w:right w:val="none" w:sz="0" w:space="0" w:color="auto"/>
      </w:divBdr>
    </w:div>
    <w:div w:id="1692486537">
      <w:marLeft w:val="0"/>
      <w:marRight w:val="0"/>
      <w:marTop w:val="0"/>
      <w:marBottom w:val="0"/>
      <w:divBdr>
        <w:top w:val="none" w:sz="0" w:space="0" w:color="auto"/>
        <w:left w:val="none" w:sz="0" w:space="0" w:color="auto"/>
        <w:bottom w:val="none" w:sz="0" w:space="0" w:color="auto"/>
        <w:right w:val="none" w:sz="0" w:space="0" w:color="auto"/>
      </w:divBdr>
    </w:div>
    <w:div w:id="1692490039">
      <w:marLeft w:val="0"/>
      <w:marRight w:val="0"/>
      <w:marTop w:val="0"/>
      <w:marBottom w:val="0"/>
      <w:divBdr>
        <w:top w:val="none" w:sz="0" w:space="0" w:color="auto"/>
        <w:left w:val="none" w:sz="0" w:space="0" w:color="auto"/>
        <w:bottom w:val="none" w:sz="0" w:space="0" w:color="auto"/>
        <w:right w:val="none" w:sz="0" w:space="0" w:color="auto"/>
      </w:divBdr>
    </w:div>
    <w:div w:id="1692563868">
      <w:marLeft w:val="0"/>
      <w:marRight w:val="0"/>
      <w:marTop w:val="0"/>
      <w:marBottom w:val="0"/>
      <w:divBdr>
        <w:top w:val="none" w:sz="0" w:space="0" w:color="auto"/>
        <w:left w:val="none" w:sz="0" w:space="0" w:color="auto"/>
        <w:bottom w:val="none" w:sz="0" w:space="0" w:color="auto"/>
        <w:right w:val="none" w:sz="0" w:space="0" w:color="auto"/>
      </w:divBdr>
    </w:div>
    <w:div w:id="1692681364">
      <w:marLeft w:val="0"/>
      <w:marRight w:val="0"/>
      <w:marTop w:val="0"/>
      <w:marBottom w:val="0"/>
      <w:divBdr>
        <w:top w:val="none" w:sz="0" w:space="0" w:color="auto"/>
        <w:left w:val="none" w:sz="0" w:space="0" w:color="auto"/>
        <w:bottom w:val="none" w:sz="0" w:space="0" w:color="auto"/>
        <w:right w:val="none" w:sz="0" w:space="0" w:color="auto"/>
      </w:divBdr>
    </w:div>
    <w:div w:id="1692686129">
      <w:marLeft w:val="0"/>
      <w:marRight w:val="0"/>
      <w:marTop w:val="0"/>
      <w:marBottom w:val="0"/>
      <w:divBdr>
        <w:top w:val="none" w:sz="0" w:space="0" w:color="auto"/>
        <w:left w:val="none" w:sz="0" w:space="0" w:color="auto"/>
        <w:bottom w:val="none" w:sz="0" w:space="0" w:color="auto"/>
        <w:right w:val="none" w:sz="0" w:space="0" w:color="auto"/>
      </w:divBdr>
    </w:div>
    <w:div w:id="1692758408">
      <w:marLeft w:val="0"/>
      <w:marRight w:val="0"/>
      <w:marTop w:val="0"/>
      <w:marBottom w:val="0"/>
      <w:divBdr>
        <w:top w:val="none" w:sz="0" w:space="0" w:color="auto"/>
        <w:left w:val="none" w:sz="0" w:space="0" w:color="auto"/>
        <w:bottom w:val="none" w:sz="0" w:space="0" w:color="auto"/>
        <w:right w:val="none" w:sz="0" w:space="0" w:color="auto"/>
      </w:divBdr>
    </w:div>
    <w:div w:id="1692950485">
      <w:marLeft w:val="0"/>
      <w:marRight w:val="0"/>
      <w:marTop w:val="0"/>
      <w:marBottom w:val="0"/>
      <w:divBdr>
        <w:top w:val="none" w:sz="0" w:space="0" w:color="auto"/>
        <w:left w:val="none" w:sz="0" w:space="0" w:color="auto"/>
        <w:bottom w:val="none" w:sz="0" w:space="0" w:color="auto"/>
        <w:right w:val="none" w:sz="0" w:space="0" w:color="auto"/>
      </w:divBdr>
    </w:div>
    <w:div w:id="1692952724">
      <w:marLeft w:val="0"/>
      <w:marRight w:val="0"/>
      <w:marTop w:val="0"/>
      <w:marBottom w:val="0"/>
      <w:divBdr>
        <w:top w:val="none" w:sz="0" w:space="0" w:color="auto"/>
        <w:left w:val="none" w:sz="0" w:space="0" w:color="auto"/>
        <w:bottom w:val="none" w:sz="0" w:space="0" w:color="auto"/>
        <w:right w:val="none" w:sz="0" w:space="0" w:color="auto"/>
      </w:divBdr>
    </w:div>
    <w:div w:id="1693069023">
      <w:marLeft w:val="0"/>
      <w:marRight w:val="0"/>
      <w:marTop w:val="0"/>
      <w:marBottom w:val="0"/>
      <w:divBdr>
        <w:top w:val="none" w:sz="0" w:space="0" w:color="auto"/>
        <w:left w:val="none" w:sz="0" w:space="0" w:color="auto"/>
        <w:bottom w:val="none" w:sz="0" w:space="0" w:color="auto"/>
        <w:right w:val="none" w:sz="0" w:space="0" w:color="auto"/>
      </w:divBdr>
    </w:div>
    <w:div w:id="1693074055">
      <w:marLeft w:val="0"/>
      <w:marRight w:val="0"/>
      <w:marTop w:val="0"/>
      <w:marBottom w:val="0"/>
      <w:divBdr>
        <w:top w:val="none" w:sz="0" w:space="0" w:color="auto"/>
        <w:left w:val="none" w:sz="0" w:space="0" w:color="auto"/>
        <w:bottom w:val="none" w:sz="0" w:space="0" w:color="auto"/>
        <w:right w:val="none" w:sz="0" w:space="0" w:color="auto"/>
      </w:divBdr>
    </w:div>
    <w:div w:id="1693190137">
      <w:marLeft w:val="0"/>
      <w:marRight w:val="0"/>
      <w:marTop w:val="0"/>
      <w:marBottom w:val="0"/>
      <w:divBdr>
        <w:top w:val="none" w:sz="0" w:space="0" w:color="auto"/>
        <w:left w:val="none" w:sz="0" w:space="0" w:color="auto"/>
        <w:bottom w:val="none" w:sz="0" w:space="0" w:color="auto"/>
        <w:right w:val="none" w:sz="0" w:space="0" w:color="auto"/>
      </w:divBdr>
    </w:div>
    <w:div w:id="1693262042">
      <w:marLeft w:val="0"/>
      <w:marRight w:val="0"/>
      <w:marTop w:val="0"/>
      <w:marBottom w:val="0"/>
      <w:divBdr>
        <w:top w:val="none" w:sz="0" w:space="0" w:color="auto"/>
        <w:left w:val="none" w:sz="0" w:space="0" w:color="auto"/>
        <w:bottom w:val="none" w:sz="0" w:space="0" w:color="auto"/>
        <w:right w:val="none" w:sz="0" w:space="0" w:color="auto"/>
      </w:divBdr>
    </w:div>
    <w:div w:id="1693263107">
      <w:marLeft w:val="0"/>
      <w:marRight w:val="0"/>
      <w:marTop w:val="0"/>
      <w:marBottom w:val="0"/>
      <w:divBdr>
        <w:top w:val="none" w:sz="0" w:space="0" w:color="auto"/>
        <w:left w:val="none" w:sz="0" w:space="0" w:color="auto"/>
        <w:bottom w:val="none" w:sz="0" w:space="0" w:color="auto"/>
        <w:right w:val="none" w:sz="0" w:space="0" w:color="auto"/>
      </w:divBdr>
    </w:div>
    <w:div w:id="1693334582">
      <w:marLeft w:val="0"/>
      <w:marRight w:val="0"/>
      <w:marTop w:val="0"/>
      <w:marBottom w:val="0"/>
      <w:divBdr>
        <w:top w:val="none" w:sz="0" w:space="0" w:color="auto"/>
        <w:left w:val="none" w:sz="0" w:space="0" w:color="auto"/>
        <w:bottom w:val="none" w:sz="0" w:space="0" w:color="auto"/>
        <w:right w:val="none" w:sz="0" w:space="0" w:color="auto"/>
      </w:divBdr>
    </w:div>
    <w:div w:id="1693337435">
      <w:marLeft w:val="0"/>
      <w:marRight w:val="0"/>
      <w:marTop w:val="0"/>
      <w:marBottom w:val="0"/>
      <w:divBdr>
        <w:top w:val="none" w:sz="0" w:space="0" w:color="auto"/>
        <w:left w:val="none" w:sz="0" w:space="0" w:color="auto"/>
        <w:bottom w:val="none" w:sz="0" w:space="0" w:color="auto"/>
        <w:right w:val="none" w:sz="0" w:space="0" w:color="auto"/>
      </w:divBdr>
    </w:div>
    <w:div w:id="1693339405">
      <w:marLeft w:val="0"/>
      <w:marRight w:val="0"/>
      <w:marTop w:val="0"/>
      <w:marBottom w:val="0"/>
      <w:divBdr>
        <w:top w:val="none" w:sz="0" w:space="0" w:color="auto"/>
        <w:left w:val="none" w:sz="0" w:space="0" w:color="auto"/>
        <w:bottom w:val="none" w:sz="0" w:space="0" w:color="auto"/>
        <w:right w:val="none" w:sz="0" w:space="0" w:color="auto"/>
      </w:divBdr>
    </w:div>
    <w:div w:id="1693341655">
      <w:marLeft w:val="0"/>
      <w:marRight w:val="0"/>
      <w:marTop w:val="0"/>
      <w:marBottom w:val="0"/>
      <w:divBdr>
        <w:top w:val="none" w:sz="0" w:space="0" w:color="auto"/>
        <w:left w:val="none" w:sz="0" w:space="0" w:color="auto"/>
        <w:bottom w:val="none" w:sz="0" w:space="0" w:color="auto"/>
        <w:right w:val="none" w:sz="0" w:space="0" w:color="auto"/>
      </w:divBdr>
    </w:div>
    <w:div w:id="1693411755">
      <w:marLeft w:val="0"/>
      <w:marRight w:val="0"/>
      <w:marTop w:val="0"/>
      <w:marBottom w:val="0"/>
      <w:divBdr>
        <w:top w:val="none" w:sz="0" w:space="0" w:color="auto"/>
        <w:left w:val="none" w:sz="0" w:space="0" w:color="auto"/>
        <w:bottom w:val="none" w:sz="0" w:space="0" w:color="auto"/>
        <w:right w:val="none" w:sz="0" w:space="0" w:color="auto"/>
      </w:divBdr>
    </w:div>
    <w:div w:id="1693417012">
      <w:marLeft w:val="0"/>
      <w:marRight w:val="0"/>
      <w:marTop w:val="0"/>
      <w:marBottom w:val="0"/>
      <w:divBdr>
        <w:top w:val="none" w:sz="0" w:space="0" w:color="auto"/>
        <w:left w:val="none" w:sz="0" w:space="0" w:color="auto"/>
        <w:bottom w:val="none" w:sz="0" w:space="0" w:color="auto"/>
        <w:right w:val="none" w:sz="0" w:space="0" w:color="auto"/>
      </w:divBdr>
    </w:div>
    <w:div w:id="1693458632">
      <w:marLeft w:val="0"/>
      <w:marRight w:val="0"/>
      <w:marTop w:val="0"/>
      <w:marBottom w:val="0"/>
      <w:divBdr>
        <w:top w:val="none" w:sz="0" w:space="0" w:color="auto"/>
        <w:left w:val="none" w:sz="0" w:space="0" w:color="auto"/>
        <w:bottom w:val="none" w:sz="0" w:space="0" w:color="auto"/>
        <w:right w:val="none" w:sz="0" w:space="0" w:color="auto"/>
      </w:divBdr>
    </w:div>
    <w:div w:id="1693533986">
      <w:marLeft w:val="0"/>
      <w:marRight w:val="0"/>
      <w:marTop w:val="0"/>
      <w:marBottom w:val="0"/>
      <w:divBdr>
        <w:top w:val="none" w:sz="0" w:space="0" w:color="auto"/>
        <w:left w:val="none" w:sz="0" w:space="0" w:color="auto"/>
        <w:bottom w:val="none" w:sz="0" w:space="0" w:color="auto"/>
        <w:right w:val="none" w:sz="0" w:space="0" w:color="auto"/>
      </w:divBdr>
    </w:div>
    <w:div w:id="1693647562">
      <w:marLeft w:val="0"/>
      <w:marRight w:val="0"/>
      <w:marTop w:val="0"/>
      <w:marBottom w:val="0"/>
      <w:divBdr>
        <w:top w:val="none" w:sz="0" w:space="0" w:color="auto"/>
        <w:left w:val="none" w:sz="0" w:space="0" w:color="auto"/>
        <w:bottom w:val="none" w:sz="0" w:space="0" w:color="auto"/>
        <w:right w:val="none" w:sz="0" w:space="0" w:color="auto"/>
      </w:divBdr>
    </w:div>
    <w:div w:id="1693647909">
      <w:marLeft w:val="0"/>
      <w:marRight w:val="0"/>
      <w:marTop w:val="0"/>
      <w:marBottom w:val="0"/>
      <w:divBdr>
        <w:top w:val="none" w:sz="0" w:space="0" w:color="auto"/>
        <w:left w:val="none" w:sz="0" w:space="0" w:color="auto"/>
        <w:bottom w:val="none" w:sz="0" w:space="0" w:color="auto"/>
        <w:right w:val="none" w:sz="0" w:space="0" w:color="auto"/>
      </w:divBdr>
    </w:div>
    <w:div w:id="1693654177">
      <w:marLeft w:val="0"/>
      <w:marRight w:val="0"/>
      <w:marTop w:val="0"/>
      <w:marBottom w:val="0"/>
      <w:divBdr>
        <w:top w:val="none" w:sz="0" w:space="0" w:color="auto"/>
        <w:left w:val="none" w:sz="0" w:space="0" w:color="auto"/>
        <w:bottom w:val="none" w:sz="0" w:space="0" w:color="auto"/>
        <w:right w:val="none" w:sz="0" w:space="0" w:color="auto"/>
      </w:divBdr>
    </w:div>
    <w:div w:id="1693726763">
      <w:marLeft w:val="0"/>
      <w:marRight w:val="0"/>
      <w:marTop w:val="0"/>
      <w:marBottom w:val="0"/>
      <w:divBdr>
        <w:top w:val="none" w:sz="0" w:space="0" w:color="auto"/>
        <w:left w:val="none" w:sz="0" w:space="0" w:color="auto"/>
        <w:bottom w:val="none" w:sz="0" w:space="0" w:color="auto"/>
        <w:right w:val="none" w:sz="0" w:space="0" w:color="auto"/>
      </w:divBdr>
    </w:div>
    <w:div w:id="1693729030">
      <w:marLeft w:val="0"/>
      <w:marRight w:val="0"/>
      <w:marTop w:val="0"/>
      <w:marBottom w:val="0"/>
      <w:divBdr>
        <w:top w:val="none" w:sz="0" w:space="0" w:color="auto"/>
        <w:left w:val="none" w:sz="0" w:space="0" w:color="auto"/>
        <w:bottom w:val="none" w:sz="0" w:space="0" w:color="auto"/>
        <w:right w:val="none" w:sz="0" w:space="0" w:color="auto"/>
      </w:divBdr>
    </w:div>
    <w:div w:id="1693801346">
      <w:marLeft w:val="0"/>
      <w:marRight w:val="0"/>
      <w:marTop w:val="0"/>
      <w:marBottom w:val="0"/>
      <w:divBdr>
        <w:top w:val="none" w:sz="0" w:space="0" w:color="auto"/>
        <w:left w:val="none" w:sz="0" w:space="0" w:color="auto"/>
        <w:bottom w:val="none" w:sz="0" w:space="0" w:color="auto"/>
        <w:right w:val="none" w:sz="0" w:space="0" w:color="auto"/>
      </w:divBdr>
    </w:div>
    <w:div w:id="1693844492">
      <w:marLeft w:val="0"/>
      <w:marRight w:val="0"/>
      <w:marTop w:val="0"/>
      <w:marBottom w:val="0"/>
      <w:divBdr>
        <w:top w:val="none" w:sz="0" w:space="0" w:color="auto"/>
        <w:left w:val="none" w:sz="0" w:space="0" w:color="auto"/>
        <w:bottom w:val="none" w:sz="0" w:space="0" w:color="auto"/>
        <w:right w:val="none" w:sz="0" w:space="0" w:color="auto"/>
      </w:divBdr>
    </w:div>
    <w:div w:id="1693915582">
      <w:marLeft w:val="0"/>
      <w:marRight w:val="0"/>
      <w:marTop w:val="0"/>
      <w:marBottom w:val="0"/>
      <w:divBdr>
        <w:top w:val="none" w:sz="0" w:space="0" w:color="auto"/>
        <w:left w:val="none" w:sz="0" w:space="0" w:color="auto"/>
        <w:bottom w:val="none" w:sz="0" w:space="0" w:color="auto"/>
        <w:right w:val="none" w:sz="0" w:space="0" w:color="auto"/>
      </w:divBdr>
    </w:div>
    <w:div w:id="1693921124">
      <w:marLeft w:val="0"/>
      <w:marRight w:val="0"/>
      <w:marTop w:val="0"/>
      <w:marBottom w:val="0"/>
      <w:divBdr>
        <w:top w:val="none" w:sz="0" w:space="0" w:color="auto"/>
        <w:left w:val="none" w:sz="0" w:space="0" w:color="auto"/>
        <w:bottom w:val="none" w:sz="0" w:space="0" w:color="auto"/>
        <w:right w:val="none" w:sz="0" w:space="0" w:color="auto"/>
      </w:divBdr>
    </w:div>
    <w:div w:id="1694040717">
      <w:marLeft w:val="0"/>
      <w:marRight w:val="0"/>
      <w:marTop w:val="0"/>
      <w:marBottom w:val="0"/>
      <w:divBdr>
        <w:top w:val="none" w:sz="0" w:space="0" w:color="auto"/>
        <w:left w:val="none" w:sz="0" w:space="0" w:color="auto"/>
        <w:bottom w:val="none" w:sz="0" w:space="0" w:color="auto"/>
        <w:right w:val="none" w:sz="0" w:space="0" w:color="auto"/>
      </w:divBdr>
    </w:div>
    <w:div w:id="1694072568">
      <w:marLeft w:val="0"/>
      <w:marRight w:val="0"/>
      <w:marTop w:val="0"/>
      <w:marBottom w:val="0"/>
      <w:divBdr>
        <w:top w:val="none" w:sz="0" w:space="0" w:color="auto"/>
        <w:left w:val="none" w:sz="0" w:space="0" w:color="auto"/>
        <w:bottom w:val="none" w:sz="0" w:space="0" w:color="auto"/>
        <w:right w:val="none" w:sz="0" w:space="0" w:color="auto"/>
      </w:divBdr>
    </w:div>
    <w:div w:id="1694305019">
      <w:marLeft w:val="0"/>
      <w:marRight w:val="0"/>
      <w:marTop w:val="0"/>
      <w:marBottom w:val="0"/>
      <w:divBdr>
        <w:top w:val="none" w:sz="0" w:space="0" w:color="auto"/>
        <w:left w:val="none" w:sz="0" w:space="0" w:color="auto"/>
        <w:bottom w:val="none" w:sz="0" w:space="0" w:color="auto"/>
        <w:right w:val="none" w:sz="0" w:space="0" w:color="auto"/>
      </w:divBdr>
    </w:div>
    <w:div w:id="1694309227">
      <w:marLeft w:val="0"/>
      <w:marRight w:val="0"/>
      <w:marTop w:val="0"/>
      <w:marBottom w:val="0"/>
      <w:divBdr>
        <w:top w:val="none" w:sz="0" w:space="0" w:color="auto"/>
        <w:left w:val="none" w:sz="0" w:space="0" w:color="auto"/>
        <w:bottom w:val="none" w:sz="0" w:space="0" w:color="auto"/>
        <w:right w:val="none" w:sz="0" w:space="0" w:color="auto"/>
      </w:divBdr>
    </w:div>
    <w:div w:id="1694384891">
      <w:marLeft w:val="0"/>
      <w:marRight w:val="0"/>
      <w:marTop w:val="0"/>
      <w:marBottom w:val="0"/>
      <w:divBdr>
        <w:top w:val="none" w:sz="0" w:space="0" w:color="auto"/>
        <w:left w:val="none" w:sz="0" w:space="0" w:color="auto"/>
        <w:bottom w:val="none" w:sz="0" w:space="0" w:color="auto"/>
        <w:right w:val="none" w:sz="0" w:space="0" w:color="auto"/>
      </w:divBdr>
    </w:div>
    <w:div w:id="1694721906">
      <w:marLeft w:val="0"/>
      <w:marRight w:val="0"/>
      <w:marTop w:val="0"/>
      <w:marBottom w:val="0"/>
      <w:divBdr>
        <w:top w:val="none" w:sz="0" w:space="0" w:color="auto"/>
        <w:left w:val="none" w:sz="0" w:space="0" w:color="auto"/>
        <w:bottom w:val="none" w:sz="0" w:space="0" w:color="auto"/>
        <w:right w:val="none" w:sz="0" w:space="0" w:color="auto"/>
      </w:divBdr>
    </w:div>
    <w:div w:id="1694724221">
      <w:marLeft w:val="0"/>
      <w:marRight w:val="0"/>
      <w:marTop w:val="0"/>
      <w:marBottom w:val="0"/>
      <w:divBdr>
        <w:top w:val="none" w:sz="0" w:space="0" w:color="auto"/>
        <w:left w:val="none" w:sz="0" w:space="0" w:color="auto"/>
        <w:bottom w:val="none" w:sz="0" w:space="0" w:color="auto"/>
        <w:right w:val="none" w:sz="0" w:space="0" w:color="auto"/>
      </w:divBdr>
    </w:div>
    <w:div w:id="1694843827">
      <w:marLeft w:val="0"/>
      <w:marRight w:val="0"/>
      <w:marTop w:val="0"/>
      <w:marBottom w:val="0"/>
      <w:divBdr>
        <w:top w:val="none" w:sz="0" w:space="0" w:color="auto"/>
        <w:left w:val="none" w:sz="0" w:space="0" w:color="auto"/>
        <w:bottom w:val="none" w:sz="0" w:space="0" w:color="auto"/>
        <w:right w:val="none" w:sz="0" w:space="0" w:color="auto"/>
      </w:divBdr>
    </w:div>
    <w:div w:id="1694918740">
      <w:marLeft w:val="0"/>
      <w:marRight w:val="0"/>
      <w:marTop w:val="0"/>
      <w:marBottom w:val="0"/>
      <w:divBdr>
        <w:top w:val="none" w:sz="0" w:space="0" w:color="auto"/>
        <w:left w:val="none" w:sz="0" w:space="0" w:color="auto"/>
        <w:bottom w:val="none" w:sz="0" w:space="0" w:color="auto"/>
        <w:right w:val="none" w:sz="0" w:space="0" w:color="auto"/>
      </w:divBdr>
    </w:div>
    <w:div w:id="1694957917">
      <w:marLeft w:val="0"/>
      <w:marRight w:val="0"/>
      <w:marTop w:val="0"/>
      <w:marBottom w:val="0"/>
      <w:divBdr>
        <w:top w:val="none" w:sz="0" w:space="0" w:color="auto"/>
        <w:left w:val="none" w:sz="0" w:space="0" w:color="auto"/>
        <w:bottom w:val="none" w:sz="0" w:space="0" w:color="auto"/>
        <w:right w:val="none" w:sz="0" w:space="0" w:color="auto"/>
      </w:divBdr>
    </w:div>
    <w:div w:id="1694964458">
      <w:marLeft w:val="0"/>
      <w:marRight w:val="0"/>
      <w:marTop w:val="0"/>
      <w:marBottom w:val="0"/>
      <w:divBdr>
        <w:top w:val="none" w:sz="0" w:space="0" w:color="auto"/>
        <w:left w:val="none" w:sz="0" w:space="0" w:color="auto"/>
        <w:bottom w:val="none" w:sz="0" w:space="0" w:color="auto"/>
        <w:right w:val="none" w:sz="0" w:space="0" w:color="auto"/>
      </w:divBdr>
    </w:div>
    <w:div w:id="1695157142">
      <w:marLeft w:val="0"/>
      <w:marRight w:val="0"/>
      <w:marTop w:val="0"/>
      <w:marBottom w:val="0"/>
      <w:divBdr>
        <w:top w:val="none" w:sz="0" w:space="0" w:color="auto"/>
        <w:left w:val="none" w:sz="0" w:space="0" w:color="auto"/>
        <w:bottom w:val="none" w:sz="0" w:space="0" w:color="auto"/>
        <w:right w:val="none" w:sz="0" w:space="0" w:color="auto"/>
      </w:divBdr>
    </w:div>
    <w:div w:id="1695305986">
      <w:marLeft w:val="0"/>
      <w:marRight w:val="0"/>
      <w:marTop w:val="0"/>
      <w:marBottom w:val="0"/>
      <w:divBdr>
        <w:top w:val="none" w:sz="0" w:space="0" w:color="auto"/>
        <w:left w:val="none" w:sz="0" w:space="0" w:color="auto"/>
        <w:bottom w:val="none" w:sz="0" w:space="0" w:color="auto"/>
        <w:right w:val="none" w:sz="0" w:space="0" w:color="auto"/>
      </w:divBdr>
    </w:div>
    <w:div w:id="1695379231">
      <w:marLeft w:val="0"/>
      <w:marRight w:val="0"/>
      <w:marTop w:val="0"/>
      <w:marBottom w:val="0"/>
      <w:divBdr>
        <w:top w:val="none" w:sz="0" w:space="0" w:color="auto"/>
        <w:left w:val="none" w:sz="0" w:space="0" w:color="auto"/>
        <w:bottom w:val="none" w:sz="0" w:space="0" w:color="auto"/>
        <w:right w:val="none" w:sz="0" w:space="0" w:color="auto"/>
      </w:divBdr>
    </w:div>
    <w:div w:id="1695568820">
      <w:marLeft w:val="0"/>
      <w:marRight w:val="0"/>
      <w:marTop w:val="0"/>
      <w:marBottom w:val="0"/>
      <w:divBdr>
        <w:top w:val="none" w:sz="0" w:space="0" w:color="auto"/>
        <w:left w:val="none" w:sz="0" w:space="0" w:color="auto"/>
        <w:bottom w:val="none" w:sz="0" w:space="0" w:color="auto"/>
        <w:right w:val="none" w:sz="0" w:space="0" w:color="auto"/>
      </w:divBdr>
    </w:div>
    <w:div w:id="1695575191">
      <w:marLeft w:val="0"/>
      <w:marRight w:val="0"/>
      <w:marTop w:val="0"/>
      <w:marBottom w:val="0"/>
      <w:divBdr>
        <w:top w:val="none" w:sz="0" w:space="0" w:color="auto"/>
        <w:left w:val="none" w:sz="0" w:space="0" w:color="auto"/>
        <w:bottom w:val="none" w:sz="0" w:space="0" w:color="auto"/>
        <w:right w:val="none" w:sz="0" w:space="0" w:color="auto"/>
      </w:divBdr>
    </w:div>
    <w:div w:id="1695765391">
      <w:marLeft w:val="0"/>
      <w:marRight w:val="0"/>
      <w:marTop w:val="0"/>
      <w:marBottom w:val="0"/>
      <w:divBdr>
        <w:top w:val="none" w:sz="0" w:space="0" w:color="auto"/>
        <w:left w:val="none" w:sz="0" w:space="0" w:color="auto"/>
        <w:bottom w:val="none" w:sz="0" w:space="0" w:color="auto"/>
        <w:right w:val="none" w:sz="0" w:space="0" w:color="auto"/>
      </w:divBdr>
    </w:div>
    <w:div w:id="1695812578">
      <w:marLeft w:val="0"/>
      <w:marRight w:val="0"/>
      <w:marTop w:val="0"/>
      <w:marBottom w:val="0"/>
      <w:divBdr>
        <w:top w:val="none" w:sz="0" w:space="0" w:color="auto"/>
        <w:left w:val="none" w:sz="0" w:space="0" w:color="auto"/>
        <w:bottom w:val="none" w:sz="0" w:space="0" w:color="auto"/>
        <w:right w:val="none" w:sz="0" w:space="0" w:color="auto"/>
      </w:divBdr>
    </w:div>
    <w:div w:id="1696030181">
      <w:marLeft w:val="0"/>
      <w:marRight w:val="0"/>
      <w:marTop w:val="0"/>
      <w:marBottom w:val="0"/>
      <w:divBdr>
        <w:top w:val="none" w:sz="0" w:space="0" w:color="auto"/>
        <w:left w:val="none" w:sz="0" w:space="0" w:color="auto"/>
        <w:bottom w:val="none" w:sz="0" w:space="0" w:color="auto"/>
        <w:right w:val="none" w:sz="0" w:space="0" w:color="auto"/>
      </w:divBdr>
    </w:div>
    <w:div w:id="1696035549">
      <w:marLeft w:val="0"/>
      <w:marRight w:val="0"/>
      <w:marTop w:val="0"/>
      <w:marBottom w:val="0"/>
      <w:divBdr>
        <w:top w:val="none" w:sz="0" w:space="0" w:color="auto"/>
        <w:left w:val="none" w:sz="0" w:space="0" w:color="auto"/>
        <w:bottom w:val="none" w:sz="0" w:space="0" w:color="auto"/>
        <w:right w:val="none" w:sz="0" w:space="0" w:color="auto"/>
      </w:divBdr>
    </w:div>
    <w:div w:id="1696150090">
      <w:marLeft w:val="0"/>
      <w:marRight w:val="0"/>
      <w:marTop w:val="0"/>
      <w:marBottom w:val="0"/>
      <w:divBdr>
        <w:top w:val="none" w:sz="0" w:space="0" w:color="auto"/>
        <w:left w:val="none" w:sz="0" w:space="0" w:color="auto"/>
        <w:bottom w:val="none" w:sz="0" w:space="0" w:color="auto"/>
        <w:right w:val="none" w:sz="0" w:space="0" w:color="auto"/>
      </w:divBdr>
    </w:div>
    <w:div w:id="1696153812">
      <w:marLeft w:val="0"/>
      <w:marRight w:val="0"/>
      <w:marTop w:val="0"/>
      <w:marBottom w:val="0"/>
      <w:divBdr>
        <w:top w:val="none" w:sz="0" w:space="0" w:color="auto"/>
        <w:left w:val="none" w:sz="0" w:space="0" w:color="auto"/>
        <w:bottom w:val="none" w:sz="0" w:space="0" w:color="auto"/>
        <w:right w:val="none" w:sz="0" w:space="0" w:color="auto"/>
      </w:divBdr>
    </w:div>
    <w:div w:id="1696224717">
      <w:marLeft w:val="0"/>
      <w:marRight w:val="0"/>
      <w:marTop w:val="0"/>
      <w:marBottom w:val="0"/>
      <w:divBdr>
        <w:top w:val="none" w:sz="0" w:space="0" w:color="auto"/>
        <w:left w:val="none" w:sz="0" w:space="0" w:color="auto"/>
        <w:bottom w:val="none" w:sz="0" w:space="0" w:color="auto"/>
        <w:right w:val="none" w:sz="0" w:space="0" w:color="auto"/>
      </w:divBdr>
    </w:div>
    <w:div w:id="1696270583">
      <w:marLeft w:val="0"/>
      <w:marRight w:val="0"/>
      <w:marTop w:val="0"/>
      <w:marBottom w:val="0"/>
      <w:divBdr>
        <w:top w:val="none" w:sz="0" w:space="0" w:color="auto"/>
        <w:left w:val="none" w:sz="0" w:space="0" w:color="auto"/>
        <w:bottom w:val="none" w:sz="0" w:space="0" w:color="auto"/>
        <w:right w:val="none" w:sz="0" w:space="0" w:color="auto"/>
      </w:divBdr>
    </w:div>
    <w:div w:id="1696342693">
      <w:marLeft w:val="0"/>
      <w:marRight w:val="0"/>
      <w:marTop w:val="0"/>
      <w:marBottom w:val="0"/>
      <w:divBdr>
        <w:top w:val="none" w:sz="0" w:space="0" w:color="auto"/>
        <w:left w:val="none" w:sz="0" w:space="0" w:color="auto"/>
        <w:bottom w:val="none" w:sz="0" w:space="0" w:color="auto"/>
        <w:right w:val="none" w:sz="0" w:space="0" w:color="auto"/>
      </w:divBdr>
    </w:div>
    <w:div w:id="1696419394">
      <w:marLeft w:val="0"/>
      <w:marRight w:val="0"/>
      <w:marTop w:val="0"/>
      <w:marBottom w:val="0"/>
      <w:divBdr>
        <w:top w:val="none" w:sz="0" w:space="0" w:color="auto"/>
        <w:left w:val="none" w:sz="0" w:space="0" w:color="auto"/>
        <w:bottom w:val="none" w:sz="0" w:space="0" w:color="auto"/>
        <w:right w:val="none" w:sz="0" w:space="0" w:color="auto"/>
      </w:divBdr>
    </w:div>
    <w:div w:id="1696420009">
      <w:marLeft w:val="0"/>
      <w:marRight w:val="0"/>
      <w:marTop w:val="0"/>
      <w:marBottom w:val="0"/>
      <w:divBdr>
        <w:top w:val="none" w:sz="0" w:space="0" w:color="auto"/>
        <w:left w:val="none" w:sz="0" w:space="0" w:color="auto"/>
        <w:bottom w:val="none" w:sz="0" w:space="0" w:color="auto"/>
        <w:right w:val="none" w:sz="0" w:space="0" w:color="auto"/>
      </w:divBdr>
    </w:div>
    <w:div w:id="1696420748">
      <w:marLeft w:val="0"/>
      <w:marRight w:val="0"/>
      <w:marTop w:val="0"/>
      <w:marBottom w:val="0"/>
      <w:divBdr>
        <w:top w:val="none" w:sz="0" w:space="0" w:color="auto"/>
        <w:left w:val="none" w:sz="0" w:space="0" w:color="auto"/>
        <w:bottom w:val="none" w:sz="0" w:space="0" w:color="auto"/>
        <w:right w:val="none" w:sz="0" w:space="0" w:color="auto"/>
      </w:divBdr>
    </w:div>
    <w:div w:id="1696468167">
      <w:marLeft w:val="0"/>
      <w:marRight w:val="0"/>
      <w:marTop w:val="0"/>
      <w:marBottom w:val="0"/>
      <w:divBdr>
        <w:top w:val="none" w:sz="0" w:space="0" w:color="auto"/>
        <w:left w:val="none" w:sz="0" w:space="0" w:color="auto"/>
        <w:bottom w:val="none" w:sz="0" w:space="0" w:color="auto"/>
        <w:right w:val="none" w:sz="0" w:space="0" w:color="auto"/>
      </w:divBdr>
    </w:div>
    <w:div w:id="1696689629">
      <w:marLeft w:val="0"/>
      <w:marRight w:val="0"/>
      <w:marTop w:val="0"/>
      <w:marBottom w:val="0"/>
      <w:divBdr>
        <w:top w:val="none" w:sz="0" w:space="0" w:color="auto"/>
        <w:left w:val="none" w:sz="0" w:space="0" w:color="auto"/>
        <w:bottom w:val="none" w:sz="0" w:space="0" w:color="auto"/>
        <w:right w:val="none" w:sz="0" w:space="0" w:color="auto"/>
      </w:divBdr>
    </w:div>
    <w:div w:id="1696736308">
      <w:marLeft w:val="0"/>
      <w:marRight w:val="0"/>
      <w:marTop w:val="0"/>
      <w:marBottom w:val="0"/>
      <w:divBdr>
        <w:top w:val="none" w:sz="0" w:space="0" w:color="auto"/>
        <w:left w:val="none" w:sz="0" w:space="0" w:color="auto"/>
        <w:bottom w:val="none" w:sz="0" w:space="0" w:color="auto"/>
        <w:right w:val="none" w:sz="0" w:space="0" w:color="auto"/>
      </w:divBdr>
    </w:div>
    <w:div w:id="1696808892">
      <w:marLeft w:val="0"/>
      <w:marRight w:val="0"/>
      <w:marTop w:val="0"/>
      <w:marBottom w:val="0"/>
      <w:divBdr>
        <w:top w:val="none" w:sz="0" w:space="0" w:color="auto"/>
        <w:left w:val="none" w:sz="0" w:space="0" w:color="auto"/>
        <w:bottom w:val="none" w:sz="0" w:space="0" w:color="auto"/>
        <w:right w:val="none" w:sz="0" w:space="0" w:color="auto"/>
      </w:divBdr>
    </w:div>
    <w:div w:id="1696879886">
      <w:marLeft w:val="0"/>
      <w:marRight w:val="0"/>
      <w:marTop w:val="0"/>
      <w:marBottom w:val="0"/>
      <w:divBdr>
        <w:top w:val="none" w:sz="0" w:space="0" w:color="auto"/>
        <w:left w:val="none" w:sz="0" w:space="0" w:color="auto"/>
        <w:bottom w:val="none" w:sz="0" w:space="0" w:color="auto"/>
        <w:right w:val="none" w:sz="0" w:space="0" w:color="auto"/>
      </w:divBdr>
    </w:div>
    <w:div w:id="1696883152">
      <w:marLeft w:val="0"/>
      <w:marRight w:val="0"/>
      <w:marTop w:val="0"/>
      <w:marBottom w:val="0"/>
      <w:divBdr>
        <w:top w:val="none" w:sz="0" w:space="0" w:color="auto"/>
        <w:left w:val="none" w:sz="0" w:space="0" w:color="auto"/>
        <w:bottom w:val="none" w:sz="0" w:space="0" w:color="auto"/>
        <w:right w:val="none" w:sz="0" w:space="0" w:color="auto"/>
      </w:divBdr>
    </w:div>
    <w:div w:id="1696887412">
      <w:marLeft w:val="0"/>
      <w:marRight w:val="0"/>
      <w:marTop w:val="0"/>
      <w:marBottom w:val="0"/>
      <w:divBdr>
        <w:top w:val="none" w:sz="0" w:space="0" w:color="auto"/>
        <w:left w:val="none" w:sz="0" w:space="0" w:color="auto"/>
        <w:bottom w:val="none" w:sz="0" w:space="0" w:color="auto"/>
        <w:right w:val="none" w:sz="0" w:space="0" w:color="auto"/>
      </w:divBdr>
    </w:div>
    <w:div w:id="1697077153">
      <w:bodyDiv w:val="1"/>
      <w:marLeft w:val="0"/>
      <w:marRight w:val="0"/>
      <w:marTop w:val="0"/>
      <w:marBottom w:val="0"/>
      <w:divBdr>
        <w:top w:val="none" w:sz="0" w:space="0" w:color="auto"/>
        <w:left w:val="none" w:sz="0" w:space="0" w:color="auto"/>
        <w:bottom w:val="none" w:sz="0" w:space="0" w:color="auto"/>
        <w:right w:val="none" w:sz="0" w:space="0" w:color="auto"/>
      </w:divBdr>
    </w:div>
    <w:div w:id="1697391027">
      <w:marLeft w:val="0"/>
      <w:marRight w:val="0"/>
      <w:marTop w:val="0"/>
      <w:marBottom w:val="0"/>
      <w:divBdr>
        <w:top w:val="none" w:sz="0" w:space="0" w:color="auto"/>
        <w:left w:val="none" w:sz="0" w:space="0" w:color="auto"/>
        <w:bottom w:val="none" w:sz="0" w:space="0" w:color="auto"/>
        <w:right w:val="none" w:sz="0" w:space="0" w:color="auto"/>
      </w:divBdr>
    </w:div>
    <w:div w:id="1697392344">
      <w:marLeft w:val="0"/>
      <w:marRight w:val="0"/>
      <w:marTop w:val="0"/>
      <w:marBottom w:val="0"/>
      <w:divBdr>
        <w:top w:val="none" w:sz="0" w:space="0" w:color="auto"/>
        <w:left w:val="none" w:sz="0" w:space="0" w:color="auto"/>
        <w:bottom w:val="none" w:sz="0" w:space="0" w:color="auto"/>
        <w:right w:val="none" w:sz="0" w:space="0" w:color="auto"/>
      </w:divBdr>
    </w:div>
    <w:div w:id="1697534750">
      <w:marLeft w:val="0"/>
      <w:marRight w:val="0"/>
      <w:marTop w:val="0"/>
      <w:marBottom w:val="0"/>
      <w:divBdr>
        <w:top w:val="none" w:sz="0" w:space="0" w:color="auto"/>
        <w:left w:val="none" w:sz="0" w:space="0" w:color="auto"/>
        <w:bottom w:val="none" w:sz="0" w:space="0" w:color="auto"/>
        <w:right w:val="none" w:sz="0" w:space="0" w:color="auto"/>
      </w:divBdr>
    </w:div>
    <w:div w:id="1697534864">
      <w:marLeft w:val="0"/>
      <w:marRight w:val="0"/>
      <w:marTop w:val="0"/>
      <w:marBottom w:val="0"/>
      <w:divBdr>
        <w:top w:val="none" w:sz="0" w:space="0" w:color="auto"/>
        <w:left w:val="none" w:sz="0" w:space="0" w:color="auto"/>
        <w:bottom w:val="none" w:sz="0" w:space="0" w:color="auto"/>
        <w:right w:val="none" w:sz="0" w:space="0" w:color="auto"/>
      </w:divBdr>
    </w:div>
    <w:div w:id="1697541637">
      <w:marLeft w:val="0"/>
      <w:marRight w:val="0"/>
      <w:marTop w:val="0"/>
      <w:marBottom w:val="0"/>
      <w:divBdr>
        <w:top w:val="none" w:sz="0" w:space="0" w:color="auto"/>
        <w:left w:val="none" w:sz="0" w:space="0" w:color="auto"/>
        <w:bottom w:val="none" w:sz="0" w:space="0" w:color="auto"/>
        <w:right w:val="none" w:sz="0" w:space="0" w:color="auto"/>
      </w:divBdr>
    </w:div>
    <w:div w:id="1697609413">
      <w:marLeft w:val="0"/>
      <w:marRight w:val="0"/>
      <w:marTop w:val="0"/>
      <w:marBottom w:val="0"/>
      <w:divBdr>
        <w:top w:val="none" w:sz="0" w:space="0" w:color="auto"/>
        <w:left w:val="none" w:sz="0" w:space="0" w:color="auto"/>
        <w:bottom w:val="none" w:sz="0" w:space="0" w:color="auto"/>
        <w:right w:val="none" w:sz="0" w:space="0" w:color="auto"/>
      </w:divBdr>
    </w:div>
    <w:div w:id="1697653511">
      <w:marLeft w:val="0"/>
      <w:marRight w:val="0"/>
      <w:marTop w:val="0"/>
      <w:marBottom w:val="0"/>
      <w:divBdr>
        <w:top w:val="none" w:sz="0" w:space="0" w:color="auto"/>
        <w:left w:val="none" w:sz="0" w:space="0" w:color="auto"/>
        <w:bottom w:val="none" w:sz="0" w:space="0" w:color="auto"/>
        <w:right w:val="none" w:sz="0" w:space="0" w:color="auto"/>
      </w:divBdr>
    </w:div>
    <w:div w:id="1697656278">
      <w:bodyDiv w:val="1"/>
      <w:marLeft w:val="0"/>
      <w:marRight w:val="0"/>
      <w:marTop w:val="0"/>
      <w:marBottom w:val="0"/>
      <w:divBdr>
        <w:top w:val="none" w:sz="0" w:space="0" w:color="auto"/>
        <w:left w:val="none" w:sz="0" w:space="0" w:color="auto"/>
        <w:bottom w:val="none" w:sz="0" w:space="0" w:color="auto"/>
        <w:right w:val="none" w:sz="0" w:space="0" w:color="auto"/>
      </w:divBdr>
    </w:div>
    <w:div w:id="1697657755">
      <w:marLeft w:val="0"/>
      <w:marRight w:val="0"/>
      <w:marTop w:val="0"/>
      <w:marBottom w:val="0"/>
      <w:divBdr>
        <w:top w:val="none" w:sz="0" w:space="0" w:color="auto"/>
        <w:left w:val="none" w:sz="0" w:space="0" w:color="auto"/>
        <w:bottom w:val="none" w:sz="0" w:space="0" w:color="auto"/>
        <w:right w:val="none" w:sz="0" w:space="0" w:color="auto"/>
      </w:divBdr>
    </w:div>
    <w:div w:id="1697658497">
      <w:marLeft w:val="0"/>
      <w:marRight w:val="0"/>
      <w:marTop w:val="0"/>
      <w:marBottom w:val="0"/>
      <w:divBdr>
        <w:top w:val="none" w:sz="0" w:space="0" w:color="auto"/>
        <w:left w:val="none" w:sz="0" w:space="0" w:color="auto"/>
        <w:bottom w:val="none" w:sz="0" w:space="0" w:color="auto"/>
        <w:right w:val="none" w:sz="0" w:space="0" w:color="auto"/>
      </w:divBdr>
    </w:div>
    <w:div w:id="1697659483">
      <w:marLeft w:val="0"/>
      <w:marRight w:val="0"/>
      <w:marTop w:val="0"/>
      <w:marBottom w:val="0"/>
      <w:divBdr>
        <w:top w:val="none" w:sz="0" w:space="0" w:color="auto"/>
        <w:left w:val="none" w:sz="0" w:space="0" w:color="auto"/>
        <w:bottom w:val="none" w:sz="0" w:space="0" w:color="auto"/>
        <w:right w:val="none" w:sz="0" w:space="0" w:color="auto"/>
      </w:divBdr>
    </w:div>
    <w:div w:id="1697805262">
      <w:marLeft w:val="0"/>
      <w:marRight w:val="0"/>
      <w:marTop w:val="0"/>
      <w:marBottom w:val="0"/>
      <w:divBdr>
        <w:top w:val="none" w:sz="0" w:space="0" w:color="auto"/>
        <w:left w:val="none" w:sz="0" w:space="0" w:color="auto"/>
        <w:bottom w:val="none" w:sz="0" w:space="0" w:color="auto"/>
        <w:right w:val="none" w:sz="0" w:space="0" w:color="auto"/>
      </w:divBdr>
    </w:div>
    <w:div w:id="1697845877">
      <w:marLeft w:val="0"/>
      <w:marRight w:val="0"/>
      <w:marTop w:val="0"/>
      <w:marBottom w:val="0"/>
      <w:divBdr>
        <w:top w:val="none" w:sz="0" w:space="0" w:color="auto"/>
        <w:left w:val="none" w:sz="0" w:space="0" w:color="auto"/>
        <w:bottom w:val="none" w:sz="0" w:space="0" w:color="auto"/>
        <w:right w:val="none" w:sz="0" w:space="0" w:color="auto"/>
      </w:divBdr>
    </w:div>
    <w:div w:id="1697848391">
      <w:marLeft w:val="0"/>
      <w:marRight w:val="0"/>
      <w:marTop w:val="0"/>
      <w:marBottom w:val="0"/>
      <w:divBdr>
        <w:top w:val="none" w:sz="0" w:space="0" w:color="auto"/>
        <w:left w:val="none" w:sz="0" w:space="0" w:color="auto"/>
        <w:bottom w:val="none" w:sz="0" w:space="0" w:color="auto"/>
        <w:right w:val="none" w:sz="0" w:space="0" w:color="auto"/>
      </w:divBdr>
    </w:div>
    <w:div w:id="1697853046">
      <w:marLeft w:val="0"/>
      <w:marRight w:val="0"/>
      <w:marTop w:val="0"/>
      <w:marBottom w:val="0"/>
      <w:divBdr>
        <w:top w:val="none" w:sz="0" w:space="0" w:color="auto"/>
        <w:left w:val="none" w:sz="0" w:space="0" w:color="auto"/>
        <w:bottom w:val="none" w:sz="0" w:space="0" w:color="auto"/>
        <w:right w:val="none" w:sz="0" w:space="0" w:color="auto"/>
      </w:divBdr>
    </w:div>
    <w:div w:id="1697921133">
      <w:marLeft w:val="0"/>
      <w:marRight w:val="0"/>
      <w:marTop w:val="0"/>
      <w:marBottom w:val="0"/>
      <w:divBdr>
        <w:top w:val="none" w:sz="0" w:space="0" w:color="auto"/>
        <w:left w:val="none" w:sz="0" w:space="0" w:color="auto"/>
        <w:bottom w:val="none" w:sz="0" w:space="0" w:color="auto"/>
        <w:right w:val="none" w:sz="0" w:space="0" w:color="auto"/>
      </w:divBdr>
    </w:div>
    <w:div w:id="1698038605">
      <w:bodyDiv w:val="1"/>
      <w:marLeft w:val="0"/>
      <w:marRight w:val="0"/>
      <w:marTop w:val="0"/>
      <w:marBottom w:val="0"/>
      <w:divBdr>
        <w:top w:val="none" w:sz="0" w:space="0" w:color="auto"/>
        <w:left w:val="none" w:sz="0" w:space="0" w:color="auto"/>
        <w:bottom w:val="none" w:sz="0" w:space="0" w:color="auto"/>
        <w:right w:val="none" w:sz="0" w:space="0" w:color="auto"/>
      </w:divBdr>
    </w:div>
    <w:div w:id="1698044452">
      <w:marLeft w:val="0"/>
      <w:marRight w:val="0"/>
      <w:marTop w:val="0"/>
      <w:marBottom w:val="0"/>
      <w:divBdr>
        <w:top w:val="none" w:sz="0" w:space="0" w:color="auto"/>
        <w:left w:val="none" w:sz="0" w:space="0" w:color="auto"/>
        <w:bottom w:val="none" w:sz="0" w:space="0" w:color="auto"/>
        <w:right w:val="none" w:sz="0" w:space="0" w:color="auto"/>
      </w:divBdr>
    </w:div>
    <w:div w:id="1698121478">
      <w:marLeft w:val="0"/>
      <w:marRight w:val="0"/>
      <w:marTop w:val="0"/>
      <w:marBottom w:val="0"/>
      <w:divBdr>
        <w:top w:val="none" w:sz="0" w:space="0" w:color="auto"/>
        <w:left w:val="none" w:sz="0" w:space="0" w:color="auto"/>
        <w:bottom w:val="none" w:sz="0" w:space="0" w:color="auto"/>
        <w:right w:val="none" w:sz="0" w:space="0" w:color="auto"/>
      </w:divBdr>
    </w:div>
    <w:div w:id="1698386769">
      <w:marLeft w:val="0"/>
      <w:marRight w:val="0"/>
      <w:marTop w:val="0"/>
      <w:marBottom w:val="0"/>
      <w:divBdr>
        <w:top w:val="none" w:sz="0" w:space="0" w:color="auto"/>
        <w:left w:val="none" w:sz="0" w:space="0" w:color="auto"/>
        <w:bottom w:val="none" w:sz="0" w:space="0" w:color="auto"/>
        <w:right w:val="none" w:sz="0" w:space="0" w:color="auto"/>
      </w:divBdr>
    </w:div>
    <w:div w:id="1698431575">
      <w:bodyDiv w:val="1"/>
      <w:marLeft w:val="0"/>
      <w:marRight w:val="0"/>
      <w:marTop w:val="0"/>
      <w:marBottom w:val="0"/>
      <w:divBdr>
        <w:top w:val="none" w:sz="0" w:space="0" w:color="auto"/>
        <w:left w:val="none" w:sz="0" w:space="0" w:color="auto"/>
        <w:bottom w:val="none" w:sz="0" w:space="0" w:color="auto"/>
        <w:right w:val="none" w:sz="0" w:space="0" w:color="auto"/>
      </w:divBdr>
    </w:div>
    <w:div w:id="1698460839">
      <w:marLeft w:val="0"/>
      <w:marRight w:val="0"/>
      <w:marTop w:val="0"/>
      <w:marBottom w:val="0"/>
      <w:divBdr>
        <w:top w:val="none" w:sz="0" w:space="0" w:color="auto"/>
        <w:left w:val="none" w:sz="0" w:space="0" w:color="auto"/>
        <w:bottom w:val="none" w:sz="0" w:space="0" w:color="auto"/>
        <w:right w:val="none" w:sz="0" w:space="0" w:color="auto"/>
      </w:divBdr>
    </w:div>
    <w:div w:id="1698460997">
      <w:marLeft w:val="0"/>
      <w:marRight w:val="0"/>
      <w:marTop w:val="0"/>
      <w:marBottom w:val="0"/>
      <w:divBdr>
        <w:top w:val="none" w:sz="0" w:space="0" w:color="auto"/>
        <w:left w:val="none" w:sz="0" w:space="0" w:color="auto"/>
        <w:bottom w:val="none" w:sz="0" w:space="0" w:color="auto"/>
        <w:right w:val="none" w:sz="0" w:space="0" w:color="auto"/>
      </w:divBdr>
    </w:div>
    <w:div w:id="1698506564">
      <w:marLeft w:val="0"/>
      <w:marRight w:val="0"/>
      <w:marTop w:val="0"/>
      <w:marBottom w:val="0"/>
      <w:divBdr>
        <w:top w:val="none" w:sz="0" w:space="0" w:color="auto"/>
        <w:left w:val="none" w:sz="0" w:space="0" w:color="auto"/>
        <w:bottom w:val="none" w:sz="0" w:space="0" w:color="auto"/>
        <w:right w:val="none" w:sz="0" w:space="0" w:color="auto"/>
      </w:divBdr>
    </w:div>
    <w:div w:id="1698848589">
      <w:marLeft w:val="0"/>
      <w:marRight w:val="0"/>
      <w:marTop w:val="0"/>
      <w:marBottom w:val="0"/>
      <w:divBdr>
        <w:top w:val="none" w:sz="0" w:space="0" w:color="auto"/>
        <w:left w:val="none" w:sz="0" w:space="0" w:color="auto"/>
        <w:bottom w:val="none" w:sz="0" w:space="0" w:color="auto"/>
        <w:right w:val="none" w:sz="0" w:space="0" w:color="auto"/>
      </w:divBdr>
    </w:div>
    <w:div w:id="1698969182">
      <w:marLeft w:val="0"/>
      <w:marRight w:val="0"/>
      <w:marTop w:val="0"/>
      <w:marBottom w:val="0"/>
      <w:divBdr>
        <w:top w:val="none" w:sz="0" w:space="0" w:color="auto"/>
        <w:left w:val="none" w:sz="0" w:space="0" w:color="auto"/>
        <w:bottom w:val="none" w:sz="0" w:space="0" w:color="auto"/>
        <w:right w:val="none" w:sz="0" w:space="0" w:color="auto"/>
      </w:divBdr>
    </w:div>
    <w:div w:id="1699113709">
      <w:marLeft w:val="0"/>
      <w:marRight w:val="0"/>
      <w:marTop w:val="0"/>
      <w:marBottom w:val="0"/>
      <w:divBdr>
        <w:top w:val="none" w:sz="0" w:space="0" w:color="auto"/>
        <w:left w:val="none" w:sz="0" w:space="0" w:color="auto"/>
        <w:bottom w:val="none" w:sz="0" w:space="0" w:color="auto"/>
        <w:right w:val="none" w:sz="0" w:space="0" w:color="auto"/>
      </w:divBdr>
    </w:div>
    <w:div w:id="1699156927">
      <w:marLeft w:val="0"/>
      <w:marRight w:val="0"/>
      <w:marTop w:val="0"/>
      <w:marBottom w:val="0"/>
      <w:divBdr>
        <w:top w:val="none" w:sz="0" w:space="0" w:color="auto"/>
        <w:left w:val="none" w:sz="0" w:space="0" w:color="auto"/>
        <w:bottom w:val="none" w:sz="0" w:space="0" w:color="auto"/>
        <w:right w:val="none" w:sz="0" w:space="0" w:color="auto"/>
      </w:divBdr>
    </w:div>
    <w:div w:id="1699156968">
      <w:marLeft w:val="0"/>
      <w:marRight w:val="0"/>
      <w:marTop w:val="0"/>
      <w:marBottom w:val="0"/>
      <w:divBdr>
        <w:top w:val="none" w:sz="0" w:space="0" w:color="auto"/>
        <w:left w:val="none" w:sz="0" w:space="0" w:color="auto"/>
        <w:bottom w:val="none" w:sz="0" w:space="0" w:color="auto"/>
        <w:right w:val="none" w:sz="0" w:space="0" w:color="auto"/>
      </w:divBdr>
    </w:div>
    <w:div w:id="1699162950">
      <w:marLeft w:val="0"/>
      <w:marRight w:val="0"/>
      <w:marTop w:val="0"/>
      <w:marBottom w:val="0"/>
      <w:divBdr>
        <w:top w:val="none" w:sz="0" w:space="0" w:color="auto"/>
        <w:left w:val="none" w:sz="0" w:space="0" w:color="auto"/>
        <w:bottom w:val="none" w:sz="0" w:space="0" w:color="auto"/>
        <w:right w:val="none" w:sz="0" w:space="0" w:color="auto"/>
      </w:divBdr>
    </w:div>
    <w:div w:id="1699307521">
      <w:marLeft w:val="0"/>
      <w:marRight w:val="0"/>
      <w:marTop w:val="0"/>
      <w:marBottom w:val="0"/>
      <w:divBdr>
        <w:top w:val="none" w:sz="0" w:space="0" w:color="auto"/>
        <w:left w:val="none" w:sz="0" w:space="0" w:color="auto"/>
        <w:bottom w:val="none" w:sz="0" w:space="0" w:color="auto"/>
        <w:right w:val="none" w:sz="0" w:space="0" w:color="auto"/>
      </w:divBdr>
    </w:div>
    <w:div w:id="1699311992">
      <w:marLeft w:val="0"/>
      <w:marRight w:val="0"/>
      <w:marTop w:val="0"/>
      <w:marBottom w:val="0"/>
      <w:divBdr>
        <w:top w:val="none" w:sz="0" w:space="0" w:color="auto"/>
        <w:left w:val="none" w:sz="0" w:space="0" w:color="auto"/>
        <w:bottom w:val="none" w:sz="0" w:space="0" w:color="auto"/>
        <w:right w:val="none" w:sz="0" w:space="0" w:color="auto"/>
      </w:divBdr>
    </w:div>
    <w:div w:id="1699314052">
      <w:marLeft w:val="0"/>
      <w:marRight w:val="0"/>
      <w:marTop w:val="0"/>
      <w:marBottom w:val="0"/>
      <w:divBdr>
        <w:top w:val="none" w:sz="0" w:space="0" w:color="auto"/>
        <w:left w:val="none" w:sz="0" w:space="0" w:color="auto"/>
        <w:bottom w:val="none" w:sz="0" w:space="0" w:color="auto"/>
        <w:right w:val="none" w:sz="0" w:space="0" w:color="auto"/>
      </w:divBdr>
    </w:div>
    <w:div w:id="1699356638">
      <w:marLeft w:val="0"/>
      <w:marRight w:val="0"/>
      <w:marTop w:val="0"/>
      <w:marBottom w:val="0"/>
      <w:divBdr>
        <w:top w:val="none" w:sz="0" w:space="0" w:color="auto"/>
        <w:left w:val="none" w:sz="0" w:space="0" w:color="auto"/>
        <w:bottom w:val="none" w:sz="0" w:space="0" w:color="auto"/>
        <w:right w:val="none" w:sz="0" w:space="0" w:color="auto"/>
      </w:divBdr>
    </w:div>
    <w:div w:id="1699431939">
      <w:marLeft w:val="0"/>
      <w:marRight w:val="0"/>
      <w:marTop w:val="0"/>
      <w:marBottom w:val="0"/>
      <w:divBdr>
        <w:top w:val="none" w:sz="0" w:space="0" w:color="auto"/>
        <w:left w:val="none" w:sz="0" w:space="0" w:color="auto"/>
        <w:bottom w:val="none" w:sz="0" w:space="0" w:color="auto"/>
        <w:right w:val="none" w:sz="0" w:space="0" w:color="auto"/>
      </w:divBdr>
    </w:div>
    <w:div w:id="1699546369">
      <w:marLeft w:val="0"/>
      <w:marRight w:val="0"/>
      <w:marTop w:val="0"/>
      <w:marBottom w:val="0"/>
      <w:divBdr>
        <w:top w:val="none" w:sz="0" w:space="0" w:color="auto"/>
        <w:left w:val="none" w:sz="0" w:space="0" w:color="auto"/>
        <w:bottom w:val="none" w:sz="0" w:space="0" w:color="auto"/>
        <w:right w:val="none" w:sz="0" w:space="0" w:color="auto"/>
      </w:divBdr>
    </w:div>
    <w:div w:id="1699621247">
      <w:marLeft w:val="0"/>
      <w:marRight w:val="0"/>
      <w:marTop w:val="0"/>
      <w:marBottom w:val="0"/>
      <w:divBdr>
        <w:top w:val="none" w:sz="0" w:space="0" w:color="auto"/>
        <w:left w:val="none" w:sz="0" w:space="0" w:color="auto"/>
        <w:bottom w:val="none" w:sz="0" w:space="0" w:color="auto"/>
        <w:right w:val="none" w:sz="0" w:space="0" w:color="auto"/>
      </w:divBdr>
    </w:div>
    <w:div w:id="1699770288">
      <w:marLeft w:val="0"/>
      <w:marRight w:val="0"/>
      <w:marTop w:val="0"/>
      <w:marBottom w:val="0"/>
      <w:divBdr>
        <w:top w:val="none" w:sz="0" w:space="0" w:color="auto"/>
        <w:left w:val="none" w:sz="0" w:space="0" w:color="auto"/>
        <w:bottom w:val="none" w:sz="0" w:space="0" w:color="auto"/>
        <w:right w:val="none" w:sz="0" w:space="0" w:color="auto"/>
      </w:divBdr>
    </w:div>
    <w:div w:id="1699886403">
      <w:marLeft w:val="0"/>
      <w:marRight w:val="0"/>
      <w:marTop w:val="0"/>
      <w:marBottom w:val="0"/>
      <w:divBdr>
        <w:top w:val="none" w:sz="0" w:space="0" w:color="auto"/>
        <w:left w:val="none" w:sz="0" w:space="0" w:color="auto"/>
        <w:bottom w:val="none" w:sz="0" w:space="0" w:color="auto"/>
        <w:right w:val="none" w:sz="0" w:space="0" w:color="auto"/>
      </w:divBdr>
    </w:div>
    <w:div w:id="1699893025">
      <w:marLeft w:val="0"/>
      <w:marRight w:val="0"/>
      <w:marTop w:val="0"/>
      <w:marBottom w:val="0"/>
      <w:divBdr>
        <w:top w:val="none" w:sz="0" w:space="0" w:color="auto"/>
        <w:left w:val="none" w:sz="0" w:space="0" w:color="auto"/>
        <w:bottom w:val="none" w:sz="0" w:space="0" w:color="auto"/>
        <w:right w:val="none" w:sz="0" w:space="0" w:color="auto"/>
      </w:divBdr>
    </w:div>
    <w:div w:id="1699893517">
      <w:marLeft w:val="0"/>
      <w:marRight w:val="0"/>
      <w:marTop w:val="0"/>
      <w:marBottom w:val="0"/>
      <w:divBdr>
        <w:top w:val="none" w:sz="0" w:space="0" w:color="auto"/>
        <w:left w:val="none" w:sz="0" w:space="0" w:color="auto"/>
        <w:bottom w:val="none" w:sz="0" w:space="0" w:color="auto"/>
        <w:right w:val="none" w:sz="0" w:space="0" w:color="auto"/>
      </w:divBdr>
    </w:div>
    <w:div w:id="1699895439">
      <w:marLeft w:val="0"/>
      <w:marRight w:val="0"/>
      <w:marTop w:val="0"/>
      <w:marBottom w:val="0"/>
      <w:divBdr>
        <w:top w:val="none" w:sz="0" w:space="0" w:color="auto"/>
        <w:left w:val="none" w:sz="0" w:space="0" w:color="auto"/>
        <w:bottom w:val="none" w:sz="0" w:space="0" w:color="auto"/>
        <w:right w:val="none" w:sz="0" w:space="0" w:color="auto"/>
      </w:divBdr>
    </w:div>
    <w:div w:id="1700010104">
      <w:marLeft w:val="0"/>
      <w:marRight w:val="0"/>
      <w:marTop w:val="0"/>
      <w:marBottom w:val="0"/>
      <w:divBdr>
        <w:top w:val="none" w:sz="0" w:space="0" w:color="auto"/>
        <w:left w:val="none" w:sz="0" w:space="0" w:color="auto"/>
        <w:bottom w:val="none" w:sz="0" w:space="0" w:color="auto"/>
        <w:right w:val="none" w:sz="0" w:space="0" w:color="auto"/>
      </w:divBdr>
    </w:div>
    <w:div w:id="1700081239">
      <w:bodyDiv w:val="1"/>
      <w:marLeft w:val="0"/>
      <w:marRight w:val="0"/>
      <w:marTop w:val="0"/>
      <w:marBottom w:val="0"/>
      <w:divBdr>
        <w:top w:val="none" w:sz="0" w:space="0" w:color="auto"/>
        <w:left w:val="none" w:sz="0" w:space="0" w:color="auto"/>
        <w:bottom w:val="none" w:sz="0" w:space="0" w:color="auto"/>
        <w:right w:val="none" w:sz="0" w:space="0" w:color="auto"/>
      </w:divBdr>
    </w:div>
    <w:div w:id="1700087571">
      <w:marLeft w:val="0"/>
      <w:marRight w:val="0"/>
      <w:marTop w:val="0"/>
      <w:marBottom w:val="0"/>
      <w:divBdr>
        <w:top w:val="none" w:sz="0" w:space="0" w:color="auto"/>
        <w:left w:val="none" w:sz="0" w:space="0" w:color="auto"/>
        <w:bottom w:val="none" w:sz="0" w:space="0" w:color="auto"/>
        <w:right w:val="none" w:sz="0" w:space="0" w:color="auto"/>
      </w:divBdr>
    </w:div>
    <w:div w:id="1700162433">
      <w:marLeft w:val="0"/>
      <w:marRight w:val="0"/>
      <w:marTop w:val="0"/>
      <w:marBottom w:val="0"/>
      <w:divBdr>
        <w:top w:val="none" w:sz="0" w:space="0" w:color="auto"/>
        <w:left w:val="none" w:sz="0" w:space="0" w:color="auto"/>
        <w:bottom w:val="none" w:sz="0" w:space="0" w:color="auto"/>
        <w:right w:val="none" w:sz="0" w:space="0" w:color="auto"/>
      </w:divBdr>
    </w:div>
    <w:div w:id="1700163420">
      <w:marLeft w:val="0"/>
      <w:marRight w:val="0"/>
      <w:marTop w:val="0"/>
      <w:marBottom w:val="0"/>
      <w:divBdr>
        <w:top w:val="none" w:sz="0" w:space="0" w:color="auto"/>
        <w:left w:val="none" w:sz="0" w:space="0" w:color="auto"/>
        <w:bottom w:val="none" w:sz="0" w:space="0" w:color="auto"/>
        <w:right w:val="none" w:sz="0" w:space="0" w:color="auto"/>
      </w:divBdr>
    </w:div>
    <w:div w:id="1700275635">
      <w:marLeft w:val="0"/>
      <w:marRight w:val="0"/>
      <w:marTop w:val="0"/>
      <w:marBottom w:val="0"/>
      <w:divBdr>
        <w:top w:val="none" w:sz="0" w:space="0" w:color="auto"/>
        <w:left w:val="none" w:sz="0" w:space="0" w:color="auto"/>
        <w:bottom w:val="none" w:sz="0" w:space="0" w:color="auto"/>
        <w:right w:val="none" w:sz="0" w:space="0" w:color="auto"/>
      </w:divBdr>
    </w:div>
    <w:div w:id="1700737623">
      <w:marLeft w:val="0"/>
      <w:marRight w:val="0"/>
      <w:marTop w:val="0"/>
      <w:marBottom w:val="0"/>
      <w:divBdr>
        <w:top w:val="none" w:sz="0" w:space="0" w:color="auto"/>
        <w:left w:val="none" w:sz="0" w:space="0" w:color="auto"/>
        <w:bottom w:val="none" w:sz="0" w:space="0" w:color="auto"/>
        <w:right w:val="none" w:sz="0" w:space="0" w:color="auto"/>
      </w:divBdr>
    </w:div>
    <w:div w:id="1700810243">
      <w:marLeft w:val="0"/>
      <w:marRight w:val="0"/>
      <w:marTop w:val="0"/>
      <w:marBottom w:val="0"/>
      <w:divBdr>
        <w:top w:val="none" w:sz="0" w:space="0" w:color="auto"/>
        <w:left w:val="none" w:sz="0" w:space="0" w:color="auto"/>
        <w:bottom w:val="none" w:sz="0" w:space="0" w:color="auto"/>
        <w:right w:val="none" w:sz="0" w:space="0" w:color="auto"/>
      </w:divBdr>
    </w:div>
    <w:div w:id="1700816259">
      <w:marLeft w:val="0"/>
      <w:marRight w:val="0"/>
      <w:marTop w:val="0"/>
      <w:marBottom w:val="0"/>
      <w:divBdr>
        <w:top w:val="none" w:sz="0" w:space="0" w:color="auto"/>
        <w:left w:val="none" w:sz="0" w:space="0" w:color="auto"/>
        <w:bottom w:val="none" w:sz="0" w:space="0" w:color="auto"/>
        <w:right w:val="none" w:sz="0" w:space="0" w:color="auto"/>
      </w:divBdr>
    </w:div>
    <w:div w:id="1700933086">
      <w:marLeft w:val="0"/>
      <w:marRight w:val="0"/>
      <w:marTop w:val="0"/>
      <w:marBottom w:val="0"/>
      <w:divBdr>
        <w:top w:val="none" w:sz="0" w:space="0" w:color="auto"/>
        <w:left w:val="none" w:sz="0" w:space="0" w:color="auto"/>
        <w:bottom w:val="none" w:sz="0" w:space="0" w:color="auto"/>
        <w:right w:val="none" w:sz="0" w:space="0" w:color="auto"/>
      </w:divBdr>
    </w:div>
    <w:div w:id="1701012893">
      <w:marLeft w:val="0"/>
      <w:marRight w:val="0"/>
      <w:marTop w:val="0"/>
      <w:marBottom w:val="0"/>
      <w:divBdr>
        <w:top w:val="none" w:sz="0" w:space="0" w:color="auto"/>
        <w:left w:val="none" w:sz="0" w:space="0" w:color="auto"/>
        <w:bottom w:val="none" w:sz="0" w:space="0" w:color="auto"/>
        <w:right w:val="none" w:sz="0" w:space="0" w:color="auto"/>
      </w:divBdr>
    </w:div>
    <w:div w:id="1701054897">
      <w:marLeft w:val="0"/>
      <w:marRight w:val="0"/>
      <w:marTop w:val="0"/>
      <w:marBottom w:val="0"/>
      <w:divBdr>
        <w:top w:val="none" w:sz="0" w:space="0" w:color="auto"/>
        <w:left w:val="none" w:sz="0" w:space="0" w:color="auto"/>
        <w:bottom w:val="none" w:sz="0" w:space="0" w:color="auto"/>
        <w:right w:val="none" w:sz="0" w:space="0" w:color="auto"/>
      </w:divBdr>
    </w:div>
    <w:div w:id="1701122924">
      <w:marLeft w:val="0"/>
      <w:marRight w:val="0"/>
      <w:marTop w:val="0"/>
      <w:marBottom w:val="0"/>
      <w:divBdr>
        <w:top w:val="none" w:sz="0" w:space="0" w:color="auto"/>
        <w:left w:val="none" w:sz="0" w:space="0" w:color="auto"/>
        <w:bottom w:val="none" w:sz="0" w:space="0" w:color="auto"/>
        <w:right w:val="none" w:sz="0" w:space="0" w:color="auto"/>
      </w:divBdr>
    </w:div>
    <w:div w:id="1701126030">
      <w:marLeft w:val="0"/>
      <w:marRight w:val="0"/>
      <w:marTop w:val="0"/>
      <w:marBottom w:val="0"/>
      <w:divBdr>
        <w:top w:val="none" w:sz="0" w:space="0" w:color="auto"/>
        <w:left w:val="none" w:sz="0" w:space="0" w:color="auto"/>
        <w:bottom w:val="none" w:sz="0" w:space="0" w:color="auto"/>
        <w:right w:val="none" w:sz="0" w:space="0" w:color="auto"/>
      </w:divBdr>
    </w:div>
    <w:div w:id="1701274414">
      <w:marLeft w:val="0"/>
      <w:marRight w:val="0"/>
      <w:marTop w:val="0"/>
      <w:marBottom w:val="0"/>
      <w:divBdr>
        <w:top w:val="none" w:sz="0" w:space="0" w:color="auto"/>
        <w:left w:val="none" w:sz="0" w:space="0" w:color="auto"/>
        <w:bottom w:val="none" w:sz="0" w:space="0" w:color="auto"/>
        <w:right w:val="none" w:sz="0" w:space="0" w:color="auto"/>
      </w:divBdr>
    </w:div>
    <w:div w:id="1701317663">
      <w:marLeft w:val="0"/>
      <w:marRight w:val="0"/>
      <w:marTop w:val="0"/>
      <w:marBottom w:val="0"/>
      <w:divBdr>
        <w:top w:val="none" w:sz="0" w:space="0" w:color="auto"/>
        <w:left w:val="none" w:sz="0" w:space="0" w:color="auto"/>
        <w:bottom w:val="none" w:sz="0" w:space="0" w:color="auto"/>
        <w:right w:val="none" w:sz="0" w:space="0" w:color="auto"/>
      </w:divBdr>
    </w:div>
    <w:div w:id="1701318990">
      <w:marLeft w:val="0"/>
      <w:marRight w:val="0"/>
      <w:marTop w:val="0"/>
      <w:marBottom w:val="0"/>
      <w:divBdr>
        <w:top w:val="none" w:sz="0" w:space="0" w:color="auto"/>
        <w:left w:val="none" w:sz="0" w:space="0" w:color="auto"/>
        <w:bottom w:val="none" w:sz="0" w:space="0" w:color="auto"/>
        <w:right w:val="none" w:sz="0" w:space="0" w:color="auto"/>
      </w:divBdr>
    </w:div>
    <w:div w:id="1701399101">
      <w:marLeft w:val="0"/>
      <w:marRight w:val="0"/>
      <w:marTop w:val="0"/>
      <w:marBottom w:val="0"/>
      <w:divBdr>
        <w:top w:val="none" w:sz="0" w:space="0" w:color="auto"/>
        <w:left w:val="none" w:sz="0" w:space="0" w:color="auto"/>
        <w:bottom w:val="none" w:sz="0" w:space="0" w:color="auto"/>
        <w:right w:val="none" w:sz="0" w:space="0" w:color="auto"/>
      </w:divBdr>
    </w:div>
    <w:div w:id="1701465368">
      <w:marLeft w:val="0"/>
      <w:marRight w:val="0"/>
      <w:marTop w:val="0"/>
      <w:marBottom w:val="0"/>
      <w:divBdr>
        <w:top w:val="none" w:sz="0" w:space="0" w:color="auto"/>
        <w:left w:val="none" w:sz="0" w:space="0" w:color="auto"/>
        <w:bottom w:val="none" w:sz="0" w:space="0" w:color="auto"/>
        <w:right w:val="none" w:sz="0" w:space="0" w:color="auto"/>
      </w:divBdr>
    </w:div>
    <w:div w:id="1701466905">
      <w:marLeft w:val="0"/>
      <w:marRight w:val="0"/>
      <w:marTop w:val="0"/>
      <w:marBottom w:val="0"/>
      <w:divBdr>
        <w:top w:val="none" w:sz="0" w:space="0" w:color="auto"/>
        <w:left w:val="none" w:sz="0" w:space="0" w:color="auto"/>
        <w:bottom w:val="none" w:sz="0" w:space="0" w:color="auto"/>
        <w:right w:val="none" w:sz="0" w:space="0" w:color="auto"/>
      </w:divBdr>
    </w:div>
    <w:div w:id="1701513875">
      <w:marLeft w:val="0"/>
      <w:marRight w:val="0"/>
      <w:marTop w:val="0"/>
      <w:marBottom w:val="0"/>
      <w:divBdr>
        <w:top w:val="none" w:sz="0" w:space="0" w:color="auto"/>
        <w:left w:val="none" w:sz="0" w:space="0" w:color="auto"/>
        <w:bottom w:val="none" w:sz="0" w:space="0" w:color="auto"/>
        <w:right w:val="none" w:sz="0" w:space="0" w:color="auto"/>
      </w:divBdr>
    </w:div>
    <w:div w:id="1701586607">
      <w:marLeft w:val="0"/>
      <w:marRight w:val="0"/>
      <w:marTop w:val="0"/>
      <w:marBottom w:val="0"/>
      <w:divBdr>
        <w:top w:val="none" w:sz="0" w:space="0" w:color="auto"/>
        <w:left w:val="none" w:sz="0" w:space="0" w:color="auto"/>
        <w:bottom w:val="none" w:sz="0" w:space="0" w:color="auto"/>
        <w:right w:val="none" w:sz="0" w:space="0" w:color="auto"/>
      </w:divBdr>
    </w:div>
    <w:div w:id="1701663188">
      <w:marLeft w:val="0"/>
      <w:marRight w:val="0"/>
      <w:marTop w:val="0"/>
      <w:marBottom w:val="0"/>
      <w:divBdr>
        <w:top w:val="none" w:sz="0" w:space="0" w:color="auto"/>
        <w:left w:val="none" w:sz="0" w:space="0" w:color="auto"/>
        <w:bottom w:val="none" w:sz="0" w:space="0" w:color="auto"/>
        <w:right w:val="none" w:sz="0" w:space="0" w:color="auto"/>
      </w:divBdr>
    </w:div>
    <w:div w:id="1701861637">
      <w:marLeft w:val="0"/>
      <w:marRight w:val="0"/>
      <w:marTop w:val="0"/>
      <w:marBottom w:val="0"/>
      <w:divBdr>
        <w:top w:val="none" w:sz="0" w:space="0" w:color="auto"/>
        <w:left w:val="none" w:sz="0" w:space="0" w:color="auto"/>
        <w:bottom w:val="none" w:sz="0" w:space="0" w:color="auto"/>
        <w:right w:val="none" w:sz="0" w:space="0" w:color="auto"/>
      </w:divBdr>
    </w:div>
    <w:div w:id="1701931836">
      <w:marLeft w:val="0"/>
      <w:marRight w:val="0"/>
      <w:marTop w:val="0"/>
      <w:marBottom w:val="0"/>
      <w:divBdr>
        <w:top w:val="none" w:sz="0" w:space="0" w:color="auto"/>
        <w:left w:val="none" w:sz="0" w:space="0" w:color="auto"/>
        <w:bottom w:val="none" w:sz="0" w:space="0" w:color="auto"/>
        <w:right w:val="none" w:sz="0" w:space="0" w:color="auto"/>
      </w:divBdr>
    </w:div>
    <w:div w:id="1701937115">
      <w:marLeft w:val="0"/>
      <w:marRight w:val="0"/>
      <w:marTop w:val="0"/>
      <w:marBottom w:val="0"/>
      <w:divBdr>
        <w:top w:val="none" w:sz="0" w:space="0" w:color="auto"/>
        <w:left w:val="none" w:sz="0" w:space="0" w:color="auto"/>
        <w:bottom w:val="none" w:sz="0" w:space="0" w:color="auto"/>
        <w:right w:val="none" w:sz="0" w:space="0" w:color="auto"/>
      </w:divBdr>
    </w:div>
    <w:div w:id="1701970255">
      <w:marLeft w:val="0"/>
      <w:marRight w:val="0"/>
      <w:marTop w:val="0"/>
      <w:marBottom w:val="0"/>
      <w:divBdr>
        <w:top w:val="none" w:sz="0" w:space="0" w:color="auto"/>
        <w:left w:val="none" w:sz="0" w:space="0" w:color="auto"/>
        <w:bottom w:val="none" w:sz="0" w:space="0" w:color="auto"/>
        <w:right w:val="none" w:sz="0" w:space="0" w:color="auto"/>
      </w:divBdr>
    </w:div>
    <w:div w:id="1702122472">
      <w:marLeft w:val="0"/>
      <w:marRight w:val="0"/>
      <w:marTop w:val="0"/>
      <w:marBottom w:val="0"/>
      <w:divBdr>
        <w:top w:val="none" w:sz="0" w:space="0" w:color="auto"/>
        <w:left w:val="none" w:sz="0" w:space="0" w:color="auto"/>
        <w:bottom w:val="none" w:sz="0" w:space="0" w:color="auto"/>
        <w:right w:val="none" w:sz="0" w:space="0" w:color="auto"/>
      </w:divBdr>
    </w:div>
    <w:div w:id="1702167128">
      <w:marLeft w:val="0"/>
      <w:marRight w:val="0"/>
      <w:marTop w:val="0"/>
      <w:marBottom w:val="0"/>
      <w:divBdr>
        <w:top w:val="none" w:sz="0" w:space="0" w:color="auto"/>
        <w:left w:val="none" w:sz="0" w:space="0" w:color="auto"/>
        <w:bottom w:val="none" w:sz="0" w:space="0" w:color="auto"/>
        <w:right w:val="none" w:sz="0" w:space="0" w:color="auto"/>
      </w:divBdr>
    </w:div>
    <w:div w:id="1702170515">
      <w:marLeft w:val="0"/>
      <w:marRight w:val="0"/>
      <w:marTop w:val="0"/>
      <w:marBottom w:val="0"/>
      <w:divBdr>
        <w:top w:val="none" w:sz="0" w:space="0" w:color="auto"/>
        <w:left w:val="none" w:sz="0" w:space="0" w:color="auto"/>
        <w:bottom w:val="none" w:sz="0" w:space="0" w:color="auto"/>
        <w:right w:val="none" w:sz="0" w:space="0" w:color="auto"/>
      </w:divBdr>
    </w:div>
    <w:div w:id="1702240681">
      <w:marLeft w:val="0"/>
      <w:marRight w:val="0"/>
      <w:marTop w:val="0"/>
      <w:marBottom w:val="0"/>
      <w:divBdr>
        <w:top w:val="none" w:sz="0" w:space="0" w:color="auto"/>
        <w:left w:val="none" w:sz="0" w:space="0" w:color="auto"/>
        <w:bottom w:val="none" w:sz="0" w:space="0" w:color="auto"/>
        <w:right w:val="none" w:sz="0" w:space="0" w:color="auto"/>
      </w:divBdr>
    </w:div>
    <w:div w:id="1702248048">
      <w:marLeft w:val="0"/>
      <w:marRight w:val="0"/>
      <w:marTop w:val="0"/>
      <w:marBottom w:val="0"/>
      <w:divBdr>
        <w:top w:val="none" w:sz="0" w:space="0" w:color="auto"/>
        <w:left w:val="none" w:sz="0" w:space="0" w:color="auto"/>
        <w:bottom w:val="none" w:sz="0" w:space="0" w:color="auto"/>
        <w:right w:val="none" w:sz="0" w:space="0" w:color="auto"/>
      </w:divBdr>
    </w:div>
    <w:div w:id="1702320264">
      <w:marLeft w:val="0"/>
      <w:marRight w:val="0"/>
      <w:marTop w:val="0"/>
      <w:marBottom w:val="0"/>
      <w:divBdr>
        <w:top w:val="none" w:sz="0" w:space="0" w:color="auto"/>
        <w:left w:val="none" w:sz="0" w:space="0" w:color="auto"/>
        <w:bottom w:val="none" w:sz="0" w:space="0" w:color="auto"/>
        <w:right w:val="none" w:sz="0" w:space="0" w:color="auto"/>
      </w:divBdr>
    </w:div>
    <w:div w:id="1702321578">
      <w:marLeft w:val="0"/>
      <w:marRight w:val="0"/>
      <w:marTop w:val="0"/>
      <w:marBottom w:val="0"/>
      <w:divBdr>
        <w:top w:val="none" w:sz="0" w:space="0" w:color="auto"/>
        <w:left w:val="none" w:sz="0" w:space="0" w:color="auto"/>
        <w:bottom w:val="none" w:sz="0" w:space="0" w:color="auto"/>
        <w:right w:val="none" w:sz="0" w:space="0" w:color="auto"/>
      </w:divBdr>
    </w:div>
    <w:div w:id="1702365056">
      <w:marLeft w:val="0"/>
      <w:marRight w:val="0"/>
      <w:marTop w:val="0"/>
      <w:marBottom w:val="0"/>
      <w:divBdr>
        <w:top w:val="none" w:sz="0" w:space="0" w:color="auto"/>
        <w:left w:val="none" w:sz="0" w:space="0" w:color="auto"/>
        <w:bottom w:val="none" w:sz="0" w:space="0" w:color="auto"/>
        <w:right w:val="none" w:sz="0" w:space="0" w:color="auto"/>
      </w:divBdr>
    </w:div>
    <w:div w:id="1702365378">
      <w:marLeft w:val="0"/>
      <w:marRight w:val="0"/>
      <w:marTop w:val="0"/>
      <w:marBottom w:val="0"/>
      <w:divBdr>
        <w:top w:val="none" w:sz="0" w:space="0" w:color="auto"/>
        <w:left w:val="none" w:sz="0" w:space="0" w:color="auto"/>
        <w:bottom w:val="none" w:sz="0" w:space="0" w:color="auto"/>
        <w:right w:val="none" w:sz="0" w:space="0" w:color="auto"/>
      </w:divBdr>
    </w:div>
    <w:div w:id="1702394060">
      <w:marLeft w:val="0"/>
      <w:marRight w:val="0"/>
      <w:marTop w:val="0"/>
      <w:marBottom w:val="0"/>
      <w:divBdr>
        <w:top w:val="none" w:sz="0" w:space="0" w:color="auto"/>
        <w:left w:val="none" w:sz="0" w:space="0" w:color="auto"/>
        <w:bottom w:val="none" w:sz="0" w:space="0" w:color="auto"/>
        <w:right w:val="none" w:sz="0" w:space="0" w:color="auto"/>
      </w:divBdr>
    </w:div>
    <w:div w:id="1702434960">
      <w:marLeft w:val="0"/>
      <w:marRight w:val="0"/>
      <w:marTop w:val="0"/>
      <w:marBottom w:val="0"/>
      <w:divBdr>
        <w:top w:val="none" w:sz="0" w:space="0" w:color="auto"/>
        <w:left w:val="none" w:sz="0" w:space="0" w:color="auto"/>
        <w:bottom w:val="none" w:sz="0" w:space="0" w:color="auto"/>
        <w:right w:val="none" w:sz="0" w:space="0" w:color="auto"/>
      </w:divBdr>
    </w:div>
    <w:div w:id="1702589658">
      <w:marLeft w:val="0"/>
      <w:marRight w:val="0"/>
      <w:marTop w:val="0"/>
      <w:marBottom w:val="0"/>
      <w:divBdr>
        <w:top w:val="none" w:sz="0" w:space="0" w:color="auto"/>
        <w:left w:val="none" w:sz="0" w:space="0" w:color="auto"/>
        <w:bottom w:val="none" w:sz="0" w:space="0" w:color="auto"/>
        <w:right w:val="none" w:sz="0" w:space="0" w:color="auto"/>
      </w:divBdr>
    </w:div>
    <w:div w:id="1702591635">
      <w:marLeft w:val="0"/>
      <w:marRight w:val="0"/>
      <w:marTop w:val="0"/>
      <w:marBottom w:val="0"/>
      <w:divBdr>
        <w:top w:val="none" w:sz="0" w:space="0" w:color="auto"/>
        <w:left w:val="none" w:sz="0" w:space="0" w:color="auto"/>
        <w:bottom w:val="none" w:sz="0" w:space="0" w:color="auto"/>
        <w:right w:val="none" w:sz="0" w:space="0" w:color="auto"/>
      </w:divBdr>
    </w:div>
    <w:div w:id="1702633372">
      <w:marLeft w:val="0"/>
      <w:marRight w:val="0"/>
      <w:marTop w:val="0"/>
      <w:marBottom w:val="0"/>
      <w:divBdr>
        <w:top w:val="none" w:sz="0" w:space="0" w:color="auto"/>
        <w:left w:val="none" w:sz="0" w:space="0" w:color="auto"/>
        <w:bottom w:val="none" w:sz="0" w:space="0" w:color="auto"/>
        <w:right w:val="none" w:sz="0" w:space="0" w:color="auto"/>
      </w:divBdr>
    </w:div>
    <w:div w:id="1702851785">
      <w:marLeft w:val="0"/>
      <w:marRight w:val="0"/>
      <w:marTop w:val="0"/>
      <w:marBottom w:val="0"/>
      <w:divBdr>
        <w:top w:val="none" w:sz="0" w:space="0" w:color="auto"/>
        <w:left w:val="none" w:sz="0" w:space="0" w:color="auto"/>
        <w:bottom w:val="none" w:sz="0" w:space="0" w:color="auto"/>
        <w:right w:val="none" w:sz="0" w:space="0" w:color="auto"/>
      </w:divBdr>
    </w:div>
    <w:div w:id="1702893876">
      <w:marLeft w:val="0"/>
      <w:marRight w:val="0"/>
      <w:marTop w:val="0"/>
      <w:marBottom w:val="0"/>
      <w:divBdr>
        <w:top w:val="none" w:sz="0" w:space="0" w:color="auto"/>
        <w:left w:val="none" w:sz="0" w:space="0" w:color="auto"/>
        <w:bottom w:val="none" w:sz="0" w:space="0" w:color="auto"/>
        <w:right w:val="none" w:sz="0" w:space="0" w:color="auto"/>
      </w:divBdr>
    </w:div>
    <w:div w:id="1702899387">
      <w:marLeft w:val="0"/>
      <w:marRight w:val="0"/>
      <w:marTop w:val="0"/>
      <w:marBottom w:val="0"/>
      <w:divBdr>
        <w:top w:val="none" w:sz="0" w:space="0" w:color="auto"/>
        <w:left w:val="none" w:sz="0" w:space="0" w:color="auto"/>
        <w:bottom w:val="none" w:sz="0" w:space="0" w:color="auto"/>
        <w:right w:val="none" w:sz="0" w:space="0" w:color="auto"/>
      </w:divBdr>
    </w:div>
    <w:div w:id="1702974667">
      <w:marLeft w:val="0"/>
      <w:marRight w:val="0"/>
      <w:marTop w:val="0"/>
      <w:marBottom w:val="0"/>
      <w:divBdr>
        <w:top w:val="none" w:sz="0" w:space="0" w:color="auto"/>
        <w:left w:val="none" w:sz="0" w:space="0" w:color="auto"/>
        <w:bottom w:val="none" w:sz="0" w:space="0" w:color="auto"/>
        <w:right w:val="none" w:sz="0" w:space="0" w:color="auto"/>
      </w:divBdr>
    </w:div>
    <w:div w:id="1703244442">
      <w:marLeft w:val="0"/>
      <w:marRight w:val="0"/>
      <w:marTop w:val="0"/>
      <w:marBottom w:val="0"/>
      <w:divBdr>
        <w:top w:val="none" w:sz="0" w:space="0" w:color="auto"/>
        <w:left w:val="none" w:sz="0" w:space="0" w:color="auto"/>
        <w:bottom w:val="none" w:sz="0" w:space="0" w:color="auto"/>
        <w:right w:val="none" w:sz="0" w:space="0" w:color="auto"/>
      </w:divBdr>
    </w:div>
    <w:div w:id="1703360078">
      <w:marLeft w:val="0"/>
      <w:marRight w:val="0"/>
      <w:marTop w:val="0"/>
      <w:marBottom w:val="0"/>
      <w:divBdr>
        <w:top w:val="none" w:sz="0" w:space="0" w:color="auto"/>
        <w:left w:val="none" w:sz="0" w:space="0" w:color="auto"/>
        <w:bottom w:val="none" w:sz="0" w:space="0" w:color="auto"/>
        <w:right w:val="none" w:sz="0" w:space="0" w:color="auto"/>
      </w:divBdr>
    </w:div>
    <w:div w:id="1703558750">
      <w:marLeft w:val="0"/>
      <w:marRight w:val="0"/>
      <w:marTop w:val="0"/>
      <w:marBottom w:val="0"/>
      <w:divBdr>
        <w:top w:val="none" w:sz="0" w:space="0" w:color="auto"/>
        <w:left w:val="none" w:sz="0" w:space="0" w:color="auto"/>
        <w:bottom w:val="none" w:sz="0" w:space="0" w:color="auto"/>
        <w:right w:val="none" w:sz="0" w:space="0" w:color="auto"/>
      </w:divBdr>
    </w:div>
    <w:div w:id="1703626659">
      <w:marLeft w:val="0"/>
      <w:marRight w:val="0"/>
      <w:marTop w:val="0"/>
      <w:marBottom w:val="0"/>
      <w:divBdr>
        <w:top w:val="none" w:sz="0" w:space="0" w:color="auto"/>
        <w:left w:val="none" w:sz="0" w:space="0" w:color="auto"/>
        <w:bottom w:val="none" w:sz="0" w:space="0" w:color="auto"/>
        <w:right w:val="none" w:sz="0" w:space="0" w:color="auto"/>
      </w:divBdr>
    </w:div>
    <w:div w:id="1703747687">
      <w:marLeft w:val="0"/>
      <w:marRight w:val="0"/>
      <w:marTop w:val="0"/>
      <w:marBottom w:val="0"/>
      <w:divBdr>
        <w:top w:val="none" w:sz="0" w:space="0" w:color="auto"/>
        <w:left w:val="none" w:sz="0" w:space="0" w:color="auto"/>
        <w:bottom w:val="none" w:sz="0" w:space="0" w:color="auto"/>
        <w:right w:val="none" w:sz="0" w:space="0" w:color="auto"/>
      </w:divBdr>
    </w:div>
    <w:div w:id="1703751638">
      <w:marLeft w:val="0"/>
      <w:marRight w:val="0"/>
      <w:marTop w:val="0"/>
      <w:marBottom w:val="0"/>
      <w:divBdr>
        <w:top w:val="none" w:sz="0" w:space="0" w:color="auto"/>
        <w:left w:val="none" w:sz="0" w:space="0" w:color="auto"/>
        <w:bottom w:val="none" w:sz="0" w:space="0" w:color="auto"/>
        <w:right w:val="none" w:sz="0" w:space="0" w:color="auto"/>
      </w:divBdr>
    </w:div>
    <w:div w:id="1703819541">
      <w:marLeft w:val="0"/>
      <w:marRight w:val="0"/>
      <w:marTop w:val="0"/>
      <w:marBottom w:val="0"/>
      <w:divBdr>
        <w:top w:val="none" w:sz="0" w:space="0" w:color="auto"/>
        <w:left w:val="none" w:sz="0" w:space="0" w:color="auto"/>
        <w:bottom w:val="none" w:sz="0" w:space="0" w:color="auto"/>
        <w:right w:val="none" w:sz="0" w:space="0" w:color="auto"/>
      </w:divBdr>
    </w:div>
    <w:div w:id="1703896860">
      <w:marLeft w:val="0"/>
      <w:marRight w:val="0"/>
      <w:marTop w:val="0"/>
      <w:marBottom w:val="0"/>
      <w:divBdr>
        <w:top w:val="none" w:sz="0" w:space="0" w:color="auto"/>
        <w:left w:val="none" w:sz="0" w:space="0" w:color="auto"/>
        <w:bottom w:val="none" w:sz="0" w:space="0" w:color="auto"/>
        <w:right w:val="none" w:sz="0" w:space="0" w:color="auto"/>
      </w:divBdr>
    </w:div>
    <w:div w:id="1703902390">
      <w:marLeft w:val="0"/>
      <w:marRight w:val="0"/>
      <w:marTop w:val="0"/>
      <w:marBottom w:val="0"/>
      <w:divBdr>
        <w:top w:val="none" w:sz="0" w:space="0" w:color="auto"/>
        <w:left w:val="none" w:sz="0" w:space="0" w:color="auto"/>
        <w:bottom w:val="none" w:sz="0" w:space="0" w:color="auto"/>
        <w:right w:val="none" w:sz="0" w:space="0" w:color="auto"/>
      </w:divBdr>
    </w:div>
    <w:div w:id="1703940638">
      <w:marLeft w:val="0"/>
      <w:marRight w:val="0"/>
      <w:marTop w:val="0"/>
      <w:marBottom w:val="0"/>
      <w:divBdr>
        <w:top w:val="none" w:sz="0" w:space="0" w:color="auto"/>
        <w:left w:val="none" w:sz="0" w:space="0" w:color="auto"/>
        <w:bottom w:val="none" w:sz="0" w:space="0" w:color="auto"/>
        <w:right w:val="none" w:sz="0" w:space="0" w:color="auto"/>
      </w:divBdr>
    </w:div>
    <w:div w:id="1704020143">
      <w:marLeft w:val="0"/>
      <w:marRight w:val="0"/>
      <w:marTop w:val="0"/>
      <w:marBottom w:val="0"/>
      <w:divBdr>
        <w:top w:val="none" w:sz="0" w:space="0" w:color="auto"/>
        <w:left w:val="none" w:sz="0" w:space="0" w:color="auto"/>
        <w:bottom w:val="none" w:sz="0" w:space="0" w:color="auto"/>
        <w:right w:val="none" w:sz="0" w:space="0" w:color="auto"/>
      </w:divBdr>
    </w:div>
    <w:div w:id="1704088028">
      <w:marLeft w:val="0"/>
      <w:marRight w:val="0"/>
      <w:marTop w:val="0"/>
      <w:marBottom w:val="0"/>
      <w:divBdr>
        <w:top w:val="none" w:sz="0" w:space="0" w:color="auto"/>
        <w:left w:val="none" w:sz="0" w:space="0" w:color="auto"/>
        <w:bottom w:val="none" w:sz="0" w:space="0" w:color="auto"/>
        <w:right w:val="none" w:sz="0" w:space="0" w:color="auto"/>
      </w:divBdr>
    </w:div>
    <w:div w:id="1704137880">
      <w:marLeft w:val="0"/>
      <w:marRight w:val="0"/>
      <w:marTop w:val="0"/>
      <w:marBottom w:val="0"/>
      <w:divBdr>
        <w:top w:val="none" w:sz="0" w:space="0" w:color="auto"/>
        <w:left w:val="none" w:sz="0" w:space="0" w:color="auto"/>
        <w:bottom w:val="none" w:sz="0" w:space="0" w:color="auto"/>
        <w:right w:val="none" w:sz="0" w:space="0" w:color="auto"/>
      </w:divBdr>
    </w:div>
    <w:div w:id="1704285042">
      <w:marLeft w:val="0"/>
      <w:marRight w:val="0"/>
      <w:marTop w:val="0"/>
      <w:marBottom w:val="0"/>
      <w:divBdr>
        <w:top w:val="none" w:sz="0" w:space="0" w:color="auto"/>
        <w:left w:val="none" w:sz="0" w:space="0" w:color="auto"/>
        <w:bottom w:val="none" w:sz="0" w:space="0" w:color="auto"/>
        <w:right w:val="none" w:sz="0" w:space="0" w:color="auto"/>
      </w:divBdr>
    </w:div>
    <w:div w:id="1704474780">
      <w:marLeft w:val="0"/>
      <w:marRight w:val="0"/>
      <w:marTop w:val="0"/>
      <w:marBottom w:val="0"/>
      <w:divBdr>
        <w:top w:val="none" w:sz="0" w:space="0" w:color="auto"/>
        <w:left w:val="none" w:sz="0" w:space="0" w:color="auto"/>
        <w:bottom w:val="none" w:sz="0" w:space="0" w:color="auto"/>
        <w:right w:val="none" w:sz="0" w:space="0" w:color="auto"/>
      </w:divBdr>
    </w:div>
    <w:div w:id="1704552598">
      <w:marLeft w:val="0"/>
      <w:marRight w:val="0"/>
      <w:marTop w:val="0"/>
      <w:marBottom w:val="0"/>
      <w:divBdr>
        <w:top w:val="none" w:sz="0" w:space="0" w:color="auto"/>
        <w:left w:val="none" w:sz="0" w:space="0" w:color="auto"/>
        <w:bottom w:val="none" w:sz="0" w:space="0" w:color="auto"/>
        <w:right w:val="none" w:sz="0" w:space="0" w:color="auto"/>
      </w:divBdr>
    </w:div>
    <w:div w:id="1704744941">
      <w:marLeft w:val="0"/>
      <w:marRight w:val="0"/>
      <w:marTop w:val="0"/>
      <w:marBottom w:val="0"/>
      <w:divBdr>
        <w:top w:val="none" w:sz="0" w:space="0" w:color="auto"/>
        <w:left w:val="none" w:sz="0" w:space="0" w:color="auto"/>
        <w:bottom w:val="none" w:sz="0" w:space="0" w:color="auto"/>
        <w:right w:val="none" w:sz="0" w:space="0" w:color="auto"/>
      </w:divBdr>
    </w:div>
    <w:div w:id="1704937717">
      <w:marLeft w:val="0"/>
      <w:marRight w:val="0"/>
      <w:marTop w:val="0"/>
      <w:marBottom w:val="0"/>
      <w:divBdr>
        <w:top w:val="none" w:sz="0" w:space="0" w:color="auto"/>
        <w:left w:val="none" w:sz="0" w:space="0" w:color="auto"/>
        <w:bottom w:val="none" w:sz="0" w:space="0" w:color="auto"/>
        <w:right w:val="none" w:sz="0" w:space="0" w:color="auto"/>
      </w:divBdr>
    </w:div>
    <w:div w:id="1704940442">
      <w:marLeft w:val="0"/>
      <w:marRight w:val="0"/>
      <w:marTop w:val="0"/>
      <w:marBottom w:val="0"/>
      <w:divBdr>
        <w:top w:val="none" w:sz="0" w:space="0" w:color="auto"/>
        <w:left w:val="none" w:sz="0" w:space="0" w:color="auto"/>
        <w:bottom w:val="none" w:sz="0" w:space="0" w:color="auto"/>
        <w:right w:val="none" w:sz="0" w:space="0" w:color="auto"/>
      </w:divBdr>
    </w:div>
    <w:div w:id="1705016293">
      <w:marLeft w:val="0"/>
      <w:marRight w:val="0"/>
      <w:marTop w:val="0"/>
      <w:marBottom w:val="0"/>
      <w:divBdr>
        <w:top w:val="none" w:sz="0" w:space="0" w:color="auto"/>
        <w:left w:val="none" w:sz="0" w:space="0" w:color="auto"/>
        <w:bottom w:val="none" w:sz="0" w:space="0" w:color="auto"/>
        <w:right w:val="none" w:sz="0" w:space="0" w:color="auto"/>
      </w:divBdr>
    </w:div>
    <w:div w:id="1705327656">
      <w:marLeft w:val="0"/>
      <w:marRight w:val="0"/>
      <w:marTop w:val="0"/>
      <w:marBottom w:val="0"/>
      <w:divBdr>
        <w:top w:val="none" w:sz="0" w:space="0" w:color="auto"/>
        <w:left w:val="none" w:sz="0" w:space="0" w:color="auto"/>
        <w:bottom w:val="none" w:sz="0" w:space="0" w:color="auto"/>
        <w:right w:val="none" w:sz="0" w:space="0" w:color="auto"/>
      </w:divBdr>
    </w:div>
    <w:div w:id="1705397578">
      <w:marLeft w:val="0"/>
      <w:marRight w:val="0"/>
      <w:marTop w:val="0"/>
      <w:marBottom w:val="0"/>
      <w:divBdr>
        <w:top w:val="none" w:sz="0" w:space="0" w:color="auto"/>
        <w:left w:val="none" w:sz="0" w:space="0" w:color="auto"/>
        <w:bottom w:val="none" w:sz="0" w:space="0" w:color="auto"/>
        <w:right w:val="none" w:sz="0" w:space="0" w:color="auto"/>
      </w:divBdr>
    </w:div>
    <w:div w:id="1705444457">
      <w:marLeft w:val="0"/>
      <w:marRight w:val="0"/>
      <w:marTop w:val="0"/>
      <w:marBottom w:val="0"/>
      <w:divBdr>
        <w:top w:val="none" w:sz="0" w:space="0" w:color="auto"/>
        <w:left w:val="none" w:sz="0" w:space="0" w:color="auto"/>
        <w:bottom w:val="none" w:sz="0" w:space="0" w:color="auto"/>
        <w:right w:val="none" w:sz="0" w:space="0" w:color="auto"/>
      </w:divBdr>
    </w:div>
    <w:div w:id="1705447829">
      <w:marLeft w:val="0"/>
      <w:marRight w:val="0"/>
      <w:marTop w:val="0"/>
      <w:marBottom w:val="0"/>
      <w:divBdr>
        <w:top w:val="none" w:sz="0" w:space="0" w:color="auto"/>
        <w:left w:val="none" w:sz="0" w:space="0" w:color="auto"/>
        <w:bottom w:val="none" w:sz="0" w:space="0" w:color="auto"/>
        <w:right w:val="none" w:sz="0" w:space="0" w:color="auto"/>
      </w:divBdr>
    </w:div>
    <w:div w:id="1705522097">
      <w:marLeft w:val="0"/>
      <w:marRight w:val="0"/>
      <w:marTop w:val="0"/>
      <w:marBottom w:val="0"/>
      <w:divBdr>
        <w:top w:val="none" w:sz="0" w:space="0" w:color="auto"/>
        <w:left w:val="none" w:sz="0" w:space="0" w:color="auto"/>
        <w:bottom w:val="none" w:sz="0" w:space="0" w:color="auto"/>
        <w:right w:val="none" w:sz="0" w:space="0" w:color="auto"/>
      </w:divBdr>
    </w:div>
    <w:div w:id="1705592741">
      <w:marLeft w:val="0"/>
      <w:marRight w:val="0"/>
      <w:marTop w:val="0"/>
      <w:marBottom w:val="0"/>
      <w:divBdr>
        <w:top w:val="none" w:sz="0" w:space="0" w:color="auto"/>
        <w:left w:val="none" w:sz="0" w:space="0" w:color="auto"/>
        <w:bottom w:val="none" w:sz="0" w:space="0" w:color="auto"/>
        <w:right w:val="none" w:sz="0" w:space="0" w:color="auto"/>
      </w:divBdr>
    </w:div>
    <w:div w:id="1705598362">
      <w:marLeft w:val="0"/>
      <w:marRight w:val="0"/>
      <w:marTop w:val="0"/>
      <w:marBottom w:val="0"/>
      <w:divBdr>
        <w:top w:val="none" w:sz="0" w:space="0" w:color="auto"/>
        <w:left w:val="none" w:sz="0" w:space="0" w:color="auto"/>
        <w:bottom w:val="none" w:sz="0" w:space="0" w:color="auto"/>
        <w:right w:val="none" w:sz="0" w:space="0" w:color="auto"/>
      </w:divBdr>
    </w:div>
    <w:div w:id="1705667452">
      <w:marLeft w:val="0"/>
      <w:marRight w:val="0"/>
      <w:marTop w:val="0"/>
      <w:marBottom w:val="0"/>
      <w:divBdr>
        <w:top w:val="none" w:sz="0" w:space="0" w:color="auto"/>
        <w:left w:val="none" w:sz="0" w:space="0" w:color="auto"/>
        <w:bottom w:val="none" w:sz="0" w:space="0" w:color="auto"/>
        <w:right w:val="none" w:sz="0" w:space="0" w:color="auto"/>
      </w:divBdr>
    </w:div>
    <w:div w:id="1705716381">
      <w:marLeft w:val="0"/>
      <w:marRight w:val="0"/>
      <w:marTop w:val="0"/>
      <w:marBottom w:val="0"/>
      <w:divBdr>
        <w:top w:val="none" w:sz="0" w:space="0" w:color="auto"/>
        <w:left w:val="none" w:sz="0" w:space="0" w:color="auto"/>
        <w:bottom w:val="none" w:sz="0" w:space="0" w:color="auto"/>
        <w:right w:val="none" w:sz="0" w:space="0" w:color="auto"/>
      </w:divBdr>
    </w:div>
    <w:div w:id="1705787757">
      <w:marLeft w:val="0"/>
      <w:marRight w:val="0"/>
      <w:marTop w:val="0"/>
      <w:marBottom w:val="0"/>
      <w:divBdr>
        <w:top w:val="none" w:sz="0" w:space="0" w:color="auto"/>
        <w:left w:val="none" w:sz="0" w:space="0" w:color="auto"/>
        <w:bottom w:val="none" w:sz="0" w:space="0" w:color="auto"/>
        <w:right w:val="none" w:sz="0" w:space="0" w:color="auto"/>
      </w:divBdr>
    </w:div>
    <w:div w:id="1705788590">
      <w:marLeft w:val="0"/>
      <w:marRight w:val="0"/>
      <w:marTop w:val="0"/>
      <w:marBottom w:val="0"/>
      <w:divBdr>
        <w:top w:val="none" w:sz="0" w:space="0" w:color="auto"/>
        <w:left w:val="none" w:sz="0" w:space="0" w:color="auto"/>
        <w:bottom w:val="none" w:sz="0" w:space="0" w:color="auto"/>
        <w:right w:val="none" w:sz="0" w:space="0" w:color="auto"/>
      </w:divBdr>
    </w:div>
    <w:div w:id="1705790306">
      <w:marLeft w:val="0"/>
      <w:marRight w:val="0"/>
      <w:marTop w:val="0"/>
      <w:marBottom w:val="0"/>
      <w:divBdr>
        <w:top w:val="none" w:sz="0" w:space="0" w:color="auto"/>
        <w:left w:val="none" w:sz="0" w:space="0" w:color="auto"/>
        <w:bottom w:val="none" w:sz="0" w:space="0" w:color="auto"/>
        <w:right w:val="none" w:sz="0" w:space="0" w:color="auto"/>
      </w:divBdr>
    </w:div>
    <w:div w:id="1705865072">
      <w:marLeft w:val="0"/>
      <w:marRight w:val="0"/>
      <w:marTop w:val="0"/>
      <w:marBottom w:val="0"/>
      <w:divBdr>
        <w:top w:val="none" w:sz="0" w:space="0" w:color="auto"/>
        <w:left w:val="none" w:sz="0" w:space="0" w:color="auto"/>
        <w:bottom w:val="none" w:sz="0" w:space="0" w:color="auto"/>
        <w:right w:val="none" w:sz="0" w:space="0" w:color="auto"/>
      </w:divBdr>
    </w:div>
    <w:div w:id="1705905294">
      <w:marLeft w:val="0"/>
      <w:marRight w:val="0"/>
      <w:marTop w:val="0"/>
      <w:marBottom w:val="0"/>
      <w:divBdr>
        <w:top w:val="none" w:sz="0" w:space="0" w:color="auto"/>
        <w:left w:val="none" w:sz="0" w:space="0" w:color="auto"/>
        <w:bottom w:val="none" w:sz="0" w:space="0" w:color="auto"/>
        <w:right w:val="none" w:sz="0" w:space="0" w:color="auto"/>
      </w:divBdr>
    </w:div>
    <w:div w:id="1705906222">
      <w:marLeft w:val="0"/>
      <w:marRight w:val="0"/>
      <w:marTop w:val="0"/>
      <w:marBottom w:val="0"/>
      <w:divBdr>
        <w:top w:val="none" w:sz="0" w:space="0" w:color="auto"/>
        <w:left w:val="none" w:sz="0" w:space="0" w:color="auto"/>
        <w:bottom w:val="none" w:sz="0" w:space="0" w:color="auto"/>
        <w:right w:val="none" w:sz="0" w:space="0" w:color="auto"/>
      </w:divBdr>
    </w:div>
    <w:div w:id="1705909873">
      <w:marLeft w:val="0"/>
      <w:marRight w:val="0"/>
      <w:marTop w:val="0"/>
      <w:marBottom w:val="0"/>
      <w:divBdr>
        <w:top w:val="none" w:sz="0" w:space="0" w:color="auto"/>
        <w:left w:val="none" w:sz="0" w:space="0" w:color="auto"/>
        <w:bottom w:val="none" w:sz="0" w:space="0" w:color="auto"/>
        <w:right w:val="none" w:sz="0" w:space="0" w:color="auto"/>
      </w:divBdr>
    </w:div>
    <w:div w:id="1705984151">
      <w:marLeft w:val="0"/>
      <w:marRight w:val="0"/>
      <w:marTop w:val="0"/>
      <w:marBottom w:val="0"/>
      <w:divBdr>
        <w:top w:val="none" w:sz="0" w:space="0" w:color="auto"/>
        <w:left w:val="none" w:sz="0" w:space="0" w:color="auto"/>
        <w:bottom w:val="none" w:sz="0" w:space="0" w:color="auto"/>
        <w:right w:val="none" w:sz="0" w:space="0" w:color="auto"/>
      </w:divBdr>
    </w:div>
    <w:div w:id="1706176683">
      <w:marLeft w:val="0"/>
      <w:marRight w:val="0"/>
      <w:marTop w:val="0"/>
      <w:marBottom w:val="0"/>
      <w:divBdr>
        <w:top w:val="none" w:sz="0" w:space="0" w:color="auto"/>
        <w:left w:val="none" w:sz="0" w:space="0" w:color="auto"/>
        <w:bottom w:val="none" w:sz="0" w:space="0" w:color="auto"/>
        <w:right w:val="none" w:sz="0" w:space="0" w:color="auto"/>
      </w:divBdr>
    </w:div>
    <w:div w:id="1706177359">
      <w:marLeft w:val="0"/>
      <w:marRight w:val="0"/>
      <w:marTop w:val="0"/>
      <w:marBottom w:val="0"/>
      <w:divBdr>
        <w:top w:val="none" w:sz="0" w:space="0" w:color="auto"/>
        <w:left w:val="none" w:sz="0" w:space="0" w:color="auto"/>
        <w:bottom w:val="none" w:sz="0" w:space="0" w:color="auto"/>
        <w:right w:val="none" w:sz="0" w:space="0" w:color="auto"/>
      </w:divBdr>
    </w:div>
    <w:div w:id="1706179700">
      <w:marLeft w:val="0"/>
      <w:marRight w:val="0"/>
      <w:marTop w:val="0"/>
      <w:marBottom w:val="0"/>
      <w:divBdr>
        <w:top w:val="none" w:sz="0" w:space="0" w:color="auto"/>
        <w:left w:val="none" w:sz="0" w:space="0" w:color="auto"/>
        <w:bottom w:val="none" w:sz="0" w:space="0" w:color="auto"/>
        <w:right w:val="none" w:sz="0" w:space="0" w:color="auto"/>
      </w:divBdr>
    </w:div>
    <w:div w:id="1706246858">
      <w:marLeft w:val="0"/>
      <w:marRight w:val="0"/>
      <w:marTop w:val="0"/>
      <w:marBottom w:val="0"/>
      <w:divBdr>
        <w:top w:val="none" w:sz="0" w:space="0" w:color="auto"/>
        <w:left w:val="none" w:sz="0" w:space="0" w:color="auto"/>
        <w:bottom w:val="none" w:sz="0" w:space="0" w:color="auto"/>
        <w:right w:val="none" w:sz="0" w:space="0" w:color="auto"/>
      </w:divBdr>
    </w:div>
    <w:div w:id="1706323566">
      <w:marLeft w:val="0"/>
      <w:marRight w:val="0"/>
      <w:marTop w:val="0"/>
      <w:marBottom w:val="0"/>
      <w:divBdr>
        <w:top w:val="none" w:sz="0" w:space="0" w:color="auto"/>
        <w:left w:val="none" w:sz="0" w:space="0" w:color="auto"/>
        <w:bottom w:val="none" w:sz="0" w:space="0" w:color="auto"/>
        <w:right w:val="none" w:sz="0" w:space="0" w:color="auto"/>
      </w:divBdr>
    </w:div>
    <w:div w:id="1706365650">
      <w:marLeft w:val="0"/>
      <w:marRight w:val="0"/>
      <w:marTop w:val="0"/>
      <w:marBottom w:val="0"/>
      <w:divBdr>
        <w:top w:val="none" w:sz="0" w:space="0" w:color="auto"/>
        <w:left w:val="none" w:sz="0" w:space="0" w:color="auto"/>
        <w:bottom w:val="none" w:sz="0" w:space="0" w:color="auto"/>
        <w:right w:val="none" w:sz="0" w:space="0" w:color="auto"/>
      </w:divBdr>
    </w:div>
    <w:div w:id="1706439322">
      <w:marLeft w:val="0"/>
      <w:marRight w:val="0"/>
      <w:marTop w:val="0"/>
      <w:marBottom w:val="0"/>
      <w:divBdr>
        <w:top w:val="none" w:sz="0" w:space="0" w:color="auto"/>
        <w:left w:val="none" w:sz="0" w:space="0" w:color="auto"/>
        <w:bottom w:val="none" w:sz="0" w:space="0" w:color="auto"/>
        <w:right w:val="none" w:sz="0" w:space="0" w:color="auto"/>
      </w:divBdr>
    </w:div>
    <w:div w:id="1706514312">
      <w:marLeft w:val="0"/>
      <w:marRight w:val="0"/>
      <w:marTop w:val="0"/>
      <w:marBottom w:val="0"/>
      <w:divBdr>
        <w:top w:val="none" w:sz="0" w:space="0" w:color="auto"/>
        <w:left w:val="none" w:sz="0" w:space="0" w:color="auto"/>
        <w:bottom w:val="none" w:sz="0" w:space="0" w:color="auto"/>
        <w:right w:val="none" w:sz="0" w:space="0" w:color="auto"/>
      </w:divBdr>
    </w:div>
    <w:div w:id="1706560272">
      <w:marLeft w:val="0"/>
      <w:marRight w:val="0"/>
      <w:marTop w:val="0"/>
      <w:marBottom w:val="0"/>
      <w:divBdr>
        <w:top w:val="none" w:sz="0" w:space="0" w:color="auto"/>
        <w:left w:val="none" w:sz="0" w:space="0" w:color="auto"/>
        <w:bottom w:val="none" w:sz="0" w:space="0" w:color="auto"/>
        <w:right w:val="none" w:sz="0" w:space="0" w:color="auto"/>
      </w:divBdr>
    </w:div>
    <w:div w:id="1706563704">
      <w:marLeft w:val="0"/>
      <w:marRight w:val="0"/>
      <w:marTop w:val="0"/>
      <w:marBottom w:val="0"/>
      <w:divBdr>
        <w:top w:val="none" w:sz="0" w:space="0" w:color="auto"/>
        <w:left w:val="none" w:sz="0" w:space="0" w:color="auto"/>
        <w:bottom w:val="none" w:sz="0" w:space="0" w:color="auto"/>
        <w:right w:val="none" w:sz="0" w:space="0" w:color="auto"/>
      </w:divBdr>
    </w:div>
    <w:div w:id="1706707578">
      <w:marLeft w:val="0"/>
      <w:marRight w:val="0"/>
      <w:marTop w:val="0"/>
      <w:marBottom w:val="0"/>
      <w:divBdr>
        <w:top w:val="none" w:sz="0" w:space="0" w:color="auto"/>
        <w:left w:val="none" w:sz="0" w:space="0" w:color="auto"/>
        <w:bottom w:val="none" w:sz="0" w:space="0" w:color="auto"/>
        <w:right w:val="none" w:sz="0" w:space="0" w:color="auto"/>
      </w:divBdr>
    </w:div>
    <w:div w:id="1706707808">
      <w:marLeft w:val="0"/>
      <w:marRight w:val="0"/>
      <w:marTop w:val="0"/>
      <w:marBottom w:val="0"/>
      <w:divBdr>
        <w:top w:val="none" w:sz="0" w:space="0" w:color="auto"/>
        <w:left w:val="none" w:sz="0" w:space="0" w:color="auto"/>
        <w:bottom w:val="none" w:sz="0" w:space="0" w:color="auto"/>
        <w:right w:val="none" w:sz="0" w:space="0" w:color="auto"/>
      </w:divBdr>
    </w:div>
    <w:div w:id="1706713733">
      <w:marLeft w:val="0"/>
      <w:marRight w:val="0"/>
      <w:marTop w:val="0"/>
      <w:marBottom w:val="0"/>
      <w:divBdr>
        <w:top w:val="none" w:sz="0" w:space="0" w:color="auto"/>
        <w:left w:val="none" w:sz="0" w:space="0" w:color="auto"/>
        <w:bottom w:val="none" w:sz="0" w:space="0" w:color="auto"/>
        <w:right w:val="none" w:sz="0" w:space="0" w:color="auto"/>
      </w:divBdr>
    </w:div>
    <w:div w:id="1706828055">
      <w:marLeft w:val="0"/>
      <w:marRight w:val="0"/>
      <w:marTop w:val="0"/>
      <w:marBottom w:val="0"/>
      <w:divBdr>
        <w:top w:val="none" w:sz="0" w:space="0" w:color="auto"/>
        <w:left w:val="none" w:sz="0" w:space="0" w:color="auto"/>
        <w:bottom w:val="none" w:sz="0" w:space="0" w:color="auto"/>
        <w:right w:val="none" w:sz="0" w:space="0" w:color="auto"/>
      </w:divBdr>
    </w:div>
    <w:div w:id="1706828430">
      <w:marLeft w:val="0"/>
      <w:marRight w:val="0"/>
      <w:marTop w:val="0"/>
      <w:marBottom w:val="0"/>
      <w:divBdr>
        <w:top w:val="none" w:sz="0" w:space="0" w:color="auto"/>
        <w:left w:val="none" w:sz="0" w:space="0" w:color="auto"/>
        <w:bottom w:val="none" w:sz="0" w:space="0" w:color="auto"/>
        <w:right w:val="none" w:sz="0" w:space="0" w:color="auto"/>
      </w:divBdr>
    </w:div>
    <w:div w:id="1706831986">
      <w:marLeft w:val="0"/>
      <w:marRight w:val="0"/>
      <w:marTop w:val="0"/>
      <w:marBottom w:val="0"/>
      <w:divBdr>
        <w:top w:val="none" w:sz="0" w:space="0" w:color="auto"/>
        <w:left w:val="none" w:sz="0" w:space="0" w:color="auto"/>
        <w:bottom w:val="none" w:sz="0" w:space="0" w:color="auto"/>
        <w:right w:val="none" w:sz="0" w:space="0" w:color="auto"/>
      </w:divBdr>
    </w:div>
    <w:div w:id="1707023146">
      <w:marLeft w:val="0"/>
      <w:marRight w:val="0"/>
      <w:marTop w:val="0"/>
      <w:marBottom w:val="0"/>
      <w:divBdr>
        <w:top w:val="none" w:sz="0" w:space="0" w:color="auto"/>
        <w:left w:val="none" w:sz="0" w:space="0" w:color="auto"/>
        <w:bottom w:val="none" w:sz="0" w:space="0" w:color="auto"/>
        <w:right w:val="none" w:sz="0" w:space="0" w:color="auto"/>
      </w:divBdr>
    </w:div>
    <w:div w:id="1707097234">
      <w:marLeft w:val="0"/>
      <w:marRight w:val="0"/>
      <w:marTop w:val="0"/>
      <w:marBottom w:val="0"/>
      <w:divBdr>
        <w:top w:val="none" w:sz="0" w:space="0" w:color="auto"/>
        <w:left w:val="none" w:sz="0" w:space="0" w:color="auto"/>
        <w:bottom w:val="none" w:sz="0" w:space="0" w:color="auto"/>
        <w:right w:val="none" w:sz="0" w:space="0" w:color="auto"/>
      </w:divBdr>
    </w:div>
    <w:div w:id="1707363828">
      <w:marLeft w:val="0"/>
      <w:marRight w:val="0"/>
      <w:marTop w:val="0"/>
      <w:marBottom w:val="0"/>
      <w:divBdr>
        <w:top w:val="none" w:sz="0" w:space="0" w:color="auto"/>
        <w:left w:val="none" w:sz="0" w:space="0" w:color="auto"/>
        <w:bottom w:val="none" w:sz="0" w:space="0" w:color="auto"/>
        <w:right w:val="none" w:sz="0" w:space="0" w:color="auto"/>
      </w:divBdr>
    </w:div>
    <w:div w:id="1707370909">
      <w:marLeft w:val="0"/>
      <w:marRight w:val="0"/>
      <w:marTop w:val="0"/>
      <w:marBottom w:val="0"/>
      <w:divBdr>
        <w:top w:val="none" w:sz="0" w:space="0" w:color="auto"/>
        <w:left w:val="none" w:sz="0" w:space="0" w:color="auto"/>
        <w:bottom w:val="none" w:sz="0" w:space="0" w:color="auto"/>
        <w:right w:val="none" w:sz="0" w:space="0" w:color="auto"/>
      </w:divBdr>
    </w:div>
    <w:div w:id="1707371729">
      <w:marLeft w:val="0"/>
      <w:marRight w:val="0"/>
      <w:marTop w:val="0"/>
      <w:marBottom w:val="0"/>
      <w:divBdr>
        <w:top w:val="none" w:sz="0" w:space="0" w:color="auto"/>
        <w:left w:val="none" w:sz="0" w:space="0" w:color="auto"/>
        <w:bottom w:val="none" w:sz="0" w:space="0" w:color="auto"/>
        <w:right w:val="none" w:sz="0" w:space="0" w:color="auto"/>
      </w:divBdr>
    </w:div>
    <w:div w:id="1707485930">
      <w:marLeft w:val="0"/>
      <w:marRight w:val="0"/>
      <w:marTop w:val="0"/>
      <w:marBottom w:val="0"/>
      <w:divBdr>
        <w:top w:val="none" w:sz="0" w:space="0" w:color="auto"/>
        <w:left w:val="none" w:sz="0" w:space="0" w:color="auto"/>
        <w:bottom w:val="none" w:sz="0" w:space="0" w:color="auto"/>
        <w:right w:val="none" w:sz="0" w:space="0" w:color="auto"/>
      </w:divBdr>
    </w:div>
    <w:div w:id="1707558997">
      <w:marLeft w:val="0"/>
      <w:marRight w:val="0"/>
      <w:marTop w:val="0"/>
      <w:marBottom w:val="0"/>
      <w:divBdr>
        <w:top w:val="none" w:sz="0" w:space="0" w:color="auto"/>
        <w:left w:val="none" w:sz="0" w:space="0" w:color="auto"/>
        <w:bottom w:val="none" w:sz="0" w:space="0" w:color="auto"/>
        <w:right w:val="none" w:sz="0" w:space="0" w:color="auto"/>
      </w:divBdr>
    </w:div>
    <w:div w:id="1707632514">
      <w:marLeft w:val="0"/>
      <w:marRight w:val="0"/>
      <w:marTop w:val="0"/>
      <w:marBottom w:val="0"/>
      <w:divBdr>
        <w:top w:val="none" w:sz="0" w:space="0" w:color="auto"/>
        <w:left w:val="none" w:sz="0" w:space="0" w:color="auto"/>
        <w:bottom w:val="none" w:sz="0" w:space="0" w:color="auto"/>
        <w:right w:val="none" w:sz="0" w:space="0" w:color="auto"/>
      </w:divBdr>
    </w:div>
    <w:div w:id="1707637003">
      <w:marLeft w:val="0"/>
      <w:marRight w:val="0"/>
      <w:marTop w:val="0"/>
      <w:marBottom w:val="0"/>
      <w:divBdr>
        <w:top w:val="none" w:sz="0" w:space="0" w:color="auto"/>
        <w:left w:val="none" w:sz="0" w:space="0" w:color="auto"/>
        <w:bottom w:val="none" w:sz="0" w:space="0" w:color="auto"/>
        <w:right w:val="none" w:sz="0" w:space="0" w:color="auto"/>
      </w:divBdr>
    </w:div>
    <w:div w:id="1707637595">
      <w:marLeft w:val="0"/>
      <w:marRight w:val="0"/>
      <w:marTop w:val="0"/>
      <w:marBottom w:val="0"/>
      <w:divBdr>
        <w:top w:val="none" w:sz="0" w:space="0" w:color="auto"/>
        <w:left w:val="none" w:sz="0" w:space="0" w:color="auto"/>
        <w:bottom w:val="none" w:sz="0" w:space="0" w:color="auto"/>
        <w:right w:val="none" w:sz="0" w:space="0" w:color="auto"/>
      </w:divBdr>
    </w:div>
    <w:div w:id="1707675152">
      <w:marLeft w:val="0"/>
      <w:marRight w:val="0"/>
      <w:marTop w:val="0"/>
      <w:marBottom w:val="0"/>
      <w:divBdr>
        <w:top w:val="none" w:sz="0" w:space="0" w:color="auto"/>
        <w:left w:val="none" w:sz="0" w:space="0" w:color="auto"/>
        <w:bottom w:val="none" w:sz="0" w:space="0" w:color="auto"/>
        <w:right w:val="none" w:sz="0" w:space="0" w:color="auto"/>
      </w:divBdr>
    </w:div>
    <w:div w:id="1707752026">
      <w:marLeft w:val="0"/>
      <w:marRight w:val="0"/>
      <w:marTop w:val="0"/>
      <w:marBottom w:val="0"/>
      <w:divBdr>
        <w:top w:val="none" w:sz="0" w:space="0" w:color="auto"/>
        <w:left w:val="none" w:sz="0" w:space="0" w:color="auto"/>
        <w:bottom w:val="none" w:sz="0" w:space="0" w:color="auto"/>
        <w:right w:val="none" w:sz="0" w:space="0" w:color="auto"/>
      </w:divBdr>
    </w:div>
    <w:div w:id="1707758955">
      <w:marLeft w:val="0"/>
      <w:marRight w:val="0"/>
      <w:marTop w:val="0"/>
      <w:marBottom w:val="0"/>
      <w:divBdr>
        <w:top w:val="none" w:sz="0" w:space="0" w:color="auto"/>
        <w:left w:val="none" w:sz="0" w:space="0" w:color="auto"/>
        <w:bottom w:val="none" w:sz="0" w:space="0" w:color="auto"/>
        <w:right w:val="none" w:sz="0" w:space="0" w:color="auto"/>
      </w:divBdr>
    </w:div>
    <w:div w:id="1707828366">
      <w:marLeft w:val="0"/>
      <w:marRight w:val="0"/>
      <w:marTop w:val="0"/>
      <w:marBottom w:val="0"/>
      <w:divBdr>
        <w:top w:val="none" w:sz="0" w:space="0" w:color="auto"/>
        <w:left w:val="none" w:sz="0" w:space="0" w:color="auto"/>
        <w:bottom w:val="none" w:sz="0" w:space="0" w:color="auto"/>
        <w:right w:val="none" w:sz="0" w:space="0" w:color="auto"/>
      </w:divBdr>
    </w:div>
    <w:div w:id="1707830476">
      <w:marLeft w:val="0"/>
      <w:marRight w:val="0"/>
      <w:marTop w:val="0"/>
      <w:marBottom w:val="0"/>
      <w:divBdr>
        <w:top w:val="none" w:sz="0" w:space="0" w:color="auto"/>
        <w:left w:val="none" w:sz="0" w:space="0" w:color="auto"/>
        <w:bottom w:val="none" w:sz="0" w:space="0" w:color="auto"/>
        <w:right w:val="none" w:sz="0" w:space="0" w:color="auto"/>
      </w:divBdr>
    </w:div>
    <w:div w:id="1707872442">
      <w:marLeft w:val="0"/>
      <w:marRight w:val="0"/>
      <w:marTop w:val="0"/>
      <w:marBottom w:val="0"/>
      <w:divBdr>
        <w:top w:val="none" w:sz="0" w:space="0" w:color="auto"/>
        <w:left w:val="none" w:sz="0" w:space="0" w:color="auto"/>
        <w:bottom w:val="none" w:sz="0" w:space="0" w:color="auto"/>
        <w:right w:val="none" w:sz="0" w:space="0" w:color="auto"/>
      </w:divBdr>
    </w:div>
    <w:div w:id="1707876354">
      <w:marLeft w:val="0"/>
      <w:marRight w:val="0"/>
      <w:marTop w:val="0"/>
      <w:marBottom w:val="0"/>
      <w:divBdr>
        <w:top w:val="none" w:sz="0" w:space="0" w:color="auto"/>
        <w:left w:val="none" w:sz="0" w:space="0" w:color="auto"/>
        <w:bottom w:val="none" w:sz="0" w:space="0" w:color="auto"/>
        <w:right w:val="none" w:sz="0" w:space="0" w:color="auto"/>
      </w:divBdr>
    </w:div>
    <w:div w:id="1707945419">
      <w:marLeft w:val="0"/>
      <w:marRight w:val="0"/>
      <w:marTop w:val="0"/>
      <w:marBottom w:val="0"/>
      <w:divBdr>
        <w:top w:val="none" w:sz="0" w:space="0" w:color="auto"/>
        <w:left w:val="none" w:sz="0" w:space="0" w:color="auto"/>
        <w:bottom w:val="none" w:sz="0" w:space="0" w:color="auto"/>
        <w:right w:val="none" w:sz="0" w:space="0" w:color="auto"/>
      </w:divBdr>
    </w:div>
    <w:div w:id="1708019829">
      <w:marLeft w:val="0"/>
      <w:marRight w:val="0"/>
      <w:marTop w:val="0"/>
      <w:marBottom w:val="0"/>
      <w:divBdr>
        <w:top w:val="none" w:sz="0" w:space="0" w:color="auto"/>
        <w:left w:val="none" w:sz="0" w:space="0" w:color="auto"/>
        <w:bottom w:val="none" w:sz="0" w:space="0" w:color="auto"/>
        <w:right w:val="none" w:sz="0" w:space="0" w:color="auto"/>
      </w:divBdr>
    </w:div>
    <w:div w:id="1708024812">
      <w:marLeft w:val="0"/>
      <w:marRight w:val="0"/>
      <w:marTop w:val="0"/>
      <w:marBottom w:val="0"/>
      <w:divBdr>
        <w:top w:val="none" w:sz="0" w:space="0" w:color="auto"/>
        <w:left w:val="none" w:sz="0" w:space="0" w:color="auto"/>
        <w:bottom w:val="none" w:sz="0" w:space="0" w:color="auto"/>
        <w:right w:val="none" w:sz="0" w:space="0" w:color="auto"/>
      </w:divBdr>
    </w:div>
    <w:div w:id="1708335189">
      <w:marLeft w:val="0"/>
      <w:marRight w:val="0"/>
      <w:marTop w:val="0"/>
      <w:marBottom w:val="0"/>
      <w:divBdr>
        <w:top w:val="none" w:sz="0" w:space="0" w:color="auto"/>
        <w:left w:val="none" w:sz="0" w:space="0" w:color="auto"/>
        <w:bottom w:val="none" w:sz="0" w:space="0" w:color="auto"/>
        <w:right w:val="none" w:sz="0" w:space="0" w:color="auto"/>
      </w:divBdr>
    </w:div>
    <w:div w:id="1708411102">
      <w:marLeft w:val="0"/>
      <w:marRight w:val="0"/>
      <w:marTop w:val="0"/>
      <w:marBottom w:val="0"/>
      <w:divBdr>
        <w:top w:val="none" w:sz="0" w:space="0" w:color="auto"/>
        <w:left w:val="none" w:sz="0" w:space="0" w:color="auto"/>
        <w:bottom w:val="none" w:sz="0" w:space="0" w:color="auto"/>
        <w:right w:val="none" w:sz="0" w:space="0" w:color="auto"/>
      </w:divBdr>
    </w:div>
    <w:div w:id="1708413983">
      <w:marLeft w:val="0"/>
      <w:marRight w:val="0"/>
      <w:marTop w:val="0"/>
      <w:marBottom w:val="0"/>
      <w:divBdr>
        <w:top w:val="none" w:sz="0" w:space="0" w:color="auto"/>
        <w:left w:val="none" w:sz="0" w:space="0" w:color="auto"/>
        <w:bottom w:val="none" w:sz="0" w:space="0" w:color="auto"/>
        <w:right w:val="none" w:sz="0" w:space="0" w:color="auto"/>
      </w:divBdr>
    </w:div>
    <w:div w:id="1708480934">
      <w:marLeft w:val="0"/>
      <w:marRight w:val="0"/>
      <w:marTop w:val="0"/>
      <w:marBottom w:val="0"/>
      <w:divBdr>
        <w:top w:val="none" w:sz="0" w:space="0" w:color="auto"/>
        <w:left w:val="none" w:sz="0" w:space="0" w:color="auto"/>
        <w:bottom w:val="none" w:sz="0" w:space="0" w:color="auto"/>
        <w:right w:val="none" w:sz="0" w:space="0" w:color="auto"/>
      </w:divBdr>
    </w:div>
    <w:div w:id="1708530505">
      <w:marLeft w:val="0"/>
      <w:marRight w:val="0"/>
      <w:marTop w:val="0"/>
      <w:marBottom w:val="0"/>
      <w:divBdr>
        <w:top w:val="none" w:sz="0" w:space="0" w:color="auto"/>
        <w:left w:val="none" w:sz="0" w:space="0" w:color="auto"/>
        <w:bottom w:val="none" w:sz="0" w:space="0" w:color="auto"/>
        <w:right w:val="none" w:sz="0" w:space="0" w:color="auto"/>
      </w:divBdr>
    </w:div>
    <w:div w:id="1708530909">
      <w:marLeft w:val="0"/>
      <w:marRight w:val="0"/>
      <w:marTop w:val="0"/>
      <w:marBottom w:val="0"/>
      <w:divBdr>
        <w:top w:val="none" w:sz="0" w:space="0" w:color="auto"/>
        <w:left w:val="none" w:sz="0" w:space="0" w:color="auto"/>
        <w:bottom w:val="none" w:sz="0" w:space="0" w:color="auto"/>
        <w:right w:val="none" w:sz="0" w:space="0" w:color="auto"/>
      </w:divBdr>
    </w:div>
    <w:div w:id="1708603155">
      <w:bodyDiv w:val="1"/>
      <w:marLeft w:val="0"/>
      <w:marRight w:val="0"/>
      <w:marTop w:val="0"/>
      <w:marBottom w:val="0"/>
      <w:divBdr>
        <w:top w:val="none" w:sz="0" w:space="0" w:color="auto"/>
        <w:left w:val="none" w:sz="0" w:space="0" w:color="auto"/>
        <w:bottom w:val="none" w:sz="0" w:space="0" w:color="auto"/>
        <w:right w:val="none" w:sz="0" w:space="0" w:color="auto"/>
      </w:divBdr>
    </w:div>
    <w:div w:id="1708603787">
      <w:marLeft w:val="0"/>
      <w:marRight w:val="0"/>
      <w:marTop w:val="0"/>
      <w:marBottom w:val="0"/>
      <w:divBdr>
        <w:top w:val="none" w:sz="0" w:space="0" w:color="auto"/>
        <w:left w:val="none" w:sz="0" w:space="0" w:color="auto"/>
        <w:bottom w:val="none" w:sz="0" w:space="0" w:color="auto"/>
        <w:right w:val="none" w:sz="0" w:space="0" w:color="auto"/>
      </w:divBdr>
    </w:div>
    <w:div w:id="1708673799">
      <w:marLeft w:val="0"/>
      <w:marRight w:val="0"/>
      <w:marTop w:val="0"/>
      <w:marBottom w:val="0"/>
      <w:divBdr>
        <w:top w:val="none" w:sz="0" w:space="0" w:color="auto"/>
        <w:left w:val="none" w:sz="0" w:space="0" w:color="auto"/>
        <w:bottom w:val="none" w:sz="0" w:space="0" w:color="auto"/>
        <w:right w:val="none" w:sz="0" w:space="0" w:color="auto"/>
      </w:divBdr>
    </w:div>
    <w:div w:id="1708868141">
      <w:marLeft w:val="0"/>
      <w:marRight w:val="0"/>
      <w:marTop w:val="0"/>
      <w:marBottom w:val="0"/>
      <w:divBdr>
        <w:top w:val="none" w:sz="0" w:space="0" w:color="auto"/>
        <w:left w:val="none" w:sz="0" w:space="0" w:color="auto"/>
        <w:bottom w:val="none" w:sz="0" w:space="0" w:color="auto"/>
        <w:right w:val="none" w:sz="0" w:space="0" w:color="auto"/>
      </w:divBdr>
    </w:div>
    <w:div w:id="1708868559">
      <w:marLeft w:val="0"/>
      <w:marRight w:val="0"/>
      <w:marTop w:val="0"/>
      <w:marBottom w:val="0"/>
      <w:divBdr>
        <w:top w:val="none" w:sz="0" w:space="0" w:color="auto"/>
        <w:left w:val="none" w:sz="0" w:space="0" w:color="auto"/>
        <w:bottom w:val="none" w:sz="0" w:space="0" w:color="auto"/>
        <w:right w:val="none" w:sz="0" w:space="0" w:color="auto"/>
      </w:divBdr>
    </w:div>
    <w:div w:id="1708985573">
      <w:marLeft w:val="0"/>
      <w:marRight w:val="0"/>
      <w:marTop w:val="0"/>
      <w:marBottom w:val="0"/>
      <w:divBdr>
        <w:top w:val="none" w:sz="0" w:space="0" w:color="auto"/>
        <w:left w:val="none" w:sz="0" w:space="0" w:color="auto"/>
        <w:bottom w:val="none" w:sz="0" w:space="0" w:color="auto"/>
        <w:right w:val="none" w:sz="0" w:space="0" w:color="auto"/>
      </w:divBdr>
    </w:div>
    <w:div w:id="1708989598">
      <w:marLeft w:val="480"/>
      <w:marRight w:val="0"/>
      <w:marTop w:val="0"/>
      <w:marBottom w:val="0"/>
      <w:divBdr>
        <w:top w:val="none" w:sz="0" w:space="0" w:color="auto"/>
        <w:left w:val="none" w:sz="0" w:space="0" w:color="auto"/>
        <w:bottom w:val="none" w:sz="0" w:space="0" w:color="auto"/>
        <w:right w:val="none" w:sz="0" w:space="0" w:color="auto"/>
      </w:divBdr>
    </w:div>
    <w:div w:id="1708993271">
      <w:marLeft w:val="0"/>
      <w:marRight w:val="0"/>
      <w:marTop w:val="0"/>
      <w:marBottom w:val="0"/>
      <w:divBdr>
        <w:top w:val="none" w:sz="0" w:space="0" w:color="auto"/>
        <w:left w:val="none" w:sz="0" w:space="0" w:color="auto"/>
        <w:bottom w:val="none" w:sz="0" w:space="0" w:color="auto"/>
        <w:right w:val="none" w:sz="0" w:space="0" w:color="auto"/>
      </w:divBdr>
    </w:div>
    <w:div w:id="1708993477">
      <w:marLeft w:val="0"/>
      <w:marRight w:val="0"/>
      <w:marTop w:val="0"/>
      <w:marBottom w:val="0"/>
      <w:divBdr>
        <w:top w:val="none" w:sz="0" w:space="0" w:color="auto"/>
        <w:left w:val="none" w:sz="0" w:space="0" w:color="auto"/>
        <w:bottom w:val="none" w:sz="0" w:space="0" w:color="auto"/>
        <w:right w:val="none" w:sz="0" w:space="0" w:color="auto"/>
      </w:divBdr>
    </w:div>
    <w:div w:id="1709068323">
      <w:marLeft w:val="0"/>
      <w:marRight w:val="0"/>
      <w:marTop w:val="0"/>
      <w:marBottom w:val="0"/>
      <w:divBdr>
        <w:top w:val="none" w:sz="0" w:space="0" w:color="auto"/>
        <w:left w:val="none" w:sz="0" w:space="0" w:color="auto"/>
        <w:bottom w:val="none" w:sz="0" w:space="0" w:color="auto"/>
        <w:right w:val="none" w:sz="0" w:space="0" w:color="auto"/>
      </w:divBdr>
    </w:div>
    <w:div w:id="1709138851">
      <w:marLeft w:val="0"/>
      <w:marRight w:val="0"/>
      <w:marTop w:val="0"/>
      <w:marBottom w:val="0"/>
      <w:divBdr>
        <w:top w:val="none" w:sz="0" w:space="0" w:color="auto"/>
        <w:left w:val="none" w:sz="0" w:space="0" w:color="auto"/>
        <w:bottom w:val="none" w:sz="0" w:space="0" w:color="auto"/>
        <w:right w:val="none" w:sz="0" w:space="0" w:color="auto"/>
      </w:divBdr>
    </w:div>
    <w:div w:id="1709184273">
      <w:marLeft w:val="0"/>
      <w:marRight w:val="0"/>
      <w:marTop w:val="0"/>
      <w:marBottom w:val="0"/>
      <w:divBdr>
        <w:top w:val="none" w:sz="0" w:space="0" w:color="auto"/>
        <w:left w:val="none" w:sz="0" w:space="0" w:color="auto"/>
        <w:bottom w:val="none" w:sz="0" w:space="0" w:color="auto"/>
        <w:right w:val="none" w:sz="0" w:space="0" w:color="auto"/>
      </w:divBdr>
    </w:div>
    <w:div w:id="1709331007">
      <w:marLeft w:val="0"/>
      <w:marRight w:val="0"/>
      <w:marTop w:val="0"/>
      <w:marBottom w:val="0"/>
      <w:divBdr>
        <w:top w:val="none" w:sz="0" w:space="0" w:color="auto"/>
        <w:left w:val="none" w:sz="0" w:space="0" w:color="auto"/>
        <w:bottom w:val="none" w:sz="0" w:space="0" w:color="auto"/>
        <w:right w:val="none" w:sz="0" w:space="0" w:color="auto"/>
      </w:divBdr>
    </w:div>
    <w:div w:id="1709336099">
      <w:marLeft w:val="0"/>
      <w:marRight w:val="0"/>
      <w:marTop w:val="0"/>
      <w:marBottom w:val="0"/>
      <w:divBdr>
        <w:top w:val="none" w:sz="0" w:space="0" w:color="auto"/>
        <w:left w:val="none" w:sz="0" w:space="0" w:color="auto"/>
        <w:bottom w:val="none" w:sz="0" w:space="0" w:color="auto"/>
        <w:right w:val="none" w:sz="0" w:space="0" w:color="auto"/>
      </w:divBdr>
    </w:div>
    <w:div w:id="1709376439">
      <w:marLeft w:val="0"/>
      <w:marRight w:val="0"/>
      <w:marTop w:val="0"/>
      <w:marBottom w:val="0"/>
      <w:divBdr>
        <w:top w:val="none" w:sz="0" w:space="0" w:color="auto"/>
        <w:left w:val="none" w:sz="0" w:space="0" w:color="auto"/>
        <w:bottom w:val="none" w:sz="0" w:space="0" w:color="auto"/>
        <w:right w:val="none" w:sz="0" w:space="0" w:color="auto"/>
      </w:divBdr>
    </w:div>
    <w:div w:id="1709378677">
      <w:marLeft w:val="0"/>
      <w:marRight w:val="0"/>
      <w:marTop w:val="0"/>
      <w:marBottom w:val="0"/>
      <w:divBdr>
        <w:top w:val="none" w:sz="0" w:space="0" w:color="auto"/>
        <w:left w:val="none" w:sz="0" w:space="0" w:color="auto"/>
        <w:bottom w:val="none" w:sz="0" w:space="0" w:color="auto"/>
        <w:right w:val="none" w:sz="0" w:space="0" w:color="auto"/>
      </w:divBdr>
    </w:div>
    <w:div w:id="1709407154">
      <w:marLeft w:val="0"/>
      <w:marRight w:val="0"/>
      <w:marTop w:val="0"/>
      <w:marBottom w:val="0"/>
      <w:divBdr>
        <w:top w:val="none" w:sz="0" w:space="0" w:color="auto"/>
        <w:left w:val="none" w:sz="0" w:space="0" w:color="auto"/>
        <w:bottom w:val="none" w:sz="0" w:space="0" w:color="auto"/>
        <w:right w:val="none" w:sz="0" w:space="0" w:color="auto"/>
      </w:divBdr>
    </w:div>
    <w:div w:id="1709447013">
      <w:marLeft w:val="0"/>
      <w:marRight w:val="0"/>
      <w:marTop w:val="0"/>
      <w:marBottom w:val="0"/>
      <w:divBdr>
        <w:top w:val="none" w:sz="0" w:space="0" w:color="auto"/>
        <w:left w:val="none" w:sz="0" w:space="0" w:color="auto"/>
        <w:bottom w:val="none" w:sz="0" w:space="0" w:color="auto"/>
        <w:right w:val="none" w:sz="0" w:space="0" w:color="auto"/>
      </w:divBdr>
    </w:div>
    <w:div w:id="1709450401">
      <w:marLeft w:val="0"/>
      <w:marRight w:val="0"/>
      <w:marTop w:val="0"/>
      <w:marBottom w:val="0"/>
      <w:divBdr>
        <w:top w:val="none" w:sz="0" w:space="0" w:color="auto"/>
        <w:left w:val="none" w:sz="0" w:space="0" w:color="auto"/>
        <w:bottom w:val="none" w:sz="0" w:space="0" w:color="auto"/>
        <w:right w:val="none" w:sz="0" w:space="0" w:color="auto"/>
      </w:divBdr>
    </w:div>
    <w:div w:id="1709451248">
      <w:marLeft w:val="0"/>
      <w:marRight w:val="0"/>
      <w:marTop w:val="0"/>
      <w:marBottom w:val="0"/>
      <w:divBdr>
        <w:top w:val="none" w:sz="0" w:space="0" w:color="auto"/>
        <w:left w:val="none" w:sz="0" w:space="0" w:color="auto"/>
        <w:bottom w:val="none" w:sz="0" w:space="0" w:color="auto"/>
        <w:right w:val="none" w:sz="0" w:space="0" w:color="auto"/>
      </w:divBdr>
    </w:div>
    <w:div w:id="1709454877">
      <w:marLeft w:val="0"/>
      <w:marRight w:val="0"/>
      <w:marTop w:val="0"/>
      <w:marBottom w:val="0"/>
      <w:divBdr>
        <w:top w:val="none" w:sz="0" w:space="0" w:color="auto"/>
        <w:left w:val="none" w:sz="0" w:space="0" w:color="auto"/>
        <w:bottom w:val="none" w:sz="0" w:space="0" w:color="auto"/>
        <w:right w:val="none" w:sz="0" w:space="0" w:color="auto"/>
      </w:divBdr>
    </w:div>
    <w:div w:id="1709524579">
      <w:marLeft w:val="0"/>
      <w:marRight w:val="0"/>
      <w:marTop w:val="0"/>
      <w:marBottom w:val="0"/>
      <w:divBdr>
        <w:top w:val="none" w:sz="0" w:space="0" w:color="auto"/>
        <w:left w:val="none" w:sz="0" w:space="0" w:color="auto"/>
        <w:bottom w:val="none" w:sz="0" w:space="0" w:color="auto"/>
        <w:right w:val="none" w:sz="0" w:space="0" w:color="auto"/>
      </w:divBdr>
    </w:div>
    <w:div w:id="1709528393">
      <w:marLeft w:val="0"/>
      <w:marRight w:val="0"/>
      <w:marTop w:val="0"/>
      <w:marBottom w:val="0"/>
      <w:divBdr>
        <w:top w:val="none" w:sz="0" w:space="0" w:color="auto"/>
        <w:left w:val="none" w:sz="0" w:space="0" w:color="auto"/>
        <w:bottom w:val="none" w:sz="0" w:space="0" w:color="auto"/>
        <w:right w:val="none" w:sz="0" w:space="0" w:color="auto"/>
      </w:divBdr>
    </w:div>
    <w:div w:id="1709600166">
      <w:marLeft w:val="0"/>
      <w:marRight w:val="0"/>
      <w:marTop w:val="0"/>
      <w:marBottom w:val="0"/>
      <w:divBdr>
        <w:top w:val="none" w:sz="0" w:space="0" w:color="auto"/>
        <w:left w:val="none" w:sz="0" w:space="0" w:color="auto"/>
        <w:bottom w:val="none" w:sz="0" w:space="0" w:color="auto"/>
        <w:right w:val="none" w:sz="0" w:space="0" w:color="auto"/>
      </w:divBdr>
    </w:div>
    <w:div w:id="1709601556">
      <w:marLeft w:val="0"/>
      <w:marRight w:val="0"/>
      <w:marTop w:val="0"/>
      <w:marBottom w:val="0"/>
      <w:divBdr>
        <w:top w:val="none" w:sz="0" w:space="0" w:color="auto"/>
        <w:left w:val="none" w:sz="0" w:space="0" w:color="auto"/>
        <w:bottom w:val="none" w:sz="0" w:space="0" w:color="auto"/>
        <w:right w:val="none" w:sz="0" w:space="0" w:color="auto"/>
      </w:divBdr>
    </w:div>
    <w:div w:id="1709643972">
      <w:marLeft w:val="0"/>
      <w:marRight w:val="0"/>
      <w:marTop w:val="0"/>
      <w:marBottom w:val="0"/>
      <w:divBdr>
        <w:top w:val="none" w:sz="0" w:space="0" w:color="auto"/>
        <w:left w:val="none" w:sz="0" w:space="0" w:color="auto"/>
        <w:bottom w:val="none" w:sz="0" w:space="0" w:color="auto"/>
        <w:right w:val="none" w:sz="0" w:space="0" w:color="auto"/>
      </w:divBdr>
    </w:div>
    <w:div w:id="1709716137">
      <w:marLeft w:val="0"/>
      <w:marRight w:val="0"/>
      <w:marTop w:val="0"/>
      <w:marBottom w:val="0"/>
      <w:divBdr>
        <w:top w:val="none" w:sz="0" w:space="0" w:color="auto"/>
        <w:left w:val="none" w:sz="0" w:space="0" w:color="auto"/>
        <w:bottom w:val="none" w:sz="0" w:space="0" w:color="auto"/>
        <w:right w:val="none" w:sz="0" w:space="0" w:color="auto"/>
      </w:divBdr>
    </w:div>
    <w:div w:id="1709834580">
      <w:marLeft w:val="0"/>
      <w:marRight w:val="0"/>
      <w:marTop w:val="0"/>
      <w:marBottom w:val="0"/>
      <w:divBdr>
        <w:top w:val="none" w:sz="0" w:space="0" w:color="auto"/>
        <w:left w:val="none" w:sz="0" w:space="0" w:color="auto"/>
        <w:bottom w:val="none" w:sz="0" w:space="0" w:color="auto"/>
        <w:right w:val="none" w:sz="0" w:space="0" w:color="auto"/>
      </w:divBdr>
    </w:div>
    <w:div w:id="1709913522">
      <w:marLeft w:val="0"/>
      <w:marRight w:val="0"/>
      <w:marTop w:val="0"/>
      <w:marBottom w:val="0"/>
      <w:divBdr>
        <w:top w:val="none" w:sz="0" w:space="0" w:color="auto"/>
        <w:left w:val="none" w:sz="0" w:space="0" w:color="auto"/>
        <w:bottom w:val="none" w:sz="0" w:space="0" w:color="auto"/>
        <w:right w:val="none" w:sz="0" w:space="0" w:color="auto"/>
      </w:divBdr>
    </w:div>
    <w:div w:id="1709914318">
      <w:marLeft w:val="0"/>
      <w:marRight w:val="0"/>
      <w:marTop w:val="0"/>
      <w:marBottom w:val="0"/>
      <w:divBdr>
        <w:top w:val="none" w:sz="0" w:space="0" w:color="auto"/>
        <w:left w:val="none" w:sz="0" w:space="0" w:color="auto"/>
        <w:bottom w:val="none" w:sz="0" w:space="0" w:color="auto"/>
        <w:right w:val="none" w:sz="0" w:space="0" w:color="auto"/>
      </w:divBdr>
    </w:div>
    <w:div w:id="1709916580">
      <w:marLeft w:val="0"/>
      <w:marRight w:val="0"/>
      <w:marTop w:val="0"/>
      <w:marBottom w:val="0"/>
      <w:divBdr>
        <w:top w:val="none" w:sz="0" w:space="0" w:color="auto"/>
        <w:left w:val="none" w:sz="0" w:space="0" w:color="auto"/>
        <w:bottom w:val="none" w:sz="0" w:space="0" w:color="auto"/>
        <w:right w:val="none" w:sz="0" w:space="0" w:color="auto"/>
      </w:divBdr>
    </w:div>
    <w:div w:id="1710104858">
      <w:marLeft w:val="0"/>
      <w:marRight w:val="0"/>
      <w:marTop w:val="0"/>
      <w:marBottom w:val="0"/>
      <w:divBdr>
        <w:top w:val="none" w:sz="0" w:space="0" w:color="auto"/>
        <w:left w:val="none" w:sz="0" w:space="0" w:color="auto"/>
        <w:bottom w:val="none" w:sz="0" w:space="0" w:color="auto"/>
        <w:right w:val="none" w:sz="0" w:space="0" w:color="auto"/>
      </w:divBdr>
    </w:div>
    <w:div w:id="1710254312">
      <w:marLeft w:val="0"/>
      <w:marRight w:val="0"/>
      <w:marTop w:val="0"/>
      <w:marBottom w:val="0"/>
      <w:divBdr>
        <w:top w:val="none" w:sz="0" w:space="0" w:color="auto"/>
        <w:left w:val="none" w:sz="0" w:space="0" w:color="auto"/>
        <w:bottom w:val="none" w:sz="0" w:space="0" w:color="auto"/>
        <w:right w:val="none" w:sz="0" w:space="0" w:color="auto"/>
      </w:divBdr>
    </w:div>
    <w:div w:id="1710254456">
      <w:marLeft w:val="0"/>
      <w:marRight w:val="0"/>
      <w:marTop w:val="0"/>
      <w:marBottom w:val="0"/>
      <w:divBdr>
        <w:top w:val="none" w:sz="0" w:space="0" w:color="auto"/>
        <w:left w:val="none" w:sz="0" w:space="0" w:color="auto"/>
        <w:bottom w:val="none" w:sz="0" w:space="0" w:color="auto"/>
        <w:right w:val="none" w:sz="0" w:space="0" w:color="auto"/>
      </w:divBdr>
    </w:div>
    <w:div w:id="1710298590">
      <w:marLeft w:val="0"/>
      <w:marRight w:val="0"/>
      <w:marTop w:val="0"/>
      <w:marBottom w:val="0"/>
      <w:divBdr>
        <w:top w:val="none" w:sz="0" w:space="0" w:color="auto"/>
        <w:left w:val="none" w:sz="0" w:space="0" w:color="auto"/>
        <w:bottom w:val="none" w:sz="0" w:space="0" w:color="auto"/>
        <w:right w:val="none" w:sz="0" w:space="0" w:color="auto"/>
      </w:divBdr>
    </w:div>
    <w:div w:id="1710304708">
      <w:marLeft w:val="0"/>
      <w:marRight w:val="0"/>
      <w:marTop w:val="0"/>
      <w:marBottom w:val="0"/>
      <w:divBdr>
        <w:top w:val="none" w:sz="0" w:space="0" w:color="auto"/>
        <w:left w:val="none" w:sz="0" w:space="0" w:color="auto"/>
        <w:bottom w:val="none" w:sz="0" w:space="0" w:color="auto"/>
        <w:right w:val="none" w:sz="0" w:space="0" w:color="auto"/>
      </w:divBdr>
    </w:div>
    <w:div w:id="1710370875">
      <w:marLeft w:val="0"/>
      <w:marRight w:val="0"/>
      <w:marTop w:val="0"/>
      <w:marBottom w:val="0"/>
      <w:divBdr>
        <w:top w:val="none" w:sz="0" w:space="0" w:color="auto"/>
        <w:left w:val="none" w:sz="0" w:space="0" w:color="auto"/>
        <w:bottom w:val="none" w:sz="0" w:space="0" w:color="auto"/>
        <w:right w:val="none" w:sz="0" w:space="0" w:color="auto"/>
      </w:divBdr>
    </w:div>
    <w:div w:id="1710373784">
      <w:marLeft w:val="0"/>
      <w:marRight w:val="0"/>
      <w:marTop w:val="0"/>
      <w:marBottom w:val="0"/>
      <w:divBdr>
        <w:top w:val="none" w:sz="0" w:space="0" w:color="auto"/>
        <w:left w:val="none" w:sz="0" w:space="0" w:color="auto"/>
        <w:bottom w:val="none" w:sz="0" w:space="0" w:color="auto"/>
        <w:right w:val="none" w:sz="0" w:space="0" w:color="auto"/>
      </w:divBdr>
    </w:div>
    <w:div w:id="1710374325">
      <w:marLeft w:val="0"/>
      <w:marRight w:val="0"/>
      <w:marTop w:val="0"/>
      <w:marBottom w:val="0"/>
      <w:divBdr>
        <w:top w:val="none" w:sz="0" w:space="0" w:color="auto"/>
        <w:left w:val="none" w:sz="0" w:space="0" w:color="auto"/>
        <w:bottom w:val="none" w:sz="0" w:space="0" w:color="auto"/>
        <w:right w:val="none" w:sz="0" w:space="0" w:color="auto"/>
      </w:divBdr>
    </w:div>
    <w:div w:id="1710454047">
      <w:marLeft w:val="0"/>
      <w:marRight w:val="0"/>
      <w:marTop w:val="0"/>
      <w:marBottom w:val="0"/>
      <w:divBdr>
        <w:top w:val="none" w:sz="0" w:space="0" w:color="auto"/>
        <w:left w:val="none" w:sz="0" w:space="0" w:color="auto"/>
        <w:bottom w:val="none" w:sz="0" w:space="0" w:color="auto"/>
        <w:right w:val="none" w:sz="0" w:space="0" w:color="auto"/>
      </w:divBdr>
    </w:div>
    <w:div w:id="1710454143">
      <w:marLeft w:val="0"/>
      <w:marRight w:val="0"/>
      <w:marTop w:val="0"/>
      <w:marBottom w:val="0"/>
      <w:divBdr>
        <w:top w:val="none" w:sz="0" w:space="0" w:color="auto"/>
        <w:left w:val="none" w:sz="0" w:space="0" w:color="auto"/>
        <w:bottom w:val="none" w:sz="0" w:space="0" w:color="auto"/>
        <w:right w:val="none" w:sz="0" w:space="0" w:color="auto"/>
      </w:divBdr>
    </w:div>
    <w:div w:id="1710454414">
      <w:marLeft w:val="0"/>
      <w:marRight w:val="0"/>
      <w:marTop w:val="0"/>
      <w:marBottom w:val="0"/>
      <w:divBdr>
        <w:top w:val="none" w:sz="0" w:space="0" w:color="auto"/>
        <w:left w:val="none" w:sz="0" w:space="0" w:color="auto"/>
        <w:bottom w:val="none" w:sz="0" w:space="0" w:color="auto"/>
        <w:right w:val="none" w:sz="0" w:space="0" w:color="auto"/>
      </w:divBdr>
    </w:div>
    <w:div w:id="1710490205">
      <w:marLeft w:val="0"/>
      <w:marRight w:val="0"/>
      <w:marTop w:val="0"/>
      <w:marBottom w:val="0"/>
      <w:divBdr>
        <w:top w:val="none" w:sz="0" w:space="0" w:color="auto"/>
        <w:left w:val="none" w:sz="0" w:space="0" w:color="auto"/>
        <w:bottom w:val="none" w:sz="0" w:space="0" w:color="auto"/>
        <w:right w:val="none" w:sz="0" w:space="0" w:color="auto"/>
      </w:divBdr>
    </w:div>
    <w:div w:id="1710494731">
      <w:marLeft w:val="0"/>
      <w:marRight w:val="0"/>
      <w:marTop w:val="0"/>
      <w:marBottom w:val="0"/>
      <w:divBdr>
        <w:top w:val="none" w:sz="0" w:space="0" w:color="auto"/>
        <w:left w:val="none" w:sz="0" w:space="0" w:color="auto"/>
        <w:bottom w:val="none" w:sz="0" w:space="0" w:color="auto"/>
        <w:right w:val="none" w:sz="0" w:space="0" w:color="auto"/>
      </w:divBdr>
    </w:div>
    <w:div w:id="1710497091">
      <w:marLeft w:val="0"/>
      <w:marRight w:val="0"/>
      <w:marTop w:val="0"/>
      <w:marBottom w:val="0"/>
      <w:divBdr>
        <w:top w:val="none" w:sz="0" w:space="0" w:color="auto"/>
        <w:left w:val="none" w:sz="0" w:space="0" w:color="auto"/>
        <w:bottom w:val="none" w:sz="0" w:space="0" w:color="auto"/>
        <w:right w:val="none" w:sz="0" w:space="0" w:color="auto"/>
      </w:divBdr>
    </w:div>
    <w:div w:id="1710521821">
      <w:marLeft w:val="0"/>
      <w:marRight w:val="0"/>
      <w:marTop w:val="0"/>
      <w:marBottom w:val="0"/>
      <w:divBdr>
        <w:top w:val="none" w:sz="0" w:space="0" w:color="auto"/>
        <w:left w:val="none" w:sz="0" w:space="0" w:color="auto"/>
        <w:bottom w:val="none" w:sz="0" w:space="0" w:color="auto"/>
        <w:right w:val="none" w:sz="0" w:space="0" w:color="auto"/>
      </w:divBdr>
    </w:div>
    <w:div w:id="1710690457">
      <w:marLeft w:val="0"/>
      <w:marRight w:val="0"/>
      <w:marTop w:val="0"/>
      <w:marBottom w:val="0"/>
      <w:divBdr>
        <w:top w:val="none" w:sz="0" w:space="0" w:color="auto"/>
        <w:left w:val="none" w:sz="0" w:space="0" w:color="auto"/>
        <w:bottom w:val="none" w:sz="0" w:space="0" w:color="auto"/>
        <w:right w:val="none" w:sz="0" w:space="0" w:color="auto"/>
      </w:divBdr>
    </w:div>
    <w:div w:id="1710690555">
      <w:bodyDiv w:val="1"/>
      <w:marLeft w:val="0"/>
      <w:marRight w:val="0"/>
      <w:marTop w:val="0"/>
      <w:marBottom w:val="0"/>
      <w:divBdr>
        <w:top w:val="none" w:sz="0" w:space="0" w:color="auto"/>
        <w:left w:val="none" w:sz="0" w:space="0" w:color="auto"/>
        <w:bottom w:val="none" w:sz="0" w:space="0" w:color="auto"/>
        <w:right w:val="none" w:sz="0" w:space="0" w:color="auto"/>
      </w:divBdr>
    </w:div>
    <w:div w:id="1710715028">
      <w:marLeft w:val="0"/>
      <w:marRight w:val="0"/>
      <w:marTop w:val="0"/>
      <w:marBottom w:val="0"/>
      <w:divBdr>
        <w:top w:val="none" w:sz="0" w:space="0" w:color="auto"/>
        <w:left w:val="none" w:sz="0" w:space="0" w:color="auto"/>
        <w:bottom w:val="none" w:sz="0" w:space="0" w:color="auto"/>
        <w:right w:val="none" w:sz="0" w:space="0" w:color="auto"/>
      </w:divBdr>
    </w:div>
    <w:div w:id="1710834227">
      <w:marLeft w:val="0"/>
      <w:marRight w:val="0"/>
      <w:marTop w:val="0"/>
      <w:marBottom w:val="0"/>
      <w:divBdr>
        <w:top w:val="none" w:sz="0" w:space="0" w:color="auto"/>
        <w:left w:val="none" w:sz="0" w:space="0" w:color="auto"/>
        <w:bottom w:val="none" w:sz="0" w:space="0" w:color="auto"/>
        <w:right w:val="none" w:sz="0" w:space="0" w:color="auto"/>
      </w:divBdr>
    </w:div>
    <w:div w:id="1710839802">
      <w:marLeft w:val="0"/>
      <w:marRight w:val="0"/>
      <w:marTop w:val="0"/>
      <w:marBottom w:val="0"/>
      <w:divBdr>
        <w:top w:val="none" w:sz="0" w:space="0" w:color="auto"/>
        <w:left w:val="none" w:sz="0" w:space="0" w:color="auto"/>
        <w:bottom w:val="none" w:sz="0" w:space="0" w:color="auto"/>
        <w:right w:val="none" w:sz="0" w:space="0" w:color="auto"/>
      </w:divBdr>
    </w:div>
    <w:div w:id="1710914008">
      <w:marLeft w:val="0"/>
      <w:marRight w:val="0"/>
      <w:marTop w:val="0"/>
      <w:marBottom w:val="0"/>
      <w:divBdr>
        <w:top w:val="none" w:sz="0" w:space="0" w:color="auto"/>
        <w:left w:val="none" w:sz="0" w:space="0" w:color="auto"/>
        <w:bottom w:val="none" w:sz="0" w:space="0" w:color="auto"/>
        <w:right w:val="none" w:sz="0" w:space="0" w:color="auto"/>
      </w:divBdr>
    </w:div>
    <w:div w:id="1711027037">
      <w:marLeft w:val="0"/>
      <w:marRight w:val="0"/>
      <w:marTop w:val="0"/>
      <w:marBottom w:val="0"/>
      <w:divBdr>
        <w:top w:val="none" w:sz="0" w:space="0" w:color="auto"/>
        <w:left w:val="none" w:sz="0" w:space="0" w:color="auto"/>
        <w:bottom w:val="none" w:sz="0" w:space="0" w:color="auto"/>
        <w:right w:val="none" w:sz="0" w:space="0" w:color="auto"/>
      </w:divBdr>
    </w:div>
    <w:div w:id="1711101436">
      <w:marLeft w:val="0"/>
      <w:marRight w:val="0"/>
      <w:marTop w:val="0"/>
      <w:marBottom w:val="0"/>
      <w:divBdr>
        <w:top w:val="none" w:sz="0" w:space="0" w:color="auto"/>
        <w:left w:val="none" w:sz="0" w:space="0" w:color="auto"/>
        <w:bottom w:val="none" w:sz="0" w:space="0" w:color="auto"/>
        <w:right w:val="none" w:sz="0" w:space="0" w:color="auto"/>
      </w:divBdr>
    </w:div>
    <w:div w:id="1711341924">
      <w:marLeft w:val="0"/>
      <w:marRight w:val="0"/>
      <w:marTop w:val="0"/>
      <w:marBottom w:val="0"/>
      <w:divBdr>
        <w:top w:val="none" w:sz="0" w:space="0" w:color="auto"/>
        <w:left w:val="none" w:sz="0" w:space="0" w:color="auto"/>
        <w:bottom w:val="none" w:sz="0" w:space="0" w:color="auto"/>
        <w:right w:val="none" w:sz="0" w:space="0" w:color="auto"/>
      </w:divBdr>
    </w:div>
    <w:div w:id="1711343700">
      <w:marLeft w:val="0"/>
      <w:marRight w:val="0"/>
      <w:marTop w:val="0"/>
      <w:marBottom w:val="0"/>
      <w:divBdr>
        <w:top w:val="none" w:sz="0" w:space="0" w:color="auto"/>
        <w:left w:val="none" w:sz="0" w:space="0" w:color="auto"/>
        <w:bottom w:val="none" w:sz="0" w:space="0" w:color="auto"/>
        <w:right w:val="none" w:sz="0" w:space="0" w:color="auto"/>
      </w:divBdr>
    </w:div>
    <w:div w:id="1711373039">
      <w:marLeft w:val="0"/>
      <w:marRight w:val="0"/>
      <w:marTop w:val="0"/>
      <w:marBottom w:val="0"/>
      <w:divBdr>
        <w:top w:val="none" w:sz="0" w:space="0" w:color="auto"/>
        <w:left w:val="none" w:sz="0" w:space="0" w:color="auto"/>
        <w:bottom w:val="none" w:sz="0" w:space="0" w:color="auto"/>
        <w:right w:val="none" w:sz="0" w:space="0" w:color="auto"/>
      </w:divBdr>
    </w:div>
    <w:div w:id="1711418341">
      <w:marLeft w:val="0"/>
      <w:marRight w:val="0"/>
      <w:marTop w:val="0"/>
      <w:marBottom w:val="0"/>
      <w:divBdr>
        <w:top w:val="none" w:sz="0" w:space="0" w:color="auto"/>
        <w:left w:val="none" w:sz="0" w:space="0" w:color="auto"/>
        <w:bottom w:val="none" w:sz="0" w:space="0" w:color="auto"/>
        <w:right w:val="none" w:sz="0" w:space="0" w:color="auto"/>
      </w:divBdr>
    </w:div>
    <w:div w:id="1711421202">
      <w:marLeft w:val="0"/>
      <w:marRight w:val="0"/>
      <w:marTop w:val="0"/>
      <w:marBottom w:val="0"/>
      <w:divBdr>
        <w:top w:val="none" w:sz="0" w:space="0" w:color="auto"/>
        <w:left w:val="none" w:sz="0" w:space="0" w:color="auto"/>
        <w:bottom w:val="none" w:sz="0" w:space="0" w:color="auto"/>
        <w:right w:val="none" w:sz="0" w:space="0" w:color="auto"/>
      </w:divBdr>
    </w:div>
    <w:div w:id="1711487990">
      <w:marLeft w:val="0"/>
      <w:marRight w:val="0"/>
      <w:marTop w:val="0"/>
      <w:marBottom w:val="0"/>
      <w:divBdr>
        <w:top w:val="none" w:sz="0" w:space="0" w:color="auto"/>
        <w:left w:val="none" w:sz="0" w:space="0" w:color="auto"/>
        <w:bottom w:val="none" w:sz="0" w:space="0" w:color="auto"/>
        <w:right w:val="none" w:sz="0" w:space="0" w:color="auto"/>
      </w:divBdr>
    </w:div>
    <w:div w:id="1711570025">
      <w:marLeft w:val="0"/>
      <w:marRight w:val="0"/>
      <w:marTop w:val="0"/>
      <w:marBottom w:val="0"/>
      <w:divBdr>
        <w:top w:val="none" w:sz="0" w:space="0" w:color="auto"/>
        <w:left w:val="none" w:sz="0" w:space="0" w:color="auto"/>
        <w:bottom w:val="none" w:sz="0" w:space="0" w:color="auto"/>
        <w:right w:val="none" w:sz="0" w:space="0" w:color="auto"/>
      </w:divBdr>
    </w:div>
    <w:div w:id="1711690099">
      <w:marLeft w:val="0"/>
      <w:marRight w:val="0"/>
      <w:marTop w:val="0"/>
      <w:marBottom w:val="0"/>
      <w:divBdr>
        <w:top w:val="none" w:sz="0" w:space="0" w:color="auto"/>
        <w:left w:val="none" w:sz="0" w:space="0" w:color="auto"/>
        <w:bottom w:val="none" w:sz="0" w:space="0" w:color="auto"/>
        <w:right w:val="none" w:sz="0" w:space="0" w:color="auto"/>
      </w:divBdr>
    </w:div>
    <w:div w:id="1711802948">
      <w:marLeft w:val="0"/>
      <w:marRight w:val="0"/>
      <w:marTop w:val="0"/>
      <w:marBottom w:val="0"/>
      <w:divBdr>
        <w:top w:val="none" w:sz="0" w:space="0" w:color="auto"/>
        <w:left w:val="none" w:sz="0" w:space="0" w:color="auto"/>
        <w:bottom w:val="none" w:sz="0" w:space="0" w:color="auto"/>
        <w:right w:val="none" w:sz="0" w:space="0" w:color="auto"/>
      </w:divBdr>
    </w:div>
    <w:div w:id="1711880898">
      <w:marLeft w:val="0"/>
      <w:marRight w:val="0"/>
      <w:marTop w:val="0"/>
      <w:marBottom w:val="0"/>
      <w:divBdr>
        <w:top w:val="none" w:sz="0" w:space="0" w:color="auto"/>
        <w:left w:val="none" w:sz="0" w:space="0" w:color="auto"/>
        <w:bottom w:val="none" w:sz="0" w:space="0" w:color="auto"/>
        <w:right w:val="none" w:sz="0" w:space="0" w:color="auto"/>
      </w:divBdr>
    </w:div>
    <w:div w:id="1711956973">
      <w:marLeft w:val="0"/>
      <w:marRight w:val="0"/>
      <w:marTop w:val="0"/>
      <w:marBottom w:val="0"/>
      <w:divBdr>
        <w:top w:val="none" w:sz="0" w:space="0" w:color="auto"/>
        <w:left w:val="none" w:sz="0" w:space="0" w:color="auto"/>
        <w:bottom w:val="none" w:sz="0" w:space="0" w:color="auto"/>
        <w:right w:val="none" w:sz="0" w:space="0" w:color="auto"/>
      </w:divBdr>
    </w:div>
    <w:div w:id="1712069556">
      <w:marLeft w:val="0"/>
      <w:marRight w:val="0"/>
      <w:marTop w:val="0"/>
      <w:marBottom w:val="0"/>
      <w:divBdr>
        <w:top w:val="none" w:sz="0" w:space="0" w:color="auto"/>
        <w:left w:val="none" w:sz="0" w:space="0" w:color="auto"/>
        <w:bottom w:val="none" w:sz="0" w:space="0" w:color="auto"/>
        <w:right w:val="none" w:sz="0" w:space="0" w:color="auto"/>
      </w:divBdr>
    </w:div>
    <w:div w:id="1712146394">
      <w:marLeft w:val="0"/>
      <w:marRight w:val="0"/>
      <w:marTop w:val="0"/>
      <w:marBottom w:val="0"/>
      <w:divBdr>
        <w:top w:val="none" w:sz="0" w:space="0" w:color="auto"/>
        <w:left w:val="none" w:sz="0" w:space="0" w:color="auto"/>
        <w:bottom w:val="none" w:sz="0" w:space="0" w:color="auto"/>
        <w:right w:val="none" w:sz="0" w:space="0" w:color="auto"/>
      </w:divBdr>
    </w:div>
    <w:div w:id="1712218694">
      <w:marLeft w:val="0"/>
      <w:marRight w:val="0"/>
      <w:marTop w:val="0"/>
      <w:marBottom w:val="0"/>
      <w:divBdr>
        <w:top w:val="none" w:sz="0" w:space="0" w:color="auto"/>
        <w:left w:val="none" w:sz="0" w:space="0" w:color="auto"/>
        <w:bottom w:val="none" w:sz="0" w:space="0" w:color="auto"/>
        <w:right w:val="none" w:sz="0" w:space="0" w:color="auto"/>
      </w:divBdr>
    </w:div>
    <w:div w:id="1712222262">
      <w:marLeft w:val="0"/>
      <w:marRight w:val="0"/>
      <w:marTop w:val="0"/>
      <w:marBottom w:val="0"/>
      <w:divBdr>
        <w:top w:val="none" w:sz="0" w:space="0" w:color="auto"/>
        <w:left w:val="none" w:sz="0" w:space="0" w:color="auto"/>
        <w:bottom w:val="none" w:sz="0" w:space="0" w:color="auto"/>
        <w:right w:val="none" w:sz="0" w:space="0" w:color="auto"/>
      </w:divBdr>
    </w:div>
    <w:div w:id="1712224839">
      <w:marLeft w:val="0"/>
      <w:marRight w:val="0"/>
      <w:marTop w:val="0"/>
      <w:marBottom w:val="0"/>
      <w:divBdr>
        <w:top w:val="none" w:sz="0" w:space="0" w:color="auto"/>
        <w:left w:val="none" w:sz="0" w:space="0" w:color="auto"/>
        <w:bottom w:val="none" w:sz="0" w:space="0" w:color="auto"/>
        <w:right w:val="none" w:sz="0" w:space="0" w:color="auto"/>
      </w:divBdr>
    </w:div>
    <w:div w:id="1712267288">
      <w:marLeft w:val="0"/>
      <w:marRight w:val="0"/>
      <w:marTop w:val="0"/>
      <w:marBottom w:val="0"/>
      <w:divBdr>
        <w:top w:val="none" w:sz="0" w:space="0" w:color="auto"/>
        <w:left w:val="none" w:sz="0" w:space="0" w:color="auto"/>
        <w:bottom w:val="none" w:sz="0" w:space="0" w:color="auto"/>
        <w:right w:val="none" w:sz="0" w:space="0" w:color="auto"/>
      </w:divBdr>
    </w:div>
    <w:div w:id="1712339155">
      <w:marLeft w:val="0"/>
      <w:marRight w:val="0"/>
      <w:marTop w:val="0"/>
      <w:marBottom w:val="0"/>
      <w:divBdr>
        <w:top w:val="none" w:sz="0" w:space="0" w:color="auto"/>
        <w:left w:val="none" w:sz="0" w:space="0" w:color="auto"/>
        <w:bottom w:val="none" w:sz="0" w:space="0" w:color="auto"/>
        <w:right w:val="none" w:sz="0" w:space="0" w:color="auto"/>
      </w:divBdr>
    </w:div>
    <w:div w:id="1712339765">
      <w:marLeft w:val="0"/>
      <w:marRight w:val="0"/>
      <w:marTop w:val="0"/>
      <w:marBottom w:val="0"/>
      <w:divBdr>
        <w:top w:val="none" w:sz="0" w:space="0" w:color="auto"/>
        <w:left w:val="none" w:sz="0" w:space="0" w:color="auto"/>
        <w:bottom w:val="none" w:sz="0" w:space="0" w:color="auto"/>
        <w:right w:val="none" w:sz="0" w:space="0" w:color="auto"/>
      </w:divBdr>
    </w:div>
    <w:div w:id="1712345727">
      <w:marLeft w:val="0"/>
      <w:marRight w:val="0"/>
      <w:marTop w:val="0"/>
      <w:marBottom w:val="0"/>
      <w:divBdr>
        <w:top w:val="none" w:sz="0" w:space="0" w:color="auto"/>
        <w:left w:val="none" w:sz="0" w:space="0" w:color="auto"/>
        <w:bottom w:val="none" w:sz="0" w:space="0" w:color="auto"/>
        <w:right w:val="none" w:sz="0" w:space="0" w:color="auto"/>
      </w:divBdr>
    </w:div>
    <w:div w:id="1712415905">
      <w:marLeft w:val="0"/>
      <w:marRight w:val="0"/>
      <w:marTop w:val="0"/>
      <w:marBottom w:val="0"/>
      <w:divBdr>
        <w:top w:val="none" w:sz="0" w:space="0" w:color="auto"/>
        <w:left w:val="none" w:sz="0" w:space="0" w:color="auto"/>
        <w:bottom w:val="none" w:sz="0" w:space="0" w:color="auto"/>
        <w:right w:val="none" w:sz="0" w:space="0" w:color="auto"/>
      </w:divBdr>
    </w:div>
    <w:div w:id="1712458673">
      <w:marLeft w:val="0"/>
      <w:marRight w:val="0"/>
      <w:marTop w:val="0"/>
      <w:marBottom w:val="0"/>
      <w:divBdr>
        <w:top w:val="none" w:sz="0" w:space="0" w:color="auto"/>
        <w:left w:val="none" w:sz="0" w:space="0" w:color="auto"/>
        <w:bottom w:val="none" w:sz="0" w:space="0" w:color="auto"/>
        <w:right w:val="none" w:sz="0" w:space="0" w:color="auto"/>
      </w:divBdr>
    </w:div>
    <w:div w:id="1712611020">
      <w:marLeft w:val="0"/>
      <w:marRight w:val="0"/>
      <w:marTop w:val="0"/>
      <w:marBottom w:val="0"/>
      <w:divBdr>
        <w:top w:val="none" w:sz="0" w:space="0" w:color="auto"/>
        <w:left w:val="none" w:sz="0" w:space="0" w:color="auto"/>
        <w:bottom w:val="none" w:sz="0" w:space="0" w:color="auto"/>
        <w:right w:val="none" w:sz="0" w:space="0" w:color="auto"/>
      </w:divBdr>
    </w:div>
    <w:div w:id="1712652508">
      <w:marLeft w:val="0"/>
      <w:marRight w:val="0"/>
      <w:marTop w:val="0"/>
      <w:marBottom w:val="0"/>
      <w:divBdr>
        <w:top w:val="none" w:sz="0" w:space="0" w:color="auto"/>
        <w:left w:val="none" w:sz="0" w:space="0" w:color="auto"/>
        <w:bottom w:val="none" w:sz="0" w:space="0" w:color="auto"/>
        <w:right w:val="none" w:sz="0" w:space="0" w:color="auto"/>
      </w:divBdr>
    </w:div>
    <w:div w:id="1712652861">
      <w:marLeft w:val="0"/>
      <w:marRight w:val="0"/>
      <w:marTop w:val="0"/>
      <w:marBottom w:val="0"/>
      <w:divBdr>
        <w:top w:val="none" w:sz="0" w:space="0" w:color="auto"/>
        <w:left w:val="none" w:sz="0" w:space="0" w:color="auto"/>
        <w:bottom w:val="none" w:sz="0" w:space="0" w:color="auto"/>
        <w:right w:val="none" w:sz="0" w:space="0" w:color="auto"/>
      </w:divBdr>
    </w:div>
    <w:div w:id="1712798786">
      <w:marLeft w:val="0"/>
      <w:marRight w:val="0"/>
      <w:marTop w:val="0"/>
      <w:marBottom w:val="0"/>
      <w:divBdr>
        <w:top w:val="none" w:sz="0" w:space="0" w:color="auto"/>
        <w:left w:val="none" w:sz="0" w:space="0" w:color="auto"/>
        <w:bottom w:val="none" w:sz="0" w:space="0" w:color="auto"/>
        <w:right w:val="none" w:sz="0" w:space="0" w:color="auto"/>
      </w:divBdr>
    </w:div>
    <w:div w:id="1712924490">
      <w:marLeft w:val="0"/>
      <w:marRight w:val="0"/>
      <w:marTop w:val="0"/>
      <w:marBottom w:val="0"/>
      <w:divBdr>
        <w:top w:val="none" w:sz="0" w:space="0" w:color="auto"/>
        <w:left w:val="none" w:sz="0" w:space="0" w:color="auto"/>
        <w:bottom w:val="none" w:sz="0" w:space="0" w:color="auto"/>
        <w:right w:val="none" w:sz="0" w:space="0" w:color="auto"/>
      </w:divBdr>
    </w:div>
    <w:div w:id="1712924582">
      <w:marLeft w:val="0"/>
      <w:marRight w:val="0"/>
      <w:marTop w:val="0"/>
      <w:marBottom w:val="0"/>
      <w:divBdr>
        <w:top w:val="none" w:sz="0" w:space="0" w:color="auto"/>
        <w:left w:val="none" w:sz="0" w:space="0" w:color="auto"/>
        <w:bottom w:val="none" w:sz="0" w:space="0" w:color="auto"/>
        <w:right w:val="none" w:sz="0" w:space="0" w:color="auto"/>
      </w:divBdr>
    </w:div>
    <w:div w:id="1712993470">
      <w:marLeft w:val="0"/>
      <w:marRight w:val="0"/>
      <w:marTop w:val="0"/>
      <w:marBottom w:val="0"/>
      <w:divBdr>
        <w:top w:val="none" w:sz="0" w:space="0" w:color="auto"/>
        <w:left w:val="none" w:sz="0" w:space="0" w:color="auto"/>
        <w:bottom w:val="none" w:sz="0" w:space="0" w:color="auto"/>
        <w:right w:val="none" w:sz="0" w:space="0" w:color="auto"/>
      </w:divBdr>
    </w:div>
    <w:div w:id="1713111360">
      <w:bodyDiv w:val="1"/>
      <w:marLeft w:val="0"/>
      <w:marRight w:val="0"/>
      <w:marTop w:val="0"/>
      <w:marBottom w:val="0"/>
      <w:divBdr>
        <w:top w:val="none" w:sz="0" w:space="0" w:color="auto"/>
        <w:left w:val="none" w:sz="0" w:space="0" w:color="auto"/>
        <w:bottom w:val="none" w:sz="0" w:space="0" w:color="auto"/>
        <w:right w:val="none" w:sz="0" w:space="0" w:color="auto"/>
      </w:divBdr>
    </w:div>
    <w:div w:id="1713111973">
      <w:marLeft w:val="0"/>
      <w:marRight w:val="0"/>
      <w:marTop w:val="0"/>
      <w:marBottom w:val="0"/>
      <w:divBdr>
        <w:top w:val="none" w:sz="0" w:space="0" w:color="auto"/>
        <w:left w:val="none" w:sz="0" w:space="0" w:color="auto"/>
        <w:bottom w:val="none" w:sz="0" w:space="0" w:color="auto"/>
        <w:right w:val="none" w:sz="0" w:space="0" w:color="auto"/>
      </w:divBdr>
    </w:div>
    <w:div w:id="1713116115">
      <w:marLeft w:val="0"/>
      <w:marRight w:val="0"/>
      <w:marTop w:val="0"/>
      <w:marBottom w:val="0"/>
      <w:divBdr>
        <w:top w:val="none" w:sz="0" w:space="0" w:color="auto"/>
        <w:left w:val="none" w:sz="0" w:space="0" w:color="auto"/>
        <w:bottom w:val="none" w:sz="0" w:space="0" w:color="auto"/>
        <w:right w:val="none" w:sz="0" w:space="0" w:color="auto"/>
      </w:divBdr>
    </w:div>
    <w:div w:id="1713116994">
      <w:marLeft w:val="0"/>
      <w:marRight w:val="0"/>
      <w:marTop w:val="0"/>
      <w:marBottom w:val="0"/>
      <w:divBdr>
        <w:top w:val="none" w:sz="0" w:space="0" w:color="auto"/>
        <w:left w:val="none" w:sz="0" w:space="0" w:color="auto"/>
        <w:bottom w:val="none" w:sz="0" w:space="0" w:color="auto"/>
        <w:right w:val="none" w:sz="0" w:space="0" w:color="auto"/>
      </w:divBdr>
    </w:div>
    <w:div w:id="1713116995">
      <w:marLeft w:val="0"/>
      <w:marRight w:val="0"/>
      <w:marTop w:val="0"/>
      <w:marBottom w:val="0"/>
      <w:divBdr>
        <w:top w:val="none" w:sz="0" w:space="0" w:color="auto"/>
        <w:left w:val="none" w:sz="0" w:space="0" w:color="auto"/>
        <w:bottom w:val="none" w:sz="0" w:space="0" w:color="auto"/>
        <w:right w:val="none" w:sz="0" w:space="0" w:color="auto"/>
      </w:divBdr>
    </w:div>
    <w:div w:id="1713186894">
      <w:marLeft w:val="0"/>
      <w:marRight w:val="0"/>
      <w:marTop w:val="0"/>
      <w:marBottom w:val="0"/>
      <w:divBdr>
        <w:top w:val="none" w:sz="0" w:space="0" w:color="auto"/>
        <w:left w:val="none" w:sz="0" w:space="0" w:color="auto"/>
        <w:bottom w:val="none" w:sz="0" w:space="0" w:color="auto"/>
        <w:right w:val="none" w:sz="0" w:space="0" w:color="auto"/>
      </w:divBdr>
    </w:div>
    <w:div w:id="1713193592">
      <w:marLeft w:val="0"/>
      <w:marRight w:val="0"/>
      <w:marTop w:val="0"/>
      <w:marBottom w:val="0"/>
      <w:divBdr>
        <w:top w:val="none" w:sz="0" w:space="0" w:color="auto"/>
        <w:left w:val="none" w:sz="0" w:space="0" w:color="auto"/>
        <w:bottom w:val="none" w:sz="0" w:space="0" w:color="auto"/>
        <w:right w:val="none" w:sz="0" w:space="0" w:color="auto"/>
      </w:divBdr>
    </w:div>
    <w:div w:id="1713263192">
      <w:marLeft w:val="0"/>
      <w:marRight w:val="0"/>
      <w:marTop w:val="0"/>
      <w:marBottom w:val="0"/>
      <w:divBdr>
        <w:top w:val="none" w:sz="0" w:space="0" w:color="auto"/>
        <w:left w:val="none" w:sz="0" w:space="0" w:color="auto"/>
        <w:bottom w:val="none" w:sz="0" w:space="0" w:color="auto"/>
        <w:right w:val="none" w:sz="0" w:space="0" w:color="auto"/>
      </w:divBdr>
    </w:div>
    <w:div w:id="1713266046">
      <w:marLeft w:val="0"/>
      <w:marRight w:val="0"/>
      <w:marTop w:val="0"/>
      <w:marBottom w:val="0"/>
      <w:divBdr>
        <w:top w:val="none" w:sz="0" w:space="0" w:color="auto"/>
        <w:left w:val="none" w:sz="0" w:space="0" w:color="auto"/>
        <w:bottom w:val="none" w:sz="0" w:space="0" w:color="auto"/>
        <w:right w:val="none" w:sz="0" w:space="0" w:color="auto"/>
      </w:divBdr>
    </w:div>
    <w:div w:id="1713268314">
      <w:marLeft w:val="0"/>
      <w:marRight w:val="0"/>
      <w:marTop w:val="0"/>
      <w:marBottom w:val="0"/>
      <w:divBdr>
        <w:top w:val="none" w:sz="0" w:space="0" w:color="auto"/>
        <w:left w:val="none" w:sz="0" w:space="0" w:color="auto"/>
        <w:bottom w:val="none" w:sz="0" w:space="0" w:color="auto"/>
        <w:right w:val="none" w:sz="0" w:space="0" w:color="auto"/>
      </w:divBdr>
    </w:div>
    <w:div w:id="1713337215">
      <w:marLeft w:val="0"/>
      <w:marRight w:val="0"/>
      <w:marTop w:val="0"/>
      <w:marBottom w:val="0"/>
      <w:divBdr>
        <w:top w:val="none" w:sz="0" w:space="0" w:color="auto"/>
        <w:left w:val="none" w:sz="0" w:space="0" w:color="auto"/>
        <w:bottom w:val="none" w:sz="0" w:space="0" w:color="auto"/>
        <w:right w:val="none" w:sz="0" w:space="0" w:color="auto"/>
      </w:divBdr>
    </w:div>
    <w:div w:id="1713386472">
      <w:marLeft w:val="0"/>
      <w:marRight w:val="0"/>
      <w:marTop w:val="0"/>
      <w:marBottom w:val="0"/>
      <w:divBdr>
        <w:top w:val="none" w:sz="0" w:space="0" w:color="auto"/>
        <w:left w:val="none" w:sz="0" w:space="0" w:color="auto"/>
        <w:bottom w:val="none" w:sz="0" w:space="0" w:color="auto"/>
        <w:right w:val="none" w:sz="0" w:space="0" w:color="auto"/>
      </w:divBdr>
    </w:div>
    <w:div w:id="1713387431">
      <w:marLeft w:val="0"/>
      <w:marRight w:val="0"/>
      <w:marTop w:val="0"/>
      <w:marBottom w:val="0"/>
      <w:divBdr>
        <w:top w:val="none" w:sz="0" w:space="0" w:color="auto"/>
        <w:left w:val="none" w:sz="0" w:space="0" w:color="auto"/>
        <w:bottom w:val="none" w:sz="0" w:space="0" w:color="auto"/>
        <w:right w:val="none" w:sz="0" w:space="0" w:color="auto"/>
      </w:divBdr>
    </w:div>
    <w:div w:id="1713536815">
      <w:marLeft w:val="0"/>
      <w:marRight w:val="0"/>
      <w:marTop w:val="0"/>
      <w:marBottom w:val="0"/>
      <w:divBdr>
        <w:top w:val="none" w:sz="0" w:space="0" w:color="auto"/>
        <w:left w:val="none" w:sz="0" w:space="0" w:color="auto"/>
        <w:bottom w:val="none" w:sz="0" w:space="0" w:color="auto"/>
        <w:right w:val="none" w:sz="0" w:space="0" w:color="auto"/>
      </w:divBdr>
    </w:div>
    <w:div w:id="1713654826">
      <w:marLeft w:val="0"/>
      <w:marRight w:val="0"/>
      <w:marTop w:val="0"/>
      <w:marBottom w:val="0"/>
      <w:divBdr>
        <w:top w:val="none" w:sz="0" w:space="0" w:color="auto"/>
        <w:left w:val="none" w:sz="0" w:space="0" w:color="auto"/>
        <w:bottom w:val="none" w:sz="0" w:space="0" w:color="auto"/>
        <w:right w:val="none" w:sz="0" w:space="0" w:color="auto"/>
      </w:divBdr>
    </w:div>
    <w:div w:id="1713723817">
      <w:marLeft w:val="0"/>
      <w:marRight w:val="0"/>
      <w:marTop w:val="0"/>
      <w:marBottom w:val="0"/>
      <w:divBdr>
        <w:top w:val="none" w:sz="0" w:space="0" w:color="auto"/>
        <w:left w:val="none" w:sz="0" w:space="0" w:color="auto"/>
        <w:bottom w:val="none" w:sz="0" w:space="0" w:color="auto"/>
        <w:right w:val="none" w:sz="0" w:space="0" w:color="auto"/>
      </w:divBdr>
    </w:div>
    <w:div w:id="1713729227">
      <w:marLeft w:val="0"/>
      <w:marRight w:val="0"/>
      <w:marTop w:val="0"/>
      <w:marBottom w:val="0"/>
      <w:divBdr>
        <w:top w:val="none" w:sz="0" w:space="0" w:color="auto"/>
        <w:left w:val="none" w:sz="0" w:space="0" w:color="auto"/>
        <w:bottom w:val="none" w:sz="0" w:space="0" w:color="auto"/>
        <w:right w:val="none" w:sz="0" w:space="0" w:color="auto"/>
      </w:divBdr>
    </w:div>
    <w:div w:id="1713729813">
      <w:marLeft w:val="0"/>
      <w:marRight w:val="0"/>
      <w:marTop w:val="0"/>
      <w:marBottom w:val="0"/>
      <w:divBdr>
        <w:top w:val="none" w:sz="0" w:space="0" w:color="auto"/>
        <w:left w:val="none" w:sz="0" w:space="0" w:color="auto"/>
        <w:bottom w:val="none" w:sz="0" w:space="0" w:color="auto"/>
        <w:right w:val="none" w:sz="0" w:space="0" w:color="auto"/>
      </w:divBdr>
    </w:div>
    <w:div w:id="1713766768">
      <w:marLeft w:val="0"/>
      <w:marRight w:val="0"/>
      <w:marTop w:val="0"/>
      <w:marBottom w:val="0"/>
      <w:divBdr>
        <w:top w:val="none" w:sz="0" w:space="0" w:color="auto"/>
        <w:left w:val="none" w:sz="0" w:space="0" w:color="auto"/>
        <w:bottom w:val="none" w:sz="0" w:space="0" w:color="auto"/>
        <w:right w:val="none" w:sz="0" w:space="0" w:color="auto"/>
      </w:divBdr>
    </w:div>
    <w:div w:id="1713767983">
      <w:marLeft w:val="0"/>
      <w:marRight w:val="0"/>
      <w:marTop w:val="0"/>
      <w:marBottom w:val="0"/>
      <w:divBdr>
        <w:top w:val="none" w:sz="0" w:space="0" w:color="auto"/>
        <w:left w:val="none" w:sz="0" w:space="0" w:color="auto"/>
        <w:bottom w:val="none" w:sz="0" w:space="0" w:color="auto"/>
        <w:right w:val="none" w:sz="0" w:space="0" w:color="auto"/>
      </w:divBdr>
    </w:div>
    <w:div w:id="1713771683">
      <w:marLeft w:val="0"/>
      <w:marRight w:val="0"/>
      <w:marTop w:val="0"/>
      <w:marBottom w:val="0"/>
      <w:divBdr>
        <w:top w:val="none" w:sz="0" w:space="0" w:color="auto"/>
        <w:left w:val="none" w:sz="0" w:space="0" w:color="auto"/>
        <w:bottom w:val="none" w:sz="0" w:space="0" w:color="auto"/>
        <w:right w:val="none" w:sz="0" w:space="0" w:color="auto"/>
      </w:divBdr>
    </w:div>
    <w:div w:id="1713772185">
      <w:marLeft w:val="0"/>
      <w:marRight w:val="0"/>
      <w:marTop w:val="0"/>
      <w:marBottom w:val="0"/>
      <w:divBdr>
        <w:top w:val="none" w:sz="0" w:space="0" w:color="auto"/>
        <w:left w:val="none" w:sz="0" w:space="0" w:color="auto"/>
        <w:bottom w:val="none" w:sz="0" w:space="0" w:color="auto"/>
        <w:right w:val="none" w:sz="0" w:space="0" w:color="auto"/>
      </w:divBdr>
    </w:div>
    <w:div w:id="1714038172">
      <w:marLeft w:val="0"/>
      <w:marRight w:val="0"/>
      <w:marTop w:val="0"/>
      <w:marBottom w:val="0"/>
      <w:divBdr>
        <w:top w:val="none" w:sz="0" w:space="0" w:color="auto"/>
        <w:left w:val="none" w:sz="0" w:space="0" w:color="auto"/>
        <w:bottom w:val="none" w:sz="0" w:space="0" w:color="auto"/>
        <w:right w:val="none" w:sz="0" w:space="0" w:color="auto"/>
      </w:divBdr>
    </w:div>
    <w:div w:id="1714118520">
      <w:marLeft w:val="0"/>
      <w:marRight w:val="0"/>
      <w:marTop w:val="0"/>
      <w:marBottom w:val="0"/>
      <w:divBdr>
        <w:top w:val="none" w:sz="0" w:space="0" w:color="auto"/>
        <w:left w:val="none" w:sz="0" w:space="0" w:color="auto"/>
        <w:bottom w:val="none" w:sz="0" w:space="0" w:color="auto"/>
        <w:right w:val="none" w:sz="0" w:space="0" w:color="auto"/>
      </w:divBdr>
    </w:div>
    <w:div w:id="1714229470">
      <w:marLeft w:val="0"/>
      <w:marRight w:val="0"/>
      <w:marTop w:val="0"/>
      <w:marBottom w:val="0"/>
      <w:divBdr>
        <w:top w:val="none" w:sz="0" w:space="0" w:color="auto"/>
        <w:left w:val="none" w:sz="0" w:space="0" w:color="auto"/>
        <w:bottom w:val="none" w:sz="0" w:space="0" w:color="auto"/>
        <w:right w:val="none" w:sz="0" w:space="0" w:color="auto"/>
      </w:divBdr>
    </w:div>
    <w:div w:id="1714234255">
      <w:marLeft w:val="0"/>
      <w:marRight w:val="0"/>
      <w:marTop w:val="0"/>
      <w:marBottom w:val="0"/>
      <w:divBdr>
        <w:top w:val="none" w:sz="0" w:space="0" w:color="auto"/>
        <w:left w:val="none" w:sz="0" w:space="0" w:color="auto"/>
        <w:bottom w:val="none" w:sz="0" w:space="0" w:color="auto"/>
        <w:right w:val="none" w:sz="0" w:space="0" w:color="auto"/>
      </w:divBdr>
    </w:div>
    <w:div w:id="1714385888">
      <w:marLeft w:val="0"/>
      <w:marRight w:val="0"/>
      <w:marTop w:val="0"/>
      <w:marBottom w:val="0"/>
      <w:divBdr>
        <w:top w:val="none" w:sz="0" w:space="0" w:color="auto"/>
        <w:left w:val="none" w:sz="0" w:space="0" w:color="auto"/>
        <w:bottom w:val="none" w:sz="0" w:space="0" w:color="auto"/>
        <w:right w:val="none" w:sz="0" w:space="0" w:color="auto"/>
      </w:divBdr>
    </w:div>
    <w:div w:id="1714428545">
      <w:marLeft w:val="0"/>
      <w:marRight w:val="0"/>
      <w:marTop w:val="0"/>
      <w:marBottom w:val="0"/>
      <w:divBdr>
        <w:top w:val="none" w:sz="0" w:space="0" w:color="auto"/>
        <w:left w:val="none" w:sz="0" w:space="0" w:color="auto"/>
        <w:bottom w:val="none" w:sz="0" w:space="0" w:color="auto"/>
        <w:right w:val="none" w:sz="0" w:space="0" w:color="auto"/>
      </w:divBdr>
    </w:div>
    <w:div w:id="1714496156">
      <w:marLeft w:val="0"/>
      <w:marRight w:val="0"/>
      <w:marTop w:val="0"/>
      <w:marBottom w:val="0"/>
      <w:divBdr>
        <w:top w:val="none" w:sz="0" w:space="0" w:color="auto"/>
        <w:left w:val="none" w:sz="0" w:space="0" w:color="auto"/>
        <w:bottom w:val="none" w:sz="0" w:space="0" w:color="auto"/>
        <w:right w:val="none" w:sz="0" w:space="0" w:color="auto"/>
      </w:divBdr>
    </w:div>
    <w:div w:id="1714497054">
      <w:bodyDiv w:val="1"/>
      <w:marLeft w:val="0"/>
      <w:marRight w:val="0"/>
      <w:marTop w:val="0"/>
      <w:marBottom w:val="0"/>
      <w:divBdr>
        <w:top w:val="none" w:sz="0" w:space="0" w:color="auto"/>
        <w:left w:val="none" w:sz="0" w:space="0" w:color="auto"/>
        <w:bottom w:val="none" w:sz="0" w:space="0" w:color="auto"/>
        <w:right w:val="none" w:sz="0" w:space="0" w:color="auto"/>
      </w:divBdr>
    </w:div>
    <w:div w:id="1714504069">
      <w:marLeft w:val="0"/>
      <w:marRight w:val="0"/>
      <w:marTop w:val="0"/>
      <w:marBottom w:val="0"/>
      <w:divBdr>
        <w:top w:val="none" w:sz="0" w:space="0" w:color="auto"/>
        <w:left w:val="none" w:sz="0" w:space="0" w:color="auto"/>
        <w:bottom w:val="none" w:sz="0" w:space="0" w:color="auto"/>
        <w:right w:val="none" w:sz="0" w:space="0" w:color="auto"/>
      </w:divBdr>
    </w:div>
    <w:div w:id="1714570777">
      <w:marLeft w:val="0"/>
      <w:marRight w:val="0"/>
      <w:marTop w:val="0"/>
      <w:marBottom w:val="0"/>
      <w:divBdr>
        <w:top w:val="none" w:sz="0" w:space="0" w:color="auto"/>
        <w:left w:val="none" w:sz="0" w:space="0" w:color="auto"/>
        <w:bottom w:val="none" w:sz="0" w:space="0" w:color="auto"/>
        <w:right w:val="none" w:sz="0" w:space="0" w:color="auto"/>
      </w:divBdr>
    </w:div>
    <w:div w:id="1714619557">
      <w:marLeft w:val="0"/>
      <w:marRight w:val="0"/>
      <w:marTop w:val="0"/>
      <w:marBottom w:val="0"/>
      <w:divBdr>
        <w:top w:val="none" w:sz="0" w:space="0" w:color="auto"/>
        <w:left w:val="none" w:sz="0" w:space="0" w:color="auto"/>
        <w:bottom w:val="none" w:sz="0" w:space="0" w:color="auto"/>
        <w:right w:val="none" w:sz="0" w:space="0" w:color="auto"/>
      </w:divBdr>
    </w:div>
    <w:div w:id="1714693693">
      <w:marLeft w:val="0"/>
      <w:marRight w:val="0"/>
      <w:marTop w:val="0"/>
      <w:marBottom w:val="0"/>
      <w:divBdr>
        <w:top w:val="none" w:sz="0" w:space="0" w:color="auto"/>
        <w:left w:val="none" w:sz="0" w:space="0" w:color="auto"/>
        <w:bottom w:val="none" w:sz="0" w:space="0" w:color="auto"/>
        <w:right w:val="none" w:sz="0" w:space="0" w:color="auto"/>
      </w:divBdr>
    </w:div>
    <w:div w:id="1714768461">
      <w:marLeft w:val="0"/>
      <w:marRight w:val="0"/>
      <w:marTop w:val="0"/>
      <w:marBottom w:val="0"/>
      <w:divBdr>
        <w:top w:val="none" w:sz="0" w:space="0" w:color="auto"/>
        <w:left w:val="none" w:sz="0" w:space="0" w:color="auto"/>
        <w:bottom w:val="none" w:sz="0" w:space="0" w:color="auto"/>
        <w:right w:val="none" w:sz="0" w:space="0" w:color="auto"/>
      </w:divBdr>
    </w:div>
    <w:div w:id="1714882512">
      <w:marLeft w:val="0"/>
      <w:marRight w:val="0"/>
      <w:marTop w:val="0"/>
      <w:marBottom w:val="0"/>
      <w:divBdr>
        <w:top w:val="none" w:sz="0" w:space="0" w:color="auto"/>
        <w:left w:val="none" w:sz="0" w:space="0" w:color="auto"/>
        <w:bottom w:val="none" w:sz="0" w:space="0" w:color="auto"/>
        <w:right w:val="none" w:sz="0" w:space="0" w:color="auto"/>
      </w:divBdr>
    </w:div>
    <w:div w:id="1714884366">
      <w:marLeft w:val="0"/>
      <w:marRight w:val="0"/>
      <w:marTop w:val="0"/>
      <w:marBottom w:val="0"/>
      <w:divBdr>
        <w:top w:val="none" w:sz="0" w:space="0" w:color="auto"/>
        <w:left w:val="none" w:sz="0" w:space="0" w:color="auto"/>
        <w:bottom w:val="none" w:sz="0" w:space="0" w:color="auto"/>
        <w:right w:val="none" w:sz="0" w:space="0" w:color="auto"/>
      </w:divBdr>
    </w:div>
    <w:div w:id="1714885026">
      <w:marLeft w:val="0"/>
      <w:marRight w:val="0"/>
      <w:marTop w:val="0"/>
      <w:marBottom w:val="0"/>
      <w:divBdr>
        <w:top w:val="none" w:sz="0" w:space="0" w:color="auto"/>
        <w:left w:val="none" w:sz="0" w:space="0" w:color="auto"/>
        <w:bottom w:val="none" w:sz="0" w:space="0" w:color="auto"/>
        <w:right w:val="none" w:sz="0" w:space="0" w:color="auto"/>
      </w:divBdr>
    </w:div>
    <w:div w:id="1714889415">
      <w:marLeft w:val="0"/>
      <w:marRight w:val="0"/>
      <w:marTop w:val="0"/>
      <w:marBottom w:val="0"/>
      <w:divBdr>
        <w:top w:val="none" w:sz="0" w:space="0" w:color="auto"/>
        <w:left w:val="none" w:sz="0" w:space="0" w:color="auto"/>
        <w:bottom w:val="none" w:sz="0" w:space="0" w:color="auto"/>
        <w:right w:val="none" w:sz="0" w:space="0" w:color="auto"/>
      </w:divBdr>
    </w:div>
    <w:div w:id="1715037547">
      <w:marLeft w:val="0"/>
      <w:marRight w:val="0"/>
      <w:marTop w:val="0"/>
      <w:marBottom w:val="0"/>
      <w:divBdr>
        <w:top w:val="none" w:sz="0" w:space="0" w:color="auto"/>
        <w:left w:val="none" w:sz="0" w:space="0" w:color="auto"/>
        <w:bottom w:val="none" w:sz="0" w:space="0" w:color="auto"/>
        <w:right w:val="none" w:sz="0" w:space="0" w:color="auto"/>
      </w:divBdr>
    </w:div>
    <w:div w:id="1715155708">
      <w:marLeft w:val="0"/>
      <w:marRight w:val="0"/>
      <w:marTop w:val="0"/>
      <w:marBottom w:val="0"/>
      <w:divBdr>
        <w:top w:val="none" w:sz="0" w:space="0" w:color="auto"/>
        <w:left w:val="none" w:sz="0" w:space="0" w:color="auto"/>
        <w:bottom w:val="none" w:sz="0" w:space="0" w:color="auto"/>
        <w:right w:val="none" w:sz="0" w:space="0" w:color="auto"/>
      </w:divBdr>
    </w:div>
    <w:div w:id="1715158427">
      <w:marLeft w:val="0"/>
      <w:marRight w:val="0"/>
      <w:marTop w:val="0"/>
      <w:marBottom w:val="0"/>
      <w:divBdr>
        <w:top w:val="none" w:sz="0" w:space="0" w:color="auto"/>
        <w:left w:val="none" w:sz="0" w:space="0" w:color="auto"/>
        <w:bottom w:val="none" w:sz="0" w:space="0" w:color="auto"/>
        <w:right w:val="none" w:sz="0" w:space="0" w:color="auto"/>
      </w:divBdr>
    </w:div>
    <w:div w:id="1715226595">
      <w:marLeft w:val="0"/>
      <w:marRight w:val="0"/>
      <w:marTop w:val="0"/>
      <w:marBottom w:val="0"/>
      <w:divBdr>
        <w:top w:val="none" w:sz="0" w:space="0" w:color="auto"/>
        <w:left w:val="none" w:sz="0" w:space="0" w:color="auto"/>
        <w:bottom w:val="none" w:sz="0" w:space="0" w:color="auto"/>
        <w:right w:val="none" w:sz="0" w:space="0" w:color="auto"/>
      </w:divBdr>
    </w:div>
    <w:div w:id="1715228169">
      <w:marLeft w:val="0"/>
      <w:marRight w:val="0"/>
      <w:marTop w:val="0"/>
      <w:marBottom w:val="0"/>
      <w:divBdr>
        <w:top w:val="none" w:sz="0" w:space="0" w:color="auto"/>
        <w:left w:val="none" w:sz="0" w:space="0" w:color="auto"/>
        <w:bottom w:val="none" w:sz="0" w:space="0" w:color="auto"/>
        <w:right w:val="none" w:sz="0" w:space="0" w:color="auto"/>
      </w:divBdr>
    </w:div>
    <w:div w:id="1715302231">
      <w:marLeft w:val="0"/>
      <w:marRight w:val="0"/>
      <w:marTop w:val="0"/>
      <w:marBottom w:val="0"/>
      <w:divBdr>
        <w:top w:val="none" w:sz="0" w:space="0" w:color="auto"/>
        <w:left w:val="none" w:sz="0" w:space="0" w:color="auto"/>
        <w:bottom w:val="none" w:sz="0" w:space="0" w:color="auto"/>
        <w:right w:val="none" w:sz="0" w:space="0" w:color="auto"/>
      </w:divBdr>
    </w:div>
    <w:div w:id="1715305869">
      <w:marLeft w:val="0"/>
      <w:marRight w:val="0"/>
      <w:marTop w:val="0"/>
      <w:marBottom w:val="0"/>
      <w:divBdr>
        <w:top w:val="none" w:sz="0" w:space="0" w:color="auto"/>
        <w:left w:val="none" w:sz="0" w:space="0" w:color="auto"/>
        <w:bottom w:val="none" w:sz="0" w:space="0" w:color="auto"/>
        <w:right w:val="none" w:sz="0" w:space="0" w:color="auto"/>
      </w:divBdr>
    </w:div>
    <w:div w:id="1715425730">
      <w:marLeft w:val="0"/>
      <w:marRight w:val="0"/>
      <w:marTop w:val="0"/>
      <w:marBottom w:val="0"/>
      <w:divBdr>
        <w:top w:val="none" w:sz="0" w:space="0" w:color="auto"/>
        <w:left w:val="none" w:sz="0" w:space="0" w:color="auto"/>
        <w:bottom w:val="none" w:sz="0" w:space="0" w:color="auto"/>
        <w:right w:val="none" w:sz="0" w:space="0" w:color="auto"/>
      </w:divBdr>
    </w:div>
    <w:div w:id="1715497651">
      <w:marLeft w:val="0"/>
      <w:marRight w:val="0"/>
      <w:marTop w:val="0"/>
      <w:marBottom w:val="0"/>
      <w:divBdr>
        <w:top w:val="none" w:sz="0" w:space="0" w:color="auto"/>
        <w:left w:val="none" w:sz="0" w:space="0" w:color="auto"/>
        <w:bottom w:val="none" w:sz="0" w:space="0" w:color="auto"/>
        <w:right w:val="none" w:sz="0" w:space="0" w:color="auto"/>
      </w:divBdr>
    </w:div>
    <w:div w:id="1715537599">
      <w:marLeft w:val="0"/>
      <w:marRight w:val="0"/>
      <w:marTop w:val="0"/>
      <w:marBottom w:val="0"/>
      <w:divBdr>
        <w:top w:val="none" w:sz="0" w:space="0" w:color="auto"/>
        <w:left w:val="none" w:sz="0" w:space="0" w:color="auto"/>
        <w:bottom w:val="none" w:sz="0" w:space="0" w:color="auto"/>
        <w:right w:val="none" w:sz="0" w:space="0" w:color="auto"/>
      </w:divBdr>
    </w:div>
    <w:div w:id="1715618316">
      <w:marLeft w:val="0"/>
      <w:marRight w:val="0"/>
      <w:marTop w:val="0"/>
      <w:marBottom w:val="0"/>
      <w:divBdr>
        <w:top w:val="none" w:sz="0" w:space="0" w:color="auto"/>
        <w:left w:val="none" w:sz="0" w:space="0" w:color="auto"/>
        <w:bottom w:val="none" w:sz="0" w:space="0" w:color="auto"/>
        <w:right w:val="none" w:sz="0" w:space="0" w:color="auto"/>
      </w:divBdr>
    </w:div>
    <w:div w:id="1715692816">
      <w:marLeft w:val="0"/>
      <w:marRight w:val="0"/>
      <w:marTop w:val="0"/>
      <w:marBottom w:val="0"/>
      <w:divBdr>
        <w:top w:val="none" w:sz="0" w:space="0" w:color="auto"/>
        <w:left w:val="none" w:sz="0" w:space="0" w:color="auto"/>
        <w:bottom w:val="none" w:sz="0" w:space="0" w:color="auto"/>
        <w:right w:val="none" w:sz="0" w:space="0" w:color="auto"/>
      </w:divBdr>
    </w:div>
    <w:div w:id="1715806902">
      <w:marLeft w:val="0"/>
      <w:marRight w:val="0"/>
      <w:marTop w:val="0"/>
      <w:marBottom w:val="0"/>
      <w:divBdr>
        <w:top w:val="none" w:sz="0" w:space="0" w:color="auto"/>
        <w:left w:val="none" w:sz="0" w:space="0" w:color="auto"/>
        <w:bottom w:val="none" w:sz="0" w:space="0" w:color="auto"/>
        <w:right w:val="none" w:sz="0" w:space="0" w:color="auto"/>
      </w:divBdr>
    </w:div>
    <w:div w:id="1715809357">
      <w:marLeft w:val="0"/>
      <w:marRight w:val="0"/>
      <w:marTop w:val="0"/>
      <w:marBottom w:val="0"/>
      <w:divBdr>
        <w:top w:val="none" w:sz="0" w:space="0" w:color="auto"/>
        <w:left w:val="none" w:sz="0" w:space="0" w:color="auto"/>
        <w:bottom w:val="none" w:sz="0" w:space="0" w:color="auto"/>
        <w:right w:val="none" w:sz="0" w:space="0" w:color="auto"/>
      </w:divBdr>
    </w:div>
    <w:div w:id="1715884799">
      <w:marLeft w:val="0"/>
      <w:marRight w:val="0"/>
      <w:marTop w:val="0"/>
      <w:marBottom w:val="0"/>
      <w:divBdr>
        <w:top w:val="none" w:sz="0" w:space="0" w:color="auto"/>
        <w:left w:val="none" w:sz="0" w:space="0" w:color="auto"/>
        <w:bottom w:val="none" w:sz="0" w:space="0" w:color="auto"/>
        <w:right w:val="none" w:sz="0" w:space="0" w:color="auto"/>
      </w:divBdr>
    </w:div>
    <w:div w:id="1715958624">
      <w:marLeft w:val="0"/>
      <w:marRight w:val="0"/>
      <w:marTop w:val="0"/>
      <w:marBottom w:val="0"/>
      <w:divBdr>
        <w:top w:val="none" w:sz="0" w:space="0" w:color="auto"/>
        <w:left w:val="none" w:sz="0" w:space="0" w:color="auto"/>
        <w:bottom w:val="none" w:sz="0" w:space="0" w:color="auto"/>
        <w:right w:val="none" w:sz="0" w:space="0" w:color="auto"/>
      </w:divBdr>
    </w:div>
    <w:div w:id="1715999829">
      <w:marLeft w:val="0"/>
      <w:marRight w:val="0"/>
      <w:marTop w:val="0"/>
      <w:marBottom w:val="0"/>
      <w:divBdr>
        <w:top w:val="none" w:sz="0" w:space="0" w:color="auto"/>
        <w:left w:val="none" w:sz="0" w:space="0" w:color="auto"/>
        <w:bottom w:val="none" w:sz="0" w:space="0" w:color="auto"/>
        <w:right w:val="none" w:sz="0" w:space="0" w:color="auto"/>
      </w:divBdr>
    </w:div>
    <w:div w:id="1716004103">
      <w:marLeft w:val="0"/>
      <w:marRight w:val="0"/>
      <w:marTop w:val="0"/>
      <w:marBottom w:val="0"/>
      <w:divBdr>
        <w:top w:val="none" w:sz="0" w:space="0" w:color="auto"/>
        <w:left w:val="none" w:sz="0" w:space="0" w:color="auto"/>
        <w:bottom w:val="none" w:sz="0" w:space="0" w:color="auto"/>
        <w:right w:val="none" w:sz="0" w:space="0" w:color="auto"/>
      </w:divBdr>
    </w:div>
    <w:div w:id="1716005969">
      <w:marLeft w:val="0"/>
      <w:marRight w:val="0"/>
      <w:marTop w:val="0"/>
      <w:marBottom w:val="0"/>
      <w:divBdr>
        <w:top w:val="none" w:sz="0" w:space="0" w:color="auto"/>
        <w:left w:val="none" w:sz="0" w:space="0" w:color="auto"/>
        <w:bottom w:val="none" w:sz="0" w:space="0" w:color="auto"/>
        <w:right w:val="none" w:sz="0" w:space="0" w:color="auto"/>
      </w:divBdr>
    </w:div>
    <w:div w:id="1716200432">
      <w:marLeft w:val="0"/>
      <w:marRight w:val="0"/>
      <w:marTop w:val="0"/>
      <w:marBottom w:val="0"/>
      <w:divBdr>
        <w:top w:val="none" w:sz="0" w:space="0" w:color="auto"/>
        <w:left w:val="none" w:sz="0" w:space="0" w:color="auto"/>
        <w:bottom w:val="none" w:sz="0" w:space="0" w:color="auto"/>
        <w:right w:val="none" w:sz="0" w:space="0" w:color="auto"/>
      </w:divBdr>
    </w:div>
    <w:div w:id="1716270928">
      <w:marLeft w:val="0"/>
      <w:marRight w:val="0"/>
      <w:marTop w:val="0"/>
      <w:marBottom w:val="0"/>
      <w:divBdr>
        <w:top w:val="none" w:sz="0" w:space="0" w:color="auto"/>
        <w:left w:val="none" w:sz="0" w:space="0" w:color="auto"/>
        <w:bottom w:val="none" w:sz="0" w:space="0" w:color="auto"/>
        <w:right w:val="none" w:sz="0" w:space="0" w:color="auto"/>
      </w:divBdr>
    </w:div>
    <w:div w:id="1716346245">
      <w:marLeft w:val="0"/>
      <w:marRight w:val="0"/>
      <w:marTop w:val="0"/>
      <w:marBottom w:val="0"/>
      <w:divBdr>
        <w:top w:val="none" w:sz="0" w:space="0" w:color="auto"/>
        <w:left w:val="none" w:sz="0" w:space="0" w:color="auto"/>
        <w:bottom w:val="none" w:sz="0" w:space="0" w:color="auto"/>
        <w:right w:val="none" w:sz="0" w:space="0" w:color="auto"/>
      </w:divBdr>
    </w:div>
    <w:div w:id="1716387998">
      <w:marLeft w:val="0"/>
      <w:marRight w:val="0"/>
      <w:marTop w:val="0"/>
      <w:marBottom w:val="0"/>
      <w:divBdr>
        <w:top w:val="none" w:sz="0" w:space="0" w:color="auto"/>
        <w:left w:val="none" w:sz="0" w:space="0" w:color="auto"/>
        <w:bottom w:val="none" w:sz="0" w:space="0" w:color="auto"/>
        <w:right w:val="none" w:sz="0" w:space="0" w:color="auto"/>
      </w:divBdr>
    </w:div>
    <w:div w:id="1716391602">
      <w:marLeft w:val="0"/>
      <w:marRight w:val="0"/>
      <w:marTop w:val="0"/>
      <w:marBottom w:val="0"/>
      <w:divBdr>
        <w:top w:val="none" w:sz="0" w:space="0" w:color="auto"/>
        <w:left w:val="none" w:sz="0" w:space="0" w:color="auto"/>
        <w:bottom w:val="none" w:sz="0" w:space="0" w:color="auto"/>
        <w:right w:val="none" w:sz="0" w:space="0" w:color="auto"/>
      </w:divBdr>
    </w:div>
    <w:div w:id="1716394873">
      <w:marLeft w:val="0"/>
      <w:marRight w:val="0"/>
      <w:marTop w:val="0"/>
      <w:marBottom w:val="0"/>
      <w:divBdr>
        <w:top w:val="none" w:sz="0" w:space="0" w:color="auto"/>
        <w:left w:val="none" w:sz="0" w:space="0" w:color="auto"/>
        <w:bottom w:val="none" w:sz="0" w:space="0" w:color="auto"/>
        <w:right w:val="none" w:sz="0" w:space="0" w:color="auto"/>
      </w:divBdr>
    </w:div>
    <w:div w:id="1716464453">
      <w:marLeft w:val="0"/>
      <w:marRight w:val="0"/>
      <w:marTop w:val="0"/>
      <w:marBottom w:val="0"/>
      <w:divBdr>
        <w:top w:val="none" w:sz="0" w:space="0" w:color="auto"/>
        <w:left w:val="none" w:sz="0" w:space="0" w:color="auto"/>
        <w:bottom w:val="none" w:sz="0" w:space="0" w:color="auto"/>
        <w:right w:val="none" w:sz="0" w:space="0" w:color="auto"/>
      </w:divBdr>
    </w:div>
    <w:div w:id="1716541240">
      <w:marLeft w:val="0"/>
      <w:marRight w:val="0"/>
      <w:marTop w:val="0"/>
      <w:marBottom w:val="0"/>
      <w:divBdr>
        <w:top w:val="none" w:sz="0" w:space="0" w:color="auto"/>
        <w:left w:val="none" w:sz="0" w:space="0" w:color="auto"/>
        <w:bottom w:val="none" w:sz="0" w:space="0" w:color="auto"/>
        <w:right w:val="none" w:sz="0" w:space="0" w:color="auto"/>
      </w:divBdr>
    </w:div>
    <w:div w:id="1716541648">
      <w:marLeft w:val="0"/>
      <w:marRight w:val="0"/>
      <w:marTop w:val="0"/>
      <w:marBottom w:val="0"/>
      <w:divBdr>
        <w:top w:val="none" w:sz="0" w:space="0" w:color="auto"/>
        <w:left w:val="none" w:sz="0" w:space="0" w:color="auto"/>
        <w:bottom w:val="none" w:sz="0" w:space="0" w:color="auto"/>
        <w:right w:val="none" w:sz="0" w:space="0" w:color="auto"/>
      </w:divBdr>
    </w:div>
    <w:div w:id="1716542871">
      <w:marLeft w:val="0"/>
      <w:marRight w:val="0"/>
      <w:marTop w:val="0"/>
      <w:marBottom w:val="0"/>
      <w:divBdr>
        <w:top w:val="none" w:sz="0" w:space="0" w:color="auto"/>
        <w:left w:val="none" w:sz="0" w:space="0" w:color="auto"/>
        <w:bottom w:val="none" w:sz="0" w:space="0" w:color="auto"/>
        <w:right w:val="none" w:sz="0" w:space="0" w:color="auto"/>
      </w:divBdr>
    </w:div>
    <w:div w:id="1716847860">
      <w:marLeft w:val="0"/>
      <w:marRight w:val="0"/>
      <w:marTop w:val="0"/>
      <w:marBottom w:val="0"/>
      <w:divBdr>
        <w:top w:val="none" w:sz="0" w:space="0" w:color="auto"/>
        <w:left w:val="none" w:sz="0" w:space="0" w:color="auto"/>
        <w:bottom w:val="none" w:sz="0" w:space="0" w:color="auto"/>
        <w:right w:val="none" w:sz="0" w:space="0" w:color="auto"/>
      </w:divBdr>
    </w:div>
    <w:div w:id="1716927936">
      <w:marLeft w:val="0"/>
      <w:marRight w:val="0"/>
      <w:marTop w:val="0"/>
      <w:marBottom w:val="0"/>
      <w:divBdr>
        <w:top w:val="none" w:sz="0" w:space="0" w:color="auto"/>
        <w:left w:val="none" w:sz="0" w:space="0" w:color="auto"/>
        <w:bottom w:val="none" w:sz="0" w:space="0" w:color="auto"/>
        <w:right w:val="none" w:sz="0" w:space="0" w:color="auto"/>
      </w:divBdr>
    </w:div>
    <w:div w:id="1716931314">
      <w:marLeft w:val="0"/>
      <w:marRight w:val="0"/>
      <w:marTop w:val="0"/>
      <w:marBottom w:val="0"/>
      <w:divBdr>
        <w:top w:val="none" w:sz="0" w:space="0" w:color="auto"/>
        <w:left w:val="none" w:sz="0" w:space="0" w:color="auto"/>
        <w:bottom w:val="none" w:sz="0" w:space="0" w:color="auto"/>
        <w:right w:val="none" w:sz="0" w:space="0" w:color="auto"/>
      </w:divBdr>
    </w:div>
    <w:div w:id="1717050579">
      <w:marLeft w:val="0"/>
      <w:marRight w:val="0"/>
      <w:marTop w:val="0"/>
      <w:marBottom w:val="0"/>
      <w:divBdr>
        <w:top w:val="none" w:sz="0" w:space="0" w:color="auto"/>
        <w:left w:val="none" w:sz="0" w:space="0" w:color="auto"/>
        <w:bottom w:val="none" w:sz="0" w:space="0" w:color="auto"/>
        <w:right w:val="none" w:sz="0" w:space="0" w:color="auto"/>
      </w:divBdr>
    </w:div>
    <w:div w:id="1717200729">
      <w:marLeft w:val="0"/>
      <w:marRight w:val="0"/>
      <w:marTop w:val="0"/>
      <w:marBottom w:val="0"/>
      <w:divBdr>
        <w:top w:val="none" w:sz="0" w:space="0" w:color="auto"/>
        <w:left w:val="none" w:sz="0" w:space="0" w:color="auto"/>
        <w:bottom w:val="none" w:sz="0" w:space="0" w:color="auto"/>
        <w:right w:val="none" w:sz="0" w:space="0" w:color="auto"/>
      </w:divBdr>
    </w:div>
    <w:div w:id="1717242158">
      <w:marLeft w:val="0"/>
      <w:marRight w:val="0"/>
      <w:marTop w:val="0"/>
      <w:marBottom w:val="0"/>
      <w:divBdr>
        <w:top w:val="none" w:sz="0" w:space="0" w:color="auto"/>
        <w:left w:val="none" w:sz="0" w:space="0" w:color="auto"/>
        <w:bottom w:val="none" w:sz="0" w:space="0" w:color="auto"/>
        <w:right w:val="none" w:sz="0" w:space="0" w:color="auto"/>
      </w:divBdr>
    </w:div>
    <w:div w:id="1717386236">
      <w:marLeft w:val="0"/>
      <w:marRight w:val="0"/>
      <w:marTop w:val="0"/>
      <w:marBottom w:val="0"/>
      <w:divBdr>
        <w:top w:val="none" w:sz="0" w:space="0" w:color="auto"/>
        <w:left w:val="none" w:sz="0" w:space="0" w:color="auto"/>
        <w:bottom w:val="none" w:sz="0" w:space="0" w:color="auto"/>
        <w:right w:val="none" w:sz="0" w:space="0" w:color="auto"/>
      </w:divBdr>
    </w:div>
    <w:div w:id="1717391961">
      <w:marLeft w:val="0"/>
      <w:marRight w:val="0"/>
      <w:marTop w:val="0"/>
      <w:marBottom w:val="0"/>
      <w:divBdr>
        <w:top w:val="none" w:sz="0" w:space="0" w:color="auto"/>
        <w:left w:val="none" w:sz="0" w:space="0" w:color="auto"/>
        <w:bottom w:val="none" w:sz="0" w:space="0" w:color="auto"/>
        <w:right w:val="none" w:sz="0" w:space="0" w:color="auto"/>
      </w:divBdr>
    </w:div>
    <w:div w:id="1717582283">
      <w:marLeft w:val="0"/>
      <w:marRight w:val="0"/>
      <w:marTop w:val="0"/>
      <w:marBottom w:val="0"/>
      <w:divBdr>
        <w:top w:val="none" w:sz="0" w:space="0" w:color="auto"/>
        <w:left w:val="none" w:sz="0" w:space="0" w:color="auto"/>
        <w:bottom w:val="none" w:sz="0" w:space="0" w:color="auto"/>
        <w:right w:val="none" w:sz="0" w:space="0" w:color="auto"/>
      </w:divBdr>
    </w:div>
    <w:div w:id="1717657537">
      <w:marLeft w:val="0"/>
      <w:marRight w:val="0"/>
      <w:marTop w:val="0"/>
      <w:marBottom w:val="0"/>
      <w:divBdr>
        <w:top w:val="none" w:sz="0" w:space="0" w:color="auto"/>
        <w:left w:val="none" w:sz="0" w:space="0" w:color="auto"/>
        <w:bottom w:val="none" w:sz="0" w:space="0" w:color="auto"/>
        <w:right w:val="none" w:sz="0" w:space="0" w:color="auto"/>
      </w:divBdr>
    </w:div>
    <w:div w:id="1717704666">
      <w:marLeft w:val="0"/>
      <w:marRight w:val="0"/>
      <w:marTop w:val="0"/>
      <w:marBottom w:val="0"/>
      <w:divBdr>
        <w:top w:val="none" w:sz="0" w:space="0" w:color="auto"/>
        <w:left w:val="none" w:sz="0" w:space="0" w:color="auto"/>
        <w:bottom w:val="none" w:sz="0" w:space="0" w:color="auto"/>
        <w:right w:val="none" w:sz="0" w:space="0" w:color="auto"/>
      </w:divBdr>
    </w:div>
    <w:div w:id="1717773196">
      <w:marLeft w:val="0"/>
      <w:marRight w:val="0"/>
      <w:marTop w:val="0"/>
      <w:marBottom w:val="0"/>
      <w:divBdr>
        <w:top w:val="none" w:sz="0" w:space="0" w:color="auto"/>
        <w:left w:val="none" w:sz="0" w:space="0" w:color="auto"/>
        <w:bottom w:val="none" w:sz="0" w:space="0" w:color="auto"/>
        <w:right w:val="none" w:sz="0" w:space="0" w:color="auto"/>
      </w:divBdr>
    </w:div>
    <w:div w:id="1717775550">
      <w:marLeft w:val="0"/>
      <w:marRight w:val="0"/>
      <w:marTop w:val="0"/>
      <w:marBottom w:val="0"/>
      <w:divBdr>
        <w:top w:val="none" w:sz="0" w:space="0" w:color="auto"/>
        <w:left w:val="none" w:sz="0" w:space="0" w:color="auto"/>
        <w:bottom w:val="none" w:sz="0" w:space="0" w:color="auto"/>
        <w:right w:val="none" w:sz="0" w:space="0" w:color="auto"/>
      </w:divBdr>
    </w:div>
    <w:div w:id="1717969019">
      <w:marLeft w:val="0"/>
      <w:marRight w:val="0"/>
      <w:marTop w:val="0"/>
      <w:marBottom w:val="0"/>
      <w:divBdr>
        <w:top w:val="none" w:sz="0" w:space="0" w:color="auto"/>
        <w:left w:val="none" w:sz="0" w:space="0" w:color="auto"/>
        <w:bottom w:val="none" w:sz="0" w:space="0" w:color="auto"/>
        <w:right w:val="none" w:sz="0" w:space="0" w:color="auto"/>
      </w:divBdr>
    </w:div>
    <w:div w:id="1717974235">
      <w:bodyDiv w:val="1"/>
      <w:marLeft w:val="0"/>
      <w:marRight w:val="0"/>
      <w:marTop w:val="0"/>
      <w:marBottom w:val="0"/>
      <w:divBdr>
        <w:top w:val="none" w:sz="0" w:space="0" w:color="auto"/>
        <w:left w:val="none" w:sz="0" w:space="0" w:color="auto"/>
        <w:bottom w:val="none" w:sz="0" w:space="0" w:color="auto"/>
        <w:right w:val="none" w:sz="0" w:space="0" w:color="auto"/>
      </w:divBdr>
    </w:div>
    <w:div w:id="1718046523">
      <w:marLeft w:val="0"/>
      <w:marRight w:val="0"/>
      <w:marTop w:val="0"/>
      <w:marBottom w:val="0"/>
      <w:divBdr>
        <w:top w:val="none" w:sz="0" w:space="0" w:color="auto"/>
        <w:left w:val="none" w:sz="0" w:space="0" w:color="auto"/>
        <w:bottom w:val="none" w:sz="0" w:space="0" w:color="auto"/>
        <w:right w:val="none" w:sz="0" w:space="0" w:color="auto"/>
      </w:divBdr>
    </w:div>
    <w:div w:id="1718049719">
      <w:marLeft w:val="0"/>
      <w:marRight w:val="0"/>
      <w:marTop w:val="0"/>
      <w:marBottom w:val="0"/>
      <w:divBdr>
        <w:top w:val="none" w:sz="0" w:space="0" w:color="auto"/>
        <w:left w:val="none" w:sz="0" w:space="0" w:color="auto"/>
        <w:bottom w:val="none" w:sz="0" w:space="0" w:color="auto"/>
        <w:right w:val="none" w:sz="0" w:space="0" w:color="auto"/>
      </w:divBdr>
    </w:div>
    <w:div w:id="1718164039">
      <w:marLeft w:val="0"/>
      <w:marRight w:val="0"/>
      <w:marTop w:val="0"/>
      <w:marBottom w:val="0"/>
      <w:divBdr>
        <w:top w:val="none" w:sz="0" w:space="0" w:color="auto"/>
        <w:left w:val="none" w:sz="0" w:space="0" w:color="auto"/>
        <w:bottom w:val="none" w:sz="0" w:space="0" w:color="auto"/>
        <w:right w:val="none" w:sz="0" w:space="0" w:color="auto"/>
      </w:divBdr>
    </w:div>
    <w:div w:id="1718167775">
      <w:marLeft w:val="0"/>
      <w:marRight w:val="0"/>
      <w:marTop w:val="0"/>
      <w:marBottom w:val="0"/>
      <w:divBdr>
        <w:top w:val="none" w:sz="0" w:space="0" w:color="auto"/>
        <w:left w:val="none" w:sz="0" w:space="0" w:color="auto"/>
        <w:bottom w:val="none" w:sz="0" w:space="0" w:color="auto"/>
        <w:right w:val="none" w:sz="0" w:space="0" w:color="auto"/>
      </w:divBdr>
    </w:div>
    <w:div w:id="1718237534">
      <w:marLeft w:val="0"/>
      <w:marRight w:val="0"/>
      <w:marTop w:val="0"/>
      <w:marBottom w:val="0"/>
      <w:divBdr>
        <w:top w:val="none" w:sz="0" w:space="0" w:color="auto"/>
        <w:left w:val="none" w:sz="0" w:space="0" w:color="auto"/>
        <w:bottom w:val="none" w:sz="0" w:space="0" w:color="auto"/>
        <w:right w:val="none" w:sz="0" w:space="0" w:color="auto"/>
      </w:divBdr>
    </w:div>
    <w:div w:id="1718551873">
      <w:marLeft w:val="0"/>
      <w:marRight w:val="0"/>
      <w:marTop w:val="0"/>
      <w:marBottom w:val="0"/>
      <w:divBdr>
        <w:top w:val="none" w:sz="0" w:space="0" w:color="auto"/>
        <w:left w:val="none" w:sz="0" w:space="0" w:color="auto"/>
        <w:bottom w:val="none" w:sz="0" w:space="0" w:color="auto"/>
        <w:right w:val="none" w:sz="0" w:space="0" w:color="auto"/>
      </w:divBdr>
    </w:div>
    <w:div w:id="1718582087">
      <w:marLeft w:val="0"/>
      <w:marRight w:val="0"/>
      <w:marTop w:val="0"/>
      <w:marBottom w:val="0"/>
      <w:divBdr>
        <w:top w:val="none" w:sz="0" w:space="0" w:color="auto"/>
        <w:left w:val="none" w:sz="0" w:space="0" w:color="auto"/>
        <w:bottom w:val="none" w:sz="0" w:space="0" w:color="auto"/>
        <w:right w:val="none" w:sz="0" w:space="0" w:color="auto"/>
      </w:divBdr>
    </w:div>
    <w:div w:id="1718621482">
      <w:marLeft w:val="0"/>
      <w:marRight w:val="0"/>
      <w:marTop w:val="0"/>
      <w:marBottom w:val="0"/>
      <w:divBdr>
        <w:top w:val="none" w:sz="0" w:space="0" w:color="auto"/>
        <w:left w:val="none" w:sz="0" w:space="0" w:color="auto"/>
        <w:bottom w:val="none" w:sz="0" w:space="0" w:color="auto"/>
        <w:right w:val="none" w:sz="0" w:space="0" w:color="auto"/>
      </w:divBdr>
    </w:div>
    <w:div w:id="1718624268">
      <w:marLeft w:val="0"/>
      <w:marRight w:val="0"/>
      <w:marTop w:val="0"/>
      <w:marBottom w:val="0"/>
      <w:divBdr>
        <w:top w:val="none" w:sz="0" w:space="0" w:color="auto"/>
        <w:left w:val="none" w:sz="0" w:space="0" w:color="auto"/>
        <w:bottom w:val="none" w:sz="0" w:space="0" w:color="auto"/>
        <w:right w:val="none" w:sz="0" w:space="0" w:color="auto"/>
      </w:divBdr>
    </w:div>
    <w:div w:id="1718702054">
      <w:marLeft w:val="0"/>
      <w:marRight w:val="0"/>
      <w:marTop w:val="0"/>
      <w:marBottom w:val="0"/>
      <w:divBdr>
        <w:top w:val="none" w:sz="0" w:space="0" w:color="auto"/>
        <w:left w:val="none" w:sz="0" w:space="0" w:color="auto"/>
        <w:bottom w:val="none" w:sz="0" w:space="0" w:color="auto"/>
        <w:right w:val="none" w:sz="0" w:space="0" w:color="auto"/>
      </w:divBdr>
    </w:div>
    <w:div w:id="1718889175">
      <w:marLeft w:val="0"/>
      <w:marRight w:val="0"/>
      <w:marTop w:val="0"/>
      <w:marBottom w:val="0"/>
      <w:divBdr>
        <w:top w:val="none" w:sz="0" w:space="0" w:color="auto"/>
        <w:left w:val="none" w:sz="0" w:space="0" w:color="auto"/>
        <w:bottom w:val="none" w:sz="0" w:space="0" w:color="auto"/>
        <w:right w:val="none" w:sz="0" w:space="0" w:color="auto"/>
      </w:divBdr>
    </w:div>
    <w:div w:id="1718894385">
      <w:marLeft w:val="0"/>
      <w:marRight w:val="0"/>
      <w:marTop w:val="0"/>
      <w:marBottom w:val="0"/>
      <w:divBdr>
        <w:top w:val="none" w:sz="0" w:space="0" w:color="auto"/>
        <w:left w:val="none" w:sz="0" w:space="0" w:color="auto"/>
        <w:bottom w:val="none" w:sz="0" w:space="0" w:color="auto"/>
        <w:right w:val="none" w:sz="0" w:space="0" w:color="auto"/>
      </w:divBdr>
    </w:div>
    <w:div w:id="1718968463">
      <w:marLeft w:val="0"/>
      <w:marRight w:val="0"/>
      <w:marTop w:val="0"/>
      <w:marBottom w:val="0"/>
      <w:divBdr>
        <w:top w:val="none" w:sz="0" w:space="0" w:color="auto"/>
        <w:left w:val="none" w:sz="0" w:space="0" w:color="auto"/>
        <w:bottom w:val="none" w:sz="0" w:space="0" w:color="auto"/>
        <w:right w:val="none" w:sz="0" w:space="0" w:color="auto"/>
      </w:divBdr>
    </w:div>
    <w:div w:id="1718973504">
      <w:marLeft w:val="0"/>
      <w:marRight w:val="0"/>
      <w:marTop w:val="0"/>
      <w:marBottom w:val="0"/>
      <w:divBdr>
        <w:top w:val="none" w:sz="0" w:space="0" w:color="auto"/>
        <w:left w:val="none" w:sz="0" w:space="0" w:color="auto"/>
        <w:bottom w:val="none" w:sz="0" w:space="0" w:color="auto"/>
        <w:right w:val="none" w:sz="0" w:space="0" w:color="auto"/>
      </w:divBdr>
    </w:div>
    <w:div w:id="1719085767">
      <w:marLeft w:val="0"/>
      <w:marRight w:val="0"/>
      <w:marTop w:val="0"/>
      <w:marBottom w:val="0"/>
      <w:divBdr>
        <w:top w:val="none" w:sz="0" w:space="0" w:color="auto"/>
        <w:left w:val="none" w:sz="0" w:space="0" w:color="auto"/>
        <w:bottom w:val="none" w:sz="0" w:space="0" w:color="auto"/>
        <w:right w:val="none" w:sz="0" w:space="0" w:color="auto"/>
      </w:divBdr>
    </w:div>
    <w:div w:id="1719281989">
      <w:marLeft w:val="0"/>
      <w:marRight w:val="0"/>
      <w:marTop w:val="0"/>
      <w:marBottom w:val="0"/>
      <w:divBdr>
        <w:top w:val="none" w:sz="0" w:space="0" w:color="auto"/>
        <w:left w:val="none" w:sz="0" w:space="0" w:color="auto"/>
        <w:bottom w:val="none" w:sz="0" w:space="0" w:color="auto"/>
        <w:right w:val="none" w:sz="0" w:space="0" w:color="auto"/>
      </w:divBdr>
    </w:div>
    <w:div w:id="1719282925">
      <w:marLeft w:val="0"/>
      <w:marRight w:val="0"/>
      <w:marTop w:val="0"/>
      <w:marBottom w:val="0"/>
      <w:divBdr>
        <w:top w:val="none" w:sz="0" w:space="0" w:color="auto"/>
        <w:left w:val="none" w:sz="0" w:space="0" w:color="auto"/>
        <w:bottom w:val="none" w:sz="0" w:space="0" w:color="auto"/>
        <w:right w:val="none" w:sz="0" w:space="0" w:color="auto"/>
      </w:divBdr>
    </w:div>
    <w:div w:id="1719283437">
      <w:marLeft w:val="0"/>
      <w:marRight w:val="0"/>
      <w:marTop w:val="0"/>
      <w:marBottom w:val="0"/>
      <w:divBdr>
        <w:top w:val="none" w:sz="0" w:space="0" w:color="auto"/>
        <w:left w:val="none" w:sz="0" w:space="0" w:color="auto"/>
        <w:bottom w:val="none" w:sz="0" w:space="0" w:color="auto"/>
        <w:right w:val="none" w:sz="0" w:space="0" w:color="auto"/>
      </w:divBdr>
    </w:div>
    <w:div w:id="1719351366">
      <w:marLeft w:val="0"/>
      <w:marRight w:val="0"/>
      <w:marTop w:val="0"/>
      <w:marBottom w:val="0"/>
      <w:divBdr>
        <w:top w:val="none" w:sz="0" w:space="0" w:color="auto"/>
        <w:left w:val="none" w:sz="0" w:space="0" w:color="auto"/>
        <w:bottom w:val="none" w:sz="0" w:space="0" w:color="auto"/>
        <w:right w:val="none" w:sz="0" w:space="0" w:color="auto"/>
      </w:divBdr>
    </w:div>
    <w:div w:id="1719352637">
      <w:marLeft w:val="0"/>
      <w:marRight w:val="0"/>
      <w:marTop w:val="0"/>
      <w:marBottom w:val="0"/>
      <w:divBdr>
        <w:top w:val="none" w:sz="0" w:space="0" w:color="auto"/>
        <w:left w:val="none" w:sz="0" w:space="0" w:color="auto"/>
        <w:bottom w:val="none" w:sz="0" w:space="0" w:color="auto"/>
        <w:right w:val="none" w:sz="0" w:space="0" w:color="auto"/>
      </w:divBdr>
    </w:div>
    <w:div w:id="1719359160">
      <w:marLeft w:val="0"/>
      <w:marRight w:val="0"/>
      <w:marTop w:val="0"/>
      <w:marBottom w:val="0"/>
      <w:divBdr>
        <w:top w:val="none" w:sz="0" w:space="0" w:color="auto"/>
        <w:left w:val="none" w:sz="0" w:space="0" w:color="auto"/>
        <w:bottom w:val="none" w:sz="0" w:space="0" w:color="auto"/>
        <w:right w:val="none" w:sz="0" w:space="0" w:color="auto"/>
      </w:divBdr>
    </w:div>
    <w:div w:id="1719624313">
      <w:marLeft w:val="0"/>
      <w:marRight w:val="0"/>
      <w:marTop w:val="0"/>
      <w:marBottom w:val="0"/>
      <w:divBdr>
        <w:top w:val="none" w:sz="0" w:space="0" w:color="auto"/>
        <w:left w:val="none" w:sz="0" w:space="0" w:color="auto"/>
        <w:bottom w:val="none" w:sz="0" w:space="0" w:color="auto"/>
        <w:right w:val="none" w:sz="0" w:space="0" w:color="auto"/>
      </w:divBdr>
    </w:div>
    <w:div w:id="1719747162">
      <w:marLeft w:val="0"/>
      <w:marRight w:val="0"/>
      <w:marTop w:val="0"/>
      <w:marBottom w:val="0"/>
      <w:divBdr>
        <w:top w:val="none" w:sz="0" w:space="0" w:color="auto"/>
        <w:left w:val="none" w:sz="0" w:space="0" w:color="auto"/>
        <w:bottom w:val="none" w:sz="0" w:space="0" w:color="auto"/>
        <w:right w:val="none" w:sz="0" w:space="0" w:color="auto"/>
      </w:divBdr>
    </w:div>
    <w:div w:id="1719862827">
      <w:marLeft w:val="0"/>
      <w:marRight w:val="0"/>
      <w:marTop w:val="0"/>
      <w:marBottom w:val="0"/>
      <w:divBdr>
        <w:top w:val="none" w:sz="0" w:space="0" w:color="auto"/>
        <w:left w:val="none" w:sz="0" w:space="0" w:color="auto"/>
        <w:bottom w:val="none" w:sz="0" w:space="0" w:color="auto"/>
        <w:right w:val="none" w:sz="0" w:space="0" w:color="auto"/>
      </w:divBdr>
    </w:div>
    <w:div w:id="1719891115">
      <w:marLeft w:val="0"/>
      <w:marRight w:val="0"/>
      <w:marTop w:val="0"/>
      <w:marBottom w:val="0"/>
      <w:divBdr>
        <w:top w:val="none" w:sz="0" w:space="0" w:color="auto"/>
        <w:left w:val="none" w:sz="0" w:space="0" w:color="auto"/>
        <w:bottom w:val="none" w:sz="0" w:space="0" w:color="auto"/>
        <w:right w:val="none" w:sz="0" w:space="0" w:color="auto"/>
      </w:divBdr>
    </w:div>
    <w:div w:id="1719939182">
      <w:marLeft w:val="0"/>
      <w:marRight w:val="0"/>
      <w:marTop w:val="0"/>
      <w:marBottom w:val="0"/>
      <w:divBdr>
        <w:top w:val="none" w:sz="0" w:space="0" w:color="auto"/>
        <w:left w:val="none" w:sz="0" w:space="0" w:color="auto"/>
        <w:bottom w:val="none" w:sz="0" w:space="0" w:color="auto"/>
        <w:right w:val="none" w:sz="0" w:space="0" w:color="auto"/>
      </w:divBdr>
    </w:div>
    <w:div w:id="1720013997">
      <w:marLeft w:val="0"/>
      <w:marRight w:val="0"/>
      <w:marTop w:val="0"/>
      <w:marBottom w:val="0"/>
      <w:divBdr>
        <w:top w:val="none" w:sz="0" w:space="0" w:color="auto"/>
        <w:left w:val="none" w:sz="0" w:space="0" w:color="auto"/>
        <w:bottom w:val="none" w:sz="0" w:space="0" w:color="auto"/>
        <w:right w:val="none" w:sz="0" w:space="0" w:color="auto"/>
      </w:divBdr>
    </w:div>
    <w:div w:id="1720085958">
      <w:marLeft w:val="0"/>
      <w:marRight w:val="0"/>
      <w:marTop w:val="0"/>
      <w:marBottom w:val="0"/>
      <w:divBdr>
        <w:top w:val="none" w:sz="0" w:space="0" w:color="auto"/>
        <w:left w:val="none" w:sz="0" w:space="0" w:color="auto"/>
        <w:bottom w:val="none" w:sz="0" w:space="0" w:color="auto"/>
        <w:right w:val="none" w:sz="0" w:space="0" w:color="auto"/>
      </w:divBdr>
    </w:div>
    <w:div w:id="1720124874">
      <w:marLeft w:val="0"/>
      <w:marRight w:val="0"/>
      <w:marTop w:val="0"/>
      <w:marBottom w:val="0"/>
      <w:divBdr>
        <w:top w:val="none" w:sz="0" w:space="0" w:color="auto"/>
        <w:left w:val="none" w:sz="0" w:space="0" w:color="auto"/>
        <w:bottom w:val="none" w:sz="0" w:space="0" w:color="auto"/>
        <w:right w:val="none" w:sz="0" w:space="0" w:color="auto"/>
      </w:divBdr>
    </w:div>
    <w:div w:id="1720276461">
      <w:marLeft w:val="0"/>
      <w:marRight w:val="0"/>
      <w:marTop w:val="0"/>
      <w:marBottom w:val="0"/>
      <w:divBdr>
        <w:top w:val="none" w:sz="0" w:space="0" w:color="auto"/>
        <w:left w:val="none" w:sz="0" w:space="0" w:color="auto"/>
        <w:bottom w:val="none" w:sz="0" w:space="0" w:color="auto"/>
        <w:right w:val="none" w:sz="0" w:space="0" w:color="auto"/>
      </w:divBdr>
    </w:div>
    <w:div w:id="1720278254">
      <w:marLeft w:val="0"/>
      <w:marRight w:val="0"/>
      <w:marTop w:val="0"/>
      <w:marBottom w:val="0"/>
      <w:divBdr>
        <w:top w:val="none" w:sz="0" w:space="0" w:color="auto"/>
        <w:left w:val="none" w:sz="0" w:space="0" w:color="auto"/>
        <w:bottom w:val="none" w:sz="0" w:space="0" w:color="auto"/>
        <w:right w:val="none" w:sz="0" w:space="0" w:color="auto"/>
      </w:divBdr>
    </w:div>
    <w:div w:id="1720324870">
      <w:marLeft w:val="0"/>
      <w:marRight w:val="0"/>
      <w:marTop w:val="0"/>
      <w:marBottom w:val="0"/>
      <w:divBdr>
        <w:top w:val="none" w:sz="0" w:space="0" w:color="auto"/>
        <w:left w:val="none" w:sz="0" w:space="0" w:color="auto"/>
        <w:bottom w:val="none" w:sz="0" w:space="0" w:color="auto"/>
        <w:right w:val="none" w:sz="0" w:space="0" w:color="auto"/>
      </w:divBdr>
    </w:div>
    <w:div w:id="1720396602">
      <w:marLeft w:val="0"/>
      <w:marRight w:val="0"/>
      <w:marTop w:val="0"/>
      <w:marBottom w:val="0"/>
      <w:divBdr>
        <w:top w:val="none" w:sz="0" w:space="0" w:color="auto"/>
        <w:left w:val="none" w:sz="0" w:space="0" w:color="auto"/>
        <w:bottom w:val="none" w:sz="0" w:space="0" w:color="auto"/>
        <w:right w:val="none" w:sz="0" w:space="0" w:color="auto"/>
      </w:divBdr>
    </w:div>
    <w:div w:id="1720398400">
      <w:marLeft w:val="0"/>
      <w:marRight w:val="0"/>
      <w:marTop w:val="0"/>
      <w:marBottom w:val="0"/>
      <w:divBdr>
        <w:top w:val="none" w:sz="0" w:space="0" w:color="auto"/>
        <w:left w:val="none" w:sz="0" w:space="0" w:color="auto"/>
        <w:bottom w:val="none" w:sz="0" w:space="0" w:color="auto"/>
        <w:right w:val="none" w:sz="0" w:space="0" w:color="auto"/>
      </w:divBdr>
    </w:div>
    <w:div w:id="1720399771">
      <w:marLeft w:val="0"/>
      <w:marRight w:val="0"/>
      <w:marTop w:val="0"/>
      <w:marBottom w:val="0"/>
      <w:divBdr>
        <w:top w:val="none" w:sz="0" w:space="0" w:color="auto"/>
        <w:left w:val="none" w:sz="0" w:space="0" w:color="auto"/>
        <w:bottom w:val="none" w:sz="0" w:space="0" w:color="auto"/>
        <w:right w:val="none" w:sz="0" w:space="0" w:color="auto"/>
      </w:divBdr>
    </w:div>
    <w:div w:id="1720591831">
      <w:marLeft w:val="0"/>
      <w:marRight w:val="0"/>
      <w:marTop w:val="0"/>
      <w:marBottom w:val="0"/>
      <w:divBdr>
        <w:top w:val="none" w:sz="0" w:space="0" w:color="auto"/>
        <w:left w:val="none" w:sz="0" w:space="0" w:color="auto"/>
        <w:bottom w:val="none" w:sz="0" w:space="0" w:color="auto"/>
        <w:right w:val="none" w:sz="0" w:space="0" w:color="auto"/>
      </w:divBdr>
    </w:div>
    <w:div w:id="1720591885">
      <w:marLeft w:val="0"/>
      <w:marRight w:val="0"/>
      <w:marTop w:val="0"/>
      <w:marBottom w:val="0"/>
      <w:divBdr>
        <w:top w:val="none" w:sz="0" w:space="0" w:color="auto"/>
        <w:left w:val="none" w:sz="0" w:space="0" w:color="auto"/>
        <w:bottom w:val="none" w:sz="0" w:space="0" w:color="auto"/>
        <w:right w:val="none" w:sz="0" w:space="0" w:color="auto"/>
      </w:divBdr>
    </w:div>
    <w:div w:id="1720662938">
      <w:marLeft w:val="0"/>
      <w:marRight w:val="0"/>
      <w:marTop w:val="0"/>
      <w:marBottom w:val="0"/>
      <w:divBdr>
        <w:top w:val="none" w:sz="0" w:space="0" w:color="auto"/>
        <w:left w:val="none" w:sz="0" w:space="0" w:color="auto"/>
        <w:bottom w:val="none" w:sz="0" w:space="0" w:color="auto"/>
        <w:right w:val="none" w:sz="0" w:space="0" w:color="auto"/>
      </w:divBdr>
    </w:div>
    <w:div w:id="1720788601">
      <w:marLeft w:val="0"/>
      <w:marRight w:val="0"/>
      <w:marTop w:val="0"/>
      <w:marBottom w:val="0"/>
      <w:divBdr>
        <w:top w:val="none" w:sz="0" w:space="0" w:color="auto"/>
        <w:left w:val="none" w:sz="0" w:space="0" w:color="auto"/>
        <w:bottom w:val="none" w:sz="0" w:space="0" w:color="auto"/>
        <w:right w:val="none" w:sz="0" w:space="0" w:color="auto"/>
      </w:divBdr>
    </w:div>
    <w:div w:id="1720861376">
      <w:marLeft w:val="0"/>
      <w:marRight w:val="0"/>
      <w:marTop w:val="0"/>
      <w:marBottom w:val="0"/>
      <w:divBdr>
        <w:top w:val="none" w:sz="0" w:space="0" w:color="auto"/>
        <w:left w:val="none" w:sz="0" w:space="0" w:color="auto"/>
        <w:bottom w:val="none" w:sz="0" w:space="0" w:color="auto"/>
        <w:right w:val="none" w:sz="0" w:space="0" w:color="auto"/>
      </w:divBdr>
    </w:div>
    <w:div w:id="1720936243">
      <w:marLeft w:val="0"/>
      <w:marRight w:val="0"/>
      <w:marTop w:val="0"/>
      <w:marBottom w:val="0"/>
      <w:divBdr>
        <w:top w:val="none" w:sz="0" w:space="0" w:color="auto"/>
        <w:left w:val="none" w:sz="0" w:space="0" w:color="auto"/>
        <w:bottom w:val="none" w:sz="0" w:space="0" w:color="auto"/>
        <w:right w:val="none" w:sz="0" w:space="0" w:color="auto"/>
      </w:divBdr>
    </w:div>
    <w:div w:id="1720936601">
      <w:marLeft w:val="0"/>
      <w:marRight w:val="0"/>
      <w:marTop w:val="0"/>
      <w:marBottom w:val="0"/>
      <w:divBdr>
        <w:top w:val="none" w:sz="0" w:space="0" w:color="auto"/>
        <w:left w:val="none" w:sz="0" w:space="0" w:color="auto"/>
        <w:bottom w:val="none" w:sz="0" w:space="0" w:color="auto"/>
        <w:right w:val="none" w:sz="0" w:space="0" w:color="auto"/>
      </w:divBdr>
    </w:div>
    <w:div w:id="1721048792">
      <w:marLeft w:val="0"/>
      <w:marRight w:val="0"/>
      <w:marTop w:val="0"/>
      <w:marBottom w:val="0"/>
      <w:divBdr>
        <w:top w:val="none" w:sz="0" w:space="0" w:color="auto"/>
        <w:left w:val="none" w:sz="0" w:space="0" w:color="auto"/>
        <w:bottom w:val="none" w:sz="0" w:space="0" w:color="auto"/>
        <w:right w:val="none" w:sz="0" w:space="0" w:color="auto"/>
      </w:divBdr>
    </w:div>
    <w:div w:id="1721131655">
      <w:marLeft w:val="0"/>
      <w:marRight w:val="0"/>
      <w:marTop w:val="0"/>
      <w:marBottom w:val="0"/>
      <w:divBdr>
        <w:top w:val="none" w:sz="0" w:space="0" w:color="auto"/>
        <w:left w:val="none" w:sz="0" w:space="0" w:color="auto"/>
        <w:bottom w:val="none" w:sz="0" w:space="0" w:color="auto"/>
        <w:right w:val="none" w:sz="0" w:space="0" w:color="auto"/>
      </w:divBdr>
    </w:div>
    <w:div w:id="1721198916">
      <w:marLeft w:val="0"/>
      <w:marRight w:val="0"/>
      <w:marTop w:val="0"/>
      <w:marBottom w:val="0"/>
      <w:divBdr>
        <w:top w:val="none" w:sz="0" w:space="0" w:color="auto"/>
        <w:left w:val="none" w:sz="0" w:space="0" w:color="auto"/>
        <w:bottom w:val="none" w:sz="0" w:space="0" w:color="auto"/>
        <w:right w:val="none" w:sz="0" w:space="0" w:color="auto"/>
      </w:divBdr>
    </w:div>
    <w:div w:id="1721249741">
      <w:marLeft w:val="0"/>
      <w:marRight w:val="0"/>
      <w:marTop w:val="0"/>
      <w:marBottom w:val="0"/>
      <w:divBdr>
        <w:top w:val="none" w:sz="0" w:space="0" w:color="auto"/>
        <w:left w:val="none" w:sz="0" w:space="0" w:color="auto"/>
        <w:bottom w:val="none" w:sz="0" w:space="0" w:color="auto"/>
        <w:right w:val="none" w:sz="0" w:space="0" w:color="auto"/>
      </w:divBdr>
    </w:div>
    <w:div w:id="1721316948">
      <w:marLeft w:val="0"/>
      <w:marRight w:val="0"/>
      <w:marTop w:val="0"/>
      <w:marBottom w:val="0"/>
      <w:divBdr>
        <w:top w:val="none" w:sz="0" w:space="0" w:color="auto"/>
        <w:left w:val="none" w:sz="0" w:space="0" w:color="auto"/>
        <w:bottom w:val="none" w:sz="0" w:space="0" w:color="auto"/>
        <w:right w:val="none" w:sz="0" w:space="0" w:color="auto"/>
      </w:divBdr>
    </w:div>
    <w:div w:id="1721322823">
      <w:marLeft w:val="0"/>
      <w:marRight w:val="0"/>
      <w:marTop w:val="0"/>
      <w:marBottom w:val="0"/>
      <w:divBdr>
        <w:top w:val="none" w:sz="0" w:space="0" w:color="auto"/>
        <w:left w:val="none" w:sz="0" w:space="0" w:color="auto"/>
        <w:bottom w:val="none" w:sz="0" w:space="0" w:color="auto"/>
        <w:right w:val="none" w:sz="0" w:space="0" w:color="auto"/>
      </w:divBdr>
    </w:div>
    <w:div w:id="1721325758">
      <w:marLeft w:val="0"/>
      <w:marRight w:val="0"/>
      <w:marTop w:val="0"/>
      <w:marBottom w:val="0"/>
      <w:divBdr>
        <w:top w:val="none" w:sz="0" w:space="0" w:color="auto"/>
        <w:left w:val="none" w:sz="0" w:space="0" w:color="auto"/>
        <w:bottom w:val="none" w:sz="0" w:space="0" w:color="auto"/>
        <w:right w:val="none" w:sz="0" w:space="0" w:color="auto"/>
      </w:divBdr>
    </w:div>
    <w:div w:id="1721436925">
      <w:marLeft w:val="0"/>
      <w:marRight w:val="0"/>
      <w:marTop w:val="0"/>
      <w:marBottom w:val="0"/>
      <w:divBdr>
        <w:top w:val="none" w:sz="0" w:space="0" w:color="auto"/>
        <w:left w:val="none" w:sz="0" w:space="0" w:color="auto"/>
        <w:bottom w:val="none" w:sz="0" w:space="0" w:color="auto"/>
        <w:right w:val="none" w:sz="0" w:space="0" w:color="auto"/>
      </w:divBdr>
    </w:div>
    <w:div w:id="1721511330">
      <w:marLeft w:val="0"/>
      <w:marRight w:val="0"/>
      <w:marTop w:val="0"/>
      <w:marBottom w:val="0"/>
      <w:divBdr>
        <w:top w:val="none" w:sz="0" w:space="0" w:color="auto"/>
        <w:left w:val="none" w:sz="0" w:space="0" w:color="auto"/>
        <w:bottom w:val="none" w:sz="0" w:space="0" w:color="auto"/>
        <w:right w:val="none" w:sz="0" w:space="0" w:color="auto"/>
      </w:divBdr>
    </w:div>
    <w:div w:id="1721516477">
      <w:marLeft w:val="0"/>
      <w:marRight w:val="0"/>
      <w:marTop w:val="0"/>
      <w:marBottom w:val="0"/>
      <w:divBdr>
        <w:top w:val="none" w:sz="0" w:space="0" w:color="auto"/>
        <w:left w:val="none" w:sz="0" w:space="0" w:color="auto"/>
        <w:bottom w:val="none" w:sz="0" w:space="0" w:color="auto"/>
        <w:right w:val="none" w:sz="0" w:space="0" w:color="auto"/>
      </w:divBdr>
    </w:div>
    <w:div w:id="1721590684">
      <w:marLeft w:val="0"/>
      <w:marRight w:val="0"/>
      <w:marTop w:val="0"/>
      <w:marBottom w:val="0"/>
      <w:divBdr>
        <w:top w:val="none" w:sz="0" w:space="0" w:color="auto"/>
        <w:left w:val="none" w:sz="0" w:space="0" w:color="auto"/>
        <w:bottom w:val="none" w:sz="0" w:space="0" w:color="auto"/>
        <w:right w:val="none" w:sz="0" w:space="0" w:color="auto"/>
      </w:divBdr>
    </w:div>
    <w:div w:id="1721637220">
      <w:marLeft w:val="0"/>
      <w:marRight w:val="0"/>
      <w:marTop w:val="0"/>
      <w:marBottom w:val="0"/>
      <w:divBdr>
        <w:top w:val="none" w:sz="0" w:space="0" w:color="auto"/>
        <w:left w:val="none" w:sz="0" w:space="0" w:color="auto"/>
        <w:bottom w:val="none" w:sz="0" w:space="0" w:color="auto"/>
        <w:right w:val="none" w:sz="0" w:space="0" w:color="auto"/>
      </w:divBdr>
    </w:div>
    <w:div w:id="1721662690">
      <w:marLeft w:val="0"/>
      <w:marRight w:val="0"/>
      <w:marTop w:val="0"/>
      <w:marBottom w:val="0"/>
      <w:divBdr>
        <w:top w:val="none" w:sz="0" w:space="0" w:color="auto"/>
        <w:left w:val="none" w:sz="0" w:space="0" w:color="auto"/>
        <w:bottom w:val="none" w:sz="0" w:space="0" w:color="auto"/>
        <w:right w:val="none" w:sz="0" w:space="0" w:color="auto"/>
      </w:divBdr>
    </w:div>
    <w:div w:id="1721703388">
      <w:marLeft w:val="0"/>
      <w:marRight w:val="0"/>
      <w:marTop w:val="0"/>
      <w:marBottom w:val="0"/>
      <w:divBdr>
        <w:top w:val="none" w:sz="0" w:space="0" w:color="auto"/>
        <w:left w:val="none" w:sz="0" w:space="0" w:color="auto"/>
        <w:bottom w:val="none" w:sz="0" w:space="0" w:color="auto"/>
        <w:right w:val="none" w:sz="0" w:space="0" w:color="auto"/>
      </w:divBdr>
    </w:div>
    <w:div w:id="1721906224">
      <w:marLeft w:val="0"/>
      <w:marRight w:val="0"/>
      <w:marTop w:val="0"/>
      <w:marBottom w:val="0"/>
      <w:divBdr>
        <w:top w:val="none" w:sz="0" w:space="0" w:color="auto"/>
        <w:left w:val="none" w:sz="0" w:space="0" w:color="auto"/>
        <w:bottom w:val="none" w:sz="0" w:space="0" w:color="auto"/>
        <w:right w:val="none" w:sz="0" w:space="0" w:color="auto"/>
      </w:divBdr>
    </w:div>
    <w:div w:id="1721978731">
      <w:marLeft w:val="0"/>
      <w:marRight w:val="0"/>
      <w:marTop w:val="0"/>
      <w:marBottom w:val="0"/>
      <w:divBdr>
        <w:top w:val="none" w:sz="0" w:space="0" w:color="auto"/>
        <w:left w:val="none" w:sz="0" w:space="0" w:color="auto"/>
        <w:bottom w:val="none" w:sz="0" w:space="0" w:color="auto"/>
        <w:right w:val="none" w:sz="0" w:space="0" w:color="auto"/>
      </w:divBdr>
    </w:div>
    <w:div w:id="1722048683">
      <w:marLeft w:val="0"/>
      <w:marRight w:val="0"/>
      <w:marTop w:val="0"/>
      <w:marBottom w:val="0"/>
      <w:divBdr>
        <w:top w:val="none" w:sz="0" w:space="0" w:color="auto"/>
        <w:left w:val="none" w:sz="0" w:space="0" w:color="auto"/>
        <w:bottom w:val="none" w:sz="0" w:space="0" w:color="auto"/>
        <w:right w:val="none" w:sz="0" w:space="0" w:color="auto"/>
      </w:divBdr>
    </w:div>
    <w:div w:id="1722053044">
      <w:marLeft w:val="0"/>
      <w:marRight w:val="0"/>
      <w:marTop w:val="0"/>
      <w:marBottom w:val="0"/>
      <w:divBdr>
        <w:top w:val="none" w:sz="0" w:space="0" w:color="auto"/>
        <w:left w:val="none" w:sz="0" w:space="0" w:color="auto"/>
        <w:bottom w:val="none" w:sz="0" w:space="0" w:color="auto"/>
        <w:right w:val="none" w:sz="0" w:space="0" w:color="auto"/>
      </w:divBdr>
    </w:div>
    <w:div w:id="1722248401">
      <w:marLeft w:val="0"/>
      <w:marRight w:val="0"/>
      <w:marTop w:val="0"/>
      <w:marBottom w:val="0"/>
      <w:divBdr>
        <w:top w:val="none" w:sz="0" w:space="0" w:color="auto"/>
        <w:left w:val="none" w:sz="0" w:space="0" w:color="auto"/>
        <w:bottom w:val="none" w:sz="0" w:space="0" w:color="auto"/>
        <w:right w:val="none" w:sz="0" w:space="0" w:color="auto"/>
      </w:divBdr>
    </w:div>
    <w:div w:id="1722317681">
      <w:marLeft w:val="0"/>
      <w:marRight w:val="0"/>
      <w:marTop w:val="0"/>
      <w:marBottom w:val="0"/>
      <w:divBdr>
        <w:top w:val="none" w:sz="0" w:space="0" w:color="auto"/>
        <w:left w:val="none" w:sz="0" w:space="0" w:color="auto"/>
        <w:bottom w:val="none" w:sz="0" w:space="0" w:color="auto"/>
        <w:right w:val="none" w:sz="0" w:space="0" w:color="auto"/>
      </w:divBdr>
    </w:div>
    <w:div w:id="1722358997">
      <w:marLeft w:val="0"/>
      <w:marRight w:val="0"/>
      <w:marTop w:val="0"/>
      <w:marBottom w:val="0"/>
      <w:divBdr>
        <w:top w:val="none" w:sz="0" w:space="0" w:color="auto"/>
        <w:left w:val="none" w:sz="0" w:space="0" w:color="auto"/>
        <w:bottom w:val="none" w:sz="0" w:space="0" w:color="auto"/>
        <w:right w:val="none" w:sz="0" w:space="0" w:color="auto"/>
      </w:divBdr>
    </w:div>
    <w:div w:id="1722361233">
      <w:marLeft w:val="0"/>
      <w:marRight w:val="0"/>
      <w:marTop w:val="0"/>
      <w:marBottom w:val="0"/>
      <w:divBdr>
        <w:top w:val="none" w:sz="0" w:space="0" w:color="auto"/>
        <w:left w:val="none" w:sz="0" w:space="0" w:color="auto"/>
        <w:bottom w:val="none" w:sz="0" w:space="0" w:color="auto"/>
        <w:right w:val="none" w:sz="0" w:space="0" w:color="auto"/>
      </w:divBdr>
    </w:div>
    <w:div w:id="1722442972">
      <w:marLeft w:val="0"/>
      <w:marRight w:val="0"/>
      <w:marTop w:val="0"/>
      <w:marBottom w:val="0"/>
      <w:divBdr>
        <w:top w:val="none" w:sz="0" w:space="0" w:color="auto"/>
        <w:left w:val="none" w:sz="0" w:space="0" w:color="auto"/>
        <w:bottom w:val="none" w:sz="0" w:space="0" w:color="auto"/>
        <w:right w:val="none" w:sz="0" w:space="0" w:color="auto"/>
      </w:divBdr>
    </w:div>
    <w:div w:id="1722483446">
      <w:marLeft w:val="0"/>
      <w:marRight w:val="0"/>
      <w:marTop w:val="0"/>
      <w:marBottom w:val="0"/>
      <w:divBdr>
        <w:top w:val="none" w:sz="0" w:space="0" w:color="auto"/>
        <w:left w:val="none" w:sz="0" w:space="0" w:color="auto"/>
        <w:bottom w:val="none" w:sz="0" w:space="0" w:color="auto"/>
        <w:right w:val="none" w:sz="0" w:space="0" w:color="auto"/>
      </w:divBdr>
    </w:div>
    <w:div w:id="1722514375">
      <w:marLeft w:val="0"/>
      <w:marRight w:val="0"/>
      <w:marTop w:val="0"/>
      <w:marBottom w:val="0"/>
      <w:divBdr>
        <w:top w:val="none" w:sz="0" w:space="0" w:color="auto"/>
        <w:left w:val="none" w:sz="0" w:space="0" w:color="auto"/>
        <w:bottom w:val="none" w:sz="0" w:space="0" w:color="auto"/>
        <w:right w:val="none" w:sz="0" w:space="0" w:color="auto"/>
      </w:divBdr>
    </w:div>
    <w:div w:id="1722553033">
      <w:marLeft w:val="0"/>
      <w:marRight w:val="0"/>
      <w:marTop w:val="0"/>
      <w:marBottom w:val="0"/>
      <w:divBdr>
        <w:top w:val="none" w:sz="0" w:space="0" w:color="auto"/>
        <w:left w:val="none" w:sz="0" w:space="0" w:color="auto"/>
        <w:bottom w:val="none" w:sz="0" w:space="0" w:color="auto"/>
        <w:right w:val="none" w:sz="0" w:space="0" w:color="auto"/>
      </w:divBdr>
    </w:div>
    <w:div w:id="1722557096">
      <w:marLeft w:val="0"/>
      <w:marRight w:val="0"/>
      <w:marTop w:val="0"/>
      <w:marBottom w:val="0"/>
      <w:divBdr>
        <w:top w:val="none" w:sz="0" w:space="0" w:color="auto"/>
        <w:left w:val="none" w:sz="0" w:space="0" w:color="auto"/>
        <w:bottom w:val="none" w:sz="0" w:space="0" w:color="auto"/>
        <w:right w:val="none" w:sz="0" w:space="0" w:color="auto"/>
      </w:divBdr>
    </w:div>
    <w:div w:id="1722560224">
      <w:marLeft w:val="0"/>
      <w:marRight w:val="0"/>
      <w:marTop w:val="0"/>
      <w:marBottom w:val="0"/>
      <w:divBdr>
        <w:top w:val="none" w:sz="0" w:space="0" w:color="auto"/>
        <w:left w:val="none" w:sz="0" w:space="0" w:color="auto"/>
        <w:bottom w:val="none" w:sz="0" w:space="0" w:color="auto"/>
        <w:right w:val="none" w:sz="0" w:space="0" w:color="auto"/>
      </w:divBdr>
    </w:div>
    <w:div w:id="1722705092">
      <w:marLeft w:val="0"/>
      <w:marRight w:val="0"/>
      <w:marTop w:val="0"/>
      <w:marBottom w:val="0"/>
      <w:divBdr>
        <w:top w:val="none" w:sz="0" w:space="0" w:color="auto"/>
        <w:left w:val="none" w:sz="0" w:space="0" w:color="auto"/>
        <w:bottom w:val="none" w:sz="0" w:space="0" w:color="auto"/>
        <w:right w:val="none" w:sz="0" w:space="0" w:color="auto"/>
      </w:divBdr>
    </w:div>
    <w:div w:id="1722705575">
      <w:marLeft w:val="0"/>
      <w:marRight w:val="0"/>
      <w:marTop w:val="0"/>
      <w:marBottom w:val="0"/>
      <w:divBdr>
        <w:top w:val="none" w:sz="0" w:space="0" w:color="auto"/>
        <w:left w:val="none" w:sz="0" w:space="0" w:color="auto"/>
        <w:bottom w:val="none" w:sz="0" w:space="0" w:color="auto"/>
        <w:right w:val="none" w:sz="0" w:space="0" w:color="auto"/>
      </w:divBdr>
    </w:div>
    <w:div w:id="1723020932">
      <w:marLeft w:val="0"/>
      <w:marRight w:val="0"/>
      <w:marTop w:val="0"/>
      <w:marBottom w:val="0"/>
      <w:divBdr>
        <w:top w:val="none" w:sz="0" w:space="0" w:color="auto"/>
        <w:left w:val="none" w:sz="0" w:space="0" w:color="auto"/>
        <w:bottom w:val="none" w:sz="0" w:space="0" w:color="auto"/>
        <w:right w:val="none" w:sz="0" w:space="0" w:color="auto"/>
      </w:divBdr>
    </w:div>
    <w:div w:id="1723094211">
      <w:marLeft w:val="0"/>
      <w:marRight w:val="0"/>
      <w:marTop w:val="0"/>
      <w:marBottom w:val="0"/>
      <w:divBdr>
        <w:top w:val="none" w:sz="0" w:space="0" w:color="auto"/>
        <w:left w:val="none" w:sz="0" w:space="0" w:color="auto"/>
        <w:bottom w:val="none" w:sz="0" w:space="0" w:color="auto"/>
        <w:right w:val="none" w:sz="0" w:space="0" w:color="auto"/>
      </w:divBdr>
    </w:div>
    <w:div w:id="1723168837">
      <w:marLeft w:val="0"/>
      <w:marRight w:val="0"/>
      <w:marTop w:val="0"/>
      <w:marBottom w:val="0"/>
      <w:divBdr>
        <w:top w:val="none" w:sz="0" w:space="0" w:color="auto"/>
        <w:left w:val="none" w:sz="0" w:space="0" w:color="auto"/>
        <w:bottom w:val="none" w:sz="0" w:space="0" w:color="auto"/>
        <w:right w:val="none" w:sz="0" w:space="0" w:color="auto"/>
      </w:divBdr>
    </w:div>
    <w:div w:id="1723216541">
      <w:marLeft w:val="0"/>
      <w:marRight w:val="0"/>
      <w:marTop w:val="0"/>
      <w:marBottom w:val="0"/>
      <w:divBdr>
        <w:top w:val="none" w:sz="0" w:space="0" w:color="auto"/>
        <w:left w:val="none" w:sz="0" w:space="0" w:color="auto"/>
        <w:bottom w:val="none" w:sz="0" w:space="0" w:color="auto"/>
        <w:right w:val="none" w:sz="0" w:space="0" w:color="auto"/>
      </w:divBdr>
    </w:div>
    <w:div w:id="1723284397">
      <w:marLeft w:val="0"/>
      <w:marRight w:val="0"/>
      <w:marTop w:val="0"/>
      <w:marBottom w:val="0"/>
      <w:divBdr>
        <w:top w:val="none" w:sz="0" w:space="0" w:color="auto"/>
        <w:left w:val="none" w:sz="0" w:space="0" w:color="auto"/>
        <w:bottom w:val="none" w:sz="0" w:space="0" w:color="auto"/>
        <w:right w:val="none" w:sz="0" w:space="0" w:color="auto"/>
      </w:divBdr>
    </w:div>
    <w:div w:id="1723291521">
      <w:marLeft w:val="0"/>
      <w:marRight w:val="0"/>
      <w:marTop w:val="0"/>
      <w:marBottom w:val="0"/>
      <w:divBdr>
        <w:top w:val="none" w:sz="0" w:space="0" w:color="auto"/>
        <w:left w:val="none" w:sz="0" w:space="0" w:color="auto"/>
        <w:bottom w:val="none" w:sz="0" w:space="0" w:color="auto"/>
        <w:right w:val="none" w:sz="0" w:space="0" w:color="auto"/>
      </w:divBdr>
    </w:div>
    <w:div w:id="1723363024">
      <w:marLeft w:val="0"/>
      <w:marRight w:val="0"/>
      <w:marTop w:val="0"/>
      <w:marBottom w:val="0"/>
      <w:divBdr>
        <w:top w:val="none" w:sz="0" w:space="0" w:color="auto"/>
        <w:left w:val="none" w:sz="0" w:space="0" w:color="auto"/>
        <w:bottom w:val="none" w:sz="0" w:space="0" w:color="auto"/>
        <w:right w:val="none" w:sz="0" w:space="0" w:color="auto"/>
      </w:divBdr>
    </w:div>
    <w:div w:id="1723481766">
      <w:bodyDiv w:val="1"/>
      <w:marLeft w:val="0"/>
      <w:marRight w:val="0"/>
      <w:marTop w:val="0"/>
      <w:marBottom w:val="0"/>
      <w:divBdr>
        <w:top w:val="none" w:sz="0" w:space="0" w:color="auto"/>
        <w:left w:val="none" w:sz="0" w:space="0" w:color="auto"/>
        <w:bottom w:val="none" w:sz="0" w:space="0" w:color="auto"/>
        <w:right w:val="none" w:sz="0" w:space="0" w:color="auto"/>
      </w:divBdr>
    </w:div>
    <w:div w:id="1723626561">
      <w:marLeft w:val="0"/>
      <w:marRight w:val="0"/>
      <w:marTop w:val="0"/>
      <w:marBottom w:val="0"/>
      <w:divBdr>
        <w:top w:val="none" w:sz="0" w:space="0" w:color="auto"/>
        <w:left w:val="none" w:sz="0" w:space="0" w:color="auto"/>
        <w:bottom w:val="none" w:sz="0" w:space="0" w:color="auto"/>
        <w:right w:val="none" w:sz="0" w:space="0" w:color="auto"/>
      </w:divBdr>
    </w:div>
    <w:div w:id="1723628471">
      <w:marLeft w:val="0"/>
      <w:marRight w:val="0"/>
      <w:marTop w:val="0"/>
      <w:marBottom w:val="0"/>
      <w:divBdr>
        <w:top w:val="none" w:sz="0" w:space="0" w:color="auto"/>
        <w:left w:val="none" w:sz="0" w:space="0" w:color="auto"/>
        <w:bottom w:val="none" w:sz="0" w:space="0" w:color="auto"/>
        <w:right w:val="none" w:sz="0" w:space="0" w:color="auto"/>
      </w:divBdr>
    </w:div>
    <w:div w:id="1723673996">
      <w:marLeft w:val="480"/>
      <w:marRight w:val="0"/>
      <w:marTop w:val="0"/>
      <w:marBottom w:val="0"/>
      <w:divBdr>
        <w:top w:val="none" w:sz="0" w:space="0" w:color="auto"/>
        <w:left w:val="none" w:sz="0" w:space="0" w:color="auto"/>
        <w:bottom w:val="none" w:sz="0" w:space="0" w:color="auto"/>
        <w:right w:val="none" w:sz="0" w:space="0" w:color="auto"/>
      </w:divBdr>
    </w:div>
    <w:div w:id="1723864603">
      <w:marLeft w:val="0"/>
      <w:marRight w:val="0"/>
      <w:marTop w:val="0"/>
      <w:marBottom w:val="0"/>
      <w:divBdr>
        <w:top w:val="none" w:sz="0" w:space="0" w:color="auto"/>
        <w:left w:val="none" w:sz="0" w:space="0" w:color="auto"/>
        <w:bottom w:val="none" w:sz="0" w:space="0" w:color="auto"/>
        <w:right w:val="none" w:sz="0" w:space="0" w:color="auto"/>
      </w:divBdr>
    </w:div>
    <w:div w:id="1723866389">
      <w:marLeft w:val="0"/>
      <w:marRight w:val="0"/>
      <w:marTop w:val="0"/>
      <w:marBottom w:val="0"/>
      <w:divBdr>
        <w:top w:val="none" w:sz="0" w:space="0" w:color="auto"/>
        <w:left w:val="none" w:sz="0" w:space="0" w:color="auto"/>
        <w:bottom w:val="none" w:sz="0" w:space="0" w:color="auto"/>
        <w:right w:val="none" w:sz="0" w:space="0" w:color="auto"/>
      </w:divBdr>
    </w:div>
    <w:div w:id="1723941472">
      <w:marLeft w:val="0"/>
      <w:marRight w:val="0"/>
      <w:marTop w:val="0"/>
      <w:marBottom w:val="0"/>
      <w:divBdr>
        <w:top w:val="none" w:sz="0" w:space="0" w:color="auto"/>
        <w:left w:val="none" w:sz="0" w:space="0" w:color="auto"/>
        <w:bottom w:val="none" w:sz="0" w:space="0" w:color="auto"/>
        <w:right w:val="none" w:sz="0" w:space="0" w:color="auto"/>
      </w:divBdr>
    </w:div>
    <w:div w:id="1724013727">
      <w:marLeft w:val="0"/>
      <w:marRight w:val="0"/>
      <w:marTop w:val="0"/>
      <w:marBottom w:val="0"/>
      <w:divBdr>
        <w:top w:val="none" w:sz="0" w:space="0" w:color="auto"/>
        <w:left w:val="none" w:sz="0" w:space="0" w:color="auto"/>
        <w:bottom w:val="none" w:sz="0" w:space="0" w:color="auto"/>
        <w:right w:val="none" w:sz="0" w:space="0" w:color="auto"/>
      </w:divBdr>
    </w:div>
    <w:div w:id="1724017947">
      <w:marLeft w:val="0"/>
      <w:marRight w:val="0"/>
      <w:marTop w:val="0"/>
      <w:marBottom w:val="0"/>
      <w:divBdr>
        <w:top w:val="none" w:sz="0" w:space="0" w:color="auto"/>
        <w:left w:val="none" w:sz="0" w:space="0" w:color="auto"/>
        <w:bottom w:val="none" w:sz="0" w:space="0" w:color="auto"/>
        <w:right w:val="none" w:sz="0" w:space="0" w:color="auto"/>
      </w:divBdr>
    </w:div>
    <w:div w:id="1724020578">
      <w:marLeft w:val="0"/>
      <w:marRight w:val="0"/>
      <w:marTop w:val="0"/>
      <w:marBottom w:val="0"/>
      <w:divBdr>
        <w:top w:val="none" w:sz="0" w:space="0" w:color="auto"/>
        <w:left w:val="none" w:sz="0" w:space="0" w:color="auto"/>
        <w:bottom w:val="none" w:sz="0" w:space="0" w:color="auto"/>
        <w:right w:val="none" w:sz="0" w:space="0" w:color="auto"/>
      </w:divBdr>
    </w:div>
    <w:div w:id="1724207335">
      <w:marLeft w:val="0"/>
      <w:marRight w:val="0"/>
      <w:marTop w:val="0"/>
      <w:marBottom w:val="0"/>
      <w:divBdr>
        <w:top w:val="none" w:sz="0" w:space="0" w:color="auto"/>
        <w:left w:val="none" w:sz="0" w:space="0" w:color="auto"/>
        <w:bottom w:val="none" w:sz="0" w:space="0" w:color="auto"/>
        <w:right w:val="none" w:sz="0" w:space="0" w:color="auto"/>
      </w:divBdr>
    </w:div>
    <w:div w:id="1724252195">
      <w:bodyDiv w:val="1"/>
      <w:marLeft w:val="0"/>
      <w:marRight w:val="0"/>
      <w:marTop w:val="0"/>
      <w:marBottom w:val="0"/>
      <w:divBdr>
        <w:top w:val="none" w:sz="0" w:space="0" w:color="auto"/>
        <w:left w:val="none" w:sz="0" w:space="0" w:color="auto"/>
        <w:bottom w:val="none" w:sz="0" w:space="0" w:color="auto"/>
        <w:right w:val="none" w:sz="0" w:space="0" w:color="auto"/>
      </w:divBdr>
    </w:div>
    <w:div w:id="1724329663">
      <w:marLeft w:val="0"/>
      <w:marRight w:val="0"/>
      <w:marTop w:val="0"/>
      <w:marBottom w:val="0"/>
      <w:divBdr>
        <w:top w:val="none" w:sz="0" w:space="0" w:color="auto"/>
        <w:left w:val="none" w:sz="0" w:space="0" w:color="auto"/>
        <w:bottom w:val="none" w:sz="0" w:space="0" w:color="auto"/>
        <w:right w:val="none" w:sz="0" w:space="0" w:color="auto"/>
      </w:divBdr>
    </w:div>
    <w:div w:id="1724402490">
      <w:marLeft w:val="0"/>
      <w:marRight w:val="0"/>
      <w:marTop w:val="0"/>
      <w:marBottom w:val="0"/>
      <w:divBdr>
        <w:top w:val="none" w:sz="0" w:space="0" w:color="auto"/>
        <w:left w:val="none" w:sz="0" w:space="0" w:color="auto"/>
        <w:bottom w:val="none" w:sz="0" w:space="0" w:color="auto"/>
        <w:right w:val="none" w:sz="0" w:space="0" w:color="auto"/>
      </w:divBdr>
    </w:div>
    <w:div w:id="1724405832">
      <w:marLeft w:val="0"/>
      <w:marRight w:val="0"/>
      <w:marTop w:val="0"/>
      <w:marBottom w:val="0"/>
      <w:divBdr>
        <w:top w:val="none" w:sz="0" w:space="0" w:color="auto"/>
        <w:left w:val="none" w:sz="0" w:space="0" w:color="auto"/>
        <w:bottom w:val="none" w:sz="0" w:space="0" w:color="auto"/>
        <w:right w:val="none" w:sz="0" w:space="0" w:color="auto"/>
      </w:divBdr>
    </w:div>
    <w:div w:id="1724451618">
      <w:marLeft w:val="0"/>
      <w:marRight w:val="0"/>
      <w:marTop w:val="0"/>
      <w:marBottom w:val="0"/>
      <w:divBdr>
        <w:top w:val="none" w:sz="0" w:space="0" w:color="auto"/>
        <w:left w:val="none" w:sz="0" w:space="0" w:color="auto"/>
        <w:bottom w:val="none" w:sz="0" w:space="0" w:color="auto"/>
        <w:right w:val="none" w:sz="0" w:space="0" w:color="auto"/>
      </w:divBdr>
    </w:div>
    <w:div w:id="1724524217">
      <w:bodyDiv w:val="1"/>
      <w:marLeft w:val="0"/>
      <w:marRight w:val="0"/>
      <w:marTop w:val="0"/>
      <w:marBottom w:val="0"/>
      <w:divBdr>
        <w:top w:val="none" w:sz="0" w:space="0" w:color="auto"/>
        <w:left w:val="none" w:sz="0" w:space="0" w:color="auto"/>
        <w:bottom w:val="none" w:sz="0" w:space="0" w:color="auto"/>
        <w:right w:val="none" w:sz="0" w:space="0" w:color="auto"/>
      </w:divBdr>
    </w:div>
    <w:div w:id="1724597292">
      <w:marLeft w:val="0"/>
      <w:marRight w:val="0"/>
      <w:marTop w:val="0"/>
      <w:marBottom w:val="0"/>
      <w:divBdr>
        <w:top w:val="none" w:sz="0" w:space="0" w:color="auto"/>
        <w:left w:val="none" w:sz="0" w:space="0" w:color="auto"/>
        <w:bottom w:val="none" w:sz="0" w:space="0" w:color="auto"/>
        <w:right w:val="none" w:sz="0" w:space="0" w:color="auto"/>
      </w:divBdr>
    </w:div>
    <w:div w:id="1724599982">
      <w:marLeft w:val="0"/>
      <w:marRight w:val="0"/>
      <w:marTop w:val="0"/>
      <w:marBottom w:val="0"/>
      <w:divBdr>
        <w:top w:val="none" w:sz="0" w:space="0" w:color="auto"/>
        <w:left w:val="none" w:sz="0" w:space="0" w:color="auto"/>
        <w:bottom w:val="none" w:sz="0" w:space="0" w:color="auto"/>
        <w:right w:val="none" w:sz="0" w:space="0" w:color="auto"/>
      </w:divBdr>
    </w:div>
    <w:div w:id="1724671070">
      <w:marLeft w:val="0"/>
      <w:marRight w:val="0"/>
      <w:marTop w:val="0"/>
      <w:marBottom w:val="0"/>
      <w:divBdr>
        <w:top w:val="none" w:sz="0" w:space="0" w:color="auto"/>
        <w:left w:val="none" w:sz="0" w:space="0" w:color="auto"/>
        <w:bottom w:val="none" w:sz="0" w:space="0" w:color="auto"/>
        <w:right w:val="none" w:sz="0" w:space="0" w:color="auto"/>
      </w:divBdr>
    </w:div>
    <w:div w:id="1724672280">
      <w:marLeft w:val="0"/>
      <w:marRight w:val="0"/>
      <w:marTop w:val="0"/>
      <w:marBottom w:val="0"/>
      <w:divBdr>
        <w:top w:val="none" w:sz="0" w:space="0" w:color="auto"/>
        <w:left w:val="none" w:sz="0" w:space="0" w:color="auto"/>
        <w:bottom w:val="none" w:sz="0" w:space="0" w:color="auto"/>
        <w:right w:val="none" w:sz="0" w:space="0" w:color="auto"/>
      </w:divBdr>
    </w:div>
    <w:div w:id="1724674713">
      <w:marLeft w:val="0"/>
      <w:marRight w:val="0"/>
      <w:marTop w:val="0"/>
      <w:marBottom w:val="0"/>
      <w:divBdr>
        <w:top w:val="none" w:sz="0" w:space="0" w:color="auto"/>
        <w:left w:val="none" w:sz="0" w:space="0" w:color="auto"/>
        <w:bottom w:val="none" w:sz="0" w:space="0" w:color="auto"/>
        <w:right w:val="none" w:sz="0" w:space="0" w:color="auto"/>
      </w:divBdr>
    </w:div>
    <w:div w:id="1724716088">
      <w:marLeft w:val="0"/>
      <w:marRight w:val="0"/>
      <w:marTop w:val="0"/>
      <w:marBottom w:val="0"/>
      <w:divBdr>
        <w:top w:val="none" w:sz="0" w:space="0" w:color="auto"/>
        <w:left w:val="none" w:sz="0" w:space="0" w:color="auto"/>
        <w:bottom w:val="none" w:sz="0" w:space="0" w:color="auto"/>
        <w:right w:val="none" w:sz="0" w:space="0" w:color="auto"/>
      </w:divBdr>
    </w:div>
    <w:div w:id="1724866359">
      <w:marLeft w:val="0"/>
      <w:marRight w:val="0"/>
      <w:marTop w:val="0"/>
      <w:marBottom w:val="0"/>
      <w:divBdr>
        <w:top w:val="none" w:sz="0" w:space="0" w:color="auto"/>
        <w:left w:val="none" w:sz="0" w:space="0" w:color="auto"/>
        <w:bottom w:val="none" w:sz="0" w:space="0" w:color="auto"/>
        <w:right w:val="none" w:sz="0" w:space="0" w:color="auto"/>
      </w:divBdr>
    </w:div>
    <w:div w:id="1724868895">
      <w:marLeft w:val="0"/>
      <w:marRight w:val="0"/>
      <w:marTop w:val="0"/>
      <w:marBottom w:val="0"/>
      <w:divBdr>
        <w:top w:val="none" w:sz="0" w:space="0" w:color="auto"/>
        <w:left w:val="none" w:sz="0" w:space="0" w:color="auto"/>
        <w:bottom w:val="none" w:sz="0" w:space="0" w:color="auto"/>
        <w:right w:val="none" w:sz="0" w:space="0" w:color="auto"/>
      </w:divBdr>
    </w:div>
    <w:div w:id="1724909463">
      <w:marLeft w:val="0"/>
      <w:marRight w:val="0"/>
      <w:marTop w:val="0"/>
      <w:marBottom w:val="0"/>
      <w:divBdr>
        <w:top w:val="none" w:sz="0" w:space="0" w:color="auto"/>
        <w:left w:val="none" w:sz="0" w:space="0" w:color="auto"/>
        <w:bottom w:val="none" w:sz="0" w:space="0" w:color="auto"/>
        <w:right w:val="none" w:sz="0" w:space="0" w:color="auto"/>
      </w:divBdr>
    </w:div>
    <w:div w:id="1724988504">
      <w:bodyDiv w:val="1"/>
      <w:marLeft w:val="0"/>
      <w:marRight w:val="0"/>
      <w:marTop w:val="0"/>
      <w:marBottom w:val="0"/>
      <w:divBdr>
        <w:top w:val="none" w:sz="0" w:space="0" w:color="auto"/>
        <w:left w:val="none" w:sz="0" w:space="0" w:color="auto"/>
        <w:bottom w:val="none" w:sz="0" w:space="0" w:color="auto"/>
        <w:right w:val="none" w:sz="0" w:space="0" w:color="auto"/>
      </w:divBdr>
    </w:div>
    <w:div w:id="1725176023">
      <w:marLeft w:val="0"/>
      <w:marRight w:val="0"/>
      <w:marTop w:val="0"/>
      <w:marBottom w:val="0"/>
      <w:divBdr>
        <w:top w:val="none" w:sz="0" w:space="0" w:color="auto"/>
        <w:left w:val="none" w:sz="0" w:space="0" w:color="auto"/>
        <w:bottom w:val="none" w:sz="0" w:space="0" w:color="auto"/>
        <w:right w:val="none" w:sz="0" w:space="0" w:color="auto"/>
      </w:divBdr>
    </w:div>
    <w:div w:id="1725250299">
      <w:marLeft w:val="0"/>
      <w:marRight w:val="0"/>
      <w:marTop w:val="0"/>
      <w:marBottom w:val="0"/>
      <w:divBdr>
        <w:top w:val="none" w:sz="0" w:space="0" w:color="auto"/>
        <w:left w:val="none" w:sz="0" w:space="0" w:color="auto"/>
        <w:bottom w:val="none" w:sz="0" w:space="0" w:color="auto"/>
        <w:right w:val="none" w:sz="0" w:space="0" w:color="auto"/>
      </w:divBdr>
    </w:div>
    <w:div w:id="1725254265">
      <w:marLeft w:val="0"/>
      <w:marRight w:val="0"/>
      <w:marTop w:val="0"/>
      <w:marBottom w:val="0"/>
      <w:divBdr>
        <w:top w:val="none" w:sz="0" w:space="0" w:color="auto"/>
        <w:left w:val="none" w:sz="0" w:space="0" w:color="auto"/>
        <w:bottom w:val="none" w:sz="0" w:space="0" w:color="auto"/>
        <w:right w:val="none" w:sz="0" w:space="0" w:color="auto"/>
      </w:divBdr>
    </w:div>
    <w:div w:id="1725254378">
      <w:marLeft w:val="0"/>
      <w:marRight w:val="0"/>
      <w:marTop w:val="0"/>
      <w:marBottom w:val="0"/>
      <w:divBdr>
        <w:top w:val="none" w:sz="0" w:space="0" w:color="auto"/>
        <w:left w:val="none" w:sz="0" w:space="0" w:color="auto"/>
        <w:bottom w:val="none" w:sz="0" w:space="0" w:color="auto"/>
        <w:right w:val="none" w:sz="0" w:space="0" w:color="auto"/>
      </w:divBdr>
    </w:div>
    <w:div w:id="1725331007">
      <w:marLeft w:val="0"/>
      <w:marRight w:val="0"/>
      <w:marTop w:val="0"/>
      <w:marBottom w:val="0"/>
      <w:divBdr>
        <w:top w:val="none" w:sz="0" w:space="0" w:color="auto"/>
        <w:left w:val="none" w:sz="0" w:space="0" w:color="auto"/>
        <w:bottom w:val="none" w:sz="0" w:space="0" w:color="auto"/>
        <w:right w:val="none" w:sz="0" w:space="0" w:color="auto"/>
      </w:divBdr>
    </w:div>
    <w:div w:id="1725369668">
      <w:marLeft w:val="0"/>
      <w:marRight w:val="0"/>
      <w:marTop w:val="0"/>
      <w:marBottom w:val="0"/>
      <w:divBdr>
        <w:top w:val="none" w:sz="0" w:space="0" w:color="auto"/>
        <w:left w:val="none" w:sz="0" w:space="0" w:color="auto"/>
        <w:bottom w:val="none" w:sz="0" w:space="0" w:color="auto"/>
        <w:right w:val="none" w:sz="0" w:space="0" w:color="auto"/>
      </w:divBdr>
    </w:div>
    <w:div w:id="1725523102">
      <w:marLeft w:val="0"/>
      <w:marRight w:val="0"/>
      <w:marTop w:val="0"/>
      <w:marBottom w:val="0"/>
      <w:divBdr>
        <w:top w:val="none" w:sz="0" w:space="0" w:color="auto"/>
        <w:left w:val="none" w:sz="0" w:space="0" w:color="auto"/>
        <w:bottom w:val="none" w:sz="0" w:space="0" w:color="auto"/>
        <w:right w:val="none" w:sz="0" w:space="0" w:color="auto"/>
      </w:divBdr>
    </w:div>
    <w:div w:id="1725567116">
      <w:marLeft w:val="0"/>
      <w:marRight w:val="0"/>
      <w:marTop w:val="0"/>
      <w:marBottom w:val="0"/>
      <w:divBdr>
        <w:top w:val="none" w:sz="0" w:space="0" w:color="auto"/>
        <w:left w:val="none" w:sz="0" w:space="0" w:color="auto"/>
        <w:bottom w:val="none" w:sz="0" w:space="0" w:color="auto"/>
        <w:right w:val="none" w:sz="0" w:space="0" w:color="auto"/>
      </w:divBdr>
    </w:div>
    <w:div w:id="1725640984">
      <w:marLeft w:val="0"/>
      <w:marRight w:val="0"/>
      <w:marTop w:val="0"/>
      <w:marBottom w:val="0"/>
      <w:divBdr>
        <w:top w:val="none" w:sz="0" w:space="0" w:color="auto"/>
        <w:left w:val="none" w:sz="0" w:space="0" w:color="auto"/>
        <w:bottom w:val="none" w:sz="0" w:space="0" w:color="auto"/>
        <w:right w:val="none" w:sz="0" w:space="0" w:color="auto"/>
      </w:divBdr>
    </w:div>
    <w:div w:id="1725714381">
      <w:marLeft w:val="0"/>
      <w:marRight w:val="0"/>
      <w:marTop w:val="0"/>
      <w:marBottom w:val="0"/>
      <w:divBdr>
        <w:top w:val="none" w:sz="0" w:space="0" w:color="auto"/>
        <w:left w:val="none" w:sz="0" w:space="0" w:color="auto"/>
        <w:bottom w:val="none" w:sz="0" w:space="0" w:color="auto"/>
        <w:right w:val="none" w:sz="0" w:space="0" w:color="auto"/>
      </w:divBdr>
    </w:div>
    <w:div w:id="1725716304">
      <w:marLeft w:val="0"/>
      <w:marRight w:val="0"/>
      <w:marTop w:val="0"/>
      <w:marBottom w:val="0"/>
      <w:divBdr>
        <w:top w:val="none" w:sz="0" w:space="0" w:color="auto"/>
        <w:left w:val="none" w:sz="0" w:space="0" w:color="auto"/>
        <w:bottom w:val="none" w:sz="0" w:space="0" w:color="auto"/>
        <w:right w:val="none" w:sz="0" w:space="0" w:color="auto"/>
      </w:divBdr>
    </w:div>
    <w:div w:id="1725787939">
      <w:marLeft w:val="0"/>
      <w:marRight w:val="0"/>
      <w:marTop w:val="0"/>
      <w:marBottom w:val="0"/>
      <w:divBdr>
        <w:top w:val="none" w:sz="0" w:space="0" w:color="auto"/>
        <w:left w:val="none" w:sz="0" w:space="0" w:color="auto"/>
        <w:bottom w:val="none" w:sz="0" w:space="0" w:color="auto"/>
        <w:right w:val="none" w:sz="0" w:space="0" w:color="auto"/>
      </w:divBdr>
    </w:div>
    <w:div w:id="1725828973">
      <w:marLeft w:val="0"/>
      <w:marRight w:val="0"/>
      <w:marTop w:val="0"/>
      <w:marBottom w:val="0"/>
      <w:divBdr>
        <w:top w:val="none" w:sz="0" w:space="0" w:color="auto"/>
        <w:left w:val="none" w:sz="0" w:space="0" w:color="auto"/>
        <w:bottom w:val="none" w:sz="0" w:space="0" w:color="auto"/>
        <w:right w:val="none" w:sz="0" w:space="0" w:color="auto"/>
      </w:divBdr>
    </w:div>
    <w:div w:id="1725985234">
      <w:marLeft w:val="0"/>
      <w:marRight w:val="0"/>
      <w:marTop w:val="0"/>
      <w:marBottom w:val="0"/>
      <w:divBdr>
        <w:top w:val="none" w:sz="0" w:space="0" w:color="auto"/>
        <w:left w:val="none" w:sz="0" w:space="0" w:color="auto"/>
        <w:bottom w:val="none" w:sz="0" w:space="0" w:color="auto"/>
        <w:right w:val="none" w:sz="0" w:space="0" w:color="auto"/>
      </w:divBdr>
    </w:div>
    <w:div w:id="1725986194">
      <w:marLeft w:val="0"/>
      <w:marRight w:val="0"/>
      <w:marTop w:val="0"/>
      <w:marBottom w:val="0"/>
      <w:divBdr>
        <w:top w:val="none" w:sz="0" w:space="0" w:color="auto"/>
        <w:left w:val="none" w:sz="0" w:space="0" w:color="auto"/>
        <w:bottom w:val="none" w:sz="0" w:space="0" w:color="auto"/>
        <w:right w:val="none" w:sz="0" w:space="0" w:color="auto"/>
      </w:divBdr>
    </w:div>
    <w:div w:id="1725986728">
      <w:marLeft w:val="0"/>
      <w:marRight w:val="0"/>
      <w:marTop w:val="0"/>
      <w:marBottom w:val="0"/>
      <w:divBdr>
        <w:top w:val="none" w:sz="0" w:space="0" w:color="auto"/>
        <w:left w:val="none" w:sz="0" w:space="0" w:color="auto"/>
        <w:bottom w:val="none" w:sz="0" w:space="0" w:color="auto"/>
        <w:right w:val="none" w:sz="0" w:space="0" w:color="auto"/>
      </w:divBdr>
    </w:div>
    <w:div w:id="1726025311">
      <w:marLeft w:val="0"/>
      <w:marRight w:val="0"/>
      <w:marTop w:val="0"/>
      <w:marBottom w:val="0"/>
      <w:divBdr>
        <w:top w:val="none" w:sz="0" w:space="0" w:color="auto"/>
        <w:left w:val="none" w:sz="0" w:space="0" w:color="auto"/>
        <w:bottom w:val="none" w:sz="0" w:space="0" w:color="auto"/>
        <w:right w:val="none" w:sz="0" w:space="0" w:color="auto"/>
      </w:divBdr>
    </w:div>
    <w:div w:id="1726174753">
      <w:marLeft w:val="0"/>
      <w:marRight w:val="0"/>
      <w:marTop w:val="0"/>
      <w:marBottom w:val="0"/>
      <w:divBdr>
        <w:top w:val="none" w:sz="0" w:space="0" w:color="auto"/>
        <w:left w:val="none" w:sz="0" w:space="0" w:color="auto"/>
        <w:bottom w:val="none" w:sz="0" w:space="0" w:color="auto"/>
        <w:right w:val="none" w:sz="0" w:space="0" w:color="auto"/>
      </w:divBdr>
    </w:div>
    <w:div w:id="1726176141">
      <w:marLeft w:val="0"/>
      <w:marRight w:val="0"/>
      <w:marTop w:val="0"/>
      <w:marBottom w:val="0"/>
      <w:divBdr>
        <w:top w:val="none" w:sz="0" w:space="0" w:color="auto"/>
        <w:left w:val="none" w:sz="0" w:space="0" w:color="auto"/>
        <w:bottom w:val="none" w:sz="0" w:space="0" w:color="auto"/>
        <w:right w:val="none" w:sz="0" w:space="0" w:color="auto"/>
      </w:divBdr>
    </w:div>
    <w:div w:id="1726222615">
      <w:marLeft w:val="0"/>
      <w:marRight w:val="0"/>
      <w:marTop w:val="0"/>
      <w:marBottom w:val="0"/>
      <w:divBdr>
        <w:top w:val="none" w:sz="0" w:space="0" w:color="auto"/>
        <w:left w:val="none" w:sz="0" w:space="0" w:color="auto"/>
        <w:bottom w:val="none" w:sz="0" w:space="0" w:color="auto"/>
        <w:right w:val="none" w:sz="0" w:space="0" w:color="auto"/>
      </w:divBdr>
    </w:div>
    <w:div w:id="1726249310">
      <w:marLeft w:val="0"/>
      <w:marRight w:val="0"/>
      <w:marTop w:val="0"/>
      <w:marBottom w:val="0"/>
      <w:divBdr>
        <w:top w:val="none" w:sz="0" w:space="0" w:color="auto"/>
        <w:left w:val="none" w:sz="0" w:space="0" w:color="auto"/>
        <w:bottom w:val="none" w:sz="0" w:space="0" w:color="auto"/>
        <w:right w:val="none" w:sz="0" w:space="0" w:color="auto"/>
      </w:divBdr>
    </w:div>
    <w:div w:id="1726291832">
      <w:marLeft w:val="0"/>
      <w:marRight w:val="0"/>
      <w:marTop w:val="0"/>
      <w:marBottom w:val="0"/>
      <w:divBdr>
        <w:top w:val="none" w:sz="0" w:space="0" w:color="auto"/>
        <w:left w:val="none" w:sz="0" w:space="0" w:color="auto"/>
        <w:bottom w:val="none" w:sz="0" w:space="0" w:color="auto"/>
        <w:right w:val="none" w:sz="0" w:space="0" w:color="auto"/>
      </w:divBdr>
    </w:div>
    <w:div w:id="1726295752">
      <w:marLeft w:val="0"/>
      <w:marRight w:val="0"/>
      <w:marTop w:val="0"/>
      <w:marBottom w:val="0"/>
      <w:divBdr>
        <w:top w:val="none" w:sz="0" w:space="0" w:color="auto"/>
        <w:left w:val="none" w:sz="0" w:space="0" w:color="auto"/>
        <w:bottom w:val="none" w:sz="0" w:space="0" w:color="auto"/>
        <w:right w:val="none" w:sz="0" w:space="0" w:color="auto"/>
      </w:divBdr>
    </w:div>
    <w:div w:id="1726369909">
      <w:marLeft w:val="0"/>
      <w:marRight w:val="0"/>
      <w:marTop w:val="0"/>
      <w:marBottom w:val="0"/>
      <w:divBdr>
        <w:top w:val="none" w:sz="0" w:space="0" w:color="auto"/>
        <w:left w:val="none" w:sz="0" w:space="0" w:color="auto"/>
        <w:bottom w:val="none" w:sz="0" w:space="0" w:color="auto"/>
        <w:right w:val="none" w:sz="0" w:space="0" w:color="auto"/>
      </w:divBdr>
    </w:div>
    <w:div w:id="1726371025">
      <w:marLeft w:val="0"/>
      <w:marRight w:val="0"/>
      <w:marTop w:val="0"/>
      <w:marBottom w:val="0"/>
      <w:divBdr>
        <w:top w:val="none" w:sz="0" w:space="0" w:color="auto"/>
        <w:left w:val="none" w:sz="0" w:space="0" w:color="auto"/>
        <w:bottom w:val="none" w:sz="0" w:space="0" w:color="auto"/>
        <w:right w:val="none" w:sz="0" w:space="0" w:color="auto"/>
      </w:divBdr>
    </w:div>
    <w:div w:id="1726485456">
      <w:marLeft w:val="0"/>
      <w:marRight w:val="0"/>
      <w:marTop w:val="0"/>
      <w:marBottom w:val="0"/>
      <w:divBdr>
        <w:top w:val="none" w:sz="0" w:space="0" w:color="auto"/>
        <w:left w:val="none" w:sz="0" w:space="0" w:color="auto"/>
        <w:bottom w:val="none" w:sz="0" w:space="0" w:color="auto"/>
        <w:right w:val="none" w:sz="0" w:space="0" w:color="auto"/>
      </w:divBdr>
    </w:div>
    <w:div w:id="1726489242">
      <w:marLeft w:val="0"/>
      <w:marRight w:val="0"/>
      <w:marTop w:val="0"/>
      <w:marBottom w:val="0"/>
      <w:divBdr>
        <w:top w:val="none" w:sz="0" w:space="0" w:color="auto"/>
        <w:left w:val="none" w:sz="0" w:space="0" w:color="auto"/>
        <w:bottom w:val="none" w:sz="0" w:space="0" w:color="auto"/>
        <w:right w:val="none" w:sz="0" w:space="0" w:color="auto"/>
      </w:divBdr>
    </w:div>
    <w:div w:id="1726560382">
      <w:marLeft w:val="0"/>
      <w:marRight w:val="0"/>
      <w:marTop w:val="0"/>
      <w:marBottom w:val="0"/>
      <w:divBdr>
        <w:top w:val="none" w:sz="0" w:space="0" w:color="auto"/>
        <w:left w:val="none" w:sz="0" w:space="0" w:color="auto"/>
        <w:bottom w:val="none" w:sz="0" w:space="0" w:color="auto"/>
        <w:right w:val="none" w:sz="0" w:space="0" w:color="auto"/>
      </w:divBdr>
    </w:div>
    <w:div w:id="1726560502">
      <w:marLeft w:val="0"/>
      <w:marRight w:val="0"/>
      <w:marTop w:val="0"/>
      <w:marBottom w:val="0"/>
      <w:divBdr>
        <w:top w:val="none" w:sz="0" w:space="0" w:color="auto"/>
        <w:left w:val="none" w:sz="0" w:space="0" w:color="auto"/>
        <w:bottom w:val="none" w:sz="0" w:space="0" w:color="auto"/>
        <w:right w:val="none" w:sz="0" w:space="0" w:color="auto"/>
      </w:divBdr>
    </w:div>
    <w:div w:id="1726640245">
      <w:marLeft w:val="0"/>
      <w:marRight w:val="0"/>
      <w:marTop w:val="0"/>
      <w:marBottom w:val="0"/>
      <w:divBdr>
        <w:top w:val="none" w:sz="0" w:space="0" w:color="auto"/>
        <w:left w:val="none" w:sz="0" w:space="0" w:color="auto"/>
        <w:bottom w:val="none" w:sz="0" w:space="0" w:color="auto"/>
        <w:right w:val="none" w:sz="0" w:space="0" w:color="auto"/>
      </w:divBdr>
    </w:div>
    <w:div w:id="1726677594">
      <w:marLeft w:val="0"/>
      <w:marRight w:val="0"/>
      <w:marTop w:val="0"/>
      <w:marBottom w:val="0"/>
      <w:divBdr>
        <w:top w:val="none" w:sz="0" w:space="0" w:color="auto"/>
        <w:left w:val="none" w:sz="0" w:space="0" w:color="auto"/>
        <w:bottom w:val="none" w:sz="0" w:space="0" w:color="auto"/>
        <w:right w:val="none" w:sz="0" w:space="0" w:color="auto"/>
      </w:divBdr>
    </w:div>
    <w:div w:id="1726677959">
      <w:marLeft w:val="0"/>
      <w:marRight w:val="0"/>
      <w:marTop w:val="0"/>
      <w:marBottom w:val="0"/>
      <w:divBdr>
        <w:top w:val="none" w:sz="0" w:space="0" w:color="auto"/>
        <w:left w:val="none" w:sz="0" w:space="0" w:color="auto"/>
        <w:bottom w:val="none" w:sz="0" w:space="0" w:color="auto"/>
        <w:right w:val="none" w:sz="0" w:space="0" w:color="auto"/>
      </w:divBdr>
    </w:div>
    <w:div w:id="1726754996">
      <w:marLeft w:val="0"/>
      <w:marRight w:val="0"/>
      <w:marTop w:val="0"/>
      <w:marBottom w:val="0"/>
      <w:divBdr>
        <w:top w:val="none" w:sz="0" w:space="0" w:color="auto"/>
        <w:left w:val="none" w:sz="0" w:space="0" w:color="auto"/>
        <w:bottom w:val="none" w:sz="0" w:space="0" w:color="auto"/>
        <w:right w:val="none" w:sz="0" w:space="0" w:color="auto"/>
      </w:divBdr>
    </w:div>
    <w:div w:id="1726828030">
      <w:marLeft w:val="0"/>
      <w:marRight w:val="0"/>
      <w:marTop w:val="0"/>
      <w:marBottom w:val="0"/>
      <w:divBdr>
        <w:top w:val="none" w:sz="0" w:space="0" w:color="auto"/>
        <w:left w:val="none" w:sz="0" w:space="0" w:color="auto"/>
        <w:bottom w:val="none" w:sz="0" w:space="0" w:color="auto"/>
        <w:right w:val="none" w:sz="0" w:space="0" w:color="auto"/>
      </w:divBdr>
    </w:div>
    <w:div w:id="1726875916">
      <w:marLeft w:val="0"/>
      <w:marRight w:val="0"/>
      <w:marTop w:val="0"/>
      <w:marBottom w:val="0"/>
      <w:divBdr>
        <w:top w:val="none" w:sz="0" w:space="0" w:color="auto"/>
        <w:left w:val="none" w:sz="0" w:space="0" w:color="auto"/>
        <w:bottom w:val="none" w:sz="0" w:space="0" w:color="auto"/>
        <w:right w:val="none" w:sz="0" w:space="0" w:color="auto"/>
      </w:divBdr>
    </w:div>
    <w:div w:id="1726954165">
      <w:marLeft w:val="0"/>
      <w:marRight w:val="0"/>
      <w:marTop w:val="0"/>
      <w:marBottom w:val="0"/>
      <w:divBdr>
        <w:top w:val="none" w:sz="0" w:space="0" w:color="auto"/>
        <w:left w:val="none" w:sz="0" w:space="0" w:color="auto"/>
        <w:bottom w:val="none" w:sz="0" w:space="0" w:color="auto"/>
        <w:right w:val="none" w:sz="0" w:space="0" w:color="auto"/>
      </w:divBdr>
    </w:div>
    <w:div w:id="1727099461">
      <w:marLeft w:val="0"/>
      <w:marRight w:val="0"/>
      <w:marTop w:val="0"/>
      <w:marBottom w:val="0"/>
      <w:divBdr>
        <w:top w:val="none" w:sz="0" w:space="0" w:color="auto"/>
        <w:left w:val="none" w:sz="0" w:space="0" w:color="auto"/>
        <w:bottom w:val="none" w:sz="0" w:space="0" w:color="auto"/>
        <w:right w:val="none" w:sz="0" w:space="0" w:color="auto"/>
      </w:divBdr>
    </w:div>
    <w:div w:id="1727220526">
      <w:marLeft w:val="0"/>
      <w:marRight w:val="0"/>
      <w:marTop w:val="0"/>
      <w:marBottom w:val="0"/>
      <w:divBdr>
        <w:top w:val="none" w:sz="0" w:space="0" w:color="auto"/>
        <w:left w:val="none" w:sz="0" w:space="0" w:color="auto"/>
        <w:bottom w:val="none" w:sz="0" w:space="0" w:color="auto"/>
        <w:right w:val="none" w:sz="0" w:space="0" w:color="auto"/>
      </w:divBdr>
    </w:div>
    <w:div w:id="1727293402">
      <w:marLeft w:val="0"/>
      <w:marRight w:val="0"/>
      <w:marTop w:val="0"/>
      <w:marBottom w:val="0"/>
      <w:divBdr>
        <w:top w:val="none" w:sz="0" w:space="0" w:color="auto"/>
        <w:left w:val="none" w:sz="0" w:space="0" w:color="auto"/>
        <w:bottom w:val="none" w:sz="0" w:space="0" w:color="auto"/>
        <w:right w:val="none" w:sz="0" w:space="0" w:color="auto"/>
      </w:divBdr>
    </w:div>
    <w:div w:id="1727334837">
      <w:marLeft w:val="0"/>
      <w:marRight w:val="0"/>
      <w:marTop w:val="0"/>
      <w:marBottom w:val="0"/>
      <w:divBdr>
        <w:top w:val="none" w:sz="0" w:space="0" w:color="auto"/>
        <w:left w:val="none" w:sz="0" w:space="0" w:color="auto"/>
        <w:bottom w:val="none" w:sz="0" w:space="0" w:color="auto"/>
        <w:right w:val="none" w:sz="0" w:space="0" w:color="auto"/>
      </w:divBdr>
    </w:div>
    <w:div w:id="1727411652">
      <w:marLeft w:val="0"/>
      <w:marRight w:val="0"/>
      <w:marTop w:val="0"/>
      <w:marBottom w:val="0"/>
      <w:divBdr>
        <w:top w:val="none" w:sz="0" w:space="0" w:color="auto"/>
        <w:left w:val="none" w:sz="0" w:space="0" w:color="auto"/>
        <w:bottom w:val="none" w:sz="0" w:space="0" w:color="auto"/>
        <w:right w:val="none" w:sz="0" w:space="0" w:color="auto"/>
      </w:divBdr>
    </w:div>
    <w:div w:id="1727530779">
      <w:marLeft w:val="0"/>
      <w:marRight w:val="0"/>
      <w:marTop w:val="0"/>
      <w:marBottom w:val="0"/>
      <w:divBdr>
        <w:top w:val="none" w:sz="0" w:space="0" w:color="auto"/>
        <w:left w:val="none" w:sz="0" w:space="0" w:color="auto"/>
        <w:bottom w:val="none" w:sz="0" w:space="0" w:color="auto"/>
        <w:right w:val="none" w:sz="0" w:space="0" w:color="auto"/>
      </w:divBdr>
    </w:div>
    <w:div w:id="1727606189">
      <w:marLeft w:val="0"/>
      <w:marRight w:val="0"/>
      <w:marTop w:val="0"/>
      <w:marBottom w:val="0"/>
      <w:divBdr>
        <w:top w:val="none" w:sz="0" w:space="0" w:color="auto"/>
        <w:left w:val="none" w:sz="0" w:space="0" w:color="auto"/>
        <w:bottom w:val="none" w:sz="0" w:space="0" w:color="auto"/>
        <w:right w:val="none" w:sz="0" w:space="0" w:color="auto"/>
      </w:divBdr>
    </w:div>
    <w:div w:id="1727802608">
      <w:marLeft w:val="0"/>
      <w:marRight w:val="0"/>
      <w:marTop w:val="0"/>
      <w:marBottom w:val="0"/>
      <w:divBdr>
        <w:top w:val="none" w:sz="0" w:space="0" w:color="auto"/>
        <w:left w:val="none" w:sz="0" w:space="0" w:color="auto"/>
        <w:bottom w:val="none" w:sz="0" w:space="0" w:color="auto"/>
        <w:right w:val="none" w:sz="0" w:space="0" w:color="auto"/>
      </w:divBdr>
    </w:div>
    <w:div w:id="1727873609">
      <w:marLeft w:val="0"/>
      <w:marRight w:val="0"/>
      <w:marTop w:val="0"/>
      <w:marBottom w:val="0"/>
      <w:divBdr>
        <w:top w:val="none" w:sz="0" w:space="0" w:color="auto"/>
        <w:left w:val="none" w:sz="0" w:space="0" w:color="auto"/>
        <w:bottom w:val="none" w:sz="0" w:space="0" w:color="auto"/>
        <w:right w:val="none" w:sz="0" w:space="0" w:color="auto"/>
      </w:divBdr>
    </w:div>
    <w:div w:id="1727951650">
      <w:marLeft w:val="0"/>
      <w:marRight w:val="0"/>
      <w:marTop w:val="0"/>
      <w:marBottom w:val="0"/>
      <w:divBdr>
        <w:top w:val="none" w:sz="0" w:space="0" w:color="auto"/>
        <w:left w:val="none" w:sz="0" w:space="0" w:color="auto"/>
        <w:bottom w:val="none" w:sz="0" w:space="0" w:color="auto"/>
        <w:right w:val="none" w:sz="0" w:space="0" w:color="auto"/>
      </w:divBdr>
    </w:div>
    <w:div w:id="1727951927">
      <w:marLeft w:val="0"/>
      <w:marRight w:val="0"/>
      <w:marTop w:val="0"/>
      <w:marBottom w:val="0"/>
      <w:divBdr>
        <w:top w:val="none" w:sz="0" w:space="0" w:color="auto"/>
        <w:left w:val="none" w:sz="0" w:space="0" w:color="auto"/>
        <w:bottom w:val="none" w:sz="0" w:space="0" w:color="auto"/>
        <w:right w:val="none" w:sz="0" w:space="0" w:color="auto"/>
      </w:divBdr>
    </w:div>
    <w:div w:id="1727989209">
      <w:marLeft w:val="0"/>
      <w:marRight w:val="0"/>
      <w:marTop w:val="0"/>
      <w:marBottom w:val="0"/>
      <w:divBdr>
        <w:top w:val="none" w:sz="0" w:space="0" w:color="auto"/>
        <w:left w:val="none" w:sz="0" w:space="0" w:color="auto"/>
        <w:bottom w:val="none" w:sz="0" w:space="0" w:color="auto"/>
        <w:right w:val="none" w:sz="0" w:space="0" w:color="auto"/>
      </w:divBdr>
    </w:div>
    <w:div w:id="1727990004">
      <w:marLeft w:val="0"/>
      <w:marRight w:val="0"/>
      <w:marTop w:val="0"/>
      <w:marBottom w:val="0"/>
      <w:divBdr>
        <w:top w:val="none" w:sz="0" w:space="0" w:color="auto"/>
        <w:left w:val="none" w:sz="0" w:space="0" w:color="auto"/>
        <w:bottom w:val="none" w:sz="0" w:space="0" w:color="auto"/>
        <w:right w:val="none" w:sz="0" w:space="0" w:color="auto"/>
      </w:divBdr>
    </w:div>
    <w:div w:id="1727992103">
      <w:marLeft w:val="0"/>
      <w:marRight w:val="0"/>
      <w:marTop w:val="0"/>
      <w:marBottom w:val="0"/>
      <w:divBdr>
        <w:top w:val="none" w:sz="0" w:space="0" w:color="auto"/>
        <w:left w:val="none" w:sz="0" w:space="0" w:color="auto"/>
        <w:bottom w:val="none" w:sz="0" w:space="0" w:color="auto"/>
        <w:right w:val="none" w:sz="0" w:space="0" w:color="auto"/>
      </w:divBdr>
    </w:div>
    <w:div w:id="1727992777">
      <w:marLeft w:val="0"/>
      <w:marRight w:val="0"/>
      <w:marTop w:val="0"/>
      <w:marBottom w:val="0"/>
      <w:divBdr>
        <w:top w:val="none" w:sz="0" w:space="0" w:color="auto"/>
        <w:left w:val="none" w:sz="0" w:space="0" w:color="auto"/>
        <w:bottom w:val="none" w:sz="0" w:space="0" w:color="auto"/>
        <w:right w:val="none" w:sz="0" w:space="0" w:color="auto"/>
      </w:divBdr>
    </w:div>
    <w:div w:id="1728139796">
      <w:marLeft w:val="0"/>
      <w:marRight w:val="0"/>
      <w:marTop w:val="0"/>
      <w:marBottom w:val="0"/>
      <w:divBdr>
        <w:top w:val="none" w:sz="0" w:space="0" w:color="auto"/>
        <w:left w:val="none" w:sz="0" w:space="0" w:color="auto"/>
        <w:bottom w:val="none" w:sz="0" w:space="0" w:color="auto"/>
        <w:right w:val="none" w:sz="0" w:space="0" w:color="auto"/>
      </w:divBdr>
    </w:div>
    <w:div w:id="1728257200">
      <w:marLeft w:val="0"/>
      <w:marRight w:val="0"/>
      <w:marTop w:val="0"/>
      <w:marBottom w:val="0"/>
      <w:divBdr>
        <w:top w:val="none" w:sz="0" w:space="0" w:color="auto"/>
        <w:left w:val="none" w:sz="0" w:space="0" w:color="auto"/>
        <w:bottom w:val="none" w:sz="0" w:space="0" w:color="auto"/>
        <w:right w:val="none" w:sz="0" w:space="0" w:color="auto"/>
      </w:divBdr>
    </w:div>
    <w:div w:id="1728264224">
      <w:marLeft w:val="0"/>
      <w:marRight w:val="0"/>
      <w:marTop w:val="0"/>
      <w:marBottom w:val="0"/>
      <w:divBdr>
        <w:top w:val="none" w:sz="0" w:space="0" w:color="auto"/>
        <w:left w:val="none" w:sz="0" w:space="0" w:color="auto"/>
        <w:bottom w:val="none" w:sz="0" w:space="0" w:color="auto"/>
        <w:right w:val="none" w:sz="0" w:space="0" w:color="auto"/>
      </w:divBdr>
    </w:div>
    <w:div w:id="1728331775">
      <w:marLeft w:val="0"/>
      <w:marRight w:val="0"/>
      <w:marTop w:val="0"/>
      <w:marBottom w:val="0"/>
      <w:divBdr>
        <w:top w:val="none" w:sz="0" w:space="0" w:color="auto"/>
        <w:left w:val="none" w:sz="0" w:space="0" w:color="auto"/>
        <w:bottom w:val="none" w:sz="0" w:space="0" w:color="auto"/>
        <w:right w:val="none" w:sz="0" w:space="0" w:color="auto"/>
      </w:divBdr>
    </w:div>
    <w:div w:id="1728333353">
      <w:marLeft w:val="0"/>
      <w:marRight w:val="0"/>
      <w:marTop w:val="0"/>
      <w:marBottom w:val="0"/>
      <w:divBdr>
        <w:top w:val="none" w:sz="0" w:space="0" w:color="auto"/>
        <w:left w:val="none" w:sz="0" w:space="0" w:color="auto"/>
        <w:bottom w:val="none" w:sz="0" w:space="0" w:color="auto"/>
        <w:right w:val="none" w:sz="0" w:space="0" w:color="auto"/>
      </w:divBdr>
    </w:div>
    <w:div w:id="1728453406">
      <w:marLeft w:val="0"/>
      <w:marRight w:val="0"/>
      <w:marTop w:val="0"/>
      <w:marBottom w:val="0"/>
      <w:divBdr>
        <w:top w:val="none" w:sz="0" w:space="0" w:color="auto"/>
        <w:left w:val="none" w:sz="0" w:space="0" w:color="auto"/>
        <w:bottom w:val="none" w:sz="0" w:space="0" w:color="auto"/>
        <w:right w:val="none" w:sz="0" w:space="0" w:color="auto"/>
      </w:divBdr>
    </w:div>
    <w:div w:id="1728457931">
      <w:marLeft w:val="0"/>
      <w:marRight w:val="0"/>
      <w:marTop w:val="0"/>
      <w:marBottom w:val="0"/>
      <w:divBdr>
        <w:top w:val="none" w:sz="0" w:space="0" w:color="auto"/>
        <w:left w:val="none" w:sz="0" w:space="0" w:color="auto"/>
        <w:bottom w:val="none" w:sz="0" w:space="0" w:color="auto"/>
        <w:right w:val="none" w:sz="0" w:space="0" w:color="auto"/>
      </w:divBdr>
    </w:div>
    <w:div w:id="1728601660">
      <w:marLeft w:val="0"/>
      <w:marRight w:val="0"/>
      <w:marTop w:val="0"/>
      <w:marBottom w:val="0"/>
      <w:divBdr>
        <w:top w:val="none" w:sz="0" w:space="0" w:color="auto"/>
        <w:left w:val="none" w:sz="0" w:space="0" w:color="auto"/>
        <w:bottom w:val="none" w:sz="0" w:space="0" w:color="auto"/>
        <w:right w:val="none" w:sz="0" w:space="0" w:color="auto"/>
      </w:divBdr>
    </w:div>
    <w:div w:id="1728601718">
      <w:marLeft w:val="0"/>
      <w:marRight w:val="0"/>
      <w:marTop w:val="0"/>
      <w:marBottom w:val="0"/>
      <w:divBdr>
        <w:top w:val="none" w:sz="0" w:space="0" w:color="auto"/>
        <w:left w:val="none" w:sz="0" w:space="0" w:color="auto"/>
        <w:bottom w:val="none" w:sz="0" w:space="0" w:color="auto"/>
        <w:right w:val="none" w:sz="0" w:space="0" w:color="auto"/>
      </w:divBdr>
    </w:div>
    <w:div w:id="1728608445">
      <w:marLeft w:val="0"/>
      <w:marRight w:val="0"/>
      <w:marTop w:val="0"/>
      <w:marBottom w:val="0"/>
      <w:divBdr>
        <w:top w:val="none" w:sz="0" w:space="0" w:color="auto"/>
        <w:left w:val="none" w:sz="0" w:space="0" w:color="auto"/>
        <w:bottom w:val="none" w:sz="0" w:space="0" w:color="auto"/>
        <w:right w:val="none" w:sz="0" w:space="0" w:color="auto"/>
      </w:divBdr>
    </w:div>
    <w:div w:id="1728724044">
      <w:marLeft w:val="0"/>
      <w:marRight w:val="0"/>
      <w:marTop w:val="0"/>
      <w:marBottom w:val="0"/>
      <w:divBdr>
        <w:top w:val="none" w:sz="0" w:space="0" w:color="auto"/>
        <w:left w:val="none" w:sz="0" w:space="0" w:color="auto"/>
        <w:bottom w:val="none" w:sz="0" w:space="0" w:color="auto"/>
        <w:right w:val="none" w:sz="0" w:space="0" w:color="auto"/>
      </w:divBdr>
    </w:div>
    <w:div w:id="1728841813">
      <w:marLeft w:val="0"/>
      <w:marRight w:val="0"/>
      <w:marTop w:val="0"/>
      <w:marBottom w:val="0"/>
      <w:divBdr>
        <w:top w:val="none" w:sz="0" w:space="0" w:color="auto"/>
        <w:left w:val="none" w:sz="0" w:space="0" w:color="auto"/>
        <w:bottom w:val="none" w:sz="0" w:space="0" w:color="auto"/>
        <w:right w:val="none" w:sz="0" w:space="0" w:color="auto"/>
      </w:divBdr>
    </w:div>
    <w:div w:id="1728869517">
      <w:marLeft w:val="0"/>
      <w:marRight w:val="0"/>
      <w:marTop w:val="0"/>
      <w:marBottom w:val="0"/>
      <w:divBdr>
        <w:top w:val="none" w:sz="0" w:space="0" w:color="auto"/>
        <w:left w:val="none" w:sz="0" w:space="0" w:color="auto"/>
        <w:bottom w:val="none" w:sz="0" w:space="0" w:color="auto"/>
        <w:right w:val="none" w:sz="0" w:space="0" w:color="auto"/>
      </w:divBdr>
    </w:div>
    <w:div w:id="1728917549">
      <w:marLeft w:val="0"/>
      <w:marRight w:val="0"/>
      <w:marTop w:val="0"/>
      <w:marBottom w:val="0"/>
      <w:divBdr>
        <w:top w:val="none" w:sz="0" w:space="0" w:color="auto"/>
        <w:left w:val="none" w:sz="0" w:space="0" w:color="auto"/>
        <w:bottom w:val="none" w:sz="0" w:space="0" w:color="auto"/>
        <w:right w:val="none" w:sz="0" w:space="0" w:color="auto"/>
      </w:divBdr>
    </w:div>
    <w:div w:id="1729104814">
      <w:marLeft w:val="0"/>
      <w:marRight w:val="0"/>
      <w:marTop w:val="0"/>
      <w:marBottom w:val="0"/>
      <w:divBdr>
        <w:top w:val="none" w:sz="0" w:space="0" w:color="auto"/>
        <w:left w:val="none" w:sz="0" w:space="0" w:color="auto"/>
        <w:bottom w:val="none" w:sz="0" w:space="0" w:color="auto"/>
        <w:right w:val="none" w:sz="0" w:space="0" w:color="auto"/>
      </w:divBdr>
    </w:div>
    <w:div w:id="1729183648">
      <w:marLeft w:val="0"/>
      <w:marRight w:val="0"/>
      <w:marTop w:val="0"/>
      <w:marBottom w:val="0"/>
      <w:divBdr>
        <w:top w:val="none" w:sz="0" w:space="0" w:color="auto"/>
        <w:left w:val="none" w:sz="0" w:space="0" w:color="auto"/>
        <w:bottom w:val="none" w:sz="0" w:space="0" w:color="auto"/>
        <w:right w:val="none" w:sz="0" w:space="0" w:color="auto"/>
      </w:divBdr>
    </w:div>
    <w:div w:id="1729259577">
      <w:marLeft w:val="0"/>
      <w:marRight w:val="0"/>
      <w:marTop w:val="0"/>
      <w:marBottom w:val="0"/>
      <w:divBdr>
        <w:top w:val="none" w:sz="0" w:space="0" w:color="auto"/>
        <w:left w:val="none" w:sz="0" w:space="0" w:color="auto"/>
        <w:bottom w:val="none" w:sz="0" w:space="0" w:color="auto"/>
        <w:right w:val="none" w:sz="0" w:space="0" w:color="auto"/>
      </w:divBdr>
    </w:div>
    <w:div w:id="1729300974">
      <w:marLeft w:val="0"/>
      <w:marRight w:val="0"/>
      <w:marTop w:val="0"/>
      <w:marBottom w:val="0"/>
      <w:divBdr>
        <w:top w:val="none" w:sz="0" w:space="0" w:color="auto"/>
        <w:left w:val="none" w:sz="0" w:space="0" w:color="auto"/>
        <w:bottom w:val="none" w:sz="0" w:space="0" w:color="auto"/>
        <w:right w:val="none" w:sz="0" w:space="0" w:color="auto"/>
      </w:divBdr>
    </w:div>
    <w:div w:id="1729451545">
      <w:marLeft w:val="0"/>
      <w:marRight w:val="0"/>
      <w:marTop w:val="0"/>
      <w:marBottom w:val="0"/>
      <w:divBdr>
        <w:top w:val="none" w:sz="0" w:space="0" w:color="auto"/>
        <w:left w:val="none" w:sz="0" w:space="0" w:color="auto"/>
        <w:bottom w:val="none" w:sz="0" w:space="0" w:color="auto"/>
        <w:right w:val="none" w:sz="0" w:space="0" w:color="auto"/>
      </w:divBdr>
    </w:div>
    <w:div w:id="1729451986">
      <w:marLeft w:val="0"/>
      <w:marRight w:val="0"/>
      <w:marTop w:val="0"/>
      <w:marBottom w:val="0"/>
      <w:divBdr>
        <w:top w:val="none" w:sz="0" w:space="0" w:color="auto"/>
        <w:left w:val="none" w:sz="0" w:space="0" w:color="auto"/>
        <w:bottom w:val="none" w:sz="0" w:space="0" w:color="auto"/>
        <w:right w:val="none" w:sz="0" w:space="0" w:color="auto"/>
      </w:divBdr>
    </w:div>
    <w:div w:id="1729455518">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729573186">
      <w:marLeft w:val="0"/>
      <w:marRight w:val="0"/>
      <w:marTop w:val="0"/>
      <w:marBottom w:val="0"/>
      <w:divBdr>
        <w:top w:val="none" w:sz="0" w:space="0" w:color="auto"/>
        <w:left w:val="none" w:sz="0" w:space="0" w:color="auto"/>
        <w:bottom w:val="none" w:sz="0" w:space="0" w:color="auto"/>
        <w:right w:val="none" w:sz="0" w:space="0" w:color="auto"/>
      </w:divBdr>
    </w:div>
    <w:div w:id="1729643335">
      <w:marLeft w:val="0"/>
      <w:marRight w:val="0"/>
      <w:marTop w:val="0"/>
      <w:marBottom w:val="0"/>
      <w:divBdr>
        <w:top w:val="none" w:sz="0" w:space="0" w:color="auto"/>
        <w:left w:val="none" w:sz="0" w:space="0" w:color="auto"/>
        <w:bottom w:val="none" w:sz="0" w:space="0" w:color="auto"/>
        <w:right w:val="none" w:sz="0" w:space="0" w:color="auto"/>
      </w:divBdr>
    </w:div>
    <w:div w:id="1729646407">
      <w:marLeft w:val="0"/>
      <w:marRight w:val="0"/>
      <w:marTop w:val="0"/>
      <w:marBottom w:val="0"/>
      <w:divBdr>
        <w:top w:val="none" w:sz="0" w:space="0" w:color="auto"/>
        <w:left w:val="none" w:sz="0" w:space="0" w:color="auto"/>
        <w:bottom w:val="none" w:sz="0" w:space="0" w:color="auto"/>
        <w:right w:val="none" w:sz="0" w:space="0" w:color="auto"/>
      </w:divBdr>
    </w:div>
    <w:div w:id="1729762748">
      <w:marLeft w:val="0"/>
      <w:marRight w:val="0"/>
      <w:marTop w:val="0"/>
      <w:marBottom w:val="0"/>
      <w:divBdr>
        <w:top w:val="none" w:sz="0" w:space="0" w:color="auto"/>
        <w:left w:val="none" w:sz="0" w:space="0" w:color="auto"/>
        <w:bottom w:val="none" w:sz="0" w:space="0" w:color="auto"/>
        <w:right w:val="none" w:sz="0" w:space="0" w:color="auto"/>
      </w:divBdr>
    </w:div>
    <w:div w:id="1729838541">
      <w:marLeft w:val="0"/>
      <w:marRight w:val="0"/>
      <w:marTop w:val="0"/>
      <w:marBottom w:val="0"/>
      <w:divBdr>
        <w:top w:val="none" w:sz="0" w:space="0" w:color="auto"/>
        <w:left w:val="none" w:sz="0" w:space="0" w:color="auto"/>
        <w:bottom w:val="none" w:sz="0" w:space="0" w:color="auto"/>
        <w:right w:val="none" w:sz="0" w:space="0" w:color="auto"/>
      </w:divBdr>
    </w:div>
    <w:div w:id="1729844693">
      <w:marLeft w:val="0"/>
      <w:marRight w:val="0"/>
      <w:marTop w:val="0"/>
      <w:marBottom w:val="0"/>
      <w:divBdr>
        <w:top w:val="none" w:sz="0" w:space="0" w:color="auto"/>
        <w:left w:val="none" w:sz="0" w:space="0" w:color="auto"/>
        <w:bottom w:val="none" w:sz="0" w:space="0" w:color="auto"/>
        <w:right w:val="none" w:sz="0" w:space="0" w:color="auto"/>
      </w:divBdr>
    </w:div>
    <w:div w:id="1729911957">
      <w:marLeft w:val="0"/>
      <w:marRight w:val="0"/>
      <w:marTop w:val="0"/>
      <w:marBottom w:val="0"/>
      <w:divBdr>
        <w:top w:val="none" w:sz="0" w:space="0" w:color="auto"/>
        <w:left w:val="none" w:sz="0" w:space="0" w:color="auto"/>
        <w:bottom w:val="none" w:sz="0" w:space="0" w:color="auto"/>
        <w:right w:val="none" w:sz="0" w:space="0" w:color="auto"/>
      </w:divBdr>
    </w:div>
    <w:div w:id="1730031092">
      <w:marLeft w:val="0"/>
      <w:marRight w:val="0"/>
      <w:marTop w:val="0"/>
      <w:marBottom w:val="0"/>
      <w:divBdr>
        <w:top w:val="none" w:sz="0" w:space="0" w:color="auto"/>
        <w:left w:val="none" w:sz="0" w:space="0" w:color="auto"/>
        <w:bottom w:val="none" w:sz="0" w:space="0" w:color="auto"/>
        <w:right w:val="none" w:sz="0" w:space="0" w:color="auto"/>
      </w:divBdr>
    </w:div>
    <w:div w:id="1730036950">
      <w:marLeft w:val="0"/>
      <w:marRight w:val="0"/>
      <w:marTop w:val="0"/>
      <w:marBottom w:val="0"/>
      <w:divBdr>
        <w:top w:val="none" w:sz="0" w:space="0" w:color="auto"/>
        <w:left w:val="none" w:sz="0" w:space="0" w:color="auto"/>
        <w:bottom w:val="none" w:sz="0" w:space="0" w:color="auto"/>
        <w:right w:val="none" w:sz="0" w:space="0" w:color="auto"/>
      </w:divBdr>
    </w:div>
    <w:div w:id="1730107174">
      <w:marLeft w:val="0"/>
      <w:marRight w:val="0"/>
      <w:marTop w:val="0"/>
      <w:marBottom w:val="0"/>
      <w:divBdr>
        <w:top w:val="none" w:sz="0" w:space="0" w:color="auto"/>
        <w:left w:val="none" w:sz="0" w:space="0" w:color="auto"/>
        <w:bottom w:val="none" w:sz="0" w:space="0" w:color="auto"/>
        <w:right w:val="none" w:sz="0" w:space="0" w:color="auto"/>
      </w:divBdr>
    </w:div>
    <w:div w:id="1730109573">
      <w:marLeft w:val="0"/>
      <w:marRight w:val="0"/>
      <w:marTop w:val="0"/>
      <w:marBottom w:val="0"/>
      <w:divBdr>
        <w:top w:val="none" w:sz="0" w:space="0" w:color="auto"/>
        <w:left w:val="none" w:sz="0" w:space="0" w:color="auto"/>
        <w:bottom w:val="none" w:sz="0" w:space="0" w:color="auto"/>
        <w:right w:val="none" w:sz="0" w:space="0" w:color="auto"/>
      </w:divBdr>
    </w:div>
    <w:div w:id="1730498405">
      <w:marLeft w:val="0"/>
      <w:marRight w:val="0"/>
      <w:marTop w:val="0"/>
      <w:marBottom w:val="0"/>
      <w:divBdr>
        <w:top w:val="none" w:sz="0" w:space="0" w:color="auto"/>
        <w:left w:val="none" w:sz="0" w:space="0" w:color="auto"/>
        <w:bottom w:val="none" w:sz="0" w:space="0" w:color="auto"/>
        <w:right w:val="none" w:sz="0" w:space="0" w:color="auto"/>
      </w:divBdr>
    </w:div>
    <w:div w:id="1730500281">
      <w:marLeft w:val="0"/>
      <w:marRight w:val="0"/>
      <w:marTop w:val="0"/>
      <w:marBottom w:val="0"/>
      <w:divBdr>
        <w:top w:val="none" w:sz="0" w:space="0" w:color="auto"/>
        <w:left w:val="none" w:sz="0" w:space="0" w:color="auto"/>
        <w:bottom w:val="none" w:sz="0" w:space="0" w:color="auto"/>
        <w:right w:val="none" w:sz="0" w:space="0" w:color="auto"/>
      </w:divBdr>
    </w:div>
    <w:div w:id="1730759786">
      <w:marLeft w:val="0"/>
      <w:marRight w:val="0"/>
      <w:marTop w:val="0"/>
      <w:marBottom w:val="0"/>
      <w:divBdr>
        <w:top w:val="none" w:sz="0" w:space="0" w:color="auto"/>
        <w:left w:val="none" w:sz="0" w:space="0" w:color="auto"/>
        <w:bottom w:val="none" w:sz="0" w:space="0" w:color="auto"/>
        <w:right w:val="none" w:sz="0" w:space="0" w:color="auto"/>
      </w:divBdr>
    </w:div>
    <w:div w:id="1730883248">
      <w:marLeft w:val="0"/>
      <w:marRight w:val="0"/>
      <w:marTop w:val="0"/>
      <w:marBottom w:val="0"/>
      <w:divBdr>
        <w:top w:val="none" w:sz="0" w:space="0" w:color="auto"/>
        <w:left w:val="none" w:sz="0" w:space="0" w:color="auto"/>
        <w:bottom w:val="none" w:sz="0" w:space="0" w:color="auto"/>
        <w:right w:val="none" w:sz="0" w:space="0" w:color="auto"/>
      </w:divBdr>
    </w:div>
    <w:div w:id="1731002398">
      <w:marLeft w:val="0"/>
      <w:marRight w:val="0"/>
      <w:marTop w:val="0"/>
      <w:marBottom w:val="0"/>
      <w:divBdr>
        <w:top w:val="none" w:sz="0" w:space="0" w:color="auto"/>
        <w:left w:val="none" w:sz="0" w:space="0" w:color="auto"/>
        <w:bottom w:val="none" w:sz="0" w:space="0" w:color="auto"/>
        <w:right w:val="none" w:sz="0" w:space="0" w:color="auto"/>
      </w:divBdr>
    </w:div>
    <w:div w:id="1731034801">
      <w:marLeft w:val="0"/>
      <w:marRight w:val="0"/>
      <w:marTop w:val="0"/>
      <w:marBottom w:val="0"/>
      <w:divBdr>
        <w:top w:val="none" w:sz="0" w:space="0" w:color="auto"/>
        <w:left w:val="none" w:sz="0" w:space="0" w:color="auto"/>
        <w:bottom w:val="none" w:sz="0" w:space="0" w:color="auto"/>
        <w:right w:val="none" w:sz="0" w:space="0" w:color="auto"/>
      </w:divBdr>
    </w:div>
    <w:div w:id="1731072476">
      <w:marLeft w:val="0"/>
      <w:marRight w:val="0"/>
      <w:marTop w:val="0"/>
      <w:marBottom w:val="0"/>
      <w:divBdr>
        <w:top w:val="none" w:sz="0" w:space="0" w:color="auto"/>
        <w:left w:val="none" w:sz="0" w:space="0" w:color="auto"/>
        <w:bottom w:val="none" w:sz="0" w:space="0" w:color="auto"/>
        <w:right w:val="none" w:sz="0" w:space="0" w:color="auto"/>
      </w:divBdr>
    </w:div>
    <w:div w:id="1731074991">
      <w:marLeft w:val="0"/>
      <w:marRight w:val="0"/>
      <w:marTop w:val="0"/>
      <w:marBottom w:val="0"/>
      <w:divBdr>
        <w:top w:val="none" w:sz="0" w:space="0" w:color="auto"/>
        <w:left w:val="none" w:sz="0" w:space="0" w:color="auto"/>
        <w:bottom w:val="none" w:sz="0" w:space="0" w:color="auto"/>
        <w:right w:val="none" w:sz="0" w:space="0" w:color="auto"/>
      </w:divBdr>
    </w:div>
    <w:div w:id="1731078220">
      <w:marLeft w:val="0"/>
      <w:marRight w:val="0"/>
      <w:marTop w:val="0"/>
      <w:marBottom w:val="0"/>
      <w:divBdr>
        <w:top w:val="none" w:sz="0" w:space="0" w:color="auto"/>
        <w:left w:val="none" w:sz="0" w:space="0" w:color="auto"/>
        <w:bottom w:val="none" w:sz="0" w:space="0" w:color="auto"/>
        <w:right w:val="none" w:sz="0" w:space="0" w:color="auto"/>
      </w:divBdr>
    </w:div>
    <w:div w:id="1731229141">
      <w:marLeft w:val="0"/>
      <w:marRight w:val="0"/>
      <w:marTop w:val="0"/>
      <w:marBottom w:val="0"/>
      <w:divBdr>
        <w:top w:val="none" w:sz="0" w:space="0" w:color="auto"/>
        <w:left w:val="none" w:sz="0" w:space="0" w:color="auto"/>
        <w:bottom w:val="none" w:sz="0" w:space="0" w:color="auto"/>
        <w:right w:val="none" w:sz="0" w:space="0" w:color="auto"/>
      </w:divBdr>
    </w:div>
    <w:div w:id="1731265788">
      <w:marLeft w:val="0"/>
      <w:marRight w:val="0"/>
      <w:marTop w:val="0"/>
      <w:marBottom w:val="0"/>
      <w:divBdr>
        <w:top w:val="none" w:sz="0" w:space="0" w:color="auto"/>
        <w:left w:val="none" w:sz="0" w:space="0" w:color="auto"/>
        <w:bottom w:val="none" w:sz="0" w:space="0" w:color="auto"/>
        <w:right w:val="none" w:sz="0" w:space="0" w:color="auto"/>
      </w:divBdr>
    </w:div>
    <w:div w:id="1731269654">
      <w:marLeft w:val="0"/>
      <w:marRight w:val="0"/>
      <w:marTop w:val="0"/>
      <w:marBottom w:val="0"/>
      <w:divBdr>
        <w:top w:val="none" w:sz="0" w:space="0" w:color="auto"/>
        <w:left w:val="none" w:sz="0" w:space="0" w:color="auto"/>
        <w:bottom w:val="none" w:sz="0" w:space="0" w:color="auto"/>
        <w:right w:val="none" w:sz="0" w:space="0" w:color="auto"/>
      </w:divBdr>
    </w:div>
    <w:div w:id="1731416020">
      <w:marLeft w:val="0"/>
      <w:marRight w:val="0"/>
      <w:marTop w:val="0"/>
      <w:marBottom w:val="0"/>
      <w:divBdr>
        <w:top w:val="none" w:sz="0" w:space="0" w:color="auto"/>
        <w:left w:val="none" w:sz="0" w:space="0" w:color="auto"/>
        <w:bottom w:val="none" w:sz="0" w:space="0" w:color="auto"/>
        <w:right w:val="none" w:sz="0" w:space="0" w:color="auto"/>
      </w:divBdr>
    </w:div>
    <w:div w:id="1731536062">
      <w:marLeft w:val="0"/>
      <w:marRight w:val="0"/>
      <w:marTop w:val="0"/>
      <w:marBottom w:val="0"/>
      <w:divBdr>
        <w:top w:val="none" w:sz="0" w:space="0" w:color="auto"/>
        <w:left w:val="none" w:sz="0" w:space="0" w:color="auto"/>
        <w:bottom w:val="none" w:sz="0" w:space="0" w:color="auto"/>
        <w:right w:val="none" w:sz="0" w:space="0" w:color="auto"/>
      </w:divBdr>
    </w:div>
    <w:div w:id="1731536305">
      <w:marLeft w:val="0"/>
      <w:marRight w:val="0"/>
      <w:marTop w:val="0"/>
      <w:marBottom w:val="0"/>
      <w:divBdr>
        <w:top w:val="none" w:sz="0" w:space="0" w:color="auto"/>
        <w:left w:val="none" w:sz="0" w:space="0" w:color="auto"/>
        <w:bottom w:val="none" w:sz="0" w:space="0" w:color="auto"/>
        <w:right w:val="none" w:sz="0" w:space="0" w:color="auto"/>
      </w:divBdr>
    </w:div>
    <w:div w:id="1731539656">
      <w:marLeft w:val="0"/>
      <w:marRight w:val="0"/>
      <w:marTop w:val="0"/>
      <w:marBottom w:val="0"/>
      <w:divBdr>
        <w:top w:val="none" w:sz="0" w:space="0" w:color="auto"/>
        <w:left w:val="none" w:sz="0" w:space="0" w:color="auto"/>
        <w:bottom w:val="none" w:sz="0" w:space="0" w:color="auto"/>
        <w:right w:val="none" w:sz="0" w:space="0" w:color="auto"/>
      </w:divBdr>
    </w:div>
    <w:div w:id="1731616323">
      <w:marLeft w:val="0"/>
      <w:marRight w:val="0"/>
      <w:marTop w:val="0"/>
      <w:marBottom w:val="0"/>
      <w:divBdr>
        <w:top w:val="none" w:sz="0" w:space="0" w:color="auto"/>
        <w:left w:val="none" w:sz="0" w:space="0" w:color="auto"/>
        <w:bottom w:val="none" w:sz="0" w:space="0" w:color="auto"/>
        <w:right w:val="none" w:sz="0" w:space="0" w:color="auto"/>
      </w:divBdr>
    </w:div>
    <w:div w:id="1731728708">
      <w:marLeft w:val="0"/>
      <w:marRight w:val="0"/>
      <w:marTop w:val="0"/>
      <w:marBottom w:val="0"/>
      <w:divBdr>
        <w:top w:val="none" w:sz="0" w:space="0" w:color="auto"/>
        <w:left w:val="none" w:sz="0" w:space="0" w:color="auto"/>
        <w:bottom w:val="none" w:sz="0" w:space="0" w:color="auto"/>
        <w:right w:val="none" w:sz="0" w:space="0" w:color="auto"/>
      </w:divBdr>
    </w:div>
    <w:div w:id="1731728908">
      <w:marLeft w:val="0"/>
      <w:marRight w:val="0"/>
      <w:marTop w:val="0"/>
      <w:marBottom w:val="0"/>
      <w:divBdr>
        <w:top w:val="none" w:sz="0" w:space="0" w:color="auto"/>
        <w:left w:val="none" w:sz="0" w:space="0" w:color="auto"/>
        <w:bottom w:val="none" w:sz="0" w:space="0" w:color="auto"/>
        <w:right w:val="none" w:sz="0" w:space="0" w:color="auto"/>
      </w:divBdr>
    </w:div>
    <w:div w:id="1731731548">
      <w:marLeft w:val="0"/>
      <w:marRight w:val="0"/>
      <w:marTop w:val="0"/>
      <w:marBottom w:val="0"/>
      <w:divBdr>
        <w:top w:val="none" w:sz="0" w:space="0" w:color="auto"/>
        <w:left w:val="none" w:sz="0" w:space="0" w:color="auto"/>
        <w:bottom w:val="none" w:sz="0" w:space="0" w:color="auto"/>
        <w:right w:val="none" w:sz="0" w:space="0" w:color="auto"/>
      </w:divBdr>
    </w:div>
    <w:div w:id="1731732409">
      <w:marLeft w:val="0"/>
      <w:marRight w:val="0"/>
      <w:marTop w:val="0"/>
      <w:marBottom w:val="0"/>
      <w:divBdr>
        <w:top w:val="none" w:sz="0" w:space="0" w:color="auto"/>
        <w:left w:val="none" w:sz="0" w:space="0" w:color="auto"/>
        <w:bottom w:val="none" w:sz="0" w:space="0" w:color="auto"/>
        <w:right w:val="none" w:sz="0" w:space="0" w:color="auto"/>
      </w:divBdr>
    </w:div>
    <w:div w:id="1731885928">
      <w:marLeft w:val="0"/>
      <w:marRight w:val="0"/>
      <w:marTop w:val="0"/>
      <w:marBottom w:val="0"/>
      <w:divBdr>
        <w:top w:val="none" w:sz="0" w:space="0" w:color="auto"/>
        <w:left w:val="none" w:sz="0" w:space="0" w:color="auto"/>
        <w:bottom w:val="none" w:sz="0" w:space="0" w:color="auto"/>
        <w:right w:val="none" w:sz="0" w:space="0" w:color="auto"/>
      </w:divBdr>
    </w:div>
    <w:div w:id="1731926719">
      <w:marLeft w:val="0"/>
      <w:marRight w:val="0"/>
      <w:marTop w:val="0"/>
      <w:marBottom w:val="0"/>
      <w:divBdr>
        <w:top w:val="none" w:sz="0" w:space="0" w:color="auto"/>
        <w:left w:val="none" w:sz="0" w:space="0" w:color="auto"/>
        <w:bottom w:val="none" w:sz="0" w:space="0" w:color="auto"/>
        <w:right w:val="none" w:sz="0" w:space="0" w:color="auto"/>
      </w:divBdr>
    </w:div>
    <w:div w:id="1731994670">
      <w:marLeft w:val="0"/>
      <w:marRight w:val="0"/>
      <w:marTop w:val="0"/>
      <w:marBottom w:val="0"/>
      <w:divBdr>
        <w:top w:val="none" w:sz="0" w:space="0" w:color="auto"/>
        <w:left w:val="none" w:sz="0" w:space="0" w:color="auto"/>
        <w:bottom w:val="none" w:sz="0" w:space="0" w:color="auto"/>
        <w:right w:val="none" w:sz="0" w:space="0" w:color="auto"/>
      </w:divBdr>
    </w:div>
    <w:div w:id="1732072402">
      <w:marLeft w:val="0"/>
      <w:marRight w:val="0"/>
      <w:marTop w:val="0"/>
      <w:marBottom w:val="0"/>
      <w:divBdr>
        <w:top w:val="none" w:sz="0" w:space="0" w:color="auto"/>
        <w:left w:val="none" w:sz="0" w:space="0" w:color="auto"/>
        <w:bottom w:val="none" w:sz="0" w:space="0" w:color="auto"/>
        <w:right w:val="none" w:sz="0" w:space="0" w:color="auto"/>
      </w:divBdr>
    </w:div>
    <w:div w:id="1732075313">
      <w:bodyDiv w:val="1"/>
      <w:marLeft w:val="0"/>
      <w:marRight w:val="0"/>
      <w:marTop w:val="0"/>
      <w:marBottom w:val="0"/>
      <w:divBdr>
        <w:top w:val="none" w:sz="0" w:space="0" w:color="auto"/>
        <w:left w:val="none" w:sz="0" w:space="0" w:color="auto"/>
        <w:bottom w:val="none" w:sz="0" w:space="0" w:color="auto"/>
        <w:right w:val="none" w:sz="0" w:space="0" w:color="auto"/>
      </w:divBdr>
    </w:div>
    <w:div w:id="1732147903">
      <w:marLeft w:val="0"/>
      <w:marRight w:val="0"/>
      <w:marTop w:val="0"/>
      <w:marBottom w:val="0"/>
      <w:divBdr>
        <w:top w:val="none" w:sz="0" w:space="0" w:color="auto"/>
        <w:left w:val="none" w:sz="0" w:space="0" w:color="auto"/>
        <w:bottom w:val="none" w:sz="0" w:space="0" w:color="auto"/>
        <w:right w:val="none" w:sz="0" w:space="0" w:color="auto"/>
      </w:divBdr>
    </w:div>
    <w:div w:id="1732313634">
      <w:marLeft w:val="0"/>
      <w:marRight w:val="0"/>
      <w:marTop w:val="0"/>
      <w:marBottom w:val="0"/>
      <w:divBdr>
        <w:top w:val="none" w:sz="0" w:space="0" w:color="auto"/>
        <w:left w:val="none" w:sz="0" w:space="0" w:color="auto"/>
        <w:bottom w:val="none" w:sz="0" w:space="0" w:color="auto"/>
        <w:right w:val="none" w:sz="0" w:space="0" w:color="auto"/>
      </w:divBdr>
    </w:div>
    <w:div w:id="1732385303">
      <w:marLeft w:val="0"/>
      <w:marRight w:val="0"/>
      <w:marTop w:val="0"/>
      <w:marBottom w:val="0"/>
      <w:divBdr>
        <w:top w:val="none" w:sz="0" w:space="0" w:color="auto"/>
        <w:left w:val="none" w:sz="0" w:space="0" w:color="auto"/>
        <w:bottom w:val="none" w:sz="0" w:space="0" w:color="auto"/>
        <w:right w:val="none" w:sz="0" w:space="0" w:color="auto"/>
      </w:divBdr>
    </w:div>
    <w:div w:id="1732456548">
      <w:marLeft w:val="0"/>
      <w:marRight w:val="0"/>
      <w:marTop w:val="0"/>
      <w:marBottom w:val="0"/>
      <w:divBdr>
        <w:top w:val="none" w:sz="0" w:space="0" w:color="auto"/>
        <w:left w:val="none" w:sz="0" w:space="0" w:color="auto"/>
        <w:bottom w:val="none" w:sz="0" w:space="0" w:color="auto"/>
        <w:right w:val="none" w:sz="0" w:space="0" w:color="auto"/>
      </w:divBdr>
    </w:div>
    <w:div w:id="1732461450">
      <w:marLeft w:val="0"/>
      <w:marRight w:val="0"/>
      <w:marTop w:val="0"/>
      <w:marBottom w:val="0"/>
      <w:divBdr>
        <w:top w:val="none" w:sz="0" w:space="0" w:color="auto"/>
        <w:left w:val="none" w:sz="0" w:space="0" w:color="auto"/>
        <w:bottom w:val="none" w:sz="0" w:space="0" w:color="auto"/>
        <w:right w:val="none" w:sz="0" w:space="0" w:color="auto"/>
      </w:divBdr>
    </w:div>
    <w:div w:id="1732462494">
      <w:marLeft w:val="0"/>
      <w:marRight w:val="0"/>
      <w:marTop w:val="0"/>
      <w:marBottom w:val="0"/>
      <w:divBdr>
        <w:top w:val="none" w:sz="0" w:space="0" w:color="auto"/>
        <w:left w:val="none" w:sz="0" w:space="0" w:color="auto"/>
        <w:bottom w:val="none" w:sz="0" w:space="0" w:color="auto"/>
        <w:right w:val="none" w:sz="0" w:space="0" w:color="auto"/>
      </w:divBdr>
    </w:div>
    <w:div w:id="1732462791">
      <w:marLeft w:val="0"/>
      <w:marRight w:val="0"/>
      <w:marTop w:val="0"/>
      <w:marBottom w:val="0"/>
      <w:divBdr>
        <w:top w:val="none" w:sz="0" w:space="0" w:color="auto"/>
        <w:left w:val="none" w:sz="0" w:space="0" w:color="auto"/>
        <w:bottom w:val="none" w:sz="0" w:space="0" w:color="auto"/>
        <w:right w:val="none" w:sz="0" w:space="0" w:color="auto"/>
      </w:divBdr>
    </w:div>
    <w:div w:id="1732535809">
      <w:marLeft w:val="0"/>
      <w:marRight w:val="0"/>
      <w:marTop w:val="0"/>
      <w:marBottom w:val="0"/>
      <w:divBdr>
        <w:top w:val="none" w:sz="0" w:space="0" w:color="auto"/>
        <w:left w:val="none" w:sz="0" w:space="0" w:color="auto"/>
        <w:bottom w:val="none" w:sz="0" w:space="0" w:color="auto"/>
        <w:right w:val="none" w:sz="0" w:space="0" w:color="auto"/>
      </w:divBdr>
    </w:div>
    <w:div w:id="1732654583">
      <w:marLeft w:val="0"/>
      <w:marRight w:val="0"/>
      <w:marTop w:val="0"/>
      <w:marBottom w:val="0"/>
      <w:divBdr>
        <w:top w:val="none" w:sz="0" w:space="0" w:color="auto"/>
        <w:left w:val="none" w:sz="0" w:space="0" w:color="auto"/>
        <w:bottom w:val="none" w:sz="0" w:space="0" w:color="auto"/>
        <w:right w:val="none" w:sz="0" w:space="0" w:color="auto"/>
      </w:divBdr>
    </w:div>
    <w:div w:id="1732725085">
      <w:marLeft w:val="0"/>
      <w:marRight w:val="0"/>
      <w:marTop w:val="0"/>
      <w:marBottom w:val="0"/>
      <w:divBdr>
        <w:top w:val="none" w:sz="0" w:space="0" w:color="auto"/>
        <w:left w:val="none" w:sz="0" w:space="0" w:color="auto"/>
        <w:bottom w:val="none" w:sz="0" w:space="0" w:color="auto"/>
        <w:right w:val="none" w:sz="0" w:space="0" w:color="auto"/>
      </w:divBdr>
    </w:div>
    <w:div w:id="1732846894">
      <w:marLeft w:val="0"/>
      <w:marRight w:val="0"/>
      <w:marTop w:val="0"/>
      <w:marBottom w:val="0"/>
      <w:divBdr>
        <w:top w:val="none" w:sz="0" w:space="0" w:color="auto"/>
        <w:left w:val="none" w:sz="0" w:space="0" w:color="auto"/>
        <w:bottom w:val="none" w:sz="0" w:space="0" w:color="auto"/>
        <w:right w:val="none" w:sz="0" w:space="0" w:color="auto"/>
      </w:divBdr>
    </w:div>
    <w:div w:id="1732848649">
      <w:marLeft w:val="0"/>
      <w:marRight w:val="0"/>
      <w:marTop w:val="0"/>
      <w:marBottom w:val="0"/>
      <w:divBdr>
        <w:top w:val="none" w:sz="0" w:space="0" w:color="auto"/>
        <w:left w:val="none" w:sz="0" w:space="0" w:color="auto"/>
        <w:bottom w:val="none" w:sz="0" w:space="0" w:color="auto"/>
        <w:right w:val="none" w:sz="0" w:space="0" w:color="auto"/>
      </w:divBdr>
    </w:div>
    <w:div w:id="1732849535">
      <w:marLeft w:val="0"/>
      <w:marRight w:val="0"/>
      <w:marTop w:val="0"/>
      <w:marBottom w:val="0"/>
      <w:divBdr>
        <w:top w:val="none" w:sz="0" w:space="0" w:color="auto"/>
        <w:left w:val="none" w:sz="0" w:space="0" w:color="auto"/>
        <w:bottom w:val="none" w:sz="0" w:space="0" w:color="auto"/>
        <w:right w:val="none" w:sz="0" w:space="0" w:color="auto"/>
      </w:divBdr>
    </w:div>
    <w:div w:id="1732923900">
      <w:marLeft w:val="0"/>
      <w:marRight w:val="0"/>
      <w:marTop w:val="0"/>
      <w:marBottom w:val="0"/>
      <w:divBdr>
        <w:top w:val="none" w:sz="0" w:space="0" w:color="auto"/>
        <w:left w:val="none" w:sz="0" w:space="0" w:color="auto"/>
        <w:bottom w:val="none" w:sz="0" w:space="0" w:color="auto"/>
        <w:right w:val="none" w:sz="0" w:space="0" w:color="auto"/>
      </w:divBdr>
    </w:div>
    <w:div w:id="1732927775">
      <w:marLeft w:val="0"/>
      <w:marRight w:val="0"/>
      <w:marTop w:val="0"/>
      <w:marBottom w:val="0"/>
      <w:divBdr>
        <w:top w:val="none" w:sz="0" w:space="0" w:color="auto"/>
        <w:left w:val="none" w:sz="0" w:space="0" w:color="auto"/>
        <w:bottom w:val="none" w:sz="0" w:space="0" w:color="auto"/>
        <w:right w:val="none" w:sz="0" w:space="0" w:color="auto"/>
      </w:divBdr>
    </w:div>
    <w:div w:id="1732996580">
      <w:marLeft w:val="0"/>
      <w:marRight w:val="0"/>
      <w:marTop w:val="0"/>
      <w:marBottom w:val="0"/>
      <w:divBdr>
        <w:top w:val="none" w:sz="0" w:space="0" w:color="auto"/>
        <w:left w:val="none" w:sz="0" w:space="0" w:color="auto"/>
        <w:bottom w:val="none" w:sz="0" w:space="0" w:color="auto"/>
        <w:right w:val="none" w:sz="0" w:space="0" w:color="auto"/>
      </w:divBdr>
    </w:div>
    <w:div w:id="1733041737">
      <w:marLeft w:val="0"/>
      <w:marRight w:val="0"/>
      <w:marTop w:val="0"/>
      <w:marBottom w:val="0"/>
      <w:divBdr>
        <w:top w:val="none" w:sz="0" w:space="0" w:color="auto"/>
        <w:left w:val="none" w:sz="0" w:space="0" w:color="auto"/>
        <w:bottom w:val="none" w:sz="0" w:space="0" w:color="auto"/>
        <w:right w:val="none" w:sz="0" w:space="0" w:color="auto"/>
      </w:divBdr>
    </w:div>
    <w:div w:id="1733113155">
      <w:marLeft w:val="0"/>
      <w:marRight w:val="0"/>
      <w:marTop w:val="0"/>
      <w:marBottom w:val="0"/>
      <w:divBdr>
        <w:top w:val="none" w:sz="0" w:space="0" w:color="auto"/>
        <w:left w:val="none" w:sz="0" w:space="0" w:color="auto"/>
        <w:bottom w:val="none" w:sz="0" w:space="0" w:color="auto"/>
        <w:right w:val="none" w:sz="0" w:space="0" w:color="auto"/>
      </w:divBdr>
    </w:div>
    <w:div w:id="1733114088">
      <w:marLeft w:val="0"/>
      <w:marRight w:val="0"/>
      <w:marTop w:val="0"/>
      <w:marBottom w:val="0"/>
      <w:divBdr>
        <w:top w:val="none" w:sz="0" w:space="0" w:color="auto"/>
        <w:left w:val="none" w:sz="0" w:space="0" w:color="auto"/>
        <w:bottom w:val="none" w:sz="0" w:space="0" w:color="auto"/>
        <w:right w:val="none" w:sz="0" w:space="0" w:color="auto"/>
      </w:divBdr>
    </w:div>
    <w:div w:id="1733308109">
      <w:marLeft w:val="0"/>
      <w:marRight w:val="0"/>
      <w:marTop w:val="0"/>
      <w:marBottom w:val="0"/>
      <w:divBdr>
        <w:top w:val="none" w:sz="0" w:space="0" w:color="auto"/>
        <w:left w:val="none" w:sz="0" w:space="0" w:color="auto"/>
        <w:bottom w:val="none" w:sz="0" w:space="0" w:color="auto"/>
        <w:right w:val="none" w:sz="0" w:space="0" w:color="auto"/>
      </w:divBdr>
    </w:div>
    <w:div w:id="1733502497">
      <w:marLeft w:val="0"/>
      <w:marRight w:val="0"/>
      <w:marTop w:val="0"/>
      <w:marBottom w:val="0"/>
      <w:divBdr>
        <w:top w:val="none" w:sz="0" w:space="0" w:color="auto"/>
        <w:left w:val="none" w:sz="0" w:space="0" w:color="auto"/>
        <w:bottom w:val="none" w:sz="0" w:space="0" w:color="auto"/>
        <w:right w:val="none" w:sz="0" w:space="0" w:color="auto"/>
      </w:divBdr>
    </w:div>
    <w:div w:id="1733503973">
      <w:marLeft w:val="0"/>
      <w:marRight w:val="0"/>
      <w:marTop w:val="0"/>
      <w:marBottom w:val="0"/>
      <w:divBdr>
        <w:top w:val="none" w:sz="0" w:space="0" w:color="auto"/>
        <w:left w:val="none" w:sz="0" w:space="0" w:color="auto"/>
        <w:bottom w:val="none" w:sz="0" w:space="0" w:color="auto"/>
        <w:right w:val="none" w:sz="0" w:space="0" w:color="auto"/>
      </w:divBdr>
    </w:div>
    <w:div w:id="1733582343">
      <w:bodyDiv w:val="1"/>
      <w:marLeft w:val="0"/>
      <w:marRight w:val="0"/>
      <w:marTop w:val="0"/>
      <w:marBottom w:val="0"/>
      <w:divBdr>
        <w:top w:val="none" w:sz="0" w:space="0" w:color="auto"/>
        <w:left w:val="none" w:sz="0" w:space="0" w:color="auto"/>
        <w:bottom w:val="none" w:sz="0" w:space="0" w:color="auto"/>
        <w:right w:val="none" w:sz="0" w:space="0" w:color="auto"/>
      </w:divBdr>
    </w:div>
    <w:div w:id="1733696930">
      <w:marLeft w:val="0"/>
      <w:marRight w:val="0"/>
      <w:marTop w:val="0"/>
      <w:marBottom w:val="0"/>
      <w:divBdr>
        <w:top w:val="none" w:sz="0" w:space="0" w:color="auto"/>
        <w:left w:val="none" w:sz="0" w:space="0" w:color="auto"/>
        <w:bottom w:val="none" w:sz="0" w:space="0" w:color="auto"/>
        <w:right w:val="none" w:sz="0" w:space="0" w:color="auto"/>
      </w:divBdr>
    </w:div>
    <w:div w:id="1733961514">
      <w:marLeft w:val="0"/>
      <w:marRight w:val="0"/>
      <w:marTop w:val="0"/>
      <w:marBottom w:val="0"/>
      <w:divBdr>
        <w:top w:val="none" w:sz="0" w:space="0" w:color="auto"/>
        <w:left w:val="none" w:sz="0" w:space="0" w:color="auto"/>
        <w:bottom w:val="none" w:sz="0" w:space="0" w:color="auto"/>
        <w:right w:val="none" w:sz="0" w:space="0" w:color="auto"/>
      </w:divBdr>
    </w:div>
    <w:div w:id="1734035868">
      <w:marLeft w:val="0"/>
      <w:marRight w:val="0"/>
      <w:marTop w:val="0"/>
      <w:marBottom w:val="0"/>
      <w:divBdr>
        <w:top w:val="none" w:sz="0" w:space="0" w:color="auto"/>
        <w:left w:val="none" w:sz="0" w:space="0" w:color="auto"/>
        <w:bottom w:val="none" w:sz="0" w:space="0" w:color="auto"/>
        <w:right w:val="none" w:sz="0" w:space="0" w:color="auto"/>
      </w:divBdr>
    </w:div>
    <w:div w:id="1734038141">
      <w:marLeft w:val="0"/>
      <w:marRight w:val="0"/>
      <w:marTop w:val="0"/>
      <w:marBottom w:val="0"/>
      <w:divBdr>
        <w:top w:val="none" w:sz="0" w:space="0" w:color="auto"/>
        <w:left w:val="none" w:sz="0" w:space="0" w:color="auto"/>
        <w:bottom w:val="none" w:sz="0" w:space="0" w:color="auto"/>
        <w:right w:val="none" w:sz="0" w:space="0" w:color="auto"/>
      </w:divBdr>
    </w:div>
    <w:div w:id="1734042185">
      <w:marLeft w:val="0"/>
      <w:marRight w:val="0"/>
      <w:marTop w:val="0"/>
      <w:marBottom w:val="0"/>
      <w:divBdr>
        <w:top w:val="none" w:sz="0" w:space="0" w:color="auto"/>
        <w:left w:val="none" w:sz="0" w:space="0" w:color="auto"/>
        <w:bottom w:val="none" w:sz="0" w:space="0" w:color="auto"/>
        <w:right w:val="none" w:sz="0" w:space="0" w:color="auto"/>
      </w:divBdr>
    </w:div>
    <w:div w:id="1734228844">
      <w:marLeft w:val="0"/>
      <w:marRight w:val="0"/>
      <w:marTop w:val="0"/>
      <w:marBottom w:val="0"/>
      <w:divBdr>
        <w:top w:val="none" w:sz="0" w:space="0" w:color="auto"/>
        <w:left w:val="none" w:sz="0" w:space="0" w:color="auto"/>
        <w:bottom w:val="none" w:sz="0" w:space="0" w:color="auto"/>
        <w:right w:val="none" w:sz="0" w:space="0" w:color="auto"/>
      </w:divBdr>
    </w:div>
    <w:div w:id="1734235617">
      <w:marLeft w:val="0"/>
      <w:marRight w:val="0"/>
      <w:marTop w:val="0"/>
      <w:marBottom w:val="0"/>
      <w:divBdr>
        <w:top w:val="none" w:sz="0" w:space="0" w:color="auto"/>
        <w:left w:val="none" w:sz="0" w:space="0" w:color="auto"/>
        <w:bottom w:val="none" w:sz="0" w:space="0" w:color="auto"/>
        <w:right w:val="none" w:sz="0" w:space="0" w:color="auto"/>
      </w:divBdr>
    </w:div>
    <w:div w:id="1734280705">
      <w:marLeft w:val="0"/>
      <w:marRight w:val="0"/>
      <w:marTop w:val="0"/>
      <w:marBottom w:val="0"/>
      <w:divBdr>
        <w:top w:val="none" w:sz="0" w:space="0" w:color="auto"/>
        <w:left w:val="none" w:sz="0" w:space="0" w:color="auto"/>
        <w:bottom w:val="none" w:sz="0" w:space="0" w:color="auto"/>
        <w:right w:val="none" w:sz="0" w:space="0" w:color="auto"/>
      </w:divBdr>
    </w:div>
    <w:div w:id="1734347204">
      <w:marLeft w:val="0"/>
      <w:marRight w:val="0"/>
      <w:marTop w:val="0"/>
      <w:marBottom w:val="0"/>
      <w:divBdr>
        <w:top w:val="none" w:sz="0" w:space="0" w:color="auto"/>
        <w:left w:val="none" w:sz="0" w:space="0" w:color="auto"/>
        <w:bottom w:val="none" w:sz="0" w:space="0" w:color="auto"/>
        <w:right w:val="none" w:sz="0" w:space="0" w:color="auto"/>
      </w:divBdr>
    </w:div>
    <w:div w:id="1734355181">
      <w:marLeft w:val="0"/>
      <w:marRight w:val="0"/>
      <w:marTop w:val="0"/>
      <w:marBottom w:val="0"/>
      <w:divBdr>
        <w:top w:val="none" w:sz="0" w:space="0" w:color="auto"/>
        <w:left w:val="none" w:sz="0" w:space="0" w:color="auto"/>
        <w:bottom w:val="none" w:sz="0" w:space="0" w:color="auto"/>
        <w:right w:val="none" w:sz="0" w:space="0" w:color="auto"/>
      </w:divBdr>
    </w:div>
    <w:div w:id="1734423154">
      <w:marLeft w:val="0"/>
      <w:marRight w:val="0"/>
      <w:marTop w:val="0"/>
      <w:marBottom w:val="0"/>
      <w:divBdr>
        <w:top w:val="none" w:sz="0" w:space="0" w:color="auto"/>
        <w:left w:val="none" w:sz="0" w:space="0" w:color="auto"/>
        <w:bottom w:val="none" w:sz="0" w:space="0" w:color="auto"/>
        <w:right w:val="none" w:sz="0" w:space="0" w:color="auto"/>
      </w:divBdr>
    </w:div>
    <w:div w:id="1734502889">
      <w:marLeft w:val="0"/>
      <w:marRight w:val="0"/>
      <w:marTop w:val="0"/>
      <w:marBottom w:val="0"/>
      <w:divBdr>
        <w:top w:val="none" w:sz="0" w:space="0" w:color="auto"/>
        <w:left w:val="none" w:sz="0" w:space="0" w:color="auto"/>
        <w:bottom w:val="none" w:sz="0" w:space="0" w:color="auto"/>
        <w:right w:val="none" w:sz="0" w:space="0" w:color="auto"/>
      </w:divBdr>
    </w:div>
    <w:div w:id="1734549206">
      <w:marLeft w:val="0"/>
      <w:marRight w:val="0"/>
      <w:marTop w:val="0"/>
      <w:marBottom w:val="0"/>
      <w:divBdr>
        <w:top w:val="none" w:sz="0" w:space="0" w:color="auto"/>
        <w:left w:val="none" w:sz="0" w:space="0" w:color="auto"/>
        <w:bottom w:val="none" w:sz="0" w:space="0" w:color="auto"/>
        <w:right w:val="none" w:sz="0" w:space="0" w:color="auto"/>
      </w:divBdr>
    </w:div>
    <w:div w:id="1734549661">
      <w:bodyDiv w:val="1"/>
      <w:marLeft w:val="0"/>
      <w:marRight w:val="0"/>
      <w:marTop w:val="0"/>
      <w:marBottom w:val="0"/>
      <w:divBdr>
        <w:top w:val="none" w:sz="0" w:space="0" w:color="auto"/>
        <w:left w:val="none" w:sz="0" w:space="0" w:color="auto"/>
        <w:bottom w:val="none" w:sz="0" w:space="0" w:color="auto"/>
        <w:right w:val="none" w:sz="0" w:space="0" w:color="auto"/>
      </w:divBdr>
    </w:div>
    <w:div w:id="1734621908">
      <w:marLeft w:val="0"/>
      <w:marRight w:val="0"/>
      <w:marTop w:val="0"/>
      <w:marBottom w:val="0"/>
      <w:divBdr>
        <w:top w:val="none" w:sz="0" w:space="0" w:color="auto"/>
        <w:left w:val="none" w:sz="0" w:space="0" w:color="auto"/>
        <w:bottom w:val="none" w:sz="0" w:space="0" w:color="auto"/>
        <w:right w:val="none" w:sz="0" w:space="0" w:color="auto"/>
      </w:divBdr>
    </w:div>
    <w:div w:id="1734739382">
      <w:marLeft w:val="0"/>
      <w:marRight w:val="0"/>
      <w:marTop w:val="0"/>
      <w:marBottom w:val="0"/>
      <w:divBdr>
        <w:top w:val="none" w:sz="0" w:space="0" w:color="auto"/>
        <w:left w:val="none" w:sz="0" w:space="0" w:color="auto"/>
        <w:bottom w:val="none" w:sz="0" w:space="0" w:color="auto"/>
        <w:right w:val="none" w:sz="0" w:space="0" w:color="auto"/>
      </w:divBdr>
    </w:div>
    <w:div w:id="1734769347">
      <w:bodyDiv w:val="1"/>
      <w:marLeft w:val="0"/>
      <w:marRight w:val="0"/>
      <w:marTop w:val="0"/>
      <w:marBottom w:val="0"/>
      <w:divBdr>
        <w:top w:val="none" w:sz="0" w:space="0" w:color="auto"/>
        <w:left w:val="none" w:sz="0" w:space="0" w:color="auto"/>
        <w:bottom w:val="none" w:sz="0" w:space="0" w:color="auto"/>
        <w:right w:val="none" w:sz="0" w:space="0" w:color="auto"/>
      </w:divBdr>
    </w:div>
    <w:div w:id="1734817226">
      <w:bodyDiv w:val="1"/>
      <w:marLeft w:val="0"/>
      <w:marRight w:val="0"/>
      <w:marTop w:val="0"/>
      <w:marBottom w:val="0"/>
      <w:divBdr>
        <w:top w:val="none" w:sz="0" w:space="0" w:color="auto"/>
        <w:left w:val="none" w:sz="0" w:space="0" w:color="auto"/>
        <w:bottom w:val="none" w:sz="0" w:space="0" w:color="auto"/>
        <w:right w:val="none" w:sz="0" w:space="0" w:color="auto"/>
      </w:divBdr>
    </w:div>
    <w:div w:id="1734888272">
      <w:marLeft w:val="0"/>
      <w:marRight w:val="0"/>
      <w:marTop w:val="0"/>
      <w:marBottom w:val="0"/>
      <w:divBdr>
        <w:top w:val="none" w:sz="0" w:space="0" w:color="auto"/>
        <w:left w:val="none" w:sz="0" w:space="0" w:color="auto"/>
        <w:bottom w:val="none" w:sz="0" w:space="0" w:color="auto"/>
        <w:right w:val="none" w:sz="0" w:space="0" w:color="auto"/>
      </w:divBdr>
    </w:div>
    <w:div w:id="1734891151">
      <w:marLeft w:val="0"/>
      <w:marRight w:val="0"/>
      <w:marTop w:val="0"/>
      <w:marBottom w:val="0"/>
      <w:divBdr>
        <w:top w:val="none" w:sz="0" w:space="0" w:color="auto"/>
        <w:left w:val="none" w:sz="0" w:space="0" w:color="auto"/>
        <w:bottom w:val="none" w:sz="0" w:space="0" w:color="auto"/>
        <w:right w:val="none" w:sz="0" w:space="0" w:color="auto"/>
      </w:divBdr>
    </w:div>
    <w:div w:id="1734892684">
      <w:marLeft w:val="0"/>
      <w:marRight w:val="0"/>
      <w:marTop w:val="0"/>
      <w:marBottom w:val="0"/>
      <w:divBdr>
        <w:top w:val="none" w:sz="0" w:space="0" w:color="auto"/>
        <w:left w:val="none" w:sz="0" w:space="0" w:color="auto"/>
        <w:bottom w:val="none" w:sz="0" w:space="0" w:color="auto"/>
        <w:right w:val="none" w:sz="0" w:space="0" w:color="auto"/>
      </w:divBdr>
    </w:div>
    <w:div w:id="1734962479">
      <w:marLeft w:val="0"/>
      <w:marRight w:val="0"/>
      <w:marTop w:val="0"/>
      <w:marBottom w:val="0"/>
      <w:divBdr>
        <w:top w:val="none" w:sz="0" w:space="0" w:color="auto"/>
        <w:left w:val="none" w:sz="0" w:space="0" w:color="auto"/>
        <w:bottom w:val="none" w:sz="0" w:space="0" w:color="auto"/>
        <w:right w:val="none" w:sz="0" w:space="0" w:color="auto"/>
      </w:divBdr>
    </w:div>
    <w:div w:id="1735080641">
      <w:marLeft w:val="0"/>
      <w:marRight w:val="0"/>
      <w:marTop w:val="0"/>
      <w:marBottom w:val="0"/>
      <w:divBdr>
        <w:top w:val="none" w:sz="0" w:space="0" w:color="auto"/>
        <w:left w:val="none" w:sz="0" w:space="0" w:color="auto"/>
        <w:bottom w:val="none" w:sz="0" w:space="0" w:color="auto"/>
        <w:right w:val="none" w:sz="0" w:space="0" w:color="auto"/>
      </w:divBdr>
    </w:div>
    <w:div w:id="1735081652">
      <w:marLeft w:val="0"/>
      <w:marRight w:val="0"/>
      <w:marTop w:val="0"/>
      <w:marBottom w:val="0"/>
      <w:divBdr>
        <w:top w:val="none" w:sz="0" w:space="0" w:color="auto"/>
        <w:left w:val="none" w:sz="0" w:space="0" w:color="auto"/>
        <w:bottom w:val="none" w:sz="0" w:space="0" w:color="auto"/>
        <w:right w:val="none" w:sz="0" w:space="0" w:color="auto"/>
      </w:divBdr>
    </w:div>
    <w:div w:id="1735084361">
      <w:marLeft w:val="0"/>
      <w:marRight w:val="0"/>
      <w:marTop w:val="0"/>
      <w:marBottom w:val="0"/>
      <w:divBdr>
        <w:top w:val="none" w:sz="0" w:space="0" w:color="auto"/>
        <w:left w:val="none" w:sz="0" w:space="0" w:color="auto"/>
        <w:bottom w:val="none" w:sz="0" w:space="0" w:color="auto"/>
        <w:right w:val="none" w:sz="0" w:space="0" w:color="auto"/>
      </w:divBdr>
    </w:div>
    <w:div w:id="1735355723">
      <w:marLeft w:val="0"/>
      <w:marRight w:val="0"/>
      <w:marTop w:val="0"/>
      <w:marBottom w:val="0"/>
      <w:divBdr>
        <w:top w:val="none" w:sz="0" w:space="0" w:color="auto"/>
        <w:left w:val="none" w:sz="0" w:space="0" w:color="auto"/>
        <w:bottom w:val="none" w:sz="0" w:space="0" w:color="auto"/>
        <w:right w:val="none" w:sz="0" w:space="0" w:color="auto"/>
      </w:divBdr>
    </w:div>
    <w:div w:id="1735393921">
      <w:marLeft w:val="0"/>
      <w:marRight w:val="0"/>
      <w:marTop w:val="0"/>
      <w:marBottom w:val="0"/>
      <w:divBdr>
        <w:top w:val="none" w:sz="0" w:space="0" w:color="auto"/>
        <w:left w:val="none" w:sz="0" w:space="0" w:color="auto"/>
        <w:bottom w:val="none" w:sz="0" w:space="0" w:color="auto"/>
        <w:right w:val="none" w:sz="0" w:space="0" w:color="auto"/>
      </w:divBdr>
    </w:div>
    <w:div w:id="1735394715">
      <w:marLeft w:val="0"/>
      <w:marRight w:val="0"/>
      <w:marTop w:val="0"/>
      <w:marBottom w:val="0"/>
      <w:divBdr>
        <w:top w:val="none" w:sz="0" w:space="0" w:color="auto"/>
        <w:left w:val="none" w:sz="0" w:space="0" w:color="auto"/>
        <w:bottom w:val="none" w:sz="0" w:space="0" w:color="auto"/>
        <w:right w:val="none" w:sz="0" w:space="0" w:color="auto"/>
      </w:divBdr>
    </w:div>
    <w:div w:id="1735421448">
      <w:marLeft w:val="0"/>
      <w:marRight w:val="0"/>
      <w:marTop w:val="0"/>
      <w:marBottom w:val="0"/>
      <w:divBdr>
        <w:top w:val="none" w:sz="0" w:space="0" w:color="auto"/>
        <w:left w:val="none" w:sz="0" w:space="0" w:color="auto"/>
        <w:bottom w:val="none" w:sz="0" w:space="0" w:color="auto"/>
        <w:right w:val="none" w:sz="0" w:space="0" w:color="auto"/>
      </w:divBdr>
    </w:div>
    <w:div w:id="1735422261">
      <w:marLeft w:val="0"/>
      <w:marRight w:val="0"/>
      <w:marTop w:val="0"/>
      <w:marBottom w:val="0"/>
      <w:divBdr>
        <w:top w:val="none" w:sz="0" w:space="0" w:color="auto"/>
        <w:left w:val="none" w:sz="0" w:space="0" w:color="auto"/>
        <w:bottom w:val="none" w:sz="0" w:space="0" w:color="auto"/>
        <w:right w:val="none" w:sz="0" w:space="0" w:color="auto"/>
      </w:divBdr>
    </w:div>
    <w:div w:id="1735422551">
      <w:marLeft w:val="0"/>
      <w:marRight w:val="0"/>
      <w:marTop w:val="0"/>
      <w:marBottom w:val="0"/>
      <w:divBdr>
        <w:top w:val="none" w:sz="0" w:space="0" w:color="auto"/>
        <w:left w:val="none" w:sz="0" w:space="0" w:color="auto"/>
        <w:bottom w:val="none" w:sz="0" w:space="0" w:color="auto"/>
        <w:right w:val="none" w:sz="0" w:space="0" w:color="auto"/>
      </w:divBdr>
    </w:div>
    <w:div w:id="1735423844">
      <w:marLeft w:val="0"/>
      <w:marRight w:val="0"/>
      <w:marTop w:val="0"/>
      <w:marBottom w:val="0"/>
      <w:divBdr>
        <w:top w:val="none" w:sz="0" w:space="0" w:color="auto"/>
        <w:left w:val="none" w:sz="0" w:space="0" w:color="auto"/>
        <w:bottom w:val="none" w:sz="0" w:space="0" w:color="auto"/>
        <w:right w:val="none" w:sz="0" w:space="0" w:color="auto"/>
      </w:divBdr>
    </w:div>
    <w:div w:id="1735424539">
      <w:marLeft w:val="0"/>
      <w:marRight w:val="0"/>
      <w:marTop w:val="0"/>
      <w:marBottom w:val="0"/>
      <w:divBdr>
        <w:top w:val="none" w:sz="0" w:space="0" w:color="auto"/>
        <w:left w:val="none" w:sz="0" w:space="0" w:color="auto"/>
        <w:bottom w:val="none" w:sz="0" w:space="0" w:color="auto"/>
        <w:right w:val="none" w:sz="0" w:space="0" w:color="auto"/>
      </w:divBdr>
    </w:div>
    <w:div w:id="1735657510">
      <w:marLeft w:val="0"/>
      <w:marRight w:val="0"/>
      <w:marTop w:val="0"/>
      <w:marBottom w:val="0"/>
      <w:divBdr>
        <w:top w:val="none" w:sz="0" w:space="0" w:color="auto"/>
        <w:left w:val="none" w:sz="0" w:space="0" w:color="auto"/>
        <w:bottom w:val="none" w:sz="0" w:space="0" w:color="auto"/>
        <w:right w:val="none" w:sz="0" w:space="0" w:color="auto"/>
      </w:divBdr>
    </w:div>
    <w:div w:id="1735739857">
      <w:marLeft w:val="0"/>
      <w:marRight w:val="0"/>
      <w:marTop w:val="0"/>
      <w:marBottom w:val="0"/>
      <w:divBdr>
        <w:top w:val="none" w:sz="0" w:space="0" w:color="auto"/>
        <w:left w:val="none" w:sz="0" w:space="0" w:color="auto"/>
        <w:bottom w:val="none" w:sz="0" w:space="0" w:color="auto"/>
        <w:right w:val="none" w:sz="0" w:space="0" w:color="auto"/>
      </w:divBdr>
    </w:div>
    <w:div w:id="1735852728">
      <w:marLeft w:val="0"/>
      <w:marRight w:val="0"/>
      <w:marTop w:val="0"/>
      <w:marBottom w:val="0"/>
      <w:divBdr>
        <w:top w:val="none" w:sz="0" w:space="0" w:color="auto"/>
        <w:left w:val="none" w:sz="0" w:space="0" w:color="auto"/>
        <w:bottom w:val="none" w:sz="0" w:space="0" w:color="auto"/>
        <w:right w:val="none" w:sz="0" w:space="0" w:color="auto"/>
      </w:divBdr>
    </w:div>
    <w:div w:id="1735853272">
      <w:marLeft w:val="0"/>
      <w:marRight w:val="0"/>
      <w:marTop w:val="0"/>
      <w:marBottom w:val="0"/>
      <w:divBdr>
        <w:top w:val="none" w:sz="0" w:space="0" w:color="auto"/>
        <w:left w:val="none" w:sz="0" w:space="0" w:color="auto"/>
        <w:bottom w:val="none" w:sz="0" w:space="0" w:color="auto"/>
        <w:right w:val="none" w:sz="0" w:space="0" w:color="auto"/>
      </w:divBdr>
    </w:div>
    <w:div w:id="1735853885">
      <w:marLeft w:val="0"/>
      <w:marRight w:val="0"/>
      <w:marTop w:val="0"/>
      <w:marBottom w:val="0"/>
      <w:divBdr>
        <w:top w:val="none" w:sz="0" w:space="0" w:color="auto"/>
        <w:left w:val="none" w:sz="0" w:space="0" w:color="auto"/>
        <w:bottom w:val="none" w:sz="0" w:space="0" w:color="auto"/>
        <w:right w:val="none" w:sz="0" w:space="0" w:color="auto"/>
      </w:divBdr>
    </w:div>
    <w:div w:id="1735856885">
      <w:marLeft w:val="0"/>
      <w:marRight w:val="0"/>
      <w:marTop w:val="0"/>
      <w:marBottom w:val="0"/>
      <w:divBdr>
        <w:top w:val="none" w:sz="0" w:space="0" w:color="auto"/>
        <w:left w:val="none" w:sz="0" w:space="0" w:color="auto"/>
        <w:bottom w:val="none" w:sz="0" w:space="0" w:color="auto"/>
        <w:right w:val="none" w:sz="0" w:space="0" w:color="auto"/>
      </w:divBdr>
    </w:div>
    <w:div w:id="1736048683">
      <w:marLeft w:val="0"/>
      <w:marRight w:val="0"/>
      <w:marTop w:val="0"/>
      <w:marBottom w:val="0"/>
      <w:divBdr>
        <w:top w:val="none" w:sz="0" w:space="0" w:color="auto"/>
        <w:left w:val="none" w:sz="0" w:space="0" w:color="auto"/>
        <w:bottom w:val="none" w:sz="0" w:space="0" w:color="auto"/>
        <w:right w:val="none" w:sz="0" w:space="0" w:color="auto"/>
      </w:divBdr>
    </w:div>
    <w:div w:id="1736271623">
      <w:marLeft w:val="0"/>
      <w:marRight w:val="0"/>
      <w:marTop w:val="0"/>
      <w:marBottom w:val="0"/>
      <w:divBdr>
        <w:top w:val="none" w:sz="0" w:space="0" w:color="auto"/>
        <w:left w:val="none" w:sz="0" w:space="0" w:color="auto"/>
        <w:bottom w:val="none" w:sz="0" w:space="0" w:color="auto"/>
        <w:right w:val="none" w:sz="0" w:space="0" w:color="auto"/>
      </w:divBdr>
    </w:div>
    <w:div w:id="1736388791">
      <w:marLeft w:val="0"/>
      <w:marRight w:val="0"/>
      <w:marTop w:val="0"/>
      <w:marBottom w:val="0"/>
      <w:divBdr>
        <w:top w:val="none" w:sz="0" w:space="0" w:color="auto"/>
        <w:left w:val="none" w:sz="0" w:space="0" w:color="auto"/>
        <w:bottom w:val="none" w:sz="0" w:space="0" w:color="auto"/>
        <w:right w:val="none" w:sz="0" w:space="0" w:color="auto"/>
      </w:divBdr>
    </w:div>
    <w:div w:id="1736464195">
      <w:marLeft w:val="0"/>
      <w:marRight w:val="0"/>
      <w:marTop w:val="0"/>
      <w:marBottom w:val="0"/>
      <w:divBdr>
        <w:top w:val="none" w:sz="0" w:space="0" w:color="auto"/>
        <w:left w:val="none" w:sz="0" w:space="0" w:color="auto"/>
        <w:bottom w:val="none" w:sz="0" w:space="0" w:color="auto"/>
        <w:right w:val="none" w:sz="0" w:space="0" w:color="auto"/>
      </w:divBdr>
    </w:div>
    <w:div w:id="1736464854">
      <w:marLeft w:val="0"/>
      <w:marRight w:val="0"/>
      <w:marTop w:val="0"/>
      <w:marBottom w:val="0"/>
      <w:divBdr>
        <w:top w:val="none" w:sz="0" w:space="0" w:color="auto"/>
        <w:left w:val="none" w:sz="0" w:space="0" w:color="auto"/>
        <w:bottom w:val="none" w:sz="0" w:space="0" w:color="auto"/>
        <w:right w:val="none" w:sz="0" w:space="0" w:color="auto"/>
      </w:divBdr>
    </w:div>
    <w:div w:id="1736514819">
      <w:marLeft w:val="0"/>
      <w:marRight w:val="0"/>
      <w:marTop w:val="0"/>
      <w:marBottom w:val="0"/>
      <w:divBdr>
        <w:top w:val="none" w:sz="0" w:space="0" w:color="auto"/>
        <w:left w:val="none" w:sz="0" w:space="0" w:color="auto"/>
        <w:bottom w:val="none" w:sz="0" w:space="0" w:color="auto"/>
        <w:right w:val="none" w:sz="0" w:space="0" w:color="auto"/>
      </w:divBdr>
    </w:div>
    <w:div w:id="1736514987">
      <w:marLeft w:val="0"/>
      <w:marRight w:val="0"/>
      <w:marTop w:val="0"/>
      <w:marBottom w:val="0"/>
      <w:divBdr>
        <w:top w:val="none" w:sz="0" w:space="0" w:color="auto"/>
        <w:left w:val="none" w:sz="0" w:space="0" w:color="auto"/>
        <w:bottom w:val="none" w:sz="0" w:space="0" w:color="auto"/>
        <w:right w:val="none" w:sz="0" w:space="0" w:color="auto"/>
      </w:divBdr>
    </w:div>
    <w:div w:id="1736586291">
      <w:marLeft w:val="0"/>
      <w:marRight w:val="0"/>
      <w:marTop w:val="0"/>
      <w:marBottom w:val="0"/>
      <w:divBdr>
        <w:top w:val="none" w:sz="0" w:space="0" w:color="auto"/>
        <w:left w:val="none" w:sz="0" w:space="0" w:color="auto"/>
        <w:bottom w:val="none" w:sz="0" w:space="0" w:color="auto"/>
        <w:right w:val="none" w:sz="0" w:space="0" w:color="auto"/>
      </w:divBdr>
    </w:div>
    <w:div w:id="1736663330">
      <w:marLeft w:val="0"/>
      <w:marRight w:val="0"/>
      <w:marTop w:val="0"/>
      <w:marBottom w:val="0"/>
      <w:divBdr>
        <w:top w:val="none" w:sz="0" w:space="0" w:color="auto"/>
        <w:left w:val="none" w:sz="0" w:space="0" w:color="auto"/>
        <w:bottom w:val="none" w:sz="0" w:space="0" w:color="auto"/>
        <w:right w:val="none" w:sz="0" w:space="0" w:color="auto"/>
      </w:divBdr>
    </w:div>
    <w:div w:id="1736732875">
      <w:marLeft w:val="0"/>
      <w:marRight w:val="0"/>
      <w:marTop w:val="0"/>
      <w:marBottom w:val="0"/>
      <w:divBdr>
        <w:top w:val="none" w:sz="0" w:space="0" w:color="auto"/>
        <w:left w:val="none" w:sz="0" w:space="0" w:color="auto"/>
        <w:bottom w:val="none" w:sz="0" w:space="0" w:color="auto"/>
        <w:right w:val="none" w:sz="0" w:space="0" w:color="auto"/>
      </w:divBdr>
    </w:div>
    <w:div w:id="1736782045">
      <w:marLeft w:val="0"/>
      <w:marRight w:val="0"/>
      <w:marTop w:val="0"/>
      <w:marBottom w:val="0"/>
      <w:divBdr>
        <w:top w:val="none" w:sz="0" w:space="0" w:color="auto"/>
        <w:left w:val="none" w:sz="0" w:space="0" w:color="auto"/>
        <w:bottom w:val="none" w:sz="0" w:space="0" w:color="auto"/>
        <w:right w:val="none" w:sz="0" w:space="0" w:color="auto"/>
      </w:divBdr>
    </w:div>
    <w:div w:id="1736854221">
      <w:marLeft w:val="0"/>
      <w:marRight w:val="0"/>
      <w:marTop w:val="0"/>
      <w:marBottom w:val="0"/>
      <w:divBdr>
        <w:top w:val="none" w:sz="0" w:space="0" w:color="auto"/>
        <w:left w:val="none" w:sz="0" w:space="0" w:color="auto"/>
        <w:bottom w:val="none" w:sz="0" w:space="0" w:color="auto"/>
        <w:right w:val="none" w:sz="0" w:space="0" w:color="auto"/>
      </w:divBdr>
    </w:div>
    <w:div w:id="1736970159">
      <w:marLeft w:val="0"/>
      <w:marRight w:val="0"/>
      <w:marTop w:val="0"/>
      <w:marBottom w:val="0"/>
      <w:divBdr>
        <w:top w:val="none" w:sz="0" w:space="0" w:color="auto"/>
        <w:left w:val="none" w:sz="0" w:space="0" w:color="auto"/>
        <w:bottom w:val="none" w:sz="0" w:space="0" w:color="auto"/>
        <w:right w:val="none" w:sz="0" w:space="0" w:color="auto"/>
      </w:divBdr>
    </w:div>
    <w:div w:id="1737043637">
      <w:marLeft w:val="0"/>
      <w:marRight w:val="0"/>
      <w:marTop w:val="0"/>
      <w:marBottom w:val="0"/>
      <w:divBdr>
        <w:top w:val="none" w:sz="0" w:space="0" w:color="auto"/>
        <w:left w:val="none" w:sz="0" w:space="0" w:color="auto"/>
        <w:bottom w:val="none" w:sz="0" w:space="0" w:color="auto"/>
        <w:right w:val="none" w:sz="0" w:space="0" w:color="auto"/>
      </w:divBdr>
    </w:div>
    <w:div w:id="1737043812">
      <w:marLeft w:val="0"/>
      <w:marRight w:val="0"/>
      <w:marTop w:val="0"/>
      <w:marBottom w:val="0"/>
      <w:divBdr>
        <w:top w:val="none" w:sz="0" w:space="0" w:color="auto"/>
        <w:left w:val="none" w:sz="0" w:space="0" w:color="auto"/>
        <w:bottom w:val="none" w:sz="0" w:space="0" w:color="auto"/>
        <w:right w:val="none" w:sz="0" w:space="0" w:color="auto"/>
      </w:divBdr>
    </w:div>
    <w:div w:id="1737047706">
      <w:marLeft w:val="0"/>
      <w:marRight w:val="0"/>
      <w:marTop w:val="0"/>
      <w:marBottom w:val="0"/>
      <w:divBdr>
        <w:top w:val="none" w:sz="0" w:space="0" w:color="auto"/>
        <w:left w:val="none" w:sz="0" w:space="0" w:color="auto"/>
        <w:bottom w:val="none" w:sz="0" w:space="0" w:color="auto"/>
        <w:right w:val="none" w:sz="0" w:space="0" w:color="auto"/>
      </w:divBdr>
    </w:div>
    <w:div w:id="1737052207">
      <w:marLeft w:val="0"/>
      <w:marRight w:val="0"/>
      <w:marTop w:val="0"/>
      <w:marBottom w:val="0"/>
      <w:divBdr>
        <w:top w:val="none" w:sz="0" w:space="0" w:color="auto"/>
        <w:left w:val="none" w:sz="0" w:space="0" w:color="auto"/>
        <w:bottom w:val="none" w:sz="0" w:space="0" w:color="auto"/>
        <w:right w:val="none" w:sz="0" w:space="0" w:color="auto"/>
      </w:divBdr>
    </w:div>
    <w:div w:id="1737119652">
      <w:marLeft w:val="0"/>
      <w:marRight w:val="0"/>
      <w:marTop w:val="0"/>
      <w:marBottom w:val="0"/>
      <w:divBdr>
        <w:top w:val="none" w:sz="0" w:space="0" w:color="auto"/>
        <w:left w:val="none" w:sz="0" w:space="0" w:color="auto"/>
        <w:bottom w:val="none" w:sz="0" w:space="0" w:color="auto"/>
        <w:right w:val="none" w:sz="0" w:space="0" w:color="auto"/>
      </w:divBdr>
    </w:div>
    <w:div w:id="1737169858">
      <w:marLeft w:val="0"/>
      <w:marRight w:val="0"/>
      <w:marTop w:val="0"/>
      <w:marBottom w:val="0"/>
      <w:divBdr>
        <w:top w:val="none" w:sz="0" w:space="0" w:color="auto"/>
        <w:left w:val="none" w:sz="0" w:space="0" w:color="auto"/>
        <w:bottom w:val="none" w:sz="0" w:space="0" w:color="auto"/>
        <w:right w:val="none" w:sz="0" w:space="0" w:color="auto"/>
      </w:divBdr>
    </w:div>
    <w:div w:id="1737245100">
      <w:marLeft w:val="0"/>
      <w:marRight w:val="0"/>
      <w:marTop w:val="0"/>
      <w:marBottom w:val="0"/>
      <w:divBdr>
        <w:top w:val="none" w:sz="0" w:space="0" w:color="auto"/>
        <w:left w:val="none" w:sz="0" w:space="0" w:color="auto"/>
        <w:bottom w:val="none" w:sz="0" w:space="0" w:color="auto"/>
        <w:right w:val="none" w:sz="0" w:space="0" w:color="auto"/>
      </w:divBdr>
    </w:div>
    <w:div w:id="1737319197">
      <w:marLeft w:val="0"/>
      <w:marRight w:val="0"/>
      <w:marTop w:val="0"/>
      <w:marBottom w:val="0"/>
      <w:divBdr>
        <w:top w:val="none" w:sz="0" w:space="0" w:color="auto"/>
        <w:left w:val="none" w:sz="0" w:space="0" w:color="auto"/>
        <w:bottom w:val="none" w:sz="0" w:space="0" w:color="auto"/>
        <w:right w:val="none" w:sz="0" w:space="0" w:color="auto"/>
      </w:divBdr>
    </w:div>
    <w:div w:id="1737387989">
      <w:marLeft w:val="0"/>
      <w:marRight w:val="0"/>
      <w:marTop w:val="0"/>
      <w:marBottom w:val="0"/>
      <w:divBdr>
        <w:top w:val="none" w:sz="0" w:space="0" w:color="auto"/>
        <w:left w:val="none" w:sz="0" w:space="0" w:color="auto"/>
        <w:bottom w:val="none" w:sz="0" w:space="0" w:color="auto"/>
        <w:right w:val="none" w:sz="0" w:space="0" w:color="auto"/>
      </w:divBdr>
    </w:div>
    <w:div w:id="1737434215">
      <w:marLeft w:val="0"/>
      <w:marRight w:val="0"/>
      <w:marTop w:val="0"/>
      <w:marBottom w:val="0"/>
      <w:divBdr>
        <w:top w:val="none" w:sz="0" w:space="0" w:color="auto"/>
        <w:left w:val="none" w:sz="0" w:space="0" w:color="auto"/>
        <w:bottom w:val="none" w:sz="0" w:space="0" w:color="auto"/>
        <w:right w:val="none" w:sz="0" w:space="0" w:color="auto"/>
      </w:divBdr>
    </w:div>
    <w:div w:id="1737514162">
      <w:marLeft w:val="0"/>
      <w:marRight w:val="0"/>
      <w:marTop w:val="0"/>
      <w:marBottom w:val="0"/>
      <w:divBdr>
        <w:top w:val="none" w:sz="0" w:space="0" w:color="auto"/>
        <w:left w:val="none" w:sz="0" w:space="0" w:color="auto"/>
        <w:bottom w:val="none" w:sz="0" w:space="0" w:color="auto"/>
        <w:right w:val="none" w:sz="0" w:space="0" w:color="auto"/>
      </w:divBdr>
    </w:div>
    <w:div w:id="1737586350">
      <w:bodyDiv w:val="1"/>
      <w:marLeft w:val="0"/>
      <w:marRight w:val="0"/>
      <w:marTop w:val="0"/>
      <w:marBottom w:val="0"/>
      <w:divBdr>
        <w:top w:val="none" w:sz="0" w:space="0" w:color="auto"/>
        <w:left w:val="none" w:sz="0" w:space="0" w:color="auto"/>
        <w:bottom w:val="none" w:sz="0" w:space="0" w:color="auto"/>
        <w:right w:val="none" w:sz="0" w:space="0" w:color="auto"/>
      </w:divBdr>
    </w:div>
    <w:div w:id="1737588453">
      <w:marLeft w:val="0"/>
      <w:marRight w:val="0"/>
      <w:marTop w:val="0"/>
      <w:marBottom w:val="0"/>
      <w:divBdr>
        <w:top w:val="none" w:sz="0" w:space="0" w:color="auto"/>
        <w:left w:val="none" w:sz="0" w:space="0" w:color="auto"/>
        <w:bottom w:val="none" w:sz="0" w:space="0" w:color="auto"/>
        <w:right w:val="none" w:sz="0" w:space="0" w:color="auto"/>
      </w:divBdr>
    </w:div>
    <w:div w:id="1737631832">
      <w:marLeft w:val="0"/>
      <w:marRight w:val="0"/>
      <w:marTop w:val="0"/>
      <w:marBottom w:val="0"/>
      <w:divBdr>
        <w:top w:val="none" w:sz="0" w:space="0" w:color="auto"/>
        <w:left w:val="none" w:sz="0" w:space="0" w:color="auto"/>
        <w:bottom w:val="none" w:sz="0" w:space="0" w:color="auto"/>
        <w:right w:val="none" w:sz="0" w:space="0" w:color="auto"/>
      </w:divBdr>
    </w:div>
    <w:div w:id="1737779204">
      <w:marLeft w:val="0"/>
      <w:marRight w:val="0"/>
      <w:marTop w:val="0"/>
      <w:marBottom w:val="0"/>
      <w:divBdr>
        <w:top w:val="none" w:sz="0" w:space="0" w:color="auto"/>
        <w:left w:val="none" w:sz="0" w:space="0" w:color="auto"/>
        <w:bottom w:val="none" w:sz="0" w:space="0" w:color="auto"/>
        <w:right w:val="none" w:sz="0" w:space="0" w:color="auto"/>
      </w:divBdr>
    </w:div>
    <w:div w:id="1737824874">
      <w:marLeft w:val="0"/>
      <w:marRight w:val="0"/>
      <w:marTop w:val="0"/>
      <w:marBottom w:val="0"/>
      <w:divBdr>
        <w:top w:val="none" w:sz="0" w:space="0" w:color="auto"/>
        <w:left w:val="none" w:sz="0" w:space="0" w:color="auto"/>
        <w:bottom w:val="none" w:sz="0" w:space="0" w:color="auto"/>
        <w:right w:val="none" w:sz="0" w:space="0" w:color="auto"/>
      </w:divBdr>
    </w:div>
    <w:div w:id="1737850069">
      <w:marLeft w:val="0"/>
      <w:marRight w:val="0"/>
      <w:marTop w:val="0"/>
      <w:marBottom w:val="0"/>
      <w:divBdr>
        <w:top w:val="none" w:sz="0" w:space="0" w:color="auto"/>
        <w:left w:val="none" w:sz="0" w:space="0" w:color="auto"/>
        <w:bottom w:val="none" w:sz="0" w:space="0" w:color="auto"/>
        <w:right w:val="none" w:sz="0" w:space="0" w:color="auto"/>
      </w:divBdr>
    </w:div>
    <w:div w:id="1737901506">
      <w:marLeft w:val="0"/>
      <w:marRight w:val="0"/>
      <w:marTop w:val="0"/>
      <w:marBottom w:val="0"/>
      <w:divBdr>
        <w:top w:val="none" w:sz="0" w:space="0" w:color="auto"/>
        <w:left w:val="none" w:sz="0" w:space="0" w:color="auto"/>
        <w:bottom w:val="none" w:sz="0" w:space="0" w:color="auto"/>
        <w:right w:val="none" w:sz="0" w:space="0" w:color="auto"/>
      </w:divBdr>
    </w:div>
    <w:div w:id="1737971396">
      <w:marLeft w:val="0"/>
      <w:marRight w:val="0"/>
      <w:marTop w:val="0"/>
      <w:marBottom w:val="0"/>
      <w:divBdr>
        <w:top w:val="none" w:sz="0" w:space="0" w:color="auto"/>
        <w:left w:val="none" w:sz="0" w:space="0" w:color="auto"/>
        <w:bottom w:val="none" w:sz="0" w:space="0" w:color="auto"/>
        <w:right w:val="none" w:sz="0" w:space="0" w:color="auto"/>
      </w:divBdr>
    </w:div>
    <w:div w:id="1737975526">
      <w:marLeft w:val="0"/>
      <w:marRight w:val="0"/>
      <w:marTop w:val="0"/>
      <w:marBottom w:val="0"/>
      <w:divBdr>
        <w:top w:val="none" w:sz="0" w:space="0" w:color="auto"/>
        <w:left w:val="none" w:sz="0" w:space="0" w:color="auto"/>
        <w:bottom w:val="none" w:sz="0" w:space="0" w:color="auto"/>
        <w:right w:val="none" w:sz="0" w:space="0" w:color="auto"/>
      </w:divBdr>
    </w:div>
    <w:div w:id="1737975583">
      <w:bodyDiv w:val="1"/>
      <w:marLeft w:val="0"/>
      <w:marRight w:val="0"/>
      <w:marTop w:val="0"/>
      <w:marBottom w:val="0"/>
      <w:divBdr>
        <w:top w:val="none" w:sz="0" w:space="0" w:color="auto"/>
        <w:left w:val="none" w:sz="0" w:space="0" w:color="auto"/>
        <w:bottom w:val="none" w:sz="0" w:space="0" w:color="auto"/>
        <w:right w:val="none" w:sz="0" w:space="0" w:color="auto"/>
      </w:divBdr>
    </w:div>
    <w:div w:id="1738018086">
      <w:marLeft w:val="0"/>
      <w:marRight w:val="0"/>
      <w:marTop w:val="0"/>
      <w:marBottom w:val="0"/>
      <w:divBdr>
        <w:top w:val="none" w:sz="0" w:space="0" w:color="auto"/>
        <w:left w:val="none" w:sz="0" w:space="0" w:color="auto"/>
        <w:bottom w:val="none" w:sz="0" w:space="0" w:color="auto"/>
        <w:right w:val="none" w:sz="0" w:space="0" w:color="auto"/>
      </w:divBdr>
    </w:div>
    <w:div w:id="1738019164">
      <w:marLeft w:val="0"/>
      <w:marRight w:val="0"/>
      <w:marTop w:val="0"/>
      <w:marBottom w:val="0"/>
      <w:divBdr>
        <w:top w:val="none" w:sz="0" w:space="0" w:color="auto"/>
        <w:left w:val="none" w:sz="0" w:space="0" w:color="auto"/>
        <w:bottom w:val="none" w:sz="0" w:space="0" w:color="auto"/>
        <w:right w:val="none" w:sz="0" w:space="0" w:color="auto"/>
      </w:divBdr>
    </w:div>
    <w:div w:id="1738043710">
      <w:marLeft w:val="0"/>
      <w:marRight w:val="0"/>
      <w:marTop w:val="0"/>
      <w:marBottom w:val="0"/>
      <w:divBdr>
        <w:top w:val="none" w:sz="0" w:space="0" w:color="auto"/>
        <w:left w:val="none" w:sz="0" w:space="0" w:color="auto"/>
        <w:bottom w:val="none" w:sz="0" w:space="0" w:color="auto"/>
        <w:right w:val="none" w:sz="0" w:space="0" w:color="auto"/>
      </w:divBdr>
    </w:div>
    <w:div w:id="1738085624">
      <w:marLeft w:val="0"/>
      <w:marRight w:val="0"/>
      <w:marTop w:val="0"/>
      <w:marBottom w:val="0"/>
      <w:divBdr>
        <w:top w:val="none" w:sz="0" w:space="0" w:color="auto"/>
        <w:left w:val="none" w:sz="0" w:space="0" w:color="auto"/>
        <w:bottom w:val="none" w:sz="0" w:space="0" w:color="auto"/>
        <w:right w:val="none" w:sz="0" w:space="0" w:color="auto"/>
      </w:divBdr>
    </w:div>
    <w:div w:id="1738161888">
      <w:marLeft w:val="0"/>
      <w:marRight w:val="0"/>
      <w:marTop w:val="0"/>
      <w:marBottom w:val="0"/>
      <w:divBdr>
        <w:top w:val="none" w:sz="0" w:space="0" w:color="auto"/>
        <w:left w:val="none" w:sz="0" w:space="0" w:color="auto"/>
        <w:bottom w:val="none" w:sz="0" w:space="0" w:color="auto"/>
        <w:right w:val="none" w:sz="0" w:space="0" w:color="auto"/>
      </w:divBdr>
    </w:div>
    <w:div w:id="1738162541">
      <w:marLeft w:val="0"/>
      <w:marRight w:val="0"/>
      <w:marTop w:val="0"/>
      <w:marBottom w:val="0"/>
      <w:divBdr>
        <w:top w:val="none" w:sz="0" w:space="0" w:color="auto"/>
        <w:left w:val="none" w:sz="0" w:space="0" w:color="auto"/>
        <w:bottom w:val="none" w:sz="0" w:space="0" w:color="auto"/>
        <w:right w:val="none" w:sz="0" w:space="0" w:color="auto"/>
      </w:divBdr>
    </w:div>
    <w:div w:id="1738166495">
      <w:marLeft w:val="0"/>
      <w:marRight w:val="0"/>
      <w:marTop w:val="0"/>
      <w:marBottom w:val="0"/>
      <w:divBdr>
        <w:top w:val="none" w:sz="0" w:space="0" w:color="auto"/>
        <w:left w:val="none" w:sz="0" w:space="0" w:color="auto"/>
        <w:bottom w:val="none" w:sz="0" w:space="0" w:color="auto"/>
        <w:right w:val="none" w:sz="0" w:space="0" w:color="auto"/>
      </w:divBdr>
    </w:div>
    <w:div w:id="1738240122">
      <w:marLeft w:val="0"/>
      <w:marRight w:val="0"/>
      <w:marTop w:val="0"/>
      <w:marBottom w:val="0"/>
      <w:divBdr>
        <w:top w:val="none" w:sz="0" w:space="0" w:color="auto"/>
        <w:left w:val="none" w:sz="0" w:space="0" w:color="auto"/>
        <w:bottom w:val="none" w:sz="0" w:space="0" w:color="auto"/>
        <w:right w:val="none" w:sz="0" w:space="0" w:color="auto"/>
      </w:divBdr>
    </w:div>
    <w:div w:id="1738243875">
      <w:marLeft w:val="0"/>
      <w:marRight w:val="0"/>
      <w:marTop w:val="0"/>
      <w:marBottom w:val="0"/>
      <w:divBdr>
        <w:top w:val="none" w:sz="0" w:space="0" w:color="auto"/>
        <w:left w:val="none" w:sz="0" w:space="0" w:color="auto"/>
        <w:bottom w:val="none" w:sz="0" w:space="0" w:color="auto"/>
        <w:right w:val="none" w:sz="0" w:space="0" w:color="auto"/>
      </w:divBdr>
    </w:div>
    <w:div w:id="1738432194">
      <w:marLeft w:val="0"/>
      <w:marRight w:val="0"/>
      <w:marTop w:val="0"/>
      <w:marBottom w:val="0"/>
      <w:divBdr>
        <w:top w:val="none" w:sz="0" w:space="0" w:color="auto"/>
        <w:left w:val="none" w:sz="0" w:space="0" w:color="auto"/>
        <w:bottom w:val="none" w:sz="0" w:space="0" w:color="auto"/>
        <w:right w:val="none" w:sz="0" w:space="0" w:color="auto"/>
      </w:divBdr>
    </w:div>
    <w:div w:id="1738480656">
      <w:marLeft w:val="0"/>
      <w:marRight w:val="0"/>
      <w:marTop w:val="0"/>
      <w:marBottom w:val="0"/>
      <w:divBdr>
        <w:top w:val="none" w:sz="0" w:space="0" w:color="auto"/>
        <w:left w:val="none" w:sz="0" w:space="0" w:color="auto"/>
        <w:bottom w:val="none" w:sz="0" w:space="0" w:color="auto"/>
        <w:right w:val="none" w:sz="0" w:space="0" w:color="auto"/>
      </w:divBdr>
    </w:div>
    <w:div w:id="1738547612">
      <w:marLeft w:val="0"/>
      <w:marRight w:val="0"/>
      <w:marTop w:val="0"/>
      <w:marBottom w:val="0"/>
      <w:divBdr>
        <w:top w:val="none" w:sz="0" w:space="0" w:color="auto"/>
        <w:left w:val="none" w:sz="0" w:space="0" w:color="auto"/>
        <w:bottom w:val="none" w:sz="0" w:space="0" w:color="auto"/>
        <w:right w:val="none" w:sz="0" w:space="0" w:color="auto"/>
      </w:divBdr>
    </w:div>
    <w:div w:id="1738556251">
      <w:marLeft w:val="0"/>
      <w:marRight w:val="0"/>
      <w:marTop w:val="0"/>
      <w:marBottom w:val="0"/>
      <w:divBdr>
        <w:top w:val="none" w:sz="0" w:space="0" w:color="auto"/>
        <w:left w:val="none" w:sz="0" w:space="0" w:color="auto"/>
        <w:bottom w:val="none" w:sz="0" w:space="0" w:color="auto"/>
        <w:right w:val="none" w:sz="0" w:space="0" w:color="auto"/>
      </w:divBdr>
    </w:div>
    <w:div w:id="1738627422">
      <w:marLeft w:val="0"/>
      <w:marRight w:val="0"/>
      <w:marTop w:val="0"/>
      <w:marBottom w:val="0"/>
      <w:divBdr>
        <w:top w:val="none" w:sz="0" w:space="0" w:color="auto"/>
        <w:left w:val="none" w:sz="0" w:space="0" w:color="auto"/>
        <w:bottom w:val="none" w:sz="0" w:space="0" w:color="auto"/>
        <w:right w:val="none" w:sz="0" w:space="0" w:color="auto"/>
      </w:divBdr>
    </w:div>
    <w:div w:id="1738700533">
      <w:marLeft w:val="0"/>
      <w:marRight w:val="0"/>
      <w:marTop w:val="0"/>
      <w:marBottom w:val="0"/>
      <w:divBdr>
        <w:top w:val="none" w:sz="0" w:space="0" w:color="auto"/>
        <w:left w:val="none" w:sz="0" w:space="0" w:color="auto"/>
        <w:bottom w:val="none" w:sz="0" w:space="0" w:color="auto"/>
        <w:right w:val="none" w:sz="0" w:space="0" w:color="auto"/>
      </w:divBdr>
    </w:div>
    <w:div w:id="1738701183">
      <w:marLeft w:val="0"/>
      <w:marRight w:val="0"/>
      <w:marTop w:val="0"/>
      <w:marBottom w:val="0"/>
      <w:divBdr>
        <w:top w:val="none" w:sz="0" w:space="0" w:color="auto"/>
        <w:left w:val="none" w:sz="0" w:space="0" w:color="auto"/>
        <w:bottom w:val="none" w:sz="0" w:space="0" w:color="auto"/>
        <w:right w:val="none" w:sz="0" w:space="0" w:color="auto"/>
      </w:divBdr>
    </w:div>
    <w:div w:id="1738741297">
      <w:marLeft w:val="0"/>
      <w:marRight w:val="0"/>
      <w:marTop w:val="0"/>
      <w:marBottom w:val="0"/>
      <w:divBdr>
        <w:top w:val="none" w:sz="0" w:space="0" w:color="auto"/>
        <w:left w:val="none" w:sz="0" w:space="0" w:color="auto"/>
        <w:bottom w:val="none" w:sz="0" w:space="0" w:color="auto"/>
        <w:right w:val="none" w:sz="0" w:space="0" w:color="auto"/>
      </w:divBdr>
    </w:div>
    <w:div w:id="1738742698">
      <w:marLeft w:val="0"/>
      <w:marRight w:val="0"/>
      <w:marTop w:val="0"/>
      <w:marBottom w:val="0"/>
      <w:divBdr>
        <w:top w:val="none" w:sz="0" w:space="0" w:color="auto"/>
        <w:left w:val="none" w:sz="0" w:space="0" w:color="auto"/>
        <w:bottom w:val="none" w:sz="0" w:space="0" w:color="auto"/>
        <w:right w:val="none" w:sz="0" w:space="0" w:color="auto"/>
      </w:divBdr>
    </w:div>
    <w:div w:id="1738747372">
      <w:marLeft w:val="0"/>
      <w:marRight w:val="0"/>
      <w:marTop w:val="0"/>
      <w:marBottom w:val="0"/>
      <w:divBdr>
        <w:top w:val="none" w:sz="0" w:space="0" w:color="auto"/>
        <w:left w:val="none" w:sz="0" w:space="0" w:color="auto"/>
        <w:bottom w:val="none" w:sz="0" w:space="0" w:color="auto"/>
        <w:right w:val="none" w:sz="0" w:space="0" w:color="auto"/>
      </w:divBdr>
    </w:div>
    <w:div w:id="1738935640">
      <w:marLeft w:val="0"/>
      <w:marRight w:val="0"/>
      <w:marTop w:val="0"/>
      <w:marBottom w:val="0"/>
      <w:divBdr>
        <w:top w:val="none" w:sz="0" w:space="0" w:color="auto"/>
        <w:left w:val="none" w:sz="0" w:space="0" w:color="auto"/>
        <w:bottom w:val="none" w:sz="0" w:space="0" w:color="auto"/>
        <w:right w:val="none" w:sz="0" w:space="0" w:color="auto"/>
      </w:divBdr>
    </w:div>
    <w:div w:id="1738942136">
      <w:marLeft w:val="0"/>
      <w:marRight w:val="0"/>
      <w:marTop w:val="0"/>
      <w:marBottom w:val="0"/>
      <w:divBdr>
        <w:top w:val="none" w:sz="0" w:space="0" w:color="auto"/>
        <w:left w:val="none" w:sz="0" w:space="0" w:color="auto"/>
        <w:bottom w:val="none" w:sz="0" w:space="0" w:color="auto"/>
        <w:right w:val="none" w:sz="0" w:space="0" w:color="auto"/>
      </w:divBdr>
    </w:div>
    <w:div w:id="1739013374">
      <w:marLeft w:val="0"/>
      <w:marRight w:val="0"/>
      <w:marTop w:val="0"/>
      <w:marBottom w:val="0"/>
      <w:divBdr>
        <w:top w:val="none" w:sz="0" w:space="0" w:color="auto"/>
        <w:left w:val="none" w:sz="0" w:space="0" w:color="auto"/>
        <w:bottom w:val="none" w:sz="0" w:space="0" w:color="auto"/>
        <w:right w:val="none" w:sz="0" w:space="0" w:color="auto"/>
      </w:divBdr>
    </w:div>
    <w:div w:id="1739015012">
      <w:marLeft w:val="0"/>
      <w:marRight w:val="0"/>
      <w:marTop w:val="0"/>
      <w:marBottom w:val="0"/>
      <w:divBdr>
        <w:top w:val="none" w:sz="0" w:space="0" w:color="auto"/>
        <w:left w:val="none" w:sz="0" w:space="0" w:color="auto"/>
        <w:bottom w:val="none" w:sz="0" w:space="0" w:color="auto"/>
        <w:right w:val="none" w:sz="0" w:space="0" w:color="auto"/>
      </w:divBdr>
    </w:div>
    <w:div w:id="1739017546">
      <w:marLeft w:val="0"/>
      <w:marRight w:val="0"/>
      <w:marTop w:val="0"/>
      <w:marBottom w:val="0"/>
      <w:divBdr>
        <w:top w:val="none" w:sz="0" w:space="0" w:color="auto"/>
        <w:left w:val="none" w:sz="0" w:space="0" w:color="auto"/>
        <w:bottom w:val="none" w:sz="0" w:space="0" w:color="auto"/>
        <w:right w:val="none" w:sz="0" w:space="0" w:color="auto"/>
      </w:divBdr>
    </w:div>
    <w:div w:id="1739085037">
      <w:marLeft w:val="0"/>
      <w:marRight w:val="0"/>
      <w:marTop w:val="0"/>
      <w:marBottom w:val="0"/>
      <w:divBdr>
        <w:top w:val="none" w:sz="0" w:space="0" w:color="auto"/>
        <w:left w:val="none" w:sz="0" w:space="0" w:color="auto"/>
        <w:bottom w:val="none" w:sz="0" w:space="0" w:color="auto"/>
        <w:right w:val="none" w:sz="0" w:space="0" w:color="auto"/>
      </w:divBdr>
    </w:div>
    <w:div w:id="1739085980">
      <w:marLeft w:val="0"/>
      <w:marRight w:val="0"/>
      <w:marTop w:val="0"/>
      <w:marBottom w:val="0"/>
      <w:divBdr>
        <w:top w:val="none" w:sz="0" w:space="0" w:color="auto"/>
        <w:left w:val="none" w:sz="0" w:space="0" w:color="auto"/>
        <w:bottom w:val="none" w:sz="0" w:space="0" w:color="auto"/>
        <w:right w:val="none" w:sz="0" w:space="0" w:color="auto"/>
      </w:divBdr>
    </w:div>
    <w:div w:id="1739130319">
      <w:marLeft w:val="0"/>
      <w:marRight w:val="0"/>
      <w:marTop w:val="0"/>
      <w:marBottom w:val="0"/>
      <w:divBdr>
        <w:top w:val="none" w:sz="0" w:space="0" w:color="auto"/>
        <w:left w:val="none" w:sz="0" w:space="0" w:color="auto"/>
        <w:bottom w:val="none" w:sz="0" w:space="0" w:color="auto"/>
        <w:right w:val="none" w:sz="0" w:space="0" w:color="auto"/>
      </w:divBdr>
    </w:div>
    <w:div w:id="1739204333">
      <w:marLeft w:val="0"/>
      <w:marRight w:val="0"/>
      <w:marTop w:val="0"/>
      <w:marBottom w:val="0"/>
      <w:divBdr>
        <w:top w:val="none" w:sz="0" w:space="0" w:color="auto"/>
        <w:left w:val="none" w:sz="0" w:space="0" w:color="auto"/>
        <w:bottom w:val="none" w:sz="0" w:space="0" w:color="auto"/>
        <w:right w:val="none" w:sz="0" w:space="0" w:color="auto"/>
      </w:divBdr>
    </w:div>
    <w:div w:id="1739395679">
      <w:marLeft w:val="0"/>
      <w:marRight w:val="0"/>
      <w:marTop w:val="0"/>
      <w:marBottom w:val="0"/>
      <w:divBdr>
        <w:top w:val="none" w:sz="0" w:space="0" w:color="auto"/>
        <w:left w:val="none" w:sz="0" w:space="0" w:color="auto"/>
        <w:bottom w:val="none" w:sz="0" w:space="0" w:color="auto"/>
        <w:right w:val="none" w:sz="0" w:space="0" w:color="auto"/>
      </w:divBdr>
    </w:div>
    <w:div w:id="1739546456">
      <w:marLeft w:val="0"/>
      <w:marRight w:val="0"/>
      <w:marTop w:val="0"/>
      <w:marBottom w:val="0"/>
      <w:divBdr>
        <w:top w:val="none" w:sz="0" w:space="0" w:color="auto"/>
        <w:left w:val="none" w:sz="0" w:space="0" w:color="auto"/>
        <w:bottom w:val="none" w:sz="0" w:space="0" w:color="auto"/>
        <w:right w:val="none" w:sz="0" w:space="0" w:color="auto"/>
      </w:divBdr>
    </w:div>
    <w:div w:id="1739550043">
      <w:marLeft w:val="0"/>
      <w:marRight w:val="0"/>
      <w:marTop w:val="0"/>
      <w:marBottom w:val="0"/>
      <w:divBdr>
        <w:top w:val="none" w:sz="0" w:space="0" w:color="auto"/>
        <w:left w:val="none" w:sz="0" w:space="0" w:color="auto"/>
        <w:bottom w:val="none" w:sz="0" w:space="0" w:color="auto"/>
        <w:right w:val="none" w:sz="0" w:space="0" w:color="auto"/>
      </w:divBdr>
    </w:div>
    <w:div w:id="1739553401">
      <w:marLeft w:val="0"/>
      <w:marRight w:val="0"/>
      <w:marTop w:val="0"/>
      <w:marBottom w:val="0"/>
      <w:divBdr>
        <w:top w:val="none" w:sz="0" w:space="0" w:color="auto"/>
        <w:left w:val="none" w:sz="0" w:space="0" w:color="auto"/>
        <w:bottom w:val="none" w:sz="0" w:space="0" w:color="auto"/>
        <w:right w:val="none" w:sz="0" w:space="0" w:color="auto"/>
      </w:divBdr>
    </w:div>
    <w:div w:id="1739592450">
      <w:marLeft w:val="0"/>
      <w:marRight w:val="0"/>
      <w:marTop w:val="0"/>
      <w:marBottom w:val="0"/>
      <w:divBdr>
        <w:top w:val="none" w:sz="0" w:space="0" w:color="auto"/>
        <w:left w:val="none" w:sz="0" w:space="0" w:color="auto"/>
        <w:bottom w:val="none" w:sz="0" w:space="0" w:color="auto"/>
        <w:right w:val="none" w:sz="0" w:space="0" w:color="auto"/>
      </w:divBdr>
    </w:div>
    <w:div w:id="1739596051">
      <w:marLeft w:val="0"/>
      <w:marRight w:val="0"/>
      <w:marTop w:val="0"/>
      <w:marBottom w:val="0"/>
      <w:divBdr>
        <w:top w:val="none" w:sz="0" w:space="0" w:color="auto"/>
        <w:left w:val="none" w:sz="0" w:space="0" w:color="auto"/>
        <w:bottom w:val="none" w:sz="0" w:space="0" w:color="auto"/>
        <w:right w:val="none" w:sz="0" w:space="0" w:color="auto"/>
      </w:divBdr>
    </w:div>
    <w:div w:id="1739598603">
      <w:marLeft w:val="0"/>
      <w:marRight w:val="0"/>
      <w:marTop w:val="0"/>
      <w:marBottom w:val="0"/>
      <w:divBdr>
        <w:top w:val="none" w:sz="0" w:space="0" w:color="auto"/>
        <w:left w:val="none" w:sz="0" w:space="0" w:color="auto"/>
        <w:bottom w:val="none" w:sz="0" w:space="0" w:color="auto"/>
        <w:right w:val="none" w:sz="0" w:space="0" w:color="auto"/>
      </w:divBdr>
    </w:div>
    <w:div w:id="1739666134">
      <w:marLeft w:val="0"/>
      <w:marRight w:val="0"/>
      <w:marTop w:val="0"/>
      <w:marBottom w:val="0"/>
      <w:divBdr>
        <w:top w:val="none" w:sz="0" w:space="0" w:color="auto"/>
        <w:left w:val="none" w:sz="0" w:space="0" w:color="auto"/>
        <w:bottom w:val="none" w:sz="0" w:space="0" w:color="auto"/>
        <w:right w:val="none" w:sz="0" w:space="0" w:color="auto"/>
      </w:divBdr>
    </w:div>
    <w:div w:id="1739673634">
      <w:marLeft w:val="0"/>
      <w:marRight w:val="0"/>
      <w:marTop w:val="0"/>
      <w:marBottom w:val="0"/>
      <w:divBdr>
        <w:top w:val="none" w:sz="0" w:space="0" w:color="auto"/>
        <w:left w:val="none" w:sz="0" w:space="0" w:color="auto"/>
        <w:bottom w:val="none" w:sz="0" w:space="0" w:color="auto"/>
        <w:right w:val="none" w:sz="0" w:space="0" w:color="auto"/>
      </w:divBdr>
    </w:div>
    <w:div w:id="1739785323">
      <w:marLeft w:val="0"/>
      <w:marRight w:val="0"/>
      <w:marTop w:val="0"/>
      <w:marBottom w:val="0"/>
      <w:divBdr>
        <w:top w:val="none" w:sz="0" w:space="0" w:color="auto"/>
        <w:left w:val="none" w:sz="0" w:space="0" w:color="auto"/>
        <w:bottom w:val="none" w:sz="0" w:space="0" w:color="auto"/>
        <w:right w:val="none" w:sz="0" w:space="0" w:color="auto"/>
      </w:divBdr>
    </w:div>
    <w:div w:id="1739789713">
      <w:marLeft w:val="0"/>
      <w:marRight w:val="0"/>
      <w:marTop w:val="0"/>
      <w:marBottom w:val="0"/>
      <w:divBdr>
        <w:top w:val="none" w:sz="0" w:space="0" w:color="auto"/>
        <w:left w:val="none" w:sz="0" w:space="0" w:color="auto"/>
        <w:bottom w:val="none" w:sz="0" w:space="0" w:color="auto"/>
        <w:right w:val="none" w:sz="0" w:space="0" w:color="auto"/>
      </w:divBdr>
    </w:div>
    <w:div w:id="1739867076">
      <w:marLeft w:val="0"/>
      <w:marRight w:val="0"/>
      <w:marTop w:val="0"/>
      <w:marBottom w:val="0"/>
      <w:divBdr>
        <w:top w:val="none" w:sz="0" w:space="0" w:color="auto"/>
        <w:left w:val="none" w:sz="0" w:space="0" w:color="auto"/>
        <w:bottom w:val="none" w:sz="0" w:space="0" w:color="auto"/>
        <w:right w:val="none" w:sz="0" w:space="0" w:color="auto"/>
      </w:divBdr>
    </w:div>
    <w:div w:id="1740052628">
      <w:marLeft w:val="0"/>
      <w:marRight w:val="0"/>
      <w:marTop w:val="0"/>
      <w:marBottom w:val="0"/>
      <w:divBdr>
        <w:top w:val="none" w:sz="0" w:space="0" w:color="auto"/>
        <w:left w:val="none" w:sz="0" w:space="0" w:color="auto"/>
        <w:bottom w:val="none" w:sz="0" w:space="0" w:color="auto"/>
        <w:right w:val="none" w:sz="0" w:space="0" w:color="auto"/>
      </w:divBdr>
    </w:div>
    <w:div w:id="1740058642">
      <w:marLeft w:val="0"/>
      <w:marRight w:val="0"/>
      <w:marTop w:val="0"/>
      <w:marBottom w:val="0"/>
      <w:divBdr>
        <w:top w:val="none" w:sz="0" w:space="0" w:color="auto"/>
        <w:left w:val="none" w:sz="0" w:space="0" w:color="auto"/>
        <w:bottom w:val="none" w:sz="0" w:space="0" w:color="auto"/>
        <w:right w:val="none" w:sz="0" w:space="0" w:color="auto"/>
      </w:divBdr>
    </w:div>
    <w:div w:id="1740134139">
      <w:marLeft w:val="0"/>
      <w:marRight w:val="0"/>
      <w:marTop w:val="0"/>
      <w:marBottom w:val="0"/>
      <w:divBdr>
        <w:top w:val="none" w:sz="0" w:space="0" w:color="auto"/>
        <w:left w:val="none" w:sz="0" w:space="0" w:color="auto"/>
        <w:bottom w:val="none" w:sz="0" w:space="0" w:color="auto"/>
        <w:right w:val="none" w:sz="0" w:space="0" w:color="auto"/>
      </w:divBdr>
    </w:div>
    <w:div w:id="1740208312">
      <w:marLeft w:val="0"/>
      <w:marRight w:val="0"/>
      <w:marTop w:val="0"/>
      <w:marBottom w:val="0"/>
      <w:divBdr>
        <w:top w:val="none" w:sz="0" w:space="0" w:color="auto"/>
        <w:left w:val="none" w:sz="0" w:space="0" w:color="auto"/>
        <w:bottom w:val="none" w:sz="0" w:space="0" w:color="auto"/>
        <w:right w:val="none" w:sz="0" w:space="0" w:color="auto"/>
      </w:divBdr>
    </w:div>
    <w:div w:id="1740326458">
      <w:marLeft w:val="0"/>
      <w:marRight w:val="0"/>
      <w:marTop w:val="0"/>
      <w:marBottom w:val="0"/>
      <w:divBdr>
        <w:top w:val="none" w:sz="0" w:space="0" w:color="auto"/>
        <w:left w:val="none" w:sz="0" w:space="0" w:color="auto"/>
        <w:bottom w:val="none" w:sz="0" w:space="0" w:color="auto"/>
        <w:right w:val="none" w:sz="0" w:space="0" w:color="auto"/>
      </w:divBdr>
    </w:div>
    <w:div w:id="1740329327">
      <w:marLeft w:val="0"/>
      <w:marRight w:val="0"/>
      <w:marTop w:val="0"/>
      <w:marBottom w:val="0"/>
      <w:divBdr>
        <w:top w:val="none" w:sz="0" w:space="0" w:color="auto"/>
        <w:left w:val="none" w:sz="0" w:space="0" w:color="auto"/>
        <w:bottom w:val="none" w:sz="0" w:space="0" w:color="auto"/>
        <w:right w:val="none" w:sz="0" w:space="0" w:color="auto"/>
      </w:divBdr>
    </w:div>
    <w:div w:id="1740395636">
      <w:marLeft w:val="0"/>
      <w:marRight w:val="0"/>
      <w:marTop w:val="0"/>
      <w:marBottom w:val="0"/>
      <w:divBdr>
        <w:top w:val="none" w:sz="0" w:space="0" w:color="auto"/>
        <w:left w:val="none" w:sz="0" w:space="0" w:color="auto"/>
        <w:bottom w:val="none" w:sz="0" w:space="0" w:color="auto"/>
        <w:right w:val="none" w:sz="0" w:space="0" w:color="auto"/>
      </w:divBdr>
    </w:div>
    <w:div w:id="1740396292">
      <w:marLeft w:val="0"/>
      <w:marRight w:val="0"/>
      <w:marTop w:val="0"/>
      <w:marBottom w:val="0"/>
      <w:divBdr>
        <w:top w:val="none" w:sz="0" w:space="0" w:color="auto"/>
        <w:left w:val="none" w:sz="0" w:space="0" w:color="auto"/>
        <w:bottom w:val="none" w:sz="0" w:space="0" w:color="auto"/>
        <w:right w:val="none" w:sz="0" w:space="0" w:color="auto"/>
      </w:divBdr>
    </w:div>
    <w:div w:id="1740522310">
      <w:marLeft w:val="0"/>
      <w:marRight w:val="0"/>
      <w:marTop w:val="0"/>
      <w:marBottom w:val="0"/>
      <w:divBdr>
        <w:top w:val="none" w:sz="0" w:space="0" w:color="auto"/>
        <w:left w:val="none" w:sz="0" w:space="0" w:color="auto"/>
        <w:bottom w:val="none" w:sz="0" w:space="0" w:color="auto"/>
        <w:right w:val="none" w:sz="0" w:space="0" w:color="auto"/>
      </w:divBdr>
    </w:div>
    <w:div w:id="1740787952">
      <w:marLeft w:val="0"/>
      <w:marRight w:val="0"/>
      <w:marTop w:val="0"/>
      <w:marBottom w:val="0"/>
      <w:divBdr>
        <w:top w:val="none" w:sz="0" w:space="0" w:color="auto"/>
        <w:left w:val="none" w:sz="0" w:space="0" w:color="auto"/>
        <w:bottom w:val="none" w:sz="0" w:space="0" w:color="auto"/>
        <w:right w:val="none" w:sz="0" w:space="0" w:color="auto"/>
      </w:divBdr>
    </w:div>
    <w:div w:id="1740788869">
      <w:marLeft w:val="0"/>
      <w:marRight w:val="0"/>
      <w:marTop w:val="0"/>
      <w:marBottom w:val="0"/>
      <w:divBdr>
        <w:top w:val="none" w:sz="0" w:space="0" w:color="auto"/>
        <w:left w:val="none" w:sz="0" w:space="0" w:color="auto"/>
        <w:bottom w:val="none" w:sz="0" w:space="0" w:color="auto"/>
        <w:right w:val="none" w:sz="0" w:space="0" w:color="auto"/>
      </w:divBdr>
    </w:div>
    <w:div w:id="1740863965">
      <w:marLeft w:val="0"/>
      <w:marRight w:val="0"/>
      <w:marTop w:val="0"/>
      <w:marBottom w:val="0"/>
      <w:divBdr>
        <w:top w:val="none" w:sz="0" w:space="0" w:color="auto"/>
        <w:left w:val="none" w:sz="0" w:space="0" w:color="auto"/>
        <w:bottom w:val="none" w:sz="0" w:space="0" w:color="auto"/>
        <w:right w:val="none" w:sz="0" w:space="0" w:color="auto"/>
      </w:divBdr>
    </w:div>
    <w:div w:id="1740907546">
      <w:marLeft w:val="0"/>
      <w:marRight w:val="0"/>
      <w:marTop w:val="0"/>
      <w:marBottom w:val="0"/>
      <w:divBdr>
        <w:top w:val="none" w:sz="0" w:space="0" w:color="auto"/>
        <w:left w:val="none" w:sz="0" w:space="0" w:color="auto"/>
        <w:bottom w:val="none" w:sz="0" w:space="0" w:color="auto"/>
        <w:right w:val="none" w:sz="0" w:space="0" w:color="auto"/>
      </w:divBdr>
    </w:div>
    <w:div w:id="1740981866">
      <w:marLeft w:val="0"/>
      <w:marRight w:val="0"/>
      <w:marTop w:val="0"/>
      <w:marBottom w:val="0"/>
      <w:divBdr>
        <w:top w:val="none" w:sz="0" w:space="0" w:color="auto"/>
        <w:left w:val="none" w:sz="0" w:space="0" w:color="auto"/>
        <w:bottom w:val="none" w:sz="0" w:space="0" w:color="auto"/>
        <w:right w:val="none" w:sz="0" w:space="0" w:color="auto"/>
      </w:divBdr>
    </w:div>
    <w:div w:id="1741172872">
      <w:marLeft w:val="0"/>
      <w:marRight w:val="0"/>
      <w:marTop w:val="0"/>
      <w:marBottom w:val="0"/>
      <w:divBdr>
        <w:top w:val="none" w:sz="0" w:space="0" w:color="auto"/>
        <w:left w:val="none" w:sz="0" w:space="0" w:color="auto"/>
        <w:bottom w:val="none" w:sz="0" w:space="0" w:color="auto"/>
        <w:right w:val="none" w:sz="0" w:space="0" w:color="auto"/>
      </w:divBdr>
    </w:div>
    <w:div w:id="1741176602">
      <w:marLeft w:val="0"/>
      <w:marRight w:val="0"/>
      <w:marTop w:val="0"/>
      <w:marBottom w:val="0"/>
      <w:divBdr>
        <w:top w:val="none" w:sz="0" w:space="0" w:color="auto"/>
        <w:left w:val="none" w:sz="0" w:space="0" w:color="auto"/>
        <w:bottom w:val="none" w:sz="0" w:space="0" w:color="auto"/>
        <w:right w:val="none" w:sz="0" w:space="0" w:color="auto"/>
      </w:divBdr>
    </w:div>
    <w:div w:id="1741176640">
      <w:marLeft w:val="0"/>
      <w:marRight w:val="0"/>
      <w:marTop w:val="0"/>
      <w:marBottom w:val="0"/>
      <w:divBdr>
        <w:top w:val="none" w:sz="0" w:space="0" w:color="auto"/>
        <w:left w:val="none" w:sz="0" w:space="0" w:color="auto"/>
        <w:bottom w:val="none" w:sz="0" w:space="0" w:color="auto"/>
        <w:right w:val="none" w:sz="0" w:space="0" w:color="auto"/>
      </w:divBdr>
    </w:div>
    <w:div w:id="1741247440">
      <w:marLeft w:val="0"/>
      <w:marRight w:val="0"/>
      <w:marTop w:val="0"/>
      <w:marBottom w:val="0"/>
      <w:divBdr>
        <w:top w:val="none" w:sz="0" w:space="0" w:color="auto"/>
        <w:left w:val="none" w:sz="0" w:space="0" w:color="auto"/>
        <w:bottom w:val="none" w:sz="0" w:space="0" w:color="auto"/>
        <w:right w:val="none" w:sz="0" w:space="0" w:color="auto"/>
      </w:divBdr>
    </w:div>
    <w:div w:id="1741367809">
      <w:marLeft w:val="0"/>
      <w:marRight w:val="0"/>
      <w:marTop w:val="0"/>
      <w:marBottom w:val="0"/>
      <w:divBdr>
        <w:top w:val="none" w:sz="0" w:space="0" w:color="auto"/>
        <w:left w:val="none" w:sz="0" w:space="0" w:color="auto"/>
        <w:bottom w:val="none" w:sz="0" w:space="0" w:color="auto"/>
        <w:right w:val="none" w:sz="0" w:space="0" w:color="auto"/>
      </w:divBdr>
    </w:div>
    <w:div w:id="1741444189">
      <w:marLeft w:val="0"/>
      <w:marRight w:val="0"/>
      <w:marTop w:val="0"/>
      <w:marBottom w:val="0"/>
      <w:divBdr>
        <w:top w:val="none" w:sz="0" w:space="0" w:color="auto"/>
        <w:left w:val="none" w:sz="0" w:space="0" w:color="auto"/>
        <w:bottom w:val="none" w:sz="0" w:space="0" w:color="auto"/>
        <w:right w:val="none" w:sz="0" w:space="0" w:color="auto"/>
      </w:divBdr>
    </w:div>
    <w:div w:id="1741513889">
      <w:marLeft w:val="0"/>
      <w:marRight w:val="0"/>
      <w:marTop w:val="0"/>
      <w:marBottom w:val="0"/>
      <w:divBdr>
        <w:top w:val="none" w:sz="0" w:space="0" w:color="auto"/>
        <w:left w:val="none" w:sz="0" w:space="0" w:color="auto"/>
        <w:bottom w:val="none" w:sz="0" w:space="0" w:color="auto"/>
        <w:right w:val="none" w:sz="0" w:space="0" w:color="auto"/>
      </w:divBdr>
    </w:div>
    <w:div w:id="1741514710">
      <w:marLeft w:val="0"/>
      <w:marRight w:val="0"/>
      <w:marTop w:val="0"/>
      <w:marBottom w:val="0"/>
      <w:divBdr>
        <w:top w:val="none" w:sz="0" w:space="0" w:color="auto"/>
        <w:left w:val="none" w:sz="0" w:space="0" w:color="auto"/>
        <w:bottom w:val="none" w:sz="0" w:space="0" w:color="auto"/>
        <w:right w:val="none" w:sz="0" w:space="0" w:color="auto"/>
      </w:divBdr>
    </w:div>
    <w:div w:id="1741561540">
      <w:marLeft w:val="0"/>
      <w:marRight w:val="0"/>
      <w:marTop w:val="0"/>
      <w:marBottom w:val="0"/>
      <w:divBdr>
        <w:top w:val="none" w:sz="0" w:space="0" w:color="auto"/>
        <w:left w:val="none" w:sz="0" w:space="0" w:color="auto"/>
        <w:bottom w:val="none" w:sz="0" w:space="0" w:color="auto"/>
        <w:right w:val="none" w:sz="0" w:space="0" w:color="auto"/>
      </w:divBdr>
    </w:div>
    <w:div w:id="1741562732">
      <w:marLeft w:val="0"/>
      <w:marRight w:val="0"/>
      <w:marTop w:val="0"/>
      <w:marBottom w:val="0"/>
      <w:divBdr>
        <w:top w:val="none" w:sz="0" w:space="0" w:color="auto"/>
        <w:left w:val="none" w:sz="0" w:space="0" w:color="auto"/>
        <w:bottom w:val="none" w:sz="0" w:space="0" w:color="auto"/>
        <w:right w:val="none" w:sz="0" w:space="0" w:color="auto"/>
      </w:divBdr>
    </w:div>
    <w:div w:id="1741633049">
      <w:marLeft w:val="0"/>
      <w:marRight w:val="0"/>
      <w:marTop w:val="0"/>
      <w:marBottom w:val="0"/>
      <w:divBdr>
        <w:top w:val="none" w:sz="0" w:space="0" w:color="auto"/>
        <w:left w:val="none" w:sz="0" w:space="0" w:color="auto"/>
        <w:bottom w:val="none" w:sz="0" w:space="0" w:color="auto"/>
        <w:right w:val="none" w:sz="0" w:space="0" w:color="auto"/>
      </w:divBdr>
    </w:div>
    <w:div w:id="1741636942">
      <w:marLeft w:val="0"/>
      <w:marRight w:val="0"/>
      <w:marTop w:val="0"/>
      <w:marBottom w:val="0"/>
      <w:divBdr>
        <w:top w:val="none" w:sz="0" w:space="0" w:color="auto"/>
        <w:left w:val="none" w:sz="0" w:space="0" w:color="auto"/>
        <w:bottom w:val="none" w:sz="0" w:space="0" w:color="auto"/>
        <w:right w:val="none" w:sz="0" w:space="0" w:color="auto"/>
      </w:divBdr>
    </w:div>
    <w:div w:id="1741711430">
      <w:marLeft w:val="0"/>
      <w:marRight w:val="0"/>
      <w:marTop w:val="0"/>
      <w:marBottom w:val="0"/>
      <w:divBdr>
        <w:top w:val="none" w:sz="0" w:space="0" w:color="auto"/>
        <w:left w:val="none" w:sz="0" w:space="0" w:color="auto"/>
        <w:bottom w:val="none" w:sz="0" w:space="0" w:color="auto"/>
        <w:right w:val="none" w:sz="0" w:space="0" w:color="auto"/>
      </w:divBdr>
    </w:div>
    <w:div w:id="1741831570">
      <w:marLeft w:val="0"/>
      <w:marRight w:val="0"/>
      <w:marTop w:val="0"/>
      <w:marBottom w:val="0"/>
      <w:divBdr>
        <w:top w:val="none" w:sz="0" w:space="0" w:color="auto"/>
        <w:left w:val="none" w:sz="0" w:space="0" w:color="auto"/>
        <w:bottom w:val="none" w:sz="0" w:space="0" w:color="auto"/>
        <w:right w:val="none" w:sz="0" w:space="0" w:color="auto"/>
      </w:divBdr>
    </w:div>
    <w:div w:id="1742144370">
      <w:marLeft w:val="0"/>
      <w:marRight w:val="0"/>
      <w:marTop w:val="0"/>
      <w:marBottom w:val="0"/>
      <w:divBdr>
        <w:top w:val="none" w:sz="0" w:space="0" w:color="auto"/>
        <w:left w:val="none" w:sz="0" w:space="0" w:color="auto"/>
        <w:bottom w:val="none" w:sz="0" w:space="0" w:color="auto"/>
        <w:right w:val="none" w:sz="0" w:space="0" w:color="auto"/>
      </w:divBdr>
    </w:div>
    <w:div w:id="1742173014">
      <w:marLeft w:val="0"/>
      <w:marRight w:val="0"/>
      <w:marTop w:val="0"/>
      <w:marBottom w:val="0"/>
      <w:divBdr>
        <w:top w:val="none" w:sz="0" w:space="0" w:color="auto"/>
        <w:left w:val="none" w:sz="0" w:space="0" w:color="auto"/>
        <w:bottom w:val="none" w:sz="0" w:space="0" w:color="auto"/>
        <w:right w:val="none" w:sz="0" w:space="0" w:color="auto"/>
      </w:divBdr>
    </w:div>
    <w:div w:id="1742361749">
      <w:marLeft w:val="0"/>
      <w:marRight w:val="0"/>
      <w:marTop w:val="0"/>
      <w:marBottom w:val="0"/>
      <w:divBdr>
        <w:top w:val="none" w:sz="0" w:space="0" w:color="auto"/>
        <w:left w:val="none" w:sz="0" w:space="0" w:color="auto"/>
        <w:bottom w:val="none" w:sz="0" w:space="0" w:color="auto"/>
        <w:right w:val="none" w:sz="0" w:space="0" w:color="auto"/>
      </w:divBdr>
    </w:div>
    <w:div w:id="1742480144">
      <w:marLeft w:val="0"/>
      <w:marRight w:val="0"/>
      <w:marTop w:val="0"/>
      <w:marBottom w:val="0"/>
      <w:divBdr>
        <w:top w:val="none" w:sz="0" w:space="0" w:color="auto"/>
        <w:left w:val="none" w:sz="0" w:space="0" w:color="auto"/>
        <w:bottom w:val="none" w:sz="0" w:space="0" w:color="auto"/>
        <w:right w:val="none" w:sz="0" w:space="0" w:color="auto"/>
      </w:divBdr>
    </w:div>
    <w:div w:id="1742487328">
      <w:marLeft w:val="0"/>
      <w:marRight w:val="0"/>
      <w:marTop w:val="0"/>
      <w:marBottom w:val="0"/>
      <w:divBdr>
        <w:top w:val="none" w:sz="0" w:space="0" w:color="auto"/>
        <w:left w:val="none" w:sz="0" w:space="0" w:color="auto"/>
        <w:bottom w:val="none" w:sz="0" w:space="0" w:color="auto"/>
        <w:right w:val="none" w:sz="0" w:space="0" w:color="auto"/>
      </w:divBdr>
    </w:div>
    <w:div w:id="1742563614">
      <w:marLeft w:val="0"/>
      <w:marRight w:val="0"/>
      <w:marTop w:val="0"/>
      <w:marBottom w:val="0"/>
      <w:divBdr>
        <w:top w:val="none" w:sz="0" w:space="0" w:color="auto"/>
        <w:left w:val="none" w:sz="0" w:space="0" w:color="auto"/>
        <w:bottom w:val="none" w:sz="0" w:space="0" w:color="auto"/>
        <w:right w:val="none" w:sz="0" w:space="0" w:color="auto"/>
      </w:divBdr>
    </w:div>
    <w:div w:id="1742824037">
      <w:marLeft w:val="0"/>
      <w:marRight w:val="0"/>
      <w:marTop w:val="0"/>
      <w:marBottom w:val="0"/>
      <w:divBdr>
        <w:top w:val="none" w:sz="0" w:space="0" w:color="auto"/>
        <w:left w:val="none" w:sz="0" w:space="0" w:color="auto"/>
        <w:bottom w:val="none" w:sz="0" w:space="0" w:color="auto"/>
        <w:right w:val="none" w:sz="0" w:space="0" w:color="auto"/>
      </w:divBdr>
    </w:div>
    <w:div w:id="1742825527">
      <w:marLeft w:val="0"/>
      <w:marRight w:val="0"/>
      <w:marTop w:val="0"/>
      <w:marBottom w:val="0"/>
      <w:divBdr>
        <w:top w:val="none" w:sz="0" w:space="0" w:color="auto"/>
        <w:left w:val="none" w:sz="0" w:space="0" w:color="auto"/>
        <w:bottom w:val="none" w:sz="0" w:space="0" w:color="auto"/>
        <w:right w:val="none" w:sz="0" w:space="0" w:color="auto"/>
      </w:divBdr>
    </w:div>
    <w:div w:id="1742831489">
      <w:marLeft w:val="0"/>
      <w:marRight w:val="0"/>
      <w:marTop w:val="0"/>
      <w:marBottom w:val="0"/>
      <w:divBdr>
        <w:top w:val="none" w:sz="0" w:space="0" w:color="auto"/>
        <w:left w:val="none" w:sz="0" w:space="0" w:color="auto"/>
        <w:bottom w:val="none" w:sz="0" w:space="0" w:color="auto"/>
        <w:right w:val="none" w:sz="0" w:space="0" w:color="auto"/>
      </w:divBdr>
    </w:div>
    <w:div w:id="1742870176">
      <w:marLeft w:val="0"/>
      <w:marRight w:val="0"/>
      <w:marTop w:val="0"/>
      <w:marBottom w:val="0"/>
      <w:divBdr>
        <w:top w:val="none" w:sz="0" w:space="0" w:color="auto"/>
        <w:left w:val="none" w:sz="0" w:space="0" w:color="auto"/>
        <w:bottom w:val="none" w:sz="0" w:space="0" w:color="auto"/>
        <w:right w:val="none" w:sz="0" w:space="0" w:color="auto"/>
      </w:divBdr>
    </w:div>
    <w:div w:id="1743019291">
      <w:marLeft w:val="0"/>
      <w:marRight w:val="0"/>
      <w:marTop w:val="0"/>
      <w:marBottom w:val="0"/>
      <w:divBdr>
        <w:top w:val="none" w:sz="0" w:space="0" w:color="auto"/>
        <w:left w:val="none" w:sz="0" w:space="0" w:color="auto"/>
        <w:bottom w:val="none" w:sz="0" w:space="0" w:color="auto"/>
        <w:right w:val="none" w:sz="0" w:space="0" w:color="auto"/>
      </w:divBdr>
    </w:div>
    <w:div w:id="1743020896">
      <w:marLeft w:val="480"/>
      <w:marRight w:val="0"/>
      <w:marTop w:val="0"/>
      <w:marBottom w:val="0"/>
      <w:divBdr>
        <w:top w:val="none" w:sz="0" w:space="0" w:color="auto"/>
        <w:left w:val="none" w:sz="0" w:space="0" w:color="auto"/>
        <w:bottom w:val="none" w:sz="0" w:space="0" w:color="auto"/>
        <w:right w:val="none" w:sz="0" w:space="0" w:color="auto"/>
      </w:divBdr>
    </w:div>
    <w:div w:id="1743209898">
      <w:marLeft w:val="0"/>
      <w:marRight w:val="0"/>
      <w:marTop w:val="0"/>
      <w:marBottom w:val="0"/>
      <w:divBdr>
        <w:top w:val="none" w:sz="0" w:space="0" w:color="auto"/>
        <w:left w:val="none" w:sz="0" w:space="0" w:color="auto"/>
        <w:bottom w:val="none" w:sz="0" w:space="0" w:color="auto"/>
        <w:right w:val="none" w:sz="0" w:space="0" w:color="auto"/>
      </w:divBdr>
    </w:div>
    <w:div w:id="1743261136">
      <w:marLeft w:val="0"/>
      <w:marRight w:val="0"/>
      <w:marTop w:val="0"/>
      <w:marBottom w:val="0"/>
      <w:divBdr>
        <w:top w:val="none" w:sz="0" w:space="0" w:color="auto"/>
        <w:left w:val="none" w:sz="0" w:space="0" w:color="auto"/>
        <w:bottom w:val="none" w:sz="0" w:space="0" w:color="auto"/>
        <w:right w:val="none" w:sz="0" w:space="0" w:color="auto"/>
      </w:divBdr>
    </w:div>
    <w:div w:id="1743290109">
      <w:marLeft w:val="0"/>
      <w:marRight w:val="0"/>
      <w:marTop w:val="0"/>
      <w:marBottom w:val="0"/>
      <w:divBdr>
        <w:top w:val="none" w:sz="0" w:space="0" w:color="auto"/>
        <w:left w:val="none" w:sz="0" w:space="0" w:color="auto"/>
        <w:bottom w:val="none" w:sz="0" w:space="0" w:color="auto"/>
        <w:right w:val="none" w:sz="0" w:space="0" w:color="auto"/>
      </w:divBdr>
    </w:div>
    <w:div w:id="1743335094">
      <w:marLeft w:val="0"/>
      <w:marRight w:val="0"/>
      <w:marTop w:val="0"/>
      <w:marBottom w:val="0"/>
      <w:divBdr>
        <w:top w:val="none" w:sz="0" w:space="0" w:color="auto"/>
        <w:left w:val="none" w:sz="0" w:space="0" w:color="auto"/>
        <w:bottom w:val="none" w:sz="0" w:space="0" w:color="auto"/>
        <w:right w:val="none" w:sz="0" w:space="0" w:color="auto"/>
      </w:divBdr>
    </w:div>
    <w:div w:id="1743521592">
      <w:marLeft w:val="0"/>
      <w:marRight w:val="0"/>
      <w:marTop w:val="0"/>
      <w:marBottom w:val="0"/>
      <w:divBdr>
        <w:top w:val="none" w:sz="0" w:space="0" w:color="auto"/>
        <w:left w:val="none" w:sz="0" w:space="0" w:color="auto"/>
        <w:bottom w:val="none" w:sz="0" w:space="0" w:color="auto"/>
        <w:right w:val="none" w:sz="0" w:space="0" w:color="auto"/>
      </w:divBdr>
    </w:div>
    <w:div w:id="1743599186">
      <w:bodyDiv w:val="1"/>
      <w:marLeft w:val="0"/>
      <w:marRight w:val="0"/>
      <w:marTop w:val="0"/>
      <w:marBottom w:val="0"/>
      <w:divBdr>
        <w:top w:val="none" w:sz="0" w:space="0" w:color="auto"/>
        <w:left w:val="none" w:sz="0" w:space="0" w:color="auto"/>
        <w:bottom w:val="none" w:sz="0" w:space="0" w:color="auto"/>
        <w:right w:val="none" w:sz="0" w:space="0" w:color="auto"/>
      </w:divBdr>
    </w:div>
    <w:div w:id="1743599290">
      <w:marLeft w:val="0"/>
      <w:marRight w:val="0"/>
      <w:marTop w:val="0"/>
      <w:marBottom w:val="0"/>
      <w:divBdr>
        <w:top w:val="none" w:sz="0" w:space="0" w:color="auto"/>
        <w:left w:val="none" w:sz="0" w:space="0" w:color="auto"/>
        <w:bottom w:val="none" w:sz="0" w:space="0" w:color="auto"/>
        <w:right w:val="none" w:sz="0" w:space="0" w:color="auto"/>
      </w:divBdr>
    </w:div>
    <w:div w:id="1743720959">
      <w:marLeft w:val="0"/>
      <w:marRight w:val="0"/>
      <w:marTop w:val="0"/>
      <w:marBottom w:val="0"/>
      <w:divBdr>
        <w:top w:val="none" w:sz="0" w:space="0" w:color="auto"/>
        <w:left w:val="none" w:sz="0" w:space="0" w:color="auto"/>
        <w:bottom w:val="none" w:sz="0" w:space="0" w:color="auto"/>
        <w:right w:val="none" w:sz="0" w:space="0" w:color="auto"/>
      </w:divBdr>
    </w:div>
    <w:div w:id="1743939992">
      <w:marLeft w:val="0"/>
      <w:marRight w:val="0"/>
      <w:marTop w:val="0"/>
      <w:marBottom w:val="0"/>
      <w:divBdr>
        <w:top w:val="none" w:sz="0" w:space="0" w:color="auto"/>
        <w:left w:val="none" w:sz="0" w:space="0" w:color="auto"/>
        <w:bottom w:val="none" w:sz="0" w:space="0" w:color="auto"/>
        <w:right w:val="none" w:sz="0" w:space="0" w:color="auto"/>
      </w:divBdr>
    </w:div>
    <w:div w:id="1743943185">
      <w:marLeft w:val="0"/>
      <w:marRight w:val="0"/>
      <w:marTop w:val="0"/>
      <w:marBottom w:val="0"/>
      <w:divBdr>
        <w:top w:val="none" w:sz="0" w:space="0" w:color="auto"/>
        <w:left w:val="none" w:sz="0" w:space="0" w:color="auto"/>
        <w:bottom w:val="none" w:sz="0" w:space="0" w:color="auto"/>
        <w:right w:val="none" w:sz="0" w:space="0" w:color="auto"/>
      </w:divBdr>
    </w:div>
    <w:div w:id="1743944547">
      <w:marLeft w:val="0"/>
      <w:marRight w:val="0"/>
      <w:marTop w:val="0"/>
      <w:marBottom w:val="0"/>
      <w:divBdr>
        <w:top w:val="none" w:sz="0" w:space="0" w:color="auto"/>
        <w:left w:val="none" w:sz="0" w:space="0" w:color="auto"/>
        <w:bottom w:val="none" w:sz="0" w:space="0" w:color="auto"/>
        <w:right w:val="none" w:sz="0" w:space="0" w:color="auto"/>
      </w:divBdr>
    </w:div>
    <w:div w:id="1743991076">
      <w:marLeft w:val="0"/>
      <w:marRight w:val="0"/>
      <w:marTop w:val="0"/>
      <w:marBottom w:val="0"/>
      <w:divBdr>
        <w:top w:val="none" w:sz="0" w:space="0" w:color="auto"/>
        <w:left w:val="none" w:sz="0" w:space="0" w:color="auto"/>
        <w:bottom w:val="none" w:sz="0" w:space="0" w:color="auto"/>
        <w:right w:val="none" w:sz="0" w:space="0" w:color="auto"/>
      </w:divBdr>
    </w:div>
    <w:div w:id="1743991287">
      <w:marLeft w:val="0"/>
      <w:marRight w:val="0"/>
      <w:marTop w:val="0"/>
      <w:marBottom w:val="0"/>
      <w:divBdr>
        <w:top w:val="none" w:sz="0" w:space="0" w:color="auto"/>
        <w:left w:val="none" w:sz="0" w:space="0" w:color="auto"/>
        <w:bottom w:val="none" w:sz="0" w:space="0" w:color="auto"/>
        <w:right w:val="none" w:sz="0" w:space="0" w:color="auto"/>
      </w:divBdr>
    </w:div>
    <w:div w:id="1744138258">
      <w:marLeft w:val="0"/>
      <w:marRight w:val="0"/>
      <w:marTop w:val="0"/>
      <w:marBottom w:val="0"/>
      <w:divBdr>
        <w:top w:val="none" w:sz="0" w:space="0" w:color="auto"/>
        <w:left w:val="none" w:sz="0" w:space="0" w:color="auto"/>
        <w:bottom w:val="none" w:sz="0" w:space="0" w:color="auto"/>
        <w:right w:val="none" w:sz="0" w:space="0" w:color="auto"/>
      </w:divBdr>
    </w:div>
    <w:div w:id="1744453011">
      <w:marLeft w:val="0"/>
      <w:marRight w:val="0"/>
      <w:marTop w:val="0"/>
      <w:marBottom w:val="0"/>
      <w:divBdr>
        <w:top w:val="none" w:sz="0" w:space="0" w:color="auto"/>
        <w:left w:val="none" w:sz="0" w:space="0" w:color="auto"/>
        <w:bottom w:val="none" w:sz="0" w:space="0" w:color="auto"/>
        <w:right w:val="none" w:sz="0" w:space="0" w:color="auto"/>
      </w:divBdr>
    </w:div>
    <w:div w:id="1744641284">
      <w:marLeft w:val="0"/>
      <w:marRight w:val="0"/>
      <w:marTop w:val="0"/>
      <w:marBottom w:val="0"/>
      <w:divBdr>
        <w:top w:val="none" w:sz="0" w:space="0" w:color="auto"/>
        <w:left w:val="none" w:sz="0" w:space="0" w:color="auto"/>
        <w:bottom w:val="none" w:sz="0" w:space="0" w:color="auto"/>
        <w:right w:val="none" w:sz="0" w:space="0" w:color="auto"/>
      </w:divBdr>
    </w:div>
    <w:div w:id="1744832451">
      <w:marLeft w:val="0"/>
      <w:marRight w:val="0"/>
      <w:marTop w:val="0"/>
      <w:marBottom w:val="0"/>
      <w:divBdr>
        <w:top w:val="none" w:sz="0" w:space="0" w:color="auto"/>
        <w:left w:val="none" w:sz="0" w:space="0" w:color="auto"/>
        <w:bottom w:val="none" w:sz="0" w:space="0" w:color="auto"/>
        <w:right w:val="none" w:sz="0" w:space="0" w:color="auto"/>
      </w:divBdr>
    </w:div>
    <w:div w:id="1744839710">
      <w:marLeft w:val="0"/>
      <w:marRight w:val="0"/>
      <w:marTop w:val="0"/>
      <w:marBottom w:val="0"/>
      <w:divBdr>
        <w:top w:val="none" w:sz="0" w:space="0" w:color="auto"/>
        <w:left w:val="none" w:sz="0" w:space="0" w:color="auto"/>
        <w:bottom w:val="none" w:sz="0" w:space="0" w:color="auto"/>
        <w:right w:val="none" w:sz="0" w:space="0" w:color="auto"/>
      </w:divBdr>
    </w:div>
    <w:div w:id="1744908386">
      <w:marLeft w:val="0"/>
      <w:marRight w:val="0"/>
      <w:marTop w:val="0"/>
      <w:marBottom w:val="0"/>
      <w:divBdr>
        <w:top w:val="none" w:sz="0" w:space="0" w:color="auto"/>
        <w:left w:val="none" w:sz="0" w:space="0" w:color="auto"/>
        <w:bottom w:val="none" w:sz="0" w:space="0" w:color="auto"/>
        <w:right w:val="none" w:sz="0" w:space="0" w:color="auto"/>
      </w:divBdr>
    </w:div>
    <w:div w:id="1744986770">
      <w:marLeft w:val="0"/>
      <w:marRight w:val="0"/>
      <w:marTop w:val="0"/>
      <w:marBottom w:val="0"/>
      <w:divBdr>
        <w:top w:val="none" w:sz="0" w:space="0" w:color="auto"/>
        <w:left w:val="none" w:sz="0" w:space="0" w:color="auto"/>
        <w:bottom w:val="none" w:sz="0" w:space="0" w:color="auto"/>
        <w:right w:val="none" w:sz="0" w:space="0" w:color="auto"/>
      </w:divBdr>
    </w:div>
    <w:div w:id="1744987089">
      <w:bodyDiv w:val="1"/>
      <w:marLeft w:val="0"/>
      <w:marRight w:val="0"/>
      <w:marTop w:val="0"/>
      <w:marBottom w:val="0"/>
      <w:divBdr>
        <w:top w:val="none" w:sz="0" w:space="0" w:color="auto"/>
        <w:left w:val="none" w:sz="0" w:space="0" w:color="auto"/>
        <w:bottom w:val="none" w:sz="0" w:space="0" w:color="auto"/>
        <w:right w:val="none" w:sz="0" w:space="0" w:color="auto"/>
      </w:divBdr>
    </w:div>
    <w:div w:id="1744991565">
      <w:marLeft w:val="0"/>
      <w:marRight w:val="0"/>
      <w:marTop w:val="0"/>
      <w:marBottom w:val="0"/>
      <w:divBdr>
        <w:top w:val="none" w:sz="0" w:space="0" w:color="auto"/>
        <w:left w:val="none" w:sz="0" w:space="0" w:color="auto"/>
        <w:bottom w:val="none" w:sz="0" w:space="0" w:color="auto"/>
        <w:right w:val="none" w:sz="0" w:space="0" w:color="auto"/>
      </w:divBdr>
    </w:div>
    <w:div w:id="1745058369">
      <w:marLeft w:val="0"/>
      <w:marRight w:val="0"/>
      <w:marTop w:val="0"/>
      <w:marBottom w:val="0"/>
      <w:divBdr>
        <w:top w:val="none" w:sz="0" w:space="0" w:color="auto"/>
        <w:left w:val="none" w:sz="0" w:space="0" w:color="auto"/>
        <w:bottom w:val="none" w:sz="0" w:space="0" w:color="auto"/>
        <w:right w:val="none" w:sz="0" w:space="0" w:color="auto"/>
      </w:divBdr>
    </w:div>
    <w:div w:id="1745180845">
      <w:marLeft w:val="0"/>
      <w:marRight w:val="0"/>
      <w:marTop w:val="0"/>
      <w:marBottom w:val="0"/>
      <w:divBdr>
        <w:top w:val="none" w:sz="0" w:space="0" w:color="auto"/>
        <w:left w:val="none" w:sz="0" w:space="0" w:color="auto"/>
        <w:bottom w:val="none" w:sz="0" w:space="0" w:color="auto"/>
        <w:right w:val="none" w:sz="0" w:space="0" w:color="auto"/>
      </w:divBdr>
    </w:div>
    <w:div w:id="1745182104">
      <w:marLeft w:val="0"/>
      <w:marRight w:val="0"/>
      <w:marTop w:val="0"/>
      <w:marBottom w:val="0"/>
      <w:divBdr>
        <w:top w:val="none" w:sz="0" w:space="0" w:color="auto"/>
        <w:left w:val="none" w:sz="0" w:space="0" w:color="auto"/>
        <w:bottom w:val="none" w:sz="0" w:space="0" w:color="auto"/>
        <w:right w:val="none" w:sz="0" w:space="0" w:color="auto"/>
      </w:divBdr>
    </w:div>
    <w:div w:id="1745183958">
      <w:marLeft w:val="0"/>
      <w:marRight w:val="0"/>
      <w:marTop w:val="0"/>
      <w:marBottom w:val="0"/>
      <w:divBdr>
        <w:top w:val="none" w:sz="0" w:space="0" w:color="auto"/>
        <w:left w:val="none" w:sz="0" w:space="0" w:color="auto"/>
        <w:bottom w:val="none" w:sz="0" w:space="0" w:color="auto"/>
        <w:right w:val="none" w:sz="0" w:space="0" w:color="auto"/>
      </w:divBdr>
    </w:div>
    <w:div w:id="1745184704">
      <w:marLeft w:val="0"/>
      <w:marRight w:val="0"/>
      <w:marTop w:val="0"/>
      <w:marBottom w:val="0"/>
      <w:divBdr>
        <w:top w:val="none" w:sz="0" w:space="0" w:color="auto"/>
        <w:left w:val="none" w:sz="0" w:space="0" w:color="auto"/>
        <w:bottom w:val="none" w:sz="0" w:space="0" w:color="auto"/>
        <w:right w:val="none" w:sz="0" w:space="0" w:color="auto"/>
      </w:divBdr>
    </w:div>
    <w:div w:id="1745298624">
      <w:marLeft w:val="0"/>
      <w:marRight w:val="0"/>
      <w:marTop w:val="0"/>
      <w:marBottom w:val="0"/>
      <w:divBdr>
        <w:top w:val="none" w:sz="0" w:space="0" w:color="auto"/>
        <w:left w:val="none" w:sz="0" w:space="0" w:color="auto"/>
        <w:bottom w:val="none" w:sz="0" w:space="0" w:color="auto"/>
        <w:right w:val="none" w:sz="0" w:space="0" w:color="auto"/>
      </w:divBdr>
    </w:div>
    <w:div w:id="1745369421">
      <w:marLeft w:val="480"/>
      <w:marRight w:val="0"/>
      <w:marTop w:val="0"/>
      <w:marBottom w:val="0"/>
      <w:divBdr>
        <w:top w:val="none" w:sz="0" w:space="0" w:color="auto"/>
        <w:left w:val="none" w:sz="0" w:space="0" w:color="auto"/>
        <w:bottom w:val="none" w:sz="0" w:space="0" w:color="auto"/>
        <w:right w:val="none" w:sz="0" w:space="0" w:color="auto"/>
      </w:divBdr>
    </w:div>
    <w:div w:id="1745446630">
      <w:marLeft w:val="0"/>
      <w:marRight w:val="0"/>
      <w:marTop w:val="0"/>
      <w:marBottom w:val="0"/>
      <w:divBdr>
        <w:top w:val="none" w:sz="0" w:space="0" w:color="auto"/>
        <w:left w:val="none" w:sz="0" w:space="0" w:color="auto"/>
        <w:bottom w:val="none" w:sz="0" w:space="0" w:color="auto"/>
        <w:right w:val="none" w:sz="0" w:space="0" w:color="auto"/>
      </w:divBdr>
    </w:div>
    <w:div w:id="1745492367">
      <w:marLeft w:val="0"/>
      <w:marRight w:val="0"/>
      <w:marTop w:val="0"/>
      <w:marBottom w:val="0"/>
      <w:divBdr>
        <w:top w:val="none" w:sz="0" w:space="0" w:color="auto"/>
        <w:left w:val="none" w:sz="0" w:space="0" w:color="auto"/>
        <w:bottom w:val="none" w:sz="0" w:space="0" w:color="auto"/>
        <w:right w:val="none" w:sz="0" w:space="0" w:color="auto"/>
      </w:divBdr>
    </w:div>
    <w:div w:id="1745562619">
      <w:marLeft w:val="0"/>
      <w:marRight w:val="0"/>
      <w:marTop w:val="0"/>
      <w:marBottom w:val="0"/>
      <w:divBdr>
        <w:top w:val="none" w:sz="0" w:space="0" w:color="auto"/>
        <w:left w:val="none" w:sz="0" w:space="0" w:color="auto"/>
        <w:bottom w:val="none" w:sz="0" w:space="0" w:color="auto"/>
        <w:right w:val="none" w:sz="0" w:space="0" w:color="auto"/>
      </w:divBdr>
    </w:div>
    <w:div w:id="1745714395">
      <w:marLeft w:val="0"/>
      <w:marRight w:val="0"/>
      <w:marTop w:val="0"/>
      <w:marBottom w:val="0"/>
      <w:divBdr>
        <w:top w:val="none" w:sz="0" w:space="0" w:color="auto"/>
        <w:left w:val="none" w:sz="0" w:space="0" w:color="auto"/>
        <w:bottom w:val="none" w:sz="0" w:space="0" w:color="auto"/>
        <w:right w:val="none" w:sz="0" w:space="0" w:color="auto"/>
      </w:divBdr>
    </w:div>
    <w:div w:id="1745763400">
      <w:marLeft w:val="0"/>
      <w:marRight w:val="0"/>
      <w:marTop w:val="0"/>
      <w:marBottom w:val="0"/>
      <w:divBdr>
        <w:top w:val="none" w:sz="0" w:space="0" w:color="auto"/>
        <w:left w:val="none" w:sz="0" w:space="0" w:color="auto"/>
        <w:bottom w:val="none" w:sz="0" w:space="0" w:color="auto"/>
        <w:right w:val="none" w:sz="0" w:space="0" w:color="auto"/>
      </w:divBdr>
    </w:div>
    <w:div w:id="1745910366">
      <w:marLeft w:val="0"/>
      <w:marRight w:val="0"/>
      <w:marTop w:val="0"/>
      <w:marBottom w:val="0"/>
      <w:divBdr>
        <w:top w:val="none" w:sz="0" w:space="0" w:color="auto"/>
        <w:left w:val="none" w:sz="0" w:space="0" w:color="auto"/>
        <w:bottom w:val="none" w:sz="0" w:space="0" w:color="auto"/>
        <w:right w:val="none" w:sz="0" w:space="0" w:color="auto"/>
      </w:divBdr>
    </w:div>
    <w:div w:id="1745949989">
      <w:marLeft w:val="0"/>
      <w:marRight w:val="0"/>
      <w:marTop w:val="0"/>
      <w:marBottom w:val="0"/>
      <w:divBdr>
        <w:top w:val="none" w:sz="0" w:space="0" w:color="auto"/>
        <w:left w:val="none" w:sz="0" w:space="0" w:color="auto"/>
        <w:bottom w:val="none" w:sz="0" w:space="0" w:color="auto"/>
        <w:right w:val="none" w:sz="0" w:space="0" w:color="auto"/>
      </w:divBdr>
    </w:div>
    <w:div w:id="1745952424">
      <w:marLeft w:val="0"/>
      <w:marRight w:val="0"/>
      <w:marTop w:val="0"/>
      <w:marBottom w:val="0"/>
      <w:divBdr>
        <w:top w:val="none" w:sz="0" w:space="0" w:color="auto"/>
        <w:left w:val="none" w:sz="0" w:space="0" w:color="auto"/>
        <w:bottom w:val="none" w:sz="0" w:space="0" w:color="auto"/>
        <w:right w:val="none" w:sz="0" w:space="0" w:color="auto"/>
      </w:divBdr>
    </w:div>
    <w:div w:id="1746026231">
      <w:marLeft w:val="0"/>
      <w:marRight w:val="0"/>
      <w:marTop w:val="0"/>
      <w:marBottom w:val="0"/>
      <w:divBdr>
        <w:top w:val="none" w:sz="0" w:space="0" w:color="auto"/>
        <w:left w:val="none" w:sz="0" w:space="0" w:color="auto"/>
        <w:bottom w:val="none" w:sz="0" w:space="0" w:color="auto"/>
        <w:right w:val="none" w:sz="0" w:space="0" w:color="auto"/>
      </w:divBdr>
    </w:div>
    <w:div w:id="1746149968">
      <w:marLeft w:val="0"/>
      <w:marRight w:val="0"/>
      <w:marTop w:val="0"/>
      <w:marBottom w:val="0"/>
      <w:divBdr>
        <w:top w:val="none" w:sz="0" w:space="0" w:color="auto"/>
        <w:left w:val="none" w:sz="0" w:space="0" w:color="auto"/>
        <w:bottom w:val="none" w:sz="0" w:space="0" w:color="auto"/>
        <w:right w:val="none" w:sz="0" w:space="0" w:color="auto"/>
      </w:divBdr>
    </w:div>
    <w:div w:id="1746225968">
      <w:marLeft w:val="0"/>
      <w:marRight w:val="0"/>
      <w:marTop w:val="0"/>
      <w:marBottom w:val="0"/>
      <w:divBdr>
        <w:top w:val="none" w:sz="0" w:space="0" w:color="auto"/>
        <w:left w:val="none" w:sz="0" w:space="0" w:color="auto"/>
        <w:bottom w:val="none" w:sz="0" w:space="0" w:color="auto"/>
        <w:right w:val="none" w:sz="0" w:space="0" w:color="auto"/>
      </w:divBdr>
    </w:div>
    <w:div w:id="1746294569">
      <w:marLeft w:val="0"/>
      <w:marRight w:val="0"/>
      <w:marTop w:val="0"/>
      <w:marBottom w:val="0"/>
      <w:divBdr>
        <w:top w:val="none" w:sz="0" w:space="0" w:color="auto"/>
        <w:left w:val="none" w:sz="0" w:space="0" w:color="auto"/>
        <w:bottom w:val="none" w:sz="0" w:space="0" w:color="auto"/>
        <w:right w:val="none" w:sz="0" w:space="0" w:color="auto"/>
      </w:divBdr>
    </w:div>
    <w:div w:id="1746340619">
      <w:marLeft w:val="0"/>
      <w:marRight w:val="0"/>
      <w:marTop w:val="0"/>
      <w:marBottom w:val="0"/>
      <w:divBdr>
        <w:top w:val="none" w:sz="0" w:space="0" w:color="auto"/>
        <w:left w:val="none" w:sz="0" w:space="0" w:color="auto"/>
        <w:bottom w:val="none" w:sz="0" w:space="0" w:color="auto"/>
        <w:right w:val="none" w:sz="0" w:space="0" w:color="auto"/>
      </w:divBdr>
    </w:div>
    <w:div w:id="1746344441">
      <w:marLeft w:val="0"/>
      <w:marRight w:val="0"/>
      <w:marTop w:val="0"/>
      <w:marBottom w:val="0"/>
      <w:divBdr>
        <w:top w:val="none" w:sz="0" w:space="0" w:color="auto"/>
        <w:left w:val="none" w:sz="0" w:space="0" w:color="auto"/>
        <w:bottom w:val="none" w:sz="0" w:space="0" w:color="auto"/>
        <w:right w:val="none" w:sz="0" w:space="0" w:color="auto"/>
      </w:divBdr>
    </w:div>
    <w:div w:id="1746494271">
      <w:marLeft w:val="0"/>
      <w:marRight w:val="0"/>
      <w:marTop w:val="0"/>
      <w:marBottom w:val="0"/>
      <w:divBdr>
        <w:top w:val="none" w:sz="0" w:space="0" w:color="auto"/>
        <w:left w:val="none" w:sz="0" w:space="0" w:color="auto"/>
        <w:bottom w:val="none" w:sz="0" w:space="0" w:color="auto"/>
        <w:right w:val="none" w:sz="0" w:space="0" w:color="auto"/>
      </w:divBdr>
    </w:div>
    <w:div w:id="1746562211">
      <w:marLeft w:val="0"/>
      <w:marRight w:val="0"/>
      <w:marTop w:val="0"/>
      <w:marBottom w:val="0"/>
      <w:divBdr>
        <w:top w:val="none" w:sz="0" w:space="0" w:color="auto"/>
        <w:left w:val="none" w:sz="0" w:space="0" w:color="auto"/>
        <w:bottom w:val="none" w:sz="0" w:space="0" w:color="auto"/>
        <w:right w:val="none" w:sz="0" w:space="0" w:color="auto"/>
      </w:divBdr>
    </w:div>
    <w:div w:id="1746562439">
      <w:marLeft w:val="0"/>
      <w:marRight w:val="0"/>
      <w:marTop w:val="0"/>
      <w:marBottom w:val="0"/>
      <w:divBdr>
        <w:top w:val="none" w:sz="0" w:space="0" w:color="auto"/>
        <w:left w:val="none" w:sz="0" w:space="0" w:color="auto"/>
        <w:bottom w:val="none" w:sz="0" w:space="0" w:color="auto"/>
        <w:right w:val="none" w:sz="0" w:space="0" w:color="auto"/>
      </w:divBdr>
    </w:div>
    <w:div w:id="1746604380">
      <w:marLeft w:val="0"/>
      <w:marRight w:val="0"/>
      <w:marTop w:val="0"/>
      <w:marBottom w:val="0"/>
      <w:divBdr>
        <w:top w:val="none" w:sz="0" w:space="0" w:color="auto"/>
        <w:left w:val="none" w:sz="0" w:space="0" w:color="auto"/>
        <w:bottom w:val="none" w:sz="0" w:space="0" w:color="auto"/>
        <w:right w:val="none" w:sz="0" w:space="0" w:color="auto"/>
      </w:divBdr>
    </w:div>
    <w:div w:id="1746606438">
      <w:marLeft w:val="0"/>
      <w:marRight w:val="0"/>
      <w:marTop w:val="0"/>
      <w:marBottom w:val="0"/>
      <w:divBdr>
        <w:top w:val="none" w:sz="0" w:space="0" w:color="auto"/>
        <w:left w:val="none" w:sz="0" w:space="0" w:color="auto"/>
        <w:bottom w:val="none" w:sz="0" w:space="0" w:color="auto"/>
        <w:right w:val="none" w:sz="0" w:space="0" w:color="auto"/>
      </w:divBdr>
    </w:div>
    <w:div w:id="1746606450">
      <w:marLeft w:val="0"/>
      <w:marRight w:val="0"/>
      <w:marTop w:val="0"/>
      <w:marBottom w:val="0"/>
      <w:divBdr>
        <w:top w:val="none" w:sz="0" w:space="0" w:color="auto"/>
        <w:left w:val="none" w:sz="0" w:space="0" w:color="auto"/>
        <w:bottom w:val="none" w:sz="0" w:space="0" w:color="auto"/>
        <w:right w:val="none" w:sz="0" w:space="0" w:color="auto"/>
      </w:divBdr>
    </w:div>
    <w:div w:id="1746607575">
      <w:marLeft w:val="0"/>
      <w:marRight w:val="0"/>
      <w:marTop w:val="0"/>
      <w:marBottom w:val="0"/>
      <w:divBdr>
        <w:top w:val="none" w:sz="0" w:space="0" w:color="auto"/>
        <w:left w:val="none" w:sz="0" w:space="0" w:color="auto"/>
        <w:bottom w:val="none" w:sz="0" w:space="0" w:color="auto"/>
        <w:right w:val="none" w:sz="0" w:space="0" w:color="auto"/>
      </w:divBdr>
    </w:div>
    <w:div w:id="1746680762">
      <w:marLeft w:val="0"/>
      <w:marRight w:val="0"/>
      <w:marTop w:val="0"/>
      <w:marBottom w:val="0"/>
      <w:divBdr>
        <w:top w:val="none" w:sz="0" w:space="0" w:color="auto"/>
        <w:left w:val="none" w:sz="0" w:space="0" w:color="auto"/>
        <w:bottom w:val="none" w:sz="0" w:space="0" w:color="auto"/>
        <w:right w:val="none" w:sz="0" w:space="0" w:color="auto"/>
      </w:divBdr>
    </w:div>
    <w:div w:id="1746684868">
      <w:marLeft w:val="0"/>
      <w:marRight w:val="0"/>
      <w:marTop w:val="0"/>
      <w:marBottom w:val="0"/>
      <w:divBdr>
        <w:top w:val="none" w:sz="0" w:space="0" w:color="auto"/>
        <w:left w:val="none" w:sz="0" w:space="0" w:color="auto"/>
        <w:bottom w:val="none" w:sz="0" w:space="0" w:color="auto"/>
        <w:right w:val="none" w:sz="0" w:space="0" w:color="auto"/>
      </w:divBdr>
    </w:div>
    <w:div w:id="1746756539">
      <w:marLeft w:val="0"/>
      <w:marRight w:val="0"/>
      <w:marTop w:val="0"/>
      <w:marBottom w:val="0"/>
      <w:divBdr>
        <w:top w:val="none" w:sz="0" w:space="0" w:color="auto"/>
        <w:left w:val="none" w:sz="0" w:space="0" w:color="auto"/>
        <w:bottom w:val="none" w:sz="0" w:space="0" w:color="auto"/>
        <w:right w:val="none" w:sz="0" w:space="0" w:color="auto"/>
      </w:divBdr>
    </w:div>
    <w:div w:id="1746760397">
      <w:marLeft w:val="0"/>
      <w:marRight w:val="0"/>
      <w:marTop w:val="0"/>
      <w:marBottom w:val="0"/>
      <w:divBdr>
        <w:top w:val="none" w:sz="0" w:space="0" w:color="auto"/>
        <w:left w:val="none" w:sz="0" w:space="0" w:color="auto"/>
        <w:bottom w:val="none" w:sz="0" w:space="0" w:color="auto"/>
        <w:right w:val="none" w:sz="0" w:space="0" w:color="auto"/>
      </w:divBdr>
    </w:div>
    <w:div w:id="1746762032">
      <w:marLeft w:val="0"/>
      <w:marRight w:val="0"/>
      <w:marTop w:val="0"/>
      <w:marBottom w:val="0"/>
      <w:divBdr>
        <w:top w:val="none" w:sz="0" w:space="0" w:color="auto"/>
        <w:left w:val="none" w:sz="0" w:space="0" w:color="auto"/>
        <w:bottom w:val="none" w:sz="0" w:space="0" w:color="auto"/>
        <w:right w:val="none" w:sz="0" w:space="0" w:color="auto"/>
      </w:divBdr>
    </w:div>
    <w:div w:id="1746762522">
      <w:marLeft w:val="0"/>
      <w:marRight w:val="0"/>
      <w:marTop w:val="0"/>
      <w:marBottom w:val="0"/>
      <w:divBdr>
        <w:top w:val="none" w:sz="0" w:space="0" w:color="auto"/>
        <w:left w:val="none" w:sz="0" w:space="0" w:color="auto"/>
        <w:bottom w:val="none" w:sz="0" w:space="0" w:color="auto"/>
        <w:right w:val="none" w:sz="0" w:space="0" w:color="auto"/>
      </w:divBdr>
    </w:div>
    <w:div w:id="1746800342">
      <w:marLeft w:val="0"/>
      <w:marRight w:val="0"/>
      <w:marTop w:val="0"/>
      <w:marBottom w:val="0"/>
      <w:divBdr>
        <w:top w:val="none" w:sz="0" w:space="0" w:color="auto"/>
        <w:left w:val="none" w:sz="0" w:space="0" w:color="auto"/>
        <w:bottom w:val="none" w:sz="0" w:space="0" w:color="auto"/>
        <w:right w:val="none" w:sz="0" w:space="0" w:color="auto"/>
      </w:divBdr>
    </w:div>
    <w:div w:id="1747024437">
      <w:marLeft w:val="0"/>
      <w:marRight w:val="0"/>
      <w:marTop w:val="0"/>
      <w:marBottom w:val="0"/>
      <w:divBdr>
        <w:top w:val="none" w:sz="0" w:space="0" w:color="auto"/>
        <w:left w:val="none" w:sz="0" w:space="0" w:color="auto"/>
        <w:bottom w:val="none" w:sz="0" w:space="0" w:color="auto"/>
        <w:right w:val="none" w:sz="0" w:space="0" w:color="auto"/>
      </w:divBdr>
    </w:div>
    <w:div w:id="1747066112">
      <w:marLeft w:val="0"/>
      <w:marRight w:val="0"/>
      <w:marTop w:val="0"/>
      <w:marBottom w:val="0"/>
      <w:divBdr>
        <w:top w:val="none" w:sz="0" w:space="0" w:color="auto"/>
        <w:left w:val="none" w:sz="0" w:space="0" w:color="auto"/>
        <w:bottom w:val="none" w:sz="0" w:space="0" w:color="auto"/>
        <w:right w:val="none" w:sz="0" w:space="0" w:color="auto"/>
      </w:divBdr>
    </w:div>
    <w:div w:id="1747068699">
      <w:marLeft w:val="0"/>
      <w:marRight w:val="0"/>
      <w:marTop w:val="0"/>
      <w:marBottom w:val="0"/>
      <w:divBdr>
        <w:top w:val="none" w:sz="0" w:space="0" w:color="auto"/>
        <w:left w:val="none" w:sz="0" w:space="0" w:color="auto"/>
        <w:bottom w:val="none" w:sz="0" w:space="0" w:color="auto"/>
        <w:right w:val="none" w:sz="0" w:space="0" w:color="auto"/>
      </w:divBdr>
    </w:div>
    <w:div w:id="1747189828">
      <w:marLeft w:val="0"/>
      <w:marRight w:val="0"/>
      <w:marTop w:val="0"/>
      <w:marBottom w:val="0"/>
      <w:divBdr>
        <w:top w:val="none" w:sz="0" w:space="0" w:color="auto"/>
        <w:left w:val="none" w:sz="0" w:space="0" w:color="auto"/>
        <w:bottom w:val="none" w:sz="0" w:space="0" w:color="auto"/>
        <w:right w:val="none" w:sz="0" w:space="0" w:color="auto"/>
      </w:divBdr>
    </w:div>
    <w:div w:id="1747191093">
      <w:marLeft w:val="0"/>
      <w:marRight w:val="0"/>
      <w:marTop w:val="0"/>
      <w:marBottom w:val="0"/>
      <w:divBdr>
        <w:top w:val="none" w:sz="0" w:space="0" w:color="auto"/>
        <w:left w:val="none" w:sz="0" w:space="0" w:color="auto"/>
        <w:bottom w:val="none" w:sz="0" w:space="0" w:color="auto"/>
        <w:right w:val="none" w:sz="0" w:space="0" w:color="auto"/>
      </w:divBdr>
    </w:div>
    <w:div w:id="1747221372">
      <w:marLeft w:val="0"/>
      <w:marRight w:val="0"/>
      <w:marTop w:val="0"/>
      <w:marBottom w:val="0"/>
      <w:divBdr>
        <w:top w:val="none" w:sz="0" w:space="0" w:color="auto"/>
        <w:left w:val="none" w:sz="0" w:space="0" w:color="auto"/>
        <w:bottom w:val="none" w:sz="0" w:space="0" w:color="auto"/>
        <w:right w:val="none" w:sz="0" w:space="0" w:color="auto"/>
      </w:divBdr>
    </w:div>
    <w:div w:id="1747222460">
      <w:marLeft w:val="0"/>
      <w:marRight w:val="0"/>
      <w:marTop w:val="0"/>
      <w:marBottom w:val="0"/>
      <w:divBdr>
        <w:top w:val="none" w:sz="0" w:space="0" w:color="auto"/>
        <w:left w:val="none" w:sz="0" w:space="0" w:color="auto"/>
        <w:bottom w:val="none" w:sz="0" w:space="0" w:color="auto"/>
        <w:right w:val="none" w:sz="0" w:space="0" w:color="auto"/>
      </w:divBdr>
    </w:div>
    <w:div w:id="1747413023">
      <w:marLeft w:val="0"/>
      <w:marRight w:val="0"/>
      <w:marTop w:val="0"/>
      <w:marBottom w:val="0"/>
      <w:divBdr>
        <w:top w:val="none" w:sz="0" w:space="0" w:color="auto"/>
        <w:left w:val="none" w:sz="0" w:space="0" w:color="auto"/>
        <w:bottom w:val="none" w:sz="0" w:space="0" w:color="auto"/>
        <w:right w:val="none" w:sz="0" w:space="0" w:color="auto"/>
      </w:divBdr>
    </w:div>
    <w:div w:id="1747459705">
      <w:marLeft w:val="0"/>
      <w:marRight w:val="0"/>
      <w:marTop w:val="0"/>
      <w:marBottom w:val="0"/>
      <w:divBdr>
        <w:top w:val="none" w:sz="0" w:space="0" w:color="auto"/>
        <w:left w:val="none" w:sz="0" w:space="0" w:color="auto"/>
        <w:bottom w:val="none" w:sz="0" w:space="0" w:color="auto"/>
        <w:right w:val="none" w:sz="0" w:space="0" w:color="auto"/>
      </w:divBdr>
    </w:div>
    <w:div w:id="1747530894">
      <w:marLeft w:val="0"/>
      <w:marRight w:val="0"/>
      <w:marTop w:val="0"/>
      <w:marBottom w:val="0"/>
      <w:divBdr>
        <w:top w:val="none" w:sz="0" w:space="0" w:color="auto"/>
        <w:left w:val="none" w:sz="0" w:space="0" w:color="auto"/>
        <w:bottom w:val="none" w:sz="0" w:space="0" w:color="auto"/>
        <w:right w:val="none" w:sz="0" w:space="0" w:color="auto"/>
      </w:divBdr>
    </w:div>
    <w:div w:id="1747531396">
      <w:marLeft w:val="0"/>
      <w:marRight w:val="0"/>
      <w:marTop w:val="0"/>
      <w:marBottom w:val="0"/>
      <w:divBdr>
        <w:top w:val="none" w:sz="0" w:space="0" w:color="auto"/>
        <w:left w:val="none" w:sz="0" w:space="0" w:color="auto"/>
        <w:bottom w:val="none" w:sz="0" w:space="0" w:color="auto"/>
        <w:right w:val="none" w:sz="0" w:space="0" w:color="auto"/>
      </w:divBdr>
    </w:div>
    <w:div w:id="1747679775">
      <w:marLeft w:val="0"/>
      <w:marRight w:val="0"/>
      <w:marTop w:val="0"/>
      <w:marBottom w:val="0"/>
      <w:divBdr>
        <w:top w:val="none" w:sz="0" w:space="0" w:color="auto"/>
        <w:left w:val="none" w:sz="0" w:space="0" w:color="auto"/>
        <w:bottom w:val="none" w:sz="0" w:space="0" w:color="auto"/>
        <w:right w:val="none" w:sz="0" w:space="0" w:color="auto"/>
      </w:divBdr>
    </w:div>
    <w:div w:id="1747798417">
      <w:marLeft w:val="0"/>
      <w:marRight w:val="0"/>
      <w:marTop w:val="0"/>
      <w:marBottom w:val="0"/>
      <w:divBdr>
        <w:top w:val="none" w:sz="0" w:space="0" w:color="auto"/>
        <w:left w:val="none" w:sz="0" w:space="0" w:color="auto"/>
        <w:bottom w:val="none" w:sz="0" w:space="0" w:color="auto"/>
        <w:right w:val="none" w:sz="0" w:space="0" w:color="auto"/>
      </w:divBdr>
    </w:div>
    <w:div w:id="1747804344">
      <w:marLeft w:val="0"/>
      <w:marRight w:val="0"/>
      <w:marTop w:val="0"/>
      <w:marBottom w:val="0"/>
      <w:divBdr>
        <w:top w:val="none" w:sz="0" w:space="0" w:color="auto"/>
        <w:left w:val="none" w:sz="0" w:space="0" w:color="auto"/>
        <w:bottom w:val="none" w:sz="0" w:space="0" w:color="auto"/>
        <w:right w:val="none" w:sz="0" w:space="0" w:color="auto"/>
      </w:divBdr>
    </w:div>
    <w:div w:id="1747846972">
      <w:marLeft w:val="0"/>
      <w:marRight w:val="0"/>
      <w:marTop w:val="0"/>
      <w:marBottom w:val="0"/>
      <w:divBdr>
        <w:top w:val="none" w:sz="0" w:space="0" w:color="auto"/>
        <w:left w:val="none" w:sz="0" w:space="0" w:color="auto"/>
        <w:bottom w:val="none" w:sz="0" w:space="0" w:color="auto"/>
        <w:right w:val="none" w:sz="0" w:space="0" w:color="auto"/>
      </w:divBdr>
    </w:div>
    <w:div w:id="1747915238">
      <w:marLeft w:val="0"/>
      <w:marRight w:val="0"/>
      <w:marTop w:val="0"/>
      <w:marBottom w:val="0"/>
      <w:divBdr>
        <w:top w:val="none" w:sz="0" w:space="0" w:color="auto"/>
        <w:left w:val="none" w:sz="0" w:space="0" w:color="auto"/>
        <w:bottom w:val="none" w:sz="0" w:space="0" w:color="auto"/>
        <w:right w:val="none" w:sz="0" w:space="0" w:color="auto"/>
      </w:divBdr>
    </w:div>
    <w:div w:id="1747996295">
      <w:marLeft w:val="0"/>
      <w:marRight w:val="0"/>
      <w:marTop w:val="0"/>
      <w:marBottom w:val="0"/>
      <w:divBdr>
        <w:top w:val="none" w:sz="0" w:space="0" w:color="auto"/>
        <w:left w:val="none" w:sz="0" w:space="0" w:color="auto"/>
        <w:bottom w:val="none" w:sz="0" w:space="0" w:color="auto"/>
        <w:right w:val="none" w:sz="0" w:space="0" w:color="auto"/>
      </w:divBdr>
    </w:div>
    <w:div w:id="1747997416">
      <w:marLeft w:val="0"/>
      <w:marRight w:val="0"/>
      <w:marTop w:val="0"/>
      <w:marBottom w:val="0"/>
      <w:divBdr>
        <w:top w:val="none" w:sz="0" w:space="0" w:color="auto"/>
        <w:left w:val="none" w:sz="0" w:space="0" w:color="auto"/>
        <w:bottom w:val="none" w:sz="0" w:space="0" w:color="auto"/>
        <w:right w:val="none" w:sz="0" w:space="0" w:color="auto"/>
      </w:divBdr>
    </w:div>
    <w:div w:id="1748068227">
      <w:marLeft w:val="0"/>
      <w:marRight w:val="0"/>
      <w:marTop w:val="0"/>
      <w:marBottom w:val="0"/>
      <w:divBdr>
        <w:top w:val="none" w:sz="0" w:space="0" w:color="auto"/>
        <w:left w:val="none" w:sz="0" w:space="0" w:color="auto"/>
        <w:bottom w:val="none" w:sz="0" w:space="0" w:color="auto"/>
        <w:right w:val="none" w:sz="0" w:space="0" w:color="auto"/>
      </w:divBdr>
    </w:div>
    <w:div w:id="1748070682">
      <w:bodyDiv w:val="1"/>
      <w:marLeft w:val="0"/>
      <w:marRight w:val="0"/>
      <w:marTop w:val="0"/>
      <w:marBottom w:val="0"/>
      <w:divBdr>
        <w:top w:val="none" w:sz="0" w:space="0" w:color="auto"/>
        <w:left w:val="none" w:sz="0" w:space="0" w:color="auto"/>
        <w:bottom w:val="none" w:sz="0" w:space="0" w:color="auto"/>
        <w:right w:val="none" w:sz="0" w:space="0" w:color="auto"/>
      </w:divBdr>
    </w:div>
    <w:div w:id="1748072307">
      <w:marLeft w:val="0"/>
      <w:marRight w:val="0"/>
      <w:marTop w:val="0"/>
      <w:marBottom w:val="0"/>
      <w:divBdr>
        <w:top w:val="none" w:sz="0" w:space="0" w:color="auto"/>
        <w:left w:val="none" w:sz="0" w:space="0" w:color="auto"/>
        <w:bottom w:val="none" w:sz="0" w:space="0" w:color="auto"/>
        <w:right w:val="none" w:sz="0" w:space="0" w:color="auto"/>
      </w:divBdr>
    </w:div>
    <w:div w:id="1748113314">
      <w:marLeft w:val="0"/>
      <w:marRight w:val="0"/>
      <w:marTop w:val="0"/>
      <w:marBottom w:val="0"/>
      <w:divBdr>
        <w:top w:val="none" w:sz="0" w:space="0" w:color="auto"/>
        <w:left w:val="none" w:sz="0" w:space="0" w:color="auto"/>
        <w:bottom w:val="none" w:sz="0" w:space="0" w:color="auto"/>
        <w:right w:val="none" w:sz="0" w:space="0" w:color="auto"/>
      </w:divBdr>
    </w:div>
    <w:div w:id="1748261865">
      <w:marLeft w:val="0"/>
      <w:marRight w:val="0"/>
      <w:marTop w:val="0"/>
      <w:marBottom w:val="0"/>
      <w:divBdr>
        <w:top w:val="none" w:sz="0" w:space="0" w:color="auto"/>
        <w:left w:val="none" w:sz="0" w:space="0" w:color="auto"/>
        <w:bottom w:val="none" w:sz="0" w:space="0" w:color="auto"/>
        <w:right w:val="none" w:sz="0" w:space="0" w:color="auto"/>
      </w:divBdr>
    </w:div>
    <w:div w:id="1748305628">
      <w:marLeft w:val="0"/>
      <w:marRight w:val="0"/>
      <w:marTop w:val="0"/>
      <w:marBottom w:val="0"/>
      <w:divBdr>
        <w:top w:val="none" w:sz="0" w:space="0" w:color="auto"/>
        <w:left w:val="none" w:sz="0" w:space="0" w:color="auto"/>
        <w:bottom w:val="none" w:sz="0" w:space="0" w:color="auto"/>
        <w:right w:val="none" w:sz="0" w:space="0" w:color="auto"/>
      </w:divBdr>
    </w:div>
    <w:div w:id="1748380429">
      <w:marLeft w:val="0"/>
      <w:marRight w:val="0"/>
      <w:marTop w:val="0"/>
      <w:marBottom w:val="0"/>
      <w:divBdr>
        <w:top w:val="none" w:sz="0" w:space="0" w:color="auto"/>
        <w:left w:val="none" w:sz="0" w:space="0" w:color="auto"/>
        <w:bottom w:val="none" w:sz="0" w:space="0" w:color="auto"/>
        <w:right w:val="none" w:sz="0" w:space="0" w:color="auto"/>
      </w:divBdr>
    </w:div>
    <w:div w:id="1748458822">
      <w:marLeft w:val="0"/>
      <w:marRight w:val="0"/>
      <w:marTop w:val="0"/>
      <w:marBottom w:val="0"/>
      <w:divBdr>
        <w:top w:val="none" w:sz="0" w:space="0" w:color="auto"/>
        <w:left w:val="none" w:sz="0" w:space="0" w:color="auto"/>
        <w:bottom w:val="none" w:sz="0" w:space="0" w:color="auto"/>
        <w:right w:val="none" w:sz="0" w:space="0" w:color="auto"/>
      </w:divBdr>
    </w:div>
    <w:div w:id="1748529445">
      <w:marLeft w:val="0"/>
      <w:marRight w:val="0"/>
      <w:marTop w:val="0"/>
      <w:marBottom w:val="0"/>
      <w:divBdr>
        <w:top w:val="none" w:sz="0" w:space="0" w:color="auto"/>
        <w:left w:val="none" w:sz="0" w:space="0" w:color="auto"/>
        <w:bottom w:val="none" w:sz="0" w:space="0" w:color="auto"/>
        <w:right w:val="none" w:sz="0" w:space="0" w:color="auto"/>
      </w:divBdr>
    </w:div>
    <w:div w:id="1748578474">
      <w:marLeft w:val="0"/>
      <w:marRight w:val="0"/>
      <w:marTop w:val="0"/>
      <w:marBottom w:val="0"/>
      <w:divBdr>
        <w:top w:val="none" w:sz="0" w:space="0" w:color="auto"/>
        <w:left w:val="none" w:sz="0" w:space="0" w:color="auto"/>
        <w:bottom w:val="none" w:sz="0" w:space="0" w:color="auto"/>
        <w:right w:val="none" w:sz="0" w:space="0" w:color="auto"/>
      </w:divBdr>
    </w:div>
    <w:div w:id="1748728305">
      <w:marLeft w:val="0"/>
      <w:marRight w:val="0"/>
      <w:marTop w:val="0"/>
      <w:marBottom w:val="0"/>
      <w:divBdr>
        <w:top w:val="none" w:sz="0" w:space="0" w:color="auto"/>
        <w:left w:val="none" w:sz="0" w:space="0" w:color="auto"/>
        <w:bottom w:val="none" w:sz="0" w:space="0" w:color="auto"/>
        <w:right w:val="none" w:sz="0" w:space="0" w:color="auto"/>
      </w:divBdr>
    </w:div>
    <w:div w:id="1748729541">
      <w:marLeft w:val="0"/>
      <w:marRight w:val="0"/>
      <w:marTop w:val="0"/>
      <w:marBottom w:val="0"/>
      <w:divBdr>
        <w:top w:val="none" w:sz="0" w:space="0" w:color="auto"/>
        <w:left w:val="none" w:sz="0" w:space="0" w:color="auto"/>
        <w:bottom w:val="none" w:sz="0" w:space="0" w:color="auto"/>
        <w:right w:val="none" w:sz="0" w:space="0" w:color="auto"/>
      </w:divBdr>
    </w:div>
    <w:div w:id="1748764010">
      <w:marLeft w:val="0"/>
      <w:marRight w:val="0"/>
      <w:marTop w:val="0"/>
      <w:marBottom w:val="0"/>
      <w:divBdr>
        <w:top w:val="none" w:sz="0" w:space="0" w:color="auto"/>
        <w:left w:val="none" w:sz="0" w:space="0" w:color="auto"/>
        <w:bottom w:val="none" w:sz="0" w:space="0" w:color="auto"/>
        <w:right w:val="none" w:sz="0" w:space="0" w:color="auto"/>
      </w:divBdr>
    </w:div>
    <w:div w:id="1748765860">
      <w:marLeft w:val="0"/>
      <w:marRight w:val="0"/>
      <w:marTop w:val="0"/>
      <w:marBottom w:val="0"/>
      <w:divBdr>
        <w:top w:val="none" w:sz="0" w:space="0" w:color="auto"/>
        <w:left w:val="none" w:sz="0" w:space="0" w:color="auto"/>
        <w:bottom w:val="none" w:sz="0" w:space="0" w:color="auto"/>
        <w:right w:val="none" w:sz="0" w:space="0" w:color="auto"/>
      </w:divBdr>
    </w:div>
    <w:div w:id="1748769694">
      <w:marLeft w:val="0"/>
      <w:marRight w:val="0"/>
      <w:marTop w:val="0"/>
      <w:marBottom w:val="0"/>
      <w:divBdr>
        <w:top w:val="none" w:sz="0" w:space="0" w:color="auto"/>
        <w:left w:val="none" w:sz="0" w:space="0" w:color="auto"/>
        <w:bottom w:val="none" w:sz="0" w:space="0" w:color="auto"/>
        <w:right w:val="none" w:sz="0" w:space="0" w:color="auto"/>
      </w:divBdr>
    </w:div>
    <w:div w:id="1748838338">
      <w:marLeft w:val="0"/>
      <w:marRight w:val="0"/>
      <w:marTop w:val="0"/>
      <w:marBottom w:val="0"/>
      <w:divBdr>
        <w:top w:val="none" w:sz="0" w:space="0" w:color="auto"/>
        <w:left w:val="none" w:sz="0" w:space="0" w:color="auto"/>
        <w:bottom w:val="none" w:sz="0" w:space="0" w:color="auto"/>
        <w:right w:val="none" w:sz="0" w:space="0" w:color="auto"/>
      </w:divBdr>
    </w:div>
    <w:div w:id="1748839695">
      <w:marLeft w:val="0"/>
      <w:marRight w:val="0"/>
      <w:marTop w:val="0"/>
      <w:marBottom w:val="0"/>
      <w:divBdr>
        <w:top w:val="none" w:sz="0" w:space="0" w:color="auto"/>
        <w:left w:val="none" w:sz="0" w:space="0" w:color="auto"/>
        <w:bottom w:val="none" w:sz="0" w:space="0" w:color="auto"/>
        <w:right w:val="none" w:sz="0" w:space="0" w:color="auto"/>
      </w:divBdr>
    </w:div>
    <w:div w:id="1748964353">
      <w:marLeft w:val="0"/>
      <w:marRight w:val="0"/>
      <w:marTop w:val="0"/>
      <w:marBottom w:val="0"/>
      <w:divBdr>
        <w:top w:val="none" w:sz="0" w:space="0" w:color="auto"/>
        <w:left w:val="none" w:sz="0" w:space="0" w:color="auto"/>
        <w:bottom w:val="none" w:sz="0" w:space="0" w:color="auto"/>
        <w:right w:val="none" w:sz="0" w:space="0" w:color="auto"/>
      </w:divBdr>
    </w:div>
    <w:div w:id="1749034004">
      <w:marLeft w:val="0"/>
      <w:marRight w:val="0"/>
      <w:marTop w:val="0"/>
      <w:marBottom w:val="0"/>
      <w:divBdr>
        <w:top w:val="none" w:sz="0" w:space="0" w:color="auto"/>
        <w:left w:val="none" w:sz="0" w:space="0" w:color="auto"/>
        <w:bottom w:val="none" w:sz="0" w:space="0" w:color="auto"/>
        <w:right w:val="none" w:sz="0" w:space="0" w:color="auto"/>
      </w:divBdr>
    </w:div>
    <w:div w:id="1749111167">
      <w:bodyDiv w:val="1"/>
      <w:marLeft w:val="0"/>
      <w:marRight w:val="0"/>
      <w:marTop w:val="0"/>
      <w:marBottom w:val="0"/>
      <w:divBdr>
        <w:top w:val="none" w:sz="0" w:space="0" w:color="auto"/>
        <w:left w:val="none" w:sz="0" w:space="0" w:color="auto"/>
        <w:bottom w:val="none" w:sz="0" w:space="0" w:color="auto"/>
        <w:right w:val="none" w:sz="0" w:space="0" w:color="auto"/>
      </w:divBdr>
    </w:div>
    <w:div w:id="1749184138">
      <w:marLeft w:val="0"/>
      <w:marRight w:val="0"/>
      <w:marTop w:val="0"/>
      <w:marBottom w:val="0"/>
      <w:divBdr>
        <w:top w:val="none" w:sz="0" w:space="0" w:color="auto"/>
        <w:left w:val="none" w:sz="0" w:space="0" w:color="auto"/>
        <w:bottom w:val="none" w:sz="0" w:space="0" w:color="auto"/>
        <w:right w:val="none" w:sz="0" w:space="0" w:color="auto"/>
      </w:divBdr>
    </w:div>
    <w:div w:id="1749187883">
      <w:marLeft w:val="0"/>
      <w:marRight w:val="0"/>
      <w:marTop w:val="0"/>
      <w:marBottom w:val="0"/>
      <w:divBdr>
        <w:top w:val="none" w:sz="0" w:space="0" w:color="auto"/>
        <w:left w:val="none" w:sz="0" w:space="0" w:color="auto"/>
        <w:bottom w:val="none" w:sz="0" w:space="0" w:color="auto"/>
        <w:right w:val="none" w:sz="0" w:space="0" w:color="auto"/>
      </w:divBdr>
    </w:div>
    <w:div w:id="1749300004">
      <w:marLeft w:val="0"/>
      <w:marRight w:val="0"/>
      <w:marTop w:val="0"/>
      <w:marBottom w:val="0"/>
      <w:divBdr>
        <w:top w:val="none" w:sz="0" w:space="0" w:color="auto"/>
        <w:left w:val="none" w:sz="0" w:space="0" w:color="auto"/>
        <w:bottom w:val="none" w:sz="0" w:space="0" w:color="auto"/>
        <w:right w:val="none" w:sz="0" w:space="0" w:color="auto"/>
      </w:divBdr>
    </w:div>
    <w:div w:id="1749304673">
      <w:marLeft w:val="0"/>
      <w:marRight w:val="0"/>
      <w:marTop w:val="0"/>
      <w:marBottom w:val="0"/>
      <w:divBdr>
        <w:top w:val="none" w:sz="0" w:space="0" w:color="auto"/>
        <w:left w:val="none" w:sz="0" w:space="0" w:color="auto"/>
        <w:bottom w:val="none" w:sz="0" w:space="0" w:color="auto"/>
        <w:right w:val="none" w:sz="0" w:space="0" w:color="auto"/>
      </w:divBdr>
    </w:div>
    <w:div w:id="1749306545">
      <w:marLeft w:val="0"/>
      <w:marRight w:val="0"/>
      <w:marTop w:val="0"/>
      <w:marBottom w:val="0"/>
      <w:divBdr>
        <w:top w:val="none" w:sz="0" w:space="0" w:color="auto"/>
        <w:left w:val="none" w:sz="0" w:space="0" w:color="auto"/>
        <w:bottom w:val="none" w:sz="0" w:space="0" w:color="auto"/>
        <w:right w:val="none" w:sz="0" w:space="0" w:color="auto"/>
      </w:divBdr>
    </w:div>
    <w:div w:id="1749307870">
      <w:marLeft w:val="0"/>
      <w:marRight w:val="0"/>
      <w:marTop w:val="0"/>
      <w:marBottom w:val="0"/>
      <w:divBdr>
        <w:top w:val="none" w:sz="0" w:space="0" w:color="auto"/>
        <w:left w:val="none" w:sz="0" w:space="0" w:color="auto"/>
        <w:bottom w:val="none" w:sz="0" w:space="0" w:color="auto"/>
        <w:right w:val="none" w:sz="0" w:space="0" w:color="auto"/>
      </w:divBdr>
    </w:div>
    <w:div w:id="1749378742">
      <w:marLeft w:val="0"/>
      <w:marRight w:val="0"/>
      <w:marTop w:val="0"/>
      <w:marBottom w:val="0"/>
      <w:divBdr>
        <w:top w:val="none" w:sz="0" w:space="0" w:color="auto"/>
        <w:left w:val="none" w:sz="0" w:space="0" w:color="auto"/>
        <w:bottom w:val="none" w:sz="0" w:space="0" w:color="auto"/>
        <w:right w:val="none" w:sz="0" w:space="0" w:color="auto"/>
      </w:divBdr>
    </w:div>
    <w:div w:id="1749425524">
      <w:marLeft w:val="0"/>
      <w:marRight w:val="0"/>
      <w:marTop w:val="0"/>
      <w:marBottom w:val="0"/>
      <w:divBdr>
        <w:top w:val="none" w:sz="0" w:space="0" w:color="auto"/>
        <w:left w:val="none" w:sz="0" w:space="0" w:color="auto"/>
        <w:bottom w:val="none" w:sz="0" w:space="0" w:color="auto"/>
        <w:right w:val="none" w:sz="0" w:space="0" w:color="auto"/>
      </w:divBdr>
    </w:div>
    <w:div w:id="1749427062">
      <w:marLeft w:val="0"/>
      <w:marRight w:val="0"/>
      <w:marTop w:val="0"/>
      <w:marBottom w:val="0"/>
      <w:divBdr>
        <w:top w:val="none" w:sz="0" w:space="0" w:color="auto"/>
        <w:left w:val="none" w:sz="0" w:space="0" w:color="auto"/>
        <w:bottom w:val="none" w:sz="0" w:space="0" w:color="auto"/>
        <w:right w:val="none" w:sz="0" w:space="0" w:color="auto"/>
      </w:divBdr>
    </w:div>
    <w:div w:id="1749571140">
      <w:marLeft w:val="0"/>
      <w:marRight w:val="0"/>
      <w:marTop w:val="0"/>
      <w:marBottom w:val="0"/>
      <w:divBdr>
        <w:top w:val="none" w:sz="0" w:space="0" w:color="auto"/>
        <w:left w:val="none" w:sz="0" w:space="0" w:color="auto"/>
        <w:bottom w:val="none" w:sz="0" w:space="0" w:color="auto"/>
        <w:right w:val="none" w:sz="0" w:space="0" w:color="auto"/>
      </w:divBdr>
    </w:div>
    <w:div w:id="1749578271">
      <w:bodyDiv w:val="1"/>
      <w:marLeft w:val="0"/>
      <w:marRight w:val="0"/>
      <w:marTop w:val="0"/>
      <w:marBottom w:val="0"/>
      <w:divBdr>
        <w:top w:val="none" w:sz="0" w:space="0" w:color="auto"/>
        <w:left w:val="none" w:sz="0" w:space="0" w:color="auto"/>
        <w:bottom w:val="none" w:sz="0" w:space="0" w:color="auto"/>
        <w:right w:val="none" w:sz="0" w:space="0" w:color="auto"/>
      </w:divBdr>
    </w:div>
    <w:div w:id="1749614764">
      <w:marLeft w:val="0"/>
      <w:marRight w:val="0"/>
      <w:marTop w:val="0"/>
      <w:marBottom w:val="0"/>
      <w:divBdr>
        <w:top w:val="none" w:sz="0" w:space="0" w:color="auto"/>
        <w:left w:val="none" w:sz="0" w:space="0" w:color="auto"/>
        <w:bottom w:val="none" w:sz="0" w:space="0" w:color="auto"/>
        <w:right w:val="none" w:sz="0" w:space="0" w:color="auto"/>
      </w:divBdr>
    </w:div>
    <w:div w:id="1749880879">
      <w:marLeft w:val="0"/>
      <w:marRight w:val="0"/>
      <w:marTop w:val="0"/>
      <w:marBottom w:val="0"/>
      <w:divBdr>
        <w:top w:val="none" w:sz="0" w:space="0" w:color="auto"/>
        <w:left w:val="none" w:sz="0" w:space="0" w:color="auto"/>
        <w:bottom w:val="none" w:sz="0" w:space="0" w:color="auto"/>
        <w:right w:val="none" w:sz="0" w:space="0" w:color="auto"/>
      </w:divBdr>
    </w:div>
    <w:div w:id="1750035758">
      <w:marLeft w:val="0"/>
      <w:marRight w:val="0"/>
      <w:marTop w:val="0"/>
      <w:marBottom w:val="0"/>
      <w:divBdr>
        <w:top w:val="none" w:sz="0" w:space="0" w:color="auto"/>
        <w:left w:val="none" w:sz="0" w:space="0" w:color="auto"/>
        <w:bottom w:val="none" w:sz="0" w:space="0" w:color="auto"/>
        <w:right w:val="none" w:sz="0" w:space="0" w:color="auto"/>
      </w:divBdr>
    </w:div>
    <w:div w:id="1750039055">
      <w:marLeft w:val="0"/>
      <w:marRight w:val="0"/>
      <w:marTop w:val="0"/>
      <w:marBottom w:val="0"/>
      <w:divBdr>
        <w:top w:val="none" w:sz="0" w:space="0" w:color="auto"/>
        <w:left w:val="none" w:sz="0" w:space="0" w:color="auto"/>
        <w:bottom w:val="none" w:sz="0" w:space="0" w:color="auto"/>
        <w:right w:val="none" w:sz="0" w:space="0" w:color="auto"/>
      </w:divBdr>
    </w:div>
    <w:div w:id="1750349305">
      <w:marLeft w:val="0"/>
      <w:marRight w:val="0"/>
      <w:marTop w:val="0"/>
      <w:marBottom w:val="0"/>
      <w:divBdr>
        <w:top w:val="none" w:sz="0" w:space="0" w:color="auto"/>
        <w:left w:val="none" w:sz="0" w:space="0" w:color="auto"/>
        <w:bottom w:val="none" w:sz="0" w:space="0" w:color="auto"/>
        <w:right w:val="none" w:sz="0" w:space="0" w:color="auto"/>
      </w:divBdr>
    </w:div>
    <w:div w:id="1750349420">
      <w:marLeft w:val="0"/>
      <w:marRight w:val="0"/>
      <w:marTop w:val="0"/>
      <w:marBottom w:val="0"/>
      <w:divBdr>
        <w:top w:val="none" w:sz="0" w:space="0" w:color="auto"/>
        <w:left w:val="none" w:sz="0" w:space="0" w:color="auto"/>
        <w:bottom w:val="none" w:sz="0" w:space="0" w:color="auto"/>
        <w:right w:val="none" w:sz="0" w:space="0" w:color="auto"/>
      </w:divBdr>
    </w:div>
    <w:div w:id="1750351318">
      <w:marLeft w:val="0"/>
      <w:marRight w:val="0"/>
      <w:marTop w:val="0"/>
      <w:marBottom w:val="0"/>
      <w:divBdr>
        <w:top w:val="none" w:sz="0" w:space="0" w:color="auto"/>
        <w:left w:val="none" w:sz="0" w:space="0" w:color="auto"/>
        <w:bottom w:val="none" w:sz="0" w:space="0" w:color="auto"/>
        <w:right w:val="none" w:sz="0" w:space="0" w:color="auto"/>
      </w:divBdr>
    </w:div>
    <w:div w:id="1750426262">
      <w:marLeft w:val="0"/>
      <w:marRight w:val="0"/>
      <w:marTop w:val="0"/>
      <w:marBottom w:val="0"/>
      <w:divBdr>
        <w:top w:val="none" w:sz="0" w:space="0" w:color="auto"/>
        <w:left w:val="none" w:sz="0" w:space="0" w:color="auto"/>
        <w:bottom w:val="none" w:sz="0" w:space="0" w:color="auto"/>
        <w:right w:val="none" w:sz="0" w:space="0" w:color="auto"/>
      </w:divBdr>
    </w:div>
    <w:div w:id="1750427009">
      <w:marLeft w:val="0"/>
      <w:marRight w:val="0"/>
      <w:marTop w:val="0"/>
      <w:marBottom w:val="0"/>
      <w:divBdr>
        <w:top w:val="none" w:sz="0" w:space="0" w:color="auto"/>
        <w:left w:val="none" w:sz="0" w:space="0" w:color="auto"/>
        <w:bottom w:val="none" w:sz="0" w:space="0" w:color="auto"/>
        <w:right w:val="none" w:sz="0" w:space="0" w:color="auto"/>
      </w:divBdr>
    </w:div>
    <w:div w:id="1750492889">
      <w:marLeft w:val="0"/>
      <w:marRight w:val="0"/>
      <w:marTop w:val="0"/>
      <w:marBottom w:val="0"/>
      <w:divBdr>
        <w:top w:val="none" w:sz="0" w:space="0" w:color="auto"/>
        <w:left w:val="none" w:sz="0" w:space="0" w:color="auto"/>
        <w:bottom w:val="none" w:sz="0" w:space="0" w:color="auto"/>
        <w:right w:val="none" w:sz="0" w:space="0" w:color="auto"/>
      </w:divBdr>
    </w:div>
    <w:div w:id="1750494362">
      <w:marLeft w:val="0"/>
      <w:marRight w:val="0"/>
      <w:marTop w:val="0"/>
      <w:marBottom w:val="0"/>
      <w:divBdr>
        <w:top w:val="none" w:sz="0" w:space="0" w:color="auto"/>
        <w:left w:val="none" w:sz="0" w:space="0" w:color="auto"/>
        <w:bottom w:val="none" w:sz="0" w:space="0" w:color="auto"/>
        <w:right w:val="none" w:sz="0" w:space="0" w:color="auto"/>
      </w:divBdr>
    </w:div>
    <w:div w:id="1750541343">
      <w:marLeft w:val="0"/>
      <w:marRight w:val="0"/>
      <w:marTop w:val="0"/>
      <w:marBottom w:val="0"/>
      <w:divBdr>
        <w:top w:val="none" w:sz="0" w:space="0" w:color="auto"/>
        <w:left w:val="none" w:sz="0" w:space="0" w:color="auto"/>
        <w:bottom w:val="none" w:sz="0" w:space="0" w:color="auto"/>
        <w:right w:val="none" w:sz="0" w:space="0" w:color="auto"/>
      </w:divBdr>
    </w:div>
    <w:div w:id="1750614548">
      <w:marLeft w:val="0"/>
      <w:marRight w:val="0"/>
      <w:marTop w:val="0"/>
      <w:marBottom w:val="0"/>
      <w:divBdr>
        <w:top w:val="none" w:sz="0" w:space="0" w:color="auto"/>
        <w:left w:val="none" w:sz="0" w:space="0" w:color="auto"/>
        <w:bottom w:val="none" w:sz="0" w:space="0" w:color="auto"/>
        <w:right w:val="none" w:sz="0" w:space="0" w:color="auto"/>
      </w:divBdr>
    </w:div>
    <w:div w:id="1750689941">
      <w:marLeft w:val="0"/>
      <w:marRight w:val="0"/>
      <w:marTop w:val="0"/>
      <w:marBottom w:val="0"/>
      <w:divBdr>
        <w:top w:val="none" w:sz="0" w:space="0" w:color="auto"/>
        <w:left w:val="none" w:sz="0" w:space="0" w:color="auto"/>
        <w:bottom w:val="none" w:sz="0" w:space="0" w:color="auto"/>
        <w:right w:val="none" w:sz="0" w:space="0" w:color="auto"/>
      </w:divBdr>
    </w:div>
    <w:div w:id="1750690208">
      <w:marLeft w:val="0"/>
      <w:marRight w:val="0"/>
      <w:marTop w:val="0"/>
      <w:marBottom w:val="0"/>
      <w:divBdr>
        <w:top w:val="none" w:sz="0" w:space="0" w:color="auto"/>
        <w:left w:val="none" w:sz="0" w:space="0" w:color="auto"/>
        <w:bottom w:val="none" w:sz="0" w:space="0" w:color="auto"/>
        <w:right w:val="none" w:sz="0" w:space="0" w:color="auto"/>
      </w:divBdr>
    </w:div>
    <w:div w:id="1750691776">
      <w:marLeft w:val="0"/>
      <w:marRight w:val="0"/>
      <w:marTop w:val="0"/>
      <w:marBottom w:val="0"/>
      <w:divBdr>
        <w:top w:val="none" w:sz="0" w:space="0" w:color="auto"/>
        <w:left w:val="none" w:sz="0" w:space="0" w:color="auto"/>
        <w:bottom w:val="none" w:sz="0" w:space="0" w:color="auto"/>
        <w:right w:val="none" w:sz="0" w:space="0" w:color="auto"/>
      </w:divBdr>
    </w:div>
    <w:div w:id="1750734189">
      <w:marLeft w:val="0"/>
      <w:marRight w:val="0"/>
      <w:marTop w:val="0"/>
      <w:marBottom w:val="0"/>
      <w:divBdr>
        <w:top w:val="none" w:sz="0" w:space="0" w:color="auto"/>
        <w:left w:val="none" w:sz="0" w:space="0" w:color="auto"/>
        <w:bottom w:val="none" w:sz="0" w:space="0" w:color="auto"/>
        <w:right w:val="none" w:sz="0" w:space="0" w:color="auto"/>
      </w:divBdr>
    </w:div>
    <w:div w:id="1750809615">
      <w:marLeft w:val="0"/>
      <w:marRight w:val="0"/>
      <w:marTop w:val="0"/>
      <w:marBottom w:val="0"/>
      <w:divBdr>
        <w:top w:val="none" w:sz="0" w:space="0" w:color="auto"/>
        <w:left w:val="none" w:sz="0" w:space="0" w:color="auto"/>
        <w:bottom w:val="none" w:sz="0" w:space="0" w:color="auto"/>
        <w:right w:val="none" w:sz="0" w:space="0" w:color="auto"/>
      </w:divBdr>
    </w:div>
    <w:div w:id="1750955350">
      <w:marLeft w:val="0"/>
      <w:marRight w:val="0"/>
      <w:marTop w:val="0"/>
      <w:marBottom w:val="0"/>
      <w:divBdr>
        <w:top w:val="none" w:sz="0" w:space="0" w:color="auto"/>
        <w:left w:val="none" w:sz="0" w:space="0" w:color="auto"/>
        <w:bottom w:val="none" w:sz="0" w:space="0" w:color="auto"/>
        <w:right w:val="none" w:sz="0" w:space="0" w:color="auto"/>
      </w:divBdr>
    </w:div>
    <w:div w:id="1751005751">
      <w:marLeft w:val="0"/>
      <w:marRight w:val="0"/>
      <w:marTop w:val="0"/>
      <w:marBottom w:val="0"/>
      <w:divBdr>
        <w:top w:val="none" w:sz="0" w:space="0" w:color="auto"/>
        <w:left w:val="none" w:sz="0" w:space="0" w:color="auto"/>
        <w:bottom w:val="none" w:sz="0" w:space="0" w:color="auto"/>
        <w:right w:val="none" w:sz="0" w:space="0" w:color="auto"/>
      </w:divBdr>
    </w:div>
    <w:div w:id="1751006534">
      <w:marLeft w:val="0"/>
      <w:marRight w:val="0"/>
      <w:marTop w:val="0"/>
      <w:marBottom w:val="0"/>
      <w:divBdr>
        <w:top w:val="none" w:sz="0" w:space="0" w:color="auto"/>
        <w:left w:val="none" w:sz="0" w:space="0" w:color="auto"/>
        <w:bottom w:val="none" w:sz="0" w:space="0" w:color="auto"/>
        <w:right w:val="none" w:sz="0" w:space="0" w:color="auto"/>
      </w:divBdr>
    </w:div>
    <w:div w:id="1751073012">
      <w:marLeft w:val="0"/>
      <w:marRight w:val="0"/>
      <w:marTop w:val="0"/>
      <w:marBottom w:val="0"/>
      <w:divBdr>
        <w:top w:val="none" w:sz="0" w:space="0" w:color="auto"/>
        <w:left w:val="none" w:sz="0" w:space="0" w:color="auto"/>
        <w:bottom w:val="none" w:sz="0" w:space="0" w:color="auto"/>
        <w:right w:val="none" w:sz="0" w:space="0" w:color="auto"/>
      </w:divBdr>
    </w:div>
    <w:div w:id="1751073149">
      <w:marLeft w:val="0"/>
      <w:marRight w:val="0"/>
      <w:marTop w:val="0"/>
      <w:marBottom w:val="0"/>
      <w:divBdr>
        <w:top w:val="none" w:sz="0" w:space="0" w:color="auto"/>
        <w:left w:val="none" w:sz="0" w:space="0" w:color="auto"/>
        <w:bottom w:val="none" w:sz="0" w:space="0" w:color="auto"/>
        <w:right w:val="none" w:sz="0" w:space="0" w:color="auto"/>
      </w:divBdr>
    </w:div>
    <w:div w:id="1751080324">
      <w:marLeft w:val="0"/>
      <w:marRight w:val="0"/>
      <w:marTop w:val="0"/>
      <w:marBottom w:val="0"/>
      <w:divBdr>
        <w:top w:val="none" w:sz="0" w:space="0" w:color="auto"/>
        <w:left w:val="none" w:sz="0" w:space="0" w:color="auto"/>
        <w:bottom w:val="none" w:sz="0" w:space="0" w:color="auto"/>
        <w:right w:val="none" w:sz="0" w:space="0" w:color="auto"/>
      </w:divBdr>
    </w:div>
    <w:div w:id="1751122128">
      <w:marLeft w:val="0"/>
      <w:marRight w:val="0"/>
      <w:marTop w:val="0"/>
      <w:marBottom w:val="0"/>
      <w:divBdr>
        <w:top w:val="none" w:sz="0" w:space="0" w:color="auto"/>
        <w:left w:val="none" w:sz="0" w:space="0" w:color="auto"/>
        <w:bottom w:val="none" w:sz="0" w:space="0" w:color="auto"/>
        <w:right w:val="none" w:sz="0" w:space="0" w:color="auto"/>
      </w:divBdr>
    </w:div>
    <w:div w:id="1751122571">
      <w:marLeft w:val="0"/>
      <w:marRight w:val="0"/>
      <w:marTop w:val="0"/>
      <w:marBottom w:val="0"/>
      <w:divBdr>
        <w:top w:val="none" w:sz="0" w:space="0" w:color="auto"/>
        <w:left w:val="none" w:sz="0" w:space="0" w:color="auto"/>
        <w:bottom w:val="none" w:sz="0" w:space="0" w:color="auto"/>
        <w:right w:val="none" w:sz="0" w:space="0" w:color="auto"/>
      </w:divBdr>
    </w:div>
    <w:div w:id="1751149858">
      <w:marLeft w:val="0"/>
      <w:marRight w:val="0"/>
      <w:marTop w:val="0"/>
      <w:marBottom w:val="0"/>
      <w:divBdr>
        <w:top w:val="none" w:sz="0" w:space="0" w:color="auto"/>
        <w:left w:val="none" w:sz="0" w:space="0" w:color="auto"/>
        <w:bottom w:val="none" w:sz="0" w:space="0" w:color="auto"/>
        <w:right w:val="none" w:sz="0" w:space="0" w:color="auto"/>
      </w:divBdr>
    </w:div>
    <w:div w:id="1751198902">
      <w:marLeft w:val="0"/>
      <w:marRight w:val="0"/>
      <w:marTop w:val="0"/>
      <w:marBottom w:val="0"/>
      <w:divBdr>
        <w:top w:val="none" w:sz="0" w:space="0" w:color="auto"/>
        <w:left w:val="none" w:sz="0" w:space="0" w:color="auto"/>
        <w:bottom w:val="none" w:sz="0" w:space="0" w:color="auto"/>
        <w:right w:val="none" w:sz="0" w:space="0" w:color="auto"/>
      </w:divBdr>
    </w:div>
    <w:div w:id="1751269578">
      <w:marLeft w:val="0"/>
      <w:marRight w:val="0"/>
      <w:marTop w:val="0"/>
      <w:marBottom w:val="0"/>
      <w:divBdr>
        <w:top w:val="none" w:sz="0" w:space="0" w:color="auto"/>
        <w:left w:val="none" w:sz="0" w:space="0" w:color="auto"/>
        <w:bottom w:val="none" w:sz="0" w:space="0" w:color="auto"/>
        <w:right w:val="none" w:sz="0" w:space="0" w:color="auto"/>
      </w:divBdr>
    </w:div>
    <w:div w:id="1751275173">
      <w:marLeft w:val="0"/>
      <w:marRight w:val="0"/>
      <w:marTop w:val="0"/>
      <w:marBottom w:val="0"/>
      <w:divBdr>
        <w:top w:val="none" w:sz="0" w:space="0" w:color="auto"/>
        <w:left w:val="none" w:sz="0" w:space="0" w:color="auto"/>
        <w:bottom w:val="none" w:sz="0" w:space="0" w:color="auto"/>
        <w:right w:val="none" w:sz="0" w:space="0" w:color="auto"/>
      </w:divBdr>
    </w:div>
    <w:div w:id="1751341255">
      <w:marLeft w:val="0"/>
      <w:marRight w:val="0"/>
      <w:marTop w:val="0"/>
      <w:marBottom w:val="0"/>
      <w:divBdr>
        <w:top w:val="none" w:sz="0" w:space="0" w:color="auto"/>
        <w:left w:val="none" w:sz="0" w:space="0" w:color="auto"/>
        <w:bottom w:val="none" w:sz="0" w:space="0" w:color="auto"/>
        <w:right w:val="none" w:sz="0" w:space="0" w:color="auto"/>
      </w:divBdr>
    </w:div>
    <w:div w:id="1751538004">
      <w:marLeft w:val="0"/>
      <w:marRight w:val="0"/>
      <w:marTop w:val="0"/>
      <w:marBottom w:val="0"/>
      <w:divBdr>
        <w:top w:val="none" w:sz="0" w:space="0" w:color="auto"/>
        <w:left w:val="none" w:sz="0" w:space="0" w:color="auto"/>
        <w:bottom w:val="none" w:sz="0" w:space="0" w:color="auto"/>
        <w:right w:val="none" w:sz="0" w:space="0" w:color="auto"/>
      </w:divBdr>
    </w:div>
    <w:div w:id="1751586779">
      <w:marLeft w:val="0"/>
      <w:marRight w:val="0"/>
      <w:marTop w:val="0"/>
      <w:marBottom w:val="0"/>
      <w:divBdr>
        <w:top w:val="none" w:sz="0" w:space="0" w:color="auto"/>
        <w:left w:val="none" w:sz="0" w:space="0" w:color="auto"/>
        <w:bottom w:val="none" w:sz="0" w:space="0" w:color="auto"/>
        <w:right w:val="none" w:sz="0" w:space="0" w:color="auto"/>
      </w:divBdr>
    </w:div>
    <w:div w:id="1751611561">
      <w:bodyDiv w:val="1"/>
      <w:marLeft w:val="0"/>
      <w:marRight w:val="0"/>
      <w:marTop w:val="0"/>
      <w:marBottom w:val="0"/>
      <w:divBdr>
        <w:top w:val="none" w:sz="0" w:space="0" w:color="auto"/>
        <w:left w:val="none" w:sz="0" w:space="0" w:color="auto"/>
        <w:bottom w:val="none" w:sz="0" w:space="0" w:color="auto"/>
        <w:right w:val="none" w:sz="0" w:space="0" w:color="auto"/>
      </w:divBdr>
      <w:divsChild>
        <w:div w:id="248586479">
          <w:marLeft w:val="0"/>
          <w:marRight w:val="0"/>
          <w:marTop w:val="0"/>
          <w:marBottom w:val="0"/>
          <w:divBdr>
            <w:top w:val="none" w:sz="0" w:space="0" w:color="auto"/>
            <w:left w:val="none" w:sz="0" w:space="0" w:color="auto"/>
            <w:bottom w:val="none" w:sz="0" w:space="0" w:color="auto"/>
            <w:right w:val="none" w:sz="0" w:space="0" w:color="auto"/>
          </w:divBdr>
        </w:div>
        <w:div w:id="1651401797">
          <w:marLeft w:val="0"/>
          <w:marRight w:val="0"/>
          <w:marTop w:val="0"/>
          <w:marBottom w:val="0"/>
          <w:divBdr>
            <w:top w:val="none" w:sz="0" w:space="0" w:color="auto"/>
            <w:left w:val="none" w:sz="0" w:space="0" w:color="auto"/>
            <w:bottom w:val="none" w:sz="0" w:space="0" w:color="auto"/>
            <w:right w:val="none" w:sz="0" w:space="0" w:color="auto"/>
          </w:divBdr>
        </w:div>
        <w:div w:id="180240990">
          <w:marLeft w:val="0"/>
          <w:marRight w:val="0"/>
          <w:marTop w:val="0"/>
          <w:marBottom w:val="0"/>
          <w:divBdr>
            <w:top w:val="none" w:sz="0" w:space="0" w:color="auto"/>
            <w:left w:val="none" w:sz="0" w:space="0" w:color="auto"/>
            <w:bottom w:val="none" w:sz="0" w:space="0" w:color="auto"/>
            <w:right w:val="none" w:sz="0" w:space="0" w:color="auto"/>
          </w:divBdr>
        </w:div>
        <w:div w:id="2085949031">
          <w:marLeft w:val="0"/>
          <w:marRight w:val="0"/>
          <w:marTop w:val="0"/>
          <w:marBottom w:val="0"/>
          <w:divBdr>
            <w:top w:val="none" w:sz="0" w:space="0" w:color="auto"/>
            <w:left w:val="none" w:sz="0" w:space="0" w:color="auto"/>
            <w:bottom w:val="none" w:sz="0" w:space="0" w:color="auto"/>
            <w:right w:val="none" w:sz="0" w:space="0" w:color="auto"/>
          </w:divBdr>
        </w:div>
        <w:div w:id="1879974020">
          <w:marLeft w:val="0"/>
          <w:marRight w:val="0"/>
          <w:marTop w:val="0"/>
          <w:marBottom w:val="0"/>
          <w:divBdr>
            <w:top w:val="none" w:sz="0" w:space="0" w:color="auto"/>
            <w:left w:val="none" w:sz="0" w:space="0" w:color="auto"/>
            <w:bottom w:val="none" w:sz="0" w:space="0" w:color="auto"/>
            <w:right w:val="none" w:sz="0" w:space="0" w:color="auto"/>
          </w:divBdr>
        </w:div>
        <w:div w:id="1253129011">
          <w:marLeft w:val="0"/>
          <w:marRight w:val="0"/>
          <w:marTop w:val="0"/>
          <w:marBottom w:val="0"/>
          <w:divBdr>
            <w:top w:val="none" w:sz="0" w:space="0" w:color="auto"/>
            <w:left w:val="none" w:sz="0" w:space="0" w:color="auto"/>
            <w:bottom w:val="none" w:sz="0" w:space="0" w:color="auto"/>
            <w:right w:val="none" w:sz="0" w:space="0" w:color="auto"/>
          </w:divBdr>
        </w:div>
        <w:div w:id="2054426035">
          <w:marLeft w:val="0"/>
          <w:marRight w:val="0"/>
          <w:marTop w:val="0"/>
          <w:marBottom w:val="0"/>
          <w:divBdr>
            <w:top w:val="none" w:sz="0" w:space="0" w:color="auto"/>
            <w:left w:val="none" w:sz="0" w:space="0" w:color="auto"/>
            <w:bottom w:val="none" w:sz="0" w:space="0" w:color="auto"/>
            <w:right w:val="none" w:sz="0" w:space="0" w:color="auto"/>
          </w:divBdr>
        </w:div>
        <w:div w:id="1778527870">
          <w:marLeft w:val="0"/>
          <w:marRight w:val="0"/>
          <w:marTop w:val="0"/>
          <w:marBottom w:val="0"/>
          <w:divBdr>
            <w:top w:val="none" w:sz="0" w:space="0" w:color="auto"/>
            <w:left w:val="none" w:sz="0" w:space="0" w:color="auto"/>
            <w:bottom w:val="none" w:sz="0" w:space="0" w:color="auto"/>
            <w:right w:val="none" w:sz="0" w:space="0" w:color="auto"/>
          </w:divBdr>
        </w:div>
        <w:div w:id="612248654">
          <w:marLeft w:val="0"/>
          <w:marRight w:val="0"/>
          <w:marTop w:val="0"/>
          <w:marBottom w:val="0"/>
          <w:divBdr>
            <w:top w:val="none" w:sz="0" w:space="0" w:color="auto"/>
            <w:left w:val="none" w:sz="0" w:space="0" w:color="auto"/>
            <w:bottom w:val="none" w:sz="0" w:space="0" w:color="auto"/>
            <w:right w:val="none" w:sz="0" w:space="0" w:color="auto"/>
          </w:divBdr>
        </w:div>
        <w:div w:id="706762222">
          <w:marLeft w:val="0"/>
          <w:marRight w:val="0"/>
          <w:marTop w:val="0"/>
          <w:marBottom w:val="0"/>
          <w:divBdr>
            <w:top w:val="none" w:sz="0" w:space="0" w:color="auto"/>
            <w:left w:val="none" w:sz="0" w:space="0" w:color="auto"/>
            <w:bottom w:val="none" w:sz="0" w:space="0" w:color="auto"/>
            <w:right w:val="none" w:sz="0" w:space="0" w:color="auto"/>
          </w:divBdr>
        </w:div>
        <w:div w:id="1925988494">
          <w:marLeft w:val="0"/>
          <w:marRight w:val="0"/>
          <w:marTop w:val="0"/>
          <w:marBottom w:val="0"/>
          <w:divBdr>
            <w:top w:val="none" w:sz="0" w:space="0" w:color="auto"/>
            <w:left w:val="none" w:sz="0" w:space="0" w:color="auto"/>
            <w:bottom w:val="none" w:sz="0" w:space="0" w:color="auto"/>
            <w:right w:val="none" w:sz="0" w:space="0" w:color="auto"/>
          </w:divBdr>
        </w:div>
        <w:div w:id="2128153688">
          <w:marLeft w:val="0"/>
          <w:marRight w:val="0"/>
          <w:marTop w:val="0"/>
          <w:marBottom w:val="0"/>
          <w:divBdr>
            <w:top w:val="none" w:sz="0" w:space="0" w:color="auto"/>
            <w:left w:val="none" w:sz="0" w:space="0" w:color="auto"/>
            <w:bottom w:val="none" w:sz="0" w:space="0" w:color="auto"/>
            <w:right w:val="none" w:sz="0" w:space="0" w:color="auto"/>
          </w:divBdr>
        </w:div>
        <w:div w:id="1965966068">
          <w:marLeft w:val="0"/>
          <w:marRight w:val="0"/>
          <w:marTop w:val="0"/>
          <w:marBottom w:val="0"/>
          <w:divBdr>
            <w:top w:val="none" w:sz="0" w:space="0" w:color="auto"/>
            <w:left w:val="none" w:sz="0" w:space="0" w:color="auto"/>
            <w:bottom w:val="none" w:sz="0" w:space="0" w:color="auto"/>
            <w:right w:val="none" w:sz="0" w:space="0" w:color="auto"/>
          </w:divBdr>
        </w:div>
        <w:div w:id="84036194">
          <w:marLeft w:val="0"/>
          <w:marRight w:val="0"/>
          <w:marTop w:val="0"/>
          <w:marBottom w:val="0"/>
          <w:divBdr>
            <w:top w:val="none" w:sz="0" w:space="0" w:color="auto"/>
            <w:left w:val="none" w:sz="0" w:space="0" w:color="auto"/>
            <w:bottom w:val="none" w:sz="0" w:space="0" w:color="auto"/>
            <w:right w:val="none" w:sz="0" w:space="0" w:color="auto"/>
          </w:divBdr>
        </w:div>
        <w:div w:id="417557079">
          <w:marLeft w:val="0"/>
          <w:marRight w:val="0"/>
          <w:marTop w:val="0"/>
          <w:marBottom w:val="0"/>
          <w:divBdr>
            <w:top w:val="none" w:sz="0" w:space="0" w:color="auto"/>
            <w:left w:val="none" w:sz="0" w:space="0" w:color="auto"/>
            <w:bottom w:val="none" w:sz="0" w:space="0" w:color="auto"/>
            <w:right w:val="none" w:sz="0" w:space="0" w:color="auto"/>
          </w:divBdr>
        </w:div>
        <w:div w:id="743259783">
          <w:marLeft w:val="0"/>
          <w:marRight w:val="0"/>
          <w:marTop w:val="0"/>
          <w:marBottom w:val="0"/>
          <w:divBdr>
            <w:top w:val="none" w:sz="0" w:space="0" w:color="auto"/>
            <w:left w:val="none" w:sz="0" w:space="0" w:color="auto"/>
            <w:bottom w:val="none" w:sz="0" w:space="0" w:color="auto"/>
            <w:right w:val="none" w:sz="0" w:space="0" w:color="auto"/>
          </w:divBdr>
        </w:div>
        <w:div w:id="913047847">
          <w:marLeft w:val="0"/>
          <w:marRight w:val="0"/>
          <w:marTop w:val="0"/>
          <w:marBottom w:val="0"/>
          <w:divBdr>
            <w:top w:val="none" w:sz="0" w:space="0" w:color="auto"/>
            <w:left w:val="none" w:sz="0" w:space="0" w:color="auto"/>
            <w:bottom w:val="none" w:sz="0" w:space="0" w:color="auto"/>
            <w:right w:val="none" w:sz="0" w:space="0" w:color="auto"/>
          </w:divBdr>
        </w:div>
        <w:div w:id="1764719997">
          <w:marLeft w:val="0"/>
          <w:marRight w:val="0"/>
          <w:marTop w:val="0"/>
          <w:marBottom w:val="0"/>
          <w:divBdr>
            <w:top w:val="none" w:sz="0" w:space="0" w:color="auto"/>
            <w:left w:val="none" w:sz="0" w:space="0" w:color="auto"/>
            <w:bottom w:val="none" w:sz="0" w:space="0" w:color="auto"/>
            <w:right w:val="none" w:sz="0" w:space="0" w:color="auto"/>
          </w:divBdr>
        </w:div>
        <w:div w:id="1220630551">
          <w:marLeft w:val="0"/>
          <w:marRight w:val="0"/>
          <w:marTop w:val="0"/>
          <w:marBottom w:val="0"/>
          <w:divBdr>
            <w:top w:val="none" w:sz="0" w:space="0" w:color="auto"/>
            <w:left w:val="none" w:sz="0" w:space="0" w:color="auto"/>
            <w:bottom w:val="none" w:sz="0" w:space="0" w:color="auto"/>
            <w:right w:val="none" w:sz="0" w:space="0" w:color="auto"/>
          </w:divBdr>
        </w:div>
        <w:div w:id="1770738717">
          <w:marLeft w:val="0"/>
          <w:marRight w:val="0"/>
          <w:marTop w:val="0"/>
          <w:marBottom w:val="0"/>
          <w:divBdr>
            <w:top w:val="none" w:sz="0" w:space="0" w:color="auto"/>
            <w:left w:val="none" w:sz="0" w:space="0" w:color="auto"/>
            <w:bottom w:val="none" w:sz="0" w:space="0" w:color="auto"/>
            <w:right w:val="none" w:sz="0" w:space="0" w:color="auto"/>
          </w:divBdr>
        </w:div>
        <w:div w:id="1569417533">
          <w:marLeft w:val="0"/>
          <w:marRight w:val="0"/>
          <w:marTop w:val="0"/>
          <w:marBottom w:val="0"/>
          <w:divBdr>
            <w:top w:val="none" w:sz="0" w:space="0" w:color="auto"/>
            <w:left w:val="none" w:sz="0" w:space="0" w:color="auto"/>
            <w:bottom w:val="none" w:sz="0" w:space="0" w:color="auto"/>
            <w:right w:val="none" w:sz="0" w:space="0" w:color="auto"/>
          </w:divBdr>
        </w:div>
      </w:divsChild>
    </w:div>
    <w:div w:id="1751733622">
      <w:marLeft w:val="0"/>
      <w:marRight w:val="0"/>
      <w:marTop w:val="0"/>
      <w:marBottom w:val="0"/>
      <w:divBdr>
        <w:top w:val="none" w:sz="0" w:space="0" w:color="auto"/>
        <w:left w:val="none" w:sz="0" w:space="0" w:color="auto"/>
        <w:bottom w:val="none" w:sz="0" w:space="0" w:color="auto"/>
        <w:right w:val="none" w:sz="0" w:space="0" w:color="auto"/>
      </w:divBdr>
    </w:div>
    <w:div w:id="1751847360">
      <w:marLeft w:val="0"/>
      <w:marRight w:val="0"/>
      <w:marTop w:val="0"/>
      <w:marBottom w:val="0"/>
      <w:divBdr>
        <w:top w:val="none" w:sz="0" w:space="0" w:color="auto"/>
        <w:left w:val="none" w:sz="0" w:space="0" w:color="auto"/>
        <w:bottom w:val="none" w:sz="0" w:space="0" w:color="auto"/>
        <w:right w:val="none" w:sz="0" w:space="0" w:color="auto"/>
      </w:divBdr>
    </w:div>
    <w:div w:id="1751921902">
      <w:marLeft w:val="0"/>
      <w:marRight w:val="0"/>
      <w:marTop w:val="0"/>
      <w:marBottom w:val="0"/>
      <w:divBdr>
        <w:top w:val="none" w:sz="0" w:space="0" w:color="auto"/>
        <w:left w:val="none" w:sz="0" w:space="0" w:color="auto"/>
        <w:bottom w:val="none" w:sz="0" w:space="0" w:color="auto"/>
        <w:right w:val="none" w:sz="0" w:space="0" w:color="auto"/>
      </w:divBdr>
    </w:div>
    <w:div w:id="1751930230">
      <w:marLeft w:val="0"/>
      <w:marRight w:val="0"/>
      <w:marTop w:val="0"/>
      <w:marBottom w:val="0"/>
      <w:divBdr>
        <w:top w:val="none" w:sz="0" w:space="0" w:color="auto"/>
        <w:left w:val="none" w:sz="0" w:space="0" w:color="auto"/>
        <w:bottom w:val="none" w:sz="0" w:space="0" w:color="auto"/>
        <w:right w:val="none" w:sz="0" w:space="0" w:color="auto"/>
      </w:divBdr>
    </w:div>
    <w:div w:id="1751998961">
      <w:marLeft w:val="0"/>
      <w:marRight w:val="0"/>
      <w:marTop w:val="0"/>
      <w:marBottom w:val="0"/>
      <w:divBdr>
        <w:top w:val="none" w:sz="0" w:space="0" w:color="auto"/>
        <w:left w:val="none" w:sz="0" w:space="0" w:color="auto"/>
        <w:bottom w:val="none" w:sz="0" w:space="0" w:color="auto"/>
        <w:right w:val="none" w:sz="0" w:space="0" w:color="auto"/>
      </w:divBdr>
    </w:div>
    <w:div w:id="1752001338">
      <w:marLeft w:val="0"/>
      <w:marRight w:val="0"/>
      <w:marTop w:val="0"/>
      <w:marBottom w:val="0"/>
      <w:divBdr>
        <w:top w:val="none" w:sz="0" w:space="0" w:color="auto"/>
        <w:left w:val="none" w:sz="0" w:space="0" w:color="auto"/>
        <w:bottom w:val="none" w:sz="0" w:space="0" w:color="auto"/>
        <w:right w:val="none" w:sz="0" w:space="0" w:color="auto"/>
      </w:divBdr>
    </w:div>
    <w:div w:id="1752004334">
      <w:marLeft w:val="0"/>
      <w:marRight w:val="0"/>
      <w:marTop w:val="0"/>
      <w:marBottom w:val="0"/>
      <w:divBdr>
        <w:top w:val="none" w:sz="0" w:space="0" w:color="auto"/>
        <w:left w:val="none" w:sz="0" w:space="0" w:color="auto"/>
        <w:bottom w:val="none" w:sz="0" w:space="0" w:color="auto"/>
        <w:right w:val="none" w:sz="0" w:space="0" w:color="auto"/>
      </w:divBdr>
    </w:div>
    <w:div w:id="1752047966">
      <w:marLeft w:val="0"/>
      <w:marRight w:val="0"/>
      <w:marTop w:val="0"/>
      <w:marBottom w:val="0"/>
      <w:divBdr>
        <w:top w:val="none" w:sz="0" w:space="0" w:color="auto"/>
        <w:left w:val="none" w:sz="0" w:space="0" w:color="auto"/>
        <w:bottom w:val="none" w:sz="0" w:space="0" w:color="auto"/>
        <w:right w:val="none" w:sz="0" w:space="0" w:color="auto"/>
      </w:divBdr>
    </w:div>
    <w:div w:id="1752236737">
      <w:marLeft w:val="0"/>
      <w:marRight w:val="0"/>
      <w:marTop w:val="0"/>
      <w:marBottom w:val="0"/>
      <w:divBdr>
        <w:top w:val="none" w:sz="0" w:space="0" w:color="auto"/>
        <w:left w:val="none" w:sz="0" w:space="0" w:color="auto"/>
        <w:bottom w:val="none" w:sz="0" w:space="0" w:color="auto"/>
        <w:right w:val="none" w:sz="0" w:space="0" w:color="auto"/>
      </w:divBdr>
    </w:div>
    <w:div w:id="1752237376">
      <w:marLeft w:val="0"/>
      <w:marRight w:val="0"/>
      <w:marTop w:val="0"/>
      <w:marBottom w:val="0"/>
      <w:divBdr>
        <w:top w:val="none" w:sz="0" w:space="0" w:color="auto"/>
        <w:left w:val="none" w:sz="0" w:space="0" w:color="auto"/>
        <w:bottom w:val="none" w:sz="0" w:space="0" w:color="auto"/>
        <w:right w:val="none" w:sz="0" w:space="0" w:color="auto"/>
      </w:divBdr>
    </w:div>
    <w:div w:id="1752241798">
      <w:marLeft w:val="0"/>
      <w:marRight w:val="0"/>
      <w:marTop w:val="0"/>
      <w:marBottom w:val="0"/>
      <w:divBdr>
        <w:top w:val="none" w:sz="0" w:space="0" w:color="auto"/>
        <w:left w:val="none" w:sz="0" w:space="0" w:color="auto"/>
        <w:bottom w:val="none" w:sz="0" w:space="0" w:color="auto"/>
        <w:right w:val="none" w:sz="0" w:space="0" w:color="auto"/>
      </w:divBdr>
    </w:div>
    <w:div w:id="1752268484">
      <w:marLeft w:val="0"/>
      <w:marRight w:val="0"/>
      <w:marTop w:val="0"/>
      <w:marBottom w:val="0"/>
      <w:divBdr>
        <w:top w:val="none" w:sz="0" w:space="0" w:color="auto"/>
        <w:left w:val="none" w:sz="0" w:space="0" w:color="auto"/>
        <w:bottom w:val="none" w:sz="0" w:space="0" w:color="auto"/>
        <w:right w:val="none" w:sz="0" w:space="0" w:color="auto"/>
      </w:divBdr>
    </w:div>
    <w:div w:id="1752317218">
      <w:marLeft w:val="0"/>
      <w:marRight w:val="0"/>
      <w:marTop w:val="0"/>
      <w:marBottom w:val="0"/>
      <w:divBdr>
        <w:top w:val="none" w:sz="0" w:space="0" w:color="auto"/>
        <w:left w:val="none" w:sz="0" w:space="0" w:color="auto"/>
        <w:bottom w:val="none" w:sz="0" w:space="0" w:color="auto"/>
        <w:right w:val="none" w:sz="0" w:space="0" w:color="auto"/>
      </w:divBdr>
    </w:div>
    <w:div w:id="1752502454">
      <w:bodyDiv w:val="1"/>
      <w:marLeft w:val="0"/>
      <w:marRight w:val="0"/>
      <w:marTop w:val="0"/>
      <w:marBottom w:val="0"/>
      <w:divBdr>
        <w:top w:val="none" w:sz="0" w:space="0" w:color="auto"/>
        <w:left w:val="none" w:sz="0" w:space="0" w:color="auto"/>
        <w:bottom w:val="none" w:sz="0" w:space="0" w:color="auto"/>
        <w:right w:val="none" w:sz="0" w:space="0" w:color="auto"/>
      </w:divBdr>
    </w:div>
    <w:div w:id="1752656992">
      <w:marLeft w:val="0"/>
      <w:marRight w:val="0"/>
      <w:marTop w:val="0"/>
      <w:marBottom w:val="0"/>
      <w:divBdr>
        <w:top w:val="none" w:sz="0" w:space="0" w:color="auto"/>
        <w:left w:val="none" w:sz="0" w:space="0" w:color="auto"/>
        <w:bottom w:val="none" w:sz="0" w:space="0" w:color="auto"/>
        <w:right w:val="none" w:sz="0" w:space="0" w:color="auto"/>
      </w:divBdr>
    </w:div>
    <w:div w:id="1752700709">
      <w:marLeft w:val="0"/>
      <w:marRight w:val="0"/>
      <w:marTop w:val="0"/>
      <w:marBottom w:val="0"/>
      <w:divBdr>
        <w:top w:val="none" w:sz="0" w:space="0" w:color="auto"/>
        <w:left w:val="none" w:sz="0" w:space="0" w:color="auto"/>
        <w:bottom w:val="none" w:sz="0" w:space="0" w:color="auto"/>
        <w:right w:val="none" w:sz="0" w:space="0" w:color="auto"/>
      </w:divBdr>
    </w:div>
    <w:div w:id="1752846957">
      <w:marLeft w:val="0"/>
      <w:marRight w:val="0"/>
      <w:marTop w:val="0"/>
      <w:marBottom w:val="0"/>
      <w:divBdr>
        <w:top w:val="none" w:sz="0" w:space="0" w:color="auto"/>
        <w:left w:val="none" w:sz="0" w:space="0" w:color="auto"/>
        <w:bottom w:val="none" w:sz="0" w:space="0" w:color="auto"/>
        <w:right w:val="none" w:sz="0" w:space="0" w:color="auto"/>
      </w:divBdr>
    </w:div>
    <w:div w:id="1752850041">
      <w:bodyDiv w:val="1"/>
      <w:marLeft w:val="0"/>
      <w:marRight w:val="0"/>
      <w:marTop w:val="0"/>
      <w:marBottom w:val="0"/>
      <w:divBdr>
        <w:top w:val="none" w:sz="0" w:space="0" w:color="auto"/>
        <w:left w:val="none" w:sz="0" w:space="0" w:color="auto"/>
        <w:bottom w:val="none" w:sz="0" w:space="0" w:color="auto"/>
        <w:right w:val="none" w:sz="0" w:space="0" w:color="auto"/>
      </w:divBdr>
    </w:div>
    <w:div w:id="1752894036">
      <w:marLeft w:val="0"/>
      <w:marRight w:val="0"/>
      <w:marTop w:val="0"/>
      <w:marBottom w:val="0"/>
      <w:divBdr>
        <w:top w:val="none" w:sz="0" w:space="0" w:color="auto"/>
        <w:left w:val="none" w:sz="0" w:space="0" w:color="auto"/>
        <w:bottom w:val="none" w:sz="0" w:space="0" w:color="auto"/>
        <w:right w:val="none" w:sz="0" w:space="0" w:color="auto"/>
      </w:divBdr>
    </w:div>
    <w:div w:id="1752894789">
      <w:bodyDiv w:val="1"/>
      <w:marLeft w:val="0"/>
      <w:marRight w:val="0"/>
      <w:marTop w:val="0"/>
      <w:marBottom w:val="0"/>
      <w:divBdr>
        <w:top w:val="none" w:sz="0" w:space="0" w:color="auto"/>
        <w:left w:val="none" w:sz="0" w:space="0" w:color="auto"/>
        <w:bottom w:val="none" w:sz="0" w:space="0" w:color="auto"/>
        <w:right w:val="none" w:sz="0" w:space="0" w:color="auto"/>
      </w:divBdr>
    </w:div>
    <w:div w:id="1752897256">
      <w:marLeft w:val="0"/>
      <w:marRight w:val="0"/>
      <w:marTop w:val="0"/>
      <w:marBottom w:val="0"/>
      <w:divBdr>
        <w:top w:val="none" w:sz="0" w:space="0" w:color="auto"/>
        <w:left w:val="none" w:sz="0" w:space="0" w:color="auto"/>
        <w:bottom w:val="none" w:sz="0" w:space="0" w:color="auto"/>
        <w:right w:val="none" w:sz="0" w:space="0" w:color="auto"/>
      </w:divBdr>
    </w:div>
    <w:div w:id="1752897354">
      <w:marLeft w:val="0"/>
      <w:marRight w:val="0"/>
      <w:marTop w:val="0"/>
      <w:marBottom w:val="0"/>
      <w:divBdr>
        <w:top w:val="none" w:sz="0" w:space="0" w:color="auto"/>
        <w:left w:val="none" w:sz="0" w:space="0" w:color="auto"/>
        <w:bottom w:val="none" w:sz="0" w:space="0" w:color="auto"/>
        <w:right w:val="none" w:sz="0" w:space="0" w:color="auto"/>
      </w:divBdr>
    </w:div>
    <w:div w:id="1752964506">
      <w:marLeft w:val="0"/>
      <w:marRight w:val="0"/>
      <w:marTop w:val="0"/>
      <w:marBottom w:val="0"/>
      <w:divBdr>
        <w:top w:val="none" w:sz="0" w:space="0" w:color="auto"/>
        <w:left w:val="none" w:sz="0" w:space="0" w:color="auto"/>
        <w:bottom w:val="none" w:sz="0" w:space="0" w:color="auto"/>
        <w:right w:val="none" w:sz="0" w:space="0" w:color="auto"/>
      </w:divBdr>
    </w:div>
    <w:div w:id="1753042723">
      <w:marLeft w:val="0"/>
      <w:marRight w:val="0"/>
      <w:marTop w:val="0"/>
      <w:marBottom w:val="0"/>
      <w:divBdr>
        <w:top w:val="none" w:sz="0" w:space="0" w:color="auto"/>
        <w:left w:val="none" w:sz="0" w:space="0" w:color="auto"/>
        <w:bottom w:val="none" w:sz="0" w:space="0" w:color="auto"/>
        <w:right w:val="none" w:sz="0" w:space="0" w:color="auto"/>
      </w:divBdr>
    </w:div>
    <w:div w:id="1753089375">
      <w:marLeft w:val="0"/>
      <w:marRight w:val="0"/>
      <w:marTop w:val="0"/>
      <w:marBottom w:val="0"/>
      <w:divBdr>
        <w:top w:val="none" w:sz="0" w:space="0" w:color="auto"/>
        <w:left w:val="none" w:sz="0" w:space="0" w:color="auto"/>
        <w:bottom w:val="none" w:sz="0" w:space="0" w:color="auto"/>
        <w:right w:val="none" w:sz="0" w:space="0" w:color="auto"/>
      </w:divBdr>
    </w:div>
    <w:div w:id="1753119109">
      <w:marLeft w:val="0"/>
      <w:marRight w:val="0"/>
      <w:marTop w:val="0"/>
      <w:marBottom w:val="0"/>
      <w:divBdr>
        <w:top w:val="none" w:sz="0" w:space="0" w:color="auto"/>
        <w:left w:val="none" w:sz="0" w:space="0" w:color="auto"/>
        <w:bottom w:val="none" w:sz="0" w:space="0" w:color="auto"/>
        <w:right w:val="none" w:sz="0" w:space="0" w:color="auto"/>
      </w:divBdr>
    </w:div>
    <w:div w:id="1753236401">
      <w:marLeft w:val="0"/>
      <w:marRight w:val="0"/>
      <w:marTop w:val="0"/>
      <w:marBottom w:val="0"/>
      <w:divBdr>
        <w:top w:val="none" w:sz="0" w:space="0" w:color="auto"/>
        <w:left w:val="none" w:sz="0" w:space="0" w:color="auto"/>
        <w:bottom w:val="none" w:sz="0" w:space="0" w:color="auto"/>
        <w:right w:val="none" w:sz="0" w:space="0" w:color="auto"/>
      </w:divBdr>
    </w:div>
    <w:div w:id="1753352724">
      <w:marLeft w:val="0"/>
      <w:marRight w:val="0"/>
      <w:marTop w:val="0"/>
      <w:marBottom w:val="0"/>
      <w:divBdr>
        <w:top w:val="none" w:sz="0" w:space="0" w:color="auto"/>
        <w:left w:val="none" w:sz="0" w:space="0" w:color="auto"/>
        <w:bottom w:val="none" w:sz="0" w:space="0" w:color="auto"/>
        <w:right w:val="none" w:sz="0" w:space="0" w:color="auto"/>
      </w:divBdr>
    </w:div>
    <w:div w:id="1753352995">
      <w:marLeft w:val="0"/>
      <w:marRight w:val="0"/>
      <w:marTop w:val="0"/>
      <w:marBottom w:val="0"/>
      <w:divBdr>
        <w:top w:val="none" w:sz="0" w:space="0" w:color="auto"/>
        <w:left w:val="none" w:sz="0" w:space="0" w:color="auto"/>
        <w:bottom w:val="none" w:sz="0" w:space="0" w:color="auto"/>
        <w:right w:val="none" w:sz="0" w:space="0" w:color="auto"/>
      </w:divBdr>
    </w:div>
    <w:div w:id="1753426099">
      <w:marLeft w:val="0"/>
      <w:marRight w:val="0"/>
      <w:marTop w:val="0"/>
      <w:marBottom w:val="0"/>
      <w:divBdr>
        <w:top w:val="none" w:sz="0" w:space="0" w:color="auto"/>
        <w:left w:val="none" w:sz="0" w:space="0" w:color="auto"/>
        <w:bottom w:val="none" w:sz="0" w:space="0" w:color="auto"/>
        <w:right w:val="none" w:sz="0" w:space="0" w:color="auto"/>
      </w:divBdr>
    </w:div>
    <w:div w:id="1753428322">
      <w:marLeft w:val="0"/>
      <w:marRight w:val="0"/>
      <w:marTop w:val="0"/>
      <w:marBottom w:val="0"/>
      <w:divBdr>
        <w:top w:val="none" w:sz="0" w:space="0" w:color="auto"/>
        <w:left w:val="none" w:sz="0" w:space="0" w:color="auto"/>
        <w:bottom w:val="none" w:sz="0" w:space="0" w:color="auto"/>
        <w:right w:val="none" w:sz="0" w:space="0" w:color="auto"/>
      </w:divBdr>
    </w:div>
    <w:div w:id="1753431861">
      <w:marLeft w:val="0"/>
      <w:marRight w:val="0"/>
      <w:marTop w:val="0"/>
      <w:marBottom w:val="0"/>
      <w:divBdr>
        <w:top w:val="none" w:sz="0" w:space="0" w:color="auto"/>
        <w:left w:val="none" w:sz="0" w:space="0" w:color="auto"/>
        <w:bottom w:val="none" w:sz="0" w:space="0" w:color="auto"/>
        <w:right w:val="none" w:sz="0" w:space="0" w:color="auto"/>
      </w:divBdr>
    </w:div>
    <w:div w:id="1753502255">
      <w:marLeft w:val="0"/>
      <w:marRight w:val="0"/>
      <w:marTop w:val="0"/>
      <w:marBottom w:val="0"/>
      <w:divBdr>
        <w:top w:val="none" w:sz="0" w:space="0" w:color="auto"/>
        <w:left w:val="none" w:sz="0" w:space="0" w:color="auto"/>
        <w:bottom w:val="none" w:sz="0" w:space="0" w:color="auto"/>
        <w:right w:val="none" w:sz="0" w:space="0" w:color="auto"/>
      </w:divBdr>
    </w:div>
    <w:div w:id="1753506229">
      <w:marLeft w:val="0"/>
      <w:marRight w:val="0"/>
      <w:marTop w:val="0"/>
      <w:marBottom w:val="0"/>
      <w:divBdr>
        <w:top w:val="none" w:sz="0" w:space="0" w:color="auto"/>
        <w:left w:val="none" w:sz="0" w:space="0" w:color="auto"/>
        <w:bottom w:val="none" w:sz="0" w:space="0" w:color="auto"/>
        <w:right w:val="none" w:sz="0" w:space="0" w:color="auto"/>
      </w:divBdr>
    </w:div>
    <w:div w:id="1753509116">
      <w:marLeft w:val="0"/>
      <w:marRight w:val="0"/>
      <w:marTop w:val="0"/>
      <w:marBottom w:val="0"/>
      <w:divBdr>
        <w:top w:val="none" w:sz="0" w:space="0" w:color="auto"/>
        <w:left w:val="none" w:sz="0" w:space="0" w:color="auto"/>
        <w:bottom w:val="none" w:sz="0" w:space="0" w:color="auto"/>
        <w:right w:val="none" w:sz="0" w:space="0" w:color="auto"/>
      </w:divBdr>
    </w:div>
    <w:div w:id="1753701227">
      <w:marLeft w:val="0"/>
      <w:marRight w:val="0"/>
      <w:marTop w:val="0"/>
      <w:marBottom w:val="0"/>
      <w:divBdr>
        <w:top w:val="none" w:sz="0" w:space="0" w:color="auto"/>
        <w:left w:val="none" w:sz="0" w:space="0" w:color="auto"/>
        <w:bottom w:val="none" w:sz="0" w:space="0" w:color="auto"/>
        <w:right w:val="none" w:sz="0" w:space="0" w:color="auto"/>
      </w:divBdr>
    </w:div>
    <w:div w:id="1753745157">
      <w:marLeft w:val="0"/>
      <w:marRight w:val="0"/>
      <w:marTop w:val="0"/>
      <w:marBottom w:val="0"/>
      <w:divBdr>
        <w:top w:val="none" w:sz="0" w:space="0" w:color="auto"/>
        <w:left w:val="none" w:sz="0" w:space="0" w:color="auto"/>
        <w:bottom w:val="none" w:sz="0" w:space="0" w:color="auto"/>
        <w:right w:val="none" w:sz="0" w:space="0" w:color="auto"/>
      </w:divBdr>
    </w:div>
    <w:div w:id="1753773267">
      <w:marLeft w:val="0"/>
      <w:marRight w:val="0"/>
      <w:marTop w:val="0"/>
      <w:marBottom w:val="0"/>
      <w:divBdr>
        <w:top w:val="none" w:sz="0" w:space="0" w:color="auto"/>
        <w:left w:val="none" w:sz="0" w:space="0" w:color="auto"/>
        <w:bottom w:val="none" w:sz="0" w:space="0" w:color="auto"/>
        <w:right w:val="none" w:sz="0" w:space="0" w:color="auto"/>
      </w:divBdr>
    </w:div>
    <w:div w:id="1753774936">
      <w:bodyDiv w:val="1"/>
      <w:marLeft w:val="0"/>
      <w:marRight w:val="0"/>
      <w:marTop w:val="0"/>
      <w:marBottom w:val="0"/>
      <w:divBdr>
        <w:top w:val="none" w:sz="0" w:space="0" w:color="auto"/>
        <w:left w:val="none" w:sz="0" w:space="0" w:color="auto"/>
        <w:bottom w:val="none" w:sz="0" w:space="0" w:color="auto"/>
        <w:right w:val="none" w:sz="0" w:space="0" w:color="auto"/>
      </w:divBdr>
    </w:div>
    <w:div w:id="1753775307">
      <w:marLeft w:val="0"/>
      <w:marRight w:val="0"/>
      <w:marTop w:val="0"/>
      <w:marBottom w:val="0"/>
      <w:divBdr>
        <w:top w:val="none" w:sz="0" w:space="0" w:color="auto"/>
        <w:left w:val="none" w:sz="0" w:space="0" w:color="auto"/>
        <w:bottom w:val="none" w:sz="0" w:space="0" w:color="auto"/>
        <w:right w:val="none" w:sz="0" w:space="0" w:color="auto"/>
      </w:divBdr>
    </w:div>
    <w:div w:id="1753775506">
      <w:bodyDiv w:val="1"/>
      <w:marLeft w:val="0"/>
      <w:marRight w:val="0"/>
      <w:marTop w:val="0"/>
      <w:marBottom w:val="0"/>
      <w:divBdr>
        <w:top w:val="none" w:sz="0" w:space="0" w:color="auto"/>
        <w:left w:val="none" w:sz="0" w:space="0" w:color="auto"/>
        <w:bottom w:val="none" w:sz="0" w:space="0" w:color="auto"/>
        <w:right w:val="none" w:sz="0" w:space="0" w:color="auto"/>
      </w:divBdr>
    </w:div>
    <w:div w:id="1753815679">
      <w:marLeft w:val="0"/>
      <w:marRight w:val="0"/>
      <w:marTop w:val="0"/>
      <w:marBottom w:val="0"/>
      <w:divBdr>
        <w:top w:val="none" w:sz="0" w:space="0" w:color="auto"/>
        <w:left w:val="none" w:sz="0" w:space="0" w:color="auto"/>
        <w:bottom w:val="none" w:sz="0" w:space="0" w:color="auto"/>
        <w:right w:val="none" w:sz="0" w:space="0" w:color="auto"/>
      </w:divBdr>
    </w:div>
    <w:div w:id="1753891065">
      <w:marLeft w:val="0"/>
      <w:marRight w:val="0"/>
      <w:marTop w:val="0"/>
      <w:marBottom w:val="0"/>
      <w:divBdr>
        <w:top w:val="none" w:sz="0" w:space="0" w:color="auto"/>
        <w:left w:val="none" w:sz="0" w:space="0" w:color="auto"/>
        <w:bottom w:val="none" w:sz="0" w:space="0" w:color="auto"/>
        <w:right w:val="none" w:sz="0" w:space="0" w:color="auto"/>
      </w:divBdr>
    </w:div>
    <w:div w:id="1753894253">
      <w:marLeft w:val="0"/>
      <w:marRight w:val="0"/>
      <w:marTop w:val="0"/>
      <w:marBottom w:val="0"/>
      <w:divBdr>
        <w:top w:val="none" w:sz="0" w:space="0" w:color="auto"/>
        <w:left w:val="none" w:sz="0" w:space="0" w:color="auto"/>
        <w:bottom w:val="none" w:sz="0" w:space="0" w:color="auto"/>
        <w:right w:val="none" w:sz="0" w:space="0" w:color="auto"/>
      </w:divBdr>
    </w:div>
    <w:div w:id="1753963680">
      <w:marLeft w:val="0"/>
      <w:marRight w:val="0"/>
      <w:marTop w:val="0"/>
      <w:marBottom w:val="0"/>
      <w:divBdr>
        <w:top w:val="none" w:sz="0" w:space="0" w:color="auto"/>
        <w:left w:val="none" w:sz="0" w:space="0" w:color="auto"/>
        <w:bottom w:val="none" w:sz="0" w:space="0" w:color="auto"/>
        <w:right w:val="none" w:sz="0" w:space="0" w:color="auto"/>
      </w:divBdr>
    </w:div>
    <w:div w:id="1753963691">
      <w:marLeft w:val="0"/>
      <w:marRight w:val="0"/>
      <w:marTop w:val="0"/>
      <w:marBottom w:val="0"/>
      <w:divBdr>
        <w:top w:val="none" w:sz="0" w:space="0" w:color="auto"/>
        <w:left w:val="none" w:sz="0" w:space="0" w:color="auto"/>
        <w:bottom w:val="none" w:sz="0" w:space="0" w:color="auto"/>
        <w:right w:val="none" w:sz="0" w:space="0" w:color="auto"/>
      </w:divBdr>
    </w:div>
    <w:div w:id="1754159019">
      <w:marLeft w:val="0"/>
      <w:marRight w:val="0"/>
      <w:marTop w:val="0"/>
      <w:marBottom w:val="0"/>
      <w:divBdr>
        <w:top w:val="none" w:sz="0" w:space="0" w:color="auto"/>
        <w:left w:val="none" w:sz="0" w:space="0" w:color="auto"/>
        <w:bottom w:val="none" w:sz="0" w:space="0" w:color="auto"/>
        <w:right w:val="none" w:sz="0" w:space="0" w:color="auto"/>
      </w:divBdr>
    </w:div>
    <w:div w:id="1754161697">
      <w:marLeft w:val="0"/>
      <w:marRight w:val="0"/>
      <w:marTop w:val="0"/>
      <w:marBottom w:val="0"/>
      <w:divBdr>
        <w:top w:val="none" w:sz="0" w:space="0" w:color="auto"/>
        <w:left w:val="none" w:sz="0" w:space="0" w:color="auto"/>
        <w:bottom w:val="none" w:sz="0" w:space="0" w:color="auto"/>
        <w:right w:val="none" w:sz="0" w:space="0" w:color="auto"/>
      </w:divBdr>
    </w:div>
    <w:div w:id="1754233165">
      <w:marLeft w:val="0"/>
      <w:marRight w:val="0"/>
      <w:marTop w:val="0"/>
      <w:marBottom w:val="0"/>
      <w:divBdr>
        <w:top w:val="none" w:sz="0" w:space="0" w:color="auto"/>
        <w:left w:val="none" w:sz="0" w:space="0" w:color="auto"/>
        <w:bottom w:val="none" w:sz="0" w:space="0" w:color="auto"/>
        <w:right w:val="none" w:sz="0" w:space="0" w:color="auto"/>
      </w:divBdr>
    </w:div>
    <w:div w:id="1754281002">
      <w:marLeft w:val="0"/>
      <w:marRight w:val="0"/>
      <w:marTop w:val="0"/>
      <w:marBottom w:val="0"/>
      <w:divBdr>
        <w:top w:val="none" w:sz="0" w:space="0" w:color="auto"/>
        <w:left w:val="none" w:sz="0" w:space="0" w:color="auto"/>
        <w:bottom w:val="none" w:sz="0" w:space="0" w:color="auto"/>
        <w:right w:val="none" w:sz="0" w:space="0" w:color="auto"/>
      </w:divBdr>
    </w:div>
    <w:div w:id="1754282972">
      <w:marLeft w:val="0"/>
      <w:marRight w:val="0"/>
      <w:marTop w:val="0"/>
      <w:marBottom w:val="0"/>
      <w:divBdr>
        <w:top w:val="none" w:sz="0" w:space="0" w:color="auto"/>
        <w:left w:val="none" w:sz="0" w:space="0" w:color="auto"/>
        <w:bottom w:val="none" w:sz="0" w:space="0" w:color="auto"/>
        <w:right w:val="none" w:sz="0" w:space="0" w:color="auto"/>
      </w:divBdr>
    </w:div>
    <w:div w:id="1754429901">
      <w:marLeft w:val="0"/>
      <w:marRight w:val="0"/>
      <w:marTop w:val="0"/>
      <w:marBottom w:val="0"/>
      <w:divBdr>
        <w:top w:val="none" w:sz="0" w:space="0" w:color="auto"/>
        <w:left w:val="none" w:sz="0" w:space="0" w:color="auto"/>
        <w:bottom w:val="none" w:sz="0" w:space="0" w:color="auto"/>
        <w:right w:val="none" w:sz="0" w:space="0" w:color="auto"/>
      </w:divBdr>
    </w:div>
    <w:div w:id="1754661481">
      <w:marLeft w:val="0"/>
      <w:marRight w:val="0"/>
      <w:marTop w:val="0"/>
      <w:marBottom w:val="0"/>
      <w:divBdr>
        <w:top w:val="none" w:sz="0" w:space="0" w:color="auto"/>
        <w:left w:val="none" w:sz="0" w:space="0" w:color="auto"/>
        <w:bottom w:val="none" w:sz="0" w:space="0" w:color="auto"/>
        <w:right w:val="none" w:sz="0" w:space="0" w:color="auto"/>
      </w:divBdr>
    </w:div>
    <w:div w:id="1754738486">
      <w:marLeft w:val="0"/>
      <w:marRight w:val="0"/>
      <w:marTop w:val="0"/>
      <w:marBottom w:val="0"/>
      <w:divBdr>
        <w:top w:val="none" w:sz="0" w:space="0" w:color="auto"/>
        <w:left w:val="none" w:sz="0" w:space="0" w:color="auto"/>
        <w:bottom w:val="none" w:sz="0" w:space="0" w:color="auto"/>
        <w:right w:val="none" w:sz="0" w:space="0" w:color="auto"/>
      </w:divBdr>
    </w:div>
    <w:div w:id="1754740810">
      <w:marLeft w:val="0"/>
      <w:marRight w:val="0"/>
      <w:marTop w:val="0"/>
      <w:marBottom w:val="0"/>
      <w:divBdr>
        <w:top w:val="none" w:sz="0" w:space="0" w:color="auto"/>
        <w:left w:val="none" w:sz="0" w:space="0" w:color="auto"/>
        <w:bottom w:val="none" w:sz="0" w:space="0" w:color="auto"/>
        <w:right w:val="none" w:sz="0" w:space="0" w:color="auto"/>
      </w:divBdr>
    </w:div>
    <w:div w:id="1754743041">
      <w:marLeft w:val="0"/>
      <w:marRight w:val="0"/>
      <w:marTop w:val="0"/>
      <w:marBottom w:val="0"/>
      <w:divBdr>
        <w:top w:val="none" w:sz="0" w:space="0" w:color="auto"/>
        <w:left w:val="none" w:sz="0" w:space="0" w:color="auto"/>
        <w:bottom w:val="none" w:sz="0" w:space="0" w:color="auto"/>
        <w:right w:val="none" w:sz="0" w:space="0" w:color="auto"/>
      </w:divBdr>
    </w:div>
    <w:div w:id="1754743382">
      <w:marLeft w:val="0"/>
      <w:marRight w:val="0"/>
      <w:marTop w:val="0"/>
      <w:marBottom w:val="0"/>
      <w:divBdr>
        <w:top w:val="none" w:sz="0" w:space="0" w:color="auto"/>
        <w:left w:val="none" w:sz="0" w:space="0" w:color="auto"/>
        <w:bottom w:val="none" w:sz="0" w:space="0" w:color="auto"/>
        <w:right w:val="none" w:sz="0" w:space="0" w:color="auto"/>
      </w:divBdr>
    </w:div>
    <w:div w:id="1754811252">
      <w:marLeft w:val="0"/>
      <w:marRight w:val="0"/>
      <w:marTop w:val="0"/>
      <w:marBottom w:val="0"/>
      <w:divBdr>
        <w:top w:val="none" w:sz="0" w:space="0" w:color="auto"/>
        <w:left w:val="none" w:sz="0" w:space="0" w:color="auto"/>
        <w:bottom w:val="none" w:sz="0" w:space="0" w:color="auto"/>
        <w:right w:val="none" w:sz="0" w:space="0" w:color="auto"/>
      </w:divBdr>
    </w:div>
    <w:div w:id="1754817348">
      <w:marLeft w:val="0"/>
      <w:marRight w:val="0"/>
      <w:marTop w:val="0"/>
      <w:marBottom w:val="0"/>
      <w:divBdr>
        <w:top w:val="none" w:sz="0" w:space="0" w:color="auto"/>
        <w:left w:val="none" w:sz="0" w:space="0" w:color="auto"/>
        <w:bottom w:val="none" w:sz="0" w:space="0" w:color="auto"/>
        <w:right w:val="none" w:sz="0" w:space="0" w:color="auto"/>
      </w:divBdr>
    </w:div>
    <w:div w:id="1754930641">
      <w:marLeft w:val="0"/>
      <w:marRight w:val="0"/>
      <w:marTop w:val="0"/>
      <w:marBottom w:val="0"/>
      <w:divBdr>
        <w:top w:val="none" w:sz="0" w:space="0" w:color="auto"/>
        <w:left w:val="none" w:sz="0" w:space="0" w:color="auto"/>
        <w:bottom w:val="none" w:sz="0" w:space="0" w:color="auto"/>
        <w:right w:val="none" w:sz="0" w:space="0" w:color="auto"/>
      </w:divBdr>
    </w:div>
    <w:div w:id="1754932837">
      <w:marLeft w:val="0"/>
      <w:marRight w:val="0"/>
      <w:marTop w:val="0"/>
      <w:marBottom w:val="0"/>
      <w:divBdr>
        <w:top w:val="none" w:sz="0" w:space="0" w:color="auto"/>
        <w:left w:val="none" w:sz="0" w:space="0" w:color="auto"/>
        <w:bottom w:val="none" w:sz="0" w:space="0" w:color="auto"/>
        <w:right w:val="none" w:sz="0" w:space="0" w:color="auto"/>
      </w:divBdr>
    </w:div>
    <w:div w:id="1754937667">
      <w:marLeft w:val="0"/>
      <w:marRight w:val="0"/>
      <w:marTop w:val="0"/>
      <w:marBottom w:val="0"/>
      <w:divBdr>
        <w:top w:val="none" w:sz="0" w:space="0" w:color="auto"/>
        <w:left w:val="none" w:sz="0" w:space="0" w:color="auto"/>
        <w:bottom w:val="none" w:sz="0" w:space="0" w:color="auto"/>
        <w:right w:val="none" w:sz="0" w:space="0" w:color="auto"/>
      </w:divBdr>
    </w:div>
    <w:div w:id="1754937903">
      <w:marLeft w:val="0"/>
      <w:marRight w:val="0"/>
      <w:marTop w:val="0"/>
      <w:marBottom w:val="0"/>
      <w:divBdr>
        <w:top w:val="none" w:sz="0" w:space="0" w:color="auto"/>
        <w:left w:val="none" w:sz="0" w:space="0" w:color="auto"/>
        <w:bottom w:val="none" w:sz="0" w:space="0" w:color="auto"/>
        <w:right w:val="none" w:sz="0" w:space="0" w:color="auto"/>
      </w:divBdr>
    </w:div>
    <w:div w:id="1754938199">
      <w:marLeft w:val="0"/>
      <w:marRight w:val="0"/>
      <w:marTop w:val="0"/>
      <w:marBottom w:val="0"/>
      <w:divBdr>
        <w:top w:val="none" w:sz="0" w:space="0" w:color="auto"/>
        <w:left w:val="none" w:sz="0" w:space="0" w:color="auto"/>
        <w:bottom w:val="none" w:sz="0" w:space="0" w:color="auto"/>
        <w:right w:val="none" w:sz="0" w:space="0" w:color="auto"/>
      </w:divBdr>
    </w:div>
    <w:div w:id="1755007015">
      <w:marLeft w:val="0"/>
      <w:marRight w:val="0"/>
      <w:marTop w:val="0"/>
      <w:marBottom w:val="0"/>
      <w:divBdr>
        <w:top w:val="none" w:sz="0" w:space="0" w:color="auto"/>
        <w:left w:val="none" w:sz="0" w:space="0" w:color="auto"/>
        <w:bottom w:val="none" w:sz="0" w:space="0" w:color="auto"/>
        <w:right w:val="none" w:sz="0" w:space="0" w:color="auto"/>
      </w:divBdr>
    </w:div>
    <w:div w:id="1755079762">
      <w:marLeft w:val="0"/>
      <w:marRight w:val="0"/>
      <w:marTop w:val="0"/>
      <w:marBottom w:val="0"/>
      <w:divBdr>
        <w:top w:val="none" w:sz="0" w:space="0" w:color="auto"/>
        <w:left w:val="none" w:sz="0" w:space="0" w:color="auto"/>
        <w:bottom w:val="none" w:sz="0" w:space="0" w:color="auto"/>
        <w:right w:val="none" w:sz="0" w:space="0" w:color="auto"/>
      </w:divBdr>
    </w:div>
    <w:div w:id="1755123136">
      <w:marLeft w:val="0"/>
      <w:marRight w:val="0"/>
      <w:marTop w:val="0"/>
      <w:marBottom w:val="0"/>
      <w:divBdr>
        <w:top w:val="none" w:sz="0" w:space="0" w:color="auto"/>
        <w:left w:val="none" w:sz="0" w:space="0" w:color="auto"/>
        <w:bottom w:val="none" w:sz="0" w:space="0" w:color="auto"/>
        <w:right w:val="none" w:sz="0" w:space="0" w:color="auto"/>
      </w:divBdr>
    </w:div>
    <w:div w:id="1755276296">
      <w:marLeft w:val="0"/>
      <w:marRight w:val="0"/>
      <w:marTop w:val="0"/>
      <w:marBottom w:val="0"/>
      <w:divBdr>
        <w:top w:val="none" w:sz="0" w:space="0" w:color="auto"/>
        <w:left w:val="none" w:sz="0" w:space="0" w:color="auto"/>
        <w:bottom w:val="none" w:sz="0" w:space="0" w:color="auto"/>
        <w:right w:val="none" w:sz="0" w:space="0" w:color="auto"/>
      </w:divBdr>
    </w:div>
    <w:div w:id="1755282460">
      <w:marLeft w:val="0"/>
      <w:marRight w:val="0"/>
      <w:marTop w:val="0"/>
      <w:marBottom w:val="0"/>
      <w:divBdr>
        <w:top w:val="none" w:sz="0" w:space="0" w:color="auto"/>
        <w:left w:val="none" w:sz="0" w:space="0" w:color="auto"/>
        <w:bottom w:val="none" w:sz="0" w:space="0" w:color="auto"/>
        <w:right w:val="none" w:sz="0" w:space="0" w:color="auto"/>
      </w:divBdr>
    </w:div>
    <w:div w:id="1755317926">
      <w:marLeft w:val="0"/>
      <w:marRight w:val="0"/>
      <w:marTop w:val="0"/>
      <w:marBottom w:val="0"/>
      <w:divBdr>
        <w:top w:val="none" w:sz="0" w:space="0" w:color="auto"/>
        <w:left w:val="none" w:sz="0" w:space="0" w:color="auto"/>
        <w:bottom w:val="none" w:sz="0" w:space="0" w:color="auto"/>
        <w:right w:val="none" w:sz="0" w:space="0" w:color="auto"/>
      </w:divBdr>
    </w:div>
    <w:div w:id="1755466400">
      <w:marLeft w:val="0"/>
      <w:marRight w:val="0"/>
      <w:marTop w:val="0"/>
      <w:marBottom w:val="0"/>
      <w:divBdr>
        <w:top w:val="none" w:sz="0" w:space="0" w:color="auto"/>
        <w:left w:val="none" w:sz="0" w:space="0" w:color="auto"/>
        <w:bottom w:val="none" w:sz="0" w:space="0" w:color="auto"/>
        <w:right w:val="none" w:sz="0" w:space="0" w:color="auto"/>
      </w:divBdr>
    </w:div>
    <w:div w:id="1755661089">
      <w:marLeft w:val="0"/>
      <w:marRight w:val="0"/>
      <w:marTop w:val="0"/>
      <w:marBottom w:val="0"/>
      <w:divBdr>
        <w:top w:val="none" w:sz="0" w:space="0" w:color="auto"/>
        <w:left w:val="none" w:sz="0" w:space="0" w:color="auto"/>
        <w:bottom w:val="none" w:sz="0" w:space="0" w:color="auto"/>
        <w:right w:val="none" w:sz="0" w:space="0" w:color="auto"/>
      </w:divBdr>
    </w:div>
    <w:div w:id="1755711342">
      <w:marLeft w:val="0"/>
      <w:marRight w:val="0"/>
      <w:marTop w:val="0"/>
      <w:marBottom w:val="0"/>
      <w:divBdr>
        <w:top w:val="none" w:sz="0" w:space="0" w:color="auto"/>
        <w:left w:val="none" w:sz="0" w:space="0" w:color="auto"/>
        <w:bottom w:val="none" w:sz="0" w:space="0" w:color="auto"/>
        <w:right w:val="none" w:sz="0" w:space="0" w:color="auto"/>
      </w:divBdr>
    </w:div>
    <w:div w:id="1755735902">
      <w:marLeft w:val="0"/>
      <w:marRight w:val="0"/>
      <w:marTop w:val="0"/>
      <w:marBottom w:val="0"/>
      <w:divBdr>
        <w:top w:val="none" w:sz="0" w:space="0" w:color="auto"/>
        <w:left w:val="none" w:sz="0" w:space="0" w:color="auto"/>
        <w:bottom w:val="none" w:sz="0" w:space="0" w:color="auto"/>
        <w:right w:val="none" w:sz="0" w:space="0" w:color="auto"/>
      </w:divBdr>
    </w:div>
    <w:div w:id="1755784360">
      <w:marLeft w:val="0"/>
      <w:marRight w:val="0"/>
      <w:marTop w:val="0"/>
      <w:marBottom w:val="0"/>
      <w:divBdr>
        <w:top w:val="none" w:sz="0" w:space="0" w:color="auto"/>
        <w:left w:val="none" w:sz="0" w:space="0" w:color="auto"/>
        <w:bottom w:val="none" w:sz="0" w:space="0" w:color="auto"/>
        <w:right w:val="none" w:sz="0" w:space="0" w:color="auto"/>
      </w:divBdr>
    </w:div>
    <w:div w:id="1756047643">
      <w:marLeft w:val="0"/>
      <w:marRight w:val="0"/>
      <w:marTop w:val="0"/>
      <w:marBottom w:val="0"/>
      <w:divBdr>
        <w:top w:val="none" w:sz="0" w:space="0" w:color="auto"/>
        <w:left w:val="none" w:sz="0" w:space="0" w:color="auto"/>
        <w:bottom w:val="none" w:sz="0" w:space="0" w:color="auto"/>
        <w:right w:val="none" w:sz="0" w:space="0" w:color="auto"/>
      </w:divBdr>
    </w:div>
    <w:div w:id="1756048368">
      <w:marLeft w:val="0"/>
      <w:marRight w:val="0"/>
      <w:marTop w:val="0"/>
      <w:marBottom w:val="0"/>
      <w:divBdr>
        <w:top w:val="none" w:sz="0" w:space="0" w:color="auto"/>
        <w:left w:val="none" w:sz="0" w:space="0" w:color="auto"/>
        <w:bottom w:val="none" w:sz="0" w:space="0" w:color="auto"/>
        <w:right w:val="none" w:sz="0" w:space="0" w:color="auto"/>
      </w:divBdr>
    </w:div>
    <w:div w:id="1756048743">
      <w:marLeft w:val="0"/>
      <w:marRight w:val="0"/>
      <w:marTop w:val="0"/>
      <w:marBottom w:val="0"/>
      <w:divBdr>
        <w:top w:val="none" w:sz="0" w:space="0" w:color="auto"/>
        <w:left w:val="none" w:sz="0" w:space="0" w:color="auto"/>
        <w:bottom w:val="none" w:sz="0" w:space="0" w:color="auto"/>
        <w:right w:val="none" w:sz="0" w:space="0" w:color="auto"/>
      </w:divBdr>
    </w:div>
    <w:div w:id="1756199424">
      <w:marLeft w:val="0"/>
      <w:marRight w:val="0"/>
      <w:marTop w:val="0"/>
      <w:marBottom w:val="0"/>
      <w:divBdr>
        <w:top w:val="none" w:sz="0" w:space="0" w:color="auto"/>
        <w:left w:val="none" w:sz="0" w:space="0" w:color="auto"/>
        <w:bottom w:val="none" w:sz="0" w:space="0" w:color="auto"/>
        <w:right w:val="none" w:sz="0" w:space="0" w:color="auto"/>
      </w:divBdr>
    </w:div>
    <w:div w:id="1756243509">
      <w:marLeft w:val="0"/>
      <w:marRight w:val="0"/>
      <w:marTop w:val="0"/>
      <w:marBottom w:val="0"/>
      <w:divBdr>
        <w:top w:val="none" w:sz="0" w:space="0" w:color="auto"/>
        <w:left w:val="none" w:sz="0" w:space="0" w:color="auto"/>
        <w:bottom w:val="none" w:sz="0" w:space="0" w:color="auto"/>
        <w:right w:val="none" w:sz="0" w:space="0" w:color="auto"/>
      </w:divBdr>
    </w:div>
    <w:div w:id="1756244188">
      <w:marLeft w:val="0"/>
      <w:marRight w:val="0"/>
      <w:marTop w:val="0"/>
      <w:marBottom w:val="0"/>
      <w:divBdr>
        <w:top w:val="none" w:sz="0" w:space="0" w:color="auto"/>
        <w:left w:val="none" w:sz="0" w:space="0" w:color="auto"/>
        <w:bottom w:val="none" w:sz="0" w:space="0" w:color="auto"/>
        <w:right w:val="none" w:sz="0" w:space="0" w:color="auto"/>
      </w:divBdr>
    </w:div>
    <w:div w:id="1756395896">
      <w:marLeft w:val="0"/>
      <w:marRight w:val="0"/>
      <w:marTop w:val="0"/>
      <w:marBottom w:val="0"/>
      <w:divBdr>
        <w:top w:val="none" w:sz="0" w:space="0" w:color="auto"/>
        <w:left w:val="none" w:sz="0" w:space="0" w:color="auto"/>
        <w:bottom w:val="none" w:sz="0" w:space="0" w:color="auto"/>
        <w:right w:val="none" w:sz="0" w:space="0" w:color="auto"/>
      </w:divBdr>
    </w:div>
    <w:div w:id="1756780493">
      <w:marLeft w:val="0"/>
      <w:marRight w:val="0"/>
      <w:marTop w:val="0"/>
      <w:marBottom w:val="0"/>
      <w:divBdr>
        <w:top w:val="none" w:sz="0" w:space="0" w:color="auto"/>
        <w:left w:val="none" w:sz="0" w:space="0" w:color="auto"/>
        <w:bottom w:val="none" w:sz="0" w:space="0" w:color="auto"/>
        <w:right w:val="none" w:sz="0" w:space="0" w:color="auto"/>
      </w:divBdr>
    </w:div>
    <w:div w:id="1756824024">
      <w:marLeft w:val="0"/>
      <w:marRight w:val="0"/>
      <w:marTop w:val="0"/>
      <w:marBottom w:val="0"/>
      <w:divBdr>
        <w:top w:val="none" w:sz="0" w:space="0" w:color="auto"/>
        <w:left w:val="none" w:sz="0" w:space="0" w:color="auto"/>
        <w:bottom w:val="none" w:sz="0" w:space="0" w:color="auto"/>
        <w:right w:val="none" w:sz="0" w:space="0" w:color="auto"/>
      </w:divBdr>
    </w:div>
    <w:div w:id="1756828218">
      <w:marLeft w:val="0"/>
      <w:marRight w:val="0"/>
      <w:marTop w:val="0"/>
      <w:marBottom w:val="0"/>
      <w:divBdr>
        <w:top w:val="none" w:sz="0" w:space="0" w:color="auto"/>
        <w:left w:val="none" w:sz="0" w:space="0" w:color="auto"/>
        <w:bottom w:val="none" w:sz="0" w:space="0" w:color="auto"/>
        <w:right w:val="none" w:sz="0" w:space="0" w:color="auto"/>
      </w:divBdr>
    </w:div>
    <w:div w:id="1756899285">
      <w:marLeft w:val="0"/>
      <w:marRight w:val="0"/>
      <w:marTop w:val="0"/>
      <w:marBottom w:val="0"/>
      <w:divBdr>
        <w:top w:val="none" w:sz="0" w:space="0" w:color="auto"/>
        <w:left w:val="none" w:sz="0" w:space="0" w:color="auto"/>
        <w:bottom w:val="none" w:sz="0" w:space="0" w:color="auto"/>
        <w:right w:val="none" w:sz="0" w:space="0" w:color="auto"/>
      </w:divBdr>
    </w:div>
    <w:div w:id="1756978533">
      <w:marLeft w:val="0"/>
      <w:marRight w:val="0"/>
      <w:marTop w:val="0"/>
      <w:marBottom w:val="0"/>
      <w:divBdr>
        <w:top w:val="none" w:sz="0" w:space="0" w:color="auto"/>
        <w:left w:val="none" w:sz="0" w:space="0" w:color="auto"/>
        <w:bottom w:val="none" w:sz="0" w:space="0" w:color="auto"/>
        <w:right w:val="none" w:sz="0" w:space="0" w:color="auto"/>
      </w:divBdr>
    </w:div>
    <w:div w:id="1757166197">
      <w:marLeft w:val="0"/>
      <w:marRight w:val="0"/>
      <w:marTop w:val="0"/>
      <w:marBottom w:val="0"/>
      <w:divBdr>
        <w:top w:val="none" w:sz="0" w:space="0" w:color="auto"/>
        <w:left w:val="none" w:sz="0" w:space="0" w:color="auto"/>
        <w:bottom w:val="none" w:sz="0" w:space="0" w:color="auto"/>
        <w:right w:val="none" w:sz="0" w:space="0" w:color="auto"/>
      </w:divBdr>
    </w:div>
    <w:div w:id="1757239485">
      <w:marLeft w:val="0"/>
      <w:marRight w:val="0"/>
      <w:marTop w:val="0"/>
      <w:marBottom w:val="0"/>
      <w:divBdr>
        <w:top w:val="none" w:sz="0" w:space="0" w:color="auto"/>
        <w:left w:val="none" w:sz="0" w:space="0" w:color="auto"/>
        <w:bottom w:val="none" w:sz="0" w:space="0" w:color="auto"/>
        <w:right w:val="none" w:sz="0" w:space="0" w:color="auto"/>
      </w:divBdr>
    </w:div>
    <w:div w:id="1757243875">
      <w:marLeft w:val="0"/>
      <w:marRight w:val="0"/>
      <w:marTop w:val="0"/>
      <w:marBottom w:val="0"/>
      <w:divBdr>
        <w:top w:val="none" w:sz="0" w:space="0" w:color="auto"/>
        <w:left w:val="none" w:sz="0" w:space="0" w:color="auto"/>
        <w:bottom w:val="none" w:sz="0" w:space="0" w:color="auto"/>
        <w:right w:val="none" w:sz="0" w:space="0" w:color="auto"/>
      </w:divBdr>
    </w:div>
    <w:div w:id="1757287282">
      <w:marLeft w:val="0"/>
      <w:marRight w:val="0"/>
      <w:marTop w:val="0"/>
      <w:marBottom w:val="0"/>
      <w:divBdr>
        <w:top w:val="none" w:sz="0" w:space="0" w:color="auto"/>
        <w:left w:val="none" w:sz="0" w:space="0" w:color="auto"/>
        <w:bottom w:val="none" w:sz="0" w:space="0" w:color="auto"/>
        <w:right w:val="none" w:sz="0" w:space="0" w:color="auto"/>
      </w:divBdr>
    </w:div>
    <w:div w:id="1757360507">
      <w:marLeft w:val="0"/>
      <w:marRight w:val="0"/>
      <w:marTop w:val="0"/>
      <w:marBottom w:val="0"/>
      <w:divBdr>
        <w:top w:val="none" w:sz="0" w:space="0" w:color="auto"/>
        <w:left w:val="none" w:sz="0" w:space="0" w:color="auto"/>
        <w:bottom w:val="none" w:sz="0" w:space="0" w:color="auto"/>
        <w:right w:val="none" w:sz="0" w:space="0" w:color="auto"/>
      </w:divBdr>
    </w:div>
    <w:div w:id="1757361613">
      <w:marLeft w:val="0"/>
      <w:marRight w:val="0"/>
      <w:marTop w:val="0"/>
      <w:marBottom w:val="0"/>
      <w:divBdr>
        <w:top w:val="none" w:sz="0" w:space="0" w:color="auto"/>
        <w:left w:val="none" w:sz="0" w:space="0" w:color="auto"/>
        <w:bottom w:val="none" w:sz="0" w:space="0" w:color="auto"/>
        <w:right w:val="none" w:sz="0" w:space="0" w:color="auto"/>
      </w:divBdr>
    </w:div>
    <w:div w:id="1757439932">
      <w:marLeft w:val="0"/>
      <w:marRight w:val="0"/>
      <w:marTop w:val="0"/>
      <w:marBottom w:val="0"/>
      <w:divBdr>
        <w:top w:val="none" w:sz="0" w:space="0" w:color="auto"/>
        <w:left w:val="none" w:sz="0" w:space="0" w:color="auto"/>
        <w:bottom w:val="none" w:sz="0" w:space="0" w:color="auto"/>
        <w:right w:val="none" w:sz="0" w:space="0" w:color="auto"/>
      </w:divBdr>
    </w:div>
    <w:div w:id="1757550436">
      <w:marLeft w:val="0"/>
      <w:marRight w:val="0"/>
      <w:marTop w:val="0"/>
      <w:marBottom w:val="0"/>
      <w:divBdr>
        <w:top w:val="none" w:sz="0" w:space="0" w:color="auto"/>
        <w:left w:val="none" w:sz="0" w:space="0" w:color="auto"/>
        <w:bottom w:val="none" w:sz="0" w:space="0" w:color="auto"/>
        <w:right w:val="none" w:sz="0" w:space="0" w:color="auto"/>
      </w:divBdr>
    </w:div>
    <w:div w:id="1757559591">
      <w:marLeft w:val="0"/>
      <w:marRight w:val="0"/>
      <w:marTop w:val="0"/>
      <w:marBottom w:val="0"/>
      <w:divBdr>
        <w:top w:val="none" w:sz="0" w:space="0" w:color="auto"/>
        <w:left w:val="none" w:sz="0" w:space="0" w:color="auto"/>
        <w:bottom w:val="none" w:sz="0" w:space="0" w:color="auto"/>
        <w:right w:val="none" w:sz="0" w:space="0" w:color="auto"/>
      </w:divBdr>
    </w:div>
    <w:div w:id="1757744633">
      <w:bodyDiv w:val="1"/>
      <w:marLeft w:val="0"/>
      <w:marRight w:val="0"/>
      <w:marTop w:val="0"/>
      <w:marBottom w:val="0"/>
      <w:divBdr>
        <w:top w:val="none" w:sz="0" w:space="0" w:color="auto"/>
        <w:left w:val="none" w:sz="0" w:space="0" w:color="auto"/>
        <w:bottom w:val="none" w:sz="0" w:space="0" w:color="auto"/>
        <w:right w:val="none" w:sz="0" w:space="0" w:color="auto"/>
      </w:divBdr>
    </w:div>
    <w:div w:id="1757818474">
      <w:bodyDiv w:val="1"/>
      <w:marLeft w:val="0"/>
      <w:marRight w:val="0"/>
      <w:marTop w:val="0"/>
      <w:marBottom w:val="0"/>
      <w:divBdr>
        <w:top w:val="none" w:sz="0" w:space="0" w:color="auto"/>
        <w:left w:val="none" w:sz="0" w:space="0" w:color="auto"/>
        <w:bottom w:val="none" w:sz="0" w:space="0" w:color="auto"/>
        <w:right w:val="none" w:sz="0" w:space="0" w:color="auto"/>
      </w:divBdr>
    </w:div>
    <w:div w:id="1757822979">
      <w:marLeft w:val="0"/>
      <w:marRight w:val="0"/>
      <w:marTop w:val="0"/>
      <w:marBottom w:val="0"/>
      <w:divBdr>
        <w:top w:val="none" w:sz="0" w:space="0" w:color="auto"/>
        <w:left w:val="none" w:sz="0" w:space="0" w:color="auto"/>
        <w:bottom w:val="none" w:sz="0" w:space="0" w:color="auto"/>
        <w:right w:val="none" w:sz="0" w:space="0" w:color="auto"/>
      </w:divBdr>
    </w:div>
    <w:div w:id="1757827824">
      <w:marLeft w:val="0"/>
      <w:marRight w:val="0"/>
      <w:marTop w:val="0"/>
      <w:marBottom w:val="0"/>
      <w:divBdr>
        <w:top w:val="none" w:sz="0" w:space="0" w:color="auto"/>
        <w:left w:val="none" w:sz="0" w:space="0" w:color="auto"/>
        <w:bottom w:val="none" w:sz="0" w:space="0" w:color="auto"/>
        <w:right w:val="none" w:sz="0" w:space="0" w:color="auto"/>
      </w:divBdr>
    </w:div>
    <w:div w:id="1757940053">
      <w:bodyDiv w:val="1"/>
      <w:marLeft w:val="0"/>
      <w:marRight w:val="0"/>
      <w:marTop w:val="0"/>
      <w:marBottom w:val="0"/>
      <w:divBdr>
        <w:top w:val="none" w:sz="0" w:space="0" w:color="auto"/>
        <w:left w:val="none" w:sz="0" w:space="0" w:color="auto"/>
        <w:bottom w:val="none" w:sz="0" w:space="0" w:color="auto"/>
        <w:right w:val="none" w:sz="0" w:space="0" w:color="auto"/>
      </w:divBdr>
    </w:div>
    <w:div w:id="1758095150">
      <w:marLeft w:val="0"/>
      <w:marRight w:val="0"/>
      <w:marTop w:val="0"/>
      <w:marBottom w:val="0"/>
      <w:divBdr>
        <w:top w:val="none" w:sz="0" w:space="0" w:color="auto"/>
        <w:left w:val="none" w:sz="0" w:space="0" w:color="auto"/>
        <w:bottom w:val="none" w:sz="0" w:space="0" w:color="auto"/>
        <w:right w:val="none" w:sz="0" w:space="0" w:color="auto"/>
      </w:divBdr>
    </w:div>
    <w:div w:id="1758137520">
      <w:marLeft w:val="0"/>
      <w:marRight w:val="0"/>
      <w:marTop w:val="0"/>
      <w:marBottom w:val="0"/>
      <w:divBdr>
        <w:top w:val="none" w:sz="0" w:space="0" w:color="auto"/>
        <w:left w:val="none" w:sz="0" w:space="0" w:color="auto"/>
        <w:bottom w:val="none" w:sz="0" w:space="0" w:color="auto"/>
        <w:right w:val="none" w:sz="0" w:space="0" w:color="auto"/>
      </w:divBdr>
    </w:div>
    <w:div w:id="1758286746">
      <w:marLeft w:val="0"/>
      <w:marRight w:val="0"/>
      <w:marTop w:val="0"/>
      <w:marBottom w:val="0"/>
      <w:divBdr>
        <w:top w:val="none" w:sz="0" w:space="0" w:color="auto"/>
        <w:left w:val="none" w:sz="0" w:space="0" w:color="auto"/>
        <w:bottom w:val="none" w:sz="0" w:space="0" w:color="auto"/>
        <w:right w:val="none" w:sz="0" w:space="0" w:color="auto"/>
      </w:divBdr>
    </w:div>
    <w:div w:id="1758289717">
      <w:marLeft w:val="0"/>
      <w:marRight w:val="0"/>
      <w:marTop w:val="0"/>
      <w:marBottom w:val="0"/>
      <w:divBdr>
        <w:top w:val="none" w:sz="0" w:space="0" w:color="auto"/>
        <w:left w:val="none" w:sz="0" w:space="0" w:color="auto"/>
        <w:bottom w:val="none" w:sz="0" w:space="0" w:color="auto"/>
        <w:right w:val="none" w:sz="0" w:space="0" w:color="auto"/>
      </w:divBdr>
    </w:div>
    <w:div w:id="1758404930">
      <w:marLeft w:val="0"/>
      <w:marRight w:val="0"/>
      <w:marTop w:val="0"/>
      <w:marBottom w:val="0"/>
      <w:divBdr>
        <w:top w:val="none" w:sz="0" w:space="0" w:color="auto"/>
        <w:left w:val="none" w:sz="0" w:space="0" w:color="auto"/>
        <w:bottom w:val="none" w:sz="0" w:space="0" w:color="auto"/>
        <w:right w:val="none" w:sz="0" w:space="0" w:color="auto"/>
      </w:divBdr>
    </w:div>
    <w:div w:id="1758475181">
      <w:marLeft w:val="0"/>
      <w:marRight w:val="0"/>
      <w:marTop w:val="0"/>
      <w:marBottom w:val="0"/>
      <w:divBdr>
        <w:top w:val="none" w:sz="0" w:space="0" w:color="auto"/>
        <w:left w:val="none" w:sz="0" w:space="0" w:color="auto"/>
        <w:bottom w:val="none" w:sz="0" w:space="0" w:color="auto"/>
        <w:right w:val="none" w:sz="0" w:space="0" w:color="auto"/>
      </w:divBdr>
    </w:div>
    <w:div w:id="1758594437">
      <w:marLeft w:val="0"/>
      <w:marRight w:val="0"/>
      <w:marTop w:val="0"/>
      <w:marBottom w:val="0"/>
      <w:divBdr>
        <w:top w:val="none" w:sz="0" w:space="0" w:color="auto"/>
        <w:left w:val="none" w:sz="0" w:space="0" w:color="auto"/>
        <w:bottom w:val="none" w:sz="0" w:space="0" w:color="auto"/>
        <w:right w:val="none" w:sz="0" w:space="0" w:color="auto"/>
      </w:divBdr>
    </w:div>
    <w:div w:id="1758676033">
      <w:marLeft w:val="0"/>
      <w:marRight w:val="0"/>
      <w:marTop w:val="0"/>
      <w:marBottom w:val="0"/>
      <w:divBdr>
        <w:top w:val="none" w:sz="0" w:space="0" w:color="auto"/>
        <w:left w:val="none" w:sz="0" w:space="0" w:color="auto"/>
        <w:bottom w:val="none" w:sz="0" w:space="0" w:color="auto"/>
        <w:right w:val="none" w:sz="0" w:space="0" w:color="auto"/>
      </w:divBdr>
    </w:div>
    <w:div w:id="1758862073">
      <w:marLeft w:val="0"/>
      <w:marRight w:val="0"/>
      <w:marTop w:val="0"/>
      <w:marBottom w:val="0"/>
      <w:divBdr>
        <w:top w:val="none" w:sz="0" w:space="0" w:color="auto"/>
        <w:left w:val="none" w:sz="0" w:space="0" w:color="auto"/>
        <w:bottom w:val="none" w:sz="0" w:space="0" w:color="auto"/>
        <w:right w:val="none" w:sz="0" w:space="0" w:color="auto"/>
      </w:divBdr>
    </w:div>
    <w:div w:id="1758863298">
      <w:marLeft w:val="0"/>
      <w:marRight w:val="0"/>
      <w:marTop w:val="0"/>
      <w:marBottom w:val="0"/>
      <w:divBdr>
        <w:top w:val="none" w:sz="0" w:space="0" w:color="auto"/>
        <w:left w:val="none" w:sz="0" w:space="0" w:color="auto"/>
        <w:bottom w:val="none" w:sz="0" w:space="0" w:color="auto"/>
        <w:right w:val="none" w:sz="0" w:space="0" w:color="auto"/>
      </w:divBdr>
    </w:div>
    <w:div w:id="1758867189">
      <w:marLeft w:val="0"/>
      <w:marRight w:val="0"/>
      <w:marTop w:val="0"/>
      <w:marBottom w:val="0"/>
      <w:divBdr>
        <w:top w:val="none" w:sz="0" w:space="0" w:color="auto"/>
        <w:left w:val="none" w:sz="0" w:space="0" w:color="auto"/>
        <w:bottom w:val="none" w:sz="0" w:space="0" w:color="auto"/>
        <w:right w:val="none" w:sz="0" w:space="0" w:color="auto"/>
      </w:divBdr>
    </w:div>
    <w:div w:id="1758943880">
      <w:marLeft w:val="0"/>
      <w:marRight w:val="0"/>
      <w:marTop w:val="0"/>
      <w:marBottom w:val="0"/>
      <w:divBdr>
        <w:top w:val="none" w:sz="0" w:space="0" w:color="auto"/>
        <w:left w:val="none" w:sz="0" w:space="0" w:color="auto"/>
        <w:bottom w:val="none" w:sz="0" w:space="0" w:color="auto"/>
        <w:right w:val="none" w:sz="0" w:space="0" w:color="auto"/>
      </w:divBdr>
    </w:div>
    <w:div w:id="1758987996">
      <w:marLeft w:val="0"/>
      <w:marRight w:val="0"/>
      <w:marTop w:val="0"/>
      <w:marBottom w:val="0"/>
      <w:divBdr>
        <w:top w:val="none" w:sz="0" w:space="0" w:color="auto"/>
        <w:left w:val="none" w:sz="0" w:space="0" w:color="auto"/>
        <w:bottom w:val="none" w:sz="0" w:space="0" w:color="auto"/>
        <w:right w:val="none" w:sz="0" w:space="0" w:color="auto"/>
      </w:divBdr>
    </w:div>
    <w:div w:id="1759129160">
      <w:marLeft w:val="0"/>
      <w:marRight w:val="0"/>
      <w:marTop w:val="0"/>
      <w:marBottom w:val="0"/>
      <w:divBdr>
        <w:top w:val="none" w:sz="0" w:space="0" w:color="auto"/>
        <w:left w:val="none" w:sz="0" w:space="0" w:color="auto"/>
        <w:bottom w:val="none" w:sz="0" w:space="0" w:color="auto"/>
        <w:right w:val="none" w:sz="0" w:space="0" w:color="auto"/>
      </w:divBdr>
    </w:div>
    <w:div w:id="1759131955">
      <w:marLeft w:val="0"/>
      <w:marRight w:val="0"/>
      <w:marTop w:val="0"/>
      <w:marBottom w:val="0"/>
      <w:divBdr>
        <w:top w:val="none" w:sz="0" w:space="0" w:color="auto"/>
        <w:left w:val="none" w:sz="0" w:space="0" w:color="auto"/>
        <w:bottom w:val="none" w:sz="0" w:space="0" w:color="auto"/>
        <w:right w:val="none" w:sz="0" w:space="0" w:color="auto"/>
      </w:divBdr>
    </w:div>
    <w:div w:id="1759250424">
      <w:marLeft w:val="0"/>
      <w:marRight w:val="0"/>
      <w:marTop w:val="0"/>
      <w:marBottom w:val="0"/>
      <w:divBdr>
        <w:top w:val="none" w:sz="0" w:space="0" w:color="auto"/>
        <w:left w:val="none" w:sz="0" w:space="0" w:color="auto"/>
        <w:bottom w:val="none" w:sz="0" w:space="0" w:color="auto"/>
        <w:right w:val="none" w:sz="0" w:space="0" w:color="auto"/>
      </w:divBdr>
    </w:div>
    <w:div w:id="1759404159">
      <w:marLeft w:val="0"/>
      <w:marRight w:val="0"/>
      <w:marTop w:val="0"/>
      <w:marBottom w:val="0"/>
      <w:divBdr>
        <w:top w:val="none" w:sz="0" w:space="0" w:color="auto"/>
        <w:left w:val="none" w:sz="0" w:space="0" w:color="auto"/>
        <w:bottom w:val="none" w:sz="0" w:space="0" w:color="auto"/>
        <w:right w:val="none" w:sz="0" w:space="0" w:color="auto"/>
      </w:divBdr>
    </w:div>
    <w:div w:id="1759474185">
      <w:marLeft w:val="0"/>
      <w:marRight w:val="0"/>
      <w:marTop w:val="0"/>
      <w:marBottom w:val="0"/>
      <w:divBdr>
        <w:top w:val="none" w:sz="0" w:space="0" w:color="auto"/>
        <w:left w:val="none" w:sz="0" w:space="0" w:color="auto"/>
        <w:bottom w:val="none" w:sz="0" w:space="0" w:color="auto"/>
        <w:right w:val="none" w:sz="0" w:space="0" w:color="auto"/>
      </w:divBdr>
    </w:div>
    <w:div w:id="1759476612">
      <w:marLeft w:val="0"/>
      <w:marRight w:val="0"/>
      <w:marTop w:val="0"/>
      <w:marBottom w:val="0"/>
      <w:divBdr>
        <w:top w:val="none" w:sz="0" w:space="0" w:color="auto"/>
        <w:left w:val="none" w:sz="0" w:space="0" w:color="auto"/>
        <w:bottom w:val="none" w:sz="0" w:space="0" w:color="auto"/>
        <w:right w:val="none" w:sz="0" w:space="0" w:color="auto"/>
      </w:divBdr>
    </w:div>
    <w:div w:id="1759522642">
      <w:marLeft w:val="0"/>
      <w:marRight w:val="0"/>
      <w:marTop w:val="0"/>
      <w:marBottom w:val="0"/>
      <w:divBdr>
        <w:top w:val="none" w:sz="0" w:space="0" w:color="auto"/>
        <w:left w:val="none" w:sz="0" w:space="0" w:color="auto"/>
        <w:bottom w:val="none" w:sz="0" w:space="0" w:color="auto"/>
        <w:right w:val="none" w:sz="0" w:space="0" w:color="auto"/>
      </w:divBdr>
    </w:div>
    <w:div w:id="1759523910">
      <w:marLeft w:val="0"/>
      <w:marRight w:val="0"/>
      <w:marTop w:val="0"/>
      <w:marBottom w:val="0"/>
      <w:divBdr>
        <w:top w:val="none" w:sz="0" w:space="0" w:color="auto"/>
        <w:left w:val="none" w:sz="0" w:space="0" w:color="auto"/>
        <w:bottom w:val="none" w:sz="0" w:space="0" w:color="auto"/>
        <w:right w:val="none" w:sz="0" w:space="0" w:color="auto"/>
      </w:divBdr>
    </w:div>
    <w:div w:id="1759524750">
      <w:marLeft w:val="0"/>
      <w:marRight w:val="0"/>
      <w:marTop w:val="0"/>
      <w:marBottom w:val="0"/>
      <w:divBdr>
        <w:top w:val="none" w:sz="0" w:space="0" w:color="auto"/>
        <w:left w:val="none" w:sz="0" w:space="0" w:color="auto"/>
        <w:bottom w:val="none" w:sz="0" w:space="0" w:color="auto"/>
        <w:right w:val="none" w:sz="0" w:space="0" w:color="auto"/>
      </w:divBdr>
    </w:div>
    <w:div w:id="1759673059">
      <w:marLeft w:val="0"/>
      <w:marRight w:val="0"/>
      <w:marTop w:val="0"/>
      <w:marBottom w:val="0"/>
      <w:divBdr>
        <w:top w:val="none" w:sz="0" w:space="0" w:color="auto"/>
        <w:left w:val="none" w:sz="0" w:space="0" w:color="auto"/>
        <w:bottom w:val="none" w:sz="0" w:space="0" w:color="auto"/>
        <w:right w:val="none" w:sz="0" w:space="0" w:color="auto"/>
      </w:divBdr>
    </w:div>
    <w:div w:id="1759709319">
      <w:marLeft w:val="0"/>
      <w:marRight w:val="0"/>
      <w:marTop w:val="0"/>
      <w:marBottom w:val="0"/>
      <w:divBdr>
        <w:top w:val="none" w:sz="0" w:space="0" w:color="auto"/>
        <w:left w:val="none" w:sz="0" w:space="0" w:color="auto"/>
        <w:bottom w:val="none" w:sz="0" w:space="0" w:color="auto"/>
        <w:right w:val="none" w:sz="0" w:space="0" w:color="auto"/>
      </w:divBdr>
    </w:div>
    <w:div w:id="1759716458">
      <w:marLeft w:val="0"/>
      <w:marRight w:val="0"/>
      <w:marTop w:val="0"/>
      <w:marBottom w:val="0"/>
      <w:divBdr>
        <w:top w:val="none" w:sz="0" w:space="0" w:color="auto"/>
        <w:left w:val="none" w:sz="0" w:space="0" w:color="auto"/>
        <w:bottom w:val="none" w:sz="0" w:space="0" w:color="auto"/>
        <w:right w:val="none" w:sz="0" w:space="0" w:color="auto"/>
      </w:divBdr>
    </w:div>
    <w:div w:id="1759789426">
      <w:marLeft w:val="0"/>
      <w:marRight w:val="0"/>
      <w:marTop w:val="0"/>
      <w:marBottom w:val="0"/>
      <w:divBdr>
        <w:top w:val="none" w:sz="0" w:space="0" w:color="auto"/>
        <w:left w:val="none" w:sz="0" w:space="0" w:color="auto"/>
        <w:bottom w:val="none" w:sz="0" w:space="0" w:color="auto"/>
        <w:right w:val="none" w:sz="0" w:space="0" w:color="auto"/>
      </w:divBdr>
    </w:div>
    <w:div w:id="1759791694">
      <w:marLeft w:val="0"/>
      <w:marRight w:val="0"/>
      <w:marTop w:val="0"/>
      <w:marBottom w:val="0"/>
      <w:divBdr>
        <w:top w:val="none" w:sz="0" w:space="0" w:color="auto"/>
        <w:left w:val="none" w:sz="0" w:space="0" w:color="auto"/>
        <w:bottom w:val="none" w:sz="0" w:space="0" w:color="auto"/>
        <w:right w:val="none" w:sz="0" w:space="0" w:color="auto"/>
      </w:divBdr>
    </w:div>
    <w:div w:id="1759981207">
      <w:marLeft w:val="0"/>
      <w:marRight w:val="0"/>
      <w:marTop w:val="0"/>
      <w:marBottom w:val="0"/>
      <w:divBdr>
        <w:top w:val="none" w:sz="0" w:space="0" w:color="auto"/>
        <w:left w:val="none" w:sz="0" w:space="0" w:color="auto"/>
        <w:bottom w:val="none" w:sz="0" w:space="0" w:color="auto"/>
        <w:right w:val="none" w:sz="0" w:space="0" w:color="auto"/>
      </w:divBdr>
    </w:div>
    <w:div w:id="1760366723">
      <w:marLeft w:val="0"/>
      <w:marRight w:val="0"/>
      <w:marTop w:val="0"/>
      <w:marBottom w:val="0"/>
      <w:divBdr>
        <w:top w:val="none" w:sz="0" w:space="0" w:color="auto"/>
        <w:left w:val="none" w:sz="0" w:space="0" w:color="auto"/>
        <w:bottom w:val="none" w:sz="0" w:space="0" w:color="auto"/>
        <w:right w:val="none" w:sz="0" w:space="0" w:color="auto"/>
      </w:divBdr>
    </w:div>
    <w:div w:id="1760369074">
      <w:marLeft w:val="0"/>
      <w:marRight w:val="0"/>
      <w:marTop w:val="0"/>
      <w:marBottom w:val="0"/>
      <w:divBdr>
        <w:top w:val="none" w:sz="0" w:space="0" w:color="auto"/>
        <w:left w:val="none" w:sz="0" w:space="0" w:color="auto"/>
        <w:bottom w:val="none" w:sz="0" w:space="0" w:color="auto"/>
        <w:right w:val="none" w:sz="0" w:space="0" w:color="auto"/>
      </w:divBdr>
    </w:div>
    <w:div w:id="1760371350">
      <w:marLeft w:val="0"/>
      <w:marRight w:val="0"/>
      <w:marTop w:val="0"/>
      <w:marBottom w:val="0"/>
      <w:divBdr>
        <w:top w:val="none" w:sz="0" w:space="0" w:color="auto"/>
        <w:left w:val="none" w:sz="0" w:space="0" w:color="auto"/>
        <w:bottom w:val="none" w:sz="0" w:space="0" w:color="auto"/>
        <w:right w:val="none" w:sz="0" w:space="0" w:color="auto"/>
      </w:divBdr>
    </w:div>
    <w:div w:id="1760517747">
      <w:marLeft w:val="0"/>
      <w:marRight w:val="0"/>
      <w:marTop w:val="0"/>
      <w:marBottom w:val="0"/>
      <w:divBdr>
        <w:top w:val="none" w:sz="0" w:space="0" w:color="auto"/>
        <w:left w:val="none" w:sz="0" w:space="0" w:color="auto"/>
        <w:bottom w:val="none" w:sz="0" w:space="0" w:color="auto"/>
        <w:right w:val="none" w:sz="0" w:space="0" w:color="auto"/>
      </w:divBdr>
    </w:div>
    <w:div w:id="1760522669">
      <w:marLeft w:val="0"/>
      <w:marRight w:val="0"/>
      <w:marTop w:val="0"/>
      <w:marBottom w:val="0"/>
      <w:divBdr>
        <w:top w:val="none" w:sz="0" w:space="0" w:color="auto"/>
        <w:left w:val="none" w:sz="0" w:space="0" w:color="auto"/>
        <w:bottom w:val="none" w:sz="0" w:space="0" w:color="auto"/>
        <w:right w:val="none" w:sz="0" w:space="0" w:color="auto"/>
      </w:divBdr>
    </w:div>
    <w:div w:id="1760564139">
      <w:marLeft w:val="0"/>
      <w:marRight w:val="0"/>
      <w:marTop w:val="0"/>
      <w:marBottom w:val="0"/>
      <w:divBdr>
        <w:top w:val="none" w:sz="0" w:space="0" w:color="auto"/>
        <w:left w:val="none" w:sz="0" w:space="0" w:color="auto"/>
        <w:bottom w:val="none" w:sz="0" w:space="0" w:color="auto"/>
        <w:right w:val="none" w:sz="0" w:space="0" w:color="auto"/>
      </w:divBdr>
    </w:div>
    <w:div w:id="1760591793">
      <w:marLeft w:val="0"/>
      <w:marRight w:val="0"/>
      <w:marTop w:val="0"/>
      <w:marBottom w:val="0"/>
      <w:divBdr>
        <w:top w:val="none" w:sz="0" w:space="0" w:color="auto"/>
        <w:left w:val="none" w:sz="0" w:space="0" w:color="auto"/>
        <w:bottom w:val="none" w:sz="0" w:space="0" w:color="auto"/>
        <w:right w:val="none" w:sz="0" w:space="0" w:color="auto"/>
      </w:divBdr>
    </w:div>
    <w:div w:id="1760636544">
      <w:marLeft w:val="0"/>
      <w:marRight w:val="0"/>
      <w:marTop w:val="0"/>
      <w:marBottom w:val="0"/>
      <w:divBdr>
        <w:top w:val="none" w:sz="0" w:space="0" w:color="auto"/>
        <w:left w:val="none" w:sz="0" w:space="0" w:color="auto"/>
        <w:bottom w:val="none" w:sz="0" w:space="0" w:color="auto"/>
        <w:right w:val="none" w:sz="0" w:space="0" w:color="auto"/>
      </w:divBdr>
    </w:div>
    <w:div w:id="1760639942">
      <w:marLeft w:val="0"/>
      <w:marRight w:val="0"/>
      <w:marTop w:val="0"/>
      <w:marBottom w:val="0"/>
      <w:divBdr>
        <w:top w:val="none" w:sz="0" w:space="0" w:color="auto"/>
        <w:left w:val="none" w:sz="0" w:space="0" w:color="auto"/>
        <w:bottom w:val="none" w:sz="0" w:space="0" w:color="auto"/>
        <w:right w:val="none" w:sz="0" w:space="0" w:color="auto"/>
      </w:divBdr>
    </w:div>
    <w:div w:id="1760640264">
      <w:marLeft w:val="0"/>
      <w:marRight w:val="0"/>
      <w:marTop w:val="0"/>
      <w:marBottom w:val="0"/>
      <w:divBdr>
        <w:top w:val="none" w:sz="0" w:space="0" w:color="auto"/>
        <w:left w:val="none" w:sz="0" w:space="0" w:color="auto"/>
        <w:bottom w:val="none" w:sz="0" w:space="0" w:color="auto"/>
        <w:right w:val="none" w:sz="0" w:space="0" w:color="auto"/>
      </w:divBdr>
    </w:div>
    <w:div w:id="1760716065">
      <w:marLeft w:val="0"/>
      <w:marRight w:val="0"/>
      <w:marTop w:val="0"/>
      <w:marBottom w:val="0"/>
      <w:divBdr>
        <w:top w:val="none" w:sz="0" w:space="0" w:color="auto"/>
        <w:left w:val="none" w:sz="0" w:space="0" w:color="auto"/>
        <w:bottom w:val="none" w:sz="0" w:space="0" w:color="auto"/>
        <w:right w:val="none" w:sz="0" w:space="0" w:color="auto"/>
      </w:divBdr>
    </w:div>
    <w:div w:id="1760716436">
      <w:marLeft w:val="0"/>
      <w:marRight w:val="0"/>
      <w:marTop w:val="0"/>
      <w:marBottom w:val="0"/>
      <w:divBdr>
        <w:top w:val="none" w:sz="0" w:space="0" w:color="auto"/>
        <w:left w:val="none" w:sz="0" w:space="0" w:color="auto"/>
        <w:bottom w:val="none" w:sz="0" w:space="0" w:color="auto"/>
        <w:right w:val="none" w:sz="0" w:space="0" w:color="auto"/>
      </w:divBdr>
    </w:div>
    <w:div w:id="1760757930">
      <w:marLeft w:val="0"/>
      <w:marRight w:val="0"/>
      <w:marTop w:val="0"/>
      <w:marBottom w:val="0"/>
      <w:divBdr>
        <w:top w:val="none" w:sz="0" w:space="0" w:color="auto"/>
        <w:left w:val="none" w:sz="0" w:space="0" w:color="auto"/>
        <w:bottom w:val="none" w:sz="0" w:space="0" w:color="auto"/>
        <w:right w:val="none" w:sz="0" w:space="0" w:color="auto"/>
      </w:divBdr>
    </w:div>
    <w:div w:id="1760827009">
      <w:marLeft w:val="0"/>
      <w:marRight w:val="0"/>
      <w:marTop w:val="0"/>
      <w:marBottom w:val="0"/>
      <w:divBdr>
        <w:top w:val="none" w:sz="0" w:space="0" w:color="auto"/>
        <w:left w:val="none" w:sz="0" w:space="0" w:color="auto"/>
        <w:bottom w:val="none" w:sz="0" w:space="0" w:color="auto"/>
        <w:right w:val="none" w:sz="0" w:space="0" w:color="auto"/>
      </w:divBdr>
    </w:div>
    <w:div w:id="1760832775">
      <w:marLeft w:val="0"/>
      <w:marRight w:val="0"/>
      <w:marTop w:val="0"/>
      <w:marBottom w:val="0"/>
      <w:divBdr>
        <w:top w:val="none" w:sz="0" w:space="0" w:color="auto"/>
        <w:left w:val="none" w:sz="0" w:space="0" w:color="auto"/>
        <w:bottom w:val="none" w:sz="0" w:space="0" w:color="auto"/>
        <w:right w:val="none" w:sz="0" w:space="0" w:color="auto"/>
      </w:divBdr>
    </w:div>
    <w:div w:id="1761179091">
      <w:marLeft w:val="0"/>
      <w:marRight w:val="0"/>
      <w:marTop w:val="0"/>
      <w:marBottom w:val="0"/>
      <w:divBdr>
        <w:top w:val="none" w:sz="0" w:space="0" w:color="auto"/>
        <w:left w:val="none" w:sz="0" w:space="0" w:color="auto"/>
        <w:bottom w:val="none" w:sz="0" w:space="0" w:color="auto"/>
        <w:right w:val="none" w:sz="0" w:space="0" w:color="auto"/>
      </w:divBdr>
    </w:div>
    <w:div w:id="1761215125">
      <w:marLeft w:val="0"/>
      <w:marRight w:val="0"/>
      <w:marTop w:val="0"/>
      <w:marBottom w:val="0"/>
      <w:divBdr>
        <w:top w:val="none" w:sz="0" w:space="0" w:color="auto"/>
        <w:left w:val="none" w:sz="0" w:space="0" w:color="auto"/>
        <w:bottom w:val="none" w:sz="0" w:space="0" w:color="auto"/>
        <w:right w:val="none" w:sz="0" w:space="0" w:color="auto"/>
      </w:divBdr>
    </w:div>
    <w:div w:id="1761217095">
      <w:marLeft w:val="0"/>
      <w:marRight w:val="0"/>
      <w:marTop w:val="0"/>
      <w:marBottom w:val="0"/>
      <w:divBdr>
        <w:top w:val="none" w:sz="0" w:space="0" w:color="auto"/>
        <w:left w:val="none" w:sz="0" w:space="0" w:color="auto"/>
        <w:bottom w:val="none" w:sz="0" w:space="0" w:color="auto"/>
        <w:right w:val="none" w:sz="0" w:space="0" w:color="auto"/>
      </w:divBdr>
    </w:div>
    <w:div w:id="1761289586">
      <w:marLeft w:val="0"/>
      <w:marRight w:val="0"/>
      <w:marTop w:val="0"/>
      <w:marBottom w:val="0"/>
      <w:divBdr>
        <w:top w:val="none" w:sz="0" w:space="0" w:color="auto"/>
        <w:left w:val="none" w:sz="0" w:space="0" w:color="auto"/>
        <w:bottom w:val="none" w:sz="0" w:space="0" w:color="auto"/>
        <w:right w:val="none" w:sz="0" w:space="0" w:color="auto"/>
      </w:divBdr>
    </w:div>
    <w:div w:id="1761294724">
      <w:marLeft w:val="0"/>
      <w:marRight w:val="0"/>
      <w:marTop w:val="0"/>
      <w:marBottom w:val="0"/>
      <w:divBdr>
        <w:top w:val="none" w:sz="0" w:space="0" w:color="auto"/>
        <w:left w:val="none" w:sz="0" w:space="0" w:color="auto"/>
        <w:bottom w:val="none" w:sz="0" w:space="0" w:color="auto"/>
        <w:right w:val="none" w:sz="0" w:space="0" w:color="auto"/>
      </w:divBdr>
    </w:div>
    <w:div w:id="1761364751">
      <w:marLeft w:val="0"/>
      <w:marRight w:val="0"/>
      <w:marTop w:val="0"/>
      <w:marBottom w:val="0"/>
      <w:divBdr>
        <w:top w:val="none" w:sz="0" w:space="0" w:color="auto"/>
        <w:left w:val="none" w:sz="0" w:space="0" w:color="auto"/>
        <w:bottom w:val="none" w:sz="0" w:space="0" w:color="auto"/>
        <w:right w:val="none" w:sz="0" w:space="0" w:color="auto"/>
      </w:divBdr>
    </w:div>
    <w:div w:id="1761485558">
      <w:marLeft w:val="0"/>
      <w:marRight w:val="0"/>
      <w:marTop w:val="0"/>
      <w:marBottom w:val="0"/>
      <w:divBdr>
        <w:top w:val="none" w:sz="0" w:space="0" w:color="auto"/>
        <w:left w:val="none" w:sz="0" w:space="0" w:color="auto"/>
        <w:bottom w:val="none" w:sz="0" w:space="0" w:color="auto"/>
        <w:right w:val="none" w:sz="0" w:space="0" w:color="auto"/>
      </w:divBdr>
    </w:div>
    <w:div w:id="1761563461">
      <w:marLeft w:val="0"/>
      <w:marRight w:val="0"/>
      <w:marTop w:val="0"/>
      <w:marBottom w:val="0"/>
      <w:divBdr>
        <w:top w:val="none" w:sz="0" w:space="0" w:color="auto"/>
        <w:left w:val="none" w:sz="0" w:space="0" w:color="auto"/>
        <w:bottom w:val="none" w:sz="0" w:space="0" w:color="auto"/>
        <w:right w:val="none" w:sz="0" w:space="0" w:color="auto"/>
      </w:divBdr>
    </w:div>
    <w:div w:id="1761674990">
      <w:marLeft w:val="0"/>
      <w:marRight w:val="0"/>
      <w:marTop w:val="0"/>
      <w:marBottom w:val="0"/>
      <w:divBdr>
        <w:top w:val="none" w:sz="0" w:space="0" w:color="auto"/>
        <w:left w:val="none" w:sz="0" w:space="0" w:color="auto"/>
        <w:bottom w:val="none" w:sz="0" w:space="0" w:color="auto"/>
        <w:right w:val="none" w:sz="0" w:space="0" w:color="auto"/>
      </w:divBdr>
    </w:div>
    <w:div w:id="1761753093">
      <w:bodyDiv w:val="1"/>
      <w:marLeft w:val="0"/>
      <w:marRight w:val="0"/>
      <w:marTop w:val="0"/>
      <w:marBottom w:val="0"/>
      <w:divBdr>
        <w:top w:val="none" w:sz="0" w:space="0" w:color="auto"/>
        <w:left w:val="none" w:sz="0" w:space="0" w:color="auto"/>
        <w:bottom w:val="none" w:sz="0" w:space="0" w:color="auto"/>
        <w:right w:val="none" w:sz="0" w:space="0" w:color="auto"/>
      </w:divBdr>
    </w:div>
    <w:div w:id="1761825853">
      <w:marLeft w:val="0"/>
      <w:marRight w:val="0"/>
      <w:marTop w:val="0"/>
      <w:marBottom w:val="0"/>
      <w:divBdr>
        <w:top w:val="none" w:sz="0" w:space="0" w:color="auto"/>
        <w:left w:val="none" w:sz="0" w:space="0" w:color="auto"/>
        <w:bottom w:val="none" w:sz="0" w:space="0" w:color="auto"/>
        <w:right w:val="none" w:sz="0" w:space="0" w:color="auto"/>
      </w:divBdr>
    </w:div>
    <w:div w:id="1761874930">
      <w:marLeft w:val="0"/>
      <w:marRight w:val="0"/>
      <w:marTop w:val="0"/>
      <w:marBottom w:val="0"/>
      <w:divBdr>
        <w:top w:val="none" w:sz="0" w:space="0" w:color="auto"/>
        <w:left w:val="none" w:sz="0" w:space="0" w:color="auto"/>
        <w:bottom w:val="none" w:sz="0" w:space="0" w:color="auto"/>
        <w:right w:val="none" w:sz="0" w:space="0" w:color="auto"/>
      </w:divBdr>
    </w:div>
    <w:div w:id="1761951414">
      <w:marLeft w:val="0"/>
      <w:marRight w:val="0"/>
      <w:marTop w:val="0"/>
      <w:marBottom w:val="0"/>
      <w:divBdr>
        <w:top w:val="none" w:sz="0" w:space="0" w:color="auto"/>
        <w:left w:val="none" w:sz="0" w:space="0" w:color="auto"/>
        <w:bottom w:val="none" w:sz="0" w:space="0" w:color="auto"/>
        <w:right w:val="none" w:sz="0" w:space="0" w:color="auto"/>
      </w:divBdr>
    </w:div>
    <w:div w:id="1761952796">
      <w:marLeft w:val="0"/>
      <w:marRight w:val="0"/>
      <w:marTop w:val="0"/>
      <w:marBottom w:val="0"/>
      <w:divBdr>
        <w:top w:val="none" w:sz="0" w:space="0" w:color="auto"/>
        <w:left w:val="none" w:sz="0" w:space="0" w:color="auto"/>
        <w:bottom w:val="none" w:sz="0" w:space="0" w:color="auto"/>
        <w:right w:val="none" w:sz="0" w:space="0" w:color="auto"/>
      </w:divBdr>
    </w:div>
    <w:div w:id="1762068291">
      <w:marLeft w:val="0"/>
      <w:marRight w:val="0"/>
      <w:marTop w:val="0"/>
      <w:marBottom w:val="0"/>
      <w:divBdr>
        <w:top w:val="none" w:sz="0" w:space="0" w:color="auto"/>
        <w:left w:val="none" w:sz="0" w:space="0" w:color="auto"/>
        <w:bottom w:val="none" w:sz="0" w:space="0" w:color="auto"/>
        <w:right w:val="none" w:sz="0" w:space="0" w:color="auto"/>
      </w:divBdr>
    </w:div>
    <w:div w:id="1762140690">
      <w:marLeft w:val="0"/>
      <w:marRight w:val="0"/>
      <w:marTop w:val="0"/>
      <w:marBottom w:val="0"/>
      <w:divBdr>
        <w:top w:val="none" w:sz="0" w:space="0" w:color="auto"/>
        <w:left w:val="none" w:sz="0" w:space="0" w:color="auto"/>
        <w:bottom w:val="none" w:sz="0" w:space="0" w:color="auto"/>
        <w:right w:val="none" w:sz="0" w:space="0" w:color="auto"/>
      </w:divBdr>
    </w:div>
    <w:div w:id="1762289028">
      <w:marLeft w:val="0"/>
      <w:marRight w:val="0"/>
      <w:marTop w:val="0"/>
      <w:marBottom w:val="0"/>
      <w:divBdr>
        <w:top w:val="none" w:sz="0" w:space="0" w:color="auto"/>
        <w:left w:val="none" w:sz="0" w:space="0" w:color="auto"/>
        <w:bottom w:val="none" w:sz="0" w:space="0" w:color="auto"/>
        <w:right w:val="none" w:sz="0" w:space="0" w:color="auto"/>
      </w:divBdr>
    </w:div>
    <w:div w:id="1762330213">
      <w:marLeft w:val="0"/>
      <w:marRight w:val="0"/>
      <w:marTop w:val="0"/>
      <w:marBottom w:val="0"/>
      <w:divBdr>
        <w:top w:val="none" w:sz="0" w:space="0" w:color="auto"/>
        <w:left w:val="none" w:sz="0" w:space="0" w:color="auto"/>
        <w:bottom w:val="none" w:sz="0" w:space="0" w:color="auto"/>
        <w:right w:val="none" w:sz="0" w:space="0" w:color="auto"/>
      </w:divBdr>
    </w:div>
    <w:div w:id="1762331182">
      <w:marLeft w:val="0"/>
      <w:marRight w:val="0"/>
      <w:marTop w:val="0"/>
      <w:marBottom w:val="0"/>
      <w:divBdr>
        <w:top w:val="none" w:sz="0" w:space="0" w:color="auto"/>
        <w:left w:val="none" w:sz="0" w:space="0" w:color="auto"/>
        <w:bottom w:val="none" w:sz="0" w:space="0" w:color="auto"/>
        <w:right w:val="none" w:sz="0" w:space="0" w:color="auto"/>
      </w:divBdr>
    </w:div>
    <w:div w:id="1762331473">
      <w:marLeft w:val="0"/>
      <w:marRight w:val="0"/>
      <w:marTop w:val="0"/>
      <w:marBottom w:val="0"/>
      <w:divBdr>
        <w:top w:val="none" w:sz="0" w:space="0" w:color="auto"/>
        <w:left w:val="none" w:sz="0" w:space="0" w:color="auto"/>
        <w:bottom w:val="none" w:sz="0" w:space="0" w:color="auto"/>
        <w:right w:val="none" w:sz="0" w:space="0" w:color="auto"/>
      </w:divBdr>
    </w:div>
    <w:div w:id="1762333533">
      <w:marLeft w:val="0"/>
      <w:marRight w:val="0"/>
      <w:marTop w:val="0"/>
      <w:marBottom w:val="0"/>
      <w:divBdr>
        <w:top w:val="none" w:sz="0" w:space="0" w:color="auto"/>
        <w:left w:val="none" w:sz="0" w:space="0" w:color="auto"/>
        <w:bottom w:val="none" w:sz="0" w:space="0" w:color="auto"/>
        <w:right w:val="none" w:sz="0" w:space="0" w:color="auto"/>
      </w:divBdr>
    </w:div>
    <w:div w:id="1762335410">
      <w:marLeft w:val="0"/>
      <w:marRight w:val="0"/>
      <w:marTop w:val="0"/>
      <w:marBottom w:val="0"/>
      <w:divBdr>
        <w:top w:val="none" w:sz="0" w:space="0" w:color="auto"/>
        <w:left w:val="none" w:sz="0" w:space="0" w:color="auto"/>
        <w:bottom w:val="none" w:sz="0" w:space="0" w:color="auto"/>
        <w:right w:val="none" w:sz="0" w:space="0" w:color="auto"/>
      </w:divBdr>
    </w:div>
    <w:div w:id="1762482547">
      <w:marLeft w:val="0"/>
      <w:marRight w:val="0"/>
      <w:marTop w:val="0"/>
      <w:marBottom w:val="0"/>
      <w:divBdr>
        <w:top w:val="none" w:sz="0" w:space="0" w:color="auto"/>
        <w:left w:val="none" w:sz="0" w:space="0" w:color="auto"/>
        <w:bottom w:val="none" w:sz="0" w:space="0" w:color="auto"/>
        <w:right w:val="none" w:sz="0" w:space="0" w:color="auto"/>
      </w:divBdr>
    </w:div>
    <w:div w:id="1762482971">
      <w:marLeft w:val="0"/>
      <w:marRight w:val="0"/>
      <w:marTop w:val="0"/>
      <w:marBottom w:val="0"/>
      <w:divBdr>
        <w:top w:val="none" w:sz="0" w:space="0" w:color="auto"/>
        <w:left w:val="none" w:sz="0" w:space="0" w:color="auto"/>
        <w:bottom w:val="none" w:sz="0" w:space="0" w:color="auto"/>
        <w:right w:val="none" w:sz="0" w:space="0" w:color="auto"/>
      </w:divBdr>
    </w:div>
    <w:div w:id="1762531762">
      <w:marLeft w:val="0"/>
      <w:marRight w:val="0"/>
      <w:marTop w:val="0"/>
      <w:marBottom w:val="0"/>
      <w:divBdr>
        <w:top w:val="none" w:sz="0" w:space="0" w:color="auto"/>
        <w:left w:val="none" w:sz="0" w:space="0" w:color="auto"/>
        <w:bottom w:val="none" w:sz="0" w:space="0" w:color="auto"/>
        <w:right w:val="none" w:sz="0" w:space="0" w:color="auto"/>
      </w:divBdr>
    </w:div>
    <w:div w:id="1762796215">
      <w:marLeft w:val="0"/>
      <w:marRight w:val="0"/>
      <w:marTop w:val="0"/>
      <w:marBottom w:val="0"/>
      <w:divBdr>
        <w:top w:val="none" w:sz="0" w:space="0" w:color="auto"/>
        <w:left w:val="none" w:sz="0" w:space="0" w:color="auto"/>
        <w:bottom w:val="none" w:sz="0" w:space="0" w:color="auto"/>
        <w:right w:val="none" w:sz="0" w:space="0" w:color="auto"/>
      </w:divBdr>
    </w:div>
    <w:div w:id="1762944063">
      <w:marLeft w:val="0"/>
      <w:marRight w:val="0"/>
      <w:marTop w:val="0"/>
      <w:marBottom w:val="0"/>
      <w:divBdr>
        <w:top w:val="none" w:sz="0" w:space="0" w:color="auto"/>
        <w:left w:val="none" w:sz="0" w:space="0" w:color="auto"/>
        <w:bottom w:val="none" w:sz="0" w:space="0" w:color="auto"/>
        <w:right w:val="none" w:sz="0" w:space="0" w:color="auto"/>
      </w:divBdr>
    </w:div>
    <w:div w:id="1762948775">
      <w:marLeft w:val="0"/>
      <w:marRight w:val="0"/>
      <w:marTop w:val="0"/>
      <w:marBottom w:val="0"/>
      <w:divBdr>
        <w:top w:val="none" w:sz="0" w:space="0" w:color="auto"/>
        <w:left w:val="none" w:sz="0" w:space="0" w:color="auto"/>
        <w:bottom w:val="none" w:sz="0" w:space="0" w:color="auto"/>
        <w:right w:val="none" w:sz="0" w:space="0" w:color="auto"/>
      </w:divBdr>
    </w:div>
    <w:div w:id="1762951123">
      <w:marLeft w:val="0"/>
      <w:marRight w:val="0"/>
      <w:marTop w:val="0"/>
      <w:marBottom w:val="0"/>
      <w:divBdr>
        <w:top w:val="none" w:sz="0" w:space="0" w:color="auto"/>
        <w:left w:val="none" w:sz="0" w:space="0" w:color="auto"/>
        <w:bottom w:val="none" w:sz="0" w:space="0" w:color="auto"/>
        <w:right w:val="none" w:sz="0" w:space="0" w:color="auto"/>
      </w:divBdr>
    </w:div>
    <w:div w:id="1762993373">
      <w:marLeft w:val="0"/>
      <w:marRight w:val="0"/>
      <w:marTop w:val="0"/>
      <w:marBottom w:val="0"/>
      <w:divBdr>
        <w:top w:val="none" w:sz="0" w:space="0" w:color="auto"/>
        <w:left w:val="none" w:sz="0" w:space="0" w:color="auto"/>
        <w:bottom w:val="none" w:sz="0" w:space="0" w:color="auto"/>
        <w:right w:val="none" w:sz="0" w:space="0" w:color="auto"/>
      </w:divBdr>
    </w:div>
    <w:div w:id="1763260444">
      <w:marLeft w:val="0"/>
      <w:marRight w:val="0"/>
      <w:marTop w:val="0"/>
      <w:marBottom w:val="0"/>
      <w:divBdr>
        <w:top w:val="none" w:sz="0" w:space="0" w:color="auto"/>
        <w:left w:val="none" w:sz="0" w:space="0" w:color="auto"/>
        <w:bottom w:val="none" w:sz="0" w:space="0" w:color="auto"/>
        <w:right w:val="none" w:sz="0" w:space="0" w:color="auto"/>
      </w:divBdr>
    </w:div>
    <w:div w:id="1763261254">
      <w:bodyDiv w:val="1"/>
      <w:marLeft w:val="0"/>
      <w:marRight w:val="0"/>
      <w:marTop w:val="0"/>
      <w:marBottom w:val="0"/>
      <w:divBdr>
        <w:top w:val="none" w:sz="0" w:space="0" w:color="auto"/>
        <w:left w:val="none" w:sz="0" w:space="0" w:color="auto"/>
        <w:bottom w:val="none" w:sz="0" w:space="0" w:color="auto"/>
        <w:right w:val="none" w:sz="0" w:space="0" w:color="auto"/>
      </w:divBdr>
    </w:div>
    <w:div w:id="1763333945">
      <w:marLeft w:val="0"/>
      <w:marRight w:val="0"/>
      <w:marTop w:val="0"/>
      <w:marBottom w:val="0"/>
      <w:divBdr>
        <w:top w:val="none" w:sz="0" w:space="0" w:color="auto"/>
        <w:left w:val="none" w:sz="0" w:space="0" w:color="auto"/>
        <w:bottom w:val="none" w:sz="0" w:space="0" w:color="auto"/>
        <w:right w:val="none" w:sz="0" w:space="0" w:color="auto"/>
      </w:divBdr>
    </w:div>
    <w:div w:id="1763334484">
      <w:marLeft w:val="0"/>
      <w:marRight w:val="0"/>
      <w:marTop w:val="0"/>
      <w:marBottom w:val="0"/>
      <w:divBdr>
        <w:top w:val="none" w:sz="0" w:space="0" w:color="auto"/>
        <w:left w:val="none" w:sz="0" w:space="0" w:color="auto"/>
        <w:bottom w:val="none" w:sz="0" w:space="0" w:color="auto"/>
        <w:right w:val="none" w:sz="0" w:space="0" w:color="auto"/>
      </w:divBdr>
    </w:div>
    <w:div w:id="1763337777">
      <w:marLeft w:val="0"/>
      <w:marRight w:val="0"/>
      <w:marTop w:val="0"/>
      <w:marBottom w:val="0"/>
      <w:divBdr>
        <w:top w:val="none" w:sz="0" w:space="0" w:color="auto"/>
        <w:left w:val="none" w:sz="0" w:space="0" w:color="auto"/>
        <w:bottom w:val="none" w:sz="0" w:space="0" w:color="auto"/>
        <w:right w:val="none" w:sz="0" w:space="0" w:color="auto"/>
      </w:divBdr>
    </w:div>
    <w:div w:id="1763605127">
      <w:marLeft w:val="0"/>
      <w:marRight w:val="0"/>
      <w:marTop w:val="0"/>
      <w:marBottom w:val="0"/>
      <w:divBdr>
        <w:top w:val="none" w:sz="0" w:space="0" w:color="auto"/>
        <w:left w:val="none" w:sz="0" w:space="0" w:color="auto"/>
        <w:bottom w:val="none" w:sz="0" w:space="0" w:color="auto"/>
        <w:right w:val="none" w:sz="0" w:space="0" w:color="auto"/>
      </w:divBdr>
    </w:div>
    <w:div w:id="1763645216">
      <w:marLeft w:val="0"/>
      <w:marRight w:val="0"/>
      <w:marTop w:val="0"/>
      <w:marBottom w:val="0"/>
      <w:divBdr>
        <w:top w:val="none" w:sz="0" w:space="0" w:color="auto"/>
        <w:left w:val="none" w:sz="0" w:space="0" w:color="auto"/>
        <w:bottom w:val="none" w:sz="0" w:space="0" w:color="auto"/>
        <w:right w:val="none" w:sz="0" w:space="0" w:color="auto"/>
      </w:divBdr>
    </w:div>
    <w:div w:id="1763791390">
      <w:marLeft w:val="0"/>
      <w:marRight w:val="0"/>
      <w:marTop w:val="0"/>
      <w:marBottom w:val="0"/>
      <w:divBdr>
        <w:top w:val="none" w:sz="0" w:space="0" w:color="auto"/>
        <w:left w:val="none" w:sz="0" w:space="0" w:color="auto"/>
        <w:bottom w:val="none" w:sz="0" w:space="0" w:color="auto"/>
        <w:right w:val="none" w:sz="0" w:space="0" w:color="auto"/>
      </w:divBdr>
    </w:div>
    <w:div w:id="1763841614">
      <w:marLeft w:val="0"/>
      <w:marRight w:val="0"/>
      <w:marTop w:val="0"/>
      <w:marBottom w:val="0"/>
      <w:divBdr>
        <w:top w:val="none" w:sz="0" w:space="0" w:color="auto"/>
        <w:left w:val="none" w:sz="0" w:space="0" w:color="auto"/>
        <w:bottom w:val="none" w:sz="0" w:space="0" w:color="auto"/>
        <w:right w:val="none" w:sz="0" w:space="0" w:color="auto"/>
      </w:divBdr>
    </w:div>
    <w:div w:id="1763915741">
      <w:marLeft w:val="0"/>
      <w:marRight w:val="0"/>
      <w:marTop w:val="0"/>
      <w:marBottom w:val="0"/>
      <w:divBdr>
        <w:top w:val="none" w:sz="0" w:space="0" w:color="auto"/>
        <w:left w:val="none" w:sz="0" w:space="0" w:color="auto"/>
        <w:bottom w:val="none" w:sz="0" w:space="0" w:color="auto"/>
        <w:right w:val="none" w:sz="0" w:space="0" w:color="auto"/>
      </w:divBdr>
    </w:div>
    <w:div w:id="1763918651">
      <w:marLeft w:val="0"/>
      <w:marRight w:val="0"/>
      <w:marTop w:val="0"/>
      <w:marBottom w:val="0"/>
      <w:divBdr>
        <w:top w:val="none" w:sz="0" w:space="0" w:color="auto"/>
        <w:left w:val="none" w:sz="0" w:space="0" w:color="auto"/>
        <w:bottom w:val="none" w:sz="0" w:space="0" w:color="auto"/>
        <w:right w:val="none" w:sz="0" w:space="0" w:color="auto"/>
      </w:divBdr>
    </w:div>
    <w:div w:id="1763985790">
      <w:marLeft w:val="0"/>
      <w:marRight w:val="0"/>
      <w:marTop w:val="0"/>
      <w:marBottom w:val="0"/>
      <w:divBdr>
        <w:top w:val="none" w:sz="0" w:space="0" w:color="auto"/>
        <w:left w:val="none" w:sz="0" w:space="0" w:color="auto"/>
        <w:bottom w:val="none" w:sz="0" w:space="0" w:color="auto"/>
        <w:right w:val="none" w:sz="0" w:space="0" w:color="auto"/>
      </w:divBdr>
    </w:div>
    <w:div w:id="1764060855">
      <w:marLeft w:val="0"/>
      <w:marRight w:val="0"/>
      <w:marTop w:val="0"/>
      <w:marBottom w:val="0"/>
      <w:divBdr>
        <w:top w:val="none" w:sz="0" w:space="0" w:color="auto"/>
        <w:left w:val="none" w:sz="0" w:space="0" w:color="auto"/>
        <w:bottom w:val="none" w:sz="0" w:space="0" w:color="auto"/>
        <w:right w:val="none" w:sz="0" w:space="0" w:color="auto"/>
      </w:divBdr>
    </w:div>
    <w:div w:id="1764107814">
      <w:marLeft w:val="0"/>
      <w:marRight w:val="0"/>
      <w:marTop w:val="0"/>
      <w:marBottom w:val="0"/>
      <w:divBdr>
        <w:top w:val="none" w:sz="0" w:space="0" w:color="auto"/>
        <w:left w:val="none" w:sz="0" w:space="0" w:color="auto"/>
        <w:bottom w:val="none" w:sz="0" w:space="0" w:color="auto"/>
        <w:right w:val="none" w:sz="0" w:space="0" w:color="auto"/>
      </w:divBdr>
    </w:div>
    <w:div w:id="1764257771">
      <w:marLeft w:val="0"/>
      <w:marRight w:val="0"/>
      <w:marTop w:val="0"/>
      <w:marBottom w:val="0"/>
      <w:divBdr>
        <w:top w:val="none" w:sz="0" w:space="0" w:color="auto"/>
        <w:left w:val="none" w:sz="0" w:space="0" w:color="auto"/>
        <w:bottom w:val="none" w:sz="0" w:space="0" w:color="auto"/>
        <w:right w:val="none" w:sz="0" w:space="0" w:color="auto"/>
      </w:divBdr>
    </w:div>
    <w:div w:id="1764297506">
      <w:marLeft w:val="0"/>
      <w:marRight w:val="0"/>
      <w:marTop w:val="0"/>
      <w:marBottom w:val="0"/>
      <w:divBdr>
        <w:top w:val="none" w:sz="0" w:space="0" w:color="auto"/>
        <w:left w:val="none" w:sz="0" w:space="0" w:color="auto"/>
        <w:bottom w:val="none" w:sz="0" w:space="0" w:color="auto"/>
        <w:right w:val="none" w:sz="0" w:space="0" w:color="auto"/>
      </w:divBdr>
    </w:div>
    <w:div w:id="1764566369">
      <w:bodyDiv w:val="1"/>
      <w:marLeft w:val="0"/>
      <w:marRight w:val="0"/>
      <w:marTop w:val="0"/>
      <w:marBottom w:val="0"/>
      <w:divBdr>
        <w:top w:val="none" w:sz="0" w:space="0" w:color="auto"/>
        <w:left w:val="none" w:sz="0" w:space="0" w:color="auto"/>
        <w:bottom w:val="none" w:sz="0" w:space="0" w:color="auto"/>
        <w:right w:val="none" w:sz="0" w:space="0" w:color="auto"/>
      </w:divBdr>
    </w:div>
    <w:div w:id="1764572786">
      <w:marLeft w:val="0"/>
      <w:marRight w:val="0"/>
      <w:marTop w:val="0"/>
      <w:marBottom w:val="0"/>
      <w:divBdr>
        <w:top w:val="none" w:sz="0" w:space="0" w:color="auto"/>
        <w:left w:val="none" w:sz="0" w:space="0" w:color="auto"/>
        <w:bottom w:val="none" w:sz="0" w:space="0" w:color="auto"/>
        <w:right w:val="none" w:sz="0" w:space="0" w:color="auto"/>
      </w:divBdr>
    </w:div>
    <w:div w:id="1764640645">
      <w:marLeft w:val="0"/>
      <w:marRight w:val="0"/>
      <w:marTop w:val="0"/>
      <w:marBottom w:val="0"/>
      <w:divBdr>
        <w:top w:val="none" w:sz="0" w:space="0" w:color="auto"/>
        <w:left w:val="none" w:sz="0" w:space="0" w:color="auto"/>
        <w:bottom w:val="none" w:sz="0" w:space="0" w:color="auto"/>
        <w:right w:val="none" w:sz="0" w:space="0" w:color="auto"/>
      </w:divBdr>
    </w:div>
    <w:div w:id="1764689122">
      <w:marLeft w:val="0"/>
      <w:marRight w:val="0"/>
      <w:marTop w:val="0"/>
      <w:marBottom w:val="0"/>
      <w:divBdr>
        <w:top w:val="none" w:sz="0" w:space="0" w:color="auto"/>
        <w:left w:val="none" w:sz="0" w:space="0" w:color="auto"/>
        <w:bottom w:val="none" w:sz="0" w:space="0" w:color="auto"/>
        <w:right w:val="none" w:sz="0" w:space="0" w:color="auto"/>
      </w:divBdr>
    </w:div>
    <w:div w:id="1764690825">
      <w:marLeft w:val="0"/>
      <w:marRight w:val="0"/>
      <w:marTop w:val="0"/>
      <w:marBottom w:val="0"/>
      <w:divBdr>
        <w:top w:val="none" w:sz="0" w:space="0" w:color="auto"/>
        <w:left w:val="none" w:sz="0" w:space="0" w:color="auto"/>
        <w:bottom w:val="none" w:sz="0" w:space="0" w:color="auto"/>
        <w:right w:val="none" w:sz="0" w:space="0" w:color="auto"/>
      </w:divBdr>
    </w:div>
    <w:div w:id="1764691440">
      <w:marLeft w:val="0"/>
      <w:marRight w:val="0"/>
      <w:marTop w:val="0"/>
      <w:marBottom w:val="0"/>
      <w:divBdr>
        <w:top w:val="none" w:sz="0" w:space="0" w:color="auto"/>
        <w:left w:val="none" w:sz="0" w:space="0" w:color="auto"/>
        <w:bottom w:val="none" w:sz="0" w:space="0" w:color="auto"/>
        <w:right w:val="none" w:sz="0" w:space="0" w:color="auto"/>
      </w:divBdr>
    </w:div>
    <w:div w:id="1764715598">
      <w:marLeft w:val="0"/>
      <w:marRight w:val="0"/>
      <w:marTop w:val="0"/>
      <w:marBottom w:val="0"/>
      <w:divBdr>
        <w:top w:val="none" w:sz="0" w:space="0" w:color="auto"/>
        <w:left w:val="none" w:sz="0" w:space="0" w:color="auto"/>
        <w:bottom w:val="none" w:sz="0" w:space="0" w:color="auto"/>
        <w:right w:val="none" w:sz="0" w:space="0" w:color="auto"/>
      </w:divBdr>
    </w:div>
    <w:div w:id="1764717025">
      <w:marLeft w:val="0"/>
      <w:marRight w:val="0"/>
      <w:marTop w:val="0"/>
      <w:marBottom w:val="0"/>
      <w:divBdr>
        <w:top w:val="none" w:sz="0" w:space="0" w:color="auto"/>
        <w:left w:val="none" w:sz="0" w:space="0" w:color="auto"/>
        <w:bottom w:val="none" w:sz="0" w:space="0" w:color="auto"/>
        <w:right w:val="none" w:sz="0" w:space="0" w:color="auto"/>
      </w:divBdr>
    </w:div>
    <w:div w:id="1764834725">
      <w:marLeft w:val="0"/>
      <w:marRight w:val="0"/>
      <w:marTop w:val="0"/>
      <w:marBottom w:val="0"/>
      <w:divBdr>
        <w:top w:val="none" w:sz="0" w:space="0" w:color="auto"/>
        <w:left w:val="none" w:sz="0" w:space="0" w:color="auto"/>
        <w:bottom w:val="none" w:sz="0" w:space="0" w:color="auto"/>
        <w:right w:val="none" w:sz="0" w:space="0" w:color="auto"/>
      </w:divBdr>
    </w:div>
    <w:div w:id="1764835730">
      <w:marLeft w:val="0"/>
      <w:marRight w:val="0"/>
      <w:marTop w:val="0"/>
      <w:marBottom w:val="0"/>
      <w:divBdr>
        <w:top w:val="none" w:sz="0" w:space="0" w:color="auto"/>
        <w:left w:val="none" w:sz="0" w:space="0" w:color="auto"/>
        <w:bottom w:val="none" w:sz="0" w:space="0" w:color="auto"/>
        <w:right w:val="none" w:sz="0" w:space="0" w:color="auto"/>
      </w:divBdr>
    </w:div>
    <w:div w:id="1764952728">
      <w:marLeft w:val="0"/>
      <w:marRight w:val="0"/>
      <w:marTop w:val="0"/>
      <w:marBottom w:val="0"/>
      <w:divBdr>
        <w:top w:val="none" w:sz="0" w:space="0" w:color="auto"/>
        <w:left w:val="none" w:sz="0" w:space="0" w:color="auto"/>
        <w:bottom w:val="none" w:sz="0" w:space="0" w:color="auto"/>
        <w:right w:val="none" w:sz="0" w:space="0" w:color="auto"/>
      </w:divBdr>
    </w:div>
    <w:div w:id="1765229190">
      <w:bodyDiv w:val="1"/>
      <w:marLeft w:val="0"/>
      <w:marRight w:val="0"/>
      <w:marTop w:val="0"/>
      <w:marBottom w:val="0"/>
      <w:divBdr>
        <w:top w:val="none" w:sz="0" w:space="0" w:color="auto"/>
        <w:left w:val="none" w:sz="0" w:space="0" w:color="auto"/>
        <w:bottom w:val="none" w:sz="0" w:space="0" w:color="auto"/>
        <w:right w:val="none" w:sz="0" w:space="0" w:color="auto"/>
      </w:divBdr>
    </w:div>
    <w:div w:id="1765416188">
      <w:marLeft w:val="0"/>
      <w:marRight w:val="0"/>
      <w:marTop w:val="0"/>
      <w:marBottom w:val="0"/>
      <w:divBdr>
        <w:top w:val="none" w:sz="0" w:space="0" w:color="auto"/>
        <w:left w:val="none" w:sz="0" w:space="0" w:color="auto"/>
        <w:bottom w:val="none" w:sz="0" w:space="0" w:color="auto"/>
        <w:right w:val="none" w:sz="0" w:space="0" w:color="auto"/>
      </w:divBdr>
    </w:div>
    <w:div w:id="1765418305">
      <w:marLeft w:val="0"/>
      <w:marRight w:val="0"/>
      <w:marTop w:val="0"/>
      <w:marBottom w:val="0"/>
      <w:divBdr>
        <w:top w:val="none" w:sz="0" w:space="0" w:color="auto"/>
        <w:left w:val="none" w:sz="0" w:space="0" w:color="auto"/>
        <w:bottom w:val="none" w:sz="0" w:space="0" w:color="auto"/>
        <w:right w:val="none" w:sz="0" w:space="0" w:color="auto"/>
      </w:divBdr>
    </w:div>
    <w:div w:id="1765418862">
      <w:marLeft w:val="0"/>
      <w:marRight w:val="0"/>
      <w:marTop w:val="0"/>
      <w:marBottom w:val="0"/>
      <w:divBdr>
        <w:top w:val="none" w:sz="0" w:space="0" w:color="auto"/>
        <w:left w:val="none" w:sz="0" w:space="0" w:color="auto"/>
        <w:bottom w:val="none" w:sz="0" w:space="0" w:color="auto"/>
        <w:right w:val="none" w:sz="0" w:space="0" w:color="auto"/>
      </w:divBdr>
    </w:div>
    <w:div w:id="1765567655">
      <w:marLeft w:val="0"/>
      <w:marRight w:val="0"/>
      <w:marTop w:val="0"/>
      <w:marBottom w:val="0"/>
      <w:divBdr>
        <w:top w:val="none" w:sz="0" w:space="0" w:color="auto"/>
        <w:left w:val="none" w:sz="0" w:space="0" w:color="auto"/>
        <w:bottom w:val="none" w:sz="0" w:space="0" w:color="auto"/>
        <w:right w:val="none" w:sz="0" w:space="0" w:color="auto"/>
      </w:divBdr>
    </w:div>
    <w:div w:id="1765609294">
      <w:marLeft w:val="0"/>
      <w:marRight w:val="0"/>
      <w:marTop w:val="0"/>
      <w:marBottom w:val="0"/>
      <w:divBdr>
        <w:top w:val="none" w:sz="0" w:space="0" w:color="auto"/>
        <w:left w:val="none" w:sz="0" w:space="0" w:color="auto"/>
        <w:bottom w:val="none" w:sz="0" w:space="0" w:color="auto"/>
        <w:right w:val="none" w:sz="0" w:space="0" w:color="auto"/>
      </w:divBdr>
    </w:div>
    <w:div w:id="1765614197">
      <w:marLeft w:val="0"/>
      <w:marRight w:val="0"/>
      <w:marTop w:val="0"/>
      <w:marBottom w:val="0"/>
      <w:divBdr>
        <w:top w:val="none" w:sz="0" w:space="0" w:color="auto"/>
        <w:left w:val="none" w:sz="0" w:space="0" w:color="auto"/>
        <w:bottom w:val="none" w:sz="0" w:space="0" w:color="auto"/>
        <w:right w:val="none" w:sz="0" w:space="0" w:color="auto"/>
      </w:divBdr>
    </w:div>
    <w:div w:id="1765682902">
      <w:marLeft w:val="0"/>
      <w:marRight w:val="0"/>
      <w:marTop w:val="0"/>
      <w:marBottom w:val="0"/>
      <w:divBdr>
        <w:top w:val="none" w:sz="0" w:space="0" w:color="auto"/>
        <w:left w:val="none" w:sz="0" w:space="0" w:color="auto"/>
        <w:bottom w:val="none" w:sz="0" w:space="0" w:color="auto"/>
        <w:right w:val="none" w:sz="0" w:space="0" w:color="auto"/>
      </w:divBdr>
    </w:div>
    <w:div w:id="1765688600">
      <w:marLeft w:val="0"/>
      <w:marRight w:val="0"/>
      <w:marTop w:val="0"/>
      <w:marBottom w:val="0"/>
      <w:divBdr>
        <w:top w:val="none" w:sz="0" w:space="0" w:color="auto"/>
        <w:left w:val="none" w:sz="0" w:space="0" w:color="auto"/>
        <w:bottom w:val="none" w:sz="0" w:space="0" w:color="auto"/>
        <w:right w:val="none" w:sz="0" w:space="0" w:color="auto"/>
      </w:divBdr>
    </w:div>
    <w:div w:id="1765689237">
      <w:marLeft w:val="0"/>
      <w:marRight w:val="0"/>
      <w:marTop w:val="0"/>
      <w:marBottom w:val="0"/>
      <w:divBdr>
        <w:top w:val="none" w:sz="0" w:space="0" w:color="auto"/>
        <w:left w:val="none" w:sz="0" w:space="0" w:color="auto"/>
        <w:bottom w:val="none" w:sz="0" w:space="0" w:color="auto"/>
        <w:right w:val="none" w:sz="0" w:space="0" w:color="auto"/>
      </w:divBdr>
    </w:div>
    <w:div w:id="1765758299">
      <w:marLeft w:val="0"/>
      <w:marRight w:val="0"/>
      <w:marTop w:val="0"/>
      <w:marBottom w:val="0"/>
      <w:divBdr>
        <w:top w:val="none" w:sz="0" w:space="0" w:color="auto"/>
        <w:left w:val="none" w:sz="0" w:space="0" w:color="auto"/>
        <w:bottom w:val="none" w:sz="0" w:space="0" w:color="auto"/>
        <w:right w:val="none" w:sz="0" w:space="0" w:color="auto"/>
      </w:divBdr>
    </w:div>
    <w:div w:id="1765758747">
      <w:marLeft w:val="0"/>
      <w:marRight w:val="0"/>
      <w:marTop w:val="0"/>
      <w:marBottom w:val="0"/>
      <w:divBdr>
        <w:top w:val="none" w:sz="0" w:space="0" w:color="auto"/>
        <w:left w:val="none" w:sz="0" w:space="0" w:color="auto"/>
        <w:bottom w:val="none" w:sz="0" w:space="0" w:color="auto"/>
        <w:right w:val="none" w:sz="0" w:space="0" w:color="auto"/>
      </w:divBdr>
    </w:div>
    <w:div w:id="1765759750">
      <w:marLeft w:val="0"/>
      <w:marRight w:val="0"/>
      <w:marTop w:val="0"/>
      <w:marBottom w:val="0"/>
      <w:divBdr>
        <w:top w:val="none" w:sz="0" w:space="0" w:color="auto"/>
        <w:left w:val="none" w:sz="0" w:space="0" w:color="auto"/>
        <w:bottom w:val="none" w:sz="0" w:space="0" w:color="auto"/>
        <w:right w:val="none" w:sz="0" w:space="0" w:color="auto"/>
      </w:divBdr>
    </w:div>
    <w:div w:id="1765761270">
      <w:marLeft w:val="0"/>
      <w:marRight w:val="0"/>
      <w:marTop w:val="0"/>
      <w:marBottom w:val="0"/>
      <w:divBdr>
        <w:top w:val="none" w:sz="0" w:space="0" w:color="auto"/>
        <w:left w:val="none" w:sz="0" w:space="0" w:color="auto"/>
        <w:bottom w:val="none" w:sz="0" w:space="0" w:color="auto"/>
        <w:right w:val="none" w:sz="0" w:space="0" w:color="auto"/>
      </w:divBdr>
    </w:div>
    <w:div w:id="1765804008">
      <w:marLeft w:val="0"/>
      <w:marRight w:val="0"/>
      <w:marTop w:val="0"/>
      <w:marBottom w:val="0"/>
      <w:divBdr>
        <w:top w:val="none" w:sz="0" w:space="0" w:color="auto"/>
        <w:left w:val="none" w:sz="0" w:space="0" w:color="auto"/>
        <w:bottom w:val="none" w:sz="0" w:space="0" w:color="auto"/>
        <w:right w:val="none" w:sz="0" w:space="0" w:color="auto"/>
      </w:divBdr>
    </w:div>
    <w:div w:id="1765878993">
      <w:marLeft w:val="0"/>
      <w:marRight w:val="0"/>
      <w:marTop w:val="0"/>
      <w:marBottom w:val="0"/>
      <w:divBdr>
        <w:top w:val="none" w:sz="0" w:space="0" w:color="auto"/>
        <w:left w:val="none" w:sz="0" w:space="0" w:color="auto"/>
        <w:bottom w:val="none" w:sz="0" w:space="0" w:color="auto"/>
        <w:right w:val="none" w:sz="0" w:space="0" w:color="auto"/>
      </w:divBdr>
    </w:div>
    <w:div w:id="1765953033">
      <w:marLeft w:val="0"/>
      <w:marRight w:val="0"/>
      <w:marTop w:val="0"/>
      <w:marBottom w:val="0"/>
      <w:divBdr>
        <w:top w:val="none" w:sz="0" w:space="0" w:color="auto"/>
        <w:left w:val="none" w:sz="0" w:space="0" w:color="auto"/>
        <w:bottom w:val="none" w:sz="0" w:space="0" w:color="auto"/>
        <w:right w:val="none" w:sz="0" w:space="0" w:color="auto"/>
      </w:divBdr>
    </w:div>
    <w:div w:id="1765999420">
      <w:marLeft w:val="0"/>
      <w:marRight w:val="0"/>
      <w:marTop w:val="0"/>
      <w:marBottom w:val="0"/>
      <w:divBdr>
        <w:top w:val="none" w:sz="0" w:space="0" w:color="auto"/>
        <w:left w:val="none" w:sz="0" w:space="0" w:color="auto"/>
        <w:bottom w:val="none" w:sz="0" w:space="0" w:color="auto"/>
        <w:right w:val="none" w:sz="0" w:space="0" w:color="auto"/>
      </w:divBdr>
    </w:div>
    <w:div w:id="1766027210">
      <w:marLeft w:val="0"/>
      <w:marRight w:val="0"/>
      <w:marTop w:val="0"/>
      <w:marBottom w:val="0"/>
      <w:divBdr>
        <w:top w:val="none" w:sz="0" w:space="0" w:color="auto"/>
        <w:left w:val="none" w:sz="0" w:space="0" w:color="auto"/>
        <w:bottom w:val="none" w:sz="0" w:space="0" w:color="auto"/>
        <w:right w:val="none" w:sz="0" w:space="0" w:color="auto"/>
      </w:divBdr>
    </w:div>
    <w:div w:id="1766073670">
      <w:marLeft w:val="0"/>
      <w:marRight w:val="0"/>
      <w:marTop w:val="0"/>
      <w:marBottom w:val="0"/>
      <w:divBdr>
        <w:top w:val="none" w:sz="0" w:space="0" w:color="auto"/>
        <w:left w:val="none" w:sz="0" w:space="0" w:color="auto"/>
        <w:bottom w:val="none" w:sz="0" w:space="0" w:color="auto"/>
        <w:right w:val="none" w:sz="0" w:space="0" w:color="auto"/>
      </w:divBdr>
    </w:div>
    <w:div w:id="1766145012">
      <w:marLeft w:val="0"/>
      <w:marRight w:val="0"/>
      <w:marTop w:val="0"/>
      <w:marBottom w:val="0"/>
      <w:divBdr>
        <w:top w:val="none" w:sz="0" w:space="0" w:color="auto"/>
        <w:left w:val="none" w:sz="0" w:space="0" w:color="auto"/>
        <w:bottom w:val="none" w:sz="0" w:space="0" w:color="auto"/>
        <w:right w:val="none" w:sz="0" w:space="0" w:color="auto"/>
      </w:divBdr>
    </w:div>
    <w:div w:id="1766150936">
      <w:marLeft w:val="0"/>
      <w:marRight w:val="0"/>
      <w:marTop w:val="0"/>
      <w:marBottom w:val="0"/>
      <w:divBdr>
        <w:top w:val="none" w:sz="0" w:space="0" w:color="auto"/>
        <w:left w:val="none" w:sz="0" w:space="0" w:color="auto"/>
        <w:bottom w:val="none" w:sz="0" w:space="0" w:color="auto"/>
        <w:right w:val="none" w:sz="0" w:space="0" w:color="auto"/>
      </w:divBdr>
    </w:div>
    <w:div w:id="1766219351">
      <w:marLeft w:val="0"/>
      <w:marRight w:val="0"/>
      <w:marTop w:val="0"/>
      <w:marBottom w:val="0"/>
      <w:divBdr>
        <w:top w:val="none" w:sz="0" w:space="0" w:color="auto"/>
        <w:left w:val="none" w:sz="0" w:space="0" w:color="auto"/>
        <w:bottom w:val="none" w:sz="0" w:space="0" w:color="auto"/>
        <w:right w:val="none" w:sz="0" w:space="0" w:color="auto"/>
      </w:divBdr>
    </w:div>
    <w:div w:id="1766344610">
      <w:bodyDiv w:val="1"/>
      <w:marLeft w:val="0"/>
      <w:marRight w:val="0"/>
      <w:marTop w:val="0"/>
      <w:marBottom w:val="0"/>
      <w:divBdr>
        <w:top w:val="none" w:sz="0" w:space="0" w:color="auto"/>
        <w:left w:val="none" w:sz="0" w:space="0" w:color="auto"/>
        <w:bottom w:val="none" w:sz="0" w:space="0" w:color="auto"/>
        <w:right w:val="none" w:sz="0" w:space="0" w:color="auto"/>
      </w:divBdr>
    </w:div>
    <w:div w:id="1766345567">
      <w:marLeft w:val="0"/>
      <w:marRight w:val="0"/>
      <w:marTop w:val="0"/>
      <w:marBottom w:val="0"/>
      <w:divBdr>
        <w:top w:val="none" w:sz="0" w:space="0" w:color="auto"/>
        <w:left w:val="none" w:sz="0" w:space="0" w:color="auto"/>
        <w:bottom w:val="none" w:sz="0" w:space="0" w:color="auto"/>
        <w:right w:val="none" w:sz="0" w:space="0" w:color="auto"/>
      </w:divBdr>
    </w:div>
    <w:div w:id="1766345967">
      <w:marLeft w:val="0"/>
      <w:marRight w:val="0"/>
      <w:marTop w:val="0"/>
      <w:marBottom w:val="0"/>
      <w:divBdr>
        <w:top w:val="none" w:sz="0" w:space="0" w:color="auto"/>
        <w:left w:val="none" w:sz="0" w:space="0" w:color="auto"/>
        <w:bottom w:val="none" w:sz="0" w:space="0" w:color="auto"/>
        <w:right w:val="none" w:sz="0" w:space="0" w:color="auto"/>
      </w:divBdr>
    </w:div>
    <w:div w:id="1766420869">
      <w:marLeft w:val="0"/>
      <w:marRight w:val="0"/>
      <w:marTop w:val="0"/>
      <w:marBottom w:val="0"/>
      <w:divBdr>
        <w:top w:val="none" w:sz="0" w:space="0" w:color="auto"/>
        <w:left w:val="none" w:sz="0" w:space="0" w:color="auto"/>
        <w:bottom w:val="none" w:sz="0" w:space="0" w:color="auto"/>
        <w:right w:val="none" w:sz="0" w:space="0" w:color="auto"/>
      </w:divBdr>
    </w:div>
    <w:div w:id="1766463550">
      <w:marLeft w:val="0"/>
      <w:marRight w:val="0"/>
      <w:marTop w:val="0"/>
      <w:marBottom w:val="0"/>
      <w:divBdr>
        <w:top w:val="none" w:sz="0" w:space="0" w:color="auto"/>
        <w:left w:val="none" w:sz="0" w:space="0" w:color="auto"/>
        <w:bottom w:val="none" w:sz="0" w:space="0" w:color="auto"/>
        <w:right w:val="none" w:sz="0" w:space="0" w:color="auto"/>
      </w:divBdr>
    </w:div>
    <w:div w:id="1766608203">
      <w:marLeft w:val="0"/>
      <w:marRight w:val="0"/>
      <w:marTop w:val="0"/>
      <w:marBottom w:val="0"/>
      <w:divBdr>
        <w:top w:val="none" w:sz="0" w:space="0" w:color="auto"/>
        <w:left w:val="none" w:sz="0" w:space="0" w:color="auto"/>
        <w:bottom w:val="none" w:sz="0" w:space="0" w:color="auto"/>
        <w:right w:val="none" w:sz="0" w:space="0" w:color="auto"/>
      </w:divBdr>
    </w:div>
    <w:div w:id="1766728276">
      <w:marLeft w:val="0"/>
      <w:marRight w:val="0"/>
      <w:marTop w:val="0"/>
      <w:marBottom w:val="0"/>
      <w:divBdr>
        <w:top w:val="none" w:sz="0" w:space="0" w:color="auto"/>
        <w:left w:val="none" w:sz="0" w:space="0" w:color="auto"/>
        <w:bottom w:val="none" w:sz="0" w:space="0" w:color="auto"/>
        <w:right w:val="none" w:sz="0" w:space="0" w:color="auto"/>
      </w:divBdr>
    </w:div>
    <w:div w:id="1766920424">
      <w:marLeft w:val="0"/>
      <w:marRight w:val="0"/>
      <w:marTop w:val="0"/>
      <w:marBottom w:val="0"/>
      <w:divBdr>
        <w:top w:val="none" w:sz="0" w:space="0" w:color="auto"/>
        <w:left w:val="none" w:sz="0" w:space="0" w:color="auto"/>
        <w:bottom w:val="none" w:sz="0" w:space="0" w:color="auto"/>
        <w:right w:val="none" w:sz="0" w:space="0" w:color="auto"/>
      </w:divBdr>
    </w:div>
    <w:div w:id="1766922941">
      <w:marLeft w:val="0"/>
      <w:marRight w:val="0"/>
      <w:marTop w:val="0"/>
      <w:marBottom w:val="0"/>
      <w:divBdr>
        <w:top w:val="none" w:sz="0" w:space="0" w:color="auto"/>
        <w:left w:val="none" w:sz="0" w:space="0" w:color="auto"/>
        <w:bottom w:val="none" w:sz="0" w:space="0" w:color="auto"/>
        <w:right w:val="none" w:sz="0" w:space="0" w:color="auto"/>
      </w:divBdr>
    </w:div>
    <w:div w:id="1766922970">
      <w:marLeft w:val="0"/>
      <w:marRight w:val="0"/>
      <w:marTop w:val="0"/>
      <w:marBottom w:val="0"/>
      <w:divBdr>
        <w:top w:val="none" w:sz="0" w:space="0" w:color="auto"/>
        <w:left w:val="none" w:sz="0" w:space="0" w:color="auto"/>
        <w:bottom w:val="none" w:sz="0" w:space="0" w:color="auto"/>
        <w:right w:val="none" w:sz="0" w:space="0" w:color="auto"/>
      </w:divBdr>
    </w:div>
    <w:div w:id="1767113851">
      <w:marLeft w:val="0"/>
      <w:marRight w:val="0"/>
      <w:marTop w:val="0"/>
      <w:marBottom w:val="0"/>
      <w:divBdr>
        <w:top w:val="none" w:sz="0" w:space="0" w:color="auto"/>
        <w:left w:val="none" w:sz="0" w:space="0" w:color="auto"/>
        <w:bottom w:val="none" w:sz="0" w:space="0" w:color="auto"/>
        <w:right w:val="none" w:sz="0" w:space="0" w:color="auto"/>
      </w:divBdr>
    </w:div>
    <w:div w:id="1767144656">
      <w:marLeft w:val="0"/>
      <w:marRight w:val="0"/>
      <w:marTop w:val="0"/>
      <w:marBottom w:val="0"/>
      <w:divBdr>
        <w:top w:val="none" w:sz="0" w:space="0" w:color="auto"/>
        <w:left w:val="none" w:sz="0" w:space="0" w:color="auto"/>
        <w:bottom w:val="none" w:sz="0" w:space="0" w:color="auto"/>
        <w:right w:val="none" w:sz="0" w:space="0" w:color="auto"/>
      </w:divBdr>
    </w:div>
    <w:div w:id="1767144908">
      <w:marLeft w:val="0"/>
      <w:marRight w:val="0"/>
      <w:marTop w:val="0"/>
      <w:marBottom w:val="0"/>
      <w:divBdr>
        <w:top w:val="none" w:sz="0" w:space="0" w:color="auto"/>
        <w:left w:val="none" w:sz="0" w:space="0" w:color="auto"/>
        <w:bottom w:val="none" w:sz="0" w:space="0" w:color="auto"/>
        <w:right w:val="none" w:sz="0" w:space="0" w:color="auto"/>
      </w:divBdr>
    </w:div>
    <w:div w:id="1767311641">
      <w:marLeft w:val="0"/>
      <w:marRight w:val="0"/>
      <w:marTop w:val="0"/>
      <w:marBottom w:val="0"/>
      <w:divBdr>
        <w:top w:val="none" w:sz="0" w:space="0" w:color="auto"/>
        <w:left w:val="none" w:sz="0" w:space="0" w:color="auto"/>
        <w:bottom w:val="none" w:sz="0" w:space="0" w:color="auto"/>
        <w:right w:val="none" w:sz="0" w:space="0" w:color="auto"/>
      </w:divBdr>
    </w:div>
    <w:div w:id="1767338407">
      <w:marLeft w:val="0"/>
      <w:marRight w:val="0"/>
      <w:marTop w:val="0"/>
      <w:marBottom w:val="0"/>
      <w:divBdr>
        <w:top w:val="none" w:sz="0" w:space="0" w:color="auto"/>
        <w:left w:val="none" w:sz="0" w:space="0" w:color="auto"/>
        <w:bottom w:val="none" w:sz="0" w:space="0" w:color="auto"/>
        <w:right w:val="none" w:sz="0" w:space="0" w:color="auto"/>
      </w:divBdr>
    </w:div>
    <w:div w:id="1767382305">
      <w:marLeft w:val="0"/>
      <w:marRight w:val="0"/>
      <w:marTop w:val="0"/>
      <w:marBottom w:val="0"/>
      <w:divBdr>
        <w:top w:val="none" w:sz="0" w:space="0" w:color="auto"/>
        <w:left w:val="none" w:sz="0" w:space="0" w:color="auto"/>
        <w:bottom w:val="none" w:sz="0" w:space="0" w:color="auto"/>
        <w:right w:val="none" w:sz="0" w:space="0" w:color="auto"/>
      </w:divBdr>
    </w:div>
    <w:div w:id="1767456994">
      <w:marLeft w:val="0"/>
      <w:marRight w:val="0"/>
      <w:marTop w:val="0"/>
      <w:marBottom w:val="0"/>
      <w:divBdr>
        <w:top w:val="none" w:sz="0" w:space="0" w:color="auto"/>
        <w:left w:val="none" w:sz="0" w:space="0" w:color="auto"/>
        <w:bottom w:val="none" w:sz="0" w:space="0" w:color="auto"/>
        <w:right w:val="none" w:sz="0" w:space="0" w:color="auto"/>
      </w:divBdr>
    </w:div>
    <w:div w:id="1767535021">
      <w:marLeft w:val="0"/>
      <w:marRight w:val="0"/>
      <w:marTop w:val="0"/>
      <w:marBottom w:val="0"/>
      <w:divBdr>
        <w:top w:val="none" w:sz="0" w:space="0" w:color="auto"/>
        <w:left w:val="none" w:sz="0" w:space="0" w:color="auto"/>
        <w:bottom w:val="none" w:sz="0" w:space="0" w:color="auto"/>
        <w:right w:val="none" w:sz="0" w:space="0" w:color="auto"/>
      </w:divBdr>
    </w:div>
    <w:div w:id="1767578954">
      <w:marLeft w:val="0"/>
      <w:marRight w:val="0"/>
      <w:marTop w:val="0"/>
      <w:marBottom w:val="0"/>
      <w:divBdr>
        <w:top w:val="none" w:sz="0" w:space="0" w:color="auto"/>
        <w:left w:val="none" w:sz="0" w:space="0" w:color="auto"/>
        <w:bottom w:val="none" w:sz="0" w:space="0" w:color="auto"/>
        <w:right w:val="none" w:sz="0" w:space="0" w:color="auto"/>
      </w:divBdr>
    </w:div>
    <w:div w:id="1767650855">
      <w:marLeft w:val="0"/>
      <w:marRight w:val="0"/>
      <w:marTop w:val="0"/>
      <w:marBottom w:val="0"/>
      <w:divBdr>
        <w:top w:val="none" w:sz="0" w:space="0" w:color="auto"/>
        <w:left w:val="none" w:sz="0" w:space="0" w:color="auto"/>
        <w:bottom w:val="none" w:sz="0" w:space="0" w:color="auto"/>
        <w:right w:val="none" w:sz="0" w:space="0" w:color="auto"/>
      </w:divBdr>
    </w:div>
    <w:div w:id="1767730600">
      <w:marLeft w:val="0"/>
      <w:marRight w:val="0"/>
      <w:marTop w:val="0"/>
      <w:marBottom w:val="0"/>
      <w:divBdr>
        <w:top w:val="none" w:sz="0" w:space="0" w:color="auto"/>
        <w:left w:val="none" w:sz="0" w:space="0" w:color="auto"/>
        <w:bottom w:val="none" w:sz="0" w:space="0" w:color="auto"/>
        <w:right w:val="none" w:sz="0" w:space="0" w:color="auto"/>
      </w:divBdr>
    </w:div>
    <w:div w:id="1767775119">
      <w:marLeft w:val="0"/>
      <w:marRight w:val="0"/>
      <w:marTop w:val="0"/>
      <w:marBottom w:val="0"/>
      <w:divBdr>
        <w:top w:val="none" w:sz="0" w:space="0" w:color="auto"/>
        <w:left w:val="none" w:sz="0" w:space="0" w:color="auto"/>
        <w:bottom w:val="none" w:sz="0" w:space="0" w:color="auto"/>
        <w:right w:val="none" w:sz="0" w:space="0" w:color="auto"/>
      </w:divBdr>
    </w:div>
    <w:div w:id="1767848974">
      <w:marLeft w:val="0"/>
      <w:marRight w:val="0"/>
      <w:marTop w:val="0"/>
      <w:marBottom w:val="0"/>
      <w:divBdr>
        <w:top w:val="none" w:sz="0" w:space="0" w:color="auto"/>
        <w:left w:val="none" w:sz="0" w:space="0" w:color="auto"/>
        <w:bottom w:val="none" w:sz="0" w:space="0" w:color="auto"/>
        <w:right w:val="none" w:sz="0" w:space="0" w:color="auto"/>
      </w:divBdr>
    </w:div>
    <w:div w:id="1767994102">
      <w:marLeft w:val="0"/>
      <w:marRight w:val="0"/>
      <w:marTop w:val="0"/>
      <w:marBottom w:val="0"/>
      <w:divBdr>
        <w:top w:val="none" w:sz="0" w:space="0" w:color="auto"/>
        <w:left w:val="none" w:sz="0" w:space="0" w:color="auto"/>
        <w:bottom w:val="none" w:sz="0" w:space="0" w:color="auto"/>
        <w:right w:val="none" w:sz="0" w:space="0" w:color="auto"/>
      </w:divBdr>
    </w:div>
    <w:div w:id="1768041301">
      <w:marLeft w:val="0"/>
      <w:marRight w:val="0"/>
      <w:marTop w:val="0"/>
      <w:marBottom w:val="0"/>
      <w:divBdr>
        <w:top w:val="none" w:sz="0" w:space="0" w:color="auto"/>
        <w:left w:val="none" w:sz="0" w:space="0" w:color="auto"/>
        <w:bottom w:val="none" w:sz="0" w:space="0" w:color="auto"/>
        <w:right w:val="none" w:sz="0" w:space="0" w:color="auto"/>
      </w:divBdr>
    </w:div>
    <w:div w:id="1768043563">
      <w:marLeft w:val="0"/>
      <w:marRight w:val="0"/>
      <w:marTop w:val="0"/>
      <w:marBottom w:val="0"/>
      <w:divBdr>
        <w:top w:val="none" w:sz="0" w:space="0" w:color="auto"/>
        <w:left w:val="none" w:sz="0" w:space="0" w:color="auto"/>
        <w:bottom w:val="none" w:sz="0" w:space="0" w:color="auto"/>
        <w:right w:val="none" w:sz="0" w:space="0" w:color="auto"/>
      </w:divBdr>
    </w:div>
    <w:div w:id="1768109864">
      <w:marLeft w:val="0"/>
      <w:marRight w:val="0"/>
      <w:marTop w:val="0"/>
      <w:marBottom w:val="0"/>
      <w:divBdr>
        <w:top w:val="none" w:sz="0" w:space="0" w:color="auto"/>
        <w:left w:val="none" w:sz="0" w:space="0" w:color="auto"/>
        <w:bottom w:val="none" w:sz="0" w:space="0" w:color="auto"/>
        <w:right w:val="none" w:sz="0" w:space="0" w:color="auto"/>
      </w:divBdr>
    </w:div>
    <w:div w:id="1768113198">
      <w:marLeft w:val="0"/>
      <w:marRight w:val="0"/>
      <w:marTop w:val="0"/>
      <w:marBottom w:val="0"/>
      <w:divBdr>
        <w:top w:val="none" w:sz="0" w:space="0" w:color="auto"/>
        <w:left w:val="none" w:sz="0" w:space="0" w:color="auto"/>
        <w:bottom w:val="none" w:sz="0" w:space="0" w:color="auto"/>
        <w:right w:val="none" w:sz="0" w:space="0" w:color="auto"/>
      </w:divBdr>
    </w:div>
    <w:div w:id="1768117583">
      <w:marLeft w:val="0"/>
      <w:marRight w:val="0"/>
      <w:marTop w:val="0"/>
      <w:marBottom w:val="0"/>
      <w:divBdr>
        <w:top w:val="none" w:sz="0" w:space="0" w:color="auto"/>
        <w:left w:val="none" w:sz="0" w:space="0" w:color="auto"/>
        <w:bottom w:val="none" w:sz="0" w:space="0" w:color="auto"/>
        <w:right w:val="none" w:sz="0" w:space="0" w:color="auto"/>
      </w:divBdr>
    </w:div>
    <w:div w:id="1768185247">
      <w:marLeft w:val="0"/>
      <w:marRight w:val="0"/>
      <w:marTop w:val="0"/>
      <w:marBottom w:val="0"/>
      <w:divBdr>
        <w:top w:val="none" w:sz="0" w:space="0" w:color="auto"/>
        <w:left w:val="none" w:sz="0" w:space="0" w:color="auto"/>
        <w:bottom w:val="none" w:sz="0" w:space="0" w:color="auto"/>
        <w:right w:val="none" w:sz="0" w:space="0" w:color="auto"/>
      </w:divBdr>
    </w:div>
    <w:div w:id="1768232172">
      <w:marLeft w:val="0"/>
      <w:marRight w:val="0"/>
      <w:marTop w:val="0"/>
      <w:marBottom w:val="0"/>
      <w:divBdr>
        <w:top w:val="none" w:sz="0" w:space="0" w:color="auto"/>
        <w:left w:val="none" w:sz="0" w:space="0" w:color="auto"/>
        <w:bottom w:val="none" w:sz="0" w:space="0" w:color="auto"/>
        <w:right w:val="none" w:sz="0" w:space="0" w:color="auto"/>
      </w:divBdr>
    </w:div>
    <w:div w:id="1768303071">
      <w:marLeft w:val="0"/>
      <w:marRight w:val="0"/>
      <w:marTop w:val="0"/>
      <w:marBottom w:val="0"/>
      <w:divBdr>
        <w:top w:val="none" w:sz="0" w:space="0" w:color="auto"/>
        <w:left w:val="none" w:sz="0" w:space="0" w:color="auto"/>
        <w:bottom w:val="none" w:sz="0" w:space="0" w:color="auto"/>
        <w:right w:val="none" w:sz="0" w:space="0" w:color="auto"/>
      </w:divBdr>
    </w:div>
    <w:div w:id="1768378892">
      <w:marLeft w:val="0"/>
      <w:marRight w:val="0"/>
      <w:marTop w:val="0"/>
      <w:marBottom w:val="0"/>
      <w:divBdr>
        <w:top w:val="none" w:sz="0" w:space="0" w:color="auto"/>
        <w:left w:val="none" w:sz="0" w:space="0" w:color="auto"/>
        <w:bottom w:val="none" w:sz="0" w:space="0" w:color="auto"/>
        <w:right w:val="none" w:sz="0" w:space="0" w:color="auto"/>
      </w:divBdr>
    </w:div>
    <w:div w:id="1768385668">
      <w:marLeft w:val="0"/>
      <w:marRight w:val="0"/>
      <w:marTop w:val="0"/>
      <w:marBottom w:val="0"/>
      <w:divBdr>
        <w:top w:val="none" w:sz="0" w:space="0" w:color="auto"/>
        <w:left w:val="none" w:sz="0" w:space="0" w:color="auto"/>
        <w:bottom w:val="none" w:sz="0" w:space="0" w:color="auto"/>
        <w:right w:val="none" w:sz="0" w:space="0" w:color="auto"/>
      </w:divBdr>
    </w:div>
    <w:div w:id="1768428129">
      <w:marLeft w:val="0"/>
      <w:marRight w:val="0"/>
      <w:marTop w:val="0"/>
      <w:marBottom w:val="0"/>
      <w:divBdr>
        <w:top w:val="none" w:sz="0" w:space="0" w:color="auto"/>
        <w:left w:val="none" w:sz="0" w:space="0" w:color="auto"/>
        <w:bottom w:val="none" w:sz="0" w:space="0" w:color="auto"/>
        <w:right w:val="none" w:sz="0" w:space="0" w:color="auto"/>
      </w:divBdr>
    </w:div>
    <w:div w:id="1768429917">
      <w:marLeft w:val="0"/>
      <w:marRight w:val="0"/>
      <w:marTop w:val="0"/>
      <w:marBottom w:val="0"/>
      <w:divBdr>
        <w:top w:val="none" w:sz="0" w:space="0" w:color="auto"/>
        <w:left w:val="none" w:sz="0" w:space="0" w:color="auto"/>
        <w:bottom w:val="none" w:sz="0" w:space="0" w:color="auto"/>
        <w:right w:val="none" w:sz="0" w:space="0" w:color="auto"/>
      </w:divBdr>
    </w:div>
    <w:div w:id="1768502383">
      <w:marLeft w:val="0"/>
      <w:marRight w:val="0"/>
      <w:marTop w:val="0"/>
      <w:marBottom w:val="0"/>
      <w:divBdr>
        <w:top w:val="none" w:sz="0" w:space="0" w:color="auto"/>
        <w:left w:val="none" w:sz="0" w:space="0" w:color="auto"/>
        <w:bottom w:val="none" w:sz="0" w:space="0" w:color="auto"/>
        <w:right w:val="none" w:sz="0" w:space="0" w:color="auto"/>
      </w:divBdr>
    </w:div>
    <w:div w:id="1768647244">
      <w:marLeft w:val="0"/>
      <w:marRight w:val="0"/>
      <w:marTop w:val="0"/>
      <w:marBottom w:val="0"/>
      <w:divBdr>
        <w:top w:val="none" w:sz="0" w:space="0" w:color="auto"/>
        <w:left w:val="none" w:sz="0" w:space="0" w:color="auto"/>
        <w:bottom w:val="none" w:sz="0" w:space="0" w:color="auto"/>
        <w:right w:val="none" w:sz="0" w:space="0" w:color="auto"/>
      </w:divBdr>
    </w:div>
    <w:div w:id="1768689462">
      <w:marLeft w:val="0"/>
      <w:marRight w:val="0"/>
      <w:marTop w:val="0"/>
      <w:marBottom w:val="0"/>
      <w:divBdr>
        <w:top w:val="none" w:sz="0" w:space="0" w:color="auto"/>
        <w:left w:val="none" w:sz="0" w:space="0" w:color="auto"/>
        <w:bottom w:val="none" w:sz="0" w:space="0" w:color="auto"/>
        <w:right w:val="none" w:sz="0" w:space="0" w:color="auto"/>
      </w:divBdr>
    </w:div>
    <w:div w:id="1768884007">
      <w:marLeft w:val="0"/>
      <w:marRight w:val="0"/>
      <w:marTop w:val="0"/>
      <w:marBottom w:val="0"/>
      <w:divBdr>
        <w:top w:val="none" w:sz="0" w:space="0" w:color="auto"/>
        <w:left w:val="none" w:sz="0" w:space="0" w:color="auto"/>
        <w:bottom w:val="none" w:sz="0" w:space="0" w:color="auto"/>
        <w:right w:val="none" w:sz="0" w:space="0" w:color="auto"/>
      </w:divBdr>
    </w:div>
    <w:div w:id="1768887881">
      <w:marLeft w:val="0"/>
      <w:marRight w:val="0"/>
      <w:marTop w:val="0"/>
      <w:marBottom w:val="0"/>
      <w:divBdr>
        <w:top w:val="none" w:sz="0" w:space="0" w:color="auto"/>
        <w:left w:val="none" w:sz="0" w:space="0" w:color="auto"/>
        <w:bottom w:val="none" w:sz="0" w:space="0" w:color="auto"/>
        <w:right w:val="none" w:sz="0" w:space="0" w:color="auto"/>
      </w:divBdr>
    </w:div>
    <w:div w:id="1768892324">
      <w:marLeft w:val="0"/>
      <w:marRight w:val="0"/>
      <w:marTop w:val="0"/>
      <w:marBottom w:val="0"/>
      <w:divBdr>
        <w:top w:val="none" w:sz="0" w:space="0" w:color="auto"/>
        <w:left w:val="none" w:sz="0" w:space="0" w:color="auto"/>
        <w:bottom w:val="none" w:sz="0" w:space="0" w:color="auto"/>
        <w:right w:val="none" w:sz="0" w:space="0" w:color="auto"/>
      </w:divBdr>
    </w:div>
    <w:div w:id="1768960491">
      <w:marLeft w:val="0"/>
      <w:marRight w:val="0"/>
      <w:marTop w:val="0"/>
      <w:marBottom w:val="0"/>
      <w:divBdr>
        <w:top w:val="none" w:sz="0" w:space="0" w:color="auto"/>
        <w:left w:val="none" w:sz="0" w:space="0" w:color="auto"/>
        <w:bottom w:val="none" w:sz="0" w:space="0" w:color="auto"/>
        <w:right w:val="none" w:sz="0" w:space="0" w:color="auto"/>
      </w:divBdr>
    </w:div>
    <w:div w:id="1769153801">
      <w:marLeft w:val="0"/>
      <w:marRight w:val="0"/>
      <w:marTop w:val="0"/>
      <w:marBottom w:val="0"/>
      <w:divBdr>
        <w:top w:val="none" w:sz="0" w:space="0" w:color="auto"/>
        <w:left w:val="none" w:sz="0" w:space="0" w:color="auto"/>
        <w:bottom w:val="none" w:sz="0" w:space="0" w:color="auto"/>
        <w:right w:val="none" w:sz="0" w:space="0" w:color="auto"/>
      </w:divBdr>
    </w:div>
    <w:div w:id="1769154525">
      <w:marLeft w:val="0"/>
      <w:marRight w:val="0"/>
      <w:marTop w:val="0"/>
      <w:marBottom w:val="0"/>
      <w:divBdr>
        <w:top w:val="none" w:sz="0" w:space="0" w:color="auto"/>
        <w:left w:val="none" w:sz="0" w:space="0" w:color="auto"/>
        <w:bottom w:val="none" w:sz="0" w:space="0" w:color="auto"/>
        <w:right w:val="none" w:sz="0" w:space="0" w:color="auto"/>
      </w:divBdr>
    </w:div>
    <w:div w:id="1769302331">
      <w:marLeft w:val="0"/>
      <w:marRight w:val="0"/>
      <w:marTop w:val="0"/>
      <w:marBottom w:val="0"/>
      <w:divBdr>
        <w:top w:val="none" w:sz="0" w:space="0" w:color="auto"/>
        <w:left w:val="none" w:sz="0" w:space="0" w:color="auto"/>
        <w:bottom w:val="none" w:sz="0" w:space="0" w:color="auto"/>
        <w:right w:val="none" w:sz="0" w:space="0" w:color="auto"/>
      </w:divBdr>
    </w:div>
    <w:div w:id="1769351404">
      <w:marLeft w:val="0"/>
      <w:marRight w:val="0"/>
      <w:marTop w:val="0"/>
      <w:marBottom w:val="0"/>
      <w:divBdr>
        <w:top w:val="none" w:sz="0" w:space="0" w:color="auto"/>
        <w:left w:val="none" w:sz="0" w:space="0" w:color="auto"/>
        <w:bottom w:val="none" w:sz="0" w:space="0" w:color="auto"/>
        <w:right w:val="none" w:sz="0" w:space="0" w:color="auto"/>
      </w:divBdr>
    </w:div>
    <w:div w:id="1769421749">
      <w:marLeft w:val="0"/>
      <w:marRight w:val="0"/>
      <w:marTop w:val="0"/>
      <w:marBottom w:val="0"/>
      <w:divBdr>
        <w:top w:val="none" w:sz="0" w:space="0" w:color="auto"/>
        <w:left w:val="none" w:sz="0" w:space="0" w:color="auto"/>
        <w:bottom w:val="none" w:sz="0" w:space="0" w:color="auto"/>
        <w:right w:val="none" w:sz="0" w:space="0" w:color="auto"/>
      </w:divBdr>
    </w:div>
    <w:div w:id="1769539602">
      <w:marLeft w:val="0"/>
      <w:marRight w:val="0"/>
      <w:marTop w:val="0"/>
      <w:marBottom w:val="0"/>
      <w:divBdr>
        <w:top w:val="none" w:sz="0" w:space="0" w:color="auto"/>
        <w:left w:val="none" w:sz="0" w:space="0" w:color="auto"/>
        <w:bottom w:val="none" w:sz="0" w:space="0" w:color="auto"/>
        <w:right w:val="none" w:sz="0" w:space="0" w:color="auto"/>
      </w:divBdr>
    </w:div>
    <w:div w:id="1769614958">
      <w:bodyDiv w:val="1"/>
      <w:marLeft w:val="0"/>
      <w:marRight w:val="0"/>
      <w:marTop w:val="0"/>
      <w:marBottom w:val="0"/>
      <w:divBdr>
        <w:top w:val="none" w:sz="0" w:space="0" w:color="auto"/>
        <w:left w:val="none" w:sz="0" w:space="0" w:color="auto"/>
        <w:bottom w:val="none" w:sz="0" w:space="0" w:color="auto"/>
        <w:right w:val="none" w:sz="0" w:space="0" w:color="auto"/>
      </w:divBdr>
    </w:div>
    <w:div w:id="1769621586">
      <w:marLeft w:val="0"/>
      <w:marRight w:val="0"/>
      <w:marTop w:val="0"/>
      <w:marBottom w:val="0"/>
      <w:divBdr>
        <w:top w:val="none" w:sz="0" w:space="0" w:color="auto"/>
        <w:left w:val="none" w:sz="0" w:space="0" w:color="auto"/>
        <w:bottom w:val="none" w:sz="0" w:space="0" w:color="auto"/>
        <w:right w:val="none" w:sz="0" w:space="0" w:color="auto"/>
      </w:divBdr>
    </w:div>
    <w:div w:id="1769766322">
      <w:marLeft w:val="0"/>
      <w:marRight w:val="0"/>
      <w:marTop w:val="0"/>
      <w:marBottom w:val="0"/>
      <w:divBdr>
        <w:top w:val="none" w:sz="0" w:space="0" w:color="auto"/>
        <w:left w:val="none" w:sz="0" w:space="0" w:color="auto"/>
        <w:bottom w:val="none" w:sz="0" w:space="0" w:color="auto"/>
        <w:right w:val="none" w:sz="0" w:space="0" w:color="auto"/>
      </w:divBdr>
    </w:div>
    <w:div w:id="1770007962">
      <w:marLeft w:val="0"/>
      <w:marRight w:val="0"/>
      <w:marTop w:val="0"/>
      <w:marBottom w:val="0"/>
      <w:divBdr>
        <w:top w:val="none" w:sz="0" w:space="0" w:color="auto"/>
        <w:left w:val="none" w:sz="0" w:space="0" w:color="auto"/>
        <w:bottom w:val="none" w:sz="0" w:space="0" w:color="auto"/>
        <w:right w:val="none" w:sz="0" w:space="0" w:color="auto"/>
      </w:divBdr>
    </w:div>
    <w:div w:id="1770009697">
      <w:marLeft w:val="0"/>
      <w:marRight w:val="0"/>
      <w:marTop w:val="0"/>
      <w:marBottom w:val="0"/>
      <w:divBdr>
        <w:top w:val="none" w:sz="0" w:space="0" w:color="auto"/>
        <w:left w:val="none" w:sz="0" w:space="0" w:color="auto"/>
        <w:bottom w:val="none" w:sz="0" w:space="0" w:color="auto"/>
        <w:right w:val="none" w:sz="0" w:space="0" w:color="auto"/>
      </w:divBdr>
    </w:div>
    <w:div w:id="1770076938">
      <w:marLeft w:val="0"/>
      <w:marRight w:val="0"/>
      <w:marTop w:val="0"/>
      <w:marBottom w:val="0"/>
      <w:divBdr>
        <w:top w:val="none" w:sz="0" w:space="0" w:color="auto"/>
        <w:left w:val="none" w:sz="0" w:space="0" w:color="auto"/>
        <w:bottom w:val="none" w:sz="0" w:space="0" w:color="auto"/>
        <w:right w:val="none" w:sz="0" w:space="0" w:color="auto"/>
      </w:divBdr>
    </w:div>
    <w:div w:id="1770081690">
      <w:bodyDiv w:val="1"/>
      <w:marLeft w:val="0"/>
      <w:marRight w:val="0"/>
      <w:marTop w:val="0"/>
      <w:marBottom w:val="0"/>
      <w:divBdr>
        <w:top w:val="none" w:sz="0" w:space="0" w:color="auto"/>
        <w:left w:val="none" w:sz="0" w:space="0" w:color="auto"/>
        <w:bottom w:val="none" w:sz="0" w:space="0" w:color="auto"/>
        <w:right w:val="none" w:sz="0" w:space="0" w:color="auto"/>
      </w:divBdr>
    </w:div>
    <w:div w:id="1770152775">
      <w:marLeft w:val="0"/>
      <w:marRight w:val="0"/>
      <w:marTop w:val="0"/>
      <w:marBottom w:val="0"/>
      <w:divBdr>
        <w:top w:val="none" w:sz="0" w:space="0" w:color="auto"/>
        <w:left w:val="none" w:sz="0" w:space="0" w:color="auto"/>
        <w:bottom w:val="none" w:sz="0" w:space="0" w:color="auto"/>
        <w:right w:val="none" w:sz="0" w:space="0" w:color="auto"/>
      </w:divBdr>
    </w:div>
    <w:div w:id="1770157193">
      <w:marLeft w:val="0"/>
      <w:marRight w:val="0"/>
      <w:marTop w:val="0"/>
      <w:marBottom w:val="0"/>
      <w:divBdr>
        <w:top w:val="none" w:sz="0" w:space="0" w:color="auto"/>
        <w:left w:val="none" w:sz="0" w:space="0" w:color="auto"/>
        <w:bottom w:val="none" w:sz="0" w:space="0" w:color="auto"/>
        <w:right w:val="none" w:sz="0" w:space="0" w:color="auto"/>
      </w:divBdr>
    </w:div>
    <w:div w:id="1770194760">
      <w:marLeft w:val="0"/>
      <w:marRight w:val="0"/>
      <w:marTop w:val="0"/>
      <w:marBottom w:val="0"/>
      <w:divBdr>
        <w:top w:val="none" w:sz="0" w:space="0" w:color="auto"/>
        <w:left w:val="none" w:sz="0" w:space="0" w:color="auto"/>
        <w:bottom w:val="none" w:sz="0" w:space="0" w:color="auto"/>
        <w:right w:val="none" w:sz="0" w:space="0" w:color="auto"/>
      </w:divBdr>
    </w:div>
    <w:div w:id="1770420765">
      <w:marLeft w:val="0"/>
      <w:marRight w:val="0"/>
      <w:marTop w:val="0"/>
      <w:marBottom w:val="0"/>
      <w:divBdr>
        <w:top w:val="none" w:sz="0" w:space="0" w:color="auto"/>
        <w:left w:val="none" w:sz="0" w:space="0" w:color="auto"/>
        <w:bottom w:val="none" w:sz="0" w:space="0" w:color="auto"/>
        <w:right w:val="none" w:sz="0" w:space="0" w:color="auto"/>
      </w:divBdr>
    </w:div>
    <w:div w:id="1770539294">
      <w:marLeft w:val="0"/>
      <w:marRight w:val="0"/>
      <w:marTop w:val="0"/>
      <w:marBottom w:val="0"/>
      <w:divBdr>
        <w:top w:val="none" w:sz="0" w:space="0" w:color="auto"/>
        <w:left w:val="none" w:sz="0" w:space="0" w:color="auto"/>
        <w:bottom w:val="none" w:sz="0" w:space="0" w:color="auto"/>
        <w:right w:val="none" w:sz="0" w:space="0" w:color="auto"/>
      </w:divBdr>
    </w:div>
    <w:div w:id="1770542233">
      <w:marLeft w:val="0"/>
      <w:marRight w:val="0"/>
      <w:marTop w:val="0"/>
      <w:marBottom w:val="0"/>
      <w:divBdr>
        <w:top w:val="none" w:sz="0" w:space="0" w:color="auto"/>
        <w:left w:val="none" w:sz="0" w:space="0" w:color="auto"/>
        <w:bottom w:val="none" w:sz="0" w:space="0" w:color="auto"/>
        <w:right w:val="none" w:sz="0" w:space="0" w:color="auto"/>
      </w:divBdr>
    </w:div>
    <w:div w:id="1770544653">
      <w:bodyDiv w:val="1"/>
      <w:marLeft w:val="0"/>
      <w:marRight w:val="0"/>
      <w:marTop w:val="0"/>
      <w:marBottom w:val="0"/>
      <w:divBdr>
        <w:top w:val="none" w:sz="0" w:space="0" w:color="auto"/>
        <w:left w:val="none" w:sz="0" w:space="0" w:color="auto"/>
        <w:bottom w:val="none" w:sz="0" w:space="0" w:color="auto"/>
        <w:right w:val="none" w:sz="0" w:space="0" w:color="auto"/>
      </w:divBdr>
    </w:div>
    <w:div w:id="1770616876">
      <w:marLeft w:val="0"/>
      <w:marRight w:val="0"/>
      <w:marTop w:val="0"/>
      <w:marBottom w:val="0"/>
      <w:divBdr>
        <w:top w:val="none" w:sz="0" w:space="0" w:color="auto"/>
        <w:left w:val="none" w:sz="0" w:space="0" w:color="auto"/>
        <w:bottom w:val="none" w:sz="0" w:space="0" w:color="auto"/>
        <w:right w:val="none" w:sz="0" w:space="0" w:color="auto"/>
      </w:divBdr>
    </w:div>
    <w:div w:id="1770732836">
      <w:marLeft w:val="0"/>
      <w:marRight w:val="0"/>
      <w:marTop w:val="0"/>
      <w:marBottom w:val="0"/>
      <w:divBdr>
        <w:top w:val="none" w:sz="0" w:space="0" w:color="auto"/>
        <w:left w:val="none" w:sz="0" w:space="0" w:color="auto"/>
        <w:bottom w:val="none" w:sz="0" w:space="0" w:color="auto"/>
        <w:right w:val="none" w:sz="0" w:space="0" w:color="auto"/>
      </w:divBdr>
    </w:div>
    <w:div w:id="1770733240">
      <w:bodyDiv w:val="1"/>
      <w:marLeft w:val="0"/>
      <w:marRight w:val="0"/>
      <w:marTop w:val="0"/>
      <w:marBottom w:val="0"/>
      <w:divBdr>
        <w:top w:val="none" w:sz="0" w:space="0" w:color="auto"/>
        <w:left w:val="none" w:sz="0" w:space="0" w:color="auto"/>
        <w:bottom w:val="none" w:sz="0" w:space="0" w:color="auto"/>
        <w:right w:val="none" w:sz="0" w:space="0" w:color="auto"/>
      </w:divBdr>
    </w:div>
    <w:div w:id="1770812847">
      <w:marLeft w:val="0"/>
      <w:marRight w:val="0"/>
      <w:marTop w:val="0"/>
      <w:marBottom w:val="0"/>
      <w:divBdr>
        <w:top w:val="none" w:sz="0" w:space="0" w:color="auto"/>
        <w:left w:val="none" w:sz="0" w:space="0" w:color="auto"/>
        <w:bottom w:val="none" w:sz="0" w:space="0" w:color="auto"/>
        <w:right w:val="none" w:sz="0" w:space="0" w:color="auto"/>
      </w:divBdr>
    </w:div>
    <w:div w:id="1770848882">
      <w:marLeft w:val="0"/>
      <w:marRight w:val="0"/>
      <w:marTop w:val="0"/>
      <w:marBottom w:val="0"/>
      <w:divBdr>
        <w:top w:val="none" w:sz="0" w:space="0" w:color="auto"/>
        <w:left w:val="none" w:sz="0" w:space="0" w:color="auto"/>
        <w:bottom w:val="none" w:sz="0" w:space="0" w:color="auto"/>
        <w:right w:val="none" w:sz="0" w:space="0" w:color="auto"/>
      </w:divBdr>
    </w:div>
    <w:div w:id="1770849167">
      <w:marLeft w:val="0"/>
      <w:marRight w:val="0"/>
      <w:marTop w:val="0"/>
      <w:marBottom w:val="0"/>
      <w:divBdr>
        <w:top w:val="none" w:sz="0" w:space="0" w:color="auto"/>
        <w:left w:val="none" w:sz="0" w:space="0" w:color="auto"/>
        <w:bottom w:val="none" w:sz="0" w:space="0" w:color="auto"/>
        <w:right w:val="none" w:sz="0" w:space="0" w:color="auto"/>
      </w:divBdr>
    </w:div>
    <w:div w:id="1770857168">
      <w:marLeft w:val="0"/>
      <w:marRight w:val="0"/>
      <w:marTop w:val="0"/>
      <w:marBottom w:val="0"/>
      <w:divBdr>
        <w:top w:val="none" w:sz="0" w:space="0" w:color="auto"/>
        <w:left w:val="none" w:sz="0" w:space="0" w:color="auto"/>
        <w:bottom w:val="none" w:sz="0" w:space="0" w:color="auto"/>
        <w:right w:val="none" w:sz="0" w:space="0" w:color="auto"/>
      </w:divBdr>
    </w:div>
    <w:div w:id="1771007206">
      <w:marLeft w:val="0"/>
      <w:marRight w:val="0"/>
      <w:marTop w:val="0"/>
      <w:marBottom w:val="0"/>
      <w:divBdr>
        <w:top w:val="none" w:sz="0" w:space="0" w:color="auto"/>
        <w:left w:val="none" w:sz="0" w:space="0" w:color="auto"/>
        <w:bottom w:val="none" w:sz="0" w:space="0" w:color="auto"/>
        <w:right w:val="none" w:sz="0" w:space="0" w:color="auto"/>
      </w:divBdr>
    </w:div>
    <w:div w:id="1771049632">
      <w:marLeft w:val="0"/>
      <w:marRight w:val="0"/>
      <w:marTop w:val="0"/>
      <w:marBottom w:val="0"/>
      <w:divBdr>
        <w:top w:val="none" w:sz="0" w:space="0" w:color="auto"/>
        <w:left w:val="none" w:sz="0" w:space="0" w:color="auto"/>
        <w:bottom w:val="none" w:sz="0" w:space="0" w:color="auto"/>
        <w:right w:val="none" w:sz="0" w:space="0" w:color="auto"/>
      </w:divBdr>
    </w:div>
    <w:div w:id="1771051608">
      <w:marLeft w:val="0"/>
      <w:marRight w:val="0"/>
      <w:marTop w:val="0"/>
      <w:marBottom w:val="0"/>
      <w:divBdr>
        <w:top w:val="none" w:sz="0" w:space="0" w:color="auto"/>
        <w:left w:val="none" w:sz="0" w:space="0" w:color="auto"/>
        <w:bottom w:val="none" w:sz="0" w:space="0" w:color="auto"/>
        <w:right w:val="none" w:sz="0" w:space="0" w:color="auto"/>
      </w:divBdr>
    </w:div>
    <w:div w:id="1771077101">
      <w:marLeft w:val="0"/>
      <w:marRight w:val="0"/>
      <w:marTop w:val="0"/>
      <w:marBottom w:val="0"/>
      <w:divBdr>
        <w:top w:val="none" w:sz="0" w:space="0" w:color="auto"/>
        <w:left w:val="none" w:sz="0" w:space="0" w:color="auto"/>
        <w:bottom w:val="none" w:sz="0" w:space="0" w:color="auto"/>
        <w:right w:val="none" w:sz="0" w:space="0" w:color="auto"/>
      </w:divBdr>
    </w:div>
    <w:div w:id="1771077412">
      <w:marLeft w:val="0"/>
      <w:marRight w:val="0"/>
      <w:marTop w:val="0"/>
      <w:marBottom w:val="0"/>
      <w:divBdr>
        <w:top w:val="none" w:sz="0" w:space="0" w:color="auto"/>
        <w:left w:val="none" w:sz="0" w:space="0" w:color="auto"/>
        <w:bottom w:val="none" w:sz="0" w:space="0" w:color="auto"/>
        <w:right w:val="none" w:sz="0" w:space="0" w:color="auto"/>
      </w:divBdr>
    </w:div>
    <w:div w:id="1771120066">
      <w:marLeft w:val="0"/>
      <w:marRight w:val="0"/>
      <w:marTop w:val="0"/>
      <w:marBottom w:val="0"/>
      <w:divBdr>
        <w:top w:val="none" w:sz="0" w:space="0" w:color="auto"/>
        <w:left w:val="none" w:sz="0" w:space="0" w:color="auto"/>
        <w:bottom w:val="none" w:sz="0" w:space="0" w:color="auto"/>
        <w:right w:val="none" w:sz="0" w:space="0" w:color="auto"/>
      </w:divBdr>
    </w:div>
    <w:div w:id="1771120673">
      <w:marLeft w:val="0"/>
      <w:marRight w:val="0"/>
      <w:marTop w:val="0"/>
      <w:marBottom w:val="0"/>
      <w:divBdr>
        <w:top w:val="none" w:sz="0" w:space="0" w:color="auto"/>
        <w:left w:val="none" w:sz="0" w:space="0" w:color="auto"/>
        <w:bottom w:val="none" w:sz="0" w:space="0" w:color="auto"/>
        <w:right w:val="none" w:sz="0" w:space="0" w:color="auto"/>
      </w:divBdr>
    </w:div>
    <w:div w:id="1771126202">
      <w:marLeft w:val="0"/>
      <w:marRight w:val="0"/>
      <w:marTop w:val="0"/>
      <w:marBottom w:val="0"/>
      <w:divBdr>
        <w:top w:val="none" w:sz="0" w:space="0" w:color="auto"/>
        <w:left w:val="none" w:sz="0" w:space="0" w:color="auto"/>
        <w:bottom w:val="none" w:sz="0" w:space="0" w:color="auto"/>
        <w:right w:val="none" w:sz="0" w:space="0" w:color="auto"/>
      </w:divBdr>
    </w:div>
    <w:div w:id="1771270381">
      <w:marLeft w:val="0"/>
      <w:marRight w:val="0"/>
      <w:marTop w:val="0"/>
      <w:marBottom w:val="0"/>
      <w:divBdr>
        <w:top w:val="none" w:sz="0" w:space="0" w:color="auto"/>
        <w:left w:val="none" w:sz="0" w:space="0" w:color="auto"/>
        <w:bottom w:val="none" w:sz="0" w:space="0" w:color="auto"/>
        <w:right w:val="none" w:sz="0" w:space="0" w:color="auto"/>
      </w:divBdr>
    </w:div>
    <w:div w:id="1771319172">
      <w:marLeft w:val="0"/>
      <w:marRight w:val="0"/>
      <w:marTop w:val="0"/>
      <w:marBottom w:val="0"/>
      <w:divBdr>
        <w:top w:val="none" w:sz="0" w:space="0" w:color="auto"/>
        <w:left w:val="none" w:sz="0" w:space="0" w:color="auto"/>
        <w:bottom w:val="none" w:sz="0" w:space="0" w:color="auto"/>
        <w:right w:val="none" w:sz="0" w:space="0" w:color="auto"/>
      </w:divBdr>
    </w:div>
    <w:div w:id="1771395226">
      <w:marLeft w:val="0"/>
      <w:marRight w:val="0"/>
      <w:marTop w:val="0"/>
      <w:marBottom w:val="0"/>
      <w:divBdr>
        <w:top w:val="none" w:sz="0" w:space="0" w:color="auto"/>
        <w:left w:val="none" w:sz="0" w:space="0" w:color="auto"/>
        <w:bottom w:val="none" w:sz="0" w:space="0" w:color="auto"/>
        <w:right w:val="none" w:sz="0" w:space="0" w:color="auto"/>
      </w:divBdr>
    </w:div>
    <w:div w:id="1771467759">
      <w:marLeft w:val="0"/>
      <w:marRight w:val="0"/>
      <w:marTop w:val="0"/>
      <w:marBottom w:val="0"/>
      <w:divBdr>
        <w:top w:val="none" w:sz="0" w:space="0" w:color="auto"/>
        <w:left w:val="none" w:sz="0" w:space="0" w:color="auto"/>
        <w:bottom w:val="none" w:sz="0" w:space="0" w:color="auto"/>
        <w:right w:val="none" w:sz="0" w:space="0" w:color="auto"/>
      </w:divBdr>
    </w:div>
    <w:div w:id="1771468617">
      <w:marLeft w:val="0"/>
      <w:marRight w:val="0"/>
      <w:marTop w:val="0"/>
      <w:marBottom w:val="0"/>
      <w:divBdr>
        <w:top w:val="none" w:sz="0" w:space="0" w:color="auto"/>
        <w:left w:val="none" w:sz="0" w:space="0" w:color="auto"/>
        <w:bottom w:val="none" w:sz="0" w:space="0" w:color="auto"/>
        <w:right w:val="none" w:sz="0" w:space="0" w:color="auto"/>
      </w:divBdr>
    </w:div>
    <w:div w:id="1771470776">
      <w:marLeft w:val="0"/>
      <w:marRight w:val="0"/>
      <w:marTop w:val="0"/>
      <w:marBottom w:val="0"/>
      <w:divBdr>
        <w:top w:val="none" w:sz="0" w:space="0" w:color="auto"/>
        <w:left w:val="none" w:sz="0" w:space="0" w:color="auto"/>
        <w:bottom w:val="none" w:sz="0" w:space="0" w:color="auto"/>
        <w:right w:val="none" w:sz="0" w:space="0" w:color="auto"/>
      </w:divBdr>
    </w:div>
    <w:div w:id="1771508586">
      <w:marLeft w:val="0"/>
      <w:marRight w:val="0"/>
      <w:marTop w:val="0"/>
      <w:marBottom w:val="0"/>
      <w:divBdr>
        <w:top w:val="none" w:sz="0" w:space="0" w:color="auto"/>
        <w:left w:val="none" w:sz="0" w:space="0" w:color="auto"/>
        <w:bottom w:val="none" w:sz="0" w:space="0" w:color="auto"/>
        <w:right w:val="none" w:sz="0" w:space="0" w:color="auto"/>
      </w:divBdr>
    </w:div>
    <w:div w:id="1771581228">
      <w:marLeft w:val="0"/>
      <w:marRight w:val="0"/>
      <w:marTop w:val="0"/>
      <w:marBottom w:val="0"/>
      <w:divBdr>
        <w:top w:val="none" w:sz="0" w:space="0" w:color="auto"/>
        <w:left w:val="none" w:sz="0" w:space="0" w:color="auto"/>
        <w:bottom w:val="none" w:sz="0" w:space="0" w:color="auto"/>
        <w:right w:val="none" w:sz="0" w:space="0" w:color="auto"/>
      </w:divBdr>
    </w:div>
    <w:div w:id="1771586290">
      <w:marLeft w:val="0"/>
      <w:marRight w:val="0"/>
      <w:marTop w:val="0"/>
      <w:marBottom w:val="0"/>
      <w:divBdr>
        <w:top w:val="none" w:sz="0" w:space="0" w:color="auto"/>
        <w:left w:val="none" w:sz="0" w:space="0" w:color="auto"/>
        <w:bottom w:val="none" w:sz="0" w:space="0" w:color="auto"/>
        <w:right w:val="none" w:sz="0" w:space="0" w:color="auto"/>
      </w:divBdr>
    </w:div>
    <w:div w:id="1771588900">
      <w:marLeft w:val="0"/>
      <w:marRight w:val="0"/>
      <w:marTop w:val="0"/>
      <w:marBottom w:val="0"/>
      <w:divBdr>
        <w:top w:val="none" w:sz="0" w:space="0" w:color="auto"/>
        <w:left w:val="none" w:sz="0" w:space="0" w:color="auto"/>
        <w:bottom w:val="none" w:sz="0" w:space="0" w:color="auto"/>
        <w:right w:val="none" w:sz="0" w:space="0" w:color="auto"/>
      </w:divBdr>
    </w:div>
    <w:div w:id="1771658422">
      <w:marLeft w:val="0"/>
      <w:marRight w:val="0"/>
      <w:marTop w:val="0"/>
      <w:marBottom w:val="0"/>
      <w:divBdr>
        <w:top w:val="none" w:sz="0" w:space="0" w:color="auto"/>
        <w:left w:val="none" w:sz="0" w:space="0" w:color="auto"/>
        <w:bottom w:val="none" w:sz="0" w:space="0" w:color="auto"/>
        <w:right w:val="none" w:sz="0" w:space="0" w:color="auto"/>
      </w:divBdr>
    </w:div>
    <w:div w:id="1771661902">
      <w:marLeft w:val="0"/>
      <w:marRight w:val="0"/>
      <w:marTop w:val="0"/>
      <w:marBottom w:val="0"/>
      <w:divBdr>
        <w:top w:val="none" w:sz="0" w:space="0" w:color="auto"/>
        <w:left w:val="none" w:sz="0" w:space="0" w:color="auto"/>
        <w:bottom w:val="none" w:sz="0" w:space="0" w:color="auto"/>
        <w:right w:val="none" w:sz="0" w:space="0" w:color="auto"/>
      </w:divBdr>
    </w:div>
    <w:div w:id="1771704394">
      <w:marLeft w:val="0"/>
      <w:marRight w:val="0"/>
      <w:marTop w:val="0"/>
      <w:marBottom w:val="0"/>
      <w:divBdr>
        <w:top w:val="none" w:sz="0" w:space="0" w:color="auto"/>
        <w:left w:val="none" w:sz="0" w:space="0" w:color="auto"/>
        <w:bottom w:val="none" w:sz="0" w:space="0" w:color="auto"/>
        <w:right w:val="none" w:sz="0" w:space="0" w:color="auto"/>
      </w:divBdr>
    </w:div>
    <w:div w:id="1771705124">
      <w:marLeft w:val="0"/>
      <w:marRight w:val="0"/>
      <w:marTop w:val="0"/>
      <w:marBottom w:val="0"/>
      <w:divBdr>
        <w:top w:val="none" w:sz="0" w:space="0" w:color="auto"/>
        <w:left w:val="none" w:sz="0" w:space="0" w:color="auto"/>
        <w:bottom w:val="none" w:sz="0" w:space="0" w:color="auto"/>
        <w:right w:val="none" w:sz="0" w:space="0" w:color="auto"/>
      </w:divBdr>
    </w:div>
    <w:div w:id="1771772519">
      <w:marLeft w:val="0"/>
      <w:marRight w:val="0"/>
      <w:marTop w:val="0"/>
      <w:marBottom w:val="0"/>
      <w:divBdr>
        <w:top w:val="none" w:sz="0" w:space="0" w:color="auto"/>
        <w:left w:val="none" w:sz="0" w:space="0" w:color="auto"/>
        <w:bottom w:val="none" w:sz="0" w:space="0" w:color="auto"/>
        <w:right w:val="none" w:sz="0" w:space="0" w:color="auto"/>
      </w:divBdr>
    </w:div>
    <w:div w:id="1771856039">
      <w:marLeft w:val="0"/>
      <w:marRight w:val="0"/>
      <w:marTop w:val="0"/>
      <w:marBottom w:val="0"/>
      <w:divBdr>
        <w:top w:val="none" w:sz="0" w:space="0" w:color="auto"/>
        <w:left w:val="none" w:sz="0" w:space="0" w:color="auto"/>
        <w:bottom w:val="none" w:sz="0" w:space="0" w:color="auto"/>
        <w:right w:val="none" w:sz="0" w:space="0" w:color="auto"/>
      </w:divBdr>
    </w:div>
    <w:div w:id="1771969054">
      <w:marLeft w:val="0"/>
      <w:marRight w:val="0"/>
      <w:marTop w:val="0"/>
      <w:marBottom w:val="0"/>
      <w:divBdr>
        <w:top w:val="none" w:sz="0" w:space="0" w:color="auto"/>
        <w:left w:val="none" w:sz="0" w:space="0" w:color="auto"/>
        <w:bottom w:val="none" w:sz="0" w:space="0" w:color="auto"/>
        <w:right w:val="none" w:sz="0" w:space="0" w:color="auto"/>
      </w:divBdr>
    </w:div>
    <w:div w:id="1771972726">
      <w:marLeft w:val="0"/>
      <w:marRight w:val="0"/>
      <w:marTop w:val="0"/>
      <w:marBottom w:val="0"/>
      <w:divBdr>
        <w:top w:val="none" w:sz="0" w:space="0" w:color="auto"/>
        <w:left w:val="none" w:sz="0" w:space="0" w:color="auto"/>
        <w:bottom w:val="none" w:sz="0" w:space="0" w:color="auto"/>
        <w:right w:val="none" w:sz="0" w:space="0" w:color="auto"/>
      </w:divBdr>
    </w:div>
    <w:div w:id="1771973889">
      <w:marLeft w:val="0"/>
      <w:marRight w:val="0"/>
      <w:marTop w:val="0"/>
      <w:marBottom w:val="0"/>
      <w:divBdr>
        <w:top w:val="none" w:sz="0" w:space="0" w:color="auto"/>
        <w:left w:val="none" w:sz="0" w:space="0" w:color="auto"/>
        <w:bottom w:val="none" w:sz="0" w:space="0" w:color="auto"/>
        <w:right w:val="none" w:sz="0" w:space="0" w:color="auto"/>
      </w:divBdr>
    </w:div>
    <w:div w:id="1772311857">
      <w:marLeft w:val="0"/>
      <w:marRight w:val="0"/>
      <w:marTop w:val="0"/>
      <w:marBottom w:val="0"/>
      <w:divBdr>
        <w:top w:val="none" w:sz="0" w:space="0" w:color="auto"/>
        <w:left w:val="none" w:sz="0" w:space="0" w:color="auto"/>
        <w:bottom w:val="none" w:sz="0" w:space="0" w:color="auto"/>
        <w:right w:val="none" w:sz="0" w:space="0" w:color="auto"/>
      </w:divBdr>
    </w:div>
    <w:div w:id="1772430112">
      <w:marLeft w:val="0"/>
      <w:marRight w:val="0"/>
      <w:marTop w:val="0"/>
      <w:marBottom w:val="0"/>
      <w:divBdr>
        <w:top w:val="none" w:sz="0" w:space="0" w:color="auto"/>
        <w:left w:val="none" w:sz="0" w:space="0" w:color="auto"/>
        <w:bottom w:val="none" w:sz="0" w:space="0" w:color="auto"/>
        <w:right w:val="none" w:sz="0" w:space="0" w:color="auto"/>
      </w:divBdr>
    </w:div>
    <w:div w:id="1772431520">
      <w:marLeft w:val="0"/>
      <w:marRight w:val="0"/>
      <w:marTop w:val="0"/>
      <w:marBottom w:val="0"/>
      <w:divBdr>
        <w:top w:val="none" w:sz="0" w:space="0" w:color="auto"/>
        <w:left w:val="none" w:sz="0" w:space="0" w:color="auto"/>
        <w:bottom w:val="none" w:sz="0" w:space="0" w:color="auto"/>
        <w:right w:val="none" w:sz="0" w:space="0" w:color="auto"/>
      </w:divBdr>
    </w:div>
    <w:div w:id="1772435541">
      <w:marLeft w:val="0"/>
      <w:marRight w:val="0"/>
      <w:marTop w:val="0"/>
      <w:marBottom w:val="0"/>
      <w:divBdr>
        <w:top w:val="none" w:sz="0" w:space="0" w:color="auto"/>
        <w:left w:val="none" w:sz="0" w:space="0" w:color="auto"/>
        <w:bottom w:val="none" w:sz="0" w:space="0" w:color="auto"/>
        <w:right w:val="none" w:sz="0" w:space="0" w:color="auto"/>
      </w:divBdr>
    </w:div>
    <w:div w:id="1772436730">
      <w:marLeft w:val="0"/>
      <w:marRight w:val="0"/>
      <w:marTop w:val="0"/>
      <w:marBottom w:val="0"/>
      <w:divBdr>
        <w:top w:val="none" w:sz="0" w:space="0" w:color="auto"/>
        <w:left w:val="none" w:sz="0" w:space="0" w:color="auto"/>
        <w:bottom w:val="none" w:sz="0" w:space="0" w:color="auto"/>
        <w:right w:val="none" w:sz="0" w:space="0" w:color="auto"/>
      </w:divBdr>
    </w:div>
    <w:div w:id="1772505181">
      <w:marLeft w:val="0"/>
      <w:marRight w:val="0"/>
      <w:marTop w:val="0"/>
      <w:marBottom w:val="0"/>
      <w:divBdr>
        <w:top w:val="none" w:sz="0" w:space="0" w:color="auto"/>
        <w:left w:val="none" w:sz="0" w:space="0" w:color="auto"/>
        <w:bottom w:val="none" w:sz="0" w:space="0" w:color="auto"/>
        <w:right w:val="none" w:sz="0" w:space="0" w:color="auto"/>
      </w:divBdr>
    </w:div>
    <w:div w:id="1772624793">
      <w:marLeft w:val="0"/>
      <w:marRight w:val="0"/>
      <w:marTop w:val="0"/>
      <w:marBottom w:val="0"/>
      <w:divBdr>
        <w:top w:val="none" w:sz="0" w:space="0" w:color="auto"/>
        <w:left w:val="none" w:sz="0" w:space="0" w:color="auto"/>
        <w:bottom w:val="none" w:sz="0" w:space="0" w:color="auto"/>
        <w:right w:val="none" w:sz="0" w:space="0" w:color="auto"/>
      </w:divBdr>
    </w:div>
    <w:div w:id="1772625055">
      <w:marLeft w:val="0"/>
      <w:marRight w:val="0"/>
      <w:marTop w:val="0"/>
      <w:marBottom w:val="0"/>
      <w:divBdr>
        <w:top w:val="none" w:sz="0" w:space="0" w:color="auto"/>
        <w:left w:val="none" w:sz="0" w:space="0" w:color="auto"/>
        <w:bottom w:val="none" w:sz="0" w:space="0" w:color="auto"/>
        <w:right w:val="none" w:sz="0" w:space="0" w:color="auto"/>
      </w:divBdr>
    </w:div>
    <w:div w:id="1772703831">
      <w:marLeft w:val="0"/>
      <w:marRight w:val="0"/>
      <w:marTop w:val="0"/>
      <w:marBottom w:val="0"/>
      <w:divBdr>
        <w:top w:val="none" w:sz="0" w:space="0" w:color="auto"/>
        <w:left w:val="none" w:sz="0" w:space="0" w:color="auto"/>
        <w:bottom w:val="none" w:sz="0" w:space="0" w:color="auto"/>
        <w:right w:val="none" w:sz="0" w:space="0" w:color="auto"/>
      </w:divBdr>
    </w:div>
    <w:div w:id="1772777181">
      <w:marLeft w:val="0"/>
      <w:marRight w:val="0"/>
      <w:marTop w:val="0"/>
      <w:marBottom w:val="0"/>
      <w:divBdr>
        <w:top w:val="none" w:sz="0" w:space="0" w:color="auto"/>
        <w:left w:val="none" w:sz="0" w:space="0" w:color="auto"/>
        <w:bottom w:val="none" w:sz="0" w:space="0" w:color="auto"/>
        <w:right w:val="none" w:sz="0" w:space="0" w:color="auto"/>
      </w:divBdr>
    </w:div>
    <w:div w:id="1772777313">
      <w:marLeft w:val="0"/>
      <w:marRight w:val="0"/>
      <w:marTop w:val="0"/>
      <w:marBottom w:val="0"/>
      <w:divBdr>
        <w:top w:val="none" w:sz="0" w:space="0" w:color="auto"/>
        <w:left w:val="none" w:sz="0" w:space="0" w:color="auto"/>
        <w:bottom w:val="none" w:sz="0" w:space="0" w:color="auto"/>
        <w:right w:val="none" w:sz="0" w:space="0" w:color="auto"/>
      </w:divBdr>
    </w:div>
    <w:div w:id="1772820165">
      <w:marLeft w:val="0"/>
      <w:marRight w:val="0"/>
      <w:marTop w:val="0"/>
      <w:marBottom w:val="0"/>
      <w:divBdr>
        <w:top w:val="none" w:sz="0" w:space="0" w:color="auto"/>
        <w:left w:val="none" w:sz="0" w:space="0" w:color="auto"/>
        <w:bottom w:val="none" w:sz="0" w:space="0" w:color="auto"/>
        <w:right w:val="none" w:sz="0" w:space="0" w:color="auto"/>
      </w:divBdr>
    </w:div>
    <w:div w:id="1772821152">
      <w:marLeft w:val="0"/>
      <w:marRight w:val="0"/>
      <w:marTop w:val="0"/>
      <w:marBottom w:val="0"/>
      <w:divBdr>
        <w:top w:val="none" w:sz="0" w:space="0" w:color="auto"/>
        <w:left w:val="none" w:sz="0" w:space="0" w:color="auto"/>
        <w:bottom w:val="none" w:sz="0" w:space="0" w:color="auto"/>
        <w:right w:val="none" w:sz="0" w:space="0" w:color="auto"/>
      </w:divBdr>
    </w:div>
    <w:div w:id="1772892856">
      <w:marLeft w:val="0"/>
      <w:marRight w:val="0"/>
      <w:marTop w:val="0"/>
      <w:marBottom w:val="0"/>
      <w:divBdr>
        <w:top w:val="none" w:sz="0" w:space="0" w:color="auto"/>
        <w:left w:val="none" w:sz="0" w:space="0" w:color="auto"/>
        <w:bottom w:val="none" w:sz="0" w:space="0" w:color="auto"/>
        <w:right w:val="none" w:sz="0" w:space="0" w:color="auto"/>
      </w:divBdr>
    </w:div>
    <w:div w:id="1772897975">
      <w:marLeft w:val="0"/>
      <w:marRight w:val="0"/>
      <w:marTop w:val="0"/>
      <w:marBottom w:val="0"/>
      <w:divBdr>
        <w:top w:val="none" w:sz="0" w:space="0" w:color="auto"/>
        <w:left w:val="none" w:sz="0" w:space="0" w:color="auto"/>
        <w:bottom w:val="none" w:sz="0" w:space="0" w:color="auto"/>
        <w:right w:val="none" w:sz="0" w:space="0" w:color="auto"/>
      </w:divBdr>
    </w:div>
    <w:div w:id="1772899422">
      <w:marLeft w:val="0"/>
      <w:marRight w:val="0"/>
      <w:marTop w:val="0"/>
      <w:marBottom w:val="0"/>
      <w:divBdr>
        <w:top w:val="none" w:sz="0" w:space="0" w:color="auto"/>
        <w:left w:val="none" w:sz="0" w:space="0" w:color="auto"/>
        <w:bottom w:val="none" w:sz="0" w:space="0" w:color="auto"/>
        <w:right w:val="none" w:sz="0" w:space="0" w:color="auto"/>
      </w:divBdr>
    </w:div>
    <w:div w:id="1773013031">
      <w:marLeft w:val="0"/>
      <w:marRight w:val="0"/>
      <w:marTop w:val="0"/>
      <w:marBottom w:val="0"/>
      <w:divBdr>
        <w:top w:val="none" w:sz="0" w:space="0" w:color="auto"/>
        <w:left w:val="none" w:sz="0" w:space="0" w:color="auto"/>
        <w:bottom w:val="none" w:sz="0" w:space="0" w:color="auto"/>
        <w:right w:val="none" w:sz="0" w:space="0" w:color="auto"/>
      </w:divBdr>
    </w:div>
    <w:div w:id="1773088277">
      <w:marLeft w:val="0"/>
      <w:marRight w:val="0"/>
      <w:marTop w:val="0"/>
      <w:marBottom w:val="0"/>
      <w:divBdr>
        <w:top w:val="none" w:sz="0" w:space="0" w:color="auto"/>
        <w:left w:val="none" w:sz="0" w:space="0" w:color="auto"/>
        <w:bottom w:val="none" w:sz="0" w:space="0" w:color="auto"/>
        <w:right w:val="none" w:sz="0" w:space="0" w:color="auto"/>
      </w:divBdr>
    </w:div>
    <w:div w:id="1773208601">
      <w:marLeft w:val="0"/>
      <w:marRight w:val="0"/>
      <w:marTop w:val="0"/>
      <w:marBottom w:val="0"/>
      <w:divBdr>
        <w:top w:val="none" w:sz="0" w:space="0" w:color="auto"/>
        <w:left w:val="none" w:sz="0" w:space="0" w:color="auto"/>
        <w:bottom w:val="none" w:sz="0" w:space="0" w:color="auto"/>
        <w:right w:val="none" w:sz="0" w:space="0" w:color="auto"/>
      </w:divBdr>
    </w:div>
    <w:div w:id="1773210389">
      <w:marLeft w:val="0"/>
      <w:marRight w:val="0"/>
      <w:marTop w:val="0"/>
      <w:marBottom w:val="0"/>
      <w:divBdr>
        <w:top w:val="none" w:sz="0" w:space="0" w:color="auto"/>
        <w:left w:val="none" w:sz="0" w:space="0" w:color="auto"/>
        <w:bottom w:val="none" w:sz="0" w:space="0" w:color="auto"/>
        <w:right w:val="none" w:sz="0" w:space="0" w:color="auto"/>
      </w:divBdr>
    </w:div>
    <w:div w:id="1773276568">
      <w:marLeft w:val="0"/>
      <w:marRight w:val="0"/>
      <w:marTop w:val="0"/>
      <w:marBottom w:val="0"/>
      <w:divBdr>
        <w:top w:val="none" w:sz="0" w:space="0" w:color="auto"/>
        <w:left w:val="none" w:sz="0" w:space="0" w:color="auto"/>
        <w:bottom w:val="none" w:sz="0" w:space="0" w:color="auto"/>
        <w:right w:val="none" w:sz="0" w:space="0" w:color="auto"/>
      </w:divBdr>
    </w:div>
    <w:div w:id="1773283443">
      <w:marLeft w:val="0"/>
      <w:marRight w:val="0"/>
      <w:marTop w:val="0"/>
      <w:marBottom w:val="0"/>
      <w:divBdr>
        <w:top w:val="none" w:sz="0" w:space="0" w:color="auto"/>
        <w:left w:val="none" w:sz="0" w:space="0" w:color="auto"/>
        <w:bottom w:val="none" w:sz="0" w:space="0" w:color="auto"/>
        <w:right w:val="none" w:sz="0" w:space="0" w:color="auto"/>
      </w:divBdr>
    </w:div>
    <w:div w:id="1773429302">
      <w:marLeft w:val="0"/>
      <w:marRight w:val="0"/>
      <w:marTop w:val="0"/>
      <w:marBottom w:val="0"/>
      <w:divBdr>
        <w:top w:val="none" w:sz="0" w:space="0" w:color="auto"/>
        <w:left w:val="none" w:sz="0" w:space="0" w:color="auto"/>
        <w:bottom w:val="none" w:sz="0" w:space="0" w:color="auto"/>
        <w:right w:val="none" w:sz="0" w:space="0" w:color="auto"/>
      </w:divBdr>
    </w:div>
    <w:div w:id="1773473145">
      <w:marLeft w:val="0"/>
      <w:marRight w:val="0"/>
      <w:marTop w:val="0"/>
      <w:marBottom w:val="0"/>
      <w:divBdr>
        <w:top w:val="none" w:sz="0" w:space="0" w:color="auto"/>
        <w:left w:val="none" w:sz="0" w:space="0" w:color="auto"/>
        <w:bottom w:val="none" w:sz="0" w:space="0" w:color="auto"/>
        <w:right w:val="none" w:sz="0" w:space="0" w:color="auto"/>
      </w:divBdr>
    </w:div>
    <w:div w:id="1773545732">
      <w:marLeft w:val="0"/>
      <w:marRight w:val="0"/>
      <w:marTop w:val="0"/>
      <w:marBottom w:val="0"/>
      <w:divBdr>
        <w:top w:val="none" w:sz="0" w:space="0" w:color="auto"/>
        <w:left w:val="none" w:sz="0" w:space="0" w:color="auto"/>
        <w:bottom w:val="none" w:sz="0" w:space="0" w:color="auto"/>
        <w:right w:val="none" w:sz="0" w:space="0" w:color="auto"/>
      </w:divBdr>
    </w:div>
    <w:div w:id="1773623774">
      <w:marLeft w:val="0"/>
      <w:marRight w:val="0"/>
      <w:marTop w:val="0"/>
      <w:marBottom w:val="0"/>
      <w:divBdr>
        <w:top w:val="none" w:sz="0" w:space="0" w:color="auto"/>
        <w:left w:val="none" w:sz="0" w:space="0" w:color="auto"/>
        <w:bottom w:val="none" w:sz="0" w:space="0" w:color="auto"/>
        <w:right w:val="none" w:sz="0" w:space="0" w:color="auto"/>
      </w:divBdr>
    </w:div>
    <w:div w:id="1773739359">
      <w:marLeft w:val="0"/>
      <w:marRight w:val="0"/>
      <w:marTop w:val="0"/>
      <w:marBottom w:val="0"/>
      <w:divBdr>
        <w:top w:val="none" w:sz="0" w:space="0" w:color="auto"/>
        <w:left w:val="none" w:sz="0" w:space="0" w:color="auto"/>
        <w:bottom w:val="none" w:sz="0" w:space="0" w:color="auto"/>
        <w:right w:val="none" w:sz="0" w:space="0" w:color="auto"/>
      </w:divBdr>
    </w:div>
    <w:div w:id="1773747648">
      <w:marLeft w:val="0"/>
      <w:marRight w:val="0"/>
      <w:marTop w:val="0"/>
      <w:marBottom w:val="0"/>
      <w:divBdr>
        <w:top w:val="none" w:sz="0" w:space="0" w:color="auto"/>
        <w:left w:val="none" w:sz="0" w:space="0" w:color="auto"/>
        <w:bottom w:val="none" w:sz="0" w:space="0" w:color="auto"/>
        <w:right w:val="none" w:sz="0" w:space="0" w:color="auto"/>
      </w:divBdr>
    </w:div>
    <w:div w:id="1773817602">
      <w:marLeft w:val="0"/>
      <w:marRight w:val="0"/>
      <w:marTop w:val="0"/>
      <w:marBottom w:val="0"/>
      <w:divBdr>
        <w:top w:val="none" w:sz="0" w:space="0" w:color="auto"/>
        <w:left w:val="none" w:sz="0" w:space="0" w:color="auto"/>
        <w:bottom w:val="none" w:sz="0" w:space="0" w:color="auto"/>
        <w:right w:val="none" w:sz="0" w:space="0" w:color="auto"/>
      </w:divBdr>
    </w:div>
    <w:div w:id="1774010396">
      <w:marLeft w:val="0"/>
      <w:marRight w:val="0"/>
      <w:marTop w:val="0"/>
      <w:marBottom w:val="0"/>
      <w:divBdr>
        <w:top w:val="none" w:sz="0" w:space="0" w:color="auto"/>
        <w:left w:val="none" w:sz="0" w:space="0" w:color="auto"/>
        <w:bottom w:val="none" w:sz="0" w:space="0" w:color="auto"/>
        <w:right w:val="none" w:sz="0" w:space="0" w:color="auto"/>
      </w:divBdr>
    </w:div>
    <w:div w:id="1774082278">
      <w:marLeft w:val="0"/>
      <w:marRight w:val="0"/>
      <w:marTop w:val="0"/>
      <w:marBottom w:val="0"/>
      <w:divBdr>
        <w:top w:val="none" w:sz="0" w:space="0" w:color="auto"/>
        <w:left w:val="none" w:sz="0" w:space="0" w:color="auto"/>
        <w:bottom w:val="none" w:sz="0" w:space="0" w:color="auto"/>
        <w:right w:val="none" w:sz="0" w:space="0" w:color="auto"/>
      </w:divBdr>
    </w:div>
    <w:div w:id="1774086561">
      <w:marLeft w:val="0"/>
      <w:marRight w:val="0"/>
      <w:marTop w:val="0"/>
      <w:marBottom w:val="0"/>
      <w:divBdr>
        <w:top w:val="none" w:sz="0" w:space="0" w:color="auto"/>
        <w:left w:val="none" w:sz="0" w:space="0" w:color="auto"/>
        <w:bottom w:val="none" w:sz="0" w:space="0" w:color="auto"/>
        <w:right w:val="none" w:sz="0" w:space="0" w:color="auto"/>
      </w:divBdr>
    </w:div>
    <w:div w:id="1774125177">
      <w:marLeft w:val="0"/>
      <w:marRight w:val="0"/>
      <w:marTop w:val="0"/>
      <w:marBottom w:val="0"/>
      <w:divBdr>
        <w:top w:val="none" w:sz="0" w:space="0" w:color="auto"/>
        <w:left w:val="none" w:sz="0" w:space="0" w:color="auto"/>
        <w:bottom w:val="none" w:sz="0" w:space="0" w:color="auto"/>
        <w:right w:val="none" w:sz="0" w:space="0" w:color="auto"/>
      </w:divBdr>
    </w:div>
    <w:div w:id="1774127680">
      <w:marLeft w:val="0"/>
      <w:marRight w:val="0"/>
      <w:marTop w:val="0"/>
      <w:marBottom w:val="0"/>
      <w:divBdr>
        <w:top w:val="none" w:sz="0" w:space="0" w:color="auto"/>
        <w:left w:val="none" w:sz="0" w:space="0" w:color="auto"/>
        <w:bottom w:val="none" w:sz="0" w:space="0" w:color="auto"/>
        <w:right w:val="none" w:sz="0" w:space="0" w:color="auto"/>
      </w:divBdr>
    </w:div>
    <w:div w:id="1774129129">
      <w:marLeft w:val="0"/>
      <w:marRight w:val="0"/>
      <w:marTop w:val="0"/>
      <w:marBottom w:val="0"/>
      <w:divBdr>
        <w:top w:val="none" w:sz="0" w:space="0" w:color="auto"/>
        <w:left w:val="none" w:sz="0" w:space="0" w:color="auto"/>
        <w:bottom w:val="none" w:sz="0" w:space="0" w:color="auto"/>
        <w:right w:val="none" w:sz="0" w:space="0" w:color="auto"/>
      </w:divBdr>
    </w:div>
    <w:div w:id="1774326058">
      <w:marLeft w:val="0"/>
      <w:marRight w:val="0"/>
      <w:marTop w:val="0"/>
      <w:marBottom w:val="0"/>
      <w:divBdr>
        <w:top w:val="none" w:sz="0" w:space="0" w:color="auto"/>
        <w:left w:val="none" w:sz="0" w:space="0" w:color="auto"/>
        <w:bottom w:val="none" w:sz="0" w:space="0" w:color="auto"/>
        <w:right w:val="none" w:sz="0" w:space="0" w:color="auto"/>
      </w:divBdr>
    </w:div>
    <w:div w:id="1774589282">
      <w:marLeft w:val="0"/>
      <w:marRight w:val="0"/>
      <w:marTop w:val="0"/>
      <w:marBottom w:val="0"/>
      <w:divBdr>
        <w:top w:val="none" w:sz="0" w:space="0" w:color="auto"/>
        <w:left w:val="none" w:sz="0" w:space="0" w:color="auto"/>
        <w:bottom w:val="none" w:sz="0" w:space="0" w:color="auto"/>
        <w:right w:val="none" w:sz="0" w:space="0" w:color="auto"/>
      </w:divBdr>
    </w:div>
    <w:div w:id="1774785439">
      <w:marLeft w:val="0"/>
      <w:marRight w:val="0"/>
      <w:marTop w:val="0"/>
      <w:marBottom w:val="0"/>
      <w:divBdr>
        <w:top w:val="none" w:sz="0" w:space="0" w:color="auto"/>
        <w:left w:val="none" w:sz="0" w:space="0" w:color="auto"/>
        <w:bottom w:val="none" w:sz="0" w:space="0" w:color="auto"/>
        <w:right w:val="none" w:sz="0" w:space="0" w:color="auto"/>
      </w:divBdr>
    </w:div>
    <w:div w:id="1774785802">
      <w:marLeft w:val="0"/>
      <w:marRight w:val="0"/>
      <w:marTop w:val="0"/>
      <w:marBottom w:val="0"/>
      <w:divBdr>
        <w:top w:val="none" w:sz="0" w:space="0" w:color="auto"/>
        <w:left w:val="none" w:sz="0" w:space="0" w:color="auto"/>
        <w:bottom w:val="none" w:sz="0" w:space="0" w:color="auto"/>
        <w:right w:val="none" w:sz="0" w:space="0" w:color="auto"/>
      </w:divBdr>
    </w:div>
    <w:div w:id="1774785885">
      <w:marLeft w:val="0"/>
      <w:marRight w:val="0"/>
      <w:marTop w:val="0"/>
      <w:marBottom w:val="0"/>
      <w:divBdr>
        <w:top w:val="none" w:sz="0" w:space="0" w:color="auto"/>
        <w:left w:val="none" w:sz="0" w:space="0" w:color="auto"/>
        <w:bottom w:val="none" w:sz="0" w:space="0" w:color="auto"/>
        <w:right w:val="none" w:sz="0" w:space="0" w:color="auto"/>
      </w:divBdr>
    </w:div>
    <w:div w:id="1774786474">
      <w:marLeft w:val="0"/>
      <w:marRight w:val="0"/>
      <w:marTop w:val="0"/>
      <w:marBottom w:val="0"/>
      <w:divBdr>
        <w:top w:val="none" w:sz="0" w:space="0" w:color="auto"/>
        <w:left w:val="none" w:sz="0" w:space="0" w:color="auto"/>
        <w:bottom w:val="none" w:sz="0" w:space="0" w:color="auto"/>
        <w:right w:val="none" w:sz="0" w:space="0" w:color="auto"/>
      </w:divBdr>
    </w:div>
    <w:div w:id="1774787178">
      <w:marLeft w:val="0"/>
      <w:marRight w:val="0"/>
      <w:marTop w:val="0"/>
      <w:marBottom w:val="0"/>
      <w:divBdr>
        <w:top w:val="none" w:sz="0" w:space="0" w:color="auto"/>
        <w:left w:val="none" w:sz="0" w:space="0" w:color="auto"/>
        <w:bottom w:val="none" w:sz="0" w:space="0" w:color="auto"/>
        <w:right w:val="none" w:sz="0" w:space="0" w:color="auto"/>
      </w:divBdr>
    </w:div>
    <w:div w:id="1774860628">
      <w:marLeft w:val="0"/>
      <w:marRight w:val="0"/>
      <w:marTop w:val="0"/>
      <w:marBottom w:val="0"/>
      <w:divBdr>
        <w:top w:val="none" w:sz="0" w:space="0" w:color="auto"/>
        <w:left w:val="none" w:sz="0" w:space="0" w:color="auto"/>
        <w:bottom w:val="none" w:sz="0" w:space="0" w:color="auto"/>
        <w:right w:val="none" w:sz="0" w:space="0" w:color="auto"/>
      </w:divBdr>
    </w:div>
    <w:div w:id="1774940372">
      <w:marLeft w:val="0"/>
      <w:marRight w:val="0"/>
      <w:marTop w:val="0"/>
      <w:marBottom w:val="0"/>
      <w:divBdr>
        <w:top w:val="none" w:sz="0" w:space="0" w:color="auto"/>
        <w:left w:val="none" w:sz="0" w:space="0" w:color="auto"/>
        <w:bottom w:val="none" w:sz="0" w:space="0" w:color="auto"/>
        <w:right w:val="none" w:sz="0" w:space="0" w:color="auto"/>
      </w:divBdr>
    </w:div>
    <w:div w:id="1774980376">
      <w:marLeft w:val="0"/>
      <w:marRight w:val="0"/>
      <w:marTop w:val="0"/>
      <w:marBottom w:val="0"/>
      <w:divBdr>
        <w:top w:val="none" w:sz="0" w:space="0" w:color="auto"/>
        <w:left w:val="none" w:sz="0" w:space="0" w:color="auto"/>
        <w:bottom w:val="none" w:sz="0" w:space="0" w:color="auto"/>
        <w:right w:val="none" w:sz="0" w:space="0" w:color="auto"/>
      </w:divBdr>
    </w:div>
    <w:div w:id="1774982619">
      <w:marLeft w:val="0"/>
      <w:marRight w:val="0"/>
      <w:marTop w:val="0"/>
      <w:marBottom w:val="0"/>
      <w:divBdr>
        <w:top w:val="none" w:sz="0" w:space="0" w:color="auto"/>
        <w:left w:val="none" w:sz="0" w:space="0" w:color="auto"/>
        <w:bottom w:val="none" w:sz="0" w:space="0" w:color="auto"/>
        <w:right w:val="none" w:sz="0" w:space="0" w:color="auto"/>
      </w:divBdr>
    </w:div>
    <w:div w:id="1775051327">
      <w:marLeft w:val="0"/>
      <w:marRight w:val="0"/>
      <w:marTop w:val="0"/>
      <w:marBottom w:val="0"/>
      <w:divBdr>
        <w:top w:val="none" w:sz="0" w:space="0" w:color="auto"/>
        <w:left w:val="none" w:sz="0" w:space="0" w:color="auto"/>
        <w:bottom w:val="none" w:sz="0" w:space="0" w:color="auto"/>
        <w:right w:val="none" w:sz="0" w:space="0" w:color="auto"/>
      </w:divBdr>
    </w:div>
    <w:div w:id="1775131170">
      <w:marLeft w:val="0"/>
      <w:marRight w:val="0"/>
      <w:marTop w:val="0"/>
      <w:marBottom w:val="0"/>
      <w:divBdr>
        <w:top w:val="none" w:sz="0" w:space="0" w:color="auto"/>
        <w:left w:val="none" w:sz="0" w:space="0" w:color="auto"/>
        <w:bottom w:val="none" w:sz="0" w:space="0" w:color="auto"/>
        <w:right w:val="none" w:sz="0" w:space="0" w:color="auto"/>
      </w:divBdr>
    </w:div>
    <w:div w:id="1775201707">
      <w:marLeft w:val="0"/>
      <w:marRight w:val="0"/>
      <w:marTop w:val="0"/>
      <w:marBottom w:val="0"/>
      <w:divBdr>
        <w:top w:val="none" w:sz="0" w:space="0" w:color="auto"/>
        <w:left w:val="none" w:sz="0" w:space="0" w:color="auto"/>
        <w:bottom w:val="none" w:sz="0" w:space="0" w:color="auto"/>
        <w:right w:val="none" w:sz="0" w:space="0" w:color="auto"/>
      </w:divBdr>
    </w:div>
    <w:div w:id="1775245664">
      <w:marLeft w:val="0"/>
      <w:marRight w:val="0"/>
      <w:marTop w:val="0"/>
      <w:marBottom w:val="0"/>
      <w:divBdr>
        <w:top w:val="none" w:sz="0" w:space="0" w:color="auto"/>
        <w:left w:val="none" w:sz="0" w:space="0" w:color="auto"/>
        <w:bottom w:val="none" w:sz="0" w:space="0" w:color="auto"/>
        <w:right w:val="none" w:sz="0" w:space="0" w:color="auto"/>
      </w:divBdr>
    </w:div>
    <w:div w:id="1775248711">
      <w:marLeft w:val="0"/>
      <w:marRight w:val="0"/>
      <w:marTop w:val="0"/>
      <w:marBottom w:val="0"/>
      <w:divBdr>
        <w:top w:val="none" w:sz="0" w:space="0" w:color="auto"/>
        <w:left w:val="none" w:sz="0" w:space="0" w:color="auto"/>
        <w:bottom w:val="none" w:sz="0" w:space="0" w:color="auto"/>
        <w:right w:val="none" w:sz="0" w:space="0" w:color="auto"/>
      </w:divBdr>
    </w:div>
    <w:div w:id="1775249720">
      <w:marLeft w:val="0"/>
      <w:marRight w:val="0"/>
      <w:marTop w:val="0"/>
      <w:marBottom w:val="0"/>
      <w:divBdr>
        <w:top w:val="none" w:sz="0" w:space="0" w:color="auto"/>
        <w:left w:val="none" w:sz="0" w:space="0" w:color="auto"/>
        <w:bottom w:val="none" w:sz="0" w:space="0" w:color="auto"/>
        <w:right w:val="none" w:sz="0" w:space="0" w:color="auto"/>
      </w:divBdr>
    </w:div>
    <w:div w:id="1775317503">
      <w:marLeft w:val="0"/>
      <w:marRight w:val="0"/>
      <w:marTop w:val="0"/>
      <w:marBottom w:val="0"/>
      <w:divBdr>
        <w:top w:val="none" w:sz="0" w:space="0" w:color="auto"/>
        <w:left w:val="none" w:sz="0" w:space="0" w:color="auto"/>
        <w:bottom w:val="none" w:sz="0" w:space="0" w:color="auto"/>
        <w:right w:val="none" w:sz="0" w:space="0" w:color="auto"/>
      </w:divBdr>
    </w:div>
    <w:div w:id="1775394685">
      <w:marLeft w:val="0"/>
      <w:marRight w:val="0"/>
      <w:marTop w:val="0"/>
      <w:marBottom w:val="0"/>
      <w:divBdr>
        <w:top w:val="none" w:sz="0" w:space="0" w:color="auto"/>
        <w:left w:val="none" w:sz="0" w:space="0" w:color="auto"/>
        <w:bottom w:val="none" w:sz="0" w:space="0" w:color="auto"/>
        <w:right w:val="none" w:sz="0" w:space="0" w:color="auto"/>
      </w:divBdr>
    </w:div>
    <w:div w:id="1775513069">
      <w:marLeft w:val="0"/>
      <w:marRight w:val="0"/>
      <w:marTop w:val="0"/>
      <w:marBottom w:val="0"/>
      <w:divBdr>
        <w:top w:val="none" w:sz="0" w:space="0" w:color="auto"/>
        <w:left w:val="none" w:sz="0" w:space="0" w:color="auto"/>
        <w:bottom w:val="none" w:sz="0" w:space="0" w:color="auto"/>
        <w:right w:val="none" w:sz="0" w:space="0" w:color="auto"/>
      </w:divBdr>
    </w:div>
    <w:div w:id="1775787298">
      <w:marLeft w:val="0"/>
      <w:marRight w:val="0"/>
      <w:marTop w:val="0"/>
      <w:marBottom w:val="0"/>
      <w:divBdr>
        <w:top w:val="none" w:sz="0" w:space="0" w:color="auto"/>
        <w:left w:val="none" w:sz="0" w:space="0" w:color="auto"/>
        <w:bottom w:val="none" w:sz="0" w:space="0" w:color="auto"/>
        <w:right w:val="none" w:sz="0" w:space="0" w:color="auto"/>
      </w:divBdr>
    </w:div>
    <w:div w:id="1775901749">
      <w:marLeft w:val="0"/>
      <w:marRight w:val="0"/>
      <w:marTop w:val="0"/>
      <w:marBottom w:val="0"/>
      <w:divBdr>
        <w:top w:val="none" w:sz="0" w:space="0" w:color="auto"/>
        <w:left w:val="none" w:sz="0" w:space="0" w:color="auto"/>
        <w:bottom w:val="none" w:sz="0" w:space="0" w:color="auto"/>
        <w:right w:val="none" w:sz="0" w:space="0" w:color="auto"/>
      </w:divBdr>
    </w:div>
    <w:div w:id="1775982161">
      <w:marLeft w:val="0"/>
      <w:marRight w:val="0"/>
      <w:marTop w:val="0"/>
      <w:marBottom w:val="0"/>
      <w:divBdr>
        <w:top w:val="none" w:sz="0" w:space="0" w:color="auto"/>
        <w:left w:val="none" w:sz="0" w:space="0" w:color="auto"/>
        <w:bottom w:val="none" w:sz="0" w:space="0" w:color="auto"/>
        <w:right w:val="none" w:sz="0" w:space="0" w:color="auto"/>
      </w:divBdr>
    </w:div>
    <w:div w:id="1776055494">
      <w:marLeft w:val="0"/>
      <w:marRight w:val="0"/>
      <w:marTop w:val="0"/>
      <w:marBottom w:val="0"/>
      <w:divBdr>
        <w:top w:val="none" w:sz="0" w:space="0" w:color="auto"/>
        <w:left w:val="none" w:sz="0" w:space="0" w:color="auto"/>
        <w:bottom w:val="none" w:sz="0" w:space="0" w:color="auto"/>
        <w:right w:val="none" w:sz="0" w:space="0" w:color="auto"/>
      </w:divBdr>
    </w:div>
    <w:div w:id="1776056862">
      <w:marLeft w:val="0"/>
      <w:marRight w:val="0"/>
      <w:marTop w:val="0"/>
      <w:marBottom w:val="0"/>
      <w:divBdr>
        <w:top w:val="none" w:sz="0" w:space="0" w:color="auto"/>
        <w:left w:val="none" w:sz="0" w:space="0" w:color="auto"/>
        <w:bottom w:val="none" w:sz="0" w:space="0" w:color="auto"/>
        <w:right w:val="none" w:sz="0" w:space="0" w:color="auto"/>
      </w:divBdr>
    </w:div>
    <w:div w:id="1776092463">
      <w:marLeft w:val="0"/>
      <w:marRight w:val="0"/>
      <w:marTop w:val="0"/>
      <w:marBottom w:val="0"/>
      <w:divBdr>
        <w:top w:val="none" w:sz="0" w:space="0" w:color="auto"/>
        <w:left w:val="none" w:sz="0" w:space="0" w:color="auto"/>
        <w:bottom w:val="none" w:sz="0" w:space="0" w:color="auto"/>
        <w:right w:val="none" w:sz="0" w:space="0" w:color="auto"/>
      </w:divBdr>
    </w:div>
    <w:div w:id="1776289331">
      <w:marLeft w:val="0"/>
      <w:marRight w:val="0"/>
      <w:marTop w:val="0"/>
      <w:marBottom w:val="0"/>
      <w:divBdr>
        <w:top w:val="none" w:sz="0" w:space="0" w:color="auto"/>
        <w:left w:val="none" w:sz="0" w:space="0" w:color="auto"/>
        <w:bottom w:val="none" w:sz="0" w:space="0" w:color="auto"/>
        <w:right w:val="none" w:sz="0" w:space="0" w:color="auto"/>
      </w:divBdr>
    </w:div>
    <w:div w:id="1776292506">
      <w:marLeft w:val="0"/>
      <w:marRight w:val="0"/>
      <w:marTop w:val="0"/>
      <w:marBottom w:val="0"/>
      <w:divBdr>
        <w:top w:val="none" w:sz="0" w:space="0" w:color="auto"/>
        <w:left w:val="none" w:sz="0" w:space="0" w:color="auto"/>
        <w:bottom w:val="none" w:sz="0" w:space="0" w:color="auto"/>
        <w:right w:val="none" w:sz="0" w:space="0" w:color="auto"/>
      </w:divBdr>
    </w:div>
    <w:div w:id="1776630941">
      <w:marLeft w:val="0"/>
      <w:marRight w:val="0"/>
      <w:marTop w:val="0"/>
      <w:marBottom w:val="0"/>
      <w:divBdr>
        <w:top w:val="none" w:sz="0" w:space="0" w:color="auto"/>
        <w:left w:val="none" w:sz="0" w:space="0" w:color="auto"/>
        <w:bottom w:val="none" w:sz="0" w:space="0" w:color="auto"/>
        <w:right w:val="none" w:sz="0" w:space="0" w:color="auto"/>
      </w:divBdr>
    </w:div>
    <w:div w:id="1776708604">
      <w:marLeft w:val="0"/>
      <w:marRight w:val="0"/>
      <w:marTop w:val="0"/>
      <w:marBottom w:val="0"/>
      <w:divBdr>
        <w:top w:val="none" w:sz="0" w:space="0" w:color="auto"/>
        <w:left w:val="none" w:sz="0" w:space="0" w:color="auto"/>
        <w:bottom w:val="none" w:sz="0" w:space="0" w:color="auto"/>
        <w:right w:val="none" w:sz="0" w:space="0" w:color="auto"/>
      </w:divBdr>
    </w:div>
    <w:div w:id="1776750245">
      <w:marLeft w:val="0"/>
      <w:marRight w:val="0"/>
      <w:marTop w:val="0"/>
      <w:marBottom w:val="0"/>
      <w:divBdr>
        <w:top w:val="none" w:sz="0" w:space="0" w:color="auto"/>
        <w:left w:val="none" w:sz="0" w:space="0" w:color="auto"/>
        <w:bottom w:val="none" w:sz="0" w:space="0" w:color="auto"/>
        <w:right w:val="none" w:sz="0" w:space="0" w:color="auto"/>
      </w:divBdr>
    </w:div>
    <w:div w:id="1776754096">
      <w:marLeft w:val="0"/>
      <w:marRight w:val="0"/>
      <w:marTop w:val="0"/>
      <w:marBottom w:val="0"/>
      <w:divBdr>
        <w:top w:val="none" w:sz="0" w:space="0" w:color="auto"/>
        <w:left w:val="none" w:sz="0" w:space="0" w:color="auto"/>
        <w:bottom w:val="none" w:sz="0" w:space="0" w:color="auto"/>
        <w:right w:val="none" w:sz="0" w:space="0" w:color="auto"/>
      </w:divBdr>
    </w:div>
    <w:div w:id="1776944195">
      <w:marLeft w:val="0"/>
      <w:marRight w:val="0"/>
      <w:marTop w:val="0"/>
      <w:marBottom w:val="0"/>
      <w:divBdr>
        <w:top w:val="none" w:sz="0" w:space="0" w:color="auto"/>
        <w:left w:val="none" w:sz="0" w:space="0" w:color="auto"/>
        <w:bottom w:val="none" w:sz="0" w:space="0" w:color="auto"/>
        <w:right w:val="none" w:sz="0" w:space="0" w:color="auto"/>
      </w:divBdr>
    </w:div>
    <w:div w:id="1776975816">
      <w:marLeft w:val="0"/>
      <w:marRight w:val="0"/>
      <w:marTop w:val="0"/>
      <w:marBottom w:val="0"/>
      <w:divBdr>
        <w:top w:val="none" w:sz="0" w:space="0" w:color="auto"/>
        <w:left w:val="none" w:sz="0" w:space="0" w:color="auto"/>
        <w:bottom w:val="none" w:sz="0" w:space="0" w:color="auto"/>
        <w:right w:val="none" w:sz="0" w:space="0" w:color="auto"/>
      </w:divBdr>
    </w:div>
    <w:div w:id="1777090370">
      <w:marLeft w:val="0"/>
      <w:marRight w:val="0"/>
      <w:marTop w:val="0"/>
      <w:marBottom w:val="0"/>
      <w:divBdr>
        <w:top w:val="none" w:sz="0" w:space="0" w:color="auto"/>
        <w:left w:val="none" w:sz="0" w:space="0" w:color="auto"/>
        <w:bottom w:val="none" w:sz="0" w:space="0" w:color="auto"/>
        <w:right w:val="none" w:sz="0" w:space="0" w:color="auto"/>
      </w:divBdr>
    </w:div>
    <w:div w:id="1777097649">
      <w:marLeft w:val="0"/>
      <w:marRight w:val="0"/>
      <w:marTop w:val="0"/>
      <w:marBottom w:val="0"/>
      <w:divBdr>
        <w:top w:val="none" w:sz="0" w:space="0" w:color="auto"/>
        <w:left w:val="none" w:sz="0" w:space="0" w:color="auto"/>
        <w:bottom w:val="none" w:sz="0" w:space="0" w:color="auto"/>
        <w:right w:val="none" w:sz="0" w:space="0" w:color="auto"/>
      </w:divBdr>
    </w:div>
    <w:div w:id="1777139722">
      <w:marLeft w:val="0"/>
      <w:marRight w:val="0"/>
      <w:marTop w:val="0"/>
      <w:marBottom w:val="0"/>
      <w:divBdr>
        <w:top w:val="none" w:sz="0" w:space="0" w:color="auto"/>
        <w:left w:val="none" w:sz="0" w:space="0" w:color="auto"/>
        <w:bottom w:val="none" w:sz="0" w:space="0" w:color="auto"/>
        <w:right w:val="none" w:sz="0" w:space="0" w:color="auto"/>
      </w:divBdr>
    </w:div>
    <w:div w:id="1777168157">
      <w:marLeft w:val="0"/>
      <w:marRight w:val="0"/>
      <w:marTop w:val="0"/>
      <w:marBottom w:val="0"/>
      <w:divBdr>
        <w:top w:val="none" w:sz="0" w:space="0" w:color="auto"/>
        <w:left w:val="none" w:sz="0" w:space="0" w:color="auto"/>
        <w:bottom w:val="none" w:sz="0" w:space="0" w:color="auto"/>
        <w:right w:val="none" w:sz="0" w:space="0" w:color="auto"/>
      </w:divBdr>
    </w:div>
    <w:div w:id="1777283887">
      <w:marLeft w:val="0"/>
      <w:marRight w:val="0"/>
      <w:marTop w:val="0"/>
      <w:marBottom w:val="0"/>
      <w:divBdr>
        <w:top w:val="none" w:sz="0" w:space="0" w:color="auto"/>
        <w:left w:val="none" w:sz="0" w:space="0" w:color="auto"/>
        <w:bottom w:val="none" w:sz="0" w:space="0" w:color="auto"/>
        <w:right w:val="none" w:sz="0" w:space="0" w:color="auto"/>
      </w:divBdr>
    </w:div>
    <w:div w:id="1777286999">
      <w:marLeft w:val="0"/>
      <w:marRight w:val="0"/>
      <w:marTop w:val="0"/>
      <w:marBottom w:val="0"/>
      <w:divBdr>
        <w:top w:val="none" w:sz="0" w:space="0" w:color="auto"/>
        <w:left w:val="none" w:sz="0" w:space="0" w:color="auto"/>
        <w:bottom w:val="none" w:sz="0" w:space="0" w:color="auto"/>
        <w:right w:val="none" w:sz="0" w:space="0" w:color="auto"/>
      </w:divBdr>
    </w:div>
    <w:div w:id="1777290973">
      <w:marLeft w:val="0"/>
      <w:marRight w:val="0"/>
      <w:marTop w:val="0"/>
      <w:marBottom w:val="0"/>
      <w:divBdr>
        <w:top w:val="none" w:sz="0" w:space="0" w:color="auto"/>
        <w:left w:val="none" w:sz="0" w:space="0" w:color="auto"/>
        <w:bottom w:val="none" w:sz="0" w:space="0" w:color="auto"/>
        <w:right w:val="none" w:sz="0" w:space="0" w:color="auto"/>
      </w:divBdr>
    </w:div>
    <w:div w:id="1777559299">
      <w:marLeft w:val="0"/>
      <w:marRight w:val="0"/>
      <w:marTop w:val="0"/>
      <w:marBottom w:val="0"/>
      <w:divBdr>
        <w:top w:val="none" w:sz="0" w:space="0" w:color="auto"/>
        <w:left w:val="none" w:sz="0" w:space="0" w:color="auto"/>
        <w:bottom w:val="none" w:sz="0" w:space="0" w:color="auto"/>
        <w:right w:val="none" w:sz="0" w:space="0" w:color="auto"/>
      </w:divBdr>
    </w:div>
    <w:div w:id="1777560590">
      <w:bodyDiv w:val="1"/>
      <w:marLeft w:val="0"/>
      <w:marRight w:val="0"/>
      <w:marTop w:val="0"/>
      <w:marBottom w:val="0"/>
      <w:divBdr>
        <w:top w:val="none" w:sz="0" w:space="0" w:color="auto"/>
        <w:left w:val="none" w:sz="0" w:space="0" w:color="auto"/>
        <w:bottom w:val="none" w:sz="0" w:space="0" w:color="auto"/>
        <w:right w:val="none" w:sz="0" w:space="0" w:color="auto"/>
      </w:divBdr>
    </w:div>
    <w:div w:id="1777560633">
      <w:marLeft w:val="0"/>
      <w:marRight w:val="0"/>
      <w:marTop w:val="0"/>
      <w:marBottom w:val="0"/>
      <w:divBdr>
        <w:top w:val="none" w:sz="0" w:space="0" w:color="auto"/>
        <w:left w:val="none" w:sz="0" w:space="0" w:color="auto"/>
        <w:bottom w:val="none" w:sz="0" w:space="0" w:color="auto"/>
        <w:right w:val="none" w:sz="0" w:space="0" w:color="auto"/>
      </w:divBdr>
    </w:div>
    <w:div w:id="1777673188">
      <w:marLeft w:val="0"/>
      <w:marRight w:val="0"/>
      <w:marTop w:val="0"/>
      <w:marBottom w:val="0"/>
      <w:divBdr>
        <w:top w:val="none" w:sz="0" w:space="0" w:color="auto"/>
        <w:left w:val="none" w:sz="0" w:space="0" w:color="auto"/>
        <w:bottom w:val="none" w:sz="0" w:space="0" w:color="auto"/>
        <w:right w:val="none" w:sz="0" w:space="0" w:color="auto"/>
      </w:divBdr>
    </w:div>
    <w:div w:id="1777673676">
      <w:marLeft w:val="0"/>
      <w:marRight w:val="0"/>
      <w:marTop w:val="0"/>
      <w:marBottom w:val="0"/>
      <w:divBdr>
        <w:top w:val="none" w:sz="0" w:space="0" w:color="auto"/>
        <w:left w:val="none" w:sz="0" w:space="0" w:color="auto"/>
        <w:bottom w:val="none" w:sz="0" w:space="0" w:color="auto"/>
        <w:right w:val="none" w:sz="0" w:space="0" w:color="auto"/>
      </w:divBdr>
    </w:div>
    <w:div w:id="1777747214">
      <w:marLeft w:val="0"/>
      <w:marRight w:val="0"/>
      <w:marTop w:val="0"/>
      <w:marBottom w:val="0"/>
      <w:divBdr>
        <w:top w:val="none" w:sz="0" w:space="0" w:color="auto"/>
        <w:left w:val="none" w:sz="0" w:space="0" w:color="auto"/>
        <w:bottom w:val="none" w:sz="0" w:space="0" w:color="auto"/>
        <w:right w:val="none" w:sz="0" w:space="0" w:color="auto"/>
      </w:divBdr>
    </w:div>
    <w:div w:id="1777820644">
      <w:marLeft w:val="0"/>
      <w:marRight w:val="0"/>
      <w:marTop w:val="0"/>
      <w:marBottom w:val="0"/>
      <w:divBdr>
        <w:top w:val="none" w:sz="0" w:space="0" w:color="auto"/>
        <w:left w:val="none" w:sz="0" w:space="0" w:color="auto"/>
        <w:bottom w:val="none" w:sz="0" w:space="0" w:color="auto"/>
        <w:right w:val="none" w:sz="0" w:space="0" w:color="auto"/>
      </w:divBdr>
    </w:div>
    <w:div w:id="1777827218">
      <w:marLeft w:val="0"/>
      <w:marRight w:val="0"/>
      <w:marTop w:val="0"/>
      <w:marBottom w:val="0"/>
      <w:divBdr>
        <w:top w:val="none" w:sz="0" w:space="0" w:color="auto"/>
        <w:left w:val="none" w:sz="0" w:space="0" w:color="auto"/>
        <w:bottom w:val="none" w:sz="0" w:space="0" w:color="auto"/>
        <w:right w:val="none" w:sz="0" w:space="0" w:color="auto"/>
      </w:divBdr>
    </w:div>
    <w:div w:id="1777872193">
      <w:marLeft w:val="0"/>
      <w:marRight w:val="0"/>
      <w:marTop w:val="0"/>
      <w:marBottom w:val="0"/>
      <w:divBdr>
        <w:top w:val="none" w:sz="0" w:space="0" w:color="auto"/>
        <w:left w:val="none" w:sz="0" w:space="0" w:color="auto"/>
        <w:bottom w:val="none" w:sz="0" w:space="0" w:color="auto"/>
        <w:right w:val="none" w:sz="0" w:space="0" w:color="auto"/>
      </w:divBdr>
    </w:div>
    <w:div w:id="1778259007">
      <w:marLeft w:val="0"/>
      <w:marRight w:val="0"/>
      <w:marTop w:val="0"/>
      <w:marBottom w:val="0"/>
      <w:divBdr>
        <w:top w:val="none" w:sz="0" w:space="0" w:color="auto"/>
        <w:left w:val="none" w:sz="0" w:space="0" w:color="auto"/>
        <w:bottom w:val="none" w:sz="0" w:space="0" w:color="auto"/>
        <w:right w:val="none" w:sz="0" w:space="0" w:color="auto"/>
      </w:divBdr>
    </w:div>
    <w:div w:id="1778401567">
      <w:marLeft w:val="0"/>
      <w:marRight w:val="0"/>
      <w:marTop w:val="0"/>
      <w:marBottom w:val="0"/>
      <w:divBdr>
        <w:top w:val="none" w:sz="0" w:space="0" w:color="auto"/>
        <w:left w:val="none" w:sz="0" w:space="0" w:color="auto"/>
        <w:bottom w:val="none" w:sz="0" w:space="0" w:color="auto"/>
        <w:right w:val="none" w:sz="0" w:space="0" w:color="auto"/>
      </w:divBdr>
    </w:div>
    <w:div w:id="1778518770">
      <w:marLeft w:val="0"/>
      <w:marRight w:val="0"/>
      <w:marTop w:val="0"/>
      <w:marBottom w:val="0"/>
      <w:divBdr>
        <w:top w:val="none" w:sz="0" w:space="0" w:color="auto"/>
        <w:left w:val="none" w:sz="0" w:space="0" w:color="auto"/>
        <w:bottom w:val="none" w:sz="0" w:space="0" w:color="auto"/>
        <w:right w:val="none" w:sz="0" w:space="0" w:color="auto"/>
      </w:divBdr>
    </w:div>
    <w:div w:id="1778788944">
      <w:marLeft w:val="0"/>
      <w:marRight w:val="0"/>
      <w:marTop w:val="0"/>
      <w:marBottom w:val="0"/>
      <w:divBdr>
        <w:top w:val="none" w:sz="0" w:space="0" w:color="auto"/>
        <w:left w:val="none" w:sz="0" w:space="0" w:color="auto"/>
        <w:bottom w:val="none" w:sz="0" w:space="0" w:color="auto"/>
        <w:right w:val="none" w:sz="0" w:space="0" w:color="auto"/>
      </w:divBdr>
    </w:div>
    <w:div w:id="1778796751">
      <w:marLeft w:val="0"/>
      <w:marRight w:val="0"/>
      <w:marTop w:val="0"/>
      <w:marBottom w:val="0"/>
      <w:divBdr>
        <w:top w:val="none" w:sz="0" w:space="0" w:color="auto"/>
        <w:left w:val="none" w:sz="0" w:space="0" w:color="auto"/>
        <w:bottom w:val="none" w:sz="0" w:space="0" w:color="auto"/>
        <w:right w:val="none" w:sz="0" w:space="0" w:color="auto"/>
      </w:divBdr>
    </w:div>
    <w:div w:id="1778868432">
      <w:marLeft w:val="0"/>
      <w:marRight w:val="0"/>
      <w:marTop w:val="0"/>
      <w:marBottom w:val="0"/>
      <w:divBdr>
        <w:top w:val="none" w:sz="0" w:space="0" w:color="auto"/>
        <w:left w:val="none" w:sz="0" w:space="0" w:color="auto"/>
        <w:bottom w:val="none" w:sz="0" w:space="0" w:color="auto"/>
        <w:right w:val="none" w:sz="0" w:space="0" w:color="auto"/>
      </w:divBdr>
    </w:div>
    <w:div w:id="1778984075">
      <w:marLeft w:val="0"/>
      <w:marRight w:val="0"/>
      <w:marTop w:val="0"/>
      <w:marBottom w:val="0"/>
      <w:divBdr>
        <w:top w:val="none" w:sz="0" w:space="0" w:color="auto"/>
        <w:left w:val="none" w:sz="0" w:space="0" w:color="auto"/>
        <w:bottom w:val="none" w:sz="0" w:space="0" w:color="auto"/>
        <w:right w:val="none" w:sz="0" w:space="0" w:color="auto"/>
      </w:divBdr>
    </w:div>
    <w:div w:id="1779056252">
      <w:marLeft w:val="0"/>
      <w:marRight w:val="0"/>
      <w:marTop w:val="0"/>
      <w:marBottom w:val="0"/>
      <w:divBdr>
        <w:top w:val="none" w:sz="0" w:space="0" w:color="auto"/>
        <w:left w:val="none" w:sz="0" w:space="0" w:color="auto"/>
        <w:bottom w:val="none" w:sz="0" w:space="0" w:color="auto"/>
        <w:right w:val="none" w:sz="0" w:space="0" w:color="auto"/>
      </w:divBdr>
    </w:div>
    <w:div w:id="1779135731">
      <w:bodyDiv w:val="1"/>
      <w:marLeft w:val="0"/>
      <w:marRight w:val="0"/>
      <w:marTop w:val="0"/>
      <w:marBottom w:val="0"/>
      <w:divBdr>
        <w:top w:val="none" w:sz="0" w:space="0" w:color="auto"/>
        <w:left w:val="none" w:sz="0" w:space="0" w:color="auto"/>
        <w:bottom w:val="none" w:sz="0" w:space="0" w:color="auto"/>
        <w:right w:val="none" w:sz="0" w:space="0" w:color="auto"/>
      </w:divBdr>
    </w:div>
    <w:div w:id="1779565302">
      <w:marLeft w:val="0"/>
      <w:marRight w:val="0"/>
      <w:marTop w:val="0"/>
      <w:marBottom w:val="0"/>
      <w:divBdr>
        <w:top w:val="none" w:sz="0" w:space="0" w:color="auto"/>
        <w:left w:val="none" w:sz="0" w:space="0" w:color="auto"/>
        <w:bottom w:val="none" w:sz="0" w:space="0" w:color="auto"/>
        <w:right w:val="none" w:sz="0" w:space="0" w:color="auto"/>
      </w:divBdr>
    </w:div>
    <w:div w:id="1779566862">
      <w:marLeft w:val="0"/>
      <w:marRight w:val="0"/>
      <w:marTop w:val="0"/>
      <w:marBottom w:val="0"/>
      <w:divBdr>
        <w:top w:val="none" w:sz="0" w:space="0" w:color="auto"/>
        <w:left w:val="none" w:sz="0" w:space="0" w:color="auto"/>
        <w:bottom w:val="none" w:sz="0" w:space="0" w:color="auto"/>
        <w:right w:val="none" w:sz="0" w:space="0" w:color="auto"/>
      </w:divBdr>
    </w:div>
    <w:div w:id="1779640211">
      <w:marLeft w:val="0"/>
      <w:marRight w:val="0"/>
      <w:marTop w:val="0"/>
      <w:marBottom w:val="0"/>
      <w:divBdr>
        <w:top w:val="none" w:sz="0" w:space="0" w:color="auto"/>
        <w:left w:val="none" w:sz="0" w:space="0" w:color="auto"/>
        <w:bottom w:val="none" w:sz="0" w:space="0" w:color="auto"/>
        <w:right w:val="none" w:sz="0" w:space="0" w:color="auto"/>
      </w:divBdr>
    </w:div>
    <w:div w:id="1779714349">
      <w:marLeft w:val="0"/>
      <w:marRight w:val="0"/>
      <w:marTop w:val="0"/>
      <w:marBottom w:val="0"/>
      <w:divBdr>
        <w:top w:val="none" w:sz="0" w:space="0" w:color="auto"/>
        <w:left w:val="none" w:sz="0" w:space="0" w:color="auto"/>
        <w:bottom w:val="none" w:sz="0" w:space="0" w:color="auto"/>
        <w:right w:val="none" w:sz="0" w:space="0" w:color="auto"/>
      </w:divBdr>
    </w:div>
    <w:div w:id="1779761401">
      <w:marLeft w:val="0"/>
      <w:marRight w:val="0"/>
      <w:marTop w:val="0"/>
      <w:marBottom w:val="0"/>
      <w:divBdr>
        <w:top w:val="none" w:sz="0" w:space="0" w:color="auto"/>
        <w:left w:val="none" w:sz="0" w:space="0" w:color="auto"/>
        <w:bottom w:val="none" w:sz="0" w:space="0" w:color="auto"/>
        <w:right w:val="none" w:sz="0" w:space="0" w:color="auto"/>
      </w:divBdr>
    </w:div>
    <w:div w:id="1779763368">
      <w:marLeft w:val="0"/>
      <w:marRight w:val="0"/>
      <w:marTop w:val="0"/>
      <w:marBottom w:val="0"/>
      <w:divBdr>
        <w:top w:val="none" w:sz="0" w:space="0" w:color="auto"/>
        <w:left w:val="none" w:sz="0" w:space="0" w:color="auto"/>
        <w:bottom w:val="none" w:sz="0" w:space="0" w:color="auto"/>
        <w:right w:val="none" w:sz="0" w:space="0" w:color="auto"/>
      </w:divBdr>
    </w:div>
    <w:div w:id="1779791833">
      <w:marLeft w:val="0"/>
      <w:marRight w:val="0"/>
      <w:marTop w:val="0"/>
      <w:marBottom w:val="0"/>
      <w:divBdr>
        <w:top w:val="none" w:sz="0" w:space="0" w:color="auto"/>
        <w:left w:val="none" w:sz="0" w:space="0" w:color="auto"/>
        <w:bottom w:val="none" w:sz="0" w:space="0" w:color="auto"/>
        <w:right w:val="none" w:sz="0" w:space="0" w:color="auto"/>
      </w:divBdr>
    </w:div>
    <w:div w:id="1779793093">
      <w:marLeft w:val="0"/>
      <w:marRight w:val="0"/>
      <w:marTop w:val="0"/>
      <w:marBottom w:val="0"/>
      <w:divBdr>
        <w:top w:val="none" w:sz="0" w:space="0" w:color="auto"/>
        <w:left w:val="none" w:sz="0" w:space="0" w:color="auto"/>
        <w:bottom w:val="none" w:sz="0" w:space="0" w:color="auto"/>
        <w:right w:val="none" w:sz="0" w:space="0" w:color="auto"/>
      </w:divBdr>
    </w:div>
    <w:div w:id="1779832037">
      <w:marLeft w:val="0"/>
      <w:marRight w:val="0"/>
      <w:marTop w:val="0"/>
      <w:marBottom w:val="0"/>
      <w:divBdr>
        <w:top w:val="none" w:sz="0" w:space="0" w:color="auto"/>
        <w:left w:val="none" w:sz="0" w:space="0" w:color="auto"/>
        <w:bottom w:val="none" w:sz="0" w:space="0" w:color="auto"/>
        <w:right w:val="none" w:sz="0" w:space="0" w:color="auto"/>
      </w:divBdr>
    </w:div>
    <w:div w:id="1779835778">
      <w:marLeft w:val="0"/>
      <w:marRight w:val="0"/>
      <w:marTop w:val="0"/>
      <w:marBottom w:val="0"/>
      <w:divBdr>
        <w:top w:val="none" w:sz="0" w:space="0" w:color="auto"/>
        <w:left w:val="none" w:sz="0" w:space="0" w:color="auto"/>
        <w:bottom w:val="none" w:sz="0" w:space="0" w:color="auto"/>
        <w:right w:val="none" w:sz="0" w:space="0" w:color="auto"/>
      </w:divBdr>
    </w:div>
    <w:div w:id="1779983970">
      <w:marLeft w:val="0"/>
      <w:marRight w:val="0"/>
      <w:marTop w:val="0"/>
      <w:marBottom w:val="0"/>
      <w:divBdr>
        <w:top w:val="none" w:sz="0" w:space="0" w:color="auto"/>
        <w:left w:val="none" w:sz="0" w:space="0" w:color="auto"/>
        <w:bottom w:val="none" w:sz="0" w:space="0" w:color="auto"/>
        <w:right w:val="none" w:sz="0" w:space="0" w:color="auto"/>
      </w:divBdr>
    </w:div>
    <w:div w:id="1780104486">
      <w:marLeft w:val="0"/>
      <w:marRight w:val="0"/>
      <w:marTop w:val="0"/>
      <w:marBottom w:val="0"/>
      <w:divBdr>
        <w:top w:val="none" w:sz="0" w:space="0" w:color="auto"/>
        <w:left w:val="none" w:sz="0" w:space="0" w:color="auto"/>
        <w:bottom w:val="none" w:sz="0" w:space="0" w:color="auto"/>
        <w:right w:val="none" w:sz="0" w:space="0" w:color="auto"/>
      </w:divBdr>
    </w:div>
    <w:div w:id="1780173657">
      <w:marLeft w:val="0"/>
      <w:marRight w:val="0"/>
      <w:marTop w:val="0"/>
      <w:marBottom w:val="0"/>
      <w:divBdr>
        <w:top w:val="none" w:sz="0" w:space="0" w:color="auto"/>
        <w:left w:val="none" w:sz="0" w:space="0" w:color="auto"/>
        <w:bottom w:val="none" w:sz="0" w:space="0" w:color="auto"/>
        <w:right w:val="none" w:sz="0" w:space="0" w:color="auto"/>
      </w:divBdr>
    </w:div>
    <w:div w:id="1780442585">
      <w:marLeft w:val="0"/>
      <w:marRight w:val="0"/>
      <w:marTop w:val="0"/>
      <w:marBottom w:val="0"/>
      <w:divBdr>
        <w:top w:val="none" w:sz="0" w:space="0" w:color="auto"/>
        <w:left w:val="none" w:sz="0" w:space="0" w:color="auto"/>
        <w:bottom w:val="none" w:sz="0" w:space="0" w:color="auto"/>
        <w:right w:val="none" w:sz="0" w:space="0" w:color="auto"/>
      </w:divBdr>
    </w:div>
    <w:div w:id="1780447943">
      <w:marLeft w:val="0"/>
      <w:marRight w:val="0"/>
      <w:marTop w:val="0"/>
      <w:marBottom w:val="0"/>
      <w:divBdr>
        <w:top w:val="none" w:sz="0" w:space="0" w:color="auto"/>
        <w:left w:val="none" w:sz="0" w:space="0" w:color="auto"/>
        <w:bottom w:val="none" w:sz="0" w:space="0" w:color="auto"/>
        <w:right w:val="none" w:sz="0" w:space="0" w:color="auto"/>
      </w:divBdr>
    </w:div>
    <w:div w:id="1780488274">
      <w:marLeft w:val="0"/>
      <w:marRight w:val="0"/>
      <w:marTop w:val="0"/>
      <w:marBottom w:val="0"/>
      <w:divBdr>
        <w:top w:val="none" w:sz="0" w:space="0" w:color="auto"/>
        <w:left w:val="none" w:sz="0" w:space="0" w:color="auto"/>
        <w:bottom w:val="none" w:sz="0" w:space="0" w:color="auto"/>
        <w:right w:val="none" w:sz="0" w:space="0" w:color="auto"/>
      </w:divBdr>
    </w:div>
    <w:div w:id="1780561347">
      <w:marLeft w:val="0"/>
      <w:marRight w:val="0"/>
      <w:marTop w:val="0"/>
      <w:marBottom w:val="0"/>
      <w:divBdr>
        <w:top w:val="none" w:sz="0" w:space="0" w:color="auto"/>
        <w:left w:val="none" w:sz="0" w:space="0" w:color="auto"/>
        <w:bottom w:val="none" w:sz="0" w:space="0" w:color="auto"/>
        <w:right w:val="none" w:sz="0" w:space="0" w:color="auto"/>
      </w:divBdr>
    </w:div>
    <w:div w:id="1780568619">
      <w:marLeft w:val="0"/>
      <w:marRight w:val="0"/>
      <w:marTop w:val="0"/>
      <w:marBottom w:val="0"/>
      <w:divBdr>
        <w:top w:val="none" w:sz="0" w:space="0" w:color="auto"/>
        <w:left w:val="none" w:sz="0" w:space="0" w:color="auto"/>
        <w:bottom w:val="none" w:sz="0" w:space="0" w:color="auto"/>
        <w:right w:val="none" w:sz="0" w:space="0" w:color="auto"/>
      </w:divBdr>
    </w:div>
    <w:div w:id="1780568958">
      <w:marLeft w:val="0"/>
      <w:marRight w:val="0"/>
      <w:marTop w:val="0"/>
      <w:marBottom w:val="0"/>
      <w:divBdr>
        <w:top w:val="none" w:sz="0" w:space="0" w:color="auto"/>
        <w:left w:val="none" w:sz="0" w:space="0" w:color="auto"/>
        <w:bottom w:val="none" w:sz="0" w:space="0" w:color="auto"/>
        <w:right w:val="none" w:sz="0" w:space="0" w:color="auto"/>
      </w:divBdr>
    </w:div>
    <w:div w:id="1780683980">
      <w:marLeft w:val="0"/>
      <w:marRight w:val="0"/>
      <w:marTop w:val="0"/>
      <w:marBottom w:val="0"/>
      <w:divBdr>
        <w:top w:val="none" w:sz="0" w:space="0" w:color="auto"/>
        <w:left w:val="none" w:sz="0" w:space="0" w:color="auto"/>
        <w:bottom w:val="none" w:sz="0" w:space="0" w:color="auto"/>
        <w:right w:val="none" w:sz="0" w:space="0" w:color="auto"/>
      </w:divBdr>
    </w:div>
    <w:div w:id="1780756300">
      <w:marLeft w:val="0"/>
      <w:marRight w:val="0"/>
      <w:marTop w:val="0"/>
      <w:marBottom w:val="0"/>
      <w:divBdr>
        <w:top w:val="none" w:sz="0" w:space="0" w:color="auto"/>
        <w:left w:val="none" w:sz="0" w:space="0" w:color="auto"/>
        <w:bottom w:val="none" w:sz="0" w:space="0" w:color="auto"/>
        <w:right w:val="none" w:sz="0" w:space="0" w:color="auto"/>
      </w:divBdr>
    </w:div>
    <w:div w:id="1780760599">
      <w:marLeft w:val="0"/>
      <w:marRight w:val="0"/>
      <w:marTop w:val="0"/>
      <w:marBottom w:val="0"/>
      <w:divBdr>
        <w:top w:val="none" w:sz="0" w:space="0" w:color="auto"/>
        <w:left w:val="none" w:sz="0" w:space="0" w:color="auto"/>
        <w:bottom w:val="none" w:sz="0" w:space="0" w:color="auto"/>
        <w:right w:val="none" w:sz="0" w:space="0" w:color="auto"/>
      </w:divBdr>
    </w:div>
    <w:div w:id="1780832366">
      <w:marLeft w:val="0"/>
      <w:marRight w:val="0"/>
      <w:marTop w:val="0"/>
      <w:marBottom w:val="0"/>
      <w:divBdr>
        <w:top w:val="none" w:sz="0" w:space="0" w:color="auto"/>
        <w:left w:val="none" w:sz="0" w:space="0" w:color="auto"/>
        <w:bottom w:val="none" w:sz="0" w:space="0" w:color="auto"/>
        <w:right w:val="none" w:sz="0" w:space="0" w:color="auto"/>
      </w:divBdr>
    </w:div>
    <w:div w:id="1780950495">
      <w:marLeft w:val="0"/>
      <w:marRight w:val="0"/>
      <w:marTop w:val="0"/>
      <w:marBottom w:val="0"/>
      <w:divBdr>
        <w:top w:val="none" w:sz="0" w:space="0" w:color="auto"/>
        <w:left w:val="none" w:sz="0" w:space="0" w:color="auto"/>
        <w:bottom w:val="none" w:sz="0" w:space="0" w:color="auto"/>
        <w:right w:val="none" w:sz="0" w:space="0" w:color="auto"/>
      </w:divBdr>
    </w:div>
    <w:div w:id="1781024573">
      <w:marLeft w:val="0"/>
      <w:marRight w:val="0"/>
      <w:marTop w:val="0"/>
      <w:marBottom w:val="0"/>
      <w:divBdr>
        <w:top w:val="none" w:sz="0" w:space="0" w:color="auto"/>
        <w:left w:val="none" w:sz="0" w:space="0" w:color="auto"/>
        <w:bottom w:val="none" w:sz="0" w:space="0" w:color="auto"/>
        <w:right w:val="none" w:sz="0" w:space="0" w:color="auto"/>
      </w:divBdr>
    </w:div>
    <w:div w:id="1781026812">
      <w:marLeft w:val="0"/>
      <w:marRight w:val="0"/>
      <w:marTop w:val="0"/>
      <w:marBottom w:val="0"/>
      <w:divBdr>
        <w:top w:val="none" w:sz="0" w:space="0" w:color="auto"/>
        <w:left w:val="none" w:sz="0" w:space="0" w:color="auto"/>
        <w:bottom w:val="none" w:sz="0" w:space="0" w:color="auto"/>
        <w:right w:val="none" w:sz="0" w:space="0" w:color="auto"/>
      </w:divBdr>
    </w:div>
    <w:div w:id="1781027911">
      <w:marLeft w:val="0"/>
      <w:marRight w:val="0"/>
      <w:marTop w:val="0"/>
      <w:marBottom w:val="0"/>
      <w:divBdr>
        <w:top w:val="none" w:sz="0" w:space="0" w:color="auto"/>
        <w:left w:val="none" w:sz="0" w:space="0" w:color="auto"/>
        <w:bottom w:val="none" w:sz="0" w:space="0" w:color="auto"/>
        <w:right w:val="none" w:sz="0" w:space="0" w:color="auto"/>
      </w:divBdr>
    </w:div>
    <w:div w:id="1781298201">
      <w:marLeft w:val="0"/>
      <w:marRight w:val="0"/>
      <w:marTop w:val="0"/>
      <w:marBottom w:val="0"/>
      <w:divBdr>
        <w:top w:val="none" w:sz="0" w:space="0" w:color="auto"/>
        <w:left w:val="none" w:sz="0" w:space="0" w:color="auto"/>
        <w:bottom w:val="none" w:sz="0" w:space="0" w:color="auto"/>
        <w:right w:val="none" w:sz="0" w:space="0" w:color="auto"/>
      </w:divBdr>
    </w:div>
    <w:div w:id="1781335047">
      <w:bodyDiv w:val="1"/>
      <w:marLeft w:val="0"/>
      <w:marRight w:val="0"/>
      <w:marTop w:val="0"/>
      <w:marBottom w:val="0"/>
      <w:divBdr>
        <w:top w:val="none" w:sz="0" w:space="0" w:color="auto"/>
        <w:left w:val="none" w:sz="0" w:space="0" w:color="auto"/>
        <w:bottom w:val="none" w:sz="0" w:space="0" w:color="auto"/>
        <w:right w:val="none" w:sz="0" w:space="0" w:color="auto"/>
      </w:divBdr>
    </w:div>
    <w:div w:id="1781414388">
      <w:marLeft w:val="0"/>
      <w:marRight w:val="0"/>
      <w:marTop w:val="0"/>
      <w:marBottom w:val="0"/>
      <w:divBdr>
        <w:top w:val="none" w:sz="0" w:space="0" w:color="auto"/>
        <w:left w:val="none" w:sz="0" w:space="0" w:color="auto"/>
        <w:bottom w:val="none" w:sz="0" w:space="0" w:color="auto"/>
        <w:right w:val="none" w:sz="0" w:space="0" w:color="auto"/>
      </w:divBdr>
    </w:div>
    <w:div w:id="1781533994">
      <w:marLeft w:val="0"/>
      <w:marRight w:val="0"/>
      <w:marTop w:val="0"/>
      <w:marBottom w:val="0"/>
      <w:divBdr>
        <w:top w:val="none" w:sz="0" w:space="0" w:color="auto"/>
        <w:left w:val="none" w:sz="0" w:space="0" w:color="auto"/>
        <w:bottom w:val="none" w:sz="0" w:space="0" w:color="auto"/>
        <w:right w:val="none" w:sz="0" w:space="0" w:color="auto"/>
      </w:divBdr>
    </w:div>
    <w:div w:id="1781684022">
      <w:marLeft w:val="0"/>
      <w:marRight w:val="0"/>
      <w:marTop w:val="0"/>
      <w:marBottom w:val="0"/>
      <w:divBdr>
        <w:top w:val="none" w:sz="0" w:space="0" w:color="auto"/>
        <w:left w:val="none" w:sz="0" w:space="0" w:color="auto"/>
        <w:bottom w:val="none" w:sz="0" w:space="0" w:color="auto"/>
        <w:right w:val="none" w:sz="0" w:space="0" w:color="auto"/>
      </w:divBdr>
    </w:div>
    <w:div w:id="1781752460">
      <w:marLeft w:val="0"/>
      <w:marRight w:val="0"/>
      <w:marTop w:val="0"/>
      <w:marBottom w:val="0"/>
      <w:divBdr>
        <w:top w:val="none" w:sz="0" w:space="0" w:color="auto"/>
        <w:left w:val="none" w:sz="0" w:space="0" w:color="auto"/>
        <w:bottom w:val="none" w:sz="0" w:space="0" w:color="auto"/>
        <w:right w:val="none" w:sz="0" w:space="0" w:color="auto"/>
      </w:divBdr>
    </w:div>
    <w:div w:id="1781796532">
      <w:marLeft w:val="0"/>
      <w:marRight w:val="0"/>
      <w:marTop w:val="0"/>
      <w:marBottom w:val="0"/>
      <w:divBdr>
        <w:top w:val="none" w:sz="0" w:space="0" w:color="auto"/>
        <w:left w:val="none" w:sz="0" w:space="0" w:color="auto"/>
        <w:bottom w:val="none" w:sz="0" w:space="0" w:color="auto"/>
        <w:right w:val="none" w:sz="0" w:space="0" w:color="auto"/>
      </w:divBdr>
    </w:div>
    <w:div w:id="1781801742">
      <w:marLeft w:val="0"/>
      <w:marRight w:val="0"/>
      <w:marTop w:val="0"/>
      <w:marBottom w:val="0"/>
      <w:divBdr>
        <w:top w:val="none" w:sz="0" w:space="0" w:color="auto"/>
        <w:left w:val="none" w:sz="0" w:space="0" w:color="auto"/>
        <w:bottom w:val="none" w:sz="0" w:space="0" w:color="auto"/>
        <w:right w:val="none" w:sz="0" w:space="0" w:color="auto"/>
      </w:divBdr>
    </w:div>
    <w:div w:id="1781803787">
      <w:marLeft w:val="0"/>
      <w:marRight w:val="0"/>
      <w:marTop w:val="0"/>
      <w:marBottom w:val="0"/>
      <w:divBdr>
        <w:top w:val="none" w:sz="0" w:space="0" w:color="auto"/>
        <w:left w:val="none" w:sz="0" w:space="0" w:color="auto"/>
        <w:bottom w:val="none" w:sz="0" w:space="0" w:color="auto"/>
        <w:right w:val="none" w:sz="0" w:space="0" w:color="auto"/>
      </w:divBdr>
    </w:div>
    <w:div w:id="1782140575">
      <w:marLeft w:val="0"/>
      <w:marRight w:val="0"/>
      <w:marTop w:val="0"/>
      <w:marBottom w:val="0"/>
      <w:divBdr>
        <w:top w:val="none" w:sz="0" w:space="0" w:color="auto"/>
        <w:left w:val="none" w:sz="0" w:space="0" w:color="auto"/>
        <w:bottom w:val="none" w:sz="0" w:space="0" w:color="auto"/>
        <w:right w:val="none" w:sz="0" w:space="0" w:color="auto"/>
      </w:divBdr>
    </w:div>
    <w:div w:id="1782142785">
      <w:marLeft w:val="0"/>
      <w:marRight w:val="0"/>
      <w:marTop w:val="0"/>
      <w:marBottom w:val="0"/>
      <w:divBdr>
        <w:top w:val="none" w:sz="0" w:space="0" w:color="auto"/>
        <w:left w:val="none" w:sz="0" w:space="0" w:color="auto"/>
        <w:bottom w:val="none" w:sz="0" w:space="0" w:color="auto"/>
        <w:right w:val="none" w:sz="0" w:space="0" w:color="auto"/>
      </w:divBdr>
    </w:div>
    <w:div w:id="1782188550">
      <w:marLeft w:val="0"/>
      <w:marRight w:val="0"/>
      <w:marTop w:val="0"/>
      <w:marBottom w:val="0"/>
      <w:divBdr>
        <w:top w:val="none" w:sz="0" w:space="0" w:color="auto"/>
        <w:left w:val="none" w:sz="0" w:space="0" w:color="auto"/>
        <w:bottom w:val="none" w:sz="0" w:space="0" w:color="auto"/>
        <w:right w:val="none" w:sz="0" w:space="0" w:color="auto"/>
      </w:divBdr>
    </w:div>
    <w:div w:id="1782260800">
      <w:marLeft w:val="0"/>
      <w:marRight w:val="0"/>
      <w:marTop w:val="0"/>
      <w:marBottom w:val="0"/>
      <w:divBdr>
        <w:top w:val="none" w:sz="0" w:space="0" w:color="auto"/>
        <w:left w:val="none" w:sz="0" w:space="0" w:color="auto"/>
        <w:bottom w:val="none" w:sz="0" w:space="0" w:color="auto"/>
        <w:right w:val="none" w:sz="0" w:space="0" w:color="auto"/>
      </w:divBdr>
    </w:div>
    <w:div w:id="1782262814">
      <w:marLeft w:val="0"/>
      <w:marRight w:val="0"/>
      <w:marTop w:val="0"/>
      <w:marBottom w:val="0"/>
      <w:divBdr>
        <w:top w:val="none" w:sz="0" w:space="0" w:color="auto"/>
        <w:left w:val="none" w:sz="0" w:space="0" w:color="auto"/>
        <w:bottom w:val="none" w:sz="0" w:space="0" w:color="auto"/>
        <w:right w:val="none" w:sz="0" w:space="0" w:color="auto"/>
      </w:divBdr>
    </w:div>
    <w:div w:id="1782333374">
      <w:marLeft w:val="0"/>
      <w:marRight w:val="0"/>
      <w:marTop w:val="0"/>
      <w:marBottom w:val="0"/>
      <w:divBdr>
        <w:top w:val="none" w:sz="0" w:space="0" w:color="auto"/>
        <w:left w:val="none" w:sz="0" w:space="0" w:color="auto"/>
        <w:bottom w:val="none" w:sz="0" w:space="0" w:color="auto"/>
        <w:right w:val="none" w:sz="0" w:space="0" w:color="auto"/>
      </w:divBdr>
    </w:div>
    <w:div w:id="1782409420">
      <w:marLeft w:val="0"/>
      <w:marRight w:val="0"/>
      <w:marTop w:val="0"/>
      <w:marBottom w:val="0"/>
      <w:divBdr>
        <w:top w:val="none" w:sz="0" w:space="0" w:color="auto"/>
        <w:left w:val="none" w:sz="0" w:space="0" w:color="auto"/>
        <w:bottom w:val="none" w:sz="0" w:space="0" w:color="auto"/>
        <w:right w:val="none" w:sz="0" w:space="0" w:color="auto"/>
      </w:divBdr>
    </w:div>
    <w:div w:id="1782450739">
      <w:bodyDiv w:val="1"/>
      <w:marLeft w:val="0"/>
      <w:marRight w:val="0"/>
      <w:marTop w:val="0"/>
      <w:marBottom w:val="0"/>
      <w:divBdr>
        <w:top w:val="none" w:sz="0" w:space="0" w:color="auto"/>
        <w:left w:val="none" w:sz="0" w:space="0" w:color="auto"/>
        <w:bottom w:val="none" w:sz="0" w:space="0" w:color="auto"/>
        <w:right w:val="none" w:sz="0" w:space="0" w:color="auto"/>
      </w:divBdr>
    </w:div>
    <w:div w:id="1782452920">
      <w:marLeft w:val="0"/>
      <w:marRight w:val="0"/>
      <w:marTop w:val="0"/>
      <w:marBottom w:val="0"/>
      <w:divBdr>
        <w:top w:val="none" w:sz="0" w:space="0" w:color="auto"/>
        <w:left w:val="none" w:sz="0" w:space="0" w:color="auto"/>
        <w:bottom w:val="none" w:sz="0" w:space="0" w:color="auto"/>
        <w:right w:val="none" w:sz="0" w:space="0" w:color="auto"/>
      </w:divBdr>
    </w:div>
    <w:div w:id="1782455426">
      <w:marLeft w:val="0"/>
      <w:marRight w:val="0"/>
      <w:marTop w:val="0"/>
      <w:marBottom w:val="0"/>
      <w:divBdr>
        <w:top w:val="none" w:sz="0" w:space="0" w:color="auto"/>
        <w:left w:val="none" w:sz="0" w:space="0" w:color="auto"/>
        <w:bottom w:val="none" w:sz="0" w:space="0" w:color="auto"/>
        <w:right w:val="none" w:sz="0" w:space="0" w:color="auto"/>
      </w:divBdr>
    </w:div>
    <w:div w:id="1782455713">
      <w:marLeft w:val="0"/>
      <w:marRight w:val="0"/>
      <w:marTop w:val="0"/>
      <w:marBottom w:val="0"/>
      <w:divBdr>
        <w:top w:val="none" w:sz="0" w:space="0" w:color="auto"/>
        <w:left w:val="none" w:sz="0" w:space="0" w:color="auto"/>
        <w:bottom w:val="none" w:sz="0" w:space="0" w:color="auto"/>
        <w:right w:val="none" w:sz="0" w:space="0" w:color="auto"/>
      </w:divBdr>
    </w:div>
    <w:div w:id="1782456747">
      <w:marLeft w:val="0"/>
      <w:marRight w:val="0"/>
      <w:marTop w:val="0"/>
      <w:marBottom w:val="0"/>
      <w:divBdr>
        <w:top w:val="none" w:sz="0" w:space="0" w:color="auto"/>
        <w:left w:val="none" w:sz="0" w:space="0" w:color="auto"/>
        <w:bottom w:val="none" w:sz="0" w:space="0" w:color="auto"/>
        <w:right w:val="none" w:sz="0" w:space="0" w:color="auto"/>
      </w:divBdr>
    </w:div>
    <w:div w:id="1782458143">
      <w:marLeft w:val="0"/>
      <w:marRight w:val="0"/>
      <w:marTop w:val="0"/>
      <w:marBottom w:val="0"/>
      <w:divBdr>
        <w:top w:val="none" w:sz="0" w:space="0" w:color="auto"/>
        <w:left w:val="none" w:sz="0" w:space="0" w:color="auto"/>
        <w:bottom w:val="none" w:sz="0" w:space="0" w:color="auto"/>
        <w:right w:val="none" w:sz="0" w:space="0" w:color="auto"/>
      </w:divBdr>
    </w:div>
    <w:div w:id="1782526785">
      <w:marLeft w:val="0"/>
      <w:marRight w:val="0"/>
      <w:marTop w:val="0"/>
      <w:marBottom w:val="0"/>
      <w:divBdr>
        <w:top w:val="none" w:sz="0" w:space="0" w:color="auto"/>
        <w:left w:val="none" w:sz="0" w:space="0" w:color="auto"/>
        <w:bottom w:val="none" w:sz="0" w:space="0" w:color="auto"/>
        <w:right w:val="none" w:sz="0" w:space="0" w:color="auto"/>
      </w:divBdr>
    </w:div>
    <w:div w:id="1782726885">
      <w:marLeft w:val="0"/>
      <w:marRight w:val="0"/>
      <w:marTop w:val="0"/>
      <w:marBottom w:val="0"/>
      <w:divBdr>
        <w:top w:val="none" w:sz="0" w:space="0" w:color="auto"/>
        <w:left w:val="none" w:sz="0" w:space="0" w:color="auto"/>
        <w:bottom w:val="none" w:sz="0" w:space="0" w:color="auto"/>
        <w:right w:val="none" w:sz="0" w:space="0" w:color="auto"/>
      </w:divBdr>
    </w:div>
    <w:div w:id="1782727620">
      <w:marLeft w:val="0"/>
      <w:marRight w:val="0"/>
      <w:marTop w:val="0"/>
      <w:marBottom w:val="0"/>
      <w:divBdr>
        <w:top w:val="none" w:sz="0" w:space="0" w:color="auto"/>
        <w:left w:val="none" w:sz="0" w:space="0" w:color="auto"/>
        <w:bottom w:val="none" w:sz="0" w:space="0" w:color="auto"/>
        <w:right w:val="none" w:sz="0" w:space="0" w:color="auto"/>
      </w:divBdr>
    </w:div>
    <w:div w:id="1782794868">
      <w:marLeft w:val="0"/>
      <w:marRight w:val="0"/>
      <w:marTop w:val="0"/>
      <w:marBottom w:val="0"/>
      <w:divBdr>
        <w:top w:val="none" w:sz="0" w:space="0" w:color="auto"/>
        <w:left w:val="none" w:sz="0" w:space="0" w:color="auto"/>
        <w:bottom w:val="none" w:sz="0" w:space="0" w:color="auto"/>
        <w:right w:val="none" w:sz="0" w:space="0" w:color="auto"/>
      </w:divBdr>
    </w:div>
    <w:div w:id="1782844030">
      <w:marLeft w:val="0"/>
      <w:marRight w:val="0"/>
      <w:marTop w:val="0"/>
      <w:marBottom w:val="0"/>
      <w:divBdr>
        <w:top w:val="none" w:sz="0" w:space="0" w:color="auto"/>
        <w:left w:val="none" w:sz="0" w:space="0" w:color="auto"/>
        <w:bottom w:val="none" w:sz="0" w:space="0" w:color="auto"/>
        <w:right w:val="none" w:sz="0" w:space="0" w:color="auto"/>
      </w:divBdr>
    </w:div>
    <w:div w:id="1782844314">
      <w:marLeft w:val="0"/>
      <w:marRight w:val="0"/>
      <w:marTop w:val="0"/>
      <w:marBottom w:val="0"/>
      <w:divBdr>
        <w:top w:val="none" w:sz="0" w:space="0" w:color="auto"/>
        <w:left w:val="none" w:sz="0" w:space="0" w:color="auto"/>
        <w:bottom w:val="none" w:sz="0" w:space="0" w:color="auto"/>
        <w:right w:val="none" w:sz="0" w:space="0" w:color="auto"/>
      </w:divBdr>
    </w:div>
    <w:div w:id="1782914213">
      <w:marLeft w:val="0"/>
      <w:marRight w:val="0"/>
      <w:marTop w:val="0"/>
      <w:marBottom w:val="0"/>
      <w:divBdr>
        <w:top w:val="none" w:sz="0" w:space="0" w:color="auto"/>
        <w:left w:val="none" w:sz="0" w:space="0" w:color="auto"/>
        <w:bottom w:val="none" w:sz="0" w:space="0" w:color="auto"/>
        <w:right w:val="none" w:sz="0" w:space="0" w:color="auto"/>
      </w:divBdr>
    </w:div>
    <w:div w:id="1782916739">
      <w:marLeft w:val="0"/>
      <w:marRight w:val="0"/>
      <w:marTop w:val="0"/>
      <w:marBottom w:val="0"/>
      <w:divBdr>
        <w:top w:val="none" w:sz="0" w:space="0" w:color="auto"/>
        <w:left w:val="none" w:sz="0" w:space="0" w:color="auto"/>
        <w:bottom w:val="none" w:sz="0" w:space="0" w:color="auto"/>
        <w:right w:val="none" w:sz="0" w:space="0" w:color="auto"/>
      </w:divBdr>
    </w:div>
    <w:div w:id="1782991954">
      <w:marLeft w:val="0"/>
      <w:marRight w:val="0"/>
      <w:marTop w:val="0"/>
      <w:marBottom w:val="0"/>
      <w:divBdr>
        <w:top w:val="none" w:sz="0" w:space="0" w:color="auto"/>
        <w:left w:val="none" w:sz="0" w:space="0" w:color="auto"/>
        <w:bottom w:val="none" w:sz="0" w:space="0" w:color="auto"/>
        <w:right w:val="none" w:sz="0" w:space="0" w:color="auto"/>
      </w:divBdr>
    </w:div>
    <w:div w:id="1783064371">
      <w:marLeft w:val="0"/>
      <w:marRight w:val="0"/>
      <w:marTop w:val="0"/>
      <w:marBottom w:val="0"/>
      <w:divBdr>
        <w:top w:val="none" w:sz="0" w:space="0" w:color="auto"/>
        <w:left w:val="none" w:sz="0" w:space="0" w:color="auto"/>
        <w:bottom w:val="none" w:sz="0" w:space="0" w:color="auto"/>
        <w:right w:val="none" w:sz="0" w:space="0" w:color="auto"/>
      </w:divBdr>
    </w:div>
    <w:div w:id="1783069297">
      <w:marLeft w:val="0"/>
      <w:marRight w:val="0"/>
      <w:marTop w:val="0"/>
      <w:marBottom w:val="0"/>
      <w:divBdr>
        <w:top w:val="none" w:sz="0" w:space="0" w:color="auto"/>
        <w:left w:val="none" w:sz="0" w:space="0" w:color="auto"/>
        <w:bottom w:val="none" w:sz="0" w:space="0" w:color="auto"/>
        <w:right w:val="none" w:sz="0" w:space="0" w:color="auto"/>
      </w:divBdr>
    </w:div>
    <w:div w:id="1783110873">
      <w:marLeft w:val="0"/>
      <w:marRight w:val="0"/>
      <w:marTop w:val="0"/>
      <w:marBottom w:val="0"/>
      <w:divBdr>
        <w:top w:val="none" w:sz="0" w:space="0" w:color="auto"/>
        <w:left w:val="none" w:sz="0" w:space="0" w:color="auto"/>
        <w:bottom w:val="none" w:sz="0" w:space="0" w:color="auto"/>
        <w:right w:val="none" w:sz="0" w:space="0" w:color="auto"/>
      </w:divBdr>
    </w:div>
    <w:div w:id="1783114999">
      <w:marLeft w:val="0"/>
      <w:marRight w:val="0"/>
      <w:marTop w:val="0"/>
      <w:marBottom w:val="0"/>
      <w:divBdr>
        <w:top w:val="none" w:sz="0" w:space="0" w:color="auto"/>
        <w:left w:val="none" w:sz="0" w:space="0" w:color="auto"/>
        <w:bottom w:val="none" w:sz="0" w:space="0" w:color="auto"/>
        <w:right w:val="none" w:sz="0" w:space="0" w:color="auto"/>
      </w:divBdr>
    </w:div>
    <w:div w:id="1783188429">
      <w:marLeft w:val="0"/>
      <w:marRight w:val="0"/>
      <w:marTop w:val="0"/>
      <w:marBottom w:val="0"/>
      <w:divBdr>
        <w:top w:val="none" w:sz="0" w:space="0" w:color="auto"/>
        <w:left w:val="none" w:sz="0" w:space="0" w:color="auto"/>
        <w:bottom w:val="none" w:sz="0" w:space="0" w:color="auto"/>
        <w:right w:val="none" w:sz="0" w:space="0" w:color="auto"/>
      </w:divBdr>
    </w:div>
    <w:div w:id="1783305373">
      <w:marLeft w:val="0"/>
      <w:marRight w:val="0"/>
      <w:marTop w:val="0"/>
      <w:marBottom w:val="0"/>
      <w:divBdr>
        <w:top w:val="none" w:sz="0" w:space="0" w:color="auto"/>
        <w:left w:val="none" w:sz="0" w:space="0" w:color="auto"/>
        <w:bottom w:val="none" w:sz="0" w:space="0" w:color="auto"/>
        <w:right w:val="none" w:sz="0" w:space="0" w:color="auto"/>
      </w:divBdr>
    </w:div>
    <w:div w:id="1783381266">
      <w:marLeft w:val="0"/>
      <w:marRight w:val="0"/>
      <w:marTop w:val="0"/>
      <w:marBottom w:val="0"/>
      <w:divBdr>
        <w:top w:val="none" w:sz="0" w:space="0" w:color="auto"/>
        <w:left w:val="none" w:sz="0" w:space="0" w:color="auto"/>
        <w:bottom w:val="none" w:sz="0" w:space="0" w:color="auto"/>
        <w:right w:val="none" w:sz="0" w:space="0" w:color="auto"/>
      </w:divBdr>
    </w:div>
    <w:div w:id="1783569764">
      <w:marLeft w:val="0"/>
      <w:marRight w:val="0"/>
      <w:marTop w:val="0"/>
      <w:marBottom w:val="0"/>
      <w:divBdr>
        <w:top w:val="none" w:sz="0" w:space="0" w:color="auto"/>
        <w:left w:val="none" w:sz="0" w:space="0" w:color="auto"/>
        <w:bottom w:val="none" w:sz="0" w:space="0" w:color="auto"/>
        <w:right w:val="none" w:sz="0" w:space="0" w:color="auto"/>
      </w:divBdr>
    </w:div>
    <w:div w:id="1783571860">
      <w:marLeft w:val="0"/>
      <w:marRight w:val="0"/>
      <w:marTop w:val="0"/>
      <w:marBottom w:val="0"/>
      <w:divBdr>
        <w:top w:val="none" w:sz="0" w:space="0" w:color="auto"/>
        <w:left w:val="none" w:sz="0" w:space="0" w:color="auto"/>
        <w:bottom w:val="none" w:sz="0" w:space="0" w:color="auto"/>
        <w:right w:val="none" w:sz="0" w:space="0" w:color="auto"/>
      </w:divBdr>
    </w:div>
    <w:div w:id="1783572820">
      <w:marLeft w:val="0"/>
      <w:marRight w:val="0"/>
      <w:marTop w:val="0"/>
      <w:marBottom w:val="0"/>
      <w:divBdr>
        <w:top w:val="none" w:sz="0" w:space="0" w:color="auto"/>
        <w:left w:val="none" w:sz="0" w:space="0" w:color="auto"/>
        <w:bottom w:val="none" w:sz="0" w:space="0" w:color="auto"/>
        <w:right w:val="none" w:sz="0" w:space="0" w:color="auto"/>
      </w:divBdr>
    </w:div>
    <w:div w:id="1783577009">
      <w:marLeft w:val="0"/>
      <w:marRight w:val="0"/>
      <w:marTop w:val="0"/>
      <w:marBottom w:val="0"/>
      <w:divBdr>
        <w:top w:val="none" w:sz="0" w:space="0" w:color="auto"/>
        <w:left w:val="none" w:sz="0" w:space="0" w:color="auto"/>
        <w:bottom w:val="none" w:sz="0" w:space="0" w:color="auto"/>
        <w:right w:val="none" w:sz="0" w:space="0" w:color="auto"/>
      </w:divBdr>
    </w:div>
    <w:div w:id="1783642642">
      <w:marLeft w:val="0"/>
      <w:marRight w:val="0"/>
      <w:marTop w:val="0"/>
      <w:marBottom w:val="0"/>
      <w:divBdr>
        <w:top w:val="none" w:sz="0" w:space="0" w:color="auto"/>
        <w:left w:val="none" w:sz="0" w:space="0" w:color="auto"/>
        <w:bottom w:val="none" w:sz="0" w:space="0" w:color="auto"/>
        <w:right w:val="none" w:sz="0" w:space="0" w:color="auto"/>
      </w:divBdr>
    </w:div>
    <w:div w:id="1783694900">
      <w:marLeft w:val="0"/>
      <w:marRight w:val="0"/>
      <w:marTop w:val="0"/>
      <w:marBottom w:val="0"/>
      <w:divBdr>
        <w:top w:val="none" w:sz="0" w:space="0" w:color="auto"/>
        <w:left w:val="none" w:sz="0" w:space="0" w:color="auto"/>
        <w:bottom w:val="none" w:sz="0" w:space="0" w:color="auto"/>
        <w:right w:val="none" w:sz="0" w:space="0" w:color="auto"/>
      </w:divBdr>
    </w:div>
    <w:div w:id="1783724778">
      <w:marLeft w:val="0"/>
      <w:marRight w:val="0"/>
      <w:marTop w:val="0"/>
      <w:marBottom w:val="0"/>
      <w:divBdr>
        <w:top w:val="none" w:sz="0" w:space="0" w:color="auto"/>
        <w:left w:val="none" w:sz="0" w:space="0" w:color="auto"/>
        <w:bottom w:val="none" w:sz="0" w:space="0" w:color="auto"/>
        <w:right w:val="none" w:sz="0" w:space="0" w:color="auto"/>
      </w:divBdr>
    </w:div>
    <w:div w:id="1783762865">
      <w:marLeft w:val="0"/>
      <w:marRight w:val="0"/>
      <w:marTop w:val="0"/>
      <w:marBottom w:val="0"/>
      <w:divBdr>
        <w:top w:val="none" w:sz="0" w:space="0" w:color="auto"/>
        <w:left w:val="none" w:sz="0" w:space="0" w:color="auto"/>
        <w:bottom w:val="none" w:sz="0" w:space="0" w:color="auto"/>
        <w:right w:val="none" w:sz="0" w:space="0" w:color="auto"/>
      </w:divBdr>
    </w:div>
    <w:div w:id="1783763775">
      <w:marLeft w:val="0"/>
      <w:marRight w:val="0"/>
      <w:marTop w:val="0"/>
      <w:marBottom w:val="0"/>
      <w:divBdr>
        <w:top w:val="none" w:sz="0" w:space="0" w:color="auto"/>
        <w:left w:val="none" w:sz="0" w:space="0" w:color="auto"/>
        <w:bottom w:val="none" w:sz="0" w:space="0" w:color="auto"/>
        <w:right w:val="none" w:sz="0" w:space="0" w:color="auto"/>
      </w:divBdr>
    </w:div>
    <w:div w:id="1783767488">
      <w:marLeft w:val="0"/>
      <w:marRight w:val="0"/>
      <w:marTop w:val="0"/>
      <w:marBottom w:val="0"/>
      <w:divBdr>
        <w:top w:val="none" w:sz="0" w:space="0" w:color="auto"/>
        <w:left w:val="none" w:sz="0" w:space="0" w:color="auto"/>
        <w:bottom w:val="none" w:sz="0" w:space="0" w:color="auto"/>
        <w:right w:val="none" w:sz="0" w:space="0" w:color="auto"/>
      </w:divBdr>
    </w:div>
    <w:div w:id="1783841618">
      <w:marLeft w:val="0"/>
      <w:marRight w:val="0"/>
      <w:marTop w:val="0"/>
      <w:marBottom w:val="0"/>
      <w:divBdr>
        <w:top w:val="none" w:sz="0" w:space="0" w:color="auto"/>
        <w:left w:val="none" w:sz="0" w:space="0" w:color="auto"/>
        <w:bottom w:val="none" w:sz="0" w:space="0" w:color="auto"/>
        <w:right w:val="none" w:sz="0" w:space="0" w:color="auto"/>
      </w:divBdr>
    </w:div>
    <w:div w:id="1784105297">
      <w:marLeft w:val="0"/>
      <w:marRight w:val="0"/>
      <w:marTop w:val="0"/>
      <w:marBottom w:val="0"/>
      <w:divBdr>
        <w:top w:val="none" w:sz="0" w:space="0" w:color="auto"/>
        <w:left w:val="none" w:sz="0" w:space="0" w:color="auto"/>
        <w:bottom w:val="none" w:sz="0" w:space="0" w:color="auto"/>
        <w:right w:val="none" w:sz="0" w:space="0" w:color="auto"/>
      </w:divBdr>
    </w:div>
    <w:div w:id="1784230291">
      <w:marLeft w:val="0"/>
      <w:marRight w:val="0"/>
      <w:marTop w:val="0"/>
      <w:marBottom w:val="0"/>
      <w:divBdr>
        <w:top w:val="none" w:sz="0" w:space="0" w:color="auto"/>
        <w:left w:val="none" w:sz="0" w:space="0" w:color="auto"/>
        <w:bottom w:val="none" w:sz="0" w:space="0" w:color="auto"/>
        <w:right w:val="none" w:sz="0" w:space="0" w:color="auto"/>
      </w:divBdr>
    </w:div>
    <w:div w:id="1784299563">
      <w:marLeft w:val="0"/>
      <w:marRight w:val="0"/>
      <w:marTop w:val="0"/>
      <w:marBottom w:val="0"/>
      <w:divBdr>
        <w:top w:val="none" w:sz="0" w:space="0" w:color="auto"/>
        <w:left w:val="none" w:sz="0" w:space="0" w:color="auto"/>
        <w:bottom w:val="none" w:sz="0" w:space="0" w:color="auto"/>
        <w:right w:val="none" w:sz="0" w:space="0" w:color="auto"/>
      </w:divBdr>
    </w:div>
    <w:div w:id="1784416259">
      <w:marLeft w:val="0"/>
      <w:marRight w:val="0"/>
      <w:marTop w:val="0"/>
      <w:marBottom w:val="0"/>
      <w:divBdr>
        <w:top w:val="none" w:sz="0" w:space="0" w:color="auto"/>
        <w:left w:val="none" w:sz="0" w:space="0" w:color="auto"/>
        <w:bottom w:val="none" w:sz="0" w:space="0" w:color="auto"/>
        <w:right w:val="none" w:sz="0" w:space="0" w:color="auto"/>
      </w:divBdr>
    </w:div>
    <w:div w:id="1784423556">
      <w:marLeft w:val="0"/>
      <w:marRight w:val="0"/>
      <w:marTop w:val="0"/>
      <w:marBottom w:val="0"/>
      <w:divBdr>
        <w:top w:val="none" w:sz="0" w:space="0" w:color="auto"/>
        <w:left w:val="none" w:sz="0" w:space="0" w:color="auto"/>
        <w:bottom w:val="none" w:sz="0" w:space="0" w:color="auto"/>
        <w:right w:val="none" w:sz="0" w:space="0" w:color="auto"/>
      </w:divBdr>
    </w:div>
    <w:div w:id="1784491225">
      <w:marLeft w:val="0"/>
      <w:marRight w:val="0"/>
      <w:marTop w:val="0"/>
      <w:marBottom w:val="0"/>
      <w:divBdr>
        <w:top w:val="none" w:sz="0" w:space="0" w:color="auto"/>
        <w:left w:val="none" w:sz="0" w:space="0" w:color="auto"/>
        <w:bottom w:val="none" w:sz="0" w:space="0" w:color="auto"/>
        <w:right w:val="none" w:sz="0" w:space="0" w:color="auto"/>
      </w:divBdr>
    </w:div>
    <w:div w:id="1784572586">
      <w:marLeft w:val="0"/>
      <w:marRight w:val="0"/>
      <w:marTop w:val="0"/>
      <w:marBottom w:val="0"/>
      <w:divBdr>
        <w:top w:val="none" w:sz="0" w:space="0" w:color="auto"/>
        <w:left w:val="none" w:sz="0" w:space="0" w:color="auto"/>
        <w:bottom w:val="none" w:sz="0" w:space="0" w:color="auto"/>
        <w:right w:val="none" w:sz="0" w:space="0" w:color="auto"/>
      </w:divBdr>
    </w:div>
    <w:div w:id="1784618664">
      <w:bodyDiv w:val="1"/>
      <w:marLeft w:val="0"/>
      <w:marRight w:val="0"/>
      <w:marTop w:val="0"/>
      <w:marBottom w:val="0"/>
      <w:divBdr>
        <w:top w:val="none" w:sz="0" w:space="0" w:color="auto"/>
        <w:left w:val="none" w:sz="0" w:space="0" w:color="auto"/>
        <w:bottom w:val="none" w:sz="0" w:space="0" w:color="auto"/>
        <w:right w:val="none" w:sz="0" w:space="0" w:color="auto"/>
      </w:divBdr>
    </w:div>
    <w:div w:id="1784807568">
      <w:marLeft w:val="0"/>
      <w:marRight w:val="0"/>
      <w:marTop w:val="0"/>
      <w:marBottom w:val="0"/>
      <w:divBdr>
        <w:top w:val="none" w:sz="0" w:space="0" w:color="auto"/>
        <w:left w:val="none" w:sz="0" w:space="0" w:color="auto"/>
        <w:bottom w:val="none" w:sz="0" w:space="0" w:color="auto"/>
        <w:right w:val="none" w:sz="0" w:space="0" w:color="auto"/>
      </w:divBdr>
    </w:div>
    <w:div w:id="1784880301">
      <w:marLeft w:val="0"/>
      <w:marRight w:val="0"/>
      <w:marTop w:val="0"/>
      <w:marBottom w:val="0"/>
      <w:divBdr>
        <w:top w:val="none" w:sz="0" w:space="0" w:color="auto"/>
        <w:left w:val="none" w:sz="0" w:space="0" w:color="auto"/>
        <w:bottom w:val="none" w:sz="0" w:space="0" w:color="auto"/>
        <w:right w:val="none" w:sz="0" w:space="0" w:color="auto"/>
      </w:divBdr>
    </w:div>
    <w:div w:id="1784954187">
      <w:marLeft w:val="0"/>
      <w:marRight w:val="0"/>
      <w:marTop w:val="0"/>
      <w:marBottom w:val="0"/>
      <w:divBdr>
        <w:top w:val="none" w:sz="0" w:space="0" w:color="auto"/>
        <w:left w:val="none" w:sz="0" w:space="0" w:color="auto"/>
        <w:bottom w:val="none" w:sz="0" w:space="0" w:color="auto"/>
        <w:right w:val="none" w:sz="0" w:space="0" w:color="auto"/>
      </w:divBdr>
    </w:div>
    <w:div w:id="1785029223">
      <w:marLeft w:val="0"/>
      <w:marRight w:val="0"/>
      <w:marTop w:val="0"/>
      <w:marBottom w:val="0"/>
      <w:divBdr>
        <w:top w:val="none" w:sz="0" w:space="0" w:color="auto"/>
        <w:left w:val="none" w:sz="0" w:space="0" w:color="auto"/>
        <w:bottom w:val="none" w:sz="0" w:space="0" w:color="auto"/>
        <w:right w:val="none" w:sz="0" w:space="0" w:color="auto"/>
      </w:divBdr>
    </w:div>
    <w:div w:id="1785034423">
      <w:marLeft w:val="0"/>
      <w:marRight w:val="0"/>
      <w:marTop w:val="0"/>
      <w:marBottom w:val="0"/>
      <w:divBdr>
        <w:top w:val="none" w:sz="0" w:space="0" w:color="auto"/>
        <w:left w:val="none" w:sz="0" w:space="0" w:color="auto"/>
        <w:bottom w:val="none" w:sz="0" w:space="0" w:color="auto"/>
        <w:right w:val="none" w:sz="0" w:space="0" w:color="auto"/>
      </w:divBdr>
    </w:div>
    <w:div w:id="1785035707">
      <w:marLeft w:val="0"/>
      <w:marRight w:val="0"/>
      <w:marTop w:val="0"/>
      <w:marBottom w:val="0"/>
      <w:divBdr>
        <w:top w:val="none" w:sz="0" w:space="0" w:color="auto"/>
        <w:left w:val="none" w:sz="0" w:space="0" w:color="auto"/>
        <w:bottom w:val="none" w:sz="0" w:space="0" w:color="auto"/>
        <w:right w:val="none" w:sz="0" w:space="0" w:color="auto"/>
      </w:divBdr>
    </w:div>
    <w:div w:id="1785036561">
      <w:marLeft w:val="0"/>
      <w:marRight w:val="0"/>
      <w:marTop w:val="0"/>
      <w:marBottom w:val="0"/>
      <w:divBdr>
        <w:top w:val="none" w:sz="0" w:space="0" w:color="auto"/>
        <w:left w:val="none" w:sz="0" w:space="0" w:color="auto"/>
        <w:bottom w:val="none" w:sz="0" w:space="0" w:color="auto"/>
        <w:right w:val="none" w:sz="0" w:space="0" w:color="auto"/>
      </w:divBdr>
    </w:div>
    <w:div w:id="1785266964">
      <w:marLeft w:val="0"/>
      <w:marRight w:val="0"/>
      <w:marTop w:val="0"/>
      <w:marBottom w:val="0"/>
      <w:divBdr>
        <w:top w:val="none" w:sz="0" w:space="0" w:color="auto"/>
        <w:left w:val="none" w:sz="0" w:space="0" w:color="auto"/>
        <w:bottom w:val="none" w:sz="0" w:space="0" w:color="auto"/>
        <w:right w:val="none" w:sz="0" w:space="0" w:color="auto"/>
      </w:divBdr>
    </w:div>
    <w:div w:id="1785493413">
      <w:marLeft w:val="0"/>
      <w:marRight w:val="0"/>
      <w:marTop w:val="0"/>
      <w:marBottom w:val="0"/>
      <w:divBdr>
        <w:top w:val="none" w:sz="0" w:space="0" w:color="auto"/>
        <w:left w:val="none" w:sz="0" w:space="0" w:color="auto"/>
        <w:bottom w:val="none" w:sz="0" w:space="0" w:color="auto"/>
        <w:right w:val="none" w:sz="0" w:space="0" w:color="auto"/>
      </w:divBdr>
    </w:div>
    <w:div w:id="1785538135">
      <w:marLeft w:val="0"/>
      <w:marRight w:val="0"/>
      <w:marTop w:val="0"/>
      <w:marBottom w:val="0"/>
      <w:divBdr>
        <w:top w:val="none" w:sz="0" w:space="0" w:color="auto"/>
        <w:left w:val="none" w:sz="0" w:space="0" w:color="auto"/>
        <w:bottom w:val="none" w:sz="0" w:space="0" w:color="auto"/>
        <w:right w:val="none" w:sz="0" w:space="0" w:color="auto"/>
      </w:divBdr>
    </w:div>
    <w:div w:id="1785538192">
      <w:marLeft w:val="0"/>
      <w:marRight w:val="0"/>
      <w:marTop w:val="0"/>
      <w:marBottom w:val="0"/>
      <w:divBdr>
        <w:top w:val="none" w:sz="0" w:space="0" w:color="auto"/>
        <w:left w:val="none" w:sz="0" w:space="0" w:color="auto"/>
        <w:bottom w:val="none" w:sz="0" w:space="0" w:color="auto"/>
        <w:right w:val="none" w:sz="0" w:space="0" w:color="auto"/>
      </w:divBdr>
    </w:div>
    <w:div w:id="1785540063">
      <w:marLeft w:val="0"/>
      <w:marRight w:val="0"/>
      <w:marTop w:val="0"/>
      <w:marBottom w:val="0"/>
      <w:divBdr>
        <w:top w:val="none" w:sz="0" w:space="0" w:color="auto"/>
        <w:left w:val="none" w:sz="0" w:space="0" w:color="auto"/>
        <w:bottom w:val="none" w:sz="0" w:space="0" w:color="auto"/>
        <w:right w:val="none" w:sz="0" w:space="0" w:color="auto"/>
      </w:divBdr>
    </w:div>
    <w:div w:id="1785616433">
      <w:marLeft w:val="0"/>
      <w:marRight w:val="0"/>
      <w:marTop w:val="0"/>
      <w:marBottom w:val="0"/>
      <w:divBdr>
        <w:top w:val="none" w:sz="0" w:space="0" w:color="auto"/>
        <w:left w:val="none" w:sz="0" w:space="0" w:color="auto"/>
        <w:bottom w:val="none" w:sz="0" w:space="0" w:color="auto"/>
        <w:right w:val="none" w:sz="0" w:space="0" w:color="auto"/>
      </w:divBdr>
    </w:div>
    <w:div w:id="1785805371">
      <w:marLeft w:val="0"/>
      <w:marRight w:val="0"/>
      <w:marTop w:val="0"/>
      <w:marBottom w:val="0"/>
      <w:divBdr>
        <w:top w:val="none" w:sz="0" w:space="0" w:color="auto"/>
        <w:left w:val="none" w:sz="0" w:space="0" w:color="auto"/>
        <w:bottom w:val="none" w:sz="0" w:space="0" w:color="auto"/>
        <w:right w:val="none" w:sz="0" w:space="0" w:color="auto"/>
      </w:divBdr>
    </w:div>
    <w:div w:id="1785807831">
      <w:marLeft w:val="0"/>
      <w:marRight w:val="0"/>
      <w:marTop w:val="0"/>
      <w:marBottom w:val="0"/>
      <w:divBdr>
        <w:top w:val="none" w:sz="0" w:space="0" w:color="auto"/>
        <w:left w:val="none" w:sz="0" w:space="0" w:color="auto"/>
        <w:bottom w:val="none" w:sz="0" w:space="0" w:color="auto"/>
        <w:right w:val="none" w:sz="0" w:space="0" w:color="auto"/>
      </w:divBdr>
    </w:div>
    <w:div w:id="1785811537">
      <w:marLeft w:val="0"/>
      <w:marRight w:val="0"/>
      <w:marTop w:val="0"/>
      <w:marBottom w:val="0"/>
      <w:divBdr>
        <w:top w:val="none" w:sz="0" w:space="0" w:color="auto"/>
        <w:left w:val="none" w:sz="0" w:space="0" w:color="auto"/>
        <w:bottom w:val="none" w:sz="0" w:space="0" w:color="auto"/>
        <w:right w:val="none" w:sz="0" w:space="0" w:color="auto"/>
      </w:divBdr>
    </w:div>
    <w:div w:id="1785878256">
      <w:marLeft w:val="0"/>
      <w:marRight w:val="0"/>
      <w:marTop w:val="0"/>
      <w:marBottom w:val="0"/>
      <w:divBdr>
        <w:top w:val="none" w:sz="0" w:space="0" w:color="auto"/>
        <w:left w:val="none" w:sz="0" w:space="0" w:color="auto"/>
        <w:bottom w:val="none" w:sz="0" w:space="0" w:color="auto"/>
        <w:right w:val="none" w:sz="0" w:space="0" w:color="auto"/>
      </w:divBdr>
    </w:div>
    <w:div w:id="1785921769">
      <w:marLeft w:val="0"/>
      <w:marRight w:val="0"/>
      <w:marTop w:val="0"/>
      <w:marBottom w:val="0"/>
      <w:divBdr>
        <w:top w:val="none" w:sz="0" w:space="0" w:color="auto"/>
        <w:left w:val="none" w:sz="0" w:space="0" w:color="auto"/>
        <w:bottom w:val="none" w:sz="0" w:space="0" w:color="auto"/>
        <w:right w:val="none" w:sz="0" w:space="0" w:color="auto"/>
      </w:divBdr>
    </w:div>
    <w:div w:id="1785923646">
      <w:marLeft w:val="0"/>
      <w:marRight w:val="0"/>
      <w:marTop w:val="0"/>
      <w:marBottom w:val="0"/>
      <w:divBdr>
        <w:top w:val="none" w:sz="0" w:space="0" w:color="auto"/>
        <w:left w:val="none" w:sz="0" w:space="0" w:color="auto"/>
        <w:bottom w:val="none" w:sz="0" w:space="0" w:color="auto"/>
        <w:right w:val="none" w:sz="0" w:space="0" w:color="auto"/>
      </w:divBdr>
    </w:div>
    <w:div w:id="1785996894">
      <w:marLeft w:val="0"/>
      <w:marRight w:val="0"/>
      <w:marTop w:val="0"/>
      <w:marBottom w:val="0"/>
      <w:divBdr>
        <w:top w:val="none" w:sz="0" w:space="0" w:color="auto"/>
        <w:left w:val="none" w:sz="0" w:space="0" w:color="auto"/>
        <w:bottom w:val="none" w:sz="0" w:space="0" w:color="auto"/>
        <w:right w:val="none" w:sz="0" w:space="0" w:color="auto"/>
      </w:divBdr>
    </w:div>
    <w:div w:id="1786001508">
      <w:marLeft w:val="0"/>
      <w:marRight w:val="0"/>
      <w:marTop w:val="0"/>
      <w:marBottom w:val="0"/>
      <w:divBdr>
        <w:top w:val="none" w:sz="0" w:space="0" w:color="auto"/>
        <w:left w:val="none" w:sz="0" w:space="0" w:color="auto"/>
        <w:bottom w:val="none" w:sz="0" w:space="0" w:color="auto"/>
        <w:right w:val="none" w:sz="0" w:space="0" w:color="auto"/>
      </w:divBdr>
    </w:div>
    <w:div w:id="1786004659">
      <w:marLeft w:val="0"/>
      <w:marRight w:val="0"/>
      <w:marTop w:val="0"/>
      <w:marBottom w:val="0"/>
      <w:divBdr>
        <w:top w:val="none" w:sz="0" w:space="0" w:color="auto"/>
        <w:left w:val="none" w:sz="0" w:space="0" w:color="auto"/>
        <w:bottom w:val="none" w:sz="0" w:space="0" w:color="auto"/>
        <w:right w:val="none" w:sz="0" w:space="0" w:color="auto"/>
      </w:divBdr>
    </w:div>
    <w:div w:id="1786070712">
      <w:marLeft w:val="0"/>
      <w:marRight w:val="0"/>
      <w:marTop w:val="0"/>
      <w:marBottom w:val="0"/>
      <w:divBdr>
        <w:top w:val="none" w:sz="0" w:space="0" w:color="auto"/>
        <w:left w:val="none" w:sz="0" w:space="0" w:color="auto"/>
        <w:bottom w:val="none" w:sz="0" w:space="0" w:color="auto"/>
        <w:right w:val="none" w:sz="0" w:space="0" w:color="auto"/>
      </w:divBdr>
    </w:div>
    <w:div w:id="1786076364">
      <w:marLeft w:val="0"/>
      <w:marRight w:val="0"/>
      <w:marTop w:val="0"/>
      <w:marBottom w:val="0"/>
      <w:divBdr>
        <w:top w:val="none" w:sz="0" w:space="0" w:color="auto"/>
        <w:left w:val="none" w:sz="0" w:space="0" w:color="auto"/>
        <w:bottom w:val="none" w:sz="0" w:space="0" w:color="auto"/>
        <w:right w:val="none" w:sz="0" w:space="0" w:color="auto"/>
      </w:divBdr>
    </w:div>
    <w:div w:id="1786148457">
      <w:marLeft w:val="0"/>
      <w:marRight w:val="0"/>
      <w:marTop w:val="0"/>
      <w:marBottom w:val="0"/>
      <w:divBdr>
        <w:top w:val="none" w:sz="0" w:space="0" w:color="auto"/>
        <w:left w:val="none" w:sz="0" w:space="0" w:color="auto"/>
        <w:bottom w:val="none" w:sz="0" w:space="0" w:color="auto"/>
        <w:right w:val="none" w:sz="0" w:space="0" w:color="auto"/>
      </w:divBdr>
    </w:div>
    <w:div w:id="1786191470">
      <w:marLeft w:val="0"/>
      <w:marRight w:val="0"/>
      <w:marTop w:val="0"/>
      <w:marBottom w:val="0"/>
      <w:divBdr>
        <w:top w:val="none" w:sz="0" w:space="0" w:color="auto"/>
        <w:left w:val="none" w:sz="0" w:space="0" w:color="auto"/>
        <w:bottom w:val="none" w:sz="0" w:space="0" w:color="auto"/>
        <w:right w:val="none" w:sz="0" w:space="0" w:color="auto"/>
      </w:divBdr>
    </w:div>
    <w:div w:id="1786194826">
      <w:marLeft w:val="0"/>
      <w:marRight w:val="0"/>
      <w:marTop w:val="0"/>
      <w:marBottom w:val="0"/>
      <w:divBdr>
        <w:top w:val="none" w:sz="0" w:space="0" w:color="auto"/>
        <w:left w:val="none" w:sz="0" w:space="0" w:color="auto"/>
        <w:bottom w:val="none" w:sz="0" w:space="0" w:color="auto"/>
        <w:right w:val="none" w:sz="0" w:space="0" w:color="auto"/>
      </w:divBdr>
    </w:div>
    <w:div w:id="1786272963">
      <w:marLeft w:val="0"/>
      <w:marRight w:val="0"/>
      <w:marTop w:val="0"/>
      <w:marBottom w:val="0"/>
      <w:divBdr>
        <w:top w:val="none" w:sz="0" w:space="0" w:color="auto"/>
        <w:left w:val="none" w:sz="0" w:space="0" w:color="auto"/>
        <w:bottom w:val="none" w:sz="0" w:space="0" w:color="auto"/>
        <w:right w:val="none" w:sz="0" w:space="0" w:color="auto"/>
      </w:divBdr>
    </w:div>
    <w:div w:id="1786346648">
      <w:bodyDiv w:val="1"/>
      <w:marLeft w:val="0"/>
      <w:marRight w:val="0"/>
      <w:marTop w:val="0"/>
      <w:marBottom w:val="0"/>
      <w:divBdr>
        <w:top w:val="none" w:sz="0" w:space="0" w:color="auto"/>
        <w:left w:val="none" w:sz="0" w:space="0" w:color="auto"/>
        <w:bottom w:val="none" w:sz="0" w:space="0" w:color="auto"/>
        <w:right w:val="none" w:sz="0" w:space="0" w:color="auto"/>
      </w:divBdr>
      <w:divsChild>
        <w:div w:id="911887544">
          <w:marLeft w:val="0"/>
          <w:marRight w:val="0"/>
          <w:marTop w:val="0"/>
          <w:marBottom w:val="0"/>
          <w:divBdr>
            <w:top w:val="none" w:sz="0" w:space="0" w:color="auto"/>
            <w:left w:val="none" w:sz="0" w:space="0" w:color="auto"/>
            <w:bottom w:val="none" w:sz="0" w:space="0" w:color="auto"/>
            <w:right w:val="none" w:sz="0" w:space="0" w:color="auto"/>
          </w:divBdr>
        </w:div>
        <w:div w:id="675497979">
          <w:marLeft w:val="0"/>
          <w:marRight w:val="0"/>
          <w:marTop w:val="0"/>
          <w:marBottom w:val="0"/>
          <w:divBdr>
            <w:top w:val="none" w:sz="0" w:space="0" w:color="auto"/>
            <w:left w:val="none" w:sz="0" w:space="0" w:color="auto"/>
            <w:bottom w:val="none" w:sz="0" w:space="0" w:color="auto"/>
            <w:right w:val="none" w:sz="0" w:space="0" w:color="auto"/>
          </w:divBdr>
        </w:div>
        <w:div w:id="1169246350">
          <w:marLeft w:val="0"/>
          <w:marRight w:val="0"/>
          <w:marTop w:val="0"/>
          <w:marBottom w:val="0"/>
          <w:divBdr>
            <w:top w:val="none" w:sz="0" w:space="0" w:color="auto"/>
            <w:left w:val="none" w:sz="0" w:space="0" w:color="auto"/>
            <w:bottom w:val="none" w:sz="0" w:space="0" w:color="auto"/>
            <w:right w:val="none" w:sz="0" w:space="0" w:color="auto"/>
          </w:divBdr>
        </w:div>
        <w:div w:id="107898404">
          <w:marLeft w:val="0"/>
          <w:marRight w:val="0"/>
          <w:marTop w:val="0"/>
          <w:marBottom w:val="0"/>
          <w:divBdr>
            <w:top w:val="none" w:sz="0" w:space="0" w:color="auto"/>
            <w:left w:val="none" w:sz="0" w:space="0" w:color="auto"/>
            <w:bottom w:val="none" w:sz="0" w:space="0" w:color="auto"/>
            <w:right w:val="none" w:sz="0" w:space="0" w:color="auto"/>
          </w:divBdr>
        </w:div>
        <w:div w:id="1883206126">
          <w:marLeft w:val="0"/>
          <w:marRight w:val="0"/>
          <w:marTop w:val="0"/>
          <w:marBottom w:val="0"/>
          <w:divBdr>
            <w:top w:val="none" w:sz="0" w:space="0" w:color="auto"/>
            <w:left w:val="none" w:sz="0" w:space="0" w:color="auto"/>
            <w:bottom w:val="none" w:sz="0" w:space="0" w:color="auto"/>
            <w:right w:val="none" w:sz="0" w:space="0" w:color="auto"/>
          </w:divBdr>
        </w:div>
        <w:div w:id="1461461168">
          <w:marLeft w:val="0"/>
          <w:marRight w:val="0"/>
          <w:marTop w:val="0"/>
          <w:marBottom w:val="0"/>
          <w:divBdr>
            <w:top w:val="none" w:sz="0" w:space="0" w:color="auto"/>
            <w:left w:val="none" w:sz="0" w:space="0" w:color="auto"/>
            <w:bottom w:val="none" w:sz="0" w:space="0" w:color="auto"/>
            <w:right w:val="none" w:sz="0" w:space="0" w:color="auto"/>
          </w:divBdr>
        </w:div>
        <w:div w:id="1354041531">
          <w:marLeft w:val="0"/>
          <w:marRight w:val="0"/>
          <w:marTop w:val="0"/>
          <w:marBottom w:val="0"/>
          <w:divBdr>
            <w:top w:val="none" w:sz="0" w:space="0" w:color="auto"/>
            <w:left w:val="none" w:sz="0" w:space="0" w:color="auto"/>
            <w:bottom w:val="none" w:sz="0" w:space="0" w:color="auto"/>
            <w:right w:val="none" w:sz="0" w:space="0" w:color="auto"/>
          </w:divBdr>
        </w:div>
        <w:div w:id="969016321">
          <w:marLeft w:val="0"/>
          <w:marRight w:val="0"/>
          <w:marTop w:val="0"/>
          <w:marBottom w:val="0"/>
          <w:divBdr>
            <w:top w:val="none" w:sz="0" w:space="0" w:color="auto"/>
            <w:left w:val="none" w:sz="0" w:space="0" w:color="auto"/>
            <w:bottom w:val="none" w:sz="0" w:space="0" w:color="auto"/>
            <w:right w:val="none" w:sz="0" w:space="0" w:color="auto"/>
          </w:divBdr>
        </w:div>
        <w:div w:id="1543470321">
          <w:marLeft w:val="0"/>
          <w:marRight w:val="0"/>
          <w:marTop w:val="0"/>
          <w:marBottom w:val="0"/>
          <w:divBdr>
            <w:top w:val="none" w:sz="0" w:space="0" w:color="auto"/>
            <w:left w:val="none" w:sz="0" w:space="0" w:color="auto"/>
            <w:bottom w:val="none" w:sz="0" w:space="0" w:color="auto"/>
            <w:right w:val="none" w:sz="0" w:space="0" w:color="auto"/>
          </w:divBdr>
        </w:div>
        <w:div w:id="139928016">
          <w:marLeft w:val="0"/>
          <w:marRight w:val="0"/>
          <w:marTop w:val="0"/>
          <w:marBottom w:val="0"/>
          <w:divBdr>
            <w:top w:val="none" w:sz="0" w:space="0" w:color="auto"/>
            <w:left w:val="none" w:sz="0" w:space="0" w:color="auto"/>
            <w:bottom w:val="none" w:sz="0" w:space="0" w:color="auto"/>
            <w:right w:val="none" w:sz="0" w:space="0" w:color="auto"/>
          </w:divBdr>
        </w:div>
        <w:div w:id="1208107812">
          <w:marLeft w:val="0"/>
          <w:marRight w:val="0"/>
          <w:marTop w:val="0"/>
          <w:marBottom w:val="0"/>
          <w:divBdr>
            <w:top w:val="none" w:sz="0" w:space="0" w:color="auto"/>
            <w:left w:val="none" w:sz="0" w:space="0" w:color="auto"/>
            <w:bottom w:val="none" w:sz="0" w:space="0" w:color="auto"/>
            <w:right w:val="none" w:sz="0" w:space="0" w:color="auto"/>
          </w:divBdr>
        </w:div>
        <w:div w:id="1453356259">
          <w:marLeft w:val="0"/>
          <w:marRight w:val="0"/>
          <w:marTop w:val="0"/>
          <w:marBottom w:val="0"/>
          <w:divBdr>
            <w:top w:val="none" w:sz="0" w:space="0" w:color="auto"/>
            <w:left w:val="none" w:sz="0" w:space="0" w:color="auto"/>
            <w:bottom w:val="none" w:sz="0" w:space="0" w:color="auto"/>
            <w:right w:val="none" w:sz="0" w:space="0" w:color="auto"/>
          </w:divBdr>
        </w:div>
        <w:div w:id="1390878544">
          <w:marLeft w:val="0"/>
          <w:marRight w:val="0"/>
          <w:marTop w:val="0"/>
          <w:marBottom w:val="0"/>
          <w:divBdr>
            <w:top w:val="none" w:sz="0" w:space="0" w:color="auto"/>
            <w:left w:val="none" w:sz="0" w:space="0" w:color="auto"/>
            <w:bottom w:val="none" w:sz="0" w:space="0" w:color="auto"/>
            <w:right w:val="none" w:sz="0" w:space="0" w:color="auto"/>
          </w:divBdr>
        </w:div>
        <w:div w:id="1666473989">
          <w:marLeft w:val="0"/>
          <w:marRight w:val="0"/>
          <w:marTop w:val="0"/>
          <w:marBottom w:val="0"/>
          <w:divBdr>
            <w:top w:val="none" w:sz="0" w:space="0" w:color="auto"/>
            <w:left w:val="none" w:sz="0" w:space="0" w:color="auto"/>
            <w:bottom w:val="none" w:sz="0" w:space="0" w:color="auto"/>
            <w:right w:val="none" w:sz="0" w:space="0" w:color="auto"/>
          </w:divBdr>
        </w:div>
        <w:div w:id="1410998453">
          <w:marLeft w:val="0"/>
          <w:marRight w:val="0"/>
          <w:marTop w:val="0"/>
          <w:marBottom w:val="0"/>
          <w:divBdr>
            <w:top w:val="none" w:sz="0" w:space="0" w:color="auto"/>
            <w:left w:val="none" w:sz="0" w:space="0" w:color="auto"/>
            <w:bottom w:val="none" w:sz="0" w:space="0" w:color="auto"/>
            <w:right w:val="none" w:sz="0" w:space="0" w:color="auto"/>
          </w:divBdr>
        </w:div>
        <w:div w:id="1238782428">
          <w:marLeft w:val="0"/>
          <w:marRight w:val="0"/>
          <w:marTop w:val="0"/>
          <w:marBottom w:val="0"/>
          <w:divBdr>
            <w:top w:val="none" w:sz="0" w:space="0" w:color="auto"/>
            <w:left w:val="none" w:sz="0" w:space="0" w:color="auto"/>
            <w:bottom w:val="none" w:sz="0" w:space="0" w:color="auto"/>
            <w:right w:val="none" w:sz="0" w:space="0" w:color="auto"/>
          </w:divBdr>
        </w:div>
        <w:div w:id="244338269">
          <w:marLeft w:val="0"/>
          <w:marRight w:val="0"/>
          <w:marTop w:val="0"/>
          <w:marBottom w:val="0"/>
          <w:divBdr>
            <w:top w:val="none" w:sz="0" w:space="0" w:color="auto"/>
            <w:left w:val="none" w:sz="0" w:space="0" w:color="auto"/>
            <w:bottom w:val="none" w:sz="0" w:space="0" w:color="auto"/>
            <w:right w:val="none" w:sz="0" w:space="0" w:color="auto"/>
          </w:divBdr>
        </w:div>
        <w:div w:id="2082553818">
          <w:marLeft w:val="0"/>
          <w:marRight w:val="0"/>
          <w:marTop w:val="0"/>
          <w:marBottom w:val="0"/>
          <w:divBdr>
            <w:top w:val="none" w:sz="0" w:space="0" w:color="auto"/>
            <w:left w:val="none" w:sz="0" w:space="0" w:color="auto"/>
            <w:bottom w:val="none" w:sz="0" w:space="0" w:color="auto"/>
            <w:right w:val="none" w:sz="0" w:space="0" w:color="auto"/>
          </w:divBdr>
        </w:div>
        <w:div w:id="931856821">
          <w:marLeft w:val="0"/>
          <w:marRight w:val="0"/>
          <w:marTop w:val="0"/>
          <w:marBottom w:val="0"/>
          <w:divBdr>
            <w:top w:val="none" w:sz="0" w:space="0" w:color="auto"/>
            <w:left w:val="none" w:sz="0" w:space="0" w:color="auto"/>
            <w:bottom w:val="none" w:sz="0" w:space="0" w:color="auto"/>
            <w:right w:val="none" w:sz="0" w:space="0" w:color="auto"/>
          </w:divBdr>
        </w:div>
        <w:div w:id="380979292">
          <w:marLeft w:val="0"/>
          <w:marRight w:val="0"/>
          <w:marTop w:val="0"/>
          <w:marBottom w:val="0"/>
          <w:divBdr>
            <w:top w:val="none" w:sz="0" w:space="0" w:color="auto"/>
            <w:left w:val="none" w:sz="0" w:space="0" w:color="auto"/>
            <w:bottom w:val="none" w:sz="0" w:space="0" w:color="auto"/>
            <w:right w:val="none" w:sz="0" w:space="0" w:color="auto"/>
          </w:divBdr>
        </w:div>
        <w:div w:id="562789930">
          <w:marLeft w:val="0"/>
          <w:marRight w:val="0"/>
          <w:marTop w:val="0"/>
          <w:marBottom w:val="0"/>
          <w:divBdr>
            <w:top w:val="none" w:sz="0" w:space="0" w:color="auto"/>
            <w:left w:val="none" w:sz="0" w:space="0" w:color="auto"/>
            <w:bottom w:val="none" w:sz="0" w:space="0" w:color="auto"/>
            <w:right w:val="none" w:sz="0" w:space="0" w:color="auto"/>
          </w:divBdr>
        </w:div>
      </w:divsChild>
    </w:div>
    <w:div w:id="1786459729">
      <w:marLeft w:val="0"/>
      <w:marRight w:val="0"/>
      <w:marTop w:val="0"/>
      <w:marBottom w:val="0"/>
      <w:divBdr>
        <w:top w:val="none" w:sz="0" w:space="0" w:color="auto"/>
        <w:left w:val="none" w:sz="0" w:space="0" w:color="auto"/>
        <w:bottom w:val="none" w:sz="0" w:space="0" w:color="auto"/>
        <w:right w:val="none" w:sz="0" w:space="0" w:color="auto"/>
      </w:divBdr>
    </w:div>
    <w:div w:id="1786460006">
      <w:marLeft w:val="0"/>
      <w:marRight w:val="0"/>
      <w:marTop w:val="0"/>
      <w:marBottom w:val="0"/>
      <w:divBdr>
        <w:top w:val="none" w:sz="0" w:space="0" w:color="auto"/>
        <w:left w:val="none" w:sz="0" w:space="0" w:color="auto"/>
        <w:bottom w:val="none" w:sz="0" w:space="0" w:color="auto"/>
        <w:right w:val="none" w:sz="0" w:space="0" w:color="auto"/>
      </w:divBdr>
    </w:div>
    <w:div w:id="1786462915">
      <w:marLeft w:val="0"/>
      <w:marRight w:val="0"/>
      <w:marTop w:val="0"/>
      <w:marBottom w:val="0"/>
      <w:divBdr>
        <w:top w:val="none" w:sz="0" w:space="0" w:color="auto"/>
        <w:left w:val="none" w:sz="0" w:space="0" w:color="auto"/>
        <w:bottom w:val="none" w:sz="0" w:space="0" w:color="auto"/>
        <w:right w:val="none" w:sz="0" w:space="0" w:color="auto"/>
      </w:divBdr>
    </w:div>
    <w:div w:id="1786653000">
      <w:marLeft w:val="0"/>
      <w:marRight w:val="0"/>
      <w:marTop w:val="0"/>
      <w:marBottom w:val="0"/>
      <w:divBdr>
        <w:top w:val="none" w:sz="0" w:space="0" w:color="auto"/>
        <w:left w:val="none" w:sz="0" w:space="0" w:color="auto"/>
        <w:bottom w:val="none" w:sz="0" w:space="0" w:color="auto"/>
        <w:right w:val="none" w:sz="0" w:space="0" w:color="auto"/>
      </w:divBdr>
    </w:div>
    <w:div w:id="1786658489">
      <w:marLeft w:val="0"/>
      <w:marRight w:val="0"/>
      <w:marTop w:val="0"/>
      <w:marBottom w:val="0"/>
      <w:divBdr>
        <w:top w:val="none" w:sz="0" w:space="0" w:color="auto"/>
        <w:left w:val="none" w:sz="0" w:space="0" w:color="auto"/>
        <w:bottom w:val="none" w:sz="0" w:space="0" w:color="auto"/>
        <w:right w:val="none" w:sz="0" w:space="0" w:color="auto"/>
      </w:divBdr>
    </w:div>
    <w:div w:id="1786726243">
      <w:marLeft w:val="0"/>
      <w:marRight w:val="0"/>
      <w:marTop w:val="0"/>
      <w:marBottom w:val="0"/>
      <w:divBdr>
        <w:top w:val="none" w:sz="0" w:space="0" w:color="auto"/>
        <w:left w:val="none" w:sz="0" w:space="0" w:color="auto"/>
        <w:bottom w:val="none" w:sz="0" w:space="0" w:color="auto"/>
        <w:right w:val="none" w:sz="0" w:space="0" w:color="auto"/>
      </w:divBdr>
    </w:div>
    <w:div w:id="1786727996">
      <w:marLeft w:val="0"/>
      <w:marRight w:val="0"/>
      <w:marTop w:val="0"/>
      <w:marBottom w:val="0"/>
      <w:divBdr>
        <w:top w:val="none" w:sz="0" w:space="0" w:color="auto"/>
        <w:left w:val="none" w:sz="0" w:space="0" w:color="auto"/>
        <w:bottom w:val="none" w:sz="0" w:space="0" w:color="auto"/>
        <w:right w:val="none" w:sz="0" w:space="0" w:color="auto"/>
      </w:divBdr>
    </w:div>
    <w:div w:id="1786846144">
      <w:marLeft w:val="0"/>
      <w:marRight w:val="0"/>
      <w:marTop w:val="0"/>
      <w:marBottom w:val="0"/>
      <w:divBdr>
        <w:top w:val="none" w:sz="0" w:space="0" w:color="auto"/>
        <w:left w:val="none" w:sz="0" w:space="0" w:color="auto"/>
        <w:bottom w:val="none" w:sz="0" w:space="0" w:color="auto"/>
        <w:right w:val="none" w:sz="0" w:space="0" w:color="auto"/>
      </w:divBdr>
    </w:div>
    <w:div w:id="1786926561">
      <w:bodyDiv w:val="1"/>
      <w:marLeft w:val="0"/>
      <w:marRight w:val="0"/>
      <w:marTop w:val="0"/>
      <w:marBottom w:val="0"/>
      <w:divBdr>
        <w:top w:val="none" w:sz="0" w:space="0" w:color="auto"/>
        <w:left w:val="none" w:sz="0" w:space="0" w:color="auto"/>
        <w:bottom w:val="none" w:sz="0" w:space="0" w:color="auto"/>
        <w:right w:val="none" w:sz="0" w:space="0" w:color="auto"/>
      </w:divBdr>
    </w:div>
    <w:div w:id="1787039841">
      <w:marLeft w:val="0"/>
      <w:marRight w:val="0"/>
      <w:marTop w:val="0"/>
      <w:marBottom w:val="0"/>
      <w:divBdr>
        <w:top w:val="none" w:sz="0" w:space="0" w:color="auto"/>
        <w:left w:val="none" w:sz="0" w:space="0" w:color="auto"/>
        <w:bottom w:val="none" w:sz="0" w:space="0" w:color="auto"/>
        <w:right w:val="none" w:sz="0" w:space="0" w:color="auto"/>
      </w:divBdr>
    </w:div>
    <w:div w:id="1787041267">
      <w:marLeft w:val="0"/>
      <w:marRight w:val="0"/>
      <w:marTop w:val="0"/>
      <w:marBottom w:val="0"/>
      <w:divBdr>
        <w:top w:val="none" w:sz="0" w:space="0" w:color="auto"/>
        <w:left w:val="none" w:sz="0" w:space="0" w:color="auto"/>
        <w:bottom w:val="none" w:sz="0" w:space="0" w:color="auto"/>
        <w:right w:val="none" w:sz="0" w:space="0" w:color="auto"/>
      </w:divBdr>
    </w:div>
    <w:div w:id="1787117451">
      <w:marLeft w:val="0"/>
      <w:marRight w:val="0"/>
      <w:marTop w:val="0"/>
      <w:marBottom w:val="0"/>
      <w:divBdr>
        <w:top w:val="none" w:sz="0" w:space="0" w:color="auto"/>
        <w:left w:val="none" w:sz="0" w:space="0" w:color="auto"/>
        <w:bottom w:val="none" w:sz="0" w:space="0" w:color="auto"/>
        <w:right w:val="none" w:sz="0" w:space="0" w:color="auto"/>
      </w:divBdr>
    </w:div>
    <w:div w:id="1787235516">
      <w:marLeft w:val="0"/>
      <w:marRight w:val="0"/>
      <w:marTop w:val="0"/>
      <w:marBottom w:val="0"/>
      <w:divBdr>
        <w:top w:val="none" w:sz="0" w:space="0" w:color="auto"/>
        <w:left w:val="none" w:sz="0" w:space="0" w:color="auto"/>
        <w:bottom w:val="none" w:sz="0" w:space="0" w:color="auto"/>
        <w:right w:val="none" w:sz="0" w:space="0" w:color="auto"/>
      </w:divBdr>
    </w:div>
    <w:div w:id="1787238761">
      <w:marLeft w:val="0"/>
      <w:marRight w:val="0"/>
      <w:marTop w:val="0"/>
      <w:marBottom w:val="0"/>
      <w:divBdr>
        <w:top w:val="none" w:sz="0" w:space="0" w:color="auto"/>
        <w:left w:val="none" w:sz="0" w:space="0" w:color="auto"/>
        <w:bottom w:val="none" w:sz="0" w:space="0" w:color="auto"/>
        <w:right w:val="none" w:sz="0" w:space="0" w:color="auto"/>
      </w:divBdr>
    </w:div>
    <w:div w:id="1787309478">
      <w:marLeft w:val="0"/>
      <w:marRight w:val="0"/>
      <w:marTop w:val="0"/>
      <w:marBottom w:val="0"/>
      <w:divBdr>
        <w:top w:val="none" w:sz="0" w:space="0" w:color="auto"/>
        <w:left w:val="none" w:sz="0" w:space="0" w:color="auto"/>
        <w:bottom w:val="none" w:sz="0" w:space="0" w:color="auto"/>
        <w:right w:val="none" w:sz="0" w:space="0" w:color="auto"/>
      </w:divBdr>
    </w:div>
    <w:div w:id="1787389868">
      <w:marLeft w:val="0"/>
      <w:marRight w:val="0"/>
      <w:marTop w:val="0"/>
      <w:marBottom w:val="0"/>
      <w:divBdr>
        <w:top w:val="none" w:sz="0" w:space="0" w:color="auto"/>
        <w:left w:val="none" w:sz="0" w:space="0" w:color="auto"/>
        <w:bottom w:val="none" w:sz="0" w:space="0" w:color="auto"/>
        <w:right w:val="none" w:sz="0" w:space="0" w:color="auto"/>
      </w:divBdr>
    </w:div>
    <w:div w:id="1787430571">
      <w:marLeft w:val="0"/>
      <w:marRight w:val="0"/>
      <w:marTop w:val="0"/>
      <w:marBottom w:val="0"/>
      <w:divBdr>
        <w:top w:val="none" w:sz="0" w:space="0" w:color="auto"/>
        <w:left w:val="none" w:sz="0" w:space="0" w:color="auto"/>
        <w:bottom w:val="none" w:sz="0" w:space="0" w:color="auto"/>
        <w:right w:val="none" w:sz="0" w:space="0" w:color="auto"/>
      </w:divBdr>
    </w:div>
    <w:div w:id="1787500317">
      <w:marLeft w:val="0"/>
      <w:marRight w:val="0"/>
      <w:marTop w:val="0"/>
      <w:marBottom w:val="0"/>
      <w:divBdr>
        <w:top w:val="none" w:sz="0" w:space="0" w:color="auto"/>
        <w:left w:val="none" w:sz="0" w:space="0" w:color="auto"/>
        <w:bottom w:val="none" w:sz="0" w:space="0" w:color="auto"/>
        <w:right w:val="none" w:sz="0" w:space="0" w:color="auto"/>
      </w:divBdr>
    </w:div>
    <w:div w:id="1787582477">
      <w:marLeft w:val="0"/>
      <w:marRight w:val="0"/>
      <w:marTop w:val="0"/>
      <w:marBottom w:val="0"/>
      <w:divBdr>
        <w:top w:val="none" w:sz="0" w:space="0" w:color="auto"/>
        <w:left w:val="none" w:sz="0" w:space="0" w:color="auto"/>
        <w:bottom w:val="none" w:sz="0" w:space="0" w:color="auto"/>
        <w:right w:val="none" w:sz="0" w:space="0" w:color="auto"/>
      </w:divBdr>
    </w:div>
    <w:div w:id="1787653133">
      <w:marLeft w:val="0"/>
      <w:marRight w:val="0"/>
      <w:marTop w:val="0"/>
      <w:marBottom w:val="0"/>
      <w:divBdr>
        <w:top w:val="none" w:sz="0" w:space="0" w:color="auto"/>
        <w:left w:val="none" w:sz="0" w:space="0" w:color="auto"/>
        <w:bottom w:val="none" w:sz="0" w:space="0" w:color="auto"/>
        <w:right w:val="none" w:sz="0" w:space="0" w:color="auto"/>
      </w:divBdr>
    </w:div>
    <w:div w:id="1787700356">
      <w:marLeft w:val="0"/>
      <w:marRight w:val="0"/>
      <w:marTop w:val="0"/>
      <w:marBottom w:val="0"/>
      <w:divBdr>
        <w:top w:val="none" w:sz="0" w:space="0" w:color="auto"/>
        <w:left w:val="none" w:sz="0" w:space="0" w:color="auto"/>
        <w:bottom w:val="none" w:sz="0" w:space="0" w:color="auto"/>
        <w:right w:val="none" w:sz="0" w:space="0" w:color="auto"/>
      </w:divBdr>
    </w:div>
    <w:div w:id="1787771466">
      <w:marLeft w:val="0"/>
      <w:marRight w:val="0"/>
      <w:marTop w:val="0"/>
      <w:marBottom w:val="0"/>
      <w:divBdr>
        <w:top w:val="none" w:sz="0" w:space="0" w:color="auto"/>
        <w:left w:val="none" w:sz="0" w:space="0" w:color="auto"/>
        <w:bottom w:val="none" w:sz="0" w:space="0" w:color="auto"/>
        <w:right w:val="none" w:sz="0" w:space="0" w:color="auto"/>
      </w:divBdr>
    </w:div>
    <w:div w:id="1787775977">
      <w:marLeft w:val="0"/>
      <w:marRight w:val="0"/>
      <w:marTop w:val="0"/>
      <w:marBottom w:val="0"/>
      <w:divBdr>
        <w:top w:val="none" w:sz="0" w:space="0" w:color="auto"/>
        <w:left w:val="none" w:sz="0" w:space="0" w:color="auto"/>
        <w:bottom w:val="none" w:sz="0" w:space="0" w:color="auto"/>
        <w:right w:val="none" w:sz="0" w:space="0" w:color="auto"/>
      </w:divBdr>
    </w:div>
    <w:div w:id="1787845835">
      <w:marLeft w:val="0"/>
      <w:marRight w:val="0"/>
      <w:marTop w:val="0"/>
      <w:marBottom w:val="0"/>
      <w:divBdr>
        <w:top w:val="none" w:sz="0" w:space="0" w:color="auto"/>
        <w:left w:val="none" w:sz="0" w:space="0" w:color="auto"/>
        <w:bottom w:val="none" w:sz="0" w:space="0" w:color="auto"/>
        <w:right w:val="none" w:sz="0" w:space="0" w:color="auto"/>
      </w:divBdr>
    </w:div>
    <w:div w:id="1787919976">
      <w:marLeft w:val="0"/>
      <w:marRight w:val="0"/>
      <w:marTop w:val="0"/>
      <w:marBottom w:val="0"/>
      <w:divBdr>
        <w:top w:val="none" w:sz="0" w:space="0" w:color="auto"/>
        <w:left w:val="none" w:sz="0" w:space="0" w:color="auto"/>
        <w:bottom w:val="none" w:sz="0" w:space="0" w:color="auto"/>
        <w:right w:val="none" w:sz="0" w:space="0" w:color="auto"/>
      </w:divBdr>
    </w:div>
    <w:div w:id="1787961033">
      <w:marLeft w:val="0"/>
      <w:marRight w:val="0"/>
      <w:marTop w:val="0"/>
      <w:marBottom w:val="0"/>
      <w:divBdr>
        <w:top w:val="none" w:sz="0" w:space="0" w:color="auto"/>
        <w:left w:val="none" w:sz="0" w:space="0" w:color="auto"/>
        <w:bottom w:val="none" w:sz="0" w:space="0" w:color="auto"/>
        <w:right w:val="none" w:sz="0" w:space="0" w:color="auto"/>
      </w:divBdr>
    </w:div>
    <w:div w:id="1787969261">
      <w:bodyDiv w:val="1"/>
      <w:marLeft w:val="0"/>
      <w:marRight w:val="0"/>
      <w:marTop w:val="0"/>
      <w:marBottom w:val="0"/>
      <w:divBdr>
        <w:top w:val="none" w:sz="0" w:space="0" w:color="auto"/>
        <w:left w:val="none" w:sz="0" w:space="0" w:color="auto"/>
        <w:bottom w:val="none" w:sz="0" w:space="0" w:color="auto"/>
        <w:right w:val="none" w:sz="0" w:space="0" w:color="auto"/>
      </w:divBdr>
    </w:div>
    <w:div w:id="1788037247">
      <w:marLeft w:val="0"/>
      <w:marRight w:val="0"/>
      <w:marTop w:val="0"/>
      <w:marBottom w:val="0"/>
      <w:divBdr>
        <w:top w:val="none" w:sz="0" w:space="0" w:color="auto"/>
        <w:left w:val="none" w:sz="0" w:space="0" w:color="auto"/>
        <w:bottom w:val="none" w:sz="0" w:space="0" w:color="auto"/>
        <w:right w:val="none" w:sz="0" w:space="0" w:color="auto"/>
      </w:divBdr>
    </w:div>
    <w:div w:id="1788040100">
      <w:bodyDiv w:val="1"/>
      <w:marLeft w:val="0"/>
      <w:marRight w:val="0"/>
      <w:marTop w:val="0"/>
      <w:marBottom w:val="0"/>
      <w:divBdr>
        <w:top w:val="none" w:sz="0" w:space="0" w:color="auto"/>
        <w:left w:val="none" w:sz="0" w:space="0" w:color="auto"/>
        <w:bottom w:val="none" w:sz="0" w:space="0" w:color="auto"/>
        <w:right w:val="none" w:sz="0" w:space="0" w:color="auto"/>
      </w:divBdr>
    </w:div>
    <w:div w:id="1788043135">
      <w:marLeft w:val="0"/>
      <w:marRight w:val="0"/>
      <w:marTop w:val="0"/>
      <w:marBottom w:val="0"/>
      <w:divBdr>
        <w:top w:val="none" w:sz="0" w:space="0" w:color="auto"/>
        <w:left w:val="none" w:sz="0" w:space="0" w:color="auto"/>
        <w:bottom w:val="none" w:sz="0" w:space="0" w:color="auto"/>
        <w:right w:val="none" w:sz="0" w:space="0" w:color="auto"/>
      </w:divBdr>
    </w:div>
    <w:div w:id="1788111650">
      <w:marLeft w:val="0"/>
      <w:marRight w:val="0"/>
      <w:marTop w:val="0"/>
      <w:marBottom w:val="0"/>
      <w:divBdr>
        <w:top w:val="none" w:sz="0" w:space="0" w:color="auto"/>
        <w:left w:val="none" w:sz="0" w:space="0" w:color="auto"/>
        <w:bottom w:val="none" w:sz="0" w:space="0" w:color="auto"/>
        <w:right w:val="none" w:sz="0" w:space="0" w:color="auto"/>
      </w:divBdr>
    </w:div>
    <w:div w:id="1788114868">
      <w:marLeft w:val="0"/>
      <w:marRight w:val="0"/>
      <w:marTop w:val="0"/>
      <w:marBottom w:val="0"/>
      <w:divBdr>
        <w:top w:val="none" w:sz="0" w:space="0" w:color="auto"/>
        <w:left w:val="none" w:sz="0" w:space="0" w:color="auto"/>
        <w:bottom w:val="none" w:sz="0" w:space="0" w:color="auto"/>
        <w:right w:val="none" w:sz="0" w:space="0" w:color="auto"/>
      </w:divBdr>
    </w:div>
    <w:div w:id="1788229643">
      <w:marLeft w:val="0"/>
      <w:marRight w:val="0"/>
      <w:marTop w:val="0"/>
      <w:marBottom w:val="0"/>
      <w:divBdr>
        <w:top w:val="none" w:sz="0" w:space="0" w:color="auto"/>
        <w:left w:val="none" w:sz="0" w:space="0" w:color="auto"/>
        <w:bottom w:val="none" w:sz="0" w:space="0" w:color="auto"/>
        <w:right w:val="none" w:sz="0" w:space="0" w:color="auto"/>
      </w:divBdr>
    </w:div>
    <w:div w:id="1788355793">
      <w:marLeft w:val="480"/>
      <w:marRight w:val="0"/>
      <w:marTop w:val="0"/>
      <w:marBottom w:val="0"/>
      <w:divBdr>
        <w:top w:val="none" w:sz="0" w:space="0" w:color="auto"/>
        <w:left w:val="none" w:sz="0" w:space="0" w:color="auto"/>
        <w:bottom w:val="none" w:sz="0" w:space="0" w:color="auto"/>
        <w:right w:val="none" w:sz="0" w:space="0" w:color="auto"/>
      </w:divBdr>
    </w:div>
    <w:div w:id="1788429429">
      <w:marLeft w:val="0"/>
      <w:marRight w:val="0"/>
      <w:marTop w:val="0"/>
      <w:marBottom w:val="0"/>
      <w:divBdr>
        <w:top w:val="none" w:sz="0" w:space="0" w:color="auto"/>
        <w:left w:val="none" w:sz="0" w:space="0" w:color="auto"/>
        <w:bottom w:val="none" w:sz="0" w:space="0" w:color="auto"/>
        <w:right w:val="none" w:sz="0" w:space="0" w:color="auto"/>
      </w:divBdr>
    </w:div>
    <w:div w:id="1788545119">
      <w:marLeft w:val="0"/>
      <w:marRight w:val="0"/>
      <w:marTop w:val="0"/>
      <w:marBottom w:val="0"/>
      <w:divBdr>
        <w:top w:val="none" w:sz="0" w:space="0" w:color="auto"/>
        <w:left w:val="none" w:sz="0" w:space="0" w:color="auto"/>
        <w:bottom w:val="none" w:sz="0" w:space="0" w:color="auto"/>
        <w:right w:val="none" w:sz="0" w:space="0" w:color="auto"/>
      </w:divBdr>
    </w:div>
    <w:div w:id="1788699005">
      <w:marLeft w:val="0"/>
      <w:marRight w:val="0"/>
      <w:marTop w:val="0"/>
      <w:marBottom w:val="0"/>
      <w:divBdr>
        <w:top w:val="none" w:sz="0" w:space="0" w:color="auto"/>
        <w:left w:val="none" w:sz="0" w:space="0" w:color="auto"/>
        <w:bottom w:val="none" w:sz="0" w:space="0" w:color="auto"/>
        <w:right w:val="none" w:sz="0" w:space="0" w:color="auto"/>
      </w:divBdr>
    </w:div>
    <w:div w:id="1788743123">
      <w:marLeft w:val="0"/>
      <w:marRight w:val="0"/>
      <w:marTop w:val="0"/>
      <w:marBottom w:val="0"/>
      <w:divBdr>
        <w:top w:val="none" w:sz="0" w:space="0" w:color="auto"/>
        <w:left w:val="none" w:sz="0" w:space="0" w:color="auto"/>
        <w:bottom w:val="none" w:sz="0" w:space="0" w:color="auto"/>
        <w:right w:val="none" w:sz="0" w:space="0" w:color="auto"/>
      </w:divBdr>
    </w:div>
    <w:div w:id="1788767469">
      <w:marLeft w:val="0"/>
      <w:marRight w:val="0"/>
      <w:marTop w:val="0"/>
      <w:marBottom w:val="0"/>
      <w:divBdr>
        <w:top w:val="none" w:sz="0" w:space="0" w:color="auto"/>
        <w:left w:val="none" w:sz="0" w:space="0" w:color="auto"/>
        <w:bottom w:val="none" w:sz="0" w:space="0" w:color="auto"/>
        <w:right w:val="none" w:sz="0" w:space="0" w:color="auto"/>
      </w:divBdr>
    </w:div>
    <w:div w:id="1788769273">
      <w:marLeft w:val="0"/>
      <w:marRight w:val="0"/>
      <w:marTop w:val="0"/>
      <w:marBottom w:val="0"/>
      <w:divBdr>
        <w:top w:val="none" w:sz="0" w:space="0" w:color="auto"/>
        <w:left w:val="none" w:sz="0" w:space="0" w:color="auto"/>
        <w:bottom w:val="none" w:sz="0" w:space="0" w:color="auto"/>
        <w:right w:val="none" w:sz="0" w:space="0" w:color="auto"/>
      </w:divBdr>
    </w:div>
    <w:div w:id="1788892464">
      <w:marLeft w:val="0"/>
      <w:marRight w:val="0"/>
      <w:marTop w:val="0"/>
      <w:marBottom w:val="0"/>
      <w:divBdr>
        <w:top w:val="none" w:sz="0" w:space="0" w:color="auto"/>
        <w:left w:val="none" w:sz="0" w:space="0" w:color="auto"/>
        <w:bottom w:val="none" w:sz="0" w:space="0" w:color="auto"/>
        <w:right w:val="none" w:sz="0" w:space="0" w:color="auto"/>
      </w:divBdr>
    </w:div>
    <w:div w:id="1788893224">
      <w:marLeft w:val="0"/>
      <w:marRight w:val="0"/>
      <w:marTop w:val="0"/>
      <w:marBottom w:val="0"/>
      <w:divBdr>
        <w:top w:val="none" w:sz="0" w:space="0" w:color="auto"/>
        <w:left w:val="none" w:sz="0" w:space="0" w:color="auto"/>
        <w:bottom w:val="none" w:sz="0" w:space="0" w:color="auto"/>
        <w:right w:val="none" w:sz="0" w:space="0" w:color="auto"/>
      </w:divBdr>
    </w:div>
    <w:div w:id="1788936535">
      <w:marLeft w:val="0"/>
      <w:marRight w:val="0"/>
      <w:marTop w:val="0"/>
      <w:marBottom w:val="0"/>
      <w:divBdr>
        <w:top w:val="none" w:sz="0" w:space="0" w:color="auto"/>
        <w:left w:val="none" w:sz="0" w:space="0" w:color="auto"/>
        <w:bottom w:val="none" w:sz="0" w:space="0" w:color="auto"/>
        <w:right w:val="none" w:sz="0" w:space="0" w:color="auto"/>
      </w:divBdr>
    </w:div>
    <w:div w:id="1788965294">
      <w:marLeft w:val="0"/>
      <w:marRight w:val="0"/>
      <w:marTop w:val="0"/>
      <w:marBottom w:val="0"/>
      <w:divBdr>
        <w:top w:val="none" w:sz="0" w:space="0" w:color="auto"/>
        <w:left w:val="none" w:sz="0" w:space="0" w:color="auto"/>
        <w:bottom w:val="none" w:sz="0" w:space="0" w:color="auto"/>
        <w:right w:val="none" w:sz="0" w:space="0" w:color="auto"/>
      </w:divBdr>
    </w:div>
    <w:div w:id="1789009455">
      <w:marLeft w:val="0"/>
      <w:marRight w:val="0"/>
      <w:marTop w:val="0"/>
      <w:marBottom w:val="0"/>
      <w:divBdr>
        <w:top w:val="none" w:sz="0" w:space="0" w:color="auto"/>
        <w:left w:val="none" w:sz="0" w:space="0" w:color="auto"/>
        <w:bottom w:val="none" w:sz="0" w:space="0" w:color="auto"/>
        <w:right w:val="none" w:sz="0" w:space="0" w:color="auto"/>
      </w:divBdr>
    </w:div>
    <w:div w:id="1789199507">
      <w:marLeft w:val="0"/>
      <w:marRight w:val="0"/>
      <w:marTop w:val="0"/>
      <w:marBottom w:val="0"/>
      <w:divBdr>
        <w:top w:val="none" w:sz="0" w:space="0" w:color="auto"/>
        <w:left w:val="none" w:sz="0" w:space="0" w:color="auto"/>
        <w:bottom w:val="none" w:sz="0" w:space="0" w:color="auto"/>
        <w:right w:val="none" w:sz="0" w:space="0" w:color="auto"/>
      </w:divBdr>
    </w:div>
    <w:div w:id="1789278563">
      <w:marLeft w:val="0"/>
      <w:marRight w:val="0"/>
      <w:marTop w:val="0"/>
      <w:marBottom w:val="0"/>
      <w:divBdr>
        <w:top w:val="none" w:sz="0" w:space="0" w:color="auto"/>
        <w:left w:val="none" w:sz="0" w:space="0" w:color="auto"/>
        <w:bottom w:val="none" w:sz="0" w:space="0" w:color="auto"/>
        <w:right w:val="none" w:sz="0" w:space="0" w:color="auto"/>
      </w:divBdr>
    </w:div>
    <w:div w:id="1789395010">
      <w:marLeft w:val="0"/>
      <w:marRight w:val="0"/>
      <w:marTop w:val="0"/>
      <w:marBottom w:val="0"/>
      <w:divBdr>
        <w:top w:val="none" w:sz="0" w:space="0" w:color="auto"/>
        <w:left w:val="none" w:sz="0" w:space="0" w:color="auto"/>
        <w:bottom w:val="none" w:sz="0" w:space="0" w:color="auto"/>
        <w:right w:val="none" w:sz="0" w:space="0" w:color="auto"/>
      </w:divBdr>
    </w:div>
    <w:div w:id="1789425946">
      <w:marLeft w:val="0"/>
      <w:marRight w:val="0"/>
      <w:marTop w:val="0"/>
      <w:marBottom w:val="0"/>
      <w:divBdr>
        <w:top w:val="none" w:sz="0" w:space="0" w:color="auto"/>
        <w:left w:val="none" w:sz="0" w:space="0" w:color="auto"/>
        <w:bottom w:val="none" w:sz="0" w:space="0" w:color="auto"/>
        <w:right w:val="none" w:sz="0" w:space="0" w:color="auto"/>
      </w:divBdr>
    </w:div>
    <w:div w:id="1789469858">
      <w:marLeft w:val="0"/>
      <w:marRight w:val="0"/>
      <w:marTop w:val="0"/>
      <w:marBottom w:val="0"/>
      <w:divBdr>
        <w:top w:val="none" w:sz="0" w:space="0" w:color="auto"/>
        <w:left w:val="none" w:sz="0" w:space="0" w:color="auto"/>
        <w:bottom w:val="none" w:sz="0" w:space="0" w:color="auto"/>
        <w:right w:val="none" w:sz="0" w:space="0" w:color="auto"/>
      </w:divBdr>
    </w:div>
    <w:div w:id="1789540475">
      <w:marLeft w:val="0"/>
      <w:marRight w:val="0"/>
      <w:marTop w:val="0"/>
      <w:marBottom w:val="0"/>
      <w:divBdr>
        <w:top w:val="none" w:sz="0" w:space="0" w:color="auto"/>
        <w:left w:val="none" w:sz="0" w:space="0" w:color="auto"/>
        <w:bottom w:val="none" w:sz="0" w:space="0" w:color="auto"/>
        <w:right w:val="none" w:sz="0" w:space="0" w:color="auto"/>
      </w:divBdr>
    </w:div>
    <w:div w:id="1789659570">
      <w:marLeft w:val="0"/>
      <w:marRight w:val="0"/>
      <w:marTop w:val="0"/>
      <w:marBottom w:val="0"/>
      <w:divBdr>
        <w:top w:val="none" w:sz="0" w:space="0" w:color="auto"/>
        <w:left w:val="none" w:sz="0" w:space="0" w:color="auto"/>
        <w:bottom w:val="none" w:sz="0" w:space="0" w:color="auto"/>
        <w:right w:val="none" w:sz="0" w:space="0" w:color="auto"/>
      </w:divBdr>
    </w:div>
    <w:div w:id="1789666346">
      <w:marLeft w:val="0"/>
      <w:marRight w:val="0"/>
      <w:marTop w:val="0"/>
      <w:marBottom w:val="0"/>
      <w:divBdr>
        <w:top w:val="none" w:sz="0" w:space="0" w:color="auto"/>
        <w:left w:val="none" w:sz="0" w:space="0" w:color="auto"/>
        <w:bottom w:val="none" w:sz="0" w:space="0" w:color="auto"/>
        <w:right w:val="none" w:sz="0" w:space="0" w:color="auto"/>
      </w:divBdr>
    </w:div>
    <w:div w:id="1789733634">
      <w:bodyDiv w:val="1"/>
      <w:marLeft w:val="0"/>
      <w:marRight w:val="0"/>
      <w:marTop w:val="0"/>
      <w:marBottom w:val="0"/>
      <w:divBdr>
        <w:top w:val="none" w:sz="0" w:space="0" w:color="auto"/>
        <w:left w:val="none" w:sz="0" w:space="0" w:color="auto"/>
        <w:bottom w:val="none" w:sz="0" w:space="0" w:color="auto"/>
        <w:right w:val="none" w:sz="0" w:space="0" w:color="auto"/>
      </w:divBdr>
    </w:div>
    <w:div w:id="1789736267">
      <w:marLeft w:val="0"/>
      <w:marRight w:val="0"/>
      <w:marTop w:val="0"/>
      <w:marBottom w:val="0"/>
      <w:divBdr>
        <w:top w:val="none" w:sz="0" w:space="0" w:color="auto"/>
        <w:left w:val="none" w:sz="0" w:space="0" w:color="auto"/>
        <w:bottom w:val="none" w:sz="0" w:space="0" w:color="auto"/>
        <w:right w:val="none" w:sz="0" w:space="0" w:color="auto"/>
      </w:divBdr>
    </w:div>
    <w:div w:id="1789815660">
      <w:marLeft w:val="0"/>
      <w:marRight w:val="0"/>
      <w:marTop w:val="0"/>
      <w:marBottom w:val="0"/>
      <w:divBdr>
        <w:top w:val="none" w:sz="0" w:space="0" w:color="auto"/>
        <w:left w:val="none" w:sz="0" w:space="0" w:color="auto"/>
        <w:bottom w:val="none" w:sz="0" w:space="0" w:color="auto"/>
        <w:right w:val="none" w:sz="0" w:space="0" w:color="auto"/>
      </w:divBdr>
    </w:div>
    <w:div w:id="1789854118">
      <w:marLeft w:val="0"/>
      <w:marRight w:val="0"/>
      <w:marTop w:val="0"/>
      <w:marBottom w:val="0"/>
      <w:divBdr>
        <w:top w:val="none" w:sz="0" w:space="0" w:color="auto"/>
        <w:left w:val="none" w:sz="0" w:space="0" w:color="auto"/>
        <w:bottom w:val="none" w:sz="0" w:space="0" w:color="auto"/>
        <w:right w:val="none" w:sz="0" w:space="0" w:color="auto"/>
      </w:divBdr>
    </w:div>
    <w:div w:id="1790002555">
      <w:marLeft w:val="0"/>
      <w:marRight w:val="0"/>
      <w:marTop w:val="0"/>
      <w:marBottom w:val="0"/>
      <w:divBdr>
        <w:top w:val="none" w:sz="0" w:space="0" w:color="auto"/>
        <w:left w:val="none" w:sz="0" w:space="0" w:color="auto"/>
        <w:bottom w:val="none" w:sz="0" w:space="0" w:color="auto"/>
        <w:right w:val="none" w:sz="0" w:space="0" w:color="auto"/>
      </w:divBdr>
    </w:div>
    <w:div w:id="1790009551">
      <w:marLeft w:val="0"/>
      <w:marRight w:val="0"/>
      <w:marTop w:val="0"/>
      <w:marBottom w:val="0"/>
      <w:divBdr>
        <w:top w:val="none" w:sz="0" w:space="0" w:color="auto"/>
        <w:left w:val="none" w:sz="0" w:space="0" w:color="auto"/>
        <w:bottom w:val="none" w:sz="0" w:space="0" w:color="auto"/>
        <w:right w:val="none" w:sz="0" w:space="0" w:color="auto"/>
      </w:divBdr>
    </w:div>
    <w:div w:id="1790124093">
      <w:marLeft w:val="0"/>
      <w:marRight w:val="0"/>
      <w:marTop w:val="0"/>
      <w:marBottom w:val="0"/>
      <w:divBdr>
        <w:top w:val="none" w:sz="0" w:space="0" w:color="auto"/>
        <w:left w:val="none" w:sz="0" w:space="0" w:color="auto"/>
        <w:bottom w:val="none" w:sz="0" w:space="0" w:color="auto"/>
        <w:right w:val="none" w:sz="0" w:space="0" w:color="auto"/>
      </w:divBdr>
    </w:div>
    <w:div w:id="1790125860">
      <w:marLeft w:val="0"/>
      <w:marRight w:val="0"/>
      <w:marTop w:val="0"/>
      <w:marBottom w:val="0"/>
      <w:divBdr>
        <w:top w:val="none" w:sz="0" w:space="0" w:color="auto"/>
        <w:left w:val="none" w:sz="0" w:space="0" w:color="auto"/>
        <w:bottom w:val="none" w:sz="0" w:space="0" w:color="auto"/>
        <w:right w:val="none" w:sz="0" w:space="0" w:color="auto"/>
      </w:divBdr>
    </w:div>
    <w:div w:id="1790277799">
      <w:marLeft w:val="0"/>
      <w:marRight w:val="0"/>
      <w:marTop w:val="0"/>
      <w:marBottom w:val="0"/>
      <w:divBdr>
        <w:top w:val="none" w:sz="0" w:space="0" w:color="auto"/>
        <w:left w:val="none" w:sz="0" w:space="0" w:color="auto"/>
        <w:bottom w:val="none" w:sz="0" w:space="0" w:color="auto"/>
        <w:right w:val="none" w:sz="0" w:space="0" w:color="auto"/>
      </w:divBdr>
    </w:div>
    <w:div w:id="1790278731">
      <w:marLeft w:val="0"/>
      <w:marRight w:val="0"/>
      <w:marTop w:val="0"/>
      <w:marBottom w:val="0"/>
      <w:divBdr>
        <w:top w:val="none" w:sz="0" w:space="0" w:color="auto"/>
        <w:left w:val="none" w:sz="0" w:space="0" w:color="auto"/>
        <w:bottom w:val="none" w:sz="0" w:space="0" w:color="auto"/>
        <w:right w:val="none" w:sz="0" w:space="0" w:color="auto"/>
      </w:divBdr>
    </w:div>
    <w:div w:id="1790279147">
      <w:marLeft w:val="0"/>
      <w:marRight w:val="0"/>
      <w:marTop w:val="0"/>
      <w:marBottom w:val="0"/>
      <w:divBdr>
        <w:top w:val="none" w:sz="0" w:space="0" w:color="auto"/>
        <w:left w:val="none" w:sz="0" w:space="0" w:color="auto"/>
        <w:bottom w:val="none" w:sz="0" w:space="0" w:color="auto"/>
        <w:right w:val="none" w:sz="0" w:space="0" w:color="auto"/>
      </w:divBdr>
    </w:div>
    <w:div w:id="1790398214">
      <w:bodyDiv w:val="1"/>
      <w:marLeft w:val="0"/>
      <w:marRight w:val="0"/>
      <w:marTop w:val="0"/>
      <w:marBottom w:val="0"/>
      <w:divBdr>
        <w:top w:val="none" w:sz="0" w:space="0" w:color="auto"/>
        <w:left w:val="none" w:sz="0" w:space="0" w:color="auto"/>
        <w:bottom w:val="none" w:sz="0" w:space="0" w:color="auto"/>
        <w:right w:val="none" w:sz="0" w:space="0" w:color="auto"/>
      </w:divBdr>
    </w:div>
    <w:div w:id="1790516262">
      <w:bodyDiv w:val="1"/>
      <w:marLeft w:val="0"/>
      <w:marRight w:val="0"/>
      <w:marTop w:val="0"/>
      <w:marBottom w:val="0"/>
      <w:divBdr>
        <w:top w:val="none" w:sz="0" w:space="0" w:color="auto"/>
        <w:left w:val="none" w:sz="0" w:space="0" w:color="auto"/>
        <w:bottom w:val="none" w:sz="0" w:space="0" w:color="auto"/>
        <w:right w:val="none" w:sz="0" w:space="0" w:color="auto"/>
      </w:divBdr>
    </w:div>
    <w:div w:id="1790540078">
      <w:marLeft w:val="0"/>
      <w:marRight w:val="0"/>
      <w:marTop w:val="0"/>
      <w:marBottom w:val="0"/>
      <w:divBdr>
        <w:top w:val="none" w:sz="0" w:space="0" w:color="auto"/>
        <w:left w:val="none" w:sz="0" w:space="0" w:color="auto"/>
        <w:bottom w:val="none" w:sz="0" w:space="0" w:color="auto"/>
        <w:right w:val="none" w:sz="0" w:space="0" w:color="auto"/>
      </w:divBdr>
    </w:div>
    <w:div w:id="1790732826">
      <w:marLeft w:val="0"/>
      <w:marRight w:val="0"/>
      <w:marTop w:val="0"/>
      <w:marBottom w:val="0"/>
      <w:divBdr>
        <w:top w:val="none" w:sz="0" w:space="0" w:color="auto"/>
        <w:left w:val="none" w:sz="0" w:space="0" w:color="auto"/>
        <w:bottom w:val="none" w:sz="0" w:space="0" w:color="auto"/>
        <w:right w:val="none" w:sz="0" w:space="0" w:color="auto"/>
      </w:divBdr>
    </w:div>
    <w:div w:id="1790734752">
      <w:marLeft w:val="0"/>
      <w:marRight w:val="0"/>
      <w:marTop w:val="0"/>
      <w:marBottom w:val="0"/>
      <w:divBdr>
        <w:top w:val="none" w:sz="0" w:space="0" w:color="auto"/>
        <w:left w:val="none" w:sz="0" w:space="0" w:color="auto"/>
        <w:bottom w:val="none" w:sz="0" w:space="0" w:color="auto"/>
        <w:right w:val="none" w:sz="0" w:space="0" w:color="auto"/>
      </w:divBdr>
    </w:div>
    <w:div w:id="1790778607">
      <w:marLeft w:val="0"/>
      <w:marRight w:val="0"/>
      <w:marTop w:val="0"/>
      <w:marBottom w:val="0"/>
      <w:divBdr>
        <w:top w:val="none" w:sz="0" w:space="0" w:color="auto"/>
        <w:left w:val="none" w:sz="0" w:space="0" w:color="auto"/>
        <w:bottom w:val="none" w:sz="0" w:space="0" w:color="auto"/>
        <w:right w:val="none" w:sz="0" w:space="0" w:color="auto"/>
      </w:divBdr>
    </w:div>
    <w:div w:id="1790778647">
      <w:marLeft w:val="0"/>
      <w:marRight w:val="0"/>
      <w:marTop w:val="0"/>
      <w:marBottom w:val="0"/>
      <w:divBdr>
        <w:top w:val="none" w:sz="0" w:space="0" w:color="auto"/>
        <w:left w:val="none" w:sz="0" w:space="0" w:color="auto"/>
        <w:bottom w:val="none" w:sz="0" w:space="0" w:color="auto"/>
        <w:right w:val="none" w:sz="0" w:space="0" w:color="auto"/>
      </w:divBdr>
    </w:div>
    <w:div w:id="1790929760">
      <w:marLeft w:val="0"/>
      <w:marRight w:val="0"/>
      <w:marTop w:val="0"/>
      <w:marBottom w:val="0"/>
      <w:divBdr>
        <w:top w:val="none" w:sz="0" w:space="0" w:color="auto"/>
        <w:left w:val="none" w:sz="0" w:space="0" w:color="auto"/>
        <w:bottom w:val="none" w:sz="0" w:space="0" w:color="auto"/>
        <w:right w:val="none" w:sz="0" w:space="0" w:color="auto"/>
      </w:divBdr>
    </w:div>
    <w:div w:id="1790932539">
      <w:marLeft w:val="0"/>
      <w:marRight w:val="0"/>
      <w:marTop w:val="0"/>
      <w:marBottom w:val="0"/>
      <w:divBdr>
        <w:top w:val="none" w:sz="0" w:space="0" w:color="auto"/>
        <w:left w:val="none" w:sz="0" w:space="0" w:color="auto"/>
        <w:bottom w:val="none" w:sz="0" w:space="0" w:color="auto"/>
        <w:right w:val="none" w:sz="0" w:space="0" w:color="auto"/>
      </w:divBdr>
    </w:div>
    <w:div w:id="1791123977">
      <w:marLeft w:val="0"/>
      <w:marRight w:val="0"/>
      <w:marTop w:val="0"/>
      <w:marBottom w:val="0"/>
      <w:divBdr>
        <w:top w:val="none" w:sz="0" w:space="0" w:color="auto"/>
        <w:left w:val="none" w:sz="0" w:space="0" w:color="auto"/>
        <w:bottom w:val="none" w:sz="0" w:space="0" w:color="auto"/>
        <w:right w:val="none" w:sz="0" w:space="0" w:color="auto"/>
      </w:divBdr>
    </w:div>
    <w:div w:id="1791170726">
      <w:marLeft w:val="0"/>
      <w:marRight w:val="0"/>
      <w:marTop w:val="0"/>
      <w:marBottom w:val="0"/>
      <w:divBdr>
        <w:top w:val="none" w:sz="0" w:space="0" w:color="auto"/>
        <w:left w:val="none" w:sz="0" w:space="0" w:color="auto"/>
        <w:bottom w:val="none" w:sz="0" w:space="0" w:color="auto"/>
        <w:right w:val="none" w:sz="0" w:space="0" w:color="auto"/>
      </w:divBdr>
    </w:div>
    <w:div w:id="1791238509">
      <w:marLeft w:val="0"/>
      <w:marRight w:val="0"/>
      <w:marTop w:val="0"/>
      <w:marBottom w:val="0"/>
      <w:divBdr>
        <w:top w:val="none" w:sz="0" w:space="0" w:color="auto"/>
        <w:left w:val="none" w:sz="0" w:space="0" w:color="auto"/>
        <w:bottom w:val="none" w:sz="0" w:space="0" w:color="auto"/>
        <w:right w:val="none" w:sz="0" w:space="0" w:color="auto"/>
      </w:divBdr>
    </w:div>
    <w:div w:id="1791242119">
      <w:marLeft w:val="480"/>
      <w:marRight w:val="0"/>
      <w:marTop w:val="0"/>
      <w:marBottom w:val="0"/>
      <w:divBdr>
        <w:top w:val="none" w:sz="0" w:space="0" w:color="auto"/>
        <w:left w:val="none" w:sz="0" w:space="0" w:color="auto"/>
        <w:bottom w:val="none" w:sz="0" w:space="0" w:color="auto"/>
        <w:right w:val="none" w:sz="0" w:space="0" w:color="auto"/>
      </w:divBdr>
    </w:div>
    <w:div w:id="1791242390">
      <w:marLeft w:val="0"/>
      <w:marRight w:val="0"/>
      <w:marTop w:val="0"/>
      <w:marBottom w:val="0"/>
      <w:divBdr>
        <w:top w:val="none" w:sz="0" w:space="0" w:color="auto"/>
        <w:left w:val="none" w:sz="0" w:space="0" w:color="auto"/>
        <w:bottom w:val="none" w:sz="0" w:space="0" w:color="auto"/>
        <w:right w:val="none" w:sz="0" w:space="0" w:color="auto"/>
      </w:divBdr>
    </w:div>
    <w:div w:id="1791313503">
      <w:marLeft w:val="0"/>
      <w:marRight w:val="0"/>
      <w:marTop w:val="0"/>
      <w:marBottom w:val="0"/>
      <w:divBdr>
        <w:top w:val="none" w:sz="0" w:space="0" w:color="auto"/>
        <w:left w:val="none" w:sz="0" w:space="0" w:color="auto"/>
        <w:bottom w:val="none" w:sz="0" w:space="0" w:color="auto"/>
        <w:right w:val="none" w:sz="0" w:space="0" w:color="auto"/>
      </w:divBdr>
    </w:div>
    <w:div w:id="1791320152">
      <w:marLeft w:val="0"/>
      <w:marRight w:val="0"/>
      <w:marTop w:val="0"/>
      <w:marBottom w:val="0"/>
      <w:divBdr>
        <w:top w:val="none" w:sz="0" w:space="0" w:color="auto"/>
        <w:left w:val="none" w:sz="0" w:space="0" w:color="auto"/>
        <w:bottom w:val="none" w:sz="0" w:space="0" w:color="auto"/>
        <w:right w:val="none" w:sz="0" w:space="0" w:color="auto"/>
      </w:divBdr>
    </w:div>
    <w:div w:id="1791362097">
      <w:marLeft w:val="0"/>
      <w:marRight w:val="0"/>
      <w:marTop w:val="0"/>
      <w:marBottom w:val="0"/>
      <w:divBdr>
        <w:top w:val="none" w:sz="0" w:space="0" w:color="auto"/>
        <w:left w:val="none" w:sz="0" w:space="0" w:color="auto"/>
        <w:bottom w:val="none" w:sz="0" w:space="0" w:color="auto"/>
        <w:right w:val="none" w:sz="0" w:space="0" w:color="auto"/>
      </w:divBdr>
    </w:div>
    <w:div w:id="1791582807">
      <w:marLeft w:val="0"/>
      <w:marRight w:val="0"/>
      <w:marTop w:val="0"/>
      <w:marBottom w:val="0"/>
      <w:divBdr>
        <w:top w:val="none" w:sz="0" w:space="0" w:color="auto"/>
        <w:left w:val="none" w:sz="0" w:space="0" w:color="auto"/>
        <w:bottom w:val="none" w:sz="0" w:space="0" w:color="auto"/>
        <w:right w:val="none" w:sz="0" w:space="0" w:color="auto"/>
      </w:divBdr>
    </w:div>
    <w:div w:id="1791704448">
      <w:marLeft w:val="0"/>
      <w:marRight w:val="0"/>
      <w:marTop w:val="0"/>
      <w:marBottom w:val="0"/>
      <w:divBdr>
        <w:top w:val="none" w:sz="0" w:space="0" w:color="auto"/>
        <w:left w:val="none" w:sz="0" w:space="0" w:color="auto"/>
        <w:bottom w:val="none" w:sz="0" w:space="0" w:color="auto"/>
        <w:right w:val="none" w:sz="0" w:space="0" w:color="auto"/>
      </w:divBdr>
    </w:div>
    <w:div w:id="1791775249">
      <w:marLeft w:val="0"/>
      <w:marRight w:val="0"/>
      <w:marTop w:val="0"/>
      <w:marBottom w:val="0"/>
      <w:divBdr>
        <w:top w:val="none" w:sz="0" w:space="0" w:color="auto"/>
        <w:left w:val="none" w:sz="0" w:space="0" w:color="auto"/>
        <w:bottom w:val="none" w:sz="0" w:space="0" w:color="auto"/>
        <w:right w:val="none" w:sz="0" w:space="0" w:color="auto"/>
      </w:divBdr>
    </w:div>
    <w:div w:id="1791776465">
      <w:marLeft w:val="0"/>
      <w:marRight w:val="0"/>
      <w:marTop w:val="0"/>
      <w:marBottom w:val="0"/>
      <w:divBdr>
        <w:top w:val="none" w:sz="0" w:space="0" w:color="auto"/>
        <w:left w:val="none" w:sz="0" w:space="0" w:color="auto"/>
        <w:bottom w:val="none" w:sz="0" w:space="0" w:color="auto"/>
        <w:right w:val="none" w:sz="0" w:space="0" w:color="auto"/>
      </w:divBdr>
    </w:div>
    <w:div w:id="1791974883">
      <w:marLeft w:val="0"/>
      <w:marRight w:val="0"/>
      <w:marTop w:val="0"/>
      <w:marBottom w:val="0"/>
      <w:divBdr>
        <w:top w:val="none" w:sz="0" w:space="0" w:color="auto"/>
        <w:left w:val="none" w:sz="0" w:space="0" w:color="auto"/>
        <w:bottom w:val="none" w:sz="0" w:space="0" w:color="auto"/>
        <w:right w:val="none" w:sz="0" w:space="0" w:color="auto"/>
      </w:divBdr>
    </w:div>
    <w:div w:id="1792017425">
      <w:marLeft w:val="0"/>
      <w:marRight w:val="0"/>
      <w:marTop w:val="0"/>
      <w:marBottom w:val="0"/>
      <w:divBdr>
        <w:top w:val="none" w:sz="0" w:space="0" w:color="auto"/>
        <w:left w:val="none" w:sz="0" w:space="0" w:color="auto"/>
        <w:bottom w:val="none" w:sz="0" w:space="0" w:color="auto"/>
        <w:right w:val="none" w:sz="0" w:space="0" w:color="auto"/>
      </w:divBdr>
    </w:div>
    <w:div w:id="1792019846">
      <w:marLeft w:val="0"/>
      <w:marRight w:val="0"/>
      <w:marTop w:val="0"/>
      <w:marBottom w:val="0"/>
      <w:divBdr>
        <w:top w:val="none" w:sz="0" w:space="0" w:color="auto"/>
        <w:left w:val="none" w:sz="0" w:space="0" w:color="auto"/>
        <w:bottom w:val="none" w:sz="0" w:space="0" w:color="auto"/>
        <w:right w:val="none" w:sz="0" w:space="0" w:color="auto"/>
      </w:divBdr>
    </w:div>
    <w:div w:id="1792090311">
      <w:marLeft w:val="0"/>
      <w:marRight w:val="0"/>
      <w:marTop w:val="0"/>
      <w:marBottom w:val="0"/>
      <w:divBdr>
        <w:top w:val="none" w:sz="0" w:space="0" w:color="auto"/>
        <w:left w:val="none" w:sz="0" w:space="0" w:color="auto"/>
        <w:bottom w:val="none" w:sz="0" w:space="0" w:color="auto"/>
        <w:right w:val="none" w:sz="0" w:space="0" w:color="auto"/>
      </w:divBdr>
    </w:div>
    <w:div w:id="1792091048">
      <w:marLeft w:val="0"/>
      <w:marRight w:val="0"/>
      <w:marTop w:val="0"/>
      <w:marBottom w:val="0"/>
      <w:divBdr>
        <w:top w:val="none" w:sz="0" w:space="0" w:color="auto"/>
        <w:left w:val="none" w:sz="0" w:space="0" w:color="auto"/>
        <w:bottom w:val="none" w:sz="0" w:space="0" w:color="auto"/>
        <w:right w:val="none" w:sz="0" w:space="0" w:color="auto"/>
      </w:divBdr>
    </w:div>
    <w:div w:id="1792241101">
      <w:marLeft w:val="0"/>
      <w:marRight w:val="0"/>
      <w:marTop w:val="0"/>
      <w:marBottom w:val="0"/>
      <w:divBdr>
        <w:top w:val="none" w:sz="0" w:space="0" w:color="auto"/>
        <w:left w:val="none" w:sz="0" w:space="0" w:color="auto"/>
        <w:bottom w:val="none" w:sz="0" w:space="0" w:color="auto"/>
        <w:right w:val="none" w:sz="0" w:space="0" w:color="auto"/>
      </w:divBdr>
    </w:div>
    <w:div w:id="1792242270">
      <w:marLeft w:val="0"/>
      <w:marRight w:val="0"/>
      <w:marTop w:val="0"/>
      <w:marBottom w:val="0"/>
      <w:divBdr>
        <w:top w:val="none" w:sz="0" w:space="0" w:color="auto"/>
        <w:left w:val="none" w:sz="0" w:space="0" w:color="auto"/>
        <w:bottom w:val="none" w:sz="0" w:space="0" w:color="auto"/>
        <w:right w:val="none" w:sz="0" w:space="0" w:color="auto"/>
      </w:divBdr>
    </w:div>
    <w:div w:id="1792244076">
      <w:marLeft w:val="0"/>
      <w:marRight w:val="0"/>
      <w:marTop w:val="0"/>
      <w:marBottom w:val="0"/>
      <w:divBdr>
        <w:top w:val="none" w:sz="0" w:space="0" w:color="auto"/>
        <w:left w:val="none" w:sz="0" w:space="0" w:color="auto"/>
        <w:bottom w:val="none" w:sz="0" w:space="0" w:color="auto"/>
        <w:right w:val="none" w:sz="0" w:space="0" w:color="auto"/>
      </w:divBdr>
    </w:div>
    <w:div w:id="1792282363">
      <w:marLeft w:val="0"/>
      <w:marRight w:val="0"/>
      <w:marTop w:val="0"/>
      <w:marBottom w:val="0"/>
      <w:divBdr>
        <w:top w:val="none" w:sz="0" w:space="0" w:color="auto"/>
        <w:left w:val="none" w:sz="0" w:space="0" w:color="auto"/>
        <w:bottom w:val="none" w:sz="0" w:space="0" w:color="auto"/>
        <w:right w:val="none" w:sz="0" w:space="0" w:color="auto"/>
      </w:divBdr>
    </w:div>
    <w:div w:id="1792285163">
      <w:marLeft w:val="0"/>
      <w:marRight w:val="0"/>
      <w:marTop w:val="0"/>
      <w:marBottom w:val="0"/>
      <w:divBdr>
        <w:top w:val="none" w:sz="0" w:space="0" w:color="auto"/>
        <w:left w:val="none" w:sz="0" w:space="0" w:color="auto"/>
        <w:bottom w:val="none" w:sz="0" w:space="0" w:color="auto"/>
        <w:right w:val="none" w:sz="0" w:space="0" w:color="auto"/>
      </w:divBdr>
    </w:div>
    <w:div w:id="1792554048">
      <w:marLeft w:val="0"/>
      <w:marRight w:val="0"/>
      <w:marTop w:val="0"/>
      <w:marBottom w:val="0"/>
      <w:divBdr>
        <w:top w:val="none" w:sz="0" w:space="0" w:color="auto"/>
        <w:left w:val="none" w:sz="0" w:space="0" w:color="auto"/>
        <w:bottom w:val="none" w:sz="0" w:space="0" w:color="auto"/>
        <w:right w:val="none" w:sz="0" w:space="0" w:color="auto"/>
      </w:divBdr>
    </w:div>
    <w:div w:id="1792556563">
      <w:marLeft w:val="0"/>
      <w:marRight w:val="0"/>
      <w:marTop w:val="0"/>
      <w:marBottom w:val="0"/>
      <w:divBdr>
        <w:top w:val="none" w:sz="0" w:space="0" w:color="auto"/>
        <w:left w:val="none" w:sz="0" w:space="0" w:color="auto"/>
        <w:bottom w:val="none" w:sz="0" w:space="0" w:color="auto"/>
        <w:right w:val="none" w:sz="0" w:space="0" w:color="auto"/>
      </w:divBdr>
    </w:div>
    <w:div w:id="1792674575">
      <w:marLeft w:val="0"/>
      <w:marRight w:val="0"/>
      <w:marTop w:val="0"/>
      <w:marBottom w:val="0"/>
      <w:divBdr>
        <w:top w:val="none" w:sz="0" w:space="0" w:color="auto"/>
        <w:left w:val="none" w:sz="0" w:space="0" w:color="auto"/>
        <w:bottom w:val="none" w:sz="0" w:space="0" w:color="auto"/>
        <w:right w:val="none" w:sz="0" w:space="0" w:color="auto"/>
      </w:divBdr>
    </w:div>
    <w:div w:id="1792675068">
      <w:marLeft w:val="0"/>
      <w:marRight w:val="0"/>
      <w:marTop w:val="0"/>
      <w:marBottom w:val="0"/>
      <w:divBdr>
        <w:top w:val="none" w:sz="0" w:space="0" w:color="auto"/>
        <w:left w:val="none" w:sz="0" w:space="0" w:color="auto"/>
        <w:bottom w:val="none" w:sz="0" w:space="0" w:color="auto"/>
        <w:right w:val="none" w:sz="0" w:space="0" w:color="auto"/>
      </w:divBdr>
    </w:div>
    <w:div w:id="1792893265">
      <w:marLeft w:val="0"/>
      <w:marRight w:val="0"/>
      <w:marTop w:val="0"/>
      <w:marBottom w:val="0"/>
      <w:divBdr>
        <w:top w:val="none" w:sz="0" w:space="0" w:color="auto"/>
        <w:left w:val="none" w:sz="0" w:space="0" w:color="auto"/>
        <w:bottom w:val="none" w:sz="0" w:space="0" w:color="auto"/>
        <w:right w:val="none" w:sz="0" w:space="0" w:color="auto"/>
      </w:divBdr>
    </w:div>
    <w:div w:id="1792894191">
      <w:marLeft w:val="0"/>
      <w:marRight w:val="0"/>
      <w:marTop w:val="0"/>
      <w:marBottom w:val="0"/>
      <w:divBdr>
        <w:top w:val="none" w:sz="0" w:space="0" w:color="auto"/>
        <w:left w:val="none" w:sz="0" w:space="0" w:color="auto"/>
        <w:bottom w:val="none" w:sz="0" w:space="0" w:color="auto"/>
        <w:right w:val="none" w:sz="0" w:space="0" w:color="auto"/>
      </w:divBdr>
    </w:div>
    <w:div w:id="1793085337">
      <w:marLeft w:val="0"/>
      <w:marRight w:val="0"/>
      <w:marTop w:val="0"/>
      <w:marBottom w:val="0"/>
      <w:divBdr>
        <w:top w:val="none" w:sz="0" w:space="0" w:color="auto"/>
        <w:left w:val="none" w:sz="0" w:space="0" w:color="auto"/>
        <w:bottom w:val="none" w:sz="0" w:space="0" w:color="auto"/>
        <w:right w:val="none" w:sz="0" w:space="0" w:color="auto"/>
      </w:divBdr>
    </w:div>
    <w:div w:id="1793093187">
      <w:marLeft w:val="0"/>
      <w:marRight w:val="0"/>
      <w:marTop w:val="0"/>
      <w:marBottom w:val="0"/>
      <w:divBdr>
        <w:top w:val="none" w:sz="0" w:space="0" w:color="auto"/>
        <w:left w:val="none" w:sz="0" w:space="0" w:color="auto"/>
        <w:bottom w:val="none" w:sz="0" w:space="0" w:color="auto"/>
        <w:right w:val="none" w:sz="0" w:space="0" w:color="auto"/>
      </w:divBdr>
    </w:div>
    <w:div w:id="1793134147">
      <w:marLeft w:val="0"/>
      <w:marRight w:val="0"/>
      <w:marTop w:val="0"/>
      <w:marBottom w:val="0"/>
      <w:divBdr>
        <w:top w:val="none" w:sz="0" w:space="0" w:color="auto"/>
        <w:left w:val="none" w:sz="0" w:space="0" w:color="auto"/>
        <w:bottom w:val="none" w:sz="0" w:space="0" w:color="auto"/>
        <w:right w:val="none" w:sz="0" w:space="0" w:color="auto"/>
      </w:divBdr>
    </w:div>
    <w:div w:id="1793204209">
      <w:marLeft w:val="0"/>
      <w:marRight w:val="0"/>
      <w:marTop w:val="0"/>
      <w:marBottom w:val="0"/>
      <w:divBdr>
        <w:top w:val="none" w:sz="0" w:space="0" w:color="auto"/>
        <w:left w:val="none" w:sz="0" w:space="0" w:color="auto"/>
        <w:bottom w:val="none" w:sz="0" w:space="0" w:color="auto"/>
        <w:right w:val="none" w:sz="0" w:space="0" w:color="auto"/>
      </w:divBdr>
    </w:div>
    <w:div w:id="1793287801">
      <w:marLeft w:val="0"/>
      <w:marRight w:val="0"/>
      <w:marTop w:val="0"/>
      <w:marBottom w:val="0"/>
      <w:divBdr>
        <w:top w:val="none" w:sz="0" w:space="0" w:color="auto"/>
        <w:left w:val="none" w:sz="0" w:space="0" w:color="auto"/>
        <w:bottom w:val="none" w:sz="0" w:space="0" w:color="auto"/>
        <w:right w:val="none" w:sz="0" w:space="0" w:color="auto"/>
      </w:divBdr>
    </w:div>
    <w:div w:id="1793353864">
      <w:marLeft w:val="0"/>
      <w:marRight w:val="0"/>
      <w:marTop w:val="0"/>
      <w:marBottom w:val="0"/>
      <w:divBdr>
        <w:top w:val="none" w:sz="0" w:space="0" w:color="auto"/>
        <w:left w:val="none" w:sz="0" w:space="0" w:color="auto"/>
        <w:bottom w:val="none" w:sz="0" w:space="0" w:color="auto"/>
        <w:right w:val="none" w:sz="0" w:space="0" w:color="auto"/>
      </w:divBdr>
    </w:div>
    <w:div w:id="1793591246">
      <w:marLeft w:val="0"/>
      <w:marRight w:val="0"/>
      <w:marTop w:val="0"/>
      <w:marBottom w:val="0"/>
      <w:divBdr>
        <w:top w:val="none" w:sz="0" w:space="0" w:color="auto"/>
        <w:left w:val="none" w:sz="0" w:space="0" w:color="auto"/>
        <w:bottom w:val="none" w:sz="0" w:space="0" w:color="auto"/>
        <w:right w:val="none" w:sz="0" w:space="0" w:color="auto"/>
      </w:divBdr>
    </w:div>
    <w:div w:id="1793592798">
      <w:marLeft w:val="0"/>
      <w:marRight w:val="0"/>
      <w:marTop w:val="0"/>
      <w:marBottom w:val="0"/>
      <w:divBdr>
        <w:top w:val="none" w:sz="0" w:space="0" w:color="auto"/>
        <w:left w:val="none" w:sz="0" w:space="0" w:color="auto"/>
        <w:bottom w:val="none" w:sz="0" w:space="0" w:color="auto"/>
        <w:right w:val="none" w:sz="0" w:space="0" w:color="auto"/>
      </w:divBdr>
    </w:div>
    <w:div w:id="1793746310">
      <w:marLeft w:val="0"/>
      <w:marRight w:val="0"/>
      <w:marTop w:val="0"/>
      <w:marBottom w:val="0"/>
      <w:divBdr>
        <w:top w:val="none" w:sz="0" w:space="0" w:color="auto"/>
        <w:left w:val="none" w:sz="0" w:space="0" w:color="auto"/>
        <w:bottom w:val="none" w:sz="0" w:space="0" w:color="auto"/>
        <w:right w:val="none" w:sz="0" w:space="0" w:color="auto"/>
      </w:divBdr>
    </w:div>
    <w:div w:id="1793746975">
      <w:marLeft w:val="0"/>
      <w:marRight w:val="0"/>
      <w:marTop w:val="0"/>
      <w:marBottom w:val="0"/>
      <w:divBdr>
        <w:top w:val="none" w:sz="0" w:space="0" w:color="auto"/>
        <w:left w:val="none" w:sz="0" w:space="0" w:color="auto"/>
        <w:bottom w:val="none" w:sz="0" w:space="0" w:color="auto"/>
        <w:right w:val="none" w:sz="0" w:space="0" w:color="auto"/>
      </w:divBdr>
    </w:div>
    <w:div w:id="1794011452">
      <w:marLeft w:val="0"/>
      <w:marRight w:val="0"/>
      <w:marTop w:val="0"/>
      <w:marBottom w:val="0"/>
      <w:divBdr>
        <w:top w:val="none" w:sz="0" w:space="0" w:color="auto"/>
        <w:left w:val="none" w:sz="0" w:space="0" w:color="auto"/>
        <w:bottom w:val="none" w:sz="0" w:space="0" w:color="auto"/>
        <w:right w:val="none" w:sz="0" w:space="0" w:color="auto"/>
      </w:divBdr>
    </w:div>
    <w:div w:id="1794132503">
      <w:marLeft w:val="0"/>
      <w:marRight w:val="0"/>
      <w:marTop w:val="0"/>
      <w:marBottom w:val="0"/>
      <w:divBdr>
        <w:top w:val="none" w:sz="0" w:space="0" w:color="auto"/>
        <w:left w:val="none" w:sz="0" w:space="0" w:color="auto"/>
        <w:bottom w:val="none" w:sz="0" w:space="0" w:color="auto"/>
        <w:right w:val="none" w:sz="0" w:space="0" w:color="auto"/>
      </w:divBdr>
    </w:div>
    <w:div w:id="1794203079">
      <w:marLeft w:val="0"/>
      <w:marRight w:val="0"/>
      <w:marTop w:val="0"/>
      <w:marBottom w:val="0"/>
      <w:divBdr>
        <w:top w:val="none" w:sz="0" w:space="0" w:color="auto"/>
        <w:left w:val="none" w:sz="0" w:space="0" w:color="auto"/>
        <w:bottom w:val="none" w:sz="0" w:space="0" w:color="auto"/>
        <w:right w:val="none" w:sz="0" w:space="0" w:color="auto"/>
      </w:divBdr>
    </w:div>
    <w:div w:id="1794203149">
      <w:marLeft w:val="0"/>
      <w:marRight w:val="0"/>
      <w:marTop w:val="0"/>
      <w:marBottom w:val="0"/>
      <w:divBdr>
        <w:top w:val="none" w:sz="0" w:space="0" w:color="auto"/>
        <w:left w:val="none" w:sz="0" w:space="0" w:color="auto"/>
        <w:bottom w:val="none" w:sz="0" w:space="0" w:color="auto"/>
        <w:right w:val="none" w:sz="0" w:space="0" w:color="auto"/>
      </w:divBdr>
    </w:div>
    <w:div w:id="1794209533">
      <w:marLeft w:val="0"/>
      <w:marRight w:val="0"/>
      <w:marTop w:val="0"/>
      <w:marBottom w:val="0"/>
      <w:divBdr>
        <w:top w:val="none" w:sz="0" w:space="0" w:color="auto"/>
        <w:left w:val="none" w:sz="0" w:space="0" w:color="auto"/>
        <w:bottom w:val="none" w:sz="0" w:space="0" w:color="auto"/>
        <w:right w:val="none" w:sz="0" w:space="0" w:color="auto"/>
      </w:divBdr>
    </w:div>
    <w:div w:id="1794247938">
      <w:marLeft w:val="0"/>
      <w:marRight w:val="0"/>
      <w:marTop w:val="0"/>
      <w:marBottom w:val="0"/>
      <w:divBdr>
        <w:top w:val="none" w:sz="0" w:space="0" w:color="auto"/>
        <w:left w:val="none" w:sz="0" w:space="0" w:color="auto"/>
        <w:bottom w:val="none" w:sz="0" w:space="0" w:color="auto"/>
        <w:right w:val="none" w:sz="0" w:space="0" w:color="auto"/>
      </w:divBdr>
    </w:div>
    <w:div w:id="1794325417">
      <w:marLeft w:val="0"/>
      <w:marRight w:val="0"/>
      <w:marTop w:val="0"/>
      <w:marBottom w:val="0"/>
      <w:divBdr>
        <w:top w:val="none" w:sz="0" w:space="0" w:color="auto"/>
        <w:left w:val="none" w:sz="0" w:space="0" w:color="auto"/>
        <w:bottom w:val="none" w:sz="0" w:space="0" w:color="auto"/>
        <w:right w:val="none" w:sz="0" w:space="0" w:color="auto"/>
      </w:divBdr>
    </w:div>
    <w:div w:id="1794402875">
      <w:marLeft w:val="0"/>
      <w:marRight w:val="0"/>
      <w:marTop w:val="0"/>
      <w:marBottom w:val="0"/>
      <w:divBdr>
        <w:top w:val="none" w:sz="0" w:space="0" w:color="auto"/>
        <w:left w:val="none" w:sz="0" w:space="0" w:color="auto"/>
        <w:bottom w:val="none" w:sz="0" w:space="0" w:color="auto"/>
        <w:right w:val="none" w:sz="0" w:space="0" w:color="auto"/>
      </w:divBdr>
    </w:div>
    <w:div w:id="1794404307">
      <w:marLeft w:val="0"/>
      <w:marRight w:val="0"/>
      <w:marTop w:val="0"/>
      <w:marBottom w:val="0"/>
      <w:divBdr>
        <w:top w:val="none" w:sz="0" w:space="0" w:color="auto"/>
        <w:left w:val="none" w:sz="0" w:space="0" w:color="auto"/>
        <w:bottom w:val="none" w:sz="0" w:space="0" w:color="auto"/>
        <w:right w:val="none" w:sz="0" w:space="0" w:color="auto"/>
      </w:divBdr>
    </w:div>
    <w:div w:id="1794442121">
      <w:marLeft w:val="0"/>
      <w:marRight w:val="0"/>
      <w:marTop w:val="0"/>
      <w:marBottom w:val="0"/>
      <w:divBdr>
        <w:top w:val="none" w:sz="0" w:space="0" w:color="auto"/>
        <w:left w:val="none" w:sz="0" w:space="0" w:color="auto"/>
        <w:bottom w:val="none" w:sz="0" w:space="0" w:color="auto"/>
        <w:right w:val="none" w:sz="0" w:space="0" w:color="auto"/>
      </w:divBdr>
    </w:div>
    <w:div w:id="1794514273">
      <w:bodyDiv w:val="1"/>
      <w:marLeft w:val="0"/>
      <w:marRight w:val="0"/>
      <w:marTop w:val="0"/>
      <w:marBottom w:val="0"/>
      <w:divBdr>
        <w:top w:val="none" w:sz="0" w:space="0" w:color="auto"/>
        <w:left w:val="none" w:sz="0" w:space="0" w:color="auto"/>
        <w:bottom w:val="none" w:sz="0" w:space="0" w:color="auto"/>
        <w:right w:val="none" w:sz="0" w:space="0" w:color="auto"/>
      </w:divBdr>
    </w:div>
    <w:div w:id="1794519069">
      <w:marLeft w:val="0"/>
      <w:marRight w:val="0"/>
      <w:marTop w:val="0"/>
      <w:marBottom w:val="0"/>
      <w:divBdr>
        <w:top w:val="none" w:sz="0" w:space="0" w:color="auto"/>
        <w:left w:val="none" w:sz="0" w:space="0" w:color="auto"/>
        <w:bottom w:val="none" w:sz="0" w:space="0" w:color="auto"/>
        <w:right w:val="none" w:sz="0" w:space="0" w:color="auto"/>
      </w:divBdr>
    </w:div>
    <w:div w:id="1794640153">
      <w:marLeft w:val="0"/>
      <w:marRight w:val="0"/>
      <w:marTop w:val="0"/>
      <w:marBottom w:val="0"/>
      <w:divBdr>
        <w:top w:val="none" w:sz="0" w:space="0" w:color="auto"/>
        <w:left w:val="none" w:sz="0" w:space="0" w:color="auto"/>
        <w:bottom w:val="none" w:sz="0" w:space="0" w:color="auto"/>
        <w:right w:val="none" w:sz="0" w:space="0" w:color="auto"/>
      </w:divBdr>
    </w:div>
    <w:div w:id="1794783511">
      <w:marLeft w:val="0"/>
      <w:marRight w:val="0"/>
      <w:marTop w:val="0"/>
      <w:marBottom w:val="0"/>
      <w:divBdr>
        <w:top w:val="none" w:sz="0" w:space="0" w:color="auto"/>
        <w:left w:val="none" w:sz="0" w:space="0" w:color="auto"/>
        <w:bottom w:val="none" w:sz="0" w:space="0" w:color="auto"/>
        <w:right w:val="none" w:sz="0" w:space="0" w:color="auto"/>
      </w:divBdr>
    </w:div>
    <w:div w:id="1794909496">
      <w:marLeft w:val="0"/>
      <w:marRight w:val="0"/>
      <w:marTop w:val="0"/>
      <w:marBottom w:val="0"/>
      <w:divBdr>
        <w:top w:val="none" w:sz="0" w:space="0" w:color="auto"/>
        <w:left w:val="none" w:sz="0" w:space="0" w:color="auto"/>
        <w:bottom w:val="none" w:sz="0" w:space="0" w:color="auto"/>
        <w:right w:val="none" w:sz="0" w:space="0" w:color="auto"/>
      </w:divBdr>
    </w:div>
    <w:div w:id="1794977430">
      <w:marLeft w:val="0"/>
      <w:marRight w:val="0"/>
      <w:marTop w:val="0"/>
      <w:marBottom w:val="0"/>
      <w:divBdr>
        <w:top w:val="none" w:sz="0" w:space="0" w:color="auto"/>
        <w:left w:val="none" w:sz="0" w:space="0" w:color="auto"/>
        <w:bottom w:val="none" w:sz="0" w:space="0" w:color="auto"/>
        <w:right w:val="none" w:sz="0" w:space="0" w:color="auto"/>
      </w:divBdr>
    </w:div>
    <w:div w:id="1795246705">
      <w:marLeft w:val="0"/>
      <w:marRight w:val="0"/>
      <w:marTop w:val="0"/>
      <w:marBottom w:val="0"/>
      <w:divBdr>
        <w:top w:val="none" w:sz="0" w:space="0" w:color="auto"/>
        <w:left w:val="none" w:sz="0" w:space="0" w:color="auto"/>
        <w:bottom w:val="none" w:sz="0" w:space="0" w:color="auto"/>
        <w:right w:val="none" w:sz="0" w:space="0" w:color="auto"/>
      </w:divBdr>
    </w:div>
    <w:div w:id="1795295745">
      <w:marLeft w:val="0"/>
      <w:marRight w:val="0"/>
      <w:marTop w:val="0"/>
      <w:marBottom w:val="0"/>
      <w:divBdr>
        <w:top w:val="none" w:sz="0" w:space="0" w:color="auto"/>
        <w:left w:val="none" w:sz="0" w:space="0" w:color="auto"/>
        <w:bottom w:val="none" w:sz="0" w:space="0" w:color="auto"/>
        <w:right w:val="none" w:sz="0" w:space="0" w:color="auto"/>
      </w:divBdr>
    </w:div>
    <w:div w:id="1795366680">
      <w:marLeft w:val="0"/>
      <w:marRight w:val="0"/>
      <w:marTop w:val="0"/>
      <w:marBottom w:val="0"/>
      <w:divBdr>
        <w:top w:val="none" w:sz="0" w:space="0" w:color="auto"/>
        <w:left w:val="none" w:sz="0" w:space="0" w:color="auto"/>
        <w:bottom w:val="none" w:sz="0" w:space="0" w:color="auto"/>
        <w:right w:val="none" w:sz="0" w:space="0" w:color="auto"/>
      </w:divBdr>
    </w:div>
    <w:div w:id="1795368490">
      <w:bodyDiv w:val="1"/>
      <w:marLeft w:val="0"/>
      <w:marRight w:val="0"/>
      <w:marTop w:val="0"/>
      <w:marBottom w:val="0"/>
      <w:divBdr>
        <w:top w:val="none" w:sz="0" w:space="0" w:color="auto"/>
        <w:left w:val="none" w:sz="0" w:space="0" w:color="auto"/>
        <w:bottom w:val="none" w:sz="0" w:space="0" w:color="auto"/>
        <w:right w:val="none" w:sz="0" w:space="0" w:color="auto"/>
      </w:divBdr>
    </w:div>
    <w:div w:id="1795370694">
      <w:marLeft w:val="0"/>
      <w:marRight w:val="0"/>
      <w:marTop w:val="0"/>
      <w:marBottom w:val="0"/>
      <w:divBdr>
        <w:top w:val="none" w:sz="0" w:space="0" w:color="auto"/>
        <w:left w:val="none" w:sz="0" w:space="0" w:color="auto"/>
        <w:bottom w:val="none" w:sz="0" w:space="0" w:color="auto"/>
        <w:right w:val="none" w:sz="0" w:space="0" w:color="auto"/>
      </w:divBdr>
    </w:div>
    <w:div w:id="1795443849">
      <w:marLeft w:val="0"/>
      <w:marRight w:val="0"/>
      <w:marTop w:val="0"/>
      <w:marBottom w:val="0"/>
      <w:divBdr>
        <w:top w:val="none" w:sz="0" w:space="0" w:color="auto"/>
        <w:left w:val="none" w:sz="0" w:space="0" w:color="auto"/>
        <w:bottom w:val="none" w:sz="0" w:space="0" w:color="auto"/>
        <w:right w:val="none" w:sz="0" w:space="0" w:color="auto"/>
      </w:divBdr>
    </w:div>
    <w:div w:id="1795445549">
      <w:marLeft w:val="0"/>
      <w:marRight w:val="0"/>
      <w:marTop w:val="0"/>
      <w:marBottom w:val="0"/>
      <w:divBdr>
        <w:top w:val="none" w:sz="0" w:space="0" w:color="auto"/>
        <w:left w:val="none" w:sz="0" w:space="0" w:color="auto"/>
        <w:bottom w:val="none" w:sz="0" w:space="0" w:color="auto"/>
        <w:right w:val="none" w:sz="0" w:space="0" w:color="auto"/>
      </w:divBdr>
    </w:div>
    <w:div w:id="1795561597">
      <w:marLeft w:val="0"/>
      <w:marRight w:val="0"/>
      <w:marTop w:val="0"/>
      <w:marBottom w:val="0"/>
      <w:divBdr>
        <w:top w:val="none" w:sz="0" w:space="0" w:color="auto"/>
        <w:left w:val="none" w:sz="0" w:space="0" w:color="auto"/>
        <w:bottom w:val="none" w:sz="0" w:space="0" w:color="auto"/>
        <w:right w:val="none" w:sz="0" w:space="0" w:color="auto"/>
      </w:divBdr>
    </w:div>
    <w:div w:id="1795634111">
      <w:marLeft w:val="0"/>
      <w:marRight w:val="0"/>
      <w:marTop w:val="0"/>
      <w:marBottom w:val="0"/>
      <w:divBdr>
        <w:top w:val="none" w:sz="0" w:space="0" w:color="auto"/>
        <w:left w:val="none" w:sz="0" w:space="0" w:color="auto"/>
        <w:bottom w:val="none" w:sz="0" w:space="0" w:color="auto"/>
        <w:right w:val="none" w:sz="0" w:space="0" w:color="auto"/>
      </w:divBdr>
    </w:div>
    <w:div w:id="1795707314">
      <w:marLeft w:val="480"/>
      <w:marRight w:val="0"/>
      <w:marTop w:val="0"/>
      <w:marBottom w:val="0"/>
      <w:divBdr>
        <w:top w:val="none" w:sz="0" w:space="0" w:color="auto"/>
        <w:left w:val="none" w:sz="0" w:space="0" w:color="auto"/>
        <w:bottom w:val="none" w:sz="0" w:space="0" w:color="auto"/>
        <w:right w:val="none" w:sz="0" w:space="0" w:color="auto"/>
      </w:divBdr>
    </w:div>
    <w:div w:id="1795707445">
      <w:marLeft w:val="0"/>
      <w:marRight w:val="0"/>
      <w:marTop w:val="0"/>
      <w:marBottom w:val="0"/>
      <w:divBdr>
        <w:top w:val="none" w:sz="0" w:space="0" w:color="auto"/>
        <w:left w:val="none" w:sz="0" w:space="0" w:color="auto"/>
        <w:bottom w:val="none" w:sz="0" w:space="0" w:color="auto"/>
        <w:right w:val="none" w:sz="0" w:space="0" w:color="auto"/>
      </w:divBdr>
    </w:div>
    <w:div w:id="1795756690">
      <w:marLeft w:val="0"/>
      <w:marRight w:val="0"/>
      <w:marTop w:val="0"/>
      <w:marBottom w:val="0"/>
      <w:divBdr>
        <w:top w:val="none" w:sz="0" w:space="0" w:color="auto"/>
        <w:left w:val="none" w:sz="0" w:space="0" w:color="auto"/>
        <w:bottom w:val="none" w:sz="0" w:space="0" w:color="auto"/>
        <w:right w:val="none" w:sz="0" w:space="0" w:color="auto"/>
      </w:divBdr>
    </w:div>
    <w:div w:id="1795782700">
      <w:marLeft w:val="0"/>
      <w:marRight w:val="0"/>
      <w:marTop w:val="0"/>
      <w:marBottom w:val="0"/>
      <w:divBdr>
        <w:top w:val="none" w:sz="0" w:space="0" w:color="auto"/>
        <w:left w:val="none" w:sz="0" w:space="0" w:color="auto"/>
        <w:bottom w:val="none" w:sz="0" w:space="0" w:color="auto"/>
        <w:right w:val="none" w:sz="0" w:space="0" w:color="auto"/>
      </w:divBdr>
    </w:div>
    <w:div w:id="1795902842">
      <w:marLeft w:val="0"/>
      <w:marRight w:val="0"/>
      <w:marTop w:val="0"/>
      <w:marBottom w:val="0"/>
      <w:divBdr>
        <w:top w:val="none" w:sz="0" w:space="0" w:color="auto"/>
        <w:left w:val="none" w:sz="0" w:space="0" w:color="auto"/>
        <w:bottom w:val="none" w:sz="0" w:space="0" w:color="auto"/>
        <w:right w:val="none" w:sz="0" w:space="0" w:color="auto"/>
      </w:divBdr>
    </w:div>
    <w:div w:id="1795908526">
      <w:marLeft w:val="0"/>
      <w:marRight w:val="0"/>
      <w:marTop w:val="0"/>
      <w:marBottom w:val="0"/>
      <w:divBdr>
        <w:top w:val="none" w:sz="0" w:space="0" w:color="auto"/>
        <w:left w:val="none" w:sz="0" w:space="0" w:color="auto"/>
        <w:bottom w:val="none" w:sz="0" w:space="0" w:color="auto"/>
        <w:right w:val="none" w:sz="0" w:space="0" w:color="auto"/>
      </w:divBdr>
    </w:div>
    <w:div w:id="1796097026">
      <w:marLeft w:val="0"/>
      <w:marRight w:val="0"/>
      <w:marTop w:val="0"/>
      <w:marBottom w:val="0"/>
      <w:divBdr>
        <w:top w:val="none" w:sz="0" w:space="0" w:color="auto"/>
        <w:left w:val="none" w:sz="0" w:space="0" w:color="auto"/>
        <w:bottom w:val="none" w:sz="0" w:space="0" w:color="auto"/>
        <w:right w:val="none" w:sz="0" w:space="0" w:color="auto"/>
      </w:divBdr>
    </w:div>
    <w:div w:id="1796098783">
      <w:marLeft w:val="0"/>
      <w:marRight w:val="0"/>
      <w:marTop w:val="0"/>
      <w:marBottom w:val="0"/>
      <w:divBdr>
        <w:top w:val="none" w:sz="0" w:space="0" w:color="auto"/>
        <w:left w:val="none" w:sz="0" w:space="0" w:color="auto"/>
        <w:bottom w:val="none" w:sz="0" w:space="0" w:color="auto"/>
        <w:right w:val="none" w:sz="0" w:space="0" w:color="auto"/>
      </w:divBdr>
    </w:div>
    <w:div w:id="1796168541">
      <w:marLeft w:val="0"/>
      <w:marRight w:val="0"/>
      <w:marTop w:val="0"/>
      <w:marBottom w:val="0"/>
      <w:divBdr>
        <w:top w:val="none" w:sz="0" w:space="0" w:color="auto"/>
        <w:left w:val="none" w:sz="0" w:space="0" w:color="auto"/>
        <w:bottom w:val="none" w:sz="0" w:space="0" w:color="auto"/>
        <w:right w:val="none" w:sz="0" w:space="0" w:color="auto"/>
      </w:divBdr>
    </w:div>
    <w:div w:id="1796173591">
      <w:marLeft w:val="0"/>
      <w:marRight w:val="0"/>
      <w:marTop w:val="0"/>
      <w:marBottom w:val="0"/>
      <w:divBdr>
        <w:top w:val="none" w:sz="0" w:space="0" w:color="auto"/>
        <w:left w:val="none" w:sz="0" w:space="0" w:color="auto"/>
        <w:bottom w:val="none" w:sz="0" w:space="0" w:color="auto"/>
        <w:right w:val="none" w:sz="0" w:space="0" w:color="auto"/>
      </w:divBdr>
    </w:div>
    <w:div w:id="1796214129">
      <w:marLeft w:val="0"/>
      <w:marRight w:val="0"/>
      <w:marTop w:val="0"/>
      <w:marBottom w:val="0"/>
      <w:divBdr>
        <w:top w:val="none" w:sz="0" w:space="0" w:color="auto"/>
        <w:left w:val="none" w:sz="0" w:space="0" w:color="auto"/>
        <w:bottom w:val="none" w:sz="0" w:space="0" w:color="auto"/>
        <w:right w:val="none" w:sz="0" w:space="0" w:color="auto"/>
      </w:divBdr>
    </w:div>
    <w:div w:id="1796217206">
      <w:marLeft w:val="0"/>
      <w:marRight w:val="0"/>
      <w:marTop w:val="0"/>
      <w:marBottom w:val="0"/>
      <w:divBdr>
        <w:top w:val="none" w:sz="0" w:space="0" w:color="auto"/>
        <w:left w:val="none" w:sz="0" w:space="0" w:color="auto"/>
        <w:bottom w:val="none" w:sz="0" w:space="0" w:color="auto"/>
        <w:right w:val="none" w:sz="0" w:space="0" w:color="auto"/>
      </w:divBdr>
    </w:div>
    <w:div w:id="1796365576">
      <w:marLeft w:val="0"/>
      <w:marRight w:val="0"/>
      <w:marTop w:val="0"/>
      <w:marBottom w:val="0"/>
      <w:divBdr>
        <w:top w:val="none" w:sz="0" w:space="0" w:color="auto"/>
        <w:left w:val="none" w:sz="0" w:space="0" w:color="auto"/>
        <w:bottom w:val="none" w:sz="0" w:space="0" w:color="auto"/>
        <w:right w:val="none" w:sz="0" w:space="0" w:color="auto"/>
      </w:divBdr>
    </w:div>
    <w:div w:id="1796481277">
      <w:marLeft w:val="0"/>
      <w:marRight w:val="0"/>
      <w:marTop w:val="0"/>
      <w:marBottom w:val="0"/>
      <w:divBdr>
        <w:top w:val="none" w:sz="0" w:space="0" w:color="auto"/>
        <w:left w:val="none" w:sz="0" w:space="0" w:color="auto"/>
        <w:bottom w:val="none" w:sz="0" w:space="0" w:color="auto"/>
        <w:right w:val="none" w:sz="0" w:space="0" w:color="auto"/>
      </w:divBdr>
    </w:div>
    <w:div w:id="1796483014">
      <w:marLeft w:val="0"/>
      <w:marRight w:val="0"/>
      <w:marTop w:val="0"/>
      <w:marBottom w:val="0"/>
      <w:divBdr>
        <w:top w:val="none" w:sz="0" w:space="0" w:color="auto"/>
        <w:left w:val="none" w:sz="0" w:space="0" w:color="auto"/>
        <w:bottom w:val="none" w:sz="0" w:space="0" w:color="auto"/>
        <w:right w:val="none" w:sz="0" w:space="0" w:color="auto"/>
      </w:divBdr>
    </w:div>
    <w:div w:id="1796483083">
      <w:marLeft w:val="0"/>
      <w:marRight w:val="0"/>
      <w:marTop w:val="0"/>
      <w:marBottom w:val="0"/>
      <w:divBdr>
        <w:top w:val="none" w:sz="0" w:space="0" w:color="auto"/>
        <w:left w:val="none" w:sz="0" w:space="0" w:color="auto"/>
        <w:bottom w:val="none" w:sz="0" w:space="0" w:color="auto"/>
        <w:right w:val="none" w:sz="0" w:space="0" w:color="auto"/>
      </w:divBdr>
    </w:div>
    <w:div w:id="1796561843">
      <w:marLeft w:val="0"/>
      <w:marRight w:val="0"/>
      <w:marTop w:val="0"/>
      <w:marBottom w:val="0"/>
      <w:divBdr>
        <w:top w:val="none" w:sz="0" w:space="0" w:color="auto"/>
        <w:left w:val="none" w:sz="0" w:space="0" w:color="auto"/>
        <w:bottom w:val="none" w:sz="0" w:space="0" w:color="auto"/>
        <w:right w:val="none" w:sz="0" w:space="0" w:color="auto"/>
      </w:divBdr>
    </w:div>
    <w:div w:id="1796604638">
      <w:marLeft w:val="0"/>
      <w:marRight w:val="0"/>
      <w:marTop w:val="0"/>
      <w:marBottom w:val="0"/>
      <w:divBdr>
        <w:top w:val="none" w:sz="0" w:space="0" w:color="auto"/>
        <w:left w:val="none" w:sz="0" w:space="0" w:color="auto"/>
        <w:bottom w:val="none" w:sz="0" w:space="0" w:color="auto"/>
        <w:right w:val="none" w:sz="0" w:space="0" w:color="auto"/>
      </w:divBdr>
    </w:div>
    <w:div w:id="1796606611">
      <w:marLeft w:val="0"/>
      <w:marRight w:val="0"/>
      <w:marTop w:val="0"/>
      <w:marBottom w:val="0"/>
      <w:divBdr>
        <w:top w:val="none" w:sz="0" w:space="0" w:color="auto"/>
        <w:left w:val="none" w:sz="0" w:space="0" w:color="auto"/>
        <w:bottom w:val="none" w:sz="0" w:space="0" w:color="auto"/>
        <w:right w:val="none" w:sz="0" w:space="0" w:color="auto"/>
      </w:divBdr>
    </w:div>
    <w:div w:id="1796630579">
      <w:bodyDiv w:val="1"/>
      <w:marLeft w:val="0"/>
      <w:marRight w:val="0"/>
      <w:marTop w:val="0"/>
      <w:marBottom w:val="0"/>
      <w:divBdr>
        <w:top w:val="none" w:sz="0" w:space="0" w:color="auto"/>
        <w:left w:val="none" w:sz="0" w:space="0" w:color="auto"/>
        <w:bottom w:val="none" w:sz="0" w:space="0" w:color="auto"/>
        <w:right w:val="none" w:sz="0" w:space="0" w:color="auto"/>
      </w:divBdr>
    </w:div>
    <w:div w:id="1796631344">
      <w:marLeft w:val="0"/>
      <w:marRight w:val="0"/>
      <w:marTop w:val="0"/>
      <w:marBottom w:val="0"/>
      <w:divBdr>
        <w:top w:val="none" w:sz="0" w:space="0" w:color="auto"/>
        <w:left w:val="none" w:sz="0" w:space="0" w:color="auto"/>
        <w:bottom w:val="none" w:sz="0" w:space="0" w:color="auto"/>
        <w:right w:val="none" w:sz="0" w:space="0" w:color="auto"/>
      </w:divBdr>
    </w:div>
    <w:div w:id="1796636469">
      <w:marLeft w:val="0"/>
      <w:marRight w:val="0"/>
      <w:marTop w:val="0"/>
      <w:marBottom w:val="0"/>
      <w:divBdr>
        <w:top w:val="none" w:sz="0" w:space="0" w:color="auto"/>
        <w:left w:val="none" w:sz="0" w:space="0" w:color="auto"/>
        <w:bottom w:val="none" w:sz="0" w:space="0" w:color="auto"/>
        <w:right w:val="none" w:sz="0" w:space="0" w:color="auto"/>
      </w:divBdr>
    </w:div>
    <w:div w:id="1796681567">
      <w:marLeft w:val="0"/>
      <w:marRight w:val="0"/>
      <w:marTop w:val="0"/>
      <w:marBottom w:val="0"/>
      <w:divBdr>
        <w:top w:val="none" w:sz="0" w:space="0" w:color="auto"/>
        <w:left w:val="none" w:sz="0" w:space="0" w:color="auto"/>
        <w:bottom w:val="none" w:sz="0" w:space="0" w:color="auto"/>
        <w:right w:val="none" w:sz="0" w:space="0" w:color="auto"/>
      </w:divBdr>
    </w:div>
    <w:div w:id="1796825786">
      <w:marLeft w:val="0"/>
      <w:marRight w:val="0"/>
      <w:marTop w:val="0"/>
      <w:marBottom w:val="0"/>
      <w:divBdr>
        <w:top w:val="none" w:sz="0" w:space="0" w:color="auto"/>
        <w:left w:val="none" w:sz="0" w:space="0" w:color="auto"/>
        <w:bottom w:val="none" w:sz="0" w:space="0" w:color="auto"/>
        <w:right w:val="none" w:sz="0" w:space="0" w:color="auto"/>
      </w:divBdr>
    </w:div>
    <w:div w:id="1796875168">
      <w:marLeft w:val="0"/>
      <w:marRight w:val="0"/>
      <w:marTop w:val="0"/>
      <w:marBottom w:val="0"/>
      <w:divBdr>
        <w:top w:val="none" w:sz="0" w:space="0" w:color="auto"/>
        <w:left w:val="none" w:sz="0" w:space="0" w:color="auto"/>
        <w:bottom w:val="none" w:sz="0" w:space="0" w:color="auto"/>
        <w:right w:val="none" w:sz="0" w:space="0" w:color="auto"/>
      </w:divBdr>
    </w:div>
    <w:div w:id="1796945569">
      <w:marLeft w:val="0"/>
      <w:marRight w:val="0"/>
      <w:marTop w:val="0"/>
      <w:marBottom w:val="0"/>
      <w:divBdr>
        <w:top w:val="none" w:sz="0" w:space="0" w:color="auto"/>
        <w:left w:val="none" w:sz="0" w:space="0" w:color="auto"/>
        <w:bottom w:val="none" w:sz="0" w:space="0" w:color="auto"/>
        <w:right w:val="none" w:sz="0" w:space="0" w:color="auto"/>
      </w:divBdr>
    </w:div>
    <w:div w:id="1797141238">
      <w:marLeft w:val="0"/>
      <w:marRight w:val="0"/>
      <w:marTop w:val="0"/>
      <w:marBottom w:val="0"/>
      <w:divBdr>
        <w:top w:val="none" w:sz="0" w:space="0" w:color="auto"/>
        <w:left w:val="none" w:sz="0" w:space="0" w:color="auto"/>
        <w:bottom w:val="none" w:sz="0" w:space="0" w:color="auto"/>
        <w:right w:val="none" w:sz="0" w:space="0" w:color="auto"/>
      </w:divBdr>
    </w:div>
    <w:div w:id="1797215045">
      <w:marLeft w:val="0"/>
      <w:marRight w:val="0"/>
      <w:marTop w:val="0"/>
      <w:marBottom w:val="0"/>
      <w:divBdr>
        <w:top w:val="none" w:sz="0" w:space="0" w:color="auto"/>
        <w:left w:val="none" w:sz="0" w:space="0" w:color="auto"/>
        <w:bottom w:val="none" w:sz="0" w:space="0" w:color="auto"/>
        <w:right w:val="none" w:sz="0" w:space="0" w:color="auto"/>
      </w:divBdr>
    </w:div>
    <w:div w:id="1797408418">
      <w:marLeft w:val="0"/>
      <w:marRight w:val="0"/>
      <w:marTop w:val="0"/>
      <w:marBottom w:val="0"/>
      <w:divBdr>
        <w:top w:val="none" w:sz="0" w:space="0" w:color="auto"/>
        <w:left w:val="none" w:sz="0" w:space="0" w:color="auto"/>
        <w:bottom w:val="none" w:sz="0" w:space="0" w:color="auto"/>
        <w:right w:val="none" w:sz="0" w:space="0" w:color="auto"/>
      </w:divBdr>
    </w:div>
    <w:div w:id="1797482772">
      <w:marLeft w:val="0"/>
      <w:marRight w:val="0"/>
      <w:marTop w:val="0"/>
      <w:marBottom w:val="0"/>
      <w:divBdr>
        <w:top w:val="none" w:sz="0" w:space="0" w:color="auto"/>
        <w:left w:val="none" w:sz="0" w:space="0" w:color="auto"/>
        <w:bottom w:val="none" w:sz="0" w:space="0" w:color="auto"/>
        <w:right w:val="none" w:sz="0" w:space="0" w:color="auto"/>
      </w:divBdr>
    </w:div>
    <w:div w:id="1797483427">
      <w:marLeft w:val="0"/>
      <w:marRight w:val="0"/>
      <w:marTop w:val="0"/>
      <w:marBottom w:val="0"/>
      <w:divBdr>
        <w:top w:val="none" w:sz="0" w:space="0" w:color="auto"/>
        <w:left w:val="none" w:sz="0" w:space="0" w:color="auto"/>
        <w:bottom w:val="none" w:sz="0" w:space="0" w:color="auto"/>
        <w:right w:val="none" w:sz="0" w:space="0" w:color="auto"/>
      </w:divBdr>
    </w:div>
    <w:div w:id="1797483926">
      <w:marLeft w:val="0"/>
      <w:marRight w:val="0"/>
      <w:marTop w:val="0"/>
      <w:marBottom w:val="0"/>
      <w:divBdr>
        <w:top w:val="none" w:sz="0" w:space="0" w:color="auto"/>
        <w:left w:val="none" w:sz="0" w:space="0" w:color="auto"/>
        <w:bottom w:val="none" w:sz="0" w:space="0" w:color="auto"/>
        <w:right w:val="none" w:sz="0" w:space="0" w:color="auto"/>
      </w:divBdr>
    </w:div>
    <w:div w:id="1797599512">
      <w:marLeft w:val="0"/>
      <w:marRight w:val="0"/>
      <w:marTop w:val="0"/>
      <w:marBottom w:val="0"/>
      <w:divBdr>
        <w:top w:val="none" w:sz="0" w:space="0" w:color="auto"/>
        <w:left w:val="none" w:sz="0" w:space="0" w:color="auto"/>
        <w:bottom w:val="none" w:sz="0" w:space="0" w:color="auto"/>
        <w:right w:val="none" w:sz="0" w:space="0" w:color="auto"/>
      </w:divBdr>
    </w:div>
    <w:div w:id="1797600302">
      <w:marLeft w:val="0"/>
      <w:marRight w:val="0"/>
      <w:marTop w:val="0"/>
      <w:marBottom w:val="0"/>
      <w:divBdr>
        <w:top w:val="none" w:sz="0" w:space="0" w:color="auto"/>
        <w:left w:val="none" w:sz="0" w:space="0" w:color="auto"/>
        <w:bottom w:val="none" w:sz="0" w:space="0" w:color="auto"/>
        <w:right w:val="none" w:sz="0" w:space="0" w:color="auto"/>
      </w:divBdr>
    </w:div>
    <w:div w:id="1797605651">
      <w:marLeft w:val="0"/>
      <w:marRight w:val="0"/>
      <w:marTop w:val="0"/>
      <w:marBottom w:val="0"/>
      <w:divBdr>
        <w:top w:val="none" w:sz="0" w:space="0" w:color="auto"/>
        <w:left w:val="none" w:sz="0" w:space="0" w:color="auto"/>
        <w:bottom w:val="none" w:sz="0" w:space="0" w:color="auto"/>
        <w:right w:val="none" w:sz="0" w:space="0" w:color="auto"/>
      </w:divBdr>
    </w:div>
    <w:div w:id="1797673550">
      <w:marLeft w:val="0"/>
      <w:marRight w:val="0"/>
      <w:marTop w:val="0"/>
      <w:marBottom w:val="0"/>
      <w:divBdr>
        <w:top w:val="none" w:sz="0" w:space="0" w:color="auto"/>
        <w:left w:val="none" w:sz="0" w:space="0" w:color="auto"/>
        <w:bottom w:val="none" w:sz="0" w:space="0" w:color="auto"/>
        <w:right w:val="none" w:sz="0" w:space="0" w:color="auto"/>
      </w:divBdr>
    </w:div>
    <w:div w:id="1797677971">
      <w:marLeft w:val="0"/>
      <w:marRight w:val="0"/>
      <w:marTop w:val="0"/>
      <w:marBottom w:val="0"/>
      <w:divBdr>
        <w:top w:val="none" w:sz="0" w:space="0" w:color="auto"/>
        <w:left w:val="none" w:sz="0" w:space="0" w:color="auto"/>
        <w:bottom w:val="none" w:sz="0" w:space="0" w:color="auto"/>
        <w:right w:val="none" w:sz="0" w:space="0" w:color="auto"/>
      </w:divBdr>
    </w:div>
    <w:div w:id="1797718315">
      <w:marLeft w:val="0"/>
      <w:marRight w:val="0"/>
      <w:marTop w:val="0"/>
      <w:marBottom w:val="0"/>
      <w:divBdr>
        <w:top w:val="none" w:sz="0" w:space="0" w:color="auto"/>
        <w:left w:val="none" w:sz="0" w:space="0" w:color="auto"/>
        <w:bottom w:val="none" w:sz="0" w:space="0" w:color="auto"/>
        <w:right w:val="none" w:sz="0" w:space="0" w:color="auto"/>
      </w:divBdr>
    </w:div>
    <w:div w:id="1797799560">
      <w:marLeft w:val="0"/>
      <w:marRight w:val="0"/>
      <w:marTop w:val="0"/>
      <w:marBottom w:val="0"/>
      <w:divBdr>
        <w:top w:val="none" w:sz="0" w:space="0" w:color="auto"/>
        <w:left w:val="none" w:sz="0" w:space="0" w:color="auto"/>
        <w:bottom w:val="none" w:sz="0" w:space="0" w:color="auto"/>
        <w:right w:val="none" w:sz="0" w:space="0" w:color="auto"/>
      </w:divBdr>
    </w:div>
    <w:div w:id="1797941612">
      <w:marLeft w:val="0"/>
      <w:marRight w:val="0"/>
      <w:marTop w:val="0"/>
      <w:marBottom w:val="0"/>
      <w:divBdr>
        <w:top w:val="none" w:sz="0" w:space="0" w:color="auto"/>
        <w:left w:val="none" w:sz="0" w:space="0" w:color="auto"/>
        <w:bottom w:val="none" w:sz="0" w:space="0" w:color="auto"/>
        <w:right w:val="none" w:sz="0" w:space="0" w:color="auto"/>
      </w:divBdr>
    </w:div>
    <w:div w:id="1798064927">
      <w:marLeft w:val="0"/>
      <w:marRight w:val="0"/>
      <w:marTop w:val="0"/>
      <w:marBottom w:val="0"/>
      <w:divBdr>
        <w:top w:val="none" w:sz="0" w:space="0" w:color="auto"/>
        <w:left w:val="none" w:sz="0" w:space="0" w:color="auto"/>
        <w:bottom w:val="none" w:sz="0" w:space="0" w:color="auto"/>
        <w:right w:val="none" w:sz="0" w:space="0" w:color="auto"/>
      </w:divBdr>
    </w:div>
    <w:div w:id="1798182696">
      <w:marLeft w:val="0"/>
      <w:marRight w:val="0"/>
      <w:marTop w:val="0"/>
      <w:marBottom w:val="0"/>
      <w:divBdr>
        <w:top w:val="none" w:sz="0" w:space="0" w:color="auto"/>
        <w:left w:val="none" w:sz="0" w:space="0" w:color="auto"/>
        <w:bottom w:val="none" w:sz="0" w:space="0" w:color="auto"/>
        <w:right w:val="none" w:sz="0" w:space="0" w:color="auto"/>
      </w:divBdr>
    </w:div>
    <w:div w:id="1798258658">
      <w:marLeft w:val="0"/>
      <w:marRight w:val="0"/>
      <w:marTop w:val="0"/>
      <w:marBottom w:val="0"/>
      <w:divBdr>
        <w:top w:val="none" w:sz="0" w:space="0" w:color="auto"/>
        <w:left w:val="none" w:sz="0" w:space="0" w:color="auto"/>
        <w:bottom w:val="none" w:sz="0" w:space="0" w:color="auto"/>
        <w:right w:val="none" w:sz="0" w:space="0" w:color="auto"/>
      </w:divBdr>
    </w:div>
    <w:div w:id="1798333249">
      <w:marLeft w:val="0"/>
      <w:marRight w:val="0"/>
      <w:marTop w:val="0"/>
      <w:marBottom w:val="0"/>
      <w:divBdr>
        <w:top w:val="none" w:sz="0" w:space="0" w:color="auto"/>
        <w:left w:val="none" w:sz="0" w:space="0" w:color="auto"/>
        <w:bottom w:val="none" w:sz="0" w:space="0" w:color="auto"/>
        <w:right w:val="none" w:sz="0" w:space="0" w:color="auto"/>
      </w:divBdr>
    </w:div>
    <w:div w:id="1798374536">
      <w:marLeft w:val="0"/>
      <w:marRight w:val="0"/>
      <w:marTop w:val="0"/>
      <w:marBottom w:val="0"/>
      <w:divBdr>
        <w:top w:val="none" w:sz="0" w:space="0" w:color="auto"/>
        <w:left w:val="none" w:sz="0" w:space="0" w:color="auto"/>
        <w:bottom w:val="none" w:sz="0" w:space="0" w:color="auto"/>
        <w:right w:val="none" w:sz="0" w:space="0" w:color="auto"/>
      </w:divBdr>
    </w:div>
    <w:div w:id="1798404871">
      <w:marLeft w:val="0"/>
      <w:marRight w:val="0"/>
      <w:marTop w:val="0"/>
      <w:marBottom w:val="0"/>
      <w:divBdr>
        <w:top w:val="none" w:sz="0" w:space="0" w:color="auto"/>
        <w:left w:val="none" w:sz="0" w:space="0" w:color="auto"/>
        <w:bottom w:val="none" w:sz="0" w:space="0" w:color="auto"/>
        <w:right w:val="none" w:sz="0" w:space="0" w:color="auto"/>
      </w:divBdr>
    </w:div>
    <w:div w:id="1798445644">
      <w:marLeft w:val="0"/>
      <w:marRight w:val="0"/>
      <w:marTop w:val="0"/>
      <w:marBottom w:val="0"/>
      <w:divBdr>
        <w:top w:val="none" w:sz="0" w:space="0" w:color="auto"/>
        <w:left w:val="none" w:sz="0" w:space="0" w:color="auto"/>
        <w:bottom w:val="none" w:sz="0" w:space="0" w:color="auto"/>
        <w:right w:val="none" w:sz="0" w:space="0" w:color="auto"/>
      </w:divBdr>
    </w:div>
    <w:div w:id="1798449022">
      <w:marLeft w:val="0"/>
      <w:marRight w:val="0"/>
      <w:marTop w:val="0"/>
      <w:marBottom w:val="0"/>
      <w:divBdr>
        <w:top w:val="none" w:sz="0" w:space="0" w:color="auto"/>
        <w:left w:val="none" w:sz="0" w:space="0" w:color="auto"/>
        <w:bottom w:val="none" w:sz="0" w:space="0" w:color="auto"/>
        <w:right w:val="none" w:sz="0" w:space="0" w:color="auto"/>
      </w:divBdr>
    </w:div>
    <w:div w:id="1798571884">
      <w:marLeft w:val="0"/>
      <w:marRight w:val="0"/>
      <w:marTop w:val="0"/>
      <w:marBottom w:val="0"/>
      <w:divBdr>
        <w:top w:val="none" w:sz="0" w:space="0" w:color="auto"/>
        <w:left w:val="none" w:sz="0" w:space="0" w:color="auto"/>
        <w:bottom w:val="none" w:sz="0" w:space="0" w:color="auto"/>
        <w:right w:val="none" w:sz="0" w:space="0" w:color="auto"/>
      </w:divBdr>
    </w:div>
    <w:div w:id="1798642357">
      <w:marLeft w:val="0"/>
      <w:marRight w:val="0"/>
      <w:marTop w:val="0"/>
      <w:marBottom w:val="0"/>
      <w:divBdr>
        <w:top w:val="none" w:sz="0" w:space="0" w:color="auto"/>
        <w:left w:val="none" w:sz="0" w:space="0" w:color="auto"/>
        <w:bottom w:val="none" w:sz="0" w:space="0" w:color="auto"/>
        <w:right w:val="none" w:sz="0" w:space="0" w:color="auto"/>
      </w:divBdr>
    </w:div>
    <w:div w:id="1798642500">
      <w:marLeft w:val="0"/>
      <w:marRight w:val="0"/>
      <w:marTop w:val="0"/>
      <w:marBottom w:val="0"/>
      <w:divBdr>
        <w:top w:val="none" w:sz="0" w:space="0" w:color="auto"/>
        <w:left w:val="none" w:sz="0" w:space="0" w:color="auto"/>
        <w:bottom w:val="none" w:sz="0" w:space="0" w:color="auto"/>
        <w:right w:val="none" w:sz="0" w:space="0" w:color="auto"/>
      </w:divBdr>
    </w:div>
    <w:div w:id="1798643247">
      <w:marLeft w:val="0"/>
      <w:marRight w:val="0"/>
      <w:marTop w:val="0"/>
      <w:marBottom w:val="0"/>
      <w:divBdr>
        <w:top w:val="none" w:sz="0" w:space="0" w:color="auto"/>
        <w:left w:val="none" w:sz="0" w:space="0" w:color="auto"/>
        <w:bottom w:val="none" w:sz="0" w:space="0" w:color="auto"/>
        <w:right w:val="none" w:sz="0" w:space="0" w:color="auto"/>
      </w:divBdr>
    </w:div>
    <w:div w:id="1798721656">
      <w:marLeft w:val="0"/>
      <w:marRight w:val="0"/>
      <w:marTop w:val="0"/>
      <w:marBottom w:val="0"/>
      <w:divBdr>
        <w:top w:val="none" w:sz="0" w:space="0" w:color="auto"/>
        <w:left w:val="none" w:sz="0" w:space="0" w:color="auto"/>
        <w:bottom w:val="none" w:sz="0" w:space="0" w:color="auto"/>
        <w:right w:val="none" w:sz="0" w:space="0" w:color="auto"/>
      </w:divBdr>
    </w:div>
    <w:div w:id="1798796347">
      <w:marLeft w:val="0"/>
      <w:marRight w:val="0"/>
      <w:marTop w:val="0"/>
      <w:marBottom w:val="0"/>
      <w:divBdr>
        <w:top w:val="none" w:sz="0" w:space="0" w:color="auto"/>
        <w:left w:val="none" w:sz="0" w:space="0" w:color="auto"/>
        <w:bottom w:val="none" w:sz="0" w:space="0" w:color="auto"/>
        <w:right w:val="none" w:sz="0" w:space="0" w:color="auto"/>
      </w:divBdr>
    </w:div>
    <w:div w:id="1798798979">
      <w:marLeft w:val="0"/>
      <w:marRight w:val="0"/>
      <w:marTop w:val="0"/>
      <w:marBottom w:val="0"/>
      <w:divBdr>
        <w:top w:val="none" w:sz="0" w:space="0" w:color="auto"/>
        <w:left w:val="none" w:sz="0" w:space="0" w:color="auto"/>
        <w:bottom w:val="none" w:sz="0" w:space="0" w:color="auto"/>
        <w:right w:val="none" w:sz="0" w:space="0" w:color="auto"/>
      </w:divBdr>
    </w:div>
    <w:div w:id="1798833941">
      <w:marLeft w:val="0"/>
      <w:marRight w:val="0"/>
      <w:marTop w:val="0"/>
      <w:marBottom w:val="0"/>
      <w:divBdr>
        <w:top w:val="none" w:sz="0" w:space="0" w:color="auto"/>
        <w:left w:val="none" w:sz="0" w:space="0" w:color="auto"/>
        <w:bottom w:val="none" w:sz="0" w:space="0" w:color="auto"/>
        <w:right w:val="none" w:sz="0" w:space="0" w:color="auto"/>
      </w:divBdr>
    </w:div>
    <w:div w:id="1798836550">
      <w:marLeft w:val="0"/>
      <w:marRight w:val="0"/>
      <w:marTop w:val="0"/>
      <w:marBottom w:val="0"/>
      <w:divBdr>
        <w:top w:val="none" w:sz="0" w:space="0" w:color="auto"/>
        <w:left w:val="none" w:sz="0" w:space="0" w:color="auto"/>
        <w:bottom w:val="none" w:sz="0" w:space="0" w:color="auto"/>
        <w:right w:val="none" w:sz="0" w:space="0" w:color="auto"/>
      </w:divBdr>
    </w:div>
    <w:div w:id="1798983713">
      <w:marLeft w:val="0"/>
      <w:marRight w:val="0"/>
      <w:marTop w:val="0"/>
      <w:marBottom w:val="0"/>
      <w:divBdr>
        <w:top w:val="none" w:sz="0" w:space="0" w:color="auto"/>
        <w:left w:val="none" w:sz="0" w:space="0" w:color="auto"/>
        <w:bottom w:val="none" w:sz="0" w:space="0" w:color="auto"/>
        <w:right w:val="none" w:sz="0" w:space="0" w:color="auto"/>
      </w:divBdr>
    </w:div>
    <w:div w:id="1799030423">
      <w:marLeft w:val="0"/>
      <w:marRight w:val="0"/>
      <w:marTop w:val="0"/>
      <w:marBottom w:val="0"/>
      <w:divBdr>
        <w:top w:val="none" w:sz="0" w:space="0" w:color="auto"/>
        <w:left w:val="none" w:sz="0" w:space="0" w:color="auto"/>
        <w:bottom w:val="none" w:sz="0" w:space="0" w:color="auto"/>
        <w:right w:val="none" w:sz="0" w:space="0" w:color="auto"/>
      </w:divBdr>
    </w:div>
    <w:div w:id="1799034228">
      <w:marLeft w:val="0"/>
      <w:marRight w:val="0"/>
      <w:marTop w:val="0"/>
      <w:marBottom w:val="0"/>
      <w:divBdr>
        <w:top w:val="none" w:sz="0" w:space="0" w:color="auto"/>
        <w:left w:val="none" w:sz="0" w:space="0" w:color="auto"/>
        <w:bottom w:val="none" w:sz="0" w:space="0" w:color="auto"/>
        <w:right w:val="none" w:sz="0" w:space="0" w:color="auto"/>
      </w:divBdr>
    </w:div>
    <w:div w:id="1799060518">
      <w:marLeft w:val="0"/>
      <w:marRight w:val="0"/>
      <w:marTop w:val="0"/>
      <w:marBottom w:val="0"/>
      <w:divBdr>
        <w:top w:val="none" w:sz="0" w:space="0" w:color="auto"/>
        <w:left w:val="none" w:sz="0" w:space="0" w:color="auto"/>
        <w:bottom w:val="none" w:sz="0" w:space="0" w:color="auto"/>
        <w:right w:val="none" w:sz="0" w:space="0" w:color="auto"/>
      </w:divBdr>
    </w:div>
    <w:div w:id="1799100748">
      <w:marLeft w:val="0"/>
      <w:marRight w:val="0"/>
      <w:marTop w:val="0"/>
      <w:marBottom w:val="0"/>
      <w:divBdr>
        <w:top w:val="none" w:sz="0" w:space="0" w:color="auto"/>
        <w:left w:val="none" w:sz="0" w:space="0" w:color="auto"/>
        <w:bottom w:val="none" w:sz="0" w:space="0" w:color="auto"/>
        <w:right w:val="none" w:sz="0" w:space="0" w:color="auto"/>
      </w:divBdr>
    </w:div>
    <w:div w:id="1799110157">
      <w:marLeft w:val="0"/>
      <w:marRight w:val="0"/>
      <w:marTop w:val="0"/>
      <w:marBottom w:val="0"/>
      <w:divBdr>
        <w:top w:val="none" w:sz="0" w:space="0" w:color="auto"/>
        <w:left w:val="none" w:sz="0" w:space="0" w:color="auto"/>
        <w:bottom w:val="none" w:sz="0" w:space="0" w:color="auto"/>
        <w:right w:val="none" w:sz="0" w:space="0" w:color="auto"/>
      </w:divBdr>
    </w:div>
    <w:div w:id="1799181069">
      <w:bodyDiv w:val="1"/>
      <w:marLeft w:val="0"/>
      <w:marRight w:val="0"/>
      <w:marTop w:val="0"/>
      <w:marBottom w:val="0"/>
      <w:divBdr>
        <w:top w:val="none" w:sz="0" w:space="0" w:color="auto"/>
        <w:left w:val="none" w:sz="0" w:space="0" w:color="auto"/>
        <w:bottom w:val="none" w:sz="0" w:space="0" w:color="auto"/>
        <w:right w:val="none" w:sz="0" w:space="0" w:color="auto"/>
      </w:divBdr>
    </w:div>
    <w:div w:id="1799184952">
      <w:marLeft w:val="0"/>
      <w:marRight w:val="0"/>
      <w:marTop w:val="0"/>
      <w:marBottom w:val="0"/>
      <w:divBdr>
        <w:top w:val="none" w:sz="0" w:space="0" w:color="auto"/>
        <w:left w:val="none" w:sz="0" w:space="0" w:color="auto"/>
        <w:bottom w:val="none" w:sz="0" w:space="0" w:color="auto"/>
        <w:right w:val="none" w:sz="0" w:space="0" w:color="auto"/>
      </w:divBdr>
    </w:div>
    <w:div w:id="1799227422">
      <w:marLeft w:val="0"/>
      <w:marRight w:val="0"/>
      <w:marTop w:val="0"/>
      <w:marBottom w:val="0"/>
      <w:divBdr>
        <w:top w:val="none" w:sz="0" w:space="0" w:color="auto"/>
        <w:left w:val="none" w:sz="0" w:space="0" w:color="auto"/>
        <w:bottom w:val="none" w:sz="0" w:space="0" w:color="auto"/>
        <w:right w:val="none" w:sz="0" w:space="0" w:color="auto"/>
      </w:divBdr>
    </w:div>
    <w:div w:id="1799296844">
      <w:marLeft w:val="0"/>
      <w:marRight w:val="0"/>
      <w:marTop w:val="0"/>
      <w:marBottom w:val="0"/>
      <w:divBdr>
        <w:top w:val="none" w:sz="0" w:space="0" w:color="auto"/>
        <w:left w:val="none" w:sz="0" w:space="0" w:color="auto"/>
        <w:bottom w:val="none" w:sz="0" w:space="0" w:color="auto"/>
        <w:right w:val="none" w:sz="0" w:space="0" w:color="auto"/>
      </w:divBdr>
    </w:div>
    <w:div w:id="1799449550">
      <w:marLeft w:val="0"/>
      <w:marRight w:val="0"/>
      <w:marTop w:val="0"/>
      <w:marBottom w:val="0"/>
      <w:divBdr>
        <w:top w:val="none" w:sz="0" w:space="0" w:color="auto"/>
        <w:left w:val="none" w:sz="0" w:space="0" w:color="auto"/>
        <w:bottom w:val="none" w:sz="0" w:space="0" w:color="auto"/>
        <w:right w:val="none" w:sz="0" w:space="0" w:color="auto"/>
      </w:divBdr>
    </w:div>
    <w:div w:id="1799491364">
      <w:marLeft w:val="0"/>
      <w:marRight w:val="0"/>
      <w:marTop w:val="0"/>
      <w:marBottom w:val="0"/>
      <w:divBdr>
        <w:top w:val="none" w:sz="0" w:space="0" w:color="auto"/>
        <w:left w:val="none" w:sz="0" w:space="0" w:color="auto"/>
        <w:bottom w:val="none" w:sz="0" w:space="0" w:color="auto"/>
        <w:right w:val="none" w:sz="0" w:space="0" w:color="auto"/>
      </w:divBdr>
    </w:div>
    <w:div w:id="1799568811">
      <w:marLeft w:val="0"/>
      <w:marRight w:val="0"/>
      <w:marTop w:val="0"/>
      <w:marBottom w:val="0"/>
      <w:divBdr>
        <w:top w:val="none" w:sz="0" w:space="0" w:color="auto"/>
        <w:left w:val="none" w:sz="0" w:space="0" w:color="auto"/>
        <w:bottom w:val="none" w:sz="0" w:space="0" w:color="auto"/>
        <w:right w:val="none" w:sz="0" w:space="0" w:color="auto"/>
      </w:divBdr>
    </w:div>
    <w:div w:id="1799643632">
      <w:marLeft w:val="0"/>
      <w:marRight w:val="0"/>
      <w:marTop w:val="0"/>
      <w:marBottom w:val="0"/>
      <w:divBdr>
        <w:top w:val="none" w:sz="0" w:space="0" w:color="auto"/>
        <w:left w:val="none" w:sz="0" w:space="0" w:color="auto"/>
        <w:bottom w:val="none" w:sz="0" w:space="0" w:color="auto"/>
        <w:right w:val="none" w:sz="0" w:space="0" w:color="auto"/>
      </w:divBdr>
    </w:div>
    <w:div w:id="1799685270">
      <w:marLeft w:val="0"/>
      <w:marRight w:val="0"/>
      <w:marTop w:val="0"/>
      <w:marBottom w:val="0"/>
      <w:divBdr>
        <w:top w:val="none" w:sz="0" w:space="0" w:color="auto"/>
        <w:left w:val="none" w:sz="0" w:space="0" w:color="auto"/>
        <w:bottom w:val="none" w:sz="0" w:space="0" w:color="auto"/>
        <w:right w:val="none" w:sz="0" w:space="0" w:color="auto"/>
      </w:divBdr>
    </w:div>
    <w:div w:id="1799715050">
      <w:marLeft w:val="0"/>
      <w:marRight w:val="0"/>
      <w:marTop w:val="0"/>
      <w:marBottom w:val="0"/>
      <w:divBdr>
        <w:top w:val="none" w:sz="0" w:space="0" w:color="auto"/>
        <w:left w:val="none" w:sz="0" w:space="0" w:color="auto"/>
        <w:bottom w:val="none" w:sz="0" w:space="0" w:color="auto"/>
        <w:right w:val="none" w:sz="0" w:space="0" w:color="auto"/>
      </w:divBdr>
    </w:div>
    <w:div w:id="1799838929">
      <w:marLeft w:val="0"/>
      <w:marRight w:val="0"/>
      <w:marTop w:val="0"/>
      <w:marBottom w:val="0"/>
      <w:divBdr>
        <w:top w:val="none" w:sz="0" w:space="0" w:color="auto"/>
        <w:left w:val="none" w:sz="0" w:space="0" w:color="auto"/>
        <w:bottom w:val="none" w:sz="0" w:space="0" w:color="auto"/>
        <w:right w:val="none" w:sz="0" w:space="0" w:color="auto"/>
      </w:divBdr>
    </w:div>
    <w:div w:id="1799839566">
      <w:marLeft w:val="0"/>
      <w:marRight w:val="0"/>
      <w:marTop w:val="0"/>
      <w:marBottom w:val="0"/>
      <w:divBdr>
        <w:top w:val="none" w:sz="0" w:space="0" w:color="auto"/>
        <w:left w:val="none" w:sz="0" w:space="0" w:color="auto"/>
        <w:bottom w:val="none" w:sz="0" w:space="0" w:color="auto"/>
        <w:right w:val="none" w:sz="0" w:space="0" w:color="auto"/>
      </w:divBdr>
    </w:div>
    <w:div w:id="1799881815">
      <w:marLeft w:val="0"/>
      <w:marRight w:val="0"/>
      <w:marTop w:val="0"/>
      <w:marBottom w:val="0"/>
      <w:divBdr>
        <w:top w:val="none" w:sz="0" w:space="0" w:color="auto"/>
        <w:left w:val="none" w:sz="0" w:space="0" w:color="auto"/>
        <w:bottom w:val="none" w:sz="0" w:space="0" w:color="auto"/>
        <w:right w:val="none" w:sz="0" w:space="0" w:color="auto"/>
      </w:divBdr>
    </w:div>
    <w:div w:id="1799909970">
      <w:marLeft w:val="0"/>
      <w:marRight w:val="0"/>
      <w:marTop w:val="0"/>
      <w:marBottom w:val="0"/>
      <w:divBdr>
        <w:top w:val="none" w:sz="0" w:space="0" w:color="auto"/>
        <w:left w:val="none" w:sz="0" w:space="0" w:color="auto"/>
        <w:bottom w:val="none" w:sz="0" w:space="0" w:color="auto"/>
        <w:right w:val="none" w:sz="0" w:space="0" w:color="auto"/>
      </w:divBdr>
    </w:div>
    <w:div w:id="1799950098">
      <w:marLeft w:val="0"/>
      <w:marRight w:val="0"/>
      <w:marTop w:val="0"/>
      <w:marBottom w:val="0"/>
      <w:divBdr>
        <w:top w:val="none" w:sz="0" w:space="0" w:color="auto"/>
        <w:left w:val="none" w:sz="0" w:space="0" w:color="auto"/>
        <w:bottom w:val="none" w:sz="0" w:space="0" w:color="auto"/>
        <w:right w:val="none" w:sz="0" w:space="0" w:color="auto"/>
      </w:divBdr>
    </w:div>
    <w:div w:id="1799956530">
      <w:marLeft w:val="0"/>
      <w:marRight w:val="0"/>
      <w:marTop w:val="0"/>
      <w:marBottom w:val="0"/>
      <w:divBdr>
        <w:top w:val="none" w:sz="0" w:space="0" w:color="auto"/>
        <w:left w:val="none" w:sz="0" w:space="0" w:color="auto"/>
        <w:bottom w:val="none" w:sz="0" w:space="0" w:color="auto"/>
        <w:right w:val="none" w:sz="0" w:space="0" w:color="auto"/>
      </w:divBdr>
    </w:div>
    <w:div w:id="1800150388">
      <w:marLeft w:val="0"/>
      <w:marRight w:val="0"/>
      <w:marTop w:val="0"/>
      <w:marBottom w:val="0"/>
      <w:divBdr>
        <w:top w:val="none" w:sz="0" w:space="0" w:color="auto"/>
        <w:left w:val="none" w:sz="0" w:space="0" w:color="auto"/>
        <w:bottom w:val="none" w:sz="0" w:space="0" w:color="auto"/>
        <w:right w:val="none" w:sz="0" w:space="0" w:color="auto"/>
      </w:divBdr>
    </w:div>
    <w:div w:id="1800226810">
      <w:marLeft w:val="0"/>
      <w:marRight w:val="0"/>
      <w:marTop w:val="0"/>
      <w:marBottom w:val="0"/>
      <w:divBdr>
        <w:top w:val="none" w:sz="0" w:space="0" w:color="auto"/>
        <w:left w:val="none" w:sz="0" w:space="0" w:color="auto"/>
        <w:bottom w:val="none" w:sz="0" w:space="0" w:color="auto"/>
        <w:right w:val="none" w:sz="0" w:space="0" w:color="auto"/>
      </w:divBdr>
    </w:div>
    <w:div w:id="1800341081">
      <w:marLeft w:val="0"/>
      <w:marRight w:val="0"/>
      <w:marTop w:val="0"/>
      <w:marBottom w:val="0"/>
      <w:divBdr>
        <w:top w:val="none" w:sz="0" w:space="0" w:color="auto"/>
        <w:left w:val="none" w:sz="0" w:space="0" w:color="auto"/>
        <w:bottom w:val="none" w:sz="0" w:space="0" w:color="auto"/>
        <w:right w:val="none" w:sz="0" w:space="0" w:color="auto"/>
      </w:divBdr>
    </w:div>
    <w:div w:id="1800493653">
      <w:marLeft w:val="0"/>
      <w:marRight w:val="0"/>
      <w:marTop w:val="0"/>
      <w:marBottom w:val="0"/>
      <w:divBdr>
        <w:top w:val="none" w:sz="0" w:space="0" w:color="auto"/>
        <w:left w:val="none" w:sz="0" w:space="0" w:color="auto"/>
        <w:bottom w:val="none" w:sz="0" w:space="0" w:color="auto"/>
        <w:right w:val="none" w:sz="0" w:space="0" w:color="auto"/>
      </w:divBdr>
    </w:div>
    <w:div w:id="1800538243">
      <w:marLeft w:val="0"/>
      <w:marRight w:val="0"/>
      <w:marTop w:val="0"/>
      <w:marBottom w:val="0"/>
      <w:divBdr>
        <w:top w:val="none" w:sz="0" w:space="0" w:color="auto"/>
        <w:left w:val="none" w:sz="0" w:space="0" w:color="auto"/>
        <w:bottom w:val="none" w:sz="0" w:space="0" w:color="auto"/>
        <w:right w:val="none" w:sz="0" w:space="0" w:color="auto"/>
      </w:divBdr>
    </w:div>
    <w:div w:id="1800567355">
      <w:marLeft w:val="0"/>
      <w:marRight w:val="0"/>
      <w:marTop w:val="0"/>
      <w:marBottom w:val="0"/>
      <w:divBdr>
        <w:top w:val="none" w:sz="0" w:space="0" w:color="auto"/>
        <w:left w:val="none" w:sz="0" w:space="0" w:color="auto"/>
        <w:bottom w:val="none" w:sz="0" w:space="0" w:color="auto"/>
        <w:right w:val="none" w:sz="0" w:space="0" w:color="auto"/>
      </w:divBdr>
    </w:div>
    <w:div w:id="1800567692">
      <w:marLeft w:val="0"/>
      <w:marRight w:val="0"/>
      <w:marTop w:val="0"/>
      <w:marBottom w:val="0"/>
      <w:divBdr>
        <w:top w:val="none" w:sz="0" w:space="0" w:color="auto"/>
        <w:left w:val="none" w:sz="0" w:space="0" w:color="auto"/>
        <w:bottom w:val="none" w:sz="0" w:space="0" w:color="auto"/>
        <w:right w:val="none" w:sz="0" w:space="0" w:color="auto"/>
      </w:divBdr>
    </w:div>
    <w:div w:id="1800608458">
      <w:marLeft w:val="0"/>
      <w:marRight w:val="0"/>
      <w:marTop w:val="0"/>
      <w:marBottom w:val="0"/>
      <w:divBdr>
        <w:top w:val="none" w:sz="0" w:space="0" w:color="auto"/>
        <w:left w:val="none" w:sz="0" w:space="0" w:color="auto"/>
        <w:bottom w:val="none" w:sz="0" w:space="0" w:color="auto"/>
        <w:right w:val="none" w:sz="0" w:space="0" w:color="auto"/>
      </w:divBdr>
    </w:div>
    <w:div w:id="1800803843">
      <w:marLeft w:val="0"/>
      <w:marRight w:val="0"/>
      <w:marTop w:val="0"/>
      <w:marBottom w:val="0"/>
      <w:divBdr>
        <w:top w:val="none" w:sz="0" w:space="0" w:color="auto"/>
        <w:left w:val="none" w:sz="0" w:space="0" w:color="auto"/>
        <w:bottom w:val="none" w:sz="0" w:space="0" w:color="auto"/>
        <w:right w:val="none" w:sz="0" w:space="0" w:color="auto"/>
      </w:divBdr>
    </w:div>
    <w:div w:id="1800952729">
      <w:marLeft w:val="0"/>
      <w:marRight w:val="0"/>
      <w:marTop w:val="0"/>
      <w:marBottom w:val="0"/>
      <w:divBdr>
        <w:top w:val="none" w:sz="0" w:space="0" w:color="auto"/>
        <w:left w:val="none" w:sz="0" w:space="0" w:color="auto"/>
        <w:bottom w:val="none" w:sz="0" w:space="0" w:color="auto"/>
        <w:right w:val="none" w:sz="0" w:space="0" w:color="auto"/>
      </w:divBdr>
    </w:div>
    <w:div w:id="1801073122">
      <w:marLeft w:val="0"/>
      <w:marRight w:val="0"/>
      <w:marTop w:val="0"/>
      <w:marBottom w:val="0"/>
      <w:divBdr>
        <w:top w:val="none" w:sz="0" w:space="0" w:color="auto"/>
        <w:left w:val="none" w:sz="0" w:space="0" w:color="auto"/>
        <w:bottom w:val="none" w:sz="0" w:space="0" w:color="auto"/>
        <w:right w:val="none" w:sz="0" w:space="0" w:color="auto"/>
      </w:divBdr>
    </w:div>
    <w:div w:id="1801145899">
      <w:marLeft w:val="0"/>
      <w:marRight w:val="0"/>
      <w:marTop w:val="0"/>
      <w:marBottom w:val="0"/>
      <w:divBdr>
        <w:top w:val="none" w:sz="0" w:space="0" w:color="auto"/>
        <w:left w:val="none" w:sz="0" w:space="0" w:color="auto"/>
        <w:bottom w:val="none" w:sz="0" w:space="0" w:color="auto"/>
        <w:right w:val="none" w:sz="0" w:space="0" w:color="auto"/>
      </w:divBdr>
    </w:div>
    <w:div w:id="1801217069">
      <w:marLeft w:val="0"/>
      <w:marRight w:val="0"/>
      <w:marTop w:val="0"/>
      <w:marBottom w:val="0"/>
      <w:divBdr>
        <w:top w:val="none" w:sz="0" w:space="0" w:color="auto"/>
        <w:left w:val="none" w:sz="0" w:space="0" w:color="auto"/>
        <w:bottom w:val="none" w:sz="0" w:space="0" w:color="auto"/>
        <w:right w:val="none" w:sz="0" w:space="0" w:color="auto"/>
      </w:divBdr>
    </w:div>
    <w:div w:id="1801220872">
      <w:marLeft w:val="0"/>
      <w:marRight w:val="0"/>
      <w:marTop w:val="0"/>
      <w:marBottom w:val="0"/>
      <w:divBdr>
        <w:top w:val="none" w:sz="0" w:space="0" w:color="auto"/>
        <w:left w:val="none" w:sz="0" w:space="0" w:color="auto"/>
        <w:bottom w:val="none" w:sz="0" w:space="0" w:color="auto"/>
        <w:right w:val="none" w:sz="0" w:space="0" w:color="auto"/>
      </w:divBdr>
    </w:div>
    <w:div w:id="1801223930">
      <w:marLeft w:val="0"/>
      <w:marRight w:val="0"/>
      <w:marTop w:val="0"/>
      <w:marBottom w:val="0"/>
      <w:divBdr>
        <w:top w:val="none" w:sz="0" w:space="0" w:color="auto"/>
        <w:left w:val="none" w:sz="0" w:space="0" w:color="auto"/>
        <w:bottom w:val="none" w:sz="0" w:space="0" w:color="auto"/>
        <w:right w:val="none" w:sz="0" w:space="0" w:color="auto"/>
      </w:divBdr>
    </w:div>
    <w:div w:id="1801265220">
      <w:marLeft w:val="0"/>
      <w:marRight w:val="0"/>
      <w:marTop w:val="0"/>
      <w:marBottom w:val="0"/>
      <w:divBdr>
        <w:top w:val="none" w:sz="0" w:space="0" w:color="auto"/>
        <w:left w:val="none" w:sz="0" w:space="0" w:color="auto"/>
        <w:bottom w:val="none" w:sz="0" w:space="0" w:color="auto"/>
        <w:right w:val="none" w:sz="0" w:space="0" w:color="auto"/>
      </w:divBdr>
    </w:div>
    <w:div w:id="1801339047">
      <w:bodyDiv w:val="1"/>
      <w:marLeft w:val="0"/>
      <w:marRight w:val="0"/>
      <w:marTop w:val="0"/>
      <w:marBottom w:val="0"/>
      <w:divBdr>
        <w:top w:val="none" w:sz="0" w:space="0" w:color="auto"/>
        <w:left w:val="none" w:sz="0" w:space="0" w:color="auto"/>
        <w:bottom w:val="none" w:sz="0" w:space="0" w:color="auto"/>
        <w:right w:val="none" w:sz="0" w:space="0" w:color="auto"/>
      </w:divBdr>
    </w:div>
    <w:div w:id="1801339761">
      <w:marLeft w:val="0"/>
      <w:marRight w:val="0"/>
      <w:marTop w:val="0"/>
      <w:marBottom w:val="0"/>
      <w:divBdr>
        <w:top w:val="none" w:sz="0" w:space="0" w:color="auto"/>
        <w:left w:val="none" w:sz="0" w:space="0" w:color="auto"/>
        <w:bottom w:val="none" w:sz="0" w:space="0" w:color="auto"/>
        <w:right w:val="none" w:sz="0" w:space="0" w:color="auto"/>
      </w:divBdr>
    </w:div>
    <w:div w:id="1801343313">
      <w:marLeft w:val="0"/>
      <w:marRight w:val="0"/>
      <w:marTop w:val="0"/>
      <w:marBottom w:val="0"/>
      <w:divBdr>
        <w:top w:val="none" w:sz="0" w:space="0" w:color="auto"/>
        <w:left w:val="none" w:sz="0" w:space="0" w:color="auto"/>
        <w:bottom w:val="none" w:sz="0" w:space="0" w:color="auto"/>
        <w:right w:val="none" w:sz="0" w:space="0" w:color="auto"/>
      </w:divBdr>
    </w:div>
    <w:div w:id="1801530792">
      <w:marLeft w:val="0"/>
      <w:marRight w:val="0"/>
      <w:marTop w:val="0"/>
      <w:marBottom w:val="0"/>
      <w:divBdr>
        <w:top w:val="none" w:sz="0" w:space="0" w:color="auto"/>
        <w:left w:val="none" w:sz="0" w:space="0" w:color="auto"/>
        <w:bottom w:val="none" w:sz="0" w:space="0" w:color="auto"/>
        <w:right w:val="none" w:sz="0" w:space="0" w:color="auto"/>
      </w:divBdr>
    </w:div>
    <w:div w:id="1801533900">
      <w:marLeft w:val="0"/>
      <w:marRight w:val="0"/>
      <w:marTop w:val="0"/>
      <w:marBottom w:val="0"/>
      <w:divBdr>
        <w:top w:val="none" w:sz="0" w:space="0" w:color="auto"/>
        <w:left w:val="none" w:sz="0" w:space="0" w:color="auto"/>
        <w:bottom w:val="none" w:sz="0" w:space="0" w:color="auto"/>
        <w:right w:val="none" w:sz="0" w:space="0" w:color="auto"/>
      </w:divBdr>
    </w:div>
    <w:div w:id="1801804395">
      <w:marLeft w:val="0"/>
      <w:marRight w:val="0"/>
      <w:marTop w:val="0"/>
      <w:marBottom w:val="0"/>
      <w:divBdr>
        <w:top w:val="none" w:sz="0" w:space="0" w:color="auto"/>
        <w:left w:val="none" w:sz="0" w:space="0" w:color="auto"/>
        <w:bottom w:val="none" w:sz="0" w:space="0" w:color="auto"/>
        <w:right w:val="none" w:sz="0" w:space="0" w:color="auto"/>
      </w:divBdr>
    </w:div>
    <w:div w:id="1801921658">
      <w:marLeft w:val="0"/>
      <w:marRight w:val="0"/>
      <w:marTop w:val="0"/>
      <w:marBottom w:val="0"/>
      <w:divBdr>
        <w:top w:val="none" w:sz="0" w:space="0" w:color="auto"/>
        <w:left w:val="none" w:sz="0" w:space="0" w:color="auto"/>
        <w:bottom w:val="none" w:sz="0" w:space="0" w:color="auto"/>
        <w:right w:val="none" w:sz="0" w:space="0" w:color="auto"/>
      </w:divBdr>
    </w:div>
    <w:div w:id="1802109605">
      <w:marLeft w:val="0"/>
      <w:marRight w:val="0"/>
      <w:marTop w:val="0"/>
      <w:marBottom w:val="0"/>
      <w:divBdr>
        <w:top w:val="none" w:sz="0" w:space="0" w:color="auto"/>
        <w:left w:val="none" w:sz="0" w:space="0" w:color="auto"/>
        <w:bottom w:val="none" w:sz="0" w:space="0" w:color="auto"/>
        <w:right w:val="none" w:sz="0" w:space="0" w:color="auto"/>
      </w:divBdr>
    </w:div>
    <w:div w:id="1802114498">
      <w:marLeft w:val="0"/>
      <w:marRight w:val="0"/>
      <w:marTop w:val="0"/>
      <w:marBottom w:val="0"/>
      <w:divBdr>
        <w:top w:val="none" w:sz="0" w:space="0" w:color="auto"/>
        <w:left w:val="none" w:sz="0" w:space="0" w:color="auto"/>
        <w:bottom w:val="none" w:sz="0" w:space="0" w:color="auto"/>
        <w:right w:val="none" w:sz="0" w:space="0" w:color="auto"/>
      </w:divBdr>
    </w:div>
    <w:div w:id="1802191594">
      <w:marLeft w:val="0"/>
      <w:marRight w:val="0"/>
      <w:marTop w:val="0"/>
      <w:marBottom w:val="0"/>
      <w:divBdr>
        <w:top w:val="none" w:sz="0" w:space="0" w:color="auto"/>
        <w:left w:val="none" w:sz="0" w:space="0" w:color="auto"/>
        <w:bottom w:val="none" w:sz="0" w:space="0" w:color="auto"/>
        <w:right w:val="none" w:sz="0" w:space="0" w:color="auto"/>
      </w:divBdr>
    </w:div>
    <w:div w:id="1802259982">
      <w:marLeft w:val="0"/>
      <w:marRight w:val="0"/>
      <w:marTop w:val="0"/>
      <w:marBottom w:val="0"/>
      <w:divBdr>
        <w:top w:val="none" w:sz="0" w:space="0" w:color="auto"/>
        <w:left w:val="none" w:sz="0" w:space="0" w:color="auto"/>
        <w:bottom w:val="none" w:sz="0" w:space="0" w:color="auto"/>
        <w:right w:val="none" w:sz="0" w:space="0" w:color="auto"/>
      </w:divBdr>
    </w:div>
    <w:div w:id="1802265552">
      <w:bodyDiv w:val="1"/>
      <w:marLeft w:val="0"/>
      <w:marRight w:val="0"/>
      <w:marTop w:val="0"/>
      <w:marBottom w:val="0"/>
      <w:divBdr>
        <w:top w:val="none" w:sz="0" w:space="0" w:color="auto"/>
        <w:left w:val="none" w:sz="0" w:space="0" w:color="auto"/>
        <w:bottom w:val="none" w:sz="0" w:space="0" w:color="auto"/>
        <w:right w:val="none" w:sz="0" w:space="0" w:color="auto"/>
      </w:divBdr>
    </w:div>
    <w:div w:id="1802337617">
      <w:marLeft w:val="0"/>
      <w:marRight w:val="0"/>
      <w:marTop w:val="0"/>
      <w:marBottom w:val="0"/>
      <w:divBdr>
        <w:top w:val="none" w:sz="0" w:space="0" w:color="auto"/>
        <w:left w:val="none" w:sz="0" w:space="0" w:color="auto"/>
        <w:bottom w:val="none" w:sz="0" w:space="0" w:color="auto"/>
        <w:right w:val="none" w:sz="0" w:space="0" w:color="auto"/>
      </w:divBdr>
    </w:div>
    <w:div w:id="1802380208">
      <w:marLeft w:val="0"/>
      <w:marRight w:val="0"/>
      <w:marTop w:val="0"/>
      <w:marBottom w:val="0"/>
      <w:divBdr>
        <w:top w:val="none" w:sz="0" w:space="0" w:color="auto"/>
        <w:left w:val="none" w:sz="0" w:space="0" w:color="auto"/>
        <w:bottom w:val="none" w:sz="0" w:space="0" w:color="auto"/>
        <w:right w:val="none" w:sz="0" w:space="0" w:color="auto"/>
      </w:divBdr>
    </w:div>
    <w:div w:id="1802460466">
      <w:marLeft w:val="0"/>
      <w:marRight w:val="0"/>
      <w:marTop w:val="0"/>
      <w:marBottom w:val="0"/>
      <w:divBdr>
        <w:top w:val="none" w:sz="0" w:space="0" w:color="auto"/>
        <w:left w:val="none" w:sz="0" w:space="0" w:color="auto"/>
        <w:bottom w:val="none" w:sz="0" w:space="0" w:color="auto"/>
        <w:right w:val="none" w:sz="0" w:space="0" w:color="auto"/>
      </w:divBdr>
    </w:div>
    <w:div w:id="1802529139">
      <w:marLeft w:val="0"/>
      <w:marRight w:val="0"/>
      <w:marTop w:val="0"/>
      <w:marBottom w:val="0"/>
      <w:divBdr>
        <w:top w:val="none" w:sz="0" w:space="0" w:color="auto"/>
        <w:left w:val="none" w:sz="0" w:space="0" w:color="auto"/>
        <w:bottom w:val="none" w:sz="0" w:space="0" w:color="auto"/>
        <w:right w:val="none" w:sz="0" w:space="0" w:color="auto"/>
      </w:divBdr>
    </w:div>
    <w:div w:id="1802531341">
      <w:marLeft w:val="0"/>
      <w:marRight w:val="0"/>
      <w:marTop w:val="0"/>
      <w:marBottom w:val="0"/>
      <w:divBdr>
        <w:top w:val="none" w:sz="0" w:space="0" w:color="auto"/>
        <w:left w:val="none" w:sz="0" w:space="0" w:color="auto"/>
        <w:bottom w:val="none" w:sz="0" w:space="0" w:color="auto"/>
        <w:right w:val="none" w:sz="0" w:space="0" w:color="auto"/>
      </w:divBdr>
    </w:div>
    <w:div w:id="1802650479">
      <w:marLeft w:val="0"/>
      <w:marRight w:val="0"/>
      <w:marTop w:val="0"/>
      <w:marBottom w:val="0"/>
      <w:divBdr>
        <w:top w:val="none" w:sz="0" w:space="0" w:color="auto"/>
        <w:left w:val="none" w:sz="0" w:space="0" w:color="auto"/>
        <w:bottom w:val="none" w:sz="0" w:space="0" w:color="auto"/>
        <w:right w:val="none" w:sz="0" w:space="0" w:color="auto"/>
      </w:divBdr>
    </w:div>
    <w:div w:id="1802727044">
      <w:marLeft w:val="0"/>
      <w:marRight w:val="0"/>
      <w:marTop w:val="0"/>
      <w:marBottom w:val="0"/>
      <w:divBdr>
        <w:top w:val="none" w:sz="0" w:space="0" w:color="auto"/>
        <w:left w:val="none" w:sz="0" w:space="0" w:color="auto"/>
        <w:bottom w:val="none" w:sz="0" w:space="0" w:color="auto"/>
        <w:right w:val="none" w:sz="0" w:space="0" w:color="auto"/>
      </w:divBdr>
    </w:div>
    <w:div w:id="1802923205">
      <w:marLeft w:val="0"/>
      <w:marRight w:val="0"/>
      <w:marTop w:val="0"/>
      <w:marBottom w:val="0"/>
      <w:divBdr>
        <w:top w:val="none" w:sz="0" w:space="0" w:color="auto"/>
        <w:left w:val="none" w:sz="0" w:space="0" w:color="auto"/>
        <w:bottom w:val="none" w:sz="0" w:space="0" w:color="auto"/>
        <w:right w:val="none" w:sz="0" w:space="0" w:color="auto"/>
      </w:divBdr>
    </w:div>
    <w:div w:id="1803032955">
      <w:marLeft w:val="0"/>
      <w:marRight w:val="0"/>
      <w:marTop w:val="0"/>
      <w:marBottom w:val="0"/>
      <w:divBdr>
        <w:top w:val="none" w:sz="0" w:space="0" w:color="auto"/>
        <w:left w:val="none" w:sz="0" w:space="0" w:color="auto"/>
        <w:bottom w:val="none" w:sz="0" w:space="0" w:color="auto"/>
        <w:right w:val="none" w:sz="0" w:space="0" w:color="auto"/>
      </w:divBdr>
    </w:div>
    <w:div w:id="1803039596">
      <w:marLeft w:val="0"/>
      <w:marRight w:val="0"/>
      <w:marTop w:val="0"/>
      <w:marBottom w:val="0"/>
      <w:divBdr>
        <w:top w:val="none" w:sz="0" w:space="0" w:color="auto"/>
        <w:left w:val="none" w:sz="0" w:space="0" w:color="auto"/>
        <w:bottom w:val="none" w:sz="0" w:space="0" w:color="auto"/>
        <w:right w:val="none" w:sz="0" w:space="0" w:color="auto"/>
      </w:divBdr>
    </w:div>
    <w:div w:id="1803041536">
      <w:marLeft w:val="0"/>
      <w:marRight w:val="0"/>
      <w:marTop w:val="0"/>
      <w:marBottom w:val="0"/>
      <w:divBdr>
        <w:top w:val="none" w:sz="0" w:space="0" w:color="auto"/>
        <w:left w:val="none" w:sz="0" w:space="0" w:color="auto"/>
        <w:bottom w:val="none" w:sz="0" w:space="0" w:color="auto"/>
        <w:right w:val="none" w:sz="0" w:space="0" w:color="auto"/>
      </w:divBdr>
    </w:div>
    <w:div w:id="1803112058">
      <w:marLeft w:val="0"/>
      <w:marRight w:val="0"/>
      <w:marTop w:val="0"/>
      <w:marBottom w:val="0"/>
      <w:divBdr>
        <w:top w:val="none" w:sz="0" w:space="0" w:color="auto"/>
        <w:left w:val="none" w:sz="0" w:space="0" w:color="auto"/>
        <w:bottom w:val="none" w:sz="0" w:space="0" w:color="auto"/>
        <w:right w:val="none" w:sz="0" w:space="0" w:color="auto"/>
      </w:divBdr>
    </w:div>
    <w:div w:id="1803184436">
      <w:marLeft w:val="0"/>
      <w:marRight w:val="0"/>
      <w:marTop w:val="0"/>
      <w:marBottom w:val="0"/>
      <w:divBdr>
        <w:top w:val="none" w:sz="0" w:space="0" w:color="auto"/>
        <w:left w:val="none" w:sz="0" w:space="0" w:color="auto"/>
        <w:bottom w:val="none" w:sz="0" w:space="0" w:color="auto"/>
        <w:right w:val="none" w:sz="0" w:space="0" w:color="auto"/>
      </w:divBdr>
    </w:div>
    <w:div w:id="1803185048">
      <w:marLeft w:val="0"/>
      <w:marRight w:val="0"/>
      <w:marTop w:val="0"/>
      <w:marBottom w:val="0"/>
      <w:divBdr>
        <w:top w:val="none" w:sz="0" w:space="0" w:color="auto"/>
        <w:left w:val="none" w:sz="0" w:space="0" w:color="auto"/>
        <w:bottom w:val="none" w:sz="0" w:space="0" w:color="auto"/>
        <w:right w:val="none" w:sz="0" w:space="0" w:color="auto"/>
      </w:divBdr>
    </w:div>
    <w:div w:id="1803187068">
      <w:marLeft w:val="0"/>
      <w:marRight w:val="0"/>
      <w:marTop w:val="0"/>
      <w:marBottom w:val="0"/>
      <w:divBdr>
        <w:top w:val="none" w:sz="0" w:space="0" w:color="auto"/>
        <w:left w:val="none" w:sz="0" w:space="0" w:color="auto"/>
        <w:bottom w:val="none" w:sz="0" w:space="0" w:color="auto"/>
        <w:right w:val="none" w:sz="0" w:space="0" w:color="auto"/>
      </w:divBdr>
    </w:div>
    <w:div w:id="1803380430">
      <w:marLeft w:val="0"/>
      <w:marRight w:val="0"/>
      <w:marTop w:val="0"/>
      <w:marBottom w:val="0"/>
      <w:divBdr>
        <w:top w:val="none" w:sz="0" w:space="0" w:color="auto"/>
        <w:left w:val="none" w:sz="0" w:space="0" w:color="auto"/>
        <w:bottom w:val="none" w:sz="0" w:space="0" w:color="auto"/>
        <w:right w:val="none" w:sz="0" w:space="0" w:color="auto"/>
      </w:divBdr>
    </w:div>
    <w:div w:id="1803497652">
      <w:marLeft w:val="0"/>
      <w:marRight w:val="0"/>
      <w:marTop w:val="0"/>
      <w:marBottom w:val="0"/>
      <w:divBdr>
        <w:top w:val="none" w:sz="0" w:space="0" w:color="auto"/>
        <w:left w:val="none" w:sz="0" w:space="0" w:color="auto"/>
        <w:bottom w:val="none" w:sz="0" w:space="0" w:color="auto"/>
        <w:right w:val="none" w:sz="0" w:space="0" w:color="auto"/>
      </w:divBdr>
    </w:div>
    <w:div w:id="1803498497">
      <w:marLeft w:val="0"/>
      <w:marRight w:val="0"/>
      <w:marTop w:val="0"/>
      <w:marBottom w:val="0"/>
      <w:divBdr>
        <w:top w:val="none" w:sz="0" w:space="0" w:color="auto"/>
        <w:left w:val="none" w:sz="0" w:space="0" w:color="auto"/>
        <w:bottom w:val="none" w:sz="0" w:space="0" w:color="auto"/>
        <w:right w:val="none" w:sz="0" w:space="0" w:color="auto"/>
      </w:divBdr>
    </w:div>
    <w:div w:id="1803501761">
      <w:marLeft w:val="0"/>
      <w:marRight w:val="0"/>
      <w:marTop w:val="0"/>
      <w:marBottom w:val="0"/>
      <w:divBdr>
        <w:top w:val="none" w:sz="0" w:space="0" w:color="auto"/>
        <w:left w:val="none" w:sz="0" w:space="0" w:color="auto"/>
        <w:bottom w:val="none" w:sz="0" w:space="0" w:color="auto"/>
        <w:right w:val="none" w:sz="0" w:space="0" w:color="auto"/>
      </w:divBdr>
    </w:div>
    <w:div w:id="1803573375">
      <w:marLeft w:val="0"/>
      <w:marRight w:val="0"/>
      <w:marTop w:val="0"/>
      <w:marBottom w:val="0"/>
      <w:divBdr>
        <w:top w:val="none" w:sz="0" w:space="0" w:color="auto"/>
        <w:left w:val="none" w:sz="0" w:space="0" w:color="auto"/>
        <w:bottom w:val="none" w:sz="0" w:space="0" w:color="auto"/>
        <w:right w:val="none" w:sz="0" w:space="0" w:color="auto"/>
      </w:divBdr>
    </w:div>
    <w:div w:id="1803617819">
      <w:marLeft w:val="0"/>
      <w:marRight w:val="0"/>
      <w:marTop w:val="0"/>
      <w:marBottom w:val="0"/>
      <w:divBdr>
        <w:top w:val="none" w:sz="0" w:space="0" w:color="auto"/>
        <w:left w:val="none" w:sz="0" w:space="0" w:color="auto"/>
        <w:bottom w:val="none" w:sz="0" w:space="0" w:color="auto"/>
        <w:right w:val="none" w:sz="0" w:space="0" w:color="auto"/>
      </w:divBdr>
    </w:div>
    <w:div w:id="1803689826">
      <w:marLeft w:val="0"/>
      <w:marRight w:val="0"/>
      <w:marTop w:val="0"/>
      <w:marBottom w:val="0"/>
      <w:divBdr>
        <w:top w:val="none" w:sz="0" w:space="0" w:color="auto"/>
        <w:left w:val="none" w:sz="0" w:space="0" w:color="auto"/>
        <w:bottom w:val="none" w:sz="0" w:space="0" w:color="auto"/>
        <w:right w:val="none" w:sz="0" w:space="0" w:color="auto"/>
      </w:divBdr>
    </w:div>
    <w:div w:id="1803695252">
      <w:marLeft w:val="0"/>
      <w:marRight w:val="0"/>
      <w:marTop w:val="0"/>
      <w:marBottom w:val="0"/>
      <w:divBdr>
        <w:top w:val="none" w:sz="0" w:space="0" w:color="auto"/>
        <w:left w:val="none" w:sz="0" w:space="0" w:color="auto"/>
        <w:bottom w:val="none" w:sz="0" w:space="0" w:color="auto"/>
        <w:right w:val="none" w:sz="0" w:space="0" w:color="auto"/>
      </w:divBdr>
    </w:div>
    <w:div w:id="1803888020">
      <w:bodyDiv w:val="1"/>
      <w:marLeft w:val="0"/>
      <w:marRight w:val="0"/>
      <w:marTop w:val="0"/>
      <w:marBottom w:val="0"/>
      <w:divBdr>
        <w:top w:val="none" w:sz="0" w:space="0" w:color="auto"/>
        <w:left w:val="none" w:sz="0" w:space="0" w:color="auto"/>
        <w:bottom w:val="none" w:sz="0" w:space="0" w:color="auto"/>
        <w:right w:val="none" w:sz="0" w:space="0" w:color="auto"/>
      </w:divBdr>
    </w:div>
    <w:div w:id="1803956726">
      <w:marLeft w:val="0"/>
      <w:marRight w:val="0"/>
      <w:marTop w:val="0"/>
      <w:marBottom w:val="0"/>
      <w:divBdr>
        <w:top w:val="none" w:sz="0" w:space="0" w:color="auto"/>
        <w:left w:val="none" w:sz="0" w:space="0" w:color="auto"/>
        <w:bottom w:val="none" w:sz="0" w:space="0" w:color="auto"/>
        <w:right w:val="none" w:sz="0" w:space="0" w:color="auto"/>
      </w:divBdr>
    </w:div>
    <w:div w:id="1804033333">
      <w:marLeft w:val="0"/>
      <w:marRight w:val="0"/>
      <w:marTop w:val="0"/>
      <w:marBottom w:val="0"/>
      <w:divBdr>
        <w:top w:val="none" w:sz="0" w:space="0" w:color="auto"/>
        <w:left w:val="none" w:sz="0" w:space="0" w:color="auto"/>
        <w:bottom w:val="none" w:sz="0" w:space="0" w:color="auto"/>
        <w:right w:val="none" w:sz="0" w:space="0" w:color="auto"/>
      </w:divBdr>
    </w:div>
    <w:div w:id="1804150678">
      <w:marLeft w:val="0"/>
      <w:marRight w:val="0"/>
      <w:marTop w:val="0"/>
      <w:marBottom w:val="0"/>
      <w:divBdr>
        <w:top w:val="none" w:sz="0" w:space="0" w:color="auto"/>
        <w:left w:val="none" w:sz="0" w:space="0" w:color="auto"/>
        <w:bottom w:val="none" w:sz="0" w:space="0" w:color="auto"/>
        <w:right w:val="none" w:sz="0" w:space="0" w:color="auto"/>
      </w:divBdr>
    </w:div>
    <w:div w:id="1804158961">
      <w:marLeft w:val="0"/>
      <w:marRight w:val="0"/>
      <w:marTop w:val="0"/>
      <w:marBottom w:val="0"/>
      <w:divBdr>
        <w:top w:val="none" w:sz="0" w:space="0" w:color="auto"/>
        <w:left w:val="none" w:sz="0" w:space="0" w:color="auto"/>
        <w:bottom w:val="none" w:sz="0" w:space="0" w:color="auto"/>
        <w:right w:val="none" w:sz="0" w:space="0" w:color="auto"/>
      </w:divBdr>
    </w:div>
    <w:div w:id="1804349613">
      <w:marLeft w:val="0"/>
      <w:marRight w:val="0"/>
      <w:marTop w:val="0"/>
      <w:marBottom w:val="0"/>
      <w:divBdr>
        <w:top w:val="none" w:sz="0" w:space="0" w:color="auto"/>
        <w:left w:val="none" w:sz="0" w:space="0" w:color="auto"/>
        <w:bottom w:val="none" w:sz="0" w:space="0" w:color="auto"/>
        <w:right w:val="none" w:sz="0" w:space="0" w:color="auto"/>
      </w:divBdr>
    </w:div>
    <w:div w:id="1804421892">
      <w:marLeft w:val="0"/>
      <w:marRight w:val="0"/>
      <w:marTop w:val="0"/>
      <w:marBottom w:val="0"/>
      <w:divBdr>
        <w:top w:val="none" w:sz="0" w:space="0" w:color="auto"/>
        <w:left w:val="none" w:sz="0" w:space="0" w:color="auto"/>
        <w:bottom w:val="none" w:sz="0" w:space="0" w:color="auto"/>
        <w:right w:val="none" w:sz="0" w:space="0" w:color="auto"/>
      </w:divBdr>
    </w:div>
    <w:div w:id="1804469690">
      <w:marLeft w:val="0"/>
      <w:marRight w:val="0"/>
      <w:marTop w:val="0"/>
      <w:marBottom w:val="0"/>
      <w:divBdr>
        <w:top w:val="none" w:sz="0" w:space="0" w:color="auto"/>
        <w:left w:val="none" w:sz="0" w:space="0" w:color="auto"/>
        <w:bottom w:val="none" w:sz="0" w:space="0" w:color="auto"/>
        <w:right w:val="none" w:sz="0" w:space="0" w:color="auto"/>
      </w:divBdr>
    </w:div>
    <w:div w:id="1804612529">
      <w:marLeft w:val="0"/>
      <w:marRight w:val="0"/>
      <w:marTop w:val="0"/>
      <w:marBottom w:val="0"/>
      <w:divBdr>
        <w:top w:val="none" w:sz="0" w:space="0" w:color="auto"/>
        <w:left w:val="none" w:sz="0" w:space="0" w:color="auto"/>
        <w:bottom w:val="none" w:sz="0" w:space="0" w:color="auto"/>
        <w:right w:val="none" w:sz="0" w:space="0" w:color="auto"/>
      </w:divBdr>
    </w:div>
    <w:div w:id="1804620122">
      <w:marLeft w:val="0"/>
      <w:marRight w:val="0"/>
      <w:marTop w:val="0"/>
      <w:marBottom w:val="0"/>
      <w:divBdr>
        <w:top w:val="none" w:sz="0" w:space="0" w:color="auto"/>
        <w:left w:val="none" w:sz="0" w:space="0" w:color="auto"/>
        <w:bottom w:val="none" w:sz="0" w:space="0" w:color="auto"/>
        <w:right w:val="none" w:sz="0" w:space="0" w:color="auto"/>
      </w:divBdr>
    </w:div>
    <w:div w:id="1804688030">
      <w:bodyDiv w:val="1"/>
      <w:marLeft w:val="0"/>
      <w:marRight w:val="0"/>
      <w:marTop w:val="0"/>
      <w:marBottom w:val="0"/>
      <w:divBdr>
        <w:top w:val="none" w:sz="0" w:space="0" w:color="auto"/>
        <w:left w:val="none" w:sz="0" w:space="0" w:color="auto"/>
        <w:bottom w:val="none" w:sz="0" w:space="0" w:color="auto"/>
        <w:right w:val="none" w:sz="0" w:space="0" w:color="auto"/>
      </w:divBdr>
    </w:div>
    <w:div w:id="1804692680">
      <w:marLeft w:val="0"/>
      <w:marRight w:val="0"/>
      <w:marTop w:val="0"/>
      <w:marBottom w:val="0"/>
      <w:divBdr>
        <w:top w:val="none" w:sz="0" w:space="0" w:color="auto"/>
        <w:left w:val="none" w:sz="0" w:space="0" w:color="auto"/>
        <w:bottom w:val="none" w:sz="0" w:space="0" w:color="auto"/>
        <w:right w:val="none" w:sz="0" w:space="0" w:color="auto"/>
      </w:divBdr>
    </w:div>
    <w:div w:id="1804694590">
      <w:marLeft w:val="0"/>
      <w:marRight w:val="0"/>
      <w:marTop w:val="0"/>
      <w:marBottom w:val="0"/>
      <w:divBdr>
        <w:top w:val="none" w:sz="0" w:space="0" w:color="auto"/>
        <w:left w:val="none" w:sz="0" w:space="0" w:color="auto"/>
        <w:bottom w:val="none" w:sz="0" w:space="0" w:color="auto"/>
        <w:right w:val="none" w:sz="0" w:space="0" w:color="auto"/>
      </w:divBdr>
    </w:div>
    <w:div w:id="1804881098">
      <w:marLeft w:val="0"/>
      <w:marRight w:val="0"/>
      <w:marTop w:val="0"/>
      <w:marBottom w:val="0"/>
      <w:divBdr>
        <w:top w:val="none" w:sz="0" w:space="0" w:color="auto"/>
        <w:left w:val="none" w:sz="0" w:space="0" w:color="auto"/>
        <w:bottom w:val="none" w:sz="0" w:space="0" w:color="auto"/>
        <w:right w:val="none" w:sz="0" w:space="0" w:color="auto"/>
      </w:divBdr>
    </w:div>
    <w:div w:id="1804881557">
      <w:marLeft w:val="0"/>
      <w:marRight w:val="0"/>
      <w:marTop w:val="0"/>
      <w:marBottom w:val="0"/>
      <w:divBdr>
        <w:top w:val="none" w:sz="0" w:space="0" w:color="auto"/>
        <w:left w:val="none" w:sz="0" w:space="0" w:color="auto"/>
        <w:bottom w:val="none" w:sz="0" w:space="0" w:color="auto"/>
        <w:right w:val="none" w:sz="0" w:space="0" w:color="auto"/>
      </w:divBdr>
    </w:div>
    <w:div w:id="1804882037">
      <w:marLeft w:val="0"/>
      <w:marRight w:val="0"/>
      <w:marTop w:val="0"/>
      <w:marBottom w:val="0"/>
      <w:divBdr>
        <w:top w:val="none" w:sz="0" w:space="0" w:color="auto"/>
        <w:left w:val="none" w:sz="0" w:space="0" w:color="auto"/>
        <w:bottom w:val="none" w:sz="0" w:space="0" w:color="auto"/>
        <w:right w:val="none" w:sz="0" w:space="0" w:color="auto"/>
      </w:divBdr>
    </w:div>
    <w:div w:id="1804959661">
      <w:marLeft w:val="0"/>
      <w:marRight w:val="0"/>
      <w:marTop w:val="0"/>
      <w:marBottom w:val="0"/>
      <w:divBdr>
        <w:top w:val="none" w:sz="0" w:space="0" w:color="auto"/>
        <w:left w:val="none" w:sz="0" w:space="0" w:color="auto"/>
        <w:bottom w:val="none" w:sz="0" w:space="0" w:color="auto"/>
        <w:right w:val="none" w:sz="0" w:space="0" w:color="auto"/>
      </w:divBdr>
    </w:div>
    <w:div w:id="1805077117">
      <w:marLeft w:val="0"/>
      <w:marRight w:val="0"/>
      <w:marTop w:val="0"/>
      <w:marBottom w:val="0"/>
      <w:divBdr>
        <w:top w:val="none" w:sz="0" w:space="0" w:color="auto"/>
        <w:left w:val="none" w:sz="0" w:space="0" w:color="auto"/>
        <w:bottom w:val="none" w:sz="0" w:space="0" w:color="auto"/>
        <w:right w:val="none" w:sz="0" w:space="0" w:color="auto"/>
      </w:divBdr>
    </w:div>
    <w:div w:id="1805080763">
      <w:bodyDiv w:val="1"/>
      <w:marLeft w:val="0"/>
      <w:marRight w:val="0"/>
      <w:marTop w:val="0"/>
      <w:marBottom w:val="0"/>
      <w:divBdr>
        <w:top w:val="none" w:sz="0" w:space="0" w:color="auto"/>
        <w:left w:val="none" w:sz="0" w:space="0" w:color="auto"/>
        <w:bottom w:val="none" w:sz="0" w:space="0" w:color="auto"/>
        <w:right w:val="none" w:sz="0" w:space="0" w:color="auto"/>
      </w:divBdr>
    </w:div>
    <w:div w:id="1805391606">
      <w:marLeft w:val="0"/>
      <w:marRight w:val="0"/>
      <w:marTop w:val="0"/>
      <w:marBottom w:val="0"/>
      <w:divBdr>
        <w:top w:val="none" w:sz="0" w:space="0" w:color="auto"/>
        <w:left w:val="none" w:sz="0" w:space="0" w:color="auto"/>
        <w:bottom w:val="none" w:sz="0" w:space="0" w:color="auto"/>
        <w:right w:val="none" w:sz="0" w:space="0" w:color="auto"/>
      </w:divBdr>
    </w:div>
    <w:div w:id="1805460232">
      <w:marLeft w:val="0"/>
      <w:marRight w:val="0"/>
      <w:marTop w:val="0"/>
      <w:marBottom w:val="0"/>
      <w:divBdr>
        <w:top w:val="none" w:sz="0" w:space="0" w:color="auto"/>
        <w:left w:val="none" w:sz="0" w:space="0" w:color="auto"/>
        <w:bottom w:val="none" w:sz="0" w:space="0" w:color="auto"/>
        <w:right w:val="none" w:sz="0" w:space="0" w:color="auto"/>
      </w:divBdr>
    </w:div>
    <w:div w:id="1805468961">
      <w:marLeft w:val="0"/>
      <w:marRight w:val="0"/>
      <w:marTop w:val="0"/>
      <w:marBottom w:val="0"/>
      <w:divBdr>
        <w:top w:val="none" w:sz="0" w:space="0" w:color="auto"/>
        <w:left w:val="none" w:sz="0" w:space="0" w:color="auto"/>
        <w:bottom w:val="none" w:sz="0" w:space="0" w:color="auto"/>
        <w:right w:val="none" w:sz="0" w:space="0" w:color="auto"/>
      </w:divBdr>
    </w:div>
    <w:div w:id="1805535202">
      <w:marLeft w:val="0"/>
      <w:marRight w:val="0"/>
      <w:marTop w:val="0"/>
      <w:marBottom w:val="0"/>
      <w:divBdr>
        <w:top w:val="none" w:sz="0" w:space="0" w:color="auto"/>
        <w:left w:val="none" w:sz="0" w:space="0" w:color="auto"/>
        <w:bottom w:val="none" w:sz="0" w:space="0" w:color="auto"/>
        <w:right w:val="none" w:sz="0" w:space="0" w:color="auto"/>
      </w:divBdr>
    </w:div>
    <w:div w:id="1805587314">
      <w:marLeft w:val="0"/>
      <w:marRight w:val="0"/>
      <w:marTop w:val="0"/>
      <w:marBottom w:val="0"/>
      <w:divBdr>
        <w:top w:val="none" w:sz="0" w:space="0" w:color="auto"/>
        <w:left w:val="none" w:sz="0" w:space="0" w:color="auto"/>
        <w:bottom w:val="none" w:sz="0" w:space="0" w:color="auto"/>
        <w:right w:val="none" w:sz="0" w:space="0" w:color="auto"/>
      </w:divBdr>
    </w:div>
    <w:div w:id="1805653981">
      <w:marLeft w:val="0"/>
      <w:marRight w:val="0"/>
      <w:marTop w:val="0"/>
      <w:marBottom w:val="0"/>
      <w:divBdr>
        <w:top w:val="none" w:sz="0" w:space="0" w:color="auto"/>
        <w:left w:val="none" w:sz="0" w:space="0" w:color="auto"/>
        <w:bottom w:val="none" w:sz="0" w:space="0" w:color="auto"/>
        <w:right w:val="none" w:sz="0" w:space="0" w:color="auto"/>
      </w:divBdr>
    </w:div>
    <w:div w:id="1805730091">
      <w:marLeft w:val="0"/>
      <w:marRight w:val="0"/>
      <w:marTop w:val="0"/>
      <w:marBottom w:val="0"/>
      <w:divBdr>
        <w:top w:val="none" w:sz="0" w:space="0" w:color="auto"/>
        <w:left w:val="none" w:sz="0" w:space="0" w:color="auto"/>
        <w:bottom w:val="none" w:sz="0" w:space="0" w:color="auto"/>
        <w:right w:val="none" w:sz="0" w:space="0" w:color="auto"/>
      </w:divBdr>
    </w:div>
    <w:div w:id="1805733847">
      <w:marLeft w:val="0"/>
      <w:marRight w:val="0"/>
      <w:marTop w:val="0"/>
      <w:marBottom w:val="0"/>
      <w:divBdr>
        <w:top w:val="none" w:sz="0" w:space="0" w:color="auto"/>
        <w:left w:val="none" w:sz="0" w:space="0" w:color="auto"/>
        <w:bottom w:val="none" w:sz="0" w:space="0" w:color="auto"/>
        <w:right w:val="none" w:sz="0" w:space="0" w:color="auto"/>
      </w:divBdr>
    </w:div>
    <w:div w:id="1805733910">
      <w:marLeft w:val="0"/>
      <w:marRight w:val="0"/>
      <w:marTop w:val="0"/>
      <w:marBottom w:val="0"/>
      <w:divBdr>
        <w:top w:val="none" w:sz="0" w:space="0" w:color="auto"/>
        <w:left w:val="none" w:sz="0" w:space="0" w:color="auto"/>
        <w:bottom w:val="none" w:sz="0" w:space="0" w:color="auto"/>
        <w:right w:val="none" w:sz="0" w:space="0" w:color="auto"/>
      </w:divBdr>
    </w:div>
    <w:div w:id="1805809882">
      <w:marLeft w:val="0"/>
      <w:marRight w:val="0"/>
      <w:marTop w:val="0"/>
      <w:marBottom w:val="0"/>
      <w:divBdr>
        <w:top w:val="none" w:sz="0" w:space="0" w:color="auto"/>
        <w:left w:val="none" w:sz="0" w:space="0" w:color="auto"/>
        <w:bottom w:val="none" w:sz="0" w:space="0" w:color="auto"/>
        <w:right w:val="none" w:sz="0" w:space="0" w:color="auto"/>
      </w:divBdr>
    </w:div>
    <w:div w:id="1805852929">
      <w:marLeft w:val="0"/>
      <w:marRight w:val="0"/>
      <w:marTop w:val="0"/>
      <w:marBottom w:val="0"/>
      <w:divBdr>
        <w:top w:val="none" w:sz="0" w:space="0" w:color="auto"/>
        <w:left w:val="none" w:sz="0" w:space="0" w:color="auto"/>
        <w:bottom w:val="none" w:sz="0" w:space="0" w:color="auto"/>
        <w:right w:val="none" w:sz="0" w:space="0" w:color="auto"/>
      </w:divBdr>
    </w:div>
    <w:div w:id="1806043479">
      <w:marLeft w:val="0"/>
      <w:marRight w:val="0"/>
      <w:marTop w:val="0"/>
      <w:marBottom w:val="0"/>
      <w:divBdr>
        <w:top w:val="none" w:sz="0" w:space="0" w:color="auto"/>
        <w:left w:val="none" w:sz="0" w:space="0" w:color="auto"/>
        <w:bottom w:val="none" w:sz="0" w:space="0" w:color="auto"/>
        <w:right w:val="none" w:sz="0" w:space="0" w:color="auto"/>
      </w:divBdr>
    </w:div>
    <w:div w:id="1806119070">
      <w:marLeft w:val="0"/>
      <w:marRight w:val="0"/>
      <w:marTop w:val="0"/>
      <w:marBottom w:val="0"/>
      <w:divBdr>
        <w:top w:val="none" w:sz="0" w:space="0" w:color="auto"/>
        <w:left w:val="none" w:sz="0" w:space="0" w:color="auto"/>
        <w:bottom w:val="none" w:sz="0" w:space="0" w:color="auto"/>
        <w:right w:val="none" w:sz="0" w:space="0" w:color="auto"/>
      </w:divBdr>
    </w:div>
    <w:div w:id="1806191524">
      <w:marLeft w:val="0"/>
      <w:marRight w:val="0"/>
      <w:marTop w:val="0"/>
      <w:marBottom w:val="0"/>
      <w:divBdr>
        <w:top w:val="none" w:sz="0" w:space="0" w:color="auto"/>
        <w:left w:val="none" w:sz="0" w:space="0" w:color="auto"/>
        <w:bottom w:val="none" w:sz="0" w:space="0" w:color="auto"/>
        <w:right w:val="none" w:sz="0" w:space="0" w:color="auto"/>
      </w:divBdr>
    </w:div>
    <w:div w:id="1806242323">
      <w:marLeft w:val="0"/>
      <w:marRight w:val="0"/>
      <w:marTop w:val="0"/>
      <w:marBottom w:val="0"/>
      <w:divBdr>
        <w:top w:val="none" w:sz="0" w:space="0" w:color="auto"/>
        <w:left w:val="none" w:sz="0" w:space="0" w:color="auto"/>
        <w:bottom w:val="none" w:sz="0" w:space="0" w:color="auto"/>
        <w:right w:val="none" w:sz="0" w:space="0" w:color="auto"/>
      </w:divBdr>
    </w:div>
    <w:div w:id="1806267486">
      <w:marLeft w:val="0"/>
      <w:marRight w:val="0"/>
      <w:marTop w:val="0"/>
      <w:marBottom w:val="0"/>
      <w:divBdr>
        <w:top w:val="none" w:sz="0" w:space="0" w:color="auto"/>
        <w:left w:val="none" w:sz="0" w:space="0" w:color="auto"/>
        <w:bottom w:val="none" w:sz="0" w:space="0" w:color="auto"/>
        <w:right w:val="none" w:sz="0" w:space="0" w:color="auto"/>
      </w:divBdr>
    </w:div>
    <w:div w:id="1806309385">
      <w:marLeft w:val="0"/>
      <w:marRight w:val="0"/>
      <w:marTop w:val="0"/>
      <w:marBottom w:val="0"/>
      <w:divBdr>
        <w:top w:val="none" w:sz="0" w:space="0" w:color="auto"/>
        <w:left w:val="none" w:sz="0" w:space="0" w:color="auto"/>
        <w:bottom w:val="none" w:sz="0" w:space="0" w:color="auto"/>
        <w:right w:val="none" w:sz="0" w:space="0" w:color="auto"/>
      </w:divBdr>
    </w:div>
    <w:div w:id="1806310987">
      <w:marLeft w:val="0"/>
      <w:marRight w:val="0"/>
      <w:marTop w:val="0"/>
      <w:marBottom w:val="0"/>
      <w:divBdr>
        <w:top w:val="none" w:sz="0" w:space="0" w:color="auto"/>
        <w:left w:val="none" w:sz="0" w:space="0" w:color="auto"/>
        <w:bottom w:val="none" w:sz="0" w:space="0" w:color="auto"/>
        <w:right w:val="none" w:sz="0" w:space="0" w:color="auto"/>
      </w:divBdr>
    </w:div>
    <w:div w:id="1806311218">
      <w:marLeft w:val="0"/>
      <w:marRight w:val="0"/>
      <w:marTop w:val="0"/>
      <w:marBottom w:val="0"/>
      <w:divBdr>
        <w:top w:val="none" w:sz="0" w:space="0" w:color="auto"/>
        <w:left w:val="none" w:sz="0" w:space="0" w:color="auto"/>
        <w:bottom w:val="none" w:sz="0" w:space="0" w:color="auto"/>
        <w:right w:val="none" w:sz="0" w:space="0" w:color="auto"/>
      </w:divBdr>
    </w:div>
    <w:div w:id="1806313860">
      <w:marLeft w:val="0"/>
      <w:marRight w:val="0"/>
      <w:marTop w:val="0"/>
      <w:marBottom w:val="0"/>
      <w:divBdr>
        <w:top w:val="none" w:sz="0" w:space="0" w:color="auto"/>
        <w:left w:val="none" w:sz="0" w:space="0" w:color="auto"/>
        <w:bottom w:val="none" w:sz="0" w:space="0" w:color="auto"/>
        <w:right w:val="none" w:sz="0" w:space="0" w:color="auto"/>
      </w:divBdr>
    </w:div>
    <w:div w:id="1806392748">
      <w:marLeft w:val="0"/>
      <w:marRight w:val="0"/>
      <w:marTop w:val="0"/>
      <w:marBottom w:val="0"/>
      <w:divBdr>
        <w:top w:val="none" w:sz="0" w:space="0" w:color="auto"/>
        <w:left w:val="none" w:sz="0" w:space="0" w:color="auto"/>
        <w:bottom w:val="none" w:sz="0" w:space="0" w:color="auto"/>
        <w:right w:val="none" w:sz="0" w:space="0" w:color="auto"/>
      </w:divBdr>
    </w:div>
    <w:div w:id="1806461681">
      <w:marLeft w:val="0"/>
      <w:marRight w:val="0"/>
      <w:marTop w:val="0"/>
      <w:marBottom w:val="0"/>
      <w:divBdr>
        <w:top w:val="none" w:sz="0" w:space="0" w:color="auto"/>
        <w:left w:val="none" w:sz="0" w:space="0" w:color="auto"/>
        <w:bottom w:val="none" w:sz="0" w:space="0" w:color="auto"/>
        <w:right w:val="none" w:sz="0" w:space="0" w:color="auto"/>
      </w:divBdr>
    </w:div>
    <w:div w:id="1806464134">
      <w:marLeft w:val="0"/>
      <w:marRight w:val="0"/>
      <w:marTop w:val="0"/>
      <w:marBottom w:val="0"/>
      <w:divBdr>
        <w:top w:val="none" w:sz="0" w:space="0" w:color="auto"/>
        <w:left w:val="none" w:sz="0" w:space="0" w:color="auto"/>
        <w:bottom w:val="none" w:sz="0" w:space="0" w:color="auto"/>
        <w:right w:val="none" w:sz="0" w:space="0" w:color="auto"/>
      </w:divBdr>
    </w:div>
    <w:div w:id="1806506634">
      <w:marLeft w:val="0"/>
      <w:marRight w:val="0"/>
      <w:marTop w:val="0"/>
      <w:marBottom w:val="0"/>
      <w:divBdr>
        <w:top w:val="none" w:sz="0" w:space="0" w:color="auto"/>
        <w:left w:val="none" w:sz="0" w:space="0" w:color="auto"/>
        <w:bottom w:val="none" w:sz="0" w:space="0" w:color="auto"/>
        <w:right w:val="none" w:sz="0" w:space="0" w:color="auto"/>
      </w:divBdr>
    </w:div>
    <w:div w:id="1806577491">
      <w:marLeft w:val="0"/>
      <w:marRight w:val="0"/>
      <w:marTop w:val="0"/>
      <w:marBottom w:val="0"/>
      <w:divBdr>
        <w:top w:val="none" w:sz="0" w:space="0" w:color="auto"/>
        <w:left w:val="none" w:sz="0" w:space="0" w:color="auto"/>
        <w:bottom w:val="none" w:sz="0" w:space="0" w:color="auto"/>
        <w:right w:val="none" w:sz="0" w:space="0" w:color="auto"/>
      </w:divBdr>
    </w:div>
    <w:div w:id="1806581560">
      <w:marLeft w:val="0"/>
      <w:marRight w:val="0"/>
      <w:marTop w:val="0"/>
      <w:marBottom w:val="0"/>
      <w:divBdr>
        <w:top w:val="none" w:sz="0" w:space="0" w:color="auto"/>
        <w:left w:val="none" w:sz="0" w:space="0" w:color="auto"/>
        <w:bottom w:val="none" w:sz="0" w:space="0" w:color="auto"/>
        <w:right w:val="none" w:sz="0" w:space="0" w:color="auto"/>
      </w:divBdr>
    </w:div>
    <w:div w:id="1806700958">
      <w:marLeft w:val="0"/>
      <w:marRight w:val="0"/>
      <w:marTop w:val="0"/>
      <w:marBottom w:val="0"/>
      <w:divBdr>
        <w:top w:val="none" w:sz="0" w:space="0" w:color="auto"/>
        <w:left w:val="none" w:sz="0" w:space="0" w:color="auto"/>
        <w:bottom w:val="none" w:sz="0" w:space="0" w:color="auto"/>
        <w:right w:val="none" w:sz="0" w:space="0" w:color="auto"/>
      </w:divBdr>
    </w:div>
    <w:div w:id="1806853692">
      <w:marLeft w:val="0"/>
      <w:marRight w:val="0"/>
      <w:marTop w:val="0"/>
      <w:marBottom w:val="0"/>
      <w:divBdr>
        <w:top w:val="none" w:sz="0" w:space="0" w:color="auto"/>
        <w:left w:val="none" w:sz="0" w:space="0" w:color="auto"/>
        <w:bottom w:val="none" w:sz="0" w:space="0" w:color="auto"/>
        <w:right w:val="none" w:sz="0" w:space="0" w:color="auto"/>
      </w:divBdr>
    </w:div>
    <w:div w:id="1806855088">
      <w:marLeft w:val="0"/>
      <w:marRight w:val="0"/>
      <w:marTop w:val="0"/>
      <w:marBottom w:val="0"/>
      <w:divBdr>
        <w:top w:val="none" w:sz="0" w:space="0" w:color="auto"/>
        <w:left w:val="none" w:sz="0" w:space="0" w:color="auto"/>
        <w:bottom w:val="none" w:sz="0" w:space="0" w:color="auto"/>
        <w:right w:val="none" w:sz="0" w:space="0" w:color="auto"/>
      </w:divBdr>
    </w:div>
    <w:div w:id="1806925139">
      <w:marLeft w:val="0"/>
      <w:marRight w:val="0"/>
      <w:marTop w:val="0"/>
      <w:marBottom w:val="0"/>
      <w:divBdr>
        <w:top w:val="none" w:sz="0" w:space="0" w:color="auto"/>
        <w:left w:val="none" w:sz="0" w:space="0" w:color="auto"/>
        <w:bottom w:val="none" w:sz="0" w:space="0" w:color="auto"/>
        <w:right w:val="none" w:sz="0" w:space="0" w:color="auto"/>
      </w:divBdr>
    </w:div>
    <w:div w:id="1806973199">
      <w:marLeft w:val="0"/>
      <w:marRight w:val="0"/>
      <w:marTop w:val="0"/>
      <w:marBottom w:val="0"/>
      <w:divBdr>
        <w:top w:val="none" w:sz="0" w:space="0" w:color="auto"/>
        <w:left w:val="none" w:sz="0" w:space="0" w:color="auto"/>
        <w:bottom w:val="none" w:sz="0" w:space="0" w:color="auto"/>
        <w:right w:val="none" w:sz="0" w:space="0" w:color="auto"/>
      </w:divBdr>
    </w:div>
    <w:div w:id="1807042179">
      <w:marLeft w:val="0"/>
      <w:marRight w:val="0"/>
      <w:marTop w:val="0"/>
      <w:marBottom w:val="0"/>
      <w:divBdr>
        <w:top w:val="none" w:sz="0" w:space="0" w:color="auto"/>
        <w:left w:val="none" w:sz="0" w:space="0" w:color="auto"/>
        <w:bottom w:val="none" w:sz="0" w:space="0" w:color="auto"/>
        <w:right w:val="none" w:sz="0" w:space="0" w:color="auto"/>
      </w:divBdr>
    </w:div>
    <w:div w:id="1807164262">
      <w:marLeft w:val="0"/>
      <w:marRight w:val="0"/>
      <w:marTop w:val="0"/>
      <w:marBottom w:val="0"/>
      <w:divBdr>
        <w:top w:val="none" w:sz="0" w:space="0" w:color="auto"/>
        <w:left w:val="none" w:sz="0" w:space="0" w:color="auto"/>
        <w:bottom w:val="none" w:sz="0" w:space="0" w:color="auto"/>
        <w:right w:val="none" w:sz="0" w:space="0" w:color="auto"/>
      </w:divBdr>
    </w:div>
    <w:div w:id="1807241482">
      <w:marLeft w:val="0"/>
      <w:marRight w:val="0"/>
      <w:marTop w:val="0"/>
      <w:marBottom w:val="0"/>
      <w:divBdr>
        <w:top w:val="none" w:sz="0" w:space="0" w:color="auto"/>
        <w:left w:val="none" w:sz="0" w:space="0" w:color="auto"/>
        <w:bottom w:val="none" w:sz="0" w:space="0" w:color="auto"/>
        <w:right w:val="none" w:sz="0" w:space="0" w:color="auto"/>
      </w:divBdr>
    </w:div>
    <w:div w:id="1807309546">
      <w:marLeft w:val="0"/>
      <w:marRight w:val="0"/>
      <w:marTop w:val="0"/>
      <w:marBottom w:val="0"/>
      <w:divBdr>
        <w:top w:val="none" w:sz="0" w:space="0" w:color="auto"/>
        <w:left w:val="none" w:sz="0" w:space="0" w:color="auto"/>
        <w:bottom w:val="none" w:sz="0" w:space="0" w:color="auto"/>
        <w:right w:val="none" w:sz="0" w:space="0" w:color="auto"/>
      </w:divBdr>
    </w:div>
    <w:div w:id="1807358649">
      <w:marLeft w:val="0"/>
      <w:marRight w:val="0"/>
      <w:marTop w:val="0"/>
      <w:marBottom w:val="0"/>
      <w:divBdr>
        <w:top w:val="none" w:sz="0" w:space="0" w:color="auto"/>
        <w:left w:val="none" w:sz="0" w:space="0" w:color="auto"/>
        <w:bottom w:val="none" w:sz="0" w:space="0" w:color="auto"/>
        <w:right w:val="none" w:sz="0" w:space="0" w:color="auto"/>
      </w:divBdr>
    </w:div>
    <w:div w:id="1807383060">
      <w:marLeft w:val="0"/>
      <w:marRight w:val="0"/>
      <w:marTop w:val="0"/>
      <w:marBottom w:val="0"/>
      <w:divBdr>
        <w:top w:val="none" w:sz="0" w:space="0" w:color="auto"/>
        <w:left w:val="none" w:sz="0" w:space="0" w:color="auto"/>
        <w:bottom w:val="none" w:sz="0" w:space="0" w:color="auto"/>
        <w:right w:val="none" w:sz="0" w:space="0" w:color="auto"/>
      </w:divBdr>
    </w:div>
    <w:div w:id="1807549779">
      <w:marLeft w:val="0"/>
      <w:marRight w:val="0"/>
      <w:marTop w:val="0"/>
      <w:marBottom w:val="0"/>
      <w:divBdr>
        <w:top w:val="none" w:sz="0" w:space="0" w:color="auto"/>
        <w:left w:val="none" w:sz="0" w:space="0" w:color="auto"/>
        <w:bottom w:val="none" w:sz="0" w:space="0" w:color="auto"/>
        <w:right w:val="none" w:sz="0" w:space="0" w:color="auto"/>
      </w:divBdr>
    </w:div>
    <w:div w:id="1807577977">
      <w:marLeft w:val="0"/>
      <w:marRight w:val="0"/>
      <w:marTop w:val="0"/>
      <w:marBottom w:val="0"/>
      <w:divBdr>
        <w:top w:val="none" w:sz="0" w:space="0" w:color="auto"/>
        <w:left w:val="none" w:sz="0" w:space="0" w:color="auto"/>
        <w:bottom w:val="none" w:sz="0" w:space="0" w:color="auto"/>
        <w:right w:val="none" w:sz="0" w:space="0" w:color="auto"/>
      </w:divBdr>
    </w:div>
    <w:div w:id="1807626006">
      <w:marLeft w:val="0"/>
      <w:marRight w:val="0"/>
      <w:marTop w:val="0"/>
      <w:marBottom w:val="0"/>
      <w:divBdr>
        <w:top w:val="none" w:sz="0" w:space="0" w:color="auto"/>
        <w:left w:val="none" w:sz="0" w:space="0" w:color="auto"/>
        <w:bottom w:val="none" w:sz="0" w:space="0" w:color="auto"/>
        <w:right w:val="none" w:sz="0" w:space="0" w:color="auto"/>
      </w:divBdr>
    </w:div>
    <w:div w:id="1807695007">
      <w:marLeft w:val="0"/>
      <w:marRight w:val="0"/>
      <w:marTop w:val="0"/>
      <w:marBottom w:val="0"/>
      <w:divBdr>
        <w:top w:val="none" w:sz="0" w:space="0" w:color="auto"/>
        <w:left w:val="none" w:sz="0" w:space="0" w:color="auto"/>
        <w:bottom w:val="none" w:sz="0" w:space="0" w:color="auto"/>
        <w:right w:val="none" w:sz="0" w:space="0" w:color="auto"/>
      </w:divBdr>
    </w:div>
    <w:div w:id="1807775323">
      <w:marLeft w:val="0"/>
      <w:marRight w:val="0"/>
      <w:marTop w:val="0"/>
      <w:marBottom w:val="0"/>
      <w:divBdr>
        <w:top w:val="none" w:sz="0" w:space="0" w:color="auto"/>
        <w:left w:val="none" w:sz="0" w:space="0" w:color="auto"/>
        <w:bottom w:val="none" w:sz="0" w:space="0" w:color="auto"/>
        <w:right w:val="none" w:sz="0" w:space="0" w:color="auto"/>
      </w:divBdr>
    </w:div>
    <w:div w:id="1807816645">
      <w:marLeft w:val="0"/>
      <w:marRight w:val="0"/>
      <w:marTop w:val="0"/>
      <w:marBottom w:val="0"/>
      <w:divBdr>
        <w:top w:val="none" w:sz="0" w:space="0" w:color="auto"/>
        <w:left w:val="none" w:sz="0" w:space="0" w:color="auto"/>
        <w:bottom w:val="none" w:sz="0" w:space="0" w:color="auto"/>
        <w:right w:val="none" w:sz="0" w:space="0" w:color="auto"/>
      </w:divBdr>
    </w:div>
    <w:div w:id="1807891445">
      <w:marLeft w:val="0"/>
      <w:marRight w:val="0"/>
      <w:marTop w:val="0"/>
      <w:marBottom w:val="0"/>
      <w:divBdr>
        <w:top w:val="none" w:sz="0" w:space="0" w:color="auto"/>
        <w:left w:val="none" w:sz="0" w:space="0" w:color="auto"/>
        <w:bottom w:val="none" w:sz="0" w:space="0" w:color="auto"/>
        <w:right w:val="none" w:sz="0" w:space="0" w:color="auto"/>
      </w:divBdr>
    </w:div>
    <w:div w:id="1807967577">
      <w:marLeft w:val="0"/>
      <w:marRight w:val="0"/>
      <w:marTop w:val="0"/>
      <w:marBottom w:val="0"/>
      <w:divBdr>
        <w:top w:val="none" w:sz="0" w:space="0" w:color="auto"/>
        <w:left w:val="none" w:sz="0" w:space="0" w:color="auto"/>
        <w:bottom w:val="none" w:sz="0" w:space="0" w:color="auto"/>
        <w:right w:val="none" w:sz="0" w:space="0" w:color="auto"/>
      </w:divBdr>
    </w:div>
    <w:div w:id="1808008923">
      <w:marLeft w:val="0"/>
      <w:marRight w:val="0"/>
      <w:marTop w:val="0"/>
      <w:marBottom w:val="0"/>
      <w:divBdr>
        <w:top w:val="none" w:sz="0" w:space="0" w:color="auto"/>
        <w:left w:val="none" w:sz="0" w:space="0" w:color="auto"/>
        <w:bottom w:val="none" w:sz="0" w:space="0" w:color="auto"/>
        <w:right w:val="none" w:sz="0" w:space="0" w:color="auto"/>
      </w:divBdr>
    </w:div>
    <w:div w:id="1808161191">
      <w:marLeft w:val="0"/>
      <w:marRight w:val="0"/>
      <w:marTop w:val="0"/>
      <w:marBottom w:val="0"/>
      <w:divBdr>
        <w:top w:val="none" w:sz="0" w:space="0" w:color="auto"/>
        <w:left w:val="none" w:sz="0" w:space="0" w:color="auto"/>
        <w:bottom w:val="none" w:sz="0" w:space="0" w:color="auto"/>
        <w:right w:val="none" w:sz="0" w:space="0" w:color="auto"/>
      </w:divBdr>
    </w:div>
    <w:div w:id="1808232292">
      <w:marLeft w:val="0"/>
      <w:marRight w:val="0"/>
      <w:marTop w:val="0"/>
      <w:marBottom w:val="0"/>
      <w:divBdr>
        <w:top w:val="none" w:sz="0" w:space="0" w:color="auto"/>
        <w:left w:val="none" w:sz="0" w:space="0" w:color="auto"/>
        <w:bottom w:val="none" w:sz="0" w:space="0" w:color="auto"/>
        <w:right w:val="none" w:sz="0" w:space="0" w:color="auto"/>
      </w:divBdr>
    </w:div>
    <w:div w:id="1808279955">
      <w:marLeft w:val="0"/>
      <w:marRight w:val="0"/>
      <w:marTop w:val="0"/>
      <w:marBottom w:val="0"/>
      <w:divBdr>
        <w:top w:val="none" w:sz="0" w:space="0" w:color="auto"/>
        <w:left w:val="none" w:sz="0" w:space="0" w:color="auto"/>
        <w:bottom w:val="none" w:sz="0" w:space="0" w:color="auto"/>
        <w:right w:val="none" w:sz="0" w:space="0" w:color="auto"/>
      </w:divBdr>
    </w:div>
    <w:div w:id="1808427543">
      <w:marLeft w:val="0"/>
      <w:marRight w:val="0"/>
      <w:marTop w:val="0"/>
      <w:marBottom w:val="0"/>
      <w:divBdr>
        <w:top w:val="none" w:sz="0" w:space="0" w:color="auto"/>
        <w:left w:val="none" w:sz="0" w:space="0" w:color="auto"/>
        <w:bottom w:val="none" w:sz="0" w:space="0" w:color="auto"/>
        <w:right w:val="none" w:sz="0" w:space="0" w:color="auto"/>
      </w:divBdr>
    </w:div>
    <w:div w:id="1808468398">
      <w:marLeft w:val="0"/>
      <w:marRight w:val="0"/>
      <w:marTop w:val="0"/>
      <w:marBottom w:val="0"/>
      <w:divBdr>
        <w:top w:val="none" w:sz="0" w:space="0" w:color="auto"/>
        <w:left w:val="none" w:sz="0" w:space="0" w:color="auto"/>
        <w:bottom w:val="none" w:sz="0" w:space="0" w:color="auto"/>
        <w:right w:val="none" w:sz="0" w:space="0" w:color="auto"/>
      </w:divBdr>
    </w:div>
    <w:div w:id="1808468920">
      <w:marLeft w:val="0"/>
      <w:marRight w:val="0"/>
      <w:marTop w:val="0"/>
      <w:marBottom w:val="0"/>
      <w:divBdr>
        <w:top w:val="none" w:sz="0" w:space="0" w:color="auto"/>
        <w:left w:val="none" w:sz="0" w:space="0" w:color="auto"/>
        <w:bottom w:val="none" w:sz="0" w:space="0" w:color="auto"/>
        <w:right w:val="none" w:sz="0" w:space="0" w:color="auto"/>
      </w:divBdr>
    </w:div>
    <w:div w:id="1808477281">
      <w:marLeft w:val="0"/>
      <w:marRight w:val="0"/>
      <w:marTop w:val="0"/>
      <w:marBottom w:val="0"/>
      <w:divBdr>
        <w:top w:val="none" w:sz="0" w:space="0" w:color="auto"/>
        <w:left w:val="none" w:sz="0" w:space="0" w:color="auto"/>
        <w:bottom w:val="none" w:sz="0" w:space="0" w:color="auto"/>
        <w:right w:val="none" w:sz="0" w:space="0" w:color="auto"/>
      </w:divBdr>
    </w:div>
    <w:div w:id="1808546635">
      <w:marLeft w:val="0"/>
      <w:marRight w:val="0"/>
      <w:marTop w:val="0"/>
      <w:marBottom w:val="0"/>
      <w:divBdr>
        <w:top w:val="none" w:sz="0" w:space="0" w:color="auto"/>
        <w:left w:val="none" w:sz="0" w:space="0" w:color="auto"/>
        <w:bottom w:val="none" w:sz="0" w:space="0" w:color="auto"/>
        <w:right w:val="none" w:sz="0" w:space="0" w:color="auto"/>
      </w:divBdr>
    </w:div>
    <w:div w:id="1808624601">
      <w:marLeft w:val="0"/>
      <w:marRight w:val="0"/>
      <w:marTop w:val="0"/>
      <w:marBottom w:val="0"/>
      <w:divBdr>
        <w:top w:val="none" w:sz="0" w:space="0" w:color="auto"/>
        <w:left w:val="none" w:sz="0" w:space="0" w:color="auto"/>
        <w:bottom w:val="none" w:sz="0" w:space="0" w:color="auto"/>
        <w:right w:val="none" w:sz="0" w:space="0" w:color="auto"/>
      </w:divBdr>
    </w:div>
    <w:div w:id="1808665114">
      <w:marLeft w:val="0"/>
      <w:marRight w:val="0"/>
      <w:marTop w:val="0"/>
      <w:marBottom w:val="0"/>
      <w:divBdr>
        <w:top w:val="none" w:sz="0" w:space="0" w:color="auto"/>
        <w:left w:val="none" w:sz="0" w:space="0" w:color="auto"/>
        <w:bottom w:val="none" w:sz="0" w:space="0" w:color="auto"/>
        <w:right w:val="none" w:sz="0" w:space="0" w:color="auto"/>
      </w:divBdr>
    </w:div>
    <w:div w:id="1808736817">
      <w:marLeft w:val="0"/>
      <w:marRight w:val="0"/>
      <w:marTop w:val="0"/>
      <w:marBottom w:val="0"/>
      <w:divBdr>
        <w:top w:val="none" w:sz="0" w:space="0" w:color="auto"/>
        <w:left w:val="none" w:sz="0" w:space="0" w:color="auto"/>
        <w:bottom w:val="none" w:sz="0" w:space="0" w:color="auto"/>
        <w:right w:val="none" w:sz="0" w:space="0" w:color="auto"/>
      </w:divBdr>
    </w:div>
    <w:div w:id="1808740745">
      <w:marLeft w:val="0"/>
      <w:marRight w:val="0"/>
      <w:marTop w:val="0"/>
      <w:marBottom w:val="0"/>
      <w:divBdr>
        <w:top w:val="none" w:sz="0" w:space="0" w:color="auto"/>
        <w:left w:val="none" w:sz="0" w:space="0" w:color="auto"/>
        <w:bottom w:val="none" w:sz="0" w:space="0" w:color="auto"/>
        <w:right w:val="none" w:sz="0" w:space="0" w:color="auto"/>
      </w:divBdr>
    </w:div>
    <w:div w:id="1808936597">
      <w:marLeft w:val="0"/>
      <w:marRight w:val="0"/>
      <w:marTop w:val="0"/>
      <w:marBottom w:val="0"/>
      <w:divBdr>
        <w:top w:val="none" w:sz="0" w:space="0" w:color="auto"/>
        <w:left w:val="none" w:sz="0" w:space="0" w:color="auto"/>
        <w:bottom w:val="none" w:sz="0" w:space="0" w:color="auto"/>
        <w:right w:val="none" w:sz="0" w:space="0" w:color="auto"/>
      </w:divBdr>
    </w:div>
    <w:div w:id="1809087374">
      <w:marLeft w:val="0"/>
      <w:marRight w:val="0"/>
      <w:marTop w:val="0"/>
      <w:marBottom w:val="0"/>
      <w:divBdr>
        <w:top w:val="none" w:sz="0" w:space="0" w:color="auto"/>
        <w:left w:val="none" w:sz="0" w:space="0" w:color="auto"/>
        <w:bottom w:val="none" w:sz="0" w:space="0" w:color="auto"/>
        <w:right w:val="none" w:sz="0" w:space="0" w:color="auto"/>
      </w:divBdr>
    </w:div>
    <w:div w:id="1809127555">
      <w:marLeft w:val="0"/>
      <w:marRight w:val="0"/>
      <w:marTop w:val="0"/>
      <w:marBottom w:val="0"/>
      <w:divBdr>
        <w:top w:val="none" w:sz="0" w:space="0" w:color="auto"/>
        <w:left w:val="none" w:sz="0" w:space="0" w:color="auto"/>
        <w:bottom w:val="none" w:sz="0" w:space="0" w:color="auto"/>
        <w:right w:val="none" w:sz="0" w:space="0" w:color="auto"/>
      </w:divBdr>
    </w:div>
    <w:div w:id="1809130668">
      <w:bodyDiv w:val="1"/>
      <w:marLeft w:val="0"/>
      <w:marRight w:val="0"/>
      <w:marTop w:val="0"/>
      <w:marBottom w:val="0"/>
      <w:divBdr>
        <w:top w:val="none" w:sz="0" w:space="0" w:color="auto"/>
        <w:left w:val="none" w:sz="0" w:space="0" w:color="auto"/>
        <w:bottom w:val="none" w:sz="0" w:space="0" w:color="auto"/>
        <w:right w:val="none" w:sz="0" w:space="0" w:color="auto"/>
      </w:divBdr>
    </w:div>
    <w:div w:id="1809132023">
      <w:marLeft w:val="0"/>
      <w:marRight w:val="0"/>
      <w:marTop w:val="0"/>
      <w:marBottom w:val="0"/>
      <w:divBdr>
        <w:top w:val="none" w:sz="0" w:space="0" w:color="auto"/>
        <w:left w:val="none" w:sz="0" w:space="0" w:color="auto"/>
        <w:bottom w:val="none" w:sz="0" w:space="0" w:color="auto"/>
        <w:right w:val="none" w:sz="0" w:space="0" w:color="auto"/>
      </w:divBdr>
    </w:div>
    <w:div w:id="1809199100">
      <w:marLeft w:val="0"/>
      <w:marRight w:val="0"/>
      <w:marTop w:val="0"/>
      <w:marBottom w:val="0"/>
      <w:divBdr>
        <w:top w:val="none" w:sz="0" w:space="0" w:color="auto"/>
        <w:left w:val="none" w:sz="0" w:space="0" w:color="auto"/>
        <w:bottom w:val="none" w:sz="0" w:space="0" w:color="auto"/>
        <w:right w:val="none" w:sz="0" w:space="0" w:color="auto"/>
      </w:divBdr>
    </w:div>
    <w:div w:id="1809203349">
      <w:marLeft w:val="0"/>
      <w:marRight w:val="0"/>
      <w:marTop w:val="0"/>
      <w:marBottom w:val="0"/>
      <w:divBdr>
        <w:top w:val="none" w:sz="0" w:space="0" w:color="auto"/>
        <w:left w:val="none" w:sz="0" w:space="0" w:color="auto"/>
        <w:bottom w:val="none" w:sz="0" w:space="0" w:color="auto"/>
        <w:right w:val="none" w:sz="0" w:space="0" w:color="auto"/>
      </w:divBdr>
    </w:div>
    <w:div w:id="1809206085">
      <w:marLeft w:val="0"/>
      <w:marRight w:val="0"/>
      <w:marTop w:val="0"/>
      <w:marBottom w:val="0"/>
      <w:divBdr>
        <w:top w:val="none" w:sz="0" w:space="0" w:color="auto"/>
        <w:left w:val="none" w:sz="0" w:space="0" w:color="auto"/>
        <w:bottom w:val="none" w:sz="0" w:space="0" w:color="auto"/>
        <w:right w:val="none" w:sz="0" w:space="0" w:color="auto"/>
      </w:divBdr>
    </w:div>
    <w:div w:id="1809275097">
      <w:marLeft w:val="0"/>
      <w:marRight w:val="0"/>
      <w:marTop w:val="0"/>
      <w:marBottom w:val="0"/>
      <w:divBdr>
        <w:top w:val="none" w:sz="0" w:space="0" w:color="auto"/>
        <w:left w:val="none" w:sz="0" w:space="0" w:color="auto"/>
        <w:bottom w:val="none" w:sz="0" w:space="0" w:color="auto"/>
        <w:right w:val="none" w:sz="0" w:space="0" w:color="auto"/>
      </w:divBdr>
    </w:div>
    <w:div w:id="1809324125">
      <w:marLeft w:val="0"/>
      <w:marRight w:val="0"/>
      <w:marTop w:val="0"/>
      <w:marBottom w:val="0"/>
      <w:divBdr>
        <w:top w:val="none" w:sz="0" w:space="0" w:color="auto"/>
        <w:left w:val="none" w:sz="0" w:space="0" w:color="auto"/>
        <w:bottom w:val="none" w:sz="0" w:space="0" w:color="auto"/>
        <w:right w:val="none" w:sz="0" w:space="0" w:color="auto"/>
      </w:divBdr>
    </w:div>
    <w:div w:id="1809468118">
      <w:marLeft w:val="0"/>
      <w:marRight w:val="0"/>
      <w:marTop w:val="0"/>
      <w:marBottom w:val="0"/>
      <w:divBdr>
        <w:top w:val="none" w:sz="0" w:space="0" w:color="auto"/>
        <w:left w:val="none" w:sz="0" w:space="0" w:color="auto"/>
        <w:bottom w:val="none" w:sz="0" w:space="0" w:color="auto"/>
        <w:right w:val="none" w:sz="0" w:space="0" w:color="auto"/>
      </w:divBdr>
    </w:div>
    <w:div w:id="1809472499">
      <w:marLeft w:val="0"/>
      <w:marRight w:val="0"/>
      <w:marTop w:val="0"/>
      <w:marBottom w:val="0"/>
      <w:divBdr>
        <w:top w:val="none" w:sz="0" w:space="0" w:color="auto"/>
        <w:left w:val="none" w:sz="0" w:space="0" w:color="auto"/>
        <w:bottom w:val="none" w:sz="0" w:space="0" w:color="auto"/>
        <w:right w:val="none" w:sz="0" w:space="0" w:color="auto"/>
      </w:divBdr>
    </w:div>
    <w:div w:id="1809514543">
      <w:marLeft w:val="0"/>
      <w:marRight w:val="0"/>
      <w:marTop w:val="0"/>
      <w:marBottom w:val="0"/>
      <w:divBdr>
        <w:top w:val="none" w:sz="0" w:space="0" w:color="auto"/>
        <w:left w:val="none" w:sz="0" w:space="0" w:color="auto"/>
        <w:bottom w:val="none" w:sz="0" w:space="0" w:color="auto"/>
        <w:right w:val="none" w:sz="0" w:space="0" w:color="auto"/>
      </w:divBdr>
    </w:div>
    <w:div w:id="1809587119">
      <w:marLeft w:val="0"/>
      <w:marRight w:val="0"/>
      <w:marTop w:val="0"/>
      <w:marBottom w:val="0"/>
      <w:divBdr>
        <w:top w:val="none" w:sz="0" w:space="0" w:color="auto"/>
        <w:left w:val="none" w:sz="0" w:space="0" w:color="auto"/>
        <w:bottom w:val="none" w:sz="0" w:space="0" w:color="auto"/>
        <w:right w:val="none" w:sz="0" w:space="0" w:color="auto"/>
      </w:divBdr>
    </w:div>
    <w:div w:id="1809592909">
      <w:marLeft w:val="0"/>
      <w:marRight w:val="0"/>
      <w:marTop w:val="0"/>
      <w:marBottom w:val="0"/>
      <w:divBdr>
        <w:top w:val="none" w:sz="0" w:space="0" w:color="auto"/>
        <w:left w:val="none" w:sz="0" w:space="0" w:color="auto"/>
        <w:bottom w:val="none" w:sz="0" w:space="0" w:color="auto"/>
        <w:right w:val="none" w:sz="0" w:space="0" w:color="auto"/>
      </w:divBdr>
    </w:div>
    <w:div w:id="1809669833">
      <w:marLeft w:val="0"/>
      <w:marRight w:val="0"/>
      <w:marTop w:val="0"/>
      <w:marBottom w:val="0"/>
      <w:divBdr>
        <w:top w:val="none" w:sz="0" w:space="0" w:color="auto"/>
        <w:left w:val="none" w:sz="0" w:space="0" w:color="auto"/>
        <w:bottom w:val="none" w:sz="0" w:space="0" w:color="auto"/>
        <w:right w:val="none" w:sz="0" w:space="0" w:color="auto"/>
      </w:divBdr>
    </w:div>
    <w:div w:id="1809739103">
      <w:marLeft w:val="0"/>
      <w:marRight w:val="0"/>
      <w:marTop w:val="0"/>
      <w:marBottom w:val="0"/>
      <w:divBdr>
        <w:top w:val="none" w:sz="0" w:space="0" w:color="auto"/>
        <w:left w:val="none" w:sz="0" w:space="0" w:color="auto"/>
        <w:bottom w:val="none" w:sz="0" w:space="0" w:color="auto"/>
        <w:right w:val="none" w:sz="0" w:space="0" w:color="auto"/>
      </w:divBdr>
    </w:div>
    <w:div w:id="1809784472">
      <w:marLeft w:val="0"/>
      <w:marRight w:val="0"/>
      <w:marTop w:val="0"/>
      <w:marBottom w:val="0"/>
      <w:divBdr>
        <w:top w:val="none" w:sz="0" w:space="0" w:color="auto"/>
        <w:left w:val="none" w:sz="0" w:space="0" w:color="auto"/>
        <w:bottom w:val="none" w:sz="0" w:space="0" w:color="auto"/>
        <w:right w:val="none" w:sz="0" w:space="0" w:color="auto"/>
      </w:divBdr>
    </w:div>
    <w:div w:id="1809787380">
      <w:marLeft w:val="0"/>
      <w:marRight w:val="0"/>
      <w:marTop w:val="0"/>
      <w:marBottom w:val="0"/>
      <w:divBdr>
        <w:top w:val="none" w:sz="0" w:space="0" w:color="auto"/>
        <w:left w:val="none" w:sz="0" w:space="0" w:color="auto"/>
        <w:bottom w:val="none" w:sz="0" w:space="0" w:color="auto"/>
        <w:right w:val="none" w:sz="0" w:space="0" w:color="auto"/>
      </w:divBdr>
    </w:div>
    <w:div w:id="1809859879">
      <w:marLeft w:val="0"/>
      <w:marRight w:val="0"/>
      <w:marTop w:val="0"/>
      <w:marBottom w:val="0"/>
      <w:divBdr>
        <w:top w:val="none" w:sz="0" w:space="0" w:color="auto"/>
        <w:left w:val="none" w:sz="0" w:space="0" w:color="auto"/>
        <w:bottom w:val="none" w:sz="0" w:space="0" w:color="auto"/>
        <w:right w:val="none" w:sz="0" w:space="0" w:color="auto"/>
      </w:divBdr>
    </w:div>
    <w:div w:id="1809932951">
      <w:marLeft w:val="0"/>
      <w:marRight w:val="0"/>
      <w:marTop w:val="0"/>
      <w:marBottom w:val="0"/>
      <w:divBdr>
        <w:top w:val="none" w:sz="0" w:space="0" w:color="auto"/>
        <w:left w:val="none" w:sz="0" w:space="0" w:color="auto"/>
        <w:bottom w:val="none" w:sz="0" w:space="0" w:color="auto"/>
        <w:right w:val="none" w:sz="0" w:space="0" w:color="auto"/>
      </w:divBdr>
    </w:div>
    <w:div w:id="1809935339">
      <w:marLeft w:val="0"/>
      <w:marRight w:val="0"/>
      <w:marTop w:val="0"/>
      <w:marBottom w:val="0"/>
      <w:divBdr>
        <w:top w:val="none" w:sz="0" w:space="0" w:color="auto"/>
        <w:left w:val="none" w:sz="0" w:space="0" w:color="auto"/>
        <w:bottom w:val="none" w:sz="0" w:space="0" w:color="auto"/>
        <w:right w:val="none" w:sz="0" w:space="0" w:color="auto"/>
      </w:divBdr>
    </w:div>
    <w:div w:id="1809980163">
      <w:marLeft w:val="0"/>
      <w:marRight w:val="0"/>
      <w:marTop w:val="0"/>
      <w:marBottom w:val="0"/>
      <w:divBdr>
        <w:top w:val="none" w:sz="0" w:space="0" w:color="auto"/>
        <w:left w:val="none" w:sz="0" w:space="0" w:color="auto"/>
        <w:bottom w:val="none" w:sz="0" w:space="0" w:color="auto"/>
        <w:right w:val="none" w:sz="0" w:space="0" w:color="auto"/>
      </w:divBdr>
    </w:div>
    <w:div w:id="1810171196">
      <w:marLeft w:val="0"/>
      <w:marRight w:val="0"/>
      <w:marTop w:val="0"/>
      <w:marBottom w:val="0"/>
      <w:divBdr>
        <w:top w:val="none" w:sz="0" w:space="0" w:color="auto"/>
        <w:left w:val="none" w:sz="0" w:space="0" w:color="auto"/>
        <w:bottom w:val="none" w:sz="0" w:space="0" w:color="auto"/>
        <w:right w:val="none" w:sz="0" w:space="0" w:color="auto"/>
      </w:divBdr>
    </w:div>
    <w:div w:id="1810174107">
      <w:marLeft w:val="0"/>
      <w:marRight w:val="0"/>
      <w:marTop w:val="0"/>
      <w:marBottom w:val="0"/>
      <w:divBdr>
        <w:top w:val="none" w:sz="0" w:space="0" w:color="auto"/>
        <w:left w:val="none" w:sz="0" w:space="0" w:color="auto"/>
        <w:bottom w:val="none" w:sz="0" w:space="0" w:color="auto"/>
        <w:right w:val="none" w:sz="0" w:space="0" w:color="auto"/>
      </w:divBdr>
    </w:div>
    <w:div w:id="1810248136">
      <w:marLeft w:val="0"/>
      <w:marRight w:val="0"/>
      <w:marTop w:val="0"/>
      <w:marBottom w:val="0"/>
      <w:divBdr>
        <w:top w:val="none" w:sz="0" w:space="0" w:color="auto"/>
        <w:left w:val="none" w:sz="0" w:space="0" w:color="auto"/>
        <w:bottom w:val="none" w:sz="0" w:space="0" w:color="auto"/>
        <w:right w:val="none" w:sz="0" w:space="0" w:color="auto"/>
      </w:divBdr>
    </w:div>
    <w:div w:id="1810315842">
      <w:bodyDiv w:val="1"/>
      <w:marLeft w:val="0"/>
      <w:marRight w:val="0"/>
      <w:marTop w:val="0"/>
      <w:marBottom w:val="0"/>
      <w:divBdr>
        <w:top w:val="none" w:sz="0" w:space="0" w:color="auto"/>
        <w:left w:val="none" w:sz="0" w:space="0" w:color="auto"/>
        <w:bottom w:val="none" w:sz="0" w:space="0" w:color="auto"/>
        <w:right w:val="none" w:sz="0" w:space="0" w:color="auto"/>
      </w:divBdr>
    </w:div>
    <w:div w:id="1810321915">
      <w:marLeft w:val="0"/>
      <w:marRight w:val="0"/>
      <w:marTop w:val="0"/>
      <w:marBottom w:val="0"/>
      <w:divBdr>
        <w:top w:val="none" w:sz="0" w:space="0" w:color="auto"/>
        <w:left w:val="none" w:sz="0" w:space="0" w:color="auto"/>
        <w:bottom w:val="none" w:sz="0" w:space="0" w:color="auto"/>
        <w:right w:val="none" w:sz="0" w:space="0" w:color="auto"/>
      </w:divBdr>
    </w:div>
    <w:div w:id="1810634121">
      <w:marLeft w:val="0"/>
      <w:marRight w:val="0"/>
      <w:marTop w:val="0"/>
      <w:marBottom w:val="0"/>
      <w:divBdr>
        <w:top w:val="none" w:sz="0" w:space="0" w:color="auto"/>
        <w:left w:val="none" w:sz="0" w:space="0" w:color="auto"/>
        <w:bottom w:val="none" w:sz="0" w:space="0" w:color="auto"/>
        <w:right w:val="none" w:sz="0" w:space="0" w:color="auto"/>
      </w:divBdr>
    </w:div>
    <w:div w:id="1810636160">
      <w:marLeft w:val="0"/>
      <w:marRight w:val="0"/>
      <w:marTop w:val="0"/>
      <w:marBottom w:val="0"/>
      <w:divBdr>
        <w:top w:val="none" w:sz="0" w:space="0" w:color="auto"/>
        <w:left w:val="none" w:sz="0" w:space="0" w:color="auto"/>
        <w:bottom w:val="none" w:sz="0" w:space="0" w:color="auto"/>
        <w:right w:val="none" w:sz="0" w:space="0" w:color="auto"/>
      </w:divBdr>
    </w:div>
    <w:div w:id="1810828131">
      <w:marLeft w:val="0"/>
      <w:marRight w:val="0"/>
      <w:marTop w:val="0"/>
      <w:marBottom w:val="0"/>
      <w:divBdr>
        <w:top w:val="none" w:sz="0" w:space="0" w:color="auto"/>
        <w:left w:val="none" w:sz="0" w:space="0" w:color="auto"/>
        <w:bottom w:val="none" w:sz="0" w:space="0" w:color="auto"/>
        <w:right w:val="none" w:sz="0" w:space="0" w:color="auto"/>
      </w:divBdr>
    </w:div>
    <w:div w:id="1810977376">
      <w:marLeft w:val="0"/>
      <w:marRight w:val="0"/>
      <w:marTop w:val="0"/>
      <w:marBottom w:val="0"/>
      <w:divBdr>
        <w:top w:val="none" w:sz="0" w:space="0" w:color="auto"/>
        <w:left w:val="none" w:sz="0" w:space="0" w:color="auto"/>
        <w:bottom w:val="none" w:sz="0" w:space="0" w:color="auto"/>
        <w:right w:val="none" w:sz="0" w:space="0" w:color="auto"/>
      </w:divBdr>
    </w:div>
    <w:div w:id="1810977997">
      <w:marLeft w:val="0"/>
      <w:marRight w:val="0"/>
      <w:marTop w:val="0"/>
      <w:marBottom w:val="0"/>
      <w:divBdr>
        <w:top w:val="none" w:sz="0" w:space="0" w:color="auto"/>
        <w:left w:val="none" w:sz="0" w:space="0" w:color="auto"/>
        <w:bottom w:val="none" w:sz="0" w:space="0" w:color="auto"/>
        <w:right w:val="none" w:sz="0" w:space="0" w:color="auto"/>
      </w:divBdr>
    </w:div>
    <w:div w:id="1811098361">
      <w:marLeft w:val="0"/>
      <w:marRight w:val="0"/>
      <w:marTop w:val="0"/>
      <w:marBottom w:val="0"/>
      <w:divBdr>
        <w:top w:val="none" w:sz="0" w:space="0" w:color="auto"/>
        <w:left w:val="none" w:sz="0" w:space="0" w:color="auto"/>
        <w:bottom w:val="none" w:sz="0" w:space="0" w:color="auto"/>
        <w:right w:val="none" w:sz="0" w:space="0" w:color="auto"/>
      </w:divBdr>
    </w:div>
    <w:div w:id="1811164410">
      <w:marLeft w:val="0"/>
      <w:marRight w:val="0"/>
      <w:marTop w:val="0"/>
      <w:marBottom w:val="0"/>
      <w:divBdr>
        <w:top w:val="none" w:sz="0" w:space="0" w:color="auto"/>
        <w:left w:val="none" w:sz="0" w:space="0" w:color="auto"/>
        <w:bottom w:val="none" w:sz="0" w:space="0" w:color="auto"/>
        <w:right w:val="none" w:sz="0" w:space="0" w:color="auto"/>
      </w:divBdr>
    </w:div>
    <w:div w:id="1811247891">
      <w:marLeft w:val="0"/>
      <w:marRight w:val="0"/>
      <w:marTop w:val="0"/>
      <w:marBottom w:val="0"/>
      <w:divBdr>
        <w:top w:val="none" w:sz="0" w:space="0" w:color="auto"/>
        <w:left w:val="none" w:sz="0" w:space="0" w:color="auto"/>
        <w:bottom w:val="none" w:sz="0" w:space="0" w:color="auto"/>
        <w:right w:val="none" w:sz="0" w:space="0" w:color="auto"/>
      </w:divBdr>
    </w:div>
    <w:div w:id="1811287945">
      <w:marLeft w:val="0"/>
      <w:marRight w:val="0"/>
      <w:marTop w:val="0"/>
      <w:marBottom w:val="0"/>
      <w:divBdr>
        <w:top w:val="none" w:sz="0" w:space="0" w:color="auto"/>
        <w:left w:val="none" w:sz="0" w:space="0" w:color="auto"/>
        <w:bottom w:val="none" w:sz="0" w:space="0" w:color="auto"/>
        <w:right w:val="none" w:sz="0" w:space="0" w:color="auto"/>
      </w:divBdr>
    </w:div>
    <w:div w:id="1811290879">
      <w:marLeft w:val="0"/>
      <w:marRight w:val="0"/>
      <w:marTop w:val="0"/>
      <w:marBottom w:val="0"/>
      <w:divBdr>
        <w:top w:val="none" w:sz="0" w:space="0" w:color="auto"/>
        <w:left w:val="none" w:sz="0" w:space="0" w:color="auto"/>
        <w:bottom w:val="none" w:sz="0" w:space="0" w:color="auto"/>
        <w:right w:val="none" w:sz="0" w:space="0" w:color="auto"/>
      </w:divBdr>
    </w:div>
    <w:div w:id="1811291542">
      <w:marLeft w:val="0"/>
      <w:marRight w:val="0"/>
      <w:marTop w:val="0"/>
      <w:marBottom w:val="0"/>
      <w:divBdr>
        <w:top w:val="none" w:sz="0" w:space="0" w:color="auto"/>
        <w:left w:val="none" w:sz="0" w:space="0" w:color="auto"/>
        <w:bottom w:val="none" w:sz="0" w:space="0" w:color="auto"/>
        <w:right w:val="none" w:sz="0" w:space="0" w:color="auto"/>
      </w:divBdr>
    </w:div>
    <w:div w:id="1811555213">
      <w:marLeft w:val="0"/>
      <w:marRight w:val="0"/>
      <w:marTop w:val="0"/>
      <w:marBottom w:val="0"/>
      <w:divBdr>
        <w:top w:val="none" w:sz="0" w:space="0" w:color="auto"/>
        <w:left w:val="none" w:sz="0" w:space="0" w:color="auto"/>
        <w:bottom w:val="none" w:sz="0" w:space="0" w:color="auto"/>
        <w:right w:val="none" w:sz="0" w:space="0" w:color="auto"/>
      </w:divBdr>
    </w:div>
    <w:div w:id="1811559671">
      <w:marLeft w:val="0"/>
      <w:marRight w:val="0"/>
      <w:marTop w:val="0"/>
      <w:marBottom w:val="0"/>
      <w:divBdr>
        <w:top w:val="none" w:sz="0" w:space="0" w:color="auto"/>
        <w:left w:val="none" w:sz="0" w:space="0" w:color="auto"/>
        <w:bottom w:val="none" w:sz="0" w:space="0" w:color="auto"/>
        <w:right w:val="none" w:sz="0" w:space="0" w:color="auto"/>
      </w:divBdr>
    </w:div>
    <w:div w:id="1811627159">
      <w:marLeft w:val="0"/>
      <w:marRight w:val="0"/>
      <w:marTop w:val="0"/>
      <w:marBottom w:val="0"/>
      <w:divBdr>
        <w:top w:val="none" w:sz="0" w:space="0" w:color="auto"/>
        <w:left w:val="none" w:sz="0" w:space="0" w:color="auto"/>
        <w:bottom w:val="none" w:sz="0" w:space="0" w:color="auto"/>
        <w:right w:val="none" w:sz="0" w:space="0" w:color="auto"/>
      </w:divBdr>
    </w:div>
    <w:div w:id="1811631254">
      <w:marLeft w:val="0"/>
      <w:marRight w:val="0"/>
      <w:marTop w:val="0"/>
      <w:marBottom w:val="0"/>
      <w:divBdr>
        <w:top w:val="none" w:sz="0" w:space="0" w:color="auto"/>
        <w:left w:val="none" w:sz="0" w:space="0" w:color="auto"/>
        <w:bottom w:val="none" w:sz="0" w:space="0" w:color="auto"/>
        <w:right w:val="none" w:sz="0" w:space="0" w:color="auto"/>
      </w:divBdr>
    </w:div>
    <w:div w:id="1811708591">
      <w:marLeft w:val="0"/>
      <w:marRight w:val="0"/>
      <w:marTop w:val="0"/>
      <w:marBottom w:val="0"/>
      <w:divBdr>
        <w:top w:val="none" w:sz="0" w:space="0" w:color="auto"/>
        <w:left w:val="none" w:sz="0" w:space="0" w:color="auto"/>
        <w:bottom w:val="none" w:sz="0" w:space="0" w:color="auto"/>
        <w:right w:val="none" w:sz="0" w:space="0" w:color="auto"/>
      </w:divBdr>
    </w:div>
    <w:div w:id="1811709697">
      <w:marLeft w:val="0"/>
      <w:marRight w:val="0"/>
      <w:marTop w:val="0"/>
      <w:marBottom w:val="0"/>
      <w:divBdr>
        <w:top w:val="none" w:sz="0" w:space="0" w:color="auto"/>
        <w:left w:val="none" w:sz="0" w:space="0" w:color="auto"/>
        <w:bottom w:val="none" w:sz="0" w:space="0" w:color="auto"/>
        <w:right w:val="none" w:sz="0" w:space="0" w:color="auto"/>
      </w:divBdr>
    </w:div>
    <w:div w:id="1811746176">
      <w:marLeft w:val="0"/>
      <w:marRight w:val="0"/>
      <w:marTop w:val="0"/>
      <w:marBottom w:val="0"/>
      <w:divBdr>
        <w:top w:val="none" w:sz="0" w:space="0" w:color="auto"/>
        <w:left w:val="none" w:sz="0" w:space="0" w:color="auto"/>
        <w:bottom w:val="none" w:sz="0" w:space="0" w:color="auto"/>
        <w:right w:val="none" w:sz="0" w:space="0" w:color="auto"/>
      </w:divBdr>
    </w:div>
    <w:div w:id="1811747188">
      <w:marLeft w:val="0"/>
      <w:marRight w:val="0"/>
      <w:marTop w:val="0"/>
      <w:marBottom w:val="0"/>
      <w:divBdr>
        <w:top w:val="none" w:sz="0" w:space="0" w:color="auto"/>
        <w:left w:val="none" w:sz="0" w:space="0" w:color="auto"/>
        <w:bottom w:val="none" w:sz="0" w:space="0" w:color="auto"/>
        <w:right w:val="none" w:sz="0" w:space="0" w:color="auto"/>
      </w:divBdr>
    </w:div>
    <w:div w:id="1811902978">
      <w:marLeft w:val="0"/>
      <w:marRight w:val="0"/>
      <w:marTop w:val="0"/>
      <w:marBottom w:val="0"/>
      <w:divBdr>
        <w:top w:val="none" w:sz="0" w:space="0" w:color="auto"/>
        <w:left w:val="none" w:sz="0" w:space="0" w:color="auto"/>
        <w:bottom w:val="none" w:sz="0" w:space="0" w:color="auto"/>
        <w:right w:val="none" w:sz="0" w:space="0" w:color="auto"/>
      </w:divBdr>
    </w:div>
    <w:div w:id="1812018193">
      <w:marLeft w:val="0"/>
      <w:marRight w:val="0"/>
      <w:marTop w:val="0"/>
      <w:marBottom w:val="0"/>
      <w:divBdr>
        <w:top w:val="none" w:sz="0" w:space="0" w:color="auto"/>
        <w:left w:val="none" w:sz="0" w:space="0" w:color="auto"/>
        <w:bottom w:val="none" w:sz="0" w:space="0" w:color="auto"/>
        <w:right w:val="none" w:sz="0" w:space="0" w:color="auto"/>
      </w:divBdr>
    </w:div>
    <w:div w:id="1812092026">
      <w:marLeft w:val="0"/>
      <w:marRight w:val="0"/>
      <w:marTop w:val="0"/>
      <w:marBottom w:val="0"/>
      <w:divBdr>
        <w:top w:val="none" w:sz="0" w:space="0" w:color="auto"/>
        <w:left w:val="none" w:sz="0" w:space="0" w:color="auto"/>
        <w:bottom w:val="none" w:sz="0" w:space="0" w:color="auto"/>
        <w:right w:val="none" w:sz="0" w:space="0" w:color="auto"/>
      </w:divBdr>
    </w:div>
    <w:div w:id="1812095162">
      <w:marLeft w:val="0"/>
      <w:marRight w:val="0"/>
      <w:marTop w:val="0"/>
      <w:marBottom w:val="0"/>
      <w:divBdr>
        <w:top w:val="none" w:sz="0" w:space="0" w:color="auto"/>
        <w:left w:val="none" w:sz="0" w:space="0" w:color="auto"/>
        <w:bottom w:val="none" w:sz="0" w:space="0" w:color="auto"/>
        <w:right w:val="none" w:sz="0" w:space="0" w:color="auto"/>
      </w:divBdr>
    </w:div>
    <w:div w:id="1812211582">
      <w:marLeft w:val="0"/>
      <w:marRight w:val="0"/>
      <w:marTop w:val="0"/>
      <w:marBottom w:val="0"/>
      <w:divBdr>
        <w:top w:val="none" w:sz="0" w:space="0" w:color="auto"/>
        <w:left w:val="none" w:sz="0" w:space="0" w:color="auto"/>
        <w:bottom w:val="none" w:sz="0" w:space="0" w:color="auto"/>
        <w:right w:val="none" w:sz="0" w:space="0" w:color="auto"/>
      </w:divBdr>
    </w:div>
    <w:div w:id="1812285649">
      <w:marLeft w:val="0"/>
      <w:marRight w:val="0"/>
      <w:marTop w:val="0"/>
      <w:marBottom w:val="0"/>
      <w:divBdr>
        <w:top w:val="none" w:sz="0" w:space="0" w:color="auto"/>
        <w:left w:val="none" w:sz="0" w:space="0" w:color="auto"/>
        <w:bottom w:val="none" w:sz="0" w:space="0" w:color="auto"/>
        <w:right w:val="none" w:sz="0" w:space="0" w:color="auto"/>
      </w:divBdr>
    </w:div>
    <w:div w:id="1812287083">
      <w:bodyDiv w:val="1"/>
      <w:marLeft w:val="0"/>
      <w:marRight w:val="0"/>
      <w:marTop w:val="0"/>
      <w:marBottom w:val="0"/>
      <w:divBdr>
        <w:top w:val="none" w:sz="0" w:space="0" w:color="auto"/>
        <w:left w:val="none" w:sz="0" w:space="0" w:color="auto"/>
        <w:bottom w:val="none" w:sz="0" w:space="0" w:color="auto"/>
        <w:right w:val="none" w:sz="0" w:space="0" w:color="auto"/>
      </w:divBdr>
    </w:div>
    <w:div w:id="1812287219">
      <w:marLeft w:val="0"/>
      <w:marRight w:val="0"/>
      <w:marTop w:val="0"/>
      <w:marBottom w:val="0"/>
      <w:divBdr>
        <w:top w:val="none" w:sz="0" w:space="0" w:color="auto"/>
        <w:left w:val="none" w:sz="0" w:space="0" w:color="auto"/>
        <w:bottom w:val="none" w:sz="0" w:space="0" w:color="auto"/>
        <w:right w:val="none" w:sz="0" w:space="0" w:color="auto"/>
      </w:divBdr>
    </w:div>
    <w:div w:id="1812363486">
      <w:bodyDiv w:val="1"/>
      <w:marLeft w:val="0"/>
      <w:marRight w:val="0"/>
      <w:marTop w:val="0"/>
      <w:marBottom w:val="0"/>
      <w:divBdr>
        <w:top w:val="none" w:sz="0" w:space="0" w:color="auto"/>
        <w:left w:val="none" w:sz="0" w:space="0" w:color="auto"/>
        <w:bottom w:val="none" w:sz="0" w:space="0" w:color="auto"/>
        <w:right w:val="none" w:sz="0" w:space="0" w:color="auto"/>
      </w:divBdr>
    </w:div>
    <w:div w:id="1812481974">
      <w:marLeft w:val="0"/>
      <w:marRight w:val="0"/>
      <w:marTop w:val="0"/>
      <w:marBottom w:val="0"/>
      <w:divBdr>
        <w:top w:val="none" w:sz="0" w:space="0" w:color="auto"/>
        <w:left w:val="none" w:sz="0" w:space="0" w:color="auto"/>
        <w:bottom w:val="none" w:sz="0" w:space="0" w:color="auto"/>
        <w:right w:val="none" w:sz="0" w:space="0" w:color="auto"/>
      </w:divBdr>
    </w:div>
    <w:div w:id="1812594935">
      <w:marLeft w:val="0"/>
      <w:marRight w:val="0"/>
      <w:marTop w:val="0"/>
      <w:marBottom w:val="0"/>
      <w:divBdr>
        <w:top w:val="none" w:sz="0" w:space="0" w:color="auto"/>
        <w:left w:val="none" w:sz="0" w:space="0" w:color="auto"/>
        <w:bottom w:val="none" w:sz="0" w:space="0" w:color="auto"/>
        <w:right w:val="none" w:sz="0" w:space="0" w:color="auto"/>
      </w:divBdr>
    </w:div>
    <w:div w:id="1812601273">
      <w:marLeft w:val="0"/>
      <w:marRight w:val="0"/>
      <w:marTop w:val="0"/>
      <w:marBottom w:val="0"/>
      <w:divBdr>
        <w:top w:val="none" w:sz="0" w:space="0" w:color="auto"/>
        <w:left w:val="none" w:sz="0" w:space="0" w:color="auto"/>
        <w:bottom w:val="none" w:sz="0" w:space="0" w:color="auto"/>
        <w:right w:val="none" w:sz="0" w:space="0" w:color="auto"/>
      </w:divBdr>
    </w:div>
    <w:div w:id="1812627004">
      <w:marLeft w:val="0"/>
      <w:marRight w:val="0"/>
      <w:marTop w:val="0"/>
      <w:marBottom w:val="0"/>
      <w:divBdr>
        <w:top w:val="none" w:sz="0" w:space="0" w:color="auto"/>
        <w:left w:val="none" w:sz="0" w:space="0" w:color="auto"/>
        <w:bottom w:val="none" w:sz="0" w:space="0" w:color="auto"/>
        <w:right w:val="none" w:sz="0" w:space="0" w:color="auto"/>
      </w:divBdr>
    </w:div>
    <w:div w:id="1812792529">
      <w:marLeft w:val="0"/>
      <w:marRight w:val="0"/>
      <w:marTop w:val="0"/>
      <w:marBottom w:val="0"/>
      <w:divBdr>
        <w:top w:val="none" w:sz="0" w:space="0" w:color="auto"/>
        <w:left w:val="none" w:sz="0" w:space="0" w:color="auto"/>
        <w:bottom w:val="none" w:sz="0" w:space="0" w:color="auto"/>
        <w:right w:val="none" w:sz="0" w:space="0" w:color="auto"/>
      </w:divBdr>
    </w:div>
    <w:div w:id="1812794460">
      <w:marLeft w:val="0"/>
      <w:marRight w:val="0"/>
      <w:marTop w:val="0"/>
      <w:marBottom w:val="0"/>
      <w:divBdr>
        <w:top w:val="none" w:sz="0" w:space="0" w:color="auto"/>
        <w:left w:val="none" w:sz="0" w:space="0" w:color="auto"/>
        <w:bottom w:val="none" w:sz="0" w:space="0" w:color="auto"/>
        <w:right w:val="none" w:sz="0" w:space="0" w:color="auto"/>
      </w:divBdr>
    </w:div>
    <w:div w:id="1812862009">
      <w:marLeft w:val="0"/>
      <w:marRight w:val="0"/>
      <w:marTop w:val="0"/>
      <w:marBottom w:val="0"/>
      <w:divBdr>
        <w:top w:val="none" w:sz="0" w:space="0" w:color="auto"/>
        <w:left w:val="none" w:sz="0" w:space="0" w:color="auto"/>
        <w:bottom w:val="none" w:sz="0" w:space="0" w:color="auto"/>
        <w:right w:val="none" w:sz="0" w:space="0" w:color="auto"/>
      </w:divBdr>
    </w:div>
    <w:div w:id="1812864317">
      <w:marLeft w:val="0"/>
      <w:marRight w:val="0"/>
      <w:marTop w:val="0"/>
      <w:marBottom w:val="0"/>
      <w:divBdr>
        <w:top w:val="none" w:sz="0" w:space="0" w:color="auto"/>
        <w:left w:val="none" w:sz="0" w:space="0" w:color="auto"/>
        <w:bottom w:val="none" w:sz="0" w:space="0" w:color="auto"/>
        <w:right w:val="none" w:sz="0" w:space="0" w:color="auto"/>
      </w:divBdr>
    </w:div>
    <w:div w:id="1812865505">
      <w:marLeft w:val="0"/>
      <w:marRight w:val="0"/>
      <w:marTop w:val="0"/>
      <w:marBottom w:val="0"/>
      <w:divBdr>
        <w:top w:val="none" w:sz="0" w:space="0" w:color="auto"/>
        <w:left w:val="none" w:sz="0" w:space="0" w:color="auto"/>
        <w:bottom w:val="none" w:sz="0" w:space="0" w:color="auto"/>
        <w:right w:val="none" w:sz="0" w:space="0" w:color="auto"/>
      </w:divBdr>
    </w:div>
    <w:div w:id="1812942728">
      <w:marLeft w:val="0"/>
      <w:marRight w:val="0"/>
      <w:marTop w:val="0"/>
      <w:marBottom w:val="0"/>
      <w:divBdr>
        <w:top w:val="none" w:sz="0" w:space="0" w:color="auto"/>
        <w:left w:val="none" w:sz="0" w:space="0" w:color="auto"/>
        <w:bottom w:val="none" w:sz="0" w:space="0" w:color="auto"/>
        <w:right w:val="none" w:sz="0" w:space="0" w:color="auto"/>
      </w:divBdr>
    </w:div>
    <w:div w:id="1813019330">
      <w:marLeft w:val="0"/>
      <w:marRight w:val="0"/>
      <w:marTop w:val="0"/>
      <w:marBottom w:val="0"/>
      <w:divBdr>
        <w:top w:val="none" w:sz="0" w:space="0" w:color="auto"/>
        <w:left w:val="none" w:sz="0" w:space="0" w:color="auto"/>
        <w:bottom w:val="none" w:sz="0" w:space="0" w:color="auto"/>
        <w:right w:val="none" w:sz="0" w:space="0" w:color="auto"/>
      </w:divBdr>
    </w:div>
    <w:div w:id="1813020125">
      <w:marLeft w:val="0"/>
      <w:marRight w:val="0"/>
      <w:marTop w:val="0"/>
      <w:marBottom w:val="0"/>
      <w:divBdr>
        <w:top w:val="none" w:sz="0" w:space="0" w:color="auto"/>
        <w:left w:val="none" w:sz="0" w:space="0" w:color="auto"/>
        <w:bottom w:val="none" w:sz="0" w:space="0" w:color="auto"/>
        <w:right w:val="none" w:sz="0" w:space="0" w:color="auto"/>
      </w:divBdr>
    </w:div>
    <w:div w:id="1813057858">
      <w:marLeft w:val="0"/>
      <w:marRight w:val="0"/>
      <w:marTop w:val="0"/>
      <w:marBottom w:val="0"/>
      <w:divBdr>
        <w:top w:val="none" w:sz="0" w:space="0" w:color="auto"/>
        <w:left w:val="none" w:sz="0" w:space="0" w:color="auto"/>
        <w:bottom w:val="none" w:sz="0" w:space="0" w:color="auto"/>
        <w:right w:val="none" w:sz="0" w:space="0" w:color="auto"/>
      </w:divBdr>
    </w:div>
    <w:div w:id="1813138464">
      <w:bodyDiv w:val="1"/>
      <w:marLeft w:val="0"/>
      <w:marRight w:val="0"/>
      <w:marTop w:val="0"/>
      <w:marBottom w:val="0"/>
      <w:divBdr>
        <w:top w:val="none" w:sz="0" w:space="0" w:color="auto"/>
        <w:left w:val="none" w:sz="0" w:space="0" w:color="auto"/>
        <w:bottom w:val="none" w:sz="0" w:space="0" w:color="auto"/>
        <w:right w:val="none" w:sz="0" w:space="0" w:color="auto"/>
      </w:divBdr>
    </w:div>
    <w:div w:id="1813205992">
      <w:marLeft w:val="0"/>
      <w:marRight w:val="0"/>
      <w:marTop w:val="0"/>
      <w:marBottom w:val="0"/>
      <w:divBdr>
        <w:top w:val="none" w:sz="0" w:space="0" w:color="auto"/>
        <w:left w:val="none" w:sz="0" w:space="0" w:color="auto"/>
        <w:bottom w:val="none" w:sz="0" w:space="0" w:color="auto"/>
        <w:right w:val="none" w:sz="0" w:space="0" w:color="auto"/>
      </w:divBdr>
    </w:div>
    <w:div w:id="1813208848">
      <w:marLeft w:val="0"/>
      <w:marRight w:val="0"/>
      <w:marTop w:val="0"/>
      <w:marBottom w:val="0"/>
      <w:divBdr>
        <w:top w:val="none" w:sz="0" w:space="0" w:color="auto"/>
        <w:left w:val="none" w:sz="0" w:space="0" w:color="auto"/>
        <w:bottom w:val="none" w:sz="0" w:space="0" w:color="auto"/>
        <w:right w:val="none" w:sz="0" w:space="0" w:color="auto"/>
      </w:divBdr>
    </w:div>
    <w:div w:id="1813253129">
      <w:marLeft w:val="0"/>
      <w:marRight w:val="0"/>
      <w:marTop w:val="0"/>
      <w:marBottom w:val="0"/>
      <w:divBdr>
        <w:top w:val="none" w:sz="0" w:space="0" w:color="auto"/>
        <w:left w:val="none" w:sz="0" w:space="0" w:color="auto"/>
        <w:bottom w:val="none" w:sz="0" w:space="0" w:color="auto"/>
        <w:right w:val="none" w:sz="0" w:space="0" w:color="auto"/>
      </w:divBdr>
    </w:div>
    <w:div w:id="1813326197">
      <w:marLeft w:val="0"/>
      <w:marRight w:val="0"/>
      <w:marTop w:val="0"/>
      <w:marBottom w:val="0"/>
      <w:divBdr>
        <w:top w:val="none" w:sz="0" w:space="0" w:color="auto"/>
        <w:left w:val="none" w:sz="0" w:space="0" w:color="auto"/>
        <w:bottom w:val="none" w:sz="0" w:space="0" w:color="auto"/>
        <w:right w:val="none" w:sz="0" w:space="0" w:color="auto"/>
      </w:divBdr>
    </w:div>
    <w:div w:id="1813402102">
      <w:marLeft w:val="0"/>
      <w:marRight w:val="0"/>
      <w:marTop w:val="0"/>
      <w:marBottom w:val="0"/>
      <w:divBdr>
        <w:top w:val="none" w:sz="0" w:space="0" w:color="auto"/>
        <w:left w:val="none" w:sz="0" w:space="0" w:color="auto"/>
        <w:bottom w:val="none" w:sz="0" w:space="0" w:color="auto"/>
        <w:right w:val="none" w:sz="0" w:space="0" w:color="auto"/>
      </w:divBdr>
    </w:div>
    <w:div w:id="1813402103">
      <w:marLeft w:val="0"/>
      <w:marRight w:val="0"/>
      <w:marTop w:val="0"/>
      <w:marBottom w:val="0"/>
      <w:divBdr>
        <w:top w:val="none" w:sz="0" w:space="0" w:color="auto"/>
        <w:left w:val="none" w:sz="0" w:space="0" w:color="auto"/>
        <w:bottom w:val="none" w:sz="0" w:space="0" w:color="auto"/>
        <w:right w:val="none" w:sz="0" w:space="0" w:color="auto"/>
      </w:divBdr>
    </w:div>
    <w:div w:id="1813476855">
      <w:marLeft w:val="0"/>
      <w:marRight w:val="0"/>
      <w:marTop w:val="0"/>
      <w:marBottom w:val="0"/>
      <w:divBdr>
        <w:top w:val="none" w:sz="0" w:space="0" w:color="auto"/>
        <w:left w:val="none" w:sz="0" w:space="0" w:color="auto"/>
        <w:bottom w:val="none" w:sz="0" w:space="0" w:color="auto"/>
        <w:right w:val="none" w:sz="0" w:space="0" w:color="auto"/>
      </w:divBdr>
    </w:div>
    <w:div w:id="1813478906">
      <w:marLeft w:val="0"/>
      <w:marRight w:val="0"/>
      <w:marTop w:val="0"/>
      <w:marBottom w:val="0"/>
      <w:divBdr>
        <w:top w:val="none" w:sz="0" w:space="0" w:color="auto"/>
        <w:left w:val="none" w:sz="0" w:space="0" w:color="auto"/>
        <w:bottom w:val="none" w:sz="0" w:space="0" w:color="auto"/>
        <w:right w:val="none" w:sz="0" w:space="0" w:color="auto"/>
      </w:divBdr>
    </w:div>
    <w:div w:id="1813516920">
      <w:marLeft w:val="0"/>
      <w:marRight w:val="0"/>
      <w:marTop w:val="0"/>
      <w:marBottom w:val="0"/>
      <w:divBdr>
        <w:top w:val="none" w:sz="0" w:space="0" w:color="auto"/>
        <w:left w:val="none" w:sz="0" w:space="0" w:color="auto"/>
        <w:bottom w:val="none" w:sz="0" w:space="0" w:color="auto"/>
        <w:right w:val="none" w:sz="0" w:space="0" w:color="auto"/>
      </w:divBdr>
    </w:div>
    <w:div w:id="1813591948">
      <w:marLeft w:val="0"/>
      <w:marRight w:val="0"/>
      <w:marTop w:val="0"/>
      <w:marBottom w:val="0"/>
      <w:divBdr>
        <w:top w:val="none" w:sz="0" w:space="0" w:color="auto"/>
        <w:left w:val="none" w:sz="0" w:space="0" w:color="auto"/>
        <w:bottom w:val="none" w:sz="0" w:space="0" w:color="auto"/>
        <w:right w:val="none" w:sz="0" w:space="0" w:color="auto"/>
      </w:divBdr>
    </w:div>
    <w:div w:id="1813593552">
      <w:marLeft w:val="0"/>
      <w:marRight w:val="0"/>
      <w:marTop w:val="0"/>
      <w:marBottom w:val="0"/>
      <w:divBdr>
        <w:top w:val="none" w:sz="0" w:space="0" w:color="auto"/>
        <w:left w:val="none" w:sz="0" w:space="0" w:color="auto"/>
        <w:bottom w:val="none" w:sz="0" w:space="0" w:color="auto"/>
        <w:right w:val="none" w:sz="0" w:space="0" w:color="auto"/>
      </w:divBdr>
    </w:div>
    <w:div w:id="1813595883">
      <w:marLeft w:val="0"/>
      <w:marRight w:val="0"/>
      <w:marTop w:val="0"/>
      <w:marBottom w:val="0"/>
      <w:divBdr>
        <w:top w:val="none" w:sz="0" w:space="0" w:color="auto"/>
        <w:left w:val="none" w:sz="0" w:space="0" w:color="auto"/>
        <w:bottom w:val="none" w:sz="0" w:space="0" w:color="auto"/>
        <w:right w:val="none" w:sz="0" w:space="0" w:color="auto"/>
      </w:divBdr>
    </w:div>
    <w:div w:id="1813670154">
      <w:marLeft w:val="0"/>
      <w:marRight w:val="0"/>
      <w:marTop w:val="0"/>
      <w:marBottom w:val="0"/>
      <w:divBdr>
        <w:top w:val="none" w:sz="0" w:space="0" w:color="auto"/>
        <w:left w:val="none" w:sz="0" w:space="0" w:color="auto"/>
        <w:bottom w:val="none" w:sz="0" w:space="0" w:color="auto"/>
        <w:right w:val="none" w:sz="0" w:space="0" w:color="auto"/>
      </w:divBdr>
    </w:div>
    <w:div w:id="1813673613">
      <w:marLeft w:val="0"/>
      <w:marRight w:val="0"/>
      <w:marTop w:val="0"/>
      <w:marBottom w:val="0"/>
      <w:divBdr>
        <w:top w:val="none" w:sz="0" w:space="0" w:color="auto"/>
        <w:left w:val="none" w:sz="0" w:space="0" w:color="auto"/>
        <w:bottom w:val="none" w:sz="0" w:space="0" w:color="auto"/>
        <w:right w:val="none" w:sz="0" w:space="0" w:color="auto"/>
      </w:divBdr>
    </w:div>
    <w:div w:id="1813713947">
      <w:marLeft w:val="0"/>
      <w:marRight w:val="0"/>
      <w:marTop w:val="0"/>
      <w:marBottom w:val="0"/>
      <w:divBdr>
        <w:top w:val="none" w:sz="0" w:space="0" w:color="auto"/>
        <w:left w:val="none" w:sz="0" w:space="0" w:color="auto"/>
        <w:bottom w:val="none" w:sz="0" w:space="0" w:color="auto"/>
        <w:right w:val="none" w:sz="0" w:space="0" w:color="auto"/>
      </w:divBdr>
    </w:div>
    <w:div w:id="1813716792">
      <w:marLeft w:val="0"/>
      <w:marRight w:val="0"/>
      <w:marTop w:val="0"/>
      <w:marBottom w:val="0"/>
      <w:divBdr>
        <w:top w:val="none" w:sz="0" w:space="0" w:color="auto"/>
        <w:left w:val="none" w:sz="0" w:space="0" w:color="auto"/>
        <w:bottom w:val="none" w:sz="0" w:space="0" w:color="auto"/>
        <w:right w:val="none" w:sz="0" w:space="0" w:color="auto"/>
      </w:divBdr>
    </w:div>
    <w:div w:id="1813860476">
      <w:marLeft w:val="0"/>
      <w:marRight w:val="0"/>
      <w:marTop w:val="0"/>
      <w:marBottom w:val="0"/>
      <w:divBdr>
        <w:top w:val="none" w:sz="0" w:space="0" w:color="auto"/>
        <w:left w:val="none" w:sz="0" w:space="0" w:color="auto"/>
        <w:bottom w:val="none" w:sz="0" w:space="0" w:color="auto"/>
        <w:right w:val="none" w:sz="0" w:space="0" w:color="auto"/>
      </w:divBdr>
    </w:div>
    <w:div w:id="1813860550">
      <w:marLeft w:val="0"/>
      <w:marRight w:val="0"/>
      <w:marTop w:val="0"/>
      <w:marBottom w:val="0"/>
      <w:divBdr>
        <w:top w:val="none" w:sz="0" w:space="0" w:color="auto"/>
        <w:left w:val="none" w:sz="0" w:space="0" w:color="auto"/>
        <w:bottom w:val="none" w:sz="0" w:space="0" w:color="auto"/>
        <w:right w:val="none" w:sz="0" w:space="0" w:color="auto"/>
      </w:divBdr>
    </w:div>
    <w:div w:id="1813863635">
      <w:marLeft w:val="0"/>
      <w:marRight w:val="0"/>
      <w:marTop w:val="0"/>
      <w:marBottom w:val="0"/>
      <w:divBdr>
        <w:top w:val="none" w:sz="0" w:space="0" w:color="auto"/>
        <w:left w:val="none" w:sz="0" w:space="0" w:color="auto"/>
        <w:bottom w:val="none" w:sz="0" w:space="0" w:color="auto"/>
        <w:right w:val="none" w:sz="0" w:space="0" w:color="auto"/>
      </w:divBdr>
    </w:div>
    <w:div w:id="1813910203">
      <w:marLeft w:val="0"/>
      <w:marRight w:val="0"/>
      <w:marTop w:val="0"/>
      <w:marBottom w:val="0"/>
      <w:divBdr>
        <w:top w:val="none" w:sz="0" w:space="0" w:color="auto"/>
        <w:left w:val="none" w:sz="0" w:space="0" w:color="auto"/>
        <w:bottom w:val="none" w:sz="0" w:space="0" w:color="auto"/>
        <w:right w:val="none" w:sz="0" w:space="0" w:color="auto"/>
      </w:divBdr>
    </w:div>
    <w:div w:id="1814057410">
      <w:marLeft w:val="0"/>
      <w:marRight w:val="0"/>
      <w:marTop w:val="0"/>
      <w:marBottom w:val="0"/>
      <w:divBdr>
        <w:top w:val="none" w:sz="0" w:space="0" w:color="auto"/>
        <w:left w:val="none" w:sz="0" w:space="0" w:color="auto"/>
        <w:bottom w:val="none" w:sz="0" w:space="0" w:color="auto"/>
        <w:right w:val="none" w:sz="0" w:space="0" w:color="auto"/>
      </w:divBdr>
    </w:div>
    <w:div w:id="1814063416">
      <w:marLeft w:val="0"/>
      <w:marRight w:val="0"/>
      <w:marTop w:val="0"/>
      <w:marBottom w:val="0"/>
      <w:divBdr>
        <w:top w:val="none" w:sz="0" w:space="0" w:color="auto"/>
        <w:left w:val="none" w:sz="0" w:space="0" w:color="auto"/>
        <w:bottom w:val="none" w:sz="0" w:space="0" w:color="auto"/>
        <w:right w:val="none" w:sz="0" w:space="0" w:color="auto"/>
      </w:divBdr>
    </w:div>
    <w:div w:id="1814102228">
      <w:marLeft w:val="0"/>
      <w:marRight w:val="0"/>
      <w:marTop w:val="0"/>
      <w:marBottom w:val="0"/>
      <w:divBdr>
        <w:top w:val="none" w:sz="0" w:space="0" w:color="auto"/>
        <w:left w:val="none" w:sz="0" w:space="0" w:color="auto"/>
        <w:bottom w:val="none" w:sz="0" w:space="0" w:color="auto"/>
        <w:right w:val="none" w:sz="0" w:space="0" w:color="auto"/>
      </w:divBdr>
    </w:div>
    <w:div w:id="1814129447">
      <w:marLeft w:val="0"/>
      <w:marRight w:val="0"/>
      <w:marTop w:val="0"/>
      <w:marBottom w:val="0"/>
      <w:divBdr>
        <w:top w:val="none" w:sz="0" w:space="0" w:color="auto"/>
        <w:left w:val="none" w:sz="0" w:space="0" w:color="auto"/>
        <w:bottom w:val="none" w:sz="0" w:space="0" w:color="auto"/>
        <w:right w:val="none" w:sz="0" w:space="0" w:color="auto"/>
      </w:divBdr>
    </w:div>
    <w:div w:id="1814133418">
      <w:marLeft w:val="0"/>
      <w:marRight w:val="0"/>
      <w:marTop w:val="0"/>
      <w:marBottom w:val="0"/>
      <w:divBdr>
        <w:top w:val="none" w:sz="0" w:space="0" w:color="auto"/>
        <w:left w:val="none" w:sz="0" w:space="0" w:color="auto"/>
        <w:bottom w:val="none" w:sz="0" w:space="0" w:color="auto"/>
        <w:right w:val="none" w:sz="0" w:space="0" w:color="auto"/>
      </w:divBdr>
    </w:div>
    <w:div w:id="1814177628">
      <w:marLeft w:val="0"/>
      <w:marRight w:val="0"/>
      <w:marTop w:val="0"/>
      <w:marBottom w:val="0"/>
      <w:divBdr>
        <w:top w:val="none" w:sz="0" w:space="0" w:color="auto"/>
        <w:left w:val="none" w:sz="0" w:space="0" w:color="auto"/>
        <w:bottom w:val="none" w:sz="0" w:space="0" w:color="auto"/>
        <w:right w:val="none" w:sz="0" w:space="0" w:color="auto"/>
      </w:divBdr>
    </w:div>
    <w:div w:id="1814179002">
      <w:marLeft w:val="0"/>
      <w:marRight w:val="0"/>
      <w:marTop w:val="0"/>
      <w:marBottom w:val="0"/>
      <w:divBdr>
        <w:top w:val="none" w:sz="0" w:space="0" w:color="auto"/>
        <w:left w:val="none" w:sz="0" w:space="0" w:color="auto"/>
        <w:bottom w:val="none" w:sz="0" w:space="0" w:color="auto"/>
        <w:right w:val="none" w:sz="0" w:space="0" w:color="auto"/>
      </w:divBdr>
    </w:div>
    <w:div w:id="1814249361">
      <w:marLeft w:val="0"/>
      <w:marRight w:val="0"/>
      <w:marTop w:val="0"/>
      <w:marBottom w:val="0"/>
      <w:divBdr>
        <w:top w:val="none" w:sz="0" w:space="0" w:color="auto"/>
        <w:left w:val="none" w:sz="0" w:space="0" w:color="auto"/>
        <w:bottom w:val="none" w:sz="0" w:space="0" w:color="auto"/>
        <w:right w:val="none" w:sz="0" w:space="0" w:color="auto"/>
      </w:divBdr>
    </w:div>
    <w:div w:id="1814253682">
      <w:marLeft w:val="0"/>
      <w:marRight w:val="0"/>
      <w:marTop w:val="0"/>
      <w:marBottom w:val="0"/>
      <w:divBdr>
        <w:top w:val="none" w:sz="0" w:space="0" w:color="auto"/>
        <w:left w:val="none" w:sz="0" w:space="0" w:color="auto"/>
        <w:bottom w:val="none" w:sz="0" w:space="0" w:color="auto"/>
        <w:right w:val="none" w:sz="0" w:space="0" w:color="auto"/>
      </w:divBdr>
    </w:div>
    <w:div w:id="1814374273">
      <w:marLeft w:val="0"/>
      <w:marRight w:val="0"/>
      <w:marTop w:val="0"/>
      <w:marBottom w:val="0"/>
      <w:divBdr>
        <w:top w:val="none" w:sz="0" w:space="0" w:color="auto"/>
        <w:left w:val="none" w:sz="0" w:space="0" w:color="auto"/>
        <w:bottom w:val="none" w:sz="0" w:space="0" w:color="auto"/>
        <w:right w:val="none" w:sz="0" w:space="0" w:color="auto"/>
      </w:divBdr>
    </w:div>
    <w:div w:id="1814447218">
      <w:marLeft w:val="0"/>
      <w:marRight w:val="0"/>
      <w:marTop w:val="0"/>
      <w:marBottom w:val="0"/>
      <w:divBdr>
        <w:top w:val="none" w:sz="0" w:space="0" w:color="auto"/>
        <w:left w:val="none" w:sz="0" w:space="0" w:color="auto"/>
        <w:bottom w:val="none" w:sz="0" w:space="0" w:color="auto"/>
        <w:right w:val="none" w:sz="0" w:space="0" w:color="auto"/>
      </w:divBdr>
    </w:div>
    <w:div w:id="1814515925">
      <w:marLeft w:val="0"/>
      <w:marRight w:val="0"/>
      <w:marTop w:val="0"/>
      <w:marBottom w:val="0"/>
      <w:divBdr>
        <w:top w:val="none" w:sz="0" w:space="0" w:color="auto"/>
        <w:left w:val="none" w:sz="0" w:space="0" w:color="auto"/>
        <w:bottom w:val="none" w:sz="0" w:space="0" w:color="auto"/>
        <w:right w:val="none" w:sz="0" w:space="0" w:color="auto"/>
      </w:divBdr>
    </w:div>
    <w:div w:id="1814521078">
      <w:marLeft w:val="0"/>
      <w:marRight w:val="0"/>
      <w:marTop w:val="0"/>
      <w:marBottom w:val="0"/>
      <w:divBdr>
        <w:top w:val="none" w:sz="0" w:space="0" w:color="auto"/>
        <w:left w:val="none" w:sz="0" w:space="0" w:color="auto"/>
        <w:bottom w:val="none" w:sz="0" w:space="0" w:color="auto"/>
        <w:right w:val="none" w:sz="0" w:space="0" w:color="auto"/>
      </w:divBdr>
    </w:div>
    <w:div w:id="1814523215">
      <w:marLeft w:val="0"/>
      <w:marRight w:val="0"/>
      <w:marTop w:val="0"/>
      <w:marBottom w:val="0"/>
      <w:divBdr>
        <w:top w:val="none" w:sz="0" w:space="0" w:color="auto"/>
        <w:left w:val="none" w:sz="0" w:space="0" w:color="auto"/>
        <w:bottom w:val="none" w:sz="0" w:space="0" w:color="auto"/>
        <w:right w:val="none" w:sz="0" w:space="0" w:color="auto"/>
      </w:divBdr>
    </w:div>
    <w:div w:id="1814565275">
      <w:marLeft w:val="0"/>
      <w:marRight w:val="0"/>
      <w:marTop w:val="0"/>
      <w:marBottom w:val="0"/>
      <w:divBdr>
        <w:top w:val="none" w:sz="0" w:space="0" w:color="auto"/>
        <w:left w:val="none" w:sz="0" w:space="0" w:color="auto"/>
        <w:bottom w:val="none" w:sz="0" w:space="0" w:color="auto"/>
        <w:right w:val="none" w:sz="0" w:space="0" w:color="auto"/>
      </w:divBdr>
    </w:div>
    <w:div w:id="1814566498">
      <w:marLeft w:val="0"/>
      <w:marRight w:val="0"/>
      <w:marTop w:val="0"/>
      <w:marBottom w:val="0"/>
      <w:divBdr>
        <w:top w:val="none" w:sz="0" w:space="0" w:color="auto"/>
        <w:left w:val="none" w:sz="0" w:space="0" w:color="auto"/>
        <w:bottom w:val="none" w:sz="0" w:space="0" w:color="auto"/>
        <w:right w:val="none" w:sz="0" w:space="0" w:color="auto"/>
      </w:divBdr>
    </w:div>
    <w:div w:id="1814637232">
      <w:marLeft w:val="0"/>
      <w:marRight w:val="0"/>
      <w:marTop w:val="0"/>
      <w:marBottom w:val="0"/>
      <w:divBdr>
        <w:top w:val="none" w:sz="0" w:space="0" w:color="auto"/>
        <w:left w:val="none" w:sz="0" w:space="0" w:color="auto"/>
        <w:bottom w:val="none" w:sz="0" w:space="0" w:color="auto"/>
        <w:right w:val="none" w:sz="0" w:space="0" w:color="auto"/>
      </w:divBdr>
    </w:div>
    <w:div w:id="1814639337">
      <w:bodyDiv w:val="1"/>
      <w:marLeft w:val="0"/>
      <w:marRight w:val="0"/>
      <w:marTop w:val="0"/>
      <w:marBottom w:val="0"/>
      <w:divBdr>
        <w:top w:val="none" w:sz="0" w:space="0" w:color="auto"/>
        <w:left w:val="none" w:sz="0" w:space="0" w:color="auto"/>
        <w:bottom w:val="none" w:sz="0" w:space="0" w:color="auto"/>
        <w:right w:val="none" w:sz="0" w:space="0" w:color="auto"/>
      </w:divBdr>
    </w:div>
    <w:div w:id="1814708945">
      <w:marLeft w:val="0"/>
      <w:marRight w:val="0"/>
      <w:marTop w:val="0"/>
      <w:marBottom w:val="0"/>
      <w:divBdr>
        <w:top w:val="none" w:sz="0" w:space="0" w:color="auto"/>
        <w:left w:val="none" w:sz="0" w:space="0" w:color="auto"/>
        <w:bottom w:val="none" w:sz="0" w:space="0" w:color="auto"/>
        <w:right w:val="none" w:sz="0" w:space="0" w:color="auto"/>
      </w:divBdr>
    </w:div>
    <w:div w:id="1814717191">
      <w:marLeft w:val="0"/>
      <w:marRight w:val="0"/>
      <w:marTop w:val="0"/>
      <w:marBottom w:val="0"/>
      <w:divBdr>
        <w:top w:val="none" w:sz="0" w:space="0" w:color="auto"/>
        <w:left w:val="none" w:sz="0" w:space="0" w:color="auto"/>
        <w:bottom w:val="none" w:sz="0" w:space="0" w:color="auto"/>
        <w:right w:val="none" w:sz="0" w:space="0" w:color="auto"/>
      </w:divBdr>
    </w:div>
    <w:div w:id="1814785269">
      <w:marLeft w:val="0"/>
      <w:marRight w:val="0"/>
      <w:marTop w:val="0"/>
      <w:marBottom w:val="0"/>
      <w:divBdr>
        <w:top w:val="none" w:sz="0" w:space="0" w:color="auto"/>
        <w:left w:val="none" w:sz="0" w:space="0" w:color="auto"/>
        <w:bottom w:val="none" w:sz="0" w:space="0" w:color="auto"/>
        <w:right w:val="none" w:sz="0" w:space="0" w:color="auto"/>
      </w:divBdr>
    </w:div>
    <w:div w:id="1814787253">
      <w:marLeft w:val="0"/>
      <w:marRight w:val="0"/>
      <w:marTop w:val="0"/>
      <w:marBottom w:val="0"/>
      <w:divBdr>
        <w:top w:val="none" w:sz="0" w:space="0" w:color="auto"/>
        <w:left w:val="none" w:sz="0" w:space="0" w:color="auto"/>
        <w:bottom w:val="none" w:sz="0" w:space="0" w:color="auto"/>
        <w:right w:val="none" w:sz="0" w:space="0" w:color="auto"/>
      </w:divBdr>
    </w:div>
    <w:div w:id="1814830156">
      <w:marLeft w:val="0"/>
      <w:marRight w:val="0"/>
      <w:marTop w:val="0"/>
      <w:marBottom w:val="0"/>
      <w:divBdr>
        <w:top w:val="none" w:sz="0" w:space="0" w:color="auto"/>
        <w:left w:val="none" w:sz="0" w:space="0" w:color="auto"/>
        <w:bottom w:val="none" w:sz="0" w:space="0" w:color="auto"/>
        <w:right w:val="none" w:sz="0" w:space="0" w:color="auto"/>
      </w:divBdr>
    </w:div>
    <w:div w:id="1814908098">
      <w:marLeft w:val="0"/>
      <w:marRight w:val="0"/>
      <w:marTop w:val="0"/>
      <w:marBottom w:val="0"/>
      <w:divBdr>
        <w:top w:val="none" w:sz="0" w:space="0" w:color="auto"/>
        <w:left w:val="none" w:sz="0" w:space="0" w:color="auto"/>
        <w:bottom w:val="none" w:sz="0" w:space="0" w:color="auto"/>
        <w:right w:val="none" w:sz="0" w:space="0" w:color="auto"/>
      </w:divBdr>
    </w:div>
    <w:div w:id="1814978293">
      <w:marLeft w:val="0"/>
      <w:marRight w:val="0"/>
      <w:marTop w:val="0"/>
      <w:marBottom w:val="0"/>
      <w:divBdr>
        <w:top w:val="none" w:sz="0" w:space="0" w:color="auto"/>
        <w:left w:val="none" w:sz="0" w:space="0" w:color="auto"/>
        <w:bottom w:val="none" w:sz="0" w:space="0" w:color="auto"/>
        <w:right w:val="none" w:sz="0" w:space="0" w:color="auto"/>
      </w:divBdr>
    </w:div>
    <w:div w:id="1814984785">
      <w:marLeft w:val="0"/>
      <w:marRight w:val="0"/>
      <w:marTop w:val="0"/>
      <w:marBottom w:val="0"/>
      <w:divBdr>
        <w:top w:val="none" w:sz="0" w:space="0" w:color="auto"/>
        <w:left w:val="none" w:sz="0" w:space="0" w:color="auto"/>
        <w:bottom w:val="none" w:sz="0" w:space="0" w:color="auto"/>
        <w:right w:val="none" w:sz="0" w:space="0" w:color="auto"/>
      </w:divBdr>
    </w:div>
    <w:div w:id="1815217645">
      <w:marLeft w:val="0"/>
      <w:marRight w:val="0"/>
      <w:marTop w:val="0"/>
      <w:marBottom w:val="0"/>
      <w:divBdr>
        <w:top w:val="none" w:sz="0" w:space="0" w:color="auto"/>
        <w:left w:val="none" w:sz="0" w:space="0" w:color="auto"/>
        <w:bottom w:val="none" w:sz="0" w:space="0" w:color="auto"/>
        <w:right w:val="none" w:sz="0" w:space="0" w:color="auto"/>
      </w:divBdr>
    </w:div>
    <w:div w:id="1815217877">
      <w:marLeft w:val="0"/>
      <w:marRight w:val="0"/>
      <w:marTop w:val="0"/>
      <w:marBottom w:val="0"/>
      <w:divBdr>
        <w:top w:val="none" w:sz="0" w:space="0" w:color="auto"/>
        <w:left w:val="none" w:sz="0" w:space="0" w:color="auto"/>
        <w:bottom w:val="none" w:sz="0" w:space="0" w:color="auto"/>
        <w:right w:val="none" w:sz="0" w:space="0" w:color="auto"/>
      </w:divBdr>
    </w:div>
    <w:div w:id="1815295426">
      <w:marLeft w:val="0"/>
      <w:marRight w:val="0"/>
      <w:marTop w:val="0"/>
      <w:marBottom w:val="0"/>
      <w:divBdr>
        <w:top w:val="none" w:sz="0" w:space="0" w:color="auto"/>
        <w:left w:val="none" w:sz="0" w:space="0" w:color="auto"/>
        <w:bottom w:val="none" w:sz="0" w:space="0" w:color="auto"/>
        <w:right w:val="none" w:sz="0" w:space="0" w:color="auto"/>
      </w:divBdr>
    </w:div>
    <w:div w:id="1815366003">
      <w:marLeft w:val="0"/>
      <w:marRight w:val="0"/>
      <w:marTop w:val="0"/>
      <w:marBottom w:val="0"/>
      <w:divBdr>
        <w:top w:val="none" w:sz="0" w:space="0" w:color="auto"/>
        <w:left w:val="none" w:sz="0" w:space="0" w:color="auto"/>
        <w:bottom w:val="none" w:sz="0" w:space="0" w:color="auto"/>
        <w:right w:val="none" w:sz="0" w:space="0" w:color="auto"/>
      </w:divBdr>
    </w:div>
    <w:div w:id="1815370028">
      <w:marLeft w:val="0"/>
      <w:marRight w:val="0"/>
      <w:marTop w:val="0"/>
      <w:marBottom w:val="0"/>
      <w:divBdr>
        <w:top w:val="none" w:sz="0" w:space="0" w:color="auto"/>
        <w:left w:val="none" w:sz="0" w:space="0" w:color="auto"/>
        <w:bottom w:val="none" w:sz="0" w:space="0" w:color="auto"/>
        <w:right w:val="none" w:sz="0" w:space="0" w:color="auto"/>
      </w:divBdr>
    </w:div>
    <w:div w:id="1815370123">
      <w:bodyDiv w:val="1"/>
      <w:marLeft w:val="0"/>
      <w:marRight w:val="0"/>
      <w:marTop w:val="0"/>
      <w:marBottom w:val="0"/>
      <w:divBdr>
        <w:top w:val="none" w:sz="0" w:space="0" w:color="auto"/>
        <w:left w:val="none" w:sz="0" w:space="0" w:color="auto"/>
        <w:bottom w:val="none" w:sz="0" w:space="0" w:color="auto"/>
        <w:right w:val="none" w:sz="0" w:space="0" w:color="auto"/>
      </w:divBdr>
    </w:div>
    <w:div w:id="1815370981">
      <w:marLeft w:val="0"/>
      <w:marRight w:val="0"/>
      <w:marTop w:val="0"/>
      <w:marBottom w:val="0"/>
      <w:divBdr>
        <w:top w:val="none" w:sz="0" w:space="0" w:color="auto"/>
        <w:left w:val="none" w:sz="0" w:space="0" w:color="auto"/>
        <w:bottom w:val="none" w:sz="0" w:space="0" w:color="auto"/>
        <w:right w:val="none" w:sz="0" w:space="0" w:color="auto"/>
      </w:divBdr>
    </w:div>
    <w:div w:id="1815442471">
      <w:marLeft w:val="0"/>
      <w:marRight w:val="0"/>
      <w:marTop w:val="0"/>
      <w:marBottom w:val="0"/>
      <w:divBdr>
        <w:top w:val="none" w:sz="0" w:space="0" w:color="auto"/>
        <w:left w:val="none" w:sz="0" w:space="0" w:color="auto"/>
        <w:bottom w:val="none" w:sz="0" w:space="0" w:color="auto"/>
        <w:right w:val="none" w:sz="0" w:space="0" w:color="auto"/>
      </w:divBdr>
    </w:div>
    <w:div w:id="1815486505">
      <w:marLeft w:val="0"/>
      <w:marRight w:val="0"/>
      <w:marTop w:val="0"/>
      <w:marBottom w:val="0"/>
      <w:divBdr>
        <w:top w:val="none" w:sz="0" w:space="0" w:color="auto"/>
        <w:left w:val="none" w:sz="0" w:space="0" w:color="auto"/>
        <w:bottom w:val="none" w:sz="0" w:space="0" w:color="auto"/>
        <w:right w:val="none" w:sz="0" w:space="0" w:color="auto"/>
      </w:divBdr>
    </w:div>
    <w:div w:id="1815564197">
      <w:marLeft w:val="0"/>
      <w:marRight w:val="0"/>
      <w:marTop w:val="0"/>
      <w:marBottom w:val="0"/>
      <w:divBdr>
        <w:top w:val="none" w:sz="0" w:space="0" w:color="auto"/>
        <w:left w:val="none" w:sz="0" w:space="0" w:color="auto"/>
        <w:bottom w:val="none" w:sz="0" w:space="0" w:color="auto"/>
        <w:right w:val="none" w:sz="0" w:space="0" w:color="auto"/>
      </w:divBdr>
    </w:div>
    <w:div w:id="1815636040">
      <w:marLeft w:val="0"/>
      <w:marRight w:val="0"/>
      <w:marTop w:val="0"/>
      <w:marBottom w:val="0"/>
      <w:divBdr>
        <w:top w:val="none" w:sz="0" w:space="0" w:color="auto"/>
        <w:left w:val="none" w:sz="0" w:space="0" w:color="auto"/>
        <w:bottom w:val="none" w:sz="0" w:space="0" w:color="auto"/>
        <w:right w:val="none" w:sz="0" w:space="0" w:color="auto"/>
      </w:divBdr>
    </w:div>
    <w:div w:id="1815636915">
      <w:marLeft w:val="0"/>
      <w:marRight w:val="0"/>
      <w:marTop w:val="0"/>
      <w:marBottom w:val="0"/>
      <w:divBdr>
        <w:top w:val="none" w:sz="0" w:space="0" w:color="auto"/>
        <w:left w:val="none" w:sz="0" w:space="0" w:color="auto"/>
        <w:bottom w:val="none" w:sz="0" w:space="0" w:color="auto"/>
        <w:right w:val="none" w:sz="0" w:space="0" w:color="auto"/>
      </w:divBdr>
    </w:div>
    <w:div w:id="1815675712">
      <w:marLeft w:val="0"/>
      <w:marRight w:val="0"/>
      <w:marTop w:val="0"/>
      <w:marBottom w:val="0"/>
      <w:divBdr>
        <w:top w:val="none" w:sz="0" w:space="0" w:color="auto"/>
        <w:left w:val="none" w:sz="0" w:space="0" w:color="auto"/>
        <w:bottom w:val="none" w:sz="0" w:space="0" w:color="auto"/>
        <w:right w:val="none" w:sz="0" w:space="0" w:color="auto"/>
      </w:divBdr>
    </w:div>
    <w:div w:id="1815682884">
      <w:marLeft w:val="0"/>
      <w:marRight w:val="0"/>
      <w:marTop w:val="0"/>
      <w:marBottom w:val="0"/>
      <w:divBdr>
        <w:top w:val="none" w:sz="0" w:space="0" w:color="auto"/>
        <w:left w:val="none" w:sz="0" w:space="0" w:color="auto"/>
        <w:bottom w:val="none" w:sz="0" w:space="0" w:color="auto"/>
        <w:right w:val="none" w:sz="0" w:space="0" w:color="auto"/>
      </w:divBdr>
    </w:div>
    <w:div w:id="1815830069">
      <w:marLeft w:val="0"/>
      <w:marRight w:val="0"/>
      <w:marTop w:val="0"/>
      <w:marBottom w:val="0"/>
      <w:divBdr>
        <w:top w:val="none" w:sz="0" w:space="0" w:color="auto"/>
        <w:left w:val="none" w:sz="0" w:space="0" w:color="auto"/>
        <w:bottom w:val="none" w:sz="0" w:space="0" w:color="auto"/>
        <w:right w:val="none" w:sz="0" w:space="0" w:color="auto"/>
      </w:divBdr>
    </w:div>
    <w:div w:id="1815903226">
      <w:marLeft w:val="0"/>
      <w:marRight w:val="0"/>
      <w:marTop w:val="0"/>
      <w:marBottom w:val="0"/>
      <w:divBdr>
        <w:top w:val="none" w:sz="0" w:space="0" w:color="auto"/>
        <w:left w:val="none" w:sz="0" w:space="0" w:color="auto"/>
        <w:bottom w:val="none" w:sz="0" w:space="0" w:color="auto"/>
        <w:right w:val="none" w:sz="0" w:space="0" w:color="auto"/>
      </w:divBdr>
    </w:div>
    <w:div w:id="1815903327">
      <w:marLeft w:val="0"/>
      <w:marRight w:val="0"/>
      <w:marTop w:val="0"/>
      <w:marBottom w:val="0"/>
      <w:divBdr>
        <w:top w:val="none" w:sz="0" w:space="0" w:color="auto"/>
        <w:left w:val="none" w:sz="0" w:space="0" w:color="auto"/>
        <w:bottom w:val="none" w:sz="0" w:space="0" w:color="auto"/>
        <w:right w:val="none" w:sz="0" w:space="0" w:color="auto"/>
      </w:divBdr>
    </w:div>
    <w:div w:id="1815952908">
      <w:marLeft w:val="0"/>
      <w:marRight w:val="0"/>
      <w:marTop w:val="0"/>
      <w:marBottom w:val="0"/>
      <w:divBdr>
        <w:top w:val="none" w:sz="0" w:space="0" w:color="auto"/>
        <w:left w:val="none" w:sz="0" w:space="0" w:color="auto"/>
        <w:bottom w:val="none" w:sz="0" w:space="0" w:color="auto"/>
        <w:right w:val="none" w:sz="0" w:space="0" w:color="auto"/>
      </w:divBdr>
    </w:div>
    <w:div w:id="1816026958">
      <w:marLeft w:val="0"/>
      <w:marRight w:val="0"/>
      <w:marTop w:val="0"/>
      <w:marBottom w:val="0"/>
      <w:divBdr>
        <w:top w:val="none" w:sz="0" w:space="0" w:color="auto"/>
        <w:left w:val="none" w:sz="0" w:space="0" w:color="auto"/>
        <w:bottom w:val="none" w:sz="0" w:space="0" w:color="auto"/>
        <w:right w:val="none" w:sz="0" w:space="0" w:color="auto"/>
      </w:divBdr>
    </w:div>
    <w:div w:id="1816138829">
      <w:marLeft w:val="0"/>
      <w:marRight w:val="0"/>
      <w:marTop w:val="0"/>
      <w:marBottom w:val="0"/>
      <w:divBdr>
        <w:top w:val="none" w:sz="0" w:space="0" w:color="auto"/>
        <w:left w:val="none" w:sz="0" w:space="0" w:color="auto"/>
        <w:bottom w:val="none" w:sz="0" w:space="0" w:color="auto"/>
        <w:right w:val="none" w:sz="0" w:space="0" w:color="auto"/>
      </w:divBdr>
    </w:div>
    <w:div w:id="1816290213">
      <w:marLeft w:val="0"/>
      <w:marRight w:val="0"/>
      <w:marTop w:val="0"/>
      <w:marBottom w:val="0"/>
      <w:divBdr>
        <w:top w:val="none" w:sz="0" w:space="0" w:color="auto"/>
        <w:left w:val="none" w:sz="0" w:space="0" w:color="auto"/>
        <w:bottom w:val="none" w:sz="0" w:space="0" w:color="auto"/>
        <w:right w:val="none" w:sz="0" w:space="0" w:color="auto"/>
      </w:divBdr>
    </w:div>
    <w:div w:id="1816340125">
      <w:marLeft w:val="0"/>
      <w:marRight w:val="0"/>
      <w:marTop w:val="0"/>
      <w:marBottom w:val="0"/>
      <w:divBdr>
        <w:top w:val="none" w:sz="0" w:space="0" w:color="auto"/>
        <w:left w:val="none" w:sz="0" w:space="0" w:color="auto"/>
        <w:bottom w:val="none" w:sz="0" w:space="0" w:color="auto"/>
        <w:right w:val="none" w:sz="0" w:space="0" w:color="auto"/>
      </w:divBdr>
    </w:div>
    <w:div w:id="1816407454">
      <w:marLeft w:val="0"/>
      <w:marRight w:val="0"/>
      <w:marTop w:val="0"/>
      <w:marBottom w:val="0"/>
      <w:divBdr>
        <w:top w:val="none" w:sz="0" w:space="0" w:color="auto"/>
        <w:left w:val="none" w:sz="0" w:space="0" w:color="auto"/>
        <w:bottom w:val="none" w:sz="0" w:space="0" w:color="auto"/>
        <w:right w:val="none" w:sz="0" w:space="0" w:color="auto"/>
      </w:divBdr>
    </w:div>
    <w:div w:id="1816483131">
      <w:marLeft w:val="0"/>
      <w:marRight w:val="0"/>
      <w:marTop w:val="0"/>
      <w:marBottom w:val="0"/>
      <w:divBdr>
        <w:top w:val="none" w:sz="0" w:space="0" w:color="auto"/>
        <w:left w:val="none" w:sz="0" w:space="0" w:color="auto"/>
        <w:bottom w:val="none" w:sz="0" w:space="0" w:color="auto"/>
        <w:right w:val="none" w:sz="0" w:space="0" w:color="auto"/>
      </w:divBdr>
    </w:div>
    <w:div w:id="1816486312">
      <w:marLeft w:val="0"/>
      <w:marRight w:val="0"/>
      <w:marTop w:val="0"/>
      <w:marBottom w:val="0"/>
      <w:divBdr>
        <w:top w:val="none" w:sz="0" w:space="0" w:color="auto"/>
        <w:left w:val="none" w:sz="0" w:space="0" w:color="auto"/>
        <w:bottom w:val="none" w:sz="0" w:space="0" w:color="auto"/>
        <w:right w:val="none" w:sz="0" w:space="0" w:color="auto"/>
      </w:divBdr>
    </w:div>
    <w:div w:id="1816489317">
      <w:marLeft w:val="0"/>
      <w:marRight w:val="0"/>
      <w:marTop w:val="0"/>
      <w:marBottom w:val="0"/>
      <w:divBdr>
        <w:top w:val="none" w:sz="0" w:space="0" w:color="auto"/>
        <w:left w:val="none" w:sz="0" w:space="0" w:color="auto"/>
        <w:bottom w:val="none" w:sz="0" w:space="0" w:color="auto"/>
        <w:right w:val="none" w:sz="0" w:space="0" w:color="auto"/>
      </w:divBdr>
    </w:div>
    <w:div w:id="1816489900">
      <w:marLeft w:val="0"/>
      <w:marRight w:val="0"/>
      <w:marTop w:val="0"/>
      <w:marBottom w:val="0"/>
      <w:divBdr>
        <w:top w:val="none" w:sz="0" w:space="0" w:color="auto"/>
        <w:left w:val="none" w:sz="0" w:space="0" w:color="auto"/>
        <w:bottom w:val="none" w:sz="0" w:space="0" w:color="auto"/>
        <w:right w:val="none" w:sz="0" w:space="0" w:color="auto"/>
      </w:divBdr>
    </w:div>
    <w:div w:id="1816528901">
      <w:marLeft w:val="0"/>
      <w:marRight w:val="0"/>
      <w:marTop w:val="0"/>
      <w:marBottom w:val="0"/>
      <w:divBdr>
        <w:top w:val="none" w:sz="0" w:space="0" w:color="auto"/>
        <w:left w:val="none" w:sz="0" w:space="0" w:color="auto"/>
        <w:bottom w:val="none" w:sz="0" w:space="0" w:color="auto"/>
        <w:right w:val="none" w:sz="0" w:space="0" w:color="auto"/>
      </w:divBdr>
    </w:div>
    <w:div w:id="1816600729">
      <w:marLeft w:val="0"/>
      <w:marRight w:val="0"/>
      <w:marTop w:val="0"/>
      <w:marBottom w:val="0"/>
      <w:divBdr>
        <w:top w:val="none" w:sz="0" w:space="0" w:color="auto"/>
        <w:left w:val="none" w:sz="0" w:space="0" w:color="auto"/>
        <w:bottom w:val="none" w:sz="0" w:space="0" w:color="auto"/>
        <w:right w:val="none" w:sz="0" w:space="0" w:color="auto"/>
      </w:divBdr>
    </w:div>
    <w:div w:id="1816606881">
      <w:marLeft w:val="0"/>
      <w:marRight w:val="0"/>
      <w:marTop w:val="0"/>
      <w:marBottom w:val="0"/>
      <w:divBdr>
        <w:top w:val="none" w:sz="0" w:space="0" w:color="auto"/>
        <w:left w:val="none" w:sz="0" w:space="0" w:color="auto"/>
        <w:bottom w:val="none" w:sz="0" w:space="0" w:color="auto"/>
        <w:right w:val="none" w:sz="0" w:space="0" w:color="auto"/>
      </w:divBdr>
    </w:div>
    <w:div w:id="1816674777">
      <w:marLeft w:val="0"/>
      <w:marRight w:val="0"/>
      <w:marTop w:val="0"/>
      <w:marBottom w:val="0"/>
      <w:divBdr>
        <w:top w:val="none" w:sz="0" w:space="0" w:color="auto"/>
        <w:left w:val="none" w:sz="0" w:space="0" w:color="auto"/>
        <w:bottom w:val="none" w:sz="0" w:space="0" w:color="auto"/>
        <w:right w:val="none" w:sz="0" w:space="0" w:color="auto"/>
      </w:divBdr>
    </w:div>
    <w:div w:id="1816678994">
      <w:marLeft w:val="0"/>
      <w:marRight w:val="0"/>
      <w:marTop w:val="0"/>
      <w:marBottom w:val="0"/>
      <w:divBdr>
        <w:top w:val="none" w:sz="0" w:space="0" w:color="auto"/>
        <w:left w:val="none" w:sz="0" w:space="0" w:color="auto"/>
        <w:bottom w:val="none" w:sz="0" w:space="0" w:color="auto"/>
        <w:right w:val="none" w:sz="0" w:space="0" w:color="auto"/>
      </w:divBdr>
    </w:div>
    <w:div w:id="1816682266">
      <w:marLeft w:val="0"/>
      <w:marRight w:val="0"/>
      <w:marTop w:val="0"/>
      <w:marBottom w:val="0"/>
      <w:divBdr>
        <w:top w:val="none" w:sz="0" w:space="0" w:color="auto"/>
        <w:left w:val="none" w:sz="0" w:space="0" w:color="auto"/>
        <w:bottom w:val="none" w:sz="0" w:space="0" w:color="auto"/>
        <w:right w:val="none" w:sz="0" w:space="0" w:color="auto"/>
      </w:divBdr>
    </w:div>
    <w:div w:id="1816871528">
      <w:marLeft w:val="0"/>
      <w:marRight w:val="0"/>
      <w:marTop w:val="0"/>
      <w:marBottom w:val="0"/>
      <w:divBdr>
        <w:top w:val="none" w:sz="0" w:space="0" w:color="auto"/>
        <w:left w:val="none" w:sz="0" w:space="0" w:color="auto"/>
        <w:bottom w:val="none" w:sz="0" w:space="0" w:color="auto"/>
        <w:right w:val="none" w:sz="0" w:space="0" w:color="auto"/>
      </w:divBdr>
    </w:div>
    <w:div w:id="1816946998">
      <w:marLeft w:val="0"/>
      <w:marRight w:val="0"/>
      <w:marTop w:val="0"/>
      <w:marBottom w:val="0"/>
      <w:divBdr>
        <w:top w:val="none" w:sz="0" w:space="0" w:color="auto"/>
        <w:left w:val="none" w:sz="0" w:space="0" w:color="auto"/>
        <w:bottom w:val="none" w:sz="0" w:space="0" w:color="auto"/>
        <w:right w:val="none" w:sz="0" w:space="0" w:color="auto"/>
      </w:divBdr>
    </w:div>
    <w:div w:id="1816993337">
      <w:marLeft w:val="0"/>
      <w:marRight w:val="0"/>
      <w:marTop w:val="0"/>
      <w:marBottom w:val="0"/>
      <w:divBdr>
        <w:top w:val="none" w:sz="0" w:space="0" w:color="auto"/>
        <w:left w:val="none" w:sz="0" w:space="0" w:color="auto"/>
        <w:bottom w:val="none" w:sz="0" w:space="0" w:color="auto"/>
        <w:right w:val="none" w:sz="0" w:space="0" w:color="auto"/>
      </w:divBdr>
    </w:div>
    <w:div w:id="1817186230">
      <w:marLeft w:val="0"/>
      <w:marRight w:val="0"/>
      <w:marTop w:val="0"/>
      <w:marBottom w:val="0"/>
      <w:divBdr>
        <w:top w:val="none" w:sz="0" w:space="0" w:color="auto"/>
        <w:left w:val="none" w:sz="0" w:space="0" w:color="auto"/>
        <w:bottom w:val="none" w:sz="0" w:space="0" w:color="auto"/>
        <w:right w:val="none" w:sz="0" w:space="0" w:color="auto"/>
      </w:divBdr>
    </w:div>
    <w:div w:id="1817212112">
      <w:marLeft w:val="0"/>
      <w:marRight w:val="0"/>
      <w:marTop w:val="0"/>
      <w:marBottom w:val="0"/>
      <w:divBdr>
        <w:top w:val="none" w:sz="0" w:space="0" w:color="auto"/>
        <w:left w:val="none" w:sz="0" w:space="0" w:color="auto"/>
        <w:bottom w:val="none" w:sz="0" w:space="0" w:color="auto"/>
        <w:right w:val="none" w:sz="0" w:space="0" w:color="auto"/>
      </w:divBdr>
    </w:div>
    <w:div w:id="1817256652">
      <w:marLeft w:val="0"/>
      <w:marRight w:val="0"/>
      <w:marTop w:val="0"/>
      <w:marBottom w:val="0"/>
      <w:divBdr>
        <w:top w:val="none" w:sz="0" w:space="0" w:color="auto"/>
        <w:left w:val="none" w:sz="0" w:space="0" w:color="auto"/>
        <w:bottom w:val="none" w:sz="0" w:space="0" w:color="auto"/>
        <w:right w:val="none" w:sz="0" w:space="0" w:color="auto"/>
      </w:divBdr>
    </w:div>
    <w:div w:id="1817258620">
      <w:marLeft w:val="0"/>
      <w:marRight w:val="0"/>
      <w:marTop w:val="0"/>
      <w:marBottom w:val="0"/>
      <w:divBdr>
        <w:top w:val="none" w:sz="0" w:space="0" w:color="auto"/>
        <w:left w:val="none" w:sz="0" w:space="0" w:color="auto"/>
        <w:bottom w:val="none" w:sz="0" w:space="0" w:color="auto"/>
        <w:right w:val="none" w:sz="0" w:space="0" w:color="auto"/>
      </w:divBdr>
    </w:div>
    <w:div w:id="1817410134">
      <w:marLeft w:val="0"/>
      <w:marRight w:val="0"/>
      <w:marTop w:val="0"/>
      <w:marBottom w:val="0"/>
      <w:divBdr>
        <w:top w:val="none" w:sz="0" w:space="0" w:color="auto"/>
        <w:left w:val="none" w:sz="0" w:space="0" w:color="auto"/>
        <w:bottom w:val="none" w:sz="0" w:space="0" w:color="auto"/>
        <w:right w:val="none" w:sz="0" w:space="0" w:color="auto"/>
      </w:divBdr>
    </w:div>
    <w:div w:id="1817448569">
      <w:marLeft w:val="0"/>
      <w:marRight w:val="0"/>
      <w:marTop w:val="0"/>
      <w:marBottom w:val="0"/>
      <w:divBdr>
        <w:top w:val="none" w:sz="0" w:space="0" w:color="auto"/>
        <w:left w:val="none" w:sz="0" w:space="0" w:color="auto"/>
        <w:bottom w:val="none" w:sz="0" w:space="0" w:color="auto"/>
        <w:right w:val="none" w:sz="0" w:space="0" w:color="auto"/>
      </w:divBdr>
    </w:div>
    <w:div w:id="1817455996">
      <w:marLeft w:val="0"/>
      <w:marRight w:val="0"/>
      <w:marTop w:val="0"/>
      <w:marBottom w:val="0"/>
      <w:divBdr>
        <w:top w:val="none" w:sz="0" w:space="0" w:color="auto"/>
        <w:left w:val="none" w:sz="0" w:space="0" w:color="auto"/>
        <w:bottom w:val="none" w:sz="0" w:space="0" w:color="auto"/>
        <w:right w:val="none" w:sz="0" w:space="0" w:color="auto"/>
      </w:divBdr>
    </w:div>
    <w:div w:id="1817528313">
      <w:marLeft w:val="0"/>
      <w:marRight w:val="0"/>
      <w:marTop w:val="0"/>
      <w:marBottom w:val="0"/>
      <w:divBdr>
        <w:top w:val="none" w:sz="0" w:space="0" w:color="auto"/>
        <w:left w:val="none" w:sz="0" w:space="0" w:color="auto"/>
        <w:bottom w:val="none" w:sz="0" w:space="0" w:color="auto"/>
        <w:right w:val="none" w:sz="0" w:space="0" w:color="auto"/>
      </w:divBdr>
    </w:div>
    <w:div w:id="1817601531">
      <w:marLeft w:val="0"/>
      <w:marRight w:val="0"/>
      <w:marTop w:val="0"/>
      <w:marBottom w:val="0"/>
      <w:divBdr>
        <w:top w:val="none" w:sz="0" w:space="0" w:color="auto"/>
        <w:left w:val="none" w:sz="0" w:space="0" w:color="auto"/>
        <w:bottom w:val="none" w:sz="0" w:space="0" w:color="auto"/>
        <w:right w:val="none" w:sz="0" w:space="0" w:color="auto"/>
      </w:divBdr>
    </w:div>
    <w:div w:id="1817647825">
      <w:marLeft w:val="0"/>
      <w:marRight w:val="0"/>
      <w:marTop w:val="0"/>
      <w:marBottom w:val="0"/>
      <w:divBdr>
        <w:top w:val="none" w:sz="0" w:space="0" w:color="auto"/>
        <w:left w:val="none" w:sz="0" w:space="0" w:color="auto"/>
        <w:bottom w:val="none" w:sz="0" w:space="0" w:color="auto"/>
        <w:right w:val="none" w:sz="0" w:space="0" w:color="auto"/>
      </w:divBdr>
    </w:div>
    <w:div w:id="1817724311">
      <w:marLeft w:val="0"/>
      <w:marRight w:val="0"/>
      <w:marTop w:val="0"/>
      <w:marBottom w:val="0"/>
      <w:divBdr>
        <w:top w:val="none" w:sz="0" w:space="0" w:color="auto"/>
        <w:left w:val="none" w:sz="0" w:space="0" w:color="auto"/>
        <w:bottom w:val="none" w:sz="0" w:space="0" w:color="auto"/>
        <w:right w:val="none" w:sz="0" w:space="0" w:color="auto"/>
      </w:divBdr>
    </w:div>
    <w:div w:id="1817794101">
      <w:marLeft w:val="0"/>
      <w:marRight w:val="0"/>
      <w:marTop w:val="0"/>
      <w:marBottom w:val="0"/>
      <w:divBdr>
        <w:top w:val="none" w:sz="0" w:space="0" w:color="auto"/>
        <w:left w:val="none" w:sz="0" w:space="0" w:color="auto"/>
        <w:bottom w:val="none" w:sz="0" w:space="0" w:color="auto"/>
        <w:right w:val="none" w:sz="0" w:space="0" w:color="auto"/>
      </w:divBdr>
    </w:div>
    <w:div w:id="1817912475">
      <w:marLeft w:val="0"/>
      <w:marRight w:val="0"/>
      <w:marTop w:val="0"/>
      <w:marBottom w:val="0"/>
      <w:divBdr>
        <w:top w:val="none" w:sz="0" w:space="0" w:color="auto"/>
        <w:left w:val="none" w:sz="0" w:space="0" w:color="auto"/>
        <w:bottom w:val="none" w:sz="0" w:space="0" w:color="auto"/>
        <w:right w:val="none" w:sz="0" w:space="0" w:color="auto"/>
      </w:divBdr>
    </w:div>
    <w:div w:id="1817914295">
      <w:marLeft w:val="0"/>
      <w:marRight w:val="0"/>
      <w:marTop w:val="0"/>
      <w:marBottom w:val="0"/>
      <w:divBdr>
        <w:top w:val="none" w:sz="0" w:space="0" w:color="auto"/>
        <w:left w:val="none" w:sz="0" w:space="0" w:color="auto"/>
        <w:bottom w:val="none" w:sz="0" w:space="0" w:color="auto"/>
        <w:right w:val="none" w:sz="0" w:space="0" w:color="auto"/>
      </w:divBdr>
    </w:div>
    <w:div w:id="1817985998">
      <w:marLeft w:val="0"/>
      <w:marRight w:val="0"/>
      <w:marTop w:val="0"/>
      <w:marBottom w:val="0"/>
      <w:divBdr>
        <w:top w:val="none" w:sz="0" w:space="0" w:color="auto"/>
        <w:left w:val="none" w:sz="0" w:space="0" w:color="auto"/>
        <w:bottom w:val="none" w:sz="0" w:space="0" w:color="auto"/>
        <w:right w:val="none" w:sz="0" w:space="0" w:color="auto"/>
      </w:divBdr>
    </w:div>
    <w:div w:id="1818061313">
      <w:marLeft w:val="0"/>
      <w:marRight w:val="0"/>
      <w:marTop w:val="0"/>
      <w:marBottom w:val="0"/>
      <w:divBdr>
        <w:top w:val="none" w:sz="0" w:space="0" w:color="auto"/>
        <w:left w:val="none" w:sz="0" w:space="0" w:color="auto"/>
        <w:bottom w:val="none" w:sz="0" w:space="0" w:color="auto"/>
        <w:right w:val="none" w:sz="0" w:space="0" w:color="auto"/>
      </w:divBdr>
    </w:div>
    <w:div w:id="1818103615">
      <w:marLeft w:val="0"/>
      <w:marRight w:val="0"/>
      <w:marTop w:val="0"/>
      <w:marBottom w:val="0"/>
      <w:divBdr>
        <w:top w:val="none" w:sz="0" w:space="0" w:color="auto"/>
        <w:left w:val="none" w:sz="0" w:space="0" w:color="auto"/>
        <w:bottom w:val="none" w:sz="0" w:space="0" w:color="auto"/>
        <w:right w:val="none" w:sz="0" w:space="0" w:color="auto"/>
      </w:divBdr>
    </w:div>
    <w:div w:id="1818179566">
      <w:marLeft w:val="0"/>
      <w:marRight w:val="0"/>
      <w:marTop w:val="0"/>
      <w:marBottom w:val="0"/>
      <w:divBdr>
        <w:top w:val="none" w:sz="0" w:space="0" w:color="auto"/>
        <w:left w:val="none" w:sz="0" w:space="0" w:color="auto"/>
        <w:bottom w:val="none" w:sz="0" w:space="0" w:color="auto"/>
        <w:right w:val="none" w:sz="0" w:space="0" w:color="auto"/>
      </w:divBdr>
    </w:div>
    <w:div w:id="1818299760">
      <w:marLeft w:val="0"/>
      <w:marRight w:val="0"/>
      <w:marTop w:val="0"/>
      <w:marBottom w:val="0"/>
      <w:divBdr>
        <w:top w:val="none" w:sz="0" w:space="0" w:color="auto"/>
        <w:left w:val="none" w:sz="0" w:space="0" w:color="auto"/>
        <w:bottom w:val="none" w:sz="0" w:space="0" w:color="auto"/>
        <w:right w:val="none" w:sz="0" w:space="0" w:color="auto"/>
      </w:divBdr>
    </w:div>
    <w:div w:id="1818300856">
      <w:marLeft w:val="0"/>
      <w:marRight w:val="0"/>
      <w:marTop w:val="0"/>
      <w:marBottom w:val="0"/>
      <w:divBdr>
        <w:top w:val="none" w:sz="0" w:space="0" w:color="auto"/>
        <w:left w:val="none" w:sz="0" w:space="0" w:color="auto"/>
        <w:bottom w:val="none" w:sz="0" w:space="0" w:color="auto"/>
        <w:right w:val="none" w:sz="0" w:space="0" w:color="auto"/>
      </w:divBdr>
    </w:div>
    <w:div w:id="1818372367">
      <w:marLeft w:val="0"/>
      <w:marRight w:val="0"/>
      <w:marTop w:val="0"/>
      <w:marBottom w:val="0"/>
      <w:divBdr>
        <w:top w:val="none" w:sz="0" w:space="0" w:color="auto"/>
        <w:left w:val="none" w:sz="0" w:space="0" w:color="auto"/>
        <w:bottom w:val="none" w:sz="0" w:space="0" w:color="auto"/>
        <w:right w:val="none" w:sz="0" w:space="0" w:color="auto"/>
      </w:divBdr>
    </w:div>
    <w:div w:id="1818379576">
      <w:marLeft w:val="0"/>
      <w:marRight w:val="0"/>
      <w:marTop w:val="0"/>
      <w:marBottom w:val="0"/>
      <w:divBdr>
        <w:top w:val="none" w:sz="0" w:space="0" w:color="auto"/>
        <w:left w:val="none" w:sz="0" w:space="0" w:color="auto"/>
        <w:bottom w:val="none" w:sz="0" w:space="0" w:color="auto"/>
        <w:right w:val="none" w:sz="0" w:space="0" w:color="auto"/>
      </w:divBdr>
    </w:div>
    <w:div w:id="1818524981">
      <w:marLeft w:val="0"/>
      <w:marRight w:val="0"/>
      <w:marTop w:val="0"/>
      <w:marBottom w:val="0"/>
      <w:divBdr>
        <w:top w:val="none" w:sz="0" w:space="0" w:color="auto"/>
        <w:left w:val="none" w:sz="0" w:space="0" w:color="auto"/>
        <w:bottom w:val="none" w:sz="0" w:space="0" w:color="auto"/>
        <w:right w:val="none" w:sz="0" w:space="0" w:color="auto"/>
      </w:divBdr>
    </w:div>
    <w:div w:id="1818643287">
      <w:marLeft w:val="0"/>
      <w:marRight w:val="0"/>
      <w:marTop w:val="0"/>
      <w:marBottom w:val="0"/>
      <w:divBdr>
        <w:top w:val="none" w:sz="0" w:space="0" w:color="auto"/>
        <w:left w:val="none" w:sz="0" w:space="0" w:color="auto"/>
        <w:bottom w:val="none" w:sz="0" w:space="0" w:color="auto"/>
        <w:right w:val="none" w:sz="0" w:space="0" w:color="auto"/>
      </w:divBdr>
    </w:div>
    <w:div w:id="1818716601">
      <w:marLeft w:val="0"/>
      <w:marRight w:val="0"/>
      <w:marTop w:val="0"/>
      <w:marBottom w:val="0"/>
      <w:divBdr>
        <w:top w:val="none" w:sz="0" w:space="0" w:color="auto"/>
        <w:left w:val="none" w:sz="0" w:space="0" w:color="auto"/>
        <w:bottom w:val="none" w:sz="0" w:space="0" w:color="auto"/>
        <w:right w:val="none" w:sz="0" w:space="0" w:color="auto"/>
      </w:divBdr>
    </w:div>
    <w:div w:id="1818763543">
      <w:marLeft w:val="0"/>
      <w:marRight w:val="0"/>
      <w:marTop w:val="0"/>
      <w:marBottom w:val="0"/>
      <w:divBdr>
        <w:top w:val="none" w:sz="0" w:space="0" w:color="auto"/>
        <w:left w:val="none" w:sz="0" w:space="0" w:color="auto"/>
        <w:bottom w:val="none" w:sz="0" w:space="0" w:color="auto"/>
        <w:right w:val="none" w:sz="0" w:space="0" w:color="auto"/>
      </w:divBdr>
    </w:div>
    <w:div w:id="1818914384">
      <w:marLeft w:val="0"/>
      <w:marRight w:val="0"/>
      <w:marTop w:val="0"/>
      <w:marBottom w:val="0"/>
      <w:divBdr>
        <w:top w:val="none" w:sz="0" w:space="0" w:color="auto"/>
        <w:left w:val="none" w:sz="0" w:space="0" w:color="auto"/>
        <w:bottom w:val="none" w:sz="0" w:space="0" w:color="auto"/>
        <w:right w:val="none" w:sz="0" w:space="0" w:color="auto"/>
      </w:divBdr>
    </w:div>
    <w:div w:id="1818954719">
      <w:marLeft w:val="0"/>
      <w:marRight w:val="0"/>
      <w:marTop w:val="0"/>
      <w:marBottom w:val="0"/>
      <w:divBdr>
        <w:top w:val="none" w:sz="0" w:space="0" w:color="auto"/>
        <w:left w:val="none" w:sz="0" w:space="0" w:color="auto"/>
        <w:bottom w:val="none" w:sz="0" w:space="0" w:color="auto"/>
        <w:right w:val="none" w:sz="0" w:space="0" w:color="auto"/>
      </w:divBdr>
    </w:div>
    <w:div w:id="1818957300">
      <w:marLeft w:val="0"/>
      <w:marRight w:val="0"/>
      <w:marTop w:val="0"/>
      <w:marBottom w:val="0"/>
      <w:divBdr>
        <w:top w:val="none" w:sz="0" w:space="0" w:color="auto"/>
        <w:left w:val="none" w:sz="0" w:space="0" w:color="auto"/>
        <w:bottom w:val="none" w:sz="0" w:space="0" w:color="auto"/>
        <w:right w:val="none" w:sz="0" w:space="0" w:color="auto"/>
      </w:divBdr>
    </w:div>
    <w:div w:id="1818960406">
      <w:marLeft w:val="0"/>
      <w:marRight w:val="0"/>
      <w:marTop w:val="0"/>
      <w:marBottom w:val="0"/>
      <w:divBdr>
        <w:top w:val="none" w:sz="0" w:space="0" w:color="auto"/>
        <w:left w:val="none" w:sz="0" w:space="0" w:color="auto"/>
        <w:bottom w:val="none" w:sz="0" w:space="0" w:color="auto"/>
        <w:right w:val="none" w:sz="0" w:space="0" w:color="auto"/>
      </w:divBdr>
    </w:div>
    <w:div w:id="1819031187">
      <w:marLeft w:val="0"/>
      <w:marRight w:val="0"/>
      <w:marTop w:val="0"/>
      <w:marBottom w:val="0"/>
      <w:divBdr>
        <w:top w:val="none" w:sz="0" w:space="0" w:color="auto"/>
        <w:left w:val="none" w:sz="0" w:space="0" w:color="auto"/>
        <w:bottom w:val="none" w:sz="0" w:space="0" w:color="auto"/>
        <w:right w:val="none" w:sz="0" w:space="0" w:color="auto"/>
      </w:divBdr>
    </w:div>
    <w:div w:id="1819148838">
      <w:marLeft w:val="0"/>
      <w:marRight w:val="0"/>
      <w:marTop w:val="0"/>
      <w:marBottom w:val="0"/>
      <w:divBdr>
        <w:top w:val="none" w:sz="0" w:space="0" w:color="auto"/>
        <w:left w:val="none" w:sz="0" w:space="0" w:color="auto"/>
        <w:bottom w:val="none" w:sz="0" w:space="0" w:color="auto"/>
        <w:right w:val="none" w:sz="0" w:space="0" w:color="auto"/>
      </w:divBdr>
    </w:div>
    <w:div w:id="1819178284">
      <w:marLeft w:val="0"/>
      <w:marRight w:val="0"/>
      <w:marTop w:val="0"/>
      <w:marBottom w:val="0"/>
      <w:divBdr>
        <w:top w:val="none" w:sz="0" w:space="0" w:color="auto"/>
        <w:left w:val="none" w:sz="0" w:space="0" w:color="auto"/>
        <w:bottom w:val="none" w:sz="0" w:space="0" w:color="auto"/>
        <w:right w:val="none" w:sz="0" w:space="0" w:color="auto"/>
      </w:divBdr>
    </w:div>
    <w:div w:id="1819223751">
      <w:bodyDiv w:val="1"/>
      <w:marLeft w:val="0"/>
      <w:marRight w:val="0"/>
      <w:marTop w:val="0"/>
      <w:marBottom w:val="0"/>
      <w:divBdr>
        <w:top w:val="none" w:sz="0" w:space="0" w:color="auto"/>
        <w:left w:val="none" w:sz="0" w:space="0" w:color="auto"/>
        <w:bottom w:val="none" w:sz="0" w:space="0" w:color="auto"/>
        <w:right w:val="none" w:sz="0" w:space="0" w:color="auto"/>
      </w:divBdr>
    </w:div>
    <w:div w:id="1819300814">
      <w:marLeft w:val="0"/>
      <w:marRight w:val="0"/>
      <w:marTop w:val="0"/>
      <w:marBottom w:val="0"/>
      <w:divBdr>
        <w:top w:val="none" w:sz="0" w:space="0" w:color="auto"/>
        <w:left w:val="none" w:sz="0" w:space="0" w:color="auto"/>
        <w:bottom w:val="none" w:sz="0" w:space="0" w:color="auto"/>
        <w:right w:val="none" w:sz="0" w:space="0" w:color="auto"/>
      </w:divBdr>
    </w:div>
    <w:div w:id="1819416307">
      <w:marLeft w:val="0"/>
      <w:marRight w:val="0"/>
      <w:marTop w:val="0"/>
      <w:marBottom w:val="0"/>
      <w:divBdr>
        <w:top w:val="none" w:sz="0" w:space="0" w:color="auto"/>
        <w:left w:val="none" w:sz="0" w:space="0" w:color="auto"/>
        <w:bottom w:val="none" w:sz="0" w:space="0" w:color="auto"/>
        <w:right w:val="none" w:sz="0" w:space="0" w:color="auto"/>
      </w:divBdr>
    </w:div>
    <w:div w:id="1819416329">
      <w:marLeft w:val="0"/>
      <w:marRight w:val="0"/>
      <w:marTop w:val="0"/>
      <w:marBottom w:val="0"/>
      <w:divBdr>
        <w:top w:val="none" w:sz="0" w:space="0" w:color="auto"/>
        <w:left w:val="none" w:sz="0" w:space="0" w:color="auto"/>
        <w:bottom w:val="none" w:sz="0" w:space="0" w:color="auto"/>
        <w:right w:val="none" w:sz="0" w:space="0" w:color="auto"/>
      </w:divBdr>
    </w:div>
    <w:div w:id="1819418970">
      <w:marLeft w:val="0"/>
      <w:marRight w:val="0"/>
      <w:marTop w:val="0"/>
      <w:marBottom w:val="0"/>
      <w:divBdr>
        <w:top w:val="none" w:sz="0" w:space="0" w:color="auto"/>
        <w:left w:val="none" w:sz="0" w:space="0" w:color="auto"/>
        <w:bottom w:val="none" w:sz="0" w:space="0" w:color="auto"/>
        <w:right w:val="none" w:sz="0" w:space="0" w:color="auto"/>
      </w:divBdr>
    </w:div>
    <w:div w:id="1819421582">
      <w:marLeft w:val="0"/>
      <w:marRight w:val="0"/>
      <w:marTop w:val="0"/>
      <w:marBottom w:val="0"/>
      <w:divBdr>
        <w:top w:val="none" w:sz="0" w:space="0" w:color="auto"/>
        <w:left w:val="none" w:sz="0" w:space="0" w:color="auto"/>
        <w:bottom w:val="none" w:sz="0" w:space="0" w:color="auto"/>
        <w:right w:val="none" w:sz="0" w:space="0" w:color="auto"/>
      </w:divBdr>
    </w:div>
    <w:div w:id="1819489269">
      <w:marLeft w:val="0"/>
      <w:marRight w:val="0"/>
      <w:marTop w:val="0"/>
      <w:marBottom w:val="0"/>
      <w:divBdr>
        <w:top w:val="none" w:sz="0" w:space="0" w:color="auto"/>
        <w:left w:val="none" w:sz="0" w:space="0" w:color="auto"/>
        <w:bottom w:val="none" w:sz="0" w:space="0" w:color="auto"/>
        <w:right w:val="none" w:sz="0" w:space="0" w:color="auto"/>
      </w:divBdr>
    </w:div>
    <w:div w:id="1819568138">
      <w:marLeft w:val="0"/>
      <w:marRight w:val="0"/>
      <w:marTop w:val="0"/>
      <w:marBottom w:val="0"/>
      <w:divBdr>
        <w:top w:val="none" w:sz="0" w:space="0" w:color="auto"/>
        <w:left w:val="none" w:sz="0" w:space="0" w:color="auto"/>
        <w:bottom w:val="none" w:sz="0" w:space="0" w:color="auto"/>
        <w:right w:val="none" w:sz="0" w:space="0" w:color="auto"/>
      </w:divBdr>
    </w:div>
    <w:div w:id="1819610698">
      <w:marLeft w:val="0"/>
      <w:marRight w:val="0"/>
      <w:marTop w:val="0"/>
      <w:marBottom w:val="0"/>
      <w:divBdr>
        <w:top w:val="none" w:sz="0" w:space="0" w:color="auto"/>
        <w:left w:val="none" w:sz="0" w:space="0" w:color="auto"/>
        <w:bottom w:val="none" w:sz="0" w:space="0" w:color="auto"/>
        <w:right w:val="none" w:sz="0" w:space="0" w:color="auto"/>
      </w:divBdr>
    </w:div>
    <w:div w:id="1819612784">
      <w:marLeft w:val="0"/>
      <w:marRight w:val="0"/>
      <w:marTop w:val="0"/>
      <w:marBottom w:val="0"/>
      <w:divBdr>
        <w:top w:val="none" w:sz="0" w:space="0" w:color="auto"/>
        <w:left w:val="none" w:sz="0" w:space="0" w:color="auto"/>
        <w:bottom w:val="none" w:sz="0" w:space="0" w:color="auto"/>
        <w:right w:val="none" w:sz="0" w:space="0" w:color="auto"/>
      </w:divBdr>
    </w:div>
    <w:div w:id="1819688261">
      <w:marLeft w:val="0"/>
      <w:marRight w:val="0"/>
      <w:marTop w:val="0"/>
      <w:marBottom w:val="0"/>
      <w:divBdr>
        <w:top w:val="none" w:sz="0" w:space="0" w:color="auto"/>
        <w:left w:val="none" w:sz="0" w:space="0" w:color="auto"/>
        <w:bottom w:val="none" w:sz="0" w:space="0" w:color="auto"/>
        <w:right w:val="none" w:sz="0" w:space="0" w:color="auto"/>
      </w:divBdr>
    </w:div>
    <w:div w:id="1819957480">
      <w:marLeft w:val="0"/>
      <w:marRight w:val="0"/>
      <w:marTop w:val="0"/>
      <w:marBottom w:val="0"/>
      <w:divBdr>
        <w:top w:val="none" w:sz="0" w:space="0" w:color="auto"/>
        <w:left w:val="none" w:sz="0" w:space="0" w:color="auto"/>
        <w:bottom w:val="none" w:sz="0" w:space="0" w:color="auto"/>
        <w:right w:val="none" w:sz="0" w:space="0" w:color="auto"/>
      </w:divBdr>
    </w:div>
    <w:div w:id="1820076197">
      <w:marLeft w:val="480"/>
      <w:marRight w:val="0"/>
      <w:marTop w:val="0"/>
      <w:marBottom w:val="0"/>
      <w:divBdr>
        <w:top w:val="none" w:sz="0" w:space="0" w:color="auto"/>
        <w:left w:val="none" w:sz="0" w:space="0" w:color="auto"/>
        <w:bottom w:val="none" w:sz="0" w:space="0" w:color="auto"/>
        <w:right w:val="none" w:sz="0" w:space="0" w:color="auto"/>
      </w:divBdr>
    </w:div>
    <w:div w:id="1820078809">
      <w:marLeft w:val="0"/>
      <w:marRight w:val="0"/>
      <w:marTop w:val="0"/>
      <w:marBottom w:val="0"/>
      <w:divBdr>
        <w:top w:val="none" w:sz="0" w:space="0" w:color="auto"/>
        <w:left w:val="none" w:sz="0" w:space="0" w:color="auto"/>
        <w:bottom w:val="none" w:sz="0" w:space="0" w:color="auto"/>
        <w:right w:val="none" w:sz="0" w:space="0" w:color="auto"/>
      </w:divBdr>
    </w:div>
    <w:div w:id="1820151745">
      <w:marLeft w:val="0"/>
      <w:marRight w:val="0"/>
      <w:marTop w:val="0"/>
      <w:marBottom w:val="0"/>
      <w:divBdr>
        <w:top w:val="none" w:sz="0" w:space="0" w:color="auto"/>
        <w:left w:val="none" w:sz="0" w:space="0" w:color="auto"/>
        <w:bottom w:val="none" w:sz="0" w:space="0" w:color="auto"/>
        <w:right w:val="none" w:sz="0" w:space="0" w:color="auto"/>
      </w:divBdr>
    </w:div>
    <w:div w:id="1820223640">
      <w:marLeft w:val="0"/>
      <w:marRight w:val="0"/>
      <w:marTop w:val="0"/>
      <w:marBottom w:val="0"/>
      <w:divBdr>
        <w:top w:val="none" w:sz="0" w:space="0" w:color="auto"/>
        <w:left w:val="none" w:sz="0" w:space="0" w:color="auto"/>
        <w:bottom w:val="none" w:sz="0" w:space="0" w:color="auto"/>
        <w:right w:val="none" w:sz="0" w:space="0" w:color="auto"/>
      </w:divBdr>
    </w:div>
    <w:div w:id="1820225361">
      <w:marLeft w:val="0"/>
      <w:marRight w:val="0"/>
      <w:marTop w:val="0"/>
      <w:marBottom w:val="0"/>
      <w:divBdr>
        <w:top w:val="none" w:sz="0" w:space="0" w:color="auto"/>
        <w:left w:val="none" w:sz="0" w:space="0" w:color="auto"/>
        <w:bottom w:val="none" w:sz="0" w:space="0" w:color="auto"/>
        <w:right w:val="none" w:sz="0" w:space="0" w:color="auto"/>
      </w:divBdr>
    </w:div>
    <w:div w:id="1820338071">
      <w:marLeft w:val="0"/>
      <w:marRight w:val="0"/>
      <w:marTop w:val="0"/>
      <w:marBottom w:val="0"/>
      <w:divBdr>
        <w:top w:val="none" w:sz="0" w:space="0" w:color="auto"/>
        <w:left w:val="none" w:sz="0" w:space="0" w:color="auto"/>
        <w:bottom w:val="none" w:sz="0" w:space="0" w:color="auto"/>
        <w:right w:val="none" w:sz="0" w:space="0" w:color="auto"/>
      </w:divBdr>
    </w:div>
    <w:div w:id="1820539605">
      <w:marLeft w:val="0"/>
      <w:marRight w:val="0"/>
      <w:marTop w:val="0"/>
      <w:marBottom w:val="0"/>
      <w:divBdr>
        <w:top w:val="none" w:sz="0" w:space="0" w:color="auto"/>
        <w:left w:val="none" w:sz="0" w:space="0" w:color="auto"/>
        <w:bottom w:val="none" w:sz="0" w:space="0" w:color="auto"/>
        <w:right w:val="none" w:sz="0" w:space="0" w:color="auto"/>
      </w:divBdr>
    </w:div>
    <w:div w:id="1820655706">
      <w:marLeft w:val="0"/>
      <w:marRight w:val="0"/>
      <w:marTop w:val="0"/>
      <w:marBottom w:val="0"/>
      <w:divBdr>
        <w:top w:val="none" w:sz="0" w:space="0" w:color="auto"/>
        <w:left w:val="none" w:sz="0" w:space="0" w:color="auto"/>
        <w:bottom w:val="none" w:sz="0" w:space="0" w:color="auto"/>
        <w:right w:val="none" w:sz="0" w:space="0" w:color="auto"/>
      </w:divBdr>
    </w:div>
    <w:div w:id="1820656553">
      <w:marLeft w:val="0"/>
      <w:marRight w:val="0"/>
      <w:marTop w:val="0"/>
      <w:marBottom w:val="0"/>
      <w:divBdr>
        <w:top w:val="none" w:sz="0" w:space="0" w:color="auto"/>
        <w:left w:val="none" w:sz="0" w:space="0" w:color="auto"/>
        <w:bottom w:val="none" w:sz="0" w:space="0" w:color="auto"/>
        <w:right w:val="none" w:sz="0" w:space="0" w:color="auto"/>
      </w:divBdr>
    </w:div>
    <w:div w:id="1820732270">
      <w:marLeft w:val="0"/>
      <w:marRight w:val="0"/>
      <w:marTop w:val="0"/>
      <w:marBottom w:val="0"/>
      <w:divBdr>
        <w:top w:val="none" w:sz="0" w:space="0" w:color="auto"/>
        <w:left w:val="none" w:sz="0" w:space="0" w:color="auto"/>
        <w:bottom w:val="none" w:sz="0" w:space="0" w:color="auto"/>
        <w:right w:val="none" w:sz="0" w:space="0" w:color="auto"/>
      </w:divBdr>
    </w:div>
    <w:div w:id="1820733627">
      <w:marLeft w:val="0"/>
      <w:marRight w:val="0"/>
      <w:marTop w:val="0"/>
      <w:marBottom w:val="0"/>
      <w:divBdr>
        <w:top w:val="none" w:sz="0" w:space="0" w:color="auto"/>
        <w:left w:val="none" w:sz="0" w:space="0" w:color="auto"/>
        <w:bottom w:val="none" w:sz="0" w:space="0" w:color="auto"/>
        <w:right w:val="none" w:sz="0" w:space="0" w:color="auto"/>
      </w:divBdr>
    </w:div>
    <w:div w:id="1820801103">
      <w:marLeft w:val="0"/>
      <w:marRight w:val="0"/>
      <w:marTop w:val="0"/>
      <w:marBottom w:val="0"/>
      <w:divBdr>
        <w:top w:val="none" w:sz="0" w:space="0" w:color="auto"/>
        <w:left w:val="none" w:sz="0" w:space="0" w:color="auto"/>
        <w:bottom w:val="none" w:sz="0" w:space="0" w:color="auto"/>
        <w:right w:val="none" w:sz="0" w:space="0" w:color="auto"/>
      </w:divBdr>
    </w:div>
    <w:div w:id="1820808166">
      <w:marLeft w:val="0"/>
      <w:marRight w:val="0"/>
      <w:marTop w:val="0"/>
      <w:marBottom w:val="0"/>
      <w:divBdr>
        <w:top w:val="none" w:sz="0" w:space="0" w:color="auto"/>
        <w:left w:val="none" w:sz="0" w:space="0" w:color="auto"/>
        <w:bottom w:val="none" w:sz="0" w:space="0" w:color="auto"/>
        <w:right w:val="none" w:sz="0" w:space="0" w:color="auto"/>
      </w:divBdr>
    </w:div>
    <w:div w:id="1820878826">
      <w:marLeft w:val="0"/>
      <w:marRight w:val="0"/>
      <w:marTop w:val="0"/>
      <w:marBottom w:val="0"/>
      <w:divBdr>
        <w:top w:val="none" w:sz="0" w:space="0" w:color="auto"/>
        <w:left w:val="none" w:sz="0" w:space="0" w:color="auto"/>
        <w:bottom w:val="none" w:sz="0" w:space="0" w:color="auto"/>
        <w:right w:val="none" w:sz="0" w:space="0" w:color="auto"/>
      </w:divBdr>
    </w:div>
    <w:div w:id="1820996907">
      <w:marLeft w:val="0"/>
      <w:marRight w:val="0"/>
      <w:marTop w:val="0"/>
      <w:marBottom w:val="0"/>
      <w:divBdr>
        <w:top w:val="none" w:sz="0" w:space="0" w:color="auto"/>
        <w:left w:val="none" w:sz="0" w:space="0" w:color="auto"/>
        <w:bottom w:val="none" w:sz="0" w:space="0" w:color="auto"/>
        <w:right w:val="none" w:sz="0" w:space="0" w:color="auto"/>
      </w:divBdr>
    </w:div>
    <w:div w:id="1821190521">
      <w:marLeft w:val="0"/>
      <w:marRight w:val="0"/>
      <w:marTop w:val="0"/>
      <w:marBottom w:val="0"/>
      <w:divBdr>
        <w:top w:val="none" w:sz="0" w:space="0" w:color="auto"/>
        <w:left w:val="none" w:sz="0" w:space="0" w:color="auto"/>
        <w:bottom w:val="none" w:sz="0" w:space="0" w:color="auto"/>
        <w:right w:val="none" w:sz="0" w:space="0" w:color="auto"/>
      </w:divBdr>
    </w:div>
    <w:div w:id="1821195790">
      <w:marLeft w:val="0"/>
      <w:marRight w:val="0"/>
      <w:marTop w:val="0"/>
      <w:marBottom w:val="0"/>
      <w:divBdr>
        <w:top w:val="none" w:sz="0" w:space="0" w:color="auto"/>
        <w:left w:val="none" w:sz="0" w:space="0" w:color="auto"/>
        <w:bottom w:val="none" w:sz="0" w:space="0" w:color="auto"/>
        <w:right w:val="none" w:sz="0" w:space="0" w:color="auto"/>
      </w:divBdr>
    </w:div>
    <w:div w:id="1821267968">
      <w:marLeft w:val="0"/>
      <w:marRight w:val="0"/>
      <w:marTop w:val="0"/>
      <w:marBottom w:val="0"/>
      <w:divBdr>
        <w:top w:val="none" w:sz="0" w:space="0" w:color="auto"/>
        <w:left w:val="none" w:sz="0" w:space="0" w:color="auto"/>
        <w:bottom w:val="none" w:sz="0" w:space="0" w:color="auto"/>
        <w:right w:val="none" w:sz="0" w:space="0" w:color="auto"/>
      </w:divBdr>
    </w:div>
    <w:div w:id="1821389129">
      <w:marLeft w:val="0"/>
      <w:marRight w:val="0"/>
      <w:marTop w:val="0"/>
      <w:marBottom w:val="0"/>
      <w:divBdr>
        <w:top w:val="none" w:sz="0" w:space="0" w:color="auto"/>
        <w:left w:val="none" w:sz="0" w:space="0" w:color="auto"/>
        <w:bottom w:val="none" w:sz="0" w:space="0" w:color="auto"/>
        <w:right w:val="none" w:sz="0" w:space="0" w:color="auto"/>
      </w:divBdr>
    </w:div>
    <w:div w:id="1821532428">
      <w:marLeft w:val="0"/>
      <w:marRight w:val="0"/>
      <w:marTop w:val="0"/>
      <w:marBottom w:val="0"/>
      <w:divBdr>
        <w:top w:val="none" w:sz="0" w:space="0" w:color="auto"/>
        <w:left w:val="none" w:sz="0" w:space="0" w:color="auto"/>
        <w:bottom w:val="none" w:sz="0" w:space="0" w:color="auto"/>
        <w:right w:val="none" w:sz="0" w:space="0" w:color="auto"/>
      </w:divBdr>
    </w:div>
    <w:div w:id="1821536733">
      <w:marLeft w:val="0"/>
      <w:marRight w:val="0"/>
      <w:marTop w:val="0"/>
      <w:marBottom w:val="0"/>
      <w:divBdr>
        <w:top w:val="none" w:sz="0" w:space="0" w:color="auto"/>
        <w:left w:val="none" w:sz="0" w:space="0" w:color="auto"/>
        <w:bottom w:val="none" w:sz="0" w:space="0" w:color="auto"/>
        <w:right w:val="none" w:sz="0" w:space="0" w:color="auto"/>
      </w:divBdr>
    </w:div>
    <w:div w:id="1821576403">
      <w:marLeft w:val="0"/>
      <w:marRight w:val="0"/>
      <w:marTop w:val="0"/>
      <w:marBottom w:val="0"/>
      <w:divBdr>
        <w:top w:val="none" w:sz="0" w:space="0" w:color="auto"/>
        <w:left w:val="none" w:sz="0" w:space="0" w:color="auto"/>
        <w:bottom w:val="none" w:sz="0" w:space="0" w:color="auto"/>
        <w:right w:val="none" w:sz="0" w:space="0" w:color="auto"/>
      </w:divBdr>
    </w:div>
    <w:div w:id="1821578811">
      <w:marLeft w:val="0"/>
      <w:marRight w:val="0"/>
      <w:marTop w:val="0"/>
      <w:marBottom w:val="0"/>
      <w:divBdr>
        <w:top w:val="none" w:sz="0" w:space="0" w:color="auto"/>
        <w:left w:val="none" w:sz="0" w:space="0" w:color="auto"/>
        <w:bottom w:val="none" w:sz="0" w:space="0" w:color="auto"/>
        <w:right w:val="none" w:sz="0" w:space="0" w:color="auto"/>
      </w:divBdr>
    </w:div>
    <w:div w:id="1821579121">
      <w:marLeft w:val="0"/>
      <w:marRight w:val="0"/>
      <w:marTop w:val="0"/>
      <w:marBottom w:val="0"/>
      <w:divBdr>
        <w:top w:val="none" w:sz="0" w:space="0" w:color="auto"/>
        <w:left w:val="none" w:sz="0" w:space="0" w:color="auto"/>
        <w:bottom w:val="none" w:sz="0" w:space="0" w:color="auto"/>
        <w:right w:val="none" w:sz="0" w:space="0" w:color="auto"/>
      </w:divBdr>
    </w:div>
    <w:div w:id="1821657455">
      <w:marLeft w:val="0"/>
      <w:marRight w:val="0"/>
      <w:marTop w:val="0"/>
      <w:marBottom w:val="0"/>
      <w:divBdr>
        <w:top w:val="none" w:sz="0" w:space="0" w:color="auto"/>
        <w:left w:val="none" w:sz="0" w:space="0" w:color="auto"/>
        <w:bottom w:val="none" w:sz="0" w:space="0" w:color="auto"/>
        <w:right w:val="none" w:sz="0" w:space="0" w:color="auto"/>
      </w:divBdr>
    </w:div>
    <w:div w:id="1821724805">
      <w:marLeft w:val="0"/>
      <w:marRight w:val="0"/>
      <w:marTop w:val="0"/>
      <w:marBottom w:val="0"/>
      <w:divBdr>
        <w:top w:val="none" w:sz="0" w:space="0" w:color="auto"/>
        <w:left w:val="none" w:sz="0" w:space="0" w:color="auto"/>
        <w:bottom w:val="none" w:sz="0" w:space="0" w:color="auto"/>
        <w:right w:val="none" w:sz="0" w:space="0" w:color="auto"/>
      </w:divBdr>
    </w:div>
    <w:div w:id="1821727084">
      <w:bodyDiv w:val="1"/>
      <w:marLeft w:val="0"/>
      <w:marRight w:val="0"/>
      <w:marTop w:val="0"/>
      <w:marBottom w:val="0"/>
      <w:divBdr>
        <w:top w:val="none" w:sz="0" w:space="0" w:color="auto"/>
        <w:left w:val="none" w:sz="0" w:space="0" w:color="auto"/>
        <w:bottom w:val="none" w:sz="0" w:space="0" w:color="auto"/>
        <w:right w:val="none" w:sz="0" w:space="0" w:color="auto"/>
      </w:divBdr>
    </w:div>
    <w:div w:id="1821727947">
      <w:marLeft w:val="0"/>
      <w:marRight w:val="0"/>
      <w:marTop w:val="0"/>
      <w:marBottom w:val="0"/>
      <w:divBdr>
        <w:top w:val="none" w:sz="0" w:space="0" w:color="auto"/>
        <w:left w:val="none" w:sz="0" w:space="0" w:color="auto"/>
        <w:bottom w:val="none" w:sz="0" w:space="0" w:color="auto"/>
        <w:right w:val="none" w:sz="0" w:space="0" w:color="auto"/>
      </w:divBdr>
    </w:div>
    <w:div w:id="1821770496">
      <w:marLeft w:val="0"/>
      <w:marRight w:val="0"/>
      <w:marTop w:val="0"/>
      <w:marBottom w:val="0"/>
      <w:divBdr>
        <w:top w:val="none" w:sz="0" w:space="0" w:color="auto"/>
        <w:left w:val="none" w:sz="0" w:space="0" w:color="auto"/>
        <w:bottom w:val="none" w:sz="0" w:space="0" w:color="auto"/>
        <w:right w:val="none" w:sz="0" w:space="0" w:color="auto"/>
      </w:divBdr>
    </w:div>
    <w:div w:id="1821773395">
      <w:marLeft w:val="0"/>
      <w:marRight w:val="0"/>
      <w:marTop w:val="0"/>
      <w:marBottom w:val="0"/>
      <w:divBdr>
        <w:top w:val="none" w:sz="0" w:space="0" w:color="auto"/>
        <w:left w:val="none" w:sz="0" w:space="0" w:color="auto"/>
        <w:bottom w:val="none" w:sz="0" w:space="0" w:color="auto"/>
        <w:right w:val="none" w:sz="0" w:space="0" w:color="auto"/>
      </w:divBdr>
    </w:div>
    <w:div w:id="1821798988">
      <w:marLeft w:val="0"/>
      <w:marRight w:val="0"/>
      <w:marTop w:val="0"/>
      <w:marBottom w:val="0"/>
      <w:divBdr>
        <w:top w:val="none" w:sz="0" w:space="0" w:color="auto"/>
        <w:left w:val="none" w:sz="0" w:space="0" w:color="auto"/>
        <w:bottom w:val="none" w:sz="0" w:space="0" w:color="auto"/>
        <w:right w:val="none" w:sz="0" w:space="0" w:color="auto"/>
      </w:divBdr>
    </w:div>
    <w:div w:id="1821841746">
      <w:marLeft w:val="0"/>
      <w:marRight w:val="0"/>
      <w:marTop w:val="0"/>
      <w:marBottom w:val="0"/>
      <w:divBdr>
        <w:top w:val="none" w:sz="0" w:space="0" w:color="auto"/>
        <w:left w:val="none" w:sz="0" w:space="0" w:color="auto"/>
        <w:bottom w:val="none" w:sz="0" w:space="0" w:color="auto"/>
        <w:right w:val="none" w:sz="0" w:space="0" w:color="auto"/>
      </w:divBdr>
    </w:div>
    <w:div w:id="1821845565">
      <w:bodyDiv w:val="1"/>
      <w:marLeft w:val="0"/>
      <w:marRight w:val="0"/>
      <w:marTop w:val="0"/>
      <w:marBottom w:val="0"/>
      <w:divBdr>
        <w:top w:val="none" w:sz="0" w:space="0" w:color="auto"/>
        <w:left w:val="none" w:sz="0" w:space="0" w:color="auto"/>
        <w:bottom w:val="none" w:sz="0" w:space="0" w:color="auto"/>
        <w:right w:val="none" w:sz="0" w:space="0" w:color="auto"/>
      </w:divBdr>
    </w:div>
    <w:div w:id="1821851200">
      <w:marLeft w:val="0"/>
      <w:marRight w:val="0"/>
      <w:marTop w:val="0"/>
      <w:marBottom w:val="0"/>
      <w:divBdr>
        <w:top w:val="none" w:sz="0" w:space="0" w:color="auto"/>
        <w:left w:val="none" w:sz="0" w:space="0" w:color="auto"/>
        <w:bottom w:val="none" w:sz="0" w:space="0" w:color="auto"/>
        <w:right w:val="none" w:sz="0" w:space="0" w:color="auto"/>
      </w:divBdr>
    </w:div>
    <w:div w:id="1821966645">
      <w:marLeft w:val="0"/>
      <w:marRight w:val="0"/>
      <w:marTop w:val="0"/>
      <w:marBottom w:val="0"/>
      <w:divBdr>
        <w:top w:val="none" w:sz="0" w:space="0" w:color="auto"/>
        <w:left w:val="none" w:sz="0" w:space="0" w:color="auto"/>
        <w:bottom w:val="none" w:sz="0" w:space="0" w:color="auto"/>
        <w:right w:val="none" w:sz="0" w:space="0" w:color="auto"/>
      </w:divBdr>
    </w:div>
    <w:div w:id="1821992354">
      <w:marLeft w:val="0"/>
      <w:marRight w:val="0"/>
      <w:marTop w:val="0"/>
      <w:marBottom w:val="0"/>
      <w:divBdr>
        <w:top w:val="none" w:sz="0" w:space="0" w:color="auto"/>
        <w:left w:val="none" w:sz="0" w:space="0" w:color="auto"/>
        <w:bottom w:val="none" w:sz="0" w:space="0" w:color="auto"/>
        <w:right w:val="none" w:sz="0" w:space="0" w:color="auto"/>
      </w:divBdr>
    </w:div>
    <w:div w:id="1821995366">
      <w:bodyDiv w:val="1"/>
      <w:marLeft w:val="0"/>
      <w:marRight w:val="0"/>
      <w:marTop w:val="0"/>
      <w:marBottom w:val="0"/>
      <w:divBdr>
        <w:top w:val="none" w:sz="0" w:space="0" w:color="auto"/>
        <w:left w:val="none" w:sz="0" w:space="0" w:color="auto"/>
        <w:bottom w:val="none" w:sz="0" w:space="0" w:color="auto"/>
        <w:right w:val="none" w:sz="0" w:space="0" w:color="auto"/>
      </w:divBdr>
    </w:div>
    <w:div w:id="1822113147">
      <w:marLeft w:val="0"/>
      <w:marRight w:val="0"/>
      <w:marTop w:val="0"/>
      <w:marBottom w:val="0"/>
      <w:divBdr>
        <w:top w:val="none" w:sz="0" w:space="0" w:color="auto"/>
        <w:left w:val="none" w:sz="0" w:space="0" w:color="auto"/>
        <w:bottom w:val="none" w:sz="0" w:space="0" w:color="auto"/>
        <w:right w:val="none" w:sz="0" w:space="0" w:color="auto"/>
      </w:divBdr>
    </w:div>
    <w:div w:id="1822228735">
      <w:marLeft w:val="0"/>
      <w:marRight w:val="0"/>
      <w:marTop w:val="0"/>
      <w:marBottom w:val="0"/>
      <w:divBdr>
        <w:top w:val="none" w:sz="0" w:space="0" w:color="auto"/>
        <w:left w:val="none" w:sz="0" w:space="0" w:color="auto"/>
        <w:bottom w:val="none" w:sz="0" w:space="0" w:color="auto"/>
        <w:right w:val="none" w:sz="0" w:space="0" w:color="auto"/>
      </w:divBdr>
    </w:div>
    <w:div w:id="1822310843">
      <w:marLeft w:val="0"/>
      <w:marRight w:val="0"/>
      <w:marTop w:val="0"/>
      <w:marBottom w:val="0"/>
      <w:divBdr>
        <w:top w:val="none" w:sz="0" w:space="0" w:color="auto"/>
        <w:left w:val="none" w:sz="0" w:space="0" w:color="auto"/>
        <w:bottom w:val="none" w:sz="0" w:space="0" w:color="auto"/>
        <w:right w:val="none" w:sz="0" w:space="0" w:color="auto"/>
      </w:divBdr>
    </w:div>
    <w:div w:id="1822383341">
      <w:marLeft w:val="0"/>
      <w:marRight w:val="0"/>
      <w:marTop w:val="0"/>
      <w:marBottom w:val="0"/>
      <w:divBdr>
        <w:top w:val="none" w:sz="0" w:space="0" w:color="auto"/>
        <w:left w:val="none" w:sz="0" w:space="0" w:color="auto"/>
        <w:bottom w:val="none" w:sz="0" w:space="0" w:color="auto"/>
        <w:right w:val="none" w:sz="0" w:space="0" w:color="auto"/>
      </w:divBdr>
    </w:div>
    <w:div w:id="1822385505">
      <w:marLeft w:val="0"/>
      <w:marRight w:val="0"/>
      <w:marTop w:val="0"/>
      <w:marBottom w:val="0"/>
      <w:divBdr>
        <w:top w:val="none" w:sz="0" w:space="0" w:color="auto"/>
        <w:left w:val="none" w:sz="0" w:space="0" w:color="auto"/>
        <w:bottom w:val="none" w:sz="0" w:space="0" w:color="auto"/>
        <w:right w:val="none" w:sz="0" w:space="0" w:color="auto"/>
      </w:divBdr>
    </w:div>
    <w:div w:id="1822429639">
      <w:marLeft w:val="0"/>
      <w:marRight w:val="0"/>
      <w:marTop w:val="0"/>
      <w:marBottom w:val="0"/>
      <w:divBdr>
        <w:top w:val="none" w:sz="0" w:space="0" w:color="auto"/>
        <w:left w:val="none" w:sz="0" w:space="0" w:color="auto"/>
        <w:bottom w:val="none" w:sz="0" w:space="0" w:color="auto"/>
        <w:right w:val="none" w:sz="0" w:space="0" w:color="auto"/>
      </w:divBdr>
    </w:div>
    <w:div w:id="1822579761">
      <w:marLeft w:val="0"/>
      <w:marRight w:val="0"/>
      <w:marTop w:val="0"/>
      <w:marBottom w:val="0"/>
      <w:divBdr>
        <w:top w:val="none" w:sz="0" w:space="0" w:color="auto"/>
        <w:left w:val="none" w:sz="0" w:space="0" w:color="auto"/>
        <w:bottom w:val="none" w:sz="0" w:space="0" w:color="auto"/>
        <w:right w:val="none" w:sz="0" w:space="0" w:color="auto"/>
      </w:divBdr>
    </w:div>
    <w:div w:id="1822648714">
      <w:marLeft w:val="0"/>
      <w:marRight w:val="0"/>
      <w:marTop w:val="0"/>
      <w:marBottom w:val="0"/>
      <w:divBdr>
        <w:top w:val="none" w:sz="0" w:space="0" w:color="auto"/>
        <w:left w:val="none" w:sz="0" w:space="0" w:color="auto"/>
        <w:bottom w:val="none" w:sz="0" w:space="0" w:color="auto"/>
        <w:right w:val="none" w:sz="0" w:space="0" w:color="auto"/>
      </w:divBdr>
    </w:div>
    <w:div w:id="1822650922">
      <w:marLeft w:val="0"/>
      <w:marRight w:val="0"/>
      <w:marTop w:val="0"/>
      <w:marBottom w:val="0"/>
      <w:divBdr>
        <w:top w:val="none" w:sz="0" w:space="0" w:color="auto"/>
        <w:left w:val="none" w:sz="0" w:space="0" w:color="auto"/>
        <w:bottom w:val="none" w:sz="0" w:space="0" w:color="auto"/>
        <w:right w:val="none" w:sz="0" w:space="0" w:color="auto"/>
      </w:divBdr>
    </w:div>
    <w:div w:id="1822651260">
      <w:marLeft w:val="0"/>
      <w:marRight w:val="0"/>
      <w:marTop w:val="0"/>
      <w:marBottom w:val="0"/>
      <w:divBdr>
        <w:top w:val="none" w:sz="0" w:space="0" w:color="auto"/>
        <w:left w:val="none" w:sz="0" w:space="0" w:color="auto"/>
        <w:bottom w:val="none" w:sz="0" w:space="0" w:color="auto"/>
        <w:right w:val="none" w:sz="0" w:space="0" w:color="auto"/>
      </w:divBdr>
    </w:div>
    <w:div w:id="1822694623">
      <w:marLeft w:val="0"/>
      <w:marRight w:val="0"/>
      <w:marTop w:val="0"/>
      <w:marBottom w:val="0"/>
      <w:divBdr>
        <w:top w:val="none" w:sz="0" w:space="0" w:color="auto"/>
        <w:left w:val="none" w:sz="0" w:space="0" w:color="auto"/>
        <w:bottom w:val="none" w:sz="0" w:space="0" w:color="auto"/>
        <w:right w:val="none" w:sz="0" w:space="0" w:color="auto"/>
      </w:divBdr>
    </w:div>
    <w:div w:id="1822695188">
      <w:marLeft w:val="0"/>
      <w:marRight w:val="0"/>
      <w:marTop w:val="0"/>
      <w:marBottom w:val="0"/>
      <w:divBdr>
        <w:top w:val="none" w:sz="0" w:space="0" w:color="auto"/>
        <w:left w:val="none" w:sz="0" w:space="0" w:color="auto"/>
        <w:bottom w:val="none" w:sz="0" w:space="0" w:color="auto"/>
        <w:right w:val="none" w:sz="0" w:space="0" w:color="auto"/>
      </w:divBdr>
    </w:div>
    <w:div w:id="1822846647">
      <w:marLeft w:val="0"/>
      <w:marRight w:val="0"/>
      <w:marTop w:val="0"/>
      <w:marBottom w:val="0"/>
      <w:divBdr>
        <w:top w:val="none" w:sz="0" w:space="0" w:color="auto"/>
        <w:left w:val="none" w:sz="0" w:space="0" w:color="auto"/>
        <w:bottom w:val="none" w:sz="0" w:space="0" w:color="auto"/>
        <w:right w:val="none" w:sz="0" w:space="0" w:color="auto"/>
      </w:divBdr>
    </w:div>
    <w:div w:id="1822847467">
      <w:marLeft w:val="0"/>
      <w:marRight w:val="0"/>
      <w:marTop w:val="0"/>
      <w:marBottom w:val="0"/>
      <w:divBdr>
        <w:top w:val="none" w:sz="0" w:space="0" w:color="auto"/>
        <w:left w:val="none" w:sz="0" w:space="0" w:color="auto"/>
        <w:bottom w:val="none" w:sz="0" w:space="0" w:color="auto"/>
        <w:right w:val="none" w:sz="0" w:space="0" w:color="auto"/>
      </w:divBdr>
    </w:div>
    <w:div w:id="1822885516">
      <w:marLeft w:val="0"/>
      <w:marRight w:val="0"/>
      <w:marTop w:val="0"/>
      <w:marBottom w:val="0"/>
      <w:divBdr>
        <w:top w:val="none" w:sz="0" w:space="0" w:color="auto"/>
        <w:left w:val="none" w:sz="0" w:space="0" w:color="auto"/>
        <w:bottom w:val="none" w:sz="0" w:space="0" w:color="auto"/>
        <w:right w:val="none" w:sz="0" w:space="0" w:color="auto"/>
      </w:divBdr>
    </w:div>
    <w:div w:id="1823043067">
      <w:marLeft w:val="0"/>
      <w:marRight w:val="0"/>
      <w:marTop w:val="0"/>
      <w:marBottom w:val="0"/>
      <w:divBdr>
        <w:top w:val="none" w:sz="0" w:space="0" w:color="auto"/>
        <w:left w:val="none" w:sz="0" w:space="0" w:color="auto"/>
        <w:bottom w:val="none" w:sz="0" w:space="0" w:color="auto"/>
        <w:right w:val="none" w:sz="0" w:space="0" w:color="auto"/>
      </w:divBdr>
    </w:div>
    <w:div w:id="1823081541">
      <w:marLeft w:val="0"/>
      <w:marRight w:val="0"/>
      <w:marTop w:val="0"/>
      <w:marBottom w:val="0"/>
      <w:divBdr>
        <w:top w:val="none" w:sz="0" w:space="0" w:color="auto"/>
        <w:left w:val="none" w:sz="0" w:space="0" w:color="auto"/>
        <w:bottom w:val="none" w:sz="0" w:space="0" w:color="auto"/>
        <w:right w:val="none" w:sz="0" w:space="0" w:color="auto"/>
      </w:divBdr>
    </w:div>
    <w:div w:id="1823081916">
      <w:marLeft w:val="0"/>
      <w:marRight w:val="0"/>
      <w:marTop w:val="0"/>
      <w:marBottom w:val="0"/>
      <w:divBdr>
        <w:top w:val="none" w:sz="0" w:space="0" w:color="auto"/>
        <w:left w:val="none" w:sz="0" w:space="0" w:color="auto"/>
        <w:bottom w:val="none" w:sz="0" w:space="0" w:color="auto"/>
        <w:right w:val="none" w:sz="0" w:space="0" w:color="auto"/>
      </w:divBdr>
    </w:div>
    <w:div w:id="1823086498">
      <w:marLeft w:val="0"/>
      <w:marRight w:val="0"/>
      <w:marTop w:val="0"/>
      <w:marBottom w:val="0"/>
      <w:divBdr>
        <w:top w:val="none" w:sz="0" w:space="0" w:color="auto"/>
        <w:left w:val="none" w:sz="0" w:space="0" w:color="auto"/>
        <w:bottom w:val="none" w:sz="0" w:space="0" w:color="auto"/>
        <w:right w:val="none" w:sz="0" w:space="0" w:color="auto"/>
      </w:divBdr>
    </w:div>
    <w:div w:id="1823110462">
      <w:marLeft w:val="0"/>
      <w:marRight w:val="0"/>
      <w:marTop w:val="0"/>
      <w:marBottom w:val="0"/>
      <w:divBdr>
        <w:top w:val="none" w:sz="0" w:space="0" w:color="auto"/>
        <w:left w:val="none" w:sz="0" w:space="0" w:color="auto"/>
        <w:bottom w:val="none" w:sz="0" w:space="0" w:color="auto"/>
        <w:right w:val="none" w:sz="0" w:space="0" w:color="auto"/>
      </w:divBdr>
    </w:div>
    <w:div w:id="1823154498">
      <w:marLeft w:val="0"/>
      <w:marRight w:val="0"/>
      <w:marTop w:val="0"/>
      <w:marBottom w:val="0"/>
      <w:divBdr>
        <w:top w:val="none" w:sz="0" w:space="0" w:color="auto"/>
        <w:left w:val="none" w:sz="0" w:space="0" w:color="auto"/>
        <w:bottom w:val="none" w:sz="0" w:space="0" w:color="auto"/>
        <w:right w:val="none" w:sz="0" w:space="0" w:color="auto"/>
      </w:divBdr>
    </w:div>
    <w:div w:id="1823236227">
      <w:marLeft w:val="0"/>
      <w:marRight w:val="0"/>
      <w:marTop w:val="0"/>
      <w:marBottom w:val="0"/>
      <w:divBdr>
        <w:top w:val="none" w:sz="0" w:space="0" w:color="auto"/>
        <w:left w:val="none" w:sz="0" w:space="0" w:color="auto"/>
        <w:bottom w:val="none" w:sz="0" w:space="0" w:color="auto"/>
        <w:right w:val="none" w:sz="0" w:space="0" w:color="auto"/>
      </w:divBdr>
    </w:div>
    <w:div w:id="1823347083">
      <w:marLeft w:val="0"/>
      <w:marRight w:val="0"/>
      <w:marTop w:val="0"/>
      <w:marBottom w:val="0"/>
      <w:divBdr>
        <w:top w:val="none" w:sz="0" w:space="0" w:color="auto"/>
        <w:left w:val="none" w:sz="0" w:space="0" w:color="auto"/>
        <w:bottom w:val="none" w:sz="0" w:space="0" w:color="auto"/>
        <w:right w:val="none" w:sz="0" w:space="0" w:color="auto"/>
      </w:divBdr>
    </w:div>
    <w:div w:id="1823542013">
      <w:marLeft w:val="0"/>
      <w:marRight w:val="0"/>
      <w:marTop w:val="0"/>
      <w:marBottom w:val="0"/>
      <w:divBdr>
        <w:top w:val="none" w:sz="0" w:space="0" w:color="auto"/>
        <w:left w:val="none" w:sz="0" w:space="0" w:color="auto"/>
        <w:bottom w:val="none" w:sz="0" w:space="0" w:color="auto"/>
        <w:right w:val="none" w:sz="0" w:space="0" w:color="auto"/>
      </w:divBdr>
    </w:div>
    <w:div w:id="1823739650">
      <w:marLeft w:val="0"/>
      <w:marRight w:val="0"/>
      <w:marTop w:val="0"/>
      <w:marBottom w:val="0"/>
      <w:divBdr>
        <w:top w:val="none" w:sz="0" w:space="0" w:color="auto"/>
        <w:left w:val="none" w:sz="0" w:space="0" w:color="auto"/>
        <w:bottom w:val="none" w:sz="0" w:space="0" w:color="auto"/>
        <w:right w:val="none" w:sz="0" w:space="0" w:color="auto"/>
      </w:divBdr>
    </w:div>
    <w:div w:id="1823813495">
      <w:marLeft w:val="0"/>
      <w:marRight w:val="0"/>
      <w:marTop w:val="0"/>
      <w:marBottom w:val="0"/>
      <w:divBdr>
        <w:top w:val="none" w:sz="0" w:space="0" w:color="auto"/>
        <w:left w:val="none" w:sz="0" w:space="0" w:color="auto"/>
        <w:bottom w:val="none" w:sz="0" w:space="0" w:color="auto"/>
        <w:right w:val="none" w:sz="0" w:space="0" w:color="auto"/>
      </w:divBdr>
    </w:div>
    <w:div w:id="1824006863">
      <w:marLeft w:val="0"/>
      <w:marRight w:val="0"/>
      <w:marTop w:val="0"/>
      <w:marBottom w:val="0"/>
      <w:divBdr>
        <w:top w:val="none" w:sz="0" w:space="0" w:color="auto"/>
        <w:left w:val="none" w:sz="0" w:space="0" w:color="auto"/>
        <w:bottom w:val="none" w:sz="0" w:space="0" w:color="auto"/>
        <w:right w:val="none" w:sz="0" w:space="0" w:color="auto"/>
      </w:divBdr>
    </w:div>
    <w:div w:id="1824009754">
      <w:marLeft w:val="0"/>
      <w:marRight w:val="0"/>
      <w:marTop w:val="0"/>
      <w:marBottom w:val="0"/>
      <w:divBdr>
        <w:top w:val="none" w:sz="0" w:space="0" w:color="auto"/>
        <w:left w:val="none" w:sz="0" w:space="0" w:color="auto"/>
        <w:bottom w:val="none" w:sz="0" w:space="0" w:color="auto"/>
        <w:right w:val="none" w:sz="0" w:space="0" w:color="auto"/>
      </w:divBdr>
    </w:div>
    <w:div w:id="1824159338">
      <w:marLeft w:val="0"/>
      <w:marRight w:val="0"/>
      <w:marTop w:val="0"/>
      <w:marBottom w:val="0"/>
      <w:divBdr>
        <w:top w:val="none" w:sz="0" w:space="0" w:color="auto"/>
        <w:left w:val="none" w:sz="0" w:space="0" w:color="auto"/>
        <w:bottom w:val="none" w:sz="0" w:space="0" w:color="auto"/>
        <w:right w:val="none" w:sz="0" w:space="0" w:color="auto"/>
      </w:divBdr>
    </w:div>
    <w:div w:id="1824272350">
      <w:marLeft w:val="0"/>
      <w:marRight w:val="0"/>
      <w:marTop w:val="0"/>
      <w:marBottom w:val="0"/>
      <w:divBdr>
        <w:top w:val="none" w:sz="0" w:space="0" w:color="auto"/>
        <w:left w:val="none" w:sz="0" w:space="0" w:color="auto"/>
        <w:bottom w:val="none" w:sz="0" w:space="0" w:color="auto"/>
        <w:right w:val="none" w:sz="0" w:space="0" w:color="auto"/>
      </w:divBdr>
    </w:div>
    <w:div w:id="1824278025">
      <w:marLeft w:val="0"/>
      <w:marRight w:val="0"/>
      <w:marTop w:val="0"/>
      <w:marBottom w:val="0"/>
      <w:divBdr>
        <w:top w:val="none" w:sz="0" w:space="0" w:color="auto"/>
        <w:left w:val="none" w:sz="0" w:space="0" w:color="auto"/>
        <w:bottom w:val="none" w:sz="0" w:space="0" w:color="auto"/>
        <w:right w:val="none" w:sz="0" w:space="0" w:color="auto"/>
      </w:divBdr>
    </w:div>
    <w:div w:id="1824421010">
      <w:marLeft w:val="0"/>
      <w:marRight w:val="0"/>
      <w:marTop w:val="0"/>
      <w:marBottom w:val="0"/>
      <w:divBdr>
        <w:top w:val="none" w:sz="0" w:space="0" w:color="auto"/>
        <w:left w:val="none" w:sz="0" w:space="0" w:color="auto"/>
        <w:bottom w:val="none" w:sz="0" w:space="0" w:color="auto"/>
        <w:right w:val="none" w:sz="0" w:space="0" w:color="auto"/>
      </w:divBdr>
    </w:div>
    <w:div w:id="1824421316">
      <w:marLeft w:val="0"/>
      <w:marRight w:val="0"/>
      <w:marTop w:val="0"/>
      <w:marBottom w:val="0"/>
      <w:divBdr>
        <w:top w:val="none" w:sz="0" w:space="0" w:color="auto"/>
        <w:left w:val="none" w:sz="0" w:space="0" w:color="auto"/>
        <w:bottom w:val="none" w:sz="0" w:space="0" w:color="auto"/>
        <w:right w:val="none" w:sz="0" w:space="0" w:color="auto"/>
      </w:divBdr>
    </w:div>
    <w:div w:id="1824614566">
      <w:marLeft w:val="0"/>
      <w:marRight w:val="0"/>
      <w:marTop w:val="0"/>
      <w:marBottom w:val="0"/>
      <w:divBdr>
        <w:top w:val="none" w:sz="0" w:space="0" w:color="auto"/>
        <w:left w:val="none" w:sz="0" w:space="0" w:color="auto"/>
        <w:bottom w:val="none" w:sz="0" w:space="0" w:color="auto"/>
        <w:right w:val="none" w:sz="0" w:space="0" w:color="auto"/>
      </w:divBdr>
    </w:div>
    <w:div w:id="1824614663">
      <w:marLeft w:val="0"/>
      <w:marRight w:val="0"/>
      <w:marTop w:val="0"/>
      <w:marBottom w:val="0"/>
      <w:divBdr>
        <w:top w:val="none" w:sz="0" w:space="0" w:color="auto"/>
        <w:left w:val="none" w:sz="0" w:space="0" w:color="auto"/>
        <w:bottom w:val="none" w:sz="0" w:space="0" w:color="auto"/>
        <w:right w:val="none" w:sz="0" w:space="0" w:color="auto"/>
      </w:divBdr>
    </w:div>
    <w:div w:id="1824739763">
      <w:marLeft w:val="0"/>
      <w:marRight w:val="0"/>
      <w:marTop w:val="0"/>
      <w:marBottom w:val="0"/>
      <w:divBdr>
        <w:top w:val="none" w:sz="0" w:space="0" w:color="auto"/>
        <w:left w:val="none" w:sz="0" w:space="0" w:color="auto"/>
        <w:bottom w:val="none" w:sz="0" w:space="0" w:color="auto"/>
        <w:right w:val="none" w:sz="0" w:space="0" w:color="auto"/>
      </w:divBdr>
    </w:div>
    <w:div w:id="1825000550">
      <w:marLeft w:val="0"/>
      <w:marRight w:val="0"/>
      <w:marTop w:val="0"/>
      <w:marBottom w:val="0"/>
      <w:divBdr>
        <w:top w:val="none" w:sz="0" w:space="0" w:color="auto"/>
        <w:left w:val="none" w:sz="0" w:space="0" w:color="auto"/>
        <w:bottom w:val="none" w:sz="0" w:space="0" w:color="auto"/>
        <w:right w:val="none" w:sz="0" w:space="0" w:color="auto"/>
      </w:divBdr>
    </w:div>
    <w:div w:id="1825049496">
      <w:marLeft w:val="0"/>
      <w:marRight w:val="0"/>
      <w:marTop w:val="0"/>
      <w:marBottom w:val="0"/>
      <w:divBdr>
        <w:top w:val="none" w:sz="0" w:space="0" w:color="auto"/>
        <w:left w:val="none" w:sz="0" w:space="0" w:color="auto"/>
        <w:bottom w:val="none" w:sz="0" w:space="0" w:color="auto"/>
        <w:right w:val="none" w:sz="0" w:space="0" w:color="auto"/>
      </w:divBdr>
    </w:div>
    <w:div w:id="1825079001">
      <w:marLeft w:val="0"/>
      <w:marRight w:val="0"/>
      <w:marTop w:val="0"/>
      <w:marBottom w:val="0"/>
      <w:divBdr>
        <w:top w:val="none" w:sz="0" w:space="0" w:color="auto"/>
        <w:left w:val="none" w:sz="0" w:space="0" w:color="auto"/>
        <w:bottom w:val="none" w:sz="0" w:space="0" w:color="auto"/>
        <w:right w:val="none" w:sz="0" w:space="0" w:color="auto"/>
      </w:divBdr>
    </w:div>
    <w:div w:id="1825118577">
      <w:marLeft w:val="0"/>
      <w:marRight w:val="0"/>
      <w:marTop w:val="0"/>
      <w:marBottom w:val="0"/>
      <w:divBdr>
        <w:top w:val="none" w:sz="0" w:space="0" w:color="auto"/>
        <w:left w:val="none" w:sz="0" w:space="0" w:color="auto"/>
        <w:bottom w:val="none" w:sz="0" w:space="0" w:color="auto"/>
        <w:right w:val="none" w:sz="0" w:space="0" w:color="auto"/>
      </w:divBdr>
    </w:div>
    <w:div w:id="1825120159">
      <w:marLeft w:val="0"/>
      <w:marRight w:val="0"/>
      <w:marTop w:val="0"/>
      <w:marBottom w:val="0"/>
      <w:divBdr>
        <w:top w:val="none" w:sz="0" w:space="0" w:color="auto"/>
        <w:left w:val="none" w:sz="0" w:space="0" w:color="auto"/>
        <w:bottom w:val="none" w:sz="0" w:space="0" w:color="auto"/>
        <w:right w:val="none" w:sz="0" w:space="0" w:color="auto"/>
      </w:divBdr>
    </w:div>
    <w:div w:id="1825270783">
      <w:marLeft w:val="0"/>
      <w:marRight w:val="0"/>
      <w:marTop w:val="0"/>
      <w:marBottom w:val="0"/>
      <w:divBdr>
        <w:top w:val="none" w:sz="0" w:space="0" w:color="auto"/>
        <w:left w:val="none" w:sz="0" w:space="0" w:color="auto"/>
        <w:bottom w:val="none" w:sz="0" w:space="0" w:color="auto"/>
        <w:right w:val="none" w:sz="0" w:space="0" w:color="auto"/>
      </w:divBdr>
    </w:div>
    <w:div w:id="1825314154">
      <w:marLeft w:val="0"/>
      <w:marRight w:val="0"/>
      <w:marTop w:val="0"/>
      <w:marBottom w:val="0"/>
      <w:divBdr>
        <w:top w:val="none" w:sz="0" w:space="0" w:color="auto"/>
        <w:left w:val="none" w:sz="0" w:space="0" w:color="auto"/>
        <w:bottom w:val="none" w:sz="0" w:space="0" w:color="auto"/>
        <w:right w:val="none" w:sz="0" w:space="0" w:color="auto"/>
      </w:divBdr>
    </w:div>
    <w:div w:id="1825318973">
      <w:marLeft w:val="0"/>
      <w:marRight w:val="0"/>
      <w:marTop w:val="0"/>
      <w:marBottom w:val="0"/>
      <w:divBdr>
        <w:top w:val="none" w:sz="0" w:space="0" w:color="auto"/>
        <w:left w:val="none" w:sz="0" w:space="0" w:color="auto"/>
        <w:bottom w:val="none" w:sz="0" w:space="0" w:color="auto"/>
        <w:right w:val="none" w:sz="0" w:space="0" w:color="auto"/>
      </w:divBdr>
    </w:div>
    <w:div w:id="1825464061">
      <w:bodyDiv w:val="1"/>
      <w:marLeft w:val="0"/>
      <w:marRight w:val="0"/>
      <w:marTop w:val="0"/>
      <w:marBottom w:val="0"/>
      <w:divBdr>
        <w:top w:val="none" w:sz="0" w:space="0" w:color="auto"/>
        <w:left w:val="none" w:sz="0" w:space="0" w:color="auto"/>
        <w:bottom w:val="none" w:sz="0" w:space="0" w:color="auto"/>
        <w:right w:val="none" w:sz="0" w:space="0" w:color="auto"/>
      </w:divBdr>
    </w:div>
    <w:div w:id="1825465463">
      <w:marLeft w:val="0"/>
      <w:marRight w:val="0"/>
      <w:marTop w:val="0"/>
      <w:marBottom w:val="0"/>
      <w:divBdr>
        <w:top w:val="none" w:sz="0" w:space="0" w:color="auto"/>
        <w:left w:val="none" w:sz="0" w:space="0" w:color="auto"/>
        <w:bottom w:val="none" w:sz="0" w:space="0" w:color="auto"/>
        <w:right w:val="none" w:sz="0" w:space="0" w:color="auto"/>
      </w:divBdr>
    </w:div>
    <w:div w:id="1825513913">
      <w:marLeft w:val="0"/>
      <w:marRight w:val="0"/>
      <w:marTop w:val="0"/>
      <w:marBottom w:val="0"/>
      <w:divBdr>
        <w:top w:val="none" w:sz="0" w:space="0" w:color="auto"/>
        <w:left w:val="none" w:sz="0" w:space="0" w:color="auto"/>
        <w:bottom w:val="none" w:sz="0" w:space="0" w:color="auto"/>
        <w:right w:val="none" w:sz="0" w:space="0" w:color="auto"/>
      </w:divBdr>
    </w:div>
    <w:div w:id="1825584488">
      <w:marLeft w:val="0"/>
      <w:marRight w:val="0"/>
      <w:marTop w:val="0"/>
      <w:marBottom w:val="0"/>
      <w:divBdr>
        <w:top w:val="none" w:sz="0" w:space="0" w:color="auto"/>
        <w:left w:val="none" w:sz="0" w:space="0" w:color="auto"/>
        <w:bottom w:val="none" w:sz="0" w:space="0" w:color="auto"/>
        <w:right w:val="none" w:sz="0" w:space="0" w:color="auto"/>
      </w:divBdr>
    </w:div>
    <w:div w:id="1825661442">
      <w:marLeft w:val="0"/>
      <w:marRight w:val="0"/>
      <w:marTop w:val="0"/>
      <w:marBottom w:val="0"/>
      <w:divBdr>
        <w:top w:val="none" w:sz="0" w:space="0" w:color="auto"/>
        <w:left w:val="none" w:sz="0" w:space="0" w:color="auto"/>
        <w:bottom w:val="none" w:sz="0" w:space="0" w:color="auto"/>
        <w:right w:val="none" w:sz="0" w:space="0" w:color="auto"/>
      </w:divBdr>
    </w:div>
    <w:div w:id="1825662600">
      <w:marLeft w:val="0"/>
      <w:marRight w:val="0"/>
      <w:marTop w:val="0"/>
      <w:marBottom w:val="0"/>
      <w:divBdr>
        <w:top w:val="none" w:sz="0" w:space="0" w:color="auto"/>
        <w:left w:val="none" w:sz="0" w:space="0" w:color="auto"/>
        <w:bottom w:val="none" w:sz="0" w:space="0" w:color="auto"/>
        <w:right w:val="none" w:sz="0" w:space="0" w:color="auto"/>
      </w:divBdr>
    </w:div>
    <w:div w:id="1825705063">
      <w:marLeft w:val="0"/>
      <w:marRight w:val="0"/>
      <w:marTop w:val="0"/>
      <w:marBottom w:val="0"/>
      <w:divBdr>
        <w:top w:val="none" w:sz="0" w:space="0" w:color="auto"/>
        <w:left w:val="none" w:sz="0" w:space="0" w:color="auto"/>
        <w:bottom w:val="none" w:sz="0" w:space="0" w:color="auto"/>
        <w:right w:val="none" w:sz="0" w:space="0" w:color="auto"/>
      </w:divBdr>
    </w:div>
    <w:div w:id="1825705077">
      <w:marLeft w:val="0"/>
      <w:marRight w:val="0"/>
      <w:marTop w:val="0"/>
      <w:marBottom w:val="0"/>
      <w:divBdr>
        <w:top w:val="none" w:sz="0" w:space="0" w:color="auto"/>
        <w:left w:val="none" w:sz="0" w:space="0" w:color="auto"/>
        <w:bottom w:val="none" w:sz="0" w:space="0" w:color="auto"/>
        <w:right w:val="none" w:sz="0" w:space="0" w:color="auto"/>
      </w:divBdr>
    </w:div>
    <w:div w:id="1825706169">
      <w:marLeft w:val="0"/>
      <w:marRight w:val="0"/>
      <w:marTop w:val="0"/>
      <w:marBottom w:val="0"/>
      <w:divBdr>
        <w:top w:val="none" w:sz="0" w:space="0" w:color="auto"/>
        <w:left w:val="none" w:sz="0" w:space="0" w:color="auto"/>
        <w:bottom w:val="none" w:sz="0" w:space="0" w:color="auto"/>
        <w:right w:val="none" w:sz="0" w:space="0" w:color="auto"/>
      </w:divBdr>
    </w:div>
    <w:div w:id="1825781100">
      <w:marLeft w:val="0"/>
      <w:marRight w:val="0"/>
      <w:marTop w:val="0"/>
      <w:marBottom w:val="0"/>
      <w:divBdr>
        <w:top w:val="none" w:sz="0" w:space="0" w:color="auto"/>
        <w:left w:val="none" w:sz="0" w:space="0" w:color="auto"/>
        <w:bottom w:val="none" w:sz="0" w:space="0" w:color="auto"/>
        <w:right w:val="none" w:sz="0" w:space="0" w:color="auto"/>
      </w:divBdr>
    </w:div>
    <w:div w:id="1825854960">
      <w:bodyDiv w:val="1"/>
      <w:marLeft w:val="0"/>
      <w:marRight w:val="0"/>
      <w:marTop w:val="0"/>
      <w:marBottom w:val="0"/>
      <w:divBdr>
        <w:top w:val="none" w:sz="0" w:space="0" w:color="auto"/>
        <w:left w:val="none" w:sz="0" w:space="0" w:color="auto"/>
        <w:bottom w:val="none" w:sz="0" w:space="0" w:color="auto"/>
        <w:right w:val="none" w:sz="0" w:space="0" w:color="auto"/>
      </w:divBdr>
    </w:div>
    <w:div w:id="1825926278">
      <w:marLeft w:val="0"/>
      <w:marRight w:val="0"/>
      <w:marTop w:val="0"/>
      <w:marBottom w:val="0"/>
      <w:divBdr>
        <w:top w:val="none" w:sz="0" w:space="0" w:color="auto"/>
        <w:left w:val="none" w:sz="0" w:space="0" w:color="auto"/>
        <w:bottom w:val="none" w:sz="0" w:space="0" w:color="auto"/>
        <w:right w:val="none" w:sz="0" w:space="0" w:color="auto"/>
      </w:divBdr>
    </w:div>
    <w:div w:id="1825928694">
      <w:marLeft w:val="0"/>
      <w:marRight w:val="0"/>
      <w:marTop w:val="0"/>
      <w:marBottom w:val="0"/>
      <w:divBdr>
        <w:top w:val="none" w:sz="0" w:space="0" w:color="auto"/>
        <w:left w:val="none" w:sz="0" w:space="0" w:color="auto"/>
        <w:bottom w:val="none" w:sz="0" w:space="0" w:color="auto"/>
        <w:right w:val="none" w:sz="0" w:space="0" w:color="auto"/>
      </w:divBdr>
    </w:div>
    <w:div w:id="1826239418">
      <w:marLeft w:val="0"/>
      <w:marRight w:val="0"/>
      <w:marTop w:val="0"/>
      <w:marBottom w:val="0"/>
      <w:divBdr>
        <w:top w:val="none" w:sz="0" w:space="0" w:color="auto"/>
        <w:left w:val="none" w:sz="0" w:space="0" w:color="auto"/>
        <w:bottom w:val="none" w:sz="0" w:space="0" w:color="auto"/>
        <w:right w:val="none" w:sz="0" w:space="0" w:color="auto"/>
      </w:divBdr>
    </w:div>
    <w:div w:id="1826240411">
      <w:marLeft w:val="0"/>
      <w:marRight w:val="0"/>
      <w:marTop w:val="0"/>
      <w:marBottom w:val="0"/>
      <w:divBdr>
        <w:top w:val="none" w:sz="0" w:space="0" w:color="auto"/>
        <w:left w:val="none" w:sz="0" w:space="0" w:color="auto"/>
        <w:bottom w:val="none" w:sz="0" w:space="0" w:color="auto"/>
        <w:right w:val="none" w:sz="0" w:space="0" w:color="auto"/>
      </w:divBdr>
    </w:div>
    <w:div w:id="1826310766">
      <w:marLeft w:val="0"/>
      <w:marRight w:val="0"/>
      <w:marTop w:val="0"/>
      <w:marBottom w:val="0"/>
      <w:divBdr>
        <w:top w:val="none" w:sz="0" w:space="0" w:color="auto"/>
        <w:left w:val="none" w:sz="0" w:space="0" w:color="auto"/>
        <w:bottom w:val="none" w:sz="0" w:space="0" w:color="auto"/>
        <w:right w:val="none" w:sz="0" w:space="0" w:color="auto"/>
      </w:divBdr>
    </w:div>
    <w:div w:id="1826359239">
      <w:marLeft w:val="0"/>
      <w:marRight w:val="0"/>
      <w:marTop w:val="0"/>
      <w:marBottom w:val="0"/>
      <w:divBdr>
        <w:top w:val="none" w:sz="0" w:space="0" w:color="auto"/>
        <w:left w:val="none" w:sz="0" w:space="0" w:color="auto"/>
        <w:bottom w:val="none" w:sz="0" w:space="0" w:color="auto"/>
        <w:right w:val="none" w:sz="0" w:space="0" w:color="auto"/>
      </w:divBdr>
    </w:div>
    <w:div w:id="1826433534">
      <w:marLeft w:val="0"/>
      <w:marRight w:val="0"/>
      <w:marTop w:val="0"/>
      <w:marBottom w:val="0"/>
      <w:divBdr>
        <w:top w:val="none" w:sz="0" w:space="0" w:color="auto"/>
        <w:left w:val="none" w:sz="0" w:space="0" w:color="auto"/>
        <w:bottom w:val="none" w:sz="0" w:space="0" w:color="auto"/>
        <w:right w:val="none" w:sz="0" w:space="0" w:color="auto"/>
      </w:divBdr>
    </w:div>
    <w:div w:id="1826435831">
      <w:marLeft w:val="0"/>
      <w:marRight w:val="0"/>
      <w:marTop w:val="0"/>
      <w:marBottom w:val="0"/>
      <w:divBdr>
        <w:top w:val="none" w:sz="0" w:space="0" w:color="auto"/>
        <w:left w:val="none" w:sz="0" w:space="0" w:color="auto"/>
        <w:bottom w:val="none" w:sz="0" w:space="0" w:color="auto"/>
        <w:right w:val="none" w:sz="0" w:space="0" w:color="auto"/>
      </w:divBdr>
    </w:div>
    <w:div w:id="1826436406">
      <w:marLeft w:val="0"/>
      <w:marRight w:val="0"/>
      <w:marTop w:val="0"/>
      <w:marBottom w:val="0"/>
      <w:divBdr>
        <w:top w:val="none" w:sz="0" w:space="0" w:color="auto"/>
        <w:left w:val="none" w:sz="0" w:space="0" w:color="auto"/>
        <w:bottom w:val="none" w:sz="0" w:space="0" w:color="auto"/>
        <w:right w:val="none" w:sz="0" w:space="0" w:color="auto"/>
      </w:divBdr>
    </w:div>
    <w:div w:id="1826504545">
      <w:marLeft w:val="0"/>
      <w:marRight w:val="0"/>
      <w:marTop w:val="0"/>
      <w:marBottom w:val="0"/>
      <w:divBdr>
        <w:top w:val="none" w:sz="0" w:space="0" w:color="auto"/>
        <w:left w:val="none" w:sz="0" w:space="0" w:color="auto"/>
        <w:bottom w:val="none" w:sz="0" w:space="0" w:color="auto"/>
        <w:right w:val="none" w:sz="0" w:space="0" w:color="auto"/>
      </w:divBdr>
    </w:div>
    <w:div w:id="1826582101">
      <w:marLeft w:val="0"/>
      <w:marRight w:val="0"/>
      <w:marTop w:val="0"/>
      <w:marBottom w:val="0"/>
      <w:divBdr>
        <w:top w:val="none" w:sz="0" w:space="0" w:color="auto"/>
        <w:left w:val="none" w:sz="0" w:space="0" w:color="auto"/>
        <w:bottom w:val="none" w:sz="0" w:space="0" w:color="auto"/>
        <w:right w:val="none" w:sz="0" w:space="0" w:color="auto"/>
      </w:divBdr>
    </w:div>
    <w:div w:id="1826582546">
      <w:marLeft w:val="0"/>
      <w:marRight w:val="0"/>
      <w:marTop w:val="0"/>
      <w:marBottom w:val="0"/>
      <w:divBdr>
        <w:top w:val="none" w:sz="0" w:space="0" w:color="auto"/>
        <w:left w:val="none" w:sz="0" w:space="0" w:color="auto"/>
        <w:bottom w:val="none" w:sz="0" w:space="0" w:color="auto"/>
        <w:right w:val="none" w:sz="0" w:space="0" w:color="auto"/>
      </w:divBdr>
    </w:div>
    <w:div w:id="1826585148">
      <w:marLeft w:val="0"/>
      <w:marRight w:val="0"/>
      <w:marTop w:val="0"/>
      <w:marBottom w:val="0"/>
      <w:divBdr>
        <w:top w:val="none" w:sz="0" w:space="0" w:color="auto"/>
        <w:left w:val="none" w:sz="0" w:space="0" w:color="auto"/>
        <w:bottom w:val="none" w:sz="0" w:space="0" w:color="auto"/>
        <w:right w:val="none" w:sz="0" w:space="0" w:color="auto"/>
      </w:divBdr>
    </w:div>
    <w:div w:id="1826622104">
      <w:marLeft w:val="0"/>
      <w:marRight w:val="0"/>
      <w:marTop w:val="0"/>
      <w:marBottom w:val="0"/>
      <w:divBdr>
        <w:top w:val="none" w:sz="0" w:space="0" w:color="auto"/>
        <w:left w:val="none" w:sz="0" w:space="0" w:color="auto"/>
        <w:bottom w:val="none" w:sz="0" w:space="0" w:color="auto"/>
        <w:right w:val="none" w:sz="0" w:space="0" w:color="auto"/>
      </w:divBdr>
    </w:div>
    <w:div w:id="1826698767">
      <w:marLeft w:val="0"/>
      <w:marRight w:val="0"/>
      <w:marTop w:val="0"/>
      <w:marBottom w:val="0"/>
      <w:divBdr>
        <w:top w:val="none" w:sz="0" w:space="0" w:color="auto"/>
        <w:left w:val="none" w:sz="0" w:space="0" w:color="auto"/>
        <w:bottom w:val="none" w:sz="0" w:space="0" w:color="auto"/>
        <w:right w:val="none" w:sz="0" w:space="0" w:color="auto"/>
      </w:divBdr>
    </w:div>
    <w:div w:id="1826705638">
      <w:marLeft w:val="0"/>
      <w:marRight w:val="0"/>
      <w:marTop w:val="0"/>
      <w:marBottom w:val="0"/>
      <w:divBdr>
        <w:top w:val="none" w:sz="0" w:space="0" w:color="auto"/>
        <w:left w:val="none" w:sz="0" w:space="0" w:color="auto"/>
        <w:bottom w:val="none" w:sz="0" w:space="0" w:color="auto"/>
        <w:right w:val="none" w:sz="0" w:space="0" w:color="auto"/>
      </w:divBdr>
    </w:div>
    <w:div w:id="1826821010">
      <w:bodyDiv w:val="1"/>
      <w:marLeft w:val="0"/>
      <w:marRight w:val="0"/>
      <w:marTop w:val="0"/>
      <w:marBottom w:val="0"/>
      <w:divBdr>
        <w:top w:val="none" w:sz="0" w:space="0" w:color="auto"/>
        <w:left w:val="none" w:sz="0" w:space="0" w:color="auto"/>
        <w:bottom w:val="none" w:sz="0" w:space="0" w:color="auto"/>
        <w:right w:val="none" w:sz="0" w:space="0" w:color="auto"/>
      </w:divBdr>
    </w:div>
    <w:div w:id="1826824782">
      <w:marLeft w:val="0"/>
      <w:marRight w:val="0"/>
      <w:marTop w:val="0"/>
      <w:marBottom w:val="0"/>
      <w:divBdr>
        <w:top w:val="none" w:sz="0" w:space="0" w:color="auto"/>
        <w:left w:val="none" w:sz="0" w:space="0" w:color="auto"/>
        <w:bottom w:val="none" w:sz="0" w:space="0" w:color="auto"/>
        <w:right w:val="none" w:sz="0" w:space="0" w:color="auto"/>
      </w:divBdr>
    </w:div>
    <w:div w:id="1826968003">
      <w:marLeft w:val="0"/>
      <w:marRight w:val="0"/>
      <w:marTop w:val="0"/>
      <w:marBottom w:val="0"/>
      <w:divBdr>
        <w:top w:val="none" w:sz="0" w:space="0" w:color="auto"/>
        <w:left w:val="none" w:sz="0" w:space="0" w:color="auto"/>
        <w:bottom w:val="none" w:sz="0" w:space="0" w:color="auto"/>
        <w:right w:val="none" w:sz="0" w:space="0" w:color="auto"/>
      </w:divBdr>
    </w:div>
    <w:div w:id="1827085662">
      <w:marLeft w:val="0"/>
      <w:marRight w:val="0"/>
      <w:marTop w:val="0"/>
      <w:marBottom w:val="0"/>
      <w:divBdr>
        <w:top w:val="none" w:sz="0" w:space="0" w:color="auto"/>
        <w:left w:val="none" w:sz="0" w:space="0" w:color="auto"/>
        <w:bottom w:val="none" w:sz="0" w:space="0" w:color="auto"/>
        <w:right w:val="none" w:sz="0" w:space="0" w:color="auto"/>
      </w:divBdr>
    </w:div>
    <w:div w:id="1827090456">
      <w:marLeft w:val="0"/>
      <w:marRight w:val="0"/>
      <w:marTop w:val="0"/>
      <w:marBottom w:val="0"/>
      <w:divBdr>
        <w:top w:val="none" w:sz="0" w:space="0" w:color="auto"/>
        <w:left w:val="none" w:sz="0" w:space="0" w:color="auto"/>
        <w:bottom w:val="none" w:sz="0" w:space="0" w:color="auto"/>
        <w:right w:val="none" w:sz="0" w:space="0" w:color="auto"/>
      </w:divBdr>
    </w:div>
    <w:div w:id="1827091778">
      <w:marLeft w:val="0"/>
      <w:marRight w:val="0"/>
      <w:marTop w:val="0"/>
      <w:marBottom w:val="0"/>
      <w:divBdr>
        <w:top w:val="none" w:sz="0" w:space="0" w:color="auto"/>
        <w:left w:val="none" w:sz="0" w:space="0" w:color="auto"/>
        <w:bottom w:val="none" w:sz="0" w:space="0" w:color="auto"/>
        <w:right w:val="none" w:sz="0" w:space="0" w:color="auto"/>
      </w:divBdr>
    </w:div>
    <w:div w:id="1827277944">
      <w:marLeft w:val="0"/>
      <w:marRight w:val="0"/>
      <w:marTop w:val="0"/>
      <w:marBottom w:val="0"/>
      <w:divBdr>
        <w:top w:val="none" w:sz="0" w:space="0" w:color="auto"/>
        <w:left w:val="none" w:sz="0" w:space="0" w:color="auto"/>
        <w:bottom w:val="none" w:sz="0" w:space="0" w:color="auto"/>
        <w:right w:val="none" w:sz="0" w:space="0" w:color="auto"/>
      </w:divBdr>
    </w:div>
    <w:div w:id="1827279270">
      <w:marLeft w:val="0"/>
      <w:marRight w:val="0"/>
      <w:marTop w:val="0"/>
      <w:marBottom w:val="0"/>
      <w:divBdr>
        <w:top w:val="none" w:sz="0" w:space="0" w:color="auto"/>
        <w:left w:val="none" w:sz="0" w:space="0" w:color="auto"/>
        <w:bottom w:val="none" w:sz="0" w:space="0" w:color="auto"/>
        <w:right w:val="none" w:sz="0" w:space="0" w:color="auto"/>
      </w:divBdr>
    </w:div>
    <w:div w:id="1827360262">
      <w:marLeft w:val="0"/>
      <w:marRight w:val="0"/>
      <w:marTop w:val="0"/>
      <w:marBottom w:val="0"/>
      <w:divBdr>
        <w:top w:val="none" w:sz="0" w:space="0" w:color="auto"/>
        <w:left w:val="none" w:sz="0" w:space="0" w:color="auto"/>
        <w:bottom w:val="none" w:sz="0" w:space="0" w:color="auto"/>
        <w:right w:val="none" w:sz="0" w:space="0" w:color="auto"/>
      </w:divBdr>
    </w:div>
    <w:div w:id="1827430289">
      <w:marLeft w:val="0"/>
      <w:marRight w:val="0"/>
      <w:marTop w:val="0"/>
      <w:marBottom w:val="0"/>
      <w:divBdr>
        <w:top w:val="none" w:sz="0" w:space="0" w:color="auto"/>
        <w:left w:val="none" w:sz="0" w:space="0" w:color="auto"/>
        <w:bottom w:val="none" w:sz="0" w:space="0" w:color="auto"/>
        <w:right w:val="none" w:sz="0" w:space="0" w:color="auto"/>
      </w:divBdr>
    </w:div>
    <w:div w:id="1827625542">
      <w:marLeft w:val="0"/>
      <w:marRight w:val="0"/>
      <w:marTop w:val="0"/>
      <w:marBottom w:val="0"/>
      <w:divBdr>
        <w:top w:val="none" w:sz="0" w:space="0" w:color="auto"/>
        <w:left w:val="none" w:sz="0" w:space="0" w:color="auto"/>
        <w:bottom w:val="none" w:sz="0" w:space="0" w:color="auto"/>
        <w:right w:val="none" w:sz="0" w:space="0" w:color="auto"/>
      </w:divBdr>
    </w:div>
    <w:div w:id="1827746693">
      <w:marLeft w:val="0"/>
      <w:marRight w:val="0"/>
      <w:marTop w:val="0"/>
      <w:marBottom w:val="0"/>
      <w:divBdr>
        <w:top w:val="none" w:sz="0" w:space="0" w:color="auto"/>
        <w:left w:val="none" w:sz="0" w:space="0" w:color="auto"/>
        <w:bottom w:val="none" w:sz="0" w:space="0" w:color="auto"/>
        <w:right w:val="none" w:sz="0" w:space="0" w:color="auto"/>
      </w:divBdr>
    </w:div>
    <w:div w:id="1827890064">
      <w:marLeft w:val="0"/>
      <w:marRight w:val="0"/>
      <w:marTop w:val="0"/>
      <w:marBottom w:val="0"/>
      <w:divBdr>
        <w:top w:val="none" w:sz="0" w:space="0" w:color="auto"/>
        <w:left w:val="none" w:sz="0" w:space="0" w:color="auto"/>
        <w:bottom w:val="none" w:sz="0" w:space="0" w:color="auto"/>
        <w:right w:val="none" w:sz="0" w:space="0" w:color="auto"/>
      </w:divBdr>
    </w:div>
    <w:div w:id="1827891557">
      <w:marLeft w:val="0"/>
      <w:marRight w:val="0"/>
      <w:marTop w:val="0"/>
      <w:marBottom w:val="0"/>
      <w:divBdr>
        <w:top w:val="none" w:sz="0" w:space="0" w:color="auto"/>
        <w:left w:val="none" w:sz="0" w:space="0" w:color="auto"/>
        <w:bottom w:val="none" w:sz="0" w:space="0" w:color="auto"/>
        <w:right w:val="none" w:sz="0" w:space="0" w:color="auto"/>
      </w:divBdr>
    </w:div>
    <w:div w:id="1827939681">
      <w:marLeft w:val="0"/>
      <w:marRight w:val="0"/>
      <w:marTop w:val="0"/>
      <w:marBottom w:val="0"/>
      <w:divBdr>
        <w:top w:val="none" w:sz="0" w:space="0" w:color="auto"/>
        <w:left w:val="none" w:sz="0" w:space="0" w:color="auto"/>
        <w:bottom w:val="none" w:sz="0" w:space="0" w:color="auto"/>
        <w:right w:val="none" w:sz="0" w:space="0" w:color="auto"/>
      </w:divBdr>
    </w:div>
    <w:div w:id="1828008982">
      <w:marLeft w:val="0"/>
      <w:marRight w:val="0"/>
      <w:marTop w:val="0"/>
      <w:marBottom w:val="0"/>
      <w:divBdr>
        <w:top w:val="none" w:sz="0" w:space="0" w:color="auto"/>
        <w:left w:val="none" w:sz="0" w:space="0" w:color="auto"/>
        <w:bottom w:val="none" w:sz="0" w:space="0" w:color="auto"/>
        <w:right w:val="none" w:sz="0" w:space="0" w:color="auto"/>
      </w:divBdr>
    </w:div>
    <w:div w:id="1828009147">
      <w:marLeft w:val="0"/>
      <w:marRight w:val="0"/>
      <w:marTop w:val="0"/>
      <w:marBottom w:val="0"/>
      <w:divBdr>
        <w:top w:val="none" w:sz="0" w:space="0" w:color="auto"/>
        <w:left w:val="none" w:sz="0" w:space="0" w:color="auto"/>
        <w:bottom w:val="none" w:sz="0" w:space="0" w:color="auto"/>
        <w:right w:val="none" w:sz="0" w:space="0" w:color="auto"/>
      </w:divBdr>
    </w:div>
    <w:div w:id="1828091982">
      <w:marLeft w:val="0"/>
      <w:marRight w:val="0"/>
      <w:marTop w:val="0"/>
      <w:marBottom w:val="0"/>
      <w:divBdr>
        <w:top w:val="none" w:sz="0" w:space="0" w:color="auto"/>
        <w:left w:val="none" w:sz="0" w:space="0" w:color="auto"/>
        <w:bottom w:val="none" w:sz="0" w:space="0" w:color="auto"/>
        <w:right w:val="none" w:sz="0" w:space="0" w:color="auto"/>
      </w:divBdr>
    </w:div>
    <w:div w:id="1828281961">
      <w:marLeft w:val="0"/>
      <w:marRight w:val="0"/>
      <w:marTop w:val="0"/>
      <w:marBottom w:val="0"/>
      <w:divBdr>
        <w:top w:val="none" w:sz="0" w:space="0" w:color="auto"/>
        <w:left w:val="none" w:sz="0" w:space="0" w:color="auto"/>
        <w:bottom w:val="none" w:sz="0" w:space="0" w:color="auto"/>
        <w:right w:val="none" w:sz="0" w:space="0" w:color="auto"/>
      </w:divBdr>
    </w:div>
    <w:div w:id="1828355550">
      <w:marLeft w:val="0"/>
      <w:marRight w:val="0"/>
      <w:marTop w:val="0"/>
      <w:marBottom w:val="0"/>
      <w:divBdr>
        <w:top w:val="none" w:sz="0" w:space="0" w:color="auto"/>
        <w:left w:val="none" w:sz="0" w:space="0" w:color="auto"/>
        <w:bottom w:val="none" w:sz="0" w:space="0" w:color="auto"/>
        <w:right w:val="none" w:sz="0" w:space="0" w:color="auto"/>
      </w:divBdr>
    </w:div>
    <w:div w:id="1828397247">
      <w:marLeft w:val="0"/>
      <w:marRight w:val="0"/>
      <w:marTop w:val="0"/>
      <w:marBottom w:val="0"/>
      <w:divBdr>
        <w:top w:val="none" w:sz="0" w:space="0" w:color="auto"/>
        <w:left w:val="none" w:sz="0" w:space="0" w:color="auto"/>
        <w:bottom w:val="none" w:sz="0" w:space="0" w:color="auto"/>
        <w:right w:val="none" w:sz="0" w:space="0" w:color="auto"/>
      </w:divBdr>
    </w:div>
    <w:div w:id="1828546439">
      <w:marLeft w:val="0"/>
      <w:marRight w:val="0"/>
      <w:marTop w:val="0"/>
      <w:marBottom w:val="0"/>
      <w:divBdr>
        <w:top w:val="none" w:sz="0" w:space="0" w:color="auto"/>
        <w:left w:val="none" w:sz="0" w:space="0" w:color="auto"/>
        <w:bottom w:val="none" w:sz="0" w:space="0" w:color="auto"/>
        <w:right w:val="none" w:sz="0" w:space="0" w:color="auto"/>
      </w:divBdr>
    </w:div>
    <w:div w:id="1828546871">
      <w:marLeft w:val="0"/>
      <w:marRight w:val="0"/>
      <w:marTop w:val="0"/>
      <w:marBottom w:val="0"/>
      <w:divBdr>
        <w:top w:val="none" w:sz="0" w:space="0" w:color="auto"/>
        <w:left w:val="none" w:sz="0" w:space="0" w:color="auto"/>
        <w:bottom w:val="none" w:sz="0" w:space="0" w:color="auto"/>
        <w:right w:val="none" w:sz="0" w:space="0" w:color="auto"/>
      </w:divBdr>
    </w:div>
    <w:div w:id="1828588516">
      <w:bodyDiv w:val="1"/>
      <w:marLeft w:val="0"/>
      <w:marRight w:val="0"/>
      <w:marTop w:val="0"/>
      <w:marBottom w:val="0"/>
      <w:divBdr>
        <w:top w:val="none" w:sz="0" w:space="0" w:color="auto"/>
        <w:left w:val="none" w:sz="0" w:space="0" w:color="auto"/>
        <w:bottom w:val="none" w:sz="0" w:space="0" w:color="auto"/>
        <w:right w:val="none" w:sz="0" w:space="0" w:color="auto"/>
      </w:divBdr>
    </w:div>
    <w:div w:id="1828589566">
      <w:marLeft w:val="0"/>
      <w:marRight w:val="0"/>
      <w:marTop w:val="0"/>
      <w:marBottom w:val="0"/>
      <w:divBdr>
        <w:top w:val="none" w:sz="0" w:space="0" w:color="auto"/>
        <w:left w:val="none" w:sz="0" w:space="0" w:color="auto"/>
        <w:bottom w:val="none" w:sz="0" w:space="0" w:color="auto"/>
        <w:right w:val="none" w:sz="0" w:space="0" w:color="auto"/>
      </w:divBdr>
    </w:div>
    <w:div w:id="1828589846">
      <w:marLeft w:val="0"/>
      <w:marRight w:val="0"/>
      <w:marTop w:val="0"/>
      <w:marBottom w:val="0"/>
      <w:divBdr>
        <w:top w:val="none" w:sz="0" w:space="0" w:color="auto"/>
        <w:left w:val="none" w:sz="0" w:space="0" w:color="auto"/>
        <w:bottom w:val="none" w:sz="0" w:space="0" w:color="auto"/>
        <w:right w:val="none" w:sz="0" w:space="0" w:color="auto"/>
      </w:divBdr>
    </w:div>
    <w:div w:id="1828739299">
      <w:marLeft w:val="0"/>
      <w:marRight w:val="0"/>
      <w:marTop w:val="0"/>
      <w:marBottom w:val="0"/>
      <w:divBdr>
        <w:top w:val="none" w:sz="0" w:space="0" w:color="auto"/>
        <w:left w:val="none" w:sz="0" w:space="0" w:color="auto"/>
        <w:bottom w:val="none" w:sz="0" w:space="0" w:color="auto"/>
        <w:right w:val="none" w:sz="0" w:space="0" w:color="auto"/>
      </w:divBdr>
    </w:div>
    <w:div w:id="1829054578">
      <w:marLeft w:val="0"/>
      <w:marRight w:val="0"/>
      <w:marTop w:val="0"/>
      <w:marBottom w:val="0"/>
      <w:divBdr>
        <w:top w:val="none" w:sz="0" w:space="0" w:color="auto"/>
        <w:left w:val="none" w:sz="0" w:space="0" w:color="auto"/>
        <w:bottom w:val="none" w:sz="0" w:space="0" w:color="auto"/>
        <w:right w:val="none" w:sz="0" w:space="0" w:color="auto"/>
      </w:divBdr>
    </w:div>
    <w:div w:id="1829246744">
      <w:marLeft w:val="0"/>
      <w:marRight w:val="0"/>
      <w:marTop w:val="0"/>
      <w:marBottom w:val="0"/>
      <w:divBdr>
        <w:top w:val="none" w:sz="0" w:space="0" w:color="auto"/>
        <w:left w:val="none" w:sz="0" w:space="0" w:color="auto"/>
        <w:bottom w:val="none" w:sz="0" w:space="0" w:color="auto"/>
        <w:right w:val="none" w:sz="0" w:space="0" w:color="auto"/>
      </w:divBdr>
    </w:div>
    <w:div w:id="1829251933">
      <w:marLeft w:val="0"/>
      <w:marRight w:val="0"/>
      <w:marTop w:val="0"/>
      <w:marBottom w:val="0"/>
      <w:divBdr>
        <w:top w:val="none" w:sz="0" w:space="0" w:color="auto"/>
        <w:left w:val="none" w:sz="0" w:space="0" w:color="auto"/>
        <w:bottom w:val="none" w:sz="0" w:space="0" w:color="auto"/>
        <w:right w:val="none" w:sz="0" w:space="0" w:color="auto"/>
      </w:divBdr>
    </w:div>
    <w:div w:id="1829319358">
      <w:marLeft w:val="0"/>
      <w:marRight w:val="0"/>
      <w:marTop w:val="0"/>
      <w:marBottom w:val="0"/>
      <w:divBdr>
        <w:top w:val="none" w:sz="0" w:space="0" w:color="auto"/>
        <w:left w:val="none" w:sz="0" w:space="0" w:color="auto"/>
        <w:bottom w:val="none" w:sz="0" w:space="0" w:color="auto"/>
        <w:right w:val="none" w:sz="0" w:space="0" w:color="auto"/>
      </w:divBdr>
    </w:div>
    <w:div w:id="1829397135">
      <w:marLeft w:val="0"/>
      <w:marRight w:val="0"/>
      <w:marTop w:val="0"/>
      <w:marBottom w:val="0"/>
      <w:divBdr>
        <w:top w:val="none" w:sz="0" w:space="0" w:color="auto"/>
        <w:left w:val="none" w:sz="0" w:space="0" w:color="auto"/>
        <w:bottom w:val="none" w:sz="0" w:space="0" w:color="auto"/>
        <w:right w:val="none" w:sz="0" w:space="0" w:color="auto"/>
      </w:divBdr>
    </w:div>
    <w:div w:id="1829399488">
      <w:marLeft w:val="0"/>
      <w:marRight w:val="0"/>
      <w:marTop w:val="0"/>
      <w:marBottom w:val="0"/>
      <w:divBdr>
        <w:top w:val="none" w:sz="0" w:space="0" w:color="auto"/>
        <w:left w:val="none" w:sz="0" w:space="0" w:color="auto"/>
        <w:bottom w:val="none" w:sz="0" w:space="0" w:color="auto"/>
        <w:right w:val="none" w:sz="0" w:space="0" w:color="auto"/>
      </w:divBdr>
    </w:div>
    <w:div w:id="1829441905">
      <w:marLeft w:val="0"/>
      <w:marRight w:val="0"/>
      <w:marTop w:val="0"/>
      <w:marBottom w:val="0"/>
      <w:divBdr>
        <w:top w:val="none" w:sz="0" w:space="0" w:color="auto"/>
        <w:left w:val="none" w:sz="0" w:space="0" w:color="auto"/>
        <w:bottom w:val="none" w:sz="0" w:space="0" w:color="auto"/>
        <w:right w:val="none" w:sz="0" w:space="0" w:color="auto"/>
      </w:divBdr>
    </w:div>
    <w:div w:id="1829445701">
      <w:marLeft w:val="0"/>
      <w:marRight w:val="0"/>
      <w:marTop w:val="0"/>
      <w:marBottom w:val="0"/>
      <w:divBdr>
        <w:top w:val="none" w:sz="0" w:space="0" w:color="auto"/>
        <w:left w:val="none" w:sz="0" w:space="0" w:color="auto"/>
        <w:bottom w:val="none" w:sz="0" w:space="0" w:color="auto"/>
        <w:right w:val="none" w:sz="0" w:space="0" w:color="auto"/>
      </w:divBdr>
    </w:div>
    <w:div w:id="1829519714">
      <w:marLeft w:val="0"/>
      <w:marRight w:val="0"/>
      <w:marTop w:val="0"/>
      <w:marBottom w:val="0"/>
      <w:divBdr>
        <w:top w:val="none" w:sz="0" w:space="0" w:color="auto"/>
        <w:left w:val="none" w:sz="0" w:space="0" w:color="auto"/>
        <w:bottom w:val="none" w:sz="0" w:space="0" w:color="auto"/>
        <w:right w:val="none" w:sz="0" w:space="0" w:color="auto"/>
      </w:divBdr>
    </w:div>
    <w:div w:id="1829589089">
      <w:marLeft w:val="0"/>
      <w:marRight w:val="0"/>
      <w:marTop w:val="0"/>
      <w:marBottom w:val="0"/>
      <w:divBdr>
        <w:top w:val="none" w:sz="0" w:space="0" w:color="auto"/>
        <w:left w:val="none" w:sz="0" w:space="0" w:color="auto"/>
        <w:bottom w:val="none" w:sz="0" w:space="0" w:color="auto"/>
        <w:right w:val="none" w:sz="0" w:space="0" w:color="auto"/>
      </w:divBdr>
    </w:div>
    <w:div w:id="1829594542">
      <w:marLeft w:val="0"/>
      <w:marRight w:val="0"/>
      <w:marTop w:val="0"/>
      <w:marBottom w:val="0"/>
      <w:divBdr>
        <w:top w:val="none" w:sz="0" w:space="0" w:color="auto"/>
        <w:left w:val="none" w:sz="0" w:space="0" w:color="auto"/>
        <w:bottom w:val="none" w:sz="0" w:space="0" w:color="auto"/>
        <w:right w:val="none" w:sz="0" w:space="0" w:color="auto"/>
      </w:divBdr>
    </w:div>
    <w:div w:id="1829665893">
      <w:marLeft w:val="0"/>
      <w:marRight w:val="0"/>
      <w:marTop w:val="0"/>
      <w:marBottom w:val="0"/>
      <w:divBdr>
        <w:top w:val="none" w:sz="0" w:space="0" w:color="auto"/>
        <w:left w:val="none" w:sz="0" w:space="0" w:color="auto"/>
        <w:bottom w:val="none" w:sz="0" w:space="0" w:color="auto"/>
        <w:right w:val="none" w:sz="0" w:space="0" w:color="auto"/>
      </w:divBdr>
    </w:div>
    <w:div w:id="1829787807">
      <w:marLeft w:val="0"/>
      <w:marRight w:val="0"/>
      <w:marTop w:val="0"/>
      <w:marBottom w:val="0"/>
      <w:divBdr>
        <w:top w:val="none" w:sz="0" w:space="0" w:color="auto"/>
        <w:left w:val="none" w:sz="0" w:space="0" w:color="auto"/>
        <w:bottom w:val="none" w:sz="0" w:space="0" w:color="auto"/>
        <w:right w:val="none" w:sz="0" w:space="0" w:color="auto"/>
      </w:divBdr>
    </w:div>
    <w:div w:id="1829856477">
      <w:marLeft w:val="0"/>
      <w:marRight w:val="0"/>
      <w:marTop w:val="0"/>
      <w:marBottom w:val="0"/>
      <w:divBdr>
        <w:top w:val="none" w:sz="0" w:space="0" w:color="auto"/>
        <w:left w:val="none" w:sz="0" w:space="0" w:color="auto"/>
        <w:bottom w:val="none" w:sz="0" w:space="0" w:color="auto"/>
        <w:right w:val="none" w:sz="0" w:space="0" w:color="auto"/>
      </w:divBdr>
    </w:div>
    <w:div w:id="1829859700">
      <w:marLeft w:val="0"/>
      <w:marRight w:val="0"/>
      <w:marTop w:val="0"/>
      <w:marBottom w:val="0"/>
      <w:divBdr>
        <w:top w:val="none" w:sz="0" w:space="0" w:color="auto"/>
        <w:left w:val="none" w:sz="0" w:space="0" w:color="auto"/>
        <w:bottom w:val="none" w:sz="0" w:space="0" w:color="auto"/>
        <w:right w:val="none" w:sz="0" w:space="0" w:color="auto"/>
      </w:divBdr>
    </w:div>
    <w:div w:id="1829902719">
      <w:marLeft w:val="0"/>
      <w:marRight w:val="0"/>
      <w:marTop w:val="0"/>
      <w:marBottom w:val="0"/>
      <w:divBdr>
        <w:top w:val="none" w:sz="0" w:space="0" w:color="auto"/>
        <w:left w:val="none" w:sz="0" w:space="0" w:color="auto"/>
        <w:bottom w:val="none" w:sz="0" w:space="0" w:color="auto"/>
        <w:right w:val="none" w:sz="0" w:space="0" w:color="auto"/>
      </w:divBdr>
    </w:div>
    <w:div w:id="1829975312">
      <w:marLeft w:val="0"/>
      <w:marRight w:val="0"/>
      <w:marTop w:val="0"/>
      <w:marBottom w:val="0"/>
      <w:divBdr>
        <w:top w:val="none" w:sz="0" w:space="0" w:color="auto"/>
        <w:left w:val="none" w:sz="0" w:space="0" w:color="auto"/>
        <w:bottom w:val="none" w:sz="0" w:space="0" w:color="auto"/>
        <w:right w:val="none" w:sz="0" w:space="0" w:color="auto"/>
      </w:divBdr>
    </w:div>
    <w:div w:id="1829976118">
      <w:marLeft w:val="0"/>
      <w:marRight w:val="0"/>
      <w:marTop w:val="0"/>
      <w:marBottom w:val="0"/>
      <w:divBdr>
        <w:top w:val="none" w:sz="0" w:space="0" w:color="auto"/>
        <w:left w:val="none" w:sz="0" w:space="0" w:color="auto"/>
        <w:bottom w:val="none" w:sz="0" w:space="0" w:color="auto"/>
        <w:right w:val="none" w:sz="0" w:space="0" w:color="auto"/>
      </w:divBdr>
    </w:div>
    <w:div w:id="1830057832">
      <w:marLeft w:val="0"/>
      <w:marRight w:val="0"/>
      <w:marTop w:val="0"/>
      <w:marBottom w:val="0"/>
      <w:divBdr>
        <w:top w:val="none" w:sz="0" w:space="0" w:color="auto"/>
        <w:left w:val="none" w:sz="0" w:space="0" w:color="auto"/>
        <w:bottom w:val="none" w:sz="0" w:space="0" w:color="auto"/>
        <w:right w:val="none" w:sz="0" w:space="0" w:color="auto"/>
      </w:divBdr>
    </w:div>
    <w:div w:id="1830100862">
      <w:marLeft w:val="0"/>
      <w:marRight w:val="0"/>
      <w:marTop w:val="0"/>
      <w:marBottom w:val="0"/>
      <w:divBdr>
        <w:top w:val="none" w:sz="0" w:space="0" w:color="auto"/>
        <w:left w:val="none" w:sz="0" w:space="0" w:color="auto"/>
        <w:bottom w:val="none" w:sz="0" w:space="0" w:color="auto"/>
        <w:right w:val="none" w:sz="0" w:space="0" w:color="auto"/>
      </w:divBdr>
    </w:div>
    <w:div w:id="1830170323">
      <w:marLeft w:val="0"/>
      <w:marRight w:val="0"/>
      <w:marTop w:val="0"/>
      <w:marBottom w:val="0"/>
      <w:divBdr>
        <w:top w:val="none" w:sz="0" w:space="0" w:color="auto"/>
        <w:left w:val="none" w:sz="0" w:space="0" w:color="auto"/>
        <w:bottom w:val="none" w:sz="0" w:space="0" w:color="auto"/>
        <w:right w:val="none" w:sz="0" w:space="0" w:color="auto"/>
      </w:divBdr>
    </w:div>
    <w:div w:id="1830171294">
      <w:marLeft w:val="0"/>
      <w:marRight w:val="0"/>
      <w:marTop w:val="0"/>
      <w:marBottom w:val="0"/>
      <w:divBdr>
        <w:top w:val="none" w:sz="0" w:space="0" w:color="auto"/>
        <w:left w:val="none" w:sz="0" w:space="0" w:color="auto"/>
        <w:bottom w:val="none" w:sz="0" w:space="0" w:color="auto"/>
        <w:right w:val="none" w:sz="0" w:space="0" w:color="auto"/>
      </w:divBdr>
    </w:div>
    <w:div w:id="1830243038">
      <w:marLeft w:val="0"/>
      <w:marRight w:val="0"/>
      <w:marTop w:val="0"/>
      <w:marBottom w:val="0"/>
      <w:divBdr>
        <w:top w:val="none" w:sz="0" w:space="0" w:color="auto"/>
        <w:left w:val="none" w:sz="0" w:space="0" w:color="auto"/>
        <w:bottom w:val="none" w:sz="0" w:space="0" w:color="auto"/>
        <w:right w:val="none" w:sz="0" w:space="0" w:color="auto"/>
      </w:divBdr>
    </w:div>
    <w:div w:id="1830246528">
      <w:marLeft w:val="0"/>
      <w:marRight w:val="0"/>
      <w:marTop w:val="0"/>
      <w:marBottom w:val="0"/>
      <w:divBdr>
        <w:top w:val="none" w:sz="0" w:space="0" w:color="auto"/>
        <w:left w:val="none" w:sz="0" w:space="0" w:color="auto"/>
        <w:bottom w:val="none" w:sz="0" w:space="0" w:color="auto"/>
        <w:right w:val="none" w:sz="0" w:space="0" w:color="auto"/>
      </w:divBdr>
    </w:div>
    <w:div w:id="1830251617">
      <w:marLeft w:val="0"/>
      <w:marRight w:val="0"/>
      <w:marTop w:val="0"/>
      <w:marBottom w:val="0"/>
      <w:divBdr>
        <w:top w:val="none" w:sz="0" w:space="0" w:color="auto"/>
        <w:left w:val="none" w:sz="0" w:space="0" w:color="auto"/>
        <w:bottom w:val="none" w:sz="0" w:space="0" w:color="auto"/>
        <w:right w:val="none" w:sz="0" w:space="0" w:color="auto"/>
      </w:divBdr>
    </w:div>
    <w:div w:id="1830318793">
      <w:marLeft w:val="0"/>
      <w:marRight w:val="0"/>
      <w:marTop w:val="0"/>
      <w:marBottom w:val="0"/>
      <w:divBdr>
        <w:top w:val="none" w:sz="0" w:space="0" w:color="auto"/>
        <w:left w:val="none" w:sz="0" w:space="0" w:color="auto"/>
        <w:bottom w:val="none" w:sz="0" w:space="0" w:color="auto"/>
        <w:right w:val="none" w:sz="0" w:space="0" w:color="auto"/>
      </w:divBdr>
    </w:div>
    <w:div w:id="1830364135">
      <w:marLeft w:val="0"/>
      <w:marRight w:val="0"/>
      <w:marTop w:val="0"/>
      <w:marBottom w:val="0"/>
      <w:divBdr>
        <w:top w:val="none" w:sz="0" w:space="0" w:color="auto"/>
        <w:left w:val="none" w:sz="0" w:space="0" w:color="auto"/>
        <w:bottom w:val="none" w:sz="0" w:space="0" w:color="auto"/>
        <w:right w:val="none" w:sz="0" w:space="0" w:color="auto"/>
      </w:divBdr>
    </w:div>
    <w:div w:id="1830368598">
      <w:marLeft w:val="0"/>
      <w:marRight w:val="0"/>
      <w:marTop w:val="0"/>
      <w:marBottom w:val="0"/>
      <w:divBdr>
        <w:top w:val="none" w:sz="0" w:space="0" w:color="auto"/>
        <w:left w:val="none" w:sz="0" w:space="0" w:color="auto"/>
        <w:bottom w:val="none" w:sz="0" w:space="0" w:color="auto"/>
        <w:right w:val="none" w:sz="0" w:space="0" w:color="auto"/>
      </w:divBdr>
    </w:div>
    <w:div w:id="1830557023">
      <w:marLeft w:val="0"/>
      <w:marRight w:val="0"/>
      <w:marTop w:val="0"/>
      <w:marBottom w:val="0"/>
      <w:divBdr>
        <w:top w:val="none" w:sz="0" w:space="0" w:color="auto"/>
        <w:left w:val="none" w:sz="0" w:space="0" w:color="auto"/>
        <w:bottom w:val="none" w:sz="0" w:space="0" w:color="auto"/>
        <w:right w:val="none" w:sz="0" w:space="0" w:color="auto"/>
      </w:divBdr>
    </w:div>
    <w:div w:id="1830629566">
      <w:marLeft w:val="0"/>
      <w:marRight w:val="0"/>
      <w:marTop w:val="0"/>
      <w:marBottom w:val="0"/>
      <w:divBdr>
        <w:top w:val="none" w:sz="0" w:space="0" w:color="auto"/>
        <w:left w:val="none" w:sz="0" w:space="0" w:color="auto"/>
        <w:bottom w:val="none" w:sz="0" w:space="0" w:color="auto"/>
        <w:right w:val="none" w:sz="0" w:space="0" w:color="auto"/>
      </w:divBdr>
    </w:div>
    <w:div w:id="1830822960">
      <w:marLeft w:val="0"/>
      <w:marRight w:val="0"/>
      <w:marTop w:val="0"/>
      <w:marBottom w:val="0"/>
      <w:divBdr>
        <w:top w:val="none" w:sz="0" w:space="0" w:color="auto"/>
        <w:left w:val="none" w:sz="0" w:space="0" w:color="auto"/>
        <w:bottom w:val="none" w:sz="0" w:space="0" w:color="auto"/>
        <w:right w:val="none" w:sz="0" w:space="0" w:color="auto"/>
      </w:divBdr>
    </w:div>
    <w:div w:id="1830898551">
      <w:marLeft w:val="0"/>
      <w:marRight w:val="0"/>
      <w:marTop w:val="0"/>
      <w:marBottom w:val="0"/>
      <w:divBdr>
        <w:top w:val="none" w:sz="0" w:space="0" w:color="auto"/>
        <w:left w:val="none" w:sz="0" w:space="0" w:color="auto"/>
        <w:bottom w:val="none" w:sz="0" w:space="0" w:color="auto"/>
        <w:right w:val="none" w:sz="0" w:space="0" w:color="auto"/>
      </w:divBdr>
    </w:div>
    <w:div w:id="1830899239">
      <w:marLeft w:val="0"/>
      <w:marRight w:val="0"/>
      <w:marTop w:val="0"/>
      <w:marBottom w:val="0"/>
      <w:divBdr>
        <w:top w:val="none" w:sz="0" w:space="0" w:color="auto"/>
        <w:left w:val="none" w:sz="0" w:space="0" w:color="auto"/>
        <w:bottom w:val="none" w:sz="0" w:space="0" w:color="auto"/>
        <w:right w:val="none" w:sz="0" w:space="0" w:color="auto"/>
      </w:divBdr>
    </w:div>
    <w:div w:id="1830899511">
      <w:marLeft w:val="0"/>
      <w:marRight w:val="0"/>
      <w:marTop w:val="0"/>
      <w:marBottom w:val="0"/>
      <w:divBdr>
        <w:top w:val="none" w:sz="0" w:space="0" w:color="auto"/>
        <w:left w:val="none" w:sz="0" w:space="0" w:color="auto"/>
        <w:bottom w:val="none" w:sz="0" w:space="0" w:color="auto"/>
        <w:right w:val="none" w:sz="0" w:space="0" w:color="auto"/>
      </w:divBdr>
    </w:div>
    <w:div w:id="1830902118">
      <w:marLeft w:val="0"/>
      <w:marRight w:val="0"/>
      <w:marTop w:val="0"/>
      <w:marBottom w:val="0"/>
      <w:divBdr>
        <w:top w:val="none" w:sz="0" w:space="0" w:color="auto"/>
        <w:left w:val="none" w:sz="0" w:space="0" w:color="auto"/>
        <w:bottom w:val="none" w:sz="0" w:space="0" w:color="auto"/>
        <w:right w:val="none" w:sz="0" w:space="0" w:color="auto"/>
      </w:divBdr>
    </w:div>
    <w:div w:id="1831019005">
      <w:marLeft w:val="0"/>
      <w:marRight w:val="0"/>
      <w:marTop w:val="0"/>
      <w:marBottom w:val="0"/>
      <w:divBdr>
        <w:top w:val="none" w:sz="0" w:space="0" w:color="auto"/>
        <w:left w:val="none" w:sz="0" w:space="0" w:color="auto"/>
        <w:bottom w:val="none" w:sz="0" w:space="0" w:color="auto"/>
        <w:right w:val="none" w:sz="0" w:space="0" w:color="auto"/>
      </w:divBdr>
    </w:div>
    <w:div w:id="1831173973">
      <w:marLeft w:val="0"/>
      <w:marRight w:val="0"/>
      <w:marTop w:val="0"/>
      <w:marBottom w:val="0"/>
      <w:divBdr>
        <w:top w:val="none" w:sz="0" w:space="0" w:color="auto"/>
        <w:left w:val="none" w:sz="0" w:space="0" w:color="auto"/>
        <w:bottom w:val="none" w:sz="0" w:space="0" w:color="auto"/>
        <w:right w:val="none" w:sz="0" w:space="0" w:color="auto"/>
      </w:divBdr>
    </w:div>
    <w:div w:id="1831212254">
      <w:marLeft w:val="0"/>
      <w:marRight w:val="0"/>
      <w:marTop w:val="0"/>
      <w:marBottom w:val="0"/>
      <w:divBdr>
        <w:top w:val="none" w:sz="0" w:space="0" w:color="auto"/>
        <w:left w:val="none" w:sz="0" w:space="0" w:color="auto"/>
        <w:bottom w:val="none" w:sz="0" w:space="0" w:color="auto"/>
        <w:right w:val="none" w:sz="0" w:space="0" w:color="auto"/>
      </w:divBdr>
    </w:div>
    <w:div w:id="1831292504">
      <w:marLeft w:val="0"/>
      <w:marRight w:val="0"/>
      <w:marTop w:val="0"/>
      <w:marBottom w:val="0"/>
      <w:divBdr>
        <w:top w:val="none" w:sz="0" w:space="0" w:color="auto"/>
        <w:left w:val="none" w:sz="0" w:space="0" w:color="auto"/>
        <w:bottom w:val="none" w:sz="0" w:space="0" w:color="auto"/>
        <w:right w:val="none" w:sz="0" w:space="0" w:color="auto"/>
      </w:divBdr>
    </w:div>
    <w:div w:id="1831435092">
      <w:marLeft w:val="0"/>
      <w:marRight w:val="0"/>
      <w:marTop w:val="0"/>
      <w:marBottom w:val="0"/>
      <w:divBdr>
        <w:top w:val="none" w:sz="0" w:space="0" w:color="auto"/>
        <w:left w:val="none" w:sz="0" w:space="0" w:color="auto"/>
        <w:bottom w:val="none" w:sz="0" w:space="0" w:color="auto"/>
        <w:right w:val="none" w:sz="0" w:space="0" w:color="auto"/>
      </w:divBdr>
    </w:div>
    <w:div w:id="1831481924">
      <w:marLeft w:val="0"/>
      <w:marRight w:val="0"/>
      <w:marTop w:val="0"/>
      <w:marBottom w:val="0"/>
      <w:divBdr>
        <w:top w:val="none" w:sz="0" w:space="0" w:color="auto"/>
        <w:left w:val="none" w:sz="0" w:space="0" w:color="auto"/>
        <w:bottom w:val="none" w:sz="0" w:space="0" w:color="auto"/>
        <w:right w:val="none" w:sz="0" w:space="0" w:color="auto"/>
      </w:divBdr>
    </w:div>
    <w:div w:id="1831632189">
      <w:marLeft w:val="0"/>
      <w:marRight w:val="0"/>
      <w:marTop w:val="0"/>
      <w:marBottom w:val="0"/>
      <w:divBdr>
        <w:top w:val="none" w:sz="0" w:space="0" w:color="auto"/>
        <w:left w:val="none" w:sz="0" w:space="0" w:color="auto"/>
        <w:bottom w:val="none" w:sz="0" w:space="0" w:color="auto"/>
        <w:right w:val="none" w:sz="0" w:space="0" w:color="auto"/>
      </w:divBdr>
    </w:div>
    <w:div w:id="1831677177">
      <w:marLeft w:val="0"/>
      <w:marRight w:val="0"/>
      <w:marTop w:val="0"/>
      <w:marBottom w:val="0"/>
      <w:divBdr>
        <w:top w:val="none" w:sz="0" w:space="0" w:color="auto"/>
        <w:left w:val="none" w:sz="0" w:space="0" w:color="auto"/>
        <w:bottom w:val="none" w:sz="0" w:space="0" w:color="auto"/>
        <w:right w:val="none" w:sz="0" w:space="0" w:color="auto"/>
      </w:divBdr>
    </w:div>
    <w:div w:id="1831822517">
      <w:marLeft w:val="0"/>
      <w:marRight w:val="0"/>
      <w:marTop w:val="0"/>
      <w:marBottom w:val="0"/>
      <w:divBdr>
        <w:top w:val="none" w:sz="0" w:space="0" w:color="auto"/>
        <w:left w:val="none" w:sz="0" w:space="0" w:color="auto"/>
        <w:bottom w:val="none" w:sz="0" w:space="0" w:color="auto"/>
        <w:right w:val="none" w:sz="0" w:space="0" w:color="auto"/>
      </w:divBdr>
    </w:div>
    <w:div w:id="1831823485">
      <w:marLeft w:val="0"/>
      <w:marRight w:val="0"/>
      <w:marTop w:val="0"/>
      <w:marBottom w:val="0"/>
      <w:divBdr>
        <w:top w:val="none" w:sz="0" w:space="0" w:color="auto"/>
        <w:left w:val="none" w:sz="0" w:space="0" w:color="auto"/>
        <w:bottom w:val="none" w:sz="0" w:space="0" w:color="auto"/>
        <w:right w:val="none" w:sz="0" w:space="0" w:color="auto"/>
      </w:divBdr>
    </w:div>
    <w:div w:id="1831946785">
      <w:marLeft w:val="0"/>
      <w:marRight w:val="0"/>
      <w:marTop w:val="0"/>
      <w:marBottom w:val="0"/>
      <w:divBdr>
        <w:top w:val="none" w:sz="0" w:space="0" w:color="auto"/>
        <w:left w:val="none" w:sz="0" w:space="0" w:color="auto"/>
        <w:bottom w:val="none" w:sz="0" w:space="0" w:color="auto"/>
        <w:right w:val="none" w:sz="0" w:space="0" w:color="auto"/>
      </w:divBdr>
    </w:div>
    <w:div w:id="1831947231">
      <w:marLeft w:val="0"/>
      <w:marRight w:val="0"/>
      <w:marTop w:val="0"/>
      <w:marBottom w:val="0"/>
      <w:divBdr>
        <w:top w:val="none" w:sz="0" w:space="0" w:color="auto"/>
        <w:left w:val="none" w:sz="0" w:space="0" w:color="auto"/>
        <w:bottom w:val="none" w:sz="0" w:space="0" w:color="auto"/>
        <w:right w:val="none" w:sz="0" w:space="0" w:color="auto"/>
      </w:divBdr>
    </w:div>
    <w:div w:id="1832015376">
      <w:marLeft w:val="0"/>
      <w:marRight w:val="0"/>
      <w:marTop w:val="0"/>
      <w:marBottom w:val="0"/>
      <w:divBdr>
        <w:top w:val="none" w:sz="0" w:space="0" w:color="auto"/>
        <w:left w:val="none" w:sz="0" w:space="0" w:color="auto"/>
        <w:bottom w:val="none" w:sz="0" w:space="0" w:color="auto"/>
        <w:right w:val="none" w:sz="0" w:space="0" w:color="auto"/>
      </w:divBdr>
    </w:div>
    <w:div w:id="1832135099">
      <w:marLeft w:val="0"/>
      <w:marRight w:val="0"/>
      <w:marTop w:val="0"/>
      <w:marBottom w:val="0"/>
      <w:divBdr>
        <w:top w:val="none" w:sz="0" w:space="0" w:color="auto"/>
        <w:left w:val="none" w:sz="0" w:space="0" w:color="auto"/>
        <w:bottom w:val="none" w:sz="0" w:space="0" w:color="auto"/>
        <w:right w:val="none" w:sz="0" w:space="0" w:color="auto"/>
      </w:divBdr>
    </w:div>
    <w:div w:id="1832215098">
      <w:marLeft w:val="0"/>
      <w:marRight w:val="0"/>
      <w:marTop w:val="0"/>
      <w:marBottom w:val="0"/>
      <w:divBdr>
        <w:top w:val="none" w:sz="0" w:space="0" w:color="auto"/>
        <w:left w:val="none" w:sz="0" w:space="0" w:color="auto"/>
        <w:bottom w:val="none" w:sz="0" w:space="0" w:color="auto"/>
        <w:right w:val="none" w:sz="0" w:space="0" w:color="auto"/>
      </w:divBdr>
    </w:div>
    <w:div w:id="1832283518">
      <w:marLeft w:val="0"/>
      <w:marRight w:val="0"/>
      <w:marTop w:val="0"/>
      <w:marBottom w:val="0"/>
      <w:divBdr>
        <w:top w:val="none" w:sz="0" w:space="0" w:color="auto"/>
        <w:left w:val="none" w:sz="0" w:space="0" w:color="auto"/>
        <w:bottom w:val="none" w:sz="0" w:space="0" w:color="auto"/>
        <w:right w:val="none" w:sz="0" w:space="0" w:color="auto"/>
      </w:divBdr>
    </w:div>
    <w:div w:id="1832326464">
      <w:marLeft w:val="0"/>
      <w:marRight w:val="0"/>
      <w:marTop w:val="0"/>
      <w:marBottom w:val="0"/>
      <w:divBdr>
        <w:top w:val="none" w:sz="0" w:space="0" w:color="auto"/>
        <w:left w:val="none" w:sz="0" w:space="0" w:color="auto"/>
        <w:bottom w:val="none" w:sz="0" w:space="0" w:color="auto"/>
        <w:right w:val="none" w:sz="0" w:space="0" w:color="auto"/>
      </w:divBdr>
    </w:div>
    <w:div w:id="1832408729">
      <w:marLeft w:val="0"/>
      <w:marRight w:val="0"/>
      <w:marTop w:val="0"/>
      <w:marBottom w:val="0"/>
      <w:divBdr>
        <w:top w:val="none" w:sz="0" w:space="0" w:color="auto"/>
        <w:left w:val="none" w:sz="0" w:space="0" w:color="auto"/>
        <w:bottom w:val="none" w:sz="0" w:space="0" w:color="auto"/>
        <w:right w:val="none" w:sz="0" w:space="0" w:color="auto"/>
      </w:divBdr>
    </w:div>
    <w:div w:id="1832479063">
      <w:marLeft w:val="0"/>
      <w:marRight w:val="0"/>
      <w:marTop w:val="0"/>
      <w:marBottom w:val="0"/>
      <w:divBdr>
        <w:top w:val="none" w:sz="0" w:space="0" w:color="auto"/>
        <w:left w:val="none" w:sz="0" w:space="0" w:color="auto"/>
        <w:bottom w:val="none" w:sz="0" w:space="0" w:color="auto"/>
        <w:right w:val="none" w:sz="0" w:space="0" w:color="auto"/>
      </w:divBdr>
    </w:div>
    <w:div w:id="1832484535">
      <w:marLeft w:val="0"/>
      <w:marRight w:val="0"/>
      <w:marTop w:val="0"/>
      <w:marBottom w:val="0"/>
      <w:divBdr>
        <w:top w:val="none" w:sz="0" w:space="0" w:color="auto"/>
        <w:left w:val="none" w:sz="0" w:space="0" w:color="auto"/>
        <w:bottom w:val="none" w:sz="0" w:space="0" w:color="auto"/>
        <w:right w:val="none" w:sz="0" w:space="0" w:color="auto"/>
      </w:divBdr>
    </w:div>
    <w:div w:id="1832521835">
      <w:marLeft w:val="0"/>
      <w:marRight w:val="0"/>
      <w:marTop w:val="0"/>
      <w:marBottom w:val="0"/>
      <w:divBdr>
        <w:top w:val="none" w:sz="0" w:space="0" w:color="auto"/>
        <w:left w:val="none" w:sz="0" w:space="0" w:color="auto"/>
        <w:bottom w:val="none" w:sz="0" w:space="0" w:color="auto"/>
        <w:right w:val="none" w:sz="0" w:space="0" w:color="auto"/>
      </w:divBdr>
    </w:div>
    <w:div w:id="1832596724">
      <w:marLeft w:val="0"/>
      <w:marRight w:val="0"/>
      <w:marTop w:val="0"/>
      <w:marBottom w:val="0"/>
      <w:divBdr>
        <w:top w:val="none" w:sz="0" w:space="0" w:color="auto"/>
        <w:left w:val="none" w:sz="0" w:space="0" w:color="auto"/>
        <w:bottom w:val="none" w:sz="0" w:space="0" w:color="auto"/>
        <w:right w:val="none" w:sz="0" w:space="0" w:color="auto"/>
      </w:divBdr>
    </w:div>
    <w:div w:id="1832602078">
      <w:marLeft w:val="0"/>
      <w:marRight w:val="0"/>
      <w:marTop w:val="0"/>
      <w:marBottom w:val="0"/>
      <w:divBdr>
        <w:top w:val="none" w:sz="0" w:space="0" w:color="auto"/>
        <w:left w:val="none" w:sz="0" w:space="0" w:color="auto"/>
        <w:bottom w:val="none" w:sz="0" w:space="0" w:color="auto"/>
        <w:right w:val="none" w:sz="0" w:space="0" w:color="auto"/>
      </w:divBdr>
    </w:div>
    <w:div w:id="1832604204">
      <w:marLeft w:val="0"/>
      <w:marRight w:val="0"/>
      <w:marTop w:val="0"/>
      <w:marBottom w:val="0"/>
      <w:divBdr>
        <w:top w:val="none" w:sz="0" w:space="0" w:color="auto"/>
        <w:left w:val="none" w:sz="0" w:space="0" w:color="auto"/>
        <w:bottom w:val="none" w:sz="0" w:space="0" w:color="auto"/>
        <w:right w:val="none" w:sz="0" w:space="0" w:color="auto"/>
      </w:divBdr>
    </w:div>
    <w:div w:id="1832670435">
      <w:marLeft w:val="0"/>
      <w:marRight w:val="0"/>
      <w:marTop w:val="0"/>
      <w:marBottom w:val="0"/>
      <w:divBdr>
        <w:top w:val="none" w:sz="0" w:space="0" w:color="auto"/>
        <w:left w:val="none" w:sz="0" w:space="0" w:color="auto"/>
        <w:bottom w:val="none" w:sz="0" w:space="0" w:color="auto"/>
        <w:right w:val="none" w:sz="0" w:space="0" w:color="auto"/>
      </w:divBdr>
    </w:div>
    <w:div w:id="1832678354">
      <w:bodyDiv w:val="1"/>
      <w:marLeft w:val="0"/>
      <w:marRight w:val="0"/>
      <w:marTop w:val="0"/>
      <w:marBottom w:val="0"/>
      <w:divBdr>
        <w:top w:val="none" w:sz="0" w:space="0" w:color="auto"/>
        <w:left w:val="none" w:sz="0" w:space="0" w:color="auto"/>
        <w:bottom w:val="none" w:sz="0" w:space="0" w:color="auto"/>
        <w:right w:val="none" w:sz="0" w:space="0" w:color="auto"/>
      </w:divBdr>
    </w:div>
    <w:div w:id="1832913667">
      <w:marLeft w:val="0"/>
      <w:marRight w:val="0"/>
      <w:marTop w:val="0"/>
      <w:marBottom w:val="0"/>
      <w:divBdr>
        <w:top w:val="none" w:sz="0" w:space="0" w:color="auto"/>
        <w:left w:val="none" w:sz="0" w:space="0" w:color="auto"/>
        <w:bottom w:val="none" w:sz="0" w:space="0" w:color="auto"/>
        <w:right w:val="none" w:sz="0" w:space="0" w:color="auto"/>
      </w:divBdr>
    </w:div>
    <w:div w:id="1833108797">
      <w:marLeft w:val="0"/>
      <w:marRight w:val="0"/>
      <w:marTop w:val="0"/>
      <w:marBottom w:val="0"/>
      <w:divBdr>
        <w:top w:val="none" w:sz="0" w:space="0" w:color="auto"/>
        <w:left w:val="none" w:sz="0" w:space="0" w:color="auto"/>
        <w:bottom w:val="none" w:sz="0" w:space="0" w:color="auto"/>
        <w:right w:val="none" w:sz="0" w:space="0" w:color="auto"/>
      </w:divBdr>
    </w:div>
    <w:div w:id="1833133473">
      <w:marLeft w:val="0"/>
      <w:marRight w:val="0"/>
      <w:marTop w:val="0"/>
      <w:marBottom w:val="0"/>
      <w:divBdr>
        <w:top w:val="none" w:sz="0" w:space="0" w:color="auto"/>
        <w:left w:val="none" w:sz="0" w:space="0" w:color="auto"/>
        <w:bottom w:val="none" w:sz="0" w:space="0" w:color="auto"/>
        <w:right w:val="none" w:sz="0" w:space="0" w:color="auto"/>
      </w:divBdr>
    </w:div>
    <w:div w:id="1833134524">
      <w:marLeft w:val="0"/>
      <w:marRight w:val="0"/>
      <w:marTop w:val="0"/>
      <w:marBottom w:val="0"/>
      <w:divBdr>
        <w:top w:val="none" w:sz="0" w:space="0" w:color="auto"/>
        <w:left w:val="none" w:sz="0" w:space="0" w:color="auto"/>
        <w:bottom w:val="none" w:sz="0" w:space="0" w:color="auto"/>
        <w:right w:val="none" w:sz="0" w:space="0" w:color="auto"/>
      </w:divBdr>
    </w:div>
    <w:div w:id="1833373231">
      <w:marLeft w:val="0"/>
      <w:marRight w:val="0"/>
      <w:marTop w:val="0"/>
      <w:marBottom w:val="0"/>
      <w:divBdr>
        <w:top w:val="none" w:sz="0" w:space="0" w:color="auto"/>
        <w:left w:val="none" w:sz="0" w:space="0" w:color="auto"/>
        <w:bottom w:val="none" w:sz="0" w:space="0" w:color="auto"/>
        <w:right w:val="none" w:sz="0" w:space="0" w:color="auto"/>
      </w:divBdr>
    </w:div>
    <w:div w:id="1833373838">
      <w:marLeft w:val="0"/>
      <w:marRight w:val="0"/>
      <w:marTop w:val="0"/>
      <w:marBottom w:val="0"/>
      <w:divBdr>
        <w:top w:val="none" w:sz="0" w:space="0" w:color="auto"/>
        <w:left w:val="none" w:sz="0" w:space="0" w:color="auto"/>
        <w:bottom w:val="none" w:sz="0" w:space="0" w:color="auto"/>
        <w:right w:val="none" w:sz="0" w:space="0" w:color="auto"/>
      </w:divBdr>
    </w:div>
    <w:div w:id="1833374019">
      <w:marLeft w:val="0"/>
      <w:marRight w:val="0"/>
      <w:marTop w:val="0"/>
      <w:marBottom w:val="0"/>
      <w:divBdr>
        <w:top w:val="none" w:sz="0" w:space="0" w:color="auto"/>
        <w:left w:val="none" w:sz="0" w:space="0" w:color="auto"/>
        <w:bottom w:val="none" w:sz="0" w:space="0" w:color="auto"/>
        <w:right w:val="none" w:sz="0" w:space="0" w:color="auto"/>
      </w:divBdr>
    </w:div>
    <w:div w:id="1833374577">
      <w:bodyDiv w:val="1"/>
      <w:marLeft w:val="0"/>
      <w:marRight w:val="0"/>
      <w:marTop w:val="0"/>
      <w:marBottom w:val="0"/>
      <w:divBdr>
        <w:top w:val="none" w:sz="0" w:space="0" w:color="auto"/>
        <w:left w:val="none" w:sz="0" w:space="0" w:color="auto"/>
        <w:bottom w:val="none" w:sz="0" w:space="0" w:color="auto"/>
        <w:right w:val="none" w:sz="0" w:space="0" w:color="auto"/>
      </w:divBdr>
    </w:div>
    <w:div w:id="1833400800">
      <w:marLeft w:val="0"/>
      <w:marRight w:val="0"/>
      <w:marTop w:val="0"/>
      <w:marBottom w:val="0"/>
      <w:divBdr>
        <w:top w:val="none" w:sz="0" w:space="0" w:color="auto"/>
        <w:left w:val="none" w:sz="0" w:space="0" w:color="auto"/>
        <w:bottom w:val="none" w:sz="0" w:space="0" w:color="auto"/>
        <w:right w:val="none" w:sz="0" w:space="0" w:color="auto"/>
      </w:divBdr>
    </w:div>
    <w:div w:id="1833445889">
      <w:marLeft w:val="0"/>
      <w:marRight w:val="0"/>
      <w:marTop w:val="0"/>
      <w:marBottom w:val="0"/>
      <w:divBdr>
        <w:top w:val="none" w:sz="0" w:space="0" w:color="auto"/>
        <w:left w:val="none" w:sz="0" w:space="0" w:color="auto"/>
        <w:bottom w:val="none" w:sz="0" w:space="0" w:color="auto"/>
        <w:right w:val="none" w:sz="0" w:space="0" w:color="auto"/>
      </w:divBdr>
    </w:div>
    <w:div w:id="1833446797">
      <w:marLeft w:val="0"/>
      <w:marRight w:val="0"/>
      <w:marTop w:val="0"/>
      <w:marBottom w:val="0"/>
      <w:divBdr>
        <w:top w:val="none" w:sz="0" w:space="0" w:color="auto"/>
        <w:left w:val="none" w:sz="0" w:space="0" w:color="auto"/>
        <w:bottom w:val="none" w:sz="0" w:space="0" w:color="auto"/>
        <w:right w:val="none" w:sz="0" w:space="0" w:color="auto"/>
      </w:divBdr>
    </w:div>
    <w:div w:id="1833569303">
      <w:marLeft w:val="0"/>
      <w:marRight w:val="0"/>
      <w:marTop w:val="0"/>
      <w:marBottom w:val="0"/>
      <w:divBdr>
        <w:top w:val="none" w:sz="0" w:space="0" w:color="auto"/>
        <w:left w:val="none" w:sz="0" w:space="0" w:color="auto"/>
        <w:bottom w:val="none" w:sz="0" w:space="0" w:color="auto"/>
        <w:right w:val="none" w:sz="0" w:space="0" w:color="auto"/>
      </w:divBdr>
    </w:div>
    <w:div w:id="1833638517">
      <w:marLeft w:val="0"/>
      <w:marRight w:val="0"/>
      <w:marTop w:val="0"/>
      <w:marBottom w:val="0"/>
      <w:divBdr>
        <w:top w:val="none" w:sz="0" w:space="0" w:color="auto"/>
        <w:left w:val="none" w:sz="0" w:space="0" w:color="auto"/>
        <w:bottom w:val="none" w:sz="0" w:space="0" w:color="auto"/>
        <w:right w:val="none" w:sz="0" w:space="0" w:color="auto"/>
      </w:divBdr>
    </w:div>
    <w:div w:id="1833640874">
      <w:bodyDiv w:val="1"/>
      <w:marLeft w:val="0"/>
      <w:marRight w:val="0"/>
      <w:marTop w:val="0"/>
      <w:marBottom w:val="0"/>
      <w:divBdr>
        <w:top w:val="none" w:sz="0" w:space="0" w:color="auto"/>
        <w:left w:val="none" w:sz="0" w:space="0" w:color="auto"/>
        <w:bottom w:val="none" w:sz="0" w:space="0" w:color="auto"/>
        <w:right w:val="none" w:sz="0" w:space="0" w:color="auto"/>
      </w:divBdr>
    </w:div>
    <w:div w:id="1833715387">
      <w:marLeft w:val="0"/>
      <w:marRight w:val="0"/>
      <w:marTop w:val="0"/>
      <w:marBottom w:val="0"/>
      <w:divBdr>
        <w:top w:val="none" w:sz="0" w:space="0" w:color="auto"/>
        <w:left w:val="none" w:sz="0" w:space="0" w:color="auto"/>
        <w:bottom w:val="none" w:sz="0" w:space="0" w:color="auto"/>
        <w:right w:val="none" w:sz="0" w:space="0" w:color="auto"/>
      </w:divBdr>
    </w:div>
    <w:div w:id="1833718540">
      <w:marLeft w:val="0"/>
      <w:marRight w:val="0"/>
      <w:marTop w:val="0"/>
      <w:marBottom w:val="0"/>
      <w:divBdr>
        <w:top w:val="none" w:sz="0" w:space="0" w:color="auto"/>
        <w:left w:val="none" w:sz="0" w:space="0" w:color="auto"/>
        <w:bottom w:val="none" w:sz="0" w:space="0" w:color="auto"/>
        <w:right w:val="none" w:sz="0" w:space="0" w:color="auto"/>
      </w:divBdr>
    </w:div>
    <w:div w:id="1833763889">
      <w:marLeft w:val="0"/>
      <w:marRight w:val="0"/>
      <w:marTop w:val="0"/>
      <w:marBottom w:val="0"/>
      <w:divBdr>
        <w:top w:val="none" w:sz="0" w:space="0" w:color="auto"/>
        <w:left w:val="none" w:sz="0" w:space="0" w:color="auto"/>
        <w:bottom w:val="none" w:sz="0" w:space="0" w:color="auto"/>
        <w:right w:val="none" w:sz="0" w:space="0" w:color="auto"/>
      </w:divBdr>
    </w:div>
    <w:div w:id="1833910793">
      <w:marLeft w:val="0"/>
      <w:marRight w:val="0"/>
      <w:marTop w:val="0"/>
      <w:marBottom w:val="0"/>
      <w:divBdr>
        <w:top w:val="none" w:sz="0" w:space="0" w:color="auto"/>
        <w:left w:val="none" w:sz="0" w:space="0" w:color="auto"/>
        <w:bottom w:val="none" w:sz="0" w:space="0" w:color="auto"/>
        <w:right w:val="none" w:sz="0" w:space="0" w:color="auto"/>
      </w:divBdr>
    </w:div>
    <w:div w:id="1833911750">
      <w:marLeft w:val="0"/>
      <w:marRight w:val="0"/>
      <w:marTop w:val="0"/>
      <w:marBottom w:val="0"/>
      <w:divBdr>
        <w:top w:val="none" w:sz="0" w:space="0" w:color="auto"/>
        <w:left w:val="none" w:sz="0" w:space="0" w:color="auto"/>
        <w:bottom w:val="none" w:sz="0" w:space="0" w:color="auto"/>
        <w:right w:val="none" w:sz="0" w:space="0" w:color="auto"/>
      </w:divBdr>
    </w:div>
    <w:div w:id="1833987599">
      <w:marLeft w:val="0"/>
      <w:marRight w:val="0"/>
      <w:marTop w:val="0"/>
      <w:marBottom w:val="0"/>
      <w:divBdr>
        <w:top w:val="none" w:sz="0" w:space="0" w:color="auto"/>
        <w:left w:val="none" w:sz="0" w:space="0" w:color="auto"/>
        <w:bottom w:val="none" w:sz="0" w:space="0" w:color="auto"/>
        <w:right w:val="none" w:sz="0" w:space="0" w:color="auto"/>
      </w:divBdr>
    </w:div>
    <w:div w:id="1834026725">
      <w:marLeft w:val="0"/>
      <w:marRight w:val="0"/>
      <w:marTop w:val="0"/>
      <w:marBottom w:val="0"/>
      <w:divBdr>
        <w:top w:val="none" w:sz="0" w:space="0" w:color="auto"/>
        <w:left w:val="none" w:sz="0" w:space="0" w:color="auto"/>
        <w:bottom w:val="none" w:sz="0" w:space="0" w:color="auto"/>
        <w:right w:val="none" w:sz="0" w:space="0" w:color="auto"/>
      </w:divBdr>
    </w:div>
    <w:div w:id="1834028419">
      <w:marLeft w:val="0"/>
      <w:marRight w:val="0"/>
      <w:marTop w:val="0"/>
      <w:marBottom w:val="0"/>
      <w:divBdr>
        <w:top w:val="none" w:sz="0" w:space="0" w:color="auto"/>
        <w:left w:val="none" w:sz="0" w:space="0" w:color="auto"/>
        <w:bottom w:val="none" w:sz="0" w:space="0" w:color="auto"/>
        <w:right w:val="none" w:sz="0" w:space="0" w:color="auto"/>
      </w:divBdr>
    </w:div>
    <w:div w:id="1834055987">
      <w:marLeft w:val="0"/>
      <w:marRight w:val="0"/>
      <w:marTop w:val="0"/>
      <w:marBottom w:val="0"/>
      <w:divBdr>
        <w:top w:val="none" w:sz="0" w:space="0" w:color="auto"/>
        <w:left w:val="none" w:sz="0" w:space="0" w:color="auto"/>
        <w:bottom w:val="none" w:sz="0" w:space="0" w:color="auto"/>
        <w:right w:val="none" w:sz="0" w:space="0" w:color="auto"/>
      </w:divBdr>
    </w:div>
    <w:div w:id="1834056384">
      <w:marLeft w:val="0"/>
      <w:marRight w:val="0"/>
      <w:marTop w:val="0"/>
      <w:marBottom w:val="0"/>
      <w:divBdr>
        <w:top w:val="none" w:sz="0" w:space="0" w:color="auto"/>
        <w:left w:val="none" w:sz="0" w:space="0" w:color="auto"/>
        <w:bottom w:val="none" w:sz="0" w:space="0" w:color="auto"/>
        <w:right w:val="none" w:sz="0" w:space="0" w:color="auto"/>
      </w:divBdr>
    </w:div>
    <w:div w:id="1834296192">
      <w:marLeft w:val="0"/>
      <w:marRight w:val="0"/>
      <w:marTop w:val="0"/>
      <w:marBottom w:val="0"/>
      <w:divBdr>
        <w:top w:val="none" w:sz="0" w:space="0" w:color="auto"/>
        <w:left w:val="none" w:sz="0" w:space="0" w:color="auto"/>
        <w:bottom w:val="none" w:sz="0" w:space="0" w:color="auto"/>
        <w:right w:val="none" w:sz="0" w:space="0" w:color="auto"/>
      </w:divBdr>
    </w:div>
    <w:div w:id="1834367841">
      <w:marLeft w:val="0"/>
      <w:marRight w:val="0"/>
      <w:marTop w:val="0"/>
      <w:marBottom w:val="0"/>
      <w:divBdr>
        <w:top w:val="none" w:sz="0" w:space="0" w:color="auto"/>
        <w:left w:val="none" w:sz="0" w:space="0" w:color="auto"/>
        <w:bottom w:val="none" w:sz="0" w:space="0" w:color="auto"/>
        <w:right w:val="none" w:sz="0" w:space="0" w:color="auto"/>
      </w:divBdr>
    </w:div>
    <w:div w:id="1834368145">
      <w:marLeft w:val="0"/>
      <w:marRight w:val="0"/>
      <w:marTop w:val="0"/>
      <w:marBottom w:val="0"/>
      <w:divBdr>
        <w:top w:val="none" w:sz="0" w:space="0" w:color="auto"/>
        <w:left w:val="none" w:sz="0" w:space="0" w:color="auto"/>
        <w:bottom w:val="none" w:sz="0" w:space="0" w:color="auto"/>
        <w:right w:val="none" w:sz="0" w:space="0" w:color="auto"/>
      </w:divBdr>
    </w:div>
    <w:div w:id="1834373147">
      <w:marLeft w:val="0"/>
      <w:marRight w:val="0"/>
      <w:marTop w:val="0"/>
      <w:marBottom w:val="0"/>
      <w:divBdr>
        <w:top w:val="none" w:sz="0" w:space="0" w:color="auto"/>
        <w:left w:val="none" w:sz="0" w:space="0" w:color="auto"/>
        <w:bottom w:val="none" w:sz="0" w:space="0" w:color="auto"/>
        <w:right w:val="none" w:sz="0" w:space="0" w:color="auto"/>
      </w:divBdr>
    </w:div>
    <w:div w:id="1834442989">
      <w:marLeft w:val="0"/>
      <w:marRight w:val="0"/>
      <w:marTop w:val="0"/>
      <w:marBottom w:val="0"/>
      <w:divBdr>
        <w:top w:val="none" w:sz="0" w:space="0" w:color="auto"/>
        <w:left w:val="none" w:sz="0" w:space="0" w:color="auto"/>
        <w:bottom w:val="none" w:sz="0" w:space="0" w:color="auto"/>
        <w:right w:val="none" w:sz="0" w:space="0" w:color="auto"/>
      </w:divBdr>
    </w:div>
    <w:div w:id="1834486784">
      <w:bodyDiv w:val="1"/>
      <w:marLeft w:val="0"/>
      <w:marRight w:val="0"/>
      <w:marTop w:val="0"/>
      <w:marBottom w:val="0"/>
      <w:divBdr>
        <w:top w:val="none" w:sz="0" w:space="0" w:color="auto"/>
        <w:left w:val="none" w:sz="0" w:space="0" w:color="auto"/>
        <w:bottom w:val="none" w:sz="0" w:space="0" w:color="auto"/>
        <w:right w:val="none" w:sz="0" w:space="0" w:color="auto"/>
      </w:divBdr>
    </w:div>
    <w:div w:id="1834490767">
      <w:marLeft w:val="0"/>
      <w:marRight w:val="0"/>
      <w:marTop w:val="0"/>
      <w:marBottom w:val="0"/>
      <w:divBdr>
        <w:top w:val="none" w:sz="0" w:space="0" w:color="auto"/>
        <w:left w:val="none" w:sz="0" w:space="0" w:color="auto"/>
        <w:bottom w:val="none" w:sz="0" w:space="0" w:color="auto"/>
        <w:right w:val="none" w:sz="0" w:space="0" w:color="auto"/>
      </w:divBdr>
    </w:div>
    <w:div w:id="1834493235">
      <w:marLeft w:val="0"/>
      <w:marRight w:val="0"/>
      <w:marTop w:val="0"/>
      <w:marBottom w:val="0"/>
      <w:divBdr>
        <w:top w:val="none" w:sz="0" w:space="0" w:color="auto"/>
        <w:left w:val="none" w:sz="0" w:space="0" w:color="auto"/>
        <w:bottom w:val="none" w:sz="0" w:space="0" w:color="auto"/>
        <w:right w:val="none" w:sz="0" w:space="0" w:color="auto"/>
      </w:divBdr>
    </w:div>
    <w:div w:id="1834640802">
      <w:marLeft w:val="0"/>
      <w:marRight w:val="0"/>
      <w:marTop w:val="0"/>
      <w:marBottom w:val="0"/>
      <w:divBdr>
        <w:top w:val="none" w:sz="0" w:space="0" w:color="auto"/>
        <w:left w:val="none" w:sz="0" w:space="0" w:color="auto"/>
        <w:bottom w:val="none" w:sz="0" w:space="0" w:color="auto"/>
        <w:right w:val="none" w:sz="0" w:space="0" w:color="auto"/>
      </w:divBdr>
    </w:div>
    <w:div w:id="1834684642">
      <w:marLeft w:val="0"/>
      <w:marRight w:val="0"/>
      <w:marTop w:val="0"/>
      <w:marBottom w:val="0"/>
      <w:divBdr>
        <w:top w:val="none" w:sz="0" w:space="0" w:color="auto"/>
        <w:left w:val="none" w:sz="0" w:space="0" w:color="auto"/>
        <w:bottom w:val="none" w:sz="0" w:space="0" w:color="auto"/>
        <w:right w:val="none" w:sz="0" w:space="0" w:color="auto"/>
      </w:divBdr>
    </w:div>
    <w:div w:id="1834687895">
      <w:marLeft w:val="0"/>
      <w:marRight w:val="0"/>
      <w:marTop w:val="0"/>
      <w:marBottom w:val="0"/>
      <w:divBdr>
        <w:top w:val="none" w:sz="0" w:space="0" w:color="auto"/>
        <w:left w:val="none" w:sz="0" w:space="0" w:color="auto"/>
        <w:bottom w:val="none" w:sz="0" w:space="0" w:color="auto"/>
        <w:right w:val="none" w:sz="0" w:space="0" w:color="auto"/>
      </w:divBdr>
    </w:div>
    <w:div w:id="1834762874">
      <w:marLeft w:val="0"/>
      <w:marRight w:val="0"/>
      <w:marTop w:val="0"/>
      <w:marBottom w:val="0"/>
      <w:divBdr>
        <w:top w:val="none" w:sz="0" w:space="0" w:color="auto"/>
        <w:left w:val="none" w:sz="0" w:space="0" w:color="auto"/>
        <w:bottom w:val="none" w:sz="0" w:space="0" w:color="auto"/>
        <w:right w:val="none" w:sz="0" w:space="0" w:color="auto"/>
      </w:divBdr>
    </w:div>
    <w:div w:id="1834832350">
      <w:marLeft w:val="0"/>
      <w:marRight w:val="0"/>
      <w:marTop w:val="0"/>
      <w:marBottom w:val="0"/>
      <w:divBdr>
        <w:top w:val="none" w:sz="0" w:space="0" w:color="auto"/>
        <w:left w:val="none" w:sz="0" w:space="0" w:color="auto"/>
        <w:bottom w:val="none" w:sz="0" w:space="0" w:color="auto"/>
        <w:right w:val="none" w:sz="0" w:space="0" w:color="auto"/>
      </w:divBdr>
    </w:div>
    <w:div w:id="1834905136">
      <w:marLeft w:val="0"/>
      <w:marRight w:val="0"/>
      <w:marTop w:val="0"/>
      <w:marBottom w:val="0"/>
      <w:divBdr>
        <w:top w:val="none" w:sz="0" w:space="0" w:color="auto"/>
        <w:left w:val="none" w:sz="0" w:space="0" w:color="auto"/>
        <w:bottom w:val="none" w:sz="0" w:space="0" w:color="auto"/>
        <w:right w:val="none" w:sz="0" w:space="0" w:color="auto"/>
      </w:divBdr>
    </w:div>
    <w:div w:id="1835023476">
      <w:marLeft w:val="0"/>
      <w:marRight w:val="0"/>
      <w:marTop w:val="0"/>
      <w:marBottom w:val="0"/>
      <w:divBdr>
        <w:top w:val="none" w:sz="0" w:space="0" w:color="auto"/>
        <w:left w:val="none" w:sz="0" w:space="0" w:color="auto"/>
        <w:bottom w:val="none" w:sz="0" w:space="0" w:color="auto"/>
        <w:right w:val="none" w:sz="0" w:space="0" w:color="auto"/>
      </w:divBdr>
    </w:div>
    <w:div w:id="1835027229">
      <w:marLeft w:val="0"/>
      <w:marRight w:val="0"/>
      <w:marTop w:val="0"/>
      <w:marBottom w:val="0"/>
      <w:divBdr>
        <w:top w:val="none" w:sz="0" w:space="0" w:color="auto"/>
        <w:left w:val="none" w:sz="0" w:space="0" w:color="auto"/>
        <w:bottom w:val="none" w:sz="0" w:space="0" w:color="auto"/>
        <w:right w:val="none" w:sz="0" w:space="0" w:color="auto"/>
      </w:divBdr>
    </w:div>
    <w:div w:id="1835141693">
      <w:marLeft w:val="0"/>
      <w:marRight w:val="0"/>
      <w:marTop w:val="0"/>
      <w:marBottom w:val="0"/>
      <w:divBdr>
        <w:top w:val="none" w:sz="0" w:space="0" w:color="auto"/>
        <w:left w:val="none" w:sz="0" w:space="0" w:color="auto"/>
        <w:bottom w:val="none" w:sz="0" w:space="0" w:color="auto"/>
        <w:right w:val="none" w:sz="0" w:space="0" w:color="auto"/>
      </w:divBdr>
    </w:div>
    <w:div w:id="1835145421">
      <w:marLeft w:val="0"/>
      <w:marRight w:val="0"/>
      <w:marTop w:val="0"/>
      <w:marBottom w:val="0"/>
      <w:divBdr>
        <w:top w:val="none" w:sz="0" w:space="0" w:color="auto"/>
        <w:left w:val="none" w:sz="0" w:space="0" w:color="auto"/>
        <w:bottom w:val="none" w:sz="0" w:space="0" w:color="auto"/>
        <w:right w:val="none" w:sz="0" w:space="0" w:color="auto"/>
      </w:divBdr>
    </w:div>
    <w:div w:id="1835218640">
      <w:marLeft w:val="0"/>
      <w:marRight w:val="0"/>
      <w:marTop w:val="0"/>
      <w:marBottom w:val="0"/>
      <w:divBdr>
        <w:top w:val="none" w:sz="0" w:space="0" w:color="auto"/>
        <w:left w:val="none" w:sz="0" w:space="0" w:color="auto"/>
        <w:bottom w:val="none" w:sz="0" w:space="0" w:color="auto"/>
        <w:right w:val="none" w:sz="0" w:space="0" w:color="auto"/>
      </w:divBdr>
    </w:div>
    <w:div w:id="1835224369">
      <w:marLeft w:val="0"/>
      <w:marRight w:val="0"/>
      <w:marTop w:val="0"/>
      <w:marBottom w:val="0"/>
      <w:divBdr>
        <w:top w:val="none" w:sz="0" w:space="0" w:color="auto"/>
        <w:left w:val="none" w:sz="0" w:space="0" w:color="auto"/>
        <w:bottom w:val="none" w:sz="0" w:space="0" w:color="auto"/>
        <w:right w:val="none" w:sz="0" w:space="0" w:color="auto"/>
      </w:divBdr>
    </w:div>
    <w:div w:id="1835295612">
      <w:marLeft w:val="0"/>
      <w:marRight w:val="0"/>
      <w:marTop w:val="0"/>
      <w:marBottom w:val="0"/>
      <w:divBdr>
        <w:top w:val="none" w:sz="0" w:space="0" w:color="auto"/>
        <w:left w:val="none" w:sz="0" w:space="0" w:color="auto"/>
        <w:bottom w:val="none" w:sz="0" w:space="0" w:color="auto"/>
        <w:right w:val="none" w:sz="0" w:space="0" w:color="auto"/>
      </w:divBdr>
    </w:div>
    <w:div w:id="1835337420">
      <w:marLeft w:val="0"/>
      <w:marRight w:val="0"/>
      <w:marTop w:val="0"/>
      <w:marBottom w:val="0"/>
      <w:divBdr>
        <w:top w:val="none" w:sz="0" w:space="0" w:color="auto"/>
        <w:left w:val="none" w:sz="0" w:space="0" w:color="auto"/>
        <w:bottom w:val="none" w:sz="0" w:space="0" w:color="auto"/>
        <w:right w:val="none" w:sz="0" w:space="0" w:color="auto"/>
      </w:divBdr>
    </w:div>
    <w:div w:id="1835338257">
      <w:marLeft w:val="0"/>
      <w:marRight w:val="0"/>
      <w:marTop w:val="0"/>
      <w:marBottom w:val="0"/>
      <w:divBdr>
        <w:top w:val="none" w:sz="0" w:space="0" w:color="auto"/>
        <w:left w:val="none" w:sz="0" w:space="0" w:color="auto"/>
        <w:bottom w:val="none" w:sz="0" w:space="0" w:color="auto"/>
        <w:right w:val="none" w:sz="0" w:space="0" w:color="auto"/>
      </w:divBdr>
    </w:div>
    <w:div w:id="1835603912">
      <w:marLeft w:val="0"/>
      <w:marRight w:val="0"/>
      <w:marTop w:val="0"/>
      <w:marBottom w:val="0"/>
      <w:divBdr>
        <w:top w:val="none" w:sz="0" w:space="0" w:color="auto"/>
        <w:left w:val="none" w:sz="0" w:space="0" w:color="auto"/>
        <w:bottom w:val="none" w:sz="0" w:space="0" w:color="auto"/>
        <w:right w:val="none" w:sz="0" w:space="0" w:color="auto"/>
      </w:divBdr>
    </w:div>
    <w:div w:id="1835606441">
      <w:marLeft w:val="0"/>
      <w:marRight w:val="0"/>
      <w:marTop w:val="0"/>
      <w:marBottom w:val="0"/>
      <w:divBdr>
        <w:top w:val="none" w:sz="0" w:space="0" w:color="auto"/>
        <w:left w:val="none" w:sz="0" w:space="0" w:color="auto"/>
        <w:bottom w:val="none" w:sz="0" w:space="0" w:color="auto"/>
        <w:right w:val="none" w:sz="0" w:space="0" w:color="auto"/>
      </w:divBdr>
    </w:div>
    <w:div w:id="1835755054">
      <w:marLeft w:val="0"/>
      <w:marRight w:val="0"/>
      <w:marTop w:val="0"/>
      <w:marBottom w:val="0"/>
      <w:divBdr>
        <w:top w:val="none" w:sz="0" w:space="0" w:color="auto"/>
        <w:left w:val="none" w:sz="0" w:space="0" w:color="auto"/>
        <w:bottom w:val="none" w:sz="0" w:space="0" w:color="auto"/>
        <w:right w:val="none" w:sz="0" w:space="0" w:color="auto"/>
      </w:divBdr>
    </w:div>
    <w:div w:id="1835802091">
      <w:marLeft w:val="0"/>
      <w:marRight w:val="0"/>
      <w:marTop w:val="0"/>
      <w:marBottom w:val="0"/>
      <w:divBdr>
        <w:top w:val="none" w:sz="0" w:space="0" w:color="auto"/>
        <w:left w:val="none" w:sz="0" w:space="0" w:color="auto"/>
        <w:bottom w:val="none" w:sz="0" w:space="0" w:color="auto"/>
        <w:right w:val="none" w:sz="0" w:space="0" w:color="auto"/>
      </w:divBdr>
    </w:div>
    <w:div w:id="1835804816">
      <w:marLeft w:val="0"/>
      <w:marRight w:val="0"/>
      <w:marTop w:val="0"/>
      <w:marBottom w:val="0"/>
      <w:divBdr>
        <w:top w:val="none" w:sz="0" w:space="0" w:color="auto"/>
        <w:left w:val="none" w:sz="0" w:space="0" w:color="auto"/>
        <w:bottom w:val="none" w:sz="0" w:space="0" w:color="auto"/>
        <w:right w:val="none" w:sz="0" w:space="0" w:color="auto"/>
      </w:divBdr>
    </w:div>
    <w:div w:id="1835876070">
      <w:marLeft w:val="0"/>
      <w:marRight w:val="0"/>
      <w:marTop w:val="0"/>
      <w:marBottom w:val="0"/>
      <w:divBdr>
        <w:top w:val="none" w:sz="0" w:space="0" w:color="auto"/>
        <w:left w:val="none" w:sz="0" w:space="0" w:color="auto"/>
        <w:bottom w:val="none" w:sz="0" w:space="0" w:color="auto"/>
        <w:right w:val="none" w:sz="0" w:space="0" w:color="auto"/>
      </w:divBdr>
    </w:div>
    <w:div w:id="1835877224">
      <w:marLeft w:val="0"/>
      <w:marRight w:val="0"/>
      <w:marTop w:val="0"/>
      <w:marBottom w:val="0"/>
      <w:divBdr>
        <w:top w:val="none" w:sz="0" w:space="0" w:color="auto"/>
        <w:left w:val="none" w:sz="0" w:space="0" w:color="auto"/>
        <w:bottom w:val="none" w:sz="0" w:space="0" w:color="auto"/>
        <w:right w:val="none" w:sz="0" w:space="0" w:color="auto"/>
      </w:divBdr>
    </w:div>
    <w:div w:id="1836022642">
      <w:marLeft w:val="0"/>
      <w:marRight w:val="0"/>
      <w:marTop w:val="0"/>
      <w:marBottom w:val="0"/>
      <w:divBdr>
        <w:top w:val="none" w:sz="0" w:space="0" w:color="auto"/>
        <w:left w:val="none" w:sz="0" w:space="0" w:color="auto"/>
        <w:bottom w:val="none" w:sz="0" w:space="0" w:color="auto"/>
        <w:right w:val="none" w:sz="0" w:space="0" w:color="auto"/>
      </w:divBdr>
    </w:div>
    <w:div w:id="1836141614">
      <w:marLeft w:val="0"/>
      <w:marRight w:val="0"/>
      <w:marTop w:val="0"/>
      <w:marBottom w:val="0"/>
      <w:divBdr>
        <w:top w:val="none" w:sz="0" w:space="0" w:color="auto"/>
        <w:left w:val="none" w:sz="0" w:space="0" w:color="auto"/>
        <w:bottom w:val="none" w:sz="0" w:space="0" w:color="auto"/>
        <w:right w:val="none" w:sz="0" w:space="0" w:color="auto"/>
      </w:divBdr>
    </w:div>
    <w:div w:id="1836143567">
      <w:marLeft w:val="0"/>
      <w:marRight w:val="0"/>
      <w:marTop w:val="0"/>
      <w:marBottom w:val="0"/>
      <w:divBdr>
        <w:top w:val="none" w:sz="0" w:space="0" w:color="auto"/>
        <w:left w:val="none" w:sz="0" w:space="0" w:color="auto"/>
        <w:bottom w:val="none" w:sz="0" w:space="0" w:color="auto"/>
        <w:right w:val="none" w:sz="0" w:space="0" w:color="auto"/>
      </w:divBdr>
    </w:div>
    <w:div w:id="1836145784">
      <w:marLeft w:val="0"/>
      <w:marRight w:val="0"/>
      <w:marTop w:val="0"/>
      <w:marBottom w:val="0"/>
      <w:divBdr>
        <w:top w:val="none" w:sz="0" w:space="0" w:color="auto"/>
        <w:left w:val="none" w:sz="0" w:space="0" w:color="auto"/>
        <w:bottom w:val="none" w:sz="0" w:space="0" w:color="auto"/>
        <w:right w:val="none" w:sz="0" w:space="0" w:color="auto"/>
      </w:divBdr>
    </w:div>
    <w:div w:id="1836188136">
      <w:marLeft w:val="0"/>
      <w:marRight w:val="0"/>
      <w:marTop w:val="0"/>
      <w:marBottom w:val="0"/>
      <w:divBdr>
        <w:top w:val="none" w:sz="0" w:space="0" w:color="auto"/>
        <w:left w:val="none" w:sz="0" w:space="0" w:color="auto"/>
        <w:bottom w:val="none" w:sz="0" w:space="0" w:color="auto"/>
        <w:right w:val="none" w:sz="0" w:space="0" w:color="auto"/>
      </w:divBdr>
    </w:div>
    <w:div w:id="1836217201">
      <w:marLeft w:val="0"/>
      <w:marRight w:val="0"/>
      <w:marTop w:val="0"/>
      <w:marBottom w:val="0"/>
      <w:divBdr>
        <w:top w:val="none" w:sz="0" w:space="0" w:color="auto"/>
        <w:left w:val="none" w:sz="0" w:space="0" w:color="auto"/>
        <w:bottom w:val="none" w:sz="0" w:space="0" w:color="auto"/>
        <w:right w:val="none" w:sz="0" w:space="0" w:color="auto"/>
      </w:divBdr>
    </w:div>
    <w:div w:id="1836259329">
      <w:marLeft w:val="0"/>
      <w:marRight w:val="0"/>
      <w:marTop w:val="0"/>
      <w:marBottom w:val="0"/>
      <w:divBdr>
        <w:top w:val="none" w:sz="0" w:space="0" w:color="auto"/>
        <w:left w:val="none" w:sz="0" w:space="0" w:color="auto"/>
        <w:bottom w:val="none" w:sz="0" w:space="0" w:color="auto"/>
        <w:right w:val="none" w:sz="0" w:space="0" w:color="auto"/>
      </w:divBdr>
    </w:div>
    <w:div w:id="1836264519">
      <w:marLeft w:val="0"/>
      <w:marRight w:val="0"/>
      <w:marTop w:val="0"/>
      <w:marBottom w:val="0"/>
      <w:divBdr>
        <w:top w:val="none" w:sz="0" w:space="0" w:color="auto"/>
        <w:left w:val="none" w:sz="0" w:space="0" w:color="auto"/>
        <w:bottom w:val="none" w:sz="0" w:space="0" w:color="auto"/>
        <w:right w:val="none" w:sz="0" w:space="0" w:color="auto"/>
      </w:divBdr>
    </w:div>
    <w:div w:id="1836342022">
      <w:marLeft w:val="0"/>
      <w:marRight w:val="0"/>
      <w:marTop w:val="0"/>
      <w:marBottom w:val="0"/>
      <w:divBdr>
        <w:top w:val="none" w:sz="0" w:space="0" w:color="auto"/>
        <w:left w:val="none" w:sz="0" w:space="0" w:color="auto"/>
        <w:bottom w:val="none" w:sz="0" w:space="0" w:color="auto"/>
        <w:right w:val="none" w:sz="0" w:space="0" w:color="auto"/>
      </w:divBdr>
    </w:div>
    <w:div w:id="1836411310">
      <w:marLeft w:val="0"/>
      <w:marRight w:val="0"/>
      <w:marTop w:val="0"/>
      <w:marBottom w:val="0"/>
      <w:divBdr>
        <w:top w:val="none" w:sz="0" w:space="0" w:color="auto"/>
        <w:left w:val="none" w:sz="0" w:space="0" w:color="auto"/>
        <w:bottom w:val="none" w:sz="0" w:space="0" w:color="auto"/>
        <w:right w:val="none" w:sz="0" w:space="0" w:color="auto"/>
      </w:divBdr>
    </w:div>
    <w:div w:id="1836528785">
      <w:marLeft w:val="0"/>
      <w:marRight w:val="0"/>
      <w:marTop w:val="0"/>
      <w:marBottom w:val="0"/>
      <w:divBdr>
        <w:top w:val="none" w:sz="0" w:space="0" w:color="auto"/>
        <w:left w:val="none" w:sz="0" w:space="0" w:color="auto"/>
        <w:bottom w:val="none" w:sz="0" w:space="0" w:color="auto"/>
        <w:right w:val="none" w:sz="0" w:space="0" w:color="auto"/>
      </w:divBdr>
    </w:div>
    <w:div w:id="1836605981">
      <w:marLeft w:val="0"/>
      <w:marRight w:val="0"/>
      <w:marTop w:val="0"/>
      <w:marBottom w:val="0"/>
      <w:divBdr>
        <w:top w:val="none" w:sz="0" w:space="0" w:color="auto"/>
        <w:left w:val="none" w:sz="0" w:space="0" w:color="auto"/>
        <w:bottom w:val="none" w:sz="0" w:space="0" w:color="auto"/>
        <w:right w:val="none" w:sz="0" w:space="0" w:color="auto"/>
      </w:divBdr>
    </w:div>
    <w:div w:id="1836606582">
      <w:marLeft w:val="0"/>
      <w:marRight w:val="0"/>
      <w:marTop w:val="0"/>
      <w:marBottom w:val="0"/>
      <w:divBdr>
        <w:top w:val="none" w:sz="0" w:space="0" w:color="auto"/>
        <w:left w:val="none" w:sz="0" w:space="0" w:color="auto"/>
        <w:bottom w:val="none" w:sz="0" w:space="0" w:color="auto"/>
        <w:right w:val="none" w:sz="0" w:space="0" w:color="auto"/>
      </w:divBdr>
    </w:div>
    <w:div w:id="1836610277">
      <w:marLeft w:val="0"/>
      <w:marRight w:val="0"/>
      <w:marTop w:val="0"/>
      <w:marBottom w:val="0"/>
      <w:divBdr>
        <w:top w:val="none" w:sz="0" w:space="0" w:color="auto"/>
        <w:left w:val="none" w:sz="0" w:space="0" w:color="auto"/>
        <w:bottom w:val="none" w:sz="0" w:space="0" w:color="auto"/>
        <w:right w:val="none" w:sz="0" w:space="0" w:color="auto"/>
      </w:divBdr>
    </w:div>
    <w:div w:id="1836721625">
      <w:marLeft w:val="0"/>
      <w:marRight w:val="0"/>
      <w:marTop w:val="0"/>
      <w:marBottom w:val="0"/>
      <w:divBdr>
        <w:top w:val="none" w:sz="0" w:space="0" w:color="auto"/>
        <w:left w:val="none" w:sz="0" w:space="0" w:color="auto"/>
        <w:bottom w:val="none" w:sz="0" w:space="0" w:color="auto"/>
        <w:right w:val="none" w:sz="0" w:space="0" w:color="auto"/>
      </w:divBdr>
    </w:div>
    <w:div w:id="1836913862">
      <w:marLeft w:val="0"/>
      <w:marRight w:val="0"/>
      <w:marTop w:val="0"/>
      <w:marBottom w:val="0"/>
      <w:divBdr>
        <w:top w:val="none" w:sz="0" w:space="0" w:color="auto"/>
        <w:left w:val="none" w:sz="0" w:space="0" w:color="auto"/>
        <w:bottom w:val="none" w:sz="0" w:space="0" w:color="auto"/>
        <w:right w:val="none" w:sz="0" w:space="0" w:color="auto"/>
      </w:divBdr>
    </w:div>
    <w:div w:id="1836991485">
      <w:marLeft w:val="0"/>
      <w:marRight w:val="0"/>
      <w:marTop w:val="0"/>
      <w:marBottom w:val="0"/>
      <w:divBdr>
        <w:top w:val="none" w:sz="0" w:space="0" w:color="auto"/>
        <w:left w:val="none" w:sz="0" w:space="0" w:color="auto"/>
        <w:bottom w:val="none" w:sz="0" w:space="0" w:color="auto"/>
        <w:right w:val="none" w:sz="0" w:space="0" w:color="auto"/>
      </w:divBdr>
    </w:div>
    <w:div w:id="1837070967">
      <w:marLeft w:val="0"/>
      <w:marRight w:val="0"/>
      <w:marTop w:val="0"/>
      <w:marBottom w:val="0"/>
      <w:divBdr>
        <w:top w:val="none" w:sz="0" w:space="0" w:color="auto"/>
        <w:left w:val="none" w:sz="0" w:space="0" w:color="auto"/>
        <w:bottom w:val="none" w:sz="0" w:space="0" w:color="auto"/>
        <w:right w:val="none" w:sz="0" w:space="0" w:color="auto"/>
      </w:divBdr>
    </w:div>
    <w:div w:id="1837189197">
      <w:marLeft w:val="0"/>
      <w:marRight w:val="0"/>
      <w:marTop w:val="0"/>
      <w:marBottom w:val="0"/>
      <w:divBdr>
        <w:top w:val="none" w:sz="0" w:space="0" w:color="auto"/>
        <w:left w:val="none" w:sz="0" w:space="0" w:color="auto"/>
        <w:bottom w:val="none" w:sz="0" w:space="0" w:color="auto"/>
        <w:right w:val="none" w:sz="0" w:space="0" w:color="auto"/>
      </w:divBdr>
    </w:div>
    <w:div w:id="1837265540">
      <w:marLeft w:val="0"/>
      <w:marRight w:val="0"/>
      <w:marTop w:val="0"/>
      <w:marBottom w:val="0"/>
      <w:divBdr>
        <w:top w:val="none" w:sz="0" w:space="0" w:color="auto"/>
        <w:left w:val="none" w:sz="0" w:space="0" w:color="auto"/>
        <w:bottom w:val="none" w:sz="0" w:space="0" w:color="auto"/>
        <w:right w:val="none" w:sz="0" w:space="0" w:color="auto"/>
      </w:divBdr>
    </w:div>
    <w:div w:id="1837266133">
      <w:marLeft w:val="0"/>
      <w:marRight w:val="0"/>
      <w:marTop w:val="0"/>
      <w:marBottom w:val="0"/>
      <w:divBdr>
        <w:top w:val="none" w:sz="0" w:space="0" w:color="auto"/>
        <w:left w:val="none" w:sz="0" w:space="0" w:color="auto"/>
        <w:bottom w:val="none" w:sz="0" w:space="0" w:color="auto"/>
        <w:right w:val="none" w:sz="0" w:space="0" w:color="auto"/>
      </w:divBdr>
    </w:div>
    <w:div w:id="1837306296">
      <w:marLeft w:val="0"/>
      <w:marRight w:val="0"/>
      <w:marTop w:val="0"/>
      <w:marBottom w:val="0"/>
      <w:divBdr>
        <w:top w:val="none" w:sz="0" w:space="0" w:color="auto"/>
        <w:left w:val="none" w:sz="0" w:space="0" w:color="auto"/>
        <w:bottom w:val="none" w:sz="0" w:space="0" w:color="auto"/>
        <w:right w:val="none" w:sz="0" w:space="0" w:color="auto"/>
      </w:divBdr>
    </w:div>
    <w:div w:id="1837308637">
      <w:marLeft w:val="0"/>
      <w:marRight w:val="0"/>
      <w:marTop w:val="0"/>
      <w:marBottom w:val="0"/>
      <w:divBdr>
        <w:top w:val="none" w:sz="0" w:space="0" w:color="auto"/>
        <w:left w:val="none" w:sz="0" w:space="0" w:color="auto"/>
        <w:bottom w:val="none" w:sz="0" w:space="0" w:color="auto"/>
        <w:right w:val="none" w:sz="0" w:space="0" w:color="auto"/>
      </w:divBdr>
    </w:div>
    <w:div w:id="1837379873">
      <w:marLeft w:val="0"/>
      <w:marRight w:val="0"/>
      <w:marTop w:val="0"/>
      <w:marBottom w:val="0"/>
      <w:divBdr>
        <w:top w:val="none" w:sz="0" w:space="0" w:color="auto"/>
        <w:left w:val="none" w:sz="0" w:space="0" w:color="auto"/>
        <w:bottom w:val="none" w:sz="0" w:space="0" w:color="auto"/>
        <w:right w:val="none" w:sz="0" w:space="0" w:color="auto"/>
      </w:divBdr>
    </w:div>
    <w:div w:id="1837454685">
      <w:bodyDiv w:val="1"/>
      <w:marLeft w:val="0"/>
      <w:marRight w:val="0"/>
      <w:marTop w:val="0"/>
      <w:marBottom w:val="0"/>
      <w:divBdr>
        <w:top w:val="none" w:sz="0" w:space="0" w:color="auto"/>
        <w:left w:val="none" w:sz="0" w:space="0" w:color="auto"/>
        <w:bottom w:val="none" w:sz="0" w:space="0" w:color="auto"/>
        <w:right w:val="none" w:sz="0" w:space="0" w:color="auto"/>
      </w:divBdr>
    </w:div>
    <w:div w:id="1837568788">
      <w:marLeft w:val="0"/>
      <w:marRight w:val="0"/>
      <w:marTop w:val="0"/>
      <w:marBottom w:val="0"/>
      <w:divBdr>
        <w:top w:val="none" w:sz="0" w:space="0" w:color="auto"/>
        <w:left w:val="none" w:sz="0" w:space="0" w:color="auto"/>
        <w:bottom w:val="none" w:sz="0" w:space="0" w:color="auto"/>
        <w:right w:val="none" w:sz="0" w:space="0" w:color="auto"/>
      </w:divBdr>
    </w:div>
    <w:div w:id="1837646404">
      <w:marLeft w:val="0"/>
      <w:marRight w:val="0"/>
      <w:marTop w:val="0"/>
      <w:marBottom w:val="0"/>
      <w:divBdr>
        <w:top w:val="none" w:sz="0" w:space="0" w:color="auto"/>
        <w:left w:val="none" w:sz="0" w:space="0" w:color="auto"/>
        <w:bottom w:val="none" w:sz="0" w:space="0" w:color="auto"/>
        <w:right w:val="none" w:sz="0" w:space="0" w:color="auto"/>
      </w:divBdr>
    </w:div>
    <w:div w:id="1837647988">
      <w:marLeft w:val="0"/>
      <w:marRight w:val="0"/>
      <w:marTop w:val="0"/>
      <w:marBottom w:val="0"/>
      <w:divBdr>
        <w:top w:val="none" w:sz="0" w:space="0" w:color="auto"/>
        <w:left w:val="none" w:sz="0" w:space="0" w:color="auto"/>
        <w:bottom w:val="none" w:sz="0" w:space="0" w:color="auto"/>
        <w:right w:val="none" w:sz="0" w:space="0" w:color="auto"/>
      </w:divBdr>
    </w:div>
    <w:div w:id="1837722040">
      <w:marLeft w:val="0"/>
      <w:marRight w:val="0"/>
      <w:marTop w:val="0"/>
      <w:marBottom w:val="0"/>
      <w:divBdr>
        <w:top w:val="none" w:sz="0" w:space="0" w:color="auto"/>
        <w:left w:val="none" w:sz="0" w:space="0" w:color="auto"/>
        <w:bottom w:val="none" w:sz="0" w:space="0" w:color="auto"/>
        <w:right w:val="none" w:sz="0" w:space="0" w:color="auto"/>
      </w:divBdr>
    </w:div>
    <w:div w:id="1837764532">
      <w:marLeft w:val="0"/>
      <w:marRight w:val="0"/>
      <w:marTop w:val="0"/>
      <w:marBottom w:val="0"/>
      <w:divBdr>
        <w:top w:val="none" w:sz="0" w:space="0" w:color="auto"/>
        <w:left w:val="none" w:sz="0" w:space="0" w:color="auto"/>
        <w:bottom w:val="none" w:sz="0" w:space="0" w:color="auto"/>
        <w:right w:val="none" w:sz="0" w:space="0" w:color="auto"/>
      </w:divBdr>
    </w:div>
    <w:div w:id="1837846286">
      <w:bodyDiv w:val="1"/>
      <w:marLeft w:val="0"/>
      <w:marRight w:val="0"/>
      <w:marTop w:val="0"/>
      <w:marBottom w:val="0"/>
      <w:divBdr>
        <w:top w:val="none" w:sz="0" w:space="0" w:color="auto"/>
        <w:left w:val="none" w:sz="0" w:space="0" w:color="auto"/>
        <w:bottom w:val="none" w:sz="0" w:space="0" w:color="auto"/>
        <w:right w:val="none" w:sz="0" w:space="0" w:color="auto"/>
      </w:divBdr>
    </w:div>
    <w:div w:id="1837916008">
      <w:marLeft w:val="0"/>
      <w:marRight w:val="0"/>
      <w:marTop w:val="0"/>
      <w:marBottom w:val="0"/>
      <w:divBdr>
        <w:top w:val="none" w:sz="0" w:space="0" w:color="auto"/>
        <w:left w:val="none" w:sz="0" w:space="0" w:color="auto"/>
        <w:bottom w:val="none" w:sz="0" w:space="0" w:color="auto"/>
        <w:right w:val="none" w:sz="0" w:space="0" w:color="auto"/>
      </w:divBdr>
    </w:div>
    <w:div w:id="1837962900">
      <w:marLeft w:val="0"/>
      <w:marRight w:val="0"/>
      <w:marTop w:val="0"/>
      <w:marBottom w:val="0"/>
      <w:divBdr>
        <w:top w:val="none" w:sz="0" w:space="0" w:color="auto"/>
        <w:left w:val="none" w:sz="0" w:space="0" w:color="auto"/>
        <w:bottom w:val="none" w:sz="0" w:space="0" w:color="auto"/>
        <w:right w:val="none" w:sz="0" w:space="0" w:color="auto"/>
      </w:divBdr>
    </w:div>
    <w:div w:id="1838113109">
      <w:marLeft w:val="0"/>
      <w:marRight w:val="0"/>
      <w:marTop w:val="0"/>
      <w:marBottom w:val="0"/>
      <w:divBdr>
        <w:top w:val="none" w:sz="0" w:space="0" w:color="auto"/>
        <w:left w:val="none" w:sz="0" w:space="0" w:color="auto"/>
        <w:bottom w:val="none" w:sz="0" w:space="0" w:color="auto"/>
        <w:right w:val="none" w:sz="0" w:space="0" w:color="auto"/>
      </w:divBdr>
    </w:div>
    <w:div w:id="1838302289">
      <w:marLeft w:val="0"/>
      <w:marRight w:val="0"/>
      <w:marTop w:val="0"/>
      <w:marBottom w:val="0"/>
      <w:divBdr>
        <w:top w:val="none" w:sz="0" w:space="0" w:color="auto"/>
        <w:left w:val="none" w:sz="0" w:space="0" w:color="auto"/>
        <w:bottom w:val="none" w:sz="0" w:space="0" w:color="auto"/>
        <w:right w:val="none" w:sz="0" w:space="0" w:color="auto"/>
      </w:divBdr>
    </w:div>
    <w:div w:id="1838380918">
      <w:marLeft w:val="0"/>
      <w:marRight w:val="0"/>
      <w:marTop w:val="0"/>
      <w:marBottom w:val="0"/>
      <w:divBdr>
        <w:top w:val="none" w:sz="0" w:space="0" w:color="auto"/>
        <w:left w:val="none" w:sz="0" w:space="0" w:color="auto"/>
        <w:bottom w:val="none" w:sz="0" w:space="0" w:color="auto"/>
        <w:right w:val="none" w:sz="0" w:space="0" w:color="auto"/>
      </w:divBdr>
    </w:div>
    <w:div w:id="1838420581">
      <w:marLeft w:val="0"/>
      <w:marRight w:val="0"/>
      <w:marTop w:val="0"/>
      <w:marBottom w:val="0"/>
      <w:divBdr>
        <w:top w:val="none" w:sz="0" w:space="0" w:color="auto"/>
        <w:left w:val="none" w:sz="0" w:space="0" w:color="auto"/>
        <w:bottom w:val="none" w:sz="0" w:space="0" w:color="auto"/>
        <w:right w:val="none" w:sz="0" w:space="0" w:color="auto"/>
      </w:divBdr>
    </w:div>
    <w:div w:id="1838422790">
      <w:bodyDiv w:val="1"/>
      <w:marLeft w:val="0"/>
      <w:marRight w:val="0"/>
      <w:marTop w:val="0"/>
      <w:marBottom w:val="0"/>
      <w:divBdr>
        <w:top w:val="none" w:sz="0" w:space="0" w:color="auto"/>
        <w:left w:val="none" w:sz="0" w:space="0" w:color="auto"/>
        <w:bottom w:val="none" w:sz="0" w:space="0" w:color="auto"/>
        <w:right w:val="none" w:sz="0" w:space="0" w:color="auto"/>
      </w:divBdr>
    </w:div>
    <w:div w:id="1838614241">
      <w:marLeft w:val="0"/>
      <w:marRight w:val="0"/>
      <w:marTop w:val="0"/>
      <w:marBottom w:val="0"/>
      <w:divBdr>
        <w:top w:val="none" w:sz="0" w:space="0" w:color="auto"/>
        <w:left w:val="none" w:sz="0" w:space="0" w:color="auto"/>
        <w:bottom w:val="none" w:sz="0" w:space="0" w:color="auto"/>
        <w:right w:val="none" w:sz="0" w:space="0" w:color="auto"/>
      </w:divBdr>
    </w:div>
    <w:div w:id="1838617287">
      <w:marLeft w:val="0"/>
      <w:marRight w:val="0"/>
      <w:marTop w:val="0"/>
      <w:marBottom w:val="0"/>
      <w:divBdr>
        <w:top w:val="none" w:sz="0" w:space="0" w:color="auto"/>
        <w:left w:val="none" w:sz="0" w:space="0" w:color="auto"/>
        <w:bottom w:val="none" w:sz="0" w:space="0" w:color="auto"/>
        <w:right w:val="none" w:sz="0" w:space="0" w:color="auto"/>
      </w:divBdr>
    </w:div>
    <w:div w:id="1838619251">
      <w:marLeft w:val="0"/>
      <w:marRight w:val="0"/>
      <w:marTop w:val="0"/>
      <w:marBottom w:val="0"/>
      <w:divBdr>
        <w:top w:val="none" w:sz="0" w:space="0" w:color="auto"/>
        <w:left w:val="none" w:sz="0" w:space="0" w:color="auto"/>
        <w:bottom w:val="none" w:sz="0" w:space="0" w:color="auto"/>
        <w:right w:val="none" w:sz="0" w:space="0" w:color="auto"/>
      </w:divBdr>
    </w:div>
    <w:div w:id="1838761205">
      <w:marLeft w:val="0"/>
      <w:marRight w:val="0"/>
      <w:marTop w:val="0"/>
      <w:marBottom w:val="0"/>
      <w:divBdr>
        <w:top w:val="none" w:sz="0" w:space="0" w:color="auto"/>
        <w:left w:val="none" w:sz="0" w:space="0" w:color="auto"/>
        <w:bottom w:val="none" w:sz="0" w:space="0" w:color="auto"/>
        <w:right w:val="none" w:sz="0" w:space="0" w:color="auto"/>
      </w:divBdr>
    </w:div>
    <w:div w:id="1839006109">
      <w:marLeft w:val="0"/>
      <w:marRight w:val="0"/>
      <w:marTop w:val="0"/>
      <w:marBottom w:val="0"/>
      <w:divBdr>
        <w:top w:val="none" w:sz="0" w:space="0" w:color="auto"/>
        <w:left w:val="none" w:sz="0" w:space="0" w:color="auto"/>
        <w:bottom w:val="none" w:sz="0" w:space="0" w:color="auto"/>
        <w:right w:val="none" w:sz="0" w:space="0" w:color="auto"/>
      </w:divBdr>
    </w:div>
    <w:div w:id="1839071946">
      <w:marLeft w:val="0"/>
      <w:marRight w:val="0"/>
      <w:marTop w:val="0"/>
      <w:marBottom w:val="0"/>
      <w:divBdr>
        <w:top w:val="none" w:sz="0" w:space="0" w:color="auto"/>
        <w:left w:val="none" w:sz="0" w:space="0" w:color="auto"/>
        <w:bottom w:val="none" w:sz="0" w:space="0" w:color="auto"/>
        <w:right w:val="none" w:sz="0" w:space="0" w:color="auto"/>
      </w:divBdr>
    </w:div>
    <w:div w:id="1839152102">
      <w:marLeft w:val="0"/>
      <w:marRight w:val="0"/>
      <w:marTop w:val="0"/>
      <w:marBottom w:val="0"/>
      <w:divBdr>
        <w:top w:val="none" w:sz="0" w:space="0" w:color="auto"/>
        <w:left w:val="none" w:sz="0" w:space="0" w:color="auto"/>
        <w:bottom w:val="none" w:sz="0" w:space="0" w:color="auto"/>
        <w:right w:val="none" w:sz="0" w:space="0" w:color="auto"/>
      </w:divBdr>
    </w:div>
    <w:div w:id="1839270707">
      <w:marLeft w:val="0"/>
      <w:marRight w:val="0"/>
      <w:marTop w:val="0"/>
      <w:marBottom w:val="0"/>
      <w:divBdr>
        <w:top w:val="none" w:sz="0" w:space="0" w:color="auto"/>
        <w:left w:val="none" w:sz="0" w:space="0" w:color="auto"/>
        <w:bottom w:val="none" w:sz="0" w:space="0" w:color="auto"/>
        <w:right w:val="none" w:sz="0" w:space="0" w:color="auto"/>
      </w:divBdr>
    </w:div>
    <w:div w:id="1839347815">
      <w:marLeft w:val="0"/>
      <w:marRight w:val="0"/>
      <w:marTop w:val="0"/>
      <w:marBottom w:val="0"/>
      <w:divBdr>
        <w:top w:val="none" w:sz="0" w:space="0" w:color="auto"/>
        <w:left w:val="none" w:sz="0" w:space="0" w:color="auto"/>
        <w:bottom w:val="none" w:sz="0" w:space="0" w:color="auto"/>
        <w:right w:val="none" w:sz="0" w:space="0" w:color="auto"/>
      </w:divBdr>
    </w:div>
    <w:div w:id="1839693055">
      <w:marLeft w:val="0"/>
      <w:marRight w:val="0"/>
      <w:marTop w:val="0"/>
      <w:marBottom w:val="0"/>
      <w:divBdr>
        <w:top w:val="none" w:sz="0" w:space="0" w:color="auto"/>
        <w:left w:val="none" w:sz="0" w:space="0" w:color="auto"/>
        <w:bottom w:val="none" w:sz="0" w:space="0" w:color="auto"/>
        <w:right w:val="none" w:sz="0" w:space="0" w:color="auto"/>
      </w:divBdr>
    </w:div>
    <w:div w:id="1839885075">
      <w:marLeft w:val="0"/>
      <w:marRight w:val="0"/>
      <w:marTop w:val="0"/>
      <w:marBottom w:val="0"/>
      <w:divBdr>
        <w:top w:val="none" w:sz="0" w:space="0" w:color="auto"/>
        <w:left w:val="none" w:sz="0" w:space="0" w:color="auto"/>
        <w:bottom w:val="none" w:sz="0" w:space="0" w:color="auto"/>
        <w:right w:val="none" w:sz="0" w:space="0" w:color="auto"/>
      </w:divBdr>
    </w:div>
    <w:div w:id="1839927565">
      <w:marLeft w:val="0"/>
      <w:marRight w:val="0"/>
      <w:marTop w:val="0"/>
      <w:marBottom w:val="0"/>
      <w:divBdr>
        <w:top w:val="none" w:sz="0" w:space="0" w:color="auto"/>
        <w:left w:val="none" w:sz="0" w:space="0" w:color="auto"/>
        <w:bottom w:val="none" w:sz="0" w:space="0" w:color="auto"/>
        <w:right w:val="none" w:sz="0" w:space="0" w:color="auto"/>
      </w:divBdr>
    </w:div>
    <w:div w:id="1840076935">
      <w:marLeft w:val="0"/>
      <w:marRight w:val="0"/>
      <w:marTop w:val="0"/>
      <w:marBottom w:val="0"/>
      <w:divBdr>
        <w:top w:val="none" w:sz="0" w:space="0" w:color="auto"/>
        <w:left w:val="none" w:sz="0" w:space="0" w:color="auto"/>
        <w:bottom w:val="none" w:sz="0" w:space="0" w:color="auto"/>
        <w:right w:val="none" w:sz="0" w:space="0" w:color="auto"/>
      </w:divBdr>
    </w:div>
    <w:div w:id="1840121596">
      <w:marLeft w:val="0"/>
      <w:marRight w:val="0"/>
      <w:marTop w:val="0"/>
      <w:marBottom w:val="0"/>
      <w:divBdr>
        <w:top w:val="none" w:sz="0" w:space="0" w:color="auto"/>
        <w:left w:val="none" w:sz="0" w:space="0" w:color="auto"/>
        <w:bottom w:val="none" w:sz="0" w:space="0" w:color="auto"/>
        <w:right w:val="none" w:sz="0" w:space="0" w:color="auto"/>
      </w:divBdr>
    </w:div>
    <w:div w:id="1840193858">
      <w:marLeft w:val="0"/>
      <w:marRight w:val="0"/>
      <w:marTop w:val="0"/>
      <w:marBottom w:val="0"/>
      <w:divBdr>
        <w:top w:val="none" w:sz="0" w:space="0" w:color="auto"/>
        <w:left w:val="none" w:sz="0" w:space="0" w:color="auto"/>
        <w:bottom w:val="none" w:sz="0" w:space="0" w:color="auto"/>
        <w:right w:val="none" w:sz="0" w:space="0" w:color="auto"/>
      </w:divBdr>
    </w:div>
    <w:div w:id="1840197637">
      <w:marLeft w:val="0"/>
      <w:marRight w:val="0"/>
      <w:marTop w:val="0"/>
      <w:marBottom w:val="0"/>
      <w:divBdr>
        <w:top w:val="none" w:sz="0" w:space="0" w:color="auto"/>
        <w:left w:val="none" w:sz="0" w:space="0" w:color="auto"/>
        <w:bottom w:val="none" w:sz="0" w:space="0" w:color="auto"/>
        <w:right w:val="none" w:sz="0" w:space="0" w:color="auto"/>
      </w:divBdr>
    </w:div>
    <w:div w:id="1840268642">
      <w:marLeft w:val="0"/>
      <w:marRight w:val="0"/>
      <w:marTop w:val="0"/>
      <w:marBottom w:val="0"/>
      <w:divBdr>
        <w:top w:val="none" w:sz="0" w:space="0" w:color="auto"/>
        <w:left w:val="none" w:sz="0" w:space="0" w:color="auto"/>
        <w:bottom w:val="none" w:sz="0" w:space="0" w:color="auto"/>
        <w:right w:val="none" w:sz="0" w:space="0" w:color="auto"/>
      </w:divBdr>
    </w:div>
    <w:div w:id="1840344731">
      <w:marLeft w:val="0"/>
      <w:marRight w:val="0"/>
      <w:marTop w:val="0"/>
      <w:marBottom w:val="0"/>
      <w:divBdr>
        <w:top w:val="none" w:sz="0" w:space="0" w:color="auto"/>
        <w:left w:val="none" w:sz="0" w:space="0" w:color="auto"/>
        <w:bottom w:val="none" w:sz="0" w:space="0" w:color="auto"/>
        <w:right w:val="none" w:sz="0" w:space="0" w:color="auto"/>
      </w:divBdr>
    </w:div>
    <w:div w:id="1840387661">
      <w:marLeft w:val="0"/>
      <w:marRight w:val="0"/>
      <w:marTop w:val="0"/>
      <w:marBottom w:val="0"/>
      <w:divBdr>
        <w:top w:val="none" w:sz="0" w:space="0" w:color="auto"/>
        <w:left w:val="none" w:sz="0" w:space="0" w:color="auto"/>
        <w:bottom w:val="none" w:sz="0" w:space="0" w:color="auto"/>
        <w:right w:val="none" w:sz="0" w:space="0" w:color="auto"/>
      </w:divBdr>
    </w:div>
    <w:div w:id="1840387936">
      <w:marLeft w:val="0"/>
      <w:marRight w:val="0"/>
      <w:marTop w:val="0"/>
      <w:marBottom w:val="0"/>
      <w:divBdr>
        <w:top w:val="none" w:sz="0" w:space="0" w:color="auto"/>
        <w:left w:val="none" w:sz="0" w:space="0" w:color="auto"/>
        <w:bottom w:val="none" w:sz="0" w:space="0" w:color="auto"/>
        <w:right w:val="none" w:sz="0" w:space="0" w:color="auto"/>
      </w:divBdr>
    </w:div>
    <w:div w:id="1840390973">
      <w:marLeft w:val="0"/>
      <w:marRight w:val="0"/>
      <w:marTop w:val="0"/>
      <w:marBottom w:val="0"/>
      <w:divBdr>
        <w:top w:val="none" w:sz="0" w:space="0" w:color="auto"/>
        <w:left w:val="none" w:sz="0" w:space="0" w:color="auto"/>
        <w:bottom w:val="none" w:sz="0" w:space="0" w:color="auto"/>
        <w:right w:val="none" w:sz="0" w:space="0" w:color="auto"/>
      </w:divBdr>
    </w:div>
    <w:div w:id="1840585392">
      <w:marLeft w:val="0"/>
      <w:marRight w:val="0"/>
      <w:marTop w:val="0"/>
      <w:marBottom w:val="0"/>
      <w:divBdr>
        <w:top w:val="none" w:sz="0" w:space="0" w:color="auto"/>
        <w:left w:val="none" w:sz="0" w:space="0" w:color="auto"/>
        <w:bottom w:val="none" w:sz="0" w:space="0" w:color="auto"/>
        <w:right w:val="none" w:sz="0" w:space="0" w:color="auto"/>
      </w:divBdr>
    </w:div>
    <w:div w:id="1840609594">
      <w:marLeft w:val="0"/>
      <w:marRight w:val="0"/>
      <w:marTop w:val="0"/>
      <w:marBottom w:val="0"/>
      <w:divBdr>
        <w:top w:val="none" w:sz="0" w:space="0" w:color="auto"/>
        <w:left w:val="none" w:sz="0" w:space="0" w:color="auto"/>
        <w:bottom w:val="none" w:sz="0" w:space="0" w:color="auto"/>
        <w:right w:val="none" w:sz="0" w:space="0" w:color="auto"/>
      </w:divBdr>
    </w:div>
    <w:div w:id="1840732970">
      <w:marLeft w:val="0"/>
      <w:marRight w:val="0"/>
      <w:marTop w:val="0"/>
      <w:marBottom w:val="0"/>
      <w:divBdr>
        <w:top w:val="none" w:sz="0" w:space="0" w:color="auto"/>
        <w:left w:val="none" w:sz="0" w:space="0" w:color="auto"/>
        <w:bottom w:val="none" w:sz="0" w:space="0" w:color="auto"/>
        <w:right w:val="none" w:sz="0" w:space="0" w:color="auto"/>
      </w:divBdr>
    </w:div>
    <w:div w:id="1840778761">
      <w:marLeft w:val="0"/>
      <w:marRight w:val="0"/>
      <w:marTop w:val="0"/>
      <w:marBottom w:val="0"/>
      <w:divBdr>
        <w:top w:val="none" w:sz="0" w:space="0" w:color="auto"/>
        <w:left w:val="none" w:sz="0" w:space="0" w:color="auto"/>
        <w:bottom w:val="none" w:sz="0" w:space="0" w:color="auto"/>
        <w:right w:val="none" w:sz="0" w:space="0" w:color="auto"/>
      </w:divBdr>
    </w:div>
    <w:div w:id="1840849741">
      <w:marLeft w:val="0"/>
      <w:marRight w:val="0"/>
      <w:marTop w:val="0"/>
      <w:marBottom w:val="0"/>
      <w:divBdr>
        <w:top w:val="none" w:sz="0" w:space="0" w:color="auto"/>
        <w:left w:val="none" w:sz="0" w:space="0" w:color="auto"/>
        <w:bottom w:val="none" w:sz="0" w:space="0" w:color="auto"/>
        <w:right w:val="none" w:sz="0" w:space="0" w:color="auto"/>
      </w:divBdr>
    </w:div>
    <w:div w:id="1840924317">
      <w:marLeft w:val="0"/>
      <w:marRight w:val="0"/>
      <w:marTop w:val="0"/>
      <w:marBottom w:val="0"/>
      <w:divBdr>
        <w:top w:val="none" w:sz="0" w:space="0" w:color="auto"/>
        <w:left w:val="none" w:sz="0" w:space="0" w:color="auto"/>
        <w:bottom w:val="none" w:sz="0" w:space="0" w:color="auto"/>
        <w:right w:val="none" w:sz="0" w:space="0" w:color="auto"/>
      </w:divBdr>
    </w:div>
    <w:div w:id="1841037898">
      <w:marLeft w:val="0"/>
      <w:marRight w:val="0"/>
      <w:marTop w:val="0"/>
      <w:marBottom w:val="0"/>
      <w:divBdr>
        <w:top w:val="none" w:sz="0" w:space="0" w:color="auto"/>
        <w:left w:val="none" w:sz="0" w:space="0" w:color="auto"/>
        <w:bottom w:val="none" w:sz="0" w:space="0" w:color="auto"/>
        <w:right w:val="none" w:sz="0" w:space="0" w:color="auto"/>
      </w:divBdr>
    </w:div>
    <w:div w:id="1841045013">
      <w:marLeft w:val="0"/>
      <w:marRight w:val="0"/>
      <w:marTop w:val="0"/>
      <w:marBottom w:val="0"/>
      <w:divBdr>
        <w:top w:val="none" w:sz="0" w:space="0" w:color="auto"/>
        <w:left w:val="none" w:sz="0" w:space="0" w:color="auto"/>
        <w:bottom w:val="none" w:sz="0" w:space="0" w:color="auto"/>
        <w:right w:val="none" w:sz="0" w:space="0" w:color="auto"/>
      </w:divBdr>
    </w:div>
    <w:div w:id="1841117212">
      <w:marLeft w:val="0"/>
      <w:marRight w:val="0"/>
      <w:marTop w:val="0"/>
      <w:marBottom w:val="0"/>
      <w:divBdr>
        <w:top w:val="none" w:sz="0" w:space="0" w:color="auto"/>
        <w:left w:val="none" w:sz="0" w:space="0" w:color="auto"/>
        <w:bottom w:val="none" w:sz="0" w:space="0" w:color="auto"/>
        <w:right w:val="none" w:sz="0" w:space="0" w:color="auto"/>
      </w:divBdr>
    </w:div>
    <w:div w:id="1841461095">
      <w:marLeft w:val="0"/>
      <w:marRight w:val="0"/>
      <w:marTop w:val="0"/>
      <w:marBottom w:val="0"/>
      <w:divBdr>
        <w:top w:val="none" w:sz="0" w:space="0" w:color="auto"/>
        <w:left w:val="none" w:sz="0" w:space="0" w:color="auto"/>
        <w:bottom w:val="none" w:sz="0" w:space="0" w:color="auto"/>
        <w:right w:val="none" w:sz="0" w:space="0" w:color="auto"/>
      </w:divBdr>
    </w:div>
    <w:div w:id="1841500436">
      <w:marLeft w:val="0"/>
      <w:marRight w:val="0"/>
      <w:marTop w:val="0"/>
      <w:marBottom w:val="0"/>
      <w:divBdr>
        <w:top w:val="none" w:sz="0" w:space="0" w:color="auto"/>
        <w:left w:val="none" w:sz="0" w:space="0" w:color="auto"/>
        <w:bottom w:val="none" w:sz="0" w:space="0" w:color="auto"/>
        <w:right w:val="none" w:sz="0" w:space="0" w:color="auto"/>
      </w:divBdr>
    </w:div>
    <w:div w:id="1841582438">
      <w:marLeft w:val="0"/>
      <w:marRight w:val="0"/>
      <w:marTop w:val="0"/>
      <w:marBottom w:val="0"/>
      <w:divBdr>
        <w:top w:val="none" w:sz="0" w:space="0" w:color="auto"/>
        <w:left w:val="none" w:sz="0" w:space="0" w:color="auto"/>
        <w:bottom w:val="none" w:sz="0" w:space="0" w:color="auto"/>
        <w:right w:val="none" w:sz="0" w:space="0" w:color="auto"/>
      </w:divBdr>
    </w:div>
    <w:div w:id="1841697399">
      <w:marLeft w:val="0"/>
      <w:marRight w:val="0"/>
      <w:marTop w:val="0"/>
      <w:marBottom w:val="0"/>
      <w:divBdr>
        <w:top w:val="none" w:sz="0" w:space="0" w:color="auto"/>
        <w:left w:val="none" w:sz="0" w:space="0" w:color="auto"/>
        <w:bottom w:val="none" w:sz="0" w:space="0" w:color="auto"/>
        <w:right w:val="none" w:sz="0" w:space="0" w:color="auto"/>
      </w:divBdr>
    </w:div>
    <w:div w:id="1841846473">
      <w:marLeft w:val="0"/>
      <w:marRight w:val="0"/>
      <w:marTop w:val="0"/>
      <w:marBottom w:val="0"/>
      <w:divBdr>
        <w:top w:val="none" w:sz="0" w:space="0" w:color="auto"/>
        <w:left w:val="none" w:sz="0" w:space="0" w:color="auto"/>
        <w:bottom w:val="none" w:sz="0" w:space="0" w:color="auto"/>
        <w:right w:val="none" w:sz="0" w:space="0" w:color="auto"/>
      </w:divBdr>
    </w:div>
    <w:div w:id="1841893878">
      <w:marLeft w:val="0"/>
      <w:marRight w:val="0"/>
      <w:marTop w:val="0"/>
      <w:marBottom w:val="0"/>
      <w:divBdr>
        <w:top w:val="none" w:sz="0" w:space="0" w:color="auto"/>
        <w:left w:val="none" w:sz="0" w:space="0" w:color="auto"/>
        <w:bottom w:val="none" w:sz="0" w:space="0" w:color="auto"/>
        <w:right w:val="none" w:sz="0" w:space="0" w:color="auto"/>
      </w:divBdr>
    </w:div>
    <w:div w:id="1841968570">
      <w:marLeft w:val="0"/>
      <w:marRight w:val="0"/>
      <w:marTop w:val="0"/>
      <w:marBottom w:val="0"/>
      <w:divBdr>
        <w:top w:val="none" w:sz="0" w:space="0" w:color="auto"/>
        <w:left w:val="none" w:sz="0" w:space="0" w:color="auto"/>
        <w:bottom w:val="none" w:sz="0" w:space="0" w:color="auto"/>
        <w:right w:val="none" w:sz="0" w:space="0" w:color="auto"/>
      </w:divBdr>
    </w:div>
    <w:div w:id="1842159562">
      <w:marLeft w:val="0"/>
      <w:marRight w:val="0"/>
      <w:marTop w:val="0"/>
      <w:marBottom w:val="0"/>
      <w:divBdr>
        <w:top w:val="none" w:sz="0" w:space="0" w:color="auto"/>
        <w:left w:val="none" w:sz="0" w:space="0" w:color="auto"/>
        <w:bottom w:val="none" w:sz="0" w:space="0" w:color="auto"/>
        <w:right w:val="none" w:sz="0" w:space="0" w:color="auto"/>
      </w:divBdr>
    </w:div>
    <w:div w:id="1842163651">
      <w:marLeft w:val="0"/>
      <w:marRight w:val="0"/>
      <w:marTop w:val="0"/>
      <w:marBottom w:val="0"/>
      <w:divBdr>
        <w:top w:val="none" w:sz="0" w:space="0" w:color="auto"/>
        <w:left w:val="none" w:sz="0" w:space="0" w:color="auto"/>
        <w:bottom w:val="none" w:sz="0" w:space="0" w:color="auto"/>
        <w:right w:val="none" w:sz="0" w:space="0" w:color="auto"/>
      </w:divBdr>
    </w:div>
    <w:div w:id="1842312920">
      <w:marLeft w:val="0"/>
      <w:marRight w:val="0"/>
      <w:marTop w:val="0"/>
      <w:marBottom w:val="0"/>
      <w:divBdr>
        <w:top w:val="none" w:sz="0" w:space="0" w:color="auto"/>
        <w:left w:val="none" w:sz="0" w:space="0" w:color="auto"/>
        <w:bottom w:val="none" w:sz="0" w:space="0" w:color="auto"/>
        <w:right w:val="none" w:sz="0" w:space="0" w:color="auto"/>
      </w:divBdr>
    </w:div>
    <w:div w:id="1842429721">
      <w:marLeft w:val="0"/>
      <w:marRight w:val="0"/>
      <w:marTop w:val="0"/>
      <w:marBottom w:val="0"/>
      <w:divBdr>
        <w:top w:val="none" w:sz="0" w:space="0" w:color="auto"/>
        <w:left w:val="none" w:sz="0" w:space="0" w:color="auto"/>
        <w:bottom w:val="none" w:sz="0" w:space="0" w:color="auto"/>
        <w:right w:val="none" w:sz="0" w:space="0" w:color="auto"/>
      </w:divBdr>
    </w:div>
    <w:div w:id="1842501832">
      <w:marLeft w:val="0"/>
      <w:marRight w:val="0"/>
      <w:marTop w:val="0"/>
      <w:marBottom w:val="0"/>
      <w:divBdr>
        <w:top w:val="none" w:sz="0" w:space="0" w:color="auto"/>
        <w:left w:val="none" w:sz="0" w:space="0" w:color="auto"/>
        <w:bottom w:val="none" w:sz="0" w:space="0" w:color="auto"/>
        <w:right w:val="none" w:sz="0" w:space="0" w:color="auto"/>
      </w:divBdr>
    </w:div>
    <w:div w:id="1842505063">
      <w:marLeft w:val="0"/>
      <w:marRight w:val="0"/>
      <w:marTop w:val="0"/>
      <w:marBottom w:val="0"/>
      <w:divBdr>
        <w:top w:val="none" w:sz="0" w:space="0" w:color="auto"/>
        <w:left w:val="none" w:sz="0" w:space="0" w:color="auto"/>
        <w:bottom w:val="none" w:sz="0" w:space="0" w:color="auto"/>
        <w:right w:val="none" w:sz="0" w:space="0" w:color="auto"/>
      </w:divBdr>
    </w:div>
    <w:div w:id="1842623297">
      <w:marLeft w:val="0"/>
      <w:marRight w:val="0"/>
      <w:marTop w:val="0"/>
      <w:marBottom w:val="0"/>
      <w:divBdr>
        <w:top w:val="none" w:sz="0" w:space="0" w:color="auto"/>
        <w:left w:val="none" w:sz="0" w:space="0" w:color="auto"/>
        <w:bottom w:val="none" w:sz="0" w:space="0" w:color="auto"/>
        <w:right w:val="none" w:sz="0" w:space="0" w:color="auto"/>
      </w:divBdr>
    </w:div>
    <w:div w:id="1842699826">
      <w:marLeft w:val="0"/>
      <w:marRight w:val="0"/>
      <w:marTop w:val="0"/>
      <w:marBottom w:val="0"/>
      <w:divBdr>
        <w:top w:val="none" w:sz="0" w:space="0" w:color="auto"/>
        <w:left w:val="none" w:sz="0" w:space="0" w:color="auto"/>
        <w:bottom w:val="none" w:sz="0" w:space="0" w:color="auto"/>
        <w:right w:val="none" w:sz="0" w:space="0" w:color="auto"/>
      </w:divBdr>
    </w:div>
    <w:div w:id="1842810490">
      <w:marLeft w:val="0"/>
      <w:marRight w:val="0"/>
      <w:marTop w:val="0"/>
      <w:marBottom w:val="0"/>
      <w:divBdr>
        <w:top w:val="none" w:sz="0" w:space="0" w:color="auto"/>
        <w:left w:val="none" w:sz="0" w:space="0" w:color="auto"/>
        <w:bottom w:val="none" w:sz="0" w:space="0" w:color="auto"/>
        <w:right w:val="none" w:sz="0" w:space="0" w:color="auto"/>
      </w:divBdr>
    </w:div>
    <w:div w:id="1842811942">
      <w:marLeft w:val="0"/>
      <w:marRight w:val="0"/>
      <w:marTop w:val="0"/>
      <w:marBottom w:val="0"/>
      <w:divBdr>
        <w:top w:val="none" w:sz="0" w:space="0" w:color="auto"/>
        <w:left w:val="none" w:sz="0" w:space="0" w:color="auto"/>
        <w:bottom w:val="none" w:sz="0" w:space="0" w:color="auto"/>
        <w:right w:val="none" w:sz="0" w:space="0" w:color="auto"/>
      </w:divBdr>
    </w:div>
    <w:div w:id="1842963821">
      <w:marLeft w:val="0"/>
      <w:marRight w:val="0"/>
      <w:marTop w:val="0"/>
      <w:marBottom w:val="0"/>
      <w:divBdr>
        <w:top w:val="none" w:sz="0" w:space="0" w:color="auto"/>
        <w:left w:val="none" w:sz="0" w:space="0" w:color="auto"/>
        <w:bottom w:val="none" w:sz="0" w:space="0" w:color="auto"/>
        <w:right w:val="none" w:sz="0" w:space="0" w:color="auto"/>
      </w:divBdr>
    </w:div>
    <w:div w:id="1842965649">
      <w:marLeft w:val="0"/>
      <w:marRight w:val="0"/>
      <w:marTop w:val="0"/>
      <w:marBottom w:val="0"/>
      <w:divBdr>
        <w:top w:val="none" w:sz="0" w:space="0" w:color="auto"/>
        <w:left w:val="none" w:sz="0" w:space="0" w:color="auto"/>
        <w:bottom w:val="none" w:sz="0" w:space="0" w:color="auto"/>
        <w:right w:val="none" w:sz="0" w:space="0" w:color="auto"/>
      </w:divBdr>
    </w:div>
    <w:div w:id="1843357124">
      <w:marLeft w:val="0"/>
      <w:marRight w:val="0"/>
      <w:marTop w:val="0"/>
      <w:marBottom w:val="0"/>
      <w:divBdr>
        <w:top w:val="none" w:sz="0" w:space="0" w:color="auto"/>
        <w:left w:val="none" w:sz="0" w:space="0" w:color="auto"/>
        <w:bottom w:val="none" w:sz="0" w:space="0" w:color="auto"/>
        <w:right w:val="none" w:sz="0" w:space="0" w:color="auto"/>
      </w:divBdr>
    </w:div>
    <w:div w:id="1843473734">
      <w:marLeft w:val="0"/>
      <w:marRight w:val="0"/>
      <w:marTop w:val="0"/>
      <w:marBottom w:val="0"/>
      <w:divBdr>
        <w:top w:val="none" w:sz="0" w:space="0" w:color="auto"/>
        <w:left w:val="none" w:sz="0" w:space="0" w:color="auto"/>
        <w:bottom w:val="none" w:sz="0" w:space="0" w:color="auto"/>
        <w:right w:val="none" w:sz="0" w:space="0" w:color="auto"/>
      </w:divBdr>
    </w:div>
    <w:div w:id="1843663506">
      <w:marLeft w:val="0"/>
      <w:marRight w:val="0"/>
      <w:marTop w:val="0"/>
      <w:marBottom w:val="0"/>
      <w:divBdr>
        <w:top w:val="none" w:sz="0" w:space="0" w:color="auto"/>
        <w:left w:val="none" w:sz="0" w:space="0" w:color="auto"/>
        <w:bottom w:val="none" w:sz="0" w:space="0" w:color="auto"/>
        <w:right w:val="none" w:sz="0" w:space="0" w:color="auto"/>
      </w:divBdr>
    </w:div>
    <w:div w:id="1843666707">
      <w:marLeft w:val="0"/>
      <w:marRight w:val="0"/>
      <w:marTop w:val="0"/>
      <w:marBottom w:val="0"/>
      <w:divBdr>
        <w:top w:val="none" w:sz="0" w:space="0" w:color="auto"/>
        <w:left w:val="none" w:sz="0" w:space="0" w:color="auto"/>
        <w:bottom w:val="none" w:sz="0" w:space="0" w:color="auto"/>
        <w:right w:val="none" w:sz="0" w:space="0" w:color="auto"/>
      </w:divBdr>
    </w:div>
    <w:div w:id="1843735008">
      <w:marLeft w:val="0"/>
      <w:marRight w:val="0"/>
      <w:marTop w:val="0"/>
      <w:marBottom w:val="0"/>
      <w:divBdr>
        <w:top w:val="none" w:sz="0" w:space="0" w:color="auto"/>
        <w:left w:val="none" w:sz="0" w:space="0" w:color="auto"/>
        <w:bottom w:val="none" w:sz="0" w:space="0" w:color="auto"/>
        <w:right w:val="none" w:sz="0" w:space="0" w:color="auto"/>
      </w:divBdr>
    </w:div>
    <w:div w:id="1843738164">
      <w:marLeft w:val="0"/>
      <w:marRight w:val="0"/>
      <w:marTop w:val="0"/>
      <w:marBottom w:val="0"/>
      <w:divBdr>
        <w:top w:val="none" w:sz="0" w:space="0" w:color="auto"/>
        <w:left w:val="none" w:sz="0" w:space="0" w:color="auto"/>
        <w:bottom w:val="none" w:sz="0" w:space="0" w:color="auto"/>
        <w:right w:val="none" w:sz="0" w:space="0" w:color="auto"/>
      </w:divBdr>
    </w:div>
    <w:div w:id="1843861291">
      <w:marLeft w:val="0"/>
      <w:marRight w:val="0"/>
      <w:marTop w:val="0"/>
      <w:marBottom w:val="0"/>
      <w:divBdr>
        <w:top w:val="none" w:sz="0" w:space="0" w:color="auto"/>
        <w:left w:val="none" w:sz="0" w:space="0" w:color="auto"/>
        <w:bottom w:val="none" w:sz="0" w:space="0" w:color="auto"/>
        <w:right w:val="none" w:sz="0" w:space="0" w:color="auto"/>
      </w:divBdr>
    </w:div>
    <w:div w:id="1843887242">
      <w:marLeft w:val="0"/>
      <w:marRight w:val="0"/>
      <w:marTop w:val="0"/>
      <w:marBottom w:val="0"/>
      <w:divBdr>
        <w:top w:val="none" w:sz="0" w:space="0" w:color="auto"/>
        <w:left w:val="none" w:sz="0" w:space="0" w:color="auto"/>
        <w:bottom w:val="none" w:sz="0" w:space="0" w:color="auto"/>
        <w:right w:val="none" w:sz="0" w:space="0" w:color="auto"/>
      </w:divBdr>
    </w:div>
    <w:div w:id="1843927686">
      <w:marLeft w:val="0"/>
      <w:marRight w:val="0"/>
      <w:marTop w:val="0"/>
      <w:marBottom w:val="0"/>
      <w:divBdr>
        <w:top w:val="none" w:sz="0" w:space="0" w:color="auto"/>
        <w:left w:val="none" w:sz="0" w:space="0" w:color="auto"/>
        <w:bottom w:val="none" w:sz="0" w:space="0" w:color="auto"/>
        <w:right w:val="none" w:sz="0" w:space="0" w:color="auto"/>
      </w:divBdr>
    </w:div>
    <w:div w:id="1843931198">
      <w:marLeft w:val="0"/>
      <w:marRight w:val="0"/>
      <w:marTop w:val="0"/>
      <w:marBottom w:val="0"/>
      <w:divBdr>
        <w:top w:val="none" w:sz="0" w:space="0" w:color="auto"/>
        <w:left w:val="none" w:sz="0" w:space="0" w:color="auto"/>
        <w:bottom w:val="none" w:sz="0" w:space="0" w:color="auto"/>
        <w:right w:val="none" w:sz="0" w:space="0" w:color="auto"/>
      </w:divBdr>
    </w:div>
    <w:div w:id="1843934516">
      <w:marLeft w:val="0"/>
      <w:marRight w:val="0"/>
      <w:marTop w:val="0"/>
      <w:marBottom w:val="0"/>
      <w:divBdr>
        <w:top w:val="none" w:sz="0" w:space="0" w:color="auto"/>
        <w:left w:val="none" w:sz="0" w:space="0" w:color="auto"/>
        <w:bottom w:val="none" w:sz="0" w:space="0" w:color="auto"/>
        <w:right w:val="none" w:sz="0" w:space="0" w:color="auto"/>
      </w:divBdr>
    </w:div>
    <w:div w:id="1843935806">
      <w:marLeft w:val="0"/>
      <w:marRight w:val="0"/>
      <w:marTop w:val="0"/>
      <w:marBottom w:val="0"/>
      <w:divBdr>
        <w:top w:val="none" w:sz="0" w:space="0" w:color="auto"/>
        <w:left w:val="none" w:sz="0" w:space="0" w:color="auto"/>
        <w:bottom w:val="none" w:sz="0" w:space="0" w:color="auto"/>
        <w:right w:val="none" w:sz="0" w:space="0" w:color="auto"/>
      </w:divBdr>
    </w:div>
    <w:div w:id="1844007132">
      <w:marLeft w:val="0"/>
      <w:marRight w:val="0"/>
      <w:marTop w:val="0"/>
      <w:marBottom w:val="0"/>
      <w:divBdr>
        <w:top w:val="none" w:sz="0" w:space="0" w:color="auto"/>
        <w:left w:val="none" w:sz="0" w:space="0" w:color="auto"/>
        <w:bottom w:val="none" w:sz="0" w:space="0" w:color="auto"/>
        <w:right w:val="none" w:sz="0" w:space="0" w:color="auto"/>
      </w:divBdr>
    </w:div>
    <w:div w:id="1844083854">
      <w:marLeft w:val="0"/>
      <w:marRight w:val="0"/>
      <w:marTop w:val="0"/>
      <w:marBottom w:val="0"/>
      <w:divBdr>
        <w:top w:val="none" w:sz="0" w:space="0" w:color="auto"/>
        <w:left w:val="none" w:sz="0" w:space="0" w:color="auto"/>
        <w:bottom w:val="none" w:sz="0" w:space="0" w:color="auto"/>
        <w:right w:val="none" w:sz="0" w:space="0" w:color="auto"/>
      </w:divBdr>
    </w:div>
    <w:div w:id="1844125891">
      <w:marLeft w:val="0"/>
      <w:marRight w:val="0"/>
      <w:marTop w:val="0"/>
      <w:marBottom w:val="0"/>
      <w:divBdr>
        <w:top w:val="none" w:sz="0" w:space="0" w:color="auto"/>
        <w:left w:val="none" w:sz="0" w:space="0" w:color="auto"/>
        <w:bottom w:val="none" w:sz="0" w:space="0" w:color="auto"/>
        <w:right w:val="none" w:sz="0" w:space="0" w:color="auto"/>
      </w:divBdr>
    </w:div>
    <w:div w:id="1844126763">
      <w:marLeft w:val="0"/>
      <w:marRight w:val="0"/>
      <w:marTop w:val="0"/>
      <w:marBottom w:val="0"/>
      <w:divBdr>
        <w:top w:val="none" w:sz="0" w:space="0" w:color="auto"/>
        <w:left w:val="none" w:sz="0" w:space="0" w:color="auto"/>
        <w:bottom w:val="none" w:sz="0" w:space="0" w:color="auto"/>
        <w:right w:val="none" w:sz="0" w:space="0" w:color="auto"/>
      </w:divBdr>
    </w:div>
    <w:div w:id="1844271510">
      <w:marLeft w:val="0"/>
      <w:marRight w:val="0"/>
      <w:marTop w:val="0"/>
      <w:marBottom w:val="0"/>
      <w:divBdr>
        <w:top w:val="none" w:sz="0" w:space="0" w:color="auto"/>
        <w:left w:val="none" w:sz="0" w:space="0" w:color="auto"/>
        <w:bottom w:val="none" w:sz="0" w:space="0" w:color="auto"/>
        <w:right w:val="none" w:sz="0" w:space="0" w:color="auto"/>
      </w:divBdr>
    </w:div>
    <w:div w:id="1844317048">
      <w:marLeft w:val="0"/>
      <w:marRight w:val="0"/>
      <w:marTop w:val="0"/>
      <w:marBottom w:val="0"/>
      <w:divBdr>
        <w:top w:val="none" w:sz="0" w:space="0" w:color="auto"/>
        <w:left w:val="none" w:sz="0" w:space="0" w:color="auto"/>
        <w:bottom w:val="none" w:sz="0" w:space="0" w:color="auto"/>
        <w:right w:val="none" w:sz="0" w:space="0" w:color="auto"/>
      </w:divBdr>
    </w:div>
    <w:div w:id="1844346870">
      <w:marLeft w:val="0"/>
      <w:marRight w:val="0"/>
      <w:marTop w:val="0"/>
      <w:marBottom w:val="0"/>
      <w:divBdr>
        <w:top w:val="none" w:sz="0" w:space="0" w:color="auto"/>
        <w:left w:val="none" w:sz="0" w:space="0" w:color="auto"/>
        <w:bottom w:val="none" w:sz="0" w:space="0" w:color="auto"/>
        <w:right w:val="none" w:sz="0" w:space="0" w:color="auto"/>
      </w:divBdr>
    </w:div>
    <w:div w:id="1844513266">
      <w:marLeft w:val="0"/>
      <w:marRight w:val="0"/>
      <w:marTop w:val="0"/>
      <w:marBottom w:val="0"/>
      <w:divBdr>
        <w:top w:val="none" w:sz="0" w:space="0" w:color="auto"/>
        <w:left w:val="none" w:sz="0" w:space="0" w:color="auto"/>
        <w:bottom w:val="none" w:sz="0" w:space="0" w:color="auto"/>
        <w:right w:val="none" w:sz="0" w:space="0" w:color="auto"/>
      </w:divBdr>
    </w:div>
    <w:div w:id="1844709423">
      <w:marLeft w:val="0"/>
      <w:marRight w:val="0"/>
      <w:marTop w:val="0"/>
      <w:marBottom w:val="0"/>
      <w:divBdr>
        <w:top w:val="none" w:sz="0" w:space="0" w:color="auto"/>
        <w:left w:val="none" w:sz="0" w:space="0" w:color="auto"/>
        <w:bottom w:val="none" w:sz="0" w:space="0" w:color="auto"/>
        <w:right w:val="none" w:sz="0" w:space="0" w:color="auto"/>
      </w:divBdr>
    </w:div>
    <w:div w:id="1844776003">
      <w:bodyDiv w:val="1"/>
      <w:marLeft w:val="0"/>
      <w:marRight w:val="0"/>
      <w:marTop w:val="0"/>
      <w:marBottom w:val="0"/>
      <w:divBdr>
        <w:top w:val="none" w:sz="0" w:space="0" w:color="auto"/>
        <w:left w:val="none" w:sz="0" w:space="0" w:color="auto"/>
        <w:bottom w:val="none" w:sz="0" w:space="0" w:color="auto"/>
        <w:right w:val="none" w:sz="0" w:space="0" w:color="auto"/>
      </w:divBdr>
    </w:div>
    <w:div w:id="1844934227">
      <w:marLeft w:val="0"/>
      <w:marRight w:val="0"/>
      <w:marTop w:val="0"/>
      <w:marBottom w:val="0"/>
      <w:divBdr>
        <w:top w:val="none" w:sz="0" w:space="0" w:color="auto"/>
        <w:left w:val="none" w:sz="0" w:space="0" w:color="auto"/>
        <w:bottom w:val="none" w:sz="0" w:space="0" w:color="auto"/>
        <w:right w:val="none" w:sz="0" w:space="0" w:color="auto"/>
      </w:divBdr>
    </w:div>
    <w:div w:id="1844969858">
      <w:marLeft w:val="0"/>
      <w:marRight w:val="0"/>
      <w:marTop w:val="0"/>
      <w:marBottom w:val="0"/>
      <w:divBdr>
        <w:top w:val="none" w:sz="0" w:space="0" w:color="auto"/>
        <w:left w:val="none" w:sz="0" w:space="0" w:color="auto"/>
        <w:bottom w:val="none" w:sz="0" w:space="0" w:color="auto"/>
        <w:right w:val="none" w:sz="0" w:space="0" w:color="auto"/>
      </w:divBdr>
    </w:div>
    <w:div w:id="1844970341">
      <w:marLeft w:val="0"/>
      <w:marRight w:val="0"/>
      <w:marTop w:val="0"/>
      <w:marBottom w:val="0"/>
      <w:divBdr>
        <w:top w:val="none" w:sz="0" w:space="0" w:color="auto"/>
        <w:left w:val="none" w:sz="0" w:space="0" w:color="auto"/>
        <w:bottom w:val="none" w:sz="0" w:space="0" w:color="auto"/>
        <w:right w:val="none" w:sz="0" w:space="0" w:color="auto"/>
      </w:divBdr>
    </w:div>
    <w:div w:id="1845168149">
      <w:marLeft w:val="0"/>
      <w:marRight w:val="0"/>
      <w:marTop w:val="0"/>
      <w:marBottom w:val="0"/>
      <w:divBdr>
        <w:top w:val="none" w:sz="0" w:space="0" w:color="auto"/>
        <w:left w:val="none" w:sz="0" w:space="0" w:color="auto"/>
        <w:bottom w:val="none" w:sz="0" w:space="0" w:color="auto"/>
        <w:right w:val="none" w:sz="0" w:space="0" w:color="auto"/>
      </w:divBdr>
    </w:div>
    <w:div w:id="1845316314">
      <w:marLeft w:val="0"/>
      <w:marRight w:val="0"/>
      <w:marTop w:val="0"/>
      <w:marBottom w:val="0"/>
      <w:divBdr>
        <w:top w:val="none" w:sz="0" w:space="0" w:color="auto"/>
        <w:left w:val="none" w:sz="0" w:space="0" w:color="auto"/>
        <w:bottom w:val="none" w:sz="0" w:space="0" w:color="auto"/>
        <w:right w:val="none" w:sz="0" w:space="0" w:color="auto"/>
      </w:divBdr>
    </w:div>
    <w:div w:id="1845321039">
      <w:marLeft w:val="0"/>
      <w:marRight w:val="0"/>
      <w:marTop w:val="0"/>
      <w:marBottom w:val="0"/>
      <w:divBdr>
        <w:top w:val="none" w:sz="0" w:space="0" w:color="auto"/>
        <w:left w:val="none" w:sz="0" w:space="0" w:color="auto"/>
        <w:bottom w:val="none" w:sz="0" w:space="0" w:color="auto"/>
        <w:right w:val="none" w:sz="0" w:space="0" w:color="auto"/>
      </w:divBdr>
    </w:div>
    <w:div w:id="1845365360">
      <w:marLeft w:val="0"/>
      <w:marRight w:val="0"/>
      <w:marTop w:val="0"/>
      <w:marBottom w:val="0"/>
      <w:divBdr>
        <w:top w:val="none" w:sz="0" w:space="0" w:color="auto"/>
        <w:left w:val="none" w:sz="0" w:space="0" w:color="auto"/>
        <w:bottom w:val="none" w:sz="0" w:space="0" w:color="auto"/>
        <w:right w:val="none" w:sz="0" w:space="0" w:color="auto"/>
      </w:divBdr>
    </w:div>
    <w:div w:id="1845434285">
      <w:marLeft w:val="0"/>
      <w:marRight w:val="0"/>
      <w:marTop w:val="0"/>
      <w:marBottom w:val="0"/>
      <w:divBdr>
        <w:top w:val="none" w:sz="0" w:space="0" w:color="auto"/>
        <w:left w:val="none" w:sz="0" w:space="0" w:color="auto"/>
        <w:bottom w:val="none" w:sz="0" w:space="0" w:color="auto"/>
        <w:right w:val="none" w:sz="0" w:space="0" w:color="auto"/>
      </w:divBdr>
    </w:div>
    <w:div w:id="1845438287">
      <w:marLeft w:val="0"/>
      <w:marRight w:val="0"/>
      <w:marTop w:val="0"/>
      <w:marBottom w:val="0"/>
      <w:divBdr>
        <w:top w:val="none" w:sz="0" w:space="0" w:color="auto"/>
        <w:left w:val="none" w:sz="0" w:space="0" w:color="auto"/>
        <w:bottom w:val="none" w:sz="0" w:space="0" w:color="auto"/>
        <w:right w:val="none" w:sz="0" w:space="0" w:color="auto"/>
      </w:divBdr>
    </w:div>
    <w:div w:id="1845439937">
      <w:marLeft w:val="0"/>
      <w:marRight w:val="0"/>
      <w:marTop w:val="0"/>
      <w:marBottom w:val="0"/>
      <w:divBdr>
        <w:top w:val="none" w:sz="0" w:space="0" w:color="auto"/>
        <w:left w:val="none" w:sz="0" w:space="0" w:color="auto"/>
        <w:bottom w:val="none" w:sz="0" w:space="0" w:color="auto"/>
        <w:right w:val="none" w:sz="0" w:space="0" w:color="auto"/>
      </w:divBdr>
    </w:div>
    <w:div w:id="1845510786">
      <w:marLeft w:val="0"/>
      <w:marRight w:val="0"/>
      <w:marTop w:val="0"/>
      <w:marBottom w:val="0"/>
      <w:divBdr>
        <w:top w:val="none" w:sz="0" w:space="0" w:color="auto"/>
        <w:left w:val="none" w:sz="0" w:space="0" w:color="auto"/>
        <w:bottom w:val="none" w:sz="0" w:space="0" w:color="auto"/>
        <w:right w:val="none" w:sz="0" w:space="0" w:color="auto"/>
      </w:divBdr>
    </w:div>
    <w:div w:id="1845589577">
      <w:marLeft w:val="0"/>
      <w:marRight w:val="0"/>
      <w:marTop w:val="0"/>
      <w:marBottom w:val="0"/>
      <w:divBdr>
        <w:top w:val="none" w:sz="0" w:space="0" w:color="auto"/>
        <w:left w:val="none" w:sz="0" w:space="0" w:color="auto"/>
        <w:bottom w:val="none" w:sz="0" w:space="0" w:color="auto"/>
        <w:right w:val="none" w:sz="0" w:space="0" w:color="auto"/>
      </w:divBdr>
    </w:div>
    <w:div w:id="1845629503">
      <w:marLeft w:val="0"/>
      <w:marRight w:val="0"/>
      <w:marTop w:val="0"/>
      <w:marBottom w:val="0"/>
      <w:divBdr>
        <w:top w:val="none" w:sz="0" w:space="0" w:color="auto"/>
        <w:left w:val="none" w:sz="0" w:space="0" w:color="auto"/>
        <w:bottom w:val="none" w:sz="0" w:space="0" w:color="auto"/>
        <w:right w:val="none" w:sz="0" w:space="0" w:color="auto"/>
      </w:divBdr>
    </w:div>
    <w:div w:id="1845630193">
      <w:marLeft w:val="0"/>
      <w:marRight w:val="0"/>
      <w:marTop w:val="0"/>
      <w:marBottom w:val="0"/>
      <w:divBdr>
        <w:top w:val="none" w:sz="0" w:space="0" w:color="auto"/>
        <w:left w:val="none" w:sz="0" w:space="0" w:color="auto"/>
        <w:bottom w:val="none" w:sz="0" w:space="0" w:color="auto"/>
        <w:right w:val="none" w:sz="0" w:space="0" w:color="auto"/>
      </w:divBdr>
    </w:div>
    <w:div w:id="1845700743">
      <w:marLeft w:val="0"/>
      <w:marRight w:val="0"/>
      <w:marTop w:val="0"/>
      <w:marBottom w:val="0"/>
      <w:divBdr>
        <w:top w:val="none" w:sz="0" w:space="0" w:color="auto"/>
        <w:left w:val="none" w:sz="0" w:space="0" w:color="auto"/>
        <w:bottom w:val="none" w:sz="0" w:space="0" w:color="auto"/>
        <w:right w:val="none" w:sz="0" w:space="0" w:color="auto"/>
      </w:divBdr>
    </w:div>
    <w:div w:id="1845775690">
      <w:marLeft w:val="0"/>
      <w:marRight w:val="0"/>
      <w:marTop w:val="0"/>
      <w:marBottom w:val="0"/>
      <w:divBdr>
        <w:top w:val="none" w:sz="0" w:space="0" w:color="auto"/>
        <w:left w:val="none" w:sz="0" w:space="0" w:color="auto"/>
        <w:bottom w:val="none" w:sz="0" w:space="0" w:color="auto"/>
        <w:right w:val="none" w:sz="0" w:space="0" w:color="auto"/>
      </w:divBdr>
    </w:div>
    <w:div w:id="1845852108">
      <w:marLeft w:val="0"/>
      <w:marRight w:val="0"/>
      <w:marTop w:val="0"/>
      <w:marBottom w:val="0"/>
      <w:divBdr>
        <w:top w:val="none" w:sz="0" w:space="0" w:color="auto"/>
        <w:left w:val="none" w:sz="0" w:space="0" w:color="auto"/>
        <w:bottom w:val="none" w:sz="0" w:space="0" w:color="auto"/>
        <w:right w:val="none" w:sz="0" w:space="0" w:color="auto"/>
      </w:divBdr>
    </w:div>
    <w:div w:id="1845897513">
      <w:marLeft w:val="0"/>
      <w:marRight w:val="0"/>
      <w:marTop w:val="0"/>
      <w:marBottom w:val="0"/>
      <w:divBdr>
        <w:top w:val="none" w:sz="0" w:space="0" w:color="auto"/>
        <w:left w:val="none" w:sz="0" w:space="0" w:color="auto"/>
        <w:bottom w:val="none" w:sz="0" w:space="0" w:color="auto"/>
        <w:right w:val="none" w:sz="0" w:space="0" w:color="auto"/>
      </w:divBdr>
    </w:div>
    <w:div w:id="1845899351">
      <w:marLeft w:val="0"/>
      <w:marRight w:val="0"/>
      <w:marTop w:val="0"/>
      <w:marBottom w:val="0"/>
      <w:divBdr>
        <w:top w:val="none" w:sz="0" w:space="0" w:color="auto"/>
        <w:left w:val="none" w:sz="0" w:space="0" w:color="auto"/>
        <w:bottom w:val="none" w:sz="0" w:space="0" w:color="auto"/>
        <w:right w:val="none" w:sz="0" w:space="0" w:color="auto"/>
      </w:divBdr>
    </w:div>
    <w:div w:id="1846088448">
      <w:marLeft w:val="0"/>
      <w:marRight w:val="0"/>
      <w:marTop w:val="0"/>
      <w:marBottom w:val="0"/>
      <w:divBdr>
        <w:top w:val="none" w:sz="0" w:space="0" w:color="auto"/>
        <w:left w:val="none" w:sz="0" w:space="0" w:color="auto"/>
        <w:bottom w:val="none" w:sz="0" w:space="0" w:color="auto"/>
        <w:right w:val="none" w:sz="0" w:space="0" w:color="auto"/>
      </w:divBdr>
    </w:div>
    <w:div w:id="1846163468">
      <w:marLeft w:val="0"/>
      <w:marRight w:val="0"/>
      <w:marTop w:val="0"/>
      <w:marBottom w:val="0"/>
      <w:divBdr>
        <w:top w:val="none" w:sz="0" w:space="0" w:color="auto"/>
        <w:left w:val="none" w:sz="0" w:space="0" w:color="auto"/>
        <w:bottom w:val="none" w:sz="0" w:space="0" w:color="auto"/>
        <w:right w:val="none" w:sz="0" w:space="0" w:color="auto"/>
      </w:divBdr>
    </w:div>
    <w:div w:id="1846239948">
      <w:marLeft w:val="0"/>
      <w:marRight w:val="0"/>
      <w:marTop w:val="0"/>
      <w:marBottom w:val="0"/>
      <w:divBdr>
        <w:top w:val="none" w:sz="0" w:space="0" w:color="auto"/>
        <w:left w:val="none" w:sz="0" w:space="0" w:color="auto"/>
        <w:bottom w:val="none" w:sz="0" w:space="0" w:color="auto"/>
        <w:right w:val="none" w:sz="0" w:space="0" w:color="auto"/>
      </w:divBdr>
    </w:div>
    <w:div w:id="1846431636">
      <w:marLeft w:val="0"/>
      <w:marRight w:val="0"/>
      <w:marTop w:val="0"/>
      <w:marBottom w:val="0"/>
      <w:divBdr>
        <w:top w:val="none" w:sz="0" w:space="0" w:color="auto"/>
        <w:left w:val="none" w:sz="0" w:space="0" w:color="auto"/>
        <w:bottom w:val="none" w:sz="0" w:space="0" w:color="auto"/>
        <w:right w:val="none" w:sz="0" w:space="0" w:color="auto"/>
      </w:divBdr>
    </w:div>
    <w:div w:id="1846506021">
      <w:marLeft w:val="0"/>
      <w:marRight w:val="0"/>
      <w:marTop w:val="0"/>
      <w:marBottom w:val="0"/>
      <w:divBdr>
        <w:top w:val="none" w:sz="0" w:space="0" w:color="auto"/>
        <w:left w:val="none" w:sz="0" w:space="0" w:color="auto"/>
        <w:bottom w:val="none" w:sz="0" w:space="0" w:color="auto"/>
        <w:right w:val="none" w:sz="0" w:space="0" w:color="auto"/>
      </w:divBdr>
    </w:div>
    <w:div w:id="1846508417">
      <w:marLeft w:val="0"/>
      <w:marRight w:val="0"/>
      <w:marTop w:val="0"/>
      <w:marBottom w:val="0"/>
      <w:divBdr>
        <w:top w:val="none" w:sz="0" w:space="0" w:color="auto"/>
        <w:left w:val="none" w:sz="0" w:space="0" w:color="auto"/>
        <w:bottom w:val="none" w:sz="0" w:space="0" w:color="auto"/>
        <w:right w:val="none" w:sz="0" w:space="0" w:color="auto"/>
      </w:divBdr>
    </w:div>
    <w:div w:id="1846628229">
      <w:marLeft w:val="0"/>
      <w:marRight w:val="0"/>
      <w:marTop w:val="0"/>
      <w:marBottom w:val="0"/>
      <w:divBdr>
        <w:top w:val="none" w:sz="0" w:space="0" w:color="auto"/>
        <w:left w:val="none" w:sz="0" w:space="0" w:color="auto"/>
        <w:bottom w:val="none" w:sz="0" w:space="0" w:color="auto"/>
        <w:right w:val="none" w:sz="0" w:space="0" w:color="auto"/>
      </w:divBdr>
    </w:div>
    <w:div w:id="1846742394">
      <w:marLeft w:val="0"/>
      <w:marRight w:val="0"/>
      <w:marTop w:val="0"/>
      <w:marBottom w:val="0"/>
      <w:divBdr>
        <w:top w:val="none" w:sz="0" w:space="0" w:color="auto"/>
        <w:left w:val="none" w:sz="0" w:space="0" w:color="auto"/>
        <w:bottom w:val="none" w:sz="0" w:space="0" w:color="auto"/>
        <w:right w:val="none" w:sz="0" w:space="0" w:color="auto"/>
      </w:divBdr>
    </w:div>
    <w:div w:id="1846749054">
      <w:marLeft w:val="0"/>
      <w:marRight w:val="0"/>
      <w:marTop w:val="0"/>
      <w:marBottom w:val="0"/>
      <w:divBdr>
        <w:top w:val="none" w:sz="0" w:space="0" w:color="auto"/>
        <w:left w:val="none" w:sz="0" w:space="0" w:color="auto"/>
        <w:bottom w:val="none" w:sz="0" w:space="0" w:color="auto"/>
        <w:right w:val="none" w:sz="0" w:space="0" w:color="auto"/>
      </w:divBdr>
    </w:div>
    <w:div w:id="1846818502">
      <w:marLeft w:val="0"/>
      <w:marRight w:val="0"/>
      <w:marTop w:val="0"/>
      <w:marBottom w:val="0"/>
      <w:divBdr>
        <w:top w:val="none" w:sz="0" w:space="0" w:color="auto"/>
        <w:left w:val="none" w:sz="0" w:space="0" w:color="auto"/>
        <w:bottom w:val="none" w:sz="0" w:space="0" w:color="auto"/>
        <w:right w:val="none" w:sz="0" w:space="0" w:color="auto"/>
      </w:divBdr>
    </w:div>
    <w:div w:id="1846943029">
      <w:marLeft w:val="0"/>
      <w:marRight w:val="0"/>
      <w:marTop w:val="0"/>
      <w:marBottom w:val="0"/>
      <w:divBdr>
        <w:top w:val="none" w:sz="0" w:space="0" w:color="auto"/>
        <w:left w:val="none" w:sz="0" w:space="0" w:color="auto"/>
        <w:bottom w:val="none" w:sz="0" w:space="0" w:color="auto"/>
        <w:right w:val="none" w:sz="0" w:space="0" w:color="auto"/>
      </w:divBdr>
    </w:div>
    <w:div w:id="1847017635">
      <w:marLeft w:val="0"/>
      <w:marRight w:val="0"/>
      <w:marTop w:val="0"/>
      <w:marBottom w:val="0"/>
      <w:divBdr>
        <w:top w:val="none" w:sz="0" w:space="0" w:color="auto"/>
        <w:left w:val="none" w:sz="0" w:space="0" w:color="auto"/>
        <w:bottom w:val="none" w:sz="0" w:space="0" w:color="auto"/>
        <w:right w:val="none" w:sz="0" w:space="0" w:color="auto"/>
      </w:divBdr>
    </w:div>
    <w:div w:id="1847087585">
      <w:marLeft w:val="0"/>
      <w:marRight w:val="0"/>
      <w:marTop w:val="0"/>
      <w:marBottom w:val="0"/>
      <w:divBdr>
        <w:top w:val="none" w:sz="0" w:space="0" w:color="auto"/>
        <w:left w:val="none" w:sz="0" w:space="0" w:color="auto"/>
        <w:bottom w:val="none" w:sz="0" w:space="0" w:color="auto"/>
        <w:right w:val="none" w:sz="0" w:space="0" w:color="auto"/>
      </w:divBdr>
    </w:div>
    <w:div w:id="1847088973">
      <w:bodyDiv w:val="1"/>
      <w:marLeft w:val="0"/>
      <w:marRight w:val="0"/>
      <w:marTop w:val="0"/>
      <w:marBottom w:val="0"/>
      <w:divBdr>
        <w:top w:val="none" w:sz="0" w:space="0" w:color="auto"/>
        <w:left w:val="none" w:sz="0" w:space="0" w:color="auto"/>
        <w:bottom w:val="none" w:sz="0" w:space="0" w:color="auto"/>
        <w:right w:val="none" w:sz="0" w:space="0" w:color="auto"/>
      </w:divBdr>
      <w:divsChild>
        <w:div w:id="559173915">
          <w:marLeft w:val="0"/>
          <w:marRight w:val="0"/>
          <w:marTop w:val="0"/>
          <w:marBottom w:val="0"/>
          <w:divBdr>
            <w:top w:val="none" w:sz="0" w:space="0" w:color="auto"/>
            <w:left w:val="none" w:sz="0" w:space="0" w:color="auto"/>
            <w:bottom w:val="none" w:sz="0" w:space="0" w:color="auto"/>
            <w:right w:val="none" w:sz="0" w:space="0" w:color="auto"/>
          </w:divBdr>
        </w:div>
        <w:div w:id="2095390718">
          <w:marLeft w:val="0"/>
          <w:marRight w:val="0"/>
          <w:marTop w:val="0"/>
          <w:marBottom w:val="0"/>
          <w:divBdr>
            <w:top w:val="none" w:sz="0" w:space="0" w:color="auto"/>
            <w:left w:val="none" w:sz="0" w:space="0" w:color="auto"/>
            <w:bottom w:val="none" w:sz="0" w:space="0" w:color="auto"/>
            <w:right w:val="none" w:sz="0" w:space="0" w:color="auto"/>
          </w:divBdr>
        </w:div>
        <w:div w:id="312298280">
          <w:marLeft w:val="0"/>
          <w:marRight w:val="0"/>
          <w:marTop w:val="0"/>
          <w:marBottom w:val="0"/>
          <w:divBdr>
            <w:top w:val="none" w:sz="0" w:space="0" w:color="auto"/>
            <w:left w:val="none" w:sz="0" w:space="0" w:color="auto"/>
            <w:bottom w:val="none" w:sz="0" w:space="0" w:color="auto"/>
            <w:right w:val="none" w:sz="0" w:space="0" w:color="auto"/>
          </w:divBdr>
        </w:div>
        <w:div w:id="1121072038">
          <w:marLeft w:val="0"/>
          <w:marRight w:val="0"/>
          <w:marTop w:val="0"/>
          <w:marBottom w:val="0"/>
          <w:divBdr>
            <w:top w:val="none" w:sz="0" w:space="0" w:color="auto"/>
            <w:left w:val="none" w:sz="0" w:space="0" w:color="auto"/>
            <w:bottom w:val="none" w:sz="0" w:space="0" w:color="auto"/>
            <w:right w:val="none" w:sz="0" w:space="0" w:color="auto"/>
          </w:divBdr>
        </w:div>
        <w:div w:id="1608002163">
          <w:marLeft w:val="0"/>
          <w:marRight w:val="0"/>
          <w:marTop w:val="0"/>
          <w:marBottom w:val="0"/>
          <w:divBdr>
            <w:top w:val="none" w:sz="0" w:space="0" w:color="auto"/>
            <w:left w:val="none" w:sz="0" w:space="0" w:color="auto"/>
            <w:bottom w:val="none" w:sz="0" w:space="0" w:color="auto"/>
            <w:right w:val="none" w:sz="0" w:space="0" w:color="auto"/>
          </w:divBdr>
        </w:div>
        <w:div w:id="1347907439">
          <w:marLeft w:val="0"/>
          <w:marRight w:val="0"/>
          <w:marTop w:val="0"/>
          <w:marBottom w:val="0"/>
          <w:divBdr>
            <w:top w:val="none" w:sz="0" w:space="0" w:color="auto"/>
            <w:left w:val="none" w:sz="0" w:space="0" w:color="auto"/>
            <w:bottom w:val="none" w:sz="0" w:space="0" w:color="auto"/>
            <w:right w:val="none" w:sz="0" w:space="0" w:color="auto"/>
          </w:divBdr>
        </w:div>
        <w:div w:id="1906798769">
          <w:marLeft w:val="0"/>
          <w:marRight w:val="0"/>
          <w:marTop w:val="0"/>
          <w:marBottom w:val="0"/>
          <w:divBdr>
            <w:top w:val="none" w:sz="0" w:space="0" w:color="auto"/>
            <w:left w:val="none" w:sz="0" w:space="0" w:color="auto"/>
            <w:bottom w:val="none" w:sz="0" w:space="0" w:color="auto"/>
            <w:right w:val="none" w:sz="0" w:space="0" w:color="auto"/>
          </w:divBdr>
        </w:div>
        <w:div w:id="1190221427">
          <w:marLeft w:val="0"/>
          <w:marRight w:val="0"/>
          <w:marTop w:val="0"/>
          <w:marBottom w:val="0"/>
          <w:divBdr>
            <w:top w:val="none" w:sz="0" w:space="0" w:color="auto"/>
            <w:left w:val="none" w:sz="0" w:space="0" w:color="auto"/>
            <w:bottom w:val="none" w:sz="0" w:space="0" w:color="auto"/>
            <w:right w:val="none" w:sz="0" w:space="0" w:color="auto"/>
          </w:divBdr>
        </w:div>
        <w:div w:id="815800077">
          <w:marLeft w:val="0"/>
          <w:marRight w:val="0"/>
          <w:marTop w:val="0"/>
          <w:marBottom w:val="0"/>
          <w:divBdr>
            <w:top w:val="none" w:sz="0" w:space="0" w:color="auto"/>
            <w:left w:val="none" w:sz="0" w:space="0" w:color="auto"/>
            <w:bottom w:val="none" w:sz="0" w:space="0" w:color="auto"/>
            <w:right w:val="none" w:sz="0" w:space="0" w:color="auto"/>
          </w:divBdr>
        </w:div>
        <w:div w:id="575894092">
          <w:marLeft w:val="0"/>
          <w:marRight w:val="0"/>
          <w:marTop w:val="0"/>
          <w:marBottom w:val="0"/>
          <w:divBdr>
            <w:top w:val="none" w:sz="0" w:space="0" w:color="auto"/>
            <w:left w:val="none" w:sz="0" w:space="0" w:color="auto"/>
            <w:bottom w:val="none" w:sz="0" w:space="0" w:color="auto"/>
            <w:right w:val="none" w:sz="0" w:space="0" w:color="auto"/>
          </w:divBdr>
        </w:div>
        <w:div w:id="1120536273">
          <w:marLeft w:val="0"/>
          <w:marRight w:val="0"/>
          <w:marTop w:val="0"/>
          <w:marBottom w:val="0"/>
          <w:divBdr>
            <w:top w:val="none" w:sz="0" w:space="0" w:color="auto"/>
            <w:left w:val="none" w:sz="0" w:space="0" w:color="auto"/>
            <w:bottom w:val="none" w:sz="0" w:space="0" w:color="auto"/>
            <w:right w:val="none" w:sz="0" w:space="0" w:color="auto"/>
          </w:divBdr>
        </w:div>
        <w:div w:id="1338114267">
          <w:marLeft w:val="0"/>
          <w:marRight w:val="0"/>
          <w:marTop w:val="0"/>
          <w:marBottom w:val="0"/>
          <w:divBdr>
            <w:top w:val="none" w:sz="0" w:space="0" w:color="auto"/>
            <w:left w:val="none" w:sz="0" w:space="0" w:color="auto"/>
            <w:bottom w:val="none" w:sz="0" w:space="0" w:color="auto"/>
            <w:right w:val="none" w:sz="0" w:space="0" w:color="auto"/>
          </w:divBdr>
        </w:div>
        <w:div w:id="1094283696">
          <w:marLeft w:val="0"/>
          <w:marRight w:val="0"/>
          <w:marTop w:val="0"/>
          <w:marBottom w:val="0"/>
          <w:divBdr>
            <w:top w:val="none" w:sz="0" w:space="0" w:color="auto"/>
            <w:left w:val="none" w:sz="0" w:space="0" w:color="auto"/>
            <w:bottom w:val="none" w:sz="0" w:space="0" w:color="auto"/>
            <w:right w:val="none" w:sz="0" w:space="0" w:color="auto"/>
          </w:divBdr>
        </w:div>
        <w:div w:id="2000113599">
          <w:marLeft w:val="0"/>
          <w:marRight w:val="0"/>
          <w:marTop w:val="0"/>
          <w:marBottom w:val="0"/>
          <w:divBdr>
            <w:top w:val="none" w:sz="0" w:space="0" w:color="auto"/>
            <w:left w:val="none" w:sz="0" w:space="0" w:color="auto"/>
            <w:bottom w:val="none" w:sz="0" w:space="0" w:color="auto"/>
            <w:right w:val="none" w:sz="0" w:space="0" w:color="auto"/>
          </w:divBdr>
        </w:div>
        <w:div w:id="1834418177">
          <w:marLeft w:val="0"/>
          <w:marRight w:val="0"/>
          <w:marTop w:val="0"/>
          <w:marBottom w:val="0"/>
          <w:divBdr>
            <w:top w:val="none" w:sz="0" w:space="0" w:color="auto"/>
            <w:left w:val="none" w:sz="0" w:space="0" w:color="auto"/>
            <w:bottom w:val="none" w:sz="0" w:space="0" w:color="auto"/>
            <w:right w:val="none" w:sz="0" w:space="0" w:color="auto"/>
          </w:divBdr>
        </w:div>
        <w:div w:id="2046171730">
          <w:marLeft w:val="0"/>
          <w:marRight w:val="0"/>
          <w:marTop w:val="0"/>
          <w:marBottom w:val="0"/>
          <w:divBdr>
            <w:top w:val="none" w:sz="0" w:space="0" w:color="auto"/>
            <w:left w:val="none" w:sz="0" w:space="0" w:color="auto"/>
            <w:bottom w:val="none" w:sz="0" w:space="0" w:color="auto"/>
            <w:right w:val="none" w:sz="0" w:space="0" w:color="auto"/>
          </w:divBdr>
        </w:div>
        <w:div w:id="195316975">
          <w:marLeft w:val="0"/>
          <w:marRight w:val="0"/>
          <w:marTop w:val="0"/>
          <w:marBottom w:val="0"/>
          <w:divBdr>
            <w:top w:val="none" w:sz="0" w:space="0" w:color="auto"/>
            <w:left w:val="none" w:sz="0" w:space="0" w:color="auto"/>
            <w:bottom w:val="none" w:sz="0" w:space="0" w:color="auto"/>
            <w:right w:val="none" w:sz="0" w:space="0" w:color="auto"/>
          </w:divBdr>
        </w:div>
        <w:div w:id="1566262228">
          <w:marLeft w:val="0"/>
          <w:marRight w:val="0"/>
          <w:marTop w:val="0"/>
          <w:marBottom w:val="0"/>
          <w:divBdr>
            <w:top w:val="none" w:sz="0" w:space="0" w:color="auto"/>
            <w:left w:val="none" w:sz="0" w:space="0" w:color="auto"/>
            <w:bottom w:val="none" w:sz="0" w:space="0" w:color="auto"/>
            <w:right w:val="none" w:sz="0" w:space="0" w:color="auto"/>
          </w:divBdr>
        </w:div>
        <w:div w:id="473832193">
          <w:marLeft w:val="0"/>
          <w:marRight w:val="0"/>
          <w:marTop w:val="0"/>
          <w:marBottom w:val="0"/>
          <w:divBdr>
            <w:top w:val="none" w:sz="0" w:space="0" w:color="auto"/>
            <w:left w:val="none" w:sz="0" w:space="0" w:color="auto"/>
            <w:bottom w:val="none" w:sz="0" w:space="0" w:color="auto"/>
            <w:right w:val="none" w:sz="0" w:space="0" w:color="auto"/>
          </w:divBdr>
        </w:div>
        <w:div w:id="2117753843">
          <w:marLeft w:val="0"/>
          <w:marRight w:val="0"/>
          <w:marTop w:val="0"/>
          <w:marBottom w:val="0"/>
          <w:divBdr>
            <w:top w:val="none" w:sz="0" w:space="0" w:color="auto"/>
            <w:left w:val="none" w:sz="0" w:space="0" w:color="auto"/>
            <w:bottom w:val="none" w:sz="0" w:space="0" w:color="auto"/>
            <w:right w:val="none" w:sz="0" w:space="0" w:color="auto"/>
          </w:divBdr>
        </w:div>
        <w:div w:id="914049733">
          <w:marLeft w:val="0"/>
          <w:marRight w:val="0"/>
          <w:marTop w:val="0"/>
          <w:marBottom w:val="0"/>
          <w:divBdr>
            <w:top w:val="none" w:sz="0" w:space="0" w:color="auto"/>
            <w:left w:val="none" w:sz="0" w:space="0" w:color="auto"/>
            <w:bottom w:val="none" w:sz="0" w:space="0" w:color="auto"/>
            <w:right w:val="none" w:sz="0" w:space="0" w:color="auto"/>
          </w:divBdr>
        </w:div>
        <w:div w:id="1206404650">
          <w:marLeft w:val="0"/>
          <w:marRight w:val="0"/>
          <w:marTop w:val="0"/>
          <w:marBottom w:val="0"/>
          <w:divBdr>
            <w:top w:val="none" w:sz="0" w:space="0" w:color="auto"/>
            <w:left w:val="none" w:sz="0" w:space="0" w:color="auto"/>
            <w:bottom w:val="none" w:sz="0" w:space="0" w:color="auto"/>
            <w:right w:val="none" w:sz="0" w:space="0" w:color="auto"/>
          </w:divBdr>
        </w:div>
        <w:div w:id="1911498951">
          <w:marLeft w:val="0"/>
          <w:marRight w:val="0"/>
          <w:marTop w:val="0"/>
          <w:marBottom w:val="0"/>
          <w:divBdr>
            <w:top w:val="none" w:sz="0" w:space="0" w:color="auto"/>
            <w:left w:val="none" w:sz="0" w:space="0" w:color="auto"/>
            <w:bottom w:val="none" w:sz="0" w:space="0" w:color="auto"/>
            <w:right w:val="none" w:sz="0" w:space="0" w:color="auto"/>
          </w:divBdr>
        </w:div>
      </w:divsChild>
    </w:div>
    <w:div w:id="1847284930">
      <w:marLeft w:val="0"/>
      <w:marRight w:val="0"/>
      <w:marTop w:val="0"/>
      <w:marBottom w:val="0"/>
      <w:divBdr>
        <w:top w:val="none" w:sz="0" w:space="0" w:color="auto"/>
        <w:left w:val="none" w:sz="0" w:space="0" w:color="auto"/>
        <w:bottom w:val="none" w:sz="0" w:space="0" w:color="auto"/>
        <w:right w:val="none" w:sz="0" w:space="0" w:color="auto"/>
      </w:divBdr>
    </w:div>
    <w:div w:id="1847360587">
      <w:marLeft w:val="0"/>
      <w:marRight w:val="0"/>
      <w:marTop w:val="0"/>
      <w:marBottom w:val="0"/>
      <w:divBdr>
        <w:top w:val="none" w:sz="0" w:space="0" w:color="auto"/>
        <w:left w:val="none" w:sz="0" w:space="0" w:color="auto"/>
        <w:bottom w:val="none" w:sz="0" w:space="0" w:color="auto"/>
        <w:right w:val="none" w:sz="0" w:space="0" w:color="auto"/>
      </w:divBdr>
    </w:div>
    <w:div w:id="1847398467">
      <w:marLeft w:val="0"/>
      <w:marRight w:val="0"/>
      <w:marTop w:val="0"/>
      <w:marBottom w:val="0"/>
      <w:divBdr>
        <w:top w:val="none" w:sz="0" w:space="0" w:color="auto"/>
        <w:left w:val="none" w:sz="0" w:space="0" w:color="auto"/>
        <w:bottom w:val="none" w:sz="0" w:space="0" w:color="auto"/>
        <w:right w:val="none" w:sz="0" w:space="0" w:color="auto"/>
      </w:divBdr>
    </w:div>
    <w:div w:id="1847402967">
      <w:marLeft w:val="0"/>
      <w:marRight w:val="0"/>
      <w:marTop w:val="0"/>
      <w:marBottom w:val="0"/>
      <w:divBdr>
        <w:top w:val="none" w:sz="0" w:space="0" w:color="auto"/>
        <w:left w:val="none" w:sz="0" w:space="0" w:color="auto"/>
        <w:bottom w:val="none" w:sz="0" w:space="0" w:color="auto"/>
        <w:right w:val="none" w:sz="0" w:space="0" w:color="auto"/>
      </w:divBdr>
    </w:div>
    <w:div w:id="1847472859">
      <w:marLeft w:val="0"/>
      <w:marRight w:val="0"/>
      <w:marTop w:val="0"/>
      <w:marBottom w:val="0"/>
      <w:divBdr>
        <w:top w:val="none" w:sz="0" w:space="0" w:color="auto"/>
        <w:left w:val="none" w:sz="0" w:space="0" w:color="auto"/>
        <w:bottom w:val="none" w:sz="0" w:space="0" w:color="auto"/>
        <w:right w:val="none" w:sz="0" w:space="0" w:color="auto"/>
      </w:divBdr>
    </w:div>
    <w:div w:id="1847475580">
      <w:marLeft w:val="0"/>
      <w:marRight w:val="0"/>
      <w:marTop w:val="0"/>
      <w:marBottom w:val="0"/>
      <w:divBdr>
        <w:top w:val="none" w:sz="0" w:space="0" w:color="auto"/>
        <w:left w:val="none" w:sz="0" w:space="0" w:color="auto"/>
        <w:bottom w:val="none" w:sz="0" w:space="0" w:color="auto"/>
        <w:right w:val="none" w:sz="0" w:space="0" w:color="auto"/>
      </w:divBdr>
    </w:div>
    <w:div w:id="1847478199">
      <w:marLeft w:val="0"/>
      <w:marRight w:val="0"/>
      <w:marTop w:val="0"/>
      <w:marBottom w:val="0"/>
      <w:divBdr>
        <w:top w:val="none" w:sz="0" w:space="0" w:color="auto"/>
        <w:left w:val="none" w:sz="0" w:space="0" w:color="auto"/>
        <w:bottom w:val="none" w:sz="0" w:space="0" w:color="auto"/>
        <w:right w:val="none" w:sz="0" w:space="0" w:color="auto"/>
      </w:divBdr>
    </w:div>
    <w:div w:id="1847598229">
      <w:marLeft w:val="0"/>
      <w:marRight w:val="0"/>
      <w:marTop w:val="0"/>
      <w:marBottom w:val="0"/>
      <w:divBdr>
        <w:top w:val="none" w:sz="0" w:space="0" w:color="auto"/>
        <w:left w:val="none" w:sz="0" w:space="0" w:color="auto"/>
        <w:bottom w:val="none" w:sz="0" w:space="0" w:color="auto"/>
        <w:right w:val="none" w:sz="0" w:space="0" w:color="auto"/>
      </w:divBdr>
    </w:div>
    <w:div w:id="1847669538">
      <w:marLeft w:val="0"/>
      <w:marRight w:val="0"/>
      <w:marTop w:val="0"/>
      <w:marBottom w:val="0"/>
      <w:divBdr>
        <w:top w:val="none" w:sz="0" w:space="0" w:color="auto"/>
        <w:left w:val="none" w:sz="0" w:space="0" w:color="auto"/>
        <w:bottom w:val="none" w:sz="0" w:space="0" w:color="auto"/>
        <w:right w:val="none" w:sz="0" w:space="0" w:color="auto"/>
      </w:divBdr>
    </w:div>
    <w:div w:id="1847746684">
      <w:marLeft w:val="0"/>
      <w:marRight w:val="0"/>
      <w:marTop w:val="0"/>
      <w:marBottom w:val="0"/>
      <w:divBdr>
        <w:top w:val="none" w:sz="0" w:space="0" w:color="auto"/>
        <w:left w:val="none" w:sz="0" w:space="0" w:color="auto"/>
        <w:bottom w:val="none" w:sz="0" w:space="0" w:color="auto"/>
        <w:right w:val="none" w:sz="0" w:space="0" w:color="auto"/>
      </w:divBdr>
    </w:div>
    <w:div w:id="1847942136">
      <w:marLeft w:val="0"/>
      <w:marRight w:val="0"/>
      <w:marTop w:val="0"/>
      <w:marBottom w:val="0"/>
      <w:divBdr>
        <w:top w:val="none" w:sz="0" w:space="0" w:color="auto"/>
        <w:left w:val="none" w:sz="0" w:space="0" w:color="auto"/>
        <w:bottom w:val="none" w:sz="0" w:space="0" w:color="auto"/>
        <w:right w:val="none" w:sz="0" w:space="0" w:color="auto"/>
      </w:divBdr>
    </w:div>
    <w:div w:id="1847984696">
      <w:marLeft w:val="480"/>
      <w:marRight w:val="0"/>
      <w:marTop w:val="0"/>
      <w:marBottom w:val="0"/>
      <w:divBdr>
        <w:top w:val="none" w:sz="0" w:space="0" w:color="auto"/>
        <w:left w:val="none" w:sz="0" w:space="0" w:color="auto"/>
        <w:bottom w:val="none" w:sz="0" w:space="0" w:color="auto"/>
        <w:right w:val="none" w:sz="0" w:space="0" w:color="auto"/>
      </w:divBdr>
    </w:div>
    <w:div w:id="1848015285">
      <w:marLeft w:val="0"/>
      <w:marRight w:val="0"/>
      <w:marTop w:val="0"/>
      <w:marBottom w:val="0"/>
      <w:divBdr>
        <w:top w:val="none" w:sz="0" w:space="0" w:color="auto"/>
        <w:left w:val="none" w:sz="0" w:space="0" w:color="auto"/>
        <w:bottom w:val="none" w:sz="0" w:space="0" w:color="auto"/>
        <w:right w:val="none" w:sz="0" w:space="0" w:color="auto"/>
      </w:divBdr>
    </w:div>
    <w:div w:id="1848128836">
      <w:marLeft w:val="0"/>
      <w:marRight w:val="0"/>
      <w:marTop w:val="0"/>
      <w:marBottom w:val="0"/>
      <w:divBdr>
        <w:top w:val="none" w:sz="0" w:space="0" w:color="auto"/>
        <w:left w:val="none" w:sz="0" w:space="0" w:color="auto"/>
        <w:bottom w:val="none" w:sz="0" w:space="0" w:color="auto"/>
        <w:right w:val="none" w:sz="0" w:space="0" w:color="auto"/>
      </w:divBdr>
    </w:div>
    <w:div w:id="1848132942">
      <w:marLeft w:val="0"/>
      <w:marRight w:val="0"/>
      <w:marTop w:val="0"/>
      <w:marBottom w:val="0"/>
      <w:divBdr>
        <w:top w:val="none" w:sz="0" w:space="0" w:color="auto"/>
        <w:left w:val="none" w:sz="0" w:space="0" w:color="auto"/>
        <w:bottom w:val="none" w:sz="0" w:space="0" w:color="auto"/>
        <w:right w:val="none" w:sz="0" w:space="0" w:color="auto"/>
      </w:divBdr>
    </w:div>
    <w:div w:id="1848208090">
      <w:bodyDiv w:val="1"/>
      <w:marLeft w:val="0"/>
      <w:marRight w:val="0"/>
      <w:marTop w:val="0"/>
      <w:marBottom w:val="0"/>
      <w:divBdr>
        <w:top w:val="none" w:sz="0" w:space="0" w:color="auto"/>
        <w:left w:val="none" w:sz="0" w:space="0" w:color="auto"/>
        <w:bottom w:val="none" w:sz="0" w:space="0" w:color="auto"/>
        <w:right w:val="none" w:sz="0" w:space="0" w:color="auto"/>
      </w:divBdr>
    </w:div>
    <w:div w:id="1848210828">
      <w:marLeft w:val="0"/>
      <w:marRight w:val="0"/>
      <w:marTop w:val="0"/>
      <w:marBottom w:val="0"/>
      <w:divBdr>
        <w:top w:val="none" w:sz="0" w:space="0" w:color="auto"/>
        <w:left w:val="none" w:sz="0" w:space="0" w:color="auto"/>
        <w:bottom w:val="none" w:sz="0" w:space="0" w:color="auto"/>
        <w:right w:val="none" w:sz="0" w:space="0" w:color="auto"/>
      </w:divBdr>
    </w:div>
    <w:div w:id="1848250291">
      <w:marLeft w:val="0"/>
      <w:marRight w:val="0"/>
      <w:marTop w:val="0"/>
      <w:marBottom w:val="0"/>
      <w:divBdr>
        <w:top w:val="none" w:sz="0" w:space="0" w:color="auto"/>
        <w:left w:val="none" w:sz="0" w:space="0" w:color="auto"/>
        <w:bottom w:val="none" w:sz="0" w:space="0" w:color="auto"/>
        <w:right w:val="none" w:sz="0" w:space="0" w:color="auto"/>
      </w:divBdr>
    </w:div>
    <w:div w:id="1848252791">
      <w:marLeft w:val="0"/>
      <w:marRight w:val="0"/>
      <w:marTop w:val="0"/>
      <w:marBottom w:val="0"/>
      <w:divBdr>
        <w:top w:val="none" w:sz="0" w:space="0" w:color="auto"/>
        <w:left w:val="none" w:sz="0" w:space="0" w:color="auto"/>
        <w:bottom w:val="none" w:sz="0" w:space="0" w:color="auto"/>
        <w:right w:val="none" w:sz="0" w:space="0" w:color="auto"/>
      </w:divBdr>
    </w:div>
    <w:div w:id="1848445881">
      <w:marLeft w:val="0"/>
      <w:marRight w:val="0"/>
      <w:marTop w:val="0"/>
      <w:marBottom w:val="0"/>
      <w:divBdr>
        <w:top w:val="none" w:sz="0" w:space="0" w:color="auto"/>
        <w:left w:val="none" w:sz="0" w:space="0" w:color="auto"/>
        <w:bottom w:val="none" w:sz="0" w:space="0" w:color="auto"/>
        <w:right w:val="none" w:sz="0" w:space="0" w:color="auto"/>
      </w:divBdr>
    </w:div>
    <w:div w:id="1848472321">
      <w:marLeft w:val="0"/>
      <w:marRight w:val="0"/>
      <w:marTop w:val="0"/>
      <w:marBottom w:val="0"/>
      <w:divBdr>
        <w:top w:val="none" w:sz="0" w:space="0" w:color="auto"/>
        <w:left w:val="none" w:sz="0" w:space="0" w:color="auto"/>
        <w:bottom w:val="none" w:sz="0" w:space="0" w:color="auto"/>
        <w:right w:val="none" w:sz="0" w:space="0" w:color="auto"/>
      </w:divBdr>
    </w:div>
    <w:div w:id="1848474461">
      <w:marLeft w:val="0"/>
      <w:marRight w:val="0"/>
      <w:marTop w:val="0"/>
      <w:marBottom w:val="0"/>
      <w:divBdr>
        <w:top w:val="none" w:sz="0" w:space="0" w:color="auto"/>
        <w:left w:val="none" w:sz="0" w:space="0" w:color="auto"/>
        <w:bottom w:val="none" w:sz="0" w:space="0" w:color="auto"/>
        <w:right w:val="none" w:sz="0" w:space="0" w:color="auto"/>
      </w:divBdr>
    </w:div>
    <w:div w:id="1848514805">
      <w:marLeft w:val="0"/>
      <w:marRight w:val="0"/>
      <w:marTop w:val="0"/>
      <w:marBottom w:val="0"/>
      <w:divBdr>
        <w:top w:val="none" w:sz="0" w:space="0" w:color="auto"/>
        <w:left w:val="none" w:sz="0" w:space="0" w:color="auto"/>
        <w:bottom w:val="none" w:sz="0" w:space="0" w:color="auto"/>
        <w:right w:val="none" w:sz="0" w:space="0" w:color="auto"/>
      </w:divBdr>
    </w:div>
    <w:div w:id="1848641218">
      <w:marLeft w:val="0"/>
      <w:marRight w:val="0"/>
      <w:marTop w:val="0"/>
      <w:marBottom w:val="0"/>
      <w:divBdr>
        <w:top w:val="none" w:sz="0" w:space="0" w:color="auto"/>
        <w:left w:val="none" w:sz="0" w:space="0" w:color="auto"/>
        <w:bottom w:val="none" w:sz="0" w:space="0" w:color="auto"/>
        <w:right w:val="none" w:sz="0" w:space="0" w:color="auto"/>
      </w:divBdr>
    </w:div>
    <w:div w:id="1848669610">
      <w:marLeft w:val="0"/>
      <w:marRight w:val="0"/>
      <w:marTop w:val="0"/>
      <w:marBottom w:val="0"/>
      <w:divBdr>
        <w:top w:val="none" w:sz="0" w:space="0" w:color="auto"/>
        <w:left w:val="none" w:sz="0" w:space="0" w:color="auto"/>
        <w:bottom w:val="none" w:sz="0" w:space="0" w:color="auto"/>
        <w:right w:val="none" w:sz="0" w:space="0" w:color="auto"/>
      </w:divBdr>
    </w:div>
    <w:div w:id="1848711544">
      <w:marLeft w:val="0"/>
      <w:marRight w:val="0"/>
      <w:marTop w:val="0"/>
      <w:marBottom w:val="0"/>
      <w:divBdr>
        <w:top w:val="none" w:sz="0" w:space="0" w:color="auto"/>
        <w:left w:val="none" w:sz="0" w:space="0" w:color="auto"/>
        <w:bottom w:val="none" w:sz="0" w:space="0" w:color="auto"/>
        <w:right w:val="none" w:sz="0" w:space="0" w:color="auto"/>
      </w:divBdr>
    </w:div>
    <w:div w:id="1848712571">
      <w:marLeft w:val="0"/>
      <w:marRight w:val="0"/>
      <w:marTop w:val="0"/>
      <w:marBottom w:val="0"/>
      <w:divBdr>
        <w:top w:val="none" w:sz="0" w:space="0" w:color="auto"/>
        <w:left w:val="none" w:sz="0" w:space="0" w:color="auto"/>
        <w:bottom w:val="none" w:sz="0" w:space="0" w:color="auto"/>
        <w:right w:val="none" w:sz="0" w:space="0" w:color="auto"/>
      </w:divBdr>
    </w:div>
    <w:div w:id="1848901703">
      <w:marLeft w:val="0"/>
      <w:marRight w:val="0"/>
      <w:marTop w:val="0"/>
      <w:marBottom w:val="0"/>
      <w:divBdr>
        <w:top w:val="none" w:sz="0" w:space="0" w:color="auto"/>
        <w:left w:val="none" w:sz="0" w:space="0" w:color="auto"/>
        <w:bottom w:val="none" w:sz="0" w:space="0" w:color="auto"/>
        <w:right w:val="none" w:sz="0" w:space="0" w:color="auto"/>
      </w:divBdr>
    </w:div>
    <w:div w:id="1848905575">
      <w:marLeft w:val="0"/>
      <w:marRight w:val="0"/>
      <w:marTop w:val="0"/>
      <w:marBottom w:val="0"/>
      <w:divBdr>
        <w:top w:val="none" w:sz="0" w:space="0" w:color="auto"/>
        <w:left w:val="none" w:sz="0" w:space="0" w:color="auto"/>
        <w:bottom w:val="none" w:sz="0" w:space="0" w:color="auto"/>
        <w:right w:val="none" w:sz="0" w:space="0" w:color="auto"/>
      </w:divBdr>
    </w:div>
    <w:div w:id="1848905659">
      <w:marLeft w:val="0"/>
      <w:marRight w:val="0"/>
      <w:marTop w:val="0"/>
      <w:marBottom w:val="0"/>
      <w:divBdr>
        <w:top w:val="none" w:sz="0" w:space="0" w:color="auto"/>
        <w:left w:val="none" w:sz="0" w:space="0" w:color="auto"/>
        <w:bottom w:val="none" w:sz="0" w:space="0" w:color="auto"/>
        <w:right w:val="none" w:sz="0" w:space="0" w:color="auto"/>
      </w:divBdr>
    </w:div>
    <w:div w:id="1848910273">
      <w:bodyDiv w:val="1"/>
      <w:marLeft w:val="0"/>
      <w:marRight w:val="0"/>
      <w:marTop w:val="0"/>
      <w:marBottom w:val="0"/>
      <w:divBdr>
        <w:top w:val="none" w:sz="0" w:space="0" w:color="auto"/>
        <w:left w:val="none" w:sz="0" w:space="0" w:color="auto"/>
        <w:bottom w:val="none" w:sz="0" w:space="0" w:color="auto"/>
        <w:right w:val="none" w:sz="0" w:space="0" w:color="auto"/>
      </w:divBdr>
    </w:div>
    <w:div w:id="1849056237">
      <w:marLeft w:val="0"/>
      <w:marRight w:val="0"/>
      <w:marTop w:val="0"/>
      <w:marBottom w:val="0"/>
      <w:divBdr>
        <w:top w:val="none" w:sz="0" w:space="0" w:color="auto"/>
        <w:left w:val="none" w:sz="0" w:space="0" w:color="auto"/>
        <w:bottom w:val="none" w:sz="0" w:space="0" w:color="auto"/>
        <w:right w:val="none" w:sz="0" w:space="0" w:color="auto"/>
      </w:divBdr>
    </w:div>
    <w:div w:id="1849060232">
      <w:marLeft w:val="0"/>
      <w:marRight w:val="0"/>
      <w:marTop w:val="0"/>
      <w:marBottom w:val="0"/>
      <w:divBdr>
        <w:top w:val="none" w:sz="0" w:space="0" w:color="auto"/>
        <w:left w:val="none" w:sz="0" w:space="0" w:color="auto"/>
        <w:bottom w:val="none" w:sz="0" w:space="0" w:color="auto"/>
        <w:right w:val="none" w:sz="0" w:space="0" w:color="auto"/>
      </w:divBdr>
    </w:div>
    <w:div w:id="1849173683">
      <w:marLeft w:val="0"/>
      <w:marRight w:val="0"/>
      <w:marTop w:val="0"/>
      <w:marBottom w:val="0"/>
      <w:divBdr>
        <w:top w:val="none" w:sz="0" w:space="0" w:color="auto"/>
        <w:left w:val="none" w:sz="0" w:space="0" w:color="auto"/>
        <w:bottom w:val="none" w:sz="0" w:space="0" w:color="auto"/>
        <w:right w:val="none" w:sz="0" w:space="0" w:color="auto"/>
      </w:divBdr>
    </w:div>
    <w:div w:id="1849178633">
      <w:marLeft w:val="0"/>
      <w:marRight w:val="0"/>
      <w:marTop w:val="0"/>
      <w:marBottom w:val="0"/>
      <w:divBdr>
        <w:top w:val="none" w:sz="0" w:space="0" w:color="auto"/>
        <w:left w:val="none" w:sz="0" w:space="0" w:color="auto"/>
        <w:bottom w:val="none" w:sz="0" w:space="0" w:color="auto"/>
        <w:right w:val="none" w:sz="0" w:space="0" w:color="auto"/>
      </w:divBdr>
    </w:div>
    <w:div w:id="1849251786">
      <w:marLeft w:val="0"/>
      <w:marRight w:val="0"/>
      <w:marTop w:val="0"/>
      <w:marBottom w:val="0"/>
      <w:divBdr>
        <w:top w:val="none" w:sz="0" w:space="0" w:color="auto"/>
        <w:left w:val="none" w:sz="0" w:space="0" w:color="auto"/>
        <w:bottom w:val="none" w:sz="0" w:space="0" w:color="auto"/>
        <w:right w:val="none" w:sz="0" w:space="0" w:color="auto"/>
      </w:divBdr>
    </w:div>
    <w:div w:id="1849324231">
      <w:marLeft w:val="0"/>
      <w:marRight w:val="0"/>
      <w:marTop w:val="0"/>
      <w:marBottom w:val="0"/>
      <w:divBdr>
        <w:top w:val="none" w:sz="0" w:space="0" w:color="auto"/>
        <w:left w:val="none" w:sz="0" w:space="0" w:color="auto"/>
        <w:bottom w:val="none" w:sz="0" w:space="0" w:color="auto"/>
        <w:right w:val="none" w:sz="0" w:space="0" w:color="auto"/>
      </w:divBdr>
    </w:div>
    <w:div w:id="1849514580">
      <w:marLeft w:val="0"/>
      <w:marRight w:val="0"/>
      <w:marTop w:val="0"/>
      <w:marBottom w:val="0"/>
      <w:divBdr>
        <w:top w:val="none" w:sz="0" w:space="0" w:color="auto"/>
        <w:left w:val="none" w:sz="0" w:space="0" w:color="auto"/>
        <w:bottom w:val="none" w:sz="0" w:space="0" w:color="auto"/>
        <w:right w:val="none" w:sz="0" w:space="0" w:color="auto"/>
      </w:divBdr>
    </w:div>
    <w:div w:id="1849638848">
      <w:marLeft w:val="0"/>
      <w:marRight w:val="0"/>
      <w:marTop w:val="0"/>
      <w:marBottom w:val="0"/>
      <w:divBdr>
        <w:top w:val="none" w:sz="0" w:space="0" w:color="auto"/>
        <w:left w:val="none" w:sz="0" w:space="0" w:color="auto"/>
        <w:bottom w:val="none" w:sz="0" w:space="0" w:color="auto"/>
        <w:right w:val="none" w:sz="0" w:space="0" w:color="auto"/>
      </w:divBdr>
    </w:div>
    <w:div w:id="1849753855">
      <w:marLeft w:val="0"/>
      <w:marRight w:val="0"/>
      <w:marTop w:val="0"/>
      <w:marBottom w:val="0"/>
      <w:divBdr>
        <w:top w:val="none" w:sz="0" w:space="0" w:color="auto"/>
        <w:left w:val="none" w:sz="0" w:space="0" w:color="auto"/>
        <w:bottom w:val="none" w:sz="0" w:space="0" w:color="auto"/>
        <w:right w:val="none" w:sz="0" w:space="0" w:color="auto"/>
      </w:divBdr>
    </w:div>
    <w:div w:id="1849831736">
      <w:marLeft w:val="0"/>
      <w:marRight w:val="0"/>
      <w:marTop w:val="0"/>
      <w:marBottom w:val="0"/>
      <w:divBdr>
        <w:top w:val="none" w:sz="0" w:space="0" w:color="auto"/>
        <w:left w:val="none" w:sz="0" w:space="0" w:color="auto"/>
        <w:bottom w:val="none" w:sz="0" w:space="0" w:color="auto"/>
        <w:right w:val="none" w:sz="0" w:space="0" w:color="auto"/>
      </w:divBdr>
    </w:div>
    <w:div w:id="1849906662">
      <w:marLeft w:val="0"/>
      <w:marRight w:val="0"/>
      <w:marTop w:val="0"/>
      <w:marBottom w:val="0"/>
      <w:divBdr>
        <w:top w:val="none" w:sz="0" w:space="0" w:color="auto"/>
        <w:left w:val="none" w:sz="0" w:space="0" w:color="auto"/>
        <w:bottom w:val="none" w:sz="0" w:space="0" w:color="auto"/>
        <w:right w:val="none" w:sz="0" w:space="0" w:color="auto"/>
      </w:divBdr>
    </w:div>
    <w:div w:id="1849908059">
      <w:marLeft w:val="0"/>
      <w:marRight w:val="0"/>
      <w:marTop w:val="0"/>
      <w:marBottom w:val="0"/>
      <w:divBdr>
        <w:top w:val="none" w:sz="0" w:space="0" w:color="auto"/>
        <w:left w:val="none" w:sz="0" w:space="0" w:color="auto"/>
        <w:bottom w:val="none" w:sz="0" w:space="0" w:color="auto"/>
        <w:right w:val="none" w:sz="0" w:space="0" w:color="auto"/>
      </w:divBdr>
    </w:div>
    <w:div w:id="1849979601">
      <w:marLeft w:val="0"/>
      <w:marRight w:val="0"/>
      <w:marTop w:val="0"/>
      <w:marBottom w:val="0"/>
      <w:divBdr>
        <w:top w:val="none" w:sz="0" w:space="0" w:color="auto"/>
        <w:left w:val="none" w:sz="0" w:space="0" w:color="auto"/>
        <w:bottom w:val="none" w:sz="0" w:space="0" w:color="auto"/>
        <w:right w:val="none" w:sz="0" w:space="0" w:color="auto"/>
      </w:divBdr>
    </w:div>
    <w:div w:id="1850020240">
      <w:marLeft w:val="0"/>
      <w:marRight w:val="0"/>
      <w:marTop w:val="0"/>
      <w:marBottom w:val="0"/>
      <w:divBdr>
        <w:top w:val="none" w:sz="0" w:space="0" w:color="auto"/>
        <w:left w:val="none" w:sz="0" w:space="0" w:color="auto"/>
        <w:bottom w:val="none" w:sz="0" w:space="0" w:color="auto"/>
        <w:right w:val="none" w:sz="0" w:space="0" w:color="auto"/>
      </w:divBdr>
    </w:div>
    <w:div w:id="1850022842">
      <w:marLeft w:val="0"/>
      <w:marRight w:val="0"/>
      <w:marTop w:val="0"/>
      <w:marBottom w:val="0"/>
      <w:divBdr>
        <w:top w:val="none" w:sz="0" w:space="0" w:color="auto"/>
        <w:left w:val="none" w:sz="0" w:space="0" w:color="auto"/>
        <w:bottom w:val="none" w:sz="0" w:space="0" w:color="auto"/>
        <w:right w:val="none" w:sz="0" w:space="0" w:color="auto"/>
      </w:divBdr>
    </w:div>
    <w:div w:id="1850095929">
      <w:marLeft w:val="0"/>
      <w:marRight w:val="0"/>
      <w:marTop w:val="0"/>
      <w:marBottom w:val="0"/>
      <w:divBdr>
        <w:top w:val="none" w:sz="0" w:space="0" w:color="auto"/>
        <w:left w:val="none" w:sz="0" w:space="0" w:color="auto"/>
        <w:bottom w:val="none" w:sz="0" w:space="0" w:color="auto"/>
        <w:right w:val="none" w:sz="0" w:space="0" w:color="auto"/>
      </w:divBdr>
    </w:div>
    <w:div w:id="1850101729">
      <w:marLeft w:val="0"/>
      <w:marRight w:val="0"/>
      <w:marTop w:val="0"/>
      <w:marBottom w:val="0"/>
      <w:divBdr>
        <w:top w:val="none" w:sz="0" w:space="0" w:color="auto"/>
        <w:left w:val="none" w:sz="0" w:space="0" w:color="auto"/>
        <w:bottom w:val="none" w:sz="0" w:space="0" w:color="auto"/>
        <w:right w:val="none" w:sz="0" w:space="0" w:color="auto"/>
      </w:divBdr>
    </w:div>
    <w:div w:id="1850169996">
      <w:bodyDiv w:val="1"/>
      <w:marLeft w:val="0"/>
      <w:marRight w:val="0"/>
      <w:marTop w:val="0"/>
      <w:marBottom w:val="0"/>
      <w:divBdr>
        <w:top w:val="none" w:sz="0" w:space="0" w:color="auto"/>
        <w:left w:val="none" w:sz="0" w:space="0" w:color="auto"/>
        <w:bottom w:val="none" w:sz="0" w:space="0" w:color="auto"/>
        <w:right w:val="none" w:sz="0" w:space="0" w:color="auto"/>
      </w:divBdr>
    </w:div>
    <w:div w:id="1850171733">
      <w:marLeft w:val="0"/>
      <w:marRight w:val="0"/>
      <w:marTop w:val="0"/>
      <w:marBottom w:val="0"/>
      <w:divBdr>
        <w:top w:val="none" w:sz="0" w:space="0" w:color="auto"/>
        <w:left w:val="none" w:sz="0" w:space="0" w:color="auto"/>
        <w:bottom w:val="none" w:sz="0" w:space="0" w:color="auto"/>
        <w:right w:val="none" w:sz="0" w:space="0" w:color="auto"/>
      </w:divBdr>
    </w:div>
    <w:div w:id="1850173906">
      <w:marLeft w:val="0"/>
      <w:marRight w:val="0"/>
      <w:marTop w:val="0"/>
      <w:marBottom w:val="0"/>
      <w:divBdr>
        <w:top w:val="none" w:sz="0" w:space="0" w:color="auto"/>
        <w:left w:val="none" w:sz="0" w:space="0" w:color="auto"/>
        <w:bottom w:val="none" w:sz="0" w:space="0" w:color="auto"/>
        <w:right w:val="none" w:sz="0" w:space="0" w:color="auto"/>
      </w:divBdr>
    </w:div>
    <w:div w:id="1850174140">
      <w:marLeft w:val="0"/>
      <w:marRight w:val="0"/>
      <w:marTop w:val="0"/>
      <w:marBottom w:val="0"/>
      <w:divBdr>
        <w:top w:val="none" w:sz="0" w:space="0" w:color="auto"/>
        <w:left w:val="none" w:sz="0" w:space="0" w:color="auto"/>
        <w:bottom w:val="none" w:sz="0" w:space="0" w:color="auto"/>
        <w:right w:val="none" w:sz="0" w:space="0" w:color="auto"/>
      </w:divBdr>
    </w:div>
    <w:div w:id="1850176314">
      <w:marLeft w:val="0"/>
      <w:marRight w:val="0"/>
      <w:marTop w:val="0"/>
      <w:marBottom w:val="0"/>
      <w:divBdr>
        <w:top w:val="none" w:sz="0" w:space="0" w:color="auto"/>
        <w:left w:val="none" w:sz="0" w:space="0" w:color="auto"/>
        <w:bottom w:val="none" w:sz="0" w:space="0" w:color="auto"/>
        <w:right w:val="none" w:sz="0" w:space="0" w:color="auto"/>
      </w:divBdr>
    </w:div>
    <w:div w:id="1850213045">
      <w:marLeft w:val="0"/>
      <w:marRight w:val="0"/>
      <w:marTop w:val="0"/>
      <w:marBottom w:val="0"/>
      <w:divBdr>
        <w:top w:val="none" w:sz="0" w:space="0" w:color="auto"/>
        <w:left w:val="none" w:sz="0" w:space="0" w:color="auto"/>
        <w:bottom w:val="none" w:sz="0" w:space="0" w:color="auto"/>
        <w:right w:val="none" w:sz="0" w:space="0" w:color="auto"/>
      </w:divBdr>
    </w:div>
    <w:div w:id="1850213103">
      <w:marLeft w:val="0"/>
      <w:marRight w:val="0"/>
      <w:marTop w:val="0"/>
      <w:marBottom w:val="0"/>
      <w:divBdr>
        <w:top w:val="none" w:sz="0" w:space="0" w:color="auto"/>
        <w:left w:val="none" w:sz="0" w:space="0" w:color="auto"/>
        <w:bottom w:val="none" w:sz="0" w:space="0" w:color="auto"/>
        <w:right w:val="none" w:sz="0" w:space="0" w:color="auto"/>
      </w:divBdr>
    </w:div>
    <w:div w:id="1850214646">
      <w:marLeft w:val="0"/>
      <w:marRight w:val="0"/>
      <w:marTop w:val="0"/>
      <w:marBottom w:val="0"/>
      <w:divBdr>
        <w:top w:val="none" w:sz="0" w:space="0" w:color="auto"/>
        <w:left w:val="none" w:sz="0" w:space="0" w:color="auto"/>
        <w:bottom w:val="none" w:sz="0" w:space="0" w:color="auto"/>
        <w:right w:val="none" w:sz="0" w:space="0" w:color="auto"/>
      </w:divBdr>
    </w:div>
    <w:div w:id="1850293960">
      <w:marLeft w:val="0"/>
      <w:marRight w:val="0"/>
      <w:marTop w:val="0"/>
      <w:marBottom w:val="0"/>
      <w:divBdr>
        <w:top w:val="none" w:sz="0" w:space="0" w:color="auto"/>
        <w:left w:val="none" w:sz="0" w:space="0" w:color="auto"/>
        <w:bottom w:val="none" w:sz="0" w:space="0" w:color="auto"/>
        <w:right w:val="none" w:sz="0" w:space="0" w:color="auto"/>
      </w:divBdr>
    </w:div>
    <w:div w:id="1850295346">
      <w:marLeft w:val="0"/>
      <w:marRight w:val="0"/>
      <w:marTop w:val="0"/>
      <w:marBottom w:val="0"/>
      <w:divBdr>
        <w:top w:val="none" w:sz="0" w:space="0" w:color="auto"/>
        <w:left w:val="none" w:sz="0" w:space="0" w:color="auto"/>
        <w:bottom w:val="none" w:sz="0" w:space="0" w:color="auto"/>
        <w:right w:val="none" w:sz="0" w:space="0" w:color="auto"/>
      </w:divBdr>
    </w:div>
    <w:div w:id="1850371272">
      <w:marLeft w:val="0"/>
      <w:marRight w:val="0"/>
      <w:marTop w:val="0"/>
      <w:marBottom w:val="0"/>
      <w:divBdr>
        <w:top w:val="none" w:sz="0" w:space="0" w:color="auto"/>
        <w:left w:val="none" w:sz="0" w:space="0" w:color="auto"/>
        <w:bottom w:val="none" w:sz="0" w:space="0" w:color="auto"/>
        <w:right w:val="none" w:sz="0" w:space="0" w:color="auto"/>
      </w:divBdr>
    </w:div>
    <w:div w:id="1850487605">
      <w:marLeft w:val="0"/>
      <w:marRight w:val="0"/>
      <w:marTop w:val="0"/>
      <w:marBottom w:val="0"/>
      <w:divBdr>
        <w:top w:val="none" w:sz="0" w:space="0" w:color="auto"/>
        <w:left w:val="none" w:sz="0" w:space="0" w:color="auto"/>
        <w:bottom w:val="none" w:sz="0" w:space="0" w:color="auto"/>
        <w:right w:val="none" w:sz="0" w:space="0" w:color="auto"/>
      </w:divBdr>
    </w:div>
    <w:div w:id="1850557406">
      <w:marLeft w:val="0"/>
      <w:marRight w:val="0"/>
      <w:marTop w:val="0"/>
      <w:marBottom w:val="0"/>
      <w:divBdr>
        <w:top w:val="none" w:sz="0" w:space="0" w:color="auto"/>
        <w:left w:val="none" w:sz="0" w:space="0" w:color="auto"/>
        <w:bottom w:val="none" w:sz="0" w:space="0" w:color="auto"/>
        <w:right w:val="none" w:sz="0" w:space="0" w:color="auto"/>
      </w:divBdr>
    </w:div>
    <w:div w:id="1850633373">
      <w:marLeft w:val="0"/>
      <w:marRight w:val="0"/>
      <w:marTop w:val="0"/>
      <w:marBottom w:val="0"/>
      <w:divBdr>
        <w:top w:val="none" w:sz="0" w:space="0" w:color="auto"/>
        <w:left w:val="none" w:sz="0" w:space="0" w:color="auto"/>
        <w:bottom w:val="none" w:sz="0" w:space="0" w:color="auto"/>
        <w:right w:val="none" w:sz="0" w:space="0" w:color="auto"/>
      </w:divBdr>
    </w:div>
    <w:div w:id="1850636010">
      <w:marLeft w:val="0"/>
      <w:marRight w:val="0"/>
      <w:marTop w:val="0"/>
      <w:marBottom w:val="0"/>
      <w:divBdr>
        <w:top w:val="none" w:sz="0" w:space="0" w:color="auto"/>
        <w:left w:val="none" w:sz="0" w:space="0" w:color="auto"/>
        <w:bottom w:val="none" w:sz="0" w:space="0" w:color="auto"/>
        <w:right w:val="none" w:sz="0" w:space="0" w:color="auto"/>
      </w:divBdr>
    </w:div>
    <w:div w:id="1850827793">
      <w:marLeft w:val="0"/>
      <w:marRight w:val="0"/>
      <w:marTop w:val="0"/>
      <w:marBottom w:val="0"/>
      <w:divBdr>
        <w:top w:val="none" w:sz="0" w:space="0" w:color="auto"/>
        <w:left w:val="none" w:sz="0" w:space="0" w:color="auto"/>
        <w:bottom w:val="none" w:sz="0" w:space="0" w:color="auto"/>
        <w:right w:val="none" w:sz="0" w:space="0" w:color="auto"/>
      </w:divBdr>
    </w:div>
    <w:div w:id="1850945443">
      <w:marLeft w:val="0"/>
      <w:marRight w:val="0"/>
      <w:marTop w:val="0"/>
      <w:marBottom w:val="0"/>
      <w:divBdr>
        <w:top w:val="none" w:sz="0" w:space="0" w:color="auto"/>
        <w:left w:val="none" w:sz="0" w:space="0" w:color="auto"/>
        <w:bottom w:val="none" w:sz="0" w:space="0" w:color="auto"/>
        <w:right w:val="none" w:sz="0" w:space="0" w:color="auto"/>
      </w:divBdr>
    </w:div>
    <w:div w:id="1850946331">
      <w:marLeft w:val="0"/>
      <w:marRight w:val="0"/>
      <w:marTop w:val="0"/>
      <w:marBottom w:val="0"/>
      <w:divBdr>
        <w:top w:val="none" w:sz="0" w:space="0" w:color="auto"/>
        <w:left w:val="none" w:sz="0" w:space="0" w:color="auto"/>
        <w:bottom w:val="none" w:sz="0" w:space="0" w:color="auto"/>
        <w:right w:val="none" w:sz="0" w:space="0" w:color="auto"/>
      </w:divBdr>
    </w:div>
    <w:div w:id="1851094997">
      <w:marLeft w:val="0"/>
      <w:marRight w:val="0"/>
      <w:marTop w:val="0"/>
      <w:marBottom w:val="0"/>
      <w:divBdr>
        <w:top w:val="none" w:sz="0" w:space="0" w:color="auto"/>
        <w:left w:val="none" w:sz="0" w:space="0" w:color="auto"/>
        <w:bottom w:val="none" w:sz="0" w:space="0" w:color="auto"/>
        <w:right w:val="none" w:sz="0" w:space="0" w:color="auto"/>
      </w:divBdr>
    </w:div>
    <w:div w:id="1851215586">
      <w:marLeft w:val="0"/>
      <w:marRight w:val="0"/>
      <w:marTop w:val="0"/>
      <w:marBottom w:val="0"/>
      <w:divBdr>
        <w:top w:val="none" w:sz="0" w:space="0" w:color="auto"/>
        <w:left w:val="none" w:sz="0" w:space="0" w:color="auto"/>
        <w:bottom w:val="none" w:sz="0" w:space="0" w:color="auto"/>
        <w:right w:val="none" w:sz="0" w:space="0" w:color="auto"/>
      </w:divBdr>
    </w:div>
    <w:div w:id="1851333313">
      <w:marLeft w:val="0"/>
      <w:marRight w:val="0"/>
      <w:marTop w:val="0"/>
      <w:marBottom w:val="0"/>
      <w:divBdr>
        <w:top w:val="none" w:sz="0" w:space="0" w:color="auto"/>
        <w:left w:val="none" w:sz="0" w:space="0" w:color="auto"/>
        <w:bottom w:val="none" w:sz="0" w:space="0" w:color="auto"/>
        <w:right w:val="none" w:sz="0" w:space="0" w:color="auto"/>
      </w:divBdr>
    </w:div>
    <w:div w:id="1851673327">
      <w:marLeft w:val="480"/>
      <w:marRight w:val="0"/>
      <w:marTop w:val="0"/>
      <w:marBottom w:val="0"/>
      <w:divBdr>
        <w:top w:val="none" w:sz="0" w:space="0" w:color="auto"/>
        <w:left w:val="none" w:sz="0" w:space="0" w:color="auto"/>
        <w:bottom w:val="none" w:sz="0" w:space="0" w:color="auto"/>
        <w:right w:val="none" w:sz="0" w:space="0" w:color="auto"/>
      </w:divBdr>
    </w:div>
    <w:div w:id="1851673963">
      <w:marLeft w:val="0"/>
      <w:marRight w:val="0"/>
      <w:marTop w:val="0"/>
      <w:marBottom w:val="0"/>
      <w:divBdr>
        <w:top w:val="none" w:sz="0" w:space="0" w:color="auto"/>
        <w:left w:val="none" w:sz="0" w:space="0" w:color="auto"/>
        <w:bottom w:val="none" w:sz="0" w:space="0" w:color="auto"/>
        <w:right w:val="none" w:sz="0" w:space="0" w:color="auto"/>
      </w:divBdr>
    </w:div>
    <w:div w:id="1851681449">
      <w:marLeft w:val="0"/>
      <w:marRight w:val="0"/>
      <w:marTop w:val="0"/>
      <w:marBottom w:val="0"/>
      <w:divBdr>
        <w:top w:val="none" w:sz="0" w:space="0" w:color="auto"/>
        <w:left w:val="none" w:sz="0" w:space="0" w:color="auto"/>
        <w:bottom w:val="none" w:sz="0" w:space="0" w:color="auto"/>
        <w:right w:val="none" w:sz="0" w:space="0" w:color="auto"/>
      </w:divBdr>
    </w:div>
    <w:div w:id="1851750068">
      <w:marLeft w:val="0"/>
      <w:marRight w:val="0"/>
      <w:marTop w:val="0"/>
      <w:marBottom w:val="0"/>
      <w:divBdr>
        <w:top w:val="none" w:sz="0" w:space="0" w:color="auto"/>
        <w:left w:val="none" w:sz="0" w:space="0" w:color="auto"/>
        <w:bottom w:val="none" w:sz="0" w:space="0" w:color="auto"/>
        <w:right w:val="none" w:sz="0" w:space="0" w:color="auto"/>
      </w:divBdr>
    </w:div>
    <w:div w:id="1851791506">
      <w:marLeft w:val="0"/>
      <w:marRight w:val="0"/>
      <w:marTop w:val="0"/>
      <w:marBottom w:val="0"/>
      <w:divBdr>
        <w:top w:val="none" w:sz="0" w:space="0" w:color="auto"/>
        <w:left w:val="none" w:sz="0" w:space="0" w:color="auto"/>
        <w:bottom w:val="none" w:sz="0" w:space="0" w:color="auto"/>
        <w:right w:val="none" w:sz="0" w:space="0" w:color="auto"/>
      </w:divBdr>
    </w:div>
    <w:div w:id="1851796583">
      <w:marLeft w:val="0"/>
      <w:marRight w:val="0"/>
      <w:marTop w:val="0"/>
      <w:marBottom w:val="0"/>
      <w:divBdr>
        <w:top w:val="none" w:sz="0" w:space="0" w:color="auto"/>
        <w:left w:val="none" w:sz="0" w:space="0" w:color="auto"/>
        <w:bottom w:val="none" w:sz="0" w:space="0" w:color="auto"/>
        <w:right w:val="none" w:sz="0" w:space="0" w:color="auto"/>
      </w:divBdr>
    </w:div>
    <w:div w:id="1851942688">
      <w:marLeft w:val="0"/>
      <w:marRight w:val="0"/>
      <w:marTop w:val="0"/>
      <w:marBottom w:val="0"/>
      <w:divBdr>
        <w:top w:val="none" w:sz="0" w:space="0" w:color="auto"/>
        <w:left w:val="none" w:sz="0" w:space="0" w:color="auto"/>
        <w:bottom w:val="none" w:sz="0" w:space="0" w:color="auto"/>
        <w:right w:val="none" w:sz="0" w:space="0" w:color="auto"/>
      </w:divBdr>
    </w:div>
    <w:div w:id="1851943929">
      <w:marLeft w:val="0"/>
      <w:marRight w:val="0"/>
      <w:marTop w:val="0"/>
      <w:marBottom w:val="0"/>
      <w:divBdr>
        <w:top w:val="none" w:sz="0" w:space="0" w:color="auto"/>
        <w:left w:val="none" w:sz="0" w:space="0" w:color="auto"/>
        <w:bottom w:val="none" w:sz="0" w:space="0" w:color="auto"/>
        <w:right w:val="none" w:sz="0" w:space="0" w:color="auto"/>
      </w:divBdr>
    </w:div>
    <w:div w:id="1851991562">
      <w:marLeft w:val="0"/>
      <w:marRight w:val="0"/>
      <w:marTop w:val="0"/>
      <w:marBottom w:val="0"/>
      <w:divBdr>
        <w:top w:val="none" w:sz="0" w:space="0" w:color="auto"/>
        <w:left w:val="none" w:sz="0" w:space="0" w:color="auto"/>
        <w:bottom w:val="none" w:sz="0" w:space="0" w:color="auto"/>
        <w:right w:val="none" w:sz="0" w:space="0" w:color="auto"/>
      </w:divBdr>
    </w:div>
    <w:div w:id="1852059877">
      <w:bodyDiv w:val="1"/>
      <w:marLeft w:val="0"/>
      <w:marRight w:val="0"/>
      <w:marTop w:val="0"/>
      <w:marBottom w:val="0"/>
      <w:divBdr>
        <w:top w:val="none" w:sz="0" w:space="0" w:color="auto"/>
        <w:left w:val="none" w:sz="0" w:space="0" w:color="auto"/>
        <w:bottom w:val="none" w:sz="0" w:space="0" w:color="auto"/>
        <w:right w:val="none" w:sz="0" w:space="0" w:color="auto"/>
      </w:divBdr>
    </w:div>
    <w:div w:id="1852140650">
      <w:marLeft w:val="0"/>
      <w:marRight w:val="0"/>
      <w:marTop w:val="0"/>
      <w:marBottom w:val="0"/>
      <w:divBdr>
        <w:top w:val="none" w:sz="0" w:space="0" w:color="auto"/>
        <w:left w:val="none" w:sz="0" w:space="0" w:color="auto"/>
        <w:bottom w:val="none" w:sz="0" w:space="0" w:color="auto"/>
        <w:right w:val="none" w:sz="0" w:space="0" w:color="auto"/>
      </w:divBdr>
    </w:div>
    <w:div w:id="1852181193">
      <w:marLeft w:val="0"/>
      <w:marRight w:val="0"/>
      <w:marTop w:val="0"/>
      <w:marBottom w:val="0"/>
      <w:divBdr>
        <w:top w:val="none" w:sz="0" w:space="0" w:color="auto"/>
        <w:left w:val="none" w:sz="0" w:space="0" w:color="auto"/>
        <w:bottom w:val="none" w:sz="0" w:space="0" w:color="auto"/>
        <w:right w:val="none" w:sz="0" w:space="0" w:color="auto"/>
      </w:divBdr>
    </w:div>
    <w:div w:id="1852210708">
      <w:marLeft w:val="0"/>
      <w:marRight w:val="0"/>
      <w:marTop w:val="0"/>
      <w:marBottom w:val="0"/>
      <w:divBdr>
        <w:top w:val="none" w:sz="0" w:space="0" w:color="auto"/>
        <w:left w:val="none" w:sz="0" w:space="0" w:color="auto"/>
        <w:bottom w:val="none" w:sz="0" w:space="0" w:color="auto"/>
        <w:right w:val="none" w:sz="0" w:space="0" w:color="auto"/>
      </w:divBdr>
    </w:div>
    <w:div w:id="1852333105">
      <w:marLeft w:val="0"/>
      <w:marRight w:val="0"/>
      <w:marTop w:val="0"/>
      <w:marBottom w:val="0"/>
      <w:divBdr>
        <w:top w:val="none" w:sz="0" w:space="0" w:color="auto"/>
        <w:left w:val="none" w:sz="0" w:space="0" w:color="auto"/>
        <w:bottom w:val="none" w:sz="0" w:space="0" w:color="auto"/>
        <w:right w:val="none" w:sz="0" w:space="0" w:color="auto"/>
      </w:divBdr>
    </w:div>
    <w:div w:id="1852380018">
      <w:marLeft w:val="0"/>
      <w:marRight w:val="0"/>
      <w:marTop w:val="0"/>
      <w:marBottom w:val="0"/>
      <w:divBdr>
        <w:top w:val="none" w:sz="0" w:space="0" w:color="auto"/>
        <w:left w:val="none" w:sz="0" w:space="0" w:color="auto"/>
        <w:bottom w:val="none" w:sz="0" w:space="0" w:color="auto"/>
        <w:right w:val="none" w:sz="0" w:space="0" w:color="auto"/>
      </w:divBdr>
    </w:div>
    <w:div w:id="1852403672">
      <w:marLeft w:val="0"/>
      <w:marRight w:val="0"/>
      <w:marTop w:val="0"/>
      <w:marBottom w:val="0"/>
      <w:divBdr>
        <w:top w:val="none" w:sz="0" w:space="0" w:color="auto"/>
        <w:left w:val="none" w:sz="0" w:space="0" w:color="auto"/>
        <w:bottom w:val="none" w:sz="0" w:space="0" w:color="auto"/>
        <w:right w:val="none" w:sz="0" w:space="0" w:color="auto"/>
      </w:divBdr>
    </w:div>
    <w:div w:id="1852407257">
      <w:marLeft w:val="0"/>
      <w:marRight w:val="0"/>
      <w:marTop w:val="0"/>
      <w:marBottom w:val="0"/>
      <w:divBdr>
        <w:top w:val="none" w:sz="0" w:space="0" w:color="auto"/>
        <w:left w:val="none" w:sz="0" w:space="0" w:color="auto"/>
        <w:bottom w:val="none" w:sz="0" w:space="0" w:color="auto"/>
        <w:right w:val="none" w:sz="0" w:space="0" w:color="auto"/>
      </w:divBdr>
    </w:div>
    <w:div w:id="1852452238">
      <w:marLeft w:val="0"/>
      <w:marRight w:val="0"/>
      <w:marTop w:val="0"/>
      <w:marBottom w:val="0"/>
      <w:divBdr>
        <w:top w:val="none" w:sz="0" w:space="0" w:color="auto"/>
        <w:left w:val="none" w:sz="0" w:space="0" w:color="auto"/>
        <w:bottom w:val="none" w:sz="0" w:space="0" w:color="auto"/>
        <w:right w:val="none" w:sz="0" w:space="0" w:color="auto"/>
      </w:divBdr>
    </w:div>
    <w:div w:id="1852455302">
      <w:marLeft w:val="0"/>
      <w:marRight w:val="0"/>
      <w:marTop w:val="0"/>
      <w:marBottom w:val="0"/>
      <w:divBdr>
        <w:top w:val="none" w:sz="0" w:space="0" w:color="auto"/>
        <w:left w:val="none" w:sz="0" w:space="0" w:color="auto"/>
        <w:bottom w:val="none" w:sz="0" w:space="0" w:color="auto"/>
        <w:right w:val="none" w:sz="0" w:space="0" w:color="auto"/>
      </w:divBdr>
    </w:div>
    <w:div w:id="1852525566">
      <w:marLeft w:val="0"/>
      <w:marRight w:val="0"/>
      <w:marTop w:val="0"/>
      <w:marBottom w:val="0"/>
      <w:divBdr>
        <w:top w:val="none" w:sz="0" w:space="0" w:color="auto"/>
        <w:left w:val="none" w:sz="0" w:space="0" w:color="auto"/>
        <w:bottom w:val="none" w:sz="0" w:space="0" w:color="auto"/>
        <w:right w:val="none" w:sz="0" w:space="0" w:color="auto"/>
      </w:divBdr>
    </w:div>
    <w:div w:id="1852597009">
      <w:marLeft w:val="0"/>
      <w:marRight w:val="0"/>
      <w:marTop w:val="0"/>
      <w:marBottom w:val="0"/>
      <w:divBdr>
        <w:top w:val="none" w:sz="0" w:space="0" w:color="auto"/>
        <w:left w:val="none" w:sz="0" w:space="0" w:color="auto"/>
        <w:bottom w:val="none" w:sz="0" w:space="0" w:color="auto"/>
        <w:right w:val="none" w:sz="0" w:space="0" w:color="auto"/>
      </w:divBdr>
    </w:div>
    <w:div w:id="1852643706">
      <w:marLeft w:val="0"/>
      <w:marRight w:val="0"/>
      <w:marTop w:val="0"/>
      <w:marBottom w:val="0"/>
      <w:divBdr>
        <w:top w:val="none" w:sz="0" w:space="0" w:color="auto"/>
        <w:left w:val="none" w:sz="0" w:space="0" w:color="auto"/>
        <w:bottom w:val="none" w:sz="0" w:space="0" w:color="auto"/>
        <w:right w:val="none" w:sz="0" w:space="0" w:color="auto"/>
      </w:divBdr>
    </w:div>
    <w:div w:id="1852643876">
      <w:marLeft w:val="0"/>
      <w:marRight w:val="0"/>
      <w:marTop w:val="0"/>
      <w:marBottom w:val="0"/>
      <w:divBdr>
        <w:top w:val="none" w:sz="0" w:space="0" w:color="auto"/>
        <w:left w:val="none" w:sz="0" w:space="0" w:color="auto"/>
        <w:bottom w:val="none" w:sz="0" w:space="0" w:color="auto"/>
        <w:right w:val="none" w:sz="0" w:space="0" w:color="auto"/>
      </w:divBdr>
    </w:div>
    <w:div w:id="1852718908">
      <w:marLeft w:val="0"/>
      <w:marRight w:val="0"/>
      <w:marTop w:val="0"/>
      <w:marBottom w:val="0"/>
      <w:divBdr>
        <w:top w:val="none" w:sz="0" w:space="0" w:color="auto"/>
        <w:left w:val="none" w:sz="0" w:space="0" w:color="auto"/>
        <w:bottom w:val="none" w:sz="0" w:space="0" w:color="auto"/>
        <w:right w:val="none" w:sz="0" w:space="0" w:color="auto"/>
      </w:divBdr>
    </w:div>
    <w:div w:id="1852723093">
      <w:marLeft w:val="0"/>
      <w:marRight w:val="0"/>
      <w:marTop w:val="0"/>
      <w:marBottom w:val="0"/>
      <w:divBdr>
        <w:top w:val="none" w:sz="0" w:space="0" w:color="auto"/>
        <w:left w:val="none" w:sz="0" w:space="0" w:color="auto"/>
        <w:bottom w:val="none" w:sz="0" w:space="0" w:color="auto"/>
        <w:right w:val="none" w:sz="0" w:space="0" w:color="auto"/>
      </w:divBdr>
    </w:div>
    <w:div w:id="1852797244">
      <w:marLeft w:val="0"/>
      <w:marRight w:val="0"/>
      <w:marTop w:val="0"/>
      <w:marBottom w:val="0"/>
      <w:divBdr>
        <w:top w:val="none" w:sz="0" w:space="0" w:color="auto"/>
        <w:left w:val="none" w:sz="0" w:space="0" w:color="auto"/>
        <w:bottom w:val="none" w:sz="0" w:space="0" w:color="auto"/>
        <w:right w:val="none" w:sz="0" w:space="0" w:color="auto"/>
      </w:divBdr>
    </w:div>
    <w:div w:id="1852835542">
      <w:marLeft w:val="0"/>
      <w:marRight w:val="0"/>
      <w:marTop w:val="0"/>
      <w:marBottom w:val="0"/>
      <w:divBdr>
        <w:top w:val="none" w:sz="0" w:space="0" w:color="auto"/>
        <w:left w:val="none" w:sz="0" w:space="0" w:color="auto"/>
        <w:bottom w:val="none" w:sz="0" w:space="0" w:color="auto"/>
        <w:right w:val="none" w:sz="0" w:space="0" w:color="auto"/>
      </w:divBdr>
    </w:div>
    <w:div w:id="1852838783">
      <w:marLeft w:val="0"/>
      <w:marRight w:val="0"/>
      <w:marTop w:val="0"/>
      <w:marBottom w:val="0"/>
      <w:divBdr>
        <w:top w:val="none" w:sz="0" w:space="0" w:color="auto"/>
        <w:left w:val="none" w:sz="0" w:space="0" w:color="auto"/>
        <w:bottom w:val="none" w:sz="0" w:space="0" w:color="auto"/>
        <w:right w:val="none" w:sz="0" w:space="0" w:color="auto"/>
      </w:divBdr>
    </w:div>
    <w:div w:id="1852910195">
      <w:marLeft w:val="0"/>
      <w:marRight w:val="0"/>
      <w:marTop w:val="0"/>
      <w:marBottom w:val="0"/>
      <w:divBdr>
        <w:top w:val="none" w:sz="0" w:space="0" w:color="auto"/>
        <w:left w:val="none" w:sz="0" w:space="0" w:color="auto"/>
        <w:bottom w:val="none" w:sz="0" w:space="0" w:color="auto"/>
        <w:right w:val="none" w:sz="0" w:space="0" w:color="auto"/>
      </w:divBdr>
    </w:div>
    <w:div w:id="1852910686">
      <w:marLeft w:val="0"/>
      <w:marRight w:val="0"/>
      <w:marTop w:val="0"/>
      <w:marBottom w:val="0"/>
      <w:divBdr>
        <w:top w:val="none" w:sz="0" w:space="0" w:color="auto"/>
        <w:left w:val="none" w:sz="0" w:space="0" w:color="auto"/>
        <w:bottom w:val="none" w:sz="0" w:space="0" w:color="auto"/>
        <w:right w:val="none" w:sz="0" w:space="0" w:color="auto"/>
      </w:divBdr>
    </w:div>
    <w:div w:id="1852984260">
      <w:marLeft w:val="0"/>
      <w:marRight w:val="0"/>
      <w:marTop w:val="0"/>
      <w:marBottom w:val="0"/>
      <w:divBdr>
        <w:top w:val="none" w:sz="0" w:space="0" w:color="auto"/>
        <w:left w:val="none" w:sz="0" w:space="0" w:color="auto"/>
        <w:bottom w:val="none" w:sz="0" w:space="0" w:color="auto"/>
        <w:right w:val="none" w:sz="0" w:space="0" w:color="auto"/>
      </w:divBdr>
    </w:div>
    <w:div w:id="1853182441">
      <w:marLeft w:val="0"/>
      <w:marRight w:val="0"/>
      <w:marTop w:val="0"/>
      <w:marBottom w:val="0"/>
      <w:divBdr>
        <w:top w:val="none" w:sz="0" w:space="0" w:color="auto"/>
        <w:left w:val="none" w:sz="0" w:space="0" w:color="auto"/>
        <w:bottom w:val="none" w:sz="0" w:space="0" w:color="auto"/>
        <w:right w:val="none" w:sz="0" w:space="0" w:color="auto"/>
      </w:divBdr>
    </w:div>
    <w:div w:id="1853184467">
      <w:marLeft w:val="0"/>
      <w:marRight w:val="0"/>
      <w:marTop w:val="0"/>
      <w:marBottom w:val="0"/>
      <w:divBdr>
        <w:top w:val="none" w:sz="0" w:space="0" w:color="auto"/>
        <w:left w:val="none" w:sz="0" w:space="0" w:color="auto"/>
        <w:bottom w:val="none" w:sz="0" w:space="0" w:color="auto"/>
        <w:right w:val="none" w:sz="0" w:space="0" w:color="auto"/>
      </w:divBdr>
    </w:div>
    <w:div w:id="1853255568">
      <w:marLeft w:val="0"/>
      <w:marRight w:val="0"/>
      <w:marTop w:val="0"/>
      <w:marBottom w:val="0"/>
      <w:divBdr>
        <w:top w:val="none" w:sz="0" w:space="0" w:color="auto"/>
        <w:left w:val="none" w:sz="0" w:space="0" w:color="auto"/>
        <w:bottom w:val="none" w:sz="0" w:space="0" w:color="auto"/>
        <w:right w:val="none" w:sz="0" w:space="0" w:color="auto"/>
      </w:divBdr>
    </w:div>
    <w:div w:id="1853257417">
      <w:marLeft w:val="0"/>
      <w:marRight w:val="0"/>
      <w:marTop w:val="0"/>
      <w:marBottom w:val="0"/>
      <w:divBdr>
        <w:top w:val="none" w:sz="0" w:space="0" w:color="auto"/>
        <w:left w:val="none" w:sz="0" w:space="0" w:color="auto"/>
        <w:bottom w:val="none" w:sz="0" w:space="0" w:color="auto"/>
        <w:right w:val="none" w:sz="0" w:space="0" w:color="auto"/>
      </w:divBdr>
    </w:div>
    <w:div w:id="1853301333">
      <w:marLeft w:val="0"/>
      <w:marRight w:val="0"/>
      <w:marTop w:val="0"/>
      <w:marBottom w:val="0"/>
      <w:divBdr>
        <w:top w:val="none" w:sz="0" w:space="0" w:color="auto"/>
        <w:left w:val="none" w:sz="0" w:space="0" w:color="auto"/>
        <w:bottom w:val="none" w:sz="0" w:space="0" w:color="auto"/>
        <w:right w:val="none" w:sz="0" w:space="0" w:color="auto"/>
      </w:divBdr>
    </w:div>
    <w:div w:id="1853373004">
      <w:marLeft w:val="0"/>
      <w:marRight w:val="0"/>
      <w:marTop w:val="0"/>
      <w:marBottom w:val="0"/>
      <w:divBdr>
        <w:top w:val="none" w:sz="0" w:space="0" w:color="auto"/>
        <w:left w:val="none" w:sz="0" w:space="0" w:color="auto"/>
        <w:bottom w:val="none" w:sz="0" w:space="0" w:color="auto"/>
        <w:right w:val="none" w:sz="0" w:space="0" w:color="auto"/>
      </w:divBdr>
    </w:div>
    <w:div w:id="1853570539">
      <w:marLeft w:val="0"/>
      <w:marRight w:val="0"/>
      <w:marTop w:val="0"/>
      <w:marBottom w:val="0"/>
      <w:divBdr>
        <w:top w:val="none" w:sz="0" w:space="0" w:color="auto"/>
        <w:left w:val="none" w:sz="0" w:space="0" w:color="auto"/>
        <w:bottom w:val="none" w:sz="0" w:space="0" w:color="auto"/>
        <w:right w:val="none" w:sz="0" w:space="0" w:color="auto"/>
      </w:divBdr>
    </w:div>
    <w:div w:id="1853570802">
      <w:marLeft w:val="0"/>
      <w:marRight w:val="0"/>
      <w:marTop w:val="0"/>
      <w:marBottom w:val="0"/>
      <w:divBdr>
        <w:top w:val="none" w:sz="0" w:space="0" w:color="auto"/>
        <w:left w:val="none" w:sz="0" w:space="0" w:color="auto"/>
        <w:bottom w:val="none" w:sz="0" w:space="0" w:color="auto"/>
        <w:right w:val="none" w:sz="0" w:space="0" w:color="auto"/>
      </w:divBdr>
    </w:div>
    <w:div w:id="1853715782">
      <w:marLeft w:val="0"/>
      <w:marRight w:val="0"/>
      <w:marTop w:val="0"/>
      <w:marBottom w:val="0"/>
      <w:divBdr>
        <w:top w:val="none" w:sz="0" w:space="0" w:color="auto"/>
        <w:left w:val="none" w:sz="0" w:space="0" w:color="auto"/>
        <w:bottom w:val="none" w:sz="0" w:space="0" w:color="auto"/>
        <w:right w:val="none" w:sz="0" w:space="0" w:color="auto"/>
      </w:divBdr>
    </w:div>
    <w:div w:id="1853716985">
      <w:marLeft w:val="0"/>
      <w:marRight w:val="0"/>
      <w:marTop w:val="0"/>
      <w:marBottom w:val="0"/>
      <w:divBdr>
        <w:top w:val="none" w:sz="0" w:space="0" w:color="auto"/>
        <w:left w:val="none" w:sz="0" w:space="0" w:color="auto"/>
        <w:bottom w:val="none" w:sz="0" w:space="0" w:color="auto"/>
        <w:right w:val="none" w:sz="0" w:space="0" w:color="auto"/>
      </w:divBdr>
    </w:div>
    <w:div w:id="1853836859">
      <w:marLeft w:val="0"/>
      <w:marRight w:val="0"/>
      <w:marTop w:val="0"/>
      <w:marBottom w:val="0"/>
      <w:divBdr>
        <w:top w:val="none" w:sz="0" w:space="0" w:color="auto"/>
        <w:left w:val="none" w:sz="0" w:space="0" w:color="auto"/>
        <w:bottom w:val="none" w:sz="0" w:space="0" w:color="auto"/>
        <w:right w:val="none" w:sz="0" w:space="0" w:color="auto"/>
      </w:divBdr>
    </w:div>
    <w:div w:id="1854025296">
      <w:marLeft w:val="0"/>
      <w:marRight w:val="0"/>
      <w:marTop w:val="0"/>
      <w:marBottom w:val="0"/>
      <w:divBdr>
        <w:top w:val="none" w:sz="0" w:space="0" w:color="auto"/>
        <w:left w:val="none" w:sz="0" w:space="0" w:color="auto"/>
        <w:bottom w:val="none" w:sz="0" w:space="0" w:color="auto"/>
        <w:right w:val="none" w:sz="0" w:space="0" w:color="auto"/>
      </w:divBdr>
    </w:div>
    <w:div w:id="1854026956">
      <w:marLeft w:val="0"/>
      <w:marRight w:val="0"/>
      <w:marTop w:val="0"/>
      <w:marBottom w:val="0"/>
      <w:divBdr>
        <w:top w:val="none" w:sz="0" w:space="0" w:color="auto"/>
        <w:left w:val="none" w:sz="0" w:space="0" w:color="auto"/>
        <w:bottom w:val="none" w:sz="0" w:space="0" w:color="auto"/>
        <w:right w:val="none" w:sz="0" w:space="0" w:color="auto"/>
      </w:divBdr>
    </w:div>
    <w:div w:id="1854147999">
      <w:marLeft w:val="0"/>
      <w:marRight w:val="0"/>
      <w:marTop w:val="0"/>
      <w:marBottom w:val="0"/>
      <w:divBdr>
        <w:top w:val="none" w:sz="0" w:space="0" w:color="auto"/>
        <w:left w:val="none" w:sz="0" w:space="0" w:color="auto"/>
        <w:bottom w:val="none" w:sz="0" w:space="0" w:color="auto"/>
        <w:right w:val="none" w:sz="0" w:space="0" w:color="auto"/>
      </w:divBdr>
    </w:div>
    <w:div w:id="1854224766">
      <w:marLeft w:val="0"/>
      <w:marRight w:val="0"/>
      <w:marTop w:val="0"/>
      <w:marBottom w:val="0"/>
      <w:divBdr>
        <w:top w:val="none" w:sz="0" w:space="0" w:color="auto"/>
        <w:left w:val="none" w:sz="0" w:space="0" w:color="auto"/>
        <w:bottom w:val="none" w:sz="0" w:space="0" w:color="auto"/>
        <w:right w:val="none" w:sz="0" w:space="0" w:color="auto"/>
      </w:divBdr>
    </w:div>
    <w:div w:id="1854225579">
      <w:marLeft w:val="0"/>
      <w:marRight w:val="0"/>
      <w:marTop w:val="0"/>
      <w:marBottom w:val="0"/>
      <w:divBdr>
        <w:top w:val="none" w:sz="0" w:space="0" w:color="auto"/>
        <w:left w:val="none" w:sz="0" w:space="0" w:color="auto"/>
        <w:bottom w:val="none" w:sz="0" w:space="0" w:color="auto"/>
        <w:right w:val="none" w:sz="0" w:space="0" w:color="auto"/>
      </w:divBdr>
    </w:div>
    <w:div w:id="1854226304">
      <w:marLeft w:val="0"/>
      <w:marRight w:val="0"/>
      <w:marTop w:val="0"/>
      <w:marBottom w:val="0"/>
      <w:divBdr>
        <w:top w:val="none" w:sz="0" w:space="0" w:color="auto"/>
        <w:left w:val="none" w:sz="0" w:space="0" w:color="auto"/>
        <w:bottom w:val="none" w:sz="0" w:space="0" w:color="auto"/>
        <w:right w:val="none" w:sz="0" w:space="0" w:color="auto"/>
      </w:divBdr>
    </w:div>
    <w:div w:id="1854299605">
      <w:bodyDiv w:val="1"/>
      <w:marLeft w:val="0"/>
      <w:marRight w:val="0"/>
      <w:marTop w:val="0"/>
      <w:marBottom w:val="0"/>
      <w:divBdr>
        <w:top w:val="none" w:sz="0" w:space="0" w:color="auto"/>
        <w:left w:val="none" w:sz="0" w:space="0" w:color="auto"/>
        <w:bottom w:val="none" w:sz="0" w:space="0" w:color="auto"/>
        <w:right w:val="none" w:sz="0" w:space="0" w:color="auto"/>
      </w:divBdr>
    </w:div>
    <w:div w:id="1854301663">
      <w:marLeft w:val="0"/>
      <w:marRight w:val="0"/>
      <w:marTop w:val="0"/>
      <w:marBottom w:val="0"/>
      <w:divBdr>
        <w:top w:val="none" w:sz="0" w:space="0" w:color="auto"/>
        <w:left w:val="none" w:sz="0" w:space="0" w:color="auto"/>
        <w:bottom w:val="none" w:sz="0" w:space="0" w:color="auto"/>
        <w:right w:val="none" w:sz="0" w:space="0" w:color="auto"/>
      </w:divBdr>
    </w:div>
    <w:div w:id="1854301988">
      <w:marLeft w:val="0"/>
      <w:marRight w:val="0"/>
      <w:marTop w:val="0"/>
      <w:marBottom w:val="0"/>
      <w:divBdr>
        <w:top w:val="none" w:sz="0" w:space="0" w:color="auto"/>
        <w:left w:val="none" w:sz="0" w:space="0" w:color="auto"/>
        <w:bottom w:val="none" w:sz="0" w:space="0" w:color="auto"/>
        <w:right w:val="none" w:sz="0" w:space="0" w:color="auto"/>
      </w:divBdr>
    </w:div>
    <w:div w:id="1854417186">
      <w:marLeft w:val="0"/>
      <w:marRight w:val="0"/>
      <w:marTop w:val="0"/>
      <w:marBottom w:val="0"/>
      <w:divBdr>
        <w:top w:val="none" w:sz="0" w:space="0" w:color="auto"/>
        <w:left w:val="none" w:sz="0" w:space="0" w:color="auto"/>
        <w:bottom w:val="none" w:sz="0" w:space="0" w:color="auto"/>
        <w:right w:val="none" w:sz="0" w:space="0" w:color="auto"/>
      </w:divBdr>
    </w:div>
    <w:div w:id="1854419665">
      <w:marLeft w:val="0"/>
      <w:marRight w:val="0"/>
      <w:marTop w:val="0"/>
      <w:marBottom w:val="0"/>
      <w:divBdr>
        <w:top w:val="none" w:sz="0" w:space="0" w:color="auto"/>
        <w:left w:val="none" w:sz="0" w:space="0" w:color="auto"/>
        <w:bottom w:val="none" w:sz="0" w:space="0" w:color="auto"/>
        <w:right w:val="none" w:sz="0" w:space="0" w:color="auto"/>
      </w:divBdr>
    </w:div>
    <w:div w:id="1854681124">
      <w:marLeft w:val="0"/>
      <w:marRight w:val="0"/>
      <w:marTop w:val="0"/>
      <w:marBottom w:val="0"/>
      <w:divBdr>
        <w:top w:val="none" w:sz="0" w:space="0" w:color="auto"/>
        <w:left w:val="none" w:sz="0" w:space="0" w:color="auto"/>
        <w:bottom w:val="none" w:sz="0" w:space="0" w:color="auto"/>
        <w:right w:val="none" w:sz="0" w:space="0" w:color="auto"/>
      </w:divBdr>
    </w:div>
    <w:div w:id="1854684021">
      <w:marLeft w:val="0"/>
      <w:marRight w:val="0"/>
      <w:marTop w:val="0"/>
      <w:marBottom w:val="0"/>
      <w:divBdr>
        <w:top w:val="none" w:sz="0" w:space="0" w:color="auto"/>
        <w:left w:val="none" w:sz="0" w:space="0" w:color="auto"/>
        <w:bottom w:val="none" w:sz="0" w:space="0" w:color="auto"/>
        <w:right w:val="none" w:sz="0" w:space="0" w:color="auto"/>
      </w:divBdr>
    </w:div>
    <w:div w:id="1854688988">
      <w:marLeft w:val="0"/>
      <w:marRight w:val="0"/>
      <w:marTop w:val="0"/>
      <w:marBottom w:val="0"/>
      <w:divBdr>
        <w:top w:val="none" w:sz="0" w:space="0" w:color="auto"/>
        <w:left w:val="none" w:sz="0" w:space="0" w:color="auto"/>
        <w:bottom w:val="none" w:sz="0" w:space="0" w:color="auto"/>
        <w:right w:val="none" w:sz="0" w:space="0" w:color="auto"/>
      </w:divBdr>
    </w:div>
    <w:div w:id="1854756005">
      <w:marLeft w:val="0"/>
      <w:marRight w:val="0"/>
      <w:marTop w:val="0"/>
      <w:marBottom w:val="0"/>
      <w:divBdr>
        <w:top w:val="none" w:sz="0" w:space="0" w:color="auto"/>
        <w:left w:val="none" w:sz="0" w:space="0" w:color="auto"/>
        <w:bottom w:val="none" w:sz="0" w:space="0" w:color="auto"/>
        <w:right w:val="none" w:sz="0" w:space="0" w:color="auto"/>
      </w:divBdr>
    </w:div>
    <w:div w:id="1854803591">
      <w:marLeft w:val="0"/>
      <w:marRight w:val="0"/>
      <w:marTop w:val="0"/>
      <w:marBottom w:val="0"/>
      <w:divBdr>
        <w:top w:val="none" w:sz="0" w:space="0" w:color="auto"/>
        <w:left w:val="none" w:sz="0" w:space="0" w:color="auto"/>
        <w:bottom w:val="none" w:sz="0" w:space="0" w:color="auto"/>
        <w:right w:val="none" w:sz="0" w:space="0" w:color="auto"/>
      </w:divBdr>
    </w:div>
    <w:div w:id="1854881423">
      <w:marLeft w:val="0"/>
      <w:marRight w:val="0"/>
      <w:marTop w:val="0"/>
      <w:marBottom w:val="0"/>
      <w:divBdr>
        <w:top w:val="none" w:sz="0" w:space="0" w:color="auto"/>
        <w:left w:val="none" w:sz="0" w:space="0" w:color="auto"/>
        <w:bottom w:val="none" w:sz="0" w:space="0" w:color="auto"/>
        <w:right w:val="none" w:sz="0" w:space="0" w:color="auto"/>
      </w:divBdr>
    </w:div>
    <w:div w:id="1855068276">
      <w:marLeft w:val="0"/>
      <w:marRight w:val="0"/>
      <w:marTop w:val="0"/>
      <w:marBottom w:val="0"/>
      <w:divBdr>
        <w:top w:val="none" w:sz="0" w:space="0" w:color="auto"/>
        <w:left w:val="none" w:sz="0" w:space="0" w:color="auto"/>
        <w:bottom w:val="none" w:sz="0" w:space="0" w:color="auto"/>
        <w:right w:val="none" w:sz="0" w:space="0" w:color="auto"/>
      </w:divBdr>
    </w:div>
    <w:div w:id="1855073790">
      <w:marLeft w:val="0"/>
      <w:marRight w:val="0"/>
      <w:marTop w:val="0"/>
      <w:marBottom w:val="0"/>
      <w:divBdr>
        <w:top w:val="none" w:sz="0" w:space="0" w:color="auto"/>
        <w:left w:val="none" w:sz="0" w:space="0" w:color="auto"/>
        <w:bottom w:val="none" w:sz="0" w:space="0" w:color="auto"/>
        <w:right w:val="none" w:sz="0" w:space="0" w:color="auto"/>
      </w:divBdr>
    </w:div>
    <w:div w:id="1855150148">
      <w:marLeft w:val="0"/>
      <w:marRight w:val="0"/>
      <w:marTop w:val="0"/>
      <w:marBottom w:val="0"/>
      <w:divBdr>
        <w:top w:val="none" w:sz="0" w:space="0" w:color="auto"/>
        <w:left w:val="none" w:sz="0" w:space="0" w:color="auto"/>
        <w:bottom w:val="none" w:sz="0" w:space="0" w:color="auto"/>
        <w:right w:val="none" w:sz="0" w:space="0" w:color="auto"/>
      </w:divBdr>
    </w:div>
    <w:div w:id="1855223168">
      <w:marLeft w:val="0"/>
      <w:marRight w:val="0"/>
      <w:marTop w:val="0"/>
      <w:marBottom w:val="0"/>
      <w:divBdr>
        <w:top w:val="none" w:sz="0" w:space="0" w:color="auto"/>
        <w:left w:val="none" w:sz="0" w:space="0" w:color="auto"/>
        <w:bottom w:val="none" w:sz="0" w:space="0" w:color="auto"/>
        <w:right w:val="none" w:sz="0" w:space="0" w:color="auto"/>
      </w:divBdr>
    </w:div>
    <w:div w:id="1855262394">
      <w:marLeft w:val="0"/>
      <w:marRight w:val="0"/>
      <w:marTop w:val="0"/>
      <w:marBottom w:val="0"/>
      <w:divBdr>
        <w:top w:val="none" w:sz="0" w:space="0" w:color="auto"/>
        <w:left w:val="none" w:sz="0" w:space="0" w:color="auto"/>
        <w:bottom w:val="none" w:sz="0" w:space="0" w:color="auto"/>
        <w:right w:val="none" w:sz="0" w:space="0" w:color="auto"/>
      </w:divBdr>
    </w:div>
    <w:div w:id="1855263392">
      <w:marLeft w:val="0"/>
      <w:marRight w:val="0"/>
      <w:marTop w:val="0"/>
      <w:marBottom w:val="0"/>
      <w:divBdr>
        <w:top w:val="none" w:sz="0" w:space="0" w:color="auto"/>
        <w:left w:val="none" w:sz="0" w:space="0" w:color="auto"/>
        <w:bottom w:val="none" w:sz="0" w:space="0" w:color="auto"/>
        <w:right w:val="none" w:sz="0" w:space="0" w:color="auto"/>
      </w:divBdr>
    </w:div>
    <w:div w:id="1855336926">
      <w:marLeft w:val="0"/>
      <w:marRight w:val="0"/>
      <w:marTop w:val="0"/>
      <w:marBottom w:val="0"/>
      <w:divBdr>
        <w:top w:val="none" w:sz="0" w:space="0" w:color="auto"/>
        <w:left w:val="none" w:sz="0" w:space="0" w:color="auto"/>
        <w:bottom w:val="none" w:sz="0" w:space="0" w:color="auto"/>
        <w:right w:val="none" w:sz="0" w:space="0" w:color="auto"/>
      </w:divBdr>
    </w:div>
    <w:div w:id="1855343464">
      <w:marLeft w:val="0"/>
      <w:marRight w:val="0"/>
      <w:marTop w:val="0"/>
      <w:marBottom w:val="0"/>
      <w:divBdr>
        <w:top w:val="none" w:sz="0" w:space="0" w:color="auto"/>
        <w:left w:val="none" w:sz="0" w:space="0" w:color="auto"/>
        <w:bottom w:val="none" w:sz="0" w:space="0" w:color="auto"/>
        <w:right w:val="none" w:sz="0" w:space="0" w:color="auto"/>
      </w:divBdr>
    </w:div>
    <w:div w:id="1855343945">
      <w:marLeft w:val="0"/>
      <w:marRight w:val="0"/>
      <w:marTop w:val="0"/>
      <w:marBottom w:val="0"/>
      <w:divBdr>
        <w:top w:val="none" w:sz="0" w:space="0" w:color="auto"/>
        <w:left w:val="none" w:sz="0" w:space="0" w:color="auto"/>
        <w:bottom w:val="none" w:sz="0" w:space="0" w:color="auto"/>
        <w:right w:val="none" w:sz="0" w:space="0" w:color="auto"/>
      </w:divBdr>
    </w:div>
    <w:div w:id="1855413364">
      <w:marLeft w:val="0"/>
      <w:marRight w:val="0"/>
      <w:marTop w:val="0"/>
      <w:marBottom w:val="0"/>
      <w:divBdr>
        <w:top w:val="none" w:sz="0" w:space="0" w:color="auto"/>
        <w:left w:val="none" w:sz="0" w:space="0" w:color="auto"/>
        <w:bottom w:val="none" w:sz="0" w:space="0" w:color="auto"/>
        <w:right w:val="none" w:sz="0" w:space="0" w:color="auto"/>
      </w:divBdr>
    </w:div>
    <w:div w:id="1855417952">
      <w:bodyDiv w:val="1"/>
      <w:marLeft w:val="0"/>
      <w:marRight w:val="0"/>
      <w:marTop w:val="0"/>
      <w:marBottom w:val="0"/>
      <w:divBdr>
        <w:top w:val="none" w:sz="0" w:space="0" w:color="auto"/>
        <w:left w:val="none" w:sz="0" w:space="0" w:color="auto"/>
        <w:bottom w:val="none" w:sz="0" w:space="0" w:color="auto"/>
        <w:right w:val="none" w:sz="0" w:space="0" w:color="auto"/>
      </w:divBdr>
    </w:div>
    <w:div w:id="1855536839">
      <w:marLeft w:val="0"/>
      <w:marRight w:val="0"/>
      <w:marTop w:val="0"/>
      <w:marBottom w:val="0"/>
      <w:divBdr>
        <w:top w:val="none" w:sz="0" w:space="0" w:color="auto"/>
        <w:left w:val="none" w:sz="0" w:space="0" w:color="auto"/>
        <w:bottom w:val="none" w:sz="0" w:space="0" w:color="auto"/>
        <w:right w:val="none" w:sz="0" w:space="0" w:color="auto"/>
      </w:divBdr>
    </w:div>
    <w:div w:id="1855654169">
      <w:marLeft w:val="0"/>
      <w:marRight w:val="0"/>
      <w:marTop w:val="0"/>
      <w:marBottom w:val="0"/>
      <w:divBdr>
        <w:top w:val="none" w:sz="0" w:space="0" w:color="auto"/>
        <w:left w:val="none" w:sz="0" w:space="0" w:color="auto"/>
        <w:bottom w:val="none" w:sz="0" w:space="0" w:color="auto"/>
        <w:right w:val="none" w:sz="0" w:space="0" w:color="auto"/>
      </w:divBdr>
    </w:div>
    <w:div w:id="1855800250">
      <w:marLeft w:val="0"/>
      <w:marRight w:val="0"/>
      <w:marTop w:val="0"/>
      <w:marBottom w:val="0"/>
      <w:divBdr>
        <w:top w:val="none" w:sz="0" w:space="0" w:color="auto"/>
        <w:left w:val="none" w:sz="0" w:space="0" w:color="auto"/>
        <w:bottom w:val="none" w:sz="0" w:space="0" w:color="auto"/>
        <w:right w:val="none" w:sz="0" w:space="0" w:color="auto"/>
      </w:divBdr>
    </w:div>
    <w:div w:id="1855879631">
      <w:marLeft w:val="0"/>
      <w:marRight w:val="0"/>
      <w:marTop w:val="0"/>
      <w:marBottom w:val="0"/>
      <w:divBdr>
        <w:top w:val="none" w:sz="0" w:space="0" w:color="auto"/>
        <w:left w:val="none" w:sz="0" w:space="0" w:color="auto"/>
        <w:bottom w:val="none" w:sz="0" w:space="0" w:color="auto"/>
        <w:right w:val="none" w:sz="0" w:space="0" w:color="auto"/>
      </w:divBdr>
    </w:div>
    <w:div w:id="1855920451">
      <w:marLeft w:val="0"/>
      <w:marRight w:val="0"/>
      <w:marTop w:val="0"/>
      <w:marBottom w:val="0"/>
      <w:divBdr>
        <w:top w:val="none" w:sz="0" w:space="0" w:color="auto"/>
        <w:left w:val="none" w:sz="0" w:space="0" w:color="auto"/>
        <w:bottom w:val="none" w:sz="0" w:space="0" w:color="auto"/>
        <w:right w:val="none" w:sz="0" w:space="0" w:color="auto"/>
      </w:divBdr>
    </w:div>
    <w:div w:id="1855924834">
      <w:marLeft w:val="0"/>
      <w:marRight w:val="0"/>
      <w:marTop w:val="0"/>
      <w:marBottom w:val="0"/>
      <w:divBdr>
        <w:top w:val="none" w:sz="0" w:space="0" w:color="auto"/>
        <w:left w:val="none" w:sz="0" w:space="0" w:color="auto"/>
        <w:bottom w:val="none" w:sz="0" w:space="0" w:color="auto"/>
        <w:right w:val="none" w:sz="0" w:space="0" w:color="auto"/>
      </w:divBdr>
    </w:div>
    <w:div w:id="1855991042">
      <w:marLeft w:val="0"/>
      <w:marRight w:val="0"/>
      <w:marTop w:val="0"/>
      <w:marBottom w:val="0"/>
      <w:divBdr>
        <w:top w:val="none" w:sz="0" w:space="0" w:color="auto"/>
        <w:left w:val="none" w:sz="0" w:space="0" w:color="auto"/>
        <w:bottom w:val="none" w:sz="0" w:space="0" w:color="auto"/>
        <w:right w:val="none" w:sz="0" w:space="0" w:color="auto"/>
      </w:divBdr>
    </w:div>
    <w:div w:id="1855992740">
      <w:marLeft w:val="0"/>
      <w:marRight w:val="0"/>
      <w:marTop w:val="0"/>
      <w:marBottom w:val="0"/>
      <w:divBdr>
        <w:top w:val="none" w:sz="0" w:space="0" w:color="auto"/>
        <w:left w:val="none" w:sz="0" w:space="0" w:color="auto"/>
        <w:bottom w:val="none" w:sz="0" w:space="0" w:color="auto"/>
        <w:right w:val="none" w:sz="0" w:space="0" w:color="auto"/>
      </w:divBdr>
    </w:div>
    <w:div w:id="1856111612">
      <w:marLeft w:val="0"/>
      <w:marRight w:val="0"/>
      <w:marTop w:val="0"/>
      <w:marBottom w:val="0"/>
      <w:divBdr>
        <w:top w:val="none" w:sz="0" w:space="0" w:color="auto"/>
        <w:left w:val="none" w:sz="0" w:space="0" w:color="auto"/>
        <w:bottom w:val="none" w:sz="0" w:space="0" w:color="auto"/>
        <w:right w:val="none" w:sz="0" w:space="0" w:color="auto"/>
      </w:divBdr>
    </w:div>
    <w:div w:id="1856114274">
      <w:marLeft w:val="0"/>
      <w:marRight w:val="0"/>
      <w:marTop w:val="0"/>
      <w:marBottom w:val="0"/>
      <w:divBdr>
        <w:top w:val="none" w:sz="0" w:space="0" w:color="auto"/>
        <w:left w:val="none" w:sz="0" w:space="0" w:color="auto"/>
        <w:bottom w:val="none" w:sz="0" w:space="0" w:color="auto"/>
        <w:right w:val="none" w:sz="0" w:space="0" w:color="auto"/>
      </w:divBdr>
    </w:div>
    <w:div w:id="1856117019">
      <w:marLeft w:val="0"/>
      <w:marRight w:val="0"/>
      <w:marTop w:val="0"/>
      <w:marBottom w:val="0"/>
      <w:divBdr>
        <w:top w:val="none" w:sz="0" w:space="0" w:color="auto"/>
        <w:left w:val="none" w:sz="0" w:space="0" w:color="auto"/>
        <w:bottom w:val="none" w:sz="0" w:space="0" w:color="auto"/>
        <w:right w:val="none" w:sz="0" w:space="0" w:color="auto"/>
      </w:divBdr>
    </w:div>
    <w:div w:id="1856184432">
      <w:marLeft w:val="0"/>
      <w:marRight w:val="0"/>
      <w:marTop w:val="0"/>
      <w:marBottom w:val="0"/>
      <w:divBdr>
        <w:top w:val="none" w:sz="0" w:space="0" w:color="auto"/>
        <w:left w:val="none" w:sz="0" w:space="0" w:color="auto"/>
        <w:bottom w:val="none" w:sz="0" w:space="0" w:color="auto"/>
        <w:right w:val="none" w:sz="0" w:space="0" w:color="auto"/>
      </w:divBdr>
    </w:div>
    <w:div w:id="1856337986">
      <w:marLeft w:val="0"/>
      <w:marRight w:val="0"/>
      <w:marTop w:val="0"/>
      <w:marBottom w:val="0"/>
      <w:divBdr>
        <w:top w:val="none" w:sz="0" w:space="0" w:color="auto"/>
        <w:left w:val="none" w:sz="0" w:space="0" w:color="auto"/>
        <w:bottom w:val="none" w:sz="0" w:space="0" w:color="auto"/>
        <w:right w:val="none" w:sz="0" w:space="0" w:color="auto"/>
      </w:divBdr>
    </w:div>
    <w:div w:id="1856576091">
      <w:marLeft w:val="0"/>
      <w:marRight w:val="0"/>
      <w:marTop w:val="0"/>
      <w:marBottom w:val="0"/>
      <w:divBdr>
        <w:top w:val="none" w:sz="0" w:space="0" w:color="auto"/>
        <w:left w:val="none" w:sz="0" w:space="0" w:color="auto"/>
        <w:bottom w:val="none" w:sz="0" w:space="0" w:color="auto"/>
        <w:right w:val="none" w:sz="0" w:space="0" w:color="auto"/>
      </w:divBdr>
    </w:div>
    <w:div w:id="1856650626">
      <w:marLeft w:val="0"/>
      <w:marRight w:val="0"/>
      <w:marTop w:val="0"/>
      <w:marBottom w:val="0"/>
      <w:divBdr>
        <w:top w:val="none" w:sz="0" w:space="0" w:color="auto"/>
        <w:left w:val="none" w:sz="0" w:space="0" w:color="auto"/>
        <w:bottom w:val="none" w:sz="0" w:space="0" w:color="auto"/>
        <w:right w:val="none" w:sz="0" w:space="0" w:color="auto"/>
      </w:divBdr>
    </w:div>
    <w:div w:id="1856772588">
      <w:marLeft w:val="0"/>
      <w:marRight w:val="0"/>
      <w:marTop w:val="0"/>
      <w:marBottom w:val="0"/>
      <w:divBdr>
        <w:top w:val="none" w:sz="0" w:space="0" w:color="auto"/>
        <w:left w:val="none" w:sz="0" w:space="0" w:color="auto"/>
        <w:bottom w:val="none" w:sz="0" w:space="0" w:color="auto"/>
        <w:right w:val="none" w:sz="0" w:space="0" w:color="auto"/>
      </w:divBdr>
    </w:div>
    <w:div w:id="1856773548">
      <w:marLeft w:val="0"/>
      <w:marRight w:val="0"/>
      <w:marTop w:val="0"/>
      <w:marBottom w:val="0"/>
      <w:divBdr>
        <w:top w:val="none" w:sz="0" w:space="0" w:color="auto"/>
        <w:left w:val="none" w:sz="0" w:space="0" w:color="auto"/>
        <w:bottom w:val="none" w:sz="0" w:space="0" w:color="auto"/>
        <w:right w:val="none" w:sz="0" w:space="0" w:color="auto"/>
      </w:divBdr>
    </w:div>
    <w:div w:id="1856963660">
      <w:marLeft w:val="0"/>
      <w:marRight w:val="0"/>
      <w:marTop w:val="0"/>
      <w:marBottom w:val="0"/>
      <w:divBdr>
        <w:top w:val="none" w:sz="0" w:space="0" w:color="auto"/>
        <w:left w:val="none" w:sz="0" w:space="0" w:color="auto"/>
        <w:bottom w:val="none" w:sz="0" w:space="0" w:color="auto"/>
        <w:right w:val="none" w:sz="0" w:space="0" w:color="auto"/>
      </w:divBdr>
    </w:div>
    <w:div w:id="1857033276">
      <w:marLeft w:val="0"/>
      <w:marRight w:val="0"/>
      <w:marTop w:val="0"/>
      <w:marBottom w:val="0"/>
      <w:divBdr>
        <w:top w:val="none" w:sz="0" w:space="0" w:color="auto"/>
        <w:left w:val="none" w:sz="0" w:space="0" w:color="auto"/>
        <w:bottom w:val="none" w:sz="0" w:space="0" w:color="auto"/>
        <w:right w:val="none" w:sz="0" w:space="0" w:color="auto"/>
      </w:divBdr>
    </w:div>
    <w:div w:id="1857040377">
      <w:marLeft w:val="0"/>
      <w:marRight w:val="0"/>
      <w:marTop w:val="0"/>
      <w:marBottom w:val="0"/>
      <w:divBdr>
        <w:top w:val="none" w:sz="0" w:space="0" w:color="auto"/>
        <w:left w:val="none" w:sz="0" w:space="0" w:color="auto"/>
        <w:bottom w:val="none" w:sz="0" w:space="0" w:color="auto"/>
        <w:right w:val="none" w:sz="0" w:space="0" w:color="auto"/>
      </w:divBdr>
    </w:div>
    <w:div w:id="1857186860">
      <w:marLeft w:val="0"/>
      <w:marRight w:val="0"/>
      <w:marTop w:val="0"/>
      <w:marBottom w:val="0"/>
      <w:divBdr>
        <w:top w:val="none" w:sz="0" w:space="0" w:color="auto"/>
        <w:left w:val="none" w:sz="0" w:space="0" w:color="auto"/>
        <w:bottom w:val="none" w:sz="0" w:space="0" w:color="auto"/>
        <w:right w:val="none" w:sz="0" w:space="0" w:color="auto"/>
      </w:divBdr>
    </w:div>
    <w:div w:id="1857231688">
      <w:marLeft w:val="0"/>
      <w:marRight w:val="0"/>
      <w:marTop w:val="0"/>
      <w:marBottom w:val="0"/>
      <w:divBdr>
        <w:top w:val="none" w:sz="0" w:space="0" w:color="auto"/>
        <w:left w:val="none" w:sz="0" w:space="0" w:color="auto"/>
        <w:bottom w:val="none" w:sz="0" w:space="0" w:color="auto"/>
        <w:right w:val="none" w:sz="0" w:space="0" w:color="auto"/>
      </w:divBdr>
    </w:div>
    <w:div w:id="1857381356">
      <w:marLeft w:val="0"/>
      <w:marRight w:val="0"/>
      <w:marTop w:val="0"/>
      <w:marBottom w:val="0"/>
      <w:divBdr>
        <w:top w:val="none" w:sz="0" w:space="0" w:color="auto"/>
        <w:left w:val="none" w:sz="0" w:space="0" w:color="auto"/>
        <w:bottom w:val="none" w:sz="0" w:space="0" w:color="auto"/>
        <w:right w:val="none" w:sz="0" w:space="0" w:color="auto"/>
      </w:divBdr>
    </w:div>
    <w:div w:id="1857425917">
      <w:marLeft w:val="0"/>
      <w:marRight w:val="0"/>
      <w:marTop w:val="0"/>
      <w:marBottom w:val="0"/>
      <w:divBdr>
        <w:top w:val="none" w:sz="0" w:space="0" w:color="auto"/>
        <w:left w:val="none" w:sz="0" w:space="0" w:color="auto"/>
        <w:bottom w:val="none" w:sz="0" w:space="0" w:color="auto"/>
        <w:right w:val="none" w:sz="0" w:space="0" w:color="auto"/>
      </w:divBdr>
    </w:div>
    <w:div w:id="1857503786">
      <w:marLeft w:val="0"/>
      <w:marRight w:val="0"/>
      <w:marTop w:val="0"/>
      <w:marBottom w:val="0"/>
      <w:divBdr>
        <w:top w:val="none" w:sz="0" w:space="0" w:color="auto"/>
        <w:left w:val="none" w:sz="0" w:space="0" w:color="auto"/>
        <w:bottom w:val="none" w:sz="0" w:space="0" w:color="auto"/>
        <w:right w:val="none" w:sz="0" w:space="0" w:color="auto"/>
      </w:divBdr>
    </w:div>
    <w:div w:id="1857570253">
      <w:marLeft w:val="0"/>
      <w:marRight w:val="0"/>
      <w:marTop w:val="0"/>
      <w:marBottom w:val="0"/>
      <w:divBdr>
        <w:top w:val="none" w:sz="0" w:space="0" w:color="auto"/>
        <w:left w:val="none" w:sz="0" w:space="0" w:color="auto"/>
        <w:bottom w:val="none" w:sz="0" w:space="0" w:color="auto"/>
        <w:right w:val="none" w:sz="0" w:space="0" w:color="auto"/>
      </w:divBdr>
    </w:div>
    <w:div w:id="1857575014">
      <w:marLeft w:val="0"/>
      <w:marRight w:val="0"/>
      <w:marTop w:val="0"/>
      <w:marBottom w:val="0"/>
      <w:divBdr>
        <w:top w:val="none" w:sz="0" w:space="0" w:color="auto"/>
        <w:left w:val="none" w:sz="0" w:space="0" w:color="auto"/>
        <w:bottom w:val="none" w:sz="0" w:space="0" w:color="auto"/>
        <w:right w:val="none" w:sz="0" w:space="0" w:color="auto"/>
      </w:divBdr>
    </w:div>
    <w:div w:id="1857645979">
      <w:marLeft w:val="0"/>
      <w:marRight w:val="0"/>
      <w:marTop w:val="0"/>
      <w:marBottom w:val="0"/>
      <w:divBdr>
        <w:top w:val="none" w:sz="0" w:space="0" w:color="auto"/>
        <w:left w:val="none" w:sz="0" w:space="0" w:color="auto"/>
        <w:bottom w:val="none" w:sz="0" w:space="0" w:color="auto"/>
        <w:right w:val="none" w:sz="0" w:space="0" w:color="auto"/>
      </w:divBdr>
    </w:div>
    <w:div w:id="1857649715">
      <w:marLeft w:val="0"/>
      <w:marRight w:val="0"/>
      <w:marTop w:val="0"/>
      <w:marBottom w:val="0"/>
      <w:divBdr>
        <w:top w:val="none" w:sz="0" w:space="0" w:color="auto"/>
        <w:left w:val="none" w:sz="0" w:space="0" w:color="auto"/>
        <w:bottom w:val="none" w:sz="0" w:space="0" w:color="auto"/>
        <w:right w:val="none" w:sz="0" w:space="0" w:color="auto"/>
      </w:divBdr>
    </w:div>
    <w:div w:id="1857844278">
      <w:marLeft w:val="0"/>
      <w:marRight w:val="0"/>
      <w:marTop w:val="0"/>
      <w:marBottom w:val="0"/>
      <w:divBdr>
        <w:top w:val="none" w:sz="0" w:space="0" w:color="auto"/>
        <w:left w:val="none" w:sz="0" w:space="0" w:color="auto"/>
        <w:bottom w:val="none" w:sz="0" w:space="0" w:color="auto"/>
        <w:right w:val="none" w:sz="0" w:space="0" w:color="auto"/>
      </w:divBdr>
    </w:div>
    <w:div w:id="1857846688">
      <w:marLeft w:val="0"/>
      <w:marRight w:val="0"/>
      <w:marTop w:val="0"/>
      <w:marBottom w:val="0"/>
      <w:divBdr>
        <w:top w:val="none" w:sz="0" w:space="0" w:color="auto"/>
        <w:left w:val="none" w:sz="0" w:space="0" w:color="auto"/>
        <w:bottom w:val="none" w:sz="0" w:space="0" w:color="auto"/>
        <w:right w:val="none" w:sz="0" w:space="0" w:color="auto"/>
      </w:divBdr>
    </w:div>
    <w:div w:id="1857885254">
      <w:marLeft w:val="0"/>
      <w:marRight w:val="0"/>
      <w:marTop w:val="0"/>
      <w:marBottom w:val="0"/>
      <w:divBdr>
        <w:top w:val="none" w:sz="0" w:space="0" w:color="auto"/>
        <w:left w:val="none" w:sz="0" w:space="0" w:color="auto"/>
        <w:bottom w:val="none" w:sz="0" w:space="0" w:color="auto"/>
        <w:right w:val="none" w:sz="0" w:space="0" w:color="auto"/>
      </w:divBdr>
    </w:div>
    <w:div w:id="1857885868">
      <w:marLeft w:val="0"/>
      <w:marRight w:val="0"/>
      <w:marTop w:val="0"/>
      <w:marBottom w:val="0"/>
      <w:divBdr>
        <w:top w:val="none" w:sz="0" w:space="0" w:color="auto"/>
        <w:left w:val="none" w:sz="0" w:space="0" w:color="auto"/>
        <w:bottom w:val="none" w:sz="0" w:space="0" w:color="auto"/>
        <w:right w:val="none" w:sz="0" w:space="0" w:color="auto"/>
      </w:divBdr>
    </w:div>
    <w:div w:id="1857956930">
      <w:marLeft w:val="0"/>
      <w:marRight w:val="0"/>
      <w:marTop w:val="0"/>
      <w:marBottom w:val="0"/>
      <w:divBdr>
        <w:top w:val="none" w:sz="0" w:space="0" w:color="auto"/>
        <w:left w:val="none" w:sz="0" w:space="0" w:color="auto"/>
        <w:bottom w:val="none" w:sz="0" w:space="0" w:color="auto"/>
        <w:right w:val="none" w:sz="0" w:space="0" w:color="auto"/>
      </w:divBdr>
    </w:div>
    <w:div w:id="1858033885">
      <w:marLeft w:val="0"/>
      <w:marRight w:val="0"/>
      <w:marTop w:val="0"/>
      <w:marBottom w:val="0"/>
      <w:divBdr>
        <w:top w:val="none" w:sz="0" w:space="0" w:color="auto"/>
        <w:left w:val="none" w:sz="0" w:space="0" w:color="auto"/>
        <w:bottom w:val="none" w:sz="0" w:space="0" w:color="auto"/>
        <w:right w:val="none" w:sz="0" w:space="0" w:color="auto"/>
      </w:divBdr>
    </w:div>
    <w:div w:id="1858079779">
      <w:marLeft w:val="0"/>
      <w:marRight w:val="0"/>
      <w:marTop w:val="0"/>
      <w:marBottom w:val="0"/>
      <w:divBdr>
        <w:top w:val="none" w:sz="0" w:space="0" w:color="auto"/>
        <w:left w:val="none" w:sz="0" w:space="0" w:color="auto"/>
        <w:bottom w:val="none" w:sz="0" w:space="0" w:color="auto"/>
        <w:right w:val="none" w:sz="0" w:space="0" w:color="auto"/>
      </w:divBdr>
    </w:div>
    <w:div w:id="1858081783">
      <w:marLeft w:val="0"/>
      <w:marRight w:val="0"/>
      <w:marTop w:val="0"/>
      <w:marBottom w:val="0"/>
      <w:divBdr>
        <w:top w:val="none" w:sz="0" w:space="0" w:color="auto"/>
        <w:left w:val="none" w:sz="0" w:space="0" w:color="auto"/>
        <w:bottom w:val="none" w:sz="0" w:space="0" w:color="auto"/>
        <w:right w:val="none" w:sz="0" w:space="0" w:color="auto"/>
      </w:divBdr>
    </w:div>
    <w:div w:id="1858082800">
      <w:marLeft w:val="0"/>
      <w:marRight w:val="0"/>
      <w:marTop w:val="0"/>
      <w:marBottom w:val="0"/>
      <w:divBdr>
        <w:top w:val="none" w:sz="0" w:space="0" w:color="auto"/>
        <w:left w:val="none" w:sz="0" w:space="0" w:color="auto"/>
        <w:bottom w:val="none" w:sz="0" w:space="0" w:color="auto"/>
        <w:right w:val="none" w:sz="0" w:space="0" w:color="auto"/>
      </w:divBdr>
    </w:div>
    <w:div w:id="1858083522">
      <w:marLeft w:val="0"/>
      <w:marRight w:val="0"/>
      <w:marTop w:val="0"/>
      <w:marBottom w:val="0"/>
      <w:divBdr>
        <w:top w:val="none" w:sz="0" w:space="0" w:color="auto"/>
        <w:left w:val="none" w:sz="0" w:space="0" w:color="auto"/>
        <w:bottom w:val="none" w:sz="0" w:space="0" w:color="auto"/>
        <w:right w:val="none" w:sz="0" w:space="0" w:color="auto"/>
      </w:divBdr>
    </w:div>
    <w:div w:id="1858300815">
      <w:marLeft w:val="0"/>
      <w:marRight w:val="0"/>
      <w:marTop w:val="0"/>
      <w:marBottom w:val="0"/>
      <w:divBdr>
        <w:top w:val="none" w:sz="0" w:space="0" w:color="auto"/>
        <w:left w:val="none" w:sz="0" w:space="0" w:color="auto"/>
        <w:bottom w:val="none" w:sz="0" w:space="0" w:color="auto"/>
        <w:right w:val="none" w:sz="0" w:space="0" w:color="auto"/>
      </w:divBdr>
    </w:div>
    <w:div w:id="1858301789">
      <w:marLeft w:val="0"/>
      <w:marRight w:val="0"/>
      <w:marTop w:val="0"/>
      <w:marBottom w:val="0"/>
      <w:divBdr>
        <w:top w:val="none" w:sz="0" w:space="0" w:color="auto"/>
        <w:left w:val="none" w:sz="0" w:space="0" w:color="auto"/>
        <w:bottom w:val="none" w:sz="0" w:space="0" w:color="auto"/>
        <w:right w:val="none" w:sz="0" w:space="0" w:color="auto"/>
      </w:divBdr>
    </w:div>
    <w:div w:id="1858349314">
      <w:marLeft w:val="0"/>
      <w:marRight w:val="0"/>
      <w:marTop w:val="0"/>
      <w:marBottom w:val="0"/>
      <w:divBdr>
        <w:top w:val="none" w:sz="0" w:space="0" w:color="auto"/>
        <w:left w:val="none" w:sz="0" w:space="0" w:color="auto"/>
        <w:bottom w:val="none" w:sz="0" w:space="0" w:color="auto"/>
        <w:right w:val="none" w:sz="0" w:space="0" w:color="auto"/>
      </w:divBdr>
    </w:div>
    <w:div w:id="1858419292">
      <w:marLeft w:val="0"/>
      <w:marRight w:val="0"/>
      <w:marTop w:val="0"/>
      <w:marBottom w:val="0"/>
      <w:divBdr>
        <w:top w:val="none" w:sz="0" w:space="0" w:color="auto"/>
        <w:left w:val="none" w:sz="0" w:space="0" w:color="auto"/>
        <w:bottom w:val="none" w:sz="0" w:space="0" w:color="auto"/>
        <w:right w:val="none" w:sz="0" w:space="0" w:color="auto"/>
      </w:divBdr>
    </w:div>
    <w:div w:id="1858419366">
      <w:marLeft w:val="0"/>
      <w:marRight w:val="0"/>
      <w:marTop w:val="0"/>
      <w:marBottom w:val="0"/>
      <w:divBdr>
        <w:top w:val="none" w:sz="0" w:space="0" w:color="auto"/>
        <w:left w:val="none" w:sz="0" w:space="0" w:color="auto"/>
        <w:bottom w:val="none" w:sz="0" w:space="0" w:color="auto"/>
        <w:right w:val="none" w:sz="0" w:space="0" w:color="auto"/>
      </w:divBdr>
    </w:div>
    <w:div w:id="1858419575">
      <w:marLeft w:val="0"/>
      <w:marRight w:val="0"/>
      <w:marTop w:val="0"/>
      <w:marBottom w:val="0"/>
      <w:divBdr>
        <w:top w:val="none" w:sz="0" w:space="0" w:color="auto"/>
        <w:left w:val="none" w:sz="0" w:space="0" w:color="auto"/>
        <w:bottom w:val="none" w:sz="0" w:space="0" w:color="auto"/>
        <w:right w:val="none" w:sz="0" w:space="0" w:color="auto"/>
      </w:divBdr>
    </w:div>
    <w:div w:id="1858497921">
      <w:marLeft w:val="0"/>
      <w:marRight w:val="0"/>
      <w:marTop w:val="0"/>
      <w:marBottom w:val="0"/>
      <w:divBdr>
        <w:top w:val="none" w:sz="0" w:space="0" w:color="auto"/>
        <w:left w:val="none" w:sz="0" w:space="0" w:color="auto"/>
        <w:bottom w:val="none" w:sz="0" w:space="0" w:color="auto"/>
        <w:right w:val="none" w:sz="0" w:space="0" w:color="auto"/>
      </w:divBdr>
    </w:div>
    <w:div w:id="1858544598">
      <w:marLeft w:val="0"/>
      <w:marRight w:val="0"/>
      <w:marTop w:val="0"/>
      <w:marBottom w:val="0"/>
      <w:divBdr>
        <w:top w:val="none" w:sz="0" w:space="0" w:color="auto"/>
        <w:left w:val="none" w:sz="0" w:space="0" w:color="auto"/>
        <w:bottom w:val="none" w:sz="0" w:space="0" w:color="auto"/>
        <w:right w:val="none" w:sz="0" w:space="0" w:color="auto"/>
      </w:divBdr>
    </w:div>
    <w:div w:id="1858621233">
      <w:marLeft w:val="0"/>
      <w:marRight w:val="0"/>
      <w:marTop w:val="0"/>
      <w:marBottom w:val="0"/>
      <w:divBdr>
        <w:top w:val="none" w:sz="0" w:space="0" w:color="auto"/>
        <w:left w:val="none" w:sz="0" w:space="0" w:color="auto"/>
        <w:bottom w:val="none" w:sz="0" w:space="0" w:color="auto"/>
        <w:right w:val="none" w:sz="0" w:space="0" w:color="auto"/>
      </w:divBdr>
    </w:div>
    <w:div w:id="1858689017">
      <w:marLeft w:val="0"/>
      <w:marRight w:val="0"/>
      <w:marTop w:val="0"/>
      <w:marBottom w:val="0"/>
      <w:divBdr>
        <w:top w:val="none" w:sz="0" w:space="0" w:color="auto"/>
        <w:left w:val="none" w:sz="0" w:space="0" w:color="auto"/>
        <w:bottom w:val="none" w:sz="0" w:space="0" w:color="auto"/>
        <w:right w:val="none" w:sz="0" w:space="0" w:color="auto"/>
      </w:divBdr>
    </w:div>
    <w:div w:id="1858736464">
      <w:marLeft w:val="0"/>
      <w:marRight w:val="0"/>
      <w:marTop w:val="0"/>
      <w:marBottom w:val="0"/>
      <w:divBdr>
        <w:top w:val="none" w:sz="0" w:space="0" w:color="auto"/>
        <w:left w:val="none" w:sz="0" w:space="0" w:color="auto"/>
        <w:bottom w:val="none" w:sz="0" w:space="0" w:color="auto"/>
        <w:right w:val="none" w:sz="0" w:space="0" w:color="auto"/>
      </w:divBdr>
    </w:div>
    <w:div w:id="1858764017">
      <w:marLeft w:val="0"/>
      <w:marRight w:val="0"/>
      <w:marTop w:val="0"/>
      <w:marBottom w:val="0"/>
      <w:divBdr>
        <w:top w:val="none" w:sz="0" w:space="0" w:color="auto"/>
        <w:left w:val="none" w:sz="0" w:space="0" w:color="auto"/>
        <w:bottom w:val="none" w:sz="0" w:space="0" w:color="auto"/>
        <w:right w:val="none" w:sz="0" w:space="0" w:color="auto"/>
      </w:divBdr>
    </w:div>
    <w:div w:id="1858881559">
      <w:marLeft w:val="0"/>
      <w:marRight w:val="0"/>
      <w:marTop w:val="0"/>
      <w:marBottom w:val="0"/>
      <w:divBdr>
        <w:top w:val="none" w:sz="0" w:space="0" w:color="auto"/>
        <w:left w:val="none" w:sz="0" w:space="0" w:color="auto"/>
        <w:bottom w:val="none" w:sz="0" w:space="0" w:color="auto"/>
        <w:right w:val="none" w:sz="0" w:space="0" w:color="auto"/>
      </w:divBdr>
    </w:div>
    <w:div w:id="1859075233">
      <w:marLeft w:val="0"/>
      <w:marRight w:val="0"/>
      <w:marTop w:val="0"/>
      <w:marBottom w:val="0"/>
      <w:divBdr>
        <w:top w:val="none" w:sz="0" w:space="0" w:color="auto"/>
        <w:left w:val="none" w:sz="0" w:space="0" w:color="auto"/>
        <w:bottom w:val="none" w:sz="0" w:space="0" w:color="auto"/>
        <w:right w:val="none" w:sz="0" w:space="0" w:color="auto"/>
      </w:divBdr>
    </w:div>
    <w:div w:id="1859075747">
      <w:marLeft w:val="0"/>
      <w:marRight w:val="0"/>
      <w:marTop w:val="0"/>
      <w:marBottom w:val="0"/>
      <w:divBdr>
        <w:top w:val="none" w:sz="0" w:space="0" w:color="auto"/>
        <w:left w:val="none" w:sz="0" w:space="0" w:color="auto"/>
        <w:bottom w:val="none" w:sz="0" w:space="0" w:color="auto"/>
        <w:right w:val="none" w:sz="0" w:space="0" w:color="auto"/>
      </w:divBdr>
    </w:div>
    <w:div w:id="1859155843">
      <w:marLeft w:val="0"/>
      <w:marRight w:val="0"/>
      <w:marTop w:val="0"/>
      <w:marBottom w:val="0"/>
      <w:divBdr>
        <w:top w:val="none" w:sz="0" w:space="0" w:color="auto"/>
        <w:left w:val="none" w:sz="0" w:space="0" w:color="auto"/>
        <w:bottom w:val="none" w:sz="0" w:space="0" w:color="auto"/>
        <w:right w:val="none" w:sz="0" w:space="0" w:color="auto"/>
      </w:divBdr>
    </w:div>
    <w:div w:id="1859194150">
      <w:marLeft w:val="0"/>
      <w:marRight w:val="0"/>
      <w:marTop w:val="0"/>
      <w:marBottom w:val="0"/>
      <w:divBdr>
        <w:top w:val="none" w:sz="0" w:space="0" w:color="auto"/>
        <w:left w:val="none" w:sz="0" w:space="0" w:color="auto"/>
        <w:bottom w:val="none" w:sz="0" w:space="0" w:color="auto"/>
        <w:right w:val="none" w:sz="0" w:space="0" w:color="auto"/>
      </w:divBdr>
    </w:div>
    <w:div w:id="1859196194">
      <w:marLeft w:val="0"/>
      <w:marRight w:val="0"/>
      <w:marTop w:val="0"/>
      <w:marBottom w:val="0"/>
      <w:divBdr>
        <w:top w:val="none" w:sz="0" w:space="0" w:color="auto"/>
        <w:left w:val="none" w:sz="0" w:space="0" w:color="auto"/>
        <w:bottom w:val="none" w:sz="0" w:space="0" w:color="auto"/>
        <w:right w:val="none" w:sz="0" w:space="0" w:color="auto"/>
      </w:divBdr>
    </w:div>
    <w:div w:id="1859198614">
      <w:marLeft w:val="0"/>
      <w:marRight w:val="0"/>
      <w:marTop w:val="0"/>
      <w:marBottom w:val="0"/>
      <w:divBdr>
        <w:top w:val="none" w:sz="0" w:space="0" w:color="auto"/>
        <w:left w:val="none" w:sz="0" w:space="0" w:color="auto"/>
        <w:bottom w:val="none" w:sz="0" w:space="0" w:color="auto"/>
        <w:right w:val="none" w:sz="0" w:space="0" w:color="auto"/>
      </w:divBdr>
    </w:div>
    <w:div w:id="1859200749">
      <w:marLeft w:val="0"/>
      <w:marRight w:val="0"/>
      <w:marTop w:val="0"/>
      <w:marBottom w:val="0"/>
      <w:divBdr>
        <w:top w:val="none" w:sz="0" w:space="0" w:color="auto"/>
        <w:left w:val="none" w:sz="0" w:space="0" w:color="auto"/>
        <w:bottom w:val="none" w:sz="0" w:space="0" w:color="auto"/>
        <w:right w:val="none" w:sz="0" w:space="0" w:color="auto"/>
      </w:divBdr>
    </w:div>
    <w:div w:id="1859347950">
      <w:marLeft w:val="0"/>
      <w:marRight w:val="0"/>
      <w:marTop w:val="0"/>
      <w:marBottom w:val="0"/>
      <w:divBdr>
        <w:top w:val="none" w:sz="0" w:space="0" w:color="auto"/>
        <w:left w:val="none" w:sz="0" w:space="0" w:color="auto"/>
        <w:bottom w:val="none" w:sz="0" w:space="0" w:color="auto"/>
        <w:right w:val="none" w:sz="0" w:space="0" w:color="auto"/>
      </w:divBdr>
    </w:div>
    <w:div w:id="1859394244">
      <w:marLeft w:val="0"/>
      <w:marRight w:val="0"/>
      <w:marTop w:val="0"/>
      <w:marBottom w:val="0"/>
      <w:divBdr>
        <w:top w:val="none" w:sz="0" w:space="0" w:color="auto"/>
        <w:left w:val="none" w:sz="0" w:space="0" w:color="auto"/>
        <w:bottom w:val="none" w:sz="0" w:space="0" w:color="auto"/>
        <w:right w:val="none" w:sz="0" w:space="0" w:color="auto"/>
      </w:divBdr>
    </w:div>
    <w:div w:id="1859419447">
      <w:marLeft w:val="0"/>
      <w:marRight w:val="0"/>
      <w:marTop w:val="0"/>
      <w:marBottom w:val="0"/>
      <w:divBdr>
        <w:top w:val="none" w:sz="0" w:space="0" w:color="auto"/>
        <w:left w:val="none" w:sz="0" w:space="0" w:color="auto"/>
        <w:bottom w:val="none" w:sz="0" w:space="0" w:color="auto"/>
        <w:right w:val="none" w:sz="0" w:space="0" w:color="auto"/>
      </w:divBdr>
    </w:div>
    <w:div w:id="1859467187">
      <w:marLeft w:val="0"/>
      <w:marRight w:val="0"/>
      <w:marTop w:val="0"/>
      <w:marBottom w:val="0"/>
      <w:divBdr>
        <w:top w:val="none" w:sz="0" w:space="0" w:color="auto"/>
        <w:left w:val="none" w:sz="0" w:space="0" w:color="auto"/>
        <w:bottom w:val="none" w:sz="0" w:space="0" w:color="auto"/>
        <w:right w:val="none" w:sz="0" w:space="0" w:color="auto"/>
      </w:divBdr>
    </w:div>
    <w:div w:id="1859584054">
      <w:marLeft w:val="0"/>
      <w:marRight w:val="0"/>
      <w:marTop w:val="0"/>
      <w:marBottom w:val="0"/>
      <w:divBdr>
        <w:top w:val="none" w:sz="0" w:space="0" w:color="auto"/>
        <w:left w:val="none" w:sz="0" w:space="0" w:color="auto"/>
        <w:bottom w:val="none" w:sz="0" w:space="0" w:color="auto"/>
        <w:right w:val="none" w:sz="0" w:space="0" w:color="auto"/>
      </w:divBdr>
    </w:div>
    <w:div w:id="1859613970">
      <w:marLeft w:val="0"/>
      <w:marRight w:val="0"/>
      <w:marTop w:val="0"/>
      <w:marBottom w:val="0"/>
      <w:divBdr>
        <w:top w:val="none" w:sz="0" w:space="0" w:color="auto"/>
        <w:left w:val="none" w:sz="0" w:space="0" w:color="auto"/>
        <w:bottom w:val="none" w:sz="0" w:space="0" w:color="auto"/>
        <w:right w:val="none" w:sz="0" w:space="0" w:color="auto"/>
      </w:divBdr>
    </w:div>
    <w:div w:id="1859614830">
      <w:marLeft w:val="0"/>
      <w:marRight w:val="0"/>
      <w:marTop w:val="0"/>
      <w:marBottom w:val="0"/>
      <w:divBdr>
        <w:top w:val="none" w:sz="0" w:space="0" w:color="auto"/>
        <w:left w:val="none" w:sz="0" w:space="0" w:color="auto"/>
        <w:bottom w:val="none" w:sz="0" w:space="0" w:color="auto"/>
        <w:right w:val="none" w:sz="0" w:space="0" w:color="auto"/>
      </w:divBdr>
    </w:div>
    <w:div w:id="1859654936">
      <w:marLeft w:val="0"/>
      <w:marRight w:val="0"/>
      <w:marTop w:val="0"/>
      <w:marBottom w:val="0"/>
      <w:divBdr>
        <w:top w:val="none" w:sz="0" w:space="0" w:color="auto"/>
        <w:left w:val="none" w:sz="0" w:space="0" w:color="auto"/>
        <w:bottom w:val="none" w:sz="0" w:space="0" w:color="auto"/>
        <w:right w:val="none" w:sz="0" w:space="0" w:color="auto"/>
      </w:divBdr>
    </w:div>
    <w:div w:id="1859659881">
      <w:marLeft w:val="0"/>
      <w:marRight w:val="0"/>
      <w:marTop w:val="0"/>
      <w:marBottom w:val="0"/>
      <w:divBdr>
        <w:top w:val="none" w:sz="0" w:space="0" w:color="auto"/>
        <w:left w:val="none" w:sz="0" w:space="0" w:color="auto"/>
        <w:bottom w:val="none" w:sz="0" w:space="0" w:color="auto"/>
        <w:right w:val="none" w:sz="0" w:space="0" w:color="auto"/>
      </w:divBdr>
    </w:div>
    <w:div w:id="1859805226">
      <w:marLeft w:val="0"/>
      <w:marRight w:val="0"/>
      <w:marTop w:val="0"/>
      <w:marBottom w:val="0"/>
      <w:divBdr>
        <w:top w:val="none" w:sz="0" w:space="0" w:color="auto"/>
        <w:left w:val="none" w:sz="0" w:space="0" w:color="auto"/>
        <w:bottom w:val="none" w:sz="0" w:space="0" w:color="auto"/>
        <w:right w:val="none" w:sz="0" w:space="0" w:color="auto"/>
      </w:divBdr>
    </w:div>
    <w:div w:id="1859854761">
      <w:marLeft w:val="0"/>
      <w:marRight w:val="0"/>
      <w:marTop w:val="0"/>
      <w:marBottom w:val="0"/>
      <w:divBdr>
        <w:top w:val="none" w:sz="0" w:space="0" w:color="auto"/>
        <w:left w:val="none" w:sz="0" w:space="0" w:color="auto"/>
        <w:bottom w:val="none" w:sz="0" w:space="0" w:color="auto"/>
        <w:right w:val="none" w:sz="0" w:space="0" w:color="auto"/>
      </w:divBdr>
    </w:div>
    <w:div w:id="1859926388">
      <w:marLeft w:val="0"/>
      <w:marRight w:val="0"/>
      <w:marTop w:val="0"/>
      <w:marBottom w:val="0"/>
      <w:divBdr>
        <w:top w:val="none" w:sz="0" w:space="0" w:color="auto"/>
        <w:left w:val="none" w:sz="0" w:space="0" w:color="auto"/>
        <w:bottom w:val="none" w:sz="0" w:space="0" w:color="auto"/>
        <w:right w:val="none" w:sz="0" w:space="0" w:color="auto"/>
      </w:divBdr>
    </w:div>
    <w:div w:id="1859998605">
      <w:marLeft w:val="0"/>
      <w:marRight w:val="0"/>
      <w:marTop w:val="0"/>
      <w:marBottom w:val="0"/>
      <w:divBdr>
        <w:top w:val="none" w:sz="0" w:space="0" w:color="auto"/>
        <w:left w:val="none" w:sz="0" w:space="0" w:color="auto"/>
        <w:bottom w:val="none" w:sz="0" w:space="0" w:color="auto"/>
        <w:right w:val="none" w:sz="0" w:space="0" w:color="auto"/>
      </w:divBdr>
    </w:div>
    <w:div w:id="1860004283">
      <w:marLeft w:val="0"/>
      <w:marRight w:val="0"/>
      <w:marTop w:val="0"/>
      <w:marBottom w:val="0"/>
      <w:divBdr>
        <w:top w:val="none" w:sz="0" w:space="0" w:color="auto"/>
        <w:left w:val="none" w:sz="0" w:space="0" w:color="auto"/>
        <w:bottom w:val="none" w:sz="0" w:space="0" w:color="auto"/>
        <w:right w:val="none" w:sz="0" w:space="0" w:color="auto"/>
      </w:divBdr>
    </w:div>
    <w:div w:id="1860048225">
      <w:marLeft w:val="0"/>
      <w:marRight w:val="0"/>
      <w:marTop w:val="0"/>
      <w:marBottom w:val="0"/>
      <w:divBdr>
        <w:top w:val="none" w:sz="0" w:space="0" w:color="auto"/>
        <w:left w:val="none" w:sz="0" w:space="0" w:color="auto"/>
        <w:bottom w:val="none" w:sz="0" w:space="0" w:color="auto"/>
        <w:right w:val="none" w:sz="0" w:space="0" w:color="auto"/>
      </w:divBdr>
    </w:div>
    <w:div w:id="1860124970">
      <w:marLeft w:val="0"/>
      <w:marRight w:val="0"/>
      <w:marTop w:val="0"/>
      <w:marBottom w:val="0"/>
      <w:divBdr>
        <w:top w:val="none" w:sz="0" w:space="0" w:color="auto"/>
        <w:left w:val="none" w:sz="0" w:space="0" w:color="auto"/>
        <w:bottom w:val="none" w:sz="0" w:space="0" w:color="auto"/>
        <w:right w:val="none" w:sz="0" w:space="0" w:color="auto"/>
      </w:divBdr>
    </w:div>
    <w:div w:id="1860196819">
      <w:marLeft w:val="0"/>
      <w:marRight w:val="0"/>
      <w:marTop w:val="0"/>
      <w:marBottom w:val="0"/>
      <w:divBdr>
        <w:top w:val="none" w:sz="0" w:space="0" w:color="auto"/>
        <w:left w:val="none" w:sz="0" w:space="0" w:color="auto"/>
        <w:bottom w:val="none" w:sz="0" w:space="0" w:color="auto"/>
        <w:right w:val="none" w:sz="0" w:space="0" w:color="auto"/>
      </w:divBdr>
    </w:div>
    <w:div w:id="1860387316">
      <w:marLeft w:val="0"/>
      <w:marRight w:val="0"/>
      <w:marTop w:val="0"/>
      <w:marBottom w:val="0"/>
      <w:divBdr>
        <w:top w:val="none" w:sz="0" w:space="0" w:color="auto"/>
        <w:left w:val="none" w:sz="0" w:space="0" w:color="auto"/>
        <w:bottom w:val="none" w:sz="0" w:space="0" w:color="auto"/>
        <w:right w:val="none" w:sz="0" w:space="0" w:color="auto"/>
      </w:divBdr>
    </w:div>
    <w:div w:id="1860390853">
      <w:marLeft w:val="0"/>
      <w:marRight w:val="0"/>
      <w:marTop w:val="0"/>
      <w:marBottom w:val="0"/>
      <w:divBdr>
        <w:top w:val="none" w:sz="0" w:space="0" w:color="auto"/>
        <w:left w:val="none" w:sz="0" w:space="0" w:color="auto"/>
        <w:bottom w:val="none" w:sz="0" w:space="0" w:color="auto"/>
        <w:right w:val="none" w:sz="0" w:space="0" w:color="auto"/>
      </w:divBdr>
    </w:div>
    <w:div w:id="1860393178">
      <w:marLeft w:val="0"/>
      <w:marRight w:val="0"/>
      <w:marTop w:val="0"/>
      <w:marBottom w:val="0"/>
      <w:divBdr>
        <w:top w:val="none" w:sz="0" w:space="0" w:color="auto"/>
        <w:left w:val="none" w:sz="0" w:space="0" w:color="auto"/>
        <w:bottom w:val="none" w:sz="0" w:space="0" w:color="auto"/>
        <w:right w:val="none" w:sz="0" w:space="0" w:color="auto"/>
      </w:divBdr>
    </w:div>
    <w:div w:id="1860509996">
      <w:marLeft w:val="0"/>
      <w:marRight w:val="0"/>
      <w:marTop w:val="0"/>
      <w:marBottom w:val="0"/>
      <w:divBdr>
        <w:top w:val="none" w:sz="0" w:space="0" w:color="auto"/>
        <w:left w:val="none" w:sz="0" w:space="0" w:color="auto"/>
        <w:bottom w:val="none" w:sz="0" w:space="0" w:color="auto"/>
        <w:right w:val="none" w:sz="0" w:space="0" w:color="auto"/>
      </w:divBdr>
    </w:div>
    <w:div w:id="1860581502">
      <w:marLeft w:val="0"/>
      <w:marRight w:val="0"/>
      <w:marTop w:val="0"/>
      <w:marBottom w:val="0"/>
      <w:divBdr>
        <w:top w:val="none" w:sz="0" w:space="0" w:color="auto"/>
        <w:left w:val="none" w:sz="0" w:space="0" w:color="auto"/>
        <w:bottom w:val="none" w:sz="0" w:space="0" w:color="auto"/>
        <w:right w:val="none" w:sz="0" w:space="0" w:color="auto"/>
      </w:divBdr>
    </w:div>
    <w:div w:id="1860585192">
      <w:marLeft w:val="0"/>
      <w:marRight w:val="0"/>
      <w:marTop w:val="0"/>
      <w:marBottom w:val="0"/>
      <w:divBdr>
        <w:top w:val="none" w:sz="0" w:space="0" w:color="auto"/>
        <w:left w:val="none" w:sz="0" w:space="0" w:color="auto"/>
        <w:bottom w:val="none" w:sz="0" w:space="0" w:color="auto"/>
        <w:right w:val="none" w:sz="0" w:space="0" w:color="auto"/>
      </w:divBdr>
    </w:div>
    <w:div w:id="1860729691">
      <w:marLeft w:val="0"/>
      <w:marRight w:val="0"/>
      <w:marTop w:val="0"/>
      <w:marBottom w:val="0"/>
      <w:divBdr>
        <w:top w:val="none" w:sz="0" w:space="0" w:color="auto"/>
        <w:left w:val="none" w:sz="0" w:space="0" w:color="auto"/>
        <w:bottom w:val="none" w:sz="0" w:space="0" w:color="auto"/>
        <w:right w:val="none" w:sz="0" w:space="0" w:color="auto"/>
      </w:divBdr>
    </w:div>
    <w:div w:id="1860852827">
      <w:marLeft w:val="0"/>
      <w:marRight w:val="0"/>
      <w:marTop w:val="0"/>
      <w:marBottom w:val="0"/>
      <w:divBdr>
        <w:top w:val="none" w:sz="0" w:space="0" w:color="auto"/>
        <w:left w:val="none" w:sz="0" w:space="0" w:color="auto"/>
        <w:bottom w:val="none" w:sz="0" w:space="0" w:color="auto"/>
        <w:right w:val="none" w:sz="0" w:space="0" w:color="auto"/>
      </w:divBdr>
    </w:div>
    <w:div w:id="1860965012">
      <w:marLeft w:val="0"/>
      <w:marRight w:val="0"/>
      <w:marTop w:val="0"/>
      <w:marBottom w:val="0"/>
      <w:divBdr>
        <w:top w:val="none" w:sz="0" w:space="0" w:color="auto"/>
        <w:left w:val="none" w:sz="0" w:space="0" w:color="auto"/>
        <w:bottom w:val="none" w:sz="0" w:space="0" w:color="auto"/>
        <w:right w:val="none" w:sz="0" w:space="0" w:color="auto"/>
      </w:divBdr>
    </w:div>
    <w:div w:id="1861119677">
      <w:marLeft w:val="0"/>
      <w:marRight w:val="0"/>
      <w:marTop w:val="0"/>
      <w:marBottom w:val="0"/>
      <w:divBdr>
        <w:top w:val="none" w:sz="0" w:space="0" w:color="auto"/>
        <w:left w:val="none" w:sz="0" w:space="0" w:color="auto"/>
        <w:bottom w:val="none" w:sz="0" w:space="0" w:color="auto"/>
        <w:right w:val="none" w:sz="0" w:space="0" w:color="auto"/>
      </w:divBdr>
    </w:div>
    <w:div w:id="1861233903">
      <w:marLeft w:val="0"/>
      <w:marRight w:val="0"/>
      <w:marTop w:val="0"/>
      <w:marBottom w:val="0"/>
      <w:divBdr>
        <w:top w:val="none" w:sz="0" w:space="0" w:color="auto"/>
        <w:left w:val="none" w:sz="0" w:space="0" w:color="auto"/>
        <w:bottom w:val="none" w:sz="0" w:space="0" w:color="auto"/>
        <w:right w:val="none" w:sz="0" w:space="0" w:color="auto"/>
      </w:divBdr>
    </w:div>
    <w:div w:id="1861239855">
      <w:marLeft w:val="0"/>
      <w:marRight w:val="0"/>
      <w:marTop w:val="0"/>
      <w:marBottom w:val="0"/>
      <w:divBdr>
        <w:top w:val="none" w:sz="0" w:space="0" w:color="auto"/>
        <w:left w:val="none" w:sz="0" w:space="0" w:color="auto"/>
        <w:bottom w:val="none" w:sz="0" w:space="0" w:color="auto"/>
        <w:right w:val="none" w:sz="0" w:space="0" w:color="auto"/>
      </w:divBdr>
    </w:div>
    <w:div w:id="1861357840">
      <w:marLeft w:val="0"/>
      <w:marRight w:val="0"/>
      <w:marTop w:val="0"/>
      <w:marBottom w:val="0"/>
      <w:divBdr>
        <w:top w:val="none" w:sz="0" w:space="0" w:color="auto"/>
        <w:left w:val="none" w:sz="0" w:space="0" w:color="auto"/>
        <w:bottom w:val="none" w:sz="0" w:space="0" w:color="auto"/>
        <w:right w:val="none" w:sz="0" w:space="0" w:color="auto"/>
      </w:divBdr>
    </w:div>
    <w:div w:id="1861433128">
      <w:marLeft w:val="0"/>
      <w:marRight w:val="0"/>
      <w:marTop w:val="0"/>
      <w:marBottom w:val="0"/>
      <w:divBdr>
        <w:top w:val="none" w:sz="0" w:space="0" w:color="auto"/>
        <w:left w:val="none" w:sz="0" w:space="0" w:color="auto"/>
        <w:bottom w:val="none" w:sz="0" w:space="0" w:color="auto"/>
        <w:right w:val="none" w:sz="0" w:space="0" w:color="auto"/>
      </w:divBdr>
    </w:div>
    <w:div w:id="1861509050">
      <w:marLeft w:val="0"/>
      <w:marRight w:val="0"/>
      <w:marTop w:val="0"/>
      <w:marBottom w:val="0"/>
      <w:divBdr>
        <w:top w:val="none" w:sz="0" w:space="0" w:color="auto"/>
        <w:left w:val="none" w:sz="0" w:space="0" w:color="auto"/>
        <w:bottom w:val="none" w:sz="0" w:space="0" w:color="auto"/>
        <w:right w:val="none" w:sz="0" w:space="0" w:color="auto"/>
      </w:divBdr>
    </w:div>
    <w:div w:id="1861621761">
      <w:marLeft w:val="0"/>
      <w:marRight w:val="0"/>
      <w:marTop w:val="0"/>
      <w:marBottom w:val="0"/>
      <w:divBdr>
        <w:top w:val="none" w:sz="0" w:space="0" w:color="auto"/>
        <w:left w:val="none" w:sz="0" w:space="0" w:color="auto"/>
        <w:bottom w:val="none" w:sz="0" w:space="0" w:color="auto"/>
        <w:right w:val="none" w:sz="0" w:space="0" w:color="auto"/>
      </w:divBdr>
    </w:div>
    <w:div w:id="1861626920">
      <w:marLeft w:val="0"/>
      <w:marRight w:val="0"/>
      <w:marTop w:val="0"/>
      <w:marBottom w:val="0"/>
      <w:divBdr>
        <w:top w:val="none" w:sz="0" w:space="0" w:color="auto"/>
        <w:left w:val="none" w:sz="0" w:space="0" w:color="auto"/>
        <w:bottom w:val="none" w:sz="0" w:space="0" w:color="auto"/>
        <w:right w:val="none" w:sz="0" w:space="0" w:color="auto"/>
      </w:divBdr>
    </w:div>
    <w:div w:id="1861774592">
      <w:marLeft w:val="0"/>
      <w:marRight w:val="0"/>
      <w:marTop w:val="0"/>
      <w:marBottom w:val="0"/>
      <w:divBdr>
        <w:top w:val="none" w:sz="0" w:space="0" w:color="auto"/>
        <w:left w:val="none" w:sz="0" w:space="0" w:color="auto"/>
        <w:bottom w:val="none" w:sz="0" w:space="0" w:color="auto"/>
        <w:right w:val="none" w:sz="0" w:space="0" w:color="auto"/>
      </w:divBdr>
    </w:div>
    <w:div w:id="1861814164">
      <w:marLeft w:val="0"/>
      <w:marRight w:val="0"/>
      <w:marTop w:val="0"/>
      <w:marBottom w:val="0"/>
      <w:divBdr>
        <w:top w:val="none" w:sz="0" w:space="0" w:color="auto"/>
        <w:left w:val="none" w:sz="0" w:space="0" w:color="auto"/>
        <w:bottom w:val="none" w:sz="0" w:space="0" w:color="auto"/>
        <w:right w:val="none" w:sz="0" w:space="0" w:color="auto"/>
      </w:divBdr>
    </w:div>
    <w:div w:id="1862041080">
      <w:marLeft w:val="0"/>
      <w:marRight w:val="0"/>
      <w:marTop w:val="0"/>
      <w:marBottom w:val="0"/>
      <w:divBdr>
        <w:top w:val="none" w:sz="0" w:space="0" w:color="auto"/>
        <w:left w:val="none" w:sz="0" w:space="0" w:color="auto"/>
        <w:bottom w:val="none" w:sz="0" w:space="0" w:color="auto"/>
        <w:right w:val="none" w:sz="0" w:space="0" w:color="auto"/>
      </w:divBdr>
    </w:div>
    <w:div w:id="1862041382">
      <w:marLeft w:val="0"/>
      <w:marRight w:val="0"/>
      <w:marTop w:val="0"/>
      <w:marBottom w:val="0"/>
      <w:divBdr>
        <w:top w:val="none" w:sz="0" w:space="0" w:color="auto"/>
        <w:left w:val="none" w:sz="0" w:space="0" w:color="auto"/>
        <w:bottom w:val="none" w:sz="0" w:space="0" w:color="auto"/>
        <w:right w:val="none" w:sz="0" w:space="0" w:color="auto"/>
      </w:divBdr>
    </w:div>
    <w:div w:id="1862085357">
      <w:marLeft w:val="0"/>
      <w:marRight w:val="0"/>
      <w:marTop w:val="0"/>
      <w:marBottom w:val="0"/>
      <w:divBdr>
        <w:top w:val="none" w:sz="0" w:space="0" w:color="auto"/>
        <w:left w:val="none" w:sz="0" w:space="0" w:color="auto"/>
        <w:bottom w:val="none" w:sz="0" w:space="0" w:color="auto"/>
        <w:right w:val="none" w:sz="0" w:space="0" w:color="auto"/>
      </w:divBdr>
    </w:div>
    <w:div w:id="1862087341">
      <w:marLeft w:val="0"/>
      <w:marRight w:val="0"/>
      <w:marTop w:val="0"/>
      <w:marBottom w:val="0"/>
      <w:divBdr>
        <w:top w:val="none" w:sz="0" w:space="0" w:color="auto"/>
        <w:left w:val="none" w:sz="0" w:space="0" w:color="auto"/>
        <w:bottom w:val="none" w:sz="0" w:space="0" w:color="auto"/>
        <w:right w:val="none" w:sz="0" w:space="0" w:color="auto"/>
      </w:divBdr>
    </w:div>
    <w:div w:id="1862165193">
      <w:marLeft w:val="0"/>
      <w:marRight w:val="0"/>
      <w:marTop w:val="0"/>
      <w:marBottom w:val="0"/>
      <w:divBdr>
        <w:top w:val="none" w:sz="0" w:space="0" w:color="auto"/>
        <w:left w:val="none" w:sz="0" w:space="0" w:color="auto"/>
        <w:bottom w:val="none" w:sz="0" w:space="0" w:color="auto"/>
        <w:right w:val="none" w:sz="0" w:space="0" w:color="auto"/>
      </w:divBdr>
    </w:div>
    <w:div w:id="1862234640">
      <w:marLeft w:val="0"/>
      <w:marRight w:val="0"/>
      <w:marTop w:val="0"/>
      <w:marBottom w:val="0"/>
      <w:divBdr>
        <w:top w:val="none" w:sz="0" w:space="0" w:color="auto"/>
        <w:left w:val="none" w:sz="0" w:space="0" w:color="auto"/>
        <w:bottom w:val="none" w:sz="0" w:space="0" w:color="auto"/>
        <w:right w:val="none" w:sz="0" w:space="0" w:color="auto"/>
      </w:divBdr>
    </w:div>
    <w:div w:id="1862278809">
      <w:marLeft w:val="0"/>
      <w:marRight w:val="0"/>
      <w:marTop w:val="0"/>
      <w:marBottom w:val="0"/>
      <w:divBdr>
        <w:top w:val="none" w:sz="0" w:space="0" w:color="auto"/>
        <w:left w:val="none" w:sz="0" w:space="0" w:color="auto"/>
        <w:bottom w:val="none" w:sz="0" w:space="0" w:color="auto"/>
        <w:right w:val="none" w:sz="0" w:space="0" w:color="auto"/>
      </w:divBdr>
    </w:div>
    <w:div w:id="1862279485">
      <w:marLeft w:val="0"/>
      <w:marRight w:val="0"/>
      <w:marTop w:val="0"/>
      <w:marBottom w:val="0"/>
      <w:divBdr>
        <w:top w:val="none" w:sz="0" w:space="0" w:color="auto"/>
        <w:left w:val="none" w:sz="0" w:space="0" w:color="auto"/>
        <w:bottom w:val="none" w:sz="0" w:space="0" w:color="auto"/>
        <w:right w:val="none" w:sz="0" w:space="0" w:color="auto"/>
      </w:divBdr>
    </w:div>
    <w:div w:id="1862280813">
      <w:marLeft w:val="0"/>
      <w:marRight w:val="0"/>
      <w:marTop w:val="0"/>
      <w:marBottom w:val="0"/>
      <w:divBdr>
        <w:top w:val="none" w:sz="0" w:space="0" w:color="auto"/>
        <w:left w:val="none" w:sz="0" w:space="0" w:color="auto"/>
        <w:bottom w:val="none" w:sz="0" w:space="0" w:color="auto"/>
        <w:right w:val="none" w:sz="0" w:space="0" w:color="auto"/>
      </w:divBdr>
    </w:div>
    <w:div w:id="1862620827">
      <w:marLeft w:val="0"/>
      <w:marRight w:val="0"/>
      <w:marTop w:val="0"/>
      <w:marBottom w:val="0"/>
      <w:divBdr>
        <w:top w:val="none" w:sz="0" w:space="0" w:color="auto"/>
        <w:left w:val="none" w:sz="0" w:space="0" w:color="auto"/>
        <w:bottom w:val="none" w:sz="0" w:space="0" w:color="auto"/>
        <w:right w:val="none" w:sz="0" w:space="0" w:color="auto"/>
      </w:divBdr>
    </w:div>
    <w:div w:id="1862620883">
      <w:marLeft w:val="0"/>
      <w:marRight w:val="0"/>
      <w:marTop w:val="0"/>
      <w:marBottom w:val="0"/>
      <w:divBdr>
        <w:top w:val="none" w:sz="0" w:space="0" w:color="auto"/>
        <w:left w:val="none" w:sz="0" w:space="0" w:color="auto"/>
        <w:bottom w:val="none" w:sz="0" w:space="0" w:color="auto"/>
        <w:right w:val="none" w:sz="0" w:space="0" w:color="auto"/>
      </w:divBdr>
    </w:div>
    <w:div w:id="1862667924">
      <w:marLeft w:val="0"/>
      <w:marRight w:val="0"/>
      <w:marTop w:val="0"/>
      <w:marBottom w:val="0"/>
      <w:divBdr>
        <w:top w:val="none" w:sz="0" w:space="0" w:color="auto"/>
        <w:left w:val="none" w:sz="0" w:space="0" w:color="auto"/>
        <w:bottom w:val="none" w:sz="0" w:space="0" w:color="auto"/>
        <w:right w:val="none" w:sz="0" w:space="0" w:color="auto"/>
      </w:divBdr>
    </w:div>
    <w:div w:id="1862669301">
      <w:marLeft w:val="0"/>
      <w:marRight w:val="0"/>
      <w:marTop w:val="0"/>
      <w:marBottom w:val="0"/>
      <w:divBdr>
        <w:top w:val="none" w:sz="0" w:space="0" w:color="auto"/>
        <w:left w:val="none" w:sz="0" w:space="0" w:color="auto"/>
        <w:bottom w:val="none" w:sz="0" w:space="0" w:color="auto"/>
        <w:right w:val="none" w:sz="0" w:space="0" w:color="auto"/>
      </w:divBdr>
    </w:div>
    <w:div w:id="1862741552">
      <w:marLeft w:val="0"/>
      <w:marRight w:val="0"/>
      <w:marTop w:val="0"/>
      <w:marBottom w:val="0"/>
      <w:divBdr>
        <w:top w:val="none" w:sz="0" w:space="0" w:color="auto"/>
        <w:left w:val="none" w:sz="0" w:space="0" w:color="auto"/>
        <w:bottom w:val="none" w:sz="0" w:space="0" w:color="auto"/>
        <w:right w:val="none" w:sz="0" w:space="0" w:color="auto"/>
      </w:divBdr>
    </w:div>
    <w:div w:id="1862813495">
      <w:marLeft w:val="0"/>
      <w:marRight w:val="0"/>
      <w:marTop w:val="0"/>
      <w:marBottom w:val="0"/>
      <w:divBdr>
        <w:top w:val="none" w:sz="0" w:space="0" w:color="auto"/>
        <w:left w:val="none" w:sz="0" w:space="0" w:color="auto"/>
        <w:bottom w:val="none" w:sz="0" w:space="0" w:color="auto"/>
        <w:right w:val="none" w:sz="0" w:space="0" w:color="auto"/>
      </w:divBdr>
    </w:div>
    <w:div w:id="1862820272">
      <w:marLeft w:val="0"/>
      <w:marRight w:val="0"/>
      <w:marTop w:val="0"/>
      <w:marBottom w:val="0"/>
      <w:divBdr>
        <w:top w:val="none" w:sz="0" w:space="0" w:color="auto"/>
        <w:left w:val="none" w:sz="0" w:space="0" w:color="auto"/>
        <w:bottom w:val="none" w:sz="0" w:space="0" w:color="auto"/>
        <w:right w:val="none" w:sz="0" w:space="0" w:color="auto"/>
      </w:divBdr>
    </w:div>
    <w:div w:id="1862821259">
      <w:marLeft w:val="0"/>
      <w:marRight w:val="0"/>
      <w:marTop w:val="0"/>
      <w:marBottom w:val="0"/>
      <w:divBdr>
        <w:top w:val="none" w:sz="0" w:space="0" w:color="auto"/>
        <w:left w:val="none" w:sz="0" w:space="0" w:color="auto"/>
        <w:bottom w:val="none" w:sz="0" w:space="0" w:color="auto"/>
        <w:right w:val="none" w:sz="0" w:space="0" w:color="auto"/>
      </w:divBdr>
    </w:div>
    <w:div w:id="1862861970">
      <w:bodyDiv w:val="1"/>
      <w:marLeft w:val="0"/>
      <w:marRight w:val="0"/>
      <w:marTop w:val="0"/>
      <w:marBottom w:val="0"/>
      <w:divBdr>
        <w:top w:val="none" w:sz="0" w:space="0" w:color="auto"/>
        <w:left w:val="none" w:sz="0" w:space="0" w:color="auto"/>
        <w:bottom w:val="none" w:sz="0" w:space="0" w:color="auto"/>
        <w:right w:val="none" w:sz="0" w:space="0" w:color="auto"/>
      </w:divBdr>
    </w:div>
    <w:div w:id="1862934723">
      <w:marLeft w:val="0"/>
      <w:marRight w:val="0"/>
      <w:marTop w:val="0"/>
      <w:marBottom w:val="0"/>
      <w:divBdr>
        <w:top w:val="none" w:sz="0" w:space="0" w:color="auto"/>
        <w:left w:val="none" w:sz="0" w:space="0" w:color="auto"/>
        <w:bottom w:val="none" w:sz="0" w:space="0" w:color="auto"/>
        <w:right w:val="none" w:sz="0" w:space="0" w:color="auto"/>
      </w:divBdr>
    </w:div>
    <w:div w:id="1863010180">
      <w:marLeft w:val="0"/>
      <w:marRight w:val="0"/>
      <w:marTop w:val="0"/>
      <w:marBottom w:val="0"/>
      <w:divBdr>
        <w:top w:val="none" w:sz="0" w:space="0" w:color="auto"/>
        <w:left w:val="none" w:sz="0" w:space="0" w:color="auto"/>
        <w:bottom w:val="none" w:sz="0" w:space="0" w:color="auto"/>
        <w:right w:val="none" w:sz="0" w:space="0" w:color="auto"/>
      </w:divBdr>
    </w:div>
    <w:div w:id="1863205953">
      <w:marLeft w:val="0"/>
      <w:marRight w:val="0"/>
      <w:marTop w:val="0"/>
      <w:marBottom w:val="0"/>
      <w:divBdr>
        <w:top w:val="none" w:sz="0" w:space="0" w:color="auto"/>
        <w:left w:val="none" w:sz="0" w:space="0" w:color="auto"/>
        <w:bottom w:val="none" w:sz="0" w:space="0" w:color="auto"/>
        <w:right w:val="none" w:sz="0" w:space="0" w:color="auto"/>
      </w:divBdr>
    </w:div>
    <w:div w:id="1863275907">
      <w:marLeft w:val="0"/>
      <w:marRight w:val="0"/>
      <w:marTop w:val="0"/>
      <w:marBottom w:val="0"/>
      <w:divBdr>
        <w:top w:val="none" w:sz="0" w:space="0" w:color="auto"/>
        <w:left w:val="none" w:sz="0" w:space="0" w:color="auto"/>
        <w:bottom w:val="none" w:sz="0" w:space="0" w:color="auto"/>
        <w:right w:val="none" w:sz="0" w:space="0" w:color="auto"/>
      </w:divBdr>
    </w:div>
    <w:div w:id="1863321098">
      <w:marLeft w:val="0"/>
      <w:marRight w:val="0"/>
      <w:marTop w:val="0"/>
      <w:marBottom w:val="0"/>
      <w:divBdr>
        <w:top w:val="none" w:sz="0" w:space="0" w:color="auto"/>
        <w:left w:val="none" w:sz="0" w:space="0" w:color="auto"/>
        <w:bottom w:val="none" w:sz="0" w:space="0" w:color="auto"/>
        <w:right w:val="none" w:sz="0" w:space="0" w:color="auto"/>
      </w:divBdr>
    </w:div>
    <w:div w:id="1863325816">
      <w:marLeft w:val="0"/>
      <w:marRight w:val="0"/>
      <w:marTop w:val="0"/>
      <w:marBottom w:val="0"/>
      <w:divBdr>
        <w:top w:val="none" w:sz="0" w:space="0" w:color="auto"/>
        <w:left w:val="none" w:sz="0" w:space="0" w:color="auto"/>
        <w:bottom w:val="none" w:sz="0" w:space="0" w:color="auto"/>
        <w:right w:val="none" w:sz="0" w:space="0" w:color="auto"/>
      </w:divBdr>
    </w:div>
    <w:div w:id="1863351059">
      <w:marLeft w:val="0"/>
      <w:marRight w:val="0"/>
      <w:marTop w:val="0"/>
      <w:marBottom w:val="0"/>
      <w:divBdr>
        <w:top w:val="none" w:sz="0" w:space="0" w:color="auto"/>
        <w:left w:val="none" w:sz="0" w:space="0" w:color="auto"/>
        <w:bottom w:val="none" w:sz="0" w:space="0" w:color="auto"/>
        <w:right w:val="none" w:sz="0" w:space="0" w:color="auto"/>
      </w:divBdr>
    </w:div>
    <w:div w:id="1863397116">
      <w:marLeft w:val="0"/>
      <w:marRight w:val="0"/>
      <w:marTop w:val="0"/>
      <w:marBottom w:val="0"/>
      <w:divBdr>
        <w:top w:val="none" w:sz="0" w:space="0" w:color="auto"/>
        <w:left w:val="none" w:sz="0" w:space="0" w:color="auto"/>
        <w:bottom w:val="none" w:sz="0" w:space="0" w:color="auto"/>
        <w:right w:val="none" w:sz="0" w:space="0" w:color="auto"/>
      </w:divBdr>
    </w:div>
    <w:div w:id="1863397556">
      <w:marLeft w:val="0"/>
      <w:marRight w:val="0"/>
      <w:marTop w:val="0"/>
      <w:marBottom w:val="0"/>
      <w:divBdr>
        <w:top w:val="none" w:sz="0" w:space="0" w:color="auto"/>
        <w:left w:val="none" w:sz="0" w:space="0" w:color="auto"/>
        <w:bottom w:val="none" w:sz="0" w:space="0" w:color="auto"/>
        <w:right w:val="none" w:sz="0" w:space="0" w:color="auto"/>
      </w:divBdr>
    </w:div>
    <w:div w:id="1863542910">
      <w:marLeft w:val="0"/>
      <w:marRight w:val="0"/>
      <w:marTop w:val="0"/>
      <w:marBottom w:val="0"/>
      <w:divBdr>
        <w:top w:val="none" w:sz="0" w:space="0" w:color="auto"/>
        <w:left w:val="none" w:sz="0" w:space="0" w:color="auto"/>
        <w:bottom w:val="none" w:sz="0" w:space="0" w:color="auto"/>
        <w:right w:val="none" w:sz="0" w:space="0" w:color="auto"/>
      </w:divBdr>
    </w:div>
    <w:div w:id="1863592265">
      <w:marLeft w:val="0"/>
      <w:marRight w:val="0"/>
      <w:marTop w:val="0"/>
      <w:marBottom w:val="0"/>
      <w:divBdr>
        <w:top w:val="none" w:sz="0" w:space="0" w:color="auto"/>
        <w:left w:val="none" w:sz="0" w:space="0" w:color="auto"/>
        <w:bottom w:val="none" w:sz="0" w:space="0" w:color="auto"/>
        <w:right w:val="none" w:sz="0" w:space="0" w:color="auto"/>
      </w:divBdr>
    </w:div>
    <w:div w:id="1863663255">
      <w:marLeft w:val="0"/>
      <w:marRight w:val="0"/>
      <w:marTop w:val="0"/>
      <w:marBottom w:val="0"/>
      <w:divBdr>
        <w:top w:val="none" w:sz="0" w:space="0" w:color="auto"/>
        <w:left w:val="none" w:sz="0" w:space="0" w:color="auto"/>
        <w:bottom w:val="none" w:sz="0" w:space="0" w:color="auto"/>
        <w:right w:val="none" w:sz="0" w:space="0" w:color="auto"/>
      </w:divBdr>
    </w:div>
    <w:div w:id="1863670483">
      <w:marLeft w:val="0"/>
      <w:marRight w:val="0"/>
      <w:marTop w:val="0"/>
      <w:marBottom w:val="0"/>
      <w:divBdr>
        <w:top w:val="none" w:sz="0" w:space="0" w:color="auto"/>
        <w:left w:val="none" w:sz="0" w:space="0" w:color="auto"/>
        <w:bottom w:val="none" w:sz="0" w:space="0" w:color="auto"/>
        <w:right w:val="none" w:sz="0" w:space="0" w:color="auto"/>
      </w:divBdr>
    </w:div>
    <w:div w:id="1863929766">
      <w:marLeft w:val="0"/>
      <w:marRight w:val="0"/>
      <w:marTop w:val="0"/>
      <w:marBottom w:val="0"/>
      <w:divBdr>
        <w:top w:val="none" w:sz="0" w:space="0" w:color="auto"/>
        <w:left w:val="none" w:sz="0" w:space="0" w:color="auto"/>
        <w:bottom w:val="none" w:sz="0" w:space="0" w:color="auto"/>
        <w:right w:val="none" w:sz="0" w:space="0" w:color="auto"/>
      </w:divBdr>
    </w:div>
    <w:div w:id="1864006389">
      <w:marLeft w:val="0"/>
      <w:marRight w:val="0"/>
      <w:marTop w:val="0"/>
      <w:marBottom w:val="0"/>
      <w:divBdr>
        <w:top w:val="none" w:sz="0" w:space="0" w:color="auto"/>
        <w:left w:val="none" w:sz="0" w:space="0" w:color="auto"/>
        <w:bottom w:val="none" w:sz="0" w:space="0" w:color="auto"/>
        <w:right w:val="none" w:sz="0" w:space="0" w:color="auto"/>
      </w:divBdr>
    </w:div>
    <w:div w:id="1864051549">
      <w:bodyDiv w:val="1"/>
      <w:marLeft w:val="0"/>
      <w:marRight w:val="0"/>
      <w:marTop w:val="0"/>
      <w:marBottom w:val="0"/>
      <w:divBdr>
        <w:top w:val="none" w:sz="0" w:space="0" w:color="auto"/>
        <w:left w:val="none" w:sz="0" w:space="0" w:color="auto"/>
        <w:bottom w:val="none" w:sz="0" w:space="0" w:color="auto"/>
        <w:right w:val="none" w:sz="0" w:space="0" w:color="auto"/>
      </w:divBdr>
    </w:div>
    <w:div w:id="1864250413">
      <w:marLeft w:val="0"/>
      <w:marRight w:val="0"/>
      <w:marTop w:val="0"/>
      <w:marBottom w:val="0"/>
      <w:divBdr>
        <w:top w:val="none" w:sz="0" w:space="0" w:color="auto"/>
        <w:left w:val="none" w:sz="0" w:space="0" w:color="auto"/>
        <w:bottom w:val="none" w:sz="0" w:space="0" w:color="auto"/>
        <w:right w:val="none" w:sz="0" w:space="0" w:color="auto"/>
      </w:divBdr>
    </w:div>
    <w:div w:id="1864324901">
      <w:marLeft w:val="0"/>
      <w:marRight w:val="0"/>
      <w:marTop w:val="0"/>
      <w:marBottom w:val="0"/>
      <w:divBdr>
        <w:top w:val="none" w:sz="0" w:space="0" w:color="auto"/>
        <w:left w:val="none" w:sz="0" w:space="0" w:color="auto"/>
        <w:bottom w:val="none" w:sz="0" w:space="0" w:color="auto"/>
        <w:right w:val="none" w:sz="0" w:space="0" w:color="auto"/>
      </w:divBdr>
    </w:div>
    <w:div w:id="1864514963">
      <w:marLeft w:val="0"/>
      <w:marRight w:val="0"/>
      <w:marTop w:val="0"/>
      <w:marBottom w:val="0"/>
      <w:divBdr>
        <w:top w:val="none" w:sz="0" w:space="0" w:color="auto"/>
        <w:left w:val="none" w:sz="0" w:space="0" w:color="auto"/>
        <w:bottom w:val="none" w:sz="0" w:space="0" w:color="auto"/>
        <w:right w:val="none" w:sz="0" w:space="0" w:color="auto"/>
      </w:divBdr>
    </w:div>
    <w:div w:id="1864630834">
      <w:marLeft w:val="0"/>
      <w:marRight w:val="0"/>
      <w:marTop w:val="0"/>
      <w:marBottom w:val="0"/>
      <w:divBdr>
        <w:top w:val="none" w:sz="0" w:space="0" w:color="auto"/>
        <w:left w:val="none" w:sz="0" w:space="0" w:color="auto"/>
        <w:bottom w:val="none" w:sz="0" w:space="0" w:color="auto"/>
        <w:right w:val="none" w:sz="0" w:space="0" w:color="auto"/>
      </w:divBdr>
    </w:div>
    <w:div w:id="1864631661">
      <w:marLeft w:val="0"/>
      <w:marRight w:val="0"/>
      <w:marTop w:val="0"/>
      <w:marBottom w:val="0"/>
      <w:divBdr>
        <w:top w:val="none" w:sz="0" w:space="0" w:color="auto"/>
        <w:left w:val="none" w:sz="0" w:space="0" w:color="auto"/>
        <w:bottom w:val="none" w:sz="0" w:space="0" w:color="auto"/>
        <w:right w:val="none" w:sz="0" w:space="0" w:color="auto"/>
      </w:divBdr>
    </w:div>
    <w:div w:id="1864633695">
      <w:marLeft w:val="0"/>
      <w:marRight w:val="0"/>
      <w:marTop w:val="0"/>
      <w:marBottom w:val="0"/>
      <w:divBdr>
        <w:top w:val="none" w:sz="0" w:space="0" w:color="auto"/>
        <w:left w:val="none" w:sz="0" w:space="0" w:color="auto"/>
        <w:bottom w:val="none" w:sz="0" w:space="0" w:color="auto"/>
        <w:right w:val="none" w:sz="0" w:space="0" w:color="auto"/>
      </w:divBdr>
    </w:div>
    <w:div w:id="1864709542">
      <w:marLeft w:val="0"/>
      <w:marRight w:val="0"/>
      <w:marTop w:val="0"/>
      <w:marBottom w:val="0"/>
      <w:divBdr>
        <w:top w:val="none" w:sz="0" w:space="0" w:color="auto"/>
        <w:left w:val="none" w:sz="0" w:space="0" w:color="auto"/>
        <w:bottom w:val="none" w:sz="0" w:space="0" w:color="auto"/>
        <w:right w:val="none" w:sz="0" w:space="0" w:color="auto"/>
      </w:divBdr>
    </w:div>
    <w:div w:id="1864781312">
      <w:marLeft w:val="0"/>
      <w:marRight w:val="0"/>
      <w:marTop w:val="0"/>
      <w:marBottom w:val="0"/>
      <w:divBdr>
        <w:top w:val="none" w:sz="0" w:space="0" w:color="auto"/>
        <w:left w:val="none" w:sz="0" w:space="0" w:color="auto"/>
        <w:bottom w:val="none" w:sz="0" w:space="0" w:color="auto"/>
        <w:right w:val="none" w:sz="0" w:space="0" w:color="auto"/>
      </w:divBdr>
    </w:div>
    <w:div w:id="1864897658">
      <w:marLeft w:val="0"/>
      <w:marRight w:val="0"/>
      <w:marTop w:val="0"/>
      <w:marBottom w:val="0"/>
      <w:divBdr>
        <w:top w:val="none" w:sz="0" w:space="0" w:color="auto"/>
        <w:left w:val="none" w:sz="0" w:space="0" w:color="auto"/>
        <w:bottom w:val="none" w:sz="0" w:space="0" w:color="auto"/>
        <w:right w:val="none" w:sz="0" w:space="0" w:color="auto"/>
      </w:divBdr>
    </w:div>
    <w:div w:id="1865054846">
      <w:marLeft w:val="0"/>
      <w:marRight w:val="0"/>
      <w:marTop w:val="0"/>
      <w:marBottom w:val="0"/>
      <w:divBdr>
        <w:top w:val="none" w:sz="0" w:space="0" w:color="auto"/>
        <w:left w:val="none" w:sz="0" w:space="0" w:color="auto"/>
        <w:bottom w:val="none" w:sz="0" w:space="0" w:color="auto"/>
        <w:right w:val="none" w:sz="0" w:space="0" w:color="auto"/>
      </w:divBdr>
    </w:div>
    <w:div w:id="1865091657">
      <w:marLeft w:val="0"/>
      <w:marRight w:val="0"/>
      <w:marTop w:val="0"/>
      <w:marBottom w:val="0"/>
      <w:divBdr>
        <w:top w:val="none" w:sz="0" w:space="0" w:color="auto"/>
        <w:left w:val="none" w:sz="0" w:space="0" w:color="auto"/>
        <w:bottom w:val="none" w:sz="0" w:space="0" w:color="auto"/>
        <w:right w:val="none" w:sz="0" w:space="0" w:color="auto"/>
      </w:divBdr>
    </w:div>
    <w:div w:id="1865171785">
      <w:marLeft w:val="0"/>
      <w:marRight w:val="0"/>
      <w:marTop w:val="0"/>
      <w:marBottom w:val="0"/>
      <w:divBdr>
        <w:top w:val="none" w:sz="0" w:space="0" w:color="auto"/>
        <w:left w:val="none" w:sz="0" w:space="0" w:color="auto"/>
        <w:bottom w:val="none" w:sz="0" w:space="0" w:color="auto"/>
        <w:right w:val="none" w:sz="0" w:space="0" w:color="auto"/>
      </w:divBdr>
    </w:div>
    <w:div w:id="1865248435">
      <w:marLeft w:val="0"/>
      <w:marRight w:val="0"/>
      <w:marTop w:val="0"/>
      <w:marBottom w:val="0"/>
      <w:divBdr>
        <w:top w:val="none" w:sz="0" w:space="0" w:color="auto"/>
        <w:left w:val="none" w:sz="0" w:space="0" w:color="auto"/>
        <w:bottom w:val="none" w:sz="0" w:space="0" w:color="auto"/>
        <w:right w:val="none" w:sz="0" w:space="0" w:color="auto"/>
      </w:divBdr>
    </w:div>
    <w:div w:id="1865289805">
      <w:marLeft w:val="0"/>
      <w:marRight w:val="0"/>
      <w:marTop w:val="0"/>
      <w:marBottom w:val="0"/>
      <w:divBdr>
        <w:top w:val="none" w:sz="0" w:space="0" w:color="auto"/>
        <w:left w:val="none" w:sz="0" w:space="0" w:color="auto"/>
        <w:bottom w:val="none" w:sz="0" w:space="0" w:color="auto"/>
        <w:right w:val="none" w:sz="0" w:space="0" w:color="auto"/>
      </w:divBdr>
    </w:div>
    <w:div w:id="1865292125">
      <w:marLeft w:val="0"/>
      <w:marRight w:val="0"/>
      <w:marTop w:val="0"/>
      <w:marBottom w:val="0"/>
      <w:divBdr>
        <w:top w:val="none" w:sz="0" w:space="0" w:color="auto"/>
        <w:left w:val="none" w:sz="0" w:space="0" w:color="auto"/>
        <w:bottom w:val="none" w:sz="0" w:space="0" w:color="auto"/>
        <w:right w:val="none" w:sz="0" w:space="0" w:color="auto"/>
      </w:divBdr>
    </w:div>
    <w:div w:id="1865358530">
      <w:marLeft w:val="0"/>
      <w:marRight w:val="0"/>
      <w:marTop w:val="0"/>
      <w:marBottom w:val="0"/>
      <w:divBdr>
        <w:top w:val="none" w:sz="0" w:space="0" w:color="auto"/>
        <w:left w:val="none" w:sz="0" w:space="0" w:color="auto"/>
        <w:bottom w:val="none" w:sz="0" w:space="0" w:color="auto"/>
        <w:right w:val="none" w:sz="0" w:space="0" w:color="auto"/>
      </w:divBdr>
    </w:div>
    <w:div w:id="1865358628">
      <w:marLeft w:val="0"/>
      <w:marRight w:val="0"/>
      <w:marTop w:val="0"/>
      <w:marBottom w:val="0"/>
      <w:divBdr>
        <w:top w:val="none" w:sz="0" w:space="0" w:color="auto"/>
        <w:left w:val="none" w:sz="0" w:space="0" w:color="auto"/>
        <w:bottom w:val="none" w:sz="0" w:space="0" w:color="auto"/>
        <w:right w:val="none" w:sz="0" w:space="0" w:color="auto"/>
      </w:divBdr>
    </w:div>
    <w:div w:id="1865358710">
      <w:marLeft w:val="0"/>
      <w:marRight w:val="0"/>
      <w:marTop w:val="0"/>
      <w:marBottom w:val="0"/>
      <w:divBdr>
        <w:top w:val="none" w:sz="0" w:space="0" w:color="auto"/>
        <w:left w:val="none" w:sz="0" w:space="0" w:color="auto"/>
        <w:bottom w:val="none" w:sz="0" w:space="0" w:color="auto"/>
        <w:right w:val="none" w:sz="0" w:space="0" w:color="auto"/>
      </w:divBdr>
    </w:div>
    <w:div w:id="1865514449">
      <w:marLeft w:val="0"/>
      <w:marRight w:val="0"/>
      <w:marTop w:val="0"/>
      <w:marBottom w:val="0"/>
      <w:divBdr>
        <w:top w:val="none" w:sz="0" w:space="0" w:color="auto"/>
        <w:left w:val="none" w:sz="0" w:space="0" w:color="auto"/>
        <w:bottom w:val="none" w:sz="0" w:space="0" w:color="auto"/>
        <w:right w:val="none" w:sz="0" w:space="0" w:color="auto"/>
      </w:divBdr>
    </w:div>
    <w:div w:id="1865552498">
      <w:marLeft w:val="0"/>
      <w:marRight w:val="0"/>
      <w:marTop w:val="0"/>
      <w:marBottom w:val="0"/>
      <w:divBdr>
        <w:top w:val="none" w:sz="0" w:space="0" w:color="auto"/>
        <w:left w:val="none" w:sz="0" w:space="0" w:color="auto"/>
        <w:bottom w:val="none" w:sz="0" w:space="0" w:color="auto"/>
        <w:right w:val="none" w:sz="0" w:space="0" w:color="auto"/>
      </w:divBdr>
    </w:div>
    <w:div w:id="1865557419">
      <w:marLeft w:val="0"/>
      <w:marRight w:val="0"/>
      <w:marTop w:val="0"/>
      <w:marBottom w:val="0"/>
      <w:divBdr>
        <w:top w:val="none" w:sz="0" w:space="0" w:color="auto"/>
        <w:left w:val="none" w:sz="0" w:space="0" w:color="auto"/>
        <w:bottom w:val="none" w:sz="0" w:space="0" w:color="auto"/>
        <w:right w:val="none" w:sz="0" w:space="0" w:color="auto"/>
      </w:divBdr>
    </w:div>
    <w:div w:id="1865629765">
      <w:marLeft w:val="0"/>
      <w:marRight w:val="0"/>
      <w:marTop w:val="0"/>
      <w:marBottom w:val="0"/>
      <w:divBdr>
        <w:top w:val="none" w:sz="0" w:space="0" w:color="auto"/>
        <w:left w:val="none" w:sz="0" w:space="0" w:color="auto"/>
        <w:bottom w:val="none" w:sz="0" w:space="0" w:color="auto"/>
        <w:right w:val="none" w:sz="0" w:space="0" w:color="auto"/>
      </w:divBdr>
    </w:div>
    <w:div w:id="1865630619">
      <w:bodyDiv w:val="1"/>
      <w:marLeft w:val="0"/>
      <w:marRight w:val="0"/>
      <w:marTop w:val="0"/>
      <w:marBottom w:val="0"/>
      <w:divBdr>
        <w:top w:val="none" w:sz="0" w:space="0" w:color="auto"/>
        <w:left w:val="none" w:sz="0" w:space="0" w:color="auto"/>
        <w:bottom w:val="none" w:sz="0" w:space="0" w:color="auto"/>
        <w:right w:val="none" w:sz="0" w:space="0" w:color="auto"/>
      </w:divBdr>
    </w:div>
    <w:div w:id="1865634659">
      <w:marLeft w:val="0"/>
      <w:marRight w:val="0"/>
      <w:marTop w:val="0"/>
      <w:marBottom w:val="0"/>
      <w:divBdr>
        <w:top w:val="none" w:sz="0" w:space="0" w:color="auto"/>
        <w:left w:val="none" w:sz="0" w:space="0" w:color="auto"/>
        <w:bottom w:val="none" w:sz="0" w:space="0" w:color="auto"/>
        <w:right w:val="none" w:sz="0" w:space="0" w:color="auto"/>
      </w:divBdr>
    </w:div>
    <w:div w:id="1865703270">
      <w:marLeft w:val="0"/>
      <w:marRight w:val="0"/>
      <w:marTop w:val="0"/>
      <w:marBottom w:val="0"/>
      <w:divBdr>
        <w:top w:val="none" w:sz="0" w:space="0" w:color="auto"/>
        <w:left w:val="none" w:sz="0" w:space="0" w:color="auto"/>
        <w:bottom w:val="none" w:sz="0" w:space="0" w:color="auto"/>
        <w:right w:val="none" w:sz="0" w:space="0" w:color="auto"/>
      </w:divBdr>
    </w:div>
    <w:div w:id="1865703627">
      <w:marLeft w:val="0"/>
      <w:marRight w:val="0"/>
      <w:marTop w:val="0"/>
      <w:marBottom w:val="0"/>
      <w:divBdr>
        <w:top w:val="none" w:sz="0" w:space="0" w:color="auto"/>
        <w:left w:val="none" w:sz="0" w:space="0" w:color="auto"/>
        <w:bottom w:val="none" w:sz="0" w:space="0" w:color="auto"/>
        <w:right w:val="none" w:sz="0" w:space="0" w:color="auto"/>
      </w:divBdr>
    </w:div>
    <w:div w:id="1865706686">
      <w:marLeft w:val="0"/>
      <w:marRight w:val="0"/>
      <w:marTop w:val="0"/>
      <w:marBottom w:val="0"/>
      <w:divBdr>
        <w:top w:val="none" w:sz="0" w:space="0" w:color="auto"/>
        <w:left w:val="none" w:sz="0" w:space="0" w:color="auto"/>
        <w:bottom w:val="none" w:sz="0" w:space="0" w:color="auto"/>
        <w:right w:val="none" w:sz="0" w:space="0" w:color="auto"/>
      </w:divBdr>
    </w:div>
    <w:div w:id="1865747710">
      <w:marLeft w:val="0"/>
      <w:marRight w:val="0"/>
      <w:marTop w:val="0"/>
      <w:marBottom w:val="0"/>
      <w:divBdr>
        <w:top w:val="none" w:sz="0" w:space="0" w:color="auto"/>
        <w:left w:val="none" w:sz="0" w:space="0" w:color="auto"/>
        <w:bottom w:val="none" w:sz="0" w:space="0" w:color="auto"/>
        <w:right w:val="none" w:sz="0" w:space="0" w:color="auto"/>
      </w:divBdr>
    </w:div>
    <w:div w:id="1865752811">
      <w:marLeft w:val="0"/>
      <w:marRight w:val="0"/>
      <w:marTop w:val="0"/>
      <w:marBottom w:val="0"/>
      <w:divBdr>
        <w:top w:val="none" w:sz="0" w:space="0" w:color="auto"/>
        <w:left w:val="none" w:sz="0" w:space="0" w:color="auto"/>
        <w:bottom w:val="none" w:sz="0" w:space="0" w:color="auto"/>
        <w:right w:val="none" w:sz="0" w:space="0" w:color="auto"/>
      </w:divBdr>
    </w:div>
    <w:div w:id="1865822034">
      <w:marLeft w:val="0"/>
      <w:marRight w:val="0"/>
      <w:marTop w:val="0"/>
      <w:marBottom w:val="0"/>
      <w:divBdr>
        <w:top w:val="none" w:sz="0" w:space="0" w:color="auto"/>
        <w:left w:val="none" w:sz="0" w:space="0" w:color="auto"/>
        <w:bottom w:val="none" w:sz="0" w:space="0" w:color="auto"/>
        <w:right w:val="none" w:sz="0" w:space="0" w:color="auto"/>
      </w:divBdr>
    </w:div>
    <w:div w:id="1865823976">
      <w:marLeft w:val="0"/>
      <w:marRight w:val="0"/>
      <w:marTop w:val="0"/>
      <w:marBottom w:val="0"/>
      <w:divBdr>
        <w:top w:val="none" w:sz="0" w:space="0" w:color="auto"/>
        <w:left w:val="none" w:sz="0" w:space="0" w:color="auto"/>
        <w:bottom w:val="none" w:sz="0" w:space="0" w:color="auto"/>
        <w:right w:val="none" w:sz="0" w:space="0" w:color="auto"/>
      </w:divBdr>
    </w:div>
    <w:div w:id="1865827606">
      <w:marLeft w:val="0"/>
      <w:marRight w:val="0"/>
      <w:marTop w:val="0"/>
      <w:marBottom w:val="0"/>
      <w:divBdr>
        <w:top w:val="none" w:sz="0" w:space="0" w:color="auto"/>
        <w:left w:val="none" w:sz="0" w:space="0" w:color="auto"/>
        <w:bottom w:val="none" w:sz="0" w:space="0" w:color="auto"/>
        <w:right w:val="none" w:sz="0" w:space="0" w:color="auto"/>
      </w:divBdr>
    </w:div>
    <w:div w:id="1865895551">
      <w:marLeft w:val="0"/>
      <w:marRight w:val="0"/>
      <w:marTop w:val="0"/>
      <w:marBottom w:val="0"/>
      <w:divBdr>
        <w:top w:val="none" w:sz="0" w:space="0" w:color="auto"/>
        <w:left w:val="none" w:sz="0" w:space="0" w:color="auto"/>
        <w:bottom w:val="none" w:sz="0" w:space="0" w:color="auto"/>
        <w:right w:val="none" w:sz="0" w:space="0" w:color="auto"/>
      </w:divBdr>
    </w:div>
    <w:div w:id="1865902640">
      <w:marLeft w:val="0"/>
      <w:marRight w:val="0"/>
      <w:marTop w:val="0"/>
      <w:marBottom w:val="0"/>
      <w:divBdr>
        <w:top w:val="none" w:sz="0" w:space="0" w:color="auto"/>
        <w:left w:val="none" w:sz="0" w:space="0" w:color="auto"/>
        <w:bottom w:val="none" w:sz="0" w:space="0" w:color="auto"/>
        <w:right w:val="none" w:sz="0" w:space="0" w:color="auto"/>
      </w:divBdr>
    </w:div>
    <w:div w:id="1866091551">
      <w:marLeft w:val="0"/>
      <w:marRight w:val="0"/>
      <w:marTop w:val="0"/>
      <w:marBottom w:val="0"/>
      <w:divBdr>
        <w:top w:val="none" w:sz="0" w:space="0" w:color="auto"/>
        <w:left w:val="none" w:sz="0" w:space="0" w:color="auto"/>
        <w:bottom w:val="none" w:sz="0" w:space="0" w:color="auto"/>
        <w:right w:val="none" w:sz="0" w:space="0" w:color="auto"/>
      </w:divBdr>
    </w:div>
    <w:div w:id="1866288390">
      <w:marLeft w:val="0"/>
      <w:marRight w:val="0"/>
      <w:marTop w:val="0"/>
      <w:marBottom w:val="0"/>
      <w:divBdr>
        <w:top w:val="none" w:sz="0" w:space="0" w:color="auto"/>
        <w:left w:val="none" w:sz="0" w:space="0" w:color="auto"/>
        <w:bottom w:val="none" w:sz="0" w:space="0" w:color="auto"/>
        <w:right w:val="none" w:sz="0" w:space="0" w:color="auto"/>
      </w:divBdr>
    </w:div>
    <w:div w:id="1866360807">
      <w:marLeft w:val="0"/>
      <w:marRight w:val="0"/>
      <w:marTop w:val="0"/>
      <w:marBottom w:val="0"/>
      <w:divBdr>
        <w:top w:val="none" w:sz="0" w:space="0" w:color="auto"/>
        <w:left w:val="none" w:sz="0" w:space="0" w:color="auto"/>
        <w:bottom w:val="none" w:sz="0" w:space="0" w:color="auto"/>
        <w:right w:val="none" w:sz="0" w:space="0" w:color="auto"/>
      </w:divBdr>
    </w:div>
    <w:div w:id="1866405682">
      <w:marLeft w:val="0"/>
      <w:marRight w:val="0"/>
      <w:marTop w:val="0"/>
      <w:marBottom w:val="0"/>
      <w:divBdr>
        <w:top w:val="none" w:sz="0" w:space="0" w:color="auto"/>
        <w:left w:val="none" w:sz="0" w:space="0" w:color="auto"/>
        <w:bottom w:val="none" w:sz="0" w:space="0" w:color="auto"/>
        <w:right w:val="none" w:sz="0" w:space="0" w:color="auto"/>
      </w:divBdr>
    </w:div>
    <w:div w:id="1866476097">
      <w:marLeft w:val="0"/>
      <w:marRight w:val="0"/>
      <w:marTop w:val="0"/>
      <w:marBottom w:val="0"/>
      <w:divBdr>
        <w:top w:val="none" w:sz="0" w:space="0" w:color="auto"/>
        <w:left w:val="none" w:sz="0" w:space="0" w:color="auto"/>
        <w:bottom w:val="none" w:sz="0" w:space="0" w:color="auto"/>
        <w:right w:val="none" w:sz="0" w:space="0" w:color="auto"/>
      </w:divBdr>
    </w:div>
    <w:div w:id="1866552940">
      <w:marLeft w:val="0"/>
      <w:marRight w:val="0"/>
      <w:marTop w:val="0"/>
      <w:marBottom w:val="0"/>
      <w:divBdr>
        <w:top w:val="none" w:sz="0" w:space="0" w:color="auto"/>
        <w:left w:val="none" w:sz="0" w:space="0" w:color="auto"/>
        <w:bottom w:val="none" w:sz="0" w:space="0" w:color="auto"/>
        <w:right w:val="none" w:sz="0" w:space="0" w:color="auto"/>
      </w:divBdr>
    </w:div>
    <w:div w:id="1866554480">
      <w:marLeft w:val="0"/>
      <w:marRight w:val="0"/>
      <w:marTop w:val="0"/>
      <w:marBottom w:val="0"/>
      <w:divBdr>
        <w:top w:val="none" w:sz="0" w:space="0" w:color="auto"/>
        <w:left w:val="none" w:sz="0" w:space="0" w:color="auto"/>
        <w:bottom w:val="none" w:sz="0" w:space="0" w:color="auto"/>
        <w:right w:val="none" w:sz="0" w:space="0" w:color="auto"/>
      </w:divBdr>
    </w:div>
    <w:div w:id="1866556935">
      <w:marLeft w:val="0"/>
      <w:marRight w:val="0"/>
      <w:marTop w:val="0"/>
      <w:marBottom w:val="0"/>
      <w:divBdr>
        <w:top w:val="none" w:sz="0" w:space="0" w:color="auto"/>
        <w:left w:val="none" w:sz="0" w:space="0" w:color="auto"/>
        <w:bottom w:val="none" w:sz="0" w:space="0" w:color="auto"/>
        <w:right w:val="none" w:sz="0" w:space="0" w:color="auto"/>
      </w:divBdr>
    </w:div>
    <w:div w:id="1866598634">
      <w:marLeft w:val="0"/>
      <w:marRight w:val="0"/>
      <w:marTop w:val="0"/>
      <w:marBottom w:val="0"/>
      <w:divBdr>
        <w:top w:val="none" w:sz="0" w:space="0" w:color="auto"/>
        <w:left w:val="none" w:sz="0" w:space="0" w:color="auto"/>
        <w:bottom w:val="none" w:sz="0" w:space="0" w:color="auto"/>
        <w:right w:val="none" w:sz="0" w:space="0" w:color="auto"/>
      </w:divBdr>
    </w:div>
    <w:div w:id="1866669272">
      <w:marLeft w:val="0"/>
      <w:marRight w:val="0"/>
      <w:marTop w:val="0"/>
      <w:marBottom w:val="0"/>
      <w:divBdr>
        <w:top w:val="none" w:sz="0" w:space="0" w:color="auto"/>
        <w:left w:val="none" w:sz="0" w:space="0" w:color="auto"/>
        <w:bottom w:val="none" w:sz="0" w:space="0" w:color="auto"/>
        <w:right w:val="none" w:sz="0" w:space="0" w:color="auto"/>
      </w:divBdr>
    </w:div>
    <w:div w:id="1866674450">
      <w:marLeft w:val="0"/>
      <w:marRight w:val="0"/>
      <w:marTop w:val="0"/>
      <w:marBottom w:val="0"/>
      <w:divBdr>
        <w:top w:val="none" w:sz="0" w:space="0" w:color="auto"/>
        <w:left w:val="none" w:sz="0" w:space="0" w:color="auto"/>
        <w:bottom w:val="none" w:sz="0" w:space="0" w:color="auto"/>
        <w:right w:val="none" w:sz="0" w:space="0" w:color="auto"/>
      </w:divBdr>
    </w:div>
    <w:div w:id="1866751516">
      <w:marLeft w:val="0"/>
      <w:marRight w:val="0"/>
      <w:marTop w:val="0"/>
      <w:marBottom w:val="0"/>
      <w:divBdr>
        <w:top w:val="none" w:sz="0" w:space="0" w:color="auto"/>
        <w:left w:val="none" w:sz="0" w:space="0" w:color="auto"/>
        <w:bottom w:val="none" w:sz="0" w:space="0" w:color="auto"/>
        <w:right w:val="none" w:sz="0" w:space="0" w:color="auto"/>
      </w:divBdr>
    </w:div>
    <w:div w:id="1866793838">
      <w:marLeft w:val="0"/>
      <w:marRight w:val="0"/>
      <w:marTop w:val="0"/>
      <w:marBottom w:val="0"/>
      <w:divBdr>
        <w:top w:val="none" w:sz="0" w:space="0" w:color="auto"/>
        <w:left w:val="none" w:sz="0" w:space="0" w:color="auto"/>
        <w:bottom w:val="none" w:sz="0" w:space="0" w:color="auto"/>
        <w:right w:val="none" w:sz="0" w:space="0" w:color="auto"/>
      </w:divBdr>
    </w:div>
    <w:div w:id="1866866416">
      <w:marLeft w:val="0"/>
      <w:marRight w:val="0"/>
      <w:marTop w:val="0"/>
      <w:marBottom w:val="0"/>
      <w:divBdr>
        <w:top w:val="none" w:sz="0" w:space="0" w:color="auto"/>
        <w:left w:val="none" w:sz="0" w:space="0" w:color="auto"/>
        <w:bottom w:val="none" w:sz="0" w:space="0" w:color="auto"/>
        <w:right w:val="none" w:sz="0" w:space="0" w:color="auto"/>
      </w:divBdr>
    </w:div>
    <w:div w:id="1866868433">
      <w:marLeft w:val="0"/>
      <w:marRight w:val="0"/>
      <w:marTop w:val="0"/>
      <w:marBottom w:val="0"/>
      <w:divBdr>
        <w:top w:val="none" w:sz="0" w:space="0" w:color="auto"/>
        <w:left w:val="none" w:sz="0" w:space="0" w:color="auto"/>
        <w:bottom w:val="none" w:sz="0" w:space="0" w:color="auto"/>
        <w:right w:val="none" w:sz="0" w:space="0" w:color="auto"/>
      </w:divBdr>
    </w:div>
    <w:div w:id="1866937976">
      <w:marLeft w:val="0"/>
      <w:marRight w:val="0"/>
      <w:marTop w:val="0"/>
      <w:marBottom w:val="0"/>
      <w:divBdr>
        <w:top w:val="none" w:sz="0" w:space="0" w:color="auto"/>
        <w:left w:val="none" w:sz="0" w:space="0" w:color="auto"/>
        <w:bottom w:val="none" w:sz="0" w:space="0" w:color="auto"/>
        <w:right w:val="none" w:sz="0" w:space="0" w:color="auto"/>
      </w:divBdr>
    </w:div>
    <w:div w:id="1866938001">
      <w:marLeft w:val="0"/>
      <w:marRight w:val="0"/>
      <w:marTop w:val="0"/>
      <w:marBottom w:val="0"/>
      <w:divBdr>
        <w:top w:val="none" w:sz="0" w:space="0" w:color="auto"/>
        <w:left w:val="none" w:sz="0" w:space="0" w:color="auto"/>
        <w:bottom w:val="none" w:sz="0" w:space="0" w:color="auto"/>
        <w:right w:val="none" w:sz="0" w:space="0" w:color="auto"/>
      </w:divBdr>
    </w:div>
    <w:div w:id="1867060691">
      <w:marLeft w:val="0"/>
      <w:marRight w:val="0"/>
      <w:marTop w:val="0"/>
      <w:marBottom w:val="0"/>
      <w:divBdr>
        <w:top w:val="none" w:sz="0" w:space="0" w:color="auto"/>
        <w:left w:val="none" w:sz="0" w:space="0" w:color="auto"/>
        <w:bottom w:val="none" w:sz="0" w:space="0" w:color="auto"/>
        <w:right w:val="none" w:sz="0" w:space="0" w:color="auto"/>
      </w:divBdr>
    </w:div>
    <w:div w:id="1867215566">
      <w:marLeft w:val="0"/>
      <w:marRight w:val="0"/>
      <w:marTop w:val="0"/>
      <w:marBottom w:val="0"/>
      <w:divBdr>
        <w:top w:val="none" w:sz="0" w:space="0" w:color="auto"/>
        <w:left w:val="none" w:sz="0" w:space="0" w:color="auto"/>
        <w:bottom w:val="none" w:sz="0" w:space="0" w:color="auto"/>
        <w:right w:val="none" w:sz="0" w:space="0" w:color="auto"/>
      </w:divBdr>
    </w:div>
    <w:div w:id="1867254158">
      <w:marLeft w:val="0"/>
      <w:marRight w:val="0"/>
      <w:marTop w:val="0"/>
      <w:marBottom w:val="0"/>
      <w:divBdr>
        <w:top w:val="none" w:sz="0" w:space="0" w:color="auto"/>
        <w:left w:val="none" w:sz="0" w:space="0" w:color="auto"/>
        <w:bottom w:val="none" w:sz="0" w:space="0" w:color="auto"/>
        <w:right w:val="none" w:sz="0" w:space="0" w:color="auto"/>
      </w:divBdr>
    </w:div>
    <w:div w:id="1867255151">
      <w:marLeft w:val="0"/>
      <w:marRight w:val="0"/>
      <w:marTop w:val="0"/>
      <w:marBottom w:val="0"/>
      <w:divBdr>
        <w:top w:val="none" w:sz="0" w:space="0" w:color="auto"/>
        <w:left w:val="none" w:sz="0" w:space="0" w:color="auto"/>
        <w:bottom w:val="none" w:sz="0" w:space="0" w:color="auto"/>
        <w:right w:val="none" w:sz="0" w:space="0" w:color="auto"/>
      </w:divBdr>
    </w:div>
    <w:div w:id="1867450987">
      <w:marLeft w:val="0"/>
      <w:marRight w:val="0"/>
      <w:marTop w:val="0"/>
      <w:marBottom w:val="0"/>
      <w:divBdr>
        <w:top w:val="none" w:sz="0" w:space="0" w:color="auto"/>
        <w:left w:val="none" w:sz="0" w:space="0" w:color="auto"/>
        <w:bottom w:val="none" w:sz="0" w:space="0" w:color="auto"/>
        <w:right w:val="none" w:sz="0" w:space="0" w:color="auto"/>
      </w:divBdr>
    </w:div>
    <w:div w:id="1867474492">
      <w:marLeft w:val="0"/>
      <w:marRight w:val="0"/>
      <w:marTop w:val="0"/>
      <w:marBottom w:val="0"/>
      <w:divBdr>
        <w:top w:val="none" w:sz="0" w:space="0" w:color="auto"/>
        <w:left w:val="none" w:sz="0" w:space="0" w:color="auto"/>
        <w:bottom w:val="none" w:sz="0" w:space="0" w:color="auto"/>
        <w:right w:val="none" w:sz="0" w:space="0" w:color="auto"/>
      </w:divBdr>
    </w:div>
    <w:div w:id="1867476787">
      <w:marLeft w:val="0"/>
      <w:marRight w:val="0"/>
      <w:marTop w:val="0"/>
      <w:marBottom w:val="0"/>
      <w:divBdr>
        <w:top w:val="none" w:sz="0" w:space="0" w:color="auto"/>
        <w:left w:val="none" w:sz="0" w:space="0" w:color="auto"/>
        <w:bottom w:val="none" w:sz="0" w:space="0" w:color="auto"/>
        <w:right w:val="none" w:sz="0" w:space="0" w:color="auto"/>
      </w:divBdr>
    </w:div>
    <w:div w:id="1867520349">
      <w:marLeft w:val="0"/>
      <w:marRight w:val="0"/>
      <w:marTop w:val="0"/>
      <w:marBottom w:val="0"/>
      <w:divBdr>
        <w:top w:val="none" w:sz="0" w:space="0" w:color="auto"/>
        <w:left w:val="none" w:sz="0" w:space="0" w:color="auto"/>
        <w:bottom w:val="none" w:sz="0" w:space="0" w:color="auto"/>
        <w:right w:val="none" w:sz="0" w:space="0" w:color="auto"/>
      </w:divBdr>
    </w:div>
    <w:div w:id="1867596498">
      <w:marLeft w:val="0"/>
      <w:marRight w:val="0"/>
      <w:marTop w:val="0"/>
      <w:marBottom w:val="0"/>
      <w:divBdr>
        <w:top w:val="none" w:sz="0" w:space="0" w:color="auto"/>
        <w:left w:val="none" w:sz="0" w:space="0" w:color="auto"/>
        <w:bottom w:val="none" w:sz="0" w:space="0" w:color="auto"/>
        <w:right w:val="none" w:sz="0" w:space="0" w:color="auto"/>
      </w:divBdr>
    </w:div>
    <w:div w:id="1867713508">
      <w:marLeft w:val="0"/>
      <w:marRight w:val="0"/>
      <w:marTop w:val="0"/>
      <w:marBottom w:val="0"/>
      <w:divBdr>
        <w:top w:val="none" w:sz="0" w:space="0" w:color="auto"/>
        <w:left w:val="none" w:sz="0" w:space="0" w:color="auto"/>
        <w:bottom w:val="none" w:sz="0" w:space="0" w:color="auto"/>
        <w:right w:val="none" w:sz="0" w:space="0" w:color="auto"/>
      </w:divBdr>
    </w:div>
    <w:div w:id="1867719819">
      <w:marLeft w:val="0"/>
      <w:marRight w:val="0"/>
      <w:marTop w:val="0"/>
      <w:marBottom w:val="0"/>
      <w:divBdr>
        <w:top w:val="none" w:sz="0" w:space="0" w:color="auto"/>
        <w:left w:val="none" w:sz="0" w:space="0" w:color="auto"/>
        <w:bottom w:val="none" w:sz="0" w:space="0" w:color="auto"/>
        <w:right w:val="none" w:sz="0" w:space="0" w:color="auto"/>
      </w:divBdr>
    </w:div>
    <w:div w:id="1867787690">
      <w:marLeft w:val="0"/>
      <w:marRight w:val="0"/>
      <w:marTop w:val="0"/>
      <w:marBottom w:val="0"/>
      <w:divBdr>
        <w:top w:val="none" w:sz="0" w:space="0" w:color="auto"/>
        <w:left w:val="none" w:sz="0" w:space="0" w:color="auto"/>
        <w:bottom w:val="none" w:sz="0" w:space="0" w:color="auto"/>
        <w:right w:val="none" w:sz="0" w:space="0" w:color="auto"/>
      </w:divBdr>
    </w:div>
    <w:div w:id="1867790605">
      <w:bodyDiv w:val="1"/>
      <w:marLeft w:val="0"/>
      <w:marRight w:val="0"/>
      <w:marTop w:val="0"/>
      <w:marBottom w:val="0"/>
      <w:divBdr>
        <w:top w:val="none" w:sz="0" w:space="0" w:color="auto"/>
        <w:left w:val="none" w:sz="0" w:space="0" w:color="auto"/>
        <w:bottom w:val="none" w:sz="0" w:space="0" w:color="auto"/>
        <w:right w:val="none" w:sz="0" w:space="0" w:color="auto"/>
      </w:divBdr>
    </w:div>
    <w:div w:id="1867864563">
      <w:marLeft w:val="0"/>
      <w:marRight w:val="0"/>
      <w:marTop w:val="0"/>
      <w:marBottom w:val="0"/>
      <w:divBdr>
        <w:top w:val="none" w:sz="0" w:space="0" w:color="auto"/>
        <w:left w:val="none" w:sz="0" w:space="0" w:color="auto"/>
        <w:bottom w:val="none" w:sz="0" w:space="0" w:color="auto"/>
        <w:right w:val="none" w:sz="0" w:space="0" w:color="auto"/>
      </w:divBdr>
    </w:div>
    <w:div w:id="1867907732">
      <w:marLeft w:val="0"/>
      <w:marRight w:val="0"/>
      <w:marTop w:val="0"/>
      <w:marBottom w:val="0"/>
      <w:divBdr>
        <w:top w:val="none" w:sz="0" w:space="0" w:color="auto"/>
        <w:left w:val="none" w:sz="0" w:space="0" w:color="auto"/>
        <w:bottom w:val="none" w:sz="0" w:space="0" w:color="auto"/>
        <w:right w:val="none" w:sz="0" w:space="0" w:color="auto"/>
      </w:divBdr>
    </w:div>
    <w:div w:id="1867938115">
      <w:marLeft w:val="0"/>
      <w:marRight w:val="0"/>
      <w:marTop w:val="0"/>
      <w:marBottom w:val="0"/>
      <w:divBdr>
        <w:top w:val="none" w:sz="0" w:space="0" w:color="auto"/>
        <w:left w:val="none" w:sz="0" w:space="0" w:color="auto"/>
        <w:bottom w:val="none" w:sz="0" w:space="0" w:color="auto"/>
        <w:right w:val="none" w:sz="0" w:space="0" w:color="auto"/>
      </w:divBdr>
    </w:div>
    <w:div w:id="1867987897">
      <w:marLeft w:val="0"/>
      <w:marRight w:val="0"/>
      <w:marTop w:val="0"/>
      <w:marBottom w:val="0"/>
      <w:divBdr>
        <w:top w:val="none" w:sz="0" w:space="0" w:color="auto"/>
        <w:left w:val="none" w:sz="0" w:space="0" w:color="auto"/>
        <w:bottom w:val="none" w:sz="0" w:space="0" w:color="auto"/>
        <w:right w:val="none" w:sz="0" w:space="0" w:color="auto"/>
      </w:divBdr>
    </w:div>
    <w:div w:id="1868175312">
      <w:marLeft w:val="0"/>
      <w:marRight w:val="0"/>
      <w:marTop w:val="0"/>
      <w:marBottom w:val="0"/>
      <w:divBdr>
        <w:top w:val="none" w:sz="0" w:space="0" w:color="auto"/>
        <w:left w:val="none" w:sz="0" w:space="0" w:color="auto"/>
        <w:bottom w:val="none" w:sz="0" w:space="0" w:color="auto"/>
        <w:right w:val="none" w:sz="0" w:space="0" w:color="auto"/>
      </w:divBdr>
    </w:div>
    <w:div w:id="1868180704">
      <w:marLeft w:val="0"/>
      <w:marRight w:val="0"/>
      <w:marTop w:val="0"/>
      <w:marBottom w:val="0"/>
      <w:divBdr>
        <w:top w:val="none" w:sz="0" w:space="0" w:color="auto"/>
        <w:left w:val="none" w:sz="0" w:space="0" w:color="auto"/>
        <w:bottom w:val="none" w:sz="0" w:space="0" w:color="auto"/>
        <w:right w:val="none" w:sz="0" w:space="0" w:color="auto"/>
      </w:divBdr>
    </w:div>
    <w:div w:id="1868367326">
      <w:marLeft w:val="0"/>
      <w:marRight w:val="0"/>
      <w:marTop w:val="0"/>
      <w:marBottom w:val="0"/>
      <w:divBdr>
        <w:top w:val="none" w:sz="0" w:space="0" w:color="auto"/>
        <w:left w:val="none" w:sz="0" w:space="0" w:color="auto"/>
        <w:bottom w:val="none" w:sz="0" w:space="0" w:color="auto"/>
        <w:right w:val="none" w:sz="0" w:space="0" w:color="auto"/>
      </w:divBdr>
    </w:div>
    <w:div w:id="1868566660">
      <w:marLeft w:val="0"/>
      <w:marRight w:val="0"/>
      <w:marTop w:val="0"/>
      <w:marBottom w:val="0"/>
      <w:divBdr>
        <w:top w:val="none" w:sz="0" w:space="0" w:color="auto"/>
        <w:left w:val="none" w:sz="0" w:space="0" w:color="auto"/>
        <w:bottom w:val="none" w:sz="0" w:space="0" w:color="auto"/>
        <w:right w:val="none" w:sz="0" w:space="0" w:color="auto"/>
      </w:divBdr>
    </w:div>
    <w:div w:id="1868636152">
      <w:marLeft w:val="0"/>
      <w:marRight w:val="0"/>
      <w:marTop w:val="0"/>
      <w:marBottom w:val="0"/>
      <w:divBdr>
        <w:top w:val="none" w:sz="0" w:space="0" w:color="auto"/>
        <w:left w:val="none" w:sz="0" w:space="0" w:color="auto"/>
        <w:bottom w:val="none" w:sz="0" w:space="0" w:color="auto"/>
        <w:right w:val="none" w:sz="0" w:space="0" w:color="auto"/>
      </w:divBdr>
    </w:div>
    <w:div w:id="1868711045">
      <w:marLeft w:val="0"/>
      <w:marRight w:val="0"/>
      <w:marTop w:val="0"/>
      <w:marBottom w:val="0"/>
      <w:divBdr>
        <w:top w:val="none" w:sz="0" w:space="0" w:color="auto"/>
        <w:left w:val="none" w:sz="0" w:space="0" w:color="auto"/>
        <w:bottom w:val="none" w:sz="0" w:space="0" w:color="auto"/>
        <w:right w:val="none" w:sz="0" w:space="0" w:color="auto"/>
      </w:divBdr>
    </w:div>
    <w:div w:id="1868716273">
      <w:marLeft w:val="0"/>
      <w:marRight w:val="0"/>
      <w:marTop w:val="0"/>
      <w:marBottom w:val="0"/>
      <w:divBdr>
        <w:top w:val="none" w:sz="0" w:space="0" w:color="auto"/>
        <w:left w:val="none" w:sz="0" w:space="0" w:color="auto"/>
        <w:bottom w:val="none" w:sz="0" w:space="0" w:color="auto"/>
        <w:right w:val="none" w:sz="0" w:space="0" w:color="auto"/>
      </w:divBdr>
    </w:div>
    <w:div w:id="1868787803">
      <w:marLeft w:val="0"/>
      <w:marRight w:val="0"/>
      <w:marTop w:val="0"/>
      <w:marBottom w:val="0"/>
      <w:divBdr>
        <w:top w:val="none" w:sz="0" w:space="0" w:color="auto"/>
        <w:left w:val="none" w:sz="0" w:space="0" w:color="auto"/>
        <w:bottom w:val="none" w:sz="0" w:space="0" w:color="auto"/>
        <w:right w:val="none" w:sz="0" w:space="0" w:color="auto"/>
      </w:divBdr>
    </w:div>
    <w:div w:id="1868834904">
      <w:marLeft w:val="0"/>
      <w:marRight w:val="0"/>
      <w:marTop w:val="0"/>
      <w:marBottom w:val="0"/>
      <w:divBdr>
        <w:top w:val="none" w:sz="0" w:space="0" w:color="auto"/>
        <w:left w:val="none" w:sz="0" w:space="0" w:color="auto"/>
        <w:bottom w:val="none" w:sz="0" w:space="0" w:color="auto"/>
        <w:right w:val="none" w:sz="0" w:space="0" w:color="auto"/>
      </w:divBdr>
    </w:div>
    <w:div w:id="1868978858">
      <w:marLeft w:val="480"/>
      <w:marRight w:val="0"/>
      <w:marTop w:val="0"/>
      <w:marBottom w:val="0"/>
      <w:divBdr>
        <w:top w:val="none" w:sz="0" w:space="0" w:color="auto"/>
        <w:left w:val="none" w:sz="0" w:space="0" w:color="auto"/>
        <w:bottom w:val="none" w:sz="0" w:space="0" w:color="auto"/>
        <w:right w:val="none" w:sz="0" w:space="0" w:color="auto"/>
      </w:divBdr>
    </w:div>
    <w:div w:id="1868983109">
      <w:marLeft w:val="0"/>
      <w:marRight w:val="0"/>
      <w:marTop w:val="0"/>
      <w:marBottom w:val="0"/>
      <w:divBdr>
        <w:top w:val="none" w:sz="0" w:space="0" w:color="auto"/>
        <w:left w:val="none" w:sz="0" w:space="0" w:color="auto"/>
        <w:bottom w:val="none" w:sz="0" w:space="0" w:color="auto"/>
        <w:right w:val="none" w:sz="0" w:space="0" w:color="auto"/>
      </w:divBdr>
    </w:div>
    <w:div w:id="1869101316">
      <w:bodyDiv w:val="1"/>
      <w:marLeft w:val="0"/>
      <w:marRight w:val="0"/>
      <w:marTop w:val="0"/>
      <w:marBottom w:val="0"/>
      <w:divBdr>
        <w:top w:val="none" w:sz="0" w:space="0" w:color="auto"/>
        <w:left w:val="none" w:sz="0" w:space="0" w:color="auto"/>
        <w:bottom w:val="none" w:sz="0" w:space="0" w:color="auto"/>
        <w:right w:val="none" w:sz="0" w:space="0" w:color="auto"/>
      </w:divBdr>
    </w:div>
    <w:div w:id="1869218174">
      <w:marLeft w:val="0"/>
      <w:marRight w:val="0"/>
      <w:marTop w:val="0"/>
      <w:marBottom w:val="0"/>
      <w:divBdr>
        <w:top w:val="none" w:sz="0" w:space="0" w:color="auto"/>
        <w:left w:val="none" w:sz="0" w:space="0" w:color="auto"/>
        <w:bottom w:val="none" w:sz="0" w:space="0" w:color="auto"/>
        <w:right w:val="none" w:sz="0" w:space="0" w:color="auto"/>
      </w:divBdr>
    </w:div>
    <w:div w:id="1869299026">
      <w:marLeft w:val="0"/>
      <w:marRight w:val="0"/>
      <w:marTop w:val="0"/>
      <w:marBottom w:val="0"/>
      <w:divBdr>
        <w:top w:val="none" w:sz="0" w:space="0" w:color="auto"/>
        <w:left w:val="none" w:sz="0" w:space="0" w:color="auto"/>
        <w:bottom w:val="none" w:sz="0" w:space="0" w:color="auto"/>
        <w:right w:val="none" w:sz="0" w:space="0" w:color="auto"/>
      </w:divBdr>
    </w:div>
    <w:div w:id="1869366033">
      <w:marLeft w:val="0"/>
      <w:marRight w:val="0"/>
      <w:marTop w:val="0"/>
      <w:marBottom w:val="0"/>
      <w:divBdr>
        <w:top w:val="none" w:sz="0" w:space="0" w:color="auto"/>
        <w:left w:val="none" w:sz="0" w:space="0" w:color="auto"/>
        <w:bottom w:val="none" w:sz="0" w:space="0" w:color="auto"/>
        <w:right w:val="none" w:sz="0" w:space="0" w:color="auto"/>
      </w:divBdr>
    </w:div>
    <w:div w:id="1869416820">
      <w:marLeft w:val="0"/>
      <w:marRight w:val="0"/>
      <w:marTop w:val="0"/>
      <w:marBottom w:val="0"/>
      <w:divBdr>
        <w:top w:val="none" w:sz="0" w:space="0" w:color="auto"/>
        <w:left w:val="none" w:sz="0" w:space="0" w:color="auto"/>
        <w:bottom w:val="none" w:sz="0" w:space="0" w:color="auto"/>
        <w:right w:val="none" w:sz="0" w:space="0" w:color="auto"/>
      </w:divBdr>
    </w:div>
    <w:div w:id="1869440684">
      <w:marLeft w:val="0"/>
      <w:marRight w:val="0"/>
      <w:marTop w:val="0"/>
      <w:marBottom w:val="0"/>
      <w:divBdr>
        <w:top w:val="none" w:sz="0" w:space="0" w:color="auto"/>
        <w:left w:val="none" w:sz="0" w:space="0" w:color="auto"/>
        <w:bottom w:val="none" w:sz="0" w:space="0" w:color="auto"/>
        <w:right w:val="none" w:sz="0" w:space="0" w:color="auto"/>
      </w:divBdr>
    </w:div>
    <w:div w:id="1869562689">
      <w:marLeft w:val="0"/>
      <w:marRight w:val="0"/>
      <w:marTop w:val="0"/>
      <w:marBottom w:val="0"/>
      <w:divBdr>
        <w:top w:val="none" w:sz="0" w:space="0" w:color="auto"/>
        <w:left w:val="none" w:sz="0" w:space="0" w:color="auto"/>
        <w:bottom w:val="none" w:sz="0" w:space="0" w:color="auto"/>
        <w:right w:val="none" w:sz="0" w:space="0" w:color="auto"/>
      </w:divBdr>
    </w:div>
    <w:div w:id="1869565399">
      <w:marLeft w:val="0"/>
      <w:marRight w:val="0"/>
      <w:marTop w:val="0"/>
      <w:marBottom w:val="0"/>
      <w:divBdr>
        <w:top w:val="none" w:sz="0" w:space="0" w:color="auto"/>
        <w:left w:val="none" w:sz="0" w:space="0" w:color="auto"/>
        <w:bottom w:val="none" w:sz="0" w:space="0" w:color="auto"/>
        <w:right w:val="none" w:sz="0" w:space="0" w:color="auto"/>
      </w:divBdr>
    </w:div>
    <w:div w:id="1869677170">
      <w:marLeft w:val="0"/>
      <w:marRight w:val="0"/>
      <w:marTop w:val="0"/>
      <w:marBottom w:val="0"/>
      <w:divBdr>
        <w:top w:val="none" w:sz="0" w:space="0" w:color="auto"/>
        <w:left w:val="none" w:sz="0" w:space="0" w:color="auto"/>
        <w:bottom w:val="none" w:sz="0" w:space="0" w:color="auto"/>
        <w:right w:val="none" w:sz="0" w:space="0" w:color="auto"/>
      </w:divBdr>
    </w:div>
    <w:div w:id="1869756884">
      <w:marLeft w:val="0"/>
      <w:marRight w:val="0"/>
      <w:marTop w:val="0"/>
      <w:marBottom w:val="0"/>
      <w:divBdr>
        <w:top w:val="none" w:sz="0" w:space="0" w:color="auto"/>
        <w:left w:val="none" w:sz="0" w:space="0" w:color="auto"/>
        <w:bottom w:val="none" w:sz="0" w:space="0" w:color="auto"/>
        <w:right w:val="none" w:sz="0" w:space="0" w:color="auto"/>
      </w:divBdr>
    </w:div>
    <w:div w:id="1869834906">
      <w:marLeft w:val="0"/>
      <w:marRight w:val="0"/>
      <w:marTop w:val="0"/>
      <w:marBottom w:val="0"/>
      <w:divBdr>
        <w:top w:val="none" w:sz="0" w:space="0" w:color="auto"/>
        <w:left w:val="none" w:sz="0" w:space="0" w:color="auto"/>
        <w:bottom w:val="none" w:sz="0" w:space="0" w:color="auto"/>
        <w:right w:val="none" w:sz="0" w:space="0" w:color="auto"/>
      </w:divBdr>
    </w:div>
    <w:div w:id="1869878901">
      <w:marLeft w:val="0"/>
      <w:marRight w:val="0"/>
      <w:marTop w:val="0"/>
      <w:marBottom w:val="0"/>
      <w:divBdr>
        <w:top w:val="none" w:sz="0" w:space="0" w:color="auto"/>
        <w:left w:val="none" w:sz="0" w:space="0" w:color="auto"/>
        <w:bottom w:val="none" w:sz="0" w:space="0" w:color="auto"/>
        <w:right w:val="none" w:sz="0" w:space="0" w:color="auto"/>
      </w:divBdr>
    </w:div>
    <w:div w:id="1870097220">
      <w:marLeft w:val="0"/>
      <w:marRight w:val="0"/>
      <w:marTop w:val="0"/>
      <w:marBottom w:val="0"/>
      <w:divBdr>
        <w:top w:val="none" w:sz="0" w:space="0" w:color="auto"/>
        <w:left w:val="none" w:sz="0" w:space="0" w:color="auto"/>
        <w:bottom w:val="none" w:sz="0" w:space="0" w:color="auto"/>
        <w:right w:val="none" w:sz="0" w:space="0" w:color="auto"/>
      </w:divBdr>
    </w:div>
    <w:div w:id="1870138470">
      <w:marLeft w:val="0"/>
      <w:marRight w:val="0"/>
      <w:marTop w:val="0"/>
      <w:marBottom w:val="0"/>
      <w:divBdr>
        <w:top w:val="none" w:sz="0" w:space="0" w:color="auto"/>
        <w:left w:val="none" w:sz="0" w:space="0" w:color="auto"/>
        <w:bottom w:val="none" w:sz="0" w:space="0" w:color="auto"/>
        <w:right w:val="none" w:sz="0" w:space="0" w:color="auto"/>
      </w:divBdr>
    </w:div>
    <w:div w:id="1870293162">
      <w:marLeft w:val="0"/>
      <w:marRight w:val="0"/>
      <w:marTop w:val="0"/>
      <w:marBottom w:val="0"/>
      <w:divBdr>
        <w:top w:val="none" w:sz="0" w:space="0" w:color="auto"/>
        <w:left w:val="none" w:sz="0" w:space="0" w:color="auto"/>
        <w:bottom w:val="none" w:sz="0" w:space="0" w:color="auto"/>
        <w:right w:val="none" w:sz="0" w:space="0" w:color="auto"/>
      </w:divBdr>
    </w:div>
    <w:div w:id="1870337829">
      <w:marLeft w:val="0"/>
      <w:marRight w:val="0"/>
      <w:marTop w:val="0"/>
      <w:marBottom w:val="0"/>
      <w:divBdr>
        <w:top w:val="none" w:sz="0" w:space="0" w:color="auto"/>
        <w:left w:val="none" w:sz="0" w:space="0" w:color="auto"/>
        <w:bottom w:val="none" w:sz="0" w:space="0" w:color="auto"/>
        <w:right w:val="none" w:sz="0" w:space="0" w:color="auto"/>
      </w:divBdr>
    </w:div>
    <w:div w:id="1870412938">
      <w:marLeft w:val="0"/>
      <w:marRight w:val="0"/>
      <w:marTop w:val="0"/>
      <w:marBottom w:val="0"/>
      <w:divBdr>
        <w:top w:val="none" w:sz="0" w:space="0" w:color="auto"/>
        <w:left w:val="none" w:sz="0" w:space="0" w:color="auto"/>
        <w:bottom w:val="none" w:sz="0" w:space="0" w:color="auto"/>
        <w:right w:val="none" w:sz="0" w:space="0" w:color="auto"/>
      </w:divBdr>
    </w:div>
    <w:div w:id="1870485192">
      <w:marLeft w:val="0"/>
      <w:marRight w:val="0"/>
      <w:marTop w:val="0"/>
      <w:marBottom w:val="0"/>
      <w:divBdr>
        <w:top w:val="none" w:sz="0" w:space="0" w:color="auto"/>
        <w:left w:val="none" w:sz="0" w:space="0" w:color="auto"/>
        <w:bottom w:val="none" w:sz="0" w:space="0" w:color="auto"/>
        <w:right w:val="none" w:sz="0" w:space="0" w:color="auto"/>
      </w:divBdr>
    </w:div>
    <w:div w:id="1870488268">
      <w:marLeft w:val="0"/>
      <w:marRight w:val="0"/>
      <w:marTop w:val="0"/>
      <w:marBottom w:val="0"/>
      <w:divBdr>
        <w:top w:val="none" w:sz="0" w:space="0" w:color="auto"/>
        <w:left w:val="none" w:sz="0" w:space="0" w:color="auto"/>
        <w:bottom w:val="none" w:sz="0" w:space="0" w:color="auto"/>
        <w:right w:val="none" w:sz="0" w:space="0" w:color="auto"/>
      </w:divBdr>
    </w:div>
    <w:div w:id="1870531270">
      <w:marLeft w:val="0"/>
      <w:marRight w:val="0"/>
      <w:marTop w:val="0"/>
      <w:marBottom w:val="0"/>
      <w:divBdr>
        <w:top w:val="none" w:sz="0" w:space="0" w:color="auto"/>
        <w:left w:val="none" w:sz="0" w:space="0" w:color="auto"/>
        <w:bottom w:val="none" w:sz="0" w:space="0" w:color="auto"/>
        <w:right w:val="none" w:sz="0" w:space="0" w:color="auto"/>
      </w:divBdr>
    </w:div>
    <w:div w:id="1870534162">
      <w:marLeft w:val="0"/>
      <w:marRight w:val="0"/>
      <w:marTop w:val="0"/>
      <w:marBottom w:val="0"/>
      <w:divBdr>
        <w:top w:val="none" w:sz="0" w:space="0" w:color="auto"/>
        <w:left w:val="none" w:sz="0" w:space="0" w:color="auto"/>
        <w:bottom w:val="none" w:sz="0" w:space="0" w:color="auto"/>
        <w:right w:val="none" w:sz="0" w:space="0" w:color="auto"/>
      </w:divBdr>
    </w:div>
    <w:div w:id="1870558053">
      <w:marLeft w:val="0"/>
      <w:marRight w:val="0"/>
      <w:marTop w:val="0"/>
      <w:marBottom w:val="0"/>
      <w:divBdr>
        <w:top w:val="none" w:sz="0" w:space="0" w:color="auto"/>
        <w:left w:val="none" w:sz="0" w:space="0" w:color="auto"/>
        <w:bottom w:val="none" w:sz="0" w:space="0" w:color="auto"/>
        <w:right w:val="none" w:sz="0" w:space="0" w:color="auto"/>
      </w:divBdr>
    </w:div>
    <w:div w:id="1870603202">
      <w:marLeft w:val="0"/>
      <w:marRight w:val="0"/>
      <w:marTop w:val="0"/>
      <w:marBottom w:val="0"/>
      <w:divBdr>
        <w:top w:val="none" w:sz="0" w:space="0" w:color="auto"/>
        <w:left w:val="none" w:sz="0" w:space="0" w:color="auto"/>
        <w:bottom w:val="none" w:sz="0" w:space="0" w:color="auto"/>
        <w:right w:val="none" w:sz="0" w:space="0" w:color="auto"/>
      </w:divBdr>
    </w:div>
    <w:div w:id="1870605881">
      <w:bodyDiv w:val="1"/>
      <w:marLeft w:val="0"/>
      <w:marRight w:val="0"/>
      <w:marTop w:val="0"/>
      <w:marBottom w:val="0"/>
      <w:divBdr>
        <w:top w:val="none" w:sz="0" w:space="0" w:color="auto"/>
        <w:left w:val="none" w:sz="0" w:space="0" w:color="auto"/>
        <w:bottom w:val="none" w:sz="0" w:space="0" w:color="auto"/>
        <w:right w:val="none" w:sz="0" w:space="0" w:color="auto"/>
      </w:divBdr>
    </w:div>
    <w:div w:id="1870682385">
      <w:marLeft w:val="0"/>
      <w:marRight w:val="0"/>
      <w:marTop w:val="0"/>
      <w:marBottom w:val="0"/>
      <w:divBdr>
        <w:top w:val="none" w:sz="0" w:space="0" w:color="auto"/>
        <w:left w:val="none" w:sz="0" w:space="0" w:color="auto"/>
        <w:bottom w:val="none" w:sz="0" w:space="0" w:color="auto"/>
        <w:right w:val="none" w:sz="0" w:space="0" w:color="auto"/>
      </w:divBdr>
    </w:div>
    <w:div w:id="1870727829">
      <w:marLeft w:val="0"/>
      <w:marRight w:val="0"/>
      <w:marTop w:val="0"/>
      <w:marBottom w:val="0"/>
      <w:divBdr>
        <w:top w:val="none" w:sz="0" w:space="0" w:color="auto"/>
        <w:left w:val="none" w:sz="0" w:space="0" w:color="auto"/>
        <w:bottom w:val="none" w:sz="0" w:space="0" w:color="auto"/>
        <w:right w:val="none" w:sz="0" w:space="0" w:color="auto"/>
      </w:divBdr>
    </w:div>
    <w:div w:id="1870796674">
      <w:marLeft w:val="0"/>
      <w:marRight w:val="0"/>
      <w:marTop w:val="0"/>
      <w:marBottom w:val="0"/>
      <w:divBdr>
        <w:top w:val="none" w:sz="0" w:space="0" w:color="auto"/>
        <w:left w:val="none" w:sz="0" w:space="0" w:color="auto"/>
        <w:bottom w:val="none" w:sz="0" w:space="0" w:color="auto"/>
        <w:right w:val="none" w:sz="0" w:space="0" w:color="auto"/>
      </w:divBdr>
    </w:div>
    <w:div w:id="1870797505">
      <w:marLeft w:val="0"/>
      <w:marRight w:val="0"/>
      <w:marTop w:val="0"/>
      <w:marBottom w:val="0"/>
      <w:divBdr>
        <w:top w:val="none" w:sz="0" w:space="0" w:color="auto"/>
        <w:left w:val="none" w:sz="0" w:space="0" w:color="auto"/>
        <w:bottom w:val="none" w:sz="0" w:space="0" w:color="auto"/>
        <w:right w:val="none" w:sz="0" w:space="0" w:color="auto"/>
      </w:divBdr>
    </w:div>
    <w:div w:id="1870801042">
      <w:marLeft w:val="0"/>
      <w:marRight w:val="0"/>
      <w:marTop w:val="0"/>
      <w:marBottom w:val="0"/>
      <w:divBdr>
        <w:top w:val="none" w:sz="0" w:space="0" w:color="auto"/>
        <w:left w:val="none" w:sz="0" w:space="0" w:color="auto"/>
        <w:bottom w:val="none" w:sz="0" w:space="0" w:color="auto"/>
        <w:right w:val="none" w:sz="0" w:space="0" w:color="auto"/>
      </w:divBdr>
    </w:div>
    <w:div w:id="1870950478">
      <w:marLeft w:val="0"/>
      <w:marRight w:val="0"/>
      <w:marTop w:val="0"/>
      <w:marBottom w:val="0"/>
      <w:divBdr>
        <w:top w:val="none" w:sz="0" w:space="0" w:color="auto"/>
        <w:left w:val="none" w:sz="0" w:space="0" w:color="auto"/>
        <w:bottom w:val="none" w:sz="0" w:space="0" w:color="auto"/>
        <w:right w:val="none" w:sz="0" w:space="0" w:color="auto"/>
      </w:divBdr>
    </w:div>
    <w:div w:id="1870991669">
      <w:marLeft w:val="0"/>
      <w:marRight w:val="0"/>
      <w:marTop w:val="0"/>
      <w:marBottom w:val="0"/>
      <w:divBdr>
        <w:top w:val="none" w:sz="0" w:space="0" w:color="auto"/>
        <w:left w:val="none" w:sz="0" w:space="0" w:color="auto"/>
        <w:bottom w:val="none" w:sz="0" w:space="0" w:color="auto"/>
        <w:right w:val="none" w:sz="0" w:space="0" w:color="auto"/>
      </w:divBdr>
    </w:div>
    <w:div w:id="1870996512">
      <w:marLeft w:val="0"/>
      <w:marRight w:val="0"/>
      <w:marTop w:val="0"/>
      <w:marBottom w:val="0"/>
      <w:divBdr>
        <w:top w:val="none" w:sz="0" w:space="0" w:color="auto"/>
        <w:left w:val="none" w:sz="0" w:space="0" w:color="auto"/>
        <w:bottom w:val="none" w:sz="0" w:space="0" w:color="auto"/>
        <w:right w:val="none" w:sz="0" w:space="0" w:color="auto"/>
      </w:divBdr>
    </w:div>
    <w:div w:id="1871067535">
      <w:marLeft w:val="0"/>
      <w:marRight w:val="0"/>
      <w:marTop w:val="0"/>
      <w:marBottom w:val="0"/>
      <w:divBdr>
        <w:top w:val="none" w:sz="0" w:space="0" w:color="auto"/>
        <w:left w:val="none" w:sz="0" w:space="0" w:color="auto"/>
        <w:bottom w:val="none" w:sz="0" w:space="0" w:color="auto"/>
        <w:right w:val="none" w:sz="0" w:space="0" w:color="auto"/>
      </w:divBdr>
    </w:div>
    <w:div w:id="1871070033">
      <w:marLeft w:val="0"/>
      <w:marRight w:val="0"/>
      <w:marTop w:val="0"/>
      <w:marBottom w:val="0"/>
      <w:divBdr>
        <w:top w:val="none" w:sz="0" w:space="0" w:color="auto"/>
        <w:left w:val="none" w:sz="0" w:space="0" w:color="auto"/>
        <w:bottom w:val="none" w:sz="0" w:space="0" w:color="auto"/>
        <w:right w:val="none" w:sz="0" w:space="0" w:color="auto"/>
      </w:divBdr>
    </w:div>
    <w:div w:id="1871070723">
      <w:marLeft w:val="0"/>
      <w:marRight w:val="0"/>
      <w:marTop w:val="0"/>
      <w:marBottom w:val="0"/>
      <w:divBdr>
        <w:top w:val="none" w:sz="0" w:space="0" w:color="auto"/>
        <w:left w:val="none" w:sz="0" w:space="0" w:color="auto"/>
        <w:bottom w:val="none" w:sz="0" w:space="0" w:color="auto"/>
        <w:right w:val="none" w:sz="0" w:space="0" w:color="auto"/>
      </w:divBdr>
    </w:div>
    <w:div w:id="1871260530">
      <w:marLeft w:val="0"/>
      <w:marRight w:val="0"/>
      <w:marTop w:val="0"/>
      <w:marBottom w:val="0"/>
      <w:divBdr>
        <w:top w:val="none" w:sz="0" w:space="0" w:color="auto"/>
        <w:left w:val="none" w:sz="0" w:space="0" w:color="auto"/>
        <w:bottom w:val="none" w:sz="0" w:space="0" w:color="auto"/>
        <w:right w:val="none" w:sz="0" w:space="0" w:color="auto"/>
      </w:divBdr>
    </w:div>
    <w:div w:id="1871381262">
      <w:marLeft w:val="0"/>
      <w:marRight w:val="0"/>
      <w:marTop w:val="0"/>
      <w:marBottom w:val="0"/>
      <w:divBdr>
        <w:top w:val="none" w:sz="0" w:space="0" w:color="auto"/>
        <w:left w:val="none" w:sz="0" w:space="0" w:color="auto"/>
        <w:bottom w:val="none" w:sz="0" w:space="0" w:color="auto"/>
        <w:right w:val="none" w:sz="0" w:space="0" w:color="auto"/>
      </w:divBdr>
    </w:div>
    <w:div w:id="1871450883">
      <w:marLeft w:val="0"/>
      <w:marRight w:val="0"/>
      <w:marTop w:val="0"/>
      <w:marBottom w:val="0"/>
      <w:divBdr>
        <w:top w:val="none" w:sz="0" w:space="0" w:color="auto"/>
        <w:left w:val="none" w:sz="0" w:space="0" w:color="auto"/>
        <w:bottom w:val="none" w:sz="0" w:space="0" w:color="auto"/>
        <w:right w:val="none" w:sz="0" w:space="0" w:color="auto"/>
      </w:divBdr>
    </w:div>
    <w:div w:id="1871643872">
      <w:marLeft w:val="0"/>
      <w:marRight w:val="0"/>
      <w:marTop w:val="0"/>
      <w:marBottom w:val="0"/>
      <w:divBdr>
        <w:top w:val="none" w:sz="0" w:space="0" w:color="auto"/>
        <w:left w:val="none" w:sz="0" w:space="0" w:color="auto"/>
        <w:bottom w:val="none" w:sz="0" w:space="0" w:color="auto"/>
        <w:right w:val="none" w:sz="0" w:space="0" w:color="auto"/>
      </w:divBdr>
    </w:div>
    <w:div w:id="1871644935">
      <w:marLeft w:val="0"/>
      <w:marRight w:val="0"/>
      <w:marTop w:val="0"/>
      <w:marBottom w:val="0"/>
      <w:divBdr>
        <w:top w:val="none" w:sz="0" w:space="0" w:color="auto"/>
        <w:left w:val="none" w:sz="0" w:space="0" w:color="auto"/>
        <w:bottom w:val="none" w:sz="0" w:space="0" w:color="auto"/>
        <w:right w:val="none" w:sz="0" w:space="0" w:color="auto"/>
      </w:divBdr>
    </w:div>
    <w:div w:id="1871722048">
      <w:marLeft w:val="0"/>
      <w:marRight w:val="0"/>
      <w:marTop w:val="0"/>
      <w:marBottom w:val="0"/>
      <w:divBdr>
        <w:top w:val="none" w:sz="0" w:space="0" w:color="auto"/>
        <w:left w:val="none" w:sz="0" w:space="0" w:color="auto"/>
        <w:bottom w:val="none" w:sz="0" w:space="0" w:color="auto"/>
        <w:right w:val="none" w:sz="0" w:space="0" w:color="auto"/>
      </w:divBdr>
    </w:div>
    <w:div w:id="1871842829">
      <w:marLeft w:val="0"/>
      <w:marRight w:val="0"/>
      <w:marTop w:val="0"/>
      <w:marBottom w:val="0"/>
      <w:divBdr>
        <w:top w:val="none" w:sz="0" w:space="0" w:color="auto"/>
        <w:left w:val="none" w:sz="0" w:space="0" w:color="auto"/>
        <w:bottom w:val="none" w:sz="0" w:space="0" w:color="auto"/>
        <w:right w:val="none" w:sz="0" w:space="0" w:color="auto"/>
      </w:divBdr>
    </w:div>
    <w:div w:id="1872061844">
      <w:marLeft w:val="0"/>
      <w:marRight w:val="0"/>
      <w:marTop w:val="0"/>
      <w:marBottom w:val="0"/>
      <w:divBdr>
        <w:top w:val="none" w:sz="0" w:space="0" w:color="auto"/>
        <w:left w:val="none" w:sz="0" w:space="0" w:color="auto"/>
        <w:bottom w:val="none" w:sz="0" w:space="0" w:color="auto"/>
        <w:right w:val="none" w:sz="0" w:space="0" w:color="auto"/>
      </w:divBdr>
    </w:div>
    <w:div w:id="1872062713">
      <w:marLeft w:val="0"/>
      <w:marRight w:val="0"/>
      <w:marTop w:val="0"/>
      <w:marBottom w:val="0"/>
      <w:divBdr>
        <w:top w:val="none" w:sz="0" w:space="0" w:color="auto"/>
        <w:left w:val="none" w:sz="0" w:space="0" w:color="auto"/>
        <w:bottom w:val="none" w:sz="0" w:space="0" w:color="auto"/>
        <w:right w:val="none" w:sz="0" w:space="0" w:color="auto"/>
      </w:divBdr>
    </w:div>
    <w:div w:id="1872107003">
      <w:bodyDiv w:val="1"/>
      <w:marLeft w:val="0"/>
      <w:marRight w:val="0"/>
      <w:marTop w:val="0"/>
      <w:marBottom w:val="0"/>
      <w:divBdr>
        <w:top w:val="none" w:sz="0" w:space="0" w:color="auto"/>
        <w:left w:val="none" w:sz="0" w:space="0" w:color="auto"/>
        <w:bottom w:val="none" w:sz="0" w:space="0" w:color="auto"/>
        <w:right w:val="none" w:sz="0" w:space="0" w:color="auto"/>
      </w:divBdr>
      <w:divsChild>
        <w:div w:id="1371884199">
          <w:marLeft w:val="0"/>
          <w:marRight w:val="0"/>
          <w:marTop w:val="0"/>
          <w:marBottom w:val="0"/>
          <w:divBdr>
            <w:top w:val="none" w:sz="0" w:space="0" w:color="auto"/>
            <w:left w:val="none" w:sz="0" w:space="0" w:color="auto"/>
            <w:bottom w:val="none" w:sz="0" w:space="0" w:color="auto"/>
            <w:right w:val="none" w:sz="0" w:space="0" w:color="auto"/>
          </w:divBdr>
        </w:div>
        <w:div w:id="771975986">
          <w:marLeft w:val="0"/>
          <w:marRight w:val="0"/>
          <w:marTop w:val="0"/>
          <w:marBottom w:val="0"/>
          <w:divBdr>
            <w:top w:val="none" w:sz="0" w:space="0" w:color="auto"/>
            <w:left w:val="none" w:sz="0" w:space="0" w:color="auto"/>
            <w:bottom w:val="none" w:sz="0" w:space="0" w:color="auto"/>
            <w:right w:val="none" w:sz="0" w:space="0" w:color="auto"/>
          </w:divBdr>
        </w:div>
        <w:div w:id="586040349">
          <w:marLeft w:val="0"/>
          <w:marRight w:val="0"/>
          <w:marTop w:val="0"/>
          <w:marBottom w:val="0"/>
          <w:divBdr>
            <w:top w:val="none" w:sz="0" w:space="0" w:color="auto"/>
            <w:left w:val="none" w:sz="0" w:space="0" w:color="auto"/>
            <w:bottom w:val="none" w:sz="0" w:space="0" w:color="auto"/>
            <w:right w:val="none" w:sz="0" w:space="0" w:color="auto"/>
          </w:divBdr>
        </w:div>
        <w:div w:id="45640228">
          <w:marLeft w:val="0"/>
          <w:marRight w:val="0"/>
          <w:marTop w:val="0"/>
          <w:marBottom w:val="0"/>
          <w:divBdr>
            <w:top w:val="none" w:sz="0" w:space="0" w:color="auto"/>
            <w:left w:val="none" w:sz="0" w:space="0" w:color="auto"/>
            <w:bottom w:val="none" w:sz="0" w:space="0" w:color="auto"/>
            <w:right w:val="none" w:sz="0" w:space="0" w:color="auto"/>
          </w:divBdr>
        </w:div>
        <w:div w:id="1532255664">
          <w:marLeft w:val="0"/>
          <w:marRight w:val="0"/>
          <w:marTop w:val="0"/>
          <w:marBottom w:val="0"/>
          <w:divBdr>
            <w:top w:val="none" w:sz="0" w:space="0" w:color="auto"/>
            <w:left w:val="none" w:sz="0" w:space="0" w:color="auto"/>
            <w:bottom w:val="none" w:sz="0" w:space="0" w:color="auto"/>
            <w:right w:val="none" w:sz="0" w:space="0" w:color="auto"/>
          </w:divBdr>
        </w:div>
        <w:div w:id="284503879">
          <w:marLeft w:val="0"/>
          <w:marRight w:val="0"/>
          <w:marTop w:val="0"/>
          <w:marBottom w:val="0"/>
          <w:divBdr>
            <w:top w:val="none" w:sz="0" w:space="0" w:color="auto"/>
            <w:left w:val="none" w:sz="0" w:space="0" w:color="auto"/>
            <w:bottom w:val="none" w:sz="0" w:space="0" w:color="auto"/>
            <w:right w:val="none" w:sz="0" w:space="0" w:color="auto"/>
          </w:divBdr>
        </w:div>
        <w:div w:id="2047632066">
          <w:marLeft w:val="0"/>
          <w:marRight w:val="0"/>
          <w:marTop w:val="0"/>
          <w:marBottom w:val="0"/>
          <w:divBdr>
            <w:top w:val="none" w:sz="0" w:space="0" w:color="auto"/>
            <w:left w:val="none" w:sz="0" w:space="0" w:color="auto"/>
            <w:bottom w:val="none" w:sz="0" w:space="0" w:color="auto"/>
            <w:right w:val="none" w:sz="0" w:space="0" w:color="auto"/>
          </w:divBdr>
        </w:div>
        <w:div w:id="1360886240">
          <w:marLeft w:val="0"/>
          <w:marRight w:val="0"/>
          <w:marTop w:val="0"/>
          <w:marBottom w:val="0"/>
          <w:divBdr>
            <w:top w:val="none" w:sz="0" w:space="0" w:color="auto"/>
            <w:left w:val="none" w:sz="0" w:space="0" w:color="auto"/>
            <w:bottom w:val="none" w:sz="0" w:space="0" w:color="auto"/>
            <w:right w:val="none" w:sz="0" w:space="0" w:color="auto"/>
          </w:divBdr>
        </w:div>
        <w:div w:id="1818451294">
          <w:marLeft w:val="0"/>
          <w:marRight w:val="0"/>
          <w:marTop w:val="0"/>
          <w:marBottom w:val="0"/>
          <w:divBdr>
            <w:top w:val="none" w:sz="0" w:space="0" w:color="auto"/>
            <w:left w:val="none" w:sz="0" w:space="0" w:color="auto"/>
            <w:bottom w:val="none" w:sz="0" w:space="0" w:color="auto"/>
            <w:right w:val="none" w:sz="0" w:space="0" w:color="auto"/>
          </w:divBdr>
        </w:div>
        <w:div w:id="1970476685">
          <w:marLeft w:val="0"/>
          <w:marRight w:val="0"/>
          <w:marTop w:val="0"/>
          <w:marBottom w:val="0"/>
          <w:divBdr>
            <w:top w:val="none" w:sz="0" w:space="0" w:color="auto"/>
            <w:left w:val="none" w:sz="0" w:space="0" w:color="auto"/>
            <w:bottom w:val="none" w:sz="0" w:space="0" w:color="auto"/>
            <w:right w:val="none" w:sz="0" w:space="0" w:color="auto"/>
          </w:divBdr>
        </w:div>
        <w:div w:id="1409620641">
          <w:marLeft w:val="0"/>
          <w:marRight w:val="0"/>
          <w:marTop w:val="0"/>
          <w:marBottom w:val="0"/>
          <w:divBdr>
            <w:top w:val="none" w:sz="0" w:space="0" w:color="auto"/>
            <w:left w:val="none" w:sz="0" w:space="0" w:color="auto"/>
            <w:bottom w:val="none" w:sz="0" w:space="0" w:color="auto"/>
            <w:right w:val="none" w:sz="0" w:space="0" w:color="auto"/>
          </w:divBdr>
        </w:div>
        <w:div w:id="988365007">
          <w:marLeft w:val="0"/>
          <w:marRight w:val="0"/>
          <w:marTop w:val="0"/>
          <w:marBottom w:val="0"/>
          <w:divBdr>
            <w:top w:val="none" w:sz="0" w:space="0" w:color="auto"/>
            <w:left w:val="none" w:sz="0" w:space="0" w:color="auto"/>
            <w:bottom w:val="none" w:sz="0" w:space="0" w:color="auto"/>
            <w:right w:val="none" w:sz="0" w:space="0" w:color="auto"/>
          </w:divBdr>
        </w:div>
        <w:div w:id="478420669">
          <w:marLeft w:val="0"/>
          <w:marRight w:val="0"/>
          <w:marTop w:val="0"/>
          <w:marBottom w:val="0"/>
          <w:divBdr>
            <w:top w:val="none" w:sz="0" w:space="0" w:color="auto"/>
            <w:left w:val="none" w:sz="0" w:space="0" w:color="auto"/>
            <w:bottom w:val="none" w:sz="0" w:space="0" w:color="auto"/>
            <w:right w:val="none" w:sz="0" w:space="0" w:color="auto"/>
          </w:divBdr>
        </w:div>
        <w:div w:id="1695493673">
          <w:marLeft w:val="0"/>
          <w:marRight w:val="0"/>
          <w:marTop w:val="0"/>
          <w:marBottom w:val="0"/>
          <w:divBdr>
            <w:top w:val="none" w:sz="0" w:space="0" w:color="auto"/>
            <w:left w:val="none" w:sz="0" w:space="0" w:color="auto"/>
            <w:bottom w:val="none" w:sz="0" w:space="0" w:color="auto"/>
            <w:right w:val="none" w:sz="0" w:space="0" w:color="auto"/>
          </w:divBdr>
        </w:div>
        <w:div w:id="1239053528">
          <w:marLeft w:val="0"/>
          <w:marRight w:val="0"/>
          <w:marTop w:val="0"/>
          <w:marBottom w:val="0"/>
          <w:divBdr>
            <w:top w:val="none" w:sz="0" w:space="0" w:color="auto"/>
            <w:left w:val="none" w:sz="0" w:space="0" w:color="auto"/>
            <w:bottom w:val="none" w:sz="0" w:space="0" w:color="auto"/>
            <w:right w:val="none" w:sz="0" w:space="0" w:color="auto"/>
          </w:divBdr>
        </w:div>
        <w:div w:id="352725658">
          <w:marLeft w:val="0"/>
          <w:marRight w:val="0"/>
          <w:marTop w:val="0"/>
          <w:marBottom w:val="0"/>
          <w:divBdr>
            <w:top w:val="none" w:sz="0" w:space="0" w:color="auto"/>
            <w:left w:val="none" w:sz="0" w:space="0" w:color="auto"/>
            <w:bottom w:val="none" w:sz="0" w:space="0" w:color="auto"/>
            <w:right w:val="none" w:sz="0" w:space="0" w:color="auto"/>
          </w:divBdr>
        </w:div>
        <w:div w:id="642392633">
          <w:marLeft w:val="0"/>
          <w:marRight w:val="0"/>
          <w:marTop w:val="0"/>
          <w:marBottom w:val="0"/>
          <w:divBdr>
            <w:top w:val="none" w:sz="0" w:space="0" w:color="auto"/>
            <w:left w:val="none" w:sz="0" w:space="0" w:color="auto"/>
            <w:bottom w:val="none" w:sz="0" w:space="0" w:color="auto"/>
            <w:right w:val="none" w:sz="0" w:space="0" w:color="auto"/>
          </w:divBdr>
        </w:div>
        <w:div w:id="1325167172">
          <w:marLeft w:val="0"/>
          <w:marRight w:val="0"/>
          <w:marTop w:val="0"/>
          <w:marBottom w:val="0"/>
          <w:divBdr>
            <w:top w:val="none" w:sz="0" w:space="0" w:color="auto"/>
            <w:left w:val="none" w:sz="0" w:space="0" w:color="auto"/>
            <w:bottom w:val="none" w:sz="0" w:space="0" w:color="auto"/>
            <w:right w:val="none" w:sz="0" w:space="0" w:color="auto"/>
          </w:divBdr>
        </w:div>
        <w:div w:id="27530330">
          <w:marLeft w:val="0"/>
          <w:marRight w:val="0"/>
          <w:marTop w:val="0"/>
          <w:marBottom w:val="0"/>
          <w:divBdr>
            <w:top w:val="none" w:sz="0" w:space="0" w:color="auto"/>
            <w:left w:val="none" w:sz="0" w:space="0" w:color="auto"/>
            <w:bottom w:val="none" w:sz="0" w:space="0" w:color="auto"/>
            <w:right w:val="none" w:sz="0" w:space="0" w:color="auto"/>
          </w:divBdr>
        </w:div>
        <w:div w:id="737556617">
          <w:marLeft w:val="0"/>
          <w:marRight w:val="0"/>
          <w:marTop w:val="0"/>
          <w:marBottom w:val="0"/>
          <w:divBdr>
            <w:top w:val="none" w:sz="0" w:space="0" w:color="auto"/>
            <w:left w:val="none" w:sz="0" w:space="0" w:color="auto"/>
            <w:bottom w:val="none" w:sz="0" w:space="0" w:color="auto"/>
            <w:right w:val="none" w:sz="0" w:space="0" w:color="auto"/>
          </w:divBdr>
        </w:div>
        <w:div w:id="327560139">
          <w:marLeft w:val="0"/>
          <w:marRight w:val="0"/>
          <w:marTop w:val="0"/>
          <w:marBottom w:val="0"/>
          <w:divBdr>
            <w:top w:val="none" w:sz="0" w:space="0" w:color="auto"/>
            <w:left w:val="none" w:sz="0" w:space="0" w:color="auto"/>
            <w:bottom w:val="none" w:sz="0" w:space="0" w:color="auto"/>
            <w:right w:val="none" w:sz="0" w:space="0" w:color="auto"/>
          </w:divBdr>
        </w:div>
      </w:divsChild>
    </w:div>
    <w:div w:id="1872107283">
      <w:marLeft w:val="0"/>
      <w:marRight w:val="0"/>
      <w:marTop w:val="0"/>
      <w:marBottom w:val="0"/>
      <w:divBdr>
        <w:top w:val="none" w:sz="0" w:space="0" w:color="auto"/>
        <w:left w:val="none" w:sz="0" w:space="0" w:color="auto"/>
        <w:bottom w:val="none" w:sz="0" w:space="0" w:color="auto"/>
        <w:right w:val="none" w:sz="0" w:space="0" w:color="auto"/>
      </w:divBdr>
    </w:div>
    <w:div w:id="1872112010">
      <w:marLeft w:val="0"/>
      <w:marRight w:val="0"/>
      <w:marTop w:val="0"/>
      <w:marBottom w:val="0"/>
      <w:divBdr>
        <w:top w:val="none" w:sz="0" w:space="0" w:color="auto"/>
        <w:left w:val="none" w:sz="0" w:space="0" w:color="auto"/>
        <w:bottom w:val="none" w:sz="0" w:space="0" w:color="auto"/>
        <w:right w:val="none" w:sz="0" w:space="0" w:color="auto"/>
      </w:divBdr>
    </w:div>
    <w:div w:id="1872257619">
      <w:marLeft w:val="0"/>
      <w:marRight w:val="0"/>
      <w:marTop w:val="0"/>
      <w:marBottom w:val="0"/>
      <w:divBdr>
        <w:top w:val="none" w:sz="0" w:space="0" w:color="auto"/>
        <w:left w:val="none" w:sz="0" w:space="0" w:color="auto"/>
        <w:bottom w:val="none" w:sz="0" w:space="0" w:color="auto"/>
        <w:right w:val="none" w:sz="0" w:space="0" w:color="auto"/>
      </w:divBdr>
    </w:div>
    <w:div w:id="1872299102">
      <w:marLeft w:val="0"/>
      <w:marRight w:val="0"/>
      <w:marTop w:val="0"/>
      <w:marBottom w:val="0"/>
      <w:divBdr>
        <w:top w:val="none" w:sz="0" w:space="0" w:color="auto"/>
        <w:left w:val="none" w:sz="0" w:space="0" w:color="auto"/>
        <w:bottom w:val="none" w:sz="0" w:space="0" w:color="auto"/>
        <w:right w:val="none" w:sz="0" w:space="0" w:color="auto"/>
      </w:divBdr>
    </w:div>
    <w:div w:id="1872330454">
      <w:marLeft w:val="0"/>
      <w:marRight w:val="0"/>
      <w:marTop w:val="0"/>
      <w:marBottom w:val="0"/>
      <w:divBdr>
        <w:top w:val="none" w:sz="0" w:space="0" w:color="auto"/>
        <w:left w:val="none" w:sz="0" w:space="0" w:color="auto"/>
        <w:bottom w:val="none" w:sz="0" w:space="0" w:color="auto"/>
        <w:right w:val="none" w:sz="0" w:space="0" w:color="auto"/>
      </w:divBdr>
    </w:div>
    <w:div w:id="1872524328">
      <w:marLeft w:val="0"/>
      <w:marRight w:val="0"/>
      <w:marTop w:val="0"/>
      <w:marBottom w:val="0"/>
      <w:divBdr>
        <w:top w:val="none" w:sz="0" w:space="0" w:color="auto"/>
        <w:left w:val="none" w:sz="0" w:space="0" w:color="auto"/>
        <w:bottom w:val="none" w:sz="0" w:space="0" w:color="auto"/>
        <w:right w:val="none" w:sz="0" w:space="0" w:color="auto"/>
      </w:divBdr>
    </w:div>
    <w:div w:id="1872566259">
      <w:marLeft w:val="0"/>
      <w:marRight w:val="0"/>
      <w:marTop w:val="0"/>
      <w:marBottom w:val="0"/>
      <w:divBdr>
        <w:top w:val="none" w:sz="0" w:space="0" w:color="auto"/>
        <w:left w:val="none" w:sz="0" w:space="0" w:color="auto"/>
        <w:bottom w:val="none" w:sz="0" w:space="0" w:color="auto"/>
        <w:right w:val="none" w:sz="0" w:space="0" w:color="auto"/>
      </w:divBdr>
    </w:div>
    <w:div w:id="1872643903">
      <w:marLeft w:val="0"/>
      <w:marRight w:val="0"/>
      <w:marTop w:val="0"/>
      <w:marBottom w:val="0"/>
      <w:divBdr>
        <w:top w:val="none" w:sz="0" w:space="0" w:color="auto"/>
        <w:left w:val="none" w:sz="0" w:space="0" w:color="auto"/>
        <w:bottom w:val="none" w:sz="0" w:space="0" w:color="auto"/>
        <w:right w:val="none" w:sz="0" w:space="0" w:color="auto"/>
      </w:divBdr>
    </w:div>
    <w:div w:id="1872650905">
      <w:marLeft w:val="0"/>
      <w:marRight w:val="0"/>
      <w:marTop w:val="0"/>
      <w:marBottom w:val="0"/>
      <w:divBdr>
        <w:top w:val="none" w:sz="0" w:space="0" w:color="auto"/>
        <w:left w:val="none" w:sz="0" w:space="0" w:color="auto"/>
        <w:bottom w:val="none" w:sz="0" w:space="0" w:color="auto"/>
        <w:right w:val="none" w:sz="0" w:space="0" w:color="auto"/>
      </w:divBdr>
    </w:div>
    <w:div w:id="1872765009">
      <w:marLeft w:val="0"/>
      <w:marRight w:val="0"/>
      <w:marTop w:val="0"/>
      <w:marBottom w:val="0"/>
      <w:divBdr>
        <w:top w:val="none" w:sz="0" w:space="0" w:color="auto"/>
        <w:left w:val="none" w:sz="0" w:space="0" w:color="auto"/>
        <w:bottom w:val="none" w:sz="0" w:space="0" w:color="auto"/>
        <w:right w:val="none" w:sz="0" w:space="0" w:color="auto"/>
      </w:divBdr>
    </w:div>
    <w:div w:id="1872839075">
      <w:bodyDiv w:val="1"/>
      <w:marLeft w:val="0"/>
      <w:marRight w:val="0"/>
      <w:marTop w:val="0"/>
      <w:marBottom w:val="0"/>
      <w:divBdr>
        <w:top w:val="none" w:sz="0" w:space="0" w:color="auto"/>
        <w:left w:val="none" w:sz="0" w:space="0" w:color="auto"/>
        <w:bottom w:val="none" w:sz="0" w:space="0" w:color="auto"/>
        <w:right w:val="none" w:sz="0" w:space="0" w:color="auto"/>
      </w:divBdr>
    </w:div>
    <w:div w:id="1872840686">
      <w:marLeft w:val="0"/>
      <w:marRight w:val="0"/>
      <w:marTop w:val="0"/>
      <w:marBottom w:val="0"/>
      <w:divBdr>
        <w:top w:val="none" w:sz="0" w:space="0" w:color="auto"/>
        <w:left w:val="none" w:sz="0" w:space="0" w:color="auto"/>
        <w:bottom w:val="none" w:sz="0" w:space="0" w:color="auto"/>
        <w:right w:val="none" w:sz="0" w:space="0" w:color="auto"/>
      </w:divBdr>
    </w:div>
    <w:div w:id="1872953737">
      <w:marLeft w:val="0"/>
      <w:marRight w:val="0"/>
      <w:marTop w:val="0"/>
      <w:marBottom w:val="0"/>
      <w:divBdr>
        <w:top w:val="none" w:sz="0" w:space="0" w:color="auto"/>
        <w:left w:val="none" w:sz="0" w:space="0" w:color="auto"/>
        <w:bottom w:val="none" w:sz="0" w:space="0" w:color="auto"/>
        <w:right w:val="none" w:sz="0" w:space="0" w:color="auto"/>
      </w:divBdr>
    </w:div>
    <w:div w:id="1872961472">
      <w:marLeft w:val="0"/>
      <w:marRight w:val="0"/>
      <w:marTop w:val="0"/>
      <w:marBottom w:val="0"/>
      <w:divBdr>
        <w:top w:val="none" w:sz="0" w:space="0" w:color="auto"/>
        <w:left w:val="none" w:sz="0" w:space="0" w:color="auto"/>
        <w:bottom w:val="none" w:sz="0" w:space="0" w:color="auto"/>
        <w:right w:val="none" w:sz="0" w:space="0" w:color="auto"/>
      </w:divBdr>
    </w:div>
    <w:div w:id="1873031474">
      <w:marLeft w:val="0"/>
      <w:marRight w:val="0"/>
      <w:marTop w:val="0"/>
      <w:marBottom w:val="0"/>
      <w:divBdr>
        <w:top w:val="none" w:sz="0" w:space="0" w:color="auto"/>
        <w:left w:val="none" w:sz="0" w:space="0" w:color="auto"/>
        <w:bottom w:val="none" w:sz="0" w:space="0" w:color="auto"/>
        <w:right w:val="none" w:sz="0" w:space="0" w:color="auto"/>
      </w:divBdr>
    </w:div>
    <w:div w:id="1873037516">
      <w:marLeft w:val="0"/>
      <w:marRight w:val="0"/>
      <w:marTop w:val="0"/>
      <w:marBottom w:val="0"/>
      <w:divBdr>
        <w:top w:val="none" w:sz="0" w:space="0" w:color="auto"/>
        <w:left w:val="none" w:sz="0" w:space="0" w:color="auto"/>
        <w:bottom w:val="none" w:sz="0" w:space="0" w:color="auto"/>
        <w:right w:val="none" w:sz="0" w:space="0" w:color="auto"/>
      </w:divBdr>
    </w:div>
    <w:div w:id="1873110248">
      <w:marLeft w:val="0"/>
      <w:marRight w:val="0"/>
      <w:marTop w:val="0"/>
      <w:marBottom w:val="0"/>
      <w:divBdr>
        <w:top w:val="none" w:sz="0" w:space="0" w:color="auto"/>
        <w:left w:val="none" w:sz="0" w:space="0" w:color="auto"/>
        <w:bottom w:val="none" w:sz="0" w:space="0" w:color="auto"/>
        <w:right w:val="none" w:sz="0" w:space="0" w:color="auto"/>
      </w:divBdr>
    </w:div>
    <w:div w:id="1873415231">
      <w:marLeft w:val="0"/>
      <w:marRight w:val="0"/>
      <w:marTop w:val="0"/>
      <w:marBottom w:val="0"/>
      <w:divBdr>
        <w:top w:val="none" w:sz="0" w:space="0" w:color="auto"/>
        <w:left w:val="none" w:sz="0" w:space="0" w:color="auto"/>
        <w:bottom w:val="none" w:sz="0" w:space="0" w:color="auto"/>
        <w:right w:val="none" w:sz="0" w:space="0" w:color="auto"/>
      </w:divBdr>
    </w:div>
    <w:div w:id="1873491093">
      <w:marLeft w:val="0"/>
      <w:marRight w:val="0"/>
      <w:marTop w:val="0"/>
      <w:marBottom w:val="0"/>
      <w:divBdr>
        <w:top w:val="none" w:sz="0" w:space="0" w:color="auto"/>
        <w:left w:val="none" w:sz="0" w:space="0" w:color="auto"/>
        <w:bottom w:val="none" w:sz="0" w:space="0" w:color="auto"/>
        <w:right w:val="none" w:sz="0" w:space="0" w:color="auto"/>
      </w:divBdr>
    </w:div>
    <w:div w:id="1873611090">
      <w:marLeft w:val="0"/>
      <w:marRight w:val="0"/>
      <w:marTop w:val="0"/>
      <w:marBottom w:val="0"/>
      <w:divBdr>
        <w:top w:val="none" w:sz="0" w:space="0" w:color="auto"/>
        <w:left w:val="none" w:sz="0" w:space="0" w:color="auto"/>
        <w:bottom w:val="none" w:sz="0" w:space="0" w:color="auto"/>
        <w:right w:val="none" w:sz="0" w:space="0" w:color="auto"/>
      </w:divBdr>
    </w:div>
    <w:div w:id="1873616094">
      <w:marLeft w:val="0"/>
      <w:marRight w:val="0"/>
      <w:marTop w:val="0"/>
      <w:marBottom w:val="0"/>
      <w:divBdr>
        <w:top w:val="none" w:sz="0" w:space="0" w:color="auto"/>
        <w:left w:val="none" w:sz="0" w:space="0" w:color="auto"/>
        <w:bottom w:val="none" w:sz="0" w:space="0" w:color="auto"/>
        <w:right w:val="none" w:sz="0" w:space="0" w:color="auto"/>
      </w:divBdr>
    </w:div>
    <w:div w:id="1873765544">
      <w:marLeft w:val="0"/>
      <w:marRight w:val="0"/>
      <w:marTop w:val="0"/>
      <w:marBottom w:val="0"/>
      <w:divBdr>
        <w:top w:val="none" w:sz="0" w:space="0" w:color="auto"/>
        <w:left w:val="none" w:sz="0" w:space="0" w:color="auto"/>
        <w:bottom w:val="none" w:sz="0" w:space="0" w:color="auto"/>
        <w:right w:val="none" w:sz="0" w:space="0" w:color="auto"/>
      </w:divBdr>
    </w:div>
    <w:div w:id="1873805500">
      <w:marLeft w:val="0"/>
      <w:marRight w:val="0"/>
      <w:marTop w:val="0"/>
      <w:marBottom w:val="0"/>
      <w:divBdr>
        <w:top w:val="none" w:sz="0" w:space="0" w:color="auto"/>
        <w:left w:val="none" w:sz="0" w:space="0" w:color="auto"/>
        <w:bottom w:val="none" w:sz="0" w:space="0" w:color="auto"/>
        <w:right w:val="none" w:sz="0" w:space="0" w:color="auto"/>
      </w:divBdr>
    </w:div>
    <w:div w:id="1873834805">
      <w:marLeft w:val="0"/>
      <w:marRight w:val="0"/>
      <w:marTop w:val="0"/>
      <w:marBottom w:val="0"/>
      <w:divBdr>
        <w:top w:val="none" w:sz="0" w:space="0" w:color="auto"/>
        <w:left w:val="none" w:sz="0" w:space="0" w:color="auto"/>
        <w:bottom w:val="none" w:sz="0" w:space="0" w:color="auto"/>
        <w:right w:val="none" w:sz="0" w:space="0" w:color="auto"/>
      </w:divBdr>
    </w:div>
    <w:div w:id="1873877173">
      <w:marLeft w:val="0"/>
      <w:marRight w:val="0"/>
      <w:marTop w:val="0"/>
      <w:marBottom w:val="0"/>
      <w:divBdr>
        <w:top w:val="none" w:sz="0" w:space="0" w:color="auto"/>
        <w:left w:val="none" w:sz="0" w:space="0" w:color="auto"/>
        <w:bottom w:val="none" w:sz="0" w:space="0" w:color="auto"/>
        <w:right w:val="none" w:sz="0" w:space="0" w:color="auto"/>
      </w:divBdr>
    </w:div>
    <w:div w:id="1873884120">
      <w:marLeft w:val="0"/>
      <w:marRight w:val="0"/>
      <w:marTop w:val="0"/>
      <w:marBottom w:val="0"/>
      <w:divBdr>
        <w:top w:val="none" w:sz="0" w:space="0" w:color="auto"/>
        <w:left w:val="none" w:sz="0" w:space="0" w:color="auto"/>
        <w:bottom w:val="none" w:sz="0" w:space="0" w:color="auto"/>
        <w:right w:val="none" w:sz="0" w:space="0" w:color="auto"/>
      </w:divBdr>
    </w:div>
    <w:div w:id="1873958721">
      <w:marLeft w:val="0"/>
      <w:marRight w:val="0"/>
      <w:marTop w:val="0"/>
      <w:marBottom w:val="0"/>
      <w:divBdr>
        <w:top w:val="none" w:sz="0" w:space="0" w:color="auto"/>
        <w:left w:val="none" w:sz="0" w:space="0" w:color="auto"/>
        <w:bottom w:val="none" w:sz="0" w:space="0" w:color="auto"/>
        <w:right w:val="none" w:sz="0" w:space="0" w:color="auto"/>
      </w:divBdr>
    </w:div>
    <w:div w:id="1874145874">
      <w:bodyDiv w:val="1"/>
      <w:marLeft w:val="0"/>
      <w:marRight w:val="0"/>
      <w:marTop w:val="0"/>
      <w:marBottom w:val="0"/>
      <w:divBdr>
        <w:top w:val="none" w:sz="0" w:space="0" w:color="auto"/>
        <w:left w:val="none" w:sz="0" w:space="0" w:color="auto"/>
        <w:bottom w:val="none" w:sz="0" w:space="0" w:color="auto"/>
        <w:right w:val="none" w:sz="0" w:space="0" w:color="auto"/>
      </w:divBdr>
    </w:div>
    <w:div w:id="1874147896">
      <w:marLeft w:val="0"/>
      <w:marRight w:val="0"/>
      <w:marTop w:val="0"/>
      <w:marBottom w:val="0"/>
      <w:divBdr>
        <w:top w:val="none" w:sz="0" w:space="0" w:color="auto"/>
        <w:left w:val="none" w:sz="0" w:space="0" w:color="auto"/>
        <w:bottom w:val="none" w:sz="0" w:space="0" w:color="auto"/>
        <w:right w:val="none" w:sz="0" w:space="0" w:color="auto"/>
      </w:divBdr>
    </w:div>
    <w:div w:id="1874150378">
      <w:marLeft w:val="0"/>
      <w:marRight w:val="0"/>
      <w:marTop w:val="0"/>
      <w:marBottom w:val="0"/>
      <w:divBdr>
        <w:top w:val="none" w:sz="0" w:space="0" w:color="auto"/>
        <w:left w:val="none" w:sz="0" w:space="0" w:color="auto"/>
        <w:bottom w:val="none" w:sz="0" w:space="0" w:color="auto"/>
        <w:right w:val="none" w:sz="0" w:space="0" w:color="auto"/>
      </w:divBdr>
    </w:div>
    <w:div w:id="1874152995">
      <w:marLeft w:val="0"/>
      <w:marRight w:val="0"/>
      <w:marTop w:val="0"/>
      <w:marBottom w:val="0"/>
      <w:divBdr>
        <w:top w:val="none" w:sz="0" w:space="0" w:color="auto"/>
        <w:left w:val="none" w:sz="0" w:space="0" w:color="auto"/>
        <w:bottom w:val="none" w:sz="0" w:space="0" w:color="auto"/>
        <w:right w:val="none" w:sz="0" w:space="0" w:color="auto"/>
      </w:divBdr>
    </w:div>
    <w:div w:id="1874221360">
      <w:marLeft w:val="0"/>
      <w:marRight w:val="0"/>
      <w:marTop w:val="0"/>
      <w:marBottom w:val="0"/>
      <w:divBdr>
        <w:top w:val="none" w:sz="0" w:space="0" w:color="auto"/>
        <w:left w:val="none" w:sz="0" w:space="0" w:color="auto"/>
        <w:bottom w:val="none" w:sz="0" w:space="0" w:color="auto"/>
        <w:right w:val="none" w:sz="0" w:space="0" w:color="auto"/>
      </w:divBdr>
    </w:div>
    <w:div w:id="1874340136">
      <w:marLeft w:val="0"/>
      <w:marRight w:val="0"/>
      <w:marTop w:val="0"/>
      <w:marBottom w:val="0"/>
      <w:divBdr>
        <w:top w:val="none" w:sz="0" w:space="0" w:color="auto"/>
        <w:left w:val="none" w:sz="0" w:space="0" w:color="auto"/>
        <w:bottom w:val="none" w:sz="0" w:space="0" w:color="auto"/>
        <w:right w:val="none" w:sz="0" w:space="0" w:color="auto"/>
      </w:divBdr>
    </w:div>
    <w:div w:id="1874340696">
      <w:marLeft w:val="0"/>
      <w:marRight w:val="0"/>
      <w:marTop w:val="0"/>
      <w:marBottom w:val="0"/>
      <w:divBdr>
        <w:top w:val="none" w:sz="0" w:space="0" w:color="auto"/>
        <w:left w:val="none" w:sz="0" w:space="0" w:color="auto"/>
        <w:bottom w:val="none" w:sz="0" w:space="0" w:color="auto"/>
        <w:right w:val="none" w:sz="0" w:space="0" w:color="auto"/>
      </w:divBdr>
    </w:div>
    <w:div w:id="1874341077">
      <w:marLeft w:val="0"/>
      <w:marRight w:val="0"/>
      <w:marTop w:val="0"/>
      <w:marBottom w:val="0"/>
      <w:divBdr>
        <w:top w:val="none" w:sz="0" w:space="0" w:color="auto"/>
        <w:left w:val="none" w:sz="0" w:space="0" w:color="auto"/>
        <w:bottom w:val="none" w:sz="0" w:space="0" w:color="auto"/>
        <w:right w:val="none" w:sz="0" w:space="0" w:color="auto"/>
      </w:divBdr>
    </w:div>
    <w:div w:id="1874414929">
      <w:marLeft w:val="0"/>
      <w:marRight w:val="0"/>
      <w:marTop w:val="0"/>
      <w:marBottom w:val="0"/>
      <w:divBdr>
        <w:top w:val="none" w:sz="0" w:space="0" w:color="auto"/>
        <w:left w:val="none" w:sz="0" w:space="0" w:color="auto"/>
        <w:bottom w:val="none" w:sz="0" w:space="0" w:color="auto"/>
        <w:right w:val="none" w:sz="0" w:space="0" w:color="auto"/>
      </w:divBdr>
    </w:div>
    <w:div w:id="1874416841">
      <w:marLeft w:val="0"/>
      <w:marRight w:val="0"/>
      <w:marTop w:val="0"/>
      <w:marBottom w:val="0"/>
      <w:divBdr>
        <w:top w:val="none" w:sz="0" w:space="0" w:color="auto"/>
        <w:left w:val="none" w:sz="0" w:space="0" w:color="auto"/>
        <w:bottom w:val="none" w:sz="0" w:space="0" w:color="auto"/>
        <w:right w:val="none" w:sz="0" w:space="0" w:color="auto"/>
      </w:divBdr>
    </w:div>
    <w:div w:id="1874419381">
      <w:bodyDiv w:val="1"/>
      <w:marLeft w:val="0"/>
      <w:marRight w:val="0"/>
      <w:marTop w:val="0"/>
      <w:marBottom w:val="0"/>
      <w:divBdr>
        <w:top w:val="none" w:sz="0" w:space="0" w:color="auto"/>
        <w:left w:val="none" w:sz="0" w:space="0" w:color="auto"/>
        <w:bottom w:val="none" w:sz="0" w:space="0" w:color="auto"/>
        <w:right w:val="none" w:sz="0" w:space="0" w:color="auto"/>
      </w:divBdr>
    </w:div>
    <w:div w:id="1874465388">
      <w:marLeft w:val="0"/>
      <w:marRight w:val="0"/>
      <w:marTop w:val="0"/>
      <w:marBottom w:val="0"/>
      <w:divBdr>
        <w:top w:val="none" w:sz="0" w:space="0" w:color="auto"/>
        <w:left w:val="none" w:sz="0" w:space="0" w:color="auto"/>
        <w:bottom w:val="none" w:sz="0" w:space="0" w:color="auto"/>
        <w:right w:val="none" w:sz="0" w:space="0" w:color="auto"/>
      </w:divBdr>
    </w:div>
    <w:div w:id="1874493343">
      <w:marLeft w:val="0"/>
      <w:marRight w:val="0"/>
      <w:marTop w:val="0"/>
      <w:marBottom w:val="0"/>
      <w:divBdr>
        <w:top w:val="none" w:sz="0" w:space="0" w:color="auto"/>
        <w:left w:val="none" w:sz="0" w:space="0" w:color="auto"/>
        <w:bottom w:val="none" w:sz="0" w:space="0" w:color="auto"/>
        <w:right w:val="none" w:sz="0" w:space="0" w:color="auto"/>
      </w:divBdr>
    </w:div>
    <w:div w:id="1874534968">
      <w:marLeft w:val="0"/>
      <w:marRight w:val="0"/>
      <w:marTop w:val="0"/>
      <w:marBottom w:val="0"/>
      <w:divBdr>
        <w:top w:val="none" w:sz="0" w:space="0" w:color="auto"/>
        <w:left w:val="none" w:sz="0" w:space="0" w:color="auto"/>
        <w:bottom w:val="none" w:sz="0" w:space="0" w:color="auto"/>
        <w:right w:val="none" w:sz="0" w:space="0" w:color="auto"/>
      </w:divBdr>
    </w:div>
    <w:div w:id="1874615096">
      <w:marLeft w:val="0"/>
      <w:marRight w:val="0"/>
      <w:marTop w:val="0"/>
      <w:marBottom w:val="0"/>
      <w:divBdr>
        <w:top w:val="none" w:sz="0" w:space="0" w:color="auto"/>
        <w:left w:val="none" w:sz="0" w:space="0" w:color="auto"/>
        <w:bottom w:val="none" w:sz="0" w:space="0" w:color="auto"/>
        <w:right w:val="none" w:sz="0" w:space="0" w:color="auto"/>
      </w:divBdr>
    </w:div>
    <w:div w:id="1874727665">
      <w:marLeft w:val="0"/>
      <w:marRight w:val="0"/>
      <w:marTop w:val="0"/>
      <w:marBottom w:val="0"/>
      <w:divBdr>
        <w:top w:val="none" w:sz="0" w:space="0" w:color="auto"/>
        <w:left w:val="none" w:sz="0" w:space="0" w:color="auto"/>
        <w:bottom w:val="none" w:sz="0" w:space="0" w:color="auto"/>
        <w:right w:val="none" w:sz="0" w:space="0" w:color="auto"/>
      </w:divBdr>
    </w:div>
    <w:div w:id="1874882896">
      <w:marLeft w:val="0"/>
      <w:marRight w:val="0"/>
      <w:marTop w:val="0"/>
      <w:marBottom w:val="0"/>
      <w:divBdr>
        <w:top w:val="none" w:sz="0" w:space="0" w:color="auto"/>
        <w:left w:val="none" w:sz="0" w:space="0" w:color="auto"/>
        <w:bottom w:val="none" w:sz="0" w:space="0" w:color="auto"/>
        <w:right w:val="none" w:sz="0" w:space="0" w:color="auto"/>
      </w:divBdr>
    </w:div>
    <w:div w:id="1874925569">
      <w:marLeft w:val="0"/>
      <w:marRight w:val="0"/>
      <w:marTop w:val="0"/>
      <w:marBottom w:val="0"/>
      <w:divBdr>
        <w:top w:val="none" w:sz="0" w:space="0" w:color="auto"/>
        <w:left w:val="none" w:sz="0" w:space="0" w:color="auto"/>
        <w:bottom w:val="none" w:sz="0" w:space="0" w:color="auto"/>
        <w:right w:val="none" w:sz="0" w:space="0" w:color="auto"/>
      </w:divBdr>
    </w:div>
    <w:div w:id="1874999268">
      <w:marLeft w:val="0"/>
      <w:marRight w:val="0"/>
      <w:marTop w:val="0"/>
      <w:marBottom w:val="0"/>
      <w:divBdr>
        <w:top w:val="none" w:sz="0" w:space="0" w:color="auto"/>
        <w:left w:val="none" w:sz="0" w:space="0" w:color="auto"/>
        <w:bottom w:val="none" w:sz="0" w:space="0" w:color="auto"/>
        <w:right w:val="none" w:sz="0" w:space="0" w:color="auto"/>
      </w:divBdr>
    </w:div>
    <w:div w:id="1875074642">
      <w:marLeft w:val="0"/>
      <w:marRight w:val="0"/>
      <w:marTop w:val="0"/>
      <w:marBottom w:val="0"/>
      <w:divBdr>
        <w:top w:val="none" w:sz="0" w:space="0" w:color="auto"/>
        <w:left w:val="none" w:sz="0" w:space="0" w:color="auto"/>
        <w:bottom w:val="none" w:sz="0" w:space="0" w:color="auto"/>
        <w:right w:val="none" w:sz="0" w:space="0" w:color="auto"/>
      </w:divBdr>
    </w:div>
    <w:div w:id="1875269024">
      <w:marLeft w:val="0"/>
      <w:marRight w:val="0"/>
      <w:marTop w:val="0"/>
      <w:marBottom w:val="0"/>
      <w:divBdr>
        <w:top w:val="none" w:sz="0" w:space="0" w:color="auto"/>
        <w:left w:val="none" w:sz="0" w:space="0" w:color="auto"/>
        <w:bottom w:val="none" w:sz="0" w:space="0" w:color="auto"/>
        <w:right w:val="none" w:sz="0" w:space="0" w:color="auto"/>
      </w:divBdr>
    </w:div>
    <w:div w:id="1875383881">
      <w:marLeft w:val="0"/>
      <w:marRight w:val="0"/>
      <w:marTop w:val="0"/>
      <w:marBottom w:val="0"/>
      <w:divBdr>
        <w:top w:val="none" w:sz="0" w:space="0" w:color="auto"/>
        <w:left w:val="none" w:sz="0" w:space="0" w:color="auto"/>
        <w:bottom w:val="none" w:sz="0" w:space="0" w:color="auto"/>
        <w:right w:val="none" w:sz="0" w:space="0" w:color="auto"/>
      </w:divBdr>
    </w:div>
    <w:div w:id="1875536701">
      <w:bodyDiv w:val="1"/>
      <w:marLeft w:val="0"/>
      <w:marRight w:val="0"/>
      <w:marTop w:val="0"/>
      <w:marBottom w:val="0"/>
      <w:divBdr>
        <w:top w:val="none" w:sz="0" w:space="0" w:color="auto"/>
        <w:left w:val="none" w:sz="0" w:space="0" w:color="auto"/>
        <w:bottom w:val="none" w:sz="0" w:space="0" w:color="auto"/>
        <w:right w:val="none" w:sz="0" w:space="0" w:color="auto"/>
      </w:divBdr>
    </w:div>
    <w:div w:id="1875540477">
      <w:marLeft w:val="0"/>
      <w:marRight w:val="0"/>
      <w:marTop w:val="0"/>
      <w:marBottom w:val="0"/>
      <w:divBdr>
        <w:top w:val="none" w:sz="0" w:space="0" w:color="auto"/>
        <w:left w:val="none" w:sz="0" w:space="0" w:color="auto"/>
        <w:bottom w:val="none" w:sz="0" w:space="0" w:color="auto"/>
        <w:right w:val="none" w:sz="0" w:space="0" w:color="auto"/>
      </w:divBdr>
    </w:div>
    <w:div w:id="1875576076">
      <w:marLeft w:val="0"/>
      <w:marRight w:val="0"/>
      <w:marTop w:val="0"/>
      <w:marBottom w:val="0"/>
      <w:divBdr>
        <w:top w:val="none" w:sz="0" w:space="0" w:color="auto"/>
        <w:left w:val="none" w:sz="0" w:space="0" w:color="auto"/>
        <w:bottom w:val="none" w:sz="0" w:space="0" w:color="auto"/>
        <w:right w:val="none" w:sz="0" w:space="0" w:color="auto"/>
      </w:divBdr>
    </w:div>
    <w:div w:id="1875576405">
      <w:marLeft w:val="0"/>
      <w:marRight w:val="0"/>
      <w:marTop w:val="0"/>
      <w:marBottom w:val="0"/>
      <w:divBdr>
        <w:top w:val="none" w:sz="0" w:space="0" w:color="auto"/>
        <w:left w:val="none" w:sz="0" w:space="0" w:color="auto"/>
        <w:bottom w:val="none" w:sz="0" w:space="0" w:color="auto"/>
        <w:right w:val="none" w:sz="0" w:space="0" w:color="auto"/>
      </w:divBdr>
    </w:div>
    <w:div w:id="1875607147">
      <w:marLeft w:val="0"/>
      <w:marRight w:val="0"/>
      <w:marTop w:val="0"/>
      <w:marBottom w:val="0"/>
      <w:divBdr>
        <w:top w:val="none" w:sz="0" w:space="0" w:color="auto"/>
        <w:left w:val="none" w:sz="0" w:space="0" w:color="auto"/>
        <w:bottom w:val="none" w:sz="0" w:space="0" w:color="auto"/>
        <w:right w:val="none" w:sz="0" w:space="0" w:color="auto"/>
      </w:divBdr>
    </w:div>
    <w:div w:id="1875727440">
      <w:marLeft w:val="0"/>
      <w:marRight w:val="0"/>
      <w:marTop w:val="0"/>
      <w:marBottom w:val="0"/>
      <w:divBdr>
        <w:top w:val="none" w:sz="0" w:space="0" w:color="auto"/>
        <w:left w:val="none" w:sz="0" w:space="0" w:color="auto"/>
        <w:bottom w:val="none" w:sz="0" w:space="0" w:color="auto"/>
        <w:right w:val="none" w:sz="0" w:space="0" w:color="auto"/>
      </w:divBdr>
    </w:div>
    <w:div w:id="1875845427">
      <w:marLeft w:val="0"/>
      <w:marRight w:val="0"/>
      <w:marTop w:val="0"/>
      <w:marBottom w:val="0"/>
      <w:divBdr>
        <w:top w:val="none" w:sz="0" w:space="0" w:color="auto"/>
        <w:left w:val="none" w:sz="0" w:space="0" w:color="auto"/>
        <w:bottom w:val="none" w:sz="0" w:space="0" w:color="auto"/>
        <w:right w:val="none" w:sz="0" w:space="0" w:color="auto"/>
      </w:divBdr>
    </w:div>
    <w:div w:id="1875849072">
      <w:marLeft w:val="0"/>
      <w:marRight w:val="0"/>
      <w:marTop w:val="0"/>
      <w:marBottom w:val="0"/>
      <w:divBdr>
        <w:top w:val="none" w:sz="0" w:space="0" w:color="auto"/>
        <w:left w:val="none" w:sz="0" w:space="0" w:color="auto"/>
        <w:bottom w:val="none" w:sz="0" w:space="0" w:color="auto"/>
        <w:right w:val="none" w:sz="0" w:space="0" w:color="auto"/>
      </w:divBdr>
    </w:div>
    <w:div w:id="1875917909">
      <w:marLeft w:val="0"/>
      <w:marRight w:val="0"/>
      <w:marTop w:val="0"/>
      <w:marBottom w:val="0"/>
      <w:divBdr>
        <w:top w:val="none" w:sz="0" w:space="0" w:color="auto"/>
        <w:left w:val="none" w:sz="0" w:space="0" w:color="auto"/>
        <w:bottom w:val="none" w:sz="0" w:space="0" w:color="auto"/>
        <w:right w:val="none" w:sz="0" w:space="0" w:color="auto"/>
      </w:divBdr>
    </w:div>
    <w:div w:id="1875923580">
      <w:marLeft w:val="0"/>
      <w:marRight w:val="0"/>
      <w:marTop w:val="0"/>
      <w:marBottom w:val="0"/>
      <w:divBdr>
        <w:top w:val="none" w:sz="0" w:space="0" w:color="auto"/>
        <w:left w:val="none" w:sz="0" w:space="0" w:color="auto"/>
        <w:bottom w:val="none" w:sz="0" w:space="0" w:color="auto"/>
        <w:right w:val="none" w:sz="0" w:space="0" w:color="auto"/>
      </w:divBdr>
    </w:div>
    <w:div w:id="1875927347">
      <w:marLeft w:val="0"/>
      <w:marRight w:val="0"/>
      <w:marTop w:val="0"/>
      <w:marBottom w:val="0"/>
      <w:divBdr>
        <w:top w:val="none" w:sz="0" w:space="0" w:color="auto"/>
        <w:left w:val="none" w:sz="0" w:space="0" w:color="auto"/>
        <w:bottom w:val="none" w:sz="0" w:space="0" w:color="auto"/>
        <w:right w:val="none" w:sz="0" w:space="0" w:color="auto"/>
      </w:divBdr>
    </w:div>
    <w:div w:id="1876111053">
      <w:marLeft w:val="0"/>
      <w:marRight w:val="0"/>
      <w:marTop w:val="0"/>
      <w:marBottom w:val="0"/>
      <w:divBdr>
        <w:top w:val="none" w:sz="0" w:space="0" w:color="auto"/>
        <w:left w:val="none" w:sz="0" w:space="0" w:color="auto"/>
        <w:bottom w:val="none" w:sz="0" w:space="0" w:color="auto"/>
        <w:right w:val="none" w:sz="0" w:space="0" w:color="auto"/>
      </w:divBdr>
    </w:div>
    <w:div w:id="1876112116">
      <w:marLeft w:val="0"/>
      <w:marRight w:val="0"/>
      <w:marTop w:val="0"/>
      <w:marBottom w:val="0"/>
      <w:divBdr>
        <w:top w:val="none" w:sz="0" w:space="0" w:color="auto"/>
        <w:left w:val="none" w:sz="0" w:space="0" w:color="auto"/>
        <w:bottom w:val="none" w:sz="0" w:space="0" w:color="auto"/>
        <w:right w:val="none" w:sz="0" w:space="0" w:color="auto"/>
      </w:divBdr>
    </w:div>
    <w:div w:id="1876190426">
      <w:marLeft w:val="0"/>
      <w:marRight w:val="0"/>
      <w:marTop w:val="0"/>
      <w:marBottom w:val="0"/>
      <w:divBdr>
        <w:top w:val="none" w:sz="0" w:space="0" w:color="auto"/>
        <w:left w:val="none" w:sz="0" w:space="0" w:color="auto"/>
        <w:bottom w:val="none" w:sz="0" w:space="0" w:color="auto"/>
        <w:right w:val="none" w:sz="0" w:space="0" w:color="auto"/>
      </w:divBdr>
    </w:div>
    <w:div w:id="1876193411">
      <w:marLeft w:val="0"/>
      <w:marRight w:val="0"/>
      <w:marTop w:val="0"/>
      <w:marBottom w:val="0"/>
      <w:divBdr>
        <w:top w:val="none" w:sz="0" w:space="0" w:color="auto"/>
        <w:left w:val="none" w:sz="0" w:space="0" w:color="auto"/>
        <w:bottom w:val="none" w:sz="0" w:space="0" w:color="auto"/>
        <w:right w:val="none" w:sz="0" w:space="0" w:color="auto"/>
      </w:divBdr>
    </w:div>
    <w:div w:id="1876231255">
      <w:marLeft w:val="0"/>
      <w:marRight w:val="0"/>
      <w:marTop w:val="0"/>
      <w:marBottom w:val="0"/>
      <w:divBdr>
        <w:top w:val="none" w:sz="0" w:space="0" w:color="auto"/>
        <w:left w:val="none" w:sz="0" w:space="0" w:color="auto"/>
        <w:bottom w:val="none" w:sz="0" w:space="0" w:color="auto"/>
        <w:right w:val="none" w:sz="0" w:space="0" w:color="auto"/>
      </w:divBdr>
    </w:div>
    <w:div w:id="1876237956">
      <w:marLeft w:val="0"/>
      <w:marRight w:val="0"/>
      <w:marTop w:val="0"/>
      <w:marBottom w:val="0"/>
      <w:divBdr>
        <w:top w:val="none" w:sz="0" w:space="0" w:color="auto"/>
        <w:left w:val="none" w:sz="0" w:space="0" w:color="auto"/>
        <w:bottom w:val="none" w:sz="0" w:space="0" w:color="auto"/>
        <w:right w:val="none" w:sz="0" w:space="0" w:color="auto"/>
      </w:divBdr>
    </w:div>
    <w:div w:id="1876309434">
      <w:marLeft w:val="0"/>
      <w:marRight w:val="0"/>
      <w:marTop w:val="0"/>
      <w:marBottom w:val="0"/>
      <w:divBdr>
        <w:top w:val="none" w:sz="0" w:space="0" w:color="auto"/>
        <w:left w:val="none" w:sz="0" w:space="0" w:color="auto"/>
        <w:bottom w:val="none" w:sz="0" w:space="0" w:color="auto"/>
        <w:right w:val="none" w:sz="0" w:space="0" w:color="auto"/>
      </w:divBdr>
    </w:div>
    <w:div w:id="1876310356">
      <w:marLeft w:val="0"/>
      <w:marRight w:val="0"/>
      <w:marTop w:val="0"/>
      <w:marBottom w:val="0"/>
      <w:divBdr>
        <w:top w:val="none" w:sz="0" w:space="0" w:color="auto"/>
        <w:left w:val="none" w:sz="0" w:space="0" w:color="auto"/>
        <w:bottom w:val="none" w:sz="0" w:space="0" w:color="auto"/>
        <w:right w:val="none" w:sz="0" w:space="0" w:color="auto"/>
      </w:divBdr>
    </w:div>
    <w:div w:id="1876380673">
      <w:marLeft w:val="0"/>
      <w:marRight w:val="0"/>
      <w:marTop w:val="0"/>
      <w:marBottom w:val="0"/>
      <w:divBdr>
        <w:top w:val="none" w:sz="0" w:space="0" w:color="auto"/>
        <w:left w:val="none" w:sz="0" w:space="0" w:color="auto"/>
        <w:bottom w:val="none" w:sz="0" w:space="0" w:color="auto"/>
        <w:right w:val="none" w:sz="0" w:space="0" w:color="auto"/>
      </w:divBdr>
    </w:div>
    <w:div w:id="1876431646">
      <w:marLeft w:val="0"/>
      <w:marRight w:val="0"/>
      <w:marTop w:val="0"/>
      <w:marBottom w:val="0"/>
      <w:divBdr>
        <w:top w:val="none" w:sz="0" w:space="0" w:color="auto"/>
        <w:left w:val="none" w:sz="0" w:space="0" w:color="auto"/>
        <w:bottom w:val="none" w:sz="0" w:space="0" w:color="auto"/>
        <w:right w:val="none" w:sz="0" w:space="0" w:color="auto"/>
      </w:divBdr>
    </w:div>
    <w:div w:id="1876573856">
      <w:marLeft w:val="0"/>
      <w:marRight w:val="0"/>
      <w:marTop w:val="0"/>
      <w:marBottom w:val="0"/>
      <w:divBdr>
        <w:top w:val="none" w:sz="0" w:space="0" w:color="auto"/>
        <w:left w:val="none" w:sz="0" w:space="0" w:color="auto"/>
        <w:bottom w:val="none" w:sz="0" w:space="0" w:color="auto"/>
        <w:right w:val="none" w:sz="0" w:space="0" w:color="auto"/>
      </w:divBdr>
    </w:div>
    <w:div w:id="1876649224">
      <w:marLeft w:val="0"/>
      <w:marRight w:val="0"/>
      <w:marTop w:val="0"/>
      <w:marBottom w:val="0"/>
      <w:divBdr>
        <w:top w:val="none" w:sz="0" w:space="0" w:color="auto"/>
        <w:left w:val="none" w:sz="0" w:space="0" w:color="auto"/>
        <w:bottom w:val="none" w:sz="0" w:space="0" w:color="auto"/>
        <w:right w:val="none" w:sz="0" w:space="0" w:color="auto"/>
      </w:divBdr>
    </w:div>
    <w:div w:id="1876696323">
      <w:marLeft w:val="0"/>
      <w:marRight w:val="0"/>
      <w:marTop w:val="0"/>
      <w:marBottom w:val="0"/>
      <w:divBdr>
        <w:top w:val="none" w:sz="0" w:space="0" w:color="auto"/>
        <w:left w:val="none" w:sz="0" w:space="0" w:color="auto"/>
        <w:bottom w:val="none" w:sz="0" w:space="0" w:color="auto"/>
        <w:right w:val="none" w:sz="0" w:space="0" w:color="auto"/>
      </w:divBdr>
    </w:div>
    <w:div w:id="1876697966">
      <w:marLeft w:val="0"/>
      <w:marRight w:val="0"/>
      <w:marTop w:val="0"/>
      <w:marBottom w:val="0"/>
      <w:divBdr>
        <w:top w:val="none" w:sz="0" w:space="0" w:color="auto"/>
        <w:left w:val="none" w:sz="0" w:space="0" w:color="auto"/>
        <w:bottom w:val="none" w:sz="0" w:space="0" w:color="auto"/>
        <w:right w:val="none" w:sz="0" w:space="0" w:color="auto"/>
      </w:divBdr>
    </w:div>
    <w:div w:id="1876768610">
      <w:marLeft w:val="0"/>
      <w:marRight w:val="0"/>
      <w:marTop w:val="0"/>
      <w:marBottom w:val="0"/>
      <w:divBdr>
        <w:top w:val="none" w:sz="0" w:space="0" w:color="auto"/>
        <w:left w:val="none" w:sz="0" w:space="0" w:color="auto"/>
        <w:bottom w:val="none" w:sz="0" w:space="0" w:color="auto"/>
        <w:right w:val="none" w:sz="0" w:space="0" w:color="auto"/>
      </w:divBdr>
    </w:div>
    <w:div w:id="1876773746">
      <w:marLeft w:val="0"/>
      <w:marRight w:val="0"/>
      <w:marTop w:val="0"/>
      <w:marBottom w:val="0"/>
      <w:divBdr>
        <w:top w:val="none" w:sz="0" w:space="0" w:color="auto"/>
        <w:left w:val="none" w:sz="0" w:space="0" w:color="auto"/>
        <w:bottom w:val="none" w:sz="0" w:space="0" w:color="auto"/>
        <w:right w:val="none" w:sz="0" w:space="0" w:color="auto"/>
      </w:divBdr>
    </w:div>
    <w:div w:id="1876886819">
      <w:marLeft w:val="0"/>
      <w:marRight w:val="0"/>
      <w:marTop w:val="0"/>
      <w:marBottom w:val="0"/>
      <w:divBdr>
        <w:top w:val="none" w:sz="0" w:space="0" w:color="auto"/>
        <w:left w:val="none" w:sz="0" w:space="0" w:color="auto"/>
        <w:bottom w:val="none" w:sz="0" w:space="0" w:color="auto"/>
        <w:right w:val="none" w:sz="0" w:space="0" w:color="auto"/>
      </w:divBdr>
    </w:div>
    <w:div w:id="1876917091">
      <w:marLeft w:val="0"/>
      <w:marRight w:val="0"/>
      <w:marTop w:val="0"/>
      <w:marBottom w:val="0"/>
      <w:divBdr>
        <w:top w:val="none" w:sz="0" w:space="0" w:color="auto"/>
        <w:left w:val="none" w:sz="0" w:space="0" w:color="auto"/>
        <w:bottom w:val="none" w:sz="0" w:space="0" w:color="auto"/>
        <w:right w:val="none" w:sz="0" w:space="0" w:color="auto"/>
      </w:divBdr>
    </w:div>
    <w:div w:id="1877037966">
      <w:marLeft w:val="0"/>
      <w:marRight w:val="0"/>
      <w:marTop w:val="0"/>
      <w:marBottom w:val="0"/>
      <w:divBdr>
        <w:top w:val="none" w:sz="0" w:space="0" w:color="auto"/>
        <w:left w:val="none" w:sz="0" w:space="0" w:color="auto"/>
        <w:bottom w:val="none" w:sz="0" w:space="0" w:color="auto"/>
        <w:right w:val="none" w:sz="0" w:space="0" w:color="auto"/>
      </w:divBdr>
    </w:div>
    <w:div w:id="1877043049">
      <w:marLeft w:val="0"/>
      <w:marRight w:val="0"/>
      <w:marTop w:val="0"/>
      <w:marBottom w:val="0"/>
      <w:divBdr>
        <w:top w:val="none" w:sz="0" w:space="0" w:color="auto"/>
        <w:left w:val="none" w:sz="0" w:space="0" w:color="auto"/>
        <w:bottom w:val="none" w:sz="0" w:space="0" w:color="auto"/>
        <w:right w:val="none" w:sz="0" w:space="0" w:color="auto"/>
      </w:divBdr>
    </w:div>
    <w:div w:id="1877082404">
      <w:marLeft w:val="0"/>
      <w:marRight w:val="0"/>
      <w:marTop w:val="0"/>
      <w:marBottom w:val="0"/>
      <w:divBdr>
        <w:top w:val="none" w:sz="0" w:space="0" w:color="auto"/>
        <w:left w:val="none" w:sz="0" w:space="0" w:color="auto"/>
        <w:bottom w:val="none" w:sz="0" w:space="0" w:color="auto"/>
        <w:right w:val="none" w:sz="0" w:space="0" w:color="auto"/>
      </w:divBdr>
    </w:div>
    <w:div w:id="1877113204">
      <w:marLeft w:val="0"/>
      <w:marRight w:val="0"/>
      <w:marTop w:val="0"/>
      <w:marBottom w:val="0"/>
      <w:divBdr>
        <w:top w:val="none" w:sz="0" w:space="0" w:color="auto"/>
        <w:left w:val="none" w:sz="0" w:space="0" w:color="auto"/>
        <w:bottom w:val="none" w:sz="0" w:space="0" w:color="auto"/>
        <w:right w:val="none" w:sz="0" w:space="0" w:color="auto"/>
      </w:divBdr>
    </w:div>
    <w:div w:id="1877159728">
      <w:marLeft w:val="0"/>
      <w:marRight w:val="0"/>
      <w:marTop w:val="0"/>
      <w:marBottom w:val="0"/>
      <w:divBdr>
        <w:top w:val="none" w:sz="0" w:space="0" w:color="auto"/>
        <w:left w:val="none" w:sz="0" w:space="0" w:color="auto"/>
        <w:bottom w:val="none" w:sz="0" w:space="0" w:color="auto"/>
        <w:right w:val="none" w:sz="0" w:space="0" w:color="auto"/>
      </w:divBdr>
    </w:div>
    <w:div w:id="1877162378">
      <w:marLeft w:val="0"/>
      <w:marRight w:val="0"/>
      <w:marTop w:val="0"/>
      <w:marBottom w:val="0"/>
      <w:divBdr>
        <w:top w:val="none" w:sz="0" w:space="0" w:color="auto"/>
        <w:left w:val="none" w:sz="0" w:space="0" w:color="auto"/>
        <w:bottom w:val="none" w:sz="0" w:space="0" w:color="auto"/>
        <w:right w:val="none" w:sz="0" w:space="0" w:color="auto"/>
      </w:divBdr>
    </w:div>
    <w:div w:id="1877230404">
      <w:marLeft w:val="0"/>
      <w:marRight w:val="0"/>
      <w:marTop w:val="0"/>
      <w:marBottom w:val="0"/>
      <w:divBdr>
        <w:top w:val="none" w:sz="0" w:space="0" w:color="auto"/>
        <w:left w:val="none" w:sz="0" w:space="0" w:color="auto"/>
        <w:bottom w:val="none" w:sz="0" w:space="0" w:color="auto"/>
        <w:right w:val="none" w:sz="0" w:space="0" w:color="auto"/>
      </w:divBdr>
    </w:div>
    <w:div w:id="1877279811">
      <w:marLeft w:val="0"/>
      <w:marRight w:val="0"/>
      <w:marTop w:val="0"/>
      <w:marBottom w:val="0"/>
      <w:divBdr>
        <w:top w:val="none" w:sz="0" w:space="0" w:color="auto"/>
        <w:left w:val="none" w:sz="0" w:space="0" w:color="auto"/>
        <w:bottom w:val="none" w:sz="0" w:space="0" w:color="auto"/>
        <w:right w:val="none" w:sz="0" w:space="0" w:color="auto"/>
      </w:divBdr>
    </w:div>
    <w:div w:id="1877303525">
      <w:marLeft w:val="0"/>
      <w:marRight w:val="0"/>
      <w:marTop w:val="0"/>
      <w:marBottom w:val="0"/>
      <w:divBdr>
        <w:top w:val="none" w:sz="0" w:space="0" w:color="auto"/>
        <w:left w:val="none" w:sz="0" w:space="0" w:color="auto"/>
        <w:bottom w:val="none" w:sz="0" w:space="0" w:color="auto"/>
        <w:right w:val="none" w:sz="0" w:space="0" w:color="auto"/>
      </w:divBdr>
    </w:div>
    <w:div w:id="1877310495">
      <w:marLeft w:val="0"/>
      <w:marRight w:val="0"/>
      <w:marTop w:val="0"/>
      <w:marBottom w:val="0"/>
      <w:divBdr>
        <w:top w:val="none" w:sz="0" w:space="0" w:color="auto"/>
        <w:left w:val="none" w:sz="0" w:space="0" w:color="auto"/>
        <w:bottom w:val="none" w:sz="0" w:space="0" w:color="auto"/>
        <w:right w:val="none" w:sz="0" w:space="0" w:color="auto"/>
      </w:divBdr>
    </w:div>
    <w:div w:id="1877351607">
      <w:marLeft w:val="0"/>
      <w:marRight w:val="0"/>
      <w:marTop w:val="0"/>
      <w:marBottom w:val="0"/>
      <w:divBdr>
        <w:top w:val="none" w:sz="0" w:space="0" w:color="auto"/>
        <w:left w:val="none" w:sz="0" w:space="0" w:color="auto"/>
        <w:bottom w:val="none" w:sz="0" w:space="0" w:color="auto"/>
        <w:right w:val="none" w:sz="0" w:space="0" w:color="auto"/>
      </w:divBdr>
    </w:div>
    <w:div w:id="1877425092">
      <w:marLeft w:val="0"/>
      <w:marRight w:val="0"/>
      <w:marTop w:val="0"/>
      <w:marBottom w:val="0"/>
      <w:divBdr>
        <w:top w:val="none" w:sz="0" w:space="0" w:color="auto"/>
        <w:left w:val="none" w:sz="0" w:space="0" w:color="auto"/>
        <w:bottom w:val="none" w:sz="0" w:space="0" w:color="auto"/>
        <w:right w:val="none" w:sz="0" w:space="0" w:color="auto"/>
      </w:divBdr>
    </w:div>
    <w:div w:id="1877500232">
      <w:marLeft w:val="0"/>
      <w:marRight w:val="0"/>
      <w:marTop w:val="0"/>
      <w:marBottom w:val="0"/>
      <w:divBdr>
        <w:top w:val="none" w:sz="0" w:space="0" w:color="auto"/>
        <w:left w:val="none" w:sz="0" w:space="0" w:color="auto"/>
        <w:bottom w:val="none" w:sz="0" w:space="0" w:color="auto"/>
        <w:right w:val="none" w:sz="0" w:space="0" w:color="auto"/>
      </w:divBdr>
    </w:div>
    <w:div w:id="1877505519">
      <w:marLeft w:val="0"/>
      <w:marRight w:val="0"/>
      <w:marTop w:val="0"/>
      <w:marBottom w:val="0"/>
      <w:divBdr>
        <w:top w:val="none" w:sz="0" w:space="0" w:color="auto"/>
        <w:left w:val="none" w:sz="0" w:space="0" w:color="auto"/>
        <w:bottom w:val="none" w:sz="0" w:space="0" w:color="auto"/>
        <w:right w:val="none" w:sz="0" w:space="0" w:color="auto"/>
      </w:divBdr>
    </w:div>
    <w:div w:id="1877768807">
      <w:marLeft w:val="0"/>
      <w:marRight w:val="0"/>
      <w:marTop w:val="0"/>
      <w:marBottom w:val="0"/>
      <w:divBdr>
        <w:top w:val="none" w:sz="0" w:space="0" w:color="auto"/>
        <w:left w:val="none" w:sz="0" w:space="0" w:color="auto"/>
        <w:bottom w:val="none" w:sz="0" w:space="0" w:color="auto"/>
        <w:right w:val="none" w:sz="0" w:space="0" w:color="auto"/>
      </w:divBdr>
    </w:div>
    <w:div w:id="1878077481">
      <w:marLeft w:val="0"/>
      <w:marRight w:val="0"/>
      <w:marTop w:val="0"/>
      <w:marBottom w:val="0"/>
      <w:divBdr>
        <w:top w:val="none" w:sz="0" w:space="0" w:color="auto"/>
        <w:left w:val="none" w:sz="0" w:space="0" w:color="auto"/>
        <w:bottom w:val="none" w:sz="0" w:space="0" w:color="auto"/>
        <w:right w:val="none" w:sz="0" w:space="0" w:color="auto"/>
      </w:divBdr>
    </w:div>
    <w:div w:id="1878077989">
      <w:marLeft w:val="0"/>
      <w:marRight w:val="0"/>
      <w:marTop w:val="0"/>
      <w:marBottom w:val="0"/>
      <w:divBdr>
        <w:top w:val="none" w:sz="0" w:space="0" w:color="auto"/>
        <w:left w:val="none" w:sz="0" w:space="0" w:color="auto"/>
        <w:bottom w:val="none" w:sz="0" w:space="0" w:color="auto"/>
        <w:right w:val="none" w:sz="0" w:space="0" w:color="auto"/>
      </w:divBdr>
    </w:div>
    <w:div w:id="1878082626">
      <w:marLeft w:val="0"/>
      <w:marRight w:val="0"/>
      <w:marTop w:val="0"/>
      <w:marBottom w:val="0"/>
      <w:divBdr>
        <w:top w:val="none" w:sz="0" w:space="0" w:color="auto"/>
        <w:left w:val="none" w:sz="0" w:space="0" w:color="auto"/>
        <w:bottom w:val="none" w:sz="0" w:space="0" w:color="auto"/>
        <w:right w:val="none" w:sz="0" w:space="0" w:color="auto"/>
      </w:divBdr>
    </w:div>
    <w:div w:id="1878154039">
      <w:marLeft w:val="0"/>
      <w:marRight w:val="0"/>
      <w:marTop w:val="0"/>
      <w:marBottom w:val="0"/>
      <w:divBdr>
        <w:top w:val="none" w:sz="0" w:space="0" w:color="auto"/>
        <w:left w:val="none" w:sz="0" w:space="0" w:color="auto"/>
        <w:bottom w:val="none" w:sz="0" w:space="0" w:color="auto"/>
        <w:right w:val="none" w:sz="0" w:space="0" w:color="auto"/>
      </w:divBdr>
    </w:div>
    <w:div w:id="1878155291">
      <w:marLeft w:val="0"/>
      <w:marRight w:val="0"/>
      <w:marTop w:val="0"/>
      <w:marBottom w:val="0"/>
      <w:divBdr>
        <w:top w:val="none" w:sz="0" w:space="0" w:color="auto"/>
        <w:left w:val="none" w:sz="0" w:space="0" w:color="auto"/>
        <w:bottom w:val="none" w:sz="0" w:space="0" w:color="auto"/>
        <w:right w:val="none" w:sz="0" w:space="0" w:color="auto"/>
      </w:divBdr>
    </w:div>
    <w:div w:id="1878203220">
      <w:marLeft w:val="0"/>
      <w:marRight w:val="0"/>
      <w:marTop w:val="0"/>
      <w:marBottom w:val="0"/>
      <w:divBdr>
        <w:top w:val="none" w:sz="0" w:space="0" w:color="auto"/>
        <w:left w:val="none" w:sz="0" w:space="0" w:color="auto"/>
        <w:bottom w:val="none" w:sz="0" w:space="0" w:color="auto"/>
        <w:right w:val="none" w:sz="0" w:space="0" w:color="auto"/>
      </w:divBdr>
    </w:div>
    <w:div w:id="1878276723">
      <w:marLeft w:val="0"/>
      <w:marRight w:val="0"/>
      <w:marTop w:val="0"/>
      <w:marBottom w:val="0"/>
      <w:divBdr>
        <w:top w:val="none" w:sz="0" w:space="0" w:color="auto"/>
        <w:left w:val="none" w:sz="0" w:space="0" w:color="auto"/>
        <w:bottom w:val="none" w:sz="0" w:space="0" w:color="auto"/>
        <w:right w:val="none" w:sz="0" w:space="0" w:color="auto"/>
      </w:divBdr>
    </w:div>
    <w:div w:id="1878423710">
      <w:marLeft w:val="0"/>
      <w:marRight w:val="0"/>
      <w:marTop w:val="0"/>
      <w:marBottom w:val="0"/>
      <w:divBdr>
        <w:top w:val="none" w:sz="0" w:space="0" w:color="auto"/>
        <w:left w:val="none" w:sz="0" w:space="0" w:color="auto"/>
        <w:bottom w:val="none" w:sz="0" w:space="0" w:color="auto"/>
        <w:right w:val="none" w:sz="0" w:space="0" w:color="auto"/>
      </w:divBdr>
    </w:div>
    <w:div w:id="1878546974">
      <w:marLeft w:val="0"/>
      <w:marRight w:val="0"/>
      <w:marTop w:val="0"/>
      <w:marBottom w:val="0"/>
      <w:divBdr>
        <w:top w:val="none" w:sz="0" w:space="0" w:color="auto"/>
        <w:left w:val="none" w:sz="0" w:space="0" w:color="auto"/>
        <w:bottom w:val="none" w:sz="0" w:space="0" w:color="auto"/>
        <w:right w:val="none" w:sz="0" w:space="0" w:color="auto"/>
      </w:divBdr>
    </w:div>
    <w:div w:id="1878621801">
      <w:marLeft w:val="0"/>
      <w:marRight w:val="0"/>
      <w:marTop w:val="0"/>
      <w:marBottom w:val="0"/>
      <w:divBdr>
        <w:top w:val="none" w:sz="0" w:space="0" w:color="auto"/>
        <w:left w:val="none" w:sz="0" w:space="0" w:color="auto"/>
        <w:bottom w:val="none" w:sz="0" w:space="0" w:color="auto"/>
        <w:right w:val="none" w:sz="0" w:space="0" w:color="auto"/>
      </w:divBdr>
    </w:div>
    <w:div w:id="1878659870">
      <w:marLeft w:val="0"/>
      <w:marRight w:val="0"/>
      <w:marTop w:val="0"/>
      <w:marBottom w:val="0"/>
      <w:divBdr>
        <w:top w:val="none" w:sz="0" w:space="0" w:color="auto"/>
        <w:left w:val="none" w:sz="0" w:space="0" w:color="auto"/>
        <w:bottom w:val="none" w:sz="0" w:space="0" w:color="auto"/>
        <w:right w:val="none" w:sz="0" w:space="0" w:color="auto"/>
      </w:divBdr>
    </w:div>
    <w:div w:id="1878660659">
      <w:marLeft w:val="0"/>
      <w:marRight w:val="0"/>
      <w:marTop w:val="0"/>
      <w:marBottom w:val="0"/>
      <w:divBdr>
        <w:top w:val="none" w:sz="0" w:space="0" w:color="auto"/>
        <w:left w:val="none" w:sz="0" w:space="0" w:color="auto"/>
        <w:bottom w:val="none" w:sz="0" w:space="0" w:color="auto"/>
        <w:right w:val="none" w:sz="0" w:space="0" w:color="auto"/>
      </w:divBdr>
    </w:div>
    <w:div w:id="1878663182">
      <w:marLeft w:val="0"/>
      <w:marRight w:val="0"/>
      <w:marTop w:val="0"/>
      <w:marBottom w:val="0"/>
      <w:divBdr>
        <w:top w:val="none" w:sz="0" w:space="0" w:color="auto"/>
        <w:left w:val="none" w:sz="0" w:space="0" w:color="auto"/>
        <w:bottom w:val="none" w:sz="0" w:space="0" w:color="auto"/>
        <w:right w:val="none" w:sz="0" w:space="0" w:color="auto"/>
      </w:divBdr>
    </w:div>
    <w:div w:id="1878734699">
      <w:marLeft w:val="0"/>
      <w:marRight w:val="0"/>
      <w:marTop w:val="0"/>
      <w:marBottom w:val="0"/>
      <w:divBdr>
        <w:top w:val="none" w:sz="0" w:space="0" w:color="auto"/>
        <w:left w:val="none" w:sz="0" w:space="0" w:color="auto"/>
        <w:bottom w:val="none" w:sz="0" w:space="0" w:color="auto"/>
        <w:right w:val="none" w:sz="0" w:space="0" w:color="auto"/>
      </w:divBdr>
    </w:div>
    <w:div w:id="1879001289">
      <w:bodyDiv w:val="1"/>
      <w:marLeft w:val="0"/>
      <w:marRight w:val="0"/>
      <w:marTop w:val="0"/>
      <w:marBottom w:val="0"/>
      <w:divBdr>
        <w:top w:val="none" w:sz="0" w:space="0" w:color="auto"/>
        <w:left w:val="none" w:sz="0" w:space="0" w:color="auto"/>
        <w:bottom w:val="none" w:sz="0" w:space="0" w:color="auto"/>
        <w:right w:val="none" w:sz="0" w:space="0" w:color="auto"/>
      </w:divBdr>
    </w:div>
    <w:div w:id="1879119405">
      <w:marLeft w:val="0"/>
      <w:marRight w:val="0"/>
      <w:marTop w:val="0"/>
      <w:marBottom w:val="0"/>
      <w:divBdr>
        <w:top w:val="none" w:sz="0" w:space="0" w:color="auto"/>
        <w:left w:val="none" w:sz="0" w:space="0" w:color="auto"/>
        <w:bottom w:val="none" w:sz="0" w:space="0" w:color="auto"/>
        <w:right w:val="none" w:sz="0" w:space="0" w:color="auto"/>
      </w:divBdr>
    </w:div>
    <w:div w:id="1879273018">
      <w:marLeft w:val="0"/>
      <w:marRight w:val="0"/>
      <w:marTop w:val="0"/>
      <w:marBottom w:val="0"/>
      <w:divBdr>
        <w:top w:val="none" w:sz="0" w:space="0" w:color="auto"/>
        <w:left w:val="none" w:sz="0" w:space="0" w:color="auto"/>
        <w:bottom w:val="none" w:sz="0" w:space="0" w:color="auto"/>
        <w:right w:val="none" w:sz="0" w:space="0" w:color="auto"/>
      </w:divBdr>
    </w:div>
    <w:div w:id="1879389191">
      <w:marLeft w:val="0"/>
      <w:marRight w:val="0"/>
      <w:marTop w:val="0"/>
      <w:marBottom w:val="0"/>
      <w:divBdr>
        <w:top w:val="none" w:sz="0" w:space="0" w:color="auto"/>
        <w:left w:val="none" w:sz="0" w:space="0" w:color="auto"/>
        <w:bottom w:val="none" w:sz="0" w:space="0" w:color="auto"/>
        <w:right w:val="none" w:sz="0" w:space="0" w:color="auto"/>
      </w:divBdr>
    </w:div>
    <w:div w:id="1879390259">
      <w:marLeft w:val="0"/>
      <w:marRight w:val="0"/>
      <w:marTop w:val="0"/>
      <w:marBottom w:val="0"/>
      <w:divBdr>
        <w:top w:val="none" w:sz="0" w:space="0" w:color="auto"/>
        <w:left w:val="none" w:sz="0" w:space="0" w:color="auto"/>
        <w:bottom w:val="none" w:sz="0" w:space="0" w:color="auto"/>
        <w:right w:val="none" w:sz="0" w:space="0" w:color="auto"/>
      </w:divBdr>
    </w:div>
    <w:div w:id="1879396575">
      <w:marLeft w:val="0"/>
      <w:marRight w:val="0"/>
      <w:marTop w:val="0"/>
      <w:marBottom w:val="0"/>
      <w:divBdr>
        <w:top w:val="none" w:sz="0" w:space="0" w:color="auto"/>
        <w:left w:val="none" w:sz="0" w:space="0" w:color="auto"/>
        <w:bottom w:val="none" w:sz="0" w:space="0" w:color="auto"/>
        <w:right w:val="none" w:sz="0" w:space="0" w:color="auto"/>
      </w:divBdr>
    </w:div>
    <w:div w:id="1879584719">
      <w:marLeft w:val="0"/>
      <w:marRight w:val="0"/>
      <w:marTop w:val="0"/>
      <w:marBottom w:val="0"/>
      <w:divBdr>
        <w:top w:val="none" w:sz="0" w:space="0" w:color="auto"/>
        <w:left w:val="none" w:sz="0" w:space="0" w:color="auto"/>
        <w:bottom w:val="none" w:sz="0" w:space="0" w:color="auto"/>
        <w:right w:val="none" w:sz="0" w:space="0" w:color="auto"/>
      </w:divBdr>
    </w:div>
    <w:div w:id="1879585208">
      <w:marLeft w:val="0"/>
      <w:marRight w:val="0"/>
      <w:marTop w:val="0"/>
      <w:marBottom w:val="0"/>
      <w:divBdr>
        <w:top w:val="none" w:sz="0" w:space="0" w:color="auto"/>
        <w:left w:val="none" w:sz="0" w:space="0" w:color="auto"/>
        <w:bottom w:val="none" w:sz="0" w:space="0" w:color="auto"/>
        <w:right w:val="none" w:sz="0" w:space="0" w:color="auto"/>
      </w:divBdr>
    </w:div>
    <w:div w:id="1879586653">
      <w:marLeft w:val="0"/>
      <w:marRight w:val="0"/>
      <w:marTop w:val="0"/>
      <w:marBottom w:val="0"/>
      <w:divBdr>
        <w:top w:val="none" w:sz="0" w:space="0" w:color="auto"/>
        <w:left w:val="none" w:sz="0" w:space="0" w:color="auto"/>
        <w:bottom w:val="none" w:sz="0" w:space="0" w:color="auto"/>
        <w:right w:val="none" w:sz="0" w:space="0" w:color="auto"/>
      </w:divBdr>
    </w:div>
    <w:div w:id="1879588643">
      <w:marLeft w:val="0"/>
      <w:marRight w:val="0"/>
      <w:marTop w:val="0"/>
      <w:marBottom w:val="0"/>
      <w:divBdr>
        <w:top w:val="none" w:sz="0" w:space="0" w:color="auto"/>
        <w:left w:val="none" w:sz="0" w:space="0" w:color="auto"/>
        <w:bottom w:val="none" w:sz="0" w:space="0" w:color="auto"/>
        <w:right w:val="none" w:sz="0" w:space="0" w:color="auto"/>
      </w:divBdr>
    </w:div>
    <w:div w:id="1879657058">
      <w:marLeft w:val="0"/>
      <w:marRight w:val="0"/>
      <w:marTop w:val="0"/>
      <w:marBottom w:val="0"/>
      <w:divBdr>
        <w:top w:val="none" w:sz="0" w:space="0" w:color="auto"/>
        <w:left w:val="none" w:sz="0" w:space="0" w:color="auto"/>
        <w:bottom w:val="none" w:sz="0" w:space="0" w:color="auto"/>
        <w:right w:val="none" w:sz="0" w:space="0" w:color="auto"/>
      </w:divBdr>
    </w:div>
    <w:div w:id="1879734351">
      <w:marLeft w:val="0"/>
      <w:marRight w:val="0"/>
      <w:marTop w:val="0"/>
      <w:marBottom w:val="0"/>
      <w:divBdr>
        <w:top w:val="none" w:sz="0" w:space="0" w:color="auto"/>
        <w:left w:val="none" w:sz="0" w:space="0" w:color="auto"/>
        <w:bottom w:val="none" w:sz="0" w:space="0" w:color="auto"/>
        <w:right w:val="none" w:sz="0" w:space="0" w:color="auto"/>
      </w:divBdr>
    </w:div>
    <w:div w:id="1879734986">
      <w:marLeft w:val="0"/>
      <w:marRight w:val="0"/>
      <w:marTop w:val="0"/>
      <w:marBottom w:val="0"/>
      <w:divBdr>
        <w:top w:val="none" w:sz="0" w:space="0" w:color="auto"/>
        <w:left w:val="none" w:sz="0" w:space="0" w:color="auto"/>
        <w:bottom w:val="none" w:sz="0" w:space="0" w:color="auto"/>
        <w:right w:val="none" w:sz="0" w:space="0" w:color="auto"/>
      </w:divBdr>
    </w:div>
    <w:div w:id="1879774311">
      <w:marLeft w:val="0"/>
      <w:marRight w:val="0"/>
      <w:marTop w:val="0"/>
      <w:marBottom w:val="0"/>
      <w:divBdr>
        <w:top w:val="none" w:sz="0" w:space="0" w:color="auto"/>
        <w:left w:val="none" w:sz="0" w:space="0" w:color="auto"/>
        <w:bottom w:val="none" w:sz="0" w:space="0" w:color="auto"/>
        <w:right w:val="none" w:sz="0" w:space="0" w:color="auto"/>
      </w:divBdr>
    </w:div>
    <w:div w:id="1879775527">
      <w:marLeft w:val="0"/>
      <w:marRight w:val="0"/>
      <w:marTop w:val="0"/>
      <w:marBottom w:val="0"/>
      <w:divBdr>
        <w:top w:val="none" w:sz="0" w:space="0" w:color="auto"/>
        <w:left w:val="none" w:sz="0" w:space="0" w:color="auto"/>
        <w:bottom w:val="none" w:sz="0" w:space="0" w:color="auto"/>
        <w:right w:val="none" w:sz="0" w:space="0" w:color="auto"/>
      </w:divBdr>
    </w:div>
    <w:div w:id="1879777020">
      <w:bodyDiv w:val="1"/>
      <w:marLeft w:val="0"/>
      <w:marRight w:val="0"/>
      <w:marTop w:val="0"/>
      <w:marBottom w:val="0"/>
      <w:divBdr>
        <w:top w:val="none" w:sz="0" w:space="0" w:color="auto"/>
        <w:left w:val="none" w:sz="0" w:space="0" w:color="auto"/>
        <w:bottom w:val="none" w:sz="0" w:space="0" w:color="auto"/>
        <w:right w:val="none" w:sz="0" w:space="0" w:color="auto"/>
      </w:divBdr>
    </w:div>
    <w:div w:id="1879780395">
      <w:marLeft w:val="0"/>
      <w:marRight w:val="0"/>
      <w:marTop w:val="0"/>
      <w:marBottom w:val="0"/>
      <w:divBdr>
        <w:top w:val="none" w:sz="0" w:space="0" w:color="auto"/>
        <w:left w:val="none" w:sz="0" w:space="0" w:color="auto"/>
        <w:bottom w:val="none" w:sz="0" w:space="0" w:color="auto"/>
        <w:right w:val="none" w:sz="0" w:space="0" w:color="auto"/>
      </w:divBdr>
    </w:div>
    <w:div w:id="1879849892">
      <w:marLeft w:val="0"/>
      <w:marRight w:val="0"/>
      <w:marTop w:val="0"/>
      <w:marBottom w:val="0"/>
      <w:divBdr>
        <w:top w:val="none" w:sz="0" w:space="0" w:color="auto"/>
        <w:left w:val="none" w:sz="0" w:space="0" w:color="auto"/>
        <w:bottom w:val="none" w:sz="0" w:space="0" w:color="auto"/>
        <w:right w:val="none" w:sz="0" w:space="0" w:color="auto"/>
      </w:divBdr>
    </w:div>
    <w:div w:id="1879851092">
      <w:marLeft w:val="0"/>
      <w:marRight w:val="0"/>
      <w:marTop w:val="0"/>
      <w:marBottom w:val="0"/>
      <w:divBdr>
        <w:top w:val="none" w:sz="0" w:space="0" w:color="auto"/>
        <w:left w:val="none" w:sz="0" w:space="0" w:color="auto"/>
        <w:bottom w:val="none" w:sz="0" w:space="0" w:color="auto"/>
        <w:right w:val="none" w:sz="0" w:space="0" w:color="auto"/>
      </w:divBdr>
    </w:div>
    <w:div w:id="1879852206">
      <w:marLeft w:val="0"/>
      <w:marRight w:val="0"/>
      <w:marTop w:val="0"/>
      <w:marBottom w:val="0"/>
      <w:divBdr>
        <w:top w:val="none" w:sz="0" w:space="0" w:color="auto"/>
        <w:left w:val="none" w:sz="0" w:space="0" w:color="auto"/>
        <w:bottom w:val="none" w:sz="0" w:space="0" w:color="auto"/>
        <w:right w:val="none" w:sz="0" w:space="0" w:color="auto"/>
      </w:divBdr>
    </w:div>
    <w:div w:id="1879852367">
      <w:marLeft w:val="0"/>
      <w:marRight w:val="0"/>
      <w:marTop w:val="0"/>
      <w:marBottom w:val="0"/>
      <w:divBdr>
        <w:top w:val="none" w:sz="0" w:space="0" w:color="auto"/>
        <w:left w:val="none" w:sz="0" w:space="0" w:color="auto"/>
        <w:bottom w:val="none" w:sz="0" w:space="0" w:color="auto"/>
        <w:right w:val="none" w:sz="0" w:space="0" w:color="auto"/>
      </w:divBdr>
    </w:div>
    <w:div w:id="1879853730">
      <w:marLeft w:val="0"/>
      <w:marRight w:val="0"/>
      <w:marTop w:val="0"/>
      <w:marBottom w:val="0"/>
      <w:divBdr>
        <w:top w:val="none" w:sz="0" w:space="0" w:color="auto"/>
        <w:left w:val="none" w:sz="0" w:space="0" w:color="auto"/>
        <w:bottom w:val="none" w:sz="0" w:space="0" w:color="auto"/>
        <w:right w:val="none" w:sz="0" w:space="0" w:color="auto"/>
      </w:divBdr>
    </w:div>
    <w:div w:id="1879900312">
      <w:marLeft w:val="0"/>
      <w:marRight w:val="0"/>
      <w:marTop w:val="0"/>
      <w:marBottom w:val="0"/>
      <w:divBdr>
        <w:top w:val="none" w:sz="0" w:space="0" w:color="auto"/>
        <w:left w:val="none" w:sz="0" w:space="0" w:color="auto"/>
        <w:bottom w:val="none" w:sz="0" w:space="0" w:color="auto"/>
        <w:right w:val="none" w:sz="0" w:space="0" w:color="auto"/>
      </w:divBdr>
    </w:div>
    <w:div w:id="1880118875">
      <w:marLeft w:val="0"/>
      <w:marRight w:val="0"/>
      <w:marTop w:val="0"/>
      <w:marBottom w:val="0"/>
      <w:divBdr>
        <w:top w:val="none" w:sz="0" w:space="0" w:color="auto"/>
        <w:left w:val="none" w:sz="0" w:space="0" w:color="auto"/>
        <w:bottom w:val="none" w:sz="0" w:space="0" w:color="auto"/>
        <w:right w:val="none" w:sz="0" w:space="0" w:color="auto"/>
      </w:divBdr>
    </w:div>
    <w:div w:id="1880119399">
      <w:marLeft w:val="0"/>
      <w:marRight w:val="0"/>
      <w:marTop w:val="0"/>
      <w:marBottom w:val="0"/>
      <w:divBdr>
        <w:top w:val="none" w:sz="0" w:space="0" w:color="auto"/>
        <w:left w:val="none" w:sz="0" w:space="0" w:color="auto"/>
        <w:bottom w:val="none" w:sz="0" w:space="0" w:color="auto"/>
        <w:right w:val="none" w:sz="0" w:space="0" w:color="auto"/>
      </w:divBdr>
    </w:div>
    <w:div w:id="1880122294">
      <w:marLeft w:val="0"/>
      <w:marRight w:val="0"/>
      <w:marTop w:val="0"/>
      <w:marBottom w:val="0"/>
      <w:divBdr>
        <w:top w:val="none" w:sz="0" w:space="0" w:color="auto"/>
        <w:left w:val="none" w:sz="0" w:space="0" w:color="auto"/>
        <w:bottom w:val="none" w:sz="0" w:space="0" w:color="auto"/>
        <w:right w:val="none" w:sz="0" w:space="0" w:color="auto"/>
      </w:divBdr>
    </w:div>
    <w:div w:id="1880165181">
      <w:marLeft w:val="0"/>
      <w:marRight w:val="0"/>
      <w:marTop w:val="0"/>
      <w:marBottom w:val="0"/>
      <w:divBdr>
        <w:top w:val="none" w:sz="0" w:space="0" w:color="auto"/>
        <w:left w:val="none" w:sz="0" w:space="0" w:color="auto"/>
        <w:bottom w:val="none" w:sz="0" w:space="0" w:color="auto"/>
        <w:right w:val="none" w:sz="0" w:space="0" w:color="auto"/>
      </w:divBdr>
    </w:div>
    <w:div w:id="1880168220">
      <w:marLeft w:val="0"/>
      <w:marRight w:val="0"/>
      <w:marTop w:val="0"/>
      <w:marBottom w:val="0"/>
      <w:divBdr>
        <w:top w:val="none" w:sz="0" w:space="0" w:color="auto"/>
        <w:left w:val="none" w:sz="0" w:space="0" w:color="auto"/>
        <w:bottom w:val="none" w:sz="0" w:space="0" w:color="auto"/>
        <w:right w:val="none" w:sz="0" w:space="0" w:color="auto"/>
      </w:divBdr>
    </w:div>
    <w:div w:id="1880168452">
      <w:marLeft w:val="0"/>
      <w:marRight w:val="0"/>
      <w:marTop w:val="0"/>
      <w:marBottom w:val="0"/>
      <w:divBdr>
        <w:top w:val="none" w:sz="0" w:space="0" w:color="auto"/>
        <w:left w:val="none" w:sz="0" w:space="0" w:color="auto"/>
        <w:bottom w:val="none" w:sz="0" w:space="0" w:color="auto"/>
        <w:right w:val="none" w:sz="0" w:space="0" w:color="auto"/>
      </w:divBdr>
    </w:div>
    <w:div w:id="1880168671">
      <w:marLeft w:val="0"/>
      <w:marRight w:val="0"/>
      <w:marTop w:val="0"/>
      <w:marBottom w:val="0"/>
      <w:divBdr>
        <w:top w:val="none" w:sz="0" w:space="0" w:color="auto"/>
        <w:left w:val="none" w:sz="0" w:space="0" w:color="auto"/>
        <w:bottom w:val="none" w:sz="0" w:space="0" w:color="auto"/>
        <w:right w:val="none" w:sz="0" w:space="0" w:color="auto"/>
      </w:divBdr>
    </w:div>
    <w:div w:id="1880239907">
      <w:marLeft w:val="0"/>
      <w:marRight w:val="0"/>
      <w:marTop w:val="0"/>
      <w:marBottom w:val="0"/>
      <w:divBdr>
        <w:top w:val="none" w:sz="0" w:space="0" w:color="auto"/>
        <w:left w:val="none" w:sz="0" w:space="0" w:color="auto"/>
        <w:bottom w:val="none" w:sz="0" w:space="0" w:color="auto"/>
        <w:right w:val="none" w:sz="0" w:space="0" w:color="auto"/>
      </w:divBdr>
    </w:div>
    <w:div w:id="1880317404">
      <w:marLeft w:val="0"/>
      <w:marRight w:val="0"/>
      <w:marTop w:val="0"/>
      <w:marBottom w:val="0"/>
      <w:divBdr>
        <w:top w:val="none" w:sz="0" w:space="0" w:color="auto"/>
        <w:left w:val="none" w:sz="0" w:space="0" w:color="auto"/>
        <w:bottom w:val="none" w:sz="0" w:space="0" w:color="auto"/>
        <w:right w:val="none" w:sz="0" w:space="0" w:color="auto"/>
      </w:divBdr>
    </w:div>
    <w:div w:id="1880360585">
      <w:marLeft w:val="0"/>
      <w:marRight w:val="0"/>
      <w:marTop w:val="0"/>
      <w:marBottom w:val="0"/>
      <w:divBdr>
        <w:top w:val="none" w:sz="0" w:space="0" w:color="auto"/>
        <w:left w:val="none" w:sz="0" w:space="0" w:color="auto"/>
        <w:bottom w:val="none" w:sz="0" w:space="0" w:color="auto"/>
        <w:right w:val="none" w:sz="0" w:space="0" w:color="auto"/>
      </w:divBdr>
    </w:div>
    <w:div w:id="1880388299">
      <w:marLeft w:val="0"/>
      <w:marRight w:val="0"/>
      <w:marTop w:val="0"/>
      <w:marBottom w:val="0"/>
      <w:divBdr>
        <w:top w:val="none" w:sz="0" w:space="0" w:color="auto"/>
        <w:left w:val="none" w:sz="0" w:space="0" w:color="auto"/>
        <w:bottom w:val="none" w:sz="0" w:space="0" w:color="auto"/>
        <w:right w:val="none" w:sz="0" w:space="0" w:color="auto"/>
      </w:divBdr>
    </w:div>
    <w:div w:id="1880432720">
      <w:bodyDiv w:val="1"/>
      <w:marLeft w:val="0"/>
      <w:marRight w:val="0"/>
      <w:marTop w:val="0"/>
      <w:marBottom w:val="0"/>
      <w:divBdr>
        <w:top w:val="none" w:sz="0" w:space="0" w:color="auto"/>
        <w:left w:val="none" w:sz="0" w:space="0" w:color="auto"/>
        <w:bottom w:val="none" w:sz="0" w:space="0" w:color="auto"/>
        <w:right w:val="none" w:sz="0" w:space="0" w:color="auto"/>
      </w:divBdr>
    </w:div>
    <w:div w:id="1880513228">
      <w:marLeft w:val="0"/>
      <w:marRight w:val="0"/>
      <w:marTop w:val="0"/>
      <w:marBottom w:val="0"/>
      <w:divBdr>
        <w:top w:val="none" w:sz="0" w:space="0" w:color="auto"/>
        <w:left w:val="none" w:sz="0" w:space="0" w:color="auto"/>
        <w:bottom w:val="none" w:sz="0" w:space="0" w:color="auto"/>
        <w:right w:val="none" w:sz="0" w:space="0" w:color="auto"/>
      </w:divBdr>
    </w:div>
    <w:div w:id="1880582417">
      <w:marLeft w:val="0"/>
      <w:marRight w:val="0"/>
      <w:marTop w:val="0"/>
      <w:marBottom w:val="0"/>
      <w:divBdr>
        <w:top w:val="none" w:sz="0" w:space="0" w:color="auto"/>
        <w:left w:val="none" w:sz="0" w:space="0" w:color="auto"/>
        <w:bottom w:val="none" w:sz="0" w:space="0" w:color="auto"/>
        <w:right w:val="none" w:sz="0" w:space="0" w:color="auto"/>
      </w:divBdr>
    </w:div>
    <w:div w:id="1880584100">
      <w:marLeft w:val="0"/>
      <w:marRight w:val="0"/>
      <w:marTop w:val="0"/>
      <w:marBottom w:val="0"/>
      <w:divBdr>
        <w:top w:val="none" w:sz="0" w:space="0" w:color="auto"/>
        <w:left w:val="none" w:sz="0" w:space="0" w:color="auto"/>
        <w:bottom w:val="none" w:sz="0" w:space="0" w:color="auto"/>
        <w:right w:val="none" w:sz="0" w:space="0" w:color="auto"/>
      </w:divBdr>
    </w:div>
    <w:div w:id="1880629279">
      <w:marLeft w:val="0"/>
      <w:marRight w:val="0"/>
      <w:marTop w:val="0"/>
      <w:marBottom w:val="0"/>
      <w:divBdr>
        <w:top w:val="none" w:sz="0" w:space="0" w:color="auto"/>
        <w:left w:val="none" w:sz="0" w:space="0" w:color="auto"/>
        <w:bottom w:val="none" w:sz="0" w:space="0" w:color="auto"/>
        <w:right w:val="none" w:sz="0" w:space="0" w:color="auto"/>
      </w:divBdr>
    </w:div>
    <w:div w:id="1880703915">
      <w:marLeft w:val="0"/>
      <w:marRight w:val="0"/>
      <w:marTop w:val="0"/>
      <w:marBottom w:val="0"/>
      <w:divBdr>
        <w:top w:val="none" w:sz="0" w:space="0" w:color="auto"/>
        <w:left w:val="none" w:sz="0" w:space="0" w:color="auto"/>
        <w:bottom w:val="none" w:sz="0" w:space="0" w:color="auto"/>
        <w:right w:val="none" w:sz="0" w:space="0" w:color="auto"/>
      </w:divBdr>
    </w:div>
    <w:div w:id="1880778609">
      <w:marLeft w:val="0"/>
      <w:marRight w:val="0"/>
      <w:marTop w:val="0"/>
      <w:marBottom w:val="0"/>
      <w:divBdr>
        <w:top w:val="none" w:sz="0" w:space="0" w:color="auto"/>
        <w:left w:val="none" w:sz="0" w:space="0" w:color="auto"/>
        <w:bottom w:val="none" w:sz="0" w:space="0" w:color="auto"/>
        <w:right w:val="none" w:sz="0" w:space="0" w:color="auto"/>
      </w:divBdr>
    </w:div>
    <w:div w:id="1880778953">
      <w:marLeft w:val="0"/>
      <w:marRight w:val="0"/>
      <w:marTop w:val="0"/>
      <w:marBottom w:val="0"/>
      <w:divBdr>
        <w:top w:val="none" w:sz="0" w:space="0" w:color="auto"/>
        <w:left w:val="none" w:sz="0" w:space="0" w:color="auto"/>
        <w:bottom w:val="none" w:sz="0" w:space="0" w:color="auto"/>
        <w:right w:val="none" w:sz="0" w:space="0" w:color="auto"/>
      </w:divBdr>
    </w:div>
    <w:div w:id="1880818973">
      <w:marLeft w:val="0"/>
      <w:marRight w:val="0"/>
      <w:marTop w:val="0"/>
      <w:marBottom w:val="0"/>
      <w:divBdr>
        <w:top w:val="none" w:sz="0" w:space="0" w:color="auto"/>
        <w:left w:val="none" w:sz="0" w:space="0" w:color="auto"/>
        <w:bottom w:val="none" w:sz="0" w:space="0" w:color="auto"/>
        <w:right w:val="none" w:sz="0" w:space="0" w:color="auto"/>
      </w:divBdr>
    </w:div>
    <w:div w:id="1880895173">
      <w:marLeft w:val="0"/>
      <w:marRight w:val="0"/>
      <w:marTop w:val="0"/>
      <w:marBottom w:val="0"/>
      <w:divBdr>
        <w:top w:val="none" w:sz="0" w:space="0" w:color="auto"/>
        <w:left w:val="none" w:sz="0" w:space="0" w:color="auto"/>
        <w:bottom w:val="none" w:sz="0" w:space="0" w:color="auto"/>
        <w:right w:val="none" w:sz="0" w:space="0" w:color="auto"/>
      </w:divBdr>
    </w:div>
    <w:div w:id="1881160678">
      <w:marLeft w:val="0"/>
      <w:marRight w:val="0"/>
      <w:marTop w:val="0"/>
      <w:marBottom w:val="0"/>
      <w:divBdr>
        <w:top w:val="none" w:sz="0" w:space="0" w:color="auto"/>
        <w:left w:val="none" w:sz="0" w:space="0" w:color="auto"/>
        <w:bottom w:val="none" w:sz="0" w:space="0" w:color="auto"/>
        <w:right w:val="none" w:sz="0" w:space="0" w:color="auto"/>
      </w:divBdr>
    </w:div>
    <w:div w:id="1881168942">
      <w:marLeft w:val="0"/>
      <w:marRight w:val="0"/>
      <w:marTop w:val="0"/>
      <w:marBottom w:val="0"/>
      <w:divBdr>
        <w:top w:val="none" w:sz="0" w:space="0" w:color="auto"/>
        <w:left w:val="none" w:sz="0" w:space="0" w:color="auto"/>
        <w:bottom w:val="none" w:sz="0" w:space="0" w:color="auto"/>
        <w:right w:val="none" w:sz="0" w:space="0" w:color="auto"/>
      </w:divBdr>
    </w:div>
    <w:div w:id="1881283331">
      <w:marLeft w:val="0"/>
      <w:marRight w:val="0"/>
      <w:marTop w:val="0"/>
      <w:marBottom w:val="0"/>
      <w:divBdr>
        <w:top w:val="none" w:sz="0" w:space="0" w:color="auto"/>
        <w:left w:val="none" w:sz="0" w:space="0" w:color="auto"/>
        <w:bottom w:val="none" w:sz="0" w:space="0" w:color="auto"/>
        <w:right w:val="none" w:sz="0" w:space="0" w:color="auto"/>
      </w:divBdr>
    </w:div>
    <w:div w:id="1881353446">
      <w:marLeft w:val="0"/>
      <w:marRight w:val="0"/>
      <w:marTop w:val="0"/>
      <w:marBottom w:val="0"/>
      <w:divBdr>
        <w:top w:val="none" w:sz="0" w:space="0" w:color="auto"/>
        <w:left w:val="none" w:sz="0" w:space="0" w:color="auto"/>
        <w:bottom w:val="none" w:sz="0" w:space="0" w:color="auto"/>
        <w:right w:val="none" w:sz="0" w:space="0" w:color="auto"/>
      </w:divBdr>
    </w:div>
    <w:div w:id="1881355707">
      <w:marLeft w:val="0"/>
      <w:marRight w:val="0"/>
      <w:marTop w:val="0"/>
      <w:marBottom w:val="0"/>
      <w:divBdr>
        <w:top w:val="none" w:sz="0" w:space="0" w:color="auto"/>
        <w:left w:val="none" w:sz="0" w:space="0" w:color="auto"/>
        <w:bottom w:val="none" w:sz="0" w:space="0" w:color="auto"/>
        <w:right w:val="none" w:sz="0" w:space="0" w:color="auto"/>
      </w:divBdr>
    </w:div>
    <w:div w:id="1881356126">
      <w:marLeft w:val="0"/>
      <w:marRight w:val="0"/>
      <w:marTop w:val="0"/>
      <w:marBottom w:val="0"/>
      <w:divBdr>
        <w:top w:val="none" w:sz="0" w:space="0" w:color="auto"/>
        <w:left w:val="none" w:sz="0" w:space="0" w:color="auto"/>
        <w:bottom w:val="none" w:sz="0" w:space="0" w:color="auto"/>
        <w:right w:val="none" w:sz="0" w:space="0" w:color="auto"/>
      </w:divBdr>
    </w:div>
    <w:div w:id="1881361833">
      <w:marLeft w:val="0"/>
      <w:marRight w:val="0"/>
      <w:marTop w:val="0"/>
      <w:marBottom w:val="0"/>
      <w:divBdr>
        <w:top w:val="none" w:sz="0" w:space="0" w:color="auto"/>
        <w:left w:val="none" w:sz="0" w:space="0" w:color="auto"/>
        <w:bottom w:val="none" w:sz="0" w:space="0" w:color="auto"/>
        <w:right w:val="none" w:sz="0" w:space="0" w:color="auto"/>
      </w:divBdr>
    </w:div>
    <w:div w:id="1881432356">
      <w:marLeft w:val="0"/>
      <w:marRight w:val="0"/>
      <w:marTop w:val="0"/>
      <w:marBottom w:val="0"/>
      <w:divBdr>
        <w:top w:val="none" w:sz="0" w:space="0" w:color="auto"/>
        <w:left w:val="none" w:sz="0" w:space="0" w:color="auto"/>
        <w:bottom w:val="none" w:sz="0" w:space="0" w:color="auto"/>
        <w:right w:val="none" w:sz="0" w:space="0" w:color="auto"/>
      </w:divBdr>
    </w:div>
    <w:div w:id="1881547537">
      <w:marLeft w:val="0"/>
      <w:marRight w:val="0"/>
      <w:marTop w:val="0"/>
      <w:marBottom w:val="0"/>
      <w:divBdr>
        <w:top w:val="none" w:sz="0" w:space="0" w:color="auto"/>
        <w:left w:val="none" w:sz="0" w:space="0" w:color="auto"/>
        <w:bottom w:val="none" w:sz="0" w:space="0" w:color="auto"/>
        <w:right w:val="none" w:sz="0" w:space="0" w:color="auto"/>
      </w:divBdr>
    </w:div>
    <w:div w:id="1881548053">
      <w:marLeft w:val="0"/>
      <w:marRight w:val="0"/>
      <w:marTop w:val="0"/>
      <w:marBottom w:val="0"/>
      <w:divBdr>
        <w:top w:val="none" w:sz="0" w:space="0" w:color="auto"/>
        <w:left w:val="none" w:sz="0" w:space="0" w:color="auto"/>
        <w:bottom w:val="none" w:sz="0" w:space="0" w:color="auto"/>
        <w:right w:val="none" w:sz="0" w:space="0" w:color="auto"/>
      </w:divBdr>
    </w:div>
    <w:div w:id="1881551719">
      <w:marLeft w:val="0"/>
      <w:marRight w:val="0"/>
      <w:marTop w:val="0"/>
      <w:marBottom w:val="0"/>
      <w:divBdr>
        <w:top w:val="none" w:sz="0" w:space="0" w:color="auto"/>
        <w:left w:val="none" w:sz="0" w:space="0" w:color="auto"/>
        <w:bottom w:val="none" w:sz="0" w:space="0" w:color="auto"/>
        <w:right w:val="none" w:sz="0" w:space="0" w:color="auto"/>
      </w:divBdr>
    </w:div>
    <w:div w:id="1881626620">
      <w:marLeft w:val="0"/>
      <w:marRight w:val="0"/>
      <w:marTop w:val="0"/>
      <w:marBottom w:val="0"/>
      <w:divBdr>
        <w:top w:val="none" w:sz="0" w:space="0" w:color="auto"/>
        <w:left w:val="none" w:sz="0" w:space="0" w:color="auto"/>
        <w:bottom w:val="none" w:sz="0" w:space="0" w:color="auto"/>
        <w:right w:val="none" w:sz="0" w:space="0" w:color="auto"/>
      </w:divBdr>
    </w:div>
    <w:div w:id="1881699666">
      <w:marLeft w:val="0"/>
      <w:marRight w:val="0"/>
      <w:marTop w:val="0"/>
      <w:marBottom w:val="0"/>
      <w:divBdr>
        <w:top w:val="none" w:sz="0" w:space="0" w:color="auto"/>
        <w:left w:val="none" w:sz="0" w:space="0" w:color="auto"/>
        <w:bottom w:val="none" w:sz="0" w:space="0" w:color="auto"/>
        <w:right w:val="none" w:sz="0" w:space="0" w:color="auto"/>
      </w:divBdr>
    </w:div>
    <w:div w:id="1881699745">
      <w:marLeft w:val="0"/>
      <w:marRight w:val="0"/>
      <w:marTop w:val="0"/>
      <w:marBottom w:val="0"/>
      <w:divBdr>
        <w:top w:val="none" w:sz="0" w:space="0" w:color="auto"/>
        <w:left w:val="none" w:sz="0" w:space="0" w:color="auto"/>
        <w:bottom w:val="none" w:sz="0" w:space="0" w:color="auto"/>
        <w:right w:val="none" w:sz="0" w:space="0" w:color="auto"/>
      </w:divBdr>
    </w:div>
    <w:div w:id="1881744807">
      <w:marLeft w:val="0"/>
      <w:marRight w:val="0"/>
      <w:marTop w:val="0"/>
      <w:marBottom w:val="0"/>
      <w:divBdr>
        <w:top w:val="none" w:sz="0" w:space="0" w:color="auto"/>
        <w:left w:val="none" w:sz="0" w:space="0" w:color="auto"/>
        <w:bottom w:val="none" w:sz="0" w:space="0" w:color="auto"/>
        <w:right w:val="none" w:sz="0" w:space="0" w:color="auto"/>
      </w:divBdr>
    </w:div>
    <w:div w:id="1881817382">
      <w:marLeft w:val="0"/>
      <w:marRight w:val="0"/>
      <w:marTop w:val="0"/>
      <w:marBottom w:val="0"/>
      <w:divBdr>
        <w:top w:val="none" w:sz="0" w:space="0" w:color="auto"/>
        <w:left w:val="none" w:sz="0" w:space="0" w:color="auto"/>
        <w:bottom w:val="none" w:sz="0" w:space="0" w:color="auto"/>
        <w:right w:val="none" w:sz="0" w:space="0" w:color="auto"/>
      </w:divBdr>
    </w:div>
    <w:div w:id="1881819924">
      <w:marLeft w:val="0"/>
      <w:marRight w:val="0"/>
      <w:marTop w:val="0"/>
      <w:marBottom w:val="0"/>
      <w:divBdr>
        <w:top w:val="none" w:sz="0" w:space="0" w:color="auto"/>
        <w:left w:val="none" w:sz="0" w:space="0" w:color="auto"/>
        <w:bottom w:val="none" w:sz="0" w:space="0" w:color="auto"/>
        <w:right w:val="none" w:sz="0" w:space="0" w:color="auto"/>
      </w:divBdr>
    </w:div>
    <w:div w:id="1881892843">
      <w:marLeft w:val="0"/>
      <w:marRight w:val="0"/>
      <w:marTop w:val="0"/>
      <w:marBottom w:val="0"/>
      <w:divBdr>
        <w:top w:val="none" w:sz="0" w:space="0" w:color="auto"/>
        <w:left w:val="none" w:sz="0" w:space="0" w:color="auto"/>
        <w:bottom w:val="none" w:sz="0" w:space="0" w:color="auto"/>
        <w:right w:val="none" w:sz="0" w:space="0" w:color="auto"/>
      </w:divBdr>
    </w:div>
    <w:div w:id="1881894460">
      <w:marLeft w:val="0"/>
      <w:marRight w:val="0"/>
      <w:marTop w:val="0"/>
      <w:marBottom w:val="0"/>
      <w:divBdr>
        <w:top w:val="none" w:sz="0" w:space="0" w:color="auto"/>
        <w:left w:val="none" w:sz="0" w:space="0" w:color="auto"/>
        <w:bottom w:val="none" w:sz="0" w:space="0" w:color="auto"/>
        <w:right w:val="none" w:sz="0" w:space="0" w:color="auto"/>
      </w:divBdr>
    </w:div>
    <w:div w:id="1881894571">
      <w:marLeft w:val="0"/>
      <w:marRight w:val="0"/>
      <w:marTop w:val="0"/>
      <w:marBottom w:val="0"/>
      <w:divBdr>
        <w:top w:val="none" w:sz="0" w:space="0" w:color="auto"/>
        <w:left w:val="none" w:sz="0" w:space="0" w:color="auto"/>
        <w:bottom w:val="none" w:sz="0" w:space="0" w:color="auto"/>
        <w:right w:val="none" w:sz="0" w:space="0" w:color="auto"/>
      </w:divBdr>
    </w:div>
    <w:div w:id="1881895001">
      <w:marLeft w:val="0"/>
      <w:marRight w:val="0"/>
      <w:marTop w:val="0"/>
      <w:marBottom w:val="0"/>
      <w:divBdr>
        <w:top w:val="none" w:sz="0" w:space="0" w:color="auto"/>
        <w:left w:val="none" w:sz="0" w:space="0" w:color="auto"/>
        <w:bottom w:val="none" w:sz="0" w:space="0" w:color="auto"/>
        <w:right w:val="none" w:sz="0" w:space="0" w:color="auto"/>
      </w:divBdr>
    </w:div>
    <w:div w:id="1882015817">
      <w:bodyDiv w:val="1"/>
      <w:marLeft w:val="0"/>
      <w:marRight w:val="0"/>
      <w:marTop w:val="0"/>
      <w:marBottom w:val="0"/>
      <w:divBdr>
        <w:top w:val="none" w:sz="0" w:space="0" w:color="auto"/>
        <w:left w:val="none" w:sz="0" w:space="0" w:color="auto"/>
        <w:bottom w:val="none" w:sz="0" w:space="0" w:color="auto"/>
        <w:right w:val="none" w:sz="0" w:space="0" w:color="auto"/>
      </w:divBdr>
    </w:div>
    <w:div w:id="1882017074">
      <w:marLeft w:val="0"/>
      <w:marRight w:val="0"/>
      <w:marTop w:val="0"/>
      <w:marBottom w:val="0"/>
      <w:divBdr>
        <w:top w:val="none" w:sz="0" w:space="0" w:color="auto"/>
        <w:left w:val="none" w:sz="0" w:space="0" w:color="auto"/>
        <w:bottom w:val="none" w:sz="0" w:space="0" w:color="auto"/>
        <w:right w:val="none" w:sz="0" w:space="0" w:color="auto"/>
      </w:divBdr>
    </w:div>
    <w:div w:id="1882201728">
      <w:marLeft w:val="0"/>
      <w:marRight w:val="0"/>
      <w:marTop w:val="0"/>
      <w:marBottom w:val="0"/>
      <w:divBdr>
        <w:top w:val="none" w:sz="0" w:space="0" w:color="auto"/>
        <w:left w:val="none" w:sz="0" w:space="0" w:color="auto"/>
        <w:bottom w:val="none" w:sz="0" w:space="0" w:color="auto"/>
        <w:right w:val="none" w:sz="0" w:space="0" w:color="auto"/>
      </w:divBdr>
    </w:div>
    <w:div w:id="1882285494">
      <w:marLeft w:val="0"/>
      <w:marRight w:val="0"/>
      <w:marTop w:val="0"/>
      <w:marBottom w:val="0"/>
      <w:divBdr>
        <w:top w:val="none" w:sz="0" w:space="0" w:color="auto"/>
        <w:left w:val="none" w:sz="0" w:space="0" w:color="auto"/>
        <w:bottom w:val="none" w:sz="0" w:space="0" w:color="auto"/>
        <w:right w:val="none" w:sz="0" w:space="0" w:color="auto"/>
      </w:divBdr>
    </w:div>
    <w:div w:id="1882400406">
      <w:marLeft w:val="0"/>
      <w:marRight w:val="0"/>
      <w:marTop w:val="0"/>
      <w:marBottom w:val="0"/>
      <w:divBdr>
        <w:top w:val="none" w:sz="0" w:space="0" w:color="auto"/>
        <w:left w:val="none" w:sz="0" w:space="0" w:color="auto"/>
        <w:bottom w:val="none" w:sz="0" w:space="0" w:color="auto"/>
        <w:right w:val="none" w:sz="0" w:space="0" w:color="auto"/>
      </w:divBdr>
    </w:div>
    <w:div w:id="1882401614">
      <w:marLeft w:val="0"/>
      <w:marRight w:val="0"/>
      <w:marTop w:val="0"/>
      <w:marBottom w:val="0"/>
      <w:divBdr>
        <w:top w:val="none" w:sz="0" w:space="0" w:color="auto"/>
        <w:left w:val="none" w:sz="0" w:space="0" w:color="auto"/>
        <w:bottom w:val="none" w:sz="0" w:space="0" w:color="auto"/>
        <w:right w:val="none" w:sz="0" w:space="0" w:color="auto"/>
      </w:divBdr>
    </w:div>
    <w:div w:id="1882404544">
      <w:marLeft w:val="0"/>
      <w:marRight w:val="0"/>
      <w:marTop w:val="0"/>
      <w:marBottom w:val="0"/>
      <w:divBdr>
        <w:top w:val="none" w:sz="0" w:space="0" w:color="auto"/>
        <w:left w:val="none" w:sz="0" w:space="0" w:color="auto"/>
        <w:bottom w:val="none" w:sz="0" w:space="0" w:color="auto"/>
        <w:right w:val="none" w:sz="0" w:space="0" w:color="auto"/>
      </w:divBdr>
    </w:div>
    <w:div w:id="1882404727">
      <w:marLeft w:val="0"/>
      <w:marRight w:val="0"/>
      <w:marTop w:val="0"/>
      <w:marBottom w:val="0"/>
      <w:divBdr>
        <w:top w:val="none" w:sz="0" w:space="0" w:color="auto"/>
        <w:left w:val="none" w:sz="0" w:space="0" w:color="auto"/>
        <w:bottom w:val="none" w:sz="0" w:space="0" w:color="auto"/>
        <w:right w:val="none" w:sz="0" w:space="0" w:color="auto"/>
      </w:divBdr>
    </w:div>
    <w:div w:id="1882478852">
      <w:marLeft w:val="0"/>
      <w:marRight w:val="0"/>
      <w:marTop w:val="0"/>
      <w:marBottom w:val="0"/>
      <w:divBdr>
        <w:top w:val="none" w:sz="0" w:space="0" w:color="auto"/>
        <w:left w:val="none" w:sz="0" w:space="0" w:color="auto"/>
        <w:bottom w:val="none" w:sz="0" w:space="0" w:color="auto"/>
        <w:right w:val="none" w:sz="0" w:space="0" w:color="auto"/>
      </w:divBdr>
    </w:div>
    <w:div w:id="1882478984">
      <w:marLeft w:val="0"/>
      <w:marRight w:val="0"/>
      <w:marTop w:val="0"/>
      <w:marBottom w:val="0"/>
      <w:divBdr>
        <w:top w:val="none" w:sz="0" w:space="0" w:color="auto"/>
        <w:left w:val="none" w:sz="0" w:space="0" w:color="auto"/>
        <w:bottom w:val="none" w:sz="0" w:space="0" w:color="auto"/>
        <w:right w:val="none" w:sz="0" w:space="0" w:color="auto"/>
      </w:divBdr>
    </w:div>
    <w:div w:id="1882554238">
      <w:marLeft w:val="0"/>
      <w:marRight w:val="0"/>
      <w:marTop w:val="0"/>
      <w:marBottom w:val="0"/>
      <w:divBdr>
        <w:top w:val="none" w:sz="0" w:space="0" w:color="auto"/>
        <w:left w:val="none" w:sz="0" w:space="0" w:color="auto"/>
        <w:bottom w:val="none" w:sz="0" w:space="0" w:color="auto"/>
        <w:right w:val="none" w:sz="0" w:space="0" w:color="auto"/>
      </w:divBdr>
    </w:div>
    <w:div w:id="1882590348">
      <w:marLeft w:val="0"/>
      <w:marRight w:val="0"/>
      <w:marTop w:val="0"/>
      <w:marBottom w:val="0"/>
      <w:divBdr>
        <w:top w:val="none" w:sz="0" w:space="0" w:color="auto"/>
        <w:left w:val="none" w:sz="0" w:space="0" w:color="auto"/>
        <w:bottom w:val="none" w:sz="0" w:space="0" w:color="auto"/>
        <w:right w:val="none" w:sz="0" w:space="0" w:color="auto"/>
      </w:divBdr>
    </w:div>
    <w:div w:id="1882590927">
      <w:marLeft w:val="0"/>
      <w:marRight w:val="0"/>
      <w:marTop w:val="0"/>
      <w:marBottom w:val="0"/>
      <w:divBdr>
        <w:top w:val="none" w:sz="0" w:space="0" w:color="auto"/>
        <w:left w:val="none" w:sz="0" w:space="0" w:color="auto"/>
        <w:bottom w:val="none" w:sz="0" w:space="0" w:color="auto"/>
        <w:right w:val="none" w:sz="0" w:space="0" w:color="auto"/>
      </w:divBdr>
    </w:div>
    <w:div w:id="1882593201">
      <w:marLeft w:val="0"/>
      <w:marRight w:val="0"/>
      <w:marTop w:val="0"/>
      <w:marBottom w:val="0"/>
      <w:divBdr>
        <w:top w:val="none" w:sz="0" w:space="0" w:color="auto"/>
        <w:left w:val="none" w:sz="0" w:space="0" w:color="auto"/>
        <w:bottom w:val="none" w:sz="0" w:space="0" w:color="auto"/>
        <w:right w:val="none" w:sz="0" w:space="0" w:color="auto"/>
      </w:divBdr>
    </w:div>
    <w:div w:id="1882741867">
      <w:marLeft w:val="0"/>
      <w:marRight w:val="0"/>
      <w:marTop w:val="0"/>
      <w:marBottom w:val="0"/>
      <w:divBdr>
        <w:top w:val="none" w:sz="0" w:space="0" w:color="auto"/>
        <w:left w:val="none" w:sz="0" w:space="0" w:color="auto"/>
        <w:bottom w:val="none" w:sz="0" w:space="0" w:color="auto"/>
        <w:right w:val="none" w:sz="0" w:space="0" w:color="auto"/>
      </w:divBdr>
    </w:div>
    <w:div w:id="1882746386">
      <w:marLeft w:val="0"/>
      <w:marRight w:val="0"/>
      <w:marTop w:val="0"/>
      <w:marBottom w:val="0"/>
      <w:divBdr>
        <w:top w:val="none" w:sz="0" w:space="0" w:color="auto"/>
        <w:left w:val="none" w:sz="0" w:space="0" w:color="auto"/>
        <w:bottom w:val="none" w:sz="0" w:space="0" w:color="auto"/>
        <w:right w:val="none" w:sz="0" w:space="0" w:color="auto"/>
      </w:divBdr>
    </w:div>
    <w:div w:id="1882747972">
      <w:marLeft w:val="0"/>
      <w:marRight w:val="0"/>
      <w:marTop w:val="0"/>
      <w:marBottom w:val="0"/>
      <w:divBdr>
        <w:top w:val="none" w:sz="0" w:space="0" w:color="auto"/>
        <w:left w:val="none" w:sz="0" w:space="0" w:color="auto"/>
        <w:bottom w:val="none" w:sz="0" w:space="0" w:color="auto"/>
        <w:right w:val="none" w:sz="0" w:space="0" w:color="auto"/>
      </w:divBdr>
    </w:div>
    <w:div w:id="1882936404">
      <w:marLeft w:val="0"/>
      <w:marRight w:val="0"/>
      <w:marTop w:val="0"/>
      <w:marBottom w:val="0"/>
      <w:divBdr>
        <w:top w:val="none" w:sz="0" w:space="0" w:color="auto"/>
        <w:left w:val="none" w:sz="0" w:space="0" w:color="auto"/>
        <w:bottom w:val="none" w:sz="0" w:space="0" w:color="auto"/>
        <w:right w:val="none" w:sz="0" w:space="0" w:color="auto"/>
      </w:divBdr>
    </w:div>
    <w:div w:id="1882937748">
      <w:bodyDiv w:val="1"/>
      <w:marLeft w:val="0"/>
      <w:marRight w:val="0"/>
      <w:marTop w:val="0"/>
      <w:marBottom w:val="0"/>
      <w:divBdr>
        <w:top w:val="none" w:sz="0" w:space="0" w:color="auto"/>
        <w:left w:val="none" w:sz="0" w:space="0" w:color="auto"/>
        <w:bottom w:val="none" w:sz="0" w:space="0" w:color="auto"/>
        <w:right w:val="none" w:sz="0" w:space="0" w:color="auto"/>
      </w:divBdr>
    </w:div>
    <w:div w:id="1883057240">
      <w:marLeft w:val="0"/>
      <w:marRight w:val="0"/>
      <w:marTop w:val="0"/>
      <w:marBottom w:val="0"/>
      <w:divBdr>
        <w:top w:val="none" w:sz="0" w:space="0" w:color="auto"/>
        <w:left w:val="none" w:sz="0" w:space="0" w:color="auto"/>
        <w:bottom w:val="none" w:sz="0" w:space="0" w:color="auto"/>
        <w:right w:val="none" w:sz="0" w:space="0" w:color="auto"/>
      </w:divBdr>
    </w:div>
    <w:div w:id="1883132119">
      <w:marLeft w:val="0"/>
      <w:marRight w:val="0"/>
      <w:marTop w:val="0"/>
      <w:marBottom w:val="0"/>
      <w:divBdr>
        <w:top w:val="none" w:sz="0" w:space="0" w:color="auto"/>
        <w:left w:val="none" w:sz="0" w:space="0" w:color="auto"/>
        <w:bottom w:val="none" w:sz="0" w:space="0" w:color="auto"/>
        <w:right w:val="none" w:sz="0" w:space="0" w:color="auto"/>
      </w:divBdr>
    </w:div>
    <w:div w:id="1883132777">
      <w:marLeft w:val="0"/>
      <w:marRight w:val="0"/>
      <w:marTop w:val="0"/>
      <w:marBottom w:val="0"/>
      <w:divBdr>
        <w:top w:val="none" w:sz="0" w:space="0" w:color="auto"/>
        <w:left w:val="none" w:sz="0" w:space="0" w:color="auto"/>
        <w:bottom w:val="none" w:sz="0" w:space="0" w:color="auto"/>
        <w:right w:val="none" w:sz="0" w:space="0" w:color="auto"/>
      </w:divBdr>
    </w:div>
    <w:div w:id="1883208167">
      <w:marLeft w:val="0"/>
      <w:marRight w:val="0"/>
      <w:marTop w:val="0"/>
      <w:marBottom w:val="0"/>
      <w:divBdr>
        <w:top w:val="none" w:sz="0" w:space="0" w:color="auto"/>
        <w:left w:val="none" w:sz="0" w:space="0" w:color="auto"/>
        <w:bottom w:val="none" w:sz="0" w:space="0" w:color="auto"/>
        <w:right w:val="none" w:sz="0" w:space="0" w:color="auto"/>
      </w:divBdr>
    </w:div>
    <w:div w:id="1883245362">
      <w:marLeft w:val="0"/>
      <w:marRight w:val="0"/>
      <w:marTop w:val="0"/>
      <w:marBottom w:val="0"/>
      <w:divBdr>
        <w:top w:val="none" w:sz="0" w:space="0" w:color="auto"/>
        <w:left w:val="none" w:sz="0" w:space="0" w:color="auto"/>
        <w:bottom w:val="none" w:sz="0" w:space="0" w:color="auto"/>
        <w:right w:val="none" w:sz="0" w:space="0" w:color="auto"/>
      </w:divBdr>
    </w:div>
    <w:div w:id="1883247135">
      <w:marLeft w:val="0"/>
      <w:marRight w:val="0"/>
      <w:marTop w:val="0"/>
      <w:marBottom w:val="0"/>
      <w:divBdr>
        <w:top w:val="none" w:sz="0" w:space="0" w:color="auto"/>
        <w:left w:val="none" w:sz="0" w:space="0" w:color="auto"/>
        <w:bottom w:val="none" w:sz="0" w:space="0" w:color="auto"/>
        <w:right w:val="none" w:sz="0" w:space="0" w:color="auto"/>
      </w:divBdr>
    </w:div>
    <w:div w:id="1883251762">
      <w:marLeft w:val="0"/>
      <w:marRight w:val="0"/>
      <w:marTop w:val="0"/>
      <w:marBottom w:val="0"/>
      <w:divBdr>
        <w:top w:val="none" w:sz="0" w:space="0" w:color="auto"/>
        <w:left w:val="none" w:sz="0" w:space="0" w:color="auto"/>
        <w:bottom w:val="none" w:sz="0" w:space="0" w:color="auto"/>
        <w:right w:val="none" w:sz="0" w:space="0" w:color="auto"/>
      </w:divBdr>
    </w:div>
    <w:div w:id="1883319387">
      <w:marLeft w:val="0"/>
      <w:marRight w:val="0"/>
      <w:marTop w:val="0"/>
      <w:marBottom w:val="0"/>
      <w:divBdr>
        <w:top w:val="none" w:sz="0" w:space="0" w:color="auto"/>
        <w:left w:val="none" w:sz="0" w:space="0" w:color="auto"/>
        <w:bottom w:val="none" w:sz="0" w:space="0" w:color="auto"/>
        <w:right w:val="none" w:sz="0" w:space="0" w:color="auto"/>
      </w:divBdr>
    </w:div>
    <w:div w:id="1883397611">
      <w:marLeft w:val="0"/>
      <w:marRight w:val="0"/>
      <w:marTop w:val="0"/>
      <w:marBottom w:val="0"/>
      <w:divBdr>
        <w:top w:val="none" w:sz="0" w:space="0" w:color="auto"/>
        <w:left w:val="none" w:sz="0" w:space="0" w:color="auto"/>
        <w:bottom w:val="none" w:sz="0" w:space="0" w:color="auto"/>
        <w:right w:val="none" w:sz="0" w:space="0" w:color="auto"/>
      </w:divBdr>
    </w:div>
    <w:div w:id="1883403855">
      <w:marLeft w:val="0"/>
      <w:marRight w:val="0"/>
      <w:marTop w:val="0"/>
      <w:marBottom w:val="0"/>
      <w:divBdr>
        <w:top w:val="none" w:sz="0" w:space="0" w:color="auto"/>
        <w:left w:val="none" w:sz="0" w:space="0" w:color="auto"/>
        <w:bottom w:val="none" w:sz="0" w:space="0" w:color="auto"/>
        <w:right w:val="none" w:sz="0" w:space="0" w:color="auto"/>
      </w:divBdr>
    </w:div>
    <w:div w:id="1883444388">
      <w:marLeft w:val="0"/>
      <w:marRight w:val="0"/>
      <w:marTop w:val="0"/>
      <w:marBottom w:val="0"/>
      <w:divBdr>
        <w:top w:val="none" w:sz="0" w:space="0" w:color="auto"/>
        <w:left w:val="none" w:sz="0" w:space="0" w:color="auto"/>
        <w:bottom w:val="none" w:sz="0" w:space="0" w:color="auto"/>
        <w:right w:val="none" w:sz="0" w:space="0" w:color="auto"/>
      </w:divBdr>
    </w:div>
    <w:div w:id="1883444630">
      <w:marLeft w:val="0"/>
      <w:marRight w:val="0"/>
      <w:marTop w:val="0"/>
      <w:marBottom w:val="0"/>
      <w:divBdr>
        <w:top w:val="none" w:sz="0" w:space="0" w:color="auto"/>
        <w:left w:val="none" w:sz="0" w:space="0" w:color="auto"/>
        <w:bottom w:val="none" w:sz="0" w:space="0" w:color="auto"/>
        <w:right w:val="none" w:sz="0" w:space="0" w:color="auto"/>
      </w:divBdr>
    </w:div>
    <w:div w:id="1883445243">
      <w:marLeft w:val="0"/>
      <w:marRight w:val="0"/>
      <w:marTop w:val="0"/>
      <w:marBottom w:val="0"/>
      <w:divBdr>
        <w:top w:val="none" w:sz="0" w:space="0" w:color="auto"/>
        <w:left w:val="none" w:sz="0" w:space="0" w:color="auto"/>
        <w:bottom w:val="none" w:sz="0" w:space="0" w:color="auto"/>
        <w:right w:val="none" w:sz="0" w:space="0" w:color="auto"/>
      </w:divBdr>
    </w:div>
    <w:div w:id="1883591616">
      <w:marLeft w:val="0"/>
      <w:marRight w:val="0"/>
      <w:marTop w:val="0"/>
      <w:marBottom w:val="0"/>
      <w:divBdr>
        <w:top w:val="none" w:sz="0" w:space="0" w:color="auto"/>
        <w:left w:val="none" w:sz="0" w:space="0" w:color="auto"/>
        <w:bottom w:val="none" w:sz="0" w:space="0" w:color="auto"/>
        <w:right w:val="none" w:sz="0" w:space="0" w:color="auto"/>
      </w:divBdr>
    </w:div>
    <w:div w:id="1883709888">
      <w:marLeft w:val="0"/>
      <w:marRight w:val="0"/>
      <w:marTop w:val="0"/>
      <w:marBottom w:val="0"/>
      <w:divBdr>
        <w:top w:val="none" w:sz="0" w:space="0" w:color="auto"/>
        <w:left w:val="none" w:sz="0" w:space="0" w:color="auto"/>
        <w:bottom w:val="none" w:sz="0" w:space="0" w:color="auto"/>
        <w:right w:val="none" w:sz="0" w:space="0" w:color="auto"/>
      </w:divBdr>
    </w:div>
    <w:div w:id="1883710750">
      <w:marLeft w:val="0"/>
      <w:marRight w:val="0"/>
      <w:marTop w:val="0"/>
      <w:marBottom w:val="0"/>
      <w:divBdr>
        <w:top w:val="none" w:sz="0" w:space="0" w:color="auto"/>
        <w:left w:val="none" w:sz="0" w:space="0" w:color="auto"/>
        <w:bottom w:val="none" w:sz="0" w:space="0" w:color="auto"/>
        <w:right w:val="none" w:sz="0" w:space="0" w:color="auto"/>
      </w:divBdr>
    </w:div>
    <w:div w:id="1883784578">
      <w:marLeft w:val="0"/>
      <w:marRight w:val="0"/>
      <w:marTop w:val="0"/>
      <w:marBottom w:val="0"/>
      <w:divBdr>
        <w:top w:val="none" w:sz="0" w:space="0" w:color="auto"/>
        <w:left w:val="none" w:sz="0" w:space="0" w:color="auto"/>
        <w:bottom w:val="none" w:sz="0" w:space="0" w:color="auto"/>
        <w:right w:val="none" w:sz="0" w:space="0" w:color="auto"/>
      </w:divBdr>
    </w:div>
    <w:div w:id="1884055022">
      <w:marLeft w:val="0"/>
      <w:marRight w:val="0"/>
      <w:marTop w:val="0"/>
      <w:marBottom w:val="0"/>
      <w:divBdr>
        <w:top w:val="none" w:sz="0" w:space="0" w:color="auto"/>
        <w:left w:val="none" w:sz="0" w:space="0" w:color="auto"/>
        <w:bottom w:val="none" w:sz="0" w:space="0" w:color="auto"/>
        <w:right w:val="none" w:sz="0" w:space="0" w:color="auto"/>
      </w:divBdr>
    </w:div>
    <w:div w:id="1884174443">
      <w:marLeft w:val="0"/>
      <w:marRight w:val="0"/>
      <w:marTop w:val="0"/>
      <w:marBottom w:val="0"/>
      <w:divBdr>
        <w:top w:val="none" w:sz="0" w:space="0" w:color="auto"/>
        <w:left w:val="none" w:sz="0" w:space="0" w:color="auto"/>
        <w:bottom w:val="none" w:sz="0" w:space="0" w:color="auto"/>
        <w:right w:val="none" w:sz="0" w:space="0" w:color="auto"/>
      </w:divBdr>
    </w:div>
    <w:div w:id="1884243408">
      <w:marLeft w:val="0"/>
      <w:marRight w:val="0"/>
      <w:marTop w:val="0"/>
      <w:marBottom w:val="0"/>
      <w:divBdr>
        <w:top w:val="none" w:sz="0" w:space="0" w:color="auto"/>
        <w:left w:val="none" w:sz="0" w:space="0" w:color="auto"/>
        <w:bottom w:val="none" w:sz="0" w:space="0" w:color="auto"/>
        <w:right w:val="none" w:sz="0" w:space="0" w:color="auto"/>
      </w:divBdr>
    </w:div>
    <w:div w:id="1884246774">
      <w:marLeft w:val="0"/>
      <w:marRight w:val="0"/>
      <w:marTop w:val="0"/>
      <w:marBottom w:val="0"/>
      <w:divBdr>
        <w:top w:val="none" w:sz="0" w:space="0" w:color="auto"/>
        <w:left w:val="none" w:sz="0" w:space="0" w:color="auto"/>
        <w:bottom w:val="none" w:sz="0" w:space="0" w:color="auto"/>
        <w:right w:val="none" w:sz="0" w:space="0" w:color="auto"/>
      </w:divBdr>
    </w:div>
    <w:div w:id="1884249698">
      <w:marLeft w:val="0"/>
      <w:marRight w:val="0"/>
      <w:marTop w:val="0"/>
      <w:marBottom w:val="0"/>
      <w:divBdr>
        <w:top w:val="none" w:sz="0" w:space="0" w:color="auto"/>
        <w:left w:val="none" w:sz="0" w:space="0" w:color="auto"/>
        <w:bottom w:val="none" w:sz="0" w:space="0" w:color="auto"/>
        <w:right w:val="none" w:sz="0" w:space="0" w:color="auto"/>
      </w:divBdr>
    </w:div>
    <w:div w:id="1884513963">
      <w:marLeft w:val="0"/>
      <w:marRight w:val="0"/>
      <w:marTop w:val="0"/>
      <w:marBottom w:val="0"/>
      <w:divBdr>
        <w:top w:val="none" w:sz="0" w:space="0" w:color="auto"/>
        <w:left w:val="none" w:sz="0" w:space="0" w:color="auto"/>
        <w:bottom w:val="none" w:sz="0" w:space="0" w:color="auto"/>
        <w:right w:val="none" w:sz="0" w:space="0" w:color="auto"/>
      </w:divBdr>
    </w:div>
    <w:div w:id="1884519621">
      <w:marLeft w:val="0"/>
      <w:marRight w:val="0"/>
      <w:marTop w:val="0"/>
      <w:marBottom w:val="0"/>
      <w:divBdr>
        <w:top w:val="none" w:sz="0" w:space="0" w:color="auto"/>
        <w:left w:val="none" w:sz="0" w:space="0" w:color="auto"/>
        <w:bottom w:val="none" w:sz="0" w:space="0" w:color="auto"/>
        <w:right w:val="none" w:sz="0" w:space="0" w:color="auto"/>
      </w:divBdr>
    </w:div>
    <w:div w:id="1884555548">
      <w:marLeft w:val="0"/>
      <w:marRight w:val="0"/>
      <w:marTop w:val="0"/>
      <w:marBottom w:val="0"/>
      <w:divBdr>
        <w:top w:val="none" w:sz="0" w:space="0" w:color="auto"/>
        <w:left w:val="none" w:sz="0" w:space="0" w:color="auto"/>
        <w:bottom w:val="none" w:sz="0" w:space="0" w:color="auto"/>
        <w:right w:val="none" w:sz="0" w:space="0" w:color="auto"/>
      </w:divBdr>
    </w:div>
    <w:div w:id="1884559096">
      <w:bodyDiv w:val="1"/>
      <w:marLeft w:val="0"/>
      <w:marRight w:val="0"/>
      <w:marTop w:val="0"/>
      <w:marBottom w:val="0"/>
      <w:divBdr>
        <w:top w:val="none" w:sz="0" w:space="0" w:color="auto"/>
        <w:left w:val="none" w:sz="0" w:space="0" w:color="auto"/>
        <w:bottom w:val="none" w:sz="0" w:space="0" w:color="auto"/>
        <w:right w:val="none" w:sz="0" w:space="0" w:color="auto"/>
      </w:divBdr>
    </w:div>
    <w:div w:id="1884705452">
      <w:marLeft w:val="0"/>
      <w:marRight w:val="0"/>
      <w:marTop w:val="0"/>
      <w:marBottom w:val="0"/>
      <w:divBdr>
        <w:top w:val="none" w:sz="0" w:space="0" w:color="auto"/>
        <w:left w:val="none" w:sz="0" w:space="0" w:color="auto"/>
        <w:bottom w:val="none" w:sz="0" w:space="0" w:color="auto"/>
        <w:right w:val="none" w:sz="0" w:space="0" w:color="auto"/>
      </w:divBdr>
    </w:div>
    <w:div w:id="1884708941">
      <w:marLeft w:val="0"/>
      <w:marRight w:val="0"/>
      <w:marTop w:val="0"/>
      <w:marBottom w:val="0"/>
      <w:divBdr>
        <w:top w:val="none" w:sz="0" w:space="0" w:color="auto"/>
        <w:left w:val="none" w:sz="0" w:space="0" w:color="auto"/>
        <w:bottom w:val="none" w:sz="0" w:space="0" w:color="auto"/>
        <w:right w:val="none" w:sz="0" w:space="0" w:color="auto"/>
      </w:divBdr>
    </w:div>
    <w:div w:id="1884751148">
      <w:marLeft w:val="0"/>
      <w:marRight w:val="0"/>
      <w:marTop w:val="0"/>
      <w:marBottom w:val="0"/>
      <w:divBdr>
        <w:top w:val="none" w:sz="0" w:space="0" w:color="auto"/>
        <w:left w:val="none" w:sz="0" w:space="0" w:color="auto"/>
        <w:bottom w:val="none" w:sz="0" w:space="0" w:color="auto"/>
        <w:right w:val="none" w:sz="0" w:space="0" w:color="auto"/>
      </w:divBdr>
    </w:div>
    <w:div w:id="1884826212">
      <w:marLeft w:val="0"/>
      <w:marRight w:val="0"/>
      <w:marTop w:val="0"/>
      <w:marBottom w:val="0"/>
      <w:divBdr>
        <w:top w:val="none" w:sz="0" w:space="0" w:color="auto"/>
        <w:left w:val="none" w:sz="0" w:space="0" w:color="auto"/>
        <w:bottom w:val="none" w:sz="0" w:space="0" w:color="auto"/>
        <w:right w:val="none" w:sz="0" w:space="0" w:color="auto"/>
      </w:divBdr>
    </w:div>
    <w:div w:id="1884899544">
      <w:marLeft w:val="0"/>
      <w:marRight w:val="0"/>
      <w:marTop w:val="0"/>
      <w:marBottom w:val="0"/>
      <w:divBdr>
        <w:top w:val="none" w:sz="0" w:space="0" w:color="auto"/>
        <w:left w:val="none" w:sz="0" w:space="0" w:color="auto"/>
        <w:bottom w:val="none" w:sz="0" w:space="0" w:color="auto"/>
        <w:right w:val="none" w:sz="0" w:space="0" w:color="auto"/>
      </w:divBdr>
    </w:div>
    <w:div w:id="1884901099">
      <w:marLeft w:val="0"/>
      <w:marRight w:val="0"/>
      <w:marTop w:val="0"/>
      <w:marBottom w:val="0"/>
      <w:divBdr>
        <w:top w:val="none" w:sz="0" w:space="0" w:color="auto"/>
        <w:left w:val="none" w:sz="0" w:space="0" w:color="auto"/>
        <w:bottom w:val="none" w:sz="0" w:space="0" w:color="auto"/>
        <w:right w:val="none" w:sz="0" w:space="0" w:color="auto"/>
      </w:divBdr>
    </w:div>
    <w:div w:id="1884902121">
      <w:marLeft w:val="0"/>
      <w:marRight w:val="0"/>
      <w:marTop w:val="0"/>
      <w:marBottom w:val="0"/>
      <w:divBdr>
        <w:top w:val="none" w:sz="0" w:space="0" w:color="auto"/>
        <w:left w:val="none" w:sz="0" w:space="0" w:color="auto"/>
        <w:bottom w:val="none" w:sz="0" w:space="0" w:color="auto"/>
        <w:right w:val="none" w:sz="0" w:space="0" w:color="auto"/>
      </w:divBdr>
    </w:div>
    <w:div w:id="1884904308">
      <w:marLeft w:val="0"/>
      <w:marRight w:val="0"/>
      <w:marTop w:val="0"/>
      <w:marBottom w:val="0"/>
      <w:divBdr>
        <w:top w:val="none" w:sz="0" w:space="0" w:color="auto"/>
        <w:left w:val="none" w:sz="0" w:space="0" w:color="auto"/>
        <w:bottom w:val="none" w:sz="0" w:space="0" w:color="auto"/>
        <w:right w:val="none" w:sz="0" w:space="0" w:color="auto"/>
      </w:divBdr>
    </w:div>
    <w:div w:id="1884950060">
      <w:marLeft w:val="0"/>
      <w:marRight w:val="0"/>
      <w:marTop w:val="0"/>
      <w:marBottom w:val="0"/>
      <w:divBdr>
        <w:top w:val="none" w:sz="0" w:space="0" w:color="auto"/>
        <w:left w:val="none" w:sz="0" w:space="0" w:color="auto"/>
        <w:bottom w:val="none" w:sz="0" w:space="0" w:color="auto"/>
        <w:right w:val="none" w:sz="0" w:space="0" w:color="auto"/>
      </w:divBdr>
    </w:div>
    <w:div w:id="1885019400">
      <w:marLeft w:val="0"/>
      <w:marRight w:val="0"/>
      <w:marTop w:val="0"/>
      <w:marBottom w:val="0"/>
      <w:divBdr>
        <w:top w:val="none" w:sz="0" w:space="0" w:color="auto"/>
        <w:left w:val="none" w:sz="0" w:space="0" w:color="auto"/>
        <w:bottom w:val="none" w:sz="0" w:space="0" w:color="auto"/>
        <w:right w:val="none" w:sz="0" w:space="0" w:color="auto"/>
      </w:divBdr>
    </w:div>
    <w:div w:id="1885143686">
      <w:marLeft w:val="0"/>
      <w:marRight w:val="0"/>
      <w:marTop w:val="0"/>
      <w:marBottom w:val="0"/>
      <w:divBdr>
        <w:top w:val="none" w:sz="0" w:space="0" w:color="auto"/>
        <w:left w:val="none" w:sz="0" w:space="0" w:color="auto"/>
        <w:bottom w:val="none" w:sz="0" w:space="0" w:color="auto"/>
        <w:right w:val="none" w:sz="0" w:space="0" w:color="auto"/>
      </w:divBdr>
    </w:div>
    <w:div w:id="1885286346">
      <w:marLeft w:val="0"/>
      <w:marRight w:val="0"/>
      <w:marTop w:val="0"/>
      <w:marBottom w:val="0"/>
      <w:divBdr>
        <w:top w:val="none" w:sz="0" w:space="0" w:color="auto"/>
        <w:left w:val="none" w:sz="0" w:space="0" w:color="auto"/>
        <w:bottom w:val="none" w:sz="0" w:space="0" w:color="auto"/>
        <w:right w:val="none" w:sz="0" w:space="0" w:color="auto"/>
      </w:divBdr>
    </w:div>
    <w:div w:id="1885287125">
      <w:marLeft w:val="0"/>
      <w:marRight w:val="0"/>
      <w:marTop w:val="0"/>
      <w:marBottom w:val="0"/>
      <w:divBdr>
        <w:top w:val="none" w:sz="0" w:space="0" w:color="auto"/>
        <w:left w:val="none" w:sz="0" w:space="0" w:color="auto"/>
        <w:bottom w:val="none" w:sz="0" w:space="0" w:color="auto"/>
        <w:right w:val="none" w:sz="0" w:space="0" w:color="auto"/>
      </w:divBdr>
    </w:div>
    <w:div w:id="1885360616">
      <w:marLeft w:val="0"/>
      <w:marRight w:val="0"/>
      <w:marTop w:val="0"/>
      <w:marBottom w:val="0"/>
      <w:divBdr>
        <w:top w:val="none" w:sz="0" w:space="0" w:color="auto"/>
        <w:left w:val="none" w:sz="0" w:space="0" w:color="auto"/>
        <w:bottom w:val="none" w:sz="0" w:space="0" w:color="auto"/>
        <w:right w:val="none" w:sz="0" w:space="0" w:color="auto"/>
      </w:divBdr>
    </w:div>
    <w:div w:id="1885364679">
      <w:marLeft w:val="0"/>
      <w:marRight w:val="0"/>
      <w:marTop w:val="0"/>
      <w:marBottom w:val="0"/>
      <w:divBdr>
        <w:top w:val="none" w:sz="0" w:space="0" w:color="auto"/>
        <w:left w:val="none" w:sz="0" w:space="0" w:color="auto"/>
        <w:bottom w:val="none" w:sz="0" w:space="0" w:color="auto"/>
        <w:right w:val="none" w:sz="0" w:space="0" w:color="auto"/>
      </w:divBdr>
    </w:div>
    <w:div w:id="1885410429">
      <w:marLeft w:val="0"/>
      <w:marRight w:val="0"/>
      <w:marTop w:val="0"/>
      <w:marBottom w:val="0"/>
      <w:divBdr>
        <w:top w:val="none" w:sz="0" w:space="0" w:color="auto"/>
        <w:left w:val="none" w:sz="0" w:space="0" w:color="auto"/>
        <w:bottom w:val="none" w:sz="0" w:space="0" w:color="auto"/>
        <w:right w:val="none" w:sz="0" w:space="0" w:color="auto"/>
      </w:divBdr>
    </w:div>
    <w:div w:id="1885560779">
      <w:marLeft w:val="0"/>
      <w:marRight w:val="0"/>
      <w:marTop w:val="0"/>
      <w:marBottom w:val="0"/>
      <w:divBdr>
        <w:top w:val="none" w:sz="0" w:space="0" w:color="auto"/>
        <w:left w:val="none" w:sz="0" w:space="0" w:color="auto"/>
        <w:bottom w:val="none" w:sz="0" w:space="0" w:color="auto"/>
        <w:right w:val="none" w:sz="0" w:space="0" w:color="auto"/>
      </w:divBdr>
    </w:div>
    <w:div w:id="1885561888">
      <w:marLeft w:val="0"/>
      <w:marRight w:val="0"/>
      <w:marTop w:val="0"/>
      <w:marBottom w:val="0"/>
      <w:divBdr>
        <w:top w:val="none" w:sz="0" w:space="0" w:color="auto"/>
        <w:left w:val="none" w:sz="0" w:space="0" w:color="auto"/>
        <w:bottom w:val="none" w:sz="0" w:space="0" w:color="auto"/>
        <w:right w:val="none" w:sz="0" w:space="0" w:color="auto"/>
      </w:divBdr>
    </w:div>
    <w:div w:id="1885631074">
      <w:marLeft w:val="0"/>
      <w:marRight w:val="0"/>
      <w:marTop w:val="0"/>
      <w:marBottom w:val="0"/>
      <w:divBdr>
        <w:top w:val="none" w:sz="0" w:space="0" w:color="auto"/>
        <w:left w:val="none" w:sz="0" w:space="0" w:color="auto"/>
        <w:bottom w:val="none" w:sz="0" w:space="0" w:color="auto"/>
        <w:right w:val="none" w:sz="0" w:space="0" w:color="auto"/>
      </w:divBdr>
    </w:div>
    <w:div w:id="1885676180">
      <w:marLeft w:val="0"/>
      <w:marRight w:val="0"/>
      <w:marTop w:val="0"/>
      <w:marBottom w:val="0"/>
      <w:divBdr>
        <w:top w:val="none" w:sz="0" w:space="0" w:color="auto"/>
        <w:left w:val="none" w:sz="0" w:space="0" w:color="auto"/>
        <w:bottom w:val="none" w:sz="0" w:space="0" w:color="auto"/>
        <w:right w:val="none" w:sz="0" w:space="0" w:color="auto"/>
      </w:divBdr>
    </w:div>
    <w:div w:id="1885677412">
      <w:marLeft w:val="0"/>
      <w:marRight w:val="0"/>
      <w:marTop w:val="0"/>
      <w:marBottom w:val="0"/>
      <w:divBdr>
        <w:top w:val="none" w:sz="0" w:space="0" w:color="auto"/>
        <w:left w:val="none" w:sz="0" w:space="0" w:color="auto"/>
        <w:bottom w:val="none" w:sz="0" w:space="0" w:color="auto"/>
        <w:right w:val="none" w:sz="0" w:space="0" w:color="auto"/>
      </w:divBdr>
    </w:div>
    <w:div w:id="1885747698">
      <w:bodyDiv w:val="1"/>
      <w:marLeft w:val="0"/>
      <w:marRight w:val="0"/>
      <w:marTop w:val="0"/>
      <w:marBottom w:val="0"/>
      <w:divBdr>
        <w:top w:val="none" w:sz="0" w:space="0" w:color="auto"/>
        <w:left w:val="none" w:sz="0" w:space="0" w:color="auto"/>
        <w:bottom w:val="none" w:sz="0" w:space="0" w:color="auto"/>
        <w:right w:val="none" w:sz="0" w:space="0" w:color="auto"/>
      </w:divBdr>
    </w:div>
    <w:div w:id="1885823521">
      <w:marLeft w:val="0"/>
      <w:marRight w:val="0"/>
      <w:marTop w:val="0"/>
      <w:marBottom w:val="0"/>
      <w:divBdr>
        <w:top w:val="none" w:sz="0" w:space="0" w:color="auto"/>
        <w:left w:val="none" w:sz="0" w:space="0" w:color="auto"/>
        <w:bottom w:val="none" w:sz="0" w:space="0" w:color="auto"/>
        <w:right w:val="none" w:sz="0" w:space="0" w:color="auto"/>
      </w:divBdr>
    </w:div>
    <w:div w:id="1885870306">
      <w:marLeft w:val="0"/>
      <w:marRight w:val="0"/>
      <w:marTop w:val="0"/>
      <w:marBottom w:val="0"/>
      <w:divBdr>
        <w:top w:val="none" w:sz="0" w:space="0" w:color="auto"/>
        <w:left w:val="none" w:sz="0" w:space="0" w:color="auto"/>
        <w:bottom w:val="none" w:sz="0" w:space="0" w:color="auto"/>
        <w:right w:val="none" w:sz="0" w:space="0" w:color="auto"/>
      </w:divBdr>
    </w:div>
    <w:div w:id="1885871585">
      <w:marLeft w:val="0"/>
      <w:marRight w:val="0"/>
      <w:marTop w:val="0"/>
      <w:marBottom w:val="0"/>
      <w:divBdr>
        <w:top w:val="none" w:sz="0" w:space="0" w:color="auto"/>
        <w:left w:val="none" w:sz="0" w:space="0" w:color="auto"/>
        <w:bottom w:val="none" w:sz="0" w:space="0" w:color="auto"/>
        <w:right w:val="none" w:sz="0" w:space="0" w:color="auto"/>
      </w:divBdr>
    </w:div>
    <w:div w:id="1886019974">
      <w:marLeft w:val="0"/>
      <w:marRight w:val="0"/>
      <w:marTop w:val="0"/>
      <w:marBottom w:val="0"/>
      <w:divBdr>
        <w:top w:val="none" w:sz="0" w:space="0" w:color="auto"/>
        <w:left w:val="none" w:sz="0" w:space="0" w:color="auto"/>
        <w:bottom w:val="none" w:sz="0" w:space="0" w:color="auto"/>
        <w:right w:val="none" w:sz="0" w:space="0" w:color="auto"/>
      </w:divBdr>
    </w:div>
    <w:div w:id="1886136594">
      <w:marLeft w:val="0"/>
      <w:marRight w:val="0"/>
      <w:marTop w:val="0"/>
      <w:marBottom w:val="0"/>
      <w:divBdr>
        <w:top w:val="none" w:sz="0" w:space="0" w:color="auto"/>
        <w:left w:val="none" w:sz="0" w:space="0" w:color="auto"/>
        <w:bottom w:val="none" w:sz="0" w:space="0" w:color="auto"/>
        <w:right w:val="none" w:sz="0" w:space="0" w:color="auto"/>
      </w:divBdr>
    </w:div>
    <w:div w:id="1886141169">
      <w:marLeft w:val="0"/>
      <w:marRight w:val="0"/>
      <w:marTop w:val="0"/>
      <w:marBottom w:val="0"/>
      <w:divBdr>
        <w:top w:val="none" w:sz="0" w:space="0" w:color="auto"/>
        <w:left w:val="none" w:sz="0" w:space="0" w:color="auto"/>
        <w:bottom w:val="none" w:sz="0" w:space="0" w:color="auto"/>
        <w:right w:val="none" w:sz="0" w:space="0" w:color="auto"/>
      </w:divBdr>
    </w:div>
    <w:div w:id="1886212945">
      <w:marLeft w:val="0"/>
      <w:marRight w:val="0"/>
      <w:marTop w:val="0"/>
      <w:marBottom w:val="0"/>
      <w:divBdr>
        <w:top w:val="none" w:sz="0" w:space="0" w:color="auto"/>
        <w:left w:val="none" w:sz="0" w:space="0" w:color="auto"/>
        <w:bottom w:val="none" w:sz="0" w:space="0" w:color="auto"/>
        <w:right w:val="none" w:sz="0" w:space="0" w:color="auto"/>
      </w:divBdr>
    </w:div>
    <w:div w:id="1886215561">
      <w:marLeft w:val="0"/>
      <w:marRight w:val="0"/>
      <w:marTop w:val="0"/>
      <w:marBottom w:val="0"/>
      <w:divBdr>
        <w:top w:val="none" w:sz="0" w:space="0" w:color="auto"/>
        <w:left w:val="none" w:sz="0" w:space="0" w:color="auto"/>
        <w:bottom w:val="none" w:sz="0" w:space="0" w:color="auto"/>
        <w:right w:val="none" w:sz="0" w:space="0" w:color="auto"/>
      </w:divBdr>
    </w:div>
    <w:div w:id="1886215565">
      <w:marLeft w:val="0"/>
      <w:marRight w:val="0"/>
      <w:marTop w:val="0"/>
      <w:marBottom w:val="0"/>
      <w:divBdr>
        <w:top w:val="none" w:sz="0" w:space="0" w:color="auto"/>
        <w:left w:val="none" w:sz="0" w:space="0" w:color="auto"/>
        <w:bottom w:val="none" w:sz="0" w:space="0" w:color="auto"/>
        <w:right w:val="none" w:sz="0" w:space="0" w:color="auto"/>
      </w:divBdr>
    </w:div>
    <w:div w:id="1886404458">
      <w:marLeft w:val="0"/>
      <w:marRight w:val="0"/>
      <w:marTop w:val="0"/>
      <w:marBottom w:val="0"/>
      <w:divBdr>
        <w:top w:val="none" w:sz="0" w:space="0" w:color="auto"/>
        <w:left w:val="none" w:sz="0" w:space="0" w:color="auto"/>
        <w:bottom w:val="none" w:sz="0" w:space="0" w:color="auto"/>
        <w:right w:val="none" w:sz="0" w:space="0" w:color="auto"/>
      </w:divBdr>
    </w:div>
    <w:div w:id="1886409298">
      <w:marLeft w:val="0"/>
      <w:marRight w:val="0"/>
      <w:marTop w:val="0"/>
      <w:marBottom w:val="0"/>
      <w:divBdr>
        <w:top w:val="none" w:sz="0" w:space="0" w:color="auto"/>
        <w:left w:val="none" w:sz="0" w:space="0" w:color="auto"/>
        <w:bottom w:val="none" w:sz="0" w:space="0" w:color="auto"/>
        <w:right w:val="none" w:sz="0" w:space="0" w:color="auto"/>
      </w:divBdr>
    </w:div>
    <w:div w:id="1886718181">
      <w:marLeft w:val="480"/>
      <w:marRight w:val="0"/>
      <w:marTop w:val="0"/>
      <w:marBottom w:val="0"/>
      <w:divBdr>
        <w:top w:val="none" w:sz="0" w:space="0" w:color="auto"/>
        <w:left w:val="none" w:sz="0" w:space="0" w:color="auto"/>
        <w:bottom w:val="none" w:sz="0" w:space="0" w:color="auto"/>
        <w:right w:val="none" w:sz="0" w:space="0" w:color="auto"/>
      </w:divBdr>
    </w:div>
    <w:div w:id="1886796127">
      <w:marLeft w:val="0"/>
      <w:marRight w:val="0"/>
      <w:marTop w:val="0"/>
      <w:marBottom w:val="0"/>
      <w:divBdr>
        <w:top w:val="none" w:sz="0" w:space="0" w:color="auto"/>
        <w:left w:val="none" w:sz="0" w:space="0" w:color="auto"/>
        <w:bottom w:val="none" w:sz="0" w:space="0" w:color="auto"/>
        <w:right w:val="none" w:sz="0" w:space="0" w:color="auto"/>
      </w:divBdr>
    </w:div>
    <w:div w:id="1886796755">
      <w:marLeft w:val="0"/>
      <w:marRight w:val="0"/>
      <w:marTop w:val="0"/>
      <w:marBottom w:val="0"/>
      <w:divBdr>
        <w:top w:val="none" w:sz="0" w:space="0" w:color="auto"/>
        <w:left w:val="none" w:sz="0" w:space="0" w:color="auto"/>
        <w:bottom w:val="none" w:sz="0" w:space="0" w:color="auto"/>
        <w:right w:val="none" w:sz="0" w:space="0" w:color="auto"/>
      </w:divBdr>
    </w:div>
    <w:div w:id="1886798151">
      <w:marLeft w:val="0"/>
      <w:marRight w:val="0"/>
      <w:marTop w:val="0"/>
      <w:marBottom w:val="0"/>
      <w:divBdr>
        <w:top w:val="none" w:sz="0" w:space="0" w:color="auto"/>
        <w:left w:val="none" w:sz="0" w:space="0" w:color="auto"/>
        <w:bottom w:val="none" w:sz="0" w:space="0" w:color="auto"/>
        <w:right w:val="none" w:sz="0" w:space="0" w:color="auto"/>
      </w:divBdr>
    </w:div>
    <w:div w:id="1886940868">
      <w:marLeft w:val="0"/>
      <w:marRight w:val="0"/>
      <w:marTop w:val="0"/>
      <w:marBottom w:val="0"/>
      <w:divBdr>
        <w:top w:val="none" w:sz="0" w:space="0" w:color="auto"/>
        <w:left w:val="none" w:sz="0" w:space="0" w:color="auto"/>
        <w:bottom w:val="none" w:sz="0" w:space="0" w:color="auto"/>
        <w:right w:val="none" w:sz="0" w:space="0" w:color="auto"/>
      </w:divBdr>
    </w:div>
    <w:div w:id="1886941458">
      <w:marLeft w:val="0"/>
      <w:marRight w:val="0"/>
      <w:marTop w:val="0"/>
      <w:marBottom w:val="0"/>
      <w:divBdr>
        <w:top w:val="none" w:sz="0" w:space="0" w:color="auto"/>
        <w:left w:val="none" w:sz="0" w:space="0" w:color="auto"/>
        <w:bottom w:val="none" w:sz="0" w:space="0" w:color="auto"/>
        <w:right w:val="none" w:sz="0" w:space="0" w:color="auto"/>
      </w:divBdr>
    </w:div>
    <w:div w:id="1886983772">
      <w:marLeft w:val="0"/>
      <w:marRight w:val="0"/>
      <w:marTop w:val="0"/>
      <w:marBottom w:val="0"/>
      <w:divBdr>
        <w:top w:val="none" w:sz="0" w:space="0" w:color="auto"/>
        <w:left w:val="none" w:sz="0" w:space="0" w:color="auto"/>
        <w:bottom w:val="none" w:sz="0" w:space="0" w:color="auto"/>
        <w:right w:val="none" w:sz="0" w:space="0" w:color="auto"/>
      </w:divBdr>
    </w:div>
    <w:div w:id="1886983866">
      <w:marLeft w:val="0"/>
      <w:marRight w:val="0"/>
      <w:marTop w:val="0"/>
      <w:marBottom w:val="0"/>
      <w:divBdr>
        <w:top w:val="none" w:sz="0" w:space="0" w:color="auto"/>
        <w:left w:val="none" w:sz="0" w:space="0" w:color="auto"/>
        <w:bottom w:val="none" w:sz="0" w:space="0" w:color="auto"/>
        <w:right w:val="none" w:sz="0" w:space="0" w:color="auto"/>
      </w:divBdr>
    </w:div>
    <w:div w:id="1887057766">
      <w:marLeft w:val="0"/>
      <w:marRight w:val="0"/>
      <w:marTop w:val="0"/>
      <w:marBottom w:val="0"/>
      <w:divBdr>
        <w:top w:val="none" w:sz="0" w:space="0" w:color="auto"/>
        <w:left w:val="none" w:sz="0" w:space="0" w:color="auto"/>
        <w:bottom w:val="none" w:sz="0" w:space="0" w:color="auto"/>
        <w:right w:val="none" w:sz="0" w:space="0" w:color="auto"/>
      </w:divBdr>
    </w:div>
    <w:div w:id="1887060150">
      <w:marLeft w:val="0"/>
      <w:marRight w:val="0"/>
      <w:marTop w:val="0"/>
      <w:marBottom w:val="0"/>
      <w:divBdr>
        <w:top w:val="none" w:sz="0" w:space="0" w:color="auto"/>
        <w:left w:val="none" w:sz="0" w:space="0" w:color="auto"/>
        <w:bottom w:val="none" w:sz="0" w:space="0" w:color="auto"/>
        <w:right w:val="none" w:sz="0" w:space="0" w:color="auto"/>
      </w:divBdr>
    </w:div>
    <w:div w:id="1887064035">
      <w:marLeft w:val="0"/>
      <w:marRight w:val="0"/>
      <w:marTop w:val="0"/>
      <w:marBottom w:val="0"/>
      <w:divBdr>
        <w:top w:val="none" w:sz="0" w:space="0" w:color="auto"/>
        <w:left w:val="none" w:sz="0" w:space="0" w:color="auto"/>
        <w:bottom w:val="none" w:sz="0" w:space="0" w:color="auto"/>
        <w:right w:val="none" w:sz="0" w:space="0" w:color="auto"/>
      </w:divBdr>
    </w:div>
    <w:div w:id="1887064929">
      <w:marLeft w:val="0"/>
      <w:marRight w:val="0"/>
      <w:marTop w:val="0"/>
      <w:marBottom w:val="0"/>
      <w:divBdr>
        <w:top w:val="none" w:sz="0" w:space="0" w:color="auto"/>
        <w:left w:val="none" w:sz="0" w:space="0" w:color="auto"/>
        <w:bottom w:val="none" w:sz="0" w:space="0" w:color="auto"/>
        <w:right w:val="none" w:sz="0" w:space="0" w:color="auto"/>
      </w:divBdr>
    </w:div>
    <w:div w:id="1887065204">
      <w:marLeft w:val="0"/>
      <w:marRight w:val="0"/>
      <w:marTop w:val="0"/>
      <w:marBottom w:val="0"/>
      <w:divBdr>
        <w:top w:val="none" w:sz="0" w:space="0" w:color="auto"/>
        <w:left w:val="none" w:sz="0" w:space="0" w:color="auto"/>
        <w:bottom w:val="none" w:sz="0" w:space="0" w:color="auto"/>
        <w:right w:val="none" w:sz="0" w:space="0" w:color="auto"/>
      </w:divBdr>
    </w:div>
    <w:div w:id="1887135674">
      <w:marLeft w:val="0"/>
      <w:marRight w:val="0"/>
      <w:marTop w:val="0"/>
      <w:marBottom w:val="0"/>
      <w:divBdr>
        <w:top w:val="none" w:sz="0" w:space="0" w:color="auto"/>
        <w:left w:val="none" w:sz="0" w:space="0" w:color="auto"/>
        <w:bottom w:val="none" w:sz="0" w:space="0" w:color="auto"/>
        <w:right w:val="none" w:sz="0" w:space="0" w:color="auto"/>
      </w:divBdr>
    </w:div>
    <w:div w:id="1887183778">
      <w:marLeft w:val="0"/>
      <w:marRight w:val="0"/>
      <w:marTop w:val="0"/>
      <w:marBottom w:val="0"/>
      <w:divBdr>
        <w:top w:val="none" w:sz="0" w:space="0" w:color="auto"/>
        <w:left w:val="none" w:sz="0" w:space="0" w:color="auto"/>
        <w:bottom w:val="none" w:sz="0" w:space="0" w:color="auto"/>
        <w:right w:val="none" w:sz="0" w:space="0" w:color="auto"/>
      </w:divBdr>
    </w:div>
    <w:div w:id="1887184780">
      <w:marLeft w:val="0"/>
      <w:marRight w:val="0"/>
      <w:marTop w:val="0"/>
      <w:marBottom w:val="0"/>
      <w:divBdr>
        <w:top w:val="none" w:sz="0" w:space="0" w:color="auto"/>
        <w:left w:val="none" w:sz="0" w:space="0" w:color="auto"/>
        <w:bottom w:val="none" w:sz="0" w:space="0" w:color="auto"/>
        <w:right w:val="none" w:sz="0" w:space="0" w:color="auto"/>
      </w:divBdr>
    </w:div>
    <w:div w:id="1887260257">
      <w:marLeft w:val="0"/>
      <w:marRight w:val="0"/>
      <w:marTop w:val="0"/>
      <w:marBottom w:val="0"/>
      <w:divBdr>
        <w:top w:val="none" w:sz="0" w:space="0" w:color="auto"/>
        <w:left w:val="none" w:sz="0" w:space="0" w:color="auto"/>
        <w:bottom w:val="none" w:sz="0" w:space="0" w:color="auto"/>
        <w:right w:val="none" w:sz="0" w:space="0" w:color="auto"/>
      </w:divBdr>
    </w:div>
    <w:div w:id="1887330027">
      <w:marLeft w:val="0"/>
      <w:marRight w:val="0"/>
      <w:marTop w:val="0"/>
      <w:marBottom w:val="0"/>
      <w:divBdr>
        <w:top w:val="none" w:sz="0" w:space="0" w:color="auto"/>
        <w:left w:val="none" w:sz="0" w:space="0" w:color="auto"/>
        <w:bottom w:val="none" w:sz="0" w:space="0" w:color="auto"/>
        <w:right w:val="none" w:sz="0" w:space="0" w:color="auto"/>
      </w:divBdr>
    </w:div>
    <w:div w:id="1887332673">
      <w:marLeft w:val="0"/>
      <w:marRight w:val="0"/>
      <w:marTop w:val="0"/>
      <w:marBottom w:val="0"/>
      <w:divBdr>
        <w:top w:val="none" w:sz="0" w:space="0" w:color="auto"/>
        <w:left w:val="none" w:sz="0" w:space="0" w:color="auto"/>
        <w:bottom w:val="none" w:sz="0" w:space="0" w:color="auto"/>
        <w:right w:val="none" w:sz="0" w:space="0" w:color="auto"/>
      </w:divBdr>
    </w:div>
    <w:div w:id="1887335146">
      <w:marLeft w:val="0"/>
      <w:marRight w:val="0"/>
      <w:marTop w:val="0"/>
      <w:marBottom w:val="0"/>
      <w:divBdr>
        <w:top w:val="none" w:sz="0" w:space="0" w:color="auto"/>
        <w:left w:val="none" w:sz="0" w:space="0" w:color="auto"/>
        <w:bottom w:val="none" w:sz="0" w:space="0" w:color="auto"/>
        <w:right w:val="none" w:sz="0" w:space="0" w:color="auto"/>
      </w:divBdr>
    </w:div>
    <w:div w:id="1887376224">
      <w:marLeft w:val="0"/>
      <w:marRight w:val="0"/>
      <w:marTop w:val="0"/>
      <w:marBottom w:val="0"/>
      <w:divBdr>
        <w:top w:val="none" w:sz="0" w:space="0" w:color="auto"/>
        <w:left w:val="none" w:sz="0" w:space="0" w:color="auto"/>
        <w:bottom w:val="none" w:sz="0" w:space="0" w:color="auto"/>
        <w:right w:val="none" w:sz="0" w:space="0" w:color="auto"/>
      </w:divBdr>
    </w:div>
    <w:div w:id="1887524390">
      <w:marLeft w:val="0"/>
      <w:marRight w:val="0"/>
      <w:marTop w:val="0"/>
      <w:marBottom w:val="0"/>
      <w:divBdr>
        <w:top w:val="none" w:sz="0" w:space="0" w:color="auto"/>
        <w:left w:val="none" w:sz="0" w:space="0" w:color="auto"/>
        <w:bottom w:val="none" w:sz="0" w:space="0" w:color="auto"/>
        <w:right w:val="none" w:sz="0" w:space="0" w:color="auto"/>
      </w:divBdr>
    </w:div>
    <w:div w:id="1887568597">
      <w:marLeft w:val="0"/>
      <w:marRight w:val="0"/>
      <w:marTop w:val="0"/>
      <w:marBottom w:val="0"/>
      <w:divBdr>
        <w:top w:val="none" w:sz="0" w:space="0" w:color="auto"/>
        <w:left w:val="none" w:sz="0" w:space="0" w:color="auto"/>
        <w:bottom w:val="none" w:sz="0" w:space="0" w:color="auto"/>
        <w:right w:val="none" w:sz="0" w:space="0" w:color="auto"/>
      </w:divBdr>
    </w:div>
    <w:div w:id="1887906188">
      <w:marLeft w:val="0"/>
      <w:marRight w:val="0"/>
      <w:marTop w:val="0"/>
      <w:marBottom w:val="0"/>
      <w:divBdr>
        <w:top w:val="none" w:sz="0" w:space="0" w:color="auto"/>
        <w:left w:val="none" w:sz="0" w:space="0" w:color="auto"/>
        <w:bottom w:val="none" w:sz="0" w:space="0" w:color="auto"/>
        <w:right w:val="none" w:sz="0" w:space="0" w:color="auto"/>
      </w:divBdr>
    </w:div>
    <w:div w:id="1887914103">
      <w:marLeft w:val="0"/>
      <w:marRight w:val="0"/>
      <w:marTop w:val="0"/>
      <w:marBottom w:val="0"/>
      <w:divBdr>
        <w:top w:val="none" w:sz="0" w:space="0" w:color="auto"/>
        <w:left w:val="none" w:sz="0" w:space="0" w:color="auto"/>
        <w:bottom w:val="none" w:sz="0" w:space="0" w:color="auto"/>
        <w:right w:val="none" w:sz="0" w:space="0" w:color="auto"/>
      </w:divBdr>
    </w:div>
    <w:div w:id="1887982056">
      <w:marLeft w:val="0"/>
      <w:marRight w:val="0"/>
      <w:marTop w:val="0"/>
      <w:marBottom w:val="0"/>
      <w:divBdr>
        <w:top w:val="none" w:sz="0" w:space="0" w:color="auto"/>
        <w:left w:val="none" w:sz="0" w:space="0" w:color="auto"/>
        <w:bottom w:val="none" w:sz="0" w:space="0" w:color="auto"/>
        <w:right w:val="none" w:sz="0" w:space="0" w:color="auto"/>
      </w:divBdr>
    </w:div>
    <w:div w:id="1888029131">
      <w:marLeft w:val="0"/>
      <w:marRight w:val="0"/>
      <w:marTop w:val="0"/>
      <w:marBottom w:val="0"/>
      <w:divBdr>
        <w:top w:val="none" w:sz="0" w:space="0" w:color="auto"/>
        <w:left w:val="none" w:sz="0" w:space="0" w:color="auto"/>
        <w:bottom w:val="none" w:sz="0" w:space="0" w:color="auto"/>
        <w:right w:val="none" w:sz="0" w:space="0" w:color="auto"/>
      </w:divBdr>
    </w:div>
    <w:div w:id="1888033219">
      <w:marLeft w:val="0"/>
      <w:marRight w:val="0"/>
      <w:marTop w:val="0"/>
      <w:marBottom w:val="0"/>
      <w:divBdr>
        <w:top w:val="none" w:sz="0" w:space="0" w:color="auto"/>
        <w:left w:val="none" w:sz="0" w:space="0" w:color="auto"/>
        <w:bottom w:val="none" w:sz="0" w:space="0" w:color="auto"/>
        <w:right w:val="none" w:sz="0" w:space="0" w:color="auto"/>
      </w:divBdr>
    </w:div>
    <w:div w:id="1888105758">
      <w:marLeft w:val="0"/>
      <w:marRight w:val="0"/>
      <w:marTop w:val="0"/>
      <w:marBottom w:val="0"/>
      <w:divBdr>
        <w:top w:val="none" w:sz="0" w:space="0" w:color="auto"/>
        <w:left w:val="none" w:sz="0" w:space="0" w:color="auto"/>
        <w:bottom w:val="none" w:sz="0" w:space="0" w:color="auto"/>
        <w:right w:val="none" w:sz="0" w:space="0" w:color="auto"/>
      </w:divBdr>
    </w:div>
    <w:div w:id="1888175965">
      <w:marLeft w:val="0"/>
      <w:marRight w:val="0"/>
      <w:marTop w:val="0"/>
      <w:marBottom w:val="0"/>
      <w:divBdr>
        <w:top w:val="none" w:sz="0" w:space="0" w:color="auto"/>
        <w:left w:val="none" w:sz="0" w:space="0" w:color="auto"/>
        <w:bottom w:val="none" w:sz="0" w:space="0" w:color="auto"/>
        <w:right w:val="none" w:sz="0" w:space="0" w:color="auto"/>
      </w:divBdr>
    </w:div>
    <w:div w:id="1888181592">
      <w:marLeft w:val="0"/>
      <w:marRight w:val="0"/>
      <w:marTop w:val="0"/>
      <w:marBottom w:val="0"/>
      <w:divBdr>
        <w:top w:val="none" w:sz="0" w:space="0" w:color="auto"/>
        <w:left w:val="none" w:sz="0" w:space="0" w:color="auto"/>
        <w:bottom w:val="none" w:sz="0" w:space="0" w:color="auto"/>
        <w:right w:val="none" w:sz="0" w:space="0" w:color="auto"/>
      </w:divBdr>
    </w:div>
    <w:div w:id="1888299918">
      <w:marLeft w:val="0"/>
      <w:marRight w:val="0"/>
      <w:marTop w:val="0"/>
      <w:marBottom w:val="0"/>
      <w:divBdr>
        <w:top w:val="none" w:sz="0" w:space="0" w:color="auto"/>
        <w:left w:val="none" w:sz="0" w:space="0" w:color="auto"/>
        <w:bottom w:val="none" w:sz="0" w:space="0" w:color="auto"/>
        <w:right w:val="none" w:sz="0" w:space="0" w:color="auto"/>
      </w:divBdr>
    </w:div>
    <w:div w:id="1888301283">
      <w:marLeft w:val="0"/>
      <w:marRight w:val="0"/>
      <w:marTop w:val="0"/>
      <w:marBottom w:val="0"/>
      <w:divBdr>
        <w:top w:val="none" w:sz="0" w:space="0" w:color="auto"/>
        <w:left w:val="none" w:sz="0" w:space="0" w:color="auto"/>
        <w:bottom w:val="none" w:sz="0" w:space="0" w:color="auto"/>
        <w:right w:val="none" w:sz="0" w:space="0" w:color="auto"/>
      </w:divBdr>
    </w:div>
    <w:div w:id="1888371163">
      <w:marLeft w:val="0"/>
      <w:marRight w:val="0"/>
      <w:marTop w:val="0"/>
      <w:marBottom w:val="0"/>
      <w:divBdr>
        <w:top w:val="none" w:sz="0" w:space="0" w:color="auto"/>
        <w:left w:val="none" w:sz="0" w:space="0" w:color="auto"/>
        <w:bottom w:val="none" w:sz="0" w:space="0" w:color="auto"/>
        <w:right w:val="none" w:sz="0" w:space="0" w:color="auto"/>
      </w:divBdr>
    </w:div>
    <w:div w:id="1888372968">
      <w:marLeft w:val="0"/>
      <w:marRight w:val="0"/>
      <w:marTop w:val="0"/>
      <w:marBottom w:val="0"/>
      <w:divBdr>
        <w:top w:val="none" w:sz="0" w:space="0" w:color="auto"/>
        <w:left w:val="none" w:sz="0" w:space="0" w:color="auto"/>
        <w:bottom w:val="none" w:sz="0" w:space="0" w:color="auto"/>
        <w:right w:val="none" w:sz="0" w:space="0" w:color="auto"/>
      </w:divBdr>
    </w:div>
    <w:div w:id="1888448041">
      <w:marLeft w:val="0"/>
      <w:marRight w:val="0"/>
      <w:marTop w:val="0"/>
      <w:marBottom w:val="0"/>
      <w:divBdr>
        <w:top w:val="none" w:sz="0" w:space="0" w:color="auto"/>
        <w:left w:val="none" w:sz="0" w:space="0" w:color="auto"/>
        <w:bottom w:val="none" w:sz="0" w:space="0" w:color="auto"/>
        <w:right w:val="none" w:sz="0" w:space="0" w:color="auto"/>
      </w:divBdr>
    </w:div>
    <w:div w:id="1888448202">
      <w:marLeft w:val="0"/>
      <w:marRight w:val="0"/>
      <w:marTop w:val="0"/>
      <w:marBottom w:val="0"/>
      <w:divBdr>
        <w:top w:val="none" w:sz="0" w:space="0" w:color="auto"/>
        <w:left w:val="none" w:sz="0" w:space="0" w:color="auto"/>
        <w:bottom w:val="none" w:sz="0" w:space="0" w:color="auto"/>
        <w:right w:val="none" w:sz="0" w:space="0" w:color="auto"/>
      </w:divBdr>
    </w:div>
    <w:div w:id="1888494621">
      <w:marLeft w:val="0"/>
      <w:marRight w:val="0"/>
      <w:marTop w:val="0"/>
      <w:marBottom w:val="0"/>
      <w:divBdr>
        <w:top w:val="none" w:sz="0" w:space="0" w:color="auto"/>
        <w:left w:val="none" w:sz="0" w:space="0" w:color="auto"/>
        <w:bottom w:val="none" w:sz="0" w:space="0" w:color="auto"/>
        <w:right w:val="none" w:sz="0" w:space="0" w:color="auto"/>
      </w:divBdr>
    </w:div>
    <w:div w:id="1888561547">
      <w:marLeft w:val="0"/>
      <w:marRight w:val="0"/>
      <w:marTop w:val="0"/>
      <w:marBottom w:val="0"/>
      <w:divBdr>
        <w:top w:val="none" w:sz="0" w:space="0" w:color="auto"/>
        <w:left w:val="none" w:sz="0" w:space="0" w:color="auto"/>
        <w:bottom w:val="none" w:sz="0" w:space="0" w:color="auto"/>
        <w:right w:val="none" w:sz="0" w:space="0" w:color="auto"/>
      </w:divBdr>
    </w:div>
    <w:div w:id="1888569471">
      <w:marLeft w:val="0"/>
      <w:marRight w:val="0"/>
      <w:marTop w:val="0"/>
      <w:marBottom w:val="0"/>
      <w:divBdr>
        <w:top w:val="none" w:sz="0" w:space="0" w:color="auto"/>
        <w:left w:val="none" w:sz="0" w:space="0" w:color="auto"/>
        <w:bottom w:val="none" w:sz="0" w:space="0" w:color="auto"/>
        <w:right w:val="none" w:sz="0" w:space="0" w:color="auto"/>
      </w:divBdr>
    </w:div>
    <w:div w:id="1888645487">
      <w:marLeft w:val="0"/>
      <w:marRight w:val="0"/>
      <w:marTop w:val="0"/>
      <w:marBottom w:val="0"/>
      <w:divBdr>
        <w:top w:val="none" w:sz="0" w:space="0" w:color="auto"/>
        <w:left w:val="none" w:sz="0" w:space="0" w:color="auto"/>
        <w:bottom w:val="none" w:sz="0" w:space="0" w:color="auto"/>
        <w:right w:val="none" w:sz="0" w:space="0" w:color="auto"/>
      </w:divBdr>
    </w:div>
    <w:div w:id="1888711986">
      <w:marLeft w:val="0"/>
      <w:marRight w:val="0"/>
      <w:marTop w:val="0"/>
      <w:marBottom w:val="0"/>
      <w:divBdr>
        <w:top w:val="none" w:sz="0" w:space="0" w:color="auto"/>
        <w:left w:val="none" w:sz="0" w:space="0" w:color="auto"/>
        <w:bottom w:val="none" w:sz="0" w:space="0" w:color="auto"/>
        <w:right w:val="none" w:sz="0" w:space="0" w:color="auto"/>
      </w:divBdr>
    </w:div>
    <w:div w:id="1888712616">
      <w:marLeft w:val="0"/>
      <w:marRight w:val="0"/>
      <w:marTop w:val="0"/>
      <w:marBottom w:val="0"/>
      <w:divBdr>
        <w:top w:val="none" w:sz="0" w:space="0" w:color="auto"/>
        <w:left w:val="none" w:sz="0" w:space="0" w:color="auto"/>
        <w:bottom w:val="none" w:sz="0" w:space="0" w:color="auto"/>
        <w:right w:val="none" w:sz="0" w:space="0" w:color="auto"/>
      </w:divBdr>
    </w:div>
    <w:div w:id="1888757178">
      <w:marLeft w:val="0"/>
      <w:marRight w:val="0"/>
      <w:marTop w:val="0"/>
      <w:marBottom w:val="0"/>
      <w:divBdr>
        <w:top w:val="none" w:sz="0" w:space="0" w:color="auto"/>
        <w:left w:val="none" w:sz="0" w:space="0" w:color="auto"/>
        <w:bottom w:val="none" w:sz="0" w:space="0" w:color="auto"/>
        <w:right w:val="none" w:sz="0" w:space="0" w:color="auto"/>
      </w:divBdr>
    </w:div>
    <w:div w:id="1888759623">
      <w:marLeft w:val="0"/>
      <w:marRight w:val="0"/>
      <w:marTop w:val="0"/>
      <w:marBottom w:val="0"/>
      <w:divBdr>
        <w:top w:val="none" w:sz="0" w:space="0" w:color="auto"/>
        <w:left w:val="none" w:sz="0" w:space="0" w:color="auto"/>
        <w:bottom w:val="none" w:sz="0" w:space="0" w:color="auto"/>
        <w:right w:val="none" w:sz="0" w:space="0" w:color="auto"/>
      </w:divBdr>
    </w:div>
    <w:div w:id="1888761155">
      <w:marLeft w:val="0"/>
      <w:marRight w:val="0"/>
      <w:marTop w:val="0"/>
      <w:marBottom w:val="0"/>
      <w:divBdr>
        <w:top w:val="none" w:sz="0" w:space="0" w:color="auto"/>
        <w:left w:val="none" w:sz="0" w:space="0" w:color="auto"/>
        <w:bottom w:val="none" w:sz="0" w:space="0" w:color="auto"/>
        <w:right w:val="none" w:sz="0" w:space="0" w:color="auto"/>
      </w:divBdr>
    </w:div>
    <w:div w:id="1888764069">
      <w:marLeft w:val="0"/>
      <w:marRight w:val="0"/>
      <w:marTop w:val="0"/>
      <w:marBottom w:val="0"/>
      <w:divBdr>
        <w:top w:val="none" w:sz="0" w:space="0" w:color="auto"/>
        <w:left w:val="none" w:sz="0" w:space="0" w:color="auto"/>
        <w:bottom w:val="none" w:sz="0" w:space="0" w:color="auto"/>
        <w:right w:val="none" w:sz="0" w:space="0" w:color="auto"/>
      </w:divBdr>
    </w:div>
    <w:div w:id="1888833664">
      <w:marLeft w:val="0"/>
      <w:marRight w:val="0"/>
      <w:marTop w:val="0"/>
      <w:marBottom w:val="0"/>
      <w:divBdr>
        <w:top w:val="none" w:sz="0" w:space="0" w:color="auto"/>
        <w:left w:val="none" w:sz="0" w:space="0" w:color="auto"/>
        <w:bottom w:val="none" w:sz="0" w:space="0" w:color="auto"/>
        <w:right w:val="none" w:sz="0" w:space="0" w:color="auto"/>
      </w:divBdr>
    </w:div>
    <w:div w:id="1888838681">
      <w:marLeft w:val="0"/>
      <w:marRight w:val="0"/>
      <w:marTop w:val="0"/>
      <w:marBottom w:val="0"/>
      <w:divBdr>
        <w:top w:val="none" w:sz="0" w:space="0" w:color="auto"/>
        <w:left w:val="none" w:sz="0" w:space="0" w:color="auto"/>
        <w:bottom w:val="none" w:sz="0" w:space="0" w:color="auto"/>
        <w:right w:val="none" w:sz="0" w:space="0" w:color="auto"/>
      </w:divBdr>
    </w:div>
    <w:div w:id="1888838858">
      <w:bodyDiv w:val="1"/>
      <w:marLeft w:val="0"/>
      <w:marRight w:val="0"/>
      <w:marTop w:val="0"/>
      <w:marBottom w:val="0"/>
      <w:divBdr>
        <w:top w:val="none" w:sz="0" w:space="0" w:color="auto"/>
        <w:left w:val="none" w:sz="0" w:space="0" w:color="auto"/>
        <w:bottom w:val="none" w:sz="0" w:space="0" w:color="auto"/>
        <w:right w:val="none" w:sz="0" w:space="0" w:color="auto"/>
      </w:divBdr>
    </w:div>
    <w:div w:id="1888880836">
      <w:marLeft w:val="0"/>
      <w:marRight w:val="0"/>
      <w:marTop w:val="0"/>
      <w:marBottom w:val="0"/>
      <w:divBdr>
        <w:top w:val="none" w:sz="0" w:space="0" w:color="auto"/>
        <w:left w:val="none" w:sz="0" w:space="0" w:color="auto"/>
        <w:bottom w:val="none" w:sz="0" w:space="0" w:color="auto"/>
        <w:right w:val="none" w:sz="0" w:space="0" w:color="auto"/>
      </w:divBdr>
    </w:div>
    <w:div w:id="1889099663">
      <w:marLeft w:val="0"/>
      <w:marRight w:val="0"/>
      <w:marTop w:val="0"/>
      <w:marBottom w:val="0"/>
      <w:divBdr>
        <w:top w:val="none" w:sz="0" w:space="0" w:color="auto"/>
        <w:left w:val="none" w:sz="0" w:space="0" w:color="auto"/>
        <w:bottom w:val="none" w:sz="0" w:space="0" w:color="auto"/>
        <w:right w:val="none" w:sz="0" w:space="0" w:color="auto"/>
      </w:divBdr>
    </w:div>
    <w:div w:id="1889143151">
      <w:marLeft w:val="0"/>
      <w:marRight w:val="0"/>
      <w:marTop w:val="0"/>
      <w:marBottom w:val="0"/>
      <w:divBdr>
        <w:top w:val="none" w:sz="0" w:space="0" w:color="auto"/>
        <w:left w:val="none" w:sz="0" w:space="0" w:color="auto"/>
        <w:bottom w:val="none" w:sz="0" w:space="0" w:color="auto"/>
        <w:right w:val="none" w:sz="0" w:space="0" w:color="auto"/>
      </w:divBdr>
    </w:div>
    <w:div w:id="1889145318">
      <w:marLeft w:val="0"/>
      <w:marRight w:val="0"/>
      <w:marTop w:val="0"/>
      <w:marBottom w:val="0"/>
      <w:divBdr>
        <w:top w:val="none" w:sz="0" w:space="0" w:color="auto"/>
        <w:left w:val="none" w:sz="0" w:space="0" w:color="auto"/>
        <w:bottom w:val="none" w:sz="0" w:space="0" w:color="auto"/>
        <w:right w:val="none" w:sz="0" w:space="0" w:color="auto"/>
      </w:divBdr>
    </w:div>
    <w:div w:id="1889150184">
      <w:marLeft w:val="0"/>
      <w:marRight w:val="0"/>
      <w:marTop w:val="0"/>
      <w:marBottom w:val="0"/>
      <w:divBdr>
        <w:top w:val="none" w:sz="0" w:space="0" w:color="auto"/>
        <w:left w:val="none" w:sz="0" w:space="0" w:color="auto"/>
        <w:bottom w:val="none" w:sz="0" w:space="0" w:color="auto"/>
        <w:right w:val="none" w:sz="0" w:space="0" w:color="auto"/>
      </w:divBdr>
    </w:div>
    <w:div w:id="1889226103">
      <w:marLeft w:val="0"/>
      <w:marRight w:val="0"/>
      <w:marTop w:val="0"/>
      <w:marBottom w:val="0"/>
      <w:divBdr>
        <w:top w:val="none" w:sz="0" w:space="0" w:color="auto"/>
        <w:left w:val="none" w:sz="0" w:space="0" w:color="auto"/>
        <w:bottom w:val="none" w:sz="0" w:space="0" w:color="auto"/>
        <w:right w:val="none" w:sz="0" w:space="0" w:color="auto"/>
      </w:divBdr>
    </w:div>
    <w:div w:id="1889293282">
      <w:marLeft w:val="0"/>
      <w:marRight w:val="0"/>
      <w:marTop w:val="0"/>
      <w:marBottom w:val="0"/>
      <w:divBdr>
        <w:top w:val="none" w:sz="0" w:space="0" w:color="auto"/>
        <w:left w:val="none" w:sz="0" w:space="0" w:color="auto"/>
        <w:bottom w:val="none" w:sz="0" w:space="0" w:color="auto"/>
        <w:right w:val="none" w:sz="0" w:space="0" w:color="auto"/>
      </w:divBdr>
    </w:div>
    <w:div w:id="1889298119">
      <w:marLeft w:val="0"/>
      <w:marRight w:val="0"/>
      <w:marTop w:val="0"/>
      <w:marBottom w:val="0"/>
      <w:divBdr>
        <w:top w:val="none" w:sz="0" w:space="0" w:color="auto"/>
        <w:left w:val="none" w:sz="0" w:space="0" w:color="auto"/>
        <w:bottom w:val="none" w:sz="0" w:space="0" w:color="auto"/>
        <w:right w:val="none" w:sz="0" w:space="0" w:color="auto"/>
      </w:divBdr>
    </w:div>
    <w:div w:id="1889338041">
      <w:marLeft w:val="0"/>
      <w:marRight w:val="0"/>
      <w:marTop w:val="0"/>
      <w:marBottom w:val="0"/>
      <w:divBdr>
        <w:top w:val="none" w:sz="0" w:space="0" w:color="auto"/>
        <w:left w:val="none" w:sz="0" w:space="0" w:color="auto"/>
        <w:bottom w:val="none" w:sz="0" w:space="0" w:color="auto"/>
        <w:right w:val="none" w:sz="0" w:space="0" w:color="auto"/>
      </w:divBdr>
    </w:div>
    <w:div w:id="1889339004">
      <w:marLeft w:val="0"/>
      <w:marRight w:val="0"/>
      <w:marTop w:val="0"/>
      <w:marBottom w:val="0"/>
      <w:divBdr>
        <w:top w:val="none" w:sz="0" w:space="0" w:color="auto"/>
        <w:left w:val="none" w:sz="0" w:space="0" w:color="auto"/>
        <w:bottom w:val="none" w:sz="0" w:space="0" w:color="auto"/>
        <w:right w:val="none" w:sz="0" w:space="0" w:color="auto"/>
      </w:divBdr>
    </w:div>
    <w:div w:id="1889367720">
      <w:marLeft w:val="0"/>
      <w:marRight w:val="0"/>
      <w:marTop w:val="0"/>
      <w:marBottom w:val="0"/>
      <w:divBdr>
        <w:top w:val="none" w:sz="0" w:space="0" w:color="auto"/>
        <w:left w:val="none" w:sz="0" w:space="0" w:color="auto"/>
        <w:bottom w:val="none" w:sz="0" w:space="0" w:color="auto"/>
        <w:right w:val="none" w:sz="0" w:space="0" w:color="auto"/>
      </w:divBdr>
    </w:div>
    <w:div w:id="1889368925">
      <w:marLeft w:val="0"/>
      <w:marRight w:val="0"/>
      <w:marTop w:val="0"/>
      <w:marBottom w:val="0"/>
      <w:divBdr>
        <w:top w:val="none" w:sz="0" w:space="0" w:color="auto"/>
        <w:left w:val="none" w:sz="0" w:space="0" w:color="auto"/>
        <w:bottom w:val="none" w:sz="0" w:space="0" w:color="auto"/>
        <w:right w:val="none" w:sz="0" w:space="0" w:color="auto"/>
      </w:divBdr>
    </w:div>
    <w:div w:id="1889416828">
      <w:marLeft w:val="0"/>
      <w:marRight w:val="0"/>
      <w:marTop w:val="0"/>
      <w:marBottom w:val="0"/>
      <w:divBdr>
        <w:top w:val="none" w:sz="0" w:space="0" w:color="auto"/>
        <w:left w:val="none" w:sz="0" w:space="0" w:color="auto"/>
        <w:bottom w:val="none" w:sz="0" w:space="0" w:color="auto"/>
        <w:right w:val="none" w:sz="0" w:space="0" w:color="auto"/>
      </w:divBdr>
    </w:div>
    <w:div w:id="1889417269">
      <w:marLeft w:val="0"/>
      <w:marRight w:val="0"/>
      <w:marTop w:val="0"/>
      <w:marBottom w:val="0"/>
      <w:divBdr>
        <w:top w:val="none" w:sz="0" w:space="0" w:color="auto"/>
        <w:left w:val="none" w:sz="0" w:space="0" w:color="auto"/>
        <w:bottom w:val="none" w:sz="0" w:space="0" w:color="auto"/>
        <w:right w:val="none" w:sz="0" w:space="0" w:color="auto"/>
      </w:divBdr>
    </w:div>
    <w:div w:id="1889493692">
      <w:marLeft w:val="0"/>
      <w:marRight w:val="0"/>
      <w:marTop w:val="0"/>
      <w:marBottom w:val="0"/>
      <w:divBdr>
        <w:top w:val="none" w:sz="0" w:space="0" w:color="auto"/>
        <w:left w:val="none" w:sz="0" w:space="0" w:color="auto"/>
        <w:bottom w:val="none" w:sz="0" w:space="0" w:color="auto"/>
        <w:right w:val="none" w:sz="0" w:space="0" w:color="auto"/>
      </w:divBdr>
    </w:div>
    <w:div w:id="1889560445">
      <w:marLeft w:val="0"/>
      <w:marRight w:val="0"/>
      <w:marTop w:val="0"/>
      <w:marBottom w:val="0"/>
      <w:divBdr>
        <w:top w:val="none" w:sz="0" w:space="0" w:color="auto"/>
        <w:left w:val="none" w:sz="0" w:space="0" w:color="auto"/>
        <w:bottom w:val="none" w:sz="0" w:space="0" w:color="auto"/>
        <w:right w:val="none" w:sz="0" w:space="0" w:color="auto"/>
      </w:divBdr>
    </w:div>
    <w:div w:id="1889609419">
      <w:marLeft w:val="0"/>
      <w:marRight w:val="0"/>
      <w:marTop w:val="0"/>
      <w:marBottom w:val="0"/>
      <w:divBdr>
        <w:top w:val="none" w:sz="0" w:space="0" w:color="auto"/>
        <w:left w:val="none" w:sz="0" w:space="0" w:color="auto"/>
        <w:bottom w:val="none" w:sz="0" w:space="0" w:color="auto"/>
        <w:right w:val="none" w:sz="0" w:space="0" w:color="auto"/>
      </w:divBdr>
    </w:div>
    <w:div w:id="1889611984">
      <w:marLeft w:val="0"/>
      <w:marRight w:val="0"/>
      <w:marTop w:val="0"/>
      <w:marBottom w:val="0"/>
      <w:divBdr>
        <w:top w:val="none" w:sz="0" w:space="0" w:color="auto"/>
        <w:left w:val="none" w:sz="0" w:space="0" w:color="auto"/>
        <w:bottom w:val="none" w:sz="0" w:space="0" w:color="auto"/>
        <w:right w:val="none" w:sz="0" w:space="0" w:color="auto"/>
      </w:divBdr>
    </w:div>
    <w:div w:id="1889678711">
      <w:marLeft w:val="0"/>
      <w:marRight w:val="0"/>
      <w:marTop w:val="0"/>
      <w:marBottom w:val="0"/>
      <w:divBdr>
        <w:top w:val="none" w:sz="0" w:space="0" w:color="auto"/>
        <w:left w:val="none" w:sz="0" w:space="0" w:color="auto"/>
        <w:bottom w:val="none" w:sz="0" w:space="0" w:color="auto"/>
        <w:right w:val="none" w:sz="0" w:space="0" w:color="auto"/>
      </w:divBdr>
    </w:div>
    <w:div w:id="1889679249">
      <w:marLeft w:val="0"/>
      <w:marRight w:val="0"/>
      <w:marTop w:val="0"/>
      <w:marBottom w:val="0"/>
      <w:divBdr>
        <w:top w:val="none" w:sz="0" w:space="0" w:color="auto"/>
        <w:left w:val="none" w:sz="0" w:space="0" w:color="auto"/>
        <w:bottom w:val="none" w:sz="0" w:space="0" w:color="auto"/>
        <w:right w:val="none" w:sz="0" w:space="0" w:color="auto"/>
      </w:divBdr>
    </w:div>
    <w:div w:id="1889682346">
      <w:marLeft w:val="0"/>
      <w:marRight w:val="0"/>
      <w:marTop w:val="0"/>
      <w:marBottom w:val="0"/>
      <w:divBdr>
        <w:top w:val="none" w:sz="0" w:space="0" w:color="auto"/>
        <w:left w:val="none" w:sz="0" w:space="0" w:color="auto"/>
        <w:bottom w:val="none" w:sz="0" w:space="0" w:color="auto"/>
        <w:right w:val="none" w:sz="0" w:space="0" w:color="auto"/>
      </w:divBdr>
    </w:div>
    <w:div w:id="1889684931">
      <w:marLeft w:val="0"/>
      <w:marRight w:val="0"/>
      <w:marTop w:val="0"/>
      <w:marBottom w:val="0"/>
      <w:divBdr>
        <w:top w:val="none" w:sz="0" w:space="0" w:color="auto"/>
        <w:left w:val="none" w:sz="0" w:space="0" w:color="auto"/>
        <w:bottom w:val="none" w:sz="0" w:space="0" w:color="auto"/>
        <w:right w:val="none" w:sz="0" w:space="0" w:color="auto"/>
      </w:divBdr>
    </w:div>
    <w:div w:id="1889805169">
      <w:marLeft w:val="0"/>
      <w:marRight w:val="0"/>
      <w:marTop w:val="0"/>
      <w:marBottom w:val="0"/>
      <w:divBdr>
        <w:top w:val="none" w:sz="0" w:space="0" w:color="auto"/>
        <w:left w:val="none" w:sz="0" w:space="0" w:color="auto"/>
        <w:bottom w:val="none" w:sz="0" w:space="0" w:color="auto"/>
        <w:right w:val="none" w:sz="0" w:space="0" w:color="auto"/>
      </w:divBdr>
    </w:div>
    <w:div w:id="1889880014">
      <w:marLeft w:val="0"/>
      <w:marRight w:val="0"/>
      <w:marTop w:val="0"/>
      <w:marBottom w:val="0"/>
      <w:divBdr>
        <w:top w:val="none" w:sz="0" w:space="0" w:color="auto"/>
        <w:left w:val="none" w:sz="0" w:space="0" w:color="auto"/>
        <w:bottom w:val="none" w:sz="0" w:space="0" w:color="auto"/>
        <w:right w:val="none" w:sz="0" w:space="0" w:color="auto"/>
      </w:divBdr>
    </w:div>
    <w:div w:id="1889881146">
      <w:marLeft w:val="0"/>
      <w:marRight w:val="0"/>
      <w:marTop w:val="0"/>
      <w:marBottom w:val="0"/>
      <w:divBdr>
        <w:top w:val="none" w:sz="0" w:space="0" w:color="auto"/>
        <w:left w:val="none" w:sz="0" w:space="0" w:color="auto"/>
        <w:bottom w:val="none" w:sz="0" w:space="0" w:color="auto"/>
        <w:right w:val="none" w:sz="0" w:space="0" w:color="auto"/>
      </w:divBdr>
    </w:div>
    <w:div w:id="1889947760">
      <w:marLeft w:val="0"/>
      <w:marRight w:val="0"/>
      <w:marTop w:val="0"/>
      <w:marBottom w:val="0"/>
      <w:divBdr>
        <w:top w:val="none" w:sz="0" w:space="0" w:color="auto"/>
        <w:left w:val="none" w:sz="0" w:space="0" w:color="auto"/>
        <w:bottom w:val="none" w:sz="0" w:space="0" w:color="auto"/>
        <w:right w:val="none" w:sz="0" w:space="0" w:color="auto"/>
      </w:divBdr>
    </w:div>
    <w:div w:id="1889995167">
      <w:marLeft w:val="0"/>
      <w:marRight w:val="0"/>
      <w:marTop w:val="0"/>
      <w:marBottom w:val="0"/>
      <w:divBdr>
        <w:top w:val="none" w:sz="0" w:space="0" w:color="auto"/>
        <w:left w:val="none" w:sz="0" w:space="0" w:color="auto"/>
        <w:bottom w:val="none" w:sz="0" w:space="0" w:color="auto"/>
        <w:right w:val="none" w:sz="0" w:space="0" w:color="auto"/>
      </w:divBdr>
    </w:div>
    <w:div w:id="1890149356">
      <w:marLeft w:val="0"/>
      <w:marRight w:val="0"/>
      <w:marTop w:val="0"/>
      <w:marBottom w:val="0"/>
      <w:divBdr>
        <w:top w:val="none" w:sz="0" w:space="0" w:color="auto"/>
        <w:left w:val="none" w:sz="0" w:space="0" w:color="auto"/>
        <w:bottom w:val="none" w:sz="0" w:space="0" w:color="auto"/>
        <w:right w:val="none" w:sz="0" w:space="0" w:color="auto"/>
      </w:divBdr>
    </w:div>
    <w:div w:id="1890149737">
      <w:marLeft w:val="0"/>
      <w:marRight w:val="0"/>
      <w:marTop w:val="0"/>
      <w:marBottom w:val="0"/>
      <w:divBdr>
        <w:top w:val="none" w:sz="0" w:space="0" w:color="auto"/>
        <w:left w:val="none" w:sz="0" w:space="0" w:color="auto"/>
        <w:bottom w:val="none" w:sz="0" w:space="0" w:color="auto"/>
        <w:right w:val="none" w:sz="0" w:space="0" w:color="auto"/>
      </w:divBdr>
    </w:div>
    <w:div w:id="1890190961">
      <w:marLeft w:val="0"/>
      <w:marRight w:val="0"/>
      <w:marTop w:val="0"/>
      <w:marBottom w:val="0"/>
      <w:divBdr>
        <w:top w:val="none" w:sz="0" w:space="0" w:color="auto"/>
        <w:left w:val="none" w:sz="0" w:space="0" w:color="auto"/>
        <w:bottom w:val="none" w:sz="0" w:space="0" w:color="auto"/>
        <w:right w:val="none" w:sz="0" w:space="0" w:color="auto"/>
      </w:divBdr>
    </w:div>
    <w:div w:id="1890216450">
      <w:marLeft w:val="0"/>
      <w:marRight w:val="0"/>
      <w:marTop w:val="0"/>
      <w:marBottom w:val="0"/>
      <w:divBdr>
        <w:top w:val="none" w:sz="0" w:space="0" w:color="auto"/>
        <w:left w:val="none" w:sz="0" w:space="0" w:color="auto"/>
        <w:bottom w:val="none" w:sz="0" w:space="0" w:color="auto"/>
        <w:right w:val="none" w:sz="0" w:space="0" w:color="auto"/>
      </w:divBdr>
    </w:div>
    <w:div w:id="1890263148">
      <w:marLeft w:val="0"/>
      <w:marRight w:val="0"/>
      <w:marTop w:val="0"/>
      <w:marBottom w:val="0"/>
      <w:divBdr>
        <w:top w:val="none" w:sz="0" w:space="0" w:color="auto"/>
        <w:left w:val="none" w:sz="0" w:space="0" w:color="auto"/>
        <w:bottom w:val="none" w:sz="0" w:space="0" w:color="auto"/>
        <w:right w:val="none" w:sz="0" w:space="0" w:color="auto"/>
      </w:divBdr>
    </w:div>
    <w:div w:id="1890265337">
      <w:marLeft w:val="0"/>
      <w:marRight w:val="0"/>
      <w:marTop w:val="0"/>
      <w:marBottom w:val="0"/>
      <w:divBdr>
        <w:top w:val="none" w:sz="0" w:space="0" w:color="auto"/>
        <w:left w:val="none" w:sz="0" w:space="0" w:color="auto"/>
        <w:bottom w:val="none" w:sz="0" w:space="0" w:color="auto"/>
        <w:right w:val="none" w:sz="0" w:space="0" w:color="auto"/>
      </w:divBdr>
    </w:div>
    <w:div w:id="1890265780">
      <w:marLeft w:val="0"/>
      <w:marRight w:val="0"/>
      <w:marTop w:val="0"/>
      <w:marBottom w:val="0"/>
      <w:divBdr>
        <w:top w:val="none" w:sz="0" w:space="0" w:color="auto"/>
        <w:left w:val="none" w:sz="0" w:space="0" w:color="auto"/>
        <w:bottom w:val="none" w:sz="0" w:space="0" w:color="auto"/>
        <w:right w:val="none" w:sz="0" w:space="0" w:color="auto"/>
      </w:divBdr>
    </w:div>
    <w:div w:id="1890412446">
      <w:marLeft w:val="0"/>
      <w:marRight w:val="0"/>
      <w:marTop w:val="0"/>
      <w:marBottom w:val="0"/>
      <w:divBdr>
        <w:top w:val="none" w:sz="0" w:space="0" w:color="auto"/>
        <w:left w:val="none" w:sz="0" w:space="0" w:color="auto"/>
        <w:bottom w:val="none" w:sz="0" w:space="0" w:color="auto"/>
        <w:right w:val="none" w:sz="0" w:space="0" w:color="auto"/>
      </w:divBdr>
    </w:div>
    <w:div w:id="1890602737">
      <w:marLeft w:val="0"/>
      <w:marRight w:val="0"/>
      <w:marTop w:val="0"/>
      <w:marBottom w:val="0"/>
      <w:divBdr>
        <w:top w:val="none" w:sz="0" w:space="0" w:color="auto"/>
        <w:left w:val="none" w:sz="0" w:space="0" w:color="auto"/>
        <w:bottom w:val="none" w:sz="0" w:space="0" w:color="auto"/>
        <w:right w:val="none" w:sz="0" w:space="0" w:color="auto"/>
      </w:divBdr>
    </w:div>
    <w:div w:id="1890611471">
      <w:marLeft w:val="0"/>
      <w:marRight w:val="0"/>
      <w:marTop w:val="0"/>
      <w:marBottom w:val="0"/>
      <w:divBdr>
        <w:top w:val="none" w:sz="0" w:space="0" w:color="auto"/>
        <w:left w:val="none" w:sz="0" w:space="0" w:color="auto"/>
        <w:bottom w:val="none" w:sz="0" w:space="0" w:color="auto"/>
        <w:right w:val="none" w:sz="0" w:space="0" w:color="auto"/>
      </w:divBdr>
    </w:div>
    <w:div w:id="1890921266">
      <w:marLeft w:val="0"/>
      <w:marRight w:val="0"/>
      <w:marTop w:val="0"/>
      <w:marBottom w:val="0"/>
      <w:divBdr>
        <w:top w:val="none" w:sz="0" w:space="0" w:color="auto"/>
        <w:left w:val="none" w:sz="0" w:space="0" w:color="auto"/>
        <w:bottom w:val="none" w:sz="0" w:space="0" w:color="auto"/>
        <w:right w:val="none" w:sz="0" w:space="0" w:color="auto"/>
      </w:divBdr>
    </w:div>
    <w:div w:id="1890922326">
      <w:marLeft w:val="0"/>
      <w:marRight w:val="0"/>
      <w:marTop w:val="0"/>
      <w:marBottom w:val="0"/>
      <w:divBdr>
        <w:top w:val="none" w:sz="0" w:space="0" w:color="auto"/>
        <w:left w:val="none" w:sz="0" w:space="0" w:color="auto"/>
        <w:bottom w:val="none" w:sz="0" w:space="0" w:color="auto"/>
        <w:right w:val="none" w:sz="0" w:space="0" w:color="auto"/>
      </w:divBdr>
    </w:div>
    <w:div w:id="1890992961">
      <w:marLeft w:val="0"/>
      <w:marRight w:val="0"/>
      <w:marTop w:val="0"/>
      <w:marBottom w:val="0"/>
      <w:divBdr>
        <w:top w:val="none" w:sz="0" w:space="0" w:color="auto"/>
        <w:left w:val="none" w:sz="0" w:space="0" w:color="auto"/>
        <w:bottom w:val="none" w:sz="0" w:space="0" w:color="auto"/>
        <w:right w:val="none" w:sz="0" w:space="0" w:color="auto"/>
      </w:divBdr>
    </w:div>
    <w:div w:id="1891071977">
      <w:marLeft w:val="0"/>
      <w:marRight w:val="0"/>
      <w:marTop w:val="0"/>
      <w:marBottom w:val="0"/>
      <w:divBdr>
        <w:top w:val="none" w:sz="0" w:space="0" w:color="auto"/>
        <w:left w:val="none" w:sz="0" w:space="0" w:color="auto"/>
        <w:bottom w:val="none" w:sz="0" w:space="0" w:color="auto"/>
        <w:right w:val="none" w:sz="0" w:space="0" w:color="auto"/>
      </w:divBdr>
    </w:div>
    <w:div w:id="1891112319">
      <w:marLeft w:val="0"/>
      <w:marRight w:val="0"/>
      <w:marTop w:val="0"/>
      <w:marBottom w:val="0"/>
      <w:divBdr>
        <w:top w:val="none" w:sz="0" w:space="0" w:color="auto"/>
        <w:left w:val="none" w:sz="0" w:space="0" w:color="auto"/>
        <w:bottom w:val="none" w:sz="0" w:space="0" w:color="auto"/>
        <w:right w:val="none" w:sz="0" w:space="0" w:color="auto"/>
      </w:divBdr>
    </w:div>
    <w:div w:id="1891261945">
      <w:marLeft w:val="0"/>
      <w:marRight w:val="0"/>
      <w:marTop w:val="0"/>
      <w:marBottom w:val="0"/>
      <w:divBdr>
        <w:top w:val="none" w:sz="0" w:space="0" w:color="auto"/>
        <w:left w:val="none" w:sz="0" w:space="0" w:color="auto"/>
        <w:bottom w:val="none" w:sz="0" w:space="0" w:color="auto"/>
        <w:right w:val="none" w:sz="0" w:space="0" w:color="auto"/>
      </w:divBdr>
    </w:div>
    <w:div w:id="1891307075">
      <w:marLeft w:val="0"/>
      <w:marRight w:val="0"/>
      <w:marTop w:val="0"/>
      <w:marBottom w:val="0"/>
      <w:divBdr>
        <w:top w:val="none" w:sz="0" w:space="0" w:color="auto"/>
        <w:left w:val="none" w:sz="0" w:space="0" w:color="auto"/>
        <w:bottom w:val="none" w:sz="0" w:space="0" w:color="auto"/>
        <w:right w:val="none" w:sz="0" w:space="0" w:color="auto"/>
      </w:divBdr>
    </w:div>
    <w:div w:id="1891575970">
      <w:marLeft w:val="0"/>
      <w:marRight w:val="0"/>
      <w:marTop w:val="0"/>
      <w:marBottom w:val="0"/>
      <w:divBdr>
        <w:top w:val="none" w:sz="0" w:space="0" w:color="auto"/>
        <w:left w:val="none" w:sz="0" w:space="0" w:color="auto"/>
        <w:bottom w:val="none" w:sz="0" w:space="0" w:color="auto"/>
        <w:right w:val="none" w:sz="0" w:space="0" w:color="auto"/>
      </w:divBdr>
    </w:div>
    <w:div w:id="1891645908">
      <w:marLeft w:val="0"/>
      <w:marRight w:val="0"/>
      <w:marTop w:val="0"/>
      <w:marBottom w:val="0"/>
      <w:divBdr>
        <w:top w:val="none" w:sz="0" w:space="0" w:color="auto"/>
        <w:left w:val="none" w:sz="0" w:space="0" w:color="auto"/>
        <w:bottom w:val="none" w:sz="0" w:space="0" w:color="auto"/>
        <w:right w:val="none" w:sz="0" w:space="0" w:color="auto"/>
      </w:divBdr>
    </w:div>
    <w:div w:id="1891766170">
      <w:marLeft w:val="0"/>
      <w:marRight w:val="0"/>
      <w:marTop w:val="0"/>
      <w:marBottom w:val="0"/>
      <w:divBdr>
        <w:top w:val="none" w:sz="0" w:space="0" w:color="auto"/>
        <w:left w:val="none" w:sz="0" w:space="0" w:color="auto"/>
        <w:bottom w:val="none" w:sz="0" w:space="0" w:color="auto"/>
        <w:right w:val="none" w:sz="0" w:space="0" w:color="auto"/>
      </w:divBdr>
    </w:div>
    <w:div w:id="1891771171">
      <w:marLeft w:val="0"/>
      <w:marRight w:val="0"/>
      <w:marTop w:val="0"/>
      <w:marBottom w:val="0"/>
      <w:divBdr>
        <w:top w:val="none" w:sz="0" w:space="0" w:color="auto"/>
        <w:left w:val="none" w:sz="0" w:space="0" w:color="auto"/>
        <w:bottom w:val="none" w:sz="0" w:space="0" w:color="auto"/>
        <w:right w:val="none" w:sz="0" w:space="0" w:color="auto"/>
      </w:divBdr>
    </w:div>
    <w:div w:id="1891838554">
      <w:marLeft w:val="0"/>
      <w:marRight w:val="0"/>
      <w:marTop w:val="0"/>
      <w:marBottom w:val="0"/>
      <w:divBdr>
        <w:top w:val="none" w:sz="0" w:space="0" w:color="auto"/>
        <w:left w:val="none" w:sz="0" w:space="0" w:color="auto"/>
        <w:bottom w:val="none" w:sz="0" w:space="0" w:color="auto"/>
        <w:right w:val="none" w:sz="0" w:space="0" w:color="auto"/>
      </w:divBdr>
    </w:div>
    <w:div w:id="1891840579">
      <w:marLeft w:val="0"/>
      <w:marRight w:val="0"/>
      <w:marTop w:val="0"/>
      <w:marBottom w:val="0"/>
      <w:divBdr>
        <w:top w:val="none" w:sz="0" w:space="0" w:color="auto"/>
        <w:left w:val="none" w:sz="0" w:space="0" w:color="auto"/>
        <w:bottom w:val="none" w:sz="0" w:space="0" w:color="auto"/>
        <w:right w:val="none" w:sz="0" w:space="0" w:color="auto"/>
      </w:divBdr>
    </w:div>
    <w:div w:id="1891913041">
      <w:marLeft w:val="0"/>
      <w:marRight w:val="0"/>
      <w:marTop w:val="0"/>
      <w:marBottom w:val="0"/>
      <w:divBdr>
        <w:top w:val="none" w:sz="0" w:space="0" w:color="auto"/>
        <w:left w:val="none" w:sz="0" w:space="0" w:color="auto"/>
        <w:bottom w:val="none" w:sz="0" w:space="0" w:color="auto"/>
        <w:right w:val="none" w:sz="0" w:space="0" w:color="auto"/>
      </w:divBdr>
    </w:div>
    <w:div w:id="1891962422">
      <w:marLeft w:val="0"/>
      <w:marRight w:val="0"/>
      <w:marTop w:val="0"/>
      <w:marBottom w:val="0"/>
      <w:divBdr>
        <w:top w:val="none" w:sz="0" w:space="0" w:color="auto"/>
        <w:left w:val="none" w:sz="0" w:space="0" w:color="auto"/>
        <w:bottom w:val="none" w:sz="0" w:space="0" w:color="auto"/>
        <w:right w:val="none" w:sz="0" w:space="0" w:color="auto"/>
      </w:divBdr>
    </w:div>
    <w:div w:id="1891991189">
      <w:marLeft w:val="0"/>
      <w:marRight w:val="0"/>
      <w:marTop w:val="0"/>
      <w:marBottom w:val="0"/>
      <w:divBdr>
        <w:top w:val="none" w:sz="0" w:space="0" w:color="auto"/>
        <w:left w:val="none" w:sz="0" w:space="0" w:color="auto"/>
        <w:bottom w:val="none" w:sz="0" w:space="0" w:color="auto"/>
        <w:right w:val="none" w:sz="0" w:space="0" w:color="auto"/>
      </w:divBdr>
    </w:div>
    <w:div w:id="1892185484">
      <w:marLeft w:val="0"/>
      <w:marRight w:val="0"/>
      <w:marTop w:val="0"/>
      <w:marBottom w:val="0"/>
      <w:divBdr>
        <w:top w:val="none" w:sz="0" w:space="0" w:color="auto"/>
        <w:left w:val="none" w:sz="0" w:space="0" w:color="auto"/>
        <w:bottom w:val="none" w:sz="0" w:space="0" w:color="auto"/>
        <w:right w:val="none" w:sz="0" w:space="0" w:color="auto"/>
      </w:divBdr>
    </w:div>
    <w:div w:id="1892185946">
      <w:marLeft w:val="0"/>
      <w:marRight w:val="0"/>
      <w:marTop w:val="0"/>
      <w:marBottom w:val="0"/>
      <w:divBdr>
        <w:top w:val="none" w:sz="0" w:space="0" w:color="auto"/>
        <w:left w:val="none" w:sz="0" w:space="0" w:color="auto"/>
        <w:bottom w:val="none" w:sz="0" w:space="0" w:color="auto"/>
        <w:right w:val="none" w:sz="0" w:space="0" w:color="auto"/>
      </w:divBdr>
    </w:div>
    <w:div w:id="1892304480">
      <w:marLeft w:val="0"/>
      <w:marRight w:val="0"/>
      <w:marTop w:val="0"/>
      <w:marBottom w:val="0"/>
      <w:divBdr>
        <w:top w:val="none" w:sz="0" w:space="0" w:color="auto"/>
        <w:left w:val="none" w:sz="0" w:space="0" w:color="auto"/>
        <w:bottom w:val="none" w:sz="0" w:space="0" w:color="auto"/>
        <w:right w:val="none" w:sz="0" w:space="0" w:color="auto"/>
      </w:divBdr>
    </w:div>
    <w:div w:id="1892308838">
      <w:marLeft w:val="0"/>
      <w:marRight w:val="0"/>
      <w:marTop w:val="0"/>
      <w:marBottom w:val="0"/>
      <w:divBdr>
        <w:top w:val="none" w:sz="0" w:space="0" w:color="auto"/>
        <w:left w:val="none" w:sz="0" w:space="0" w:color="auto"/>
        <w:bottom w:val="none" w:sz="0" w:space="0" w:color="auto"/>
        <w:right w:val="none" w:sz="0" w:space="0" w:color="auto"/>
      </w:divBdr>
    </w:div>
    <w:div w:id="1892417755">
      <w:marLeft w:val="0"/>
      <w:marRight w:val="0"/>
      <w:marTop w:val="0"/>
      <w:marBottom w:val="0"/>
      <w:divBdr>
        <w:top w:val="none" w:sz="0" w:space="0" w:color="auto"/>
        <w:left w:val="none" w:sz="0" w:space="0" w:color="auto"/>
        <w:bottom w:val="none" w:sz="0" w:space="0" w:color="auto"/>
        <w:right w:val="none" w:sz="0" w:space="0" w:color="auto"/>
      </w:divBdr>
    </w:div>
    <w:div w:id="1892499323">
      <w:marLeft w:val="0"/>
      <w:marRight w:val="0"/>
      <w:marTop w:val="0"/>
      <w:marBottom w:val="0"/>
      <w:divBdr>
        <w:top w:val="none" w:sz="0" w:space="0" w:color="auto"/>
        <w:left w:val="none" w:sz="0" w:space="0" w:color="auto"/>
        <w:bottom w:val="none" w:sz="0" w:space="0" w:color="auto"/>
        <w:right w:val="none" w:sz="0" w:space="0" w:color="auto"/>
      </w:divBdr>
    </w:div>
    <w:div w:id="1892574663">
      <w:marLeft w:val="0"/>
      <w:marRight w:val="0"/>
      <w:marTop w:val="0"/>
      <w:marBottom w:val="0"/>
      <w:divBdr>
        <w:top w:val="none" w:sz="0" w:space="0" w:color="auto"/>
        <w:left w:val="none" w:sz="0" w:space="0" w:color="auto"/>
        <w:bottom w:val="none" w:sz="0" w:space="0" w:color="auto"/>
        <w:right w:val="none" w:sz="0" w:space="0" w:color="auto"/>
      </w:divBdr>
    </w:div>
    <w:div w:id="1892620171">
      <w:marLeft w:val="0"/>
      <w:marRight w:val="0"/>
      <w:marTop w:val="0"/>
      <w:marBottom w:val="0"/>
      <w:divBdr>
        <w:top w:val="none" w:sz="0" w:space="0" w:color="auto"/>
        <w:left w:val="none" w:sz="0" w:space="0" w:color="auto"/>
        <w:bottom w:val="none" w:sz="0" w:space="0" w:color="auto"/>
        <w:right w:val="none" w:sz="0" w:space="0" w:color="auto"/>
      </w:divBdr>
    </w:div>
    <w:div w:id="1892768342">
      <w:marLeft w:val="0"/>
      <w:marRight w:val="0"/>
      <w:marTop w:val="0"/>
      <w:marBottom w:val="0"/>
      <w:divBdr>
        <w:top w:val="none" w:sz="0" w:space="0" w:color="auto"/>
        <w:left w:val="none" w:sz="0" w:space="0" w:color="auto"/>
        <w:bottom w:val="none" w:sz="0" w:space="0" w:color="auto"/>
        <w:right w:val="none" w:sz="0" w:space="0" w:color="auto"/>
      </w:divBdr>
    </w:div>
    <w:div w:id="1892813040">
      <w:marLeft w:val="0"/>
      <w:marRight w:val="0"/>
      <w:marTop w:val="0"/>
      <w:marBottom w:val="0"/>
      <w:divBdr>
        <w:top w:val="none" w:sz="0" w:space="0" w:color="auto"/>
        <w:left w:val="none" w:sz="0" w:space="0" w:color="auto"/>
        <w:bottom w:val="none" w:sz="0" w:space="0" w:color="auto"/>
        <w:right w:val="none" w:sz="0" w:space="0" w:color="auto"/>
      </w:divBdr>
    </w:div>
    <w:div w:id="1892841026">
      <w:marLeft w:val="0"/>
      <w:marRight w:val="0"/>
      <w:marTop w:val="0"/>
      <w:marBottom w:val="0"/>
      <w:divBdr>
        <w:top w:val="none" w:sz="0" w:space="0" w:color="auto"/>
        <w:left w:val="none" w:sz="0" w:space="0" w:color="auto"/>
        <w:bottom w:val="none" w:sz="0" w:space="0" w:color="auto"/>
        <w:right w:val="none" w:sz="0" w:space="0" w:color="auto"/>
      </w:divBdr>
    </w:div>
    <w:div w:id="1892841976">
      <w:marLeft w:val="0"/>
      <w:marRight w:val="0"/>
      <w:marTop w:val="0"/>
      <w:marBottom w:val="0"/>
      <w:divBdr>
        <w:top w:val="none" w:sz="0" w:space="0" w:color="auto"/>
        <w:left w:val="none" w:sz="0" w:space="0" w:color="auto"/>
        <w:bottom w:val="none" w:sz="0" w:space="0" w:color="auto"/>
        <w:right w:val="none" w:sz="0" w:space="0" w:color="auto"/>
      </w:divBdr>
    </w:div>
    <w:div w:id="1892957567">
      <w:marLeft w:val="0"/>
      <w:marRight w:val="0"/>
      <w:marTop w:val="0"/>
      <w:marBottom w:val="0"/>
      <w:divBdr>
        <w:top w:val="none" w:sz="0" w:space="0" w:color="auto"/>
        <w:left w:val="none" w:sz="0" w:space="0" w:color="auto"/>
        <w:bottom w:val="none" w:sz="0" w:space="0" w:color="auto"/>
        <w:right w:val="none" w:sz="0" w:space="0" w:color="auto"/>
      </w:divBdr>
    </w:div>
    <w:div w:id="1893029996">
      <w:marLeft w:val="0"/>
      <w:marRight w:val="0"/>
      <w:marTop w:val="0"/>
      <w:marBottom w:val="0"/>
      <w:divBdr>
        <w:top w:val="none" w:sz="0" w:space="0" w:color="auto"/>
        <w:left w:val="none" w:sz="0" w:space="0" w:color="auto"/>
        <w:bottom w:val="none" w:sz="0" w:space="0" w:color="auto"/>
        <w:right w:val="none" w:sz="0" w:space="0" w:color="auto"/>
      </w:divBdr>
    </w:div>
    <w:div w:id="1893035983">
      <w:marLeft w:val="0"/>
      <w:marRight w:val="0"/>
      <w:marTop w:val="0"/>
      <w:marBottom w:val="0"/>
      <w:divBdr>
        <w:top w:val="none" w:sz="0" w:space="0" w:color="auto"/>
        <w:left w:val="none" w:sz="0" w:space="0" w:color="auto"/>
        <w:bottom w:val="none" w:sz="0" w:space="0" w:color="auto"/>
        <w:right w:val="none" w:sz="0" w:space="0" w:color="auto"/>
      </w:divBdr>
    </w:div>
    <w:div w:id="1893078653">
      <w:marLeft w:val="0"/>
      <w:marRight w:val="0"/>
      <w:marTop w:val="0"/>
      <w:marBottom w:val="0"/>
      <w:divBdr>
        <w:top w:val="none" w:sz="0" w:space="0" w:color="auto"/>
        <w:left w:val="none" w:sz="0" w:space="0" w:color="auto"/>
        <w:bottom w:val="none" w:sz="0" w:space="0" w:color="auto"/>
        <w:right w:val="none" w:sz="0" w:space="0" w:color="auto"/>
      </w:divBdr>
    </w:div>
    <w:div w:id="1893081661">
      <w:marLeft w:val="0"/>
      <w:marRight w:val="0"/>
      <w:marTop w:val="0"/>
      <w:marBottom w:val="0"/>
      <w:divBdr>
        <w:top w:val="none" w:sz="0" w:space="0" w:color="auto"/>
        <w:left w:val="none" w:sz="0" w:space="0" w:color="auto"/>
        <w:bottom w:val="none" w:sz="0" w:space="0" w:color="auto"/>
        <w:right w:val="none" w:sz="0" w:space="0" w:color="auto"/>
      </w:divBdr>
    </w:div>
    <w:div w:id="1893149312">
      <w:marLeft w:val="0"/>
      <w:marRight w:val="0"/>
      <w:marTop w:val="0"/>
      <w:marBottom w:val="0"/>
      <w:divBdr>
        <w:top w:val="none" w:sz="0" w:space="0" w:color="auto"/>
        <w:left w:val="none" w:sz="0" w:space="0" w:color="auto"/>
        <w:bottom w:val="none" w:sz="0" w:space="0" w:color="auto"/>
        <w:right w:val="none" w:sz="0" w:space="0" w:color="auto"/>
      </w:divBdr>
    </w:div>
    <w:div w:id="1893156918">
      <w:marLeft w:val="0"/>
      <w:marRight w:val="0"/>
      <w:marTop w:val="0"/>
      <w:marBottom w:val="0"/>
      <w:divBdr>
        <w:top w:val="none" w:sz="0" w:space="0" w:color="auto"/>
        <w:left w:val="none" w:sz="0" w:space="0" w:color="auto"/>
        <w:bottom w:val="none" w:sz="0" w:space="0" w:color="auto"/>
        <w:right w:val="none" w:sz="0" w:space="0" w:color="auto"/>
      </w:divBdr>
    </w:div>
    <w:div w:id="1893231102">
      <w:marLeft w:val="0"/>
      <w:marRight w:val="0"/>
      <w:marTop w:val="0"/>
      <w:marBottom w:val="0"/>
      <w:divBdr>
        <w:top w:val="none" w:sz="0" w:space="0" w:color="auto"/>
        <w:left w:val="none" w:sz="0" w:space="0" w:color="auto"/>
        <w:bottom w:val="none" w:sz="0" w:space="0" w:color="auto"/>
        <w:right w:val="none" w:sz="0" w:space="0" w:color="auto"/>
      </w:divBdr>
    </w:div>
    <w:div w:id="1893231558">
      <w:marLeft w:val="0"/>
      <w:marRight w:val="0"/>
      <w:marTop w:val="0"/>
      <w:marBottom w:val="0"/>
      <w:divBdr>
        <w:top w:val="none" w:sz="0" w:space="0" w:color="auto"/>
        <w:left w:val="none" w:sz="0" w:space="0" w:color="auto"/>
        <w:bottom w:val="none" w:sz="0" w:space="0" w:color="auto"/>
        <w:right w:val="none" w:sz="0" w:space="0" w:color="auto"/>
      </w:divBdr>
    </w:div>
    <w:div w:id="1893342685">
      <w:marLeft w:val="0"/>
      <w:marRight w:val="0"/>
      <w:marTop w:val="0"/>
      <w:marBottom w:val="0"/>
      <w:divBdr>
        <w:top w:val="none" w:sz="0" w:space="0" w:color="auto"/>
        <w:left w:val="none" w:sz="0" w:space="0" w:color="auto"/>
        <w:bottom w:val="none" w:sz="0" w:space="0" w:color="auto"/>
        <w:right w:val="none" w:sz="0" w:space="0" w:color="auto"/>
      </w:divBdr>
    </w:div>
    <w:div w:id="1893349880">
      <w:marLeft w:val="0"/>
      <w:marRight w:val="0"/>
      <w:marTop w:val="0"/>
      <w:marBottom w:val="0"/>
      <w:divBdr>
        <w:top w:val="none" w:sz="0" w:space="0" w:color="auto"/>
        <w:left w:val="none" w:sz="0" w:space="0" w:color="auto"/>
        <w:bottom w:val="none" w:sz="0" w:space="0" w:color="auto"/>
        <w:right w:val="none" w:sz="0" w:space="0" w:color="auto"/>
      </w:divBdr>
    </w:div>
    <w:div w:id="1893350789">
      <w:marLeft w:val="0"/>
      <w:marRight w:val="0"/>
      <w:marTop w:val="0"/>
      <w:marBottom w:val="0"/>
      <w:divBdr>
        <w:top w:val="none" w:sz="0" w:space="0" w:color="auto"/>
        <w:left w:val="none" w:sz="0" w:space="0" w:color="auto"/>
        <w:bottom w:val="none" w:sz="0" w:space="0" w:color="auto"/>
        <w:right w:val="none" w:sz="0" w:space="0" w:color="auto"/>
      </w:divBdr>
    </w:div>
    <w:div w:id="1893424715">
      <w:marLeft w:val="0"/>
      <w:marRight w:val="0"/>
      <w:marTop w:val="0"/>
      <w:marBottom w:val="0"/>
      <w:divBdr>
        <w:top w:val="none" w:sz="0" w:space="0" w:color="auto"/>
        <w:left w:val="none" w:sz="0" w:space="0" w:color="auto"/>
        <w:bottom w:val="none" w:sz="0" w:space="0" w:color="auto"/>
        <w:right w:val="none" w:sz="0" w:space="0" w:color="auto"/>
      </w:divBdr>
    </w:div>
    <w:div w:id="1893467996">
      <w:marLeft w:val="0"/>
      <w:marRight w:val="0"/>
      <w:marTop w:val="0"/>
      <w:marBottom w:val="0"/>
      <w:divBdr>
        <w:top w:val="none" w:sz="0" w:space="0" w:color="auto"/>
        <w:left w:val="none" w:sz="0" w:space="0" w:color="auto"/>
        <w:bottom w:val="none" w:sz="0" w:space="0" w:color="auto"/>
        <w:right w:val="none" w:sz="0" w:space="0" w:color="auto"/>
      </w:divBdr>
    </w:div>
    <w:div w:id="1893535096">
      <w:marLeft w:val="0"/>
      <w:marRight w:val="0"/>
      <w:marTop w:val="0"/>
      <w:marBottom w:val="0"/>
      <w:divBdr>
        <w:top w:val="none" w:sz="0" w:space="0" w:color="auto"/>
        <w:left w:val="none" w:sz="0" w:space="0" w:color="auto"/>
        <w:bottom w:val="none" w:sz="0" w:space="0" w:color="auto"/>
        <w:right w:val="none" w:sz="0" w:space="0" w:color="auto"/>
      </w:divBdr>
    </w:div>
    <w:div w:id="1893541486">
      <w:marLeft w:val="0"/>
      <w:marRight w:val="0"/>
      <w:marTop w:val="0"/>
      <w:marBottom w:val="0"/>
      <w:divBdr>
        <w:top w:val="none" w:sz="0" w:space="0" w:color="auto"/>
        <w:left w:val="none" w:sz="0" w:space="0" w:color="auto"/>
        <w:bottom w:val="none" w:sz="0" w:space="0" w:color="auto"/>
        <w:right w:val="none" w:sz="0" w:space="0" w:color="auto"/>
      </w:divBdr>
    </w:div>
    <w:div w:id="1893687016">
      <w:marLeft w:val="0"/>
      <w:marRight w:val="0"/>
      <w:marTop w:val="0"/>
      <w:marBottom w:val="0"/>
      <w:divBdr>
        <w:top w:val="none" w:sz="0" w:space="0" w:color="auto"/>
        <w:left w:val="none" w:sz="0" w:space="0" w:color="auto"/>
        <w:bottom w:val="none" w:sz="0" w:space="0" w:color="auto"/>
        <w:right w:val="none" w:sz="0" w:space="0" w:color="auto"/>
      </w:divBdr>
    </w:div>
    <w:div w:id="1893731101">
      <w:marLeft w:val="0"/>
      <w:marRight w:val="0"/>
      <w:marTop w:val="0"/>
      <w:marBottom w:val="0"/>
      <w:divBdr>
        <w:top w:val="none" w:sz="0" w:space="0" w:color="auto"/>
        <w:left w:val="none" w:sz="0" w:space="0" w:color="auto"/>
        <w:bottom w:val="none" w:sz="0" w:space="0" w:color="auto"/>
        <w:right w:val="none" w:sz="0" w:space="0" w:color="auto"/>
      </w:divBdr>
    </w:div>
    <w:div w:id="1893733471">
      <w:marLeft w:val="0"/>
      <w:marRight w:val="0"/>
      <w:marTop w:val="0"/>
      <w:marBottom w:val="0"/>
      <w:divBdr>
        <w:top w:val="none" w:sz="0" w:space="0" w:color="auto"/>
        <w:left w:val="none" w:sz="0" w:space="0" w:color="auto"/>
        <w:bottom w:val="none" w:sz="0" w:space="0" w:color="auto"/>
        <w:right w:val="none" w:sz="0" w:space="0" w:color="auto"/>
      </w:divBdr>
    </w:div>
    <w:div w:id="1893885248">
      <w:marLeft w:val="0"/>
      <w:marRight w:val="0"/>
      <w:marTop w:val="0"/>
      <w:marBottom w:val="0"/>
      <w:divBdr>
        <w:top w:val="none" w:sz="0" w:space="0" w:color="auto"/>
        <w:left w:val="none" w:sz="0" w:space="0" w:color="auto"/>
        <w:bottom w:val="none" w:sz="0" w:space="0" w:color="auto"/>
        <w:right w:val="none" w:sz="0" w:space="0" w:color="auto"/>
      </w:divBdr>
    </w:div>
    <w:div w:id="1894001056">
      <w:marLeft w:val="0"/>
      <w:marRight w:val="0"/>
      <w:marTop w:val="0"/>
      <w:marBottom w:val="0"/>
      <w:divBdr>
        <w:top w:val="none" w:sz="0" w:space="0" w:color="auto"/>
        <w:left w:val="none" w:sz="0" w:space="0" w:color="auto"/>
        <w:bottom w:val="none" w:sz="0" w:space="0" w:color="auto"/>
        <w:right w:val="none" w:sz="0" w:space="0" w:color="auto"/>
      </w:divBdr>
    </w:div>
    <w:div w:id="1894079353">
      <w:marLeft w:val="0"/>
      <w:marRight w:val="0"/>
      <w:marTop w:val="0"/>
      <w:marBottom w:val="0"/>
      <w:divBdr>
        <w:top w:val="none" w:sz="0" w:space="0" w:color="auto"/>
        <w:left w:val="none" w:sz="0" w:space="0" w:color="auto"/>
        <w:bottom w:val="none" w:sz="0" w:space="0" w:color="auto"/>
        <w:right w:val="none" w:sz="0" w:space="0" w:color="auto"/>
      </w:divBdr>
    </w:div>
    <w:div w:id="1894196252">
      <w:marLeft w:val="0"/>
      <w:marRight w:val="0"/>
      <w:marTop w:val="0"/>
      <w:marBottom w:val="0"/>
      <w:divBdr>
        <w:top w:val="none" w:sz="0" w:space="0" w:color="auto"/>
        <w:left w:val="none" w:sz="0" w:space="0" w:color="auto"/>
        <w:bottom w:val="none" w:sz="0" w:space="0" w:color="auto"/>
        <w:right w:val="none" w:sz="0" w:space="0" w:color="auto"/>
      </w:divBdr>
    </w:div>
    <w:div w:id="1894198469">
      <w:marLeft w:val="0"/>
      <w:marRight w:val="0"/>
      <w:marTop w:val="0"/>
      <w:marBottom w:val="0"/>
      <w:divBdr>
        <w:top w:val="none" w:sz="0" w:space="0" w:color="auto"/>
        <w:left w:val="none" w:sz="0" w:space="0" w:color="auto"/>
        <w:bottom w:val="none" w:sz="0" w:space="0" w:color="auto"/>
        <w:right w:val="none" w:sz="0" w:space="0" w:color="auto"/>
      </w:divBdr>
    </w:div>
    <w:div w:id="1894267127">
      <w:marLeft w:val="0"/>
      <w:marRight w:val="0"/>
      <w:marTop w:val="0"/>
      <w:marBottom w:val="0"/>
      <w:divBdr>
        <w:top w:val="none" w:sz="0" w:space="0" w:color="auto"/>
        <w:left w:val="none" w:sz="0" w:space="0" w:color="auto"/>
        <w:bottom w:val="none" w:sz="0" w:space="0" w:color="auto"/>
        <w:right w:val="none" w:sz="0" w:space="0" w:color="auto"/>
      </w:divBdr>
    </w:div>
    <w:div w:id="1894268520">
      <w:marLeft w:val="0"/>
      <w:marRight w:val="0"/>
      <w:marTop w:val="0"/>
      <w:marBottom w:val="0"/>
      <w:divBdr>
        <w:top w:val="none" w:sz="0" w:space="0" w:color="auto"/>
        <w:left w:val="none" w:sz="0" w:space="0" w:color="auto"/>
        <w:bottom w:val="none" w:sz="0" w:space="0" w:color="auto"/>
        <w:right w:val="none" w:sz="0" w:space="0" w:color="auto"/>
      </w:divBdr>
    </w:div>
    <w:div w:id="1894272019">
      <w:marLeft w:val="0"/>
      <w:marRight w:val="0"/>
      <w:marTop w:val="0"/>
      <w:marBottom w:val="0"/>
      <w:divBdr>
        <w:top w:val="none" w:sz="0" w:space="0" w:color="auto"/>
        <w:left w:val="none" w:sz="0" w:space="0" w:color="auto"/>
        <w:bottom w:val="none" w:sz="0" w:space="0" w:color="auto"/>
        <w:right w:val="none" w:sz="0" w:space="0" w:color="auto"/>
      </w:divBdr>
    </w:div>
    <w:div w:id="1894343779">
      <w:marLeft w:val="0"/>
      <w:marRight w:val="0"/>
      <w:marTop w:val="0"/>
      <w:marBottom w:val="0"/>
      <w:divBdr>
        <w:top w:val="none" w:sz="0" w:space="0" w:color="auto"/>
        <w:left w:val="none" w:sz="0" w:space="0" w:color="auto"/>
        <w:bottom w:val="none" w:sz="0" w:space="0" w:color="auto"/>
        <w:right w:val="none" w:sz="0" w:space="0" w:color="auto"/>
      </w:divBdr>
    </w:div>
    <w:div w:id="1894345672">
      <w:marLeft w:val="0"/>
      <w:marRight w:val="0"/>
      <w:marTop w:val="0"/>
      <w:marBottom w:val="0"/>
      <w:divBdr>
        <w:top w:val="none" w:sz="0" w:space="0" w:color="auto"/>
        <w:left w:val="none" w:sz="0" w:space="0" w:color="auto"/>
        <w:bottom w:val="none" w:sz="0" w:space="0" w:color="auto"/>
        <w:right w:val="none" w:sz="0" w:space="0" w:color="auto"/>
      </w:divBdr>
    </w:div>
    <w:div w:id="1894347520">
      <w:marLeft w:val="0"/>
      <w:marRight w:val="0"/>
      <w:marTop w:val="0"/>
      <w:marBottom w:val="0"/>
      <w:divBdr>
        <w:top w:val="none" w:sz="0" w:space="0" w:color="auto"/>
        <w:left w:val="none" w:sz="0" w:space="0" w:color="auto"/>
        <w:bottom w:val="none" w:sz="0" w:space="0" w:color="auto"/>
        <w:right w:val="none" w:sz="0" w:space="0" w:color="auto"/>
      </w:divBdr>
    </w:div>
    <w:div w:id="1894350302">
      <w:bodyDiv w:val="1"/>
      <w:marLeft w:val="0"/>
      <w:marRight w:val="0"/>
      <w:marTop w:val="0"/>
      <w:marBottom w:val="0"/>
      <w:divBdr>
        <w:top w:val="none" w:sz="0" w:space="0" w:color="auto"/>
        <w:left w:val="none" w:sz="0" w:space="0" w:color="auto"/>
        <w:bottom w:val="none" w:sz="0" w:space="0" w:color="auto"/>
        <w:right w:val="none" w:sz="0" w:space="0" w:color="auto"/>
      </w:divBdr>
    </w:div>
    <w:div w:id="1894385645">
      <w:marLeft w:val="0"/>
      <w:marRight w:val="0"/>
      <w:marTop w:val="0"/>
      <w:marBottom w:val="0"/>
      <w:divBdr>
        <w:top w:val="none" w:sz="0" w:space="0" w:color="auto"/>
        <w:left w:val="none" w:sz="0" w:space="0" w:color="auto"/>
        <w:bottom w:val="none" w:sz="0" w:space="0" w:color="auto"/>
        <w:right w:val="none" w:sz="0" w:space="0" w:color="auto"/>
      </w:divBdr>
    </w:div>
    <w:div w:id="1894464253">
      <w:marLeft w:val="0"/>
      <w:marRight w:val="0"/>
      <w:marTop w:val="0"/>
      <w:marBottom w:val="0"/>
      <w:divBdr>
        <w:top w:val="none" w:sz="0" w:space="0" w:color="auto"/>
        <w:left w:val="none" w:sz="0" w:space="0" w:color="auto"/>
        <w:bottom w:val="none" w:sz="0" w:space="0" w:color="auto"/>
        <w:right w:val="none" w:sz="0" w:space="0" w:color="auto"/>
      </w:divBdr>
    </w:div>
    <w:div w:id="1894657450">
      <w:marLeft w:val="0"/>
      <w:marRight w:val="0"/>
      <w:marTop w:val="0"/>
      <w:marBottom w:val="0"/>
      <w:divBdr>
        <w:top w:val="none" w:sz="0" w:space="0" w:color="auto"/>
        <w:left w:val="none" w:sz="0" w:space="0" w:color="auto"/>
        <w:bottom w:val="none" w:sz="0" w:space="0" w:color="auto"/>
        <w:right w:val="none" w:sz="0" w:space="0" w:color="auto"/>
      </w:divBdr>
    </w:div>
    <w:div w:id="1894802821">
      <w:marLeft w:val="0"/>
      <w:marRight w:val="0"/>
      <w:marTop w:val="0"/>
      <w:marBottom w:val="0"/>
      <w:divBdr>
        <w:top w:val="none" w:sz="0" w:space="0" w:color="auto"/>
        <w:left w:val="none" w:sz="0" w:space="0" w:color="auto"/>
        <w:bottom w:val="none" w:sz="0" w:space="0" w:color="auto"/>
        <w:right w:val="none" w:sz="0" w:space="0" w:color="auto"/>
      </w:divBdr>
    </w:div>
    <w:div w:id="1894846925">
      <w:marLeft w:val="0"/>
      <w:marRight w:val="0"/>
      <w:marTop w:val="0"/>
      <w:marBottom w:val="0"/>
      <w:divBdr>
        <w:top w:val="none" w:sz="0" w:space="0" w:color="auto"/>
        <w:left w:val="none" w:sz="0" w:space="0" w:color="auto"/>
        <w:bottom w:val="none" w:sz="0" w:space="0" w:color="auto"/>
        <w:right w:val="none" w:sz="0" w:space="0" w:color="auto"/>
      </w:divBdr>
    </w:div>
    <w:div w:id="1894850234">
      <w:marLeft w:val="0"/>
      <w:marRight w:val="0"/>
      <w:marTop w:val="0"/>
      <w:marBottom w:val="0"/>
      <w:divBdr>
        <w:top w:val="none" w:sz="0" w:space="0" w:color="auto"/>
        <w:left w:val="none" w:sz="0" w:space="0" w:color="auto"/>
        <w:bottom w:val="none" w:sz="0" w:space="0" w:color="auto"/>
        <w:right w:val="none" w:sz="0" w:space="0" w:color="auto"/>
      </w:divBdr>
    </w:div>
    <w:div w:id="1894925241">
      <w:marLeft w:val="0"/>
      <w:marRight w:val="0"/>
      <w:marTop w:val="0"/>
      <w:marBottom w:val="0"/>
      <w:divBdr>
        <w:top w:val="none" w:sz="0" w:space="0" w:color="auto"/>
        <w:left w:val="none" w:sz="0" w:space="0" w:color="auto"/>
        <w:bottom w:val="none" w:sz="0" w:space="0" w:color="auto"/>
        <w:right w:val="none" w:sz="0" w:space="0" w:color="auto"/>
      </w:divBdr>
    </w:div>
    <w:div w:id="1895000503">
      <w:marLeft w:val="0"/>
      <w:marRight w:val="0"/>
      <w:marTop w:val="0"/>
      <w:marBottom w:val="0"/>
      <w:divBdr>
        <w:top w:val="none" w:sz="0" w:space="0" w:color="auto"/>
        <w:left w:val="none" w:sz="0" w:space="0" w:color="auto"/>
        <w:bottom w:val="none" w:sz="0" w:space="0" w:color="auto"/>
        <w:right w:val="none" w:sz="0" w:space="0" w:color="auto"/>
      </w:divBdr>
    </w:div>
    <w:div w:id="1895001249">
      <w:marLeft w:val="0"/>
      <w:marRight w:val="0"/>
      <w:marTop w:val="0"/>
      <w:marBottom w:val="0"/>
      <w:divBdr>
        <w:top w:val="none" w:sz="0" w:space="0" w:color="auto"/>
        <w:left w:val="none" w:sz="0" w:space="0" w:color="auto"/>
        <w:bottom w:val="none" w:sz="0" w:space="0" w:color="auto"/>
        <w:right w:val="none" w:sz="0" w:space="0" w:color="auto"/>
      </w:divBdr>
    </w:div>
    <w:div w:id="1895001776">
      <w:marLeft w:val="0"/>
      <w:marRight w:val="0"/>
      <w:marTop w:val="0"/>
      <w:marBottom w:val="0"/>
      <w:divBdr>
        <w:top w:val="none" w:sz="0" w:space="0" w:color="auto"/>
        <w:left w:val="none" w:sz="0" w:space="0" w:color="auto"/>
        <w:bottom w:val="none" w:sz="0" w:space="0" w:color="auto"/>
        <w:right w:val="none" w:sz="0" w:space="0" w:color="auto"/>
      </w:divBdr>
    </w:div>
    <w:div w:id="1895003276">
      <w:marLeft w:val="0"/>
      <w:marRight w:val="0"/>
      <w:marTop w:val="0"/>
      <w:marBottom w:val="0"/>
      <w:divBdr>
        <w:top w:val="none" w:sz="0" w:space="0" w:color="auto"/>
        <w:left w:val="none" w:sz="0" w:space="0" w:color="auto"/>
        <w:bottom w:val="none" w:sz="0" w:space="0" w:color="auto"/>
        <w:right w:val="none" w:sz="0" w:space="0" w:color="auto"/>
      </w:divBdr>
    </w:div>
    <w:div w:id="1895039428">
      <w:marLeft w:val="0"/>
      <w:marRight w:val="0"/>
      <w:marTop w:val="0"/>
      <w:marBottom w:val="0"/>
      <w:divBdr>
        <w:top w:val="none" w:sz="0" w:space="0" w:color="auto"/>
        <w:left w:val="none" w:sz="0" w:space="0" w:color="auto"/>
        <w:bottom w:val="none" w:sz="0" w:space="0" w:color="auto"/>
        <w:right w:val="none" w:sz="0" w:space="0" w:color="auto"/>
      </w:divBdr>
    </w:div>
    <w:div w:id="1895114883">
      <w:marLeft w:val="0"/>
      <w:marRight w:val="0"/>
      <w:marTop w:val="0"/>
      <w:marBottom w:val="0"/>
      <w:divBdr>
        <w:top w:val="none" w:sz="0" w:space="0" w:color="auto"/>
        <w:left w:val="none" w:sz="0" w:space="0" w:color="auto"/>
        <w:bottom w:val="none" w:sz="0" w:space="0" w:color="auto"/>
        <w:right w:val="none" w:sz="0" w:space="0" w:color="auto"/>
      </w:divBdr>
    </w:div>
    <w:div w:id="1895115198">
      <w:marLeft w:val="0"/>
      <w:marRight w:val="0"/>
      <w:marTop w:val="0"/>
      <w:marBottom w:val="0"/>
      <w:divBdr>
        <w:top w:val="none" w:sz="0" w:space="0" w:color="auto"/>
        <w:left w:val="none" w:sz="0" w:space="0" w:color="auto"/>
        <w:bottom w:val="none" w:sz="0" w:space="0" w:color="auto"/>
        <w:right w:val="none" w:sz="0" w:space="0" w:color="auto"/>
      </w:divBdr>
    </w:div>
    <w:div w:id="1895117938">
      <w:bodyDiv w:val="1"/>
      <w:marLeft w:val="0"/>
      <w:marRight w:val="0"/>
      <w:marTop w:val="0"/>
      <w:marBottom w:val="0"/>
      <w:divBdr>
        <w:top w:val="none" w:sz="0" w:space="0" w:color="auto"/>
        <w:left w:val="none" w:sz="0" w:space="0" w:color="auto"/>
        <w:bottom w:val="none" w:sz="0" w:space="0" w:color="auto"/>
        <w:right w:val="none" w:sz="0" w:space="0" w:color="auto"/>
      </w:divBdr>
    </w:div>
    <w:div w:id="1895238788">
      <w:marLeft w:val="0"/>
      <w:marRight w:val="0"/>
      <w:marTop w:val="0"/>
      <w:marBottom w:val="0"/>
      <w:divBdr>
        <w:top w:val="none" w:sz="0" w:space="0" w:color="auto"/>
        <w:left w:val="none" w:sz="0" w:space="0" w:color="auto"/>
        <w:bottom w:val="none" w:sz="0" w:space="0" w:color="auto"/>
        <w:right w:val="none" w:sz="0" w:space="0" w:color="auto"/>
      </w:divBdr>
    </w:div>
    <w:div w:id="1895240839">
      <w:marLeft w:val="0"/>
      <w:marRight w:val="0"/>
      <w:marTop w:val="0"/>
      <w:marBottom w:val="0"/>
      <w:divBdr>
        <w:top w:val="none" w:sz="0" w:space="0" w:color="auto"/>
        <w:left w:val="none" w:sz="0" w:space="0" w:color="auto"/>
        <w:bottom w:val="none" w:sz="0" w:space="0" w:color="auto"/>
        <w:right w:val="none" w:sz="0" w:space="0" w:color="auto"/>
      </w:divBdr>
    </w:div>
    <w:div w:id="1895312797">
      <w:marLeft w:val="0"/>
      <w:marRight w:val="0"/>
      <w:marTop w:val="0"/>
      <w:marBottom w:val="0"/>
      <w:divBdr>
        <w:top w:val="none" w:sz="0" w:space="0" w:color="auto"/>
        <w:left w:val="none" w:sz="0" w:space="0" w:color="auto"/>
        <w:bottom w:val="none" w:sz="0" w:space="0" w:color="auto"/>
        <w:right w:val="none" w:sz="0" w:space="0" w:color="auto"/>
      </w:divBdr>
    </w:div>
    <w:div w:id="1895384408">
      <w:marLeft w:val="0"/>
      <w:marRight w:val="0"/>
      <w:marTop w:val="0"/>
      <w:marBottom w:val="0"/>
      <w:divBdr>
        <w:top w:val="none" w:sz="0" w:space="0" w:color="auto"/>
        <w:left w:val="none" w:sz="0" w:space="0" w:color="auto"/>
        <w:bottom w:val="none" w:sz="0" w:space="0" w:color="auto"/>
        <w:right w:val="none" w:sz="0" w:space="0" w:color="auto"/>
      </w:divBdr>
    </w:div>
    <w:div w:id="1895500696">
      <w:marLeft w:val="0"/>
      <w:marRight w:val="0"/>
      <w:marTop w:val="0"/>
      <w:marBottom w:val="0"/>
      <w:divBdr>
        <w:top w:val="none" w:sz="0" w:space="0" w:color="auto"/>
        <w:left w:val="none" w:sz="0" w:space="0" w:color="auto"/>
        <w:bottom w:val="none" w:sz="0" w:space="0" w:color="auto"/>
        <w:right w:val="none" w:sz="0" w:space="0" w:color="auto"/>
      </w:divBdr>
    </w:div>
    <w:div w:id="1895579138">
      <w:marLeft w:val="0"/>
      <w:marRight w:val="0"/>
      <w:marTop w:val="0"/>
      <w:marBottom w:val="0"/>
      <w:divBdr>
        <w:top w:val="none" w:sz="0" w:space="0" w:color="auto"/>
        <w:left w:val="none" w:sz="0" w:space="0" w:color="auto"/>
        <w:bottom w:val="none" w:sz="0" w:space="0" w:color="auto"/>
        <w:right w:val="none" w:sz="0" w:space="0" w:color="auto"/>
      </w:divBdr>
    </w:div>
    <w:div w:id="1895581291">
      <w:marLeft w:val="0"/>
      <w:marRight w:val="0"/>
      <w:marTop w:val="0"/>
      <w:marBottom w:val="0"/>
      <w:divBdr>
        <w:top w:val="none" w:sz="0" w:space="0" w:color="auto"/>
        <w:left w:val="none" w:sz="0" w:space="0" w:color="auto"/>
        <w:bottom w:val="none" w:sz="0" w:space="0" w:color="auto"/>
        <w:right w:val="none" w:sz="0" w:space="0" w:color="auto"/>
      </w:divBdr>
    </w:div>
    <w:div w:id="1895652240">
      <w:marLeft w:val="0"/>
      <w:marRight w:val="0"/>
      <w:marTop w:val="0"/>
      <w:marBottom w:val="0"/>
      <w:divBdr>
        <w:top w:val="none" w:sz="0" w:space="0" w:color="auto"/>
        <w:left w:val="none" w:sz="0" w:space="0" w:color="auto"/>
        <w:bottom w:val="none" w:sz="0" w:space="0" w:color="auto"/>
        <w:right w:val="none" w:sz="0" w:space="0" w:color="auto"/>
      </w:divBdr>
    </w:div>
    <w:div w:id="1895696588">
      <w:marLeft w:val="0"/>
      <w:marRight w:val="0"/>
      <w:marTop w:val="0"/>
      <w:marBottom w:val="0"/>
      <w:divBdr>
        <w:top w:val="none" w:sz="0" w:space="0" w:color="auto"/>
        <w:left w:val="none" w:sz="0" w:space="0" w:color="auto"/>
        <w:bottom w:val="none" w:sz="0" w:space="0" w:color="auto"/>
        <w:right w:val="none" w:sz="0" w:space="0" w:color="auto"/>
      </w:divBdr>
    </w:div>
    <w:div w:id="1895896554">
      <w:marLeft w:val="0"/>
      <w:marRight w:val="0"/>
      <w:marTop w:val="0"/>
      <w:marBottom w:val="0"/>
      <w:divBdr>
        <w:top w:val="none" w:sz="0" w:space="0" w:color="auto"/>
        <w:left w:val="none" w:sz="0" w:space="0" w:color="auto"/>
        <w:bottom w:val="none" w:sz="0" w:space="0" w:color="auto"/>
        <w:right w:val="none" w:sz="0" w:space="0" w:color="auto"/>
      </w:divBdr>
    </w:div>
    <w:div w:id="1895968412">
      <w:marLeft w:val="0"/>
      <w:marRight w:val="0"/>
      <w:marTop w:val="0"/>
      <w:marBottom w:val="0"/>
      <w:divBdr>
        <w:top w:val="none" w:sz="0" w:space="0" w:color="auto"/>
        <w:left w:val="none" w:sz="0" w:space="0" w:color="auto"/>
        <w:bottom w:val="none" w:sz="0" w:space="0" w:color="auto"/>
        <w:right w:val="none" w:sz="0" w:space="0" w:color="auto"/>
      </w:divBdr>
    </w:div>
    <w:div w:id="1896042084">
      <w:bodyDiv w:val="1"/>
      <w:marLeft w:val="0"/>
      <w:marRight w:val="0"/>
      <w:marTop w:val="0"/>
      <w:marBottom w:val="0"/>
      <w:divBdr>
        <w:top w:val="none" w:sz="0" w:space="0" w:color="auto"/>
        <w:left w:val="none" w:sz="0" w:space="0" w:color="auto"/>
        <w:bottom w:val="none" w:sz="0" w:space="0" w:color="auto"/>
        <w:right w:val="none" w:sz="0" w:space="0" w:color="auto"/>
      </w:divBdr>
    </w:div>
    <w:div w:id="1896118313">
      <w:marLeft w:val="0"/>
      <w:marRight w:val="0"/>
      <w:marTop w:val="0"/>
      <w:marBottom w:val="0"/>
      <w:divBdr>
        <w:top w:val="none" w:sz="0" w:space="0" w:color="auto"/>
        <w:left w:val="none" w:sz="0" w:space="0" w:color="auto"/>
        <w:bottom w:val="none" w:sz="0" w:space="0" w:color="auto"/>
        <w:right w:val="none" w:sz="0" w:space="0" w:color="auto"/>
      </w:divBdr>
    </w:div>
    <w:div w:id="1896120278">
      <w:marLeft w:val="0"/>
      <w:marRight w:val="0"/>
      <w:marTop w:val="0"/>
      <w:marBottom w:val="0"/>
      <w:divBdr>
        <w:top w:val="none" w:sz="0" w:space="0" w:color="auto"/>
        <w:left w:val="none" w:sz="0" w:space="0" w:color="auto"/>
        <w:bottom w:val="none" w:sz="0" w:space="0" w:color="auto"/>
        <w:right w:val="none" w:sz="0" w:space="0" w:color="auto"/>
      </w:divBdr>
    </w:div>
    <w:div w:id="1896158292">
      <w:marLeft w:val="0"/>
      <w:marRight w:val="0"/>
      <w:marTop w:val="0"/>
      <w:marBottom w:val="0"/>
      <w:divBdr>
        <w:top w:val="none" w:sz="0" w:space="0" w:color="auto"/>
        <w:left w:val="none" w:sz="0" w:space="0" w:color="auto"/>
        <w:bottom w:val="none" w:sz="0" w:space="0" w:color="auto"/>
        <w:right w:val="none" w:sz="0" w:space="0" w:color="auto"/>
      </w:divBdr>
    </w:div>
    <w:div w:id="1896163828">
      <w:marLeft w:val="0"/>
      <w:marRight w:val="0"/>
      <w:marTop w:val="0"/>
      <w:marBottom w:val="0"/>
      <w:divBdr>
        <w:top w:val="none" w:sz="0" w:space="0" w:color="auto"/>
        <w:left w:val="none" w:sz="0" w:space="0" w:color="auto"/>
        <w:bottom w:val="none" w:sz="0" w:space="0" w:color="auto"/>
        <w:right w:val="none" w:sz="0" w:space="0" w:color="auto"/>
      </w:divBdr>
    </w:div>
    <w:div w:id="1896356604">
      <w:marLeft w:val="0"/>
      <w:marRight w:val="0"/>
      <w:marTop w:val="0"/>
      <w:marBottom w:val="0"/>
      <w:divBdr>
        <w:top w:val="none" w:sz="0" w:space="0" w:color="auto"/>
        <w:left w:val="none" w:sz="0" w:space="0" w:color="auto"/>
        <w:bottom w:val="none" w:sz="0" w:space="0" w:color="auto"/>
        <w:right w:val="none" w:sz="0" w:space="0" w:color="auto"/>
      </w:divBdr>
    </w:div>
    <w:div w:id="1896358121">
      <w:marLeft w:val="0"/>
      <w:marRight w:val="0"/>
      <w:marTop w:val="0"/>
      <w:marBottom w:val="0"/>
      <w:divBdr>
        <w:top w:val="none" w:sz="0" w:space="0" w:color="auto"/>
        <w:left w:val="none" w:sz="0" w:space="0" w:color="auto"/>
        <w:bottom w:val="none" w:sz="0" w:space="0" w:color="auto"/>
        <w:right w:val="none" w:sz="0" w:space="0" w:color="auto"/>
      </w:divBdr>
    </w:div>
    <w:div w:id="1896425859">
      <w:marLeft w:val="0"/>
      <w:marRight w:val="0"/>
      <w:marTop w:val="0"/>
      <w:marBottom w:val="0"/>
      <w:divBdr>
        <w:top w:val="none" w:sz="0" w:space="0" w:color="auto"/>
        <w:left w:val="none" w:sz="0" w:space="0" w:color="auto"/>
        <w:bottom w:val="none" w:sz="0" w:space="0" w:color="auto"/>
        <w:right w:val="none" w:sz="0" w:space="0" w:color="auto"/>
      </w:divBdr>
    </w:div>
    <w:div w:id="1896427281">
      <w:marLeft w:val="0"/>
      <w:marRight w:val="0"/>
      <w:marTop w:val="0"/>
      <w:marBottom w:val="0"/>
      <w:divBdr>
        <w:top w:val="none" w:sz="0" w:space="0" w:color="auto"/>
        <w:left w:val="none" w:sz="0" w:space="0" w:color="auto"/>
        <w:bottom w:val="none" w:sz="0" w:space="0" w:color="auto"/>
        <w:right w:val="none" w:sz="0" w:space="0" w:color="auto"/>
      </w:divBdr>
    </w:div>
    <w:div w:id="1896429160">
      <w:bodyDiv w:val="1"/>
      <w:marLeft w:val="0"/>
      <w:marRight w:val="0"/>
      <w:marTop w:val="0"/>
      <w:marBottom w:val="0"/>
      <w:divBdr>
        <w:top w:val="none" w:sz="0" w:space="0" w:color="auto"/>
        <w:left w:val="none" w:sz="0" w:space="0" w:color="auto"/>
        <w:bottom w:val="none" w:sz="0" w:space="0" w:color="auto"/>
        <w:right w:val="none" w:sz="0" w:space="0" w:color="auto"/>
      </w:divBdr>
    </w:div>
    <w:div w:id="1896433288">
      <w:marLeft w:val="0"/>
      <w:marRight w:val="0"/>
      <w:marTop w:val="0"/>
      <w:marBottom w:val="0"/>
      <w:divBdr>
        <w:top w:val="none" w:sz="0" w:space="0" w:color="auto"/>
        <w:left w:val="none" w:sz="0" w:space="0" w:color="auto"/>
        <w:bottom w:val="none" w:sz="0" w:space="0" w:color="auto"/>
        <w:right w:val="none" w:sz="0" w:space="0" w:color="auto"/>
      </w:divBdr>
    </w:div>
    <w:div w:id="1896503240">
      <w:marLeft w:val="0"/>
      <w:marRight w:val="0"/>
      <w:marTop w:val="0"/>
      <w:marBottom w:val="0"/>
      <w:divBdr>
        <w:top w:val="none" w:sz="0" w:space="0" w:color="auto"/>
        <w:left w:val="none" w:sz="0" w:space="0" w:color="auto"/>
        <w:bottom w:val="none" w:sz="0" w:space="0" w:color="auto"/>
        <w:right w:val="none" w:sz="0" w:space="0" w:color="auto"/>
      </w:divBdr>
    </w:div>
    <w:div w:id="1896504934">
      <w:bodyDiv w:val="1"/>
      <w:marLeft w:val="0"/>
      <w:marRight w:val="0"/>
      <w:marTop w:val="0"/>
      <w:marBottom w:val="0"/>
      <w:divBdr>
        <w:top w:val="none" w:sz="0" w:space="0" w:color="auto"/>
        <w:left w:val="none" w:sz="0" w:space="0" w:color="auto"/>
        <w:bottom w:val="none" w:sz="0" w:space="0" w:color="auto"/>
        <w:right w:val="none" w:sz="0" w:space="0" w:color="auto"/>
      </w:divBdr>
    </w:div>
    <w:div w:id="1896547139">
      <w:marLeft w:val="0"/>
      <w:marRight w:val="0"/>
      <w:marTop w:val="0"/>
      <w:marBottom w:val="0"/>
      <w:divBdr>
        <w:top w:val="none" w:sz="0" w:space="0" w:color="auto"/>
        <w:left w:val="none" w:sz="0" w:space="0" w:color="auto"/>
        <w:bottom w:val="none" w:sz="0" w:space="0" w:color="auto"/>
        <w:right w:val="none" w:sz="0" w:space="0" w:color="auto"/>
      </w:divBdr>
    </w:div>
    <w:div w:id="1896547880">
      <w:marLeft w:val="0"/>
      <w:marRight w:val="0"/>
      <w:marTop w:val="0"/>
      <w:marBottom w:val="0"/>
      <w:divBdr>
        <w:top w:val="none" w:sz="0" w:space="0" w:color="auto"/>
        <w:left w:val="none" w:sz="0" w:space="0" w:color="auto"/>
        <w:bottom w:val="none" w:sz="0" w:space="0" w:color="auto"/>
        <w:right w:val="none" w:sz="0" w:space="0" w:color="auto"/>
      </w:divBdr>
    </w:div>
    <w:div w:id="1896695531">
      <w:marLeft w:val="0"/>
      <w:marRight w:val="0"/>
      <w:marTop w:val="0"/>
      <w:marBottom w:val="0"/>
      <w:divBdr>
        <w:top w:val="none" w:sz="0" w:space="0" w:color="auto"/>
        <w:left w:val="none" w:sz="0" w:space="0" w:color="auto"/>
        <w:bottom w:val="none" w:sz="0" w:space="0" w:color="auto"/>
        <w:right w:val="none" w:sz="0" w:space="0" w:color="auto"/>
      </w:divBdr>
    </w:div>
    <w:div w:id="1896699233">
      <w:marLeft w:val="0"/>
      <w:marRight w:val="0"/>
      <w:marTop w:val="0"/>
      <w:marBottom w:val="0"/>
      <w:divBdr>
        <w:top w:val="none" w:sz="0" w:space="0" w:color="auto"/>
        <w:left w:val="none" w:sz="0" w:space="0" w:color="auto"/>
        <w:bottom w:val="none" w:sz="0" w:space="0" w:color="auto"/>
        <w:right w:val="none" w:sz="0" w:space="0" w:color="auto"/>
      </w:divBdr>
    </w:div>
    <w:div w:id="1896743278">
      <w:marLeft w:val="0"/>
      <w:marRight w:val="0"/>
      <w:marTop w:val="0"/>
      <w:marBottom w:val="0"/>
      <w:divBdr>
        <w:top w:val="none" w:sz="0" w:space="0" w:color="auto"/>
        <w:left w:val="none" w:sz="0" w:space="0" w:color="auto"/>
        <w:bottom w:val="none" w:sz="0" w:space="0" w:color="auto"/>
        <w:right w:val="none" w:sz="0" w:space="0" w:color="auto"/>
      </w:divBdr>
    </w:div>
    <w:div w:id="1896892630">
      <w:marLeft w:val="0"/>
      <w:marRight w:val="0"/>
      <w:marTop w:val="0"/>
      <w:marBottom w:val="0"/>
      <w:divBdr>
        <w:top w:val="none" w:sz="0" w:space="0" w:color="auto"/>
        <w:left w:val="none" w:sz="0" w:space="0" w:color="auto"/>
        <w:bottom w:val="none" w:sz="0" w:space="0" w:color="auto"/>
        <w:right w:val="none" w:sz="0" w:space="0" w:color="auto"/>
      </w:divBdr>
    </w:div>
    <w:div w:id="1897155454">
      <w:marLeft w:val="0"/>
      <w:marRight w:val="0"/>
      <w:marTop w:val="0"/>
      <w:marBottom w:val="0"/>
      <w:divBdr>
        <w:top w:val="none" w:sz="0" w:space="0" w:color="auto"/>
        <w:left w:val="none" w:sz="0" w:space="0" w:color="auto"/>
        <w:bottom w:val="none" w:sz="0" w:space="0" w:color="auto"/>
        <w:right w:val="none" w:sz="0" w:space="0" w:color="auto"/>
      </w:divBdr>
    </w:div>
    <w:div w:id="1897157747">
      <w:marLeft w:val="0"/>
      <w:marRight w:val="0"/>
      <w:marTop w:val="0"/>
      <w:marBottom w:val="0"/>
      <w:divBdr>
        <w:top w:val="none" w:sz="0" w:space="0" w:color="auto"/>
        <w:left w:val="none" w:sz="0" w:space="0" w:color="auto"/>
        <w:bottom w:val="none" w:sz="0" w:space="0" w:color="auto"/>
        <w:right w:val="none" w:sz="0" w:space="0" w:color="auto"/>
      </w:divBdr>
    </w:div>
    <w:div w:id="1897203428">
      <w:marLeft w:val="0"/>
      <w:marRight w:val="0"/>
      <w:marTop w:val="0"/>
      <w:marBottom w:val="0"/>
      <w:divBdr>
        <w:top w:val="none" w:sz="0" w:space="0" w:color="auto"/>
        <w:left w:val="none" w:sz="0" w:space="0" w:color="auto"/>
        <w:bottom w:val="none" w:sz="0" w:space="0" w:color="auto"/>
        <w:right w:val="none" w:sz="0" w:space="0" w:color="auto"/>
      </w:divBdr>
    </w:div>
    <w:div w:id="1897281986">
      <w:marLeft w:val="0"/>
      <w:marRight w:val="0"/>
      <w:marTop w:val="0"/>
      <w:marBottom w:val="0"/>
      <w:divBdr>
        <w:top w:val="none" w:sz="0" w:space="0" w:color="auto"/>
        <w:left w:val="none" w:sz="0" w:space="0" w:color="auto"/>
        <w:bottom w:val="none" w:sz="0" w:space="0" w:color="auto"/>
        <w:right w:val="none" w:sz="0" w:space="0" w:color="auto"/>
      </w:divBdr>
    </w:div>
    <w:div w:id="1897352560">
      <w:marLeft w:val="0"/>
      <w:marRight w:val="0"/>
      <w:marTop w:val="0"/>
      <w:marBottom w:val="0"/>
      <w:divBdr>
        <w:top w:val="none" w:sz="0" w:space="0" w:color="auto"/>
        <w:left w:val="none" w:sz="0" w:space="0" w:color="auto"/>
        <w:bottom w:val="none" w:sz="0" w:space="0" w:color="auto"/>
        <w:right w:val="none" w:sz="0" w:space="0" w:color="auto"/>
      </w:divBdr>
    </w:div>
    <w:div w:id="1897426574">
      <w:marLeft w:val="0"/>
      <w:marRight w:val="0"/>
      <w:marTop w:val="0"/>
      <w:marBottom w:val="0"/>
      <w:divBdr>
        <w:top w:val="none" w:sz="0" w:space="0" w:color="auto"/>
        <w:left w:val="none" w:sz="0" w:space="0" w:color="auto"/>
        <w:bottom w:val="none" w:sz="0" w:space="0" w:color="auto"/>
        <w:right w:val="none" w:sz="0" w:space="0" w:color="auto"/>
      </w:divBdr>
    </w:div>
    <w:div w:id="1897468818">
      <w:marLeft w:val="0"/>
      <w:marRight w:val="0"/>
      <w:marTop w:val="0"/>
      <w:marBottom w:val="0"/>
      <w:divBdr>
        <w:top w:val="none" w:sz="0" w:space="0" w:color="auto"/>
        <w:left w:val="none" w:sz="0" w:space="0" w:color="auto"/>
        <w:bottom w:val="none" w:sz="0" w:space="0" w:color="auto"/>
        <w:right w:val="none" w:sz="0" w:space="0" w:color="auto"/>
      </w:divBdr>
    </w:div>
    <w:div w:id="1897470881">
      <w:marLeft w:val="0"/>
      <w:marRight w:val="0"/>
      <w:marTop w:val="0"/>
      <w:marBottom w:val="0"/>
      <w:divBdr>
        <w:top w:val="none" w:sz="0" w:space="0" w:color="auto"/>
        <w:left w:val="none" w:sz="0" w:space="0" w:color="auto"/>
        <w:bottom w:val="none" w:sz="0" w:space="0" w:color="auto"/>
        <w:right w:val="none" w:sz="0" w:space="0" w:color="auto"/>
      </w:divBdr>
    </w:div>
    <w:div w:id="1897549245">
      <w:marLeft w:val="0"/>
      <w:marRight w:val="0"/>
      <w:marTop w:val="0"/>
      <w:marBottom w:val="0"/>
      <w:divBdr>
        <w:top w:val="none" w:sz="0" w:space="0" w:color="auto"/>
        <w:left w:val="none" w:sz="0" w:space="0" w:color="auto"/>
        <w:bottom w:val="none" w:sz="0" w:space="0" w:color="auto"/>
        <w:right w:val="none" w:sz="0" w:space="0" w:color="auto"/>
      </w:divBdr>
    </w:div>
    <w:div w:id="1897550074">
      <w:bodyDiv w:val="1"/>
      <w:marLeft w:val="0"/>
      <w:marRight w:val="0"/>
      <w:marTop w:val="0"/>
      <w:marBottom w:val="0"/>
      <w:divBdr>
        <w:top w:val="none" w:sz="0" w:space="0" w:color="auto"/>
        <w:left w:val="none" w:sz="0" w:space="0" w:color="auto"/>
        <w:bottom w:val="none" w:sz="0" w:space="0" w:color="auto"/>
        <w:right w:val="none" w:sz="0" w:space="0" w:color="auto"/>
      </w:divBdr>
    </w:div>
    <w:div w:id="1897624493">
      <w:marLeft w:val="0"/>
      <w:marRight w:val="0"/>
      <w:marTop w:val="0"/>
      <w:marBottom w:val="0"/>
      <w:divBdr>
        <w:top w:val="none" w:sz="0" w:space="0" w:color="auto"/>
        <w:left w:val="none" w:sz="0" w:space="0" w:color="auto"/>
        <w:bottom w:val="none" w:sz="0" w:space="0" w:color="auto"/>
        <w:right w:val="none" w:sz="0" w:space="0" w:color="auto"/>
      </w:divBdr>
    </w:div>
    <w:div w:id="1897735975">
      <w:marLeft w:val="0"/>
      <w:marRight w:val="0"/>
      <w:marTop w:val="0"/>
      <w:marBottom w:val="0"/>
      <w:divBdr>
        <w:top w:val="none" w:sz="0" w:space="0" w:color="auto"/>
        <w:left w:val="none" w:sz="0" w:space="0" w:color="auto"/>
        <w:bottom w:val="none" w:sz="0" w:space="0" w:color="auto"/>
        <w:right w:val="none" w:sz="0" w:space="0" w:color="auto"/>
      </w:divBdr>
    </w:div>
    <w:div w:id="1897736043">
      <w:marLeft w:val="0"/>
      <w:marRight w:val="0"/>
      <w:marTop w:val="0"/>
      <w:marBottom w:val="0"/>
      <w:divBdr>
        <w:top w:val="none" w:sz="0" w:space="0" w:color="auto"/>
        <w:left w:val="none" w:sz="0" w:space="0" w:color="auto"/>
        <w:bottom w:val="none" w:sz="0" w:space="0" w:color="auto"/>
        <w:right w:val="none" w:sz="0" w:space="0" w:color="auto"/>
      </w:divBdr>
    </w:div>
    <w:div w:id="1897816805">
      <w:marLeft w:val="0"/>
      <w:marRight w:val="0"/>
      <w:marTop w:val="0"/>
      <w:marBottom w:val="0"/>
      <w:divBdr>
        <w:top w:val="none" w:sz="0" w:space="0" w:color="auto"/>
        <w:left w:val="none" w:sz="0" w:space="0" w:color="auto"/>
        <w:bottom w:val="none" w:sz="0" w:space="0" w:color="auto"/>
        <w:right w:val="none" w:sz="0" w:space="0" w:color="auto"/>
      </w:divBdr>
    </w:div>
    <w:div w:id="1897860238">
      <w:marLeft w:val="0"/>
      <w:marRight w:val="0"/>
      <w:marTop w:val="0"/>
      <w:marBottom w:val="0"/>
      <w:divBdr>
        <w:top w:val="none" w:sz="0" w:space="0" w:color="auto"/>
        <w:left w:val="none" w:sz="0" w:space="0" w:color="auto"/>
        <w:bottom w:val="none" w:sz="0" w:space="0" w:color="auto"/>
        <w:right w:val="none" w:sz="0" w:space="0" w:color="auto"/>
      </w:divBdr>
    </w:div>
    <w:div w:id="1897861311">
      <w:marLeft w:val="0"/>
      <w:marRight w:val="0"/>
      <w:marTop w:val="0"/>
      <w:marBottom w:val="0"/>
      <w:divBdr>
        <w:top w:val="none" w:sz="0" w:space="0" w:color="auto"/>
        <w:left w:val="none" w:sz="0" w:space="0" w:color="auto"/>
        <w:bottom w:val="none" w:sz="0" w:space="0" w:color="auto"/>
        <w:right w:val="none" w:sz="0" w:space="0" w:color="auto"/>
      </w:divBdr>
    </w:div>
    <w:div w:id="1897934003">
      <w:marLeft w:val="0"/>
      <w:marRight w:val="0"/>
      <w:marTop w:val="0"/>
      <w:marBottom w:val="0"/>
      <w:divBdr>
        <w:top w:val="none" w:sz="0" w:space="0" w:color="auto"/>
        <w:left w:val="none" w:sz="0" w:space="0" w:color="auto"/>
        <w:bottom w:val="none" w:sz="0" w:space="0" w:color="auto"/>
        <w:right w:val="none" w:sz="0" w:space="0" w:color="auto"/>
      </w:divBdr>
    </w:div>
    <w:div w:id="1897937854">
      <w:marLeft w:val="0"/>
      <w:marRight w:val="0"/>
      <w:marTop w:val="0"/>
      <w:marBottom w:val="0"/>
      <w:divBdr>
        <w:top w:val="none" w:sz="0" w:space="0" w:color="auto"/>
        <w:left w:val="none" w:sz="0" w:space="0" w:color="auto"/>
        <w:bottom w:val="none" w:sz="0" w:space="0" w:color="auto"/>
        <w:right w:val="none" w:sz="0" w:space="0" w:color="auto"/>
      </w:divBdr>
    </w:div>
    <w:div w:id="1898006531">
      <w:marLeft w:val="0"/>
      <w:marRight w:val="0"/>
      <w:marTop w:val="0"/>
      <w:marBottom w:val="0"/>
      <w:divBdr>
        <w:top w:val="none" w:sz="0" w:space="0" w:color="auto"/>
        <w:left w:val="none" w:sz="0" w:space="0" w:color="auto"/>
        <w:bottom w:val="none" w:sz="0" w:space="0" w:color="auto"/>
        <w:right w:val="none" w:sz="0" w:space="0" w:color="auto"/>
      </w:divBdr>
    </w:div>
    <w:div w:id="1898054322">
      <w:bodyDiv w:val="1"/>
      <w:marLeft w:val="0"/>
      <w:marRight w:val="0"/>
      <w:marTop w:val="0"/>
      <w:marBottom w:val="0"/>
      <w:divBdr>
        <w:top w:val="none" w:sz="0" w:space="0" w:color="auto"/>
        <w:left w:val="none" w:sz="0" w:space="0" w:color="auto"/>
        <w:bottom w:val="none" w:sz="0" w:space="0" w:color="auto"/>
        <w:right w:val="none" w:sz="0" w:space="0" w:color="auto"/>
      </w:divBdr>
    </w:div>
    <w:div w:id="1898127587">
      <w:marLeft w:val="0"/>
      <w:marRight w:val="0"/>
      <w:marTop w:val="0"/>
      <w:marBottom w:val="0"/>
      <w:divBdr>
        <w:top w:val="none" w:sz="0" w:space="0" w:color="auto"/>
        <w:left w:val="none" w:sz="0" w:space="0" w:color="auto"/>
        <w:bottom w:val="none" w:sz="0" w:space="0" w:color="auto"/>
        <w:right w:val="none" w:sz="0" w:space="0" w:color="auto"/>
      </w:divBdr>
    </w:div>
    <w:div w:id="1898316357">
      <w:marLeft w:val="0"/>
      <w:marRight w:val="0"/>
      <w:marTop w:val="0"/>
      <w:marBottom w:val="0"/>
      <w:divBdr>
        <w:top w:val="none" w:sz="0" w:space="0" w:color="auto"/>
        <w:left w:val="none" w:sz="0" w:space="0" w:color="auto"/>
        <w:bottom w:val="none" w:sz="0" w:space="0" w:color="auto"/>
        <w:right w:val="none" w:sz="0" w:space="0" w:color="auto"/>
      </w:divBdr>
    </w:div>
    <w:div w:id="1898322244">
      <w:marLeft w:val="0"/>
      <w:marRight w:val="0"/>
      <w:marTop w:val="0"/>
      <w:marBottom w:val="0"/>
      <w:divBdr>
        <w:top w:val="none" w:sz="0" w:space="0" w:color="auto"/>
        <w:left w:val="none" w:sz="0" w:space="0" w:color="auto"/>
        <w:bottom w:val="none" w:sz="0" w:space="0" w:color="auto"/>
        <w:right w:val="none" w:sz="0" w:space="0" w:color="auto"/>
      </w:divBdr>
    </w:div>
    <w:div w:id="1898397402">
      <w:marLeft w:val="0"/>
      <w:marRight w:val="0"/>
      <w:marTop w:val="0"/>
      <w:marBottom w:val="0"/>
      <w:divBdr>
        <w:top w:val="none" w:sz="0" w:space="0" w:color="auto"/>
        <w:left w:val="none" w:sz="0" w:space="0" w:color="auto"/>
        <w:bottom w:val="none" w:sz="0" w:space="0" w:color="auto"/>
        <w:right w:val="none" w:sz="0" w:space="0" w:color="auto"/>
      </w:divBdr>
    </w:div>
    <w:div w:id="1898399688">
      <w:marLeft w:val="0"/>
      <w:marRight w:val="0"/>
      <w:marTop w:val="0"/>
      <w:marBottom w:val="0"/>
      <w:divBdr>
        <w:top w:val="none" w:sz="0" w:space="0" w:color="auto"/>
        <w:left w:val="none" w:sz="0" w:space="0" w:color="auto"/>
        <w:bottom w:val="none" w:sz="0" w:space="0" w:color="auto"/>
        <w:right w:val="none" w:sz="0" w:space="0" w:color="auto"/>
      </w:divBdr>
    </w:div>
    <w:div w:id="1898471533">
      <w:marLeft w:val="0"/>
      <w:marRight w:val="0"/>
      <w:marTop w:val="0"/>
      <w:marBottom w:val="0"/>
      <w:divBdr>
        <w:top w:val="none" w:sz="0" w:space="0" w:color="auto"/>
        <w:left w:val="none" w:sz="0" w:space="0" w:color="auto"/>
        <w:bottom w:val="none" w:sz="0" w:space="0" w:color="auto"/>
        <w:right w:val="none" w:sz="0" w:space="0" w:color="auto"/>
      </w:divBdr>
    </w:div>
    <w:div w:id="1898516786">
      <w:marLeft w:val="0"/>
      <w:marRight w:val="0"/>
      <w:marTop w:val="0"/>
      <w:marBottom w:val="0"/>
      <w:divBdr>
        <w:top w:val="none" w:sz="0" w:space="0" w:color="auto"/>
        <w:left w:val="none" w:sz="0" w:space="0" w:color="auto"/>
        <w:bottom w:val="none" w:sz="0" w:space="0" w:color="auto"/>
        <w:right w:val="none" w:sz="0" w:space="0" w:color="auto"/>
      </w:divBdr>
    </w:div>
    <w:div w:id="1898541064">
      <w:marLeft w:val="0"/>
      <w:marRight w:val="0"/>
      <w:marTop w:val="0"/>
      <w:marBottom w:val="0"/>
      <w:divBdr>
        <w:top w:val="none" w:sz="0" w:space="0" w:color="auto"/>
        <w:left w:val="none" w:sz="0" w:space="0" w:color="auto"/>
        <w:bottom w:val="none" w:sz="0" w:space="0" w:color="auto"/>
        <w:right w:val="none" w:sz="0" w:space="0" w:color="auto"/>
      </w:divBdr>
    </w:div>
    <w:div w:id="1898590834">
      <w:bodyDiv w:val="1"/>
      <w:marLeft w:val="0"/>
      <w:marRight w:val="0"/>
      <w:marTop w:val="0"/>
      <w:marBottom w:val="0"/>
      <w:divBdr>
        <w:top w:val="none" w:sz="0" w:space="0" w:color="auto"/>
        <w:left w:val="none" w:sz="0" w:space="0" w:color="auto"/>
        <w:bottom w:val="none" w:sz="0" w:space="0" w:color="auto"/>
        <w:right w:val="none" w:sz="0" w:space="0" w:color="auto"/>
      </w:divBdr>
    </w:div>
    <w:div w:id="1898592663">
      <w:marLeft w:val="0"/>
      <w:marRight w:val="0"/>
      <w:marTop w:val="0"/>
      <w:marBottom w:val="0"/>
      <w:divBdr>
        <w:top w:val="none" w:sz="0" w:space="0" w:color="auto"/>
        <w:left w:val="none" w:sz="0" w:space="0" w:color="auto"/>
        <w:bottom w:val="none" w:sz="0" w:space="0" w:color="auto"/>
        <w:right w:val="none" w:sz="0" w:space="0" w:color="auto"/>
      </w:divBdr>
    </w:div>
    <w:div w:id="1898658972">
      <w:marLeft w:val="0"/>
      <w:marRight w:val="0"/>
      <w:marTop w:val="0"/>
      <w:marBottom w:val="0"/>
      <w:divBdr>
        <w:top w:val="none" w:sz="0" w:space="0" w:color="auto"/>
        <w:left w:val="none" w:sz="0" w:space="0" w:color="auto"/>
        <w:bottom w:val="none" w:sz="0" w:space="0" w:color="auto"/>
        <w:right w:val="none" w:sz="0" w:space="0" w:color="auto"/>
      </w:divBdr>
    </w:div>
    <w:div w:id="1898710223">
      <w:marLeft w:val="0"/>
      <w:marRight w:val="0"/>
      <w:marTop w:val="0"/>
      <w:marBottom w:val="0"/>
      <w:divBdr>
        <w:top w:val="none" w:sz="0" w:space="0" w:color="auto"/>
        <w:left w:val="none" w:sz="0" w:space="0" w:color="auto"/>
        <w:bottom w:val="none" w:sz="0" w:space="0" w:color="auto"/>
        <w:right w:val="none" w:sz="0" w:space="0" w:color="auto"/>
      </w:divBdr>
    </w:div>
    <w:div w:id="1898777015">
      <w:bodyDiv w:val="1"/>
      <w:marLeft w:val="0"/>
      <w:marRight w:val="0"/>
      <w:marTop w:val="0"/>
      <w:marBottom w:val="0"/>
      <w:divBdr>
        <w:top w:val="none" w:sz="0" w:space="0" w:color="auto"/>
        <w:left w:val="none" w:sz="0" w:space="0" w:color="auto"/>
        <w:bottom w:val="none" w:sz="0" w:space="0" w:color="auto"/>
        <w:right w:val="none" w:sz="0" w:space="0" w:color="auto"/>
      </w:divBdr>
    </w:div>
    <w:div w:id="1898777954">
      <w:marLeft w:val="0"/>
      <w:marRight w:val="0"/>
      <w:marTop w:val="0"/>
      <w:marBottom w:val="0"/>
      <w:divBdr>
        <w:top w:val="none" w:sz="0" w:space="0" w:color="auto"/>
        <w:left w:val="none" w:sz="0" w:space="0" w:color="auto"/>
        <w:bottom w:val="none" w:sz="0" w:space="0" w:color="auto"/>
        <w:right w:val="none" w:sz="0" w:space="0" w:color="auto"/>
      </w:divBdr>
    </w:div>
    <w:div w:id="1898934113">
      <w:marLeft w:val="0"/>
      <w:marRight w:val="0"/>
      <w:marTop w:val="0"/>
      <w:marBottom w:val="0"/>
      <w:divBdr>
        <w:top w:val="none" w:sz="0" w:space="0" w:color="auto"/>
        <w:left w:val="none" w:sz="0" w:space="0" w:color="auto"/>
        <w:bottom w:val="none" w:sz="0" w:space="0" w:color="auto"/>
        <w:right w:val="none" w:sz="0" w:space="0" w:color="auto"/>
      </w:divBdr>
    </w:div>
    <w:div w:id="1898934703">
      <w:marLeft w:val="0"/>
      <w:marRight w:val="0"/>
      <w:marTop w:val="0"/>
      <w:marBottom w:val="0"/>
      <w:divBdr>
        <w:top w:val="none" w:sz="0" w:space="0" w:color="auto"/>
        <w:left w:val="none" w:sz="0" w:space="0" w:color="auto"/>
        <w:bottom w:val="none" w:sz="0" w:space="0" w:color="auto"/>
        <w:right w:val="none" w:sz="0" w:space="0" w:color="auto"/>
      </w:divBdr>
    </w:div>
    <w:div w:id="1899046997">
      <w:marLeft w:val="0"/>
      <w:marRight w:val="0"/>
      <w:marTop w:val="0"/>
      <w:marBottom w:val="0"/>
      <w:divBdr>
        <w:top w:val="none" w:sz="0" w:space="0" w:color="auto"/>
        <w:left w:val="none" w:sz="0" w:space="0" w:color="auto"/>
        <w:bottom w:val="none" w:sz="0" w:space="0" w:color="auto"/>
        <w:right w:val="none" w:sz="0" w:space="0" w:color="auto"/>
      </w:divBdr>
    </w:div>
    <w:div w:id="1899121625">
      <w:bodyDiv w:val="1"/>
      <w:marLeft w:val="0"/>
      <w:marRight w:val="0"/>
      <w:marTop w:val="0"/>
      <w:marBottom w:val="0"/>
      <w:divBdr>
        <w:top w:val="none" w:sz="0" w:space="0" w:color="auto"/>
        <w:left w:val="none" w:sz="0" w:space="0" w:color="auto"/>
        <w:bottom w:val="none" w:sz="0" w:space="0" w:color="auto"/>
        <w:right w:val="none" w:sz="0" w:space="0" w:color="auto"/>
      </w:divBdr>
    </w:div>
    <w:div w:id="1899169311">
      <w:marLeft w:val="0"/>
      <w:marRight w:val="0"/>
      <w:marTop w:val="0"/>
      <w:marBottom w:val="0"/>
      <w:divBdr>
        <w:top w:val="none" w:sz="0" w:space="0" w:color="auto"/>
        <w:left w:val="none" w:sz="0" w:space="0" w:color="auto"/>
        <w:bottom w:val="none" w:sz="0" w:space="0" w:color="auto"/>
        <w:right w:val="none" w:sz="0" w:space="0" w:color="auto"/>
      </w:divBdr>
    </w:div>
    <w:div w:id="1899170839">
      <w:marLeft w:val="0"/>
      <w:marRight w:val="0"/>
      <w:marTop w:val="0"/>
      <w:marBottom w:val="0"/>
      <w:divBdr>
        <w:top w:val="none" w:sz="0" w:space="0" w:color="auto"/>
        <w:left w:val="none" w:sz="0" w:space="0" w:color="auto"/>
        <w:bottom w:val="none" w:sz="0" w:space="0" w:color="auto"/>
        <w:right w:val="none" w:sz="0" w:space="0" w:color="auto"/>
      </w:divBdr>
    </w:div>
    <w:div w:id="1899241160">
      <w:marLeft w:val="0"/>
      <w:marRight w:val="0"/>
      <w:marTop w:val="0"/>
      <w:marBottom w:val="0"/>
      <w:divBdr>
        <w:top w:val="none" w:sz="0" w:space="0" w:color="auto"/>
        <w:left w:val="none" w:sz="0" w:space="0" w:color="auto"/>
        <w:bottom w:val="none" w:sz="0" w:space="0" w:color="auto"/>
        <w:right w:val="none" w:sz="0" w:space="0" w:color="auto"/>
      </w:divBdr>
    </w:div>
    <w:div w:id="1899315716">
      <w:marLeft w:val="0"/>
      <w:marRight w:val="0"/>
      <w:marTop w:val="0"/>
      <w:marBottom w:val="0"/>
      <w:divBdr>
        <w:top w:val="none" w:sz="0" w:space="0" w:color="auto"/>
        <w:left w:val="none" w:sz="0" w:space="0" w:color="auto"/>
        <w:bottom w:val="none" w:sz="0" w:space="0" w:color="auto"/>
        <w:right w:val="none" w:sz="0" w:space="0" w:color="auto"/>
      </w:divBdr>
    </w:div>
    <w:div w:id="1899317683">
      <w:marLeft w:val="0"/>
      <w:marRight w:val="0"/>
      <w:marTop w:val="0"/>
      <w:marBottom w:val="0"/>
      <w:divBdr>
        <w:top w:val="none" w:sz="0" w:space="0" w:color="auto"/>
        <w:left w:val="none" w:sz="0" w:space="0" w:color="auto"/>
        <w:bottom w:val="none" w:sz="0" w:space="0" w:color="auto"/>
        <w:right w:val="none" w:sz="0" w:space="0" w:color="auto"/>
      </w:divBdr>
    </w:div>
    <w:div w:id="1899390200">
      <w:marLeft w:val="0"/>
      <w:marRight w:val="0"/>
      <w:marTop w:val="0"/>
      <w:marBottom w:val="0"/>
      <w:divBdr>
        <w:top w:val="none" w:sz="0" w:space="0" w:color="auto"/>
        <w:left w:val="none" w:sz="0" w:space="0" w:color="auto"/>
        <w:bottom w:val="none" w:sz="0" w:space="0" w:color="auto"/>
        <w:right w:val="none" w:sz="0" w:space="0" w:color="auto"/>
      </w:divBdr>
    </w:div>
    <w:div w:id="1899390219">
      <w:marLeft w:val="0"/>
      <w:marRight w:val="0"/>
      <w:marTop w:val="0"/>
      <w:marBottom w:val="0"/>
      <w:divBdr>
        <w:top w:val="none" w:sz="0" w:space="0" w:color="auto"/>
        <w:left w:val="none" w:sz="0" w:space="0" w:color="auto"/>
        <w:bottom w:val="none" w:sz="0" w:space="0" w:color="auto"/>
        <w:right w:val="none" w:sz="0" w:space="0" w:color="auto"/>
      </w:divBdr>
    </w:div>
    <w:div w:id="1899394248">
      <w:marLeft w:val="0"/>
      <w:marRight w:val="0"/>
      <w:marTop w:val="0"/>
      <w:marBottom w:val="0"/>
      <w:divBdr>
        <w:top w:val="none" w:sz="0" w:space="0" w:color="auto"/>
        <w:left w:val="none" w:sz="0" w:space="0" w:color="auto"/>
        <w:bottom w:val="none" w:sz="0" w:space="0" w:color="auto"/>
        <w:right w:val="none" w:sz="0" w:space="0" w:color="auto"/>
      </w:divBdr>
    </w:div>
    <w:div w:id="1899433866">
      <w:marLeft w:val="0"/>
      <w:marRight w:val="0"/>
      <w:marTop w:val="0"/>
      <w:marBottom w:val="0"/>
      <w:divBdr>
        <w:top w:val="none" w:sz="0" w:space="0" w:color="auto"/>
        <w:left w:val="none" w:sz="0" w:space="0" w:color="auto"/>
        <w:bottom w:val="none" w:sz="0" w:space="0" w:color="auto"/>
        <w:right w:val="none" w:sz="0" w:space="0" w:color="auto"/>
      </w:divBdr>
    </w:div>
    <w:div w:id="1899434676">
      <w:marLeft w:val="0"/>
      <w:marRight w:val="0"/>
      <w:marTop w:val="0"/>
      <w:marBottom w:val="0"/>
      <w:divBdr>
        <w:top w:val="none" w:sz="0" w:space="0" w:color="auto"/>
        <w:left w:val="none" w:sz="0" w:space="0" w:color="auto"/>
        <w:bottom w:val="none" w:sz="0" w:space="0" w:color="auto"/>
        <w:right w:val="none" w:sz="0" w:space="0" w:color="auto"/>
      </w:divBdr>
    </w:div>
    <w:div w:id="1899516641">
      <w:marLeft w:val="0"/>
      <w:marRight w:val="0"/>
      <w:marTop w:val="0"/>
      <w:marBottom w:val="0"/>
      <w:divBdr>
        <w:top w:val="none" w:sz="0" w:space="0" w:color="auto"/>
        <w:left w:val="none" w:sz="0" w:space="0" w:color="auto"/>
        <w:bottom w:val="none" w:sz="0" w:space="0" w:color="auto"/>
        <w:right w:val="none" w:sz="0" w:space="0" w:color="auto"/>
      </w:divBdr>
    </w:div>
    <w:div w:id="1899586097">
      <w:marLeft w:val="0"/>
      <w:marRight w:val="0"/>
      <w:marTop w:val="0"/>
      <w:marBottom w:val="0"/>
      <w:divBdr>
        <w:top w:val="none" w:sz="0" w:space="0" w:color="auto"/>
        <w:left w:val="none" w:sz="0" w:space="0" w:color="auto"/>
        <w:bottom w:val="none" w:sz="0" w:space="0" w:color="auto"/>
        <w:right w:val="none" w:sz="0" w:space="0" w:color="auto"/>
      </w:divBdr>
    </w:div>
    <w:div w:id="1899632591">
      <w:marLeft w:val="0"/>
      <w:marRight w:val="0"/>
      <w:marTop w:val="0"/>
      <w:marBottom w:val="0"/>
      <w:divBdr>
        <w:top w:val="none" w:sz="0" w:space="0" w:color="auto"/>
        <w:left w:val="none" w:sz="0" w:space="0" w:color="auto"/>
        <w:bottom w:val="none" w:sz="0" w:space="0" w:color="auto"/>
        <w:right w:val="none" w:sz="0" w:space="0" w:color="auto"/>
      </w:divBdr>
    </w:div>
    <w:div w:id="1899703087">
      <w:marLeft w:val="0"/>
      <w:marRight w:val="0"/>
      <w:marTop w:val="0"/>
      <w:marBottom w:val="0"/>
      <w:divBdr>
        <w:top w:val="none" w:sz="0" w:space="0" w:color="auto"/>
        <w:left w:val="none" w:sz="0" w:space="0" w:color="auto"/>
        <w:bottom w:val="none" w:sz="0" w:space="0" w:color="auto"/>
        <w:right w:val="none" w:sz="0" w:space="0" w:color="auto"/>
      </w:divBdr>
    </w:div>
    <w:div w:id="1899853348">
      <w:marLeft w:val="0"/>
      <w:marRight w:val="0"/>
      <w:marTop w:val="0"/>
      <w:marBottom w:val="0"/>
      <w:divBdr>
        <w:top w:val="none" w:sz="0" w:space="0" w:color="auto"/>
        <w:left w:val="none" w:sz="0" w:space="0" w:color="auto"/>
        <w:bottom w:val="none" w:sz="0" w:space="0" w:color="auto"/>
        <w:right w:val="none" w:sz="0" w:space="0" w:color="auto"/>
      </w:divBdr>
    </w:div>
    <w:div w:id="1900047871">
      <w:bodyDiv w:val="1"/>
      <w:marLeft w:val="0"/>
      <w:marRight w:val="0"/>
      <w:marTop w:val="0"/>
      <w:marBottom w:val="0"/>
      <w:divBdr>
        <w:top w:val="none" w:sz="0" w:space="0" w:color="auto"/>
        <w:left w:val="none" w:sz="0" w:space="0" w:color="auto"/>
        <w:bottom w:val="none" w:sz="0" w:space="0" w:color="auto"/>
        <w:right w:val="none" w:sz="0" w:space="0" w:color="auto"/>
      </w:divBdr>
    </w:div>
    <w:div w:id="1900051605">
      <w:marLeft w:val="0"/>
      <w:marRight w:val="0"/>
      <w:marTop w:val="0"/>
      <w:marBottom w:val="0"/>
      <w:divBdr>
        <w:top w:val="none" w:sz="0" w:space="0" w:color="auto"/>
        <w:left w:val="none" w:sz="0" w:space="0" w:color="auto"/>
        <w:bottom w:val="none" w:sz="0" w:space="0" w:color="auto"/>
        <w:right w:val="none" w:sz="0" w:space="0" w:color="auto"/>
      </w:divBdr>
    </w:div>
    <w:div w:id="1900090019">
      <w:marLeft w:val="0"/>
      <w:marRight w:val="0"/>
      <w:marTop w:val="0"/>
      <w:marBottom w:val="0"/>
      <w:divBdr>
        <w:top w:val="none" w:sz="0" w:space="0" w:color="auto"/>
        <w:left w:val="none" w:sz="0" w:space="0" w:color="auto"/>
        <w:bottom w:val="none" w:sz="0" w:space="0" w:color="auto"/>
        <w:right w:val="none" w:sz="0" w:space="0" w:color="auto"/>
      </w:divBdr>
    </w:div>
    <w:div w:id="1900092825">
      <w:marLeft w:val="0"/>
      <w:marRight w:val="0"/>
      <w:marTop w:val="0"/>
      <w:marBottom w:val="0"/>
      <w:divBdr>
        <w:top w:val="none" w:sz="0" w:space="0" w:color="auto"/>
        <w:left w:val="none" w:sz="0" w:space="0" w:color="auto"/>
        <w:bottom w:val="none" w:sz="0" w:space="0" w:color="auto"/>
        <w:right w:val="none" w:sz="0" w:space="0" w:color="auto"/>
      </w:divBdr>
    </w:div>
    <w:div w:id="1900242097">
      <w:marLeft w:val="0"/>
      <w:marRight w:val="0"/>
      <w:marTop w:val="0"/>
      <w:marBottom w:val="0"/>
      <w:divBdr>
        <w:top w:val="none" w:sz="0" w:space="0" w:color="auto"/>
        <w:left w:val="none" w:sz="0" w:space="0" w:color="auto"/>
        <w:bottom w:val="none" w:sz="0" w:space="0" w:color="auto"/>
        <w:right w:val="none" w:sz="0" w:space="0" w:color="auto"/>
      </w:divBdr>
    </w:div>
    <w:div w:id="1900246892">
      <w:marLeft w:val="0"/>
      <w:marRight w:val="0"/>
      <w:marTop w:val="0"/>
      <w:marBottom w:val="0"/>
      <w:divBdr>
        <w:top w:val="none" w:sz="0" w:space="0" w:color="auto"/>
        <w:left w:val="none" w:sz="0" w:space="0" w:color="auto"/>
        <w:bottom w:val="none" w:sz="0" w:space="0" w:color="auto"/>
        <w:right w:val="none" w:sz="0" w:space="0" w:color="auto"/>
      </w:divBdr>
    </w:div>
    <w:div w:id="1900284078">
      <w:marLeft w:val="0"/>
      <w:marRight w:val="0"/>
      <w:marTop w:val="0"/>
      <w:marBottom w:val="0"/>
      <w:divBdr>
        <w:top w:val="none" w:sz="0" w:space="0" w:color="auto"/>
        <w:left w:val="none" w:sz="0" w:space="0" w:color="auto"/>
        <w:bottom w:val="none" w:sz="0" w:space="0" w:color="auto"/>
        <w:right w:val="none" w:sz="0" w:space="0" w:color="auto"/>
      </w:divBdr>
    </w:div>
    <w:div w:id="1900287845">
      <w:marLeft w:val="0"/>
      <w:marRight w:val="0"/>
      <w:marTop w:val="0"/>
      <w:marBottom w:val="0"/>
      <w:divBdr>
        <w:top w:val="none" w:sz="0" w:space="0" w:color="auto"/>
        <w:left w:val="none" w:sz="0" w:space="0" w:color="auto"/>
        <w:bottom w:val="none" w:sz="0" w:space="0" w:color="auto"/>
        <w:right w:val="none" w:sz="0" w:space="0" w:color="auto"/>
      </w:divBdr>
    </w:div>
    <w:div w:id="1900510057">
      <w:bodyDiv w:val="1"/>
      <w:marLeft w:val="0"/>
      <w:marRight w:val="0"/>
      <w:marTop w:val="0"/>
      <w:marBottom w:val="0"/>
      <w:divBdr>
        <w:top w:val="none" w:sz="0" w:space="0" w:color="auto"/>
        <w:left w:val="none" w:sz="0" w:space="0" w:color="auto"/>
        <w:bottom w:val="none" w:sz="0" w:space="0" w:color="auto"/>
        <w:right w:val="none" w:sz="0" w:space="0" w:color="auto"/>
      </w:divBdr>
      <w:divsChild>
        <w:div w:id="836262948">
          <w:marLeft w:val="0"/>
          <w:marRight w:val="0"/>
          <w:marTop w:val="0"/>
          <w:marBottom w:val="0"/>
          <w:divBdr>
            <w:top w:val="none" w:sz="0" w:space="0" w:color="auto"/>
            <w:left w:val="none" w:sz="0" w:space="0" w:color="auto"/>
            <w:bottom w:val="none" w:sz="0" w:space="0" w:color="auto"/>
            <w:right w:val="none" w:sz="0" w:space="0" w:color="auto"/>
          </w:divBdr>
        </w:div>
        <w:div w:id="914899138">
          <w:marLeft w:val="0"/>
          <w:marRight w:val="0"/>
          <w:marTop w:val="0"/>
          <w:marBottom w:val="0"/>
          <w:divBdr>
            <w:top w:val="none" w:sz="0" w:space="0" w:color="auto"/>
            <w:left w:val="none" w:sz="0" w:space="0" w:color="auto"/>
            <w:bottom w:val="none" w:sz="0" w:space="0" w:color="auto"/>
            <w:right w:val="none" w:sz="0" w:space="0" w:color="auto"/>
          </w:divBdr>
        </w:div>
        <w:div w:id="151795746">
          <w:marLeft w:val="0"/>
          <w:marRight w:val="0"/>
          <w:marTop w:val="0"/>
          <w:marBottom w:val="0"/>
          <w:divBdr>
            <w:top w:val="none" w:sz="0" w:space="0" w:color="auto"/>
            <w:left w:val="none" w:sz="0" w:space="0" w:color="auto"/>
            <w:bottom w:val="none" w:sz="0" w:space="0" w:color="auto"/>
            <w:right w:val="none" w:sz="0" w:space="0" w:color="auto"/>
          </w:divBdr>
        </w:div>
        <w:div w:id="1550874089">
          <w:marLeft w:val="0"/>
          <w:marRight w:val="0"/>
          <w:marTop w:val="0"/>
          <w:marBottom w:val="0"/>
          <w:divBdr>
            <w:top w:val="none" w:sz="0" w:space="0" w:color="auto"/>
            <w:left w:val="none" w:sz="0" w:space="0" w:color="auto"/>
            <w:bottom w:val="none" w:sz="0" w:space="0" w:color="auto"/>
            <w:right w:val="none" w:sz="0" w:space="0" w:color="auto"/>
          </w:divBdr>
        </w:div>
        <w:div w:id="1239052305">
          <w:marLeft w:val="0"/>
          <w:marRight w:val="0"/>
          <w:marTop w:val="0"/>
          <w:marBottom w:val="0"/>
          <w:divBdr>
            <w:top w:val="none" w:sz="0" w:space="0" w:color="auto"/>
            <w:left w:val="none" w:sz="0" w:space="0" w:color="auto"/>
            <w:bottom w:val="none" w:sz="0" w:space="0" w:color="auto"/>
            <w:right w:val="none" w:sz="0" w:space="0" w:color="auto"/>
          </w:divBdr>
        </w:div>
        <w:div w:id="677585559">
          <w:marLeft w:val="0"/>
          <w:marRight w:val="0"/>
          <w:marTop w:val="0"/>
          <w:marBottom w:val="0"/>
          <w:divBdr>
            <w:top w:val="none" w:sz="0" w:space="0" w:color="auto"/>
            <w:left w:val="none" w:sz="0" w:space="0" w:color="auto"/>
            <w:bottom w:val="none" w:sz="0" w:space="0" w:color="auto"/>
            <w:right w:val="none" w:sz="0" w:space="0" w:color="auto"/>
          </w:divBdr>
        </w:div>
        <w:div w:id="1807116835">
          <w:marLeft w:val="0"/>
          <w:marRight w:val="0"/>
          <w:marTop w:val="0"/>
          <w:marBottom w:val="0"/>
          <w:divBdr>
            <w:top w:val="none" w:sz="0" w:space="0" w:color="auto"/>
            <w:left w:val="none" w:sz="0" w:space="0" w:color="auto"/>
            <w:bottom w:val="none" w:sz="0" w:space="0" w:color="auto"/>
            <w:right w:val="none" w:sz="0" w:space="0" w:color="auto"/>
          </w:divBdr>
        </w:div>
        <w:div w:id="1496341816">
          <w:marLeft w:val="0"/>
          <w:marRight w:val="0"/>
          <w:marTop w:val="0"/>
          <w:marBottom w:val="0"/>
          <w:divBdr>
            <w:top w:val="none" w:sz="0" w:space="0" w:color="auto"/>
            <w:left w:val="none" w:sz="0" w:space="0" w:color="auto"/>
            <w:bottom w:val="none" w:sz="0" w:space="0" w:color="auto"/>
            <w:right w:val="none" w:sz="0" w:space="0" w:color="auto"/>
          </w:divBdr>
        </w:div>
        <w:div w:id="657927652">
          <w:marLeft w:val="0"/>
          <w:marRight w:val="0"/>
          <w:marTop w:val="0"/>
          <w:marBottom w:val="0"/>
          <w:divBdr>
            <w:top w:val="none" w:sz="0" w:space="0" w:color="auto"/>
            <w:left w:val="none" w:sz="0" w:space="0" w:color="auto"/>
            <w:bottom w:val="none" w:sz="0" w:space="0" w:color="auto"/>
            <w:right w:val="none" w:sz="0" w:space="0" w:color="auto"/>
          </w:divBdr>
        </w:div>
        <w:div w:id="1711303125">
          <w:marLeft w:val="0"/>
          <w:marRight w:val="0"/>
          <w:marTop w:val="0"/>
          <w:marBottom w:val="0"/>
          <w:divBdr>
            <w:top w:val="none" w:sz="0" w:space="0" w:color="auto"/>
            <w:left w:val="none" w:sz="0" w:space="0" w:color="auto"/>
            <w:bottom w:val="none" w:sz="0" w:space="0" w:color="auto"/>
            <w:right w:val="none" w:sz="0" w:space="0" w:color="auto"/>
          </w:divBdr>
        </w:div>
        <w:div w:id="817457817">
          <w:marLeft w:val="0"/>
          <w:marRight w:val="0"/>
          <w:marTop w:val="0"/>
          <w:marBottom w:val="0"/>
          <w:divBdr>
            <w:top w:val="none" w:sz="0" w:space="0" w:color="auto"/>
            <w:left w:val="none" w:sz="0" w:space="0" w:color="auto"/>
            <w:bottom w:val="none" w:sz="0" w:space="0" w:color="auto"/>
            <w:right w:val="none" w:sz="0" w:space="0" w:color="auto"/>
          </w:divBdr>
        </w:div>
        <w:div w:id="1670525551">
          <w:marLeft w:val="0"/>
          <w:marRight w:val="0"/>
          <w:marTop w:val="0"/>
          <w:marBottom w:val="0"/>
          <w:divBdr>
            <w:top w:val="none" w:sz="0" w:space="0" w:color="auto"/>
            <w:left w:val="none" w:sz="0" w:space="0" w:color="auto"/>
            <w:bottom w:val="none" w:sz="0" w:space="0" w:color="auto"/>
            <w:right w:val="none" w:sz="0" w:space="0" w:color="auto"/>
          </w:divBdr>
        </w:div>
        <w:div w:id="428430930">
          <w:marLeft w:val="0"/>
          <w:marRight w:val="0"/>
          <w:marTop w:val="0"/>
          <w:marBottom w:val="0"/>
          <w:divBdr>
            <w:top w:val="none" w:sz="0" w:space="0" w:color="auto"/>
            <w:left w:val="none" w:sz="0" w:space="0" w:color="auto"/>
            <w:bottom w:val="none" w:sz="0" w:space="0" w:color="auto"/>
            <w:right w:val="none" w:sz="0" w:space="0" w:color="auto"/>
          </w:divBdr>
        </w:div>
        <w:div w:id="2142575696">
          <w:marLeft w:val="0"/>
          <w:marRight w:val="0"/>
          <w:marTop w:val="0"/>
          <w:marBottom w:val="0"/>
          <w:divBdr>
            <w:top w:val="none" w:sz="0" w:space="0" w:color="auto"/>
            <w:left w:val="none" w:sz="0" w:space="0" w:color="auto"/>
            <w:bottom w:val="none" w:sz="0" w:space="0" w:color="auto"/>
            <w:right w:val="none" w:sz="0" w:space="0" w:color="auto"/>
          </w:divBdr>
        </w:div>
        <w:div w:id="1500078563">
          <w:marLeft w:val="0"/>
          <w:marRight w:val="0"/>
          <w:marTop w:val="0"/>
          <w:marBottom w:val="0"/>
          <w:divBdr>
            <w:top w:val="none" w:sz="0" w:space="0" w:color="auto"/>
            <w:left w:val="none" w:sz="0" w:space="0" w:color="auto"/>
            <w:bottom w:val="none" w:sz="0" w:space="0" w:color="auto"/>
            <w:right w:val="none" w:sz="0" w:space="0" w:color="auto"/>
          </w:divBdr>
        </w:div>
        <w:div w:id="484905926">
          <w:marLeft w:val="0"/>
          <w:marRight w:val="0"/>
          <w:marTop w:val="0"/>
          <w:marBottom w:val="0"/>
          <w:divBdr>
            <w:top w:val="none" w:sz="0" w:space="0" w:color="auto"/>
            <w:left w:val="none" w:sz="0" w:space="0" w:color="auto"/>
            <w:bottom w:val="none" w:sz="0" w:space="0" w:color="auto"/>
            <w:right w:val="none" w:sz="0" w:space="0" w:color="auto"/>
          </w:divBdr>
        </w:div>
        <w:div w:id="194389710">
          <w:marLeft w:val="0"/>
          <w:marRight w:val="0"/>
          <w:marTop w:val="0"/>
          <w:marBottom w:val="0"/>
          <w:divBdr>
            <w:top w:val="none" w:sz="0" w:space="0" w:color="auto"/>
            <w:left w:val="none" w:sz="0" w:space="0" w:color="auto"/>
            <w:bottom w:val="none" w:sz="0" w:space="0" w:color="auto"/>
            <w:right w:val="none" w:sz="0" w:space="0" w:color="auto"/>
          </w:divBdr>
        </w:div>
        <w:div w:id="206530240">
          <w:marLeft w:val="0"/>
          <w:marRight w:val="0"/>
          <w:marTop w:val="0"/>
          <w:marBottom w:val="0"/>
          <w:divBdr>
            <w:top w:val="none" w:sz="0" w:space="0" w:color="auto"/>
            <w:left w:val="none" w:sz="0" w:space="0" w:color="auto"/>
            <w:bottom w:val="none" w:sz="0" w:space="0" w:color="auto"/>
            <w:right w:val="none" w:sz="0" w:space="0" w:color="auto"/>
          </w:divBdr>
        </w:div>
      </w:divsChild>
    </w:div>
    <w:div w:id="1900557989">
      <w:marLeft w:val="0"/>
      <w:marRight w:val="0"/>
      <w:marTop w:val="0"/>
      <w:marBottom w:val="0"/>
      <w:divBdr>
        <w:top w:val="none" w:sz="0" w:space="0" w:color="auto"/>
        <w:left w:val="none" w:sz="0" w:space="0" w:color="auto"/>
        <w:bottom w:val="none" w:sz="0" w:space="0" w:color="auto"/>
        <w:right w:val="none" w:sz="0" w:space="0" w:color="auto"/>
      </w:divBdr>
    </w:div>
    <w:div w:id="1900624902">
      <w:marLeft w:val="0"/>
      <w:marRight w:val="0"/>
      <w:marTop w:val="0"/>
      <w:marBottom w:val="0"/>
      <w:divBdr>
        <w:top w:val="none" w:sz="0" w:space="0" w:color="auto"/>
        <w:left w:val="none" w:sz="0" w:space="0" w:color="auto"/>
        <w:bottom w:val="none" w:sz="0" w:space="0" w:color="auto"/>
        <w:right w:val="none" w:sz="0" w:space="0" w:color="auto"/>
      </w:divBdr>
    </w:div>
    <w:div w:id="1900701104">
      <w:marLeft w:val="0"/>
      <w:marRight w:val="0"/>
      <w:marTop w:val="0"/>
      <w:marBottom w:val="0"/>
      <w:divBdr>
        <w:top w:val="none" w:sz="0" w:space="0" w:color="auto"/>
        <w:left w:val="none" w:sz="0" w:space="0" w:color="auto"/>
        <w:bottom w:val="none" w:sz="0" w:space="0" w:color="auto"/>
        <w:right w:val="none" w:sz="0" w:space="0" w:color="auto"/>
      </w:divBdr>
    </w:div>
    <w:div w:id="1900747975">
      <w:marLeft w:val="0"/>
      <w:marRight w:val="0"/>
      <w:marTop w:val="0"/>
      <w:marBottom w:val="0"/>
      <w:divBdr>
        <w:top w:val="none" w:sz="0" w:space="0" w:color="auto"/>
        <w:left w:val="none" w:sz="0" w:space="0" w:color="auto"/>
        <w:bottom w:val="none" w:sz="0" w:space="0" w:color="auto"/>
        <w:right w:val="none" w:sz="0" w:space="0" w:color="auto"/>
      </w:divBdr>
    </w:div>
    <w:div w:id="1900818687">
      <w:marLeft w:val="0"/>
      <w:marRight w:val="0"/>
      <w:marTop w:val="0"/>
      <w:marBottom w:val="0"/>
      <w:divBdr>
        <w:top w:val="none" w:sz="0" w:space="0" w:color="auto"/>
        <w:left w:val="none" w:sz="0" w:space="0" w:color="auto"/>
        <w:bottom w:val="none" w:sz="0" w:space="0" w:color="auto"/>
        <w:right w:val="none" w:sz="0" w:space="0" w:color="auto"/>
      </w:divBdr>
    </w:div>
    <w:div w:id="1900821254">
      <w:marLeft w:val="0"/>
      <w:marRight w:val="0"/>
      <w:marTop w:val="0"/>
      <w:marBottom w:val="0"/>
      <w:divBdr>
        <w:top w:val="none" w:sz="0" w:space="0" w:color="auto"/>
        <w:left w:val="none" w:sz="0" w:space="0" w:color="auto"/>
        <w:bottom w:val="none" w:sz="0" w:space="0" w:color="auto"/>
        <w:right w:val="none" w:sz="0" w:space="0" w:color="auto"/>
      </w:divBdr>
    </w:div>
    <w:div w:id="1900940070">
      <w:marLeft w:val="0"/>
      <w:marRight w:val="0"/>
      <w:marTop w:val="0"/>
      <w:marBottom w:val="0"/>
      <w:divBdr>
        <w:top w:val="none" w:sz="0" w:space="0" w:color="auto"/>
        <w:left w:val="none" w:sz="0" w:space="0" w:color="auto"/>
        <w:bottom w:val="none" w:sz="0" w:space="0" w:color="auto"/>
        <w:right w:val="none" w:sz="0" w:space="0" w:color="auto"/>
      </w:divBdr>
    </w:div>
    <w:div w:id="1900968580">
      <w:marLeft w:val="0"/>
      <w:marRight w:val="0"/>
      <w:marTop w:val="0"/>
      <w:marBottom w:val="0"/>
      <w:divBdr>
        <w:top w:val="none" w:sz="0" w:space="0" w:color="auto"/>
        <w:left w:val="none" w:sz="0" w:space="0" w:color="auto"/>
        <w:bottom w:val="none" w:sz="0" w:space="0" w:color="auto"/>
        <w:right w:val="none" w:sz="0" w:space="0" w:color="auto"/>
      </w:divBdr>
    </w:div>
    <w:div w:id="1901018937">
      <w:marLeft w:val="0"/>
      <w:marRight w:val="0"/>
      <w:marTop w:val="0"/>
      <w:marBottom w:val="0"/>
      <w:divBdr>
        <w:top w:val="none" w:sz="0" w:space="0" w:color="auto"/>
        <w:left w:val="none" w:sz="0" w:space="0" w:color="auto"/>
        <w:bottom w:val="none" w:sz="0" w:space="0" w:color="auto"/>
        <w:right w:val="none" w:sz="0" w:space="0" w:color="auto"/>
      </w:divBdr>
    </w:div>
    <w:div w:id="1901088645">
      <w:marLeft w:val="0"/>
      <w:marRight w:val="0"/>
      <w:marTop w:val="0"/>
      <w:marBottom w:val="0"/>
      <w:divBdr>
        <w:top w:val="none" w:sz="0" w:space="0" w:color="auto"/>
        <w:left w:val="none" w:sz="0" w:space="0" w:color="auto"/>
        <w:bottom w:val="none" w:sz="0" w:space="0" w:color="auto"/>
        <w:right w:val="none" w:sz="0" w:space="0" w:color="auto"/>
      </w:divBdr>
    </w:div>
    <w:div w:id="1901205046">
      <w:marLeft w:val="0"/>
      <w:marRight w:val="0"/>
      <w:marTop w:val="0"/>
      <w:marBottom w:val="0"/>
      <w:divBdr>
        <w:top w:val="none" w:sz="0" w:space="0" w:color="auto"/>
        <w:left w:val="none" w:sz="0" w:space="0" w:color="auto"/>
        <w:bottom w:val="none" w:sz="0" w:space="0" w:color="auto"/>
        <w:right w:val="none" w:sz="0" w:space="0" w:color="auto"/>
      </w:divBdr>
    </w:div>
    <w:div w:id="1901280178">
      <w:marLeft w:val="480"/>
      <w:marRight w:val="0"/>
      <w:marTop w:val="0"/>
      <w:marBottom w:val="0"/>
      <w:divBdr>
        <w:top w:val="none" w:sz="0" w:space="0" w:color="auto"/>
        <w:left w:val="none" w:sz="0" w:space="0" w:color="auto"/>
        <w:bottom w:val="none" w:sz="0" w:space="0" w:color="auto"/>
        <w:right w:val="none" w:sz="0" w:space="0" w:color="auto"/>
      </w:divBdr>
    </w:div>
    <w:div w:id="1901284959">
      <w:marLeft w:val="0"/>
      <w:marRight w:val="0"/>
      <w:marTop w:val="0"/>
      <w:marBottom w:val="0"/>
      <w:divBdr>
        <w:top w:val="none" w:sz="0" w:space="0" w:color="auto"/>
        <w:left w:val="none" w:sz="0" w:space="0" w:color="auto"/>
        <w:bottom w:val="none" w:sz="0" w:space="0" w:color="auto"/>
        <w:right w:val="none" w:sz="0" w:space="0" w:color="auto"/>
      </w:divBdr>
    </w:div>
    <w:div w:id="1901361894">
      <w:marLeft w:val="0"/>
      <w:marRight w:val="0"/>
      <w:marTop w:val="0"/>
      <w:marBottom w:val="0"/>
      <w:divBdr>
        <w:top w:val="none" w:sz="0" w:space="0" w:color="auto"/>
        <w:left w:val="none" w:sz="0" w:space="0" w:color="auto"/>
        <w:bottom w:val="none" w:sz="0" w:space="0" w:color="auto"/>
        <w:right w:val="none" w:sz="0" w:space="0" w:color="auto"/>
      </w:divBdr>
    </w:div>
    <w:div w:id="1901398073">
      <w:marLeft w:val="0"/>
      <w:marRight w:val="0"/>
      <w:marTop w:val="0"/>
      <w:marBottom w:val="0"/>
      <w:divBdr>
        <w:top w:val="none" w:sz="0" w:space="0" w:color="auto"/>
        <w:left w:val="none" w:sz="0" w:space="0" w:color="auto"/>
        <w:bottom w:val="none" w:sz="0" w:space="0" w:color="auto"/>
        <w:right w:val="none" w:sz="0" w:space="0" w:color="auto"/>
      </w:divBdr>
    </w:div>
    <w:div w:id="1901400866">
      <w:marLeft w:val="0"/>
      <w:marRight w:val="0"/>
      <w:marTop w:val="0"/>
      <w:marBottom w:val="0"/>
      <w:divBdr>
        <w:top w:val="none" w:sz="0" w:space="0" w:color="auto"/>
        <w:left w:val="none" w:sz="0" w:space="0" w:color="auto"/>
        <w:bottom w:val="none" w:sz="0" w:space="0" w:color="auto"/>
        <w:right w:val="none" w:sz="0" w:space="0" w:color="auto"/>
      </w:divBdr>
    </w:div>
    <w:div w:id="1901406082">
      <w:marLeft w:val="0"/>
      <w:marRight w:val="0"/>
      <w:marTop w:val="0"/>
      <w:marBottom w:val="0"/>
      <w:divBdr>
        <w:top w:val="none" w:sz="0" w:space="0" w:color="auto"/>
        <w:left w:val="none" w:sz="0" w:space="0" w:color="auto"/>
        <w:bottom w:val="none" w:sz="0" w:space="0" w:color="auto"/>
        <w:right w:val="none" w:sz="0" w:space="0" w:color="auto"/>
      </w:divBdr>
    </w:div>
    <w:div w:id="1901552359">
      <w:marLeft w:val="0"/>
      <w:marRight w:val="0"/>
      <w:marTop w:val="0"/>
      <w:marBottom w:val="0"/>
      <w:divBdr>
        <w:top w:val="none" w:sz="0" w:space="0" w:color="auto"/>
        <w:left w:val="none" w:sz="0" w:space="0" w:color="auto"/>
        <w:bottom w:val="none" w:sz="0" w:space="0" w:color="auto"/>
        <w:right w:val="none" w:sz="0" w:space="0" w:color="auto"/>
      </w:divBdr>
    </w:div>
    <w:div w:id="1901556929">
      <w:marLeft w:val="0"/>
      <w:marRight w:val="0"/>
      <w:marTop w:val="0"/>
      <w:marBottom w:val="0"/>
      <w:divBdr>
        <w:top w:val="none" w:sz="0" w:space="0" w:color="auto"/>
        <w:left w:val="none" w:sz="0" w:space="0" w:color="auto"/>
        <w:bottom w:val="none" w:sz="0" w:space="0" w:color="auto"/>
        <w:right w:val="none" w:sz="0" w:space="0" w:color="auto"/>
      </w:divBdr>
    </w:div>
    <w:div w:id="1901557394">
      <w:marLeft w:val="0"/>
      <w:marRight w:val="0"/>
      <w:marTop w:val="0"/>
      <w:marBottom w:val="0"/>
      <w:divBdr>
        <w:top w:val="none" w:sz="0" w:space="0" w:color="auto"/>
        <w:left w:val="none" w:sz="0" w:space="0" w:color="auto"/>
        <w:bottom w:val="none" w:sz="0" w:space="0" w:color="auto"/>
        <w:right w:val="none" w:sz="0" w:space="0" w:color="auto"/>
      </w:divBdr>
    </w:div>
    <w:div w:id="1901598580">
      <w:marLeft w:val="0"/>
      <w:marRight w:val="0"/>
      <w:marTop w:val="0"/>
      <w:marBottom w:val="0"/>
      <w:divBdr>
        <w:top w:val="none" w:sz="0" w:space="0" w:color="auto"/>
        <w:left w:val="none" w:sz="0" w:space="0" w:color="auto"/>
        <w:bottom w:val="none" w:sz="0" w:space="0" w:color="auto"/>
        <w:right w:val="none" w:sz="0" w:space="0" w:color="auto"/>
      </w:divBdr>
    </w:div>
    <w:div w:id="1901667067">
      <w:marLeft w:val="0"/>
      <w:marRight w:val="0"/>
      <w:marTop w:val="0"/>
      <w:marBottom w:val="0"/>
      <w:divBdr>
        <w:top w:val="none" w:sz="0" w:space="0" w:color="auto"/>
        <w:left w:val="none" w:sz="0" w:space="0" w:color="auto"/>
        <w:bottom w:val="none" w:sz="0" w:space="0" w:color="auto"/>
        <w:right w:val="none" w:sz="0" w:space="0" w:color="auto"/>
      </w:divBdr>
    </w:div>
    <w:div w:id="1901750773">
      <w:marLeft w:val="0"/>
      <w:marRight w:val="0"/>
      <w:marTop w:val="0"/>
      <w:marBottom w:val="0"/>
      <w:divBdr>
        <w:top w:val="none" w:sz="0" w:space="0" w:color="auto"/>
        <w:left w:val="none" w:sz="0" w:space="0" w:color="auto"/>
        <w:bottom w:val="none" w:sz="0" w:space="0" w:color="auto"/>
        <w:right w:val="none" w:sz="0" w:space="0" w:color="auto"/>
      </w:divBdr>
    </w:div>
    <w:div w:id="1901818251">
      <w:marLeft w:val="0"/>
      <w:marRight w:val="0"/>
      <w:marTop w:val="0"/>
      <w:marBottom w:val="0"/>
      <w:divBdr>
        <w:top w:val="none" w:sz="0" w:space="0" w:color="auto"/>
        <w:left w:val="none" w:sz="0" w:space="0" w:color="auto"/>
        <w:bottom w:val="none" w:sz="0" w:space="0" w:color="auto"/>
        <w:right w:val="none" w:sz="0" w:space="0" w:color="auto"/>
      </w:divBdr>
    </w:div>
    <w:div w:id="1902133382">
      <w:marLeft w:val="0"/>
      <w:marRight w:val="0"/>
      <w:marTop w:val="0"/>
      <w:marBottom w:val="0"/>
      <w:divBdr>
        <w:top w:val="none" w:sz="0" w:space="0" w:color="auto"/>
        <w:left w:val="none" w:sz="0" w:space="0" w:color="auto"/>
        <w:bottom w:val="none" w:sz="0" w:space="0" w:color="auto"/>
        <w:right w:val="none" w:sz="0" w:space="0" w:color="auto"/>
      </w:divBdr>
    </w:div>
    <w:div w:id="1902327605">
      <w:marLeft w:val="0"/>
      <w:marRight w:val="0"/>
      <w:marTop w:val="0"/>
      <w:marBottom w:val="0"/>
      <w:divBdr>
        <w:top w:val="none" w:sz="0" w:space="0" w:color="auto"/>
        <w:left w:val="none" w:sz="0" w:space="0" w:color="auto"/>
        <w:bottom w:val="none" w:sz="0" w:space="0" w:color="auto"/>
        <w:right w:val="none" w:sz="0" w:space="0" w:color="auto"/>
      </w:divBdr>
    </w:div>
    <w:div w:id="1902329388">
      <w:marLeft w:val="0"/>
      <w:marRight w:val="0"/>
      <w:marTop w:val="0"/>
      <w:marBottom w:val="0"/>
      <w:divBdr>
        <w:top w:val="none" w:sz="0" w:space="0" w:color="auto"/>
        <w:left w:val="none" w:sz="0" w:space="0" w:color="auto"/>
        <w:bottom w:val="none" w:sz="0" w:space="0" w:color="auto"/>
        <w:right w:val="none" w:sz="0" w:space="0" w:color="auto"/>
      </w:divBdr>
    </w:div>
    <w:div w:id="1902399663">
      <w:marLeft w:val="0"/>
      <w:marRight w:val="0"/>
      <w:marTop w:val="0"/>
      <w:marBottom w:val="0"/>
      <w:divBdr>
        <w:top w:val="none" w:sz="0" w:space="0" w:color="auto"/>
        <w:left w:val="none" w:sz="0" w:space="0" w:color="auto"/>
        <w:bottom w:val="none" w:sz="0" w:space="0" w:color="auto"/>
        <w:right w:val="none" w:sz="0" w:space="0" w:color="auto"/>
      </w:divBdr>
    </w:div>
    <w:div w:id="1902445905">
      <w:marLeft w:val="0"/>
      <w:marRight w:val="0"/>
      <w:marTop w:val="0"/>
      <w:marBottom w:val="0"/>
      <w:divBdr>
        <w:top w:val="none" w:sz="0" w:space="0" w:color="auto"/>
        <w:left w:val="none" w:sz="0" w:space="0" w:color="auto"/>
        <w:bottom w:val="none" w:sz="0" w:space="0" w:color="auto"/>
        <w:right w:val="none" w:sz="0" w:space="0" w:color="auto"/>
      </w:divBdr>
    </w:div>
    <w:div w:id="1902446012">
      <w:marLeft w:val="0"/>
      <w:marRight w:val="0"/>
      <w:marTop w:val="0"/>
      <w:marBottom w:val="0"/>
      <w:divBdr>
        <w:top w:val="none" w:sz="0" w:space="0" w:color="auto"/>
        <w:left w:val="none" w:sz="0" w:space="0" w:color="auto"/>
        <w:bottom w:val="none" w:sz="0" w:space="0" w:color="auto"/>
        <w:right w:val="none" w:sz="0" w:space="0" w:color="auto"/>
      </w:divBdr>
    </w:div>
    <w:div w:id="1902516387">
      <w:marLeft w:val="0"/>
      <w:marRight w:val="0"/>
      <w:marTop w:val="0"/>
      <w:marBottom w:val="0"/>
      <w:divBdr>
        <w:top w:val="none" w:sz="0" w:space="0" w:color="auto"/>
        <w:left w:val="none" w:sz="0" w:space="0" w:color="auto"/>
        <w:bottom w:val="none" w:sz="0" w:space="0" w:color="auto"/>
        <w:right w:val="none" w:sz="0" w:space="0" w:color="auto"/>
      </w:divBdr>
    </w:div>
    <w:div w:id="1902641841">
      <w:marLeft w:val="0"/>
      <w:marRight w:val="0"/>
      <w:marTop w:val="0"/>
      <w:marBottom w:val="0"/>
      <w:divBdr>
        <w:top w:val="none" w:sz="0" w:space="0" w:color="auto"/>
        <w:left w:val="none" w:sz="0" w:space="0" w:color="auto"/>
        <w:bottom w:val="none" w:sz="0" w:space="0" w:color="auto"/>
        <w:right w:val="none" w:sz="0" w:space="0" w:color="auto"/>
      </w:divBdr>
    </w:div>
    <w:div w:id="1902713694">
      <w:marLeft w:val="0"/>
      <w:marRight w:val="0"/>
      <w:marTop w:val="0"/>
      <w:marBottom w:val="0"/>
      <w:divBdr>
        <w:top w:val="none" w:sz="0" w:space="0" w:color="auto"/>
        <w:left w:val="none" w:sz="0" w:space="0" w:color="auto"/>
        <w:bottom w:val="none" w:sz="0" w:space="0" w:color="auto"/>
        <w:right w:val="none" w:sz="0" w:space="0" w:color="auto"/>
      </w:divBdr>
    </w:div>
    <w:div w:id="1902717394">
      <w:marLeft w:val="0"/>
      <w:marRight w:val="0"/>
      <w:marTop w:val="0"/>
      <w:marBottom w:val="0"/>
      <w:divBdr>
        <w:top w:val="none" w:sz="0" w:space="0" w:color="auto"/>
        <w:left w:val="none" w:sz="0" w:space="0" w:color="auto"/>
        <w:bottom w:val="none" w:sz="0" w:space="0" w:color="auto"/>
        <w:right w:val="none" w:sz="0" w:space="0" w:color="auto"/>
      </w:divBdr>
    </w:div>
    <w:div w:id="1902784961">
      <w:marLeft w:val="0"/>
      <w:marRight w:val="0"/>
      <w:marTop w:val="0"/>
      <w:marBottom w:val="0"/>
      <w:divBdr>
        <w:top w:val="none" w:sz="0" w:space="0" w:color="auto"/>
        <w:left w:val="none" w:sz="0" w:space="0" w:color="auto"/>
        <w:bottom w:val="none" w:sz="0" w:space="0" w:color="auto"/>
        <w:right w:val="none" w:sz="0" w:space="0" w:color="auto"/>
      </w:divBdr>
    </w:div>
    <w:div w:id="1902786859">
      <w:marLeft w:val="0"/>
      <w:marRight w:val="0"/>
      <w:marTop w:val="0"/>
      <w:marBottom w:val="0"/>
      <w:divBdr>
        <w:top w:val="none" w:sz="0" w:space="0" w:color="auto"/>
        <w:left w:val="none" w:sz="0" w:space="0" w:color="auto"/>
        <w:bottom w:val="none" w:sz="0" w:space="0" w:color="auto"/>
        <w:right w:val="none" w:sz="0" w:space="0" w:color="auto"/>
      </w:divBdr>
    </w:div>
    <w:div w:id="1902903481">
      <w:marLeft w:val="0"/>
      <w:marRight w:val="0"/>
      <w:marTop w:val="0"/>
      <w:marBottom w:val="0"/>
      <w:divBdr>
        <w:top w:val="none" w:sz="0" w:space="0" w:color="auto"/>
        <w:left w:val="none" w:sz="0" w:space="0" w:color="auto"/>
        <w:bottom w:val="none" w:sz="0" w:space="0" w:color="auto"/>
        <w:right w:val="none" w:sz="0" w:space="0" w:color="auto"/>
      </w:divBdr>
    </w:div>
    <w:div w:id="1902985638">
      <w:marLeft w:val="0"/>
      <w:marRight w:val="0"/>
      <w:marTop w:val="0"/>
      <w:marBottom w:val="0"/>
      <w:divBdr>
        <w:top w:val="none" w:sz="0" w:space="0" w:color="auto"/>
        <w:left w:val="none" w:sz="0" w:space="0" w:color="auto"/>
        <w:bottom w:val="none" w:sz="0" w:space="0" w:color="auto"/>
        <w:right w:val="none" w:sz="0" w:space="0" w:color="auto"/>
      </w:divBdr>
    </w:div>
    <w:div w:id="1903172677">
      <w:marLeft w:val="0"/>
      <w:marRight w:val="0"/>
      <w:marTop w:val="0"/>
      <w:marBottom w:val="0"/>
      <w:divBdr>
        <w:top w:val="none" w:sz="0" w:space="0" w:color="auto"/>
        <w:left w:val="none" w:sz="0" w:space="0" w:color="auto"/>
        <w:bottom w:val="none" w:sz="0" w:space="0" w:color="auto"/>
        <w:right w:val="none" w:sz="0" w:space="0" w:color="auto"/>
      </w:divBdr>
    </w:div>
    <w:div w:id="1903173373">
      <w:marLeft w:val="0"/>
      <w:marRight w:val="0"/>
      <w:marTop w:val="0"/>
      <w:marBottom w:val="0"/>
      <w:divBdr>
        <w:top w:val="none" w:sz="0" w:space="0" w:color="auto"/>
        <w:left w:val="none" w:sz="0" w:space="0" w:color="auto"/>
        <w:bottom w:val="none" w:sz="0" w:space="0" w:color="auto"/>
        <w:right w:val="none" w:sz="0" w:space="0" w:color="auto"/>
      </w:divBdr>
    </w:div>
    <w:div w:id="1903323734">
      <w:marLeft w:val="0"/>
      <w:marRight w:val="0"/>
      <w:marTop w:val="0"/>
      <w:marBottom w:val="0"/>
      <w:divBdr>
        <w:top w:val="none" w:sz="0" w:space="0" w:color="auto"/>
        <w:left w:val="none" w:sz="0" w:space="0" w:color="auto"/>
        <w:bottom w:val="none" w:sz="0" w:space="0" w:color="auto"/>
        <w:right w:val="none" w:sz="0" w:space="0" w:color="auto"/>
      </w:divBdr>
    </w:div>
    <w:div w:id="1903516869">
      <w:marLeft w:val="0"/>
      <w:marRight w:val="0"/>
      <w:marTop w:val="0"/>
      <w:marBottom w:val="0"/>
      <w:divBdr>
        <w:top w:val="none" w:sz="0" w:space="0" w:color="auto"/>
        <w:left w:val="none" w:sz="0" w:space="0" w:color="auto"/>
        <w:bottom w:val="none" w:sz="0" w:space="0" w:color="auto"/>
        <w:right w:val="none" w:sz="0" w:space="0" w:color="auto"/>
      </w:divBdr>
    </w:div>
    <w:div w:id="1903560988">
      <w:marLeft w:val="0"/>
      <w:marRight w:val="0"/>
      <w:marTop w:val="0"/>
      <w:marBottom w:val="0"/>
      <w:divBdr>
        <w:top w:val="none" w:sz="0" w:space="0" w:color="auto"/>
        <w:left w:val="none" w:sz="0" w:space="0" w:color="auto"/>
        <w:bottom w:val="none" w:sz="0" w:space="0" w:color="auto"/>
        <w:right w:val="none" w:sz="0" w:space="0" w:color="auto"/>
      </w:divBdr>
    </w:div>
    <w:div w:id="1903563457">
      <w:marLeft w:val="0"/>
      <w:marRight w:val="0"/>
      <w:marTop w:val="0"/>
      <w:marBottom w:val="0"/>
      <w:divBdr>
        <w:top w:val="none" w:sz="0" w:space="0" w:color="auto"/>
        <w:left w:val="none" w:sz="0" w:space="0" w:color="auto"/>
        <w:bottom w:val="none" w:sz="0" w:space="0" w:color="auto"/>
        <w:right w:val="none" w:sz="0" w:space="0" w:color="auto"/>
      </w:divBdr>
    </w:div>
    <w:div w:id="1903633089">
      <w:marLeft w:val="0"/>
      <w:marRight w:val="0"/>
      <w:marTop w:val="0"/>
      <w:marBottom w:val="0"/>
      <w:divBdr>
        <w:top w:val="none" w:sz="0" w:space="0" w:color="auto"/>
        <w:left w:val="none" w:sz="0" w:space="0" w:color="auto"/>
        <w:bottom w:val="none" w:sz="0" w:space="0" w:color="auto"/>
        <w:right w:val="none" w:sz="0" w:space="0" w:color="auto"/>
      </w:divBdr>
    </w:div>
    <w:div w:id="1903755931">
      <w:marLeft w:val="0"/>
      <w:marRight w:val="0"/>
      <w:marTop w:val="0"/>
      <w:marBottom w:val="0"/>
      <w:divBdr>
        <w:top w:val="none" w:sz="0" w:space="0" w:color="auto"/>
        <w:left w:val="none" w:sz="0" w:space="0" w:color="auto"/>
        <w:bottom w:val="none" w:sz="0" w:space="0" w:color="auto"/>
        <w:right w:val="none" w:sz="0" w:space="0" w:color="auto"/>
      </w:divBdr>
    </w:div>
    <w:div w:id="1903832855">
      <w:marLeft w:val="0"/>
      <w:marRight w:val="0"/>
      <w:marTop w:val="0"/>
      <w:marBottom w:val="0"/>
      <w:divBdr>
        <w:top w:val="none" w:sz="0" w:space="0" w:color="auto"/>
        <w:left w:val="none" w:sz="0" w:space="0" w:color="auto"/>
        <w:bottom w:val="none" w:sz="0" w:space="0" w:color="auto"/>
        <w:right w:val="none" w:sz="0" w:space="0" w:color="auto"/>
      </w:divBdr>
    </w:div>
    <w:div w:id="1903978075">
      <w:marLeft w:val="0"/>
      <w:marRight w:val="0"/>
      <w:marTop w:val="0"/>
      <w:marBottom w:val="0"/>
      <w:divBdr>
        <w:top w:val="none" w:sz="0" w:space="0" w:color="auto"/>
        <w:left w:val="none" w:sz="0" w:space="0" w:color="auto"/>
        <w:bottom w:val="none" w:sz="0" w:space="0" w:color="auto"/>
        <w:right w:val="none" w:sz="0" w:space="0" w:color="auto"/>
      </w:divBdr>
    </w:div>
    <w:div w:id="1904022869">
      <w:marLeft w:val="0"/>
      <w:marRight w:val="0"/>
      <w:marTop w:val="0"/>
      <w:marBottom w:val="0"/>
      <w:divBdr>
        <w:top w:val="none" w:sz="0" w:space="0" w:color="auto"/>
        <w:left w:val="none" w:sz="0" w:space="0" w:color="auto"/>
        <w:bottom w:val="none" w:sz="0" w:space="0" w:color="auto"/>
        <w:right w:val="none" w:sz="0" w:space="0" w:color="auto"/>
      </w:divBdr>
    </w:div>
    <w:div w:id="1904094632">
      <w:marLeft w:val="0"/>
      <w:marRight w:val="0"/>
      <w:marTop w:val="0"/>
      <w:marBottom w:val="0"/>
      <w:divBdr>
        <w:top w:val="none" w:sz="0" w:space="0" w:color="auto"/>
        <w:left w:val="none" w:sz="0" w:space="0" w:color="auto"/>
        <w:bottom w:val="none" w:sz="0" w:space="0" w:color="auto"/>
        <w:right w:val="none" w:sz="0" w:space="0" w:color="auto"/>
      </w:divBdr>
    </w:div>
    <w:div w:id="1904097213">
      <w:marLeft w:val="0"/>
      <w:marRight w:val="0"/>
      <w:marTop w:val="0"/>
      <w:marBottom w:val="0"/>
      <w:divBdr>
        <w:top w:val="none" w:sz="0" w:space="0" w:color="auto"/>
        <w:left w:val="none" w:sz="0" w:space="0" w:color="auto"/>
        <w:bottom w:val="none" w:sz="0" w:space="0" w:color="auto"/>
        <w:right w:val="none" w:sz="0" w:space="0" w:color="auto"/>
      </w:divBdr>
    </w:div>
    <w:div w:id="1904101235">
      <w:marLeft w:val="0"/>
      <w:marRight w:val="0"/>
      <w:marTop w:val="0"/>
      <w:marBottom w:val="0"/>
      <w:divBdr>
        <w:top w:val="none" w:sz="0" w:space="0" w:color="auto"/>
        <w:left w:val="none" w:sz="0" w:space="0" w:color="auto"/>
        <w:bottom w:val="none" w:sz="0" w:space="0" w:color="auto"/>
        <w:right w:val="none" w:sz="0" w:space="0" w:color="auto"/>
      </w:divBdr>
    </w:div>
    <w:div w:id="1904170701">
      <w:marLeft w:val="0"/>
      <w:marRight w:val="0"/>
      <w:marTop w:val="0"/>
      <w:marBottom w:val="0"/>
      <w:divBdr>
        <w:top w:val="none" w:sz="0" w:space="0" w:color="auto"/>
        <w:left w:val="none" w:sz="0" w:space="0" w:color="auto"/>
        <w:bottom w:val="none" w:sz="0" w:space="0" w:color="auto"/>
        <w:right w:val="none" w:sz="0" w:space="0" w:color="auto"/>
      </w:divBdr>
    </w:div>
    <w:div w:id="1904170820">
      <w:marLeft w:val="0"/>
      <w:marRight w:val="0"/>
      <w:marTop w:val="0"/>
      <w:marBottom w:val="0"/>
      <w:divBdr>
        <w:top w:val="none" w:sz="0" w:space="0" w:color="auto"/>
        <w:left w:val="none" w:sz="0" w:space="0" w:color="auto"/>
        <w:bottom w:val="none" w:sz="0" w:space="0" w:color="auto"/>
        <w:right w:val="none" w:sz="0" w:space="0" w:color="auto"/>
      </w:divBdr>
    </w:div>
    <w:div w:id="1904176998">
      <w:marLeft w:val="0"/>
      <w:marRight w:val="0"/>
      <w:marTop w:val="0"/>
      <w:marBottom w:val="0"/>
      <w:divBdr>
        <w:top w:val="none" w:sz="0" w:space="0" w:color="auto"/>
        <w:left w:val="none" w:sz="0" w:space="0" w:color="auto"/>
        <w:bottom w:val="none" w:sz="0" w:space="0" w:color="auto"/>
        <w:right w:val="none" w:sz="0" w:space="0" w:color="auto"/>
      </w:divBdr>
    </w:div>
    <w:div w:id="1904295827">
      <w:marLeft w:val="0"/>
      <w:marRight w:val="0"/>
      <w:marTop w:val="0"/>
      <w:marBottom w:val="0"/>
      <w:divBdr>
        <w:top w:val="none" w:sz="0" w:space="0" w:color="auto"/>
        <w:left w:val="none" w:sz="0" w:space="0" w:color="auto"/>
        <w:bottom w:val="none" w:sz="0" w:space="0" w:color="auto"/>
        <w:right w:val="none" w:sz="0" w:space="0" w:color="auto"/>
      </w:divBdr>
    </w:div>
    <w:div w:id="1904634158">
      <w:marLeft w:val="0"/>
      <w:marRight w:val="0"/>
      <w:marTop w:val="0"/>
      <w:marBottom w:val="0"/>
      <w:divBdr>
        <w:top w:val="none" w:sz="0" w:space="0" w:color="auto"/>
        <w:left w:val="none" w:sz="0" w:space="0" w:color="auto"/>
        <w:bottom w:val="none" w:sz="0" w:space="0" w:color="auto"/>
        <w:right w:val="none" w:sz="0" w:space="0" w:color="auto"/>
      </w:divBdr>
    </w:div>
    <w:div w:id="1904636949">
      <w:marLeft w:val="0"/>
      <w:marRight w:val="0"/>
      <w:marTop w:val="0"/>
      <w:marBottom w:val="0"/>
      <w:divBdr>
        <w:top w:val="none" w:sz="0" w:space="0" w:color="auto"/>
        <w:left w:val="none" w:sz="0" w:space="0" w:color="auto"/>
        <w:bottom w:val="none" w:sz="0" w:space="0" w:color="auto"/>
        <w:right w:val="none" w:sz="0" w:space="0" w:color="auto"/>
      </w:divBdr>
    </w:div>
    <w:div w:id="1904639392">
      <w:marLeft w:val="0"/>
      <w:marRight w:val="0"/>
      <w:marTop w:val="0"/>
      <w:marBottom w:val="0"/>
      <w:divBdr>
        <w:top w:val="none" w:sz="0" w:space="0" w:color="auto"/>
        <w:left w:val="none" w:sz="0" w:space="0" w:color="auto"/>
        <w:bottom w:val="none" w:sz="0" w:space="0" w:color="auto"/>
        <w:right w:val="none" w:sz="0" w:space="0" w:color="auto"/>
      </w:divBdr>
    </w:div>
    <w:div w:id="1904674322">
      <w:marLeft w:val="0"/>
      <w:marRight w:val="0"/>
      <w:marTop w:val="0"/>
      <w:marBottom w:val="0"/>
      <w:divBdr>
        <w:top w:val="none" w:sz="0" w:space="0" w:color="auto"/>
        <w:left w:val="none" w:sz="0" w:space="0" w:color="auto"/>
        <w:bottom w:val="none" w:sz="0" w:space="0" w:color="auto"/>
        <w:right w:val="none" w:sz="0" w:space="0" w:color="auto"/>
      </w:divBdr>
    </w:div>
    <w:div w:id="1904677124">
      <w:marLeft w:val="0"/>
      <w:marRight w:val="0"/>
      <w:marTop w:val="0"/>
      <w:marBottom w:val="0"/>
      <w:divBdr>
        <w:top w:val="none" w:sz="0" w:space="0" w:color="auto"/>
        <w:left w:val="none" w:sz="0" w:space="0" w:color="auto"/>
        <w:bottom w:val="none" w:sz="0" w:space="0" w:color="auto"/>
        <w:right w:val="none" w:sz="0" w:space="0" w:color="auto"/>
      </w:divBdr>
    </w:div>
    <w:div w:id="1904679328">
      <w:marLeft w:val="0"/>
      <w:marRight w:val="0"/>
      <w:marTop w:val="0"/>
      <w:marBottom w:val="0"/>
      <w:divBdr>
        <w:top w:val="none" w:sz="0" w:space="0" w:color="auto"/>
        <w:left w:val="none" w:sz="0" w:space="0" w:color="auto"/>
        <w:bottom w:val="none" w:sz="0" w:space="0" w:color="auto"/>
        <w:right w:val="none" w:sz="0" w:space="0" w:color="auto"/>
      </w:divBdr>
    </w:div>
    <w:div w:id="1904752464">
      <w:marLeft w:val="0"/>
      <w:marRight w:val="0"/>
      <w:marTop w:val="0"/>
      <w:marBottom w:val="0"/>
      <w:divBdr>
        <w:top w:val="none" w:sz="0" w:space="0" w:color="auto"/>
        <w:left w:val="none" w:sz="0" w:space="0" w:color="auto"/>
        <w:bottom w:val="none" w:sz="0" w:space="0" w:color="auto"/>
        <w:right w:val="none" w:sz="0" w:space="0" w:color="auto"/>
      </w:divBdr>
    </w:div>
    <w:div w:id="1904756807">
      <w:marLeft w:val="0"/>
      <w:marRight w:val="0"/>
      <w:marTop w:val="0"/>
      <w:marBottom w:val="0"/>
      <w:divBdr>
        <w:top w:val="none" w:sz="0" w:space="0" w:color="auto"/>
        <w:left w:val="none" w:sz="0" w:space="0" w:color="auto"/>
        <w:bottom w:val="none" w:sz="0" w:space="0" w:color="auto"/>
        <w:right w:val="none" w:sz="0" w:space="0" w:color="auto"/>
      </w:divBdr>
    </w:div>
    <w:div w:id="1904873087">
      <w:marLeft w:val="0"/>
      <w:marRight w:val="0"/>
      <w:marTop w:val="0"/>
      <w:marBottom w:val="0"/>
      <w:divBdr>
        <w:top w:val="none" w:sz="0" w:space="0" w:color="auto"/>
        <w:left w:val="none" w:sz="0" w:space="0" w:color="auto"/>
        <w:bottom w:val="none" w:sz="0" w:space="0" w:color="auto"/>
        <w:right w:val="none" w:sz="0" w:space="0" w:color="auto"/>
      </w:divBdr>
    </w:div>
    <w:div w:id="1904901467">
      <w:marLeft w:val="0"/>
      <w:marRight w:val="0"/>
      <w:marTop w:val="0"/>
      <w:marBottom w:val="0"/>
      <w:divBdr>
        <w:top w:val="none" w:sz="0" w:space="0" w:color="auto"/>
        <w:left w:val="none" w:sz="0" w:space="0" w:color="auto"/>
        <w:bottom w:val="none" w:sz="0" w:space="0" w:color="auto"/>
        <w:right w:val="none" w:sz="0" w:space="0" w:color="auto"/>
      </w:divBdr>
    </w:div>
    <w:div w:id="1905136763">
      <w:marLeft w:val="0"/>
      <w:marRight w:val="0"/>
      <w:marTop w:val="0"/>
      <w:marBottom w:val="0"/>
      <w:divBdr>
        <w:top w:val="none" w:sz="0" w:space="0" w:color="auto"/>
        <w:left w:val="none" w:sz="0" w:space="0" w:color="auto"/>
        <w:bottom w:val="none" w:sz="0" w:space="0" w:color="auto"/>
        <w:right w:val="none" w:sz="0" w:space="0" w:color="auto"/>
      </w:divBdr>
    </w:div>
    <w:div w:id="1905215069">
      <w:marLeft w:val="0"/>
      <w:marRight w:val="0"/>
      <w:marTop w:val="0"/>
      <w:marBottom w:val="0"/>
      <w:divBdr>
        <w:top w:val="none" w:sz="0" w:space="0" w:color="auto"/>
        <w:left w:val="none" w:sz="0" w:space="0" w:color="auto"/>
        <w:bottom w:val="none" w:sz="0" w:space="0" w:color="auto"/>
        <w:right w:val="none" w:sz="0" w:space="0" w:color="auto"/>
      </w:divBdr>
    </w:div>
    <w:div w:id="1905333822">
      <w:marLeft w:val="0"/>
      <w:marRight w:val="0"/>
      <w:marTop w:val="0"/>
      <w:marBottom w:val="0"/>
      <w:divBdr>
        <w:top w:val="none" w:sz="0" w:space="0" w:color="auto"/>
        <w:left w:val="none" w:sz="0" w:space="0" w:color="auto"/>
        <w:bottom w:val="none" w:sz="0" w:space="0" w:color="auto"/>
        <w:right w:val="none" w:sz="0" w:space="0" w:color="auto"/>
      </w:divBdr>
    </w:div>
    <w:div w:id="1905482540">
      <w:marLeft w:val="0"/>
      <w:marRight w:val="0"/>
      <w:marTop w:val="0"/>
      <w:marBottom w:val="0"/>
      <w:divBdr>
        <w:top w:val="none" w:sz="0" w:space="0" w:color="auto"/>
        <w:left w:val="none" w:sz="0" w:space="0" w:color="auto"/>
        <w:bottom w:val="none" w:sz="0" w:space="0" w:color="auto"/>
        <w:right w:val="none" w:sz="0" w:space="0" w:color="auto"/>
      </w:divBdr>
    </w:div>
    <w:div w:id="1905528022">
      <w:marLeft w:val="0"/>
      <w:marRight w:val="0"/>
      <w:marTop w:val="0"/>
      <w:marBottom w:val="0"/>
      <w:divBdr>
        <w:top w:val="none" w:sz="0" w:space="0" w:color="auto"/>
        <w:left w:val="none" w:sz="0" w:space="0" w:color="auto"/>
        <w:bottom w:val="none" w:sz="0" w:space="0" w:color="auto"/>
        <w:right w:val="none" w:sz="0" w:space="0" w:color="auto"/>
      </w:divBdr>
    </w:div>
    <w:div w:id="1905530321">
      <w:marLeft w:val="0"/>
      <w:marRight w:val="0"/>
      <w:marTop w:val="0"/>
      <w:marBottom w:val="0"/>
      <w:divBdr>
        <w:top w:val="none" w:sz="0" w:space="0" w:color="auto"/>
        <w:left w:val="none" w:sz="0" w:space="0" w:color="auto"/>
        <w:bottom w:val="none" w:sz="0" w:space="0" w:color="auto"/>
        <w:right w:val="none" w:sz="0" w:space="0" w:color="auto"/>
      </w:divBdr>
    </w:div>
    <w:div w:id="1905601873">
      <w:marLeft w:val="0"/>
      <w:marRight w:val="0"/>
      <w:marTop w:val="0"/>
      <w:marBottom w:val="0"/>
      <w:divBdr>
        <w:top w:val="none" w:sz="0" w:space="0" w:color="auto"/>
        <w:left w:val="none" w:sz="0" w:space="0" w:color="auto"/>
        <w:bottom w:val="none" w:sz="0" w:space="0" w:color="auto"/>
        <w:right w:val="none" w:sz="0" w:space="0" w:color="auto"/>
      </w:divBdr>
    </w:div>
    <w:div w:id="1905681057">
      <w:marLeft w:val="0"/>
      <w:marRight w:val="0"/>
      <w:marTop w:val="0"/>
      <w:marBottom w:val="0"/>
      <w:divBdr>
        <w:top w:val="none" w:sz="0" w:space="0" w:color="auto"/>
        <w:left w:val="none" w:sz="0" w:space="0" w:color="auto"/>
        <w:bottom w:val="none" w:sz="0" w:space="0" w:color="auto"/>
        <w:right w:val="none" w:sz="0" w:space="0" w:color="auto"/>
      </w:divBdr>
    </w:div>
    <w:div w:id="1905791910">
      <w:marLeft w:val="0"/>
      <w:marRight w:val="0"/>
      <w:marTop w:val="0"/>
      <w:marBottom w:val="0"/>
      <w:divBdr>
        <w:top w:val="none" w:sz="0" w:space="0" w:color="auto"/>
        <w:left w:val="none" w:sz="0" w:space="0" w:color="auto"/>
        <w:bottom w:val="none" w:sz="0" w:space="0" w:color="auto"/>
        <w:right w:val="none" w:sz="0" w:space="0" w:color="auto"/>
      </w:divBdr>
    </w:div>
    <w:div w:id="1905867640">
      <w:marLeft w:val="0"/>
      <w:marRight w:val="0"/>
      <w:marTop w:val="0"/>
      <w:marBottom w:val="0"/>
      <w:divBdr>
        <w:top w:val="none" w:sz="0" w:space="0" w:color="auto"/>
        <w:left w:val="none" w:sz="0" w:space="0" w:color="auto"/>
        <w:bottom w:val="none" w:sz="0" w:space="0" w:color="auto"/>
        <w:right w:val="none" w:sz="0" w:space="0" w:color="auto"/>
      </w:divBdr>
    </w:div>
    <w:div w:id="1905984904">
      <w:marLeft w:val="0"/>
      <w:marRight w:val="0"/>
      <w:marTop w:val="0"/>
      <w:marBottom w:val="0"/>
      <w:divBdr>
        <w:top w:val="none" w:sz="0" w:space="0" w:color="auto"/>
        <w:left w:val="none" w:sz="0" w:space="0" w:color="auto"/>
        <w:bottom w:val="none" w:sz="0" w:space="0" w:color="auto"/>
        <w:right w:val="none" w:sz="0" w:space="0" w:color="auto"/>
      </w:divBdr>
    </w:div>
    <w:div w:id="1905986094">
      <w:marLeft w:val="0"/>
      <w:marRight w:val="0"/>
      <w:marTop w:val="0"/>
      <w:marBottom w:val="0"/>
      <w:divBdr>
        <w:top w:val="none" w:sz="0" w:space="0" w:color="auto"/>
        <w:left w:val="none" w:sz="0" w:space="0" w:color="auto"/>
        <w:bottom w:val="none" w:sz="0" w:space="0" w:color="auto"/>
        <w:right w:val="none" w:sz="0" w:space="0" w:color="auto"/>
      </w:divBdr>
    </w:div>
    <w:div w:id="1906060559">
      <w:marLeft w:val="0"/>
      <w:marRight w:val="0"/>
      <w:marTop w:val="0"/>
      <w:marBottom w:val="0"/>
      <w:divBdr>
        <w:top w:val="none" w:sz="0" w:space="0" w:color="auto"/>
        <w:left w:val="none" w:sz="0" w:space="0" w:color="auto"/>
        <w:bottom w:val="none" w:sz="0" w:space="0" w:color="auto"/>
        <w:right w:val="none" w:sz="0" w:space="0" w:color="auto"/>
      </w:divBdr>
    </w:div>
    <w:div w:id="1906067798">
      <w:marLeft w:val="0"/>
      <w:marRight w:val="0"/>
      <w:marTop w:val="0"/>
      <w:marBottom w:val="0"/>
      <w:divBdr>
        <w:top w:val="none" w:sz="0" w:space="0" w:color="auto"/>
        <w:left w:val="none" w:sz="0" w:space="0" w:color="auto"/>
        <w:bottom w:val="none" w:sz="0" w:space="0" w:color="auto"/>
        <w:right w:val="none" w:sz="0" w:space="0" w:color="auto"/>
      </w:divBdr>
    </w:div>
    <w:div w:id="1906136370">
      <w:marLeft w:val="0"/>
      <w:marRight w:val="0"/>
      <w:marTop w:val="0"/>
      <w:marBottom w:val="0"/>
      <w:divBdr>
        <w:top w:val="none" w:sz="0" w:space="0" w:color="auto"/>
        <w:left w:val="none" w:sz="0" w:space="0" w:color="auto"/>
        <w:bottom w:val="none" w:sz="0" w:space="0" w:color="auto"/>
        <w:right w:val="none" w:sz="0" w:space="0" w:color="auto"/>
      </w:divBdr>
    </w:div>
    <w:div w:id="1906180585">
      <w:marLeft w:val="0"/>
      <w:marRight w:val="0"/>
      <w:marTop w:val="0"/>
      <w:marBottom w:val="0"/>
      <w:divBdr>
        <w:top w:val="none" w:sz="0" w:space="0" w:color="auto"/>
        <w:left w:val="none" w:sz="0" w:space="0" w:color="auto"/>
        <w:bottom w:val="none" w:sz="0" w:space="0" w:color="auto"/>
        <w:right w:val="none" w:sz="0" w:space="0" w:color="auto"/>
      </w:divBdr>
    </w:div>
    <w:div w:id="1906256516">
      <w:marLeft w:val="0"/>
      <w:marRight w:val="0"/>
      <w:marTop w:val="0"/>
      <w:marBottom w:val="0"/>
      <w:divBdr>
        <w:top w:val="none" w:sz="0" w:space="0" w:color="auto"/>
        <w:left w:val="none" w:sz="0" w:space="0" w:color="auto"/>
        <w:bottom w:val="none" w:sz="0" w:space="0" w:color="auto"/>
        <w:right w:val="none" w:sz="0" w:space="0" w:color="auto"/>
      </w:divBdr>
    </w:div>
    <w:div w:id="1906260422">
      <w:marLeft w:val="0"/>
      <w:marRight w:val="0"/>
      <w:marTop w:val="0"/>
      <w:marBottom w:val="0"/>
      <w:divBdr>
        <w:top w:val="none" w:sz="0" w:space="0" w:color="auto"/>
        <w:left w:val="none" w:sz="0" w:space="0" w:color="auto"/>
        <w:bottom w:val="none" w:sz="0" w:space="0" w:color="auto"/>
        <w:right w:val="none" w:sz="0" w:space="0" w:color="auto"/>
      </w:divBdr>
    </w:div>
    <w:div w:id="1906261336">
      <w:marLeft w:val="0"/>
      <w:marRight w:val="0"/>
      <w:marTop w:val="0"/>
      <w:marBottom w:val="0"/>
      <w:divBdr>
        <w:top w:val="none" w:sz="0" w:space="0" w:color="auto"/>
        <w:left w:val="none" w:sz="0" w:space="0" w:color="auto"/>
        <w:bottom w:val="none" w:sz="0" w:space="0" w:color="auto"/>
        <w:right w:val="none" w:sz="0" w:space="0" w:color="auto"/>
      </w:divBdr>
    </w:div>
    <w:div w:id="1906332341">
      <w:marLeft w:val="0"/>
      <w:marRight w:val="0"/>
      <w:marTop w:val="0"/>
      <w:marBottom w:val="0"/>
      <w:divBdr>
        <w:top w:val="none" w:sz="0" w:space="0" w:color="auto"/>
        <w:left w:val="none" w:sz="0" w:space="0" w:color="auto"/>
        <w:bottom w:val="none" w:sz="0" w:space="0" w:color="auto"/>
        <w:right w:val="none" w:sz="0" w:space="0" w:color="auto"/>
      </w:divBdr>
    </w:div>
    <w:div w:id="1906337783">
      <w:marLeft w:val="0"/>
      <w:marRight w:val="0"/>
      <w:marTop w:val="0"/>
      <w:marBottom w:val="0"/>
      <w:divBdr>
        <w:top w:val="none" w:sz="0" w:space="0" w:color="auto"/>
        <w:left w:val="none" w:sz="0" w:space="0" w:color="auto"/>
        <w:bottom w:val="none" w:sz="0" w:space="0" w:color="auto"/>
        <w:right w:val="none" w:sz="0" w:space="0" w:color="auto"/>
      </w:divBdr>
    </w:div>
    <w:div w:id="1906378734">
      <w:bodyDiv w:val="1"/>
      <w:marLeft w:val="0"/>
      <w:marRight w:val="0"/>
      <w:marTop w:val="0"/>
      <w:marBottom w:val="0"/>
      <w:divBdr>
        <w:top w:val="none" w:sz="0" w:space="0" w:color="auto"/>
        <w:left w:val="none" w:sz="0" w:space="0" w:color="auto"/>
        <w:bottom w:val="none" w:sz="0" w:space="0" w:color="auto"/>
        <w:right w:val="none" w:sz="0" w:space="0" w:color="auto"/>
      </w:divBdr>
    </w:div>
    <w:div w:id="1906408020">
      <w:marLeft w:val="0"/>
      <w:marRight w:val="0"/>
      <w:marTop w:val="0"/>
      <w:marBottom w:val="0"/>
      <w:divBdr>
        <w:top w:val="none" w:sz="0" w:space="0" w:color="auto"/>
        <w:left w:val="none" w:sz="0" w:space="0" w:color="auto"/>
        <w:bottom w:val="none" w:sz="0" w:space="0" w:color="auto"/>
        <w:right w:val="none" w:sz="0" w:space="0" w:color="auto"/>
      </w:divBdr>
    </w:div>
    <w:div w:id="1906601738">
      <w:marLeft w:val="0"/>
      <w:marRight w:val="0"/>
      <w:marTop w:val="0"/>
      <w:marBottom w:val="0"/>
      <w:divBdr>
        <w:top w:val="none" w:sz="0" w:space="0" w:color="auto"/>
        <w:left w:val="none" w:sz="0" w:space="0" w:color="auto"/>
        <w:bottom w:val="none" w:sz="0" w:space="0" w:color="auto"/>
        <w:right w:val="none" w:sz="0" w:space="0" w:color="auto"/>
      </w:divBdr>
    </w:div>
    <w:div w:id="1906604422">
      <w:marLeft w:val="0"/>
      <w:marRight w:val="0"/>
      <w:marTop w:val="0"/>
      <w:marBottom w:val="0"/>
      <w:divBdr>
        <w:top w:val="none" w:sz="0" w:space="0" w:color="auto"/>
        <w:left w:val="none" w:sz="0" w:space="0" w:color="auto"/>
        <w:bottom w:val="none" w:sz="0" w:space="0" w:color="auto"/>
        <w:right w:val="none" w:sz="0" w:space="0" w:color="auto"/>
      </w:divBdr>
    </w:div>
    <w:div w:id="1906720151">
      <w:marLeft w:val="0"/>
      <w:marRight w:val="0"/>
      <w:marTop w:val="0"/>
      <w:marBottom w:val="0"/>
      <w:divBdr>
        <w:top w:val="none" w:sz="0" w:space="0" w:color="auto"/>
        <w:left w:val="none" w:sz="0" w:space="0" w:color="auto"/>
        <w:bottom w:val="none" w:sz="0" w:space="0" w:color="auto"/>
        <w:right w:val="none" w:sz="0" w:space="0" w:color="auto"/>
      </w:divBdr>
    </w:div>
    <w:div w:id="1906993507">
      <w:marLeft w:val="0"/>
      <w:marRight w:val="0"/>
      <w:marTop w:val="0"/>
      <w:marBottom w:val="0"/>
      <w:divBdr>
        <w:top w:val="none" w:sz="0" w:space="0" w:color="auto"/>
        <w:left w:val="none" w:sz="0" w:space="0" w:color="auto"/>
        <w:bottom w:val="none" w:sz="0" w:space="0" w:color="auto"/>
        <w:right w:val="none" w:sz="0" w:space="0" w:color="auto"/>
      </w:divBdr>
    </w:div>
    <w:div w:id="1907108631">
      <w:marLeft w:val="0"/>
      <w:marRight w:val="0"/>
      <w:marTop w:val="0"/>
      <w:marBottom w:val="0"/>
      <w:divBdr>
        <w:top w:val="none" w:sz="0" w:space="0" w:color="auto"/>
        <w:left w:val="none" w:sz="0" w:space="0" w:color="auto"/>
        <w:bottom w:val="none" w:sz="0" w:space="0" w:color="auto"/>
        <w:right w:val="none" w:sz="0" w:space="0" w:color="auto"/>
      </w:divBdr>
    </w:div>
    <w:div w:id="1907178964">
      <w:marLeft w:val="0"/>
      <w:marRight w:val="0"/>
      <w:marTop w:val="0"/>
      <w:marBottom w:val="0"/>
      <w:divBdr>
        <w:top w:val="none" w:sz="0" w:space="0" w:color="auto"/>
        <w:left w:val="none" w:sz="0" w:space="0" w:color="auto"/>
        <w:bottom w:val="none" w:sz="0" w:space="0" w:color="auto"/>
        <w:right w:val="none" w:sz="0" w:space="0" w:color="auto"/>
      </w:divBdr>
    </w:div>
    <w:div w:id="1907256557">
      <w:marLeft w:val="0"/>
      <w:marRight w:val="0"/>
      <w:marTop w:val="0"/>
      <w:marBottom w:val="0"/>
      <w:divBdr>
        <w:top w:val="none" w:sz="0" w:space="0" w:color="auto"/>
        <w:left w:val="none" w:sz="0" w:space="0" w:color="auto"/>
        <w:bottom w:val="none" w:sz="0" w:space="0" w:color="auto"/>
        <w:right w:val="none" w:sz="0" w:space="0" w:color="auto"/>
      </w:divBdr>
    </w:div>
    <w:div w:id="1907376424">
      <w:marLeft w:val="0"/>
      <w:marRight w:val="0"/>
      <w:marTop w:val="0"/>
      <w:marBottom w:val="0"/>
      <w:divBdr>
        <w:top w:val="none" w:sz="0" w:space="0" w:color="auto"/>
        <w:left w:val="none" w:sz="0" w:space="0" w:color="auto"/>
        <w:bottom w:val="none" w:sz="0" w:space="0" w:color="auto"/>
        <w:right w:val="none" w:sz="0" w:space="0" w:color="auto"/>
      </w:divBdr>
    </w:div>
    <w:div w:id="1907491262">
      <w:marLeft w:val="0"/>
      <w:marRight w:val="0"/>
      <w:marTop w:val="0"/>
      <w:marBottom w:val="0"/>
      <w:divBdr>
        <w:top w:val="none" w:sz="0" w:space="0" w:color="auto"/>
        <w:left w:val="none" w:sz="0" w:space="0" w:color="auto"/>
        <w:bottom w:val="none" w:sz="0" w:space="0" w:color="auto"/>
        <w:right w:val="none" w:sz="0" w:space="0" w:color="auto"/>
      </w:divBdr>
    </w:div>
    <w:div w:id="1907494503">
      <w:marLeft w:val="0"/>
      <w:marRight w:val="0"/>
      <w:marTop w:val="0"/>
      <w:marBottom w:val="0"/>
      <w:divBdr>
        <w:top w:val="none" w:sz="0" w:space="0" w:color="auto"/>
        <w:left w:val="none" w:sz="0" w:space="0" w:color="auto"/>
        <w:bottom w:val="none" w:sz="0" w:space="0" w:color="auto"/>
        <w:right w:val="none" w:sz="0" w:space="0" w:color="auto"/>
      </w:divBdr>
    </w:div>
    <w:div w:id="1907569266">
      <w:marLeft w:val="0"/>
      <w:marRight w:val="0"/>
      <w:marTop w:val="0"/>
      <w:marBottom w:val="0"/>
      <w:divBdr>
        <w:top w:val="none" w:sz="0" w:space="0" w:color="auto"/>
        <w:left w:val="none" w:sz="0" w:space="0" w:color="auto"/>
        <w:bottom w:val="none" w:sz="0" w:space="0" w:color="auto"/>
        <w:right w:val="none" w:sz="0" w:space="0" w:color="auto"/>
      </w:divBdr>
    </w:div>
    <w:div w:id="1907569282">
      <w:marLeft w:val="0"/>
      <w:marRight w:val="0"/>
      <w:marTop w:val="0"/>
      <w:marBottom w:val="0"/>
      <w:divBdr>
        <w:top w:val="none" w:sz="0" w:space="0" w:color="auto"/>
        <w:left w:val="none" w:sz="0" w:space="0" w:color="auto"/>
        <w:bottom w:val="none" w:sz="0" w:space="0" w:color="auto"/>
        <w:right w:val="none" w:sz="0" w:space="0" w:color="auto"/>
      </w:divBdr>
    </w:div>
    <w:div w:id="1907644935">
      <w:marLeft w:val="0"/>
      <w:marRight w:val="0"/>
      <w:marTop w:val="0"/>
      <w:marBottom w:val="0"/>
      <w:divBdr>
        <w:top w:val="none" w:sz="0" w:space="0" w:color="auto"/>
        <w:left w:val="none" w:sz="0" w:space="0" w:color="auto"/>
        <w:bottom w:val="none" w:sz="0" w:space="0" w:color="auto"/>
        <w:right w:val="none" w:sz="0" w:space="0" w:color="auto"/>
      </w:divBdr>
    </w:div>
    <w:div w:id="1907645620">
      <w:marLeft w:val="0"/>
      <w:marRight w:val="0"/>
      <w:marTop w:val="0"/>
      <w:marBottom w:val="0"/>
      <w:divBdr>
        <w:top w:val="none" w:sz="0" w:space="0" w:color="auto"/>
        <w:left w:val="none" w:sz="0" w:space="0" w:color="auto"/>
        <w:bottom w:val="none" w:sz="0" w:space="0" w:color="auto"/>
        <w:right w:val="none" w:sz="0" w:space="0" w:color="auto"/>
      </w:divBdr>
    </w:div>
    <w:div w:id="1907687828">
      <w:marLeft w:val="0"/>
      <w:marRight w:val="0"/>
      <w:marTop w:val="0"/>
      <w:marBottom w:val="0"/>
      <w:divBdr>
        <w:top w:val="none" w:sz="0" w:space="0" w:color="auto"/>
        <w:left w:val="none" w:sz="0" w:space="0" w:color="auto"/>
        <w:bottom w:val="none" w:sz="0" w:space="0" w:color="auto"/>
        <w:right w:val="none" w:sz="0" w:space="0" w:color="auto"/>
      </w:divBdr>
    </w:div>
    <w:div w:id="1907715411">
      <w:marLeft w:val="0"/>
      <w:marRight w:val="0"/>
      <w:marTop w:val="0"/>
      <w:marBottom w:val="0"/>
      <w:divBdr>
        <w:top w:val="none" w:sz="0" w:space="0" w:color="auto"/>
        <w:left w:val="none" w:sz="0" w:space="0" w:color="auto"/>
        <w:bottom w:val="none" w:sz="0" w:space="0" w:color="auto"/>
        <w:right w:val="none" w:sz="0" w:space="0" w:color="auto"/>
      </w:divBdr>
    </w:div>
    <w:div w:id="1907757969">
      <w:marLeft w:val="0"/>
      <w:marRight w:val="0"/>
      <w:marTop w:val="0"/>
      <w:marBottom w:val="0"/>
      <w:divBdr>
        <w:top w:val="none" w:sz="0" w:space="0" w:color="auto"/>
        <w:left w:val="none" w:sz="0" w:space="0" w:color="auto"/>
        <w:bottom w:val="none" w:sz="0" w:space="0" w:color="auto"/>
        <w:right w:val="none" w:sz="0" w:space="0" w:color="auto"/>
      </w:divBdr>
    </w:div>
    <w:div w:id="1907763336">
      <w:marLeft w:val="0"/>
      <w:marRight w:val="0"/>
      <w:marTop w:val="0"/>
      <w:marBottom w:val="0"/>
      <w:divBdr>
        <w:top w:val="none" w:sz="0" w:space="0" w:color="auto"/>
        <w:left w:val="none" w:sz="0" w:space="0" w:color="auto"/>
        <w:bottom w:val="none" w:sz="0" w:space="0" w:color="auto"/>
        <w:right w:val="none" w:sz="0" w:space="0" w:color="auto"/>
      </w:divBdr>
    </w:div>
    <w:div w:id="1907765887">
      <w:marLeft w:val="0"/>
      <w:marRight w:val="0"/>
      <w:marTop w:val="0"/>
      <w:marBottom w:val="0"/>
      <w:divBdr>
        <w:top w:val="none" w:sz="0" w:space="0" w:color="auto"/>
        <w:left w:val="none" w:sz="0" w:space="0" w:color="auto"/>
        <w:bottom w:val="none" w:sz="0" w:space="0" w:color="auto"/>
        <w:right w:val="none" w:sz="0" w:space="0" w:color="auto"/>
      </w:divBdr>
    </w:div>
    <w:div w:id="1907834266">
      <w:marLeft w:val="0"/>
      <w:marRight w:val="0"/>
      <w:marTop w:val="0"/>
      <w:marBottom w:val="0"/>
      <w:divBdr>
        <w:top w:val="none" w:sz="0" w:space="0" w:color="auto"/>
        <w:left w:val="none" w:sz="0" w:space="0" w:color="auto"/>
        <w:bottom w:val="none" w:sz="0" w:space="0" w:color="auto"/>
        <w:right w:val="none" w:sz="0" w:space="0" w:color="auto"/>
      </w:divBdr>
    </w:div>
    <w:div w:id="1907835125">
      <w:marLeft w:val="0"/>
      <w:marRight w:val="0"/>
      <w:marTop w:val="0"/>
      <w:marBottom w:val="0"/>
      <w:divBdr>
        <w:top w:val="none" w:sz="0" w:space="0" w:color="auto"/>
        <w:left w:val="none" w:sz="0" w:space="0" w:color="auto"/>
        <w:bottom w:val="none" w:sz="0" w:space="0" w:color="auto"/>
        <w:right w:val="none" w:sz="0" w:space="0" w:color="auto"/>
      </w:divBdr>
    </w:div>
    <w:div w:id="1907912046">
      <w:marLeft w:val="0"/>
      <w:marRight w:val="0"/>
      <w:marTop w:val="0"/>
      <w:marBottom w:val="0"/>
      <w:divBdr>
        <w:top w:val="none" w:sz="0" w:space="0" w:color="auto"/>
        <w:left w:val="none" w:sz="0" w:space="0" w:color="auto"/>
        <w:bottom w:val="none" w:sz="0" w:space="0" w:color="auto"/>
        <w:right w:val="none" w:sz="0" w:space="0" w:color="auto"/>
      </w:divBdr>
    </w:div>
    <w:div w:id="1908030427">
      <w:marLeft w:val="0"/>
      <w:marRight w:val="0"/>
      <w:marTop w:val="0"/>
      <w:marBottom w:val="0"/>
      <w:divBdr>
        <w:top w:val="none" w:sz="0" w:space="0" w:color="auto"/>
        <w:left w:val="none" w:sz="0" w:space="0" w:color="auto"/>
        <w:bottom w:val="none" w:sz="0" w:space="0" w:color="auto"/>
        <w:right w:val="none" w:sz="0" w:space="0" w:color="auto"/>
      </w:divBdr>
    </w:div>
    <w:div w:id="1908102978">
      <w:marLeft w:val="0"/>
      <w:marRight w:val="0"/>
      <w:marTop w:val="0"/>
      <w:marBottom w:val="0"/>
      <w:divBdr>
        <w:top w:val="none" w:sz="0" w:space="0" w:color="auto"/>
        <w:left w:val="none" w:sz="0" w:space="0" w:color="auto"/>
        <w:bottom w:val="none" w:sz="0" w:space="0" w:color="auto"/>
        <w:right w:val="none" w:sz="0" w:space="0" w:color="auto"/>
      </w:divBdr>
    </w:div>
    <w:div w:id="1908105797">
      <w:marLeft w:val="0"/>
      <w:marRight w:val="0"/>
      <w:marTop w:val="0"/>
      <w:marBottom w:val="0"/>
      <w:divBdr>
        <w:top w:val="none" w:sz="0" w:space="0" w:color="auto"/>
        <w:left w:val="none" w:sz="0" w:space="0" w:color="auto"/>
        <w:bottom w:val="none" w:sz="0" w:space="0" w:color="auto"/>
        <w:right w:val="none" w:sz="0" w:space="0" w:color="auto"/>
      </w:divBdr>
    </w:div>
    <w:div w:id="1908110092">
      <w:marLeft w:val="0"/>
      <w:marRight w:val="0"/>
      <w:marTop w:val="0"/>
      <w:marBottom w:val="0"/>
      <w:divBdr>
        <w:top w:val="none" w:sz="0" w:space="0" w:color="auto"/>
        <w:left w:val="none" w:sz="0" w:space="0" w:color="auto"/>
        <w:bottom w:val="none" w:sz="0" w:space="0" w:color="auto"/>
        <w:right w:val="none" w:sz="0" w:space="0" w:color="auto"/>
      </w:divBdr>
    </w:div>
    <w:div w:id="1908220421">
      <w:marLeft w:val="0"/>
      <w:marRight w:val="0"/>
      <w:marTop w:val="0"/>
      <w:marBottom w:val="0"/>
      <w:divBdr>
        <w:top w:val="none" w:sz="0" w:space="0" w:color="auto"/>
        <w:left w:val="none" w:sz="0" w:space="0" w:color="auto"/>
        <w:bottom w:val="none" w:sz="0" w:space="0" w:color="auto"/>
        <w:right w:val="none" w:sz="0" w:space="0" w:color="auto"/>
      </w:divBdr>
    </w:div>
    <w:div w:id="1908220768">
      <w:marLeft w:val="0"/>
      <w:marRight w:val="0"/>
      <w:marTop w:val="0"/>
      <w:marBottom w:val="0"/>
      <w:divBdr>
        <w:top w:val="none" w:sz="0" w:space="0" w:color="auto"/>
        <w:left w:val="none" w:sz="0" w:space="0" w:color="auto"/>
        <w:bottom w:val="none" w:sz="0" w:space="0" w:color="auto"/>
        <w:right w:val="none" w:sz="0" w:space="0" w:color="auto"/>
      </w:divBdr>
    </w:div>
    <w:div w:id="1908221275">
      <w:marLeft w:val="0"/>
      <w:marRight w:val="0"/>
      <w:marTop w:val="0"/>
      <w:marBottom w:val="0"/>
      <w:divBdr>
        <w:top w:val="none" w:sz="0" w:space="0" w:color="auto"/>
        <w:left w:val="none" w:sz="0" w:space="0" w:color="auto"/>
        <w:bottom w:val="none" w:sz="0" w:space="0" w:color="auto"/>
        <w:right w:val="none" w:sz="0" w:space="0" w:color="auto"/>
      </w:divBdr>
    </w:div>
    <w:div w:id="1908370918">
      <w:marLeft w:val="0"/>
      <w:marRight w:val="0"/>
      <w:marTop w:val="0"/>
      <w:marBottom w:val="0"/>
      <w:divBdr>
        <w:top w:val="none" w:sz="0" w:space="0" w:color="auto"/>
        <w:left w:val="none" w:sz="0" w:space="0" w:color="auto"/>
        <w:bottom w:val="none" w:sz="0" w:space="0" w:color="auto"/>
        <w:right w:val="none" w:sz="0" w:space="0" w:color="auto"/>
      </w:divBdr>
    </w:div>
    <w:div w:id="1908413053">
      <w:marLeft w:val="0"/>
      <w:marRight w:val="0"/>
      <w:marTop w:val="0"/>
      <w:marBottom w:val="0"/>
      <w:divBdr>
        <w:top w:val="none" w:sz="0" w:space="0" w:color="auto"/>
        <w:left w:val="none" w:sz="0" w:space="0" w:color="auto"/>
        <w:bottom w:val="none" w:sz="0" w:space="0" w:color="auto"/>
        <w:right w:val="none" w:sz="0" w:space="0" w:color="auto"/>
      </w:divBdr>
    </w:div>
    <w:div w:id="1908570852">
      <w:marLeft w:val="0"/>
      <w:marRight w:val="0"/>
      <w:marTop w:val="0"/>
      <w:marBottom w:val="0"/>
      <w:divBdr>
        <w:top w:val="none" w:sz="0" w:space="0" w:color="auto"/>
        <w:left w:val="none" w:sz="0" w:space="0" w:color="auto"/>
        <w:bottom w:val="none" w:sz="0" w:space="0" w:color="auto"/>
        <w:right w:val="none" w:sz="0" w:space="0" w:color="auto"/>
      </w:divBdr>
    </w:div>
    <w:div w:id="1908571751">
      <w:marLeft w:val="0"/>
      <w:marRight w:val="0"/>
      <w:marTop w:val="0"/>
      <w:marBottom w:val="0"/>
      <w:divBdr>
        <w:top w:val="none" w:sz="0" w:space="0" w:color="auto"/>
        <w:left w:val="none" w:sz="0" w:space="0" w:color="auto"/>
        <w:bottom w:val="none" w:sz="0" w:space="0" w:color="auto"/>
        <w:right w:val="none" w:sz="0" w:space="0" w:color="auto"/>
      </w:divBdr>
    </w:div>
    <w:div w:id="1908606336">
      <w:marLeft w:val="0"/>
      <w:marRight w:val="0"/>
      <w:marTop w:val="0"/>
      <w:marBottom w:val="0"/>
      <w:divBdr>
        <w:top w:val="none" w:sz="0" w:space="0" w:color="auto"/>
        <w:left w:val="none" w:sz="0" w:space="0" w:color="auto"/>
        <w:bottom w:val="none" w:sz="0" w:space="0" w:color="auto"/>
        <w:right w:val="none" w:sz="0" w:space="0" w:color="auto"/>
      </w:divBdr>
    </w:div>
    <w:div w:id="1908607348">
      <w:marLeft w:val="0"/>
      <w:marRight w:val="0"/>
      <w:marTop w:val="0"/>
      <w:marBottom w:val="0"/>
      <w:divBdr>
        <w:top w:val="none" w:sz="0" w:space="0" w:color="auto"/>
        <w:left w:val="none" w:sz="0" w:space="0" w:color="auto"/>
        <w:bottom w:val="none" w:sz="0" w:space="0" w:color="auto"/>
        <w:right w:val="none" w:sz="0" w:space="0" w:color="auto"/>
      </w:divBdr>
    </w:div>
    <w:div w:id="1908611320">
      <w:marLeft w:val="0"/>
      <w:marRight w:val="0"/>
      <w:marTop w:val="0"/>
      <w:marBottom w:val="0"/>
      <w:divBdr>
        <w:top w:val="none" w:sz="0" w:space="0" w:color="auto"/>
        <w:left w:val="none" w:sz="0" w:space="0" w:color="auto"/>
        <w:bottom w:val="none" w:sz="0" w:space="0" w:color="auto"/>
        <w:right w:val="none" w:sz="0" w:space="0" w:color="auto"/>
      </w:divBdr>
    </w:div>
    <w:div w:id="1908687706">
      <w:marLeft w:val="0"/>
      <w:marRight w:val="0"/>
      <w:marTop w:val="0"/>
      <w:marBottom w:val="0"/>
      <w:divBdr>
        <w:top w:val="none" w:sz="0" w:space="0" w:color="auto"/>
        <w:left w:val="none" w:sz="0" w:space="0" w:color="auto"/>
        <w:bottom w:val="none" w:sz="0" w:space="0" w:color="auto"/>
        <w:right w:val="none" w:sz="0" w:space="0" w:color="auto"/>
      </w:divBdr>
    </w:div>
    <w:div w:id="1908833336">
      <w:marLeft w:val="0"/>
      <w:marRight w:val="0"/>
      <w:marTop w:val="0"/>
      <w:marBottom w:val="0"/>
      <w:divBdr>
        <w:top w:val="none" w:sz="0" w:space="0" w:color="auto"/>
        <w:left w:val="none" w:sz="0" w:space="0" w:color="auto"/>
        <w:bottom w:val="none" w:sz="0" w:space="0" w:color="auto"/>
        <w:right w:val="none" w:sz="0" w:space="0" w:color="auto"/>
      </w:divBdr>
    </w:div>
    <w:div w:id="1908833517">
      <w:marLeft w:val="0"/>
      <w:marRight w:val="0"/>
      <w:marTop w:val="0"/>
      <w:marBottom w:val="0"/>
      <w:divBdr>
        <w:top w:val="none" w:sz="0" w:space="0" w:color="auto"/>
        <w:left w:val="none" w:sz="0" w:space="0" w:color="auto"/>
        <w:bottom w:val="none" w:sz="0" w:space="0" w:color="auto"/>
        <w:right w:val="none" w:sz="0" w:space="0" w:color="auto"/>
      </w:divBdr>
    </w:div>
    <w:div w:id="1908955289">
      <w:marLeft w:val="0"/>
      <w:marRight w:val="0"/>
      <w:marTop w:val="0"/>
      <w:marBottom w:val="0"/>
      <w:divBdr>
        <w:top w:val="none" w:sz="0" w:space="0" w:color="auto"/>
        <w:left w:val="none" w:sz="0" w:space="0" w:color="auto"/>
        <w:bottom w:val="none" w:sz="0" w:space="0" w:color="auto"/>
        <w:right w:val="none" w:sz="0" w:space="0" w:color="auto"/>
      </w:divBdr>
    </w:div>
    <w:div w:id="1909001871">
      <w:marLeft w:val="0"/>
      <w:marRight w:val="0"/>
      <w:marTop w:val="0"/>
      <w:marBottom w:val="0"/>
      <w:divBdr>
        <w:top w:val="none" w:sz="0" w:space="0" w:color="auto"/>
        <w:left w:val="none" w:sz="0" w:space="0" w:color="auto"/>
        <w:bottom w:val="none" w:sz="0" w:space="0" w:color="auto"/>
        <w:right w:val="none" w:sz="0" w:space="0" w:color="auto"/>
      </w:divBdr>
    </w:div>
    <w:div w:id="1909070093">
      <w:marLeft w:val="0"/>
      <w:marRight w:val="0"/>
      <w:marTop w:val="0"/>
      <w:marBottom w:val="0"/>
      <w:divBdr>
        <w:top w:val="none" w:sz="0" w:space="0" w:color="auto"/>
        <w:left w:val="none" w:sz="0" w:space="0" w:color="auto"/>
        <w:bottom w:val="none" w:sz="0" w:space="0" w:color="auto"/>
        <w:right w:val="none" w:sz="0" w:space="0" w:color="auto"/>
      </w:divBdr>
    </w:div>
    <w:div w:id="1909149194">
      <w:bodyDiv w:val="1"/>
      <w:marLeft w:val="0"/>
      <w:marRight w:val="0"/>
      <w:marTop w:val="0"/>
      <w:marBottom w:val="0"/>
      <w:divBdr>
        <w:top w:val="none" w:sz="0" w:space="0" w:color="auto"/>
        <w:left w:val="none" w:sz="0" w:space="0" w:color="auto"/>
        <w:bottom w:val="none" w:sz="0" w:space="0" w:color="auto"/>
        <w:right w:val="none" w:sz="0" w:space="0" w:color="auto"/>
      </w:divBdr>
    </w:div>
    <w:div w:id="1909221037">
      <w:marLeft w:val="0"/>
      <w:marRight w:val="0"/>
      <w:marTop w:val="0"/>
      <w:marBottom w:val="0"/>
      <w:divBdr>
        <w:top w:val="none" w:sz="0" w:space="0" w:color="auto"/>
        <w:left w:val="none" w:sz="0" w:space="0" w:color="auto"/>
        <w:bottom w:val="none" w:sz="0" w:space="0" w:color="auto"/>
        <w:right w:val="none" w:sz="0" w:space="0" w:color="auto"/>
      </w:divBdr>
    </w:div>
    <w:div w:id="1909269814">
      <w:marLeft w:val="0"/>
      <w:marRight w:val="0"/>
      <w:marTop w:val="0"/>
      <w:marBottom w:val="0"/>
      <w:divBdr>
        <w:top w:val="none" w:sz="0" w:space="0" w:color="auto"/>
        <w:left w:val="none" w:sz="0" w:space="0" w:color="auto"/>
        <w:bottom w:val="none" w:sz="0" w:space="0" w:color="auto"/>
        <w:right w:val="none" w:sz="0" w:space="0" w:color="auto"/>
      </w:divBdr>
    </w:div>
    <w:div w:id="1909461843">
      <w:marLeft w:val="0"/>
      <w:marRight w:val="0"/>
      <w:marTop w:val="0"/>
      <w:marBottom w:val="0"/>
      <w:divBdr>
        <w:top w:val="none" w:sz="0" w:space="0" w:color="auto"/>
        <w:left w:val="none" w:sz="0" w:space="0" w:color="auto"/>
        <w:bottom w:val="none" w:sz="0" w:space="0" w:color="auto"/>
        <w:right w:val="none" w:sz="0" w:space="0" w:color="auto"/>
      </w:divBdr>
    </w:div>
    <w:div w:id="1909462367">
      <w:marLeft w:val="0"/>
      <w:marRight w:val="0"/>
      <w:marTop w:val="0"/>
      <w:marBottom w:val="0"/>
      <w:divBdr>
        <w:top w:val="none" w:sz="0" w:space="0" w:color="auto"/>
        <w:left w:val="none" w:sz="0" w:space="0" w:color="auto"/>
        <w:bottom w:val="none" w:sz="0" w:space="0" w:color="auto"/>
        <w:right w:val="none" w:sz="0" w:space="0" w:color="auto"/>
      </w:divBdr>
    </w:div>
    <w:div w:id="1909612180">
      <w:marLeft w:val="0"/>
      <w:marRight w:val="0"/>
      <w:marTop w:val="0"/>
      <w:marBottom w:val="0"/>
      <w:divBdr>
        <w:top w:val="none" w:sz="0" w:space="0" w:color="auto"/>
        <w:left w:val="none" w:sz="0" w:space="0" w:color="auto"/>
        <w:bottom w:val="none" w:sz="0" w:space="0" w:color="auto"/>
        <w:right w:val="none" w:sz="0" w:space="0" w:color="auto"/>
      </w:divBdr>
    </w:div>
    <w:div w:id="1909614372">
      <w:marLeft w:val="0"/>
      <w:marRight w:val="0"/>
      <w:marTop w:val="0"/>
      <w:marBottom w:val="0"/>
      <w:divBdr>
        <w:top w:val="none" w:sz="0" w:space="0" w:color="auto"/>
        <w:left w:val="none" w:sz="0" w:space="0" w:color="auto"/>
        <w:bottom w:val="none" w:sz="0" w:space="0" w:color="auto"/>
        <w:right w:val="none" w:sz="0" w:space="0" w:color="auto"/>
      </w:divBdr>
    </w:div>
    <w:div w:id="1909725422">
      <w:marLeft w:val="0"/>
      <w:marRight w:val="0"/>
      <w:marTop w:val="0"/>
      <w:marBottom w:val="0"/>
      <w:divBdr>
        <w:top w:val="none" w:sz="0" w:space="0" w:color="auto"/>
        <w:left w:val="none" w:sz="0" w:space="0" w:color="auto"/>
        <w:bottom w:val="none" w:sz="0" w:space="0" w:color="auto"/>
        <w:right w:val="none" w:sz="0" w:space="0" w:color="auto"/>
      </w:divBdr>
    </w:div>
    <w:div w:id="1909804601">
      <w:marLeft w:val="0"/>
      <w:marRight w:val="0"/>
      <w:marTop w:val="0"/>
      <w:marBottom w:val="0"/>
      <w:divBdr>
        <w:top w:val="none" w:sz="0" w:space="0" w:color="auto"/>
        <w:left w:val="none" w:sz="0" w:space="0" w:color="auto"/>
        <w:bottom w:val="none" w:sz="0" w:space="0" w:color="auto"/>
        <w:right w:val="none" w:sz="0" w:space="0" w:color="auto"/>
      </w:divBdr>
    </w:div>
    <w:div w:id="1909875631">
      <w:marLeft w:val="0"/>
      <w:marRight w:val="0"/>
      <w:marTop w:val="0"/>
      <w:marBottom w:val="0"/>
      <w:divBdr>
        <w:top w:val="none" w:sz="0" w:space="0" w:color="auto"/>
        <w:left w:val="none" w:sz="0" w:space="0" w:color="auto"/>
        <w:bottom w:val="none" w:sz="0" w:space="0" w:color="auto"/>
        <w:right w:val="none" w:sz="0" w:space="0" w:color="auto"/>
      </w:divBdr>
    </w:div>
    <w:div w:id="1909876681">
      <w:marLeft w:val="0"/>
      <w:marRight w:val="0"/>
      <w:marTop w:val="0"/>
      <w:marBottom w:val="0"/>
      <w:divBdr>
        <w:top w:val="none" w:sz="0" w:space="0" w:color="auto"/>
        <w:left w:val="none" w:sz="0" w:space="0" w:color="auto"/>
        <w:bottom w:val="none" w:sz="0" w:space="0" w:color="auto"/>
        <w:right w:val="none" w:sz="0" w:space="0" w:color="auto"/>
      </w:divBdr>
    </w:div>
    <w:div w:id="1909998679">
      <w:marLeft w:val="0"/>
      <w:marRight w:val="0"/>
      <w:marTop w:val="0"/>
      <w:marBottom w:val="0"/>
      <w:divBdr>
        <w:top w:val="none" w:sz="0" w:space="0" w:color="auto"/>
        <w:left w:val="none" w:sz="0" w:space="0" w:color="auto"/>
        <w:bottom w:val="none" w:sz="0" w:space="0" w:color="auto"/>
        <w:right w:val="none" w:sz="0" w:space="0" w:color="auto"/>
      </w:divBdr>
    </w:div>
    <w:div w:id="1910072525">
      <w:marLeft w:val="0"/>
      <w:marRight w:val="0"/>
      <w:marTop w:val="0"/>
      <w:marBottom w:val="0"/>
      <w:divBdr>
        <w:top w:val="none" w:sz="0" w:space="0" w:color="auto"/>
        <w:left w:val="none" w:sz="0" w:space="0" w:color="auto"/>
        <w:bottom w:val="none" w:sz="0" w:space="0" w:color="auto"/>
        <w:right w:val="none" w:sz="0" w:space="0" w:color="auto"/>
      </w:divBdr>
    </w:div>
    <w:div w:id="1910119146">
      <w:marLeft w:val="0"/>
      <w:marRight w:val="0"/>
      <w:marTop w:val="0"/>
      <w:marBottom w:val="0"/>
      <w:divBdr>
        <w:top w:val="none" w:sz="0" w:space="0" w:color="auto"/>
        <w:left w:val="none" w:sz="0" w:space="0" w:color="auto"/>
        <w:bottom w:val="none" w:sz="0" w:space="0" w:color="auto"/>
        <w:right w:val="none" w:sz="0" w:space="0" w:color="auto"/>
      </w:divBdr>
    </w:div>
    <w:div w:id="1910383914">
      <w:marLeft w:val="0"/>
      <w:marRight w:val="0"/>
      <w:marTop w:val="0"/>
      <w:marBottom w:val="0"/>
      <w:divBdr>
        <w:top w:val="none" w:sz="0" w:space="0" w:color="auto"/>
        <w:left w:val="none" w:sz="0" w:space="0" w:color="auto"/>
        <w:bottom w:val="none" w:sz="0" w:space="0" w:color="auto"/>
        <w:right w:val="none" w:sz="0" w:space="0" w:color="auto"/>
      </w:divBdr>
    </w:div>
    <w:div w:id="1910457017">
      <w:marLeft w:val="0"/>
      <w:marRight w:val="0"/>
      <w:marTop w:val="0"/>
      <w:marBottom w:val="0"/>
      <w:divBdr>
        <w:top w:val="none" w:sz="0" w:space="0" w:color="auto"/>
        <w:left w:val="none" w:sz="0" w:space="0" w:color="auto"/>
        <w:bottom w:val="none" w:sz="0" w:space="0" w:color="auto"/>
        <w:right w:val="none" w:sz="0" w:space="0" w:color="auto"/>
      </w:divBdr>
    </w:div>
    <w:div w:id="1910572987">
      <w:marLeft w:val="0"/>
      <w:marRight w:val="0"/>
      <w:marTop w:val="0"/>
      <w:marBottom w:val="0"/>
      <w:divBdr>
        <w:top w:val="none" w:sz="0" w:space="0" w:color="auto"/>
        <w:left w:val="none" w:sz="0" w:space="0" w:color="auto"/>
        <w:bottom w:val="none" w:sz="0" w:space="0" w:color="auto"/>
        <w:right w:val="none" w:sz="0" w:space="0" w:color="auto"/>
      </w:divBdr>
    </w:div>
    <w:div w:id="1910654436">
      <w:marLeft w:val="0"/>
      <w:marRight w:val="0"/>
      <w:marTop w:val="0"/>
      <w:marBottom w:val="0"/>
      <w:divBdr>
        <w:top w:val="none" w:sz="0" w:space="0" w:color="auto"/>
        <w:left w:val="none" w:sz="0" w:space="0" w:color="auto"/>
        <w:bottom w:val="none" w:sz="0" w:space="0" w:color="auto"/>
        <w:right w:val="none" w:sz="0" w:space="0" w:color="auto"/>
      </w:divBdr>
    </w:div>
    <w:div w:id="1910722632">
      <w:marLeft w:val="0"/>
      <w:marRight w:val="0"/>
      <w:marTop w:val="0"/>
      <w:marBottom w:val="0"/>
      <w:divBdr>
        <w:top w:val="none" w:sz="0" w:space="0" w:color="auto"/>
        <w:left w:val="none" w:sz="0" w:space="0" w:color="auto"/>
        <w:bottom w:val="none" w:sz="0" w:space="0" w:color="auto"/>
        <w:right w:val="none" w:sz="0" w:space="0" w:color="auto"/>
      </w:divBdr>
    </w:div>
    <w:div w:id="1910732009">
      <w:marLeft w:val="0"/>
      <w:marRight w:val="0"/>
      <w:marTop w:val="0"/>
      <w:marBottom w:val="0"/>
      <w:divBdr>
        <w:top w:val="none" w:sz="0" w:space="0" w:color="auto"/>
        <w:left w:val="none" w:sz="0" w:space="0" w:color="auto"/>
        <w:bottom w:val="none" w:sz="0" w:space="0" w:color="auto"/>
        <w:right w:val="none" w:sz="0" w:space="0" w:color="auto"/>
      </w:divBdr>
    </w:div>
    <w:div w:id="1910844637">
      <w:marLeft w:val="0"/>
      <w:marRight w:val="0"/>
      <w:marTop w:val="0"/>
      <w:marBottom w:val="0"/>
      <w:divBdr>
        <w:top w:val="none" w:sz="0" w:space="0" w:color="auto"/>
        <w:left w:val="none" w:sz="0" w:space="0" w:color="auto"/>
        <w:bottom w:val="none" w:sz="0" w:space="0" w:color="auto"/>
        <w:right w:val="none" w:sz="0" w:space="0" w:color="auto"/>
      </w:divBdr>
    </w:div>
    <w:div w:id="1911115644">
      <w:marLeft w:val="0"/>
      <w:marRight w:val="0"/>
      <w:marTop w:val="0"/>
      <w:marBottom w:val="0"/>
      <w:divBdr>
        <w:top w:val="none" w:sz="0" w:space="0" w:color="auto"/>
        <w:left w:val="none" w:sz="0" w:space="0" w:color="auto"/>
        <w:bottom w:val="none" w:sz="0" w:space="0" w:color="auto"/>
        <w:right w:val="none" w:sz="0" w:space="0" w:color="auto"/>
      </w:divBdr>
    </w:div>
    <w:div w:id="1911231339">
      <w:marLeft w:val="0"/>
      <w:marRight w:val="0"/>
      <w:marTop w:val="0"/>
      <w:marBottom w:val="0"/>
      <w:divBdr>
        <w:top w:val="none" w:sz="0" w:space="0" w:color="auto"/>
        <w:left w:val="none" w:sz="0" w:space="0" w:color="auto"/>
        <w:bottom w:val="none" w:sz="0" w:space="0" w:color="auto"/>
        <w:right w:val="none" w:sz="0" w:space="0" w:color="auto"/>
      </w:divBdr>
    </w:div>
    <w:div w:id="1911306866">
      <w:marLeft w:val="0"/>
      <w:marRight w:val="0"/>
      <w:marTop w:val="0"/>
      <w:marBottom w:val="0"/>
      <w:divBdr>
        <w:top w:val="none" w:sz="0" w:space="0" w:color="auto"/>
        <w:left w:val="none" w:sz="0" w:space="0" w:color="auto"/>
        <w:bottom w:val="none" w:sz="0" w:space="0" w:color="auto"/>
        <w:right w:val="none" w:sz="0" w:space="0" w:color="auto"/>
      </w:divBdr>
    </w:div>
    <w:div w:id="1911384484">
      <w:marLeft w:val="0"/>
      <w:marRight w:val="0"/>
      <w:marTop w:val="0"/>
      <w:marBottom w:val="0"/>
      <w:divBdr>
        <w:top w:val="none" w:sz="0" w:space="0" w:color="auto"/>
        <w:left w:val="none" w:sz="0" w:space="0" w:color="auto"/>
        <w:bottom w:val="none" w:sz="0" w:space="0" w:color="auto"/>
        <w:right w:val="none" w:sz="0" w:space="0" w:color="auto"/>
      </w:divBdr>
    </w:div>
    <w:div w:id="1911427113">
      <w:marLeft w:val="0"/>
      <w:marRight w:val="0"/>
      <w:marTop w:val="0"/>
      <w:marBottom w:val="0"/>
      <w:divBdr>
        <w:top w:val="none" w:sz="0" w:space="0" w:color="auto"/>
        <w:left w:val="none" w:sz="0" w:space="0" w:color="auto"/>
        <w:bottom w:val="none" w:sz="0" w:space="0" w:color="auto"/>
        <w:right w:val="none" w:sz="0" w:space="0" w:color="auto"/>
      </w:divBdr>
    </w:div>
    <w:div w:id="1911498224">
      <w:marLeft w:val="0"/>
      <w:marRight w:val="0"/>
      <w:marTop w:val="0"/>
      <w:marBottom w:val="0"/>
      <w:divBdr>
        <w:top w:val="none" w:sz="0" w:space="0" w:color="auto"/>
        <w:left w:val="none" w:sz="0" w:space="0" w:color="auto"/>
        <w:bottom w:val="none" w:sz="0" w:space="0" w:color="auto"/>
        <w:right w:val="none" w:sz="0" w:space="0" w:color="auto"/>
      </w:divBdr>
    </w:div>
    <w:div w:id="1911498511">
      <w:marLeft w:val="0"/>
      <w:marRight w:val="0"/>
      <w:marTop w:val="0"/>
      <w:marBottom w:val="0"/>
      <w:divBdr>
        <w:top w:val="none" w:sz="0" w:space="0" w:color="auto"/>
        <w:left w:val="none" w:sz="0" w:space="0" w:color="auto"/>
        <w:bottom w:val="none" w:sz="0" w:space="0" w:color="auto"/>
        <w:right w:val="none" w:sz="0" w:space="0" w:color="auto"/>
      </w:divBdr>
    </w:div>
    <w:div w:id="1911502344">
      <w:marLeft w:val="0"/>
      <w:marRight w:val="0"/>
      <w:marTop w:val="0"/>
      <w:marBottom w:val="0"/>
      <w:divBdr>
        <w:top w:val="none" w:sz="0" w:space="0" w:color="auto"/>
        <w:left w:val="none" w:sz="0" w:space="0" w:color="auto"/>
        <w:bottom w:val="none" w:sz="0" w:space="0" w:color="auto"/>
        <w:right w:val="none" w:sz="0" w:space="0" w:color="auto"/>
      </w:divBdr>
    </w:div>
    <w:div w:id="1911577618">
      <w:marLeft w:val="0"/>
      <w:marRight w:val="0"/>
      <w:marTop w:val="0"/>
      <w:marBottom w:val="0"/>
      <w:divBdr>
        <w:top w:val="none" w:sz="0" w:space="0" w:color="auto"/>
        <w:left w:val="none" w:sz="0" w:space="0" w:color="auto"/>
        <w:bottom w:val="none" w:sz="0" w:space="0" w:color="auto"/>
        <w:right w:val="none" w:sz="0" w:space="0" w:color="auto"/>
      </w:divBdr>
    </w:div>
    <w:div w:id="1911621953">
      <w:marLeft w:val="0"/>
      <w:marRight w:val="0"/>
      <w:marTop w:val="0"/>
      <w:marBottom w:val="0"/>
      <w:divBdr>
        <w:top w:val="none" w:sz="0" w:space="0" w:color="auto"/>
        <w:left w:val="none" w:sz="0" w:space="0" w:color="auto"/>
        <w:bottom w:val="none" w:sz="0" w:space="0" w:color="auto"/>
        <w:right w:val="none" w:sz="0" w:space="0" w:color="auto"/>
      </w:divBdr>
    </w:div>
    <w:div w:id="1911689323">
      <w:marLeft w:val="0"/>
      <w:marRight w:val="0"/>
      <w:marTop w:val="0"/>
      <w:marBottom w:val="0"/>
      <w:divBdr>
        <w:top w:val="none" w:sz="0" w:space="0" w:color="auto"/>
        <w:left w:val="none" w:sz="0" w:space="0" w:color="auto"/>
        <w:bottom w:val="none" w:sz="0" w:space="0" w:color="auto"/>
        <w:right w:val="none" w:sz="0" w:space="0" w:color="auto"/>
      </w:divBdr>
    </w:div>
    <w:div w:id="1911692293">
      <w:marLeft w:val="0"/>
      <w:marRight w:val="0"/>
      <w:marTop w:val="0"/>
      <w:marBottom w:val="0"/>
      <w:divBdr>
        <w:top w:val="none" w:sz="0" w:space="0" w:color="auto"/>
        <w:left w:val="none" w:sz="0" w:space="0" w:color="auto"/>
        <w:bottom w:val="none" w:sz="0" w:space="0" w:color="auto"/>
        <w:right w:val="none" w:sz="0" w:space="0" w:color="auto"/>
      </w:divBdr>
    </w:div>
    <w:div w:id="1911692383">
      <w:marLeft w:val="0"/>
      <w:marRight w:val="0"/>
      <w:marTop w:val="0"/>
      <w:marBottom w:val="0"/>
      <w:divBdr>
        <w:top w:val="none" w:sz="0" w:space="0" w:color="auto"/>
        <w:left w:val="none" w:sz="0" w:space="0" w:color="auto"/>
        <w:bottom w:val="none" w:sz="0" w:space="0" w:color="auto"/>
        <w:right w:val="none" w:sz="0" w:space="0" w:color="auto"/>
      </w:divBdr>
    </w:div>
    <w:div w:id="1911696354">
      <w:marLeft w:val="480"/>
      <w:marRight w:val="0"/>
      <w:marTop w:val="0"/>
      <w:marBottom w:val="0"/>
      <w:divBdr>
        <w:top w:val="none" w:sz="0" w:space="0" w:color="auto"/>
        <w:left w:val="none" w:sz="0" w:space="0" w:color="auto"/>
        <w:bottom w:val="none" w:sz="0" w:space="0" w:color="auto"/>
        <w:right w:val="none" w:sz="0" w:space="0" w:color="auto"/>
      </w:divBdr>
    </w:div>
    <w:div w:id="1911768502">
      <w:marLeft w:val="0"/>
      <w:marRight w:val="0"/>
      <w:marTop w:val="0"/>
      <w:marBottom w:val="0"/>
      <w:divBdr>
        <w:top w:val="none" w:sz="0" w:space="0" w:color="auto"/>
        <w:left w:val="none" w:sz="0" w:space="0" w:color="auto"/>
        <w:bottom w:val="none" w:sz="0" w:space="0" w:color="auto"/>
        <w:right w:val="none" w:sz="0" w:space="0" w:color="auto"/>
      </w:divBdr>
    </w:div>
    <w:div w:id="1911891083">
      <w:marLeft w:val="0"/>
      <w:marRight w:val="0"/>
      <w:marTop w:val="0"/>
      <w:marBottom w:val="0"/>
      <w:divBdr>
        <w:top w:val="none" w:sz="0" w:space="0" w:color="auto"/>
        <w:left w:val="none" w:sz="0" w:space="0" w:color="auto"/>
        <w:bottom w:val="none" w:sz="0" w:space="0" w:color="auto"/>
        <w:right w:val="none" w:sz="0" w:space="0" w:color="auto"/>
      </w:divBdr>
    </w:div>
    <w:div w:id="1912231334">
      <w:bodyDiv w:val="1"/>
      <w:marLeft w:val="0"/>
      <w:marRight w:val="0"/>
      <w:marTop w:val="0"/>
      <w:marBottom w:val="0"/>
      <w:divBdr>
        <w:top w:val="none" w:sz="0" w:space="0" w:color="auto"/>
        <w:left w:val="none" w:sz="0" w:space="0" w:color="auto"/>
        <w:bottom w:val="none" w:sz="0" w:space="0" w:color="auto"/>
        <w:right w:val="none" w:sz="0" w:space="0" w:color="auto"/>
      </w:divBdr>
    </w:div>
    <w:div w:id="1912232097">
      <w:marLeft w:val="0"/>
      <w:marRight w:val="0"/>
      <w:marTop w:val="0"/>
      <w:marBottom w:val="0"/>
      <w:divBdr>
        <w:top w:val="none" w:sz="0" w:space="0" w:color="auto"/>
        <w:left w:val="none" w:sz="0" w:space="0" w:color="auto"/>
        <w:bottom w:val="none" w:sz="0" w:space="0" w:color="auto"/>
        <w:right w:val="none" w:sz="0" w:space="0" w:color="auto"/>
      </w:divBdr>
    </w:div>
    <w:div w:id="1912276813">
      <w:marLeft w:val="0"/>
      <w:marRight w:val="0"/>
      <w:marTop w:val="0"/>
      <w:marBottom w:val="0"/>
      <w:divBdr>
        <w:top w:val="none" w:sz="0" w:space="0" w:color="auto"/>
        <w:left w:val="none" w:sz="0" w:space="0" w:color="auto"/>
        <w:bottom w:val="none" w:sz="0" w:space="0" w:color="auto"/>
        <w:right w:val="none" w:sz="0" w:space="0" w:color="auto"/>
      </w:divBdr>
    </w:div>
    <w:div w:id="1912302226">
      <w:marLeft w:val="0"/>
      <w:marRight w:val="0"/>
      <w:marTop w:val="0"/>
      <w:marBottom w:val="0"/>
      <w:divBdr>
        <w:top w:val="none" w:sz="0" w:space="0" w:color="auto"/>
        <w:left w:val="none" w:sz="0" w:space="0" w:color="auto"/>
        <w:bottom w:val="none" w:sz="0" w:space="0" w:color="auto"/>
        <w:right w:val="none" w:sz="0" w:space="0" w:color="auto"/>
      </w:divBdr>
    </w:div>
    <w:div w:id="1912348076">
      <w:marLeft w:val="0"/>
      <w:marRight w:val="0"/>
      <w:marTop w:val="0"/>
      <w:marBottom w:val="0"/>
      <w:divBdr>
        <w:top w:val="none" w:sz="0" w:space="0" w:color="auto"/>
        <w:left w:val="none" w:sz="0" w:space="0" w:color="auto"/>
        <w:bottom w:val="none" w:sz="0" w:space="0" w:color="auto"/>
        <w:right w:val="none" w:sz="0" w:space="0" w:color="auto"/>
      </w:divBdr>
    </w:div>
    <w:div w:id="1912420439">
      <w:marLeft w:val="0"/>
      <w:marRight w:val="0"/>
      <w:marTop w:val="0"/>
      <w:marBottom w:val="0"/>
      <w:divBdr>
        <w:top w:val="none" w:sz="0" w:space="0" w:color="auto"/>
        <w:left w:val="none" w:sz="0" w:space="0" w:color="auto"/>
        <w:bottom w:val="none" w:sz="0" w:space="0" w:color="auto"/>
        <w:right w:val="none" w:sz="0" w:space="0" w:color="auto"/>
      </w:divBdr>
    </w:div>
    <w:div w:id="1912494905">
      <w:bodyDiv w:val="1"/>
      <w:marLeft w:val="0"/>
      <w:marRight w:val="0"/>
      <w:marTop w:val="0"/>
      <w:marBottom w:val="0"/>
      <w:divBdr>
        <w:top w:val="none" w:sz="0" w:space="0" w:color="auto"/>
        <w:left w:val="none" w:sz="0" w:space="0" w:color="auto"/>
        <w:bottom w:val="none" w:sz="0" w:space="0" w:color="auto"/>
        <w:right w:val="none" w:sz="0" w:space="0" w:color="auto"/>
      </w:divBdr>
    </w:div>
    <w:div w:id="1912496411">
      <w:marLeft w:val="0"/>
      <w:marRight w:val="0"/>
      <w:marTop w:val="0"/>
      <w:marBottom w:val="0"/>
      <w:divBdr>
        <w:top w:val="none" w:sz="0" w:space="0" w:color="auto"/>
        <w:left w:val="none" w:sz="0" w:space="0" w:color="auto"/>
        <w:bottom w:val="none" w:sz="0" w:space="0" w:color="auto"/>
        <w:right w:val="none" w:sz="0" w:space="0" w:color="auto"/>
      </w:divBdr>
    </w:div>
    <w:div w:id="1912498755">
      <w:marLeft w:val="0"/>
      <w:marRight w:val="0"/>
      <w:marTop w:val="0"/>
      <w:marBottom w:val="0"/>
      <w:divBdr>
        <w:top w:val="none" w:sz="0" w:space="0" w:color="auto"/>
        <w:left w:val="none" w:sz="0" w:space="0" w:color="auto"/>
        <w:bottom w:val="none" w:sz="0" w:space="0" w:color="auto"/>
        <w:right w:val="none" w:sz="0" w:space="0" w:color="auto"/>
      </w:divBdr>
    </w:div>
    <w:div w:id="1912538267">
      <w:marLeft w:val="0"/>
      <w:marRight w:val="0"/>
      <w:marTop w:val="0"/>
      <w:marBottom w:val="0"/>
      <w:divBdr>
        <w:top w:val="none" w:sz="0" w:space="0" w:color="auto"/>
        <w:left w:val="none" w:sz="0" w:space="0" w:color="auto"/>
        <w:bottom w:val="none" w:sz="0" w:space="0" w:color="auto"/>
        <w:right w:val="none" w:sz="0" w:space="0" w:color="auto"/>
      </w:divBdr>
    </w:div>
    <w:div w:id="1912615035">
      <w:marLeft w:val="0"/>
      <w:marRight w:val="0"/>
      <w:marTop w:val="0"/>
      <w:marBottom w:val="0"/>
      <w:divBdr>
        <w:top w:val="none" w:sz="0" w:space="0" w:color="auto"/>
        <w:left w:val="none" w:sz="0" w:space="0" w:color="auto"/>
        <w:bottom w:val="none" w:sz="0" w:space="0" w:color="auto"/>
        <w:right w:val="none" w:sz="0" w:space="0" w:color="auto"/>
      </w:divBdr>
    </w:div>
    <w:div w:id="1912615639">
      <w:marLeft w:val="0"/>
      <w:marRight w:val="0"/>
      <w:marTop w:val="0"/>
      <w:marBottom w:val="0"/>
      <w:divBdr>
        <w:top w:val="none" w:sz="0" w:space="0" w:color="auto"/>
        <w:left w:val="none" w:sz="0" w:space="0" w:color="auto"/>
        <w:bottom w:val="none" w:sz="0" w:space="0" w:color="auto"/>
        <w:right w:val="none" w:sz="0" w:space="0" w:color="auto"/>
      </w:divBdr>
    </w:div>
    <w:div w:id="1912692993">
      <w:marLeft w:val="0"/>
      <w:marRight w:val="0"/>
      <w:marTop w:val="0"/>
      <w:marBottom w:val="0"/>
      <w:divBdr>
        <w:top w:val="none" w:sz="0" w:space="0" w:color="auto"/>
        <w:left w:val="none" w:sz="0" w:space="0" w:color="auto"/>
        <w:bottom w:val="none" w:sz="0" w:space="0" w:color="auto"/>
        <w:right w:val="none" w:sz="0" w:space="0" w:color="auto"/>
      </w:divBdr>
    </w:div>
    <w:div w:id="1912736246">
      <w:marLeft w:val="0"/>
      <w:marRight w:val="0"/>
      <w:marTop w:val="0"/>
      <w:marBottom w:val="0"/>
      <w:divBdr>
        <w:top w:val="none" w:sz="0" w:space="0" w:color="auto"/>
        <w:left w:val="none" w:sz="0" w:space="0" w:color="auto"/>
        <w:bottom w:val="none" w:sz="0" w:space="0" w:color="auto"/>
        <w:right w:val="none" w:sz="0" w:space="0" w:color="auto"/>
      </w:divBdr>
    </w:div>
    <w:div w:id="1912737156">
      <w:marLeft w:val="0"/>
      <w:marRight w:val="0"/>
      <w:marTop w:val="0"/>
      <w:marBottom w:val="0"/>
      <w:divBdr>
        <w:top w:val="none" w:sz="0" w:space="0" w:color="auto"/>
        <w:left w:val="none" w:sz="0" w:space="0" w:color="auto"/>
        <w:bottom w:val="none" w:sz="0" w:space="0" w:color="auto"/>
        <w:right w:val="none" w:sz="0" w:space="0" w:color="auto"/>
      </w:divBdr>
    </w:div>
    <w:div w:id="1912737363">
      <w:marLeft w:val="0"/>
      <w:marRight w:val="0"/>
      <w:marTop w:val="0"/>
      <w:marBottom w:val="0"/>
      <w:divBdr>
        <w:top w:val="none" w:sz="0" w:space="0" w:color="auto"/>
        <w:left w:val="none" w:sz="0" w:space="0" w:color="auto"/>
        <w:bottom w:val="none" w:sz="0" w:space="0" w:color="auto"/>
        <w:right w:val="none" w:sz="0" w:space="0" w:color="auto"/>
      </w:divBdr>
    </w:div>
    <w:div w:id="1912957499">
      <w:marLeft w:val="0"/>
      <w:marRight w:val="0"/>
      <w:marTop w:val="0"/>
      <w:marBottom w:val="0"/>
      <w:divBdr>
        <w:top w:val="none" w:sz="0" w:space="0" w:color="auto"/>
        <w:left w:val="none" w:sz="0" w:space="0" w:color="auto"/>
        <w:bottom w:val="none" w:sz="0" w:space="0" w:color="auto"/>
        <w:right w:val="none" w:sz="0" w:space="0" w:color="auto"/>
      </w:divBdr>
    </w:div>
    <w:div w:id="1912962990">
      <w:marLeft w:val="0"/>
      <w:marRight w:val="0"/>
      <w:marTop w:val="0"/>
      <w:marBottom w:val="0"/>
      <w:divBdr>
        <w:top w:val="none" w:sz="0" w:space="0" w:color="auto"/>
        <w:left w:val="none" w:sz="0" w:space="0" w:color="auto"/>
        <w:bottom w:val="none" w:sz="0" w:space="0" w:color="auto"/>
        <w:right w:val="none" w:sz="0" w:space="0" w:color="auto"/>
      </w:divBdr>
    </w:div>
    <w:div w:id="1913000294">
      <w:marLeft w:val="0"/>
      <w:marRight w:val="0"/>
      <w:marTop w:val="0"/>
      <w:marBottom w:val="0"/>
      <w:divBdr>
        <w:top w:val="none" w:sz="0" w:space="0" w:color="auto"/>
        <w:left w:val="none" w:sz="0" w:space="0" w:color="auto"/>
        <w:bottom w:val="none" w:sz="0" w:space="0" w:color="auto"/>
        <w:right w:val="none" w:sz="0" w:space="0" w:color="auto"/>
      </w:divBdr>
    </w:div>
    <w:div w:id="1913000566">
      <w:marLeft w:val="0"/>
      <w:marRight w:val="0"/>
      <w:marTop w:val="0"/>
      <w:marBottom w:val="0"/>
      <w:divBdr>
        <w:top w:val="none" w:sz="0" w:space="0" w:color="auto"/>
        <w:left w:val="none" w:sz="0" w:space="0" w:color="auto"/>
        <w:bottom w:val="none" w:sz="0" w:space="0" w:color="auto"/>
        <w:right w:val="none" w:sz="0" w:space="0" w:color="auto"/>
      </w:divBdr>
    </w:div>
    <w:div w:id="1913003123">
      <w:marLeft w:val="0"/>
      <w:marRight w:val="0"/>
      <w:marTop w:val="0"/>
      <w:marBottom w:val="0"/>
      <w:divBdr>
        <w:top w:val="none" w:sz="0" w:space="0" w:color="auto"/>
        <w:left w:val="none" w:sz="0" w:space="0" w:color="auto"/>
        <w:bottom w:val="none" w:sz="0" w:space="0" w:color="auto"/>
        <w:right w:val="none" w:sz="0" w:space="0" w:color="auto"/>
      </w:divBdr>
    </w:div>
    <w:div w:id="1913005445">
      <w:marLeft w:val="0"/>
      <w:marRight w:val="0"/>
      <w:marTop w:val="0"/>
      <w:marBottom w:val="0"/>
      <w:divBdr>
        <w:top w:val="none" w:sz="0" w:space="0" w:color="auto"/>
        <w:left w:val="none" w:sz="0" w:space="0" w:color="auto"/>
        <w:bottom w:val="none" w:sz="0" w:space="0" w:color="auto"/>
        <w:right w:val="none" w:sz="0" w:space="0" w:color="auto"/>
      </w:divBdr>
    </w:div>
    <w:div w:id="1913078272">
      <w:marLeft w:val="0"/>
      <w:marRight w:val="0"/>
      <w:marTop w:val="0"/>
      <w:marBottom w:val="0"/>
      <w:divBdr>
        <w:top w:val="none" w:sz="0" w:space="0" w:color="auto"/>
        <w:left w:val="none" w:sz="0" w:space="0" w:color="auto"/>
        <w:bottom w:val="none" w:sz="0" w:space="0" w:color="auto"/>
        <w:right w:val="none" w:sz="0" w:space="0" w:color="auto"/>
      </w:divBdr>
    </w:div>
    <w:div w:id="1913084234">
      <w:marLeft w:val="0"/>
      <w:marRight w:val="0"/>
      <w:marTop w:val="0"/>
      <w:marBottom w:val="0"/>
      <w:divBdr>
        <w:top w:val="none" w:sz="0" w:space="0" w:color="auto"/>
        <w:left w:val="none" w:sz="0" w:space="0" w:color="auto"/>
        <w:bottom w:val="none" w:sz="0" w:space="0" w:color="auto"/>
        <w:right w:val="none" w:sz="0" w:space="0" w:color="auto"/>
      </w:divBdr>
    </w:div>
    <w:div w:id="1913269736">
      <w:marLeft w:val="0"/>
      <w:marRight w:val="0"/>
      <w:marTop w:val="0"/>
      <w:marBottom w:val="0"/>
      <w:divBdr>
        <w:top w:val="none" w:sz="0" w:space="0" w:color="auto"/>
        <w:left w:val="none" w:sz="0" w:space="0" w:color="auto"/>
        <w:bottom w:val="none" w:sz="0" w:space="0" w:color="auto"/>
        <w:right w:val="none" w:sz="0" w:space="0" w:color="auto"/>
      </w:divBdr>
    </w:div>
    <w:div w:id="1913274378">
      <w:marLeft w:val="0"/>
      <w:marRight w:val="0"/>
      <w:marTop w:val="0"/>
      <w:marBottom w:val="0"/>
      <w:divBdr>
        <w:top w:val="none" w:sz="0" w:space="0" w:color="auto"/>
        <w:left w:val="none" w:sz="0" w:space="0" w:color="auto"/>
        <w:bottom w:val="none" w:sz="0" w:space="0" w:color="auto"/>
        <w:right w:val="none" w:sz="0" w:space="0" w:color="auto"/>
      </w:divBdr>
    </w:div>
    <w:div w:id="1913345488">
      <w:marLeft w:val="0"/>
      <w:marRight w:val="0"/>
      <w:marTop w:val="0"/>
      <w:marBottom w:val="0"/>
      <w:divBdr>
        <w:top w:val="none" w:sz="0" w:space="0" w:color="auto"/>
        <w:left w:val="none" w:sz="0" w:space="0" w:color="auto"/>
        <w:bottom w:val="none" w:sz="0" w:space="0" w:color="auto"/>
        <w:right w:val="none" w:sz="0" w:space="0" w:color="auto"/>
      </w:divBdr>
    </w:div>
    <w:div w:id="1913395536">
      <w:marLeft w:val="0"/>
      <w:marRight w:val="0"/>
      <w:marTop w:val="0"/>
      <w:marBottom w:val="0"/>
      <w:divBdr>
        <w:top w:val="none" w:sz="0" w:space="0" w:color="auto"/>
        <w:left w:val="none" w:sz="0" w:space="0" w:color="auto"/>
        <w:bottom w:val="none" w:sz="0" w:space="0" w:color="auto"/>
        <w:right w:val="none" w:sz="0" w:space="0" w:color="auto"/>
      </w:divBdr>
    </w:div>
    <w:div w:id="1913420737">
      <w:marLeft w:val="0"/>
      <w:marRight w:val="0"/>
      <w:marTop w:val="0"/>
      <w:marBottom w:val="0"/>
      <w:divBdr>
        <w:top w:val="none" w:sz="0" w:space="0" w:color="auto"/>
        <w:left w:val="none" w:sz="0" w:space="0" w:color="auto"/>
        <w:bottom w:val="none" w:sz="0" w:space="0" w:color="auto"/>
        <w:right w:val="none" w:sz="0" w:space="0" w:color="auto"/>
      </w:divBdr>
    </w:div>
    <w:div w:id="1913421770">
      <w:marLeft w:val="0"/>
      <w:marRight w:val="0"/>
      <w:marTop w:val="0"/>
      <w:marBottom w:val="0"/>
      <w:divBdr>
        <w:top w:val="none" w:sz="0" w:space="0" w:color="auto"/>
        <w:left w:val="none" w:sz="0" w:space="0" w:color="auto"/>
        <w:bottom w:val="none" w:sz="0" w:space="0" w:color="auto"/>
        <w:right w:val="none" w:sz="0" w:space="0" w:color="auto"/>
      </w:divBdr>
    </w:div>
    <w:div w:id="1913462303">
      <w:marLeft w:val="0"/>
      <w:marRight w:val="0"/>
      <w:marTop w:val="0"/>
      <w:marBottom w:val="0"/>
      <w:divBdr>
        <w:top w:val="none" w:sz="0" w:space="0" w:color="auto"/>
        <w:left w:val="none" w:sz="0" w:space="0" w:color="auto"/>
        <w:bottom w:val="none" w:sz="0" w:space="0" w:color="auto"/>
        <w:right w:val="none" w:sz="0" w:space="0" w:color="auto"/>
      </w:divBdr>
    </w:div>
    <w:div w:id="1913539822">
      <w:marLeft w:val="0"/>
      <w:marRight w:val="0"/>
      <w:marTop w:val="0"/>
      <w:marBottom w:val="0"/>
      <w:divBdr>
        <w:top w:val="none" w:sz="0" w:space="0" w:color="auto"/>
        <w:left w:val="none" w:sz="0" w:space="0" w:color="auto"/>
        <w:bottom w:val="none" w:sz="0" w:space="0" w:color="auto"/>
        <w:right w:val="none" w:sz="0" w:space="0" w:color="auto"/>
      </w:divBdr>
    </w:div>
    <w:div w:id="1913588485">
      <w:marLeft w:val="0"/>
      <w:marRight w:val="0"/>
      <w:marTop w:val="0"/>
      <w:marBottom w:val="0"/>
      <w:divBdr>
        <w:top w:val="none" w:sz="0" w:space="0" w:color="auto"/>
        <w:left w:val="none" w:sz="0" w:space="0" w:color="auto"/>
        <w:bottom w:val="none" w:sz="0" w:space="0" w:color="auto"/>
        <w:right w:val="none" w:sz="0" w:space="0" w:color="auto"/>
      </w:divBdr>
    </w:div>
    <w:div w:id="1913613599">
      <w:marLeft w:val="0"/>
      <w:marRight w:val="0"/>
      <w:marTop w:val="0"/>
      <w:marBottom w:val="0"/>
      <w:divBdr>
        <w:top w:val="none" w:sz="0" w:space="0" w:color="auto"/>
        <w:left w:val="none" w:sz="0" w:space="0" w:color="auto"/>
        <w:bottom w:val="none" w:sz="0" w:space="0" w:color="auto"/>
        <w:right w:val="none" w:sz="0" w:space="0" w:color="auto"/>
      </w:divBdr>
    </w:div>
    <w:div w:id="1913660286">
      <w:marLeft w:val="0"/>
      <w:marRight w:val="0"/>
      <w:marTop w:val="0"/>
      <w:marBottom w:val="0"/>
      <w:divBdr>
        <w:top w:val="none" w:sz="0" w:space="0" w:color="auto"/>
        <w:left w:val="none" w:sz="0" w:space="0" w:color="auto"/>
        <w:bottom w:val="none" w:sz="0" w:space="0" w:color="auto"/>
        <w:right w:val="none" w:sz="0" w:space="0" w:color="auto"/>
      </w:divBdr>
    </w:div>
    <w:div w:id="1913662203">
      <w:marLeft w:val="0"/>
      <w:marRight w:val="0"/>
      <w:marTop w:val="0"/>
      <w:marBottom w:val="0"/>
      <w:divBdr>
        <w:top w:val="none" w:sz="0" w:space="0" w:color="auto"/>
        <w:left w:val="none" w:sz="0" w:space="0" w:color="auto"/>
        <w:bottom w:val="none" w:sz="0" w:space="0" w:color="auto"/>
        <w:right w:val="none" w:sz="0" w:space="0" w:color="auto"/>
      </w:divBdr>
    </w:div>
    <w:div w:id="1913809710">
      <w:marLeft w:val="0"/>
      <w:marRight w:val="0"/>
      <w:marTop w:val="0"/>
      <w:marBottom w:val="0"/>
      <w:divBdr>
        <w:top w:val="none" w:sz="0" w:space="0" w:color="auto"/>
        <w:left w:val="none" w:sz="0" w:space="0" w:color="auto"/>
        <w:bottom w:val="none" w:sz="0" w:space="0" w:color="auto"/>
        <w:right w:val="none" w:sz="0" w:space="0" w:color="auto"/>
      </w:divBdr>
    </w:div>
    <w:div w:id="1913849444">
      <w:marLeft w:val="0"/>
      <w:marRight w:val="0"/>
      <w:marTop w:val="0"/>
      <w:marBottom w:val="0"/>
      <w:divBdr>
        <w:top w:val="none" w:sz="0" w:space="0" w:color="auto"/>
        <w:left w:val="none" w:sz="0" w:space="0" w:color="auto"/>
        <w:bottom w:val="none" w:sz="0" w:space="0" w:color="auto"/>
        <w:right w:val="none" w:sz="0" w:space="0" w:color="auto"/>
      </w:divBdr>
    </w:div>
    <w:div w:id="1913855681">
      <w:marLeft w:val="0"/>
      <w:marRight w:val="0"/>
      <w:marTop w:val="0"/>
      <w:marBottom w:val="0"/>
      <w:divBdr>
        <w:top w:val="none" w:sz="0" w:space="0" w:color="auto"/>
        <w:left w:val="none" w:sz="0" w:space="0" w:color="auto"/>
        <w:bottom w:val="none" w:sz="0" w:space="0" w:color="auto"/>
        <w:right w:val="none" w:sz="0" w:space="0" w:color="auto"/>
      </w:divBdr>
    </w:div>
    <w:div w:id="1914050181">
      <w:marLeft w:val="0"/>
      <w:marRight w:val="0"/>
      <w:marTop w:val="0"/>
      <w:marBottom w:val="0"/>
      <w:divBdr>
        <w:top w:val="none" w:sz="0" w:space="0" w:color="auto"/>
        <w:left w:val="none" w:sz="0" w:space="0" w:color="auto"/>
        <w:bottom w:val="none" w:sz="0" w:space="0" w:color="auto"/>
        <w:right w:val="none" w:sz="0" w:space="0" w:color="auto"/>
      </w:divBdr>
    </w:div>
    <w:div w:id="1914125067">
      <w:marLeft w:val="0"/>
      <w:marRight w:val="0"/>
      <w:marTop w:val="0"/>
      <w:marBottom w:val="0"/>
      <w:divBdr>
        <w:top w:val="none" w:sz="0" w:space="0" w:color="auto"/>
        <w:left w:val="none" w:sz="0" w:space="0" w:color="auto"/>
        <w:bottom w:val="none" w:sz="0" w:space="0" w:color="auto"/>
        <w:right w:val="none" w:sz="0" w:space="0" w:color="auto"/>
      </w:divBdr>
    </w:div>
    <w:div w:id="1914192652">
      <w:marLeft w:val="0"/>
      <w:marRight w:val="0"/>
      <w:marTop w:val="0"/>
      <w:marBottom w:val="0"/>
      <w:divBdr>
        <w:top w:val="none" w:sz="0" w:space="0" w:color="auto"/>
        <w:left w:val="none" w:sz="0" w:space="0" w:color="auto"/>
        <w:bottom w:val="none" w:sz="0" w:space="0" w:color="auto"/>
        <w:right w:val="none" w:sz="0" w:space="0" w:color="auto"/>
      </w:divBdr>
    </w:div>
    <w:div w:id="1914194286">
      <w:marLeft w:val="0"/>
      <w:marRight w:val="0"/>
      <w:marTop w:val="0"/>
      <w:marBottom w:val="0"/>
      <w:divBdr>
        <w:top w:val="none" w:sz="0" w:space="0" w:color="auto"/>
        <w:left w:val="none" w:sz="0" w:space="0" w:color="auto"/>
        <w:bottom w:val="none" w:sz="0" w:space="0" w:color="auto"/>
        <w:right w:val="none" w:sz="0" w:space="0" w:color="auto"/>
      </w:divBdr>
    </w:div>
    <w:div w:id="1914198791">
      <w:marLeft w:val="0"/>
      <w:marRight w:val="0"/>
      <w:marTop w:val="0"/>
      <w:marBottom w:val="0"/>
      <w:divBdr>
        <w:top w:val="none" w:sz="0" w:space="0" w:color="auto"/>
        <w:left w:val="none" w:sz="0" w:space="0" w:color="auto"/>
        <w:bottom w:val="none" w:sz="0" w:space="0" w:color="auto"/>
        <w:right w:val="none" w:sz="0" w:space="0" w:color="auto"/>
      </w:divBdr>
    </w:div>
    <w:div w:id="1914391391">
      <w:marLeft w:val="0"/>
      <w:marRight w:val="0"/>
      <w:marTop w:val="0"/>
      <w:marBottom w:val="0"/>
      <w:divBdr>
        <w:top w:val="none" w:sz="0" w:space="0" w:color="auto"/>
        <w:left w:val="none" w:sz="0" w:space="0" w:color="auto"/>
        <w:bottom w:val="none" w:sz="0" w:space="0" w:color="auto"/>
        <w:right w:val="none" w:sz="0" w:space="0" w:color="auto"/>
      </w:divBdr>
    </w:div>
    <w:div w:id="1914468714">
      <w:marLeft w:val="0"/>
      <w:marRight w:val="0"/>
      <w:marTop w:val="0"/>
      <w:marBottom w:val="0"/>
      <w:divBdr>
        <w:top w:val="none" w:sz="0" w:space="0" w:color="auto"/>
        <w:left w:val="none" w:sz="0" w:space="0" w:color="auto"/>
        <w:bottom w:val="none" w:sz="0" w:space="0" w:color="auto"/>
        <w:right w:val="none" w:sz="0" w:space="0" w:color="auto"/>
      </w:divBdr>
    </w:div>
    <w:div w:id="1914503449">
      <w:marLeft w:val="0"/>
      <w:marRight w:val="0"/>
      <w:marTop w:val="0"/>
      <w:marBottom w:val="0"/>
      <w:divBdr>
        <w:top w:val="none" w:sz="0" w:space="0" w:color="auto"/>
        <w:left w:val="none" w:sz="0" w:space="0" w:color="auto"/>
        <w:bottom w:val="none" w:sz="0" w:space="0" w:color="auto"/>
        <w:right w:val="none" w:sz="0" w:space="0" w:color="auto"/>
      </w:divBdr>
    </w:div>
    <w:div w:id="1914505346">
      <w:marLeft w:val="0"/>
      <w:marRight w:val="0"/>
      <w:marTop w:val="0"/>
      <w:marBottom w:val="0"/>
      <w:divBdr>
        <w:top w:val="none" w:sz="0" w:space="0" w:color="auto"/>
        <w:left w:val="none" w:sz="0" w:space="0" w:color="auto"/>
        <w:bottom w:val="none" w:sz="0" w:space="0" w:color="auto"/>
        <w:right w:val="none" w:sz="0" w:space="0" w:color="auto"/>
      </w:divBdr>
    </w:div>
    <w:div w:id="1914508347">
      <w:marLeft w:val="0"/>
      <w:marRight w:val="0"/>
      <w:marTop w:val="0"/>
      <w:marBottom w:val="0"/>
      <w:divBdr>
        <w:top w:val="none" w:sz="0" w:space="0" w:color="auto"/>
        <w:left w:val="none" w:sz="0" w:space="0" w:color="auto"/>
        <w:bottom w:val="none" w:sz="0" w:space="0" w:color="auto"/>
        <w:right w:val="none" w:sz="0" w:space="0" w:color="auto"/>
      </w:divBdr>
    </w:div>
    <w:div w:id="1914581553">
      <w:marLeft w:val="0"/>
      <w:marRight w:val="0"/>
      <w:marTop w:val="0"/>
      <w:marBottom w:val="0"/>
      <w:divBdr>
        <w:top w:val="none" w:sz="0" w:space="0" w:color="auto"/>
        <w:left w:val="none" w:sz="0" w:space="0" w:color="auto"/>
        <w:bottom w:val="none" w:sz="0" w:space="0" w:color="auto"/>
        <w:right w:val="none" w:sz="0" w:space="0" w:color="auto"/>
      </w:divBdr>
    </w:div>
    <w:div w:id="1914774748">
      <w:marLeft w:val="0"/>
      <w:marRight w:val="0"/>
      <w:marTop w:val="0"/>
      <w:marBottom w:val="0"/>
      <w:divBdr>
        <w:top w:val="none" w:sz="0" w:space="0" w:color="auto"/>
        <w:left w:val="none" w:sz="0" w:space="0" w:color="auto"/>
        <w:bottom w:val="none" w:sz="0" w:space="0" w:color="auto"/>
        <w:right w:val="none" w:sz="0" w:space="0" w:color="auto"/>
      </w:divBdr>
    </w:div>
    <w:div w:id="1914781236">
      <w:marLeft w:val="0"/>
      <w:marRight w:val="0"/>
      <w:marTop w:val="0"/>
      <w:marBottom w:val="0"/>
      <w:divBdr>
        <w:top w:val="none" w:sz="0" w:space="0" w:color="auto"/>
        <w:left w:val="none" w:sz="0" w:space="0" w:color="auto"/>
        <w:bottom w:val="none" w:sz="0" w:space="0" w:color="auto"/>
        <w:right w:val="none" w:sz="0" w:space="0" w:color="auto"/>
      </w:divBdr>
    </w:div>
    <w:div w:id="1914972507">
      <w:marLeft w:val="0"/>
      <w:marRight w:val="0"/>
      <w:marTop w:val="0"/>
      <w:marBottom w:val="0"/>
      <w:divBdr>
        <w:top w:val="none" w:sz="0" w:space="0" w:color="auto"/>
        <w:left w:val="none" w:sz="0" w:space="0" w:color="auto"/>
        <w:bottom w:val="none" w:sz="0" w:space="0" w:color="auto"/>
        <w:right w:val="none" w:sz="0" w:space="0" w:color="auto"/>
      </w:divBdr>
    </w:div>
    <w:div w:id="1915047352">
      <w:marLeft w:val="0"/>
      <w:marRight w:val="0"/>
      <w:marTop w:val="0"/>
      <w:marBottom w:val="0"/>
      <w:divBdr>
        <w:top w:val="none" w:sz="0" w:space="0" w:color="auto"/>
        <w:left w:val="none" w:sz="0" w:space="0" w:color="auto"/>
        <w:bottom w:val="none" w:sz="0" w:space="0" w:color="auto"/>
        <w:right w:val="none" w:sz="0" w:space="0" w:color="auto"/>
      </w:divBdr>
    </w:div>
    <w:div w:id="1915048064">
      <w:marLeft w:val="0"/>
      <w:marRight w:val="0"/>
      <w:marTop w:val="0"/>
      <w:marBottom w:val="0"/>
      <w:divBdr>
        <w:top w:val="none" w:sz="0" w:space="0" w:color="auto"/>
        <w:left w:val="none" w:sz="0" w:space="0" w:color="auto"/>
        <w:bottom w:val="none" w:sz="0" w:space="0" w:color="auto"/>
        <w:right w:val="none" w:sz="0" w:space="0" w:color="auto"/>
      </w:divBdr>
    </w:div>
    <w:div w:id="1915119367">
      <w:marLeft w:val="0"/>
      <w:marRight w:val="0"/>
      <w:marTop w:val="0"/>
      <w:marBottom w:val="0"/>
      <w:divBdr>
        <w:top w:val="none" w:sz="0" w:space="0" w:color="auto"/>
        <w:left w:val="none" w:sz="0" w:space="0" w:color="auto"/>
        <w:bottom w:val="none" w:sz="0" w:space="0" w:color="auto"/>
        <w:right w:val="none" w:sz="0" w:space="0" w:color="auto"/>
      </w:divBdr>
    </w:div>
    <w:div w:id="1915161870">
      <w:marLeft w:val="0"/>
      <w:marRight w:val="0"/>
      <w:marTop w:val="0"/>
      <w:marBottom w:val="0"/>
      <w:divBdr>
        <w:top w:val="none" w:sz="0" w:space="0" w:color="auto"/>
        <w:left w:val="none" w:sz="0" w:space="0" w:color="auto"/>
        <w:bottom w:val="none" w:sz="0" w:space="0" w:color="auto"/>
        <w:right w:val="none" w:sz="0" w:space="0" w:color="auto"/>
      </w:divBdr>
    </w:div>
    <w:div w:id="1915317661">
      <w:marLeft w:val="0"/>
      <w:marRight w:val="0"/>
      <w:marTop w:val="0"/>
      <w:marBottom w:val="0"/>
      <w:divBdr>
        <w:top w:val="none" w:sz="0" w:space="0" w:color="auto"/>
        <w:left w:val="none" w:sz="0" w:space="0" w:color="auto"/>
        <w:bottom w:val="none" w:sz="0" w:space="0" w:color="auto"/>
        <w:right w:val="none" w:sz="0" w:space="0" w:color="auto"/>
      </w:divBdr>
    </w:div>
    <w:div w:id="1915384793">
      <w:marLeft w:val="0"/>
      <w:marRight w:val="0"/>
      <w:marTop w:val="0"/>
      <w:marBottom w:val="0"/>
      <w:divBdr>
        <w:top w:val="none" w:sz="0" w:space="0" w:color="auto"/>
        <w:left w:val="none" w:sz="0" w:space="0" w:color="auto"/>
        <w:bottom w:val="none" w:sz="0" w:space="0" w:color="auto"/>
        <w:right w:val="none" w:sz="0" w:space="0" w:color="auto"/>
      </w:divBdr>
    </w:div>
    <w:div w:id="1915429146">
      <w:marLeft w:val="0"/>
      <w:marRight w:val="0"/>
      <w:marTop w:val="0"/>
      <w:marBottom w:val="0"/>
      <w:divBdr>
        <w:top w:val="none" w:sz="0" w:space="0" w:color="auto"/>
        <w:left w:val="none" w:sz="0" w:space="0" w:color="auto"/>
        <w:bottom w:val="none" w:sz="0" w:space="0" w:color="auto"/>
        <w:right w:val="none" w:sz="0" w:space="0" w:color="auto"/>
      </w:divBdr>
    </w:div>
    <w:div w:id="1915507129">
      <w:marLeft w:val="0"/>
      <w:marRight w:val="0"/>
      <w:marTop w:val="0"/>
      <w:marBottom w:val="0"/>
      <w:divBdr>
        <w:top w:val="none" w:sz="0" w:space="0" w:color="auto"/>
        <w:left w:val="none" w:sz="0" w:space="0" w:color="auto"/>
        <w:bottom w:val="none" w:sz="0" w:space="0" w:color="auto"/>
        <w:right w:val="none" w:sz="0" w:space="0" w:color="auto"/>
      </w:divBdr>
    </w:div>
    <w:div w:id="1915626558">
      <w:marLeft w:val="0"/>
      <w:marRight w:val="0"/>
      <w:marTop w:val="0"/>
      <w:marBottom w:val="0"/>
      <w:divBdr>
        <w:top w:val="none" w:sz="0" w:space="0" w:color="auto"/>
        <w:left w:val="none" w:sz="0" w:space="0" w:color="auto"/>
        <w:bottom w:val="none" w:sz="0" w:space="0" w:color="auto"/>
        <w:right w:val="none" w:sz="0" w:space="0" w:color="auto"/>
      </w:divBdr>
    </w:div>
    <w:div w:id="1915628051">
      <w:bodyDiv w:val="1"/>
      <w:marLeft w:val="0"/>
      <w:marRight w:val="0"/>
      <w:marTop w:val="0"/>
      <w:marBottom w:val="0"/>
      <w:divBdr>
        <w:top w:val="none" w:sz="0" w:space="0" w:color="auto"/>
        <w:left w:val="none" w:sz="0" w:space="0" w:color="auto"/>
        <w:bottom w:val="none" w:sz="0" w:space="0" w:color="auto"/>
        <w:right w:val="none" w:sz="0" w:space="0" w:color="auto"/>
      </w:divBdr>
    </w:div>
    <w:div w:id="1915699362">
      <w:marLeft w:val="0"/>
      <w:marRight w:val="0"/>
      <w:marTop w:val="0"/>
      <w:marBottom w:val="0"/>
      <w:divBdr>
        <w:top w:val="none" w:sz="0" w:space="0" w:color="auto"/>
        <w:left w:val="none" w:sz="0" w:space="0" w:color="auto"/>
        <w:bottom w:val="none" w:sz="0" w:space="0" w:color="auto"/>
        <w:right w:val="none" w:sz="0" w:space="0" w:color="auto"/>
      </w:divBdr>
    </w:div>
    <w:div w:id="1915973239">
      <w:marLeft w:val="0"/>
      <w:marRight w:val="0"/>
      <w:marTop w:val="0"/>
      <w:marBottom w:val="0"/>
      <w:divBdr>
        <w:top w:val="none" w:sz="0" w:space="0" w:color="auto"/>
        <w:left w:val="none" w:sz="0" w:space="0" w:color="auto"/>
        <w:bottom w:val="none" w:sz="0" w:space="0" w:color="auto"/>
        <w:right w:val="none" w:sz="0" w:space="0" w:color="auto"/>
      </w:divBdr>
    </w:div>
    <w:div w:id="1915973471">
      <w:marLeft w:val="0"/>
      <w:marRight w:val="0"/>
      <w:marTop w:val="0"/>
      <w:marBottom w:val="0"/>
      <w:divBdr>
        <w:top w:val="none" w:sz="0" w:space="0" w:color="auto"/>
        <w:left w:val="none" w:sz="0" w:space="0" w:color="auto"/>
        <w:bottom w:val="none" w:sz="0" w:space="0" w:color="auto"/>
        <w:right w:val="none" w:sz="0" w:space="0" w:color="auto"/>
      </w:divBdr>
    </w:div>
    <w:div w:id="1916012235">
      <w:marLeft w:val="0"/>
      <w:marRight w:val="0"/>
      <w:marTop w:val="0"/>
      <w:marBottom w:val="0"/>
      <w:divBdr>
        <w:top w:val="none" w:sz="0" w:space="0" w:color="auto"/>
        <w:left w:val="none" w:sz="0" w:space="0" w:color="auto"/>
        <w:bottom w:val="none" w:sz="0" w:space="0" w:color="auto"/>
        <w:right w:val="none" w:sz="0" w:space="0" w:color="auto"/>
      </w:divBdr>
    </w:div>
    <w:div w:id="1916012756">
      <w:marLeft w:val="0"/>
      <w:marRight w:val="0"/>
      <w:marTop w:val="0"/>
      <w:marBottom w:val="0"/>
      <w:divBdr>
        <w:top w:val="none" w:sz="0" w:space="0" w:color="auto"/>
        <w:left w:val="none" w:sz="0" w:space="0" w:color="auto"/>
        <w:bottom w:val="none" w:sz="0" w:space="0" w:color="auto"/>
        <w:right w:val="none" w:sz="0" w:space="0" w:color="auto"/>
      </w:divBdr>
    </w:div>
    <w:div w:id="1916015276">
      <w:marLeft w:val="0"/>
      <w:marRight w:val="0"/>
      <w:marTop w:val="0"/>
      <w:marBottom w:val="0"/>
      <w:divBdr>
        <w:top w:val="none" w:sz="0" w:space="0" w:color="auto"/>
        <w:left w:val="none" w:sz="0" w:space="0" w:color="auto"/>
        <w:bottom w:val="none" w:sz="0" w:space="0" w:color="auto"/>
        <w:right w:val="none" w:sz="0" w:space="0" w:color="auto"/>
      </w:divBdr>
    </w:div>
    <w:div w:id="1916042266">
      <w:marLeft w:val="0"/>
      <w:marRight w:val="0"/>
      <w:marTop w:val="0"/>
      <w:marBottom w:val="0"/>
      <w:divBdr>
        <w:top w:val="none" w:sz="0" w:space="0" w:color="auto"/>
        <w:left w:val="none" w:sz="0" w:space="0" w:color="auto"/>
        <w:bottom w:val="none" w:sz="0" w:space="0" w:color="auto"/>
        <w:right w:val="none" w:sz="0" w:space="0" w:color="auto"/>
      </w:divBdr>
    </w:div>
    <w:div w:id="1916042316">
      <w:marLeft w:val="0"/>
      <w:marRight w:val="0"/>
      <w:marTop w:val="0"/>
      <w:marBottom w:val="0"/>
      <w:divBdr>
        <w:top w:val="none" w:sz="0" w:space="0" w:color="auto"/>
        <w:left w:val="none" w:sz="0" w:space="0" w:color="auto"/>
        <w:bottom w:val="none" w:sz="0" w:space="0" w:color="auto"/>
        <w:right w:val="none" w:sz="0" w:space="0" w:color="auto"/>
      </w:divBdr>
    </w:div>
    <w:div w:id="1916086371">
      <w:marLeft w:val="0"/>
      <w:marRight w:val="0"/>
      <w:marTop w:val="0"/>
      <w:marBottom w:val="0"/>
      <w:divBdr>
        <w:top w:val="none" w:sz="0" w:space="0" w:color="auto"/>
        <w:left w:val="none" w:sz="0" w:space="0" w:color="auto"/>
        <w:bottom w:val="none" w:sz="0" w:space="0" w:color="auto"/>
        <w:right w:val="none" w:sz="0" w:space="0" w:color="auto"/>
      </w:divBdr>
    </w:div>
    <w:div w:id="1916086589">
      <w:marLeft w:val="0"/>
      <w:marRight w:val="0"/>
      <w:marTop w:val="0"/>
      <w:marBottom w:val="0"/>
      <w:divBdr>
        <w:top w:val="none" w:sz="0" w:space="0" w:color="auto"/>
        <w:left w:val="none" w:sz="0" w:space="0" w:color="auto"/>
        <w:bottom w:val="none" w:sz="0" w:space="0" w:color="auto"/>
        <w:right w:val="none" w:sz="0" w:space="0" w:color="auto"/>
      </w:divBdr>
    </w:div>
    <w:div w:id="1916089476">
      <w:marLeft w:val="0"/>
      <w:marRight w:val="0"/>
      <w:marTop w:val="0"/>
      <w:marBottom w:val="0"/>
      <w:divBdr>
        <w:top w:val="none" w:sz="0" w:space="0" w:color="auto"/>
        <w:left w:val="none" w:sz="0" w:space="0" w:color="auto"/>
        <w:bottom w:val="none" w:sz="0" w:space="0" w:color="auto"/>
        <w:right w:val="none" w:sz="0" w:space="0" w:color="auto"/>
      </w:divBdr>
    </w:div>
    <w:div w:id="1916428918">
      <w:marLeft w:val="0"/>
      <w:marRight w:val="0"/>
      <w:marTop w:val="0"/>
      <w:marBottom w:val="0"/>
      <w:divBdr>
        <w:top w:val="none" w:sz="0" w:space="0" w:color="auto"/>
        <w:left w:val="none" w:sz="0" w:space="0" w:color="auto"/>
        <w:bottom w:val="none" w:sz="0" w:space="0" w:color="auto"/>
        <w:right w:val="none" w:sz="0" w:space="0" w:color="auto"/>
      </w:divBdr>
    </w:div>
    <w:div w:id="1916433027">
      <w:marLeft w:val="0"/>
      <w:marRight w:val="0"/>
      <w:marTop w:val="0"/>
      <w:marBottom w:val="0"/>
      <w:divBdr>
        <w:top w:val="none" w:sz="0" w:space="0" w:color="auto"/>
        <w:left w:val="none" w:sz="0" w:space="0" w:color="auto"/>
        <w:bottom w:val="none" w:sz="0" w:space="0" w:color="auto"/>
        <w:right w:val="none" w:sz="0" w:space="0" w:color="auto"/>
      </w:divBdr>
    </w:div>
    <w:div w:id="1916546530">
      <w:marLeft w:val="0"/>
      <w:marRight w:val="0"/>
      <w:marTop w:val="0"/>
      <w:marBottom w:val="0"/>
      <w:divBdr>
        <w:top w:val="none" w:sz="0" w:space="0" w:color="auto"/>
        <w:left w:val="none" w:sz="0" w:space="0" w:color="auto"/>
        <w:bottom w:val="none" w:sz="0" w:space="0" w:color="auto"/>
        <w:right w:val="none" w:sz="0" w:space="0" w:color="auto"/>
      </w:divBdr>
    </w:div>
    <w:div w:id="1916551558">
      <w:marLeft w:val="0"/>
      <w:marRight w:val="0"/>
      <w:marTop w:val="0"/>
      <w:marBottom w:val="0"/>
      <w:divBdr>
        <w:top w:val="none" w:sz="0" w:space="0" w:color="auto"/>
        <w:left w:val="none" w:sz="0" w:space="0" w:color="auto"/>
        <w:bottom w:val="none" w:sz="0" w:space="0" w:color="auto"/>
        <w:right w:val="none" w:sz="0" w:space="0" w:color="auto"/>
      </w:divBdr>
    </w:div>
    <w:div w:id="1916620156">
      <w:marLeft w:val="0"/>
      <w:marRight w:val="0"/>
      <w:marTop w:val="0"/>
      <w:marBottom w:val="0"/>
      <w:divBdr>
        <w:top w:val="none" w:sz="0" w:space="0" w:color="auto"/>
        <w:left w:val="none" w:sz="0" w:space="0" w:color="auto"/>
        <w:bottom w:val="none" w:sz="0" w:space="0" w:color="auto"/>
        <w:right w:val="none" w:sz="0" w:space="0" w:color="auto"/>
      </w:divBdr>
    </w:div>
    <w:div w:id="1916620158">
      <w:marLeft w:val="0"/>
      <w:marRight w:val="0"/>
      <w:marTop w:val="0"/>
      <w:marBottom w:val="0"/>
      <w:divBdr>
        <w:top w:val="none" w:sz="0" w:space="0" w:color="auto"/>
        <w:left w:val="none" w:sz="0" w:space="0" w:color="auto"/>
        <w:bottom w:val="none" w:sz="0" w:space="0" w:color="auto"/>
        <w:right w:val="none" w:sz="0" w:space="0" w:color="auto"/>
      </w:divBdr>
    </w:div>
    <w:div w:id="1916668339">
      <w:marLeft w:val="0"/>
      <w:marRight w:val="0"/>
      <w:marTop w:val="0"/>
      <w:marBottom w:val="0"/>
      <w:divBdr>
        <w:top w:val="none" w:sz="0" w:space="0" w:color="auto"/>
        <w:left w:val="none" w:sz="0" w:space="0" w:color="auto"/>
        <w:bottom w:val="none" w:sz="0" w:space="0" w:color="auto"/>
        <w:right w:val="none" w:sz="0" w:space="0" w:color="auto"/>
      </w:divBdr>
    </w:div>
    <w:div w:id="1916814008">
      <w:marLeft w:val="0"/>
      <w:marRight w:val="0"/>
      <w:marTop w:val="0"/>
      <w:marBottom w:val="0"/>
      <w:divBdr>
        <w:top w:val="none" w:sz="0" w:space="0" w:color="auto"/>
        <w:left w:val="none" w:sz="0" w:space="0" w:color="auto"/>
        <w:bottom w:val="none" w:sz="0" w:space="0" w:color="auto"/>
        <w:right w:val="none" w:sz="0" w:space="0" w:color="auto"/>
      </w:divBdr>
    </w:div>
    <w:div w:id="1916816139">
      <w:marLeft w:val="0"/>
      <w:marRight w:val="0"/>
      <w:marTop w:val="0"/>
      <w:marBottom w:val="0"/>
      <w:divBdr>
        <w:top w:val="none" w:sz="0" w:space="0" w:color="auto"/>
        <w:left w:val="none" w:sz="0" w:space="0" w:color="auto"/>
        <w:bottom w:val="none" w:sz="0" w:space="0" w:color="auto"/>
        <w:right w:val="none" w:sz="0" w:space="0" w:color="auto"/>
      </w:divBdr>
    </w:div>
    <w:div w:id="1916817944">
      <w:marLeft w:val="0"/>
      <w:marRight w:val="0"/>
      <w:marTop w:val="0"/>
      <w:marBottom w:val="0"/>
      <w:divBdr>
        <w:top w:val="none" w:sz="0" w:space="0" w:color="auto"/>
        <w:left w:val="none" w:sz="0" w:space="0" w:color="auto"/>
        <w:bottom w:val="none" w:sz="0" w:space="0" w:color="auto"/>
        <w:right w:val="none" w:sz="0" w:space="0" w:color="auto"/>
      </w:divBdr>
    </w:div>
    <w:div w:id="1916818146">
      <w:marLeft w:val="0"/>
      <w:marRight w:val="0"/>
      <w:marTop w:val="0"/>
      <w:marBottom w:val="0"/>
      <w:divBdr>
        <w:top w:val="none" w:sz="0" w:space="0" w:color="auto"/>
        <w:left w:val="none" w:sz="0" w:space="0" w:color="auto"/>
        <w:bottom w:val="none" w:sz="0" w:space="0" w:color="auto"/>
        <w:right w:val="none" w:sz="0" w:space="0" w:color="auto"/>
      </w:divBdr>
    </w:div>
    <w:div w:id="1916890724">
      <w:marLeft w:val="0"/>
      <w:marRight w:val="0"/>
      <w:marTop w:val="0"/>
      <w:marBottom w:val="0"/>
      <w:divBdr>
        <w:top w:val="none" w:sz="0" w:space="0" w:color="auto"/>
        <w:left w:val="none" w:sz="0" w:space="0" w:color="auto"/>
        <w:bottom w:val="none" w:sz="0" w:space="0" w:color="auto"/>
        <w:right w:val="none" w:sz="0" w:space="0" w:color="auto"/>
      </w:divBdr>
    </w:div>
    <w:div w:id="1916932764">
      <w:marLeft w:val="0"/>
      <w:marRight w:val="0"/>
      <w:marTop w:val="0"/>
      <w:marBottom w:val="0"/>
      <w:divBdr>
        <w:top w:val="none" w:sz="0" w:space="0" w:color="auto"/>
        <w:left w:val="none" w:sz="0" w:space="0" w:color="auto"/>
        <w:bottom w:val="none" w:sz="0" w:space="0" w:color="auto"/>
        <w:right w:val="none" w:sz="0" w:space="0" w:color="auto"/>
      </w:divBdr>
    </w:div>
    <w:div w:id="1917006970">
      <w:marLeft w:val="0"/>
      <w:marRight w:val="0"/>
      <w:marTop w:val="0"/>
      <w:marBottom w:val="0"/>
      <w:divBdr>
        <w:top w:val="none" w:sz="0" w:space="0" w:color="auto"/>
        <w:left w:val="none" w:sz="0" w:space="0" w:color="auto"/>
        <w:bottom w:val="none" w:sz="0" w:space="0" w:color="auto"/>
        <w:right w:val="none" w:sz="0" w:space="0" w:color="auto"/>
      </w:divBdr>
    </w:div>
    <w:div w:id="1917010455">
      <w:marLeft w:val="0"/>
      <w:marRight w:val="0"/>
      <w:marTop w:val="0"/>
      <w:marBottom w:val="0"/>
      <w:divBdr>
        <w:top w:val="none" w:sz="0" w:space="0" w:color="auto"/>
        <w:left w:val="none" w:sz="0" w:space="0" w:color="auto"/>
        <w:bottom w:val="none" w:sz="0" w:space="0" w:color="auto"/>
        <w:right w:val="none" w:sz="0" w:space="0" w:color="auto"/>
      </w:divBdr>
    </w:div>
    <w:div w:id="1917082605">
      <w:marLeft w:val="0"/>
      <w:marRight w:val="0"/>
      <w:marTop w:val="0"/>
      <w:marBottom w:val="0"/>
      <w:divBdr>
        <w:top w:val="none" w:sz="0" w:space="0" w:color="auto"/>
        <w:left w:val="none" w:sz="0" w:space="0" w:color="auto"/>
        <w:bottom w:val="none" w:sz="0" w:space="0" w:color="auto"/>
        <w:right w:val="none" w:sz="0" w:space="0" w:color="auto"/>
      </w:divBdr>
    </w:div>
    <w:div w:id="1917089435">
      <w:marLeft w:val="0"/>
      <w:marRight w:val="0"/>
      <w:marTop w:val="0"/>
      <w:marBottom w:val="0"/>
      <w:divBdr>
        <w:top w:val="none" w:sz="0" w:space="0" w:color="auto"/>
        <w:left w:val="none" w:sz="0" w:space="0" w:color="auto"/>
        <w:bottom w:val="none" w:sz="0" w:space="0" w:color="auto"/>
        <w:right w:val="none" w:sz="0" w:space="0" w:color="auto"/>
      </w:divBdr>
    </w:div>
    <w:div w:id="1917276253">
      <w:marLeft w:val="0"/>
      <w:marRight w:val="0"/>
      <w:marTop w:val="0"/>
      <w:marBottom w:val="0"/>
      <w:divBdr>
        <w:top w:val="none" w:sz="0" w:space="0" w:color="auto"/>
        <w:left w:val="none" w:sz="0" w:space="0" w:color="auto"/>
        <w:bottom w:val="none" w:sz="0" w:space="0" w:color="auto"/>
        <w:right w:val="none" w:sz="0" w:space="0" w:color="auto"/>
      </w:divBdr>
    </w:div>
    <w:div w:id="1917284301">
      <w:marLeft w:val="0"/>
      <w:marRight w:val="0"/>
      <w:marTop w:val="0"/>
      <w:marBottom w:val="0"/>
      <w:divBdr>
        <w:top w:val="none" w:sz="0" w:space="0" w:color="auto"/>
        <w:left w:val="none" w:sz="0" w:space="0" w:color="auto"/>
        <w:bottom w:val="none" w:sz="0" w:space="0" w:color="auto"/>
        <w:right w:val="none" w:sz="0" w:space="0" w:color="auto"/>
      </w:divBdr>
    </w:div>
    <w:div w:id="1917401081">
      <w:marLeft w:val="0"/>
      <w:marRight w:val="0"/>
      <w:marTop w:val="0"/>
      <w:marBottom w:val="0"/>
      <w:divBdr>
        <w:top w:val="none" w:sz="0" w:space="0" w:color="auto"/>
        <w:left w:val="none" w:sz="0" w:space="0" w:color="auto"/>
        <w:bottom w:val="none" w:sz="0" w:space="0" w:color="auto"/>
        <w:right w:val="none" w:sz="0" w:space="0" w:color="auto"/>
      </w:divBdr>
    </w:div>
    <w:div w:id="1917549294">
      <w:marLeft w:val="0"/>
      <w:marRight w:val="0"/>
      <w:marTop w:val="0"/>
      <w:marBottom w:val="0"/>
      <w:divBdr>
        <w:top w:val="none" w:sz="0" w:space="0" w:color="auto"/>
        <w:left w:val="none" w:sz="0" w:space="0" w:color="auto"/>
        <w:bottom w:val="none" w:sz="0" w:space="0" w:color="auto"/>
        <w:right w:val="none" w:sz="0" w:space="0" w:color="auto"/>
      </w:divBdr>
    </w:div>
    <w:div w:id="1917550541">
      <w:marLeft w:val="0"/>
      <w:marRight w:val="0"/>
      <w:marTop w:val="0"/>
      <w:marBottom w:val="0"/>
      <w:divBdr>
        <w:top w:val="none" w:sz="0" w:space="0" w:color="auto"/>
        <w:left w:val="none" w:sz="0" w:space="0" w:color="auto"/>
        <w:bottom w:val="none" w:sz="0" w:space="0" w:color="auto"/>
        <w:right w:val="none" w:sz="0" w:space="0" w:color="auto"/>
      </w:divBdr>
    </w:div>
    <w:div w:id="1917661990">
      <w:marLeft w:val="0"/>
      <w:marRight w:val="0"/>
      <w:marTop w:val="0"/>
      <w:marBottom w:val="0"/>
      <w:divBdr>
        <w:top w:val="none" w:sz="0" w:space="0" w:color="auto"/>
        <w:left w:val="none" w:sz="0" w:space="0" w:color="auto"/>
        <w:bottom w:val="none" w:sz="0" w:space="0" w:color="auto"/>
        <w:right w:val="none" w:sz="0" w:space="0" w:color="auto"/>
      </w:divBdr>
    </w:div>
    <w:div w:id="1917669615">
      <w:marLeft w:val="0"/>
      <w:marRight w:val="0"/>
      <w:marTop w:val="0"/>
      <w:marBottom w:val="0"/>
      <w:divBdr>
        <w:top w:val="none" w:sz="0" w:space="0" w:color="auto"/>
        <w:left w:val="none" w:sz="0" w:space="0" w:color="auto"/>
        <w:bottom w:val="none" w:sz="0" w:space="0" w:color="auto"/>
        <w:right w:val="none" w:sz="0" w:space="0" w:color="auto"/>
      </w:divBdr>
    </w:div>
    <w:div w:id="1917862138">
      <w:marLeft w:val="0"/>
      <w:marRight w:val="0"/>
      <w:marTop w:val="0"/>
      <w:marBottom w:val="0"/>
      <w:divBdr>
        <w:top w:val="none" w:sz="0" w:space="0" w:color="auto"/>
        <w:left w:val="none" w:sz="0" w:space="0" w:color="auto"/>
        <w:bottom w:val="none" w:sz="0" w:space="0" w:color="auto"/>
        <w:right w:val="none" w:sz="0" w:space="0" w:color="auto"/>
      </w:divBdr>
    </w:div>
    <w:div w:id="1917932263">
      <w:marLeft w:val="0"/>
      <w:marRight w:val="0"/>
      <w:marTop w:val="0"/>
      <w:marBottom w:val="0"/>
      <w:divBdr>
        <w:top w:val="none" w:sz="0" w:space="0" w:color="auto"/>
        <w:left w:val="none" w:sz="0" w:space="0" w:color="auto"/>
        <w:bottom w:val="none" w:sz="0" w:space="0" w:color="auto"/>
        <w:right w:val="none" w:sz="0" w:space="0" w:color="auto"/>
      </w:divBdr>
    </w:div>
    <w:div w:id="1918054783">
      <w:marLeft w:val="0"/>
      <w:marRight w:val="0"/>
      <w:marTop w:val="0"/>
      <w:marBottom w:val="0"/>
      <w:divBdr>
        <w:top w:val="none" w:sz="0" w:space="0" w:color="auto"/>
        <w:left w:val="none" w:sz="0" w:space="0" w:color="auto"/>
        <w:bottom w:val="none" w:sz="0" w:space="0" w:color="auto"/>
        <w:right w:val="none" w:sz="0" w:space="0" w:color="auto"/>
      </w:divBdr>
    </w:div>
    <w:div w:id="1918131456">
      <w:marLeft w:val="0"/>
      <w:marRight w:val="0"/>
      <w:marTop w:val="0"/>
      <w:marBottom w:val="0"/>
      <w:divBdr>
        <w:top w:val="none" w:sz="0" w:space="0" w:color="auto"/>
        <w:left w:val="none" w:sz="0" w:space="0" w:color="auto"/>
        <w:bottom w:val="none" w:sz="0" w:space="0" w:color="auto"/>
        <w:right w:val="none" w:sz="0" w:space="0" w:color="auto"/>
      </w:divBdr>
    </w:div>
    <w:div w:id="1918132940">
      <w:marLeft w:val="0"/>
      <w:marRight w:val="0"/>
      <w:marTop w:val="0"/>
      <w:marBottom w:val="0"/>
      <w:divBdr>
        <w:top w:val="none" w:sz="0" w:space="0" w:color="auto"/>
        <w:left w:val="none" w:sz="0" w:space="0" w:color="auto"/>
        <w:bottom w:val="none" w:sz="0" w:space="0" w:color="auto"/>
        <w:right w:val="none" w:sz="0" w:space="0" w:color="auto"/>
      </w:divBdr>
    </w:div>
    <w:div w:id="1918173378">
      <w:marLeft w:val="0"/>
      <w:marRight w:val="0"/>
      <w:marTop w:val="0"/>
      <w:marBottom w:val="0"/>
      <w:divBdr>
        <w:top w:val="none" w:sz="0" w:space="0" w:color="auto"/>
        <w:left w:val="none" w:sz="0" w:space="0" w:color="auto"/>
        <w:bottom w:val="none" w:sz="0" w:space="0" w:color="auto"/>
        <w:right w:val="none" w:sz="0" w:space="0" w:color="auto"/>
      </w:divBdr>
    </w:div>
    <w:div w:id="1918199170">
      <w:marLeft w:val="0"/>
      <w:marRight w:val="0"/>
      <w:marTop w:val="0"/>
      <w:marBottom w:val="0"/>
      <w:divBdr>
        <w:top w:val="none" w:sz="0" w:space="0" w:color="auto"/>
        <w:left w:val="none" w:sz="0" w:space="0" w:color="auto"/>
        <w:bottom w:val="none" w:sz="0" w:space="0" w:color="auto"/>
        <w:right w:val="none" w:sz="0" w:space="0" w:color="auto"/>
      </w:divBdr>
    </w:div>
    <w:div w:id="1918200502">
      <w:marLeft w:val="0"/>
      <w:marRight w:val="0"/>
      <w:marTop w:val="0"/>
      <w:marBottom w:val="0"/>
      <w:divBdr>
        <w:top w:val="none" w:sz="0" w:space="0" w:color="auto"/>
        <w:left w:val="none" w:sz="0" w:space="0" w:color="auto"/>
        <w:bottom w:val="none" w:sz="0" w:space="0" w:color="auto"/>
        <w:right w:val="none" w:sz="0" w:space="0" w:color="auto"/>
      </w:divBdr>
    </w:div>
    <w:div w:id="1918203526">
      <w:marLeft w:val="0"/>
      <w:marRight w:val="0"/>
      <w:marTop w:val="0"/>
      <w:marBottom w:val="0"/>
      <w:divBdr>
        <w:top w:val="none" w:sz="0" w:space="0" w:color="auto"/>
        <w:left w:val="none" w:sz="0" w:space="0" w:color="auto"/>
        <w:bottom w:val="none" w:sz="0" w:space="0" w:color="auto"/>
        <w:right w:val="none" w:sz="0" w:space="0" w:color="auto"/>
      </w:divBdr>
    </w:div>
    <w:div w:id="1918242302">
      <w:marLeft w:val="0"/>
      <w:marRight w:val="0"/>
      <w:marTop w:val="0"/>
      <w:marBottom w:val="0"/>
      <w:divBdr>
        <w:top w:val="none" w:sz="0" w:space="0" w:color="auto"/>
        <w:left w:val="none" w:sz="0" w:space="0" w:color="auto"/>
        <w:bottom w:val="none" w:sz="0" w:space="0" w:color="auto"/>
        <w:right w:val="none" w:sz="0" w:space="0" w:color="auto"/>
      </w:divBdr>
    </w:div>
    <w:div w:id="1918249609">
      <w:marLeft w:val="0"/>
      <w:marRight w:val="0"/>
      <w:marTop w:val="0"/>
      <w:marBottom w:val="0"/>
      <w:divBdr>
        <w:top w:val="none" w:sz="0" w:space="0" w:color="auto"/>
        <w:left w:val="none" w:sz="0" w:space="0" w:color="auto"/>
        <w:bottom w:val="none" w:sz="0" w:space="0" w:color="auto"/>
        <w:right w:val="none" w:sz="0" w:space="0" w:color="auto"/>
      </w:divBdr>
    </w:div>
    <w:div w:id="1918317030">
      <w:marLeft w:val="0"/>
      <w:marRight w:val="0"/>
      <w:marTop w:val="0"/>
      <w:marBottom w:val="0"/>
      <w:divBdr>
        <w:top w:val="none" w:sz="0" w:space="0" w:color="auto"/>
        <w:left w:val="none" w:sz="0" w:space="0" w:color="auto"/>
        <w:bottom w:val="none" w:sz="0" w:space="0" w:color="auto"/>
        <w:right w:val="none" w:sz="0" w:space="0" w:color="auto"/>
      </w:divBdr>
    </w:div>
    <w:div w:id="1918322210">
      <w:marLeft w:val="0"/>
      <w:marRight w:val="0"/>
      <w:marTop w:val="0"/>
      <w:marBottom w:val="0"/>
      <w:divBdr>
        <w:top w:val="none" w:sz="0" w:space="0" w:color="auto"/>
        <w:left w:val="none" w:sz="0" w:space="0" w:color="auto"/>
        <w:bottom w:val="none" w:sz="0" w:space="0" w:color="auto"/>
        <w:right w:val="none" w:sz="0" w:space="0" w:color="auto"/>
      </w:divBdr>
    </w:div>
    <w:div w:id="1918324860">
      <w:marLeft w:val="0"/>
      <w:marRight w:val="0"/>
      <w:marTop w:val="0"/>
      <w:marBottom w:val="0"/>
      <w:divBdr>
        <w:top w:val="none" w:sz="0" w:space="0" w:color="auto"/>
        <w:left w:val="none" w:sz="0" w:space="0" w:color="auto"/>
        <w:bottom w:val="none" w:sz="0" w:space="0" w:color="auto"/>
        <w:right w:val="none" w:sz="0" w:space="0" w:color="auto"/>
      </w:divBdr>
    </w:div>
    <w:div w:id="1918438787">
      <w:bodyDiv w:val="1"/>
      <w:marLeft w:val="0"/>
      <w:marRight w:val="0"/>
      <w:marTop w:val="0"/>
      <w:marBottom w:val="0"/>
      <w:divBdr>
        <w:top w:val="none" w:sz="0" w:space="0" w:color="auto"/>
        <w:left w:val="none" w:sz="0" w:space="0" w:color="auto"/>
        <w:bottom w:val="none" w:sz="0" w:space="0" w:color="auto"/>
        <w:right w:val="none" w:sz="0" w:space="0" w:color="auto"/>
      </w:divBdr>
    </w:div>
    <w:div w:id="1918439714">
      <w:marLeft w:val="0"/>
      <w:marRight w:val="0"/>
      <w:marTop w:val="0"/>
      <w:marBottom w:val="0"/>
      <w:divBdr>
        <w:top w:val="none" w:sz="0" w:space="0" w:color="auto"/>
        <w:left w:val="none" w:sz="0" w:space="0" w:color="auto"/>
        <w:bottom w:val="none" w:sz="0" w:space="0" w:color="auto"/>
        <w:right w:val="none" w:sz="0" w:space="0" w:color="auto"/>
      </w:divBdr>
    </w:div>
    <w:div w:id="1918511570">
      <w:marLeft w:val="0"/>
      <w:marRight w:val="0"/>
      <w:marTop w:val="0"/>
      <w:marBottom w:val="0"/>
      <w:divBdr>
        <w:top w:val="none" w:sz="0" w:space="0" w:color="auto"/>
        <w:left w:val="none" w:sz="0" w:space="0" w:color="auto"/>
        <w:bottom w:val="none" w:sz="0" w:space="0" w:color="auto"/>
        <w:right w:val="none" w:sz="0" w:space="0" w:color="auto"/>
      </w:divBdr>
    </w:div>
    <w:div w:id="1918516760">
      <w:marLeft w:val="0"/>
      <w:marRight w:val="0"/>
      <w:marTop w:val="0"/>
      <w:marBottom w:val="0"/>
      <w:divBdr>
        <w:top w:val="none" w:sz="0" w:space="0" w:color="auto"/>
        <w:left w:val="none" w:sz="0" w:space="0" w:color="auto"/>
        <w:bottom w:val="none" w:sz="0" w:space="0" w:color="auto"/>
        <w:right w:val="none" w:sz="0" w:space="0" w:color="auto"/>
      </w:divBdr>
    </w:div>
    <w:div w:id="1918585518">
      <w:marLeft w:val="0"/>
      <w:marRight w:val="0"/>
      <w:marTop w:val="0"/>
      <w:marBottom w:val="0"/>
      <w:divBdr>
        <w:top w:val="none" w:sz="0" w:space="0" w:color="auto"/>
        <w:left w:val="none" w:sz="0" w:space="0" w:color="auto"/>
        <w:bottom w:val="none" w:sz="0" w:space="0" w:color="auto"/>
        <w:right w:val="none" w:sz="0" w:space="0" w:color="auto"/>
      </w:divBdr>
    </w:div>
    <w:div w:id="1918590011">
      <w:marLeft w:val="0"/>
      <w:marRight w:val="0"/>
      <w:marTop w:val="0"/>
      <w:marBottom w:val="0"/>
      <w:divBdr>
        <w:top w:val="none" w:sz="0" w:space="0" w:color="auto"/>
        <w:left w:val="none" w:sz="0" w:space="0" w:color="auto"/>
        <w:bottom w:val="none" w:sz="0" w:space="0" w:color="auto"/>
        <w:right w:val="none" w:sz="0" w:space="0" w:color="auto"/>
      </w:divBdr>
    </w:div>
    <w:div w:id="1918594395">
      <w:marLeft w:val="0"/>
      <w:marRight w:val="0"/>
      <w:marTop w:val="0"/>
      <w:marBottom w:val="0"/>
      <w:divBdr>
        <w:top w:val="none" w:sz="0" w:space="0" w:color="auto"/>
        <w:left w:val="none" w:sz="0" w:space="0" w:color="auto"/>
        <w:bottom w:val="none" w:sz="0" w:space="0" w:color="auto"/>
        <w:right w:val="none" w:sz="0" w:space="0" w:color="auto"/>
      </w:divBdr>
    </w:div>
    <w:div w:id="1918707602">
      <w:marLeft w:val="0"/>
      <w:marRight w:val="0"/>
      <w:marTop w:val="0"/>
      <w:marBottom w:val="0"/>
      <w:divBdr>
        <w:top w:val="none" w:sz="0" w:space="0" w:color="auto"/>
        <w:left w:val="none" w:sz="0" w:space="0" w:color="auto"/>
        <w:bottom w:val="none" w:sz="0" w:space="0" w:color="auto"/>
        <w:right w:val="none" w:sz="0" w:space="0" w:color="auto"/>
      </w:divBdr>
    </w:div>
    <w:div w:id="1918783588">
      <w:marLeft w:val="0"/>
      <w:marRight w:val="0"/>
      <w:marTop w:val="0"/>
      <w:marBottom w:val="0"/>
      <w:divBdr>
        <w:top w:val="none" w:sz="0" w:space="0" w:color="auto"/>
        <w:left w:val="none" w:sz="0" w:space="0" w:color="auto"/>
        <w:bottom w:val="none" w:sz="0" w:space="0" w:color="auto"/>
        <w:right w:val="none" w:sz="0" w:space="0" w:color="auto"/>
      </w:divBdr>
    </w:div>
    <w:div w:id="1918829857">
      <w:marLeft w:val="0"/>
      <w:marRight w:val="0"/>
      <w:marTop w:val="0"/>
      <w:marBottom w:val="0"/>
      <w:divBdr>
        <w:top w:val="none" w:sz="0" w:space="0" w:color="auto"/>
        <w:left w:val="none" w:sz="0" w:space="0" w:color="auto"/>
        <w:bottom w:val="none" w:sz="0" w:space="0" w:color="auto"/>
        <w:right w:val="none" w:sz="0" w:space="0" w:color="auto"/>
      </w:divBdr>
    </w:div>
    <w:div w:id="1918858606">
      <w:marLeft w:val="0"/>
      <w:marRight w:val="0"/>
      <w:marTop w:val="0"/>
      <w:marBottom w:val="0"/>
      <w:divBdr>
        <w:top w:val="none" w:sz="0" w:space="0" w:color="auto"/>
        <w:left w:val="none" w:sz="0" w:space="0" w:color="auto"/>
        <w:bottom w:val="none" w:sz="0" w:space="0" w:color="auto"/>
        <w:right w:val="none" w:sz="0" w:space="0" w:color="auto"/>
      </w:divBdr>
    </w:div>
    <w:div w:id="1918899189">
      <w:bodyDiv w:val="1"/>
      <w:marLeft w:val="0"/>
      <w:marRight w:val="0"/>
      <w:marTop w:val="0"/>
      <w:marBottom w:val="0"/>
      <w:divBdr>
        <w:top w:val="none" w:sz="0" w:space="0" w:color="auto"/>
        <w:left w:val="none" w:sz="0" w:space="0" w:color="auto"/>
        <w:bottom w:val="none" w:sz="0" w:space="0" w:color="auto"/>
        <w:right w:val="none" w:sz="0" w:space="0" w:color="auto"/>
      </w:divBdr>
    </w:div>
    <w:div w:id="1918977217">
      <w:marLeft w:val="0"/>
      <w:marRight w:val="0"/>
      <w:marTop w:val="0"/>
      <w:marBottom w:val="0"/>
      <w:divBdr>
        <w:top w:val="none" w:sz="0" w:space="0" w:color="auto"/>
        <w:left w:val="none" w:sz="0" w:space="0" w:color="auto"/>
        <w:bottom w:val="none" w:sz="0" w:space="0" w:color="auto"/>
        <w:right w:val="none" w:sz="0" w:space="0" w:color="auto"/>
      </w:divBdr>
    </w:div>
    <w:div w:id="1918980670">
      <w:marLeft w:val="0"/>
      <w:marRight w:val="0"/>
      <w:marTop w:val="0"/>
      <w:marBottom w:val="0"/>
      <w:divBdr>
        <w:top w:val="none" w:sz="0" w:space="0" w:color="auto"/>
        <w:left w:val="none" w:sz="0" w:space="0" w:color="auto"/>
        <w:bottom w:val="none" w:sz="0" w:space="0" w:color="auto"/>
        <w:right w:val="none" w:sz="0" w:space="0" w:color="auto"/>
      </w:divBdr>
    </w:div>
    <w:div w:id="1919096809">
      <w:marLeft w:val="0"/>
      <w:marRight w:val="0"/>
      <w:marTop w:val="0"/>
      <w:marBottom w:val="0"/>
      <w:divBdr>
        <w:top w:val="none" w:sz="0" w:space="0" w:color="auto"/>
        <w:left w:val="none" w:sz="0" w:space="0" w:color="auto"/>
        <w:bottom w:val="none" w:sz="0" w:space="0" w:color="auto"/>
        <w:right w:val="none" w:sz="0" w:space="0" w:color="auto"/>
      </w:divBdr>
    </w:div>
    <w:div w:id="1919096953">
      <w:marLeft w:val="0"/>
      <w:marRight w:val="0"/>
      <w:marTop w:val="0"/>
      <w:marBottom w:val="0"/>
      <w:divBdr>
        <w:top w:val="none" w:sz="0" w:space="0" w:color="auto"/>
        <w:left w:val="none" w:sz="0" w:space="0" w:color="auto"/>
        <w:bottom w:val="none" w:sz="0" w:space="0" w:color="auto"/>
        <w:right w:val="none" w:sz="0" w:space="0" w:color="auto"/>
      </w:divBdr>
    </w:div>
    <w:div w:id="1919168920">
      <w:marLeft w:val="0"/>
      <w:marRight w:val="0"/>
      <w:marTop w:val="0"/>
      <w:marBottom w:val="0"/>
      <w:divBdr>
        <w:top w:val="none" w:sz="0" w:space="0" w:color="auto"/>
        <w:left w:val="none" w:sz="0" w:space="0" w:color="auto"/>
        <w:bottom w:val="none" w:sz="0" w:space="0" w:color="auto"/>
        <w:right w:val="none" w:sz="0" w:space="0" w:color="auto"/>
      </w:divBdr>
    </w:div>
    <w:div w:id="1919246864">
      <w:marLeft w:val="0"/>
      <w:marRight w:val="0"/>
      <w:marTop w:val="0"/>
      <w:marBottom w:val="0"/>
      <w:divBdr>
        <w:top w:val="none" w:sz="0" w:space="0" w:color="auto"/>
        <w:left w:val="none" w:sz="0" w:space="0" w:color="auto"/>
        <w:bottom w:val="none" w:sz="0" w:space="0" w:color="auto"/>
        <w:right w:val="none" w:sz="0" w:space="0" w:color="auto"/>
      </w:divBdr>
    </w:div>
    <w:div w:id="1919364878">
      <w:marLeft w:val="0"/>
      <w:marRight w:val="0"/>
      <w:marTop w:val="0"/>
      <w:marBottom w:val="0"/>
      <w:divBdr>
        <w:top w:val="none" w:sz="0" w:space="0" w:color="auto"/>
        <w:left w:val="none" w:sz="0" w:space="0" w:color="auto"/>
        <w:bottom w:val="none" w:sz="0" w:space="0" w:color="auto"/>
        <w:right w:val="none" w:sz="0" w:space="0" w:color="auto"/>
      </w:divBdr>
    </w:div>
    <w:div w:id="1919442944">
      <w:marLeft w:val="0"/>
      <w:marRight w:val="0"/>
      <w:marTop w:val="0"/>
      <w:marBottom w:val="0"/>
      <w:divBdr>
        <w:top w:val="none" w:sz="0" w:space="0" w:color="auto"/>
        <w:left w:val="none" w:sz="0" w:space="0" w:color="auto"/>
        <w:bottom w:val="none" w:sz="0" w:space="0" w:color="auto"/>
        <w:right w:val="none" w:sz="0" w:space="0" w:color="auto"/>
      </w:divBdr>
    </w:div>
    <w:div w:id="1919443284">
      <w:marLeft w:val="0"/>
      <w:marRight w:val="0"/>
      <w:marTop w:val="0"/>
      <w:marBottom w:val="0"/>
      <w:divBdr>
        <w:top w:val="none" w:sz="0" w:space="0" w:color="auto"/>
        <w:left w:val="none" w:sz="0" w:space="0" w:color="auto"/>
        <w:bottom w:val="none" w:sz="0" w:space="0" w:color="auto"/>
        <w:right w:val="none" w:sz="0" w:space="0" w:color="auto"/>
      </w:divBdr>
    </w:div>
    <w:div w:id="1919443589">
      <w:marLeft w:val="0"/>
      <w:marRight w:val="0"/>
      <w:marTop w:val="0"/>
      <w:marBottom w:val="0"/>
      <w:divBdr>
        <w:top w:val="none" w:sz="0" w:space="0" w:color="auto"/>
        <w:left w:val="none" w:sz="0" w:space="0" w:color="auto"/>
        <w:bottom w:val="none" w:sz="0" w:space="0" w:color="auto"/>
        <w:right w:val="none" w:sz="0" w:space="0" w:color="auto"/>
      </w:divBdr>
    </w:div>
    <w:div w:id="1919553469">
      <w:marLeft w:val="0"/>
      <w:marRight w:val="0"/>
      <w:marTop w:val="0"/>
      <w:marBottom w:val="0"/>
      <w:divBdr>
        <w:top w:val="none" w:sz="0" w:space="0" w:color="auto"/>
        <w:left w:val="none" w:sz="0" w:space="0" w:color="auto"/>
        <w:bottom w:val="none" w:sz="0" w:space="0" w:color="auto"/>
        <w:right w:val="none" w:sz="0" w:space="0" w:color="auto"/>
      </w:divBdr>
    </w:div>
    <w:div w:id="1919555125">
      <w:marLeft w:val="0"/>
      <w:marRight w:val="0"/>
      <w:marTop w:val="0"/>
      <w:marBottom w:val="0"/>
      <w:divBdr>
        <w:top w:val="none" w:sz="0" w:space="0" w:color="auto"/>
        <w:left w:val="none" w:sz="0" w:space="0" w:color="auto"/>
        <w:bottom w:val="none" w:sz="0" w:space="0" w:color="auto"/>
        <w:right w:val="none" w:sz="0" w:space="0" w:color="auto"/>
      </w:divBdr>
    </w:div>
    <w:div w:id="1919749399">
      <w:marLeft w:val="0"/>
      <w:marRight w:val="0"/>
      <w:marTop w:val="0"/>
      <w:marBottom w:val="0"/>
      <w:divBdr>
        <w:top w:val="none" w:sz="0" w:space="0" w:color="auto"/>
        <w:left w:val="none" w:sz="0" w:space="0" w:color="auto"/>
        <w:bottom w:val="none" w:sz="0" w:space="0" w:color="auto"/>
        <w:right w:val="none" w:sz="0" w:space="0" w:color="auto"/>
      </w:divBdr>
    </w:div>
    <w:div w:id="1919752938">
      <w:marLeft w:val="0"/>
      <w:marRight w:val="0"/>
      <w:marTop w:val="0"/>
      <w:marBottom w:val="0"/>
      <w:divBdr>
        <w:top w:val="none" w:sz="0" w:space="0" w:color="auto"/>
        <w:left w:val="none" w:sz="0" w:space="0" w:color="auto"/>
        <w:bottom w:val="none" w:sz="0" w:space="0" w:color="auto"/>
        <w:right w:val="none" w:sz="0" w:space="0" w:color="auto"/>
      </w:divBdr>
    </w:div>
    <w:div w:id="1919896675">
      <w:marLeft w:val="0"/>
      <w:marRight w:val="0"/>
      <w:marTop w:val="0"/>
      <w:marBottom w:val="0"/>
      <w:divBdr>
        <w:top w:val="none" w:sz="0" w:space="0" w:color="auto"/>
        <w:left w:val="none" w:sz="0" w:space="0" w:color="auto"/>
        <w:bottom w:val="none" w:sz="0" w:space="0" w:color="auto"/>
        <w:right w:val="none" w:sz="0" w:space="0" w:color="auto"/>
      </w:divBdr>
    </w:div>
    <w:div w:id="1919897253">
      <w:marLeft w:val="0"/>
      <w:marRight w:val="0"/>
      <w:marTop w:val="0"/>
      <w:marBottom w:val="0"/>
      <w:divBdr>
        <w:top w:val="none" w:sz="0" w:space="0" w:color="auto"/>
        <w:left w:val="none" w:sz="0" w:space="0" w:color="auto"/>
        <w:bottom w:val="none" w:sz="0" w:space="0" w:color="auto"/>
        <w:right w:val="none" w:sz="0" w:space="0" w:color="auto"/>
      </w:divBdr>
    </w:div>
    <w:div w:id="1919903468">
      <w:bodyDiv w:val="1"/>
      <w:marLeft w:val="0"/>
      <w:marRight w:val="0"/>
      <w:marTop w:val="0"/>
      <w:marBottom w:val="0"/>
      <w:divBdr>
        <w:top w:val="none" w:sz="0" w:space="0" w:color="auto"/>
        <w:left w:val="none" w:sz="0" w:space="0" w:color="auto"/>
        <w:bottom w:val="none" w:sz="0" w:space="0" w:color="auto"/>
        <w:right w:val="none" w:sz="0" w:space="0" w:color="auto"/>
      </w:divBdr>
    </w:div>
    <w:div w:id="1919903937">
      <w:marLeft w:val="0"/>
      <w:marRight w:val="0"/>
      <w:marTop w:val="0"/>
      <w:marBottom w:val="0"/>
      <w:divBdr>
        <w:top w:val="none" w:sz="0" w:space="0" w:color="auto"/>
        <w:left w:val="none" w:sz="0" w:space="0" w:color="auto"/>
        <w:bottom w:val="none" w:sz="0" w:space="0" w:color="auto"/>
        <w:right w:val="none" w:sz="0" w:space="0" w:color="auto"/>
      </w:divBdr>
    </w:div>
    <w:div w:id="1919904867">
      <w:marLeft w:val="0"/>
      <w:marRight w:val="0"/>
      <w:marTop w:val="0"/>
      <w:marBottom w:val="0"/>
      <w:divBdr>
        <w:top w:val="none" w:sz="0" w:space="0" w:color="auto"/>
        <w:left w:val="none" w:sz="0" w:space="0" w:color="auto"/>
        <w:bottom w:val="none" w:sz="0" w:space="0" w:color="auto"/>
        <w:right w:val="none" w:sz="0" w:space="0" w:color="auto"/>
      </w:divBdr>
    </w:div>
    <w:div w:id="1919947197">
      <w:marLeft w:val="0"/>
      <w:marRight w:val="0"/>
      <w:marTop w:val="0"/>
      <w:marBottom w:val="0"/>
      <w:divBdr>
        <w:top w:val="none" w:sz="0" w:space="0" w:color="auto"/>
        <w:left w:val="none" w:sz="0" w:space="0" w:color="auto"/>
        <w:bottom w:val="none" w:sz="0" w:space="0" w:color="auto"/>
        <w:right w:val="none" w:sz="0" w:space="0" w:color="auto"/>
      </w:divBdr>
    </w:div>
    <w:div w:id="1919947393">
      <w:marLeft w:val="0"/>
      <w:marRight w:val="0"/>
      <w:marTop w:val="0"/>
      <w:marBottom w:val="0"/>
      <w:divBdr>
        <w:top w:val="none" w:sz="0" w:space="0" w:color="auto"/>
        <w:left w:val="none" w:sz="0" w:space="0" w:color="auto"/>
        <w:bottom w:val="none" w:sz="0" w:space="0" w:color="auto"/>
        <w:right w:val="none" w:sz="0" w:space="0" w:color="auto"/>
      </w:divBdr>
    </w:div>
    <w:div w:id="1919973362">
      <w:bodyDiv w:val="1"/>
      <w:marLeft w:val="0"/>
      <w:marRight w:val="0"/>
      <w:marTop w:val="0"/>
      <w:marBottom w:val="0"/>
      <w:divBdr>
        <w:top w:val="none" w:sz="0" w:space="0" w:color="auto"/>
        <w:left w:val="none" w:sz="0" w:space="0" w:color="auto"/>
        <w:bottom w:val="none" w:sz="0" w:space="0" w:color="auto"/>
        <w:right w:val="none" w:sz="0" w:space="0" w:color="auto"/>
      </w:divBdr>
    </w:div>
    <w:div w:id="1920097616">
      <w:marLeft w:val="0"/>
      <w:marRight w:val="0"/>
      <w:marTop w:val="0"/>
      <w:marBottom w:val="0"/>
      <w:divBdr>
        <w:top w:val="none" w:sz="0" w:space="0" w:color="auto"/>
        <w:left w:val="none" w:sz="0" w:space="0" w:color="auto"/>
        <w:bottom w:val="none" w:sz="0" w:space="0" w:color="auto"/>
        <w:right w:val="none" w:sz="0" w:space="0" w:color="auto"/>
      </w:divBdr>
    </w:div>
    <w:div w:id="1920139353">
      <w:marLeft w:val="0"/>
      <w:marRight w:val="0"/>
      <w:marTop w:val="0"/>
      <w:marBottom w:val="0"/>
      <w:divBdr>
        <w:top w:val="none" w:sz="0" w:space="0" w:color="auto"/>
        <w:left w:val="none" w:sz="0" w:space="0" w:color="auto"/>
        <w:bottom w:val="none" w:sz="0" w:space="0" w:color="auto"/>
        <w:right w:val="none" w:sz="0" w:space="0" w:color="auto"/>
      </w:divBdr>
    </w:div>
    <w:div w:id="1920165123">
      <w:marLeft w:val="0"/>
      <w:marRight w:val="0"/>
      <w:marTop w:val="0"/>
      <w:marBottom w:val="0"/>
      <w:divBdr>
        <w:top w:val="none" w:sz="0" w:space="0" w:color="auto"/>
        <w:left w:val="none" w:sz="0" w:space="0" w:color="auto"/>
        <w:bottom w:val="none" w:sz="0" w:space="0" w:color="auto"/>
        <w:right w:val="none" w:sz="0" w:space="0" w:color="auto"/>
      </w:divBdr>
    </w:div>
    <w:div w:id="1920361480">
      <w:marLeft w:val="0"/>
      <w:marRight w:val="0"/>
      <w:marTop w:val="0"/>
      <w:marBottom w:val="0"/>
      <w:divBdr>
        <w:top w:val="none" w:sz="0" w:space="0" w:color="auto"/>
        <w:left w:val="none" w:sz="0" w:space="0" w:color="auto"/>
        <w:bottom w:val="none" w:sz="0" w:space="0" w:color="auto"/>
        <w:right w:val="none" w:sz="0" w:space="0" w:color="auto"/>
      </w:divBdr>
    </w:div>
    <w:div w:id="1920361713">
      <w:marLeft w:val="0"/>
      <w:marRight w:val="0"/>
      <w:marTop w:val="0"/>
      <w:marBottom w:val="0"/>
      <w:divBdr>
        <w:top w:val="none" w:sz="0" w:space="0" w:color="auto"/>
        <w:left w:val="none" w:sz="0" w:space="0" w:color="auto"/>
        <w:bottom w:val="none" w:sz="0" w:space="0" w:color="auto"/>
        <w:right w:val="none" w:sz="0" w:space="0" w:color="auto"/>
      </w:divBdr>
    </w:div>
    <w:div w:id="1920407892">
      <w:marLeft w:val="0"/>
      <w:marRight w:val="0"/>
      <w:marTop w:val="0"/>
      <w:marBottom w:val="0"/>
      <w:divBdr>
        <w:top w:val="none" w:sz="0" w:space="0" w:color="auto"/>
        <w:left w:val="none" w:sz="0" w:space="0" w:color="auto"/>
        <w:bottom w:val="none" w:sz="0" w:space="0" w:color="auto"/>
        <w:right w:val="none" w:sz="0" w:space="0" w:color="auto"/>
      </w:divBdr>
    </w:div>
    <w:div w:id="1920410059">
      <w:marLeft w:val="0"/>
      <w:marRight w:val="0"/>
      <w:marTop w:val="0"/>
      <w:marBottom w:val="0"/>
      <w:divBdr>
        <w:top w:val="none" w:sz="0" w:space="0" w:color="auto"/>
        <w:left w:val="none" w:sz="0" w:space="0" w:color="auto"/>
        <w:bottom w:val="none" w:sz="0" w:space="0" w:color="auto"/>
        <w:right w:val="none" w:sz="0" w:space="0" w:color="auto"/>
      </w:divBdr>
    </w:div>
    <w:div w:id="1920480765">
      <w:marLeft w:val="0"/>
      <w:marRight w:val="0"/>
      <w:marTop w:val="0"/>
      <w:marBottom w:val="0"/>
      <w:divBdr>
        <w:top w:val="none" w:sz="0" w:space="0" w:color="auto"/>
        <w:left w:val="none" w:sz="0" w:space="0" w:color="auto"/>
        <w:bottom w:val="none" w:sz="0" w:space="0" w:color="auto"/>
        <w:right w:val="none" w:sz="0" w:space="0" w:color="auto"/>
      </w:divBdr>
    </w:div>
    <w:div w:id="1920481591">
      <w:bodyDiv w:val="1"/>
      <w:marLeft w:val="0"/>
      <w:marRight w:val="0"/>
      <w:marTop w:val="0"/>
      <w:marBottom w:val="0"/>
      <w:divBdr>
        <w:top w:val="none" w:sz="0" w:space="0" w:color="auto"/>
        <w:left w:val="none" w:sz="0" w:space="0" w:color="auto"/>
        <w:bottom w:val="none" w:sz="0" w:space="0" w:color="auto"/>
        <w:right w:val="none" w:sz="0" w:space="0" w:color="auto"/>
      </w:divBdr>
    </w:div>
    <w:div w:id="1920600312">
      <w:marLeft w:val="480"/>
      <w:marRight w:val="0"/>
      <w:marTop w:val="0"/>
      <w:marBottom w:val="0"/>
      <w:divBdr>
        <w:top w:val="none" w:sz="0" w:space="0" w:color="auto"/>
        <w:left w:val="none" w:sz="0" w:space="0" w:color="auto"/>
        <w:bottom w:val="none" w:sz="0" w:space="0" w:color="auto"/>
        <w:right w:val="none" w:sz="0" w:space="0" w:color="auto"/>
      </w:divBdr>
    </w:div>
    <w:div w:id="1920629397">
      <w:marLeft w:val="0"/>
      <w:marRight w:val="0"/>
      <w:marTop w:val="0"/>
      <w:marBottom w:val="0"/>
      <w:divBdr>
        <w:top w:val="none" w:sz="0" w:space="0" w:color="auto"/>
        <w:left w:val="none" w:sz="0" w:space="0" w:color="auto"/>
        <w:bottom w:val="none" w:sz="0" w:space="0" w:color="auto"/>
        <w:right w:val="none" w:sz="0" w:space="0" w:color="auto"/>
      </w:divBdr>
    </w:div>
    <w:div w:id="1920629401">
      <w:bodyDiv w:val="1"/>
      <w:marLeft w:val="0"/>
      <w:marRight w:val="0"/>
      <w:marTop w:val="0"/>
      <w:marBottom w:val="0"/>
      <w:divBdr>
        <w:top w:val="none" w:sz="0" w:space="0" w:color="auto"/>
        <w:left w:val="none" w:sz="0" w:space="0" w:color="auto"/>
        <w:bottom w:val="none" w:sz="0" w:space="0" w:color="auto"/>
        <w:right w:val="none" w:sz="0" w:space="0" w:color="auto"/>
      </w:divBdr>
    </w:div>
    <w:div w:id="1920674644">
      <w:marLeft w:val="0"/>
      <w:marRight w:val="0"/>
      <w:marTop w:val="0"/>
      <w:marBottom w:val="0"/>
      <w:divBdr>
        <w:top w:val="none" w:sz="0" w:space="0" w:color="auto"/>
        <w:left w:val="none" w:sz="0" w:space="0" w:color="auto"/>
        <w:bottom w:val="none" w:sz="0" w:space="0" w:color="auto"/>
        <w:right w:val="none" w:sz="0" w:space="0" w:color="auto"/>
      </w:divBdr>
    </w:div>
    <w:div w:id="1920747027">
      <w:marLeft w:val="0"/>
      <w:marRight w:val="0"/>
      <w:marTop w:val="0"/>
      <w:marBottom w:val="0"/>
      <w:divBdr>
        <w:top w:val="none" w:sz="0" w:space="0" w:color="auto"/>
        <w:left w:val="none" w:sz="0" w:space="0" w:color="auto"/>
        <w:bottom w:val="none" w:sz="0" w:space="0" w:color="auto"/>
        <w:right w:val="none" w:sz="0" w:space="0" w:color="auto"/>
      </w:divBdr>
    </w:div>
    <w:div w:id="1920748526">
      <w:marLeft w:val="0"/>
      <w:marRight w:val="0"/>
      <w:marTop w:val="0"/>
      <w:marBottom w:val="0"/>
      <w:divBdr>
        <w:top w:val="none" w:sz="0" w:space="0" w:color="auto"/>
        <w:left w:val="none" w:sz="0" w:space="0" w:color="auto"/>
        <w:bottom w:val="none" w:sz="0" w:space="0" w:color="auto"/>
        <w:right w:val="none" w:sz="0" w:space="0" w:color="auto"/>
      </w:divBdr>
    </w:div>
    <w:div w:id="1920826211">
      <w:marLeft w:val="0"/>
      <w:marRight w:val="0"/>
      <w:marTop w:val="0"/>
      <w:marBottom w:val="0"/>
      <w:divBdr>
        <w:top w:val="none" w:sz="0" w:space="0" w:color="auto"/>
        <w:left w:val="none" w:sz="0" w:space="0" w:color="auto"/>
        <w:bottom w:val="none" w:sz="0" w:space="0" w:color="auto"/>
        <w:right w:val="none" w:sz="0" w:space="0" w:color="auto"/>
      </w:divBdr>
    </w:div>
    <w:div w:id="1920867117">
      <w:marLeft w:val="0"/>
      <w:marRight w:val="0"/>
      <w:marTop w:val="0"/>
      <w:marBottom w:val="0"/>
      <w:divBdr>
        <w:top w:val="none" w:sz="0" w:space="0" w:color="auto"/>
        <w:left w:val="none" w:sz="0" w:space="0" w:color="auto"/>
        <w:bottom w:val="none" w:sz="0" w:space="0" w:color="auto"/>
        <w:right w:val="none" w:sz="0" w:space="0" w:color="auto"/>
      </w:divBdr>
    </w:div>
    <w:div w:id="1920944586">
      <w:marLeft w:val="0"/>
      <w:marRight w:val="0"/>
      <w:marTop w:val="0"/>
      <w:marBottom w:val="0"/>
      <w:divBdr>
        <w:top w:val="none" w:sz="0" w:space="0" w:color="auto"/>
        <w:left w:val="none" w:sz="0" w:space="0" w:color="auto"/>
        <w:bottom w:val="none" w:sz="0" w:space="0" w:color="auto"/>
        <w:right w:val="none" w:sz="0" w:space="0" w:color="auto"/>
      </w:divBdr>
    </w:div>
    <w:div w:id="1920946616">
      <w:marLeft w:val="0"/>
      <w:marRight w:val="0"/>
      <w:marTop w:val="0"/>
      <w:marBottom w:val="0"/>
      <w:divBdr>
        <w:top w:val="none" w:sz="0" w:space="0" w:color="auto"/>
        <w:left w:val="none" w:sz="0" w:space="0" w:color="auto"/>
        <w:bottom w:val="none" w:sz="0" w:space="0" w:color="auto"/>
        <w:right w:val="none" w:sz="0" w:space="0" w:color="auto"/>
      </w:divBdr>
    </w:div>
    <w:div w:id="1921015085">
      <w:marLeft w:val="0"/>
      <w:marRight w:val="0"/>
      <w:marTop w:val="0"/>
      <w:marBottom w:val="0"/>
      <w:divBdr>
        <w:top w:val="none" w:sz="0" w:space="0" w:color="auto"/>
        <w:left w:val="none" w:sz="0" w:space="0" w:color="auto"/>
        <w:bottom w:val="none" w:sz="0" w:space="0" w:color="auto"/>
        <w:right w:val="none" w:sz="0" w:space="0" w:color="auto"/>
      </w:divBdr>
    </w:div>
    <w:div w:id="1921020361">
      <w:marLeft w:val="0"/>
      <w:marRight w:val="0"/>
      <w:marTop w:val="0"/>
      <w:marBottom w:val="0"/>
      <w:divBdr>
        <w:top w:val="none" w:sz="0" w:space="0" w:color="auto"/>
        <w:left w:val="none" w:sz="0" w:space="0" w:color="auto"/>
        <w:bottom w:val="none" w:sz="0" w:space="0" w:color="auto"/>
        <w:right w:val="none" w:sz="0" w:space="0" w:color="auto"/>
      </w:divBdr>
    </w:div>
    <w:div w:id="1921057092">
      <w:marLeft w:val="0"/>
      <w:marRight w:val="0"/>
      <w:marTop w:val="0"/>
      <w:marBottom w:val="0"/>
      <w:divBdr>
        <w:top w:val="none" w:sz="0" w:space="0" w:color="auto"/>
        <w:left w:val="none" w:sz="0" w:space="0" w:color="auto"/>
        <w:bottom w:val="none" w:sz="0" w:space="0" w:color="auto"/>
        <w:right w:val="none" w:sz="0" w:space="0" w:color="auto"/>
      </w:divBdr>
    </w:div>
    <w:div w:id="1921137508">
      <w:marLeft w:val="0"/>
      <w:marRight w:val="0"/>
      <w:marTop w:val="0"/>
      <w:marBottom w:val="0"/>
      <w:divBdr>
        <w:top w:val="none" w:sz="0" w:space="0" w:color="auto"/>
        <w:left w:val="none" w:sz="0" w:space="0" w:color="auto"/>
        <w:bottom w:val="none" w:sz="0" w:space="0" w:color="auto"/>
        <w:right w:val="none" w:sz="0" w:space="0" w:color="auto"/>
      </w:divBdr>
    </w:div>
    <w:div w:id="1921330935">
      <w:marLeft w:val="0"/>
      <w:marRight w:val="0"/>
      <w:marTop w:val="0"/>
      <w:marBottom w:val="0"/>
      <w:divBdr>
        <w:top w:val="none" w:sz="0" w:space="0" w:color="auto"/>
        <w:left w:val="none" w:sz="0" w:space="0" w:color="auto"/>
        <w:bottom w:val="none" w:sz="0" w:space="0" w:color="auto"/>
        <w:right w:val="none" w:sz="0" w:space="0" w:color="auto"/>
      </w:divBdr>
    </w:div>
    <w:div w:id="1921405658">
      <w:marLeft w:val="0"/>
      <w:marRight w:val="0"/>
      <w:marTop w:val="0"/>
      <w:marBottom w:val="0"/>
      <w:divBdr>
        <w:top w:val="none" w:sz="0" w:space="0" w:color="auto"/>
        <w:left w:val="none" w:sz="0" w:space="0" w:color="auto"/>
        <w:bottom w:val="none" w:sz="0" w:space="0" w:color="auto"/>
        <w:right w:val="none" w:sz="0" w:space="0" w:color="auto"/>
      </w:divBdr>
    </w:div>
    <w:div w:id="1921520405">
      <w:marLeft w:val="0"/>
      <w:marRight w:val="0"/>
      <w:marTop w:val="0"/>
      <w:marBottom w:val="0"/>
      <w:divBdr>
        <w:top w:val="none" w:sz="0" w:space="0" w:color="auto"/>
        <w:left w:val="none" w:sz="0" w:space="0" w:color="auto"/>
        <w:bottom w:val="none" w:sz="0" w:space="0" w:color="auto"/>
        <w:right w:val="none" w:sz="0" w:space="0" w:color="auto"/>
      </w:divBdr>
    </w:div>
    <w:div w:id="1921595341">
      <w:marLeft w:val="0"/>
      <w:marRight w:val="0"/>
      <w:marTop w:val="0"/>
      <w:marBottom w:val="0"/>
      <w:divBdr>
        <w:top w:val="none" w:sz="0" w:space="0" w:color="auto"/>
        <w:left w:val="none" w:sz="0" w:space="0" w:color="auto"/>
        <w:bottom w:val="none" w:sz="0" w:space="0" w:color="auto"/>
        <w:right w:val="none" w:sz="0" w:space="0" w:color="auto"/>
      </w:divBdr>
    </w:div>
    <w:div w:id="1921599519">
      <w:marLeft w:val="0"/>
      <w:marRight w:val="0"/>
      <w:marTop w:val="0"/>
      <w:marBottom w:val="0"/>
      <w:divBdr>
        <w:top w:val="none" w:sz="0" w:space="0" w:color="auto"/>
        <w:left w:val="none" w:sz="0" w:space="0" w:color="auto"/>
        <w:bottom w:val="none" w:sz="0" w:space="0" w:color="auto"/>
        <w:right w:val="none" w:sz="0" w:space="0" w:color="auto"/>
      </w:divBdr>
    </w:div>
    <w:div w:id="1922062796">
      <w:marLeft w:val="0"/>
      <w:marRight w:val="0"/>
      <w:marTop w:val="0"/>
      <w:marBottom w:val="0"/>
      <w:divBdr>
        <w:top w:val="none" w:sz="0" w:space="0" w:color="auto"/>
        <w:left w:val="none" w:sz="0" w:space="0" w:color="auto"/>
        <w:bottom w:val="none" w:sz="0" w:space="0" w:color="auto"/>
        <w:right w:val="none" w:sz="0" w:space="0" w:color="auto"/>
      </w:divBdr>
    </w:div>
    <w:div w:id="1922064207">
      <w:marLeft w:val="0"/>
      <w:marRight w:val="0"/>
      <w:marTop w:val="0"/>
      <w:marBottom w:val="0"/>
      <w:divBdr>
        <w:top w:val="none" w:sz="0" w:space="0" w:color="auto"/>
        <w:left w:val="none" w:sz="0" w:space="0" w:color="auto"/>
        <w:bottom w:val="none" w:sz="0" w:space="0" w:color="auto"/>
        <w:right w:val="none" w:sz="0" w:space="0" w:color="auto"/>
      </w:divBdr>
    </w:div>
    <w:div w:id="1922178975">
      <w:marLeft w:val="0"/>
      <w:marRight w:val="0"/>
      <w:marTop w:val="0"/>
      <w:marBottom w:val="0"/>
      <w:divBdr>
        <w:top w:val="none" w:sz="0" w:space="0" w:color="auto"/>
        <w:left w:val="none" w:sz="0" w:space="0" w:color="auto"/>
        <w:bottom w:val="none" w:sz="0" w:space="0" w:color="auto"/>
        <w:right w:val="none" w:sz="0" w:space="0" w:color="auto"/>
      </w:divBdr>
    </w:div>
    <w:div w:id="1922257904">
      <w:marLeft w:val="0"/>
      <w:marRight w:val="0"/>
      <w:marTop w:val="0"/>
      <w:marBottom w:val="0"/>
      <w:divBdr>
        <w:top w:val="none" w:sz="0" w:space="0" w:color="auto"/>
        <w:left w:val="none" w:sz="0" w:space="0" w:color="auto"/>
        <w:bottom w:val="none" w:sz="0" w:space="0" w:color="auto"/>
        <w:right w:val="none" w:sz="0" w:space="0" w:color="auto"/>
      </w:divBdr>
    </w:div>
    <w:div w:id="1922333543">
      <w:marLeft w:val="0"/>
      <w:marRight w:val="0"/>
      <w:marTop w:val="0"/>
      <w:marBottom w:val="0"/>
      <w:divBdr>
        <w:top w:val="none" w:sz="0" w:space="0" w:color="auto"/>
        <w:left w:val="none" w:sz="0" w:space="0" w:color="auto"/>
        <w:bottom w:val="none" w:sz="0" w:space="0" w:color="auto"/>
        <w:right w:val="none" w:sz="0" w:space="0" w:color="auto"/>
      </w:divBdr>
    </w:div>
    <w:div w:id="1922374013">
      <w:marLeft w:val="0"/>
      <w:marRight w:val="0"/>
      <w:marTop w:val="0"/>
      <w:marBottom w:val="0"/>
      <w:divBdr>
        <w:top w:val="none" w:sz="0" w:space="0" w:color="auto"/>
        <w:left w:val="none" w:sz="0" w:space="0" w:color="auto"/>
        <w:bottom w:val="none" w:sz="0" w:space="0" w:color="auto"/>
        <w:right w:val="none" w:sz="0" w:space="0" w:color="auto"/>
      </w:divBdr>
    </w:div>
    <w:div w:id="1922441735">
      <w:marLeft w:val="0"/>
      <w:marRight w:val="0"/>
      <w:marTop w:val="0"/>
      <w:marBottom w:val="0"/>
      <w:divBdr>
        <w:top w:val="none" w:sz="0" w:space="0" w:color="auto"/>
        <w:left w:val="none" w:sz="0" w:space="0" w:color="auto"/>
        <w:bottom w:val="none" w:sz="0" w:space="0" w:color="auto"/>
        <w:right w:val="none" w:sz="0" w:space="0" w:color="auto"/>
      </w:divBdr>
    </w:div>
    <w:div w:id="1922524659">
      <w:marLeft w:val="0"/>
      <w:marRight w:val="0"/>
      <w:marTop w:val="0"/>
      <w:marBottom w:val="0"/>
      <w:divBdr>
        <w:top w:val="none" w:sz="0" w:space="0" w:color="auto"/>
        <w:left w:val="none" w:sz="0" w:space="0" w:color="auto"/>
        <w:bottom w:val="none" w:sz="0" w:space="0" w:color="auto"/>
        <w:right w:val="none" w:sz="0" w:space="0" w:color="auto"/>
      </w:divBdr>
    </w:div>
    <w:div w:id="1922593476">
      <w:marLeft w:val="0"/>
      <w:marRight w:val="0"/>
      <w:marTop w:val="0"/>
      <w:marBottom w:val="0"/>
      <w:divBdr>
        <w:top w:val="none" w:sz="0" w:space="0" w:color="auto"/>
        <w:left w:val="none" w:sz="0" w:space="0" w:color="auto"/>
        <w:bottom w:val="none" w:sz="0" w:space="0" w:color="auto"/>
        <w:right w:val="none" w:sz="0" w:space="0" w:color="auto"/>
      </w:divBdr>
    </w:div>
    <w:div w:id="1922644629">
      <w:marLeft w:val="0"/>
      <w:marRight w:val="0"/>
      <w:marTop w:val="0"/>
      <w:marBottom w:val="0"/>
      <w:divBdr>
        <w:top w:val="none" w:sz="0" w:space="0" w:color="auto"/>
        <w:left w:val="none" w:sz="0" w:space="0" w:color="auto"/>
        <w:bottom w:val="none" w:sz="0" w:space="0" w:color="auto"/>
        <w:right w:val="none" w:sz="0" w:space="0" w:color="auto"/>
      </w:divBdr>
    </w:div>
    <w:div w:id="1922787109">
      <w:marLeft w:val="0"/>
      <w:marRight w:val="0"/>
      <w:marTop w:val="0"/>
      <w:marBottom w:val="0"/>
      <w:divBdr>
        <w:top w:val="none" w:sz="0" w:space="0" w:color="auto"/>
        <w:left w:val="none" w:sz="0" w:space="0" w:color="auto"/>
        <w:bottom w:val="none" w:sz="0" w:space="0" w:color="auto"/>
        <w:right w:val="none" w:sz="0" w:space="0" w:color="auto"/>
      </w:divBdr>
    </w:div>
    <w:div w:id="1922790931">
      <w:marLeft w:val="0"/>
      <w:marRight w:val="0"/>
      <w:marTop w:val="0"/>
      <w:marBottom w:val="0"/>
      <w:divBdr>
        <w:top w:val="none" w:sz="0" w:space="0" w:color="auto"/>
        <w:left w:val="none" w:sz="0" w:space="0" w:color="auto"/>
        <w:bottom w:val="none" w:sz="0" w:space="0" w:color="auto"/>
        <w:right w:val="none" w:sz="0" w:space="0" w:color="auto"/>
      </w:divBdr>
    </w:div>
    <w:div w:id="1922908510">
      <w:marLeft w:val="0"/>
      <w:marRight w:val="0"/>
      <w:marTop w:val="0"/>
      <w:marBottom w:val="0"/>
      <w:divBdr>
        <w:top w:val="none" w:sz="0" w:space="0" w:color="auto"/>
        <w:left w:val="none" w:sz="0" w:space="0" w:color="auto"/>
        <w:bottom w:val="none" w:sz="0" w:space="0" w:color="auto"/>
        <w:right w:val="none" w:sz="0" w:space="0" w:color="auto"/>
      </w:divBdr>
    </w:div>
    <w:div w:id="1922979985">
      <w:marLeft w:val="0"/>
      <w:marRight w:val="0"/>
      <w:marTop w:val="0"/>
      <w:marBottom w:val="0"/>
      <w:divBdr>
        <w:top w:val="none" w:sz="0" w:space="0" w:color="auto"/>
        <w:left w:val="none" w:sz="0" w:space="0" w:color="auto"/>
        <w:bottom w:val="none" w:sz="0" w:space="0" w:color="auto"/>
        <w:right w:val="none" w:sz="0" w:space="0" w:color="auto"/>
      </w:divBdr>
    </w:div>
    <w:div w:id="1922986942">
      <w:marLeft w:val="0"/>
      <w:marRight w:val="0"/>
      <w:marTop w:val="0"/>
      <w:marBottom w:val="0"/>
      <w:divBdr>
        <w:top w:val="none" w:sz="0" w:space="0" w:color="auto"/>
        <w:left w:val="none" w:sz="0" w:space="0" w:color="auto"/>
        <w:bottom w:val="none" w:sz="0" w:space="0" w:color="auto"/>
        <w:right w:val="none" w:sz="0" w:space="0" w:color="auto"/>
      </w:divBdr>
    </w:div>
    <w:div w:id="1923026719">
      <w:marLeft w:val="0"/>
      <w:marRight w:val="0"/>
      <w:marTop w:val="0"/>
      <w:marBottom w:val="0"/>
      <w:divBdr>
        <w:top w:val="none" w:sz="0" w:space="0" w:color="auto"/>
        <w:left w:val="none" w:sz="0" w:space="0" w:color="auto"/>
        <w:bottom w:val="none" w:sz="0" w:space="0" w:color="auto"/>
        <w:right w:val="none" w:sz="0" w:space="0" w:color="auto"/>
      </w:divBdr>
    </w:div>
    <w:div w:id="1923299912">
      <w:marLeft w:val="0"/>
      <w:marRight w:val="0"/>
      <w:marTop w:val="0"/>
      <w:marBottom w:val="0"/>
      <w:divBdr>
        <w:top w:val="none" w:sz="0" w:space="0" w:color="auto"/>
        <w:left w:val="none" w:sz="0" w:space="0" w:color="auto"/>
        <w:bottom w:val="none" w:sz="0" w:space="0" w:color="auto"/>
        <w:right w:val="none" w:sz="0" w:space="0" w:color="auto"/>
      </w:divBdr>
    </w:div>
    <w:div w:id="1923372599">
      <w:marLeft w:val="0"/>
      <w:marRight w:val="0"/>
      <w:marTop w:val="0"/>
      <w:marBottom w:val="0"/>
      <w:divBdr>
        <w:top w:val="none" w:sz="0" w:space="0" w:color="auto"/>
        <w:left w:val="none" w:sz="0" w:space="0" w:color="auto"/>
        <w:bottom w:val="none" w:sz="0" w:space="0" w:color="auto"/>
        <w:right w:val="none" w:sz="0" w:space="0" w:color="auto"/>
      </w:divBdr>
    </w:div>
    <w:div w:id="1923679488">
      <w:bodyDiv w:val="1"/>
      <w:marLeft w:val="0"/>
      <w:marRight w:val="0"/>
      <w:marTop w:val="0"/>
      <w:marBottom w:val="0"/>
      <w:divBdr>
        <w:top w:val="none" w:sz="0" w:space="0" w:color="auto"/>
        <w:left w:val="none" w:sz="0" w:space="0" w:color="auto"/>
        <w:bottom w:val="none" w:sz="0" w:space="0" w:color="auto"/>
        <w:right w:val="none" w:sz="0" w:space="0" w:color="auto"/>
      </w:divBdr>
    </w:div>
    <w:div w:id="1923758990">
      <w:marLeft w:val="0"/>
      <w:marRight w:val="0"/>
      <w:marTop w:val="0"/>
      <w:marBottom w:val="0"/>
      <w:divBdr>
        <w:top w:val="none" w:sz="0" w:space="0" w:color="auto"/>
        <w:left w:val="none" w:sz="0" w:space="0" w:color="auto"/>
        <w:bottom w:val="none" w:sz="0" w:space="0" w:color="auto"/>
        <w:right w:val="none" w:sz="0" w:space="0" w:color="auto"/>
      </w:divBdr>
    </w:div>
    <w:div w:id="1923827758">
      <w:marLeft w:val="0"/>
      <w:marRight w:val="0"/>
      <w:marTop w:val="0"/>
      <w:marBottom w:val="0"/>
      <w:divBdr>
        <w:top w:val="none" w:sz="0" w:space="0" w:color="auto"/>
        <w:left w:val="none" w:sz="0" w:space="0" w:color="auto"/>
        <w:bottom w:val="none" w:sz="0" w:space="0" w:color="auto"/>
        <w:right w:val="none" w:sz="0" w:space="0" w:color="auto"/>
      </w:divBdr>
    </w:div>
    <w:div w:id="1923830937">
      <w:marLeft w:val="0"/>
      <w:marRight w:val="0"/>
      <w:marTop w:val="0"/>
      <w:marBottom w:val="0"/>
      <w:divBdr>
        <w:top w:val="none" w:sz="0" w:space="0" w:color="auto"/>
        <w:left w:val="none" w:sz="0" w:space="0" w:color="auto"/>
        <w:bottom w:val="none" w:sz="0" w:space="0" w:color="auto"/>
        <w:right w:val="none" w:sz="0" w:space="0" w:color="auto"/>
      </w:divBdr>
    </w:div>
    <w:div w:id="1923835997">
      <w:marLeft w:val="0"/>
      <w:marRight w:val="0"/>
      <w:marTop w:val="0"/>
      <w:marBottom w:val="0"/>
      <w:divBdr>
        <w:top w:val="none" w:sz="0" w:space="0" w:color="auto"/>
        <w:left w:val="none" w:sz="0" w:space="0" w:color="auto"/>
        <w:bottom w:val="none" w:sz="0" w:space="0" w:color="auto"/>
        <w:right w:val="none" w:sz="0" w:space="0" w:color="auto"/>
      </w:divBdr>
    </w:div>
    <w:div w:id="1923879954">
      <w:marLeft w:val="0"/>
      <w:marRight w:val="0"/>
      <w:marTop w:val="0"/>
      <w:marBottom w:val="0"/>
      <w:divBdr>
        <w:top w:val="none" w:sz="0" w:space="0" w:color="auto"/>
        <w:left w:val="none" w:sz="0" w:space="0" w:color="auto"/>
        <w:bottom w:val="none" w:sz="0" w:space="0" w:color="auto"/>
        <w:right w:val="none" w:sz="0" w:space="0" w:color="auto"/>
      </w:divBdr>
    </w:div>
    <w:div w:id="1924025329">
      <w:marLeft w:val="0"/>
      <w:marRight w:val="0"/>
      <w:marTop w:val="0"/>
      <w:marBottom w:val="0"/>
      <w:divBdr>
        <w:top w:val="none" w:sz="0" w:space="0" w:color="auto"/>
        <w:left w:val="none" w:sz="0" w:space="0" w:color="auto"/>
        <w:bottom w:val="none" w:sz="0" w:space="0" w:color="auto"/>
        <w:right w:val="none" w:sz="0" w:space="0" w:color="auto"/>
      </w:divBdr>
    </w:div>
    <w:div w:id="1924027463">
      <w:marLeft w:val="0"/>
      <w:marRight w:val="0"/>
      <w:marTop w:val="0"/>
      <w:marBottom w:val="0"/>
      <w:divBdr>
        <w:top w:val="none" w:sz="0" w:space="0" w:color="auto"/>
        <w:left w:val="none" w:sz="0" w:space="0" w:color="auto"/>
        <w:bottom w:val="none" w:sz="0" w:space="0" w:color="auto"/>
        <w:right w:val="none" w:sz="0" w:space="0" w:color="auto"/>
      </w:divBdr>
    </w:div>
    <w:div w:id="1924099651">
      <w:marLeft w:val="0"/>
      <w:marRight w:val="0"/>
      <w:marTop w:val="0"/>
      <w:marBottom w:val="0"/>
      <w:divBdr>
        <w:top w:val="none" w:sz="0" w:space="0" w:color="auto"/>
        <w:left w:val="none" w:sz="0" w:space="0" w:color="auto"/>
        <w:bottom w:val="none" w:sz="0" w:space="0" w:color="auto"/>
        <w:right w:val="none" w:sz="0" w:space="0" w:color="auto"/>
      </w:divBdr>
    </w:div>
    <w:div w:id="1924222205">
      <w:marLeft w:val="0"/>
      <w:marRight w:val="0"/>
      <w:marTop w:val="0"/>
      <w:marBottom w:val="0"/>
      <w:divBdr>
        <w:top w:val="none" w:sz="0" w:space="0" w:color="auto"/>
        <w:left w:val="none" w:sz="0" w:space="0" w:color="auto"/>
        <w:bottom w:val="none" w:sz="0" w:space="0" w:color="auto"/>
        <w:right w:val="none" w:sz="0" w:space="0" w:color="auto"/>
      </w:divBdr>
    </w:div>
    <w:div w:id="1924333677">
      <w:marLeft w:val="0"/>
      <w:marRight w:val="0"/>
      <w:marTop w:val="0"/>
      <w:marBottom w:val="0"/>
      <w:divBdr>
        <w:top w:val="none" w:sz="0" w:space="0" w:color="auto"/>
        <w:left w:val="none" w:sz="0" w:space="0" w:color="auto"/>
        <w:bottom w:val="none" w:sz="0" w:space="0" w:color="auto"/>
        <w:right w:val="none" w:sz="0" w:space="0" w:color="auto"/>
      </w:divBdr>
    </w:div>
    <w:div w:id="1924339949">
      <w:marLeft w:val="0"/>
      <w:marRight w:val="0"/>
      <w:marTop w:val="0"/>
      <w:marBottom w:val="0"/>
      <w:divBdr>
        <w:top w:val="none" w:sz="0" w:space="0" w:color="auto"/>
        <w:left w:val="none" w:sz="0" w:space="0" w:color="auto"/>
        <w:bottom w:val="none" w:sz="0" w:space="0" w:color="auto"/>
        <w:right w:val="none" w:sz="0" w:space="0" w:color="auto"/>
      </w:divBdr>
    </w:div>
    <w:div w:id="1924414555">
      <w:marLeft w:val="0"/>
      <w:marRight w:val="0"/>
      <w:marTop w:val="0"/>
      <w:marBottom w:val="0"/>
      <w:divBdr>
        <w:top w:val="none" w:sz="0" w:space="0" w:color="auto"/>
        <w:left w:val="none" w:sz="0" w:space="0" w:color="auto"/>
        <w:bottom w:val="none" w:sz="0" w:space="0" w:color="auto"/>
        <w:right w:val="none" w:sz="0" w:space="0" w:color="auto"/>
      </w:divBdr>
    </w:div>
    <w:div w:id="1924488526">
      <w:marLeft w:val="0"/>
      <w:marRight w:val="0"/>
      <w:marTop w:val="0"/>
      <w:marBottom w:val="0"/>
      <w:divBdr>
        <w:top w:val="none" w:sz="0" w:space="0" w:color="auto"/>
        <w:left w:val="none" w:sz="0" w:space="0" w:color="auto"/>
        <w:bottom w:val="none" w:sz="0" w:space="0" w:color="auto"/>
        <w:right w:val="none" w:sz="0" w:space="0" w:color="auto"/>
      </w:divBdr>
    </w:div>
    <w:div w:id="1924490968">
      <w:marLeft w:val="0"/>
      <w:marRight w:val="0"/>
      <w:marTop w:val="0"/>
      <w:marBottom w:val="0"/>
      <w:divBdr>
        <w:top w:val="none" w:sz="0" w:space="0" w:color="auto"/>
        <w:left w:val="none" w:sz="0" w:space="0" w:color="auto"/>
        <w:bottom w:val="none" w:sz="0" w:space="0" w:color="auto"/>
        <w:right w:val="none" w:sz="0" w:space="0" w:color="auto"/>
      </w:divBdr>
    </w:div>
    <w:div w:id="1924602898">
      <w:marLeft w:val="0"/>
      <w:marRight w:val="0"/>
      <w:marTop w:val="0"/>
      <w:marBottom w:val="0"/>
      <w:divBdr>
        <w:top w:val="none" w:sz="0" w:space="0" w:color="auto"/>
        <w:left w:val="none" w:sz="0" w:space="0" w:color="auto"/>
        <w:bottom w:val="none" w:sz="0" w:space="0" w:color="auto"/>
        <w:right w:val="none" w:sz="0" w:space="0" w:color="auto"/>
      </w:divBdr>
    </w:div>
    <w:div w:id="1924603647">
      <w:marLeft w:val="0"/>
      <w:marRight w:val="0"/>
      <w:marTop w:val="0"/>
      <w:marBottom w:val="0"/>
      <w:divBdr>
        <w:top w:val="none" w:sz="0" w:space="0" w:color="auto"/>
        <w:left w:val="none" w:sz="0" w:space="0" w:color="auto"/>
        <w:bottom w:val="none" w:sz="0" w:space="0" w:color="auto"/>
        <w:right w:val="none" w:sz="0" w:space="0" w:color="auto"/>
      </w:divBdr>
    </w:div>
    <w:div w:id="1924606046">
      <w:marLeft w:val="0"/>
      <w:marRight w:val="0"/>
      <w:marTop w:val="0"/>
      <w:marBottom w:val="0"/>
      <w:divBdr>
        <w:top w:val="none" w:sz="0" w:space="0" w:color="auto"/>
        <w:left w:val="none" w:sz="0" w:space="0" w:color="auto"/>
        <w:bottom w:val="none" w:sz="0" w:space="0" w:color="auto"/>
        <w:right w:val="none" w:sz="0" w:space="0" w:color="auto"/>
      </w:divBdr>
    </w:div>
    <w:div w:id="1924607634">
      <w:marLeft w:val="0"/>
      <w:marRight w:val="0"/>
      <w:marTop w:val="0"/>
      <w:marBottom w:val="0"/>
      <w:divBdr>
        <w:top w:val="none" w:sz="0" w:space="0" w:color="auto"/>
        <w:left w:val="none" w:sz="0" w:space="0" w:color="auto"/>
        <w:bottom w:val="none" w:sz="0" w:space="0" w:color="auto"/>
        <w:right w:val="none" w:sz="0" w:space="0" w:color="auto"/>
      </w:divBdr>
    </w:div>
    <w:div w:id="1924677540">
      <w:marLeft w:val="0"/>
      <w:marRight w:val="0"/>
      <w:marTop w:val="0"/>
      <w:marBottom w:val="0"/>
      <w:divBdr>
        <w:top w:val="none" w:sz="0" w:space="0" w:color="auto"/>
        <w:left w:val="none" w:sz="0" w:space="0" w:color="auto"/>
        <w:bottom w:val="none" w:sz="0" w:space="0" w:color="auto"/>
        <w:right w:val="none" w:sz="0" w:space="0" w:color="auto"/>
      </w:divBdr>
    </w:div>
    <w:div w:id="1924684059">
      <w:bodyDiv w:val="1"/>
      <w:marLeft w:val="0"/>
      <w:marRight w:val="0"/>
      <w:marTop w:val="0"/>
      <w:marBottom w:val="0"/>
      <w:divBdr>
        <w:top w:val="none" w:sz="0" w:space="0" w:color="auto"/>
        <w:left w:val="none" w:sz="0" w:space="0" w:color="auto"/>
        <w:bottom w:val="none" w:sz="0" w:space="0" w:color="auto"/>
        <w:right w:val="none" w:sz="0" w:space="0" w:color="auto"/>
      </w:divBdr>
    </w:div>
    <w:div w:id="1924685326">
      <w:marLeft w:val="0"/>
      <w:marRight w:val="0"/>
      <w:marTop w:val="0"/>
      <w:marBottom w:val="0"/>
      <w:divBdr>
        <w:top w:val="none" w:sz="0" w:space="0" w:color="auto"/>
        <w:left w:val="none" w:sz="0" w:space="0" w:color="auto"/>
        <w:bottom w:val="none" w:sz="0" w:space="0" w:color="auto"/>
        <w:right w:val="none" w:sz="0" w:space="0" w:color="auto"/>
      </w:divBdr>
    </w:div>
    <w:div w:id="1924758151">
      <w:marLeft w:val="0"/>
      <w:marRight w:val="0"/>
      <w:marTop w:val="0"/>
      <w:marBottom w:val="0"/>
      <w:divBdr>
        <w:top w:val="none" w:sz="0" w:space="0" w:color="auto"/>
        <w:left w:val="none" w:sz="0" w:space="0" w:color="auto"/>
        <w:bottom w:val="none" w:sz="0" w:space="0" w:color="auto"/>
        <w:right w:val="none" w:sz="0" w:space="0" w:color="auto"/>
      </w:divBdr>
    </w:div>
    <w:div w:id="1924870051">
      <w:marLeft w:val="0"/>
      <w:marRight w:val="0"/>
      <w:marTop w:val="0"/>
      <w:marBottom w:val="0"/>
      <w:divBdr>
        <w:top w:val="none" w:sz="0" w:space="0" w:color="auto"/>
        <w:left w:val="none" w:sz="0" w:space="0" w:color="auto"/>
        <w:bottom w:val="none" w:sz="0" w:space="0" w:color="auto"/>
        <w:right w:val="none" w:sz="0" w:space="0" w:color="auto"/>
      </w:divBdr>
    </w:div>
    <w:div w:id="1924871306">
      <w:marLeft w:val="0"/>
      <w:marRight w:val="0"/>
      <w:marTop w:val="0"/>
      <w:marBottom w:val="0"/>
      <w:divBdr>
        <w:top w:val="none" w:sz="0" w:space="0" w:color="auto"/>
        <w:left w:val="none" w:sz="0" w:space="0" w:color="auto"/>
        <w:bottom w:val="none" w:sz="0" w:space="0" w:color="auto"/>
        <w:right w:val="none" w:sz="0" w:space="0" w:color="auto"/>
      </w:divBdr>
    </w:div>
    <w:div w:id="1924877581">
      <w:bodyDiv w:val="1"/>
      <w:marLeft w:val="0"/>
      <w:marRight w:val="0"/>
      <w:marTop w:val="0"/>
      <w:marBottom w:val="0"/>
      <w:divBdr>
        <w:top w:val="none" w:sz="0" w:space="0" w:color="auto"/>
        <w:left w:val="none" w:sz="0" w:space="0" w:color="auto"/>
        <w:bottom w:val="none" w:sz="0" w:space="0" w:color="auto"/>
        <w:right w:val="none" w:sz="0" w:space="0" w:color="auto"/>
      </w:divBdr>
    </w:div>
    <w:div w:id="1924993970">
      <w:marLeft w:val="0"/>
      <w:marRight w:val="0"/>
      <w:marTop w:val="0"/>
      <w:marBottom w:val="0"/>
      <w:divBdr>
        <w:top w:val="none" w:sz="0" w:space="0" w:color="auto"/>
        <w:left w:val="none" w:sz="0" w:space="0" w:color="auto"/>
        <w:bottom w:val="none" w:sz="0" w:space="0" w:color="auto"/>
        <w:right w:val="none" w:sz="0" w:space="0" w:color="auto"/>
      </w:divBdr>
    </w:div>
    <w:div w:id="1925217525">
      <w:marLeft w:val="480"/>
      <w:marRight w:val="0"/>
      <w:marTop w:val="0"/>
      <w:marBottom w:val="0"/>
      <w:divBdr>
        <w:top w:val="none" w:sz="0" w:space="0" w:color="auto"/>
        <w:left w:val="none" w:sz="0" w:space="0" w:color="auto"/>
        <w:bottom w:val="none" w:sz="0" w:space="0" w:color="auto"/>
        <w:right w:val="none" w:sz="0" w:space="0" w:color="auto"/>
      </w:divBdr>
    </w:div>
    <w:div w:id="1925264342">
      <w:marLeft w:val="0"/>
      <w:marRight w:val="0"/>
      <w:marTop w:val="0"/>
      <w:marBottom w:val="0"/>
      <w:divBdr>
        <w:top w:val="none" w:sz="0" w:space="0" w:color="auto"/>
        <w:left w:val="none" w:sz="0" w:space="0" w:color="auto"/>
        <w:bottom w:val="none" w:sz="0" w:space="0" w:color="auto"/>
        <w:right w:val="none" w:sz="0" w:space="0" w:color="auto"/>
      </w:divBdr>
    </w:div>
    <w:div w:id="1925333621">
      <w:marLeft w:val="0"/>
      <w:marRight w:val="0"/>
      <w:marTop w:val="0"/>
      <w:marBottom w:val="0"/>
      <w:divBdr>
        <w:top w:val="none" w:sz="0" w:space="0" w:color="auto"/>
        <w:left w:val="none" w:sz="0" w:space="0" w:color="auto"/>
        <w:bottom w:val="none" w:sz="0" w:space="0" w:color="auto"/>
        <w:right w:val="none" w:sz="0" w:space="0" w:color="auto"/>
      </w:divBdr>
    </w:div>
    <w:div w:id="1925337118">
      <w:marLeft w:val="0"/>
      <w:marRight w:val="0"/>
      <w:marTop w:val="0"/>
      <w:marBottom w:val="0"/>
      <w:divBdr>
        <w:top w:val="none" w:sz="0" w:space="0" w:color="auto"/>
        <w:left w:val="none" w:sz="0" w:space="0" w:color="auto"/>
        <w:bottom w:val="none" w:sz="0" w:space="0" w:color="auto"/>
        <w:right w:val="none" w:sz="0" w:space="0" w:color="auto"/>
      </w:divBdr>
    </w:div>
    <w:div w:id="1925407966">
      <w:marLeft w:val="0"/>
      <w:marRight w:val="0"/>
      <w:marTop w:val="0"/>
      <w:marBottom w:val="0"/>
      <w:divBdr>
        <w:top w:val="none" w:sz="0" w:space="0" w:color="auto"/>
        <w:left w:val="none" w:sz="0" w:space="0" w:color="auto"/>
        <w:bottom w:val="none" w:sz="0" w:space="0" w:color="auto"/>
        <w:right w:val="none" w:sz="0" w:space="0" w:color="auto"/>
      </w:divBdr>
    </w:div>
    <w:div w:id="1925452527">
      <w:marLeft w:val="0"/>
      <w:marRight w:val="0"/>
      <w:marTop w:val="0"/>
      <w:marBottom w:val="0"/>
      <w:divBdr>
        <w:top w:val="none" w:sz="0" w:space="0" w:color="auto"/>
        <w:left w:val="none" w:sz="0" w:space="0" w:color="auto"/>
        <w:bottom w:val="none" w:sz="0" w:space="0" w:color="auto"/>
        <w:right w:val="none" w:sz="0" w:space="0" w:color="auto"/>
      </w:divBdr>
    </w:div>
    <w:div w:id="1925454524">
      <w:marLeft w:val="0"/>
      <w:marRight w:val="0"/>
      <w:marTop w:val="0"/>
      <w:marBottom w:val="0"/>
      <w:divBdr>
        <w:top w:val="none" w:sz="0" w:space="0" w:color="auto"/>
        <w:left w:val="none" w:sz="0" w:space="0" w:color="auto"/>
        <w:bottom w:val="none" w:sz="0" w:space="0" w:color="auto"/>
        <w:right w:val="none" w:sz="0" w:space="0" w:color="auto"/>
      </w:divBdr>
    </w:div>
    <w:div w:id="1925458770">
      <w:marLeft w:val="0"/>
      <w:marRight w:val="0"/>
      <w:marTop w:val="0"/>
      <w:marBottom w:val="0"/>
      <w:divBdr>
        <w:top w:val="none" w:sz="0" w:space="0" w:color="auto"/>
        <w:left w:val="none" w:sz="0" w:space="0" w:color="auto"/>
        <w:bottom w:val="none" w:sz="0" w:space="0" w:color="auto"/>
        <w:right w:val="none" w:sz="0" w:space="0" w:color="auto"/>
      </w:divBdr>
    </w:div>
    <w:div w:id="1925527978">
      <w:marLeft w:val="0"/>
      <w:marRight w:val="0"/>
      <w:marTop w:val="0"/>
      <w:marBottom w:val="0"/>
      <w:divBdr>
        <w:top w:val="none" w:sz="0" w:space="0" w:color="auto"/>
        <w:left w:val="none" w:sz="0" w:space="0" w:color="auto"/>
        <w:bottom w:val="none" w:sz="0" w:space="0" w:color="auto"/>
        <w:right w:val="none" w:sz="0" w:space="0" w:color="auto"/>
      </w:divBdr>
    </w:div>
    <w:div w:id="1925721257">
      <w:marLeft w:val="0"/>
      <w:marRight w:val="0"/>
      <w:marTop w:val="0"/>
      <w:marBottom w:val="0"/>
      <w:divBdr>
        <w:top w:val="none" w:sz="0" w:space="0" w:color="auto"/>
        <w:left w:val="none" w:sz="0" w:space="0" w:color="auto"/>
        <w:bottom w:val="none" w:sz="0" w:space="0" w:color="auto"/>
        <w:right w:val="none" w:sz="0" w:space="0" w:color="auto"/>
      </w:divBdr>
    </w:div>
    <w:div w:id="1925843016">
      <w:marLeft w:val="0"/>
      <w:marRight w:val="0"/>
      <w:marTop w:val="0"/>
      <w:marBottom w:val="0"/>
      <w:divBdr>
        <w:top w:val="none" w:sz="0" w:space="0" w:color="auto"/>
        <w:left w:val="none" w:sz="0" w:space="0" w:color="auto"/>
        <w:bottom w:val="none" w:sz="0" w:space="0" w:color="auto"/>
        <w:right w:val="none" w:sz="0" w:space="0" w:color="auto"/>
      </w:divBdr>
    </w:div>
    <w:div w:id="1925871436">
      <w:marLeft w:val="0"/>
      <w:marRight w:val="0"/>
      <w:marTop w:val="0"/>
      <w:marBottom w:val="0"/>
      <w:divBdr>
        <w:top w:val="none" w:sz="0" w:space="0" w:color="auto"/>
        <w:left w:val="none" w:sz="0" w:space="0" w:color="auto"/>
        <w:bottom w:val="none" w:sz="0" w:space="0" w:color="auto"/>
        <w:right w:val="none" w:sz="0" w:space="0" w:color="auto"/>
      </w:divBdr>
    </w:div>
    <w:div w:id="1925911935">
      <w:marLeft w:val="0"/>
      <w:marRight w:val="0"/>
      <w:marTop w:val="0"/>
      <w:marBottom w:val="0"/>
      <w:divBdr>
        <w:top w:val="none" w:sz="0" w:space="0" w:color="auto"/>
        <w:left w:val="none" w:sz="0" w:space="0" w:color="auto"/>
        <w:bottom w:val="none" w:sz="0" w:space="0" w:color="auto"/>
        <w:right w:val="none" w:sz="0" w:space="0" w:color="auto"/>
      </w:divBdr>
    </w:div>
    <w:div w:id="1925990081">
      <w:marLeft w:val="0"/>
      <w:marRight w:val="0"/>
      <w:marTop w:val="0"/>
      <w:marBottom w:val="0"/>
      <w:divBdr>
        <w:top w:val="none" w:sz="0" w:space="0" w:color="auto"/>
        <w:left w:val="none" w:sz="0" w:space="0" w:color="auto"/>
        <w:bottom w:val="none" w:sz="0" w:space="0" w:color="auto"/>
        <w:right w:val="none" w:sz="0" w:space="0" w:color="auto"/>
      </w:divBdr>
    </w:div>
    <w:div w:id="1925993753">
      <w:marLeft w:val="0"/>
      <w:marRight w:val="0"/>
      <w:marTop w:val="0"/>
      <w:marBottom w:val="0"/>
      <w:divBdr>
        <w:top w:val="none" w:sz="0" w:space="0" w:color="auto"/>
        <w:left w:val="none" w:sz="0" w:space="0" w:color="auto"/>
        <w:bottom w:val="none" w:sz="0" w:space="0" w:color="auto"/>
        <w:right w:val="none" w:sz="0" w:space="0" w:color="auto"/>
      </w:divBdr>
    </w:div>
    <w:div w:id="1925994932">
      <w:marLeft w:val="0"/>
      <w:marRight w:val="0"/>
      <w:marTop w:val="0"/>
      <w:marBottom w:val="0"/>
      <w:divBdr>
        <w:top w:val="none" w:sz="0" w:space="0" w:color="auto"/>
        <w:left w:val="none" w:sz="0" w:space="0" w:color="auto"/>
        <w:bottom w:val="none" w:sz="0" w:space="0" w:color="auto"/>
        <w:right w:val="none" w:sz="0" w:space="0" w:color="auto"/>
      </w:divBdr>
    </w:div>
    <w:div w:id="1926109645">
      <w:marLeft w:val="0"/>
      <w:marRight w:val="0"/>
      <w:marTop w:val="0"/>
      <w:marBottom w:val="0"/>
      <w:divBdr>
        <w:top w:val="none" w:sz="0" w:space="0" w:color="auto"/>
        <w:left w:val="none" w:sz="0" w:space="0" w:color="auto"/>
        <w:bottom w:val="none" w:sz="0" w:space="0" w:color="auto"/>
        <w:right w:val="none" w:sz="0" w:space="0" w:color="auto"/>
      </w:divBdr>
    </w:div>
    <w:div w:id="1926185063">
      <w:marLeft w:val="0"/>
      <w:marRight w:val="0"/>
      <w:marTop w:val="0"/>
      <w:marBottom w:val="0"/>
      <w:divBdr>
        <w:top w:val="none" w:sz="0" w:space="0" w:color="auto"/>
        <w:left w:val="none" w:sz="0" w:space="0" w:color="auto"/>
        <w:bottom w:val="none" w:sz="0" w:space="0" w:color="auto"/>
        <w:right w:val="none" w:sz="0" w:space="0" w:color="auto"/>
      </w:divBdr>
    </w:div>
    <w:div w:id="1926189234">
      <w:marLeft w:val="0"/>
      <w:marRight w:val="0"/>
      <w:marTop w:val="0"/>
      <w:marBottom w:val="0"/>
      <w:divBdr>
        <w:top w:val="none" w:sz="0" w:space="0" w:color="auto"/>
        <w:left w:val="none" w:sz="0" w:space="0" w:color="auto"/>
        <w:bottom w:val="none" w:sz="0" w:space="0" w:color="auto"/>
        <w:right w:val="none" w:sz="0" w:space="0" w:color="auto"/>
      </w:divBdr>
    </w:div>
    <w:div w:id="1926374967">
      <w:marLeft w:val="0"/>
      <w:marRight w:val="0"/>
      <w:marTop w:val="0"/>
      <w:marBottom w:val="0"/>
      <w:divBdr>
        <w:top w:val="none" w:sz="0" w:space="0" w:color="auto"/>
        <w:left w:val="none" w:sz="0" w:space="0" w:color="auto"/>
        <w:bottom w:val="none" w:sz="0" w:space="0" w:color="auto"/>
        <w:right w:val="none" w:sz="0" w:space="0" w:color="auto"/>
      </w:divBdr>
    </w:div>
    <w:div w:id="1926450585">
      <w:marLeft w:val="0"/>
      <w:marRight w:val="0"/>
      <w:marTop w:val="0"/>
      <w:marBottom w:val="0"/>
      <w:divBdr>
        <w:top w:val="none" w:sz="0" w:space="0" w:color="auto"/>
        <w:left w:val="none" w:sz="0" w:space="0" w:color="auto"/>
        <w:bottom w:val="none" w:sz="0" w:space="0" w:color="auto"/>
        <w:right w:val="none" w:sz="0" w:space="0" w:color="auto"/>
      </w:divBdr>
    </w:div>
    <w:div w:id="1926499099">
      <w:marLeft w:val="0"/>
      <w:marRight w:val="0"/>
      <w:marTop w:val="0"/>
      <w:marBottom w:val="0"/>
      <w:divBdr>
        <w:top w:val="none" w:sz="0" w:space="0" w:color="auto"/>
        <w:left w:val="none" w:sz="0" w:space="0" w:color="auto"/>
        <w:bottom w:val="none" w:sz="0" w:space="0" w:color="auto"/>
        <w:right w:val="none" w:sz="0" w:space="0" w:color="auto"/>
      </w:divBdr>
    </w:div>
    <w:div w:id="1926500768">
      <w:marLeft w:val="0"/>
      <w:marRight w:val="0"/>
      <w:marTop w:val="0"/>
      <w:marBottom w:val="0"/>
      <w:divBdr>
        <w:top w:val="none" w:sz="0" w:space="0" w:color="auto"/>
        <w:left w:val="none" w:sz="0" w:space="0" w:color="auto"/>
        <w:bottom w:val="none" w:sz="0" w:space="0" w:color="auto"/>
        <w:right w:val="none" w:sz="0" w:space="0" w:color="auto"/>
      </w:divBdr>
    </w:div>
    <w:div w:id="1926569024">
      <w:marLeft w:val="0"/>
      <w:marRight w:val="0"/>
      <w:marTop w:val="0"/>
      <w:marBottom w:val="0"/>
      <w:divBdr>
        <w:top w:val="none" w:sz="0" w:space="0" w:color="auto"/>
        <w:left w:val="none" w:sz="0" w:space="0" w:color="auto"/>
        <w:bottom w:val="none" w:sz="0" w:space="0" w:color="auto"/>
        <w:right w:val="none" w:sz="0" w:space="0" w:color="auto"/>
      </w:divBdr>
    </w:div>
    <w:div w:id="1926572157">
      <w:marLeft w:val="0"/>
      <w:marRight w:val="0"/>
      <w:marTop w:val="0"/>
      <w:marBottom w:val="0"/>
      <w:divBdr>
        <w:top w:val="none" w:sz="0" w:space="0" w:color="auto"/>
        <w:left w:val="none" w:sz="0" w:space="0" w:color="auto"/>
        <w:bottom w:val="none" w:sz="0" w:space="0" w:color="auto"/>
        <w:right w:val="none" w:sz="0" w:space="0" w:color="auto"/>
      </w:divBdr>
    </w:div>
    <w:div w:id="1926572498">
      <w:marLeft w:val="0"/>
      <w:marRight w:val="0"/>
      <w:marTop w:val="0"/>
      <w:marBottom w:val="0"/>
      <w:divBdr>
        <w:top w:val="none" w:sz="0" w:space="0" w:color="auto"/>
        <w:left w:val="none" w:sz="0" w:space="0" w:color="auto"/>
        <w:bottom w:val="none" w:sz="0" w:space="0" w:color="auto"/>
        <w:right w:val="none" w:sz="0" w:space="0" w:color="auto"/>
      </w:divBdr>
    </w:div>
    <w:div w:id="1926720380">
      <w:marLeft w:val="0"/>
      <w:marRight w:val="0"/>
      <w:marTop w:val="0"/>
      <w:marBottom w:val="0"/>
      <w:divBdr>
        <w:top w:val="none" w:sz="0" w:space="0" w:color="auto"/>
        <w:left w:val="none" w:sz="0" w:space="0" w:color="auto"/>
        <w:bottom w:val="none" w:sz="0" w:space="0" w:color="auto"/>
        <w:right w:val="none" w:sz="0" w:space="0" w:color="auto"/>
      </w:divBdr>
    </w:div>
    <w:div w:id="1926760458">
      <w:marLeft w:val="0"/>
      <w:marRight w:val="0"/>
      <w:marTop w:val="0"/>
      <w:marBottom w:val="0"/>
      <w:divBdr>
        <w:top w:val="none" w:sz="0" w:space="0" w:color="auto"/>
        <w:left w:val="none" w:sz="0" w:space="0" w:color="auto"/>
        <w:bottom w:val="none" w:sz="0" w:space="0" w:color="auto"/>
        <w:right w:val="none" w:sz="0" w:space="0" w:color="auto"/>
      </w:divBdr>
    </w:div>
    <w:div w:id="1926765443">
      <w:marLeft w:val="0"/>
      <w:marRight w:val="0"/>
      <w:marTop w:val="0"/>
      <w:marBottom w:val="0"/>
      <w:divBdr>
        <w:top w:val="none" w:sz="0" w:space="0" w:color="auto"/>
        <w:left w:val="none" w:sz="0" w:space="0" w:color="auto"/>
        <w:bottom w:val="none" w:sz="0" w:space="0" w:color="auto"/>
        <w:right w:val="none" w:sz="0" w:space="0" w:color="auto"/>
      </w:divBdr>
    </w:div>
    <w:div w:id="1926838596">
      <w:marLeft w:val="0"/>
      <w:marRight w:val="0"/>
      <w:marTop w:val="0"/>
      <w:marBottom w:val="0"/>
      <w:divBdr>
        <w:top w:val="none" w:sz="0" w:space="0" w:color="auto"/>
        <w:left w:val="none" w:sz="0" w:space="0" w:color="auto"/>
        <w:bottom w:val="none" w:sz="0" w:space="0" w:color="auto"/>
        <w:right w:val="none" w:sz="0" w:space="0" w:color="auto"/>
      </w:divBdr>
    </w:div>
    <w:div w:id="1926843232">
      <w:marLeft w:val="0"/>
      <w:marRight w:val="0"/>
      <w:marTop w:val="0"/>
      <w:marBottom w:val="0"/>
      <w:divBdr>
        <w:top w:val="none" w:sz="0" w:space="0" w:color="auto"/>
        <w:left w:val="none" w:sz="0" w:space="0" w:color="auto"/>
        <w:bottom w:val="none" w:sz="0" w:space="0" w:color="auto"/>
        <w:right w:val="none" w:sz="0" w:space="0" w:color="auto"/>
      </w:divBdr>
    </w:div>
    <w:div w:id="1926843903">
      <w:marLeft w:val="0"/>
      <w:marRight w:val="0"/>
      <w:marTop w:val="0"/>
      <w:marBottom w:val="0"/>
      <w:divBdr>
        <w:top w:val="none" w:sz="0" w:space="0" w:color="auto"/>
        <w:left w:val="none" w:sz="0" w:space="0" w:color="auto"/>
        <w:bottom w:val="none" w:sz="0" w:space="0" w:color="auto"/>
        <w:right w:val="none" w:sz="0" w:space="0" w:color="auto"/>
      </w:divBdr>
    </w:div>
    <w:div w:id="1926913524">
      <w:marLeft w:val="0"/>
      <w:marRight w:val="0"/>
      <w:marTop w:val="0"/>
      <w:marBottom w:val="0"/>
      <w:divBdr>
        <w:top w:val="none" w:sz="0" w:space="0" w:color="auto"/>
        <w:left w:val="none" w:sz="0" w:space="0" w:color="auto"/>
        <w:bottom w:val="none" w:sz="0" w:space="0" w:color="auto"/>
        <w:right w:val="none" w:sz="0" w:space="0" w:color="auto"/>
      </w:divBdr>
    </w:div>
    <w:div w:id="1926917279">
      <w:marLeft w:val="0"/>
      <w:marRight w:val="0"/>
      <w:marTop w:val="0"/>
      <w:marBottom w:val="0"/>
      <w:divBdr>
        <w:top w:val="none" w:sz="0" w:space="0" w:color="auto"/>
        <w:left w:val="none" w:sz="0" w:space="0" w:color="auto"/>
        <w:bottom w:val="none" w:sz="0" w:space="0" w:color="auto"/>
        <w:right w:val="none" w:sz="0" w:space="0" w:color="auto"/>
      </w:divBdr>
    </w:div>
    <w:div w:id="1926919176">
      <w:marLeft w:val="0"/>
      <w:marRight w:val="0"/>
      <w:marTop w:val="0"/>
      <w:marBottom w:val="0"/>
      <w:divBdr>
        <w:top w:val="none" w:sz="0" w:space="0" w:color="auto"/>
        <w:left w:val="none" w:sz="0" w:space="0" w:color="auto"/>
        <w:bottom w:val="none" w:sz="0" w:space="0" w:color="auto"/>
        <w:right w:val="none" w:sz="0" w:space="0" w:color="auto"/>
      </w:divBdr>
    </w:div>
    <w:div w:id="1927032715">
      <w:marLeft w:val="0"/>
      <w:marRight w:val="0"/>
      <w:marTop w:val="0"/>
      <w:marBottom w:val="0"/>
      <w:divBdr>
        <w:top w:val="none" w:sz="0" w:space="0" w:color="auto"/>
        <w:left w:val="none" w:sz="0" w:space="0" w:color="auto"/>
        <w:bottom w:val="none" w:sz="0" w:space="0" w:color="auto"/>
        <w:right w:val="none" w:sz="0" w:space="0" w:color="auto"/>
      </w:divBdr>
    </w:div>
    <w:div w:id="1927228670">
      <w:marLeft w:val="0"/>
      <w:marRight w:val="0"/>
      <w:marTop w:val="0"/>
      <w:marBottom w:val="0"/>
      <w:divBdr>
        <w:top w:val="none" w:sz="0" w:space="0" w:color="auto"/>
        <w:left w:val="none" w:sz="0" w:space="0" w:color="auto"/>
        <w:bottom w:val="none" w:sz="0" w:space="0" w:color="auto"/>
        <w:right w:val="none" w:sz="0" w:space="0" w:color="auto"/>
      </w:divBdr>
    </w:div>
    <w:div w:id="1927349128">
      <w:marLeft w:val="0"/>
      <w:marRight w:val="0"/>
      <w:marTop w:val="0"/>
      <w:marBottom w:val="0"/>
      <w:divBdr>
        <w:top w:val="none" w:sz="0" w:space="0" w:color="auto"/>
        <w:left w:val="none" w:sz="0" w:space="0" w:color="auto"/>
        <w:bottom w:val="none" w:sz="0" w:space="0" w:color="auto"/>
        <w:right w:val="none" w:sz="0" w:space="0" w:color="auto"/>
      </w:divBdr>
    </w:div>
    <w:div w:id="1927376077">
      <w:marLeft w:val="0"/>
      <w:marRight w:val="0"/>
      <w:marTop w:val="0"/>
      <w:marBottom w:val="0"/>
      <w:divBdr>
        <w:top w:val="none" w:sz="0" w:space="0" w:color="auto"/>
        <w:left w:val="none" w:sz="0" w:space="0" w:color="auto"/>
        <w:bottom w:val="none" w:sz="0" w:space="0" w:color="auto"/>
        <w:right w:val="none" w:sz="0" w:space="0" w:color="auto"/>
      </w:divBdr>
    </w:div>
    <w:div w:id="1927880372">
      <w:marLeft w:val="0"/>
      <w:marRight w:val="0"/>
      <w:marTop w:val="0"/>
      <w:marBottom w:val="0"/>
      <w:divBdr>
        <w:top w:val="none" w:sz="0" w:space="0" w:color="auto"/>
        <w:left w:val="none" w:sz="0" w:space="0" w:color="auto"/>
        <w:bottom w:val="none" w:sz="0" w:space="0" w:color="auto"/>
        <w:right w:val="none" w:sz="0" w:space="0" w:color="auto"/>
      </w:divBdr>
    </w:div>
    <w:div w:id="1928004064">
      <w:marLeft w:val="0"/>
      <w:marRight w:val="0"/>
      <w:marTop w:val="0"/>
      <w:marBottom w:val="0"/>
      <w:divBdr>
        <w:top w:val="none" w:sz="0" w:space="0" w:color="auto"/>
        <w:left w:val="none" w:sz="0" w:space="0" w:color="auto"/>
        <w:bottom w:val="none" w:sz="0" w:space="0" w:color="auto"/>
        <w:right w:val="none" w:sz="0" w:space="0" w:color="auto"/>
      </w:divBdr>
    </w:div>
    <w:div w:id="1928148755">
      <w:marLeft w:val="0"/>
      <w:marRight w:val="0"/>
      <w:marTop w:val="0"/>
      <w:marBottom w:val="0"/>
      <w:divBdr>
        <w:top w:val="none" w:sz="0" w:space="0" w:color="auto"/>
        <w:left w:val="none" w:sz="0" w:space="0" w:color="auto"/>
        <w:bottom w:val="none" w:sz="0" w:space="0" w:color="auto"/>
        <w:right w:val="none" w:sz="0" w:space="0" w:color="auto"/>
      </w:divBdr>
    </w:div>
    <w:div w:id="1928226264">
      <w:marLeft w:val="0"/>
      <w:marRight w:val="0"/>
      <w:marTop w:val="0"/>
      <w:marBottom w:val="0"/>
      <w:divBdr>
        <w:top w:val="none" w:sz="0" w:space="0" w:color="auto"/>
        <w:left w:val="none" w:sz="0" w:space="0" w:color="auto"/>
        <w:bottom w:val="none" w:sz="0" w:space="0" w:color="auto"/>
        <w:right w:val="none" w:sz="0" w:space="0" w:color="auto"/>
      </w:divBdr>
    </w:div>
    <w:div w:id="1928266305">
      <w:marLeft w:val="0"/>
      <w:marRight w:val="0"/>
      <w:marTop w:val="0"/>
      <w:marBottom w:val="0"/>
      <w:divBdr>
        <w:top w:val="none" w:sz="0" w:space="0" w:color="auto"/>
        <w:left w:val="none" w:sz="0" w:space="0" w:color="auto"/>
        <w:bottom w:val="none" w:sz="0" w:space="0" w:color="auto"/>
        <w:right w:val="none" w:sz="0" w:space="0" w:color="auto"/>
      </w:divBdr>
    </w:div>
    <w:div w:id="1928273080">
      <w:marLeft w:val="0"/>
      <w:marRight w:val="0"/>
      <w:marTop w:val="0"/>
      <w:marBottom w:val="0"/>
      <w:divBdr>
        <w:top w:val="none" w:sz="0" w:space="0" w:color="auto"/>
        <w:left w:val="none" w:sz="0" w:space="0" w:color="auto"/>
        <w:bottom w:val="none" w:sz="0" w:space="0" w:color="auto"/>
        <w:right w:val="none" w:sz="0" w:space="0" w:color="auto"/>
      </w:divBdr>
    </w:div>
    <w:div w:id="1928346390">
      <w:marLeft w:val="0"/>
      <w:marRight w:val="0"/>
      <w:marTop w:val="0"/>
      <w:marBottom w:val="0"/>
      <w:divBdr>
        <w:top w:val="none" w:sz="0" w:space="0" w:color="auto"/>
        <w:left w:val="none" w:sz="0" w:space="0" w:color="auto"/>
        <w:bottom w:val="none" w:sz="0" w:space="0" w:color="auto"/>
        <w:right w:val="none" w:sz="0" w:space="0" w:color="auto"/>
      </w:divBdr>
    </w:div>
    <w:div w:id="1928418008">
      <w:marLeft w:val="0"/>
      <w:marRight w:val="0"/>
      <w:marTop w:val="0"/>
      <w:marBottom w:val="0"/>
      <w:divBdr>
        <w:top w:val="none" w:sz="0" w:space="0" w:color="auto"/>
        <w:left w:val="none" w:sz="0" w:space="0" w:color="auto"/>
        <w:bottom w:val="none" w:sz="0" w:space="0" w:color="auto"/>
        <w:right w:val="none" w:sz="0" w:space="0" w:color="auto"/>
      </w:divBdr>
    </w:div>
    <w:div w:id="1928466534">
      <w:marLeft w:val="0"/>
      <w:marRight w:val="0"/>
      <w:marTop w:val="0"/>
      <w:marBottom w:val="0"/>
      <w:divBdr>
        <w:top w:val="none" w:sz="0" w:space="0" w:color="auto"/>
        <w:left w:val="none" w:sz="0" w:space="0" w:color="auto"/>
        <w:bottom w:val="none" w:sz="0" w:space="0" w:color="auto"/>
        <w:right w:val="none" w:sz="0" w:space="0" w:color="auto"/>
      </w:divBdr>
    </w:div>
    <w:div w:id="1928539330">
      <w:marLeft w:val="0"/>
      <w:marRight w:val="0"/>
      <w:marTop w:val="0"/>
      <w:marBottom w:val="0"/>
      <w:divBdr>
        <w:top w:val="none" w:sz="0" w:space="0" w:color="auto"/>
        <w:left w:val="none" w:sz="0" w:space="0" w:color="auto"/>
        <w:bottom w:val="none" w:sz="0" w:space="0" w:color="auto"/>
        <w:right w:val="none" w:sz="0" w:space="0" w:color="auto"/>
      </w:divBdr>
    </w:div>
    <w:div w:id="1928608160">
      <w:marLeft w:val="0"/>
      <w:marRight w:val="0"/>
      <w:marTop w:val="0"/>
      <w:marBottom w:val="0"/>
      <w:divBdr>
        <w:top w:val="none" w:sz="0" w:space="0" w:color="auto"/>
        <w:left w:val="none" w:sz="0" w:space="0" w:color="auto"/>
        <w:bottom w:val="none" w:sz="0" w:space="0" w:color="auto"/>
        <w:right w:val="none" w:sz="0" w:space="0" w:color="auto"/>
      </w:divBdr>
    </w:div>
    <w:div w:id="1928614289">
      <w:bodyDiv w:val="1"/>
      <w:marLeft w:val="0"/>
      <w:marRight w:val="0"/>
      <w:marTop w:val="0"/>
      <w:marBottom w:val="0"/>
      <w:divBdr>
        <w:top w:val="none" w:sz="0" w:space="0" w:color="auto"/>
        <w:left w:val="none" w:sz="0" w:space="0" w:color="auto"/>
        <w:bottom w:val="none" w:sz="0" w:space="0" w:color="auto"/>
        <w:right w:val="none" w:sz="0" w:space="0" w:color="auto"/>
      </w:divBdr>
      <w:divsChild>
        <w:div w:id="962425486">
          <w:marLeft w:val="0"/>
          <w:marRight w:val="0"/>
          <w:marTop w:val="0"/>
          <w:marBottom w:val="0"/>
          <w:divBdr>
            <w:top w:val="none" w:sz="0" w:space="0" w:color="auto"/>
            <w:left w:val="none" w:sz="0" w:space="0" w:color="auto"/>
            <w:bottom w:val="none" w:sz="0" w:space="0" w:color="auto"/>
            <w:right w:val="none" w:sz="0" w:space="0" w:color="auto"/>
          </w:divBdr>
        </w:div>
        <w:div w:id="484665285">
          <w:marLeft w:val="0"/>
          <w:marRight w:val="0"/>
          <w:marTop w:val="0"/>
          <w:marBottom w:val="0"/>
          <w:divBdr>
            <w:top w:val="none" w:sz="0" w:space="0" w:color="auto"/>
            <w:left w:val="none" w:sz="0" w:space="0" w:color="auto"/>
            <w:bottom w:val="none" w:sz="0" w:space="0" w:color="auto"/>
            <w:right w:val="none" w:sz="0" w:space="0" w:color="auto"/>
          </w:divBdr>
        </w:div>
        <w:div w:id="890506097">
          <w:marLeft w:val="0"/>
          <w:marRight w:val="0"/>
          <w:marTop w:val="0"/>
          <w:marBottom w:val="0"/>
          <w:divBdr>
            <w:top w:val="none" w:sz="0" w:space="0" w:color="auto"/>
            <w:left w:val="none" w:sz="0" w:space="0" w:color="auto"/>
            <w:bottom w:val="none" w:sz="0" w:space="0" w:color="auto"/>
            <w:right w:val="none" w:sz="0" w:space="0" w:color="auto"/>
          </w:divBdr>
        </w:div>
        <w:div w:id="1915502998">
          <w:marLeft w:val="0"/>
          <w:marRight w:val="0"/>
          <w:marTop w:val="0"/>
          <w:marBottom w:val="0"/>
          <w:divBdr>
            <w:top w:val="none" w:sz="0" w:space="0" w:color="auto"/>
            <w:left w:val="none" w:sz="0" w:space="0" w:color="auto"/>
            <w:bottom w:val="none" w:sz="0" w:space="0" w:color="auto"/>
            <w:right w:val="none" w:sz="0" w:space="0" w:color="auto"/>
          </w:divBdr>
        </w:div>
        <w:div w:id="1589314169">
          <w:marLeft w:val="0"/>
          <w:marRight w:val="0"/>
          <w:marTop w:val="0"/>
          <w:marBottom w:val="0"/>
          <w:divBdr>
            <w:top w:val="none" w:sz="0" w:space="0" w:color="auto"/>
            <w:left w:val="none" w:sz="0" w:space="0" w:color="auto"/>
            <w:bottom w:val="none" w:sz="0" w:space="0" w:color="auto"/>
            <w:right w:val="none" w:sz="0" w:space="0" w:color="auto"/>
          </w:divBdr>
        </w:div>
        <w:div w:id="42800560">
          <w:marLeft w:val="0"/>
          <w:marRight w:val="0"/>
          <w:marTop w:val="0"/>
          <w:marBottom w:val="0"/>
          <w:divBdr>
            <w:top w:val="none" w:sz="0" w:space="0" w:color="auto"/>
            <w:left w:val="none" w:sz="0" w:space="0" w:color="auto"/>
            <w:bottom w:val="none" w:sz="0" w:space="0" w:color="auto"/>
            <w:right w:val="none" w:sz="0" w:space="0" w:color="auto"/>
          </w:divBdr>
        </w:div>
        <w:div w:id="1531065554">
          <w:marLeft w:val="0"/>
          <w:marRight w:val="0"/>
          <w:marTop w:val="0"/>
          <w:marBottom w:val="0"/>
          <w:divBdr>
            <w:top w:val="none" w:sz="0" w:space="0" w:color="auto"/>
            <w:left w:val="none" w:sz="0" w:space="0" w:color="auto"/>
            <w:bottom w:val="none" w:sz="0" w:space="0" w:color="auto"/>
            <w:right w:val="none" w:sz="0" w:space="0" w:color="auto"/>
          </w:divBdr>
        </w:div>
        <w:div w:id="1455782933">
          <w:marLeft w:val="0"/>
          <w:marRight w:val="0"/>
          <w:marTop w:val="0"/>
          <w:marBottom w:val="0"/>
          <w:divBdr>
            <w:top w:val="none" w:sz="0" w:space="0" w:color="auto"/>
            <w:left w:val="none" w:sz="0" w:space="0" w:color="auto"/>
            <w:bottom w:val="none" w:sz="0" w:space="0" w:color="auto"/>
            <w:right w:val="none" w:sz="0" w:space="0" w:color="auto"/>
          </w:divBdr>
        </w:div>
        <w:div w:id="901331907">
          <w:marLeft w:val="0"/>
          <w:marRight w:val="0"/>
          <w:marTop w:val="0"/>
          <w:marBottom w:val="0"/>
          <w:divBdr>
            <w:top w:val="none" w:sz="0" w:space="0" w:color="auto"/>
            <w:left w:val="none" w:sz="0" w:space="0" w:color="auto"/>
            <w:bottom w:val="none" w:sz="0" w:space="0" w:color="auto"/>
            <w:right w:val="none" w:sz="0" w:space="0" w:color="auto"/>
          </w:divBdr>
        </w:div>
        <w:div w:id="56511885">
          <w:marLeft w:val="0"/>
          <w:marRight w:val="0"/>
          <w:marTop w:val="0"/>
          <w:marBottom w:val="0"/>
          <w:divBdr>
            <w:top w:val="none" w:sz="0" w:space="0" w:color="auto"/>
            <w:left w:val="none" w:sz="0" w:space="0" w:color="auto"/>
            <w:bottom w:val="none" w:sz="0" w:space="0" w:color="auto"/>
            <w:right w:val="none" w:sz="0" w:space="0" w:color="auto"/>
          </w:divBdr>
        </w:div>
        <w:div w:id="1523476112">
          <w:marLeft w:val="0"/>
          <w:marRight w:val="0"/>
          <w:marTop w:val="0"/>
          <w:marBottom w:val="0"/>
          <w:divBdr>
            <w:top w:val="none" w:sz="0" w:space="0" w:color="auto"/>
            <w:left w:val="none" w:sz="0" w:space="0" w:color="auto"/>
            <w:bottom w:val="none" w:sz="0" w:space="0" w:color="auto"/>
            <w:right w:val="none" w:sz="0" w:space="0" w:color="auto"/>
          </w:divBdr>
        </w:div>
        <w:div w:id="1600138115">
          <w:marLeft w:val="0"/>
          <w:marRight w:val="0"/>
          <w:marTop w:val="0"/>
          <w:marBottom w:val="0"/>
          <w:divBdr>
            <w:top w:val="none" w:sz="0" w:space="0" w:color="auto"/>
            <w:left w:val="none" w:sz="0" w:space="0" w:color="auto"/>
            <w:bottom w:val="none" w:sz="0" w:space="0" w:color="auto"/>
            <w:right w:val="none" w:sz="0" w:space="0" w:color="auto"/>
          </w:divBdr>
        </w:div>
        <w:div w:id="1797137904">
          <w:marLeft w:val="0"/>
          <w:marRight w:val="0"/>
          <w:marTop w:val="0"/>
          <w:marBottom w:val="0"/>
          <w:divBdr>
            <w:top w:val="none" w:sz="0" w:space="0" w:color="auto"/>
            <w:left w:val="none" w:sz="0" w:space="0" w:color="auto"/>
            <w:bottom w:val="none" w:sz="0" w:space="0" w:color="auto"/>
            <w:right w:val="none" w:sz="0" w:space="0" w:color="auto"/>
          </w:divBdr>
        </w:div>
        <w:div w:id="686709434">
          <w:marLeft w:val="0"/>
          <w:marRight w:val="0"/>
          <w:marTop w:val="0"/>
          <w:marBottom w:val="0"/>
          <w:divBdr>
            <w:top w:val="none" w:sz="0" w:space="0" w:color="auto"/>
            <w:left w:val="none" w:sz="0" w:space="0" w:color="auto"/>
            <w:bottom w:val="none" w:sz="0" w:space="0" w:color="auto"/>
            <w:right w:val="none" w:sz="0" w:space="0" w:color="auto"/>
          </w:divBdr>
        </w:div>
        <w:div w:id="1057316452">
          <w:marLeft w:val="0"/>
          <w:marRight w:val="0"/>
          <w:marTop w:val="0"/>
          <w:marBottom w:val="0"/>
          <w:divBdr>
            <w:top w:val="none" w:sz="0" w:space="0" w:color="auto"/>
            <w:left w:val="none" w:sz="0" w:space="0" w:color="auto"/>
            <w:bottom w:val="none" w:sz="0" w:space="0" w:color="auto"/>
            <w:right w:val="none" w:sz="0" w:space="0" w:color="auto"/>
          </w:divBdr>
        </w:div>
        <w:div w:id="1799639121">
          <w:marLeft w:val="0"/>
          <w:marRight w:val="0"/>
          <w:marTop w:val="0"/>
          <w:marBottom w:val="0"/>
          <w:divBdr>
            <w:top w:val="none" w:sz="0" w:space="0" w:color="auto"/>
            <w:left w:val="none" w:sz="0" w:space="0" w:color="auto"/>
            <w:bottom w:val="none" w:sz="0" w:space="0" w:color="auto"/>
            <w:right w:val="none" w:sz="0" w:space="0" w:color="auto"/>
          </w:divBdr>
        </w:div>
        <w:div w:id="1303536904">
          <w:marLeft w:val="0"/>
          <w:marRight w:val="0"/>
          <w:marTop w:val="0"/>
          <w:marBottom w:val="0"/>
          <w:divBdr>
            <w:top w:val="none" w:sz="0" w:space="0" w:color="auto"/>
            <w:left w:val="none" w:sz="0" w:space="0" w:color="auto"/>
            <w:bottom w:val="none" w:sz="0" w:space="0" w:color="auto"/>
            <w:right w:val="none" w:sz="0" w:space="0" w:color="auto"/>
          </w:divBdr>
        </w:div>
        <w:div w:id="1315718225">
          <w:marLeft w:val="0"/>
          <w:marRight w:val="0"/>
          <w:marTop w:val="0"/>
          <w:marBottom w:val="0"/>
          <w:divBdr>
            <w:top w:val="none" w:sz="0" w:space="0" w:color="auto"/>
            <w:left w:val="none" w:sz="0" w:space="0" w:color="auto"/>
            <w:bottom w:val="none" w:sz="0" w:space="0" w:color="auto"/>
            <w:right w:val="none" w:sz="0" w:space="0" w:color="auto"/>
          </w:divBdr>
        </w:div>
        <w:div w:id="388765219">
          <w:marLeft w:val="0"/>
          <w:marRight w:val="0"/>
          <w:marTop w:val="0"/>
          <w:marBottom w:val="0"/>
          <w:divBdr>
            <w:top w:val="none" w:sz="0" w:space="0" w:color="auto"/>
            <w:left w:val="none" w:sz="0" w:space="0" w:color="auto"/>
            <w:bottom w:val="none" w:sz="0" w:space="0" w:color="auto"/>
            <w:right w:val="none" w:sz="0" w:space="0" w:color="auto"/>
          </w:divBdr>
        </w:div>
        <w:div w:id="1345008951">
          <w:marLeft w:val="0"/>
          <w:marRight w:val="0"/>
          <w:marTop w:val="0"/>
          <w:marBottom w:val="0"/>
          <w:divBdr>
            <w:top w:val="none" w:sz="0" w:space="0" w:color="auto"/>
            <w:left w:val="none" w:sz="0" w:space="0" w:color="auto"/>
            <w:bottom w:val="none" w:sz="0" w:space="0" w:color="auto"/>
            <w:right w:val="none" w:sz="0" w:space="0" w:color="auto"/>
          </w:divBdr>
        </w:div>
        <w:div w:id="892539452">
          <w:marLeft w:val="0"/>
          <w:marRight w:val="0"/>
          <w:marTop w:val="0"/>
          <w:marBottom w:val="0"/>
          <w:divBdr>
            <w:top w:val="none" w:sz="0" w:space="0" w:color="auto"/>
            <w:left w:val="none" w:sz="0" w:space="0" w:color="auto"/>
            <w:bottom w:val="none" w:sz="0" w:space="0" w:color="auto"/>
            <w:right w:val="none" w:sz="0" w:space="0" w:color="auto"/>
          </w:divBdr>
        </w:div>
        <w:div w:id="1179075599">
          <w:marLeft w:val="0"/>
          <w:marRight w:val="0"/>
          <w:marTop w:val="0"/>
          <w:marBottom w:val="0"/>
          <w:divBdr>
            <w:top w:val="none" w:sz="0" w:space="0" w:color="auto"/>
            <w:left w:val="none" w:sz="0" w:space="0" w:color="auto"/>
            <w:bottom w:val="none" w:sz="0" w:space="0" w:color="auto"/>
            <w:right w:val="none" w:sz="0" w:space="0" w:color="auto"/>
          </w:divBdr>
        </w:div>
        <w:div w:id="611472979">
          <w:marLeft w:val="0"/>
          <w:marRight w:val="0"/>
          <w:marTop w:val="0"/>
          <w:marBottom w:val="0"/>
          <w:divBdr>
            <w:top w:val="none" w:sz="0" w:space="0" w:color="auto"/>
            <w:left w:val="none" w:sz="0" w:space="0" w:color="auto"/>
            <w:bottom w:val="none" w:sz="0" w:space="0" w:color="auto"/>
            <w:right w:val="none" w:sz="0" w:space="0" w:color="auto"/>
          </w:divBdr>
        </w:div>
      </w:divsChild>
    </w:div>
    <w:div w:id="1928615058">
      <w:marLeft w:val="0"/>
      <w:marRight w:val="0"/>
      <w:marTop w:val="0"/>
      <w:marBottom w:val="0"/>
      <w:divBdr>
        <w:top w:val="none" w:sz="0" w:space="0" w:color="auto"/>
        <w:left w:val="none" w:sz="0" w:space="0" w:color="auto"/>
        <w:bottom w:val="none" w:sz="0" w:space="0" w:color="auto"/>
        <w:right w:val="none" w:sz="0" w:space="0" w:color="auto"/>
      </w:divBdr>
    </w:div>
    <w:div w:id="1928730937">
      <w:marLeft w:val="0"/>
      <w:marRight w:val="0"/>
      <w:marTop w:val="0"/>
      <w:marBottom w:val="0"/>
      <w:divBdr>
        <w:top w:val="none" w:sz="0" w:space="0" w:color="auto"/>
        <w:left w:val="none" w:sz="0" w:space="0" w:color="auto"/>
        <w:bottom w:val="none" w:sz="0" w:space="0" w:color="auto"/>
        <w:right w:val="none" w:sz="0" w:space="0" w:color="auto"/>
      </w:divBdr>
    </w:div>
    <w:div w:id="1928732709">
      <w:marLeft w:val="0"/>
      <w:marRight w:val="0"/>
      <w:marTop w:val="0"/>
      <w:marBottom w:val="0"/>
      <w:divBdr>
        <w:top w:val="none" w:sz="0" w:space="0" w:color="auto"/>
        <w:left w:val="none" w:sz="0" w:space="0" w:color="auto"/>
        <w:bottom w:val="none" w:sz="0" w:space="0" w:color="auto"/>
        <w:right w:val="none" w:sz="0" w:space="0" w:color="auto"/>
      </w:divBdr>
    </w:div>
    <w:div w:id="1928802230">
      <w:marLeft w:val="0"/>
      <w:marRight w:val="0"/>
      <w:marTop w:val="0"/>
      <w:marBottom w:val="0"/>
      <w:divBdr>
        <w:top w:val="none" w:sz="0" w:space="0" w:color="auto"/>
        <w:left w:val="none" w:sz="0" w:space="0" w:color="auto"/>
        <w:bottom w:val="none" w:sz="0" w:space="0" w:color="auto"/>
        <w:right w:val="none" w:sz="0" w:space="0" w:color="auto"/>
      </w:divBdr>
    </w:div>
    <w:div w:id="1928808225">
      <w:marLeft w:val="0"/>
      <w:marRight w:val="0"/>
      <w:marTop w:val="0"/>
      <w:marBottom w:val="0"/>
      <w:divBdr>
        <w:top w:val="none" w:sz="0" w:space="0" w:color="auto"/>
        <w:left w:val="none" w:sz="0" w:space="0" w:color="auto"/>
        <w:bottom w:val="none" w:sz="0" w:space="0" w:color="auto"/>
        <w:right w:val="none" w:sz="0" w:space="0" w:color="auto"/>
      </w:divBdr>
    </w:div>
    <w:div w:id="1928924492">
      <w:marLeft w:val="0"/>
      <w:marRight w:val="0"/>
      <w:marTop w:val="0"/>
      <w:marBottom w:val="0"/>
      <w:divBdr>
        <w:top w:val="none" w:sz="0" w:space="0" w:color="auto"/>
        <w:left w:val="none" w:sz="0" w:space="0" w:color="auto"/>
        <w:bottom w:val="none" w:sz="0" w:space="0" w:color="auto"/>
        <w:right w:val="none" w:sz="0" w:space="0" w:color="auto"/>
      </w:divBdr>
    </w:div>
    <w:div w:id="1928927019">
      <w:marLeft w:val="0"/>
      <w:marRight w:val="0"/>
      <w:marTop w:val="0"/>
      <w:marBottom w:val="0"/>
      <w:divBdr>
        <w:top w:val="none" w:sz="0" w:space="0" w:color="auto"/>
        <w:left w:val="none" w:sz="0" w:space="0" w:color="auto"/>
        <w:bottom w:val="none" w:sz="0" w:space="0" w:color="auto"/>
        <w:right w:val="none" w:sz="0" w:space="0" w:color="auto"/>
      </w:divBdr>
    </w:div>
    <w:div w:id="1928997612">
      <w:marLeft w:val="0"/>
      <w:marRight w:val="0"/>
      <w:marTop w:val="0"/>
      <w:marBottom w:val="0"/>
      <w:divBdr>
        <w:top w:val="none" w:sz="0" w:space="0" w:color="auto"/>
        <w:left w:val="none" w:sz="0" w:space="0" w:color="auto"/>
        <w:bottom w:val="none" w:sz="0" w:space="0" w:color="auto"/>
        <w:right w:val="none" w:sz="0" w:space="0" w:color="auto"/>
      </w:divBdr>
    </w:div>
    <w:div w:id="1929070566">
      <w:marLeft w:val="0"/>
      <w:marRight w:val="0"/>
      <w:marTop w:val="0"/>
      <w:marBottom w:val="0"/>
      <w:divBdr>
        <w:top w:val="none" w:sz="0" w:space="0" w:color="auto"/>
        <w:left w:val="none" w:sz="0" w:space="0" w:color="auto"/>
        <w:bottom w:val="none" w:sz="0" w:space="0" w:color="auto"/>
        <w:right w:val="none" w:sz="0" w:space="0" w:color="auto"/>
      </w:divBdr>
    </w:div>
    <w:div w:id="1929077704">
      <w:marLeft w:val="0"/>
      <w:marRight w:val="0"/>
      <w:marTop w:val="0"/>
      <w:marBottom w:val="0"/>
      <w:divBdr>
        <w:top w:val="none" w:sz="0" w:space="0" w:color="auto"/>
        <w:left w:val="none" w:sz="0" w:space="0" w:color="auto"/>
        <w:bottom w:val="none" w:sz="0" w:space="0" w:color="auto"/>
        <w:right w:val="none" w:sz="0" w:space="0" w:color="auto"/>
      </w:divBdr>
    </w:div>
    <w:div w:id="1929194334">
      <w:marLeft w:val="0"/>
      <w:marRight w:val="0"/>
      <w:marTop w:val="0"/>
      <w:marBottom w:val="0"/>
      <w:divBdr>
        <w:top w:val="none" w:sz="0" w:space="0" w:color="auto"/>
        <w:left w:val="none" w:sz="0" w:space="0" w:color="auto"/>
        <w:bottom w:val="none" w:sz="0" w:space="0" w:color="auto"/>
        <w:right w:val="none" w:sz="0" w:space="0" w:color="auto"/>
      </w:divBdr>
    </w:div>
    <w:div w:id="1929197148">
      <w:marLeft w:val="0"/>
      <w:marRight w:val="0"/>
      <w:marTop w:val="0"/>
      <w:marBottom w:val="0"/>
      <w:divBdr>
        <w:top w:val="none" w:sz="0" w:space="0" w:color="auto"/>
        <w:left w:val="none" w:sz="0" w:space="0" w:color="auto"/>
        <w:bottom w:val="none" w:sz="0" w:space="0" w:color="auto"/>
        <w:right w:val="none" w:sz="0" w:space="0" w:color="auto"/>
      </w:divBdr>
    </w:div>
    <w:div w:id="1929314306">
      <w:marLeft w:val="0"/>
      <w:marRight w:val="0"/>
      <w:marTop w:val="0"/>
      <w:marBottom w:val="0"/>
      <w:divBdr>
        <w:top w:val="none" w:sz="0" w:space="0" w:color="auto"/>
        <w:left w:val="none" w:sz="0" w:space="0" w:color="auto"/>
        <w:bottom w:val="none" w:sz="0" w:space="0" w:color="auto"/>
        <w:right w:val="none" w:sz="0" w:space="0" w:color="auto"/>
      </w:divBdr>
    </w:div>
    <w:div w:id="1929339904">
      <w:bodyDiv w:val="1"/>
      <w:marLeft w:val="0"/>
      <w:marRight w:val="0"/>
      <w:marTop w:val="0"/>
      <w:marBottom w:val="0"/>
      <w:divBdr>
        <w:top w:val="none" w:sz="0" w:space="0" w:color="auto"/>
        <w:left w:val="none" w:sz="0" w:space="0" w:color="auto"/>
        <w:bottom w:val="none" w:sz="0" w:space="0" w:color="auto"/>
        <w:right w:val="none" w:sz="0" w:space="0" w:color="auto"/>
      </w:divBdr>
    </w:div>
    <w:div w:id="1929343801">
      <w:marLeft w:val="0"/>
      <w:marRight w:val="0"/>
      <w:marTop w:val="0"/>
      <w:marBottom w:val="0"/>
      <w:divBdr>
        <w:top w:val="none" w:sz="0" w:space="0" w:color="auto"/>
        <w:left w:val="none" w:sz="0" w:space="0" w:color="auto"/>
        <w:bottom w:val="none" w:sz="0" w:space="0" w:color="auto"/>
        <w:right w:val="none" w:sz="0" w:space="0" w:color="auto"/>
      </w:divBdr>
    </w:div>
    <w:div w:id="1929465793">
      <w:marLeft w:val="0"/>
      <w:marRight w:val="0"/>
      <w:marTop w:val="0"/>
      <w:marBottom w:val="0"/>
      <w:divBdr>
        <w:top w:val="none" w:sz="0" w:space="0" w:color="auto"/>
        <w:left w:val="none" w:sz="0" w:space="0" w:color="auto"/>
        <w:bottom w:val="none" w:sz="0" w:space="0" w:color="auto"/>
        <w:right w:val="none" w:sz="0" w:space="0" w:color="auto"/>
      </w:divBdr>
    </w:div>
    <w:div w:id="1929537345">
      <w:marLeft w:val="0"/>
      <w:marRight w:val="0"/>
      <w:marTop w:val="0"/>
      <w:marBottom w:val="0"/>
      <w:divBdr>
        <w:top w:val="none" w:sz="0" w:space="0" w:color="auto"/>
        <w:left w:val="none" w:sz="0" w:space="0" w:color="auto"/>
        <w:bottom w:val="none" w:sz="0" w:space="0" w:color="auto"/>
        <w:right w:val="none" w:sz="0" w:space="0" w:color="auto"/>
      </w:divBdr>
    </w:div>
    <w:div w:id="1929539700">
      <w:marLeft w:val="0"/>
      <w:marRight w:val="0"/>
      <w:marTop w:val="0"/>
      <w:marBottom w:val="0"/>
      <w:divBdr>
        <w:top w:val="none" w:sz="0" w:space="0" w:color="auto"/>
        <w:left w:val="none" w:sz="0" w:space="0" w:color="auto"/>
        <w:bottom w:val="none" w:sz="0" w:space="0" w:color="auto"/>
        <w:right w:val="none" w:sz="0" w:space="0" w:color="auto"/>
      </w:divBdr>
    </w:div>
    <w:div w:id="1929578328">
      <w:marLeft w:val="0"/>
      <w:marRight w:val="0"/>
      <w:marTop w:val="0"/>
      <w:marBottom w:val="0"/>
      <w:divBdr>
        <w:top w:val="none" w:sz="0" w:space="0" w:color="auto"/>
        <w:left w:val="none" w:sz="0" w:space="0" w:color="auto"/>
        <w:bottom w:val="none" w:sz="0" w:space="0" w:color="auto"/>
        <w:right w:val="none" w:sz="0" w:space="0" w:color="auto"/>
      </w:divBdr>
    </w:div>
    <w:div w:id="1929725709">
      <w:bodyDiv w:val="1"/>
      <w:marLeft w:val="0"/>
      <w:marRight w:val="0"/>
      <w:marTop w:val="0"/>
      <w:marBottom w:val="0"/>
      <w:divBdr>
        <w:top w:val="none" w:sz="0" w:space="0" w:color="auto"/>
        <w:left w:val="none" w:sz="0" w:space="0" w:color="auto"/>
        <w:bottom w:val="none" w:sz="0" w:space="0" w:color="auto"/>
        <w:right w:val="none" w:sz="0" w:space="0" w:color="auto"/>
      </w:divBdr>
    </w:div>
    <w:div w:id="1929728255">
      <w:marLeft w:val="0"/>
      <w:marRight w:val="0"/>
      <w:marTop w:val="0"/>
      <w:marBottom w:val="0"/>
      <w:divBdr>
        <w:top w:val="none" w:sz="0" w:space="0" w:color="auto"/>
        <w:left w:val="none" w:sz="0" w:space="0" w:color="auto"/>
        <w:bottom w:val="none" w:sz="0" w:space="0" w:color="auto"/>
        <w:right w:val="none" w:sz="0" w:space="0" w:color="auto"/>
      </w:divBdr>
    </w:div>
    <w:div w:id="1929850891">
      <w:marLeft w:val="0"/>
      <w:marRight w:val="0"/>
      <w:marTop w:val="0"/>
      <w:marBottom w:val="0"/>
      <w:divBdr>
        <w:top w:val="none" w:sz="0" w:space="0" w:color="auto"/>
        <w:left w:val="none" w:sz="0" w:space="0" w:color="auto"/>
        <w:bottom w:val="none" w:sz="0" w:space="0" w:color="auto"/>
        <w:right w:val="none" w:sz="0" w:space="0" w:color="auto"/>
      </w:divBdr>
    </w:div>
    <w:div w:id="1929924510">
      <w:marLeft w:val="0"/>
      <w:marRight w:val="0"/>
      <w:marTop w:val="0"/>
      <w:marBottom w:val="0"/>
      <w:divBdr>
        <w:top w:val="none" w:sz="0" w:space="0" w:color="auto"/>
        <w:left w:val="none" w:sz="0" w:space="0" w:color="auto"/>
        <w:bottom w:val="none" w:sz="0" w:space="0" w:color="auto"/>
        <w:right w:val="none" w:sz="0" w:space="0" w:color="auto"/>
      </w:divBdr>
    </w:div>
    <w:div w:id="1929998106">
      <w:marLeft w:val="0"/>
      <w:marRight w:val="0"/>
      <w:marTop w:val="0"/>
      <w:marBottom w:val="0"/>
      <w:divBdr>
        <w:top w:val="none" w:sz="0" w:space="0" w:color="auto"/>
        <w:left w:val="none" w:sz="0" w:space="0" w:color="auto"/>
        <w:bottom w:val="none" w:sz="0" w:space="0" w:color="auto"/>
        <w:right w:val="none" w:sz="0" w:space="0" w:color="auto"/>
      </w:divBdr>
    </w:div>
    <w:div w:id="1930111797">
      <w:marLeft w:val="0"/>
      <w:marRight w:val="0"/>
      <w:marTop w:val="0"/>
      <w:marBottom w:val="0"/>
      <w:divBdr>
        <w:top w:val="none" w:sz="0" w:space="0" w:color="auto"/>
        <w:left w:val="none" w:sz="0" w:space="0" w:color="auto"/>
        <w:bottom w:val="none" w:sz="0" w:space="0" w:color="auto"/>
        <w:right w:val="none" w:sz="0" w:space="0" w:color="auto"/>
      </w:divBdr>
    </w:div>
    <w:div w:id="1930115721">
      <w:marLeft w:val="0"/>
      <w:marRight w:val="0"/>
      <w:marTop w:val="0"/>
      <w:marBottom w:val="0"/>
      <w:divBdr>
        <w:top w:val="none" w:sz="0" w:space="0" w:color="auto"/>
        <w:left w:val="none" w:sz="0" w:space="0" w:color="auto"/>
        <w:bottom w:val="none" w:sz="0" w:space="0" w:color="auto"/>
        <w:right w:val="none" w:sz="0" w:space="0" w:color="auto"/>
      </w:divBdr>
    </w:div>
    <w:div w:id="1930195722">
      <w:marLeft w:val="0"/>
      <w:marRight w:val="0"/>
      <w:marTop w:val="0"/>
      <w:marBottom w:val="0"/>
      <w:divBdr>
        <w:top w:val="none" w:sz="0" w:space="0" w:color="auto"/>
        <w:left w:val="none" w:sz="0" w:space="0" w:color="auto"/>
        <w:bottom w:val="none" w:sz="0" w:space="0" w:color="auto"/>
        <w:right w:val="none" w:sz="0" w:space="0" w:color="auto"/>
      </w:divBdr>
    </w:div>
    <w:div w:id="1930381733">
      <w:marLeft w:val="0"/>
      <w:marRight w:val="0"/>
      <w:marTop w:val="0"/>
      <w:marBottom w:val="0"/>
      <w:divBdr>
        <w:top w:val="none" w:sz="0" w:space="0" w:color="auto"/>
        <w:left w:val="none" w:sz="0" w:space="0" w:color="auto"/>
        <w:bottom w:val="none" w:sz="0" w:space="0" w:color="auto"/>
        <w:right w:val="none" w:sz="0" w:space="0" w:color="auto"/>
      </w:divBdr>
    </w:div>
    <w:div w:id="1930381925">
      <w:marLeft w:val="0"/>
      <w:marRight w:val="0"/>
      <w:marTop w:val="0"/>
      <w:marBottom w:val="0"/>
      <w:divBdr>
        <w:top w:val="none" w:sz="0" w:space="0" w:color="auto"/>
        <w:left w:val="none" w:sz="0" w:space="0" w:color="auto"/>
        <w:bottom w:val="none" w:sz="0" w:space="0" w:color="auto"/>
        <w:right w:val="none" w:sz="0" w:space="0" w:color="auto"/>
      </w:divBdr>
    </w:div>
    <w:div w:id="1930386761">
      <w:marLeft w:val="0"/>
      <w:marRight w:val="0"/>
      <w:marTop w:val="0"/>
      <w:marBottom w:val="0"/>
      <w:divBdr>
        <w:top w:val="none" w:sz="0" w:space="0" w:color="auto"/>
        <w:left w:val="none" w:sz="0" w:space="0" w:color="auto"/>
        <w:bottom w:val="none" w:sz="0" w:space="0" w:color="auto"/>
        <w:right w:val="none" w:sz="0" w:space="0" w:color="auto"/>
      </w:divBdr>
    </w:div>
    <w:div w:id="1930505296">
      <w:marLeft w:val="0"/>
      <w:marRight w:val="0"/>
      <w:marTop w:val="0"/>
      <w:marBottom w:val="0"/>
      <w:divBdr>
        <w:top w:val="none" w:sz="0" w:space="0" w:color="auto"/>
        <w:left w:val="none" w:sz="0" w:space="0" w:color="auto"/>
        <w:bottom w:val="none" w:sz="0" w:space="0" w:color="auto"/>
        <w:right w:val="none" w:sz="0" w:space="0" w:color="auto"/>
      </w:divBdr>
    </w:div>
    <w:div w:id="1930582959">
      <w:marLeft w:val="0"/>
      <w:marRight w:val="0"/>
      <w:marTop w:val="0"/>
      <w:marBottom w:val="0"/>
      <w:divBdr>
        <w:top w:val="none" w:sz="0" w:space="0" w:color="auto"/>
        <w:left w:val="none" w:sz="0" w:space="0" w:color="auto"/>
        <w:bottom w:val="none" w:sz="0" w:space="0" w:color="auto"/>
        <w:right w:val="none" w:sz="0" w:space="0" w:color="auto"/>
      </w:divBdr>
    </w:div>
    <w:div w:id="1930649666">
      <w:marLeft w:val="0"/>
      <w:marRight w:val="0"/>
      <w:marTop w:val="0"/>
      <w:marBottom w:val="0"/>
      <w:divBdr>
        <w:top w:val="none" w:sz="0" w:space="0" w:color="auto"/>
        <w:left w:val="none" w:sz="0" w:space="0" w:color="auto"/>
        <w:bottom w:val="none" w:sz="0" w:space="0" w:color="auto"/>
        <w:right w:val="none" w:sz="0" w:space="0" w:color="auto"/>
      </w:divBdr>
    </w:div>
    <w:div w:id="1930651147">
      <w:marLeft w:val="0"/>
      <w:marRight w:val="0"/>
      <w:marTop w:val="0"/>
      <w:marBottom w:val="0"/>
      <w:divBdr>
        <w:top w:val="none" w:sz="0" w:space="0" w:color="auto"/>
        <w:left w:val="none" w:sz="0" w:space="0" w:color="auto"/>
        <w:bottom w:val="none" w:sz="0" w:space="0" w:color="auto"/>
        <w:right w:val="none" w:sz="0" w:space="0" w:color="auto"/>
      </w:divBdr>
    </w:div>
    <w:div w:id="1930771757">
      <w:marLeft w:val="0"/>
      <w:marRight w:val="0"/>
      <w:marTop w:val="0"/>
      <w:marBottom w:val="0"/>
      <w:divBdr>
        <w:top w:val="none" w:sz="0" w:space="0" w:color="auto"/>
        <w:left w:val="none" w:sz="0" w:space="0" w:color="auto"/>
        <w:bottom w:val="none" w:sz="0" w:space="0" w:color="auto"/>
        <w:right w:val="none" w:sz="0" w:space="0" w:color="auto"/>
      </w:divBdr>
    </w:div>
    <w:div w:id="1930775815">
      <w:marLeft w:val="0"/>
      <w:marRight w:val="0"/>
      <w:marTop w:val="0"/>
      <w:marBottom w:val="0"/>
      <w:divBdr>
        <w:top w:val="none" w:sz="0" w:space="0" w:color="auto"/>
        <w:left w:val="none" w:sz="0" w:space="0" w:color="auto"/>
        <w:bottom w:val="none" w:sz="0" w:space="0" w:color="auto"/>
        <w:right w:val="none" w:sz="0" w:space="0" w:color="auto"/>
      </w:divBdr>
    </w:div>
    <w:div w:id="1931036718">
      <w:marLeft w:val="0"/>
      <w:marRight w:val="0"/>
      <w:marTop w:val="0"/>
      <w:marBottom w:val="0"/>
      <w:divBdr>
        <w:top w:val="none" w:sz="0" w:space="0" w:color="auto"/>
        <w:left w:val="none" w:sz="0" w:space="0" w:color="auto"/>
        <w:bottom w:val="none" w:sz="0" w:space="0" w:color="auto"/>
        <w:right w:val="none" w:sz="0" w:space="0" w:color="auto"/>
      </w:divBdr>
    </w:div>
    <w:div w:id="1931036893">
      <w:marLeft w:val="0"/>
      <w:marRight w:val="0"/>
      <w:marTop w:val="0"/>
      <w:marBottom w:val="0"/>
      <w:divBdr>
        <w:top w:val="none" w:sz="0" w:space="0" w:color="auto"/>
        <w:left w:val="none" w:sz="0" w:space="0" w:color="auto"/>
        <w:bottom w:val="none" w:sz="0" w:space="0" w:color="auto"/>
        <w:right w:val="none" w:sz="0" w:space="0" w:color="auto"/>
      </w:divBdr>
    </w:div>
    <w:div w:id="1931153513">
      <w:marLeft w:val="0"/>
      <w:marRight w:val="0"/>
      <w:marTop w:val="0"/>
      <w:marBottom w:val="0"/>
      <w:divBdr>
        <w:top w:val="none" w:sz="0" w:space="0" w:color="auto"/>
        <w:left w:val="none" w:sz="0" w:space="0" w:color="auto"/>
        <w:bottom w:val="none" w:sz="0" w:space="0" w:color="auto"/>
        <w:right w:val="none" w:sz="0" w:space="0" w:color="auto"/>
      </w:divBdr>
    </w:div>
    <w:div w:id="1931229670">
      <w:marLeft w:val="0"/>
      <w:marRight w:val="0"/>
      <w:marTop w:val="0"/>
      <w:marBottom w:val="0"/>
      <w:divBdr>
        <w:top w:val="none" w:sz="0" w:space="0" w:color="auto"/>
        <w:left w:val="none" w:sz="0" w:space="0" w:color="auto"/>
        <w:bottom w:val="none" w:sz="0" w:space="0" w:color="auto"/>
        <w:right w:val="none" w:sz="0" w:space="0" w:color="auto"/>
      </w:divBdr>
    </w:div>
    <w:div w:id="1931229699">
      <w:bodyDiv w:val="1"/>
      <w:marLeft w:val="0"/>
      <w:marRight w:val="0"/>
      <w:marTop w:val="0"/>
      <w:marBottom w:val="0"/>
      <w:divBdr>
        <w:top w:val="none" w:sz="0" w:space="0" w:color="auto"/>
        <w:left w:val="none" w:sz="0" w:space="0" w:color="auto"/>
        <w:bottom w:val="none" w:sz="0" w:space="0" w:color="auto"/>
        <w:right w:val="none" w:sz="0" w:space="0" w:color="auto"/>
      </w:divBdr>
    </w:div>
    <w:div w:id="1931425539">
      <w:marLeft w:val="0"/>
      <w:marRight w:val="0"/>
      <w:marTop w:val="0"/>
      <w:marBottom w:val="0"/>
      <w:divBdr>
        <w:top w:val="none" w:sz="0" w:space="0" w:color="auto"/>
        <w:left w:val="none" w:sz="0" w:space="0" w:color="auto"/>
        <w:bottom w:val="none" w:sz="0" w:space="0" w:color="auto"/>
        <w:right w:val="none" w:sz="0" w:space="0" w:color="auto"/>
      </w:divBdr>
    </w:div>
    <w:div w:id="1931691214">
      <w:marLeft w:val="0"/>
      <w:marRight w:val="0"/>
      <w:marTop w:val="0"/>
      <w:marBottom w:val="0"/>
      <w:divBdr>
        <w:top w:val="none" w:sz="0" w:space="0" w:color="auto"/>
        <w:left w:val="none" w:sz="0" w:space="0" w:color="auto"/>
        <w:bottom w:val="none" w:sz="0" w:space="0" w:color="auto"/>
        <w:right w:val="none" w:sz="0" w:space="0" w:color="auto"/>
      </w:divBdr>
    </w:div>
    <w:div w:id="1931691641">
      <w:marLeft w:val="0"/>
      <w:marRight w:val="0"/>
      <w:marTop w:val="0"/>
      <w:marBottom w:val="0"/>
      <w:divBdr>
        <w:top w:val="none" w:sz="0" w:space="0" w:color="auto"/>
        <w:left w:val="none" w:sz="0" w:space="0" w:color="auto"/>
        <w:bottom w:val="none" w:sz="0" w:space="0" w:color="auto"/>
        <w:right w:val="none" w:sz="0" w:space="0" w:color="auto"/>
      </w:divBdr>
    </w:div>
    <w:div w:id="1931740060">
      <w:marLeft w:val="0"/>
      <w:marRight w:val="0"/>
      <w:marTop w:val="0"/>
      <w:marBottom w:val="0"/>
      <w:divBdr>
        <w:top w:val="none" w:sz="0" w:space="0" w:color="auto"/>
        <w:left w:val="none" w:sz="0" w:space="0" w:color="auto"/>
        <w:bottom w:val="none" w:sz="0" w:space="0" w:color="auto"/>
        <w:right w:val="none" w:sz="0" w:space="0" w:color="auto"/>
      </w:divBdr>
    </w:div>
    <w:div w:id="1931741237">
      <w:marLeft w:val="480"/>
      <w:marRight w:val="0"/>
      <w:marTop w:val="0"/>
      <w:marBottom w:val="0"/>
      <w:divBdr>
        <w:top w:val="none" w:sz="0" w:space="0" w:color="auto"/>
        <w:left w:val="none" w:sz="0" w:space="0" w:color="auto"/>
        <w:bottom w:val="none" w:sz="0" w:space="0" w:color="auto"/>
        <w:right w:val="none" w:sz="0" w:space="0" w:color="auto"/>
      </w:divBdr>
    </w:div>
    <w:div w:id="1931742889">
      <w:marLeft w:val="0"/>
      <w:marRight w:val="0"/>
      <w:marTop w:val="0"/>
      <w:marBottom w:val="0"/>
      <w:divBdr>
        <w:top w:val="none" w:sz="0" w:space="0" w:color="auto"/>
        <w:left w:val="none" w:sz="0" w:space="0" w:color="auto"/>
        <w:bottom w:val="none" w:sz="0" w:space="0" w:color="auto"/>
        <w:right w:val="none" w:sz="0" w:space="0" w:color="auto"/>
      </w:divBdr>
    </w:div>
    <w:div w:id="1931768953">
      <w:marLeft w:val="0"/>
      <w:marRight w:val="0"/>
      <w:marTop w:val="0"/>
      <w:marBottom w:val="0"/>
      <w:divBdr>
        <w:top w:val="none" w:sz="0" w:space="0" w:color="auto"/>
        <w:left w:val="none" w:sz="0" w:space="0" w:color="auto"/>
        <w:bottom w:val="none" w:sz="0" w:space="0" w:color="auto"/>
        <w:right w:val="none" w:sz="0" w:space="0" w:color="auto"/>
      </w:divBdr>
    </w:div>
    <w:div w:id="1931771393">
      <w:marLeft w:val="0"/>
      <w:marRight w:val="0"/>
      <w:marTop w:val="0"/>
      <w:marBottom w:val="0"/>
      <w:divBdr>
        <w:top w:val="none" w:sz="0" w:space="0" w:color="auto"/>
        <w:left w:val="none" w:sz="0" w:space="0" w:color="auto"/>
        <w:bottom w:val="none" w:sz="0" w:space="0" w:color="auto"/>
        <w:right w:val="none" w:sz="0" w:space="0" w:color="auto"/>
      </w:divBdr>
    </w:div>
    <w:div w:id="1931888986">
      <w:bodyDiv w:val="1"/>
      <w:marLeft w:val="0"/>
      <w:marRight w:val="0"/>
      <w:marTop w:val="0"/>
      <w:marBottom w:val="0"/>
      <w:divBdr>
        <w:top w:val="none" w:sz="0" w:space="0" w:color="auto"/>
        <w:left w:val="none" w:sz="0" w:space="0" w:color="auto"/>
        <w:bottom w:val="none" w:sz="0" w:space="0" w:color="auto"/>
        <w:right w:val="none" w:sz="0" w:space="0" w:color="auto"/>
      </w:divBdr>
    </w:div>
    <w:div w:id="1931963878">
      <w:marLeft w:val="0"/>
      <w:marRight w:val="0"/>
      <w:marTop w:val="0"/>
      <w:marBottom w:val="0"/>
      <w:divBdr>
        <w:top w:val="none" w:sz="0" w:space="0" w:color="auto"/>
        <w:left w:val="none" w:sz="0" w:space="0" w:color="auto"/>
        <w:bottom w:val="none" w:sz="0" w:space="0" w:color="auto"/>
        <w:right w:val="none" w:sz="0" w:space="0" w:color="auto"/>
      </w:divBdr>
    </w:div>
    <w:div w:id="1931964710">
      <w:bodyDiv w:val="1"/>
      <w:marLeft w:val="0"/>
      <w:marRight w:val="0"/>
      <w:marTop w:val="0"/>
      <w:marBottom w:val="0"/>
      <w:divBdr>
        <w:top w:val="none" w:sz="0" w:space="0" w:color="auto"/>
        <w:left w:val="none" w:sz="0" w:space="0" w:color="auto"/>
        <w:bottom w:val="none" w:sz="0" w:space="0" w:color="auto"/>
        <w:right w:val="none" w:sz="0" w:space="0" w:color="auto"/>
      </w:divBdr>
    </w:div>
    <w:div w:id="1932154757">
      <w:marLeft w:val="0"/>
      <w:marRight w:val="0"/>
      <w:marTop w:val="0"/>
      <w:marBottom w:val="0"/>
      <w:divBdr>
        <w:top w:val="none" w:sz="0" w:space="0" w:color="auto"/>
        <w:left w:val="none" w:sz="0" w:space="0" w:color="auto"/>
        <w:bottom w:val="none" w:sz="0" w:space="0" w:color="auto"/>
        <w:right w:val="none" w:sz="0" w:space="0" w:color="auto"/>
      </w:divBdr>
    </w:div>
    <w:div w:id="1932230436">
      <w:marLeft w:val="0"/>
      <w:marRight w:val="0"/>
      <w:marTop w:val="0"/>
      <w:marBottom w:val="0"/>
      <w:divBdr>
        <w:top w:val="none" w:sz="0" w:space="0" w:color="auto"/>
        <w:left w:val="none" w:sz="0" w:space="0" w:color="auto"/>
        <w:bottom w:val="none" w:sz="0" w:space="0" w:color="auto"/>
        <w:right w:val="none" w:sz="0" w:space="0" w:color="auto"/>
      </w:divBdr>
    </w:div>
    <w:div w:id="1932272186">
      <w:marLeft w:val="0"/>
      <w:marRight w:val="0"/>
      <w:marTop w:val="0"/>
      <w:marBottom w:val="0"/>
      <w:divBdr>
        <w:top w:val="none" w:sz="0" w:space="0" w:color="auto"/>
        <w:left w:val="none" w:sz="0" w:space="0" w:color="auto"/>
        <w:bottom w:val="none" w:sz="0" w:space="0" w:color="auto"/>
        <w:right w:val="none" w:sz="0" w:space="0" w:color="auto"/>
      </w:divBdr>
    </w:div>
    <w:div w:id="1932274256">
      <w:marLeft w:val="0"/>
      <w:marRight w:val="0"/>
      <w:marTop w:val="0"/>
      <w:marBottom w:val="0"/>
      <w:divBdr>
        <w:top w:val="none" w:sz="0" w:space="0" w:color="auto"/>
        <w:left w:val="none" w:sz="0" w:space="0" w:color="auto"/>
        <w:bottom w:val="none" w:sz="0" w:space="0" w:color="auto"/>
        <w:right w:val="none" w:sz="0" w:space="0" w:color="auto"/>
      </w:divBdr>
    </w:div>
    <w:div w:id="1932395515">
      <w:marLeft w:val="0"/>
      <w:marRight w:val="0"/>
      <w:marTop w:val="0"/>
      <w:marBottom w:val="0"/>
      <w:divBdr>
        <w:top w:val="none" w:sz="0" w:space="0" w:color="auto"/>
        <w:left w:val="none" w:sz="0" w:space="0" w:color="auto"/>
        <w:bottom w:val="none" w:sz="0" w:space="0" w:color="auto"/>
        <w:right w:val="none" w:sz="0" w:space="0" w:color="auto"/>
      </w:divBdr>
    </w:div>
    <w:div w:id="1932425749">
      <w:marLeft w:val="0"/>
      <w:marRight w:val="0"/>
      <w:marTop w:val="0"/>
      <w:marBottom w:val="0"/>
      <w:divBdr>
        <w:top w:val="none" w:sz="0" w:space="0" w:color="auto"/>
        <w:left w:val="none" w:sz="0" w:space="0" w:color="auto"/>
        <w:bottom w:val="none" w:sz="0" w:space="0" w:color="auto"/>
        <w:right w:val="none" w:sz="0" w:space="0" w:color="auto"/>
      </w:divBdr>
    </w:div>
    <w:div w:id="1932856387">
      <w:marLeft w:val="0"/>
      <w:marRight w:val="0"/>
      <w:marTop w:val="0"/>
      <w:marBottom w:val="0"/>
      <w:divBdr>
        <w:top w:val="none" w:sz="0" w:space="0" w:color="auto"/>
        <w:left w:val="none" w:sz="0" w:space="0" w:color="auto"/>
        <w:bottom w:val="none" w:sz="0" w:space="0" w:color="auto"/>
        <w:right w:val="none" w:sz="0" w:space="0" w:color="auto"/>
      </w:divBdr>
    </w:div>
    <w:div w:id="1932859211">
      <w:marLeft w:val="0"/>
      <w:marRight w:val="0"/>
      <w:marTop w:val="0"/>
      <w:marBottom w:val="0"/>
      <w:divBdr>
        <w:top w:val="none" w:sz="0" w:space="0" w:color="auto"/>
        <w:left w:val="none" w:sz="0" w:space="0" w:color="auto"/>
        <w:bottom w:val="none" w:sz="0" w:space="0" w:color="auto"/>
        <w:right w:val="none" w:sz="0" w:space="0" w:color="auto"/>
      </w:divBdr>
    </w:div>
    <w:div w:id="1932884744">
      <w:marLeft w:val="0"/>
      <w:marRight w:val="0"/>
      <w:marTop w:val="0"/>
      <w:marBottom w:val="0"/>
      <w:divBdr>
        <w:top w:val="none" w:sz="0" w:space="0" w:color="auto"/>
        <w:left w:val="none" w:sz="0" w:space="0" w:color="auto"/>
        <w:bottom w:val="none" w:sz="0" w:space="0" w:color="auto"/>
        <w:right w:val="none" w:sz="0" w:space="0" w:color="auto"/>
      </w:divBdr>
    </w:div>
    <w:div w:id="1932933945">
      <w:marLeft w:val="0"/>
      <w:marRight w:val="0"/>
      <w:marTop w:val="0"/>
      <w:marBottom w:val="0"/>
      <w:divBdr>
        <w:top w:val="none" w:sz="0" w:space="0" w:color="auto"/>
        <w:left w:val="none" w:sz="0" w:space="0" w:color="auto"/>
        <w:bottom w:val="none" w:sz="0" w:space="0" w:color="auto"/>
        <w:right w:val="none" w:sz="0" w:space="0" w:color="auto"/>
      </w:divBdr>
    </w:div>
    <w:div w:id="1932935214">
      <w:marLeft w:val="0"/>
      <w:marRight w:val="0"/>
      <w:marTop w:val="0"/>
      <w:marBottom w:val="0"/>
      <w:divBdr>
        <w:top w:val="none" w:sz="0" w:space="0" w:color="auto"/>
        <w:left w:val="none" w:sz="0" w:space="0" w:color="auto"/>
        <w:bottom w:val="none" w:sz="0" w:space="0" w:color="auto"/>
        <w:right w:val="none" w:sz="0" w:space="0" w:color="auto"/>
      </w:divBdr>
    </w:div>
    <w:div w:id="1933123182">
      <w:marLeft w:val="0"/>
      <w:marRight w:val="0"/>
      <w:marTop w:val="0"/>
      <w:marBottom w:val="0"/>
      <w:divBdr>
        <w:top w:val="none" w:sz="0" w:space="0" w:color="auto"/>
        <w:left w:val="none" w:sz="0" w:space="0" w:color="auto"/>
        <w:bottom w:val="none" w:sz="0" w:space="0" w:color="auto"/>
        <w:right w:val="none" w:sz="0" w:space="0" w:color="auto"/>
      </w:divBdr>
    </w:div>
    <w:div w:id="1933203262">
      <w:marLeft w:val="0"/>
      <w:marRight w:val="0"/>
      <w:marTop w:val="0"/>
      <w:marBottom w:val="0"/>
      <w:divBdr>
        <w:top w:val="none" w:sz="0" w:space="0" w:color="auto"/>
        <w:left w:val="none" w:sz="0" w:space="0" w:color="auto"/>
        <w:bottom w:val="none" w:sz="0" w:space="0" w:color="auto"/>
        <w:right w:val="none" w:sz="0" w:space="0" w:color="auto"/>
      </w:divBdr>
    </w:div>
    <w:div w:id="1933246734">
      <w:marLeft w:val="0"/>
      <w:marRight w:val="0"/>
      <w:marTop w:val="0"/>
      <w:marBottom w:val="0"/>
      <w:divBdr>
        <w:top w:val="none" w:sz="0" w:space="0" w:color="auto"/>
        <w:left w:val="none" w:sz="0" w:space="0" w:color="auto"/>
        <w:bottom w:val="none" w:sz="0" w:space="0" w:color="auto"/>
        <w:right w:val="none" w:sz="0" w:space="0" w:color="auto"/>
      </w:divBdr>
    </w:div>
    <w:div w:id="1933246873">
      <w:marLeft w:val="0"/>
      <w:marRight w:val="0"/>
      <w:marTop w:val="0"/>
      <w:marBottom w:val="0"/>
      <w:divBdr>
        <w:top w:val="none" w:sz="0" w:space="0" w:color="auto"/>
        <w:left w:val="none" w:sz="0" w:space="0" w:color="auto"/>
        <w:bottom w:val="none" w:sz="0" w:space="0" w:color="auto"/>
        <w:right w:val="none" w:sz="0" w:space="0" w:color="auto"/>
      </w:divBdr>
    </w:div>
    <w:div w:id="1933272991">
      <w:marLeft w:val="0"/>
      <w:marRight w:val="0"/>
      <w:marTop w:val="0"/>
      <w:marBottom w:val="0"/>
      <w:divBdr>
        <w:top w:val="none" w:sz="0" w:space="0" w:color="auto"/>
        <w:left w:val="none" w:sz="0" w:space="0" w:color="auto"/>
        <w:bottom w:val="none" w:sz="0" w:space="0" w:color="auto"/>
        <w:right w:val="none" w:sz="0" w:space="0" w:color="auto"/>
      </w:divBdr>
    </w:div>
    <w:div w:id="1933275430">
      <w:marLeft w:val="0"/>
      <w:marRight w:val="0"/>
      <w:marTop w:val="0"/>
      <w:marBottom w:val="0"/>
      <w:divBdr>
        <w:top w:val="none" w:sz="0" w:space="0" w:color="auto"/>
        <w:left w:val="none" w:sz="0" w:space="0" w:color="auto"/>
        <w:bottom w:val="none" w:sz="0" w:space="0" w:color="auto"/>
        <w:right w:val="none" w:sz="0" w:space="0" w:color="auto"/>
      </w:divBdr>
    </w:div>
    <w:div w:id="1933318627">
      <w:marLeft w:val="0"/>
      <w:marRight w:val="0"/>
      <w:marTop w:val="0"/>
      <w:marBottom w:val="0"/>
      <w:divBdr>
        <w:top w:val="none" w:sz="0" w:space="0" w:color="auto"/>
        <w:left w:val="none" w:sz="0" w:space="0" w:color="auto"/>
        <w:bottom w:val="none" w:sz="0" w:space="0" w:color="auto"/>
        <w:right w:val="none" w:sz="0" w:space="0" w:color="auto"/>
      </w:divBdr>
    </w:div>
    <w:div w:id="1933392283">
      <w:marLeft w:val="0"/>
      <w:marRight w:val="0"/>
      <w:marTop w:val="0"/>
      <w:marBottom w:val="0"/>
      <w:divBdr>
        <w:top w:val="none" w:sz="0" w:space="0" w:color="auto"/>
        <w:left w:val="none" w:sz="0" w:space="0" w:color="auto"/>
        <w:bottom w:val="none" w:sz="0" w:space="0" w:color="auto"/>
        <w:right w:val="none" w:sz="0" w:space="0" w:color="auto"/>
      </w:divBdr>
    </w:div>
    <w:div w:id="1933392717">
      <w:marLeft w:val="0"/>
      <w:marRight w:val="0"/>
      <w:marTop w:val="0"/>
      <w:marBottom w:val="0"/>
      <w:divBdr>
        <w:top w:val="none" w:sz="0" w:space="0" w:color="auto"/>
        <w:left w:val="none" w:sz="0" w:space="0" w:color="auto"/>
        <w:bottom w:val="none" w:sz="0" w:space="0" w:color="auto"/>
        <w:right w:val="none" w:sz="0" w:space="0" w:color="auto"/>
      </w:divBdr>
    </w:div>
    <w:div w:id="1933396223">
      <w:marLeft w:val="0"/>
      <w:marRight w:val="0"/>
      <w:marTop w:val="0"/>
      <w:marBottom w:val="0"/>
      <w:divBdr>
        <w:top w:val="none" w:sz="0" w:space="0" w:color="auto"/>
        <w:left w:val="none" w:sz="0" w:space="0" w:color="auto"/>
        <w:bottom w:val="none" w:sz="0" w:space="0" w:color="auto"/>
        <w:right w:val="none" w:sz="0" w:space="0" w:color="auto"/>
      </w:divBdr>
    </w:div>
    <w:div w:id="1933540035">
      <w:bodyDiv w:val="1"/>
      <w:marLeft w:val="0"/>
      <w:marRight w:val="0"/>
      <w:marTop w:val="0"/>
      <w:marBottom w:val="0"/>
      <w:divBdr>
        <w:top w:val="none" w:sz="0" w:space="0" w:color="auto"/>
        <w:left w:val="none" w:sz="0" w:space="0" w:color="auto"/>
        <w:bottom w:val="none" w:sz="0" w:space="0" w:color="auto"/>
        <w:right w:val="none" w:sz="0" w:space="0" w:color="auto"/>
      </w:divBdr>
    </w:div>
    <w:div w:id="1933584657">
      <w:marLeft w:val="0"/>
      <w:marRight w:val="0"/>
      <w:marTop w:val="0"/>
      <w:marBottom w:val="0"/>
      <w:divBdr>
        <w:top w:val="none" w:sz="0" w:space="0" w:color="auto"/>
        <w:left w:val="none" w:sz="0" w:space="0" w:color="auto"/>
        <w:bottom w:val="none" w:sz="0" w:space="0" w:color="auto"/>
        <w:right w:val="none" w:sz="0" w:space="0" w:color="auto"/>
      </w:divBdr>
    </w:div>
    <w:div w:id="1933665771">
      <w:marLeft w:val="0"/>
      <w:marRight w:val="0"/>
      <w:marTop w:val="0"/>
      <w:marBottom w:val="0"/>
      <w:divBdr>
        <w:top w:val="none" w:sz="0" w:space="0" w:color="auto"/>
        <w:left w:val="none" w:sz="0" w:space="0" w:color="auto"/>
        <w:bottom w:val="none" w:sz="0" w:space="0" w:color="auto"/>
        <w:right w:val="none" w:sz="0" w:space="0" w:color="auto"/>
      </w:divBdr>
    </w:div>
    <w:div w:id="1933733489">
      <w:marLeft w:val="0"/>
      <w:marRight w:val="0"/>
      <w:marTop w:val="0"/>
      <w:marBottom w:val="0"/>
      <w:divBdr>
        <w:top w:val="none" w:sz="0" w:space="0" w:color="auto"/>
        <w:left w:val="none" w:sz="0" w:space="0" w:color="auto"/>
        <w:bottom w:val="none" w:sz="0" w:space="0" w:color="auto"/>
        <w:right w:val="none" w:sz="0" w:space="0" w:color="auto"/>
      </w:divBdr>
    </w:div>
    <w:div w:id="1933781964">
      <w:marLeft w:val="0"/>
      <w:marRight w:val="0"/>
      <w:marTop w:val="0"/>
      <w:marBottom w:val="0"/>
      <w:divBdr>
        <w:top w:val="none" w:sz="0" w:space="0" w:color="auto"/>
        <w:left w:val="none" w:sz="0" w:space="0" w:color="auto"/>
        <w:bottom w:val="none" w:sz="0" w:space="0" w:color="auto"/>
        <w:right w:val="none" w:sz="0" w:space="0" w:color="auto"/>
      </w:divBdr>
    </w:div>
    <w:div w:id="1933850290">
      <w:marLeft w:val="0"/>
      <w:marRight w:val="0"/>
      <w:marTop w:val="0"/>
      <w:marBottom w:val="0"/>
      <w:divBdr>
        <w:top w:val="none" w:sz="0" w:space="0" w:color="auto"/>
        <w:left w:val="none" w:sz="0" w:space="0" w:color="auto"/>
        <w:bottom w:val="none" w:sz="0" w:space="0" w:color="auto"/>
        <w:right w:val="none" w:sz="0" w:space="0" w:color="auto"/>
      </w:divBdr>
    </w:div>
    <w:div w:id="1933854787">
      <w:marLeft w:val="0"/>
      <w:marRight w:val="0"/>
      <w:marTop w:val="0"/>
      <w:marBottom w:val="0"/>
      <w:divBdr>
        <w:top w:val="none" w:sz="0" w:space="0" w:color="auto"/>
        <w:left w:val="none" w:sz="0" w:space="0" w:color="auto"/>
        <w:bottom w:val="none" w:sz="0" w:space="0" w:color="auto"/>
        <w:right w:val="none" w:sz="0" w:space="0" w:color="auto"/>
      </w:divBdr>
    </w:div>
    <w:div w:id="1933927258">
      <w:marLeft w:val="0"/>
      <w:marRight w:val="0"/>
      <w:marTop w:val="0"/>
      <w:marBottom w:val="0"/>
      <w:divBdr>
        <w:top w:val="none" w:sz="0" w:space="0" w:color="auto"/>
        <w:left w:val="none" w:sz="0" w:space="0" w:color="auto"/>
        <w:bottom w:val="none" w:sz="0" w:space="0" w:color="auto"/>
        <w:right w:val="none" w:sz="0" w:space="0" w:color="auto"/>
      </w:divBdr>
    </w:div>
    <w:div w:id="1933928876">
      <w:bodyDiv w:val="1"/>
      <w:marLeft w:val="0"/>
      <w:marRight w:val="0"/>
      <w:marTop w:val="0"/>
      <w:marBottom w:val="0"/>
      <w:divBdr>
        <w:top w:val="none" w:sz="0" w:space="0" w:color="auto"/>
        <w:left w:val="none" w:sz="0" w:space="0" w:color="auto"/>
        <w:bottom w:val="none" w:sz="0" w:space="0" w:color="auto"/>
        <w:right w:val="none" w:sz="0" w:space="0" w:color="auto"/>
      </w:divBdr>
    </w:div>
    <w:div w:id="1933969101">
      <w:marLeft w:val="0"/>
      <w:marRight w:val="0"/>
      <w:marTop w:val="0"/>
      <w:marBottom w:val="0"/>
      <w:divBdr>
        <w:top w:val="none" w:sz="0" w:space="0" w:color="auto"/>
        <w:left w:val="none" w:sz="0" w:space="0" w:color="auto"/>
        <w:bottom w:val="none" w:sz="0" w:space="0" w:color="auto"/>
        <w:right w:val="none" w:sz="0" w:space="0" w:color="auto"/>
      </w:divBdr>
    </w:div>
    <w:div w:id="1934127296">
      <w:marLeft w:val="0"/>
      <w:marRight w:val="0"/>
      <w:marTop w:val="0"/>
      <w:marBottom w:val="0"/>
      <w:divBdr>
        <w:top w:val="none" w:sz="0" w:space="0" w:color="auto"/>
        <w:left w:val="none" w:sz="0" w:space="0" w:color="auto"/>
        <w:bottom w:val="none" w:sz="0" w:space="0" w:color="auto"/>
        <w:right w:val="none" w:sz="0" w:space="0" w:color="auto"/>
      </w:divBdr>
    </w:div>
    <w:div w:id="1934167808">
      <w:marLeft w:val="0"/>
      <w:marRight w:val="0"/>
      <w:marTop w:val="0"/>
      <w:marBottom w:val="0"/>
      <w:divBdr>
        <w:top w:val="none" w:sz="0" w:space="0" w:color="auto"/>
        <w:left w:val="none" w:sz="0" w:space="0" w:color="auto"/>
        <w:bottom w:val="none" w:sz="0" w:space="0" w:color="auto"/>
        <w:right w:val="none" w:sz="0" w:space="0" w:color="auto"/>
      </w:divBdr>
    </w:div>
    <w:div w:id="1934194621">
      <w:marLeft w:val="0"/>
      <w:marRight w:val="0"/>
      <w:marTop w:val="0"/>
      <w:marBottom w:val="0"/>
      <w:divBdr>
        <w:top w:val="none" w:sz="0" w:space="0" w:color="auto"/>
        <w:left w:val="none" w:sz="0" w:space="0" w:color="auto"/>
        <w:bottom w:val="none" w:sz="0" w:space="0" w:color="auto"/>
        <w:right w:val="none" w:sz="0" w:space="0" w:color="auto"/>
      </w:divBdr>
    </w:div>
    <w:div w:id="1934241147">
      <w:marLeft w:val="0"/>
      <w:marRight w:val="0"/>
      <w:marTop w:val="0"/>
      <w:marBottom w:val="0"/>
      <w:divBdr>
        <w:top w:val="none" w:sz="0" w:space="0" w:color="auto"/>
        <w:left w:val="none" w:sz="0" w:space="0" w:color="auto"/>
        <w:bottom w:val="none" w:sz="0" w:space="0" w:color="auto"/>
        <w:right w:val="none" w:sz="0" w:space="0" w:color="auto"/>
      </w:divBdr>
    </w:div>
    <w:div w:id="1934364194">
      <w:marLeft w:val="0"/>
      <w:marRight w:val="0"/>
      <w:marTop w:val="0"/>
      <w:marBottom w:val="0"/>
      <w:divBdr>
        <w:top w:val="none" w:sz="0" w:space="0" w:color="auto"/>
        <w:left w:val="none" w:sz="0" w:space="0" w:color="auto"/>
        <w:bottom w:val="none" w:sz="0" w:space="0" w:color="auto"/>
        <w:right w:val="none" w:sz="0" w:space="0" w:color="auto"/>
      </w:divBdr>
    </w:div>
    <w:div w:id="1934435024">
      <w:marLeft w:val="0"/>
      <w:marRight w:val="0"/>
      <w:marTop w:val="0"/>
      <w:marBottom w:val="0"/>
      <w:divBdr>
        <w:top w:val="none" w:sz="0" w:space="0" w:color="auto"/>
        <w:left w:val="none" w:sz="0" w:space="0" w:color="auto"/>
        <w:bottom w:val="none" w:sz="0" w:space="0" w:color="auto"/>
        <w:right w:val="none" w:sz="0" w:space="0" w:color="auto"/>
      </w:divBdr>
    </w:div>
    <w:div w:id="1934630399">
      <w:marLeft w:val="0"/>
      <w:marRight w:val="0"/>
      <w:marTop w:val="0"/>
      <w:marBottom w:val="0"/>
      <w:divBdr>
        <w:top w:val="none" w:sz="0" w:space="0" w:color="auto"/>
        <w:left w:val="none" w:sz="0" w:space="0" w:color="auto"/>
        <w:bottom w:val="none" w:sz="0" w:space="0" w:color="auto"/>
        <w:right w:val="none" w:sz="0" w:space="0" w:color="auto"/>
      </w:divBdr>
    </w:div>
    <w:div w:id="1934632822">
      <w:marLeft w:val="0"/>
      <w:marRight w:val="0"/>
      <w:marTop w:val="0"/>
      <w:marBottom w:val="0"/>
      <w:divBdr>
        <w:top w:val="none" w:sz="0" w:space="0" w:color="auto"/>
        <w:left w:val="none" w:sz="0" w:space="0" w:color="auto"/>
        <w:bottom w:val="none" w:sz="0" w:space="0" w:color="auto"/>
        <w:right w:val="none" w:sz="0" w:space="0" w:color="auto"/>
      </w:divBdr>
    </w:div>
    <w:div w:id="1934702709">
      <w:marLeft w:val="0"/>
      <w:marRight w:val="0"/>
      <w:marTop w:val="0"/>
      <w:marBottom w:val="0"/>
      <w:divBdr>
        <w:top w:val="none" w:sz="0" w:space="0" w:color="auto"/>
        <w:left w:val="none" w:sz="0" w:space="0" w:color="auto"/>
        <w:bottom w:val="none" w:sz="0" w:space="0" w:color="auto"/>
        <w:right w:val="none" w:sz="0" w:space="0" w:color="auto"/>
      </w:divBdr>
    </w:div>
    <w:div w:id="1934783008">
      <w:marLeft w:val="0"/>
      <w:marRight w:val="0"/>
      <w:marTop w:val="0"/>
      <w:marBottom w:val="0"/>
      <w:divBdr>
        <w:top w:val="none" w:sz="0" w:space="0" w:color="auto"/>
        <w:left w:val="none" w:sz="0" w:space="0" w:color="auto"/>
        <w:bottom w:val="none" w:sz="0" w:space="0" w:color="auto"/>
        <w:right w:val="none" w:sz="0" w:space="0" w:color="auto"/>
      </w:divBdr>
    </w:div>
    <w:div w:id="1934820576">
      <w:marLeft w:val="0"/>
      <w:marRight w:val="0"/>
      <w:marTop w:val="0"/>
      <w:marBottom w:val="0"/>
      <w:divBdr>
        <w:top w:val="none" w:sz="0" w:space="0" w:color="auto"/>
        <w:left w:val="none" w:sz="0" w:space="0" w:color="auto"/>
        <w:bottom w:val="none" w:sz="0" w:space="0" w:color="auto"/>
        <w:right w:val="none" w:sz="0" w:space="0" w:color="auto"/>
      </w:divBdr>
    </w:div>
    <w:div w:id="1934822241">
      <w:marLeft w:val="0"/>
      <w:marRight w:val="0"/>
      <w:marTop w:val="0"/>
      <w:marBottom w:val="0"/>
      <w:divBdr>
        <w:top w:val="none" w:sz="0" w:space="0" w:color="auto"/>
        <w:left w:val="none" w:sz="0" w:space="0" w:color="auto"/>
        <w:bottom w:val="none" w:sz="0" w:space="0" w:color="auto"/>
        <w:right w:val="none" w:sz="0" w:space="0" w:color="auto"/>
      </w:divBdr>
    </w:div>
    <w:div w:id="1934972814">
      <w:marLeft w:val="0"/>
      <w:marRight w:val="0"/>
      <w:marTop w:val="0"/>
      <w:marBottom w:val="0"/>
      <w:divBdr>
        <w:top w:val="none" w:sz="0" w:space="0" w:color="auto"/>
        <w:left w:val="none" w:sz="0" w:space="0" w:color="auto"/>
        <w:bottom w:val="none" w:sz="0" w:space="0" w:color="auto"/>
        <w:right w:val="none" w:sz="0" w:space="0" w:color="auto"/>
      </w:divBdr>
    </w:div>
    <w:div w:id="1935042923">
      <w:marLeft w:val="0"/>
      <w:marRight w:val="0"/>
      <w:marTop w:val="0"/>
      <w:marBottom w:val="0"/>
      <w:divBdr>
        <w:top w:val="none" w:sz="0" w:space="0" w:color="auto"/>
        <w:left w:val="none" w:sz="0" w:space="0" w:color="auto"/>
        <w:bottom w:val="none" w:sz="0" w:space="0" w:color="auto"/>
        <w:right w:val="none" w:sz="0" w:space="0" w:color="auto"/>
      </w:divBdr>
    </w:div>
    <w:div w:id="1935046349">
      <w:marLeft w:val="0"/>
      <w:marRight w:val="0"/>
      <w:marTop w:val="0"/>
      <w:marBottom w:val="0"/>
      <w:divBdr>
        <w:top w:val="none" w:sz="0" w:space="0" w:color="auto"/>
        <w:left w:val="none" w:sz="0" w:space="0" w:color="auto"/>
        <w:bottom w:val="none" w:sz="0" w:space="0" w:color="auto"/>
        <w:right w:val="none" w:sz="0" w:space="0" w:color="auto"/>
      </w:divBdr>
    </w:div>
    <w:div w:id="1935089234">
      <w:marLeft w:val="0"/>
      <w:marRight w:val="0"/>
      <w:marTop w:val="0"/>
      <w:marBottom w:val="0"/>
      <w:divBdr>
        <w:top w:val="none" w:sz="0" w:space="0" w:color="auto"/>
        <w:left w:val="none" w:sz="0" w:space="0" w:color="auto"/>
        <w:bottom w:val="none" w:sz="0" w:space="0" w:color="auto"/>
        <w:right w:val="none" w:sz="0" w:space="0" w:color="auto"/>
      </w:divBdr>
    </w:div>
    <w:div w:id="1935241279">
      <w:marLeft w:val="0"/>
      <w:marRight w:val="0"/>
      <w:marTop w:val="0"/>
      <w:marBottom w:val="0"/>
      <w:divBdr>
        <w:top w:val="none" w:sz="0" w:space="0" w:color="auto"/>
        <w:left w:val="none" w:sz="0" w:space="0" w:color="auto"/>
        <w:bottom w:val="none" w:sz="0" w:space="0" w:color="auto"/>
        <w:right w:val="none" w:sz="0" w:space="0" w:color="auto"/>
      </w:divBdr>
    </w:div>
    <w:div w:id="1935282423">
      <w:marLeft w:val="0"/>
      <w:marRight w:val="0"/>
      <w:marTop w:val="0"/>
      <w:marBottom w:val="0"/>
      <w:divBdr>
        <w:top w:val="none" w:sz="0" w:space="0" w:color="auto"/>
        <w:left w:val="none" w:sz="0" w:space="0" w:color="auto"/>
        <w:bottom w:val="none" w:sz="0" w:space="0" w:color="auto"/>
        <w:right w:val="none" w:sz="0" w:space="0" w:color="auto"/>
      </w:divBdr>
    </w:div>
    <w:div w:id="1935355903">
      <w:marLeft w:val="0"/>
      <w:marRight w:val="0"/>
      <w:marTop w:val="0"/>
      <w:marBottom w:val="0"/>
      <w:divBdr>
        <w:top w:val="none" w:sz="0" w:space="0" w:color="auto"/>
        <w:left w:val="none" w:sz="0" w:space="0" w:color="auto"/>
        <w:bottom w:val="none" w:sz="0" w:space="0" w:color="auto"/>
        <w:right w:val="none" w:sz="0" w:space="0" w:color="auto"/>
      </w:divBdr>
    </w:div>
    <w:div w:id="1935360749">
      <w:marLeft w:val="0"/>
      <w:marRight w:val="0"/>
      <w:marTop w:val="0"/>
      <w:marBottom w:val="0"/>
      <w:divBdr>
        <w:top w:val="none" w:sz="0" w:space="0" w:color="auto"/>
        <w:left w:val="none" w:sz="0" w:space="0" w:color="auto"/>
        <w:bottom w:val="none" w:sz="0" w:space="0" w:color="auto"/>
        <w:right w:val="none" w:sz="0" w:space="0" w:color="auto"/>
      </w:divBdr>
    </w:div>
    <w:div w:id="1935506796">
      <w:marLeft w:val="0"/>
      <w:marRight w:val="0"/>
      <w:marTop w:val="0"/>
      <w:marBottom w:val="0"/>
      <w:divBdr>
        <w:top w:val="none" w:sz="0" w:space="0" w:color="auto"/>
        <w:left w:val="none" w:sz="0" w:space="0" w:color="auto"/>
        <w:bottom w:val="none" w:sz="0" w:space="0" w:color="auto"/>
        <w:right w:val="none" w:sz="0" w:space="0" w:color="auto"/>
      </w:divBdr>
    </w:div>
    <w:div w:id="1935549924">
      <w:marLeft w:val="0"/>
      <w:marRight w:val="0"/>
      <w:marTop w:val="0"/>
      <w:marBottom w:val="0"/>
      <w:divBdr>
        <w:top w:val="none" w:sz="0" w:space="0" w:color="auto"/>
        <w:left w:val="none" w:sz="0" w:space="0" w:color="auto"/>
        <w:bottom w:val="none" w:sz="0" w:space="0" w:color="auto"/>
        <w:right w:val="none" w:sz="0" w:space="0" w:color="auto"/>
      </w:divBdr>
    </w:div>
    <w:div w:id="1935550047">
      <w:marLeft w:val="0"/>
      <w:marRight w:val="0"/>
      <w:marTop w:val="0"/>
      <w:marBottom w:val="0"/>
      <w:divBdr>
        <w:top w:val="none" w:sz="0" w:space="0" w:color="auto"/>
        <w:left w:val="none" w:sz="0" w:space="0" w:color="auto"/>
        <w:bottom w:val="none" w:sz="0" w:space="0" w:color="auto"/>
        <w:right w:val="none" w:sz="0" w:space="0" w:color="auto"/>
      </w:divBdr>
    </w:div>
    <w:div w:id="1935556413">
      <w:marLeft w:val="0"/>
      <w:marRight w:val="0"/>
      <w:marTop w:val="0"/>
      <w:marBottom w:val="0"/>
      <w:divBdr>
        <w:top w:val="none" w:sz="0" w:space="0" w:color="auto"/>
        <w:left w:val="none" w:sz="0" w:space="0" w:color="auto"/>
        <w:bottom w:val="none" w:sz="0" w:space="0" w:color="auto"/>
        <w:right w:val="none" w:sz="0" w:space="0" w:color="auto"/>
      </w:divBdr>
    </w:div>
    <w:div w:id="1935556797">
      <w:marLeft w:val="0"/>
      <w:marRight w:val="0"/>
      <w:marTop w:val="0"/>
      <w:marBottom w:val="0"/>
      <w:divBdr>
        <w:top w:val="none" w:sz="0" w:space="0" w:color="auto"/>
        <w:left w:val="none" w:sz="0" w:space="0" w:color="auto"/>
        <w:bottom w:val="none" w:sz="0" w:space="0" w:color="auto"/>
        <w:right w:val="none" w:sz="0" w:space="0" w:color="auto"/>
      </w:divBdr>
    </w:div>
    <w:div w:id="1935820033">
      <w:marLeft w:val="0"/>
      <w:marRight w:val="0"/>
      <w:marTop w:val="0"/>
      <w:marBottom w:val="0"/>
      <w:divBdr>
        <w:top w:val="none" w:sz="0" w:space="0" w:color="auto"/>
        <w:left w:val="none" w:sz="0" w:space="0" w:color="auto"/>
        <w:bottom w:val="none" w:sz="0" w:space="0" w:color="auto"/>
        <w:right w:val="none" w:sz="0" w:space="0" w:color="auto"/>
      </w:divBdr>
    </w:div>
    <w:div w:id="1935822651">
      <w:marLeft w:val="0"/>
      <w:marRight w:val="0"/>
      <w:marTop w:val="0"/>
      <w:marBottom w:val="0"/>
      <w:divBdr>
        <w:top w:val="none" w:sz="0" w:space="0" w:color="auto"/>
        <w:left w:val="none" w:sz="0" w:space="0" w:color="auto"/>
        <w:bottom w:val="none" w:sz="0" w:space="0" w:color="auto"/>
        <w:right w:val="none" w:sz="0" w:space="0" w:color="auto"/>
      </w:divBdr>
    </w:div>
    <w:div w:id="1936086084">
      <w:marLeft w:val="0"/>
      <w:marRight w:val="0"/>
      <w:marTop w:val="0"/>
      <w:marBottom w:val="0"/>
      <w:divBdr>
        <w:top w:val="none" w:sz="0" w:space="0" w:color="auto"/>
        <w:left w:val="none" w:sz="0" w:space="0" w:color="auto"/>
        <w:bottom w:val="none" w:sz="0" w:space="0" w:color="auto"/>
        <w:right w:val="none" w:sz="0" w:space="0" w:color="auto"/>
      </w:divBdr>
    </w:div>
    <w:div w:id="1936089610">
      <w:marLeft w:val="0"/>
      <w:marRight w:val="0"/>
      <w:marTop w:val="0"/>
      <w:marBottom w:val="0"/>
      <w:divBdr>
        <w:top w:val="none" w:sz="0" w:space="0" w:color="auto"/>
        <w:left w:val="none" w:sz="0" w:space="0" w:color="auto"/>
        <w:bottom w:val="none" w:sz="0" w:space="0" w:color="auto"/>
        <w:right w:val="none" w:sz="0" w:space="0" w:color="auto"/>
      </w:divBdr>
    </w:div>
    <w:div w:id="1936136700">
      <w:marLeft w:val="0"/>
      <w:marRight w:val="0"/>
      <w:marTop w:val="0"/>
      <w:marBottom w:val="0"/>
      <w:divBdr>
        <w:top w:val="none" w:sz="0" w:space="0" w:color="auto"/>
        <w:left w:val="none" w:sz="0" w:space="0" w:color="auto"/>
        <w:bottom w:val="none" w:sz="0" w:space="0" w:color="auto"/>
        <w:right w:val="none" w:sz="0" w:space="0" w:color="auto"/>
      </w:divBdr>
    </w:div>
    <w:div w:id="1936203311">
      <w:marLeft w:val="0"/>
      <w:marRight w:val="0"/>
      <w:marTop w:val="0"/>
      <w:marBottom w:val="0"/>
      <w:divBdr>
        <w:top w:val="none" w:sz="0" w:space="0" w:color="auto"/>
        <w:left w:val="none" w:sz="0" w:space="0" w:color="auto"/>
        <w:bottom w:val="none" w:sz="0" w:space="0" w:color="auto"/>
        <w:right w:val="none" w:sz="0" w:space="0" w:color="auto"/>
      </w:divBdr>
    </w:div>
    <w:div w:id="1936208451">
      <w:marLeft w:val="0"/>
      <w:marRight w:val="0"/>
      <w:marTop w:val="0"/>
      <w:marBottom w:val="0"/>
      <w:divBdr>
        <w:top w:val="none" w:sz="0" w:space="0" w:color="auto"/>
        <w:left w:val="none" w:sz="0" w:space="0" w:color="auto"/>
        <w:bottom w:val="none" w:sz="0" w:space="0" w:color="auto"/>
        <w:right w:val="none" w:sz="0" w:space="0" w:color="auto"/>
      </w:divBdr>
    </w:div>
    <w:div w:id="1936209498">
      <w:marLeft w:val="0"/>
      <w:marRight w:val="0"/>
      <w:marTop w:val="0"/>
      <w:marBottom w:val="0"/>
      <w:divBdr>
        <w:top w:val="none" w:sz="0" w:space="0" w:color="auto"/>
        <w:left w:val="none" w:sz="0" w:space="0" w:color="auto"/>
        <w:bottom w:val="none" w:sz="0" w:space="0" w:color="auto"/>
        <w:right w:val="none" w:sz="0" w:space="0" w:color="auto"/>
      </w:divBdr>
    </w:div>
    <w:div w:id="1936328452">
      <w:bodyDiv w:val="1"/>
      <w:marLeft w:val="0"/>
      <w:marRight w:val="0"/>
      <w:marTop w:val="0"/>
      <w:marBottom w:val="0"/>
      <w:divBdr>
        <w:top w:val="none" w:sz="0" w:space="0" w:color="auto"/>
        <w:left w:val="none" w:sz="0" w:space="0" w:color="auto"/>
        <w:bottom w:val="none" w:sz="0" w:space="0" w:color="auto"/>
        <w:right w:val="none" w:sz="0" w:space="0" w:color="auto"/>
      </w:divBdr>
    </w:div>
    <w:div w:id="1936396440">
      <w:marLeft w:val="0"/>
      <w:marRight w:val="0"/>
      <w:marTop w:val="0"/>
      <w:marBottom w:val="0"/>
      <w:divBdr>
        <w:top w:val="none" w:sz="0" w:space="0" w:color="auto"/>
        <w:left w:val="none" w:sz="0" w:space="0" w:color="auto"/>
        <w:bottom w:val="none" w:sz="0" w:space="0" w:color="auto"/>
        <w:right w:val="none" w:sz="0" w:space="0" w:color="auto"/>
      </w:divBdr>
    </w:div>
    <w:div w:id="1936401263">
      <w:marLeft w:val="0"/>
      <w:marRight w:val="0"/>
      <w:marTop w:val="0"/>
      <w:marBottom w:val="0"/>
      <w:divBdr>
        <w:top w:val="none" w:sz="0" w:space="0" w:color="auto"/>
        <w:left w:val="none" w:sz="0" w:space="0" w:color="auto"/>
        <w:bottom w:val="none" w:sz="0" w:space="0" w:color="auto"/>
        <w:right w:val="none" w:sz="0" w:space="0" w:color="auto"/>
      </w:divBdr>
    </w:div>
    <w:div w:id="1936477476">
      <w:marLeft w:val="0"/>
      <w:marRight w:val="0"/>
      <w:marTop w:val="0"/>
      <w:marBottom w:val="0"/>
      <w:divBdr>
        <w:top w:val="none" w:sz="0" w:space="0" w:color="auto"/>
        <w:left w:val="none" w:sz="0" w:space="0" w:color="auto"/>
        <w:bottom w:val="none" w:sz="0" w:space="0" w:color="auto"/>
        <w:right w:val="none" w:sz="0" w:space="0" w:color="auto"/>
      </w:divBdr>
    </w:div>
    <w:div w:id="1936551708">
      <w:marLeft w:val="0"/>
      <w:marRight w:val="0"/>
      <w:marTop w:val="0"/>
      <w:marBottom w:val="0"/>
      <w:divBdr>
        <w:top w:val="none" w:sz="0" w:space="0" w:color="auto"/>
        <w:left w:val="none" w:sz="0" w:space="0" w:color="auto"/>
        <w:bottom w:val="none" w:sz="0" w:space="0" w:color="auto"/>
        <w:right w:val="none" w:sz="0" w:space="0" w:color="auto"/>
      </w:divBdr>
    </w:div>
    <w:div w:id="1936554090">
      <w:marLeft w:val="0"/>
      <w:marRight w:val="0"/>
      <w:marTop w:val="0"/>
      <w:marBottom w:val="0"/>
      <w:divBdr>
        <w:top w:val="none" w:sz="0" w:space="0" w:color="auto"/>
        <w:left w:val="none" w:sz="0" w:space="0" w:color="auto"/>
        <w:bottom w:val="none" w:sz="0" w:space="0" w:color="auto"/>
        <w:right w:val="none" w:sz="0" w:space="0" w:color="auto"/>
      </w:divBdr>
    </w:div>
    <w:div w:id="1936669235">
      <w:marLeft w:val="0"/>
      <w:marRight w:val="0"/>
      <w:marTop w:val="0"/>
      <w:marBottom w:val="0"/>
      <w:divBdr>
        <w:top w:val="none" w:sz="0" w:space="0" w:color="auto"/>
        <w:left w:val="none" w:sz="0" w:space="0" w:color="auto"/>
        <w:bottom w:val="none" w:sz="0" w:space="0" w:color="auto"/>
        <w:right w:val="none" w:sz="0" w:space="0" w:color="auto"/>
      </w:divBdr>
    </w:div>
    <w:div w:id="1936817701">
      <w:marLeft w:val="0"/>
      <w:marRight w:val="0"/>
      <w:marTop w:val="0"/>
      <w:marBottom w:val="0"/>
      <w:divBdr>
        <w:top w:val="none" w:sz="0" w:space="0" w:color="auto"/>
        <w:left w:val="none" w:sz="0" w:space="0" w:color="auto"/>
        <w:bottom w:val="none" w:sz="0" w:space="0" w:color="auto"/>
        <w:right w:val="none" w:sz="0" w:space="0" w:color="auto"/>
      </w:divBdr>
    </w:div>
    <w:div w:id="1936933258">
      <w:bodyDiv w:val="1"/>
      <w:marLeft w:val="0"/>
      <w:marRight w:val="0"/>
      <w:marTop w:val="0"/>
      <w:marBottom w:val="0"/>
      <w:divBdr>
        <w:top w:val="none" w:sz="0" w:space="0" w:color="auto"/>
        <w:left w:val="none" w:sz="0" w:space="0" w:color="auto"/>
        <w:bottom w:val="none" w:sz="0" w:space="0" w:color="auto"/>
        <w:right w:val="none" w:sz="0" w:space="0" w:color="auto"/>
      </w:divBdr>
    </w:div>
    <w:div w:id="1937010849">
      <w:marLeft w:val="0"/>
      <w:marRight w:val="0"/>
      <w:marTop w:val="0"/>
      <w:marBottom w:val="0"/>
      <w:divBdr>
        <w:top w:val="none" w:sz="0" w:space="0" w:color="auto"/>
        <w:left w:val="none" w:sz="0" w:space="0" w:color="auto"/>
        <w:bottom w:val="none" w:sz="0" w:space="0" w:color="auto"/>
        <w:right w:val="none" w:sz="0" w:space="0" w:color="auto"/>
      </w:divBdr>
    </w:div>
    <w:div w:id="1937058875">
      <w:marLeft w:val="0"/>
      <w:marRight w:val="0"/>
      <w:marTop w:val="0"/>
      <w:marBottom w:val="0"/>
      <w:divBdr>
        <w:top w:val="none" w:sz="0" w:space="0" w:color="auto"/>
        <w:left w:val="none" w:sz="0" w:space="0" w:color="auto"/>
        <w:bottom w:val="none" w:sz="0" w:space="0" w:color="auto"/>
        <w:right w:val="none" w:sz="0" w:space="0" w:color="auto"/>
      </w:divBdr>
    </w:div>
    <w:div w:id="1937514095">
      <w:marLeft w:val="0"/>
      <w:marRight w:val="0"/>
      <w:marTop w:val="0"/>
      <w:marBottom w:val="0"/>
      <w:divBdr>
        <w:top w:val="none" w:sz="0" w:space="0" w:color="auto"/>
        <w:left w:val="none" w:sz="0" w:space="0" w:color="auto"/>
        <w:bottom w:val="none" w:sz="0" w:space="0" w:color="auto"/>
        <w:right w:val="none" w:sz="0" w:space="0" w:color="auto"/>
      </w:divBdr>
    </w:div>
    <w:div w:id="1937588825">
      <w:marLeft w:val="0"/>
      <w:marRight w:val="0"/>
      <w:marTop w:val="0"/>
      <w:marBottom w:val="0"/>
      <w:divBdr>
        <w:top w:val="none" w:sz="0" w:space="0" w:color="auto"/>
        <w:left w:val="none" w:sz="0" w:space="0" w:color="auto"/>
        <w:bottom w:val="none" w:sz="0" w:space="0" w:color="auto"/>
        <w:right w:val="none" w:sz="0" w:space="0" w:color="auto"/>
      </w:divBdr>
    </w:div>
    <w:div w:id="1937590599">
      <w:marLeft w:val="0"/>
      <w:marRight w:val="0"/>
      <w:marTop w:val="0"/>
      <w:marBottom w:val="0"/>
      <w:divBdr>
        <w:top w:val="none" w:sz="0" w:space="0" w:color="auto"/>
        <w:left w:val="none" w:sz="0" w:space="0" w:color="auto"/>
        <w:bottom w:val="none" w:sz="0" w:space="0" w:color="auto"/>
        <w:right w:val="none" w:sz="0" w:space="0" w:color="auto"/>
      </w:divBdr>
    </w:div>
    <w:div w:id="1937666983">
      <w:marLeft w:val="0"/>
      <w:marRight w:val="0"/>
      <w:marTop w:val="0"/>
      <w:marBottom w:val="0"/>
      <w:divBdr>
        <w:top w:val="none" w:sz="0" w:space="0" w:color="auto"/>
        <w:left w:val="none" w:sz="0" w:space="0" w:color="auto"/>
        <w:bottom w:val="none" w:sz="0" w:space="0" w:color="auto"/>
        <w:right w:val="none" w:sz="0" w:space="0" w:color="auto"/>
      </w:divBdr>
    </w:div>
    <w:div w:id="1937863546">
      <w:marLeft w:val="0"/>
      <w:marRight w:val="0"/>
      <w:marTop w:val="0"/>
      <w:marBottom w:val="0"/>
      <w:divBdr>
        <w:top w:val="none" w:sz="0" w:space="0" w:color="auto"/>
        <w:left w:val="none" w:sz="0" w:space="0" w:color="auto"/>
        <w:bottom w:val="none" w:sz="0" w:space="0" w:color="auto"/>
        <w:right w:val="none" w:sz="0" w:space="0" w:color="auto"/>
      </w:divBdr>
    </w:div>
    <w:div w:id="1937905317">
      <w:marLeft w:val="0"/>
      <w:marRight w:val="0"/>
      <w:marTop w:val="0"/>
      <w:marBottom w:val="0"/>
      <w:divBdr>
        <w:top w:val="none" w:sz="0" w:space="0" w:color="auto"/>
        <w:left w:val="none" w:sz="0" w:space="0" w:color="auto"/>
        <w:bottom w:val="none" w:sz="0" w:space="0" w:color="auto"/>
        <w:right w:val="none" w:sz="0" w:space="0" w:color="auto"/>
      </w:divBdr>
    </w:div>
    <w:div w:id="1937905404">
      <w:marLeft w:val="0"/>
      <w:marRight w:val="0"/>
      <w:marTop w:val="0"/>
      <w:marBottom w:val="0"/>
      <w:divBdr>
        <w:top w:val="none" w:sz="0" w:space="0" w:color="auto"/>
        <w:left w:val="none" w:sz="0" w:space="0" w:color="auto"/>
        <w:bottom w:val="none" w:sz="0" w:space="0" w:color="auto"/>
        <w:right w:val="none" w:sz="0" w:space="0" w:color="auto"/>
      </w:divBdr>
    </w:div>
    <w:div w:id="1937907026">
      <w:marLeft w:val="0"/>
      <w:marRight w:val="0"/>
      <w:marTop w:val="0"/>
      <w:marBottom w:val="0"/>
      <w:divBdr>
        <w:top w:val="none" w:sz="0" w:space="0" w:color="auto"/>
        <w:left w:val="none" w:sz="0" w:space="0" w:color="auto"/>
        <w:bottom w:val="none" w:sz="0" w:space="0" w:color="auto"/>
        <w:right w:val="none" w:sz="0" w:space="0" w:color="auto"/>
      </w:divBdr>
    </w:div>
    <w:div w:id="1938053879">
      <w:marLeft w:val="0"/>
      <w:marRight w:val="0"/>
      <w:marTop w:val="0"/>
      <w:marBottom w:val="0"/>
      <w:divBdr>
        <w:top w:val="none" w:sz="0" w:space="0" w:color="auto"/>
        <w:left w:val="none" w:sz="0" w:space="0" w:color="auto"/>
        <w:bottom w:val="none" w:sz="0" w:space="0" w:color="auto"/>
        <w:right w:val="none" w:sz="0" w:space="0" w:color="auto"/>
      </w:divBdr>
    </w:div>
    <w:div w:id="1938126152">
      <w:marLeft w:val="0"/>
      <w:marRight w:val="0"/>
      <w:marTop w:val="0"/>
      <w:marBottom w:val="0"/>
      <w:divBdr>
        <w:top w:val="none" w:sz="0" w:space="0" w:color="auto"/>
        <w:left w:val="none" w:sz="0" w:space="0" w:color="auto"/>
        <w:bottom w:val="none" w:sz="0" w:space="0" w:color="auto"/>
        <w:right w:val="none" w:sz="0" w:space="0" w:color="auto"/>
      </w:divBdr>
    </w:div>
    <w:div w:id="1938126817">
      <w:marLeft w:val="0"/>
      <w:marRight w:val="0"/>
      <w:marTop w:val="0"/>
      <w:marBottom w:val="0"/>
      <w:divBdr>
        <w:top w:val="none" w:sz="0" w:space="0" w:color="auto"/>
        <w:left w:val="none" w:sz="0" w:space="0" w:color="auto"/>
        <w:bottom w:val="none" w:sz="0" w:space="0" w:color="auto"/>
        <w:right w:val="none" w:sz="0" w:space="0" w:color="auto"/>
      </w:divBdr>
    </w:div>
    <w:div w:id="1938248007">
      <w:marLeft w:val="0"/>
      <w:marRight w:val="0"/>
      <w:marTop w:val="0"/>
      <w:marBottom w:val="0"/>
      <w:divBdr>
        <w:top w:val="none" w:sz="0" w:space="0" w:color="auto"/>
        <w:left w:val="none" w:sz="0" w:space="0" w:color="auto"/>
        <w:bottom w:val="none" w:sz="0" w:space="0" w:color="auto"/>
        <w:right w:val="none" w:sz="0" w:space="0" w:color="auto"/>
      </w:divBdr>
    </w:div>
    <w:div w:id="1938361902">
      <w:marLeft w:val="0"/>
      <w:marRight w:val="0"/>
      <w:marTop w:val="0"/>
      <w:marBottom w:val="0"/>
      <w:divBdr>
        <w:top w:val="none" w:sz="0" w:space="0" w:color="auto"/>
        <w:left w:val="none" w:sz="0" w:space="0" w:color="auto"/>
        <w:bottom w:val="none" w:sz="0" w:space="0" w:color="auto"/>
        <w:right w:val="none" w:sz="0" w:space="0" w:color="auto"/>
      </w:divBdr>
    </w:div>
    <w:div w:id="1938440802">
      <w:marLeft w:val="0"/>
      <w:marRight w:val="0"/>
      <w:marTop w:val="0"/>
      <w:marBottom w:val="0"/>
      <w:divBdr>
        <w:top w:val="none" w:sz="0" w:space="0" w:color="auto"/>
        <w:left w:val="none" w:sz="0" w:space="0" w:color="auto"/>
        <w:bottom w:val="none" w:sz="0" w:space="0" w:color="auto"/>
        <w:right w:val="none" w:sz="0" w:space="0" w:color="auto"/>
      </w:divBdr>
    </w:div>
    <w:div w:id="1938513141">
      <w:marLeft w:val="0"/>
      <w:marRight w:val="0"/>
      <w:marTop w:val="0"/>
      <w:marBottom w:val="0"/>
      <w:divBdr>
        <w:top w:val="none" w:sz="0" w:space="0" w:color="auto"/>
        <w:left w:val="none" w:sz="0" w:space="0" w:color="auto"/>
        <w:bottom w:val="none" w:sz="0" w:space="0" w:color="auto"/>
        <w:right w:val="none" w:sz="0" w:space="0" w:color="auto"/>
      </w:divBdr>
    </w:div>
    <w:div w:id="1938638069">
      <w:marLeft w:val="0"/>
      <w:marRight w:val="0"/>
      <w:marTop w:val="0"/>
      <w:marBottom w:val="0"/>
      <w:divBdr>
        <w:top w:val="none" w:sz="0" w:space="0" w:color="auto"/>
        <w:left w:val="none" w:sz="0" w:space="0" w:color="auto"/>
        <w:bottom w:val="none" w:sz="0" w:space="0" w:color="auto"/>
        <w:right w:val="none" w:sz="0" w:space="0" w:color="auto"/>
      </w:divBdr>
    </w:div>
    <w:div w:id="1938714292">
      <w:marLeft w:val="0"/>
      <w:marRight w:val="0"/>
      <w:marTop w:val="0"/>
      <w:marBottom w:val="0"/>
      <w:divBdr>
        <w:top w:val="none" w:sz="0" w:space="0" w:color="auto"/>
        <w:left w:val="none" w:sz="0" w:space="0" w:color="auto"/>
        <w:bottom w:val="none" w:sz="0" w:space="0" w:color="auto"/>
        <w:right w:val="none" w:sz="0" w:space="0" w:color="auto"/>
      </w:divBdr>
    </w:div>
    <w:div w:id="1938753233">
      <w:marLeft w:val="0"/>
      <w:marRight w:val="0"/>
      <w:marTop w:val="0"/>
      <w:marBottom w:val="0"/>
      <w:divBdr>
        <w:top w:val="none" w:sz="0" w:space="0" w:color="auto"/>
        <w:left w:val="none" w:sz="0" w:space="0" w:color="auto"/>
        <w:bottom w:val="none" w:sz="0" w:space="0" w:color="auto"/>
        <w:right w:val="none" w:sz="0" w:space="0" w:color="auto"/>
      </w:divBdr>
    </w:div>
    <w:div w:id="1938756406">
      <w:marLeft w:val="0"/>
      <w:marRight w:val="0"/>
      <w:marTop w:val="0"/>
      <w:marBottom w:val="0"/>
      <w:divBdr>
        <w:top w:val="none" w:sz="0" w:space="0" w:color="auto"/>
        <w:left w:val="none" w:sz="0" w:space="0" w:color="auto"/>
        <w:bottom w:val="none" w:sz="0" w:space="0" w:color="auto"/>
        <w:right w:val="none" w:sz="0" w:space="0" w:color="auto"/>
      </w:divBdr>
    </w:div>
    <w:div w:id="1938784038">
      <w:marLeft w:val="0"/>
      <w:marRight w:val="0"/>
      <w:marTop w:val="0"/>
      <w:marBottom w:val="0"/>
      <w:divBdr>
        <w:top w:val="none" w:sz="0" w:space="0" w:color="auto"/>
        <w:left w:val="none" w:sz="0" w:space="0" w:color="auto"/>
        <w:bottom w:val="none" w:sz="0" w:space="0" w:color="auto"/>
        <w:right w:val="none" w:sz="0" w:space="0" w:color="auto"/>
      </w:divBdr>
    </w:div>
    <w:div w:id="1938907057">
      <w:marLeft w:val="0"/>
      <w:marRight w:val="0"/>
      <w:marTop w:val="0"/>
      <w:marBottom w:val="0"/>
      <w:divBdr>
        <w:top w:val="none" w:sz="0" w:space="0" w:color="auto"/>
        <w:left w:val="none" w:sz="0" w:space="0" w:color="auto"/>
        <w:bottom w:val="none" w:sz="0" w:space="0" w:color="auto"/>
        <w:right w:val="none" w:sz="0" w:space="0" w:color="auto"/>
      </w:divBdr>
    </w:div>
    <w:div w:id="1938975742">
      <w:marLeft w:val="0"/>
      <w:marRight w:val="0"/>
      <w:marTop w:val="0"/>
      <w:marBottom w:val="0"/>
      <w:divBdr>
        <w:top w:val="none" w:sz="0" w:space="0" w:color="auto"/>
        <w:left w:val="none" w:sz="0" w:space="0" w:color="auto"/>
        <w:bottom w:val="none" w:sz="0" w:space="0" w:color="auto"/>
        <w:right w:val="none" w:sz="0" w:space="0" w:color="auto"/>
      </w:divBdr>
    </w:div>
    <w:div w:id="1939024256">
      <w:marLeft w:val="0"/>
      <w:marRight w:val="0"/>
      <w:marTop w:val="0"/>
      <w:marBottom w:val="0"/>
      <w:divBdr>
        <w:top w:val="none" w:sz="0" w:space="0" w:color="auto"/>
        <w:left w:val="none" w:sz="0" w:space="0" w:color="auto"/>
        <w:bottom w:val="none" w:sz="0" w:space="0" w:color="auto"/>
        <w:right w:val="none" w:sz="0" w:space="0" w:color="auto"/>
      </w:divBdr>
    </w:div>
    <w:div w:id="1939097217">
      <w:marLeft w:val="0"/>
      <w:marRight w:val="0"/>
      <w:marTop w:val="0"/>
      <w:marBottom w:val="0"/>
      <w:divBdr>
        <w:top w:val="none" w:sz="0" w:space="0" w:color="auto"/>
        <w:left w:val="none" w:sz="0" w:space="0" w:color="auto"/>
        <w:bottom w:val="none" w:sz="0" w:space="0" w:color="auto"/>
        <w:right w:val="none" w:sz="0" w:space="0" w:color="auto"/>
      </w:divBdr>
    </w:div>
    <w:div w:id="1939098569">
      <w:marLeft w:val="0"/>
      <w:marRight w:val="0"/>
      <w:marTop w:val="0"/>
      <w:marBottom w:val="0"/>
      <w:divBdr>
        <w:top w:val="none" w:sz="0" w:space="0" w:color="auto"/>
        <w:left w:val="none" w:sz="0" w:space="0" w:color="auto"/>
        <w:bottom w:val="none" w:sz="0" w:space="0" w:color="auto"/>
        <w:right w:val="none" w:sz="0" w:space="0" w:color="auto"/>
      </w:divBdr>
    </w:div>
    <w:div w:id="1939174058">
      <w:marLeft w:val="0"/>
      <w:marRight w:val="0"/>
      <w:marTop w:val="0"/>
      <w:marBottom w:val="0"/>
      <w:divBdr>
        <w:top w:val="none" w:sz="0" w:space="0" w:color="auto"/>
        <w:left w:val="none" w:sz="0" w:space="0" w:color="auto"/>
        <w:bottom w:val="none" w:sz="0" w:space="0" w:color="auto"/>
        <w:right w:val="none" w:sz="0" w:space="0" w:color="auto"/>
      </w:divBdr>
    </w:div>
    <w:div w:id="1939289384">
      <w:marLeft w:val="0"/>
      <w:marRight w:val="0"/>
      <w:marTop w:val="0"/>
      <w:marBottom w:val="0"/>
      <w:divBdr>
        <w:top w:val="none" w:sz="0" w:space="0" w:color="auto"/>
        <w:left w:val="none" w:sz="0" w:space="0" w:color="auto"/>
        <w:bottom w:val="none" w:sz="0" w:space="0" w:color="auto"/>
        <w:right w:val="none" w:sz="0" w:space="0" w:color="auto"/>
      </w:divBdr>
    </w:div>
    <w:div w:id="1939409765">
      <w:marLeft w:val="0"/>
      <w:marRight w:val="0"/>
      <w:marTop w:val="0"/>
      <w:marBottom w:val="0"/>
      <w:divBdr>
        <w:top w:val="none" w:sz="0" w:space="0" w:color="auto"/>
        <w:left w:val="none" w:sz="0" w:space="0" w:color="auto"/>
        <w:bottom w:val="none" w:sz="0" w:space="0" w:color="auto"/>
        <w:right w:val="none" w:sz="0" w:space="0" w:color="auto"/>
      </w:divBdr>
    </w:div>
    <w:div w:id="1939412709">
      <w:marLeft w:val="0"/>
      <w:marRight w:val="0"/>
      <w:marTop w:val="0"/>
      <w:marBottom w:val="0"/>
      <w:divBdr>
        <w:top w:val="none" w:sz="0" w:space="0" w:color="auto"/>
        <w:left w:val="none" w:sz="0" w:space="0" w:color="auto"/>
        <w:bottom w:val="none" w:sz="0" w:space="0" w:color="auto"/>
        <w:right w:val="none" w:sz="0" w:space="0" w:color="auto"/>
      </w:divBdr>
    </w:div>
    <w:div w:id="1939436184">
      <w:marLeft w:val="0"/>
      <w:marRight w:val="0"/>
      <w:marTop w:val="0"/>
      <w:marBottom w:val="0"/>
      <w:divBdr>
        <w:top w:val="none" w:sz="0" w:space="0" w:color="auto"/>
        <w:left w:val="none" w:sz="0" w:space="0" w:color="auto"/>
        <w:bottom w:val="none" w:sz="0" w:space="0" w:color="auto"/>
        <w:right w:val="none" w:sz="0" w:space="0" w:color="auto"/>
      </w:divBdr>
    </w:div>
    <w:div w:id="1939486935">
      <w:marLeft w:val="0"/>
      <w:marRight w:val="0"/>
      <w:marTop w:val="0"/>
      <w:marBottom w:val="0"/>
      <w:divBdr>
        <w:top w:val="none" w:sz="0" w:space="0" w:color="auto"/>
        <w:left w:val="none" w:sz="0" w:space="0" w:color="auto"/>
        <w:bottom w:val="none" w:sz="0" w:space="0" w:color="auto"/>
        <w:right w:val="none" w:sz="0" w:space="0" w:color="auto"/>
      </w:divBdr>
    </w:div>
    <w:div w:id="1939557803">
      <w:marLeft w:val="0"/>
      <w:marRight w:val="0"/>
      <w:marTop w:val="0"/>
      <w:marBottom w:val="0"/>
      <w:divBdr>
        <w:top w:val="none" w:sz="0" w:space="0" w:color="auto"/>
        <w:left w:val="none" w:sz="0" w:space="0" w:color="auto"/>
        <w:bottom w:val="none" w:sz="0" w:space="0" w:color="auto"/>
        <w:right w:val="none" w:sz="0" w:space="0" w:color="auto"/>
      </w:divBdr>
    </w:div>
    <w:div w:id="1939561607">
      <w:bodyDiv w:val="1"/>
      <w:marLeft w:val="0"/>
      <w:marRight w:val="0"/>
      <w:marTop w:val="0"/>
      <w:marBottom w:val="0"/>
      <w:divBdr>
        <w:top w:val="none" w:sz="0" w:space="0" w:color="auto"/>
        <w:left w:val="none" w:sz="0" w:space="0" w:color="auto"/>
        <w:bottom w:val="none" w:sz="0" w:space="0" w:color="auto"/>
        <w:right w:val="none" w:sz="0" w:space="0" w:color="auto"/>
      </w:divBdr>
    </w:div>
    <w:div w:id="1939606071">
      <w:marLeft w:val="0"/>
      <w:marRight w:val="0"/>
      <w:marTop w:val="0"/>
      <w:marBottom w:val="0"/>
      <w:divBdr>
        <w:top w:val="none" w:sz="0" w:space="0" w:color="auto"/>
        <w:left w:val="none" w:sz="0" w:space="0" w:color="auto"/>
        <w:bottom w:val="none" w:sz="0" w:space="0" w:color="auto"/>
        <w:right w:val="none" w:sz="0" w:space="0" w:color="auto"/>
      </w:divBdr>
    </w:div>
    <w:div w:id="1939674150">
      <w:marLeft w:val="0"/>
      <w:marRight w:val="0"/>
      <w:marTop w:val="0"/>
      <w:marBottom w:val="0"/>
      <w:divBdr>
        <w:top w:val="none" w:sz="0" w:space="0" w:color="auto"/>
        <w:left w:val="none" w:sz="0" w:space="0" w:color="auto"/>
        <w:bottom w:val="none" w:sz="0" w:space="0" w:color="auto"/>
        <w:right w:val="none" w:sz="0" w:space="0" w:color="auto"/>
      </w:divBdr>
    </w:div>
    <w:div w:id="1939756546">
      <w:marLeft w:val="0"/>
      <w:marRight w:val="0"/>
      <w:marTop w:val="0"/>
      <w:marBottom w:val="0"/>
      <w:divBdr>
        <w:top w:val="none" w:sz="0" w:space="0" w:color="auto"/>
        <w:left w:val="none" w:sz="0" w:space="0" w:color="auto"/>
        <w:bottom w:val="none" w:sz="0" w:space="0" w:color="auto"/>
        <w:right w:val="none" w:sz="0" w:space="0" w:color="auto"/>
      </w:divBdr>
    </w:div>
    <w:div w:id="1939823532">
      <w:marLeft w:val="0"/>
      <w:marRight w:val="0"/>
      <w:marTop w:val="0"/>
      <w:marBottom w:val="0"/>
      <w:divBdr>
        <w:top w:val="none" w:sz="0" w:space="0" w:color="auto"/>
        <w:left w:val="none" w:sz="0" w:space="0" w:color="auto"/>
        <w:bottom w:val="none" w:sz="0" w:space="0" w:color="auto"/>
        <w:right w:val="none" w:sz="0" w:space="0" w:color="auto"/>
      </w:divBdr>
    </w:div>
    <w:div w:id="1939826540">
      <w:marLeft w:val="0"/>
      <w:marRight w:val="0"/>
      <w:marTop w:val="0"/>
      <w:marBottom w:val="0"/>
      <w:divBdr>
        <w:top w:val="none" w:sz="0" w:space="0" w:color="auto"/>
        <w:left w:val="none" w:sz="0" w:space="0" w:color="auto"/>
        <w:bottom w:val="none" w:sz="0" w:space="0" w:color="auto"/>
        <w:right w:val="none" w:sz="0" w:space="0" w:color="auto"/>
      </w:divBdr>
    </w:div>
    <w:div w:id="1939829765">
      <w:marLeft w:val="0"/>
      <w:marRight w:val="0"/>
      <w:marTop w:val="0"/>
      <w:marBottom w:val="0"/>
      <w:divBdr>
        <w:top w:val="none" w:sz="0" w:space="0" w:color="auto"/>
        <w:left w:val="none" w:sz="0" w:space="0" w:color="auto"/>
        <w:bottom w:val="none" w:sz="0" w:space="0" w:color="auto"/>
        <w:right w:val="none" w:sz="0" w:space="0" w:color="auto"/>
      </w:divBdr>
    </w:div>
    <w:div w:id="1939942748">
      <w:marLeft w:val="0"/>
      <w:marRight w:val="0"/>
      <w:marTop w:val="0"/>
      <w:marBottom w:val="0"/>
      <w:divBdr>
        <w:top w:val="none" w:sz="0" w:space="0" w:color="auto"/>
        <w:left w:val="none" w:sz="0" w:space="0" w:color="auto"/>
        <w:bottom w:val="none" w:sz="0" w:space="0" w:color="auto"/>
        <w:right w:val="none" w:sz="0" w:space="0" w:color="auto"/>
      </w:divBdr>
    </w:div>
    <w:div w:id="1940016796">
      <w:marLeft w:val="0"/>
      <w:marRight w:val="0"/>
      <w:marTop w:val="0"/>
      <w:marBottom w:val="0"/>
      <w:divBdr>
        <w:top w:val="none" w:sz="0" w:space="0" w:color="auto"/>
        <w:left w:val="none" w:sz="0" w:space="0" w:color="auto"/>
        <w:bottom w:val="none" w:sz="0" w:space="0" w:color="auto"/>
        <w:right w:val="none" w:sz="0" w:space="0" w:color="auto"/>
      </w:divBdr>
    </w:div>
    <w:div w:id="1940018149">
      <w:bodyDiv w:val="1"/>
      <w:marLeft w:val="0"/>
      <w:marRight w:val="0"/>
      <w:marTop w:val="0"/>
      <w:marBottom w:val="0"/>
      <w:divBdr>
        <w:top w:val="none" w:sz="0" w:space="0" w:color="auto"/>
        <w:left w:val="none" w:sz="0" w:space="0" w:color="auto"/>
        <w:bottom w:val="none" w:sz="0" w:space="0" w:color="auto"/>
        <w:right w:val="none" w:sz="0" w:space="0" w:color="auto"/>
      </w:divBdr>
    </w:div>
    <w:div w:id="1940020750">
      <w:marLeft w:val="0"/>
      <w:marRight w:val="0"/>
      <w:marTop w:val="0"/>
      <w:marBottom w:val="0"/>
      <w:divBdr>
        <w:top w:val="none" w:sz="0" w:space="0" w:color="auto"/>
        <w:left w:val="none" w:sz="0" w:space="0" w:color="auto"/>
        <w:bottom w:val="none" w:sz="0" w:space="0" w:color="auto"/>
        <w:right w:val="none" w:sz="0" w:space="0" w:color="auto"/>
      </w:divBdr>
    </w:div>
    <w:div w:id="1940022305">
      <w:marLeft w:val="0"/>
      <w:marRight w:val="0"/>
      <w:marTop w:val="0"/>
      <w:marBottom w:val="0"/>
      <w:divBdr>
        <w:top w:val="none" w:sz="0" w:space="0" w:color="auto"/>
        <w:left w:val="none" w:sz="0" w:space="0" w:color="auto"/>
        <w:bottom w:val="none" w:sz="0" w:space="0" w:color="auto"/>
        <w:right w:val="none" w:sz="0" w:space="0" w:color="auto"/>
      </w:divBdr>
    </w:div>
    <w:div w:id="1940066531">
      <w:marLeft w:val="0"/>
      <w:marRight w:val="0"/>
      <w:marTop w:val="0"/>
      <w:marBottom w:val="0"/>
      <w:divBdr>
        <w:top w:val="none" w:sz="0" w:space="0" w:color="auto"/>
        <w:left w:val="none" w:sz="0" w:space="0" w:color="auto"/>
        <w:bottom w:val="none" w:sz="0" w:space="0" w:color="auto"/>
        <w:right w:val="none" w:sz="0" w:space="0" w:color="auto"/>
      </w:divBdr>
    </w:div>
    <w:div w:id="1940067930">
      <w:marLeft w:val="0"/>
      <w:marRight w:val="0"/>
      <w:marTop w:val="0"/>
      <w:marBottom w:val="0"/>
      <w:divBdr>
        <w:top w:val="none" w:sz="0" w:space="0" w:color="auto"/>
        <w:left w:val="none" w:sz="0" w:space="0" w:color="auto"/>
        <w:bottom w:val="none" w:sz="0" w:space="0" w:color="auto"/>
        <w:right w:val="none" w:sz="0" w:space="0" w:color="auto"/>
      </w:divBdr>
    </w:div>
    <w:div w:id="1940092409">
      <w:marLeft w:val="0"/>
      <w:marRight w:val="0"/>
      <w:marTop w:val="0"/>
      <w:marBottom w:val="0"/>
      <w:divBdr>
        <w:top w:val="none" w:sz="0" w:space="0" w:color="auto"/>
        <w:left w:val="none" w:sz="0" w:space="0" w:color="auto"/>
        <w:bottom w:val="none" w:sz="0" w:space="0" w:color="auto"/>
        <w:right w:val="none" w:sz="0" w:space="0" w:color="auto"/>
      </w:divBdr>
    </w:div>
    <w:div w:id="1940138174">
      <w:marLeft w:val="0"/>
      <w:marRight w:val="0"/>
      <w:marTop w:val="0"/>
      <w:marBottom w:val="0"/>
      <w:divBdr>
        <w:top w:val="none" w:sz="0" w:space="0" w:color="auto"/>
        <w:left w:val="none" w:sz="0" w:space="0" w:color="auto"/>
        <w:bottom w:val="none" w:sz="0" w:space="0" w:color="auto"/>
        <w:right w:val="none" w:sz="0" w:space="0" w:color="auto"/>
      </w:divBdr>
    </w:div>
    <w:div w:id="1940140446">
      <w:marLeft w:val="0"/>
      <w:marRight w:val="0"/>
      <w:marTop w:val="0"/>
      <w:marBottom w:val="0"/>
      <w:divBdr>
        <w:top w:val="none" w:sz="0" w:space="0" w:color="auto"/>
        <w:left w:val="none" w:sz="0" w:space="0" w:color="auto"/>
        <w:bottom w:val="none" w:sz="0" w:space="0" w:color="auto"/>
        <w:right w:val="none" w:sz="0" w:space="0" w:color="auto"/>
      </w:divBdr>
    </w:div>
    <w:div w:id="1940143321">
      <w:marLeft w:val="0"/>
      <w:marRight w:val="0"/>
      <w:marTop w:val="0"/>
      <w:marBottom w:val="0"/>
      <w:divBdr>
        <w:top w:val="none" w:sz="0" w:space="0" w:color="auto"/>
        <w:left w:val="none" w:sz="0" w:space="0" w:color="auto"/>
        <w:bottom w:val="none" w:sz="0" w:space="0" w:color="auto"/>
        <w:right w:val="none" w:sz="0" w:space="0" w:color="auto"/>
      </w:divBdr>
    </w:div>
    <w:div w:id="1940209345">
      <w:marLeft w:val="0"/>
      <w:marRight w:val="0"/>
      <w:marTop w:val="0"/>
      <w:marBottom w:val="0"/>
      <w:divBdr>
        <w:top w:val="none" w:sz="0" w:space="0" w:color="auto"/>
        <w:left w:val="none" w:sz="0" w:space="0" w:color="auto"/>
        <w:bottom w:val="none" w:sz="0" w:space="0" w:color="auto"/>
        <w:right w:val="none" w:sz="0" w:space="0" w:color="auto"/>
      </w:divBdr>
    </w:div>
    <w:div w:id="1940261254">
      <w:marLeft w:val="0"/>
      <w:marRight w:val="0"/>
      <w:marTop w:val="0"/>
      <w:marBottom w:val="0"/>
      <w:divBdr>
        <w:top w:val="none" w:sz="0" w:space="0" w:color="auto"/>
        <w:left w:val="none" w:sz="0" w:space="0" w:color="auto"/>
        <w:bottom w:val="none" w:sz="0" w:space="0" w:color="auto"/>
        <w:right w:val="none" w:sz="0" w:space="0" w:color="auto"/>
      </w:divBdr>
    </w:div>
    <w:div w:id="1940285429">
      <w:marLeft w:val="0"/>
      <w:marRight w:val="0"/>
      <w:marTop w:val="0"/>
      <w:marBottom w:val="0"/>
      <w:divBdr>
        <w:top w:val="none" w:sz="0" w:space="0" w:color="auto"/>
        <w:left w:val="none" w:sz="0" w:space="0" w:color="auto"/>
        <w:bottom w:val="none" w:sz="0" w:space="0" w:color="auto"/>
        <w:right w:val="none" w:sz="0" w:space="0" w:color="auto"/>
      </w:divBdr>
    </w:div>
    <w:div w:id="1940291413">
      <w:marLeft w:val="0"/>
      <w:marRight w:val="0"/>
      <w:marTop w:val="0"/>
      <w:marBottom w:val="0"/>
      <w:divBdr>
        <w:top w:val="none" w:sz="0" w:space="0" w:color="auto"/>
        <w:left w:val="none" w:sz="0" w:space="0" w:color="auto"/>
        <w:bottom w:val="none" w:sz="0" w:space="0" w:color="auto"/>
        <w:right w:val="none" w:sz="0" w:space="0" w:color="auto"/>
      </w:divBdr>
    </w:div>
    <w:div w:id="1940331011">
      <w:marLeft w:val="0"/>
      <w:marRight w:val="0"/>
      <w:marTop w:val="0"/>
      <w:marBottom w:val="0"/>
      <w:divBdr>
        <w:top w:val="none" w:sz="0" w:space="0" w:color="auto"/>
        <w:left w:val="none" w:sz="0" w:space="0" w:color="auto"/>
        <w:bottom w:val="none" w:sz="0" w:space="0" w:color="auto"/>
        <w:right w:val="none" w:sz="0" w:space="0" w:color="auto"/>
      </w:divBdr>
    </w:div>
    <w:div w:id="1940331118">
      <w:marLeft w:val="0"/>
      <w:marRight w:val="0"/>
      <w:marTop w:val="0"/>
      <w:marBottom w:val="0"/>
      <w:divBdr>
        <w:top w:val="none" w:sz="0" w:space="0" w:color="auto"/>
        <w:left w:val="none" w:sz="0" w:space="0" w:color="auto"/>
        <w:bottom w:val="none" w:sz="0" w:space="0" w:color="auto"/>
        <w:right w:val="none" w:sz="0" w:space="0" w:color="auto"/>
      </w:divBdr>
    </w:div>
    <w:div w:id="1940403439">
      <w:marLeft w:val="0"/>
      <w:marRight w:val="0"/>
      <w:marTop w:val="0"/>
      <w:marBottom w:val="0"/>
      <w:divBdr>
        <w:top w:val="none" w:sz="0" w:space="0" w:color="auto"/>
        <w:left w:val="none" w:sz="0" w:space="0" w:color="auto"/>
        <w:bottom w:val="none" w:sz="0" w:space="0" w:color="auto"/>
        <w:right w:val="none" w:sz="0" w:space="0" w:color="auto"/>
      </w:divBdr>
    </w:div>
    <w:div w:id="1940404879">
      <w:marLeft w:val="0"/>
      <w:marRight w:val="0"/>
      <w:marTop w:val="0"/>
      <w:marBottom w:val="0"/>
      <w:divBdr>
        <w:top w:val="none" w:sz="0" w:space="0" w:color="auto"/>
        <w:left w:val="none" w:sz="0" w:space="0" w:color="auto"/>
        <w:bottom w:val="none" w:sz="0" w:space="0" w:color="auto"/>
        <w:right w:val="none" w:sz="0" w:space="0" w:color="auto"/>
      </w:divBdr>
    </w:div>
    <w:div w:id="1940482401">
      <w:marLeft w:val="0"/>
      <w:marRight w:val="0"/>
      <w:marTop w:val="0"/>
      <w:marBottom w:val="0"/>
      <w:divBdr>
        <w:top w:val="none" w:sz="0" w:space="0" w:color="auto"/>
        <w:left w:val="none" w:sz="0" w:space="0" w:color="auto"/>
        <w:bottom w:val="none" w:sz="0" w:space="0" w:color="auto"/>
        <w:right w:val="none" w:sz="0" w:space="0" w:color="auto"/>
      </w:divBdr>
    </w:div>
    <w:div w:id="1940603988">
      <w:marLeft w:val="0"/>
      <w:marRight w:val="0"/>
      <w:marTop w:val="0"/>
      <w:marBottom w:val="0"/>
      <w:divBdr>
        <w:top w:val="none" w:sz="0" w:space="0" w:color="auto"/>
        <w:left w:val="none" w:sz="0" w:space="0" w:color="auto"/>
        <w:bottom w:val="none" w:sz="0" w:space="0" w:color="auto"/>
        <w:right w:val="none" w:sz="0" w:space="0" w:color="auto"/>
      </w:divBdr>
    </w:div>
    <w:div w:id="1940721378">
      <w:marLeft w:val="0"/>
      <w:marRight w:val="0"/>
      <w:marTop w:val="0"/>
      <w:marBottom w:val="0"/>
      <w:divBdr>
        <w:top w:val="none" w:sz="0" w:space="0" w:color="auto"/>
        <w:left w:val="none" w:sz="0" w:space="0" w:color="auto"/>
        <w:bottom w:val="none" w:sz="0" w:space="0" w:color="auto"/>
        <w:right w:val="none" w:sz="0" w:space="0" w:color="auto"/>
      </w:divBdr>
    </w:div>
    <w:div w:id="1940721846">
      <w:marLeft w:val="0"/>
      <w:marRight w:val="0"/>
      <w:marTop w:val="0"/>
      <w:marBottom w:val="0"/>
      <w:divBdr>
        <w:top w:val="none" w:sz="0" w:space="0" w:color="auto"/>
        <w:left w:val="none" w:sz="0" w:space="0" w:color="auto"/>
        <w:bottom w:val="none" w:sz="0" w:space="0" w:color="auto"/>
        <w:right w:val="none" w:sz="0" w:space="0" w:color="auto"/>
      </w:divBdr>
    </w:div>
    <w:div w:id="1940789881">
      <w:marLeft w:val="0"/>
      <w:marRight w:val="0"/>
      <w:marTop w:val="0"/>
      <w:marBottom w:val="0"/>
      <w:divBdr>
        <w:top w:val="none" w:sz="0" w:space="0" w:color="auto"/>
        <w:left w:val="none" w:sz="0" w:space="0" w:color="auto"/>
        <w:bottom w:val="none" w:sz="0" w:space="0" w:color="auto"/>
        <w:right w:val="none" w:sz="0" w:space="0" w:color="auto"/>
      </w:divBdr>
    </w:div>
    <w:div w:id="1940798056">
      <w:marLeft w:val="0"/>
      <w:marRight w:val="0"/>
      <w:marTop w:val="0"/>
      <w:marBottom w:val="0"/>
      <w:divBdr>
        <w:top w:val="none" w:sz="0" w:space="0" w:color="auto"/>
        <w:left w:val="none" w:sz="0" w:space="0" w:color="auto"/>
        <w:bottom w:val="none" w:sz="0" w:space="0" w:color="auto"/>
        <w:right w:val="none" w:sz="0" w:space="0" w:color="auto"/>
      </w:divBdr>
    </w:div>
    <w:div w:id="1940864845">
      <w:marLeft w:val="0"/>
      <w:marRight w:val="0"/>
      <w:marTop w:val="0"/>
      <w:marBottom w:val="0"/>
      <w:divBdr>
        <w:top w:val="none" w:sz="0" w:space="0" w:color="auto"/>
        <w:left w:val="none" w:sz="0" w:space="0" w:color="auto"/>
        <w:bottom w:val="none" w:sz="0" w:space="0" w:color="auto"/>
        <w:right w:val="none" w:sz="0" w:space="0" w:color="auto"/>
      </w:divBdr>
    </w:div>
    <w:div w:id="1940866982">
      <w:marLeft w:val="0"/>
      <w:marRight w:val="0"/>
      <w:marTop w:val="0"/>
      <w:marBottom w:val="0"/>
      <w:divBdr>
        <w:top w:val="none" w:sz="0" w:space="0" w:color="auto"/>
        <w:left w:val="none" w:sz="0" w:space="0" w:color="auto"/>
        <w:bottom w:val="none" w:sz="0" w:space="0" w:color="auto"/>
        <w:right w:val="none" w:sz="0" w:space="0" w:color="auto"/>
      </w:divBdr>
    </w:div>
    <w:div w:id="1940867659">
      <w:marLeft w:val="0"/>
      <w:marRight w:val="0"/>
      <w:marTop w:val="0"/>
      <w:marBottom w:val="0"/>
      <w:divBdr>
        <w:top w:val="none" w:sz="0" w:space="0" w:color="auto"/>
        <w:left w:val="none" w:sz="0" w:space="0" w:color="auto"/>
        <w:bottom w:val="none" w:sz="0" w:space="0" w:color="auto"/>
        <w:right w:val="none" w:sz="0" w:space="0" w:color="auto"/>
      </w:divBdr>
    </w:div>
    <w:div w:id="1940873862">
      <w:marLeft w:val="0"/>
      <w:marRight w:val="0"/>
      <w:marTop w:val="0"/>
      <w:marBottom w:val="0"/>
      <w:divBdr>
        <w:top w:val="none" w:sz="0" w:space="0" w:color="auto"/>
        <w:left w:val="none" w:sz="0" w:space="0" w:color="auto"/>
        <w:bottom w:val="none" w:sz="0" w:space="0" w:color="auto"/>
        <w:right w:val="none" w:sz="0" w:space="0" w:color="auto"/>
      </w:divBdr>
    </w:div>
    <w:div w:id="1940946745">
      <w:marLeft w:val="0"/>
      <w:marRight w:val="0"/>
      <w:marTop w:val="0"/>
      <w:marBottom w:val="0"/>
      <w:divBdr>
        <w:top w:val="none" w:sz="0" w:space="0" w:color="auto"/>
        <w:left w:val="none" w:sz="0" w:space="0" w:color="auto"/>
        <w:bottom w:val="none" w:sz="0" w:space="0" w:color="auto"/>
        <w:right w:val="none" w:sz="0" w:space="0" w:color="auto"/>
      </w:divBdr>
    </w:div>
    <w:div w:id="1940986696">
      <w:marLeft w:val="0"/>
      <w:marRight w:val="0"/>
      <w:marTop w:val="0"/>
      <w:marBottom w:val="0"/>
      <w:divBdr>
        <w:top w:val="none" w:sz="0" w:space="0" w:color="auto"/>
        <w:left w:val="none" w:sz="0" w:space="0" w:color="auto"/>
        <w:bottom w:val="none" w:sz="0" w:space="0" w:color="auto"/>
        <w:right w:val="none" w:sz="0" w:space="0" w:color="auto"/>
      </w:divBdr>
    </w:div>
    <w:div w:id="1941135235">
      <w:marLeft w:val="0"/>
      <w:marRight w:val="0"/>
      <w:marTop w:val="0"/>
      <w:marBottom w:val="0"/>
      <w:divBdr>
        <w:top w:val="none" w:sz="0" w:space="0" w:color="auto"/>
        <w:left w:val="none" w:sz="0" w:space="0" w:color="auto"/>
        <w:bottom w:val="none" w:sz="0" w:space="0" w:color="auto"/>
        <w:right w:val="none" w:sz="0" w:space="0" w:color="auto"/>
      </w:divBdr>
    </w:div>
    <w:div w:id="1941142545">
      <w:marLeft w:val="0"/>
      <w:marRight w:val="0"/>
      <w:marTop w:val="0"/>
      <w:marBottom w:val="0"/>
      <w:divBdr>
        <w:top w:val="none" w:sz="0" w:space="0" w:color="auto"/>
        <w:left w:val="none" w:sz="0" w:space="0" w:color="auto"/>
        <w:bottom w:val="none" w:sz="0" w:space="0" w:color="auto"/>
        <w:right w:val="none" w:sz="0" w:space="0" w:color="auto"/>
      </w:divBdr>
    </w:div>
    <w:div w:id="1941178350">
      <w:marLeft w:val="0"/>
      <w:marRight w:val="0"/>
      <w:marTop w:val="0"/>
      <w:marBottom w:val="0"/>
      <w:divBdr>
        <w:top w:val="none" w:sz="0" w:space="0" w:color="auto"/>
        <w:left w:val="none" w:sz="0" w:space="0" w:color="auto"/>
        <w:bottom w:val="none" w:sz="0" w:space="0" w:color="auto"/>
        <w:right w:val="none" w:sz="0" w:space="0" w:color="auto"/>
      </w:divBdr>
    </w:div>
    <w:div w:id="1941178652">
      <w:marLeft w:val="0"/>
      <w:marRight w:val="0"/>
      <w:marTop w:val="0"/>
      <w:marBottom w:val="0"/>
      <w:divBdr>
        <w:top w:val="none" w:sz="0" w:space="0" w:color="auto"/>
        <w:left w:val="none" w:sz="0" w:space="0" w:color="auto"/>
        <w:bottom w:val="none" w:sz="0" w:space="0" w:color="auto"/>
        <w:right w:val="none" w:sz="0" w:space="0" w:color="auto"/>
      </w:divBdr>
    </w:div>
    <w:div w:id="1941181322">
      <w:marLeft w:val="0"/>
      <w:marRight w:val="0"/>
      <w:marTop w:val="0"/>
      <w:marBottom w:val="0"/>
      <w:divBdr>
        <w:top w:val="none" w:sz="0" w:space="0" w:color="auto"/>
        <w:left w:val="none" w:sz="0" w:space="0" w:color="auto"/>
        <w:bottom w:val="none" w:sz="0" w:space="0" w:color="auto"/>
        <w:right w:val="none" w:sz="0" w:space="0" w:color="auto"/>
      </w:divBdr>
    </w:div>
    <w:div w:id="1941253411">
      <w:marLeft w:val="0"/>
      <w:marRight w:val="0"/>
      <w:marTop w:val="0"/>
      <w:marBottom w:val="0"/>
      <w:divBdr>
        <w:top w:val="none" w:sz="0" w:space="0" w:color="auto"/>
        <w:left w:val="none" w:sz="0" w:space="0" w:color="auto"/>
        <w:bottom w:val="none" w:sz="0" w:space="0" w:color="auto"/>
        <w:right w:val="none" w:sz="0" w:space="0" w:color="auto"/>
      </w:divBdr>
    </w:div>
    <w:div w:id="1941259650">
      <w:marLeft w:val="0"/>
      <w:marRight w:val="0"/>
      <w:marTop w:val="0"/>
      <w:marBottom w:val="0"/>
      <w:divBdr>
        <w:top w:val="none" w:sz="0" w:space="0" w:color="auto"/>
        <w:left w:val="none" w:sz="0" w:space="0" w:color="auto"/>
        <w:bottom w:val="none" w:sz="0" w:space="0" w:color="auto"/>
        <w:right w:val="none" w:sz="0" w:space="0" w:color="auto"/>
      </w:divBdr>
    </w:div>
    <w:div w:id="1941373696">
      <w:marLeft w:val="0"/>
      <w:marRight w:val="0"/>
      <w:marTop w:val="0"/>
      <w:marBottom w:val="0"/>
      <w:divBdr>
        <w:top w:val="none" w:sz="0" w:space="0" w:color="auto"/>
        <w:left w:val="none" w:sz="0" w:space="0" w:color="auto"/>
        <w:bottom w:val="none" w:sz="0" w:space="0" w:color="auto"/>
        <w:right w:val="none" w:sz="0" w:space="0" w:color="auto"/>
      </w:divBdr>
    </w:div>
    <w:div w:id="1941374795">
      <w:marLeft w:val="0"/>
      <w:marRight w:val="0"/>
      <w:marTop w:val="0"/>
      <w:marBottom w:val="0"/>
      <w:divBdr>
        <w:top w:val="none" w:sz="0" w:space="0" w:color="auto"/>
        <w:left w:val="none" w:sz="0" w:space="0" w:color="auto"/>
        <w:bottom w:val="none" w:sz="0" w:space="0" w:color="auto"/>
        <w:right w:val="none" w:sz="0" w:space="0" w:color="auto"/>
      </w:divBdr>
    </w:div>
    <w:div w:id="1941449405">
      <w:marLeft w:val="0"/>
      <w:marRight w:val="0"/>
      <w:marTop w:val="0"/>
      <w:marBottom w:val="0"/>
      <w:divBdr>
        <w:top w:val="none" w:sz="0" w:space="0" w:color="auto"/>
        <w:left w:val="none" w:sz="0" w:space="0" w:color="auto"/>
        <w:bottom w:val="none" w:sz="0" w:space="0" w:color="auto"/>
        <w:right w:val="none" w:sz="0" w:space="0" w:color="auto"/>
      </w:divBdr>
    </w:div>
    <w:div w:id="1941453372">
      <w:marLeft w:val="0"/>
      <w:marRight w:val="0"/>
      <w:marTop w:val="0"/>
      <w:marBottom w:val="0"/>
      <w:divBdr>
        <w:top w:val="none" w:sz="0" w:space="0" w:color="auto"/>
        <w:left w:val="none" w:sz="0" w:space="0" w:color="auto"/>
        <w:bottom w:val="none" w:sz="0" w:space="0" w:color="auto"/>
        <w:right w:val="none" w:sz="0" w:space="0" w:color="auto"/>
      </w:divBdr>
    </w:div>
    <w:div w:id="1941522726">
      <w:marLeft w:val="0"/>
      <w:marRight w:val="0"/>
      <w:marTop w:val="0"/>
      <w:marBottom w:val="0"/>
      <w:divBdr>
        <w:top w:val="none" w:sz="0" w:space="0" w:color="auto"/>
        <w:left w:val="none" w:sz="0" w:space="0" w:color="auto"/>
        <w:bottom w:val="none" w:sz="0" w:space="0" w:color="auto"/>
        <w:right w:val="none" w:sz="0" w:space="0" w:color="auto"/>
      </w:divBdr>
    </w:div>
    <w:div w:id="1941525691">
      <w:marLeft w:val="0"/>
      <w:marRight w:val="0"/>
      <w:marTop w:val="0"/>
      <w:marBottom w:val="0"/>
      <w:divBdr>
        <w:top w:val="none" w:sz="0" w:space="0" w:color="auto"/>
        <w:left w:val="none" w:sz="0" w:space="0" w:color="auto"/>
        <w:bottom w:val="none" w:sz="0" w:space="0" w:color="auto"/>
        <w:right w:val="none" w:sz="0" w:space="0" w:color="auto"/>
      </w:divBdr>
    </w:div>
    <w:div w:id="1941595224">
      <w:marLeft w:val="0"/>
      <w:marRight w:val="0"/>
      <w:marTop w:val="0"/>
      <w:marBottom w:val="0"/>
      <w:divBdr>
        <w:top w:val="none" w:sz="0" w:space="0" w:color="auto"/>
        <w:left w:val="none" w:sz="0" w:space="0" w:color="auto"/>
        <w:bottom w:val="none" w:sz="0" w:space="0" w:color="auto"/>
        <w:right w:val="none" w:sz="0" w:space="0" w:color="auto"/>
      </w:divBdr>
    </w:div>
    <w:div w:id="1941597720">
      <w:marLeft w:val="0"/>
      <w:marRight w:val="0"/>
      <w:marTop w:val="0"/>
      <w:marBottom w:val="0"/>
      <w:divBdr>
        <w:top w:val="none" w:sz="0" w:space="0" w:color="auto"/>
        <w:left w:val="none" w:sz="0" w:space="0" w:color="auto"/>
        <w:bottom w:val="none" w:sz="0" w:space="0" w:color="auto"/>
        <w:right w:val="none" w:sz="0" w:space="0" w:color="auto"/>
      </w:divBdr>
    </w:div>
    <w:div w:id="1941638848">
      <w:marLeft w:val="0"/>
      <w:marRight w:val="0"/>
      <w:marTop w:val="0"/>
      <w:marBottom w:val="0"/>
      <w:divBdr>
        <w:top w:val="none" w:sz="0" w:space="0" w:color="auto"/>
        <w:left w:val="none" w:sz="0" w:space="0" w:color="auto"/>
        <w:bottom w:val="none" w:sz="0" w:space="0" w:color="auto"/>
        <w:right w:val="none" w:sz="0" w:space="0" w:color="auto"/>
      </w:divBdr>
    </w:div>
    <w:div w:id="1941640341">
      <w:marLeft w:val="0"/>
      <w:marRight w:val="0"/>
      <w:marTop w:val="0"/>
      <w:marBottom w:val="0"/>
      <w:divBdr>
        <w:top w:val="none" w:sz="0" w:space="0" w:color="auto"/>
        <w:left w:val="none" w:sz="0" w:space="0" w:color="auto"/>
        <w:bottom w:val="none" w:sz="0" w:space="0" w:color="auto"/>
        <w:right w:val="none" w:sz="0" w:space="0" w:color="auto"/>
      </w:divBdr>
    </w:div>
    <w:div w:id="1941717815">
      <w:marLeft w:val="0"/>
      <w:marRight w:val="0"/>
      <w:marTop w:val="0"/>
      <w:marBottom w:val="0"/>
      <w:divBdr>
        <w:top w:val="none" w:sz="0" w:space="0" w:color="auto"/>
        <w:left w:val="none" w:sz="0" w:space="0" w:color="auto"/>
        <w:bottom w:val="none" w:sz="0" w:space="0" w:color="auto"/>
        <w:right w:val="none" w:sz="0" w:space="0" w:color="auto"/>
      </w:divBdr>
    </w:div>
    <w:div w:id="1941790754">
      <w:marLeft w:val="0"/>
      <w:marRight w:val="0"/>
      <w:marTop w:val="0"/>
      <w:marBottom w:val="0"/>
      <w:divBdr>
        <w:top w:val="none" w:sz="0" w:space="0" w:color="auto"/>
        <w:left w:val="none" w:sz="0" w:space="0" w:color="auto"/>
        <w:bottom w:val="none" w:sz="0" w:space="0" w:color="auto"/>
        <w:right w:val="none" w:sz="0" w:space="0" w:color="auto"/>
      </w:divBdr>
    </w:div>
    <w:div w:id="1941793482">
      <w:marLeft w:val="0"/>
      <w:marRight w:val="0"/>
      <w:marTop w:val="0"/>
      <w:marBottom w:val="0"/>
      <w:divBdr>
        <w:top w:val="none" w:sz="0" w:space="0" w:color="auto"/>
        <w:left w:val="none" w:sz="0" w:space="0" w:color="auto"/>
        <w:bottom w:val="none" w:sz="0" w:space="0" w:color="auto"/>
        <w:right w:val="none" w:sz="0" w:space="0" w:color="auto"/>
      </w:divBdr>
    </w:div>
    <w:div w:id="1941914132">
      <w:marLeft w:val="0"/>
      <w:marRight w:val="0"/>
      <w:marTop w:val="0"/>
      <w:marBottom w:val="0"/>
      <w:divBdr>
        <w:top w:val="none" w:sz="0" w:space="0" w:color="auto"/>
        <w:left w:val="none" w:sz="0" w:space="0" w:color="auto"/>
        <w:bottom w:val="none" w:sz="0" w:space="0" w:color="auto"/>
        <w:right w:val="none" w:sz="0" w:space="0" w:color="auto"/>
      </w:divBdr>
    </w:div>
    <w:div w:id="1942178833">
      <w:marLeft w:val="0"/>
      <w:marRight w:val="0"/>
      <w:marTop w:val="0"/>
      <w:marBottom w:val="0"/>
      <w:divBdr>
        <w:top w:val="none" w:sz="0" w:space="0" w:color="auto"/>
        <w:left w:val="none" w:sz="0" w:space="0" w:color="auto"/>
        <w:bottom w:val="none" w:sz="0" w:space="0" w:color="auto"/>
        <w:right w:val="none" w:sz="0" w:space="0" w:color="auto"/>
      </w:divBdr>
    </w:div>
    <w:div w:id="1942180469">
      <w:marLeft w:val="0"/>
      <w:marRight w:val="0"/>
      <w:marTop w:val="0"/>
      <w:marBottom w:val="0"/>
      <w:divBdr>
        <w:top w:val="none" w:sz="0" w:space="0" w:color="auto"/>
        <w:left w:val="none" w:sz="0" w:space="0" w:color="auto"/>
        <w:bottom w:val="none" w:sz="0" w:space="0" w:color="auto"/>
        <w:right w:val="none" w:sz="0" w:space="0" w:color="auto"/>
      </w:divBdr>
    </w:div>
    <w:div w:id="1942255429">
      <w:marLeft w:val="0"/>
      <w:marRight w:val="0"/>
      <w:marTop w:val="0"/>
      <w:marBottom w:val="0"/>
      <w:divBdr>
        <w:top w:val="none" w:sz="0" w:space="0" w:color="auto"/>
        <w:left w:val="none" w:sz="0" w:space="0" w:color="auto"/>
        <w:bottom w:val="none" w:sz="0" w:space="0" w:color="auto"/>
        <w:right w:val="none" w:sz="0" w:space="0" w:color="auto"/>
      </w:divBdr>
    </w:div>
    <w:div w:id="1942299212">
      <w:marLeft w:val="0"/>
      <w:marRight w:val="0"/>
      <w:marTop w:val="0"/>
      <w:marBottom w:val="0"/>
      <w:divBdr>
        <w:top w:val="none" w:sz="0" w:space="0" w:color="auto"/>
        <w:left w:val="none" w:sz="0" w:space="0" w:color="auto"/>
        <w:bottom w:val="none" w:sz="0" w:space="0" w:color="auto"/>
        <w:right w:val="none" w:sz="0" w:space="0" w:color="auto"/>
      </w:divBdr>
    </w:div>
    <w:div w:id="1942299246">
      <w:marLeft w:val="0"/>
      <w:marRight w:val="0"/>
      <w:marTop w:val="0"/>
      <w:marBottom w:val="0"/>
      <w:divBdr>
        <w:top w:val="none" w:sz="0" w:space="0" w:color="auto"/>
        <w:left w:val="none" w:sz="0" w:space="0" w:color="auto"/>
        <w:bottom w:val="none" w:sz="0" w:space="0" w:color="auto"/>
        <w:right w:val="none" w:sz="0" w:space="0" w:color="auto"/>
      </w:divBdr>
    </w:div>
    <w:div w:id="1942378130">
      <w:marLeft w:val="0"/>
      <w:marRight w:val="0"/>
      <w:marTop w:val="0"/>
      <w:marBottom w:val="0"/>
      <w:divBdr>
        <w:top w:val="none" w:sz="0" w:space="0" w:color="auto"/>
        <w:left w:val="none" w:sz="0" w:space="0" w:color="auto"/>
        <w:bottom w:val="none" w:sz="0" w:space="0" w:color="auto"/>
        <w:right w:val="none" w:sz="0" w:space="0" w:color="auto"/>
      </w:divBdr>
    </w:div>
    <w:div w:id="1942453595">
      <w:marLeft w:val="0"/>
      <w:marRight w:val="0"/>
      <w:marTop w:val="0"/>
      <w:marBottom w:val="0"/>
      <w:divBdr>
        <w:top w:val="none" w:sz="0" w:space="0" w:color="auto"/>
        <w:left w:val="none" w:sz="0" w:space="0" w:color="auto"/>
        <w:bottom w:val="none" w:sz="0" w:space="0" w:color="auto"/>
        <w:right w:val="none" w:sz="0" w:space="0" w:color="auto"/>
      </w:divBdr>
    </w:div>
    <w:div w:id="1942491708">
      <w:marLeft w:val="0"/>
      <w:marRight w:val="0"/>
      <w:marTop w:val="0"/>
      <w:marBottom w:val="0"/>
      <w:divBdr>
        <w:top w:val="none" w:sz="0" w:space="0" w:color="auto"/>
        <w:left w:val="none" w:sz="0" w:space="0" w:color="auto"/>
        <w:bottom w:val="none" w:sz="0" w:space="0" w:color="auto"/>
        <w:right w:val="none" w:sz="0" w:space="0" w:color="auto"/>
      </w:divBdr>
    </w:div>
    <w:div w:id="1942564089">
      <w:marLeft w:val="0"/>
      <w:marRight w:val="0"/>
      <w:marTop w:val="0"/>
      <w:marBottom w:val="0"/>
      <w:divBdr>
        <w:top w:val="none" w:sz="0" w:space="0" w:color="auto"/>
        <w:left w:val="none" w:sz="0" w:space="0" w:color="auto"/>
        <w:bottom w:val="none" w:sz="0" w:space="0" w:color="auto"/>
        <w:right w:val="none" w:sz="0" w:space="0" w:color="auto"/>
      </w:divBdr>
    </w:div>
    <w:div w:id="1942566523">
      <w:marLeft w:val="0"/>
      <w:marRight w:val="0"/>
      <w:marTop w:val="0"/>
      <w:marBottom w:val="0"/>
      <w:divBdr>
        <w:top w:val="none" w:sz="0" w:space="0" w:color="auto"/>
        <w:left w:val="none" w:sz="0" w:space="0" w:color="auto"/>
        <w:bottom w:val="none" w:sz="0" w:space="0" w:color="auto"/>
        <w:right w:val="none" w:sz="0" w:space="0" w:color="auto"/>
      </w:divBdr>
    </w:div>
    <w:div w:id="1942569715">
      <w:marLeft w:val="0"/>
      <w:marRight w:val="0"/>
      <w:marTop w:val="0"/>
      <w:marBottom w:val="0"/>
      <w:divBdr>
        <w:top w:val="none" w:sz="0" w:space="0" w:color="auto"/>
        <w:left w:val="none" w:sz="0" w:space="0" w:color="auto"/>
        <w:bottom w:val="none" w:sz="0" w:space="0" w:color="auto"/>
        <w:right w:val="none" w:sz="0" w:space="0" w:color="auto"/>
      </w:divBdr>
    </w:div>
    <w:div w:id="1942642766">
      <w:marLeft w:val="0"/>
      <w:marRight w:val="0"/>
      <w:marTop w:val="0"/>
      <w:marBottom w:val="0"/>
      <w:divBdr>
        <w:top w:val="none" w:sz="0" w:space="0" w:color="auto"/>
        <w:left w:val="none" w:sz="0" w:space="0" w:color="auto"/>
        <w:bottom w:val="none" w:sz="0" w:space="0" w:color="auto"/>
        <w:right w:val="none" w:sz="0" w:space="0" w:color="auto"/>
      </w:divBdr>
    </w:div>
    <w:div w:id="1942687105">
      <w:marLeft w:val="0"/>
      <w:marRight w:val="0"/>
      <w:marTop w:val="0"/>
      <w:marBottom w:val="0"/>
      <w:divBdr>
        <w:top w:val="none" w:sz="0" w:space="0" w:color="auto"/>
        <w:left w:val="none" w:sz="0" w:space="0" w:color="auto"/>
        <w:bottom w:val="none" w:sz="0" w:space="0" w:color="auto"/>
        <w:right w:val="none" w:sz="0" w:space="0" w:color="auto"/>
      </w:divBdr>
    </w:div>
    <w:div w:id="1942715989">
      <w:marLeft w:val="0"/>
      <w:marRight w:val="0"/>
      <w:marTop w:val="0"/>
      <w:marBottom w:val="0"/>
      <w:divBdr>
        <w:top w:val="none" w:sz="0" w:space="0" w:color="auto"/>
        <w:left w:val="none" w:sz="0" w:space="0" w:color="auto"/>
        <w:bottom w:val="none" w:sz="0" w:space="0" w:color="auto"/>
        <w:right w:val="none" w:sz="0" w:space="0" w:color="auto"/>
      </w:divBdr>
    </w:div>
    <w:div w:id="1942838068">
      <w:marLeft w:val="0"/>
      <w:marRight w:val="0"/>
      <w:marTop w:val="0"/>
      <w:marBottom w:val="0"/>
      <w:divBdr>
        <w:top w:val="none" w:sz="0" w:space="0" w:color="auto"/>
        <w:left w:val="none" w:sz="0" w:space="0" w:color="auto"/>
        <w:bottom w:val="none" w:sz="0" w:space="0" w:color="auto"/>
        <w:right w:val="none" w:sz="0" w:space="0" w:color="auto"/>
      </w:divBdr>
    </w:div>
    <w:div w:id="1942911222">
      <w:marLeft w:val="0"/>
      <w:marRight w:val="0"/>
      <w:marTop w:val="0"/>
      <w:marBottom w:val="0"/>
      <w:divBdr>
        <w:top w:val="none" w:sz="0" w:space="0" w:color="auto"/>
        <w:left w:val="none" w:sz="0" w:space="0" w:color="auto"/>
        <w:bottom w:val="none" w:sz="0" w:space="0" w:color="auto"/>
        <w:right w:val="none" w:sz="0" w:space="0" w:color="auto"/>
      </w:divBdr>
    </w:div>
    <w:div w:id="1942951216">
      <w:marLeft w:val="0"/>
      <w:marRight w:val="0"/>
      <w:marTop w:val="0"/>
      <w:marBottom w:val="0"/>
      <w:divBdr>
        <w:top w:val="none" w:sz="0" w:space="0" w:color="auto"/>
        <w:left w:val="none" w:sz="0" w:space="0" w:color="auto"/>
        <w:bottom w:val="none" w:sz="0" w:space="0" w:color="auto"/>
        <w:right w:val="none" w:sz="0" w:space="0" w:color="auto"/>
      </w:divBdr>
    </w:div>
    <w:div w:id="1942955566">
      <w:marLeft w:val="0"/>
      <w:marRight w:val="0"/>
      <w:marTop w:val="0"/>
      <w:marBottom w:val="0"/>
      <w:divBdr>
        <w:top w:val="none" w:sz="0" w:space="0" w:color="auto"/>
        <w:left w:val="none" w:sz="0" w:space="0" w:color="auto"/>
        <w:bottom w:val="none" w:sz="0" w:space="0" w:color="auto"/>
        <w:right w:val="none" w:sz="0" w:space="0" w:color="auto"/>
      </w:divBdr>
    </w:div>
    <w:div w:id="1943339961">
      <w:marLeft w:val="0"/>
      <w:marRight w:val="0"/>
      <w:marTop w:val="0"/>
      <w:marBottom w:val="0"/>
      <w:divBdr>
        <w:top w:val="none" w:sz="0" w:space="0" w:color="auto"/>
        <w:left w:val="none" w:sz="0" w:space="0" w:color="auto"/>
        <w:bottom w:val="none" w:sz="0" w:space="0" w:color="auto"/>
        <w:right w:val="none" w:sz="0" w:space="0" w:color="auto"/>
      </w:divBdr>
    </w:div>
    <w:div w:id="1943368772">
      <w:marLeft w:val="0"/>
      <w:marRight w:val="0"/>
      <w:marTop w:val="0"/>
      <w:marBottom w:val="0"/>
      <w:divBdr>
        <w:top w:val="none" w:sz="0" w:space="0" w:color="auto"/>
        <w:left w:val="none" w:sz="0" w:space="0" w:color="auto"/>
        <w:bottom w:val="none" w:sz="0" w:space="0" w:color="auto"/>
        <w:right w:val="none" w:sz="0" w:space="0" w:color="auto"/>
      </w:divBdr>
    </w:div>
    <w:div w:id="1943411744">
      <w:marLeft w:val="0"/>
      <w:marRight w:val="0"/>
      <w:marTop w:val="0"/>
      <w:marBottom w:val="0"/>
      <w:divBdr>
        <w:top w:val="none" w:sz="0" w:space="0" w:color="auto"/>
        <w:left w:val="none" w:sz="0" w:space="0" w:color="auto"/>
        <w:bottom w:val="none" w:sz="0" w:space="0" w:color="auto"/>
        <w:right w:val="none" w:sz="0" w:space="0" w:color="auto"/>
      </w:divBdr>
    </w:div>
    <w:div w:id="1943413661">
      <w:marLeft w:val="0"/>
      <w:marRight w:val="0"/>
      <w:marTop w:val="0"/>
      <w:marBottom w:val="0"/>
      <w:divBdr>
        <w:top w:val="none" w:sz="0" w:space="0" w:color="auto"/>
        <w:left w:val="none" w:sz="0" w:space="0" w:color="auto"/>
        <w:bottom w:val="none" w:sz="0" w:space="0" w:color="auto"/>
        <w:right w:val="none" w:sz="0" w:space="0" w:color="auto"/>
      </w:divBdr>
    </w:div>
    <w:div w:id="1943417253">
      <w:marLeft w:val="0"/>
      <w:marRight w:val="0"/>
      <w:marTop w:val="0"/>
      <w:marBottom w:val="0"/>
      <w:divBdr>
        <w:top w:val="none" w:sz="0" w:space="0" w:color="auto"/>
        <w:left w:val="none" w:sz="0" w:space="0" w:color="auto"/>
        <w:bottom w:val="none" w:sz="0" w:space="0" w:color="auto"/>
        <w:right w:val="none" w:sz="0" w:space="0" w:color="auto"/>
      </w:divBdr>
    </w:div>
    <w:div w:id="1943488413">
      <w:marLeft w:val="0"/>
      <w:marRight w:val="0"/>
      <w:marTop w:val="0"/>
      <w:marBottom w:val="0"/>
      <w:divBdr>
        <w:top w:val="none" w:sz="0" w:space="0" w:color="auto"/>
        <w:left w:val="none" w:sz="0" w:space="0" w:color="auto"/>
        <w:bottom w:val="none" w:sz="0" w:space="0" w:color="auto"/>
        <w:right w:val="none" w:sz="0" w:space="0" w:color="auto"/>
      </w:divBdr>
    </w:div>
    <w:div w:id="1943489161">
      <w:marLeft w:val="0"/>
      <w:marRight w:val="0"/>
      <w:marTop w:val="0"/>
      <w:marBottom w:val="0"/>
      <w:divBdr>
        <w:top w:val="none" w:sz="0" w:space="0" w:color="auto"/>
        <w:left w:val="none" w:sz="0" w:space="0" w:color="auto"/>
        <w:bottom w:val="none" w:sz="0" w:space="0" w:color="auto"/>
        <w:right w:val="none" w:sz="0" w:space="0" w:color="auto"/>
      </w:divBdr>
    </w:div>
    <w:div w:id="1943489365">
      <w:marLeft w:val="0"/>
      <w:marRight w:val="0"/>
      <w:marTop w:val="0"/>
      <w:marBottom w:val="0"/>
      <w:divBdr>
        <w:top w:val="none" w:sz="0" w:space="0" w:color="auto"/>
        <w:left w:val="none" w:sz="0" w:space="0" w:color="auto"/>
        <w:bottom w:val="none" w:sz="0" w:space="0" w:color="auto"/>
        <w:right w:val="none" w:sz="0" w:space="0" w:color="auto"/>
      </w:divBdr>
    </w:div>
    <w:div w:id="1943563578">
      <w:marLeft w:val="0"/>
      <w:marRight w:val="0"/>
      <w:marTop w:val="0"/>
      <w:marBottom w:val="0"/>
      <w:divBdr>
        <w:top w:val="none" w:sz="0" w:space="0" w:color="auto"/>
        <w:left w:val="none" w:sz="0" w:space="0" w:color="auto"/>
        <w:bottom w:val="none" w:sz="0" w:space="0" w:color="auto"/>
        <w:right w:val="none" w:sz="0" w:space="0" w:color="auto"/>
      </w:divBdr>
    </w:div>
    <w:div w:id="1943603895">
      <w:marLeft w:val="0"/>
      <w:marRight w:val="0"/>
      <w:marTop w:val="0"/>
      <w:marBottom w:val="0"/>
      <w:divBdr>
        <w:top w:val="none" w:sz="0" w:space="0" w:color="auto"/>
        <w:left w:val="none" w:sz="0" w:space="0" w:color="auto"/>
        <w:bottom w:val="none" w:sz="0" w:space="0" w:color="auto"/>
        <w:right w:val="none" w:sz="0" w:space="0" w:color="auto"/>
      </w:divBdr>
    </w:div>
    <w:div w:id="1943604863">
      <w:marLeft w:val="0"/>
      <w:marRight w:val="0"/>
      <w:marTop w:val="0"/>
      <w:marBottom w:val="0"/>
      <w:divBdr>
        <w:top w:val="none" w:sz="0" w:space="0" w:color="auto"/>
        <w:left w:val="none" w:sz="0" w:space="0" w:color="auto"/>
        <w:bottom w:val="none" w:sz="0" w:space="0" w:color="auto"/>
        <w:right w:val="none" w:sz="0" w:space="0" w:color="auto"/>
      </w:divBdr>
    </w:div>
    <w:div w:id="1943803722">
      <w:marLeft w:val="0"/>
      <w:marRight w:val="0"/>
      <w:marTop w:val="0"/>
      <w:marBottom w:val="0"/>
      <w:divBdr>
        <w:top w:val="none" w:sz="0" w:space="0" w:color="auto"/>
        <w:left w:val="none" w:sz="0" w:space="0" w:color="auto"/>
        <w:bottom w:val="none" w:sz="0" w:space="0" w:color="auto"/>
        <w:right w:val="none" w:sz="0" w:space="0" w:color="auto"/>
      </w:divBdr>
    </w:div>
    <w:div w:id="1943995878">
      <w:marLeft w:val="0"/>
      <w:marRight w:val="0"/>
      <w:marTop w:val="0"/>
      <w:marBottom w:val="0"/>
      <w:divBdr>
        <w:top w:val="none" w:sz="0" w:space="0" w:color="auto"/>
        <w:left w:val="none" w:sz="0" w:space="0" w:color="auto"/>
        <w:bottom w:val="none" w:sz="0" w:space="0" w:color="auto"/>
        <w:right w:val="none" w:sz="0" w:space="0" w:color="auto"/>
      </w:divBdr>
    </w:div>
    <w:div w:id="1943997929">
      <w:bodyDiv w:val="1"/>
      <w:marLeft w:val="0"/>
      <w:marRight w:val="0"/>
      <w:marTop w:val="0"/>
      <w:marBottom w:val="0"/>
      <w:divBdr>
        <w:top w:val="none" w:sz="0" w:space="0" w:color="auto"/>
        <w:left w:val="none" w:sz="0" w:space="0" w:color="auto"/>
        <w:bottom w:val="none" w:sz="0" w:space="0" w:color="auto"/>
        <w:right w:val="none" w:sz="0" w:space="0" w:color="auto"/>
      </w:divBdr>
    </w:div>
    <w:div w:id="1944068531">
      <w:marLeft w:val="0"/>
      <w:marRight w:val="0"/>
      <w:marTop w:val="0"/>
      <w:marBottom w:val="0"/>
      <w:divBdr>
        <w:top w:val="none" w:sz="0" w:space="0" w:color="auto"/>
        <w:left w:val="none" w:sz="0" w:space="0" w:color="auto"/>
        <w:bottom w:val="none" w:sz="0" w:space="0" w:color="auto"/>
        <w:right w:val="none" w:sz="0" w:space="0" w:color="auto"/>
      </w:divBdr>
    </w:div>
    <w:div w:id="1944068763">
      <w:marLeft w:val="0"/>
      <w:marRight w:val="0"/>
      <w:marTop w:val="0"/>
      <w:marBottom w:val="0"/>
      <w:divBdr>
        <w:top w:val="none" w:sz="0" w:space="0" w:color="auto"/>
        <w:left w:val="none" w:sz="0" w:space="0" w:color="auto"/>
        <w:bottom w:val="none" w:sz="0" w:space="0" w:color="auto"/>
        <w:right w:val="none" w:sz="0" w:space="0" w:color="auto"/>
      </w:divBdr>
    </w:div>
    <w:div w:id="1944073093">
      <w:marLeft w:val="0"/>
      <w:marRight w:val="0"/>
      <w:marTop w:val="0"/>
      <w:marBottom w:val="0"/>
      <w:divBdr>
        <w:top w:val="none" w:sz="0" w:space="0" w:color="auto"/>
        <w:left w:val="none" w:sz="0" w:space="0" w:color="auto"/>
        <w:bottom w:val="none" w:sz="0" w:space="0" w:color="auto"/>
        <w:right w:val="none" w:sz="0" w:space="0" w:color="auto"/>
      </w:divBdr>
    </w:div>
    <w:div w:id="1944074238">
      <w:marLeft w:val="0"/>
      <w:marRight w:val="0"/>
      <w:marTop w:val="0"/>
      <w:marBottom w:val="0"/>
      <w:divBdr>
        <w:top w:val="none" w:sz="0" w:space="0" w:color="auto"/>
        <w:left w:val="none" w:sz="0" w:space="0" w:color="auto"/>
        <w:bottom w:val="none" w:sz="0" w:space="0" w:color="auto"/>
        <w:right w:val="none" w:sz="0" w:space="0" w:color="auto"/>
      </w:divBdr>
    </w:div>
    <w:div w:id="1944145458">
      <w:marLeft w:val="0"/>
      <w:marRight w:val="0"/>
      <w:marTop w:val="0"/>
      <w:marBottom w:val="0"/>
      <w:divBdr>
        <w:top w:val="none" w:sz="0" w:space="0" w:color="auto"/>
        <w:left w:val="none" w:sz="0" w:space="0" w:color="auto"/>
        <w:bottom w:val="none" w:sz="0" w:space="0" w:color="auto"/>
        <w:right w:val="none" w:sz="0" w:space="0" w:color="auto"/>
      </w:divBdr>
    </w:div>
    <w:div w:id="1944146613">
      <w:marLeft w:val="0"/>
      <w:marRight w:val="0"/>
      <w:marTop w:val="0"/>
      <w:marBottom w:val="0"/>
      <w:divBdr>
        <w:top w:val="none" w:sz="0" w:space="0" w:color="auto"/>
        <w:left w:val="none" w:sz="0" w:space="0" w:color="auto"/>
        <w:bottom w:val="none" w:sz="0" w:space="0" w:color="auto"/>
        <w:right w:val="none" w:sz="0" w:space="0" w:color="auto"/>
      </w:divBdr>
    </w:div>
    <w:div w:id="1944191923">
      <w:marLeft w:val="0"/>
      <w:marRight w:val="0"/>
      <w:marTop w:val="0"/>
      <w:marBottom w:val="0"/>
      <w:divBdr>
        <w:top w:val="none" w:sz="0" w:space="0" w:color="auto"/>
        <w:left w:val="none" w:sz="0" w:space="0" w:color="auto"/>
        <w:bottom w:val="none" w:sz="0" w:space="0" w:color="auto"/>
        <w:right w:val="none" w:sz="0" w:space="0" w:color="auto"/>
      </w:divBdr>
    </w:div>
    <w:div w:id="1944267997">
      <w:marLeft w:val="0"/>
      <w:marRight w:val="0"/>
      <w:marTop w:val="0"/>
      <w:marBottom w:val="0"/>
      <w:divBdr>
        <w:top w:val="none" w:sz="0" w:space="0" w:color="auto"/>
        <w:left w:val="none" w:sz="0" w:space="0" w:color="auto"/>
        <w:bottom w:val="none" w:sz="0" w:space="0" w:color="auto"/>
        <w:right w:val="none" w:sz="0" w:space="0" w:color="auto"/>
      </w:divBdr>
    </w:div>
    <w:div w:id="1944412747">
      <w:marLeft w:val="0"/>
      <w:marRight w:val="0"/>
      <w:marTop w:val="0"/>
      <w:marBottom w:val="0"/>
      <w:divBdr>
        <w:top w:val="none" w:sz="0" w:space="0" w:color="auto"/>
        <w:left w:val="none" w:sz="0" w:space="0" w:color="auto"/>
        <w:bottom w:val="none" w:sz="0" w:space="0" w:color="auto"/>
        <w:right w:val="none" w:sz="0" w:space="0" w:color="auto"/>
      </w:divBdr>
    </w:div>
    <w:div w:id="1944418810">
      <w:marLeft w:val="0"/>
      <w:marRight w:val="0"/>
      <w:marTop w:val="0"/>
      <w:marBottom w:val="0"/>
      <w:divBdr>
        <w:top w:val="none" w:sz="0" w:space="0" w:color="auto"/>
        <w:left w:val="none" w:sz="0" w:space="0" w:color="auto"/>
        <w:bottom w:val="none" w:sz="0" w:space="0" w:color="auto"/>
        <w:right w:val="none" w:sz="0" w:space="0" w:color="auto"/>
      </w:divBdr>
    </w:div>
    <w:div w:id="1944651946">
      <w:marLeft w:val="0"/>
      <w:marRight w:val="0"/>
      <w:marTop w:val="0"/>
      <w:marBottom w:val="0"/>
      <w:divBdr>
        <w:top w:val="none" w:sz="0" w:space="0" w:color="auto"/>
        <w:left w:val="none" w:sz="0" w:space="0" w:color="auto"/>
        <w:bottom w:val="none" w:sz="0" w:space="0" w:color="auto"/>
        <w:right w:val="none" w:sz="0" w:space="0" w:color="auto"/>
      </w:divBdr>
    </w:div>
    <w:div w:id="1944652797">
      <w:marLeft w:val="0"/>
      <w:marRight w:val="0"/>
      <w:marTop w:val="0"/>
      <w:marBottom w:val="0"/>
      <w:divBdr>
        <w:top w:val="none" w:sz="0" w:space="0" w:color="auto"/>
        <w:left w:val="none" w:sz="0" w:space="0" w:color="auto"/>
        <w:bottom w:val="none" w:sz="0" w:space="0" w:color="auto"/>
        <w:right w:val="none" w:sz="0" w:space="0" w:color="auto"/>
      </w:divBdr>
    </w:div>
    <w:div w:id="1944678924">
      <w:marLeft w:val="0"/>
      <w:marRight w:val="0"/>
      <w:marTop w:val="0"/>
      <w:marBottom w:val="0"/>
      <w:divBdr>
        <w:top w:val="none" w:sz="0" w:space="0" w:color="auto"/>
        <w:left w:val="none" w:sz="0" w:space="0" w:color="auto"/>
        <w:bottom w:val="none" w:sz="0" w:space="0" w:color="auto"/>
        <w:right w:val="none" w:sz="0" w:space="0" w:color="auto"/>
      </w:divBdr>
    </w:div>
    <w:div w:id="1944799715">
      <w:marLeft w:val="0"/>
      <w:marRight w:val="0"/>
      <w:marTop w:val="0"/>
      <w:marBottom w:val="0"/>
      <w:divBdr>
        <w:top w:val="none" w:sz="0" w:space="0" w:color="auto"/>
        <w:left w:val="none" w:sz="0" w:space="0" w:color="auto"/>
        <w:bottom w:val="none" w:sz="0" w:space="0" w:color="auto"/>
        <w:right w:val="none" w:sz="0" w:space="0" w:color="auto"/>
      </w:divBdr>
    </w:div>
    <w:div w:id="1944799982">
      <w:marLeft w:val="0"/>
      <w:marRight w:val="0"/>
      <w:marTop w:val="0"/>
      <w:marBottom w:val="0"/>
      <w:divBdr>
        <w:top w:val="none" w:sz="0" w:space="0" w:color="auto"/>
        <w:left w:val="none" w:sz="0" w:space="0" w:color="auto"/>
        <w:bottom w:val="none" w:sz="0" w:space="0" w:color="auto"/>
        <w:right w:val="none" w:sz="0" w:space="0" w:color="auto"/>
      </w:divBdr>
    </w:div>
    <w:div w:id="1944878836">
      <w:marLeft w:val="0"/>
      <w:marRight w:val="0"/>
      <w:marTop w:val="0"/>
      <w:marBottom w:val="0"/>
      <w:divBdr>
        <w:top w:val="none" w:sz="0" w:space="0" w:color="auto"/>
        <w:left w:val="none" w:sz="0" w:space="0" w:color="auto"/>
        <w:bottom w:val="none" w:sz="0" w:space="0" w:color="auto"/>
        <w:right w:val="none" w:sz="0" w:space="0" w:color="auto"/>
      </w:divBdr>
    </w:div>
    <w:div w:id="1944920155">
      <w:marLeft w:val="0"/>
      <w:marRight w:val="0"/>
      <w:marTop w:val="0"/>
      <w:marBottom w:val="0"/>
      <w:divBdr>
        <w:top w:val="none" w:sz="0" w:space="0" w:color="auto"/>
        <w:left w:val="none" w:sz="0" w:space="0" w:color="auto"/>
        <w:bottom w:val="none" w:sz="0" w:space="0" w:color="auto"/>
        <w:right w:val="none" w:sz="0" w:space="0" w:color="auto"/>
      </w:divBdr>
    </w:div>
    <w:div w:id="1944922022">
      <w:marLeft w:val="0"/>
      <w:marRight w:val="0"/>
      <w:marTop w:val="0"/>
      <w:marBottom w:val="0"/>
      <w:divBdr>
        <w:top w:val="none" w:sz="0" w:space="0" w:color="auto"/>
        <w:left w:val="none" w:sz="0" w:space="0" w:color="auto"/>
        <w:bottom w:val="none" w:sz="0" w:space="0" w:color="auto"/>
        <w:right w:val="none" w:sz="0" w:space="0" w:color="auto"/>
      </w:divBdr>
    </w:div>
    <w:div w:id="1944989745">
      <w:marLeft w:val="0"/>
      <w:marRight w:val="0"/>
      <w:marTop w:val="0"/>
      <w:marBottom w:val="0"/>
      <w:divBdr>
        <w:top w:val="none" w:sz="0" w:space="0" w:color="auto"/>
        <w:left w:val="none" w:sz="0" w:space="0" w:color="auto"/>
        <w:bottom w:val="none" w:sz="0" w:space="0" w:color="auto"/>
        <w:right w:val="none" w:sz="0" w:space="0" w:color="auto"/>
      </w:divBdr>
    </w:div>
    <w:div w:id="1944994091">
      <w:marLeft w:val="0"/>
      <w:marRight w:val="0"/>
      <w:marTop w:val="0"/>
      <w:marBottom w:val="0"/>
      <w:divBdr>
        <w:top w:val="none" w:sz="0" w:space="0" w:color="auto"/>
        <w:left w:val="none" w:sz="0" w:space="0" w:color="auto"/>
        <w:bottom w:val="none" w:sz="0" w:space="0" w:color="auto"/>
        <w:right w:val="none" w:sz="0" w:space="0" w:color="auto"/>
      </w:divBdr>
    </w:div>
    <w:div w:id="1945070516">
      <w:marLeft w:val="0"/>
      <w:marRight w:val="0"/>
      <w:marTop w:val="0"/>
      <w:marBottom w:val="0"/>
      <w:divBdr>
        <w:top w:val="none" w:sz="0" w:space="0" w:color="auto"/>
        <w:left w:val="none" w:sz="0" w:space="0" w:color="auto"/>
        <w:bottom w:val="none" w:sz="0" w:space="0" w:color="auto"/>
        <w:right w:val="none" w:sz="0" w:space="0" w:color="auto"/>
      </w:divBdr>
    </w:div>
    <w:div w:id="1945071855">
      <w:marLeft w:val="0"/>
      <w:marRight w:val="0"/>
      <w:marTop w:val="0"/>
      <w:marBottom w:val="0"/>
      <w:divBdr>
        <w:top w:val="none" w:sz="0" w:space="0" w:color="auto"/>
        <w:left w:val="none" w:sz="0" w:space="0" w:color="auto"/>
        <w:bottom w:val="none" w:sz="0" w:space="0" w:color="auto"/>
        <w:right w:val="none" w:sz="0" w:space="0" w:color="auto"/>
      </w:divBdr>
    </w:div>
    <w:div w:id="1945309370">
      <w:marLeft w:val="0"/>
      <w:marRight w:val="0"/>
      <w:marTop w:val="0"/>
      <w:marBottom w:val="0"/>
      <w:divBdr>
        <w:top w:val="none" w:sz="0" w:space="0" w:color="auto"/>
        <w:left w:val="none" w:sz="0" w:space="0" w:color="auto"/>
        <w:bottom w:val="none" w:sz="0" w:space="0" w:color="auto"/>
        <w:right w:val="none" w:sz="0" w:space="0" w:color="auto"/>
      </w:divBdr>
    </w:div>
    <w:div w:id="1945458557">
      <w:marLeft w:val="0"/>
      <w:marRight w:val="0"/>
      <w:marTop w:val="0"/>
      <w:marBottom w:val="0"/>
      <w:divBdr>
        <w:top w:val="none" w:sz="0" w:space="0" w:color="auto"/>
        <w:left w:val="none" w:sz="0" w:space="0" w:color="auto"/>
        <w:bottom w:val="none" w:sz="0" w:space="0" w:color="auto"/>
        <w:right w:val="none" w:sz="0" w:space="0" w:color="auto"/>
      </w:divBdr>
    </w:div>
    <w:div w:id="1945574251">
      <w:marLeft w:val="0"/>
      <w:marRight w:val="0"/>
      <w:marTop w:val="0"/>
      <w:marBottom w:val="0"/>
      <w:divBdr>
        <w:top w:val="none" w:sz="0" w:space="0" w:color="auto"/>
        <w:left w:val="none" w:sz="0" w:space="0" w:color="auto"/>
        <w:bottom w:val="none" w:sz="0" w:space="0" w:color="auto"/>
        <w:right w:val="none" w:sz="0" w:space="0" w:color="auto"/>
      </w:divBdr>
    </w:div>
    <w:div w:id="1945721686">
      <w:marLeft w:val="0"/>
      <w:marRight w:val="0"/>
      <w:marTop w:val="0"/>
      <w:marBottom w:val="0"/>
      <w:divBdr>
        <w:top w:val="none" w:sz="0" w:space="0" w:color="auto"/>
        <w:left w:val="none" w:sz="0" w:space="0" w:color="auto"/>
        <w:bottom w:val="none" w:sz="0" w:space="0" w:color="auto"/>
        <w:right w:val="none" w:sz="0" w:space="0" w:color="auto"/>
      </w:divBdr>
    </w:div>
    <w:div w:id="1945847629">
      <w:marLeft w:val="0"/>
      <w:marRight w:val="0"/>
      <w:marTop w:val="0"/>
      <w:marBottom w:val="0"/>
      <w:divBdr>
        <w:top w:val="none" w:sz="0" w:space="0" w:color="auto"/>
        <w:left w:val="none" w:sz="0" w:space="0" w:color="auto"/>
        <w:bottom w:val="none" w:sz="0" w:space="0" w:color="auto"/>
        <w:right w:val="none" w:sz="0" w:space="0" w:color="auto"/>
      </w:divBdr>
    </w:div>
    <w:div w:id="1945917173">
      <w:marLeft w:val="0"/>
      <w:marRight w:val="0"/>
      <w:marTop w:val="0"/>
      <w:marBottom w:val="0"/>
      <w:divBdr>
        <w:top w:val="none" w:sz="0" w:space="0" w:color="auto"/>
        <w:left w:val="none" w:sz="0" w:space="0" w:color="auto"/>
        <w:bottom w:val="none" w:sz="0" w:space="0" w:color="auto"/>
        <w:right w:val="none" w:sz="0" w:space="0" w:color="auto"/>
      </w:divBdr>
    </w:div>
    <w:div w:id="1946187297">
      <w:marLeft w:val="0"/>
      <w:marRight w:val="0"/>
      <w:marTop w:val="0"/>
      <w:marBottom w:val="0"/>
      <w:divBdr>
        <w:top w:val="none" w:sz="0" w:space="0" w:color="auto"/>
        <w:left w:val="none" w:sz="0" w:space="0" w:color="auto"/>
        <w:bottom w:val="none" w:sz="0" w:space="0" w:color="auto"/>
        <w:right w:val="none" w:sz="0" w:space="0" w:color="auto"/>
      </w:divBdr>
    </w:div>
    <w:div w:id="1946377925">
      <w:marLeft w:val="0"/>
      <w:marRight w:val="0"/>
      <w:marTop w:val="0"/>
      <w:marBottom w:val="0"/>
      <w:divBdr>
        <w:top w:val="none" w:sz="0" w:space="0" w:color="auto"/>
        <w:left w:val="none" w:sz="0" w:space="0" w:color="auto"/>
        <w:bottom w:val="none" w:sz="0" w:space="0" w:color="auto"/>
        <w:right w:val="none" w:sz="0" w:space="0" w:color="auto"/>
      </w:divBdr>
    </w:div>
    <w:div w:id="1946382785">
      <w:marLeft w:val="0"/>
      <w:marRight w:val="0"/>
      <w:marTop w:val="0"/>
      <w:marBottom w:val="0"/>
      <w:divBdr>
        <w:top w:val="none" w:sz="0" w:space="0" w:color="auto"/>
        <w:left w:val="none" w:sz="0" w:space="0" w:color="auto"/>
        <w:bottom w:val="none" w:sz="0" w:space="0" w:color="auto"/>
        <w:right w:val="none" w:sz="0" w:space="0" w:color="auto"/>
      </w:divBdr>
    </w:div>
    <w:div w:id="1946419624">
      <w:marLeft w:val="0"/>
      <w:marRight w:val="0"/>
      <w:marTop w:val="0"/>
      <w:marBottom w:val="0"/>
      <w:divBdr>
        <w:top w:val="none" w:sz="0" w:space="0" w:color="auto"/>
        <w:left w:val="none" w:sz="0" w:space="0" w:color="auto"/>
        <w:bottom w:val="none" w:sz="0" w:space="0" w:color="auto"/>
        <w:right w:val="none" w:sz="0" w:space="0" w:color="auto"/>
      </w:divBdr>
    </w:div>
    <w:div w:id="1946493946">
      <w:bodyDiv w:val="1"/>
      <w:marLeft w:val="0"/>
      <w:marRight w:val="0"/>
      <w:marTop w:val="0"/>
      <w:marBottom w:val="0"/>
      <w:divBdr>
        <w:top w:val="none" w:sz="0" w:space="0" w:color="auto"/>
        <w:left w:val="none" w:sz="0" w:space="0" w:color="auto"/>
        <w:bottom w:val="none" w:sz="0" w:space="0" w:color="auto"/>
        <w:right w:val="none" w:sz="0" w:space="0" w:color="auto"/>
      </w:divBdr>
    </w:div>
    <w:div w:id="1946499987">
      <w:marLeft w:val="0"/>
      <w:marRight w:val="0"/>
      <w:marTop w:val="0"/>
      <w:marBottom w:val="0"/>
      <w:divBdr>
        <w:top w:val="none" w:sz="0" w:space="0" w:color="auto"/>
        <w:left w:val="none" w:sz="0" w:space="0" w:color="auto"/>
        <w:bottom w:val="none" w:sz="0" w:space="0" w:color="auto"/>
        <w:right w:val="none" w:sz="0" w:space="0" w:color="auto"/>
      </w:divBdr>
    </w:div>
    <w:div w:id="1946502698">
      <w:marLeft w:val="0"/>
      <w:marRight w:val="0"/>
      <w:marTop w:val="0"/>
      <w:marBottom w:val="0"/>
      <w:divBdr>
        <w:top w:val="none" w:sz="0" w:space="0" w:color="auto"/>
        <w:left w:val="none" w:sz="0" w:space="0" w:color="auto"/>
        <w:bottom w:val="none" w:sz="0" w:space="0" w:color="auto"/>
        <w:right w:val="none" w:sz="0" w:space="0" w:color="auto"/>
      </w:divBdr>
    </w:div>
    <w:div w:id="1946572415">
      <w:marLeft w:val="0"/>
      <w:marRight w:val="0"/>
      <w:marTop w:val="0"/>
      <w:marBottom w:val="0"/>
      <w:divBdr>
        <w:top w:val="none" w:sz="0" w:space="0" w:color="auto"/>
        <w:left w:val="none" w:sz="0" w:space="0" w:color="auto"/>
        <w:bottom w:val="none" w:sz="0" w:space="0" w:color="auto"/>
        <w:right w:val="none" w:sz="0" w:space="0" w:color="auto"/>
      </w:divBdr>
    </w:div>
    <w:div w:id="1946575630">
      <w:marLeft w:val="0"/>
      <w:marRight w:val="0"/>
      <w:marTop w:val="0"/>
      <w:marBottom w:val="0"/>
      <w:divBdr>
        <w:top w:val="none" w:sz="0" w:space="0" w:color="auto"/>
        <w:left w:val="none" w:sz="0" w:space="0" w:color="auto"/>
        <w:bottom w:val="none" w:sz="0" w:space="0" w:color="auto"/>
        <w:right w:val="none" w:sz="0" w:space="0" w:color="auto"/>
      </w:divBdr>
    </w:div>
    <w:div w:id="1946615879">
      <w:marLeft w:val="0"/>
      <w:marRight w:val="0"/>
      <w:marTop w:val="0"/>
      <w:marBottom w:val="0"/>
      <w:divBdr>
        <w:top w:val="none" w:sz="0" w:space="0" w:color="auto"/>
        <w:left w:val="none" w:sz="0" w:space="0" w:color="auto"/>
        <w:bottom w:val="none" w:sz="0" w:space="0" w:color="auto"/>
        <w:right w:val="none" w:sz="0" w:space="0" w:color="auto"/>
      </w:divBdr>
    </w:div>
    <w:div w:id="1946644682">
      <w:marLeft w:val="0"/>
      <w:marRight w:val="0"/>
      <w:marTop w:val="0"/>
      <w:marBottom w:val="0"/>
      <w:divBdr>
        <w:top w:val="none" w:sz="0" w:space="0" w:color="auto"/>
        <w:left w:val="none" w:sz="0" w:space="0" w:color="auto"/>
        <w:bottom w:val="none" w:sz="0" w:space="0" w:color="auto"/>
        <w:right w:val="none" w:sz="0" w:space="0" w:color="auto"/>
      </w:divBdr>
    </w:div>
    <w:div w:id="1946764082">
      <w:marLeft w:val="0"/>
      <w:marRight w:val="0"/>
      <w:marTop w:val="0"/>
      <w:marBottom w:val="0"/>
      <w:divBdr>
        <w:top w:val="none" w:sz="0" w:space="0" w:color="auto"/>
        <w:left w:val="none" w:sz="0" w:space="0" w:color="auto"/>
        <w:bottom w:val="none" w:sz="0" w:space="0" w:color="auto"/>
        <w:right w:val="none" w:sz="0" w:space="0" w:color="auto"/>
      </w:divBdr>
    </w:div>
    <w:div w:id="1946771015">
      <w:marLeft w:val="0"/>
      <w:marRight w:val="0"/>
      <w:marTop w:val="0"/>
      <w:marBottom w:val="0"/>
      <w:divBdr>
        <w:top w:val="none" w:sz="0" w:space="0" w:color="auto"/>
        <w:left w:val="none" w:sz="0" w:space="0" w:color="auto"/>
        <w:bottom w:val="none" w:sz="0" w:space="0" w:color="auto"/>
        <w:right w:val="none" w:sz="0" w:space="0" w:color="auto"/>
      </w:divBdr>
    </w:div>
    <w:div w:id="1946814219">
      <w:marLeft w:val="0"/>
      <w:marRight w:val="0"/>
      <w:marTop w:val="0"/>
      <w:marBottom w:val="0"/>
      <w:divBdr>
        <w:top w:val="none" w:sz="0" w:space="0" w:color="auto"/>
        <w:left w:val="none" w:sz="0" w:space="0" w:color="auto"/>
        <w:bottom w:val="none" w:sz="0" w:space="0" w:color="auto"/>
        <w:right w:val="none" w:sz="0" w:space="0" w:color="auto"/>
      </w:divBdr>
    </w:div>
    <w:div w:id="1946957146">
      <w:bodyDiv w:val="1"/>
      <w:marLeft w:val="0"/>
      <w:marRight w:val="0"/>
      <w:marTop w:val="0"/>
      <w:marBottom w:val="0"/>
      <w:divBdr>
        <w:top w:val="none" w:sz="0" w:space="0" w:color="auto"/>
        <w:left w:val="none" w:sz="0" w:space="0" w:color="auto"/>
        <w:bottom w:val="none" w:sz="0" w:space="0" w:color="auto"/>
        <w:right w:val="none" w:sz="0" w:space="0" w:color="auto"/>
      </w:divBdr>
    </w:div>
    <w:div w:id="1946961635">
      <w:marLeft w:val="0"/>
      <w:marRight w:val="0"/>
      <w:marTop w:val="0"/>
      <w:marBottom w:val="0"/>
      <w:divBdr>
        <w:top w:val="none" w:sz="0" w:space="0" w:color="auto"/>
        <w:left w:val="none" w:sz="0" w:space="0" w:color="auto"/>
        <w:bottom w:val="none" w:sz="0" w:space="0" w:color="auto"/>
        <w:right w:val="none" w:sz="0" w:space="0" w:color="auto"/>
      </w:divBdr>
    </w:div>
    <w:div w:id="1947037456">
      <w:marLeft w:val="0"/>
      <w:marRight w:val="0"/>
      <w:marTop w:val="0"/>
      <w:marBottom w:val="0"/>
      <w:divBdr>
        <w:top w:val="none" w:sz="0" w:space="0" w:color="auto"/>
        <w:left w:val="none" w:sz="0" w:space="0" w:color="auto"/>
        <w:bottom w:val="none" w:sz="0" w:space="0" w:color="auto"/>
        <w:right w:val="none" w:sz="0" w:space="0" w:color="auto"/>
      </w:divBdr>
    </w:div>
    <w:div w:id="1947037665">
      <w:marLeft w:val="0"/>
      <w:marRight w:val="0"/>
      <w:marTop w:val="0"/>
      <w:marBottom w:val="0"/>
      <w:divBdr>
        <w:top w:val="none" w:sz="0" w:space="0" w:color="auto"/>
        <w:left w:val="none" w:sz="0" w:space="0" w:color="auto"/>
        <w:bottom w:val="none" w:sz="0" w:space="0" w:color="auto"/>
        <w:right w:val="none" w:sz="0" w:space="0" w:color="auto"/>
      </w:divBdr>
    </w:div>
    <w:div w:id="1947081034">
      <w:marLeft w:val="0"/>
      <w:marRight w:val="0"/>
      <w:marTop w:val="0"/>
      <w:marBottom w:val="0"/>
      <w:divBdr>
        <w:top w:val="none" w:sz="0" w:space="0" w:color="auto"/>
        <w:left w:val="none" w:sz="0" w:space="0" w:color="auto"/>
        <w:bottom w:val="none" w:sz="0" w:space="0" w:color="auto"/>
        <w:right w:val="none" w:sz="0" w:space="0" w:color="auto"/>
      </w:divBdr>
    </w:div>
    <w:div w:id="1947154807">
      <w:marLeft w:val="0"/>
      <w:marRight w:val="0"/>
      <w:marTop w:val="0"/>
      <w:marBottom w:val="0"/>
      <w:divBdr>
        <w:top w:val="none" w:sz="0" w:space="0" w:color="auto"/>
        <w:left w:val="none" w:sz="0" w:space="0" w:color="auto"/>
        <w:bottom w:val="none" w:sz="0" w:space="0" w:color="auto"/>
        <w:right w:val="none" w:sz="0" w:space="0" w:color="auto"/>
      </w:divBdr>
    </w:div>
    <w:div w:id="1947227986">
      <w:marLeft w:val="0"/>
      <w:marRight w:val="0"/>
      <w:marTop w:val="0"/>
      <w:marBottom w:val="0"/>
      <w:divBdr>
        <w:top w:val="none" w:sz="0" w:space="0" w:color="auto"/>
        <w:left w:val="none" w:sz="0" w:space="0" w:color="auto"/>
        <w:bottom w:val="none" w:sz="0" w:space="0" w:color="auto"/>
        <w:right w:val="none" w:sz="0" w:space="0" w:color="auto"/>
      </w:divBdr>
    </w:div>
    <w:div w:id="1947274770">
      <w:marLeft w:val="0"/>
      <w:marRight w:val="0"/>
      <w:marTop w:val="0"/>
      <w:marBottom w:val="0"/>
      <w:divBdr>
        <w:top w:val="none" w:sz="0" w:space="0" w:color="auto"/>
        <w:left w:val="none" w:sz="0" w:space="0" w:color="auto"/>
        <w:bottom w:val="none" w:sz="0" w:space="0" w:color="auto"/>
        <w:right w:val="none" w:sz="0" w:space="0" w:color="auto"/>
      </w:divBdr>
    </w:div>
    <w:div w:id="1947540749">
      <w:marLeft w:val="0"/>
      <w:marRight w:val="0"/>
      <w:marTop w:val="0"/>
      <w:marBottom w:val="0"/>
      <w:divBdr>
        <w:top w:val="none" w:sz="0" w:space="0" w:color="auto"/>
        <w:left w:val="none" w:sz="0" w:space="0" w:color="auto"/>
        <w:bottom w:val="none" w:sz="0" w:space="0" w:color="auto"/>
        <w:right w:val="none" w:sz="0" w:space="0" w:color="auto"/>
      </w:divBdr>
    </w:div>
    <w:div w:id="1947541512">
      <w:marLeft w:val="0"/>
      <w:marRight w:val="0"/>
      <w:marTop w:val="0"/>
      <w:marBottom w:val="0"/>
      <w:divBdr>
        <w:top w:val="none" w:sz="0" w:space="0" w:color="auto"/>
        <w:left w:val="none" w:sz="0" w:space="0" w:color="auto"/>
        <w:bottom w:val="none" w:sz="0" w:space="0" w:color="auto"/>
        <w:right w:val="none" w:sz="0" w:space="0" w:color="auto"/>
      </w:divBdr>
    </w:div>
    <w:div w:id="1947690187">
      <w:marLeft w:val="0"/>
      <w:marRight w:val="0"/>
      <w:marTop w:val="0"/>
      <w:marBottom w:val="0"/>
      <w:divBdr>
        <w:top w:val="none" w:sz="0" w:space="0" w:color="auto"/>
        <w:left w:val="none" w:sz="0" w:space="0" w:color="auto"/>
        <w:bottom w:val="none" w:sz="0" w:space="0" w:color="auto"/>
        <w:right w:val="none" w:sz="0" w:space="0" w:color="auto"/>
      </w:divBdr>
    </w:div>
    <w:div w:id="1947731701">
      <w:marLeft w:val="0"/>
      <w:marRight w:val="0"/>
      <w:marTop w:val="0"/>
      <w:marBottom w:val="0"/>
      <w:divBdr>
        <w:top w:val="none" w:sz="0" w:space="0" w:color="auto"/>
        <w:left w:val="none" w:sz="0" w:space="0" w:color="auto"/>
        <w:bottom w:val="none" w:sz="0" w:space="0" w:color="auto"/>
        <w:right w:val="none" w:sz="0" w:space="0" w:color="auto"/>
      </w:divBdr>
    </w:div>
    <w:div w:id="1947805486">
      <w:marLeft w:val="0"/>
      <w:marRight w:val="0"/>
      <w:marTop w:val="0"/>
      <w:marBottom w:val="0"/>
      <w:divBdr>
        <w:top w:val="none" w:sz="0" w:space="0" w:color="auto"/>
        <w:left w:val="none" w:sz="0" w:space="0" w:color="auto"/>
        <w:bottom w:val="none" w:sz="0" w:space="0" w:color="auto"/>
        <w:right w:val="none" w:sz="0" w:space="0" w:color="auto"/>
      </w:divBdr>
    </w:div>
    <w:div w:id="1947811139">
      <w:marLeft w:val="0"/>
      <w:marRight w:val="0"/>
      <w:marTop w:val="0"/>
      <w:marBottom w:val="0"/>
      <w:divBdr>
        <w:top w:val="none" w:sz="0" w:space="0" w:color="auto"/>
        <w:left w:val="none" w:sz="0" w:space="0" w:color="auto"/>
        <w:bottom w:val="none" w:sz="0" w:space="0" w:color="auto"/>
        <w:right w:val="none" w:sz="0" w:space="0" w:color="auto"/>
      </w:divBdr>
    </w:div>
    <w:div w:id="1947929865">
      <w:marLeft w:val="0"/>
      <w:marRight w:val="0"/>
      <w:marTop w:val="0"/>
      <w:marBottom w:val="0"/>
      <w:divBdr>
        <w:top w:val="none" w:sz="0" w:space="0" w:color="auto"/>
        <w:left w:val="none" w:sz="0" w:space="0" w:color="auto"/>
        <w:bottom w:val="none" w:sz="0" w:space="0" w:color="auto"/>
        <w:right w:val="none" w:sz="0" w:space="0" w:color="auto"/>
      </w:divBdr>
    </w:div>
    <w:div w:id="1948006391">
      <w:bodyDiv w:val="1"/>
      <w:marLeft w:val="0"/>
      <w:marRight w:val="0"/>
      <w:marTop w:val="0"/>
      <w:marBottom w:val="0"/>
      <w:divBdr>
        <w:top w:val="none" w:sz="0" w:space="0" w:color="auto"/>
        <w:left w:val="none" w:sz="0" w:space="0" w:color="auto"/>
        <w:bottom w:val="none" w:sz="0" w:space="0" w:color="auto"/>
        <w:right w:val="none" w:sz="0" w:space="0" w:color="auto"/>
      </w:divBdr>
    </w:div>
    <w:div w:id="1948006830">
      <w:marLeft w:val="0"/>
      <w:marRight w:val="0"/>
      <w:marTop w:val="0"/>
      <w:marBottom w:val="0"/>
      <w:divBdr>
        <w:top w:val="none" w:sz="0" w:space="0" w:color="auto"/>
        <w:left w:val="none" w:sz="0" w:space="0" w:color="auto"/>
        <w:bottom w:val="none" w:sz="0" w:space="0" w:color="auto"/>
        <w:right w:val="none" w:sz="0" w:space="0" w:color="auto"/>
      </w:divBdr>
    </w:div>
    <w:div w:id="1948081662">
      <w:marLeft w:val="0"/>
      <w:marRight w:val="0"/>
      <w:marTop w:val="0"/>
      <w:marBottom w:val="0"/>
      <w:divBdr>
        <w:top w:val="none" w:sz="0" w:space="0" w:color="auto"/>
        <w:left w:val="none" w:sz="0" w:space="0" w:color="auto"/>
        <w:bottom w:val="none" w:sz="0" w:space="0" w:color="auto"/>
        <w:right w:val="none" w:sz="0" w:space="0" w:color="auto"/>
      </w:divBdr>
    </w:div>
    <w:div w:id="1948153095">
      <w:marLeft w:val="0"/>
      <w:marRight w:val="0"/>
      <w:marTop w:val="0"/>
      <w:marBottom w:val="0"/>
      <w:divBdr>
        <w:top w:val="none" w:sz="0" w:space="0" w:color="auto"/>
        <w:left w:val="none" w:sz="0" w:space="0" w:color="auto"/>
        <w:bottom w:val="none" w:sz="0" w:space="0" w:color="auto"/>
        <w:right w:val="none" w:sz="0" w:space="0" w:color="auto"/>
      </w:divBdr>
    </w:div>
    <w:div w:id="1948191407">
      <w:marLeft w:val="0"/>
      <w:marRight w:val="0"/>
      <w:marTop w:val="0"/>
      <w:marBottom w:val="0"/>
      <w:divBdr>
        <w:top w:val="none" w:sz="0" w:space="0" w:color="auto"/>
        <w:left w:val="none" w:sz="0" w:space="0" w:color="auto"/>
        <w:bottom w:val="none" w:sz="0" w:space="0" w:color="auto"/>
        <w:right w:val="none" w:sz="0" w:space="0" w:color="auto"/>
      </w:divBdr>
    </w:div>
    <w:div w:id="1948193116">
      <w:marLeft w:val="0"/>
      <w:marRight w:val="0"/>
      <w:marTop w:val="0"/>
      <w:marBottom w:val="0"/>
      <w:divBdr>
        <w:top w:val="none" w:sz="0" w:space="0" w:color="auto"/>
        <w:left w:val="none" w:sz="0" w:space="0" w:color="auto"/>
        <w:bottom w:val="none" w:sz="0" w:space="0" w:color="auto"/>
        <w:right w:val="none" w:sz="0" w:space="0" w:color="auto"/>
      </w:divBdr>
    </w:div>
    <w:div w:id="1948274451">
      <w:marLeft w:val="0"/>
      <w:marRight w:val="0"/>
      <w:marTop w:val="0"/>
      <w:marBottom w:val="0"/>
      <w:divBdr>
        <w:top w:val="none" w:sz="0" w:space="0" w:color="auto"/>
        <w:left w:val="none" w:sz="0" w:space="0" w:color="auto"/>
        <w:bottom w:val="none" w:sz="0" w:space="0" w:color="auto"/>
        <w:right w:val="none" w:sz="0" w:space="0" w:color="auto"/>
      </w:divBdr>
    </w:div>
    <w:div w:id="1948274889">
      <w:marLeft w:val="0"/>
      <w:marRight w:val="0"/>
      <w:marTop w:val="0"/>
      <w:marBottom w:val="0"/>
      <w:divBdr>
        <w:top w:val="none" w:sz="0" w:space="0" w:color="auto"/>
        <w:left w:val="none" w:sz="0" w:space="0" w:color="auto"/>
        <w:bottom w:val="none" w:sz="0" w:space="0" w:color="auto"/>
        <w:right w:val="none" w:sz="0" w:space="0" w:color="auto"/>
      </w:divBdr>
    </w:div>
    <w:div w:id="1948386948">
      <w:marLeft w:val="0"/>
      <w:marRight w:val="0"/>
      <w:marTop w:val="0"/>
      <w:marBottom w:val="0"/>
      <w:divBdr>
        <w:top w:val="none" w:sz="0" w:space="0" w:color="auto"/>
        <w:left w:val="none" w:sz="0" w:space="0" w:color="auto"/>
        <w:bottom w:val="none" w:sz="0" w:space="0" w:color="auto"/>
        <w:right w:val="none" w:sz="0" w:space="0" w:color="auto"/>
      </w:divBdr>
    </w:div>
    <w:div w:id="1948416781">
      <w:marLeft w:val="0"/>
      <w:marRight w:val="0"/>
      <w:marTop w:val="0"/>
      <w:marBottom w:val="0"/>
      <w:divBdr>
        <w:top w:val="none" w:sz="0" w:space="0" w:color="auto"/>
        <w:left w:val="none" w:sz="0" w:space="0" w:color="auto"/>
        <w:bottom w:val="none" w:sz="0" w:space="0" w:color="auto"/>
        <w:right w:val="none" w:sz="0" w:space="0" w:color="auto"/>
      </w:divBdr>
    </w:div>
    <w:div w:id="1948460109">
      <w:marLeft w:val="0"/>
      <w:marRight w:val="0"/>
      <w:marTop w:val="0"/>
      <w:marBottom w:val="0"/>
      <w:divBdr>
        <w:top w:val="none" w:sz="0" w:space="0" w:color="auto"/>
        <w:left w:val="none" w:sz="0" w:space="0" w:color="auto"/>
        <w:bottom w:val="none" w:sz="0" w:space="0" w:color="auto"/>
        <w:right w:val="none" w:sz="0" w:space="0" w:color="auto"/>
      </w:divBdr>
    </w:div>
    <w:div w:id="1948582752">
      <w:marLeft w:val="0"/>
      <w:marRight w:val="0"/>
      <w:marTop w:val="0"/>
      <w:marBottom w:val="0"/>
      <w:divBdr>
        <w:top w:val="none" w:sz="0" w:space="0" w:color="auto"/>
        <w:left w:val="none" w:sz="0" w:space="0" w:color="auto"/>
        <w:bottom w:val="none" w:sz="0" w:space="0" w:color="auto"/>
        <w:right w:val="none" w:sz="0" w:space="0" w:color="auto"/>
      </w:divBdr>
    </w:div>
    <w:div w:id="1948658826">
      <w:bodyDiv w:val="1"/>
      <w:marLeft w:val="0"/>
      <w:marRight w:val="0"/>
      <w:marTop w:val="0"/>
      <w:marBottom w:val="0"/>
      <w:divBdr>
        <w:top w:val="none" w:sz="0" w:space="0" w:color="auto"/>
        <w:left w:val="none" w:sz="0" w:space="0" w:color="auto"/>
        <w:bottom w:val="none" w:sz="0" w:space="0" w:color="auto"/>
        <w:right w:val="none" w:sz="0" w:space="0" w:color="auto"/>
      </w:divBdr>
    </w:div>
    <w:div w:id="1948733064">
      <w:marLeft w:val="0"/>
      <w:marRight w:val="0"/>
      <w:marTop w:val="0"/>
      <w:marBottom w:val="0"/>
      <w:divBdr>
        <w:top w:val="none" w:sz="0" w:space="0" w:color="auto"/>
        <w:left w:val="none" w:sz="0" w:space="0" w:color="auto"/>
        <w:bottom w:val="none" w:sz="0" w:space="0" w:color="auto"/>
        <w:right w:val="none" w:sz="0" w:space="0" w:color="auto"/>
      </w:divBdr>
    </w:div>
    <w:div w:id="1948779456">
      <w:bodyDiv w:val="1"/>
      <w:marLeft w:val="0"/>
      <w:marRight w:val="0"/>
      <w:marTop w:val="0"/>
      <w:marBottom w:val="0"/>
      <w:divBdr>
        <w:top w:val="none" w:sz="0" w:space="0" w:color="auto"/>
        <w:left w:val="none" w:sz="0" w:space="0" w:color="auto"/>
        <w:bottom w:val="none" w:sz="0" w:space="0" w:color="auto"/>
        <w:right w:val="none" w:sz="0" w:space="0" w:color="auto"/>
      </w:divBdr>
    </w:div>
    <w:div w:id="1949046807">
      <w:marLeft w:val="0"/>
      <w:marRight w:val="0"/>
      <w:marTop w:val="0"/>
      <w:marBottom w:val="0"/>
      <w:divBdr>
        <w:top w:val="none" w:sz="0" w:space="0" w:color="auto"/>
        <w:left w:val="none" w:sz="0" w:space="0" w:color="auto"/>
        <w:bottom w:val="none" w:sz="0" w:space="0" w:color="auto"/>
        <w:right w:val="none" w:sz="0" w:space="0" w:color="auto"/>
      </w:divBdr>
    </w:div>
    <w:div w:id="1949115880">
      <w:marLeft w:val="0"/>
      <w:marRight w:val="0"/>
      <w:marTop w:val="0"/>
      <w:marBottom w:val="0"/>
      <w:divBdr>
        <w:top w:val="none" w:sz="0" w:space="0" w:color="auto"/>
        <w:left w:val="none" w:sz="0" w:space="0" w:color="auto"/>
        <w:bottom w:val="none" w:sz="0" w:space="0" w:color="auto"/>
        <w:right w:val="none" w:sz="0" w:space="0" w:color="auto"/>
      </w:divBdr>
    </w:div>
    <w:div w:id="1949193061">
      <w:marLeft w:val="0"/>
      <w:marRight w:val="0"/>
      <w:marTop w:val="0"/>
      <w:marBottom w:val="0"/>
      <w:divBdr>
        <w:top w:val="none" w:sz="0" w:space="0" w:color="auto"/>
        <w:left w:val="none" w:sz="0" w:space="0" w:color="auto"/>
        <w:bottom w:val="none" w:sz="0" w:space="0" w:color="auto"/>
        <w:right w:val="none" w:sz="0" w:space="0" w:color="auto"/>
      </w:divBdr>
    </w:div>
    <w:div w:id="1949194232">
      <w:marLeft w:val="0"/>
      <w:marRight w:val="0"/>
      <w:marTop w:val="0"/>
      <w:marBottom w:val="0"/>
      <w:divBdr>
        <w:top w:val="none" w:sz="0" w:space="0" w:color="auto"/>
        <w:left w:val="none" w:sz="0" w:space="0" w:color="auto"/>
        <w:bottom w:val="none" w:sz="0" w:space="0" w:color="auto"/>
        <w:right w:val="none" w:sz="0" w:space="0" w:color="auto"/>
      </w:divBdr>
    </w:div>
    <w:div w:id="1949197300">
      <w:marLeft w:val="0"/>
      <w:marRight w:val="0"/>
      <w:marTop w:val="0"/>
      <w:marBottom w:val="0"/>
      <w:divBdr>
        <w:top w:val="none" w:sz="0" w:space="0" w:color="auto"/>
        <w:left w:val="none" w:sz="0" w:space="0" w:color="auto"/>
        <w:bottom w:val="none" w:sz="0" w:space="0" w:color="auto"/>
        <w:right w:val="none" w:sz="0" w:space="0" w:color="auto"/>
      </w:divBdr>
    </w:div>
    <w:div w:id="1949312337">
      <w:marLeft w:val="0"/>
      <w:marRight w:val="0"/>
      <w:marTop w:val="0"/>
      <w:marBottom w:val="0"/>
      <w:divBdr>
        <w:top w:val="none" w:sz="0" w:space="0" w:color="auto"/>
        <w:left w:val="none" w:sz="0" w:space="0" w:color="auto"/>
        <w:bottom w:val="none" w:sz="0" w:space="0" w:color="auto"/>
        <w:right w:val="none" w:sz="0" w:space="0" w:color="auto"/>
      </w:divBdr>
    </w:div>
    <w:div w:id="1949313662">
      <w:marLeft w:val="0"/>
      <w:marRight w:val="0"/>
      <w:marTop w:val="0"/>
      <w:marBottom w:val="0"/>
      <w:divBdr>
        <w:top w:val="none" w:sz="0" w:space="0" w:color="auto"/>
        <w:left w:val="none" w:sz="0" w:space="0" w:color="auto"/>
        <w:bottom w:val="none" w:sz="0" w:space="0" w:color="auto"/>
        <w:right w:val="none" w:sz="0" w:space="0" w:color="auto"/>
      </w:divBdr>
    </w:div>
    <w:div w:id="1949580022">
      <w:marLeft w:val="0"/>
      <w:marRight w:val="0"/>
      <w:marTop w:val="0"/>
      <w:marBottom w:val="0"/>
      <w:divBdr>
        <w:top w:val="none" w:sz="0" w:space="0" w:color="auto"/>
        <w:left w:val="none" w:sz="0" w:space="0" w:color="auto"/>
        <w:bottom w:val="none" w:sz="0" w:space="0" w:color="auto"/>
        <w:right w:val="none" w:sz="0" w:space="0" w:color="auto"/>
      </w:divBdr>
    </w:div>
    <w:div w:id="1949697367">
      <w:marLeft w:val="0"/>
      <w:marRight w:val="0"/>
      <w:marTop w:val="0"/>
      <w:marBottom w:val="0"/>
      <w:divBdr>
        <w:top w:val="none" w:sz="0" w:space="0" w:color="auto"/>
        <w:left w:val="none" w:sz="0" w:space="0" w:color="auto"/>
        <w:bottom w:val="none" w:sz="0" w:space="0" w:color="auto"/>
        <w:right w:val="none" w:sz="0" w:space="0" w:color="auto"/>
      </w:divBdr>
    </w:div>
    <w:div w:id="1949697544">
      <w:marLeft w:val="0"/>
      <w:marRight w:val="0"/>
      <w:marTop w:val="0"/>
      <w:marBottom w:val="0"/>
      <w:divBdr>
        <w:top w:val="none" w:sz="0" w:space="0" w:color="auto"/>
        <w:left w:val="none" w:sz="0" w:space="0" w:color="auto"/>
        <w:bottom w:val="none" w:sz="0" w:space="0" w:color="auto"/>
        <w:right w:val="none" w:sz="0" w:space="0" w:color="auto"/>
      </w:divBdr>
    </w:div>
    <w:div w:id="1949727879">
      <w:bodyDiv w:val="1"/>
      <w:marLeft w:val="0"/>
      <w:marRight w:val="0"/>
      <w:marTop w:val="0"/>
      <w:marBottom w:val="0"/>
      <w:divBdr>
        <w:top w:val="none" w:sz="0" w:space="0" w:color="auto"/>
        <w:left w:val="none" w:sz="0" w:space="0" w:color="auto"/>
        <w:bottom w:val="none" w:sz="0" w:space="0" w:color="auto"/>
        <w:right w:val="none" w:sz="0" w:space="0" w:color="auto"/>
      </w:divBdr>
    </w:div>
    <w:div w:id="1949728464">
      <w:marLeft w:val="0"/>
      <w:marRight w:val="0"/>
      <w:marTop w:val="0"/>
      <w:marBottom w:val="0"/>
      <w:divBdr>
        <w:top w:val="none" w:sz="0" w:space="0" w:color="auto"/>
        <w:left w:val="none" w:sz="0" w:space="0" w:color="auto"/>
        <w:bottom w:val="none" w:sz="0" w:space="0" w:color="auto"/>
        <w:right w:val="none" w:sz="0" w:space="0" w:color="auto"/>
      </w:divBdr>
    </w:div>
    <w:div w:id="1949771444">
      <w:marLeft w:val="0"/>
      <w:marRight w:val="0"/>
      <w:marTop w:val="0"/>
      <w:marBottom w:val="0"/>
      <w:divBdr>
        <w:top w:val="none" w:sz="0" w:space="0" w:color="auto"/>
        <w:left w:val="none" w:sz="0" w:space="0" w:color="auto"/>
        <w:bottom w:val="none" w:sz="0" w:space="0" w:color="auto"/>
        <w:right w:val="none" w:sz="0" w:space="0" w:color="auto"/>
      </w:divBdr>
    </w:div>
    <w:div w:id="1949846427">
      <w:marLeft w:val="0"/>
      <w:marRight w:val="0"/>
      <w:marTop w:val="0"/>
      <w:marBottom w:val="0"/>
      <w:divBdr>
        <w:top w:val="none" w:sz="0" w:space="0" w:color="auto"/>
        <w:left w:val="none" w:sz="0" w:space="0" w:color="auto"/>
        <w:bottom w:val="none" w:sz="0" w:space="0" w:color="auto"/>
        <w:right w:val="none" w:sz="0" w:space="0" w:color="auto"/>
      </w:divBdr>
    </w:div>
    <w:div w:id="1949851373">
      <w:marLeft w:val="0"/>
      <w:marRight w:val="0"/>
      <w:marTop w:val="0"/>
      <w:marBottom w:val="0"/>
      <w:divBdr>
        <w:top w:val="none" w:sz="0" w:space="0" w:color="auto"/>
        <w:left w:val="none" w:sz="0" w:space="0" w:color="auto"/>
        <w:bottom w:val="none" w:sz="0" w:space="0" w:color="auto"/>
        <w:right w:val="none" w:sz="0" w:space="0" w:color="auto"/>
      </w:divBdr>
    </w:div>
    <w:div w:id="1949853447">
      <w:marLeft w:val="0"/>
      <w:marRight w:val="0"/>
      <w:marTop w:val="0"/>
      <w:marBottom w:val="0"/>
      <w:divBdr>
        <w:top w:val="none" w:sz="0" w:space="0" w:color="auto"/>
        <w:left w:val="none" w:sz="0" w:space="0" w:color="auto"/>
        <w:bottom w:val="none" w:sz="0" w:space="0" w:color="auto"/>
        <w:right w:val="none" w:sz="0" w:space="0" w:color="auto"/>
      </w:divBdr>
    </w:div>
    <w:div w:id="1950038858">
      <w:marLeft w:val="0"/>
      <w:marRight w:val="0"/>
      <w:marTop w:val="0"/>
      <w:marBottom w:val="0"/>
      <w:divBdr>
        <w:top w:val="none" w:sz="0" w:space="0" w:color="auto"/>
        <w:left w:val="none" w:sz="0" w:space="0" w:color="auto"/>
        <w:bottom w:val="none" w:sz="0" w:space="0" w:color="auto"/>
        <w:right w:val="none" w:sz="0" w:space="0" w:color="auto"/>
      </w:divBdr>
    </w:div>
    <w:div w:id="1950040563">
      <w:marLeft w:val="0"/>
      <w:marRight w:val="0"/>
      <w:marTop w:val="0"/>
      <w:marBottom w:val="0"/>
      <w:divBdr>
        <w:top w:val="none" w:sz="0" w:space="0" w:color="auto"/>
        <w:left w:val="none" w:sz="0" w:space="0" w:color="auto"/>
        <w:bottom w:val="none" w:sz="0" w:space="0" w:color="auto"/>
        <w:right w:val="none" w:sz="0" w:space="0" w:color="auto"/>
      </w:divBdr>
    </w:div>
    <w:div w:id="1950115430">
      <w:marLeft w:val="0"/>
      <w:marRight w:val="0"/>
      <w:marTop w:val="0"/>
      <w:marBottom w:val="0"/>
      <w:divBdr>
        <w:top w:val="none" w:sz="0" w:space="0" w:color="auto"/>
        <w:left w:val="none" w:sz="0" w:space="0" w:color="auto"/>
        <w:bottom w:val="none" w:sz="0" w:space="0" w:color="auto"/>
        <w:right w:val="none" w:sz="0" w:space="0" w:color="auto"/>
      </w:divBdr>
    </w:div>
    <w:div w:id="1950161255">
      <w:marLeft w:val="0"/>
      <w:marRight w:val="0"/>
      <w:marTop w:val="0"/>
      <w:marBottom w:val="0"/>
      <w:divBdr>
        <w:top w:val="none" w:sz="0" w:space="0" w:color="auto"/>
        <w:left w:val="none" w:sz="0" w:space="0" w:color="auto"/>
        <w:bottom w:val="none" w:sz="0" w:space="0" w:color="auto"/>
        <w:right w:val="none" w:sz="0" w:space="0" w:color="auto"/>
      </w:divBdr>
    </w:div>
    <w:div w:id="1950161277">
      <w:marLeft w:val="0"/>
      <w:marRight w:val="0"/>
      <w:marTop w:val="0"/>
      <w:marBottom w:val="0"/>
      <w:divBdr>
        <w:top w:val="none" w:sz="0" w:space="0" w:color="auto"/>
        <w:left w:val="none" w:sz="0" w:space="0" w:color="auto"/>
        <w:bottom w:val="none" w:sz="0" w:space="0" w:color="auto"/>
        <w:right w:val="none" w:sz="0" w:space="0" w:color="auto"/>
      </w:divBdr>
    </w:div>
    <w:div w:id="1950307652">
      <w:marLeft w:val="0"/>
      <w:marRight w:val="0"/>
      <w:marTop w:val="0"/>
      <w:marBottom w:val="0"/>
      <w:divBdr>
        <w:top w:val="none" w:sz="0" w:space="0" w:color="auto"/>
        <w:left w:val="none" w:sz="0" w:space="0" w:color="auto"/>
        <w:bottom w:val="none" w:sz="0" w:space="0" w:color="auto"/>
        <w:right w:val="none" w:sz="0" w:space="0" w:color="auto"/>
      </w:divBdr>
    </w:div>
    <w:div w:id="1950358211">
      <w:marLeft w:val="0"/>
      <w:marRight w:val="0"/>
      <w:marTop w:val="0"/>
      <w:marBottom w:val="0"/>
      <w:divBdr>
        <w:top w:val="none" w:sz="0" w:space="0" w:color="auto"/>
        <w:left w:val="none" w:sz="0" w:space="0" w:color="auto"/>
        <w:bottom w:val="none" w:sz="0" w:space="0" w:color="auto"/>
        <w:right w:val="none" w:sz="0" w:space="0" w:color="auto"/>
      </w:divBdr>
    </w:div>
    <w:div w:id="1950383985">
      <w:marLeft w:val="0"/>
      <w:marRight w:val="0"/>
      <w:marTop w:val="0"/>
      <w:marBottom w:val="0"/>
      <w:divBdr>
        <w:top w:val="none" w:sz="0" w:space="0" w:color="auto"/>
        <w:left w:val="none" w:sz="0" w:space="0" w:color="auto"/>
        <w:bottom w:val="none" w:sz="0" w:space="0" w:color="auto"/>
        <w:right w:val="none" w:sz="0" w:space="0" w:color="auto"/>
      </w:divBdr>
    </w:div>
    <w:div w:id="1950501679">
      <w:marLeft w:val="0"/>
      <w:marRight w:val="0"/>
      <w:marTop w:val="0"/>
      <w:marBottom w:val="0"/>
      <w:divBdr>
        <w:top w:val="none" w:sz="0" w:space="0" w:color="auto"/>
        <w:left w:val="none" w:sz="0" w:space="0" w:color="auto"/>
        <w:bottom w:val="none" w:sz="0" w:space="0" w:color="auto"/>
        <w:right w:val="none" w:sz="0" w:space="0" w:color="auto"/>
      </w:divBdr>
    </w:div>
    <w:div w:id="1950506509">
      <w:marLeft w:val="0"/>
      <w:marRight w:val="0"/>
      <w:marTop w:val="0"/>
      <w:marBottom w:val="0"/>
      <w:divBdr>
        <w:top w:val="none" w:sz="0" w:space="0" w:color="auto"/>
        <w:left w:val="none" w:sz="0" w:space="0" w:color="auto"/>
        <w:bottom w:val="none" w:sz="0" w:space="0" w:color="auto"/>
        <w:right w:val="none" w:sz="0" w:space="0" w:color="auto"/>
      </w:divBdr>
    </w:div>
    <w:div w:id="1950509008">
      <w:marLeft w:val="0"/>
      <w:marRight w:val="0"/>
      <w:marTop w:val="0"/>
      <w:marBottom w:val="0"/>
      <w:divBdr>
        <w:top w:val="none" w:sz="0" w:space="0" w:color="auto"/>
        <w:left w:val="none" w:sz="0" w:space="0" w:color="auto"/>
        <w:bottom w:val="none" w:sz="0" w:space="0" w:color="auto"/>
        <w:right w:val="none" w:sz="0" w:space="0" w:color="auto"/>
      </w:divBdr>
    </w:div>
    <w:div w:id="1950623184">
      <w:marLeft w:val="0"/>
      <w:marRight w:val="0"/>
      <w:marTop w:val="0"/>
      <w:marBottom w:val="0"/>
      <w:divBdr>
        <w:top w:val="none" w:sz="0" w:space="0" w:color="auto"/>
        <w:left w:val="none" w:sz="0" w:space="0" w:color="auto"/>
        <w:bottom w:val="none" w:sz="0" w:space="0" w:color="auto"/>
        <w:right w:val="none" w:sz="0" w:space="0" w:color="auto"/>
      </w:divBdr>
    </w:div>
    <w:div w:id="1950696167">
      <w:marLeft w:val="0"/>
      <w:marRight w:val="0"/>
      <w:marTop w:val="0"/>
      <w:marBottom w:val="0"/>
      <w:divBdr>
        <w:top w:val="none" w:sz="0" w:space="0" w:color="auto"/>
        <w:left w:val="none" w:sz="0" w:space="0" w:color="auto"/>
        <w:bottom w:val="none" w:sz="0" w:space="0" w:color="auto"/>
        <w:right w:val="none" w:sz="0" w:space="0" w:color="auto"/>
      </w:divBdr>
    </w:div>
    <w:div w:id="1950702993">
      <w:marLeft w:val="0"/>
      <w:marRight w:val="0"/>
      <w:marTop w:val="0"/>
      <w:marBottom w:val="0"/>
      <w:divBdr>
        <w:top w:val="none" w:sz="0" w:space="0" w:color="auto"/>
        <w:left w:val="none" w:sz="0" w:space="0" w:color="auto"/>
        <w:bottom w:val="none" w:sz="0" w:space="0" w:color="auto"/>
        <w:right w:val="none" w:sz="0" w:space="0" w:color="auto"/>
      </w:divBdr>
    </w:div>
    <w:div w:id="1950816942">
      <w:marLeft w:val="0"/>
      <w:marRight w:val="0"/>
      <w:marTop w:val="0"/>
      <w:marBottom w:val="0"/>
      <w:divBdr>
        <w:top w:val="none" w:sz="0" w:space="0" w:color="auto"/>
        <w:left w:val="none" w:sz="0" w:space="0" w:color="auto"/>
        <w:bottom w:val="none" w:sz="0" w:space="0" w:color="auto"/>
        <w:right w:val="none" w:sz="0" w:space="0" w:color="auto"/>
      </w:divBdr>
    </w:div>
    <w:div w:id="1950895251">
      <w:bodyDiv w:val="1"/>
      <w:marLeft w:val="0"/>
      <w:marRight w:val="0"/>
      <w:marTop w:val="0"/>
      <w:marBottom w:val="0"/>
      <w:divBdr>
        <w:top w:val="none" w:sz="0" w:space="0" w:color="auto"/>
        <w:left w:val="none" w:sz="0" w:space="0" w:color="auto"/>
        <w:bottom w:val="none" w:sz="0" w:space="0" w:color="auto"/>
        <w:right w:val="none" w:sz="0" w:space="0" w:color="auto"/>
      </w:divBdr>
    </w:div>
    <w:div w:id="1950967345">
      <w:marLeft w:val="0"/>
      <w:marRight w:val="0"/>
      <w:marTop w:val="0"/>
      <w:marBottom w:val="0"/>
      <w:divBdr>
        <w:top w:val="none" w:sz="0" w:space="0" w:color="auto"/>
        <w:left w:val="none" w:sz="0" w:space="0" w:color="auto"/>
        <w:bottom w:val="none" w:sz="0" w:space="0" w:color="auto"/>
        <w:right w:val="none" w:sz="0" w:space="0" w:color="auto"/>
      </w:divBdr>
    </w:div>
    <w:div w:id="1951011021">
      <w:marLeft w:val="0"/>
      <w:marRight w:val="0"/>
      <w:marTop w:val="0"/>
      <w:marBottom w:val="0"/>
      <w:divBdr>
        <w:top w:val="none" w:sz="0" w:space="0" w:color="auto"/>
        <w:left w:val="none" w:sz="0" w:space="0" w:color="auto"/>
        <w:bottom w:val="none" w:sz="0" w:space="0" w:color="auto"/>
        <w:right w:val="none" w:sz="0" w:space="0" w:color="auto"/>
      </w:divBdr>
    </w:div>
    <w:div w:id="1951038907">
      <w:marLeft w:val="0"/>
      <w:marRight w:val="0"/>
      <w:marTop w:val="0"/>
      <w:marBottom w:val="0"/>
      <w:divBdr>
        <w:top w:val="none" w:sz="0" w:space="0" w:color="auto"/>
        <w:left w:val="none" w:sz="0" w:space="0" w:color="auto"/>
        <w:bottom w:val="none" w:sz="0" w:space="0" w:color="auto"/>
        <w:right w:val="none" w:sz="0" w:space="0" w:color="auto"/>
      </w:divBdr>
    </w:div>
    <w:div w:id="1951081815">
      <w:marLeft w:val="0"/>
      <w:marRight w:val="0"/>
      <w:marTop w:val="0"/>
      <w:marBottom w:val="0"/>
      <w:divBdr>
        <w:top w:val="none" w:sz="0" w:space="0" w:color="auto"/>
        <w:left w:val="none" w:sz="0" w:space="0" w:color="auto"/>
        <w:bottom w:val="none" w:sz="0" w:space="0" w:color="auto"/>
        <w:right w:val="none" w:sz="0" w:space="0" w:color="auto"/>
      </w:divBdr>
    </w:div>
    <w:div w:id="1951081950">
      <w:marLeft w:val="0"/>
      <w:marRight w:val="0"/>
      <w:marTop w:val="0"/>
      <w:marBottom w:val="0"/>
      <w:divBdr>
        <w:top w:val="none" w:sz="0" w:space="0" w:color="auto"/>
        <w:left w:val="none" w:sz="0" w:space="0" w:color="auto"/>
        <w:bottom w:val="none" w:sz="0" w:space="0" w:color="auto"/>
        <w:right w:val="none" w:sz="0" w:space="0" w:color="auto"/>
      </w:divBdr>
    </w:div>
    <w:div w:id="1951157896">
      <w:marLeft w:val="0"/>
      <w:marRight w:val="0"/>
      <w:marTop w:val="0"/>
      <w:marBottom w:val="0"/>
      <w:divBdr>
        <w:top w:val="none" w:sz="0" w:space="0" w:color="auto"/>
        <w:left w:val="none" w:sz="0" w:space="0" w:color="auto"/>
        <w:bottom w:val="none" w:sz="0" w:space="0" w:color="auto"/>
        <w:right w:val="none" w:sz="0" w:space="0" w:color="auto"/>
      </w:divBdr>
    </w:div>
    <w:div w:id="1951163661">
      <w:marLeft w:val="0"/>
      <w:marRight w:val="0"/>
      <w:marTop w:val="0"/>
      <w:marBottom w:val="0"/>
      <w:divBdr>
        <w:top w:val="none" w:sz="0" w:space="0" w:color="auto"/>
        <w:left w:val="none" w:sz="0" w:space="0" w:color="auto"/>
        <w:bottom w:val="none" w:sz="0" w:space="0" w:color="auto"/>
        <w:right w:val="none" w:sz="0" w:space="0" w:color="auto"/>
      </w:divBdr>
    </w:div>
    <w:div w:id="1951207548">
      <w:marLeft w:val="0"/>
      <w:marRight w:val="0"/>
      <w:marTop w:val="0"/>
      <w:marBottom w:val="0"/>
      <w:divBdr>
        <w:top w:val="none" w:sz="0" w:space="0" w:color="auto"/>
        <w:left w:val="none" w:sz="0" w:space="0" w:color="auto"/>
        <w:bottom w:val="none" w:sz="0" w:space="0" w:color="auto"/>
        <w:right w:val="none" w:sz="0" w:space="0" w:color="auto"/>
      </w:divBdr>
    </w:div>
    <w:div w:id="1951351957">
      <w:marLeft w:val="0"/>
      <w:marRight w:val="0"/>
      <w:marTop w:val="0"/>
      <w:marBottom w:val="0"/>
      <w:divBdr>
        <w:top w:val="none" w:sz="0" w:space="0" w:color="auto"/>
        <w:left w:val="none" w:sz="0" w:space="0" w:color="auto"/>
        <w:bottom w:val="none" w:sz="0" w:space="0" w:color="auto"/>
        <w:right w:val="none" w:sz="0" w:space="0" w:color="auto"/>
      </w:divBdr>
    </w:div>
    <w:div w:id="1951431441">
      <w:marLeft w:val="0"/>
      <w:marRight w:val="0"/>
      <w:marTop w:val="0"/>
      <w:marBottom w:val="0"/>
      <w:divBdr>
        <w:top w:val="none" w:sz="0" w:space="0" w:color="auto"/>
        <w:left w:val="none" w:sz="0" w:space="0" w:color="auto"/>
        <w:bottom w:val="none" w:sz="0" w:space="0" w:color="auto"/>
        <w:right w:val="none" w:sz="0" w:space="0" w:color="auto"/>
      </w:divBdr>
    </w:div>
    <w:div w:id="1951742588">
      <w:marLeft w:val="0"/>
      <w:marRight w:val="0"/>
      <w:marTop w:val="0"/>
      <w:marBottom w:val="0"/>
      <w:divBdr>
        <w:top w:val="none" w:sz="0" w:space="0" w:color="auto"/>
        <w:left w:val="none" w:sz="0" w:space="0" w:color="auto"/>
        <w:bottom w:val="none" w:sz="0" w:space="0" w:color="auto"/>
        <w:right w:val="none" w:sz="0" w:space="0" w:color="auto"/>
      </w:divBdr>
    </w:div>
    <w:div w:id="1951742864">
      <w:marLeft w:val="0"/>
      <w:marRight w:val="0"/>
      <w:marTop w:val="0"/>
      <w:marBottom w:val="0"/>
      <w:divBdr>
        <w:top w:val="none" w:sz="0" w:space="0" w:color="auto"/>
        <w:left w:val="none" w:sz="0" w:space="0" w:color="auto"/>
        <w:bottom w:val="none" w:sz="0" w:space="0" w:color="auto"/>
        <w:right w:val="none" w:sz="0" w:space="0" w:color="auto"/>
      </w:divBdr>
    </w:div>
    <w:div w:id="1951929324">
      <w:marLeft w:val="0"/>
      <w:marRight w:val="0"/>
      <w:marTop w:val="0"/>
      <w:marBottom w:val="0"/>
      <w:divBdr>
        <w:top w:val="none" w:sz="0" w:space="0" w:color="auto"/>
        <w:left w:val="none" w:sz="0" w:space="0" w:color="auto"/>
        <w:bottom w:val="none" w:sz="0" w:space="0" w:color="auto"/>
        <w:right w:val="none" w:sz="0" w:space="0" w:color="auto"/>
      </w:divBdr>
    </w:div>
    <w:div w:id="1951937139">
      <w:marLeft w:val="0"/>
      <w:marRight w:val="0"/>
      <w:marTop w:val="0"/>
      <w:marBottom w:val="0"/>
      <w:divBdr>
        <w:top w:val="none" w:sz="0" w:space="0" w:color="auto"/>
        <w:left w:val="none" w:sz="0" w:space="0" w:color="auto"/>
        <w:bottom w:val="none" w:sz="0" w:space="0" w:color="auto"/>
        <w:right w:val="none" w:sz="0" w:space="0" w:color="auto"/>
      </w:divBdr>
    </w:div>
    <w:div w:id="1951937604">
      <w:marLeft w:val="0"/>
      <w:marRight w:val="0"/>
      <w:marTop w:val="0"/>
      <w:marBottom w:val="0"/>
      <w:divBdr>
        <w:top w:val="none" w:sz="0" w:space="0" w:color="auto"/>
        <w:left w:val="none" w:sz="0" w:space="0" w:color="auto"/>
        <w:bottom w:val="none" w:sz="0" w:space="0" w:color="auto"/>
        <w:right w:val="none" w:sz="0" w:space="0" w:color="auto"/>
      </w:divBdr>
    </w:div>
    <w:div w:id="1952005199">
      <w:marLeft w:val="0"/>
      <w:marRight w:val="0"/>
      <w:marTop w:val="0"/>
      <w:marBottom w:val="0"/>
      <w:divBdr>
        <w:top w:val="none" w:sz="0" w:space="0" w:color="auto"/>
        <w:left w:val="none" w:sz="0" w:space="0" w:color="auto"/>
        <w:bottom w:val="none" w:sz="0" w:space="0" w:color="auto"/>
        <w:right w:val="none" w:sz="0" w:space="0" w:color="auto"/>
      </w:divBdr>
    </w:div>
    <w:div w:id="1952129821">
      <w:marLeft w:val="0"/>
      <w:marRight w:val="0"/>
      <w:marTop w:val="0"/>
      <w:marBottom w:val="0"/>
      <w:divBdr>
        <w:top w:val="none" w:sz="0" w:space="0" w:color="auto"/>
        <w:left w:val="none" w:sz="0" w:space="0" w:color="auto"/>
        <w:bottom w:val="none" w:sz="0" w:space="0" w:color="auto"/>
        <w:right w:val="none" w:sz="0" w:space="0" w:color="auto"/>
      </w:divBdr>
    </w:div>
    <w:div w:id="1952199649">
      <w:marLeft w:val="0"/>
      <w:marRight w:val="0"/>
      <w:marTop w:val="0"/>
      <w:marBottom w:val="0"/>
      <w:divBdr>
        <w:top w:val="none" w:sz="0" w:space="0" w:color="auto"/>
        <w:left w:val="none" w:sz="0" w:space="0" w:color="auto"/>
        <w:bottom w:val="none" w:sz="0" w:space="0" w:color="auto"/>
        <w:right w:val="none" w:sz="0" w:space="0" w:color="auto"/>
      </w:divBdr>
    </w:div>
    <w:div w:id="1952200614">
      <w:marLeft w:val="0"/>
      <w:marRight w:val="0"/>
      <w:marTop w:val="0"/>
      <w:marBottom w:val="0"/>
      <w:divBdr>
        <w:top w:val="none" w:sz="0" w:space="0" w:color="auto"/>
        <w:left w:val="none" w:sz="0" w:space="0" w:color="auto"/>
        <w:bottom w:val="none" w:sz="0" w:space="0" w:color="auto"/>
        <w:right w:val="none" w:sz="0" w:space="0" w:color="auto"/>
      </w:divBdr>
    </w:div>
    <w:div w:id="1952200631">
      <w:bodyDiv w:val="1"/>
      <w:marLeft w:val="0"/>
      <w:marRight w:val="0"/>
      <w:marTop w:val="0"/>
      <w:marBottom w:val="0"/>
      <w:divBdr>
        <w:top w:val="none" w:sz="0" w:space="0" w:color="auto"/>
        <w:left w:val="none" w:sz="0" w:space="0" w:color="auto"/>
        <w:bottom w:val="none" w:sz="0" w:space="0" w:color="auto"/>
        <w:right w:val="none" w:sz="0" w:space="0" w:color="auto"/>
      </w:divBdr>
    </w:div>
    <w:div w:id="1952323480">
      <w:marLeft w:val="0"/>
      <w:marRight w:val="0"/>
      <w:marTop w:val="0"/>
      <w:marBottom w:val="0"/>
      <w:divBdr>
        <w:top w:val="none" w:sz="0" w:space="0" w:color="auto"/>
        <w:left w:val="none" w:sz="0" w:space="0" w:color="auto"/>
        <w:bottom w:val="none" w:sz="0" w:space="0" w:color="auto"/>
        <w:right w:val="none" w:sz="0" w:space="0" w:color="auto"/>
      </w:divBdr>
    </w:div>
    <w:div w:id="1952324723">
      <w:marLeft w:val="0"/>
      <w:marRight w:val="0"/>
      <w:marTop w:val="0"/>
      <w:marBottom w:val="0"/>
      <w:divBdr>
        <w:top w:val="none" w:sz="0" w:space="0" w:color="auto"/>
        <w:left w:val="none" w:sz="0" w:space="0" w:color="auto"/>
        <w:bottom w:val="none" w:sz="0" w:space="0" w:color="auto"/>
        <w:right w:val="none" w:sz="0" w:space="0" w:color="auto"/>
      </w:divBdr>
    </w:div>
    <w:div w:id="1952395712">
      <w:bodyDiv w:val="1"/>
      <w:marLeft w:val="0"/>
      <w:marRight w:val="0"/>
      <w:marTop w:val="0"/>
      <w:marBottom w:val="0"/>
      <w:divBdr>
        <w:top w:val="none" w:sz="0" w:space="0" w:color="auto"/>
        <w:left w:val="none" w:sz="0" w:space="0" w:color="auto"/>
        <w:bottom w:val="none" w:sz="0" w:space="0" w:color="auto"/>
        <w:right w:val="none" w:sz="0" w:space="0" w:color="auto"/>
      </w:divBdr>
    </w:div>
    <w:div w:id="1952470724">
      <w:marLeft w:val="0"/>
      <w:marRight w:val="0"/>
      <w:marTop w:val="0"/>
      <w:marBottom w:val="0"/>
      <w:divBdr>
        <w:top w:val="none" w:sz="0" w:space="0" w:color="auto"/>
        <w:left w:val="none" w:sz="0" w:space="0" w:color="auto"/>
        <w:bottom w:val="none" w:sz="0" w:space="0" w:color="auto"/>
        <w:right w:val="none" w:sz="0" w:space="0" w:color="auto"/>
      </w:divBdr>
    </w:div>
    <w:div w:id="1952471276">
      <w:marLeft w:val="480"/>
      <w:marRight w:val="0"/>
      <w:marTop w:val="0"/>
      <w:marBottom w:val="0"/>
      <w:divBdr>
        <w:top w:val="none" w:sz="0" w:space="0" w:color="auto"/>
        <w:left w:val="none" w:sz="0" w:space="0" w:color="auto"/>
        <w:bottom w:val="none" w:sz="0" w:space="0" w:color="auto"/>
        <w:right w:val="none" w:sz="0" w:space="0" w:color="auto"/>
      </w:divBdr>
    </w:div>
    <w:div w:id="1952546637">
      <w:bodyDiv w:val="1"/>
      <w:marLeft w:val="0"/>
      <w:marRight w:val="0"/>
      <w:marTop w:val="0"/>
      <w:marBottom w:val="0"/>
      <w:divBdr>
        <w:top w:val="none" w:sz="0" w:space="0" w:color="auto"/>
        <w:left w:val="none" w:sz="0" w:space="0" w:color="auto"/>
        <w:bottom w:val="none" w:sz="0" w:space="0" w:color="auto"/>
        <w:right w:val="none" w:sz="0" w:space="0" w:color="auto"/>
      </w:divBdr>
    </w:div>
    <w:div w:id="1952661932">
      <w:marLeft w:val="0"/>
      <w:marRight w:val="0"/>
      <w:marTop w:val="0"/>
      <w:marBottom w:val="0"/>
      <w:divBdr>
        <w:top w:val="none" w:sz="0" w:space="0" w:color="auto"/>
        <w:left w:val="none" w:sz="0" w:space="0" w:color="auto"/>
        <w:bottom w:val="none" w:sz="0" w:space="0" w:color="auto"/>
        <w:right w:val="none" w:sz="0" w:space="0" w:color="auto"/>
      </w:divBdr>
    </w:div>
    <w:div w:id="1952661950">
      <w:marLeft w:val="0"/>
      <w:marRight w:val="0"/>
      <w:marTop w:val="0"/>
      <w:marBottom w:val="0"/>
      <w:divBdr>
        <w:top w:val="none" w:sz="0" w:space="0" w:color="auto"/>
        <w:left w:val="none" w:sz="0" w:space="0" w:color="auto"/>
        <w:bottom w:val="none" w:sz="0" w:space="0" w:color="auto"/>
        <w:right w:val="none" w:sz="0" w:space="0" w:color="auto"/>
      </w:divBdr>
    </w:div>
    <w:div w:id="1952662526">
      <w:marLeft w:val="0"/>
      <w:marRight w:val="0"/>
      <w:marTop w:val="0"/>
      <w:marBottom w:val="0"/>
      <w:divBdr>
        <w:top w:val="none" w:sz="0" w:space="0" w:color="auto"/>
        <w:left w:val="none" w:sz="0" w:space="0" w:color="auto"/>
        <w:bottom w:val="none" w:sz="0" w:space="0" w:color="auto"/>
        <w:right w:val="none" w:sz="0" w:space="0" w:color="auto"/>
      </w:divBdr>
    </w:div>
    <w:div w:id="1952669073">
      <w:marLeft w:val="0"/>
      <w:marRight w:val="0"/>
      <w:marTop w:val="0"/>
      <w:marBottom w:val="0"/>
      <w:divBdr>
        <w:top w:val="none" w:sz="0" w:space="0" w:color="auto"/>
        <w:left w:val="none" w:sz="0" w:space="0" w:color="auto"/>
        <w:bottom w:val="none" w:sz="0" w:space="0" w:color="auto"/>
        <w:right w:val="none" w:sz="0" w:space="0" w:color="auto"/>
      </w:divBdr>
    </w:div>
    <w:div w:id="1952739104">
      <w:marLeft w:val="0"/>
      <w:marRight w:val="0"/>
      <w:marTop w:val="0"/>
      <w:marBottom w:val="0"/>
      <w:divBdr>
        <w:top w:val="none" w:sz="0" w:space="0" w:color="auto"/>
        <w:left w:val="none" w:sz="0" w:space="0" w:color="auto"/>
        <w:bottom w:val="none" w:sz="0" w:space="0" w:color="auto"/>
        <w:right w:val="none" w:sz="0" w:space="0" w:color="auto"/>
      </w:divBdr>
    </w:div>
    <w:div w:id="1952859235">
      <w:marLeft w:val="0"/>
      <w:marRight w:val="0"/>
      <w:marTop w:val="0"/>
      <w:marBottom w:val="0"/>
      <w:divBdr>
        <w:top w:val="none" w:sz="0" w:space="0" w:color="auto"/>
        <w:left w:val="none" w:sz="0" w:space="0" w:color="auto"/>
        <w:bottom w:val="none" w:sz="0" w:space="0" w:color="auto"/>
        <w:right w:val="none" w:sz="0" w:space="0" w:color="auto"/>
      </w:divBdr>
    </w:div>
    <w:div w:id="1952860458">
      <w:marLeft w:val="0"/>
      <w:marRight w:val="0"/>
      <w:marTop w:val="0"/>
      <w:marBottom w:val="0"/>
      <w:divBdr>
        <w:top w:val="none" w:sz="0" w:space="0" w:color="auto"/>
        <w:left w:val="none" w:sz="0" w:space="0" w:color="auto"/>
        <w:bottom w:val="none" w:sz="0" w:space="0" w:color="auto"/>
        <w:right w:val="none" w:sz="0" w:space="0" w:color="auto"/>
      </w:divBdr>
    </w:div>
    <w:div w:id="1952860668">
      <w:marLeft w:val="0"/>
      <w:marRight w:val="0"/>
      <w:marTop w:val="0"/>
      <w:marBottom w:val="0"/>
      <w:divBdr>
        <w:top w:val="none" w:sz="0" w:space="0" w:color="auto"/>
        <w:left w:val="none" w:sz="0" w:space="0" w:color="auto"/>
        <w:bottom w:val="none" w:sz="0" w:space="0" w:color="auto"/>
        <w:right w:val="none" w:sz="0" w:space="0" w:color="auto"/>
      </w:divBdr>
    </w:div>
    <w:div w:id="1952861430">
      <w:marLeft w:val="0"/>
      <w:marRight w:val="0"/>
      <w:marTop w:val="0"/>
      <w:marBottom w:val="0"/>
      <w:divBdr>
        <w:top w:val="none" w:sz="0" w:space="0" w:color="auto"/>
        <w:left w:val="none" w:sz="0" w:space="0" w:color="auto"/>
        <w:bottom w:val="none" w:sz="0" w:space="0" w:color="auto"/>
        <w:right w:val="none" w:sz="0" w:space="0" w:color="auto"/>
      </w:divBdr>
    </w:div>
    <w:div w:id="1952935372">
      <w:marLeft w:val="0"/>
      <w:marRight w:val="0"/>
      <w:marTop w:val="0"/>
      <w:marBottom w:val="0"/>
      <w:divBdr>
        <w:top w:val="none" w:sz="0" w:space="0" w:color="auto"/>
        <w:left w:val="none" w:sz="0" w:space="0" w:color="auto"/>
        <w:bottom w:val="none" w:sz="0" w:space="0" w:color="auto"/>
        <w:right w:val="none" w:sz="0" w:space="0" w:color="auto"/>
      </w:divBdr>
    </w:div>
    <w:div w:id="1952974862">
      <w:marLeft w:val="0"/>
      <w:marRight w:val="0"/>
      <w:marTop w:val="0"/>
      <w:marBottom w:val="0"/>
      <w:divBdr>
        <w:top w:val="none" w:sz="0" w:space="0" w:color="auto"/>
        <w:left w:val="none" w:sz="0" w:space="0" w:color="auto"/>
        <w:bottom w:val="none" w:sz="0" w:space="0" w:color="auto"/>
        <w:right w:val="none" w:sz="0" w:space="0" w:color="auto"/>
      </w:divBdr>
    </w:div>
    <w:div w:id="1952976018">
      <w:marLeft w:val="0"/>
      <w:marRight w:val="0"/>
      <w:marTop w:val="0"/>
      <w:marBottom w:val="0"/>
      <w:divBdr>
        <w:top w:val="none" w:sz="0" w:space="0" w:color="auto"/>
        <w:left w:val="none" w:sz="0" w:space="0" w:color="auto"/>
        <w:bottom w:val="none" w:sz="0" w:space="0" w:color="auto"/>
        <w:right w:val="none" w:sz="0" w:space="0" w:color="auto"/>
      </w:divBdr>
    </w:div>
    <w:div w:id="1953126366">
      <w:marLeft w:val="0"/>
      <w:marRight w:val="0"/>
      <w:marTop w:val="0"/>
      <w:marBottom w:val="0"/>
      <w:divBdr>
        <w:top w:val="none" w:sz="0" w:space="0" w:color="auto"/>
        <w:left w:val="none" w:sz="0" w:space="0" w:color="auto"/>
        <w:bottom w:val="none" w:sz="0" w:space="0" w:color="auto"/>
        <w:right w:val="none" w:sz="0" w:space="0" w:color="auto"/>
      </w:divBdr>
    </w:div>
    <w:div w:id="1953129763">
      <w:marLeft w:val="0"/>
      <w:marRight w:val="0"/>
      <w:marTop w:val="0"/>
      <w:marBottom w:val="0"/>
      <w:divBdr>
        <w:top w:val="none" w:sz="0" w:space="0" w:color="auto"/>
        <w:left w:val="none" w:sz="0" w:space="0" w:color="auto"/>
        <w:bottom w:val="none" w:sz="0" w:space="0" w:color="auto"/>
        <w:right w:val="none" w:sz="0" w:space="0" w:color="auto"/>
      </w:divBdr>
    </w:div>
    <w:div w:id="1953198854">
      <w:marLeft w:val="0"/>
      <w:marRight w:val="0"/>
      <w:marTop w:val="0"/>
      <w:marBottom w:val="0"/>
      <w:divBdr>
        <w:top w:val="none" w:sz="0" w:space="0" w:color="auto"/>
        <w:left w:val="none" w:sz="0" w:space="0" w:color="auto"/>
        <w:bottom w:val="none" w:sz="0" w:space="0" w:color="auto"/>
        <w:right w:val="none" w:sz="0" w:space="0" w:color="auto"/>
      </w:divBdr>
    </w:div>
    <w:div w:id="1953315701">
      <w:marLeft w:val="0"/>
      <w:marRight w:val="0"/>
      <w:marTop w:val="0"/>
      <w:marBottom w:val="0"/>
      <w:divBdr>
        <w:top w:val="none" w:sz="0" w:space="0" w:color="auto"/>
        <w:left w:val="none" w:sz="0" w:space="0" w:color="auto"/>
        <w:bottom w:val="none" w:sz="0" w:space="0" w:color="auto"/>
        <w:right w:val="none" w:sz="0" w:space="0" w:color="auto"/>
      </w:divBdr>
    </w:div>
    <w:div w:id="1953366314">
      <w:marLeft w:val="0"/>
      <w:marRight w:val="0"/>
      <w:marTop w:val="0"/>
      <w:marBottom w:val="0"/>
      <w:divBdr>
        <w:top w:val="none" w:sz="0" w:space="0" w:color="auto"/>
        <w:left w:val="none" w:sz="0" w:space="0" w:color="auto"/>
        <w:bottom w:val="none" w:sz="0" w:space="0" w:color="auto"/>
        <w:right w:val="none" w:sz="0" w:space="0" w:color="auto"/>
      </w:divBdr>
    </w:div>
    <w:div w:id="1953391408">
      <w:marLeft w:val="0"/>
      <w:marRight w:val="0"/>
      <w:marTop w:val="0"/>
      <w:marBottom w:val="0"/>
      <w:divBdr>
        <w:top w:val="none" w:sz="0" w:space="0" w:color="auto"/>
        <w:left w:val="none" w:sz="0" w:space="0" w:color="auto"/>
        <w:bottom w:val="none" w:sz="0" w:space="0" w:color="auto"/>
        <w:right w:val="none" w:sz="0" w:space="0" w:color="auto"/>
      </w:divBdr>
    </w:div>
    <w:div w:id="1953509429">
      <w:marLeft w:val="0"/>
      <w:marRight w:val="0"/>
      <w:marTop w:val="0"/>
      <w:marBottom w:val="0"/>
      <w:divBdr>
        <w:top w:val="none" w:sz="0" w:space="0" w:color="auto"/>
        <w:left w:val="none" w:sz="0" w:space="0" w:color="auto"/>
        <w:bottom w:val="none" w:sz="0" w:space="0" w:color="auto"/>
        <w:right w:val="none" w:sz="0" w:space="0" w:color="auto"/>
      </w:divBdr>
    </w:div>
    <w:div w:id="1953510164">
      <w:marLeft w:val="0"/>
      <w:marRight w:val="0"/>
      <w:marTop w:val="0"/>
      <w:marBottom w:val="0"/>
      <w:divBdr>
        <w:top w:val="none" w:sz="0" w:space="0" w:color="auto"/>
        <w:left w:val="none" w:sz="0" w:space="0" w:color="auto"/>
        <w:bottom w:val="none" w:sz="0" w:space="0" w:color="auto"/>
        <w:right w:val="none" w:sz="0" w:space="0" w:color="auto"/>
      </w:divBdr>
    </w:div>
    <w:div w:id="1953512630">
      <w:marLeft w:val="0"/>
      <w:marRight w:val="0"/>
      <w:marTop w:val="0"/>
      <w:marBottom w:val="0"/>
      <w:divBdr>
        <w:top w:val="none" w:sz="0" w:space="0" w:color="auto"/>
        <w:left w:val="none" w:sz="0" w:space="0" w:color="auto"/>
        <w:bottom w:val="none" w:sz="0" w:space="0" w:color="auto"/>
        <w:right w:val="none" w:sz="0" w:space="0" w:color="auto"/>
      </w:divBdr>
    </w:div>
    <w:div w:id="1953514429">
      <w:marLeft w:val="0"/>
      <w:marRight w:val="0"/>
      <w:marTop w:val="0"/>
      <w:marBottom w:val="0"/>
      <w:divBdr>
        <w:top w:val="none" w:sz="0" w:space="0" w:color="auto"/>
        <w:left w:val="none" w:sz="0" w:space="0" w:color="auto"/>
        <w:bottom w:val="none" w:sz="0" w:space="0" w:color="auto"/>
        <w:right w:val="none" w:sz="0" w:space="0" w:color="auto"/>
      </w:divBdr>
    </w:div>
    <w:div w:id="1953588584">
      <w:marLeft w:val="0"/>
      <w:marRight w:val="0"/>
      <w:marTop w:val="0"/>
      <w:marBottom w:val="0"/>
      <w:divBdr>
        <w:top w:val="none" w:sz="0" w:space="0" w:color="auto"/>
        <w:left w:val="none" w:sz="0" w:space="0" w:color="auto"/>
        <w:bottom w:val="none" w:sz="0" w:space="0" w:color="auto"/>
        <w:right w:val="none" w:sz="0" w:space="0" w:color="auto"/>
      </w:divBdr>
    </w:div>
    <w:div w:id="1953635266">
      <w:marLeft w:val="0"/>
      <w:marRight w:val="0"/>
      <w:marTop w:val="0"/>
      <w:marBottom w:val="0"/>
      <w:divBdr>
        <w:top w:val="none" w:sz="0" w:space="0" w:color="auto"/>
        <w:left w:val="none" w:sz="0" w:space="0" w:color="auto"/>
        <w:bottom w:val="none" w:sz="0" w:space="0" w:color="auto"/>
        <w:right w:val="none" w:sz="0" w:space="0" w:color="auto"/>
      </w:divBdr>
    </w:div>
    <w:div w:id="1953828096">
      <w:marLeft w:val="0"/>
      <w:marRight w:val="0"/>
      <w:marTop w:val="0"/>
      <w:marBottom w:val="0"/>
      <w:divBdr>
        <w:top w:val="none" w:sz="0" w:space="0" w:color="auto"/>
        <w:left w:val="none" w:sz="0" w:space="0" w:color="auto"/>
        <w:bottom w:val="none" w:sz="0" w:space="0" w:color="auto"/>
        <w:right w:val="none" w:sz="0" w:space="0" w:color="auto"/>
      </w:divBdr>
    </w:div>
    <w:div w:id="1953976389">
      <w:marLeft w:val="0"/>
      <w:marRight w:val="0"/>
      <w:marTop w:val="0"/>
      <w:marBottom w:val="0"/>
      <w:divBdr>
        <w:top w:val="none" w:sz="0" w:space="0" w:color="auto"/>
        <w:left w:val="none" w:sz="0" w:space="0" w:color="auto"/>
        <w:bottom w:val="none" w:sz="0" w:space="0" w:color="auto"/>
        <w:right w:val="none" w:sz="0" w:space="0" w:color="auto"/>
      </w:divBdr>
    </w:div>
    <w:div w:id="1953979427">
      <w:marLeft w:val="0"/>
      <w:marRight w:val="0"/>
      <w:marTop w:val="0"/>
      <w:marBottom w:val="0"/>
      <w:divBdr>
        <w:top w:val="none" w:sz="0" w:space="0" w:color="auto"/>
        <w:left w:val="none" w:sz="0" w:space="0" w:color="auto"/>
        <w:bottom w:val="none" w:sz="0" w:space="0" w:color="auto"/>
        <w:right w:val="none" w:sz="0" w:space="0" w:color="auto"/>
      </w:divBdr>
    </w:div>
    <w:div w:id="1954021880">
      <w:marLeft w:val="0"/>
      <w:marRight w:val="0"/>
      <w:marTop w:val="0"/>
      <w:marBottom w:val="0"/>
      <w:divBdr>
        <w:top w:val="none" w:sz="0" w:space="0" w:color="auto"/>
        <w:left w:val="none" w:sz="0" w:space="0" w:color="auto"/>
        <w:bottom w:val="none" w:sz="0" w:space="0" w:color="auto"/>
        <w:right w:val="none" w:sz="0" w:space="0" w:color="auto"/>
      </w:divBdr>
    </w:div>
    <w:div w:id="1954050914">
      <w:marLeft w:val="0"/>
      <w:marRight w:val="0"/>
      <w:marTop w:val="0"/>
      <w:marBottom w:val="0"/>
      <w:divBdr>
        <w:top w:val="none" w:sz="0" w:space="0" w:color="auto"/>
        <w:left w:val="none" w:sz="0" w:space="0" w:color="auto"/>
        <w:bottom w:val="none" w:sz="0" w:space="0" w:color="auto"/>
        <w:right w:val="none" w:sz="0" w:space="0" w:color="auto"/>
      </w:divBdr>
    </w:div>
    <w:div w:id="1954163808">
      <w:marLeft w:val="0"/>
      <w:marRight w:val="0"/>
      <w:marTop w:val="0"/>
      <w:marBottom w:val="0"/>
      <w:divBdr>
        <w:top w:val="none" w:sz="0" w:space="0" w:color="auto"/>
        <w:left w:val="none" w:sz="0" w:space="0" w:color="auto"/>
        <w:bottom w:val="none" w:sz="0" w:space="0" w:color="auto"/>
        <w:right w:val="none" w:sz="0" w:space="0" w:color="auto"/>
      </w:divBdr>
    </w:div>
    <w:div w:id="1954165532">
      <w:marLeft w:val="0"/>
      <w:marRight w:val="0"/>
      <w:marTop w:val="0"/>
      <w:marBottom w:val="0"/>
      <w:divBdr>
        <w:top w:val="none" w:sz="0" w:space="0" w:color="auto"/>
        <w:left w:val="none" w:sz="0" w:space="0" w:color="auto"/>
        <w:bottom w:val="none" w:sz="0" w:space="0" w:color="auto"/>
        <w:right w:val="none" w:sz="0" w:space="0" w:color="auto"/>
      </w:divBdr>
    </w:div>
    <w:div w:id="1954170729">
      <w:marLeft w:val="0"/>
      <w:marRight w:val="0"/>
      <w:marTop w:val="0"/>
      <w:marBottom w:val="0"/>
      <w:divBdr>
        <w:top w:val="none" w:sz="0" w:space="0" w:color="auto"/>
        <w:left w:val="none" w:sz="0" w:space="0" w:color="auto"/>
        <w:bottom w:val="none" w:sz="0" w:space="0" w:color="auto"/>
        <w:right w:val="none" w:sz="0" w:space="0" w:color="auto"/>
      </w:divBdr>
    </w:div>
    <w:div w:id="1954239974">
      <w:marLeft w:val="0"/>
      <w:marRight w:val="0"/>
      <w:marTop w:val="0"/>
      <w:marBottom w:val="0"/>
      <w:divBdr>
        <w:top w:val="none" w:sz="0" w:space="0" w:color="auto"/>
        <w:left w:val="none" w:sz="0" w:space="0" w:color="auto"/>
        <w:bottom w:val="none" w:sz="0" w:space="0" w:color="auto"/>
        <w:right w:val="none" w:sz="0" w:space="0" w:color="auto"/>
      </w:divBdr>
    </w:div>
    <w:div w:id="1954243919">
      <w:marLeft w:val="0"/>
      <w:marRight w:val="0"/>
      <w:marTop w:val="0"/>
      <w:marBottom w:val="0"/>
      <w:divBdr>
        <w:top w:val="none" w:sz="0" w:space="0" w:color="auto"/>
        <w:left w:val="none" w:sz="0" w:space="0" w:color="auto"/>
        <w:bottom w:val="none" w:sz="0" w:space="0" w:color="auto"/>
        <w:right w:val="none" w:sz="0" w:space="0" w:color="auto"/>
      </w:divBdr>
    </w:div>
    <w:div w:id="1954245929">
      <w:marLeft w:val="0"/>
      <w:marRight w:val="0"/>
      <w:marTop w:val="0"/>
      <w:marBottom w:val="0"/>
      <w:divBdr>
        <w:top w:val="none" w:sz="0" w:space="0" w:color="auto"/>
        <w:left w:val="none" w:sz="0" w:space="0" w:color="auto"/>
        <w:bottom w:val="none" w:sz="0" w:space="0" w:color="auto"/>
        <w:right w:val="none" w:sz="0" w:space="0" w:color="auto"/>
      </w:divBdr>
    </w:div>
    <w:div w:id="1954286701">
      <w:marLeft w:val="0"/>
      <w:marRight w:val="0"/>
      <w:marTop w:val="0"/>
      <w:marBottom w:val="0"/>
      <w:divBdr>
        <w:top w:val="none" w:sz="0" w:space="0" w:color="auto"/>
        <w:left w:val="none" w:sz="0" w:space="0" w:color="auto"/>
        <w:bottom w:val="none" w:sz="0" w:space="0" w:color="auto"/>
        <w:right w:val="none" w:sz="0" w:space="0" w:color="auto"/>
      </w:divBdr>
    </w:div>
    <w:div w:id="1954314536">
      <w:marLeft w:val="0"/>
      <w:marRight w:val="0"/>
      <w:marTop w:val="0"/>
      <w:marBottom w:val="0"/>
      <w:divBdr>
        <w:top w:val="none" w:sz="0" w:space="0" w:color="auto"/>
        <w:left w:val="none" w:sz="0" w:space="0" w:color="auto"/>
        <w:bottom w:val="none" w:sz="0" w:space="0" w:color="auto"/>
        <w:right w:val="none" w:sz="0" w:space="0" w:color="auto"/>
      </w:divBdr>
    </w:div>
    <w:div w:id="1954315865">
      <w:marLeft w:val="0"/>
      <w:marRight w:val="0"/>
      <w:marTop w:val="0"/>
      <w:marBottom w:val="0"/>
      <w:divBdr>
        <w:top w:val="none" w:sz="0" w:space="0" w:color="auto"/>
        <w:left w:val="none" w:sz="0" w:space="0" w:color="auto"/>
        <w:bottom w:val="none" w:sz="0" w:space="0" w:color="auto"/>
        <w:right w:val="none" w:sz="0" w:space="0" w:color="auto"/>
      </w:divBdr>
    </w:div>
    <w:div w:id="1954364165">
      <w:marLeft w:val="0"/>
      <w:marRight w:val="0"/>
      <w:marTop w:val="0"/>
      <w:marBottom w:val="0"/>
      <w:divBdr>
        <w:top w:val="none" w:sz="0" w:space="0" w:color="auto"/>
        <w:left w:val="none" w:sz="0" w:space="0" w:color="auto"/>
        <w:bottom w:val="none" w:sz="0" w:space="0" w:color="auto"/>
        <w:right w:val="none" w:sz="0" w:space="0" w:color="auto"/>
      </w:divBdr>
    </w:div>
    <w:div w:id="1954439799">
      <w:marLeft w:val="0"/>
      <w:marRight w:val="0"/>
      <w:marTop w:val="0"/>
      <w:marBottom w:val="0"/>
      <w:divBdr>
        <w:top w:val="none" w:sz="0" w:space="0" w:color="auto"/>
        <w:left w:val="none" w:sz="0" w:space="0" w:color="auto"/>
        <w:bottom w:val="none" w:sz="0" w:space="0" w:color="auto"/>
        <w:right w:val="none" w:sz="0" w:space="0" w:color="auto"/>
      </w:divBdr>
    </w:div>
    <w:div w:id="1954440775">
      <w:marLeft w:val="0"/>
      <w:marRight w:val="0"/>
      <w:marTop w:val="0"/>
      <w:marBottom w:val="0"/>
      <w:divBdr>
        <w:top w:val="none" w:sz="0" w:space="0" w:color="auto"/>
        <w:left w:val="none" w:sz="0" w:space="0" w:color="auto"/>
        <w:bottom w:val="none" w:sz="0" w:space="0" w:color="auto"/>
        <w:right w:val="none" w:sz="0" w:space="0" w:color="auto"/>
      </w:divBdr>
    </w:div>
    <w:div w:id="1954481322">
      <w:marLeft w:val="0"/>
      <w:marRight w:val="0"/>
      <w:marTop w:val="0"/>
      <w:marBottom w:val="0"/>
      <w:divBdr>
        <w:top w:val="none" w:sz="0" w:space="0" w:color="auto"/>
        <w:left w:val="none" w:sz="0" w:space="0" w:color="auto"/>
        <w:bottom w:val="none" w:sz="0" w:space="0" w:color="auto"/>
        <w:right w:val="none" w:sz="0" w:space="0" w:color="auto"/>
      </w:divBdr>
    </w:div>
    <w:div w:id="1954628335">
      <w:marLeft w:val="0"/>
      <w:marRight w:val="0"/>
      <w:marTop w:val="0"/>
      <w:marBottom w:val="0"/>
      <w:divBdr>
        <w:top w:val="none" w:sz="0" w:space="0" w:color="auto"/>
        <w:left w:val="none" w:sz="0" w:space="0" w:color="auto"/>
        <w:bottom w:val="none" w:sz="0" w:space="0" w:color="auto"/>
        <w:right w:val="none" w:sz="0" w:space="0" w:color="auto"/>
      </w:divBdr>
    </w:div>
    <w:div w:id="1954701286">
      <w:marLeft w:val="0"/>
      <w:marRight w:val="0"/>
      <w:marTop w:val="0"/>
      <w:marBottom w:val="0"/>
      <w:divBdr>
        <w:top w:val="none" w:sz="0" w:space="0" w:color="auto"/>
        <w:left w:val="none" w:sz="0" w:space="0" w:color="auto"/>
        <w:bottom w:val="none" w:sz="0" w:space="0" w:color="auto"/>
        <w:right w:val="none" w:sz="0" w:space="0" w:color="auto"/>
      </w:divBdr>
    </w:div>
    <w:div w:id="1954827259">
      <w:marLeft w:val="0"/>
      <w:marRight w:val="0"/>
      <w:marTop w:val="0"/>
      <w:marBottom w:val="0"/>
      <w:divBdr>
        <w:top w:val="none" w:sz="0" w:space="0" w:color="auto"/>
        <w:left w:val="none" w:sz="0" w:space="0" w:color="auto"/>
        <w:bottom w:val="none" w:sz="0" w:space="0" w:color="auto"/>
        <w:right w:val="none" w:sz="0" w:space="0" w:color="auto"/>
      </w:divBdr>
    </w:div>
    <w:div w:id="1954898007">
      <w:marLeft w:val="0"/>
      <w:marRight w:val="0"/>
      <w:marTop w:val="0"/>
      <w:marBottom w:val="0"/>
      <w:divBdr>
        <w:top w:val="none" w:sz="0" w:space="0" w:color="auto"/>
        <w:left w:val="none" w:sz="0" w:space="0" w:color="auto"/>
        <w:bottom w:val="none" w:sz="0" w:space="0" w:color="auto"/>
        <w:right w:val="none" w:sz="0" w:space="0" w:color="auto"/>
      </w:divBdr>
    </w:div>
    <w:div w:id="1954940133">
      <w:marLeft w:val="0"/>
      <w:marRight w:val="0"/>
      <w:marTop w:val="0"/>
      <w:marBottom w:val="0"/>
      <w:divBdr>
        <w:top w:val="none" w:sz="0" w:space="0" w:color="auto"/>
        <w:left w:val="none" w:sz="0" w:space="0" w:color="auto"/>
        <w:bottom w:val="none" w:sz="0" w:space="0" w:color="auto"/>
        <w:right w:val="none" w:sz="0" w:space="0" w:color="auto"/>
      </w:divBdr>
    </w:div>
    <w:div w:id="1954940251">
      <w:marLeft w:val="0"/>
      <w:marRight w:val="0"/>
      <w:marTop w:val="0"/>
      <w:marBottom w:val="0"/>
      <w:divBdr>
        <w:top w:val="none" w:sz="0" w:space="0" w:color="auto"/>
        <w:left w:val="none" w:sz="0" w:space="0" w:color="auto"/>
        <w:bottom w:val="none" w:sz="0" w:space="0" w:color="auto"/>
        <w:right w:val="none" w:sz="0" w:space="0" w:color="auto"/>
      </w:divBdr>
    </w:div>
    <w:div w:id="1954943764">
      <w:marLeft w:val="0"/>
      <w:marRight w:val="0"/>
      <w:marTop w:val="0"/>
      <w:marBottom w:val="0"/>
      <w:divBdr>
        <w:top w:val="none" w:sz="0" w:space="0" w:color="auto"/>
        <w:left w:val="none" w:sz="0" w:space="0" w:color="auto"/>
        <w:bottom w:val="none" w:sz="0" w:space="0" w:color="auto"/>
        <w:right w:val="none" w:sz="0" w:space="0" w:color="auto"/>
      </w:divBdr>
    </w:div>
    <w:div w:id="1955089410">
      <w:marLeft w:val="0"/>
      <w:marRight w:val="0"/>
      <w:marTop w:val="0"/>
      <w:marBottom w:val="0"/>
      <w:divBdr>
        <w:top w:val="none" w:sz="0" w:space="0" w:color="auto"/>
        <w:left w:val="none" w:sz="0" w:space="0" w:color="auto"/>
        <w:bottom w:val="none" w:sz="0" w:space="0" w:color="auto"/>
        <w:right w:val="none" w:sz="0" w:space="0" w:color="auto"/>
      </w:divBdr>
    </w:div>
    <w:div w:id="1955094176">
      <w:marLeft w:val="0"/>
      <w:marRight w:val="0"/>
      <w:marTop w:val="0"/>
      <w:marBottom w:val="0"/>
      <w:divBdr>
        <w:top w:val="none" w:sz="0" w:space="0" w:color="auto"/>
        <w:left w:val="none" w:sz="0" w:space="0" w:color="auto"/>
        <w:bottom w:val="none" w:sz="0" w:space="0" w:color="auto"/>
        <w:right w:val="none" w:sz="0" w:space="0" w:color="auto"/>
      </w:divBdr>
    </w:div>
    <w:div w:id="1955163465">
      <w:bodyDiv w:val="1"/>
      <w:marLeft w:val="0"/>
      <w:marRight w:val="0"/>
      <w:marTop w:val="0"/>
      <w:marBottom w:val="0"/>
      <w:divBdr>
        <w:top w:val="none" w:sz="0" w:space="0" w:color="auto"/>
        <w:left w:val="none" w:sz="0" w:space="0" w:color="auto"/>
        <w:bottom w:val="none" w:sz="0" w:space="0" w:color="auto"/>
        <w:right w:val="none" w:sz="0" w:space="0" w:color="auto"/>
      </w:divBdr>
    </w:div>
    <w:div w:id="1955283280">
      <w:marLeft w:val="0"/>
      <w:marRight w:val="0"/>
      <w:marTop w:val="0"/>
      <w:marBottom w:val="0"/>
      <w:divBdr>
        <w:top w:val="none" w:sz="0" w:space="0" w:color="auto"/>
        <w:left w:val="none" w:sz="0" w:space="0" w:color="auto"/>
        <w:bottom w:val="none" w:sz="0" w:space="0" w:color="auto"/>
        <w:right w:val="none" w:sz="0" w:space="0" w:color="auto"/>
      </w:divBdr>
    </w:div>
    <w:div w:id="1955332865">
      <w:bodyDiv w:val="1"/>
      <w:marLeft w:val="0"/>
      <w:marRight w:val="0"/>
      <w:marTop w:val="0"/>
      <w:marBottom w:val="0"/>
      <w:divBdr>
        <w:top w:val="none" w:sz="0" w:space="0" w:color="auto"/>
        <w:left w:val="none" w:sz="0" w:space="0" w:color="auto"/>
        <w:bottom w:val="none" w:sz="0" w:space="0" w:color="auto"/>
        <w:right w:val="none" w:sz="0" w:space="0" w:color="auto"/>
      </w:divBdr>
    </w:div>
    <w:div w:id="1955403010">
      <w:marLeft w:val="0"/>
      <w:marRight w:val="0"/>
      <w:marTop w:val="0"/>
      <w:marBottom w:val="0"/>
      <w:divBdr>
        <w:top w:val="none" w:sz="0" w:space="0" w:color="auto"/>
        <w:left w:val="none" w:sz="0" w:space="0" w:color="auto"/>
        <w:bottom w:val="none" w:sz="0" w:space="0" w:color="auto"/>
        <w:right w:val="none" w:sz="0" w:space="0" w:color="auto"/>
      </w:divBdr>
    </w:div>
    <w:div w:id="1955406856">
      <w:marLeft w:val="0"/>
      <w:marRight w:val="0"/>
      <w:marTop w:val="0"/>
      <w:marBottom w:val="0"/>
      <w:divBdr>
        <w:top w:val="none" w:sz="0" w:space="0" w:color="auto"/>
        <w:left w:val="none" w:sz="0" w:space="0" w:color="auto"/>
        <w:bottom w:val="none" w:sz="0" w:space="0" w:color="auto"/>
        <w:right w:val="none" w:sz="0" w:space="0" w:color="auto"/>
      </w:divBdr>
    </w:div>
    <w:div w:id="1955475694">
      <w:marLeft w:val="0"/>
      <w:marRight w:val="0"/>
      <w:marTop w:val="0"/>
      <w:marBottom w:val="0"/>
      <w:divBdr>
        <w:top w:val="none" w:sz="0" w:space="0" w:color="auto"/>
        <w:left w:val="none" w:sz="0" w:space="0" w:color="auto"/>
        <w:bottom w:val="none" w:sz="0" w:space="0" w:color="auto"/>
        <w:right w:val="none" w:sz="0" w:space="0" w:color="auto"/>
      </w:divBdr>
    </w:div>
    <w:div w:id="1955479871">
      <w:marLeft w:val="0"/>
      <w:marRight w:val="0"/>
      <w:marTop w:val="0"/>
      <w:marBottom w:val="0"/>
      <w:divBdr>
        <w:top w:val="none" w:sz="0" w:space="0" w:color="auto"/>
        <w:left w:val="none" w:sz="0" w:space="0" w:color="auto"/>
        <w:bottom w:val="none" w:sz="0" w:space="0" w:color="auto"/>
        <w:right w:val="none" w:sz="0" w:space="0" w:color="auto"/>
      </w:divBdr>
    </w:div>
    <w:div w:id="1955667599">
      <w:marLeft w:val="0"/>
      <w:marRight w:val="0"/>
      <w:marTop w:val="0"/>
      <w:marBottom w:val="0"/>
      <w:divBdr>
        <w:top w:val="none" w:sz="0" w:space="0" w:color="auto"/>
        <w:left w:val="none" w:sz="0" w:space="0" w:color="auto"/>
        <w:bottom w:val="none" w:sz="0" w:space="0" w:color="auto"/>
        <w:right w:val="none" w:sz="0" w:space="0" w:color="auto"/>
      </w:divBdr>
    </w:div>
    <w:div w:id="1955861233">
      <w:marLeft w:val="0"/>
      <w:marRight w:val="0"/>
      <w:marTop w:val="0"/>
      <w:marBottom w:val="0"/>
      <w:divBdr>
        <w:top w:val="none" w:sz="0" w:space="0" w:color="auto"/>
        <w:left w:val="none" w:sz="0" w:space="0" w:color="auto"/>
        <w:bottom w:val="none" w:sz="0" w:space="0" w:color="auto"/>
        <w:right w:val="none" w:sz="0" w:space="0" w:color="auto"/>
      </w:divBdr>
    </w:div>
    <w:div w:id="1955936327">
      <w:marLeft w:val="0"/>
      <w:marRight w:val="0"/>
      <w:marTop w:val="0"/>
      <w:marBottom w:val="0"/>
      <w:divBdr>
        <w:top w:val="none" w:sz="0" w:space="0" w:color="auto"/>
        <w:left w:val="none" w:sz="0" w:space="0" w:color="auto"/>
        <w:bottom w:val="none" w:sz="0" w:space="0" w:color="auto"/>
        <w:right w:val="none" w:sz="0" w:space="0" w:color="auto"/>
      </w:divBdr>
    </w:div>
    <w:div w:id="1955936704">
      <w:marLeft w:val="0"/>
      <w:marRight w:val="0"/>
      <w:marTop w:val="0"/>
      <w:marBottom w:val="0"/>
      <w:divBdr>
        <w:top w:val="none" w:sz="0" w:space="0" w:color="auto"/>
        <w:left w:val="none" w:sz="0" w:space="0" w:color="auto"/>
        <w:bottom w:val="none" w:sz="0" w:space="0" w:color="auto"/>
        <w:right w:val="none" w:sz="0" w:space="0" w:color="auto"/>
      </w:divBdr>
    </w:div>
    <w:div w:id="1955940821">
      <w:marLeft w:val="0"/>
      <w:marRight w:val="0"/>
      <w:marTop w:val="0"/>
      <w:marBottom w:val="0"/>
      <w:divBdr>
        <w:top w:val="none" w:sz="0" w:space="0" w:color="auto"/>
        <w:left w:val="none" w:sz="0" w:space="0" w:color="auto"/>
        <w:bottom w:val="none" w:sz="0" w:space="0" w:color="auto"/>
        <w:right w:val="none" w:sz="0" w:space="0" w:color="auto"/>
      </w:divBdr>
    </w:div>
    <w:div w:id="1956280330">
      <w:marLeft w:val="0"/>
      <w:marRight w:val="0"/>
      <w:marTop w:val="0"/>
      <w:marBottom w:val="0"/>
      <w:divBdr>
        <w:top w:val="none" w:sz="0" w:space="0" w:color="auto"/>
        <w:left w:val="none" w:sz="0" w:space="0" w:color="auto"/>
        <w:bottom w:val="none" w:sz="0" w:space="0" w:color="auto"/>
        <w:right w:val="none" w:sz="0" w:space="0" w:color="auto"/>
      </w:divBdr>
    </w:div>
    <w:div w:id="1956325917">
      <w:marLeft w:val="0"/>
      <w:marRight w:val="0"/>
      <w:marTop w:val="0"/>
      <w:marBottom w:val="0"/>
      <w:divBdr>
        <w:top w:val="none" w:sz="0" w:space="0" w:color="auto"/>
        <w:left w:val="none" w:sz="0" w:space="0" w:color="auto"/>
        <w:bottom w:val="none" w:sz="0" w:space="0" w:color="auto"/>
        <w:right w:val="none" w:sz="0" w:space="0" w:color="auto"/>
      </w:divBdr>
    </w:div>
    <w:div w:id="1956398509">
      <w:marLeft w:val="0"/>
      <w:marRight w:val="0"/>
      <w:marTop w:val="0"/>
      <w:marBottom w:val="0"/>
      <w:divBdr>
        <w:top w:val="none" w:sz="0" w:space="0" w:color="auto"/>
        <w:left w:val="none" w:sz="0" w:space="0" w:color="auto"/>
        <w:bottom w:val="none" w:sz="0" w:space="0" w:color="auto"/>
        <w:right w:val="none" w:sz="0" w:space="0" w:color="auto"/>
      </w:divBdr>
    </w:div>
    <w:div w:id="1956516102">
      <w:marLeft w:val="0"/>
      <w:marRight w:val="0"/>
      <w:marTop w:val="0"/>
      <w:marBottom w:val="0"/>
      <w:divBdr>
        <w:top w:val="none" w:sz="0" w:space="0" w:color="auto"/>
        <w:left w:val="none" w:sz="0" w:space="0" w:color="auto"/>
        <w:bottom w:val="none" w:sz="0" w:space="0" w:color="auto"/>
        <w:right w:val="none" w:sz="0" w:space="0" w:color="auto"/>
      </w:divBdr>
    </w:div>
    <w:div w:id="1956517114">
      <w:marLeft w:val="0"/>
      <w:marRight w:val="0"/>
      <w:marTop w:val="0"/>
      <w:marBottom w:val="0"/>
      <w:divBdr>
        <w:top w:val="none" w:sz="0" w:space="0" w:color="auto"/>
        <w:left w:val="none" w:sz="0" w:space="0" w:color="auto"/>
        <w:bottom w:val="none" w:sz="0" w:space="0" w:color="auto"/>
        <w:right w:val="none" w:sz="0" w:space="0" w:color="auto"/>
      </w:divBdr>
    </w:div>
    <w:div w:id="1956593163">
      <w:marLeft w:val="0"/>
      <w:marRight w:val="0"/>
      <w:marTop w:val="0"/>
      <w:marBottom w:val="0"/>
      <w:divBdr>
        <w:top w:val="none" w:sz="0" w:space="0" w:color="auto"/>
        <w:left w:val="none" w:sz="0" w:space="0" w:color="auto"/>
        <w:bottom w:val="none" w:sz="0" w:space="0" w:color="auto"/>
        <w:right w:val="none" w:sz="0" w:space="0" w:color="auto"/>
      </w:divBdr>
    </w:div>
    <w:div w:id="1956667667">
      <w:marLeft w:val="0"/>
      <w:marRight w:val="0"/>
      <w:marTop w:val="0"/>
      <w:marBottom w:val="0"/>
      <w:divBdr>
        <w:top w:val="none" w:sz="0" w:space="0" w:color="auto"/>
        <w:left w:val="none" w:sz="0" w:space="0" w:color="auto"/>
        <w:bottom w:val="none" w:sz="0" w:space="0" w:color="auto"/>
        <w:right w:val="none" w:sz="0" w:space="0" w:color="auto"/>
      </w:divBdr>
    </w:div>
    <w:div w:id="1956671565">
      <w:marLeft w:val="0"/>
      <w:marRight w:val="0"/>
      <w:marTop w:val="0"/>
      <w:marBottom w:val="0"/>
      <w:divBdr>
        <w:top w:val="none" w:sz="0" w:space="0" w:color="auto"/>
        <w:left w:val="none" w:sz="0" w:space="0" w:color="auto"/>
        <w:bottom w:val="none" w:sz="0" w:space="0" w:color="auto"/>
        <w:right w:val="none" w:sz="0" w:space="0" w:color="auto"/>
      </w:divBdr>
    </w:div>
    <w:div w:id="1956671914">
      <w:marLeft w:val="0"/>
      <w:marRight w:val="0"/>
      <w:marTop w:val="0"/>
      <w:marBottom w:val="0"/>
      <w:divBdr>
        <w:top w:val="none" w:sz="0" w:space="0" w:color="auto"/>
        <w:left w:val="none" w:sz="0" w:space="0" w:color="auto"/>
        <w:bottom w:val="none" w:sz="0" w:space="0" w:color="auto"/>
        <w:right w:val="none" w:sz="0" w:space="0" w:color="auto"/>
      </w:divBdr>
    </w:div>
    <w:div w:id="1956906498">
      <w:marLeft w:val="0"/>
      <w:marRight w:val="0"/>
      <w:marTop w:val="0"/>
      <w:marBottom w:val="0"/>
      <w:divBdr>
        <w:top w:val="none" w:sz="0" w:space="0" w:color="auto"/>
        <w:left w:val="none" w:sz="0" w:space="0" w:color="auto"/>
        <w:bottom w:val="none" w:sz="0" w:space="0" w:color="auto"/>
        <w:right w:val="none" w:sz="0" w:space="0" w:color="auto"/>
      </w:divBdr>
    </w:div>
    <w:div w:id="1956909821">
      <w:bodyDiv w:val="1"/>
      <w:marLeft w:val="0"/>
      <w:marRight w:val="0"/>
      <w:marTop w:val="0"/>
      <w:marBottom w:val="0"/>
      <w:divBdr>
        <w:top w:val="none" w:sz="0" w:space="0" w:color="auto"/>
        <w:left w:val="none" w:sz="0" w:space="0" w:color="auto"/>
        <w:bottom w:val="none" w:sz="0" w:space="0" w:color="auto"/>
        <w:right w:val="none" w:sz="0" w:space="0" w:color="auto"/>
      </w:divBdr>
    </w:div>
    <w:div w:id="1956981468">
      <w:marLeft w:val="0"/>
      <w:marRight w:val="0"/>
      <w:marTop w:val="0"/>
      <w:marBottom w:val="0"/>
      <w:divBdr>
        <w:top w:val="none" w:sz="0" w:space="0" w:color="auto"/>
        <w:left w:val="none" w:sz="0" w:space="0" w:color="auto"/>
        <w:bottom w:val="none" w:sz="0" w:space="0" w:color="auto"/>
        <w:right w:val="none" w:sz="0" w:space="0" w:color="auto"/>
      </w:divBdr>
    </w:div>
    <w:div w:id="1957060509">
      <w:marLeft w:val="0"/>
      <w:marRight w:val="0"/>
      <w:marTop w:val="0"/>
      <w:marBottom w:val="0"/>
      <w:divBdr>
        <w:top w:val="none" w:sz="0" w:space="0" w:color="auto"/>
        <w:left w:val="none" w:sz="0" w:space="0" w:color="auto"/>
        <w:bottom w:val="none" w:sz="0" w:space="0" w:color="auto"/>
        <w:right w:val="none" w:sz="0" w:space="0" w:color="auto"/>
      </w:divBdr>
    </w:div>
    <w:div w:id="1957105060">
      <w:marLeft w:val="0"/>
      <w:marRight w:val="0"/>
      <w:marTop w:val="0"/>
      <w:marBottom w:val="0"/>
      <w:divBdr>
        <w:top w:val="none" w:sz="0" w:space="0" w:color="auto"/>
        <w:left w:val="none" w:sz="0" w:space="0" w:color="auto"/>
        <w:bottom w:val="none" w:sz="0" w:space="0" w:color="auto"/>
        <w:right w:val="none" w:sz="0" w:space="0" w:color="auto"/>
      </w:divBdr>
    </w:div>
    <w:div w:id="1957322458">
      <w:marLeft w:val="0"/>
      <w:marRight w:val="0"/>
      <w:marTop w:val="0"/>
      <w:marBottom w:val="0"/>
      <w:divBdr>
        <w:top w:val="none" w:sz="0" w:space="0" w:color="auto"/>
        <w:left w:val="none" w:sz="0" w:space="0" w:color="auto"/>
        <w:bottom w:val="none" w:sz="0" w:space="0" w:color="auto"/>
        <w:right w:val="none" w:sz="0" w:space="0" w:color="auto"/>
      </w:divBdr>
    </w:div>
    <w:div w:id="1957328234">
      <w:marLeft w:val="0"/>
      <w:marRight w:val="0"/>
      <w:marTop w:val="0"/>
      <w:marBottom w:val="0"/>
      <w:divBdr>
        <w:top w:val="none" w:sz="0" w:space="0" w:color="auto"/>
        <w:left w:val="none" w:sz="0" w:space="0" w:color="auto"/>
        <w:bottom w:val="none" w:sz="0" w:space="0" w:color="auto"/>
        <w:right w:val="none" w:sz="0" w:space="0" w:color="auto"/>
      </w:divBdr>
    </w:div>
    <w:div w:id="1957367971">
      <w:marLeft w:val="0"/>
      <w:marRight w:val="0"/>
      <w:marTop w:val="0"/>
      <w:marBottom w:val="0"/>
      <w:divBdr>
        <w:top w:val="none" w:sz="0" w:space="0" w:color="auto"/>
        <w:left w:val="none" w:sz="0" w:space="0" w:color="auto"/>
        <w:bottom w:val="none" w:sz="0" w:space="0" w:color="auto"/>
        <w:right w:val="none" w:sz="0" w:space="0" w:color="auto"/>
      </w:divBdr>
    </w:div>
    <w:div w:id="1957439808">
      <w:marLeft w:val="0"/>
      <w:marRight w:val="0"/>
      <w:marTop w:val="0"/>
      <w:marBottom w:val="0"/>
      <w:divBdr>
        <w:top w:val="none" w:sz="0" w:space="0" w:color="auto"/>
        <w:left w:val="none" w:sz="0" w:space="0" w:color="auto"/>
        <w:bottom w:val="none" w:sz="0" w:space="0" w:color="auto"/>
        <w:right w:val="none" w:sz="0" w:space="0" w:color="auto"/>
      </w:divBdr>
    </w:div>
    <w:div w:id="1957524092">
      <w:marLeft w:val="0"/>
      <w:marRight w:val="0"/>
      <w:marTop w:val="0"/>
      <w:marBottom w:val="0"/>
      <w:divBdr>
        <w:top w:val="none" w:sz="0" w:space="0" w:color="auto"/>
        <w:left w:val="none" w:sz="0" w:space="0" w:color="auto"/>
        <w:bottom w:val="none" w:sz="0" w:space="0" w:color="auto"/>
        <w:right w:val="none" w:sz="0" w:space="0" w:color="auto"/>
      </w:divBdr>
    </w:div>
    <w:div w:id="1957562140">
      <w:marLeft w:val="0"/>
      <w:marRight w:val="0"/>
      <w:marTop w:val="0"/>
      <w:marBottom w:val="0"/>
      <w:divBdr>
        <w:top w:val="none" w:sz="0" w:space="0" w:color="auto"/>
        <w:left w:val="none" w:sz="0" w:space="0" w:color="auto"/>
        <w:bottom w:val="none" w:sz="0" w:space="0" w:color="auto"/>
        <w:right w:val="none" w:sz="0" w:space="0" w:color="auto"/>
      </w:divBdr>
    </w:div>
    <w:div w:id="1957636947">
      <w:marLeft w:val="0"/>
      <w:marRight w:val="0"/>
      <w:marTop w:val="0"/>
      <w:marBottom w:val="0"/>
      <w:divBdr>
        <w:top w:val="none" w:sz="0" w:space="0" w:color="auto"/>
        <w:left w:val="none" w:sz="0" w:space="0" w:color="auto"/>
        <w:bottom w:val="none" w:sz="0" w:space="0" w:color="auto"/>
        <w:right w:val="none" w:sz="0" w:space="0" w:color="auto"/>
      </w:divBdr>
    </w:div>
    <w:div w:id="1957637200">
      <w:marLeft w:val="0"/>
      <w:marRight w:val="0"/>
      <w:marTop w:val="0"/>
      <w:marBottom w:val="0"/>
      <w:divBdr>
        <w:top w:val="none" w:sz="0" w:space="0" w:color="auto"/>
        <w:left w:val="none" w:sz="0" w:space="0" w:color="auto"/>
        <w:bottom w:val="none" w:sz="0" w:space="0" w:color="auto"/>
        <w:right w:val="none" w:sz="0" w:space="0" w:color="auto"/>
      </w:divBdr>
    </w:div>
    <w:div w:id="1957712790">
      <w:marLeft w:val="0"/>
      <w:marRight w:val="0"/>
      <w:marTop w:val="0"/>
      <w:marBottom w:val="0"/>
      <w:divBdr>
        <w:top w:val="none" w:sz="0" w:space="0" w:color="auto"/>
        <w:left w:val="none" w:sz="0" w:space="0" w:color="auto"/>
        <w:bottom w:val="none" w:sz="0" w:space="0" w:color="auto"/>
        <w:right w:val="none" w:sz="0" w:space="0" w:color="auto"/>
      </w:divBdr>
    </w:div>
    <w:div w:id="1957787807">
      <w:marLeft w:val="0"/>
      <w:marRight w:val="0"/>
      <w:marTop w:val="0"/>
      <w:marBottom w:val="0"/>
      <w:divBdr>
        <w:top w:val="none" w:sz="0" w:space="0" w:color="auto"/>
        <w:left w:val="none" w:sz="0" w:space="0" w:color="auto"/>
        <w:bottom w:val="none" w:sz="0" w:space="0" w:color="auto"/>
        <w:right w:val="none" w:sz="0" w:space="0" w:color="auto"/>
      </w:divBdr>
    </w:div>
    <w:div w:id="1957833457">
      <w:marLeft w:val="0"/>
      <w:marRight w:val="0"/>
      <w:marTop w:val="0"/>
      <w:marBottom w:val="0"/>
      <w:divBdr>
        <w:top w:val="none" w:sz="0" w:space="0" w:color="auto"/>
        <w:left w:val="none" w:sz="0" w:space="0" w:color="auto"/>
        <w:bottom w:val="none" w:sz="0" w:space="0" w:color="auto"/>
        <w:right w:val="none" w:sz="0" w:space="0" w:color="auto"/>
      </w:divBdr>
    </w:div>
    <w:div w:id="1957906970">
      <w:marLeft w:val="0"/>
      <w:marRight w:val="0"/>
      <w:marTop w:val="0"/>
      <w:marBottom w:val="0"/>
      <w:divBdr>
        <w:top w:val="none" w:sz="0" w:space="0" w:color="auto"/>
        <w:left w:val="none" w:sz="0" w:space="0" w:color="auto"/>
        <w:bottom w:val="none" w:sz="0" w:space="0" w:color="auto"/>
        <w:right w:val="none" w:sz="0" w:space="0" w:color="auto"/>
      </w:divBdr>
    </w:div>
    <w:div w:id="1957911176">
      <w:marLeft w:val="0"/>
      <w:marRight w:val="0"/>
      <w:marTop w:val="0"/>
      <w:marBottom w:val="0"/>
      <w:divBdr>
        <w:top w:val="none" w:sz="0" w:space="0" w:color="auto"/>
        <w:left w:val="none" w:sz="0" w:space="0" w:color="auto"/>
        <w:bottom w:val="none" w:sz="0" w:space="0" w:color="auto"/>
        <w:right w:val="none" w:sz="0" w:space="0" w:color="auto"/>
      </w:divBdr>
    </w:div>
    <w:div w:id="1958221690">
      <w:marLeft w:val="0"/>
      <w:marRight w:val="0"/>
      <w:marTop w:val="0"/>
      <w:marBottom w:val="0"/>
      <w:divBdr>
        <w:top w:val="none" w:sz="0" w:space="0" w:color="auto"/>
        <w:left w:val="none" w:sz="0" w:space="0" w:color="auto"/>
        <w:bottom w:val="none" w:sz="0" w:space="0" w:color="auto"/>
        <w:right w:val="none" w:sz="0" w:space="0" w:color="auto"/>
      </w:divBdr>
    </w:div>
    <w:div w:id="1958293596">
      <w:marLeft w:val="0"/>
      <w:marRight w:val="0"/>
      <w:marTop w:val="0"/>
      <w:marBottom w:val="0"/>
      <w:divBdr>
        <w:top w:val="none" w:sz="0" w:space="0" w:color="auto"/>
        <w:left w:val="none" w:sz="0" w:space="0" w:color="auto"/>
        <w:bottom w:val="none" w:sz="0" w:space="0" w:color="auto"/>
        <w:right w:val="none" w:sz="0" w:space="0" w:color="auto"/>
      </w:divBdr>
    </w:div>
    <w:div w:id="1958370368">
      <w:marLeft w:val="0"/>
      <w:marRight w:val="0"/>
      <w:marTop w:val="0"/>
      <w:marBottom w:val="0"/>
      <w:divBdr>
        <w:top w:val="none" w:sz="0" w:space="0" w:color="auto"/>
        <w:left w:val="none" w:sz="0" w:space="0" w:color="auto"/>
        <w:bottom w:val="none" w:sz="0" w:space="0" w:color="auto"/>
        <w:right w:val="none" w:sz="0" w:space="0" w:color="auto"/>
      </w:divBdr>
    </w:div>
    <w:div w:id="1958413399">
      <w:marLeft w:val="0"/>
      <w:marRight w:val="0"/>
      <w:marTop w:val="0"/>
      <w:marBottom w:val="0"/>
      <w:divBdr>
        <w:top w:val="none" w:sz="0" w:space="0" w:color="auto"/>
        <w:left w:val="none" w:sz="0" w:space="0" w:color="auto"/>
        <w:bottom w:val="none" w:sz="0" w:space="0" w:color="auto"/>
        <w:right w:val="none" w:sz="0" w:space="0" w:color="auto"/>
      </w:divBdr>
    </w:div>
    <w:div w:id="1958441424">
      <w:marLeft w:val="0"/>
      <w:marRight w:val="0"/>
      <w:marTop w:val="0"/>
      <w:marBottom w:val="0"/>
      <w:divBdr>
        <w:top w:val="none" w:sz="0" w:space="0" w:color="auto"/>
        <w:left w:val="none" w:sz="0" w:space="0" w:color="auto"/>
        <w:bottom w:val="none" w:sz="0" w:space="0" w:color="auto"/>
        <w:right w:val="none" w:sz="0" w:space="0" w:color="auto"/>
      </w:divBdr>
    </w:div>
    <w:div w:id="1958487414">
      <w:marLeft w:val="0"/>
      <w:marRight w:val="0"/>
      <w:marTop w:val="0"/>
      <w:marBottom w:val="0"/>
      <w:divBdr>
        <w:top w:val="none" w:sz="0" w:space="0" w:color="auto"/>
        <w:left w:val="none" w:sz="0" w:space="0" w:color="auto"/>
        <w:bottom w:val="none" w:sz="0" w:space="0" w:color="auto"/>
        <w:right w:val="none" w:sz="0" w:space="0" w:color="auto"/>
      </w:divBdr>
    </w:div>
    <w:div w:id="1958489701">
      <w:marLeft w:val="0"/>
      <w:marRight w:val="0"/>
      <w:marTop w:val="0"/>
      <w:marBottom w:val="0"/>
      <w:divBdr>
        <w:top w:val="none" w:sz="0" w:space="0" w:color="auto"/>
        <w:left w:val="none" w:sz="0" w:space="0" w:color="auto"/>
        <w:bottom w:val="none" w:sz="0" w:space="0" w:color="auto"/>
        <w:right w:val="none" w:sz="0" w:space="0" w:color="auto"/>
      </w:divBdr>
    </w:div>
    <w:div w:id="1958558105">
      <w:marLeft w:val="0"/>
      <w:marRight w:val="0"/>
      <w:marTop w:val="0"/>
      <w:marBottom w:val="0"/>
      <w:divBdr>
        <w:top w:val="none" w:sz="0" w:space="0" w:color="auto"/>
        <w:left w:val="none" w:sz="0" w:space="0" w:color="auto"/>
        <w:bottom w:val="none" w:sz="0" w:space="0" w:color="auto"/>
        <w:right w:val="none" w:sz="0" w:space="0" w:color="auto"/>
      </w:divBdr>
    </w:div>
    <w:div w:id="1958561704">
      <w:marLeft w:val="0"/>
      <w:marRight w:val="0"/>
      <w:marTop w:val="0"/>
      <w:marBottom w:val="0"/>
      <w:divBdr>
        <w:top w:val="none" w:sz="0" w:space="0" w:color="auto"/>
        <w:left w:val="none" w:sz="0" w:space="0" w:color="auto"/>
        <w:bottom w:val="none" w:sz="0" w:space="0" w:color="auto"/>
        <w:right w:val="none" w:sz="0" w:space="0" w:color="auto"/>
      </w:divBdr>
    </w:div>
    <w:div w:id="1958638838">
      <w:marLeft w:val="0"/>
      <w:marRight w:val="0"/>
      <w:marTop w:val="0"/>
      <w:marBottom w:val="0"/>
      <w:divBdr>
        <w:top w:val="none" w:sz="0" w:space="0" w:color="auto"/>
        <w:left w:val="none" w:sz="0" w:space="0" w:color="auto"/>
        <w:bottom w:val="none" w:sz="0" w:space="0" w:color="auto"/>
        <w:right w:val="none" w:sz="0" w:space="0" w:color="auto"/>
      </w:divBdr>
    </w:div>
    <w:div w:id="1958676593">
      <w:marLeft w:val="0"/>
      <w:marRight w:val="0"/>
      <w:marTop w:val="0"/>
      <w:marBottom w:val="0"/>
      <w:divBdr>
        <w:top w:val="none" w:sz="0" w:space="0" w:color="auto"/>
        <w:left w:val="none" w:sz="0" w:space="0" w:color="auto"/>
        <w:bottom w:val="none" w:sz="0" w:space="0" w:color="auto"/>
        <w:right w:val="none" w:sz="0" w:space="0" w:color="auto"/>
      </w:divBdr>
    </w:div>
    <w:div w:id="1958874275">
      <w:marLeft w:val="0"/>
      <w:marRight w:val="0"/>
      <w:marTop w:val="0"/>
      <w:marBottom w:val="0"/>
      <w:divBdr>
        <w:top w:val="none" w:sz="0" w:space="0" w:color="auto"/>
        <w:left w:val="none" w:sz="0" w:space="0" w:color="auto"/>
        <w:bottom w:val="none" w:sz="0" w:space="0" w:color="auto"/>
        <w:right w:val="none" w:sz="0" w:space="0" w:color="auto"/>
      </w:divBdr>
    </w:div>
    <w:div w:id="1958948226">
      <w:marLeft w:val="0"/>
      <w:marRight w:val="0"/>
      <w:marTop w:val="0"/>
      <w:marBottom w:val="0"/>
      <w:divBdr>
        <w:top w:val="none" w:sz="0" w:space="0" w:color="auto"/>
        <w:left w:val="none" w:sz="0" w:space="0" w:color="auto"/>
        <w:bottom w:val="none" w:sz="0" w:space="0" w:color="auto"/>
        <w:right w:val="none" w:sz="0" w:space="0" w:color="auto"/>
      </w:divBdr>
    </w:div>
    <w:div w:id="1959094735">
      <w:marLeft w:val="0"/>
      <w:marRight w:val="0"/>
      <w:marTop w:val="0"/>
      <w:marBottom w:val="0"/>
      <w:divBdr>
        <w:top w:val="none" w:sz="0" w:space="0" w:color="auto"/>
        <w:left w:val="none" w:sz="0" w:space="0" w:color="auto"/>
        <w:bottom w:val="none" w:sz="0" w:space="0" w:color="auto"/>
        <w:right w:val="none" w:sz="0" w:space="0" w:color="auto"/>
      </w:divBdr>
    </w:div>
    <w:div w:id="1959215179">
      <w:marLeft w:val="0"/>
      <w:marRight w:val="0"/>
      <w:marTop w:val="0"/>
      <w:marBottom w:val="0"/>
      <w:divBdr>
        <w:top w:val="none" w:sz="0" w:space="0" w:color="auto"/>
        <w:left w:val="none" w:sz="0" w:space="0" w:color="auto"/>
        <w:bottom w:val="none" w:sz="0" w:space="0" w:color="auto"/>
        <w:right w:val="none" w:sz="0" w:space="0" w:color="auto"/>
      </w:divBdr>
    </w:div>
    <w:div w:id="1959220294">
      <w:marLeft w:val="0"/>
      <w:marRight w:val="0"/>
      <w:marTop w:val="0"/>
      <w:marBottom w:val="0"/>
      <w:divBdr>
        <w:top w:val="none" w:sz="0" w:space="0" w:color="auto"/>
        <w:left w:val="none" w:sz="0" w:space="0" w:color="auto"/>
        <w:bottom w:val="none" w:sz="0" w:space="0" w:color="auto"/>
        <w:right w:val="none" w:sz="0" w:space="0" w:color="auto"/>
      </w:divBdr>
    </w:div>
    <w:div w:id="1959293780">
      <w:marLeft w:val="0"/>
      <w:marRight w:val="0"/>
      <w:marTop w:val="0"/>
      <w:marBottom w:val="0"/>
      <w:divBdr>
        <w:top w:val="none" w:sz="0" w:space="0" w:color="auto"/>
        <w:left w:val="none" w:sz="0" w:space="0" w:color="auto"/>
        <w:bottom w:val="none" w:sz="0" w:space="0" w:color="auto"/>
        <w:right w:val="none" w:sz="0" w:space="0" w:color="auto"/>
      </w:divBdr>
    </w:div>
    <w:div w:id="1959295858">
      <w:marLeft w:val="0"/>
      <w:marRight w:val="0"/>
      <w:marTop w:val="0"/>
      <w:marBottom w:val="0"/>
      <w:divBdr>
        <w:top w:val="none" w:sz="0" w:space="0" w:color="auto"/>
        <w:left w:val="none" w:sz="0" w:space="0" w:color="auto"/>
        <w:bottom w:val="none" w:sz="0" w:space="0" w:color="auto"/>
        <w:right w:val="none" w:sz="0" w:space="0" w:color="auto"/>
      </w:divBdr>
    </w:div>
    <w:div w:id="1959332030">
      <w:bodyDiv w:val="1"/>
      <w:marLeft w:val="0"/>
      <w:marRight w:val="0"/>
      <w:marTop w:val="0"/>
      <w:marBottom w:val="0"/>
      <w:divBdr>
        <w:top w:val="none" w:sz="0" w:space="0" w:color="auto"/>
        <w:left w:val="none" w:sz="0" w:space="0" w:color="auto"/>
        <w:bottom w:val="none" w:sz="0" w:space="0" w:color="auto"/>
        <w:right w:val="none" w:sz="0" w:space="0" w:color="auto"/>
      </w:divBdr>
    </w:div>
    <w:div w:id="1959411355">
      <w:marLeft w:val="0"/>
      <w:marRight w:val="0"/>
      <w:marTop w:val="0"/>
      <w:marBottom w:val="0"/>
      <w:divBdr>
        <w:top w:val="none" w:sz="0" w:space="0" w:color="auto"/>
        <w:left w:val="none" w:sz="0" w:space="0" w:color="auto"/>
        <w:bottom w:val="none" w:sz="0" w:space="0" w:color="auto"/>
        <w:right w:val="none" w:sz="0" w:space="0" w:color="auto"/>
      </w:divBdr>
    </w:div>
    <w:div w:id="1959411716">
      <w:marLeft w:val="0"/>
      <w:marRight w:val="0"/>
      <w:marTop w:val="0"/>
      <w:marBottom w:val="0"/>
      <w:divBdr>
        <w:top w:val="none" w:sz="0" w:space="0" w:color="auto"/>
        <w:left w:val="none" w:sz="0" w:space="0" w:color="auto"/>
        <w:bottom w:val="none" w:sz="0" w:space="0" w:color="auto"/>
        <w:right w:val="none" w:sz="0" w:space="0" w:color="auto"/>
      </w:divBdr>
    </w:div>
    <w:div w:id="1959943092">
      <w:marLeft w:val="0"/>
      <w:marRight w:val="0"/>
      <w:marTop w:val="0"/>
      <w:marBottom w:val="0"/>
      <w:divBdr>
        <w:top w:val="none" w:sz="0" w:space="0" w:color="auto"/>
        <w:left w:val="none" w:sz="0" w:space="0" w:color="auto"/>
        <w:bottom w:val="none" w:sz="0" w:space="0" w:color="auto"/>
        <w:right w:val="none" w:sz="0" w:space="0" w:color="auto"/>
      </w:divBdr>
    </w:div>
    <w:div w:id="1959951795">
      <w:marLeft w:val="0"/>
      <w:marRight w:val="0"/>
      <w:marTop w:val="0"/>
      <w:marBottom w:val="0"/>
      <w:divBdr>
        <w:top w:val="none" w:sz="0" w:space="0" w:color="auto"/>
        <w:left w:val="none" w:sz="0" w:space="0" w:color="auto"/>
        <w:bottom w:val="none" w:sz="0" w:space="0" w:color="auto"/>
        <w:right w:val="none" w:sz="0" w:space="0" w:color="auto"/>
      </w:divBdr>
    </w:div>
    <w:div w:id="1959989648">
      <w:marLeft w:val="0"/>
      <w:marRight w:val="0"/>
      <w:marTop w:val="0"/>
      <w:marBottom w:val="0"/>
      <w:divBdr>
        <w:top w:val="none" w:sz="0" w:space="0" w:color="auto"/>
        <w:left w:val="none" w:sz="0" w:space="0" w:color="auto"/>
        <w:bottom w:val="none" w:sz="0" w:space="0" w:color="auto"/>
        <w:right w:val="none" w:sz="0" w:space="0" w:color="auto"/>
      </w:divBdr>
    </w:div>
    <w:div w:id="1959991762">
      <w:marLeft w:val="0"/>
      <w:marRight w:val="0"/>
      <w:marTop w:val="0"/>
      <w:marBottom w:val="0"/>
      <w:divBdr>
        <w:top w:val="none" w:sz="0" w:space="0" w:color="auto"/>
        <w:left w:val="none" w:sz="0" w:space="0" w:color="auto"/>
        <w:bottom w:val="none" w:sz="0" w:space="0" w:color="auto"/>
        <w:right w:val="none" w:sz="0" w:space="0" w:color="auto"/>
      </w:divBdr>
    </w:div>
    <w:div w:id="1960136671">
      <w:marLeft w:val="0"/>
      <w:marRight w:val="0"/>
      <w:marTop w:val="0"/>
      <w:marBottom w:val="0"/>
      <w:divBdr>
        <w:top w:val="none" w:sz="0" w:space="0" w:color="auto"/>
        <w:left w:val="none" w:sz="0" w:space="0" w:color="auto"/>
        <w:bottom w:val="none" w:sz="0" w:space="0" w:color="auto"/>
        <w:right w:val="none" w:sz="0" w:space="0" w:color="auto"/>
      </w:divBdr>
    </w:div>
    <w:div w:id="1960143117">
      <w:marLeft w:val="0"/>
      <w:marRight w:val="0"/>
      <w:marTop w:val="0"/>
      <w:marBottom w:val="0"/>
      <w:divBdr>
        <w:top w:val="none" w:sz="0" w:space="0" w:color="auto"/>
        <w:left w:val="none" w:sz="0" w:space="0" w:color="auto"/>
        <w:bottom w:val="none" w:sz="0" w:space="0" w:color="auto"/>
        <w:right w:val="none" w:sz="0" w:space="0" w:color="auto"/>
      </w:divBdr>
    </w:div>
    <w:div w:id="1960144702">
      <w:marLeft w:val="0"/>
      <w:marRight w:val="0"/>
      <w:marTop w:val="0"/>
      <w:marBottom w:val="0"/>
      <w:divBdr>
        <w:top w:val="none" w:sz="0" w:space="0" w:color="auto"/>
        <w:left w:val="none" w:sz="0" w:space="0" w:color="auto"/>
        <w:bottom w:val="none" w:sz="0" w:space="0" w:color="auto"/>
        <w:right w:val="none" w:sz="0" w:space="0" w:color="auto"/>
      </w:divBdr>
    </w:div>
    <w:div w:id="1960145840">
      <w:marLeft w:val="0"/>
      <w:marRight w:val="0"/>
      <w:marTop w:val="0"/>
      <w:marBottom w:val="0"/>
      <w:divBdr>
        <w:top w:val="none" w:sz="0" w:space="0" w:color="auto"/>
        <w:left w:val="none" w:sz="0" w:space="0" w:color="auto"/>
        <w:bottom w:val="none" w:sz="0" w:space="0" w:color="auto"/>
        <w:right w:val="none" w:sz="0" w:space="0" w:color="auto"/>
      </w:divBdr>
    </w:div>
    <w:div w:id="1960181940">
      <w:marLeft w:val="0"/>
      <w:marRight w:val="0"/>
      <w:marTop w:val="0"/>
      <w:marBottom w:val="0"/>
      <w:divBdr>
        <w:top w:val="none" w:sz="0" w:space="0" w:color="auto"/>
        <w:left w:val="none" w:sz="0" w:space="0" w:color="auto"/>
        <w:bottom w:val="none" w:sz="0" w:space="0" w:color="auto"/>
        <w:right w:val="none" w:sz="0" w:space="0" w:color="auto"/>
      </w:divBdr>
    </w:div>
    <w:div w:id="1960330831">
      <w:marLeft w:val="0"/>
      <w:marRight w:val="0"/>
      <w:marTop w:val="0"/>
      <w:marBottom w:val="0"/>
      <w:divBdr>
        <w:top w:val="none" w:sz="0" w:space="0" w:color="auto"/>
        <w:left w:val="none" w:sz="0" w:space="0" w:color="auto"/>
        <w:bottom w:val="none" w:sz="0" w:space="0" w:color="auto"/>
        <w:right w:val="none" w:sz="0" w:space="0" w:color="auto"/>
      </w:divBdr>
    </w:div>
    <w:div w:id="1960335994">
      <w:marLeft w:val="0"/>
      <w:marRight w:val="0"/>
      <w:marTop w:val="0"/>
      <w:marBottom w:val="0"/>
      <w:divBdr>
        <w:top w:val="none" w:sz="0" w:space="0" w:color="auto"/>
        <w:left w:val="none" w:sz="0" w:space="0" w:color="auto"/>
        <w:bottom w:val="none" w:sz="0" w:space="0" w:color="auto"/>
        <w:right w:val="none" w:sz="0" w:space="0" w:color="auto"/>
      </w:divBdr>
    </w:div>
    <w:div w:id="1960405356">
      <w:marLeft w:val="0"/>
      <w:marRight w:val="0"/>
      <w:marTop w:val="0"/>
      <w:marBottom w:val="0"/>
      <w:divBdr>
        <w:top w:val="none" w:sz="0" w:space="0" w:color="auto"/>
        <w:left w:val="none" w:sz="0" w:space="0" w:color="auto"/>
        <w:bottom w:val="none" w:sz="0" w:space="0" w:color="auto"/>
        <w:right w:val="none" w:sz="0" w:space="0" w:color="auto"/>
      </w:divBdr>
    </w:div>
    <w:div w:id="1960449855">
      <w:marLeft w:val="0"/>
      <w:marRight w:val="0"/>
      <w:marTop w:val="0"/>
      <w:marBottom w:val="0"/>
      <w:divBdr>
        <w:top w:val="none" w:sz="0" w:space="0" w:color="auto"/>
        <w:left w:val="none" w:sz="0" w:space="0" w:color="auto"/>
        <w:bottom w:val="none" w:sz="0" w:space="0" w:color="auto"/>
        <w:right w:val="none" w:sz="0" w:space="0" w:color="auto"/>
      </w:divBdr>
    </w:div>
    <w:div w:id="1960451224">
      <w:marLeft w:val="0"/>
      <w:marRight w:val="0"/>
      <w:marTop w:val="0"/>
      <w:marBottom w:val="0"/>
      <w:divBdr>
        <w:top w:val="none" w:sz="0" w:space="0" w:color="auto"/>
        <w:left w:val="none" w:sz="0" w:space="0" w:color="auto"/>
        <w:bottom w:val="none" w:sz="0" w:space="0" w:color="auto"/>
        <w:right w:val="none" w:sz="0" w:space="0" w:color="auto"/>
      </w:divBdr>
    </w:div>
    <w:div w:id="1960524601">
      <w:marLeft w:val="0"/>
      <w:marRight w:val="0"/>
      <w:marTop w:val="0"/>
      <w:marBottom w:val="0"/>
      <w:divBdr>
        <w:top w:val="none" w:sz="0" w:space="0" w:color="auto"/>
        <w:left w:val="none" w:sz="0" w:space="0" w:color="auto"/>
        <w:bottom w:val="none" w:sz="0" w:space="0" w:color="auto"/>
        <w:right w:val="none" w:sz="0" w:space="0" w:color="auto"/>
      </w:divBdr>
    </w:div>
    <w:div w:id="1960526379">
      <w:marLeft w:val="0"/>
      <w:marRight w:val="0"/>
      <w:marTop w:val="0"/>
      <w:marBottom w:val="0"/>
      <w:divBdr>
        <w:top w:val="none" w:sz="0" w:space="0" w:color="auto"/>
        <w:left w:val="none" w:sz="0" w:space="0" w:color="auto"/>
        <w:bottom w:val="none" w:sz="0" w:space="0" w:color="auto"/>
        <w:right w:val="none" w:sz="0" w:space="0" w:color="auto"/>
      </w:divBdr>
    </w:div>
    <w:div w:id="1960600802">
      <w:marLeft w:val="0"/>
      <w:marRight w:val="0"/>
      <w:marTop w:val="0"/>
      <w:marBottom w:val="0"/>
      <w:divBdr>
        <w:top w:val="none" w:sz="0" w:space="0" w:color="auto"/>
        <w:left w:val="none" w:sz="0" w:space="0" w:color="auto"/>
        <w:bottom w:val="none" w:sz="0" w:space="0" w:color="auto"/>
        <w:right w:val="none" w:sz="0" w:space="0" w:color="auto"/>
      </w:divBdr>
    </w:div>
    <w:div w:id="1960643897">
      <w:marLeft w:val="0"/>
      <w:marRight w:val="0"/>
      <w:marTop w:val="0"/>
      <w:marBottom w:val="0"/>
      <w:divBdr>
        <w:top w:val="none" w:sz="0" w:space="0" w:color="auto"/>
        <w:left w:val="none" w:sz="0" w:space="0" w:color="auto"/>
        <w:bottom w:val="none" w:sz="0" w:space="0" w:color="auto"/>
        <w:right w:val="none" w:sz="0" w:space="0" w:color="auto"/>
      </w:divBdr>
    </w:div>
    <w:div w:id="1960717934">
      <w:bodyDiv w:val="1"/>
      <w:marLeft w:val="0"/>
      <w:marRight w:val="0"/>
      <w:marTop w:val="0"/>
      <w:marBottom w:val="0"/>
      <w:divBdr>
        <w:top w:val="none" w:sz="0" w:space="0" w:color="auto"/>
        <w:left w:val="none" w:sz="0" w:space="0" w:color="auto"/>
        <w:bottom w:val="none" w:sz="0" w:space="0" w:color="auto"/>
        <w:right w:val="none" w:sz="0" w:space="0" w:color="auto"/>
      </w:divBdr>
    </w:div>
    <w:div w:id="1960800221">
      <w:marLeft w:val="0"/>
      <w:marRight w:val="0"/>
      <w:marTop w:val="0"/>
      <w:marBottom w:val="0"/>
      <w:divBdr>
        <w:top w:val="none" w:sz="0" w:space="0" w:color="auto"/>
        <w:left w:val="none" w:sz="0" w:space="0" w:color="auto"/>
        <w:bottom w:val="none" w:sz="0" w:space="0" w:color="auto"/>
        <w:right w:val="none" w:sz="0" w:space="0" w:color="auto"/>
      </w:divBdr>
    </w:div>
    <w:div w:id="1960866798">
      <w:marLeft w:val="0"/>
      <w:marRight w:val="0"/>
      <w:marTop w:val="0"/>
      <w:marBottom w:val="0"/>
      <w:divBdr>
        <w:top w:val="none" w:sz="0" w:space="0" w:color="auto"/>
        <w:left w:val="none" w:sz="0" w:space="0" w:color="auto"/>
        <w:bottom w:val="none" w:sz="0" w:space="0" w:color="auto"/>
        <w:right w:val="none" w:sz="0" w:space="0" w:color="auto"/>
      </w:divBdr>
    </w:div>
    <w:div w:id="1960867856">
      <w:marLeft w:val="0"/>
      <w:marRight w:val="0"/>
      <w:marTop w:val="0"/>
      <w:marBottom w:val="0"/>
      <w:divBdr>
        <w:top w:val="none" w:sz="0" w:space="0" w:color="auto"/>
        <w:left w:val="none" w:sz="0" w:space="0" w:color="auto"/>
        <w:bottom w:val="none" w:sz="0" w:space="0" w:color="auto"/>
        <w:right w:val="none" w:sz="0" w:space="0" w:color="auto"/>
      </w:divBdr>
    </w:div>
    <w:div w:id="1960992032">
      <w:marLeft w:val="0"/>
      <w:marRight w:val="0"/>
      <w:marTop w:val="0"/>
      <w:marBottom w:val="0"/>
      <w:divBdr>
        <w:top w:val="none" w:sz="0" w:space="0" w:color="auto"/>
        <w:left w:val="none" w:sz="0" w:space="0" w:color="auto"/>
        <w:bottom w:val="none" w:sz="0" w:space="0" w:color="auto"/>
        <w:right w:val="none" w:sz="0" w:space="0" w:color="auto"/>
      </w:divBdr>
    </w:div>
    <w:div w:id="1960993235">
      <w:marLeft w:val="0"/>
      <w:marRight w:val="0"/>
      <w:marTop w:val="0"/>
      <w:marBottom w:val="0"/>
      <w:divBdr>
        <w:top w:val="none" w:sz="0" w:space="0" w:color="auto"/>
        <w:left w:val="none" w:sz="0" w:space="0" w:color="auto"/>
        <w:bottom w:val="none" w:sz="0" w:space="0" w:color="auto"/>
        <w:right w:val="none" w:sz="0" w:space="0" w:color="auto"/>
      </w:divBdr>
    </w:div>
    <w:div w:id="1961060129">
      <w:marLeft w:val="0"/>
      <w:marRight w:val="0"/>
      <w:marTop w:val="0"/>
      <w:marBottom w:val="0"/>
      <w:divBdr>
        <w:top w:val="none" w:sz="0" w:space="0" w:color="auto"/>
        <w:left w:val="none" w:sz="0" w:space="0" w:color="auto"/>
        <w:bottom w:val="none" w:sz="0" w:space="0" w:color="auto"/>
        <w:right w:val="none" w:sz="0" w:space="0" w:color="auto"/>
      </w:divBdr>
    </w:div>
    <w:div w:id="1961108631">
      <w:marLeft w:val="0"/>
      <w:marRight w:val="0"/>
      <w:marTop w:val="0"/>
      <w:marBottom w:val="0"/>
      <w:divBdr>
        <w:top w:val="none" w:sz="0" w:space="0" w:color="auto"/>
        <w:left w:val="none" w:sz="0" w:space="0" w:color="auto"/>
        <w:bottom w:val="none" w:sz="0" w:space="0" w:color="auto"/>
        <w:right w:val="none" w:sz="0" w:space="0" w:color="auto"/>
      </w:divBdr>
    </w:div>
    <w:div w:id="1961185485">
      <w:marLeft w:val="0"/>
      <w:marRight w:val="0"/>
      <w:marTop w:val="0"/>
      <w:marBottom w:val="0"/>
      <w:divBdr>
        <w:top w:val="none" w:sz="0" w:space="0" w:color="auto"/>
        <w:left w:val="none" w:sz="0" w:space="0" w:color="auto"/>
        <w:bottom w:val="none" w:sz="0" w:space="0" w:color="auto"/>
        <w:right w:val="none" w:sz="0" w:space="0" w:color="auto"/>
      </w:divBdr>
    </w:div>
    <w:div w:id="1961187275">
      <w:marLeft w:val="0"/>
      <w:marRight w:val="0"/>
      <w:marTop w:val="0"/>
      <w:marBottom w:val="0"/>
      <w:divBdr>
        <w:top w:val="none" w:sz="0" w:space="0" w:color="auto"/>
        <w:left w:val="none" w:sz="0" w:space="0" w:color="auto"/>
        <w:bottom w:val="none" w:sz="0" w:space="0" w:color="auto"/>
        <w:right w:val="none" w:sz="0" w:space="0" w:color="auto"/>
      </w:divBdr>
    </w:div>
    <w:div w:id="1961256794">
      <w:marLeft w:val="0"/>
      <w:marRight w:val="0"/>
      <w:marTop w:val="0"/>
      <w:marBottom w:val="0"/>
      <w:divBdr>
        <w:top w:val="none" w:sz="0" w:space="0" w:color="auto"/>
        <w:left w:val="none" w:sz="0" w:space="0" w:color="auto"/>
        <w:bottom w:val="none" w:sz="0" w:space="0" w:color="auto"/>
        <w:right w:val="none" w:sz="0" w:space="0" w:color="auto"/>
      </w:divBdr>
    </w:div>
    <w:div w:id="1961371611">
      <w:marLeft w:val="0"/>
      <w:marRight w:val="0"/>
      <w:marTop w:val="0"/>
      <w:marBottom w:val="0"/>
      <w:divBdr>
        <w:top w:val="none" w:sz="0" w:space="0" w:color="auto"/>
        <w:left w:val="none" w:sz="0" w:space="0" w:color="auto"/>
        <w:bottom w:val="none" w:sz="0" w:space="0" w:color="auto"/>
        <w:right w:val="none" w:sz="0" w:space="0" w:color="auto"/>
      </w:divBdr>
    </w:div>
    <w:div w:id="1961493386">
      <w:marLeft w:val="0"/>
      <w:marRight w:val="0"/>
      <w:marTop w:val="0"/>
      <w:marBottom w:val="0"/>
      <w:divBdr>
        <w:top w:val="none" w:sz="0" w:space="0" w:color="auto"/>
        <w:left w:val="none" w:sz="0" w:space="0" w:color="auto"/>
        <w:bottom w:val="none" w:sz="0" w:space="0" w:color="auto"/>
        <w:right w:val="none" w:sz="0" w:space="0" w:color="auto"/>
      </w:divBdr>
    </w:div>
    <w:div w:id="1961524389">
      <w:marLeft w:val="0"/>
      <w:marRight w:val="0"/>
      <w:marTop w:val="0"/>
      <w:marBottom w:val="0"/>
      <w:divBdr>
        <w:top w:val="none" w:sz="0" w:space="0" w:color="auto"/>
        <w:left w:val="none" w:sz="0" w:space="0" w:color="auto"/>
        <w:bottom w:val="none" w:sz="0" w:space="0" w:color="auto"/>
        <w:right w:val="none" w:sz="0" w:space="0" w:color="auto"/>
      </w:divBdr>
    </w:div>
    <w:div w:id="1961566336">
      <w:marLeft w:val="0"/>
      <w:marRight w:val="0"/>
      <w:marTop w:val="0"/>
      <w:marBottom w:val="0"/>
      <w:divBdr>
        <w:top w:val="none" w:sz="0" w:space="0" w:color="auto"/>
        <w:left w:val="none" w:sz="0" w:space="0" w:color="auto"/>
        <w:bottom w:val="none" w:sz="0" w:space="0" w:color="auto"/>
        <w:right w:val="none" w:sz="0" w:space="0" w:color="auto"/>
      </w:divBdr>
    </w:div>
    <w:div w:id="1961840769">
      <w:marLeft w:val="0"/>
      <w:marRight w:val="0"/>
      <w:marTop w:val="0"/>
      <w:marBottom w:val="0"/>
      <w:divBdr>
        <w:top w:val="none" w:sz="0" w:space="0" w:color="auto"/>
        <w:left w:val="none" w:sz="0" w:space="0" w:color="auto"/>
        <w:bottom w:val="none" w:sz="0" w:space="0" w:color="auto"/>
        <w:right w:val="none" w:sz="0" w:space="0" w:color="auto"/>
      </w:divBdr>
    </w:div>
    <w:div w:id="1961912788">
      <w:marLeft w:val="0"/>
      <w:marRight w:val="0"/>
      <w:marTop w:val="0"/>
      <w:marBottom w:val="0"/>
      <w:divBdr>
        <w:top w:val="none" w:sz="0" w:space="0" w:color="auto"/>
        <w:left w:val="none" w:sz="0" w:space="0" w:color="auto"/>
        <w:bottom w:val="none" w:sz="0" w:space="0" w:color="auto"/>
        <w:right w:val="none" w:sz="0" w:space="0" w:color="auto"/>
      </w:divBdr>
    </w:div>
    <w:div w:id="1962027319">
      <w:marLeft w:val="0"/>
      <w:marRight w:val="0"/>
      <w:marTop w:val="0"/>
      <w:marBottom w:val="0"/>
      <w:divBdr>
        <w:top w:val="none" w:sz="0" w:space="0" w:color="auto"/>
        <w:left w:val="none" w:sz="0" w:space="0" w:color="auto"/>
        <w:bottom w:val="none" w:sz="0" w:space="0" w:color="auto"/>
        <w:right w:val="none" w:sz="0" w:space="0" w:color="auto"/>
      </w:divBdr>
    </w:div>
    <w:div w:id="1962028504">
      <w:bodyDiv w:val="1"/>
      <w:marLeft w:val="0"/>
      <w:marRight w:val="0"/>
      <w:marTop w:val="0"/>
      <w:marBottom w:val="0"/>
      <w:divBdr>
        <w:top w:val="none" w:sz="0" w:space="0" w:color="auto"/>
        <w:left w:val="none" w:sz="0" w:space="0" w:color="auto"/>
        <w:bottom w:val="none" w:sz="0" w:space="0" w:color="auto"/>
        <w:right w:val="none" w:sz="0" w:space="0" w:color="auto"/>
      </w:divBdr>
    </w:div>
    <w:div w:id="1962110481">
      <w:marLeft w:val="0"/>
      <w:marRight w:val="0"/>
      <w:marTop w:val="0"/>
      <w:marBottom w:val="0"/>
      <w:divBdr>
        <w:top w:val="none" w:sz="0" w:space="0" w:color="auto"/>
        <w:left w:val="none" w:sz="0" w:space="0" w:color="auto"/>
        <w:bottom w:val="none" w:sz="0" w:space="0" w:color="auto"/>
        <w:right w:val="none" w:sz="0" w:space="0" w:color="auto"/>
      </w:divBdr>
    </w:div>
    <w:div w:id="1962228730">
      <w:marLeft w:val="0"/>
      <w:marRight w:val="0"/>
      <w:marTop w:val="0"/>
      <w:marBottom w:val="0"/>
      <w:divBdr>
        <w:top w:val="none" w:sz="0" w:space="0" w:color="auto"/>
        <w:left w:val="none" w:sz="0" w:space="0" w:color="auto"/>
        <w:bottom w:val="none" w:sz="0" w:space="0" w:color="auto"/>
        <w:right w:val="none" w:sz="0" w:space="0" w:color="auto"/>
      </w:divBdr>
    </w:div>
    <w:div w:id="1962229395">
      <w:marLeft w:val="0"/>
      <w:marRight w:val="0"/>
      <w:marTop w:val="0"/>
      <w:marBottom w:val="0"/>
      <w:divBdr>
        <w:top w:val="none" w:sz="0" w:space="0" w:color="auto"/>
        <w:left w:val="none" w:sz="0" w:space="0" w:color="auto"/>
        <w:bottom w:val="none" w:sz="0" w:space="0" w:color="auto"/>
        <w:right w:val="none" w:sz="0" w:space="0" w:color="auto"/>
      </w:divBdr>
    </w:div>
    <w:div w:id="1962296147">
      <w:marLeft w:val="0"/>
      <w:marRight w:val="0"/>
      <w:marTop w:val="0"/>
      <w:marBottom w:val="0"/>
      <w:divBdr>
        <w:top w:val="none" w:sz="0" w:space="0" w:color="auto"/>
        <w:left w:val="none" w:sz="0" w:space="0" w:color="auto"/>
        <w:bottom w:val="none" w:sz="0" w:space="0" w:color="auto"/>
        <w:right w:val="none" w:sz="0" w:space="0" w:color="auto"/>
      </w:divBdr>
    </w:div>
    <w:div w:id="1962298155">
      <w:marLeft w:val="0"/>
      <w:marRight w:val="0"/>
      <w:marTop w:val="0"/>
      <w:marBottom w:val="0"/>
      <w:divBdr>
        <w:top w:val="none" w:sz="0" w:space="0" w:color="auto"/>
        <w:left w:val="none" w:sz="0" w:space="0" w:color="auto"/>
        <w:bottom w:val="none" w:sz="0" w:space="0" w:color="auto"/>
        <w:right w:val="none" w:sz="0" w:space="0" w:color="auto"/>
      </w:divBdr>
    </w:div>
    <w:div w:id="1962304841">
      <w:marLeft w:val="0"/>
      <w:marRight w:val="0"/>
      <w:marTop w:val="0"/>
      <w:marBottom w:val="0"/>
      <w:divBdr>
        <w:top w:val="none" w:sz="0" w:space="0" w:color="auto"/>
        <w:left w:val="none" w:sz="0" w:space="0" w:color="auto"/>
        <w:bottom w:val="none" w:sz="0" w:space="0" w:color="auto"/>
        <w:right w:val="none" w:sz="0" w:space="0" w:color="auto"/>
      </w:divBdr>
    </w:div>
    <w:div w:id="1962417600">
      <w:marLeft w:val="0"/>
      <w:marRight w:val="0"/>
      <w:marTop w:val="0"/>
      <w:marBottom w:val="0"/>
      <w:divBdr>
        <w:top w:val="none" w:sz="0" w:space="0" w:color="auto"/>
        <w:left w:val="none" w:sz="0" w:space="0" w:color="auto"/>
        <w:bottom w:val="none" w:sz="0" w:space="0" w:color="auto"/>
        <w:right w:val="none" w:sz="0" w:space="0" w:color="auto"/>
      </w:divBdr>
    </w:div>
    <w:div w:id="1962492850">
      <w:marLeft w:val="0"/>
      <w:marRight w:val="0"/>
      <w:marTop w:val="0"/>
      <w:marBottom w:val="0"/>
      <w:divBdr>
        <w:top w:val="none" w:sz="0" w:space="0" w:color="auto"/>
        <w:left w:val="none" w:sz="0" w:space="0" w:color="auto"/>
        <w:bottom w:val="none" w:sz="0" w:space="0" w:color="auto"/>
        <w:right w:val="none" w:sz="0" w:space="0" w:color="auto"/>
      </w:divBdr>
    </w:div>
    <w:div w:id="1962493085">
      <w:marLeft w:val="0"/>
      <w:marRight w:val="0"/>
      <w:marTop w:val="0"/>
      <w:marBottom w:val="0"/>
      <w:divBdr>
        <w:top w:val="none" w:sz="0" w:space="0" w:color="auto"/>
        <w:left w:val="none" w:sz="0" w:space="0" w:color="auto"/>
        <w:bottom w:val="none" w:sz="0" w:space="0" w:color="auto"/>
        <w:right w:val="none" w:sz="0" w:space="0" w:color="auto"/>
      </w:divBdr>
    </w:div>
    <w:div w:id="1962568361">
      <w:marLeft w:val="0"/>
      <w:marRight w:val="0"/>
      <w:marTop w:val="0"/>
      <w:marBottom w:val="0"/>
      <w:divBdr>
        <w:top w:val="none" w:sz="0" w:space="0" w:color="auto"/>
        <w:left w:val="none" w:sz="0" w:space="0" w:color="auto"/>
        <w:bottom w:val="none" w:sz="0" w:space="0" w:color="auto"/>
        <w:right w:val="none" w:sz="0" w:space="0" w:color="auto"/>
      </w:divBdr>
    </w:div>
    <w:div w:id="1962607938">
      <w:marLeft w:val="0"/>
      <w:marRight w:val="0"/>
      <w:marTop w:val="0"/>
      <w:marBottom w:val="0"/>
      <w:divBdr>
        <w:top w:val="none" w:sz="0" w:space="0" w:color="auto"/>
        <w:left w:val="none" w:sz="0" w:space="0" w:color="auto"/>
        <w:bottom w:val="none" w:sz="0" w:space="0" w:color="auto"/>
        <w:right w:val="none" w:sz="0" w:space="0" w:color="auto"/>
      </w:divBdr>
    </w:div>
    <w:div w:id="1962764654">
      <w:marLeft w:val="0"/>
      <w:marRight w:val="0"/>
      <w:marTop w:val="0"/>
      <w:marBottom w:val="0"/>
      <w:divBdr>
        <w:top w:val="none" w:sz="0" w:space="0" w:color="auto"/>
        <w:left w:val="none" w:sz="0" w:space="0" w:color="auto"/>
        <w:bottom w:val="none" w:sz="0" w:space="0" w:color="auto"/>
        <w:right w:val="none" w:sz="0" w:space="0" w:color="auto"/>
      </w:divBdr>
    </w:div>
    <w:div w:id="1962806603">
      <w:marLeft w:val="0"/>
      <w:marRight w:val="0"/>
      <w:marTop w:val="0"/>
      <w:marBottom w:val="0"/>
      <w:divBdr>
        <w:top w:val="none" w:sz="0" w:space="0" w:color="auto"/>
        <w:left w:val="none" w:sz="0" w:space="0" w:color="auto"/>
        <w:bottom w:val="none" w:sz="0" w:space="0" w:color="auto"/>
        <w:right w:val="none" w:sz="0" w:space="0" w:color="auto"/>
      </w:divBdr>
    </w:div>
    <w:div w:id="1962807441">
      <w:marLeft w:val="0"/>
      <w:marRight w:val="0"/>
      <w:marTop w:val="0"/>
      <w:marBottom w:val="0"/>
      <w:divBdr>
        <w:top w:val="none" w:sz="0" w:space="0" w:color="auto"/>
        <w:left w:val="none" w:sz="0" w:space="0" w:color="auto"/>
        <w:bottom w:val="none" w:sz="0" w:space="0" w:color="auto"/>
        <w:right w:val="none" w:sz="0" w:space="0" w:color="auto"/>
      </w:divBdr>
    </w:div>
    <w:div w:id="1963073992">
      <w:marLeft w:val="0"/>
      <w:marRight w:val="0"/>
      <w:marTop w:val="0"/>
      <w:marBottom w:val="0"/>
      <w:divBdr>
        <w:top w:val="none" w:sz="0" w:space="0" w:color="auto"/>
        <w:left w:val="none" w:sz="0" w:space="0" w:color="auto"/>
        <w:bottom w:val="none" w:sz="0" w:space="0" w:color="auto"/>
        <w:right w:val="none" w:sz="0" w:space="0" w:color="auto"/>
      </w:divBdr>
    </w:div>
    <w:div w:id="1963221185">
      <w:marLeft w:val="0"/>
      <w:marRight w:val="0"/>
      <w:marTop w:val="0"/>
      <w:marBottom w:val="0"/>
      <w:divBdr>
        <w:top w:val="none" w:sz="0" w:space="0" w:color="auto"/>
        <w:left w:val="none" w:sz="0" w:space="0" w:color="auto"/>
        <w:bottom w:val="none" w:sz="0" w:space="0" w:color="auto"/>
        <w:right w:val="none" w:sz="0" w:space="0" w:color="auto"/>
      </w:divBdr>
    </w:div>
    <w:div w:id="1963266523">
      <w:marLeft w:val="0"/>
      <w:marRight w:val="0"/>
      <w:marTop w:val="0"/>
      <w:marBottom w:val="0"/>
      <w:divBdr>
        <w:top w:val="none" w:sz="0" w:space="0" w:color="auto"/>
        <w:left w:val="none" w:sz="0" w:space="0" w:color="auto"/>
        <w:bottom w:val="none" w:sz="0" w:space="0" w:color="auto"/>
        <w:right w:val="none" w:sz="0" w:space="0" w:color="auto"/>
      </w:divBdr>
    </w:div>
    <w:div w:id="1963268663">
      <w:marLeft w:val="0"/>
      <w:marRight w:val="0"/>
      <w:marTop w:val="0"/>
      <w:marBottom w:val="0"/>
      <w:divBdr>
        <w:top w:val="none" w:sz="0" w:space="0" w:color="auto"/>
        <w:left w:val="none" w:sz="0" w:space="0" w:color="auto"/>
        <w:bottom w:val="none" w:sz="0" w:space="0" w:color="auto"/>
        <w:right w:val="none" w:sz="0" w:space="0" w:color="auto"/>
      </w:divBdr>
    </w:div>
    <w:div w:id="1963412486">
      <w:marLeft w:val="0"/>
      <w:marRight w:val="0"/>
      <w:marTop w:val="0"/>
      <w:marBottom w:val="0"/>
      <w:divBdr>
        <w:top w:val="none" w:sz="0" w:space="0" w:color="auto"/>
        <w:left w:val="none" w:sz="0" w:space="0" w:color="auto"/>
        <w:bottom w:val="none" w:sz="0" w:space="0" w:color="auto"/>
        <w:right w:val="none" w:sz="0" w:space="0" w:color="auto"/>
      </w:divBdr>
    </w:div>
    <w:div w:id="1963413799">
      <w:marLeft w:val="0"/>
      <w:marRight w:val="0"/>
      <w:marTop w:val="0"/>
      <w:marBottom w:val="0"/>
      <w:divBdr>
        <w:top w:val="none" w:sz="0" w:space="0" w:color="auto"/>
        <w:left w:val="none" w:sz="0" w:space="0" w:color="auto"/>
        <w:bottom w:val="none" w:sz="0" w:space="0" w:color="auto"/>
        <w:right w:val="none" w:sz="0" w:space="0" w:color="auto"/>
      </w:divBdr>
    </w:div>
    <w:div w:id="1963487968">
      <w:marLeft w:val="0"/>
      <w:marRight w:val="0"/>
      <w:marTop w:val="0"/>
      <w:marBottom w:val="0"/>
      <w:divBdr>
        <w:top w:val="none" w:sz="0" w:space="0" w:color="auto"/>
        <w:left w:val="none" w:sz="0" w:space="0" w:color="auto"/>
        <w:bottom w:val="none" w:sz="0" w:space="0" w:color="auto"/>
        <w:right w:val="none" w:sz="0" w:space="0" w:color="auto"/>
      </w:divBdr>
    </w:div>
    <w:div w:id="1963531943">
      <w:marLeft w:val="0"/>
      <w:marRight w:val="0"/>
      <w:marTop w:val="0"/>
      <w:marBottom w:val="0"/>
      <w:divBdr>
        <w:top w:val="none" w:sz="0" w:space="0" w:color="auto"/>
        <w:left w:val="none" w:sz="0" w:space="0" w:color="auto"/>
        <w:bottom w:val="none" w:sz="0" w:space="0" w:color="auto"/>
        <w:right w:val="none" w:sz="0" w:space="0" w:color="auto"/>
      </w:divBdr>
    </w:div>
    <w:div w:id="1963605860">
      <w:marLeft w:val="0"/>
      <w:marRight w:val="0"/>
      <w:marTop w:val="0"/>
      <w:marBottom w:val="0"/>
      <w:divBdr>
        <w:top w:val="none" w:sz="0" w:space="0" w:color="auto"/>
        <w:left w:val="none" w:sz="0" w:space="0" w:color="auto"/>
        <w:bottom w:val="none" w:sz="0" w:space="0" w:color="auto"/>
        <w:right w:val="none" w:sz="0" w:space="0" w:color="auto"/>
      </w:divBdr>
    </w:div>
    <w:div w:id="1963608450">
      <w:marLeft w:val="0"/>
      <w:marRight w:val="0"/>
      <w:marTop w:val="0"/>
      <w:marBottom w:val="0"/>
      <w:divBdr>
        <w:top w:val="none" w:sz="0" w:space="0" w:color="auto"/>
        <w:left w:val="none" w:sz="0" w:space="0" w:color="auto"/>
        <w:bottom w:val="none" w:sz="0" w:space="0" w:color="auto"/>
        <w:right w:val="none" w:sz="0" w:space="0" w:color="auto"/>
      </w:divBdr>
    </w:div>
    <w:div w:id="1963608612">
      <w:marLeft w:val="0"/>
      <w:marRight w:val="0"/>
      <w:marTop w:val="0"/>
      <w:marBottom w:val="0"/>
      <w:divBdr>
        <w:top w:val="none" w:sz="0" w:space="0" w:color="auto"/>
        <w:left w:val="none" w:sz="0" w:space="0" w:color="auto"/>
        <w:bottom w:val="none" w:sz="0" w:space="0" w:color="auto"/>
        <w:right w:val="none" w:sz="0" w:space="0" w:color="auto"/>
      </w:divBdr>
    </w:div>
    <w:div w:id="1963657968">
      <w:marLeft w:val="0"/>
      <w:marRight w:val="0"/>
      <w:marTop w:val="0"/>
      <w:marBottom w:val="0"/>
      <w:divBdr>
        <w:top w:val="none" w:sz="0" w:space="0" w:color="auto"/>
        <w:left w:val="none" w:sz="0" w:space="0" w:color="auto"/>
        <w:bottom w:val="none" w:sz="0" w:space="0" w:color="auto"/>
        <w:right w:val="none" w:sz="0" w:space="0" w:color="auto"/>
      </w:divBdr>
    </w:div>
    <w:div w:id="1963878313">
      <w:marLeft w:val="0"/>
      <w:marRight w:val="0"/>
      <w:marTop w:val="0"/>
      <w:marBottom w:val="0"/>
      <w:divBdr>
        <w:top w:val="none" w:sz="0" w:space="0" w:color="auto"/>
        <w:left w:val="none" w:sz="0" w:space="0" w:color="auto"/>
        <w:bottom w:val="none" w:sz="0" w:space="0" w:color="auto"/>
        <w:right w:val="none" w:sz="0" w:space="0" w:color="auto"/>
      </w:divBdr>
    </w:div>
    <w:div w:id="1963881634">
      <w:marLeft w:val="0"/>
      <w:marRight w:val="0"/>
      <w:marTop w:val="0"/>
      <w:marBottom w:val="0"/>
      <w:divBdr>
        <w:top w:val="none" w:sz="0" w:space="0" w:color="auto"/>
        <w:left w:val="none" w:sz="0" w:space="0" w:color="auto"/>
        <w:bottom w:val="none" w:sz="0" w:space="0" w:color="auto"/>
        <w:right w:val="none" w:sz="0" w:space="0" w:color="auto"/>
      </w:divBdr>
    </w:div>
    <w:div w:id="1963881971">
      <w:marLeft w:val="0"/>
      <w:marRight w:val="0"/>
      <w:marTop w:val="0"/>
      <w:marBottom w:val="0"/>
      <w:divBdr>
        <w:top w:val="none" w:sz="0" w:space="0" w:color="auto"/>
        <w:left w:val="none" w:sz="0" w:space="0" w:color="auto"/>
        <w:bottom w:val="none" w:sz="0" w:space="0" w:color="auto"/>
        <w:right w:val="none" w:sz="0" w:space="0" w:color="auto"/>
      </w:divBdr>
    </w:div>
    <w:div w:id="1963995725">
      <w:marLeft w:val="0"/>
      <w:marRight w:val="0"/>
      <w:marTop w:val="0"/>
      <w:marBottom w:val="0"/>
      <w:divBdr>
        <w:top w:val="none" w:sz="0" w:space="0" w:color="auto"/>
        <w:left w:val="none" w:sz="0" w:space="0" w:color="auto"/>
        <w:bottom w:val="none" w:sz="0" w:space="0" w:color="auto"/>
        <w:right w:val="none" w:sz="0" w:space="0" w:color="auto"/>
      </w:divBdr>
    </w:div>
    <w:div w:id="1963997251">
      <w:marLeft w:val="0"/>
      <w:marRight w:val="0"/>
      <w:marTop w:val="0"/>
      <w:marBottom w:val="0"/>
      <w:divBdr>
        <w:top w:val="none" w:sz="0" w:space="0" w:color="auto"/>
        <w:left w:val="none" w:sz="0" w:space="0" w:color="auto"/>
        <w:bottom w:val="none" w:sz="0" w:space="0" w:color="auto"/>
        <w:right w:val="none" w:sz="0" w:space="0" w:color="auto"/>
      </w:divBdr>
    </w:div>
    <w:div w:id="1963999639">
      <w:marLeft w:val="0"/>
      <w:marRight w:val="0"/>
      <w:marTop w:val="0"/>
      <w:marBottom w:val="0"/>
      <w:divBdr>
        <w:top w:val="none" w:sz="0" w:space="0" w:color="auto"/>
        <w:left w:val="none" w:sz="0" w:space="0" w:color="auto"/>
        <w:bottom w:val="none" w:sz="0" w:space="0" w:color="auto"/>
        <w:right w:val="none" w:sz="0" w:space="0" w:color="auto"/>
      </w:divBdr>
    </w:div>
    <w:div w:id="1964075446">
      <w:marLeft w:val="0"/>
      <w:marRight w:val="0"/>
      <w:marTop w:val="0"/>
      <w:marBottom w:val="0"/>
      <w:divBdr>
        <w:top w:val="none" w:sz="0" w:space="0" w:color="auto"/>
        <w:left w:val="none" w:sz="0" w:space="0" w:color="auto"/>
        <w:bottom w:val="none" w:sz="0" w:space="0" w:color="auto"/>
        <w:right w:val="none" w:sz="0" w:space="0" w:color="auto"/>
      </w:divBdr>
    </w:div>
    <w:div w:id="1964186108">
      <w:marLeft w:val="0"/>
      <w:marRight w:val="0"/>
      <w:marTop w:val="0"/>
      <w:marBottom w:val="0"/>
      <w:divBdr>
        <w:top w:val="none" w:sz="0" w:space="0" w:color="auto"/>
        <w:left w:val="none" w:sz="0" w:space="0" w:color="auto"/>
        <w:bottom w:val="none" w:sz="0" w:space="0" w:color="auto"/>
        <w:right w:val="none" w:sz="0" w:space="0" w:color="auto"/>
      </w:divBdr>
    </w:div>
    <w:div w:id="1964188078">
      <w:marLeft w:val="0"/>
      <w:marRight w:val="0"/>
      <w:marTop w:val="0"/>
      <w:marBottom w:val="0"/>
      <w:divBdr>
        <w:top w:val="none" w:sz="0" w:space="0" w:color="auto"/>
        <w:left w:val="none" w:sz="0" w:space="0" w:color="auto"/>
        <w:bottom w:val="none" w:sz="0" w:space="0" w:color="auto"/>
        <w:right w:val="none" w:sz="0" w:space="0" w:color="auto"/>
      </w:divBdr>
    </w:div>
    <w:div w:id="1964188718">
      <w:marLeft w:val="0"/>
      <w:marRight w:val="0"/>
      <w:marTop w:val="0"/>
      <w:marBottom w:val="0"/>
      <w:divBdr>
        <w:top w:val="none" w:sz="0" w:space="0" w:color="auto"/>
        <w:left w:val="none" w:sz="0" w:space="0" w:color="auto"/>
        <w:bottom w:val="none" w:sz="0" w:space="0" w:color="auto"/>
        <w:right w:val="none" w:sz="0" w:space="0" w:color="auto"/>
      </w:divBdr>
    </w:div>
    <w:div w:id="1964194011">
      <w:marLeft w:val="0"/>
      <w:marRight w:val="0"/>
      <w:marTop w:val="0"/>
      <w:marBottom w:val="0"/>
      <w:divBdr>
        <w:top w:val="none" w:sz="0" w:space="0" w:color="auto"/>
        <w:left w:val="none" w:sz="0" w:space="0" w:color="auto"/>
        <w:bottom w:val="none" w:sz="0" w:space="0" w:color="auto"/>
        <w:right w:val="none" w:sz="0" w:space="0" w:color="auto"/>
      </w:divBdr>
    </w:div>
    <w:div w:id="1964311689">
      <w:marLeft w:val="0"/>
      <w:marRight w:val="0"/>
      <w:marTop w:val="0"/>
      <w:marBottom w:val="0"/>
      <w:divBdr>
        <w:top w:val="none" w:sz="0" w:space="0" w:color="auto"/>
        <w:left w:val="none" w:sz="0" w:space="0" w:color="auto"/>
        <w:bottom w:val="none" w:sz="0" w:space="0" w:color="auto"/>
        <w:right w:val="none" w:sz="0" w:space="0" w:color="auto"/>
      </w:divBdr>
    </w:div>
    <w:div w:id="1964341522">
      <w:marLeft w:val="0"/>
      <w:marRight w:val="0"/>
      <w:marTop w:val="0"/>
      <w:marBottom w:val="0"/>
      <w:divBdr>
        <w:top w:val="none" w:sz="0" w:space="0" w:color="auto"/>
        <w:left w:val="none" w:sz="0" w:space="0" w:color="auto"/>
        <w:bottom w:val="none" w:sz="0" w:space="0" w:color="auto"/>
        <w:right w:val="none" w:sz="0" w:space="0" w:color="auto"/>
      </w:divBdr>
    </w:div>
    <w:div w:id="1964342790">
      <w:marLeft w:val="0"/>
      <w:marRight w:val="0"/>
      <w:marTop w:val="0"/>
      <w:marBottom w:val="0"/>
      <w:divBdr>
        <w:top w:val="none" w:sz="0" w:space="0" w:color="auto"/>
        <w:left w:val="none" w:sz="0" w:space="0" w:color="auto"/>
        <w:bottom w:val="none" w:sz="0" w:space="0" w:color="auto"/>
        <w:right w:val="none" w:sz="0" w:space="0" w:color="auto"/>
      </w:divBdr>
    </w:div>
    <w:div w:id="1964379491">
      <w:marLeft w:val="0"/>
      <w:marRight w:val="0"/>
      <w:marTop w:val="0"/>
      <w:marBottom w:val="0"/>
      <w:divBdr>
        <w:top w:val="none" w:sz="0" w:space="0" w:color="auto"/>
        <w:left w:val="none" w:sz="0" w:space="0" w:color="auto"/>
        <w:bottom w:val="none" w:sz="0" w:space="0" w:color="auto"/>
        <w:right w:val="none" w:sz="0" w:space="0" w:color="auto"/>
      </w:divBdr>
    </w:div>
    <w:div w:id="1964382750">
      <w:marLeft w:val="0"/>
      <w:marRight w:val="0"/>
      <w:marTop w:val="0"/>
      <w:marBottom w:val="0"/>
      <w:divBdr>
        <w:top w:val="none" w:sz="0" w:space="0" w:color="auto"/>
        <w:left w:val="none" w:sz="0" w:space="0" w:color="auto"/>
        <w:bottom w:val="none" w:sz="0" w:space="0" w:color="auto"/>
        <w:right w:val="none" w:sz="0" w:space="0" w:color="auto"/>
      </w:divBdr>
    </w:div>
    <w:div w:id="1964385043">
      <w:bodyDiv w:val="1"/>
      <w:marLeft w:val="0"/>
      <w:marRight w:val="0"/>
      <w:marTop w:val="0"/>
      <w:marBottom w:val="0"/>
      <w:divBdr>
        <w:top w:val="none" w:sz="0" w:space="0" w:color="auto"/>
        <w:left w:val="none" w:sz="0" w:space="0" w:color="auto"/>
        <w:bottom w:val="none" w:sz="0" w:space="0" w:color="auto"/>
        <w:right w:val="none" w:sz="0" w:space="0" w:color="auto"/>
      </w:divBdr>
    </w:div>
    <w:div w:id="1964387443">
      <w:marLeft w:val="0"/>
      <w:marRight w:val="0"/>
      <w:marTop w:val="0"/>
      <w:marBottom w:val="0"/>
      <w:divBdr>
        <w:top w:val="none" w:sz="0" w:space="0" w:color="auto"/>
        <w:left w:val="none" w:sz="0" w:space="0" w:color="auto"/>
        <w:bottom w:val="none" w:sz="0" w:space="0" w:color="auto"/>
        <w:right w:val="none" w:sz="0" w:space="0" w:color="auto"/>
      </w:divBdr>
    </w:div>
    <w:div w:id="1964530965">
      <w:marLeft w:val="0"/>
      <w:marRight w:val="0"/>
      <w:marTop w:val="0"/>
      <w:marBottom w:val="0"/>
      <w:divBdr>
        <w:top w:val="none" w:sz="0" w:space="0" w:color="auto"/>
        <w:left w:val="none" w:sz="0" w:space="0" w:color="auto"/>
        <w:bottom w:val="none" w:sz="0" w:space="0" w:color="auto"/>
        <w:right w:val="none" w:sz="0" w:space="0" w:color="auto"/>
      </w:divBdr>
    </w:div>
    <w:div w:id="1964536519">
      <w:marLeft w:val="0"/>
      <w:marRight w:val="0"/>
      <w:marTop w:val="0"/>
      <w:marBottom w:val="0"/>
      <w:divBdr>
        <w:top w:val="none" w:sz="0" w:space="0" w:color="auto"/>
        <w:left w:val="none" w:sz="0" w:space="0" w:color="auto"/>
        <w:bottom w:val="none" w:sz="0" w:space="0" w:color="auto"/>
        <w:right w:val="none" w:sz="0" w:space="0" w:color="auto"/>
      </w:divBdr>
    </w:div>
    <w:div w:id="1964538015">
      <w:marLeft w:val="0"/>
      <w:marRight w:val="0"/>
      <w:marTop w:val="0"/>
      <w:marBottom w:val="0"/>
      <w:divBdr>
        <w:top w:val="none" w:sz="0" w:space="0" w:color="auto"/>
        <w:left w:val="none" w:sz="0" w:space="0" w:color="auto"/>
        <w:bottom w:val="none" w:sz="0" w:space="0" w:color="auto"/>
        <w:right w:val="none" w:sz="0" w:space="0" w:color="auto"/>
      </w:divBdr>
    </w:div>
    <w:div w:id="1964774056">
      <w:marLeft w:val="0"/>
      <w:marRight w:val="0"/>
      <w:marTop w:val="0"/>
      <w:marBottom w:val="0"/>
      <w:divBdr>
        <w:top w:val="none" w:sz="0" w:space="0" w:color="auto"/>
        <w:left w:val="none" w:sz="0" w:space="0" w:color="auto"/>
        <w:bottom w:val="none" w:sz="0" w:space="0" w:color="auto"/>
        <w:right w:val="none" w:sz="0" w:space="0" w:color="auto"/>
      </w:divBdr>
    </w:div>
    <w:div w:id="1964841477">
      <w:marLeft w:val="0"/>
      <w:marRight w:val="0"/>
      <w:marTop w:val="0"/>
      <w:marBottom w:val="0"/>
      <w:divBdr>
        <w:top w:val="none" w:sz="0" w:space="0" w:color="auto"/>
        <w:left w:val="none" w:sz="0" w:space="0" w:color="auto"/>
        <w:bottom w:val="none" w:sz="0" w:space="0" w:color="auto"/>
        <w:right w:val="none" w:sz="0" w:space="0" w:color="auto"/>
      </w:divBdr>
    </w:div>
    <w:div w:id="1964916640">
      <w:marLeft w:val="0"/>
      <w:marRight w:val="0"/>
      <w:marTop w:val="0"/>
      <w:marBottom w:val="0"/>
      <w:divBdr>
        <w:top w:val="none" w:sz="0" w:space="0" w:color="auto"/>
        <w:left w:val="none" w:sz="0" w:space="0" w:color="auto"/>
        <w:bottom w:val="none" w:sz="0" w:space="0" w:color="auto"/>
        <w:right w:val="none" w:sz="0" w:space="0" w:color="auto"/>
      </w:divBdr>
    </w:div>
    <w:div w:id="1964920417">
      <w:marLeft w:val="0"/>
      <w:marRight w:val="0"/>
      <w:marTop w:val="0"/>
      <w:marBottom w:val="0"/>
      <w:divBdr>
        <w:top w:val="none" w:sz="0" w:space="0" w:color="auto"/>
        <w:left w:val="none" w:sz="0" w:space="0" w:color="auto"/>
        <w:bottom w:val="none" w:sz="0" w:space="0" w:color="auto"/>
        <w:right w:val="none" w:sz="0" w:space="0" w:color="auto"/>
      </w:divBdr>
    </w:div>
    <w:div w:id="1964966768">
      <w:marLeft w:val="0"/>
      <w:marRight w:val="0"/>
      <w:marTop w:val="0"/>
      <w:marBottom w:val="0"/>
      <w:divBdr>
        <w:top w:val="none" w:sz="0" w:space="0" w:color="auto"/>
        <w:left w:val="none" w:sz="0" w:space="0" w:color="auto"/>
        <w:bottom w:val="none" w:sz="0" w:space="0" w:color="auto"/>
        <w:right w:val="none" w:sz="0" w:space="0" w:color="auto"/>
      </w:divBdr>
    </w:div>
    <w:div w:id="1965040589">
      <w:marLeft w:val="0"/>
      <w:marRight w:val="0"/>
      <w:marTop w:val="0"/>
      <w:marBottom w:val="0"/>
      <w:divBdr>
        <w:top w:val="none" w:sz="0" w:space="0" w:color="auto"/>
        <w:left w:val="none" w:sz="0" w:space="0" w:color="auto"/>
        <w:bottom w:val="none" w:sz="0" w:space="0" w:color="auto"/>
        <w:right w:val="none" w:sz="0" w:space="0" w:color="auto"/>
      </w:divBdr>
    </w:div>
    <w:div w:id="1965114953">
      <w:marLeft w:val="0"/>
      <w:marRight w:val="0"/>
      <w:marTop w:val="0"/>
      <w:marBottom w:val="0"/>
      <w:divBdr>
        <w:top w:val="none" w:sz="0" w:space="0" w:color="auto"/>
        <w:left w:val="none" w:sz="0" w:space="0" w:color="auto"/>
        <w:bottom w:val="none" w:sz="0" w:space="0" w:color="auto"/>
        <w:right w:val="none" w:sz="0" w:space="0" w:color="auto"/>
      </w:divBdr>
    </w:div>
    <w:div w:id="1965305520">
      <w:marLeft w:val="0"/>
      <w:marRight w:val="0"/>
      <w:marTop w:val="0"/>
      <w:marBottom w:val="0"/>
      <w:divBdr>
        <w:top w:val="none" w:sz="0" w:space="0" w:color="auto"/>
        <w:left w:val="none" w:sz="0" w:space="0" w:color="auto"/>
        <w:bottom w:val="none" w:sz="0" w:space="0" w:color="auto"/>
        <w:right w:val="none" w:sz="0" w:space="0" w:color="auto"/>
      </w:divBdr>
    </w:div>
    <w:div w:id="1965308357">
      <w:marLeft w:val="0"/>
      <w:marRight w:val="0"/>
      <w:marTop w:val="0"/>
      <w:marBottom w:val="0"/>
      <w:divBdr>
        <w:top w:val="none" w:sz="0" w:space="0" w:color="auto"/>
        <w:left w:val="none" w:sz="0" w:space="0" w:color="auto"/>
        <w:bottom w:val="none" w:sz="0" w:space="0" w:color="auto"/>
        <w:right w:val="none" w:sz="0" w:space="0" w:color="auto"/>
      </w:divBdr>
    </w:div>
    <w:div w:id="1965429401">
      <w:marLeft w:val="0"/>
      <w:marRight w:val="0"/>
      <w:marTop w:val="0"/>
      <w:marBottom w:val="0"/>
      <w:divBdr>
        <w:top w:val="none" w:sz="0" w:space="0" w:color="auto"/>
        <w:left w:val="none" w:sz="0" w:space="0" w:color="auto"/>
        <w:bottom w:val="none" w:sz="0" w:space="0" w:color="auto"/>
        <w:right w:val="none" w:sz="0" w:space="0" w:color="auto"/>
      </w:divBdr>
    </w:div>
    <w:div w:id="1965504083">
      <w:marLeft w:val="0"/>
      <w:marRight w:val="0"/>
      <w:marTop w:val="0"/>
      <w:marBottom w:val="0"/>
      <w:divBdr>
        <w:top w:val="none" w:sz="0" w:space="0" w:color="auto"/>
        <w:left w:val="none" w:sz="0" w:space="0" w:color="auto"/>
        <w:bottom w:val="none" w:sz="0" w:space="0" w:color="auto"/>
        <w:right w:val="none" w:sz="0" w:space="0" w:color="auto"/>
      </w:divBdr>
    </w:div>
    <w:div w:id="1965690295">
      <w:marLeft w:val="0"/>
      <w:marRight w:val="0"/>
      <w:marTop w:val="0"/>
      <w:marBottom w:val="0"/>
      <w:divBdr>
        <w:top w:val="none" w:sz="0" w:space="0" w:color="auto"/>
        <w:left w:val="none" w:sz="0" w:space="0" w:color="auto"/>
        <w:bottom w:val="none" w:sz="0" w:space="0" w:color="auto"/>
        <w:right w:val="none" w:sz="0" w:space="0" w:color="auto"/>
      </w:divBdr>
    </w:div>
    <w:div w:id="1965767124">
      <w:marLeft w:val="0"/>
      <w:marRight w:val="0"/>
      <w:marTop w:val="0"/>
      <w:marBottom w:val="0"/>
      <w:divBdr>
        <w:top w:val="none" w:sz="0" w:space="0" w:color="auto"/>
        <w:left w:val="none" w:sz="0" w:space="0" w:color="auto"/>
        <w:bottom w:val="none" w:sz="0" w:space="0" w:color="auto"/>
        <w:right w:val="none" w:sz="0" w:space="0" w:color="auto"/>
      </w:divBdr>
    </w:div>
    <w:div w:id="1965772158">
      <w:marLeft w:val="0"/>
      <w:marRight w:val="0"/>
      <w:marTop w:val="0"/>
      <w:marBottom w:val="0"/>
      <w:divBdr>
        <w:top w:val="none" w:sz="0" w:space="0" w:color="auto"/>
        <w:left w:val="none" w:sz="0" w:space="0" w:color="auto"/>
        <w:bottom w:val="none" w:sz="0" w:space="0" w:color="auto"/>
        <w:right w:val="none" w:sz="0" w:space="0" w:color="auto"/>
      </w:divBdr>
    </w:div>
    <w:div w:id="1965848697">
      <w:marLeft w:val="0"/>
      <w:marRight w:val="0"/>
      <w:marTop w:val="0"/>
      <w:marBottom w:val="0"/>
      <w:divBdr>
        <w:top w:val="none" w:sz="0" w:space="0" w:color="auto"/>
        <w:left w:val="none" w:sz="0" w:space="0" w:color="auto"/>
        <w:bottom w:val="none" w:sz="0" w:space="0" w:color="auto"/>
        <w:right w:val="none" w:sz="0" w:space="0" w:color="auto"/>
      </w:divBdr>
    </w:div>
    <w:div w:id="1965889421">
      <w:marLeft w:val="0"/>
      <w:marRight w:val="0"/>
      <w:marTop w:val="0"/>
      <w:marBottom w:val="0"/>
      <w:divBdr>
        <w:top w:val="none" w:sz="0" w:space="0" w:color="auto"/>
        <w:left w:val="none" w:sz="0" w:space="0" w:color="auto"/>
        <w:bottom w:val="none" w:sz="0" w:space="0" w:color="auto"/>
        <w:right w:val="none" w:sz="0" w:space="0" w:color="auto"/>
      </w:divBdr>
    </w:div>
    <w:div w:id="1965961905">
      <w:marLeft w:val="0"/>
      <w:marRight w:val="0"/>
      <w:marTop w:val="0"/>
      <w:marBottom w:val="0"/>
      <w:divBdr>
        <w:top w:val="none" w:sz="0" w:space="0" w:color="auto"/>
        <w:left w:val="none" w:sz="0" w:space="0" w:color="auto"/>
        <w:bottom w:val="none" w:sz="0" w:space="0" w:color="auto"/>
        <w:right w:val="none" w:sz="0" w:space="0" w:color="auto"/>
      </w:divBdr>
    </w:div>
    <w:div w:id="1965966546">
      <w:marLeft w:val="0"/>
      <w:marRight w:val="0"/>
      <w:marTop w:val="0"/>
      <w:marBottom w:val="0"/>
      <w:divBdr>
        <w:top w:val="none" w:sz="0" w:space="0" w:color="auto"/>
        <w:left w:val="none" w:sz="0" w:space="0" w:color="auto"/>
        <w:bottom w:val="none" w:sz="0" w:space="0" w:color="auto"/>
        <w:right w:val="none" w:sz="0" w:space="0" w:color="auto"/>
      </w:divBdr>
    </w:div>
    <w:div w:id="1966112363">
      <w:marLeft w:val="0"/>
      <w:marRight w:val="0"/>
      <w:marTop w:val="0"/>
      <w:marBottom w:val="0"/>
      <w:divBdr>
        <w:top w:val="none" w:sz="0" w:space="0" w:color="auto"/>
        <w:left w:val="none" w:sz="0" w:space="0" w:color="auto"/>
        <w:bottom w:val="none" w:sz="0" w:space="0" w:color="auto"/>
        <w:right w:val="none" w:sz="0" w:space="0" w:color="auto"/>
      </w:divBdr>
    </w:div>
    <w:div w:id="1966156721">
      <w:marLeft w:val="0"/>
      <w:marRight w:val="0"/>
      <w:marTop w:val="0"/>
      <w:marBottom w:val="0"/>
      <w:divBdr>
        <w:top w:val="none" w:sz="0" w:space="0" w:color="auto"/>
        <w:left w:val="none" w:sz="0" w:space="0" w:color="auto"/>
        <w:bottom w:val="none" w:sz="0" w:space="0" w:color="auto"/>
        <w:right w:val="none" w:sz="0" w:space="0" w:color="auto"/>
      </w:divBdr>
    </w:div>
    <w:div w:id="1966226971">
      <w:marLeft w:val="0"/>
      <w:marRight w:val="0"/>
      <w:marTop w:val="0"/>
      <w:marBottom w:val="0"/>
      <w:divBdr>
        <w:top w:val="none" w:sz="0" w:space="0" w:color="auto"/>
        <w:left w:val="none" w:sz="0" w:space="0" w:color="auto"/>
        <w:bottom w:val="none" w:sz="0" w:space="0" w:color="auto"/>
        <w:right w:val="none" w:sz="0" w:space="0" w:color="auto"/>
      </w:divBdr>
    </w:div>
    <w:div w:id="1966302153">
      <w:marLeft w:val="0"/>
      <w:marRight w:val="0"/>
      <w:marTop w:val="0"/>
      <w:marBottom w:val="0"/>
      <w:divBdr>
        <w:top w:val="none" w:sz="0" w:space="0" w:color="auto"/>
        <w:left w:val="none" w:sz="0" w:space="0" w:color="auto"/>
        <w:bottom w:val="none" w:sz="0" w:space="0" w:color="auto"/>
        <w:right w:val="none" w:sz="0" w:space="0" w:color="auto"/>
      </w:divBdr>
    </w:div>
    <w:div w:id="1966304075">
      <w:marLeft w:val="0"/>
      <w:marRight w:val="0"/>
      <w:marTop w:val="0"/>
      <w:marBottom w:val="0"/>
      <w:divBdr>
        <w:top w:val="none" w:sz="0" w:space="0" w:color="auto"/>
        <w:left w:val="none" w:sz="0" w:space="0" w:color="auto"/>
        <w:bottom w:val="none" w:sz="0" w:space="0" w:color="auto"/>
        <w:right w:val="none" w:sz="0" w:space="0" w:color="auto"/>
      </w:divBdr>
    </w:div>
    <w:div w:id="1966306332">
      <w:marLeft w:val="0"/>
      <w:marRight w:val="0"/>
      <w:marTop w:val="0"/>
      <w:marBottom w:val="0"/>
      <w:divBdr>
        <w:top w:val="none" w:sz="0" w:space="0" w:color="auto"/>
        <w:left w:val="none" w:sz="0" w:space="0" w:color="auto"/>
        <w:bottom w:val="none" w:sz="0" w:space="0" w:color="auto"/>
        <w:right w:val="none" w:sz="0" w:space="0" w:color="auto"/>
      </w:divBdr>
    </w:div>
    <w:div w:id="1966344826">
      <w:marLeft w:val="0"/>
      <w:marRight w:val="0"/>
      <w:marTop w:val="0"/>
      <w:marBottom w:val="0"/>
      <w:divBdr>
        <w:top w:val="none" w:sz="0" w:space="0" w:color="auto"/>
        <w:left w:val="none" w:sz="0" w:space="0" w:color="auto"/>
        <w:bottom w:val="none" w:sz="0" w:space="0" w:color="auto"/>
        <w:right w:val="none" w:sz="0" w:space="0" w:color="auto"/>
      </w:divBdr>
    </w:div>
    <w:div w:id="1966351486">
      <w:marLeft w:val="0"/>
      <w:marRight w:val="0"/>
      <w:marTop w:val="0"/>
      <w:marBottom w:val="0"/>
      <w:divBdr>
        <w:top w:val="none" w:sz="0" w:space="0" w:color="auto"/>
        <w:left w:val="none" w:sz="0" w:space="0" w:color="auto"/>
        <w:bottom w:val="none" w:sz="0" w:space="0" w:color="auto"/>
        <w:right w:val="none" w:sz="0" w:space="0" w:color="auto"/>
      </w:divBdr>
    </w:div>
    <w:div w:id="1966420570">
      <w:marLeft w:val="480"/>
      <w:marRight w:val="0"/>
      <w:marTop w:val="0"/>
      <w:marBottom w:val="0"/>
      <w:divBdr>
        <w:top w:val="none" w:sz="0" w:space="0" w:color="auto"/>
        <w:left w:val="none" w:sz="0" w:space="0" w:color="auto"/>
        <w:bottom w:val="none" w:sz="0" w:space="0" w:color="auto"/>
        <w:right w:val="none" w:sz="0" w:space="0" w:color="auto"/>
      </w:divBdr>
    </w:div>
    <w:div w:id="1966423386">
      <w:marLeft w:val="0"/>
      <w:marRight w:val="0"/>
      <w:marTop w:val="0"/>
      <w:marBottom w:val="0"/>
      <w:divBdr>
        <w:top w:val="none" w:sz="0" w:space="0" w:color="auto"/>
        <w:left w:val="none" w:sz="0" w:space="0" w:color="auto"/>
        <w:bottom w:val="none" w:sz="0" w:space="0" w:color="auto"/>
        <w:right w:val="none" w:sz="0" w:space="0" w:color="auto"/>
      </w:divBdr>
    </w:div>
    <w:div w:id="1966426408">
      <w:marLeft w:val="0"/>
      <w:marRight w:val="0"/>
      <w:marTop w:val="0"/>
      <w:marBottom w:val="0"/>
      <w:divBdr>
        <w:top w:val="none" w:sz="0" w:space="0" w:color="auto"/>
        <w:left w:val="none" w:sz="0" w:space="0" w:color="auto"/>
        <w:bottom w:val="none" w:sz="0" w:space="0" w:color="auto"/>
        <w:right w:val="none" w:sz="0" w:space="0" w:color="auto"/>
      </w:divBdr>
    </w:div>
    <w:div w:id="1966501953">
      <w:marLeft w:val="0"/>
      <w:marRight w:val="0"/>
      <w:marTop w:val="0"/>
      <w:marBottom w:val="0"/>
      <w:divBdr>
        <w:top w:val="none" w:sz="0" w:space="0" w:color="auto"/>
        <w:left w:val="none" w:sz="0" w:space="0" w:color="auto"/>
        <w:bottom w:val="none" w:sz="0" w:space="0" w:color="auto"/>
        <w:right w:val="none" w:sz="0" w:space="0" w:color="auto"/>
      </w:divBdr>
    </w:div>
    <w:div w:id="1966545224">
      <w:marLeft w:val="0"/>
      <w:marRight w:val="0"/>
      <w:marTop w:val="0"/>
      <w:marBottom w:val="0"/>
      <w:divBdr>
        <w:top w:val="none" w:sz="0" w:space="0" w:color="auto"/>
        <w:left w:val="none" w:sz="0" w:space="0" w:color="auto"/>
        <w:bottom w:val="none" w:sz="0" w:space="0" w:color="auto"/>
        <w:right w:val="none" w:sz="0" w:space="0" w:color="auto"/>
      </w:divBdr>
    </w:div>
    <w:div w:id="1966619304">
      <w:marLeft w:val="0"/>
      <w:marRight w:val="0"/>
      <w:marTop w:val="0"/>
      <w:marBottom w:val="0"/>
      <w:divBdr>
        <w:top w:val="none" w:sz="0" w:space="0" w:color="auto"/>
        <w:left w:val="none" w:sz="0" w:space="0" w:color="auto"/>
        <w:bottom w:val="none" w:sz="0" w:space="0" w:color="auto"/>
        <w:right w:val="none" w:sz="0" w:space="0" w:color="auto"/>
      </w:divBdr>
    </w:div>
    <w:div w:id="1966691824">
      <w:marLeft w:val="0"/>
      <w:marRight w:val="0"/>
      <w:marTop w:val="0"/>
      <w:marBottom w:val="0"/>
      <w:divBdr>
        <w:top w:val="none" w:sz="0" w:space="0" w:color="auto"/>
        <w:left w:val="none" w:sz="0" w:space="0" w:color="auto"/>
        <w:bottom w:val="none" w:sz="0" w:space="0" w:color="auto"/>
        <w:right w:val="none" w:sz="0" w:space="0" w:color="auto"/>
      </w:divBdr>
    </w:div>
    <w:div w:id="1966765826">
      <w:marLeft w:val="0"/>
      <w:marRight w:val="0"/>
      <w:marTop w:val="0"/>
      <w:marBottom w:val="0"/>
      <w:divBdr>
        <w:top w:val="none" w:sz="0" w:space="0" w:color="auto"/>
        <w:left w:val="none" w:sz="0" w:space="0" w:color="auto"/>
        <w:bottom w:val="none" w:sz="0" w:space="0" w:color="auto"/>
        <w:right w:val="none" w:sz="0" w:space="0" w:color="auto"/>
      </w:divBdr>
    </w:div>
    <w:div w:id="1966813433">
      <w:marLeft w:val="0"/>
      <w:marRight w:val="0"/>
      <w:marTop w:val="0"/>
      <w:marBottom w:val="0"/>
      <w:divBdr>
        <w:top w:val="none" w:sz="0" w:space="0" w:color="auto"/>
        <w:left w:val="none" w:sz="0" w:space="0" w:color="auto"/>
        <w:bottom w:val="none" w:sz="0" w:space="0" w:color="auto"/>
        <w:right w:val="none" w:sz="0" w:space="0" w:color="auto"/>
      </w:divBdr>
    </w:div>
    <w:div w:id="1966815278">
      <w:marLeft w:val="0"/>
      <w:marRight w:val="0"/>
      <w:marTop w:val="0"/>
      <w:marBottom w:val="0"/>
      <w:divBdr>
        <w:top w:val="none" w:sz="0" w:space="0" w:color="auto"/>
        <w:left w:val="none" w:sz="0" w:space="0" w:color="auto"/>
        <w:bottom w:val="none" w:sz="0" w:space="0" w:color="auto"/>
        <w:right w:val="none" w:sz="0" w:space="0" w:color="auto"/>
      </w:divBdr>
    </w:div>
    <w:div w:id="1967157468">
      <w:marLeft w:val="0"/>
      <w:marRight w:val="0"/>
      <w:marTop w:val="0"/>
      <w:marBottom w:val="0"/>
      <w:divBdr>
        <w:top w:val="none" w:sz="0" w:space="0" w:color="auto"/>
        <w:left w:val="none" w:sz="0" w:space="0" w:color="auto"/>
        <w:bottom w:val="none" w:sz="0" w:space="0" w:color="auto"/>
        <w:right w:val="none" w:sz="0" w:space="0" w:color="auto"/>
      </w:divBdr>
    </w:div>
    <w:div w:id="1967278135">
      <w:marLeft w:val="0"/>
      <w:marRight w:val="0"/>
      <w:marTop w:val="0"/>
      <w:marBottom w:val="0"/>
      <w:divBdr>
        <w:top w:val="none" w:sz="0" w:space="0" w:color="auto"/>
        <w:left w:val="none" w:sz="0" w:space="0" w:color="auto"/>
        <w:bottom w:val="none" w:sz="0" w:space="0" w:color="auto"/>
        <w:right w:val="none" w:sz="0" w:space="0" w:color="auto"/>
      </w:divBdr>
    </w:div>
    <w:div w:id="1967394076">
      <w:marLeft w:val="0"/>
      <w:marRight w:val="0"/>
      <w:marTop w:val="0"/>
      <w:marBottom w:val="0"/>
      <w:divBdr>
        <w:top w:val="none" w:sz="0" w:space="0" w:color="auto"/>
        <w:left w:val="none" w:sz="0" w:space="0" w:color="auto"/>
        <w:bottom w:val="none" w:sz="0" w:space="0" w:color="auto"/>
        <w:right w:val="none" w:sz="0" w:space="0" w:color="auto"/>
      </w:divBdr>
    </w:div>
    <w:div w:id="1967471768">
      <w:marLeft w:val="0"/>
      <w:marRight w:val="0"/>
      <w:marTop w:val="0"/>
      <w:marBottom w:val="0"/>
      <w:divBdr>
        <w:top w:val="none" w:sz="0" w:space="0" w:color="auto"/>
        <w:left w:val="none" w:sz="0" w:space="0" w:color="auto"/>
        <w:bottom w:val="none" w:sz="0" w:space="0" w:color="auto"/>
        <w:right w:val="none" w:sz="0" w:space="0" w:color="auto"/>
      </w:divBdr>
    </w:div>
    <w:div w:id="1967539245">
      <w:marLeft w:val="0"/>
      <w:marRight w:val="0"/>
      <w:marTop w:val="0"/>
      <w:marBottom w:val="0"/>
      <w:divBdr>
        <w:top w:val="none" w:sz="0" w:space="0" w:color="auto"/>
        <w:left w:val="none" w:sz="0" w:space="0" w:color="auto"/>
        <w:bottom w:val="none" w:sz="0" w:space="0" w:color="auto"/>
        <w:right w:val="none" w:sz="0" w:space="0" w:color="auto"/>
      </w:divBdr>
    </w:div>
    <w:div w:id="1967657956">
      <w:marLeft w:val="0"/>
      <w:marRight w:val="0"/>
      <w:marTop w:val="0"/>
      <w:marBottom w:val="0"/>
      <w:divBdr>
        <w:top w:val="none" w:sz="0" w:space="0" w:color="auto"/>
        <w:left w:val="none" w:sz="0" w:space="0" w:color="auto"/>
        <w:bottom w:val="none" w:sz="0" w:space="0" w:color="auto"/>
        <w:right w:val="none" w:sz="0" w:space="0" w:color="auto"/>
      </w:divBdr>
    </w:div>
    <w:div w:id="1967659293">
      <w:marLeft w:val="0"/>
      <w:marRight w:val="0"/>
      <w:marTop w:val="0"/>
      <w:marBottom w:val="0"/>
      <w:divBdr>
        <w:top w:val="none" w:sz="0" w:space="0" w:color="auto"/>
        <w:left w:val="none" w:sz="0" w:space="0" w:color="auto"/>
        <w:bottom w:val="none" w:sz="0" w:space="0" w:color="auto"/>
        <w:right w:val="none" w:sz="0" w:space="0" w:color="auto"/>
      </w:divBdr>
    </w:div>
    <w:div w:id="1967662240">
      <w:marLeft w:val="0"/>
      <w:marRight w:val="0"/>
      <w:marTop w:val="0"/>
      <w:marBottom w:val="0"/>
      <w:divBdr>
        <w:top w:val="none" w:sz="0" w:space="0" w:color="auto"/>
        <w:left w:val="none" w:sz="0" w:space="0" w:color="auto"/>
        <w:bottom w:val="none" w:sz="0" w:space="0" w:color="auto"/>
        <w:right w:val="none" w:sz="0" w:space="0" w:color="auto"/>
      </w:divBdr>
    </w:div>
    <w:div w:id="1967663364">
      <w:marLeft w:val="0"/>
      <w:marRight w:val="0"/>
      <w:marTop w:val="0"/>
      <w:marBottom w:val="0"/>
      <w:divBdr>
        <w:top w:val="none" w:sz="0" w:space="0" w:color="auto"/>
        <w:left w:val="none" w:sz="0" w:space="0" w:color="auto"/>
        <w:bottom w:val="none" w:sz="0" w:space="0" w:color="auto"/>
        <w:right w:val="none" w:sz="0" w:space="0" w:color="auto"/>
      </w:divBdr>
    </w:div>
    <w:div w:id="1967665014">
      <w:marLeft w:val="0"/>
      <w:marRight w:val="0"/>
      <w:marTop w:val="0"/>
      <w:marBottom w:val="0"/>
      <w:divBdr>
        <w:top w:val="none" w:sz="0" w:space="0" w:color="auto"/>
        <w:left w:val="none" w:sz="0" w:space="0" w:color="auto"/>
        <w:bottom w:val="none" w:sz="0" w:space="0" w:color="auto"/>
        <w:right w:val="none" w:sz="0" w:space="0" w:color="auto"/>
      </w:divBdr>
    </w:div>
    <w:div w:id="1967737687">
      <w:marLeft w:val="0"/>
      <w:marRight w:val="0"/>
      <w:marTop w:val="0"/>
      <w:marBottom w:val="0"/>
      <w:divBdr>
        <w:top w:val="none" w:sz="0" w:space="0" w:color="auto"/>
        <w:left w:val="none" w:sz="0" w:space="0" w:color="auto"/>
        <w:bottom w:val="none" w:sz="0" w:space="0" w:color="auto"/>
        <w:right w:val="none" w:sz="0" w:space="0" w:color="auto"/>
      </w:divBdr>
    </w:div>
    <w:div w:id="1967931337">
      <w:marLeft w:val="0"/>
      <w:marRight w:val="0"/>
      <w:marTop w:val="0"/>
      <w:marBottom w:val="0"/>
      <w:divBdr>
        <w:top w:val="none" w:sz="0" w:space="0" w:color="auto"/>
        <w:left w:val="none" w:sz="0" w:space="0" w:color="auto"/>
        <w:bottom w:val="none" w:sz="0" w:space="0" w:color="auto"/>
        <w:right w:val="none" w:sz="0" w:space="0" w:color="auto"/>
      </w:divBdr>
    </w:div>
    <w:div w:id="1968195398">
      <w:marLeft w:val="0"/>
      <w:marRight w:val="0"/>
      <w:marTop w:val="0"/>
      <w:marBottom w:val="0"/>
      <w:divBdr>
        <w:top w:val="none" w:sz="0" w:space="0" w:color="auto"/>
        <w:left w:val="none" w:sz="0" w:space="0" w:color="auto"/>
        <w:bottom w:val="none" w:sz="0" w:space="0" w:color="auto"/>
        <w:right w:val="none" w:sz="0" w:space="0" w:color="auto"/>
      </w:divBdr>
    </w:div>
    <w:div w:id="1968268781">
      <w:marLeft w:val="0"/>
      <w:marRight w:val="0"/>
      <w:marTop w:val="0"/>
      <w:marBottom w:val="0"/>
      <w:divBdr>
        <w:top w:val="none" w:sz="0" w:space="0" w:color="auto"/>
        <w:left w:val="none" w:sz="0" w:space="0" w:color="auto"/>
        <w:bottom w:val="none" w:sz="0" w:space="0" w:color="auto"/>
        <w:right w:val="none" w:sz="0" w:space="0" w:color="auto"/>
      </w:divBdr>
    </w:div>
    <w:div w:id="1968467211">
      <w:marLeft w:val="0"/>
      <w:marRight w:val="0"/>
      <w:marTop w:val="0"/>
      <w:marBottom w:val="0"/>
      <w:divBdr>
        <w:top w:val="none" w:sz="0" w:space="0" w:color="auto"/>
        <w:left w:val="none" w:sz="0" w:space="0" w:color="auto"/>
        <w:bottom w:val="none" w:sz="0" w:space="0" w:color="auto"/>
        <w:right w:val="none" w:sz="0" w:space="0" w:color="auto"/>
      </w:divBdr>
    </w:div>
    <w:div w:id="1968469919">
      <w:marLeft w:val="0"/>
      <w:marRight w:val="0"/>
      <w:marTop w:val="0"/>
      <w:marBottom w:val="0"/>
      <w:divBdr>
        <w:top w:val="none" w:sz="0" w:space="0" w:color="auto"/>
        <w:left w:val="none" w:sz="0" w:space="0" w:color="auto"/>
        <w:bottom w:val="none" w:sz="0" w:space="0" w:color="auto"/>
        <w:right w:val="none" w:sz="0" w:space="0" w:color="auto"/>
      </w:divBdr>
    </w:div>
    <w:div w:id="1968506323">
      <w:marLeft w:val="0"/>
      <w:marRight w:val="0"/>
      <w:marTop w:val="0"/>
      <w:marBottom w:val="0"/>
      <w:divBdr>
        <w:top w:val="none" w:sz="0" w:space="0" w:color="auto"/>
        <w:left w:val="none" w:sz="0" w:space="0" w:color="auto"/>
        <w:bottom w:val="none" w:sz="0" w:space="0" w:color="auto"/>
        <w:right w:val="none" w:sz="0" w:space="0" w:color="auto"/>
      </w:divBdr>
    </w:div>
    <w:div w:id="1968580601">
      <w:marLeft w:val="0"/>
      <w:marRight w:val="0"/>
      <w:marTop w:val="0"/>
      <w:marBottom w:val="0"/>
      <w:divBdr>
        <w:top w:val="none" w:sz="0" w:space="0" w:color="auto"/>
        <w:left w:val="none" w:sz="0" w:space="0" w:color="auto"/>
        <w:bottom w:val="none" w:sz="0" w:space="0" w:color="auto"/>
        <w:right w:val="none" w:sz="0" w:space="0" w:color="auto"/>
      </w:divBdr>
    </w:div>
    <w:div w:id="1968657848">
      <w:marLeft w:val="0"/>
      <w:marRight w:val="0"/>
      <w:marTop w:val="0"/>
      <w:marBottom w:val="0"/>
      <w:divBdr>
        <w:top w:val="none" w:sz="0" w:space="0" w:color="auto"/>
        <w:left w:val="none" w:sz="0" w:space="0" w:color="auto"/>
        <w:bottom w:val="none" w:sz="0" w:space="0" w:color="auto"/>
        <w:right w:val="none" w:sz="0" w:space="0" w:color="auto"/>
      </w:divBdr>
    </w:div>
    <w:div w:id="1968854296">
      <w:marLeft w:val="0"/>
      <w:marRight w:val="0"/>
      <w:marTop w:val="0"/>
      <w:marBottom w:val="0"/>
      <w:divBdr>
        <w:top w:val="none" w:sz="0" w:space="0" w:color="auto"/>
        <w:left w:val="none" w:sz="0" w:space="0" w:color="auto"/>
        <w:bottom w:val="none" w:sz="0" w:space="0" w:color="auto"/>
        <w:right w:val="none" w:sz="0" w:space="0" w:color="auto"/>
      </w:divBdr>
    </w:div>
    <w:div w:id="1968855347">
      <w:marLeft w:val="0"/>
      <w:marRight w:val="0"/>
      <w:marTop w:val="0"/>
      <w:marBottom w:val="0"/>
      <w:divBdr>
        <w:top w:val="none" w:sz="0" w:space="0" w:color="auto"/>
        <w:left w:val="none" w:sz="0" w:space="0" w:color="auto"/>
        <w:bottom w:val="none" w:sz="0" w:space="0" w:color="auto"/>
        <w:right w:val="none" w:sz="0" w:space="0" w:color="auto"/>
      </w:divBdr>
    </w:div>
    <w:div w:id="1968928302">
      <w:marLeft w:val="0"/>
      <w:marRight w:val="0"/>
      <w:marTop w:val="0"/>
      <w:marBottom w:val="0"/>
      <w:divBdr>
        <w:top w:val="none" w:sz="0" w:space="0" w:color="auto"/>
        <w:left w:val="none" w:sz="0" w:space="0" w:color="auto"/>
        <w:bottom w:val="none" w:sz="0" w:space="0" w:color="auto"/>
        <w:right w:val="none" w:sz="0" w:space="0" w:color="auto"/>
      </w:divBdr>
    </w:div>
    <w:div w:id="1969163329">
      <w:marLeft w:val="0"/>
      <w:marRight w:val="0"/>
      <w:marTop w:val="0"/>
      <w:marBottom w:val="0"/>
      <w:divBdr>
        <w:top w:val="none" w:sz="0" w:space="0" w:color="auto"/>
        <w:left w:val="none" w:sz="0" w:space="0" w:color="auto"/>
        <w:bottom w:val="none" w:sz="0" w:space="0" w:color="auto"/>
        <w:right w:val="none" w:sz="0" w:space="0" w:color="auto"/>
      </w:divBdr>
    </w:div>
    <w:div w:id="1969241484">
      <w:bodyDiv w:val="1"/>
      <w:marLeft w:val="0"/>
      <w:marRight w:val="0"/>
      <w:marTop w:val="0"/>
      <w:marBottom w:val="0"/>
      <w:divBdr>
        <w:top w:val="none" w:sz="0" w:space="0" w:color="auto"/>
        <w:left w:val="none" w:sz="0" w:space="0" w:color="auto"/>
        <w:bottom w:val="none" w:sz="0" w:space="0" w:color="auto"/>
        <w:right w:val="none" w:sz="0" w:space="0" w:color="auto"/>
      </w:divBdr>
    </w:div>
    <w:div w:id="1969311314">
      <w:marLeft w:val="0"/>
      <w:marRight w:val="0"/>
      <w:marTop w:val="0"/>
      <w:marBottom w:val="0"/>
      <w:divBdr>
        <w:top w:val="none" w:sz="0" w:space="0" w:color="auto"/>
        <w:left w:val="none" w:sz="0" w:space="0" w:color="auto"/>
        <w:bottom w:val="none" w:sz="0" w:space="0" w:color="auto"/>
        <w:right w:val="none" w:sz="0" w:space="0" w:color="auto"/>
      </w:divBdr>
    </w:div>
    <w:div w:id="1969319325">
      <w:marLeft w:val="0"/>
      <w:marRight w:val="0"/>
      <w:marTop w:val="0"/>
      <w:marBottom w:val="0"/>
      <w:divBdr>
        <w:top w:val="none" w:sz="0" w:space="0" w:color="auto"/>
        <w:left w:val="none" w:sz="0" w:space="0" w:color="auto"/>
        <w:bottom w:val="none" w:sz="0" w:space="0" w:color="auto"/>
        <w:right w:val="none" w:sz="0" w:space="0" w:color="auto"/>
      </w:divBdr>
    </w:div>
    <w:div w:id="1969387848">
      <w:marLeft w:val="0"/>
      <w:marRight w:val="0"/>
      <w:marTop w:val="0"/>
      <w:marBottom w:val="0"/>
      <w:divBdr>
        <w:top w:val="none" w:sz="0" w:space="0" w:color="auto"/>
        <w:left w:val="none" w:sz="0" w:space="0" w:color="auto"/>
        <w:bottom w:val="none" w:sz="0" w:space="0" w:color="auto"/>
        <w:right w:val="none" w:sz="0" w:space="0" w:color="auto"/>
      </w:divBdr>
    </w:div>
    <w:div w:id="1969436325">
      <w:marLeft w:val="0"/>
      <w:marRight w:val="0"/>
      <w:marTop w:val="0"/>
      <w:marBottom w:val="0"/>
      <w:divBdr>
        <w:top w:val="none" w:sz="0" w:space="0" w:color="auto"/>
        <w:left w:val="none" w:sz="0" w:space="0" w:color="auto"/>
        <w:bottom w:val="none" w:sz="0" w:space="0" w:color="auto"/>
        <w:right w:val="none" w:sz="0" w:space="0" w:color="auto"/>
      </w:divBdr>
    </w:div>
    <w:div w:id="1969512195">
      <w:marLeft w:val="0"/>
      <w:marRight w:val="0"/>
      <w:marTop w:val="0"/>
      <w:marBottom w:val="0"/>
      <w:divBdr>
        <w:top w:val="none" w:sz="0" w:space="0" w:color="auto"/>
        <w:left w:val="none" w:sz="0" w:space="0" w:color="auto"/>
        <w:bottom w:val="none" w:sz="0" w:space="0" w:color="auto"/>
        <w:right w:val="none" w:sz="0" w:space="0" w:color="auto"/>
      </w:divBdr>
    </w:div>
    <w:div w:id="1969628045">
      <w:marLeft w:val="0"/>
      <w:marRight w:val="0"/>
      <w:marTop w:val="0"/>
      <w:marBottom w:val="0"/>
      <w:divBdr>
        <w:top w:val="none" w:sz="0" w:space="0" w:color="auto"/>
        <w:left w:val="none" w:sz="0" w:space="0" w:color="auto"/>
        <w:bottom w:val="none" w:sz="0" w:space="0" w:color="auto"/>
        <w:right w:val="none" w:sz="0" w:space="0" w:color="auto"/>
      </w:divBdr>
    </w:div>
    <w:div w:id="1969629725">
      <w:marLeft w:val="0"/>
      <w:marRight w:val="0"/>
      <w:marTop w:val="0"/>
      <w:marBottom w:val="0"/>
      <w:divBdr>
        <w:top w:val="none" w:sz="0" w:space="0" w:color="auto"/>
        <w:left w:val="none" w:sz="0" w:space="0" w:color="auto"/>
        <w:bottom w:val="none" w:sz="0" w:space="0" w:color="auto"/>
        <w:right w:val="none" w:sz="0" w:space="0" w:color="auto"/>
      </w:divBdr>
    </w:div>
    <w:div w:id="1969630607">
      <w:marLeft w:val="0"/>
      <w:marRight w:val="0"/>
      <w:marTop w:val="0"/>
      <w:marBottom w:val="0"/>
      <w:divBdr>
        <w:top w:val="none" w:sz="0" w:space="0" w:color="auto"/>
        <w:left w:val="none" w:sz="0" w:space="0" w:color="auto"/>
        <w:bottom w:val="none" w:sz="0" w:space="0" w:color="auto"/>
        <w:right w:val="none" w:sz="0" w:space="0" w:color="auto"/>
      </w:divBdr>
    </w:div>
    <w:div w:id="1969698274">
      <w:marLeft w:val="0"/>
      <w:marRight w:val="0"/>
      <w:marTop w:val="0"/>
      <w:marBottom w:val="0"/>
      <w:divBdr>
        <w:top w:val="none" w:sz="0" w:space="0" w:color="auto"/>
        <w:left w:val="none" w:sz="0" w:space="0" w:color="auto"/>
        <w:bottom w:val="none" w:sz="0" w:space="0" w:color="auto"/>
        <w:right w:val="none" w:sz="0" w:space="0" w:color="auto"/>
      </w:divBdr>
    </w:div>
    <w:div w:id="1969703362">
      <w:marLeft w:val="0"/>
      <w:marRight w:val="0"/>
      <w:marTop w:val="0"/>
      <w:marBottom w:val="0"/>
      <w:divBdr>
        <w:top w:val="none" w:sz="0" w:space="0" w:color="auto"/>
        <w:left w:val="none" w:sz="0" w:space="0" w:color="auto"/>
        <w:bottom w:val="none" w:sz="0" w:space="0" w:color="auto"/>
        <w:right w:val="none" w:sz="0" w:space="0" w:color="auto"/>
      </w:divBdr>
    </w:div>
    <w:div w:id="1969847139">
      <w:marLeft w:val="0"/>
      <w:marRight w:val="0"/>
      <w:marTop w:val="0"/>
      <w:marBottom w:val="0"/>
      <w:divBdr>
        <w:top w:val="none" w:sz="0" w:space="0" w:color="auto"/>
        <w:left w:val="none" w:sz="0" w:space="0" w:color="auto"/>
        <w:bottom w:val="none" w:sz="0" w:space="0" w:color="auto"/>
        <w:right w:val="none" w:sz="0" w:space="0" w:color="auto"/>
      </w:divBdr>
    </w:div>
    <w:div w:id="1969972342">
      <w:marLeft w:val="0"/>
      <w:marRight w:val="0"/>
      <w:marTop w:val="0"/>
      <w:marBottom w:val="0"/>
      <w:divBdr>
        <w:top w:val="none" w:sz="0" w:space="0" w:color="auto"/>
        <w:left w:val="none" w:sz="0" w:space="0" w:color="auto"/>
        <w:bottom w:val="none" w:sz="0" w:space="0" w:color="auto"/>
        <w:right w:val="none" w:sz="0" w:space="0" w:color="auto"/>
      </w:divBdr>
    </w:div>
    <w:div w:id="1970013785">
      <w:marLeft w:val="0"/>
      <w:marRight w:val="0"/>
      <w:marTop w:val="0"/>
      <w:marBottom w:val="0"/>
      <w:divBdr>
        <w:top w:val="none" w:sz="0" w:space="0" w:color="auto"/>
        <w:left w:val="none" w:sz="0" w:space="0" w:color="auto"/>
        <w:bottom w:val="none" w:sz="0" w:space="0" w:color="auto"/>
        <w:right w:val="none" w:sz="0" w:space="0" w:color="auto"/>
      </w:divBdr>
    </w:div>
    <w:div w:id="1970041162">
      <w:marLeft w:val="0"/>
      <w:marRight w:val="0"/>
      <w:marTop w:val="0"/>
      <w:marBottom w:val="0"/>
      <w:divBdr>
        <w:top w:val="none" w:sz="0" w:space="0" w:color="auto"/>
        <w:left w:val="none" w:sz="0" w:space="0" w:color="auto"/>
        <w:bottom w:val="none" w:sz="0" w:space="0" w:color="auto"/>
        <w:right w:val="none" w:sz="0" w:space="0" w:color="auto"/>
      </w:divBdr>
    </w:div>
    <w:div w:id="1970041185">
      <w:marLeft w:val="0"/>
      <w:marRight w:val="0"/>
      <w:marTop w:val="0"/>
      <w:marBottom w:val="0"/>
      <w:divBdr>
        <w:top w:val="none" w:sz="0" w:space="0" w:color="auto"/>
        <w:left w:val="none" w:sz="0" w:space="0" w:color="auto"/>
        <w:bottom w:val="none" w:sz="0" w:space="0" w:color="auto"/>
        <w:right w:val="none" w:sz="0" w:space="0" w:color="auto"/>
      </w:divBdr>
    </w:div>
    <w:div w:id="1970167917">
      <w:marLeft w:val="0"/>
      <w:marRight w:val="0"/>
      <w:marTop w:val="0"/>
      <w:marBottom w:val="0"/>
      <w:divBdr>
        <w:top w:val="none" w:sz="0" w:space="0" w:color="auto"/>
        <w:left w:val="none" w:sz="0" w:space="0" w:color="auto"/>
        <w:bottom w:val="none" w:sz="0" w:space="0" w:color="auto"/>
        <w:right w:val="none" w:sz="0" w:space="0" w:color="auto"/>
      </w:divBdr>
    </w:div>
    <w:div w:id="1970353223">
      <w:marLeft w:val="0"/>
      <w:marRight w:val="0"/>
      <w:marTop w:val="0"/>
      <w:marBottom w:val="0"/>
      <w:divBdr>
        <w:top w:val="none" w:sz="0" w:space="0" w:color="auto"/>
        <w:left w:val="none" w:sz="0" w:space="0" w:color="auto"/>
        <w:bottom w:val="none" w:sz="0" w:space="0" w:color="auto"/>
        <w:right w:val="none" w:sz="0" w:space="0" w:color="auto"/>
      </w:divBdr>
    </w:div>
    <w:div w:id="1970475829">
      <w:marLeft w:val="0"/>
      <w:marRight w:val="0"/>
      <w:marTop w:val="0"/>
      <w:marBottom w:val="0"/>
      <w:divBdr>
        <w:top w:val="none" w:sz="0" w:space="0" w:color="auto"/>
        <w:left w:val="none" w:sz="0" w:space="0" w:color="auto"/>
        <w:bottom w:val="none" w:sz="0" w:space="0" w:color="auto"/>
        <w:right w:val="none" w:sz="0" w:space="0" w:color="auto"/>
      </w:divBdr>
    </w:div>
    <w:div w:id="1970628842">
      <w:marLeft w:val="0"/>
      <w:marRight w:val="0"/>
      <w:marTop w:val="0"/>
      <w:marBottom w:val="0"/>
      <w:divBdr>
        <w:top w:val="none" w:sz="0" w:space="0" w:color="auto"/>
        <w:left w:val="none" w:sz="0" w:space="0" w:color="auto"/>
        <w:bottom w:val="none" w:sz="0" w:space="0" w:color="auto"/>
        <w:right w:val="none" w:sz="0" w:space="0" w:color="auto"/>
      </w:divBdr>
    </w:div>
    <w:div w:id="1970670189">
      <w:marLeft w:val="0"/>
      <w:marRight w:val="0"/>
      <w:marTop w:val="0"/>
      <w:marBottom w:val="0"/>
      <w:divBdr>
        <w:top w:val="none" w:sz="0" w:space="0" w:color="auto"/>
        <w:left w:val="none" w:sz="0" w:space="0" w:color="auto"/>
        <w:bottom w:val="none" w:sz="0" w:space="0" w:color="auto"/>
        <w:right w:val="none" w:sz="0" w:space="0" w:color="auto"/>
      </w:divBdr>
    </w:div>
    <w:div w:id="1970697629">
      <w:marLeft w:val="0"/>
      <w:marRight w:val="0"/>
      <w:marTop w:val="0"/>
      <w:marBottom w:val="0"/>
      <w:divBdr>
        <w:top w:val="none" w:sz="0" w:space="0" w:color="auto"/>
        <w:left w:val="none" w:sz="0" w:space="0" w:color="auto"/>
        <w:bottom w:val="none" w:sz="0" w:space="0" w:color="auto"/>
        <w:right w:val="none" w:sz="0" w:space="0" w:color="auto"/>
      </w:divBdr>
    </w:div>
    <w:div w:id="1970744021">
      <w:marLeft w:val="0"/>
      <w:marRight w:val="0"/>
      <w:marTop w:val="0"/>
      <w:marBottom w:val="0"/>
      <w:divBdr>
        <w:top w:val="none" w:sz="0" w:space="0" w:color="auto"/>
        <w:left w:val="none" w:sz="0" w:space="0" w:color="auto"/>
        <w:bottom w:val="none" w:sz="0" w:space="0" w:color="auto"/>
        <w:right w:val="none" w:sz="0" w:space="0" w:color="auto"/>
      </w:divBdr>
    </w:div>
    <w:div w:id="1970815475">
      <w:marLeft w:val="0"/>
      <w:marRight w:val="0"/>
      <w:marTop w:val="0"/>
      <w:marBottom w:val="0"/>
      <w:divBdr>
        <w:top w:val="none" w:sz="0" w:space="0" w:color="auto"/>
        <w:left w:val="none" w:sz="0" w:space="0" w:color="auto"/>
        <w:bottom w:val="none" w:sz="0" w:space="0" w:color="auto"/>
        <w:right w:val="none" w:sz="0" w:space="0" w:color="auto"/>
      </w:divBdr>
    </w:div>
    <w:div w:id="1970817418">
      <w:marLeft w:val="0"/>
      <w:marRight w:val="0"/>
      <w:marTop w:val="0"/>
      <w:marBottom w:val="0"/>
      <w:divBdr>
        <w:top w:val="none" w:sz="0" w:space="0" w:color="auto"/>
        <w:left w:val="none" w:sz="0" w:space="0" w:color="auto"/>
        <w:bottom w:val="none" w:sz="0" w:space="0" w:color="auto"/>
        <w:right w:val="none" w:sz="0" w:space="0" w:color="auto"/>
      </w:divBdr>
    </w:div>
    <w:div w:id="1971007832">
      <w:marLeft w:val="0"/>
      <w:marRight w:val="0"/>
      <w:marTop w:val="0"/>
      <w:marBottom w:val="0"/>
      <w:divBdr>
        <w:top w:val="none" w:sz="0" w:space="0" w:color="auto"/>
        <w:left w:val="none" w:sz="0" w:space="0" w:color="auto"/>
        <w:bottom w:val="none" w:sz="0" w:space="0" w:color="auto"/>
        <w:right w:val="none" w:sz="0" w:space="0" w:color="auto"/>
      </w:divBdr>
    </w:div>
    <w:div w:id="1971128529">
      <w:marLeft w:val="0"/>
      <w:marRight w:val="0"/>
      <w:marTop w:val="0"/>
      <w:marBottom w:val="0"/>
      <w:divBdr>
        <w:top w:val="none" w:sz="0" w:space="0" w:color="auto"/>
        <w:left w:val="none" w:sz="0" w:space="0" w:color="auto"/>
        <w:bottom w:val="none" w:sz="0" w:space="0" w:color="auto"/>
        <w:right w:val="none" w:sz="0" w:space="0" w:color="auto"/>
      </w:divBdr>
    </w:div>
    <w:div w:id="1971278712">
      <w:marLeft w:val="0"/>
      <w:marRight w:val="0"/>
      <w:marTop w:val="0"/>
      <w:marBottom w:val="0"/>
      <w:divBdr>
        <w:top w:val="none" w:sz="0" w:space="0" w:color="auto"/>
        <w:left w:val="none" w:sz="0" w:space="0" w:color="auto"/>
        <w:bottom w:val="none" w:sz="0" w:space="0" w:color="auto"/>
        <w:right w:val="none" w:sz="0" w:space="0" w:color="auto"/>
      </w:divBdr>
    </w:div>
    <w:div w:id="1971284171">
      <w:marLeft w:val="0"/>
      <w:marRight w:val="0"/>
      <w:marTop w:val="0"/>
      <w:marBottom w:val="0"/>
      <w:divBdr>
        <w:top w:val="none" w:sz="0" w:space="0" w:color="auto"/>
        <w:left w:val="none" w:sz="0" w:space="0" w:color="auto"/>
        <w:bottom w:val="none" w:sz="0" w:space="0" w:color="auto"/>
        <w:right w:val="none" w:sz="0" w:space="0" w:color="auto"/>
      </w:divBdr>
    </w:div>
    <w:div w:id="1971284245">
      <w:marLeft w:val="0"/>
      <w:marRight w:val="0"/>
      <w:marTop w:val="0"/>
      <w:marBottom w:val="0"/>
      <w:divBdr>
        <w:top w:val="none" w:sz="0" w:space="0" w:color="auto"/>
        <w:left w:val="none" w:sz="0" w:space="0" w:color="auto"/>
        <w:bottom w:val="none" w:sz="0" w:space="0" w:color="auto"/>
        <w:right w:val="none" w:sz="0" w:space="0" w:color="auto"/>
      </w:divBdr>
    </w:div>
    <w:div w:id="1971472888">
      <w:bodyDiv w:val="1"/>
      <w:marLeft w:val="0"/>
      <w:marRight w:val="0"/>
      <w:marTop w:val="0"/>
      <w:marBottom w:val="0"/>
      <w:divBdr>
        <w:top w:val="none" w:sz="0" w:space="0" w:color="auto"/>
        <w:left w:val="none" w:sz="0" w:space="0" w:color="auto"/>
        <w:bottom w:val="none" w:sz="0" w:space="0" w:color="auto"/>
        <w:right w:val="none" w:sz="0" w:space="0" w:color="auto"/>
      </w:divBdr>
    </w:div>
    <w:div w:id="1971589158">
      <w:marLeft w:val="0"/>
      <w:marRight w:val="0"/>
      <w:marTop w:val="0"/>
      <w:marBottom w:val="0"/>
      <w:divBdr>
        <w:top w:val="none" w:sz="0" w:space="0" w:color="auto"/>
        <w:left w:val="none" w:sz="0" w:space="0" w:color="auto"/>
        <w:bottom w:val="none" w:sz="0" w:space="0" w:color="auto"/>
        <w:right w:val="none" w:sz="0" w:space="0" w:color="auto"/>
      </w:divBdr>
    </w:div>
    <w:div w:id="1971589174">
      <w:bodyDiv w:val="1"/>
      <w:marLeft w:val="0"/>
      <w:marRight w:val="0"/>
      <w:marTop w:val="0"/>
      <w:marBottom w:val="0"/>
      <w:divBdr>
        <w:top w:val="none" w:sz="0" w:space="0" w:color="auto"/>
        <w:left w:val="none" w:sz="0" w:space="0" w:color="auto"/>
        <w:bottom w:val="none" w:sz="0" w:space="0" w:color="auto"/>
        <w:right w:val="none" w:sz="0" w:space="0" w:color="auto"/>
      </w:divBdr>
    </w:div>
    <w:div w:id="1971591833">
      <w:marLeft w:val="0"/>
      <w:marRight w:val="0"/>
      <w:marTop w:val="0"/>
      <w:marBottom w:val="0"/>
      <w:divBdr>
        <w:top w:val="none" w:sz="0" w:space="0" w:color="auto"/>
        <w:left w:val="none" w:sz="0" w:space="0" w:color="auto"/>
        <w:bottom w:val="none" w:sz="0" w:space="0" w:color="auto"/>
        <w:right w:val="none" w:sz="0" w:space="0" w:color="auto"/>
      </w:divBdr>
    </w:div>
    <w:div w:id="1971592007">
      <w:marLeft w:val="0"/>
      <w:marRight w:val="0"/>
      <w:marTop w:val="0"/>
      <w:marBottom w:val="0"/>
      <w:divBdr>
        <w:top w:val="none" w:sz="0" w:space="0" w:color="auto"/>
        <w:left w:val="none" w:sz="0" w:space="0" w:color="auto"/>
        <w:bottom w:val="none" w:sz="0" w:space="0" w:color="auto"/>
        <w:right w:val="none" w:sz="0" w:space="0" w:color="auto"/>
      </w:divBdr>
    </w:div>
    <w:div w:id="1971738536">
      <w:marLeft w:val="0"/>
      <w:marRight w:val="0"/>
      <w:marTop w:val="0"/>
      <w:marBottom w:val="0"/>
      <w:divBdr>
        <w:top w:val="none" w:sz="0" w:space="0" w:color="auto"/>
        <w:left w:val="none" w:sz="0" w:space="0" w:color="auto"/>
        <w:bottom w:val="none" w:sz="0" w:space="0" w:color="auto"/>
        <w:right w:val="none" w:sz="0" w:space="0" w:color="auto"/>
      </w:divBdr>
    </w:div>
    <w:div w:id="1971743496">
      <w:marLeft w:val="0"/>
      <w:marRight w:val="0"/>
      <w:marTop w:val="0"/>
      <w:marBottom w:val="0"/>
      <w:divBdr>
        <w:top w:val="none" w:sz="0" w:space="0" w:color="auto"/>
        <w:left w:val="none" w:sz="0" w:space="0" w:color="auto"/>
        <w:bottom w:val="none" w:sz="0" w:space="0" w:color="auto"/>
        <w:right w:val="none" w:sz="0" w:space="0" w:color="auto"/>
      </w:divBdr>
    </w:div>
    <w:div w:id="1971982238">
      <w:marLeft w:val="0"/>
      <w:marRight w:val="0"/>
      <w:marTop w:val="0"/>
      <w:marBottom w:val="0"/>
      <w:divBdr>
        <w:top w:val="none" w:sz="0" w:space="0" w:color="auto"/>
        <w:left w:val="none" w:sz="0" w:space="0" w:color="auto"/>
        <w:bottom w:val="none" w:sz="0" w:space="0" w:color="auto"/>
        <w:right w:val="none" w:sz="0" w:space="0" w:color="auto"/>
      </w:divBdr>
    </w:div>
    <w:div w:id="1972006684">
      <w:marLeft w:val="0"/>
      <w:marRight w:val="0"/>
      <w:marTop w:val="0"/>
      <w:marBottom w:val="0"/>
      <w:divBdr>
        <w:top w:val="none" w:sz="0" w:space="0" w:color="auto"/>
        <w:left w:val="none" w:sz="0" w:space="0" w:color="auto"/>
        <w:bottom w:val="none" w:sz="0" w:space="0" w:color="auto"/>
        <w:right w:val="none" w:sz="0" w:space="0" w:color="auto"/>
      </w:divBdr>
    </w:div>
    <w:div w:id="1972129662">
      <w:marLeft w:val="0"/>
      <w:marRight w:val="0"/>
      <w:marTop w:val="0"/>
      <w:marBottom w:val="0"/>
      <w:divBdr>
        <w:top w:val="none" w:sz="0" w:space="0" w:color="auto"/>
        <w:left w:val="none" w:sz="0" w:space="0" w:color="auto"/>
        <w:bottom w:val="none" w:sz="0" w:space="0" w:color="auto"/>
        <w:right w:val="none" w:sz="0" w:space="0" w:color="auto"/>
      </w:divBdr>
    </w:div>
    <w:div w:id="1972249219">
      <w:marLeft w:val="0"/>
      <w:marRight w:val="0"/>
      <w:marTop w:val="0"/>
      <w:marBottom w:val="0"/>
      <w:divBdr>
        <w:top w:val="none" w:sz="0" w:space="0" w:color="auto"/>
        <w:left w:val="none" w:sz="0" w:space="0" w:color="auto"/>
        <w:bottom w:val="none" w:sz="0" w:space="0" w:color="auto"/>
        <w:right w:val="none" w:sz="0" w:space="0" w:color="auto"/>
      </w:divBdr>
    </w:div>
    <w:div w:id="1972398734">
      <w:marLeft w:val="0"/>
      <w:marRight w:val="0"/>
      <w:marTop w:val="0"/>
      <w:marBottom w:val="0"/>
      <w:divBdr>
        <w:top w:val="none" w:sz="0" w:space="0" w:color="auto"/>
        <w:left w:val="none" w:sz="0" w:space="0" w:color="auto"/>
        <w:bottom w:val="none" w:sz="0" w:space="0" w:color="auto"/>
        <w:right w:val="none" w:sz="0" w:space="0" w:color="auto"/>
      </w:divBdr>
    </w:div>
    <w:div w:id="1972438390">
      <w:marLeft w:val="0"/>
      <w:marRight w:val="0"/>
      <w:marTop w:val="0"/>
      <w:marBottom w:val="0"/>
      <w:divBdr>
        <w:top w:val="none" w:sz="0" w:space="0" w:color="auto"/>
        <w:left w:val="none" w:sz="0" w:space="0" w:color="auto"/>
        <w:bottom w:val="none" w:sz="0" w:space="0" w:color="auto"/>
        <w:right w:val="none" w:sz="0" w:space="0" w:color="auto"/>
      </w:divBdr>
    </w:div>
    <w:div w:id="1972440086">
      <w:marLeft w:val="0"/>
      <w:marRight w:val="0"/>
      <w:marTop w:val="0"/>
      <w:marBottom w:val="0"/>
      <w:divBdr>
        <w:top w:val="none" w:sz="0" w:space="0" w:color="auto"/>
        <w:left w:val="none" w:sz="0" w:space="0" w:color="auto"/>
        <w:bottom w:val="none" w:sz="0" w:space="0" w:color="auto"/>
        <w:right w:val="none" w:sz="0" w:space="0" w:color="auto"/>
      </w:divBdr>
    </w:div>
    <w:div w:id="1972442744">
      <w:marLeft w:val="0"/>
      <w:marRight w:val="0"/>
      <w:marTop w:val="0"/>
      <w:marBottom w:val="0"/>
      <w:divBdr>
        <w:top w:val="none" w:sz="0" w:space="0" w:color="auto"/>
        <w:left w:val="none" w:sz="0" w:space="0" w:color="auto"/>
        <w:bottom w:val="none" w:sz="0" w:space="0" w:color="auto"/>
        <w:right w:val="none" w:sz="0" w:space="0" w:color="auto"/>
      </w:divBdr>
    </w:div>
    <w:div w:id="1972518796">
      <w:marLeft w:val="0"/>
      <w:marRight w:val="0"/>
      <w:marTop w:val="0"/>
      <w:marBottom w:val="0"/>
      <w:divBdr>
        <w:top w:val="none" w:sz="0" w:space="0" w:color="auto"/>
        <w:left w:val="none" w:sz="0" w:space="0" w:color="auto"/>
        <w:bottom w:val="none" w:sz="0" w:space="0" w:color="auto"/>
        <w:right w:val="none" w:sz="0" w:space="0" w:color="auto"/>
      </w:divBdr>
    </w:div>
    <w:div w:id="1972587345">
      <w:marLeft w:val="0"/>
      <w:marRight w:val="0"/>
      <w:marTop w:val="0"/>
      <w:marBottom w:val="0"/>
      <w:divBdr>
        <w:top w:val="none" w:sz="0" w:space="0" w:color="auto"/>
        <w:left w:val="none" w:sz="0" w:space="0" w:color="auto"/>
        <w:bottom w:val="none" w:sz="0" w:space="0" w:color="auto"/>
        <w:right w:val="none" w:sz="0" w:space="0" w:color="auto"/>
      </w:divBdr>
    </w:div>
    <w:div w:id="1972590660">
      <w:marLeft w:val="0"/>
      <w:marRight w:val="0"/>
      <w:marTop w:val="0"/>
      <w:marBottom w:val="0"/>
      <w:divBdr>
        <w:top w:val="none" w:sz="0" w:space="0" w:color="auto"/>
        <w:left w:val="none" w:sz="0" w:space="0" w:color="auto"/>
        <w:bottom w:val="none" w:sz="0" w:space="0" w:color="auto"/>
        <w:right w:val="none" w:sz="0" w:space="0" w:color="auto"/>
      </w:divBdr>
    </w:div>
    <w:div w:id="1972637224">
      <w:marLeft w:val="0"/>
      <w:marRight w:val="0"/>
      <w:marTop w:val="0"/>
      <w:marBottom w:val="0"/>
      <w:divBdr>
        <w:top w:val="none" w:sz="0" w:space="0" w:color="auto"/>
        <w:left w:val="none" w:sz="0" w:space="0" w:color="auto"/>
        <w:bottom w:val="none" w:sz="0" w:space="0" w:color="auto"/>
        <w:right w:val="none" w:sz="0" w:space="0" w:color="auto"/>
      </w:divBdr>
    </w:div>
    <w:div w:id="1972783251">
      <w:marLeft w:val="0"/>
      <w:marRight w:val="0"/>
      <w:marTop w:val="0"/>
      <w:marBottom w:val="0"/>
      <w:divBdr>
        <w:top w:val="none" w:sz="0" w:space="0" w:color="auto"/>
        <w:left w:val="none" w:sz="0" w:space="0" w:color="auto"/>
        <w:bottom w:val="none" w:sz="0" w:space="0" w:color="auto"/>
        <w:right w:val="none" w:sz="0" w:space="0" w:color="auto"/>
      </w:divBdr>
    </w:div>
    <w:div w:id="1972788161">
      <w:bodyDiv w:val="1"/>
      <w:marLeft w:val="0"/>
      <w:marRight w:val="0"/>
      <w:marTop w:val="0"/>
      <w:marBottom w:val="0"/>
      <w:divBdr>
        <w:top w:val="none" w:sz="0" w:space="0" w:color="auto"/>
        <w:left w:val="none" w:sz="0" w:space="0" w:color="auto"/>
        <w:bottom w:val="none" w:sz="0" w:space="0" w:color="auto"/>
        <w:right w:val="none" w:sz="0" w:space="0" w:color="auto"/>
      </w:divBdr>
    </w:div>
    <w:div w:id="1972788727">
      <w:marLeft w:val="0"/>
      <w:marRight w:val="0"/>
      <w:marTop w:val="0"/>
      <w:marBottom w:val="0"/>
      <w:divBdr>
        <w:top w:val="none" w:sz="0" w:space="0" w:color="auto"/>
        <w:left w:val="none" w:sz="0" w:space="0" w:color="auto"/>
        <w:bottom w:val="none" w:sz="0" w:space="0" w:color="auto"/>
        <w:right w:val="none" w:sz="0" w:space="0" w:color="auto"/>
      </w:divBdr>
    </w:div>
    <w:div w:id="1972862642">
      <w:marLeft w:val="0"/>
      <w:marRight w:val="0"/>
      <w:marTop w:val="0"/>
      <w:marBottom w:val="0"/>
      <w:divBdr>
        <w:top w:val="none" w:sz="0" w:space="0" w:color="auto"/>
        <w:left w:val="none" w:sz="0" w:space="0" w:color="auto"/>
        <w:bottom w:val="none" w:sz="0" w:space="0" w:color="auto"/>
        <w:right w:val="none" w:sz="0" w:space="0" w:color="auto"/>
      </w:divBdr>
    </w:div>
    <w:div w:id="1972899804">
      <w:marLeft w:val="0"/>
      <w:marRight w:val="0"/>
      <w:marTop w:val="0"/>
      <w:marBottom w:val="0"/>
      <w:divBdr>
        <w:top w:val="none" w:sz="0" w:space="0" w:color="auto"/>
        <w:left w:val="none" w:sz="0" w:space="0" w:color="auto"/>
        <w:bottom w:val="none" w:sz="0" w:space="0" w:color="auto"/>
        <w:right w:val="none" w:sz="0" w:space="0" w:color="auto"/>
      </w:divBdr>
    </w:div>
    <w:div w:id="1972978515">
      <w:marLeft w:val="480"/>
      <w:marRight w:val="0"/>
      <w:marTop w:val="0"/>
      <w:marBottom w:val="0"/>
      <w:divBdr>
        <w:top w:val="none" w:sz="0" w:space="0" w:color="auto"/>
        <w:left w:val="none" w:sz="0" w:space="0" w:color="auto"/>
        <w:bottom w:val="none" w:sz="0" w:space="0" w:color="auto"/>
        <w:right w:val="none" w:sz="0" w:space="0" w:color="auto"/>
      </w:divBdr>
    </w:div>
    <w:div w:id="1972979698">
      <w:marLeft w:val="0"/>
      <w:marRight w:val="0"/>
      <w:marTop w:val="0"/>
      <w:marBottom w:val="0"/>
      <w:divBdr>
        <w:top w:val="none" w:sz="0" w:space="0" w:color="auto"/>
        <w:left w:val="none" w:sz="0" w:space="0" w:color="auto"/>
        <w:bottom w:val="none" w:sz="0" w:space="0" w:color="auto"/>
        <w:right w:val="none" w:sz="0" w:space="0" w:color="auto"/>
      </w:divBdr>
    </w:div>
    <w:div w:id="1973051094">
      <w:marLeft w:val="0"/>
      <w:marRight w:val="0"/>
      <w:marTop w:val="0"/>
      <w:marBottom w:val="0"/>
      <w:divBdr>
        <w:top w:val="none" w:sz="0" w:space="0" w:color="auto"/>
        <w:left w:val="none" w:sz="0" w:space="0" w:color="auto"/>
        <w:bottom w:val="none" w:sz="0" w:space="0" w:color="auto"/>
        <w:right w:val="none" w:sz="0" w:space="0" w:color="auto"/>
      </w:divBdr>
    </w:div>
    <w:div w:id="1973054369">
      <w:marLeft w:val="0"/>
      <w:marRight w:val="0"/>
      <w:marTop w:val="0"/>
      <w:marBottom w:val="0"/>
      <w:divBdr>
        <w:top w:val="none" w:sz="0" w:space="0" w:color="auto"/>
        <w:left w:val="none" w:sz="0" w:space="0" w:color="auto"/>
        <w:bottom w:val="none" w:sz="0" w:space="0" w:color="auto"/>
        <w:right w:val="none" w:sz="0" w:space="0" w:color="auto"/>
      </w:divBdr>
    </w:div>
    <w:div w:id="1973054819">
      <w:marLeft w:val="0"/>
      <w:marRight w:val="0"/>
      <w:marTop w:val="0"/>
      <w:marBottom w:val="0"/>
      <w:divBdr>
        <w:top w:val="none" w:sz="0" w:space="0" w:color="auto"/>
        <w:left w:val="none" w:sz="0" w:space="0" w:color="auto"/>
        <w:bottom w:val="none" w:sz="0" w:space="0" w:color="auto"/>
        <w:right w:val="none" w:sz="0" w:space="0" w:color="auto"/>
      </w:divBdr>
    </w:div>
    <w:div w:id="1973056512">
      <w:marLeft w:val="0"/>
      <w:marRight w:val="0"/>
      <w:marTop w:val="0"/>
      <w:marBottom w:val="0"/>
      <w:divBdr>
        <w:top w:val="none" w:sz="0" w:space="0" w:color="auto"/>
        <w:left w:val="none" w:sz="0" w:space="0" w:color="auto"/>
        <w:bottom w:val="none" w:sz="0" w:space="0" w:color="auto"/>
        <w:right w:val="none" w:sz="0" w:space="0" w:color="auto"/>
      </w:divBdr>
    </w:div>
    <w:div w:id="1973166577">
      <w:marLeft w:val="0"/>
      <w:marRight w:val="0"/>
      <w:marTop w:val="0"/>
      <w:marBottom w:val="0"/>
      <w:divBdr>
        <w:top w:val="none" w:sz="0" w:space="0" w:color="auto"/>
        <w:left w:val="none" w:sz="0" w:space="0" w:color="auto"/>
        <w:bottom w:val="none" w:sz="0" w:space="0" w:color="auto"/>
        <w:right w:val="none" w:sz="0" w:space="0" w:color="auto"/>
      </w:divBdr>
    </w:div>
    <w:div w:id="1973290041">
      <w:marLeft w:val="0"/>
      <w:marRight w:val="0"/>
      <w:marTop w:val="0"/>
      <w:marBottom w:val="0"/>
      <w:divBdr>
        <w:top w:val="none" w:sz="0" w:space="0" w:color="auto"/>
        <w:left w:val="none" w:sz="0" w:space="0" w:color="auto"/>
        <w:bottom w:val="none" w:sz="0" w:space="0" w:color="auto"/>
        <w:right w:val="none" w:sz="0" w:space="0" w:color="auto"/>
      </w:divBdr>
    </w:div>
    <w:div w:id="1973439648">
      <w:marLeft w:val="0"/>
      <w:marRight w:val="0"/>
      <w:marTop w:val="0"/>
      <w:marBottom w:val="0"/>
      <w:divBdr>
        <w:top w:val="none" w:sz="0" w:space="0" w:color="auto"/>
        <w:left w:val="none" w:sz="0" w:space="0" w:color="auto"/>
        <w:bottom w:val="none" w:sz="0" w:space="0" w:color="auto"/>
        <w:right w:val="none" w:sz="0" w:space="0" w:color="auto"/>
      </w:divBdr>
    </w:div>
    <w:div w:id="1973514886">
      <w:marLeft w:val="0"/>
      <w:marRight w:val="0"/>
      <w:marTop w:val="0"/>
      <w:marBottom w:val="0"/>
      <w:divBdr>
        <w:top w:val="none" w:sz="0" w:space="0" w:color="auto"/>
        <w:left w:val="none" w:sz="0" w:space="0" w:color="auto"/>
        <w:bottom w:val="none" w:sz="0" w:space="0" w:color="auto"/>
        <w:right w:val="none" w:sz="0" w:space="0" w:color="auto"/>
      </w:divBdr>
    </w:div>
    <w:div w:id="1973515032">
      <w:marLeft w:val="0"/>
      <w:marRight w:val="0"/>
      <w:marTop w:val="0"/>
      <w:marBottom w:val="0"/>
      <w:divBdr>
        <w:top w:val="none" w:sz="0" w:space="0" w:color="auto"/>
        <w:left w:val="none" w:sz="0" w:space="0" w:color="auto"/>
        <w:bottom w:val="none" w:sz="0" w:space="0" w:color="auto"/>
        <w:right w:val="none" w:sz="0" w:space="0" w:color="auto"/>
      </w:divBdr>
    </w:div>
    <w:div w:id="1973518125">
      <w:marLeft w:val="0"/>
      <w:marRight w:val="0"/>
      <w:marTop w:val="0"/>
      <w:marBottom w:val="0"/>
      <w:divBdr>
        <w:top w:val="none" w:sz="0" w:space="0" w:color="auto"/>
        <w:left w:val="none" w:sz="0" w:space="0" w:color="auto"/>
        <w:bottom w:val="none" w:sz="0" w:space="0" w:color="auto"/>
        <w:right w:val="none" w:sz="0" w:space="0" w:color="auto"/>
      </w:divBdr>
    </w:div>
    <w:div w:id="1973518204">
      <w:marLeft w:val="0"/>
      <w:marRight w:val="0"/>
      <w:marTop w:val="0"/>
      <w:marBottom w:val="0"/>
      <w:divBdr>
        <w:top w:val="none" w:sz="0" w:space="0" w:color="auto"/>
        <w:left w:val="none" w:sz="0" w:space="0" w:color="auto"/>
        <w:bottom w:val="none" w:sz="0" w:space="0" w:color="auto"/>
        <w:right w:val="none" w:sz="0" w:space="0" w:color="auto"/>
      </w:divBdr>
    </w:div>
    <w:div w:id="1973629154">
      <w:marLeft w:val="0"/>
      <w:marRight w:val="0"/>
      <w:marTop w:val="0"/>
      <w:marBottom w:val="0"/>
      <w:divBdr>
        <w:top w:val="none" w:sz="0" w:space="0" w:color="auto"/>
        <w:left w:val="none" w:sz="0" w:space="0" w:color="auto"/>
        <w:bottom w:val="none" w:sz="0" w:space="0" w:color="auto"/>
        <w:right w:val="none" w:sz="0" w:space="0" w:color="auto"/>
      </w:divBdr>
    </w:div>
    <w:div w:id="1973629584">
      <w:marLeft w:val="0"/>
      <w:marRight w:val="0"/>
      <w:marTop w:val="0"/>
      <w:marBottom w:val="0"/>
      <w:divBdr>
        <w:top w:val="none" w:sz="0" w:space="0" w:color="auto"/>
        <w:left w:val="none" w:sz="0" w:space="0" w:color="auto"/>
        <w:bottom w:val="none" w:sz="0" w:space="0" w:color="auto"/>
        <w:right w:val="none" w:sz="0" w:space="0" w:color="auto"/>
      </w:divBdr>
    </w:div>
    <w:div w:id="1973630647">
      <w:marLeft w:val="0"/>
      <w:marRight w:val="0"/>
      <w:marTop w:val="0"/>
      <w:marBottom w:val="0"/>
      <w:divBdr>
        <w:top w:val="none" w:sz="0" w:space="0" w:color="auto"/>
        <w:left w:val="none" w:sz="0" w:space="0" w:color="auto"/>
        <w:bottom w:val="none" w:sz="0" w:space="0" w:color="auto"/>
        <w:right w:val="none" w:sz="0" w:space="0" w:color="auto"/>
      </w:divBdr>
    </w:div>
    <w:div w:id="1973755041">
      <w:marLeft w:val="0"/>
      <w:marRight w:val="0"/>
      <w:marTop w:val="0"/>
      <w:marBottom w:val="0"/>
      <w:divBdr>
        <w:top w:val="none" w:sz="0" w:space="0" w:color="auto"/>
        <w:left w:val="none" w:sz="0" w:space="0" w:color="auto"/>
        <w:bottom w:val="none" w:sz="0" w:space="0" w:color="auto"/>
        <w:right w:val="none" w:sz="0" w:space="0" w:color="auto"/>
      </w:divBdr>
    </w:div>
    <w:div w:id="1973900626">
      <w:marLeft w:val="0"/>
      <w:marRight w:val="0"/>
      <w:marTop w:val="0"/>
      <w:marBottom w:val="0"/>
      <w:divBdr>
        <w:top w:val="none" w:sz="0" w:space="0" w:color="auto"/>
        <w:left w:val="none" w:sz="0" w:space="0" w:color="auto"/>
        <w:bottom w:val="none" w:sz="0" w:space="0" w:color="auto"/>
        <w:right w:val="none" w:sz="0" w:space="0" w:color="auto"/>
      </w:divBdr>
    </w:div>
    <w:div w:id="1973903488">
      <w:marLeft w:val="0"/>
      <w:marRight w:val="0"/>
      <w:marTop w:val="0"/>
      <w:marBottom w:val="0"/>
      <w:divBdr>
        <w:top w:val="none" w:sz="0" w:space="0" w:color="auto"/>
        <w:left w:val="none" w:sz="0" w:space="0" w:color="auto"/>
        <w:bottom w:val="none" w:sz="0" w:space="0" w:color="auto"/>
        <w:right w:val="none" w:sz="0" w:space="0" w:color="auto"/>
      </w:divBdr>
    </w:div>
    <w:div w:id="1973972250">
      <w:marLeft w:val="0"/>
      <w:marRight w:val="0"/>
      <w:marTop w:val="0"/>
      <w:marBottom w:val="0"/>
      <w:divBdr>
        <w:top w:val="none" w:sz="0" w:space="0" w:color="auto"/>
        <w:left w:val="none" w:sz="0" w:space="0" w:color="auto"/>
        <w:bottom w:val="none" w:sz="0" w:space="0" w:color="auto"/>
        <w:right w:val="none" w:sz="0" w:space="0" w:color="auto"/>
      </w:divBdr>
    </w:div>
    <w:div w:id="1974015363">
      <w:marLeft w:val="0"/>
      <w:marRight w:val="0"/>
      <w:marTop w:val="0"/>
      <w:marBottom w:val="0"/>
      <w:divBdr>
        <w:top w:val="none" w:sz="0" w:space="0" w:color="auto"/>
        <w:left w:val="none" w:sz="0" w:space="0" w:color="auto"/>
        <w:bottom w:val="none" w:sz="0" w:space="0" w:color="auto"/>
        <w:right w:val="none" w:sz="0" w:space="0" w:color="auto"/>
      </w:divBdr>
    </w:div>
    <w:div w:id="1974096557">
      <w:marLeft w:val="0"/>
      <w:marRight w:val="0"/>
      <w:marTop w:val="0"/>
      <w:marBottom w:val="0"/>
      <w:divBdr>
        <w:top w:val="none" w:sz="0" w:space="0" w:color="auto"/>
        <w:left w:val="none" w:sz="0" w:space="0" w:color="auto"/>
        <w:bottom w:val="none" w:sz="0" w:space="0" w:color="auto"/>
        <w:right w:val="none" w:sz="0" w:space="0" w:color="auto"/>
      </w:divBdr>
    </w:div>
    <w:div w:id="1974141399">
      <w:marLeft w:val="0"/>
      <w:marRight w:val="0"/>
      <w:marTop w:val="0"/>
      <w:marBottom w:val="0"/>
      <w:divBdr>
        <w:top w:val="none" w:sz="0" w:space="0" w:color="auto"/>
        <w:left w:val="none" w:sz="0" w:space="0" w:color="auto"/>
        <w:bottom w:val="none" w:sz="0" w:space="0" w:color="auto"/>
        <w:right w:val="none" w:sz="0" w:space="0" w:color="auto"/>
      </w:divBdr>
    </w:div>
    <w:div w:id="1974286839">
      <w:marLeft w:val="0"/>
      <w:marRight w:val="0"/>
      <w:marTop w:val="0"/>
      <w:marBottom w:val="0"/>
      <w:divBdr>
        <w:top w:val="none" w:sz="0" w:space="0" w:color="auto"/>
        <w:left w:val="none" w:sz="0" w:space="0" w:color="auto"/>
        <w:bottom w:val="none" w:sz="0" w:space="0" w:color="auto"/>
        <w:right w:val="none" w:sz="0" w:space="0" w:color="auto"/>
      </w:divBdr>
    </w:div>
    <w:div w:id="1974291254">
      <w:marLeft w:val="0"/>
      <w:marRight w:val="0"/>
      <w:marTop w:val="0"/>
      <w:marBottom w:val="0"/>
      <w:divBdr>
        <w:top w:val="none" w:sz="0" w:space="0" w:color="auto"/>
        <w:left w:val="none" w:sz="0" w:space="0" w:color="auto"/>
        <w:bottom w:val="none" w:sz="0" w:space="0" w:color="auto"/>
        <w:right w:val="none" w:sz="0" w:space="0" w:color="auto"/>
      </w:divBdr>
    </w:div>
    <w:div w:id="1974363916">
      <w:marLeft w:val="0"/>
      <w:marRight w:val="0"/>
      <w:marTop w:val="0"/>
      <w:marBottom w:val="0"/>
      <w:divBdr>
        <w:top w:val="none" w:sz="0" w:space="0" w:color="auto"/>
        <w:left w:val="none" w:sz="0" w:space="0" w:color="auto"/>
        <w:bottom w:val="none" w:sz="0" w:space="0" w:color="auto"/>
        <w:right w:val="none" w:sz="0" w:space="0" w:color="auto"/>
      </w:divBdr>
    </w:div>
    <w:div w:id="1974480745">
      <w:marLeft w:val="0"/>
      <w:marRight w:val="0"/>
      <w:marTop w:val="0"/>
      <w:marBottom w:val="0"/>
      <w:divBdr>
        <w:top w:val="none" w:sz="0" w:space="0" w:color="auto"/>
        <w:left w:val="none" w:sz="0" w:space="0" w:color="auto"/>
        <w:bottom w:val="none" w:sz="0" w:space="0" w:color="auto"/>
        <w:right w:val="none" w:sz="0" w:space="0" w:color="auto"/>
      </w:divBdr>
    </w:div>
    <w:div w:id="1974555620">
      <w:marLeft w:val="0"/>
      <w:marRight w:val="0"/>
      <w:marTop w:val="0"/>
      <w:marBottom w:val="0"/>
      <w:divBdr>
        <w:top w:val="none" w:sz="0" w:space="0" w:color="auto"/>
        <w:left w:val="none" w:sz="0" w:space="0" w:color="auto"/>
        <w:bottom w:val="none" w:sz="0" w:space="0" w:color="auto"/>
        <w:right w:val="none" w:sz="0" w:space="0" w:color="auto"/>
      </w:divBdr>
    </w:div>
    <w:div w:id="1974557743">
      <w:marLeft w:val="0"/>
      <w:marRight w:val="0"/>
      <w:marTop w:val="0"/>
      <w:marBottom w:val="0"/>
      <w:divBdr>
        <w:top w:val="none" w:sz="0" w:space="0" w:color="auto"/>
        <w:left w:val="none" w:sz="0" w:space="0" w:color="auto"/>
        <w:bottom w:val="none" w:sz="0" w:space="0" w:color="auto"/>
        <w:right w:val="none" w:sz="0" w:space="0" w:color="auto"/>
      </w:divBdr>
    </w:div>
    <w:div w:id="1974674430">
      <w:marLeft w:val="0"/>
      <w:marRight w:val="0"/>
      <w:marTop w:val="0"/>
      <w:marBottom w:val="0"/>
      <w:divBdr>
        <w:top w:val="none" w:sz="0" w:space="0" w:color="auto"/>
        <w:left w:val="none" w:sz="0" w:space="0" w:color="auto"/>
        <w:bottom w:val="none" w:sz="0" w:space="0" w:color="auto"/>
        <w:right w:val="none" w:sz="0" w:space="0" w:color="auto"/>
      </w:divBdr>
    </w:div>
    <w:div w:id="1974745962">
      <w:marLeft w:val="0"/>
      <w:marRight w:val="0"/>
      <w:marTop w:val="0"/>
      <w:marBottom w:val="0"/>
      <w:divBdr>
        <w:top w:val="none" w:sz="0" w:space="0" w:color="auto"/>
        <w:left w:val="none" w:sz="0" w:space="0" w:color="auto"/>
        <w:bottom w:val="none" w:sz="0" w:space="0" w:color="auto"/>
        <w:right w:val="none" w:sz="0" w:space="0" w:color="auto"/>
      </w:divBdr>
    </w:div>
    <w:div w:id="1974749214">
      <w:marLeft w:val="0"/>
      <w:marRight w:val="0"/>
      <w:marTop w:val="0"/>
      <w:marBottom w:val="0"/>
      <w:divBdr>
        <w:top w:val="none" w:sz="0" w:space="0" w:color="auto"/>
        <w:left w:val="none" w:sz="0" w:space="0" w:color="auto"/>
        <w:bottom w:val="none" w:sz="0" w:space="0" w:color="auto"/>
        <w:right w:val="none" w:sz="0" w:space="0" w:color="auto"/>
      </w:divBdr>
    </w:div>
    <w:div w:id="1974822909">
      <w:marLeft w:val="0"/>
      <w:marRight w:val="0"/>
      <w:marTop w:val="0"/>
      <w:marBottom w:val="0"/>
      <w:divBdr>
        <w:top w:val="none" w:sz="0" w:space="0" w:color="auto"/>
        <w:left w:val="none" w:sz="0" w:space="0" w:color="auto"/>
        <w:bottom w:val="none" w:sz="0" w:space="0" w:color="auto"/>
        <w:right w:val="none" w:sz="0" w:space="0" w:color="auto"/>
      </w:divBdr>
    </w:div>
    <w:div w:id="1974865649">
      <w:marLeft w:val="0"/>
      <w:marRight w:val="0"/>
      <w:marTop w:val="0"/>
      <w:marBottom w:val="0"/>
      <w:divBdr>
        <w:top w:val="none" w:sz="0" w:space="0" w:color="auto"/>
        <w:left w:val="none" w:sz="0" w:space="0" w:color="auto"/>
        <w:bottom w:val="none" w:sz="0" w:space="0" w:color="auto"/>
        <w:right w:val="none" w:sz="0" w:space="0" w:color="auto"/>
      </w:divBdr>
    </w:div>
    <w:div w:id="1975134528">
      <w:marLeft w:val="0"/>
      <w:marRight w:val="0"/>
      <w:marTop w:val="0"/>
      <w:marBottom w:val="0"/>
      <w:divBdr>
        <w:top w:val="none" w:sz="0" w:space="0" w:color="auto"/>
        <w:left w:val="none" w:sz="0" w:space="0" w:color="auto"/>
        <w:bottom w:val="none" w:sz="0" w:space="0" w:color="auto"/>
        <w:right w:val="none" w:sz="0" w:space="0" w:color="auto"/>
      </w:divBdr>
    </w:div>
    <w:div w:id="1975209215">
      <w:marLeft w:val="0"/>
      <w:marRight w:val="0"/>
      <w:marTop w:val="0"/>
      <w:marBottom w:val="0"/>
      <w:divBdr>
        <w:top w:val="none" w:sz="0" w:space="0" w:color="auto"/>
        <w:left w:val="none" w:sz="0" w:space="0" w:color="auto"/>
        <w:bottom w:val="none" w:sz="0" w:space="0" w:color="auto"/>
        <w:right w:val="none" w:sz="0" w:space="0" w:color="auto"/>
      </w:divBdr>
    </w:div>
    <w:div w:id="1975285951">
      <w:marLeft w:val="0"/>
      <w:marRight w:val="0"/>
      <w:marTop w:val="0"/>
      <w:marBottom w:val="0"/>
      <w:divBdr>
        <w:top w:val="none" w:sz="0" w:space="0" w:color="auto"/>
        <w:left w:val="none" w:sz="0" w:space="0" w:color="auto"/>
        <w:bottom w:val="none" w:sz="0" w:space="0" w:color="auto"/>
        <w:right w:val="none" w:sz="0" w:space="0" w:color="auto"/>
      </w:divBdr>
    </w:div>
    <w:div w:id="1975329816">
      <w:marLeft w:val="0"/>
      <w:marRight w:val="0"/>
      <w:marTop w:val="0"/>
      <w:marBottom w:val="0"/>
      <w:divBdr>
        <w:top w:val="none" w:sz="0" w:space="0" w:color="auto"/>
        <w:left w:val="none" w:sz="0" w:space="0" w:color="auto"/>
        <w:bottom w:val="none" w:sz="0" w:space="0" w:color="auto"/>
        <w:right w:val="none" w:sz="0" w:space="0" w:color="auto"/>
      </w:divBdr>
    </w:div>
    <w:div w:id="1975480394">
      <w:marLeft w:val="0"/>
      <w:marRight w:val="0"/>
      <w:marTop w:val="0"/>
      <w:marBottom w:val="0"/>
      <w:divBdr>
        <w:top w:val="none" w:sz="0" w:space="0" w:color="auto"/>
        <w:left w:val="none" w:sz="0" w:space="0" w:color="auto"/>
        <w:bottom w:val="none" w:sz="0" w:space="0" w:color="auto"/>
        <w:right w:val="none" w:sz="0" w:space="0" w:color="auto"/>
      </w:divBdr>
    </w:div>
    <w:div w:id="1975519750">
      <w:marLeft w:val="0"/>
      <w:marRight w:val="0"/>
      <w:marTop w:val="0"/>
      <w:marBottom w:val="0"/>
      <w:divBdr>
        <w:top w:val="none" w:sz="0" w:space="0" w:color="auto"/>
        <w:left w:val="none" w:sz="0" w:space="0" w:color="auto"/>
        <w:bottom w:val="none" w:sz="0" w:space="0" w:color="auto"/>
        <w:right w:val="none" w:sz="0" w:space="0" w:color="auto"/>
      </w:divBdr>
    </w:div>
    <w:div w:id="1975714778">
      <w:marLeft w:val="0"/>
      <w:marRight w:val="0"/>
      <w:marTop w:val="0"/>
      <w:marBottom w:val="0"/>
      <w:divBdr>
        <w:top w:val="none" w:sz="0" w:space="0" w:color="auto"/>
        <w:left w:val="none" w:sz="0" w:space="0" w:color="auto"/>
        <w:bottom w:val="none" w:sz="0" w:space="0" w:color="auto"/>
        <w:right w:val="none" w:sz="0" w:space="0" w:color="auto"/>
      </w:divBdr>
    </w:div>
    <w:div w:id="1975745408">
      <w:marLeft w:val="0"/>
      <w:marRight w:val="0"/>
      <w:marTop w:val="0"/>
      <w:marBottom w:val="0"/>
      <w:divBdr>
        <w:top w:val="none" w:sz="0" w:space="0" w:color="auto"/>
        <w:left w:val="none" w:sz="0" w:space="0" w:color="auto"/>
        <w:bottom w:val="none" w:sz="0" w:space="0" w:color="auto"/>
        <w:right w:val="none" w:sz="0" w:space="0" w:color="auto"/>
      </w:divBdr>
    </w:div>
    <w:div w:id="1975792829">
      <w:marLeft w:val="0"/>
      <w:marRight w:val="0"/>
      <w:marTop w:val="0"/>
      <w:marBottom w:val="0"/>
      <w:divBdr>
        <w:top w:val="none" w:sz="0" w:space="0" w:color="auto"/>
        <w:left w:val="none" w:sz="0" w:space="0" w:color="auto"/>
        <w:bottom w:val="none" w:sz="0" w:space="0" w:color="auto"/>
        <w:right w:val="none" w:sz="0" w:space="0" w:color="auto"/>
      </w:divBdr>
    </w:div>
    <w:div w:id="1975863164">
      <w:marLeft w:val="0"/>
      <w:marRight w:val="0"/>
      <w:marTop w:val="0"/>
      <w:marBottom w:val="0"/>
      <w:divBdr>
        <w:top w:val="none" w:sz="0" w:space="0" w:color="auto"/>
        <w:left w:val="none" w:sz="0" w:space="0" w:color="auto"/>
        <w:bottom w:val="none" w:sz="0" w:space="0" w:color="auto"/>
        <w:right w:val="none" w:sz="0" w:space="0" w:color="auto"/>
      </w:divBdr>
    </w:div>
    <w:div w:id="1975911868">
      <w:marLeft w:val="0"/>
      <w:marRight w:val="0"/>
      <w:marTop w:val="0"/>
      <w:marBottom w:val="0"/>
      <w:divBdr>
        <w:top w:val="none" w:sz="0" w:space="0" w:color="auto"/>
        <w:left w:val="none" w:sz="0" w:space="0" w:color="auto"/>
        <w:bottom w:val="none" w:sz="0" w:space="0" w:color="auto"/>
        <w:right w:val="none" w:sz="0" w:space="0" w:color="auto"/>
      </w:divBdr>
    </w:div>
    <w:div w:id="1975912079">
      <w:marLeft w:val="0"/>
      <w:marRight w:val="0"/>
      <w:marTop w:val="0"/>
      <w:marBottom w:val="0"/>
      <w:divBdr>
        <w:top w:val="none" w:sz="0" w:space="0" w:color="auto"/>
        <w:left w:val="none" w:sz="0" w:space="0" w:color="auto"/>
        <w:bottom w:val="none" w:sz="0" w:space="0" w:color="auto"/>
        <w:right w:val="none" w:sz="0" w:space="0" w:color="auto"/>
      </w:divBdr>
    </w:div>
    <w:div w:id="1975981375">
      <w:marLeft w:val="0"/>
      <w:marRight w:val="0"/>
      <w:marTop w:val="0"/>
      <w:marBottom w:val="0"/>
      <w:divBdr>
        <w:top w:val="none" w:sz="0" w:space="0" w:color="auto"/>
        <w:left w:val="none" w:sz="0" w:space="0" w:color="auto"/>
        <w:bottom w:val="none" w:sz="0" w:space="0" w:color="auto"/>
        <w:right w:val="none" w:sz="0" w:space="0" w:color="auto"/>
      </w:divBdr>
    </w:div>
    <w:div w:id="1975987255">
      <w:marLeft w:val="0"/>
      <w:marRight w:val="0"/>
      <w:marTop w:val="0"/>
      <w:marBottom w:val="0"/>
      <w:divBdr>
        <w:top w:val="none" w:sz="0" w:space="0" w:color="auto"/>
        <w:left w:val="none" w:sz="0" w:space="0" w:color="auto"/>
        <w:bottom w:val="none" w:sz="0" w:space="0" w:color="auto"/>
        <w:right w:val="none" w:sz="0" w:space="0" w:color="auto"/>
      </w:divBdr>
    </w:div>
    <w:div w:id="1976059105">
      <w:marLeft w:val="0"/>
      <w:marRight w:val="0"/>
      <w:marTop w:val="0"/>
      <w:marBottom w:val="0"/>
      <w:divBdr>
        <w:top w:val="none" w:sz="0" w:space="0" w:color="auto"/>
        <w:left w:val="none" w:sz="0" w:space="0" w:color="auto"/>
        <w:bottom w:val="none" w:sz="0" w:space="0" w:color="auto"/>
        <w:right w:val="none" w:sz="0" w:space="0" w:color="auto"/>
      </w:divBdr>
    </w:div>
    <w:div w:id="1976059322">
      <w:marLeft w:val="0"/>
      <w:marRight w:val="0"/>
      <w:marTop w:val="0"/>
      <w:marBottom w:val="0"/>
      <w:divBdr>
        <w:top w:val="none" w:sz="0" w:space="0" w:color="auto"/>
        <w:left w:val="none" w:sz="0" w:space="0" w:color="auto"/>
        <w:bottom w:val="none" w:sz="0" w:space="0" w:color="auto"/>
        <w:right w:val="none" w:sz="0" w:space="0" w:color="auto"/>
      </w:divBdr>
    </w:div>
    <w:div w:id="1976063378">
      <w:marLeft w:val="0"/>
      <w:marRight w:val="0"/>
      <w:marTop w:val="0"/>
      <w:marBottom w:val="0"/>
      <w:divBdr>
        <w:top w:val="none" w:sz="0" w:space="0" w:color="auto"/>
        <w:left w:val="none" w:sz="0" w:space="0" w:color="auto"/>
        <w:bottom w:val="none" w:sz="0" w:space="0" w:color="auto"/>
        <w:right w:val="none" w:sz="0" w:space="0" w:color="auto"/>
      </w:divBdr>
    </w:div>
    <w:div w:id="1976174628">
      <w:marLeft w:val="0"/>
      <w:marRight w:val="0"/>
      <w:marTop w:val="0"/>
      <w:marBottom w:val="0"/>
      <w:divBdr>
        <w:top w:val="none" w:sz="0" w:space="0" w:color="auto"/>
        <w:left w:val="none" w:sz="0" w:space="0" w:color="auto"/>
        <w:bottom w:val="none" w:sz="0" w:space="0" w:color="auto"/>
        <w:right w:val="none" w:sz="0" w:space="0" w:color="auto"/>
      </w:divBdr>
    </w:div>
    <w:div w:id="1976178135">
      <w:marLeft w:val="0"/>
      <w:marRight w:val="0"/>
      <w:marTop w:val="0"/>
      <w:marBottom w:val="0"/>
      <w:divBdr>
        <w:top w:val="none" w:sz="0" w:space="0" w:color="auto"/>
        <w:left w:val="none" w:sz="0" w:space="0" w:color="auto"/>
        <w:bottom w:val="none" w:sz="0" w:space="0" w:color="auto"/>
        <w:right w:val="none" w:sz="0" w:space="0" w:color="auto"/>
      </w:divBdr>
    </w:div>
    <w:div w:id="1976256608">
      <w:marLeft w:val="0"/>
      <w:marRight w:val="0"/>
      <w:marTop w:val="0"/>
      <w:marBottom w:val="0"/>
      <w:divBdr>
        <w:top w:val="none" w:sz="0" w:space="0" w:color="auto"/>
        <w:left w:val="none" w:sz="0" w:space="0" w:color="auto"/>
        <w:bottom w:val="none" w:sz="0" w:space="0" w:color="auto"/>
        <w:right w:val="none" w:sz="0" w:space="0" w:color="auto"/>
      </w:divBdr>
    </w:div>
    <w:div w:id="1976256997">
      <w:marLeft w:val="0"/>
      <w:marRight w:val="0"/>
      <w:marTop w:val="0"/>
      <w:marBottom w:val="0"/>
      <w:divBdr>
        <w:top w:val="none" w:sz="0" w:space="0" w:color="auto"/>
        <w:left w:val="none" w:sz="0" w:space="0" w:color="auto"/>
        <w:bottom w:val="none" w:sz="0" w:space="0" w:color="auto"/>
        <w:right w:val="none" w:sz="0" w:space="0" w:color="auto"/>
      </w:divBdr>
    </w:div>
    <w:div w:id="1976331942">
      <w:marLeft w:val="0"/>
      <w:marRight w:val="0"/>
      <w:marTop w:val="0"/>
      <w:marBottom w:val="0"/>
      <w:divBdr>
        <w:top w:val="none" w:sz="0" w:space="0" w:color="auto"/>
        <w:left w:val="none" w:sz="0" w:space="0" w:color="auto"/>
        <w:bottom w:val="none" w:sz="0" w:space="0" w:color="auto"/>
        <w:right w:val="none" w:sz="0" w:space="0" w:color="auto"/>
      </w:divBdr>
    </w:div>
    <w:div w:id="1976449251">
      <w:marLeft w:val="0"/>
      <w:marRight w:val="0"/>
      <w:marTop w:val="0"/>
      <w:marBottom w:val="0"/>
      <w:divBdr>
        <w:top w:val="none" w:sz="0" w:space="0" w:color="auto"/>
        <w:left w:val="none" w:sz="0" w:space="0" w:color="auto"/>
        <w:bottom w:val="none" w:sz="0" w:space="0" w:color="auto"/>
        <w:right w:val="none" w:sz="0" w:space="0" w:color="auto"/>
      </w:divBdr>
    </w:div>
    <w:div w:id="1976517905">
      <w:marLeft w:val="0"/>
      <w:marRight w:val="0"/>
      <w:marTop w:val="0"/>
      <w:marBottom w:val="0"/>
      <w:divBdr>
        <w:top w:val="none" w:sz="0" w:space="0" w:color="auto"/>
        <w:left w:val="none" w:sz="0" w:space="0" w:color="auto"/>
        <w:bottom w:val="none" w:sz="0" w:space="0" w:color="auto"/>
        <w:right w:val="none" w:sz="0" w:space="0" w:color="auto"/>
      </w:divBdr>
    </w:div>
    <w:div w:id="1976597076">
      <w:marLeft w:val="0"/>
      <w:marRight w:val="0"/>
      <w:marTop w:val="0"/>
      <w:marBottom w:val="0"/>
      <w:divBdr>
        <w:top w:val="none" w:sz="0" w:space="0" w:color="auto"/>
        <w:left w:val="none" w:sz="0" w:space="0" w:color="auto"/>
        <w:bottom w:val="none" w:sz="0" w:space="0" w:color="auto"/>
        <w:right w:val="none" w:sz="0" w:space="0" w:color="auto"/>
      </w:divBdr>
    </w:div>
    <w:div w:id="1976635762">
      <w:marLeft w:val="0"/>
      <w:marRight w:val="0"/>
      <w:marTop w:val="0"/>
      <w:marBottom w:val="0"/>
      <w:divBdr>
        <w:top w:val="none" w:sz="0" w:space="0" w:color="auto"/>
        <w:left w:val="none" w:sz="0" w:space="0" w:color="auto"/>
        <w:bottom w:val="none" w:sz="0" w:space="0" w:color="auto"/>
        <w:right w:val="none" w:sz="0" w:space="0" w:color="auto"/>
      </w:divBdr>
    </w:div>
    <w:div w:id="1976640581">
      <w:marLeft w:val="0"/>
      <w:marRight w:val="0"/>
      <w:marTop w:val="0"/>
      <w:marBottom w:val="0"/>
      <w:divBdr>
        <w:top w:val="none" w:sz="0" w:space="0" w:color="auto"/>
        <w:left w:val="none" w:sz="0" w:space="0" w:color="auto"/>
        <w:bottom w:val="none" w:sz="0" w:space="0" w:color="auto"/>
        <w:right w:val="none" w:sz="0" w:space="0" w:color="auto"/>
      </w:divBdr>
    </w:div>
    <w:div w:id="1976718501">
      <w:marLeft w:val="0"/>
      <w:marRight w:val="0"/>
      <w:marTop w:val="0"/>
      <w:marBottom w:val="0"/>
      <w:divBdr>
        <w:top w:val="none" w:sz="0" w:space="0" w:color="auto"/>
        <w:left w:val="none" w:sz="0" w:space="0" w:color="auto"/>
        <w:bottom w:val="none" w:sz="0" w:space="0" w:color="auto"/>
        <w:right w:val="none" w:sz="0" w:space="0" w:color="auto"/>
      </w:divBdr>
    </w:div>
    <w:div w:id="1976829433">
      <w:bodyDiv w:val="1"/>
      <w:marLeft w:val="0"/>
      <w:marRight w:val="0"/>
      <w:marTop w:val="0"/>
      <w:marBottom w:val="0"/>
      <w:divBdr>
        <w:top w:val="none" w:sz="0" w:space="0" w:color="auto"/>
        <w:left w:val="none" w:sz="0" w:space="0" w:color="auto"/>
        <w:bottom w:val="none" w:sz="0" w:space="0" w:color="auto"/>
        <w:right w:val="none" w:sz="0" w:space="0" w:color="auto"/>
      </w:divBdr>
    </w:div>
    <w:div w:id="1976905967">
      <w:marLeft w:val="0"/>
      <w:marRight w:val="0"/>
      <w:marTop w:val="0"/>
      <w:marBottom w:val="0"/>
      <w:divBdr>
        <w:top w:val="none" w:sz="0" w:space="0" w:color="auto"/>
        <w:left w:val="none" w:sz="0" w:space="0" w:color="auto"/>
        <w:bottom w:val="none" w:sz="0" w:space="0" w:color="auto"/>
        <w:right w:val="none" w:sz="0" w:space="0" w:color="auto"/>
      </w:divBdr>
    </w:div>
    <w:div w:id="1976908516">
      <w:marLeft w:val="0"/>
      <w:marRight w:val="0"/>
      <w:marTop w:val="0"/>
      <w:marBottom w:val="0"/>
      <w:divBdr>
        <w:top w:val="none" w:sz="0" w:space="0" w:color="auto"/>
        <w:left w:val="none" w:sz="0" w:space="0" w:color="auto"/>
        <w:bottom w:val="none" w:sz="0" w:space="0" w:color="auto"/>
        <w:right w:val="none" w:sz="0" w:space="0" w:color="auto"/>
      </w:divBdr>
    </w:div>
    <w:div w:id="1976912682">
      <w:marLeft w:val="0"/>
      <w:marRight w:val="0"/>
      <w:marTop w:val="0"/>
      <w:marBottom w:val="0"/>
      <w:divBdr>
        <w:top w:val="none" w:sz="0" w:space="0" w:color="auto"/>
        <w:left w:val="none" w:sz="0" w:space="0" w:color="auto"/>
        <w:bottom w:val="none" w:sz="0" w:space="0" w:color="auto"/>
        <w:right w:val="none" w:sz="0" w:space="0" w:color="auto"/>
      </w:divBdr>
    </w:div>
    <w:div w:id="1977104734">
      <w:marLeft w:val="0"/>
      <w:marRight w:val="0"/>
      <w:marTop w:val="0"/>
      <w:marBottom w:val="0"/>
      <w:divBdr>
        <w:top w:val="none" w:sz="0" w:space="0" w:color="auto"/>
        <w:left w:val="none" w:sz="0" w:space="0" w:color="auto"/>
        <w:bottom w:val="none" w:sz="0" w:space="0" w:color="auto"/>
        <w:right w:val="none" w:sz="0" w:space="0" w:color="auto"/>
      </w:divBdr>
    </w:div>
    <w:div w:id="1977174310">
      <w:marLeft w:val="0"/>
      <w:marRight w:val="0"/>
      <w:marTop w:val="0"/>
      <w:marBottom w:val="0"/>
      <w:divBdr>
        <w:top w:val="none" w:sz="0" w:space="0" w:color="auto"/>
        <w:left w:val="none" w:sz="0" w:space="0" w:color="auto"/>
        <w:bottom w:val="none" w:sz="0" w:space="0" w:color="auto"/>
        <w:right w:val="none" w:sz="0" w:space="0" w:color="auto"/>
      </w:divBdr>
    </w:div>
    <w:div w:id="1977175582">
      <w:bodyDiv w:val="1"/>
      <w:marLeft w:val="0"/>
      <w:marRight w:val="0"/>
      <w:marTop w:val="0"/>
      <w:marBottom w:val="0"/>
      <w:divBdr>
        <w:top w:val="none" w:sz="0" w:space="0" w:color="auto"/>
        <w:left w:val="none" w:sz="0" w:space="0" w:color="auto"/>
        <w:bottom w:val="none" w:sz="0" w:space="0" w:color="auto"/>
        <w:right w:val="none" w:sz="0" w:space="0" w:color="auto"/>
      </w:divBdr>
    </w:div>
    <w:div w:id="1977177736">
      <w:marLeft w:val="0"/>
      <w:marRight w:val="0"/>
      <w:marTop w:val="0"/>
      <w:marBottom w:val="0"/>
      <w:divBdr>
        <w:top w:val="none" w:sz="0" w:space="0" w:color="auto"/>
        <w:left w:val="none" w:sz="0" w:space="0" w:color="auto"/>
        <w:bottom w:val="none" w:sz="0" w:space="0" w:color="auto"/>
        <w:right w:val="none" w:sz="0" w:space="0" w:color="auto"/>
      </w:divBdr>
    </w:div>
    <w:div w:id="1977179297">
      <w:marLeft w:val="0"/>
      <w:marRight w:val="0"/>
      <w:marTop w:val="0"/>
      <w:marBottom w:val="0"/>
      <w:divBdr>
        <w:top w:val="none" w:sz="0" w:space="0" w:color="auto"/>
        <w:left w:val="none" w:sz="0" w:space="0" w:color="auto"/>
        <w:bottom w:val="none" w:sz="0" w:space="0" w:color="auto"/>
        <w:right w:val="none" w:sz="0" w:space="0" w:color="auto"/>
      </w:divBdr>
    </w:div>
    <w:div w:id="1977221821">
      <w:marLeft w:val="0"/>
      <w:marRight w:val="0"/>
      <w:marTop w:val="0"/>
      <w:marBottom w:val="0"/>
      <w:divBdr>
        <w:top w:val="none" w:sz="0" w:space="0" w:color="auto"/>
        <w:left w:val="none" w:sz="0" w:space="0" w:color="auto"/>
        <w:bottom w:val="none" w:sz="0" w:space="0" w:color="auto"/>
        <w:right w:val="none" w:sz="0" w:space="0" w:color="auto"/>
      </w:divBdr>
    </w:div>
    <w:div w:id="1977298809">
      <w:marLeft w:val="0"/>
      <w:marRight w:val="0"/>
      <w:marTop w:val="0"/>
      <w:marBottom w:val="0"/>
      <w:divBdr>
        <w:top w:val="none" w:sz="0" w:space="0" w:color="auto"/>
        <w:left w:val="none" w:sz="0" w:space="0" w:color="auto"/>
        <w:bottom w:val="none" w:sz="0" w:space="0" w:color="auto"/>
        <w:right w:val="none" w:sz="0" w:space="0" w:color="auto"/>
      </w:divBdr>
    </w:div>
    <w:div w:id="1977299889">
      <w:marLeft w:val="0"/>
      <w:marRight w:val="0"/>
      <w:marTop w:val="0"/>
      <w:marBottom w:val="0"/>
      <w:divBdr>
        <w:top w:val="none" w:sz="0" w:space="0" w:color="auto"/>
        <w:left w:val="none" w:sz="0" w:space="0" w:color="auto"/>
        <w:bottom w:val="none" w:sz="0" w:space="0" w:color="auto"/>
        <w:right w:val="none" w:sz="0" w:space="0" w:color="auto"/>
      </w:divBdr>
    </w:div>
    <w:div w:id="1977418709">
      <w:marLeft w:val="0"/>
      <w:marRight w:val="0"/>
      <w:marTop w:val="0"/>
      <w:marBottom w:val="0"/>
      <w:divBdr>
        <w:top w:val="none" w:sz="0" w:space="0" w:color="auto"/>
        <w:left w:val="none" w:sz="0" w:space="0" w:color="auto"/>
        <w:bottom w:val="none" w:sz="0" w:space="0" w:color="auto"/>
        <w:right w:val="none" w:sz="0" w:space="0" w:color="auto"/>
      </w:divBdr>
    </w:div>
    <w:div w:id="1977443787">
      <w:marLeft w:val="0"/>
      <w:marRight w:val="0"/>
      <w:marTop w:val="0"/>
      <w:marBottom w:val="0"/>
      <w:divBdr>
        <w:top w:val="none" w:sz="0" w:space="0" w:color="auto"/>
        <w:left w:val="none" w:sz="0" w:space="0" w:color="auto"/>
        <w:bottom w:val="none" w:sz="0" w:space="0" w:color="auto"/>
        <w:right w:val="none" w:sz="0" w:space="0" w:color="auto"/>
      </w:divBdr>
    </w:div>
    <w:div w:id="1977635111">
      <w:marLeft w:val="0"/>
      <w:marRight w:val="0"/>
      <w:marTop w:val="0"/>
      <w:marBottom w:val="0"/>
      <w:divBdr>
        <w:top w:val="none" w:sz="0" w:space="0" w:color="auto"/>
        <w:left w:val="none" w:sz="0" w:space="0" w:color="auto"/>
        <w:bottom w:val="none" w:sz="0" w:space="0" w:color="auto"/>
        <w:right w:val="none" w:sz="0" w:space="0" w:color="auto"/>
      </w:divBdr>
    </w:div>
    <w:div w:id="1977639759">
      <w:bodyDiv w:val="1"/>
      <w:marLeft w:val="0"/>
      <w:marRight w:val="0"/>
      <w:marTop w:val="0"/>
      <w:marBottom w:val="0"/>
      <w:divBdr>
        <w:top w:val="none" w:sz="0" w:space="0" w:color="auto"/>
        <w:left w:val="none" w:sz="0" w:space="0" w:color="auto"/>
        <w:bottom w:val="none" w:sz="0" w:space="0" w:color="auto"/>
        <w:right w:val="none" w:sz="0" w:space="0" w:color="auto"/>
      </w:divBdr>
    </w:div>
    <w:div w:id="1977643167">
      <w:marLeft w:val="0"/>
      <w:marRight w:val="0"/>
      <w:marTop w:val="0"/>
      <w:marBottom w:val="0"/>
      <w:divBdr>
        <w:top w:val="none" w:sz="0" w:space="0" w:color="auto"/>
        <w:left w:val="none" w:sz="0" w:space="0" w:color="auto"/>
        <w:bottom w:val="none" w:sz="0" w:space="0" w:color="auto"/>
        <w:right w:val="none" w:sz="0" w:space="0" w:color="auto"/>
      </w:divBdr>
    </w:div>
    <w:div w:id="1977683802">
      <w:marLeft w:val="0"/>
      <w:marRight w:val="0"/>
      <w:marTop w:val="0"/>
      <w:marBottom w:val="0"/>
      <w:divBdr>
        <w:top w:val="none" w:sz="0" w:space="0" w:color="auto"/>
        <w:left w:val="none" w:sz="0" w:space="0" w:color="auto"/>
        <w:bottom w:val="none" w:sz="0" w:space="0" w:color="auto"/>
        <w:right w:val="none" w:sz="0" w:space="0" w:color="auto"/>
      </w:divBdr>
    </w:div>
    <w:div w:id="1977684609">
      <w:marLeft w:val="0"/>
      <w:marRight w:val="0"/>
      <w:marTop w:val="0"/>
      <w:marBottom w:val="0"/>
      <w:divBdr>
        <w:top w:val="none" w:sz="0" w:space="0" w:color="auto"/>
        <w:left w:val="none" w:sz="0" w:space="0" w:color="auto"/>
        <w:bottom w:val="none" w:sz="0" w:space="0" w:color="auto"/>
        <w:right w:val="none" w:sz="0" w:space="0" w:color="auto"/>
      </w:divBdr>
    </w:div>
    <w:div w:id="1977758449">
      <w:marLeft w:val="0"/>
      <w:marRight w:val="0"/>
      <w:marTop w:val="0"/>
      <w:marBottom w:val="0"/>
      <w:divBdr>
        <w:top w:val="none" w:sz="0" w:space="0" w:color="auto"/>
        <w:left w:val="none" w:sz="0" w:space="0" w:color="auto"/>
        <w:bottom w:val="none" w:sz="0" w:space="0" w:color="auto"/>
        <w:right w:val="none" w:sz="0" w:space="0" w:color="auto"/>
      </w:divBdr>
    </w:div>
    <w:div w:id="1977828969">
      <w:marLeft w:val="0"/>
      <w:marRight w:val="0"/>
      <w:marTop w:val="0"/>
      <w:marBottom w:val="0"/>
      <w:divBdr>
        <w:top w:val="none" w:sz="0" w:space="0" w:color="auto"/>
        <w:left w:val="none" w:sz="0" w:space="0" w:color="auto"/>
        <w:bottom w:val="none" w:sz="0" w:space="0" w:color="auto"/>
        <w:right w:val="none" w:sz="0" w:space="0" w:color="auto"/>
      </w:divBdr>
    </w:div>
    <w:div w:id="1977879255">
      <w:marLeft w:val="0"/>
      <w:marRight w:val="0"/>
      <w:marTop w:val="0"/>
      <w:marBottom w:val="0"/>
      <w:divBdr>
        <w:top w:val="none" w:sz="0" w:space="0" w:color="auto"/>
        <w:left w:val="none" w:sz="0" w:space="0" w:color="auto"/>
        <w:bottom w:val="none" w:sz="0" w:space="0" w:color="auto"/>
        <w:right w:val="none" w:sz="0" w:space="0" w:color="auto"/>
      </w:divBdr>
    </w:div>
    <w:div w:id="1978028185">
      <w:marLeft w:val="0"/>
      <w:marRight w:val="0"/>
      <w:marTop w:val="0"/>
      <w:marBottom w:val="0"/>
      <w:divBdr>
        <w:top w:val="none" w:sz="0" w:space="0" w:color="auto"/>
        <w:left w:val="none" w:sz="0" w:space="0" w:color="auto"/>
        <w:bottom w:val="none" w:sz="0" w:space="0" w:color="auto"/>
        <w:right w:val="none" w:sz="0" w:space="0" w:color="auto"/>
      </w:divBdr>
    </w:div>
    <w:div w:id="1978028440">
      <w:marLeft w:val="0"/>
      <w:marRight w:val="0"/>
      <w:marTop w:val="0"/>
      <w:marBottom w:val="0"/>
      <w:divBdr>
        <w:top w:val="none" w:sz="0" w:space="0" w:color="auto"/>
        <w:left w:val="none" w:sz="0" w:space="0" w:color="auto"/>
        <w:bottom w:val="none" w:sz="0" w:space="0" w:color="auto"/>
        <w:right w:val="none" w:sz="0" w:space="0" w:color="auto"/>
      </w:divBdr>
    </w:div>
    <w:div w:id="1978073801">
      <w:bodyDiv w:val="1"/>
      <w:marLeft w:val="0"/>
      <w:marRight w:val="0"/>
      <w:marTop w:val="0"/>
      <w:marBottom w:val="0"/>
      <w:divBdr>
        <w:top w:val="none" w:sz="0" w:space="0" w:color="auto"/>
        <w:left w:val="none" w:sz="0" w:space="0" w:color="auto"/>
        <w:bottom w:val="none" w:sz="0" w:space="0" w:color="auto"/>
        <w:right w:val="none" w:sz="0" w:space="0" w:color="auto"/>
      </w:divBdr>
    </w:div>
    <w:div w:id="1978104497">
      <w:marLeft w:val="0"/>
      <w:marRight w:val="0"/>
      <w:marTop w:val="0"/>
      <w:marBottom w:val="0"/>
      <w:divBdr>
        <w:top w:val="none" w:sz="0" w:space="0" w:color="auto"/>
        <w:left w:val="none" w:sz="0" w:space="0" w:color="auto"/>
        <w:bottom w:val="none" w:sz="0" w:space="0" w:color="auto"/>
        <w:right w:val="none" w:sz="0" w:space="0" w:color="auto"/>
      </w:divBdr>
    </w:div>
    <w:div w:id="1978105806">
      <w:marLeft w:val="0"/>
      <w:marRight w:val="0"/>
      <w:marTop w:val="0"/>
      <w:marBottom w:val="0"/>
      <w:divBdr>
        <w:top w:val="none" w:sz="0" w:space="0" w:color="auto"/>
        <w:left w:val="none" w:sz="0" w:space="0" w:color="auto"/>
        <w:bottom w:val="none" w:sz="0" w:space="0" w:color="auto"/>
        <w:right w:val="none" w:sz="0" w:space="0" w:color="auto"/>
      </w:divBdr>
    </w:div>
    <w:div w:id="1978142332">
      <w:marLeft w:val="0"/>
      <w:marRight w:val="0"/>
      <w:marTop w:val="0"/>
      <w:marBottom w:val="0"/>
      <w:divBdr>
        <w:top w:val="none" w:sz="0" w:space="0" w:color="auto"/>
        <w:left w:val="none" w:sz="0" w:space="0" w:color="auto"/>
        <w:bottom w:val="none" w:sz="0" w:space="0" w:color="auto"/>
        <w:right w:val="none" w:sz="0" w:space="0" w:color="auto"/>
      </w:divBdr>
    </w:div>
    <w:div w:id="1978220336">
      <w:marLeft w:val="0"/>
      <w:marRight w:val="0"/>
      <w:marTop w:val="0"/>
      <w:marBottom w:val="0"/>
      <w:divBdr>
        <w:top w:val="none" w:sz="0" w:space="0" w:color="auto"/>
        <w:left w:val="none" w:sz="0" w:space="0" w:color="auto"/>
        <w:bottom w:val="none" w:sz="0" w:space="0" w:color="auto"/>
        <w:right w:val="none" w:sz="0" w:space="0" w:color="auto"/>
      </w:divBdr>
    </w:div>
    <w:div w:id="1978294882">
      <w:marLeft w:val="0"/>
      <w:marRight w:val="0"/>
      <w:marTop w:val="0"/>
      <w:marBottom w:val="0"/>
      <w:divBdr>
        <w:top w:val="none" w:sz="0" w:space="0" w:color="auto"/>
        <w:left w:val="none" w:sz="0" w:space="0" w:color="auto"/>
        <w:bottom w:val="none" w:sz="0" w:space="0" w:color="auto"/>
        <w:right w:val="none" w:sz="0" w:space="0" w:color="auto"/>
      </w:divBdr>
    </w:div>
    <w:div w:id="1978299193">
      <w:marLeft w:val="0"/>
      <w:marRight w:val="0"/>
      <w:marTop w:val="0"/>
      <w:marBottom w:val="0"/>
      <w:divBdr>
        <w:top w:val="none" w:sz="0" w:space="0" w:color="auto"/>
        <w:left w:val="none" w:sz="0" w:space="0" w:color="auto"/>
        <w:bottom w:val="none" w:sz="0" w:space="0" w:color="auto"/>
        <w:right w:val="none" w:sz="0" w:space="0" w:color="auto"/>
      </w:divBdr>
    </w:div>
    <w:div w:id="1978366350">
      <w:marLeft w:val="0"/>
      <w:marRight w:val="0"/>
      <w:marTop w:val="0"/>
      <w:marBottom w:val="0"/>
      <w:divBdr>
        <w:top w:val="none" w:sz="0" w:space="0" w:color="auto"/>
        <w:left w:val="none" w:sz="0" w:space="0" w:color="auto"/>
        <w:bottom w:val="none" w:sz="0" w:space="0" w:color="auto"/>
        <w:right w:val="none" w:sz="0" w:space="0" w:color="auto"/>
      </w:divBdr>
    </w:div>
    <w:div w:id="1978484501">
      <w:marLeft w:val="0"/>
      <w:marRight w:val="0"/>
      <w:marTop w:val="0"/>
      <w:marBottom w:val="0"/>
      <w:divBdr>
        <w:top w:val="none" w:sz="0" w:space="0" w:color="auto"/>
        <w:left w:val="none" w:sz="0" w:space="0" w:color="auto"/>
        <w:bottom w:val="none" w:sz="0" w:space="0" w:color="auto"/>
        <w:right w:val="none" w:sz="0" w:space="0" w:color="auto"/>
      </w:divBdr>
    </w:div>
    <w:div w:id="1978610177">
      <w:marLeft w:val="0"/>
      <w:marRight w:val="0"/>
      <w:marTop w:val="0"/>
      <w:marBottom w:val="0"/>
      <w:divBdr>
        <w:top w:val="none" w:sz="0" w:space="0" w:color="auto"/>
        <w:left w:val="none" w:sz="0" w:space="0" w:color="auto"/>
        <w:bottom w:val="none" w:sz="0" w:space="0" w:color="auto"/>
        <w:right w:val="none" w:sz="0" w:space="0" w:color="auto"/>
      </w:divBdr>
    </w:div>
    <w:div w:id="1978680844">
      <w:marLeft w:val="0"/>
      <w:marRight w:val="0"/>
      <w:marTop w:val="0"/>
      <w:marBottom w:val="0"/>
      <w:divBdr>
        <w:top w:val="none" w:sz="0" w:space="0" w:color="auto"/>
        <w:left w:val="none" w:sz="0" w:space="0" w:color="auto"/>
        <w:bottom w:val="none" w:sz="0" w:space="0" w:color="auto"/>
        <w:right w:val="none" w:sz="0" w:space="0" w:color="auto"/>
      </w:divBdr>
    </w:div>
    <w:div w:id="1978757687">
      <w:marLeft w:val="0"/>
      <w:marRight w:val="0"/>
      <w:marTop w:val="0"/>
      <w:marBottom w:val="0"/>
      <w:divBdr>
        <w:top w:val="none" w:sz="0" w:space="0" w:color="auto"/>
        <w:left w:val="none" w:sz="0" w:space="0" w:color="auto"/>
        <w:bottom w:val="none" w:sz="0" w:space="0" w:color="auto"/>
        <w:right w:val="none" w:sz="0" w:space="0" w:color="auto"/>
      </w:divBdr>
    </w:div>
    <w:div w:id="1978760151">
      <w:marLeft w:val="0"/>
      <w:marRight w:val="0"/>
      <w:marTop w:val="0"/>
      <w:marBottom w:val="0"/>
      <w:divBdr>
        <w:top w:val="none" w:sz="0" w:space="0" w:color="auto"/>
        <w:left w:val="none" w:sz="0" w:space="0" w:color="auto"/>
        <w:bottom w:val="none" w:sz="0" w:space="0" w:color="auto"/>
        <w:right w:val="none" w:sz="0" w:space="0" w:color="auto"/>
      </w:divBdr>
    </w:div>
    <w:div w:id="1978795031">
      <w:marLeft w:val="0"/>
      <w:marRight w:val="0"/>
      <w:marTop w:val="0"/>
      <w:marBottom w:val="0"/>
      <w:divBdr>
        <w:top w:val="none" w:sz="0" w:space="0" w:color="auto"/>
        <w:left w:val="none" w:sz="0" w:space="0" w:color="auto"/>
        <w:bottom w:val="none" w:sz="0" w:space="0" w:color="auto"/>
        <w:right w:val="none" w:sz="0" w:space="0" w:color="auto"/>
      </w:divBdr>
    </w:div>
    <w:div w:id="1978797105">
      <w:marLeft w:val="0"/>
      <w:marRight w:val="0"/>
      <w:marTop w:val="0"/>
      <w:marBottom w:val="0"/>
      <w:divBdr>
        <w:top w:val="none" w:sz="0" w:space="0" w:color="auto"/>
        <w:left w:val="none" w:sz="0" w:space="0" w:color="auto"/>
        <w:bottom w:val="none" w:sz="0" w:space="0" w:color="auto"/>
        <w:right w:val="none" w:sz="0" w:space="0" w:color="auto"/>
      </w:divBdr>
    </w:div>
    <w:div w:id="1978876817">
      <w:marLeft w:val="0"/>
      <w:marRight w:val="0"/>
      <w:marTop w:val="0"/>
      <w:marBottom w:val="0"/>
      <w:divBdr>
        <w:top w:val="none" w:sz="0" w:space="0" w:color="auto"/>
        <w:left w:val="none" w:sz="0" w:space="0" w:color="auto"/>
        <w:bottom w:val="none" w:sz="0" w:space="0" w:color="auto"/>
        <w:right w:val="none" w:sz="0" w:space="0" w:color="auto"/>
      </w:divBdr>
    </w:div>
    <w:div w:id="1978878491">
      <w:marLeft w:val="0"/>
      <w:marRight w:val="0"/>
      <w:marTop w:val="0"/>
      <w:marBottom w:val="0"/>
      <w:divBdr>
        <w:top w:val="none" w:sz="0" w:space="0" w:color="auto"/>
        <w:left w:val="none" w:sz="0" w:space="0" w:color="auto"/>
        <w:bottom w:val="none" w:sz="0" w:space="0" w:color="auto"/>
        <w:right w:val="none" w:sz="0" w:space="0" w:color="auto"/>
      </w:divBdr>
    </w:div>
    <w:div w:id="1978993999">
      <w:bodyDiv w:val="1"/>
      <w:marLeft w:val="0"/>
      <w:marRight w:val="0"/>
      <w:marTop w:val="0"/>
      <w:marBottom w:val="0"/>
      <w:divBdr>
        <w:top w:val="none" w:sz="0" w:space="0" w:color="auto"/>
        <w:left w:val="none" w:sz="0" w:space="0" w:color="auto"/>
        <w:bottom w:val="none" w:sz="0" w:space="0" w:color="auto"/>
        <w:right w:val="none" w:sz="0" w:space="0" w:color="auto"/>
      </w:divBdr>
    </w:div>
    <w:div w:id="1979065455">
      <w:marLeft w:val="0"/>
      <w:marRight w:val="0"/>
      <w:marTop w:val="0"/>
      <w:marBottom w:val="0"/>
      <w:divBdr>
        <w:top w:val="none" w:sz="0" w:space="0" w:color="auto"/>
        <w:left w:val="none" w:sz="0" w:space="0" w:color="auto"/>
        <w:bottom w:val="none" w:sz="0" w:space="0" w:color="auto"/>
        <w:right w:val="none" w:sz="0" w:space="0" w:color="auto"/>
      </w:divBdr>
    </w:div>
    <w:div w:id="1979139166">
      <w:marLeft w:val="0"/>
      <w:marRight w:val="0"/>
      <w:marTop w:val="0"/>
      <w:marBottom w:val="0"/>
      <w:divBdr>
        <w:top w:val="none" w:sz="0" w:space="0" w:color="auto"/>
        <w:left w:val="none" w:sz="0" w:space="0" w:color="auto"/>
        <w:bottom w:val="none" w:sz="0" w:space="0" w:color="auto"/>
        <w:right w:val="none" w:sz="0" w:space="0" w:color="auto"/>
      </w:divBdr>
    </w:div>
    <w:div w:id="1979457039">
      <w:marLeft w:val="0"/>
      <w:marRight w:val="0"/>
      <w:marTop w:val="0"/>
      <w:marBottom w:val="0"/>
      <w:divBdr>
        <w:top w:val="none" w:sz="0" w:space="0" w:color="auto"/>
        <w:left w:val="none" w:sz="0" w:space="0" w:color="auto"/>
        <w:bottom w:val="none" w:sz="0" w:space="0" w:color="auto"/>
        <w:right w:val="none" w:sz="0" w:space="0" w:color="auto"/>
      </w:divBdr>
    </w:div>
    <w:div w:id="1979603117">
      <w:marLeft w:val="0"/>
      <w:marRight w:val="0"/>
      <w:marTop w:val="0"/>
      <w:marBottom w:val="0"/>
      <w:divBdr>
        <w:top w:val="none" w:sz="0" w:space="0" w:color="auto"/>
        <w:left w:val="none" w:sz="0" w:space="0" w:color="auto"/>
        <w:bottom w:val="none" w:sz="0" w:space="0" w:color="auto"/>
        <w:right w:val="none" w:sz="0" w:space="0" w:color="auto"/>
      </w:divBdr>
    </w:div>
    <w:div w:id="1979607631">
      <w:marLeft w:val="0"/>
      <w:marRight w:val="0"/>
      <w:marTop w:val="0"/>
      <w:marBottom w:val="0"/>
      <w:divBdr>
        <w:top w:val="none" w:sz="0" w:space="0" w:color="auto"/>
        <w:left w:val="none" w:sz="0" w:space="0" w:color="auto"/>
        <w:bottom w:val="none" w:sz="0" w:space="0" w:color="auto"/>
        <w:right w:val="none" w:sz="0" w:space="0" w:color="auto"/>
      </w:divBdr>
    </w:div>
    <w:div w:id="1979650458">
      <w:marLeft w:val="0"/>
      <w:marRight w:val="0"/>
      <w:marTop w:val="0"/>
      <w:marBottom w:val="0"/>
      <w:divBdr>
        <w:top w:val="none" w:sz="0" w:space="0" w:color="auto"/>
        <w:left w:val="none" w:sz="0" w:space="0" w:color="auto"/>
        <w:bottom w:val="none" w:sz="0" w:space="0" w:color="auto"/>
        <w:right w:val="none" w:sz="0" w:space="0" w:color="auto"/>
      </w:divBdr>
    </w:div>
    <w:div w:id="1979720255">
      <w:marLeft w:val="0"/>
      <w:marRight w:val="0"/>
      <w:marTop w:val="0"/>
      <w:marBottom w:val="0"/>
      <w:divBdr>
        <w:top w:val="none" w:sz="0" w:space="0" w:color="auto"/>
        <w:left w:val="none" w:sz="0" w:space="0" w:color="auto"/>
        <w:bottom w:val="none" w:sz="0" w:space="0" w:color="auto"/>
        <w:right w:val="none" w:sz="0" w:space="0" w:color="auto"/>
      </w:divBdr>
    </w:div>
    <w:div w:id="1979722062">
      <w:marLeft w:val="0"/>
      <w:marRight w:val="0"/>
      <w:marTop w:val="0"/>
      <w:marBottom w:val="0"/>
      <w:divBdr>
        <w:top w:val="none" w:sz="0" w:space="0" w:color="auto"/>
        <w:left w:val="none" w:sz="0" w:space="0" w:color="auto"/>
        <w:bottom w:val="none" w:sz="0" w:space="0" w:color="auto"/>
        <w:right w:val="none" w:sz="0" w:space="0" w:color="auto"/>
      </w:divBdr>
    </w:div>
    <w:div w:id="1979914861">
      <w:marLeft w:val="0"/>
      <w:marRight w:val="0"/>
      <w:marTop w:val="0"/>
      <w:marBottom w:val="0"/>
      <w:divBdr>
        <w:top w:val="none" w:sz="0" w:space="0" w:color="auto"/>
        <w:left w:val="none" w:sz="0" w:space="0" w:color="auto"/>
        <w:bottom w:val="none" w:sz="0" w:space="0" w:color="auto"/>
        <w:right w:val="none" w:sz="0" w:space="0" w:color="auto"/>
      </w:divBdr>
    </w:div>
    <w:div w:id="1979915980">
      <w:marLeft w:val="0"/>
      <w:marRight w:val="0"/>
      <w:marTop w:val="0"/>
      <w:marBottom w:val="0"/>
      <w:divBdr>
        <w:top w:val="none" w:sz="0" w:space="0" w:color="auto"/>
        <w:left w:val="none" w:sz="0" w:space="0" w:color="auto"/>
        <w:bottom w:val="none" w:sz="0" w:space="0" w:color="auto"/>
        <w:right w:val="none" w:sz="0" w:space="0" w:color="auto"/>
      </w:divBdr>
    </w:div>
    <w:div w:id="1979991154">
      <w:marLeft w:val="0"/>
      <w:marRight w:val="0"/>
      <w:marTop w:val="0"/>
      <w:marBottom w:val="0"/>
      <w:divBdr>
        <w:top w:val="none" w:sz="0" w:space="0" w:color="auto"/>
        <w:left w:val="none" w:sz="0" w:space="0" w:color="auto"/>
        <w:bottom w:val="none" w:sz="0" w:space="0" w:color="auto"/>
        <w:right w:val="none" w:sz="0" w:space="0" w:color="auto"/>
      </w:divBdr>
    </w:div>
    <w:div w:id="1980259575">
      <w:marLeft w:val="0"/>
      <w:marRight w:val="0"/>
      <w:marTop w:val="0"/>
      <w:marBottom w:val="0"/>
      <w:divBdr>
        <w:top w:val="none" w:sz="0" w:space="0" w:color="auto"/>
        <w:left w:val="none" w:sz="0" w:space="0" w:color="auto"/>
        <w:bottom w:val="none" w:sz="0" w:space="0" w:color="auto"/>
        <w:right w:val="none" w:sz="0" w:space="0" w:color="auto"/>
      </w:divBdr>
    </w:div>
    <w:div w:id="1980302738">
      <w:marLeft w:val="0"/>
      <w:marRight w:val="0"/>
      <w:marTop w:val="0"/>
      <w:marBottom w:val="0"/>
      <w:divBdr>
        <w:top w:val="none" w:sz="0" w:space="0" w:color="auto"/>
        <w:left w:val="none" w:sz="0" w:space="0" w:color="auto"/>
        <w:bottom w:val="none" w:sz="0" w:space="0" w:color="auto"/>
        <w:right w:val="none" w:sz="0" w:space="0" w:color="auto"/>
      </w:divBdr>
    </w:div>
    <w:div w:id="1980304146">
      <w:marLeft w:val="0"/>
      <w:marRight w:val="0"/>
      <w:marTop w:val="0"/>
      <w:marBottom w:val="0"/>
      <w:divBdr>
        <w:top w:val="none" w:sz="0" w:space="0" w:color="auto"/>
        <w:left w:val="none" w:sz="0" w:space="0" w:color="auto"/>
        <w:bottom w:val="none" w:sz="0" w:space="0" w:color="auto"/>
        <w:right w:val="none" w:sz="0" w:space="0" w:color="auto"/>
      </w:divBdr>
    </w:div>
    <w:div w:id="1980457940">
      <w:marLeft w:val="0"/>
      <w:marRight w:val="0"/>
      <w:marTop w:val="0"/>
      <w:marBottom w:val="0"/>
      <w:divBdr>
        <w:top w:val="none" w:sz="0" w:space="0" w:color="auto"/>
        <w:left w:val="none" w:sz="0" w:space="0" w:color="auto"/>
        <w:bottom w:val="none" w:sz="0" w:space="0" w:color="auto"/>
        <w:right w:val="none" w:sz="0" w:space="0" w:color="auto"/>
      </w:divBdr>
    </w:div>
    <w:div w:id="1980525566">
      <w:marLeft w:val="0"/>
      <w:marRight w:val="0"/>
      <w:marTop w:val="0"/>
      <w:marBottom w:val="0"/>
      <w:divBdr>
        <w:top w:val="none" w:sz="0" w:space="0" w:color="auto"/>
        <w:left w:val="none" w:sz="0" w:space="0" w:color="auto"/>
        <w:bottom w:val="none" w:sz="0" w:space="0" w:color="auto"/>
        <w:right w:val="none" w:sz="0" w:space="0" w:color="auto"/>
      </w:divBdr>
    </w:div>
    <w:div w:id="1980530425">
      <w:marLeft w:val="0"/>
      <w:marRight w:val="0"/>
      <w:marTop w:val="0"/>
      <w:marBottom w:val="0"/>
      <w:divBdr>
        <w:top w:val="none" w:sz="0" w:space="0" w:color="auto"/>
        <w:left w:val="none" w:sz="0" w:space="0" w:color="auto"/>
        <w:bottom w:val="none" w:sz="0" w:space="0" w:color="auto"/>
        <w:right w:val="none" w:sz="0" w:space="0" w:color="auto"/>
      </w:divBdr>
    </w:div>
    <w:div w:id="1980568821">
      <w:marLeft w:val="0"/>
      <w:marRight w:val="0"/>
      <w:marTop w:val="0"/>
      <w:marBottom w:val="0"/>
      <w:divBdr>
        <w:top w:val="none" w:sz="0" w:space="0" w:color="auto"/>
        <w:left w:val="none" w:sz="0" w:space="0" w:color="auto"/>
        <w:bottom w:val="none" w:sz="0" w:space="0" w:color="auto"/>
        <w:right w:val="none" w:sz="0" w:space="0" w:color="auto"/>
      </w:divBdr>
    </w:div>
    <w:div w:id="1980645854">
      <w:marLeft w:val="0"/>
      <w:marRight w:val="0"/>
      <w:marTop w:val="0"/>
      <w:marBottom w:val="0"/>
      <w:divBdr>
        <w:top w:val="none" w:sz="0" w:space="0" w:color="auto"/>
        <w:left w:val="none" w:sz="0" w:space="0" w:color="auto"/>
        <w:bottom w:val="none" w:sz="0" w:space="0" w:color="auto"/>
        <w:right w:val="none" w:sz="0" w:space="0" w:color="auto"/>
      </w:divBdr>
    </w:div>
    <w:div w:id="1980645977">
      <w:marLeft w:val="0"/>
      <w:marRight w:val="0"/>
      <w:marTop w:val="0"/>
      <w:marBottom w:val="0"/>
      <w:divBdr>
        <w:top w:val="none" w:sz="0" w:space="0" w:color="auto"/>
        <w:left w:val="none" w:sz="0" w:space="0" w:color="auto"/>
        <w:bottom w:val="none" w:sz="0" w:space="0" w:color="auto"/>
        <w:right w:val="none" w:sz="0" w:space="0" w:color="auto"/>
      </w:divBdr>
    </w:div>
    <w:div w:id="1980651938">
      <w:marLeft w:val="0"/>
      <w:marRight w:val="0"/>
      <w:marTop w:val="0"/>
      <w:marBottom w:val="0"/>
      <w:divBdr>
        <w:top w:val="none" w:sz="0" w:space="0" w:color="auto"/>
        <w:left w:val="none" w:sz="0" w:space="0" w:color="auto"/>
        <w:bottom w:val="none" w:sz="0" w:space="0" w:color="auto"/>
        <w:right w:val="none" w:sz="0" w:space="0" w:color="auto"/>
      </w:divBdr>
    </w:div>
    <w:div w:id="1980718510">
      <w:marLeft w:val="0"/>
      <w:marRight w:val="0"/>
      <w:marTop w:val="0"/>
      <w:marBottom w:val="0"/>
      <w:divBdr>
        <w:top w:val="none" w:sz="0" w:space="0" w:color="auto"/>
        <w:left w:val="none" w:sz="0" w:space="0" w:color="auto"/>
        <w:bottom w:val="none" w:sz="0" w:space="0" w:color="auto"/>
        <w:right w:val="none" w:sz="0" w:space="0" w:color="auto"/>
      </w:divBdr>
    </w:div>
    <w:div w:id="1980762029">
      <w:marLeft w:val="0"/>
      <w:marRight w:val="0"/>
      <w:marTop w:val="0"/>
      <w:marBottom w:val="0"/>
      <w:divBdr>
        <w:top w:val="none" w:sz="0" w:space="0" w:color="auto"/>
        <w:left w:val="none" w:sz="0" w:space="0" w:color="auto"/>
        <w:bottom w:val="none" w:sz="0" w:space="0" w:color="auto"/>
        <w:right w:val="none" w:sz="0" w:space="0" w:color="auto"/>
      </w:divBdr>
    </w:div>
    <w:div w:id="1980764906">
      <w:marLeft w:val="0"/>
      <w:marRight w:val="0"/>
      <w:marTop w:val="0"/>
      <w:marBottom w:val="0"/>
      <w:divBdr>
        <w:top w:val="none" w:sz="0" w:space="0" w:color="auto"/>
        <w:left w:val="none" w:sz="0" w:space="0" w:color="auto"/>
        <w:bottom w:val="none" w:sz="0" w:space="0" w:color="auto"/>
        <w:right w:val="none" w:sz="0" w:space="0" w:color="auto"/>
      </w:divBdr>
    </w:div>
    <w:div w:id="1980841029">
      <w:marLeft w:val="0"/>
      <w:marRight w:val="0"/>
      <w:marTop w:val="0"/>
      <w:marBottom w:val="0"/>
      <w:divBdr>
        <w:top w:val="none" w:sz="0" w:space="0" w:color="auto"/>
        <w:left w:val="none" w:sz="0" w:space="0" w:color="auto"/>
        <w:bottom w:val="none" w:sz="0" w:space="0" w:color="auto"/>
        <w:right w:val="none" w:sz="0" w:space="0" w:color="auto"/>
      </w:divBdr>
    </w:div>
    <w:div w:id="1980918770">
      <w:marLeft w:val="0"/>
      <w:marRight w:val="0"/>
      <w:marTop w:val="0"/>
      <w:marBottom w:val="0"/>
      <w:divBdr>
        <w:top w:val="none" w:sz="0" w:space="0" w:color="auto"/>
        <w:left w:val="none" w:sz="0" w:space="0" w:color="auto"/>
        <w:bottom w:val="none" w:sz="0" w:space="0" w:color="auto"/>
        <w:right w:val="none" w:sz="0" w:space="0" w:color="auto"/>
      </w:divBdr>
    </w:div>
    <w:div w:id="1980959831">
      <w:marLeft w:val="0"/>
      <w:marRight w:val="0"/>
      <w:marTop w:val="0"/>
      <w:marBottom w:val="0"/>
      <w:divBdr>
        <w:top w:val="none" w:sz="0" w:space="0" w:color="auto"/>
        <w:left w:val="none" w:sz="0" w:space="0" w:color="auto"/>
        <w:bottom w:val="none" w:sz="0" w:space="0" w:color="auto"/>
        <w:right w:val="none" w:sz="0" w:space="0" w:color="auto"/>
      </w:divBdr>
    </w:div>
    <w:div w:id="1981029450">
      <w:marLeft w:val="0"/>
      <w:marRight w:val="0"/>
      <w:marTop w:val="0"/>
      <w:marBottom w:val="0"/>
      <w:divBdr>
        <w:top w:val="none" w:sz="0" w:space="0" w:color="auto"/>
        <w:left w:val="none" w:sz="0" w:space="0" w:color="auto"/>
        <w:bottom w:val="none" w:sz="0" w:space="0" w:color="auto"/>
        <w:right w:val="none" w:sz="0" w:space="0" w:color="auto"/>
      </w:divBdr>
    </w:div>
    <w:div w:id="1981104718">
      <w:marLeft w:val="0"/>
      <w:marRight w:val="0"/>
      <w:marTop w:val="0"/>
      <w:marBottom w:val="0"/>
      <w:divBdr>
        <w:top w:val="none" w:sz="0" w:space="0" w:color="auto"/>
        <w:left w:val="none" w:sz="0" w:space="0" w:color="auto"/>
        <w:bottom w:val="none" w:sz="0" w:space="0" w:color="auto"/>
        <w:right w:val="none" w:sz="0" w:space="0" w:color="auto"/>
      </w:divBdr>
    </w:div>
    <w:div w:id="1981112852">
      <w:marLeft w:val="0"/>
      <w:marRight w:val="0"/>
      <w:marTop w:val="0"/>
      <w:marBottom w:val="0"/>
      <w:divBdr>
        <w:top w:val="none" w:sz="0" w:space="0" w:color="auto"/>
        <w:left w:val="none" w:sz="0" w:space="0" w:color="auto"/>
        <w:bottom w:val="none" w:sz="0" w:space="0" w:color="auto"/>
        <w:right w:val="none" w:sz="0" w:space="0" w:color="auto"/>
      </w:divBdr>
    </w:div>
    <w:div w:id="1981153355">
      <w:marLeft w:val="0"/>
      <w:marRight w:val="0"/>
      <w:marTop w:val="0"/>
      <w:marBottom w:val="0"/>
      <w:divBdr>
        <w:top w:val="none" w:sz="0" w:space="0" w:color="auto"/>
        <w:left w:val="none" w:sz="0" w:space="0" w:color="auto"/>
        <w:bottom w:val="none" w:sz="0" w:space="0" w:color="auto"/>
        <w:right w:val="none" w:sz="0" w:space="0" w:color="auto"/>
      </w:divBdr>
    </w:div>
    <w:div w:id="1981183772">
      <w:marLeft w:val="0"/>
      <w:marRight w:val="0"/>
      <w:marTop w:val="0"/>
      <w:marBottom w:val="0"/>
      <w:divBdr>
        <w:top w:val="none" w:sz="0" w:space="0" w:color="auto"/>
        <w:left w:val="none" w:sz="0" w:space="0" w:color="auto"/>
        <w:bottom w:val="none" w:sz="0" w:space="0" w:color="auto"/>
        <w:right w:val="none" w:sz="0" w:space="0" w:color="auto"/>
      </w:divBdr>
    </w:div>
    <w:div w:id="1981226675">
      <w:marLeft w:val="0"/>
      <w:marRight w:val="0"/>
      <w:marTop w:val="0"/>
      <w:marBottom w:val="0"/>
      <w:divBdr>
        <w:top w:val="none" w:sz="0" w:space="0" w:color="auto"/>
        <w:left w:val="none" w:sz="0" w:space="0" w:color="auto"/>
        <w:bottom w:val="none" w:sz="0" w:space="0" w:color="auto"/>
        <w:right w:val="none" w:sz="0" w:space="0" w:color="auto"/>
      </w:divBdr>
    </w:div>
    <w:div w:id="1981231400">
      <w:marLeft w:val="0"/>
      <w:marRight w:val="0"/>
      <w:marTop w:val="0"/>
      <w:marBottom w:val="0"/>
      <w:divBdr>
        <w:top w:val="none" w:sz="0" w:space="0" w:color="auto"/>
        <w:left w:val="none" w:sz="0" w:space="0" w:color="auto"/>
        <w:bottom w:val="none" w:sz="0" w:space="0" w:color="auto"/>
        <w:right w:val="none" w:sz="0" w:space="0" w:color="auto"/>
      </w:divBdr>
    </w:div>
    <w:div w:id="1981232013">
      <w:marLeft w:val="0"/>
      <w:marRight w:val="0"/>
      <w:marTop w:val="0"/>
      <w:marBottom w:val="0"/>
      <w:divBdr>
        <w:top w:val="none" w:sz="0" w:space="0" w:color="auto"/>
        <w:left w:val="none" w:sz="0" w:space="0" w:color="auto"/>
        <w:bottom w:val="none" w:sz="0" w:space="0" w:color="auto"/>
        <w:right w:val="none" w:sz="0" w:space="0" w:color="auto"/>
      </w:divBdr>
    </w:div>
    <w:div w:id="1981232369">
      <w:marLeft w:val="0"/>
      <w:marRight w:val="0"/>
      <w:marTop w:val="0"/>
      <w:marBottom w:val="0"/>
      <w:divBdr>
        <w:top w:val="none" w:sz="0" w:space="0" w:color="auto"/>
        <w:left w:val="none" w:sz="0" w:space="0" w:color="auto"/>
        <w:bottom w:val="none" w:sz="0" w:space="0" w:color="auto"/>
        <w:right w:val="none" w:sz="0" w:space="0" w:color="auto"/>
      </w:divBdr>
    </w:div>
    <w:div w:id="1981304410">
      <w:marLeft w:val="0"/>
      <w:marRight w:val="0"/>
      <w:marTop w:val="0"/>
      <w:marBottom w:val="0"/>
      <w:divBdr>
        <w:top w:val="none" w:sz="0" w:space="0" w:color="auto"/>
        <w:left w:val="none" w:sz="0" w:space="0" w:color="auto"/>
        <w:bottom w:val="none" w:sz="0" w:space="0" w:color="auto"/>
        <w:right w:val="none" w:sz="0" w:space="0" w:color="auto"/>
      </w:divBdr>
    </w:div>
    <w:div w:id="1981305701">
      <w:bodyDiv w:val="1"/>
      <w:marLeft w:val="0"/>
      <w:marRight w:val="0"/>
      <w:marTop w:val="0"/>
      <w:marBottom w:val="0"/>
      <w:divBdr>
        <w:top w:val="none" w:sz="0" w:space="0" w:color="auto"/>
        <w:left w:val="none" w:sz="0" w:space="0" w:color="auto"/>
        <w:bottom w:val="none" w:sz="0" w:space="0" w:color="auto"/>
        <w:right w:val="none" w:sz="0" w:space="0" w:color="auto"/>
      </w:divBdr>
    </w:div>
    <w:div w:id="1981378101">
      <w:marLeft w:val="0"/>
      <w:marRight w:val="0"/>
      <w:marTop w:val="0"/>
      <w:marBottom w:val="0"/>
      <w:divBdr>
        <w:top w:val="none" w:sz="0" w:space="0" w:color="auto"/>
        <w:left w:val="none" w:sz="0" w:space="0" w:color="auto"/>
        <w:bottom w:val="none" w:sz="0" w:space="0" w:color="auto"/>
        <w:right w:val="none" w:sz="0" w:space="0" w:color="auto"/>
      </w:divBdr>
    </w:div>
    <w:div w:id="1981421149">
      <w:marLeft w:val="0"/>
      <w:marRight w:val="0"/>
      <w:marTop w:val="0"/>
      <w:marBottom w:val="0"/>
      <w:divBdr>
        <w:top w:val="none" w:sz="0" w:space="0" w:color="auto"/>
        <w:left w:val="none" w:sz="0" w:space="0" w:color="auto"/>
        <w:bottom w:val="none" w:sz="0" w:space="0" w:color="auto"/>
        <w:right w:val="none" w:sz="0" w:space="0" w:color="auto"/>
      </w:divBdr>
    </w:div>
    <w:div w:id="1981425020">
      <w:marLeft w:val="0"/>
      <w:marRight w:val="0"/>
      <w:marTop w:val="0"/>
      <w:marBottom w:val="0"/>
      <w:divBdr>
        <w:top w:val="none" w:sz="0" w:space="0" w:color="auto"/>
        <w:left w:val="none" w:sz="0" w:space="0" w:color="auto"/>
        <w:bottom w:val="none" w:sz="0" w:space="0" w:color="auto"/>
        <w:right w:val="none" w:sz="0" w:space="0" w:color="auto"/>
      </w:divBdr>
    </w:div>
    <w:div w:id="1981425658">
      <w:marLeft w:val="0"/>
      <w:marRight w:val="0"/>
      <w:marTop w:val="0"/>
      <w:marBottom w:val="0"/>
      <w:divBdr>
        <w:top w:val="none" w:sz="0" w:space="0" w:color="auto"/>
        <w:left w:val="none" w:sz="0" w:space="0" w:color="auto"/>
        <w:bottom w:val="none" w:sz="0" w:space="0" w:color="auto"/>
        <w:right w:val="none" w:sz="0" w:space="0" w:color="auto"/>
      </w:divBdr>
    </w:div>
    <w:div w:id="1981568005">
      <w:marLeft w:val="0"/>
      <w:marRight w:val="0"/>
      <w:marTop w:val="0"/>
      <w:marBottom w:val="0"/>
      <w:divBdr>
        <w:top w:val="none" w:sz="0" w:space="0" w:color="auto"/>
        <w:left w:val="none" w:sz="0" w:space="0" w:color="auto"/>
        <w:bottom w:val="none" w:sz="0" w:space="0" w:color="auto"/>
        <w:right w:val="none" w:sz="0" w:space="0" w:color="auto"/>
      </w:divBdr>
    </w:div>
    <w:div w:id="1981615944">
      <w:marLeft w:val="0"/>
      <w:marRight w:val="0"/>
      <w:marTop w:val="0"/>
      <w:marBottom w:val="0"/>
      <w:divBdr>
        <w:top w:val="none" w:sz="0" w:space="0" w:color="auto"/>
        <w:left w:val="none" w:sz="0" w:space="0" w:color="auto"/>
        <w:bottom w:val="none" w:sz="0" w:space="0" w:color="auto"/>
        <w:right w:val="none" w:sz="0" w:space="0" w:color="auto"/>
      </w:divBdr>
    </w:div>
    <w:div w:id="1981693296">
      <w:marLeft w:val="0"/>
      <w:marRight w:val="0"/>
      <w:marTop w:val="0"/>
      <w:marBottom w:val="0"/>
      <w:divBdr>
        <w:top w:val="none" w:sz="0" w:space="0" w:color="auto"/>
        <w:left w:val="none" w:sz="0" w:space="0" w:color="auto"/>
        <w:bottom w:val="none" w:sz="0" w:space="0" w:color="auto"/>
        <w:right w:val="none" w:sz="0" w:space="0" w:color="auto"/>
      </w:divBdr>
    </w:div>
    <w:div w:id="1981836839">
      <w:marLeft w:val="0"/>
      <w:marRight w:val="0"/>
      <w:marTop w:val="0"/>
      <w:marBottom w:val="0"/>
      <w:divBdr>
        <w:top w:val="none" w:sz="0" w:space="0" w:color="auto"/>
        <w:left w:val="none" w:sz="0" w:space="0" w:color="auto"/>
        <w:bottom w:val="none" w:sz="0" w:space="0" w:color="auto"/>
        <w:right w:val="none" w:sz="0" w:space="0" w:color="auto"/>
      </w:divBdr>
    </w:div>
    <w:div w:id="1981882854">
      <w:marLeft w:val="0"/>
      <w:marRight w:val="0"/>
      <w:marTop w:val="0"/>
      <w:marBottom w:val="0"/>
      <w:divBdr>
        <w:top w:val="none" w:sz="0" w:space="0" w:color="auto"/>
        <w:left w:val="none" w:sz="0" w:space="0" w:color="auto"/>
        <w:bottom w:val="none" w:sz="0" w:space="0" w:color="auto"/>
        <w:right w:val="none" w:sz="0" w:space="0" w:color="auto"/>
      </w:divBdr>
    </w:div>
    <w:div w:id="1981957229">
      <w:marLeft w:val="0"/>
      <w:marRight w:val="0"/>
      <w:marTop w:val="0"/>
      <w:marBottom w:val="0"/>
      <w:divBdr>
        <w:top w:val="none" w:sz="0" w:space="0" w:color="auto"/>
        <w:left w:val="none" w:sz="0" w:space="0" w:color="auto"/>
        <w:bottom w:val="none" w:sz="0" w:space="0" w:color="auto"/>
        <w:right w:val="none" w:sz="0" w:space="0" w:color="auto"/>
      </w:divBdr>
    </w:div>
    <w:div w:id="1981957445">
      <w:marLeft w:val="0"/>
      <w:marRight w:val="0"/>
      <w:marTop w:val="0"/>
      <w:marBottom w:val="0"/>
      <w:divBdr>
        <w:top w:val="none" w:sz="0" w:space="0" w:color="auto"/>
        <w:left w:val="none" w:sz="0" w:space="0" w:color="auto"/>
        <w:bottom w:val="none" w:sz="0" w:space="0" w:color="auto"/>
        <w:right w:val="none" w:sz="0" w:space="0" w:color="auto"/>
      </w:divBdr>
    </w:div>
    <w:div w:id="1982033679">
      <w:marLeft w:val="0"/>
      <w:marRight w:val="0"/>
      <w:marTop w:val="0"/>
      <w:marBottom w:val="0"/>
      <w:divBdr>
        <w:top w:val="none" w:sz="0" w:space="0" w:color="auto"/>
        <w:left w:val="none" w:sz="0" w:space="0" w:color="auto"/>
        <w:bottom w:val="none" w:sz="0" w:space="0" w:color="auto"/>
        <w:right w:val="none" w:sz="0" w:space="0" w:color="auto"/>
      </w:divBdr>
    </w:div>
    <w:div w:id="1982035816">
      <w:marLeft w:val="0"/>
      <w:marRight w:val="0"/>
      <w:marTop w:val="0"/>
      <w:marBottom w:val="0"/>
      <w:divBdr>
        <w:top w:val="none" w:sz="0" w:space="0" w:color="auto"/>
        <w:left w:val="none" w:sz="0" w:space="0" w:color="auto"/>
        <w:bottom w:val="none" w:sz="0" w:space="0" w:color="auto"/>
        <w:right w:val="none" w:sz="0" w:space="0" w:color="auto"/>
      </w:divBdr>
    </w:div>
    <w:div w:id="1982036678">
      <w:marLeft w:val="0"/>
      <w:marRight w:val="0"/>
      <w:marTop w:val="0"/>
      <w:marBottom w:val="0"/>
      <w:divBdr>
        <w:top w:val="none" w:sz="0" w:space="0" w:color="auto"/>
        <w:left w:val="none" w:sz="0" w:space="0" w:color="auto"/>
        <w:bottom w:val="none" w:sz="0" w:space="0" w:color="auto"/>
        <w:right w:val="none" w:sz="0" w:space="0" w:color="auto"/>
      </w:divBdr>
    </w:div>
    <w:div w:id="1982078799">
      <w:marLeft w:val="0"/>
      <w:marRight w:val="0"/>
      <w:marTop w:val="0"/>
      <w:marBottom w:val="0"/>
      <w:divBdr>
        <w:top w:val="none" w:sz="0" w:space="0" w:color="auto"/>
        <w:left w:val="none" w:sz="0" w:space="0" w:color="auto"/>
        <w:bottom w:val="none" w:sz="0" w:space="0" w:color="auto"/>
        <w:right w:val="none" w:sz="0" w:space="0" w:color="auto"/>
      </w:divBdr>
    </w:div>
    <w:div w:id="1982273812">
      <w:marLeft w:val="0"/>
      <w:marRight w:val="0"/>
      <w:marTop w:val="0"/>
      <w:marBottom w:val="0"/>
      <w:divBdr>
        <w:top w:val="none" w:sz="0" w:space="0" w:color="auto"/>
        <w:left w:val="none" w:sz="0" w:space="0" w:color="auto"/>
        <w:bottom w:val="none" w:sz="0" w:space="0" w:color="auto"/>
        <w:right w:val="none" w:sz="0" w:space="0" w:color="auto"/>
      </w:divBdr>
    </w:div>
    <w:div w:id="1982416371">
      <w:marLeft w:val="0"/>
      <w:marRight w:val="0"/>
      <w:marTop w:val="0"/>
      <w:marBottom w:val="0"/>
      <w:divBdr>
        <w:top w:val="none" w:sz="0" w:space="0" w:color="auto"/>
        <w:left w:val="none" w:sz="0" w:space="0" w:color="auto"/>
        <w:bottom w:val="none" w:sz="0" w:space="0" w:color="auto"/>
        <w:right w:val="none" w:sz="0" w:space="0" w:color="auto"/>
      </w:divBdr>
    </w:div>
    <w:div w:id="1982614062">
      <w:marLeft w:val="0"/>
      <w:marRight w:val="0"/>
      <w:marTop w:val="0"/>
      <w:marBottom w:val="0"/>
      <w:divBdr>
        <w:top w:val="none" w:sz="0" w:space="0" w:color="auto"/>
        <w:left w:val="none" w:sz="0" w:space="0" w:color="auto"/>
        <w:bottom w:val="none" w:sz="0" w:space="0" w:color="auto"/>
        <w:right w:val="none" w:sz="0" w:space="0" w:color="auto"/>
      </w:divBdr>
    </w:div>
    <w:div w:id="1982690860">
      <w:marLeft w:val="0"/>
      <w:marRight w:val="0"/>
      <w:marTop w:val="0"/>
      <w:marBottom w:val="0"/>
      <w:divBdr>
        <w:top w:val="none" w:sz="0" w:space="0" w:color="auto"/>
        <w:left w:val="none" w:sz="0" w:space="0" w:color="auto"/>
        <w:bottom w:val="none" w:sz="0" w:space="0" w:color="auto"/>
        <w:right w:val="none" w:sz="0" w:space="0" w:color="auto"/>
      </w:divBdr>
    </w:div>
    <w:div w:id="1982733627">
      <w:marLeft w:val="0"/>
      <w:marRight w:val="0"/>
      <w:marTop w:val="0"/>
      <w:marBottom w:val="0"/>
      <w:divBdr>
        <w:top w:val="none" w:sz="0" w:space="0" w:color="auto"/>
        <w:left w:val="none" w:sz="0" w:space="0" w:color="auto"/>
        <w:bottom w:val="none" w:sz="0" w:space="0" w:color="auto"/>
        <w:right w:val="none" w:sz="0" w:space="0" w:color="auto"/>
      </w:divBdr>
    </w:div>
    <w:div w:id="1983071029">
      <w:marLeft w:val="0"/>
      <w:marRight w:val="0"/>
      <w:marTop w:val="0"/>
      <w:marBottom w:val="0"/>
      <w:divBdr>
        <w:top w:val="none" w:sz="0" w:space="0" w:color="auto"/>
        <w:left w:val="none" w:sz="0" w:space="0" w:color="auto"/>
        <w:bottom w:val="none" w:sz="0" w:space="0" w:color="auto"/>
        <w:right w:val="none" w:sz="0" w:space="0" w:color="auto"/>
      </w:divBdr>
    </w:div>
    <w:div w:id="1983345241">
      <w:marLeft w:val="0"/>
      <w:marRight w:val="0"/>
      <w:marTop w:val="0"/>
      <w:marBottom w:val="0"/>
      <w:divBdr>
        <w:top w:val="none" w:sz="0" w:space="0" w:color="auto"/>
        <w:left w:val="none" w:sz="0" w:space="0" w:color="auto"/>
        <w:bottom w:val="none" w:sz="0" w:space="0" w:color="auto"/>
        <w:right w:val="none" w:sz="0" w:space="0" w:color="auto"/>
      </w:divBdr>
    </w:div>
    <w:div w:id="1983465119">
      <w:marLeft w:val="0"/>
      <w:marRight w:val="0"/>
      <w:marTop w:val="0"/>
      <w:marBottom w:val="0"/>
      <w:divBdr>
        <w:top w:val="none" w:sz="0" w:space="0" w:color="auto"/>
        <w:left w:val="none" w:sz="0" w:space="0" w:color="auto"/>
        <w:bottom w:val="none" w:sz="0" w:space="0" w:color="auto"/>
        <w:right w:val="none" w:sz="0" w:space="0" w:color="auto"/>
      </w:divBdr>
    </w:div>
    <w:div w:id="1983728541">
      <w:marLeft w:val="0"/>
      <w:marRight w:val="0"/>
      <w:marTop w:val="0"/>
      <w:marBottom w:val="0"/>
      <w:divBdr>
        <w:top w:val="none" w:sz="0" w:space="0" w:color="auto"/>
        <w:left w:val="none" w:sz="0" w:space="0" w:color="auto"/>
        <w:bottom w:val="none" w:sz="0" w:space="0" w:color="auto"/>
        <w:right w:val="none" w:sz="0" w:space="0" w:color="auto"/>
      </w:divBdr>
    </w:div>
    <w:div w:id="1983802580">
      <w:marLeft w:val="0"/>
      <w:marRight w:val="0"/>
      <w:marTop w:val="0"/>
      <w:marBottom w:val="0"/>
      <w:divBdr>
        <w:top w:val="none" w:sz="0" w:space="0" w:color="auto"/>
        <w:left w:val="none" w:sz="0" w:space="0" w:color="auto"/>
        <w:bottom w:val="none" w:sz="0" w:space="0" w:color="auto"/>
        <w:right w:val="none" w:sz="0" w:space="0" w:color="auto"/>
      </w:divBdr>
    </w:div>
    <w:div w:id="1983803032">
      <w:marLeft w:val="0"/>
      <w:marRight w:val="0"/>
      <w:marTop w:val="0"/>
      <w:marBottom w:val="0"/>
      <w:divBdr>
        <w:top w:val="none" w:sz="0" w:space="0" w:color="auto"/>
        <w:left w:val="none" w:sz="0" w:space="0" w:color="auto"/>
        <w:bottom w:val="none" w:sz="0" w:space="0" w:color="auto"/>
        <w:right w:val="none" w:sz="0" w:space="0" w:color="auto"/>
      </w:divBdr>
    </w:div>
    <w:div w:id="1983806043">
      <w:marLeft w:val="0"/>
      <w:marRight w:val="0"/>
      <w:marTop w:val="0"/>
      <w:marBottom w:val="0"/>
      <w:divBdr>
        <w:top w:val="none" w:sz="0" w:space="0" w:color="auto"/>
        <w:left w:val="none" w:sz="0" w:space="0" w:color="auto"/>
        <w:bottom w:val="none" w:sz="0" w:space="0" w:color="auto"/>
        <w:right w:val="none" w:sz="0" w:space="0" w:color="auto"/>
      </w:divBdr>
    </w:div>
    <w:div w:id="1983806191">
      <w:marLeft w:val="0"/>
      <w:marRight w:val="0"/>
      <w:marTop w:val="0"/>
      <w:marBottom w:val="0"/>
      <w:divBdr>
        <w:top w:val="none" w:sz="0" w:space="0" w:color="auto"/>
        <w:left w:val="none" w:sz="0" w:space="0" w:color="auto"/>
        <w:bottom w:val="none" w:sz="0" w:space="0" w:color="auto"/>
        <w:right w:val="none" w:sz="0" w:space="0" w:color="auto"/>
      </w:divBdr>
    </w:div>
    <w:div w:id="1983921028">
      <w:marLeft w:val="0"/>
      <w:marRight w:val="0"/>
      <w:marTop w:val="0"/>
      <w:marBottom w:val="0"/>
      <w:divBdr>
        <w:top w:val="none" w:sz="0" w:space="0" w:color="auto"/>
        <w:left w:val="none" w:sz="0" w:space="0" w:color="auto"/>
        <w:bottom w:val="none" w:sz="0" w:space="0" w:color="auto"/>
        <w:right w:val="none" w:sz="0" w:space="0" w:color="auto"/>
      </w:divBdr>
    </w:div>
    <w:div w:id="1983922391">
      <w:marLeft w:val="0"/>
      <w:marRight w:val="0"/>
      <w:marTop w:val="0"/>
      <w:marBottom w:val="0"/>
      <w:divBdr>
        <w:top w:val="none" w:sz="0" w:space="0" w:color="auto"/>
        <w:left w:val="none" w:sz="0" w:space="0" w:color="auto"/>
        <w:bottom w:val="none" w:sz="0" w:space="0" w:color="auto"/>
        <w:right w:val="none" w:sz="0" w:space="0" w:color="auto"/>
      </w:divBdr>
    </w:div>
    <w:div w:id="1983923465">
      <w:marLeft w:val="0"/>
      <w:marRight w:val="0"/>
      <w:marTop w:val="0"/>
      <w:marBottom w:val="0"/>
      <w:divBdr>
        <w:top w:val="none" w:sz="0" w:space="0" w:color="auto"/>
        <w:left w:val="none" w:sz="0" w:space="0" w:color="auto"/>
        <w:bottom w:val="none" w:sz="0" w:space="0" w:color="auto"/>
        <w:right w:val="none" w:sz="0" w:space="0" w:color="auto"/>
      </w:divBdr>
    </w:div>
    <w:div w:id="1984043858">
      <w:marLeft w:val="0"/>
      <w:marRight w:val="0"/>
      <w:marTop w:val="0"/>
      <w:marBottom w:val="0"/>
      <w:divBdr>
        <w:top w:val="none" w:sz="0" w:space="0" w:color="auto"/>
        <w:left w:val="none" w:sz="0" w:space="0" w:color="auto"/>
        <w:bottom w:val="none" w:sz="0" w:space="0" w:color="auto"/>
        <w:right w:val="none" w:sz="0" w:space="0" w:color="auto"/>
      </w:divBdr>
    </w:div>
    <w:div w:id="1984195098">
      <w:marLeft w:val="0"/>
      <w:marRight w:val="0"/>
      <w:marTop w:val="0"/>
      <w:marBottom w:val="0"/>
      <w:divBdr>
        <w:top w:val="none" w:sz="0" w:space="0" w:color="auto"/>
        <w:left w:val="none" w:sz="0" w:space="0" w:color="auto"/>
        <w:bottom w:val="none" w:sz="0" w:space="0" w:color="auto"/>
        <w:right w:val="none" w:sz="0" w:space="0" w:color="auto"/>
      </w:divBdr>
    </w:div>
    <w:div w:id="1984233758">
      <w:marLeft w:val="0"/>
      <w:marRight w:val="0"/>
      <w:marTop w:val="0"/>
      <w:marBottom w:val="0"/>
      <w:divBdr>
        <w:top w:val="none" w:sz="0" w:space="0" w:color="auto"/>
        <w:left w:val="none" w:sz="0" w:space="0" w:color="auto"/>
        <w:bottom w:val="none" w:sz="0" w:space="0" w:color="auto"/>
        <w:right w:val="none" w:sz="0" w:space="0" w:color="auto"/>
      </w:divBdr>
    </w:div>
    <w:div w:id="1984237157">
      <w:bodyDiv w:val="1"/>
      <w:marLeft w:val="0"/>
      <w:marRight w:val="0"/>
      <w:marTop w:val="0"/>
      <w:marBottom w:val="0"/>
      <w:divBdr>
        <w:top w:val="none" w:sz="0" w:space="0" w:color="auto"/>
        <w:left w:val="none" w:sz="0" w:space="0" w:color="auto"/>
        <w:bottom w:val="none" w:sz="0" w:space="0" w:color="auto"/>
        <w:right w:val="none" w:sz="0" w:space="0" w:color="auto"/>
      </w:divBdr>
    </w:div>
    <w:div w:id="1984264724">
      <w:bodyDiv w:val="1"/>
      <w:marLeft w:val="0"/>
      <w:marRight w:val="0"/>
      <w:marTop w:val="0"/>
      <w:marBottom w:val="0"/>
      <w:divBdr>
        <w:top w:val="none" w:sz="0" w:space="0" w:color="auto"/>
        <w:left w:val="none" w:sz="0" w:space="0" w:color="auto"/>
        <w:bottom w:val="none" w:sz="0" w:space="0" w:color="auto"/>
        <w:right w:val="none" w:sz="0" w:space="0" w:color="auto"/>
      </w:divBdr>
    </w:div>
    <w:div w:id="1984265819">
      <w:marLeft w:val="0"/>
      <w:marRight w:val="0"/>
      <w:marTop w:val="0"/>
      <w:marBottom w:val="0"/>
      <w:divBdr>
        <w:top w:val="none" w:sz="0" w:space="0" w:color="auto"/>
        <w:left w:val="none" w:sz="0" w:space="0" w:color="auto"/>
        <w:bottom w:val="none" w:sz="0" w:space="0" w:color="auto"/>
        <w:right w:val="none" w:sz="0" w:space="0" w:color="auto"/>
      </w:divBdr>
    </w:div>
    <w:div w:id="1984307407">
      <w:bodyDiv w:val="1"/>
      <w:marLeft w:val="0"/>
      <w:marRight w:val="0"/>
      <w:marTop w:val="0"/>
      <w:marBottom w:val="0"/>
      <w:divBdr>
        <w:top w:val="none" w:sz="0" w:space="0" w:color="auto"/>
        <w:left w:val="none" w:sz="0" w:space="0" w:color="auto"/>
        <w:bottom w:val="none" w:sz="0" w:space="0" w:color="auto"/>
        <w:right w:val="none" w:sz="0" w:space="0" w:color="auto"/>
      </w:divBdr>
    </w:div>
    <w:div w:id="1984313081">
      <w:marLeft w:val="0"/>
      <w:marRight w:val="0"/>
      <w:marTop w:val="0"/>
      <w:marBottom w:val="0"/>
      <w:divBdr>
        <w:top w:val="none" w:sz="0" w:space="0" w:color="auto"/>
        <w:left w:val="none" w:sz="0" w:space="0" w:color="auto"/>
        <w:bottom w:val="none" w:sz="0" w:space="0" w:color="auto"/>
        <w:right w:val="none" w:sz="0" w:space="0" w:color="auto"/>
      </w:divBdr>
    </w:div>
    <w:div w:id="1984314404">
      <w:marLeft w:val="0"/>
      <w:marRight w:val="0"/>
      <w:marTop w:val="0"/>
      <w:marBottom w:val="0"/>
      <w:divBdr>
        <w:top w:val="none" w:sz="0" w:space="0" w:color="auto"/>
        <w:left w:val="none" w:sz="0" w:space="0" w:color="auto"/>
        <w:bottom w:val="none" w:sz="0" w:space="0" w:color="auto"/>
        <w:right w:val="none" w:sz="0" w:space="0" w:color="auto"/>
      </w:divBdr>
    </w:div>
    <w:div w:id="1984382484">
      <w:marLeft w:val="0"/>
      <w:marRight w:val="0"/>
      <w:marTop w:val="0"/>
      <w:marBottom w:val="0"/>
      <w:divBdr>
        <w:top w:val="none" w:sz="0" w:space="0" w:color="auto"/>
        <w:left w:val="none" w:sz="0" w:space="0" w:color="auto"/>
        <w:bottom w:val="none" w:sz="0" w:space="0" w:color="auto"/>
        <w:right w:val="none" w:sz="0" w:space="0" w:color="auto"/>
      </w:divBdr>
    </w:div>
    <w:div w:id="1984383442">
      <w:marLeft w:val="0"/>
      <w:marRight w:val="0"/>
      <w:marTop w:val="0"/>
      <w:marBottom w:val="0"/>
      <w:divBdr>
        <w:top w:val="none" w:sz="0" w:space="0" w:color="auto"/>
        <w:left w:val="none" w:sz="0" w:space="0" w:color="auto"/>
        <w:bottom w:val="none" w:sz="0" w:space="0" w:color="auto"/>
        <w:right w:val="none" w:sz="0" w:space="0" w:color="auto"/>
      </w:divBdr>
    </w:div>
    <w:div w:id="1984385059">
      <w:marLeft w:val="0"/>
      <w:marRight w:val="0"/>
      <w:marTop w:val="0"/>
      <w:marBottom w:val="0"/>
      <w:divBdr>
        <w:top w:val="none" w:sz="0" w:space="0" w:color="auto"/>
        <w:left w:val="none" w:sz="0" w:space="0" w:color="auto"/>
        <w:bottom w:val="none" w:sz="0" w:space="0" w:color="auto"/>
        <w:right w:val="none" w:sz="0" w:space="0" w:color="auto"/>
      </w:divBdr>
    </w:div>
    <w:div w:id="1984456436">
      <w:marLeft w:val="0"/>
      <w:marRight w:val="0"/>
      <w:marTop w:val="0"/>
      <w:marBottom w:val="0"/>
      <w:divBdr>
        <w:top w:val="none" w:sz="0" w:space="0" w:color="auto"/>
        <w:left w:val="none" w:sz="0" w:space="0" w:color="auto"/>
        <w:bottom w:val="none" w:sz="0" w:space="0" w:color="auto"/>
        <w:right w:val="none" w:sz="0" w:space="0" w:color="auto"/>
      </w:divBdr>
    </w:div>
    <w:div w:id="1984461226">
      <w:marLeft w:val="0"/>
      <w:marRight w:val="0"/>
      <w:marTop w:val="0"/>
      <w:marBottom w:val="0"/>
      <w:divBdr>
        <w:top w:val="none" w:sz="0" w:space="0" w:color="auto"/>
        <w:left w:val="none" w:sz="0" w:space="0" w:color="auto"/>
        <w:bottom w:val="none" w:sz="0" w:space="0" w:color="auto"/>
        <w:right w:val="none" w:sz="0" w:space="0" w:color="auto"/>
      </w:divBdr>
    </w:div>
    <w:div w:id="1984507327">
      <w:marLeft w:val="0"/>
      <w:marRight w:val="0"/>
      <w:marTop w:val="0"/>
      <w:marBottom w:val="0"/>
      <w:divBdr>
        <w:top w:val="none" w:sz="0" w:space="0" w:color="auto"/>
        <w:left w:val="none" w:sz="0" w:space="0" w:color="auto"/>
        <w:bottom w:val="none" w:sz="0" w:space="0" w:color="auto"/>
        <w:right w:val="none" w:sz="0" w:space="0" w:color="auto"/>
      </w:divBdr>
    </w:div>
    <w:div w:id="1984578445">
      <w:marLeft w:val="0"/>
      <w:marRight w:val="0"/>
      <w:marTop w:val="0"/>
      <w:marBottom w:val="0"/>
      <w:divBdr>
        <w:top w:val="none" w:sz="0" w:space="0" w:color="auto"/>
        <w:left w:val="none" w:sz="0" w:space="0" w:color="auto"/>
        <w:bottom w:val="none" w:sz="0" w:space="0" w:color="auto"/>
        <w:right w:val="none" w:sz="0" w:space="0" w:color="auto"/>
      </w:divBdr>
    </w:div>
    <w:div w:id="1984650017">
      <w:marLeft w:val="0"/>
      <w:marRight w:val="0"/>
      <w:marTop w:val="0"/>
      <w:marBottom w:val="0"/>
      <w:divBdr>
        <w:top w:val="none" w:sz="0" w:space="0" w:color="auto"/>
        <w:left w:val="none" w:sz="0" w:space="0" w:color="auto"/>
        <w:bottom w:val="none" w:sz="0" w:space="0" w:color="auto"/>
        <w:right w:val="none" w:sz="0" w:space="0" w:color="auto"/>
      </w:divBdr>
    </w:div>
    <w:div w:id="1984699991">
      <w:marLeft w:val="0"/>
      <w:marRight w:val="0"/>
      <w:marTop w:val="0"/>
      <w:marBottom w:val="0"/>
      <w:divBdr>
        <w:top w:val="none" w:sz="0" w:space="0" w:color="auto"/>
        <w:left w:val="none" w:sz="0" w:space="0" w:color="auto"/>
        <w:bottom w:val="none" w:sz="0" w:space="0" w:color="auto"/>
        <w:right w:val="none" w:sz="0" w:space="0" w:color="auto"/>
      </w:divBdr>
    </w:div>
    <w:div w:id="1984770413">
      <w:marLeft w:val="0"/>
      <w:marRight w:val="0"/>
      <w:marTop w:val="0"/>
      <w:marBottom w:val="0"/>
      <w:divBdr>
        <w:top w:val="none" w:sz="0" w:space="0" w:color="auto"/>
        <w:left w:val="none" w:sz="0" w:space="0" w:color="auto"/>
        <w:bottom w:val="none" w:sz="0" w:space="0" w:color="auto"/>
        <w:right w:val="none" w:sz="0" w:space="0" w:color="auto"/>
      </w:divBdr>
    </w:div>
    <w:div w:id="1984846034">
      <w:marLeft w:val="0"/>
      <w:marRight w:val="0"/>
      <w:marTop w:val="0"/>
      <w:marBottom w:val="0"/>
      <w:divBdr>
        <w:top w:val="none" w:sz="0" w:space="0" w:color="auto"/>
        <w:left w:val="none" w:sz="0" w:space="0" w:color="auto"/>
        <w:bottom w:val="none" w:sz="0" w:space="0" w:color="auto"/>
        <w:right w:val="none" w:sz="0" w:space="0" w:color="auto"/>
      </w:divBdr>
    </w:div>
    <w:div w:id="1984850134">
      <w:marLeft w:val="0"/>
      <w:marRight w:val="0"/>
      <w:marTop w:val="0"/>
      <w:marBottom w:val="0"/>
      <w:divBdr>
        <w:top w:val="none" w:sz="0" w:space="0" w:color="auto"/>
        <w:left w:val="none" w:sz="0" w:space="0" w:color="auto"/>
        <w:bottom w:val="none" w:sz="0" w:space="0" w:color="auto"/>
        <w:right w:val="none" w:sz="0" w:space="0" w:color="auto"/>
      </w:divBdr>
    </w:div>
    <w:div w:id="1984892336">
      <w:marLeft w:val="0"/>
      <w:marRight w:val="0"/>
      <w:marTop w:val="0"/>
      <w:marBottom w:val="0"/>
      <w:divBdr>
        <w:top w:val="none" w:sz="0" w:space="0" w:color="auto"/>
        <w:left w:val="none" w:sz="0" w:space="0" w:color="auto"/>
        <w:bottom w:val="none" w:sz="0" w:space="0" w:color="auto"/>
        <w:right w:val="none" w:sz="0" w:space="0" w:color="auto"/>
      </w:divBdr>
    </w:div>
    <w:div w:id="1984961716">
      <w:marLeft w:val="0"/>
      <w:marRight w:val="0"/>
      <w:marTop w:val="0"/>
      <w:marBottom w:val="0"/>
      <w:divBdr>
        <w:top w:val="none" w:sz="0" w:space="0" w:color="auto"/>
        <w:left w:val="none" w:sz="0" w:space="0" w:color="auto"/>
        <w:bottom w:val="none" w:sz="0" w:space="0" w:color="auto"/>
        <w:right w:val="none" w:sz="0" w:space="0" w:color="auto"/>
      </w:divBdr>
    </w:div>
    <w:div w:id="1985037044">
      <w:marLeft w:val="0"/>
      <w:marRight w:val="0"/>
      <w:marTop w:val="0"/>
      <w:marBottom w:val="0"/>
      <w:divBdr>
        <w:top w:val="none" w:sz="0" w:space="0" w:color="auto"/>
        <w:left w:val="none" w:sz="0" w:space="0" w:color="auto"/>
        <w:bottom w:val="none" w:sz="0" w:space="0" w:color="auto"/>
        <w:right w:val="none" w:sz="0" w:space="0" w:color="auto"/>
      </w:divBdr>
    </w:div>
    <w:div w:id="1985113137">
      <w:marLeft w:val="0"/>
      <w:marRight w:val="0"/>
      <w:marTop w:val="0"/>
      <w:marBottom w:val="0"/>
      <w:divBdr>
        <w:top w:val="none" w:sz="0" w:space="0" w:color="auto"/>
        <w:left w:val="none" w:sz="0" w:space="0" w:color="auto"/>
        <w:bottom w:val="none" w:sz="0" w:space="0" w:color="auto"/>
        <w:right w:val="none" w:sz="0" w:space="0" w:color="auto"/>
      </w:divBdr>
    </w:div>
    <w:div w:id="1985429807">
      <w:marLeft w:val="0"/>
      <w:marRight w:val="0"/>
      <w:marTop w:val="0"/>
      <w:marBottom w:val="0"/>
      <w:divBdr>
        <w:top w:val="none" w:sz="0" w:space="0" w:color="auto"/>
        <w:left w:val="none" w:sz="0" w:space="0" w:color="auto"/>
        <w:bottom w:val="none" w:sz="0" w:space="0" w:color="auto"/>
        <w:right w:val="none" w:sz="0" w:space="0" w:color="auto"/>
      </w:divBdr>
    </w:div>
    <w:div w:id="1985498390">
      <w:marLeft w:val="0"/>
      <w:marRight w:val="0"/>
      <w:marTop w:val="0"/>
      <w:marBottom w:val="0"/>
      <w:divBdr>
        <w:top w:val="none" w:sz="0" w:space="0" w:color="auto"/>
        <w:left w:val="none" w:sz="0" w:space="0" w:color="auto"/>
        <w:bottom w:val="none" w:sz="0" w:space="0" w:color="auto"/>
        <w:right w:val="none" w:sz="0" w:space="0" w:color="auto"/>
      </w:divBdr>
    </w:div>
    <w:div w:id="1985507733">
      <w:marLeft w:val="0"/>
      <w:marRight w:val="0"/>
      <w:marTop w:val="0"/>
      <w:marBottom w:val="0"/>
      <w:divBdr>
        <w:top w:val="none" w:sz="0" w:space="0" w:color="auto"/>
        <w:left w:val="none" w:sz="0" w:space="0" w:color="auto"/>
        <w:bottom w:val="none" w:sz="0" w:space="0" w:color="auto"/>
        <w:right w:val="none" w:sz="0" w:space="0" w:color="auto"/>
      </w:divBdr>
    </w:div>
    <w:div w:id="1985625991">
      <w:marLeft w:val="0"/>
      <w:marRight w:val="0"/>
      <w:marTop w:val="0"/>
      <w:marBottom w:val="0"/>
      <w:divBdr>
        <w:top w:val="none" w:sz="0" w:space="0" w:color="auto"/>
        <w:left w:val="none" w:sz="0" w:space="0" w:color="auto"/>
        <w:bottom w:val="none" w:sz="0" w:space="0" w:color="auto"/>
        <w:right w:val="none" w:sz="0" w:space="0" w:color="auto"/>
      </w:divBdr>
    </w:div>
    <w:div w:id="1985768792">
      <w:marLeft w:val="0"/>
      <w:marRight w:val="0"/>
      <w:marTop w:val="0"/>
      <w:marBottom w:val="0"/>
      <w:divBdr>
        <w:top w:val="none" w:sz="0" w:space="0" w:color="auto"/>
        <w:left w:val="none" w:sz="0" w:space="0" w:color="auto"/>
        <w:bottom w:val="none" w:sz="0" w:space="0" w:color="auto"/>
        <w:right w:val="none" w:sz="0" w:space="0" w:color="auto"/>
      </w:divBdr>
    </w:div>
    <w:div w:id="1985770624">
      <w:marLeft w:val="0"/>
      <w:marRight w:val="0"/>
      <w:marTop w:val="0"/>
      <w:marBottom w:val="0"/>
      <w:divBdr>
        <w:top w:val="none" w:sz="0" w:space="0" w:color="auto"/>
        <w:left w:val="none" w:sz="0" w:space="0" w:color="auto"/>
        <w:bottom w:val="none" w:sz="0" w:space="0" w:color="auto"/>
        <w:right w:val="none" w:sz="0" w:space="0" w:color="auto"/>
      </w:divBdr>
    </w:div>
    <w:div w:id="1985964516">
      <w:marLeft w:val="0"/>
      <w:marRight w:val="0"/>
      <w:marTop w:val="0"/>
      <w:marBottom w:val="0"/>
      <w:divBdr>
        <w:top w:val="none" w:sz="0" w:space="0" w:color="auto"/>
        <w:left w:val="none" w:sz="0" w:space="0" w:color="auto"/>
        <w:bottom w:val="none" w:sz="0" w:space="0" w:color="auto"/>
        <w:right w:val="none" w:sz="0" w:space="0" w:color="auto"/>
      </w:divBdr>
    </w:div>
    <w:div w:id="1985964888">
      <w:marLeft w:val="0"/>
      <w:marRight w:val="0"/>
      <w:marTop w:val="0"/>
      <w:marBottom w:val="0"/>
      <w:divBdr>
        <w:top w:val="none" w:sz="0" w:space="0" w:color="auto"/>
        <w:left w:val="none" w:sz="0" w:space="0" w:color="auto"/>
        <w:bottom w:val="none" w:sz="0" w:space="0" w:color="auto"/>
        <w:right w:val="none" w:sz="0" w:space="0" w:color="auto"/>
      </w:divBdr>
    </w:div>
    <w:div w:id="1985968174">
      <w:marLeft w:val="0"/>
      <w:marRight w:val="0"/>
      <w:marTop w:val="0"/>
      <w:marBottom w:val="0"/>
      <w:divBdr>
        <w:top w:val="none" w:sz="0" w:space="0" w:color="auto"/>
        <w:left w:val="none" w:sz="0" w:space="0" w:color="auto"/>
        <w:bottom w:val="none" w:sz="0" w:space="0" w:color="auto"/>
        <w:right w:val="none" w:sz="0" w:space="0" w:color="auto"/>
      </w:divBdr>
    </w:div>
    <w:div w:id="1986006936">
      <w:marLeft w:val="0"/>
      <w:marRight w:val="0"/>
      <w:marTop w:val="0"/>
      <w:marBottom w:val="0"/>
      <w:divBdr>
        <w:top w:val="none" w:sz="0" w:space="0" w:color="auto"/>
        <w:left w:val="none" w:sz="0" w:space="0" w:color="auto"/>
        <w:bottom w:val="none" w:sz="0" w:space="0" w:color="auto"/>
        <w:right w:val="none" w:sz="0" w:space="0" w:color="auto"/>
      </w:divBdr>
    </w:div>
    <w:div w:id="1986010908">
      <w:marLeft w:val="0"/>
      <w:marRight w:val="0"/>
      <w:marTop w:val="0"/>
      <w:marBottom w:val="0"/>
      <w:divBdr>
        <w:top w:val="none" w:sz="0" w:space="0" w:color="auto"/>
        <w:left w:val="none" w:sz="0" w:space="0" w:color="auto"/>
        <w:bottom w:val="none" w:sz="0" w:space="0" w:color="auto"/>
        <w:right w:val="none" w:sz="0" w:space="0" w:color="auto"/>
      </w:divBdr>
    </w:div>
    <w:div w:id="1986274162">
      <w:marLeft w:val="0"/>
      <w:marRight w:val="0"/>
      <w:marTop w:val="0"/>
      <w:marBottom w:val="0"/>
      <w:divBdr>
        <w:top w:val="none" w:sz="0" w:space="0" w:color="auto"/>
        <w:left w:val="none" w:sz="0" w:space="0" w:color="auto"/>
        <w:bottom w:val="none" w:sz="0" w:space="0" w:color="auto"/>
        <w:right w:val="none" w:sz="0" w:space="0" w:color="auto"/>
      </w:divBdr>
    </w:div>
    <w:div w:id="1986279860">
      <w:marLeft w:val="0"/>
      <w:marRight w:val="0"/>
      <w:marTop w:val="0"/>
      <w:marBottom w:val="0"/>
      <w:divBdr>
        <w:top w:val="none" w:sz="0" w:space="0" w:color="auto"/>
        <w:left w:val="none" w:sz="0" w:space="0" w:color="auto"/>
        <w:bottom w:val="none" w:sz="0" w:space="0" w:color="auto"/>
        <w:right w:val="none" w:sz="0" w:space="0" w:color="auto"/>
      </w:divBdr>
    </w:div>
    <w:div w:id="1986280830">
      <w:marLeft w:val="0"/>
      <w:marRight w:val="0"/>
      <w:marTop w:val="0"/>
      <w:marBottom w:val="0"/>
      <w:divBdr>
        <w:top w:val="none" w:sz="0" w:space="0" w:color="auto"/>
        <w:left w:val="none" w:sz="0" w:space="0" w:color="auto"/>
        <w:bottom w:val="none" w:sz="0" w:space="0" w:color="auto"/>
        <w:right w:val="none" w:sz="0" w:space="0" w:color="auto"/>
      </w:divBdr>
    </w:div>
    <w:div w:id="1986280852">
      <w:marLeft w:val="0"/>
      <w:marRight w:val="0"/>
      <w:marTop w:val="0"/>
      <w:marBottom w:val="0"/>
      <w:divBdr>
        <w:top w:val="none" w:sz="0" w:space="0" w:color="auto"/>
        <w:left w:val="none" w:sz="0" w:space="0" w:color="auto"/>
        <w:bottom w:val="none" w:sz="0" w:space="0" w:color="auto"/>
        <w:right w:val="none" w:sz="0" w:space="0" w:color="auto"/>
      </w:divBdr>
    </w:div>
    <w:div w:id="1986347556">
      <w:marLeft w:val="0"/>
      <w:marRight w:val="0"/>
      <w:marTop w:val="0"/>
      <w:marBottom w:val="0"/>
      <w:divBdr>
        <w:top w:val="none" w:sz="0" w:space="0" w:color="auto"/>
        <w:left w:val="none" w:sz="0" w:space="0" w:color="auto"/>
        <w:bottom w:val="none" w:sz="0" w:space="0" w:color="auto"/>
        <w:right w:val="none" w:sz="0" w:space="0" w:color="auto"/>
      </w:divBdr>
    </w:div>
    <w:div w:id="1986352552">
      <w:marLeft w:val="0"/>
      <w:marRight w:val="0"/>
      <w:marTop w:val="0"/>
      <w:marBottom w:val="0"/>
      <w:divBdr>
        <w:top w:val="none" w:sz="0" w:space="0" w:color="auto"/>
        <w:left w:val="none" w:sz="0" w:space="0" w:color="auto"/>
        <w:bottom w:val="none" w:sz="0" w:space="0" w:color="auto"/>
        <w:right w:val="none" w:sz="0" w:space="0" w:color="auto"/>
      </w:divBdr>
    </w:div>
    <w:div w:id="1986427317">
      <w:marLeft w:val="0"/>
      <w:marRight w:val="0"/>
      <w:marTop w:val="0"/>
      <w:marBottom w:val="0"/>
      <w:divBdr>
        <w:top w:val="none" w:sz="0" w:space="0" w:color="auto"/>
        <w:left w:val="none" w:sz="0" w:space="0" w:color="auto"/>
        <w:bottom w:val="none" w:sz="0" w:space="0" w:color="auto"/>
        <w:right w:val="none" w:sz="0" w:space="0" w:color="auto"/>
      </w:divBdr>
    </w:div>
    <w:div w:id="1986467203">
      <w:marLeft w:val="0"/>
      <w:marRight w:val="0"/>
      <w:marTop w:val="0"/>
      <w:marBottom w:val="0"/>
      <w:divBdr>
        <w:top w:val="none" w:sz="0" w:space="0" w:color="auto"/>
        <w:left w:val="none" w:sz="0" w:space="0" w:color="auto"/>
        <w:bottom w:val="none" w:sz="0" w:space="0" w:color="auto"/>
        <w:right w:val="none" w:sz="0" w:space="0" w:color="auto"/>
      </w:divBdr>
    </w:div>
    <w:div w:id="1986469810">
      <w:marLeft w:val="0"/>
      <w:marRight w:val="0"/>
      <w:marTop w:val="0"/>
      <w:marBottom w:val="0"/>
      <w:divBdr>
        <w:top w:val="none" w:sz="0" w:space="0" w:color="auto"/>
        <w:left w:val="none" w:sz="0" w:space="0" w:color="auto"/>
        <w:bottom w:val="none" w:sz="0" w:space="0" w:color="auto"/>
        <w:right w:val="none" w:sz="0" w:space="0" w:color="auto"/>
      </w:divBdr>
    </w:div>
    <w:div w:id="1986540214">
      <w:marLeft w:val="0"/>
      <w:marRight w:val="0"/>
      <w:marTop w:val="0"/>
      <w:marBottom w:val="0"/>
      <w:divBdr>
        <w:top w:val="none" w:sz="0" w:space="0" w:color="auto"/>
        <w:left w:val="none" w:sz="0" w:space="0" w:color="auto"/>
        <w:bottom w:val="none" w:sz="0" w:space="0" w:color="auto"/>
        <w:right w:val="none" w:sz="0" w:space="0" w:color="auto"/>
      </w:divBdr>
    </w:div>
    <w:div w:id="1986620160">
      <w:marLeft w:val="0"/>
      <w:marRight w:val="0"/>
      <w:marTop w:val="0"/>
      <w:marBottom w:val="0"/>
      <w:divBdr>
        <w:top w:val="none" w:sz="0" w:space="0" w:color="auto"/>
        <w:left w:val="none" w:sz="0" w:space="0" w:color="auto"/>
        <w:bottom w:val="none" w:sz="0" w:space="0" w:color="auto"/>
        <w:right w:val="none" w:sz="0" w:space="0" w:color="auto"/>
      </w:divBdr>
    </w:div>
    <w:div w:id="1986816635">
      <w:marLeft w:val="0"/>
      <w:marRight w:val="0"/>
      <w:marTop w:val="0"/>
      <w:marBottom w:val="0"/>
      <w:divBdr>
        <w:top w:val="none" w:sz="0" w:space="0" w:color="auto"/>
        <w:left w:val="none" w:sz="0" w:space="0" w:color="auto"/>
        <w:bottom w:val="none" w:sz="0" w:space="0" w:color="auto"/>
        <w:right w:val="none" w:sz="0" w:space="0" w:color="auto"/>
      </w:divBdr>
    </w:div>
    <w:div w:id="1986858454">
      <w:marLeft w:val="0"/>
      <w:marRight w:val="0"/>
      <w:marTop w:val="0"/>
      <w:marBottom w:val="0"/>
      <w:divBdr>
        <w:top w:val="none" w:sz="0" w:space="0" w:color="auto"/>
        <w:left w:val="none" w:sz="0" w:space="0" w:color="auto"/>
        <w:bottom w:val="none" w:sz="0" w:space="0" w:color="auto"/>
        <w:right w:val="none" w:sz="0" w:space="0" w:color="auto"/>
      </w:divBdr>
    </w:div>
    <w:div w:id="1986933772">
      <w:marLeft w:val="0"/>
      <w:marRight w:val="0"/>
      <w:marTop w:val="0"/>
      <w:marBottom w:val="0"/>
      <w:divBdr>
        <w:top w:val="none" w:sz="0" w:space="0" w:color="auto"/>
        <w:left w:val="none" w:sz="0" w:space="0" w:color="auto"/>
        <w:bottom w:val="none" w:sz="0" w:space="0" w:color="auto"/>
        <w:right w:val="none" w:sz="0" w:space="0" w:color="auto"/>
      </w:divBdr>
    </w:div>
    <w:div w:id="1987005484">
      <w:marLeft w:val="0"/>
      <w:marRight w:val="0"/>
      <w:marTop w:val="0"/>
      <w:marBottom w:val="0"/>
      <w:divBdr>
        <w:top w:val="none" w:sz="0" w:space="0" w:color="auto"/>
        <w:left w:val="none" w:sz="0" w:space="0" w:color="auto"/>
        <w:bottom w:val="none" w:sz="0" w:space="0" w:color="auto"/>
        <w:right w:val="none" w:sz="0" w:space="0" w:color="auto"/>
      </w:divBdr>
    </w:div>
    <w:div w:id="1987052259">
      <w:marLeft w:val="0"/>
      <w:marRight w:val="0"/>
      <w:marTop w:val="0"/>
      <w:marBottom w:val="0"/>
      <w:divBdr>
        <w:top w:val="none" w:sz="0" w:space="0" w:color="auto"/>
        <w:left w:val="none" w:sz="0" w:space="0" w:color="auto"/>
        <w:bottom w:val="none" w:sz="0" w:space="0" w:color="auto"/>
        <w:right w:val="none" w:sz="0" w:space="0" w:color="auto"/>
      </w:divBdr>
    </w:div>
    <w:div w:id="1987079245">
      <w:marLeft w:val="0"/>
      <w:marRight w:val="0"/>
      <w:marTop w:val="0"/>
      <w:marBottom w:val="0"/>
      <w:divBdr>
        <w:top w:val="none" w:sz="0" w:space="0" w:color="auto"/>
        <w:left w:val="none" w:sz="0" w:space="0" w:color="auto"/>
        <w:bottom w:val="none" w:sz="0" w:space="0" w:color="auto"/>
        <w:right w:val="none" w:sz="0" w:space="0" w:color="auto"/>
      </w:divBdr>
    </w:div>
    <w:div w:id="1987198887">
      <w:marLeft w:val="0"/>
      <w:marRight w:val="0"/>
      <w:marTop w:val="0"/>
      <w:marBottom w:val="0"/>
      <w:divBdr>
        <w:top w:val="none" w:sz="0" w:space="0" w:color="auto"/>
        <w:left w:val="none" w:sz="0" w:space="0" w:color="auto"/>
        <w:bottom w:val="none" w:sz="0" w:space="0" w:color="auto"/>
        <w:right w:val="none" w:sz="0" w:space="0" w:color="auto"/>
      </w:divBdr>
    </w:div>
    <w:div w:id="1987391189">
      <w:marLeft w:val="0"/>
      <w:marRight w:val="0"/>
      <w:marTop w:val="0"/>
      <w:marBottom w:val="0"/>
      <w:divBdr>
        <w:top w:val="none" w:sz="0" w:space="0" w:color="auto"/>
        <w:left w:val="none" w:sz="0" w:space="0" w:color="auto"/>
        <w:bottom w:val="none" w:sz="0" w:space="0" w:color="auto"/>
        <w:right w:val="none" w:sz="0" w:space="0" w:color="auto"/>
      </w:divBdr>
    </w:div>
    <w:div w:id="1987473052">
      <w:marLeft w:val="0"/>
      <w:marRight w:val="0"/>
      <w:marTop w:val="0"/>
      <w:marBottom w:val="0"/>
      <w:divBdr>
        <w:top w:val="none" w:sz="0" w:space="0" w:color="auto"/>
        <w:left w:val="none" w:sz="0" w:space="0" w:color="auto"/>
        <w:bottom w:val="none" w:sz="0" w:space="0" w:color="auto"/>
        <w:right w:val="none" w:sz="0" w:space="0" w:color="auto"/>
      </w:divBdr>
    </w:div>
    <w:div w:id="1987541384">
      <w:marLeft w:val="0"/>
      <w:marRight w:val="0"/>
      <w:marTop w:val="0"/>
      <w:marBottom w:val="0"/>
      <w:divBdr>
        <w:top w:val="none" w:sz="0" w:space="0" w:color="auto"/>
        <w:left w:val="none" w:sz="0" w:space="0" w:color="auto"/>
        <w:bottom w:val="none" w:sz="0" w:space="0" w:color="auto"/>
        <w:right w:val="none" w:sz="0" w:space="0" w:color="auto"/>
      </w:divBdr>
    </w:div>
    <w:div w:id="1987583596">
      <w:marLeft w:val="0"/>
      <w:marRight w:val="0"/>
      <w:marTop w:val="0"/>
      <w:marBottom w:val="0"/>
      <w:divBdr>
        <w:top w:val="none" w:sz="0" w:space="0" w:color="auto"/>
        <w:left w:val="none" w:sz="0" w:space="0" w:color="auto"/>
        <w:bottom w:val="none" w:sz="0" w:space="0" w:color="auto"/>
        <w:right w:val="none" w:sz="0" w:space="0" w:color="auto"/>
      </w:divBdr>
    </w:div>
    <w:div w:id="1987658449">
      <w:marLeft w:val="0"/>
      <w:marRight w:val="0"/>
      <w:marTop w:val="0"/>
      <w:marBottom w:val="0"/>
      <w:divBdr>
        <w:top w:val="none" w:sz="0" w:space="0" w:color="auto"/>
        <w:left w:val="none" w:sz="0" w:space="0" w:color="auto"/>
        <w:bottom w:val="none" w:sz="0" w:space="0" w:color="auto"/>
        <w:right w:val="none" w:sz="0" w:space="0" w:color="auto"/>
      </w:divBdr>
    </w:div>
    <w:div w:id="1987661104">
      <w:marLeft w:val="0"/>
      <w:marRight w:val="0"/>
      <w:marTop w:val="0"/>
      <w:marBottom w:val="0"/>
      <w:divBdr>
        <w:top w:val="none" w:sz="0" w:space="0" w:color="auto"/>
        <w:left w:val="none" w:sz="0" w:space="0" w:color="auto"/>
        <w:bottom w:val="none" w:sz="0" w:space="0" w:color="auto"/>
        <w:right w:val="none" w:sz="0" w:space="0" w:color="auto"/>
      </w:divBdr>
    </w:div>
    <w:div w:id="1987734790">
      <w:marLeft w:val="0"/>
      <w:marRight w:val="0"/>
      <w:marTop w:val="0"/>
      <w:marBottom w:val="0"/>
      <w:divBdr>
        <w:top w:val="none" w:sz="0" w:space="0" w:color="auto"/>
        <w:left w:val="none" w:sz="0" w:space="0" w:color="auto"/>
        <w:bottom w:val="none" w:sz="0" w:space="0" w:color="auto"/>
        <w:right w:val="none" w:sz="0" w:space="0" w:color="auto"/>
      </w:divBdr>
    </w:div>
    <w:div w:id="1987933584">
      <w:marLeft w:val="0"/>
      <w:marRight w:val="0"/>
      <w:marTop w:val="0"/>
      <w:marBottom w:val="0"/>
      <w:divBdr>
        <w:top w:val="none" w:sz="0" w:space="0" w:color="auto"/>
        <w:left w:val="none" w:sz="0" w:space="0" w:color="auto"/>
        <w:bottom w:val="none" w:sz="0" w:space="0" w:color="auto"/>
        <w:right w:val="none" w:sz="0" w:space="0" w:color="auto"/>
      </w:divBdr>
    </w:div>
    <w:div w:id="1987970302">
      <w:marLeft w:val="0"/>
      <w:marRight w:val="0"/>
      <w:marTop w:val="0"/>
      <w:marBottom w:val="0"/>
      <w:divBdr>
        <w:top w:val="none" w:sz="0" w:space="0" w:color="auto"/>
        <w:left w:val="none" w:sz="0" w:space="0" w:color="auto"/>
        <w:bottom w:val="none" w:sz="0" w:space="0" w:color="auto"/>
        <w:right w:val="none" w:sz="0" w:space="0" w:color="auto"/>
      </w:divBdr>
    </w:div>
    <w:div w:id="1988121643">
      <w:marLeft w:val="0"/>
      <w:marRight w:val="0"/>
      <w:marTop w:val="0"/>
      <w:marBottom w:val="0"/>
      <w:divBdr>
        <w:top w:val="none" w:sz="0" w:space="0" w:color="auto"/>
        <w:left w:val="none" w:sz="0" w:space="0" w:color="auto"/>
        <w:bottom w:val="none" w:sz="0" w:space="0" w:color="auto"/>
        <w:right w:val="none" w:sz="0" w:space="0" w:color="auto"/>
      </w:divBdr>
    </w:div>
    <w:div w:id="1988170763">
      <w:marLeft w:val="0"/>
      <w:marRight w:val="0"/>
      <w:marTop w:val="0"/>
      <w:marBottom w:val="0"/>
      <w:divBdr>
        <w:top w:val="none" w:sz="0" w:space="0" w:color="auto"/>
        <w:left w:val="none" w:sz="0" w:space="0" w:color="auto"/>
        <w:bottom w:val="none" w:sz="0" w:space="0" w:color="auto"/>
        <w:right w:val="none" w:sz="0" w:space="0" w:color="auto"/>
      </w:divBdr>
    </w:div>
    <w:div w:id="1988319238">
      <w:marLeft w:val="0"/>
      <w:marRight w:val="0"/>
      <w:marTop w:val="0"/>
      <w:marBottom w:val="0"/>
      <w:divBdr>
        <w:top w:val="none" w:sz="0" w:space="0" w:color="auto"/>
        <w:left w:val="none" w:sz="0" w:space="0" w:color="auto"/>
        <w:bottom w:val="none" w:sz="0" w:space="0" w:color="auto"/>
        <w:right w:val="none" w:sz="0" w:space="0" w:color="auto"/>
      </w:divBdr>
    </w:div>
    <w:div w:id="1988321054">
      <w:marLeft w:val="0"/>
      <w:marRight w:val="0"/>
      <w:marTop w:val="0"/>
      <w:marBottom w:val="0"/>
      <w:divBdr>
        <w:top w:val="none" w:sz="0" w:space="0" w:color="auto"/>
        <w:left w:val="none" w:sz="0" w:space="0" w:color="auto"/>
        <w:bottom w:val="none" w:sz="0" w:space="0" w:color="auto"/>
        <w:right w:val="none" w:sz="0" w:space="0" w:color="auto"/>
      </w:divBdr>
    </w:div>
    <w:div w:id="1988362367">
      <w:marLeft w:val="0"/>
      <w:marRight w:val="0"/>
      <w:marTop w:val="0"/>
      <w:marBottom w:val="0"/>
      <w:divBdr>
        <w:top w:val="none" w:sz="0" w:space="0" w:color="auto"/>
        <w:left w:val="none" w:sz="0" w:space="0" w:color="auto"/>
        <w:bottom w:val="none" w:sz="0" w:space="0" w:color="auto"/>
        <w:right w:val="none" w:sz="0" w:space="0" w:color="auto"/>
      </w:divBdr>
    </w:div>
    <w:div w:id="1988508730">
      <w:marLeft w:val="0"/>
      <w:marRight w:val="0"/>
      <w:marTop w:val="0"/>
      <w:marBottom w:val="0"/>
      <w:divBdr>
        <w:top w:val="none" w:sz="0" w:space="0" w:color="auto"/>
        <w:left w:val="none" w:sz="0" w:space="0" w:color="auto"/>
        <w:bottom w:val="none" w:sz="0" w:space="0" w:color="auto"/>
        <w:right w:val="none" w:sz="0" w:space="0" w:color="auto"/>
      </w:divBdr>
    </w:div>
    <w:div w:id="1988624506">
      <w:marLeft w:val="0"/>
      <w:marRight w:val="0"/>
      <w:marTop w:val="0"/>
      <w:marBottom w:val="0"/>
      <w:divBdr>
        <w:top w:val="none" w:sz="0" w:space="0" w:color="auto"/>
        <w:left w:val="none" w:sz="0" w:space="0" w:color="auto"/>
        <w:bottom w:val="none" w:sz="0" w:space="0" w:color="auto"/>
        <w:right w:val="none" w:sz="0" w:space="0" w:color="auto"/>
      </w:divBdr>
    </w:div>
    <w:div w:id="1988629059">
      <w:marLeft w:val="0"/>
      <w:marRight w:val="0"/>
      <w:marTop w:val="0"/>
      <w:marBottom w:val="0"/>
      <w:divBdr>
        <w:top w:val="none" w:sz="0" w:space="0" w:color="auto"/>
        <w:left w:val="none" w:sz="0" w:space="0" w:color="auto"/>
        <w:bottom w:val="none" w:sz="0" w:space="0" w:color="auto"/>
        <w:right w:val="none" w:sz="0" w:space="0" w:color="auto"/>
      </w:divBdr>
    </w:div>
    <w:div w:id="1988700985">
      <w:marLeft w:val="480"/>
      <w:marRight w:val="0"/>
      <w:marTop w:val="0"/>
      <w:marBottom w:val="0"/>
      <w:divBdr>
        <w:top w:val="none" w:sz="0" w:space="0" w:color="auto"/>
        <w:left w:val="none" w:sz="0" w:space="0" w:color="auto"/>
        <w:bottom w:val="none" w:sz="0" w:space="0" w:color="auto"/>
        <w:right w:val="none" w:sz="0" w:space="0" w:color="auto"/>
      </w:divBdr>
    </w:div>
    <w:div w:id="1988708658">
      <w:marLeft w:val="0"/>
      <w:marRight w:val="0"/>
      <w:marTop w:val="0"/>
      <w:marBottom w:val="0"/>
      <w:divBdr>
        <w:top w:val="none" w:sz="0" w:space="0" w:color="auto"/>
        <w:left w:val="none" w:sz="0" w:space="0" w:color="auto"/>
        <w:bottom w:val="none" w:sz="0" w:space="0" w:color="auto"/>
        <w:right w:val="none" w:sz="0" w:space="0" w:color="auto"/>
      </w:divBdr>
    </w:div>
    <w:div w:id="1988778512">
      <w:marLeft w:val="0"/>
      <w:marRight w:val="0"/>
      <w:marTop w:val="0"/>
      <w:marBottom w:val="0"/>
      <w:divBdr>
        <w:top w:val="none" w:sz="0" w:space="0" w:color="auto"/>
        <w:left w:val="none" w:sz="0" w:space="0" w:color="auto"/>
        <w:bottom w:val="none" w:sz="0" w:space="0" w:color="auto"/>
        <w:right w:val="none" w:sz="0" w:space="0" w:color="auto"/>
      </w:divBdr>
    </w:div>
    <w:div w:id="1988782651">
      <w:marLeft w:val="0"/>
      <w:marRight w:val="0"/>
      <w:marTop w:val="0"/>
      <w:marBottom w:val="0"/>
      <w:divBdr>
        <w:top w:val="none" w:sz="0" w:space="0" w:color="auto"/>
        <w:left w:val="none" w:sz="0" w:space="0" w:color="auto"/>
        <w:bottom w:val="none" w:sz="0" w:space="0" w:color="auto"/>
        <w:right w:val="none" w:sz="0" w:space="0" w:color="auto"/>
      </w:divBdr>
    </w:div>
    <w:div w:id="1988823716">
      <w:marLeft w:val="0"/>
      <w:marRight w:val="0"/>
      <w:marTop w:val="0"/>
      <w:marBottom w:val="0"/>
      <w:divBdr>
        <w:top w:val="none" w:sz="0" w:space="0" w:color="auto"/>
        <w:left w:val="none" w:sz="0" w:space="0" w:color="auto"/>
        <w:bottom w:val="none" w:sz="0" w:space="0" w:color="auto"/>
        <w:right w:val="none" w:sz="0" w:space="0" w:color="auto"/>
      </w:divBdr>
    </w:div>
    <w:div w:id="1988823829">
      <w:marLeft w:val="0"/>
      <w:marRight w:val="0"/>
      <w:marTop w:val="0"/>
      <w:marBottom w:val="0"/>
      <w:divBdr>
        <w:top w:val="none" w:sz="0" w:space="0" w:color="auto"/>
        <w:left w:val="none" w:sz="0" w:space="0" w:color="auto"/>
        <w:bottom w:val="none" w:sz="0" w:space="0" w:color="auto"/>
        <w:right w:val="none" w:sz="0" w:space="0" w:color="auto"/>
      </w:divBdr>
    </w:div>
    <w:div w:id="1988825751">
      <w:marLeft w:val="0"/>
      <w:marRight w:val="0"/>
      <w:marTop w:val="0"/>
      <w:marBottom w:val="0"/>
      <w:divBdr>
        <w:top w:val="none" w:sz="0" w:space="0" w:color="auto"/>
        <w:left w:val="none" w:sz="0" w:space="0" w:color="auto"/>
        <w:bottom w:val="none" w:sz="0" w:space="0" w:color="auto"/>
        <w:right w:val="none" w:sz="0" w:space="0" w:color="auto"/>
      </w:divBdr>
    </w:div>
    <w:div w:id="1988825780">
      <w:marLeft w:val="0"/>
      <w:marRight w:val="0"/>
      <w:marTop w:val="0"/>
      <w:marBottom w:val="0"/>
      <w:divBdr>
        <w:top w:val="none" w:sz="0" w:space="0" w:color="auto"/>
        <w:left w:val="none" w:sz="0" w:space="0" w:color="auto"/>
        <w:bottom w:val="none" w:sz="0" w:space="0" w:color="auto"/>
        <w:right w:val="none" w:sz="0" w:space="0" w:color="auto"/>
      </w:divBdr>
    </w:div>
    <w:div w:id="1988851683">
      <w:marLeft w:val="0"/>
      <w:marRight w:val="0"/>
      <w:marTop w:val="0"/>
      <w:marBottom w:val="0"/>
      <w:divBdr>
        <w:top w:val="none" w:sz="0" w:space="0" w:color="auto"/>
        <w:left w:val="none" w:sz="0" w:space="0" w:color="auto"/>
        <w:bottom w:val="none" w:sz="0" w:space="0" w:color="auto"/>
        <w:right w:val="none" w:sz="0" w:space="0" w:color="auto"/>
      </w:divBdr>
    </w:div>
    <w:div w:id="1988899559">
      <w:marLeft w:val="0"/>
      <w:marRight w:val="0"/>
      <w:marTop w:val="0"/>
      <w:marBottom w:val="0"/>
      <w:divBdr>
        <w:top w:val="none" w:sz="0" w:space="0" w:color="auto"/>
        <w:left w:val="none" w:sz="0" w:space="0" w:color="auto"/>
        <w:bottom w:val="none" w:sz="0" w:space="0" w:color="auto"/>
        <w:right w:val="none" w:sz="0" w:space="0" w:color="auto"/>
      </w:divBdr>
    </w:div>
    <w:div w:id="1988899795">
      <w:marLeft w:val="0"/>
      <w:marRight w:val="0"/>
      <w:marTop w:val="0"/>
      <w:marBottom w:val="0"/>
      <w:divBdr>
        <w:top w:val="none" w:sz="0" w:space="0" w:color="auto"/>
        <w:left w:val="none" w:sz="0" w:space="0" w:color="auto"/>
        <w:bottom w:val="none" w:sz="0" w:space="0" w:color="auto"/>
        <w:right w:val="none" w:sz="0" w:space="0" w:color="auto"/>
      </w:divBdr>
    </w:div>
    <w:div w:id="1988968130">
      <w:marLeft w:val="0"/>
      <w:marRight w:val="0"/>
      <w:marTop w:val="0"/>
      <w:marBottom w:val="0"/>
      <w:divBdr>
        <w:top w:val="none" w:sz="0" w:space="0" w:color="auto"/>
        <w:left w:val="none" w:sz="0" w:space="0" w:color="auto"/>
        <w:bottom w:val="none" w:sz="0" w:space="0" w:color="auto"/>
        <w:right w:val="none" w:sz="0" w:space="0" w:color="auto"/>
      </w:divBdr>
    </w:div>
    <w:div w:id="1988972533">
      <w:marLeft w:val="0"/>
      <w:marRight w:val="0"/>
      <w:marTop w:val="0"/>
      <w:marBottom w:val="0"/>
      <w:divBdr>
        <w:top w:val="none" w:sz="0" w:space="0" w:color="auto"/>
        <w:left w:val="none" w:sz="0" w:space="0" w:color="auto"/>
        <w:bottom w:val="none" w:sz="0" w:space="0" w:color="auto"/>
        <w:right w:val="none" w:sz="0" w:space="0" w:color="auto"/>
      </w:divBdr>
    </w:div>
    <w:div w:id="1989048794">
      <w:marLeft w:val="0"/>
      <w:marRight w:val="0"/>
      <w:marTop w:val="0"/>
      <w:marBottom w:val="0"/>
      <w:divBdr>
        <w:top w:val="none" w:sz="0" w:space="0" w:color="auto"/>
        <w:left w:val="none" w:sz="0" w:space="0" w:color="auto"/>
        <w:bottom w:val="none" w:sz="0" w:space="0" w:color="auto"/>
        <w:right w:val="none" w:sz="0" w:space="0" w:color="auto"/>
      </w:divBdr>
    </w:div>
    <w:div w:id="1989094781">
      <w:marLeft w:val="0"/>
      <w:marRight w:val="0"/>
      <w:marTop w:val="0"/>
      <w:marBottom w:val="0"/>
      <w:divBdr>
        <w:top w:val="none" w:sz="0" w:space="0" w:color="auto"/>
        <w:left w:val="none" w:sz="0" w:space="0" w:color="auto"/>
        <w:bottom w:val="none" w:sz="0" w:space="0" w:color="auto"/>
        <w:right w:val="none" w:sz="0" w:space="0" w:color="auto"/>
      </w:divBdr>
    </w:div>
    <w:div w:id="1989094994">
      <w:marLeft w:val="0"/>
      <w:marRight w:val="0"/>
      <w:marTop w:val="0"/>
      <w:marBottom w:val="0"/>
      <w:divBdr>
        <w:top w:val="none" w:sz="0" w:space="0" w:color="auto"/>
        <w:left w:val="none" w:sz="0" w:space="0" w:color="auto"/>
        <w:bottom w:val="none" w:sz="0" w:space="0" w:color="auto"/>
        <w:right w:val="none" w:sz="0" w:space="0" w:color="auto"/>
      </w:divBdr>
    </w:div>
    <w:div w:id="1989095036">
      <w:marLeft w:val="0"/>
      <w:marRight w:val="0"/>
      <w:marTop w:val="0"/>
      <w:marBottom w:val="0"/>
      <w:divBdr>
        <w:top w:val="none" w:sz="0" w:space="0" w:color="auto"/>
        <w:left w:val="none" w:sz="0" w:space="0" w:color="auto"/>
        <w:bottom w:val="none" w:sz="0" w:space="0" w:color="auto"/>
        <w:right w:val="none" w:sz="0" w:space="0" w:color="auto"/>
      </w:divBdr>
    </w:div>
    <w:div w:id="1989238073">
      <w:marLeft w:val="0"/>
      <w:marRight w:val="0"/>
      <w:marTop w:val="0"/>
      <w:marBottom w:val="0"/>
      <w:divBdr>
        <w:top w:val="none" w:sz="0" w:space="0" w:color="auto"/>
        <w:left w:val="none" w:sz="0" w:space="0" w:color="auto"/>
        <w:bottom w:val="none" w:sz="0" w:space="0" w:color="auto"/>
        <w:right w:val="none" w:sz="0" w:space="0" w:color="auto"/>
      </w:divBdr>
    </w:div>
    <w:div w:id="1989285454">
      <w:marLeft w:val="0"/>
      <w:marRight w:val="0"/>
      <w:marTop w:val="0"/>
      <w:marBottom w:val="0"/>
      <w:divBdr>
        <w:top w:val="none" w:sz="0" w:space="0" w:color="auto"/>
        <w:left w:val="none" w:sz="0" w:space="0" w:color="auto"/>
        <w:bottom w:val="none" w:sz="0" w:space="0" w:color="auto"/>
        <w:right w:val="none" w:sz="0" w:space="0" w:color="auto"/>
      </w:divBdr>
    </w:div>
    <w:div w:id="1989631451">
      <w:marLeft w:val="0"/>
      <w:marRight w:val="0"/>
      <w:marTop w:val="0"/>
      <w:marBottom w:val="0"/>
      <w:divBdr>
        <w:top w:val="none" w:sz="0" w:space="0" w:color="auto"/>
        <w:left w:val="none" w:sz="0" w:space="0" w:color="auto"/>
        <w:bottom w:val="none" w:sz="0" w:space="0" w:color="auto"/>
        <w:right w:val="none" w:sz="0" w:space="0" w:color="auto"/>
      </w:divBdr>
    </w:div>
    <w:div w:id="1989702609">
      <w:marLeft w:val="0"/>
      <w:marRight w:val="0"/>
      <w:marTop w:val="0"/>
      <w:marBottom w:val="0"/>
      <w:divBdr>
        <w:top w:val="none" w:sz="0" w:space="0" w:color="auto"/>
        <w:left w:val="none" w:sz="0" w:space="0" w:color="auto"/>
        <w:bottom w:val="none" w:sz="0" w:space="0" w:color="auto"/>
        <w:right w:val="none" w:sz="0" w:space="0" w:color="auto"/>
      </w:divBdr>
    </w:div>
    <w:div w:id="1989742391">
      <w:marLeft w:val="0"/>
      <w:marRight w:val="0"/>
      <w:marTop w:val="0"/>
      <w:marBottom w:val="0"/>
      <w:divBdr>
        <w:top w:val="none" w:sz="0" w:space="0" w:color="auto"/>
        <w:left w:val="none" w:sz="0" w:space="0" w:color="auto"/>
        <w:bottom w:val="none" w:sz="0" w:space="0" w:color="auto"/>
        <w:right w:val="none" w:sz="0" w:space="0" w:color="auto"/>
      </w:divBdr>
    </w:div>
    <w:div w:id="1989744792">
      <w:marLeft w:val="0"/>
      <w:marRight w:val="0"/>
      <w:marTop w:val="0"/>
      <w:marBottom w:val="0"/>
      <w:divBdr>
        <w:top w:val="none" w:sz="0" w:space="0" w:color="auto"/>
        <w:left w:val="none" w:sz="0" w:space="0" w:color="auto"/>
        <w:bottom w:val="none" w:sz="0" w:space="0" w:color="auto"/>
        <w:right w:val="none" w:sz="0" w:space="0" w:color="auto"/>
      </w:divBdr>
    </w:div>
    <w:div w:id="1989818204">
      <w:marLeft w:val="0"/>
      <w:marRight w:val="0"/>
      <w:marTop w:val="0"/>
      <w:marBottom w:val="0"/>
      <w:divBdr>
        <w:top w:val="none" w:sz="0" w:space="0" w:color="auto"/>
        <w:left w:val="none" w:sz="0" w:space="0" w:color="auto"/>
        <w:bottom w:val="none" w:sz="0" w:space="0" w:color="auto"/>
        <w:right w:val="none" w:sz="0" w:space="0" w:color="auto"/>
      </w:divBdr>
    </w:div>
    <w:div w:id="1989943996">
      <w:marLeft w:val="0"/>
      <w:marRight w:val="0"/>
      <w:marTop w:val="0"/>
      <w:marBottom w:val="0"/>
      <w:divBdr>
        <w:top w:val="none" w:sz="0" w:space="0" w:color="auto"/>
        <w:left w:val="none" w:sz="0" w:space="0" w:color="auto"/>
        <w:bottom w:val="none" w:sz="0" w:space="0" w:color="auto"/>
        <w:right w:val="none" w:sz="0" w:space="0" w:color="auto"/>
      </w:divBdr>
    </w:div>
    <w:div w:id="1990016847">
      <w:marLeft w:val="0"/>
      <w:marRight w:val="0"/>
      <w:marTop w:val="0"/>
      <w:marBottom w:val="0"/>
      <w:divBdr>
        <w:top w:val="none" w:sz="0" w:space="0" w:color="auto"/>
        <w:left w:val="none" w:sz="0" w:space="0" w:color="auto"/>
        <w:bottom w:val="none" w:sz="0" w:space="0" w:color="auto"/>
        <w:right w:val="none" w:sz="0" w:space="0" w:color="auto"/>
      </w:divBdr>
    </w:div>
    <w:div w:id="1990086807">
      <w:marLeft w:val="0"/>
      <w:marRight w:val="0"/>
      <w:marTop w:val="0"/>
      <w:marBottom w:val="0"/>
      <w:divBdr>
        <w:top w:val="none" w:sz="0" w:space="0" w:color="auto"/>
        <w:left w:val="none" w:sz="0" w:space="0" w:color="auto"/>
        <w:bottom w:val="none" w:sz="0" w:space="0" w:color="auto"/>
        <w:right w:val="none" w:sz="0" w:space="0" w:color="auto"/>
      </w:divBdr>
    </w:div>
    <w:div w:id="1990163074">
      <w:marLeft w:val="0"/>
      <w:marRight w:val="0"/>
      <w:marTop w:val="0"/>
      <w:marBottom w:val="0"/>
      <w:divBdr>
        <w:top w:val="none" w:sz="0" w:space="0" w:color="auto"/>
        <w:left w:val="none" w:sz="0" w:space="0" w:color="auto"/>
        <w:bottom w:val="none" w:sz="0" w:space="0" w:color="auto"/>
        <w:right w:val="none" w:sz="0" w:space="0" w:color="auto"/>
      </w:divBdr>
    </w:div>
    <w:div w:id="1990206078">
      <w:marLeft w:val="0"/>
      <w:marRight w:val="0"/>
      <w:marTop w:val="0"/>
      <w:marBottom w:val="0"/>
      <w:divBdr>
        <w:top w:val="none" w:sz="0" w:space="0" w:color="auto"/>
        <w:left w:val="none" w:sz="0" w:space="0" w:color="auto"/>
        <w:bottom w:val="none" w:sz="0" w:space="0" w:color="auto"/>
        <w:right w:val="none" w:sz="0" w:space="0" w:color="auto"/>
      </w:divBdr>
    </w:div>
    <w:div w:id="1990209258">
      <w:marLeft w:val="0"/>
      <w:marRight w:val="0"/>
      <w:marTop w:val="0"/>
      <w:marBottom w:val="0"/>
      <w:divBdr>
        <w:top w:val="none" w:sz="0" w:space="0" w:color="auto"/>
        <w:left w:val="none" w:sz="0" w:space="0" w:color="auto"/>
        <w:bottom w:val="none" w:sz="0" w:space="0" w:color="auto"/>
        <w:right w:val="none" w:sz="0" w:space="0" w:color="auto"/>
      </w:divBdr>
    </w:div>
    <w:div w:id="1990283205">
      <w:marLeft w:val="0"/>
      <w:marRight w:val="0"/>
      <w:marTop w:val="0"/>
      <w:marBottom w:val="0"/>
      <w:divBdr>
        <w:top w:val="none" w:sz="0" w:space="0" w:color="auto"/>
        <w:left w:val="none" w:sz="0" w:space="0" w:color="auto"/>
        <w:bottom w:val="none" w:sz="0" w:space="0" w:color="auto"/>
        <w:right w:val="none" w:sz="0" w:space="0" w:color="auto"/>
      </w:divBdr>
    </w:div>
    <w:div w:id="1990284225">
      <w:marLeft w:val="0"/>
      <w:marRight w:val="0"/>
      <w:marTop w:val="0"/>
      <w:marBottom w:val="0"/>
      <w:divBdr>
        <w:top w:val="none" w:sz="0" w:space="0" w:color="auto"/>
        <w:left w:val="none" w:sz="0" w:space="0" w:color="auto"/>
        <w:bottom w:val="none" w:sz="0" w:space="0" w:color="auto"/>
        <w:right w:val="none" w:sz="0" w:space="0" w:color="auto"/>
      </w:divBdr>
    </w:div>
    <w:div w:id="1990360324">
      <w:marLeft w:val="0"/>
      <w:marRight w:val="0"/>
      <w:marTop w:val="0"/>
      <w:marBottom w:val="0"/>
      <w:divBdr>
        <w:top w:val="none" w:sz="0" w:space="0" w:color="auto"/>
        <w:left w:val="none" w:sz="0" w:space="0" w:color="auto"/>
        <w:bottom w:val="none" w:sz="0" w:space="0" w:color="auto"/>
        <w:right w:val="none" w:sz="0" w:space="0" w:color="auto"/>
      </w:divBdr>
    </w:div>
    <w:div w:id="1990405197">
      <w:marLeft w:val="0"/>
      <w:marRight w:val="0"/>
      <w:marTop w:val="0"/>
      <w:marBottom w:val="0"/>
      <w:divBdr>
        <w:top w:val="none" w:sz="0" w:space="0" w:color="auto"/>
        <w:left w:val="none" w:sz="0" w:space="0" w:color="auto"/>
        <w:bottom w:val="none" w:sz="0" w:space="0" w:color="auto"/>
        <w:right w:val="none" w:sz="0" w:space="0" w:color="auto"/>
      </w:divBdr>
    </w:div>
    <w:div w:id="1990593023">
      <w:marLeft w:val="0"/>
      <w:marRight w:val="0"/>
      <w:marTop w:val="0"/>
      <w:marBottom w:val="0"/>
      <w:divBdr>
        <w:top w:val="none" w:sz="0" w:space="0" w:color="auto"/>
        <w:left w:val="none" w:sz="0" w:space="0" w:color="auto"/>
        <w:bottom w:val="none" w:sz="0" w:space="0" w:color="auto"/>
        <w:right w:val="none" w:sz="0" w:space="0" w:color="auto"/>
      </w:divBdr>
    </w:div>
    <w:div w:id="1990596362">
      <w:marLeft w:val="0"/>
      <w:marRight w:val="0"/>
      <w:marTop w:val="0"/>
      <w:marBottom w:val="0"/>
      <w:divBdr>
        <w:top w:val="none" w:sz="0" w:space="0" w:color="auto"/>
        <w:left w:val="none" w:sz="0" w:space="0" w:color="auto"/>
        <w:bottom w:val="none" w:sz="0" w:space="0" w:color="auto"/>
        <w:right w:val="none" w:sz="0" w:space="0" w:color="auto"/>
      </w:divBdr>
    </w:div>
    <w:div w:id="1990747186">
      <w:marLeft w:val="0"/>
      <w:marRight w:val="0"/>
      <w:marTop w:val="0"/>
      <w:marBottom w:val="0"/>
      <w:divBdr>
        <w:top w:val="none" w:sz="0" w:space="0" w:color="auto"/>
        <w:left w:val="none" w:sz="0" w:space="0" w:color="auto"/>
        <w:bottom w:val="none" w:sz="0" w:space="0" w:color="auto"/>
        <w:right w:val="none" w:sz="0" w:space="0" w:color="auto"/>
      </w:divBdr>
    </w:div>
    <w:div w:id="1990789023">
      <w:marLeft w:val="0"/>
      <w:marRight w:val="0"/>
      <w:marTop w:val="0"/>
      <w:marBottom w:val="0"/>
      <w:divBdr>
        <w:top w:val="none" w:sz="0" w:space="0" w:color="auto"/>
        <w:left w:val="none" w:sz="0" w:space="0" w:color="auto"/>
        <w:bottom w:val="none" w:sz="0" w:space="0" w:color="auto"/>
        <w:right w:val="none" w:sz="0" w:space="0" w:color="auto"/>
      </w:divBdr>
    </w:div>
    <w:div w:id="1990791380">
      <w:bodyDiv w:val="1"/>
      <w:marLeft w:val="0"/>
      <w:marRight w:val="0"/>
      <w:marTop w:val="0"/>
      <w:marBottom w:val="0"/>
      <w:divBdr>
        <w:top w:val="none" w:sz="0" w:space="0" w:color="auto"/>
        <w:left w:val="none" w:sz="0" w:space="0" w:color="auto"/>
        <w:bottom w:val="none" w:sz="0" w:space="0" w:color="auto"/>
        <w:right w:val="none" w:sz="0" w:space="0" w:color="auto"/>
      </w:divBdr>
    </w:div>
    <w:div w:id="1990933736">
      <w:marLeft w:val="0"/>
      <w:marRight w:val="0"/>
      <w:marTop w:val="0"/>
      <w:marBottom w:val="0"/>
      <w:divBdr>
        <w:top w:val="none" w:sz="0" w:space="0" w:color="auto"/>
        <w:left w:val="none" w:sz="0" w:space="0" w:color="auto"/>
        <w:bottom w:val="none" w:sz="0" w:space="0" w:color="auto"/>
        <w:right w:val="none" w:sz="0" w:space="0" w:color="auto"/>
      </w:divBdr>
    </w:div>
    <w:div w:id="1990940159">
      <w:marLeft w:val="0"/>
      <w:marRight w:val="0"/>
      <w:marTop w:val="0"/>
      <w:marBottom w:val="0"/>
      <w:divBdr>
        <w:top w:val="none" w:sz="0" w:space="0" w:color="auto"/>
        <w:left w:val="none" w:sz="0" w:space="0" w:color="auto"/>
        <w:bottom w:val="none" w:sz="0" w:space="0" w:color="auto"/>
        <w:right w:val="none" w:sz="0" w:space="0" w:color="auto"/>
      </w:divBdr>
    </w:div>
    <w:div w:id="1991128142">
      <w:marLeft w:val="0"/>
      <w:marRight w:val="0"/>
      <w:marTop w:val="0"/>
      <w:marBottom w:val="0"/>
      <w:divBdr>
        <w:top w:val="none" w:sz="0" w:space="0" w:color="auto"/>
        <w:left w:val="none" w:sz="0" w:space="0" w:color="auto"/>
        <w:bottom w:val="none" w:sz="0" w:space="0" w:color="auto"/>
        <w:right w:val="none" w:sz="0" w:space="0" w:color="auto"/>
      </w:divBdr>
    </w:div>
    <w:div w:id="1991204333">
      <w:marLeft w:val="0"/>
      <w:marRight w:val="0"/>
      <w:marTop w:val="0"/>
      <w:marBottom w:val="0"/>
      <w:divBdr>
        <w:top w:val="none" w:sz="0" w:space="0" w:color="auto"/>
        <w:left w:val="none" w:sz="0" w:space="0" w:color="auto"/>
        <w:bottom w:val="none" w:sz="0" w:space="0" w:color="auto"/>
        <w:right w:val="none" w:sz="0" w:space="0" w:color="auto"/>
      </w:divBdr>
    </w:div>
    <w:div w:id="1991400115">
      <w:bodyDiv w:val="1"/>
      <w:marLeft w:val="0"/>
      <w:marRight w:val="0"/>
      <w:marTop w:val="0"/>
      <w:marBottom w:val="0"/>
      <w:divBdr>
        <w:top w:val="none" w:sz="0" w:space="0" w:color="auto"/>
        <w:left w:val="none" w:sz="0" w:space="0" w:color="auto"/>
        <w:bottom w:val="none" w:sz="0" w:space="0" w:color="auto"/>
        <w:right w:val="none" w:sz="0" w:space="0" w:color="auto"/>
      </w:divBdr>
    </w:div>
    <w:div w:id="1991445052">
      <w:marLeft w:val="0"/>
      <w:marRight w:val="0"/>
      <w:marTop w:val="0"/>
      <w:marBottom w:val="0"/>
      <w:divBdr>
        <w:top w:val="none" w:sz="0" w:space="0" w:color="auto"/>
        <w:left w:val="none" w:sz="0" w:space="0" w:color="auto"/>
        <w:bottom w:val="none" w:sz="0" w:space="0" w:color="auto"/>
        <w:right w:val="none" w:sz="0" w:space="0" w:color="auto"/>
      </w:divBdr>
    </w:div>
    <w:div w:id="1991521632">
      <w:marLeft w:val="0"/>
      <w:marRight w:val="0"/>
      <w:marTop w:val="0"/>
      <w:marBottom w:val="0"/>
      <w:divBdr>
        <w:top w:val="none" w:sz="0" w:space="0" w:color="auto"/>
        <w:left w:val="none" w:sz="0" w:space="0" w:color="auto"/>
        <w:bottom w:val="none" w:sz="0" w:space="0" w:color="auto"/>
        <w:right w:val="none" w:sz="0" w:space="0" w:color="auto"/>
      </w:divBdr>
    </w:div>
    <w:div w:id="1991522556">
      <w:marLeft w:val="0"/>
      <w:marRight w:val="0"/>
      <w:marTop w:val="0"/>
      <w:marBottom w:val="0"/>
      <w:divBdr>
        <w:top w:val="none" w:sz="0" w:space="0" w:color="auto"/>
        <w:left w:val="none" w:sz="0" w:space="0" w:color="auto"/>
        <w:bottom w:val="none" w:sz="0" w:space="0" w:color="auto"/>
        <w:right w:val="none" w:sz="0" w:space="0" w:color="auto"/>
      </w:divBdr>
    </w:div>
    <w:div w:id="1991591199">
      <w:marLeft w:val="0"/>
      <w:marRight w:val="0"/>
      <w:marTop w:val="0"/>
      <w:marBottom w:val="0"/>
      <w:divBdr>
        <w:top w:val="none" w:sz="0" w:space="0" w:color="auto"/>
        <w:left w:val="none" w:sz="0" w:space="0" w:color="auto"/>
        <w:bottom w:val="none" w:sz="0" w:space="0" w:color="auto"/>
        <w:right w:val="none" w:sz="0" w:space="0" w:color="auto"/>
      </w:divBdr>
    </w:div>
    <w:div w:id="1991592798">
      <w:marLeft w:val="0"/>
      <w:marRight w:val="0"/>
      <w:marTop w:val="0"/>
      <w:marBottom w:val="0"/>
      <w:divBdr>
        <w:top w:val="none" w:sz="0" w:space="0" w:color="auto"/>
        <w:left w:val="none" w:sz="0" w:space="0" w:color="auto"/>
        <w:bottom w:val="none" w:sz="0" w:space="0" w:color="auto"/>
        <w:right w:val="none" w:sz="0" w:space="0" w:color="auto"/>
      </w:divBdr>
    </w:div>
    <w:div w:id="1991596398">
      <w:marLeft w:val="0"/>
      <w:marRight w:val="0"/>
      <w:marTop w:val="0"/>
      <w:marBottom w:val="0"/>
      <w:divBdr>
        <w:top w:val="none" w:sz="0" w:space="0" w:color="auto"/>
        <w:left w:val="none" w:sz="0" w:space="0" w:color="auto"/>
        <w:bottom w:val="none" w:sz="0" w:space="0" w:color="auto"/>
        <w:right w:val="none" w:sz="0" w:space="0" w:color="auto"/>
      </w:divBdr>
    </w:div>
    <w:div w:id="1991665834">
      <w:marLeft w:val="0"/>
      <w:marRight w:val="0"/>
      <w:marTop w:val="0"/>
      <w:marBottom w:val="0"/>
      <w:divBdr>
        <w:top w:val="none" w:sz="0" w:space="0" w:color="auto"/>
        <w:left w:val="none" w:sz="0" w:space="0" w:color="auto"/>
        <w:bottom w:val="none" w:sz="0" w:space="0" w:color="auto"/>
        <w:right w:val="none" w:sz="0" w:space="0" w:color="auto"/>
      </w:divBdr>
    </w:div>
    <w:div w:id="1991784695">
      <w:marLeft w:val="0"/>
      <w:marRight w:val="0"/>
      <w:marTop w:val="0"/>
      <w:marBottom w:val="0"/>
      <w:divBdr>
        <w:top w:val="none" w:sz="0" w:space="0" w:color="auto"/>
        <w:left w:val="none" w:sz="0" w:space="0" w:color="auto"/>
        <w:bottom w:val="none" w:sz="0" w:space="0" w:color="auto"/>
        <w:right w:val="none" w:sz="0" w:space="0" w:color="auto"/>
      </w:divBdr>
    </w:div>
    <w:div w:id="1991863182">
      <w:marLeft w:val="0"/>
      <w:marRight w:val="0"/>
      <w:marTop w:val="0"/>
      <w:marBottom w:val="0"/>
      <w:divBdr>
        <w:top w:val="none" w:sz="0" w:space="0" w:color="auto"/>
        <w:left w:val="none" w:sz="0" w:space="0" w:color="auto"/>
        <w:bottom w:val="none" w:sz="0" w:space="0" w:color="auto"/>
        <w:right w:val="none" w:sz="0" w:space="0" w:color="auto"/>
      </w:divBdr>
    </w:div>
    <w:div w:id="1991904585">
      <w:marLeft w:val="0"/>
      <w:marRight w:val="0"/>
      <w:marTop w:val="0"/>
      <w:marBottom w:val="0"/>
      <w:divBdr>
        <w:top w:val="none" w:sz="0" w:space="0" w:color="auto"/>
        <w:left w:val="none" w:sz="0" w:space="0" w:color="auto"/>
        <w:bottom w:val="none" w:sz="0" w:space="0" w:color="auto"/>
        <w:right w:val="none" w:sz="0" w:space="0" w:color="auto"/>
      </w:divBdr>
    </w:div>
    <w:div w:id="1991906904">
      <w:marLeft w:val="0"/>
      <w:marRight w:val="0"/>
      <w:marTop w:val="0"/>
      <w:marBottom w:val="0"/>
      <w:divBdr>
        <w:top w:val="none" w:sz="0" w:space="0" w:color="auto"/>
        <w:left w:val="none" w:sz="0" w:space="0" w:color="auto"/>
        <w:bottom w:val="none" w:sz="0" w:space="0" w:color="auto"/>
        <w:right w:val="none" w:sz="0" w:space="0" w:color="auto"/>
      </w:divBdr>
    </w:div>
    <w:div w:id="1992051790">
      <w:marLeft w:val="0"/>
      <w:marRight w:val="0"/>
      <w:marTop w:val="0"/>
      <w:marBottom w:val="0"/>
      <w:divBdr>
        <w:top w:val="none" w:sz="0" w:space="0" w:color="auto"/>
        <w:left w:val="none" w:sz="0" w:space="0" w:color="auto"/>
        <w:bottom w:val="none" w:sz="0" w:space="0" w:color="auto"/>
        <w:right w:val="none" w:sz="0" w:space="0" w:color="auto"/>
      </w:divBdr>
    </w:div>
    <w:div w:id="1992051948">
      <w:marLeft w:val="0"/>
      <w:marRight w:val="0"/>
      <w:marTop w:val="0"/>
      <w:marBottom w:val="0"/>
      <w:divBdr>
        <w:top w:val="none" w:sz="0" w:space="0" w:color="auto"/>
        <w:left w:val="none" w:sz="0" w:space="0" w:color="auto"/>
        <w:bottom w:val="none" w:sz="0" w:space="0" w:color="auto"/>
        <w:right w:val="none" w:sz="0" w:space="0" w:color="auto"/>
      </w:divBdr>
    </w:div>
    <w:div w:id="1992253637">
      <w:marLeft w:val="0"/>
      <w:marRight w:val="0"/>
      <w:marTop w:val="0"/>
      <w:marBottom w:val="0"/>
      <w:divBdr>
        <w:top w:val="none" w:sz="0" w:space="0" w:color="auto"/>
        <w:left w:val="none" w:sz="0" w:space="0" w:color="auto"/>
        <w:bottom w:val="none" w:sz="0" w:space="0" w:color="auto"/>
        <w:right w:val="none" w:sz="0" w:space="0" w:color="auto"/>
      </w:divBdr>
    </w:div>
    <w:div w:id="1992294794">
      <w:marLeft w:val="0"/>
      <w:marRight w:val="0"/>
      <w:marTop w:val="0"/>
      <w:marBottom w:val="0"/>
      <w:divBdr>
        <w:top w:val="none" w:sz="0" w:space="0" w:color="auto"/>
        <w:left w:val="none" w:sz="0" w:space="0" w:color="auto"/>
        <w:bottom w:val="none" w:sz="0" w:space="0" w:color="auto"/>
        <w:right w:val="none" w:sz="0" w:space="0" w:color="auto"/>
      </w:divBdr>
    </w:div>
    <w:div w:id="1992365673">
      <w:marLeft w:val="0"/>
      <w:marRight w:val="0"/>
      <w:marTop w:val="0"/>
      <w:marBottom w:val="0"/>
      <w:divBdr>
        <w:top w:val="none" w:sz="0" w:space="0" w:color="auto"/>
        <w:left w:val="none" w:sz="0" w:space="0" w:color="auto"/>
        <w:bottom w:val="none" w:sz="0" w:space="0" w:color="auto"/>
        <w:right w:val="none" w:sz="0" w:space="0" w:color="auto"/>
      </w:divBdr>
    </w:div>
    <w:div w:id="1992440707">
      <w:marLeft w:val="0"/>
      <w:marRight w:val="0"/>
      <w:marTop w:val="0"/>
      <w:marBottom w:val="0"/>
      <w:divBdr>
        <w:top w:val="none" w:sz="0" w:space="0" w:color="auto"/>
        <w:left w:val="none" w:sz="0" w:space="0" w:color="auto"/>
        <w:bottom w:val="none" w:sz="0" w:space="0" w:color="auto"/>
        <w:right w:val="none" w:sz="0" w:space="0" w:color="auto"/>
      </w:divBdr>
    </w:div>
    <w:div w:id="1992515039">
      <w:marLeft w:val="0"/>
      <w:marRight w:val="0"/>
      <w:marTop w:val="0"/>
      <w:marBottom w:val="0"/>
      <w:divBdr>
        <w:top w:val="none" w:sz="0" w:space="0" w:color="auto"/>
        <w:left w:val="none" w:sz="0" w:space="0" w:color="auto"/>
        <w:bottom w:val="none" w:sz="0" w:space="0" w:color="auto"/>
        <w:right w:val="none" w:sz="0" w:space="0" w:color="auto"/>
      </w:divBdr>
    </w:div>
    <w:div w:id="1992564077">
      <w:marLeft w:val="0"/>
      <w:marRight w:val="0"/>
      <w:marTop w:val="0"/>
      <w:marBottom w:val="0"/>
      <w:divBdr>
        <w:top w:val="none" w:sz="0" w:space="0" w:color="auto"/>
        <w:left w:val="none" w:sz="0" w:space="0" w:color="auto"/>
        <w:bottom w:val="none" w:sz="0" w:space="0" w:color="auto"/>
        <w:right w:val="none" w:sz="0" w:space="0" w:color="auto"/>
      </w:divBdr>
    </w:div>
    <w:div w:id="1992634803">
      <w:marLeft w:val="0"/>
      <w:marRight w:val="0"/>
      <w:marTop w:val="0"/>
      <w:marBottom w:val="0"/>
      <w:divBdr>
        <w:top w:val="none" w:sz="0" w:space="0" w:color="auto"/>
        <w:left w:val="none" w:sz="0" w:space="0" w:color="auto"/>
        <w:bottom w:val="none" w:sz="0" w:space="0" w:color="auto"/>
        <w:right w:val="none" w:sz="0" w:space="0" w:color="auto"/>
      </w:divBdr>
    </w:div>
    <w:div w:id="1992710114">
      <w:marLeft w:val="0"/>
      <w:marRight w:val="0"/>
      <w:marTop w:val="0"/>
      <w:marBottom w:val="0"/>
      <w:divBdr>
        <w:top w:val="none" w:sz="0" w:space="0" w:color="auto"/>
        <w:left w:val="none" w:sz="0" w:space="0" w:color="auto"/>
        <w:bottom w:val="none" w:sz="0" w:space="0" w:color="auto"/>
        <w:right w:val="none" w:sz="0" w:space="0" w:color="auto"/>
      </w:divBdr>
    </w:div>
    <w:div w:id="1992715143">
      <w:marLeft w:val="0"/>
      <w:marRight w:val="0"/>
      <w:marTop w:val="0"/>
      <w:marBottom w:val="0"/>
      <w:divBdr>
        <w:top w:val="none" w:sz="0" w:space="0" w:color="auto"/>
        <w:left w:val="none" w:sz="0" w:space="0" w:color="auto"/>
        <w:bottom w:val="none" w:sz="0" w:space="0" w:color="auto"/>
        <w:right w:val="none" w:sz="0" w:space="0" w:color="auto"/>
      </w:divBdr>
    </w:div>
    <w:div w:id="1992828179">
      <w:marLeft w:val="0"/>
      <w:marRight w:val="0"/>
      <w:marTop w:val="0"/>
      <w:marBottom w:val="0"/>
      <w:divBdr>
        <w:top w:val="none" w:sz="0" w:space="0" w:color="auto"/>
        <w:left w:val="none" w:sz="0" w:space="0" w:color="auto"/>
        <w:bottom w:val="none" w:sz="0" w:space="0" w:color="auto"/>
        <w:right w:val="none" w:sz="0" w:space="0" w:color="auto"/>
      </w:divBdr>
    </w:div>
    <w:div w:id="1993026104">
      <w:marLeft w:val="0"/>
      <w:marRight w:val="0"/>
      <w:marTop w:val="0"/>
      <w:marBottom w:val="0"/>
      <w:divBdr>
        <w:top w:val="none" w:sz="0" w:space="0" w:color="auto"/>
        <w:left w:val="none" w:sz="0" w:space="0" w:color="auto"/>
        <w:bottom w:val="none" w:sz="0" w:space="0" w:color="auto"/>
        <w:right w:val="none" w:sz="0" w:space="0" w:color="auto"/>
      </w:divBdr>
    </w:div>
    <w:div w:id="1993095323">
      <w:marLeft w:val="0"/>
      <w:marRight w:val="0"/>
      <w:marTop w:val="0"/>
      <w:marBottom w:val="0"/>
      <w:divBdr>
        <w:top w:val="none" w:sz="0" w:space="0" w:color="auto"/>
        <w:left w:val="none" w:sz="0" w:space="0" w:color="auto"/>
        <w:bottom w:val="none" w:sz="0" w:space="0" w:color="auto"/>
        <w:right w:val="none" w:sz="0" w:space="0" w:color="auto"/>
      </w:divBdr>
    </w:div>
    <w:div w:id="1993243791">
      <w:marLeft w:val="0"/>
      <w:marRight w:val="0"/>
      <w:marTop w:val="0"/>
      <w:marBottom w:val="0"/>
      <w:divBdr>
        <w:top w:val="none" w:sz="0" w:space="0" w:color="auto"/>
        <w:left w:val="none" w:sz="0" w:space="0" w:color="auto"/>
        <w:bottom w:val="none" w:sz="0" w:space="0" w:color="auto"/>
        <w:right w:val="none" w:sz="0" w:space="0" w:color="auto"/>
      </w:divBdr>
    </w:div>
    <w:div w:id="1993244437">
      <w:marLeft w:val="0"/>
      <w:marRight w:val="0"/>
      <w:marTop w:val="0"/>
      <w:marBottom w:val="0"/>
      <w:divBdr>
        <w:top w:val="none" w:sz="0" w:space="0" w:color="auto"/>
        <w:left w:val="none" w:sz="0" w:space="0" w:color="auto"/>
        <w:bottom w:val="none" w:sz="0" w:space="0" w:color="auto"/>
        <w:right w:val="none" w:sz="0" w:space="0" w:color="auto"/>
      </w:divBdr>
    </w:div>
    <w:div w:id="1993288975">
      <w:marLeft w:val="0"/>
      <w:marRight w:val="0"/>
      <w:marTop w:val="0"/>
      <w:marBottom w:val="0"/>
      <w:divBdr>
        <w:top w:val="none" w:sz="0" w:space="0" w:color="auto"/>
        <w:left w:val="none" w:sz="0" w:space="0" w:color="auto"/>
        <w:bottom w:val="none" w:sz="0" w:space="0" w:color="auto"/>
        <w:right w:val="none" w:sz="0" w:space="0" w:color="auto"/>
      </w:divBdr>
    </w:div>
    <w:div w:id="1993293693">
      <w:marLeft w:val="0"/>
      <w:marRight w:val="0"/>
      <w:marTop w:val="0"/>
      <w:marBottom w:val="0"/>
      <w:divBdr>
        <w:top w:val="none" w:sz="0" w:space="0" w:color="auto"/>
        <w:left w:val="none" w:sz="0" w:space="0" w:color="auto"/>
        <w:bottom w:val="none" w:sz="0" w:space="0" w:color="auto"/>
        <w:right w:val="none" w:sz="0" w:space="0" w:color="auto"/>
      </w:divBdr>
    </w:div>
    <w:div w:id="1993369060">
      <w:marLeft w:val="0"/>
      <w:marRight w:val="0"/>
      <w:marTop w:val="0"/>
      <w:marBottom w:val="0"/>
      <w:divBdr>
        <w:top w:val="none" w:sz="0" w:space="0" w:color="auto"/>
        <w:left w:val="none" w:sz="0" w:space="0" w:color="auto"/>
        <w:bottom w:val="none" w:sz="0" w:space="0" w:color="auto"/>
        <w:right w:val="none" w:sz="0" w:space="0" w:color="auto"/>
      </w:divBdr>
    </w:div>
    <w:div w:id="1993371046">
      <w:marLeft w:val="0"/>
      <w:marRight w:val="0"/>
      <w:marTop w:val="0"/>
      <w:marBottom w:val="0"/>
      <w:divBdr>
        <w:top w:val="none" w:sz="0" w:space="0" w:color="auto"/>
        <w:left w:val="none" w:sz="0" w:space="0" w:color="auto"/>
        <w:bottom w:val="none" w:sz="0" w:space="0" w:color="auto"/>
        <w:right w:val="none" w:sz="0" w:space="0" w:color="auto"/>
      </w:divBdr>
    </w:div>
    <w:div w:id="1993437053">
      <w:marLeft w:val="0"/>
      <w:marRight w:val="0"/>
      <w:marTop w:val="0"/>
      <w:marBottom w:val="0"/>
      <w:divBdr>
        <w:top w:val="none" w:sz="0" w:space="0" w:color="auto"/>
        <w:left w:val="none" w:sz="0" w:space="0" w:color="auto"/>
        <w:bottom w:val="none" w:sz="0" w:space="0" w:color="auto"/>
        <w:right w:val="none" w:sz="0" w:space="0" w:color="auto"/>
      </w:divBdr>
    </w:div>
    <w:div w:id="1993438659">
      <w:marLeft w:val="0"/>
      <w:marRight w:val="0"/>
      <w:marTop w:val="0"/>
      <w:marBottom w:val="0"/>
      <w:divBdr>
        <w:top w:val="none" w:sz="0" w:space="0" w:color="auto"/>
        <w:left w:val="none" w:sz="0" w:space="0" w:color="auto"/>
        <w:bottom w:val="none" w:sz="0" w:space="0" w:color="auto"/>
        <w:right w:val="none" w:sz="0" w:space="0" w:color="auto"/>
      </w:divBdr>
    </w:div>
    <w:div w:id="1993632187">
      <w:marLeft w:val="0"/>
      <w:marRight w:val="0"/>
      <w:marTop w:val="0"/>
      <w:marBottom w:val="0"/>
      <w:divBdr>
        <w:top w:val="none" w:sz="0" w:space="0" w:color="auto"/>
        <w:left w:val="none" w:sz="0" w:space="0" w:color="auto"/>
        <w:bottom w:val="none" w:sz="0" w:space="0" w:color="auto"/>
        <w:right w:val="none" w:sz="0" w:space="0" w:color="auto"/>
      </w:divBdr>
    </w:div>
    <w:div w:id="1993674022">
      <w:marLeft w:val="0"/>
      <w:marRight w:val="0"/>
      <w:marTop w:val="0"/>
      <w:marBottom w:val="0"/>
      <w:divBdr>
        <w:top w:val="none" w:sz="0" w:space="0" w:color="auto"/>
        <w:left w:val="none" w:sz="0" w:space="0" w:color="auto"/>
        <w:bottom w:val="none" w:sz="0" w:space="0" w:color="auto"/>
        <w:right w:val="none" w:sz="0" w:space="0" w:color="auto"/>
      </w:divBdr>
    </w:div>
    <w:div w:id="1993674871">
      <w:marLeft w:val="0"/>
      <w:marRight w:val="0"/>
      <w:marTop w:val="0"/>
      <w:marBottom w:val="0"/>
      <w:divBdr>
        <w:top w:val="none" w:sz="0" w:space="0" w:color="auto"/>
        <w:left w:val="none" w:sz="0" w:space="0" w:color="auto"/>
        <w:bottom w:val="none" w:sz="0" w:space="0" w:color="auto"/>
        <w:right w:val="none" w:sz="0" w:space="0" w:color="auto"/>
      </w:divBdr>
    </w:div>
    <w:div w:id="1993682033">
      <w:marLeft w:val="0"/>
      <w:marRight w:val="0"/>
      <w:marTop w:val="0"/>
      <w:marBottom w:val="0"/>
      <w:divBdr>
        <w:top w:val="none" w:sz="0" w:space="0" w:color="auto"/>
        <w:left w:val="none" w:sz="0" w:space="0" w:color="auto"/>
        <w:bottom w:val="none" w:sz="0" w:space="0" w:color="auto"/>
        <w:right w:val="none" w:sz="0" w:space="0" w:color="auto"/>
      </w:divBdr>
    </w:div>
    <w:div w:id="1993832720">
      <w:marLeft w:val="0"/>
      <w:marRight w:val="0"/>
      <w:marTop w:val="0"/>
      <w:marBottom w:val="0"/>
      <w:divBdr>
        <w:top w:val="none" w:sz="0" w:space="0" w:color="auto"/>
        <w:left w:val="none" w:sz="0" w:space="0" w:color="auto"/>
        <w:bottom w:val="none" w:sz="0" w:space="0" w:color="auto"/>
        <w:right w:val="none" w:sz="0" w:space="0" w:color="auto"/>
      </w:divBdr>
    </w:div>
    <w:div w:id="1994026161">
      <w:marLeft w:val="0"/>
      <w:marRight w:val="0"/>
      <w:marTop w:val="0"/>
      <w:marBottom w:val="0"/>
      <w:divBdr>
        <w:top w:val="none" w:sz="0" w:space="0" w:color="auto"/>
        <w:left w:val="none" w:sz="0" w:space="0" w:color="auto"/>
        <w:bottom w:val="none" w:sz="0" w:space="0" w:color="auto"/>
        <w:right w:val="none" w:sz="0" w:space="0" w:color="auto"/>
      </w:divBdr>
    </w:div>
    <w:div w:id="1994064358">
      <w:marLeft w:val="0"/>
      <w:marRight w:val="0"/>
      <w:marTop w:val="0"/>
      <w:marBottom w:val="0"/>
      <w:divBdr>
        <w:top w:val="none" w:sz="0" w:space="0" w:color="auto"/>
        <w:left w:val="none" w:sz="0" w:space="0" w:color="auto"/>
        <w:bottom w:val="none" w:sz="0" w:space="0" w:color="auto"/>
        <w:right w:val="none" w:sz="0" w:space="0" w:color="auto"/>
      </w:divBdr>
    </w:div>
    <w:div w:id="1994067747">
      <w:marLeft w:val="0"/>
      <w:marRight w:val="0"/>
      <w:marTop w:val="0"/>
      <w:marBottom w:val="0"/>
      <w:divBdr>
        <w:top w:val="none" w:sz="0" w:space="0" w:color="auto"/>
        <w:left w:val="none" w:sz="0" w:space="0" w:color="auto"/>
        <w:bottom w:val="none" w:sz="0" w:space="0" w:color="auto"/>
        <w:right w:val="none" w:sz="0" w:space="0" w:color="auto"/>
      </w:divBdr>
    </w:div>
    <w:div w:id="1994143822">
      <w:marLeft w:val="0"/>
      <w:marRight w:val="0"/>
      <w:marTop w:val="0"/>
      <w:marBottom w:val="0"/>
      <w:divBdr>
        <w:top w:val="none" w:sz="0" w:space="0" w:color="auto"/>
        <w:left w:val="none" w:sz="0" w:space="0" w:color="auto"/>
        <w:bottom w:val="none" w:sz="0" w:space="0" w:color="auto"/>
        <w:right w:val="none" w:sz="0" w:space="0" w:color="auto"/>
      </w:divBdr>
    </w:div>
    <w:div w:id="1994210659">
      <w:marLeft w:val="480"/>
      <w:marRight w:val="0"/>
      <w:marTop w:val="0"/>
      <w:marBottom w:val="0"/>
      <w:divBdr>
        <w:top w:val="none" w:sz="0" w:space="0" w:color="auto"/>
        <w:left w:val="none" w:sz="0" w:space="0" w:color="auto"/>
        <w:bottom w:val="none" w:sz="0" w:space="0" w:color="auto"/>
        <w:right w:val="none" w:sz="0" w:space="0" w:color="auto"/>
      </w:divBdr>
    </w:div>
    <w:div w:id="1994211730">
      <w:marLeft w:val="0"/>
      <w:marRight w:val="0"/>
      <w:marTop w:val="0"/>
      <w:marBottom w:val="0"/>
      <w:divBdr>
        <w:top w:val="none" w:sz="0" w:space="0" w:color="auto"/>
        <w:left w:val="none" w:sz="0" w:space="0" w:color="auto"/>
        <w:bottom w:val="none" w:sz="0" w:space="0" w:color="auto"/>
        <w:right w:val="none" w:sz="0" w:space="0" w:color="auto"/>
      </w:divBdr>
    </w:div>
    <w:div w:id="1994262140">
      <w:marLeft w:val="0"/>
      <w:marRight w:val="0"/>
      <w:marTop w:val="0"/>
      <w:marBottom w:val="0"/>
      <w:divBdr>
        <w:top w:val="none" w:sz="0" w:space="0" w:color="auto"/>
        <w:left w:val="none" w:sz="0" w:space="0" w:color="auto"/>
        <w:bottom w:val="none" w:sz="0" w:space="0" w:color="auto"/>
        <w:right w:val="none" w:sz="0" w:space="0" w:color="auto"/>
      </w:divBdr>
    </w:div>
    <w:div w:id="1994291483">
      <w:marLeft w:val="0"/>
      <w:marRight w:val="0"/>
      <w:marTop w:val="0"/>
      <w:marBottom w:val="0"/>
      <w:divBdr>
        <w:top w:val="none" w:sz="0" w:space="0" w:color="auto"/>
        <w:left w:val="none" w:sz="0" w:space="0" w:color="auto"/>
        <w:bottom w:val="none" w:sz="0" w:space="0" w:color="auto"/>
        <w:right w:val="none" w:sz="0" w:space="0" w:color="auto"/>
      </w:divBdr>
    </w:div>
    <w:div w:id="1994293031">
      <w:marLeft w:val="0"/>
      <w:marRight w:val="0"/>
      <w:marTop w:val="0"/>
      <w:marBottom w:val="0"/>
      <w:divBdr>
        <w:top w:val="none" w:sz="0" w:space="0" w:color="auto"/>
        <w:left w:val="none" w:sz="0" w:space="0" w:color="auto"/>
        <w:bottom w:val="none" w:sz="0" w:space="0" w:color="auto"/>
        <w:right w:val="none" w:sz="0" w:space="0" w:color="auto"/>
      </w:divBdr>
    </w:div>
    <w:div w:id="1994329739">
      <w:marLeft w:val="0"/>
      <w:marRight w:val="0"/>
      <w:marTop w:val="0"/>
      <w:marBottom w:val="0"/>
      <w:divBdr>
        <w:top w:val="none" w:sz="0" w:space="0" w:color="auto"/>
        <w:left w:val="none" w:sz="0" w:space="0" w:color="auto"/>
        <w:bottom w:val="none" w:sz="0" w:space="0" w:color="auto"/>
        <w:right w:val="none" w:sz="0" w:space="0" w:color="auto"/>
      </w:divBdr>
    </w:div>
    <w:div w:id="1994333077">
      <w:marLeft w:val="0"/>
      <w:marRight w:val="0"/>
      <w:marTop w:val="0"/>
      <w:marBottom w:val="0"/>
      <w:divBdr>
        <w:top w:val="none" w:sz="0" w:space="0" w:color="auto"/>
        <w:left w:val="none" w:sz="0" w:space="0" w:color="auto"/>
        <w:bottom w:val="none" w:sz="0" w:space="0" w:color="auto"/>
        <w:right w:val="none" w:sz="0" w:space="0" w:color="auto"/>
      </w:divBdr>
    </w:div>
    <w:div w:id="1994600531">
      <w:marLeft w:val="0"/>
      <w:marRight w:val="0"/>
      <w:marTop w:val="0"/>
      <w:marBottom w:val="0"/>
      <w:divBdr>
        <w:top w:val="none" w:sz="0" w:space="0" w:color="auto"/>
        <w:left w:val="none" w:sz="0" w:space="0" w:color="auto"/>
        <w:bottom w:val="none" w:sz="0" w:space="0" w:color="auto"/>
        <w:right w:val="none" w:sz="0" w:space="0" w:color="auto"/>
      </w:divBdr>
    </w:div>
    <w:div w:id="1994602586">
      <w:marLeft w:val="0"/>
      <w:marRight w:val="0"/>
      <w:marTop w:val="0"/>
      <w:marBottom w:val="0"/>
      <w:divBdr>
        <w:top w:val="none" w:sz="0" w:space="0" w:color="auto"/>
        <w:left w:val="none" w:sz="0" w:space="0" w:color="auto"/>
        <w:bottom w:val="none" w:sz="0" w:space="0" w:color="auto"/>
        <w:right w:val="none" w:sz="0" w:space="0" w:color="auto"/>
      </w:divBdr>
    </w:div>
    <w:div w:id="1994603129">
      <w:marLeft w:val="0"/>
      <w:marRight w:val="0"/>
      <w:marTop w:val="0"/>
      <w:marBottom w:val="0"/>
      <w:divBdr>
        <w:top w:val="none" w:sz="0" w:space="0" w:color="auto"/>
        <w:left w:val="none" w:sz="0" w:space="0" w:color="auto"/>
        <w:bottom w:val="none" w:sz="0" w:space="0" w:color="auto"/>
        <w:right w:val="none" w:sz="0" w:space="0" w:color="auto"/>
      </w:divBdr>
    </w:div>
    <w:div w:id="1994722181">
      <w:marLeft w:val="0"/>
      <w:marRight w:val="0"/>
      <w:marTop w:val="0"/>
      <w:marBottom w:val="0"/>
      <w:divBdr>
        <w:top w:val="none" w:sz="0" w:space="0" w:color="auto"/>
        <w:left w:val="none" w:sz="0" w:space="0" w:color="auto"/>
        <w:bottom w:val="none" w:sz="0" w:space="0" w:color="auto"/>
        <w:right w:val="none" w:sz="0" w:space="0" w:color="auto"/>
      </w:divBdr>
    </w:div>
    <w:div w:id="1994723717">
      <w:marLeft w:val="0"/>
      <w:marRight w:val="0"/>
      <w:marTop w:val="0"/>
      <w:marBottom w:val="0"/>
      <w:divBdr>
        <w:top w:val="none" w:sz="0" w:space="0" w:color="auto"/>
        <w:left w:val="none" w:sz="0" w:space="0" w:color="auto"/>
        <w:bottom w:val="none" w:sz="0" w:space="0" w:color="auto"/>
        <w:right w:val="none" w:sz="0" w:space="0" w:color="auto"/>
      </w:divBdr>
    </w:div>
    <w:div w:id="1994792357">
      <w:marLeft w:val="0"/>
      <w:marRight w:val="0"/>
      <w:marTop w:val="0"/>
      <w:marBottom w:val="0"/>
      <w:divBdr>
        <w:top w:val="none" w:sz="0" w:space="0" w:color="auto"/>
        <w:left w:val="none" w:sz="0" w:space="0" w:color="auto"/>
        <w:bottom w:val="none" w:sz="0" w:space="0" w:color="auto"/>
        <w:right w:val="none" w:sz="0" w:space="0" w:color="auto"/>
      </w:divBdr>
    </w:div>
    <w:div w:id="1994796521">
      <w:marLeft w:val="0"/>
      <w:marRight w:val="0"/>
      <w:marTop w:val="0"/>
      <w:marBottom w:val="0"/>
      <w:divBdr>
        <w:top w:val="none" w:sz="0" w:space="0" w:color="auto"/>
        <w:left w:val="none" w:sz="0" w:space="0" w:color="auto"/>
        <w:bottom w:val="none" w:sz="0" w:space="0" w:color="auto"/>
        <w:right w:val="none" w:sz="0" w:space="0" w:color="auto"/>
      </w:divBdr>
    </w:div>
    <w:div w:id="1994990284">
      <w:marLeft w:val="0"/>
      <w:marRight w:val="0"/>
      <w:marTop w:val="0"/>
      <w:marBottom w:val="0"/>
      <w:divBdr>
        <w:top w:val="none" w:sz="0" w:space="0" w:color="auto"/>
        <w:left w:val="none" w:sz="0" w:space="0" w:color="auto"/>
        <w:bottom w:val="none" w:sz="0" w:space="0" w:color="auto"/>
        <w:right w:val="none" w:sz="0" w:space="0" w:color="auto"/>
      </w:divBdr>
    </w:div>
    <w:div w:id="1995064553">
      <w:marLeft w:val="0"/>
      <w:marRight w:val="0"/>
      <w:marTop w:val="0"/>
      <w:marBottom w:val="0"/>
      <w:divBdr>
        <w:top w:val="none" w:sz="0" w:space="0" w:color="auto"/>
        <w:left w:val="none" w:sz="0" w:space="0" w:color="auto"/>
        <w:bottom w:val="none" w:sz="0" w:space="0" w:color="auto"/>
        <w:right w:val="none" w:sz="0" w:space="0" w:color="auto"/>
      </w:divBdr>
    </w:div>
    <w:div w:id="1995140252">
      <w:marLeft w:val="0"/>
      <w:marRight w:val="0"/>
      <w:marTop w:val="0"/>
      <w:marBottom w:val="0"/>
      <w:divBdr>
        <w:top w:val="none" w:sz="0" w:space="0" w:color="auto"/>
        <w:left w:val="none" w:sz="0" w:space="0" w:color="auto"/>
        <w:bottom w:val="none" w:sz="0" w:space="0" w:color="auto"/>
        <w:right w:val="none" w:sz="0" w:space="0" w:color="auto"/>
      </w:divBdr>
    </w:div>
    <w:div w:id="1995140422">
      <w:marLeft w:val="0"/>
      <w:marRight w:val="0"/>
      <w:marTop w:val="0"/>
      <w:marBottom w:val="0"/>
      <w:divBdr>
        <w:top w:val="none" w:sz="0" w:space="0" w:color="auto"/>
        <w:left w:val="none" w:sz="0" w:space="0" w:color="auto"/>
        <w:bottom w:val="none" w:sz="0" w:space="0" w:color="auto"/>
        <w:right w:val="none" w:sz="0" w:space="0" w:color="auto"/>
      </w:divBdr>
    </w:div>
    <w:div w:id="1995143088">
      <w:marLeft w:val="0"/>
      <w:marRight w:val="0"/>
      <w:marTop w:val="0"/>
      <w:marBottom w:val="0"/>
      <w:divBdr>
        <w:top w:val="none" w:sz="0" w:space="0" w:color="auto"/>
        <w:left w:val="none" w:sz="0" w:space="0" w:color="auto"/>
        <w:bottom w:val="none" w:sz="0" w:space="0" w:color="auto"/>
        <w:right w:val="none" w:sz="0" w:space="0" w:color="auto"/>
      </w:divBdr>
    </w:div>
    <w:div w:id="1995143572">
      <w:marLeft w:val="0"/>
      <w:marRight w:val="0"/>
      <w:marTop w:val="0"/>
      <w:marBottom w:val="0"/>
      <w:divBdr>
        <w:top w:val="none" w:sz="0" w:space="0" w:color="auto"/>
        <w:left w:val="none" w:sz="0" w:space="0" w:color="auto"/>
        <w:bottom w:val="none" w:sz="0" w:space="0" w:color="auto"/>
        <w:right w:val="none" w:sz="0" w:space="0" w:color="auto"/>
      </w:divBdr>
    </w:div>
    <w:div w:id="1995253375">
      <w:marLeft w:val="0"/>
      <w:marRight w:val="0"/>
      <w:marTop w:val="0"/>
      <w:marBottom w:val="0"/>
      <w:divBdr>
        <w:top w:val="none" w:sz="0" w:space="0" w:color="auto"/>
        <w:left w:val="none" w:sz="0" w:space="0" w:color="auto"/>
        <w:bottom w:val="none" w:sz="0" w:space="0" w:color="auto"/>
        <w:right w:val="none" w:sz="0" w:space="0" w:color="auto"/>
      </w:divBdr>
    </w:div>
    <w:div w:id="1995260828">
      <w:marLeft w:val="0"/>
      <w:marRight w:val="0"/>
      <w:marTop w:val="0"/>
      <w:marBottom w:val="0"/>
      <w:divBdr>
        <w:top w:val="none" w:sz="0" w:space="0" w:color="auto"/>
        <w:left w:val="none" w:sz="0" w:space="0" w:color="auto"/>
        <w:bottom w:val="none" w:sz="0" w:space="0" w:color="auto"/>
        <w:right w:val="none" w:sz="0" w:space="0" w:color="auto"/>
      </w:divBdr>
    </w:div>
    <w:div w:id="1995331424">
      <w:marLeft w:val="0"/>
      <w:marRight w:val="0"/>
      <w:marTop w:val="0"/>
      <w:marBottom w:val="0"/>
      <w:divBdr>
        <w:top w:val="none" w:sz="0" w:space="0" w:color="auto"/>
        <w:left w:val="none" w:sz="0" w:space="0" w:color="auto"/>
        <w:bottom w:val="none" w:sz="0" w:space="0" w:color="auto"/>
        <w:right w:val="none" w:sz="0" w:space="0" w:color="auto"/>
      </w:divBdr>
    </w:div>
    <w:div w:id="1995378760">
      <w:marLeft w:val="0"/>
      <w:marRight w:val="0"/>
      <w:marTop w:val="0"/>
      <w:marBottom w:val="0"/>
      <w:divBdr>
        <w:top w:val="none" w:sz="0" w:space="0" w:color="auto"/>
        <w:left w:val="none" w:sz="0" w:space="0" w:color="auto"/>
        <w:bottom w:val="none" w:sz="0" w:space="0" w:color="auto"/>
        <w:right w:val="none" w:sz="0" w:space="0" w:color="auto"/>
      </w:divBdr>
    </w:div>
    <w:div w:id="1995448382">
      <w:marLeft w:val="0"/>
      <w:marRight w:val="0"/>
      <w:marTop w:val="0"/>
      <w:marBottom w:val="0"/>
      <w:divBdr>
        <w:top w:val="none" w:sz="0" w:space="0" w:color="auto"/>
        <w:left w:val="none" w:sz="0" w:space="0" w:color="auto"/>
        <w:bottom w:val="none" w:sz="0" w:space="0" w:color="auto"/>
        <w:right w:val="none" w:sz="0" w:space="0" w:color="auto"/>
      </w:divBdr>
    </w:div>
    <w:div w:id="1995453686">
      <w:marLeft w:val="0"/>
      <w:marRight w:val="0"/>
      <w:marTop w:val="0"/>
      <w:marBottom w:val="0"/>
      <w:divBdr>
        <w:top w:val="none" w:sz="0" w:space="0" w:color="auto"/>
        <w:left w:val="none" w:sz="0" w:space="0" w:color="auto"/>
        <w:bottom w:val="none" w:sz="0" w:space="0" w:color="auto"/>
        <w:right w:val="none" w:sz="0" w:space="0" w:color="auto"/>
      </w:divBdr>
    </w:div>
    <w:div w:id="1995647227">
      <w:marLeft w:val="0"/>
      <w:marRight w:val="0"/>
      <w:marTop w:val="0"/>
      <w:marBottom w:val="0"/>
      <w:divBdr>
        <w:top w:val="none" w:sz="0" w:space="0" w:color="auto"/>
        <w:left w:val="none" w:sz="0" w:space="0" w:color="auto"/>
        <w:bottom w:val="none" w:sz="0" w:space="0" w:color="auto"/>
        <w:right w:val="none" w:sz="0" w:space="0" w:color="auto"/>
      </w:divBdr>
    </w:div>
    <w:div w:id="1995796923">
      <w:marLeft w:val="0"/>
      <w:marRight w:val="0"/>
      <w:marTop w:val="0"/>
      <w:marBottom w:val="0"/>
      <w:divBdr>
        <w:top w:val="none" w:sz="0" w:space="0" w:color="auto"/>
        <w:left w:val="none" w:sz="0" w:space="0" w:color="auto"/>
        <w:bottom w:val="none" w:sz="0" w:space="0" w:color="auto"/>
        <w:right w:val="none" w:sz="0" w:space="0" w:color="auto"/>
      </w:divBdr>
    </w:div>
    <w:div w:id="1995910798">
      <w:marLeft w:val="0"/>
      <w:marRight w:val="0"/>
      <w:marTop w:val="0"/>
      <w:marBottom w:val="0"/>
      <w:divBdr>
        <w:top w:val="none" w:sz="0" w:space="0" w:color="auto"/>
        <w:left w:val="none" w:sz="0" w:space="0" w:color="auto"/>
        <w:bottom w:val="none" w:sz="0" w:space="0" w:color="auto"/>
        <w:right w:val="none" w:sz="0" w:space="0" w:color="auto"/>
      </w:divBdr>
    </w:div>
    <w:div w:id="1996058172">
      <w:marLeft w:val="0"/>
      <w:marRight w:val="0"/>
      <w:marTop w:val="0"/>
      <w:marBottom w:val="0"/>
      <w:divBdr>
        <w:top w:val="none" w:sz="0" w:space="0" w:color="auto"/>
        <w:left w:val="none" w:sz="0" w:space="0" w:color="auto"/>
        <w:bottom w:val="none" w:sz="0" w:space="0" w:color="auto"/>
        <w:right w:val="none" w:sz="0" w:space="0" w:color="auto"/>
      </w:divBdr>
    </w:div>
    <w:div w:id="1996108440">
      <w:marLeft w:val="0"/>
      <w:marRight w:val="0"/>
      <w:marTop w:val="0"/>
      <w:marBottom w:val="0"/>
      <w:divBdr>
        <w:top w:val="none" w:sz="0" w:space="0" w:color="auto"/>
        <w:left w:val="none" w:sz="0" w:space="0" w:color="auto"/>
        <w:bottom w:val="none" w:sz="0" w:space="0" w:color="auto"/>
        <w:right w:val="none" w:sz="0" w:space="0" w:color="auto"/>
      </w:divBdr>
    </w:div>
    <w:div w:id="1996178108">
      <w:marLeft w:val="0"/>
      <w:marRight w:val="0"/>
      <w:marTop w:val="0"/>
      <w:marBottom w:val="0"/>
      <w:divBdr>
        <w:top w:val="none" w:sz="0" w:space="0" w:color="auto"/>
        <w:left w:val="none" w:sz="0" w:space="0" w:color="auto"/>
        <w:bottom w:val="none" w:sz="0" w:space="0" w:color="auto"/>
        <w:right w:val="none" w:sz="0" w:space="0" w:color="auto"/>
      </w:divBdr>
    </w:div>
    <w:div w:id="1996181413">
      <w:marLeft w:val="0"/>
      <w:marRight w:val="0"/>
      <w:marTop w:val="0"/>
      <w:marBottom w:val="0"/>
      <w:divBdr>
        <w:top w:val="none" w:sz="0" w:space="0" w:color="auto"/>
        <w:left w:val="none" w:sz="0" w:space="0" w:color="auto"/>
        <w:bottom w:val="none" w:sz="0" w:space="0" w:color="auto"/>
        <w:right w:val="none" w:sz="0" w:space="0" w:color="auto"/>
      </w:divBdr>
    </w:div>
    <w:div w:id="1996299498">
      <w:marLeft w:val="0"/>
      <w:marRight w:val="0"/>
      <w:marTop w:val="0"/>
      <w:marBottom w:val="0"/>
      <w:divBdr>
        <w:top w:val="none" w:sz="0" w:space="0" w:color="auto"/>
        <w:left w:val="none" w:sz="0" w:space="0" w:color="auto"/>
        <w:bottom w:val="none" w:sz="0" w:space="0" w:color="auto"/>
        <w:right w:val="none" w:sz="0" w:space="0" w:color="auto"/>
      </w:divBdr>
    </w:div>
    <w:div w:id="1996300629">
      <w:marLeft w:val="0"/>
      <w:marRight w:val="0"/>
      <w:marTop w:val="0"/>
      <w:marBottom w:val="0"/>
      <w:divBdr>
        <w:top w:val="none" w:sz="0" w:space="0" w:color="auto"/>
        <w:left w:val="none" w:sz="0" w:space="0" w:color="auto"/>
        <w:bottom w:val="none" w:sz="0" w:space="0" w:color="auto"/>
        <w:right w:val="none" w:sz="0" w:space="0" w:color="auto"/>
      </w:divBdr>
    </w:div>
    <w:div w:id="1996369671">
      <w:marLeft w:val="0"/>
      <w:marRight w:val="0"/>
      <w:marTop w:val="0"/>
      <w:marBottom w:val="0"/>
      <w:divBdr>
        <w:top w:val="none" w:sz="0" w:space="0" w:color="auto"/>
        <w:left w:val="none" w:sz="0" w:space="0" w:color="auto"/>
        <w:bottom w:val="none" w:sz="0" w:space="0" w:color="auto"/>
        <w:right w:val="none" w:sz="0" w:space="0" w:color="auto"/>
      </w:divBdr>
    </w:div>
    <w:div w:id="1996371602">
      <w:marLeft w:val="0"/>
      <w:marRight w:val="0"/>
      <w:marTop w:val="0"/>
      <w:marBottom w:val="0"/>
      <w:divBdr>
        <w:top w:val="none" w:sz="0" w:space="0" w:color="auto"/>
        <w:left w:val="none" w:sz="0" w:space="0" w:color="auto"/>
        <w:bottom w:val="none" w:sz="0" w:space="0" w:color="auto"/>
        <w:right w:val="none" w:sz="0" w:space="0" w:color="auto"/>
      </w:divBdr>
    </w:div>
    <w:div w:id="1996448261">
      <w:marLeft w:val="0"/>
      <w:marRight w:val="0"/>
      <w:marTop w:val="0"/>
      <w:marBottom w:val="0"/>
      <w:divBdr>
        <w:top w:val="none" w:sz="0" w:space="0" w:color="auto"/>
        <w:left w:val="none" w:sz="0" w:space="0" w:color="auto"/>
        <w:bottom w:val="none" w:sz="0" w:space="0" w:color="auto"/>
        <w:right w:val="none" w:sz="0" w:space="0" w:color="auto"/>
      </w:divBdr>
    </w:div>
    <w:div w:id="1996563876">
      <w:marLeft w:val="0"/>
      <w:marRight w:val="0"/>
      <w:marTop w:val="0"/>
      <w:marBottom w:val="0"/>
      <w:divBdr>
        <w:top w:val="none" w:sz="0" w:space="0" w:color="auto"/>
        <w:left w:val="none" w:sz="0" w:space="0" w:color="auto"/>
        <w:bottom w:val="none" w:sz="0" w:space="0" w:color="auto"/>
        <w:right w:val="none" w:sz="0" w:space="0" w:color="auto"/>
      </w:divBdr>
    </w:div>
    <w:div w:id="1996566412">
      <w:bodyDiv w:val="1"/>
      <w:marLeft w:val="0"/>
      <w:marRight w:val="0"/>
      <w:marTop w:val="0"/>
      <w:marBottom w:val="0"/>
      <w:divBdr>
        <w:top w:val="none" w:sz="0" w:space="0" w:color="auto"/>
        <w:left w:val="none" w:sz="0" w:space="0" w:color="auto"/>
        <w:bottom w:val="none" w:sz="0" w:space="0" w:color="auto"/>
        <w:right w:val="none" w:sz="0" w:space="0" w:color="auto"/>
      </w:divBdr>
    </w:div>
    <w:div w:id="1996642346">
      <w:marLeft w:val="0"/>
      <w:marRight w:val="0"/>
      <w:marTop w:val="0"/>
      <w:marBottom w:val="0"/>
      <w:divBdr>
        <w:top w:val="none" w:sz="0" w:space="0" w:color="auto"/>
        <w:left w:val="none" w:sz="0" w:space="0" w:color="auto"/>
        <w:bottom w:val="none" w:sz="0" w:space="0" w:color="auto"/>
        <w:right w:val="none" w:sz="0" w:space="0" w:color="auto"/>
      </w:divBdr>
    </w:div>
    <w:div w:id="1996689981">
      <w:marLeft w:val="0"/>
      <w:marRight w:val="0"/>
      <w:marTop w:val="0"/>
      <w:marBottom w:val="0"/>
      <w:divBdr>
        <w:top w:val="none" w:sz="0" w:space="0" w:color="auto"/>
        <w:left w:val="none" w:sz="0" w:space="0" w:color="auto"/>
        <w:bottom w:val="none" w:sz="0" w:space="0" w:color="auto"/>
        <w:right w:val="none" w:sz="0" w:space="0" w:color="auto"/>
      </w:divBdr>
    </w:div>
    <w:div w:id="1996837637">
      <w:marLeft w:val="0"/>
      <w:marRight w:val="0"/>
      <w:marTop w:val="0"/>
      <w:marBottom w:val="0"/>
      <w:divBdr>
        <w:top w:val="none" w:sz="0" w:space="0" w:color="auto"/>
        <w:left w:val="none" w:sz="0" w:space="0" w:color="auto"/>
        <w:bottom w:val="none" w:sz="0" w:space="0" w:color="auto"/>
        <w:right w:val="none" w:sz="0" w:space="0" w:color="auto"/>
      </w:divBdr>
    </w:div>
    <w:div w:id="1996882531">
      <w:marLeft w:val="0"/>
      <w:marRight w:val="0"/>
      <w:marTop w:val="0"/>
      <w:marBottom w:val="0"/>
      <w:divBdr>
        <w:top w:val="none" w:sz="0" w:space="0" w:color="auto"/>
        <w:left w:val="none" w:sz="0" w:space="0" w:color="auto"/>
        <w:bottom w:val="none" w:sz="0" w:space="0" w:color="auto"/>
        <w:right w:val="none" w:sz="0" w:space="0" w:color="auto"/>
      </w:divBdr>
    </w:div>
    <w:div w:id="1996907047">
      <w:marLeft w:val="0"/>
      <w:marRight w:val="0"/>
      <w:marTop w:val="0"/>
      <w:marBottom w:val="0"/>
      <w:divBdr>
        <w:top w:val="none" w:sz="0" w:space="0" w:color="auto"/>
        <w:left w:val="none" w:sz="0" w:space="0" w:color="auto"/>
        <w:bottom w:val="none" w:sz="0" w:space="0" w:color="auto"/>
        <w:right w:val="none" w:sz="0" w:space="0" w:color="auto"/>
      </w:divBdr>
    </w:div>
    <w:div w:id="1996910859">
      <w:marLeft w:val="0"/>
      <w:marRight w:val="0"/>
      <w:marTop w:val="0"/>
      <w:marBottom w:val="0"/>
      <w:divBdr>
        <w:top w:val="none" w:sz="0" w:space="0" w:color="auto"/>
        <w:left w:val="none" w:sz="0" w:space="0" w:color="auto"/>
        <w:bottom w:val="none" w:sz="0" w:space="0" w:color="auto"/>
        <w:right w:val="none" w:sz="0" w:space="0" w:color="auto"/>
      </w:divBdr>
    </w:div>
    <w:div w:id="1997102666">
      <w:marLeft w:val="0"/>
      <w:marRight w:val="0"/>
      <w:marTop w:val="0"/>
      <w:marBottom w:val="0"/>
      <w:divBdr>
        <w:top w:val="none" w:sz="0" w:space="0" w:color="auto"/>
        <w:left w:val="none" w:sz="0" w:space="0" w:color="auto"/>
        <w:bottom w:val="none" w:sz="0" w:space="0" w:color="auto"/>
        <w:right w:val="none" w:sz="0" w:space="0" w:color="auto"/>
      </w:divBdr>
    </w:div>
    <w:div w:id="1997103233">
      <w:marLeft w:val="0"/>
      <w:marRight w:val="0"/>
      <w:marTop w:val="0"/>
      <w:marBottom w:val="0"/>
      <w:divBdr>
        <w:top w:val="none" w:sz="0" w:space="0" w:color="auto"/>
        <w:left w:val="none" w:sz="0" w:space="0" w:color="auto"/>
        <w:bottom w:val="none" w:sz="0" w:space="0" w:color="auto"/>
        <w:right w:val="none" w:sz="0" w:space="0" w:color="auto"/>
      </w:divBdr>
    </w:div>
    <w:div w:id="1997147932">
      <w:marLeft w:val="0"/>
      <w:marRight w:val="0"/>
      <w:marTop w:val="0"/>
      <w:marBottom w:val="0"/>
      <w:divBdr>
        <w:top w:val="none" w:sz="0" w:space="0" w:color="auto"/>
        <w:left w:val="none" w:sz="0" w:space="0" w:color="auto"/>
        <w:bottom w:val="none" w:sz="0" w:space="0" w:color="auto"/>
        <w:right w:val="none" w:sz="0" w:space="0" w:color="auto"/>
      </w:divBdr>
    </w:div>
    <w:div w:id="1997218727">
      <w:marLeft w:val="0"/>
      <w:marRight w:val="0"/>
      <w:marTop w:val="0"/>
      <w:marBottom w:val="0"/>
      <w:divBdr>
        <w:top w:val="none" w:sz="0" w:space="0" w:color="auto"/>
        <w:left w:val="none" w:sz="0" w:space="0" w:color="auto"/>
        <w:bottom w:val="none" w:sz="0" w:space="0" w:color="auto"/>
        <w:right w:val="none" w:sz="0" w:space="0" w:color="auto"/>
      </w:divBdr>
    </w:div>
    <w:div w:id="1997223966">
      <w:marLeft w:val="0"/>
      <w:marRight w:val="0"/>
      <w:marTop w:val="0"/>
      <w:marBottom w:val="0"/>
      <w:divBdr>
        <w:top w:val="none" w:sz="0" w:space="0" w:color="auto"/>
        <w:left w:val="none" w:sz="0" w:space="0" w:color="auto"/>
        <w:bottom w:val="none" w:sz="0" w:space="0" w:color="auto"/>
        <w:right w:val="none" w:sz="0" w:space="0" w:color="auto"/>
      </w:divBdr>
    </w:div>
    <w:div w:id="1997226407">
      <w:marLeft w:val="0"/>
      <w:marRight w:val="0"/>
      <w:marTop w:val="0"/>
      <w:marBottom w:val="0"/>
      <w:divBdr>
        <w:top w:val="none" w:sz="0" w:space="0" w:color="auto"/>
        <w:left w:val="none" w:sz="0" w:space="0" w:color="auto"/>
        <w:bottom w:val="none" w:sz="0" w:space="0" w:color="auto"/>
        <w:right w:val="none" w:sz="0" w:space="0" w:color="auto"/>
      </w:divBdr>
    </w:div>
    <w:div w:id="1997227331">
      <w:marLeft w:val="0"/>
      <w:marRight w:val="0"/>
      <w:marTop w:val="0"/>
      <w:marBottom w:val="0"/>
      <w:divBdr>
        <w:top w:val="none" w:sz="0" w:space="0" w:color="auto"/>
        <w:left w:val="none" w:sz="0" w:space="0" w:color="auto"/>
        <w:bottom w:val="none" w:sz="0" w:space="0" w:color="auto"/>
        <w:right w:val="none" w:sz="0" w:space="0" w:color="auto"/>
      </w:divBdr>
    </w:div>
    <w:div w:id="1997294219">
      <w:marLeft w:val="0"/>
      <w:marRight w:val="0"/>
      <w:marTop w:val="0"/>
      <w:marBottom w:val="0"/>
      <w:divBdr>
        <w:top w:val="none" w:sz="0" w:space="0" w:color="auto"/>
        <w:left w:val="none" w:sz="0" w:space="0" w:color="auto"/>
        <w:bottom w:val="none" w:sz="0" w:space="0" w:color="auto"/>
        <w:right w:val="none" w:sz="0" w:space="0" w:color="auto"/>
      </w:divBdr>
    </w:div>
    <w:div w:id="1997340759">
      <w:marLeft w:val="0"/>
      <w:marRight w:val="0"/>
      <w:marTop w:val="0"/>
      <w:marBottom w:val="0"/>
      <w:divBdr>
        <w:top w:val="none" w:sz="0" w:space="0" w:color="auto"/>
        <w:left w:val="none" w:sz="0" w:space="0" w:color="auto"/>
        <w:bottom w:val="none" w:sz="0" w:space="0" w:color="auto"/>
        <w:right w:val="none" w:sz="0" w:space="0" w:color="auto"/>
      </w:divBdr>
    </w:div>
    <w:div w:id="1997491103">
      <w:marLeft w:val="0"/>
      <w:marRight w:val="0"/>
      <w:marTop w:val="0"/>
      <w:marBottom w:val="0"/>
      <w:divBdr>
        <w:top w:val="none" w:sz="0" w:space="0" w:color="auto"/>
        <w:left w:val="none" w:sz="0" w:space="0" w:color="auto"/>
        <w:bottom w:val="none" w:sz="0" w:space="0" w:color="auto"/>
        <w:right w:val="none" w:sz="0" w:space="0" w:color="auto"/>
      </w:divBdr>
    </w:div>
    <w:div w:id="1997538548">
      <w:marLeft w:val="0"/>
      <w:marRight w:val="0"/>
      <w:marTop w:val="0"/>
      <w:marBottom w:val="0"/>
      <w:divBdr>
        <w:top w:val="none" w:sz="0" w:space="0" w:color="auto"/>
        <w:left w:val="none" w:sz="0" w:space="0" w:color="auto"/>
        <w:bottom w:val="none" w:sz="0" w:space="0" w:color="auto"/>
        <w:right w:val="none" w:sz="0" w:space="0" w:color="auto"/>
      </w:divBdr>
    </w:div>
    <w:div w:id="1997569478">
      <w:marLeft w:val="0"/>
      <w:marRight w:val="0"/>
      <w:marTop w:val="0"/>
      <w:marBottom w:val="0"/>
      <w:divBdr>
        <w:top w:val="none" w:sz="0" w:space="0" w:color="auto"/>
        <w:left w:val="none" w:sz="0" w:space="0" w:color="auto"/>
        <w:bottom w:val="none" w:sz="0" w:space="0" w:color="auto"/>
        <w:right w:val="none" w:sz="0" w:space="0" w:color="auto"/>
      </w:divBdr>
    </w:div>
    <w:div w:id="1997608725">
      <w:marLeft w:val="0"/>
      <w:marRight w:val="0"/>
      <w:marTop w:val="0"/>
      <w:marBottom w:val="0"/>
      <w:divBdr>
        <w:top w:val="none" w:sz="0" w:space="0" w:color="auto"/>
        <w:left w:val="none" w:sz="0" w:space="0" w:color="auto"/>
        <w:bottom w:val="none" w:sz="0" w:space="0" w:color="auto"/>
        <w:right w:val="none" w:sz="0" w:space="0" w:color="auto"/>
      </w:divBdr>
    </w:div>
    <w:div w:id="1997610111">
      <w:marLeft w:val="0"/>
      <w:marRight w:val="0"/>
      <w:marTop w:val="0"/>
      <w:marBottom w:val="0"/>
      <w:divBdr>
        <w:top w:val="none" w:sz="0" w:space="0" w:color="auto"/>
        <w:left w:val="none" w:sz="0" w:space="0" w:color="auto"/>
        <w:bottom w:val="none" w:sz="0" w:space="0" w:color="auto"/>
        <w:right w:val="none" w:sz="0" w:space="0" w:color="auto"/>
      </w:divBdr>
    </w:div>
    <w:div w:id="1997681139">
      <w:marLeft w:val="0"/>
      <w:marRight w:val="0"/>
      <w:marTop w:val="0"/>
      <w:marBottom w:val="0"/>
      <w:divBdr>
        <w:top w:val="none" w:sz="0" w:space="0" w:color="auto"/>
        <w:left w:val="none" w:sz="0" w:space="0" w:color="auto"/>
        <w:bottom w:val="none" w:sz="0" w:space="0" w:color="auto"/>
        <w:right w:val="none" w:sz="0" w:space="0" w:color="auto"/>
      </w:divBdr>
    </w:div>
    <w:div w:id="1997761162">
      <w:marLeft w:val="0"/>
      <w:marRight w:val="0"/>
      <w:marTop w:val="0"/>
      <w:marBottom w:val="0"/>
      <w:divBdr>
        <w:top w:val="none" w:sz="0" w:space="0" w:color="auto"/>
        <w:left w:val="none" w:sz="0" w:space="0" w:color="auto"/>
        <w:bottom w:val="none" w:sz="0" w:space="0" w:color="auto"/>
        <w:right w:val="none" w:sz="0" w:space="0" w:color="auto"/>
      </w:divBdr>
    </w:div>
    <w:div w:id="1997761501">
      <w:marLeft w:val="0"/>
      <w:marRight w:val="0"/>
      <w:marTop w:val="0"/>
      <w:marBottom w:val="0"/>
      <w:divBdr>
        <w:top w:val="none" w:sz="0" w:space="0" w:color="auto"/>
        <w:left w:val="none" w:sz="0" w:space="0" w:color="auto"/>
        <w:bottom w:val="none" w:sz="0" w:space="0" w:color="auto"/>
        <w:right w:val="none" w:sz="0" w:space="0" w:color="auto"/>
      </w:divBdr>
    </w:div>
    <w:div w:id="1997801458">
      <w:bodyDiv w:val="1"/>
      <w:marLeft w:val="0"/>
      <w:marRight w:val="0"/>
      <w:marTop w:val="0"/>
      <w:marBottom w:val="0"/>
      <w:divBdr>
        <w:top w:val="none" w:sz="0" w:space="0" w:color="auto"/>
        <w:left w:val="none" w:sz="0" w:space="0" w:color="auto"/>
        <w:bottom w:val="none" w:sz="0" w:space="0" w:color="auto"/>
        <w:right w:val="none" w:sz="0" w:space="0" w:color="auto"/>
      </w:divBdr>
    </w:div>
    <w:div w:id="1998067151">
      <w:marLeft w:val="0"/>
      <w:marRight w:val="0"/>
      <w:marTop w:val="0"/>
      <w:marBottom w:val="0"/>
      <w:divBdr>
        <w:top w:val="none" w:sz="0" w:space="0" w:color="auto"/>
        <w:left w:val="none" w:sz="0" w:space="0" w:color="auto"/>
        <w:bottom w:val="none" w:sz="0" w:space="0" w:color="auto"/>
        <w:right w:val="none" w:sz="0" w:space="0" w:color="auto"/>
      </w:divBdr>
    </w:div>
    <w:div w:id="1998070343">
      <w:marLeft w:val="0"/>
      <w:marRight w:val="0"/>
      <w:marTop w:val="0"/>
      <w:marBottom w:val="0"/>
      <w:divBdr>
        <w:top w:val="none" w:sz="0" w:space="0" w:color="auto"/>
        <w:left w:val="none" w:sz="0" w:space="0" w:color="auto"/>
        <w:bottom w:val="none" w:sz="0" w:space="0" w:color="auto"/>
        <w:right w:val="none" w:sz="0" w:space="0" w:color="auto"/>
      </w:divBdr>
    </w:div>
    <w:div w:id="1998071170">
      <w:marLeft w:val="0"/>
      <w:marRight w:val="0"/>
      <w:marTop w:val="0"/>
      <w:marBottom w:val="0"/>
      <w:divBdr>
        <w:top w:val="none" w:sz="0" w:space="0" w:color="auto"/>
        <w:left w:val="none" w:sz="0" w:space="0" w:color="auto"/>
        <w:bottom w:val="none" w:sz="0" w:space="0" w:color="auto"/>
        <w:right w:val="none" w:sz="0" w:space="0" w:color="auto"/>
      </w:divBdr>
    </w:div>
    <w:div w:id="1998071933">
      <w:bodyDiv w:val="1"/>
      <w:marLeft w:val="0"/>
      <w:marRight w:val="0"/>
      <w:marTop w:val="0"/>
      <w:marBottom w:val="0"/>
      <w:divBdr>
        <w:top w:val="none" w:sz="0" w:space="0" w:color="auto"/>
        <w:left w:val="none" w:sz="0" w:space="0" w:color="auto"/>
        <w:bottom w:val="none" w:sz="0" w:space="0" w:color="auto"/>
        <w:right w:val="none" w:sz="0" w:space="0" w:color="auto"/>
      </w:divBdr>
    </w:div>
    <w:div w:id="1998151055">
      <w:marLeft w:val="0"/>
      <w:marRight w:val="0"/>
      <w:marTop w:val="0"/>
      <w:marBottom w:val="0"/>
      <w:divBdr>
        <w:top w:val="none" w:sz="0" w:space="0" w:color="auto"/>
        <w:left w:val="none" w:sz="0" w:space="0" w:color="auto"/>
        <w:bottom w:val="none" w:sz="0" w:space="0" w:color="auto"/>
        <w:right w:val="none" w:sz="0" w:space="0" w:color="auto"/>
      </w:divBdr>
    </w:div>
    <w:div w:id="1998217256">
      <w:marLeft w:val="0"/>
      <w:marRight w:val="0"/>
      <w:marTop w:val="0"/>
      <w:marBottom w:val="0"/>
      <w:divBdr>
        <w:top w:val="none" w:sz="0" w:space="0" w:color="auto"/>
        <w:left w:val="none" w:sz="0" w:space="0" w:color="auto"/>
        <w:bottom w:val="none" w:sz="0" w:space="0" w:color="auto"/>
        <w:right w:val="none" w:sz="0" w:space="0" w:color="auto"/>
      </w:divBdr>
    </w:div>
    <w:div w:id="1998217420">
      <w:marLeft w:val="0"/>
      <w:marRight w:val="0"/>
      <w:marTop w:val="0"/>
      <w:marBottom w:val="0"/>
      <w:divBdr>
        <w:top w:val="none" w:sz="0" w:space="0" w:color="auto"/>
        <w:left w:val="none" w:sz="0" w:space="0" w:color="auto"/>
        <w:bottom w:val="none" w:sz="0" w:space="0" w:color="auto"/>
        <w:right w:val="none" w:sz="0" w:space="0" w:color="auto"/>
      </w:divBdr>
    </w:div>
    <w:div w:id="1998458260">
      <w:marLeft w:val="0"/>
      <w:marRight w:val="0"/>
      <w:marTop w:val="0"/>
      <w:marBottom w:val="0"/>
      <w:divBdr>
        <w:top w:val="none" w:sz="0" w:space="0" w:color="auto"/>
        <w:left w:val="none" w:sz="0" w:space="0" w:color="auto"/>
        <w:bottom w:val="none" w:sz="0" w:space="0" w:color="auto"/>
        <w:right w:val="none" w:sz="0" w:space="0" w:color="auto"/>
      </w:divBdr>
    </w:div>
    <w:div w:id="1998532531">
      <w:marLeft w:val="0"/>
      <w:marRight w:val="0"/>
      <w:marTop w:val="0"/>
      <w:marBottom w:val="0"/>
      <w:divBdr>
        <w:top w:val="none" w:sz="0" w:space="0" w:color="auto"/>
        <w:left w:val="none" w:sz="0" w:space="0" w:color="auto"/>
        <w:bottom w:val="none" w:sz="0" w:space="0" w:color="auto"/>
        <w:right w:val="none" w:sz="0" w:space="0" w:color="auto"/>
      </w:divBdr>
    </w:div>
    <w:div w:id="1998533534">
      <w:marLeft w:val="0"/>
      <w:marRight w:val="0"/>
      <w:marTop w:val="0"/>
      <w:marBottom w:val="0"/>
      <w:divBdr>
        <w:top w:val="none" w:sz="0" w:space="0" w:color="auto"/>
        <w:left w:val="none" w:sz="0" w:space="0" w:color="auto"/>
        <w:bottom w:val="none" w:sz="0" w:space="0" w:color="auto"/>
        <w:right w:val="none" w:sz="0" w:space="0" w:color="auto"/>
      </w:divBdr>
    </w:div>
    <w:div w:id="1998537416">
      <w:marLeft w:val="0"/>
      <w:marRight w:val="0"/>
      <w:marTop w:val="0"/>
      <w:marBottom w:val="0"/>
      <w:divBdr>
        <w:top w:val="none" w:sz="0" w:space="0" w:color="auto"/>
        <w:left w:val="none" w:sz="0" w:space="0" w:color="auto"/>
        <w:bottom w:val="none" w:sz="0" w:space="0" w:color="auto"/>
        <w:right w:val="none" w:sz="0" w:space="0" w:color="auto"/>
      </w:divBdr>
    </w:div>
    <w:div w:id="1998610068">
      <w:marLeft w:val="0"/>
      <w:marRight w:val="0"/>
      <w:marTop w:val="0"/>
      <w:marBottom w:val="0"/>
      <w:divBdr>
        <w:top w:val="none" w:sz="0" w:space="0" w:color="auto"/>
        <w:left w:val="none" w:sz="0" w:space="0" w:color="auto"/>
        <w:bottom w:val="none" w:sz="0" w:space="0" w:color="auto"/>
        <w:right w:val="none" w:sz="0" w:space="0" w:color="auto"/>
      </w:divBdr>
    </w:div>
    <w:div w:id="1998611808">
      <w:marLeft w:val="0"/>
      <w:marRight w:val="0"/>
      <w:marTop w:val="0"/>
      <w:marBottom w:val="0"/>
      <w:divBdr>
        <w:top w:val="none" w:sz="0" w:space="0" w:color="auto"/>
        <w:left w:val="none" w:sz="0" w:space="0" w:color="auto"/>
        <w:bottom w:val="none" w:sz="0" w:space="0" w:color="auto"/>
        <w:right w:val="none" w:sz="0" w:space="0" w:color="auto"/>
      </w:divBdr>
    </w:div>
    <w:div w:id="1998652050">
      <w:marLeft w:val="0"/>
      <w:marRight w:val="0"/>
      <w:marTop w:val="0"/>
      <w:marBottom w:val="0"/>
      <w:divBdr>
        <w:top w:val="none" w:sz="0" w:space="0" w:color="auto"/>
        <w:left w:val="none" w:sz="0" w:space="0" w:color="auto"/>
        <w:bottom w:val="none" w:sz="0" w:space="0" w:color="auto"/>
        <w:right w:val="none" w:sz="0" w:space="0" w:color="auto"/>
      </w:divBdr>
    </w:div>
    <w:div w:id="1998683308">
      <w:marLeft w:val="0"/>
      <w:marRight w:val="0"/>
      <w:marTop w:val="0"/>
      <w:marBottom w:val="0"/>
      <w:divBdr>
        <w:top w:val="none" w:sz="0" w:space="0" w:color="auto"/>
        <w:left w:val="none" w:sz="0" w:space="0" w:color="auto"/>
        <w:bottom w:val="none" w:sz="0" w:space="0" w:color="auto"/>
        <w:right w:val="none" w:sz="0" w:space="0" w:color="auto"/>
      </w:divBdr>
    </w:div>
    <w:div w:id="1998726772">
      <w:marLeft w:val="0"/>
      <w:marRight w:val="0"/>
      <w:marTop w:val="0"/>
      <w:marBottom w:val="0"/>
      <w:divBdr>
        <w:top w:val="none" w:sz="0" w:space="0" w:color="auto"/>
        <w:left w:val="none" w:sz="0" w:space="0" w:color="auto"/>
        <w:bottom w:val="none" w:sz="0" w:space="0" w:color="auto"/>
        <w:right w:val="none" w:sz="0" w:space="0" w:color="auto"/>
      </w:divBdr>
    </w:div>
    <w:div w:id="1998800361">
      <w:marLeft w:val="0"/>
      <w:marRight w:val="0"/>
      <w:marTop w:val="0"/>
      <w:marBottom w:val="0"/>
      <w:divBdr>
        <w:top w:val="none" w:sz="0" w:space="0" w:color="auto"/>
        <w:left w:val="none" w:sz="0" w:space="0" w:color="auto"/>
        <w:bottom w:val="none" w:sz="0" w:space="0" w:color="auto"/>
        <w:right w:val="none" w:sz="0" w:space="0" w:color="auto"/>
      </w:divBdr>
    </w:div>
    <w:div w:id="1998805420">
      <w:marLeft w:val="0"/>
      <w:marRight w:val="0"/>
      <w:marTop w:val="0"/>
      <w:marBottom w:val="0"/>
      <w:divBdr>
        <w:top w:val="none" w:sz="0" w:space="0" w:color="auto"/>
        <w:left w:val="none" w:sz="0" w:space="0" w:color="auto"/>
        <w:bottom w:val="none" w:sz="0" w:space="0" w:color="auto"/>
        <w:right w:val="none" w:sz="0" w:space="0" w:color="auto"/>
      </w:divBdr>
    </w:div>
    <w:div w:id="1998849274">
      <w:marLeft w:val="0"/>
      <w:marRight w:val="0"/>
      <w:marTop w:val="0"/>
      <w:marBottom w:val="0"/>
      <w:divBdr>
        <w:top w:val="none" w:sz="0" w:space="0" w:color="auto"/>
        <w:left w:val="none" w:sz="0" w:space="0" w:color="auto"/>
        <w:bottom w:val="none" w:sz="0" w:space="0" w:color="auto"/>
        <w:right w:val="none" w:sz="0" w:space="0" w:color="auto"/>
      </w:divBdr>
    </w:div>
    <w:div w:id="1998877136">
      <w:marLeft w:val="0"/>
      <w:marRight w:val="0"/>
      <w:marTop w:val="0"/>
      <w:marBottom w:val="0"/>
      <w:divBdr>
        <w:top w:val="none" w:sz="0" w:space="0" w:color="auto"/>
        <w:left w:val="none" w:sz="0" w:space="0" w:color="auto"/>
        <w:bottom w:val="none" w:sz="0" w:space="0" w:color="auto"/>
        <w:right w:val="none" w:sz="0" w:space="0" w:color="auto"/>
      </w:divBdr>
    </w:div>
    <w:div w:id="1998918875">
      <w:marLeft w:val="0"/>
      <w:marRight w:val="0"/>
      <w:marTop w:val="0"/>
      <w:marBottom w:val="0"/>
      <w:divBdr>
        <w:top w:val="none" w:sz="0" w:space="0" w:color="auto"/>
        <w:left w:val="none" w:sz="0" w:space="0" w:color="auto"/>
        <w:bottom w:val="none" w:sz="0" w:space="0" w:color="auto"/>
        <w:right w:val="none" w:sz="0" w:space="0" w:color="auto"/>
      </w:divBdr>
    </w:div>
    <w:div w:id="1998991951">
      <w:marLeft w:val="0"/>
      <w:marRight w:val="0"/>
      <w:marTop w:val="0"/>
      <w:marBottom w:val="0"/>
      <w:divBdr>
        <w:top w:val="none" w:sz="0" w:space="0" w:color="auto"/>
        <w:left w:val="none" w:sz="0" w:space="0" w:color="auto"/>
        <w:bottom w:val="none" w:sz="0" w:space="0" w:color="auto"/>
        <w:right w:val="none" w:sz="0" w:space="0" w:color="auto"/>
      </w:divBdr>
    </w:div>
    <w:div w:id="1999068941">
      <w:marLeft w:val="0"/>
      <w:marRight w:val="0"/>
      <w:marTop w:val="0"/>
      <w:marBottom w:val="0"/>
      <w:divBdr>
        <w:top w:val="none" w:sz="0" w:space="0" w:color="auto"/>
        <w:left w:val="none" w:sz="0" w:space="0" w:color="auto"/>
        <w:bottom w:val="none" w:sz="0" w:space="0" w:color="auto"/>
        <w:right w:val="none" w:sz="0" w:space="0" w:color="auto"/>
      </w:divBdr>
    </w:div>
    <w:div w:id="1999142811">
      <w:bodyDiv w:val="1"/>
      <w:marLeft w:val="0"/>
      <w:marRight w:val="0"/>
      <w:marTop w:val="0"/>
      <w:marBottom w:val="0"/>
      <w:divBdr>
        <w:top w:val="none" w:sz="0" w:space="0" w:color="auto"/>
        <w:left w:val="none" w:sz="0" w:space="0" w:color="auto"/>
        <w:bottom w:val="none" w:sz="0" w:space="0" w:color="auto"/>
        <w:right w:val="none" w:sz="0" w:space="0" w:color="auto"/>
      </w:divBdr>
    </w:div>
    <w:div w:id="1999188042">
      <w:marLeft w:val="0"/>
      <w:marRight w:val="0"/>
      <w:marTop w:val="0"/>
      <w:marBottom w:val="0"/>
      <w:divBdr>
        <w:top w:val="none" w:sz="0" w:space="0" w:color="auto"/>
        <w:left w:val="none" w:sz="0" w:space="0" w:color="auto"/>
        <w:bottom w:val="none" w:sz="0" w:space="0" w:color="auto"/>
        <w:right w:val="none" w:sz="0" w:space="0" w:color="auto"/>
      </w:divBdr>
    </w:div>
    <w:div w:id="1999259431">
      <w:marLeft w:val="0"/>
      <w:marRight w:val="0"/>
      <w:marTop w:val="0"/>
      <w:marBottom w:val="0"/>
      <w:divBdr>
        <w:top w:val="none" w:sz="0" w:space="0" w:color="auto"/>
        <w:left w:val="none" w:sz="0" w:space="0" w:color="auto"/>
        <w:bottom w:val="none" w:sz="0" w:space="0" w:color="auto"/>
        <w:right w:val="none" w:sz="0" w:space="0" w:color="auto"/>
      </w:divBdr>
    </w:div>
    <w:div w:id="1999260577">
      <w:marLeft w:val="0"/>
      <w:marRight w:val="0"/>
      <w:marTop w:val="0"/>
      <w:marBottom w:val="0"/>
      <w:divBdr>
        <w:top w:val="none" w:sz="0" w:space="0" w:color="auto"/>
        <w:left w:val="none" w:sz="0" w:space="0" w:color="auto"/>
        <w:bottom w:val="none" w:sz="0" w:space="0" w:color="auto"/>
        <w:right w:val="none" w:sz="0" w:space="0" w:color="auto"/>
      </w:divBdr>
    </w:div>
    <w:div w:id="1999264649">
      <w:marLeft w:val="0"/>
      <w:marRight w:val="0"/>
      <w:marTop w:val="0"/>
      <w:marBottom w:val="0"/>
      <w:divBdr>
        <w:top w:val="none" w:sz="0" w:space="0" w:color="auto"/>
        <w:left w:val="none" w:sz="0" w:space="0" w:color="auto"/>
        <w:bottom w:val="none" w:sz="0" w:space="0" w:color="auto"/>
        <w:right w:val="none" w:sz="0" w:space="0" w:color="auto"/>
      </w:divBdr>
    </w:div>
    <w:div w:id="1999266867">
      <w:marLeft w:val="0"/>
      <w:marRight w:val="0"/>
      <w:marTop w:val="0"/>
      <w:marBottom w:val="0"/>
      <w:divBdr>
        <w:top w:val="none" w:sz="0" w:space="0" w:color="auto"/>
        <w:left w:val="none" w:sz="0" w:space="0" w:color="auto"/>
        <w:bottom w:val="none" w:sz="0" w:space="0" w:color="auto"/>
        <w:right w:val="none" w:sz="0" w:space="0" w:color="auto"/>
      </w:divBdr>
    </w:div>
    <w:div w:id="1999307560">
      <w:marLeft w:val="0"/>
      <w:marRight w:val="0"/>
      <w:marTop w:val="0"/>
      <w:marBottom w:val="0"/>
      <w:divBdr>
        <w:top w:val="none" w:sz="0" w:space="0" w:color="auto"/>
        <w:left w:val="none" w:sz="0" w:space="0" w:color="auto"/>
        <w:bottom w:val="none" w:sz="0" w:space="0" w:color="auto"/>
        <w:right w:val="none" w:sz="0" w:space="0" w:color="auto"/>
      </w:divBdr>
    </w:div>
    <w:div w:id="1999310900">
      <w:marLeft w:val="0"/>
      <w:marRight w:val="0"/>
      <w:marTop w:val="0"/>
      <w:marBottom w:val="0"/>
      <w:divBdr>
        <w:top w:val="none" w:sz="0" w:space="0" w:color="auto"/>
        <w:left w:val="none" w:sz="0" w:space="0" w:color="auto"/>
        <w:bottom w:val="none" w:sz="0" w:space="0" w:color="auto"/>
        <w:right w:val="none" w:sz="0" w:space="0" w:color="auto"/>
      </w:divBdr>
    </w:div>
    <w:div w:id="1999456163">
      <w:marLeft w:val="0"/>
      <w:marRight w:val="0"/>
      <w:marTop w:val="0"/>
      <w:marBottom w:val="0"/>
      <w:divBdr>
        <w:top w:val="none" w:sz="0" w:space="0" w:color="auto"/>
        <w:left w:val="none" w:sz="0" w:space="0" w:color="auto"/>
        <w:bottom w:val="none" w:sz="0" w:space="0" w:color="auto"/>
        <w:right w:val="none" w:sz="0" w:space="0" w:color="auto"/>
      </w:divBdr>
    </w:div>
    <w:div w:id="1999458040">
      <w:marLeft w:val="0"/>
      <w:marRight w:val="0"/>
      <w:marTop w:val="0"/>
      <w:marBottom w:val="0"/>
      <w:divBdr>
        <w:top w:val="none" w:sz="0" w:space="0" w:color="auto"/>
        <w:left w:val="none" w:sz="0" w:space="0" w:color="auto"/>
        <w:bottom w:val="none" w:sz="0" w:space="0" w:color="auto"/>
        <w:right w:val="none" w:sz="0" w:space="0" w:color="auto"/>
      </w:divBdr>
    </w:div>
    <w:div w:id="1999460057">
      <w:bodyDiv w:val="1"/>
      <w:marLeft w:val="0"/>
      <w:marRight w:val="0"/>
      <w:marTop w:val="0"/>
      <w:marBottom w:val="0"/>
      <w:divBdr>
        <w:top w:val="none" w:sz="0" w:space="0" w:color="auto"/>
        <w:left w:val="none" w:sz="0" w:space="0" w:color="auto"/>
        <w:bottom w:val="none" w:sz="0" w:space="0" w:color="auto"/>
        <w:right w:val="none" w:sz="0" w:space="0" w:color="auto"/>
      </w:divBdr>
    </w:div>
    <w:div w:id="1999530779">
      <w:marLeft w:val="0"/>
      <w:marRight w:val="0"/>
      <w:marTop w:val="0"/>
      <w:marBottom w:val="0"/>
      <w:divBdr>
        <w:top w:val="none" w:sz="0" w:space="0" w:color="auto"/>
        <w:left w:val="none" w:sz="0" w:space="0" w:color="auto"/>
        <w:bottom w:val="none" w:sz="0" w:space="0" w:color="auto"/>
        <w:right w:val="none" w:sz="0" w:space="0" w:color="auto"/>
      </w:divBdr>
    </w:div>
    <w:div w:id="1999578058">
      <w:marLeft w:val="0"/>
      <w:marRight w:val="0"/>
      <w:marTop w:val="0"/>
      <w:marBottom w:val="0"/>
      <w:divBdr>
        <w:top w:val="none" w:sz="0" w:space="0" w:color="auto"/>
        <w:left w:val="none" w:sz="0" w:space="0" w:color="auto"/>
        <w:bottom w:val="none" w:sz="0" w:space="0" w:color="auto"/>
        <w:right w:val="none" w:sz="0" w:space="0" w:color="auto"/>
      </w:divBdr>
    </w:div>
    <w:div w:id="1999648939">
      <w:marLeft w:val="0"/>
      <w:marRight w:val="0"/>
      <w:marTop w:val="0"/>
      <w:marBottom w:val="0"/>
      <w:divBdr>
        <w:top w:val="none" w:sz="0" w:space="0" w:color="auto"/>
        <w:left w:val="none" w:sz="0" w:space="0" w:color="auto"/>
        <w:bottom w:val="none" w:sz="0" w:space="0" w:color="auto"/>
        <w:right w:val="none" w:sz="0" w:space="0" w:color="auto"/>
      </w:divBdr>
    </w:div>
    <w:div w:id="1999727113">
      <w:marLeft w:val="0"/>
      <w:marRight w:val="0"/>
      <w:marTop w:val="0"/>
      <w:marBottom w:val="0"/>
      <w:divBdr>
        <w:top w:val="none" w:sz="0" w:space="0" w:color="auto"/>
        <w:left w:val="none" w:sz="0" w:space="0" w:color="auto"/>
        <w:bottom w:val="none" w:sz="0" w:space="0" w:color="auto"/>
        <w:right w:val="none" w:sz="0" w:space="0" w:color="auto"/>
      </w:divBdr>
    </w:div>
    <w:div w:id="1999915605">
      <w:marLeft w:val="0"/>
      <w:marRight w:val="0"/>
      <w:marTop w:val="0"/>
      <w:marBottom w:val="0"/>
      <w:divBdr>
        <w:top w:val="none" w:sz="0" w:space="0" w:color="auto"/>
        <w:left w:val="none" w:sz="0" w:space="0" w:color="auto"/>
        <w:bottom w:val="none" w:sz="0" w:space="0" w:color="auto"/>
        <w:right w:val="none" w:sz="0" w:space="0" w:color="auto"/>
      </w:divBdr>
    </w:div>
    <w:div w:id="1999917601">
      <w:marLeft w:val="0"/>
      <w:marRight w:val="0"/>
      <w:marTop w:val="0"/>
      <w:marBottom w:val="0"/>
      <w:divBdr>
        <w:top w:val="none" w:sz="0" w:space="0" w:color="auto"/>
        <w:left w:val="none" w:sz="0" w:space="0" w:color="auto"/>
        <w:bottom w:val="none" w:sz="0" w:space="0" w:color="auto"/>
        <w:right w:val="none" w:sz="0" w:space="0" w:color="auto"/>
      </w:divBdr>
    </w:div>
    <w:div w:id="2000035643">
      <w:marLeft w:val="0"/>
      <w:marRight w:val="0"/>
      <w:marTop w:val="0"/>
      <w:marBottom w:val="0"/>
      <w:divBdr>
        <w:top w:val="none" w:sz="0" w:space="0" w:color="auto"/>
        <w:left w:val="none" w:sz="0" w:space="0" w:color="auto"/>
        <w:bottom w:val="none" w:sz="0" w:space="0" w:color="auto"/>
        <w:right w:val="none" w:sz="0" w:space="0" w:color="auto"/>
      </w:divBdr>
    </w:div>
    <w:div w:id="2000108895">
      <w:marLeft w:val="0"/>
      <w:marRight w:val="0"/>
      <w:marTop w:val="0"/>
      <w:marBottom w:val="0"/>
      <w:divBdr>
        <w:top w:val="none" w:sz="0" w:space="0" w:color="auto"/>
        <w:left w:val="none" w:sz="0" w:space="0" w:color="auto"/>
        <w:bottom w:val="none" w:sz="0" w:space="0" w:color="auto"/>
        <w:right w:val="none" w:sz="0" w:space="0" w:color="auto"/>
      </w:divBdr>
    </w:div>
    <w:div w:id="2000111278">
      <w:marLeft w:val="0"/>
      <w:marRight w:val="0"/>
      <w:marTop w:val="0"/>
      <w:marBottom w:val="0"/>
      <w:divBdr>
        <w:top w:val="none" w:sz="0" w:space="0" w:color="auto"/>
        <w:left w:val="none" w:sz="0" w:space="0" w:color="auto"/>
        <w:bottom w:val="none" w:sz="0" w:space="0" w:color="auto"/>
        <w:right w:val="none" w:sz="0" w:space="0" w:color="auto"/>
      </w:divBdr>
    </w:div>
    <w:div w:id="2000185725">
      <w:marLeft w:val="0"/>
      <w:marRight w:val="0"/>
      <w:marTop w:val="0"/>
      <w:marBottom w:val="0"/>
      <w:divBdr>
        <w:top w:val="none" w:sz="0" w:space="0" w:color="auto"/>
        <w:left w:val="none" w:sz="0" w:space="0" w:color="auto"/>
        <w:bottom w:val="none" w:sz="0" w:space="0" w:color="auto"/>
        <w:right w:val="none" w:sz="0" w:space="0" w:color="auto"/>
      </w:divBdr>
    </w:div>
    <w:div w:id="2000226126">
      <w:marLeft w:val="0"/>
      <w:marRight w:val="0"/>
      <w:marTop w:val="0"/>
      <w:marBottom w:val="0"/>
      <w:divBdr>
        <w:top w:val="none" w:sz="0" w:space="0" w:color="auto"/>
        <w:left w:val="none" w:sz="0" w:space="0" w:color="auto"/>
        <w:bottom w:val="none" w:sz="0" w:space="0" w:color="auto"/>
        <w:right w:val="none" w:sz="0" w:space="0" w:color="auto"/>
      </w:divBdr>
    </w:div>
    <w:div w:id="2000307137">
      <w:marLeft w:val="0"/>
      <w:marRight w:val="0"/>
      <w:marTop w:val="0"/>
      <w:marBottom w:val="0"/>
      <w:divBdr>
        <w:top w:val="none" w:sz="0" w:space="0" w:color="auto"/>
        <w:left w:val="none" w:sz="0" w:space="0" w:color="auto"/>
        <w:bottom w:val="none" w:sz="0" w:space="0" w:color="auto"/>
        <w:right w:val="none" w:sz="0" w:space="0" w:color="auto"/>
      </w:divBdr>
    </w:div>
    <w:div w:id="2000309873">
      <w:marLeft w:val="0"/>
      <w:marRight w:val="0"/>
      <w:marTop w:val="0"/>
      <w:marBottom w:val="0"/>
      <w:divBdr>
        <w:top w:val="none" w:sz="0" w:space="0" w:color="auto"/>
        <w:left w:val="none" w:sz="0" w:space="0" w:color="auto"/>
        <w:bottom w:val="none" w:sz="0" w:space="0" w:color="auto"/>
        <w:right w:val="none" w:sz="0" w:space="0" w:color="auto"/>
      </w:divBdr>
    </w:div>
    <w:div w:id="2000378251">
      <w:marLeft w:val="0"/>
      <w:marRight w:val="0"/>
      <w:marTop w:val="0"/>
      <w:marBottom w:val="0"/>
      <w:divBdr>
        <w:top w:val="none" w:sz="0" w:space="0" w:color="auto"/>
        <w:left w:val="none" w:sz="0" w:space="0" w:color="auto"/>
        <w:bottom w:val="none" w:sz="0" w:space="0" w:color="auto"/>
        <w:right w:val="none" w:sz="0" w:space="0" w:color="auto"/>
      </w:divBdr>
    </w:div>
    <w:div w:id="2000383522">
      <w:marLeft w:val="0"/>
      <w:marRight w:val="0"/>
      <w:marTop w:val="0"/>
      <w:marBottom w:val="0"/>
      <w:divBdr>
        <w:top w:val="none" w:sz="0" w:space="0" w:color="auto"/>
        <w:left w:val="none" w:sz="0" w:space="0" w:color="auto"/>
        <w:bottom w:val="none" w:sz="0" w:space="0" w:color="auto"/>
        <w:right w:val="none" w:sz="0" w:space="0" w:color="auto"/>
      </w:divBdr>
    </w:div>
    <w:div w:id="2000426838">
      <w:marLeft w:val="0"/>
      <w:marRight w:val="0"/>
      <w:marTop w:val="0"/>
      <w:marBottom w:val="0"/>
      <w:divBdr>
        <w:top w:val="none" w:sz="0" w:space="0" w:color="auto"/>
        <w:left w:val="none" w:sz="0" w:space="0" w:color="auto"/>
        <w:bottom w:val="none" w:sz="0" w:space="0" w:color="auto"/>
        <w:right w:val="none" w:sz="0" w:space="0" w:color="auto"/>
      </w:divBdr>
    </w:div>
    <w:div w:id="2000499082">
      <w:marLeft w:val="0"/>
      <w:marRight w:val="0"/>
      <w:marTop w:val="0"/>
      <w:marBottom w:val="0"/>
      <w:divBdr>
        <w:top w:val="none" w:sz="0" w:space="0" w:color="auto"/>
        <w:left w:val="none" w:sz="0" w:space="0" w:color="auto"/>
        <w:bottom w:val="none" w:sz="0" w:space="0" w:color="auto"/>
        <w:right w:val="none" w:sz="0" w:space="0" w:color="auto"/>
      </w:divBdr>
    </w:div>
    <w:div w:id="2000619589">
      <w:marLeft w:val="0"/>
      <w:marRight w:val="0"/>
      <w:marTop w:val="0"/>
      <w:marBottom w:val="0"/>
      <w:divBdr>
        <w:top w:val="none" w:sz="0" w:space="0" w:color="auto"/>
        <w:left w:val="none" w:sz="0" w:space="0" w:color="auto"/>
        <w:bottom w:val="none" w:sz="0" w:space="0" w:color="auto"/>
        <w:right w:val="none" w:sz="0" w:space="0" w:color="auto"/>
      </w:divBdr>
    </w:div>
    <w:div w:id="2000694170">
      <w:marLeft w:val="0"/>
      <w:marRight w:val="0"/>
      <w:marTop w:val="0"/>
      <w:marBottom w:val="0"/>
      <w:divBdr>
        <w:top w:val="none" w:sz="0" w:space="0" w:color="auto"/>
        <w:left w:val="none" w:sz="0" w:space="0" w:color="auto"/>
        <w:bottom w:val="none" w:sz="0" w:space="0" w:color="auto"/>
        <w:right w:val="none" w:sz="0" w:space="0" w:color="auto"/>
      </w:divBdr>
    </w:div>
    <w:div w:id="2000694786">
      <w:marLeft w:val="0"/>
      <w:marRight w:val="0"/>
      <w:marTop w:val="0"/>
      <w:marBottom w:val="0"/>
      <w:divBdr>
        <w:top w:val="none" w:sz="0" w:space="0" w:color="auto"/>
        <w:left w:val="none" w:sz="0" w:space="0" w:color="auto"/>
        <w:bottom w:val="none" w:sz="0" w:space="0" w:color="auto"/>
        <w:right w:val="none" w:sz="0" w:space="0" w:color="auto"/>
      </w:divBdr>
    </w:div>
    <w:div w:id="2000765088">
      <w:marLeft w:val="0"/>
      <w:marRight w:val="0"/>
      <w:marTop w:val="0"/>
      <w:marBottom w:val="0"/>
      <w:divBdr>
        <w:top w:val="none" w:sz="0" w:space="0" w:color="auto"/>
        <w:left w:val="none" w:sz="0" w:space="0" w:color="auto"/>
        <w:bottom w:val="none" w:sz="0" w:space="0" w:color="auto"/>
        <w:right w:val="none" w:sz="0" w:space="0" w:color="auto"/>
      </w:divBdr>
    </w:div>
    <w:div w:id="2000839901">
      <w:marLeft w:val="0"/>
      <w:marRight w:val="0"/>
      <w:marTop w:val="0"/>
      <w:marBottom w:val="0"/>
      <w:divBdr>
        <w:top w:val="none" w:sz="0" w:space="0" w:color="auto"/>
        <w:left w:val="none" w:sz="0" w:space="0" w:color="auto"/>
        <w:bottom w:val="none" w:sz="0" w:space="0" w:color="auto"/>
        <w:right w:val="none" w:sz="0" w:space="0" w:color="auto"/>
      </w:divBdr>
    </w:div>
    <w:div w:id="2000882446">
      <w:marLeft w:val="0"/>
      <w:marRight w:val="0"/>
      <w:marTop w:val="0"/>
      <w:marBottom w:val="0"/>
      <w:divBdr>
        <w:top w:val="none" w:sz="0" w:space="0" w:color="auto"/>
        <w:left w:val="none" w:sz="0" w:space="0" w:color="auto"/>
        <w:bottom w:val="none" w:sz="0" w:space="0" w:color="auto"/>
        <w:right w:val="none" w:sz="0" w:space="0" w:color="auto"/>
      </w:divBdr>
    </w:div>
    <w:div w:id="2000883787">
      <w:marLeft w:val="0"/>
      <w:marRight w:val="0"/>
      <w:marTop w:val="0"/>
      <w:marBottom w:val="0"/>
      <w:divBdr>
        <w:top w:val="none" w:sz="0" w:space="0" w:color="auto"/>
        <w:left w:val="none" w:sz="0" w:space="0" w:color="auto"/>
        <w:bottom w:val="none" w:sz="0" w:space="0" w:color="auto"/>
        <w:right w:val="none" w:sz="0" w:space="0" w:color="auto"/>
      </w:divBdr>
    </w:div>
    <w:div w:id="2000957679">
      <w:marLeft w:val="0"/>
      <w:marRight w:val="0"/>
      <w:marTop w:val="0"/>
      <w:marBottom w:val="0"/>
      <w:divBdr>
        <w:top w:val="none" w:sz="0" w:space="0" w:color="auto"/>
        <w:left w:val="none" w:sz="0" w:space="0" w:color="auto"/>
        <w:bottom w:val="none" w:sz="0" w:space="0" w:color="auto"/>
        <w:right w:val="none" w:sz="0" w:space="0" w:color="auto"/>
      </w:divBdr>
    </w:div>
    <w:div w:id="2001032444">
      <w:marLeft w:val="0"/>
      <w:marRight w:val="0"/>
      <w:marTop w:val="0"/>
      <w:marBottom w:val="0"/>
      <w:divBdr>
        <w:top w:val="none" w:sz="0" w:space="0" w:color="auto"/>
        <w:left w:val="none" w:sz="0" w:space="0" w:color="auto"/>
        <w:bottom w:val="none" w:sz="0" w:space="0" w:color="auto"/>
        <w:right w:val="none" w:sz="0" w:space="0" w:color="auto"/>
      </w:divBdr>
    </w:div>
    <w:div w:id="2001033113">
      <w:marLeft w:val="0"/>
      <w:marRight w:val="0"/>
      <w:marTop w:val="0"/>
      <w:marBottom w:val="0"/>
      <w:divBdr>
        <w:top w:val="none" w:sz="0" w:space="0" w:color="auto"/>
        <w:left w:val="none" w:sz="0" w:space="0" w:color="auto"/>
        <w:bottom w:val="none" w:sz="0" w:space="0" w:color="auto"/>
        <w:right w:val="none" w:sz="0" w:space="0" w:color="auto"/>
      </w:divBdr>
    </w:div>
    <w:div w:id="2001155784">
      <w:marLeft w:val="0"/>
      <w:marRight w:val="0"/>
      <w:marTop w:val="0"/>
      <w:marBottom w:val="0"/>
      <w:divBdr>
        <w:top w:val="none" w:sz="0" w:space="0" w:color="auto"/>
        <w:left w:val="none" w:sz="0" w:space="0" w:color="auto"/>
        <w:bottom w:val="none" w:sz="0" w:space="0" w:color="auto"/>
        <w:right w:val="none" w:sz="0" w:space="0" w:color="auto"/>
      </w:divBdr>
    </w:div>
    <w:div w:id="2001155989">
      <w:marLeft w:val="0"/>
      <w:marRight w:val="0"/>
      <w:marTop w:val="0"/>
      <w:marBottom w:val="0"/>
      <w:divBdr>
        <w:top w:val="none" w:sz="0" w:space="0" w:color="auto"/>
        <w:left w:val="none" w:sz="0" w:space="0" w:color="auto"/>
        <w:bottom w:val="none" w:sz="0" w:space="0" w:color="auto"/>
        <w:right w:val="none" w:sz="0" w:space="0" w:color="auto"/>
      </w:divBdr>
    </w:div>
    <w:div w:id="2001224956">
      <w:marLeft w:val="0"/>
      <w:marRight w:val="0"/>
      <w:marTop w:val="0"/>
      <w:marBottom w:val="0"/>
      <w:divBdr>
        <w:top w:val="none" w:sz="0" w:space="0" w:color="auto"/>
        <w:left w:val="none" w:sz="0" w:space="0" w:color="auto"/>
        <w:bottom w:val="none" w:sz="0" w:space="0" w:color="auto"/>
        <w:right w:val="none" w:sz="0" w:space="0" w:color="auto"/>
      </w:divBdr>
    </w:div>
    <w:div w:id="2001227566">
      <w:marLeft w:val="0"/>
      <w:marRight w:val="0"/>
      <w:marTop w:val="0"/>
      <w:marBottom w:val="0"/>
      <w:divBdr>
        <w:top w:val="none" w:sz="0" w:space="0" w:color="auto"/>
        <w:left w:val="none" w:sz="0" w:space="0" w:color="auto"/>
        <w:bottom w:val="none" w:sz="0" w:space="0" w:color="auto"/>
        <w:right w:val="none" w:sz="0" w:space="0" w:color="auto"/>
      </w:divBdr>
    </w:div>
    <w:div w:id="2001229016">
      <w:marLeft w:val="0"/>
      <w:marRight w:val="0"/>
      <w:marTop w:val="0"/>
      <w:marBottom w:val="0"/>
      <w:divBdr>
        <w:top w:val="none" w:sz="0" w:space="0" w:color="auto"/>
        <w:left w:val="none" w:sz="0" w:space="0" w:color="auto"/>
        <w:bottom w:val="none" w:sz="0" w:space="0" w:color="auto"/>
        <w:right w:val="none" w:sz="0" w:space="0" w:color="auto"/>
      </w:divBdr>
    </w:div>
    <w:div w:id="2001232280">
      <w:bodyDiv w:val="1"/>
      <w:marLeft w:val="0"/>
      <w:marRight w:val="0"/>
      <w:marTop w:val="0"/>
      <w:marBottom w:val="0"/>
      <w:divBdr>
        <w:top w:val="none" w:sz="0" w:space="0" w:color="auto"/>
        <w:left w:val="none" w:sz="0" w:space="0" w:color="auto"/>
        <w:bottom w:val="none" w:sz="0" w:space="0" w:color="auto"/>
        <w:right w:val="none" w:sz="0" w:space="0" w:color="auto"/>
      </w:divBdr>
    </w:div>
    <w:div w:id="2001273942">
      <w:marLeft w:val="0"/>
      <w:marRight w:val="0"/>
      <w:marTop w:val="0"/>
      <w:marBottom w:val="0"/>
      <w:divBdr>
        <w:top w:val="none" w:sz="0" w:space="0" w:color="auto"/>
        <w:left w:val="none" w:sz="0" w:space="0" w:color="auto"/>
        <w:bottom w:val="none" w:sz="0" w:space="0" w:color="auto"/>
        <w:right w:val="none" w:sz="0" w:space="0" w:color="auto"/>
      </w:divBdr>
    </w:div>
    <w:div w:id="2001303563">
      <w:marLeft w:val="0"/>
      <w:marRight w:val="0"/>
      <w:marTop w:val="0"/>
      <w:marBottom w:val="0"/>
      <w:divBdr>
        <w:top w:val="none" w:sz="0" w:space="0" w:color="auto"/>
        <w:left w:val="none" w:sz="0" w:space="0" w:color="auto"/>
        <w:bottom w:val="none" w:sz="0" w:space="0" w:color="auto"/>
        <w:right w:val="none" w:sz="0" w:space="0" w:color="auto"/>
      </w:divBdr>
    </w:div>
    <w:div w:id="2001536324">
      <w:marLeft w:val="0"/>
      <w:marRight w:val="0"/>
      <w:marTop w:val="0"/>
      <w:marBottom w:val="0"/>
      <w:divBdr>
        <w:top w:val="none" w:sz="0" w:space="0" w:color="auto"/>
        <w:left w:val="none" w:sz="0" w:space="0" w:color="auto"/>
        <w:bottom w:val="none" w:sz="0" w:space="0" w:color="auto"/>
        <w:right w:val="none" w:sz="0" w:space="0" w:color="auto"/>
      </w:divBdr>
    </w:div>
    <w:div w:id="2001536695">
      <w:marLeft w:val="0"/>
      <w:marRight w:val="0"/>
      <w:marTop w:val="0"/>
      <w:marBottom w:val="0"/>
      <w:divBdr>
        <w:top w:val="none" w:sz="0" w:space="0" w:color="auto"/>
        <w:left w:val="none" w:sz="0" w:space="0" w:color="auto"/>
        <w:bottom w:val="none" w:sz="0" w:space="0" w:color="auto"/>
        <w:right w:val="none" w:sz="0" w:space="0" w:color="auto"/>
      </w:divBdr>
    </w:div>
    <w:div w:id="2001538971">
      <w:marLeft w:val="0"/>
      <w:marRight w:val="0"/>
      <w:marTop w:val="0"/>
      <w:marBottom w:val="0"/>
      <w:divBdr>
        <w:top w:val="none" w:sz="0" w:space="0" w:color="auto"/>
        <w:left w:val="none" w:sz="0" w:space="0" w:color="auto"/>
        <w:bottom w:val="none" w:sz="0" w:space="0" w:color="auto"/>
        <w:right w:val="none" w:sz="0" w:space="0" w:color="auto"/>
      </w:divBdr>
    </w:div>
    <w:div w:id="2001614815">
      <w:marLeft w:val="0"/>
      <w:marRight w:val="0"/>
      <w:marTop w:val="0"/>
      <w:marBottom w:val="0"/>
      <w:divBdr>
        <w:top w:val="none" w:sz="0" w:space="0" w:color="auto"/>
        <w:left w:val="none" w:sz="0" w:space="0" w:color="auto"/>
        <w:bottom w:val="none" w:sz="0" w:space="0" w:color="auto"/>
        <w:right w:val="none" w:sz="0" w:space="0" w:color="auto"/>
      </w:divBdr>
    </w:div>
    <w:div w:id="2001615154">
      <w:marLeft w:val="0"/>
      <w:marRight w:val="0"/>
      <w:marTop w:val="0"/>
      <w:marBottom w:val="0"/>
      <w:divBdr>
        <w:top w:val="none" w:sz="0" w:space="0" w:color="auto"/>
        <w:left w:val="none" w:sz="0" w:space="0" w:color="auto"/>
        <w:bottom w:val="none" w:sz="0" w:space="0" w:color="auto"/>
        <w:right w:val="none" w:sz="0" w:space="0" w:color="auto"/>
      </w:divBdr>
    </w:div>
    <w:div w:id="2001621046">
      <w:marLeft w:val="0"/>
      <w:marRight w:val="0"/>
      <w:marTop w:val="0"/>
      <w:marBottom w:val="0"/>
      <w:divBdr>
        <w:top w:val="none" w:sz="0" w:space="0" w:color="auto"/>
        <w:left w:val="none" w:sz="0" w:space="0" w:color="auto"/>
        <w:bottom w:val="none" w:sz="0" w:space="0" w:color="auto"/>
        <w:right w:val="none" w:sz="0" w:space="0" w:color="auto"/>
      </w:divBdr>
    </w:div>
    <w:div w:id="2001688495">
      <w:marLeft w:val="0"/>
      <w:marRight w:val="0"/>
      <w:marTop w:val="0"/>
      <w:marBottom w:val="0"/>
      <w:divBdr>
        <w:top w:val="none" w:sz="0" w:space="0" w:color="auto"/>
        <w:left w:val="none" w:sz="0" w:space="0" w:color="auto"/>
        <w:bottom w:val="none" w:sz="0" w:space="0" w:color="auto"/>
        <w:right w:val="none" w:sz="0" w:space="0" w:color="auto"/>
      </w:divBdr>
    </w:div>
    <w:div w:id="2001731674">
      <w:marLeft w:val="0"/>
      <w:marRight w:val="0"/>
      <w:marTop w:val="0"/>
      <w:marBottom w:val="0"/>
      <w:divBdr>
        <w:top w:val="none" w:sz="0" w:space="0" w:color="auto"/>
        <w:left w:val="none" w:sz="0" w:space="0" w:color="auto"/>
        <w:bottom w:val="none" w:sz="0" w:space="0" w:color="auto"/>
        <w:right w:val="none" w:sz="0" w:space="0" w:color="auto"/>
      </w:divBdr>
    </w:div>
    <w:div w:id="2001812263">
      <w:marLeft w:val="0"/>
      <w:marRight w:val="0"/>
      <w:marTop w:val="0"/>
      <w:marBottom w:val="0"/>
      <w:divBdr>
        <w:top w:val="none" w:sz="0" w:space="0" w:color="auto"/>
        <w:left w:val="none" w:sz="0" w:space="0" w:color="auto"/>
        <w:bottom w:val="none" w:sz="0" w:space="0" w:color="auto"/>
        <w:right w:val="none" w:sz="0" w:space="0" w:color="auto"/>
      </w:divBdr>
    </w:div>
    <w:div w:id="2002080922">
      <w:marLeft w:val="0"/>
      <w:marRight w:val="0"/>
      <w:marTop w:val="0"/>
      <w:marBottom w:val="0"/>
      <w:divBdr>
        <w:top w:val="none" w:sz="0" w:space="0" w:color="auto"/>
        <w:left w:val="none" w:sz="0" w:space="0" w:color="auto"/>
        <w:bottom w:val="none" w:sz="0" w:space="0" w:color="auto"/>
        <w:right w:val="none" w:sz="0" w:space="0" w:color="auto"/>
      </w:divBdr>
    </w:div>
    <w:div w:id="2002266892">
      <w:marLeft w:val="0"/>
      <w:marRight w:val="0"/>
      <w:marTop w:val="0"/>
      <w:marBottom w:val="0"/>
      <w:divBdr>
        <w:top w:val="none" w:sz="0" w:space="0" w:color="auto"/>
        <w:left w:val="none" w:sz="0" w:space="0" w:color="auto"/>
        <w:bottom w:val="none" w:sz="0" w:space="0" w:color="auto"/>
        <w:right w:val="none" w:sz="0" w:space="0" w:color="auto"/>
      </w:divBdr>
    </w:div>
    <w:div w:id="2002270753">
      <w:marLeft w:val="0"/>
      <w:marRight w:val="0"/>
      <w:marTop w:val="0"/>
      <w:marBottom w:val="0"/>
      <w:divBdr>
        <w:top w:val="none" w:sz="0" w:space="0" w:color="auto"/>
        <w:left w:val="none" w:sz="0" w:space="0" w:color="auto"/>
        <w:bottom w:val="none" w:sz="0" w:space="0" w:color="auto"/>
        <w:right w:val="none" w:sz="0" w:space="0" w:color="auto"/>
      </w:divBdr>
    </w:div>
    <w:div w:id="2002466049">
      <w:marLeft w:val="0"/>
      <w:marRight w:val="0"/>
      <w:marTop w:val="0"/>
      <w:marBottom w:val="0"/>
      <w:divBdr>
        <w:top w:val="none" w:sz="0" w:space="0" w:color="auto"/>
        <w:left w:val="none" w:sz="0" w:space="0" w:color="auto"/>
        <w:bottom w:val="none" w:sz="0" w:space="0" w:color="auto"/>
        <w:right w:val="none" w:sz="0" w:space="0" w:color="auto"/>
      </w:divBdr>
    </w:div>
    <w:div w:id="2002467971">
      <w:marLeft w:val="0"/>
      <w:marRight w:val="0"/>
      <w:marTop w:val="0"/>
      <w:marBottom w:val="0"/>
      <w:divBdr>
        <w:top w:val="none" w:sz="0" w:space="0" w:color="auto"/>
        <w:left w:val="none" w:sz="0" w:space="0" w:color="auto"/>
        <w:bottom w:val="none" w:sz="0" w:space="0" w:color="auto"/>
        <w:right w:val="none" w:sz="0" w:space="0" w:color="auto"/>
      </w:divBdr>
    </w:div>
    <w:div w:id="2002585594">
      <w:marLeft w:val="0"/>
      <w:marRight w:val="0"/>
      <w:marTop w:val="0"/>
      <w:marBottom w:val="0"/>
      <w:divBdr>
        <w:top w:val="none" w:sz="0" w:space="0" w:color="auto"/>
        <w:left w:val="none" w:sz="0" w:space="0" w:color="auto"/>
        <w:bottom w:val="none" w:sz="0" w:space="0" w:color="auto"/>
        <w:right w:val="none" w:sz="0" w:space="0" w:color="auto"/>
      </w:divBdr>
    </w:div>
    <w:div w:id="2002586483">
      <w:marLeft w:val="0"/>
      <w:marRight w:val="0"/>
      <w:marTop w:val="0"/>
      <w:marBottom w:val="0"/>
      <w:divBdr>
        <w:top w:val="none" w:sz="0" w:space="0" w:color="auto"/>
        <w:left w:val="none" w:sz="0" w:space="0" w:color="auto"/>
        <w:bottom w:val="none" w:sz="0" w:space="0" w:color="auto"/>
        <w:right w:val="none" w:sz="0" w:space="0" w:color="auto"/>
      </w:divBdr>
    </w:div>
    <w:div w:id="2002611798">
      <w:marLeft w:val="0"/>
      <w:marRight w:val="0"/>
      <w:marTop w:val="0"/>
      <w:marBottom w:val="0"/>
      <w:divBdr>
        <w:top w:val="none" w:sz="0" w:space="0" w:color="auto"/>
        <w:left w:val="none" w:sz="0" w:space="0" w:color="auto"/>
        <w:bottom w:val="none" w:sz="0" w:space="0" w:color="auto"/>
        <w:right w:val="none" w:sz="0" w:space="0" w:color="auto"/>
      </w:divBdr>
    </w:div>
    <w:div w:id="2002614931">
      <w:marLeft w:val="0"/>
      <w:marRight w:val="0"/>
      <w:marTop w:val="0"/>
      <w:marBottom w:val="0"/>
      <w:divBdr>
        <w:top w:val="none" w:sz="0" w:space="0" w:color="auto"/>
        <w:left w:val="none" w:sz="0" w:space="0" w:color="auto"/>
        <w:bottom w:val="none" w:sz="0" w:space="0" w:color="auto"/>
        <w:right w:val="none" w:sz="0" w:space="0" w:color="auto"/>
      </w:divBdr>
    </w:div>
    <w:div w:id="2002615958">
      <w:marLeft w:val="0"/>
      <w:marRight w:val="0"/>
      <w:marTop w:val="0"/>
      <w:marBottom w:val="0"/>
      <w:divBdr>
        <w:top w:val="none" w:sz="0" w:space="0" w:color="auto"/>
        <w:left w:val="none" w:sz="0" w:space="0" w:color="auto"/>
        <w:bottom w:val="none" w:sz="0" w:space="0" w:color="auto"/>
        <w:right w:val="none" w:sz="0" w:space="0" w:color="auto"/>
      </w:divBdr>
    </w:div>
    <w:div w:id="2002653772">
      <w:marLeft w:val="0"/>
      <w:marRight w:val="0"/>
      <w:marTop w:val="0"/>
      <w:marBottom w:val="0"/>
      <w:divBdr>
        <w:top w:val="none" w:sz="0" w:space="0" w:color="auto"/>
        <w:left w:val="none" w:sz="0" w:space="0" w:color="auto"/>
        <w:bottom w:val="none" w:sz="0" w:space="0" w:color="auto"/>
        <w:right w:val="none" w:sz="0" w:space="0" w:color="auto"/>
      </w:divBdr>
    </w:div>
    <w:div w:id="2002734277">
      <w:marLeft w:val="0"/>
      <w:marRight w:val="0"/>
      <w:marTop w:val="0"/>
      <w:marBottom w:val="0"/>
      <w:divBdr>
        <w:top w:val="none" w:sz="0" w:space="0" w:color="auto"/>
        <w:left w:val="none" w:sz="0" w:space="0" w:color="auto"/>
        <w:bottom w:val="none" w:sz="0" w:space="0" w:color="auto"/>
        <w:right w:val="none" w:sz="0" w:space="0" w:color="auto"/>
      </w:divBdr>
    </w:div>
    <w:div w:id="2002806547">
      <w:marLeft w:val="0"/>
      <w:marRight w:val="0"/>
      <w:marTop w:val="0"/>
      <w:marBottom w:val="0"/>
      <w:divBdr>
        <w:top w:val="none" w:sz="0" w:space="0" w:color="auto"/>
        <w:left w:val="none" w:sz="0" w:space="0" w:color="auto"/>
        <w:bottom w:val="none" w:sz="0" w:space="0" w:color="auto"/>
        <w:right w:val="none" w:sz="0" w:space="0" w:color="auto"/>
      </w:divBdr>
    </w:div>
    <w:div w:id="2002808341">
      <w:bodyDiv w:val="1"/>
      <w:marLeft w:val="0"/>
      <w:marRight w:val="0"/>
      <w:marTop w:val="0"/>
      <w:marBottom w:val="0"/>
      <w:divBdr>
        <w:top w:val="none" w:sz="0" w:space="0" w:color="auto"/>
        <w:left w:val="none" w:sz="0" w:space="0" w:color="auto"/>
        <w:bottom w:val="none" w:sz="0" w:space="0" w:color="auto"/>
        <w:right w:val="none" w:sz="0" w:space="0" w:color="auto"/>
      </w:divBdr>
    </w:div>
    <w:div w:id="2002924176">
      <w:marLeft w:val="0"/>
      <w:marRight w:val="0"/>
      <w:marTop w:val="0"/>
      <w:marBottom w:val="0"/>
      <w:divBdr>
        <w:top w:val="none" w:sz="0" w:space="0" w:color="auto"/>
        <w:left w:val="none" w:sz="0" w:space="0" w:color="auto"/>
        <w:bottom w:val="none" w:sz="0" w:space="0" w:color="auto"/>
        <w:right w:val="none" w:sz="0" w:space="0" w:color="auto"/>
      </w:divBdr>
    </w:div>
    <w:div w:id="2003044768">
      <w:marLeft w:val="0"/>
      <w:marRight w:val="0"/>
      <w:marTop w:val="0"/>
      <w:marBottom w:val="0"/>
      <w:divBdr>
        <w:top w:val="none" w:sz="0" w:space="0" w:color="auto"/>
        <w:left w:val="none" w:sz="0" w:space="0" w:color="auto"/>
        <w:bottom w:val="none" w:sz="0" w:space="0" w:color="auto"/>
        <w:right w:val="none" w:sz="0" w:space="0" w:color="auto"/>
      </w:divBdr>
    </w:div>
    <w:div w:id="2003117517">
      <w:bodyDiv w:val="1"/>
      <w:marLeft w:val="0"/>
      <w:marRight w:val="0"/>
      <w:marTop w:val="0"/>
      <w:marBottom w:val="0"/>
      <w:divBdr>
        <w:top w:val="none" w:sz="0" w:space="0" w:color="auto"/>
        <w:left w:val="none" w:sz="0" w:space="0" w:color="auto"/>
        <w:bottom w:val="none" w:sz="0" w:space="0" w:color="auto"/>
        <w:right w:val="none" w:sz="0" w:space="0" w:color="auto"/>
      </w:divBdr>
    </w:div>
    <w:div w:id="2003119270">
      <w:marLeft w:val="0"/>
      <w:marRight w:val="0"/>
      <w:marTop w:val="0"/>
      <w:marBottom w:val="0"/>
      <w:divBdr>
        <w:top w:val="none" w:sz="0" w:space="0" w:color="auto"/>
        <w:left w:val="none" w:sz="0" w:space="0" w:color="auto"/>
        <w:bottom w:val="none" w:sz="0" w:space="0" w:color="auto"/>
        <w:right w:val="none" w:sz="0" w:space="0" w:color="auto"/>
      </w:divBdr>
    </w:div>
    <w:div w:id="2003124502">
      <w:marLeft w:val="0"/>
      <w:marRight w:val="0"/>
      <w:marTop w:val="0"/>
      <w:marBottom w:val="0"/>
      <w:divBdr>
        <w:top w:val="none" w:sz="0" w:space="0" w:color="auto"/>
        <w:left w:val="none" w:sz="0" w:space="0" w:color="auto"/>
        <w:bottom w:val="none" w:sz="0" w:space="0" w:color="auto"/>
        <w:right w:val="none" w:sz="0" w:space="0" w:color="auto"/>
      </w:divBdr>
    </w:div>
    <w:div w:id="2003271491">
      <w:marLeft w:val="0"/>
      <w:marRight w:val="0"/>
      <w:marTop w:val="0"/>
      <w:marBottom w:val="0"/>
      <w:divBdr>
        <w:top w:val="none" w:sz="0" w:space="0" w:color="auto"/>
        <w:left w:val="none" w:sz="0" w:space="0" w:color="auto"/>
        <w:bottom w:val="none" w:sz="0" w:space="0" w:color="auto"/>
        <w:right w:val="none" w:sz="0" w:space="0" w:color="auto"/>
      </w:divBdr>
    </w:div>
    <w:div w:id="2003312969">
      <w:marLeft w:val="0"/>
      <w:marRight w:val="0"/>
      <w:marTop w:val="0"/>
      <w:marBottom w:val="0"/>
      <w:divBdr>
        <w:top w:val="none" w:sz="0" w:space="0" w:color="auto"/>
        <w:left w:val="none" w:sz="0" w:space="0" w:color="auto"/>
        <w:bottom w:val="none" w:sz="0" w:space="0" w:color="auto"/>
        <w:right w:val="none" w:sz="0" w:space="0" w:color="auto"/>
      </w:divBdr>
    </w:div>
    <w:div w:id="2003317311">
      <w:marLeft w:val="0"/>
      <w:marRight w:val="0"/>
      <w:marTop w:val="0"/>
      <w:marBottom w:val="0"/>
      <w:divBdr>
        <w:top w:val="none" w:sz="0" w:space="0" w:color="auto"/>
        <w:left w:val="none" w:sz="0" w:space="0" w:color="auto"/>
        <w:bottom w:val="none" w:sz="0" w:space="0" w:color="auto"/>
        <w:right w:val="none" w:sz="0" w:space="0" w:color="auto"/>
      </w:divBdr>
    </w:div>
    <w:div w:id="2003388727">
      <w:marLeft w:val="0"/>
      <w:marRight w:val="0"/>
      <w:marTop w:val="0"/>
      <w:marBottom w:val="0"/>
      <w:divBdr>
        <w:top w:val="none" w:sz="0" w:space="0" w:color="auto"/>
        <w:left w:val="none" w:sz="0" w:space="0" w:color="auto"/>
        <w:bottom w:val="none" w:sz="0" w:space="0" w:color="auto"/>
        <w:right w:val="none" w:sz="0" w:space="0" w:color="auto"/>
      </w:divBdr>
    </w:div>
    <w:div w:id="2003505287">
      <w:marLeft w:val="0"/>
      <w:marRight w:val="0"/>
      <w:marTop w:val="0"/>
      <w:marBottom w:val="0"/>
      <w:divBdr>
        <w:top w:val="none" w:sz="0" w:space="0" w:color="auto"/>
        <w:left w:val="none" w:sz="0" w:space="0" w:color="auto"/>
        <w:bottom w:val="none" w:sz="0" w:space="0" w:color="auto"/>
        <w:right w:val="none" w:sz="0" w:space="0" w:color="auto"/>
      </w:divBdr>
    </w:div>
    <w:div w:id="2003507391">
      <w:marLeft w:val="0"/>
      <w:marRight w:val="0"/>
      <w:marTop w:val="0"/>
      <w:marBottom w:val="0"/>
      <w:divBdr>
        <w:top w:val="none" w:sz="0" w:space="0" w:color="auto"/>
        <w:left w:val="none" w:sz="0" w:space="0" w:color="auto"/>
        <w:bottom w:val="none" w:sz="0" w:space="0" w:color="auto"/>
        <w:right w:val="none" w:sz="0" w:space="0" w:color="auto"/>
      </w:divBdr>
    </w:div>
    <w:div w:id="2003509443">
      <w:marLeft w:val="0"/>
      <w:marRight w:val="0"/>
      <w:marTop w:val="0"/>
      <w:marBottom w:val="0"/>
      <w:divBdr>
        <w:top w:val="none" w:sz="0" w:space="0" w:color="auto"/>
        <w:left w:val="none" w:sz="0" w:space="0" w:color="auto"/>
        <w:bottom w:val="none" w:sz="0" w:space="0" w:color="auto"/>
        <w:right w:val="none" w:sz="0" w:space="0" w:color="auto"/>
      </w:divBdr>
    </w:div>
    <w:div w:id="2003697894">
      <w:marLeft w:val="0"/>
      <w:marRight w:val="0"/>
      <w:marTop w:val="0"/>
      <w:marBottom w:val="0"/>
      <w:divBdr>
        <w:top w:val="none" w:sz="0" w:space="0" w:color="auto"/>
        <w:left w:val="none" w:sz="0" w:space="0" w:color="auto"/>
        <w:bottom w:val="none" w:sz="0" w:space="0" w:color="auto"/>
        <w:right w:val="none" w:sz="0" w:space="0" w:color="auto"/>
      </w:divBdr>
    </w:div>
    <w:div w:id="2003702618">
      <w:marLeft w:val="0"/>
      <w:marRight w:val="0"/>
      <w:marTop w:val="0"/>
      <w:marBottom w:val="0"/>
      <w:divBdr>
        <w:top w:val="none" w:sz="0" w:space="0" w:color="auto"/>
        <w:left w:val="none" w:sz="0" w:space="0" w:color="auto"/>
        <w:bottom w:val="none" w:sz="0" w:space="0" w:color="auto"/>
        <w:right w:val="none" w:sz="0" w:space="0" w:color="auto"/>
      </w:divBdr>
    </w:div>
    <w:div w:id="2003703691">
      <w:marLeft w:val="0"/>
      <w:marRight w:val="0"/>
      <w:marTop w:val="0"/>
      <w:marBottom w:val="0"/>
      <w:divBdr>
        <w:top w:val="none" w:sz="0" w:space="0" w:color="auto"/>
        <w:left w:val="none" w:sz="0" w:space="0" w:color="auto"/>
        <w:bottom w:val="none" w:sz="0" w:space="0" w:color="auto"/>
        <w:right w:val="none" w:sz="0" w:space="0" w:color="auto"/>
      </w:divBdr>
    </w:div>
    <w:div w:id="2003774713">
      <w:marLeft w:val="0"/>
      <w:marRight w:val="0"/>
      <w:marTop w:val="0"/>
      <w:marBottom w:val="0"/>
      <w:divBdr>
        <w:top w:val="none" w:sz="0" w:space="0" w:color="auto"/>
        <w:left w:val="none" w:sz="0" w:space="0" w:color="auto"/>
        <w:bottom w:val="none" w:sz="0" w:space="0" w:color="auto"/>
        <w:right w:val="none" w:sz="0" w:space="0" w:color="auto"/>
      </w:divBdr>
    </w:div>
    <w:div w:id="2003853339">
      <w:marLeft w:val="0"/>
      <w:marRight w:val="0"/>
      <w:marTop w:val="0"/>
      <w:marBottom w:val="0"/>
      <w:divBdr>
        <w:top w:val="none" w:sz="0" w:space="0" w:color="auto"/>
        <w:left w:val="none" w:sz="0" w:space="0" w:color="auto"/>
        <w:bottom w:val="none" w:sz="0" w:space="0" w:color="auto"/>
        <w:right w:val="none" w:sz="0" w:space="0" w:color="auto"/>
      </w:divBdr>
    </w:div>
    <w:div w:id="2003923621">
      <w:marLeft w:val="0"/>
      <w:marRight w:val="0"/>
      <w:marTop w:val="0"/>
      <w:marBottom w:val="0"/>
      <w:divBdr>
        <w:top w:val="none" w:sz="0" w:space="0" w:color="auto"/>
        <w:left w:val="none" w:sz="0" w:space="0" w:color="auto"/>
        <w:bottom w:val="none" w:sz="0" w:space="0" w:color="auto"/>
        <w:right w:val="none" w:sz="0" w:space="0" w:color="auto"/>
      </w:divBdr>
    </w:div>
    <w:div w:id="2003965325">
      <w:marLeft w:val="0"/>
      <w:marRight w:val="0"/>
      <w:marTop w:val="0"/>
      <w:marBottom w:val="0"/>
      <w:divBdr>
        <w:top w:val="none" w:sz="0" w:space="0" w:color="auto"/>
        <w:left w:val="none" w:sz="0" w:space="0" w:color="auto"/>
        <w:bottom w:val="none" w:sz="0" w:space="0" w:color="auto"/>
        <w:right w:val="none" w:sz="0" w:space="0" w:color="auto"/>
      </w:divBdr>
    </w:div>
    <w:div w:id="2004045196">
      <w:marLeft w:val="0"/>
      <w:marRight w:val="0"/>
      <w:marTop w:val="0"/>
      <w:marBottom w:val="0"/>
      <w:divBdr>
        <w:top w:val="none" w:sz="0" w:space="0" w:color="auto"/>
        <w:left w:val="none" w:sz="0" w:space="0" w:color="auto"/>
        <w:bottom w:val="none" w:sz="0" w:space="0" w:color="auto"/>
        <w:right w:val="none" w:sz="0" w:space="0" w:color="auto"/>
      </w:divBdr>
    </w:div>
    <w:div w:id="2004123020">
      <w:marLeft w:val="0"/>
      <w:marRight w:val="0"/>
      <w:marTop w:val="0"/>
      <w:marBottom w:val="0"/>
      <w:divBdr>
        <w:top w:val="none" w:sz="0" w:space="0" w:color="auto"/>
        <w:left w:val="none" w:sz="0" w:space="0" w:color="auto"/>
        <w:bottom w:val="none" w:sz="0" w:space="0" w:color="auto"/>
        <w:right w:val="none" w:sz="0" w:space="0" w:color="auto"/>
      </w:divBdr>
    </w:div>
    <w:div w:id="2004239067">
      <w:marLeft w:val="0"/>
      <w:marRight w:val="0"/>
      <w:marTop w:val="0"/>
      <w:marBottom w:val="0"/>
      <w:divBdr>
        <w:top w:val="none" w:sz="0" w:space="0" w:color="auto"/>
        <w:left w:val="none" w:sz="0" w:space="0" w:color="auto"/>
        <w:bottom w:val="none" w:sz="0" w:space="0" w:color="auto"/>
        <w:right w:val="none" w:sz="0" w:space="0" w:color="auto"/>
      </w:divBdr>
    </w:div>
    <w:div w:id="2004311579">
      <w:marLeft w:val="0"/>
      <w:marRight w:val="0"/>
      <w:marTop w:val="0"/>
      <w:marBottom w:val="0"/>
      <w:divBdr>
        <w:top w:val="none" w:sz="0" w:space="0" w:color="auto"/>
        <w:left w:val="none" w:sz="0" w:space="0" w:color="auto"/>
        <w:bottom w:val="none" w:sz="0" w:space="0" w:color="auto"/>
        <w:right w:val="none" w:sz="0" w:space="0" w:color="auto"/>
      </w:divBdr>
    </w:div>
    <w:div w:id="2004431908">
      <w:marLeft w:val="0"/>
      <w:marRight w:val="0"/>
      <w:marTop w:val="0"/>
      <w:marBottom w:val="0"/>
      <w:divBdr>
        <w:top w:val="none" w:sz="0" w:space="0" w:color="auto"/>
        <w:left w:val="none" w:sz="0" w:space="0" w:color="auto"/>
        <w:bottom w:val="none" w:sz="0" w:space="0" w:color="auto"/>
        <w:right w:val="none" w:sz="0" w:space="0" w:color="auto"/>
      </w:divBdr>
    </w:div>
    <w:div w:id="2004505321">
      <w:marLeft w:val="0"/>
      <w:marRight w:val="0"/>
      <w:marTop w:val="0"/>
      <w:marBottom w:val="0"/>
      <w:divBdr>
        <w:top w:val="none" w:sz="0" w:space="0" w:color="auto"/>
        <w:left w:val="none" w:sz="0" w:space="0" w:color="auto"/>
        <w:bottom w:val="none" w:sz="0" w:space="0" w:color="auto"/>
        <w:right w:val="none" w:sz="0" w:space="0" w:color="auto"/>
      </w:divBdr>
    </w:div>
    <w:div w:id="2004550306">
      <w:marLeft w:val="0"/>
      <w:marRight w:val="0"/>
      <w:marTop w:val="0"/>
      <w:marBottom w:val="0"/>
      <w:divBdr>
        <w:top w:val="none" w:sz="0" w:space="0" w:color="auto"/>
        <w:left w:val="none" w:sz="0" w:space="0" w:color="auto"/>
        <w:bottom w:val="none" w:sz="0" w:space="0" w:color="auto"/>
        <w:right w:val="none" w:sz="0" w:space="0" w:color="auto"/>
      </w:divBdr>
    </w:div>
    <w:div w:id="2004579434">
      <w:marLeft w:val="0"/>
      <w:marRight w:val="0"/>
      <w:marTop w:val="0"/>
      <w:marBottom w:val="0"/>
      <w:divBdr>
        <w:top w:val="none" w:sz="0" w:space="0" w:color="auto"/>
        <w:left w:val="none" w:sz="0" w:space="0" w:color="auto"/>
        <w:bottom w:val="none" w:sz="0" w:space="0" w:color="auto"/>
        <w:right w:val="none" w:sz="0" w:space="0" w:color="auto"/>
      </w:divBdr>
    </w:div>
    <w:div w:id="2004581497">
      <w:marLeft w:val="0"/>
      <w:marRight w:val="0"/>
      <w:marTop w:val="0"/>
      <w:marBottom w:val="0"/>
      <w:divBdr>
        <w:top w:val="none" w:sz="0" w:space="0" w:color="auto"/>
        <w:left w:val="none" w:sz="0" w:space="0" w:color="auto"/>
        <w:bottom w:val="none" w:sz="0" w:space="0" w:color="auto"/>
        <w:right w:val="none" w:sz="0" w:space="0" w:color="auto"/>
      </w:divBdr>
    </w:div>
    <w:div w:id="2004621636">
      <w:marLeft w:val="0"/>
      <w:marRight w:val="0"/>
      <w:marTop w:val="0"/>
      <w:marBottom w:val="0"/>
      <w:divBdr>
        <w:top w:val="none" w:sz="0" w:space="0" w:color="auto"/>
        <w:left w:val="none" w:sz="0" w:space="0" w:color="auto"/>
        <w:bottom w:val="none" w:sz="0" w:space="0" w:color="auto"/>
        <w:right w:val="none" w:sz="0" w:space="0" w:color="auto"/>
      </w:divBdr>
    </w:div>
    <w:div w:id="2004624173">
      <w:marLeft w:val="0"/>
      <w:marRight w:val="0"/>
      <w:marTop w:val="0"/>
      <w:marBottom w:val="0"/>
      <w:divBdr>
        <w:top w:val="none" w:sz="0" w:space="0" w:color="auto"/>
        <w:left w:val="none" w:sz="0" w:space="0" w:color="auto"/>
        <w:bottom w:val="none" w:sz="0" w:space="0" w:color="auto"/>
        <w:right w:val="none" w:sz="0" w:space="0" w:color="auto"/>
      </w:divBdr>
    </w:div>
    <w:div w:id="2004696190">
      <w:marLeft w:val="0"/>
      <w:marRight w:val="0"/>
      <w:marTop w:val="0"/>
      <w:marBottom w:val="0"/>
      <w:divBdr>
        <w:top w:val="none" w:sz="0" w:space="0" w:color="auto"/>
        <w:left w:val="none" w:sz="0" w:space="0" w:color="auto"/>
        <w:bottom w:val="none" w:sz="0" w:space="0" w:color="auto"/>
        <w:right w:val="none" w:sz="0" w:space="0" w:color="auto"/>
      </w:divBdr>
    </w:div>
    <w:div w:id="2004701321">
      <w:marLeft w:val="0"/>
      <w:marRight w:val="0"/>
      <w:marTop w:val="0"/>
      <w:marBottom w:val="0"/>
      <w:divBdr>
        <w:top w:val="none" w:sz="0" w:space="0" w:color="auto"/>
        <w:left w:val="none" w:sz="0" w:space="0" w:color="auto"/>
        <w:bottom w:val="none" w:sz="0" w:space="0" w:color="auto"/>
        <w:right w:val="none" w:sz="0" w:space="0" w:color="auto"/>
      </w:divBdr>
    </w:div>
    <w:div w:id="2004777189">
      <w:marLeft w:val="0"/>
      <w:marRight w:val="0"/>
      <w:marTop w:val="0"/>
      <w:marBottom w:val="0"/>
      <w:divBdr>
        <w:top w:val="none" w:sz="0" w:space="0" w:color="auto"/>
        <w:left w:val="none" w:sz="0" w:space="0" w:color="auto"/>
        <w:bottom w:val="none" w:sz="0" w:space="0" w:color="auto"/>
        <w:right w:val="none" w:sz="0" w:space="0" w:color="auto"/>
      </w:divBdr>
    </w:div>
    <w:div w:id="2004816909">
      <w:marLeft w:val="0"/>
      <w:marRight w:val="0"/>
      <w:marTop w:val="0"/>
      <w:marBottom w:val="0"/>
      <w:divBdr>
        <w:top w:val="none" w:sz="0" w:space="0" w:color="auto"/>
        <w:left w:val="none" w:sz="0" w:space="0" w:color="auto"/>
        <w:bottom w:val="none" w:sz="0" w:space="0" w:color="auto"/>
        <w:right w:val="none" w:sz="0" w:space="0" w:color="auto"/>
      </w:divBdr>
    </w:div>
    <w:div w:id="2004969107">
      <w:marLeft w:val="0"/>
      <w:marRight w:val="0"/>
      <w:marTop w:val="0"/>
      <w:marBottom w:val="0"/>
      <w:divBdr>
        <w:top w:val="none" w:sz="0" w:space="0" w:color="auto"/>
        <w:left w:val="none" w:sz="0" w:space="0" w:color="auto"/>
        <w:bottom w:val="none" w:sz="0" w:space="0" w:color="auto"/>
        <w:right w:val="none" w:sz="0" w:space="0" w:color="auto"/>
      </w:divBdr>
    </w:div>
    <w:div w:id="2004969477">
      <w:marLeft w:val="0"/>
      <w:marRight w:val="0"/>
      <w:marTop w:val="0"/>
      <w:marBottom w:val="0"/>
      <w:divBdr>
        <w:top w:val="none" w:sz="0" w:space="0" w:color="auto"/>
        <w:left w:val="none" w:sz="0" w:space="0" w:color="auto"/>
        <w:bottom w:val="none" w:sz="0" w:space="0" w:color="auto"/>
        <w:right w:val="none" w:sz="0" w:space="0" w:color="auto"/>
      </w:divBdr>
    </w:div>
    <w:div w:id="2005009426">
      <w:marLeft w:val="0"/>
      <w:marRight w:val="0"/>
      <w:marTop w:val="0"/>
      <w:marBottom w:val="0"/>
      <w:divBdr>
        <w:top w:val="none" w:sz="0" w:space="0" w:color="auto"/>
        <w:left w:val="none" w:sz="0" w:space="0" w:color="auto"/>
        <w:bottom w:val="none" w:sz="0" w:space="0" w:color="auto"/>
        <w:right w:val="none" w:sz="0" w:space="0" w:color="auto"/>
      </w:divBdr>
    </w:div>
    <w:div w:id="2005013876">
      <w:marLeft w:val="0"/>
      <w:marRight w:val="0"/>
      <w:marTop w:val="0"/>
      <w:marBottom w:val="0"/>
      <w:divBdr>
        <w:top w:val="none" w:sz="0" w:space="0" w:color="auto"/>
        <w:left w:val="none" w:sz="0" w:space="0" w:color="auto"/>
        <w:bottom w:val="none" w:sz="0" w:space="0" w:color="auto"/>
        <w:right w:val="none" w:sz="0" w:space="0" w:color="auto"/>
      </w:divBdr>
    </w:div>
    <w:div w:id="2005161319">
      <w:marLeft w:val="0"/>
      <w:marRight w:val="0"/>
      <w:marTop w:val="0"/>
      <w:marBottom w:val="0"/>
      <w:divBdr>
        <w:top w:val="none" w:sz="0" w:space="0" w:color="auto"/>
        <w:left w:val="none" w:sz="0" w:space="0" w:color="auto"/>
        <w:bottom w:val="none" w:sz="0" w:space="0" w:color="auto"/>
        <w:right w:val="none" w:sz="0" w:space="0" w:color="auto"/>
      </w:divBdr>
    </w:div>
    <w:div w:id="2005283918">
      <w:marLeft w:val="0"/>
      <w:marRight w:val="0"/>
      <w:marTop w:val="0"/>
      <w:marBottom w:val="0"/>
      <w:divBdr>
        <w:top w:val="none" w:sz="0" w:space="0" w:color="auto"/>
        <w:left w:val="none" w:sz="0" w:space="0" w:color="auto"/>
        <w:bottom w:val="none" w:sz="0" w:space="0" w:color="auto"/>
        <w:right w:val="none" w:sz="0" w:space="0" w:color="auto"/>
      </w:divBdr>
    </w:div>
    <w:div w:id="2005551346">
      <w:bodyDiv w:val="1"/>
      <w:marLeft w:val="0"/>
      <w:marRight w:val="0"/>
      <w:marTop w:val="0"/>
      <w:marBottom w:val="0"/>
      <w:divBdr>
        <w:top w:val="none" w:sz="0" w:space="0" w:color="auto"/>
        <w:left w:val="none" w:sz="0" w:space="0" w:color="auto"/>
        <w:bottom w:val="none" w:sz="0" w:space="0" w:color="auto"/>
        <w:right w:val="none" w:sz="0" w:space="0" w:color="auto"/>
      </w:divBdr>
    </w:div>
    <w:div w:id="2005736424">
      <w:marLeft w:val="0"/>
      <w:marRight w:val="0"/>
      <w:marTop w:val="0"/>
      <w:marBottom w:val="0"/>
      <w:divBdr>
        <w:top w:val="none" w:sz="0" w:space="0" w:color="auto"/>
        <w:left w:val="none" w:sz="0" w:space="0" w:color="auto"/>
        <w:bottom w:val="none" w:sz="0" w:space="0" w:color="auto"/>
        <w:right w:val="none" w:sz="0" w:space="0" w:color="auto"/>
      </w:divBdr>
    </w:div>
    <w:div w:id="2005930724">
      <w:marLeft w:val="0"/>
      <w:marRight w:val="0"/>
      <w:marTop w:val="0"/>
      <w:marBottom w:val="0"/>
      <w:divBdr>
        <w:top w:val="none" w:sz="0" w:space="0" w:color="auto"/>
        <w:left w:val="none" w:sz="0" w:space="0" w:color="auto"/>
        <w:bottom w:val="none" w:sz="0" w:space="0" w:color="auto"/>
        <w:right w:val="none" w:sz="0" w:space="0" w:color="auto"/>
      </w:divBdr>
    </w:div>
    <w:div w:id="2005932681">
      <w:marLeft w:val="0"/>
      <w:marRight w:val="0"/>
      <w:marTop w:val="0"/>
      <w:marBottom w:val="0"/>
      <w:divBdr>
        <w:top w:val="none" w:sz="0" w:space="0" w:color="auto"/>
        <w:left w:val="none" w:sz="0" w:space="0" w:color="auto"/>
        <w:bottom w:val="none" w:sz="0" w:space="0" w:color="auto"/>
        <w:right w:val="none" w:sz="0" w:space="0" w:color="auto"/>
      </w:divBdr>
    </w:div>
    <w:div w:id="2005936399">
      <w:marLeft w:val="0"/>
      <w:marRight w:val="0"/>
      <w:marTop w:val="0"/>
      <w:marBottom w:val="0"/>
      <w:divBdr>
        <w:top w:val="none" w:sz="0" w:space="0" w:color="auto"/>
        <w:left w:val="none" w:sz="0" w:space="0" w:color="auto"/>
        <w:bottom w:val="none" w:sz="0" w:space="0" w:color="auto"/>
        <w:right w:val="none" w:sz="0" w:space="0" w:color="auto"/>
      </w:divBdr>
    </w:div>
    <w:div w:id="2006012584">
      <w:marLeft w:val="0"/>
      <w:marRight w:val="0"/>
      <w:marTop w:val="0"/>
      <w:marBottom w:val="0"/>
      <w:divBdr>
        <w:top w:val="none" w:sz="0" w:space="0" w:color="auto"/>
        <w:left w:val="none" w:sz="0" w:space="0" w:color="auto"/>
        <w:bottom w:val="none" w:sz="0" w:space="0" w:color="auto"/>
        <w:right w:val="none" w:sz="0" w:space="0" w:color="auto"/>
      </w:divBdr>
    </w:div>
    <w:div w:id="2006203545">
      <w:marLeft w:val="0"/>
      <w:marRight w:val="0"/>
      <w:marTop w:val="0"/>
      <w:marBottom w:val="0"/>
      <w:divBdr>
        <w:top w:val="none" w:sz="0" w:space="0" w:color="auto"/>
        <w:left w:val="none" w:sz="0" w:space="0" w:color="auto"/>
        <w:bottom w:val="none" w:sz="0" w:space="0" w:color="auto"/>
        <w:right w:val="none" w:sz="0" w:space="0" w:color="auto"/>
      </w:divBdr>
    </w:div>
    <w:div w:id="2006203815">
      <w:marLeft w:val="0"/>
      <w:marRight w:val="0"/>
      <w:marTop w:val="0"/>
      <w:marBottom w:val="0"/>
      <w:divBdr>
        <w:top w:val="none" w:sz="0" w:space="0" w:color="auto"/>
        <w:left w:val="none" w:sz="0" w:space="0" w:color="auto"/>
        <w:bottom w:val="none" w:sz="0" w:space="0" w:color="auto"/>
        <w:right w:val="none" w:sz="0" w:space="0" w:color="auto"/>
      </w:divBdr>
    </w:div>
    <w:div w:id="2006275111">
      <w:bodyDiv w:val="1"/>
      <w:marLeft w:val="0"/>
      <w:marRight w:val="0"/>
      <w:marTop w:val="0"/>
      <w:marBottom w:val="0"/>
      <w:divBdr>
        <w:top w:val="none" w:sz="0" w:space="0" w:color="auto"/>
        <w:left w:val="none" w:sz="0" w:space="0" w:color="auto"/>
        <w:bottom w:val="none" w:sz="0" w:space="0" w:color="auto"/>
        <w:right w:val="none" w:sz="0" w:space="0" w:color="auto"/>
      </w:divBdr>
    </w:div>
    <w:div w:id="2006280043">
      <w:marLeft w:val="0"/>
      <w:marRight w:val="0"/>
      <w:marTop w:val="0"/>
      <w:marBottom w:val="0"/>
      <w:divBdr>
        <w:top w:val="none" w:sz="0" w:space="0" w:color="auto"/>
        <w:left w:val="none" w:sz="0" w:space="0" w:color="auto"/>
        <w:bottom w:val="none" w:sz="0" w:space="0" w:color="auto"/>
        <w:right w:val="none" w:sz="0" w:space="0" w:color="auto"/>
      </w:divBdr>
    </w:div>
    <w:div w:id="2006322227">
      <w:marLeft w:val="0"/>
      <w:marRight w:val="0"/>
      <w:marTop w:val="0"/>
      <w:marBottom w:val="0"/>
      <w:divBdr>
        <w:top w:val="none" w:sz="0" w:space="0" w:color="auto"/>
        <w:left w:val="none" w:sz="0" w:space="0" w:color="auto"/>
        <w:bottom w:val="none" w:sz="0" w:space="0" w:color="auto"/>
        <w:right w:val="none" w:sz="0" w:space="0" w:color="auto"/>
      </w:divBdr>
    </w:div>
    <w:div w:id="2006471469">
      <w:marLeft w:val="0"/>
      <w:marRight w:val="0"/>
      <w:marTop w:val="0"/>
      <w:marBottom w:val="0"/>
      <w:divBdr>
        <w:top w:val="none" w:sz="0" w:space="0" w:color="auto"/>
        <w:left w:val="none" w:sz="0" w:space="0" w:color="auto"/>
        <w:bottom w:val="none" w:sz="0" w:space="0" w:color="auto"/>
        <w:right w:val="none" w:sz="0" w:space="0" w:color="auto"/>
      </w:divBdr>
    </w:div>
    <w:div w:id="2006518876">
      <w:marLeft w:val="0"/>
      <w:marRight w:val="0"/>
      <w:marTop w:val="0"/>
      <w:marBottom w:val="0"/>
      <w:divBdr>
        <w:top w:val="none" w:sz="0" w:space="0" w:color="auto"/>
        <w:left w:val="none" w:sz="0" w:space="0" w:color="auto"/>
        <w:bottom w:val="none" w:sz="0" w:space="0" w:color="auto"/>
        <w:right w:val="none" w:sz="0" w:space="0" w:color="auto"/>
      </w:divBdr>
    </w:div>
    <w:div w:id="2006592944">
      <w:marLeft w:val="0"/>
      <w:marRight w:val="0"/>
      <w:marTop w:val="0"/>
      <w:marBottom w:val="0"/>
      <w:divBdr>
        <w:top w:val="none" w:sz="0" w:space="0" w:color="auto"/>
        <w:left w:val="none" w:sz="0" w:space="0" w:color="auto"/>
        <w:bottom w:val="none" w:sz="0" w:space="0" w:color="auto"/>
        <w:right w:val="none" w:sz="0" w:space="0" w:color="auto"/>
      </w:divBdr>
    </w:div>
    <w:div w:id="2006593875">
      <w:marLeft w:val="0"/>
      <w:marRight w:val="0"/>
      <w:marTop w:val="0"/>
      <w:marBottom w:val="0"/>
      <w:divBdr>
        <w:top w:val="none" w:sz="0" w:space="0" w:color="auto"/>
        <w:left w:val="none" w:sz="0" w:space="0" w:color="auto"/>
        <w:bottom w:val="none" w:sz="0" w:space="0" w:color="auto"/>
        <w:right w:val="none" w:sz="0" w:space="0" w:color="auto"/>
      </w:divBdr>
    </w:div>
    <w:div w:id="2006661286">
      <w:marLeft w:val="0"/>
      <w:marRight w:val="0"/>
      <w:marTop w:val="0"/>
      <w:marBottom w:val="0"/>
      <w:divBdr>
        <w:top w:val="none" w:sz="0" w:space="0" w:color="auto"/>
        <w:left w:val="none" w:sz="0" w:space="0" w:color="auto"/>
        <w:bottom w:val="none" w:sz="0" w:space="0" w:color="auto"/>
        <w:right w:val="none" w:sz="0" w:space="0" w:color="auto"/>
      </w:divBdr>
    </w:div>
    <w:div w:id="2006668642">
      <w:marLeft w:val="0"/>
      <w:marRight w:val="0"/>
      <w:marTop w:val="0"/>
      <w:marBottom w:val="0"/>
      <w:divBdr>
        <w:top w:val="none" w:sz="0" w:space="0" w:color="auto"/>
        <w:left w:val="none" w:sz="0" w:space="0" w:color="auto"/>
        <w:bottom w:val="none" w:sz="0" w:space="0" w:color="auto"/>
        <w:right w:val="none" w:sz="0" w:space="0" w:color="auto"/>
      </w:divBdr>
    </w:div>
    <w:div w:id="2006712402">
      <w:marLeft w:val="0"/>
      <w:marRight w:val="0"/>
      <w:marTop w:val="0"/>
      <w:marBottom w:val="0"/>
      <w:divBdr>
        <w:top w:val="none" w:sz="0" w:space="0" w:color="auto"/>
        <w:left w:val="none" w:sz="0" w:space="0" w:color="auto"/>
        <w:bottom w:val="none" w:sz="0" w:space="0" w:color="auto"/>
        <w:right w:val="none" w:sz="0" w:space="0" w:color="auto"/>
      </w:divBdr>
    </w:div>
    <w:div w:id="2006742770">
      <w:marLeft w:val="0"/>
      <w:marRight w:val="0"/>
      <w:marTop w:val="0"/>
      <w:marBottom w:val="0"/>
      <w:divBdr>
        <w:top w:val="none" w:sz="0" w:space="0" w:color="auto"/>
        <w:left w:val="none" w:sz="0" w:space="0" w:color="auto"/>
        <w:bottom w:val="none" w:sz="0" w:space="0" w:color="auto"/>
        <w:right w:val="none" w:sz="0" w:space="0" w:color="auto"/>
      </w:divBdr>
    </w:div>
    <w:div w:id="2006857602">
      <w:marLeft w:val="0"/>
      <w:marRight w:val="0"/>
      <w:marTop w:val="0"/>
      <w:marBottom w:val="0"/>
      <w:divBdr>
        <w:top w:val="none" w:sz="0" w:space="0" w:color="auto"/>
        <w:left w:val="none" w:sz="0" w:space="0" w:color="auto"/>
        <w:bottom w:val="none" w:sz="0" w:space="0" w:color="auto"/>
        <w:right w:val="none" w:sz="0" w:space="0" w:color="auto"/>
      </w:divBdr>
    </w:div>
    <w:div w:id="2006934373">
      <w:marLeft w:val="0"/>
      <w:marRight w:val="0"/>
      <w:marTop w:val="0"/>
      <w:marBottom w:val="0"/>
      <w:divBdr>
        <w:top w:val="none" w:sz="0" w:space="0" w:color="auto"/>
        <w:left w:val="none" w:sz="0" w:space="0" w:color="auto"/>
        <w:bottom w:val="none" w:sz="0" w:space="0" w:color="auto"/>
        <w:right w:val="none" w:sz="0" w:space="0" w:color="auto"/>
      </w:divBdr>
    </w:div>
    <w:div w:id="2007053417">
      <w:marLeft w:val="0"/>
      <w:marRight w:val="0"/>
      <w:marTop w:val="0"/>
      <w:marBottom w:val="0"/>
      <w:divBdr>
        <w:top w:val="none" w:sz="0" w:space="0" w:color="auto"/>
        <w:left w:val="none" w:sz="0" w:space="0" w:color="auto"/>
        <w:bottom w:val="none" w:sz="0" w:space="0" w:color="auto"/>
        <w:right w:val="none" w:sz="0" w:space="0" w:color="auto"/>
      </w:divBdr>
    </w:div>
    <w:div w:id="2007124900">
      <w:marLeft w:val="0"/>
      <w:marRight w:val="0"/>
      <w:marTop w:val="0"/>
      <w:marBottom w:val="0"/>
      <w:divBdr>
        <w:top w:val="none" w:sz="0" w:space="0" w:color="auto"/>
        <w:left w:val="none" w:sz="0" w:space="0" w:color="auto"/>
        <w:bottom w:val="none" w:sz="0" w:space="0" w:color="auto"/>
        <w:right w:val="none" w:sz="0" w:space="0" w:color="auto"/>
      </w:divBdr>
    </w:div>
    <w:div w:id="2007127901">
      <w:marLeft w:val="0"/>
      <w:marRight w:val="0"/>
      <w:marTop w:val="0"/>
      <w:marBottom w:val="0"/>
      <w:divBdr>
        <w:top w:val="none" w:sz="0" w:space="0" w:color="auto"/>
        <w:left w:val="none" w:sz="0" w:space="0" w:color="auto"/>
        <w:bottom w:val="none" w:sz="0" w:space="0" w:color="auto"/>
        <w:right w:val="none" w:sz="0" w:space="0" w:color="auto"/>
      </w:divBdr>
    </w:div>
    <w:div w:id="2007128506">
      <w:marLeft w:val="0"/>
      <w:marRight w:val="0"/>
      <w:marTop w:val="0"/>
      <w:marBottom w:val="0"/>
      <w:divBdr>
        <w:top w:val="none" w:sz="0" w:space="0" w:color="auto"/>
        <w:left w:val="none" w:sz="0" w:space="0" w:color="auto"/>
        <w:bottom w:val="none" w:sz="0" w:space="0" w:color="auto"/>
        <w:right w:val="none" w:sz="0" w:space="0" w:color="auto"/>
      </w:divBdr>
    </w:div>
    <w:div w:id="2007172953">
      <w:marLeft w:val="0"/>
      <w:marRight w:val="0"/>
      <w:marTop w:val="0"/>
      <w:marBottom w:val="0"/>
      <w:divBdr>
        <w:top w:val="none" w:sz="0" w:space="0" w:color="auto"/>
        <w:left w:val="none" w:sz="0" w:space="0" w:color="auto"/>
        <w:bottom w:val="none" w:sz="0" w:space="0" w:color="auto"/>
        <w:right w:val="none" w:sz="0" w:space="0" w:color="auto"/>
      </w:divBdr>
    </w:div>
    <w:div w:id="2007321577">
      <w:marLeft w:val="0"/>
      <w:marRight w:val="0"/>
      <w:marTop w:val="0"/>
      <w:marBottom w:val="0"/>
      <w:divBdr>
        <w:top w:val="none" w:sz="0" w:space="0" w:color="auto"/>
        <w:left w:val="none" w:sz="0" w:space="0" w:color="auto"/>
        <w:bottom w:val="none" w:sz="0" w:space="0" w:color="auto"/>
        <w:right w:val="none" w:sz="0" w:space="0" w:color="auto"/>
      </w:divBdr>
    </w:div>
    <w:div w:id="2007321958">
      <w:marLeft w:val="0"/>
      <w:marRight w:val="0"/>
      <w:marTop w:val="0"/>
      <w:marBottom w:val="0"/>
      <w:divBdr>
        <w:top w:val="none" w:sz="0" w:space="0" w:color="auto"/>
        <w:left w:val="none" w:sz="0" w:space="0" w:color="auto"/>
        <w:bottom w:val="none" w:sz="0" w:space="0" w:color="auto"/>
        <w:right w:val="none" w:sz="0" w:space="0" w:color="auto"/>
      </w:divBdr>
    </w:div>
    <w:div w:id="2007398077">
      <w:marLeft w:val="0"/>
      <w:marRight w:val="0"/>
      <w:marTop w:val="0"/>
      <w:marBottom w:val="0"/>
      <w:divBdr>
        <w:top w:val="none" w:sz="0" w:space="0" w:color="auto"/>
        <w:left w:val="none" w:sz="0" w:space="0" w:color="auto"/>
        <w:bottom w:val="none" w:sz="0" w:space="0" w:color="auto"/>
        <w:right w:val="none" w:sz="0" w:space="0" w:color="auto"/>
      </w:divBdr>
    </w:div>
    <w:div w:id="2007436565">
      <w:marLeft w:val="0"/>
      <w:marRight w:val="0"/>
      <w:marTop w:val="0"/>
      <w:marBottom w:val="0"/>
      <w:divBdr>
        <w:top w:val="none" w:sz="0" w:space="0" w:color="auto"/>
        <w:left w:val="none" w:sz="0" w:space="0" w:color="auto"/>
        <w:bottom w:val="none" w:sz="0" w:space="0" w:color="auto"/>
        <w:right w:val="none" w:sz="0" w:space="0" w:color="auto"/>
      </w:divBdr>
    </w:div>
    <w:div w:id="2007440447">
      <w:marLeft w:val="0"/>
      <w:marRight w:val="0"/>
      <w:marTop w:val="0"/>
      <w:marBottom w:val="0"/>
      <w:divBdr>
        <w:top w:val="none" w:sz="0" w:space="0" w:color="auto"/>
        <w:left w:val="none" w:sz="0" w:space="0" w:color="auto"/>
        <w:bottom w:val="none" w:sz="0" w:space="0" w:color="auto"/>
        <w:right w:val="none" w:sz="0" w:space="0" w:color="auto"/>
      </w:divBdr>
    </w:div>
    <w:div w:id="2007443085">
      <w:marLeft w:val="0"/>
      <w:marRight w:val="0"/>
      <w:marTop w:val="0"/>
      <w:marBottom w:val="0"/>
      <w:divBdr>
        <w:top w:val="none" w:sz="0" w:space="0" w:color="auto"/>
        <w:left w:val="none" w:sz="0" w:space="0" w:color="auto"/>
        <w:bottom w:val="none" w:sz="0" w:space="0" w:color="auto"/>
        <w:right w:val="none" w:sz="0" w:space="0" w:color="auto"/>
      </w:divBdr>
    </w:div>
    <w:div w:id="2007513856">
      <w:marLeft w:val="0"/>
      <w:marRight w:val="0"/>
      <w:marTop w:val="0"/>
      <w:marBottom w:val="0"/>
      <w:divBdr>
        <w:top w:val="none" w:sz="0" w:space="0" w:color="auto"/>
        <w:left w:val="none" w:sz="0" w:space="0" w:color="auto"/>
        <w:bottom w:val="none" w:sz="0" w:space="0" w:color="auto"/>
        <w:right w:val="none" w:sz="0" w:space="0" w:color="auto"/>
      </w:divBdr>
    </w:div>
    <w:div w:id="2007515397">
      <w:marLeft w:val="0"/>
      <w:marRight w:val="0"/>
      <w:marTop w:val="0"/>
      <w:marBottom w:val="0"/>
      <w:divBdr>
        <w:top w:val="none" w:sz="0" w:space="0" w:color="auto"/>
        <w:left w:val="none" w:sz="0" w:space="0" w:color="auto"/>
        <w:bottom w:val="none" w:sz="0" w:space="0" w:color="auto"/>
        <w:right w:val="none" w:sz="0" w:space="0" w:color="auto"/>
      </w:divBdr>
    </w:div>
    <w:div w:id="2007517070">
      <w:marLeft w:val="0"/>
      <w:marRight w:val="0"/>
      <w:marTop w:val="0"/>
      <w:marBottom w:val="0"/>
      <w:divBdr>
        <w:top w:val="none" w:sz="0" w:space="0" w:color="auto"/>
        <w:left w:val="none" w:sz="0" w:space="0" w:color="auto"/>
        <w:bottom w:val="none" w:sz="0" w:space="0" w:color="auto"/>
        <w:right w:val="none" w:sz="0" w:space="0" w:color="auto"/>
      </w:divBdr>
    </w:div>
    <w:div w:id="2007590604">
      <w:marLeft w:val="0"/>
      <w:marRight w:val="0"/>
      <w:marTop w:val="0"/>
      <w:marBottom w:val="0"/>
      <w:divBdr>
        <w:top w:val="none" w:sz="0" w:space="0" w:color="auto"/>
        <w:left w:val="none" w:sz="0" w:space="0" w:color="auto"/>
        <w:bottom w:val="none" w:sz="0" w:space="0" w:color="auto"/>
        <w:right w:val="none" w:sz="0" w:space="0" w:color="auto"/>
      </w:divBdr>
    </w:div>
    <w:div w:id="2007633362">
      <w:marLeft w:val="0"/>
      <w:marRight w:val="0"/>
      <w:marTop w:val="0"/>
      <w:marBottom w:val="0"/>
      <w:divBdr>
        <w:top w:val="none" w:sz="0" w:space="0" w:color="auto"/>
        <w:left w:val="none" w:sz="0" w:space="0" w:color="auto"/>
        <w:bottom w:val="none" w:sz="0" w:space="0" w:color="auto"/>
        <w:right w:val="none" w:sz="0" w:space="0" w:color="auto"/>
      </w:divBdr>
    </w:div>
    <w:div w:id="2007779192">
      <w:marLeft w:val="0"/>
      <w:marRight w:val="0"/>
      <w:marTop w:val="0"/>
      <w:marBottom w:val="0"/>
      <w:divBdr>
        <w:top w:val="none" w:sz="0" w:space="0" w:color="auto"/>
        <w:left w:val="none" w:sz="0" w:space="0" w:color="auto"/>
        <w:bottom w:val="none" w:sz="0" w:space="0" w:color="auto"/>
        <w:right w:val="none" w:sz="0" w:space="0" w:color="auto"/>
      </w:divBdr>
    </w:div>
    <w:div w:id="2007784900">
      <w:marLeft w:val="0"/>
      <w:marRight w:val="0"/>
      <w:marTop w:val="0"/>
      <w:marBottom w:val="0"/>
      <w:divBdr>
        <w:top w:val="none" w:sz="0" w:space="0" w:color="auto"/>
        <w:left w:val="none" w:sz="0" w:space="0" w:color="auto"/>
        <w:bottom w:val="none" w:sz="0" w:space="0" w:color="auto"/>
        <w:right w:val="none" w:sz="0" w:space="0" w:color="auto"/>
      </w:divBdr>
    </w:div>
    <w:div w:id="2007785984">
      <w:marLeft w:val="0"/>
      <w:marRight w:val="0"/>
      <w:marTop w:val="0"/>
      <w:marBottom w:val="0"/>
      <w:divBdr>
        <w:top w:val="none" w:sz="0" w:space="0" w:color="auto"/>
        <w:left w:val="none" w:sz="0" w:space="0" w:color="auto"/>
        <w:bottom w:val="none" w:sz="0" w:space="0" w:color="auto"/>
        <w:right w:val="none" w:sz="0" w:space="0" w:color="auto"/>
      </w:divBdr>
    </w:div>
    <w:div w:id="2007853654">
      <w:marLeft w:val="0"/>
      <w:marRight w:val="0"/>
      <w:marTop w:val="0"/>
      <w:marBottom w:val="0"/>
      <w:divBdr>
        <w:top w:val="none" w:sz="0" w:space="0" w:color="auto"/>
        <w:left w:val="none" w:sz="0" w:space="0" w:color="auto"/>
        <w:bottom w:val="none" w:sz="0" w:space="0" w:color="auto"/>
        <w:right w:val="none" w:sz="0" w:space="0" w:color="auto"/>
      </w:divBdr>
    </w:div>
    <w:div w:id="2007854216">
      <w:marLeft w:val="0"/>
      <w:marRight w:val="0"/>
      <w:marTop w:val="0"/>
      <w:marBottom w:val="0"/>
      <w:divBdr>
        <w:top w:val="none" w:sz="0" w:space="0" w:color="auto"/>
        <w:left w:val="none" w:sz="0" w:space="0" w:color="auto"/>
        <w:bottom w:val="none" w:sz="0" w:space="0" w:color="auto"/>
        <w:right w:val="none" w:sz="0" w:space="0" w:color="auto"/>
      </w:divBdr>
    </w:div>
    <w:div w:id="2007897739">
      <w:marLeft w:val="0"/>
      <w:marRight w:val="0"/>
      <w:marTop w:val="0"/>
      <w:marBottom w:val="0"/>
      <w:divBdr>
        <w:top w:val="none" w:sz="0" w:space="0" w:color="auto"/>
        <w:left w:val="none" w:sz="0" w:space="0" w:color="auto"/>
        <w:bottom w:val="none" w:sz="0" w:space="0" w:color="auto"/>
        <w:right w:val="none" w:sz="0" w:space="0" w:color="auto"/>
      </w:divBdr>
    </w:div>
    <w:div w:id="2007898669">
      <w:marLeft w:val="0"/>
      <w:marRight w:val="0"/>
      <w:marTop w:val="0"/>
      <w:marBottom w:val="0"/>
      <w:divBdr>
        <w:top w:val="none" w:sz="0" w:space="0" w:color="auto"/>
        <w:left w:val="none" w:sz="0" w:space="0" w:color="auto"/>
        <w:bottom w:val="none" w:sz="0" w:space="0" w:color="auto"/>
        <w:right w:val="none" w:sz="0" w:space="0" w:color="auto"/>
      </w:divBdr>
    </w:div>
    <w:div w:id="2007899246">
      <w:marLeft w:val="0"/>
      <w:marRight w:val="0"/>
      <w:marTop w:val="0"/>
      <w:marBottom w:val="0"/>
      <w:divBdr>
        <w:top w:val="none" w:sz="0" w:space="0" w:color="auto"/>
        <w:left w:val="none" w:sz="0" w:space="0" w:color="auto"/>
        <w:bottom w:val="none" w:sz="0" w:space="0" w:color="auto"/>
        <w:right w:val="none" w:sz="0" w:space="0" w:color="auto"/>
      </w:divBdr>
    </w:div>
    <w:div w:id="2007902073">
      <w:marLeft w:val="0"/>
      <w:marRight w:val="0"/>
      <w:marTop w:val="0"/>
      <w:marBottom w:val="0"/>
      <w:divBdr>
        <w:top w:val="none" w:sz="0" w:space="0" w:color="auto"/>
        <w:left w:val="none" w:sz="0" w:space="0" w:color="auto"/>
        <w:bottom w:val="none" w:sz="0" w:space="0" w:color="auto"/>
        <w:right w:val="none" w:sz="0" w:space="0" w:color="auto"/>
      </w:divBdr>
    </w:div>
    <w:div w:id="2007973099">
      <w:marLeft w:val="0"/>
      <w:marRight w:val="0"/>
      <w:marTop w:val="0"/>
      <w:marBottom w:val="0"/>
      <w:divBdr>
        <w:top w:val="none" w:sz="0" w:space="0" w:color="auto"/>
        <w:left w:val="none" w:sz="0" w:space="0" w:color="auto"/>
        <w:bottom w:val="none" w:sz="0" w:space="0" w:color="auto"/>
        <w:right w:val="none" w:sz="0" w:space="0" w:color="auto"/>
      </w:divBdr>
    </w:div>
    <w:div w:id="2008046743">
      <w:marLeft w:val="0"/>
      <w:marRight w:val="0"/>
      <w:marTop w:val="0"/>
      <w:marBottom w:val="0"/>
      <w:divBdr>
        <w:top w:val="none" w:sz="0" w:space="0" w:color="auto"/>
        <w:left w:val="none" w:sz="0" w:space="0" w:color="auto"/>
        <w:bottom w:val="none" w:sz="0" w:space="0" w:color="auto"/>
        <w:right w:val="none" w:sz="0" w:space="0" w:color="auto"/>
      </w:divBdr>
    </w:div>
    <w:div w:id="2008097304">
      <w:marLeft w:val="0"/>
      <w:marRight w:val="0"/>
      <w:marTop w:val="0"/>
      <w:marBottom w:val="0"/>
      <w:divBdr>
        <w:top w:val="none" w:sz="0" w:space="0" w:color="auto"/>
        <w:left w:val="none" w:sz="0" w:space="0" w:color="auto"/>
        <w:bottom w:val="none" w:sz="0" w:space="0" w:color="auto"/>
        <w:right w:val="none" w:sz="0" w:space="0" w:color="auto"/>
      </w:divBdr>
    </w:div>
    <w:div w:id="2008164701">
      <w:marLeft w:val="0"/>
      <w:marRight w:val="0"/>
      <w:marTop w:val="0"/>
      <w:marBottom w:val="0"/>
      <w:divBdr>
        <w:top w:val="none" w:sz="0" w:space="0" w:color="auto"/>
        <w:left w:val="none" w:sz="0" w:space="0" w:color="auto"/>
        <w:bottom w:val="none" w:sz="0" w:space="0" w:color="auto"/>
        <w:right w:val="none" w:sz="0" w:space="0" w:color="auto"/>
      </w:divBdr>
    </w:div>
    <w:div w:id="2008169021">
      <w:marLeft w:val="0"/>
      <w:marRight w:val="0"/>
      <w:marTop w:val="0"/>
      <w:marBottom w:val="0"/>
      <w:divBdr>
        <w:top w:val="none" w:sz="0" w:space="0" w:color="auto"/>
        <w:left w:val="none" w:sz="0" w:space="0" w:color="auto"/>
        <w:bottom w:val="none" w:sz="0" w:space="0" w:color="auto"/>
        <w:right w:val="none" w:sz="0" w:space="0" w:color="auto"/>
      </w:divBdr>
    </w:div>
    <w:div w:id="2008170344">
      <w:marLeft w:val="0"/>
      <w:marRight w:val="0"/>
      <w:marTop w:val="0"/>
      <w:marBottom w:val="0"/>
      <w:divBdr>
        <w:top w:val="none" w:sz="0" w:space="0" w:color="auto"/>
        <w:left w:val="none" w:sz="0" w:space="0" w:color="auto"/>
        <w:bottom w:val="none" w:sz="0" w:space="0" w:color="auto"/>
        <w:right w:val="none" w:sz="0" w:space="0" w:color="auto"/>
      </w:divBdr>
    </w:div>
    <w:div w:id="2008243347">
      <w:marLeft w:val="0"/>
      <w:marRight w:val="0"/>
      <w:marTop w:val="0"/>
      <w:marBottom w:val="0"/>
      <w:divBdr>
        <w:top w:val="none" w:sz="0" w:space="0" w:color="auto"/>
        <w:left w:val="none" w:sz="0" w:space="0" w:color="auto"/>
        <w:bottom w:val="none" w:sz="0" w:space="0" w:color="auto"/>
        <w:right w:val="none" w:sz="0" w:space="0" w:color="auto"/>
      </w:divBdr>
    </w:div>
    <w:div w:id="2008290929">
      <w:marLeft w:val="0"/>
      <w:marRight w:val="0"/>
      <w:marTop w:val="0"/>
      <w:marBottom w:val="0"/>
      <w:divBdr>
        <w:top w:val="none" w:sz="0" w:space="0" w:color="auto"/>
        <w:left w:val="none" w:sz="0" w:space="0" w:color="auto"/>
        <w:bottom w:val="none" w:sz="0" w:space="0" w:color="auto"/>
        <w:right w:val="none" w:sz="0" w:space="0" w:color="auto"/>
      </w:divBdr>
    </w:div>
    <w:div w:id="2008291234">
      <w:marLeft w:val="0"/>
      <w:marRight w:val="0"/>
      <w:marTop w:val="0"/>
      <w:marBottom w:val="0"/>
      <w:divBdr>
        <w:top w:val="none" w:sz="0" w:space="0" w:color="auto"/>
        <w:left w:val="none" w:sz="0" w:space="0" w:color="auto"/>
        <w:bottom w:val="none" w:sz="0" w:space="0" w:color="auto"/>
        <w:right w:val="none" w:sz="0" w:space="0" w:color="auto"/>
      </w:divBdr>
    </w:div>
    <w:div w:id="2008365746">
      <w:marLeft w:val="0"/>
      <w:marRight w:val="0"/>
      <w:marTop w:val="0"/>
      <w:marBottom w:val="0"/>
      <w:divBdr>
        <w:top w:val="none" w:sz="0" w:space="0" w:color="auto"/>
        <w:left w:val="none" w:sz="0" w:space="0" w:color="auto"/>
        <w:bottom w:val="none" w:sz="0" w:space="0" w:color="auto"/>
        <w:right w:val="none" w:sz="0" w:space="0" w:color="auto"/>
      </w:divBdr>
    </w:div>
    <w:div w:id="2008433988">
      <w:marLeft w:val="0"/>
      <w:marRight w:val="0"/>
      <w:marTop w:val="0"/>
      <w:marBottom w:val="0"/>
      <w:divBdr>
        <w:top w:val="none" w:sz="0" w:space="0" w:color="auto"/>
        <w:left w:val="none" w:sz="0" w:space="0" w:color="auto"/>
        <w:bottom w:val="none" w:sz="0" w:space="0" w:color="auto"/>
        <w:right w:val="none" w:sz="0" w:space="0" w:color="auto"/>
      </w:divBdr>
    </w:div>
    <w:div w:id="2008435150">
      <w:marLeft w:val="0"/>
      <w:marRight w:val="0"/>
      <w:marTop w:val="0"/>
      <w:marBottom w:val="0"/>
      <w:divBdr>
        <w:top w:val="none" w:sz="0" w:space="0" w:color="auto"/>
        <w:left w:val="none" w:sz="0" w:space="0" w:color="auto"/>
        <w:bottom w:val="none" w:sz="0" w:space="0" w:color="auto"/>
        <w:right w:val="none" w:sz="0" w:space="0" w:color="auto"/>
      </w:divBdr>
    </w:div>
    <w:div w:id="2008484240">
      <w:marLeft w:val="0"/>
      <w:marRight w:val="0"/>
      <w:marTop w:val="0"/>
      <w:marBottom w:val="0"/>
      <w:divBdr>
        <w:top w:val="none" w:sz="0" w:space="0" w:color="auto"/>
        <w:left w:val="none" w:sz="0" w:space="0" w:color="auto"/>
        <w:bottom w:val="none" w:sz="0" w:space="0" w:color="auto"/>
        <w:right w:val="none" w:sz="0" w:space="0" w:color="auto"/>
      </w:divBdr>
    </w:div>
    <w:div w:id="2008513769">
      <w:marLeft w:val="0"/>
      <w:marRight w:val="0"/>
      <w:marTop w:val="0"/>
      <w:marBottom w:val="0"/>
      <w:divBdr>
        <w:top w:val="none" w:sz="0" w:space="0" w:color="auto"/>
        <w:left w:val="none" w:sz="0" w:space="0" w:color="auto"/>
        <w:bottom w:val="none" w:sz="0" w:space="0" w:color="auto"/>
        <w:right w:val="none" w:sz="0" w:space="0" w:color="auto"/>
      </w:divBdr>
    </w:div>
    <w:div w:id="2008559218">
      <w:marLeft w:val="0"/>
      <w:marRight w:val="0"/>
      <w:marTop w:val="0"/>
      <w:marBottom w:val="0"/>
      <w:divBdr>
        <w:top w:val="none" w:sz="0" w:space="0" w:color="auto"/>
        <w:left w:val="none" w:sz="0" w:space="0" w:color="auto"/>
        <w:bottom w:val="none" w:sz="0" w:space="0" w:color="auto"/>
        <w:right w:val="none" w:sz="0" w:space="0" w:color="auto"/>
      </w:divBdr>
    </w:div>
    <w:div w:id="2008745063">
      <w:marLeft w:val="0"/>
      <w:marRight w:val="0"/>
      <w:marTop w:val="0"/>
      <w:marBottom w:val="0"/>
      <w:divBdr>
        <w:top w:val="none" w:sz="0" w:space="0" w:color="auto"/>
        <w:left w:val="none" w:sz="0" w:space="0" w:color="auto"/>
        <w:bottom w:val="none" w:sz="0" w:space="0" w:color="auto"/>
        <w:right w:val="none" w:sz="0" w:space="0" w:color="auto"/>
      </w:divBdr>
    </w:div>
    <w:div w:id="2008748727">
      <w:marLeft w:val="0"/>
      <w:marRight w:val="0"/>
      <w:marTop w:val="0"/>
      <w:marBottom w:val="0"/>
      <w:divBdr>
        <w:top w:val="none" w:sz="0" w:space="0" w:color="auto"/>
        <w:left w:val="none" w:sz="0" w:space="0" w:color="auto"/>
        <w:bottom w:val="none" w:sz="0" w:space="0" w:color="auto"/>
        <w:right w:val="none" w:sz="0" w:space="0" w:color="auto"/>
      </w:divBdr>
    </w:div>
    <w:div w:id="2008825554">
      <w:marLeft w:val="0"/>
      <w:marRight w:val="0"/>
      <w:marTop w:val="0"/>
      <w:marBottom w:val="0"/>
      <w:divBdr>
        <w:top w:val="none" w:sz="0" w:space="0" w:color="auto"/>
        <w:left w:val="none" w:sz="0" w:space="0" w:color="auto"/>
        <w:bottom w:val="none" w:sz="0" w:space="0" w:color="auto"/>
        <w:right w:val="none" w:sz="0" w:space="0" w:color="auto"/>
      </w:divBdr>
    </w:div>
    <w:div w:id="2008895205">
      <w:marLeft w:val="0"/>
      <w:marRight w:val="0"/>
      <w:marTop w:val="0"/>
      <w:marBottom w:val="0"/>
      <w:divBdr>
        <w:top w:val="none" w:sz="0" w:space="0" w:color="auto"/>
        <w:left w:val="none" w:sz="0" w:space="0" w:color="auto"/>
        <w:bottom w:val="none" w:sz="0" w:space="0" w:color="auto"/>
        <w:right w:val="none" w:sz="0" w:space="0" w:color="auto"/>
      </w:divBdr>
    </w:div>
    <w:div w:id="2008944332">
      <w:marLeft w:val="0"/>
      <w:marRight w:val="0"/>
      <w:marTop w:val="0"/>
      <w:marBottom w:val="0"/>
      <w:divBdr>
        <w:top w:val="none" w:sz="0" w:space="0" w:color="auto"/>
        <w:left w:val="none" w:sz="0" w:space="0" w:color="auto"/>
        <w:bottom w:val="none" w:sz="0" w:space="0" w:color="auto"/>
        <w:right w:val="none" w:sz="0" w:space="0" w:color="auto"/>
      </w:divBdr>
    </w:div>
    <w:div w:id="2009020298">
      <w:marLeft w:val="0"/>
      <w:marRight w:val="0"/>
      <w:marTop w:val="0"/>
      <w:marBottom w:val="0"/>
      <w:divBdr>
        <w:top w:val="none" w:sz="0" w:space="0" w:color="auto"/>
        <w:left w:val="none" w:sz="0" w:space="0" w:color="auto"/>
        <w:bottom w:val="none" w:sz="0" w:space="0" w:color="auto"/>
        <w:right w:val="none" w:sz="0" w:space="0" w:color="auto"/>
      </w:divBdr>
    </w:div>
    <w:div w:id="2009021401">
      <w:marLeft w:val="0"/>
      <w:marRight w:val="0"/>
      <w:marTop w:val="0"/>
      <w:marBottom w:val="0"/>
      <w:divBdr>
        <w:top w:val="none" w:sz="0" w:space="0" w:color="auto"/>
        <w:left w:val="none" w:sz="0" w:space="0" w:color="auto"/>
        <w:bottom w:val="none" w:sz="0" w:space="0" w:color="auto"/>
        <w:right w:val="none" w:sz="0" w:space="0" w:color="auto"/>
      </w:divBdr>
    </w:div>
    <w:div w:id="2009095948">
      <w:marLeft w:val="0"/>
      <w:marRight w:val="0"/>
      <w:marTop w:val="0"/>
      <w:marBottom w:val="0"/>
      <w:divBdr>
        <w:top w:val="none" w:sz="0" w:space="0" w:color="auto"/>
        <w:left w:val="none" w:sz="0" w:space="0" w:color="auto"/>
        <w:bottom w:val="none" w:sz="0" w:space="0" w:color="auto"/>
        <w:right w:val="none" w:sz="0" w:space="0" w:color="auto"/>
      </w:divBdr>
    </w:div>
    <w:div w:id="2009140081">
      <w:marLeft w:val="0"/>
      <w:marRight w:val="0"/>
      <w:marTop w:val="0"/>
      <w:marBottom w:val="0"/>
      <w:divBdr>
        <w:top w:val="none" w:sz="0" w:space="0" w:color="auto"/>
        <w:left w:val="none" w:sz="0" w:space="0" w:color="auto"/>
        <w:bottom w:val="none" w:sz="0" w:space="0" w:color="auto"/>
        <w:right w:val="none" w:sz="0" w:space="0" w:color="auto"/>
      </w:divBdr>
    </w:div>
    <w:div w:id="2009207758">
      <w:marLeft w:val="0"/>
      <w:marRight w:val="0"/>
      <w:marTop w:val="0"/>
      <w:marBottom w:val="0"/>
      <w:divBdr>
        <w:top w:val="none" w:sz="0" w:space="0" w:color="auto"/>
        <w:left w:val="none" w:sz="0" w:space="0" w:color="auto"/>
        <w:bottom w:val="none" w:sz="0" w:space="0" w:color="auto"/>
        <w:right w:val="none" w:sz="0" w:space="0" w:color="auto"/>
      </w:divBdr>
    </w:div>
    <w:div w:id="2009212145">
      <w:marLeft w:val="0"/>
      <w:marRight w:val="0"/>
      <w:marTop w:val="0"/>
      <w:marBottom w:val="0"/>
      <w:divBdr>
        <w:top w:val="none" w:sz="0" w:space="0" w:color="auto"/>
        <w:left w:val="none" w:sz="0" w:space="0" w:color="auto"/>
        <w:bottom w:val="none" w:sz="0" w:space="0" w:color="auto"/>
        <w:right w:val="none" w:sz="0" w:space="0" w:color="auto"/>
      </w:divBdr>
    </w:div>
    <w:div w:id="2009283844">
      <w:marLeft w:val="0"/>
      <w:marRight w:val="0"/>
      <w:marTop w:val="0"/>
      <w:marBottom w:val="0"/>
      <w:divBdr>
        <w:top w:val="none" w:sz="0" w:space="0" w:color="auto"/>
        <w:left w:val="none" w:sz="0" w:space="0" w:color="auto"/>
        <w:bottom w:val="none" w:sz="0" w:space="0" w:color="auto"/>
        <w:right w:val="none" w:sz="0" w:space="0" w:color="auto"/>
      </w:divBdr>
    </w:div>
    <w:div w:id="2009284664">
      <w:marLeft w:val="0"/>
      <w:marRight w:val="0"/>
      <w:marTop w:val="0"/>
      <w:marBottom w:val="0"/>
      <w:divBdr>
        <w:top w:val="none" w:sz="0" w:space="0" w:color="auto"/>
        <w:left w:val="none" w:sz="0" w:space="0" w:color="auto"/>
        <w:bottom w:val="none" w:sz="0" w:space="0" w:color="auto"/>
        <w:right w:val="none" w:sz="0" w:space="0" w:color="auto"/>
      </w:divBdr>
    </w:div>
    <w:div w:id="2009285894">
      <w:marLeft w:val="0"/>
      <w:marRight w:val="0"/>
      <w:marTop w:val="0"/>
      <w:marBottom w:val="0"/>
      <w:divBdr>
        <w:top w:val="none" w:sz="0" w:space="0" w:color="auto"/>
        <w:left w:val="none" w:sz="0" w:space="0" w:color="auto"/>
        <w:bottom w:val="none" w:sz="0" w:space="0" w:color="auto"/>
        <w:right w:val="none" w:sz="0" w:space="0" w:color="auto"/>
      </w:divBdr>
    </w:div>
    <w:div w:id="2009358222">
      <w:marLeft w:val="0"/>
      <w:marRight w:val="0"/>
      <w:marTop w:val="0"/>
      <w:marBottom w:val="0"/>
      <w:divBdr>
        <w:top w:val="none" w:sz="0" w:space="0" w:color="auto"/>
        <w:left w:val="none" w:sz="0" w:space="0" w:color="auto"/>
        <w:bottom w:val="none" w:sz="0" w:space="0" w:color="auto"/>
        <w:right w:val="none" w:sz="0" w:space="0" w:color="auto"/>
      </w:divBdr>
    </w:div>
    <w:div w:id="2009481151">
      <w:marLeft w:val="0"/>
      <w:marRight w:val="0"/>
      <w:marTop w:val="0"/>
      <w:marBottom w:val="0"/>
      <w:divBdr>
        <w:top w:val="none" w:sz="0" w:space="0" w:color="auto"/>
        <w:left w:val="none" w:sz="0" w:space="0" w:color="auto"/>
        <w:bottom w:val="none" w:sz="0" w:space="0" w:color="auto"/>
        <w:right w:val="none" w:sz="0" w:space="0" w:color="auto"/>
      </w:divBdr>
    </w:div>
    <w:div w:id="2009482383">
      <w:marLeft w:val="0"/>
      <w:marRight w:val="0"/>
      <w:marTop w:val="0"/>
      <w:marBottom w:val="0"/>
      <w:divBdr>
        <w:top w:val="none" w:sz="0" w:space="0" w:color="auto"/>
        <w:left w:val="none" w:sz="0" w:space="0" w:color="auto"/>
        <w:bottom w:val="none" w:sz="0" w:space="0" w:color="auto"/>
        <w:right w:val="none" w:sz="0" w:space="0" w:color="auto"/>
      </w:divBdr>
    </w:div>
    <w:div w:id="2009483092">
      <w:marLeft w:val="0"/>
      <w:marRight w:val="0"/>
      <w:marTop w:val="0"/>
      <w:marBottom w:val="0"/>
      <w:divBdr>
        <w:top w:val="none" w:sz="0" w:space="0" w:color="auto"/>
        <w:left w:val="none" w:sz="0" w:space="0" w:color="auto"/>
        <w:bottom w:val="none" w:sz="0" w:space="0" w:color="auto"/>
        <w:right w:val="none" w:sz="0" w:space="0" w:color="auto"/>
      </w:divBdr>
    </w:div>
    <w:div w:id="2009556944">
      <w:marLeft w:val="0"/>
      <w:marRight w:val="0"/>
      <w:marTop w:val="0"/>
      <w:marBottom w:val="0"/>
      <w:divBdr>
        <w:top w:val="none" w:sz="0" w:space="0" w:color="auto"/>
        <w:left w:val="none" w:sz="0" w:space="0" w:color="auto"/>
        <w:bottom w:val="none" w:sz="0" w:space="0" w:color="auto"/>
        <w:right w:val="none" w:sz="0" w:space="0" w:color="auto"/>
      </w:divBdr>
    </w:div>
    <w:div w:id="2009626536">
      <w:marLeft w:val="0"/>
      <w:marRight w:val="0"/>
      <w:marTop w:val="0"/>
      <w:marBottom w:val="0"/>
      <w:divBdr>
        <w:top w:val="none" w:sz="0" w:space="0" w:color="auto"/>
        <w:left w:val="none" w:sz="0" w:space="0" w:color="auto"/>
        <w:bottom w:val="none" w:sz="0" w:space="0" w:color="auto"/>
        <w:right w:val="none" w:sz="0" w:space="0" w:color="auto"/>
      </w:divBdr>
    </w:div>
    <w:div w:id="2009674685">
      <w:marLeft w:val="0"/>
      <w:marRight w:val="0"/>
      <w:marTop w:val="0"/>
      <w:marBottom w:val="0"/>
      <w:divBdr>
        <w:top w:val="none" w:sz="0" w:space="0" w:color="auto"/>
        <w:left w:val="none" w:sz="0" w:space="0" w:color="auto"/>
        <w:bottom w:val="none" w:sz="0" w:space="0" w:color="auto"/>
        <w:right w:val="none" w:sz="0" w:space="0" w:color="auto"/>
      </w:divBdr>
    </w:div>
    <w:div w:id="2009820484">
      <w:marLeft w:val="0"/>
      <w:marRight w:val="0"/>
      <w:marTop w:val="0"/>
      <w:marBottom w:val="0"/>
      <w:divBdr>
        <w:top w:val="none" w:sz="0" w:space="0" w:color="auto"/>
        <w:left w:val="none" w:sz="0" w:space="0" w:color="auto"/>
        <w:bottom w:val="none" w:sz="0" w:space="0" w:color="auto"/>
        <w:right w:val="none" w:sz="0" w:space="0" w:color="auto"/>
      </w:divBdr>
    </w:div>
    <w:div w:id="2009944513">
      <w:marLeft w:val="0"/>
      <w:marRight w:val="0"/>
      <w:marTop w:val="0"/>
      <w:marBottom w:val="0"/>
      <w:divBdr>
        <w:top w:val="none" w:sz="0" w:space="0" w:color="auto"/>
        <w:left w:val="none" w:sz="0" w:space="0" w:color="auto"/>
        <w:bottom w:val="none" w:sz="0" w:space="0" w:color="auto"/>
        <w:right w:val="none" w:sz="0" w:space="0" w:color="auto"/>
      </w:divBdr>
    </w:div>
    <w:div w:id="2010013754">
      <w:marLeft w:val="0"/>
      <w:marRight w:val="0"/>
      <w:marTop w:val="0"/>
      <w:marBottom w:val="0"/>
      <w:divBdr>
        <w:top w:val="none" w:sz="0" w:space="0" w:color="auto"/>
        <w:left w:val="none" w:sz="0" w:space="0" w:color="auto"/>
        <w:bottom w:val="none" w:sz="0" w:space="0" w:color="auto"/>
        <w:right w:val="none" w:sz="0" w:space="0" w:color="auto"/>
      </w:divBdr>
    </w:div>
    <w:div w:id="2010056168">
      <w:marLeft w:val="0"/>
      <w:marRight w:val="0"/>
      <w:marTop w:val="0"/>
      <w:marBottom w:val="0"/>
      <w:divBdr>
        <w:top w:val="none" w:sz="0" w:space="0" w:color="auto"/>
        <w:left w:val="none" w:sz="0" w:space="0" w:color="auto"/>
        <w:bottom w:val="none" w:sz="0" w:space="0" w:color="auto"/>
        <w:right w:val="none" w:sz="0" w:space="0" w:color="auto"/>
      </w:divBdr>
    </w:div>
    <w:div w:id="2010063448">
      <w:marLeft w:val="0"/>
      <w:marRight w:val="0"/>
      <w:marTop w:val="0"/>
      <w:marBottom w:val="0"/>
      <w:divBdr>
        <w:top w:val="none" w:sz="0" w:space="0" w:color="auto"/>
        <w:left w:val="none" w:sz="0" w:space="0" w:color="auto"/>
        <w:bottom w:val="none" w:sz="0" w:space="0" w:color="auto"/>
        <w:right w:val="none" w:sz="0" w:space="0" w:color="auto"/>
      </w:divBdr>
    </w:div>
    <w:div w:id="2010212404">
      <w:marLeft w:val="0"/>
      <w:marRight w:val="0"/>
      <w:marTop w:val="0"/>
      <w:marBottom w:val="0"/>
      <w:divBdr>
        <w:top w:val="none" w:sz="0" w:space="0" w:color="auto"/>
        <w:left w:val="none" w:sz="0" w:space="0" w:color="auto"/>
        <w:bottom w:val="none" w:sz="0" w:space="0" w:color="auto"/>
        <w:right w:val="none" w:sz="0" w:space="0" w:color="auto"/>
      </w:divBdr>
    </w:div>
    <w:div w:id="2010331821">
      <w:marLeft w:val="0"/>
      <w:marRight w:val="0"/>
      <w:marTop w:val="0"/>
      <w:marBottom w:val="0"/>
      <w:divBdr>
        <w:top w:val="none" w:sz="0" w:space="0" w:color="auto"/>
        <w:left w:val="none" w:sz="0" w:space="0" w:color="auto"/>
        <w:bottom w:val="none" w:sz="0" w:space="0" w:color="auto"/>
        <w:right w:val="none" w:sz="0" w:space="0" w:color="auto"/>
      </w:divBdr>
    </w:div>
    <w:div w:id="2010522779">
      <w:marLeft w:val="0"/>
      <w:marRight w:val="0"/>
      <w:marTop w:val="0"/>
      <w:marBottom w:val="0"/>
      <w:divBdr>
        <w:top w:val="none" w:sz="0" w:space="0" w:color="auto"/>
        <w:left w:val="none" w:sz="0" w:space="0" w:color="auto"/>
        <w:bottom w:val="none" w:sz="0" w:space="0" w:color="auto"/>
        <w:right w:val="none" w:sz="0" w:space="0" w:color="auto"/>
      </w:divBdr>
    </w:div>
    <w:div w:id="2010524195">
      <w:marLeft w:val="0"/>
      <w:marRight w:val="0"/>
      <w:marTop w:val="0"/>
      <w:marBottom w:val="0"/>
      <w:divBdr>
        <w:top w:val="none" w:sz="0" w:space="0" w:color="auto"/>
        <w:left w:val="none" w:sz="0" w:space="0" w:color="auto"/>
        <w:bottom w:val="none" w:sz="0" w:space="0" w:color="auto"/>
        <w:right w:val="none" w:sz="0" w:space="0" w:color="auto"/>
      </w:divBdr>
    </w:div>
    <w:div w:id="2010592994">
      <w:marLeft w:val="0"/>
      <w:marRight w:val="0"/>
      <w:marTop w:val="0"/>
      <w:marBottom w:val="0"/>
      <w:divBdr>
        <w:top w:val="none" w:sz="0" w:space="0" w:color="auto"/>
        <w:left w:val="none" w:sz="0" w:space="0" w:color="auto"/>
        <w:bottom w:val="none" w:sz="0" w:space="0" w:color="auto"/>
        <w:right w:val="none" w:sz="0" w:space="0" w:color="auto"/>
      </w:divBdr>
    </w:div>
    <w:div w:id="2010718173">
      <w:marLeft w:val="0"/>
      <w:marRight w:val="0"/>
      <w:marTop w:val="0"/>
      <w:marBottom w:val="0"/>
      <w:divBdr>
        <w:top w:val="none" w:sz="0" w:space="0" w:color="auto"/>
        <w:left w:val="none" w:sz="0" w:space="0" w:color="auto"/>
        <w:bottom w:val="none" w:sz="0" w:space="0" w:color="auto"/>
        <w:right w:val="none" w:sz="0" w:space="0" w:color="auto"/>
      </w:divBdr>
    </w:div>
    <w:div w:id="2010791479">
      <w:marLeft w:val="0"/>
      <w:marRight w:val="0"/>
      <w:marTop w:val="0"/>
      <w:marBottom w:val="0"/>
      <w:divBdr>
        <w:top w:val="none" w:sz="0" w:space="0" w:color="auto"/>
        <w:left w:val="none" w:sz="0" w:space="0" w:color="auto"/>
        <w:bottom w:val="none" w:sz="0" w:space="0" w:color="auto"/>
        <w:right w:val="none" w:sz="0" w:space="0" w:color="auto"/>
      </w:divBdr>
    </w:div>
    <w:div w:id="2010866357">
      <w:marLeft w:val="0"/>
      <w:marRight w:val="0"/>
      <w:marTop w:val="0"/>
      <w:marBottom w:val="0"/>
      <w:divBdr>
        <w:top w:val="none" w:sz="0" w:space="0" w:color="auto"/>
        <w:left w:val="none" w:sz="0" w:space="0" w:color="auto"/>
        <w:bottom w:val="none" w:sz="0" w:space="0" w:color="auto"/>
        <w:right w:val="none" w:sz="0" w:space="0" w:color="auto"/>
      </w:divBdr>
    </w:div>
    <w:div w:id="2010985057">
      <w:marLeft w:val="0"/>
      <w:marRight w:val="0"/>
      <w:marTop w:val="0"/>
      <w:marBottom w:val="0"/>
      <w:divBdr>
        <w:top w:val="none" w:sz="0" w:space="0" w:color="auto"/>
        <w:left w:val="none" w:sz="0" w:space="0" w:color="auto"/>
        <w:bottom w:val="none" w:sz="0" w:space="0" w:color="auto"/>
        <w:right w:val="none" w:sz="0" w:space="0" w:color="auto"/>
      </w:divBdr>
    </w:div>
    <w:div w:id="2011054582">
      <w:marLeft w:val="0"/>
      <w:marRight w:val="0"/>
      <w:marTop w:val="0"/>
      <w:marBottom w:val="0"/>
      <w:divBdr>
        <w:top w:val="none" w:sz="0" w:space="0" w:color="auto"/>
        <w:left w:val="none" w:sz="0" w:space="0" w:color="auto"/>
        <w:bottom w:val="none" w:sz="0" w:space="0" w:color="auto"/>
        <w:right w:val="none" w:sz="0" w:space="0" w:color="auto"/>
      </w:divBdr>
    </w:div>
    <w:div w:id="2011057985">
      <w:marLeft w:val="0"/>
      <w:marRight w:val="0"/>
      <w:marTop w:val="0"/>
      <w:marBottom w:val="0"/>
      <w:divBdr>
        <w:top w:val="none" w:sz="0" w:space="0" w:color="auto"/>
        <w:left w:val="none" w:sz="0" w:space="0" w:color="auto"/>
        <w:bottom w:val="none" w:sz="0" w:space="0" w:color="auto"/>
        <w:right w:val="none" w:sz="0" w:space="0" w:color="auto"/>
      </w:divBdr>
    </w:div>
    <w:div w:id="2011058795">
      <w:marLeft w:val="0"/>
      <w:marRight w:val="0"/>
      <w:marTop w:val="0"/>
      <w:marBottom w:val="0"/>
      <w:divBdr>
        <w:top w:val="none" w:sz="0" w:space="0" w:color="auto"/>
        <w:left w:val="none" w:sz="0" w:space="0" w:color="auto"/>
        <w:bottom w:val="none" w:sz="0" w:space="0" w:color="auto"/>
        <w:right w:val="none" w:sz="0" w:space="0" w:color="auto"/>
      </w:divBdr>
    </w:div>
    <w:div w:id="2011061125">
      <w:marLeft w:val="0"/>
      <w:marRight w:val="0"/>
      <w:marTop w:val="0"/>
      <w:marBottom w:val="0"/>
      <w:divBdr>
        <w:top w:val="none" w:sz="0" w:space="0" w:color="auto"/>
        <w:left w:val="none" w:sz="0" w:space="0" w:color="auto"/>
        <w:bottom w:val="none" w:sz="0" w:space="0" w:color="auto"/>
        <w:right w:val="none" w:sz="0" w:space="0" w:color="auto"/>
      </w:divBdr>
    </w:div>
    <w:div w:id="2011061977">
      <w:marLeft w:val="0"/>
      <w:marRight w:val="0"/>
      <w:marTop w:val="0"/>
      <w:marBottom w:val="0"/>
      <w:divBdr>
        <w:top w:val="none" w:sz="0" w:space="0" w:color="auto"/>
        <w:left w:val="none" w:sz="0" w:space="0" w:color="auto"/>
        <w:bottom w:val="none" w:sz="0" w:space="0" w:color="auto"/>
        <w:right w:val="none" w:sz="0" w:space="0" w:color="auto"/>
      </w:divBdr>
    </w:div>
    <w:div w:id="2011135059">
      <w:marLeft w:val="480"/>
      <w:marRight w:val="0"/>
      <w:marTop w:val="0"/>
      <w:marBottom w:val="0"/>
      <w:divBdr>
        <w:top w:val="none" w:sz="0" w:space="0" w:color="auto"/>
        <w:left w:val="none" w:sz="0" w:space="0" w:color="auto"/>
        <w:bottom w:val="none" w:sz="0" w:space="0" w:color="auto"/>
        <w:right w:val="none" w:sz="0" w:space="0" w:color="auto"/>
      </w:divBdr>
    </w:div>
    <w:div w:id="2011172611">
      <w:marLeft w:val="0"/>
      <w:marRight w:val="0"/>
      <w:marTop w:val="0"/>
      <w:marBottom w:val="0"/>
      <w:divBdr>
        <w:top w:val="none" w:sz="0" w:space="0" w:color="auto"/>
        <w:left w:val="none" w:sz="0" w:space="0" w:color="auto"/>
        <w:bottom w:val="none" w:sz="0" w:space="0" w:color="auto"/>
        <w:right w:val="none" w:sz="0" w:space="0" w:color="auto"/>
      </w:divBdr>
    </w:div>
    <w:div w:id="2011174093">
      <w:marLeft w:val="0"/>
      <w:marRight w:val="0"/>
      <w:marTop w:val="0"/>
      <w:marBottom w:val="0"/>
      <w:divBdr>
        <w:top w:val="none" w:sz="0" w:space="0" w:color="auto"/>
        <w:left w:val="none" w:sz="0" w:space="0" w:color="auto"/>
        <w:bottom w:val="none" w:sz="0" w:space="0" w:color="auto"/>
        <w:right w:val="none" w:sz="0" w:space="0" w:color="auto"/>
      </w:divBdr>
    </w:div>
    <w:div w:id="2011254246">
      <w:marLeft w:val="0"/>
      <w:marRight w:val="0"/>
      <w:marTop w:val="0"/>
      <w:marBottom w:val="0"/>
      <w:divBdr>
        <w:top w:val="none" w:sz="0" w:space="0" w:color="auto"/>
        <w:left w:val="none" w:sz="0" w:space="0" w:color="auto"/>
        <w:bottom w:val="none" w:sz="0" w:space="0" w:color="auto"/>
        <w:right w:val="none" w:sz="0" w:space="0" w:color="auto"/>
      </w:divBdr>
    </w:div>
    <w:div w:id="2011374127">
      <w:marLeft w:val="0"/>
      <w:marRight w:val="0"/>
      <w:marTop w:val="0"/>
      <w:marBottom w:val="0"/>
      <w:divBdr>
        <w:top w:val="none" w:sz="0" w:space="0" w:color="auto"/>
        <w:left w:val="none" w:sz="0" w:space="0" w:color="auto"/>
        <w:bottom w:val="none" w:sz="0" w:space="0" w:color="auto"/>
        <w:right w:val="none" w:sz="0" w:space="0" w:color="auto"/>
      </w:divBdr>
    </w:div>
    <w:div w:id="2011565713">
      <w:marLeft w:val="0"/>
      <w:marRight w:val="0"/>
      <w:marTop w:val="0"/>
      <w:marBottom w:val="0"/>
      <w:divBdr>
        <w:top w:val="none" w:sz="0" w:space="0" w:color="auto"/>
        <w:left w:val="none" w:sz="0" w:space="0" w:color="auto"/>
        <w:bottom w:val="none" w:sz="0" w:space="0" w:color="auto"/>
        <w:right w:val="none" w:sz="0" w:space="0" w:color="auto"/>
      </w:divBdr>
    </w:div>
    <w:div w:id="2011567678">
      <w:marLeft w:val="0"/>
      <w:marRight w:val="0"/>
      <w:marTop w:val="0"/>
      <w:marBottom w:val="0"/>
      <w:divBdr>
        <w:top w:val="none" w:sz="0" w:space="0" w:color="auto"/>
        <w:left w:val="none" w:sz="0" w:space="0" w:color="auto"/>
        <w:bottom w:val="none" w:sz="0" w:space="0" w:color="auto"/>
        <w:right w:val="none" w:sz="0" w:space="0" w:color="auto"/>
      </w:divBdr>
    </w:div>
    <w:div w:id="2011592852">
      <w:marLeft w:val="0"/>
      <w:marRight w:val="0"/>
      <w:marTop w:val="0"/>
      <w:marBottom w:val="0"/>
      <w:divBdr>
        <w:top w:val="none" w:sz="0" w:space="0" w:color="auto"/>
        <w:left w:val="none" w:sz="0" w:space="0" w:color="auto"/>
        <w:bottom w:val="none" w:sz="0" w:space="0" w:color="auto"/>
        <w:right w:val="none" w:sz="0" w:space="0" w:color="auto"/>
      </w:divBdr>
    </w:div>
    <w:div w:id="2011594071">
      <w:marLeft w:val="0"/>
      <w:marRight w:val="0"/>
      <w:marTop w:val="0"/>
      <w:marBottom w:val="0"/>
      <w:divBdr>
        <w:top w:val="none" w:sz="0" w:space="0" w:color="auto"/>
        <w:left w:val="none" w:sz="0" w:space="0" w:color="auto"/>
        <w:bottom w:val="none" w:sz="0" w:space="0" w:color="auto"/>
        <w:right w:val="none" w:sz="0" w:space="0" w:color="auto"/>
      </w:divBdr>
    </w:div>
    <w:div w:id="2011712100">
      <w:marLeft w:val="0"/>
      <w:marRight w:val="0"/>
      <w:marTop w:val="0"/>
      <w:marBottom w:val="0"/>
      <w:divBdr>
        <w:top w:val="none" w:sz="0" w:space="0" w:color="auto"/>
        <w:left w:val="none" w:sz="0" w:space="0" w:color="auto"/>
        <w:bottom w:val="none" w:sz="0" w:space="0" w:color="auto"/>
        <w:right w:val="none" w:sz="0" w:space="0" w:color="auto"/>
      </w:divBdr>
    </w:div>
    <w:div w:id="2011761190">
      <w:marLeft w:val="0"/>
      <w:marRight w:val="0"/>
      <w:marTop w:val="0"/>
      <w:marBottom w:val="0"/>
      <w:divBdr>
        <w:top w:val="none" w:sz="0" w:space="0" w:color="auto"/>
        <w:left w:val="none" w:sz="0" w:space="0" w:color="auto"/>
        <w:bottom w:val="none" w:sz="0" w:space="0" w:color="auto"/>
        <w:right w:val="none" w:sz="0" w:space="0" w:color="auto"/>
      </w:divBdr>
    </w:div>
    <w:div w:id="2011785037">
      <w:marLeft w:val="0"/>
      <w:marRight w:val="0"/>
      <w:marTop w:val="0"/>
      <w:marBottom w:val="0"/>
      <w:divBdr>
        <w:top w:val="none" w:sz="0" w:space="0" w:color="auto"/>
        <w:left w:val="none" w:sz="0" w:space="0" w:color="auto"/>
        <w:bottom w:val="none" w:sz="0" w:space="0" w:color="auto"/>
        <w:right w:val="none" w:sz="0" w:space="0" w:color="auto"/>
      </w:divBdr>
    </w:div>
    <w:div w:id="2011836458">
      <w:marLeft w:val="0"/>
      <w:marRight w:val="0"/>
      <w:marTop w:val="0"/>
      <w:marBottom w:val="0"/>
      <w:divBdr>
        <w:top w:val="none" w:sz="0" w:space="0" w:color="auto"/>
        <w:left w:val="none" w:sz="0" w:space="0" w:color="auto"/>
        <w:bottom w:val="none" w:sz="0" w:space="0" w:color="auto"/>
        <w:right w:val="none" w:sz="0" w:space="0" w:color="auto"/>
      </w:divBdr>
    </w:div>
    <w:div w:id="2011836732">
      <w:marLeft w:val="0"/>
      <w:marRight w:val="0"/>
      <w:marTop w:val="0"/>
      <w:marBottom w:val="0"/>
      <w:divBdr>
        <w:top w:val="none" w:sz="0" w:space="0" w:color="auto"/>
        <w:left w:val="none" w:sz="0" w:space="0" w:color="auto"/>
        <w:bottom w:val="none" w:sz="0" w:space="0" w:color="auto"/>
        <w:right w:val="none" w:sz="0" w:space="0" w:color="auto"/>
      </w:divBdr>
    </w:div>
    <w:div w:id="2011902695">
      <w:marLeft w:val="480"/>
      <w:marRight w:val="0"/>
      <w:marTop w:val="0"/>
      <w:marBottom w:val="0"/>
      <w:divBdr>
        <w:top w:val="none" w:sz="0" w:space="0" w:color="auto"/>
        <w:left w:val="none" w:sz="0" w:space="0" w:color="auto"/>
        <w:bottom w:val="none" w:sz="0" w:space="0" w:color="auto"/>
        <w:right w:val="none" w:sz="0" w:space="0" w:color="auto"/>
      </w:divBdr>
    </w:div>
    <w:div w:id="2011906626">
      <w:marLeft w:val="0"/>
      <w:marRight w:val="0"/>
      <w:marTop w:val="0"/>
      <w:marBottom w:val="0"/>
      <w:divBdr>
        <w:top w:val="none" w:sz="0" w:space="0" w:color="auto"/>
        <w:left w:val="none" w:sz="0" w:space="0" w:color="auto"/>
        <w:bottom w:val="none" w:sz="0" w:space="0" w:color="auto"/>
        <w:right w:val="none" w:sz="0" w:space="0" w:color="auto"/>
      </w:divBdr>
    </w:div>
    <w:div w:id="2012020763">
      <w:marLeft w:val="0"/>
      <w:marRight w:val="0"/>
      <w:marTop w:val="0"/>
      <w:marBottom w:val="0"/>
      <w:divBdr>
        <w:top w:val="none" w:sz="0" w:space="0" w:color="auto"/>
        <w:left w:val="none" w:sz="0" w:space="0" w:color="auto"/>
        <w:bottom w:val="none" w:sz="0" w:space="0" w:color="auto"/>
        <w:right w:val="none" w:sz="0" w:space="0" w:color="auto"/>
      </w:divBdr>
    </w:div>
    <w:div w:id="2012026562">
      <w:marLeft w:val="0"/>
      <w:marRight w:val="0"/>
      <w:marTop w:val="0"/>
      <w:marBottom w:val="0"/>
      <w:divBdr>
        <w:top w:val="none" w:sz="0" w:space="0" w:color="auto"/>
        <w:left w:val="none" w:sz="0" w:space="0" w:color="auto"/>
        <w:bottom w:val="none" w:sz="0" w:space="0" w:color="auto"/>
        <w:right w:val="none" w:sz="0" w:space="0" w:color="auto"/>
      </w:divBdr>
    </w:div>
    <w:div w:id="2012097206">
      <w:marLeft w:val="0"/>
      <w:marRight w:val="0"/>
      <w:marTop w:val="0"/>
      <w:marBottom w:val="0"/>
      <w:divBdr>
        <w:top w:val="none" w:sz="0" w:space="0" w:color="auto"/>
        <w:left w:val="none" w:sz="0" w:space="0" w:color="auto"/>
        <w:bottom w:val="none" w:sz="0" w:space="0" w:color="auto"/>
        <w:right w:val="none" w:sz="0" w:space="0" w:color="auto"/>
      </w:divBdr>
    </w:div>
    <w:div w:id="2012172579">
      <w:marLeft w:val="0"/>
      <w:marRight w:val="0"/>
      <w:marTop w:val="0"/>
      <w:marBottom w:val="0"/>
      <w:divBdr>
        <w:top w:val="none" w:sz="0" w:space="0" w:color="auto"/>
        <w:left w:val="none" w:sz="0" w:space="0" w:color="auto"/>
        <w:bottom w:val="none" w:sz="0" w:space="0" w:color="auto"/>
        <w:right w:val="none" w:sz="0" w:space="0" w:color="auto"/>
      </w:divBdr>
    </w:div>
    <w:div w:id="2012178802">
      <w:marLeft w:val="0"/>
      <w:marRight w:val="0"/>
      <w:marTop w:val="0"/>
      <w:marBottom w:val="0"/>
      <w:divBdr>
        <w:top w:val="none" w:sz="0" w:space="0" w:color="auto"/>
        <w:left w:val="none" w:sz="0" w:space="0" w:color="auto"/>
        <w:bottom w:val="none" w:sz="0" w:space="0" w:color="auto"/>
        <w:right w:val="none" w:sz="0" w:space="0" w:color="auto"/>
      </w:divBdr>
    </w:div>
    <w:div w:id="2012221296">
      <w:marLeft w:val="0"/>
      <w:marRight w:val="0"/>
      <w:marTop w:val="0"/>
      <w:marBottom w:val="0"/>
      <w:divBdr>
        <w:top w:val="none" w:sz="0" w:space="0" w:color="auto"/>
        <w:left w:val="none" w:sz="0" w:space="0" w:color="auto"/>
        <w:bottom w:val="none" w:sz="0" w:space="0" w:color="auto"/>
        <w:right w:val="none" w:sz="0" w:space="0" w:color="auto"/>
      </w:divBdr>
    </w:div>
    <w:div w:id="2012291205">
      <w:marLeft w:val="0"/>
      <w:marRight w:val="0"/>
      <w:marTop w:val="0"/>
      <w:marBottom w:val="0"/>
      <w:divBdr>
        <w:top w:val="none" w:sz="0" w:space="0" w:color="auto"/>
        <w:left w:val="none" w:sz="0" w:space="0" w:color="auto"/>
        <w:bottom w:val="none" w:sz="0" w:space="0" w:color="auto"/>
        <w:right w:val="none" w:sz="0" w:space="0" w:color="auto"/>
      </w:divBdr>
    </w:div>
    <w:div w:id="2012296435">
      <w:marLeft w:val="0"/>
      <w:marRight w:val="0"/>
      <w:marTop w:val="0"/>
      <w:marBottom w:val="0"/>
      <w:divBdr>
        <w:top w:val="none" w:sz="0" w:space="0" w:color="auto"/>
        <w:left w:val="none" w:sz="0" w:space="0" w:color="auto"/>
        <w:bottom w:val="none" w:sz="0" w:space="0" w:color="auto"/>
        <w:right w:val="none" w:sz="0" w:space="0" w:color="auto"/>
      </w:divBdr>
    </w:div>
    <w:div w:id="2012296740">
      <w:marLeft w:val="0"/>
      <w:marRight w:val="0"/>
      <w:marTop w:val="0"/>
      <w:marBottom w:val="0"/>
      <w:divBdr>
        <w:top w:val="none" w:sz="0" w:space="0" w:color="auto"/>
        <w:left w:val="none" w:sz="0" w:space="0" w:color="auto"/>
        <w:bottom w:val="none" w:sz="0" w:space="0" w:color="auto"/>
        <w:right w:val="none" w:sz="0" w:space="0" w:color="auto"/>
      </w:divBdr>
    </w:div>
    <w:div w:id="2012365750">
      <w:marLeft w:val="0"/>
      <w:marRight w:val="0"/>
      <w:marTop w:val="0"/>
      <w:marBottom w:val="0"/>
      <w:divBdr>
        <w:top w:val="none" w:sz="0" w:space="0" w:color="auto"/>
        <w:left w:val="none" w:sz="0" w:space="0" w:color="auto"/>
        <w:bottom w:val="none" w:sz="0" w:space="0" w:color="auto"/>
        <w:right w:val="none" w:sz="0" w:space="0" w:color="auto"/>
      </w:divBdr>
    </w:div>
    <w:div w:id="2012372195">
      <w:marLeft w:val="0"/>
      <w:marRight w:val="0"/>
      <w:marTop w:val="0"/>
      <w:marBottom w:val="0"/>
      <w:divBdr>
        <w:top w:val="none" w:sz="0" w:space="0" w:color="auto"/>
        <w:left w:val="none" w:sz="0" w:space="0" w:color="auto"/>
        <w:bottom w:val="none" w:sz="0" w:space="0" w:color="auto"/>
        <w:right w:val="none" w:sz="0" w:space="0" w:color="auto"/>
      </w:divBdr>
    </w:div>
    <w:div w:id="2012633213">
      <w:marLeft w:val="0"/>
      <w:marRight w:val="0"/>
      <w:marTop w:val="0"/>
      <w:marBottom w:val="0"/>
      <w:divBdr>
        <w:top w:val="none" w:sz="0" w:space="0" w:color="auto"/>
        <w:left w:val="none" w:sz="0" w:space="0" w:color="auto"/>
        <w:bottom w:val="none" w:sz="0" w:space="0" w:color="auto"/>
        <w:right w:val="none" w:sz="0" w:space="0" w:color="auto"/>
      </w:divBdr>
    </w:div>
    <w:div w:id="2012684904">
      <w:marLeft w:val="0"/>
      <w:marRight w:val="0"/>
      <w:marTop w:val="0"/>
      <w:marBottom w:val="0"/>
      <w:divBdr>
        <w:top w:val="none" w:sz="0" w:space="0" w:color="auto"/>
        <w:left w:val="none" w:sz="0" w:space="0" w:color="auto"/>
        <w:bottom w:val="none" w:sz="0" w:space="0" w:color="auto"/>
        <w:right w:val="none" w:sz="0" w:space="0" w:color="auto"/>
      </w:divBdr>
    </w:div>
    <w:div w:id="2012685024">
      <w:marLeft w:val="0"/>
      <w:marRight w:val="0"/>
      <w:marTop w:val="0"/>
      <w:marBottom w:val="0"/>
      <w:divBdr>
        <w:top w:val="none" w:sz="0" w:space="0" w:color="auto"/>
        <w:left w:val="none" w:sz="0" w:space="0" w:color="auto"/>
        <w:bottom w:val="none" w:sz="0" w:space="0" w:color="auto"/>
        <w:right w:val="none" w:sz="0" w:space="0" w:color="auto"/>
      </w:divBdr>
    </w:div>
    <w:div w:id="2013029315">
      <w:marLeft w:val="0"/>
      <w:marRight w:val="0"/>
      <w:marTop w:val="0"/>
      <w:marBottom w:val="0"/>
      <w:divBdr>
        <w:top w:val="none" w:sz="0" w:space="0" w:color="auto"/>
        <w:left w:val="none" w:sz="0" w:space="0" w:color="auto"/>
        <w:bottom w:val="none" w:sz="0" w:space="0" w:color="auto"/>
        <w:right w:val="none" w:sz="0" w:space="0" w:color="auto"/>
      </w:divBdr>
    </w:div>
    <w:div w:id="2013097231">
      <w:marLeft w:val="0"/>
      <w:marRight w:val="0"/>
      <w:marTop w:val="0"/>
      <w:marBottom w:val="0"/>
      <w:divBdr>
        <w:top w:val="none" w:sz="0" w:space="0" w:color="auto"/>
        <w:left w:val="none" w:sz="0" w:space="0" w:color="auto"/>
        <w:bottom w:val="none" w:sz="0" w:space="0" w:color="auto"/>
        <w:right w:val="none" w:sz="0" w:space="0" w:color="auto"/>
      </w:divBdr>
    </w:div>
    <w:div w:id="2013215124">
      <w:marLeft w:val="0"/>
      <w:marRight w:val="0"/>
      <w:marTop w:val="0"/>
      <w:marBottom w:val="0"/>
      <w:divBdr>
        <w:top w:val="none" w:sz="0" w:space="0" w:color="auto"/>
        <w:left w:val="none" w:sz="0" w:space="0" w:color="auto"/>
        <w:bottom w:val="none" w:sz="0" w:space="0" w:color="auto"/>
        <w:right w:val="none" w:sz="0" w:space="0" w:color="auto"/>
      </w:divBdr>
    </w:div>
    <w:div w:id="2013216472">
      <w:marLeft w:val="0"/>
      <w:marRight w:val="0"/>
      <w:marTop w:val="0"/>
      <w:marBottom w:val="0"/>
      <w:divBdr>
        <w:top w:val="none" w:sz="0" w:space="0" w:color="auto"/>
        <w:left w:val="none" w:sz="0" w:space="0" w:color="auto"/>
        <w:bottom w:val="none" w:sz="0" w:space="0" w:color="auto"/>
        <w:right w:val="none" w:sz="0" w:space="0" w:color="auto"/>
      </w:divBdr>
    </w:div>
    <w:div w:id="2013219411">
      <w:marLeft w:val="0"/>
      <w:marRight w:val="0"/>
      <w:marTop w:val="0"/>
      <w:marBottom w:val="0"/>
      <w:divBdr>
        <w:top w:val="none" w:sz="0" w:space="0" w:color="auto"/>
        <w:left w:val="none" w:sz="0" w:space="0" w:color="auto"/>
        <w:bottom w:val="none" w:sz="0" w:space="0" w:color="auto"/>
        <w:right w:val="none" w:sz="0" w:space="0" w:color="auto"/>
      </w:divBdr>
    </w:div>
    <w:div w:id="2013294359">
      <w:marLeft w:val="0"/>
      <w:marRight w:val="0"/>
      <w:marTop w:val="0"/>
      <w:marBottom w:val="0"/>
      <w:divBdr>
        <w:top w:val="none" w:sz="0" w:space="0" w:color="auto"/>
        <w:left w:val="none" w:sz="0" w:space="0" w:color="auto"/>
        <w:bottom w:val="none" w:sz="0" w:space="0" w:color="auto"/>
        <w:right w:val="none" w:sz="0" w:space="0" w:color="auto"/>
      </w:divBdr>
    </w:div>
    <w:div w:id="2013410914">
      <w:marLeft w:val="0"/>
      <w:marRight w:val="0"/>
      <w:marTop w:val="0"/>
      <w:marBottom w:val="0"/>
      <w:divBdr>
        <w:top w:val="none" w:sz="0" w:space="0" w:color="auto"/>
        <w:left w:val="none" w:sz="0" w:space="0" w:color="auto"/>
        <w:bottom w:val="none" w:sz="0" w:space="0" w:color="auto"/>
        <w:right w:val="none" w:sz="0" w:space="0" w:color="auto"/>
      </w:divBdr>
    </w:div>
    <w:div w:id="2013481883">
      <w:marLeft w:val="0"/>
      <w:marRight w:val="0"/>
      <w:marTop w:val="0"/>
      <w:marBottom w:val="0"/>
      <w:divBdr>
        <w:top w:val="none" w:sz="0" w:space="0" w:color="auto"/>
        <w:left w:val="none" w:sz="0" w:space="0" w:color="auto"/>
        <w:bottom w:val="none" w:sz="0" w:space="0" w:color="auto"/>
        <w:right w:val="none" w:sz="0" w:space="0" w:color="auto"/>
      </w:divBdr>
    </w:div>
    <w:div w:id="2013528222">
      <w:marLeft w:val="0"/>
      <w:marRight w:val="0"/>
      <w:marTop w:val="0"/>
      <w:marBottom w:val="0"/>
      <w:divBdr>
        <w:top w:val="none" w:sz="0" w:space="0" w:color="auto"/>
        <w:left w:val="none" w:sz="0" w:space="0" w:color="auto"/>
        <w:bottom w:val="none" w:sz="0" w:space="0" w:color="auto"/>
        <w:right w:val="none" w:sz="0" w:space="0" w:color="auto"/>
      </w:divBdr>
    </w:div>
    <w:div w:id="2013529591">
      <w:marLeft w:val="0"/>
      <w:marRight w:val="0"/>
      <w:marTop w:val="0"/>
      <w:marBottom w:val="0"/>
      <w:divBdr>
        <w:top w:val="none" w:sz="0" w:space="0" w:color="auto"/>
        <w:left w:val="none" w:sz="0" w:space="0" w:color="auto"/>
        <w:bottom w:val="none" w:sz="0" w:space="0" w:color="auto"/>
        <w:right w:val="none" w:sz="0" w:space="0" w:color="auto"/>
      </w:divBdr>
    </w:div>
    <w:div w:id="2013606605">
      <w:marLeft w:val="0"/>
      <w:marRight w:val="0"/>
      <w:marTop w:val="0"/>
      <w:marBottom w:val="0"/>
      <w:divBdr>
        <w:top w:val="none" w:sz="0" w:space="0" w:color="auto"/>
        <w:left w:val="none" w:sz="0" w:space="0" w:color="auto"/>
        <w:bottom w:val="none" w:sz="0" w:space="0" w:color="auto"/>
        <w:right w:val="none" w:sz="0" w:space="0" w:color="auto"/>
      </w:divBdr>
    </w:div>
    <w:div w:id="2013678378">
      <w:marLeft w:val="0"/>
      <w:marRight w:val="0"/>
      <w:marTop w:val="0"/>
      <w:marBottom w:val="0"/>
      <w:divBdr>
        <w:top w:val="none" w:sz="0" w:space="0" w:color="auto"/>
        <w:left w:val="none" w:sz="0" w:space="0" w:color="auto"/>
        <w:bottom w:val="none" w:sz="0" w:space="0" w:color="auto"/>
        <w:right w:val="none" w:sz="0" w:space="0" w:color="auto"/>
      </w:divBdr>
    </w:div>
    <w:div w:id="2013682351">
      <w:marLeft w:val="0"/>
      <w:marRight w:val="0"/>
      <w:marTop w:val="0"/>
      <w:marBottom w:val="0"/>
      <w:divBdr>
        <w:top w:val="none" w:sz="0" w:space="0" w:color="auto"/>
        <w:left w:val="none" w:sz="0" w:space="0" w:color="auto"/>
        <w:bottom w:val="none" w:sz="0" w:space="0" w:color="auto"/>
        <w:right w:val="none" w:sz="0" w:space="0" w:color="auto"/>
      </w:divBdr>
    </w:div>
    <w:div w:id="2013991847">
      <w:marLeft w:val="0"/>
      <w:marRight w:val="0"/>
      <w:marTop w:val="0"/>
      <w:marBottom w:val="0"/>
      <w:divBdr>
        <w:top w:val="none" w:sz="0" w:space="0" w:color="auto"/>
        <w:left w:val="none" w:sz="0" w:space="0" w:color="auto"/>
        <w:bottom w:val="none" w:sz="0" w:space="0" w:color="auto"/>
        <w:right w:val="none" w:sz="0" w:space="0" w:color="auto"/>
      </w:divBdr>
    </w:div>
    <w:div w:id="2013994468">
      <w:marLeft w:val="0"/>
      <w:marRight w:val="0"/>
      <w:marTop w:val="0"/>
      <w:marBottom w:val="0"/>
      <w:divBdr>
        <w:top w:val="none" w:sz="0" w:space="0" w:color="auto"/>
        <w:left w:val="none" w:sz="0" w:space="0" w:color="auto"/>
        <w:bottom w:val="none" w:sz="0" w:space="0" w:color="auto"/>
        <w:right w:val="none" w:sz="0" w:space="0" w:color="auto"/>
      </w:divBdr>
    </w:div>
    <w:div w:id="2014062459">
      <w:marLeft w:val="0"/>
      <w:marRight w:val="0"/>
      <w:marTop w:val="0"/>
      <w:marBottom w:val="0"/>
      <w:divBdr>
        <w:top w:val="none" w:sz="0" w:space="0" w:color="auto"/>
        <w:left w:val="none" w:sz="0" w:space="0" w:color="auto"/>
        <w:bottom w:val="none" w:sz="0" w:space="0" w:color="auto"/>
        <w:right w:val="none" w:sz="0" w:space="0" w:color="auto"/>
      </w:divBdr>
    </w:div>
    <w:div w:id="2014070738">
      <w:marLeft w:val="0"/>
      <w:marRight w:val="0"/>
      <w:marTop w:val="0"/>
      <w:marBottom w:val="0"/>
      <w:divBdr>
        <w:top w:val="none" w:sz="0" w:space="0" w:color="auto"/>
        <w:left w:val="none" w:sz="0" w:space="0" w:color="auto"/>
        <w:bottom w:val="none" w:sz="0" w:space="0" w:color="auto"/>
        <w:right w:val="none" w:sz="0" w:space="0" w:color="auto"/>
      </w:divBdr>
    </w:div>
    <w:div w:id="2014071100">
      <w:marLeft w:val="0"/>
      <w:marRight w:val="0"/>
      <w:marTop w:val="0"/>
      <w:marBottom w:val="0"/>
      <w:divBdr>
        <w:top w:val="none" w:sz="0" w:space="0" w:color="auto"/>
        <w:left w:val="none" w:sz="0" w:space="0" w:color="auto"/>
        <w:bottom w:val="none" w:sz="0" w:space="0" w:color="auto"/>
        <w:right w:val="none" w:sz="0" w:space="0" w:color="auto"/>
      </w:divBdr>
    </w:div>
    <w:div w:id="2014448928">
      <w:marLeft w:val="0"/>
      <w:marRight w:val="0"/>
      <w:marTop w:val="0"/>
      <w:marBottom w:val="0"/>
      <w:divBdr>
        <w:top w:val="none" w:sz="0" w:space="0" w:color="auto"/>
        <w:left w:val="none" w:sz="0" w:space="0" w:color="auto"/>
        <w:bottom w:val="none" w:sz="0" w:space="0" w:color="auto"/>
        <w:right w:val="none" w:sz="0" w:space="0" w:color="auto"/>
      </w:divBdr>
    </w:div>
    <w:div w:id="2014529604">
      <w:marLeft w:val="0"/>
      <w:marRight w:val="0"/>
      <w:marTop w:val="0"/>
      <w:marBottom w:val="0"/>
      <w:divBdr>
        <w:top w:val="none" w:sz="0" w:space="0" w:color="auto"/>
        <w:left w:val="none" w:sz="0" w:space="0" w:color="auto"/>
        <w:bottom w:val="none" w:sz="0" w:space="0" w:color="auto"/>
        <w:right w:val="none" w:sz="0" w:space="0" w:color="auto"/>
      </w:divBdr>
    </w:div>
    <w:div w:id="2014606478">
      <w:marLeft w:val="0"/>
      <w:marRight w:val="0"/>
      <w:marTop w:val="0"/>
      <w:marBottom w:val="0"/>
      <w:divBdr>
        <w:top w:val="none" w:sz="0" w:space="0" w:color="auto"/>
        <w:left w:val="none" w:sz="0" w:space="0" w:color="auto"/>
        <w:bottom w:val="none" w:sz="0" w:space="0" w:color="auto"/>
        <w:right w:val="none" w:sz="0" w:space="0" w:color="auto"/>
      </w:divBdr>
    </w:div>
    <w:div w:id="2014606903">
      <w:bodyDiv w:val="1"/>
      <w:marLeft w:val="0"/>
      <w:marRight w:val="0"/>
      <w:marTop w:val="0"/>
      <w:marBottom w:val="0"/>
      <w:divBdr>
        <w:top w:val="none" w:sz="0" w:space="0" w:color="auto"/>
        <w:left w:val="none" w:sz="0" w:space="0" w:color="auto"/>
        <w:bottom w:val="none" w:sz="0" w:space="0" w:color="auto"/>
        <w:right w:val="none" w:sz="0" w:space="0" w:color="auto"/>
      </w:divBdr>
    </w:div>
    <w:div w:id="2014795038">
      <w:marLeft w:val="0"/>
      <w:marRight w:val="0"/>
      <w:marTop w:val="0"/>
      <w:marBottom w:val="0"/>
      <w:divBdr>
        <w:top w:val="none" w:sz="0" w:space="0" w:color="auto"/>
        <w:left w:val="none" w:sz="0" w:space="0" w:color="auto"/>
        <w:bottom w:val="none" w:sz="0" w:space="0" w:color="auto"/>
        <w:right w:val="none" w:sz="0" w:space="0" w:color="auto"/>
      </w:divBdr>
    </w:div>
    <w:div w:id="2015063111">
      <w:marLeft w:val="0"/>
      <w:marRight w:val="0"/>
      <w:marTop w:val="0"/>
      <w:marBottom w:val="0"/>
      <w:divBdr>
        <w:top w:val="none" w:sz="0" w:space="0" w:color="auto"/>
        <w:left w:val="none" w:sz="0" w:space="0" w:color="auto"/>
        <w:bottom w:val="none" w:sz="0" w:space="0" w:color="auto"/>
        <w:right w:val="none" w:sz="0" w:space="0" w:color="auto"/>
      </w:divBdr>
    </w:div>
    <w:div w:id="2015111434">
      <w:marLeft w:val="0"/>
      <w:marRight w:val="0"/>
      <w:marTop w:val="0"/>
      <w:marBottom w:val="0"/>
      <w:divBdr>
        <w:top w:val="none" w:sz="0" w:space="0" w:color="auto"/>
        <w:left w:val="none" w:sz="0" w:space="0" w:color="auto"/>
        <w:bottom w:val="none" w:sz="0" w:space="0" w:color="auto"/>
        <w:right w:val="none" w:sz="0" w:space="0" w:color="auto"/>
      </w:divBdr>
    </w:div>
    <w:div w:id="2015112552">
      <w:marLeft w:val="0"/>
      <w:marRight w:val="0"/>
      <w:marTop w:val="0"/>
      <w:marBottom w:val="0"/>
      <w:divBdr>
        <w:top w:val="none" w:sz="0" w:space="0" w:color="auto"/>
        <w:left w:val="none" w:sz="0" w:space="0" w:color="auto"/>
        <w:bottom w:val="none" w:sz="0" w:space="0" w:color="auto"/>
        <w:right w:val="none" w:sz="0" w:space="0" w:color="auto"/>
      </w:divBdr>
    </w:div>
    <w:div w:id="2015185007">
      <w:marLeft w:val="0"/>
      <w:marRight w:val="0"/>
      <w:marTop w:val="0"/>
      <w:marBottom w:val="0"/>
      <w:divBdr>
        <w:top w:val="none" w:sz="0" w:space="0" w:color="auto"/>
        <w:left w:val="none" w:sz="0" w:space="0" w:color="auto"/>
        <w:bottom w:val="none" w:sz="0" w:space="0" w:color="auto"/>
        <w:right w:val="none" w:sz="0" w:space="0" w:color="auto"/>
      </w:divBdr>
    </w:div>
    <w:div w:id="2015261069">
      <w:marLeft w:val="480"/>
      <w:marRight w:val="0"/>
      <w:marTop w:val="0"/>
      <w:marBottom w:val="0"/>
      <w:divBdr>
        <w:top w:val="none" w:sz="0" w:space="0" w:color="auto"/>
        <w:left w:val="none" w:sz="0" w:space="0" w:color="auto"/>
        <w:bottom w:val="none" w:sz="0" w:space="0" w:color="auto"/>
        <w:right w:val="none" w:sz="0" w:space="0" w:color="auto"/>
      </w:divBdr>
    </w:div>
    <w:div w:id="2015303441">
      <w:marLeft w:val="0"/>
      <w:marRight w:val="0"/>
      <w:marTop w:val="0"/>
      <w:marBottom w:val="0"/>
      <w:divBdr>
        <w:top w:val="none" w:sz="0" w:space="0" w:color="auto"/>
        <w:left w:val="none" w:sz="0" w:space="0" w:color="auto"/>
        <w:bottom w:val="none" w:sz="0" w:space="0" w:color="auto"/>
        <w:right w:val="none" w:sz="0" w:space="0" w:color="auto"/>
      </w:divBdr>
    </w:div>
    <w:div w:id="2015378364">
      <w:marLeft w:val="0"/>
      <w:marRight w:val="0"/>
      <w:marTop w:val="0"/>
      <w:marBottom w:val="0"/>
      <w:divBdr>
        <w:top w:val="none" w:sz="0" w:space="0" w:color="auto"/>
        <w:left w:val="none" w:sz="0" w:space="0" w:color="auto"/>
        <w:bottom w:val="none" w:sz="0" w:space="0" w:color="auto"/>
        <w:right w:val="none" w:sz="0" w:space="0" w:color="auto"/>
      </w:divBdr>
    </w:div>
    <w:div w:id="2015379661">
      <w:marLeft w:val="0"/>
      <w:marRight w:val="0"/>
      <w:marTop w:val="0"/>
      <w:marBottom w:val="0"/>
      <w:divBdr>
        <w:top w:val="none" w:sz="0" w:space="0" w:color="auto"/>
        <w:left w:val="none" w:sz="0" w:space="0" w:color="auto"/>
        <w:bottom w:val="none" w:sz="0" w:space="0" w:color="auto"/>
        <w:right w:val="none" w:sz="0" w:space="0" w:color="auto"/>
      </w:divBdr>
    </w:div>
    <w:div w:id="2015497717">
      <w:marLeft w:val="0"/>
      <w:marRight w:val="0"/>
      <w:marTop w:val="0"/>
      <w:marBottom w:val="0"/>
      <w:divBdr>
        <w:top w:val="none" w:sz="0" w:space="0" w:color="auto"/>
        <w:left w:val="none" w:sz="0" w:space="0" w:color="auto"/>
        <w:bottom w:val="none" w:sz="0" w:space="0" w:color="auto"/>
        <w:right w:val="none" w:sz="0" w:space="0" w:color="auto"/>
      </w:divBdr>
    </w:div>
    <w:div w:id="2015523012">
      <w:marLeft w:val="0"/>
      <w:marRight w:val="0"/>
      <w:marTop w:val="0"/>
      <w:marBottom w:val="0"/>
      <w:divBdr>
        <w:top w:val="none" w:sz="0" w:space="0" w:color="auto"/>
        <w:left w:val="none" w:sz="0" w:space="0" w:color="auto"/>
        <w:bottom w:val="none" w:sz="0" w:space="0" w:color="auto"/>
        <w:right w:val="none" w:sz="0" w:space="0" w:color="auto"/>
      </w:divBdr>
    </w:div>
    <w:div w:id="2015523373">
      <w:marLeft w:val="0"/>
      <w:marRight w:val="0"/>
      <w:marTop w:val="0"/>
      <w:marBottom w:val="0"/>
      <w:divBdr>
        <w:top w:val="none" w:sz="0" w:space="0" w:color="auto"/>
        <w:left w:val="none" w:sz="0" w:space="0" w:color="auto"/>
        <w:bottom w:val="none" w:sz="0" w:space="0" w:color="auto"/>
        <w:right w:val="none" w:sz="0" w:space="0" w:color="auto"/>
      </w:divBdr>
    </w:div>
    <w:div w:id="2015570318">
      <w:marLeft w:val="0"/>
      <w:marRight w:val="0"/>
      <w:marTop w:val="0"/>
      <w:marBottom w:val="0"/>
      <w:divBdr>
        <w:top w:val="none" w:sz="0" w:space="0" w:color="auto"/>
        <w:left w:val="none" w:sz="0" w:space="0" w:color="auto"/>
        <w:bottom w:val="none" w:sz="0" w:space="0" w:color="auto"/>
        <w:right w:val="none" w:sz="0" w:space="0" w:color="auto"/>
      </w:divBdr>
    </w:div>
    <w:div w:id="2015641976">
      <w:marLeft w:val="0"/>
      <w:marRight w:val="0"/>
      <w:marTop w:val="0"/>
      <w:marBottom w:val="0"/>
      <w:divBdr>
        <w:top w:val="none" w:sz="0" w:space="0" w:color="auto"/>
        <w:left w:val="none" w:sz="0" w:space="0" w:color="auto"/>
        <w:bottom w:val="none" w:sz="0" w:space="0" w:color="auto"/>
        <w:right w:val="none" w:sz="0" w:space="0" w:color="auto"/>
      </w:divBdr>
    </w:div>
    <w:div w:id="2015644954">
      <w:marLeft w:val="0"/>
      <w:marRight w:val="0"/>
      <w:marTop w:val="0"/>
      <w:marBottom w:val="0"/>
      <w:divBdr>
        <w:top w:val="none" w:sz="0" w:space="0" w:color="auto"/>
        <w:left w:val="none" w:sz="0" w:space="0" w:color="auto"/>
        <w:bottom w:val="none" w:sz="0" w:space="0" w:color="auto"/>
        <w:right w:val="none" w:sz="0" w:space="0" w:color="auto"/>
      </w:divBdr>
    </w:div>
    <w:div w:id="2015692379">
      <w:marLeft w:val="0"/>
      <w:marRight w:val="0"/>
      <w:marTop w:val="0"/>
      <w:marBottom w:val="0"/>
      <w:divBdr>
        <w:top w:val="none" w:sz="0" w:space="0" w:color="auto"/>
        <w:left w:val="none" w:sz="0" w:space="0" w:color="auto"/>
        <w:bottom w:val="none" w:sz="0" w:space="0" w:color="auto"/>
        <w:right w:val="none" w:sz="0" w:space="0" w:color="auto"/>
      </w:divBdr>
    </w:div>
    <w:div w:id="2015911023">
      <w:marLeft w:val="0"/>
      <w:marRight w:val="0"/>
      <w:marTop w:val="0"/>
      <w:marBottom w:val="0"/>
      <w:divBdr>
        <w:top w:val="none" w:sz="0" w:space="0" w:color="auto"/>
        <w:left w:val="none" w:sz="0" w:space="0" w:color="auto"/>
        <w:bottom w:val="none" w:sz="0" w:space="0" w:color="auto"/>
        <w:right w:val="none" w:sz="0" w:space="0" w:color="auto"/>
      </w:divBdr>
    </w:div>
    <w:div w:id="2015985012">
      <w:marLeft w:val="0"/>
      <w:marRight w:val="0"/>
      <w:marTop w:val="0"/>
      <w:marBottom w:val="0"/>
      <w:divBdr>
        <w:top w:val="none" w:sz="0" w:space="0" w:color="auto"/>
        <w:left w:val="none" w:sz="0" w:space="0" w:color="auto"/>
        <w:bottom w:val="none" w:sz="0" w:space="0" w:color="auto"/>
        <w:right w:val="none" w:sz="0" w:space="0" w:color="auto"/>
      </w:divBdr>
    </w:div>
    <w:div w:id="2016107906">
      <w:marLeft w:val="0"/>
      <w:marRight w:val="0"/>
      <w:marTop w:val="0"/>
      <w:marBottom w:val="0"/>
      <w:divBdr>
        <w:top w:val="none" w:sz="0" w:space="0" w:color="auto"/>
        <w:left w:val="none" w:sz="0" w:space="0" w:color="auto"/>
        <w:bottom w:val="none" w:sz="0" w:space="0" w:color="auto"/>
        <w:right w:val="none" w:sz="0" w:space="0" w:color="auto"/>
      </w:divBdr>
    </w:div>
    <w:div w:id="2016181815">
      <w:marLeft w:val="0"/>
      <w:marRight w:val="0"/>
      <w:marTop w:val="0"/>
      <w:marBottom w:val="0"/>
      <w:divBdr>
        <w:top w:val="none" w:sz="0" w:space="0" w:color="auto"/>
        <w:left w:val="none" w:sz="0" w:space="0" w:color="auto"/>
        <w:bottom w:val="none" w:sz="0" w:space="0" w:color="auto"/>
        <w:right w:val="none" w:sz="0" w:space="0" w:color="auto"/>
      </w:divBdr>
    </w:div>
    <w:div w:id="2016220846">
      <w:marLeft w:val="0"/>
      <w:marRight w:val="0"/>
      <w:marTop w:val="0"/>
      <w:marBottom w:val="0"/>
      <w:divBdr>
        <w:top w:val="none" w:sz="0" w:space="0" w:color="auto"/>
        <w:left w:val="none" w:sz="0" w:space="0" w:color="auto"/>
        <w:bottom w:val="none" w:sz="0" w:space="0" w:color="auto"/>
        <w:right w:val="none" w:sz="0" w:space="0" w:color="auto"/>
      </w:divBdr>
    </w:div>
    <w:div w:id="2016414982">
      <w:marLeft w:val="0"/>
      <w:marRight w:val="0"/>
      <w:marTop w:val="0"/>
      <w:marBottom w:val="0"/>
      <w:divBdr>
        <w:top w:val="none" w:sz="0" w:space="0" w:color="auto"/>
        <w:left w:val="none" w:sz="0" w:space="0" w:color="auto"/>
        <w:bottom w:val="none" w:sz="0" w:space="0" w:color="auto"/>
        <w:right w:val="none" w:sz="0" w:space="0" w:color="auto"/>
      </w:divBdr>
    </w:div>
    <w:div w:id="2016418277">
      <w:marLeft w:val="0"/>
      <w:marRight w:val="0"/>
      <w:marTop w:val="0"/>
      <w:marBottom w:val="0"/>
      <w:divBdr>
        <w:top w:val="none" w:sz="0" w:space="0" w:color="auto"/>
        <w:left w:val="none" w:sz="0" w:space="0" w:color="auto"/>
        <w:bottom w:val="none" w:sz="0" w:space="0" w:color="auto"/>
        <w:right w:val="none" w:sz="0" w:space="0" w:color="auto"/>
      </w:divBdr>
    </w:div>
    <w:div w:id="2016497751">
      <w:marLeft w:val="0"/>
      <w:marRight w:val="0"/>
      <w:marTop w:val="0"/>
      <w:marBottom w:val="0"/>
      <w:divBdr>
        <w:top w:val="none" w:sz="0" w:space="0" w:color="auto"/>
        <w:left w:val="none" w:sz="0" w:space="0" w:color="auto"/>
        <w:bottom w:val="none" w:sz="0" w:space="0" w:color="auto"/>
        <w:right w:val="none" w:sz="0" w:space="0" w:color="auto"/>
      </w:divBdr>
    </w:div>
    <w:div w:id="2016572703">
      <w:bodyDiv w:val="1"/>
      <w:marLeft w:val="0"/>
      <w:marRight w:val="0"/>
      <w:marTop w:val="0"/>
      <w:marBottom w:val="0"/>
      <w:divBdr>
        <w:top w:val="none" w:sz="0" w:space="0" w:color="auto"/>
        <w:left w:val="none" w:sz="0" w:space="0" w:color="auto"/>
        <w:bottom w:val="none" w:sz="0" w:space="0" w:color="auto"/>
        <w:right w:val="none" w:sz="0" w:space="0" w:color="auto"/>
      </w:divBdr>
    </w:div>
    <w:div w:id="2016574317">
      <w:marLeft w:val="0"/>
      <w:marRight w:val="0"/>
      <w:marTop w:val="0"/>
      <w:marBottom w:val="0"/>
      <w:divBdr>
        <w:top w:val="none" w:sz="0" w:space="0" w:color="auto"/>
        <w:left w:val="none" w:sz="0" w:space="0" w:color="auto"/>
        <w:bottom w:val="none" w:sz="0" w:space="0" w:color="auto"/>
        <w:right w:val="none" w:sz="0" w:space="0" w:color="auto"/>
      </w:divBdr>
    </w:div>
    <w:div w:id="2016611152">
      <w:marLeft w:val="0"/>
      <w:marRight w:val="0"/>
      <w:marTop w:val="0"/>
      <w:marBottom w:val="0"/>
      <w:divBdr>
        <w:top w:val="none" w:sz="0" w:space="0" w:color="auto"/>
        <w:left w:val="none" w:sz="0" w:space="0" w:color="auto"/>
        <w:bottom w:val="none" w:sz="0" w:space="0" w:color="auto"/>
        <w:right w:val="none" w:sz="0" w:space="0" w:color="auto"/>
      </w:divBdr>
    </w:div>
    <w:div w:id="2016878305">
      <w:marLeft w:val="0"/>
      <w:marRight w:val="0"/>
      <w:marTop w:val="0"/>
      <w:marBottom w:val="0"/>
      <w:divBdr>
        <w:top w:val="none" w:sz="0" w:space="0" w:color="auto"/>
        <w:left w:val="none" w:sz="0" w:space="0" w:color="auto"/>
        <w:bottom w:val="none" w:sz="0" w:space="0" w:color="auto"/>
        <w:right w:val="none" w:sz="0" w:space="0" w:color="auto"/>
      </w:divBdr>
    </w:div>
    <w:div w:id="2016882871">
      <w:marLeft w:val="0"/>
      <w:marRight w:val="0"/>
      <w:marTop w:val="0"/>
      <w:marBottom w:val="0"/>
      <w:divBdr>
        <w:top w:val="none" w:sz="0" w:space="0" w:color="auto"/>
        <w:left w:val="none" w:sz="0" w:space="0" w:color="auto"/>
        <w:bottom w:val="none" w:sz="0" w:space="0" w:color="auto"/>
        <w:right w:val="none" w:sz="0" w:space="0" w:color="auto"/>
      </w:divBdr>
    </w:div>
    <w:div w:id="2016960441">
      <w:marLeft w:val="0"/>
      <w:marRight w:val="0"/>
      <w:marTop w:val="0"/>
      <w:marBottom w:val="0"/>
      <w:divBdr>
        <w:top w:val="none" w:sz="0" w:space="0" w:color="auto"/>
        <w:left w:val="none" w:sz="0" w:space="0" w:color="auto"/>
        <w:bottom w:val="none" w:sz="0" w:space="0" w:color="auto"/>
        <w:right w:val="none" w:sz="0" w:space="0" w:color="auto"/>
      </w:divBdr>
    </w:div>
    <w:div w:id="2017028111">
      <w:marLeft w:val="0"/>
      <w:marRight w:val="0"/>
      <w:marTop w:val="0"/>
      <w:marBottom w:val="0"/>
      <w:divBdr>
        <w:top w:val="none" w:sz="0" w:space="0" w:color="auto"/>
        <w:left w:val="none" w:sz="0" w:space="0" w:color="auto"/>
        <w:bottom w:val="none" w:sz="0" w:space="0" w:color="auto"/>
        <w:right w:val="none" w:sz="0" w:space="0" w:color="auto"/>
      </w:divBdr>
    </w:div>
    <w:div w:id="2017031778">
      <w:marLeft w:val="0"/>
      <w:marRight w:val="0"/>
      <w:marTop w:val="0"/>
      <w:marBottom w:val="0"/>
      <w:divBdr>
        <w:top w:val="none" w:sz="0" w:space="0" w:color="auto"/>
        <w:left w:val="none" w:sz="0" w:space="0" w:color="auto"/>
        <w:bottom w:val="none" w:sz="0" w:space="0" w:color="auto"/>
        <w:right w:val="none" w:sz="0" w:space="0" w:color="auto"/>
      </w:divBdr>
    </w:div>
    <w:div w:id="2017144490">
      <w:marLeft w:val="0"/>
      <w:marRight w:val="0"/>
      <w:marTop w:val="0"/>
      <w:marBottom w:val="0"/>
      <w:divBdr>
        <w:top w:val="none" w:sz="0" w:space="0" w:color="auto"/>
        <w:left w:val="none" w:sz="0" w:space="0" w:color="auto"/>
        <w:bottom w:val="none" w:sz="0" w:space="0" w:color="auto"/>
        <w:right w:val="none" w:sz="0" w:space="0" w:color="auto"/>
      </w:divBdr>
    </w:div>
    <w:div w:id="2017147372">
      <w:marLeft w:val="0"/>
      <w:marRight w:val="0"/>
      <w:marTop w:val="0"/>
      <w:marBottom w:val="0"/>
      <w:divBdr>
        <w:top w:val="none" w:sz="0" w:space="0" w:color="auto"/>
        <w:left w:val="none" w:sz="0" w:space="0" w:color="auto"/>
        <w:bottom w:val="none" w:sz="0" w:space="0" w:color="auto"/>
        <w:right w:val="none" w:sz="0" w:space="0" w:color="auto"/>
      </w:divBdr>
    </w:div>
    <w:div w:id="2017267505">
      <w:marLeft w:val="0"/>
      <w:marRight w:val="0"/>
      <w:marTop w:val="0"/>
      <w:marBottom w:val="0"/>
      <w:divBdr>
        <w:top w:val="none" w:sz="0" w:space="0" w:color="auto"/>
        <w:left w:val="none" w:sz="0" w:space="0" w:color="auto"/>
        <w:bottom w:val="none" w:sz="0" w:space="0" w:color="auto"/>
        <w:right w:val="none" w:sz="0" w:space="0" w:color="auto"/>
      </w:divBdr>
    </w:div>
    <w:div w:id="2017345875">
      <w:marLeft w:val="0"/>
      <w:marRight w:val="0"/>
      <w:marTop w:val="0"/>
      <w:marBottom w:val="0"/>
      <w:divBdr>
        <w:top w:val="none" w:sz="0" w:space="0" w:color="auto"/>
        <w:left w:val="none" w:sz="0" w:space="0" w:color="auto"/>
        <w:bottom w:val="none" w:sz="0" w:space="0" w:color="auto"/>
        <w:right w:val="none" w:sz="0" w:space="0" w:color="auto"/>
      </w:divBdr>
    </w:div>
    <w:div w:id="2017346746">
      <w:marLeft w:val="0"/>
      <w:marRight w:val="0"/>
      <w:marTop w:val="0"/>
      <w:marBottom w:val="0"/>
      <w:divBdr>
        <w:top w:val="none" w:sz="0" w:space="0" w:color="auto"/>
        <w:left w:val="none" w:sz="0" w:space="0" w:color="auto"/>
        <w:bottom w:val="none" w:sz="0" w:space="0" w:color="auto"/>
        <w:right w:val="none" w:sz="0" w:space="0" w:color="auto"/>
      </w:divBdr>
    </w:div>
    <w:div w:id="2017460236">
      <w:marLeft w:val="0"/>
      <w:marRight w:val="0"/>
      <w:marTop w:val="0"/>
      <w:marBottom w:val="0"/>
      <w:divBdr>
        <w:top w:val="none" w:sz="0" w:space="0" w:color="auto"/>
        <w:left w:val="none" w:sz="0" w:space="0" w:color="auto"/>
        <w:bottom w:val="none" w:sz="0" w:space="0" w:color="auto"/>
        <w:right w:val="none" w:sz="0" w:space="0" w:color="auto"/>
      </w:divBdr>
    </w:div>
    <w:div w:id="2017539236">
      <w:marLeft w:val="0"/>
      <w:marRight w:val="0"/>
      <w:marTop w:val="0"/>
      <w:marBottom w:val="0"/>
      <w:divBdr>
        <w:top w:val="none" w:sz="0" w:space="0" w:color="auto"/>
        <w:left w:val="none" w:sz="0" w:space="0" w:color="auto"/>
        <w:bottom w:val="none" w:sz="0" w:space="0" w:color="auto"/>
        <w:right w:val="none" w:sz="0" w:space="0" w:color="auto"/>
      </w:divBdr>
    </w:div>
    <w:div w:id="2017682689">
      <w:marLeft w:val="0"/>
      <w:marRight w:val="0"/>
      <w:marTop w:val="0"/>
      <w:marBottom w:val="0"/>
      <w:divBdr>
        <w:top w:val="none" w:sz="0" w:space="0" w:color="auto"/>
        <w:left w:val="none" w:sz="0" w:space="0" w:color="auto"/>
        <w:bottom w:val="none" w:sz="0" w:space="0" w:color="auto"/>
        <w:right w:val="none" w:sz="0" w:space="0" w:color="auto"/>
      </w:divBdr>
    </w:div>
    <w:div w:id="2017808109">
      <w:marLeft w:val="0"/>
      <w:marRight w:val="0"/>
      <w:marTop w:val="0"/>
      <w:marBottom w:val="0"/>
      <w:divBdr>
        <w:top w:val="none" w:sz="0" w:space="0" w:color="auto"/>
        <w:left w:val="none" w:sz="0" w:space="0" w:color="auto"/>
        <w:bottom w:val="none" w:sz="0" w:space="0" w:color="auto"/>
        <w:right w:val="none" w:sz="0" w:space="0" w:color="auto"/>
      </w:divBdr>
    </w:div>
    <w:div w:id="2017877951">
      <w:marLeft w:val="0"/>
      <w:marRight w:val="0"/>
      <w:marTop w:val="0"/>
      <w:marBottom w:val="0"/>
      <w:divBdr>
        <w:top w:val="none" w:sz="0" w:space="0" w:color="auto"/>
        <w:left w:val="none" w:sz="0" w:space="0" w:color="auto"/>
        <w:bottom w:val="none" w:sz="0" w:space="0" w:color="auto"/>
        <w:right w:val="none" w:sz="0" w:space="0" w:color="auto"/>
      </w:divBdr>
    </w:div>
    <w:div w:id="2017880924">
      <w:marLeft w:val="0"/>
      <w:marRight w:val="0"/>
      <w:marTop w:val="0"/>
      <w:marBottom w:val="0"/>
      <w:divBdr>
        <w:top w:val="none" w:sz="0" w:space="0" w:color="auto"/>
        <w:left w:val="none" w:sz="0" w:space="0" w:color="auto"/>
        <w:bottom w:val="none" w:sz="0" w:space="0" w:color="auto"/>
        <w:right w:val="none" w:sz="0" w:space="0" w:color="auto"/>
      </w:divBdr>
    </w:div>
    <w:div w:id="2017884805">
      <w:marLeft w:val="0"/>
      <w:marRight w:val="0"/>
      <w:marTop w:val="0"/>
      <w:marBottom w:val="0"/>
      <w:divBdr>
        <w:top w:val="none" w:sz="0" w:space="0" w:color="auto"/>
        <w:left w:val="none" w:sz="0" w:space="0" w:color="auto"/>
        <w:bottom w:val="none" w:sz="0" w:space="0" w:color="auto"/>
        <w:right w:val="none" w:sz="0" w:space="0" w:color="auto"/>
      </w:divBdr>
    </w:div>
    <w:div w:id="2017919491">
      <w:marLeft w:val="0"/>
      <w:marRight w:val="0"/>
      <w:marTop w:val="0"/>
      <w:marBottom w:val="0"/>
      <w:divBdr>
        <w:top w:val="none" w:sz="0" w:space="0" w:color="auto"/>
        <w:left w:val="none" w:sz="0" w:space="0" w:color="auto"/>
        <w:bottom w:val="none" w:sz="0" w:space="0" w:color="auto"/>
        <w:right w:val="none" w:sz="0" w:space="0" w:color="auto"/>
      </w:divBdr>
    </w:div>
    <w:div w:id="2017951363">
      <w:marLeft w:val="0"/>
      <w:marRight w:val="0"/>
      <w:marTop w:val="0"/>
      <w:marBottom w:val="0"/>
      <w:divBdr>
        <w:top w:val="none" w:sz="0" w:space="0" w:color="auto"/>
        <w:left w:val="none" w:sz="0" w:space="0" w:color="auto"/>
        <w:bottom w:val="none" w:sz="0" w:space="0" w:color="auto"/>
        <w:right w:val="none" w:sz="0" w:space="0" w:color="auto"/>
      </w:divBdr>
    </w:div>
    <w:div w:id="2018068491">
      <w:marLeft w:val="0"/>
      <w:marRight w:val="0"/>
      <w:marTop w:val="0"/>
      <w:marBottom w:val="0"/>
      <w:divBdr>
        <w:top w:val="none" w:sz="0" w:space="0" w:color="auto"/>
        <w:left w:val="none" w:sz="0" w:space="0" w:color="auto"/>
        <w:bottom w:val="none" w:sz="0" w:space="0" w:color="auto"/>
        <w:right w:val="none" w:sz="0" w:space="0" w:color="auto"/>
      </w:divBdr>
    </w:div>
    <w:div w:id="2018117570">
      <w:marLeft w:val="0"/>
      <w:marRight w:val="0"/>
      <w:marTop w:val="0"/>
      <w:marBottom w:val="0"/>
      <w:divBdr>
        <w:top w:val="none" w:sz="0" w:space="0" w:color="auto"/>
        <w:left w:val="none" w:sz="0" w:space="0" w:color="auto"/>
        <w:bottom w:val="none" w:sz="0" w:space="0" w:color="auto"/>
        <w:right w:val="none" w:sz="0" w:space="0" w:color="auto"/>
      </w:divBdr>
    </w:div>
    <w:div w:id="2018187397">
      <w:marLeft w:val="0"/>
      <w:marRight w:val="0"/>
      <w:marTop w:val="0"/>
      <w:marBottom w:val="0"/>
      <w:divBdr>
        <w:top w:val="none" w:sz="0" w:space="0" w:color="auto"/>
        <w:left w:val="none" w:sz="0" w:space="0" w:color="auto"/>
        <w:bottom w:val="none" w:sz="0" w:space="0" w:color="auto"/>
        <w:right w:val="none" w:sz="0" w:space="0" w:color="auto"/>
      </w:divBdr>
    </w:div>
    <w:div w:id="2018188015">
      <w:marLeft w:val="0"/>
      <w:marRight w:val="0"/>
      <w:marTop w:val="0"/>
      <w:marBottom w:val="0"/>
      <w:divBdr>
        <w:top w:val="none" w:sz="0" w:space="0" w:color="auto"/>
        <w:left w:val="none" w:sz="0" w:space="0" w:color="auto"/>
        <w:bottom w:val="none" w:sz="0" w:space="0" w:color="auto"/>
        <w:right w:val="none" w:sz="0" w:space="0" w:color="auto"/>
      </w:divBdr>
    </w:div>
    <w:div w:id="2018538410">
      <w:marLeft w:val="0"/>
      <w:marRight w:val="0"/>
      <w:marTop w:val="0"/>
      <w:marBottom w:val="0"/>
      <w:divBdr>
        <w:top w:val="none" w:sz="0" w:space="0" w:color="auto"/>
        <w:left w:val="none" w:sz="0" w:space="0" w:color="auto"/>
        <w:bottom w:val="none" w:sz="0" w:space="0" w:color="auto"/>
        <w:right w:val="none" w:sz="0" w:space="0" w:color="auto"/>
      </w:divBdr>
    </w:div>
    <w:div w:id="2018576220">
      <w:marLeft w:val="0"/>
      <w:marRight w:val="0"/>
      <w:marTop w:val="0"/>
      <w:marBottom w:val="0"/>
      <w:divBdr>
        <w:top w:val="none" w:sz="0" w:space="0" w:color="auto"/>
        <w:left w:val="none" w:sz="0" w:space="0" w:color="auto"/>
        <w:bottom w:val="none" w:sz="0" w:space="0" w:color="auto"/>
        <w:right w:val="none" w:sz="0" w:space="0" w:color="auto"/>
      </w:divBdr>
    </w:div>
    <w:div w:id="2018648748">
      <w:marLeft w:val="0"/>
      <w:marRight w:val="0"/>
      <w:marTop w:val="0"/>
      <w:marBottom w:val="0"/>
      <w:divBdr>
        <w:top w:val="none" w:sz="0" w:space="0" w:color="auto"/>
        <w:left w:val="none" w:sz="0" w:space="0" w:color="auto"/>
        <w:bottom w:val="none" w:sz="0" w:space="0" w:color="auto"/>
        <w:right w:val="none" w:sz="0" w:space="0" w:color="auto"/>
      </w:divBdr>
    </w:div>
    <w:div w:id="2018650461">
      <w:marLeft w:val="0"/>
      <w:marRight w:val="0"/>
      <w:marTop w:val="0"/>
      <w:marBottom w:val="0"/>
      <w:divBdr>
        <w:top w:val="none" w:sz="0" w:space="0" w:color="auto"/>
        <w:left w:val="none" w:sz="0" w:space="0" w:color="auto"/>
        <w:bottom w:val="none" w:sz="0" w:space="0" w:color="auto"/>
        <w:right w:val="none" w:sz="0" w:space="0" w:color="auto"/>
      </w:divBdr>
    </w:div>
    <w:div w:id="2018651477">
      <w:marLeft w:val="0"/>
      <w:marRight w:val="0"/>
      <w:marTop w:val="0"/>
      <w:marBottom w:val="0"/>
      <w:divBdr>
        <w:top w:val="none" w:sz="0" w:space="0" w:color="auto"/>
        <w:left w:val="none" w:sz="0" w:space="0" w:color="auto"/>
        <w:bottom w:val="none" w:sz="0" w:space="0" w:color="auto"/>
        <w:right w:val="none" w:sz="0" w:space="0" w:color="auto"/>
      </w:divBdr>
    </w:div>
    <w:div w:id="2018803595">
      <w:marLeft w:val="0"/>
      <w:marRight w:val="0"/>
      <w:marTop w:val="0"/>
      <w:marBottom w:val="0"/>
      <w:divBdr>
        <w:top w:val="none" w:sz="0" w:space="0" w:color="auto"/>
        <w:left w:val="none" w:sz="0" w:space="0" w:color="auto"/>
        <w:bottom w:val="none" w:sz="0" w:space="0" w:color="auto"/>
        <w:right w:val="none" w:sz="0" w:space="0" w:color="auto"/>
      </w:divBdr>
    </w:div>
    <w:div w:id="2018920711">
      <w:marLeft w:val="0"/>
      <w:marRight w:val="0"/>
      <w:marTop w:val="0"/>
      <w:marBottom w:val="0"/>
      <w:divBdr>
        <w:top w:val="none" w:sz="0" w:space="0" w:color="auto"/>
        <w:left w:val="none" w:sz="0" w:space="0" w:color="auto"/>
        <w:bottom w:val="none" w:sz="0" w:space="0" w:color="auto"/>
        <w:right w:val="none" w:sz="0" w:space="0" w:color="auto"/>
      </w:divBdr>
    </w:div>
    <w:div w:id="2019043440">
      <w:marLeft w:val="0"/>
      <w:marRight w:val="0"/>
      <w:marTop w:val="0"/>
      <w:marBottom w:val="0"/>
      <w:divBdr>
        <w:top w:val="none" w:sz="0" w:space="0" w:color="auto"/>
        <w:left w:val="none" w:sz="0" w:space="0" w:color="auto"/>
        <w:bottom w:val="none" w:sz="0" w:space="0" w:color="auto"/>
        <w:right w:val="none" w:sz="0" w:space="0" w:color="auto"/>
      </w:divBdr>
    </w:div>
    <w:div w:id="2019112724">
      <w:marLeft w:val="0"/>
      <w:marRight w:val="0"/>
      <w:marTop w:val="0"/>
      <w:marBottom w:val="0"/>
      <w:divBdr>
        <w:top w:val="none" w:sz="0" w:space="0" w:color="auto"/>
        <w:left w:val="none" w:sz="0" w:space="0" w:color="auto"/>
        <w:bottom w:val="none" w:sz="0" w:space="0" w:color="auto"/>
        <w:right w:val="none" w:sz="0" w:space="0" w:color="auto"/>
      </w:divBdr>
    </w:div>
    <w:div w:id="2019231055">
      <w:marLeft w:val="0"/>
      <w:marRight w:val="0"/>
      <w:marTop w:val="0"/>
      <w:marBottom w:val="0"/>
      <w:divBdr>
        <w:top w:val="none" w:sz="0" w:space="0" w:color="auto"/>
        <w:left w:val="none" w:sz="0" w:space="0" w:color="auto"/>
        <w:bottom w:val="none" w:sz="0" w:space="0" w:color="auto"/>
        <w:right w:val="none" w:sz="0" w:space="0" w:color="auto"/>
      </w:divBdr>
    </w:div>
    <w:div w:id="2019261995">
      <w:marLeft w:val="0"/>
      <w:marRight w:val="0"/>
      <w:marTop w:val="0"/>
      <w:marBottom w:val="0"/>
      <w:divBdr>
        <w:top w:val="none" w:sz="0" w:space="0" w:color="auto"/>
        <w:left w:val="none" w:sz="0" w:space="0" w:color="auto"/>
        <w:bottom w:val="none" w:sz="0" w:space="0" w:color="auto"/>
        <w:right w:val="none" w:sz="0" w:space="0" w:color="auto"/>
      </w:divBdr>
    </w:div>
    <w:div w:id="2019309995">
      <w:marLeft w:val="0"/>
      <w:marRight w:val="0"/>
      <w:marTop w:val="0"/>
      <w:marBottom w:val="0"/>
      <w:divBdr>
        <w:top w:val="none" w:sz="0" w:space="0" w:color="auto"/>
        <w:left w:val="none" w:sz="0" w:space="0" w:color="auto"/>
        <w:bottom w:val="none" w:sz="0" w:space="0" w:color="auto"/>
        <w:right w:val="none" w:sz="0" w:space="0" w:color="auto"/>
      </w:divBdr>
    </w:div>
    <w:div w:id="2019381724">
      <w:marLeft w:val="0"/>
      <w:marRight w:val="0"/>
      <w:marTop w:val="0"/>
      <w:marBottom w:val="0"/>
      <w:divBdr>
        <w:top w:val="none" w:sz="0" w:space="0" w:color="auto"/>
        <w:left w:val="none" w:sz="0" w:space="0" w:color="auto"/>
        <w:bottom w:val="none" w:sz="0" w:space="0" w:color="auto"/>
        <w:right w:val="none" w:sz="0" w:space="0" w:color="auto"/>
      </w:divBdr>
    </w:div>
    <w:div w:id="2019382405">
      <w:bodyDiv w:val="1"/>
      <w:marLeft w:val="0"/>
      <w:marRight w:val="0"/>
      <w:marTop w:val="0"/>
      <w:marBottom w:val="0"/>
      <w:divBdr>
        <w:top w:val="none" w:sz="0" w:space="0" w:color="auto"/>
        <w:left w:val="none" w:sz="0" w:space="0" w:color="auto"/>
        <w:bottom w:val="none" w:sz="0" w:space="0" w:color="auto"/>
        <w:right w:val="none" w:sz="0" w:space="0" w:color="auto"/>
      </w:divBdr>
    </w:div>
    <w:div w:id="2019384716">
      <w:marLeft w:val="0"/>
      <w:marRight w:val="0"/>
      <w:marTop w:val="0"/>
      <w:marBottom w:val="0"/>
      <w:divBdr>
        <w:top w:val="none" w:sz="0" w:space="0" w:color="auto"/>
        <w:left w:val="none" w:sz="0" w:space="0" w:color="auto"/>
        <w:bottom w:val="none" w:sz="0" w:space="0" w:color="auto"/>
        <w:right w:val="none" w:sz="0" w:space="0" w:color="auto"/>
      </w:divBdr>
    </w:div>
    <w:div w:id="2019504341">
      <w:marLeft w:val="0"/>
      <w:marRight w:val="0"/>
      <w:marTop w:val="0"/>
      <w:marBottom w:val="0"/>
      <w:divBdr>
        <w:top w:val="none" w:sz="0" w:space="0" w:color="auto"/>
        <w:left w:val="none" w:sz="0" w:space="0" w:color="auto"/>
        <w:bottom w:val="none" w:sz="0" w:space="0" w:color="auto"/>
        <w:right w:val="none" w:sz="0" w:space="0" w:color="auto"/>
      </w:divBdr>
    </w:div>
    <w:div w:id="2019572846">
      <w:marLeft w:val="0"/>
      <w:marRight w:val="0"/>
      <w:marTop w:val="0"/>
      <w:marBottom w:val="0"/>
      <w:divBdr>
        <w:top w:val="none" w:sz="0" w:space="0" w:color="auto"/>
        <w:left w:val="none" w:sz="0" w:space="0" w:color="auto"/>
        <w:bottom w:val="none" w:sz="0" w:space="0" w:color="auto"/>
        <w:right w:val="none" w:sz="0" w:space="0" w:color="auto"/>
      </w:divBdr>
    </w:div>
    <w:div w:id="2019574530">
      <w:marLeft w:val="0"/>
      <w:marRight w:val="0"/>
      <w:marTop w:val="0"/>
      <w:marBottom w:val="0"/>
      <w:divBdr>
        <w:top w:val="none" w:sz="0" w:space="0" w:color="auto"/>
        <w:left w:val="none" w:sz="0" w:space="0" w:color="auto"/>
        <w:bottom w:val="none" w:sz="0" w:space="0" w:color="auto"/>
        <w:right w:val="none" w:sz="0" w:space="0" w:color="auto"/>
      </w:divBdr>
    </w:div>
    <w:div w:id="2019578423">
      <w:marLeft w:val="0"/>
      <w:marRight w:val="0"/>
      <w:marTop w:val="0"/>
      <w:marBottom w:val="0"/>
      <w:divBdr>
        <w:top w:val="none" w:sz="0" w:space="0" w:color="auto"/>
        <w:left w:val="none" w:sz="0" w:space="0" w:color="auto"/>
        <w:bottom w:val="none" w:sz="0" w:space="0" w:color="auto"/>
        <w:right w:val="none" w:sz="0" w:space="0" w:color="auto"/>
      </w:divBdr>
    </w:div>
    <w:div w:id="2019623018">
      <w:marLeft w:val="0"/>
      <w:marRight w:val="0"/>
      <w:marTop w:val="0"/>
      <w:marBottom w:val="0"/>
      <w:divBdr>
        <w:top w:val="none" w:sz="0" w:space="0" w:color="auto"/>
        <w:left w:val="none" w:sz="0" w:space="0" w:color="auto"/>
        <w:bottom w:val="none" w:sz="0" w:space="0" w:color="auto"/>
        <w:right w:val="none" w:sz="0" w:space="0" w:color="auto"/>
      </w:divBdr>
    </w:div>
    <w:div w:id="2019651087">
      <w:marLeft w:val="0"/>
      <w:marRight w:val="0"/>
      <w:marTop w:val="0"/>
      <w:marBottom w:val="0"/>
      <w:divBdr>
        <w:top w:val="none" w:sz="0" w:space="0" w:color="auto"/>
        <w:left w:val="none" w:sz="0" w:space="0" w:color="auto"/>
        <w:bottom w:val="none" w:sz="0" w:space="0" w:color="auto"/>
        <w:right w:val="none" w:sz="0" w:space="0" w:color="auto"/>
      </w:divBdr>
    </w:div>
    <w:div w:id="2019774143">
      <w:marLeft w:val="0"/>
      <w:marRight w:val="0"/>
      <w:marTop w:val="0"/>
      <w:marBottom w:val="0"/>
      <w:divBdr>
        <w:top w:val="none" w:sz="0" w:space="0" w:color="auto"/>
        <w:left w:val="none" w:sz="0" w:space="0" w:color="auto"/>
        <w:bottom w:val="none" w:sz="0" w:space="0" w:color="auto"/>
        <w:right w:val="none" w:sz="0" w:space="0" w:color="auto"/>
      </w:divBdr>
    </w:div>
    <w:div w:id="2019847614">
      <w:marLeft w:val="0"/>
      <w:marRight w:val="0"/>
      <w:marTop w:val="0"/>
      <w:marBottom w:val="0"/>
      <w:divBdr>
        <w:top w:val="none" w:sz="0" w:space="0" w:color="auto"/>
        <w:left w:val="none" w:sz="0" w:space="0" w:color="auto"/>
        <w:bottom w:val="none" w:sz="0" w:space="0" w:color="auto"/>
        <w:right w:val="none" w:sz="0" w:space="0" w:color="auto"/>
      </w:divBdr>
    </w:div>
    <w:div w:id="2019848984">
      <w:marLeft w:val="0"/>
      <w:marRight w:val="0"/>
      <w:marTop w:val="0"/>
      <w:marBottom w:val="0"/>
      <w:divBdr>
        <w:top w:val="none" w:sz="0" w:space="0" w:color="auto"/>
        <w:left w:val="none" w:sz="0" w:space="0" w:color="auto"/>
        <w:bottom w:val="none" w:sz="0" w:space="0" w:color="auto"/>
        <w:right w:val="none" w:sz="0" w:space="0" w:color="auto"/>
      </w:divBdr>
    </w:div>
    <w:div w:id="2019962159">
      <w:marLeft w:val="0"/>
      <w:marRight w:val="0"/>
      <w:marTop w:val="0"/>
      <w:marBottom w:val="0"/>
      <w:divBdr>
        <w:top w:val="none" w:sz="0" w:space="0" w:color="auto"/>
        <w:left w:val="none" w:sz="0" w:space="0" w:color="auto"/>
        <w:bottom w:val="none" w:sz="0" w:space="0" w:color="auto"/>
        <w:right w:val="none" w:sz="0" w:space="0" w:color="auto"/>
      </w:divBdr>
    </w:div>
    <w:div w:id="2019964657">
      <w:marLeft w:val="0"/>
      <w:marRight w:val="0"/>
      <w:marTop w:val="0"/>
      <w:marBottom w:val="0"/>
      <w:divBdr>
        <w:top w:val="none" w:sz="0" w:space="0" w:color="auto"/>
        <w:left w:val="none" w:sz="0" w:space="0" w:color="auto"/>
        <w:bottom w:val="none" w:sz="0" w:space="0" w:color="auto"/>
        <w:right w:val="none" w:sz="0" w:space="0" w:color="auto"/>
      </w:divBdr>
    </w:div>
    <w:div w:id="2019965936">
      <w:marLeft w:val="0"/>
      <w:marRight w:val="0"/>
      <w:marTop w:val="0"/>
      <w:marBottom w:val="0"/>
      <w:divBdr>
        <w:top w:val="none" w:sz="0" w:space="0" w:color="auto"/>
        <w:left w:val="none" w:sz="0" w:space="0" w:color="auto"/>
        <w:bottom w:val="none" w:sz="0" w:space="0" w:color="auto"/>
        <w:right w:val="none" w:sz="0" w:space="0" w:color="auto"/>
      </w:divBdr>
    </w:div>
    <w:div w:id="2020110417">
      <w:marLeft w:val="0"/>
      <w:marRight w:val="0"/>
      <w:marTop w:val="0"/>
      <w:marBottom w:val="0"/>
      <w:divBdr>
        <w:top w:val="none" w:sz="0" w:space="0" w:color="auto"/>
        <w:left w:val="none" w:sz="0" w:space="0" w:color="auto"/>
        <w:bottom w:val="none" w:sz="0" w:space="0" w:color="auto"/>
        <w:right w:val="none" w:sz="0" w:space="0" w:color="auto"/>
      </w:divBdr>
    </w:div>
    <w:div w:id="2020231942">
      <w:marLeft w:val="0"/>
      <w:marRight w:val="0"/>
      <w:marTop w:val="0"/>
      <w:marBottom w:val="0"/>
      <w:divBdr>
        <w:top w:val="none" w:sz="0" w:space="0" w:color="auto"/>
        <w:left w:val="none" w:sz="0" w:space="0" w:color="auto"/>
        <w:bottom w:val="none" w:sz="0" w:space="0" w:color="auto"/>
        <w:right w:val="none" w:sz="0" w:space="0" w:color="auto"/>
      </w:divBdr>
    </w:div>
    <w:div w:id="2020307763">
      <w:marLeft w:val="0"/>
      <w:marRight w:val="0"/>
      <w:marTop w:val="0"/>
      <w:marBottom w:val="0"/>
      <w:divBdr>
        <w:top w:val="none" w:sz="0" w:space="0" w:color="auto"/>
        <w:left w:val="none" w:sz="0" w:space="0" w:color="auto"/>
        <w:bottom w:val="none" w:sz="0" w:space="0" w:color="auto"/>
        <w:right w:val="none" w:sz="0" w:space="0" w:color="auto"/>
      </w:divBdr>
    </w:div>
    <w:div w:id="2020307799">
      <w:marLeft w:val="0"/>
      <w:marRight w:val="0"/>
      <w:marTop w:val="0"/>
      <w:marBottom w:val="0"/>
      <w:divBdr>
        <w:top w:val="none" w:sz="0" w:space="0" w:color="auto"/>
        <w:left w:val="none" w:sz="0" w:space="0" w:color="auto"/>
        <w:bottom w:val="none" w:sz="0" w:space="0" w:color="auto"/>
        <w:right w:val="none" w:sz="0" w:space="0" w:color="auto"/>
      </w:divBdr>
    </w:div>
    <w:div w:id="2020423511">
      <w:marLeft w:val="0"/>
      <w:marRight w:val="0"/>
      <w:marTop w:val="0"/>
      <w:marBottom w:val="0"/>
      <w:divBdr>
        <w:top w:val="none" w:sz="0" w:space="0" w:color="auto"/>
        <w:left w:val="none" w:sz="0" w:space="0" w:color="auto"/>
        <w:bottom w:val="none" w:sz="0" w:space="0" w:color="auto"/>
        <w:right w:val="none" w:sz="0" w:space="0" w:color="auto"/>
      </w:divBdr>
    </w:div>
    <w:div w:id="2020429822">
      <w:marLeft w:val="0"/>
      <w:marRight w:val="0"/>
      <w:marTop w:val="0"/>
      <w:marBottom w:val="0"/>
      <w:divBdr>
        <w:top w:val="none" w:sz="0" w:space="0" w:color="auto"/>
        <w:left w:val="none" w:sz="0" w:space="0" w:color="auto"/>
        <w:bottom w:val="none" w:sz="0" w:space="0" w:color="auto"/>
        <w:right w:val="none" w:sz="0" w:space="0" w:color="auto"/>
      </w:divBdr>
    </w:div>
    <w:div w:id="2020504079">
      <w:marLeft w:val="0"/>
      <w:marRight w:val="0"/>
      <w:marTop w:val="0"/>
      <w:marBottom w:val="0"/>
      <w:divBdr>
        <w:top w:val="none" w:sz="0" w:space="0" w:color="auto"/>
        <w:left w:val="none" w:sz="0" w:space="0" w:color="auto"/>
        <w:bottom w:val="none" w:sz="0" w:space="0" w:color="auto"/>
        <w:right w:val="none" w:sz="0" w:space="0" w:color="auto"/>
      </w:divBdr>
    </w:div>
    <w:div w:id="2020544060">
      <w:marLeft w:val="0"/>
      <w:marRight w:val="0"/>
      <w:marTop w:val="0"/>
      <w:marBottom w:val="0"/>
      <w:divBdr>
        <w:top w:val="none" w:sz="0" w:space="0" w:color="auto"/>
        <w:left w:val="none" w:sz="0" w:space="0" w:color="auto"/>
        <w:bottom w:val="none" w:sz="0" w:space="0" w:color="auto"/>
        <w:right w:val="none" w:sz="0" w:space="0" w:color="auto"/>
      </w:divBdr>
    </w:div>
    <w:div w:id="2020547386">
      <w:marLeft w:val="0"/>
      <w:marRight w:val="0"/>
      <w:marTop w:val="0"/>
      <w:marBottom w:val="0"/>
      <w:divBdr>
        <w:top w:val="none" w:sz="0" w:space="0" w:color="auto"/>
        <w:left w:val="none" w:sz="0" w:space="0" w:color="auto"/>
        <w:bottom w:val="none" w:sz="0" w:space="0" w:color="auto"/>
        <w:right w:val="none" w:sz="0" w:space="0" w:color="auto"/>
      </w:divBdr>
    </w:div>
    <w:div w:id="2020618713">
      <w:marLeft w:val="0"/>
      <w:marRight w:val="0"/>
      <w:marTop w:val="0"/>
      <w:marBottom w:val="0"/>
      <w:divBdr>
        <w:top w:val="none" w:sz="0" w:space="0" w:color="auto"/>
        <w:left w:val="none" w:sz="0" w:space="0" w:color="auto"/>
        <w:bottom w:val="none" w:sz="0" w:space="0" w:color="auto"/>
        <w:right w:val="none" w:sz="0" w:space="0" w:color="auto"/>
      </w:divBdr>
    </w:div>
    <w:div w:id="2020619233">
      <w:marLeft w:val="0"/>
      <w:marRight w:val="0"/>
      <w:marTop w:val="0"/>
      <w:marBottom w:val="0"/>
      <w:divBdr>
        <w:top w:val="none" w:sz="0" w:space="0" w:color="auto"/>
        <w:left w:val="none" w:sz="0" w:space="0" w:color="auto"/>
        <w:bottom w:val="none" w:sz="0" w:space="0" w:color="auto"/>
        <w:right w:val="none" w:sz="0" w:space="0" w:color="auto"/>
      </w:divBdr>
    </w:div>
    <w:div w:id="2020810098">
      <w:bodyDiv w:val="1"/>
      <w:marLeft w:val="0"/>
      <w:marRight w:val="0"/>
      <w:marTop w:val="0"/>
      <w:marBottom w:val="0"/>
      <w:divBdr>
        <w:top w:val="none" w:sz="0" w:space="0" w:color="auto"/>
        <w:left w:val="none" w:sz="0" w:space="0" w:color="auto"/>
        <w:bottom w:val="none" w:sz="0" w:space="0" w:color="auto"/>
        <w:right w:val="none" w:sz="0" w:space="0" w:color="auto"/>
      </w:divBdr>
    </w:div>
    <w:div w:id="2020883396">
      <w:marLeft w:val="0"/>
      <w:marRight w:val="0"/>
      <w:marTop w:val="0"/>
      <w:marBottom w:val="0"/>
      <w:divBdr>
        <w:top w:val="none" w:sz="0" w:space="0" w:color="auto"/>
        <w:left w:val="none" w:sz="0" w:space="0" w:color="auto"/>
        <w:bottom w:val="none" w:sz="0" w:space="0" w:color="auto"/>
        <w:right w:val="none" w:sz="0" w:space="0" w:color="auto"/>
      </w:divBdr>
    </w:div>
    <w:div w:id="2020934369">
      <w:bodyDiv w:val="1"/>
      <w:marLeft w:val="0"/>
      <w:marRight w:val="0"/>
      <w:marTop w:val="0"/>
      <w:marBottom w:val="0"/>
      <w:divBdr>
        <w:top w:val="none" w:sz="0" w:space="0" w:color="auto"/>
        <w:left w:val="none" w:sz="0" w:space="0" w:color="auto"/>
        <w:bottom w:val="none" w:sz="0" w:space="0" w:color="auto"/>
        <w:right w:val="none" w:sz="0" w:space="0" w:color="auto"/>
      </w:divBdr>
    </w:div>
    <w:div w:id="2020960418">
      <w:marLeft w:val="0"/>
      <w:marRight w:val="0"/>
      <w:marTop w:val="0"/>
      <w:marBottom w:val="0"/>
      <w:divBdr>
        <w:top w:val="none" w:sz="0" w:space="0" w:color="auto"/>
        <w:left w:val="none" w:sz="0" w:space="0" w:color="auto"/>
        <w:bottom w:val="none" w:sz="0" w:space="0" w:color="auto"/>
        <w:right w:val="none" w:sz="0" w:space="0" w:color="auto"/>
      </w:divBdr>
    </w:div>
    <w:div w:id="2020964903">
      <w:marLeft w:val="0"/>
      <w:marRight w:val="0"/>
      <w:marTop w:val="0"/>
      <w:marBottom w:val="0"/>
      <w:divBdr>
        <w:top w:val="none" w:sz="0" w:space="0" w:color="auto"/>
        <w:left w:val="none" w:sz="0" w:space="0" w:color="auto"/>
        <w:bottom w:val="none" w:sz="0" w:space="0" w:color="auto"/>
        <w:right w:val="none" w:sz="0" w:space="0" w:color="auto"/>
      </w:divBdr>
    </w:div>
    <w:div w:id="2021002890">
      <w:marLeft w:val="0"/>
      <w:marRight w:val="0"/>
      <w:marTop w:val="0"/>
      <w:marBottom w:val="0"/>
      <w:divBdr>
        <w:top w:val="none" w:sz="0" w:space="0" w:color="auto"/>
        <w:left w:val="none" w:sz="0" w:space="0" w:color="auto"/>
        <w:bottom w:val="none" w:sz="0" w:space="0" w:color="auto"/>
        <w:right w:val="none" w:sz="0" w:space="0" w:color="auto"/>
      </w:divBdr>
    </w:div>
    <w:div w:id="2021004070">
      <w:marLeft w:val="0"/>
      <w:marRight w:val="0"/>
      <w:marTop w:val="0"/>
      <w:marBottom w:val="0"/>
      <w:divBdr>
        <w:top w:val="none" w:sz="0" w:space="0" w:color="auto"/>
        <w:left w:val="none" w:sz="0" w:space="0" w:color="auto"/>
        <w:bottom w:val="none" w:sz="0" w:space="0" w:color="auto"/>
        <w:right w:val="none" w:sz="0" w:space="0" w:color="auto"/>
      </w:divBdr>
    </w:div>
    <w:div w:id="2021005381">
      <w:marLeft w:val="0"/>
      <w:marRight w:val="0"/>
      <w:marTop w:val="0"/>
      <w:marBottom w:val="0"/>
      <w:divBdr>
        <w:top w:val="none" w:sz="0" w:space="0" w:color="auto"/>
        <w:left w:val="none" w:sz="0" w:space="0" w:color="auto"/>
        <w:bottom w:val="none" w:sz="0" w:space="0" w:color="auto"/>
        <w:right w:val="none" w:sz="0" w:space="0" w:color="auto"/>
      </w:divBdr>
    </w:div>
    <w:div w:id="2021081081">
      <w:marLeft w:val="0"/>
      <w:marRight w:val="0"/>
      <w:marTop w:val="0"/>
      <w:marBottom w:val="0"/>
      <w:divBdr>
        <w:top w:val="none" w:sz="0" w:space="0" w:color="auto"/>
        <w:left w:val="none" w:sz="0" w:space="0" w:color="auto"/>
        <w:bottom w:val="none" w:sz="0" w:space="0" w:color="auto"/>
        <w:right w:val="none" w:sz="0" w:space="0" w:color="auto"/>
      </w:divBdr>
    </w:div>
    <w:div w:id="2021082310">
      <w:marLeft w:val="0"/>
      <w:marRight w:val="0"/>
      <w:marTop w:val="0"/>
      <w:marBottom w:val="0"/>
      <w:divBdr>
        <w:top w:val="none" w:sz="0" w:space="0" w:color="auto"/>
        <w:left w:val="none" w:sz="0" w:space="0" w:color="auto"/>
        <w:bottom w:val="none" w:sz="0" w:space="0" w:color="auto"/>
        <w:right w:val="none" w:sz="0" w:space="0" w:color="auto"/>
      </w:divBdr>
    </w:div>
    <w:div w:id="2021157988">
      <w:marLeft w:val="0"/>
      <w:marRight w:val="0"/>
      <w:marTop w:val="0"/>
      <w:marBottom w:val="0"/>
      <w:divBdr>
        <w:top w:val="none" w:sz="0" w:space="0" w:color="auto"/>
        <w:left w:val="none" w:sz="0" w:space="0" w:color="auto"/>
        <w:bottom w:val="none" w:sz="0" w:space="0" w:color="auto"/>
        <w:right w:val="none" w:sz="0" w:space="0" w:color="auto"/>
      </w:divBdr>
    </w:div>
    <w:div w:id="2021160246">
      <w:marLeft w:val="0"/>
      <w:marRight w:val="0"/>
      <w:marTop w:val="0"/>
      <w:marBottom w:val="0"/>
      <w:divBdr>
        <w:top w:val="none" w:sz="0" w:space="0" w:color="auto"/>
        <w:left w:val="none" w:sz="0" w:space="0" w:color="auto"/>
        <w:bottom w:val="none" w:sz="0" w:space="0" w:color="auto"/>
        <w:right w:val="none" w:sz="0" w:space="0" w:color="auto"/>
      </w:divBdr>
    </w:div>
    <w:div w:id="2021277204">
      <w:marLeft w:val="0"/>
      <w:marRight w:val="0"/>
      <w:marTop w:val="0"/>
      <w:marBottom w:val="0"/>
      <w:divBdr>
        <w:top w:val="none" w:sz="0" w:space="0" w:color="auto"/>
        <w:left w:val="none" w:sz="0" w:space="0" w:color="auto"/>
        <w:bottom w:val="none" w:sz="0" w:space="0" w:color="auto"/>
        <w:right w:val="none" w:sz="0" w:space="0" w:color="auto"/>
      </w:divBdr>
    </w:div>
    <w:div w:id="2021394423">
      <w:marLeft w:val="0"/>
      <w:marRight w:val="0"/>
      <w:marTop w:val="0"/>
      <w:marBottom w:val="0"/>
      <w:divBdr>
        <w:top w:val="none" w:sz="0" w:space="0" w:color="auto"/>
        <w:left w:val="none" w:sz="0" w:space="0" w:color="auto"/>
        <w:bottom w:val="none" w:sz="0" w:space="0" w:color="auto"/>
        <w:right w:val="none" w:sz="0" w:space="0" w:color="auto"/>
      </w:divBdr>
    </w:div>
    <w:div w:id="2021421946">
      <w:marLeft w:val="0"/>
      <w:marRight w:val="0"/>
      <w:marTop w:val="0"/>
      <w:marBottom w:val="0"/>
      <w:divBdr>
        <w:top w:val="none" w:sz="0" w:space="0" w:color="auto"/>
        <w:left w:val="none" w:sz="0" w:space="0" w:color="auto"/>
        <w:bottom w:val="none" w:sz="0" w:space="0" w:color="auto"/>
        <w:right w:val="none" w:sz="0" w:space="0" w:color="auto"/>
      </w:divBdr>
    </w:div>
    <w:div w:id="2021424605">
      <w:marLeft w:val="0"/>
      <w:marRight w:val="0"/>
      <w:marTop w:val="0"/>
      <w:marBottom w:val="0"/>
      <w:divBdr>
        <w:top w:val="none" w:sz="0" w:space="0" w:color="auto"/>
        <w:left w:val="none" w:sz="0" w:space="0" w:color="auto"/>
        <w:bottom w:val="none" w:sz="0" w:space="0" w:color="auto"/>
        <w:right w:val="none" w:sz="0" w:space="0" w:color="auto"/>
      </w:divBdr>
    </w:div>
    <w:div w:id="2021539281">
      <w:marLeft w:val="0"/>
      <w:marRight w:val="0"/>
      <w:marTop w:val="0"/>
      <w:marBottom w:val="0"/>
      <w:divBdr>
        <w:top w:val="none" w:sz="0" w:space="0" w:color="auto"/>
        <w:left w:val="none" w:sz="0" w:space="0" w:color="auto"/>
        <w:bottom w:val="none" w:sz="0" w:space="0" w:color="auto"/>
        <w:right w:val="none" w:sz="0" w:space="0" w:color="auto"/>
      </w:divBdr>
    </w:div>
    <w:div w:id="2021619809">
      <w:marLeft w:val="0"/>
      <w:marRight w:val="0"/>
      <w:marTop w:val="0"/>
      <w:marBottom w:val="0"/>
      <w:divBdr>
        <w:top w:val="none" w:sz="0" w:space="0" w:color="auto"/>
        <w:left w:val="none" w:sz="0" w:space="0" w:color="auto"/>
        <w:bottom w:val="none" w:sz="0" w:space="0" w:color="auto"/>
        <w:right w:val="none" w:sz="0" w:space="0" w:color="auto"/>
      </w:divBdr>
    </w:div>
    <w:div w:id="2021661654">
      <w:marLeft w:val="0"/>
      <w:marRight w:val="0"/>
      <w:marTop w:val="0"/>
      <w:marBottom w:val="0"/>
      <w:divBdr>
        <w:top w:val="none" w:sz="0" w:space="0" w:color="auto"/>
        <w:left w:val="none" w:sz="0" w:space="0" w:color="auto"/>
        <w:bottom w:val="none" w:sz="0" w:space="0" w:color="auto"/>
        <w:right w:val="none" w:sz="0" w:space="0" w:color="auto"/>
      </w:divBdr>
    </w:div>
    <w:div w:id="2021733872">
      <w:marLeft w:val="0"/>
      <w:marRight w:val="0"/>
      <w:marTop w:val="0"/>
      <w:marBottom w:val="0"/>
      <w:divBdr>
        <w:top w:val="none" w:sz="0" w:space="0" w:color="auto"/>
        <w:left w:val="none" w:sz="0" w:space="0" w:color="auto"/>
        <w:bottom w:val="none" w:sz="0" w:space="0" w:color="auto"/>
        <w:right w:val="none" w:sz="0" w:space="0" w:color="auto"/>
      </w:divBdr>
    </w:div>
    <w:div w:id="2021735210">
      <w:marLeft w:val="0"/>
      <w:marRight w:val="0"/>
      <w:marTop w:val="0"/>
      <w:marBottom w:val="0"/>
      <w:divBdr>
        <w:top w:val="none" w:sz="0" w:space="0" w:color="auto"/>
        <w:left w:val="none" w:sz="0" w:space="0" w:color="auto"/>
        <w:bottom w:val="none" w:sz="0" w:space="0" w:color="auto"/>
        <w:right w:val="none" w:sz="0" w:space="0" w:color="auto"/>
      </w:divBdr>
    </w:div>
    <w:div w:id="2021816040">
      <w:marLeft w:val="0"/>
      <w:marRight w:val="0"/>
      <w:marTop w:val="0"/>
      <w:marBottom w:val="0"/>
      <w:divBdr>
        <w:top w:val="none" w:sz="0" w:space="0" w:color="auto"/>
        <w:left w:val="none" w:sz="0" w:space="0" w:color="auto"/>
        <w:bottom w:val="none" w:sz="0" w:space="0" w:color="auto"/>
        <w:right w:val="none" w:sz="0" w:space="0" w:color="auto"/>
      </w:divBdr>
    </w:div>
    <w:div w:id="2021857467">
      <w:marLeft w:val="0"/>
      <w:marRight w:val="0"/>
      <w:marTop w:val="0"/>
      <w:marBottom w:val="0"/>
      <w:divBdr>
        <w:top w:val="none" w:sz="0" w:space="0" w:color="auto"/>
        <w:left w:val="none" w:sz="0" w:space="0" w:color="auto"/>
        <w:bottom w:val="none" w:sz="0" w:space="0" w:color="auto"/>
        <w:right w:val="none" w:sz="0" w:space="0" w:color="auto"/>
      </w:divBdr>
    </w:div>
    <w:div w:id="2021924777">
      <w:marLeft w:val="0"/>
      <w:marRight w:val="0"/>
      <w:marTop w:val="0"/>
      <w:marBottom w:val="0"/>
      <w:divBdr>
        <w:top w:val="none" w:sz="0" w:space="0" w:color="auto"/>
        <w:left w:val="none" w:sz="0" w:space="0" w:color="auto"/>
        <w:bottom w:val="none" w:sz="0" w:space="0" w:color="auto"/>
        <w:right w:val="none" w:sz="0" w:space="0" w:color="auto"/>
      </w:divBdr>
    </w:div>
    <w:div w:id="2022127441">
      <w:marLeft w:val="0"/>
      <w:marRight w:val="0"/>
      <w:marTop w:val="0"/>
      <w:marBottom w:val="0"/>
      <w:divBdr>
        <w:top w:val="none" w:sz="0" w:space="0" w:color="auto"/>
        <w:left w:val="none" w:sz="0" w:space="0" w:color="auto"/>
        <w:bottom w:val="none" w:sz="0" w:space="0" w:color="auto"/>
        <w:right w:val="none" w:sz="0" w:space="0" w:color="auto"/>
      </w:divBdr>
    </w:div>
    <w:div w:id="2022199204">
      <w:marLeft w:val="0"/>
      <w:marRight w:val="0"/>
      <w:marTop w:val="0"/>
      <w:marBottom w:val="0"/>
      <w:divBdr>
        <w:top w:val="none" w:sz="0" w:space="0" w:color="auto"/>
        <w:left w:val="none" w:sz="0" w:space="0" w:color="auto"/>
        <w:bottom w:val="none" w:sz="0" w:space="0" w:color="auto"/>
        <w:right w:val="none" w:sz="0" w:space="0" w:color="auto"/>
      </w:divBdr>
    </w:div>
    <w:div w:id="2022462337">
      <w:marLeft w:val="0"/>
      <w:marRight w:val="0"/>
      <w:marTop w:val="0"/>
      <w:marBottom w:val="0"/>
      <w:divBdr>
        <w:top w:val="none" w:sz="0" w:space="0" w:color="auto"/>
        <w:left w:val="none" w:sz="0" w:space="0" w:color="auto"/>
        <w:bottom w:val="none" w:sz="0" w:space="0" w:color="auto"/>
        <w:right w:val="none" w:sz="0" w:space="0" w:color="auto"/>
      </w:divBdr>
    </w:div>
    <w:div w:id="2022469606">
      <w:marLeft w:val="0"/>
      <w:marRight w:val="0"/>
      <w:marTop w:val="0"/>
      <w:marBottom w:val="0"/>
      <w:divBdr>
        <w:top w:val="none" w:sz="0" w:space="0" w:color="auto"/>
        <w:left w:val="none" w:sz="0" w:space="0" w:color="auto"/>
        <w:bottom w:val="none" w:sz="0" w:space="0" w:color="auto"/>
        <w:right w:val="none" w:sz="0" w:space="0" w:color="auto"/>
      </w:divBdr>
    </w:div>
    <w:div w:id="2022849548">
      <w:marLeft w:val="0"/>
      <w:marRight w:val="0"/>
      <w:marTop w:val="0"/>
      <w:marBottom w:val="0"/>
      <w:divBdr>
        <w:top w:val="none" w:sz="0" w:space="0" w:color="auto"/>
        <w:left w:val="none" w:sz="0" w:space="0" w:color="auto"/>
        <w:bottom w:val="none" w:sz="0" w:space="0" w:color="auto"/>
        <w:right w:val="none" w:sz="0" w:space="0" w:color="auto"/>
      </w:divBdr>
    </w:div>
    <w:div w:id="2022854454">
      <w:marLeft w:val="0"/>
      <w:marRight w:val="0"/>
      <w:marTop w:val="0"/>
      <w:marBottom w:val="0"/>
      <w:divBdr>
        <w:top w:val="none" w:sz="0" w:space="0" w:color="auto"/>
        <w:left w:val="none" w:sz="0" w:space="0" w:color="auto"/>
        <w:bottom w:val="none" w:sz="0" w:space="0" w:color="auto"/>
        <w:right w:val="none" w:sz="0" w:space="0" w:color="auto"/>
      </w:divBdr>
    </w:div>
    <w:div w:id="2022967525">
      <w:marLeft w:val="0"/>
      <w:marRight w:val="0"/>
      <w:marTop w:val="0"/>
      <w:marBottom w:val="0"/>
      <w:divBdr>
        <w:top w:val="none" w:sz="0" w:space="0" w:color="auto"/>
        <w:left w:val="none" w:sz="0" w:space="0" w:color="auto"/>
        <w:bottom w:val="none" w:sz="0" w:space="0" w:color="auto"/>
        <w:right w:val="none" w:sz="0" w:space="0" w:color="auto"/>
      </w:divBdr>
    </w:div>
    <w:div w:id="2023048963">
      <w:marLeft w:val="0"/>
      <w:marRight w:val="0"/>
      <w:marTop w:val="0"/>
      <w:marBottom w:val="0"/>
      <w:divBdr>
        <w:top w:val="none" w:sz="0" w:space="0" w:color="auto"/>
        <w:left w:val="none" w:sz="0" w:space="0" w:color="auto"/>
        <w:bottom w:val="none" w:sz="0" w:space="0" w:color="auto"/>
        <w:right w:val="none" w:sz="0" w:space="0" w:color="auto"/>
      </w:divBdr>
    </w:div>
    <w:div w:id="2023050209">
      <w:marLeft w:val="0"/>
      <w:marRight w:val="0"/>
      <w:marTop w:val="0"/>
      <w:marBottom w:val="0"/>
      <w:divBdr>
        <w:top w:val="none" w:sz="0" w:space="0" w:color="auto"/>
        <w:left w:val="none" w:sz="0" w:space="0" w:color="auto"/>
        <w:bottom w:val="none" w:sz="0" w:space="0" w:color="auto"/>
        <w:right w:val="none" w:sz="0" w:space="0" w:color="auto"/>
      </w:divBdr>
    </w:div>
    <w:div w:id="2023193279">
      <w:marLeft w:val="0"/>
      <w:marRight w:val="0"/>
      <w:marTop w:val="0"/>
      <w:marBottom w:val="0"/>
      <w:divBdr>
        <w:top w:val="none" w:sz="0" w:space="0" w:color="auto"/>
        <w:left w:val="none" w:sz="0" w:space="0" w:color="auto"/>
        <w:bottom w:val="none" w:sz="0" w:space="0" w:color="auto"/>
        <w:right w:val="none" w:sz="0" w:space="0" w:color="auto"/>
      </w:divBdr>
    </w:div>
    <w:div w:id="2023194609">
      <w:marLeft w:val="0"/>
      <w:marRight w:val="0"/>
      <w:marTop w:val="0"/>
      <w:marBottom w:val="0"/>
      <w:divBdr>
        <w:top w:val="none" w:sz="0" w:space="0" w:color="auto"/>
        <w:left w:val="none" w:sz="0" w:space="0" w:color="auto"/>
        <w:bottom w:val="none" w:sz="0" w:space="0" w:color="auto"/>
        <w:right w:val="none" w:sz="0" w:space="0" w:color="auto"/>
      </w:divBdr>
    </w:div>
    <w:div w:id="2023236120">
      <w:marLeft w:val="0"/>
      <w:marRight w:val="0"/>
      <w:marTop w:val="0"/>
      <w:marBottom w:val="0"/>
      <w:divBdr>
        <w:top w:val="none" w:sz="0" w:space="0" w:color="auto"/>
        <w:left w:val="none" w:sz="0" w:space="0" w:color="auto"/>
        <w:bottom w:val="none" w:sz="0" w:space="0" w:color="auto"/>
        <w:right w:val="none" w:sz="0" w:space="0" w:color="auto"/>
      </w:divBdr>
    </w:div>
    <w:div w:id="2023238870">
      <w:marLeft w:val="0"/>
      <w:marRight w:val="0"/>
      <w:marTop w:val="0"/>
      <w:marBottom w:val="0"/>
      <w:divBdr>
        <w:top w:val="none" w:sz="0" w:space="0" w:color="auto"/>
        <w:left w:val="none" w:sz="0" w:space="0" w:color="auto"/>
        <w:bottom w:val="none" w:sz="0" w:space="0" w:color="auto"/>
        <w:right w:val="none" w:sz="0" w:space="0" w:color="auto"/>
      </w:divBdr>
    </w:div>
    <w:div w:id="2023244416">
      <w:marLeft w:val="0"/>
      <w:marRight w:val="0"/>
      <w:marTop w:val="0"/>
      <w:marBottom w:val="0"/>
      <w:divBdr>
        <w:top w:val="none" w:sz="0" w:space="0" w:color="auto"/>
        <w:left w:val="none" w:sz="0" w:space="0" w:color="auto"/>
        <w:bottom w:val="none" w:sz="0" w:space="0" w:color="auto"/>
        <w:right w:val="none" w:sz="0" w:space="0" w:color="auto"/>
      </w:divBdr>
    </w:div>
    <w:div w:id="2023315605">
      <w:marLeft w:val="0"/>
      <w:marRight w:val="0"/>
      <w:marTop w:val="0"/>
      <w:marBottom w:val="0"/>
      <w:divBdr>
        <w:top w:val="none" w:sz="0" w:space="0" w:color="auto"/>
        <w:left w:val="none" w:sz="0" w:space="0" w:color="auto"/>
        <w:bottom w:val="none" w:sz="0" w:space="0" w:color="auto"/>
        <w:right w:val="none" w:sz="0" w:space="0" w:color="auto"/>
      </w:divBdr>
    </w:div>
    <w:div w:id="2023316981">
      <w:marLeft w:val="0"/>
      <w:marRight w:val="0"/>
      <w:marTop w:val="0"/>
      <w:marBottom w:val="0"/>
      <w:divBdr>
        <w:top w:val="none" w:sz="0" w:space="0" w:color="auto"/>
        <w:left w:val="none" w:sz="0" w:space="0" w:color="auto"/>
        <w:bottom w:val="none" w:sz="0" w:space="0" w:color="auto"/>
        <w:right w:val="none" w:sz="0" w:space="0" w:color="auto"/>
      </w:divBdr>
    </w:div>
    <w:div w:id="2023386354">
      <w:marLeft w:val="0"/>
      <w:marRight w:val="0"/>
      <w:marTop w:val="0"/>
      <w:marBottom w:val="0"/>
      <w:divBdr>
        <w:top w:val="none" w:sz="0" w:space="0" w:color="auto"/>
        <w:left w:val="none" w:sz="0" w:space="0" w:color="auto"/>
        <w:bottom w:val="none" w:sz="0" w:space="0" w:color="auto"/>
        <w:right w:val="none" w:sz="0" w:space="0" w:color="auto"/>
      </w:divBdr>
    </w:div>
    <w:div w:id="2023428642">
      <w:marLeft w:val="0"/>
      <w:marRight w:val="0"/>
      <w:marTop w:val="0"/>
      <w:marBottom w:val="0"/>
      <w:divBdr>
        <w:top w:val="none" w:sz="0" w:space="0" w:color="auto"/>
        <w:left w:val="none" w:sz="0" w:space="0" w:color="auto"/>
        <w:bottom w:val="none" w:sz="0" w:space="0" w:color="auto"/>
        <w:right w:val="none" w:sz="0" w:space="0" w:color="auto"/>
      </w:divBdr>
    </w:div>
    <w:div w:id="2023437627">
      <w:marLeft w:val="0"/>
      <w:marRight w:val="0"/>
      <w:marTop w:val="0"/>
      <w:marBottom w:val="0"/>
      <w:divBdr>
        <w:top w:val="none" w:sz="0" w:space="0" w:color="auto"/>
        <w:left w:val="none" w:sz="0" w:space="0" w:color="auto"/>
        <w:bottom w:val="none" w:sz="0" w:space="0" w:color="auto"/>
        <w:right w:val="none" w:sz="0" w:space="0" w:color="auto"/>
      </w:divBdr>
    </w:div>
    <w:div w:id="2023438124">
      <w:marLeft w:val="0"/>
      <w:marRight w:val="0"/>
      <w:marTop w:val="0"/>
      <w:marBottom w:val="0"/>
      <w:divBdr>
        <w:top w:val="none" w:sz="0" w:space="0" w:color="auto"/>
        <w:left w:val="none" w:sz="0" w:space="0" w:color="auto"/>
        <w:bottom w:val="none" w:sz="0" w:space="0" w:color="auto"/>
        <w:right w:val="none" w:sz="0" w:space="0" w:color="auto"/>
      </w:divBdr>
    </w:div>
    <w:div w:id="2023510247">
      <w:marLeft w:val="0"/>
      <w:marRight w:val="0"/>
      <w:marTop w:val="0"/>
      <w:marBottom w:val="0"/>
      <w:divBdr>
        <w:top w:val="none" w:sz="0" w:space="0" w:color="auto"/>
        <w:left w:val="none" w:sz="0" w:space="0" w:color="auto"/>
        <w:bottom w:val="none" w:sz="0" w:space="0" w:color="auto"/>
        <w:right w:val="none" w:sz="0" w:space="0" w:color="auto"/>
      </w:divBdr>
    </w:div>
    <w:div w:id="2023581948">
      <w:marLeft w:val="0"/>
      <w:marRight w:val="0"/>
      <w:marTop w:val="0"/>
      <w:marBottom w:val="0"/>
      <w:divBdr>
        <w:top w:val="none" w:sz="0" w:space="0" w:color="auto"/>
        <w:left w:val="none" w:sz="0" w:space="0" w:color="auto"/>
        <w:bottom w:val="none" w:sz="0" w:space="0" w:color="auto"/>
        <w:right w:val="none" w:sz="0" w:space="0" w:color="auto"/>
      </w:divBdr>
    </w:div>
    <w:div w:id="2023622850">
      <w:marLeft w:val="0"/>
      <w:marRight w:val="0"/>
      <w:marTop w:val="0"/>
      <w:marBottom w:val="0"/>
      <w:divBdr>
        <w:top w:val="none" w:sz="0" w:space="0" w:color="auto"/>
        <w:left w:val="none" w:sz="0" w:space="0" w:color="auto"/>
        <w:bottom w:val="none" w:sz="0" w:space="0" w:color="auto"/>
        <w:right w:val="none" w:sz="0" w:space="0" w:color="auto"/>
      </w:divBdr>
    </w:div>
    <w:div w:id="2023704142">
      <w:marLeft w:val="0"/>
      <w:marRight w:val="0"/>
      <w:marTop w:val="0"/>
      <w:marBottom w:val="0"/>
      <w:divBdr>
        <w:top w:val="none" w:sz="0" w:space="0" w:color="auto"/>
        <w:left w:val="none" w:sz="0" w:space="0" w:color="auto"/>
        <w:bottom w:val="none" w:sz="0" w:space="0" w:color="auto"/>
        <w:right w:val="none" w:sz="0" w:space="0" w:color="auto"/>
      </w:divBdr>
    </w:div>
    <w:div w:id="2023705233">
      <w:marLeft w:val="0"/>
      <w:marRight w:val="0"/>
      <w:marTop w:val="0"/>
      <w:marBottom w:val="0"/>
      <w:divBdr>
        <w:top w:val="none" w:sz="0" w:space="0" w:color="auto"/>
        <w:left w:val="none" w:sz="0" w:space="0" w:color="auto"/>
        <w:bottom w:val="none" w:sz="0" w:space="0" w:color="auto"/>
        <w:right w:val="none" w:sz="0" w:space="0" w:color="auto"/>
      </w:divBdr>
    </w:div>
    <w:div w:id="2023777252">
      <w:marLeft w:val="0"/>
      <w:marRight w:val="0"/>
      <w:marTop w:val="0"/>
      <w:marBottom w:val="0"/>
      <w:divBdr>
        <w:top w:val="none" w:sz="0" w:space="0" w:color="auto"/>
        <w:left w:val="none" w:sz="0" w:space="0" w:color="auto"/>
        <w:bottom w:val="none" w:sz="0" w:space="0" w:color="auto"/>
        <w:right w:val="none" w:sz="0" w:space="0" w:color="auto"/>
      </w:divBdr>
    </w:div>
    <w:div w:id="2023893752">
      <w:marLeft w:val="0"/>
      <w:marRight w:val="0"/>
      <w:marTop w:val="0"/>
      <w:marBottom w:val="0"/>
      <w:divBdr>
        <w:top w:val="none" w:sz="0" w:space="0" w:color="auto"/>
        <w:left w:val="none" w:sz="0" w:space="0" w:color="auto"/>
        <w:bottom w:val="none" w:sz="0" w:space="0" w:color="auto"/>
        <w:right w:val="none" w:sz="0" w:space="0" w:color="auto"/>
      </w:divBdr>
    </w:div>
    <w:div w:id="2023897294">
      <w:marLeft w:val="0"/>
      <w:marRight w:val="0"/>
      <w:marTop w:val="0"/>
      <w:marBottom w:val="0"/>
      <w:divBdr>
        <w:top w:val="none" w:sz="0" w:space="0" w:color="auto"/>
        <w:left w:val="none" w:sz="0" w:space="0" w:color="auto"/>
        <w:bottom w:val="none" w:sz="0" w:space="0" w:color="auto"/>
        <w:right w:val="none" w:sz="0" w:space="0" w:color="auto"/>
      </w:divBdr>
    </w:div>
    <w:div w:id="2023899815">
      <w:marLeft w:val="0"/>
      <w:marRight w:val="0"/>
      <w:marTop w:val="0"/>
      <w:marBottom w:val="0"/>
      <w:divBdr>
        <w:top w:val="none" w:sz="0" w:space="0" w:color="auto"/>
        <w:left w:val="none" w:sz="0" w:space="0" w:color="auto"/>
        <w:bottom w:val="none" w:sz="0" w:space="0" w:color="auto"/>
        <w:right w:val="none" w:sz="0" w:space="0" w:color="auto"/>
      </w:divBdr>
    </w:div>
    <w:div w:id="2023973897">
      <w:marLeft w:val="0"/>
      <w:marRight w:val="0"/>
      <w:marTop w:val="0"/>
      <w:marBottom w:val="0"/>
      <w:divBdr>
        <w:top w:val="none" w:sz="0" w:space="0" w:color="auto"/>
        <w:left w:val="none" w:sz="0" w:space="0" w:color="auto"/>
        <w:bottom w:val="none" w:sz="0" w:space="0" w:color="auto"/>
        <w:right w:val="none" w:sz="0" w:space="0" w:color="auto"/>
      </w:divBdr>
    </w:div>
    <w:div w:id="2024014233">
      <w:marLeft w:val="0"/>
      <w:marRight w:val="0"/>
      <w:marTop w:val="0"/>
      <w:marBottom w:val="0"/>
      <w:divBdr>
        <w:top w:val="none" w:sz="0" w:space="0" w:color="auto"/>
        <w:left w:val="none" w:sz="0" w:space="0" w:color="auto"/>
        <w:bottom w:val="none" w:sz="0" w:space="0" w:color="auto"/>
        <w:right w:val="none" w:sz="0" w:space="0" w:color="auto"/>
      </w:divBdr>
    </w:div>
    <w:div w:id="2024045535">
      <w:marLeft w:val="0"/>
      <w:marRight w:val="0"/>
      <w:marTop w:val="0"/>
      <w:marBottom w:val="0"/>
      <w:divBdr>
        <w:top w:val="none" w:sz="0" w:space="0" w:color="auto"/>
        <w:left w:val="none" w:sz="0" w:space="0" w:color="auto"/>
        <w:bottom w:val="none" w:sz="0" w:space="0" w:color="auto"/>
        <w:right w:val="none" w:sz="0" w:space="0" w:color="auto"/>
      </w:divBdr>
    </w:div>
    <w:div w:id="2024084358">
      <w:marLeft w:val="0"/>
      <w:marRight w:val="0"/>
      <w:marTop w:val="0"/>
      <w:marBottom w:val="0"/>
      <w:divBdr>
        <w:top w:val="none" w:sz="0" w:space="0" w:color="auto"/>
        <w:left w:val="none" w:sz="0" w:space="0" w:color="auto"/>
        <w:bottom w:val="none" w:sz="0" w:space="0" w:color="auto"/>
        <w:right w:val="none" w:sz="0" w:space="0" w:color="auto"/>
      </w:divBdr>
    </w:div>
    <w:div w:id="2024086270">
      <w:marLeft w:val="0"/>
      <w:marRight w:val="0"/>
      <w:marTop w:val="0"/>
      <w:marBottom w:val="0"/>
      <w:divBdr>
        <w:top w:val="none" w:sz="0" w:space="0" w:color="auto"/>
        <w:left w:val="none" w:sz="0" w:space="0" w:color="auto"/>
        <w:bottom w:val="none" w:sz="0" w:space="0" w:color="auto"/>
        <w:right w:val="none" w:sz="0" w:space="0" w:color="auto"/>
      </w:divBdr>
    </w:div>
    <w:div w:id="2024211251">
      <w:marLeft w:val="0"/>
      <w:marRight w:val="0"/>
      <w:marTop w:val="0"/>
      <w:marBottom w:val="0"/>
      <w:divBdr>
        <w:top w:val="none" w:sz="0" w:space="0" w:color="auto"/>
        <w:left w:val="none" w:sz="0" w:space="0" w:color="auto"/>
        <w:bottom w:val="none" w:sz="0" w:space="0" w:color="auto"/>
        <w:right w:val="none" w:sz="0" w:space="0" w:color="auto"/>
      </w:divBdr>
    </w:div>
    <w:div w:id="2024277295">
      <w:marLeft w:val="0"/>
      <w:marRight w:val="0"/>
      <w:marTop w:val="0"/>
      <w:marBottom w:val="0"/>
      <w:divBdr>
        <w:top w:val="none" w:sz="0" w:space="0" w:color="auto"/>
        <w:left w:val="none" w:sz="0" w:space="0" w:color="auto"/>
        <w:bottom w:val="none" w:sz="0" w:space="0" w:color="auto"/>
        <w:right w:val="none" w:sz="0" w:space="0" w:color="auto"/>
      </w:divBdr>
    </w:div>
    <w:div w:id="2024279447">
      <w:marLeft w:val="0"/>
      <w:marRight w:val="0"/>
      <w:marTop w:val="0"/>
      <w:marBottom w:val="0"/>
      <w:divBdr>
        <w:top w:val="none" w:sz="0" w:space="0" w:color="auto"/>
        <w:left w:val="none" w:sz="0" w:space="0" w:color="auto"/>
        <w:bottom w:val="none" w:sz="0" w:space="0" w:color="auto"/>
        <w:right w:val="none" w:sz="0" w:space="0" w:color="auto"/>
      </w:divBdr>
    </w:div>
    <w:div w:id="2024283901">
      <w:marLeft w:val="0"/>
      <w:marRight w:val="0"/>
      <w:marTop w:val="0"/>
      <w:marBottom w:val="0"/>
      <w:divBdr>
        <w:top w:val="none" w:sz="0" w:space="0" w:color="auto"/>
        <w:left w:val="none" w:sz="0" w:space="0" w:color="auto"/>
        <w:bottom w:val="none" w:sz="0" w:space="0" w:color="auto"/>
        <w:right w:val="none" w:sz="0" w:space="0" w:color="auto"/>
      </w:divBdr>
    </w:div>
    <w:div w:id="2024283926">
      <w:marLeft w:val="0"/>
      <w:marRight w:val="0"/>
      <w:marTop w:val="0"/>
      <w:marBottom w:val="0"/>
      <w:divBdr>
        <w:top w:val="none" w:sz="0" w:space="0" w:color="auto"/>
        <w:left w:val="none" w:sz="0" w:space="0" w:color="auto"/>
        <w:bottom w:val="none" w:sz="0" w:space="0" w:color="auto"/>
        <w:right w:val="none" w:sz="0" w:space="0" w:color="auto"/>
      </w:divBdr>
    </w:div>
    <w:div w:id="2024355425">
      <w:marLeft w:val="0"/>
      <w:marRight w:val="0"/>
      <w:marTop w:val="0"/>
      <w:marBottom w:val="0"/>
      <w:divBdr>
        <w:top w:val="none" w:sz="0" w:space="0" w:color="auto"/>
        <w:left w:val="none" w:sz="0" w:space="0" w:color="auto"/>
        <w:bottom w:val="none" w:sz="0" w:space="0" w:color="auto"/>
        <w:right w:val="none" w:sz="0" w:space="0" w:color="auto"/>
      </w:divBdr>
    </w:div>
    <w:div w:id="2024355435">
      <w:marLeft w:val="0"/>
      <w:marRight w:val="0"/>
      <w:marTop w:val="0"/>
      <w:marBottom w:val="0"/>
      <w:divBdr>
        <w:top w:val="none" w:sz="0" w:space="0" w:color="auto"/>
        <w:left w:val="none" w:sz="0" w:space="0" w:color="auto"/>
        <w:bottom w:val="none" w:sz="0" w:space="0" w:color="auto"/>
        <w:right w:val="none" w:sz="0" w:space="0" w:color="auto"/>
      </w:divBdr>
    </w:div>
    <w:div w:id="2024361572">
      <w:marLeft w:val="0"/>
      <w:marRight w:val="0"/>
      <w:marTop w:val="0"/>
      <w:marBottom w:val="0"/>
      <w:divBdr>
        <w:top w:val="none" w:sz="0" w:space="0" w:color="auto"/>
        <w:left w:val="none" w:sz="0" w:space="0" w:color="auto"/>
        <w:bottom w:val="none" w:sz="0" w:space="0" w:color="auto"/>
        <w:right w:val="none" w:sz="0" w:space="0" w:color="auto"/>
      </w:divBdr>
    </w:div>
    <w:div w:id="2024504745">
      <w:marLeft w:val="0"/>
      <w:marRight w:val="0"/>
      <w:marTop w:val="0"/>
      <w:marBottom w:val="0"/>
      <w:divBdr>
        <w:top w:val="none" w:sz="0" w:space="0" w:color="auto"/>
        <w:left w:val="none" w:sz="0" w:space="0" w:color="auto"/>
        <w:bottom w:val="none" w:sz="0" w:space="0" w:color="auto"/>
        <w:right w:val="none" w:sz="0" w:space="0" w:color="auto"/>
      </w:divBdr>
    </w:div>
    <w:div w:id="2024548627">
      <w:marLeft w:val="0"/>
      <w:marRight w:val="0"/>
      <w:marTop w:val="0"/>
      <w:marBottom w:val="0"/>
      <w:divBdr>
        <w:top w:val="none" w:sz="0" w:space="0" w:color="auto"/>
        <w:left w:val="none" w:sz="0" w:space="0" w:color="auto"/>
        <w:bottom w:val="none" w:sz="0" w:space="0" w:color="auto"/>
        <w:right w:val="none" w:sz="0" w:space="0" w:color="auto"/>
      </w:divBdr>
    </w:div>
    <w:div w:id="2024550190">
      <w:marLeft w:val="0"/>
      <w:marRight w:val="0"/>
      <w:marTop w:val="0"/>
      <w:marBottom w:val="0"/>
      <w:divBdr>
        <w:top w:val="none" w:sz="0" w:space="0" w:color="auto"/>
        <w:left w:val="none" w:sz="0" w:space="0" w:color="auto"/>
        <w:bottom w:val="none" w:sz="0" w:space="0" w:color="auto"/>
        <w:right w:val="none" w:sz="0" w:space="0" w:color="auto"/>
      </w:divBdr>
    </w:div>
    <w:div w:id="2024629360">
      <w:marLeft w:val="0"/>
      <w:marRight w:val="0"/>
      <w:marTop w:val="0"/>
      <w:marBottom w:val="0"/>
      <w:divBdr>
        <w:top w:val="none" w:sz="0" w:space="0" w:color="auto"/>
        <w:left w:val="none" w:sz="0" w:space="0" w:color="auto"/>
        <w:bottom w:val="none" w:sz="0" w:space="0" w:color="auto"/>
        <w:right w:val="none" w:sz="0" w:space="0" w:color="auto"/>
      </w:divBdr>
    </w:div>
    <w:div w:id="2024671501">
      <w:marLeft w:val="0"/>
      <w:marRight w:val="0"/>
      <w:marTop w:val="0"/>
      <w:marBottom w:val="0"/>
      <w:divBdr>
        <w:top w:val="none" w:sz="0" w:space="0" w:color="auto"/>
        <w:left w:val="none" w:sz="0" w:space="0" w:color="auto"/>
        <w:bottom w:val="none" w:sz="0" w:space="0" w:color="auto"/>
        <w:right w:val="none" w:sz="0" w:space="0" w:color="auto"/>
      </w:divBdr>
    </w:div>
    <w:div w:id="2024700550">
      <w:marLeft w:val="0"/>
      <w:marRight w:val="0"/>
      <w:marTop w:val="0"/>
      <w:marBottom w:val="0"/>
      <w:divBdr>
        <w:top w:val="none" w:sz="0" w:space="0" w:color="auto"/>
        <w:left w:val="none" w:sz="0" w:space="0" w:color="auto"/>
        <w:bottom w:val="none" w:sz="0" w:space="0" w:color="auto"/>
        <w:right w:val="none" w:sz="0" w:space="0" w:color="auto"/>
      </w:divBdr>
    </w:div>
    <w:div w:id="2024742190">
      <w:marLeft w:val="0"/>
      <w:marRight w:val="0"/>
      <w:marTop w:val="0"/>
      <w:marBottom w:val="0"/>
      <w:divBdr>
        <w:top w:val="none" w:sz="0" w:space="0" w:color="auto"/>
        <w:left w:val="none" w:sz="0" w:space="0" w:color="auto"/>
        <w:bottom w:val="none" w:sz="0" w:space="0" w:color="auto"/>
        <w:right w:val="none" w:sz="0" w:space="0" w:color="auto"/>
      </w:divBdr>
    </w:div>
    <w:div w:id="2024936055">
      <w:marLeft w:val="0"/>
      <w:marRight w:val="0"/>
      <w:marTop w:val="0"/>
      <w:marBottom w:val="0"/>
      <w:divBdr>
        <w:top w:val="none" w:sz="0" w:space="0" w:color="auto"/>
        <w:left w:val="none" w:sz="0" w:space="0" w:color="auto"/>
        <w:bottom w:val="none" w:sz="0" w:space="0" w:color="auto"/>
        <w:right w:val="none" w:sz="0" w:space="0" w:color="auto"/>
      </w:divBdr>
    </w:div>
    <w:div w:id="2024936075">
      <w:marLeft w:val="0"/>
      <w:marRight w:val="0"/>
      <w:marTop w:val="0"/>
      <w:marBottom w:val="0"/>
      <w:divBdr>
        <w:top w:val="none" w:sz="0" w:space="0" w:color="auto"/>
        <w:left w:val="none" w:sz="0" w:space="0" w:color="auto"/>
        <w:bottom w:val="none" w:sz="0" w:space="0" w:color="auto"/>
        <w:right w:val="none" w:sz="0" w:space="0" w:color="auto"/>
      </w:divBdr>
    </w:div>
    <w:div w:id="2025014962">
      <w:marLeft w:val="0"/>
      <w:marRight w:val="0"/>
      <w:marTop w:val="0"/>
      <w:marBottom w:val="0"/>
      <w:divBdr>
        <w:top w:val="none" w:sz="0" w:space="0" w:color="auto"/>
        <w:left w:val="none" w:sz="0" w:space="0" w:color="auto"/>
        <w:bottom w:val="none" w:sz="0" w:space="0" w:color="auto"/>
        <w:right w:val="none" w:sz="0" w:space="0" w:color="auto"/>
      </w:divBdr>
    </w:div>
    <w:div w:id="2025133682">
      <w:marLeft w:val="0"/>
      <w:marRight w:val="0"/>
      <w:marTop w:val="0"/>
      <w:marBottom w:val="0"/>
      <w:divBdr>
        <w:top w:val="none" w:sz="0" w:space="0" w:color="auto"/>
        <w:left w:val="none" w:sz="0" w:space="0" w:color="auto"/>
        <w:bottom w:val="none" w:sz="0" w:space="0" w:color="auto"/>
        <w:right w:val="none" w:sz="0" w:space="0" w:color="auto"/>
      </w:divBdr>
    </w:div>
    <w:div w:id="2025135013">
      <w:marLeft w:val="0"/>
      <w:marRight w:val="0"/>
      <w:marTop w:val="0"/>
      <w:marBottom w:val="0"/>
      <w:divBdr>
        <w:top w:val="none" w:sz="0" w:space="0" w:color="auto"/>
        <w:left w:val="none" w:sz="0" w:space="0" w:color="auto"/>
        <w:bottom w:val="none" w:sz="0" w:space="0" w:color="auto"/>
        <w:right w:val="none" w:sz="0" w:space="0" w:color="auto"/>
      </w:divBdr>
    </w:div>
    <w:div w:id="2025209030">
      <w:marLeft w:val="0"/>
      <w:marRight w:val="0"/>
      <w:marTop w:val="0"/>
      <w:marBottom w:val="0"/>
      <w:divBdr>
        <w:top w:val="none" w:sz="0" w:space="0" w:color="auto"/>
        <w:left w:val="none" w:sz="0" w:space="0" w:color="auto"/>
        <w:bottom w:val="none" w:sz="0" w:space="0" w:color="auto"/>
        <w:right w:val="none" w:sz="0" w:space="0" w:color="auto"/>
      </w:divBdr>
    </w:div>
    <w:div w:id="2025402626">
      <w:marLeft w:val="0"/>
      <w:marRight w:val="0"/>
      <w:marTop w:val="0"/>
      <w:marBottom w:val="0"/>
      <w:divBdr>
        <w:top w:val="none" w:sz="0" w:space="0" w:color="auto"/>
        <w:left w:val="none" w:sz="0" w:space="0" w:color="auto"/>
        <w:bottom w:val="none" w:sz="0" w:space="0" w:color="auto"/>
        <w:right w:val="none" w:sz="0" w:space="0" w:color="auto"/>
      </w:divBdr>
    </w:div>
    <w:div w:id="2025403874">
      <w:marLeft w:val="0"/>
      <w:marRight w:val="0"/>
      <w:marTop w:val="0"/>
      <w:marBottom w:val="0"/>
      <w:divBdr>
        <w:top w:val="none" w:sz="0" w:space="0" w:color="auto"/>
        <w:left w:val="none" w:sz="0" w:space="0" w:color="auto"/>
        <w:bottom w:val="none" w:sz="0" w:space="0" w:color="auto"/>
        <w:right w:val="none" w:sz="0" w:space="0" w:color="auto"/>
      </w:divBdr>
    </w:div>
    <w:div w:id="2025477738">
      <w:marLeft w:val="0"/>
      <w:marRight w:val="0"/>
      <w:marTop w:val="0"/>
      <w:marBottom w:val="0"/>
      <w:divBdr>
        <w:top w:val="none" w:sz="0" w:space="0" w:color="auto"/>
        <w:left w:val="none" w:sz="0" w:space="0" w:color="auto"/>
        <w:bottom w:val="none" w:sz="0" w:space="0" w:color="auto"/>
        <w:right w:val="none" w:sz="0" w:space="0" w:color="auto"/>
      </w:divBdr>
    </w:div>
    <w:div w:id="2025479316">
      <w:marLeft w:val="0"/>
      <w:marRight w:val="0"/>
      <w:marTop w:val="0"/>
      <w:marBottom w:val="0"/>
      <w:divBdr>
        <w:top w:val="none" w:sz="0" w:space="0" w:color="auto"/>
        <w:left w:val="none" w:sz="0" w:space="0" w:color="auto"/>
        <w:bottom w:val="none" w:sz="0" w:space="0" w:color="auto"/>
        <w:right w:val="none" w:sz="0" w:space="0" w:color="auto"/>
      </w:divBdr>
    </w:div>
    <w:div w:id="2025663514">
      <w:marLeft w:val="0"/>
      <w:marRight w:val="0"/>
      <w:marTop w:val="0"/>
      <w:marBottom w:val="0"/>
      <w:divBdr>
        <w:top w:val="none" w:sz="0" w:space="0" w:color="auto"/>
        <w:left w:val="none" w:sz="0" w:space="0" w:color="auto"/>
        <w:bottom w:val="none" w:sz="0" w:space="0" w:color="auto"/>
        <w:right w:val="none" w:sz="0" w:space="0" w:color="auto"/>
      </w:divBdr>
    </w:div>
    <w:div w:id="2025671904">
      <w:marLeft w:val="0"/>
      <w:marRight w:val="0"/>
      <w:marTop w:val="0"/>
      <w:marBottom w:val="0"/>
      <w:divBdr>
        <w:top w:val="none" w:sz="0" w:space="0" w:color="auto"/>
        <w:left w:val="none" w:sz="0" w:space="0" w:color="auto"/>
        <w:bottom w:val="none" w:sz="0" w:space="0" w:color="auto"/>
        <w:right w:val="none" w:sz="0" w:space="0" w:color="auto"/>
      </w:divBdr>
    </w:div>
    <w:div w:id="2025739324">
      <w:marLeft w:val="0"/>
      <w:marRight w:val="0"/>
      <w:marTop w:val="0"/>
      <w:marBottom w:val="0"/>
      <w:divBdr>
        <w:top w:val="none" w:sz="0" w:space="0" w:color="auto"/>
        <w:left w:val="none" w:sz="0" w:space="0" w:color="auto"/>
        <w:bottom w:val="none" w:sz="0" w:space="0" w:color="auto"/>
        <w:right w:val="none" w:sz="0" w:space="0" w:color="auto"/>
      </w:divBdr>
    </w:div>
    <w:div w:id="2025742299">
      <w:marLeft w:val="0"/>
      <w:marRight w:val="0"/>
      <w:marTop w:val="0"/>
      <w:marBottom w:val="0"/>
      <w:divBdr>
        <w:top w:val="none" w:sz="0" w:space="0" w:color="auto"/>
        <w:left w:val="none" w:sz="0" w:space="0" w:color="auto"/>
        <w:bottom w:val="none" w:sz="0" w:space="0" w:color="auto"/>
        <w:right w:val="none" w:sz="0" w:space="0" w:color="auto"/>
      </w:divBdr>
    </w:div>
    <w:div w:id="2025743719">
      <w:marLeft w:val="0"/>
      <w:marRight w:val="0"/>
      <w:marTop w:val="0"/>
      <w:marBottom w:val="0"/>
      <w:divBdr>
        <w:top w:val="none" w:sz="0" w:space="0" w:color="auto"/>
        <w:left w:val="none" w:sz="0" w:space="0" w:color="auto"/>
        <w:bottom w:val="none" w:sz="0" w:space="0" w:color="auto"/>
        <w:right w:val="none" w:sz="0" w:space="0" w:color="auto"/>
      </w:divBdr>
    </w:div>
    <w:div w:id="2025786882">
      <w:marLeft w:val="0"/>
      <w:marRight w:val="0"/>
      <w:marTop w:val="0"/>
      <w:marBottom w:val="0"/>
      <w:divBdr>
        <w:top w:val="none" w:sz="0" w:space="0" w:color="auto"/>
        <w:left w:val="none" w:sz="0" w:space="0" w:color="auto"/>
        <w:bottom w:val="none" w:sz="0" w:space="0" w:color="auto"/>
        <w:right w:val="none" w:sz="0" w:space="0" w:color="auto"/>
      </w:divBdr>
    </w:div>
    <w:div w:id="2025789266">
      <w:marLeft w:val="0"/>
      <w:marRight w:val="0"/>
      <w:marTop w:val="0"/>
      <w:marBottom w:val="0"/>
      <w:divBdr>
        <w:top w:val="none" w:sz="0" w:space="0" w:color="auto"/>
        <w:left w:val="none" w:sz="0" w:space="0" w:color="auto"/>
        <w:bottom w:val="none" w:sz="0" w:space="0" w:color="auto"/>
        <w:right w:val="none" w:sz="0" w:space="0" w:color="auto"/>
      </w:divBdr>
    </w:div>
    <w:div w:id="2025789539">
      <w:marLeft w:val="0"/>
      <w:marRight w:val="0"/>
      <w:marTop w:val="0"/>
      <w:marBottom w:val="0"/>
      <w:divBdr>
        <w:top w:val="none" w:sz="0" w:space="0" w:color="auto"/>
        <w:left w:val="none" w:sz="0" w:space="0" w:color="auto"/>
        <w:bottom w:val="none" w:sz="0" w:space="0" w:color="auto"/>
        <w:right w:val="none" w:sz="0" w:space="0" w:color="auto"/>
      </w:divBdr>
    </w:div>
    <w:div w:id="2025983307">
      <w:marLeft w:val="0"/>
      <w:marRight w:val="0"/>
      <w:marTop w:val="0"/>
      <w:marBottom w:val="0"/>
      <w:divBdr>
        <w:top w:val="none" w:sz="0" w:space="0" w:color="auto"/>
        <w:left w:val="none" w:sz="0" w:space="0" w:color="auto"/>
        <w:bottom w:val="none" w:sz="0" w:space="0" w:color="auto"/>
        <w:right w:val="none" w:sz="0" w:space="0" w:color="auto"/>
      </w:divBdr>
    </w:div>
    <w:div w:id="2026008818">
      <w:marLeft w:val="0"/>
      <w:marRight w:val="0"/>
      <w:marTop w:val="0"/>
      <w:marBottom w:val="0"/>
      <w:divBdr>
        <w:top w:val="none" w:sz="0" w:space="0" w:color="auto"/>
        <w:left w:val="none" w:sz="0" w:space="0" w:color="auto"/>
        <w:bottom w:val="none" w:sz="0" w:space="0" w:color="auto"/>
        <w:right w:val="none" w:sz="0" w:space="0" w:color="auto"/>
      </w:divBdr>
    </w:div>
    <w:div w:id="2026053998">
      <w:marLeft w:val="0"/>
      <w:marRight w:val="0"/>
      <w:marTop w:val="0"/>
      <w:marBottom w:val="0"/>
      <w:divBdr>
        <w:top w:val="none" w:sz="0" w:space="0" w:color="auto"/>
        <w:left w:val="none" w:sz="0" w:space="0" w:color="auto"/>
        <w:bottom w:val="none" w:sz="0" w:space="0" w:color="auto"/>
        <w:right w:val="none" w:sz="0" w:space="0" w:color="auto"/>
      </w:divBdr>
    </w:div>
    <w:div w:id="2026131857">
      <w:marLeft w:val="0"/>
      <w:marRight w:val="0"/>
      <w:marTop w:val="0"/>
      <w:marBottom w:val="0"/>
      <w:divBdr>
        <w:top w:val="none" w:sz="0" w:space="0" w:color="auto"/>
        <w:left w:val="none" w:sz="0" w:space="0" w:color="auto"/>
        <w:bottom w:val="none" w:sz="0" w:space="0" w:color="auto"/>
        <w:right w:val="none" w:sz="0" w:space="0" w:color="auto"/>
      </w:divBdr>
    </w:div>
    <w:div w:id="2026133368">
      <w:marLeft w:val="0"/>
      <w:marRight w:val="0"/>
      <w:marTop w:val="0"/>
      <w:marBottom w:val="0"/>
      <w:divBdr>
        <w:top w:val="none" w:sz="0" w:space="0" w:color="auto"/>
        <w:left w:val="none" w:sz="0" w:space="0" w:color="auto"/>
        <w:bottom w:val="none" w:sz="0" w:space="0" w:color="auto"/>
        <w:right w:val="none" w:sz="0" w:space="0" w:color="auto"/>
      </w:divBdr>
    </w:div>
    <w:div w:id="2026250103">
      <w:marLeft w:val="0"/>
      <w:marRight w:val="0"/>
      <w:marTop w:val="0"/>
      <w:marBottom w:val="0"/>
      <w:divBdr>
        <w:top w:val="none" w:sz="0" w:space="0" w:color="auto"/>
        <w:left w:val="none" w:sz="0" w:space="0" w:color="auto"/>
        <w:bottom w:val="none" w:sz="0" w:space="0" w:color="auto"/>
        <w:right w:val="none" w:sz="0" w:space="0" w:color="auto"/>
      </w:divBdr>
    </w:div>
    <w:div w:id="2026400797">
      <w:marLeft w:val="0"/>
      <w:marRight w:val="0"/>
      <w:marTop w:val="0"/>
      <w:marBottom w:val="0"/>
      <w:divBdr>
        <w:top w:val="none" w:sz="0" w:space="0" w:color="auto"/>
        <w:left w:val="none" w:sz="0" w:space="0" w:color="auto"/>
        <w:bottom w:val="none" w:sz="0" w:space="0" w:color="auto"/>
        <w:right w:val="none" w:sz="0" w:space="0" w:color="auto"/>
      </w:divBdr>
    </w:div>
    <w:div w:id="2026442306">
      <w:marLeft w:val="0"/>
      <w:marRight w:val="0"/>
      <w:marTop w:val="0"/>
      <w:marBottom w:val="0"/>
      <w:divBdr>
        <w:top w:val="none" w:sz="0" w:space="0" w:color="auto"/>
        <w:left w:val="none" w:sz="0" w:space="0" w:color="auto"/>
        <w:bottom w:val="none" w:sz="0" w:space="0" w:color="auto"/>
        <w:right w:val="none" w:sz="0" w:space="0" w:color="auto"/>
      </w:divBdr>
    </w:div>
    <w:div w:id="2026470368">
      <w:marLeft w:val="0"/>
      <w:marRight w:val="0"/>
      <w:marTop w:val="0"/>
      <w:marBottom w:val="0"/>
      <w:divBdr>
        <w:top w:val="none" w:sz="0" w:space="0" w:color="auto"/>
        <w:left w:val="none" w:sz="0" w:space="0" w:color="auto"/>
        <w:bottom w:val="none" w:sz="0" w:space="0" w:color="auto"/>
        <w:right w:val="none" w:sz="0" w:space="0" w:color="auto"/>
      </w:divBdr>
    </w:div>
    <w:div w:id="2026519040">
      <w:marLeft w:val="0"/>
      <w:marRight w:val="0"/>
      <w:marTop w:val="0"/>
      <w:marBottom w:val="0"/>
      <w:divBdr>
        <w:top w:val="none" w:sz="0" w:space="0" w:color="auto"/>
        <w:left w:val="none" w:sz="0" w:space="0" w:color="auto"/>
        <w:bottom w:val="none" w:sz="0" w:space="0" w:color="auto"/>
        <w:right w:val="none" w:sz="0" w:space="0" w:color="auto"/>
      </w:divBdr>
    </w:div>
    <w:div w:id="2026635710">
      <w:marLeft w:val="0"/>
      <w:marRight w:val="0"/>
      <w:marTop w:val="0"/>
      <w:marBottom w:val="0"/>
      <w:divBdr>
        <w:top w:val="none" w:sz="0" w:space="0" w:color="auto"/>
        <w:left w:val="none" w:sz="0" w:space="0" w:color="auto"/>
        <w:bottom w:val="none" w:sz="0" w:space="0" w:color="auto"/>
        <w:right w:val="none" w:sz="0" w:space="0" w:color="auto"/>
      </w:divBdr>
    </w:div>
    <w:div w:id="2026637155">
      <w:marLeft w:val="0"/>
      <w:marRight w:val="0"/>
      <w:marTop w:val="0"/>
      <w:marBottom w:val="0"/>
      <w:divBdr>
        <w:top w:val="none" w:sz="0" w:space="0" w:color="auto"/>
        <w:left w:val="none" w:sz="0" w:space="0" w:color="auto"/>
        <w:bottom w:val="none" w:sz="0" w:space="0" w:color="auto"/>
        <w:right w:val="none" w:sz="0" w:space="0" w:color="auto"/>
      </w:divBdr>
    </w:div>
    <w:div w:id="2026665610">
      <w:marLeft w:val="0"/>
      <w:marRight w:val="0"/>
      <w:marTop w:val="0"/>
      <w:marBottom w:val="0"/>
      <w:divBdr>
        <w:top w:val="none" w:sz="0" w:space="0" w:color="auto"/>
        <w:left w:val="none" w:sz="0" w:space="0" w:color="auto"/>
        <w:bottom w:val="none" w:sz="0" w:space="0" w:color="auto"/>
        <w:right w:val="none" w:sz="0" w:space="0" w:color="auto"/>
      </w:divBdr>
    </w:div>
    <w:div w:id="2026708414">
      <w:marLeft w:val="0"/>
      <w:marRight w:val="0"/>
      <w:marTop w:val="0"/>
      <w:marBottom w:val="0"/>
      <w:divBdr>
        <w:top w:val="none" w:sz="0" w:space="0" w:color="auto"/>
        <w:left w:val="none" w:sz="0" w:space="0" w:color="auto"/>
        <w:bottom w:val="none" w:sz="0" w:space="0" w:color="auto"/>
        <w:right w:val="none" w:sz="0" w:space="0" w:color="auto"/>
      </w:divBdr>
    </w:div>
    <w:div w:id="2026710256">
      <w:marLeft w:val="0"/>
      <w:marRight w:val="0"/>
      <w:marTop w:val="0"/>
      <w:marBottom w:val="0"/>
      <w:divBdr>
        <w:top w:val="none" w:sz="0" w:space="0" w:color="auto"/>
        <w:left w:val="none" w:sz="0" w:space="0" w:color="auto"/>
        <w:bottom w:val="none" w:sz="0" w:space="0" w:color="auto"/>
        <w:right w:val="none" w:sz="0" w:space="0" w:color="auto"/>
      </w:divBdr>
    </w:div>
    <w:div w:id="2026856627">
      <w:marLeft w:val="0"/>
      <w:marRight w:val="0"/>
      <w:marTop w:val="0"/>
      <w:marBottom w:val="0"/>
      <w:divBdr>
        <w:top w:val="none" w:sz="0" w:space="0" w:color="auto"/>
        <w:left w:val="none" w:sz="0" w:space="0" w:color="auto"/>
        <w:bottom w:val="none" w:sz="0" w:space="0" w:color="auto"/>
        <w:right w:val="none" w:sz="0" w:space="0" w:color="auto"/>
      </w:divBdr>
    </w:div>
    <w:div w:id="2026858712">
      <w:marLeft w:val="0"/>
      <w:marRight w:val="0"/>
      <w:marTop w:val="0"/>
      <w:marBottom w:val="0"/>
      <w:divBdr>
        <w:top w:val="none" w:sz="0" w:space="0" w:color="auto"/>
        <w:left w:val="none" w:sz="0" w:space="0" w:color="auto"/>
        <w:bottom w:val="none" w:sz="0" w:space="0" w:color="auto"/>
        <w:right w:val="none" w:sz="0" w:space="0" w:color="auto"/>
      </w:divBdr>
    </w:div>
    <w:div w:id="2026900174">
      <w:marLeft w:val="0"/>
      <w:marRight w:val="0"/>
      <w:marTop w:val="0"/>
      <w:marBottom w:val="0"/>
      <w:divBdr>
        <w:top w:val="none" w:sz="0" w:space="0" w:color="auto"/>
        <w:left w:val="none" w:sz="0" w:space="0" w:color="auto"/>
        <w:bottom w:val="none" w:sz="0" w:space="0" w:color="auto"/>
        <w:right w:val="none" w:sz="0" w:space="0" w:color="auto"/>
      </w:divBdr>
    </w:div>
    <w:div w:id="2026900303">
      <w:marLeft w:val="0"/>
      <w:marRight w:val="0"/>
      <w:marTop w:val="0"/>
      <w:marBottom w:val="0"/>
      <w:divBdr>
        <w:top w:val="none" w:sz="0" w:space="0" w:color="auto"/>
        <w:left w:val="none" w:sz="0" w:space="0" w:color="auto"/>
        <w:bottom w:val="none" w:sz="0" w:space="0" w:color="auto"/>
        <w:right w:val="none" w:sz="0" w:space="0" w:color="auto"/>
      </w:divBdr>
    </w:div>
    <w:div w:id="2026977067">
      <w:marLeft w:val="0"/>
      <w:marRight w:val="0"/>
      <w:marTop w:val="0"/>
      <w:marBottom w:val="0"/>
      <w:divBdr>
        <w:top w:val="none" w:sz="0" w:space="0" w:color="auto"/>
        <w:left w:val="none" w:sz="0" w:space="0" w:color="auto"/>
        <w:bottom w:val="none" w:sz="0" w:space="0" w:color="auto"/>
        <w:right w:val="none" w:sz="0" w:space="0" w:color="auto"/>
      </w:divBdr>
    </w:div>
    <w:div w:id="2026978152">
      <w:marLeft w:val="0"/>
      <w:marRight w:val="0"/>
      <w:marTop w:val="0"/>
      <w:marBottom w:val="0"/>
      <w:divBdr>
        <w:top w:val="none" w:sz="0" w:space="0" w:color="auto"/>
        <w:left w:val="none" w:sz="0" w:space="0" w:color="auto"/>
        <w:bottom w:val="none" w:sz="0" w:space="0" w:color="auto"/>
        <w:right w:val="none" w:sz="0" w:space="0" w:color="auto"/>
      </w:divBdr>
    </w:div>
    <w:div w:id="2027051197">
      <w:marLeft w:val="0"/>
      <w:marRight w:val="0"/>
      <w:marTop w:val="0"/>
      <w:marBottom w:val="0"/>
      <w:divBdr>
        <w:top w:val="none" w:sz="0" w:space="0" w:color="auto"/>
        <w:left w:val="none" w:sz="0" w:space="0" w:color="auto"/>
        <w:bottom w:val="none" w:sz="0" w:space="0" w:color="auto"/>
        <w:right w:val="none" w:sz="0" w:space="0" w:color="auto"/>
      </w:divBdr>
    </w:div>
    <w:div w:id="2027094430">
      <w:marLeft w:val="0"/>
      <w:marRight w:val="0"/>
      <w:marTop w:val="0"/>
      <w:marBottom w:val="0"/>
      <w:divBdr>
        <w:top w:val="none" w:sz="0" w:space="0" w:color="auto"/>
        <w:left w:val="none" w:sz="0" w:space="0" w:color="auto"/>
        <w:bottom w:val="none" w:sz="0" w:space="0" w:color="auto"/>
        <w:right w:val="none" w:sz="0" w:space="0" w:color="auto"/>
      </w:divBdr>
    </w:div>
    <w:div w:id="2027243421">
      <w:marLeft w:val="0"/>
      <w:marRight w:val="0"/>
      <w:marTop w:val="0"/>
      <w:marBottom w:val="0"/>
      <w:divBdr>
        <w:top w:val="none" w:sz="0" w:space="0" w:color="auto"/>
        <w:left w:val="none" w:sz="0" w:space="0" w:color="auto"/>
        <w:bottom w:val="none" w:sz="0" w:space="0" w:color="auto"/>
        <w:right w:val="none" w:sz="0" w:space="0" w:color="auto"/>
      </w:divBdr>
    </w:div>
    <w:div w:id="2027246362">
      <w:marLeft w:val="0"/>
      <w:marRight w:val="0"/>
      <w:marTop w:val="0"/>
      <w:marBottom w:val="0"/>
      <w:divBdr>
        <w:top w:val="none" w:sz="0" w:space="0" w:color="auto"/>
        <w:left w:val="none" w:sz="0" w:space="0" w:color="auto"/>
        <w:bottom w:val="none" w:sz="0" w:space="0" w:color="auto"/>
        <w:right w:val="none" w:sz="0" w:space="0" w:color="auto"/>
      </w:divBdr>
    </w:div>
    <w:div w:id="2027321646">
      <w:marLeft w:val="0"/>
      <w:marRight w:val="0"/>
      <w:marTop w:val="0"/>
      <w:marBottom w:val="0"/>
      <w:divBdr>
        <w:top w:val="none" w:sz="0" w:space="0" w:color="auto"/>
        <w:left w:val="none" w:sz="0" w:space="0" w:color="auto"/>
        <w:bottom w:val="none" w:sz="0" w:space="0" w:color="auto"/>
        <w:right w:val="none" w:sz="0" w:space="0" w:color="auto"/>
      </w:divBdr>
    </w:div>
    <w:div w:id="2027366878">
      <w:marLeft w:val="0"/>
      <w:marRight w:val="0"/>
      <w:marTop w:val="0"/>
      <w:marBottom w:val="0"/>
      <w:divBdr>
        <w:top w:val="none" w:sz="0" w:space="0" w:color="auto"/>
        <w:left w:val="none" w:sz="0" w:space="0" w:color="auto"/>
        <w:bottom w:val="none" w:sz="0" w:space="0" w:color="auto"/>
        <w:right w:val="none" w:sz="0" w:space="0" w:color="auto"/>
      </w:divBdr>
    </w:div>
    <w:div w:id="2027515847">
      <w:marLeft w:val="0"/>
      <w:marRight w:val="0"/>
      <w:marTop w:val="0"/>
      <w:marBottom w:val="0"/>
      <w:divBdr>
        <w:top w:val="none" w:sz="0" w:space="0" w:color="auto"/>
        <w:left w:val="none" w:sz="0" w:space="0" w:color="auto"/>
        <w:bottom w:val="none" w:sz="0" w:space="0" w:color="auto"/>
        <w:right w:val="none" w:sz="0" w:space="0" w:color="auto"/>
      </w:divBdr>
    </w:div>
    <w:div w:id="2027517673">
      <w:bodyDiv w:val="1"/>
      <w:marLeft w:val="0"/>
      <w:marRight w:val="0"/>
      <w:marTop w:val="0"/>
      <w:marBottom w:val="0"/>
      <w:divBdr>
        <w:top w:val="none" w:sz="0" w:space="0" w:color="auto"/>
        <w:left w:val="none" w:sz="0" w:space="0" w:color="auto"/>
        <w:bottom w:val="none" w:sz="0" w:space="0" w:color="auto"/>
        <w:right w:val="none" w:sz="0" w:space="0" w:color="auto"/>
      </w:divBdr>
    </w:div>
    <w:div w:id="2027556411">
      <w:marLeft w:val="0"/>
      <w:marRight w:val="0"/>
      <w:marTop w:val="0"/>
      <w:marBottom w:val="0"/>
      <w:divBdr>
        <w:top w:val="none" w:sz="0" w:space="0" w:color="auto"/>
        <w:left w:val="none" w:sz="0" w:space="0" w:color="auto"/>
        <w:bottom w:val="none" w:sz="0" w:space="0" w:color="auto"/>
        <w:right w:val="none" w:sz="0" w:space="0" w:color="auto"/>
      </w:divBdr>
    </w:div>
    <w:div w:id="2027560347">
      <w:marLeft w:val="0"/>
      <w:marRight w:val="0"/>
      <w:marTop w:val="0"/>
      <w:marBottom w:val="0"/>
      <w:divBdr>
        <w:top w:val="none" w:sz="0" w:space="0" w:color="auto"/>
        <w:left w:val="none" w:sz="0" w:space="0" w:color="auto"/>
        <w:bottom w:val="none" w:sz="0" w:space="0" w:color="auto"/>
        <w:right w:val="none" w:sz="0" w:space="0" w:color="auto"/>
      </w:divBdr>
    </w:div>
    <w:div w:id="2027561333">
      <w:marLeft w:val="0"/>
      <w:marRight w:val="0"/>
      <w:marTop w:val="0"/>
      <w:marBottom w:val="0"/>
      <w:divBdr>
        <w:top w:val="none" w:sz="0" w:space="0" w:color="auto"/>
        <w:left w:val="none" w:sz="0" w:space="0" w:color="auto"/>
        <w:bottom w:val="none" w:sz="0" w:space="0" w:color="auto"/>
        <w:right w:val="none" w:sz="0" w:space="0" w:color="auto"/>
      </w:divBdr>
    </w:div>
    <w:div w:id="2027636518">
      <w:marLeft w:val="0"/>
      <w:marRight w:val="0"/>
      <w:marTop w:val="0"/>
      <w:marBottom w:val="0"/>
      <w:divBdr>
        <w:top w:val="none" w:sz="0" w:space="0" w:color="auto"/>
        <w:left w:val="none" w:sz="0" w:space="0" w:color="auto"/>
        <w:bottom w:val="none" w:sz="0" w:space="0" w:color="auto"/>
        <w:right w:val="none" w:sz="0" w:space="0" w:color="auto"/>
      </w:divBdr>
    </w:div>
    <w:div w:id="2027712350">
      <w:marLeft w:val="0"/>
      <w:marRight w:val="0"/>
      <w:marTop w:val="0"/>
      <w:marBottom w:val="0"/>
      <w:divBdr>
        <w:top w:val="none" w:sz="0" w:space="0" w:color="auto"/>
        <w:left w:val="none" w:sz="0" w:space="0" w:color="auto"/>
        <w:bottom w:val="none" w:sz="0" w:space="0" w:color="auto"/>
        <w:right w:val="none" w:sz="0" w:space="0" w:color="auto"/>
      </w:divBdr>
    </w:div>
    <w:div w:id="2027825130">
      <w:bodyDiv w:val="1"/>
      <w:marLeft w:val="0"/>
      <w:marRight w:val="0"/>
      <w:marTop w:val="0"/>
      <w:marBottom w:val="0"/>
      <w:divBdr>
        <w:top w:val="none" w:sz="0" w:space="0" w:color="auto"/>
        <w:left w:val="none" w:sz="0" w:space="0" w:color="auto"/>
        <w:bottom w:val="none" w:sz="0" w:space="0" w:color="auto"/>
        <w:right w:val="none" w:sz="0" w:space="0" w:color="auto"/>
      </w:divBdr>
    </w:div>
    <w:div w:id="2027826084">
      <w:marLeft w:val="0"/>
      <w:marRight w:val="0"/>
      <w:marTop w:val="0"/>
      <w:marBottom w:val="0"/>
      <w:divBdr>
        <w:top w:val="none" w:sz="0" w:space="0" w:color="auto"/>
        <w:left w:val="none" w:sz="0" w:space="0" w:color="auto"/>
        <w:bottom w:val="none" w:sz="0" w:space="0" w:color="auto"/>
        <w:right w:val="none" w:sz="0" w:space="0" w:color="auto"/>
      </w:divBdr>
    </w:div>
    <w:div w:id="2027828203">
      <w:marLeft w:val="0"/>
      <w:marRight w:val="0"/>
      <w:marTop w:val="0"/>
      <w:marBottom w:val="0"/>
      <w:divBdr>
        <w:top w:val="none" w:sz="0" w:space="0" w:color="auto"/>
        <w:left w:val="none" w:sz="0" w:space="0" w:color="auto"/>
        <w:bottom w:val="none" w:sz="0" w:space="0" w:color="auto"/>
        <w:right w:val="none" w:sz="0" w:space="0" w:color="auto"/>
      </w:divBdr>
    </w:div>
    <w:div w:id="2028016141">
      <w:marLeft w:val="0"/>
      <w:marRight w:val="0"/>
      <w:marTop w:val="0"/>
      <w:marBottom w:val="0"/>
      <w:divBdr>
        <w:top w:val="none" w:sz="0" w:space="0" w:color="auto"/>
        <w:left w:val="none" w:sz="0" w:space="0" w:color="auto"/>
        <w:bottom w:val="none" w:sz="0" w:space="0" w:color="auto"/>
        <w:right w:val="none" w:sz="0" w:space="0" w:color="auto"/>
      </w:divBdr>
    </w:div>
    <w:div w:id="2028018119">
      <w:marLeft w:val="0"/>
      <w:marRight w:val="0"/>
      <w:marTop w:val="0"/>
      <w:marBottom w:val="0"/>
      <w:divBdr>
        <w:top w:val="none" w:sz="0" w:space="0" w:color="auto"/>
        <w:left w:val="none" w:sz="0" w:space="0" w:color="auto"/>
        <w:bottom w:val="none" w:sz="0" w:space="0" w:color="auto"/>
        <w:right w:val="none" w:sz="0" w:space="0" w:color="auto"/>
      </w:divBdr>
    </w:div>
    <w:div w:id="2028166705">
      <w:marLeft w:val="0"/>
      <w:marRight w:val="0"/>
      <w:marTop w:val="0"/>
      <w:marBottom w:val="0"/>
      <w:divBdr>
        <w:top w:val="none" w:sz="0" w:space="0" w:color="auto"/>
        <w:left w:val="none" w:sz="0" w:space="0" w:color="auto"/>
        <w:bottom w:val="none" w:sz="0" w:space="0" w:color="auto"/>
        <w:right w:val="none" w:sz="0" w:space="0" w:color="auto"/>
      </w:divBdr>
    </w:div>
    <w:div w:id="2028167958">
      <w:marLeft w:val="0"/>
      <w:marRight w:val="0"/>
      <w:marTop w:val="0"/>
      <w:marBottom w:val="0"/>
      <w:divBdr>
        <w:top w:val="none" w:sz="0" w:space="0" w:color="auto"/>
        <w:left w:val="none" w:sz="0" w:space="0" w:color="auto"/>
        <w:bottom w:val="none" w:sz="0" w:space="0" w:color="auto"/>
        <w:right w:val="none" w:sz="0" w:space="0" w:color="auto"/>
      </w:divBdr>
    </w:div>
    <w:div w:id="2028171101">
      <w:marLeft w:val="0"/>
      <w:marRight w:val="0"/>
      <w:marTop w:val="0"/>
      <w:marBottom w:val="0"/>
      <w:divBdr>
        <w:top w:val="none" w:sz="0" w:space="0" w:color="auto"/>
        <w:left w:val="none" w:sz="0" w:space="0" w:color="auto"/>
        <w:bottom w:val="none" w:sz="0" w:space="0" w:color="auto"/>
        <w:right w:val="none" w:sz="0" w:space="0" w:color="auto"/>
      </w:divBdr>
    </w:div>
    <w:div w:id="2028213202">
      <w:marLeft w:val="0"/>
      <w:marRight w:val="0"/>
      <w:marTop w:val="0"/>
      <w:marBottom w:val="0"/>
      <w:divBdr>
        <w:top w:val="none" w:sz="0" w:space="0" w:color="auto"/>
        <w:left w:val="none" w:sz="0" w:space="0" w:color="auto"/>
        <w:bottom w:val="none" w:sz="0" w:space="0" w:color="auto"/>
        <w:right w:val="none" w:sz="0" w:space="0" w:color="auto"/>
      </w:divBdr>
    </w:div>
    <w:div w:id="2028214726">
      <w:marLeft w:val="0"/>
      <w:marRight w:val="0"/>
      <w:marTop w:val="0"/>
      <w:marBottom w:val="0"/>
      <w:divBdr>
        <w:top w:val="none" w:sz="0" w:space="0" w:color="auto"/>
        <w:left w:val="none" w:sz="0" w:space="0" w:color="auto"/>
        <w:bottom w:val="none" w:sz="0" w:space="0" w:color="auto"/>
        <w:right w:val="none" w:sz="0" w:space="0" w:color="auto"/>
      </w:divBdr>
    </w:div>
    <w:div w:id="2028284079">
      <w:marLeft w:val="0"/>
      <w:marRight w:val="0"/>
      <w:marTop w:val="0"/>
      <w:marBottom w:val="0"/>
      <w:divBdr>
        <w:top w:val="none" w:sz="0" w:space="0" w:color="auto"/>
        <w:left w:val="none" w:sz="0" w:space="0" w:color="auto"/>
        <w:bottom w:val="none" w:sz="0" w:space="0" w:color="auto"/>
        <w:right w:val="none" w:sz="0" w:space="0" w:color="auto"/>
      </w:divBdr>
    </w:div>
    <w:div w:id="2028361335">
      <w:marLeft w:val="480"/>
      <w:marRight w:val="0"/>
      <w:marTop w:val="0"/>
      <w:marBottom w:val="0"/>
      <w:divBdr>
        <w:top w:val="none" w:sz="0" w:space="0" w:color="auto"/>
        <w:left w:val="none" w:sz="0" w:space="0" w:color="auto"/>
        <w:bottom w:val="none" w:sz="0" w:space="0" w:color="auto"/>
        <w:right w:val="none" w:sz="0" w:space="0" w:color="auto"/>
      </w:divBdr>
    </w:div>
    <w:div w:id="2028405562">
      <w:marLeft w:val="0"/>
      <w:marRight w:val="0"/>
      <w:marTop w:val="0"/>
      <w:marBottom w:val="0"/>
      <w:divBdr>
        <w:top w:val="none" w:sz="0" w:space="0" w:color="auto"/>
        <w:left w:val="none" w:sz="0" w:space="0" w:color="auto"/>
        <w:bottom w:val="none" w:sz="0" w:space="0" w:color="auto"/>
        <w:right w:val="none" w:sz="0" w:space="0" w:color="auto"/>
      </w:divBdr>
    </w:div>
    <w:div w:id="2028407833">
      <w:marLeft w:val="0"/>
      <w:marRight w:val="0"/>
      <w:marTop w:val="0"/>
      <w:marBottom w:val="0"/>
      <w:divBdr>
        <w:top w:val="none" w:sz="0" w:space="0" w:color="auto"/>
        <w:left w:val="none" w:sz="0" w:space="0" w:color="auto"/>
        <w:bottom w:val="none" w:sz="0" w:space="0" w:color="auto"/>
        <w:right w:val="none" w:sz="0" w:space="0" w:color="auto"/>
      </w:divBdr>
    </w:div>
    <w:div w:id="2028409381">
      <w:marLeft w:val="0"/>
      <w:marRight w:val="0"/>
      <w:marTop w:val="0"/>
      <w:marBottom w:val="0"/>
      <w:divBdr>
        <w:top w:val="none" w:sz="0" w:space="0" w:color="auto"/>
        <w:left w:val="none" w:sz="0" w:space="0" w:color="auto"/>
        <w:bottom w:val="none" w:sz="0" w:space="0" w:color="auto"/>
        <w:right w:val="none" w:sz="0" w:space="0" w:color="auto"/>
      </w:divBdr>
    </w:div>
    <w:div w:id="2028410244">
      <w:marLeft w:val="0"/>
      <w:marRight w:val="0"/>
      <w:marTop w:val="0"/>
      <w:marBottom w:val="0"/>
      <w:divBdr>
        <w:top w:val="none" w:sz="0" w:space="0" w:color="auto"/>
        <w:left w:val="none" w:sz="0" w:space="0" w:color="auto"/>
        <w:bottom w:val="none" w:sz="0" w:space="0" w:color="auto"/>
        <w:right w:val="none" w:sz="0" w:space="0" w:color="auto"/>
      </w:divBdr>
    </w:div>
    <w:div w:id="2028479674">
      <w:marLeft w:val="0"/>
      <w:marRight w:val="0"/>
      <w:marTop w:val="0"/>
      <w:marBottom w:val="0"/>
      <w:divBdr>
        <w:top w:val="none" w:sz="0" w:space="0" w:color="auto"/>
        <w:left w:val="none" w:sz="0" w:space="0" w:color="auto"/>
        <w:bottom w:val="none" w:sz="0" w:space="0" w:color="auto"/>
        <w:right w:val="none" w:sz="0" w:space="0" w:color="auto"/>
      </w:divBdr>
    </w:div>
    <w:div w:id="2028482793">
      <w:marLeft w:val="0"/>
      <w:marRight w:val="0"/>
      <w:marTop w:val="0"/>
      <w:marBottom w:val="0"/>
      <w:divBdr>
        <w:top w:val="none" w:sz="0" w:space="0" w:color="auto"/>
        <w:left w:val="none" w:sz="0" w:space="0" w:color="auto"/>
        <w:bottom w:val="none" w:sz="0" w:space="0" w:color="auto"/>
        <w:right w:val="none" w:sz="0" w:space="0" w:color="auto"/>
      </w:divBdr>
    </w:div>
    <w:div w:id="2028559341">
      <w:marLeft w:val="0"/>
      <w:marRight w:val="0"/>
      <w:marTop w:val="0"/>
      <w:marBottom w:val="0"/>
      <w:divBdr>
        <w:top w:val="none" w:sz="0" w:space="0" w:color="auto"/>
        <w:left w:val="none" w:sz="0" w:space="0" w:color="auto"/>
        <w:bottom w:val="none" w:sz="0" w:space="0" w:color="auto"/>
        <w:right w:val="none" w:sz="0" w:space="0" w:color="auto"/>
      </w:divBdr>
    </w:div>
    <w:div w:id="2028675034">
      <w:marLeft w:val="0"/>
      <w:marRight w:val="0"/>
      <w:marTop w:val="0"/>
      <w:marBottom w:val="0"/>
      <w:divBdr>
        <w:top w:val="none" w:sz="0" w:space="0" w:color="auto"/>
        <w:left w:val="none" w:sz="0" w:space="0" w:color="auto"/>
        <w:bottom w:val="none" w:sz="0" w:space="0" w:color="auto"/>
        <w:right w:val="none" w:sz="0" w:space="0" w:color="auto"/>
      </w:divBdr>
    </w:div>
    <w:div w:id="2028680180">
      <w:marLeft w:val="0"/>
      <w:marRight w:val="0"/>
      <w:marTop w:val="0"/>
      <w:marBottom w:val="0"/>
      <w:divBdr>
        <w:top w:val="none" w:sz="0" w:space="0" w:color="auto"/>
        <w:left w:val="none" w:sz="0" w:space="0" w:color="auto"/>
        <w:bottom w:val="none" w:sz="0" w:space="0" w:color="auto"/>
        <w:right w:val="none" w:sz="0" w:space="0" w:color="auto"/>
      </w:divBdr>
    </w:div>
    <w:div w:id="2028871705">
      <w:marLeft w:val="0"/>
      <w:marRight w:val="0"/>
      <w:marTop w:val="0"/>
      <w:marBottom w:val="0"/>
      <w:divBdr>
        <w:top w:val="none" w:sz="0" w:space="0" w:color="auto"/>
        <w:left w:val="none" w:sz="0" w:space="0" w:color="auto"/>
        <w:bottom w:val="none" w:sz="0" w:space="0" w:color="auto"/>
        <w:right w:val="none" w:sz="0" w:space="0" w:color="auto"/>
      </w:divBdr>
    </w:div>
    <w:div w:id="2028949107">
      <w:marLeft w:val="0"/>
      <w:marRight w:val="0"/>
      <w:marTop w:val="0"/>
      <w:marBottom w:val="0"/>
      <w:divBdr>
        <w:top w:val="none" w:sz="0" w:space="0" w:color="auto"/>
        <w:left w:val="none" w:sz="0" w:space="0" w:color="auto"/>
        <w:bottom w:val="none" w:sz="0" w:space="0" w:color="auto"/>
        <w:right w:val="none" w:sz="0" w:space="0" w:color="auto"/>
      </w:divBdr>
    </w:div>
    <w:div w:id="2029017505">
      <w:marLeft w:val="0"/>
      <w:marRight w:val="0"/>
      <w:marTop w:val="0"/>
      <w:marBottom w:val="0"/>
      <w:divBdr>
        <w:top w:val="none" w:sz="0" w:space="0" w:color="auto"/>
        <w:left w:val="none" w:sz="0" w:space="0" w:color="auto"/>
        <w:bottom w:val="none" w:sz="0" w:space="0" w:color="auto"/>
        <w:right w:val="none" w:sz="0" w:space="0" w:color="auto"/>
      </w:divBdr>
    </w:div>
    <w:div w:id="2029020026">
      <w:marLeft w:val="0"/>
      <w:marRight w:val="0"/>
      <w:marTop w:val="0"/>
      <w:marBottom w:val="0"/>
      <w:divBdr>
        <w:top w:val="none" w:sz="0" w:space="0" w:color="auto"/>
        <w:left w:val="none" w:sz="0" w:space="0" w:color="auto"/>
        <w:bottom w:val="none" w:sz="0" w:space="0" w:color="auto"/>
        <w:right w:val="none" w:sz="0" w:space="0" w:color="auto"/>
      </w:divBdr>
    </w:div>
    <w:div w:id="2029023357">
      <w:marLeft w:val="0"/>
      <w:marRight w:val="0"/>
      <w:marTop w:val="0"/>
      <w:marBottom w:val="0"/>
      <w:divBdr>
        <w:top w:val="none" w:sz="0" w:space="0" w:color="auto"/>
        <w:left w:val="none" w:sz="0" w:space="0" w:color="auto"/>
        <w:bottom w:val="none" w:sz="0" w:space="0" w:color="auto"/>
        <w:right w:val="none" w:sz="0" w:space="0" w:color="auto"/>
      </w:divBdr>
    </w:div>
    <w:div w:id="2029066653">
      <w:marLeft w:val="0"/>
      <w:marRight w:val="0"/>
      <w:marTop w:val="0"/>
      <w:marBottom w:val="0"/>
      <w:divBdr>
        <w:top w:val="none" w:sz="0" w:space="0" w:color="auto"/>
        <w:left w:val="none" w:sz="0" w:space="0" w:color="auto"/>
        <w:bottom w:val="none" w:sz="0" w:space="0" w:color="auto"/>
        <w:right w:val="none" w:sz="0" w:space="0" w:color="auto"/>
      </w:divBdr>
    </w:div>
    <w:div w:id="2029327451">
      <w:marLeft w:val="0"/>
      <w:marRight w:val="0"/>
      <w:marTop w:val="0"/>
      <w:marBottom w:val="0"/>
      <w:divBdr>
        <w:top w:val="none" w:sz="0" w:space="0" w:color="auto"/>
        <w:left w:val="none" w:sz="0" w:space="0" w:color="auto"/>
        <w:bottom w:val="none" w:sz="0" w:space="0" w:color="auto"/>
        <w:right w:val="none" w:sz="0" w:space="0" w:color="auto"/>
      </w:divBdr>
    </w:div>
    <w:div w:id="2029330983">
      <w:marLeft w:val="0"/>
      <w:marRight w:val="0"/>
      <w:marTop w:val="0"/>
      <w:marBottom w:val="0"/>
      <w:divBdr>
        <w:top w:val="none" w:sz="0" w:space="0" w:color="auto"/>
        <w:left w:val="none" w:sz="0" w:space="0" w:color="auto"/>
        <w:bottom w:val="none" w:sz="0" w:space="0" w:color="auto"/>
        <w:right w:val="none" w:sz="0" w:space="0" w:color="auto"/>
      </w:divBdr>
    </w:div>
    <w:div w:id="2029410597">
      <w:marLeft w:val="0"/>
      <w:marRight w:val="0"/>
      <w:marTop w:val="0"/>
      <w:marBottom w:val="0"/>
      <w:divBdr>
        <w:top w:val="none" w:sz="0" w:space="0" w:color="auto"/>
        <w:left w:val="none" w:sz="0" w:space="0" w:color="auto"/>
        <w:bottom w:val="none" w:sz="0" w:space="0" w:color="auto"/>
        <w:right w:val="none" w:sz="0" w:space="0" w:color="auto"/>
      </w:divBdr>
    </w:div>
    <w:div w:id="2029485094">
      <w:bodyDiv w:val="1"/>
      <w:marLeft w:val="0"/>
      <w:marRight w:val="0"/>
      <w:marTop w:val="0"/>
      <w:marBottom w:val="0"/>
      <w:divBdr>
        <w:top w:val="none" w:sz="0" w:space="0" w:color="auto"/>
        <w:left w:val="none" w:sz="0" w:space="0" w:color="auto"/>
        <w:bottom w:val="none" w:sz="0" w:space="0" w:color="auto"/>
        <w:right w:val="none" w:sz="0" w:space="0" w:color="auto"/>
      </w:divBdr>
    </w:div>
    <w:div w:id="2029526089">
      <w:marLeft w:val="0"/>
      <w:marRight w:val="0"/>
      <w:marTop w:val="0"/>
      <w:marBottom w:val="0"/>
      <w:divBdr>
        <w:top w:val="none" w:sz="0" w:space="0" w:color="auto"/>
        <w:left w:val="none" w:sz="0" w:space="0" w:color="auto"/>
        <w:bottom w:val="none" w:sz="0" w:space="0" w:color="auto"/>
        <w:right w:val="none" w:sz="0" w:space="0" w:color="auto"/>
      </w:divBdr>
    </w:div>
    <w:div w:id="2029527309">
      <w:marLeft w:val="0"/>
      <w:marRight w:val="0"/>
      <w:marTop w:val="0"/>
      <w:marBottom w:val="0"/>
      <w:divBdr>
        <w:top w:val="none" w:sz="0" w:space="0" w:color="auto"/>
        <w:left w:val="none" w:sz="0" w:space="0" w:color="auto"/>
        <w:bottom w:val="none" w:sz="0" w:space="0" w:color="auto"/>
        <w:right w:val="none" w:sz="0" w:space="0" w:color="auto"/>
      </w:divBdr>
    </w:div>
    <w:div w:id="2029600064">
      <w:marLeft w:val="0"/>
      <w:marRight w:val="0"/>
      <w:marTop w:val="0"/>
      <w:marBottom w:val="0"/>
      <w:divBdr>
        <w:top w:val="none" w:sz="0" w:space="0" w:color="auto"/>
        <w:left w:val="none" w:sz="0" w:space="0" w:color="auto"/>
        <w:bottom w:val="none" w:sz="0" w:space="0" w:color="auto"/>
        <w:right w:val="none" w:sz="0" w:space="0" w:color="auto"/>
      </w:divBdr>
    </w:div>
    <w:div w:id="2029745996">
      <w:marLeft w:val="0"/>
      <w:marRight w:val="0"/>
      <w:marTop w:val="0"/>
      <w:marBottom w:val="0"/>
      <w:divBdr>
        <w:top w:val="none" w:sz="0" w:space="0" w:color="auto"/>
        <w:left w:val="none" w:sz="0" w:space="0" w:color="auto"/>
        <w:bottom w:val="none" w:sz="0" w:space="0" w:color="auto"/>
        <w:right w:val="none" w:sz="0" w:space="0" w:color="auto"/>
      </w:divBdr>
    </w:div>
    <w:div w:id="2029982680">
      <w:marLeft w:val="0"/>
      <w:marRight w:val="0"/>
      <w:marTop w:val="0"/>
      <w:marBottom w:val="0"/>
      <w:divBdr>
        <w:top w:val="none" w:sz="0" w:space="0" w:color="auto"/>
        <w:left w:val="none" w:sz="0" w:space="0" w:color="auto"/>
        <w:bottom w:val="none" w:sz="0" w:space="0" w:color="auto"/>
        <w:right w:val="none" w:sz="0" w:space="0" w:color="auto"/>
      </w:divBdr>
    </w:div>
    <w:div w:id="2029983364">
      <w:marLeft w:val="0"/>
      <w:marRight w:val="0"/>
      <w:marTop w:val="0"/>
      <w:marBottom w:val="0"/>
      <w:divBdr>
        <w:top w:val="none" w:sz="0" w:space="0" w:color="auto"/>
        <w:left w:val="none" w:sz="0" w:space="0" w:color="auto"/>
        <w:bottom w:val="none" w:sz="0" w:space="0" w:color="auto"/>
        <w:right w:val="none" w:sz="0" w:space="0" w:color="auto"/>
      </w:divBdr>
    </w:div>
    <w:div w:id="2030060813">
      <w:marLeft w:val="0"/>
      <w:marRight w:val="0"/>
      <w:marTop w:val="0"/>
      <w:marBottom w:val="0"/>
      <w:divBdr>
        <w:top w:val="none" w:sz="0" w:space="0" w:color="auto"/>
        <w:left w:val="none" w:sz="0" w:space="0" w:color="auto"/>
        <w:bottom w:val="none" w:sz="0" w:space="0" w:color="auto"/>
        <w:right w:val="none" w:sz="0" w:space="0" w:color="auto"/>
      </w:divBdr>
    </w:div>
    <w:div w:id="2030061247">
      <w:marLeft w:val="480"/>
      <w:marRight w:val="0"/>
      <w:marTop w:val="0"/>
      <w:marBottom w:val="0"/>
      <w:divBdr>
        <w:top w:val="none" w:sz="0" w:space="0" w:color="auto"/>
        <w:left w:val="none" w:sz="0" w:space="0" w:color="auto"/>
        <w:bottom w:val="none" w:sz="0" w:space="0" w:color="auto"/>
        <w:right w:val="none" w:sz="0" w:space="0" w:color="auto"/>
      </w:divBdr>
    </w:div>
    <w:div w:id="2030064979">
      <w:marLeft w:val="0"/>
      <w:marRight w:val="0"/>
      <w:marTop w:val="0"/>
      <w:marBottom w:val="0"/>
      <w:divBdr>
        <w:top w:val="none" w:sz="0" w:space="0" w:color="auto"/>
        <w:left w:val="none" w:sz="0" w:space="0" w:color="auto"/>
        <w:bottom w:val="none" w:sz="0" w:space="0" w:color="auto"/>
        <w:right w:val="none" w:sz="0" w:space="0" w:color="auto"/>
      </w:divBdr>
    </w:div>
    <w:div w:id="2030133675">
      <w:marLeft w:val="0"/>
      <w:marRight w:val="0"/>
      <w:marTop w:val="0"/>
      <w:marBottom w:val="0"/>
      <w:divBdr>
        <w:top w:val="none" w:sz="0" w:space="0" w:color="auto"/>
        <w:left w:val="none" w:sz="0" w:space="0" w:color="auto"/>
        <w:bottom w:val="none" w:sz="0" w:space="0" w:color="auto"/>
        <w:right w:val="none" w:sz="0" w:space="0" w:color="auto"/>
      </w:divBdr>
    </w:div>
    <w:div w:id="2030179478">
      <w:marLeft w:val="0"/>
      <w:marRight w:val="0"/>
      <w:marTop w:val="0"/>
      <w:marBottom w:val="0"/>
      <w:divBdr>
        <w:top w:val="none" w:sz="0" w:space="0" w:color="auto"/>
        <w:left w:val="none" w:sz="0" w:space="0" w:color="auto"/>
        <w:bottom w:val="none" w:sz="0" w:space="0" w:color="auto"/>
        <w:right w:val="none" w:sz="0" w:space="0" w:color="auto"/>
      </w:divBdr>
    </w:div>
    <w:div w:id="2030400951">
      <w:marLeft w:val="0"/>
      <w:marRight w:val="0"/>
      <w:marTop w:val="0"/>
      <w:marBottom w:val="0"/>
      <w:divBdr>
        <w:top w:val="none" w:sz="0" w:space="0" w:color="auto"/>
        <w:left w:val="none" w:sz="0" w:space="0" w:color="auto"/>
        <w:bottom w:val="none" w:sz="0" w:space="0" w:color="auto"/>
        <w:right w:val="none" w:sz="0" w:space="0" w:color="auto"/>
      </w:divBdr>
    </w:div>
    <w:div w:id="2030522449">
      <w:marLeft w:val="0"/>
      <w:marRight w:val="0"/>
      <w:marTop w:val="0"/>
      <w:marBottom w:val="0"/>
      <w:divBdr>
        <w:top w:val="none" w:sz="0" w:space="0" w:color="auto"/>
        <w:left w:val="none" w:sz="0" w:space="0" w:color="auto"/>
        <w:bottom w:val="none" w:sz="0" w:space="0" w:color="auto"/>
        <w:right w:val="none" w:sz="0" w:space="0" w:color="auto"/>
      </w:divBdr>
    </w:div>
    <w:div w:id="2030524057">
      <w:marLeft w:val="0"/>
      <w:marRight w:val="0"/>
      <w:marTop w:val="0"/>
      <w:marBottom w:val="0"/>
      <w:divBdr>
        <w:top w:val="none" w:sz="0" w:space="0" w:color="auto"/>
        <w:left w:val="none" w:sz="0" w:space="0" w:color="auto"/>
        <w:bottom w:val="none" w:sz="0" w:space="0" w:color="auto"/>
        <w:right w:val="none" w:sz="0" w:space="0" w:color="auto"/>
      </w:divBdr>
    </w:div>
    <w:div w:id="2030568920">
      <w:marLeft w:val="0"/>
      <w:marRight w:val="0"/>
      <w:marTop w:val="0"/>
      <w:marBottom w:val="0"/>
      <w:divBdr>
        <w:top w:val="none" w:sz="0" w:space="0" w:color="auto"/>
        <w:left w:val="none" w:sz="0" w:space="0" w:color="auto"/>
        <w:bottom w:val="none" w:sz="0" w:space="0" w:color="auto"/>
        <w:right w:val="none" w:sz="0" w:space="0" w:color="auto"/>
      </w:divBdr>
    </w:div>
    <w:div w:id="2030643730">
      <w:marLeft w:val="0"/>
      <w:marRight w:val="0"/>
      <w:marTop w:val="0"/>
      <w:marBottom w:val="0"/>
      <w:divBdr>
        <w:top w:val="none" w:sz="0" w:space="0" w:color="auto"/>
        <w:left w:val="none" w:sz="0" w:space="0" w:color="auto"/>
        <w:bottom w:val="none" w:sz="0" w:space="0" w:color="auto"/>
        <w:right w:val="none" w:sz="0" w:space="0" w:color="auto"/>
      </w:divBdr>
    </w:div>
    <w:div w:id="2030645780">
      <w:marLeft w:val="0"/>
      <w:marRight w:val="0"/>
      <w:marTop w:val="0"/>
      <w:marBottom w:val="0"/>
      <w:divBdr>
        <w:top w:val="none" w:sz="0" w:space="0" w:color="auto"/>
        <w:left w:val="none" w:sz="0" w:space="0" w:color="auto"/>
        <w:bottom w:val="none" w:sz="0" w:space="0" w:color="auto"/>
        <w:right w:val="none" w:sz="0" w:space="0" w:color="auto"/>
      </w:divBdr>
    </w:div>
    <w:div w:id="2030788707">
      <w:marLeft w:val="0"/>
      <w:marRight w:val="0"/>
      <w:marTop w:val="0"/>
      <w:marBottom w:val="0"/>
      <w:divBdr>
        <w:top w:val="none" w:sz="0" w:space="0" w:color="auto"/>
        <w:left w:val="none" w:sz="0" w:space="0" w:color="auto"/>
        <w:bottom w:val="none" w:sz="0" w:space="0" w:color="auto"/>
        <w:right w:val="none" w:sz="0" w:space="0" w:color="auto"/>
      </w:divBdr>
    </w:div>
    <w:div w:id="2030788884">
      <w:marLeft w:val="0"/>
      <w:marRight w:val="0"/>
      <w:marTop w:val="0"/>
      <w:marBottom w:val="0"/>
      <w:divBdr>
        <w:top w:val="none" w:sz="0" w:space="0" w:color="auto"/>
        <w:left w:val="none" w:sz="0" w:space="0" w:color="auto"/>
        <w:bottom w:val="none" w:sz="0" w:space="0" w:color="auto"/>
        <w:right w:val="none" w:sz="0" w:space="0" w:color="auto"/>
      </w:divBdr>
    </w:div>
    <w:div w:id="2030836192">
      <w:marLeft w:val="0"/>
      <w:marRight w:val="0"/>
      <w:marTop w:val="0"/>
      <w:marBottom w:val="0"/>
      <w:divBdr>
        <w:top w:val="none" w:sz="0" w:space="0" w:color="auto"/>
        <w:left w:val="none" w:sz="0" w:space="0" w:color="auto"/>
        <w:bottom w:val="none" w:sz="0" w:space="0" w:color="auto"/>
        <w:right w:val="none" w:sz="0" w:space="0" w:color="auto"/>
      </w:divBdr>
    </w:div>
    <w:div w:id="2030836304">
      <w:marLeft w:val="0"/>
      <w:marRight w:val="0"/>
      <w:marTop w:val="0"/>
      <w:marBottom w:val="0"/>
      <w:divBdr>
        <w:top w:val="none" w:sz="0" w:space="0" w:color="auto"/>
        <w:left w:val="none" w:sz="0" w:space="0" w:color="auto"/>
        <w:bottom w:val="none" w:sz="0" w:space="0" w:color="auto"/>
        <w:right w:val="none" w:sz="0" w:space="0" w:color="auto"/>
      </w:divBdr>
    </w:div>
    <w:div w:id="2030837357">
      <w:marLeft w:val="0"/>
      <w:marRight w:val="0"/>
      <w:marTop w:val="0"/>
      <w:marBottom w:val="0"/>
      <w:divBdr>
        <w:top w:val="none" w:sz="0" w:space="0" w:color="auto"/>
        <w:left w:val="none" w:sz="0" w:space="0" w:color="auto"/>
        <w:bottom w:val="none" w:sz="0" w:space="0" w:color="auto"/>
        <w:right w:val="none" w:sz="0" w:space="0" w:color="auto"/>
      </w:divBdr>
    </w:div>
    <w:div w:id="2030908885">
      <w:marLeft w:val="0"/>
      <w:marRight w:val="0"/>
      <w:marTop w:val="0"/>
      <w:marBottom w:val="0"/>
      <w:divBdr>
        <w:top w:val="none" w:sz="0" w:space="0" w:color="auto"/>
        <w:left w:val="none" w:sz="0" w:space="0" w:color="auto"/>
        <w:bottom w:val="none" w:sz="0" w:space="0" w:color="auto"/>
        <w:right w:val="none" w:sz="0" w:space="0" w:color="auto"/>
      </w:divBdr>
    </w:div>
    <w:div w:id="2030914266">
      <w:marLeft w:val="0"/>
      <w:marRight w:val="0"/>
      <w:marTop w:val="0"/>
      <w:marBottom w:val="0"/>
      <w:divBdr>
        <w:top w:val="none" w:sz="0" w:space="0" w:color="auto"/>
        <w:left w:val="none" w:sz="0" w:space="0" w:color="auto"/>
        <w:bottom w:val="none" w:sz="0" w:space="0" w:color="auto"/>
        <w:right w:val="none" w:sz="0" w:space="0" w:color="auto"/>
      </w:divBdr>
    </w:div>
    <w:div w:id="2030983893">
      <w:marLeft w:val="0"/>
      <w:marRight w:val="0"/>
      <w:marTop w:val="0"/>
      <w:marBottom w:val="0"/>
      <w:divBdr>
        <w:top w:val="none" w:sz="0" w:space="0" w:color="auto"/>
        <w:left w:val="none" w:sz="0" w:space="0" w:color="auto"/>
        <w:bottom w:val="none" w:sz="0" w:space="0" w:color="auto"/>
        <w:right w:val="none" w:sz="0" w:space="0" w:color="auto"/>
      </w:divBdr>
    </w:div>
    <w:div w:id="2031029875">
      <w:marLeft w:val="0"/>
      <w:marRight w:val="0"/>
      <w:marTop w:val="0"/>
      <w:marBottom w:val="0"/>
      <w:divBdr>
        <w:top w:val="none" w:sz="0" w:space="0" w:color="auto"/>
        <w:left w:val="none" w:sz="0" w:space="0" w:color="auto"/>
        <w:bottom w:val="none" w:sz="0" w:space="0" w:color="auto"/>
        <w:right w:val="none" w:sz="0" w:space="0" w:color="auto"/>
      </w:divBdr>
    </w:div>
    <w:div w:id="2031104792">
      <w:marLeft w:val="0"/>
      <w:marRight w:val="0"/>
      <w:marTop w:val="0"/>
      <w:marBottom w:val="0"/>
      <w:divBdr>
        <w:top w:val="none" w:sz="0" w:space="0" w:color="auto"/>
        <w:left w:val="none" w:sz="0" w:space="0" w:color="auto"/>
        <w:bottom w:val="none" w:sz="0" w:space="0" w:color="auto"/>
        <w:right w:val="none" w:sz="0" w:space="0" w:color="auto"/>
      </w:divBdr>
    </w:div>
    <w:div w:id="2031249179">
      <w:marLeft w:val="0"/>
      <w:marRight w:val="0"/>
      <w:marTop w:val="0"/>
      <w:marBottom w:val="0"/>
      <w:divBdr>
        <w:top w:val="none" w:sz="0" w:space="0" w:color="auto"/>
        <w:left w:val="none" w:sz="0" w:space="0" w:color="auto"/>
        <w:bottom w:val="none" w:sz="0" w:space="0" w:color="auto"/>
        <w:right w:val="none" w:sz="0" w:space="0" w:color="auto"/>
      </w:divBdr>
    </w:div>
    <w:div w:id="2031253690">
      <w:marLeft w:val="0"/>
      <w:marRight w:val="0"/>
      <w:marTop w:val="0"/>
      <w:marBottom w:val="0"/>
      <w:divBdr>
        <w:top w:val="none" w:sz="0" w:space="0" w:color="auto"/>
        <w:left w:val="none" w:sz="0" w:space="0" w:color="auto"/>
        <w:bottom w:val="none" w:sz="0" w:space="0" w:color="auto"/>
        <w:right w:val="none" w:sz="0" w:space="0" w:color="auto"/>
      </w:divBdr>
    </w:div>
    <w:div w:id="2031254271">
      <w:marLeft w:val="0"/>
      <w:marRight w:val="0"/>
      <w:marTop w:val="0"/>
      <w:marBottom w:val="0"/>
      <w:divBdr>
        <w:top w:val="none" w:sz="0" w:space="0" w:color="auto"/>
        <w:left w:val="none" w:sz="0" w:space="0" w:color="auto"/>
        <w:bottom w:val="none" w:sz="0" w:space="0" w:color="auto"/>
        <w:right w:val="none" w:sz="0" w:space="0" w:color="auto"/>
      </w:divBdr>
    </w:div>
    <w:div w:id="2031295315">
      <w:marLeft w:val="0"/>
      <w:marRight w:val="0"/>
      <w:marTop w:val="0"/>
      <w:marBottom w:val="0"/>
      <w:divBdr>
        <w:top w:val="none" w:sz="0" w:space="0" w:color="auto"/>
        <w:left w:val="none" w:sz="0" w:space="0" w:color="auto"/>
        <w:bottom w:val="none" w:sz="0" w:space="0" w:color="auto"/>
        <w:right w:val="none" w:sz="0" w:space="0" w:color="auto"/>
      </w:divBdr>
    </w:div>
    <w:div w:id="2031300191">
      <w:marLeft w:val="0"/>
      <w:marRight w:val="0"/>
      <w:marTop w:val="0"/>
      <w:marBottom w:val="0"/>
      <w:divBdr>
        <w:top w:val="none" w:sz="0" w:space="0" w:color="auto"/>
        <w:left w:val="none" w:sz="0" w:space="0" w:color="auto"/>
        <w:bottom w:val="none" w:sz="0" w:space="0" w:color="auto"/>
        <w:right w:val="none" w:sz="0" w:space="0" w:color="auto"/>
      </w:divBdr>
    </w:div>
    <w:div w:id="2031486287">
      <w:marLeft w:val="0"/>
      <w:marRight w:val="0"/>
      <w:marTop w:val="0"/>
      <w:marBottom w:val="0"/>
      <w:divBdr>
        <w:top w:val="none" w:sz="0" w:space="0" w:color="auto"/>
        <w:left w:val="none" w:sz="0" w:space="0" w:color="auto"/>
        <w:bottom w:val="none" w:sz="0" w:space="0" w:color="auto"/>
        <w:right w:val="none" w:sz="0" w:space="0" w:color="auto"/>
      </w:divBdr>
    </w:div>
    <w:div w:id="2031636259">
      <w:marLeft w:val="0"/>
      <w:marRight w:val="0"/>
      <w:marTop w:val="0"/>
      <w:marBottom w:val="0"/>
      <w:divBdr>
        <w:top w:val="none" w:sz="0" w:space="0" w:color="auto"/>
        <w:left w:val="none" w:sz="0" w:space="0" w:color="auto"/>
        <w:bottom w:val="none" w:sz="0" w:space="0" w:color="auto"/>
        <w:right w:val="none" w:sz="0" w:space="0" w:color="auto"/>
      </w:divBdr>
    </w:div>
    <w:div w:id="2031712066">
      <w:marLeft w:val="0"/>
      <w:marRight w:val="0"/>
      <w:marTop w:val="0"/>
      <w:marBottom w:val="0"/>
      <w:divBdr>
        <w:top w:val="none" w:sz="0" w:space="0" w:color="auto"/>
        <w:left w:val="none" w:sz="0" w:space="0" w:color="auto"/>
        <w:bottom w:val="none" w:sz="0" w:space="0" w:color="auto"/>
        <w:right w:val="none" w:sz="0" w:space="0" w:color="auto"/>
      </w:divBdr>
    </w:div>
    <w:div w:id="2031756484">
      <w:marLeft w:val="0"/>
      <w:marRight w:val="0"/>
      <w:marTop w:val="0"/>
      <w:marBottom w:val="0"/>
      <w:divBdr>
        <w:top w:val="none" w:sz="0" w:space="0" w:color="auto"/>
        <w:left w:val="none" w:sz="0" w:space="0" w:color="auto"/>
        <w:bottom w:val="none" w:sz="0" w:space="0" w:color="auto"/>
        <w:right w:val="none" w:sz="0" w:space="0" w:color="auto"/>
      </w:divBdr>
    </w:div>
    <w:div w:id="2031906216">
      <w:marLeft w:val="0"/>
      <w:marRight w:val="0"/>
      <w:marTop w:val="0"/>
      <w:marBottom w:val="0"/>
      <w:divBdr>
        <w:top w:val="none" w:sz="0" w:space="0" w:color="auto"/>
        <w:left w:val="none" w:sz="0" w:space="0" w:color="auto"/>
        <w:bottom w:val="none" w:sz="0" w:space="0" w:color="auto"/>
        <w:right w:val="none" w:sz="0" w:space="0" w:color="auto"/>
      </w:divBdr>
    </w:div>
    <w:div w:id="2031909664">
      <w:marLeft w:val="0"/>
      <w:marRight w:val="0"/>
      <w:marTop w:val="0"/>
      <w:marBottom w:val="0"/>
      <w:divBdr>
        <w:top w:val="none" w:sz="0" w:space="0" w:color="auto"/>
        <w:left w:val="none" w:sz="0" w:space="0" w:color="auto"/>
        <w:bottom w:val="none" w:sz="0" w:space="0" w:color="auto"/>
        <w:right w:val="none" w:sz="0" w:space="0" w:color="auto"/>
      </w:divBdr>
    </w:div>
    <w:div w:id="2031910411">
      <w:marLeft w:val="0"/>
      <w:marRight w:val="0"/>
      <w:marTop w:val="0"/>
      <w:marBottom w:val="0"/>
      <w:divBdr>
        <w:top w:val="none" w:sz="0" w:space="0" w:color="auto"/>
        <w:left w:val="none" w:sz="0" w:space="0" w:color="auto"/>
        <w:bottom w:val="none" w:sz="0" w:space="0" w:color="auto"/>
        <w:right w:val="none" w:sz="0" w:space="0" w:color="auto"/>
      </w:divBdr>
    </w:div>
    <w:div w:id="2031953059">
      <w:marLeft w:val="0"/>
      <w:marRight w:val="0"/>
      <w:marTop w:val="0"/>
      <w:marBottom w:val="0"/>
      <w:divBdr>
        <w:top w:val="none" w:sz="0" w:space="0" w:color="auto"/>
        <w:left w:val="none" w:sz="0" w:space="0" w:color="auto"/>
        <w:bottom w:val="none" w:sz="0" w:space="0" w:color="auto"/>
        <w:right w:val="none" w:sz="0" w:space="0" w:color="auto"/>
      </w:divBdr>
    </w:div>
    <w:div w:id="2032031095">
      <w:marLeft w:val="0"/>
      <w:marRight w:val="0"/>
      <w:marTop w:val="0"/>
      <w:marBottom w:val="0"/>
      <w:divBdr>
        <w:top w:val="none" w:sz="0" w:space="0" w:color="auto"/>
        <w:left w:val="none" w:sz="0" w:space="0" w:color="auto"/>
        <w:bottom w:val="none" w:sz="0" w:space="0" w:color="auto"/>
        <w:right w:val="none" w:sz="0" w:space="0" w:color="auto"/>
      </w:divBdr>
    </w:div>
    <w:div w:id="2032031656">
      <w:marLeft w:val="0"/>
      <w:marRight w:val="0"/>
      <w:marTop w:val="0"/>
      <w:marBottom w:val="0"/>
      <w:divBdr>
        <w:top w:val="none" w:sz="0" w:space="0" w:color="auto"/>
        <w:left w:val="none" w:sz="0" w:space="0" w:color="auto"/>
        <w:bottom w:val="none" w:sz="0" w:space="0" w:color="auto"/>
        <w:right w:val="none" w:sz="0" w:space="0" w:color="auto"/>
      </w:divBdr>
    </w:div>
    <w:div w:id="2032102673">
      <w:marLeft w:val="0"/>
      <w:marRight w:val="0"/>
      <w:marTop w:val="0"/>
      <w:marBottom w:val="0"/>
      <w:divBdr>
        <w:top w:val="none" w:sz="0" w:space="0" w:color="auto"/>
        <w:left w:val="none" w:sz="0" w:space="0" w:color="auto"/>
        <w:bottom w:val="none" w:sz="0" w:space="0" w:color="auto"/>
        <w:right w:val="none" w:sz="0" w:space="0" w:color="auto"/>
      </w:divBdr>
    </w:div>
    <w:div w:id="2032103079">
      <w:marLeft w:val="0"/>
      <w:marRight w:val="0"/>
      <w:marTop w:val="0"/>
      <w:marBottom w:val="0"/>
      <w:divBdr>
        <w:top w:val="none" w:sz="0" w:space="0" w:color="auto"/>
        <w:left w:val="none" w:sz="0" w:space="0" w:color="auto"/>
        <w:bottom w:val="none" w:sz="0" w:space="0" w:color="auto"/>
        <w:right w:val="none" w:sz="0" w:space="0" w:color="auto"/>
      </w:divBdr>
    </w:div>
    <w:div w:id="2032105919">
      <w:marLeft w:val="0"/>
      <w:marRight w:val="0"/>
      <w:marTop w:val="0"/>
      <w:marBottom w:val="0"/>
      <w:divBdr>
        <w:top w:val="none" w:sz="0" w:space="0" w:color="auto"/>
        <w:left w:val="none" w:sz="0" w:space="0" w:color="auto"/>
        <w:bottom w:val="none" w:sz="0" w:space="0" w:color="auto"/>
        <w:right w:val="none" w:sz="0" w:space="0" w:color="auto"/>
      </w:divBdr>
    </w:div>
    <w:div w:id="2032140555">
      <w:marLeft w:val="0"/>
      <w:marRight w:val="0"/>
      <w:marTop w:val="0"/>
      <w:marBottom w:val="0"/>
      <w:divBdr>
        <w:top w:val="none" w:sz="0" w:space="0" w:color="auto"/>
        <w:left w:val="none" w:sz="0" w:space="0" w:color="auto"/>
        <w:bottom w:val="none" w:sz="0" w:space="0" w:color="auto"/>
        <w:right w:val="none" w:sz="0" w:space="0" w:color="auto"/>
      </w:divBdr>
    </w:div>
    <w:div w:id="2032295238">
      <w:marLeft w:val="0"/>
      <w:marRight w:val="0"/>
      <w:marTop w:val="0"/>
      <w:marBottom w:val="0"/>
      <w:divBdr>
        <w:top w:val="none" w:sz="0" w:space="0" w:color="auto"/>
        <w:left w:val="none" w:sz="0" w:space="0" w:color="auto"/>
        <w:bottom w:val="none" w:sz="0" w:space="0" w:color="auto"/>
        <w:right w:val="none" w:sz="0" w:space="0" w:color="auto"/>
      </w:divBdr>
    </w:div>
    <w:div w:id="2032338141">
      <w:marLeft w:val="0"/>
      <w:marRight w:val="0"/>
      <w:marTop w:val="0"/>
      <w:marBottom w:val="0"/>
      <w:divBdr>
        <w:top w:val="none" w:sz="0" w:space="0" w:color="auto"/>
        <w:left w:val="none" w:sz="0" w:space="0" w:color="auto"/>
        <w:bottom w:val="none" w:sz="0" w:space="0" w:color="auto"/>
        <w:right w:val="none" w:sz="0" w:space="0" w:color="auto"/>
      </w:divBdr>
    </w:div>
    <w:div w:id="2032367004">
      <w:marLeft w:val="0"/>
      <w:marRight w:val="0"/>
      <w:marTop w:val="0"/>
      <w:marBottom w:val="0"/>
      <w:divBdr>
        <w:top w:val="none" w:sz="0" w:space="0" w:color="auto"/>
        <w:left w:val="none" w:sz="0" w:space="0" w:color="auto"/>
        <w:bottom w:val="none" w:sz="0" w:space="0" w:color="auto"/>
        <w:right w:val="none" w:sz="0" w:space="0" w:color="auto"/>
      </w:divBdr>
    </w:div>
    <w:div w:id="2032416760">
      <w:marLeft w:val="0"/>
      <w:marRight w:val="0"/>
      <w:marTop w:val="0"/>
      <w:marBottom w:val="0"/>
      <w:divBdr>
        <w:top w:val="none" w:sz="0" w:space="0" w:color="auto"/>
        <w:left w:val="none" w:sz="0" w:space="0" w:color="auto"/>
        <w:bottom w:val="none" w:sz="0" w:space="0" w:color="auto"/>
        <w:right w:val="none" w:sz="0" w:space="0" w:color="auto"/>
      </w:divBdr>
    </w:div>
    <w:div w:id="2032486086">
      <w:marLeft w:val="0"/>
      <w:marRight w:val="0"/>
      <w:marTop w:val="0"/>
      <w:marBottom w:val="0"/>
      <w:divBdr>
        <w:top w:val="none" w:sz="0" w:space="0" w:color="auto"/>
        <w:left w:val="none" w:sz="0" w:space="0" w:color="auto"/>
        <w:bottom w:val="none" w:sz="0" w:space="0" w:color="auto"/>
        <w:right w:val="none" w:sz="0" w:space="0" w:color="auto"/>
      </w:divBdr>
    </w:div>
    <w:div w:id="2032494106">
      <w:marLeft w:val="0"/>
      <w:marRight w:val="0"/>
      <w:marTop w:val="0"/>
      <w:marBottom w:val="0"/>
      <w:divBdr>
        <w:top w:val="none" w:sz="0" w:space="0" w:color="auto"/>
        <w:left w:val="none" w:sz="0" w:space="0" w:color="auto"/>
        <w:bottom w:val="none" w:sz="0" w:space="0" w:color="auto"/>
        <w:right w:val="none" w:sz="0" w:space="0" w:color="auto"/>
      </w:divBdr>
    </w:div>
    <w:div w:id="2032801258">
      <w:marLeft w:val="0"/>
      <w:marRight w:val="0"/>
      <w:marTop w:val="0"/>
      <w:marBottom w:val="0"/>
      <w:divBdr>
        <w:top w:val="none" w:sz="0" w:space="0" w:color="auto"/>
        <w:left w:val="none" w:sz="0" w:space="0" w:color="auto"/>
        <w:bottom w:val="none" w:sz="0" w:space="0" w:color="auto"/>
        <w:right w:val="none" w:sz="0" w:space="0" w:color="auto"/>
      </w:divBdr>
    </w:div>
    <w:div w:id="2032871819">
      <w:marLeft w:val="0"/>
      <w:marRight w:val="0"/>
      <w:marTop w:val="0"/>
      <w:marBottom w:val="0"/>
      <w:divBdr>
        <w:top w:val="none" w:sz="0" w:space="0" w:color="auto"/>
        <w:left w:val="none" w:sz="0" w:space="0" w:color="auto"/>
        <w:bottom w:val="none" w:sz="0" w:space="0" w:color="auto"/>
        <w:right w:val="none" w:sz="0" w:space="0" w:color="auto"/>
      </w:divBdr>
    </w:div>
    <w:div w:id="2032873886">
      <w:marLeft w:val="0"/>
      <w:marRight w:val="0"/>
      <w:marTop w:val="0"/>
      <w:marBottom w:val="0"/>
      <w:divBdr>
        <w:top w:val="none" w:sz="0" w:space="0" w:color="auto"/>
        <w:left w:val="none" w:sz="0" w:space="0" w:color="auto"/>
        <w:bottom w:val="none" w:sz="0" w:space="0" w:color="auto"/>
        <w:right w:val="none" w:sz="0" w:space="0" w:color="auto"/>
      </w:divBdr>
    </w:div>
    <w:div w:id="2032879650">
      <w:marLeft w:val="0"/>
      <w:marRight w:val="0"/>
      <w:marTop w:val="0"/>
      <w:marBottom w:val="0"/>
      <w:divBdr>
        <w:top w:val="none" w:sz="0" w:space="0" w:color="auto"/>
        <w:left w:val="none" w:sz="0" w:space="0" w:color="auto"/>
        <w:bottom w:val="none" w:sz="0" w:space="0" w:color="auto"/>
        <w:right w:val="none" w:sz="0" w:space="0" w:color="auto"/>
      </w:divBdr>
    </w:div>
    <w:div w:id="2032955751">
      <w:marLeft w:val="0"/>
      <w:marRight w:val="0"/>
      <w:marTop w:val="0"/>
      <w:marBottom w:val="0"/>
      <w:divBdr>
        <w:top w:val="none" w:sz="0" w:space="0" w:color="auto"/>
        <w:left w:val="none" w:sz="0" w:space="0" w:color="auto"/>
        <w:bottom w:val="none" w:sz="0" w:space="0" w:color="auto"/>
        <w:right w:val="none" w:sz="0" w:space="0" w:color="auto"/>
      </w:divBdr>
    </w:div>
    <w:div w:id="2032993152">
      <w:marLeft w:val="0"/>
      <w:marRight w:val="0"/>
      <w:marTop w:val="0"/>
      <w:marBottom w:val="0"/>
      <w:divBdr>
        <w:top w:val="none" w:sz="0" w:space="0" w:color="auto"/>
        <w:left w:val="none" w:sz="0" w:space="0" w:color="auto"/>
        <w:bottom w:val="none" w:sz="0" w:space="0" w:color="auto"/>
        <w:right w:val="none" w:sz="0" w:space="0" w:color="auto"/>
      </w:divBdr>
    </w:div>
    <w:div w:id="2032997503">
      <w:marLeft w:val="0"/>
      <w:marRight w:val="0"/>
      <w:marTop w:val="0"/>
      <w:marBottom w:val="0"/>
      <w:divBdr>
        <w:top w:val="none" w:sz="0" w:space="0" w:color="auto"/>
        <w:left w:val="none" w:sz="0" w:space="0" w:color="auto"/>
        <w:bottom w:val="none" w:sz="0" w:space="0" w:color="auto"/>
        <w:right w:val="none" w:sz="0" w:space="0" w:color="auto"/>
      </w:divBdr>
    </w:div>
    <w:div w:id="2033072745">
      <w:marLeft w:val="0"/>
      <w:marRight w:val="0"/>
      <w:marTop w:val="0"/>
      <w:marBottom w:val="0"/>
      <w:divBdr>
        <w:top w:val="none" w:sz="0" w:space="0" w:color="auto"/>
        <w:left w:val="none" w:sz="0" w:space="0" w:color="auto"/>
        <w:bottom w:val="none" w:sz="0" w:space="0" w:color="auto"/>
        <w:right w:val="none" w:sz="0" w:space="0" w:color="auto"/>
      </w:divBdr>
    </w:div>
    <w:div w:id="2033073267">
      <w:marLeft w:val="0"/>
      <w:marRight w:val="0"/>
      <w:marTop w:val="0"/>
      <w:marBottom w:val="0"/>
      <w:divBdr>
        <w:top w:val="none" w:sz="0" w:space="0" w:color="auto"/>
        <w:left w:val="none" w:sz="0" w:space="0" w:color="auto"/>
        <w:bottom w:val="none" w:sz="0" w:space="0" w:color="auto"/>
        <w:right w:val="none" w:sz="0" w:space="0" w:color="auto"/>
      </w:divBdr>
    </w:div>
    <w:div w:id="2033217518">
      <w:marLeft w:val="0"/>
      <w:marRight w:val="0"/>
      <w:marTop w:val="0"/>
      <w:marBottom w:val="0"/>
      <w:divBdr>
        <w:top w:val="none" w:sz="0" w:space="0" w:color="auto"/>
        <w:left w:val="none" w:sz="0" w:space="0" w:color="auto"/>
        <w:bottom w:val="none" w:sz="0" w:space="0" w:color="auto"/>
        <w:right w:val="none" w:sz="0" w:space="0" w:color="auto"/>
      </w:divBdr>
    </w:div>
    <w:div w:id="2033263830">
      <w:marLeft w:val="0"/>
      <w:marRight w:val="0"/>
      <w:marTop w:val="0"/>
      <w:marBottom w:val="0"/>
      <w:divBdr>
        <w:top w:val="none" w:sz="0" w:space="0" w:color="auto"/>
        <w:left w:val="none" w:sz="0" w:space="0" w:color="auto"/>
        <w:bottom w:val="none" w:sz="0" w:space="0" w:color="auto"/>
        <w:right w:val="none" w:sz="0" w:space="0" w:color="auto"/>
      </w:divBdr>
    </w:div>
    <w:div w:id="2033333848">
      <w:bodyDiv w:val="1"/>
      <w:marLeft w:val="0"/>
      <w:marRight w:val="0"/>
      <w:marTop w:val="0"/>
      <w:marBottom w:val="0"/>
      <w:divBdr>
        <w:top w:val="none" w:sz="0" w:space="0" w:color="auto"/>
        <w:left w:val="none" w:sz="0" w:space="0" w:color="auto"/>
        <w:bottom w:val="none" w:sz="0" w:space="0" w:color="auto"/>
        <w:right w:val="none" w:sz="0" w:space="0" w:color="auto"/>
      </w:divBdr>
    </w:div>
    <w:div w:id="2033339297">
      <w:marLeft w:val="0"/>
      <w:marRight w:val="0"/>
      <w:marTop w:val="0"/>
      <w:marBottom w:val="0"/>
      <w:divBdr>
        <w:top w:val="none" w:sz="0" w:space="0" w:color="auto"/>
        <w:left w:val="none" w:sz="0" w:space="0" w:color="auto"/>
        <w:bottom w:val="none" w:sz="0" w:space="0" w:color="auto"/>
        <w:right w:val="none" w:sz="0" w:space="0" w:color="auto"/>
      </w:divBdr>
    </w:div>
    <w:div w:id="2033411865">
      <w:marLeft w:val="0"/>
      <w:marRight w:val="0"/>
      <w:marTop w:val="0"/>
      <w:marBottom w:val="0"/>
      <w:divBdr>
        <w:top w:val="none" w:sz="0" w:space="0" w:color="auto"/>
        <w:left w:val="none" w:sz="0" w:space="0" w:color="auto"/>
        <w:bottom w:val="none" w:sz="0" w:space="0" w:color="auto"/>
        <w:right w:val="none" w:sz="0" w:space="0" w:color="auto"/>
      </w:divBdr>
    </w:div>
    <w:div w:id="2033454387">
      <w:marLeft w:val="0"/>
      <w:marRight w:val="0"/>
      <w:marTop w:val="0"/>
      <w:marBottom w:val="0"/>
      <w:divBdr>
        <w:top w:val="none" w:sz="0" w:space="0" w:color="auto"/>
        <w:left w:val="none" w:sz="0" w:space="0" w:color="auto"/>
        <w:bottom w:val="none" w:sz="0" w:space="0" w:color="auto"/>
        <w:right w:val="none" w:sz="0" w:space="0" w:color="auto"/>
      </w:divBdr>
    </w:div>
    <w:div w:id="2033527781">
      <w:marLeft w:val="0"/>
      <w:marRight w:val="0"/>
      <w:marTop w:val="0"/>
      <w:marBottom w:val="0"/>
      <w:divBdr>
        <w:top w:val="none" w:sz="0" w:space="0" w:color="auto"/>
        <w:left w:val="none" w:sz="0" w:space="0" w:color="auto"/>
        <w:bottom w:val="none" w:sz="0" w:space="0" w:color="auto"/>
        <w:right w:val="none" w:sz="0" w:space="0" w:color="auto"/>
      </w:divBdr>
    </w:div>
    <w:div w:id="2033602700">
      <w:marLeft w:val="0"/>
      <w:marRight w:val="0"/>
      <w:marTop w:val="0"/>
      <w:marBottom w:val="0"/>
      <w:divBdr>
        <w:top w:val="none" w:sz="0" w:space="0" w:color="auto"/>
        <w:left w:val="none" w:sz="0" w:space="0" w:color="auto"/>
        <w:bottom w:val="none" w:sz="0" w:space="0" w:color="auto"/>
        <w:right w:val="none" w:sz="0" w:space="0" w:color="auto"/>
      </w:divBdr>
    </w:div>
    <w:div w:id="2033606518">
      <w:marLeft w:val="0"/>
      <w:marRight w:val="0"/>
      <w:marTop w:val="0"/>
      <w:marBottom w:val="0"/>
      <w:divBdr>
        <w:top w:val="none" w:sz="0" w:space="0" w:color="auto"/>
        <w:left w:val="none" w:sz="0" w:space="0" w:color="auto"/>
        <w:bottom w:val="none" w:sz="0" w:space="0" w:color="auto"/>
        <w:right w:val="none" w:sz="0" w:space="0" w:color="auto"/>
      </w:divBdr>
    </w:div>
    <w:div w:id="2033606669">
      <w:marLeft w:val="0"/>
      <w:marRight w:val="0"/>
      <w:marTop w:val="0"/>
      <w:marBottom w:val="0"/>
      <w:divBdr>
        <w:top w:val="none" w:sz="0" w:space="0" w:color="auto"/>
        <w:left w:val="none" w:sz="0" w:space="0" w:color="auto"/>
        <w:bottom w:val="none" w:sz="0" w:space="0" w:color="auto"/>
        <w:right w:val="none" w:sz="0" w:space="0" w:color="auto"/>
      </w:divBdr>
    </w:div>
    <w:div w:id="2033609658">
      <w:marLeft w:val="0"/>
      <w:marRight w:val="0"/>
      <w:marTop w:val="0"/>
      <w:marBottom w:val="0"/>
      <w:divBdr>
        <w:top w:val="none" w:sz="0" w:space="0" w:color="auto"/>
        <w:left w:val="none" w:sz="0" w:space="0" w:color="auto"/>
        <w:bottom w:val="none" w:sz="0" w:space="0" w:color="auto"/>
        <w:right w:val="none" w:sz="0" w:space="0" w:color="auto"/>
      </w:divBdr>
    </w:div>
    <w:div w:id="2033651040">
      <w:marLeft w:val="0"/>
      <w:marRight w:val="0"/>
      <w:marTop w:val="0"/>
      <w:marBottom w:val="0"/>
      <w:divBdr>
        <w:top w:val="none" w:sz="0" w:space="0" w:color="auto"/>
        <w:left w:val="none" w:sz="0" w:space="0" w:color="auto"/>
        <w:bottom w:val="none" w:sz="0" w:space="0" w:color="auto"/>
        <w:right w:val="none" w:sz="0" w:space="0" w:color="auto"/>
      </w:divBdr>
    </w:div>
    <w:div w:id="2033653877">
      <w:marLeft w:val="0"/>
      <w:marRight w:val="0"/>
      <w:marTop w:val="0"/>
      <w:marBottom w:val="0"/>
      <w:divBdr>
        <w:top w:val="none" w:sz="0" w:space="0" w:color="auto"/>
        <w:left w:val="none" w:sz="0" w:space="0" w:color="auto"/>
        <w:bottom w:val="none" w:sz="0" w:space="0" w:color="auto"/>
        <w:right w:val="none" w:sz="0" w:space="0" w:color="auto"/>
      </w:divBdr>
    </w:div>
    <w:div w:id="2033796801">
      <w:marLeft w:val="0"/>
      <w:marRight w:val="0"/>
      <w:marTop w:val="0"/>
      <w:marBottom w:val="0"/>
      <w:divBdr>
        <w:top w:val="none" w:sz="0" w:space="0" w:color="auto"/>
        <w:left w:val="none" w:sz="0" w:space="0" w:color="auto"/>
        <w:bottom w:val="none" w:sz="0" w:space="0" w:color="auto"/>
        <w:right w:val="none" w:sz="0" w:space="0" w:color="auto"/>
      </w:divBdr>
    </w:div>
    <w:div w:id="2033804075">
      <w:marLeft w:val="0"/>
      <w:marRight w:val="0"/>
      <w:marTop w:val="0"/>
      <w:marBottom w:val="0"/>
      <w:divBdr>
        <w:top w:val="none" w:sz="0" w:space="0" w:color="auto"/>
        <w:left w:val="none" w:sz="0" w:space="0" w:color="auto"/>
        <w:bottom w:val="none" w:sz="0" w:space="0" w:color="auto"/>
        <w:right w:val="none" w:sz="0" w:space="0" w:color="auto"/>
      </w:divBdr>
    </w:div>
    <w:div w:id="2033875572">
      <w:marLeft w:val="0"/>
      <w:marRight w:val="0"/>
      <w:marTop w:val="0"/>
      <w:marBottom w:val="0"/>
      <w:divBdr>
        <w:top w:val="none" w:sz="0" w:space="0" w:color="auto"/>
        <w:left w:val="none" w:sz="0" w:space="0" w:color="auto"/>
        <w:bottom w:val="none" w:sz="0" w:space="0" w:color="auto"/>
        <w:right w:val="none" w:sz="0" w:space="0" w:color="auto"/>
      </w:divBdr>
    </w:div>
    <w:div w:id="2033913077">
      <w:marLeft w:val="0"/>
      <w:marRight w:val="0"/>
      <w:marTop w:val="0"/>
      <w:marBottom w:val="0"/>
      <w:divBdr>
        <w:top w:val="none" w:sz="0" w:space="0" w:color="auto"/>
        <w:left w:val="none" w:sz="0" w:space="0" w:color="auto"/>
        <w:bottom w:val="none" w:sz="0" w:space="0" w:color="auto"/>
        <w:right w:val="none" w:sz="0" w:space="0" w:color="auto"/>
      </w:divBdr>
    </w:div>
    <w:div w:id="2033997596">
      <w:marLeft w:val="0"/>
      <w:marRight w:val="0"/>
      <w:marTop w:val="0"/>
      <w:marBottom w:val="0"/>
      <w:divBdr>
        <w:top w:val="none" w:sz="0" w:space="0" w:color="auto"/>
        <w:left w:val="none" w:sz="0" w:space="0" w:color="auto"/>
        <w:bottom w:val="none" w:sz="0" w:space="0" w:color="auto"/>
        <w:right w:val="none" w:sz="0" w:space="0" w:color="auto"/>
      </w:divBdr>
    </w:div>
    <w:div w:id="2034139056">
      <w:marLeft w:val="0"/>
      <w:marRight w:val="0"/>
      <w:marTop w:val="0"/>
      <w:marBottom w:val="0"/>
      <w:divBdr>
        <w:top w:val="none" w:sz="0" w:space="0" w:color="auto"/>
        <w:left w:val="none" w:sz="0" w:space="0" w:color="auto"/>
        <w:bottom w:val="none" w:sz="0" w:space="0" w:color="auto"/>
        <w:right w:val="none" w:sz="0" w:space="0" w:color="auto"/>
      </w:divBdr>
    </w:div>
    <w:div w:id="2034259164">
      <w:marLeft w:val="0"/>
      <w:marRight w:val="0"/>
      <w:marTop w:val="0"/>
      <w:marBottom w:val="0"/>
      <w:divBdr>
        <w:top w:val="none" w:sz="0" w:space="0" w:color="auto"/>
        <w:left w:val="none" w:sz="0" w:space="0" w:color="auto"/>
        <w:bottom w:val="none" w:sz="0" w:space="0" w:color="auto"/>
        <w:right w:val="none" w:sz="0" w:space="0" w:color="auto"/>
      </w:divBdr>
    </w:div>
    <w:div w:id="2034263867">
      <w:marLeft w:val="0"/>
      <w:marRight w:val="0"/>
      <w:marTop w:val="0"/>
      <w:marBottom w:val="0"/>
      <w:divBdr>
        <w:top w:val="none" w:sz="0" w:space="0" w:color="auto"/>
        <w:left w:val="none" w:sz="0" w:space="0" w:color="auto"/>
        <w:bottom w:val="none" w:sz="0" w:space="0" w:color="auto"/>
        <w:right w:val="none" w:sz="0" w:space="0" w:color="auto"/>
      </w:divBdr>
    </w:div>
    <w:div w:id="2034375312">
      <w:marLeft w:val="0"/>
      <w:marRight w:val="0"/>
      <w:marTop w:val="0"/>
      <w:marBottom w:val="0"/>
      <w:divBdr>
        <w:top w:val="none" w:sz="0" w:space="0" w:color="auto"/>
        <w:left w:val="none" w:sz="0" w:space="0" w:color="auto"/>
        <w:bottom w:val="none" w:sz="0" w:space="0" w:color="auto"/>
        <w:right w:val="none" w:sz="0" w:space="0" w:color="auto"/>
      </w:divBdr>
    </w:div>
    <w:div w:id="2034451978">
      <w:marLeft w:val="0"/>
      <w:marRight w:val="0"/>
      <w:marTop w:val="0"/>
      <w:marBottom w:val="0"/>
      <w:divBdr>
        <w:top w:val="none" w:sz="0" w:space="0" w:color="auto"/>
        <w:left w:val="none" w:sz="0" w:space="0" w:color="auto"/>
        <w:bottom w:val="none" w:sz="0" w:space="0" w:color="auto"/>
        <w:right w:val="none" w:sz="0" w:space="0" w:color="auto"/>
      </w:divBdr>
    </w:div>
    <w:div w:id="2034452538">
      <w:marLeft w:val="0"/>
      <w:marRight w:val="0"/>
      <w:marTop w:val="0"/>
      <w:marBottom w:val="0"/>
      <w:divBdr>
        <w:top w:val="none" w:sz="0" w:space="0" w:color="auto"/>
        <w:left w:val="none" w:sz="0" w:space="0" w:color="auto"/>
        <w:bottom w:val="none" w:sz="0" w:space="0" w:color="auto"/>
        <w:right w:val="none" w:sz="0" w:space="0" w:color="auto"/>
      </w:divBdr>
    </w:div>
    <w:div w:id="2034499881">
      <w:marLeft w:val="0"/>
      <w:marRight w:val="0"/>
      <w:marTop w:val="0"/>
      <w:marBottom w:val="0"/>
      <w:divBdr>
        <w:top w:val="none" w:sz="0" w:space="0" w:color="auto"/>
        <w:left w:val="none" w:sz="0" w:space="0" w:color="auto"/>
        <w:bottom w:val="none" w:sz="0" w:space="0" w:color="auto"/>
        <w:right w:val="none" w:sz="0" w:space="0" w:color="auto"/>
      </w:divBdr>
    </w:div>
    <w:div w:id="2034526970">
      <w:marLeft w:val="0"/>
      <w:marRight w:val="0"/>
      <w:marTop w:val="0"/>
      <w:marBottom w:val="0"/>
      <w:divBdr>
        <w:top w:val="none" w:sz="0" w:space="0" w:color="auto"/>
        <w:left w:val="none" w:sz="0" w:space="0" w:color="auto"/>
        <w:bottom w:val="none" w:sz="0" w:space="0" w:color="auto"/>
        <w:right w:val="none" w:sz="0" w:space="0" w:color="auto"/>
      </w:divBdr>
    </w:div>
    <w:div w:id="2034645415">
      <w:marLeft w:val="0"/>
      <w:marRight w:val="0"/>
      <w:marTop w:val="0"/>
      <w:marBottom w:val="0"/>
      <w:divBdr>
        <w:top w:val="none" w:sz="0" w:space="0" w:color="auto"/>
        <w:left w:val="none" w:sz="0" w:space="0" w:color="auto"/>
        <w:bottom w:val="none" w:sz="0" w:space="0" w:color="auto"/>
        <w:right w:val="none" w:sz="0" w:space="0" w:color="auto"/>
      </w:divBdr>
    </w:div>
    <w:div w:id="2034649858">
      <w:marLeft w:val="0"/>
      <w:marRight w:val="0"/>
      <w:marTop w:val="0"/>
      <w:marBottom w:val="0"/>
      <w:divBdr>
        <w:top w:val="none" w:sz="0" w:space="0" w:color="auto"/>
        <w:left w:val="none" w:sz="0" w:space="0" w:color="auto"/>
        <w:bottom w:val="none" w:sz="0" w:space="0" w:color="auto"/>
        <w:right w:val="none" w:sz="0" w:space="0" w:color="auto"/>
      </w:divBdr>
    </w:div>
    <w:div w:id="2034720821">
      <w:marLeft w:val="0"/>
      <w:marRight w:val="0"/>
      <w:marTop w:val="0"/>
      <w:marBottom w:val="0"/>
      <w:divBdr>
        <w:top w:val="none" w:sz="0" w:space="0" w:color="auto"/>
        <w:left w:val="none" w:sz="0" w:space="0" w:color="auto"/>
        <w:bottom w:val="none" w:sz="0" w:space="0" w:color="auto"/>
        <w:right w:val="none" w:sz="0" w:space="0" w:color="auto"/>
      </w:divBdr>
    </w:div>
    <w:div w:id="2034765293">
      <w:marLeft w:val="0"/>
      <w:marRight w:val="0"/>
      <w:marTop w:val="0"/>
      <w:marBottom w:val="0"/>
      <w:divBdr>
        <w:top w:val="none" w:sz="0" w:space="0" w:color="auto"/>
        <w:left w:val="none" w:sz="0" w:space="0" w:color="auto"/>
        <w:bottom w:val="none" w:sz="0" w:space="0" w:color="auto"/>
        <w:right w:val="none" w:sz="0" w:space="0" w:color="auto"/>
      </w:divBdr>
    </w:div>
    <w:div w:id="2034767082">
      <w:marLeft w:val="0"/>
      <w:marRight w:val="0"/>
      <w:marTop w:val="0"/>
      <w:marBottom w:val="0"/>
      <w:divBdr>
        <w:top w:val="none" w:sz="0" w:space="0" w:color="auto"/>
        <w:left w:val="none" w:sz="0" w:space="0" w:color="auto"/>
        <w:bottom w:val="none" w:sz="0" w:space="0" w:color="auto"/>
        <w:right w:val="none" w:sz="0" w:space="0" w:color="auto"/>
      </w:divBdr>
    </w:div>
    <w:div w:id="2035037901">
      <w:marLeft w:val="0"/>
      <w:marRight w:val="0"/>
      <w:marTop w:val="0"/>
      <w:marBottom w:val="0"/>
      <w:divBdr>
        <w:top w:val="none" w:sz="0" w:space="0" w:color="auto"/>
        <w:left w:val="none" w:sz="0" w:space="0" w:color="auto"/>
        <w:bottom w:val="none" w:sz="0" w:space="0" w:color="auto"/>
        <w:right w:val="none" w:sz="0" w:space="0" w:color="auto"/>
      </w:divBdr>
    </w:div>
    <w:div w:id="2035113440">
      <w:marLeft w:val="0"/>
      <w:marRight w:val="0"/>
      <w:marTop w:val="0"/>
      <w:marBottom w:val="0"/>
      <w:divBdr>
        <w:top w:val="none" w:sz="0" w:space="0" w:color="auto"/>
        <w:left w:val="none" w:sz="0" w:space="0" w:color="auto"/>
        <w:bottom w:val="none" w:sz="0" w:space="0" w:color="auto"/>
        <w:right w:val="none" w:sz="0" w:space="0" w:color="auto"/>
      </w:divBdr>
    </w:div>
    <w:div w:id="2035229671">
      <w:marLeft w:val="0"/>
      <w:marRight w:val="0"/>
      <w:marTop w:val="0"/>
      <w:marBottom w:val="0"/>
      <w:divBdr>
        <w:top w:val="none" w:sz="0" w:space="0" w:color="auto"/>
        <w:left w:val="none" w:sz="0" w:space="0" w:color="auto"/>
        <w:bottom w:val="none" w:sz="0" w:space="0" w:color="auto"/>
        <w:right w:val="none" w:sz="0" w:space="0" w:color="auto"/>
      </w:divBdr>
    </w:div>
    <w:div w:id="2035425978">
      <w:marLeft w:val="0"/>
      <w:marRight w:val="0"/>
      <w:marTop w:val="0"/>
      <w:marBottom w:val="0"/>
      <w:divBdr>
        <w:top w:val="none" w:sz="0" w:space="0" w:color="auto"/>
        <w:left w:val="none" w:sz="0" w:space="0" w:color="auto"/>
        <w:bottom w:val="none" w:sz="0" w:space="0" w:color="auto"/>
        <w:right w:val="none" w:sz="0" w:space="0" w:color="auto"/>
      </w:divBdr>
    </w:div>
    <w:div w:id="2035576391">
      <w:marLeft w:val="0"/>
      <w:marRight w:val="0"/>
      <w:marTop w:val="0"/>
      <w:marBottom w:val="0"/>
      <w:divBdr>
        <w:top w:val="none" w:sz="0" w:space="0" w:color="auto"/>
        <w:left w:val="none" w:sz="0" w:space="0" w:color="auto"/>
        <w:bottom w:val="none" w:sz="0" w:space="0" w:color="auto"/>
        <w:right w:val="none" w:sz="0" w:space="0" w:color="auto"/>
      </w:divBdr>
    </w:div>
    <w:div w:id="2035689609">
      <w:marLeft w:val="0"/>
      <w:marRight w:val="0"/>
      <w:marTop w:val="0"/>
      <w:marBottom w:val="0"/>
      <w:divBdr>
        <w:top w:val="none" w:sz="0" w:space="0" w:color="auto"/>
        <w:left w:val="none" w:sz="0" w:space="0" w:color="auto"/>
        <w:bottom w:val="none" w:sz="0" w:space="0" w:color="auto"/>
        <w:right w:val="none" w:sz="0" w:space="0" w:color="auto"/>
      </w:divBdr>
    </w:div>
    <w:div w:id="2035812242">
      <w:marLeft w:val="0"/>
      <w:marRight w:val="0"/>
      <w:marTop w:val="0"/>
      <w:marBottom w:val="0"/>
      <w:divBdr>
        <w:top w:val="none" w:sz="0" w:space="0" w:color="auto"/>
        <w:left w:val="none" w:sz="0" w:space="0" w:color="auto"/>
        <w:bottom w:val="none" w:sz="0" w:space="0" w:color="auto"/>
        <w:right w:val="none" w:sz="0" w:space="0" w:color="auto"/>
      </w:divBdr>
    </w:div>
    <w:div w:id="2036035042">
      <w:marLeft w:val="0"/>
      <w:marRight w:val="0"/>
      <w:marTop w:val="0"/>
      <w:marBottom w:val="0"/>
      <w:divBdr>
        <w:top w:val="none" w:sz="0" w:space="0" w:color="auto"/>
        <w:left w:val="none" w:sz="0" w:space="0" w:color="auto"/>
        <w:bottom w:val="none" w:sz="0" w:space="0" w:color="auto"/>
        <w:right w:val="none" w:sz="0" w:space="0" w:color="auto"/>
      </w:divBdr>
    </w:div>
    <w:div w:id="2036074100">
      <w:marLeft w:val="0"/>
      <w:marRight w:val="0"/>
      <w:marTop w:val="0"/>
      <w:marBottom w:val="0"/>
      <w:divBdr>
        <w:top w:val="none" w:sz="0" w:space="0" w:color="auto"/>
        <w:left w:val="none" w:sz="0" w:space="0" w:color="auto"/>
        <w:bottom w:val="none" w:sz="0" w:space="0" w:color="auto"/>
        <w:right w:val="none" w:sz="0" w:space="0" w:color="auto"/>
      </w:divBdr>
    </w:div>
    <w:div w:id="2036150260">
      <w:marLeft w:val="0"/>
      <w:marRight w:val="0"/>
      <w:marTop w:val="0"/>
      <w:marBottom w:val="0"/>
      <w:divBdr>
        <w:top w:val="none" w:sz="0" w:space="0" w:color="auto"/>
        <w:left w:val="none" w:sz="0" w:space="0" w:color="auto"/>
        <w:bottom w:val="none" w:sz="0" w:space="0" w:color="auto"/>
        <w:right w:val="none" w:sz="0" w:space="0" w:color="auto"/>
      </w:divBdr>
    </w:div>
    <w:div w:id="2036151918">
      <w:marLeft w:val="0"/>
      <w:marRight w:val="0"/>
      <w:marTop w:val="0"/>
      <w:marBottom w:val="0"/>
      <w:divBdr>
        <w:top w:val="none" w:sz="0" w:space="0" w:color="auto"/>
        <w:left w:val="none" w:sz="0" w:space="0" w:color="auto"/>
        <w:bottom w:val="none" w:sz="0" w:space="0" w:color="auto"/>
        <w:right w:val="none" w:sz="0" w:space="0" w:color="auto"/>
      </w:divBdr>
    </w:div>
    <w:div w:id="2036152004">
      <w:marLeft w:val="0"/>
      <w:marRight w:val="0"/>
      <w:marTop w:val="0"/>
      <w:marBottom w:val="0"/>
      <w:divBdr>
        <w:top w:val="none" w:sz="0" w:space="0" w:color="auto"/>
        <w:left w:val="none" w:sz="0" w:space="0" w:color="auto"/>
        <w:bottom w:val="none" w:sz="0" w:space="0" w:color="auto"/>
        <w:right w:val="none" w:sz="0" w:space="0" w:color="auto"/>
      </w:divBdr>
    </w:div>
    <w:div w:id="2036226450">
      <w:marLeft w:val="0"/>
      <w:marRight w:val="0"/>
      <w:marTop w:val="0"/>
      <w:marBottom w:val="0"/>
      <w:divBdr>
        <w:top w:val="none" w:sz="0" w:space="0" w:color="auto"/>
        <w:left w:val="none" w:sz="0" w:space="0" w:color="auto"/>
        <w:bottom w:val="none" w:sz="0" w:space="0" w:color="auto"/>
        <w:right w:val="none" w:sz="0" w:space="0" w:color="auto"/>
      </w:divBdr>
    </w:div>
    <w:div w:id="2036342351">
      <w:marLeft w:val="0"/>
      <w:marRight w:val="0"/>
      <w:marTop w:val="0"/>
      <w:marBottom w:val="0"/>
      <w:divBdr>
        <w:top w:val="none" w:sz="0" w:space="0" w:color="auto"/>
        <w:left w:val="none" w:sz="0" w:space="0" w:color="auto"/>
        <w:bottom w:val="none" w:sz="0" w:space="0" w:color="auto"/>
        <w:right w:val="none" w:sz="0" w:space="0" w:color="auto"/>
      </w:divBdr>
    </w:div>
    <w:div w:id="2036417882">
      <w:marLeft w:val="0"/>
      <w:marRight w:val="0"/>
      <w:marTop w:val="0"/>
      <w:marBottom w:val="0"/>
      <w:divBdr>
        <w:top w:val="none" w:sz="0" w:space="0" w:color="auto"/>
        <w:left w:val="none" w:sz="0" w:space="0" w:color="auto"/>
        <w:bottom w:val="none" w:sz="0" w:space="0" w:color="auto"/>
        <w:right w:val="none" w:sz="0" w:space="0" w:color="auto"/>
      </w:divBdr>
    </w:div>
    <w:div w:id="2036420779">
      <w:marLeft w:val="0"/>
      <w:marRight w:val="0"/>
      <w:marTop w:val="0"/>
      <w:marBottom w:val="0"/>
      <w:divBdr>
        <w:top w:val="none" w:sz="0" w:space="0" w:color="auto"/>
        <w:left w:val="none" w:sz="0" w:space="0" w:color="auto"/>
        <w:bottom w:val="none" w:sz="0" w:space="0" w:color="auto"/>
        <w:right w:val="none" w:sz="0" w:space="0" w:color="auto"/>
      </w:divBdr>
    </w:div>
    <w:div w:id="2036424183">
      <w:marLeft w:val="0"/>
      <w:marRight w:val="0"/>
      <w:marTop w:val="0"/>
      <w:marBottom w:val="0"/>
      <w:divBdr>
        <w:top w:val="none" w:sz="0" w:space="0" w:color="auto"/>
        <w:left w:val="none" w:sz="0" w:space="0" w:color="auto"/>
        <w:bottom w:val="none" w:sz="0" w:space="0" w:color="auto"/>
        <w:right w:val="none" w:sz="0" w:space="0" w:color="auto"/>
      </w:divBdr>
    </w:div>
    <w:div w:id="2036496730">
      <w:marLeft w:val="0"/>
      <w:marRight w:val="0"/>
      <w:marTop w:val="0"/>
      <w:marBottom w:val="0"/>
      <w:divBdr>
        <w:top w:val="none" w:sz="0" w:space="0" w:color="auto"/>
        <w:left w:val="none" w:sz="0" w:space="0" w:color="auto"/>
        <w:bottom w:val="none" w:sz="0" w:space="0" w:color="auto"/>
        <w:right w:val="none" w:sz="0" w:space="0" w:color="auto"/>
      </w:divBdr>
    </w:div>
    <w:div w:id="2036685643">
      <w:marLeft w:val="0"/>
      <w:marRight w:val="0"/>
      <w:marTop w:val="0"/>
      <w:marBottom w:val="0"/>
      <w:divBdr>
        <w:top w:val="none" w:sz="0" w:space="0" w:color="auto"/>
        <w:left w:val="none" w:sz="0" w:space="0" w:color="auto"/>
        <w:bottom w:val="none" w:sz="0" w:space="0" w:color="auto"/>
        <w:right w:val="none" w:sz="0" w:space="0" w:color="auto"/>
      </w:divBdr>
    </w:div>
    <w:div w:id="2036693032">
      <w:marLeft w:val="0"/>
      <w:marRight w:val="0"/>
      <w:marTop w:val="0"/>
      <w:marBottom w:val="0"/>
      <w:divBdr>
        <w:top w:val="none" w:sz="0" w:space="0" w:color="auto"/>
        <w:left w:val="none" w:sz="0" w:space="0" w:color="auto"/>
        <w:bottom w:val="none" w:sz="0" w:space="0" w:color="auto"/>
        <w:right w:val="none" w:sz="0" w:space="0" w:color="auto"/>
      </w:divBdr>
    </w:div>
    <w:div w:id="2036728152">
      <w:marLeft w:val="0"/>
      <w:marRight w:val="0"/>
      <w:marTop w:val="0"/>
      <w:marBottom w:val="0"/>
      <w:divBdr>
        <w:top w:val="none" w:sz="0" w:space="0" w:color="auto"/>
        <w:left w:val="none" w:sz="0" w:space="0" w:color="auto"/>
        <w:bottom w:val="none" w:sz="0" w:space="0" w:color="auto"/>
        <w:right w:val="none" w:sz="0" w:space="0" w:color="auto"/>
      </w:divBdr>
    </w:div>
    <w:div w:id="2036760053">
      <w:marLeft w:val="0"/>
      <w:marRight w:val="0"/>
      <w:marTop w:val="0"/>
      <w:marBottom w:val="0"/>
      <w:divBdr>
        <w:top w:val="none" w:sz="0" w:space="0" w:color="auto"/>
        <w:left w:val="none" w:sz="0" w:space="0" w:color="auto"/>
        <w:bottom w:val="none" w:sz="0" w:space="0" w:color="auto"/>
        <w:right w:val="none" w:sz="0" w:space="0" w:color="auto"/>
      </w:divBdr>
    </w:div>
    <w:div w:id="2036881662">
      <w:marLeft w:val="0"/>
      <w:marRight w:val="0"/>
      <w:marTop w:val="0"/>
      <w:marBottom w:val="0"/>
      <w:divBdr>
        <w:top w:val="none" w:sz="0" w:space="0" w:color="auto"/>
        <w:left w:val="none" w:sz="0" w:space="0" w:color="auto"/>
        <w:bottom w:val="none" w:sz="0" w:space="0" w:color="auto"/>
        <w:right w:val="none" w:sz="0" w:space="0" w:color="auto"/>
      </w:divBdr>
    </w:div>
    <w:div w:id="2036954425">
      <w:marLeft w:val="0"/>
      <w:marRight w:val="0"/>
      <w:marTop w:val="0"/>
      <w:marBottom w:val="0"/>
      <w:divBdr>
        <w:top w:val="none" w:sz="0" w:space="0" w:color="auto"/>
        <w:left w:val="none" w:sz="0" w:space="0" w:color="auto"/>
        <w:bottom w:val="none" w:sz="0" w:space="0" w:color="auto"/>
        <w:right w:val="none" w:sz="0" w:space="0" w:color="auto"/>
      </w:divBdr>
    </w:div>
    <w:div w:id="2036954503">
      <w:marLeft w:val="0"/>
      <w:marRight w:val="0"/>
      <w:marTop w:val="0"/>
      <w:marBottom w:val="0"/>
      <w:divBdr>
        <w:top w:val="none" w:sz="0" w:space="0" w:color="auto"/>
        <w:left w:val="none" w:sz="0" w:space="0" w:color="auto"/>
        <w:bottom w:val="none" w:sz="0" w:space="0" w:color="auto"/>
        <w:right w:val="none" w:sz="0" w:space="0" w:color="auto"/>
      </w:divBdr>
    </w:div>
    <w:div w:id="2037001975">
      <w:marLeft w:val="0"/>
      <w:marRight w:val="0"/>
      <w:marTop w:val="0"/>
      <w:marBottom w:val="0"/>
      <w:divBdr>
        <w:top w:val="none" w:sz="0" w:space="0" w:color="auto"/>
        <w:left w:val="none" w:sz="0" w:space="0" w:color="auto"/>
        <w:bottom w:val="none" w:sz="0" w:space="0" w:color="auto"/>
        <w:right w:val="none" w:sz="0" w:space="0" w:color="auto"/>
      </w:divBdr>
    </w:div>
    <w:div w:id="2037150767">
      <w:marLeft w:val="0"/>
      <w:marRight w:val="0"/>
      <w:marTop w:val="0"/>
      <w:marBottom w:val="0"/>
      <w:divBdr>
        <w:top w:val="none" w:sz="0" w:space="0" w:color="auto"/>
        <w:left w:val="none" w:sz="0" w:space="0" w:color="auto"/>
        <w:bottom w:val="none" w:sz="0" w:space="0" w:color="auto"/>
        <w:right w:val="none" w:sz="0" w:space="0" w:color="auto"/>
      </w:divBdr>
    </w:div>
    <w:div w:id="2037192507">
      <w:marLeft w:val="0"/>
      <w:marRight w:val="0"/>
      <w:marTop w:val="0"/>
      <w:marBottom w:val="0"/>
      <w:divBdr>
        <w:top w:val="none" w:sz="0" w:space="0" w:color="auto"/>
        <w:left w:val="none" w:sz="0" w:space="0" w:color="auto"/>
        <w:bottom w:val="none" w:sz="0" w:space="0" w:color="auto"/>
        <w:right w:val="none" w:sz="0" w:space="0" w:color="auto"/>
      </w:divBdr>
    </w:div>
    <w:div w:id="2037269064">
      <w:marLeft w:val="0"/>
      <w:marRight w:val="0"/>
      <w:marTop w:val="0"/>
      <w:marBottom w:val="0"/>
      <w:divBdr>
        <w:top w:val="none" w:sz="0" w:space="0" w:color="auto"/>
        <w:left w:val="none" w:sz="0" w:space="0" w:color="auto"/>
        <w:bottom w:val="none" w:sz="0" w:space="0" w:color="auto"/>
        <w:right w:val="none" w:sz="0" w:space="0" w:color="auto"/>
      </w:divBdr>
    </w:div>
    <w:div w:id="2037270669">
      <w:marLeft w:val="0"/>
      <w:marRight w:val="0"/>
      <w:marTop w:val="0"/>
      <w:marBottom w:val="0"/>
      <w:divBdr>
        <w:top w:val="none" w:sz="0" w:space="0" w:color="auto"/>
        <w:left w:val="none" w:sz="0" w:space="0" w:color="auto"/>
        <w:bottom w:val="none" w:sz="0" w:space="0" w:color="auto"/>
        <w:right w:val="none" w:sz="0" w:space="0" w:color="auto"/>
      </w:divBdr>
    </w:div>
    <w:div w:id="2037341962">
      <w:marLeft w:val="0"/>
      <w:marRight w:val="0"/>
      <w:marTop w:val="0"/>
      <w:marBottom w:val="0"/>
      <w:divBdr>
        <w:top w:val="none" w:sz="0" w:space="0" w:color="auto"/>
        <w:left w:val="none" w:sz="0" w:space="0" w:color="auto"/>
        <w:bottom w:val="none" w:sz="0" w:space="0" w:color="auto"/>
        <w:right w:val="none" w:sz="0" w:space="0" w:color="auto"/>
      </w:divBdr>
    </w:div>
    <w:div w:id="2037383420">
      <w:marLeft w:val="0"/>
      <w:marRight w:val="0"/>
      <w:marTop w:val="0"/>
      <w:marBottom w:val="0"/>
      <w:divBdr>
        <w:top w:val="none" w:sz="0" w:space="0" w:color="auto"/>
        <w:left w:val="none" w:sz="0" w:space="0" w:color="auto"/>
        <w:bottom w:val="none" w:sz="0" w:space="0" w:color="auto"/>
        <w:right w:val="none" w:sz="0" w:space="0" w:color="auto"/>
      </w:divBdr>
    </w:div>
    <w:div w:id="2037458000">
      <w:marLeft w:val="0"/>
      <w:marRight w:val="0"/>
      <w:marTop w:val="0"/>
      <w:marBottom w:val="0"/>
      <w:divBdr>
        <w:top w:val="none" w:sz="0" w:space="0" w:color="auto"/>
        <w:left w:val="none" w:sz="0" w:space="0" w:color="auto"/>
        <w:bottom w:val="none" w:sz="0" w:space="0" w:color="auto"/>
        <w:right w:val="none" w:sz="0" w:space="0" w:color="auto"/>
      </w:divBdr>
    </w:div>
    <w:div w:id="2037460282">
      <w:marLeft w:val="0"/>
      <w:marRight w:val="0"/>
      <w:marTop w:val="0"/>
      <w:marBottom w:val="0"/>
      <w:divBdr>
        <w:top w:val="none" w:sz="0" w:space="0" w:color="auto"/>
        <w:left w:val="none" w:sz="0" w:space="0" w:color="auto"/>
        <w:bottom w:val="none" w:sz="0" w:space="0" w:color="auto"/>
        <w:right w:val="none" w:sz="0" w:space="0" w:color="auto"/>
      </w:divBdr>
    </w:div>
    <w:div w:id="2037611503">
      <w:marLeft w:val="0"/>
      <w:marRight w:val="0"/>
      <w:marTop w:val="0"/>
      <w:marBottom w:val="0"/>
      <w:divBdr>
        <w:top w:val="none" w:sz="0" w:space="0" w:color="auto"/>
        <w:left w:val="none" w:sz="0" w:space="0" w:color="auto"/>
        <w:bottom w:val="none" w:sz="0" w:space="0" w:color="auto"/>
        <w:right w:val="none" w:sz="0" w:space="0" w:color="auto"/>
      </w:divBdr>
    </w:div>
    <w:div w:id="2037658593">
      <w:marLeft w:val="0"/>
      <w:marRight w:val="0"/>
      <w:marTop w:val="0"/>
      <w:marBottom w:val="0"/>
      <w:divBdr>
        <w:top w:val="none" w:sz="0" w:space="0" w:color="auto"/>
        <w:left w:val="none" w:sz="0" w:space="0" w:color="auto"/>
        <w:bottom w:val="none" w:sz="0" w:space="0" w:color="auto"/>
        <w:right w:val="none" w:sz="0" w:space="0" w:color="auto"/>
      </w:divBdr>
    </w:div>
    <w:div w:id="2037727255">
      <w:marLeft w:val="0"/>
      <w:marRight w:val="0"/>
      <w:marTop w:val="0"/>
      <w:marBottom w:val="0"/>
      <w:divBdr>
        <w:top w:val="none" w:sz="0" w:space="0" w:color="auto"/>
        <w:left w:val="none" w:sz="0" w:space="0" w:color="auto"/>
        <w:bottom w:val="none" w:sz="0" w:space="0" w:color="auto"/>
        <w:right w:val="none" w:sz="0" w:space="0" w:color="auto"/>
      </w:divBdr>
    </w:div>
    <w:div w:id="2037776409">
      <w:marLeft w:val="0"/>
      <w:marRight w:val="0"/>
      <w:marTop w:val="0"/>
      <w:marBottom w:val="0"/>
      <w:divBdr>
        <w:top w:val="none" w:sz="0" w:space="0" w:color="auto"/>
        <w:left w:val="none" w:sz="0" w:space="0" w:color="auto"/>
        <w:bottom w:val="none" w:sz="0" w:space="0" w:color="auto"/>
        <w:right w:val="none" w:sz="0" w:space="0" w:color="auto"/>
      </w:divBdr>
    </w:div>
    <w:div w:id="2037804469">
      <w:marLeft w:val="0"/>
      <w:marRight w:val="0"/>
      <w:marTop w:val="0"/>
      <w:marBottom w:val="0"/>
      <w:divBdr>
        <w:top w:val="none" w:sz="0" w:space="0" w:color="auto"/>
        <w:left w:val="none" w:sz="0" w:space="0" w:color="auto"/>
        <w:bottom w:val="none" w:sz="0" w:space="0" w:color="auto"/>
        <w:right w:val="none" w:sz="0" w:space="0" w:color="auto"/>
      </w:divBdr>
    </w:div>
    <w:div w:id="2037853329">
      <w:marLeft w:val="0"/>
      <w:marRight w:val="0"/>
      <w:marTop w:val="0"/>
      <w:marBottom w:val="0"/>
      <w:divBdr>
        <w:top w:val="none" w:sz="0" w:space="0" w:color="auto"/>
        <w:left w:val="none" w:sz="0" w:space="0" w:color="auto"/>
        <w:bottom w:val="none" w:sz="0" w:space="0" w:color="auto"/>
        <w:right w:val="none" w:sz="0" w:space="0" w:color="auto"/>
      </w:divBdr>
    </w:div>
    <w:div w:id="2037923600">
      <w:marLeft w:val="0"/>
      <w:marRight w:val="0"/>
      <w:marTop w:val="0"/>
      <w:marBottom w:val="0"/>
      <w:divBdr>
        <w:top w:val="none" w:sz="0" w:space="0" w:color="auto"/>
        <w:left w:val="none" w:sz="0" w:space="0" w:color="auto"/>
        <w:bottom w:val="none" w:sz="0" w:space="0" w:color="auto"/>
        <w:right w:val="none" w:sz="0" w:space="0" w:color="auto"/>
      </w:divBdr>
    </w:div>
    <w:div w:id="2037998587">
      <w:marLeft w:val="0"/>
      <w:marRight w:val="0"/>
      <w:marTop w:val="0"/>
      <w:marBottom w:val="0"/>
      <w:divBdr>
        <w:top w:val="none" w:sz="0" w:space="0" w:color="auto"/>
        <w:left w:val="none" w:sz="0" w:space="0" w:color="auto"/>
        <w:bottom w:val="none" w:sz="0" w:space="0" w:color="auto"/>
        <w:right w:val="none" w:sz="0" w:space="0" w:color="auto"/>
      </w:divBdr>
    </w:div>
    <w:div w:id="2038000719">
      <w:marLeft w:val="0"/>
      <w:marRight w:val="0"/>
      <w:marTop w:val="0"/>
      <w:marBottom w:val="0"/>
      <w:divBdr>
        <w:top w:val="none" w:sz="0" w:space="0" w:color="auto"/>
        <w:left w:val="none" w:sz="0" w:space="0" w:color="auto"/>
        <w:bottom w:val="none" w:sz="0" w:space="0" w:color="auto"/>
        <w:right w:val="none" w:sz="0" w:space="0" w:color="auto"/>
      </w:divBdr>
    </w:div>
    <w:div w:id="2038004228">
      <w:marLeft w:val="0"/>
      <w:marRight w:val="0"/>
      <w:marTop w:val="0"/>
      <w:marBottom w:val="0"/>
      <w:divBdr>
        <w:top w:val="none" w:sz="0" w:space="0" w:color="auto"/>
        <w:left w:val="none" w:sz="0" w:space="0" w:color="auto"/>
        <w:bottom w:val="none" w:sz="0" w:space="0" w:color="auto"/>
        <w:right w:val="none" w:sz="0" w:space="0" w:color="auto"/>
      </w:divBdr>
    </w:div>
    <w:div w:id="2038119552">
      <w:bodyDiv w:val="1"/>
      <w:marLeft w:val="0"/>
      <w:marRight w:val="0"/>
      <w:marTop w:val="0"/>
      <w:marBottom w:val="0"/>
      <w:divBdr>
        <w:top w:val="none" w:sz="0" w:space="0" w:color="auto"/>
        <w:left w:val="none" w:sz="0" w:space="0" w:color="auto"/>
        <w:bottom w:val="none" w:sz="0" w:space="0" w:color="auto"/>
        <w:right w:val="none" w:sz="0" w:space="0" w:color="auto"/>
      </w:divBdr>
    </w:div>
    <w:div w:id="2038388313">
      <w:marLeft w:val="0"/>
      <w:marRight w:val="0"/>
      <w:marTop w:val="0"/>
      <w:marBottom w:val="0"/>
      <w:divBdr>
        <w:top w:val="none" w:sz="0" w:space="0" w:color="auto"/>
        <w:left w:val="none" w:sz="0" w:space="0" w:color="auto"/>
        <w:bottom w:val="none" w:sz="0" w:space="0" w:color="auto"/>
        <w:right w:val="none" w:sz="0" w:space="0" w:color="auto"/>
      </w:divBdr>
    </w:div>
    <w:div w:id="2038505466">
      <w:marLeft w:val="0"/>
      <w:marRight w:val="0"/>
      <w:marTop w:val="0"/>
      <w:marBottom w:val="0"/>
      <w:divBdr>
        <w:top w:val="none" w:sz="0" w:space="0" w:color="auto"/>
        <w:left w:val="none" w:sz="0" w:space="0" w:color="auto"/>
        <w:bottom w:val="none" w:sz="0" w:space="0" w:color="auto"/>
        <w:right w:val="none" w:sz="0" w:space="0" w:color="auto"/>
      </w:divBdr>
    </w:div>
    <w:div w:id="2038506691">
      <w:marLeft w:val="0"/>
      <w:marRight w:val="0"/>
      <w:marTop w:val="0"/>
      <w:marBottom w:val="0"/>
      <w:divBdr>
        <w:top w:val="none" w:sz="0" w:space="0" w:color="auto"/>
        <w:left w:val="none" w:sz="0" w:space="0" w:color="auto"/>
        <w:bottom w:val="none" w:sz="0" w:space="0" w:color="auto"/>
        <w:right w:val="none" w:sz="0" w:space="0" w:color="auto"/>
      </w:divBdr>
    </w:div>
    <w:div w:id="2038576823">
      <w:marLeft w:val="0"/>
      <w:marRight w:val="0"/>
      <w:marTop w:val="0"/>
      <w:marBottom w:val="0"/>
      <w:divBdr>
        <w:top w:val="none" w:sz="0" w:space="0" w:color="auto"/>
        <w:left w:val="none" w:sz="0" w:space="0" w:color="auto"/>
        <w:bottom w:val="none" w:sz="0" w:space="0" w:color="auto"/>
        <w:right w:val="none" w:sz="0" w:space="0" w:color="auto"/>
      </w:divBdr>
    </w:div>
    <w:div w:id="2038579493">
      <w:marLeft w:val="0"/>
      <w:marRight w:val="0"/>
      <w:marTop w:val="0"/>
      <w:marBottom w:val="0"/>
      <w:divBdr>
        <w:top w:val="none" w:sz="0" w:space="0" w:color="auto"/>
        <w:left w:val="none" w:sz="0" w:space="0" w:color="auto"/>
        <w:bottom w:val="none" w:sz="0" w:space="0" w:color="auto"/>
        <w:right w:val="none" w:sz="0" w:space="0" w:color="auto"/>
      </w:divBdr>
    </w:div>
    <w:div w:id="2038654625">
      <w:marLeft w:val="0"/>
      <w:marRight w:val="0"/>
      <w:marTop w:val="0"/>
      <w:marBottom w:val="0"/>
      <w:divBdr>
        <w:top w:val="none" w:sz="0" w:space="0" w:color="auto"/>
        <w:left w:val="none" w:sz="0" w:space="0" w:color="auto"/>
        <w:bottom w:val="none" w:sz="0" w:space="0" w:color="auto"/>
        <w:right w:val="none" w:sz="0" w:space="0" w:color="auto"/>
      </w:divBdr>
    </w:div>
    <w:div w:id="2038698028">
      <w:marLeft w:val="0"/>
      <w:marRight w:val="0"/>
      <w:marTop w:val="0"/>
      <w:marBottom w:val="0"/>
      <w:divBdr>
        <w:top w:val="none" w:sz="0" w:space="0" w:color="auto"/>
        <w:left w:val="none" w:sz="0" w:space="0" w:color="auto"/>
        <w:bottom w:val="none" w:sz="0" w:space="0" w:color="auto"/>
        <w:right w:val="none" w:sz="0" w:space="0" w:color="auto"/>
      </w:divBdr>
    </w:div>
    <w:div w:id="2038702198">
      <w:marLeft w:val="0"/>
      <w:marRight w:val="0"/>
      <w:marTop w:val="0"/>
      <w:marBottom w:val="0"/>
      <w:divBdr>
        <w:top w:val="none" w:sz="0" w:space="0" w:color="auto"/>
        <w:left w:val="none" w:sz="0" w:space="0" w:color="auto"/>
        <w:bottom w:val="none" w:sz="0" w:space="0" w:color="auto"/>
        <w:right w:val="none" w:sz="0" w:space="0" w:color="auto"/>
      </w:divBdr>
    </w:div>
    <w:div w:id="2038702411">
      <w:marLeft w:val="0"/>
      <w:marRight w:val="0"/>
      <w:marTop w:val="0"/>
      <w:marBottom w:val="0"/>
      <w:divBdr>
        <w:top w:val="none" w:sz="0" w:space="0" w:color="auto"/>
        <w:left w:val="none" w:sz="0" w:space="0" w:color="auto"/>
        <w:bottom w:val="none" w:sz="0" w:space="0" w:color="auto"/>
        <w:right w:val="none" w:sz="0" w:space="0" w:color="auto"/>
      </w:divBdr>
    </w:div>
    <w:div w:id="2038771399">
      <w:marLeft w:val="0"/>
      <w:marRight w:val="0"/>
      <w:marTop w:val="0"/>
      <w:marBottom w:val="0"/>
      <w:divBdr>
        <w:top w:val="none" w:sz="0" w:space="0" w:color="auto"/>
        <w:left w:val="none" w:sz="0" w:space="0" w:color="auto"/>
        <w:bottom w:val="none" w:sz="0" w:space="0" w:color="auto"/>
        <w:right w:val="none" w:sz="0" w:space="0" w:color="auto"/>
      </w:divBdr>
    </w:div>
    <w:div w:id="2038774262">
      <w:marLeft w:val="0"/>
      <w:marRight w:val="0"/>
      <w:marTop w:val="0"/>
      <w:marBottom w:val="0"/>
      <w:divBdr>
        <w:top w:val="none" w:sz="0" w:space="0" w:color="auto"/>
        <w:left w:val="none" w:sz="0" w:space="0" w:color="auto"/>
        <w:bottom w:val="none" w:sz="0" w:space="0" w:color="auto"/>
        <w:right w:val="none" w:sz="0" w:space="0" w:color="auto"/>
      </w:divBdr>
    </w:div>
    <w:div w:id="2038774539">
      <w:marLeft w:val="0"/>
      <w:marRight w:val="0"/>
      <w:marTop w:val="0"/>
      <w:marBottom w:val="0"/>
      <w:divBdr>
        <w:top w:val="none" w:sz="0" w:space="0" w:color="auto"/>
        <w:left w:val="none" w:sz="0" w:space="0" w:color="auto"/>
        <w:bottom w:val="none" w:sz="0" w:space="0" w:color="auto"/>
        <w:right w:val="none" w:sz="0" w:space="0" w:color="auto"/>
      </w:divBdr>
    </w:div>
    <w:div w:id="2038777438">
      <w:marLeft w:val="0"/>
      <w:marRight w:val="0"/>
      <w:marTop w:val="0"/>
      <w:marBottom w:val="0"/>
      <w:divBdr>
        <w:top w:val="none" w:sz="0" w:space="0" w:color="auto"/>
        <w:left w:val="none" w:sz="0" w:space="0" w:color="auto"/>
        <w:bottom w:val="none" w:sz="0" w:space="0" w:color="auto"/>
        <w:right w:val="none" w:sz="0" w:space="0" w:color="auto"/>
      </w:divBdr>
    </w:div>
    <w:div w:id="2038844998">
      <w:marLeft w:val="0"/>
      <w:marRight w:val="0"/>
      <w:marTop w:val="0"/>
      <w:marBottom w:val="0"/>
      <w:divBdr>
        <w:top w:val="none" w:sz="0" w:space="0" w:color="auto"/>
        <w:left w:val="none" w:sz="0" w:space="0" w:color="auto"/>
        <w:bottom w:val="none" w:sz="0" w:space="0" w:color="auto"/>
        <w:right w:val="none" w:sz="0" w:space="0" w:color="auto"/>
      </w:divBdr>
    </w:div>
    <w:div w:id="2038890603">
      <w:marLeft w:val="0"/>
      <w:marRight w:val="0"/>
      <w:marTop w:val="0"/>
      <w:marBottom w:val="0"/>
      <w:divBdr>
        <w:top w:val="none" w:sz="0" w:space="0" w:color="auto"/>
        <w:left w:val="none" w:sz="0" w:space="0" w:color="auto"/>
        <w:bottom w:val="none" w:sz="0" w:space="0" w:color="auto"/>
        <w:right w:val="none" w:sz="0" w:space="0" w:color="auto"/>
      </w:divBdr>
    </w:div>
    <w:div w:id="2038962281">
      <w:bodyDiv w:val="1"/>
      <w:marLeft w:val="0"/>
      <w:marRight w:val="0"/>
      <w:marTop w:val="0"/>
      <w:marBottom w:val="0"/>
      <w:divBdr>
        <w:top w:val="none" w:sz="0" w:space="0" w:color="auto"/>
        <w:left w:val="none" w:sz="0" w:space="0" w:color="auto"/>
        <w:bottom w:val="none" w:sz="0" w:space="0" w:color="auto"/>
        <w:right w:val="none" w:sz="0" w:space="0" w:color="auto"/>
      </w:divBdr>
    </w:div>
    <w:div w:id="2038963872">
      <w:marLeft w:val="0"/>
      <w:marRight w:val="0"/>
      <w:marTop w:val="0"/>
      <w:marBottom w:val="0"/>
      <w:divBdr>
        <w:top w:val="none" w:sz="0" w:space="0" w:color="auto"/>
        <w:left w:val="none" w:sz="0" w:space="0" w:color="auto"/>
        <w:bottom w:val="none" w:sz="0" w:space="0" w:color="auto"/>
        <w:right w:val="none" w:sz="0" w:space="0" w:color="auto"/>
      </w:divBdr>
    </w:div>
    <w:div w:id="2038963899">
      <w:marLeft w:val="0"/>
      <w:marRight w:val="0"/>
      <w:marTop w:val="0"/>
      <w:marBottom w:val="0"/>
      <w:divBdr>
        <w:top w:val="none" w:sz="0" w:space="0" w:color="auto"/>
        <w:left w:val="none" w:sz="0" w:space="0" w:color="auto"/>
        <w:bottom w:val="none" w:sz="0" w:space="0" w:color="auto"/>
        <w:right w:val="none" w:sz="0" w:space="0" w:color="auto"/>
      </w:divBdr>
    </w:div>
    <w:div w:id="2038966391">
      <w:marLeft w:val="0"/>
      <w:marRight w:val="0"/>
      <w:marTop w:val="0"/>
      <w:marBottom w:val="0"/>
      <w:divBdr>
        <w:top w:val="none" w:sz="0" w:space="0" w:color="auto"/>
        <w:left w:val="none" w:sz="0" w:space="0" w:color="auto"/>
        <w:bottom w:val="none" w:sz="0" w:space="0" w:color="auto"/>
        <w:right w:val="none" w:sz="0" w:space="0" w:color="auto"/>
      </w:divBdr>
    </w:div>
    <w:div w:id="2038966464">
      <w:marLeft w:val="0"/>
      <w:marRight w:val="0"/>
      <w:marTop w:val="0"/>
      <w:marBottom w:val="0"/>
      <w:divBdr>
        <w:top w:val="none" w:sz="0" w:space="0" w:color="auto"/>
        <w:left w:val="none" w:sz="0" w:space="0" w:color="auto"/>
        <w:bottom w:val="none" w:sz="0" w:space="0" w:color="auto"/>
        <w:right w:val="none" w:sz="0" w:space="0" w:color="auto"/>
      </w:divBdr>
    </w:div>
    <w:div w:id="2038970982">
      <w:marLeft w:val="0"/>
      <w:marRight w:val="0"/>
      <w:marTop w:val="0"/>
      <w:marBottom w:val="0"/>
      <w:divBdr>
        <w:top w:val="none" w:sz="0" w:space="0" w:color="auto"/>
        <w:left w:val="none" w:sz="0" w:space="0" w:color="auto"/>
        <w:bottom w:val="none" w:sz="0" w:space="0" w:color="auto"/>
        <w:right w:val="none" w:sz="0" w:space="0" w:color="auto"/>
      </w:divBdr>
    </w:div>
    <w:div w:id="2039113065">
      <w:marLeft w:val="0"/>
      <w:marRight w:val="0"/>
      <w:marTop w:val="0"/>
      <w:marBottom w:val="0"/>
      <w:divBdr>
        <w:top w:val="none" w:sz="0" w:space="0" w:color="auto"/>
        <w:left w:val="none" w:sz="0" w:space="0" w:color="auto"/>
        <w:bottom w:val="none" w:sz="0" w:space="0" w:color="auto"/>
        <w:right w:val="none" w:sz="0" w:space="0" w:color="auto"/>
      </w:divBdr>
    </w:div>
    <w:div w:id="2039113221">
      <w:marLeft w:val="0"/>
      <w:marRight w:val="0"/>
      <w:marTop w:val="0"/>
      <w:marBottom w:val="0"/>
      <w:divBdr>
        <w:top w:val="none" w:sz="0" w:space="0" w:color="auto"/>
        <w:left w:val="none" w:sz="0" w:space="0" w:color="auto"/>
        <w:bottom w:val="none" w:sz="0" w:space="0" w:color="auto"/>
        <w:right w:val="none" w:sz="0" w:space="0" w:color="auto"/>
      </w:divBdr>
    </w:div>
    <w:div w:id="2039234185">
      <w:marLeft w:val="0"/>
      <w:marRight w:val="0"/>
      <w:marTop w:val="0"/>
      <w:marBottom w:val="0"/>
      <w:divBdr>
        <w:top w:val="none" w:sz="0" w:space="0" w:color="auto"/>
        <w:left w:val="none" w:sz="0" w:space="0" w:color="auto"/>
        <w:bottom w:val="none" w:sz="0" w:space="0" w:color="auto"/>
        <w:right w:val="none" w:sz="0" w:space="0" w:color="auto"/>
      </w:divBdr>
    </w:div>
    <w:div w:id="2039234936">
      <w:marLeft w:val="0"/>
      <w:marRight w:val="0"/>
      <w:marTop w:val="0"/>
      <w:marBottom w:val="0"/>
      <w:divBdr>
        <w:top w:val="none" w:sz="0" w:space="0" w:color="auto"/>
        <w:left w:val="none" w:sz="0" w:space="0" w:color="auto"/>
        <w:bottom w:val="none" w:sz="0" w:space="0" w:color="auto"/>
        <w:right w:val="none" w:sz="0" w:space="0" w:color="auto"/>
      </w:divBdr>
    </w:div>
    <w:div w:id="2039423731">
      <w:marLeft w:val="0"/>
      <w:marRight w:val="0"/>
      <w:marTop w:val="0"/>
      <w:marBottom w:val="0"/>
      <w:divBdr>
        <w:top w:val="none" w:sz="0" w:space="0" w:color="auto"/>
        <w:left w:val="none" w:sz="0" w:space="0" w:color="auto"/>
        <w:bottom w:val="none" w:sz="0" w:space="0" w:color="auto"/>
        <w:right w:val="none" w:sz="0" w:space="0" w:color="auto"/>
      </w:divBdr>
    </w:div>
    <w:div w:id="2039506715">
      <w:marLeft w:val="0"/>
      <w:marRight w:val="0"/>
      <w:marTop w:val="0"/>
      <w:marBottom w:val="0"/>
      <w:divBdr>
        <w:top w:val="none" w:sz="0" w:space="0" w:color="auto"/>
        <w:left w:val="none" w:sz="0" w:space="0" w:color="auto"/>
        <w:bottom w:val="none" w:sz="0" w:space="0" w:color="auto"/>
        <w:right w:val="none" w:sz="0" w:space="0" w:color="auto"/>
      </w:divBdr>
    </w:div>
    <w:div w:id="2039550419">
      <w:marLeft w:val="0"/>
      <w:marRight w:val="0"/>
      <w:marTop w:val="0"/>
      <w:marBottom w:val="0"/>
      <w:divBdr>
        <w:top w:val="none" w:sz="0" w:space="0" w:color="auto"/>
        <w:left w:val="none" w:sz="0" w:space="0" w:color="auto"/>
        <w:bottom w:val="none" w:sz="0" w:space="0" w:color="auto"/>
        <w:right w:val="none" w:sz="0" w:space="0" w:color="auto"/>
      </w:divBdr>
    </w:div>
    <w:div w:id="2039620502">
      <w:marLeft w:val="0"/>
      <w:marRight w:val="0"/>
      <w:marTop w:val="0"/>
      <w:marBottom w:val="0"/>
      <w:divBdr>
        <w:top w:val="none" w:sz="0" w:space="0" w:color="auto"/>
        <w:left w:val="none" w:sz="0" w:space="0" w:color="auto"/>
        <w:bottom w:val="none" w:sz="0" w:space="0" w:color="auto"/>
        <w:right w:val="none" w:sz="0" w:space="0" w:color="auto"/>
      </w:divBdr>
    </w:div>
    <w:div w:id="2039697671">
      <w:marLeft w:val="0"/>
      <w:marRight w:val="0"/>
      <w:marTop w:val="0"/>
      <w:marBottom w:val="0"/>
      <w:divBdr>
        <w:top w:val="none" w:sz="0" w:space="0" w:color="auto"/>
        <w:left w:val="none" w:sz="0" w:space="0" w:color="auto"/>
        <w:bottom w:val="none" w:sz="0" w:space="0" w:color="auto"/>
        <w:right w:val="none" w:sz="0" w:space="0" w:color="auto"/>
      </w:divBdr>
    </w:div>
    <w:div w:id="2039744345">
      <w:marLeft w:val="0"/>
      <w:marRight w:val="0"/>
      <w:marTop w:val="0"/>
      <w:marBottom w:val="0"/>
      <w:divBdr>
        <w:top w:val="none" w:sz="0" w:space="0" w:color="auto"/>
        <w:left w:val="none" w:sz="0" w:space="0" w:color="auto"/>
        <w:bottom w:val="none" w:sz="0" w:space="0" w:color="auto"/>
        <w:right w:val="none" w:sz="0" w:space="0" w:color="auto"/>
      </w:divBdr>
    </w:div>
    <w:div w:id="2039769933">
      <w:marLeft w:val="0"/>
      <w:marRight w:val="0"/>
      <w:marTop w:val="0"/>
      <w:marBottom w:val="0"/>
      <w:divBdr>
        <w:top w:val="none" w:sz="0" w:space="0" w:color="auto"/>
        <w:left w:val="none" w:sz="0" w:space="0" w:color="auto"/>
        <w:bottom w:val="none" w:sz="0" w:space="0" w:color="auto"/>
        <w:right w:val="none" w:sz="0" w:space="0" w:color="auto"/>
      </w:divBdr>
    </w:div>
    <w:div w:id="2039773103">
      <w:marLeft w:val="0"/>
      <w:marRight w:val="0"/>
      <w:marTop w:val="0"/>
      <w:marBottom w:val="0"/>
      <w:divBdr>
        <w:top w:val="none" w:sz="0" w:space="0" w:color="auto"/>
        <w:left w:val="none" w:sz="0" w:space="0" w:color="auto"/>
        <w:bottom w:val="none" w:sz="0" w:space="0" w:color="auto"/>
        <w:right w:val="none" w:sz="0" w:space="0" w:color="auto"/>
      </w:divBdr>
    </w:div>
    <w:div w:id="2039894768">
      <w:marLeft w:val="0"/>
      <w:marRight w:val="0"/>
      <w:marTop w:val="0"/>
      <w:marBottom w:val="0"/>
      <w:divBdr>
        <w:top w:val="none" w:sz="0" w:space="0" w:color="auto"/>
        <w:left w:val="none" w:sz="0" w:space="0" w:color="auto"/>
        <w:bottom w:val="none" w:sz="0" w:space="0" w:color="auto"/>
        <w:right w:val="none" w:sz="0" w:space="0" w:color="auto"/>
      </w:divBdr>
    </w:div>
    <w:div w:id="2039970656">
      <w:marLeft w:val="0"/>
      <w:marRight w:val="0"/>
      <w:marTop w:val="0"/>
      <w:marBottom w:val="0"/>
      <w:divBdr>
        <w:top w:val="none" w:sz="0" w:space="0" w:color="auto"/>
        <w:left w:val="none" w:sz="0" w:space="0" w:color="auto"/>
        <w:bottom w:val="none" w:sz="0" w:space="0" w:color="auto"/>
        <w:right w:val="none" w:sz="0" w:space="0" w:color="auto"/>
      </w:divBdr>
    </w:div>
    <w:div w:id="2040010461">
      <w:marLeft w:val="0"/>
      <w:marRight w:val="0"/>
      <w:marTop w:val="0"/>
      <w:marBottom w:val="0"/>
      <w:divBdr>
        <w:top w:val="none" w:sz="0" w:space="0" w:color="auto"/>
        <w:left w:val="none" w:sz="0" w:space="0" w:color="auto"/>
        <w:bottom w:val="none" w:sz="0" w:space="0" w:color="auto"/>
        <w:right w:val="none" w:sz="0" w:space="0" w:color="auto"/>
      </w:divBdr>
    </w:div>
    <w:div w:id="2040351615">
      <w:marLeft w:val="0"/>
      <w:marRight w:val="0"/>
      <w:marTop w:val="0"/>
      <w:marBottom w:val="0"/>
      <w:divBdr>
        <w:top w:val="none" w:sz="0" w:space="0" w:color="auto"/>
        <w:left w:val="none" w:sz="0" w:space="0" w:color="auto"/>
        <w:bottom w:val="none" w:sz="0" w:space="0" w:color="auto"/>
        <w:right w:val="none" w:sz="0" w:space="0" w:color="auto"/>
      </w:divBdr>
    </w:div>
    <w:div w:id="2040426526">
      <w:marLeft w:val="0"/>
      <w:marRight w:val="0"/>
      <w:marTop w:val="0"/>
      <w:marBottom w:val="0"/>
      <w:divBdr>
        <w:top w:val="none" w:sz="0" w:space="0" w:color="auto"/>
        <w:left w:val="none" w:sz="0" w:space="0" w:color="auto"/>
        <w:bottom w:val="none" w:sz="0" w:space="0" w:color="auto"/>
        <w:right w:val="none" w:sz="0" w:space="0" w:color="auto"/>
      </w:divBdr>
    </w:div>
    <w:div w:id="2040549362">
      <w:marLeft w:val="0"/>
      <w:marRight w:val="0"/>
      <w:marTop w:val="0"/>
      <w:marBottom w:val="0"/>
      <w:divBdr>
        <w:top w:val="none" w:sz="0" w:space="0" w:color="auto"/>
        <w:left w:val="none" w:sz="0" w:space="0" w:color="auto"/>
        <w:bottom w:val="none" w:sz="0" w:space="0" w:color="auto"/>
        <w:right w:val="none" w:sz="0" w:space="0" w:color="auto"/>
      </w:divBdr>
    </w:div>
    <w:div w:id="2040617332">
      <w:marLeft w:val="0"/>
      <w:marRight w:val="0"/>
      <w:marTop w:val="0"/>
      <w:marBottom w:val="0"/>
      <w:divBdr>
        <w:top w:val="none" w:sz="0" w:space="0" w:color="auto"/>
        <w:left w:val="none" w:sz="0" w:space="0" w:color="auto"/>
        <w:bottom w:val="none" w:sz="0" w:space="0" w:color="auto"/>
        <w:right w:val="none" w:sz="0" w:space="0" w:color="auto"/>
      </w:divBdr>
    </w:div>
    <w:div w:id="2040660085">
      <w:marLeft w:val="0"/>
      <w:marRight w:val="0"/>
      <w:marTop w:val="0"/>
      <w:marBottom w:val="0"/>
      <w:divBdr>
        <w:top w:val="none" w:sz="0" w:space="0" w:color="auto"/>
        <w:left w:val="none" w:sz="0" w:space="0" w:color="auto"/>
        <w:bottom w:val="none" w:sz="0" w:space="0" w:color="auto"/>
        <w:right w:val="none" w:sz="0" w:space="0" w:color="auto"/>
      </w:divBdr>
    </w:div>
    <w:div w:id="2040661506">
      <w:marLeft w:val="0"/>
      <w:marRight w:val="0"/>
      <w:marTop w:val="0"/>
      <w:marBottom w:val="0"/>
      <w:divBdr>
        <w:top w:val="none" w:sz="0" w:space="0" w:color="auto"/>
        <w:left w:val="none" w:sz="0" w:space="0" w:color="auto"/>
        <w:bottom w:val="none" w:sz="0" w:space="0" w:color="auto"/>
        <w:right w:val="none" w:sz="0" w:space="0" w:color="auto"/>
      </w:divBdr>
    </w:div>
    <w:div w:id="2040662184">
      <w:marLeft w:val="0"/>
      <w:marRight w:val="0"/>
      <w:marTop w:val="0"/>
      <w:marBottom w:val="0"/>
      <w:divBdr>
        <w:top w:val="none" w:sz="0" w:space="0" w:color="auto"/>
        <w:left w:val="none" w:sz="0" w:space="0" w:color="auto"/>
        <w:bottom w:val="none" w:sz="0" w:space="0" w:color="auto"/>
        <w:right w:val="none" w:sz="0" w:space="0" w:color="auto"/>
      </w:divBdr>
    </w:div>
    <w:div w:id="2040667086">
      <w:marLeft w:val="0"/>
      <w:marRight w:val="0"/>
      <w:marTop w:val="0"/>
      <w:marBottom w:val="0"/>
      <w:divBdr>
        <w:top w:val="none" w:sz="0" w:space="0" w:color="auto"/>
        <w:left w:val="none" w:sz="0" w:space="0" w:color="auto"/>
        <w:bottom w:val="none" w:sz="0" w:space="0" w:color="auto"/>
        <w:right w:val="none" w:sz="0" w:space="0" w:color="auto"/>
      </w:divBdr>
    </w:div>
    <w:div w:id="2040738012">
      <w:marLeft w:val="0"/>
      <w:marRight w:val="0"/>
      <w:marTop w:val="0"/>
      <w:marBottom w:val="0"/>
      <w:divBdr>
        <w:top w:val="none" w:sz="0" w:space="0" w:color="auto"/>
        <w:left w:val="none" w:sz="0" w:space="0" w:color="auto"/>
        <w:bottom w:val="none" w:sz="0" w:space="0" w:color="auto"/>
        <w:right w:val="none" w:sz="0" w:space="0" w:color="auto"/>
      </w:divBdr>
    </w:div>
    <w:div w:id="2040811702">
      <w:marLeft w:val="0"/>
      <w:marRight w:val="0"/>
      <w:marTop w:val="0"/>
      <w:marBottom w:val="0"/>
      <w:divBdr>
        <w:top w:val="none" w:sz="0" w:space="0" w:color="auto"/>
        <w:left w:val="none" w:sz="0" w:space="0" w:color="auto"/>
        <w:bottom w:val="none" w:sz="0" w:space="0" w:color="auto"/>
        <w:right w:val="none" w:sz="0" w:space="0" w:color="auto"/>
      </w:divBdr>
    </w:div>
    <w:div w:id="2040817382">
      <w:marLeft w:val="0"/>
      <w:marRight w:val="0"/>
      <w:marTop w:val="0"/>
      <w:marBottom w:val="0"/>
      <w:divBdr>
        <w:top w:val="none" w:sz="0" w:space="0" w:color="auto"/>
        <w:left w:val="none" w:sz="0" w:space="0" w:color="auto"/>
        <w:bottom w:val="none" w:sz="0" w:space="0" w:color="auto"/>
        <w:right w:val="none" w:sz="0" w:space="0" w:color="auto"/>
      </w:divBdr>
    </w:div>
    <w:div w:id="2040856823">
      <w:marLeft w:val="0"/>
      <w:marRight w:val="0"/>
      <w:marTop w:val="0"/>
      <w:marBottom w:val="0"/>
      <w:divBdr>
        <w:top w:val="none" w:sz="0" w:space="0" w:color="auto"/>
        <w:left w:val="none" w:sz="0" w:space="0" w:color="auto"/>
        <w:bottom w:val="none" w:sz="0" w:space="0" w:color="auto"/>
        <w:right w:val="none" w:sz="0" w:space="0" w:color="auto"/>
      </w:divBdr>
    </w:div>
    <w:div w:id="2040929251">
      <w:marLeft w:val="0"/>
      <w:marRight w:val="0"/>
      <w:marTop w:val="0"/>
      <w:marBottom w:val="0"/>
      <w:divBdr>
        <w:top w:val="none" w:sz="0" w:space="0" w:color="auto"/>
        <w:left w:val="none" w:sz="0" w:space="0" w:color="auto"/>
        <w:bottom w:val="none" w:sz="0" w:space="0" w:color="auto"/>
        <w:right w:val="none" w:sz="0" w:space="0" w:color="auto"/>
      </w:divBdr>
    </w:div>
    <w:div w:id="2040930319">
      <w:marLeft w:val="0"/>
      <w:marRight w:val="0"/>
      <w:marTop w:val="0"/>
      <w:marBottom w:val="0"/>
      <w:divBdr>
        <w:top w:val="none" w:sz="0" w:space="0" w:color="auto"/>
        <w:left w:val="none" w:sz="0" w:space="0" w:color="auto"/>
        <w:bottom w:val="none" w:sz="0" w:space="0" w:color="auto"/>
        <w:right w:val="none" w:sz="0" w:space="0" w:color="auto"/>
      </w:divBdr>
    </w:div>
    <w:div w:id="2040933969">
      <w:marLeft w:val="0"/>
      <w:marRight w:val="0"/>
      <w:marTop w:val="0"/>
      <w:marBottom w:val="0"/>
      <w:divBdr>
        <w:top w:val="none" w:sz="0" w:space="0" w:color="auto"/>
        <w:left w:val="none" w:sz="0" w:space="0" w:color="auto"/>
        <w:bottom w:val="none" w:sz="0" w:space="0" w:color="auto"/>
        <w:right w:val="none" w:sz="0" w:space="0" w:color="auto"/>
      </w:divBdr>
    </w:div>
    <w:div w:id="2040934752">
      <w:marLeft w:val="0"/>
      <w:marRight w:val="0"/>
      <w:marTop w:val="0"/>
      <w:marBottom w:val="0"/>
      <w:divBdr>
        <w:top w:val="none" w:sz="0" w:space="0" w:color="auto"/>
        <w:left w:val="none" w:sz="0" w:space="0" w:color="auto"/>
        <w:bottom w:val="none" w:sz="0" w:space="0" w:color="auto"/>
        <w:right w:val="none" w:sz="0" w:space="0" w:color="auto"/>
      </w:divBdr>
    </w:div>
    <w:div w:id="2041004381">
      <w:marLeft w:val="0"/>
      <w:marRight w:val="0"/>
      <w:marTop w:val="0"/>
      <w:marBottom w:val="0"/>
      <w:divBdr>
        <w:top w:val="none" w:sz="0" w:space="0" w:color="auto"/>
        <w:left w:val="none" w:sz="0" w:space="0" w:color="auto"/>
        <w:bottom w:val="none" w:sz="0" w:space="0" w:color="auto"/>
        <w:right w:val="none" w:sz="0" w:space="0" w:color="auto"/>
      </w:divBdr>
    </w:div>
    <w:div w:id="2041078458">
      <w:bodyDiv w:val="1"/>
      <w:marLeft w:val="0"/>
      <w:marRight w:val="0"/>
      <w:marTop w:val="0"/>
      <w:marBottom w:val="0"/>
      <w:divBdr>
        <w:top w:val="none" w:sz="0" w:space="0" w:color="auto"/>
        <w:left w:val="none" w:sz="0" w:space="0" w:color="auto"/>
        <w:bottom w:val="none" w:sz="0" w:space="0" w:color="auto"/>
        <w:right w:val="none" w:sz="0" w:space="0" w:color="auto"/>
      </w:divBdr>
    </w:div>
    <w:div w:id="2041080790">
      <w:marLeft w:val="0"/>
      <w:marRight w:val="0"/>
      <w:marTop w:val="0"/>
      <w:marBottom w:val="0"/>
      <w:divBdr>
        <w:top w:val="none" w:sz="0" w:space="0" w:color="auto"/>
        <w:left w:val="none" w:sz="0" w:space="0" w:color="auto"/>
        <w:bottom w:val="none" w:sz="0" w:space="0" w:color="auto"/>
        <w:right w:val="none" w:sz="0" w:space="0" w:color="auto"/>
      </w:divBdr>
    </w:div>
    <w:div w:id="2041085452">
      <w:marLeft w:val="0"/>
      <w:marRight w:val="0"/>
      <w:marTop w:val="0"/>
      <w:marBottom w:val="0"/>
      <w:divBdr>
        <w:top w:val="none" w:sz="0" w:space="0" w:color="auto"/>
        <w:left w:val="none" w:sz="0" w:space="0" w:color="auto"/>
        <w:bottom w:val="none" w:sz="0" w:space="0" w:color="auto"/>
        <w:right w:val="none" w:sz="0" w:space="0" w:color="auto"/>
      </w:divBdr>
    </w:div>
    <w:div w:id="2041121946">
      <w:marLeft w:val="0"/>
      <w:marRight w:val="0"/>
      <w:marTop w:val="0"/>
      <w:marBottom w:val="0"/>
      <w:divBdr>
        <w:top w:val="none" w:sz="0" w:space="0" w:color="auto"/>
        <w:left w:val="none" w:sz="0" w:space="0" w:color="auto"/>
        <w:bottom w:val="none" w:sz="0" w:space="0" w:color="auto"/>
        <w:right w:val="none" w:sz="0" w:space="0" w:color="auto"/>
      </w:divBdr>
    </w:div>
    <w:div w:id="2041467286">
      <w:marLeft w:val="0"/>
      <w:marRight w:val="0"/>
      <w:marTop w:val="0"/>
      <w:marBottom w:val="0"/>
      <w:divBdr>
        <w:top w:val="none" w:sz="0" w:space="0" w:color="auto"/>
        <w:left w:val="none" w:sz="0" w:space="0" w:color="auto"/>
        <w:bottom w:val="none" w:sz="0" w:space="0" w:color="auto"/>
        <w:right w:val="none" w:sz="0" w:space="0" w:color="auto"/>
      </w:divBdr>
    </w:div>
    <w:div w:id="2041514684">
      <w:marLeft w:val="0"/>
      <w:marRight w:val="0"/>
      <w:marTop w:val="0"/>
      <w:marBottom w:val="0"/>
      <w:divBdr>
        <w:top w:val="none" w:sz="0" w:space="0" w:color="auto"/>
        <w:left w:val="none" w:sz="0" w:space="0" w:color="auto"/>
        <w:bottom w:val="none" w:sz="0" w:space="0" w:color="auto"/>
        <w:right w:val="none" w:sz="0" w:space="0" w:color="auto"/>
      </w:divBdr>
    </w:div>
    <w:div w:id="2041659737">
      <w:bodyDiv w:val="1"/>
      <w:marLeft w:val="0"/>
      <w:marRight w:val="0"/>
      <w:marTop w:val="0"/>
      <w:marBottom w:val="0"/>
      <w:divBdr>
        <w:top w:val="none" w:sz="0" w:space="0" w:color="auto"/>
        <w:left w:val="none" w:sz="0" w:space="0" w:color="auto"/>
        <w:bottom w:val="none" w:sz="0" w:space="0" w:color="auto"/>
        <w:right w:val="none" w:sz="0" w:space="0" w:color="auto"/>
      </w:divBdr>
    </w:div>
    <w:div w:id="2041662221">
      <w:marLeft w:val="0"/>
      <w:marRight w:val="0"/>
      <w:marTop w:val="0"/>
      <w:marBottom w:val="0"/>
      <w:divBdr>
        <w:top w:val="none" w:sz="0" w:space="0" w:color="auto"/>
        <w:left w:val="none" w:sz="0" w:space="0" w:color="auto"/>
        <w:bottom w:val="none" w:sz="0" w:space="0" w:color="auto"/>
        <w:right w:val="none" w:sz="0" w:space="0" w:color="auto"/>
      </w:divBdr>
    </w:div>
    <w:div w:id="2041665175">
      <w:marLeft w:val="0"/>
      <w:marRight w:val="0"/>
      <w:marTop w:val="0"/>
      <w:marBottom w:val="0"/>
      <w:divBdr>
        <w:top w:val="none" w:sz="0" w:space="0" w:color="auto"/>
        <w:left w:val="none" w:sz="0" w:space="0" w:color="auto"/>
        <w:bottom w:val="none" w:sz="0" w:space="0" w:color="auto"/>
        <w:right w:val="none" w:sz="0" w:space="0" w:color="auto"/>
      </w:divBdr>
    </w:div>
    <w:div w:id="2041708954">
      <w:marLeft w:val="0"/>
      <w:marRight w:val="0"/>
      <w:marTop w:val="0"/>
      <w:marBottom w:val="0"/>
      <w:divBdr>
        <w:top w:val="none" w:sz="0" w:space="0" w:color="auto"/>
        <w:left w:val="none" w:sz="0" w:space="0" w:color="auto"/>
        <w:bottom w:val="none" w:sz="0" w:space="0" w:color="auto"/>
        <w:right w:val="none" w:sz="0" w:space="0" w:color="auto"/>
      </w:divBdr>
    </w:div>
    <w:div w:id="2041735970">
      <w:marLeft w:val="0"/>
      <w:marRight w:val="0"/>
      <w:marTop w:val="0"/>
      <w:marBottom w:val="0"/>
      <w:divBdr>
        <w:top w:val="none" w:sz="0" w:space="0" w:color="auto"/>
        <w:left w:val="none" w:sz="0" w:space="0" w:color="auto"/>
        <w:bottom w:val="none" w:sz="0" w:space="0" w:color="auto"/>
        <w:right w:val="none" w:sz="0" w:space="0" w:color="auto"/>
      </w:divBdr>
    </w:div>
    <w:div w:id="2041776591">
      <w:marLeft w:val="0"/>
      <w:marRight w:val="0"/>
      <w:marTop w:val="0"/>
      <w:marBottom w:val="0"/>
      <w:divBdr>
        <w:top w:val="none" w:sz="0" w:space="0" w:color="auto"/>
        <w:left w:val="none" w:sz="0" w:space="0" w:color="auto"/>
        <w:bottom w:val="none" w:sz="0" w:space="0" w:color="auto"/>
        <w:right w:val="none" w:sz="0" w:space="0" w:color="auto"/>
      </w:divBdr>
    </w:div>
    <w:div w:id="2041977227">
      <w:marLeft w:val="0"/>
      <w:marRight w:val="0"/>
      <w:marTop w:val="0"/>
      <w:marBottom w:val="0"/>
      <w:divBdr>
        <w:top w:val="none" w:sz="0" w:space="0" w:color="auto"/>
        <w:left w:val="none" w:sz="0" w:space="0" w:color="auto"/>
        <w:bottom w:val="none" w:sz="0" w:space="0" w:color="auto"/>
        <w:right w:val="none" w:sz="0" w:space="0" w:color="auto"/>
      </w:divBdr>
    </w:div>
    <w:div w:id="2042044707">
      <w:marLeft w:val="0"/>
      <w:marRight w:val="0"/>
      <w:marTop w:val="0"/>
      <w:marBottom w:val="0"/>
      <w:divBdr>
        <w:top w:val="none" w:sz="0" w:space="0" w:color="auto"/>
        <w:left w:val="none" w:sz="0" w:space="0" w:color="auto"/>
        <w:bottom w:val="none" w:sz="0" w:space="0" w:color="auto"/>
        <w:right w:val="none" w:sz="0" w:space="0" w:color="auto"/>
      </w:divBdr>
    </w:div>
    <w:div w:id="2042049574">
      <w:marLeft w:val="0"/>
      <w:marRight w:val="0"/>
      <w:marTop w:val="0"/>
      <w:marBottom w:val="0"/>
      <w:divBdr>
        <w:top w:val="none" w:sz="0" w:space="0" w:color="auto"/>
        <w:left w:val="none" w:sz="0" w:space="0" w:color="auto"/>
        <w:bottom w:val="none" w:sz="0" w:space="0" w:color="auto"/>
        <w:right w:val="none" w:sz="0" w:space="0" w:color="auto"/>
      </w:divBdr>
    </w:div>
    <w:div w:id="2042054418">
      <w:marLeft w:val="0"/>
      <w:marRight w:val="0"/>
      <w:marTop w:val="0"/>
      <w:marBottom w:val="0"/>
      <w:divBdr>
        <w:top w:val="none" w:sz="0" w:space="0" w:color="auto"/>
        <w:left w:val="none" w:sz="0" w:space="0" w:color="auto"/>
        <w:bottom w:val="none" w:sz="0" w:space="0" w:color="auto"/>
        <w:right w:val="none" w:sz="0" w:space="0" w:color="auto"/>
      </w:divBdr>
    </w:div>
    <w:div w:id="2042168095">
      <w:marLeft w:val="0"/>
      <w:marRight w:val="0"/>
      <w:marTop w:val="0"/>
      <w:marBottom w:val="0"/>
      <w:divBdr>
        <w:top w:val="none" w:sz="0" w:space="0" w:color="auto"/>
        <w:left w:val="none" w:sz="0" w:space="0" w:color="auto"/>
        <w:bottom w:val="none" w:sz="0" w:space="0" w:color="auto"/>
        <w:right w:val="none" w:sz="0" w:space="0" w:color="auto"/>
      </w:divBdr>
    </w:div>
    <w:div w:id="2042197253">
      <w:marLeft w:val="0"/>
      <w:marRight w:val="0"/>
      <w:marTop w:val="0"/>
      <w:marBottom w:val="0"/>
      <w:divBdr>
        <w:top w:val="none" w:sz="0" w:space="0" w:color="auto"/>
        <w:left w:val="none" w:sz="0" w:space="0" w:color="auto"/>
        <w:bottom w:val="none" w:sz="0" w:space="0" w:color="auto"/>
        <w:right w:val="none" w:sz="0" w:space="0" w:color="auto"/>
      </w:divBdr>
    </w:div>
    <w:div w:id="2042243498">
      <w:marLeft w:val="0"/>
      <w:marRight w:val="0"/>
      <w:marTop w:val="0"/>
      <w:marBottom w:val="0"/>
      <w:divBdr>
        <w:top w:val="none" w:sz="0" w:space="0" w:color="auto"/>
        <w:left w:val="none" w:sz="0" w:space="0" w:color="auto"/>
        <w:bottom w:val="none" w:sz="0" w:space="0" w:color="auto"/>
        <w:right w:val="none" w:sz="0" w:space="0" w:color="auto"/>
      </w:divBdr>
    </w:div>
    <w:div w:id="2042244921">
      <w:marLeft w:val="0"/>
      <w:marRight w:val="0"/>
      <w:marTop w:val="0"/>
      <w:marBottom w:val="0"/>
      <w:divBdr>
        <w:top w:val="none" w:sz="0" w:space="0" w:color="auto"/>
        <w:left w:val="none" w:sz="0" w:space="0" w:color="auto"/>
        <w:bottom w:val="none" w:sz="0" w:space="0" w:color="auto"/>
        <w:right w:val="none" w:sz="0" w:space="0" w:color="auto"/>
      </w:divBdr>
    </w:div>
    <w:div w:id="2042244930">
      <w:marLeft w:val="0"/>
      <w:marRight w:val="0"/>
      <w:marTop w:val="0"/>
      <w:marBottom w:val="0"/>
      <w:divBdr>
        <w:top w:val="none" w:sz="0" w:space="0" w:color="auto"/>
        <w:left w:val="none" w:sz="0" w:space="0" w:color="auto"/>
        <w:bottom w:val="none" w:sz="0" w:space="0" w:color="auto"/>
        <w:right w:val="none" w:sz="0" w:space="0" w:color="auto"/>
      </w:divBdr>
    </w:div>
    <w:div w:id="2042318030">
      <w:marLeft w:val="0"/>
      <w:marRight w:val="0"/>
      <w:marTop w:val="0"/>
      <w:marBottom w:val="0"/>
      <w:divBdr>
        <w:top w:val="none" w:sz="0" w:space="0" w:color="auto"/>
        <w:left w:val="none" w:sz="0" w:space="0" w:color="auto"/>
        <w:bottom w:val="none" w:sz="0" w:space="0" w:color="auto"/>
        <w:right w:val="none" w:sz="0" w:space="0" w:color="auto"/>
      </w:divBdr>
    </w:div>
    <w:div w:id="2042319791">
      <w:marLeft w:val="0"/>
      <w:marRight w:val="0"/>
      <w:marTop w:val="0"/>
      <w:marBottom w:val="0"/>
      <w:divBdr>
        <w:top w:val="none" w:sz="0" w:space="0" w:color="auto"/>
        <w:left w:val="none" w:sz="0" w:space="0" w:color="auto"/>
        <w:bottom w:val="none" w:sz="0" w:space="0" w:color="auto"/>
        <w:right w:val="none" w:sz="0" w:space="0" w:color="auto"/>
      </w:divBdr>
    </w:div>
    <w:div w:id="2042393154">
      <w:marLeft w:val="0"/>
      <w:marRight w:val="0"/>
      <w:marTop w:val="0"/>
      <w:marBottom w:val="0"/>
      <w:divBdr>
        <w:top w:val="none" w:sz="0" w:space="0" w:color="auto"/>
        <w:left w:val="none" w:sz="0" w:space="0" w:color="auto"/>
        <w:bottom w:val="none" w:sz="0" w:space="0" w:color="auto"/>
        <w:right w:val="none" w:sz="0" w:space="0" w:color="auto"/>
      </w:divBdr>
    </w:div>
    <w:div w:id="2042394087">
      <w:marLeft w:val="0"/>
      <w:marRight w:val="0"/>
      <w:marTop w:val="0"/>
      <w:marBottom w:val="0"/>
      <w:divBdr>
        <w:top w:val="none" w:sz="0" w:space="0" w:color="auto"/>
        <w:left w:val="none" w:sz="0" w:space="0" w:color="auto"/>
        <w:bottom w:val="none" w:sz="0" w:space="0" w:color="auto"/>
        <w:right w:val="none" w:sz="0" w:space="0" w:color="auto"/>
      </w:divBdr>
    </w:div>
    <w:div w:id="2042439725">
      <w:marLeft w:val="0"/>
      <w:marRight w:val="0"/>
      <w:marTop w:val="0"/>
      <w:marBottom w:val="0"/>
      <w:divBdr>
        <w:top w:val="none" w:sz="0" w:space="0" w:color="auto"/>
        <w:left w:val="none" w:sz="0" w:space="0" w:color="auto"/>
        <w:bottom w:val="none" w:sz="0" w:space="0" w:color="auto"/>
        <w:right w:val="none" w:sz="0" w:space="0" w:color="auto"/>
      </w:divBdr>
    </w:div>
    <w:div w:id="2042512941">
      <w:marLeft w:val="0"/>
      <w:marRight w:val="0"/>
      <w:marTop w:val="0"/>
      <w:marBottom w:val="0"/>
      <w:divBdr>
        <w:top w:val="none" w:sz="0" w:space="0" w:color="auto"/>
        <w:left w:val="none" w:sz="0" w:space="0" w:color="auto"/>
        <w:bottom w:val="none" w:sz="0" w:space="0" w:color="auto"/>
        <w:right w:val="none" w:sz="0" w:space="0" w:color="auto"/>
      </w:divBdr>
    </w:div>
    <w:div w:id="2042658369">
      <w:marLeft w:val="0"/>
      <w:marRight w:val="0"/>
      <w:marTop w:val="0"/>
      <w:marBottom w:val="0"/>
      <w:divBdr>
        <w:top w:val="none" w:sz="0" w:space="0" w:color="auto"/>
        <w:left w:val="none" w:sz="0" w:space="0" w:color="auto"/>
        <w:bottom w:val="none" w:sz="0" w:space="0" w:color="auto"/>
        <w:right w:val="none" w:sz="0" w:space="0" w:color="auto"/>
      </w:divBdr>
    </w:div>
    <w:div w:id="2042701274">
      <w:marLeft w:val="0"/>
      <w:marRight w:val="0"/>
      <w:marTop w:val="0"/>
      <w:marBottom w:val="0"/>
      <w:divBdr>
        <w:top w:val="none" w:sz="0" w:space="0" w:color="auto"/>
        <w:left w:val="none" w:sz="0" w:space="0" w:color="auto"/>
        <w:bottom w:val="none" w:sz="0" w:space="0" w:color="auto"/>
        <w:right w:val="none" w:sz="0" w:space="0" w:color="auto"/>
      </w:divBdr>
    </w:div>
    <w:div w:id="2042703409">
      <w:marLeft w:val="0"/>
      <w:marRight w:val="0"/>
      <w:marTop w:val="0"/>
      <w:marBottom w:val="0"/>
      <w:divBdr>
        <w:top w:val="none" w:sz="0" w:space="0" w:color="auto"/>
        <w:left w:val="none" w:sz="0" w:space="0" w:color="auto"/>
        <w:bottom w:val="none" w:sz="0" w:space="0" w:color="auto"/>
        <w:right w:val="none" w:sz="0" w:space="0" w:color="auto"/>
      </w:divBdr>
    </w:div>
    <w:div w:id="2042776695">
      <w:marLeft w:val="0"/>
      <w:marRight w:val="0"/>
      <w:marTop w:val="0"/>
      <w:marBottom w:val="0"/>
      <w:divBdr>
        <w:top w:val="none" w:sz="0" w:space="0" w:color="auto"/>
        <w:left w:val="none" w:sz="0" w:space="0" w:color="auto"/>
        <w:bottom w:val="none" w:sz="0" w:space="0" w:color="auto"/>
        <w:right w:val="none" w:sz="0" w:space="0" w:color="auto"/>
      </w:divBdr>
    </w:div>
    <w:div w:id="2042777185">
      <w:marLeft w:val="0"/>
      <w:marRight w:val="0"/>
      <w:marTop w:val="0"/>
      <w:marBottom w:val="0"/>
      <w:divBdr>
        <w:top w:val="none" w:sz="0" w:space="0" w:color="auto"/>
        <w:left w:val="none" w:sz="0" w:space="0" w:color="auto"/>
        <w:bottom w:val="none" w:sz="0" w:space="0" w:color="auto"/>
        <w:right w:val="none" w:sz="0" w:space="0" w:color="auto"/>
      </w:divBdr>
    </w:div>
    <w:div w:id="2042779698">
      <w:marLeft w:val="0"/>
      <w:marRight w:val="0"/>
      <w:marTop w:val="0"/>
      <w:marBottom w:val="0"/>
      <w:divBdr>
        <w:top w:val="none" w:sz="0" w:space="0" w:color="auto"/>
        <w:left w:val="none" w:sz="0" w:space="0" w:color="auto"/>
        <w:bottom w:val="none" w:sz="0" w:space="0" w:color="auto"/>
        <w:right w:val="none" w:sz="0" w:space="0" w:color="auto"/>
      </w:divBdr>
    </w:div>
    <w:div w:id="2042851728">
      <w:marLeft w:val="0"/>
      <w:marRight w:val="0"/>
      <w:marTop w:val="0"/>
      <w:marBottom w:val="0"/>
      <w:divBdr>
        <w:top w:val="none" w:sz="0" w:space="0" w:color="auto"/>
        <w:left w:val="none" w:sz="0" w:space="0" w:color="auto"/>
        <w:bottom w:val="none" w:sz="0" w:space="0" w:color="auto"/>
        <w:right w:val="none" w:sz="0" w:space="0" w:color="auto"/>
      </w:divBdr>
    </w:div>
    <w:div w:id="2042900833">
      <w:marLeft w:val="0"/>
      <w:marRight w:val="0"/>
      <w:marTop w:val="0"/>
      <w:marBottom w:val="0"/>
      <w:divBdr>
        <w:top w:val="none" w:sz="0" w:space="0" w:color="auto"/>
        <w:left w:val="none" w:sz="0" w:space="0" w:color="auto"/>
        <w:bottom w:val="none" w:sz="0" w:space="0" w:color="auto"/>
        <w:right w:val="none" w:sz="0" w:space="0" w:color="auto"/>
      </w:divBdr>
    </w:div>
    <w:div w:id="2042902442">
      <w:marLeft w:val="0"/>
      <w:marRight w:val="0"/>
      <w:marTop w:val="0"/>
      <w:marBottom w:val="0"/>
      <w:divBdr>
        <w:top w:val="none" w:sz="0" w:space="0" w:color="auto"/>
        <w:left w:val="none" w:sz="0" w:space="0" w:color="auto"/>
        <w:bottom w:val="none" w:sz="0" w:space="0" w:color="auto"/>
        <w:right w:val="none" w:sz="0" w:space="0" w:color="auto"/>
      </w:divBdr>
    </w:div>
    <w:div w:id="2042969225">
      <w:marLeft w:val="0"/>
      <w:marRight w:val="0"/>
      <w:marTop w:val="0"/>
      <w:marBottom w:val="0"/>
      <w:divBdr>
        <w:top w:val="none" w:sz="0" w:space="0" w:color="auto"/>
        <w:left w:val="none" w:sz="0" w:space="0" w:color="auto"/>
        <w:bottom w:val="none" w:sz="0" w:space="0" w:color="auto"/>
        <w:right w:val="none" w:sz="0" w:space="0" w:color="auto"/>
      </w:divBdr>
    </w:div>
    <w:div w:id="2043020673">
      <w:marLeft w:val="0"/>
      <w:marRight w:val="0"/>
      <w:marTop w:val="0"/>
      <w:marBottom w:val="0"/>
      <w:divBdr>
        <w:top w:val="none" w:sz="0" w:space="0" w:color="auto"/>
        <w:left w:val="none" w:sz="0" w:space="0" w:color="auto"/>
        <w:bottom w:val="none" w:sz="0" w:space="0" w:color="auto"/>
        <w:right w:val="none" w:sz="0" w:space="0" w:color="auto"/>
      </w:divBdr>
    </w:div>
    <w:div w:id="2043045191">
      <w:marLeft w:val="0"/>
      <w:marRight w:val="0"/>
      <w:marTop w:val="0"/>
      <w:marBottom w:val="0"/>
      <w:divBdr>
        <w:top w:val="none" w:sz="0" w:space="0" w:color="auto"/>
        <w:left w:val="none" w:sz="0" w:space="0" w:color="auto"/>
        <w:bottom w:val="none" w:sz="0" w:space="0" w:color="auto"/>
        <w:right w:val="none" w:sz="0" w:space="0" w:color="auto"/>
      </w:divBdr>
    </w:div>
    <w:div w:id="2043049508">
      <w:marLeft w:val="0"/>
      <w:marRight w:val="0"/>
      <w:marTop w:val="0"/>
      <w:marBottom w:val="0"/>
      <w:divBdr>
        <w:top w:val="none" w:sz="0" w:space="0" w:color="auto"/>
        <w:left w:val="none" w:sz="0" w:space="0" w:color="auto"/>
        <w:bottom w:val="none" w:sz="0" w:space="0" w:color="auto"/>
        <w:right w:val="none" w:sz="0" w:space="0" w:color="auto"/>
      </w:divBdr>
    </w:div>
    <w:div w:id="2043171667">
      <w:marLeft w:val="0"/>
      <w:marRight w:val="0"/>
      <w:marTop w:val="0"/>
      <w:marBottom w:val="0"/>
      <w:divBdr>
        <w:top w:val="none" w:sz="0" w:space="0" w:color="auto"/>
        <w:left w:val="none" w:sz="0" w:space="0" w:color="auto"/>
        <w:bottom w:val="none" w:sz="0" w:space="0" w:color="auto"/>
        <w:right w:val="none" w:sz="0" w:space="0" w:color="auto"/>
      </w:divBdr>
    </w:div>
    <w:div w:id="2043244007">
      <w:marLeft w:val="0"/>
      <w:marRight w:val="0"/>
      <w:marTop w:val="0"/>
      <w:marBottom w:val="0"/>
      <w:divBdr>
        <w:top w:val="none" w:sz="0" w:space="0" w:color="auto"/>
        <w:left w:val="none" w:sz="0" w:space="0" w:color="auto"/>
        <w:bottom w:val="none" w:sz="0" w:space="0" w:color="auto"/>
        <w:right w:val="none" w:sz="0" w:space="0" w:color="auto"/>
      </w:divBdr>
    </w:div>
    <w:div w:id="2043244370">
      <w:bodyDiv w:val="1"/>
      <w:marLeft w:val="0"/>
      <w:marRight w:val="0"/>
      <w:marTop w:val="0"/>
      <w:marBottom w:val="0"/>
      <w:divBdr>
        <w:top w:val="none" w:sz="0" w:space="0" w:color="auto"/>
        <w:left w:val="none" w:sz="0" w:space="0" w:color="auto"/>
        <w:bottom w:val="none" w:sz="0" w:space="0" w:color="auto"/>
        <w:right w:val="none" w:sz="0" w:space="0" w:color="auto"/>
      </w:divBdr>
    </w:div>
    <w:div w:id="2043431973">
      <w:marLeft w:val="0"/>
      <w:marRight w:val="0"/>
      <w:marTop w:val="0"/>
      <w:marBottom w:val="0"/>
      <w:divBdr>
        <w:top w:val="none" w:sz="0" w:space="0" w:color="auto"/>
        <w:left w:val="none" w:sz="0" w:space="0" w:color="auto"/>
        <w:bottom w:val="none" w:sz="0" w:space="0" w:color="auto"/>
        <w:right w:val="none" w:sz="0" w:space="0" w:color="auto"/>
      </w:divBdr>
    </w:div>
    <w:div w:id="2043549863">
      <w:marLeft w:val="0"/>
      <w:marRight w:val="0"/>
      <w:marTop w:val="0"/>
      <w:marBottom w:val="0"/>
      <w:divBdr>
        <w:top w:val="none" w:sz="0" w:space="0" w:color="auto"/>
        <w:left w:val="none" w:sz="0" w:space="0" w:color="auto"/>
        <w:bottom w:val="none" w:sz="0" w:space="0" w:color="auto"/>
        <w:right w:val="none" w:sz="0" w:space="0" w:color="auto"/>
      </w:divBdr>
    </w:div>
    <w:div w:id="2043703928">
      <w:marLeft w:val="0"/>
      <w:marRight w:val="0"/>
      <w:marTop w:val="0"/>
      <w:marBottom w:val="0"/>
      <w:divBdr>
        <w:top w:val="none" w:sz="0" w:space="0" w:color="auto"/>
        <w:left w:val="none" w:sz="0" w:space="0" w:color="auto"/>
        <w:bottom w:val="none" w:sz="0" w:space="0" w:color="auto"/>
        <w:right w:val="none" w:sz="0" w:space="0" w:color="auto"/>
      </w:divBdr>
    </w:div>
    <w:div w:id="2043942839">
      <w:marLeft w:val="0"/>
      <w:marRight w:val="0"/>
      <w:marTop w:val="0"/>
      <w:marBottom w:val="0"/>
      <w:divBdr>
        <w:top w:val="none" w:sz="0" w:space="0" w:color="auto"/>
        <w:left w:val="none" w:sz="0" w:space="0" w:color="auto"/>
        <w:bottom w:val="none" w:sz="0" w:space="0" w:color="auto"/>
        <w:right w:val="none" w:sz="0" w:space="0" w:color="auto"/>
      </w:divBdr>
    </w:div>
    <w:div w:id="2044017948">
      <w:marLeft w:val="0"/>
      <w:marRight w:val="0"/>
      <w:marTop w:val="0"/>
      <w:marBottom w:val="0"/>
      <w:divBdr>
        <w:top w:val="none" w:sz="0" w:space="0" w:color="auto"/>
        <w:left w:val="none" w:sz="0" w:space="0" w:color="auto"/>
        <w:bottom w:val="none" w:sz="0" w:space="0" w:color="auto"/>
        <w:right w:val="none" w:sz="0" w:space="0" w:color="auto"/>
      </w:divBdr>
    </w:div>
    <w:div w:id="2044162612">
      <w:marLeft w:val="0"/>
      <w:marRight w:val="0"/>
      <w:marTop w:val="0"/>
      <w:marBottom w:val="0"/>
      <w:divBdr>
        <w:top w:val="none" w:sz="0" w:space="0" w:color="auto"/>
        <w:left w:val="none" w:sz="0" w:space="0" w:color="auto"/>
        <w:bottom w:val="none" w:sz="0" w:space="0" w:color="auto"/>
        <w:right w:val="none" w:sz="0" w:space="0" w:color="auto"/>
      </w:divBdr>
    </w:div>
    <w:div w:id="2044164040">
      <w:marLeft w:val="0"/>
      <w:marRight w:val="0"/>
      <w:marTop w:val="0"/>
      <w:marBottom w:val="0"/>
      <w:divBdr>
        <w:top w:val="none" w:sz="0" w:space="0" w:color="auto"/>
        <w:left w:val="none" w:sz="0" w:space="0" w:color="auto"/>
        <w:bottom w:val="none" w:sz="0" w:space="0" w:color="auto"/>
        <w:right w:val="none" w:sz="0" w:space="0" w:color="auto"/>
      </w:divBdr>
    </w:div>
    <w:div w:id="2044206911">
      <w:marLeft w:val="0"/>
      <w:marRight w:val="0"/>
      <w:marTop w:val="0"/>
      <w:marBottom w:val="0"/>
      <w:divBdr>
        <w:top w:val="none" w:sz="0" w:space="0" w:color="auto"/>
        <w:left w:val="none" w:sz="0" w:space="0" w:color="auto"/>
        <w:bottom w:val="none" w:sz="0" w:space="0" w:color="auto"/>
        <w:right w:val="none" w:sz="0" w:space="0" w:color="auto"/>
      </w:divBdr>
    </w:div>
    <w:div w:id="2044280187">
      <w:marLeft w:val="0"/>
      <w:marRight w:val="0"/>
      <w:marTop w:val="0"/>
      <w:marBottom w:val="0"/>
      <w:divBdr>
        <w:top w:val="none" w:sz="0" w:space="0" w:color="auto"/>
        <w:left w:val="none" w:sz="0" w:space="0" w:color="auto"/>
        <w:bottom w:val="none" w:sz="0" w:space="0" w:color="auto"/>
        <w:right w:val="none" w:sz="0" w:space="0" w:color="auto"/>
      </w:divBdr>
    </w:div>
    <w:div w:id="2044287168">
      <w:marLeft w:val="0"/>
      <w:marRight w:val="0"/>
      <w:marTop w:val="0"/>
      <w:marBottom w:val="0"/>
      <w:divBdr>
        <w:top w:val="none" w:sz="0" w:space="0" w:color="auto"/>
        <w:left w:val="none" w:sz="0" w:space="0" w:color="auto"/>
        <w:bottom w:val="none" w:sz="0" w:space="0" w:color="auto"/>
        <w:right w:val="none" w:sz="0" w:space="0" w:color="auto"/>
      </w:divBdr>
    </w:div>
    <w:div w:id="2044360416">
      <w:marLeft w:val="0"/>
      <w:marRight w:val="0"/>
      <w:marTop w:val="0"/>
      <w:marBottom w:val="0"/>
      <w:divBdr>
        <w:top w:val="none" w:sz="0" w:space="0" w:color="auto"/>
        <w:left w:val="none" w:sz="0" w:space="0" w:color="auto"/>
        <w:bottom w:val="none" w:sz="0" w:space="0" w:color="auto"/>
        <w:right w:val="none" w:sz="0" w:space="0" w:color="auto"/>
      </w:divBdr>
    </w:div>
    <w:div w:id="2044397284">
      <w:marLeft w:val="0"/>
      <w:marRight w:val="0"/>
      <w:marTop w:val="0"/>
      <w:marBottom w:val="0"/>
      <w:divBdr>
        <w:top w:val="none" w:sz="0" w:space="0" w:color="auto"/>
        <w:left w:val="none" w:sz="0" w:space="0" w:color="auto"/>
        <w:bottom w:val="none" w:sz="0" w:space="0" w:color="auto"/>
        <w:right w:val="none" w:sz="0" w:space="0" w:color="auto"/>
      </w:divBdr>
    </w:div>
    <w:div w:id="2044406059">
      <w:marLeft w:val="0"/>
      <w:marRight w:val="0"/>
      <w:marTop w:val="0"/>
      <w:marBottom w:val="0"/>
      <w:divBdr>
        <w:top w:val="none" w:sz="0" w:space="0" w:color="auto"/>
        <w:left w:val="none" w:sz="0" w:space="0" w:color="auto"/>
        <w:bottom w:val="none" w:sz="0" w:space="0" w:color="auto"/>
        <w:right w:val="none" w:sz="0" w:space="0" w:color="auto"/>
      </w:divBdr>
    </w:div>
    <w:div w:id="2044478897">
      <w:marLeft w:val="0"/>
      <w:marRight w:val="0"/>
      <w:marTop w:val="0"/>
      <w:marBottom w:val="0"/>
      <w:divBdr>
        <w:top w:val="none" w:sz="0" w:space="0" w:color="auto"/>
        <w:left w:val="none" w:sz="0" w:space="0" w:color="auto"/>
        <w:bottom w:val="none" w:sz="0" w:space="0" w:color="auto"/>
        <w:right w:val="none" w:sz="0" w:space="0" w:color="auto"/>
      </w:divBdr>
    </w:div>
    <w:div w:id="2044553445">
      <w:marLeft w:val="0"/>
      <w:marRight w:val="0"/>
      <w:marTop w:val="0"/>
      <w:marBottom w:val="0"/>
      <w:divBdr>
        <w:top w:val="none" w:sz="0" w:space="0" w:color="auto"/>
        <w:left w:val="none" w:sz="0" w:space="0" w:color="auto"/>
        <w:bottom w:val="none" w:sz="0" w:space="0" w:color="auto"/>
        <w:right w:val="none" w:sz="0" w:space="0" w:color="auto"/>
      </w:divBdr>
    </w:div>
    <w:div w:id="2044554186">
      <w:marLeft w:val="0"/>
      <w:marRight w:val="0"/>
      <w:marTop w:val="0"/>
      <w:marBottom w:val="0"/>
      <w:divBdr>
        <w:top w:val="none" w:sz="0" w:space="0" w:color="auto"/>
        <w:left w:val="none" w:sz="0" w:space="0" w:color="auto"/>
        <w:bottom w:val="none" w:sz="0" w:space="0" w:color="auto"/>
        <w:right w:val="none" w:sz="0" w:space="0" w:color="auto"/>
      </w:divBdr>
    </w:div>
    <w:div w:id="2044593743">
      <w:marLeft w:val="0"/>
      <w:marRight w:val="0"/>
      <w:marTop w:val="0"/>
      <w:marBottom w:val="0"/>
      <w:divBdr>
        <w:top w:val="none" w:sz="0" w:space="0" w:color="auto"/>
        <w:left w:val="none" w:sz="0" w:space="0" w:color="auto"/>
        <w:bottom w:val="none" w:sz="0" w:space="0" w:color="auto"/>
        <w:right w:val="none" w:sz="0" w:space="0" w:color="auto"/>
      </w:divBdr>
    </w:div>
    <w:div w:id="2044672246">
      <w:marLeft w:val="0"/>
      <w:marRight w:val="0"/>
      <w:marTop w:val="0"/>
      <w:marBottom w:val="0"/>
      <w:divBdr>
        <w:top w:val="none" w:sz="0" w:space="0" w:color="auto"/>
        <w:left w:val="none" w:sz="0" w:space="0" w:color="auto"/>
        <w:bottom w:val="none" w:sz="0" w:space="0" w:color="auto"/>
        <w:right w:val="none" w:sz="0" w:space="0" w:color="auto"/>
      </w:divBdr>
    </w:div>
    <w:div w:id="2044741468">
      <w:marLeft w:val="0"/>
      <w:marRight w:val="0"/>
      <w:marTop w:val="0"/>
      <w:marBottom w:val="0"/>
      <w:divBdr>
        <w:top w:val="none" w:sz="0" w:space="0" w:color="auto"/>
        <w:left w:val="none" w:sz="0" w:space="0" w:color="auto"/>
        <w:bottom w:val="none" w:sz="0" w:space="0" w:color="auto"/>
        <w:right w:val="none" w:sz="0" w:space="0" w:color="auto"/>
      </w:divBdr>
    </w:div>
    <w:div w:id="2044745392">
      <w:marLeft w:val="0"/>
      <w:marRight w:val="0"/>
      <w:marTop w:val="0"/>
      <w:marBottom w:val="0"/>
      <w:divBdr>
        <w:top w:val="none" w:sz="0" w:space="0" w:color="auto"/>
        <w:left w:val="none" w:sz="0" w:space="0" w:color="auto"/>
        <w:bottom w:val="none" w:sz="0" w:space="0" w:color="auto"/>
        <w:right w:val="none" w:sz="0" w:space="0" w:color="auto"/>
      </w:divBdr>
    </w:div>
    <w:div w:id="2044748232">
      <w:marLeft w:val="0"/>
      <w:marRight w:val="0"/>
      <w:marTop w:val="0"/>
      <w:marBottom w:val="0"/>
      <w:divBdr>
        <w:top w:val="none" w:sz="0" w:space="0" w:color="auto"/>
        <w:left w:val="none" w:sz="0" w:space="0" w:color="auto"/>
        <w:bottom w:val="none" w:sz="0" w:space="0" w:color="auto"/>
        <w:right w:val="none" w:sz="0" w:space="0" w:color="auto"/>
      </w:divBdr>
    </w:div>
    <w:div w:id="2044986516">
      <w:marLeft w:val="0"/>
      <w:marRight w:val="0"/>
      <w:marTop w:val="0"/>
      <w:marBottom w:val="0"/>
      <w:divBdr>
        <w:top w:val="none" w:sz="0" w:space="0" w:color="auto"/>
        <w:left w:val="none" w:sz="0" w:space="0" w:color="auto"/>
        <w:bottom w:val="none" w:sz="0" w:space="0" w:color="auto"/>
        <w:right w:val="none" w:sz="0" w:space="0" w:color="auto"/>
      </w:divBdr>
    </w:div>
    <w:div w:id="2045013515">
      <w:marLeft w:val="0"/>
      <w:marRight w:val="0"/>
      <w:marTop w:val="0"/>
      <w:marBottom w:val="0"/>
      <w:divBdr>
        <w:top w:val="none" w:sz="0" w:space="0" w:color="auto"/>
        <w:left w:val="none" w:sz="0" w:space="0" w:color="auto"/>
        <w:bottom w:val="none" w:sz="0" w:space="0" w:color="auto"/>
        <w:right w:val="none" w:sz="0" w:space="0" w:color="auto"/>
      </w:divBdr>
    </w:div>
    <w:div w:id="2045052475">
      <w:marLeft w:val="0"/>
      <w:marRight w:val="0"/>
      <w:marTop w:val="0"/>
      <w:marBottom w:val="0"/>
      <w:divBdr>
        <w:top w:val="none" w:sz="0" w:space="0" w:color="auto"/>
        <w:left w:val="none" w:sz="0" w:space="0" w:color="auto"/>
        <w:bottom w:val="none" w:sz="0" w:space="0" w:color="auto"/>
        <w:right w:val="none" w:sz="0" w:space="0" w:color="auto"/>
      </w:divBdr>
    </w:div>
    <w:div w:id="2045132014">
      <w:marLeft w:val="0"/>
      <w:marRight w:val="0"/>
      <w:marTop w:val="0"/>
      <w:marBottom w:val="0"/>
      <w:divBdr>
        <w:top w:val="none" w:sz="0" w:space="0" w:color="auto"/>
        <w:left w:val="none" w:sz="0" w:space="0" w:color="auto"/>
        <w:bottom w:val="none" w:sz="0" w:space="0" w:color="auto"/>
        <w:right w:val="none" w:sz="0" w:space="0" w:color="auto"/>
      </w:divBdr>
    </w:div>
    <w:div w:id="2045252153">
      <w:marLeft w:val="0"/>
      <w:marRight w:val="0"/>
      <w:marTop w:val="0"/>
      <w:marBottom w:val="0"/>
      <w:divBdr>
        <w:top w:val="none" w:sz="0" w:space="0" w:color="auto"/>
        <w:left w:val="none" w:sz="0" w:space="0" w:color="auto"/>
        <w:bottom w:val="none" w:sz="0" w:space="0" w:color="auto"/>
        <w:right w:val="none" w:sz="0" w:space="0" w:color="auto"/>
      </w:divBdr>
    </w:div>
    <w:div w:id="2045253345">
      <w:marLeft w:val="0"/>
      <w:marRight w:val="0"/>
      <w:marTop w:val="0"/>
      <w:marBottom w:val="0"/>
      <w:divBdr>
        <w:top w:val="none" w:sz="0" w:space="0" w:color="auto"/>
        <w:left w:val="none" w:sz="0" w:space="0" w:color="auto"/>
        <w:bottom w:val="none" w:sz="0" w:space="0" w:color="auto"/>
        <w:right w:val="none" w:sz="0" w:space="0" w:color="auto"/>
      </w:divBdr>
    </w:div>
    <w:div w:id="2045475727">
      <w:marLeft w:val="0"/>
      <w:marRight w:val="0"/>
      <w:marTop w:val="0"/>
      <w:marBottom w:val="0"/>
      <w:divBdr>
        <w:top w:val="none" w:sz="0" w:space="0" w:color="auto"/>
        <w:left w:val="none" w:sz="0" w:space="0" w:color="auto"/>
        <w:bottom w:val="none" w:sz="0" w:space="0" w:color="auto"/>
        <w:right w:val="none" w:sz="0" w:space="0" w:color="auto"/>
      </w:divBdr>
    </w:div>
    <w:div w:id="2045671076">
      <w:marLeft w:val="0"/>
      <w:marRight w:val="0"/>
      <w:marTop w:val="0"/>
      <w:marBottom w:val="0"/>
      <w:divBdr>
        <w:top w:val="none" w:sz="0" w:space="0" w:color="auto"/>
        <w:left w:val="none" w:sz="0" w:space="0" w:color="auto"/>
        <w:bottom w:val="none" w:sz="0" w:space="0" w:color="auto"/>
        <w:right w:val="none" w:sz="0" w:space="0" w:color="auto"/>
      </w:divBdr>
    </w:div>
    <w:div w:id="2045707664">
      <w:marLeft w:val="0"/>
      <w:marRight w:val="0"/>
      <w:marTop w:val="0"/>
      <w:marBottom w:val="0"/>
      <w:divBdr>
        <w:top w:val="none" w:sz="0" w:space="0" w:color="auto"/>
        <w:left w:val="none" w:sz="0" w:space="0" w:color="auto"/>
        <w:bottom w:val="none" w:sz="0" w:space="0" w:color="auto"/>
        <w:right w:val="none" w:sz="0" w:space="0" w:color="auto"/>
      </w:divBdr>
    </w:div>
    <w:div w:id="2045861823">
      <w:marLeft w:val="0"/>
      <w:marRight w:val="0"/>
      <w:marTop w:val="0"/>
      <w:marBottom w:val="0"/>
      <w:divBdr>
        <w:top w:val="none" w:sz="0" w:space="0" w:color="auto"/>
        <w:left w:val="none" w:sz="0" w:space="0" w:color="auto"/>
        <w:bottom w:val="none" w:sz="0" w:space="0" w:color="auto"/>
        <w:right w:val="none" w:sz="0" w:space="0" w:color="auto"/>
      </w:divBdr>
    </w:div>
    <w:div w:id="2046053843">
      <w:marLeft w:val="0"/>
      <w:marRight w:val="0"/>
      <w:marTop w:val="0"/>
      <w:marBottom w:val="0"/>
      <w:divBdr>
        <w:top w:val="none" w:sz="0" w:space="0" w:color="auto"/>
        <w:left w:val="none" w:sz="0" w:space="0" w:color="auto"/>
        <w:bottom w:val="none" w:sz="0" w:space="0" w:color="auto"/>
        <w:right w:val="none" w:sz="0" w:space="0" w:color="auto"/>
      </w:divBdr>
    </w:div>
    <w:div w:id="2046060796">
      <w:marLeft w:val="0"/>
      <w:marRight w:val="0"/>
      <w:marTop w:val="0"/>
      <w:marBottom w:val="0"/>
      <w:divBdr>
        <w:top w:val="none" w:sz="0" w:space="0" w:color="auto"/>
        <w:left w:val="none" w:sz="0" w:space="0" w:color="auto"/>
        <w:bottom w:val="none" w:sz="0" w:space="0" w:color="auto"/>
        <w:right w:val="none" w:sz="0" w:space="0" w:color="auto"/>
      </w:divBdr>
    </w:div>
    <w:div w:id="2046245262">
      <w:marLeft w:val="0"/>
      <w:marRight w:val="0"/>
      <w:marTop w:val="0"/>
      <w:marBottom w:val="0"/>
      <w:divBdr>
        <w:top w:val="none" w:sz="0" w:space="0" w:color="auto"/>
        <w:left w:val="none" w:sz="0" w:space="0" w:color="auto"/>
        <w:bottom w:val="none" w:sz="0" w:space="0" w:color="auto"/>
        <w:right w:val="none" w:sz="0" w:space="0" w:color="auto"/>
      </w:divBdr>
    </w:div>
    <w:div w:id="2046247012">
      <w:marLeft w:val="0"/>
      <w:marRight w:val="0"/>
      <w:marTop w:val="0"/>
      <w:marBottom w:val="0"/>
      <w:divBdr>
        <w:top w:val="none" w:sz="0" w:space="0" w:color="auto"/>
        <w:left w:val="none" w:sz="0" w:space="0" w:color="auto"/>
        <w:bottom w:val="none" w:sz="0" w:space="0" w:color="auto"/>
        <w:right w:val="none" w:sz="0" w:space="0" w:color="auto"/>
      </w:divBdr>
    </w:div>
    <w:div w:id="2046248212">
      <w:marLeft w:val="0"/>
      <w:marRight w:val="0"/>
      <w:marTop w:val="0"/>
      <w:marBottom w:val="0"/>
      <w:divBdr>
        <w:top w:val="none" w:sz="0" w:space="0" w:color="auto"/>
        <w:left w:val="none" w:sz="0" w:space="0" w:color="auto"/>
        <w:bottom w:val="none" w:sz="0" w:space="0" w:color="auto"/>
        <w:right w:val="none" w:sz="0" w:space="0" w:color="auto"/>
      </w:divBdr>
    </w:div>
    <w:div w:id="2046323217">
      <w:marLeft w:val="0"/>
      <w:marRight w:val="0"/>
      <w:marTop w:val="0"/>
      <w:marBottom w:val="0"/>
      <w:divBdr>
        <w:top w:val="none" w:sz="0" w:space="0" w:color="auto"/>
        <w:left w:val="none" w:sz="0" w:space="0" w:color="auto"/>
        <w:bottom w:val="none" w:sz="0" w:space="0" w:color="auto"/>
        <w:right w:val="none" w:sz="0" w:space="0" w:color="auto"/>
      </w:divBdr>
    </w:div>
    <w:div w:id="2046443527">
      <w:marLeft w:val="0"/>
      <w:marRight w:val="0"/>
      <w:marTop w:val="0"/>
      <w:marBottom w:val="0"/>
      <w:divBdr>
        <w:top w:val="none" w:sz="0" w:space="0" w:color="auto"/>
        <w:left w:val="none" w:sz="0" w:space="0" w:color="auto"/>
        <w:bottom w:val="none" w:sz="0" w:space="0" w:color="auto"/>
        <w:right w:val="none" w:sz="0" w:space="0" w:color="auto"/>
      </w:divBdr>
    </w:div>
    <w:div w:id="2046445236">
      <w:bodyDiv w:val="1"/>
      <w:marLeft w:val="0"/>
      <w:marRight w:val="0"/>
      <w:marTop w:val="0"/>
      <w:marBottom w:val="0"/>
      <w:divBdr>
        <w:top w:val="none" w:sz="0" w:space="0" w:color="auto"/>
        <w:left w:val="none" w:sz="0" w:space="0" w:color="auto"/>
        <w:bottom w:val="none" w:sz="0" w:space="0" w:color="auto"/>
        <w:right w:val="none" w:sz="0" w:space="0" w:color="auto"/>
      </w:divBdr>
    </w:div>
    <w:div w:id="2046638971">
      <w:marLeft w:val="0"/>
      <w:marRight w:val="0"/>
      <w:marTop w:val="0"/>
      <w:marBottom w:val="0"/>
      <w:divBdr>
        <w:top w:val="none" w:sz="0" w:space="0" w:color="auto"/>
        <w:left w:val="none" w:sz="0" w:space="0" w:color="auto"/>
        <w:bottom w:val="none" w:sz="0" w:space="0" w:color="auto"/>
        <w:right w:val="none" w:sz="0" w:space="0" w:color="auto"/>
      </w:divBdr>
    </w:div>
    <w:div w:id="2046714705">
      <w:marLeft w:val="0"/>
      <w:marRight w:val="0"/>
      <w:marTop w:val="0"/>
      <w:marBottom w:val="0"/>
      <w:divBdr>
        <w:top w:val="none" w:sz="0" w:space="0" w:color="auto"/>
        <w:left w:val="none" w:sz="0" w:space="0" w:color="auto"/>
        <w:bottom w:val="none" w:sz="0" w:space="0" w:color="auto"/>
        <w:right w:val="none" w:sz="0" w:space="0" w:color="auto"/>
      </w:divBdr>
    </w:div>
    <w:div w:id="2046714756">
      <w:marLeft w:val="0"/>
      <w:marRight w:val="0"/>
      <w:marTop w:val="0"/>
      <w:marBottom w:val="0"/>
      <w:divBdr>
        <w:top w:val="none" w:sz="0" w:space="0" w:color="auto"/>
        <w:left w:val="none" w:sz="0" w:space="0" w:color="auto"/>
        <w:bottom w:val="none" w:sz="0" w:space="0" w:color="auto"/>
        <w:right w:val="none" w:sz="0" w:space="0" w:color="auto"/>
      </w:divBdr>
    </w:div>
    <w:div w:id="2046833049">
      <w:marLeft w:val="0"/>
      <w:marRight w:val="0"/>
      <w:marTop w:val="0"/>
      <w:marBottom w:val="0"/>
      <w:divBdr>
        <w:top w:val="none" w:sz="0" w:space="0" w:color="auto"/>
        <w:left w:val="none" w:sz="0" w:space="0" w:color="auto"/>
        <w:bottom w:val="none" w:sz="0" w:space="0" w:color="auto"/>
        <w:right w:val="none" w:sz="0" w:space="0" w:color="auto"/>
      </w:divBdr>
    </w:div>
    <w:div w:id="2046906730">
      <w:marLeft w:val="0"/>
      <w:marRight w:val="0"/>
      <w:marTop w:val="0"/>
      <w:marBottom w:val="0"/>
      <w:divBdr>
        <w:top w:val="none" w:sz="0" w:space="0" w:color="auto"/>
        <w:left w:val="none" w:sz="0" w:space="0" w:color="auto"/>
        <w:bottom w:val="none" w:sz="0" w:space="0" w:color="auto"/>
        <w:right w:val="none" w:sz="0" w:space="0" w:color="auto"/>
      </w:divBdr>
    </w:div>
    <w:div w:id="2046907826">
      <w:marLeft w:val="0"/>
      <w:marRight w:val="0"/>
      <w:marTop w:val="0"/>
      <w:marBottom w:val="0"/>
      <w:divBdr>
        <w:top w:val="none" w:sz="0" w:space="0" w:color="auto"/>
        <w:left w:val="none" w:sz="0" w:space="0" w:color="auto"/>
        <w:bottom w:val="none" w:sz="0" w:space="0" w:color="auto"/>
        <w:right w:val="none" w:sz="0" w:space="0" w:color="auto"/>
      </w:divBdr>
    </w:div>
    <w:div w:id="2046982514">
      <w:marLeft w:val="0"/>
      <w:marRight w:val="0"/>
      <w:marTop w:val="0"/>
      <w:marBottom w:val="0"/>
      <w:divBdr>
        <w:top w:val="none" w:sz="0" w:space="0" w:color="auto"/>
        <w:left w:val="none" w:sz="0" w:space="0" w:color="auto"/>
        <w:bottom w:val="none" w:sz="0" w:space="0" w:color="auto"/>
        <w:right w:val="none" w:sz="0" w:space="0" w:color="auto"/>
      </w:divBdr>
    </w:div>
    <w:div w:id="2047018907">
      <w:marLeft w:val="0"/>
      <w:marRight w:val="0"/>
      <w:marTop w:val="0"/>
      <w:marBottom w:val="0"/>
      <w:divBdr>
        <w:top w:val="none" w:sz="0" w:space="0" w:color="auto"/>
        <w:left w:val="none" w:sz="0" w:space="0" w:color="auto"/>
        <w:bottom w:val="none" w:sz="0" w:space="0" w:color="auto"/>
        <w:right w:val="none" w:sz="0" w:space="0" w:color="auto"/>
      </w:divBdr>
    </w:div>
    <w:div w:id="2047021887">
      <w:marLeft w:val="0"/>
      <w:marRight w:val="0"/>
      <w:marTop w:val="0"/>
      <w:marBottom w:val="0"/>
      <w:divBdr>
        <w:top w:val="none" w:sz="0" w:space="0" w:color="auto"/>
        <w:left w:val="none" w:sz="0" w:space="0" w:color="auto"/>
        <w:bottom w:val="none" w:sz="0" w:space="0" w:color="auto"/>
        <w:right w:val="none" w:sz="0" w:space="0" w:color="auto"/>
      </w:divBdr>
    </w:div>
    <w:div w:id="2047024331">
      <w:bodyDiv w:val="1"/>
      <w:marLeft w:val="0"/>
      <w:marRight w:val="0"/>
      <w:marTop w:val="0"/>
      <w:marBottom w:val="0"/>
      <w:divBdr>
        <w:top w:val="none" w:sz="0" w:space="0" w:color="auto"/>
        <w:left w:val="none" w:sz="0" w:space="0" w:color="auto"/>
        <w:bottom w:val="none" w:sz="0" w:space="0" w:color="auto"/>
        <w:right w:val="none" w:sz="0" w:space="0" w:color="auto"/>
      </w:divBdr>
    </w:div>
    <w:div w:id="2047095759">
      <w:marLeft w:val="0"/>
      <w:marRight w:val="0"/>
      <w:marTop w:val="0"/>
      <w:marBottom w:val="0"/>
      <w:divBdr>
        <w:top w:val="none" w:sz="0" w:space="0" w:color="auto"/>
        <w:left w:val="none" w:sz="0" w:space="0" w:color="auto"/>
        <w:bottom w:val="none" w:sz="0" w:space="0" w:color="auto"/>
        <w:right w:val="none" w:sz="0" w:space="0" w:color="auto"/>
      </w:divBdr>
    </w:div>
    <w:div w:id="2047169819">
      <w:marLeft w:val="0"/>
      <w:marRight w:val="0"/>
      <w:marTop w:val="0"/>
      <w:marBottom w:val="0"/>
      <w:divBdr>
        <w:top w:val="none" w:sz="0" w:space="0" w:color="auto"/>
        <w:left w:val="none" w:sz="0" w:space="0" w:color="auto"/>
        <w:bottom w:val="none" w:sz="0" w:space="0" w:color="auto"/>
        <w:right w:val="none" w:sz="0" w:space="0" w:color="auto"/>
      </w:divBdr>
    </w:div>
    <w:div w:id="2047244777">
      <w:marLeft w:val="0"/>
      <w:marRight w:val="0"/>
      <w:marTop w:val="0"/>
      <w:marBottom w:val="0"/>
      <w:divBdr>
        <w:top w:val="none" w:sz="0" w:space="0" w:color="auto"/>
        <w:left w:val="none" w:sz="0" w:space="0" w:color="auto"/>
        <w:bottom w:val="none" w:sz="0" w:space="0" w:color="auto"/>
        <w:right w:val="none" w:sz="0" w:space="0" w:color="auto"/>
      </w:divBdr>
    </w:div>
    <w:div w:id="2047287907">
      <w:marLeft w:val="0"/>
      <w:marRight w:val="0"/>
      <w:marTop w:val="0"/>
      <w:marBottom w:val="0"/>
      <w:divBdr>
        <w:top w:val="none" w:sz="0" w:space="0" w:color="auto"/>
        <w:left w:val="none" w:sz="0" w:space="0" w:color="auto"/>
        <w:bottom w:val="none" w:sz="0" w:space="0" w:color="auto"/>
        <w:right w:val="none" w:sz="0" w:space="0" w:color="auto"/>
      </w:divBdr>
    </w:div>
    <w:div w:id="2047364430">
      <w:marLeft w:val="0"/>
      <w:marRight w:val="0"/>
      <w:marTop w:val="0"/>
      <w:marBottom w:val="0"/>
      <w:divBdr>
        <w:top w:val="none" w:sz="0" w:space="0" w:color="auto"/>
        <w:left w:val="none" w:sz="0" w:space="0" w:color="auto"/>
        <w:bottom w:val="none" w:sz="0" w:space="0" w:color="auto"/>
        <w:right w:val="none" w:sz="0" w:space="0" w:color="auto"/>
      </w:divBdr>
    </w:div>
    <w:div w:id="2047366413">
      <w:marLeft w:val="0"/>
      <w:marRight w:val="0"/>
      <w:marTop w:val="0"/>
      <w:marBottom w:val="0"/>
      <w:divBdr>
        <w:top w:val="none" w:sz="0" w:space="0" w:color="auto"/>
        <w:left w:val="none" w:sz="0" w:space="0" w:color="auto"/>
        <w:bottom w:val="none" w:sz="0" w:space="0" w:color="auto"/>
        <w:right w:val="none" w:sz="0" w:space="0" w:color="auto"/>
      </w:divBdr>
    </w:div>
    <w:div w:id="2047366452">
      <w:marLeft w:val="0"/>
      <w:marRight w:val="0"/>
      <w:marTop w:val="0"/>
      <w:marBottom w:val="0"/>
      <w:divBdr>
        <w:top w:val="none" w:sz="0" w:space="0" w:color="auto"/>
        <w:left w:val="none" w:sz="0" w:space="0" w:color="auto"/>
        <w:bottom w:val="none" w:sz="0" w:space="0" w:color="auto"/>
        <w:right w:val="none" w:sz="0" w:space="0" w:color="auto"/>
      </w:divBdr>
    </w:div>
    <w:div w:id="2047366706">
      <w:marLeft w:val="0"/>
      <w:marRight w:val="0"/>
      <w:marTop w:val="0"/>
      <w:marBottom w:val="0"/>
      <w:divBdr>
        <w:top w:val="none" w:sz="0" w:space="0" w:color="auto"/>
        <w:left w:val="none" w:sz="0" w:space="0" w:color="auto"/>
        <w:bottom w:val="none" w:sz="0" w:space="0" w:color="auto"/>
        <w:right w:val="none" w:sz="0" w:space="0" w:color="auto"/>
      </w:divBdr>
    </w:div>
    <w:div w:id="2047369350">
      <w:marLeft w:val="0"/>
      <w:marRight w:val="0"/>
      <w:marTop w:val="0"/>
      <w:marBottom w:val="0"/>
      <w:divBdr>
        <w:top w:val="none" w:sz="0" w:space="0" w:color="auto"/>
        <w:left w:val="none" w:sz="0" w:space="0" w:color="auto"/>
        <w:bottom w:val="none" w:sz="0" w:space="0" w:color="auto"/>
        <w:right w:val="none" w:sz="0" w:space="0" w:color="auto"/>
      </w:divBdr>
    </w:div>
    <w:div w:id="2047414549">
      <w:marLeft w:val="0"/>
      <w:marRight w:val="0"/>
      <w:marTop w:val="0"/>
      <w:marBottom w:val="0"/>
      <w:divBdr>
        <w:top w:val="none" w:sz="0" w:space="0" w:color="auto"/>
        <w:left w:val="none" w:sz="0" w:space="0" w:color="auto"/>
        <w:bottom w:val="none" w:sz="0" w:space="0" w:color="auto"/>
        <w:right w:val="none" w:sz="0" w:space="0" w:color="auto"/>
      </w:divBdr>
    </w:div>
    <w:div w:id="2047483762">
      <w:marLeft w:val="0"/>
      <w:marRight w:val="0"/>
      <w:marTop w:val="0"/>
      <w:marBottom w:val="0"/>
      <w:divBdr>
        <w:top w:val="none" w:sz="0" w:space="0" w:color="auto"/>
        <w:left w:val="none" w:sz="0" w:space="0" w:color="auto"/>
        <w:bottom w:val="none" w:sz="0" w:space="0" w:color="auto"/>
        <w:right w:val="none" w:sz="0" w:space="0" w:color="auto"/>
      </w:divBdr>
    </w:div>
    <w:div w:id="2047565003">
      <w:marLeft w:val="0"/>
      <w:marRight w:val="0"/>
      <w:marTop w:val="0"/>
      <w:marBottom w:val="0"/>
      <w:divBdr>
        <w:top w:val="none" w:sz="0" w:space="0" w:color="auto"/>
        <w:left w:val="none" w:sz="0" w:space="0" w:color="auto"/>
        <w:bottom w:val="none" w:sz="0" w:space="0" w:color="auto"/>
        <w:right w:val="none" w:sz="0" w:space="0" w:color="auto"/>
      </w:divBdr>
    </w:div>
    <w:div w:id="2047757279">
      <w:marLeft w:val="0"/>
      <w:marRight w:val="0"/>
      <w:marTop w:val="0"/>
      <w:marBottom w:val="0"/>
      <w:divBdr>
        <w:top w:val="none" w:sz="0" w:space="0" w:color="auto"/>
        <w:left w:val="none" w:sz="0" w:space="0" w:color="auto"/>
        <w:bottom w:val="none" w:sz="0" w:space="0" w:color="auto"/>
        <w:right w:val="none" w:sz="0" w:space="0" w:color="auto"/>
      </w:divBdr>
    </w:div>
    <w:div w:id="2047829994">
      <w:marLeft w:val="0"/>
      <w:marRight w:val="0"/>
      <w:marTop w:val="0"/>
      <w:marBottom w:val="0"/>
      <w:divBdr>
        <w:top w:val="none" w:sz="0" w:space="0" w:color="auto"/>
        <w:left w:val="none" w:sz="0" w:space="0" w:color="auto"/>
        <w:bottom w:val="none" w:sz="0" w:space="0" w:color="auto"/>
        <w:right w:val="none" w:sz="0" w:space="0" w:color="auto"/>
      </w:divBdr>
    </w:div>
    <w:div w:id="2047899919">
      <w:marLeft w:val="0"/>
      <w:marRight w:val="0"/>
      <w:marTop w:val="0"/>
      <w:marBottom w:val="0"/>
      <w:divBdr>
        <w:top w:val="none" w:sz="0" w:space="0" w:color="auto"/>
        <w:left w:val="none" w:sz="0" w:space="0" w:color="auto"/>
        <w:bottom w:val="none" w:sz="0" w:space="0" w:color="auto"/>
        <w:right w:val="none" w:sz="0" w:space="0" w:color="auto"/>
      </w:divBdr>
    </w:div>
    <w:div w:id="2047945553">
      <w:marLeft w:val="0"/>
      <w:marRight w:val="0"/>
      <w:marTop w:val="0"/>
      <w:marBottom w:val="0"/>
      <w:divBdr>
        <w:top w:val="none" w:sz="0" w:space="0" w:color="auto"/>
        <w:left w:val="none" w:sz="0" w:space="0" w:color="auto"/>
        <w:bottom w:val="none" w:sz="0" w:space="0" w:color="auto"/>
        <w:right w:val="none" w:sz="0" w:space="0" w:color="auto"/>
      </w:divBdr>
    </w:div>
    <w:div w:id="2048025418">
      <w:marLeft w:val="0"/>
      <w:marRight w:val="0"/>
      <w:marTop w:val="0"/>
      <w:marBottom w:val="0"/>
      <w:divBdr>
        <w:top w:val="none" w:sz="0" w:space="0" w:color="auto"/>
        <w:left w:val="none" w:sz="0" w:space="0" w:color="auto"/>
        <w:bottom w:val="none" w:sz="0" w:space="0" w:color="auto"/>
        <w:right w:val="none" w:sz="0" w:space="0" w:color="auto"/>
      </w:divBdr>
    </w:div>
    <w:div w:id="2048025951">
      <w:marLeft w:val="0"/>
      <w:marRight w:val="0"/>
      <w:marTop w:val="0"/>
      <w:marBottom w:val="0"/>
      <w:divBdr>
        <w:top w:val="none" w:sz="0" w:space="0" w:color="auto"/>
        <w:left w:val="none" w:sz="0" w:space="0" w:color="auto"/>
        <w:bottom w:val="none" w:sz="0" w:space="0" w:color="auto"/>
        <w:right w:val="none" w:sz="0" w:space="0" w:color="auto"/>
      </w:divBdr>
    </w:div>
    <w:div w:id="2048027151">
      <w:marLeft w:val="0"/>
      <w:marRight w:val="0"/>
      <w:marTop w:val="0"/>
      <w:marBottom w:val="0"/>
      <w:divBdr>
        <w:top w:val="none" w:sz="0" w:space="0" w:color="auto"/>
        <w:left w:val="none" w:sz="0" w:space="0" w:color="auto"/>
        <w:bottom w:val="none" w:sz="0" w:space="0" w:color="auto"/>
        <w:right w:val="none" w:sz="0" w:space="0" w:color="auto"/>
      </w:divBdr>
    </w:div>
    <w:div w:id="2048066011">
      <w:marLeft w:val="0"/>
      <w:marRight w:val="0"/>
      <w:marTop w:val="0"/>
      <w:marBottom w:val="0"/>
      <w:divBdr>
        <w:top w:val="none" w:sz="0" w:space="0" w:color="auto"/>
        <w:left w:val="none" w:sz="0" w:space="0" w:color="auto"/>
        <w:bottom w:val="none" w:sz="0" w:space="0" w:color="auto"/>
        <w:right w:val="none" w:sz="0" w:space="0" w:color="auto"/>
      </w:divBdr>
    </w:div>
    <w:div w:id="2048211851">
      <w:marLeft w:val="0"/>
      <w:marRight w:val="0"/>
      <w:marTop w:val="0"/>
      <w:marBottom w:val="0"/>
      <w:divBdr>
        <w:top w:val="none" w:sz="0" w:space="0" w:color="auto"/>
        <w:left w:val="none" w:sz="0" w:space="0" w:color="auto"/>
        <w:bottom w:val="none" w:sz="0" w:space="0" w:color="auto"/>
        <w:right w:val="none" w:sz="0" w:space="0" w:color="auto"/>
      </w:divBdr>
    </w:div>
    <w:div w:id="2048214159">
      <w:marLeft w:val="0"/>
      <w:marRight w:val="0"/>
      <w:marTop w:val="0"/>
      <w:marBottom w:val="0"/>
      <w:divBdr>
        <w:top w:val="none" w:sz="0" w:space="0" w:color="auto"/>
        <w:left w:val="none" w:sz="0" w:space="0" w:color="auto"/>
        <w:bottom w:val="none" w:sz="0" w:space="0" w:color="auto"/>
        <w:right w:val="none" w:sz="0" w:space="0" w:color="auto"/>
      </w:divBdr>
    </w:div>
    <w:div w:id="2048218089">
      <w:marLeft w:val="0"/>
      <w:marRight w:val="0"/>
      <w:marTop w:val="0"/>
      <w:marBottom w:val="0"/>
      <w:divBdr>
        <w:top w:val="none" w:sz="0" w:space="0" w:color="auto"/>
        <w:left w:val="none" w:sz="0" w:space="0" w:color="auto"/>
        <w:bottom w:val="none" w:sz="0" w:space="0" w:color="auto"/>
        <w:right w:val="none" w:sz="0" w:space="0" w:color="auto"/>
      </w:divBdr>
    </w:div>
    <w:div w:id="2048219272">
      <w:marLeft w:val="0"/>
      <w:marRight w:val="0"/>
      <w:marTop w:val="0"/>
      <w:marBottom w:val="0"/>
      <w:divBdr>
        <w:top w:val="none" w:sz="0" w:space="0" w:color="auto"/>
        <w:left w:val="none" w:sz="0" w:space="0" w:color="auto"/>
        <w:bottom w:val="none" w:sz="0" w:space="0" w:color="auto"/>
        <w:right w:val="none" w:sz="0" w:space="0" w:color="auto"/>
      </w:divBdr>
    </w:div>
    <w:div w:id="2048599724">
      <w:marLeft w:val="0"/>
      <w:marRight w:val="0"/>
      <w:marTop w:val="0"/>
      <w:marBottom w:val="0"/>
      <w:divBdr>
        <w:top w:val="none" w:sz="0" w:space="0" w:color="auto"/>
        <w:left w:val="none" w:sz="0" w:space="0" w:color="auto"/>
        <w:bottom w:val="none" w:sz="0" w:space="0" w:color="auto"/>
        <w:right w:val="none" w:sz="0" w:space="0" w:color="auto"/>
      </w:divBdr>
    </w:div>
    <w:div w:id="2048605915">
      <w:marLeft w:val="0"/>
      <w:marRight w:val="0"/>
      <w:marTop w:val="0"/>
      <w:marBottom w:val="0"/>
      <w:divBdr>
        <w:top w:val="none" w:sz="0" w:space="0" w:color="auto"/>
        <w:left w:val="none" w:sz="0" w:space="0" w:color="auto"/>
        <w:bottom w:val="none" w:sz="0" w:space="0" w:color="auto"/>
        <w:right w:val="none" w:sz="0" w:space="0" w:color="auto"/>
      </w:divBdr>
    </w:div>
    <w:div w:id="2048680656">
      <w:marLeft w:val="0"/>
      <w:marRight w:val="0"/>
      <w:marTop w:val="0"/>
      <w:marBottom w:val="0"/>
      <w:divBdr>
        <w:top w:val="none" w:sz="0" w:space="0" w:color="auto"/>
        <w:left w:val="none" w:sz="0" w:space="0" w:color="auto"/>
        <w:bottom w:val="none" w:sz="0" w:space="0" w:color="auto"/>
        <w:right w:val="none" w:sz="0" w:space="0" w:color="auto"/>
      </w:divBdr>
    </w:div>
    <w:div w:id="2048682148">
      <w:marLeft w:val="0"/>
      <w:marRight w:val="0"/>
      <w:marTop w:val="0"/>
      <w:marBottom w:val="0"/>
      <w:divBdr>
        <w:top w:val="none" w:sz="0" w:space="0" w:color="auto"/>
        <w:left w:val="none" w:sz="0" w:space="0" w:color="auto"/>
        <w:bottom w:val="none" w:sz="0" w:space="0" w:color="auto"/>
        <w:right w:val="none" w:sz="0" w:space="0" w:color="auto"/>
      </w:divBdr>
    </w:div>
    <w:div w:id="2048682418">
      <w:marLeft w:val="0"/>
      <w:marRight w:val="0"/>
      <w:marTop w:val="0"/>
      <w:marBottom w:val="0"/>
      <w:divBdr>
        <w:top w:val="none" w:sz="0" w:space="0" w:color="auto"/>
        <w:left w:val="none" w:sz="0" w:space="0" w:color="auto"/>
        <w:bottom w:val="none" w:sz="0" w:space="0" w:color="auto"/>
        <w:right w:val="none" w:sz="0" w:space="0" w:color="auto"/>
      </w:divBdr>
    </w:div>
    <w:div w:id="2048723811">
      <w:marLeft w:val="0"/>
      <w:marRight w:val="0"/>
      <w:marTop w:val="0"/>
      <w:marBottom w:val="0"/>
      <w:divBdr>
        <w:top w:val="none" w:sz="0" w:space="0" w:color="auto"/>
        <w:left w:val="none" w:sz="0" w:space="0" w:color="auto"/>
        <w:bottom w:val="none" w:sz="0" w:space="0" w:color="auto"/>
        <w:right w:val="none" w:sz="0" w:space="0" w:color="auto"/>
      </w:divBdr>
    </w:div>
    <w:div w:id="2048749736">
      <w:marLeft w:val="0"/>
      <w:marRight w:val="0"/>
      <w:marTop w:val="0"/>
      <w:marBottom w:val="0"/>
      <w:divBdr>
        <w:top w:val="none" w:sz="0" w:space="0" w:color="auto"/>
        <w:left w:val="none" w:sz="0" w:space="0" w:color="auto"/>
        <w:bottom w:val="none" w:sz="0" w:space="0" w:color="auto"/>
        <w:right w:val="none" w:sz="0" w:space="0" w:color="auto"/>
      </w:divBdr>
    </w:div>
    <w:div w:id="2048871019">
      <w:marLeft w:val="0"/>
      <w:marRight w:val="0"/>
      <w:marTop w:val="0"/>
      <w:marBottom w:val="0"/>
      <w:divBdr>
        <w:top w:val="none" w:sz="0" w:space="0" w:color="auto"/>
        <w:left w:val="none" w:sz="0" w:space="0" w:color="auto"/>
        <w:bottom w:val="none" w:sz="0" w:space="0" w:color="auto"/>
        <w:right w:val="none" w:sz="0" w:space="0" w:color="auto"/>
      </w:divBdr>
    </w:div>
    <w:div w:id="2048872860">
      <w:marLeft w:val="0"/>
      <w:marRight w:val="0"/>
      <w:marTop w:val="0"/>
      <w:marBottom w:val="0"/>
      <w:divBdr>
        <w:top w:val="none" w:sz="0" w:space="0" w:color="auto"/>
        <w:left w:val="none" w:sz="0" w:space="0" w:color="auto"/>
        <w:bottom w:val="none" w:sz="0" w:space="0" w:color="auto"/>
        <w:right w:val="none" w:sz="0" w:space="0" w:color="auto"/>
      </w:divBdr>
    </w:div>
    <w:div w:id="2048945400">
      <w:marLeft w:val="0"/>
      <w:marRight w:val="0"/>
      <w:marTop w:val="0"/>
      <w:marBottom w:val="0"/>
      <w:divBdr>
        <w:top w:val="none" w:sz="0" w:space="0" w:color="auto"/>
        <w:left w:val="none" w:sz="0" w:space="0" w:color="auto"/>
        <w:bottom w:val="none" w:sz="0" w:space="0" w:color="auto"/>
        <w:right w:val="none" w:sz="0" w:space="0" w:color="auto"/>
      </w:divBdr>
    </w:div>
    <w:div w:id="2048950197">
      <w:marLeft w:val="0"/>
      <w:marRight w:val="0"/>
      <w:marTop w:val="0"/>
      <w:marBottom w:val="0"/>
      <w:divBdr>
        <w:top w:val="none" w:sz="0" w:space="0" w:color="auto"/>
        <w:left w:val="none" w:sz="0" w:space="0" w:color="auto"/>
        <w:bottom w:val="none" w:sz="0" w:space="0" w:color="auto"/>
        <w:right w:val="none" w:sz="0" w:space="0" w:color="auto"/>
      </w:divBdr>
    </w:div>
    <w:div w:id="2048987689">
      <w:marLeft w:val="0"/>
      <w:marRight w:val="0"/>
      <w:marTop w:val="0"/>
      <w:marBottom w:val="0"/>
      <w:divBdr>
        <w:top w:val="none" w:sz="0" w:space="0" w:color="auto"/>
        <w:left w:val="none" w:sz="0" w:space="0" w:color="auto"/>
        <w:bottom w:val="none" w:sz="0" w:space="0" w:color="auto"/>
        <w:right w:val="none" w:sz="0" w:space="0" w:color="auto"/>
      </w:divBdr>
    </w:div>
    <w:div w:id="2049138976">
      <w:bodyDiv w:val="1"/>
      <w:marLeft w:val="0"/>
      <w:marRight w:val="0"/>
      <w:marTop w:val="0"/>
      <w:marBottom w:val="0"/>
      <w:divBdr>
        <w:top w:val="none" w:sz="0" w:space="0" w:color="auto"/>
        <w:left w:val="none" w:sz="0" w:space="0" w:color="auto"/>
        <w:bottom w:val="none" w:sz="0" w:space="0" w:color="auto"/>
        <w:right w:val="none" w:sz="0" w:space="0" w:color="auto"/>
      </w:divBdr>
    </w:div>
    <w:div w:id="2049143204">
      <w:marLeft w:val="0"/>
      <w:marRight w:val="0"/>
      <w:marTop w:val="0"/>
      <w:marBottom w:val="0"/>
      <w:divBdr>
        <w:top w:val="none" w:sz="0" w:space="0" w:color="auto"/>
        <w:left w:val="none" w:sz="0" w:space="0" w:color="auto"/>
        <w:bottom w:val="none" w:sz="0" w:space="0" w:color="auto"/>
        <w:right w:val="none" w:sz="0" w:space="0" w:color="auto"/>
      </w:divBdr>
    </w:div>
    <w:div w:id="2049256302">
      <w:marLeft w:val="0"/>
      <w:marRight w:val="0"/>
      <w:marTop w:val="0"/>
      <w:marBottom w:val="0"/>
      <w:divBdr>
        <w:top w:val="none" w:sz="0" w:space="0" w:color="auto"/>
        <w:left w:val="none" w:sz="0" w:space="0" w:color="auto"/>
        <w:bottom w:val="none" w:sz="0" w:space="0" w:color="auto"/>
        <w:right w:val="none" w:sz="0" w:space="0" w:color="auto"/>
      </w:divBdr>
    </w:div>
    <w:div w:id="2049258549">
      <w:marLeft w:val="0"/>
      <w:marRight w:val="0"/>
      <w:marTop w:val="0"/>
      <w:marBottom w:val="0"/>
      <w:divBdr>
        <w:top w:val="none" w:sz="0" w:space="0" w:color="auto"/>
        <w:left w:val="none" w:sz="0" w:space="0" w:color="auto"/>
        <w:bottom w:val="none" w:sz="0" w:space="0" w:color="auto"/>
        <w:right w:val="none" w:sz="0" w:space="0" w:color="auto"/>
      </w:divBdr>
    </w:div>
    <w:div w:id="2049404262">
      <w:marLeft w:val="0"/>
      <w:marRight w:val="0"/>
      <w:marTop w:val="0"/>
      <w:marBottom w:val="0"/>
      <w:divBdr>
        <w:top w:val="none" w:sz="0" w:space="0" w:color="auto"/>
        <w:left w:val="none" w:sz="0" w:space="0" w:color="auto"/>
        <w:bottom w:val="none" w:sz="0" w:space="0" w:color="auto"/>
        <w:right w:val="none" w:sz="0" w:space="0" w:color="auto"/>
      </w:divBdr>
    </w:div>
    <w:div w:id="2049527575">
      <w:marLeft w:val="0"/>
      <w:marRight w:val="0"/>
      <w:marTop w:val="0"/>
      <w:marBottom w:val="0"/>
      <w:divBdr>
        <w:top w:val="none" w:sz="0" w:space="0" w:color="auto"/>
        <w:left w:val="none" w:sz="0" w:space="0" w:color="auto"/>
        <w:bottom w:val="none" w:sz="0" w:space="0" w:color="auto"/>
        <w:right w:val="none" w:sz="0" w:space="0" w:color="auto"/>
      </w:divBdr>
    </w:div>
    <w:div w:id="2049529313">
      <w:marLeft w:val="0"/>
      <w:marRight w:val="0"/>
      <w:marTop w:val="0"/>
      <w:marBottom w:val="0"/>
      <w:divBdr>
        <w:top w:val="none" w:sz="0" w:space="0" w:color="auto"/>
        <w:left w:val="none" w:sz="0" w:space="0" w:color="auto"/>
        <w:bottom w:val="none" w:sz="0" w:space="0" w:color="auto"/>
        <w:right w:val="none" w:sz="0" w:space="0" w:color="auto"/>
      </w:divBdr>
    </w:div>
    <w:div w:id="2049597261">
      <w:marLeft w:val="0"/>
      <w:marRight w:val="0"/>
      <w:marTop w:val="0"/>
      <w:marBottom w:val="0"/>
      <w:divBdr>
        <w:top w:val="none" w:sz="0" w:space="0" w:color="auto"/>
        <w:left w:val="none" w:sz="0" w:space="0" w:color="auto"/>
        <w:bottom w:val="none" w:sz="0" w:space="0" w:color="auto"/>
        <w:right w:val="none" w:sz="0" w:space="0" w:color="auto"/>
      </w:divBdr>
    </w:div>
    <w:div w:id="2049600249">
      <w:marLeft w:val="0"/>
      <w:marRight w:val="0"/>
      <w:marTop w:val="0"/>
      <w:marBottom w:val="0"/>
      <w:divBdr>
        <w:top w:val="none" w:sz="0" w:space="0" w:color="auto"/>
        <w:left w:val="none" w:sz="0" w:space="0" w:color="auto"/>
        <w:bottom w:val="none" w:sz="0" w:space="0" w:color="auto"/>
        <w:right w:val="none" w:sz="0" w:space="0" w:color="auto"/>
      </w:divBdr>
    </w:div>
    <w:div w:id="2049644858">
      <w:marLeft w:val="0"/>
      <w:marRight w:val="0"/>
      <w:marTop w:val="0"/>
      <w:marBottom w:val="0"/>
      <w:divBdr>
        <w:top w:val="none" w:sz="0" w:space="0" w:color="auto"/>
        <w:left w:val="none" w:sz="0" w:space="0" w:color="auto"/>
        <w:bottom w:val="none" w:sz="0" w:space="0" w:color="auto"/>
        <w:right w:val="none" w:sz="0" w:space="0" w:color="auto"/>
      </w:divBdr>
    </w:div>
    <w:div w:id="2049789973">
      <w:marLeft w:val="0"/>
      <w:marRight w:val="0"/>
      <w:marTop w:val="0"/>
      <w:marBottom w:val="0"/>
      <w:divBdr>
        <w:top w:val="none" w:sz="0" w:space="0" w:color="auto"/>
        <w:left w:val="none" w:sz="0" w:space="0" w:color="auto"/>
        <w:bottom w:val="none" w:sz="0" w:space="0" w:color="auto"/>
        <w:right w:val="none" w:sz="0" w:space="0" w:color="auto"/>
      </w:divBdr>
    </w:div>
    <w:div w:id="2049915429">
      <w:marLeft w:val="0"/>
      <w:marRight w:val="0"/>
      <w:marTop w:val="0"/>
      <w:marBottom w:val="0"/>
      <w:divBdr>
        <w:top w:val="none" w:sz="0" w:space="0" w:color="auto"/>
        <w:left w:val="none" w:sz="0" w:space="0" w:color="auto"/>
        <w:bottom w:val="none" w:sz="0" w:space="0" w:color="auto"/>
        <w:right w:val="none" w:sz="0" w:space="0" w:color="auto"/>
      </w:divBdr>
    </w:div>
    <w:div w:id="2050059102">
      <w:marLeft w:val="0"/>
      <w:marRight w:val="0"/>
      <w:marTop w:val="0"/>
      <w:marBottom w:val="0"/>
      <w:divBdr>
        <w:top w:val="none" w:sz="0" w:space="0" w:color="auto"/>
        <w:left w:val="none" w:sz="0" w:space="0" w:color="auto"/>
        <w:bottom w:val="none" w:sz="0" w:space="0" w:color="auto"/>
        <w:right w:val="none" w:sz="0" w:space="0" w:color="auto"/>
      </w:divBdr>
    </w:div>
    <w:div w:id="2050062142">
      <w:marLeft w:val="0"/>
      <w:marRight w:val="0"/>
      <w:marTop w:val="0"/>
      <w:marBottom w:val="0"/>
      <w:divBdr>
        <w:top w:val="none" w:sz="0" w:space="0" w:color="auto"/>
        <w:left w:val="none" w:sz="0" w:space="0" w:color="auto"/>
        <w:bottom w:val="none" w:sz="0" w:space="0" w:color="auto"/>
        <w:right w:val="none" w:sz="0" w:space="0" w:color="auto"/>
      </w:divBdr>
    </w:div>
    <w:div w:id="2050110456">
      <w:marLeft w:val="0"/>
      <w:marRight w:val="0"/>
      <w:marTop w:val="0"/>
      <w:marBottom w:val="0"/>
      <w:divBdr>
        <w:top w:val="none" w:sz="0" w:space="0" w:color="auto"/>
        <w:left w:val="none" w:sz="0" w:space="0" w:color="auto"/>
        <w:bottom w:val="none" w:sz="0" w:space="0" w:color="auto"/>
        <w:right w:val="none" w:sz="0" w:space="0" w:color="auto"/>
      </w:divBdr>
    </w:div>
    <w:div w:id="2050178393">
      <w:marLeft w:val="0"/>
      <w:marRight w:val="0"/>
      <w:marTop w:val="0"/>
      <w:marBottom w:val="0"/>
      <w:divBdr>
        <w:top w:val="none" w:sz="0" w:space="0" w:color="auto"/>
        <w:left w:val="none" w:sz="0" w:space="0" w:color="auto"/>
        <w:bottom w:val="none" w:sz="0" w:space="0" w:color="auto"/>
        <w:right w:val="none" w:sz="0" w:space="0" w:color="auto"/>
      </w:divBdr>
    </w:div>
    <w:div w:id="2050179332">
      <w:marLeft w:val="0"/>
      <w:marRight w:val="0"/>
      <w:marTop w:val="0"/>
      <w:marBottom w:val="0"/>
      <w:divBdr>
        <w:top w:val="none" w:sz="0" w:space="0" w:color="auto"/>
        <w:left w:val="none" w:sz="0" w:space="0" w:color="auto"/>
        <w:bottom w:val="none" w:sz="0" w:space="0" w:color="auto"/>
        <w:right w:val="none" w:sz="0" w:space="0" w:color="auto"/>
      </w:divBdr>
    </w:div>
    <w:div w:id="2050258949">
      <w:marLeft w:val="0"/>
      <w:marRight w:val="0"/>
      <w:marTop w:val="0"/>
      <w:marBottom w:val="0"/>
      <w:divBdr>
        <w:top w:val="none" w:sz="0" w:space="0" w:color="auto"/>
        <w:left w:val="none" w:sz="0" w:space="0" w:color="auto"/>
        <w:bottom w:val="none" w:sz="0" w:space="0" w:color="auto"/>
        <w:right w:val="none" w:sz="0" w:space="0" w:color="auto"/>
      </w:divBdr>
    </w:div>
    <w:div w:id="2050297251">
      <w:marLeft w:val="0"/>
      <w:marRight w:val="0"/>
      <w:marTop w:val="0"/>
      <w:marBottom w:val="0"/>
      <w:divBdr>
        <w:top w:val="none" w:sz="0" w:space="0" w:color="auto"/>
        <w:left w:val="none" w:sz="0" w:space="0" w:color="auto"/>
        <w:bottom w:val="none" w:sz="0" w:space="0" w:color="auto"/>
        <w:right w:val="none" w:sz="0" w:space="0" w:color="auto"/>
      </w:divBdr>
    </w:div>
    <w:div w:id="2050372699">
      <w:marLeft w:val="0"/>
      <w:marRight w:val="0"/>
      <w:marTop w:val="0"/>
      <w:marBottom w:val="0"/>
      <w:divBdr>
        <w:top w:val="none" w:sz="0" w:space="0" w:color="auto"/>
        <w:left w:val="none" w:sz="0" w:space="0" w:color="auto"/>
        <w:bottom w:val="none" w:sz="0" w:space="0" w:color="auto"/>
        <w:right w:val="none" w:sz="0" w:space="0" w:color="auto"/>
      </w:divBdr>
    </w:div>
    <w:div w:id="2050447979">
      <w:marLeft w:val="0"/>
      <w:marRight w:val="0"/>
      <w:marTop w:val="0"/>
      <w:marBottom w:val="0"/>
      <w:divBdr>
        <w:top w:val="none" w:sz="0" w:space="0" w:color="auto"/>
        <w:left w:val="none" w:sz="0" w:space="0" w:color="auto"/>
        <w:bottom w:val="none" w:sz="0" w:space="0" w:color="auto"/>
        <w:right w:val="none" w:sz="0" w:space="0" w:color="auto"/>
      </w:divBdr>
    </w:div>
    <w:div w:id="2050454050">
      <w:marLeft w:val="0"/>
      <w:marRight w:val="0"/>
      <w:marTop w:val="0"/>
      <w:marBottom w:val="0"/>
      <w:divBdr>
        <w:top w:val="none" w:sz="0" w:space="0" w:color="auto"/>
        <w:left w:val="none" w:sz="0" w:space="0" w:color="auto"/>
        <w:bottom w:val="none" w:sz="0" w:space="0" w:color="auto"/>
        <w:right w:val="none" w:sz="0" w:space="0" w:color="auto"/>
      </w:divBdr>
    </w:div>
    <w:div w:id="2050570800">
      <w:marLeft w:val="0"/>
      <w:marRight w:val="0"/>
      <w:marTop w:val="0"/>
      <w:marBottom w:val="0"/>
      <w:divBdr>
        <w:top w:val="none" w:sz="0" w:space="0" w:color="auto"/>
        <w:left w:val="none" w:sz="0" w:space="0" w:color="auto"/>
        <w:bottom w:val="none" w:sz="0" w:space="0" w:color="auto"/>
        <w:right w:val="none" w:sz="0" w:space="0" w:color="auto"/>
      </w:divBdr>
    </w:div>
    <w:div w:id="2050646475">
      <w:marLeft w:val="0"/>
      <w:marRight w:val="0"/>
      <w:marTop w:val="0"/>
      <w:marBottom w:val="0"/>
      <w:divBdr>
        <w:top w:val="none" w:sz="0" w:space="0" w:color="auto"/>
        <w:left w:val="none" w:sz="0" w:space="0" w:color="auto"/>
        <w:bottom w:val="none" w:sz="0" w:space="0" w:color="auto"/>
        <w:right w:val="none" w:sz="0" w:space="0" w:color="auto"/>
      </w:divBdr>
    </w:div>
    <w:div w:id="2050687822">
      <w:marLeft w:val="0"/>
      <w:marRight w:val="0"/>
      <w:marTop w:val="0"/>
      <w:marBottom w:val="0"/>
      <w:divBdr>
        <w:top w:val="none" w:sz="0" w:space="0" w:color="auto"/>
        <w:left w:val="none" w:sz="0" w:space="0" w:color="auto"/>
        <w:bottom w:val="none" w:sz="0" w:space="0" w:color="auto"/>
        <w:right w:val="none" w:sz="0" w:space="0" w:color="auto"/>
      </w:divBdr>
    </w:div>
    <w:div w:id="2050716601">
      <w:marLeft w:val="0"/>
      <w:marRight w:val="0"/>
      <w:marTop w:val="0"/>
      <w:marBottom w:val="0"/>
      <w:divBdr>
        <w:top w:val="none" w:sz="0" w:space="0" w:color="auto"/>
        <w:left w:val="none" w:sz="0" w:space="0" w:color="auto"/>
        <w:bottom w:val="none" w:sz="0" w:space="0" w:color="auto"/>
        <w:right w:val="none" w:sz="0" w:space="0" w:color="auto"/>
      </w:divBdr>
    </w:div>
    <w:div w:id="2050760776">
      <w:marLeft w:val="0"/>
      <w:marRight w:val="0"/>
      <w:marTop w:val="0"/>
      <w:marBottom w:val="0"/>
      <w:divBdr>
        <w:top w:val="none" w:sz="0" w:space="0" w:color="auto"/>
        <w:left w:val="none" w:sz="0" w:space="0" w:color="auto"/>
        <w:bottom w:val="none" w:sz="0" w:space="0" w:color="auto"/>
        <w:right w:val="none" w:sz="0" w:space="0" w:color="auto"/>
      </w:divBdr>
    </w:div>
    <w:div w:id="2050840551">
      <w:marLeft w:val="0"/>
      <w:marRight w:val="0"/>
      <w:marTop w:val="0"/>
      <w:marBottom w:val="0"/>
      <w:divBdr>
        <w:top w:val="none" w:sz="0" w:space="0" w:color="auto"/>
        <w:left w:val="none" w:sz="0" w:space="0" w:color="auto"/>
        <w:bottom w:val="none" w:sz="0" w:space="0" w:color="auto"/>
        <w:right w:val="none" w:sz="0" w:space="0" w:color="auto"/>
      </w:divBdr>
    </w:div>
    <w:div w:id="2050908149">
      <w:marLeft w:val="0"/>
      <w:marRight w:val="0"/>
      <w:marTop w:val="0"/>
      <w:marBottom w:val="0"/>
      <w:divBdr>
        <w:top w:val="none" w:sz="0" w:space="0" w:color="auto"/>
        <w:left w:val="none" w:sz="0" w:space="0" w:color="auto"/>
        <w:bottom w:val="none" w:sz="0" w:space="0" w:color="auto"/>
        <w:right w:val="none" w:sz="0" w:space="0" w:color="auto"/>
      </w:divBdr>
    </w:div>
    <w:div w:id="2051026896">
      <w:marLeft w:val="0"/>
      <w:marRight w:val="0"/>
      <w:marTop w:val="0"/>
      <w:marBottom w:val="0"/>
      <w:divBdr>
        <w:top w:val="none" w:sz="0" w:space="0" w:color="auto"/>
        <w:left w:val="none" w:sz="0" w:space="0" w:color="auto"/>
        <w:bottom w:val="none" w:sz="0" w:space="0" w:color="auto"/>
        <w:right w:val="none" w:sz="0" w:space="0" w:color="auto"/>
      </w:divBdr>
    </w:div>
    <w:div w:id="2051107966">
      <w:marLeft w:val="0"/>
      <w:marRight w:val="0"/>
      <w:marTop w:val="0"/>
      <w:marBottom w:val="0"/>
      <w:divBdr>
        <w:top w:val="none" w:sz="0" w:space="0" w:color="auto"/>
        <w:left w:val="none" w:sz="0" w:space="0" w:color="auto"/>
        <w:bottom w:val="none" w:sz="0" w:space="0" w:color="auto"/>
        <w:right w:val="none" w:sz="0" w:space="0" w:color="auto"/>
      </w:divBdr>
    </w:div>
    <w:div w:id="2051219675">
      <w:marLeft w:val="0"/>
      <w:marRight w:val="0"/>
      <w:marTop w:val="0"/>
      <w:marBottom w:val="0"/>
      <w:divBdr>
        <w:top w:val="none" w:sz="0" w:space="0" w:color="auto"/>
        <w:left w:val="none" w:sz="0" w:space="0" w:color="auto"/>
        <w:bottom w:val="none" w:sz="0" w:space="0" w:color="auto"/>
        <w:right w:val="none" w:sz="0" w:space="0" w:color="auto"/>
      </w:divBdr>
    </w:div>
    <w:div w:id="2051345193">
      <w:marLeft w:val="0"/>
      <w:marRight w:val="0"/>
      <w:marTop w:val="0"/>
      <w:marBottom w:val="0"/>
      <w:divBdr>
        <w:top w:val="none" w:sz="0" w:space="0" w:color="auto"/>
        <w:left w:val="none" w:sz="0" w:space="0" w:color="auto"/>
        <w:bottom w:val="none" w:sz="0" w:space="0" w:color="auto"/>
        <w:right w:val="none" w:sz="0" w:space="0" w:color="auto"/>
      </w:divBdr>
    </w:div>
    <w:div w:id="2051370975">
      <w:marLeft w:val="0"/>
      <w:marRight w:val="0"/>
      <w:marTop w:val="0"/>
      <w:marBottom w:val="0"/>
      <w:divBdr>
        <w:top w:val="none" w:sz="0" w:space="0" w:color="auto"/>
        <w:left w:val="none" w:sz="0" w:space="0" w:color="auto"/>
        <w:bottom w:val="none" w:sz="0" w:space="0" w:color="auto"/>
        <w:right w:val="none" w:sz="0" w:space="0" w:color="auto"/>
      </w:divBdr>
    </w:div>
    <w:div w:id="2051374598">
      <w:marLeft w:val="0"/>
      <w:marRight w:val="0"/>
      <w:marTop w:val="0"/>
      <w:marBottom w:val="0"/>
      <w:divBdr>
        <w:top w:val="none" w:sz="0" w:space="0" w:color="auto"/>
        <w:left w:val="none" w:sz="0" w:space="0" w:color="auto"/>
        <w:bottom w:val="none" w:sz="0" w:space="0" w:color="auto"/>
        <w:right w:val="none" w:sz="0" w:space="0" w:color="auto"/>
      </w:divBdr>
    </w:div>
    <w:div w:id="2051565726">
      <w:marLeft w:val="0"/>
      <w:marRight w:val="0"/>
      <w:marTop w:val="0"/>
      <w:marBottom w:val="0"/>
      <w:divBdr>
        <w:top w:val="none" w:sz="0" w:space="0" w:color="auto"/>
        <w:left w:val="none" w:sz="0" w:space="0" w:color="auto"/>
        <w:bottom w:val="none" w:sz="0" w:space="0" w:color="auto"/>
        <w:right w:val="none" w:sz="0" w:space="0" w:color="auto"/>
      </w:divBdr>
    </w:div>
    <w:div w:id="2051876119">
      <w:marLeft w:val="0"/>
      <w:marRight w:val="0"/>
      <w:marTop w:val="0"/>
      <w:marBottom w:val="0"/>
      <w:divBdr>
        <w:top w:val="none" w:sz="0" w:space="0" w:color="auto"/>
        <w:left w:val="none" w:sz="0" w:space="0" w:color="auto"/>
        <w:bottom w:val="none" w:sz="0" w:space="0" w:color="auto"/>
        <w:right w:val="none" w:sz="0" w:space="0" w:color="auto"/>
      </w:divBdr>
    </w:div>
    <w:div w:id="2051882924">
      <w:marLeft w:val="0"/>
      <w:marRight w:val="0"/>
      <w:marTop w:val="0"/>
      <w:marBottom w:val="0"/>
      <w:divBdr>
        <w:top w:val="none" w:sz="0" w:space="0" w:color="auto"/>
        <w:left w:val="none" w:sz="0" w:space="0" w:color="auto"/>
        <w:bottom w:val="none" w:sz="0" w:space="0" w:color="auto"/>
        <w:right w:val="none" w:sz="0" w:space="0" w:color="auto"/>
      </w:divBdr>
    </w:div>
    <w:div w:id="2052071381">
      <w:marLeft w:val="0"/>
      <w:marRight w:val="0"/>
      <w:marTop w:val="0"/>
      <w:marBottom w:val="0"/>
      <w:divBdr>
        <w:top w:val="none" w:sz="0" w:space="0" w:color="auto"/>
        <w:left w:val="none" w:sz="0" w:space="0" w:color="auto"/>
        <w:bottom w:val="none" w:sz="0" w:space="0" w:color="auto"/>
        <w:right w:val="none" w:sz="0" w:space="0" w:color="auto"/>
      </w:divBdr>
    </w:div>
    <w:div w:id="2052148298">
      <w:marLeft w:val="0"/>
      <w:marRight w:val="0"/>
      <w:marTop w:val="0"/>
      <w:marBottom w:val="0"/>
      <w:divBdr>
        <w:top w:val="none" w:sz="0" w:space="0" w:color="auto"/>
        <w:left w:val="none" w:sz="0" w:space="0" w:color="auto"/>
        <w:bottom w:val="none" w:sz="0" w:space="0" w:color="auto"/>
        <w:right w:val="none" w:sz="0" w:space="0" w:color="auto"/>
      </w:divBdr>
    </w:div>
    <w:div w:id="2052151922">
      <w:marLeft w:val="0"/>
      <w:marRight w:val="0"/>
      <w:marTop w:val="0"/>
      <w:marBottom w:val="0"/>
      <w:divBdr>
        <w:top w:val="none" w:sz="0" w:space="0" w:color="auto"/>
        <w:left w:val="none" w:sz="0" w:space="0" w:color="auto"/>
        <w:bottom w:val="none" w:sz="0" w:space="0" w:color="auto"/>
        <w:right w:val="none" w:sz="0" w:space="0" w:color="auto"/>
      </w:divBdr>
    </w:div>
    <w:div w:id="2052194515">
      <w:marLeft w:val="0"/>
      <w:marRight w:val="0"/>
      <w:marTop w:val="0"/>
      <w:marBottom w:val="0"/>
      <w:divBdr>
        <w:top w:val="none" w:sz="0" w:space="0" w:color="auto"/>
        <w:left w:val="none" w:sz="0" w:space="0" w:color="auto"/>
        <w:bottom w:val="none" w:sz="0" w:space="0" w:color="auto"/>
        <w:right w:val="none" w:sz="0" w:space="0" w:color="auto"/>
      </w:divBdr>
    </w:div>
    <w:div w:id="2052220384">
      <w:marLeft w:val="0"/>
      <w:marRight w:val="0"/>
      <w:marTop w:val="0"/>
      <w:marBottom w:val="0"/>
      <w:divBdr>
        <w:top w:val="none" w:sz="0" w:space="0" w:color="auto"/>
        <w:left w:val="none" w:sz="0" w:space="0" w:color="auto"/>
        <w:bottom w:val="none" w:sz="0" w:space="0" w:color="auto"/>
        <w:right w:val="none" w:sz="0" w:space="0" w:color="auto"/>
      </w:divBdr>
    </w:div>
    <w:div w:id="2052224943">
      <w:marLeft w:val="0"/>
      <w:marRight w:val="0"/>
      <w:marTop w:val="0"/>
      <w:marBottom w:val="0"/>
      <w:divBdr>
        <w:top w:val="none" w:sz="0" w:space="0" w:color="auto"/>
        <w:left w:val="none" w:sz="0" w:space="0" w:color="auto"/>
        <w:bottom w:val="none" w:sz="0" w:space="0" w:color="auto"/>
        <w:right w:val="none" w:sz="0" w:space="0" w:color="auto"/>
      </w:divBdr>
    </w:div>
    <w:div w:id="2052225049">
      <w:marLeft w:val="0"/>
      <w:marRight w:val="0"/>
      <w:marTop w:val="0"/>
      <w:marBottom w:val="0"/>
      <w:divBdr>
        <w:top w:val="none" w:sz="0" w:space="0" w:color="auto"/>
        <w:left w:val="none" w:sz="0" w:space="0" w:color="auto"/>
        <w:bottom w:val="none" w:sz="0" w:space="0" w:color="auto"/>
        <w:right w:val="none" w:sz="0" w:space="0" w:color="auto"/>
      </w:divBdr>
    </w:div>
    <w:div w:id="2052261822">
      <w:marLeft w:val="0"/>
      <w:marRight w:val="0"/>
      <w:marTop w:val="0"/>
      <w:marBottom w:val="0"/>
      <w:divBdr>
        <w:top w:val="none" w:sz="0" w:space="0" w:color="auto"/>
        <w:left w:val="none" w:sz="0" w:space="0" w:color="auto"/>
        <w:bottom w:val="none" w:sz="0" w:space="0" w:color="auto"/>
        <w:right w:val="none" w:sz="0" w:space="0" w:color="auto"/>
      </w:divBdr>
    </w:div>
    <w:div w:id="2052268524">
      <w:marLeft w:val="0"/>
      <w:marRight w:val="0"/>
      <w:marTop w:val="0"/>
      <w:marBottom w:val="0"/>
      <w:divBdr>
        <w:top w:val="none" w:sz="0" w:space="0" w:color="auto"/>
        <w:left w:val="none" w:sz="0" w:space="0" w:color="auto"/>
        <w:bottom w:val="none" w:sz="0" w:space="0" w:color="auto"/>
        <w:right w:val="none" w:sz="0" w:space="0" w:color="auto"/>
      </w:divBdr>
    </w:div>
    <w:div w:id="2052340466">
      <w:marLeft w:val="0"/>
      <w:marRight w:val="0"/>
      <w:marTop w:val="0"/>
      <w:marBottom w:val="0"/>
      <w:divBdr>
        <w:top w:val="none" w:sz="0" w:space="0" w:color="auto"/>
        <w:left w:val="none" w:sz="0" w:space="0" w:color="auto"/>
        <w:bottom w:val="none" w:sz="0" w:space="0" w:color="auto"/>
        <w:right w:val="none" w:sz="0" w:space="0" w:color="auto"/>
      </w:divBdr>
    </w:div>
    <w:div w:id="2052341242">
      <w:marLeft w:val="0"/>
      <w:marRight w:val="0"/>
      <w:marTop w:val="0"/>
      <w:marBottom w:val="0"/>
      <w:divBdr>
        <w:top w:val="none" w:sz="0" w:space="0" w:color="auto"/>
        <w:left w:val="none" w:sz="0" w:space="0" w:color="auto"/>
        <w:bottom w:val="none" w:sz="0" w:space="0" w:color="auto"/>
        <w:right w:val="none" w:sz="0" w:space="0" w:color="auto"/>
      </w:divBdr>
    </w:div>
    <w:div w:id="2052414838">
      <w:marLeft w:val="0"/>
      <w:marRight w:val="0"/>
      <w:marTop w:val="0"/>
      <w:marBottom w:val="0"/>
      <w:divBdr>
        <w:top w:val="none" w:sz="0" w:space="0" w:color="auto"/>
        <w:left w:val="none" w:sz="0" w:space="0" w:color="auto"/>
        <w:bottom w:val="none" w:sz="0" w:space="0" w:color="auto"/>
        <w:right w:val="none" w:sz="0" w:space="0" w:color="auto"/>
      </w:divBdr>
    </w:div>
    <w:div w:id="2052537473">
      <w:marLeft w:val="0"/>
      <w:marRight w:val="0"/>
      <w:marTop w:val="0"/>
      <w:marBottom w:val="0"/>
      <w:divBdr>
        <w:top w:val="none" w:sz="0" w:space="0" w:color="auto"/>
        <w:left w:val="none" w:sz="0" w:space="0" w:color="auto"/>
        <w:bottom w:val="none" w:sz="0" w:space="0" w:color="auto"/>
        <w:right w:val="none" w:sz="0" w:space="0" w:color="auto"/>
      </w:divBdr>
    </w:div>
    <w:div w:id="2052605691">
      <w:marLeft w:val="0"/>
      <w:marRight w:val="0"/>
      <w:marTop w:val="0"/>
      <w:marBottom w:val="0"/>
      <w:divBdr>
        <w:top w:val="none" w:sz="0" w:space="0" w:color="auto"/>
        <w:left w:val="none" w:sz="0" w:space="0" w:color="auto"/>
        <w:bottom w:val="none" w:sz="0" w:space="0" w:color="auto"/>
        <w:right w:val="none" w:sz="0" w:space="0" w:color="auto"/>
      </w:divBdr>
    </w:div>
    <w:div w:id="2052612162">
      <w:marLeft w:val="0"/>
      <w:marRight w:val="0"/>
      <w:marTop w:val="0"/>
      <w:marBottom w:val="0"/>
      <w:divBdr>
        <w:top w:val="none" w:sz="0" w:space="0" w:color="auto"/>
        <w:left w:val="none" w:sz="0" w:space="0" w:color="auto"/>
        <w:bottom w:val="none" w:sz="0" w:space="0" w:color="auto"/>
        <w:right w:val="none" w:sz="0" w:space="0" w:color="auto"/>
      </w:divBdr>
    </w:div>
    <w:div w:id="2052683638">
      <w:marLeft w:val="0"/>
      <w:marRight w:val="0"/>
      <w:marTop w:val="0"/>
      <w:marBottom w:val="0"/>
      <w:divBdr>
        <w:top w:val="none" w:sz="0" w:space="0" w:color="auto"/>
        <w:left w:val="none" w:sz="0" w:space="0" w:color="auto"/>
        <w:bottom w:val="none" w:sz="0" w:space="0" w:color="auto"/>
        <w:right w:val="none" w:sz="0" w:space="0" w:color="auto"/>
      </w:divBdr>
    </w:div>
    <w:div w:id="2052685252">
      <w:marLeft w:val="0"/>
      <w:marRight w:val="0"/>
      <w:marTop w:val="0"/>
      <w:marBottom w:val="0"/>
      <w:divBdr>
        <w:top w:val="none" w:sz="0" w:space="0" w:color="auto"/>
        <w:left w:val="none" w:sz="0" w:space="0" w:color="auto"/>
        <w:bottom w:val="none" w:sz="0" w:space="0" w:color="auto"/>
        <w:right w:val="none" w:sz="0" w:space="0" w:color="auto"/>
      </w:divBdr>
    </w:div>
    <w:div w:id="2052730839">
      <w:marLeft w:val="0"/>
      <w:marRight w:val="0"/>
      <w:marTop w:val="0"/>
      <w:marBottom w:val="0"/>
      <w:divBdr>
        <w:top w:val="none" w:sz="0" w:space="0" w:color="auto"/>
        <w:left w:val="none" w:sz="0" w:space="0" w:color="auto"/>
        <w:bottom w:val="none" w:sz="0" w:space="0" w:color="auto"/>
        <w:right w:val="none" w:sz="0" w:space="0" w:color="auto"/>
      </w:divBdr>
    </w:div>
    <w:div w:id="2052798702">
      <w:marLeft w:val="0"/>
      <w:marRight w:val="0"/>
      <w:marTop w:val="0"/>
      <w:marBottom w:val="0"/>
      <w:divBdr>
        <w:top w:val="none" w:sz="0" w:space="0" w:color="auto"/>
        <w:left w:val="none" w:sz="0" w:space="0" w:color="auto"/>
        <w:bottom w:val="none" w:sz="0" w:space="0" w:color="auto"/>
        <w:right w:val="none" w:sz="0" w:space="0" w:color="auto"/>
      </w:divBdr>
    </w:div>
    <w:div w:id="2052921315">
      <w:marLeft w:val="0"/>
      <w:marRight w:val="0"/>
      <w:marTop w:val="0"/>
      <w:marBottom w:val="0"/>
      <w:divBdr>
        <w:top w:val="none" w:sz="0" w:space="0" w:color="auto"/>
        <w:left w:val="none" w:sz="0" w:space="0" w:color="auto"/>
        <w:bottom w:val="none" w:sz="0" w:space="0" w:color="auto"/>
        <w:right w:val="none" w:sz="0" w:space="0" w:color="auto"/>
      </w:divBdr>
    </w:div>
    <w:div w:id="2052992065">
      <w:marLeft w:val="0"/>
      <w:marRight w:val="0"/>
      <w:marTop w:val="0"/>
      <w:marBottom w:val="0"/>
      <w:divBdr>
        <w:top w:val="none" w:sz="0" w:space="0" w:color="auto"/>
        <w:left w:val="none" w:sz="0" w:space="0" w:color="auto"/>
        <w:bottom w:val="none" w:sz="0" w:space="0" w:color="auto"/>
        <w:right w:val="none" w:sz="0" w:space="0" w:color="auto"/>
      </w:divBdr>
    </w:div>
    <w:div w:id="2052994575">
      <w:marLeft w:val="0"/>
      <w:marRight w:val="0"/>
      <w:marTop w:val="0"/>
      <w:marBottom w:val="0"/>
      <w:divBdr>
        <w:top w:val="none" w:sz="0" w:space="0" w:color="auto"/>
        <w:left w:val="none" w:sz="0" w:space="0" w:color="auto"/>
        <w:bottom w:val="none" w:sz="0" w:space="0" w:color="auto"/>
        <w:right w:val="none" w:sz="0" w:space="0" w:color="auto"/>
      </w:divBdr>
    </w:div>
    <w:div w:id="2053074162">
      <w:marLeft w:val="0"/>
      <w:marRight w:val="0"/>
      <w:marTop w:val="0"/>
      <w:marBottom w:val="0"/>
      <w:divBdr>
        <w:top w:val="none" w:sz="0" w:space="0" w:color="auto"/>
        <w:left w:val="none" w:sz="0" w:space="0" w:color="auto"/>
        <w:bottom w:val="none" w:sz="0" w:space="0" w:color="auto"/>
        <w:right w:val="none" w:sz="0" w:space="0" w:color="auto"/>
      </w:divBdr>
    </w:div>
    <w:div w:id="2053113930">
      <w:marLeft w:val="0"/>
      <w:marRight w:val="0"/>
      <w:marTop w:val="0"/>
      <w:marBottom w:val="0"/>
      <w:divBdr>
        <w:top w:val="none" w:sz="0" w:space="0" w:color="auto"/>
        <w:left w:val="none" w:sz="0" w:space="0" w:color="auto"/>
        <w:bottom w:val="none" w:sz="0" w:space="0" w:color="auto"/>
        <w:right w:val="none" w:sz="0" w:space="0" w:color="auto"/>
      </w:divBdr>
    </w:div>
    <w:div w:id="2053117455">
      <w:marLeft w:val="0"/>
      <w:marRight w:val="0"/>
      <w:marTop w:val="0"/>
      <w:marBottom w:val="0"/>
      <w:divBdr>
        <w:top w:val="none" w:sz="0" w:space="0" w:color="auto"/>
        <w:left w:val="none" w:sz="0" w:space="0" w:color="auto"/>
        <w:bottom w:val="none" w:sz="0" w:space="0" w:color="auto"/>
        <w:right w:val="none" w:sz="0" w:space="0" w:color="auto"/>
      </w:divBdr>
    </w:div>
    <w:div w:id="2053262357">
      <w:marLeft w:val="0"/>
      <w:marRight w:val="0"/>
      <w:marTop w:val="0"/>
      <w:marBottom w:val="0"/>
      <w:divBdr>
        <w:top w:val="none" w:sz="0" w:space="0" w:color="auto"/>
        <w:left w:val="none" w:sz="0" w:space="0" w:color="auto"/>
        <w:bottom w:val="none" w:sz="0" w:space="0" w:color="auto"/>
        <w:right w:val="none" w:sz="0" w:space="0" w:color="auto"/>
      </w:divBdr>
    </w:div>
    <w:div w:id="2053308694">
      <w:marLeft w:val="0"/>
      <w:marRight w:val="0"/>
      <w:marTop w:val="0"/>
      <w:marBottom w:val="0"/>
      <w:divBdr>
        <w:top w:val="none" w:sz="0" w:space="0" w:color="auto"/>
        <w:left w:val="none" w:sz="0" w:space="0" w:color="auto"/>
        <w:bottom w:val="none" w:sz="0" w:space="0" w:color="auto"/>
        <w:right w:val="none" w:sz="0" w:space="0" w:color="auto"/>
      </w:divBdr>
    </w:div>
    <w:div w:id="2053309794">
      <w:marLeft w:val="0"/>
      <w:marRight w:val="0"/>
      <w:marTop w:val="0"/>
      <w:marBottom w:val="0"/>
      <w:divBdr>
        <w:top w:val="none" w:sz="0" w:space="0" w:color="auto"/>
        <w:left w:val="none" w:sz="0" w:space="0" w:color="auto"/>
        <w:bottom w:val="none" w:sz="0" w:space="0" w:color="auto"/>
        <w:right w:val="none" w:sz="0" w:space="0" w:color="auto"/>
      </w:divBdr>
    </w:div>
    <w:div w:id="2053531591">
      <w:marLeft w:val="0"/>
      <w:marRight w:val="0"/>
      <w:marTop w:val="0"/>
      <w:marBottom w:val="0"/>
      <w:divBdr>
        <w:top w:val="none" w:sz="0" w:space="0" w:color="auto"/>
        <w:left w:val="none" w:sz="0" w:space="0" w:color="auto"/>
        <w:bottom w:val="none" w:sz="0" w:space="0" w:color="auto"/>
        <w:right w:val="none" w:sz="0" w:space="0" w:color="auto"/>
      </w:divBdr>
    </w:div>
    <w:div w:id="2053580210">
      <w:marLeft w:val="0"/>
      <w:marRight w:val="0"/>
      <w:marTop w:val="0"/>
      <w:marBottom w:val="0"/>
      <w:divBdr>
        <w:top w:val="none" w:sz="0" w:space="0" w:color="auto"/>
        <w:left w:val="none" w:sz="0" w:space="0" w:color="auto"/>
        <w:bottom w:val="none" w:sz="0" w:space="0" w:color="auto"/>
        <w:right w:val="none" w:sz="0" w:space="0" w:color="auto"/>
      </w:divBdr>
    </w:div>
    <w:div w:id="2053655123">
      <w:marLeft w:val="0"/>
      <w:marRight w:val="0"/>
      <w:marTop w:val="0"/>
      <w:marBottom w:val="0"/>
      <w:divBdr>
        <w:top w:val="none" w:sz="0" w:space="0" w:color="auto"/>
        <w:left w:val="none" w:sz="0" w:space="0" w:color="auto"/>
        <w:bottom w:val="none" w:sz="0" w:space="0" w:color="auto"/>
        <w:right w:val="none" w:sz="0" w:space="0" w:color="auto"/>
      </w:divBdr>
    </w:div>
    <w:div w:id="2053769491">
      <w:marLeft w:val="0"/>
      <w:marRight w:val="0"/>
      <w:marTop w:val="0"/>
      <w:marBottom w:val="0"/>
      <w:divBdr>
        <w:top w:val="none" w:sz="0" w:space="0" w:color="auto"/>
        <w:left w:val="none" w:sz="0" w:space="0" w:color="auto"/>
        <w:bottom w:val="none" w:sz="0" w:space="0" w:color="auto"/>
        <w:right w:val="none" w:sz="0" w:space="0" w:color="auto"/>
      </w:divBdr>
    </w:div>
    <w:div w:id="2053799685">
      <w:marLeft w:val="0"/>
      <w:marRight w:val="0"/>
      <w:marTop w:val="0"/>
      <w:marBottom w:val="0"/>
      <w:divBdr>
        <w:top w:val="none" w:sz="0" w:space="0" w:color="auto"/>
        <w:left w:val="none" w:sz="0" w:space="0" w:color="auto"/>
        <w:bottom w:val="none" w:sz="0" w:space="0" w:color="auto"/>
        <w:right w:val="none" w:sz="0" w:space="0" w:color="auto"/>
      </w:divBdr>
    </w:div>
    <w:div w:id="2053964919">
      <w:marLeft w:val="0"/>
      <w:marRight w:val="0"/>
      <w:marTop w:val="0"/>
      <w:marBottom w:val="0"/>
      <w:divBdr>
        <w:top w:val="none" w:sz="0" w:space="0" w:color="auto"/>
        <w:left w:val="none" w:sz="0" w:space="0" w:color="auto"/>
        <w:bottom w:val="none" w:sz="0" w:space="0" w:color="auto"/>
        <w:right w:val="none" w:sz="0" w:space="0" w:color="auto"/>
      </w:divBdr>
    </w:div>
    <w:div w:id="2054189019">
      <w:marLeft w:val="0"/>
      <w:marRight w:val="0"/>
      <w:marTop w:val="0"/>
      <w:marBottom w:val="0"/>
      <w:divBdr>
        <w:top w:val="none" w:sz="0" w:space="0" w:color="auto"/>
        <w:left w:val="none" w:sz="0" w:space="0" w:color="auto"/>
        <w:bottom w:val="none" w:sz="0" w:space="0" w:color="auto"/>
        <w:right w:val="none" w:sz="0" w:space="0" w:color="auto"/>
      </w:divBdr>
    </w:div>
    <w:div w:id="2054229327">
      <w:marLeft w:val="0"/>
      <w:marRight w:val="0"/>
      <w:marTop w:val="0"/>
      <w:marBottom w:val="0"/>
      <w:divBdr>
        <w:top w:val="none" w:sz="0" w:space="0" w:color="auto"/>
        <w:left w:val="none" w:sz="0" w:space="0" w:color="auto"/>
        <w:bottom w:val="none" w:sz="0" w:space="0" w:color="auto"/>
        <w:right w:val="none" w:sz="0" w:space="0" w:color="auto"/>
      </w:divBdr>
    </w:div>
    <w:div w:id="2054497849">
      <w:marLeft w:val="0"/>
      <w:marRight w:val="0"/>
      <w:marTop w:val="0"/>
      <w:marBottom w:val="0"/>
      <w:divBdr>
        <w:top w:val="none" w:sz="0" w:space="0" w:color="auto"/>
        <w:left w:val="none" w:sz="0" w:space="0" w:color="auto"/>
        <w:bottom w:val="none" w:sz="0" w:space="0" w:color="auto"/>
        <w:right w:val="none" w:sz="0" w:space="0" w:color="auto"/>
      </w:divBdr>
    </w:div>
    <w:div w:id="2054572835">
      <w:marLeft w:val="0"/>
      <w:marRight w:val="0"/>
      <w:marTop w:val="0"/>
      <w:marBottom w:val="0"/>
      <w:divBdr>
        <w:top w:val="none" w:sz="0" w:space="0" w:color="auto"/>
        <w:left w:val="none" w:sz="0" w:space="0" w:color="auto"/>
        <w:bottom w:val="none" w:sz="0" w:space="0" w:color="auto"/>
        <w:right w:val="none" w:sz="0" w:space="0" w:color="auto"/>
      </w:divBdr>
    </w:div>
    <w:div w:id="2054576361">
      <w:marLeft w:val="0"/>
      <w:marRight w:val="0"/>
      <w:marTop w:val="0"/>
      <w:marBottom w:val="0"/>
      <w:divBdr>
        <w:top w:val="none" w:sz="0" w:space="0" w:color="auto"/>
        <w:left w:val="none" w:sz="0" w:space="0" w:color="auto"/>
        <w:bottom w:val="none" w:sz="0" w:space="0" w:color="auto"/>
        <w:right w:val="none" w:sz="0" w:space="0" w:color="auto"/>
      </w:divBdr>
    </w:div>
    <w:div w:id="2054688362">
      <w:marLeft w:val="0"/>
      <w:marRight w:val="0"/>
      <w:marTop w:val="0"/>
      <w:marBottom w:val="0"/>
      <w:divBdr>
        <w:top w:val="none" w:sz="0" w:space="0" w:color="auto"/>
        <w:left w:val="none" w:sz="0" w:space="0" w:color="auto"/>
        <w:bottom w:val="none" w:sz="0" w:space="0" w:color="auto"/>
        <w:right w:val="none" w:sz="0" w:space="0" w:color="auto"/>
      </w:divBdr>
    </w:div>
    <w:div w:id="2054770468">
      <w:marLeft w:val="0"/>
      <w:marRight w:val="0"/>
      <w:marTop w:val="0"/>
      <w:marBottom w:val="0"/>
      <w:divBdr>
        <w:top w:val="none" w:sz="0" w:space="0" w:color="auto"/>
        <w:left w:val="none" w:sz="0" w:space="0" w:color="auto"/>
        <w:bottom w:val="none" w:sz="0" w:space="0" w:color="auto"/>
        <w:right w:val="none" w:sz="0" w:space="0" w:color="auto"/>
      </w:divBdr>
    </w:div>
    <w:div w:id="2054847931">
      <w:marLeft w:val="0"/>
      <w:marRight w:val="0"/>
      <w:marTop w:val="0"/>
      <w:marBottom w:val="0"/>
      <w:divBdr>
        <w:top w:val="none" w:sz="0" w:space="0" w:color="auto"/>
        <w:left w:val="none" w:sz="0" w:space="0" w:color="auto"/>
        <w:bottom w:val="none" w:sz="0" w:space="0" w:color="auto"/>
        <w:right w:val="none" w:sz="0" w:space="0" w:color="auto"/>
      </w:divBdr>
    </w:div>
    <w:div w:id="2054887107">
      <w:marLeft w:val="0"/>
      <w:marRight w:val="0"/>
      <w:marTop w:val="0"/>
      <w:marBottom w:val="0"/>
      <w:divBdr>
        <w:top w:val="none" w:sz="0" w:space="0" w:color="auto"/>
        <w:left w:val="none" w:sz="0" w:space="0" w:color="auto"/>
        <w:bottom w:val="none" w:sz="0" w:space="0" w:color="auto"/>
        <w:right w:val="none" w:sz="0" w:space="0" w:color="auto"/>
      </w:divBdr>
    </w:div>
    <w:div w:id="2054889303">
      <w:marLeft w:val="0"/>
      <w:marRight w:val="0"/>
      <w:marTop w:val="0"/>
      <w:marBottom w:val="0"/>
      <w:divBdr>
        <w:top w:val="none" w:sz="0" w:space="0" w:color="auto"/>
        <w:left w:val="none" w:sz="0" w:space="0" w:color="auto"/>
        <w:bottom w:val="none" w:sz="0" w:space="0" w:color="auto"/>
        <w:right w:val="none" w:sz="0" w:space="0" w:color="auto"/>
      </w:divBdr>
    </w:div>
    <w:div w:id="2054957110">
      <w:marLeft w:val="0"/>
      <w:marRight w:val="0"/>
      <w:marTop w:val="0"/>
      <w:marBottom w:val="0"/>
      <w:divBdr>
        <w:top w:val="none" w:sz="0" w:space="0" w:color="auto"/>
        <w:left w:val="none" w:sz="0" w:space="0" w:color="auto"/>
        <w:bottom w:val="none" w:sz="0" w:space="0" w:color="auto"/>
        <w:right w:val="none" w:sz="0" w:space="0" w:color="auto"/>
      </w:divBdr>
    </w:div>
    <w:div w:id="2055152109">
      <w:marLeft w:val="0"/>
      <w:marRight w:val="0"/>
      <w:marTop w:val="0"/>
      <w:marBottom w:val="0"/>
      <w:divBdr>
        <w:top w:val="none" w:sz="0" w:space="0" w:color="auto"/>
        <w:left w:val="none" w:sz="0" w:space="0" w:color="auto"/>
        <w:bottom w:val="none" w:sz="0" w:space="0" w:color="auto"/>
        <w:right w:val="none" w:sz="0" w:space="0" w:color="auto"/>
      </w:divBdr>
    </w:div>
    <w:div w:id="2055304482">
      <w:marLeft w:val="0"/>
      <w:marRight w:val="0"/>
      <w:marTop w:val="0"/>
      <w:marBottom w:val="0"/>
      <w:divBdr>
        <w:top w:val="none" w:sz="0" w:space="0" w:color="auto"/>
        <w:left w:val="none" w:sz="0" w:space="0" w:color="auto"/>
        <w:bottom w:val="none" w:sz="0" w:space="0" w:color="auto"/>
        <w:right w:val="none" w:sz="0" w:space="0" w:color="auto"/>
      </w:divBdr>
    </w:div>
    <w:div w:id="2055304514">
      <w:marLeft w:val="0"/>
      <w:marRight w:val="0"/>
      <w:marTop w:val="0"/>
      <w:marBottom w:val="0"/>
      <w:divBdr>
        <w:top w:val="none" w:sz="0" w:space="0" w:color="auto"/>
        <w:left w:val="none" w:sz="0" w:space="0" w:color="auto"/>
        <w:bottom w:val="none" w:sz="0" w:space="0" w:color="auto"/>
        <w:right w:val="none" w:sz="0" w:space="0" w:color="auto"/>
      </w:divBdr>
    </w:div>
    <w:div w:id="2055422666">
      <w:marLeft w:val="0"/>
      <w:marRight w:val="0"/>
      <w:marTop w:val="0"/>
      <w:marBottom w:val="0"/>
      <w:divBdr>
        <w:top w:val="none" w:sz="0" w:space="0" w:color="auto"/>
        <w:left w:val="none" w:sz="0" w:space="0" w:color="auto"/>
        <w:bottom w:val="none" w:sz="0" w:space="0" w:color="auto"/>
        <w:right w:val="none" w:sz="0" w:space="0" w:color="auto"/>
      </w:divBdr>
    </w:div>
    <w:div w:id="2055426661">
      <w:marLeft w:val="0"/>
      <w:marRight w:val="0"/>
      <w:marTop w:val="0"/>
      <w:marBottom w:val="0"/>
      <w:divBdr>
        <w:top w:val="none" w:sz="0" w:space="0" w:color="auto"/>
        <w:left w:val="none" w:sz="0" w:space="0" w:color="auto"/>
        <w:bottom w:val="none" w:sz="0" w:space="0" w:color="auto"/>
        <w:right w:val="none" w:sz="0" w:space="0" w:color="auto"/>
      </w:divBdr>
    </w:div>
    <w:div w:id="2055537925">
      <w:marLeft w:val="0"/>
      <w:marRight w:val="0"/>
      <w:marTop w:val="0"/>
      <w:marBottom w:val="0"/>
      <w:divBdr>
        <w:top w:val="none" w:sz="0" w:space="0" w:color="auto"/>
        <w:left w:val="none" w:sz="0" w:space="0" w:color="auto"/>
        <w:bottom w:val="none" w:sz="0" w:space="0" w:color="auto"/>
        <w:right w:val="none" w:sz="0" w:space="0" w:color="auto"/>
      </w:divBdr>
    </w:div>
    <w:div w:id="2055619182">
      <w:marLeft w:val="0"/>
      <w:marRight w:val="0"/>
      <w:marTop w:val="0"/>
      <w:marBottom w:val="0"/>
      <w:divBdr>
        <w:top w:val="none" w:sz="0" w:space="0" w:color="auto"/>
        <w:left w:val="none" w:sz="0" w:space="0" w:color="auto"/>
        <w:bottom w:val="none" w:sz="0" w:space="0" w:color="auto"/>
        <w:right w:val="none" w:sz="0" w:space="0" w:color="auto"/>
      </w:divBdr>
    </w:div>
    <w:div w:id="2055806165">
      <w:marLeft w:val="0"/>
      <w:marRight w:val="0"/>
      <w:marTop w:val="0"/>
      <w:marBottom w:val="0"/>
      <w:divBdr>
        <w:top w:val="none" w:sz="0" w:space="0" w:color="auto"/>
        <w:left w:val="none" w:sz="0" w:space="0" w:color="auto"/>
        <w:bottom w:val="none" w:sz="0" w:space="0" w:color="auto"/>
        <w:right w:val="none" w:sz="0" w:space="0" w:color="auto"/>
      </w:divBdr>
    </w:div>
    <w:div w:id="2055806549">
      <w:bodyDiv w:val="1"/>
      <w:marLeft w:val="0"/>
      <w:marRight w:val="0"/>
      <w:marTop w:val="0"/>
      <w:marBottom w:val="0"/>
      <w:divBdr>
        <w:top w:val="none" w:sz="0" w:space="0" w:color="auto"/>
        <w:left w:val="none" w:sz="0" w:space="0" w:color="auto"/>
        <w:bottom w:val="none" w:sz="0" w:space="0" w:color="auto"/>
        <w:right w:val="none" w:sz="0" w:space="0" w:color="auto"/>
      </w:divBdr>
    </w:div>
    <w:div w:id="2055887248">
      <w:marLeft w:val="0"/>
      <w:marRight w:val="0"/>
      <w:marTop w:val="0"/>
      <w:marBottom w:val="0"/>
      <w:divBdr>
        <w:top w:val="none" w:sz="0" w:space="0" w:color="auto"/>
        <w:left w:val="none" w:sz="0" w:space="0" w:color="auto"/>
        <w:bottom w:val="none" w:sz="0" w:space="0" w:color="auto"/>
        <w:right w:val="none" w:sz="0" w:space="0" w:color="auto"/>
      </w:divBdr>
    </w:div>
    <w:div w:id="2055890046">
      <w:marLeft w:val="0"/>
      <w:marRight w:val="0"/>
      <w:marTop w:val="0"/>
      <w:marBottom w:val="0"/>
      <w:divBdr>
        <w:top w:val="none" w:sz="0" w:space="0" w:color="auto"/>
        <w:left w:val="none" w:sz="0" w:space="0" w:color="auto"/>
        <w:bottom w:val="none" w:sz="0" w:space="0" w:color="auto"/>
        <w:right w:val="none" w:sz="0" w:space="0" w:color="auto"/>
      </w:divBdr>
    </w:div>
    <w:div w:id="2056001152">
      <w:marLeft w:val="0"/>
      <w:marRight w:val="0"/>
      <w:marTop w:val="0"/>
      <w:marBottom w:val="0"/>
      <w:divBdr>
        <w:top w:val="none" w:sz="0" w:space="0" w:color="auto"/>
        <w:left w:val="none" w:sz="0" w:space="0" w:color="auto"/>
        <w:bottom w:val="none" w:sz="0" w:space="0" w:color="auto"/>
        <w:right w:val="none" w:sz="0" w:space="0" w:color="auto"/>
      </w:divBdr>
    </w:div>
    <w:div w:id="2056006631">
      <w:marLeft w:val="0"/>
      <w:marRight w:val="0"/>
      <w:marTop w:val="0"/>
      <w:marBottom w:val="0"/>
      <w:divBdr>
        <w:top w:val="none" w:sz="0" w:space="0" w:color="auto"/>
        <w:left w:val="none" w:sz="0" w:space="0" w:color="auto"/>
        <w:bottom w:val="none" w:sz="0" w:space="0" w:color="auto"/>
        <w:right w:val="none" w:sz="0" w:space="0" w:color="auto"/>
      </w:divBdr>
    </w:div>
    <w:div w:id="2056150072">
      <w:marLeft w:val="0"/>
      <w:marRight w:val="0"/>
      <w:marTop w:val="0"/>
      <w:marBottom w:val="0"/>
      <w:divBdr>
        <w:top w:val="none" w:sz="0" w:space="0" w:color="auto"/>
        <w:left w:val="none" w:sz="0" w:space="0" w:color="auto"/>
        <w:bottom w:val="none" w:sz="0" w:space="0" w:color="auto"/>
        <w:right w:val="none" w:sz="0" w:space="0" w:color="auto"/>
      </w:divBdr>
    </w:div>
    <w:div w:id="2056192104">
      <w:marLeft w:val="0"/>
      <w:marRight w:val="0"/>
      <w:marTop w:val="0"/>
      <w:marBottom w:val="0"/>
      <w:divBdr>
        <w:top w:val="none" w:sz="0" w:space="0" w:color="auto"/>
        <w:left w:val="none" w:sz="0" w:space="0" w:color="auto"/>
        <w:bottom w:val="none" w:sz="0" w:space="0" w:color="auto"/>
        <w:right w:val="none" w:sz="0" w:space="0" w:color="auto"/>
      </w:divBdr>
    </w:div>
    <w:div w:id="2056195677">
      <w:marLeft w:val="0"/>
      <w:marRight w:val="0"/>
      <w:marTop w:val="0"/>
      <w:marBottom w:val="0"/>
      <w:divBdr>
        <w:top w:val="none" w:sz="0" w:space="0" w:color="auto"/>
        <w:left w:val="none" w:sz="0" w:space="0" w:color="auto"/>
        <w:bottom w:val="none" w:sz="0" w:space="0" w:color="auto"/>
        <w:right w:val="none" w:sz="0" w:space="0" w:color="auto"/>
      </w:divBdr>
    </w:div>
    <w:div w:id="2056199162">
      <w:marLeft w:val="0"/>
      <w:marRight w:val="0"/>
      <w:marTop w:val="0"/>
      <w:marBottom w:val="0"/>
      <w:divBdr>
        <w:top w:val="none" w:sz="0" w:space="0" w:color="auto"/>
        <w:left w:val="none" w:sz="0" w:space="0" w:color="auto"/>
        <w:bottom w:val="none" w:sz="0" w:space="0" w:color="auto"/>
        <w:right w:val="none" w:sz="0" w:space="0" w:color="auto"/>
      </w:divBdr>
    </w:div>
    <w:div w:id="2056276637">
      <w:marLeft w:val="0"/>
      <w:marRight w:val="0"/>
      <w:marTop w:val="0"/>
      <w:marBottom w:val="0"/>
      <w:divBdr>
        <w:top w:val="none" w:sz="0" w:space="0" w:color="auto"/>
        <w:left w:val="none" w:sz="0" w:space="0" w:color="auto"/>
        <w:bottom w:val="none" w:sz="0" w:space="0" w:color="auto"/>
        <w:right w:val="none" w:sz="0" w:space="0" w:color="auto"/>
      </w:divBdr>
    </w:div>
    <w:div w:id="2056348375">
      <w:marLeft w:val="0"/>
      <w:marRight w:val="0"/>
      <w:marTop w:val="0"/>
      <w:marBottom w:val="0"/>
      <w:divBdr>
        <w:top w:val="none" w:sz="0" w:space="0" w:color="auto"/>
        <w:left w:val="none" w:sz="0" w:space="0" w:color="auto"/>
        <w:bottom w:val="none" w:sz="0" w:space="0" w:color="auto"/>
        <w:right w:val="none" w:sz="0" w:space="0" w:color="auto"/>
      </w:divBdr>
    </w:div>
    <w:div w:id="2056349046">
      <w:marLeft w:val="0"/>
      <w:marRight w:val="0"/>
      <w:marTop w:val="0"/>
      <w:marBottom w:val="0"/>
      <w:divBdr>
        <w:top w:val="none" w:sz="0" w:space="0" w:color="auto"/>
        <w:left w:val="none" w:sz="0" w:space="0" w:color="auto"/>
        <w:bottom w:val="none" w:sz="0" w:space="0" w:color="auto"/>
        <w:right w:val="none" w:sz="0" w:space="0" w:color="auto"/>
      </w:divBdr>
    </w:div>
    <w:div w:id="2056388900">
      <w:marLeft w:val="0"/>
      <w:marRight w:val="0"/>
      <w:marTop w:val="0"/>
      <w:marBottom w:val="0"/>
      <w:divBdr>
        <w:top w:val="none" w:sz="0" w:space="0" w:color="auto"/>
        <w:left w:val="none" w:sz="0" w:space="0" w:color="auto"/>
        <w:bottom w:val="none" w:sz="0" w:space="0" w:color="auto"/>
        <w:right w:val="none" w:sz="0" w:space="0" w:color="auto"/>
      </w:divBdr>
    </w:div>
    <w:div w:id="2056538902">
      <w:marLeft w:val="0"/>
      <w:marRight w:val="0"/>
      <w:marTop w:val="0"/>
      <w:marBottom w:val="0"/>
      <w:divBdr>
        <w:top w:val="none" w:sz="0" w:space="0" w:color="auto"/>
        <w:left w:val="none" w:sz="0" w:space="0" w:color="auto"/>
        <w:bottom w:val="none" w:sz="0" w:space="0" w:color="auto"/>
        <w:right w:val="none" w:sz="0" w:space="0" w:color="auto"/>
      </w:divBdr>
    </w:div>
    <w:div w:id="2056542773">
      <w:marLeft w:val="0"/>
      <w:marRight w:val="0"/>
      <w:marTop w:val="0"/>
      <w:marBottom w:val="0"/>
      <w:divBdr>
        <w:top w:val="none" w:sz="0" w:space="0" w:color="auto"/>
        <w:left w:val="none" w:sz="0" w:space="0" w:color="auto"/>
        <w:bottom w:val="none" w:sz="0" w:space="0" w:color="auto"/>
        <w:right w:val="none" w:sz="0" w:space="0" w:color="auto"/>
      </w:divBdr>
    </w:div>
    <w:div w:id="2056544254">
      <w:marLeft w:val="0"/>
      <w:marRight w:val="0"/>
      <w:marTop w:val="0"/>
      <w:marBottom w:val="0"/>
      <w:divBdr>
        <w:top w:val="none" w:sz="0" w:space="0" w:color="auto"/>
        <w:left w:val="none" w:sz="0" w:space="0" w:color="auto"/>
        <w:bottom w:val="none" w:sz="0" w:space="0" w:color="auto"/>
        <w:right w:val="none" w:sz="0" w:space="0" w:color="auto"/>
      </w:divBdr>
    </w:div>
    <w:div w:id="2056611953">
      <w:marLeft w:val="0"/>
      <w:marRight w:val="0"/>
      <w:marTop w:val="0"/>
      <w:marBottom w:val="0"/>
      <w:divBdr>
        <w:top w:val="none" w:sz="0" w:space="0" w:color="auto"/>
        <w:left w:val="none" w:sz="0" w:space="0" w:color="auto"/>
        <w:bottom w:val="none" w:sz="0" w:space="0" w:color="auto"/>
        <w:right w:val="none" w:sz="0" w:space="0" w:color="auto"/>
      </w:divBdr>
    </w:div>
    <w:div w:id="2056731732">
      <w:marLeft w:val="0"/>
      <w:marRight w:val="0"/>
      <w:marTop w:val="0"/>
      <w:marBottom w:val="0"/>
      <w:divBdr>
        <w:top w:val="none" w:sz="0" w:space="0" w:color="auto"/>
        <w:left w:val="none" w:sz="0" w:space="0" w:color="auto"/>
        <w:bottom w:val="none" w:sz="0" w:space="0" w:color="auto"/>
        <w:right w:val="none" w:sz="0" w:space="0" w:color="auto"/>
      </w:divBdr>
    </w:div>
    <w:div w:id="2057119013">
      <w:marLeft w:val="0"/>
      <w:marRight w:val="0"/>
      <w:marTop w:val="0"/>
      <w:marBottom w:val="0"/>
      <w:divBdr>
        <w:top w:val="none" w:sz="0" w:space="0" w:color="auto"/>
        <w:left w:val="none" w:sz="0" w:space="0" w:color="auto"/>
        <w:bottom w:val="none" w:sz="0" w:space="0" w:color="auto"/>
        <w:right w:val="none" w:sz="0" w:space="0" w:color="auto"/>
      </w:divBdr>
    </w:div>
    <w:div w:id="2057273294">
      <w:marLeft w:val="0"/>
      <w:marRight w:val="0"/>
      <w:marTop w:val="0"/>
      <w:marBottom w:val="0"/>
      <w:divBdr>
        <w:top w:val="none" w:sz="0" w:space="0" w:color="auto"/>
        <w:left w:val="none" w:sz="0" w:space="0" w:color="auto"/>
        <w:bottom w:val="none" w:sz="0" w:space="0" w:color="auto"/>
        <w:right w:val="none" w:sz="0" w:space="0" w:color="auto"/>
      </w:divBdr>
    </w:div>
    <w:div w:id="2057316934">
      <w:marLeft w:val="0"/>
      <w:marRight w:val="0"/>
      <w:marTop w:val="0"/>
      <w:marBottom w:val="0"/>
      <w:divBdr>
        <w:top w:val="none" w:sz="0" w:space="0" w:color="auto"/>
        <w:left w:val="none" w:sz="0" w:space="0" w:color="auto"/>
        <w:bottom w:val="none" w:sz="0" w:space="0" w:color="auto"/>
        <w:right w:val="none" w:sz="0" w:space="0" w:color="auto"/>
      </w:divBdr>
    </w:div>
    <w:div w:id="2057393313">
      <w:marLeft w:val="0"/>
      <w:marRight w:val="0"/>
      <w:marTop w:val="0"/>
      <w:marBottom w:val="0"/>
      <w:divBdr>
        <w:top w:val="none" w:sz="0" w:space="0" w:color="auto"/>
        <w:left w:val="none" w:sz="0" w:space="0" w:color="auto"/>
        <w:bottom w:val="none" w:sz="0" w:space="0" w:color="auto"/>
        <w:right w:val="none" w:sz="0" w:space="0" w:color="auto"/>
      </w:divBdr>
    </w:div>
    <w:div w:id="2057654935">
      <w:marLeft w:val="0"/>
      <w:marRight w:val="0"/>
      <w:marTop w:val="0"/>
      <w:marBottom w:val="0"/>
      <w:divBdr>
        <w:top w:val="none" w:sz="0" w:space="0" w:color="auto"/>
        <w:left w:val="none" w:sz="0" w:space="0" w:color="auto"/>
        <w:bottom w:val="none" w:sz="0" w:space="0" w:color="auto"/>
        <w:right w:val="none" w:sz="0" w:space="0" w:color="auto"/>
      </w:divBdr>
    </w:div>
    <w:div w:id="2057701674">
      <w:marLeft w:val="0"/>
      <w:marRight w:val="0"/>
      <w:marTop w:val="0"/>
      <w:marBottom w:val="0"/>
      <w:divBdr>
        <w:top w:val="none" w:sz="0" w:space="0" w:color="auto"/>
        <w:left w:val="none" w:sz="0" w:space="0" w:color="auto"/>
        <w:bottom w:val="none" w:sz="0" w:space="0" w:color="auto"/>
        <w:right w:val="none" w:sz="0" w:space="0" w:color="auto"/>
      </w:divBdr>
    </w:div>
    <w:div w:id="2057773584">
      <w:bodyDiv w:val="1"/>
      <w:marLeft w:val="0"/>
      <w:marRight w:val="0"/>
      <w:marTop w:val="0"/>
      <w:marBottom w:val="0"/>
      <w:divBdr>
        <w:top w:val="none" w:sz="0" w:space="0" w:color="auto"/>
        <w:left w:val="none" w:sz="0" w:space="0" w:color="auto"/>
        <w:bottom w:val="none" w:sz="0" w:space="0" w:color="auto"/>
        <w:right w:val="none" w:sz="0" w:space="0" w:color="auto"/>
      </w:divBdr>
    </w:div>
    <w:div w:id="2057850600">
      <w:marLeft w:val="0"/>
      <w:marRight w:val="0"/>
      <w:marTop w:val="0"/>
      <w:marBottom w:val="0"/>
      <w:divBdr>
        <w:top w:val="none" w:sz="0" w:space="0" w:color="auto"/>
        <w:left w:val="none" w:sz="0" w:space="0" w:color="auto"/>
        <w:bottom w:val="none" w:sz="0" w:space="0" w:color="auto"/>
        <w:right w:val="none" w:sz="0" w:space="0" w:color="auto"/>
      </w:divBdr>
    </w:div>
    <w:div w:id="2057925511">
      <w:marLeft w:val="0"/>
      <w:marRight w:val="0"/>
      <w:marTop w:val="0"/>
      <w:marBottom w:val="0"/>
      <w:divBdr>
        <w:top w:val="none" w:sz="0" w:space="0" w:color="auto"/>
        <w:left w:val="none" w:sz="0" w:space="0" w:color="auto"/>
        <w:bottom w:val="none" w:sz="0" w:space="0" w:color="auto"/>
        <w:right w:val="none" w:sz="0" w:space="0" w:color="auto"/>
      </w:divBdr>
    </w:div>
    <w:div w:id="2057965662">
      <w:marLeft w:val="0"/>
      <w:marRight w:val="0"/>
      <w:marTop w:val="0"/>
      <w:marBottom w:val="0"/>
      <w:divBdr>
        <w:top w:val="none" w:sz="0" w:space="0" w:color="auto"/>
        <w:left w:val="none" w:sz="0" w:space="0" w:color="auto"/>
        <w:bottom w:val="none" w:sz="0" w:space="0" w:color="auto"/>
        <w:right w:val="none" w:sz="0" w:space="0" w:color="auto"/>
      </w:divBdr>
    </w:div>
    <w:div w:id="2057965668">
      <w:marLeft w:val="0"/>
      <w:marRight w:val="0"/>
      <w:marTop w:val="0"/>
      <w:marBottom w:val="0"/>
      <w:divBdr>
        <w:top w:val="none" w:sz="0" w:space="0" w:color="auto"/>
        <w:left w:val="none" w:sz="0" w:space="0" w:color="auto"/>
        <w:bottom w:val="none" w:sz="0" w:space="0" w:color="auto"/>
        <w:right w:val="none" w:sz="0" w:space="0" w:color="auto"/>
      </w:divBdr>
    </w:div>
    <w:div w:id="2057966059">
      <w:marLeft w:val="0"/>
      <w:marRight w:val="0"/>
      <w:marTop w:val="0"/>
      <w:marBottom w:val="0"/>
      <w:divBdr>
        <w:top w:val="none" w:sz="0" w:space="0" w:color="auto"/>
        <w:left w:val="none" w:sz="0" w:space="0" w:color="auto"/>
        <w:bottom w:val="none" w:sz="0" w:space="0" w:color="auto"/>
        <w:right w:val="none" w:sz="0" w:space="0" w:color="auto"/>
      </w:divBdr>
    </w:div>
    <w:div w:id="2057973068">
      <w:marLeft w:val="0"/>
      <w:marRight w:val="0"/>
      <w:marTop w:val="0"/>
      <w:marBottom w:val="0"/>
      <w:divBdr>
        <w:top w:val="none" w:sz="0" w:space="0" w:color="auto"/>
        <w:left w:val="none" w:sz="0" w:space="0" w:color="auto"/>
        <w:bottom w:val="none" w:sz="0" w:space="0" w:color="auto"/>
        <w:right w:val="none" w:sz="0" w:space="0" w:color="auto"/>
      </w:divBdr>
    </w:div>
    <w:div w:id="2058041166">
      <w:marLeft w:val="0"/>
      <w:marRight w:val="0"/>
      <w:marTop w:val="0"/>
      <w:marBottom w:val="0"/>
      <w:divBdr>
        <w:top w:val="none" w:sz="0" w:space="0" w:color="auto"/>
        <w:left w:val="none" w:sz="0" w:space="0" w:color="auto"/>
        <w:bottom w:val="none" w:sz="0" w:space="0" w:color="auto"/>
        <w:right w:val="none" w:sz="0" w:space="0" w:color="auto"/>
      </w:divBdr>
    </w:div>
    <w:div w:id="2058042854">
      <w:marLeft w:val="0"/>
      <w:marRight w:val="0"/>
      <w:marTop w:val="0"/>
      <w:marBottom w:val="0"/>
      <w:divBdr>
        <w:top w:val="none" w:sz="0" w:space="0" w:color="auto"/>
        <w:left w:val="none" w:sz="0" w:space="0" w:color="auto"/>
        <w:bottom w:val="none" w:sz="0" w:space="0" w:color="auto"/>
        <w:right w:val="none" w:sz="0" w:space="0" w:color="auto"/>
      </w:divBdr>
    </w:div>
    <w:div w:id="2058042969">
      <w:marLeft w:val="0"/>
      <w:marRight w:val="0"/>
      <w:marTop w:val="0"/>
      <w:marBottom w:val="0"/>
      <w:divBdr>
        <w:top w:val="none" w:sz="0" w:space="0" w:color="auto"/>
        <w:left w:val="none" w:sz="0" w:space="0" w:color="auto"/>
        <w:bottom w:val="none" w:sz="0" w:space="0" w:color="auto"/>
        <w:right w:val="none" w:sz="0" w:space="0" w:color="auto"/>
      </w:divBdr>
    </w:div>
    <w:div w:id="2058045278">
      <w:marLeft w:val="0"/>
      <w:marRight w:val="0"/>
      <w:marTop w:val="0"/>
      <w:marBottom w:val="0"/>
      <w:divBdr>
        <w:top w:val="none" w:sz="0" w:space="0" w:color="auto"/>
        <w:left w:val="none" w:sz="0" w:space="0" w:color="auto"/>
        <w:bottom w:val="none" w:sz="0" w:space="0" w:color="auto"/>
        <w:right w:val="none" w:sz="0" w:space="0" w:color="auto"/>
      </w:divBdr>
    </w:div>
    <w:div w:id="2058115598">
      <w:marLeft w:val="0"/>
      <w:marRight w:val="0"/>
      <w:marTop w:val="0"/>
      <w:marBottom w:val="0"/>
      <w:divBdr>
        <w:top w:val="none" w:sz="0" w:space="0" w:color="auto"/>
        <w:left w:val="none" w:sz="0" w:space="0" w:color="auto"/>
        <w:bottom w:val="none" w:sz="0" w:space="0" w:color="auto"/>
        <w:right w:val="none" w:sz="0" w:space="0" w:color="auto"/>
      </w:divBdr>
    </w:div>
    <w:div w:id="2058123963">
      <w:marLeft w:val="0"/>
      <w:marRight w:val="0"/>
      <w:marTop w:val="0"/>
      <w:marBottom w:val="0"/>
      <w:divBdr>
        <w:top w:val="none" w:sz="0" w:space="0" w:color="auto"/>
        <w:left w:val="none" w:sz="0" w:space="0" w:color="auto"/>
        <w:bottom w:val="none" w:sz="0" w:space="0" w:color="auto"/>
        <w:right w:val="none" w:sz="0" w:space="0" w:color="auto"/>
      </w:divBdr>
    </w:div>
    <w:div w:id="2058236481">
      <w:marLeft w:val="0"/>
      <w:marRight w:val="0"/>
      <w:marTop w:val="0"/>
      <w:marBottom w:val="0"/>
      <w:divBdr>
        <w:top w:val="none" w:sz="0" w:space="0" w:color="auto"/>
        <w:left w:val="none" w:sz="0" w:space="0" w:color="auto"/>
        <w:bottom w:val="none" w:sz="0" w:space="0" w:color="auto"/>
        <w:right w:val="none" w:sz="0" w:space="0" w:color="auto"/>
      </w:divBdr>
    </w:div>
    <w:div w:id="2058430262">
      <w:marLeft w:val="0"/>
      <w:marRight w:val="0"/>
      <w:marTop w:val="0"/>
      <w:marBottom w:val="0"/>
      <w:divBdr>
        <w:top w:val="none" w:sz="0" w:space="0" w:color="auto"/>
        <w:left w:val="none" w:sz="0" w:space="0" w:color="auto"/>
        <w:bottom w:val="none" w:sz="0" w:space="0" w:color="auto"/>
        <w:right w:val="none" w:sz="0" w:space="0" w:color="auto"/>
      </w:divBdr>
    </w:div>
    <w:div w:id="2058432437">
      <w:marLeft w:val="0"/>
      <w:marRight w:val="0"/>
      <w:marTop w:val="0"/>
      <w:marBottom w:val="0"/>
      <w:divBdr>
        <w:top w:val="none" w:sz="0" w:space="0" w:color="auto"/>
        <w:left w:val="none" w:sz="0" w:space="0" w:color="auto"/>
        <w:bottom w:val="none" w:sz="0" w:space="0" w:color="auto"/>
        <w:right w:val="none" w:sz="0" w:space="0" w:color="auto"/>
      </w:divBdr>
    </w:div>
    <w:div w:id="2058433715">
      <w:marLeft w:val="0"/>
      <w:marRight w:val="0"/>
      <w:marTop w:val="0"/>
      <w:marBottom w:val="0"/>
      <w:divBdr>
        <w:top w:val="none" w:sz="0" w:space="0" w:color="auto"/>
        <w:left w:val="none" w:sz="0" w:space="0" w:color="auto"/>
        <w:bottom w:val="none" w:sz="0" w:space="0" w:color="auto"/>
        <w:right w:val="none" w:sz="0" w:space="0" w:color="auto"/>
      </w:divBdr>
    </w:div>
    <w:div w:id="2058581438">
      <w:marLeft w:val="0"/>
      <w:marRight w:val="0"/>
      <w:marTop w:val="0"/>
      <w:marBottom w:val="0"/>
      <w:divBdr>
        <w:top w:val="none" w:sz="0" w:space="0" w:color="auto"/>
        <w:left w:val="none" w:sz="0" w:space="0" w:color="auto"/>
        <w:bottom w:val="none" w:sz="0" w:space="0" w:color="auto"/>
        <w:right w:val="none" w:sz="0" w:space="0" w:color="auto"/>
      </w:divBdr>
    </w:div>
    <w:div w:id="2058583180">
      <w:marLeft w:val="0"/>
      <w:marRight w:val="0"/>
      <w:marTop w:val="0"/>
      <w:marBottom w:val="0"/>
      <w:divBdr>
        <w:top w:val="none" w:sz="0" w:space="0" w:color="auto"/>
        <w:left w:val="none" w:sz="0" w:space="0" w:color="auto"/>
        <w:bottom w:val="none" w:sz="0" w:space="0" w:color="auto"/>
        <w:right w:val="none" w:sz="0" w:space="0" w:color="auto"/>
      </w:divBdr>
    </w:div>
    <w:div w:id="2058818477">
      <w:marLeft w:val="0"/>
      <w:marRight w:val="0"/>
      <w:marTop w:val="0"/>
      <w:marBottom w:val="0"/>
      <w:divBdr>
        <w:top w:val="none" w:sz="0" w:space="0" w:color="auto"/>
        <w:left w:val="none" w:sz="0" w:space="0" w:color="auto"/>
        <w:bottom w:val="none" w:sz="0" w:space="0" w:color="auto"/>
        <w:right w:val="none" w:sz="0" w:space="0" w:color="auto"/>
      </w:divBdr>
    </w:div>
    <w:div w:id="2058964306">
      <w:bodyDiv w:val="1"/>
      <w:marLeft w:val="0"/>
      <w:marRight w:val="0"/>
      <w:marTop w:val="0"/>
      <w:marBottom w:val="0"/>
      <w:divBdr>
        <w:top w:val="none" w:sz="0" w:space="0" w:color="auto"/>
        <w:left w:val="none" w:sz="0" w:space="0" w:color="auto"/>
        <w:bottom w:val="none" w:sz="0" w:space="0" w:color="auto"/>
        <w:right w:val="none" w:sz="0" w:space="0" w:color="auto"/>
      </w:divBdr>
    </w:div>
    <w:div w:id="2058964982">
      <w:marLeft w:val="0"/>
      <w:marRight w:val="0"/>
      <w:marTop w:val="0"/>
      <w:marBottom w:val="0"/>
      <w:divBdr>
        <w:top w:val="none" w:sz="0" w:space="0" w:color="auto"/>
        <w:left w:val="none" w:sz="0" w:space="0" w:color="auto"/>
        <w:bottom w:val="none" w:sz="0" w:space="0" w:color="auto"/>
        <w:right w:val="none" w:sz="0" w:space="0" w:color="auto"/>
      </w:divBdr>
    </w:div>
    <w:div w:id="2059084944">
      <w:marLeft w:val="0"/>
      <w:marRight w:val="0"/>
      <w:marTop w:val="0"/>
      <w:marBottom w:val="0"/>
      <w:divBdr>
        <w:top w:val="none" w:sz="0" w:space="0" w:color="auto"/>
        <w:left w:val="none" w:sz="0" w:space="0" w:color="auto"/>
        <w:bottom w:val="none" w:sz="0" w:space="0" w:color="auto"/>
        <w:right w:val="none" w:sz="0" w:space="0" w:color="auto"/>
      </w:divBdr>
    </w:div>
    <w:div w:id="2059159275">
      <w:marLeft w:val="0"/>
      <w:marRight w:val="0"/>
      <w:marTop w:val="0"/>
      <w:marBottom w:val="0"/>
      <w:divBdr>
        <w:top w:val="none" w:sz="0" w:space="0" w:color="auto"/>
        <w:left w:val="none" w:sz="0" w:space="0" w:color="auto"/>
        <w:bottom w:val="none" w:sz="0" w:space="0" w:color="auto"/>
        <w:right w:val="none" w:sz="0" w:space="0" w:color="auto"/>
      </w:divBdr>
    </w:div>
    <w:div w:id="2059207747">
      <w:marLeft w:val="0"/>
      <w:marRight w:val="0"/>
      <w:marTop w:val="0"/>
      <w:marBottom w:val="0"/>
      <w:divBdr>
        <w:top w:val="none" w:sz="0" w:space="0" w:color="auto"/>
        <w:left w:val="none" w:sz="0" w:space="0" w:color="auto"/>
        <w:bottom w:val="none" w:sz="0" w:space="0" w:color="auto"/>
        <w:right w:val="none" w:sz="0" w:space="0" w:color="auto"/>
      </w:divBdr>
    </w:div>
    <w:div w:id="2059208813">
      <w:marLeft w:val="0"/>
      <w:marRight w:val="0"/>
      <w:marTop w:val="0"/>
      <w:marBottom w:val="0"/>
      <w:divBdr>
        <w:top w:val="none" w:sz="0" w:space="0" w:color="auto"/>
        <w:left w:val="none" w:sz="0" w:space="0" w:color="auto"/>
        <w:bottom w:val="none" w:sz="0" w:space="0" w:color="auto"/>
        <w:right w:val="none" w:sz="0" w:space="0" w:color="auto"/>
      </w:divBdr>
    </w:div>
    <w:div w:id="2059209328">
      <w:marLeft w:val="0"/>
      <w:marRight w:val="0"/>
      <w:marTop w:val="0"/>
      <w:marBottom w:val="0"/>
      <w:divBdr>
        <w:top w:val="none" w:sz="0" w:space="0" w:color="auto"/>
        <w:left w:val="none" w:sz="0" w:space="0" w:color="auto"/>
        <w:bottom w:val="none" w:sz="0" w:space="0" w:color="auto"/>
        <w:right w:val="none" w:sz="0" w:space="0" w:color="auto"/>
      </w:divBdr>
    </w:div>
    <w:div w:id="2059238437">
      <w:marLeft w:val="0"/>
      <w:marRight w:val="0"/>
      <w:marTop w:val="0"/>
      <w:marBottom w:val="0"/>
      <w:divBdr>
        <w:top w:val="none" w:sz="0" w:space="0" w:color="auto"/>
        <w:left w:val="none" w:sz="0" w:space="0" w:color="auto"/>
        <w:bottom w:val="none" w:sz="0" w:space="0" w:color="auto"/>
        <w:right w:val="none" w:sz="0" w:space="0" w:color="auto"/>
      </w:divBdr>
    </w:div>
    <w:div w:id="2059238754">
      <w:marLeft w:val="0"/>
      <w:marRight w:val="0"/>
      <w:marTop w:val="0"/>
      <w:marBottom w:val="0"/>
      <w:divBdr>
        <w:top w:val="none" w:sz="0" w:space="0" w:color="auto"/>
        <w:left w:val="none" w:sz="0" w:space="0" w:color="auto"/>
        <w:bottom w:val="none" w:sz="0" w:space="0" w:color="auto"/>
        <w:right w:val="none" w:sz="0" w:space="0" w:color="auto"/>
      </w:divBdr>
    </w:div>
    <w:div w:id="2059429200">
      <w:marLeft w:val="0"/>
      <w:marRight w:val="0"/>
      <w:marTop w:val="0"/>
      <w:marBottom w:val="0"/>
      <w:divBdr>
        <w:top w:val="none" w:sz="0" w:space="0" w:color="auto"/>
        <w:left w:val="none" w:sz="0" w:space="0" w:color="auto"/>
        <w:bottom w:val="none" w:sz="0" w:space="0" w:color="auto"/>
        <w:right w:val="none" w:sz="0" w:space="0" w:color="auto"/>
      </w:divBdr>
    </w:div>
    <w:div w:id="2059431003">
      <w:marLeft w:val="0"/>
      <w:marRight w:val="0"/>
      <w:marTop w:val="0"/>
      <w:marBottom w:val="0"/>
      <w:divBdr>
        <w:top w:val="none" w:sz="0" w:space="0" w:color="auto"/>
        <w:left w:val="none" w:sz="0" w:space="0" w:color="auto"/>
        <w:bottom w:val="none" w:sz="0" w:space="0" w:color="auto"/>
        <w:right w:val="none" w:sz="0" w:space="0" w:color="auto"/>
      </w:divBdr>
    </w:div>
    <w:div w:id="2059543651">
      <w:marLeft w:val="0"/>
      <w:marRight w:val="0"/>
      <w:marTop w:val="0"/>
      <w:marBottom w:val="0"/>
      <w:divBdr>
        <w:top w:val="none" w:sz="0" w:space="0" w:color="auto"/>
        <w:left w:val="none" w:sz="0" w:space="0" w:color="auto"/>
        <w:bottom w:val="none" w:sz="0" w:space="0" w:color="auto"/>
        <w:right w:val="none" w:sz="0" w:space="0" w:color="auto"/>
      </w:divBdr>
    </w:div>
    <w:div w:id="2059619455">
      <w:bodyDiv w:val="1"/>
      <w:marLeft w:val="0"/>
      <w:marRight w:val="0"/>
      <w:marTop w:val="0"/>
      <w:marBottom w:val="0"/>
      <w:divBdr>
        <w:top w:val="none" w:sz="0" w:space="0" w:color="auto"/>
        <w:left w:val="none" w:sz="0" w:space="0" w:color="auto"/>
        <w:bottom w:val="none" w:sz="0" w:space="0" w:color="auto"/>
        <w:right w:val="none" w:sz="0" w:space="0" w:color="auto"/>
      </w:divBdr>
    </w:div>
    <w:div w:id="2059626230">
      <w:marLeft w:val="0"/>
      <w:marRight w:val="0"/>
      <w:marTop w:val="0"/>
      <w:marBottom w:val="0"/>
      <w:divBdr>
        <w:top w:val="none" w:sz="0" w:space="0" w:color="auto"/>
        <w:left w:val="none" w:sz="0" w:space="0" w:color="auto"/>
        <w:bottom w:val="none" w:sz="0" w:space="0" w:color="auto"/>
        <w:right w:val="none" w:sz="0" w:space="0" w:color="auto"/>
      </w:divBdr>
    </w:div>
    <w:div w:id="2059667889">
      <w:marLeft w:val="0"/>
      <w:marRight w:val="0"/>
      <w:marTop w:val="0"/>
      <w:marBottom w:val="0"/>
      <w:divBdr>
        <w:top w:val="none" w:sz="0" w:space="0" w:color="auto"/>
        <w:left w:val="none" w:sz="0" w:space="0" w:color="auto"/>
        <w:bottom w:val="none" w:sz="0" w:space="0" w:color="auto"/>
        <w:right w:val="none" w:sz="0" w:space="0" w:color="auto"/>
      </w:divBdr>
    </w:div>
    <w:div w:id="2059820301">
      <w:bodyDiv w:val="1"/>
      <w:marLeft w:val="0"/>
      <w:marRight w:val="0"/>
      <w:marTop w:val="0"/>
      <w:marBottom w:val="0"/>
      <w:divBdr>
        <w:top w:val="none" w:sz="0" w:space="0" w:color="auto"/>
        <w:left w:val="none" w:sz="0" w:space="0" w:color="auto"/>
        <w:bottom w:val="none" w:sz="0" w:space="0" w:color="auto"/>
        <w:right w:val="none" w:sz="0" w:space="0" w:color="auto"/>
      </w:divBdr>
    </w:div>
    <w:div w:id="2059888727">
      <w:marLeft w:val="0"/>
      <w:marRight w:val="0"/>
      <w:marTop w:val="0"/>
      <w:marBottom w:val="0"/>
      <w:divBdr>
        <w:top w:val="none" w:sz="0" w:space="0" w:color="auto"/>
        <w:left w:val="none" w:sz="0" w:space="0" w:color="auto"/>
        <w:bottom w:val="none" w:sz="0" w:space="0" w:color="auto"/>
        <w:right w:val="none" w:sz="0" w:space="0" w:color="auto"/>
      </w:divBdr>
    </w:div>
    <w:div w:id="2059931538">
      <w:marLeft w:val="0"/>
      <w:marRight w:val="0"/>
      <w:marTop w:val="0"/>
      <w:marBottom w:val="0"/>
      <w:divBdr>
        <w:top w:val="none" w:sz="0" w:space="0" w:color="auto"/>
        <w:left w:val="none" w:sz="0" w:space="0" w:color="auto"/>
        <w:bottom w:val="none" w:sz="0" w:space="0" w:color="auto"/>
        <w:right w:val="none" w:sz="0" w:space="0" w:color="auto"/>
      </w:divBdr>
    </w:div>
    <w:div w:id="2060010773">
      <w:marLeft w:val="0"/>
      <w:marRight w:val="0"/>
      <w:marTop w:val="0"/>
      <w:marBottom w:val="0"/>
      <w:divBdr>
        <w:top w:val="none" w:sz="0" w:space="0" w:color="auto"/>
        <w:left w:val="none" w:sz="0" w:space="0" w:color="auto"/>
        <w:bottom w:val="none" w:sz="0" w:space="0" w:color="auto"/>
        <w:right w:val="none" w:sz="0" w:space="0" w:color="auto"/>
      </w:divBdr>
    </w:div>
    <w:div w:id="2060204270">
      <w:marLeft w:val="0"/>
      <w:marRight w:val="0"/>
      <w:marTop w:val="0"/>
      <w:marBottom w:val="0"/>
      <w:divBdr>
        <w:top w:val="none" w:sz="0" w:space="0" w:color="auto"/>
        <w:left w:val="none" w:sz="0" w:space="0" w:color="auto"/>
        <w:bottom w:val="none" w:sz="0" w:space="0" w:color="auto"/>
        <w:right w:val="none" w:sz="0" w:space="0" w:color="auto"/>
      </w:divBdr>
    </w:div>
    <w:div w:id="2060207131">
      <w:marLeft w:val="0"/>
      <w:marRight w:val="0"/>
      <w:marTop w:val="0"/>
      <w:marBottom w:val="0"/>
      <w:divBdr>
        <w:top w:val="none" w:sz="0" w:space="0" w:color="auto"/>
        <w:left w:val="none" w:sz="0" w:space="0" w:color="auto"/>
        <w:bottom w:val="none" w:sz="0" w:space="0" w:color="auto"/>
        <w:right w:val="none" w:sz="0" w:space="0" w:color="auto"/>
      </w:divBdr>
    </w:div>
    <w:div w:id="2060278700">
      <w:marLeft w:val="0"/>
      <w:marRight w:val="0"/>
      <w:marTop w:val="0"/>
      <w:marBottom w:val="0"/>
      <w:divBdr>
        <w:top w:val="none" w:sz="0" w:space="0" w:color="auto"/>
        <w:left w:val="none" w:sz="0" w:space="0" w:color="auto"/>
        <w:bottom w:val="none" w:sz="0" w:space="0" w:color="auto"/>
        <w:right w:val="none" w:sz="0" w:space="0" w:color="auto"/>
      </w:divBdr>
    </w:div>
    <w:div w:id="2060325330">
      <w:marLeft w:val="0"/>
      <w:marRight w:val="0"/>
      <w:marTop w:val="0"/>
      <w:marBottom w:val="0"/>
      <w:divBdr>
        <w:top w:val="none" w:sz="0" w:space="0" w:color="auto"/>
        <w:left w:val="none" w:sz="0" w:space="0" w:color="auto"/>
        <w:bottom w:val="none" w:sz="0" w:space="0" w:color="auto"/>
        <w:right w:val="none" w:sz="0" w:space="0" w:color="auto"/>
      </w:divBdr>
    </w:div>
    <w:div w:id="2060350811">
      <w:marLeft w:val="0"/>
      <w:marRight w:val="0"/>
      <w:marTop w:val="0"/>
      <w:marBottom w:val="0"/>
      <w:divBdr>
        <w:top w:val="none" w:sz="0" w:space="0" w:color="auto"/>
        <w:left w:val="none" w:sz="0" w:space="0" w:color="auto"/>
        <w:bottom w:val="none" w:sz="0" w:space="0" w:color="auto"/>
        <w:right w:val="none" w:sz="0" w:space="0" w:color="auto"/>
      </w:divBdr>
    </w:div>
    <w:div w:id="2060472804">
      <w:marLeft w:val="0"/>
      <w:marRight w:val="0"/>
      <w:marTop w:val="0"/>
      <w:marBottom w:val="0"/>
      <w:divBdr>
        <w:top w:val="none" w:sz="0" w:space="0" w:color="auto"/>
        <w:left w:val="none" w:sz="0" w:space="0" w:color="auto"/>
        <w:bottom w:val="none" w:sz="0" w:space="0" w:color="auto"/>
        <w:right w:val="none" w:sz="0" w:space="0" w:color="auto"/>
      </w:divBdr>
    </w:div>
    <w:div w:id="2060476526">
      <w:marLeft w:val="0"/>
      <w:marRight w:val="0"/>
      <w:marTop w:val="0"/>
      <w:marBottom w:val="0"/>
      <w:divBdr>
        <w:top w:val="none" w:sz="0" w:space="0" w:color="auto"/>
        <w:left w:val="none" w:sz="0" w:space="0" w:color="auto"/>
        <w:bottom w:val="none" w:sz="0" w:space="0" w:color="auto"/>
        <w:right w:val="none" w:sz="0" w:space="0" w:color="auto"/>
      </w:divBdr>
    </w:div>
    <w:div w:id="2060543087">
      <w:marLeft w:val="0"/>
      <w:marRight w:val="0"/>
      <w:marTop w:val="0"/>
      <w:marBottom w:val="0"/>
      <w:divBdr>
        <w:top w:val="none" w:sz="0" w:space="0" w:color="auto"/>
        <w:left w:val="none" w:sz="0" w:space="0" w:color="auto"/>
        <w:bottom w:val="none" w:sz="0" w:space="0" w:color="auto"/>
        <w:right w:val="none" w:sz="0" w:space="0" w:color="auto"/>
      </w:divBdr>
    </w:div>
    <w:div w:id="2060662206">
      <w:marLeft w:val="0"/>
      <w:marRight w:val="0"/>
      <w:marTop w:val="0"/>
      <w:marBottom w:val="0"/>
      <w:divBdr>
        <w:top w:val="none" w:sz="0" w:space="0" w:color="auto"/>
        <w:left w:val="none" w:sz="0" w:space="0" w:color="auto"/>
        <w:bottom w:val="none" w:sz="0" w:space="0" w:color="auto"/>
        <w:right w:val="none" w:sz="0" w:space="0" w:color="auto"/>
      </w:divBdr>
    </w:div>
    <w:div w:id="2060663318">
      <w:marLeft w:val="0"/>
      <w:marRight w:val="0"/>
      <w:marTop w:val="0"/>
      <w:marBottom w:val="0"/>
      <w:divBdr>
        <w:top w:val="none" w:sz="0" w:space="0" w:color="auto"/>
        <w:left w:val="none" w:sz="0" w:space="0" w:color="auto"/>
        <w:bottom w:val="none" w:sz="0" w:space="0" w:color="auto"/>
        <w:right w:val="none" w:sz="0" w:space="0" w:color="auto"/>
      </w:divBdr>
    </w:div>
    <w:div w:id="2060739274">
      <w:marLeft w:val="0"/>
      <w:marRight w:val="0"/>
      <w:marTop w:val="0"/>
      <w:marBottom w:val="0"/>
      <w:divBdr>
        <w:top w:val="none" w:sz="0" w:space="0" w:color="auto"/>
        <w:left w:val="none" w:sz="0" w:space="0" w:color="auto"/>
        <w:bottom w:val="none" w:sz="0" w:space="0" w:color="auto"/>
        <w:right w:val="none" w:sz="0" w:space="0" w:color="auto"/>
      </w:divBdr>
    </w:div>
    <w:div w:id="2060938949">
      <w:marLeft w:val="0"/>
      <w:marRight w:val="0"/>
      <w:marTop w:val="0"/>
      <w:marBottom w:val="0"/>
      <w:divBdr>
        <w:top w:val="none" w:sz="0" w:space="0" w:color="auto"/>
        <w:left w:val="none" w:sz="0" w:space="0" w:color="auto"/>
        <w:bottom w:val="none" w:sz="0" w:space="0" w:color="auto"/>
        <w:right w:val="none" w:sz="0" w:space="0" w:color="auto"/>
      </w:divBdr>
    </w:div>
    <w:div w:id="2060939122">
      <w:marLeft w:val="0"/>
      <w:marRight w:val="0"/>
      <w:marTop w:val="0"/>
      <w:marBottom w:val="0"/>
      <w:divBdr>
        <w:top w:val="none" w:sz="0" w:space="0" w:color="auto"/>
        <w:left w:val="none" w:sz="0" w:space="0" w:color="auto"/>
        <w:bottom w:val="none" w:sz="0" w:space="0" w:color="auto"/>
        <w:right w:val="none" w:sz="0" w:space="0" w:color="auto"/>
      </w:divBdr>
    </w:div>
    <w:div w:id="2061047714">
      <w:marLeft w:val="0"/>
      <w:marRight w:val="0"/>
      <w:marTop w:val="0"/>
      <w:marBottom w:val="0"/>
      <w:divBdr>
        <w:top w:val="none" w:sz="0" w:space="0" w:color="auto"/>
        <w:left w:val="none" w:sz="0" w:space="0" w:color="auto"/>
        <w:bottom w:val="none" w:sz="0" w:space="0" w:color="auto"/>
        <w:right w:val="none" w:sz="0" w:space="0" w:color="auto"/>
      </w:divBdr>
    </w:div>
    <w:div w:id="2061055454">
      <w:marLeft w:val="0"/>
      <w:marRight w:val="0"/>
      <w:marTop w:val="0"/>
      <w:marBottom w:val="0"/>
      <w:divBdr>
        <w:top w:val="none" w:sz="0" w:space="0" w:color="auto"/>
        <w:left w:val="none" w:sz="0" w:space="0" w:color="auto"/>
        <w:bottom w:val="none" w:sz="0" w:space="0" w:color="auto"/>
        <w:right w:val="none" w:sz="0" w:space="0" w:color="auto"/>
      </w:divBdr>
    </w:div>
    <w:div w:id="2061175099">
      <w:marLeft w:val="0"/>
      <w:marRight w:val="0"/>
      <w:marTop w:val="0"/>
      <w:marBottom w:val="0"/>
      <w:divBdr>
        <w:top w:val="none" w:sz="0" w:space="0" w:color="auto"/>
        <w:left w:val="none" w:sz="0" w:space="0" w:color="auto"/>
        <w:bottom w:val="none" w:sz="0" w:space="0" w:color="auto"/>
        <w:right w:val="none" w:sz="0" w:space="0" w:color="auto"/>
      </w:divBdr>
    </w:div>
    <w:div w:id="2061400168">
      <w:marLeft w:val="0"/>
      <w:marRight w:val="0"/>
      <w:marTop w:val="0"/>
      <w:marBottom w:val="0"/>
      <w:divBdr>
        <w:top w:val="none" w:sz="0" w:space="0" w:color="auto"/>
        <w:left w:val="none" w:sz="0" w:space="0" w:color="auto"/>
        <w:bottom w:val="none" w:sz="0" w:space="0" w:color="auto"/>
        <w:right w:val="none" w:sz="0" w:space="0" w:color="auto"/>
      </w:divBdr>
    </w:div>
    <w:div w:id="2061437330">
      <w:bodyDiv w:val="1"/>
      <w:marLeft w:val="0"/>
      <w:marRight w:val="0"/>
      <w:marTop w:val="0"/>
      <w:marBottom w:val="0"/>
      <w:divBdr>
        <w:top w:val="none" w:sz="0" w:space="0" w:color="auto"/>
        <w:left w:val="none" w:sz="0" w:space="0" w:color="auto"/>
        <w:bottom w:val="none" w:sz="0" w:space="0" w:color="auto"/>
        <w:right w:val="none" w:sz="0" w:space="0" w:color="auto"/>
      </w:divBdr>
    </w:div>
    <w:div w:id="2061510132">
      <w:marLeft w:val="0"/>
      <w:marRight w:val="0"/>
      <w:marTop w:val="0"/>
      <w:marBottom w:val="0"/>
      <w:divBdr>
        <w:top w:val="none" w:sz="0" w:space="0" w:color="auto"/>
        <w:left w:val="none" w:sz="0" w:space="0" w:color="auto"/>
        <w:bottom w:val="none" w:sz="0" w:space="0" w:color="auto"/>
        <w:right w:val="none" w:sz="0" w:space="0" w:color="auto"/>
      </w:divBdr>
    </w:div>
    <w:div w:id="2061513071">
      <w:marLeft w:val="0"/>
      <w:marRight w:val="0"/>
      <w:marTop w:val="0"/>
      <w:marBottom w:val="0"/>
      <w:divBdr>
        <w:top w:val="none" w:sz="0" w:space="0" w:color="auto"/>
        <w:left w:val="none" w:sz="0" w:space="0" w:color="auto"/>
        <w:bottom w:val="none" w:sz="0" w:space="0" w:color="auto"/>
        <w:right w:val="none" w:sz="0" w:space="0" w:color="auto"/>
      </w:divBdr>
    </w:div>
    <w:div w:id="2061518857">
      <w:marLeft w:val="0"/>
      <w:marRight w:val="0"/>
      <w:marTop w:val="0"/>
      <w:marBottom w:val="0"/>
      <w:divBdr>
        <w:top w:val="none" w:sz="0" w:space="0" w:color="auto"/>
        <w:left w:val="none" w:sz="0" w:space="0" w:color="auto"/>
        <w:bottom w:val="none" w:sz="0" w:space="0" w:color="auto"/>
        <w:right w:val="none" w:sz="0" w:space="0" w:color="auto"/>
      </w:divBdr>
    </w:div>
    <w:div w:id="2061591841">
      <w:marLeft w:val="0"/>
      <w:marRight w:val="0"/>
      <w:marTop w:val="0"/>
      <w:marBottom w:val="0"/>
      <w:divBdr>
        <w:top w:val="none" w:sz="0" w:space="0" w:color="auto"/>
        <w:left w:val="none" w:sz="0" w:space="0" w:color="auto"/>
        <w:bottom w:val="none" w:sz="0" w:space="0" w:color="auto"/>
        <w:right w:val="none" w:sz="0" w:space="0" w:color="auto"/>
      </w:divBdr>
    </w:div>
    <w:div w:id="2061660615">
      <w:marLeft w:val="0"/>
      <w:marRight w:val="0"/>
      <w:marTop w:val="0"/>
      <w:marBottom w:val="0"/>
      <w:divBdr>
        <w:top w:val="none" w:sz="0" w:space="0" w:color="auto"/>
        <w:left w:val="none" w:sz="0" w:space="0" w:color="auto"/>
        <w:bottom w:val="none" w:sz="0" w:space="0" w:color="auto"/>
        <w:right w:val="none" w:sz="0" w:space="0" w:color="auto"/>
      </w:divBdr>
    </w:div>
    <w:div w:id="2061663296">
      <w:marLeft w:val="0"/>
      <w:marRight w:val="0"/>
      <w:marTop w:val="0"/>
      <w:marBottom w:val="0"/>
      <w:divBdr>
        <w:top w:val="none" w:sz="0" w:space="0" w:color="auto"/>
        <w:left w:val="none" w:sz="0" w:space="0" w:color="auto"/>
        <w:bottom w:val="none" w:sz="0" w:space="0" w:color="auto"/>
        <w:right w:val="none" w:sz="0" w:space="0" w:color="auto"/>
      </w:divBdr>
    </w:div>
    <w:div w:id="2061710533">
      <w:bodyDiv w:val="1"/>
      <w:marLeft w:val="0"/>
      <w:marRight w:val="0"/>
      <w:marTop w:val="0"/>
      <w:marBottom w:val="0"/>
      <w:divBdr>
        <w:top w:val="none" w:sz="0" w:space="0" w:color="auto"/>
        <w:left w:val="none" w:sz="0" w:space="0" w:color="auto"/>
        <w:bottom w:val="none" w:sz="0" w:space="0" w:color="auto"/>
        <w:right w:val="none" w:sz="0" w:space="0" w:color="auto"/>
      </w:divBdr>
    </w:div>
    <w:div w:id="2061711400">
      <w:marLeft w:val="0"/>
      <w:marRight w:val="0"/>
      <w:marTop w:val="0"/>
      <w:marBottom w:val="0"/>
      <w:divBdr>
        <w:top w:val="none" w:sz="0" w:space="0" w:color="auto"/>
        <w:left w:val="none" w:sz="0" w:space="0" w:color="auto"/>
        <w:bottom w:val="none" w:sz="0" w:space="0" w:color="auto"/>
        <w:right w:val="none" w:sz="0" w:space="0" w:color="auto"/>
      </w:divBdr>
    </w:div>
    <w:div w:id="2061859090">
      <w:marLeft w:val="0"/>
      <w:marRight w:val="0"/>
      <w:marTop w:val="0"/>
      <w:marBottom w:val="0"/>
      <w:divBdr>
        <w:top w:val="none" w:sz="0" w:space="0" w:color="auto"/>
        <w:left w:val="none" w:sz="0" w:space="0" w:color="auto"/>
        <w:bottom w:val="none" w:sz="0" w:space="0" w:color="auto"/>
        <w:right w:val="none" w:sz="0" w:space="0" w:color="auto"/>
      </w:divBdr>
    </w:div>
    <w:div w:id="2061896911">
      <w:marLeft w:val="0"/>
      <w:marRight w:val="0"/>
      <w:marTop w:val="0"/>
      <w:marBottom w:val="0"/>
      <w:divBdr>
        <w:top w:val="none" w:sz="0" w:space="0" w:color="auto"/>
        <w:left w:val="none" w:sz="0" w:space="0" w:color="auto"/>
        <w:bottom w:val="none" w:sz="0" w:space="0" w:color="auto"/>
        <w:right w:val="none" w:sz="0" w:space="0" w:color="auto"/>
      </w:divBdr>
    </w:div>
    <w:div w:id="2061897489">
      <w:bodyDiv w:val="1"/>
      <w:marLeft w:val="0"/>
      <w:marRight w:val="0"/>
      <w:marTop w:val="0"/>
      <w:marBottom w:val="0"/>
      <w:divBdr>
        <w:top w:val="none" w:sz="0" w:space="0" w:color="auto"/>
        <w:left w:val="none" w:sz="0" w:space="0" w:color="auto"/>
        <w:bottom w:val="none" w:sz="0" w:space="0" w:color="auto"/>
        <w:right w:val="none" w:sz="0" w:space="0" w:color="auto"/>
      </w:divBdr>
    </w:div>
    <w:div w:id="2061972965">
      <w:marLeft w:val="0"/>
      <w:marRight w:val="0"/>
      <w:marTop w:val="0"/>
      <w:marBottom w:val="0"/>
      <w:divBdr>
        <w:top w:val="none" w:sz="0" w:space="0" w:color="auto"/>
        <w:left w:val="none" w:sz="0" w:space="0" w:color="auto"/>
        <w:bottom w:val="none" w:sz="0" w:space="0" w:color="auto"/>
        <w:right w:val="none" w:sz="0" w:space="0" w:color="auto"/>
      </w:divBdr>
    </w:div>
    <w:div w:id="2061974800">
      <w:marLeft w:val="0"/>
      <w:marRight w:val="0"/>
      <w:marTop w:val="0"/>
      <w:marBottom w:val="0"/>
      <w:divBdr>
        <w:top w:val="none" w:sz="0" w:space="0" w:color="auto"/>
        <w:left w:val="none" w:sz="0" w:space="0" w:color="auto"/>
        <w:bottom w:val="none" w:sz="0" w:space="0" w:color="auto"/>
        <w:right w:val="none" w:sz="0" w:space="0" w:color="auto"/>
      </w:divBdr>
    </w:div>
    <w:div w:id="2061976635">
      <w:marLeft w:val="0"/>
      <w:marRight w:val="0"/>
      <w:marTop w:val="0"/>
      <w:marBottom w:val="0"/>
      <w:divBdr>
        <w:top w:val="none" w:sz="0" w:space="0" w:color="auto"/>
        <w:left w:val="none" w:sz="0" w:space="0" w:color="auto"/>
        <w:bottom w:val="none" w:sz="0" w:space="0" w:color="auto"/>
        <w:right w:val="none" w:sz="0" w:space="0" w:color="auto"/>
      </w:divBdr>
    </w:div>
    <w:div w:id="2062054838">
      <w:marLeft w:val="0"/>
      <w:marRight w:val="0"/>
      <w:marTop w:val="0"/>
      <w:marBottom w:val="0"/>
      <w:divBdr>
        <w:top w:val="none" w:sz="0" w:space="0" w:color="auto"/>
        <w:left w:val="none" w:sz="0" w:space="0" w:color="auto"/>
        <w:bottom w:val="none" w:sz="0" w:space="0" w:color="auto"/>
        <w:right w:val="none" w:sz="0" w:space="0" w:color="auto"/>
      </w:divBdr>
    </w:div>
    <w:div w:id="2062097964">
      <w:marLeft w:val="0"/>
      <w:marRight w:val="0"/>
      <w:marTop w:val="0"/>
      <w:marBottom w:val="0"/>
      <w:divBdr>
        <w:top w:val="none" w:sz="0" w:space="0" w:color="auto"/>
        <w:left w:val="none" w:sz="0" w:space="0" w:color="auto"/>
        <w:bottom w:val="none" w:sz="0" w:space="0" w:color="auto"/>
        <w:right w:val="none" w:sz="0" w:space="0" w:color="auto"/>
      </w:divBdr>
    </w:div>
    <w:div w:id="2062317221">
      <w:marLeft w:val="0"/>
      <w:marRight w:val="0"/>
      <w:marTop w:val="0"/>
      <w:marBottom w:val="0"/>
      <w:divBdr>
        <w:top w:val="none" w:sz="0" w:space="0" w:color="auto"/>
        <w:left w:val="none" w:sz="0" w:space="0" w:color="auto"/>
        <w:bottom w:val="none" w:sz="0" w:space="0" w:color="auto"/>
        <w:right w:val="none" w:sz="0" w:space="0" w:color="auto"/>
      </w:divBdr>
    </w:div>
    <w:div w:id="2062366799">
      <w:marLeft w:val="0"/>
      <w:marRight w:val="0"/>
      <w:marTop w:val="0"/>
      <w:marBottom w:val="0"/>
      <w:divBdr>
        <w:top w:val="none" w:sz="0" w:space="0" w:color="auto"/>
        <w:left w:val="none" w:sz="0" w:space="0" w:color="auto"/>
        <w:bottom w:val="none" w:sz="0" w:space="0" w:color="auto"/>
        <w:right w:val="none" w:sz="0" w:space="0" w:color="auto"/>
      </w:divBdr>
    </w:div>
    <w:div w:id="2062441202">
      <w:marLeft w:val="0"/>
      <w:marRight w:val="0"/>
      <w:marTop w:val="0"/>
      <w:marBottom w:val="0"/>
      <w:divBdr>
        <w:top w:val="none" w:sz="0" w:space="0" w:color="auto"/>
        <w:left w:val="none" w:sz="0" w:space="0" w:color="auto"/>
        <w:bottom w:val="none" w:sz="0" w:space="0" w:color="auto"/>
        <w:right w:val="none" w:sz="0" w:space="0" w:color="auto"/>
      </w:divBdr>
    </w:div>
    <w:div w:id="2062510217">
      <w:marLeft w:val="0"/>
      <w:marRight w:val="0"/>
      <w:marTop w:val="0"/>
      <w:marBottom w:val="0"/>
      <w:divBdr>
        <w:top w:val="none" w:sz="0" w:space="0" w:color="auto"/>
        <w:left w:val="none" w:sz="0" w:space="0" w:color="auto"/>
        <w:bottom w:val="none" w:sz="0" w:space="0" w:color="auto"/>
        <w:right w:val="none" w:sz="0" w:space="0" w:color="auto"/>
      </w:divBdr>
    </w:div>
    <w:div w:id="2062710232">
      <w:marLeft w:val="0"/>
      <w:marRight w:val="0"/>
      <w:marTop w:val="0"/>
      <w:marBottom w:val="0"/>
      <w:divBdr>
        <w:top w:val="none" w:sz="0" w:space="0" w:color="auto"/>
        <w:left w:val="none" w:sz="0" w:space="0" w:color="auto"/>
        <w:bottom w:val="none" w:sz="0" w:space="0" w:color="auto"/>
        <w:right w:val="none" w:sz="0" w:space="0" w:color="auto"/>
      </w:divBdr>
    </w:div>
    <w:div w:id="2063013929">
      <w:marLeft w:val="0"/>
      <w:marRight w:val="0"/>
      <w:marTop w:val="0"/>
      <w:marBottom w:val="0"/>
      <w:divBdr>
        <w:top w:val="none" w:sz="0" w:space="0" w:color="auto"/>
        <w:left w:val="none" w:sz="0" w:space="0" w:color="auto"/>
        <w:bottom w:val="none" w:sz="0" w:space="0" w:color="auto"/>
        <w:right w:val="none" w:sz="0" w:space="0" w:color="auto"/>
      </w:divBdr>
    </w:div>
    <w:div w:id="2063022003">
      <w:marLeft w:val="0"/>
      <w:marRight w:val="0"/>
      <w:marTop w:val="0"/>
      <w:marBottom w:val="0"/>
      <w:divBdr>
        <w:top w:val="none" w:sz="0" w:space="0" w:color="auto"/>
        <w:left w:val="none" w:sz="0" w:space="0" w:color="auto"/>
        <w:bottom w:val="none" w:sz="0" w:space="0" w:color="auto"/>
        <w:right w:val="none" w:sz="0" w:space="0" w:color="auto"/>
      </w:divBdr>
    </w:div>
    <w:div w:id="2063094283">
      <w:marLeft w:val="0"/>
      <w:marRight w:val="0"/>
      <w:marTop w:val="0"/>
      <w:marBottom w:val="0"/>
      <w:divBdr>
        <w:top w:val="none" w:sz="0" w:space="0" w:color="auto"/>
        <w:left w:val="none" w:sz="0" w:space="0" w:color="auto"/>
        <w:bottom w:val="none" w:sz="0" w:space="0" w:color="auto"/>
        <w:right w:val="none" w:sz="0" w:space="0" w:color="auto"/>
      </w:divBdr>
    </w:div>
    <w:div w:id="2063097803">
      <w:marLeft w:val="0"/>
      <w:marRight w:val="0"/>
      <w:marTop w:val="0"/>
      <w:marBottom w:val="0"/>
      <w:divBdr>
        <w:top w:val="none" w:sz="0" w:space="0" w:color="auto"/>
        <w:left w:val="none" w:sz="0" w:space="0" w:color="auto"/>
        <w:bottom w:val="none" w:sz="0" w:space="0" w:color="auto"/>
        <w:right w:val="none" w:sz="0" w:space="0" w:color="auto"/>
      </w:divBdr>
    </w:div>
    <w:div w:id="2063169950">
      <w:marLeft w:val="0"/>
      <w:marRight w:val="0"/>
      <w:marTop w:val="0"/>
      <w:marBottom w:val="0"/>
      <w:divBdr>
        <w:top w:val="none" w:sz="0" w:space="0" w:color="auto"/>
        <w:left w:val="none" w:sz="0" w:space="0" w:color="auto"/>
        <w:bottom w:val="none" w:sz="0" w:space="0" w:color="auto"/>
        <w:right w:val="none" w:sz="0" w:space="0" w:color="auto"/>
      </w:divBdr>
    </w:div>
    <w:div w:id="2063285433">
      <w:marLeft w:val="0"/>
      <w:marRight w:val="0"/>
      <w:marTop w:val="0"/>
      <w:marBottom w:val="0"/>
      <w:divBdr>
        <w:top w:val="none" w:sz="0" w:space="0" w:color="auto"/>
        <w:left w:val="none" w:sz="0" w:space="0" w:color="auto"/>
        <w:bottom w:val="none" w:sz="0" w:space="0" w:color="auto"/>
        <w:right w:val="none" w:sz="0" w:space="0" w:color="auto"/>
      </w:divBdr>
    </w:div>
    <w:div w:id="2063289095">
      <w:marLeft w:val="0"/>
      <w:marRight w:val="0"/>
      <w:marTop w:val="0"/>
      <w:marBottom w:val="0"/>
      <w:divBdr>
        <w:top w:val="none" w:sz="0" w:space="0" w:color="auto"/>
        <w:left w:val="none" w:sz="0" w:space="0" w:color="auto"/>
        <w:bottom w:val="none" w:sz="0" w:space="0" w:color="auto"/>
        <w:right w:val="none" w:sz="0" w:space="0" w:color="auto"/>
      </w:divBdr>
    </w:div>
    <w:div w:id="2063359895">
      <w:marLeft w:val="0"/>
      <w:marRight w:val="0"/>
      <w:marTop w:val="0"/>
      <w:marBottom w:val="0"/>
      <w:divBdr>
        <w:top w:val="none" w:sz="0" w:space="0" w:color="auto"/>
        <w:left w:val="none" w:sz="0" w:space="0" w:color="auto"/>
        <w:bottom w:val="none" w:sz="0" w:space="0" w:color="auto"/>
        <w:right w:val="none" w:sz="0" w:space="0" w:color="auto"/>
      </w:divBdr>
    </w:div>
    <w:div w:id="2063478023">
      <w:marLeft w:val="0"/>
      <w:marRight w:val="0"/>
      <w:marTop w:val="0"/>
      <w:marBottom w:val="0"/>
      <w:divBdr>
        <w:top w:val="none" w:sz="0" w:space="0" w:color="auto"/>
        <w:left w:val="none" w:sz="0" w:space="0" w:color="auto"/>
        <w:bottom w:val="none" w:sz="0" w:space="0" w:color="auto"/>
        <w:right w:val="none" w:sz="0" w:space="0" w:color="auto"/>
      </w:divBdr>
    </w:div>
    <w:div w:id="2063552231">
      <w:marLeft w:val="0"/>
      <w:marRight w:val="0"/>
      <w:marTop w:val="0"/>
      <w:marBottom w:val="0"/>
      <w:divBdr>
        <w:top w:val="none" w:sz="0" w:space="0" w:color="auto"/>
        <w:left w:val="none" w:sz="0" w:space="0" w:color="auto"/>
        <w:bottom w:val="none" w:sz="0" w:space="0" w:color="auto"/>
        <w:right w:val="none" w:sz="0" w:space="0" w:color="auto"/>
      </w:divBdr>
    </w:div>
    <w:div w:id="2063627714">
      <w:marLeft w:val="0"/>
      <w:marRight w:val="0"/>
      <w:marTop w:val="0"/>
      <w:marBottom w:val="0"/>
      <w:divBdr>
        <w:top w:val="none" w:sz="0" w:space="0" w:color="auto"/>
        <w:left w:val="none" w:sz="0" w:space="0" w:color="auto"/>
        <w:bottom w:val="none" w:sz="0" w:space="0" w:color="auto"/>
        <w:right w:val="none" w:sz="0" w:space="0" w:color="auto"/>
      </w:divBdr>
    </w:div>
    <w:div w:id="2063750515">
      <w:marLeft w:val="0"/>
      <w:marRight w:val="0"/>
      <w:marTop w:val="0"/>
      <w:marBottom w:val="0"/>
      <w:divBdr>
        <w:top w:val="none" w:sz="0" w:space="0" w:color="auto"/>
        <w:left w:val="none" w:sz="0" w:space="0" w:color="auto"/>
        <w:bottom w:val="none" w:sz="0" w:space="0" w:color="auto"/>
        <w:right w:val="none" w:sz="0" w:space="0" w:color="auto"/>
      </w:divBdr>
    </w:div>
    <w:div w:id="2063752850">
      <w:marLeft w:val="0"/>
      <w:marRight w:val="0"/>
      <w:marTop w:val="0"/>
      <w:marBottom w:val="0"/>
      <w:divBdr>
        <w:top w:val="none" w:sz="0" w:space="0" w:color="auto"/>
        <w:left w:val="none" w:sz="0" w:space="0" w:color="auto"/>
        <w:bottom w:val="none" w:sz="0" w:space="0" w:color="auto"/>
        <w:right w:val="none" w:sz="0" w:space="0" w:color="auto"/>
      </w:divBdr>
    </w:div>
    <w:div w:id="2063937427">
      <w:marLeft w:val="0"/>
      <w:marRight w:val="0"/>
      <w:marTop w:val="0"/>
      <w:marBottom w:val="0"/>
      <w:divBdr>
        <w:top w:val="none" w:sz="0" w:space="0" w:color="auto"/>
        <w:left w:val="none" w:sz="0" w:space="0" w:color="auto"/>
        <w:bottom w:val="none" w:sz="0" w:space="0" w:color="auto"/>
        <w:right w:val="none" w:sz="0" w:space="0" w:color="auto"/>
      </w:divBdr>
    </w:div>
    <w:div w:id="2064018050">
      <w:marLeft w:val="0"/>
      <w:marRight w:val="0"/>
      <w:marTop w:val="0"/>
      <w:marBottom w:val="0"/>
      <w:divBdr>
        <w:top w:val="none" w:sz="0" w:space="0" w:color="auto"/>
        <w:left w:val="none" w:sz="0" w:space="0" w:color="auto"/>
        <w:bottom w:val="none" w:sz="0" w:space="0" w:color="auto"/>
        <w:right w:val="none" w:sz="0" w:space="0" w:color="auto"/>
      </w:divBdr>
    </w:div>
    <w:div w:id="2064019688">
      <w:marLeft w:val="0"/>
      <w:marRight w:val="0"/>
      <w:marTop w:val="0"/>
      <w:marBottom w:val="0"/>
      <w:divBdr>
        <w:top w:val="none" w:sz="0" w:space="0" w:color="auto"/>
        <w:left w:val="none" w:sz="0" w:space="0" w:color="auto"/>
        <w:bottom w:val="none" w:sz="0" w:space="0" w:color="auto"/>
        <w:right w:val="none" w:sz="0" w:space="0" w:color="auto"/>
      </w:divBdr>
    </w:div>
    <w:div w:id="2064022129">
      <w:marLeft w:val="0"/>
      <w:marRight w:val="0"/>
      <w:marTop w:val="0"/>
      <w:marBottom w:val="0"/>
      <w:divBdr>
        <w:top w:val="none" w:sz="0" w:space="0" w:color="auto"/>
        <w:left w:val="none" w:sz="0" w:space="0" w:color="auto"/>
        <w:bottom w:val="none" w:sz="0" w:space="0" w:color="auto"/>
        <w:right w:val="none" w:sz="0" w:space="0" w:color="auto"/>
      </w:divBdr>
    </w:div>
    <w:div w:id="2064057859">
      <w:marLeft w:val="0"/>
      <w:marRight w:val="0"/>
      <w:marTop w:val="0"/>
      <w:marBottom w:val="0"/>
      <w:divBdr>
        <w:top w:val="none" w:sz="0" w:space="0" w:color="auto"/>
        <w:left w:val="none" w:sz="0" w:space="0" w:color="auto"/>
        <w:bottom w:val="none" w:sz="0" w:space="0" w:color="auto"/>
        <w:right w:val="none" w:sz="0" w:space="0" w:color="auto"/>
      </w:divBdr>
    </w:div>
    <w:div w:id="2064062425">
      <w:marLeft w:val="0"/>
      <w:marRight w:val="0"/>
      <w:marTop w:val="0"/>
      <w:marBottom w:val="0"/>
      <w:divBdr>
        <w:top w:val="none" w:sz="0" w:space="0" w:color="auto"/>
        <w:left w:val="none" w:sz="0" w:space="0" w:color="auto"/>
        <w:bottom w:val="none" w:sz="0" w:space="0" w:color="auto"/>
        <w:right w:val="none" w:sz="0" w:space="0" w:color="auto"/>
      </w:divBdr>
    </w:div>
    <w:div w:id="2064139704">
      <w:marLeft w:val="0"/>
      <w:marRight w:val="0"/>
      <w:marTop w:val="0"/>
      <w:marBottom w:val="0"/>
      <w:divBdr>
        <w:top w:val="none" w:sz="0" w:space="0" w:color="auto"/>
        <w:left w:val="none" w:sz="0" w:space="0" w:color="auto"/>
        <w:bottom w:val="none" w:sz="0" w:space="0" w:color="auto"/>
        <w:right w:val="none" w:sz="0" w:space="0" w:color="auto"/>
      </w:divBdr>
    </w:div>
    <w:div w:id="2064207810">
      <w:marLeft w:val="0"/>
      <w:marRight w:val="0"/>
      <w:marTop w:val="0"/>
      <w:marBottom w:val="0"/>
      <w:divBdr>
        <w:top w:val="none" w:sz="0" w:space="0" w:color="auto"/>
        <w:left w:val="none" w:sz="0" w:space="0" w:color="auto"/>
        <w:bottom w:val="none" w:sz="0" w:space="0" w:color="auto"/>
        <w:right w:val="none" w:sz="0" w:space="0" w:color="auto"/>
      </w:divBdr>
    </w:div>
    <w:div w:id="2064256296">
      <w:bodyDiv w:val="1"/>
      <w:marLeft w:val="0"/>
      <w:marRight w:val="0"/>
      <w:marTop w:val="0"/>
      <w:marBottom w:val="0"/>
      <w:divBdr>
        <w:top w:val="none" w:sz="0" w:space="0" w:color="auto"/>
        <w:left w:val="none" w:sz="0" w:space="0" w:color="auto"/>
        <w:bottom w:val="none" w:sz="0" w:space="0" w:color="auto"/>
        <w:right w:val="none" w:sz="0" w:space="0" w:color="auto"/>
      </w:divBdr>
    </w:div>
    <w:div w:id="2064256827">
      <w:marLeft w:val="0"/>
      <w:marRight w:val="0"/>
      <w:marTop w:val="0"/>
      <w:marBottom w:val="0"/>
      <w:divBdr>
        <w:top w:val="none" w:sz="0" w:space="0" w:color="auto"/>
        <w:left w:val="none" w:sz="0" w:space="0" w:color="auto"/>
        <w:bottom w:val="none" w:sz="0" w:space="0" w:color="auto"/>
        <w:right w:val="none" w:sz="0" w:space="0" w:color="auto"/>
      </w:divBdr>
    </w:div>
    <w:div w:id="2064481131">
      <w:marLeft w:val="0"/>
      <w:marRight w:val="0"/>
      <w:marTop w:val="0"/>
      <w:marBottom w:val="0"/>
      <w:divBdr>
        <w:top w:val="none" w:sz="0" w:space="0" w:color="auto"/>
        <w:left w:val="none" w:sz="0" w:space="0" w:color="auto"/>
        <w:bottom w:val="none" w:sz="0" w:space="0" w:color="auto"/>
        <w:right w:val="none" w:sz="0" w:space="0" w:color="auto"/>
      </w:divBdr>
    </w:div>
    <w:div w:id="2064518001">
      <w:marLeft w:val="0"/>
      <w:marRight w:val="0"/>
      <w:marTop w:val="0"/>
      <w:marBottom w:val="0"/>
      <w:divBdr>
        <w:top w:val="none" w:sz="0" w:space="0" w:color="auto"/>
        <w:left w:val="none" w:sz="0" w:space="0" w:color="auto"/>
        <w:bottom w:val="none" w:sz="0" w:space="0" w:color="auto"/>
        <w:right w:val="none" w:sz="0" w:space="0" w:color="auto"/>
      </w:divBdr>
    </w:div>
    <w:div w:id="2064522111">
      <w:marLeft w:val="0"/>
      <w:marRight w:val="0"/>
      <w:marTop w:val="0"/>
      <w:marBottom w:val="0"/>
      <w:divBdr>
        <w:top w:val="none" w:sz="0" w:space="0" w:color="auto"/>
        <w:left w:val="none" w:sz="0" w:space="0" w:color="auto"/>
        <w:bottom w:val="none" w:sz="0" w:space="0" w:color="auto"/>
        <w:right w:val="none" w:sz="0" w:space="0" w:color="auto"/>
      </w:divBdr>
    </w:div>
    <w:div w:id="2064593112">
      <w:marLeft w:val="0"/>
      <w:marRight w:val="0"/>
      <w:marTop w:val="0"/>
      <w:marBottom w:val="0"/>
      <w:divBdr>
        <w:top w:val="none" w:sz="0" w:space="0" w:color="auto"/>
        <w:left w:val="none" w:sz="0" w:space="0" w:color="auto"/>
        <w:bottom w:val="none" w:sz="0" w:space="0" w:color="auto"/>
        <w:right w:val="none" w:sz="0" w:space="0" w:color="auto"/>
      </w:divBdr>
    </w:div>
    <w:div w:id="2064597956">
      <w:marLeft w:val="0"/>
      <w:marRight w:val="0"/>
      <w:marTop w:val="0"/>
      <w:marBottom w:val="0"/>
      <w:divBdr>
        <w:top w:val="none" w:sz="0" w:space="0" w:color="auto"/>
        <w:left w:val="none" w:sz="0" w:space="0" w:color="auto"/>
        <w:bottom w:val="none" w:sz="0" w:space="0" w:color="auto"/>
        <w:right w:val="none" w:sz="0" w:space="0" w:color="auto"/>
      </w:divBdr>
    </w:div>
    <w:div w:id="2064670800">
      <w:marLeft w:val="0"/>
      <w:marRight w:val="0"/>
      <w:marTop w:val="0"/>
      <w:marBottom w:val="0"/>
      <w:divBdr>
        <w:top w:val="none" w:sz="0" w:space="0" w:color="auto"/>
        <w:left w:val="none" w:sz="0" w:space="0" w:color="auto"/>
        <w:bottom w:val="none" w:sz="0" w:space="0" w:color="auto"/>
        <w:right w:val="none" w:sz="0" w:space="0" w:color="auto"/>
      </w:divBdr>
    </w:div>
    <w:div w:id="2064673221">
      <w:marLeft w:val="0"/>
      <w:marRight w:val="0"/>
      <w:marTop w:val="0"/>
      <w:marBottom w:val="0"/>
      <w:divBdr>
        <w:top w:val="none" w:sz="0" w:space="0" w:color="auto"/>
        <w:left w:val="none" w:sz="0" w:space="0" w:color="auto"/>
        <w:bottom w:val="none" w:sz="0" w:space="0" w:color="auto"/>
        <w:right w:val="none" w:sz="0" w:space="0" w:color="auto"/>
      </w:divBdr>
    </w:div>
    <w:div w:id="2064712844">
      <w:marLeft w:val="0"/>
      <w:marRight w:val="0"/>
      <w:marTop w:val="0"/>
      <w:marBottom w:val="0"/>
      <w:divBdr>
        <w:top w:val="none" w:sz="0" w:space="0" w:color="auto"/>
        <w:left w:val="none" w:sz="0" w:space="0" w:color="auto"/>
        <w:bottom w:val="none" w:sz="0" w:space="0" w:color="auto"/>
        <w:right w:val="none" w:sz="0" w:space="0" w:color="auto"/>
      </w:divBdr>
    </w:div>
    <w:div w:id="2064785830">
      <w:marLeft w:val="0"/>
      <w:marRight w:val="0"/>
      <w:marTop w:val="0"/>
      <w:marBottom w:val="0"/>
      <w:divBdr>
        <w:top w:val="none" w:sz="0" w:space="0" w:color="auto"/>
        <w:left w:val="none" w:sz="0" w:space="0" w:color="auto"/>
        <w:bottom w:val="none" w:sz="0" w:space="0" w:color="auto"/>
        <w:right w:val="none" w:sz="0" w:space="0" w:color="auto"/>
      </w:divBdr>
    </w:div>
    <w:div w:id="2064862322">
      <w:marLeft w:val="0"/>
      <w:marRight w:val="0"/>
      <w:marTop w:val="0"/>
      <w:marBottom w:val="0"/>
      <w:divBdr>
        <w:top w:val="none" w:sz="0" w:space="0" w:color="auto"/>
        <w:left w:val="none" w:sz="0" w:space="0" w:color="auto"/>
        <w:bottom w:val="none" w:sz="0" w:space="0" w:color="auto"/>
        <w:right w:val="none" w:sz="0" w:space="0" w:color="auto"/>
      </w:divBdr>
    </w:div>
    <w:div w:id="2064865939">
      <w:marLeft w:val="0"/>
      <w:marRight w:val="0"/>
      <w:marTop w:val="0"/>
      <w:marBottom w:val="0"/>
      <w:divBdr>
        <w:top w:val="none" w:sz="0" w:space="0" w:color="auto"/>
        <w:left w:val="none" w:sz="0" w:space="0" w:color="auto"/>
        <w:bottom w:val="none" w:sz="0" w:space="0" w:color="auto"/>
        <w:right w:val="none" w:sz="0" w:space="0" w:color="auto"/>
      </w:divBdr>
    </w:div>
    <w:div w:id="2064910300">
      <w:marLeft w:val="0"/>
      <w:marRight w:val="0"/>
      <w:marTop w:val="0"/>
      <w:marBottom w:val="0"/>
      <w:divBdr>
        <w:top w:val="none" w:sz="0" w:space="0" w:color="auto"/>
        <w:left w:val="none" w:sz="0" w:space="0" w:color="auto"/>
        <w:bottom w:val="none" w:sz="0" w:space="0" w:color="auto"/>
        <w:right w:val="none" w:sz="0" w:space="0" w:color="auto"/>
      </w:divBdr>
    </w:div>
    <w:div w:id="2064980114">
      <w:marLeft w:val="0"/>
      <w:marRight w:val="0"/>
      <w:marTop w:val="0"/>
      <w:marBottom w:val="0"/>
      <w:divBdr>
        <w:top w:val="none" w:sz="0" w:space="0" w:color="auto"/>
        <w:left w:val="none" w:sz="0" w:space="0" w:color="auto"/>
        <w:bottom w:val="none" w:sz="0" w:space="0" w:color="auto"/>
        <w:right w:val="none" w:sz="0" w:space="0" w:color="auto"/>
      </w:divBdr>
    </w:div>
    <w:div w:id="2065055759">
      <w:marLeft w:val="0"/>
      <w:marRight w:val="0"/>
      <w:marTop w:val="0"/>
      <w:marBottom w:val="0"/>
      <w:divBdr>
        <w:top w:val="none" w:sz="0" w:space="0" w:color="auto"/>
        <w:left w:val="none" w:sz="0" w:space="0" w:color="auto"/>
        <w:bottom w:val="none" w:sz="0" w:space="0" w:color="auto"/>
        <w:right w:val="none" w:sz="0" w:space="0" w:color="auto"/>
      </w:divBdr>
    </w:div>
    <w:div w:id="2065173507">
      <w:marLeft w:val="0"/>
      <w:marRight w:val="0"/>
      <w:marTop w:val="0"/>
      <w:marBottom w:val="0"/>
      <w:divBdr>
        <w:top w:val="none" w:sz="0" w:space="0" w:color="auto"/>
        <w:left w:val="none" w:sz="0" w:space="0" w:color="auto"/>
        <w:bottom w:val="none" w:sz="0" w:space="0" w:color="auto"/>
        <w:right w:val="none" w:sz="0" w:space="0" w:color="auto"/>
      </w:divBdr>
    </w:div>
    <w:div w:id="2065174593">
      <w:marLeft w:val="0"/>
      <w:marRight w:val="0"/>
      <w:marTop w:val="0"/>
      <w:marBottom w:val="0"/>
      <w:divBdr>
        <w:top w:val="none" w:sz="0" w:space="0" w:color="auto"/>
        <w:left w:val="none" w:sz="0" w:space="0" w:color="auto"/>
        <w:bottom w:val="none" w:sz="0" w:space="0" w:color="auto"/>
        <w:right w:val="none" w:sz="0" w:space="0" w:color="auto"/>
      </w:divBdr>
    </w:div>
    <w:div w:id="2065179014">
      <w:marLeft w:val="0"/>
      <w:marRight w:val="0"/>
      <w:marTop w:val="0"/>
      <w:marBottom w:val="0"/>
      <w:divBdr>
        <w:top w:val="none" w:sz="0" w:space="0" w:color="auto"/>
        <w:left w:val="none" w:sz="0" w:space="0" w:color="auto"/>
        <w:bottom w:val="none" w:sz="0" w:space="0" w:color="auto"/>
        <w:right w:val="none" w:sz="0" w:space="0" w:color="auto"/>
      </w:divBdr>
    </w:div>
    <w:div w:id="2065256198">
      <w:marLeft w:val="0"/>
      <w:marRight w:val="0"/>
      <w:marTop w:val="0"/>
      <w:marBottom w:val="0"/>
      <w:divBdr>
        <w:top w:val="none" w:sz="0" w:space="0" w:color="auto"/>
        <w:left w:val="none" w:sz="0" w:space="0" w:color="auto"/>
        <w:bottom w:val="none" w:sz="0" w:space="0" w:color="auto"/>
        <w:right w:val="none" w:sz="0" w:space="0" w:color="auto"/>
      </w:divBdr>
    </w:div>
    <w:div w:id="2065323199">
      <w:marLeft w:val="0"/>
      <w:marRight w:val="0"/>
      <w:marTop w:val="0"/>
      <w:marBottom w:val="0"/>
      <w:divBdr>
        <w:top w:val="none" w:sz="0" w:space="0" w:color="auto"/>
        <w:left w:val="none" w:sz="0" w:space="0" w:color="auto"/>
        <w:bottom w:val="none" w:sz="0" w:space="0" w:color="auto"/>
        <w:right w:val="none" w:sz="0" w:space="0" w:color="auto"/>
      </w:divBdr>
    </w:div>
    <w:div w:id="2065324121">
      <w:marLeft w:val="0"/>
      <w:marRight w:val="0"/>
      <w:marTop w:val="0"/>
      <w:marBottom w:val="0"/>
      <w:divBdr>
        <w:top w:val="none" w:sz="0" w:space="0" w:color="auto"/>
        <w:left w:val="none" w:sz="0" w:space="0" w:color="auto"/>
        <w:bottom w:val="none" w:sz="0" w:space="0" w:color="auto"/>
        <w:right w:val="none" w:sz="0" w:space="0" w:color="auto"/>
      </w:divBdr>
    </w:div>
    <w:div w:id="2065329567">
      <w:marLeft w:val="0"/>
      <w:marRight w:val="0"/>
      <w:marTop w:val="0"/>
      <w:marBottom w:val="0"/>
      <w:divBdr>
        <w:top w:val="none" w:sz="0" w:space="0" w:color="auto"/>
        <w:left w:val="none" w:sz="0" w:space="0" w:color="auto"/>
        <w:bottom w:val="none" w:sz="0" w:space="0" w:color="auto"/>
        <w:right w:val="none" w:sz="0" w:space="0" w:color="auto"/>
      </w:divBdr>
    </w:div>
    <w:div w:id="2065441789">
      <w:marLeft w:val="0"/>
      <w:marRight w:val="0"/>
      <w:marTop w:val="0"/>
      <w:marBottom w:val="0"/>
      <w:divBdr>
        <w:top w:val="none" w:sz="0" w:space="0" w:color="auto"/>
        <w:left w:val="none" w:sz="0" w:space="0" w:color="auto"/>
        <w:bottom w:val="none" w:sz="0" w:space="0" w:color="auto"/>
        <w:right w:val="none" w:sz="0" w:space="0" w:color="auto"/>
      </w:divBdr>
    </w:div>
    <w:div w:id="2065442261">
      <w:marLeft w:val="0"/>
      <w:marRight w:val="0"/>
      <w:marTop w:val="0"/>
      <w:marBottom w:val="0"/>
      <w:divBdr>
        <w:top w:val="none" w:sz="0" w:space="0" w:color="auto"/>
        <w:left w:val="none" w:sz="0" w:space="0" w:color="auto"/>
        <w:bottom w:val="none" w:sz="0" w:space="0" w:color="auto"/>
        <w:right w:val="none" w:sz="0" w:space="0" w:color="auto"/>
      </w:divBdr>
    </w:div>
    <w:div w:id="2065526123">
      <w:marLeft w:val="0"/>
      <w:marRight w:val="0"/>
      <w:marTop w:val="0"/>
      <w:marBottom w:val="0"/>
      <w:divBdr>
        <w:top w:val="none" w:sz="0" w:space="0" w:color="auto"/>
        <w:left w:val="none" w:sz="0" w:space="0" w:color="auto"/>
        <w:bottom w:val="none" w:sz="0" w:space="0" w:color="auto"/>
        <w:right w:val="none" w:sz="0" w:space="0" w:color="auto"/>
      </w:divBdr>
    </w:div>
    <w:div w:id="2065567599">
      <w:marLeft w:val="0"/>
      <w:marRight w:val="0"/>
      <w:marTop w:val="0"/>
      <w:marBottom w:val="0"/>
      <w:divBdr>
        <w:top w:val="none" w:sz="0" w:space="0" w:color="auto"/>
        <w:left w:val="none" w:sz="0" w:space="0" w:color="auto"/>
        <w:bottom w:val="none" w:sz="0" w:space="0" w:color="auto"/>
        <w:right w:val="none" w:sz="0" w:space="0" w:color="auto"/>
      </w:divBdr>
    </w:div>
    <w:div w:id="2065710501">
      <w:marLeft w:val="0"/>
      <w:marRight w:val="0"/>
      <w:marTop w:val="0"/>
      <w:marBottom w:val="0"/>
      <w:divBdr>
        <w:top w:val="none" w:sz="0" w:space="0" w:color="auto"/>
        <w:left w:val="none" w:sz="0" w:space="0" w:color="auto"/>
        <w:bottom w:val="none" w:sz="0" w:space="0" w:color="auto"/>
        <w:right w:val="none" w:sz="0" w:space="0" w:color="auto"/>
      </w:divBdr>
    </w:div>
    <w:div w:id="2065788442">
      <w:marLeft w:val="0"/>
      <w:marRight w:val="0"/>
      <w:marTop w:val="0"/>
      <w:marBottom w:val="0"/>
      <w:divBdr>
        <w:top w:val="none" w:sz="0" w:space="0" w:color="auto"/>
        <w:left w:val="none" w:sz="0" w:space="0" w:color="auto"/>
        <w:bottom w:val="none" w:sz="0" w:space="0" w:color="auto"/>
        <w:right w:val="none" w:sz="0" w:space="0" w:color="auto"/>
      </w:divBdr>
    </w:div>
    <w:div w:id="2065834511">
      <w:marLeft w:val="0"/>
      <w:marRight w:val="0"/>
      <w:marTop w:val="0"/>
      <w:marBottom w:val="0"/>
      <w:divBdr>
        <w:top w:val="none" w:sz="0" w:space="0" w:color="auto"/>
        <w:left w:val="none" w:sz="0" w:space="0" w:color="auto"/>
        <w:bottom w:val="none" w:sz="0" w:space="0" w:color="auto"/>
        <w:right w:val="none" w:sz="0" w:space="0" w:color="auto"/>
      </w:divBdr>
    </w:div>
    <w:div w:id="2065835840">
      <w:marLeft w:val="0"/>
      <w:marRight w:val="0"/>
      <w:marTop w:val="0"/>
      <w:marBottom w:val="0"/>
      <w:divBdr>
        <w:top w:val="none" w:sz="0" w:space="0" w:color="auto"/>
        <w:left w:val="none" w:sz="0" w:space="0" w:color="auto"/>
        <w:bottom w:val="none" w:sz="0" w:space="0" w:color="auto"/>
        <w:right w:val="none" w:sz="0" w:space="0" w:color="auto"/>
      </w:divBdr>
    </w:div>
    <w:div w:id="2065906042">
      <w:marLeft w:val="0"/>
      <w:marRight w:val="0"/>
      <w:marTop w:val="0"/>
      <w:marBottom w:val="0"/>
      <w:divBdr>
        <w:top w:val="none" w:sz="0" w:space="0" w:color="auto"/>
        <w:left w:val="none" w:sz="0" w:space="0" w:color="auto"/>
        <w:bottom w:val="none" w:sz="0" w:space="0" w:color="auto"/>
        <w:right w:val="none" w:sz="0" w:space="0" w:color="auto"/>
      </w:divBdr>
    </w:div>
    <w:div w:id="2066179699">
      <w:marLeft w:val="0"/>
      <w:marRight w:val="0"/>
      <w:marTop w:val="0"/>
      <w:marBottom w:val="0"/>
      <w:divBdr>
        <w:top w:val="none" w:sz="0" w:space="0" w:color="auto"/>
        <w:left w:val="none" w:sz="0" w:space="0" w:color="auto"/>
        <w:bottom w:val="none" w:sz="0" w:space="0" w:color="auto"/>
        <w:right w:val="none" w:sz="0" w:space="0" w:color="auto"/>
      </w:divBdr>
    </w:div>
    <w:div w:id="2066297995">
      <w:marLeft w:val="0"/>
      <w:marRight w:val="0"/>
      <w:marTop w:val="0"/>
      <w:marBottom w:val="0"/>
      <w:divBdr>
        <w:top w:val="none" w:sz="0" w:space="0" w:color="auto"/>
        <w:left w:val="none" w:sz="0" w:space="0" w:color="auto"/>
        <w:bottom w:val="none" w:sz="0" w:space="0" w:color="auto"/>
        <w:right w:val="none" w:sz="0" w:space="0" w:color="auto"/>
      </w:divBdr>
    </w:div>
    <w:div w:id="2066367836">
      <w:bodyDiv w:val="1"/>
      <w:marLeft w:val="0"/>
      <w:marRight w:val="0"/>
      <w:marTop w:val="0"/>
      <w:marBottom w:val="0"/>
      <w:divBdr>
        <w:top w:val="none" w:sz="0" w:space="0" w:color="auto"/>
        <w:left w:val="none" w:sz="0" w:space="0" w:color="auto"/>
        <w:bottom w:val="none" w:sz="0" w:space="0" w:color="auto"/>
        <w:right w:val="none" w:sz="0" w:space="0" w:color="auto"/>
      </w:divBdr>
    </w:div>
    <w:div w:id="2066374532">
      <w:marLeft w:val="0"/>
      <w:marRight w:val="0"/>
      <w:marTop w:val="0"/>
      <w:marBottom w:val="0"/>
      <w:divBdr>
        <w:top w:val="none" w:sz="0" w:space="0" w:color="auto"/>
        <w:left w:val="none" w:sz="0" w:space="0" w:color="auto"/>
        <w:bottom w:val="none" w:sz="0" w:space="0" w:color="auto"/>
        <w:right w:val="none" w:sz="0" w:space="0" w:color="auto"/>
      </w:divBdr>
    </w:div>
    <w:div w:id="2066488686">
      <w:marLeft w:val="0"/>
      <w:marRight w:val="0"/>
      <w:marTop w:val="0"/>
      <w:marBottom w:val="0"/>
      <w:divBdr>
        <w:top w:val="none" w:sz="0" w:space="0" w:color="auto"/>
        <w:left w:val="none" w:sz="0" w:space="0" w:color="auto"/>
        <w:bottom w:val="none" w:sz="0" w:space="0" w:color="auto"/>
        <w:right w:val="none" w:sz="0" w:space="0" w:color="auto"/>
      </w:divBdr>
    </w:div>
    <w:div w:id="2066491146">
      <w:marLeft w:val="0"/>
      <w:marRight w:val="0"/>
      <w:marTop w:val="0"/>
      <w:marBottom w:val="0"/>
      <w:divBdr>
        <w:top w:val="none" w:sz="0" w:space="0" w:color="auto"/>
        <w:left w:val="none" w:sz="0" w:space="0" w:color="auto"/>
        <w:bottom w:val="none" w:sz="0" w:space="0" w:color="auto"/>
        <w:right w:val="none" w:sz="0" w:space="0" w:color="auto"/>
      </w:divBdr>
    </w:div>
    <w:div w:id="2066755707">
      <w:marLeft w:val="0"/>
      <w:marRight w:val="0"/>
      <w:marTop w:val="0"/>
      <w:marBottom w:val="0"/>
      <w:divBdr>
        <w:top w:val="none" w:sz="0" w:space="0" w:color="auto"/>
        <w:left w:val="none" w:sz="0" w:space="0" w:color="auto"/>
        <w:bottom w:val="none" w:sz="0" w:space="0" w:color="auto"/>
        <w:right w:val="none" w:sz="0" w:space="0" w:color="auto"/>
      </w:divBdr>
    </w:div>
    <w:div w:id="2066830415">
      <w:marLeft w:val="0"/>
      <w:marRight w:val="0"/>
      <w:marTop w:val="0"/>
      <w:marBottom w:val="0"/>
      <w:divBdr>
        <w:top w:val="none" w:sz="0" w:space="0" w:color="auto"/>
        <w:left w:val="none" w:sz="0" w:space="0" w:color="auto"/>
        <w:bottom w:val="none" w:sz="0" w:space="0" w:color="auto"/>
        <w:right w:val="none" w:sz="0" w:space="0" w:color="auto"/>
      </w:divBdr>
    </w:div>
    <w:div w:id="2066876635">
      <w:marLeft w:val="0"/>
      <w:marRight w:val="0"/>
      <w:marTop w:val="0"/>
      <w:marBottom w:val="0"/>
      <w:divBdr>
        <w:top w:val="none" w:sz="0" w:space="0" w:color="auto"/>
        <w:left w:val="none" w:sz="0" w:space="0" w:color="auto"/>
        <w:bottom w:val="none" w:sz="0" w:space="0" w:color="auto"/>
        <w:right w:val="none" w:sz="0" w:space="0" w:color="auto"/>
      </w:divBdr>
    </w:div>
    <w:div w:id="2067103597">
      <w:marLeft w:val="0"/>
      <w:marRight w:val="0"/>
      <w:marTop w:val="0"/>
      <w:marBottom w:val="0"/>
      <w:divBdr>
        <w:top w:val="none" w:sz="0" w:space="0" w:color="auto"/>
        <w:left w:val="none" w:sz="0" w:space="0" w:color="auto"/>
        <w:bottom w:val="none" w:sz="0" w:space="0" w:color="auto"/>
        <w:right w:val="none" w:sz="0" w:space="0" w:color="auto"/>
      </w:divBdr>
    </w:div>
    <w:div w:id="2067140162">
      <w:marLeft w:val="0"/>
      <w:marRight w:val="0"/>
      <w:marTop w:val="0"/>
      <w:marBottom w:val="0"/>
      <w:divBdr>
        <w:top w:val="none" w:sz="0" w:space="0" w:color="auto"/>
        <w:left w:val="none" w:sz="0" w:space="0" w:color="auto"/>
        <w:bottom w:val="none" w:sz="0" w:space="0" w:color="auto"/>
        <w:right w:val="none" w:sz="0" w:space="0" w:color="auto"/>
      </w:divBdr>
    </w:div>
    <w:div w:id="2067293349">
      <w:marLeft w:val="0"/>
      <w:marRight w:val="0"/>
      <w:marTop w:val="0"/>
      <w:marBottom w:val="0"/>
      <w:divBdr>
        <w:top w:val="none" w:sz="0" w:space="0" w:color="auto"/>
        <w:left w:val="none" w:sz="0" w:space="0" w:color="auto"/>
        <w:bottom w:val="none" w:sz="0" w:space="0" w:color="auto"/>
        <w:right w:val="none" w:sz="0" w:space="0" w:color="auto"/>
      </w:divBdr>
    </w:div>
    <w:div w:id="2067335006">
      <w:marLeft w:val="0"/>
      <w:marRight w:val="0"/>
      <w:marTop w:val="0"/>
      <w:marBottom w:val="0"/>
      <w:divBdr>
        <w:top w:val="none" w:sz="0" w:space="0" w:color="auto"/>
        <w:left w:val="none" w:sz="0" w:space="0" w:color="auto"/>
        <w:bottom w:val="none" w:sz="0" w:space="0" w:color="auto"/>
        <w:right w:val="none" w:sz="0" w:space="0" w:color="auto"/>
      </w:divBdr>
    </w:div>
    <w:div w:id="2067364569">
      <w:marLeft w:val="0"/>
      <w:marRight w:val="0"/>
      <w:marTop w:val="0"/>
      <w:marBottom w:val="0"/>
      <w:divBdr>
        <w:top w:val="none" w:sz="0" w:space="0" w:color="auto"/>
        <w:left w:val="none" w:sz="0" w:space="0" w:color="auto"/>
        <w:bottom w:val="none" w:sz="0" w:space="0" w:color="auto"/>
        <w:right w:val="none" w:sz="0" w:space="0" w:color="auto"/>
      </w:divBdr>
    </w:div>
    <w:div w:id="2067364989">
      <w:marLeft w:val="0"/>
      <w:marRight w:val="0"/>
      <w:marTop w:val="0"/>
      <w:marBottom w:val="0"/>
      <w:divBdr>
        <w:top w:val="none" w:sz="0" w:space="0" w:color="auto"/>
        <w:left w:val="none" w:sz="0" w:space="0" w:color="auto"/>
        <w:bottom w:val="none" w:sz="0" w:space="0" w:color="auto"/>
        <w:right w:val="none" w:sz="0" w:space="0" w:color="auto"/>
      </w:divBdr>
    </w:div>
    <w:div w:id="2067609555">
      <w:marLeft w:val="0"/>
      <w:marRight w:val="0"/>
      <w:marTop w:val="0"/>
      <w:marBottom w:val="0"/>
      <w:divBdr>
        <w:top w:val="none" w:sz="0" w:space="0" w:color="auto"/>
        <w:left w:val="none" w:sz="0" w:space="0" w:color="auto"/>
        <w:bottom w:val="none" w:sz="0" w:space="0" w:color="auto"/>
        <w:right w:val="none" w:sz="0" w:space="0" w:color="auto"/>
      </w:divBdr>
    </w:div>
    <w:div w:id="2067758501">
      <w:marLeft w:val="0"/>
      <w:marRight w:val="0"/>
      <w:marTop w:val="0"/>
      <w:marBottom w:val="0"/>
      <w:divBdr>
        <w:top w:val="none" w:sz="0" w:space="0" w:color="auto"/>
        <w:left w:val="none" w:sz="0" w:space="0" w:color="auto"/>
        <w:bottom w:val="none" w:sz="0" w:space="0" w:color="auto"/>
        <w:right w:val="none" w:sz="0" w:space="0" w:color="auto"/>
      </w:divBdr>
    </w:div>
    <w:div w:id="2068141391">
      <w:marLeft w:val="0"/>
      <w:marRight w:val="0"/>
      <w:marTop w:val="0"/>
      <w:marBottom w:val="0"/>
      <w:divBdr>
        <w:top w:val="none" w:sz="0" w:space="0" w:color="auto"/>
        <w:left w:val="none" w:sz="0" w:space="0" w:color="auto"/>
        <w:bottom w:val="none" w:sz="0" w:space="0" w:color="auto"/>
        <w:right w:val="none" w:sz="0" w:space="0" w:color="auto"/>
      </w:divBdr>
    </w:div>
    <w:div w:id="2068144478">
      <w:marLeft w:val="0"/>
      <w:marRight w:val="0"/>
      <w:marTop w:val="0"/>
      <w:marBottom w:val="0"/>
      <w:divBdr>
        <w:top w:val="none" w:sz="0" w:space="0" w:color="auto"/>
        <w:left w:val="none" w:sz="0" w:space="0" w:color="auto"/>
        <w:bottom w:val="none" w:sz="0" w:space="0" w:color="auto"/>
        <w:right w:val="none" w:sz="0" w:space="0" w:color="auto"/>
      </w:divBdr>
    </w:div>
    <w:div w:id="2068337632">
      <w:marLeft w:val="0"/>
      <w:marRight w:val="0"/>
      <w:marTop w:val="0"/>
      <w:marBottom w:val="0"/>
      <w:divBdr>
        <w:top w:val="none" w:sz="0" w:space="0" w:color="auto"/>
        <w:left w:val="none" w:sz="0" w:space="0" w:color="auto"/>
        <w:bottom w:val="none" w:sz="0" w:space="0" w:color="auto"/>
        <w:right w:val="none" w:sz="0" w:space="0" w:color="auto"/>
      </w:divBdr>
    </w:div>
    <w:div w:id="2068338520">
      <w:marLeft w:val="0"/>
      <w:marRight w:val="0"/>
      <w:marTop w:val="0"/>
      <w:marBottom w:val="0"/>
      <w:divBdr>
        <w:top w:val="none" w:sz="0" w:space="0" w:color="auto"/>
        <w:left w:val="none" w:sz="0" w:space="0" w:color="auto"/>
        <w:bottom w:val="none" w:sz="0" w:space="0" w:color="auto"/>
        <w:right w:val="none" w:sz="0" w:space="0" w:color="auto"/>
      </w:divBdr>
    </w:div>
    <w:div w:id="2068450630">
      <w:marLeft w:val="0"/>
      <w:marRight w:val="0"/>
      <w:marTop w:val="0"/>
      <w:marBottom w:val="0"/>
      <w:divBdr>
        <w:top w:val="none" w:sz="0" w:space="0" w:color="auto"/>
        <w:left w:val="none" w:sz="0" w:space="0" w:color="auto"/>
        <w:bottom w:val="none" w:sz="0" w:space="0" w:color="auto"/>
        <w:right w:val="none" w:sz="0" w:space="0" w:color="auto"/>
      </w:divBdr>
    </w:div>
    <w:div w:id="2068450843">
      <w:marLeft w:val="0"/>
      <w:marRight w:val="0"/>
      <w:marTop w:val="0"/>
      <w:marBottom w:val="0"/>
      <w:divBdr>
        <w:top w:val="none" w:sz="0" w:space="0" w:color="auto"/>
        <w:left w:val="none" w:sz="0" w:space="0" w:color="auto"/>
        <w:bottom w:val="none" w:sz="0" w:space="0" w:color="auto"/>
        <w:right w:val="none" w:sz="0" w:space="0" w:color="auto"/>
      </w:divBdr>
    </w:div>
    <w:div w:id="2068529465">
      <w:marLeft w:val="0"/>
      <w:marRight w:val="0"/>
      <w:marTop w:val="0"/>
      <w:marBottom w:val="0"/>
      <w:divBdr>
        <w:top w:val="none" w:sz="0" w:space="0" w:color="auto"/>
        <w:left w:val="none" w:sz="0" w:space="0" w:color="auto"/>
        <w:bottom w:val="none" w:sz="0" w:space="0" w:color="auto"/>
        <w:right w:val="none" w:sz="0" w:space="0" w:color="auto"/>
      </w:divBdr>
    </w:div>
    <w:div w:id="2068600029">
      <w:marLeft w:val="0"/>
      <w:marRight w:val="0"/>
      <w:marTop w:val="0"/>
      <w:marBottom w:val="0"/>
      <w:divBdr>
        <w:top w:val="none" w:sz="0" w:space="0" w:color="auto"/>
        <w:left w:val="none" w:sz="0" w:space="0" w:color="auto"/>
        <w:bottom w:val="none" w:sz="0" w:space="0" w:color="auto"/>
        <w:right w:val="none" w:sz="0" w:space="0" w:color="auto"/>
      </w:divBdr>
    </w:div>
    <w:div w:id="2068600849">
      <w:bodyDiv w:val="1"/>
      <w:marLeft w:val="0"/>
      <w:marRight w:val="0"/>
      <w:marTop w:val="0"/>
      <w:marBottom w:val="0"/>
      <w:divBdr>
        <w:top w:val="none" w:sz="0" w:space="0" w:color="auto"/>
        <w:left w:val="none" w:sz="0" w:space="0" w:color="auto"/>
        <w:bottom w:val="none" w:sz="0" w:space="0" w:color="auto"/>
        <w:right w:val="none" w:sz="0" w:space="0" w:color="auto"/>
      </w:divBdr>
      <w:divsChild>
        <w:div w:id="483278312">
          <w:marLeft w:val="0"/>
          <w:marRight w:val="0"/>
          <w:marTop w:val="0"/>
          <w:marBottom w:val="0"/>
          <w:divBdr>
            <w:top w:val="none" w:sz="0" w:space="0" w:color="auto"/>
            <w:left w:val="none" w:sz="0" w:space="0" w:color="auto"/>
            <w:bottom w:val="none" w:sz="0" w:space="0" w:color="auto"/>
            <w:right w:val="none" w:sz="0" w:space="0" w:color="auto"/>
          </w:divBdr>
        </w:div>
        <w:div w:id="1227374479">
          <w:marLeft w:val="0"/>
          <w:marRight w:val="0"/>
          <w:marTop w:val="0"/>
          <w:marBottom w:val="0"/>
          <w:divBdr>
            <w:top w:val="none" w:sz="0" w:space="0" w:color="auto"/>
            <w:left w:val="none" w:sz="0" w:space="0" w:color="auto"/>
            <w:bottom w:val="none" w:sz="0" w:space="0" w:color="auto"/>
            <w:right w:val="none" w:sz="0" w:space="0" w:color="auto"/>
          </w:divBdr>
        </w:div>
        <w:div w:id="548421743">
          <w:marLeft w:val="0"/>
          <w:marRight w:val="0"/>
          <w:marTop w:val="0"/>
          <w:marBottom w:val="0"/>
          <w:divBdr>
            <w:top w:val="none" w:sz="0" w:space="0" w:color="auto"/>
            <w:left w:val="none" w:sz="0" w:space="0" w:color="auto"/>
            <w:bottom w:val="none" w:sz="0" w:space="0" w:color="auto"/>
            <w:right w:val="none" w:sz="0" w:space="0" w:color="auto"/>
          </w:divBdr>
        </w:div>
        <w:div w:id="981739383">
          <w:marLeft w:val="0"/>
          <w:marRight w:val="0"/>
          <w:marTop w:val="0"/>
          <w:marBottom w:val="0"/>
          <w:divBdr>
            <w:top w:val="none" w:sz="0" w:space="0" w:color="auto"/>
            <w:left w:val="none" w:sz="0" w:space="0" w:color="auto"/>
            <w:bottom w:val="none" w:sz="0" w:space="0" w:color="auto"/>
            <w:right w:val="none" w:sz="0" w:space="0" w:color="auto"/>
          </w:divBdr>
        </w:div>
        <w:div w:id="1289435705">
          <w:marLeft w:val="0"/>
          <w:marRight w:val="0"/>
          <w:marTop w:val="0"/>
          <w:marBottom w:val="0"/>
          <w:divBdr>
            <w:top w:val="none" w:sz="0" w:space="0" w:color="auto"/>
            <w:left w:val="none" w:sz="0" w:space="0" w:color="auto"/>
            <w:bottom w:val="none" w:sz="0" w:space="0" w:color="auto"/>
            <w:right w:val="none" w:sz="0" w:space="0" w:color="auto"/>
          </w:divBdr>
        </w:div>
        <w:div w:id="56560525">
          <w:marLeft w:val="0"/>
          <w:marRight w:val="0"/>
          <w:marTop w:val="0"/>
          <w:marBottom w:val="0"/>
          <w:divBdr>
            <w:top w:val="none" w:sz="0" w:space="0" w:color="auto"/>
            <w:left w:val="none" w:sz="0" w:space="0" w:color="auto"/>
            <w:bottom w:val="none" w:sz="0" w:space="0" w:color="auto"/>
            <w:right w:val="none" w:sz="0" w:space="0" w:color="auto"/>
          </w:divBdr>
        </w:div>
        <w:div w:id="293485457">
          <w:marLeft w:val="0"/>
          <w:marRight w:val="0"/>
          <w:marTop w:val="0"/>
          <w:marBottom w:val="0"/>
          <w:divBdr>
            <w:top w:val="none" w:sz="0" w:space="0" w:color="auto"/>
            <w:left w:val="none" w:sz="0" w:space="0" w:color="auto"/>
            <w:bottom w:val="none" w:sz="0" w:space="0" w:color="auto"/>
            <w:right w:val="none" w:sz="0" w:space="0" w:color="auto"/>
          </w:divBdr>
        </w:div>
        <w:div w:id="1681932888">
          <w:marLeft w:val="0"/>
          <w:marRight w:val="0"/>
          <w:marTop w:val="0"/>
          <w:marBottom w:val="0"/>
          <w:divBdr>
            <w:top w:val="none" w:sz="0" w:space="0" w:color="auto"/>
            <w:left w:val="none" w:sz="0" w:space="0" w:color="auto"/>
            <w:bottom w:val="none" w:sz="0" w:space="0" w:color="auto"/>
            <w:right w:val="none" w:sz="0" w:space="0" w:color="auto"/>
          </w:divBdr>
        </w:div>
        <w:div w:id="2107650903">
          <w:marLeft w:val="0"/>
          <w:marRight w:val="0"/>
          <w:marTop w:val="0"/>
          <w:marBottom w:val="0"/>
          <w:divBdr>
            <w:top w:val="none" w:sz="0" w:space="0" w:color="auto"/>
            <w:left w:val="none" w:sz="0" w:space="0" w:color="auto"/>
            <w:bottom w:val="none" w:sz="0" w:space="0" w:color="auto"/>
            <w:right w:val="none" w:sz="0" w:space="0" w:color="auto"/>
          </w:divBdr>
        </w:div>
        <w:div w:id="2033066394">
          <w:marLeft w:val="0"/>
          <w:marRight w:val="0"/>
          <w:marTop w:val="0"/>
          <w:marBottom w:val="0"/>
          <w:divBdr>
            <w:top w:val="none" w:sz="0" w:space="0" w:color="auto"/>
            <w:left w:val="none" w:sz="0" w:space="0" w:color="auto"/>
            <w:bottom w:val="none" w:sz="0" w:space="0" w:color="auto"/>
            <w:right w:val="none" w:sz="0" w:space="0" w:color="auto"/>
          </w:divBdr>
        </w:div>
        <w:div w:id="974146010">
          <w:marLeft w:val="0"/>
          <w:marRight w:val="0"/>
          <w:marTop w:val="0"/>
          <w:marBottom w:val="0"/>
          <w:divBdr>
            <w:top w:val="none" w:sz="0" w:space="0" w:color="auto"/>
            <w:left w:val="none" w:sz="0" w:space="0" w:color="auto"/>
            <w:bottom w:val="none" w:sz="0" w:space="0" w:color="auto"/>
            <w:right w:val="none" w:sz="0" w:space="0" w:color="auto"/>
          </w:divBdr>
        </w:div>
        <w:div w:id="1851216934">
          <w:marLeft w:val="0"/>
          <w:marRight w:val="0"/>
          <w:marTop w:val="0"/>
          <w:marBottom w:val="0"/>
          <w:divBdr>
            <w:top w:val="none" w:sz="0" w:space="0" w:color="auto"/>
            <w:left w:val="none" w:sz="0" w:space="0" w:color="auto"/>
            <w:bottom w:val="none" w:sz="0" w:space="0" w:color="auto"/>
            <w:right w:val="none" w:sz="0" w:space="0" w:color="auto"/>
          </w:divBdr>
        </w:div>
        <w:div w:id="737827533">
          <w:marLeft w:val="0"/>
          <w:marRight w:val="0"/>
          <w:marTop w:val="0"/>
          <w:marBottom w:val="0"/>
          <w:divBdr>
            <w:top w:val="none" w:sz="0" w:space="0" w:color="auto"/>
            <w:left w:val="none" w:sz="0" w:space="0" w:color="auto"/>
            <w:bottom w:val="none" w:sz="0" w:space="0" w:color="auto"/>
            <w:right w:val="none" w:sz="0" w:space="0" w:color="auto"/>
          </w:divBdr>
        </w:div>
        <w:div w:id="910238817">
          <w:marLeft w:val="0"/>
          <w:marRight w:val="0"/>
          <w:marTop w:val="0"/>
          <w:marBottom w:val="0"/>
          <w:divBdr>
            <w:top w:val="none" w:sz="0" w:space="0" w:color="auto"/>
            <w:left w:val="none" w:sz="0" w:space="0" w:color="auto"/>
            <w:bottom w:val="none" w:sz="0" w:space="0" w:color="auto"/>
            <w:right w:val="none" w:sz="0" w:space="0" w:color="auto"/>
          </w:divBdr>
        </w:div>
        <w:div w:id="1509248737">
          <w:marLeft w:val="0"/>
          <w:marRight w:val="0"/>
          <w:marTop w:val="0"/>
          <w:marBottom w:val="0"/>
          <w:divBdr>
            <w:top w:val="none" w:sz="0" w:space="0" w:color="auto"/>
            <w:left w:val="none" w:sz="0" w:space="0" w:color="auto"/>
            <w:bottom w:val="none" w:sz="0" w:space="0" w:color="auto"/>
            <w:right w:val="none" w:sz="0" w:space="0" w:color="auto"/>
          </w:divBdr>
        </w:div>
        <w:div w:id="740954008">
          <w:marLeft w:val="0"/>
          <w:marRight w:val="0"/>
          <w:marTop w:val="0"/>
          <w:marBottom w:val="0"/>
          <w:divBdr>
            <w:top w:val="none" w:sz="0" w:space="0" w:color="auto"/>
            <w:left w:val="none" w:sz="0" w:space="0" w:color="auto"/>
            <w:bottom w:val="none" w:sz="0" w:space="0" w:color="auto"/>
            <w:right w:val="none" w:sz="0" w:space="0" w:color="auto"/>
          </w:divBdr>
        </w:div>
        <w:div w:id="647058362">
          <w:marLeft w:val="0"/>
          <w:marRight w:val="0"/>
          <w:marTop w:val="0"/>
          <w:marBottom w:val="0"/>
          <w:divBdr>
            <w:top w:val="none" w:sz="0" w:space="0" w:color="auto"/>
            <w:left w:val="none" w:sz="0" w:space="0" w:color="auto"/>
            <w:bottom w:val="none" w:sz="0" w:space="0" w:color="auto"/>
            <w:right w:val="none" w:sz="0" w:space="0" w:color="auto"/>
          </w:divBdr>
        </w:div>
        <w:div w:id="1019433857">
          <w:marLeft w:val="0"/>
          <w:marRight w:val="0"/>
          <w:marTop w:val="0"/>
          <w:marBottom w:val="0"/>
          <w:divBdr>
            <w:top w:val="none" w:sz="0" w:space="0" w:color="auto"/>
            <w:left w:val="none" w:sz="0" w:space="0" w:color="auto"/>
            <w:bottom w:val="none" w:sz="0" w:space="0" w:color="auto"/>
            <w:right w:val="none" w:sz="0" w:space="0" w:color="auto"/>
          </w:divBdr>
        </w:div>
        <w:div w:id="1701543818">
          <w:marLeft w:val="0"/>
          <w:marRight w:val="0"/>
          <w:marTop w:val="0"/>
          <w:marBottom w:val="0"/>
          <w:divBdr>
            <w:top w:val="none" w:sz="0" w:space="0" w:color="auto"/>
            <w:left w:val="none" w:sz="0" w:space="0" w:color="auto"/>
            <w:bottom w:val="none" w:sz="0" w:space="0" w:color="auto"/>
            <w:right w:val="none" w:sz="0" w:space="0" w:color="auto"/>
          </w:divBdr>
        </w:div>
        <w:div w:id="2039431429">
          <w:marLeft w:val="0"/>
          <w:marRight w:val="0"/>
          <w:marTop w:val="0"/>
          <w:marBottom w:val="0"/>
          <w:divBdr>
            <w:top w:val="none" w:sz="0" w:space="0" w:color="auto"/>
            <w:left w:val="none" w:sz="0" w:space="0" w:color="auto"/>
            <w:bottom w:val="none" w:sz="0" w:space="0" w:color="auto"/>
            <w:right w:val="none" w:sz="0" w:space="0" w:color="auto"/>
          </w:divBdr>
        </w:div>
        <w:div w:id="1040520434">
          <w:marLeft w:val="0"/>
          <w:marRight w:val="0"/>
          <w:marTop w:val="0"/>
          <w:marBottom w:val="0"/>
          <w:divBdr>
            <w:top w:val="none" w:sz="0" w:space="0" w:color="auto"/>
            <w:left w:val="none" w:sz="0" w:space="0" w:color="auto"/>
            <w:bottom w:val="none" w:sz="0" w:space="0" w:color="auto"/>
            <w:right w:val="none" w:sz="0" w:space="0" w:color="auto"/>
          </w:divBdr>
        </w:div>
      </w:divsChild>
    </w:div>
    <w:div w:id="2068645593">
      <w:marLeft w:val="0"/>
      <w:marRight w:val="0"/>
      <w:marTop w:val="0"/>
      <w:marBottom w:val="0"/>
      <w:divBdr>
        <w:top w:val="none" w:sz="0" w:space="0" w:color="auto"/>
        <w:left w:val="none" w:sz="0" w:space="0" w:color="auto"/>
        <w:bottom w:val="none" w:sz="0" w:space="0" w:color="auto"/>
        <w:right w:val="none" w:sz="0" w:space="0" w:color="auto"/>
      </w:divBdr>
    </w:div>
    <w:div w:id="2068645617">
      <w:marLeft w:val="0"/>
      <w:marRight w:val="0"/>
      <w:marTop w:val="0"/>
      <w:marBottom w:val="0"/>
      <w:divBdr>
        <w:top w:val="none" w:sz="0" w:space="0" w:color="auto"/>
        <w:left w:val="none" w:sz="0" w:space="0" w:color="auto"/>
        <w:bottom w:val="none" w:sz="0" w:space="0" w:color="auto"/>
        <w:right w:val="none" w:sz="0" w:space="0" w:color="auto"/>
      </w:divBdr>
    </w:div>
    <w:div w:id="2068647054">
      <w:marLeft w:val="0"/>
      <w:marRight w:val="0"/>
      <w:marTop w:val="0"/>
      <w:marBottom w:val="0"/>
      <w:divBdr>
        <w:top w:val="none" w:sz="0" w:space="0" w:color="auto"/>
        <w:left w:val="none" w:sz="0" w:space="0" w:color="auto"/>
        <w:bottom w:val="none" w:sz="0" w:space="0" w:color="auto"/>
        <w:right w:val="none" w:sz="0" w:space="0" w:color="auto"/>
      </w:divBdr>
    </w:div>
    <w:div w:id="2068676074">
      <w:marLeft w:val="0"/>
      <w:marRight w:val="0"/>
      <w:marTop w:val="0"/>
      <w:marBottom w:val="0"/>
      <w:divBdr>
        <w:top w:val="none" w:sz="0" w:space="0" w:color="auto"/>
        <w:left w:val="none" w:sz="0" w:space="0" w:color="auto"/>
        <w:bottom w:val="none" w:sz="0" w:space="0" w:color="auto"/>
        <w:right w:val="none" w:sz="0" w:space="0" w:color="auto"/>
      </w:divBdr>
    </w:div>
    <w:div w:id="2068796828">
      <w:marLeft w:val="0"/>
      <w:marRight w:val="0"/>
      <w:marTop w:val="0"/>
      <w:marBottom w:val="0"/>
      <w:divBdr>
        <w:top w:val="none" w:sz="0" w:space="0" w:color="auto"/>
        <w:left w:val="none" w:sz="0" w:space="0" w:color="auto"/>
        <w:bottom w:val="none" w:sz="0" w:space="0" w:color="auto"/>
        <w:right w:val="none" w:sz="0" w:space="0" w:color="auto"/>
      </w:divBdr>
    </w:div>
    <w:div w:id="2068915998">
      <w:marLeft w:val="0"/>
      <w:marRight w:val="0"/>
      <w:marTop w:val="0"/>
      <w:marBottom w:val="0"/>
      <w:divBdr>
        <w:top w:val="none" w:sz="0" w:space="0" w:color="auto"/>
        <w:left w:val="none" w:sz="0" w:space="0" w:color="auto"/>
        <w:bottom w:val="none" w:sz="0" w:space="0" w:color="auto"/>
        <w:right w:val="none" w:sz="0" w:space="0" w:color="auto"/>
      </w:divBdr>
    </w:div>
    <w:div w:id="2068995168">
      <w:marLeft w:val="0"/>
      <w:marRight w:val="0"/>
      <w:marTop w:val="0"/>
      <w:marBottom w:val="0"/>
      <w:divBdr>
        <w:top w:val="none" w:sz="0" w:space="0" w:color="auto"/>
        <w:left w:val="none" w:sz="0" w:space="0" w:color="auto"/>
        <w:bottom w:val="none" w:sz="0" w:space="0" w:color="auto"/>
        <w:right w:val="none" w:sz="0" w:space="0" w:color="auto"/>
      </w:divBdr>
    </w:div>
    <w:div w:id="2069066816">
      <w:bodyDiv w:val="1"/>
      <w:marLeft w:val="0"/>
      <w:marRight w:val="0"/>
      <w:marTop w:val="0"/>
      <w:marBottom w:val="0"/>
      <w:divBdr>
        <w:top w:val="none" w:sz="0" w:space="0" w:color="auto"/>
        <w:left w:val="none" w:sz="0" w:space="0" w:color="auto"/>
        <w:bottom w:val="none" w:sz="0" w:space="0" w:color="auto"/>
        <w:right w:val="none" w:sz="0" w:space="0" w:color="auto"/>
      </w:divBdr>
    </w:div>
    <w:div w:id="2069185572">
      <w:marLeft w:val="0"/>
      <w:marRight w:val="0"/>
      <w:marTop w:val="0"/>
      <w:marBottom w:val="0"/>
      <w:divBdr>
        <w:top w:val="none" w:sz="0" w:space="0" w:color="auto"/>
        <w:left w:val="none" w:sz="0" w:space="0" w:color="auto"/>
        <w:bottom w:val="none" w:sz="0" w:space="0" w:color="auto"/>
        <w:right w:val="none" w:sz="0" w:space="0" w:color="auto"/>
      </w:divBdr>
    </w:div>
    <w:div w:id="2069256051">
      <w:marLeft w:val="0"/>
      <w:marRight w:val="0"/>
      <w:marTop w:val="0"/>
      <w:marBottom w:val="0"/>
      <w:divBdr>
        <w:top w:val="none" w:sz="0" w:space="0" w:color="auto"/>
        <w:left w:val="none" w:sz="0" w:space="0" w:color="auto"/>
        <w:bottom w:val="none" w:sz="0" w:space="0" w:color="auto"/>
        <w:right w:val="none" w:sz="0" w:space="0" w:color="auto"/>
      </w:divBdr>
    </w:div>
    <w:div w:id="2069257640">
      <w:marLeft w:val="0"/>
      <w:marRight w:val="0"/>
      <w:marTop w:val="0"/>
      <w:marBottom w:val="0"/>
      <w:divBdr>
        <w:top w:val="none" w:sz="0" w:space="0" w:color="auto"/>
        <w:left w:val="none" w:sz="0" w:space="0" w:color="auto"/>
        <w:bottom w:val="none" w:sz="0" w:space="0" w:color="auto"/>
        <w:right w:val="none" w:sz="0" w:space="0" w:color="auto"/>
      </w:divBdr>
    </w:div>
    <w:div w:id="2069258767">
      <w:marLeft w:val="0"/>
      <w:marRight w:val="0"/>
      <w:marTop w:val="0"/>
      <w:marBottom w:val="0"/>
      <w:divBdr>
        <w:top w:val="none" w:sz="0" w:space="0" w:color="auto"/>
        <w:left w:val="none" w:sz="0" w:space="0" w:color="auto"/>
        <w:bottom w:val="none" w:sz="0" w:space="0" w:color="auto"/>
        <w:right w:val="none" w:sz="0" w:space="0" w:color="auto"/>
      </w:divBdr>
    </w:div>
    <w:div w:id="2069301384">
      <w:marLeft w:val="0"/>
      <w:marRight w:val="0"/>
      <w:marTop w:val="0"/>
      <w:marBottom w:val="0"/>
      <w:divBdr>
        <w:top w:val="none" w:sz="0" w:space="0" w:color="auto"/>
        <w:left w:val="none" w:sz="0" w:space="0" w:color="auto"/>
        <w:bottom w:val="none" w:sz="0" w:space="0" w:color="auto"/>
        <w:right w:val="none" w:sz="0" w:space="0" w:color="auto"/>
      </w:divBdr>
    </w:div>
    <w:div w:id="2069331602">
      <w:marLeft w:val="0"/>
      <w:marRight w:val="0"/>
      <w:marTop w:val="0"/>
      <w:marBottom w:val="0"/>
      <w:divBdr>
        <w:top w:val="none" w:sz="0" w:space="0" w:color="auto"/>
        <w:left w:val="none" w:sz="0" w:space="0" w:color="auto"/>
        <w:bottom w:val="none" w:sz="0" w:space="0" w:color="auto"/>
        <w:right w:val="none" w:sz="0" w:space="0" w:color="auto"/>
      </w:divBdr>
    </w:div>
    <w:div w:id="2069457752">
      <w:marLeft w:val="0"/>
      <w:marRight w:val="0"/>
      <w:marTop w:val="0"/>
      <w:marBottom w:val="0"/>
      <w:divBdr>
        <w:top w:val="none" w:sz="0" w:space="0" w:color="auto"/>
        <w:left w:val="none" w:sz="0" w:space="0" w:color="auto"/>
        <w:bottom w:val="none" w:sz="0" w:space="0" w:color="auto"/>
        <w:right w:val="none" w:sz="0" w:space="0" w:color="auto"/>
      </w:divBdr>
    </w:div>
    <w:div w:id="2069645040">
      <w:marLeft w:val="0"/>
      <w:marRight w:val="0"/>
      <w:marTop w:val="0"/>
      <w:marBottom w:val="0"/>
      <w:divBdr>
        <w:top w:val="none" w:sz="0" w:space="0" w:color="auto"/>
        <w:left w:val="none" w:sz="0" w:space="0" w:color="auto"/>
        <w:bottom w:val="none" w:sz="0" w:space="0" w:color="auto"/>
        <w:right w:val="none" w:sz="0" w:space="0" w:color="auto"/>
      </w:divBdr>
    </w:div>
    <w:div w:id="2069910513">
      <w:marLeft w:val="0"/>
      <w:marRight w:val="0"/>
      <w:marTop w:val="0"/>
      <w:marBottom w:val="0"/>
      <w:divBdr>
        <w:top w:val="none" w:sz="0" w:space="0" w:color="auto"/>
        <w:left w:val="none" w:sz="0" w:space="0" w:color="auto"/>
        <w:bottom w:val="none" w:sz="0" w:space="0" w:color="auto"/>
        <w:right w:val="none" w:sz="0" w:space="0" w:color="auto"/>
      </w:divBdr>
    </w:div>
    <w:div w:id="2069911727">
      <w:bodyDiv w:val="1"/>
      <w:marLeft w:val="0"/>
      <w:marRight w:val="0"/>
      <w:marTop w:val="0"/>
      <w:marBottom w:val="0"/>
      <w:divBdr>
        <w:top w:val="none" w:sz="0" w:space="0" w:color="auto"/>
        <w:left w:val="none" w:sz="0" w:space="0" w:color="auto"/>
        <w:bottom w:val="none" w:sz="0" w:space="0" w:color="auto"/>
        <w:right w:val="none" w:sz="0" w:space="0" w:color="auto"/>
      </w:divBdr>
      <w:divsChild>
        <w:div w:id="74669858">
          <w:marLeft w:val="0"/>
          <w:marRight w:val="0"/>
          <w:marTop w:val="0"/>
          <w:marBottom w:val="0"/>
          <w:divBdr>
            <w:top w:val="none" w:sz="0" w:space="0" w:color="auto"/>
            <w:left w:val="none" w:sz="0" w:space="0" w:color="auto"/>
            <w:bottom w:val="none" w:sz="0" w:space="0" w:color="auto"/>
            <w:right w:val="none" w:sz="0" w:space="0" w:color="auto"/>
          </w:divBdr>
        </w:div>
        <w:div w:id="878051576">
          <w:marLeft w:val="0"/>
          <w:marRight w:val="0"/>
          <w:marTop w:val="0"/>
          <w:marBottom w:val="0"/>
          <w:divBdr>
            <w:top w:val="none" w:sz="0" w:space="0" w:color="auto"/>
            <w:left w:val="none" w:sz="0" w:space="0" w:color="auto"/>
            <w:bottom w:val="none" w:sz="0" w:space="0" w:color="auto"/>
            <w:right w:val="none" w:sz="0" w:space="0" w:color="auto"/>
          </w:divBdr>
        </w:div>
        <w:div w:id="1753774255">
          <w:marLeft w:val="0"/>
          <w:marRight w:val="0"/>
          <w:marTop w:val="0"/>
          <w:marBottom w:val="0"/>
          <w:divBdr>
            <w:top w:val="none" w:sz="0" w:space="0" w:color="auto"/>
            <w:left w:val="none" w:sz="0" w:space="0" w:color="auto"/>
            <w:bottom w:val="none" w:sz="0" w:space="0" w:color="auto"/>
            <w:right w:val="none" w:sz="0" w:space="0" w:color="auto"/>
          </w:divBdr>
        </w:div>
        <w:div w:id="785589217">
          <w:marLeft w:val="0"/>
          <w:marRight w:val="0"/>
          <w:marTop w:val="0"/>
          <w:marBottom w:val="0"/>
          <w:divBdr>
            <w:top w:val="none" w:sz="0" w:space="0" w:color="auto"/>
            <w:left w:val="none" w:sz="0" w:space="0" w:color="auto"/>
            <w:bottom w:val="none" w:sz="0" w:space="0" w:color="auto"/>
            <w:right w:val="none" w:sz="0" w:space="0" w:color="auto"/>
          </w:divBdr>
        </w:div>
        <w:div w:id="767115402">
          <w:marLeft w:val="0"/>
          <w:marRight w:val="0"/>
          <w:marTop w:val="0"/>
          <w:marBottom w:val="0"/>
          <w:divBdr>
            <w:top w:val="none" w:sz="0" w:space="0" w:color="auto"/>
            <w:left w:val="none" w:sz="0" w:space="0" w:color="auto"/>
            <w:bottom w:val="none" w:sz="0" w:space="0" w:color="auto"/>
            <w:right w:val="none" w:sz="0" w:space="0" w:color="auto"/>
          </w:divBdr>
        </w:div>
        <w:div w:id="1586574682">
          <w:marLeft w:val="0"/>
          <w:marRight w:val="0"/>
          <w:marTop w:val="0"/>
          <w:marBottom w:val="0"/>
          <w:divBdr>
            <w:top w:val="none" w:sz="0" w:space="0" w:color="auto"/>
            <w:left w:val="none" w:sz="0" w:space="0" w:color="auto"/>
            <w:bottom w:val="none" w:sz="0" w:space="0" w:color="auto"/>
            <w:right w:val="none" w:sz="0" w:space="0" w:color="auto"/>
          </w:divBdr>
        </w:div>
        <w:div w:id="2905802">
          <w:marLeft w:val="0"/>
          <w:marRight w:val="0"/>
          <w:marTop w:val="0"/>
          <w:marBottom w:val="0"/>
          <w:divBdr>
            <w:top w:val="none" w:sz="0" w:space="0" w:color="auto"/>
            <w:left w:val="none" w:sz="0" w:space="0" w:color="auto"/>
            <w:bottom w:val="none" w:sz="0" w:space="0" w:color="auto"/>
            <w:right w:val="none" w:sz="0" w:space="0" w:color="auto"/>
          </w:divBdr>
        </w:div>
        <w:div w:id="2905303">
          <w:marLeft w:val="0"/>
          <w:marRight w:val="0"/>
          <w:marTop w:val="0"/>
          <w:marBottom w:val="0"/>
          <w:divBdr>
            <w:top w:val="none" w:sz="0" w:space="0" w:color="auto"/>
            <w:left w:val="none" w:sz="0" w:space="0" w:color="auto"/>
            <w:bottom w:val="none" w:sz="0" w:space="0" w:color="auto"/>
            <w:right w:val="none" w:sz="0" w:space="0" w:color="auto"/>
          </w:divBdr>
        </w:div>
        <w:div w:id="1640648686">
          <w:marLeft w:val="0"/>
          <w:marRight w:val="0"/>
          <w:marTop w:val="0"/>
          <w:marBottom w:val="0"/>
          <w:divBdr>
            <w:top w:val="none" w:sz="0" w:space="0" w:color="auto"/>
            <w:left w:val="none" w:sz="0" w:space="0" w:color="auto"/>
            <w:bottom w:val="none" w:sz="0" w:space="0" w:color="auto"/>
            <w:right w:val="none" w:sz="0" w:space="0" w:color="auto"/>
          </w:divBdr>
        </w:div>
        <w:div w:id="642344547">
          <w:marLeft w:val="0"/>
          <w:marRight w:val="0"/>
          <w:marTop w:val="0"/>
          <w:marBottom w:val="0"/>
          <w:divBdr>
            <w:top w:val="none" w:sz="0" w:space="0" w:color="auto"/>
            <w:left w:val="none" w:sz="0" w:space="0" w:color="auto"/>
            <w:bottom w:val="none" w:sz="0" w:space="0" w:color="auto"/>
            <w:right w:val="none" w:sz="0" w:space="0" w:color="auto"/>
          </w:divBdr>
        </w:div>
        <w:div w:id="1511064064">
          <w:marLeft w:val="0"/>
          <w:marRight w:val="0"/>
          <w:marTop w:val="0"/>
          <w:marBottom w:val="0"/>
          <w:divBdr>
            <w:top w:val="none" w:sz="0" w:space="0" w:color="auto"/>
            <w:left w:val="none" w:sz="0" w:space="0" w:color="auto"/>
            <w:bottom w:val="none" w:sz="0" w:space="0" w:color="auto"/>
            <w:right w:val="none" w:sz="0" w:space="0" w:color="auto"/>
          </w:divBdr>
        </w:div>
        <w:div w:id="1618221052">
          <w:marLeft w:val="0"/>
          <w:marRight w:val="0"/>
          <w:marTop w:val="0"/>
          <w:marBottom w:val="0"/>
          <w:divBdr>
            <w:top w:val="none" w:sz="0" w:space="0" w:color="auto"/>
            <w:left w:val="none" w:sz="0" w:space="0" w:color="auto"/>
            <w:bottom w:val="none" w:sz="0" w:space="0" w:color="auto"/>
            <w:right w:val="none" w:sz="0" w:space="0" w:color="auto"/>
          </w:divBdr>
        </w:div>
        <w:div w:id="1088430746">
          <w:marLeft w:val="0"/>
          <w:marRight w:val="0"/>
          <w:marTop w:val="0"/>
          <w:marBottom w:val="0"/>
          <w:divBdr>
            <w:top w:val="none" w:sz="0" w:space="0" w:color="auto"/>
            <w:left w:val="none" w:sz="0" w:space="0" w:color="auto"/>
            <w:bottom w:val="none" w:sz="0" w:space="0" w:color="auto"/>
            <w:right w:val="none" w:sz="0" w:space="0" w:color="auto"/>
          </w:divBdr>
        </w:div>
        <w:div w:id="1662124406">
          <w:marLeft w:val="0"/>
          <w:marRight w:val="0"/>
          <w:marTop w:val="0"/>
          <w:marBottom w:val="0"/>
          <w:divBdr>
            <w:top w:val="none" w:sz="0" w:space="0" w:color="auto"/>
            <w:left w:val="none" w:sz="0" w:space="0" w:color="auto"/>
            <w:bottom w:val="none" w:sz="0" w:space="0" w:color="auto"/>
            <w:right w:val="none" w:sz="0" w:space="0" w:color="auto"/>
          </w:divBdr>
        </w:div>
        <w:div w:id="1861433504">
          <w:marLeft w:val="0"/>
          <w:marRight w:val="0"/>
          <w:marTop w:val="0"/>
          <w:marBottom w:val="0"/>
          <w:divBdr>
            <w:top w:val="none" w:sz="0" w:space="0" w:color="auto"/>
            <w:left w:val="none" w:sz="0" w:space="0" w:color="auto"/>
            <w:bottom w:val="none" w:sz="0" w:space="0" w:color="auto"/>
            <w:right w:val="none" w:sz="0" w:space="0" w:color="auto"/>
          </w:divBdr>
        </w:div>
        <w:div w:id="2092195442">
          <w:marLeft w:val="0"/>
          <w:marRight w:val="0"/>
          <w:marTop w:val="0"/>
          <w:marBottom w:val="0"/>
          <w:divBdr>
            <w:top w:val="none" w:sz="0" w:space="0" w:color="auto"/>
            <w:left w:val="none" w:sz="0" w:space="0" w:color="auto"/>
            <w:bottom w:val="none" w:sz="0" w:space="0" w:color="auto"/>
            <w:right w:val="none" w:sz="0" w:space="0" w:color="auto"/>
          </w:divBdr>
        </w:div>
        <w:div w:id="205458843">
          <w:marLeft w:val="0"/>
          <w:marRight w:val="0"/>
          <w:marTop w:val="0"/>
          <w:marBottom w:val="0"/>
          <w:divBdr>
            <w:top w:val="none" w:sz="0" w:space="0" w:color="auto"/>
            <w:left w:val="none" w:sz="0" w:space="0" w:color="auto"/>
            <w:bottom w:val="none" w:sz="0" w:space="0" w:color="auto"/>
            <w:right w:val="none" w:sz="0" w:space="0" w:color="auto"/>
          </w:divBdr>
        </w:div>
        <w:div w:id="1570535839">
          <w:marLeft w:val="0"/>
          <w:marRight w:val="0"/>
          <w:marTop w:val="0"/>
          <w:marBottom w:val="0"/>
          <w:divBdr>
            <w:top w:val="none" w:sz="0" w:space="0" w:color="auto"/>
            <w:left w:val="none" w:sz="0" w:space="0" w:color="auto"/>
            <w:bottom w:val="none" w:sz="0" w:space="0" w:color="auto"/>
            <w:right w:val="none" w:sz="0" w:space="0" w:color="auto"/>
          </w:divBdr>
        </w:div>
        <w:div w:id="929922839">
          <w:marLeft w:val="0"/>
          <w:marRight w:val="0"/>
          <w:marTop w:val="0"/>
          <w:marBottom w:val="0"/>
          <w:divBdr>
            <w:top w:val="none" w:sz="0" w:space="0" w:color="auto"/>
            <w:left w:val="none" w:sz="0" w:space="0" w:color="auto"/>
            <w:bottom w:val="none" w:sz="0" w:space="0" w:color="auto"/>
            <w:right w:val="none" w:sz="0" w:space="0" w:color="auto"/>
          </w:divBdr>
        </w:div>
        <w:div w:id="91242219">
          <w:marLeft w:val="0"/>
          <w:marRight w:val="0"/>
          <w:marTop w:val="0"/>
          <w:marBottom w:val="0"/>
          <w:divBdr>
            <w:top w:val="none" w:sz="0" w:space="0" w:color="auto"/>
            <w:left w:val="none" w:sz="0" w:space="0" w:color="auto"/>
            <w:bottom w:val="none" w:sz="0" w:space="0" w:color="auto"/>
            <w:right w:val="none" w:sz="0" w:space="0" w:color="auto"/>
          </w:divBdr>
        </w:div>
        <w:div w:id="263150479">
          <w:marLeft w:val="0"/>
          <w:marRight w:val="0"/>
          <w:marTop w:val="0"/>
          <w:marBottom w:val="0"/>
          <w:divBdr>
            <w:top w:val="none" w:sz="0" w:space="0" w:color="auto"/>
            <w:left w:val="none" w:sz="0" w:space="0" w:color="auto"/>
            <w:bottom w:val="none" w:sz="0" w:space="0" w:color="auto"/>
            <w:right w:val="none" w:sz="0" w:space="0" w:color="auto"/>
          </w:divBdr>
        </w:div>
        <w:div w:id="1298411286">
          <w:marLeft w:val="0"/>
          <w:marRight w:val="0"/>
          <w:marTop w:val="0"/>
          <w:marBottom w:val="0"/>
          <w:divBdr>
            <w:top w:val="none" w:sz="0" w:space="0" w:color="auto"/>
            <w:left w:val="none" w:sz="0" w:space="0" w:color="auto"/>
            <w:bottom w:val="none" w:sz="0" w:space="0" w:color="auto"/>
            <w:right w:val="none" w:sz="0" w:space="0" w:color="auto"/>
          </w:divBdr>
        </w:div>
      </w:divsChild>
    </w:div>
    <w:div w:id="2069912099">
      <w:marLeft w:val="0"/>
      <w:marRight w:val="0"/>
      <w:marTop w:val="0"/>
      <w:marBottom w:val="0"/>
      <w:divBdr>
        <w:top w:val="none" w:sz="0" w:space="0" w:color="auto"/>
        <w:left w:val="none" w:sz="0" w:space="0" w:color="auto"/>
        <w:bottom w:val="none" w:sz="0" w:space="0" w:color="auto"/>
        <w:right w:val="none" w:sz="0" w:space="0" w:color="auto"/>
      </w:divBdr>
    </w:div>
    <w:div w:id="2069913366">
      <w:marLeft w:val="0"/>
      <w:marRight w:val="0"/>
      <w:marTop w:val="0"/>
      <w:marBottom w:val="0"/>
      <w:divBdr>
        <w:top w:val="none" w:sz="0" w:space="0" w:color="auto"/>
        <w:left w:val="none" w:sz="0" w:space="0" w:color="auto"/>
        <w:bottom w:val="none" w:sz="0" w:space="0" w:color="auto"/>
        <w:right w:val="none" w:sz="0" w:space="0" w:color="auto"/>
      </w:divBdr>
    </w:div>
    <w:div w:id="2070029691">
      <w:marLeft w:val="0"/>
      <w:marRight w:val="0"/>
      <w:marTop w:val="0"/>
      <w:marBottom w:val="0"/>
      <w:divBdr>
        <w:top w:val="none" w:sz="0" w:space="0" w:color="auto"/>
        <w:left w:val="none" w:sz="0" w:space="0" w:color="auto"/>
        <w:bottom w:val="none" w:sz="0" w:space="0" w:color="auto"/>
        <w:right w:val="none" w:sz="0" w:space="0" w:color="auto"/>
      </w:divBdr>
    </w:div>
    <w:div w:id="2070032950">
      <w:marLeft w:val="0"/>
      <w:marRight w:val="0"/>
      <w:marTop w:val="0"/>
      <w:marBottom w:val="0"/>
      <w:divBdr>
        <w:top w:val="none" w:sz="0" w:space="0" w:color="auto"/>
        <w:left w:val="none" w:sz="0" w:space="0" w:color="auto"/>
        <w:bottom w:val="none" w:sz="0" w:space="0" w:color="auto"/>
        <w:right w:val="none" w:sz="0" w:space="0" w:color="auto"/>
      </w:divBdr>
    </w:div>
    <w:div w:id="2070035587">
      <w:marLeft w:val="0"/>
      <w:marRight w:val="0"/>
      <w:marTop w:val="0"/>
      <w:marBottom w:val="0"/>
      <w:divBdr>
        <w:top w:val="none" w:sz="0" w:space="0" w:color="auto"/>
        <w:left w:val="none" w:sz="0" w:space="0" w:color="auto"/>
        <w:bottom w:val="none" w:sz="0" w:space="0" w:color="auto"/>
        <w:right w:val="none" w:sz="0" w:space="0" w:color="auto"/>
      </w:divBdr>
    </w:div>
    <w:div w:id="2070178764">
      <w:marLeft w:val="0"/>
      <w:marRight w:val="0"/>
      <w:marTop w:val="0"/>
      <w:marBottom w:val="0"/>
      <w:divBdr>
        <w:top w:val="none" w:sz="0" w:space="0" w:color="auto"/>
        <w:left w:val="none" w:sz="0" w:space="0" w:color="auto"/>
        <w:bottom w:val="none" w:sz="0" w:space="0" w:color="auto"/>
        <w:right w:val="none" w:sz="0" w:space="0" w:color="auto"/>
      </w:divBdr>
    </w:div>
    <w:div w:id="2070183345">
      <w:marLeft w:val="0"/>
      <w:marRight w:val="0"/>
      <w:marTop w:val="0"/>
      <w:marBottom w:val="0"/>
      <w:divBdr>
        <w:top w:val="none" w:sz="0" w:space="0" w:color="auto"/>
        <w:left w:val="none" w:sz="0" w:space="0" w:color="auto"/>
        <w:bottom w:val="none" w:sz="0" w:space="0" w:color="auto"/>
        <w:right w:val="none" w:sz="0" w:space="0" w:color="auto"/>
      </w:divBdr>
    </w:div>
    <w:div w:id="2070224271">
      <w:marLeft w:val="0"/>
      <w:marRight w:val="0"/>
      <w:marTop w:val="0"/>
      <w:marBottom w:val="0"/>
      <w:divBdr>
        <w:top w:val="none" w:sz="0" w:space="0" w:color="auto"/>
        <w:left w:val="none" w:sz="0" w:space="0" w:color="auto"/>
        <w:bottom w:val="none" w:sz="0" w:space="0" w:color="auto"/>
        <w:right w:val="none" w:sz="0" w:space="0" w:color="auto"/>
      </w:divBdr>
    </w:div>
    <w:div w:id="2070224366">
      <w:marLeft w:val="0"/>
      <w:marRight w:val="0"/>
      <w:marTop w:val="0"/>
      <w:marBottom w:val="0"/>
      <w:divBdr>
        <w:top w:val="none" w:sz="0" w:space="0" w:color="auto"/>
        <w:left w:val="none" w:sz="0" w:space="0" w:color="auto"/>
        <w:bottom w:val="none" w:sz="0" w:space="0" w:color="auto"/>
        <w:right w:val="none" w:sz="0" w:space="0" w:color="auto"/>
      </w:divBdr>
    </w:div>
    <w:div w:id="2070304823">
      <w:marLeft w:val="0"/>
      <w:marRight w:val="0"/>
      <w:marTop w:val="0"/>
      <w:marBottom w:val="0"/>
      <w:divBdr>
        <w:top w:val="none" w:sz="0" w:space="0" w:color="auto"/>
        <w:left w:val="none" w:sz="0" w:space="0" w:color="auto"/>
        <w:bottom w:val="none" w:sz="0" w:space="0" w:color="auto"/>
        <w:right w:val="none" w:sz="0" w:space="0" w:color="auto"/>
      </w:divBdr>
    </w:div>
    <w:div w:id="2070372728">
      <w:marLeft w:val="0"/>
      <w:marRight w:val="0"/>
      <w:marTop w:val="0"/>
      <w:marBottom w:val="0"/>
      <w:divBdr>
        <w:top w:val="none" w:sz="0" w:space="0" w:color="auto"/>
        <w:left w:val="none" w:sz="0" w:space="0" w:color="auto"/>
        <w:bottom w:val="none" w:sz="0" w:space="0" w:color="auto"/>
        <w:right w:val="none" w:sz="0" w:space="0" w:color="auto"/>
      </w:divBdr>
    </w:div>
    <w:div w:id="2070490095">
      <w:marLeft w:val="0"/>
      <w:marRight w:val="0"/>
      <w:marTop w:val="0"/>
      <w:marBottom w:val="0"/>
      <w:divBdr>
        <w:top w:val="none" w:sz="0" w:space="0" w:color="auto"/>
        <w:left w:val="none" w:sz="0" w:space="0" w:color="auto"/>
        <w:bottom w:val="none" w:sz="0" w:space="0" w:color="auto"/>
        <w:right w:val="none" w:sz="0" w:space="0" w:color="auto"/>
      </w:divBdr>
    </w:div>
    <w:div w:id="2070571089">
      <w:marLeft w:val="0"/>
      <w:marRight w:val="0"/>
      <w:marTop w:val="0"/>
      <w:marBottom w:val="0"/>
      <w:divBdr>
        <w:top w:val="none" w:sz="0" w:space="0" w:color="auto"/>
        <w:left w:val="none" w:sz="0" w:space="0" w:color="auto"/>
        <w:bottom w:val="none" w:sz="0" w:space="0" w:color="auto"/>
        <w:right w:val="none" w:sz="0" w:space="0" w:color="auto"/>
      </w:divBdr>
    </w:div>
    <w:div w:id="2070612129">
      <w:marLeft w:val="0"/>
      <w:marRight w:val="0"/>
      <w:marTop w:val="0"/>
      <w:marBottom w:val="0"/>
      <w:divBdr>
        <w:top w:val="none" w:sz="0" w:space="0" w:color="auto"/>
        <w:left w:val="none" w:sz="0" w:space="0" w:color="auto"/>
        <w:bottom w:val="none" w:sz="0" w:space="0" w:color="auto"/>
        <w:right w:val="none" w:sz="0" w:space="0" w:color="auto"/>
      </w:divBdr>
    </w:div>
    <w:div w:id="2070616973">
      <w:marLeft w:val="0"/>
      <w:marRight w:val="0"/>
      <w:marTop w:val="0"/>
      <w:marBottom w:val="0"/>
      <w:divBdr>
        <w:top w:val="none" w:sz="0" w:space="0" w:color="auto"/>
        <w:left w:val="none" w:sz="0" w:space="0" w:color="auto"/>
        <w:bottom w:val="none" w:sz="0" w:space="0" w:color="auto"/>
        <w:right w:val="none" w:sz="0" w:space="0" w:color="auto"/>
      </w:divBdr>
    </w:div>
    <w:div w:id="2070685986">
      <w:marLeft w:val="0"/>
      <w:marRight w:val="0"/>
      <w:marTop w:val="0"/>
      <w:marBottom w:val="0"/>
      <w:divBdr>
        <w:top w:val="none" w:sz="0" w:space="0" w:color="auto"/>
        <w:left w:val="none" w:sz="0" w:space="0" w:color="auto"/>
        <w:bottom w:val="none" w:sz="0" w:space="0" w:color="auto"/>
        <w:right w:val="none" w:sz="0" w:space="0" w:color="auto"/>
      </w:divBdr>
    </w:div>
    <w:div w:id="2070764950">
      <w:marLeft w:val="0"/>
      <w:marRight w:val="0"/>
      <w:marTop w:val="0"/>
      <w:marBottom w:val="0"/>
      <w:divBdr>
        <w:top w:val="none" w:sz="0" w:space="0" w:color="auto"/>
        <w:left w:val="none" w:sz="0" w:space="0" w:color="auto"/>
        <w:bottom w:val="none" w:sz="0" w:space="0" w:color="auto"/>
        <w:right w:val="none" w:sz="0" w:space="0" w:color="auto"/>
      </w:divBdr>
    </w:div>
    <w:div w:id="2070877894">
      <w:marLeft w:val="0"/>
      <w:marRight w:val="0"/>
      <w:marTop w:val="0"/>
      <w:marBottom w:val="0"/>
      <w:divBdr>
        <w:top w:val="none" w:sz="0" w:space="0" w:color="auto"/>
        <w:left w:val="none" w:sz="0" w:space="0" w:color="auto"/>
        <w:bottom w:val="none" w:sz="0" w:space="0" w:color="auto"/>
        <w:right w:val="none" w:sz="0" w:space="0" w:color="auto"/>
      </w:divBdr>
    </w:div>
    <w:div w:id="2070953770">
      <w:marLeft w:val="480"/>
      <w:marRight w:val="0"/>
      <w:marTop w:val="0"/>
      <w:marBottom w:val="0"/>
      <w:divBdr>
        <w:top w:val="none" w:sz="0" w:space="0" w:color="auto"/>
        <w:left w:val="none" w:sz="0" w:space="0" w:color="auto"/>
        <w:bottom w:val="none" w:sz="0" w:space="0" w:color="auto"/>
        <w:right w:val="none" w:sz="0" w:space="0" w:color="auto"/>
      </w:divBdr>
    </w:div>
    <w:div w:id="2070957272">
      <w:marLeft w:val="0"/>
      <w:marRight w:val="0"/>
      <w:marTop w:val="0"/>
      <w:marBottom w:val="0"/>
      <w:divBdr>
        <w:top w:val="none" w:sz="0" w:space="0" w:color="auto"/>
        <w:left w:val="none" w:sz="0" w:space="0" w:color="auto"/>
        <w:bottom w:val="none" w:sz="0" w:space="0" w:color="auto"/>
        <w:right w:val="none" w:sz="0" w:space="0" w:color="auto"/>
      </w:divBdr>
    </w:div>
    <w:div w:id="2071148167">
      <w:marLeft w:val="0"/>
      <w:marRight w:val="0"/>
      <w:marTop w:val="0"/>
      <w:marBottom w:val="0"/>
      <w:divBdr>
        <w:top w:val="none" w:sz="0" w:space="0" w:color="auto"/>
        <w:left w:val="none" w:sz="0" w:space="0" w:color="auto"/>
        <w:bottom w:val="none" w:sz="0" w:space="0" w:color="auto"/>
        <w:right w:val="none" w:sz="0" w:space="0" w:color="auto"/>
      </w:divBdr>
    </w:div>
    <w:div w:id="2071265671">
      <w:marLeft w:val="0"/>
      <w:marRight w:val="0"/>
      <w:marTop w:val="0"/>
      <w:marBottom w:val="0"/>
      <w:divBdr>
        <w:top w:val="none" w:sz="0" w:space="0" w:color="auto"/>
        <w:left w:val="none" w:sz="0" w:space="0" w:color="auto"/>
        <w:bottom w:val="none" w:sz="0" w:space="0" w:color="auto"/>
        <w:right w:val="none" w:sz="0" w:space="0" w:color="auto"/>
      </w:divBdr>
    </w:div>
    <w:div w:id="2071414719">
      <w:marLeft w:val="0"/>
      <w:marRight w:val="0"/>
      <w:marTop w:val="0"/>
      <w:marBottom w:val="0"/>
      <w:divBdr>
        <w:top w:val="none" w:sz="0" w:space="0" w:color="auto"/>
        <w:left w:val="none" w:sz="0" w:space="0" w:color="auto"/>
        <w:bottom w:val="none" w:sz="0" w:space="0" w:color="auto"/>
        <w:right w:val="none" w:sz="0" w:space="0" w:color="auto"/>
      </w:divBdr>
    </w:div>
    <w:div w:id="2071419843">
      <w:marLeft w:val="0"/>
      <w:marRight w:val="0"/>
      <w:marTop w:val="0"/>
      <w:marBottom w:val="0"/>
      <w:divBdr>
        <w:top w:val="none" w:sz="0" w:space="0" w:color="auto"/>
        <w:left w:val="none" w:sz="0" w:space="0" w:color="auto"/>
        <w:bottom w:val="none" w:sz="0" w:space="0" w:color="auto"/>
        <w:right w:val="none" w:sz="0" w:space="0" w:color="auto"/>
      </w:divBdr>
    </w:div>
    <w:div w:id="2071421840">
      <w:marLeft w:val="0"/>
      <w:marRight w:val="0"/>
      <w:marTop w:val="0"/>
      <w:marBottom w:val="0"/>
      <w:divBdr>
        <w:top w:val="none" w:sz="0" w:space="0" w:color="auto"/>
        <w:left w:val="none" w:sz="0" w:space="0" w:color="auto"/>
        <w:bottom w:val="none" w:sz="0" w:space="0" w:color="auto"/>
        <w:right w:val="none" w:sz="0" w:space="0" w:color="auto"/>
      </w:divBdr>
    </w:div>
    <w:div w:id="2071611315">
      <w:marLeft w:val="0"/>
      <w:marRight w:val="0"/>
      <w:marTop w:val="0"/>
      <w:marBottom w:val="0"/>
      <w:divBdr>
        <w:top w:val="none" w:sz="0" w:space="0" w:color="auto"/>
        <w:left w:val="none" w:sz="0" w:space="0" w:color="auto"/>
        <w:bottom w:val="none" w:sz="0" w:space="0" w:color="auto"/>
        <w:right w:val="none" w:sz="0" w:space="0" w:color="auto"/>
      </w:divBdr>
    </w:div>
    <w:div w:id="2071613350">
      <w:marLeft w:val="0"/>
      <w:marRight w:val="0"/>
      <w:marTop w:val="0"/>
      <w:marBottom w:val="0"/>
      <w:divBdr>
        <w:top w:val="none" w:sz="0" w:space="0" w:color="auto"/>
        <w:left w:val="none" w:sz="0" w:space="0" w:color="auto"/>
        <w:bottom w:val="none" w:sz="0" w:space="0" w:color="auto"/>
        <w:right w:val="none" w:sz="0" w:space="0" w:color="auto"/>
      </w:divBdr>
    </w:div>
    <w:div w:id="2071615767">
      <w:marLeft w:val="0"/>
      <w:marRight w:val="0"/>
      <w:marTop w:val="0"/>
      <w:marBottom w:val="0"/>
      <w:divBdr>
        <w:top w:val="none" w:sz="0" w:space="0" w:color="auto"/>
        <w:left w:val="none" w:sz="0" w:space="0" w:color="auto"/>
        <w:bottom w:val="none" w:sz="0" w:space="0" w:color="auto"/>
        <w:right w:val="none" w:sz="0" w:space="0" w:color="auto"/>
      </w:divBdr>
    </w:div>
    <w:div w:id="2071690488">
      <w:marLeft w:val="0"/>
      <w:marRight w:val="0"/>
      <w:marTop w:val="0"/>
      <w:marBottom w:val="0"/>
      <w:divBdr>
        <w:top w:val="none" w:sz="0" w:space="0" w:color="auto"/>
        <w:left w:val="none" w:sz="0" w:space="0" w:color="auto"/>
        <w:bottom w:val="none" w:sz="0" w:space="0" w:color="auto"/>
        <w:right w:val="none" w:sz="0" w:space="0" w:color="auto"/>
      </w:divBdr>
    </w:div>
    <w:div w:id="2071727170">
      <w:marLeft w:val="0"/>
      <w:marRight w:val="0"/>
      <w:marTop w:val="0"/>
      <w:marBottom w:val="0"/>
      <w:divBdr>
        <w:top w:val="none" w:sz="0" w:space="0" w:color="auto"/>
        <w:left w:val="none" w:sz="0" w:space="0" w:color="auto"/>
        <w:bottom w:val="none" w:sz="0" w:space="0" w:color="auto"/>
        <w:right w:val="none" w:sz="0" w:space="0" w:color="auto"/>
      </w:divBdr>
    </w:div>
    <w:div w:id="2071727183">
      <w:marLeft w:val="0"/>
      <w:marRight w:val="0"/>
      <w:marTop w:val="0"/>
      <w:marBottom w:val="0"/>
      <w:divBdr>
        <w:top w:val="none" w:sz="0" w:space="0" w:color="auto"/>
        <w:left w:val="none" w:sz="0" w:space="0" w:color="auto"/>
        <w:bottom w:val="none" w:sz="0" w:space="0" w:color="auto"/>
        <w:right w:val="none" w:sz="0" w:space="0" w:color="auto"/>
      </w:divBdr>
    </w:div>
    <w:div w:id="2072076341">
      <w:marLeft w:val="0"/>
      <w:marRight w:val="0"/>
      <w:marTop w:val="0"/>
      <w:marBottom w:val="0"/>
      <w:divBdr>
        <w:top w:val="none" w:sz="0" w:space="0" w:color="auto"/>
        <w:left w:val="none" w:sz="0" w:space="0" w:color="auto"/>
        <w:bottom w:val="none" w:sz="0" w:space="0" w:color="auto"/>
        <w:right w:val="none" w:sz="0" w:space="0" w:color="auto"/>
      </w:divBdr>
    </w:div>
    <w:div w:id="2072147574">
      <w:marLeft w:val="0"/>
      <w:marRight w:val="0"/>
      <w:marTop w:val="0"/>
      <w:marBottom w:val="0"/>
      <w:divBdr>
        <w:top w:val="none" w:sz="0" w:space="0" w:color="auto"/>
        <w:left w:val="none" w:sz="0" w:space="0" w:color="auto"/>
        <w:bottom w:val="none" w:sz="0" w:space="0" w:color="auto"/>
        <w:right w:val="none" w:sz="0" w:space="0" w:color="auto"/>
      </w:divBdr>
    </w:div>
    <w:div w:id="2072266104">
      <w:marLeft w:val="0"/>
      <w:marRight w:val="0"/>
      <w:marTop w:val="0"/>
      <w:marBottom w:val="0"/>
      <w:divBdr>
        <w:top w:val="none" w:sz="0" w:space="0" w:color="auto"/>
        <w:left w:val="none" w:sz="0" w:space="0" w:color="auto"/>
        <w:bottom w:val="none" w:sz="0" w:space="0" w:color="auto"/>
        <w:right w:val="none" w:sz="0" w:space="0" w:color="auto"/>
      </w:divBdr>
    </w:div>
    <w:div w:id="2072342311">
      <w:marLeft w:val="0"/>
      <w:marRight w:val="0"/>
      <w:marTop w:val="0"/>
      <w:marBottom w:val="0"/>
      <w:divBdr>
        <w:top w:val="none" w:sz="0" w:space="0" w:color="auto"/>
        <w:left w:val="none" w:sz="0" w:space="0" w:color="auto"/>
        <w:bottom w:val="none" w:sz="0" w:space="0" w:color="auto"/>
        <w:right w:val="none" w:sz="0" w:space="0" w:color="auto"/>
      </w:divBdr>
    </w:div>
    <w:div w:id="2072384454">
      <w:marLeft w:val="0"/>
      <w:marRight w:val="0"/>
      <w:marTop w:val="0"/>
      <w:marBottom w:val="0"/>
      <w:divBdr>
        <w:top w:val="none" w:sz="0" w:space="0" w:color="auto"/>
        <w:left w:val="none" w:sz="0" w:space="0" w:color="auto"/>
        <w:bottom w:val="none" w:sz="0" w:space="0" w:color="auto"/>
        <w:right w:val="none" w:sz="0" w:space="0" w:color="auto"/>
      </w:divBdr>
    </w:div>
    <w:div w:id="2072649159">
      <w:marLeft w:val="0"/>
      <w:marRight w:val="0"/>
      <w:marTop w:val="0"/>
      <w:marBottom w:val="0"/>
      <w:divBdr>
        <w:top w:val="none" w:sz="0" w:space="0" w:color="auto"/>
        <w:left w:val="none" w:sz="0" w:space="0" w:color="auto"/>
        <w:bottom w:val="none" w:sz="0" w:space="0" w:color="auto"/>
        <w:right w:val="none" w:sz="0" w:space="0" w:color="auto"/>
      </w:divBdr>
    </w:div>
    <w:div w:id="2072649326">
      <w:marLeft w:val="0"/>
      <w:marRight w:val="0"/>
      <w:marTop w:val="0"/>
      <w:marBottom w:val="0"/>
      <w:divBdr>
        <w:top w:val="none" w:sz="0" w:space="0" w:color="auto"/>
        <w:left w:val="none" w:sz="0" w:space="0" w:color="auto"/>
        <w:bottom w:val="none" w:sz="0" w:space="0" w:color="auto"/>
        <w:right w:val="none" w:sz="0" w:space="0" w:color="auto"/>
      </w:divBdr>
    </w:div>
    <w:div w:id="2072657784">
      <w:marLeft w:val="0"/>
      <w:marRight w:val="0"/>
      <w:marTop w:val="0"/>
      <w:marBottom w:val="0"/>
      <w:divBdr>
        <w:top w:val="none" w:sz="0" w:space="0" w:color="auto"/>
        <w:left w:val="none" w:sz="0" w:space="0" w:color="auto"/>
        <w:bottom w:val="none" w:sz="0" w:space="0" w:color="auto"/>
        <w:right w:val="none" w:sz="0" w:space="0" w:color="auto"/>
      </w:divBdr>
    </w:div>
    <w:div w:id="2072658470">
      <w:marLeft w:val="0"/>
      <w:marRight w:val="0"/>
      <w:marTop w:val="0"/>
      <w:marBottom w:val="0"/>
      <w:divBdr>
        <w:top w:val="none" w:sz="0" w:space="0" w:color="auto"/>
        <w:left w:val="none" w:sz="0" w:space="0" w:color="auto"/>
        <w:bottom w:val="none" w:sz="0" w:space="0" w:color="auto"/>
        <w:right w:val="none" w:sz="0" w:space="0" w:color="auto"/>
      </w:divBdr>
    </w:div>
    <w:div w:id="2072658692">
      <w:marLeft w:val="0"/>
      <w:marRight w:val="0"/>
      <w:marTop w:val="0"/>
      <w:marBottom w:val="0"/>
      <w:divBdr>
        <w:top w:val="none" w:sz="0" w:space="0" w:color="auto"/>
        <w:left w:val="none" w:sz="0" w:space="0" w:color="auto"/>
        <w:bottom w:val="none" w:sz="0" w:space="0" w:color="auto"/>
        <w:right w:val="none" w:sz="0" w:space="0" w:color="auto"/>
      </w:divBdr>
    </w:div>
    <w:div w:id="2072731826">
      <w:marLeft w:val="0"/>
      <w:marRight w:val="0"/>
      <w:marTop w:val="0"/>
      <w:marBottom w:val="0"/>
      <w:divBdr>
        <w:top w:val="none" w:sz="0" w:space="0" w:color="auto"/>
        <w:left w:val="none" w:sz="0" w:space="0" w:color="auto"/>
        <w:bottom w:val="none" w:sz="0" w:space="0" w:color="auto"/>
        <w:right w:val="none" w:sz="0" w:space="0" w:color="auto"/>
      </w:divBdr>
    </w:div>
    <w:div w:id="2072733062">
      <w:marLeft w:val="0"/>
      <w:marRight w:val="0"/>
      <w:marTop w:val="0"/>
      <w:marBottom w:val="0"/>
      <w:divBdr>
        <w:top w:val="none" w:sz="0" w:space="0" w:color="auto"/>
        <w:left w:val="none" w:sz="0" w:space="0" w:color="auto"/>
        <w:bottom w:val="none" w:sz="0" w:space="0" w:color="auto"/>
        <w:right w:val="none" w:sz="0" w:space="0" w:color="auto"/>
      </w:divBdr>
    </w:div>
    <w:div w:id="2072805339">
      <w:marLeft w:val="0"/>
      <w:marRight w:val="0"/>
      <w:marTop w:val="0"/>
      <w:marBottom w:val="0"/>
      <w:divBdr>
        <w:top w:val="none" w:sz="0" w:space="0" w:color="auto"/>
        <w:left w:val="none" w:sz="0" w:space="0" w:color="auto"/>
        <w:bottom w:val="none" w:sz="0" w:space="0" w:color="auto"/>
        <w:right w:val="none" w:sz="0" w:space="0" w:color="auto"/>
      </w:divBdr>
    </w:div>
    <w:div w:id="2072849559">
      <w:marLeft w:val="0"/>
      <w:marRight w:val="0"/>
      <w:marTop w:val="0"/>
      <w:marBottom w:val="0"/>
      <w:divBdr>
        <w:top w:val="none" w:sz="0" w:space="0" w:color="auto"/>
        <w:left w:val="none" w:sz="0" w:space="0" w:color="auto"/>
        <w:bottom w:val="none" w:sz="0" w:space="0" w:color="auto"/>
        <w:right w:val="none" w:sz="0" w:space="0" w:color="auto"/>
      </w:divBdr>
    </w:div>
    <w:div w:id="2072849906">
      <w:marLeft w:val="0"/>
      <w:marRight w:val="0"/>
      <w:marTop w:val="0"/>
      <w:marBottom w:val="0"/>
      <w:divBdr>
        <w:top w:val="none" w:sz="0" w:space="0" w:color="auto"/>
        <w:left w:val="none" w:sz="0" w:space="0" w:color="auto"/>
        <w:bottom w:val="none" w:sz="0" w:space="0" w:color="auto"/>
        <w:right w:val="none" w:sz="0" w:space="0" w:color="auto"/>
      </w:divBdr>
    </w:div>
    <w:div w:id="2072994401">
      <w:marLeft w:val="0"/>
      <w:marRight w:val="0"/>
      <w:marTop w:val="0"/>
      <w:marBottom w:val="0"/>
      <w:divBdr>
        <w:top w:val="none" w:sz="0" w:space="0" w:color="auto"/>
        <w:left w:val="none" w:sz="0" w:space="0" w:color="auto"/>
        <w:bottom w:val="none" w:sz="0" w:space="0" w:color="auto"/>
        <w:right w:val="none" w:sz="0" w:space="0" w:color="auto"/>
      </w:divBdr>
    </w:div>
    <w:div w:id="2072995623">
      <w:marLeft w:val="0"/>
      <w:marRight w:val="0"/>
      <w:marTop w:val="0"/>
      <w:marBottom w:val="0"/>
      <w:divBdr>
        <w:top w:val="none" w:sz="0" w:space="0" w:color="auto"/>
        <w:left w:val="none" w:sz="0" w:space="0" w:color="auto"/>
        <w:bottom w:val="none" w:sz="0" w:space="0" w:color="auto"/>
        <w:right w:val="none" w:sz="0" w:space="0" w:color="auto"/>
      </w:divBdr>
    </w:div>
    <w:div w:id="2073040551">
      <w:marLeft w:val="0"/>
      <w:marRight w:val="0"/>
      <w:marTop w:val="0"/>
      <w:marBottom w:val="0"/>
      <w:divBdr>
        <w:top w:val="none" w:sz="0" w:space="0" w:color="auto"/>
        <w:left w:val="none" w:sz="0" w:space="0" w:color="auto"/>
        <w:bottom w:val="none" w:sz="0" w:space="0" w:color="auto"/>
        <w:right w:val="none" w:sz="0" w:space="0" w:color="auto"/>
      </w:divBdr>
    </w:div>
    <w:div w:id="2073119810">
      <w:marLeft w:val="0"/>
      <w:marRight w:val="0"/>
      <w:marTop w:val="0"/>
      <w:marBottom w:val="0"/>
      <w:divBdr>
        <w:top w:val="none" w:sz="0" w:space="0" w:color="auto"/>
        <w:left w:val="none" w:sz="0" w:space="0" w:color="auto"/>
        <w:bottom w:val="none" w:sz="0" w:space="0" w:color="auto"/>
        <w:right w:val="none" w:sz="0" w:space="0" w:color="auto"/>
      </w:divBdr>
    </w:div>
    <w:div w:id="2073196110">
      <w:marLeft w:val="0"/>
      <w:marRight w:val="0"/>
      <w:marTop w:val="0"/>
      <w:marBottom w:val="0"/>
      <w:divBdr>
        <w:top w:val="none" w:sz="0" w:space="0" w:color="auto"/>
        <w:left w:val="none" w:sz="0" w:space="0" w:color="auto"/>
        <w:bottom w:val="none" w:sz="0" w:space="0" w:color="auto"/>
        <w:right w:val="none" w:sz="0" w:space="0" w:color="auto"/>
      </w:divBdr>
    </w:div>
    <w:div w:id="2073232570">
      <w:marLeft w:val="0"/>
      <w:marRight w:val="0"/>
      <w:marTop w:val="0"/>
      <w:marBottom w:val="0"/>
      <w:divBdr>
        <w:top w:val="none" w:sz="0" w:space="0" w:color="auto"/>
        <w:left w:val="none" w:sz="0" w:space="0" w:color="auto"/>
        <w:bottom w:val="none" w:sz="0" w:space="0" w:color="auto"/>
        <w:right w:val="none" w:sz="0" w:space="0" w:color="auto"/>
      </w:divBdr>
    </w:div>
    <w:div w:id="2073233110">
      <w:marLeft w:val="0"/>
      <w:marRight w:val="0"/>
      <w:marTop w:val="0"/>
      <w:marBottom w:val="0"/>
      <w:divBdr>
        <w:top w:val="none" w:sz="0" w:space="0" w:color="auto"/>
        <w:left w:val="none" w:sz="0" w:space="0" w:color="auto"/>
        <w:bottom w:val="none" w:sz="0" w:space="0" w:color="auto"/>
        <w:right w:val="none" w:sz="0" w:space="0" w:color="auto"/>
      </w:divBdr>
    </w:div>
    <w:div w:id="2073233906">
      <w:marLeft w:val="0"/>
      <w:marRight w:val="0"/>
      <w:marTop w:val="0"/>
      <w:marBottom w:val="0"/>
      <w:divBdr>
        <w:top w:val="none" w:sz="0" w:space="0" w:color="auto"/>
        <w:left w:val="none" w:sz="0" w:space="0" w:color="auto"/>
        <w:bottom w:val="none" w:sz="0" w:space="0" w:color="auto"/>
        <w:right w:val="none" w:sz="0" w:space="0" w:color="auto"/>
      </w:divBdr>
    </w:div>
    <w:div w:id="2073262351">
      <w:marLeft w:val="0"/>
      <w:marRight w:val="0"/>
      <w:marTop w:val="0"/>
      <w:marBottom w:val="0"/>
      <w:divBdr>
        <w:top w:val="none" w:sz="0" w:space="0" w:color="auto"/>
        <w:left w:val="none" w:sz="0" w:space="0" w:color="auto"/>
        <w:bottom w:val="none" w:sz="0" w:space="0" w:color="auto"/>
        <w:right w:val="none" w:sz="0" w:space="0" w:color="auto"/>
      </w:divBdr>
    </w:div>
    <w:div w:id="2073262551">
      <w:marLeft w:val="0"/>
      <w:marRight w:val="0"/>
      <w:marTop w:val="0"/>
      <w:marBottom w:val="0"/>
      <w:divBdr>
        <w:top w:val="none" w:sz="0" w:space="0" w:color="auto"/>
        <w:left w:val="none" w:sz="0" w:space="0" w:color="auto"/>
        <w:bottom w:val="none" w:sz="0" w:space="0" w:color="auto"/>
        <w:right w:val="none" w:sz="0" w:space="0" w:color="auto"/>
      </w:divBdr>
    </w:div>
    <w:div w:id="2073304468">
      <w:marLeft w:val="0"/>
      <w:marRight w:val="0"/>
      <w:marTop w:val="0"/>
      <w:marBottom w:val="0"/>
      <w:divBdr>
        <w:top w:val="none" w:sz="0" w:space="0" w:color="auto"/>
        <w:left w:val="none" w:sz="0" w:space="0" w:color="auto"/>
        <w:bottom w:val="none" w:sz="0" w:space="0" w:color="auto"/>
        <w:right w:val="none" w:sz="0" w:space="0" w:color="auto"/>
      </w:divBdr>
    </w:div>
    <w:div w:id="2073313026">
      <w:marLeft w:val="0"/>
      <w:marRight w:val="0"/>
      <w:marTop w:val="0"/>
      <w:marBottom w:val="0"/>
      <w:divBdr>
        <w:top w:val="none" w:sz="0" w:space="0" w:color="auto"/>
        <w:left w:val="none" w:sz="0" w:space="0" w:color="auto"/>
        <w:bottom w:val="none" w:sz="0" w:space="0" w:color="auto"/>
        <w:right w:val="none" w:sz="0" w:space="0" w:color="auto"/>
      </w:divBdr>
    </w:div>
    <w:div w:id="2073382292">
      <w:marLeft w:val="0"/>
      <w:marRight w:val="0"/>
      <w:marTop w:val="0"/>
      <w:marBottom w:val="0"/>
      <w:divBdr>
        <w:top w:val="none" w:sz="0" w:space="0" w:color="auto"/>
        <w:left w:val="none" w:sz="0" w:space="0" w:color="auto"/>
        <w:bottom w:val="none" w:sz="0" w:space="0" w:color="auto"/>
        <w:right w:val="none" w:sz="0" w:space="0" w:color="auto"/>
      </w:divBdr>
    </w:div>
    <w:div w:id="2073430806">
      <w:marLeft w:val="0"/>
      <w:marRight w:val="0"/>
      <w:marTop w:val="0"/>
      <w:marBottom w:val="0"/>
      <w:divBdr>
        <w:top w:val="none" w:sz="0" w:space="0" w:color="auto"/>
        <w:left w:val="none" w:sz="0" w:space="0" w:color="auto"/>
        <w:bottom w:val="none" w:sz="0" w:space="0" w:color="auto"/>
        <w:right w:val="none" w:sz="0" w:space="0" w:color="auto"/>
      </w:divBdr>
    </w:div>
    <w:div w:id="2073432035">
      <w:marLeft w:val="0"/>
      <w:marRight w:val="0"/>
      <w:marTop w:val="0"/>
      <w:marBottom w:val="0"/>
      <w:divBdr>
        <w:top w:val="none" w:sz="0" w:space="0" w:color="auto"/>
        <w:left w:val="none" w:sz="0" w:space="0" w:color="auto"/>
        <w:bottom w:val="none" w:sz="0" w:space="0" w:color="auto"/>
        <w:right w:val="none" w:sz="0" w:space="0" w:color="auto"/>
      </w:divBdr>
    </w:div>
    <w:div w:id="2073501442">
      <w:marLeft w:val="0"/>
      <w:marRight w:val="0"/>
      <w:marTop w:val="0"/>
      <w:marBottom w:val="0"/>
      <w:divBdr>
        <w:top w:val="none" w:sz="0" w:space="0" w:color="auto"/>
        <w:left w:val="none" w:sz="0" w:space="0" w:color="auto"/>
        <w:bottom w:val="none" w:sz="0" w:space="0" w:color="auto"/>
        <w:right w:val="none" w:sz="0" w:space="0" w:color="auto"/>
      </w:divBdr>
    </w:div>
    <w:div w:id="2073624647">
      <w:marLeft w:val="0"/>
      <w:marRight w:val="0"/>
      <w:marTop w:val="0"/>
      <w:marBottom w:val="0"/>
      <w:divBdr>
        <w:top w:val="none" w:sz="0" w:space="0" w:color="auto"/>
        <w:left w:val="none" w:sz="0" w:space="0" w:color="auto"/>
        <w:bottom w:val="none" w:sz="0" w:space="0" w:color="auto"/>
        <w:right w:val="none" w:sz="0" w:space="0" w:color="auto"/>
      </w:divBdr>
    </w:div>
    <w:div w:id="2073653640">
      <w:marLeft w:val="0"/>
      <w:marRight w:val="0"/>
      <w:marTop w:val="0"/>
      <w:marBottom w:val="0"/>
      <w:divBdr>
        <w:top w:val="none" w:sz="0" w:space="0" w:color="auto"/>
        <w:left w:val="none" w:sz="0" w:space="0" w:color="auto"/>
        <w:bottom w:val="none" w:sz="0" w:space="0" w:color="auto"/>
        <w:right w:val="none" w:sz="0" w:space="0" w:color="auto"/>
      </w:divBdr>
    </w:div>
    <w:div w:id="2073918681">
      <w:marLeft w:val="0"/>
      <w:marRight w:val="0"/>
      <w:marTop w:val="0"/>
      <w:marBottom w:val="0"/>
      <w:divBdr>
        <w:top w:val="none" w:sz="0" w:space="0" w:color="auto"/>
        <w:left w:val="none" w:sz="0" w:space="0" w:color="auto"/>
        <w:bottom w:val="none" w:sz="0" w:space="0" w:color="auto"/>
        <w:right w:val="none" w:sz="0" w:space="0" w:color="auto"/>
      </w:divBdr>
    </w:div>
    <w:div w:id="2074157233">
      <w:marLeft w:val="0"/>
      <w:marRight w:val="0"/>
      <w:marTop w:val="0"/>
      <w:marBottom w:val="0"/>
      <w:divBdr>
        <w:top w:val="none" w:sz="0" w:space="0" w:color="auto"/>
        <w:left w:val="none" w:sz="0" w:space="0" w:color="auto"/>
        <w:bottom w:val="none" w:sz="0" w:space="0" w:color="auto"/>
        <w:right w:val="none" w:sz="0" w:space="0" w:color="auto"/>
      </w:divBdr>
    </w:div>
    <w:div w:id="2074235164">
      <w:marLeft w:val="0"/>
      <w:marRight w:val="0"/>
      <w:marTop w:val="0"/>
      <w:marBottom w:val="0"/>
      <w:divBdr>
        <w:top w:val="none" w:sz="0" w:space="0" w:color="auto"/>
        <w:left w:val="none" w:sz="0" w:space="0" w:color="auto"/>
        <w:bottom w:val="none" w:sz="0" w:space="0" w:color="auto"/>
        <w:right w:val="none" w:sz="0" w:space="0" w:color="auto"/>
      </w:divBdr>
    </w:div>
    <w:div w:id="2074304453">
      <w:marLeft w:val="0"/>
      <w:marRight w:val="0"/>
      <w:marTop w:val="0"/>
      <w:marBottom w:val="0"/>
      <w:divBdr>
        <w:top w:val="none" w:sz="0" w:space="0" w:color="auto"/>
        <w:left w:val="none" w:sz="0" w:space="0" w:color="auto"/>
        <w:bottom w:val="none" w:sz="0" w:space="0" w:color="auto"/>
        <w:right w:val="none" w:sz="0" w:space="0" w:color="auto"/>
      </w:divBdr>
    </w:div>
    <w:div w:id="2074309264">
      <w:marLeft w:val="0"/>
      <w:marRight w:val="0"/>
      <w:marTop w:val="0"/>
      <w:marBottom w:val="0"/>
      <w:divBdr>
        <w:top w:val="none" w:sz="0" w:space="0" w:color="auto"/>
        <w:left w:val="none" w:sz="0" w:space="0" w:color="auto"/>
        <w:bottom w:val="none" w:sz="0" w:space="0" w:color="auto"/>
        <w:right w:val="none" w:sz="0" w:space="0" w:color="auto"/>
      </w:divBdr>
    </w:div>
    <w:div w:id="2074348710">
      <w:marLeft w:val="0"/>
      <w:marRight w:val="0"/>
      <w:marTop w:val="0"/>
      <w:marBottom w:val="0"/>
      <w:divBdr>
        <w:top w:val="none" w:sz="0" w:space="0" w:color="auto"/>
        <w:left w:val="none" w:sz="0" w:space="0" w:color="auto"/>
        <w:bottom w:val="none" w:sz="0" w:space="0" w:color="auto"/>
        <w:right w:val="none" w:sz="0" w:space="0" w:color="auto"/>
      </w:divBdr>
    </w:div>
    <w:div w:id="2074349053">
      <w:marLeft w:val="0"/>
      <w:marRight w:val="0"/>
      <w:marTop w:val="0"/>
      <w:marBottom w:val="0"/>
      <w:divBdr>
        <w:top w:val="none" w:sz="0" w:space="0" w:color="auto"/>
        <w:left w:val="none" w:sz="0" w:space="0" w:color="auto"/>
        <w:bottom w:val="none" w:sz="0" w:space="0" w:color="auto"/>
        <w:right w:val="none" w:sz="0" w:space="0" w:color="auto"/>
      </w:divBdr>
    </w:div>
    <w:div w:id="2074353442">
      <w:marLeft w:val="0"/>
      <w:marRight w:val="0"/>
      <w:marTop w:val="0"/>
      <w:marBottom w:val="0"/>
      <w:divBdr>
        <w:top w:val="none" w:sz="0" w:space="0" w:color="auto"/>
        <w:left w:val="none" w:sz="0" w:space="0" w:color="auto"/>
        <w:bottom w:val="none" w:sz="0" w:space="0" w:color="auto"/>
        <w:right w:val="none" w:sz="0" w:space="0" w:color="auto"/>
      </w:divBdr>
    </w:div>
    <w:div w:id="2074428952">
      <w:marLeft w:val="0"/>
      <w:marRight w:val="0"/>
      <w:marTop w:val="0"/>
      <w:marBottom w:val="0"/>
      <w:divBdr>
        <w:top w:val="none" w:sz="0" w:space="0" w:color="auto"/>
        <w:left w:val="none" w:sz="0" w:space="0" w:color="auto"/>
        <w:bottom w:val="none" w:sz="0" w:space="0" w:color="auto"/>
        <w:right w:val="none" w:sz="0" w:space="0" w:color="auto"/>
      </w:divBdr>
    </w:div>
    <w:div w:id="2074502617">
      <w:bodyDiv w:val="1"/>
      <w:marLeft w:val="0"/>
      <w:marRight w:val="0"/>
      <w:marTop w:val="0"/>
      <w:marBottom w:val="0"/>
      <w:divBdr>
        <w:top w:val="none" w:sz="0" w:space="0" w:color="auto"/>
        <w:left w:val="none" w:sz="0" w:space="0" w:color="auto"/>
        <w:bottom w:val="none" w:sz="0" w:space="0" w:color="auto"/>
        <w:right w:val="none" w:sz="0" w:space="0" w:color="auto"/>
      </w:divBdr>
    </w:div>
    <w:div w:id="2074548785">
      <w:marLeft w:val="0"/>
      <w:marRight w:val="0"/>
      <w:marTop w:val="0"/>
      <w:marBottom w:val="0"/>
      <w:divBdr>
        <w:top w:val="none" w:sz="0" w:space="0" w:color="auto"/>
        <w:left w:val="none" w:sz="0" w:space="0" w:color="auto"/>
        <w:bottom w:val="none" w:sz="0" w:space="0" w:color="auto"/>
        <w:right w:val="none" w:sz="0" w:space="0" w:color="auto"/>
      </w:divBdr>
    </w:div>
    <w:div w:id="2074698114">
      <w:marLeft w:val="0"/>
      <w:marRight w:val="0"/>
      <w:marTop w:val="0"/>
      <w:marBottom w:val="0"/>
      <w:divBdr>
        <w:top w:val="none" w:sz="0" w:space="0" w:color="auto"/>
        <w:left w:val="none" w:sz="0" w:space="0" w:color="auto"/>
        <w:bottom w:val="none" w:sz="0" w:space="0" w:color="auto"/>
        <w:right w:val="none" w:sz="0" w:space="0" w:color="auto"/>
      </w:divBdr>
    </w:div>
    <w:div w:id="2074809936">
      <w:marLeft w:val="0"/>
      <w:marRight w:val="0"/>
      <w:marTop w:val="0"/>
      <w:marBottom w:val="0"/>
      <w:divBdr>
        <w:top w:val="none" w:sz="0" w:space="0" w:color="auto"/>
        <w:left w:val="none" w:sz="0" w:space="0" w:color="auto"/>
        <w:bottom w:val="none" w:sz="0" w:space="0" w:color="auto"/>
        <w:right w:val="none" w:sz="0" w:space="0" w:color="auto"/>
      </w:divBdr>
    </w:div>
    <w:div w:id="2074811216">
      <w:marLeft w:val="0"/>
      <w:marRight w:val="0"/>
      <w:marTop w:val="0"/>
      <w:marBottom w:val="0"/>
      <w:divBdr>
        <w:top w:val="none" w:sz="0" w:space="0" w:color="auto"/>
        <w:left w:val="none" w:sz="0" w:space="0" w:color="auto"/>
        <w:bottom w:val="none" w:sz="0" w:space="0" w:color="auto"/>
        <w:right w:val="none" w:sz="0" w:space="0" w:color="auto"/>
      </w:divBdr>
    </w:div>
    <w:div w:id="2074813159">
      <w:marLeft w:val="0"/>
      <w:marRight w:val="0"/>
      <w:marTop w:val="0"/>
      <w:marBottom w:val="0"/>
      <w:divBdr>
        <w:top w:val="none" w:sz="0" w:space="0" w:color="auto"/>
        <w:left w:val="none" w:sz="0" w:space="0" w:color="auto"/>
        <w:bottom w:val="none" w:sz="0" w:space="0" w:color="auto"/>
        <w:right w:val="none" w:sz="0" w:space="0" w:color="auto"/>
      </w:divBdr>
    </w:div>
    <w:div w:id="2074959613">
      <w:marLeft w:val="0"/>
      <w:marRight w:val="0"/>
      <w:marTop w:val="0"/>
      <w:marBottom w:val="0"/>
      <w:divBdr>
        <w:top w:val="none" w:sz="0" w:space="0" w:color="auto"/>
        <w:left w:val="none" w:sz="0" w:space="0" w:color="auto"/>
        <w:bottom w:val="none" w:sz="0" w:space="0" w:color="auto"/>
        <w:right w:val="none" w:sz="0" w:space="0" w:color="auto"/>
      </w:divBdr>
    </w:div>
    <w:div w:id="2075002960">
      <w:bodyDiv w:val="1"/>
      <w:marLeft w:val="0"/>
      <w:marRight w:val="0"/>
      <w:marTop w:val="0"/>
      <w:marBottom w:val="0"/>
      <w:divBdr>
        <w:top w:val="none" w:sz="0" w:space="0" w:color="auto"/>
        <w:left w:val="none" w:sz="0" w:space="0" w:color="auto"/>
        <w:bottom w:val="none" w:sz="0" w:space="0" w:color="auto"/>
        <w:right w:val="none" w:sz="0" w:space="0" w:color="auto"/>
      </w:divBdr>
    </w:div>
    <w:div w:id="2075004636">
      <w:marLeft w:val="0"/>
      <w:marRight w:val="0"/>
      <w:marTop w:val="0"/>
      <w:marBottom w:val="0"/>
      <w:divBdr>
        <w:top w:val="none" w:sz="0" w:space="0" w:color="auto"/>
        <w:left w:val="none" w:sz="0" w:space="0" w:color="auto"/>
        <w:bottom w:val="none" w:sz="0" w:space="0" w:color="auto"/>
        <w:right w:val="none" w:sz="0" w:space="0" w:color="auto"/>
      </w:divBdr>
    </w:div>
    <w:div w:id="2075008308">
      <w:marLeft w:val="0"/>
      <w:marRight w:val="0"/>
      <w:marTop w:val="0"/>
      <w:marBottom w:val="0"/>
      <w:divBdr>
        <w:top w:val="none" w:sz="0" w:space="0" w:color="auto"/>
        <w:left w:val="none" w:sz="0" w:space="0" w:color="auto"/>
        <w:bottom w:val="none" w:sz="0" w:space="0" w:color="auto"/>
        <w:right w:val="none" w:sz="0" w:space="0" w:color="auto"/>
      </w:divBdr>
    </w:div>
    <w:div w:id="2075081612">
      <w:marLeft w:val="0"/>
      <w:marRight w:val="0"/>
      <w:marTop w:val="0"/>
      <w:marBottom w:val="0"/>
      <w:divBdr>
        <w:top w:val="none" w:sz="0" w:space="0" w:color="auto"/>
        <w:left w:val="none" w:sz="0" w:space="0" w:color="auto"/>
        <w:bottom w:val="none" w:sz="0" w:space="0" w:color="auto"/>
        <w:right w:val="none" w:sz="0" w:space="0" w:color="auto"/>
      </w:divBdr>
    </w:div>
    <w:div w:id="2075081875">
      <w:marLeft w:val="0"/>
      <w:marRight w:val="0"/>
      <w:marTop w:val="0"/>
      <w:marBottom w:val="0"/>
      <w:divBdr>
        <w:top w:val="none" w:sz="0" w:space="0" w:color="auto"/>
        <w:left w:val="none" w:sz="0" w:space="0" w:color="auto"/>
        <w:bottom w:val="none" w:sz="0" w:space="0" w:color="auto"/>
        <w:right w:val="none" w:sz="0" w:space="0" w:color="auto"/>
      </w:divBdr>
    </w:div>
    <w:div w:id="2075158138">
      <w:marLeft w:val="0"/>
      <w:marRight w:val="0"/>
      <w:marTop w:val="0"/>
      <w:marBottom w:val="0"/>
      <w:divBdr>
        <w:top w:val="none" w:sz="0" w:space="0" w:color="auto"/>
        <w:left w:val="none" w:sz="0" w:space="0" w:color="auto"/>
        <w:bottom w:val="none" w:sz="0" w:space="0" w:color="auto"/>
        <w:right w:val="none" w:sz="0" w:space="0" w:color="auto"/>
      </w:divBdr>
    </w:div>
    <w:div w:id="2075158528">
      <w:marLeft w:val="0"/>
      <w:marRight w:val="0"/>
      <w:marTop w:val="0"/>
      <w:marBottom w:val="0"/>
      <w:divBdr>
        <w:top w:val="none" w:sz="0" w:space="0" w:color="auto"/>
        <w:left w:val="none" w:sz="0" w:space="0" w:color="auto"/>
        <w:bottom w:val="none" w:sz="0" w:space="0" w:color="auto"/>
        <w:right w:val="none" w:sz="0" w:space="0" w:color="auto"/>
      </w:divBdr>
    </w:div>
    <w:div w:id="2075270432">
      <w:marLeft w:val="0"/>
      <w:marRight w:val="0"/>
      <w:marTop w:val="0"/>
      <w:marBottom w:val="0"/>
      <w:divBdr>
        <w:top w:val="none" w:sz="0" w:space="0" w:color="auto"/>
        <w:left w:val="none" w:sz="0" w:space="0" w:color="auto"/>
        <w:bottom w:val="none" w:sz="0" w:space="0" w:color="auto"/>
        <w:right w:val="none" w:sz="0" w:space="0" w:color="auto"/>
      </w:divBdr>
    </w:div>
    <w:div w:id="2075347214">
      <w:marLeft w:val="0"/>
      <w:marRight w:val="0"/>
      <w:marTop w:val="0"/>
      <w:marBottom w:val="0"/>
      <w:divBdr>
        <w:top w:val="none" w:sz="0" w:space="0" w:color="auto"/>
        <w:left w:val="none" w:sz="0" w:space="0" w:color="auto"/>
        <w:bottom w:val="none" w:sz="0" w:space="0" w:color="auto"/>
        <w:right w:val="none" w:sz="0" w:space="0" w:color="auto"/>
      </w:divBdr>
    </w:div>
    <w:div w:id="2075354323">
      <w:marLeft w:val="0"/>
      <w:marRight w:val="0"/>
      <w:marTop w:val="0"/>
      <w:marBottom w:val="0"/>
      <w:divBdr>
        <w:top w:val="none" w:sz="0" w:space="0" w:color="auto"/>
        <w:left w:val="none" w:sz="0" w:space="0" w:color="auto"/>
        <w:bottom w:val="none" w:sz="0" w:space="0" w:color="auto"/>
        <w:right w:val="none" w:sz="0" w:space="0" w:color="auto"/>
      </w:divBdr>
    </w:div>
    <w:div w:id="2075423954">
      <w:bodyDiv w:val="1"/>
      <w:marLeft w:val="0"/>
      <w:marRight w:val="0"/>
      <w:marTop w:val="0"/>
      <w:marBottom w:val="0"/>
      <w:divBdr>
        <w:top w:val="none" w:sz="0" w:space="0" w:color="auto"/>
        <w:left w:val="none" w:sz="0" w:space="0" w:color="auto"/>
        <w:bottom w:val="none" w:sz="0" w:space="0" w:color="auto"/>
        <w:right w:val="none" w:sz="0" w:space="0" w:color="auto"/>
      </w:divBdr>
    </w:div>
    <w:div w:id="2075426125">
      <w:marLeft w:val="0"/>
      <w:marRight w:val="0"/>
      <w:marTop w:val="0"/>
      <w:marBottom w:val="0"/>
      <w:divBdr>
        <w:top w:val="none" w:sz="0" w:space="0" w:color="auto"/>
        <w:left w:val="none" w:sz="0" w:space="0" w:color="auto"/>
        <w:bottom w:val="none" w:sz="0" w:space="0" w:color="auto"/>
        <w:right w:val="none" w:sz="0" w:space="0" w:color="auto"/>
      </w:divBdr>
    </w:div>
    <w:div w:id="2075464890">
      <w:marLeft w:val="0"/>
      <w:marRight w:val="0"/>
      <w:marTop w:val="0"/>
      <w:marBottom w:val="0"/>
      <w:divBdr>
        <w:top w:val="none" w:sz="0" w:space="0" w:color="auto"/>
        <w:left w:val="none" w:sz="0" w:space="0" w:color="auto"/>
        <w:bottom w:val="none" w:sz="0" w:space="0" w:color="auto"/>
        <w:right w:val="none" w:sz="0" w:space="0" w:color="auto"/>
      </w:divBdr>
    </w:div>
    <w:div w:id="2075545189">
      <w:marLeft w:val="0"/>
      <w:marRight w:val="0"/>
      <w:marTop w:val="0"/>
      <w:marBottom w:val="0"/>
      <w:divBdr>
        <w:top w:val="none" w:sz="0" w:space="0" w:color="auto"/>
        <w:left w:val="none" w:sz="0" w:space="0" w:color="auto"/>
        <w:bottom w:val="none" w:sz="0" w:space="0" w:color="auto"/>
        <w:right w:val="none" w:sz="0" w:space="0" w:color="auto"/>
      </w:divBdr>
    </w:div>
    <w:div w:id="2075616696">
      <w:marLeft w:val="0"/>
      <w:marRight w:val="0"/>
      <w:marTop w:val="0"/>
      <w:marBottom w:val="0"/>
      <w:divBdr>
        <w:top w:val="none" w:sz="0" w:space="0" w:color="auto"/>
        <w:left w:val="none" w:sz="0" w:space="0" w:color="auto"/>
        <w:bottom w:val="none" w:sz="0" w:space="0" w:color="auto"/>
        <w:right w:val="none" w:sz="0" w:space="0" w:color="auto"/>
      </w:divBdr>
    </w:div>
    <w:div w:id="2075658751">
      <w:marLeft w:val="0"/>
      <w:marRight w:val="0"/>
      <w:marTop w:val="0"/>
      <w:marBottom w:val="0"/>
      <w:divBdr>
        <w:top w:val="none" w:sz="0" w:space="0" w:color="auto"/>
        <w:left w:val="none" w:sz="0" w:space="0" w:color="auto"/>
        <w:bottom w:val="none" w:sz="0" w:space="0" w:color="auto"/>
        <w:right w:val="none" w:sz="0" w:space="0" w:color="auto"/>
      </w:divBdr>
    </w:div>
    <w:div w:id="2075660814">
      <w:marLeft w:val="0"/>
      <w:marRight w:val="0"/>
      <w:marTop w:val="0"/>
      <w:marBottom w:val="0"/>
      <w:divBdr>
        <w:top w:val="none" w:sz="0" w:space="0" w:color="auto"/>
        <w:left w:val="none" w:sz="0" w:space="0" w:color="auto"/>
        <w:bottom w:val="none" w:sz="0" w:space="0" w:color="auto"/>
        <w:right w:val="none" w:sz="0" w:space="0" w:color="auto"/>
      </w:divBdr>
    </w:div>
    <w:div w:id="2075666313">
      <w:marLeft w:val="0"/>
      <w:marRight w:val="0"/>
      <w:marTop w:val="0"/>
      <w:marBottom w:val="0"/>
      <w:divBdr>
        <w:top w:val="none" w:sz="0" w:space="0" w:color="auto"/>
        <w:left w:val="none" w:sz="0" w:space="0" w:color="auto"/>
        <w:bottom w:val="none" w:sz="0" w:space="0" w:color="auto"/>
        <w:right w:val="none" w:sz="0" w:space="0" w:color="auto"/>
      </w:divBdr>
    </w:div>
    <w:div w:id="2075733184">
      <w:marLeft w:val="0"/>
      <w:marRight w:val="0"/>
      <w:marTop w:val="0"/>
      <w:marBottom w:val="0"/>
      <w:divBdr>
        <w:top w:val="none" w:sz="0" w:space="0" w:color="auto"/>
        <w:left w:val="none" w:sz="0" w:space="0" w:color="auto"/>
        <w:bottom w:val="none" w:sz="0" w:space="0" w:color="auto"/>
        <w:right w:val="none" w:sz="0" w:space="0" w:color="auto"/>
      </w:divBdr>
    </w:div>
    <w:div w:id="2075809755">
      <w:marLeft w:val="0"/>
      <w:marRight w:val="0"/>
      <w:marTop w:val="0"/>
      <w:marBottom w:val="0"/>
      <w:divBdr>
        <w:top w:val="none" w:sz="0" w:space="0" w:color="auto"/>
        <w:left w:val="none" w:sz="0" w:space="0" w:color="auto"/>
        <w:bottom w:val="none" w:sz="0" w:space="0" w:color="auto"/>
        <w:right w:val="none" w:sz="0" w:space="0" w:color="auto"/>
      </w:divBdr>
    </w:div>
    <w:div w:id="2075810204">
      <w:marLeft w:val="0"/>
      <w:marRight w:val="0"/>
      <w:marTop w:val="0"/>
      <w:marBottom w:val="0"/>
      <w:divBdr>
        <w:top w:val="none" w:sz="0" w:space="0" w:color="auto"/>
        <w:left w:val="none" w:sz="0" w:space="0" w:color="auto"/>
        <w:bottom w:val="none" w:sz="0" w:space="0" w:color="auto"/>
        <w:right w:val="none" w:sz="0" w:space="0" w:color="auto"/>
      </w:divBdr>
    </w:div>
    <w:div w:id="2075812439">
      <w:marLeft w:val="0"/>
      <w:marRight w:val="0"/>
      <w:marTop w:val="0"/>
      <w:marBottom w:val="0"/>
      <w:divBdr>
        <w:top w:val="none" w:sz="0" w:space="0" w:color="auto"/>
        <w:left w:val="none" w:sz="0" w:space="0" w:color="auto"/>
        <w:bottom w:val="none" w:sz="0" w:space="0" w:color="auto"/>
        <w:right w:val="none" w:sz="0" w:space="0" w:color="auto"/>
      </w:divBdr>
    </w:div>
    <w:div w:id="2075814405">
      <w:marLeft w:val="0"/>
      <w:marRight w:val="0"/>
      <w:marTop w:val="0"/>
      <w:marBottom w:val="0"/>
      <w:divBdr>
        <w:top w:val="none" w:sz="0" w:space="0" w:color="auto"/>
        <w:left w:val="none" w:sz="0" w:space="0" w:color="auto"/>
        <w:bottom w:val="none" w:sz="0" w:space="0" w:color="auto"/>
        <w:right w:val="none" w:sz="0" w:space="0" w:color="auto"/>
      </w:divBdr>
    </w:div>
    <w:div w:id="2075883852">
      <w:marLeft w:val="0"/>
      <w:marRight w:val="0"/>
      <w:marTop w:val="0"/>
      <w:marBottom w:val="0"/>
      <w:divBdr>
        <w:top w:val="none" w:sz="0" w:space="0" w:color="auto"/>
        <w:left w:val="none" w:sz="0" w:space="0" w:color="auto"/>
        <w:bottom w:val="none" w:sz="0" w:space="0" w:color="auto"/>
        <w:right w:val="none" w:sz="0" w:space="0" w:color="auto"/>
      </w:divBdr>
    </w:div>
    <w:div w:id="2076002024">
      <w:marLeft w:val="0"/>
      <w:marRight w:val="0"/>
      <w:marTop w:val="0"/>
      <w:marBottom w:val="0"/>
      <w:divBdr>
        <w:top w:val="none" w:sz="0" w:space="0" w:color="auto"/>
        <w:left w:val="none" w:sz="0" w:space="0" w:color="auto"/>
        <w:bottom w:val="none" w:sz="0" w:space="0" w:color="auto"/>
        <w:right w:val="none" w:sz="0" w:space="0" w:color="auto"/>
      </w:divBdr>
    </w:div>
    <w:div w:id="2076009715">
      <w:marLeft w:val="0"/>
      <w:marRight w:val="0"/>
      <w:marTop w:val="0"/>
      <w:marBottom w:val="0"/>
      <w:divBdr>
        <w:top w:val="none" w:sz="0" w:space="0" w:color="auto"/>
        <w:left w:val="none" w:sz="0" w:space="0" w:color="auto"/>
        <w:bottom w:val="none" w:sz="0" w:space="0" w:color="auto"/>
        <w:right w:val="none" w:sz="0" w:space="0" w:color="auto"/>
      </w:divBdr>
    </w:div>
    <w:div w:id="2076010097">
      <w:marLeft w:val="0"/>
      <w:marRight w:val="0"/>
      <w:marTop w:val="0"/>
      <w:marBottom w:val="0"/>
      <w:divBdr>
        <w:top w:val="none" w:sz="0" w:space="0" w:color="auto"/>
        <w:left w:val="none" w:sz="0" w:space="0" w:color="auto"/>
        <w:bottom w:val="none" w:sz="0" w:space="0" w:color="auto"/>
        <w:right w:val="none" w:sz="0" w:space="0" w:color="auto"/>
      </w:divBdr>
    </w:div>
    <w:div w:id="2076079867">
      <w:marLeft w:val="0"/>
      <w:marRight w:val="0"/>
      <w:marTop w:val="0"/>
      <w:marBottom w:val="0"/>
      <w:divBdr>
        <w:top w:val="none" w:sz="0" w:space="0" w:color="auto"/>
        <w:left w:val="none" w:sz="0" w:space="0" w:color="auto"/>
        <w:bottom w:val="none" w:sz="0" w:space="0" w:color="auto"/>
        <w:right w:val="none" w:sz="0" w:space="0" w:color="auto"/>
      </w:divBdr>
    </w:div>
    <w:div w:id="2076080108">
      <w:bodyDiv w:val="1"/>
      <w:marLeft w:val="0"/>
      <w:marRight w:val="0"/>
      <w:marTop w:val="0"/>
      <w:marBottom w:val="0"/>
      <w:divBdr>
        <w:top w:val="none" w:sz="0" w:space="0" w:color="auto"/>
        <w:left w:val="none" w:sz="0" w:space="0" w:color="auto"/>
        <w:bottom w:val="none" w:sz="0" w:space="0" w:color="auto"/>
        <w:right w:val="none" w:sz="0" w:space="0" w:color="auto"/>
      </w:divBdr>
    </w:div>
    <w:div w:id="2076123353">
      <w:marLeft w:val="0"/>
      <w:marRight w:val="0"/>
      <w:marTop w:val="0"/>
      <w:marBottom w:val="0"/>
      <w:divBdr>
        <w:top w:val="none" w:sz="0" w:space="0" w:color="auto"/>
        <w:left w:val="none" w:sz="0" w:space="0" w:color="auto"/>
        <w:bottom w:val="none" w:sz="0" w:space="0" w:color="auto"/>
        <w:right w:val="none" w:sz="0" w:space="0" w:color="auto"/>
      </w:divBdr>
    </w:div>
    <w:div w:id="2076314618">
      <w:marLeft w:val="0"/>
      <w:marRight w:val="0"/>
      <w:marTop w:val="0"/>
      <w:marBottom w:val="0"/>
      <w:divBdr>
        <w:top w:val="none" w:sz="0" w:space="0" w:color="auto"/>
        <w:left w:val="none" w:sz="0" w:space="0" w:color="auto"/>
        <w:bottom w:val="none" w:sz="0" w:space="0" w:color="auto"/>
        <w:right w:val="none" w:sz="0" w:space="0" w:color="auto"/>
      </w:divBdr>
    </w:div>
    <w:div w:id="2076387481">
      <w:marLeft w:val="0"/>
      <w:marRight w:val="0"/>
      <w:marTop w:val="0"/>
      <w:marBottom w:val="0"/>
      <w:divBdr>
        <w:top w:val="none" w:sz="0" w:space="0" w:color="auto"/>
        <w:left w:val="none" w:sz="0" w:space="0" w:color="auto"/>
        <w:bottom w:val="none" w:sz="0" w:space="0" w:color="auto"/>
        <w:right w:val="none" w:sz="0" w:space="0" w:color="auto"/>
      </w:divBdr>
    </w:div>
    <w:div w:id="2076464763">
      <w:marLeft w:val="0"/>
      <w:marRight w:val="0"/>
      <w:marTop w:val="0"/>
      <w:marBottom w:val="0"/>
      <w:divBdr>
        <w:top w:val="none" w:sz="0" w:space="0" w:color="auto"/>
        <w:left w:val="none" w:sz="0" w:space="0" w:color="auto"/>
        <w:bottom w:val="none" w:sz="0" w:space="0" w:color="auto"/>
        <w:right w:val="none" w:sz="0" w:space="0" w:color="auto"/>
      </w:divBdr>
    </w:div>
    <w:div w:id="2076469524">
      <w:marLeft w:val="0"/>
      <w:marRight w:val="0"/>
      <w:marTop w:val="0"/>
      <w:marBottom w:val="0"/>
      <w:divBdr>
        <w:top w:val="none" w:sz="0" w:space="0" w:color="auto"/>
        <w:left w:val="none" w:sz="0" w:space="0" w:color="auto"/>
        <w:bottom w:val="none" w:sz="0" w:space="0" w:color="auto"/>
        <w:right w:val="none" w:sz="0" w:space="0" w:color="auto"/>
      </w:divBdr>
    </w:div>
    <w:div w:id="2076514044">
      <w:marLeft w:val="0"/>
      <w:marRight w:val="0"/>
      <w:marTop w:val="0"/>
      <w:marBottom w:val="0"/>
      <w:divBdr>
        <w:top w:val="none" w:sz="0" w:space="0" w:color="auto"/>
        <w:left w:val="none" w:sz="0" w:space="0" w:color="auto"/>
        <w:bottom w:val="none" w:sz="0" w:space="0" w:color="auto"/>
        <w:right w:val="none" w:sz="0" w:space="0" w:color="auto"/>
      </w:divBdr>
    </w:div>
    <w:div w:id="2076514407">
      <w:marLeft w:val="0"/>
      <w:marRight w:val="0"/>
      <w:marTop w:val="0"/>
      <w:marBottom w:val="0"/>
      <w:divBdr>
        <w:top w:val="none" w:sz="0" w:space="0" w:color="auto"/>
        <w:left w:val="none" w:sz="0" w:space="0" w:color="auto"/>
        <w:bottom w:val="none" w:sz="0" w:space="0" w:color="auto"/>
        <w:right w:val="none" w:sz="0" w:space="0" w:color="auto"/>
      </w:divBdr>
    </w:div>
    <w:div w:id="2076580851">
      <w:marLeft w:val="0"/>
      <w:marRight w:val="0"/>
      <w:marTop w:val="0"/>
      <w:marBottom w:val="0"/>
      <w:divBdr>
        <w:top w:val="none" w:sz="0" w:space="0" w:color="auto"/>
        <w:left w:val="none" w:sz="0" w:space="0" w:color="auto"/>
        <w:bottom w:val="none" w:sz="0" w:space="0" w:color="auto"/>
        <w:right w:val="none" w:sz="0" w:space="0" w:color="auto"/>
      </w:divBdr>
    </w:div>
    <w:div w:id="2076588883">
      <w:marLeft w:val="0"/>
      <w:marRight w:val="0"/>
      <w:marTop w:val="0"/>
      <w:marBottom w:val="0"/>
      <w:divBdr>
        <w:top w:val="none" w:sz="0" w:space="0" w:color="auto"/>
        <w:left w:val="none" w:sz="0" w:space="0" w:color="auto"/>
        <w:bottom w:val="none" w:sz="0" w:space="0" w:color="auto"/>
        <w:right w:val="none" w:sz="0" w:space="0" w:color="auto"/>
      </w:divBdr>
    </w:div>
    <w:div w:id="2076660822">
      <w:marLeft w:val="0"/>
      <w:marRight w:val="0"/>
      <w:marTop w:val="0"/>
      <w:marBottom w:val="0"/>
      <w:divBdr>
        <w:top w:val="none" w:sz="0" w:space="0" w:color="auto"/>
        <w:left w:val="none" w:sz="0" w:space="0" w:color="auto"/>
        <w:bottom w:val="none" w:sz="0" w:space="0" w:color="auto"/>
        <w:right w:val="none" w:sz="0" w:space="0" w:color="auto"/>
      </w:divBdr>
    </w:div>
    <w:div w:id="2076661098">
      <w:marLeft w:val="0"/>
      <w:marRight w:val="0"/>
      <w:marTop w:val="0"/>
      <w:marBottom w:val="0"/>
      <w:divBdr>
        <w:top w:val="none" w:sz="0" w:space="0" w:color="auto"/>
        <w:left w:val="none" w:sz="0" w:space="0" w:color="auto"/>
        <w:bottom w:val="none" w:sz="0" w:space="0" w:color="auto"/>
        <w:right w:val="none" w:sz="0" w:space="0" w:color="auto"/>
      </w:divBdr>
    </w:div>
    <w:div w:id="2076663301">
      <w:marLeft w:val="0"/>
      <w:marRight w:val="0"/>
      <w:marTop w:val="0"/>
      <w:marBottom w:val="0"/>
      <w:divBdr>
        <w:top w:val="none" w:sz="0" w:space="0" w:color="auto"/>
        <w:left w:val="none" w:sz="0" w:space="0" w:color="auto"/>
        <w:bottom w:val="none" w:sz="0" w:space="0" w:color="auto"/>
        <w:right w:val="none" w:sz="0" w:space="0" w:color="auto"/>
      </w:divBdr>
    </w:div>
    <w:div w:id="2076705613">
      <w:marLeft w:val="0"/>
      <w:marRight w:val="0"/>
      <w:marTop w:val="0"/>
      <w:marBottom w:val="0"/>
      <w:divBdr>
        <w:top w:val="none" w:sz="0" w:space="0" w:color="auto"/>
        <w:left w:val="none" w:sz="0" w:space="0" w:color="auto"/>
        <w:bottom w:val="none" w:sz="0" w:space="0" w:color="auto"/>
        <w:right w:val="none" w:sz="0" w:space="0" w:color="auto"/>
      </w:divBdr>
    </w:div>
    <w:div w:id="2076732981">
      <w:marLeft w:val="0"/>
      <w:marRight w:val="0"/>
      <w:marTop w:val="0"/>
      <w:marBottom w:val="0"/>
      <w:divBdr>
        <w:top w:val="none" w:sz="0" w:space="0" w:color="auto"/>
        <w:left w:val="none" w:sz="0" w:space="0" w:color="auto"/>
        <w:bottom w:val="none" w:sz="0" w:space="0" w:color="auto"/>
        <w:right w:val="none" w:sz="0" w:space="0" w:color="auto"/>
      </w:divBdr>
    </w:div>
    <w:div w:id="2076735738">
      <w:marLeft w:val="0"/>
      <w:marRight w:val="0"/>
      <w:marTop w:val="0"/>
      <w:marBottom w:val="0"/>
      <w:divBdr>
        <w:top w:val="none" w:sz="0" w:space="0" w:color="auto"/>
        <w:left w:val="none" w:sz="0" w:space="0" w:color="auto"/>
        <w:bottom w:val="none" w:sz="0" w:space="0" w:color="auto"/>
        <w:right w:val="none" w:sz="0" w:space="0" w:color="auto"/>
      </w:divBdr>
    </w:div>
    <w:div w:id="2076776604">
      <w:marLeft w:val="0"/>
      <w:marRight w:val="0"/>
      <w:marTop w:val="0"/>
      <w:marBottom w:val="0"/>
      <w:divBdr>
        <w:top w:val="none" w:sz="0" w:space="0" w:color="auto"/>
        <w:left w:val="none" w:sz="0" w:space="0" w:color="auto"/>
        <w:bottom w:val="none" w:sz="0" w:space="0" w:color="auto"/>
        <w:right w:val="none" w:sz="0" w:space="0" w:color="auto"/>
      </w:divBdr>
    </w:div>
    <w:div w:id="2076852794">
      <w:marLeft w:val="0"/>
      <w:marRight w:val="0"/>
      <w:marTop w:val="0"/>
      <w:marBottom w:val="0"/>
      <w:divBdr>
        <w:top w:val="none" w:sz="0" w:space="0" w:color="auto"/>
        <w:left w:val="none" w:sz="0" w:space="0" w:color="auto"/>
        <w:bottom w:val="none" w:sz="0" w:space="0" w:color="auto"/>
        <w:right w:val="none" w:sz="0" w:space="0" w:color="auto"/>
      </w:divBdr>
    </w:div>
    <w:div w:id="2076857724">
      <w:marLeft w:val="0"/>
      <w:marRight w:val="0"/>
      <w:marTop w:val="0"/>
      <w:marBottom w:val="0"/>
      <w:divBdr>
        <w:top w:val="none" w:sz="0" w:space="0" w:color="auto"/>
        <w:left w:val="none" w:sz="0" w:space="0" w:color="auto"/>
        <w:bottom w:val="none" w:sz="0" w:space="0" w:color="auto"/>
        <w:right w:val="none" w:sz="0" w:space="0" w:color="auto"/>
      </w:divBdr>
    </w:div>
    <w:div w:id="2076930971">
      <w:marLeft w:val="0"/>
      <w:marRight w:val="0"/>
      <w:marTop w:val="0"/>
      <w:marBottom w:val="0"/>
      <w:divBdr>
        <w:top w:val="none" w:sz="0" w:space="0" w:color="auto"/>
        <w:left w:val="none" w:sz="0" w:space="0" w:color="auto"/>
        <w:bottom w:val="none" w:sz="0" w:space="0" w:color="auto"/>
        <w:right w:val="none" w:sz="0" w:space="0" w:color="auto"/>
      </w:divBdr>
    </w:div>
    <w:div w:id="2076969031">
      <w:marLeft w:val="0"/>
      <w:marRight w:val="0"/>
      <w:marTop w:val="0"/>
      <w:marBottom w:val="0"/>
      <w:divBdr>
        <w:top w:val="none" w:sz="0" w:space="0" w:color="auto"/>
        <w:left w:val="none" w:sz="0" w:space="0" w:color="auto"/>
        <w:bottom w:val="none" w:sz="0" w:space="0" w:color="auto"/>
        <w:right w:val="none" w:sz="0" w:space="0" w:color="auto"/>
      </w:divBdr>
    </w:div>
    <w:div w:id="2077120600">
      <w:marLeft w:val="0"/>
      <w:marRight w:val="0"/>
      <w:marTop w:val="0"/>
      <w:marBottom w:val="0"/>
      <w:divBdr>
        <w:top w:val="none" w:sz="0" w:space="0" w:color="auto"/>
        <w:left w:val="none" w:sz="0" w:space="0" w:color="auto"/>
        <w:bottom w:val="none" w:sz="0" w:space="0" w:color="auto"/>
        <w:right w:val="none" w:sz="0" w:space="0" w:color="auto"/>
      </w:divBdr>
    </w:div>
    <w:div w:id="2077121496">
      <w:marLeft w:val="0"/>
      <w:marRight w:val="0"/>
      <w:marTop w:val="0"/>
      <w:marBottom w:val="0"/>
      <w:divBdr>
        <w:top w:val="none" w:sz="0" w:space="0" w:color="auto"/>
        <w:left w:val="none" w:sz="0" w:space="0" w:color="auto"/>
        <w:bottom w:val="none" w:sz="0" w:space="0" w:color="auto"/>
        <w:right w:val="none" w:sz="0" w:space="0" w:color="auto"/>
      </w:divBdr>
    </w:div>
    <w:div w:id="2077126197">
      <w:marLeft w:val="0"/>
      <w:marRight w:val="0"/>
      <w:marTop w:val="0"/>
      <w:marBottom w:val="0"/>
      <w:divBdr>
        <w:top w:val="none" w:sz="0" w:space="0" w:color="auto"/>
        <w:left w:val="none" w:sz="0" w:space="0" w:color="auto"/>
        <w:bottom w:val="none" w:sz="0" w:space="0" w:color="auto"/>
        <w:right w:val="none" w:sz="0" w:space="0" w:color="auto"/>
      </w:divBdr>
    </w:div>
    <w:div w:id="2077314483">
      <w:marLeft w:val="0"/>
      <w:marRight w:val="0"/>
      <w:marTop w:val="0"/>
      <w:marBottom w:val="0"/>
      <w:divBdr>
        <w:top w:val="none" w:sz="0" w:space="0" w:color="auto"/>
        <w:left w:val="none" w:sz="0" w:space="0" w:color="auto"/>
        <w:bottom w:val="none" w:sz="0" w:space="0" w:color="auto"/>
        <w:right w:val="none" w:sz="0" w:space="0" w:color="auto"/>
      </w:divBdr>
    </w:div>
    <w:div w:id="2077315247">
      <w:marLeft w:val="0"/>
      <w:marRight w:val="0"/>
      <w:marTop w:val="0"/>
      <w:marBottom w:val="0"/>
      <w:divBdr>
        <w:top w:val="none" w:sz="0" w:space="0" w:color="auto"/>
        <w:left w:val="none" w:sz="0" w:space="0" w:color="auto"/>
        <w:bottom w:val="none" w:sz="0" w:space="0" w:color="auto"/>
        <w:right w:val="none" w:sz="0" w:space="0" w:color="auto"/>
      </w:divBdr>
    </w:div>
    <w:div w:id="2077315765">
      <w:marLeft w:val="0"/>
      <w:marRight w:val="0"/>
      <w:marTop w:val="0"/>
      <w:marBottom w:val="0"/>
      <w:divBdr>
        <w:top w:val="none" w:sz="0" w:space="0" w:color="auto"/>
        <w:left w:val="none" w:sz="0" w:space="0" w:color="auto"/>
        <w:bottom w:val="none" w:sz="0" w:space="0" w:color="auto"/>
        <w:right w:val="none" w:sz="0" w:space="0" w:color="auto"/>
      </w:divBdr>
    </w:div>
    <w:div w:id="2077321070">
      <w:marLeft w:val="0"/>
      <w:marRight w:val="0"/>
      <w:marTop w:val="0"/>
      <w:marBottom w:val="0"/>
      <w:divBdr>
        <w:top w:val="none" w:sz="0" w:space="0" w:color="auto"/>
        <w:left w:val="none" w:sz="0" w:space="0" w:color="auto"/>
        <w:bottom w:val="none" w:sz="0" w:space="0" w:color="auto"/>
        <w:right w:val="none" w:sz="0" w:space="0" w:color="auto"/>
      </w:divBdr>
    </w:div>
    <w:div w:id="2077360488">
      <w:marLeft w:val="0"/>
      <w:marRight w:val="0"/>
      <w:marTop w:val="0"/>
      <w:marBottom w:val="0"/>
      <w:divBdr>
        <w:top w:val="none" w:sz="0" w:space="0" w:color="auto"/>
        <w:left w:val="none" w:sz="0" w:space="0" w:color="auto"/>
        <w:bottom w:val="none" w:sz="0" w:space="0" w:color="auto"/>
        <w:right w:val="none" w:sz="0" w:space="0" w:color="auto"/>
      </w:divBdr>
    </w:div>
    <w:div w:id="2077388172">
      <w:marLeft w:val="0"/>
      <w:marRight w:val="0"/>
      <w:marTop w:val="0"/>
      <w:marBottom w:val="0"/>
      <w:divBdr>
        <w:top w:val="none" w:sz="0" w:space="0" w:color="auto"/>
        <w:left w:val="none" w:sz="0" w:space="0" w:color="auto"/>
        <w:bottom w:val="none" w:sz="0" w:space="0" w:color="auto"/>
        <w:right w:val="none" w:sz="0" w:space="0" w:color="auto"/>
      </w:divBdr>
    </w:div>
    <w:div w:id="2077430003">
      <w:marLeft w:val="0"/>
      <w:marRight w:val="0"/>
      <w:marTop w:val="0"/>
      <w:marBottom w:val="0"/>
      <w:divBdr>
        <w:top w:val="none" w:sz="0" w:space="0" w:color="auto"/>
        <w:left w:val="none" w:sz="0" w:space="0" w:color="auto"/>
        <w:bottom w:val="none" w:sz="0" w:space="0" w:color="auto"/>
        <w:right w:val="none" w:sz="0" w:space="0" w:color="auto"/>
      </w:divBdr>
    </w:div>
    <w:div w:id="2077504707">
      <w:marLeft w:val="0"/>
      <w:marRight w:val="0"/>
      <w:marTop w:val="0"/>
      <w:marBottom w:val="0"/>
      <w:divBdr>
        <w:top w:val="none" w:sz="0" w:space="0" w:color="auto"/>
        <w:left w:val="none" w:sz="0" w:space="0" w:color="auto"/>
        <w:bottom w:val="none" w:sz="0" w:space="0" w:color="auto"/>
        <w:right w:val="none" w:sz="0" w:space="0" w:color="auto"/>
      </w:divBdr>
    </w:div>
    <w:div w:id="2077509786">
      <w:marLeft w:val="0"/>
      <w:marRight w:val="0"/>
      <w:marTop w:val="0"/>
      <w:marBottom w:val="0"/>
      <w:divBdr>
        <w:top w:val="none" w:sz="0" w:space="0" w:color="auto"/>
        <w:left w:val="none" w:sz="0" w:space="0" w:color="auto"/>
        <w:bottom w:val="none" w:sz="0" w:space="0" w:color="auto"/>
        <w:right w:val="none" w:sz="0" w:space="0" w:color="auto"/>
      </w:divBdr>
    </w:div>
    <w:div w:id="2077511068">
      <w:marLeft w:val="0"/>
      <w:marRight w:val="0"/>
      <w:marTop w:val="0"/>
      <w:marBottom w:val="0"/>
      <w:divBdr>
        <w:top w:val="none" w:sz="0" w:space="0" w:color="auto"/>
        <w:left w:val="none" w:sz="0" w:space="0" w:color="auto"/>
        <w:bottom w:val="none" w:sz="0" w:space="0" w:color="auto"/>
        <w:right w:val="none" w:sz="0" w:space="0" w:color="auto"/>
      </w:divBdr>
    </w:div>
    <w:div w:id="2077626425">
      <w:marLeft w:val="0"/>
      <w:marRight w:val="0"/>
      <w:marTop w:val="0"/>
      <w:marBottom w:val="0"/>
      <w:divBdr>
        <w:top w:val="none" w:sz="0" w:space="0" w:color="auto"/>
        <w:left w:val="none" w:sz="0" w:space="0" w:color="auto"/>
        <w:bottom w:val="none" w:sz="0" w:space="0" w:color="auto"/>
        <w:right w:val="none" w:sz="0" w:space="0" w:color="auto"/>
      </w:divBdr>
    </w:div>
    <w:div w:id="2077707227">
      <w:marLeft w:val="0"/>
      <w:marRight w:val="0"/>
      <w:marTop w:val="0"/>
      <w:marBottom w:val="0"/>
      <w:divBdr>
        <w:top w:val="none" w:sz="0" w:space="0" w:color="auto"/>
        <w:left w:val="none" w:sz="0" w:space="0" w:color="auto"/>
        <w:bottom w:val="none" w:sz="0" w:space="0" w:color="auto"/>
        <w:right w:val="none" w:sz="0" w:space="0" w:color="auto"/>
      </w:divBdr>
    </w:div>
    <w:div w:id="2077777956">
      <w:marLeft w:val="0"/>
      <w:marRight w:val="0"/>
      <w:marTop w:val="0"/>
      <w:marBottom w:val="0"/>
      <w:divBdr>
        <w:top w:val="none" w:sz="0" w:space="0" w:color="auto"/>
        <w:left w:val="none" w:sz="0" w:space="0" w:color="auto"/>
        <w:bottom w:val="none" w:sz="0" w:space="0" w:color="auto"/>
        <w:right w:val="none" w:sz="0" w:space="0" w:color="auto"/>
      </w:divBdr>
    </w:div>
    <w:div w:id="2077778420">
      <w:bodyDiv w:val="1"/>
      <w:marLeft w:val="0"/>
      <w:marRight w:val="0"/>
      <w:marTop w:val="0"/>
      <w:marBottom w:val="0"/>
      <w:divBdr>
        <w:top w:val="none" w:sz="0" w:space="0" w:color="auto"/>
        <w:left w:val="none" w:sz="0" w:space="0" w:color="auto"/>
        <w:bottom w:val="none" w:sz="0" w:space="0" w:color="auto"/>
        <w:right w:val="none" w:sz="0" w:space="0" w:color="auto"/>
      </w:divBdr>
    </w:div>
    <w:div w:id="2077780662">
      <w:marLeft w:val="0"/>
      <w:marRight w:val="0"/>
      <w:marTop w:val="0"/>
      <w:marBottom w:val="0"/>
      <w:divBdr>
        <w:top w:val="none" w:sz="0" w:space="0" w:color="auto"/>
        <w:left w:val="none" w:sz="0" w:space="0" w:color="auto"/>
        <w:bottom w:val="none" w:sz="0" w:space="0" w:color="auto"/>
        <w:right w:val="none" w:sz="0" w:space="0" w:color="auto"/>
      </w:divBdr>
    </w:div>
    <w:div w:id="2077896704">
      <w:marLeft w:val="0"/>
      <w:marRight w:val="0"/>
      <w:marTop w:val="0"/>
      <w:marBottom w:val="0"/>
      <w:divBdr>
        <w:top w:val="none" w:sz="0" w:space="0" w:color="auto"/>
        <w:left w:val="none" w:sz="0" w:space="0" w:color="auto"/>
        <w:bottom w:val="none" w:sz="0" w:space="0" w:color="auto"/>
        <w:right w:val="none" w:sz="0" w:space="0" w:color="auto"/>
      </w:divBdr>
    </w:div>
    <w:div w:id="2077967554">
      <w:marLeft w:val="0"/>
      <w:marRight w:val="0"/>
      <w:marTop w:val="0"/>
      <w:marBottom w:val="0"/>
      <w:divBdr>
        <w:top w:val="none" w:sz="0" w:space="0" w:color="auto"/>
        <w:left w:val="none" w:sz="0" w:space="0" w:color="auto"/>
        <w:bottom w:val="none" w:sz="0" w:space="0" w:color="auto"/>
        <w:right w:val="none" w:sz="0" w:space="0" w:color="auto"/>
      </w:divBdr>
    </w:div>
    <w:div w:id="2078017085">
      <w:marLeft w:val="0"/>
      <w:marRight w:val="0"/>
      <w:marTop w:val="0"/>
      <w:marBottom w:val="0"/>
      <w:divBdr>
        <w:top w:val="none" w:sz="0" w:space="0" w:color="auto"/>
        <w:left w:val="none" w:sz="0" w:space="0" w:color="auto"/>
        <w:bottom w:val="none" w:sz="0" w:space="0" w:color="auto"/>
        <w:right w:val="none" w:sz="0" w:space="0" w:color="auto"/>
      </w:divBdr>
    </w:div>
    <w:div w:id="2078087778">
      <w:marLeft w:val="0"/>
      <w:marRight w:val="0"/>
      <w:marTop w:val="0"/>
      <w:marBottom w:val="0"/>
      <w:divBdr>
        <w:top w:val="none" w:sz="0" w:space="0" w:color="auto"/>
        <w:left w:val="none" w:sz="0" w:space="0" w:color="auto"/>
        <w:bottom w:val="none" w:sz="0" w:space="0" w:color="auto"/>
        <w:right w:val="none" w:sz="0" w:space="0" w:color="auto"/>
      </w:divBdr>
    </w:div>
    <w:div w:id="2078160489">
      <w:marLeft w:val="0"/>
      <w:marRight w:val="0"/>
      <w:marTop w:val="0"/>
      <w:marBottom w:val="0"/>
      <w:divBdr>
        <w:top w:val="none" w:sz="0" w:space="0" w:color="auto"/>
        <w:left w:val="none" w:sz="0" w:space="0" w:color="auto"/>
        <w:bottom w:val="none" w:sz="0" w:space="0" w:color="auto"/>
        <w:right w:val="none" w:sz="0" w:space="0" w:color="auto"/>
      </w:divBdr>
    </w:div>
    <w:div w:id="2078167566">
      <w:marLeft w:val="0"/>
      <w:marRight w:val="0"/>
      <w:marTop w:val="0"/>
      <w:marBottom w:val="0"/>
      <w:divBdr>
        <w:top w:val="none" w:sz="0" w:space="0" w:color="auto"/>
        <w:left w:val="none" w:sz="0" w:space="0" w:color="auto"/>
        <w:bottom w:val="none" w:sz="0" w:space="0" w:color="auto"/>
        <w:right w:val="none" w:sz="0" w:space="0" w:color="auto"/>
      </w:divBdr>
    </w:div>
    <w:div w:id="2078168358">
      <w:marLeft w:val="0"/>
      <w:marRight w:val="0"/>
      <w:marTop w:val="0"/>
      <w:marBottom w:val="0"/>
      <w:divBdr>
        <w:top w:val="none" w:sz="0" w:space="0" w:color="auto"/>
        <w:left w:val="none" w:sz="0" w:space="0" w:color="auto"/>
        <w:bottom w:val="none" w:sz="0" w:space="0" w:color="auto"/>
        <w:right w:val="none" w:sz="0" w:space="0" w:color="auto"/>
      </w:divBdr>
    </w:div>
    <w:div w:id="2078237737">
      <w:marLeft w:val="0"/>
      <w:marRight w:val="0"/>
      <w:marTop w:val="0"/>
      <w:marBottom w:val="0"/>
      <w:divBdr>
        <w:top w:val="none" w:sz="0" w:space="0" w:color="auto"/>
        <w:left w:val="none" w:sz="0" w:space="0" w:color="auto"/>
        <w:bottom w:val="none" w:sz="0" w:space="0" w:color="auto"/>
        <w:right w:val="none" w:sz="0" w:space="0" w:color="auto"/>
      </w:divBdr>
    </w:div>
    <w:div w:id="2078357436">
      <w:marLeft w:val="0"/>
      <w:marRight w:val="0"/>
      <w:marTop w:val="0"/>
      <w:marBottom w:val="0"/>
      <w:divBdr>
        <w:top w:val="none" w:sz="0" w:space="0" w:color="auto"/>
        <w:left w:val="none" w:sz="0" w:space="0" w:color="auto"/>
        <w:bottom w:val="none" w:sz="0" w:space="0" w:color="auto"/>
        <w:right w:val="none" w:sz="0" w:space="0" w:color="auto"/>
      </w:divBdr>
    </w:div>
    <w:div w:id="2078430972">
      <w:bodyDiv w:val="1"/>
      <w:marLeft w:val="0"/>
      <w:marRight w:val="0"/>
      <w:marTop w:val="0"/>
      <w:marBottom w:val="0"/>
      <w:divBdr>
        <w:top w:val="none" w:sz="0" w:space="0" w:color="auto"/>
        <w:left w:val="none" w:sz="0" w:space="0" w:color="auto"/>
        <w:bottom w:val="none" w:sz="0" w:space="0" w:color="auto"/>
        <w:right w:val="none" w:sz="0" w:space="0" w:color="auto"/>
      </w:divBdr>
    </w:div>
    <w:div w:id="2078550666">
      <w:marLeft w:val="0"/>
      <w:marRight w:val="0"/>
      <w:marTop w:val="0"/>
      <w:marBottom w:val="0"/>
      <w:divBdr>
        <w:top w:val="none" w:sz="0" w:space="0" w:color="auto"/>
        <w:left w:val="none" w:sz="0" w:space="0" w:color="auto"/>
        <w:bottom w:val="none" w:sz="0" w:space="0" w:color="auto"/>
        <w:right w:val="none" w:sz="0" w:space="0" w:color="auto"/>
      </w:divBdr>
    </w:div>
    <w:div w:id="2078698830">
      <w:marLeft w:val="0"/>
      <w:marRight w:val="0"/>
      <w:marTop w:val="0"/>
      <w:marBottom w:val="0"/>
      <w:divBdr>
        <w:top w:val="none" w:sz="0" w:space="0" w:color="auto"/>
        <w:left w:val="none" w:sz="0" w:space="0" w:color="auto"/>
        <w:bottom w:val="none" w:sz="0" w:space="0" w:color="auto"/>
        <w:right w:val="none" w:sz="0" w:space="0" w:color="auto"/>
      </w:divBdr>
    </w:div>
    <w:div w:id="2078699080">
      <w:marLeft w:val="0"/>
      <w:marRight w:val="0"/>
      <w:marTop w:val="0"/>
      <w:marBottom w:val="0"/>
      <w:divBdr>
        <w:top w:val="none" w:sz="0" w:space="0" w:color="auto"/>
        <w:left w:val="none" w:sz="0" w:space="0" w:color="auto"/>
        <w:bottom w:val="none" w:sz="0" w:space="0" w:color="auto"/>
        <w:right w:val="none" w:sz="0" w:space="0" w:color="auto"/>
      </w:divBdr>
    </w:div>
    <w:div w:id="2078700972">
      <w:marLeft w:val="0"/>
      <w:marRight w:val="0"/>
      <w:marTop w:val="0"/>
      <w:marBottom w:val="0"/>
      <w:divBdr>
        <w:top w:val="none" w:sz="0" w:space="0" w:color="auto"/>
        <w:left w:val="none" w:sz="0" w:space="0" w:color="auto"/>
        <w:bottom w:val="none" w:sz="0" w:space="0" w:color="auto"/>
        <w:right w:val="none" w:sz="0" w:space="0" w:color="auto"/>
      </w:divBdr>
    </w:div>
    <w:div w:id="2078743900">
      <w:marLeft w:val="0"/>
      <w:marRight w:val="0"/>
      <w:marTop w:val="0"/>
      <w:marBottom w:val="0"/>
      <w:divBdr>
        <w:top w:val="none" w:sz="0" w:space="0" w:color="auto"/>
        <w:left w:val="none" w:sz="0" w:space="0" w:color="auto"/>
        <w:bottom w:val="none" w:sz="0" w:space="0" w:color="auto"/>
        <w:right w:val="none" w:sz="0" w:space="0" w:color="auto"/>
      </w:divBdr>
    </w:div>
    <w:div w:id="2078744511">
      <w:marLeft w:val="0"/>
      <w:marRight w:val="0"/>
      <w:marTop w:val="0"/>
      <w:marBottom w:val="0"/>
      <w:divBdr>
        <w:top w:val="none" w:sz="0" w:space="0" w:color="auto"/>
        <w:left w:val="none" w:sz="0" w:space="0" w:color="auto"/>
        <w:bottom w:val="none" w:sz="0" w:space="0" w:color="auto"/>
        <w:right w:val="none" w:sz="0" w:space="0" w:color="auto"/>
      </w:divBdr>
    </w:div>
    <w:div w:id="2078746067">
      <w:marLeft w:val="0"/>
      <w:marRight w:val="0"/>
      <w:marTop w:val="0"/>
      <w:marBottom w:val="0"/>
      <w:divBdr>
        <w:top w:val="none" w:sz="0" w:space="0" w:color="auto"/>
        <w:left w:val="none" w:sz="0" w:space="0" w:color="auto"/>
        <w:bottom w:val="none" w:sz="0" w:space="0" w:color="auto"/>
        <w:right w:val="none" w:sz="0" w:space="0" w:color="auto"/>
      </w:divBdr>
    </w:div>
    <w:div w:id="2078748656">
      <w:marLeft w:val="0"/>
      <w:marRight w:val="0"/>
      <w:marTop w:val="0"/>
      <w:marBottom w:val="0"/>
      <w:divBdr>
        <w:top w:val="none" w:sz="0" w:space="0" w:color="auto"/>
        <w:left w:val="none" w:sz="0" w:space="0" w:color="auto"/>
        <w:bottom w:val="none" w:sz="0" w:space="0" w:color="auto"/>
        <w:right w:val="none" w:sz="0" w:space="0" w:color="auto"/>
      </w:divBdr>
    </w:div>
    <w:div w:id="2078749466">
      <w:marLeft w:val="0"/>
      <w:marRight w:val="0"/>
      <w:marTop w:val="0"/>
      <w:marBottom w:val="0"/>
      <w:divBdr>
        <w:top w:val="none" w:sz="0" w:space="0" w:color="auto"/>
        <w:left w:val="none" w:sz="0" w:space="0" w:color="auto"/>
        <w:bottom w:val="none" w:sz="0" w:space="0" w:color="auto"/>
        <w:right w:val="none" w:sz="0" w:space="0" w:color="auto"/>
      </w:divBdr>
    </w:div>
    <w:div w:id="2079015786">
      <w:marLeft w:val="0"/>
      <w:marRight w:val="0"/>
      <w:marTop w:val="0"/>
      <w:marBottom w:val="0"/>
      <w:divBdr>
        <w:top w:val="none" w:sz="0" w:space="0" w:color="auto"/>
        <w:left w:val="none" w:sz="0" w:space="0" w:color="auto"/>
        <w:bottom w:val="none" w:sz="0" w:space="0" w:color="auto"/>
        <w:right w:val="none" w:sz="0" w:space="0" w:color="auto"/>
      </w:divBdr>
    </w:div>
    <w:div w:id="2079083985">
      <w:marLeft w:val="0"/>
      <w:marRight w:val="0"/>
      <w:marTop w:val="0"/>
      <w:marBottom w:val="0"/>
      <w:divBdr>
        <w:top w:val="none" w:sz="0" w:space="0" w:color="auto"/>
        <w:left w:val="none" w:sz="0" w:space="0" w:color="auto"/>
        <w:bottom w:val="none" w:sz="0" w:space="0" w:color="auto"/>
        <w:right w:val="none" w:sz="0" w:space="0" w:color="auto"/>
      </w:divBdr>
    </w:div>
    <w:div w:id="2079087260">
      <w:marLeft w:val="0"/>
      <w:marRight w:val="0"/>
      <w:marTop w:val="0"/>
      <w:marBottom w:val="0"/>
      <w:divBdr>
        <w:top w:val="none" w:sz="0" w:space="0" w:color="auto"/>
        <w:left w:val="none" w:sz="0" w:space="0" w:color="auto"/>
        <w:bottom w:val="none" w:sz="0" w:space="0" w:color="auto"/>
        <w:right w:val="none" w:sz="0" w:space="0" w:color="auto"/>
      </w:divBdr>
    </w:div>
    <w:div w:id="2079131113">
      <w:marLeft w:val="0"/>
      <w:marRight w:val="0"/>
      <w:marTop w:val="0"/>
      <w:marBottom w:val="0"/>
      <w:divBdr>
        <w:top w:val="none" w:sz="0" w:space="0" w:color="auto"/>
        <w:left w:val="none" w:sz="0" w:space="0" w:color="auto"/>
        <w:bottom w:val="none" w:sz="0" w:space="0" w:color="auto"/>
        <w:right w:val="none" w:sz="0" w:space="0" w:color="auto"/>
      </w:divBdr>
    </w:div>
    <w:div w:id="2079132270">
      <w:marLeft w:val="0"/>
      <w:marRight w:val="0"/>
      <w:marTop w:val="0"/>
      <w:marBottom w:val="0"/>
      <w:divBdr>
        <w:top w:val="none" w:sz="0" w:space="0" w:color="auto"/>
        <w:left w:val="none" w:sz="0" w:space="0" w:color="auto"/>
        <w:bottom w:val="none" w:sz="0" w:space="0" w:color="auto"/>
        <w:right w:val="none" w:sz="0" w:space="0" w:color="auto"/>
      </w:divBdr>
    </w:div>
    <w:div w:id="2079201955">
      <w:marLeft w:val="0"/>
      <w:marRight w:val="0"/>
      <w:marTop w:val="0"/>
      <w:marBottom w:val="0"/>
      <w:divBdr>
        <w:top w:val="none" w:sz="0" w:space="0" w:color="auto"/>
        <w:left w:val="none" w:sz="0" w:space="0" w:color="auto"/>
        <w:bottom w:val="none" w:sz="0" w:space="0" w:color="auto"/>
        <w:right w:val="none" w:sz="0" w:space="0" w:color="auto"/>
      </w:divBdr>
    </w:div>
    <w:div w:id="2079203610">
      <w:marLeft w:val="0"/>
      <w:marRight w:val="0"/>
      <w:marTop w:val="0"/>
      <w:marBottom w:val="0"/>
      <w:divBdr>
        <w:top w:val="none" w:sz="0" w:space="0" w:color="auto"/>
        <w:left w:val="none" w:sz="0" w:space="0" w:color="auto"/>
        <w:bottom w:val="none" w:sz="0" w:space="0" w:color="auto"/>
        <w:right w:val="none" w:sz="0" w:space="0" w:color="auto"/>
      </w:divBdr>
    </w:div>
    <w:div w:id="2079209814">
      <w:marLeft w:val="0"/>
      <w:marRight w:val="0"/>
      <w:marTop w:val="0"/>
      <w:marBottom w:val="0"/>
      <w:divBdr>
        <w:top w:val="none" w:sz="0" w:space="0" w:color="auto"/>
        <w:left w:val="none" w:sz="0" w:space="0" w:color="auto"/>
        <w:bottom w:val="none" w:sz="0" w:space="0" w:color="auto"/>
        <w:right w:val="none" w:sz="0" w:space="0" w:color="auto"/>
      </w:divBdr>
    </w:div>
    <w:div w:id="2079277802">
      <w:marLeft w:val="0"/>
      <w:marRight w:val="0"/>
      <w:marTop w:val="0"/>
      <w:marBottom w:val="0"/>
      <w:divBdr>
        <w:top w:val="none" w:sz="0" w:space="0" w:color="auto"/>
        <w:left w:val="none" w:sz="0" w:space="0" w:color="auto"/>
        <w:bottom w:val="none" w:sz="0" w:space="0" w:color="auto"/>
        <w:right w:val="none" w:sz="0" w:space="0" w:color="auto"/>
      </w:divBdr>
    </w:div>
    <w:div w:id="2079278389">
      <w:marLeft w:val="0"/>
      <w:marRight w:val="0"/>
      <w:marTop w:val="0"/>
      <w:marBottom w:val="0"/>
      <w:divBdr>
        <w:top w:val="none" w:sz="0" w:space="0" w:color="auto"/>
        <w:left w:val="none" w:sz="0" w:space="0" w:color="auto"/>
        <w:bottom w:val="none" w:sz="0" w:space="0" w:color="auto"/>
        <w:right w:val="none" w:sz="0" w:space="0" w:color="auto"/>
      </w:divBdr>
    </w:div>
    <w:div w:id="2079285932">
      <w:marLeft w:val="0"/>
      <w:marRight w:val="0"/>
      <w:marTop w:val="0"/>
      <w:marBottom w:val="0"/>
      <w:divBdr>
        <w:top w:val="none" w:sz="0" w:space="0" w:color="auto"/>
        <w:left w:val="none" w:sz="0" w:space="0" w:color="auto"/>
        <w:bottom w:val="none" w:sz="0" w:space="0" w:color="auto"/>
        <w:right w:val="none" w:sz="0" w:space="0" w:color="auto"/>
      </w:divBdr>
    </w:div>
    <w:div w:id="2079401364">
      <w:marLeft w:val="0"/>
      <w:marRight w:val="0"/>
      <w:marTop w:val="0"/>
      <w:marBottom w:val="0"/>
      <w:divBdr>
        <w:top w:val="none" w:sz="0" w:space="0" w:color="auto"/>
        <w:left w:val="none" w:sz="0" w:space="0" w:color="auto"/>
        <w:bottom w:val="none" w:sz="0" w:space="0" w:color="auto"/>
        <w:right w:val="none" w:sz="0" w:space="0" w:color="auto"/>
      </w:divBdr>
    </w:div>
    <w:div w:id="2079403562">
      <w:marLeft w:val="0"/>
      <w:marRight w:val="0"/>
      <w:marTop w:val="0"/>
      <w:marBottom w:val="0"/>
      <w:divBdr>
        <w:top w:val="none" w:sz="0" w:space="0" w:color="auto"/>
        <w:left w:val="none" w:sz="0" w:space="0" w:color="auto"/>
        <w:bottom w:val="none" w:sz="0" w:space="0" w:color="auto"/>
        <w:right w:val="none" w:sz="0" w:space="0" w:color="auto"/>
      </w:divBdr>
    </w:div>
    <w:div w:id="2079545814">
      <w:marLeft w:val="0"/>
      <w:marRight w:val="0"/>
      <w:marTop w:val="0"/>
      <w:marBottom w:val="0"/>
      <w:divBdr>
        <w:top w:val="none" w:sz="0" w:space="0" w:color="auto"/>
        <w:left w:val="none" w:sz="0" w:space="0" w:color="auto"/>
        <w:bottom w:val="none" w:sz="0" w:space="0" w:color="auto"/>
        <w:right w:val="none" w:sz="0" w:space="0" w:color="auto"/>
      </w:divBdr>
    </w:div>
    <w:div w:id="2079866536">
      <w:marLeft w:val="0"/>
      <w:marRight w:val="0"/>
      <w:marTop w:val="0"/>
      <w:marBottom w:val="0"/>
      <w:divBdr>
        <w:top w:val="none" w:sz="0" w:space="0" w:color="auto"/>
        <w:left w:val="none" w:sz="0" w:space="0" w:color="auto"/>
        <w:bottom w:val="none" w:sz="0" w:space="0" w:color="auto"/>
        <w:right w:val="none" w:sz="0" w:space="0" w:color="auto"/>
      </w:divBdr>
    </w:div>
    <w:div w:id="2080050503">
      <w:marLeft w:val="0"/>
      <w:marRight w:val="0"/>
      <w:marTop w:val="0"/>
      <w:marBottom w:val="0"/>
      <w:divBdr>
        <w:top w:val="none" w:sz="0" w:space="0" w:color="auto"/>
        <w:left w:val="none" w:sz="0" w:space="0" w:color="auto"/>
        <w:bottom w:val="none" w:sz="0" w:space="0" w:color="auto"/>
        <w:right w:val="none" w:sz="0" w:space="0" w:color="auto"/>
      </w:divBdr>
    </w:div>
    <w:div w:id="2080056636">
      <w:marLeft w:val="0"/>
      <w:marRight w:val="0"/>
      <w:marTop w:val="0"/>
      <w:marBottom w:val="0"/>
      <w:divBdr>
        <w:top w:val="none" w:sz="0" w:space="0" w:color="auto"/>
        <w:left w:val="none" w:sz="0" w:space="0" w:color="auto"/>
        <w:bottom w:val="none" w:sz="0" w:space="0" w:color="auto"/>
        <w:right w:val="none" w:sz="0" w:space="0" w:color="auto"/>
      </w:divBdr>
    </w:div>
    <w:div w:id="2080205782">
      <w:bodyDiv w:val="1"/>
      <w:marLeft w:val="0"/>
      <w:marRight w:val="0"/>
      <w:marTop w:val="0"/>
      <w:marBottom w:val="0"/>
      <w:divBdr>
        <w:top w:val="none" w:sz="0" w:space="0" w:color="auto"/>
        <w:left w:val="none" w:sz="0" w:space="0" w:color="auto"/>
        <w:bottom w:val="none" w:sz="0" w:space="0" w:color="auto"/>
        <w:right w:val="none" w:sz="0" w:space="0" w:color="auto"/>
      </w:divBdr>
    </w:div>
    <w:div w:id="2080207294">
      <w:marLeft w:val="0"/>
      <w:marRight w:val="0"/>
      <w:marTop w:val="0"/>
      <w:marBottom w:val="0"/>
      <w:divBdr>
        <w:top w:val="none" w:sz="0" w:space="0" w:color="auto"/>
        <w:left w:val="none" w:sz="0" w:space="0" w:color="auto"/>
        <w:bottom w:val="none" w:sz="0" w:space="0" w:color="auto"/>
        <w:right w:val="none" w:sz="0" w:space="0" w:color="auto"/>
      </w:divBdr>
    </w:div>
    <w:div w:id="2080245226">
      <w:bodyDiv w:val="1"/>
      <w:marLeft w:val="0"/>
      <w:marRight w:val="0"/>
      <w:marTop w:val="0"/>
      <w:marBottom w:val="0"/>
      <w:divBdr>
        <w:top w:val="none" w:sz="0" w:space="0" w:color="auto"/>
        <w:left w:val="none" w:sz="0" w:space="0" w:color="auto"/>
        <w:bottom w:val="none" w:sz="0" w:space="0" w:color="auto"/>
        <w:right w:val="none" w:sz="0" w:space="0" w:color="auto"/>
      </w:divBdr>
    </w:div>
    <w:div w:id="2080252627">
      <w:marLeft w:val="0"/>
      <w:marRight w:val="0"/>
      <w:marTop w:val="0"/>
      <w:marBottom w:val="0"/>
      <w:divBdr>
        <w:top w:val="none" w:sz="0" w:space="0" w:color="auto"/>
        <w:left w:val="none" w:sz="0" w:space="0" w:color="auto"/>
        <w:bottom w:val="none" w:sz="0" w:space="0" w:color="auto"/>
        <w:right w:val="none" w:sz="0" w:space="0" w:color="auto"/>
      </w:divBdr>
    </w:div>
    <w:div w:id="2080324881">
      <w:marLeft w:val="0"/>
      <w:marRight w:val="0"/>
      <w:marTop w:val="0"/>
      <w:marBottom w:val="0"/>
      <w:divBdr>
        <w:top w:val="none" w:sz="0" w:space="0" w:color="auto"/>
        <w:left w:val="none" w:sz="0" w:space="0" w:color="auto"/>
        <w:bottom w:val="none" w:sz="0" w:space="0" w:color="auto"/>
        <w:right w:val="none" w:sz="0" w:space="0" w:color="auto"/>
      </w:divBdr>
    </w:div>
    <w:div w:id="2080327048">
      <w:marLeft w:val="0"/>
      <w:marRight w:val="0"/>
      <w:marTop w:val="0"/>
      <w:marBottom w:val="0"/>
      <w:divBdr>
        <w:top w:val="none" w:sz="0" w:space="0" w:color="auto"/>
        <w:left w:val="none" w:sz="0" w:space="0" w:color="auto"/>
        <w:bottom w:val="none" w:sz="0" w:space="0" w:color="auto"/>
        <w:right w:val="none" w:sz="0" w:space="0" w:color="auto"/>
      </w:divBdr>
    </w:div>
    <w:div w:id="2080398561">
      <w:marLeft w:val="0"/>
      <w:marRight w:val="0"/>
      <w:marTop w:val="0"/>
      <w:marBottom w:val="0"/>
      <w:divBdr>
        <w:top w:val="none" w:sz="0" w:space="0" w:color="auto"/>
        <w:left w:val="none" w:sz="0" w:space="0" w:color="auto"/>
        <w:bottom w:val="none" w:sz="0" w:space="0" w:color="auto"/>
        <w:right w:val="none" w:sz="0" w:space="0" w:color="auto"/>
      </w:divBdr>
    </w:div>
    <w:div w:id="2080401560">
      <w:marLeft w:val="0"/>
      <w:marRight w:val="0"/>
      <w:marTop w:val="0"/>
      <w:marBottom w:val="0"/>
      <w:divBdr>
        <w:top w:val="none" w:sz="0" w:space="0" w:color="auto"/>
        <w:left w:val="none" w:sz="0" w:space="0" w:color="auto"/>
        <w:bottom w:val="none" w:sz="0" w:space="0" w:color="auto"/>
        <w:right w:val="none" w:sz="0" w:space="0" w:color="auto"/>
      </w:divBdr>
    </w:div>
    <w:div w:id="2080402905">
      <w:marLeft w:val="0"/>
      <w:marRight w:val="0"/>
      <w:marTop w:val="0"/>
      <w:marBottom w:val="0"/>
      <w:divBdr>
        <w:top w:val="none" w:sz="0" w:space="0" w:color="auto"/>
        <w:left w:val="none" w:sz="0" w:space="0" w:color="auto"/>
        <w:bottom w:val="none" w:sz="0" w:space="0" w:color="auto"/>
        <w:right w:val="none" w:sz="0" w:space="0" w:color="auto"/>
      </w:divBdr>
    </w:div>
    <w:div w:id="2080445870">
      <w:marLeft w:val="0"/>
      <w:marRight w:val="0"/>
      <w:marTop w:val="0"/>
      <w:marBottom w:val="0"/>
      <w:divBdr>
        <w:top w:val="none" w:sz="0" w:space="0" w:color="auto"/>
        <w:left w:val="none" w:sz="0" w:space="0" w:color="auto"/>
        <w:bottom w:val="none" w:sz="0" w:space="0" w:color="auto"/>
        <w:right w:val="none" w:sz="0" w:space="0" w:color="auto"/>
      </w:divBdr>
    </w:div>
    <w:div w:id="2080517250">
      <w:marLeft w:val="0"/>
      <w:marRight w:val="0"/>
      <w:marTop w:val="0"/>
      <w:marBottom w:val="0"/>
      <w:divBdr>
        <w:top w:val="none" w:sz="0" w:space="0" w:color="auto"/>
        <w:left w:val="none" w:sz="0" w:space="0" w:color="auto"/>
        <w:bottom w:val="none" w:sz="0" w:space="0" w:color="auto"/>
        <w:right w:val="none" w:sz="0" w:space="0" w:color="auto"/>
      </w:divBdr>
    </w:div>
    <w:div w:id="2080518921">
      <w:marLeft w:val="0"/>
      <w:marRight w:val="0"/>
      <w:marTop w:val="0"/>
      <w:marBottom w:val="0"/>
      <w:divBdr>
        <w:top w:val="none" w:sz="0" w:space="0" w:color="auto"/>
        <w:left w:val="none" w:sz="0" w:space="0" w:color="auto"/>
        <w:bottom w:val="none" w:sz="0" w:space="0" w:color="auto"/>
        <w:right w:val="none" w:sz="0" w:space="0" w:color="auto"/>
      </w:divBdr>
    </w:div>
    <w:div w:id="2080520145">
      <w:marLeft w:val="0"/>
      <w:marRight w:val="0"/>
      <w:marTop w:val="0"/>
      <w:marBottom w:val="0"/>
      <w:divBdr>
        <w:top w:val="none" w:sz="0" w:space="0" w:color="auto"/>
        <w:left w:val="none" w:sz="0" w:space="0" w:color="auto"/>
        <w:bottom w:val="none" w:sz="0" w:space="0" w:color="auto"/>
        <w:right w:val="none" w:sz="0" w:space="0" w:color="auto"/>
      </w:divBdr>
    </w:div>
    <w:div w:id="2080588995">
      <w:marLeft w:val="0"/>
      <w:marRight w:val="0"/>
      <w:marTop w:val="0"/>
      <w:marBottom w:val="0"/>
      <w:divBdr>
        <w:top w:val="none" w:sz="0" w:space="0" w:color="auto"/>
        <w:left w:val="none" w:sz="0" w:space="0" w:color="auto"/>
        <w:bottom w:val="none" w:sz="0" w:space="0" w:color="auto"/>
        <w:right w:val="none" w:sz="0" w:space="0" w:color="auto"/>
      </w:divBdr>
    </w:div>
    <w:div w:id="2080666011">
      <w:marLeft w:val="0"/>
      <w:marRight w:val="0"/>
      <w:marTop w:val="0"/>
      <w:marBottom w:val="0"/>
      <w:divBdr>
        <w:top w:val="none" w:sz="0" w:space="0" w:color="auto"/>
        <w:left w:val="none" w:sz="0" w:space="0" w:color="auto"/>
        <w:bottom w:val="none" w:sz="0" w:space="0" w:color="auto"/>
        <w:right w:val="none" w:sz="0" w:space="0" w:color="auto"/>
      </w:divBdr>
    </w:div>
    <w:div w:id="2080667684">
      <w:marLeft w:val="0"/>
      <w:marRight w:val="0"/>
      <w:marTop w:val="0"/>
      <w:marBottom w:val="0"/>
      <w:divBdr>
        <w:top w:val="none" w:sz="0" w:space="0" w:color="auto"/>
        <w:left w:val="none" w:sz="0" w:space="0" w:color="auto"/>
        <w:bottom w:val="none" w:sz="0" w:space="0" w:color="auto"/>
        <w:right w:val="none" w:sz="0" w:space="0" w:color="auto"/>
      </w:divBdr>
    </w:div>
    <w:div w:id="2080711823">
      <w:marLeft w:val="0"/>
      <w:marRight w:val="0"/>
      <w:marTop w:val="0"/>
      <w:marBottom w:val="0"/>
      <w:divBdr>
        <w:top w:val="none" w:sz="0" w:space="0" w:color="auto"/>
        <w:left w:val="none" w:sz="0" w:space="0" w:color="auto"/>
        <w:bottom w:val="none" w:sz="0" w:space="0" w:color="auto"/>
        <w:right w:val="none" w:sz="0" w:space="0" w:color="auto"/>
      </w:divBdr>
    </w:div>
    <w:div w:id="2080714162">
      <w:marLeft w:val="0"/>
      <w:marRight w:val="0"/>
      <w:marTop w:val="0"/>
      <w:marBottom w:val="0"/>
      <w:divBdr>
        <w:top w:val="none" w:sz="0" w:space="0" w:color="auto"/>
        <w:left w:val="none" w:sz="0" w:space="0" w:color="auto"/>
        <w:bottom w:val="none" w:sz="0" w:space="0" w:color="auto"/>
        <w:right w:val="none" w:sz="0" w:space="0" w:color="auto"/>
      </w:divBdr>
    </w:div>
    <w:div w:id="2080784060">
      <w:marLeft w:val="0"/>
      <w:marRight w:val="0"/>
      <w:marTop w:val="0"/>
      <w:marBottom w:val="0"/>
      <w:divBdr>
        <w:top w:val="none" w:sz="0" w:space="0" w:color="auto"/>
        <w:left w:val="none" w:sz="0" w:space="0" w:color="auto"/>
        <w:bottom w:val="none" w:sz="0" w:space="0" w:color="auto"/>
        <w:right w:val="none" w:sz="0" w:space="0" w:color="auto"/>
      </w:divBdr>
    </w:div>
    <w:div w:id="2080863377">
      <w:marLeft w:val="0"/>
      <w:marRight w:val="0"/>
      <w:marTop w:val="0"/>
      <w:marBottom w:val="0"/>
      <w:divBdr>
        <w:top w:val="none" w:sz="0" w:space="0" w:color="auto"/>
        <w:left w:val="none" w:sz="0" w:space="0" w:color="auto"/>
        <w:bottom w:val="none" w:sz="0" w:space="0" w:color="auto"/>
        <w:right w:val="none" w:sz="0" w:space="0" w:color="auto"/>
      </w:divBdr>
    </w:div>
    <w:div w:id="2080901476">
      <w:marLeft w:val="0"/>
      <w:marRight w:val="0"/>
      <w:marTop w:val="0"/>
      <w:marBottom w:val="0"/>
      <w:divBdr>
        <w:top w:val="none" w:sz="0" w:space="0" w:color="auto"/>
        <w:left w:val="none" w:sz="0" w:space="0" w:color="auto"/>
        <w:bottom w:val="none" w:sz="0" w:space="0" w:color="auto"/>
        <w:right w:val="none" w:sz="0" w:space="0" w:color="auto"/>
      </w:divBdr>
    </w:div>
    <w:div w:id="2080906583">
      <w:marLeft w:val="0"/>
      <w:marRight w:val="0"/>
      <w:marTop w:val="0"/>
      <w:marBottom w:val="0"/>
      <w:divBdr>
        <w:top w:val="none" w:sz="0" w:space="0" w:color="auto"/>
        <w:left w:val="none" w:sz="0" w:space="0" w:color="auto"/>
        <w:bottom w:val="none" w:sz="0" w:space="0" w:color="auto"/>
        <w:right w:val="none" w:sz="0" w:space="0" w:color="auto"/>
      </w:divBdr>
    </w:div>
    <w:div w:id="2080974230">
      <w:marLeft w:val="0"/>
      <w:marRight w:val="0"/>
      <w:marTop w:val="0"/>
      <w:marBottom w:val="0"/>
      <w:divBdr>
        <w:top w:val="none" w:sz="0" w:space="0" w:color="auto"/>
        <w:left w:val="none" w:sz="0" w:space="0" w:color="auto"/>
        <w:bottom w:val="none" w:sz="0" w:space="0" w:color="auto"/>
        <w:right w:val="none" w:sz="0" w:space="0" w:color="auto"/>
      </w:divBdr>
    </w:div>
    <w:div w:id="2080975383">
      <w:marLeft w:val="0"/>
      <w:marRight w:val="0"/>
      <w:marTop w:val="0"/>
      <w:marBottom w:val="0"/>
      <w:divBdr>
        <w:top w:val="none" w:sz="0" w:space="0" w:color="auto"/>
        <w:left w:val="none" w:sz="0" w:space="0" w:color="auto"/>
        <w:bottom w:val="none" w:sz="0" w:space="0" w:color="auto"/>
        <w:right w:val="none" w:sz="0" w:space="0" w:color="auto"/>
      </w:divBdr>
    </w:div>
    <w:div w:id="2080981101">
      <w:marLeft w:val="0"/>
      <w:marRight w:val="0"/>
      <w:marTop w:val="0"/>
      <w:marBottom w:val="0"/>
      <w:divBdr>
        <w:top w:val="none" w:sz="0" w:space="0" w:color="auto"/>
        <w:left w:val="none" w:sz="0" w:space="0" w:color="auto"/>
        <w:bottom w:val="none" w:sz="0" w:space="0" w:color="auto"/>
        <w:right w:val="none" w:sz="0" w:space="0" w:color="auto"/>
      </w:divBdr>
    </w:div>
    <w:div w:id="2081049973">
      <w:marLeft w:val="0"/>
      <w:marRight w:val="0"/>
      <w:marTop w:val="0"/>
      <w:marBottom w:val="0"/>
      <w:divBdr>
        <w:top w:val="none" w:sz="0" w:space="0" w:color="auto"/>
        <w:left w:val="none" w:sz="0" w:space="0" w:color="auto"/>
        <w:bottom w:val="none" w:sz="0" w:space="0" w:color="auto"/>
        <w:right w:val="none" w:sz="0" w:space="0" w:color="auto"/>
      </w:divBdr>
    </w:div>
    <w:div w:id="2081051859">
      <w:marLeft w:val="0"/>
      <w:marRight w:val="0"/>
      <w:marTop w:val="0"/>
      <w:marBottom w:val="0"/>
      <w:divBdr>
        <w:top w:val="none" w:sz="0" w:space="0" w:color="auto"/>
        <w:left w:val="none" w:sz="0" w:space="0" w:color="auto"/>
        <w:bottom w:val="none" w:sz="0" w:space="0" w:color="auto"/>
        <w:right w:val="none" w:sz="0" w:space="0" w:color="auto"/>
      </w:divBdr>
    </w:div>
    <w:div w:id="2081052687">
      <w:marLeft w:val="0"/>
      <w:marRight w:val="0"/>
      <w:marTop w:val="0"/>
      <w:marBottom w:val="0"/>
      <w:divBdr>
        <w:top w:val="none" w:sz="0" w:space="0" w:color="auto"/>
        <w:left w:val="none" w:sz="0" w:space="0" w:color="auto"/>
        <w:bottom w:val="none" w:sz="0" w:space="0" w:color="auto"/>
        <w:right w:val="none" w:sz="0" w:space="0" w:color="auto"/>
      </w:divBdr>
    </w:div>
    <w:div w:id="2081056528">
      <w:marLeft w:val="0"/>
      <w:marRight w:val="0"/>
      <w:marTop w:val="0"/>
      <w:marBottom w:val="0"/>
      <w:divBdr>
        <w:top w:val="none" w:sz="0" w:space="0" w:color="auto"/>
        <w:left w:val="none" w:sz="0" w:space="0" w:color="auto"/>
        <w:bottom w:val="none" w:sz="0" w:space="0" w:color="auto"/>
        <w:right w:val="none" w:sz="0" w:space="0" w:color="auto"/>
      </w:divBdr>
    </w:div>
    <w:div w:id="2081058268">
      <w:marLeft w:val="0"/>
      <w:marRight w:val="0"/>
      <w:marTop w:val="0"/>
      <w:marBottom w:val="0"/>
      <w:divBdr>
        <w:top w:val="none" w:sz="0" w:space="0" w:color="auto"/>
        <w:left w:val="none" w:sz="0" w:space="0" w:color="auto"/>
        <w:bottom w:val="none" w:sz="0" w:space="0" w:color="auto"/>
        <w:right w:val="none" w:sz="0" w:space="0" w:color="auto"/>
      </w:divBdr>
    </w:div>
    <w:div w:id="2081127287">
      <w:marLeft w:val="0"/>
      <w:marRight w:val="0"/>
      <w:marTop w:val="0"/>
      <w:marBottom w:val="0"/>
      <w:divBdr>
        <w:top w:val="none" w:sz="0" w:space="0" w:color="auto"/>
        <w:left w:val="none" w:sz="0" w:space="0" w:color="auto"/>
        <w:bottom w:val="none" w:sz="0" w:space="0" w:color="auto"/>
        <w:right w:val="none" w:sz="0" w:space="0" w:color="auto"/>
      </w:divBdr>
    </w:div>
    <w:div w:id="2081168216">
      <w:marLeft w:val="0"/>
      <w:marRight w:val="0"/>
      <w:marTop w:val="0"/>
      <w:marBottom w:val="0"/>
      <w:divBdr>
        <w:top w:val="none" w:sz="0" w:space="0" w:color="auto"/>
        <w:left w:val="none" w:sz="0" w:space="0" w:color="auto"/>
        <w:bottom w:val="none" w:sz="0" w:space="0" w:color="auto"/>
        <w:right w:val="none" w:sz="0" w:space="0" w:color="auto"/>
      </w:divBdr>
    </w:div>
    <w:div w:id="2081172235">
      <w:marLeft w:val="0"/>
      <w:marRight w:val="0"/>
      <w:marTop w:val="0"/>
      <w:marBottom w:val="0"/>
      <w:divBdr>
        <w:top w:val="none" w:sz="0" w:space="0" w:color="auto"/>
        <w:left w:val="none" w:sz="0" w:space="0" w:color="auto"/>
        <w:bottom w:val="none" w:sz="0" w:space="0" w:color="auto"/>
        <w:right w:val="none" w:sz="0" w:space="0" w:color="auto"/>
      </w:divBdr>
    </w:div>
    <w:div w:id="2081173939">
      <w:marLeft w:val="0"/>
      <w:marRight w:val="0"/>
      <w:marTop w:val="0"/>
      <w:marBottom w:val="0"/>
      <w:divBdr>
        <w:top w:val="none" w:sz="0" w:space="0" w:color="auto"/>
        <w:left w:val="none" w:sz="0" w:space="0" w:color="auto"/>
        <w:bottom w:val="none" w:sz="0" w:space="0" w:color="auto"/>
        <w:right w:val="none" w:sz="0" w:space="0" w:color="auto"/>
      </w:divBdr>
    </w:div>
    <w:div w:id="2081175726">
      <w:marLeft w:val="0"/>
      <w:marRight w:val="0"/>
      <w:marTop w:val="0"/>
      <w:marBottom w:val="0"/>
      <w:divBdr>
        <w:top w:val="none" w:sz="0" w:space="0" w:color="auto"/>
        <w:left w:val="none" w:sz="0" w:space="0" w:color="auto"/>
        <w:bottom w:val="none" w:sz="0" w:space="0" w:color="auto"/>
        <w:right w:val="none" w:sz="0" w:space="0" w:color="auto"/>
      </w:divBdr>
    </w:div>
    <w:div w:id="2081322685">
      <w:marLeft w:val="0"/>
      <w:marRight w:val="0"/>
      <w:marTop w:val="0"/>
      <w:marBottom w:val="0"/>
      <w:divBdr>
        <w:top w:val="none" w:sz="0" w:space="0" w:color="auto"/>
        <w:left w:val="none" w:sz="0" w:space="0" w:color="auto"/>
        <w:bottom w:val="none" w:sz="0" w:space="0" w:color="auto"/>
        <w:right w:val="none" w:sz="0" w:space="0" w:color="auto"/>
      </w:divBdr>
    </w:div>
    <w:div w:id="2081323977">
      <w:marLeft w:val="0"/>
      <w:marRight w:val="0"/>
      <w:marTop w:val="0"/>
      <w:marBottom w:val="0"/>
      <w:divBdr>
        <w:top w:val="none" w:sz="0" w:space="0" w:color="auto"/>
        <w:left w:val="none" w:sz="0" w:space="0" w:color="auto"/>
        <w:bottom w:val="none" w:sz="0" w:space="0" w:color="auto"/>
        <w:right w:val="none" w:sz="0" w:space="0" w:color="auto"/>
      </w:divBdr>
    </w:div>
    <w:div w:id="2081369767">
      <w:marLeft w:val="0"/>
      <w:marRight w:val="0"/>
      <w:marTop w:val="0"/>
      <w:marBottom w:val="0"/>
      <w:divBdr>
        <w:top w:val="none" w:sz="0" w:space="0" w:color="auto"/>
        <w:left w:val="none" w:sz="0" w:space="0" w:color="auto"/>
        <w:bottom w:val="none" w:sz="0" w:space="0" w:color="auto"/>
        <w:right w:val="none" w:sz="0" w:space="0" w:color="auto"/>
      </w:divBdr>
    </w:div>
    <w:div w:id="2081442185">
      <w:marLeft w:val="0"/>
      <w:marRight w:val="0"/>
      <w:marTop w:val="0"/>
      <w:marBottom w:val="0"/>
      <w:divBdr>
        <w:top w:val="none" w:sz="0" w:space="0" w:color="auto"/>
        <w:left w:val="none" w:sz="0" w:space="0" w:color="auto"/>
        <w:bottom w:val="none" w:sz="0" w:space="0" w:color="auto"/>
        <w:right w:val="none" w:sz="0" w:space="0" w:color="auto"/>
      </w:divBdr>
    </w:div>
    <w:div w:id="2081513830">
      <w:marLeft w:val="0"/>
      <w:marRight w:val="0"/>
      <w:marTop w:val="0"/>
      <w:marBottom w:val="0"/>
      <w:divBdr>
        <w:top w:val="none" w:sz="0" w:space="0" w:color="auto"/>
        <w:left w:val="none" w:sz="0" w:space="0" w:color="auto"/>
        <w:bottom w:val="none" w:sz="0" w:space="0" w:color="auto"/>
        <w:right w:val="none" w:sz="0" w:space="0" w:color="auto"/>
      </w:divBdr>
    </w:div>
    <w:div w:id="2081515362">
      <w:marLeft w:val="0"/>
      <w:marRight w:val="0"/>
      <w:marTop w:val="0"/>
      <w:marBottom w:val="0"/>
      <w:divBdr>
        <w:top w:val="none" w:sz="0" w:space="0" w:color="auto"/>
        <w:left w:val="none" w:sz="0" w:space="0" w:color="auto"/>
        <w:bottom w:val="none" w:sz="0" w:space="0" w:color="auto"/>
        <w:right w:val="none" w:sz="0" w:space="0" w:color="auto"/>
      </w:divBdr>
    </w:div>
    <w:div w:id="2081517148">
      <w:marLeft w:val="0"/>
      <w:marRight w:val="0"/>
      <w:marTop w:val="0"/>
      <w:marBottom w:val="0"/>
      <w:divBdr>
        <w:top w:val="none" w:sz="0" w:space="0" w:color="auto"/>
        <w:left w:val="none" w:sz="0" w:space="0" w:color="auto"/>
        <w:bottom w:val="none" w:sz="0" w:space="0" w:color="auto"/>
        <w:right w:val="none" w:sz="0" w:space="0" w:color="auto"/>
      </w:divBdr>
    </w:div>
    <w:div w:id="2081560215">
      <w:marLeft w:val="0"/>
      <w:marRight w:val="0"/>
      <w:marTop w:val="0"/>
      <w:marBottom w:val="0"/>
      <w:divBdr>
        <w:top w:val="none" w:sz="0" w:space="0" w:color="auto"/>
        <w:left w:val="none" w:sz="0" w:space="0" w:color="auto"/>
        <w:bottom w:val="none" w:sz="0" w:space="0" w:color="auto"/>
        <w:right w:val="none" w:sz="0" w:space="0" w:color="auto"/>
      </w:divBdr>
    </w:div>
    <w:div w:id="2081822989">
      <w:marLeft w:val="0"/>
      <w:marRight w:val="0"/>
      <w:marTop w:val="0"/>
      <w:marBottom w:val="0"/>
      <w:divBdr>
        <w:top w:val="none" w:sz="0" w:space="0" w:color="auto"/>
        <w:left w:val="none" w:sz="0" w:space="0" w:color="auto"/>
        <w:bottom w:val="none" w:sz="0" w:space="0" w:color="auto"/>
        <w:right w:val="none" w:sz="0" w:space="0" w:color="auto"/>
      </w:divBdr>
    </w:div>
    <w:div w:id="2081904703">
      <w:marLeft w:val="0"/>
      <w:marRight w:val="0"/>
      <w:marTop w:val="0"/>
      <w:marBottom w:val="0"/>
      <w:divBdr>
        <w:top w:val="none" w:sz="0" w:space="0" w:color="auto"/>
        <w:left w:val="none" w:sz="0" w:space="0" w:color="auto"/>
        <w:bottom w:val="none" w:sz="0" w:space="0" w:color="auto"/>
        <w:right w:val="none" w:sz="0" w:space="0" w:color="auto"/>
      </w:divBdr>
    </w:div>
    <w:div w:id="2081905800">
      <w:marLeft w:val="0"/>
      <w:marRight w:val="0"/>
      <w:marTop w:val="0"/>
      <w:marBottom w:val="0"/>
      <w:divBdr>
        <w:top w:val="none" w:sz="0" w:space="0" w:color="auto"/>
        <w:left w:val="none" w:sz="0" w:space="0" w:color="auto"/>
        <w:bottom w:val="none" w:sz="0" w:space="0" w:color="auto"/>
        <w:right w:val="none" w:sz="0" w:space="0" w:color="auto"/>
      </w:divBdr>
    </w:div>
    <w:div w:id="2081949364">
      <w:marLeft w:val="0"/>
      <w:marRight w:val="0"/>
      <w:marTop w:val="0"/>
      <w:marBottom w:val="0"/>
      <w:divBdr>
        <w:top w:val="none" w:sz="0" w:space="0" w:color="auto"/>
        <w:left w:val="none" w:sz="0" w:space="0" w:color="auto"/>
        <w:bottom w:val="none" w:sz="0" w:space="0" w:color="auto"/>
        <w:right w:val="none" w:sz="0" w:space="0" w:color="auto"/>
      </w:divBdr>
    </w:div>
    <w:div w:id="2081974444">
      <w:marLeft w:val="0"/>
      <w:marRight w:val="0"/>
      <w:marTop w:val="0"/>
      <w:marBottom w:val="0"/>
      <w:divBdr>
        <w:top w:val="none" w:sz="0" w:space="0" w:color="auto"/>
        <w:left w:val="none" w:sz="0" w:space="0" w:color="auto"/>
        <w:bottom w:val="none" w:sz="0" w:space="0" w:color="auto"/>
        <w:right w:val="none" w:sz="0" w:space="0" w:color="auto"/>
      </w:divBdr>
    </w:div>
    <w:div w:id="2082017491">
      <w:marLeft w:val="0"/>
      <w:marRight w:val="0"/>
      <w:marTop w:val="0"/>
      <w:marBottom w:val="0"/>
      <w:divBdr>
        <w:top w:val="none" w:sz="0" w:space="0" w:color="auto"/>
        <w:left w:val="none" w:sz="0" w:space="0" w:color="auto"/>
        <w:bottom w:val="none" w:sz="0" w:space="0" w:color="auto"/>
        <w:right w:val="none" w:sz="0" w:space="0" w:color="auto"/>
      </w:divBdr>
    </w:div>
    <w:div w:id="2082018917">
      <w:marLeft w:val="0"/>
      <w:marRight w:val="0"/>
      <w:marTop w:val="0"/>
      <w:marBottom w:val="0"/>
      <w:divBdr>
        <w:top w:val="none" w:sz="0" w:space="0" w:color="auto"/>
        <w:left w:val="none" w:sz="0" w:space="0" w:color="auto"/>
        <w:bottom w:val="none" w:sz="0" w:space="0" w:color="auto"/>
        <w:right w:val="none" w:sz="0" w:space="0" w:color="auto"/>
      </w:divBdr>
    </w:div>
    <w:div w:id="2082093243">
      <w:marLeft w:val="0"/>
      <w:marRight w:val="0"/>
      <w:marTop w:val="0"/>
      <w:marBottom w:val="0"/>
      <w:divBdr>
        <w:top w:val="none" w:sz="0" w:space="0" w:color="auto"/>
        <w:left w:val="none" w:sz="0" w:space="0" w:color="auto"/>
        <w:bottom w:val="none" w:sz="0" w:space="0" w:color="auto"/>
        <w:right w:val="none" w:sz="0" w:space="0" w:color="auto"/>
      </w:divBdr>
    </w:div>
    <w:div w:id="2082097578">
      <w:marLeft w:val="0"/>
      <w:marRight w:val="0"/>
      <w:marTop w:val="0"/>
      <w:marBottom w:val="0"/>
      <w:divBdr>
        <w:top w:val="none" w:sz="0" w:space="0" w:color="auto"/>
        <w:left w:val="none" w:sz="0" w:space="0" w:color="auto"/>
        <w:bottom w:val="none" w:sz="0" w:space="0" w:color="auto"/>
        <w:right w:val="none" w:sz="0" w:space="0" w:color="auto"/>
      </w:divBdr>
    </w:div>
    <w:div w:id="2082217332">
      <w:marLeft w:val="0"/>
      <w:marRight w:val="0"/>
      <w:marTop w:val="0"/>
      <w:marBottom w:val="0"/>
      <w:divBdr>
        <w:top w:val="none" w:sz="0" w:space="0" w:color="auto"/>
        <w:left w:val="none" w:sz="0" w:space="0" w:color="auto"/>
        <w:bottom w:val="none" w:sz="0" w:space="0" w:color="auto"/>
        <w:right w:val="none" w:sz="0" w:space="0" w:color="auto"/>
      </w:divBdr>
    </w:div>
    <w:div w:id="2082290759">
      <w:marLeft w:val="0"/>
      <w:marRight w:val="0"/>
      <w:marTop w:val="0"/>
      <w:marBottom w:val="0"/>
      <w:divBdr>
        <w:top w:val="none" w:sz="0" w:space="0" w:color="auto"/>
        <w:left w:val="none" w:sz="0" w:space="0" w:color="auto"/>
        <w:bottom w:val="none" w:sz="0" w:space="0" w:color="auto"/>
        <w:right w:val="none" w:sz="0" w:space="0" w:color="auto"/>
      </w:divBdr>
    </w:div>
    <w:div w:id="2082368694">
      <w:marLeft w:val="0"/>
      <w:marRight w:val="0"/>
      <w:marTop w:val="0"/>
      <w:marBottom w:val="0"/>
      <w:divBdr>
        <w:top w:val="none" w:sz="0" w:space="0" w:color="auto"/>
        <w:left w:val="none" w:sz="0" w:space="0" w:color="auto"/>
        <w:bottom w:val="none" w:sz="0" w:space="0" w:color="auto"/>
        <w:right w:val="none" w:sz="0" w:space="0" w:color="auto"/>
      </w:divBdr>
    </w:div>
    <w:div w:id="2082407708">
      <w:marLeft w:val="0"/>
      <w:marRight w:val="0"/>
      <w:marTop w:val="0"/>
      <w:marBottom w:val="0"/>
      <w:divBdr>
        <w:top w:val="none" w:sz="0" w:space="0" w:color="auto"/>
        <w:left w:val="none" w:sz="0" w:space="0" w:color="auto"/>
        <w:bottom w:val="none" w:sz="0" w:space="0" w:color="auto"/>
        <w:right w:val="none" w:sz="0" w:space="0" w:color="auto"/>
      </w:divBdr>
    </w:div>
    <w:div w:id="2082438004">
      <w:marLeft w:val="0"/>
      <w:marRight w:val="0"/>
      <w:marTop w:val="0"/>
      <w:marBottom w:val="0"/>
      <w:divBdr>
        <w:top w:val="none" w:sz="0" w:space="0" w:color="auto"/>
        <w:left w:val="none" w:sz="0" w:space="0" w:color="auto"/>
        <w:bottom w:val="none" w:sz="0" w:space="0" w:color="auto"/>
        <w:right w:val="none" w:sz="0" w:space="0" w:color="auto"/>
      </w:divBdr>
    </w:div>
    <w:div w:id="2082558260">
      <w:marLeft w:val="0"/>
      <w:marRight w:val="0"/>
      <w:marTop w:val="0"/>
      <w:marBottom w:val="0"/>
      <w:divBdr>
        <w:top w:val="none" w:sz="0" w:space="0" w:color="auto"/>
        <w:left w:val="none" w:sz="0" w:space="0" w:color="auto"/>
        <w:bottom w:val="none" w:sz="0" w:space="0" w:color="auto"/>
        <w:right w:val="none" w:sz="0" w:space="0" w:color="auto"/>
      </w:divBdr>
    </w:div>
    <w:div w:id="2082562985">
      <w:marLeft w:val="0"/>
      <w:marRight w:val="0"/>
      <w:marTop w:val="0"/>
      <w:marBottom w:val="0"/>
      <w:divBdr>
        <w:top w:val="none" w:sz="0" w:space="0" w:color="auto"/>
        <w:left w:val="none" w:sz="0" w:space="0" w:color="auto"/>
        <w:bottom w:val="none" w:sz="0" w:space="0" w:color="auto"/>
        <w:right w:val="none" w:sz="0" w:space="0" w:color="auto"/>
      </w:divBdr>
    </w:div>
    <w:div w:id="2082629159">
      <w:marLeft w:val="0"/>
      <w:marRight w:val="0"/>
      <w:marTop w:val="0"/>
      <w:marBottom w:val="0"/>
      <w:divBdr>
        <w:top w:val="none" w:sz="0" w:space="0" w:color="auto"/>
        <w:left w:val="none" w:sz="0" w:space="0" w:color="auto"/>
        <w:bottom w:val="none" w:sz="0" w:space="0" w:color="auto"/>
        <w:right w:val="none" w:sz="0" w:space="0" w:color="auto"/>
      </w:divBdr>
    </w:div>
    <w:div w:id="2082632924">
      <w:marLeft w:val="0"/>
      <w:marRight w:val="0"/>
      <w:marTop w:val="0"/>
      <w:marBottom w:val="0"/>
      <w:divBdr>
        <w:top w:val="none" w:sz="0" w:space="0" w:color="auto"/>
        <w:left w:val="none" w:sz="0" w:space="0" w:color="auto"/>
        <w:bottom w:val="none" w:sz="0" w:space="0" w:color="auto"/>
        <w:right w:val="none" w:sz="0" w:space="0" w:color="auto"/>
      </w:divBdr>
    </w:div>
    <w:div w:id="2082673651">
      <w:marLeft w:val="0"/>
      <w:marRight w:val="0"/>
      <w:marTop w:val="0"/>
      <w:marBottom w:val="0"/>
      <w:divBdr>
        <w:top w:val="none" w:sz="0" w:space="0" w:color="auto"/>
        <w:left w:val="none" w:sz="0" w:space="0" w:color="auto"/>
        <w:bottom w:val="none" w:sz="0" w:space="0" w:color="auto"/>
        <w:right w:val="none" w:sz="0" w:space="0" w:color="auto"/>
      </w:divBdr>
    </w:div>
    <w:div w:id="2082677544">
      <w:marLeft w:val="0"/>
      <w:marRight w:val="0"/>
      <w:marTop w:val="0"/>
      <w:marBottom w:val="0"/>
      <w:divBdr>
        <w:top w:val="none" w:sz="0" w:space="0" w:color="auto"/>
        <w:left w:val="none" w:sz="0" w:space="0" w:color="auto"/>
        <w:bottom w:val="none" w:sz="0" w:space="0" w:color="auto"/>
        <w:right w:val="none" w:sz="0" w:space="0" w:color="auto"/>
      </w:divBdr>
    </w:div>
    <w:div w:id="2082679074">
      <w:marLeft w:val="0"/>
      <w:marRight w:val="0"/>
      <w:marTop w:val="0"/>
      <w:marBottom w:val="0"/>
      <w:divBdr>
        <w:top w:val="none" w:sz="0" w:space="0" w:color="auto"/>
        <w:left w:val="none" w:sz="0" w:space="0" w:color="auto"/>
        <w:bottom w:val="none" w:sz="0" w:space="0" w:color="auto"/>
        <w:right w:val="none" w:sz="0" w:space="0" w:color="auto"/>
      </w:divBdr>
    </w:div>
    <w:div w:id="2082751507">
      <w:marLeft w:val="0"/>
      <w:marRight w:val="0"/>
      <w:marTop w:val="0"/>
      <w:marBottom w:val="0"/>
      <w:divBdr>
        <w:top w:val="none" w:sz="0" w:space="0" w:color="auto"/>
        <w:left w:val="none" w:sz="0" w:space="0" w:color="auto"/>
        <w:bottom w:val="none" w:sz="0" w:space="0" w:color="auto"/>
        <w:right w:val="none" w:sz="0" w:space="0" w:color="auto"/>
      </w:divBdr>
    </w:div>
    <w:div w:id="2082824226">
      <w:marLeft w:val="0"/>
      <w:marRight w:val="0"/>
      <w:marTop w:val="0"/>
      <w:marBottom w:val="0"/>
      <w:divBdr>
        <w:top w:val="none" w:sz="0" w:space="0" w:color="auto"/>
        <w:left w:val="none" w:sz="0" w:space="0" w:color="auto"/>
        <w:bottom w:val="none" w:sz="0" w:space="0" w:color="auto"/>
        <w:right w:val="none" w:sz="0" w:space="0" w:color="auto"/>
      </w:divBdr>
    </w:div>
    <w:div w:id="2082824624">
      <w:marLeft w:val="0"/>
      <w:marRight w:val="0"/>
      <w:marTop w:val="0"/>
      <w:marBottom w:val="0"/>
      <w:divBdr>
        <w:top w:val="none" w:sz="0" w:space="0" w:color="auto"/>
        <w:left w:val="none" w:sz="0" w:space="0" w:color="auto"/>
        <w:bottom w:val="none" w:sz="0" w:space="0" w:color="auto"/>
        <w:right w:val="none" w:sz="0" w:space="0" w:color="auto"/>
      </w:divBdr>
    </w:div>
    <w:div w:id="2082940204">
      <w:marLeft w:val="0"/>
      <w:marRight w:val="0"/>
      <w:marTop w:val="0"/>
      <w:marBottom w:val="0"/>
      <w:divBdr>
        <w:top w:val="none" w:sz="0" w:space="0" w:color="auto"/>
        <w:left w:val="none" w:sz="0" w:space="0" w:color="auto"/>
        <w:bottom w:val="none" w:sz="0" w:space="0" w:color="auto"/>
        <w:right w:val="none" w:sz="0" w:space="0" w:color="auto"/>
      </w:divBdr>
    </w:div>
    <w:div w:id="2082940387">
      <w:bodyDiv w:val="1"/>
      <w:marLeft w:val="0"/>
      <w:marRight w:val="0"/>
      <w:marTop w:val="0"/>
      <w:marBottom w:val="0"/>
      <w:divBdr>
        <w:top w:val="none" w:sz="0" w:space="0" w:color="auto"/>
        <w:left w:val="none" w:sz="0" w:space="0" w:color="auto"/>
        <w:bottom w:val="none" w:sz="0" w:space="0" w:color="auto"/>
        <w:right w:val="none" w:sz="0" w:space="0" w:color="auto"/>
      </w:divBdr>
    </w:div>
    <w:div w:id="2082949690">
      <w:marLeft w:val="0"/>
      <w:marRight w:val="0"/>
      <w:marTop w:val="0"/>
      <w:marBottom w:val="0"/>
      <w:divBdr>
        <w:top w:val="none" w:sz="0" w:space="0" w:color="auto"/>
        <w:left w:val="none" w:sz="0" w:space="0" w:color="auto"/>
        <w:bottom w:val="none" w:sz="0" w:space="0" w:color="auto"/>
        <w:right w:val="none" w:sz="0" w:space="0" w:color="auto"/>
      </w:divBdr>
    </w:div>
    <w:div w:id="2083024414">
      <w:marLeft w:val="0"/>
      <w:marRight w:val="0"/>
      <w:marTop w:val="0"/>
      <w:marBottom w:val="0"/>
      <w:divBdr>
        <w:top w:val="none" w:sz="0" w:space="0" w:color="auto"/>
        <w:left w:val="none" w:sz="0" w:space="0" w:color="auto"/>
        <w:bottom w:val="none" w:sz="0" w:space="0" w:color="auto"/>
        <w:right w:val="none" w:sz="0" w:space="0" w:color="auto"/>
      </w:divBdr>
    </w:div>
    <w:div w:id="2083209751">
      <w:marLeft w:val="0"/>
      <w:marRight w:val="0"/>
      <w:marTop w:val="0"/>
      <w:marBottom w:val="0"/>
      <w:divBdr>
        <w:top w:val="none" w:sz="0" w:space="0" w:color="auto"/>
        <w:left w:val="none" w:sz="0" w:space="0" w:color="auto"/>
        <w:bottom w:val="none" w:sz="0" w:space="0" w:color="auto"/>
        <w:right w:val="none" w:sz="0" w:space="0" w:color="auto"/>
      </w:divBdr>
    </w:div>
    <w:div w:id="2083259459">
      <w:bodyDiv w:val="1"/>
      <w:marLeft w:val="0"/>
      <w:marRight w:val="0"/>
      <w:marTop w:val="0"/>
      <w:marBottom w:val="0"/>
      <w:divBdr>
        <w:top w:val="none" w:sz="0" w:space="0" w:color="auto"/>
        <w:left w:val="none" w:sz="0" w:space="0" w:color="auto"/>
        <w:bottom w:val="none" w:sz="0" w:space="0" w:color="auto"/>
        <w:right w:val="none" w:sz="0" w:space="0" w:color="auto"/>
      </w:divBdr>
    </w:div>
    <w:div w:id="2083330947">
      <w:marLeft w:val="0"/>
      <w:marRight w:val="0"/>
      <w:marTop w:val="0"/>
      <w:marBottom w:val="0"/>
      <w:divBdr>
        <w:top w:val="none" w:sz="0" w:space="0" w:color="auto"/>
        <w:left w:val="none" w:sz="0" w:space="0" w:color="auto"/>
        <w:bottom w:val="none" w:sz="0" w:space="0" w:color="auto"/>
        <w:right w:val="none" w:sz="0" w:space="0" w:color="auto"/>
      </w:divBdr>
    </w:div>
    <w:div w:id="2083483315">
      <w:bodyDiv w:val="1"/>
      <w:marLeft w:val="0"/>
      <w:marRight w:val="0"/>
      <w:marTop w:val="0"/>
      <w:marBottom w:val="0"/>
      <w:divBdr>
        <w:top w:val="none" w:sz="0" w:space="0" w:color="auto"/>
        <w:left w:val="none" w:sz="0" w:space="0" w:color="auto"/>
        <w:bottom w:val="none" w:sz="0" w:space="0" w:color="auto"/>
        <w:right w:val="none" w:sz="0" w:space="0" w:color="auto"/>
      </w:divBdr>
    </w:div>
    <w:div w:id="2083520555">
      <w:marLeft w:val="0"/>
      <w:marRight w:val="0"/>
      <w:marTop w:val="0"/>
      <w:marBottom w:val="0"/>
      <w:divBdr>
        <w:top w:val="none" w:sz="0" w:space="0" w:color="auto"/>
        <w:left w:val="none" w:sz="0" w:space="0" w:color="auto"/>
        <w:bottom w:val="none" w:sz="0" w:space="0" w:color="auto"/>
        <w:right w:val="none" w:sz="0" w:space="0" w:color="auto"/>
      </w:divBdr>
    </w:div>
    <w:div w:id="2083523110">
      <w:marLeft w:val="0"/>
      <w:marRight w:val="0"/>
      <w:marTop w:val="0"/>
      <w:marBottom w:val="0"/>
      <w:divBdr>
        <w:top w:val="none" w:sz="0" w:space="0" w:color="auto"/>
        <w:left w:val="none" w:sz="0" w:space="0" w:color="auto"/>
        <w:bottom w:val="none" w:sz="0" w:space="0" w:color="auto"/>
        <w:right w:val="none" w:sz="0" w:space="0" w:color="auto"/>
      </w:divBdr>
    </w:div>
    <w:div w:id="2083523405">
      <w:marLeft w:val="0"/>
      <w:marRight w:val="0"/>
      <w:marTop w:val="0"/>
      <w:marBottom w:val="0"/>
      <w:divBdr>
        <w:top w:val="none" w:sz="0" w:space="0" w:color="auto"/>
        <w:left w:val="none" w:sz="0" w:space="0" w:color="auto"/>
        <w:bottom w:val="none" w:sz="0" w:space="0" w:color="auto"/>
        <w:right w:val="none" w:sz="0" w:space="0" w:color="auto"/>
      </w:divBdr>
    </w:div>
    <w:div w:id="2083524847">
      <w:bodyDiv w:val="1"/>
      <w:marLeft w:val="0"/>
      <w:marRight w:val="0"/>
      <w:marTop w:val="0"/>
      <w:marBottom w:val="0"/>
      <w:divBdr>
        <w:top w:val="none" w:sz="0" w:space="0" w:color="auto"/>
        <w:left w:val="none" w:sz="0" w:space="0" w:color="auto"/>
        <w:bottom w:val="none" w:sz="0" w:space="0" w:color="auto"/>
        <w:right w:val="none" w:sz="0" w:space="0" w:color="auto"/>
      </w:divBdr>
    </w:div>
    <w:div w:id="2083553220">
      <w:marLeft w:val="0"/>
      <w:marRight w:val="0"/>
      <w:marTop w:val="0"/>
      <w:marBottom w:val="0"/>
      <w:divBdr>
        <w:top w:val="none" w:sz="0" w:space="0" w:color="auto"/>
        <w:left w:val="none" w:sz="0" w:space="0" w:color="auto"/>
        <w:bottom w:val="none" w:sz="0" w:space="0" w:color="auto"/>
        <w:right w:val="none" w:sz="0" w:space="0" w:color="auto"/>
      </w:divBdr>
    </w:div>
    <w:div w:id="2083597964">
      <w:marLeft w:val="0"/>
      <w:marRight w:val="0"/>
      <w:marTop w:val="0"/>
      <w:marBottom w:val="0"/>
      <w:divBdr>
        <w:top w:val="none" w:sz="0" w:space="0" w:color="auto"/>
        <w:left w:val="none" w:sz="0" w:space="0" w:color="auto"/>
        <w:bottom w:val="none" w:sz="0" w:space="0" w:color="auto"/>
        <w:right w:val="none" w:sz="0" w:space="0" w:color="auto"/>
      </w:divBdr>
    </w:div>
    <w:div w:id="2083602920">
      <w:marLeft w:val="0"/>
      <w:marRight w:val="0"/>
      <w:marTop w:val="0"/>
      <w:marBottom w:val="0"/>
      <w:divBdr>
        <w:top w:val="none" w:sz="0" w:space="0" w:color="auto"/>
        <w:left w:val="none" w:sz="0" w:space="0" w:color="auto"/>
        <w:bottom w:val="none" w:sz="0" w:space="0" w:color="auto"/>
        <w:right w:val="none" w:sz="0" w:space="0" w:color="auto"/>
      </w:divBdr>
    </w:div>
    <w:div w:id="2083671222">
      <w:bodyDiv w:val="1"/>
      <w:marLeft w:val="0"/>
      <w:marRight w:val="0"/>
      <w:marTop w:val="0"/>
      <w:marBottom w:val="0"/>
      <w:divBdr>
        <w:top w:val="none" w:sz="0" w:space="0" w:color="auto"/>
        <w:left w:val="none" w:sz="0" w:space="0" w:color="auto"/>
        <w:bottom w:val="none" w:sz="0" w:space="0" w:color="auto"/>
        <w:right w:val="none" w:sz="0" w:space="0" w:color="auto"/>
      </w:divBdr>
    </w:div>
    <w:div w:id="2083671496">
      <w:marLeft w:val="0"/>
      <w:marRight w:val="0"/>
      <w:marTop w:val="0"/>
      <w:marBottom w:val="0"/>
      <w:divBdr>
        <w:top w:val="none" w:sz="0" w:space="0" w:color="auto"/>
        <w:left w:val="none" w:sz="0" w:space="0" w:color="auto"/>
        <w:bottom w:val="none" w:sz="0" w:space="0" w:color="auto"/>
        <w:right w:val="none" w:sz="0" w:space="0" w:color="auto"/>
      </w:divBdr>
    </w:div>
    <w:div w:id="2083679797">
      <w:marLeft w:val="0"/>
      <w:marRight w:val="0"/>
      <w:marTop w:val="0"/>
      <w:marBottom w:val="0"/>
      <w:divBdr>
        <w:top w:val="none" w:sz="0" w:space="0" w:color="auto"/>
        <w:left w:val="none" w:sz="0" w:space="0" w:color="auto"/>
        <w:bottom w:val="none" w:sz="0" w:space="0" w:color="auto"/>
        <w:right w:val="none" w:sz="0" w:space="0" w:color="auto"/>
      </w:divBdr>
    </w:div>
    <w:div w:id="2083720841">
      <w:marLeft w:val="0"/>
      <w:marRight w:val="0"/>
      <w:marTop w:val="0"/>
      <w:marBottom w:val="0"/>
      <w:divBdr>
        <w:top w:val="none" w:sz="0" w:space="0" w:color="auto"/>
        <w:left w:val="none" w:sz="0" w:space="0" w:color="auto"/>
        <w:bottom w:val="none" w:sz="0" w:space="0" w:color="auto"/>
        <w:right w:val="none" w:sz="0" w:space="0" w:color="auto"/>
      </w:divBdr>
    </w:div>
    <w:div w:id="2083794442">
      <w:marLeft w:val="0"/>
      <w:marRight w:val="0"/>
      <w:marTop w:val="0"/>
      <w:marBottom w:val="0"/>
      <w:divBdr>
        <w:top w:val="none" w:sz="0" w:space="0" w:color="auto"/>
        <w:left w:val="none" w:sz="0" w:space="0" w:color="auto"/>
        <w:bottom w:val="none" w:sz="0" w:space="0" w:color="auto"/>
        <w:right w:val="none" w:sz="0" w:space="0" w:color="auto"/>
      </w:divBdr>
    </w:div>
    <w:div w:id="2083796787">
      <w:marLeft w:val="0"/>
      <w:marRight w:val="0"/>
      <w:marTop w:val="0"/>
      <w:marBottom w:val="0"/>
      <w:divBdr>
        <w:top w:val="none" w:sz="0" w:space="0" w:color="auto"/>
        <w:left w:val="none" w:sz="0" w:space="0" w:color="auto"/>
        <w:bottom w:val="none" w:sz="0" w:space="0" w:color="auto"/>
        <w:right w:val="none" w:sz="0" w:space="0" w:color="auto"/>
      </w:divBdr>
    </w:div>
    <w:div w:id="2083986892">
      <w:marLeft w:val="0"/>
      <w:marRight w:val="0"/>
      <w:marTop w:val="0"/>
      <w:marBottom w:val="0"/>
      <w:divBdr>
        <w:top w:val="none" w:sz="0" w:space="0" w:color="auto"/>
        <w:left w:val="none" w:sz="0" w:space="0" w:color="auto"/>
        <w:bottom w:val="none" w:sz="0" w:space="0" w:color="auto"/>
        <w:right w:val="none" w:sz="0" w:space="0" w:color="auto"/>
      </w:divBdr>
    </w:div>
    <w:div w:id="2084059782">
      <w:marLeft w:val="0"/>
      <w:marRight w:val="0"/>
      <w:marTop w:val="0"/>
      <w:marBottom w:val="0"/>
      <w:divBdr>
        <w:top w:val="none" w:sz="0" w:space="0" w:color="auto"/>
        <w:left w:val="none" w:sz="0" w:space="0" w:color="auto"/>
        <w:bottom w:val="none" w:sz="0" w:space="0" w:color="auto"/>
        <w:right w:val="none" w:sz="0" w:space="0" w:color="auto"/>
      </w:divBdr>
    </w:div>
    <w:div w:id="2084060402">
      <w:marLeft w:val="0"/>
      <w:marRight w:val="0"/>
      <w:marTop w:val="0"/>
      <w:marBottom w:val="0"/>
      <w:divBdr>
        <w:top w:val="none" w:sz="0" w:space="0" w:color="auto"/>
        <w:left w:val="none" w:sz="0" w:space="0" w:color="auto"/>
        <w:bottom w:val="none" w:sz="0" w:space="0" w:color="auto"/>
        <w:right w:val="none" w:sz="0" w:space="0" w:color="auto"/>
      </w:divBdr>
    </w:div>
    <w:div w:id="2084064537">
      <w:marLeft w:val="0"/>
      <w:marRight w:val="0"/>
      <w:marTop w:val="0"/>
      <w:marBottom w:val="0"/>
      <w:divBdr>
        <w:top w:val="none" w:sz="0" w:space="0" w:color="auto"/>
        <w:left w:val="none" w:sz="0" w:space="0" w:color="auto"/>
        <w:bottom w:val="none" w:sz="0" w:space="0" w:color="auto"/>
        <w:right w:val="none" w:sz="0" w:space="0" w:color="auto"/>
      </w:divBdr>
    </w:div>
    <w:div w:id="2084066625">
      <w:marLeft w:val="0"/>
      <w:marRight w:val="0"/>
      <w:marTop w:val="0"/>
      <w:marBottom w:val="0"/>
      <w:divBdr>
        <w:top w:val="none" w:sz="0" w:space="0" w:color="auto"/>
        <w:left w:val="none" w:sz="0" w:space="0" w:color="auto"/>
        <w:bottom w:val="none" w:sz="0" w:space="0" w:color="auto"/>
        <w:right w:val="none" w:sz="0" w:space="0" w:color="auto"/>
      </w:divBdr>
    </w:div>
    <w:div w:id="2084137764">
      <w:marLeft w:val="0"/>
      <w:marRight w:val="0"/>
      <w:marTop w:val="0"/>
      <w:marBottom w:val="0"/>
      <w:divBdr>
        <w:top w:val="none" w:sz="0" w:space="0" w:color="auto"/>
        <w:left w:val="none" w:sz="0" w:space="0" w:color="auto"/>
        <w:bottom w:val="none" w:sz="0" w:space="0" w:color="auto"/>
        <w:right w:val="none" w:sz="0" w:space="0" w:color="auto"/>
      </w:divBdr>
    </w:div>
    <w:div w:id="2084179417">
      <w:marLeft w:val="0"/>
      <w:marRight w:val="0"/>
      <w:marTop w:val="0"/>
      <w:marBottom w:val="0"/>
      <w:divBdr>
        <w:top w:val="none" w:sz="0" w:space="0" w:color="auto"/>
        <w:left w:val="none" w:sz="0" w:space="0" w:color="auto"/>
        <w:bottom w:val="none" w:sz="0" w:space="0" w:color="auto"/>
        <w:right w:val="none" w:sz="0" w:space="0" w:color="auto"/>
      </w:divBdr>
    </w:div>
    <w:div w:id="2084180277">
      <w:marLeft w:val="0"/>
      <w:marRight w:val="0"/>
      <w:marTop w:val="0"/>
      <w:marBottom w:val="0"/>
      <w:divBdr>
        <w:top w:val="none" w:sz="0" w:space="0" w:color="auto"/>
        <w:left w:val="none" w:sz="0" w:space="0" w:color="auto"/>
        <w:bottom w:val="none" w:sz="0" w:space="0" w:color="auto"/>
        <w:right w:val="none" w:sz="0" w:space="0" w:color="auto"/>
      </w:divBdr>
    </w:div>
    <w:div w:id="2084256778">
      <w:marLeft w:val="0"/>
      <w:marRight w:val="0"/>
      <w:marTop w:val="0"/>
      <w:marBottom w:val="0"/>
      <w:divBdr>
        <w:top w:val="none" w:sz="0" w:space="0" w:color="auto"/>
        <w:left w:val="none" w:sz="0" w:space="0" w:color="auto"/>
        <w:bottom w:val="none" w:sz="0" w:space="0" w:color="auto"/>
        <w:right w:val="none" w:sz="0" w:space="0" w:color="auto"/>
      </w:divBdr>
    </w:div>
    <w:div w:id="2084524801">
      <w:marLeft w:val="0"/>
      <w:marRight w:val="0"/>
      <w:marTop w:val="0"/>
      <w:marBottom w:val="0"/>
      <w:divBdr>
        <w:top w:val="none" w:sz="0" w:space="0" w:color="auto"/>
        <w:left w:val="none" w:sz="0" w:space="0" w:color="auto"/>
        <w:bottom w:val="none" w:sz="0" w:space="0" w:color="auto"/>
        <w:right w:val="none" w:sz="0" w:space="0" w:color="auto"/>
      </w:divBdr>
    </w:div>
    <w:div w:id="2084570327">
      <w:marLeft w:val="0"/>
      <w:marRight w:val="0"/>
      <w:marTop w:val="0"/>
      <w:marBottom w:val="0"/>
      <w:divBdr>
        <w:top w:val="none" w:sz="0" w:space="0" w:color="auto"/>
        <w:left w:val="none" w:sz="0" w:space="0" w:color="auto"/>
        <w:bottom w:val="none" w:sz="0" w:space="0" w:color="auto"/>
        <w:right w:val="none" w:sz="0" w:space="0" w:color="auto"/>
      </w:divBdr>
    </w:div>
    <w:div w:id="2084640503">
      <w:bodyDiv w:val="1"/>
      <w:marLeft w:val="0"/>
      <w:marRight w:val="0"/>
      <w:marTop w:val="0"/>
      <w:marBottom w:val="0"/>
      <w:divBdr>
        <w:top w:val="none" w:sz="0" w:space="0" w:color="auto"/>
        <w:left w:val="none" w:sz="0" w:space="0" w:color="auto"/>
        <w:bottom w:val="none" w:sz="0" w:space="0" w:color="auto"/>
        <w:right w:val="none" w:sz="0" w:space="0" w:color="auto"/>
      </w:divBdr>
    </w:div>
    <w:div w:id="2084714425">
      <w:marLeft w:val="0"/>
      <w:marRight w:val="0"/>
      <w:marTop w:val="0"/>
      <w:marBottom w:val="0"/>
      <w:divBdr>
        <w:top w:val="none" w:sz="0" w:space="0" w:color="auto"/>
        <w:left w:val="none" w:sz="0" w:space="0" w:color="auto"/>
        <w:bottom w:val="none" w:sz="0" w:space="0" w:color="auto"/>
        <w:right w:val="none" w:sz="0" w:space="0" w:color="auto"/>
      </w:divBdr>
    </w:div>
    <w:div w:id="2084790687">
      <w:marLeft w:val="0"/>
      <w:marRight w:val="0"/>
      <w:marTop w:val="0"/>
      <w:marBottom w:val="0"/>
      <w:divBdr>
        <w:top w:val="none" w:sz="0" w:space="0" w:color="auto"/>
        <w:left w:val="none" w:sz="0" w:space="0" w:color="auto"/>
        <w:bottom w:val="none" w:sz="0" w:space="0" w:color="auto"/>
        <w:right w:val="none" w:sz="0" w:space="0" w:color="auto"/>
      </w:divBdr>
    </w:div>
    <w:div w:id="2084794514">
      <w:marLeft w:val="0"/>
      <w:marRight w:val="0"/>
      <w:marTop w:val="0"/>
      <w:marBottom w:val="0"/>
      <w:divBdr>
        <w:top w:val="none" w:sz="0" w:space="0" w:color="auto"/>
        <w:left w:val="none" w:sz="0" w:space="0" w:color="auto"/>
        <w:bottom w:val="none" w:sz="0" w:space="0" w:color="auto"/>
        <w:right w:val="none" w:sz="0" w:space="0" w:color="auto"/>
      </w:divBdr>
    </w:div>
    <w:div w:id="2084796107">
      <w:marLeft w:val="0"/>
      <w:marRight w:val="0"/>
      <w:marTop w:val="0"/>
      <w:marBottom w:val="0"/>
      <w:divBdr>
        <w:top w:val="none" w:sz="0" w:space="0" w:color="auto"/>
        <w:left w:val="none" w:sz="0" w:space="0" w:color="auto"/>
        <w:bottom w:val="none" w:sz="0" w:space="0" w:color="auto"/>
        <w:right w:val="none" w:sz="0" w:space="0" w:color="auto"/>
      </w:divBdr>
    </w:div>
    <w:div w:id="2084985590">
      <w:marLeft w:val="0"/>
      <w:marRight w:val="0"/>
      <w:marTop w:val="0"/>
      <w:marBottom w:val="0"/>
      <w:divBdr>
        <w:top w:val="none" w:sz="0" w:space="0" w:color="auto"/>
        <w:left w:val="none" w:sz="0" w:space="0" w:color="auto"/>
        <w:bottom w:val="none" w:sz="0" w:space="0" w:color="auto"/>
        <w:right w:val="none" w:sz="0" w:space="0" w:color="auto"/>
      </w:divBdr>
    </w:div>
    <w:div w:id="2085254650">
      <w:marLeft w:val="0"/>
      <w:marRight w:val="0"/>
      <w:marTop w:val="0"/>
      <w:marBottom w:val="0"/>
      <w:divBdr>
        <w:top w:val="none" w:sz="0" w:space="0" w:color="auto"/>
        <w:left w:val="none" w:sz="0" w:space="0" w:color="auto"/>
        <w:bottom w:val="none" w:sz="0" w:space="0" w:color="auto"/>
        <w:right w:val="none" w:sz="0" w:space="0" w:color="auto"/>
      </w:divBdr>
    </w:div>
    <w:div w:id="2085450127">
      <w:marLeft w:val="0"/>
      <w:marRight w:val="0"/>
      <w:marTop w:val="0"/>
      <w:marBottom w:val="0"/>
      <w:divBdr>
        <w:top w:val="none" w:sz="0" w:space="0" w:color="auto"/>
        <w:left w:val="none" w:sz="0" w:space="0" w:color="auto"/>
        <w:bottom w:val="none" w:sz="0" w:space="0" w:color="auto"/>
        <w:right w:val="none" w:sz="0" w:space="0" w:color="auto"/>
      </w:divBdr>
    </w:div>
    <w:div w:id="2085487598">
      <w:marLeft w:val="0"/>
      <w:marRight w:val="0"/>
      <w:marTop w:val="0"/>
      <w:marBottom w:val="0"/>
      <w:divBdr>
        <w:top w:val="none" w:sz="0" w:space="0" w:color="auto"/>
        <w:left w:val="none" w:sz="0" w:space="0" w:color="auto"/>
        <w:bottom w:val="none" w:sz="0" w:space="0" w:color="auto"/>
        <w:right w:val="none" w:sz="0" w:space="0" w:color="auto"/>
      </w:divBdr>
    </w:div>
    <w:div w:id="2085567106">
      <w:marLeft w:val="0"/>
      <w:marRight w:val="0"/>
      <w:marTop w:val="0"/>
      <w:marBottom w:val="0"/>
      <w:divBdr>
        <w:top w:val="none" w:sz="0" w:space="0" w:color="auto"/>
        <w:left w:val="none" w:sz="0" w:space="0" w:color="auto"/>
        <w:bottom w:val="none" w:sz="0" w:space="0" w:color="auto"/>
        <w:right w:val="none" w:sz="0" w:space="0" w:color="auto"/>
      </w:divBdr>
    </w:div>
    <w:div w:id="2085641229">
      <w:marLeft w:val="0"/>
      <w:marRight w:val="0"/>
      <w:marTop w:val="0"/>
      <w:marBottom w:val="0"/>
      <w:divBdr>
        <w:top w:val="none" w:sz="0" w:space="0" w:color="auto"/>
        <w:left w:val="none" w:sz="0" w:space="0" w:color="auto"/>
        <w:bottom w:val="none" w:sz="0" w:space="0" w:color="auto"/>
        <w:right w:val="none" w:sz="0" w:space="0" w:color="auto"/>
      </w:divBdr>
    </w:div>
    <w:div w:id="2085686863">
      <w:marLeft w:val="0"/>
      <w:marRight w:val="0"/>
      <w:marTop w:val="0"/>
      <w:marBottom w:val="0"/>
      <w:divBdr>
        <w:top w:val="none" w:sz="0" w:space="0" w:color="auto"/>
        <w:left w:val="none" w:sz="0" w:space="0" w:color="auto"/>
        <w:bottom w:val="none" w:sz="0" w:space="0" w:color="auto"/>
        <w:right w:val="none" w:sz="0" w:space="0" w:color="auto"/>
      </w:divBdr>
    </w:div>
    <w:div w:id="2085881843">
      <w:marLeft w:val="0"/>
      <w:marRight w:val="0"/>
      <w:marTop w:val="0"/>
      <w:marBottom w:val="0"/>
      <w:divBdr>
        <w:top w:val="none" w:sz="0" w:space="0" w:color="auto"/>
        <w:left w:val="none" w:sz="0" w:space="0" w:color="auto"/>
        <w:bottom w:val="none" w:sz="0" w:space="0" w:color="auto"/>
        <w:right w:val="none" w:sz="0" w:space="0" w:color="auto"/>
      </w:divBdr>
    </w:div>
    <w:div w:id="2085911814">
      <w:marLeft w:val="0"/>
      <w:marRight w:val="0"/>
      <w:marTop w:val="0"/>
      <w:marBottom w:val="0"/>
      <w:divBdr>
        <w:top w:val="none" w:sz="0" w:space="0" w:color="auto"/>
        <w:left w:val="none" w:sz="0" w:space="0" w:color="auto"/>
        <w:bottom w:val="none" w:sz="0" w:space="0" w:color="auto"/>
        <w:right w:val="none" w:sz="0" w:space="0" w:color="auto"/>
      </w:divBdr>
    </w:div>
    <w:div w:id="2086027312">
      <w:marLeft w:val="0"/>
      <w:marRight w:val="0"/>
      <w:marTop w:val="0"/>
      <w:marBottom w:val="0"/>
      <w:divBdr>
        <w:top w:val="none" w:sz="0" w:space="0" w:color="auto"/>
        <w:left w:val="none" w:sz="0" w:space="0" w:color="auto"/>
        <w:bottom w:val="none" w:sz="0" w:space="0" w:color="auto"/>
        <w:right w:val="none" w:sz="0" w:space="0" w:color="auto"/>
      </w:divBdr>
    </w:div>
    <w:div w:id="2086030605">
      <w:marLeft w:val="0"/>
      <w:marRight w:val="0"/>
      <w:marTop w:val="0"/>
      <w:marBottom w:val="0"/>
      <w:divBdr>
        <w:top w:val="none" w:sz="0" w:space="0" w:color="auto"/>
        <w:left w:val="none" w:sz="0" w:space="0" w:color="auto"/>
        <w:bottom w:val="none" w:sz="0" w:space="0" w:color="auto"/>
        <w:right w:val="none" w:sz="0" w:space="0" w:color="auto"/>
      </w:divBdr>
    </w:div>
    <w:div w:id="2086150066">
      <w:marLeft w:val="0"/>
      <w:marRight w:val="0"/>
      <w:marTop w:val="0"/>
      <w:marBottom w:val="0"/>
      <w:divBdr>
        <w:top w:val="none" w:sz="0" w:space="0" w:color="auto"/>
        <w:left w:val="none" w:sz="0" w:space="0" w:color="auto"/>
        <w:bottom w:val="none" w:sz="0" w:space="0" w:color="auto"/>
        <w:right w:val="none" w:sz="0" w:space="0" w:color="auto"/>
      </w:divBdr>
    </w:div>
    <w:div w:id="2086150453">
      <w:marLeft w:val="0"/>
      <w:marRight w:val="0"/>
      <w:marTop w:val="0"/>
      <w:marBottom w:val="0"/>
      <w:divBdr>
        <w:top w:val="none" w:sz="0" w:space="0" w:color="auto"/>
        <w:left w:val="none" w:sz="0" w:space="0" w:color="auto"/>
        <w:bottom w:val="none" w:sz="0" w:space="0" w:color="auto"/>
        <w:right w:val="none" w:sz="0" w:space="0" w:color="auto"/>
      </w:divBdr>
    </w:div>
    <w:div w:id="2086174061">
      <w:marLeft w:val="0"/>
      <w:marRight w:val="0"/>
      <w:marTop w:val="0"/>
      <w:marBottom w:val="0"/>
      <w:divBdr>
        <w:top w:val="none" w:sz="0" w:space="0" w:color="auto"/>
        <w:left w:val="none" w:sz="0" w:space="0" w:color="auto"/>
        <w:bottom w:val="none" w:sz="0" w:space="0" w:color="auto"/>
        <w:right w:val="none" w:sz="0" w:space="0" w:color="auto"/>
      </w:divBdr>
    </w:div>
    <w:div w:id="2086225871">
      <w:marLeft w:val="0"/>
      <w:marRight w:val="0"/>
      <w:marTop w:val="0"/>
      <w:marBottom w:val="0"/>
      <w:divBdr>
        <w:top w:val="none" w:sz="0" w:space="0" w:color="auto"/>
        <w:left w:val="none" w:sz="0" w:space="0" w:color="auto"/>
        <w:bottom w:val="none" w:sz="0" w:space="0" w:color="auto"/>
        <w:right w:val="none" w:sz="0" w:space="0" w:color="auto"/>
      </w:divBdr>
    </w:div>
    <w:div w:id="2086342815">
      <w:marLeft w:val="0"/>
      <w:marRight w:val="0"/>
      <w:marTop w:val="0"/>
      <w:marBottom w:val="0"/>
      <w:divBdr>
        <w:top w:val="none" w:sz="0" w:space="0" w:color="auto"/>
        <w:left w:val="none" w:sz="0" w:space="0" w:color="auto"/>
        <w:bottom w:val="none" w:sz="0" w:space="0" w:color="auto"/>
        <w:right w:val="none" w:sz="0" w:space="0" w:color="auto"/>
      </w:divBdr>
    </w:div>
    <w:div w:id="2086492162">
      <w:marLeft w:val="0"/>
      <w:marRight w:val="0"/>
      <w:marTop w:val="0"/>
      <w:marBottom w:val="0"/>
      <w:divBdr>
        <w:top w:val="none" w:sz="0" w:space="0" w:color="auto"/>
        <w:left w:val="none" w:sz="0" w:space="0" w:color="auto"/>
        <w:bottom w:val="none" w:sz="0" w:space="0" w:color="auto"/>
        <w:right w:val="none" w:sz="0" w:space="0" w:color="auto"/>
      </w:divBdr>
    </w:div>
    <w:div w:id="2086606904">
      <w:marLeft w:val="0"/>
      <w:marRight w:val="0"/>
      <w:marTop w:val="0"/>
      <w:marBottom w:val="0"/>
      <w:divBdr>
        <w:top w:val="none" w:sz="0" w:space="0" w:color="auto"/>
        <w:left w:val="none" w:sz="0" w:space="0" w:color="auto"/>
        <w:bottom w:val="none" w:sz="0" w:space="0" w:color="auto"/>
        <w:right w:val="none" w:sz="0" w:space="0" w:color="auto"/>
      </w:divBdr>
    </w:div>
    <w:div w:id="2086799619">
      <w:marLeft w:val="0"/>
      <w:marRight w:val="0"/>
      <w:marTop w:val="0"/>
      <w:marBottom w:val="0"/>
      <w:divBdr>
        <w:top w:val="none" w:sz="0" w:space="0" w:color="auto"/>
        <w:left w:val="none" w:sz="0" w:space="0" w:color="auto"/>
        <w:bottom w:val="none" w:sz="0" w:space="0" w:color="auto"/>
        <w:right w:val="none" w:sz="0" w:space="0" w:color="auto"/>
      </w:divBdr>
    </w:div>
    <w:div w:id="2086800276">
      <w:marLeft w:val="0"/>
      <w:marRight w:val="0"/>
      <w:marTop w:val="0"/>
      <w:marBottom w:val="0"/>
      <w:divBdr>
        <w:top w:val="none" w:sz="0" w:space="0" w:color="auto"/>
        <w:left w:val="none" w:sz="0" w:space="0" w:color="auto"/>
        <w:bottom w:val="none" w:sz="0" w:space="0" w:color="auto"/>
        <w:right w:val="none" w:sz="0" w:space="0" w:color="auto"/>
      </w:divBdr>
    </w:div>
    <w:div w:id="2086804481">
      <w:marLeft w:val="0"/>
      <w:marRight w:val="0"/>
      <w:marTop w:val="0"/>
      <w:marBottom w:val="0"/>
      <w:divBdr>
        <w:top w:val="none" w:sz="0" w:space="0" w:color="auto"/>
        <w:left w:val="none" w:sz="0" w:space="0" w:color="auto"/>
        <w:bottom w:val="none" w:sz="0" w:space="0" w:color="auto"/>
        <w:right w:val="none" w:sz="0" w:space="0" w:color="auto"/>
      </w:divBdr>
    </w:div>
    <w:div w:id="2086874453">
      <w:marLeft w:val="0"/>
      <w:marRight w:val="0"/>
      <w:marTop w:val="0"/>
      <w:marBottom w:val="0"/>
      <w:divBdr>
        <w:top w:val="none" w:sz="0" w:space="0" w:color="auto"/>
        <w:left w:val="none" w:sz="0" w:space="0" w:color="auto"/>
        <w:bottom w:val="none" w:sz="0" w:space="0" w:color="auto"/>
        <w:right w:val="none" w:sz="0" w:space="0" w:color="auto"/>
      </w:divBdr>
    </w:div>
    <w:div w:id="2086878820">
      <w:marLeft w:val="0"/>
      <w:marRight w:val="0"/>
      <w:marTop w:val="0"/>
      <w:marBottom w:val="0"/>
      <w:divBdr>
        <w:top w:val="none" w:sz="0" w:space="0" w:color="auto"/>
        <w:left w:val="none" w:sz="0" w:space="0" w:color="auto"/>
        <w:bottom w:val="none" w:sz="0" w:space="0" w:color="auto"/>
        <w:right w:val="none" w:sz="0" w:space="0" w:color="auto"/>
      </w:divBdr>
    </w:div>
    <w:div w:id="2086880624">
      <w:marLeft w:val="0"/>
      <w:marRight w:val="0"/>
      <w:marTop w:val="0"/>
      <w:marBottom w:val="0"/>
      <w:divBdr>
        <w:top w:val="none" w:sz="0" w:space="0" w:color="auto"/>
        <w:left w:val="none" w:sz="0" w:space="0" w:color="auto"/>
        <w:bottom w:val="none" w:sz="0" w:space="0" w:color="auto"/>
        <w:right w:val="none" w:sz="0" w:space="0" w:color="auto"/>
      </w:divBdr>
    </w:div>
    <w:div w:id="2086881152">
      <w:marLeft w:val="0"/>
      <w:marRight w:val="0"/>
      <w:marTop w:val="0"/>
      <w:marBottom w:val="0"/>
      <w:divBdr>
        <w:top w:val="none" w:sz="0" w:space="0" w:color="auto"/>
        <w:left w:val="none" w:sz="0" w:space="0" w:color="auto"/>
        <w:bottom w:val="none" w:sz="0" w:space="0" w:color="auto"/>
        <w:right w:val="none" w:sz="0" w:space="0" w:color="auto"/>
      </w:divBdr>
    </w:div>
    <w:div w:id="2087022896">
      <w:marLeft w:val="0"/>
      <w:marRight w:val="0"/>
      <w:marTop w:val="0"/>
      <w:marBottom w:val="0"/>
      <w:divBdr>
        <w:top w:val="none" w:sz="0" w:space="0" w:color="auto"/>
        <w:left w:val="none" w:sz="0" w:space="0" w:color="auto"/>
        <w:bottom w:val="none" w:sz="0" w:space="0" w:color="auto"/>
        <w:right w:val="none" w:sz="0" w:space="0" w:color="auto"/>
      </w:divBdr>
    </w:div>
    <w:div w:id="2087065820">
      <w:marLeft w:val="0"/>
      <w:marRight w:val="0"/>
      <w:marTop w:val="0"/>
      <w:marBottom w:val="0"/>
      <w:divBdr>
        <w:top w:val="none" w:sz="0" w:space="0" w:color="auto"/>
        <w:left w:val="none" w:sz="0" w:space="0" w:color="auto"/>
        <w:bottom w:val="none" w:sz="0" w:space="0" w:color="auto"/>
        <w:right w:val="none" w:sz="0" w:space="0" w:color="auto"/>
      </w:divBdr>
    </w:div>
    <w:div w:id="2087142177">
      <w:marLeft w:val="0"/>
      <w:marRight w:val="0"/>
      <w:marTop w:val="0"/>
      <w:marBottom w:val="0"/>
      <w:divBdr>
        <w:top w:val="none" w:sz="0" w:space="0" w:color="auto"/>
        <w:left w:val="none" w:sz="0" w:space="0" w:color="auto"/>
        <w:bottom w:val="none" w:sz="0" w:space="0" w:color="auto"/>
        <w:right w:val="none" w:sz="0" w:space="0" w:color="auto"/>
      </w:divBdr>
    </w:div>
    <w:div w:id="2087218493">
      <w:marLeft w:val="0"/>
      <w:marRight w:val="0"/>
      <w:marTop w:val="0"/>
      <w:marBottom w:val="0"/>
      <w:divBdr>
        <w:top w:val="none" w:sz="0" w:space="0" w:color="auto"/>
        <w:left w:val="none" w:sz="0" w:space="0" w:color="auto"/>
        <w:bottom w:val="none" w:sz="0" w:space="0" w:color="auto"/>
        <w:right w:val="none" w:sz="0" w:space="0" w:color="auto"/>
      </w:divBdr>
    </w:div>
    <w:div w:id="2087258455">
      <w:marLeft w:val="0"/>
      <w:marRight w:val="0"/>
      <w:marTop w:val="0"/>
      <w:marBottom w:val="0"/>
      <w:divBdr>
        <w:top w:val="none" w:sz="0" w:space="0" w:color="auto"/>
        <w:left w:val="none" w:sz="0" w:space="0" w:color="auto"/>
        <w:bottom w:val="none" w:sz="0" w:space="0" w:color="auto"/>
        <w:right w:val="none" w:sz="0" w:space="0" w:color="auto"/>
      </w:divBdr>
    </w:div>
    <w:div w:id="2087261957">
      <w:marLeft w:val="0"/>
      <w:marRight w:val="0"/>
      <w:marTop w:val="0"/>
      <w:marBottom w:val="0"/>
      <w:divBdr>
        <w:top w:val="none" w:sz="0" w:space="0" w:color="auto"/>
        <w:left w:val="none" w:sz="0" w:space="0" w:color="auto"/>
        <w:bottom w:val="none" w:sz="0" w:space="0" w:color="auto"/>
        <w:right w:val="none" w:sz="0" w:space="0" w:color="auto"/>
      </w:divBdr>
    </w:div>
    <w:div w:id="2087334466">
      <w:marLeft w:val="0"/>
      <w:marRight w:val="0"/>
      <w:marTop w:val="0"/>
      <w:marBottom w:val="0"/>
      <w:divBdr>
        <w:top w:val="none" w:sz="0" w:space="0" w:color="auto"/>
        <w:left w:val="none" w:sz="0" w:space="0" w:color="auto"/>
        <w:bottom w:val="none" w:sz="0" w:space="0" w:color="auto"/>
        <w:right w:val="none" w:sz="0" w:space="0" w:color="auto"/>
      </w:divBdr>
    </w:div>
    <w:div w:id="2087412345">
      <w:marLeft w:val="0"/>
      <w:marRight w:val="0"/>
      <w:marTop w:val="0"/>
      <w:marBottom w:val="0"/>
      <w:divBdr>
        <w:top w:val="none" w:sz="0" w:space="0" w:color="auto"/>
        <w:left w:val="none" w:sz="0" w:space="0" w:color="auto"/>
        <w:bottom w:val="none" w:sz="0" w:space="0" w:color="auto"/>
        <w:right w:val="none" w:sz="0" w:space="0" w:color="auto"/>
      </w:divBdr>
    </w:div>
    <w:div w:id="2087416544">
      <w:marLeft w:val="0"/>
      <w:marRight w:val="0"/>
      <w:marTop w:val="0"/>
      <w:marBottom w:val="0"/>
      <w:divBdr>
        <w:top w:val="none" w:sz="0" w:space="0" w:color="auto"/>
        <w:left w:val="none" w:sz="0" w:space="0" w:color="auto"/>
        <w:bottom w:val="none" w:sz="0" w:space="0" w:color="auto"/>
        <w:right w:val="none" w:sz="0" w:space="0" w:color="auto"/>
      </w:divBdr>
    </w:div>
    <w:div w:id="2087602696">
      <w:marLeft w:val="0"/>
      <w:marRight w:val="0"/>
      <w:marTop w:val="0"/>
      <w:marBottom w:val="0"/>
      <w:divBdr>
        <w:top w:val="none" w:sz="0" w:space="0" w:color="auto"/>
        <w:left w:val="none" w:sz="0" w:space="0" w:color="auto"/>
        <w:bottom w:val="none" w:sz="0" w:space="0" w:color="auto"/>
        <w:right w:val="none" w:sz="0" w:space="0" w:color="auto"/>
      </w:divBdr>
    </w:div>
    <w:div w:id="2087607508">
      <w:marLeft w:val="0"/>
      <w:marRight w:val="0"/>
      <w:marTop w:val="0"/>
      <w:marBottom w:val="0"/>
      <w:divBdr>
        <w:top w:val="none" w:sz="0" w:space="0" w:color="auto"/>
        <w:left w:val="none" w:sz="0" w:space="0" w:color="auto"/>
        <w:bottom w:val="none" w:sz="0" w:space="0" w:color="auto"/>
        <w:right w:val="none" w:sz="0" w:space="0" w:color="auto"/>
      </w:divBdr>
    </w:div>
    <w:div w:id="2087650976">
      <w:marLeft w:val="0"/>
      <w:marRight w:val="0"/>
      <w:marTop w:val="0"/>
      <w:marBottom w:val="0"/>
      <w:divBdr>
        <w:top w:val="none" w:sz="0" w:space="0" w:color="auto"/>
        <w:left w:val="none" w:sz="0" w:space="0" w:color="auto"/>
        <w:bottom w:val="none" w:sz="0" w:space="0" w:color="auto"/>
        <w:right w:val="none" w:sz="0" w:space="0" w:color="auto"/>
      </w:divBdr>
    </w:div>
    <w:div w:id="2087652078">
      <w:marLeft w:val="0"/>
      <w:marRight w:val="0"/>
      <w:marTop w:val="0"/>
      <w:marBottom w:val="0"/>
      <w:divBdr>
        <w:top w:val="none" w:sz="0" w:space="0" w:color="auto"/>
        <w:left w:val="none" w:sz="0" w:space="0" w:color="auto"/>
        <w:bottom w:val="none" w:sz="0" w:space="0" w:color="auto"/>
        <w:right w:val="none" w:sz="0" w:space="0" w:color="auto"/>
      </w:divBdr>
    </w:div>
    <w:div w:id="2087652258">
      <w:marLeft w:val="0"/>
      <w:marRight w:val="0"/>
      <w:marTop w:val="0"/>
      <w:marBottom w:val="0"/>
      <w:divBdr>
        <w:top w:val="none" w:sz="0" w:space="0" w:color="auto"/>
        <w:left w:val="none" w:sz="0" w:space="0" w:color="auto"/>
        <w:bottom w:val="none" w:sz="0" w:space="0" w:color="auto"/>
        <w:right w:val="none" w:sz="0" w:space="0" w:color="auto"/>
      </w:divBdr>
    </w:div>
    <w:div w:id="2087678495">
      <w:marLeft w:val="0"/>
      <w:marRight w:val="0"/>
      <w:marTop w:val="0"/>
      <w:marBottom w:val="0"/>
      <w:divBdr>
        <w:top w:val="none" w:sz="0" w:space="0" w:color="auto"/>
        <w:left w:val="none" w:sz="0" w:space="0" w:color="auto"/>
        <w:bottom w:val="none" w:sz="0" w:space="0" w:color="auto"/>
        <w:right w:val="none" w:sz="0" w:space="0" w:color="auto"/>
      </w:divBdr>
    </w:div>
    <w:div w:id="2087680429">
      <w:marLeft w:val="0"/>
      <w:marRight w:val="0"/>
      <w:marTop w:val="0"/>
      <w:marBottom w:val="0"/>
      <w:divBdr>
        <w:top w:val="none" w:sz="0" w:space="0" w:color="auto"/>
        <w:left w:val="none" w:sz="0" w:space="0" w:color="auto"/>
        <w:bottom w:val="none" w:sz="0" w:space="0" w:color="auto"/>
        <w:right w:val="none" w:sz="0" w:space="0" w:color="auto"/>
      </w:divBdr>
    </w:div>
    <w:div w:id="2087680613">
      <w:marLeft w:val="0"/>
      <w:marRight w:val="0"/>
      <w:marTop w:val="0"/>
      <w:marBottom w:val="0"/>
      <w:divBdr>
        <w:top w:val="none" w:sz="0" w:space="0" w:color="auto"/>
        <w:left w:val="none" w:sz="0" w:space="0" w:color="auto"/>
        <w:bottom w:val="none" w:sz="0" w:space="0" w:color="auto"/>
        <w:right w:val="none" w:sz="0" w:space="0" w:color="auto"/>
      </w:divBdr>
    </w:div>
    <w:div w:id="2087726878">
      <w:marLeft w:val="0"/>
      <w:marRight w:val="0"/>
      <w:marTop w:val="0"/>
      <w:marBottom w:val="0"/>
      <w:divBdr>
        <w:top w:val="none" w:sz="0" w:space="0" w:color="auto"/>
        <w:left w:val="none" w:sz="0" w:space="0" w:color="auto"/>
        <w:bottom w:val="none" w:sz="0" w:space="0" w:color="auto"/>
        <w:right w:val="none" w:sz="0" w:space="0" w:color="auto"/>
      </w:divBdr>
    </w:div>
    <w:div w:id="2087803898">
      <w:marLeft w:val="0"/>
      <w:marRight w:val="0"/>
      <w:marTop w:val="0"/>
      <w:marBottom w:val="0"/>
      <w:divBdr>
        <w:top w:val="none" w:sz="0" w:space="0" w:color="auto"/>
        <w:left w:val="none" w:sz="0" w:space="0" w:color="auto"/>
        <w:bottom w:val="none" w:sz="0" w:space="0" w:color="auto"/>
        <w:right w:val="none" w:sz="0" w:space="0" w:color="auto"/>
      </w:divBdr>
    </w:div>
    <w:div w:id="2087846174">
      <w:marLeft w:val="0"/>
      <w:marRight w:val="0"/>
      <w:marTop w:val="0"/>
      <w:marBottom w:val="0"/>
      <w:divBdr>
        <w:top w:val="none" w:sz="0" w:space="0" w:color="auto"/>
        <w:left w:val="none" w:sz="0" w:space="0" w:color="auto"/>
        <w:bottom w:val="none" w:sz="0" w:space="0" w:color="auto"/>
        <w:right w:val="none" w:sz="0" w:space="0" w:color="auto"/>
      </w:divBdr>
    </w:div>
    <w:div w:id="2087996579">
      <w:bodyDiv w:val="1"/>
      <w:marLeft w:val="0"/>
      <w:marRight w:val="0"/>
      <w:marTop w:val="0"/>
      <w:marBottom w:val="0"/>
      <w:divBdr>
        <w:top w:val="none" w:sz="0" w:space="0" w:color="auto"/>
        <w:left w:val="none" w:sz="0" w:space="0" w:color="auto"/>
        <w:bottom w:val="none" w:sz="0" w:space="0" w:color="auto"/>
        <w:right w:val="none" w:sz="0" w:space="0" w:color="auto"/>
      </w:divBdr>
    </w:div>
    <w:div w:id="2088065364">
      <w:marLeft w:val="0"/>
      <w:marRight w:val="0"/>
      <w:marTop w:val="0"/>
      <w:marBottom w:val="0"/>
      <w:divBdr>
        <w:top w:val="none" w:sz="0" w:space="0" w:color="auto"/>
        <w:left w:val="none" w:sz="0" w:space="0" w:color="auto"/>
        <w:bottom w:val="none" w:sz="0" w:space="0" w:color="auto"/>
        <w:right w:val="none" w:sz="0" w:space="0" w:color="auto"/>
      </w:divBdr>
    </w:div>
    <w:div w:id="2088067442">
      <w:marLeft w:val="0"/>
      <w:marRight w:val="0"/>
      <w:marTop w:val="0"/>
      <w:marBottom w:val="0"/>
      <w:divBdr>
        <w:top w:val="none" w:sz="0" w:space="0" w:color="auto"/>
        <w:left w:val="none" w:sz="0" w:space="0" w:color="auto"/>
        <w:bottom w:val="none" w:sz="0" w:space="0" w:color="auto"/>
        <w:right w:val="none" w:sz="0" w:space="0" w:color="auto"/>
      </w:divBdr>
    </w:div>
    <w:div w:id="2088184080">
      <w:marLeft w:val="0"/>
      <w:marRight w:val="0"/>
      <w:marTop w:val="0"/>
      <w:marBottom w:val="0"/>
      <w:divBdr>
        <w:top w:val="none" w:sz="0" w:space="0" w:color="auto"/>
        <w:left w:val="none" w:sz="0" w:space="0" w:color="auto"/>
        <w:bottom w:val="none" w:sz="0" w:space="0" w:color="auto"/>
        <w:right w:val="none" w:sz="0" w:space="0" w:color="auto"/>
      </w:divBdr>
    </w:div>
    <w:div w:id="2088189965">
      <w:marLeft w:val="0"/>
      <w:marRight w:val="0"/>
      <w:marTop w:val="0"/>
      <w:marBottom w:val="0"/>
      <w:divBdr>
        <w:top w:val="none" w:sz="0" w:space="0" w:color="auto"/>
        <w:left w:val="none" w:sz="0" w:space="0" w:color="auto"/>
        <w:bottom w:val="none" w:sz="0" w:space="0" w:color="auto"/>
        <w:right w:val="none" w:sz="0" w:space="0" w:color="auto"/>
      </w:divBdr>
    </w:div>
    <w:div w:id="2088190963">
      <w:marLeft w:val="0"/>
      <w:marRight w:val="0"/>
      <w:marTop w:val="0"/>
      <w:marBottom w:val="0"/>
      <w:divBdr>
        <w:top w:val="none" w:sz="0" w:space="0" w:color="auto"/>
        <w:left w:val="none" w:sz="0" w:space="0" w:color="auto"/>
        <w:bottom w:val="none" w:sz="0" w:space="0" w:color="auto"/>
        <w:right w:val="none" w:sz="0" w:space="0" w:color="auto"/>
      </w:divBdr>
    </w:div>
    <w:div w:id="2088458775">
      <w:marLeft w:val="0"/>
      <w:marRight w:val="0"/>
      <w:marTop w:val="0"/>
      <w:marBottom w:val="0"/>
      <w:divBdr>
        <w:top w:val="none" w:sz="0" w:space="0" w:color="auto"/>
        <w:left w:val="none" w:sz="0" w:space="0" w:color="auto"/>
        <w:bottom w:val="none" w:sz="0" w:space="0" w:color="auto"/>
        <w:right w:val="none" w:sz="0" w:space="0" w:color="auto"/>
      </w:divBdr>
    </w:div>
    <w:div w:id="2088771422">
      <w:marLeft w:val="0"/>
      <w:marRight w:val="0"/>
      <w:marTop w:val="0"/>
      <w:marBottom w:val="0"/>
      <w:divBdr>
        <w:top w:val="none" w:sz="0" w:space="0" w:color="auto"/>
        <w:left w:val="none" w:sz="0" w:space="0" w:color="auto"/>
        <w:bottom w:val="none" w:sz="0" w:space="0" w:color="auto"/>
        <w:right w:val="none" w:sz="0" w:space="0" w:color="auto"/>
      </w:divBdr>
    </w:div>
    <w:div w:id="2088842828">
      <w:marLeft w:val="0"/>
      <w:marRight w:val="0"/>
      <w:marTop w:val="0"/>
      <w:marBottom w:val="0"/>
      <w:divBdr>
        <w:top w:val="none" w:sz="0" w:space="0" w:color="auto"/>
        <w:left w:val="none" w:sz="0" w:space="0" w:color="auto"/>
        <w:bottom w:val="none" w:sz="0" w:space="0" w:color="auto"/>
        <w:right w:val="none" w:sz="0" w:space="0" w:color="auto"/>
      </w:divBdr>
    </w:div>
    <w:div w:id="2088842880">
      <w:marLeft w:val="0"/>
      <w:marRight w:val="0"/>
      <w:marTop w:val="0"/>
      <w:marBottom w:val="0"/>
      <w:divBdr>
        <w:top w:val="none" w:sz="0" w:space="0" w:color="auto"/>
        <w:left w:val="none" w:sz="0" w:space="0" w:color="auto"/>
        <w:bottom w:val="none" w:sz="0" w:space="0" w:color="auto"/>
        <w:right w:val="none" w:sz="0" w:space="0" w:color="auto"/>
      </w:divBdr>
    </w:div>
    <w:div w:id="2088920908">
      <w:marLeft w:val="0"/>
      <w:marRight w:val="0"/>
      <w:marTop w:val="0"/>
      <w:marBottom w:val="0"/>
      <w:divBdr>
        <w:top w:val="none" w:sz="0" w:space="0" w:color="auto"/>
        <w:left w:val="none" w:sz="0" w:space="0" w:color="auto"/>
        <w:bottom w:val="none" w:sz="0" w:space="0" w:color="auto"/>
        <w:right w:val="none" w:sz="0" w:space="0" w:color="auto"/>
      </w:divBdr>
    </w:div>
    <w:div w:id="2088921604">
      <w:marLeft w:val="0"/>
      <w:marRight w:val="0"/>
      <w:marTop w:val="0"/>
      <w:marBottom w:val="0"/>
      <w:divBdr>
        <w:top w:val="none" w:sz="0" w:space="0" w:color="auto"/>
        <w:left w:val="none" w:sz="0" w:space="0" w:color="auto"/>
        <w:bottom w:val="none" w:sz="0" w:space="0" w:color="auto"/>
        <w:right w:val="none" w:sz="0" w:space="0" w:color="auto"/>
      </w:divBdr>
    </w:div>
    <w:div w:id="2088991312">
      <w:marLeft w:val="0"/>
      <w:marRight w:val="0"/>
      <w:marTop w:val="0"/>
      <w:marBottom w:val="0"/>
      <w:divBdr>
        <w:top w:val="none" w:sz="0" w:space="0" w:color="auto"/>
        <w:left w:val="none" w:sz="0" w:space="0" w:color="auto"/>
        <w:bottom w:val="none" w:sz="0" w:space="0" w:color="auto"/>
        <w:right w:val="none" w:sz="0" w:space="0" w:color="auto"/>
      </w:divBdr>
    </w:div>
    <w:div w:id="2088992371">
      <w:marLeft w:val="0"/>
      <w:marRight w:val="0"/>
      <w:marTop w:val="0"/>
      <w:marBottom w:val="0"/>
      <w:divBdr>
        <w:top w:val="none" w:sz="0" w:space="0" w:color="auto"/>
        <w:left w:val="none" w:sz="0" w:space="0" w:color="auto"/>
        <w:bottom w:val="none" w:sz="0" w:space="0" w:color="auto"/>
        <w:right w:val="none" w:sz="0" w:space="0" w:color="auto"/>
      </w:divBdr>
    </w:div>
    <w:div w:id="2089034269">
      <w:marLeft w:val="0"/>
      <w:marRight w:val="0"/>
      <w:marTop w:val="0"/>
      <w:marBottom w:val="0"/>
      <w:divBdr>
        <w:top w:val="none" w:sz="0" w:space="0" w:color="auto"/>
        <w:left w:val="none" w:sz="0" w:space="0" w:color="auto"/>
        <w:bottom w:val="none" w:sz="0" w:space="0" w:color="auto"/>
        <w:right w:val="none" w:sz="0" w:space="0" w:color="auto"/>
      </w:divBdr>
    </w:div>
    <w:div w:id="2089186744">
      <w:marLeft w:val="0"/>
      <w:marRight w:val="0"/>
      <w:marTop w:val="0"/>
      <w:marBottom w:val="0"/>
      <w:divBdr>
        <w:top w:val="none" w:sz="0" w:space="0" w:color="auto"/>
        <w:left w:val="none" w:sz="0" w:space="0" w:color="auto"/>
        <w:bottom w:val="none" w:sz="0" w:space="0" w:color="auto"/>
        <w:right w:val="none" w:sz="0" w:space="0" w:color="auto"/>
      </w:divBdr>
    </w:div>
    <w:div w:id="2089225231">
      <w:marLeft w:val="0"/>
      <w:marRight w:val="0"/>
      <w:marTop w:val="0"/>
      <w:marBottom w:val="0"/>
      <w:divBdr>
        <w:top w:val="none" w:sz="0" w:space="0" w:color="auto"/>
        <w:left w:val="none" w:sz="0" w:space="0" w:color="auto"/>
        <w:bottom w:val="none" w:sz="0" w:space="0" w:color="auto"/>
        <w:right w:val="none" w:sz="0" w:space="0" w:color="auto"/>
      </w:divBdr>
    </w:div>
    <w:div w:id="2089383754">
      <w:marLeft w:val="0"/>
      <w:marRight w:val="0"/>
      <w:marTop w:val="0"/>
      <w:marBottom w:val="0"/>
      <w:divBdr>
        <w:top w:val="none" w:sz="0" w:space="0" w:color="auto"/>
        <w:left w:val="none" w:sz="0" w:space="0" w:color="auto"/>
        <w:bottom w:val="none" w:sz="0" w:space="0" w:color="auto"/>
        <w:right w:val="none" w:sz="0" w:space="0" w:color="auto"/>
      </w:divBdr>
    </w:div>
    <w:div w:id="2089496237">
      <w:marLeft w:val="0"/>
      <w:marRight w:val="0"/>
      <w:marTop w:val="0"/>
      <w:marBottom w:val="0"/>
      <w:divBdr>
        <w:top w:val="none" w:sz="0" w:space="0" w:color="auto"/>
        <w:left w:val="none" w:sz="0" w:space="0" w:color="auto"/>
        <w:bottom w:val="none" w:sz="0" w:space="0" w:color="auto"/>
        <w:right w:val="none" w:sz="0" w:space="0" w:color="auto"/>
      </w:divBdr>
    </w:div>
    <w:div w:id="2089498480">
      <w:marLeft w:val="0"/>
      <w:marRight w:val="0"/>
      <w:marTop w:val="0"/>
      <w:marBottom w:val="0"/>
      <w:divBdr>
        <w:top w:val="none" w:sz="0" w:space="0" w:color="auto"/>
        <w:left w:val="none" w:sz="0" w:space="0" w:color="auto"/>
        <w:bottom w:val="none" w:sz="0" w:space="0" w:color="auto"/>
        <w:right w:val="none" w:sz="0" w:space="0" w:color="auto"/>
      </w:divBdr>
    </w:div>
    <w:div w:id="2089570386">
      <w:marLeft w:val="0"/>
      <w:marRight w:val="0"/>
      <w:marTop w:val="0"/>
      <w:marBottom w:val="0"/>
      <w:divBdr>
        <w:top w:val="none" w:sz="0" w:space="0" w:color="auto"/>
        <w:left w:val="none" w:sz="0" w:space="0" w:color="auto"/>
        <w:bottom w:val="none" w:sz="0" w:space="0" w:color="auto"/>
        <w:right w:val="none" w:sz="0" w:space="0" w:color="auto"/>
      </w:divBdr>
    </w:div>
    <w:div w:id="2089617040">
      <w:marLeft w:val="0"/>
      <w:marRight w:val="0"/>
      <w:marTop w:val="0"/>
      <w:marBottom w:val="0"/>
      <w:divBdr>
        <w:top w:val="none" w:sz="0" w:space="0" w:color="auto"/>
        <w:left w:val="none" w:sz="0" w:space="0" w:color="auto"/>
        <w:bottom w:val="none" w:sz="0" w:space="0" w:color="auto"/>
        <w:right w:val="none" w:sz="0" w:space="0" w:color="auto"/>
      </w:divBdr>
    </w:div>
    <w:div w:id="2089618625">
      <w:marLeft w:val="0"/>
      <w:marRight w:val="0"/>
      <w:marTop w:val="0"/>
      <w:marBottom w:val="0"/>
      <w:divBdr>
        <w:top w:val="none" w:sz="0" w:space="0" w:color="auto"/>
        <w:left w:val="none" w:sz="0" w:space="0" w:color="auto"/>
        <w:bottom w:val="none" w:sz="0" w:space="0" w:color="auto"/>
        <w:right w:val="none" w:sz="0" w:space="0" w:color="auto"/>
      </w:divBdr>
    </w:div>
    <w:div w:id="2089762191">
      <w:marLeft w:val="0"/>
      <w:marRight w:val="0"/>
      <w:marTop w:val="0"/>
      <w:marBottom w:val="0"/>
      <w:divBdr>
        <w:top w:val="none" w:sz="0" w:space="0" w:color="auto"/>
        <w:left w:val="none" w:sz="0" w:space="0" w:color="auto"/>
        <w:bottom w:val="none" w:sz="0" w:space="0" w:color="auto"/>
        <w:right w:val="none" w:sz="0" w:space="0" w:color="auto"/>
      </w:divBdr>
    </w:div>
    <w:div w:id="2089842003">
      <w:marLeft w:val="0"/>
      <w:marRight w:val="0"/>
      <w:marTop w:val="0"/>
      <w:marBottom w:val="0"/>
      <w:divBdr>
        <w:top w:val="none" w:sz="0" w:space="0" w:color="auto"/>
        <w:left w:val="none" w:sz="0" w:space="0" w:color="auto"/>
        <w:bottom w:val="none" w:sz="0" w:space="0" w:color="auto"/>
        <w:right w:val="none" w:sz="0" w:space="0" w:color="auto"/>
      </w:divBdr>
    </w:div>
    <w:div w:id="2089843311">
      <w:marLeft w:val="0"/>
      <w:marRight w:val="0"/>
      <w:marTop w:val="0"/>
      <w:marBottom w:val="0"/>
      <w:divBdr>
        <w:top w:val="none" w:sz="0" w:space="0" w:color="auto"/>
        <w:left w:val="none" w:sz="0" w:space="0" w:color="auto"/>
        <w:bottom w:val="none" w:sz="0" w:space="0" w:color="auto"/>
        <w:right w:val="none" w:sz="0" w:space="0" w:color="auto"/>
      </w:divBdr>
    </w:div>
    <w:div w:id="2089844109">
      <w:marLeft w:val="0"/>
      <w:marRight w:val="0"/>
      <w:marTop w:val="0"/>
      <w:marBottom w:val="0"/>
      <w:divBdr>
        <w:top w:val="none" w:sz="0" w:space="0" w:color="auto"/>
        <w:left w:val="none" w:sz="0" w:space="0" w:color="auto"/>
        <w:bottom w:val="none" w:sz="0" w:space="0" w:color="auto"/>
        <w:right w:val="none" w:sz="0" w:space="0" w:color="auto"/>
      </w:divBdr>
    </w:div>
    <w:div w:id="2089958840">
      <w:marLeft w:val="0"/>
      <w:marRight w:val="0"/>
      <w:marTop w:val="0"/>
      <w:marBottom w:val="0"/>
      <w:divBdr>
        <w:top w:val="none" w:sz="0" w:space="0" w:color="auto"/>
        <w:left w:val="none" w:sz="0" w:space="0" w:color="auto"/>
        <w:bottom w:val="none" w:sz="0" w:space="0" w:color="auto"/>
        <w:right w:val="none" w:sz="0" w:space="0" w:color="auto"/>
      </w:divBdr>
    </w:div>
    <w:div w:id="2090032403">
      <w:marLeft w:val="0"/>
      <w:marRight w:val="0"/>
      <w:marTop w:val="0"/>
      <w:marBottom w:val="0"/>
      <w:divBdr>
        <w:top w:val="none" w:sz="0" w:space="0" w:color="auto"/>
        <w:left w:val="none" w:sz="0" w:space="0" w:color="auto"/>
        <w:bottom w:val="none" w:sz="0" w:space="0" w:color="auto"/>
        <w:right w:val="none" w:sz="0" w:space="0" w:color="auto"/>
      </w:divBdr>
    </w:div>
    <w:div w:id="2090034581">
      <w:marLeft w:val="0"/>
      <w:marRight w:val="0"/>
      <w:marTop w:val="0"/>
      <w:marBottom w:val="0"/>
      <w:divBdr>
        <w:top w:val="none" w:sz="0" w:space="0" w:color="auto"/>
        <w:left w:val="none" w:sz="0" w:space="0" w:color="auto"/>
        <w:bottom w:val="none" w:sz="0" w:space="0" w:color="auto"/>
        <w:right w:val="none" w:sz="0" w:space="0" w:color="auto"/>
      </w:divBdr>
    </w:div>
    <w:div w:id="2090079150">
      <w:marLeft w:val="0"/>
      <w:marRight w:val="0"/>
      <w:marTop w:val="0"/>
      <w:marBottom w:val="0"/>
      <w:divBdr>
        <w:top w:val="none" w:sz="0" w:space="0" w:color="auto"/>
        <w:left w:val="none" w:sz="0" w:space="0" w:color="auto"/>
        <w:bottom w:val="none" w:sz="0" w:space="0" w:color="auto"/>
        <w:right w:val="none" w:sz="0" w:space="0" w:color="auto"/>
      </w:divBdr>
    </w:div>
    <w:div w:id="2090105460">
      <w:marLeft w:val="0"/>
      <w:marRight w:val="0"/>
      <w:marTop w:val="0"/>
      <w:marBottom w:val="0"/>
      <w:divBdr>
        <w:top w:val="none" w:sz="0" w:space="0" w:color="auto"/>
        <w:left w:val="none" w:sz="0" w:space="0" w:color="auto"/>
        <w:bottom w:val="none" w:sz="0" w:space="0" w:color="auto"/>
        <w:right w:val="none" w:sz="0" w:space="0" w:color="auto"/>
      </w:divBdr>
    </w:div>
    <w:div w:id="2090227992">
      <w:marLeft w:val="0"/>
      <w:marRight w:val="0"/>
      <w:marTop w:val="0"/>
      <w:marBottom w:val="0"/>
      <w:divBdr>
        <w:top w:val="none" w:sz="0" w:space="0" w:color="auto"/>
        <w:left w:val="none" w:sz="0" w:space="0" w:color="auto"/>
        <w:bottom w:val="none" w:sz="0" w:space="0" w:color="auto"/>
        <w:right w:val="none" w:sz="0" w:space="0" w:color="auto"/>
      </w:divBdr>
    </w:div>
    <w:div w:id="2090346665">
      <w:marLeft w:val="0"/>
      <w:marRight w:val="0"/>
      <w:marTop w:val="0"/>
      <w:marBottom w:val="0"/>
      <w:divBdr>
        <w:top w:val="none" w:sz="0" w:space="0" w:color="auto"/>
        <w:left w:val="none" w:sz="0" w:space="0" w:color="auto"/>
        <w:bottom w:val="none" w:sz="0" w:space="0" w:color="auto"/>
        <w:right w:val="none" w:sz="0" w:space="0" w:color="auto"/>
      </w:divBdr>
    </w:div>
    <w:div w:id="2090418713">
      <w:bodyDiv w:val="1"/>
      <w:marLeft w:val="0"/>
      <w:marRight w:val="0"/>
      <w:marTop w:val="0"/>
      <w:marBottom w:val="0"/>
      <w:divBdr>
        <w:top w:val="none" w:sz="0" w:space="0" w:color="auto"/>
        <w:left w:val="none" w:sz="0" w:space="0" w:color="auto"/>
        <w:bottom w:val="none" w:sz="0" w:space="0" w:color="auto"/>
        <w:right w:val="none" w:sz="0" w:space="0" w:color="auto"/>
      </w:divBdr>
    </w:div>
    <w:div w:id="2090421061">
      <w:marLeft w:val="0"/>
      <w:marRight w:val="0"/>
      <w:marTop w:val="0"/>
      <w:marBottom w:val="0"/>
      <w:divBdr>
        <w:top w:val="none" w:sz="0" w:space="0" w:color="auto"/>
        <w:left w:val="none" w:sz="0" w:space="0" w:color="auto"/>
        <w:bottom w:val="none" w:sz="0" w:space="0" w:color="auto"/>
        <w:right w:val="none" w:sz="0" w:space="0" w:color="auto"/>
      </w:divBdr>
    </w:div>
    <w:div w:id="2090423935">
      <w:marLeft w:val="0"/>
      <w:marRight w:val="0"/>
      <w:marTop w:val="0"/>
      <w:marBottom w:val="0"/>
      <w:divBdr>
        <w:top w:val="none" w:sz="0" w:space="0" w:color="auto"/>
        <w:left w:val="none" w:sz="0" w:space="0" w:color="auto"/>
        <w:bottom w:val="none" w:sz="0" w:space="0" w:color="auto"/>
        <w:right w:val="none" w:sz="0" w:space="0" w:color="auto"/>
      </w:divBdr>
    </w:div>
    <w:div w:id="2090539081">
      <w:marLeft w:val="0"/>
      <w:marRight w:val="0"/>
      <w:marTop w:val="0"/>
      <w:marBottom w:val="0"/>
      <w:divBdr>
        <w:top w:val="none" w:sz="0" w:space="0" w:color="auto"/>
        <w:left w:val="none" w:sz="0" w:space="0" w:color="auto"/>
        <w:bottom w:val="none" w:sz="0" w:space="0" w:color="auto"/>
        <w:right w:val="none" w:sz="0" w:space="0" w:color="auto"/>
      </w:divBdr>
    </w:div>
    <w:div w:id="2090541831">
      <w:marLeft w:val="0"/>
      <w:marRight w:val="0"/>
      <w:marTop w:val="0"/>
      <w:marBottom w:val="0"/>
      <w:divBdr>
        <w:top w:val="none" w:sz="0" w:space="0" w:color="auto"/>
        <w:left w:val="none" w:sz="0" w:space="0" w:color="auto"/>
        <w:bottom w:val="none" w:sz="0" w:space="0" w:color="auto"/>
        <w:right w:val="none" w:sz="0" w:space="0" w:color="auto"/>
      </w:divBdr>
    </w:div>
    <w:div w:id="2090542358">
      <w:marLeft w:val="0"/>
      <w:marRight w:val="0"/>
      <w:marTop w:val="0"/>
      <w:marBottom w:val="0"/>
      <w:divBdr>
        <w:top w:val="none" w:sz="0" w:space="0" w:color="auto"/>
        <w:left w:val="none" w:sz="0" w:space="0" w:color="auto"/>
        <w:bottom w:val="none" w:sz="0" w:space="0" w:color="auto"/>
        <w:right w:val="none" w:sz="0" w:space="0" w:color="auto"/>
      </w:divBdr>
    </w:div>
    <w:div w:id="2090694519">
      <w:marLeft w:val="0"/>
      <w:marRight w:val="0"/>
      <w:marTop w:val="0"/>
      <w:marBottom w:val="0"/>
      <w:divBdr>
        <w:top w:val="none" w:sz="0" w:space="0" w:color="auto"/>
        <w:left w:val="none" w:sz="0" w:space="0" w:color="auto"/>
        <w:bottom w:val="none" w:sz="0" w:space="0" w:color="auto"/>
        <w:right w:val="none" w:sz="0" w:space="0" w:color="auto"/>
      </w:divBdr>
    </w:div>
    <w:div w:id="2090730836">
      <w:marLeft w:val="0"/>
      <w:marRight w:val="0"/>
      <w:marTop w:val="0"/>
      <w:marBottom w:val="0"/>
      <w:divBdr>
        <w:top w:val="none" w:sz="0" w:space="0" w:color="auto"/>
        <w:left w:val="none" w:sz="0" w:space="0" w:color="auto"/>
        <w:bottom w:val="none" w:sz="0" w:space="0" w:color="auto"/>
        <w:right w:val="none" w:sz="0" w:space="0" w:color="auto"/>
      </w:divBdr>
    </w:div>
    <w:div w:id="2090735706">
      <w:marLeft w:val="0"/>
      <w:marRight w:val="0"/>
      <w:marTop w:val="0"/>
      <w:marBottom w:val="0"/>
      <w:divBdr>
        <w:top w:val="none" w:sz="0" w:space="0" w:color="auto"/>
        <w:left w:val="none" w:sz="0" w:space="0" w:color="auto"/>
        <w:bottom w:val="none" w:sz="0" w:space="0" w:color="auto"/>
        <w:right w:val="none" w:sz="0" w:space="0" w:color="auto"/>
      </w:divBdr>
    </w:div>
    <w:div w:id="2090736105">
      <w:marLeft w:val="0"/>
      <w:marRight w:val="0"/>
      <w:marTop w:val="0"/>
      <w:marBottom w:val="0"/>
      <w:divBdr>
        <w:top w:val="none" w:sz="0" w:space="0" w:color="auto"/>
        <w:left w:val="none" w:sz="0" w:space="0" w:color="auto"/>
        <w:bottom w:val="none" w:sz="0" w:space="0" w:color="auto"/>
        <w:right w:val="none" w:sz="0" w:space="0" w:color="auto"/>
      </w:divBdr>
    </w:div>
    <w:div w:id="2090807073">
      <w:marLeft w:val="0"/>
      <w:marRight w:val="0"/>
      <w:marTop w:val="0"/>
      <w:marBottom w:val="0"/>
      <w:divBdr>
        <w:top w:val="none" w:sz="0" w:space="0" w:color="auto"/>
        <w:left w:val="none" w:sz="0" w:space="0" w:color="auto"/>
        <w:bottom w:val="none" w:sz="0" w:space="0" w:color="auto"/>
        <w:right w:val="none" w:sz="0" w:space="0" w:color="auto"/>
      </w:divBdr>
    </w:div>
    <w:div w:id="2090882770">
      <w:marLeft w:val="0"/>
      <w:marRight w:val="0"/>
      <w:marTop w:val="0"/>
      <w:marBottom w:val="0"/>
      <w:divBdr>
        <w:top w:val="none" w:sz="0" w:space="0" w:color="auto"/>
        <w:left w:val="none" w:sz="0" w:space="0" w:color="auto"/>
        <w:bottom w:val="none" w:sz="0" w:space="0" w:color="auto"/>
        <w:right w:val="none" w:sz="0" w:space="0" w:color="auto"/>
      </w:divBdr>
    </w:div>
    <w:div w:id="2091073250">
      <w:marLeft w:val="0"/>
      <w:marRight w:val="0"/>
      <w:marTop w:val="0"/>
      <w:marBottom w:val="0"/>
      <w:divBdr>
        <w:top w:val="none" w:sz="0" w:space="0" w:color="auto"/>
        <w:left w:val="none" w:sz="0" w:space="0" w:color="auto"/>
        <w:bottom w:val="none" w:sz="0" w:space="0" w:color="auto"/>
        <w:right w:val="none" w:sz="0" w:space="0" w:color="auto"/>
      </w:divBdr>
    </w:div>
    <w:div w:id="2091081079">
      <w:marLeft w:val="0"/>
      <w:marRight w:val="0"/>
      <w:marTop w:val="0"/>
      <w:marBottom w:val="0"/>
      <w:divBdr>
        <w:top w:val="none" w:sz="0" w:space="0" w:color="auto"/>
        <w:left w:val="none" w:sz="0" w:space="0" w:color="auto"/>
        <w:bottom w:val="none" w:sz="0" w:space="0" w:color="auto"/>
        <w:right w:val="none" w:sz="0" w:space="0" w:color="auto"/>
      </w:divBdr>
    </w:div>
    <w:div w:id="2091123153">
      <w:marLeft w:val="0"/>
      <w:marRight w:val="0"/>
      <w:marTop w:val="0"/>
      <w:marBottom w:val="0"/>
      <w:divBdr>
        <w:top w:val="none" w:sz="0" w:space="0" w:color="auto"/>
        <w:left w:val="none" w:sz="0" w:space="0" w:color="auto"/>
        <w:bottom w:val="none" w:sz="0" w:space="0" w:color="auto"/>
        <w:right w:val="none" w:sz="0" w:space="0" w:color="auto"/>
      </w:divBdr>
    </w:div>
    <w:div w:id="2091344085">
      <w:marLeft w:val="0"/>
      <w:marRight w:val="0"/>
      <w:marTop w:val="0"/>
      <w:marBottom w:val="0"/>
      <w:divBdr>
        <w:top w:val="none" w:sz="0" w:space="0" w:color="auto"/>
        <w:left w:val="none" w:sz="0" w:space="0" w:color="auto"/>
        <w:bottom w:val="none" w:sz="0" w:space="0" w:color="auto"/>
        <w:right w:val="none" w:sz="0" w:space="0" w:color="auto"/>
      </w:divBdr>
    </w:div>
    <w:div w:id="2091349345">
      <w:marLeft w:val="0"/>
      <w:marRight w:val="0"/>
      <w:marTop w:val="0"/>
      <w:marBottom w:val="0"/>
      <w:divBdr>
        <w:top w:val="none" w:sz="0" w:space="0" w:color="auto"/>
        <w:left w:val="none" w:sz="0" w:space="0" w:color="auto"/>
        <w:bottom w:val="none" w:sz="0" w:space="0" w:color="auto"/>
        <w:right w:val="none" w:sz="0" w:space="0" w:color="auto"/>
      </w:divBdr>
    </w:div>
    <w:div w:id="2091534358">
      <w:marLeft w:val="0"/>
      <w:marRight w:val="0"/>
      <w:marTop w:val="0"/>
      <w:marBottom w:val="0"/>
      <w:divBdr>
        <w:top w:val="none" w:sz="0" w:space="0" w:color="auto"/>
        <w:left w:val="none" w:sz="0" w:space="0" w:color="auto"/>
        <w:bottom w:val="none" w:sz="0" w:space="0" w:color="auto"/>
        <w:right w:val="none" w:sz="0" w:space="0" w:color="auto"/>
      </w:divBdr>
    </w:div>
    <w:div w:id="2091733057">
      <w:marLeft w:val="0"/>
      <w:marRight w:val="0"/>
      <w:marTop w:val="0"/>
      <w:marBottom w:val="0"/>
      <w:divBdr>
        <w:top w:val="none" w:sz="0" w:space="0" w:color="auto"/>
        <w:left w:val="none" w:sz="0" w:space="0" w:color="auto"/>
        <w:bottom w:val="none" w:sz="0" w:space="0" w:color="auto"/>
        <w:right w:val="none" w:sz="0" w:space="0" w:color="auto"/>
      </w:divBdr>
    </w:div>
    <w:div w:id="2091803563">
      <w:marLeft w:val="0"/>
      <w:marRight w:val="0"/>
      <w:marTop w:val="0"/>
      <w:marBottom w:val="0"/>
      <w:divBdr>
        <w:top w:val="none" w:sz="0" w:space="0" w:color="auto"/>
        <w:left w:val="none" w:sz="0" w:space="0" w:color="auto"/>
        <w:bottom w:val="none" w:sz="0" w:space="0" w:color="auto"/>
        <w:right w:val="none" w:sz="0" w:space="0" w:color="auto"/>
      </w:divBdr>
    </w:div>
    <w:div w:id="2091808862">
      <w:marLeft w:val="0"/>
      <w:marRight w:val="0"/>
      <w:marTop w:val="0"/>
      <w:marBottom w:val="0"/>
      <w:divBdr>
        <w:top w:val="none" w:sz="0" w:space="0" w:color="auto"/>
        <w:left w:val="none" w:sz="0" w:space="0" w:color="auto"/>
        <w:bottom w:val="none" w:sz="0" w:space="0" w:color="auto"/>
        <w:right w:val="none" w:sz="0" w:space="0" w:color="auto"/>
      </w:divBdr>
    </w:div>
    <w:div w:id="2091848390">
      <w:marLeft w:val="0"/>
      <w:marRight w:val="0"/>
      <w:marTop w:val="0"/>
      <w:marBottom w:val="0"/>
      <w:divBdr>
        <w:top w:val="none" w:sz="0" w:space="0" w:color="auto"/>
        <w:left w:val="none" w:sz="0" w:space="0" w:color="auto"/>
        <w:bottom w:val="none" w:sz="0" w:space="0" w:color="auto"/>
        <w:right w:val="none" w:sz="0" w:space="0" w:color="auto"/>
      </w:divBdr>
    </w:div>
    <w:div w:id="2091927626">
      <w:marLeft w:val="0"/>
      <w:marRight w:val="0"/>
      <w:marTop w:val="0"/>
      <w:marBottom w:val="0"/>
      <w:divBdr>
        <w:top w:val="none" w:sz="0" w:space="0" w:color="auto"/>
        <w:left w:val="none" w:sz="0" w:space="0" w:color="auto"/>
        <w:bottom w:val="none" w:sz="0" w:space="0" w:color="auto"/>
        <w:right w:val="none" w:sz="0" w:space="0" w:color="auto"/>
      </w:divBdr>
    </w:div>
    <w:div w:id="2092004512">
      <w:marLeft w:val="0"/>
      <w:marRight w:val="0"/>
      <w:marTop w:val="0"/>
      <w:marBottom w:val="0"/>
      <w:divBdr>
        <w:top w:val="none" w:sz="0" w:space="0" w:color="auto"/>
        <w:left w:val="none" w:sz="0" w:space="0" w:color="auto"/>
        <w:bottom w:val="none" w:sz="0" w:space="0" w:color="auto"/>
        <w:right w:val="none" w:sz="0" w:space="0" w:color="auto"/>
      </w:divBdr>
    </w:div>
    <w:div w:id="2092047362">
      <w:marLeft w:val="480"/>
      <w:marRight w:val="0"/>
      <w:marTop w:val="0"/>
      <w:marBottom w:val="0"/>
      <w:divBdr>
        <w:top w:val="none" w:sz="0" w:space="0" w:color="auto"/>
        <w:left w:val="none" w:sz="0" w:space="0" w:color="auto"/>
        <w:bottom w:val="none" w:sz="0" w:space="0" w:color="auto"/>
        <w:right w:val="none" w:sz="0" w:space="0" w:color="auto"/>
      </w:divBdr>
    </w:div>
    <w:div w:id="2092048174">
      <w:marLeft w:val="0"/>
      <w:marRight w:val="0"/>
      <w:marTop w:val="0"/>
      <w:marBottom w:val="0"/>
      <w:divBdr>
        <w:top w:val="none" w:sz="0" w:space="0" w:color="auto"/>
        <w:left w:val="none" w:sz="0" w:space="0" w:color="auto"/>
        <w:bottom w:val="none" w:sz="0" w:space="0" w:color="auto"/>
        <w:right w:val="none" w:sz="0" w:space="0" w:color="auto"/>
      </w:divBdr>
    </w:div>
    <w:div w:id="2092265396">
      <w:marLeft w:val="0"/>
      <w:marRight w:val="0"/>
      <w:marTop w:val="0"/>
      <w:marBottom w:val="0"/>
      <w:divBdr>
        <w:top w:val="none" w:sz="0" w:space="0" w:color="auto"/>
        <w:left w:val="none" w:sz="0" w:space="0" w:color="auto"/>
        <w:bottom w:val="none" w:sz="0" w:space="0" w:color="auto"/>
        <w:right w:val="none" w:sz="0" w:space="0" w:color="auto"/>
      </w:divBdr>
    </w:div>
    <w:div w:id="2092311341">
      <w:marLeft w:val="0"/>
      <w:marRight w:val="0"/>
      <w:marTop w:val="0"/>
      <w:marBottom w:val="0"/>
      <w:divBdr>
        <w:top w:val="none" w:sz="0" w:space="0" w:color="auto"/>
        <w:left w:val="none" w:sz="0" w:space="0" w:color="auto"/>
        <w:bottom w:val="none" w:sz="0" w:space="0" w:color="auto"/>
        <w:right w:val="none" w:sz="0" w:space="0" w:color="auto"/>
      </w:divBdr>
    </w:div>
    <w:div w:id="2092316323">
      <w:marLeft w:val="0"/>
      <w:marRight w:val="0"/>
      <w:marTop w:val="0"/>
      <w:marBottom w:val="0"/>
      <w:divBdr>
        <w:top w:val="none" w:sz="0" w:space="0" w:color="auto"/>
        <w:left w:val="none" w:sz="0" w:space="0" w:color="auto"/>
        <w:bottom w:val="none" w:sz="0" w:space="0" w:color="auto"/>
        <w:right w:val="none" w:sz="0" w:space="0" w:color="auto"/>
      </w:divBdr>
    </w:div>
    <w:div w:id="2092387774">
      <w:marLeft w:val="0"/>
      <w:marRight w:val="0"/>
      <w:marTop w:val="0"/>
      <w:marBottom w:val="0"/>
      <w:divBdr>
        <w:top w:val="none" w:sz="0" w:space="0" w:color="auto"/>
        <w:left w:val="none" w:sz="0" w:space="0" w:color="auto"/>
        <w:bottom w:val="none" w:sz="0" w:space="0" w:color="auto"/>
        <w:right w:val="none" w:sz="0" w:space="0" w:color="auto"/>
      </w:divBdr>
    </w:div>
    <w:div w:id="2092460553">
      <w:marLeft w:val="0"/>
      <w:marRight w:val="0"/>
      <w:marTop w:val="0"/>
      <w:marBottom w:val="0"/>
      <w:divBdr>
        <w:top w:val="none" w:sz="0" w:space="0" w:color="auto"/>
        <w:left w:val="none" w:sz="0" w:space="0" w:color="auto"/>
        <w:bottom w:val="none" w:sz="0" w:space="0" w:color="auto"/>
        <w:right w:val="none" w:sz="0" w:space="0" w:color="auto"/>
      </w:divBdr>
    </w:div>
    <w:div w:id="2092460631">
      <w:marLeft w:val="0"/>
      <w:marRight w:val="0"/>
      <w:marTop w:val="0"/>
      <w:marBottom w:val="0"/>
      <w:divBdr>
        <w:top w:val="none" w:sz="0" w:space="0" w:color="auto"/>
        <w:left w:val="none" w:sz="0" w:space="0" w:color="auto"/>
        <w:bottom w:val="none" w:sz="0" w:space="0" w:color="auto"/>
        <w:right w:val="none" w:sz="0" w:space="0" w:color="auto"/>
      </w:divBdr>
    </w:div>
    <w:div w:id="2092506485">
      <w:marLeft w:val="0"/>
      <w:marRight w:val="0"/>
      <w:marTop w:val="0"/>
      <w:marBottom w:val="0"/>
      <w:divBdr>
        <w:top w:val="none" w:sz="0" w:space="0" w:color="auto"/>
        <w:left w:val="none" w:sz="0" w:space="0" w:color="auto"/>
        <w:bottom w:val="none" w:sz="0" w:space="0" w:color="auto"/>
        <w:right w:val="none" w:sz="0" w:space="0" w:color="auto"/>
      </w:divBdr>
    </w:div>
    <w:div w:id="2092581735">
      <w:marLeft w:val="0"/>
      <w:marRight w:val="0"/>
      <w:marTop w:val="0"/>
      <w:marBottom w:val="0"/>
      <w:divBdr>
        <w:top w:val="none" w:sz="0" w:space="0" w:color="auto"/>
        <w:left w:val="none" w:sz="0" w:space="0" w:color="auto"/>
        <w:bottom w:val="none" w:sz="0" w:space="0" w:color="auto"/>
        <w:right w:val="none" w:sz="0" w:space="0" w:color="auto"/>
      </w:divBdr>
    </w:div>
    <w:div w:id="2092776296">
      <w:marLeft w:val="0"/>
      <w:marRight w:val="0"/>
      <w:marTop w:val="0"/>
      <w:marBottom w:val="0"/>
      <w:divBdr>
        <w:top w:val="none" w:sz="0" w:space="0" w:color="auto"/>
        <w:left w:val="none" w:sz="0" w:space="0" w:color="auto"/>
        <w:bottom w:val="none" w:sz="0" w:space="0" w:color="auto"/>
        <w:right w:val="none" w:sz="0" w:space="0" w:color="auto"/>
      </w:divBdr>
    </w:div>
    <w:div w:id="2092848542">
      <w:marLeft w:val="0"/>
      <w:marRight w:val="0"/>
      <w:marTop w:val="0"/>
      <w:marBottom w:val="0"/>
      <w:divBdr>
        <w:top w:val="none" w:sz="0" w:space="0" w:color="auto"/>
        <w:left w:val="none" w:sz="0" w:space="0" w:color="auto"/>
        <w:bottom w:val="none" w:sz="0" w:space="0" w:color="auto"/>
        <w:right w:val="none" w:sz="0" w:space="0" w:color="auto"/>
      </w:divBdr>
    </w:div>
    <w:div w:id="2092852729">
      <w:marLeft w:val="0"/>
      <w:marRight w:val="0"/>
      <w:marTop w:val="0"/>
      <w:marBottom w:val="0"/>
      <w:divBdr>
        <w:top w:val="none" w:sz="0" w:space="0" w:color="auto"/>
        <w:left w:val="none" w:sz="0" w:space="0" w:color="auto"/>
        <w:bottom w:val="none" w:sz="0" w:space="0" w:color="auto"/>
        <w:right w:val="none" w:sz="0" w:space="0" w:color="auto"/>
      </w:divBdr>
    </w:div>
    <w:div w:id="2092924607">
      <w:marLeft w:val="0"/>
      <w:marRight w:val="0"/>
      <w:marTop w:val="0"/>
      <w:marBottom w:val="0"/>
      <w:divBdr>
        <w:top w:val="none" w:sz="0" w:space="0" w:color="auto"/>
        <w:left w:val="none" w:sz="0" w:space="0" w:color="auto"/>
        <w:bottom w:val="none" w:sz="0" w:space="0" w:color="auto"/>
        <w:right w:val="none" w:sz="0" w:space="0" w:color="auto"/>
      </w:divBdr>
    </w:div>
    <w:div w:id="2093115211">
      <w:marLeft w:val="0"/>
      <w:marRight w:val="0"/>
      <w:marTop w:val="0"/>
      <w:marBottom w:val="0"/>
      <w:divBdr>
        <w:top w:val="none" w:sz="0" w:space="0" w:color="auto"/>
        <w:left w:val="none" w:sz="0" w:space="0" w:color="auto"/>
        <w:bottom w:val="none" w:sz="0" w:space="0" w:color="auto"/>
        <w:right w:val="none" w:sz="0" w:space="0" w:color="auto"/>
      </w:divBdr>
    </w:div>
    <w:div w:id="2093159361">
      <w:marLeft w:val="0"/>
      <w:marRight w:val="0"/>
      <w:marTop w:val="0"/>
      <w:marBottom w:val="0"/>
      <w:divBdr>
        <w:top w:val="none" w:sz="0" w:space="0" w:color="auto"/>
        <w:left w:val="none" w:sz="0" w:space="0" w:color="auto"/>
        <w:bottom w:val="none" w:sz="0" w:space="0" w:color="auto"/>
        <w:right w:val="none" w:sz="0" w:space="0" w:color="auto"/>
      </w:divBdr>
    </w:div>
    <w:div w:id="2093239100">
      <w:marLeft w:val="0"/>
      <w:marRight w:val="0"/>
      <w:marTop w:val="0"/>
      <w:marBottom w:val="0"/>
      <w:divBdr>
        <w:top w:val="none" w:sz="0" w:space="0" w:color="auto"/>
        <w:left w:val="none" w:sz="0" w:space="0" w:color="auto"/>
        <w:bottom w:val="none" w:sz="0" w:space="0" w:color="auto"/>
        <w:right w:val="none" w:sz="0" w:space="0" w:color="auto"/>
      </w:divBdr>
    </w:div>
    <w:div w:id="2093307379">
      <w:marLeft w:val="0"/>
      <w:marRight w:val="0"/>
      <w:marTop w:val="0"/>
      <w:marBottom w:val="0"/>
      <w:divBdr>
        <w:top w:val="none" w:sz="0" w:space="0" w:color="auto"/>
        <w:left w:val="none" w:sz="0" w:space="0" w:color="auto"/>
        <w:bottom w:val="none" w:sz="0" w:space="0" w:color="auto"/>
        <w:right w:val="none" w:sz="0" w:space="0" w:color="auto"/>
      </w:divBdr>
    </w:div>
    <w:div w:id="2093315228">
      <w:marLeft w:val="0"/>
      <w:marRight w:val="0"/>
      <w:marTop w:val="0"/>
      <w:marBottom w:val="0"/>
      <w:divBdr>
        <w:top w:val="none" w:sz="0" w:space="0" w:color="auto"/>
        <w:left w:val="none" w:sz="0" w:space="0" w:color="auto"/>
        <w:bottom w:val="none" w:sz="0" w:space="0" w:color="auto"/>
        <w:right w:val="none" w:sz="0" w:space="0" w:color="auto"/>
      </w:divBdr>
    </w:div>
    <w:div w:id="2093426659">
      <w:marLeft w:val="0"/>
      <w:marRight w:val="0"/>
      <w:marTop w:val="0"/>
      <w:marBottom w:val="0"/>
      <w:divBdr>
        <w:top w:val="none" w:sz="0" w:space="0" w:color="auto"/>
        <w:left w:val="none" w:sz="0" w:space="0" w:color="auto"/>
        <w:bottom w:val="none" w:sz="0" w:space="0" w:color="auto"/>
        <w:right w:val="none" w:sz="0" w:space="0" w:color="auto"/>
      </w:divBdr>
    </w:div>
    <w:div w:id="2093426683">
      <w:marLeft w:val="0"/>
      <w:marRight w:val="0"/>
      <w:marTop w:val="0"/>
      <w:marBottom w:val="0"/>
      <w:divBdr>
        <w:top w:val="none" w:sz="0" w:space="0" w:color="auto"/>
        <w:left w:val="none" w:sz="0" w:space="0" w:color="auto"/>
        <w:bottom w:val="none" w:sz="0" w:space="0" w:color="auto"/>
        <w:right w:val="none" w:sz="0" w:space="0" w:color="auto"/>
      </w:divBdr>
    </w:div>
    <w:div w:id="2093505525">
      <w:marLeft w:val="0"/>
      <w:marRight w:val="0"/>
      <w:marTop w:val="0"/>
      <w:marBottom w:val="0"/>
      <w:divBdr>
        <w:top w:val="none" w:sz="0" w:space="0" w:color="auto"/>
        <w:left w:val="none" w:sz="0" w:space="0" w:color="auto"/>
        <w:bottom w:val="none" w:sz="0" w:space="0" w:color="auto"/>
        <w:right w:val="none" w:sz="0" w:space="0" w:color="auto"/>
      </w:divBdr>
    </w:div>
    <w:div w:id="2093508148">
      <w:marLeft w:val="0"/>
      <w:marRight w:val="0"/>
      <w:marTop w:val="0"/>
      <w:marBottom w:val="0"/>
      <w:divBdr>
        <w:top w:val="none" w:sz="0" w:space="0" w:color="auto"/>
        <w:left w:val="none" w:sz="0" w:space="0" w:color="auto"/>
        <w:bottom w:val="none" w:sz="0" w:space="0" w:color="auto"/>
        <w:right w:val="none" w:sz="0" w:space="0" w:color="auto"/>
      </w:divBdr>
    </w:div>
    <w:div w:id="2093577907">
      <w:marLeft w:val="0"/>
      <w:marRight w:val="0"/>
      <w:marTop w:val="0"/>
      <w:marBottom w:val="0"/>
      <w:divBdr>
        <w:top w:val="none" w:sz="0" w:space="0" w:color="auto"/>
        <w:left w:val="none" w:sz="0" w:space="0" w:color="auto"/>
        <w:bottom w:val="none" w:sz="0" w:space="0" w:color="auto"/>
        <w:right w:val="none" w:sz="0" w:space="0" w:color="auto"/>
      </w:divBdr>
    </w:div>
    <w:div w:id="2093623655">
      <w:marLeft w:val="0"/>
      <w:marRight w:val="0"/>
      <w:marTop w:val="0"/>
      <w:marBottom w:val="0"/>
      <w:divBdr>
        <w:top w:val="none" w:sz="0" w:space="0" w:color="auto"/>
        <w:left w:val="none" w:sz="0" w:space="0" w:color="auto"/>
        <w:bottom w:val="none" w:sz="0" w:space="0" w:color="auto"/>
        <w:right w:val="none" w:sz="0" w:space="0" w:color="auto"/>
      </w:divBdr>
    </w:div>
    <w:div w:id="2093693255">
      <w:marLeft w:val="0"/>
      <w:marRight w:val="0"/>
      <w:marTop w:val="0"/>
      <w:marBottom w:val="0"/>
      <w:divBdr>
        <w:top w:val="none" w:sz="0" w:space="0" w:color="auto"/>
        <w:left w:val="none" w:sz="0" w:space="0" w:color="auto"/>
        <w:bottom w:val="none" w:sz="0" w:space="0" w:color="auto"/>
        <w:right w:val="none" w:sz="0" w:space="0" w:color="auto"/>
      </w:divBdr>
    </w:div>
    <w:div w:id="2093696266">
      <w:marLeft w:val="0"/>
      <w:marRight w:val="0"/>
      <w:marTop w:val="0"/>
      <w:marBottom w:val="0"/>
      <w:divBdr>
        <w:top w:val="none" w:sz="0" w:space="0" w:color="auto"/>
        <w:left w:val="none" w:sz="0" w:space="0" w:color="auto"/>
        <w:bottom w:val="none" w:sz="0" w:space="0" w:color="auto"/>
        <w:right w:val="none" w:sz="0" w:space="0" w:color="auto"/>
      </w:divBdr>
    </w:div>
    <w:div w:id="2093774727">
      <w:marLeft w:val="0"/>
      <w:marRight w:val="0"/>
      <w:marTop w:val="0"/>
      <w:marBottom w:val="0"/>
      <w:divBdr>
        <w:top w:val="none" w:sz="0" w:space="0" w:color="auto"/>
        <w:left w:val="none" w:sz="0" w:space="0" w:color="auto"/>
        <w:bottom w:val="none" w:sz="0" w:space="0" w:color="auto"/>
        <w:right w:val="none" w:sz="0" w:space="0" w:color="auto"/>
      </w:divBdr>
    </w:div>
    <w:div w:id="2093775269">
      <w:marLeft w:val="0"/>
      <w:marRight w:val="0"/>
      <w:marTop w:val="0"/>
      <w:marBottom w:val="0"/>
      <w:divBdr>
        <w:top w:val="none" w:sz="0" w:space="0" w:color="auto"/>
        <w:left w:val="none" w:sz="0" w:space="0" w:color="auto"/>
        <w:bottom w:val="none" w:sz="0" w:space="0" w:color="auto"/>
        <w:right w:val="none" w:sz="0" w:space="0" w:color="auto"/>
      </w:divBdr>
    </w:div>
    <w:div w:id="2093814389">
      <w:marLeft w:val="0"/>
      <w:marRight w:val="0"/>
      <w:marTop w:val="0"/>
      <w:marBottom w:val="0"/>
      <w:divBdr>
        <w:top w:val="none" w:sz="0" w:space="0" w:color="auto"/>
        <w:left w:val="none" w:sz="0" w:space="0" w:color="auto"/>
        <w:bottom w:val="none" w:sz="0" w:space="0" w:color="auto"/>
        <w:right w:val="none" w:sz="0" w:space="0" w:color="auto"/>
      </w:divBdr>
    </w:div>
    <w:div w:id="2093816367">
      <w:marLeft w:val="0"/>
      <w:marRight w:val="0"/>
      <w:marTop w:val="0"/>
      <w:marBottom w:val="0"/>
      <w:divBdr>
        <w:top w:val="none" w:sz="0" w:space="0" w:color="auto"/>
        <w:left w:val="none" w:sz="0" w:space="0" w:color="auto"/>
        <w:bottom w:val="none" w:sz="0" w:space="0" w:color="auto"/>
        <w:right w:val="none" w:sz="0" w:space="0" w:color="auto"/>
      </w:divBdr>
    </w:div>
    <w:div w:id="2093895438">
      <w:marLeft w:val="0"/>
      <w:marRight w:val="0"/>
      <w:marTop w:val="0"/>
      <w:marBottom w:val="0"/>
      <w:divBdr>
        <w:top w:val="none" w:sz="0" w:space="0" w:color="auto"/>
        <w:left w:val="none" w:sz="0" w:space="0" w:color="auto"/>
        <w:bottom w:val="none" w:sz="0" w:space="0" w:color="auto"/>
        <w:right w:val="none" w:sz="0" w:space="0" w:color="auto"/>
      </w:divBdr>
    </w:div>
    <w:div w:id="2093963775">
      <w:marLeft w:val="0"/>
      <w:marRight w:val="0"/>
      <w:marTop w:val="0"/>
      <w:marBottom w:val="0"/>
      <w:divBdr>
        <w:top w:val="none" w:sz="0" w:space="0" w:color="auto"/>
        <w:left w:val="none" w:sz="0" w:space="0" w:color="auto"/>
        <w:bottom w:val="none" w:sz="0" w:space="0" w:color="auto"/>
        <w:right w:val="none" w:sz="0" w:space="0" w:color="auto"/>
      </w:divBdr>
    </w:div>
    <w:div w:id="2093966308">
      <w:marLeft w:val="0"/>
      <w:marRight w:val="0"/>
      <w:marTop w:val="0"/>
      <w:marBottom w:val="0"/>
      <w:divBdr>
        <w:top w:val="none" w:sz="0" w:space="0" w:color="auto"/>
        <w:left w:val="none" w:sz="0" w:space="0" w:color="auto"/>
        <w:bottom w:val="none" w:sz="0" w:space="0" w:color="auto"/>
        <w:right w:val="none" w:sz="0" w:space="0" w:color="auto"/>
      </w:divBdr>
    </w:div>
    <w:div w:id="2094006561">
      <w:marLeft w:val="0"/>
      <w:marRight w:val="0"/>
      <w:marTop w:val="0"/>
      <w:marBottom w:val="0"/>
      <w:divBdr>
        <w:top w:val="none" w:sz="0" w:space="0" w:color="auto"/>
        <w:left w:val="none" w:sz="0" w:space="0" w:color="auto"/>
        <w:bottom w:val="none" w:sz="0" w:space="0" w:color="auto"/>
        <w:right w:val="none" w:sz="0" w:space="0" w:color="auto"/>
      </w:divBdr>
    </w:div>
    <w:div w:id="2094011033">
      <w:marLeft w:val="0"/>
      <w:marRight w:val="0"/>
      <w:marTop w:val="0"/>
      <w:marBottom w:val="0"/>
      <w:divBdr>
        <w:top w:val="none" w:sz="0" w:space="0" w:color="auto"/>
        <w:left w:val="none" w:sz="0" w:space="0" w:color="auto"/>
        <w:bottom w:val="none" w:sz="0" w:space="0" w:color="auto"/>
        <w:right w:val="none" w:sz="0" w:space="0" w:color="auto"/>
      </w:divBdr>
    </w:div>
    <w:div w:id="2094011409">
      <w:marLeft w:val="0"/>
      <w:marRight w:val="0"/>
      <w:marTop w:val="0"/>
      <w:marBottom w:val="0"/>
      <w:divBdr>
        <w:top w:val="none" w:sz="0" w:space="0" w:color="auto"/>
        <w:left w:val="none" w:sz="0" w:space="0" w:color="auto"/>
        <w:bottom w:val="none" w:sz="0" w:space="0" w:color="auto"/>
        <w:right w:val="none" w:sz="0" w:space="0" w:color="auto"/>
      </w:divBdr>
    </w:div>
    <w:div w:id="2094013062">
      <w:marLeft w:val="0"/>
      <w:marRight w:val="0"/>
      <w:marTop w:val="0"/>
      <w:marBottom w:val="0"/>
      <w:divBdr>
        <w:top w:val="none" w:sz="0" w:space="0" w:color="auto"/>
        <w:left w:val="none" w:sz="0" w:space="0" w:color="auto"/>
        <w:bottom w:val="none" w:sz="0" w:space="0" w:color="auto"/>
        <w:right w:val="none" w:sz="0" w:space="0" w:color="auto"/>
      </w:divBdr>
    </w:div>
    <w:div w:id="2094080106">
      <w:marLeft w:val="0"/>
      <w:marRight w:val="0"/>
      <w:marTop w:val="0"/>
      <w:marBottom w:val="0"/>
      <w:divBdr>
        <w:top w:val="none" w:sz="0" w:space="0" w:color="auto"/>
        <w:left w:val="none" w:sz="0" w:space="0" w:color="auto"/>
        <w:bottom w:val="none" w:sz="0" w:space="0" w:color="auto"/>
        <w:right w:val="none" w:sz="0" w:space="0" w:color="auto"/>
      </w:divBdr>
    </w:div>
    <w:div w:id="2094159516">
      <w:marLeft w:val="0"/>
      <w:marRight w:val="0"/>
      <w:marTop w:val="0"/>
      <w:marBottom w:val="0"/>
      <w:divBdr>
        <w:top w:val="none" w:sz="0" w:space="0" w:color="auto"/>
        <w:left w:val="none" w:sz="0" w:space="0" w:color="auto"/>
        <w:bottom w:val="none" w:sz="0" w:space="0" w:color="auto"/>
        <w:right w:val="none" w:sz="0" w:space="0" w:color="auto"/>
      </w:divBdr>
    </w:div>
    <w:div w:id="2094161646">
      <w:marLeft w:val="0"/>
      <w:marRight w:val="0"/>
      <w:marTop w:val="0"/>
      <w:marBottom w:val="0"/>
      <w:divBdr>
        <w:top w:val="none" w:sz="0" w:space="0" w:color="auto"/>
        <w:left w:val="none" w:sz="0" w:space="0" w:color="auto"/>
        <w:bottom w:val="none" w:sz="0" w:space="0" w:color="auto"/>
        <w:right w:val="none" w:sz="0" w:space="0" w:color="auto"/>
      </w:divBdr>
    </w:div>
    <w:div w:id="2094163055">
      <w:marLeft w:val="0"/>
      <w:marRight w:val="0"/>
      <w:marTop w:val="0"/>
      <w:marBottom w:val="0"/>
      <w:divBdr>
        <w:top w:val="none" w:sz="0" w:space="0" w:color="auto"/>
        <w:left w:val="none" w:sz="0" w:space="0" w:color="auto"/>
        <w:bottom w:val="none" w:sz="0" w:space="0" w:color="auto"/>
        <w:right w:val="none" w:sz="0" w:space="0" w:color="auto"/>
      </w:divBdr>
    </w:div>
    <w:div w:id="2094203812">
      <w:marLeft w:val="0"/>
      <w:marRight w:val="0"/>
      <w:marTop w:val="0"/>
      <w:marBottom w:val="0"/>
      <w:divBdr>
        <w:top w:val="none" w:sz="0" w:space="0" w:color="auto"/>
        <w:left w:val="none" w:sz="0" w:space="0" w:color="auto"/>
        <w:bottom w:val="none" w:sz="0" w:space="0" w:color="auto"/>
        <w:right w:val="none" w:sz="0" w:space="0" w:color="auto"/>
      </w:divBdr>
    </w:div>
    <w:div w:id="2094277775">
      <w:marLeft w:val="0"/>
      <w:marRight w:val="0"/>
      <w:marTop w:val="0"/>
      <w:marBottom w:val="0"/>
      <w:divBdr>
        <w:top w:val="none" w:sz="0" w:space="0" w:color="auto"/>
        <w:left w:val="none" w:sz="0" w:space="0" w:color="auto"/>
        <w:bottom w:val="none" w:sz="0" w:space="0" w:color="auto"/>
        <w:right w:val="none" w:sz="0" w:space="0" w:color="auto"/>
      </w:divBdr>
    </w:div>
    <w:div w:id="2094475484">
      <w:marLeft w:val="0"/>
      <w:marRight w:val="0"/>
      <w:marTop w:val="0"/>
      <w:marBottom w:val="0"/>
      <w:divBdr>
        <w:top w:val="none" w:sz="0" w:space="0" w:color="auto"/>
        <w:left w:val="none" w:sz="0" w:space="0" w:color="auto"/>
        <w:bottom w:val="none" w:sz="0" w:space="0" w:color="auto"/>
        <w:right w:val="none" w:sz="0" w:space="0" w:color="auto"/>
      </w:divBdr>
    </w:div>
    <w:div w:id="2094550253">
      <w:marLeft w:val="0"/>
      <w:marRight w:val="0"/>
      <w:marTop w:val="0"/>
      <w:marBottom w:val="0"/>
      <w:divBdr>
        <w:top w:val="none" w:sz="0" w:space="0" w:color="auto"/>
        <w:left w:val="none" w:sz="0" w:space="0" w:color="auto"/>
        <w:bottom w:val="none" w:sz="0" w:space="0" w:color="auto"/>
        <w:right w:val="none" w:sz="0" w:space="0" w:color="auto"/>
      </w:divBdr>
    </w:div>
    <w:div w:id="2094620395">
      <w:marLeft w:val="0"/>
      <w:marRight w:val="0"/>
      <w:marTop w:val="0"/>
      <w:marBottom w:val="0"/>
      <w:divBdr>
        <w:top w:val="none" w:sz="0" w:space="0" w:color="auto"/>
        <w:left w:val="none" w:sz="0" w:space="0" w:color="auto"/>
        <w:bottom w:val="none" w:sz="0" w:space="0" w:color="auto"/>
        <w:right w:val="none" w:sz="0" w:space="0" w:color="auto"/>
      </w:divBdr>
    </w:div>
    <w:div w:id="2094662651">
      <w:bodyDiv w:val="1"/>
      <w:marLeft w:val="0"/>
      <w:marRight w:val="0"/>
      <w:marTop w:val="0"/>
      <w:marBottom w:val="0"/>
      <w:divBdr>
        <w:top w:val="none" w:sz="0" w:space="0" w:color="auto"/>
        <w:left w:val="none" w:sz="0" w:space="0" w:color="auto"/>
        <w:bottom w:val="none" w:sz="0" w:space="0" w:color="auto"/>
        <w:right w:val="none" w:sz="0" w:space="0" w:color="auto"/>
      </w:divBdr>
    </w:div>
    <w:div w:id="2094663344">
      <w:marLeft w:val="0"/>
      <w:marRight w:val="0"/>
      <w:marTop w:val="0"/>
      <w:marBottom w:val="0"/>
      <w:divBdr>
        <w:top w:val="none" w:sz="0" w:space="0" w:color="auto"/>
        <w:left w:val="none" w:sz="0" w:space="0" w:color="auto"/>
        <w:bottom w:val="none" w:sz="0" w:space="0" w:color="auto"/>
        <w:right w:val="none" w:sz="0" w:space="0" w:color="auto"/>
      </w:divBdr>
    </w:div>
    <w:div w:id="2094664561">
      <w:marLeft w:val="0"/>
      <w:marRight w:val="0"/>
      <w:marTop w:val="0"/>
      <w:marBottom w:val="0"/>
      <w:divBdr>
        <w:top w:val="none" w:sz="0" w:space="0" w:color="auto"/>
        <w:left w:val="none" w:sz="0" w:space="0" w:color="auto"/>
        <w:bottom w:val="none" w:sz="0" w:space="0" w:color="auto"/>
        <w:right w:val="none" w:sz="0" w:space="0" w:color="auto"/>
      </w:divBdr>
    </w:div>
    <w:div w:id="2094739587">
      <w:marLeft w:val="0"/>
      <w:marRight w:val="0"/>
      <w:marTop w:val="0"/>
      <w:marBottom w:val="0"/>
      <w:divBdr>
        <w:top w:val="none" w:sz="0" w:space="0" w:color="auto"/>
        <w:left w:val="none" w:sz="0" w:space="0" w:color="auto"/>
        <w:bottom w:val="none" w:sz="0" w:space="0" w:color="auto"/>
        <w:right w:val="none" w:sz="0" w:space="0" w:color="auto"/>
      </w:divBdr>
    </w:div>
    <w:div w:id="2094742883">
      <w:marLeft w:val="0"/>
      <w:marRight w:val="0"/>
      <w:marTop w:val="0"/>
      <w:marBottom w:val="0"/>
      <w:divBdr>
        <w:top w:val="none" w:sz="0" w:space="0" w:color="auto"/>
        <w:left w:val="none" w:sz="0" w:space="0" w:color="auto"/>
        <w:bottom w:val="none" w:sz="0" w:space="0" w:color="auto"/>
        <w:right w:val="none" w:sz="0" w:space="0" w:color="auto"/>
      </w:divBdr>
    </w:div>
    <w:div w:id="2094812863">
      <w:marLeft w:val="0"/>
      <w:marRight w:val="0"/>
      <w:marTop w:val="0"/>
      <w:marBottom w:val="0"/>
      <w:divBdr>
        <w:top w:val="none" w:sz="0" w:space="0" w:color="auto"/>
        <w:left w:val="none" w:sz="0" w:space="0" w:color="auto"/>
        <w:bottom w:val="none" w:sz="0" w:space="0" w:color="auto"/>
        <w:right w:val="none" w:sz="0" w:space="0" w:color="auto"/>
      </w:divBdr>
    </w:div>
    <w:div w:id="2094861498">
      <w:marLeft w:val="0"/>
      <w:marRight w:val="0"/>
      <w:marTop w:val="0"/>
      <w:marBottom w:val="0"/>
      <w:divBdr>
        <w:top w:val="none" w:sz="0" w:space="0" w:color="auto"/>
        <w:left w:val="none" w:sz="0" w:space="0" w:color="auto"/>
        <w:bottom w:val="none" w:sz="0" w:space="0" w:color="auto"/>
        <w:right w:val="none" w:sz="0" w:space="0" w:color="auto"/>
      </w:divBdr>
    </w:div>
    <w:div w:id="2094934457">
      <w:marLeft w:val="0"/>
      <w:marRight w:val="0"/>
      <w:marTop w:val="0"/>
      <w:marBottom w:val="0"/>
      <w:divBdr>
        <w:top w:val="none" w:sz="0" w:space="0" w:color="auto"/>
        <w:left w:val="none" w:sz="0" w:space="0" w:color="auto"/>
        <w:bottom w:val="none" w:sz="0" w:space="0" w:color="auto"/>
        <w:right w:val="none" w:sz="0" w:space="0" w:color="auto"/>
      </w:divBdr>
    </w:div>
    <w:div w:id="2095010471">
      <w:marLeft w:val="0"/>
      <w:marRight w:val="0"/>
      <w:marTop w:val="0"/>
      <w:marBottom w:val="0"/>
      <w:divBdr>
        <w:top w:val="none" w:sz="0" w:space="0" w:color="auto"/>
        <w:left w:val="none" w:sz="0" w:space="0" w:color="auto"/>
        <w:bottom w:val="none" w:sz="0" w:space="0" w:color="auto"/>
        <w:right w:val="none" w:sz="0" w:space="0" w:color="auto"/>
      </w:divBdr>
    </w:div>
    <w:div w:id="2095125572">
      <w:marLeft w:val="0"/>
      <w:marRight w:val="0"/>
      <w:marTop w:val="0"/>
      <w:marBottom w:val="0"/>
      <w:divBdr>
        <w:top w:val="none" w:sz="0" w:space="0" w:color="auto"/>
        <w:left w:val="none" w:sz="0" w:space="0" w:color="auto"/>
        <w:bottom w:val="none" w:sz="0" w:space="0" w:color="auto"/>
        <w:right w:val="none" w:sz="0" w:space="0" w:color="auto"/>
      </w:divBdr>
    </w:div>
    <w:div w:id="2095131204">
      <w:marLeft w:val="0"/>
      <w:marRight w:val="0"/>
      <w:marTop w:val="0"/>
      <w:marBottom w:val="0"/>
      <w:divBdr>
        <w:top w:val="none" w:sz="0" w:space="0" w:color="auto"/>
        <w:left w:val="none" w:sz="0" w:space="0" w:color="auto"/>
        <w:bottom w:val="none" w:sz="0" w:space="0" w:color="auto"/>
        <w:right w:val="none" w:sz="0" w:space="0" w:color="auto"/>
      </w:divBdr>
    </w:div>
    <w:div w:id="2095274294">
      <w:marLeft w:val="0"/>
      <w:marRight w:val="0"/>
      <w:marTop w:val="0"/>
      <w:marBottom w:val="0"/>
      <w:divBdr>
        <w:top w:val="none" w:sz="0" w:space="0" w:color="auto"/>
        <w:left w:val="none" w:sz="0" w:space="0" w:color="auto"/>
        <w:bottom w:val="none" w:sz="0" w:space="0" w:color="auto"/>
        <w:right w:val="none" w:sz="0" w:space="0" w:color="auto"/>
      </w:divBdr>
    </w:div>
    <w:div w:id="2095517795">
      <w:marLeft w:val="0"/>
      <w:marRight w:val="0"/>
      <w:marTop w:val="0"/>
      <w:marBottom w:val="0"/>
      <w:divBdr>
        <w:top w:val="none" w:sz="0" w:space="0" w:color="auto"/>
        <w:left w:val="none" w:sz="0" w:space="0" w:color="auto"/>
        <w:bottom w:val="none" w:sz="0" w:space="0" w:color="auto"/>
        <w:right w:val="none" w:sz="0" w:space="0" w:color="auto"/>
      </w:divBdr>
    </w:div>
    <w:div w:id="2095590652">
      <w:marLeft w:val="0"/>
      <w:marRight w:val="0"/>
      <w:marTop w:val="0"/>
      <w:marBottom w:val="0"/>
      <w:divBdr>
        <w:top w:val="none" w:sz="0" w:space="0" w:color="auto"/>
        <w:left w:val="none" w:sz="0" w:space="0" w:color="auto"/>
        <w:bottom w:val="none" w:sz="0" w:space="0" w:color="auto"/>
        <w:right w:val="none" w:sz="0" w:space="0" w:color="auto"/>
      </w:divBdr>
    </w:div>
    <w:div w:id="2095665394">
      <w:marLeft w:val="0"/>
      <w:marRight w:val="0"/>
      <w:marTop w:val="0"/>
      <w:marBottom w:val="0"/>
      <w:divBdr>
        <w:top w:val="none" w:sz="0" w:space="0" w:color="auto"/>
        <w:left w:val="none" w:sz="0" w:space="0" w:color="auto"/>
        <w:bottom w:val="none" w:sz="0" w:space="0" w:color="auto"/>
        <w:right w:val="none" w:sz="0" w:space="0" w:color="auto"/>
      </w:divBdr>
    </w:div>
    <w:div w:id="2095734653">
      <w:marLeft w:val="0"/>
      <w:marRight w:val="0"/>
      <w:marTop w:val="0"/>
      <w:marBottom w:val="0"/>
      <w:divBdr>
        <w:top w:val="none" w:sz="0" w:space="0" w:color="auto"/>
        <w:left w:val="none" w:sz="0" w:space="0" w:color="auto"/>
        <w:bottom w:val="none" w:sz="0" w:space="0" w:color="auto"/>
        <w:right w:val="none" w:sz="0" w:space="0" w:color="auto"/>
      </w:divBdr>
    </w:div>
    <w:div w:id="2095734668">
      <w:marLeft w:val="0"/>
      <w:marRight w:val="0"/>
      <w:marTop w:val="0"/>
      <w:marBottom w:val="0"/>
      <w:divBdr>
        <w:top w:val="none" w:sz="0" w:space="0" w:color="auto"/>
        <w:left w:val="none" w:sz="0" w:space="0" w:color="auto"/>
        <w:bottom w:val="none" w:sz="0" w:space="0" w:color="auto"/>
        <w:right w:val="none" w:sz="0" w:space="0" w:color="auto"/>
      </w:divBdr>
    </w:div>
    <w:div w:id="2095737813">
      <w:marLeft w:val="0"/>
      <w:marRight w:val="0"/>
      <w:marTop w:val="0"/>
      <w:marBottom w:val="0"/>
      <w:divBdr>
        <w:top w:val="none" w:sz="0" w:space="0" w:color="auto"/>
        <w:left w:val="none" w:sz="0" w:space="0" w:color="auto"/>
        <w:bottom w:val="none" w:sz="0" w:space="0" w:color="auto"/>
        <w:right w:val="none" w:sz="0" w:space="0" w:color="auto"/>
      </w:divBdr>
    </w:div>
    <w:div w:id="2095738403">
      <w:marLeft w:val="0"/>
      <w:marRight w:val="0"/>
      <w:marTop w:val="0"/>
      <w:marBottom w:val="0"/>
      <w:divBdr>
        <w:top w:val="none" w:sz="0" w:space="0" w:color="auto"/>
        <w:left w:val="none" w:sz="0" w:space="0" w:color="auto"/>
        <w:bottom w:val="none" w:sz="0" w:space="0" w:color="auto"/>
        <w:right w:val="none" w:sz="0" w:space="0" w:color="auto"/>
      </w:divBdr>
    </w:div>
    <w:div w:id="2095857165">
      <w:marLeft w:val="0"/>
      <w:marRight w:val="0"/>
      <w:marTop w:val="0"/>
      <w:marBottom w:val="0"/>
      <w:divBdr>
        <w:top w:val="none" w:sz="0" w:space="0" w:color="auto"/>
        <w:left w:val="none" w:sz="0" w:space="0" w:color="auto"/>
        <w:bottom w:val="none" w:sz="0" w:space="0" w:color="auto"/>
        <w:right w:val="none" w:sz="0" w:space="0" w:color="auto"/>
      </w:divBdr>
    </w:div>
    <w:div w:id="2095928729">
      <w:marLeft w:val="0"/>
      <w:marRight w:val="0"/>
      <w:marTop w:val="0"/>
      <w:marBottom w:val="0"/>
      <w:divBdr>
        <w:top w:val="none" w:sz="0" w:space="0" w:color="auto"/>
        <w:left w:val="none" w:sz="0" w:space="0" w:color="auto"/>
        <w:bottom w:val="none" w:sz="0" w:space="0" w:color="auto"/>
        <w:right w:val="none" w:sz="0" w:space="0" w:color="auto"/>
      </w:divBdr>
    </w:div>
    <w:div w:id="2096199621">
      <w:marLeft w:val="0"/>
      <w:marRight w:val="0"/>
      <w:marTop w:val="0"/>
      <w:marBottom w:val="0"/>
      <w:divBdr>
        <w:top w:val="none" w:sz="0" w:space="0" w:color="auto"/>
        <w:left w:val="none" w:sz="0" w:space="0" w:color="auto"/>
        <w:bottom w:val="none" w:sz="0" w:space="0" w:color="auto"/>
        <w:right w:val="none" w:sz="0" w:space="0" w:color="auto"/>
      </w:divBdr>
    </w:div>
    <w:div w:id="2096200925">
      <w:marLeft w:val="0"/>
      <w:marRight w:val="0"/>
      <w:marTop w:val="0"/>
      <w:marBottom w:val="0"/>
      <w:divBdr>
        <w:top w:val="none" w:sz="0" w:space="0" w:color="auto"/>
        <w:left w:val="none" w:sz="0" w:space="0" w:color="auto"/>
        <w:bottom w:val="none" w:sz="0" w:space="0" w:color="auto"/>
        <w:right w:val="none" w:sz="0" w:space="0" w:color="auto"/>
      </w:divBdr>
    </w:div>
    <w:div w:id="2096239566">
      <w:marLeft w:val="0"/>
      <w:marRight w:val="0"/>
      <w:marTop w:val="0"/>
      <w:marBottom w:val="0"/>
      <w:divBdr>
        <w:top w:val="none" w:sz="0" w:space="0" w:color="auto"/>
        <w:left w:val="none" w:sz="0" w:space="0" w:color="auto"/>
        <w:bottom w:val="none" w:sz="0" w:space="0" w:color="auto"/>
        <w:right w:val="none" w:sz="0" w:space="0" w:color="auto"/>
      </w:divBdr>
    </w:div>
    <w:div w:id="2096248299">
      <w:marLeft w:val="0"/>
      <w:marRight w:val="0"/>
      <w:marTop w:val="0"/>
      <w:marBottom w:val="0"/>
      <w:divBdr>
        <w:top w:val="none" w:sz="0" w:space="0" w:color="auto"/>
        <w:left w:val="none" w:sz="0" w:space="0" w:color="auto"/>
        <w:bottom w:val="none" w:sz="0" w:space="0" w:color="auto"/>
        <w:right w:val="none" w:sz="0" w:space="0" w:color="auto"/>
      </w:divBdr>
    </w:div>
    <w:div w:id="2096393440">
      <w:marLeft w:val="0"/>
      <w:marRight w:val="0"/>
      <w:marTop w:val="0"/>
      <w:marBottom w:val="0"/>
      <w:divBdr>
        <w:top w:val="none" w:sz="0" w:space="0" w:color="auto"/>
        <w:left w:val="none" w:sz="0" w:space="0" w:color="auto"/>
        <w:bottom w:val="none" w:sz="0" w:space="0" w:color="auto"/>
        <w:right w:val="none" w:sz="0" w:space="0" w:color="auto"/>
      </w:divBdr>
    </w:div>
    <w:div w:id="2096394763">
      <w:marLeft w:val="0"/>
      <w:marRight w:val="0"/>
      <w:marTop w:val="0"/>
      <w:marBottom w:val="0"/>
      <w:divBdr>
        <w:top w:val="none" w:sz="0" w:space="0" w:color="auto"/>
        <w:left w:val="none" w:sz="0" w:space="0" w:color="auto"/>
        <w:bottom w:val="none" w:sz="0" w:space="0" w:color="auto"/>
        <w:right w:val="none" w:sz="0" w:space="0" w:color="auto"/>
      </w:divBdr>
    </w:div>
    <w:div w:id="2096507916">
      <w:marLeft w:val="0"/>
      <w:marRight w:val="0"/>
      <w:marTop w:val="0"/>
      <w:marBottom w:val="0"/>
      <w:divBdr>
        <w:top w:val="none" w:sz="0" w:space="0" w:color="auto"/>
        <w:left w:val="none" w:sz="0" w:space="0" w:color="auto"/>
        <w:bottom w:val="none" w:sz="0" w:space="0" w:color="auto"/>
        <w:right w:val="none" w:sz="0" w:space="0" w:color="auto"/>
      </w:divBdr>
    </w:div>
    <w:div w:id="2096509241">
      <w:marLeft w:val="0"/>
      <w:marRight w:val="0"/>
      <w:marTop w:val="0"/>
      <w:marBottom w:val="0"/>
      <w:divBdr>
        <w:top w:val="none" w:sz="0" w:space="0" w:color="auto"/>
        <w:left w:val="none" w:sz="0" w:space="0" w:color="auto"/>
        <w:bottom w:val="none" w:sz="0" w:space="0" w:color="auto"/>
        <w:right w:val="none" w:sz="0" w:space="0" w:color="auto"/>
      </w:divBdr>
    </w:div>
    <w:div w:id="2096509869">
      <w:marLeft w:val="0"/>
      <w:marRight w:val="0"/>
      <w:marTop w:val="0"/>
      <w:marBottom w:val="0"/>
      <w:divBdr>
        <w:top w:val="none" w:sz="0" w:space="0" w:color="auto"/>
        <w:left w:val="none" w:sz="0" w:space="0" w:color="auto"/>
        <w:bottom w:val="none" w:sz="0" w:space="0" w:color="auto"/>
        <w:right w:val="none" w:sz="0" w:space="0" w:color="auto"/>
      </w:divBdr>
    </w:div>
    <w:div w:id="2096628890">
      <w:marLeft w:val="0"/>
      <w:marRight w:val="0"/>
      <w:marTop w:val="0"/>
      <w:marBottom w:val="0"/>
      <w:divBdr>
        <w:top w:val="none" w:sz="0" w:space="0" w:color="auto"/>
        <w:left w:val="none" w:sz="0" w:space="0" w:color="auto"/>
        <w:bottom w:val="none" w:sz="0" w:space="0" w:color="auto"/>
        <w:right w:val="none" w:sz="0" w:space="0" w:color="auto"/>
      </w:divBdr>
    </w:div>
    <w:div w:id="2096781055">
      <w:marLeft w:val="0"/>
      <w:marRight w:val="0"/>
      <w:marTop w:val="0"/>
      <w:marBottom w:val="0"/>
      <w:divBdr>
        <w:top w:val="none" w:sz="0" w:space="0" w:color="auto"/>
        <w:left w:val="none" w:sz="0" w:space="0" w:color="auto"/>
        <w:bottom w:val="none" w:sz="0" w:space="0" w:color="auto"/>
        <w:right w:val="none" w:sz="0" w:space="0" w:color="auto"/>
      </w:divBdr>
    </w:div>
    <w:div w:id="2096782784">
      <w:marLeft w:val="0"/>
      <w:marRight w:val="0"/>
      <w:marTop w:val="0"/>
      <w:marBottom w:val="0"/>
      <w:divBdr>
        <w:top w:val="none" w:sz="0" w:space="0" w:color="auto"/>
        <w:left w:val="none" w:sz="0" w:space="0" w:color="auto"/>
        <w:bottom w:val="none" w:sz="0" w:space="0" w:color="auto"/>
        <w:right w:val="none" w:sz="0" w:space="0" w:color="auto"/>
      </w:divBdr>
    </w:div>
    <w:div w:id="2096853142">
      <w:marLeft w:val="0"/>
      <w:marRight w:val="0"/>
      <w:marTop w:val="0"/>
      <w:marBottom w:val="0"/>
      <w:divBdr>
        <w:top w:val="none" w:sz="0" w:space="0" w:color="auto"/>
        <w:left w:val="none" w:sz="0" w:space="0" w:color="auto"/>
        <w:bottom w:val="none" w:sz="0" w:space="0" w:color="auto"/>
        <w:right w:val="none" w:sz="0" w:space="0" w:color="auto"/>
      </w:divBdr>
    </w:div>
    <w:div w:id="2096856554">
      <w:marLeft w:val="0"/>
      <w:marRight w:val="0"/>
      <w:marTop w:val="0"/>
      <w:marBottom w:val="0"/>
      <w:divBdr>
        <w:top w:val="none" w:sz="0" w:space="0" w:color="auto"/>
        <w:left w:val="none" w:sz="0" w:space="0" w:color="auto"/>
        <w:bottom w:val="none" w:sz="0" w:space="0" w:color="auto"/>
        <w:right w:val="none" w:sz="0" w:space="0" w:color="auto"/>
      </w:divBdr>
    </w:div>
    <w:div w:id="2097093302">
      <w:marLeft w:val="0"/>
      <w:marRight w:val="0"/>
      <w:marTop w:val="0"/>
      <w:marBottom w:val="0"/>
      <w:divBdr>
        <w:top w:val="none" w:sz="0" w:space="0" w:color="auto"/>
        <w:left w:val="none" w:sz="0" w:space="0" w:color="auto"/>
        <w:bottom w:val="none" w:sz="0" w:space="0" w:color="auto"/>
        <w:right w:val="none" w:sz="0" w:space="0" w:color="auto"/>
      </w:divBdr>
    </w:div>
    <w:div w:id="2097096004">
      <w:marLeft w:val="0"/>
      <w:marRight w:val="0"/>
      <w:marTop w:val="0"/>
      <w:marBottom w:val="0"/>
      <w:divBdr>
        <w:top w:val="none" w:sz="0" w:space="0" w:color="auto"/>
        <w:left w:val="none" w:sz="0" w:space="0" w:color="auto"/>
        <w:bottom w:val="none" w:sz="0" w:space="0" w:color="auto"/>
        <w:right w:val="none" w:sz="0" w:space="0" w:color="auto"/>
      </w:divBdr>
    </w:div>
    <w:div w:id="2097243915">
      <w:marLeft w:val="0"/>
      <w:marRight w:val="0"/>
      <w:marTop w:val="0"/>
      <w:marBottom w:val="0"/>
      <w:divBdr>
        <w:top w:val="none" w:sz="0" w:space="0" w:color="auto"/>
        <w:left w:val="none" w:sz="0" w:space="0" w:color="auto"/>
        <w:bottom w:val="none" w:sz="0" w:space="0" w:color="auto"/>
        <w:right w:val="none" w:sz="0" w:space="0" w:color="auto"/>
      </w:divBdr>
    </w:div>
    <w:div w:id="2097289334">
      <w:marLeft w:val="0"/>
      <w:marRight w:val="0"/>
      <w:marTop w:val="0"/>
      <w:marBottom w:val="0"/>
      <w:divBdr>
        <w:top w:val="none" w:sz="0" w:space="0" w:color="auto"/>
        <w:left w:val="none" w:sz="0" w:space="0" w:color="auto"/>
        <w:bottom w:val="none" w:sz="0" w:space="0" w:color="auto"/>
        <w:right w:val="none" w:sz="0" w:space="0" w:color="auto"/>
      </w:divBdr>
    </w:div>
    <w:div w:id="2097289965">
      <w:marLeft w:val="0"/>
      <w:marRight w:val="0"/>
      <w:marTop w:val="0"/>
      <w:marBottom w:val="0"/>
      <w:divBdr>
        <w:top w:val="none" w:sz="0" w:space="0" w:color="auto"/>
        <w:left w:val="none" w:sz="0" w:space="0" w:color="auto"/>
        <w:bottom w:val="none" w:sz="0" w:space="0" w:color="auto"/>
        <w:right w:val="none" w:sz="0" w:space="0" w:color="auto"/>
      </w:divBdr>
    </w:div>
    <w:div w:id="2097359866">
      <w:marLeft w:val="0"/>
      <w:marRight w:val="0"/>
      <w:marTop w:val="0"/>
      <w:marBottom w:val="0"/>
      <w:divBdr>
        <w:top w:val="none" w:sz="0" w:space="0" w:color="auto"/>
        <w:left w:val="none" w:sz="0" w:space="0" w:color="auto"/>
        <w:bottom w:val="none" w:sz="0" w:space="0" w:color="auto"/>
        <w:right w:val="none" w:sz="0" w:space="0" w:color="auto"/>
      </w:divBdr>
    </w:div>
    <w:div w:id="2097363481">
      <w:marLeft w:val="0"/>
      <w:marRight w:val="0"/>
      <w:marTop w:val="0"/>
      <w:marBottom w:val="0"/>
      <w:divBdr>
        <w:top w:val="none" w:sz="0" w:space="0" w:color="auto"/>
        <w:left w:val="none" w:sz="0" w:space="0" w:color="auto"/>
        <w:bottom w:val="none" w:sz="0" w:space="0" w:color="auto"/>
        <w:right w:val="none" w:sz="0" w:space="0" w:color="auto"/>
      </w:divBdr>
    </w:div>
    <w:div w:id="2097549624">
      <w:marLeft w:val="0"/>
      <w:marRight w:val="0"/>
      <w:marTop w:val="0"/>
      <w:marBottom w:val="0"/>
      <w:divBdr>
        <w:top w:val="none" w:sz="0" w:space="0" w:color="auto"/>
        <w:left w:val="none" w:sz="0" w:space="0" w:color="auto"/>
        <w:bottom w:val="none" w:sz="0" w:space="0" w:color="auto"/>
        <w:right w:val="none" w:sz="0" w:space="0" w:color="auto"/>
      </w:divBdr>
    </w:div>
    <w:div w:id="2097550894">
      <w:marLeft w:val="0"/>
      <w:marRight w:val="0"/>
      <w:marTop w:val="0"/>
      <w:marBottom w:val="0"/>
      <w:divBdr>
        <w:top w:val="none" w:sz="0" w:space="0" w:color="auto"/>
        <w:left w:val="none" w:sz="0" w:space="0" w:color="auto"/>
        <w:bottom w:val="none" w:sz="0" w:space="0" w:color="auto"/>
        <w:right w:val="none" w:sz="0" w:space="0" w:color="auto"/>
      </w:divBdr>
    </w:div>
    <w:div w:id="2097557521">
      <w:marLeft w:val="0"/>
      <w:marRight w:val="0"/>
      <w:marTop w:val="0"/>
      <w:marBottom w:val="0"/>
      <w:divBdr>
        <w:top w:val="none" w:sz="0" w:space="0" w:color="auto"/>
        <w:left w:val="none" w:sz="0" w:space="0" w:color="auto"/>
        <w:bottom w:val="none" w:sz="0" w:space="0" w:color="auto"/>
        <w:right w:val="none" w:sz="0" w:space="0" w:color="auto"/>
      </w:divBdr>
    </w:div>
    <w:div w:id="2097629397">
      <w:marLeft w:val="0"/>
      <w:marRight w:val="0"/>
      <w:marTop w:val="0"/>
      <w:marBottom w:val="0"/>
      <w:divBdr>
        <w:top w:val="none" w:sz="0" w:space="0" w:color="auto"/>
        <w:left w:val="none" w:sz="0" w:space="0" w:color="auto"/>
        <w:bottom w:val="none" w:sz="0" w:space="0" w:color="auto"/>
        <w:right w:val="none" w:sz="0" w:space="0" w:color="auto"/>
      </w:divBdr>
    </w:div>
    <w:div w:id="2097701573">
      <w:bodyDiv w:val="1"/>
      <w:marLeft w:val="0"/>
      <w:marRight w:val="0"/>
      <w:marTop w:val="0"/>
      <w:marBottom w:val="0"/>
      <w:divBdr>
        <w:top w:val="none" w:sz="0" w:space="0" w:color="auto"/>
        <w:left w:val="none" w:sz="0" w:space="0" w:color="auto"/>
        <w:bottom w:val="none" w:sz="0" w:space="0" w:color="auto"/>
        <w:right w:val="none" w:sz="0" w:space="0" w:color="auto"/>
      </w:divBdr>
    </w:div>
    <w:div w:id="2097745335">
      <w:marLeft w:val="0"/>
      <w:marRight w:val="0"/>
      <w:marTop w:val="0"/>
      <w:marBottom w:val="0"/>
      <w:divBdr>
        <w:top w:val="none" w:sz="0" w:space="0" w:color="auto"/>
        <w:left w:val="none" w:sz="0" w:space="0" w:color="auto"/>
        <w:bottom w:val="none" w:sz="0" w:space="0" w:color="auto"/>
        <w:right w:val="none" w:sz="0" w:space="0" w:color="auto"/>
      </w:divBdr>
    </w:div>
    <w:div w:id="2097746156">
      <w:marLeft w:val="0"/>
      <w:marRight w:val="0"/>
      <w:marTop w:val="0"/>
      <w:marBottom w:val="0"/>
      <w:divBdr>
        <w:top w:val="none" w:sz="0" w:space="0" w:color="auto"/>
        <w:left w:val="none" w:sz="0" w:space="0" w:color="auto"/>
        <w:bottom w:val="none" w:sz="0" w:space="0" w:color="auto"/>
        <w:right w:val="none" w:sz="0" w:space="0" w:color="auto"/>
      </w:divBdr>
    </w:div>
    <w:div w:id="2097749490">
      <w:marLeft w:val="0"/>
      <w:marRight w:val="0"/>
      <w:marTop w:val="0"/>
      <w:marBottom w:val="0"/>
      <w:divBdr>
        <w:top w:val="none" w:sz="0" w:space="0" w:color="auto"/>
        <w:left w:val="none" w:sz="0" w:space="0" w:color="auto"/>
        <w:bottom w:val="none" w:sz="0" w:space="0" w:color="auto"/>
        <w:right w:val="none" w:sz="0" w:space="0" w:color="auto"/>
      </w:divBdr>
    </w:div>
    <w:div w:id="2097968858">
      <w:marLeft w:val="0"/>
      <w:marRight w:val="0"/>
      <w:marTop w:val="0"/>
      <w:marBottom w:val="0"/>
      <w:divBdr>
        <w:top w:val="none" w:sz="0" w:space="0" w:color="auto"/>
        <w:left w:val="none" w:sz="0" w:space="0" w:color="auto"/>
        <w:bottom w:val="none" w:sz="0" w:space="0" w:color="auto"/>
        <w:right w:val="none" w:sz="0" w:space="0" w:color="auto"/>
      </w:divBdr>
    </w:div>
    <w:div w:id="2098087118">
      <w:marLeft w:val="0"/>
      <w:marRight w:val="0"/>
      <w:marTop w:val="0"/>
      <w:marBottom w:val="0"/>
      <w:divBdr>
        <w:top w:val="none" w:sz="0" w:space="0" w:color="auto"/>
        <w:left w:val="none" w:sz="0" w:space="0" w:color="auto"/>
        <w:bottom w:val="none" w:sz="0" w:space="0" w:color="auto"/>
        <w:right w:val="none" w:sz="0" w:space="0" w:color="auto"/>
      </w:divBdr>
    </w:div>
    <w:div w:id="2098094904">
      <w:marLeft w:val="0"/>
      <w:marRight w:val="0"/>
      <w:marTop w:val="0"/>
      <w:marBottom w:val="0"/>
      <w:divBdr>
        <w:top w:val="none" w:sz="0" w:space="0" w:color="auto"/>
        <w:left w:val="none" w:sz="0" w:space="0" w:color="auto"/>
        <w:bottom w:val="none" w:sz="0" w:space="0" w:color="auto"/>
        <w:right w:val="none" w:sz="0" w:space="0" w:color="auto"/>
      </w:divBdr>
    </w:div>
    <w:div w:id="2098167568">
      <w:marLeft w:val="0"/>
      <w:marRight w:val="0"/>
      <w:marTop w:val="0"/>
      <w:marBottom w:val="0"/>
      <w:divBdr>
        <w:top w:val="none" w:sz="0" w:space="0" w:color="auto"/>
        <w:left w:val="none" w:sz="0" w:space="0" w:color="auto"/>
        <w:bottom w:val="none" w:sz="0" w:space="0" w:color="auto"/>
        <w:right w:val="none" w:sz="0" w:space="0" w:color="auto"/>
      </w:divBdr>
    </w:div>
    <w:div w:id="2098403051">
      <w:marLeft w:val="0"/>
      <w:marRight w:val="0"/>
      <w:marTop w:val="0"/>
      <w:marBottom w:val="0"/>
      <w:divBdr>
        <w:top w:val="none" w:sz="0" w:space="0" w:color="auto"/>
        <w:left w:val="none" w:sz="0" w:space="0" w:color="auto"/>
        <w:bottom w:val="none" w:sz="0" w:space="0" w:color="auto"/>
        <w:right w:val="none" w:sz="0" w:space="0" w:color="auto"/>
      </w:divBdr>
    </w:div>
    <w:div w:id="2098477313">
      <w:marLeft w:val="0"/>
      <w:marRight w:val="0"/>
      <w:marTop w:val="0"/>
      <w:marBottom w:val="0"/>
      <w:divBdr>
        <w:top w:val="none" w:sz="0" w:space="0" w:color="auto"/>
        <w:left w:val="none" w:sz="0" w:space="0" w:color="auto"/>
        <w:bottom w:val="none" w:sz="0" w:space="0" w:color="auto"/>
        <w:right w:val="none" w:sz="0" w:space="0" w:color="auto"/>
      </w:divBdr>
    </w:div>
    <w:div w:id="2098666625">
      <w:marLeft w:val="0"/>
      <w:marRight w:val="0"/>
      <w:marTop w:val="0"/>
      <w:marBottom w:val="0"/>
      <w:divBdr>
        <w:top w:val="none" w:sz="0" w:space="0" w:color="auto"/>
        <w:left w:val="none" w:sz="0" w:space="0" w:color="auto"/>
        <w:bottom w:val="none" w:sz="0" w:space="0" w:color="auto"/>
        <w:right w:val="none" w:sz="0" w:space="0" w:color="auto"/>
      </w:divBdr>
    </w:div>
    <w:div w:id="2098743500">
      <w:marLeft w:val="0"/>
      <w:marRight w:val="0"/>
      <w:marTop w:val="0"/>
      <w:marBottom w:val="0"/>
      <w:divBdr>
        <w:top w:val="none" w:sz="0" w:space="0" w:color="auto"/>
        <w:left w:val="none" w:sz="0" w:space="0" w:color="auto"/>
        <w:bottom w:val="none" w:sz="0" w:space="0" w:color="auto"/>
        <w:right w:val="none" w:sz="0" w:space="0" w:color="auto"/>
      </w:divBdr>
    </w:div>
    <w:div w:id="2098746701">
      <w:marLeft w:val="0"/>
      <w:marRight w:val="0"/>
      <w:marTop w:val="0"/>
      <w:marBottom w:val="0"/>
      <w:divBdr>
        <w:top w:val="none" w:sz="0" w:space="0" w:color="auto"/>
        <w:left w:val="none" w:sz="0" w:space="0" w:color="auto"/>
        <w:bottom w:val="none" w:sz="0" w:space="0" w:color="auto"/>
        <w:right w:val="none" w:sz="0" w:space="0" w:color="auto"/>
      </w:divBdr>
    </w:div>
    <w:div w:id="2098793033">
      <w:bodyDiv w:val="1"/>
      <w:marLeft w:val="0"/>
      <w:marRight w:val="0"/>
      <w:marTop w:val="0"/>
      <w:marBottom w:val="0"/>
      <w:divBdr>
        <w:top w:val="none" w:sz="0" w:space="0" w:color="auto"/>
        <w:left w:val="none" w:sz="0" w:space="0" w:color="auto"/>
        <w:bottom w:val="none" w:sz="0" w:space="0" w:color="auto"/>
        <w:right w:val="none" w:sz="0" w:space="0" w:color="auto"/>
      </w:divBdr>
    </w:div>
    <w:div w:id="2098862492">
      <w:marLeft w:val="0"/>
      <w:marRight w:val="0"/>
      <w:marTop w:val="0"/>
      <w:marBottom w:val="0"/>
      <w:divBdr>
        <w:top w:val="none" w:sz="0" w:space="0" w:color="auto"/>
        <w:left w:val="none" w:sz="0" w:space="0" w:color="auto"/>
        <w:bottom w:val="none" w:sz="0" w:space="0" w:color="auto"/>
        <w:right w:val="none" w:sz="0" w:space="0" w:color="auto"/>
      </w:divBdr>
    </w:div>
    <w:div w:id="2099018591">
      <w:bodyDiv w:val="1"/>
      <w:marLeft w:val="0"/>
      <w:marRight w:val="0"/>
      <w:marTop w:val="0"/>
      <w:marBottom w:val="0"/>
      <w:divBdr>
        <w:top w:val="none" w:sz="0" w:space="0" w:color="auto"/>
        <w:left w:val="none" w:sz="0" w:space="0" w:color="auto"/>
        <w:bottom w:val="none" w:sz="0" w:space="0" w:color="auto"/>
        <w:right w:val="none" w:sz="0" w:space="0" w:color="auto"/>
      </w:divBdr>
    </w:div>
    <w:div w:id="2099018763">
      <w:marLeft w:val="0"/>
      <w:marRight w:val="0"/>
      <w:marTop w:val="0"/>
      <w:marBottom w:val="0"/>
      <w:divBdr>
        <w:top w:val="none" w:sz="0" w:space="0" w:color="auto"/>
        <w:left w:val="none" w:sz="0" w:space="0" w:color="auto"/>
        <w:bottom w:val="none" w:sz="0" w:space="0" w:color="auto"/>
        <w:right w:val="none" w:sz="0" w:space="0" w:color="auto"/>
      </w:divBdr>
    </w:div>
    <w:div w:id="2099019439">
      <w:marLeft w:val="0"/>
      <w:marRight w:val="0"/>
      <w:marTop w:val="0"/>
      <w:marBottom w:val="0"/>
      <w:divBdr>
        <w:top w:val="none" w:sz="0" w:space="0" w:color="auto"/>
        <w:left w:val="none" w:sz="0" w:space="0" w:color="auto"/>
        <w:bottom w:val="none" w:sz="0" w:space="0" w:color="auto"/>
        <w:right w:val="none" w:sz="0" w:space="0" w:color="auto"/>
      </w:divBdr>
    </w:div>
    <w:div w:id="2099057361">
      <w:marLeft w:val="0"/>
      <w:marRight w:val="0"/>
      <w:marTop w:val="0"/>
      <w:marBottom w:val="0"/>
      <w:divBdr>
        <w:top w:val="none" w:sz="0" w:space="0" w:color="auto"/>
        <w:left w:val="none" w:sz="0" w:space="0" w:color="auto"/>
        <w:bottom w:val="none" w:sz="0" w:space="0" w:color="auto"/>
        <w:right w:val="none" w:sz="0" w:space="0" w:color="auto"/>
      </w:divBdr>
    </w:div>
    <w:div w:id="2099251775">
      <w:marLeft w:val="0"/>
      <w:marRight w:val="0"/>
      <w:marTop w:val="0"/>
      <w:marBottom w:val="0"/>
      <w:divBdr>
        <w:top w:val="none" w:sz="0" w:space="0" w:color="auto"/>
        <w:left w:val="none" w:sz="0" w:space="0" w:color="auto"/>
        <w:bottom w:val="none" w:sz="0" w:space="0" w:color="auto"/>
        <w:right w:val="none" w:sz="0" w:space="0" w:color="auto"/>
      </w:divBdr>
    </w:div>
    <w:div w:id="2099321906">
      <w:marLeft w:val="0"/>
      <w:marRight w:val="0"/>
      <w:marTop w:val="0"/>
      <w:marBottom w:val="0"/>
      <w:divBdr>
        <w:top w:val="none" w:sz="0" w:space="0" w:color="auto"/>
        <w:left w:val="none" w:sz="0" w:space="0" w:color="auto"/>
        <w:bottom w:val="none" w:sz="0" w:space="0" w:color="auto"/>
        <w:right w:val="none" w:sz="0" w:space="0" w:color="auto"/>
      </w:divBdr>
    </w:div>
    <w:div w:id="2099331356">
      <w:marLeft w:val="0"/>
      <w:marRight w:val="0"/>
      <w:marTop w:val="0"/>
      <w:marBottom w:val="0"/>
      <w:divBdr>
        <w:top w:val="none" w:sz="0" w:space="0" w:color="auto"/>
        <w:left w:val="none" w:sz="0" w:space="0" w:color="auto"/>
        <w:bottom w:val="none" w:sz="0" w:space="0" w:color="auto"/>
        <w:right w:val="none" w:sz="0" w:space="0" w:color="auto"/>
      </w:divBdr>
    </w:div>
    <w:div w:id="2099523545">
      <w:marLeft w:val="0"/>
      <w:marRight w:val="0"/>
      <w:marTop w:val="0"/>
      <w:marBottom w:val="0"/>
      <w:divBdr>
        <w:top w:val="none" w:sz="0" w:space="0" w:color="auto"/>
        <w:left w:val="none" w:sz="0" w:space="0" w:color="auto"/>
        <w:bottom w:val="none" w:sz="0" w:space="0" w:color="auto"/>
        <w:right w:val="none" w:sz="0" w:space="0" w:color="auto"/>
      </w:divBdr>
    </w:div>
    <w:div w:id="2099591945">
      <w:marLeft w:val="0"/>
      <w:marRight w:val="0"/>
      <w:marTop w:val="0"/>
      <w:marBottom w:val="0"/>
      <w:divBdr>
        <w:top w:val="none" w:sz="0" w:space="0" w:color="auto"/>
        <w:left w:val="none" w:sz="0" w:space="0" w:color="auto"/>
        <w:bottom w:val="none" w:sz="0" w:space="0" w:color="auto"/>
        <w:right w:val="none" w:sz="0" w:space="0" w:color="auto"/>
      </w:divBdr>
    </w:div>
    <w:div w:id="2099595812">
      <w:marLeft w:val="0"/>
      <w:marRight w:val="0"/>
      <w:marTop w:val="0"/>
      <w:marBottom w:val="0"/>
      <w:divBdr>
        <w:top w:val="none" w:sz="0" w:space="0" w:color="auto"/>
        <w:left w:val="none" w:sz="0" w:space="0" w:color="auto"/>
        <w:bottom w:val="none" w:sz="0" w:space="0" w:color="auto"/>
        <w:right w:val="none" w:sz="0" w:space="0" w:color="auto"/>
      </w:divBdr>
    </w:div>
    <w:div w:id="2099598883">
      <w:marLeft w:val="0"/>
      <w:marRight w:val="0"/>
      <w:marTop w:val="0"/>
      <w:marBottom w:val="0"/>
      <w:divBdr>
        <w:top w:val="none" w:sz="0" w:space="0" w:color="auto"/>
        <w:left w:val="none" w:sz="0" w:space="0" w:color="auto"/>
        <w:bottom w:val="none" w:sz="0" w:space="0" w:color="auto"/>
        <w:right w:val="none" w:sz="0" w:space="0" w:color="auto"/>
      </w:divBdr>
    </w:div>
    <w:div w:id="2099671049">
      <w:marLeft w:val="0"/>
      <w:marRight w:val="0"/>
      <w:marTop w:val="0"/>
      <w:marBottom w:val="0"/>
      <w:divBdr>
        <w:top w:val="none" w:sz="0" w:space="0" w:color="auto"/>
        <w:left w:val="none" w:sz="0" w:space="0" w:color="auto"/>
        <w:bottom w:val="none" w:sz="0" w:space="0" w:color="auto"/>
        <w:right w:val="none" w:sz="0" w:space="0" w:color="auto"/>
      </w:divBdr>
    </w:div>
    <w:div w:id="2099673449">
      <w:marLeft w:val="0"/>
      <w:marRight w:val="0"/>
      <w:marTop w:val="0"/>
      <w:marBottom w:val="0"/>
      <w:divBdr>
        <w:top w:val="none" w:sz="0" w:space="0" w:color="auto"/>
        <w:left w:val="none" w:sz="0" w:space="0" w:color="auto"/>
        <w:bottom w:val="none" w:sz="0" w:space="0" w:color="auto"/>
        <w:right w:val="none" w:sz="0" w:space="0" w:color="auto"/>
      </w:divBdr>
    </w:div>
    <w:div w:id="2099786251">
      <w:marLeft w:val="0"/>
      <w:marRight w:val="0"/>
      <w:marTop w:val="0"/>
      <w:marBottom w:val="0"/>
      <w:divBdr>
        <w:top w:val="none" w:sz="0" w:space="0" w:color="auto"/>
        <w:left w:val="none" w:sz="0" w:space="0" w:color="auto"/>
        <w:bottom w:val="none" w:sz="0" w:space="0" w:color="auto"/>
        <w:right w:val="none" w:sz="0" w:space="0" w:color="auto"/>
      </w:divBdr>
    </w:div>
    <w:div w:id="2099787212">
      <w:marLeft w:val="0"/>
      <w:marRight w:val="0"/>
      <w:marTop w:val="0"/>
      <w:marBottom w:val="0"/>
      <w:divBdr>
        <w:top w:val="none" w:sz="0" w:space="0" w:color="auto"/>
        <w:left w:val="none" w:sz="0" w:space="0" w:color="auto"/>
        <w:bottom w:val="none" w:sz="0" w:space="0" w:color="auto"/>
        <w:right w:val="none" w:sz="0" w:space="0" w:color="auto"/>
      </w:divBdr>
    </w:div>
    <w:div w:id="2099862991">
      <w:bodyDiv w:val="1"/>
      <w:marLeft w:val="0"/>
      <w:marRight w:val="0"/>
      <w:marTop w:val="0"/>
      <w:marBottom w:val="0"/>
      <w:divBdr>
        <w:top w:val="none" w:sz="0" w:space="0" w:color="auto"/>
        <w:left w:val="none" w:sz="0" w:space="0" w:color="auto"/>
        <w:bottom w:val="none" w:sz="0" w:space="0" w:color="auto"/>
        <w:right w:val="none" w:sz="0" w:space="0" w:color="auto"/>
      </w:divBdr>
    </w:div>
    <w:div w:id="2099863638">
      <w:marLeft w:val="0"/>
      <w:marRight w:val="0"/>
      <w:marTop w:val="0"/>
      <w:marBottom w:val="0"/>
      <w:divBdr>
        <w:top w:val="none" w:sz="0" w:space="0" w:color="auto"/>
        <w:left w:val="none" w:sz="0" w:space="0" w:color="auto"/>
        <w:bottom w:val="none" w:sz="0" w:space="0" w:color="auto"/>
        <w:right w:val="none" w:sz="0" w:space="0" w:color="auto"/>
      </w:divBdr>
    </w:div>
    <w:div w:id="2099936896">
      <w:marLeft w:val="0"/>
      <w:marRight w:val="0"/>
      <w:marTop w:val="0"/>
      <w:marBottom w:val="0"/>
      <w:divBdr>
        <w:top w:val="none" w:sz="0" w:space="0" w:color="auto"/>
        <w:left w:val="none" w:sz="0" w:space="0" w:color="auto"/>
        <w:bottom w:val="none" w:sz="0" w:space="0" w:color="auto"/>
        <w:right w:val="none" w:sz="0" w:space="0" w:color="auto"/>
      </w:divBdr>
    </w:div>
    <w:div w:id="2099978011">
      <w:marLeft w:val="0"/>
      <w:marRight w:val="0"/>
      <w:marTop w:val="0"/>
      <w:marBottom w:val="0"/>
      <w:divBdr>
        <w:top w:val="none" w:sz="0" w:space="0" w:color="auto"/>
        <w:left w:val="none" w:sz="0" w:space="0" w:color="auto"/>
        <w:bottom w:val="none" w:sz="0" w:space="0" w:color="auto"/>
        <w:right w:val="none" w:sz="0" w:space="0" w:color="auto"/>
      </w:divBdr>
    </w:div>
    <w:div w:id="2099985594">
      <w:marLeft w:val="0"/>
      <w:marRight w:val="0"/>
      <w:marTop w:val="0"/>
      <w:marBottom w:val="0"/>
      <w:divBdr>
        <w:top w:val="none" w:sz="0" w:space="0" w:color="auto"/>
        <w:left w:val="none" w:sz="0" w:space="0" w:color="auto"/>
        <w:bottom w:val="none" w:sz="0" w:space="0" w:color="auto"/>
        <w:right w:val="none" w:sz="0" w:space="0" w:color="auto"/>
      </w:divBdr>
    </w:div>
    <w:div w:id="2100129708">
      <w:bodyDiv w:val="1"/>
      <w:marLeft w:val="0"/>
      <w:marRight w:val="0"/>
      <w:marTop w:val="0"/>
      <w:marBottom w:val="0"/>
      <w:divBdr>
        <w:top w:val="none" w:sz="0" w:space="0" w:color="auto"/>
        <w:left w:val="none" w:sz="0" w:space="0" w:color="auto"/>
        <w:bottom w:val="none" w:sz="0" w:space="0" w:color="auto"/>
        <w:right w:val="none" w:sz="0" w:space="0" w:color="auto"/>
      </w:divBdr>
    </w:div>
    <w:div w:id="2100132324">
      <w:bodyDiv w:val="1"/>
      <w:marLeft w:val="0"/>
      <w:marRight w:val="0"/>
      <w:marTop w:val="0"/>
      <w:marBottom w:val="0"/>
      <w:divBdr>
        <w:top w:val="none" w:sz="0" w:space="0" w:color="auto"/>
        <w:left w:val="none" w:sz="0" w:space="0" w:color="auto"/>
        <w:bottom w:val="none" w:sz="0" w:space="0" w:color="auto"/>
        <w:right w:val="none" w:sz="0" w:space="0" w:color="auto"/>
      </w:divBdr>
      <w:divsChild>
        <w:div w:id="154762513">
          <w:marLeft w:val="0"/>
          <w:marRight w:val="0"/>
          <w:marTop w:val="0"/>
          <w:marBottom w:val="0"/>
          <w:divBdr>
            <w:top w:val="none" w:sz="0" w:space="0" w:color="auto"/>
            <w:left w:val="none" w:sz="0" w:space="0" w:color="auto"/>
            <w:bottom w:val="none" w:sz="0" w:space="0" w:color="auto"/>
            <w:right w:val="none" w:sz="0" w:space="0" w:color="auto"/>
          </w:divBdr>
        </w:div>
        <w:div w:id="1896506233">
          <w:marLeft w:val="0"/>
          <w:marRight w:val="0"/>
          <w:marTop w:val="0"/>
          <w:marBottom w:val="0"/>
          <w:divBdr>
            <w:top w:val="none" w:sz="0" w:space="0" w:color="auto"/>
            <w:left w:val="none" w:sz="0" w:space="0" w:color="auto"/>
            <w:bottom w:val="none" w:sz="0" w:space="0" w:color="auto"/>
            <w:right w:val="none" w:sz="0" w:space="0" w:color="auto"/>
          </w:divBdr>
        </w:div>
        <w:div w:id="1580753263">
          <w:marLeft w:val="0"/>
          <w:marRight w:val="0"/>
          <w:marTop w:val="0"/>
          <w:marBottom w:val="0"/>
          <w:divBdr>
            <w:top w:val="none" w:sz="0" w:space="0" w:color="auto"/>
            <w:left w:val="none" w:sz="0" w:space="0" w:color="auto"/>
            <w:bottom w:val="none" w:sz="0" w:space="0" w:color="auto"/>
            <w:right w:val="none" w:sz="0" w:space="0" w:color="auto"/>
          </w:divBdr>
        </w:div>
        <w:div w:id="716776671">
          <w:marLeft w:val="0"/>
          <w:marRight w:val="0"/>
          <w:marTop w:val="0"/>
          <w:marBottom w:val="0"/>
          <w:divBdr>
            <w:top w:val="none" w:sz="0" w:space="0" w:color="auto"/>
            <w:left w:val="none" w:sz="0" w:space="0" w:color="auto"/>
            <w:bottom w:val="none" w:sz="0" w:space="0" w:color="auto"/>
            <w:right w:val="none" w:sz="0" w:space="0" w:color="auto"/>
          </w:divBdr>
        </w:div>
        <w:div w:id="2037731563">
          <w:marLeft w:val="0"/>
          <w:marRight w:val="0"/>
          <w:marTop w:val="0"/>
          <w:marBottom w:val="0"/>
          <w:divBdr>
            <w:top w:val="none" w:sz="0" w:space="0" w:color="auto"/>
            <w:left w:val="none" w:sz="0" w:space="0" w:color="auto"/>
            <w:bottom w:val="none" w:sz="0" w:space="0" w:color="auto"/>
            <w:right w:val="none" w:sz="0" w:space="0" w:color="auto"/>
          </w:divBdr>
        </w:div>
        <w:div w:id="674259855">
          <w:marLeft w:val="0"/>
          <w:marRight w:val="0"/>
          <w:marTop w:val="0"/>
          <w:marBottom w:val="0"/>
          <w:divBdr>
            <w:top w:val="none" w:sz="0" w:space="0" w:color="auto"/>
            <w:left w:val="none" w:sz="0" w:space="0" w:color="auto"/>
            <w:bottom w:val="none" w:sz="0" w:space="0" w:color="auto"/>
            <w:right w:val="none" w:sz="0" w:space="0" w:color="auto"/>
          </w:divBdr>
        </w:div>
        <w:div w:id="505291086">
          <w:marLeft w:val="0"/>
          <w:marRight w:val="0"/>
          <w:marTop w:val="0"/>
          <w:marBottom w:val="0"/>
          <w:divBdr>
            <w:top w:val="none" w:sz="0" w:space="0" w:color="auto"/>
            <w:left w:val="none" w:sz="0" w:space="0" w:color="auto"/>
            <w:bottom w:val="none" w:sz="0" w:space="0" w:color="auto"/>
            <w:right w:val="none" w:sz="0" w:space="0" w:color="auto"/>
          </w:divBdr>
        </w:div>
        <w:div w:id="1740636966">
          <w:marLeft w:val="0"/>
          <w:marRight w:val="0"/>
          <w:marTop w:val="0"/>
          <w:marBottom w:val="0"/>
          <w:divBdr>
            <w:top w:val="none" w:sz="0" w:space="0" w:color="auto"/>
            <w:left w:val="none" w:sz="0" w:space="0" w:color="auto"/>
            <w:bottom w:val="none" w:sz="0" w:space="0" w:color="auto"/>
            <w:right w:val="none" w:sz="0" w:space="0" w:color="auto"/>
          </w:divBdr>
        </w:div>
        <w:div w:id="330644212">
          <w:marLeft w:val="0"/>
          <w:marRight w:val="0"/>
          <w:marTop w:val="0"/>
          <w:marBottom w:val="0"/>
          <w:divBdr>
            <w:top w:val="none" w:sz="0" w:space="0" w:color="auto"/>
            <w:left w:val="none" w:sz="0" w:space="0" w:color="auto"/>
            <w:bottom w:val="none" w:sz="0" w:space="0" w:color="auto"/>
            <w:right w:val="none" w:sz="0" w:space="0" w:color="auto"/>
          </w:divBdr>
        </w:div>
        <w:div w:id="508524616">
          <w:marLeft w:val="0"/>
          <w:marRight w:val="0"/>
          <w:marTop w:val="0"/>
          <w:marBottom w:val="0"/>
          <w:divBdr>
            <w:top w:val="none" w:sz="0" w:space="0" w:color="auto"/>
            <w:left w:val="none" w:sz="0" w:space="0" w:color="auto"/>
            <w:bottom w:val="none" w:sz="0" w:space="0" w:color="auto"/>
            <w:right w:val="none" w:sz="0" w:space="0" w:color="auto"/>
          </w:divBdr>
        </w:div>
        <w:div w:id="1587224774">
          <w:marLeft w:val="0"/>
          <w:marRight w:val="0"/>
          <w:marTop w:val="0"/>
          <w:marBottom w:val="0"/>
          <w:divBdr>
            <w:top w:val="none" w:sz="0" w:space="0" w:color="auto"/>
            <w:left w:val="none" w:sz="0" w:space="0" w:color="auto"/>
            <w:bottom w:val="none" w:sz="0" w:space="0" w:color="auto"/>
            <w:right w:val="none" w:sz="0" w:space="0" w:color="auto"/>
          </w:divBdr>
        </w:div>
        <w:div w:id="1855337670">
          <w:marLeft w:val="0"/>
          <w:marRight w:val="0"/>
          <w:marTop w:val="0"/>
          <w:marBottom w:val="0"/>
          <w:divBdr>
            <w:top w:val="none" w:sz="0" w:space="0" w:color="auto"/>
            <w:left w:val="none" w:sz="0" w:space="0" w:color="auto"/>
            <w:bottom w:val="none" w:sz="0" w:space="0" w:color="auto"/>
            <w:right w:val="none" w:sz="0" w:space="0" w:color="auto"/>
          </w:divBdr>
        </w:div>
        <w:div w:id="813370029">
          <w:marLeft w:val="0"/>
          <w:marRight w:val="0"/>
          <w:marTop w:val="0"/>
          <w:marBottom w:val="0"/>
          <w:divBdr>
            <w:top w:val="none" w:sz="0" w:space="0" w:color="auto"/>
            <w:left w:val="none" w:sz="0" w:space="0" w:color="auto"/>
            <w:bottom w:val="none" w:sz="0" w:space="0" w:color="auto"/>
            <w:right w:val="none" w:sz="0" w:space="0" w:color="auto"/>
          </w:divBdr>
        </w:div>
        <w:div w:id="1164978641">
          <w:marLeft w:val="0"/>
          <w:marRight w:val="0"/>
          <w:marTop w:val="0"/>
          <w:marBottom w:val="0"/>
          <w:divBdr>
            <w:top w:val="none" w:sz="0" w:space="0" w:color="auto"/>
            <w:left w:val="none" w:sz="0" w:space="0" w:color="auto"/>
            <w:bottom w:val="none" w:sz="0" w:space="0" w:color="auto"/>
            <w:right w:val="none" w:sz="0" w:space="0" w:color="auto"/>
          </w:divBdr>
        </w:div>
        <w:div w:id="1383285500">
          <w:marLeft w:val="0"/>
          <w:marRight w:val="0"/>
          <w:marTop w:val="0"/>
          <w:marBottom w:val="0"/>
          <w:divBdr>
            <w:top w:val="none" w:sz="0" w:space="0" w:color="auto"/>
            <w:left w:val="none" w:sz="0" w:space="0" w:color="auto"/>
            <w:bottom w:val="none" w:sz="0" w:space="0" w:color="auto"/>
            <w:right w:val="none" w:sz="0" w:space="0" w:color="auto"/>
          </w:divBdr>
        </w:div>
        <w:div w:id="1535847088">
          <w:marLeft w:val="0"/>
          <w:marRight w:val="0"/>
          <w:marTop w:val="0"/>
          <w:marBottom w:val="0"/>
          <w:divBdr>
            <w:top w:val="none" w:sz="0" w:space="0" w:color="auto"/>
            <w:left w:val="none" w:sz="0" w:space="0" w:color="auto"/>
            <w:bottom w:val="none" w:sz="0" w:space="0" w:color="auto"/>
            <w:right w:val="none" w:sz="0" w:space="0" w:color="auto"/>
          </w:divBdr>
        </w:div>
        <w:div w:id="757946783">
          <w:marLeft w:val="0"/>
          <w:marRight w:val="0"/>
          <w:marTop w:val="0"/>
          <w:marBottom w:val="0"/>
          <w:divBdr>
            <w:top w:val="none" w:sz="0" w:space="0" w:color="auto"/>
            <w:left w:val="none" w:sz="0" w:space="0" w:color="auto"/>
            <w:bottom w:val="none" w:sz="0" w:space="0" w:color="auto"/>
            <w:right w:val="none" w:sz="0" w:space="0" w:color="auto"/>
          </w:divBdr>
        </w:div>
        <w:div w:id="744688063">
          <w:marLeft w:val="0"/>
          <w:marRight w:val="0"/>
          <w:marTop w:val="0"/>
          <w:marBottom w:val="0"/>
          <w:divBdr>
            <w:top w:val="none" w:sz="0" w:space="0" w:color="auto"/>
            <w:left w:val="none" w:sz="0" w:space="0" w:color="auto"/>
            <w:bottom w:val="none" w:sz="0" w:space="0" w:color="auto"/>
            <w:right w:val="none" w:sz="0" w:space="0" w:color="auto"/>
          </w:divBdr>
        </w:div>
        <w:div w:id="2119106989">
          <w:marLeft w:val="0"/>
          <w:marRight w:val="0"/>
          <w:marTop w:val="0"/>
          <w:marBottom w:val="0"/>
          <w:divBdr>
            <w:top w:val="none" w:sz="0" w:space="0" w:color="auto"/>
            <w:left w:val="none" w:sz="0" w:space="0" w:color="auto"/>
            <w:bottom w:val="none" w:sz="0" w:space="0" w:color="auto"/>
            <w:right w:val="none" w:sz="0" w:space="0" w:color="auto"/>
          </w:divBdr>
        </w:div>
        <w:div w:id="642469501">
          <w:marLeft w:val="0"/>
          <w:marRight w:val="0"/>
          <w:marTop w:val="0"/>
          <w:marBottom w:val="0"/>
          <w:divBdr>
            <w:top w:val="none" w:sz="0" w:space="0" w:color="auto"/>
            <w:left w:val="none" w:sz="0" w:space="0" w:color="auto"/>
            <w:bottom w:val="none" w:sz="0" w:space="0" w:color="auto"/>
            <w:right w:val="none" w:sz="0" w:space="0" w:color="auto"/>
          </w:divBdr>
        </w:div>
        <w:div w:id="1200707014">
          <w:marLeft w:val="0"/>
          <w:marRight w:val="0"/>
          <w:marTop w:val="0"/>
          <w:marBottom w:val="0"/>
          <w:divBdr>
            <w:top w:val="none" w:sz="0" w:space="0" w:color="auto"/>
            <w:left w:val="none" w:sz="0" w:space="0" w:color="auto"/>
            <w:bottom w:val="none" w:sz="0" w:space="0" w:color="auto"/>
            <w:right w:val="none" w:sz="0" w:space="0" w:color="auto"/>
          </w:divBdr>
        </w:div>
        <w:div w:id="1775053421">
          <w:marLeft w:val="0"/>
          <w:marRight w:val="0"/>
          <w:marTop w:val="0"/>
          <w:marBottom w:val="0"/>
          <w:divBdr>
            <w:top w:val="none" w:sz="0" w:space="0" w:color="auto"/>
            <w:left w:val="none" w:sz="0" w:space="0" w:color="auto"/>
            <w:bottom w:val="none" w:sz="0" w:space="0" w:color="auto"/>
            <w:right w:val="none" w:sz="0" w:space="0" w:color="auto"/>
          </w:divBdr>
        </w:div>
        <w:div w:id="1107235195">
          <w:marLeft w:val="0"/>
          <w:marRight w:val="0"/>
          <w:marTop w:val="0"/>
          <w:marBottom w:val="0"/>
          <w:divBdr>
            <w:top w:val="none" w:sz="0" w:space="0" w:color="auto"/>
            <w:left w:val="none" w:sz="0" w:space="0" w:color="auto"/>
            <w:bottom w:val="none" w:sz="0" w:space="0" w:color="auto"/>
            <w:right w:val="none" w:sz="0" w:space="0" w:color="auto"/>
          </w:divBdr>
        </w:div>
      </w:divsChild>
    </w:div>
    <w:div w:id="2100170708">
      <w:marLeft w:val="0"/>
      <w:marRight w:val="0"/>
      <w:marTop w:val="0"/>
      <w:marBottom w:val="0"/>
      <w:divBdr>
        <w:top w:val="none" w:sz="0" w:space="0" w:color="auto"/>
        <w:left w:val="none" w:sz="0" w:space="0" w:color="auto"/>
        <w:bottom w:val="none" w:sz="0" w:space="0" w:color="auto"/>
        <w:right w:val="none" w:sz="0" w:space="0" w:color="auto"/>
      </w:divBdr>
    </w:div>
    <w:div w:id="2100325111">
      <w:marLeft w:val="0"/>
      <w:marRight w:val="0"/>
      <w:marTop w:val="0"/>
      <w:marBottom w:val="0"/>
      <w:divBdr>
        <w:top w:val="none" w:sz="0" w:space="0" w:color="auto"/>
        <w:left w:val="none" w:sz="0" w:space="0" w:color="auto"/>
        <w:bottom w:val="none" w:sz="0" w:space="0" w:color="auto"/>
        <w:right w:val="none" w:sz="0" w:space="0" w:color="auto"/>
      </w:divBdr>
    </w:div>
    <w:div w:id="2100442132">
      <w:marLeft w:val="0"/>
      <w:marRight w:val="0"/>
      <w:marTop w:val="0"/>
      <w:marBottom w:val="0"/>
      <w:divBdr>
        <w:top w:val="none" w:sz="0" w:space="0" w:color="auto"/>
        <w:left w:val="none" w:sz="0" w:space="0" w:color="auto"/>
        <w:bottom w:val="none" w:sz="0" w:space="0" w:color="auto"/>
        <w:right w:val="none" w:sz="0" w:space="0" w:color="auto"/>
      </w:divBdr>
    </w:div>
    <w:div w:id="2100564124">
      <w:marLeft w:val="0"/>
      <w:marRight w:val="0"/>
      <w:marTop w:val="0"/>
      <w:marBottom w:val="0"/>
      <w:divBdr>
        <w:top w:val="none" w:sz="0" w:space="0" w:color="auto"/>
        <w:left w:val="none" w:sz="0" w:space="0" w:color="auto"/>
        <w:bottom w:val="none" w:sz="0" w:space="0" w:color="auto"/>
        <w:right w:val="none" w:sz="0" w:space="0" w:color="auto"/>
      </w:divBdr>
    </w:div>
    <w:div w:id="2100640800">
      <w:marLeft w:val="0"/>
      <w:marRight w:val="0"/>
      <w:marTop w:val="0"/>
      <w:marBottom w:val="0"/>
      <w:divBdr>
        <w:top w:val="none" w:sz="0" w:space="0" w:color="auto"/>
        <w:left w:val="none" w:sz="0" w:space="0" w:color="auto"/>
        <w:bottom w:val="none" w:sz="0" w:space="0" w:color="auto"/>
        <w:right w:val="none" w:sz="0" w:space="0" w:color="auto"/>
      </w:divBdr>
    </w:div>
    <w:div w:id="2100707985">
      <w:marLeft w:val="0"/>
      <w:marRight w:val="0"/>
      <w:marTop w:val="0"/>
      <w:marBottom w:val="0"/>
      <w:divBdr>
        <w:top w:val="none" w:sz="0" w:space="0" w:color="auto"/>
        <w:left w:val="none" w:sz="0" w:space="0" w:color="auto"/>
        <w:bottom w:val="none" w:sz="0" w:space="0" w:color="auto"/>
        <w:right w:val="none" w:sz="0" w:space="0" w:color="auto"/>
      </w:divBdr>
    </w:div>
    <w:div w:id="2100709660">
      <w:marLeft w:val="0"/>
      <w:marRight w:val="0"/>
      <w:marTop w:val="0"/>
      <w:marBottom w:val="0"/>
      <w:divBdr>
        <w:top w:val="none" w:sz="0" w:space="0" w:color="auto"/>
        <w:left w:val="none" w:sz="0" w:space="0" w:color="auto"/>
        <w:bottom w:val="none" w:sz="0" w:space="0" w:color="auto"/>
        <w:right w:val="none" w:sz="0" w:space="0" w:color="auto"/>
      </w:divBdr>
    </w:div>
    <w:div w:id="2100827153">
      <w:marLeft w:val="0"/>
      <w:marRight w:val="0"/>
      <w:marTop w:val="0"/>
      <w:marBottom w:val="0"/>
      <w:divBdr>
        <w:top w:val="none" w:sz="0" w:space="0" w:color="auto"/>
        <w:left w:val="none" w:sz="0" w:space="0" w:color="auto"/>
        <w:bottom w:val="none" w:sz="0" w:space="0" w:color="auto"/>
        <w:right w:val="none" w:sz="0" w:space="0" w:color="auto"/>
      </w:divBdr>
    </w:div>
    <w:div w:id="2100902885">
      <w:marLeft w:val="0"/>
      <w:marRight w:val="0"/>
      <w:marTop w:val="0"/>
      <w:marBottom w:val="0"/>
      <w:divBdr>
        <w:top w:val="none" w:sz="0" w:space="0" w:color="auto"/>
        <w:left w:val="none" w:sz="0" w:space="0" w:color="auto"/>
        <w:bottom w:val="none" w:sz="0" w:space="0" w:color="auto"/>
        <w:right w:val="none" w:sz="0" w:space="0" w:color="auto"/>
      </w:divBdr>
    </w:div>
    <w:div w:id="2100903197">
      <w:marLeft w:val="0"/>
      <w:marRight w:val="0"/>
      <w:marTop w:val="0"/>
      <w:marBottom w:val="0"/>
      <w:divBdr>
        <w:top w:val="none" w:sz="0" w:space="0" w:color="auto"/>
        <w:left w:val="none" w:sz="0" w:space="0" w:color="auto"/>
        <w:bottom w:val="none" w:sz="0" w:space="0" w:color="auto"/>
        <w:right w:val="none" w:sz="0" w:space="0" w:color="auto"/>
      </w:divBdr>
    </w:div>
    <w:div w:id="2101094420">
      <w:marLeft w:val="0"/>
      <w:marRight w:val="0"/>
      <w:marTop w:val="0"/>
      <w:marBottom w:val="0"/>
      <w:divBdr>
        <w:top w:val="none" w:sz="0" w:space="0" w:color="auto"/>
        <w:left w:val="none" w:sz="0" w:space="0" w:color="auto"/>
        <w:bottom w:val="none" w:sz="0" w:space="0" w:color="auto"/>
        <w:right w:val="none" w:sz="0" w:space="0" w:color="auto"/>
      </w:divBdr>
    </w:div>
    <w:div w:id="2101098128">
      <w:marLeft w:val="0"/>
      <w:marRight w:val="0"/>
      <w:marTop w:val="0"/>
      <w:marBottom w:val="0"/>
      <w:divBdr>
        <w:top w:val="none" w:sz="0" w:space="0" w:color="auto"/>
        <w:left w:val="none" w:sz="0" w:space="0" w:color="auto"/>
        <w:bottom w:val="none" w:sz="0" w:space="0" w:color="auto"/>
        <w:right w:val="none" w:sz="0" w:space="0" w:color="auto"/>
      </w:divBdr>
    </w:div>
    <w:div w:id="2101102330">
      <w:marLeft w:val="0"/>
      <w:marRight w:val="0"/>
      <w:marTop w:val="0"/>
      <w:marBottom w:val="0"/>
      <w:divBdr>
        <w:top w:val="none" w:sz="0" w:space="0" w:color="auto"/>
        <w:left w:val="none" w:sz="0" w:space="0" w:color="auto"/>
        <w:bottom w:val="none" w:sz="0" w:space="0" w:color="auto"/>
        <w:right w:val="none" w:sz="0" w:space="0" w:color="auto"/>
      </w:divBdr>
    </w:div>
    <w:div w:id="2101172799">
      <w:marLeft w:val="0"/>
      <w:marRight w:val="0"/>
      <w:marTop w:val="0"/>
      <w:marBottom w:val="0"/>
      <w:divBdr>
        <w:top w:val="none" w:sz="0" w:space="0" w:color="auto"/>
        <w:left w:val="none" w:sz="0" w:space="0" w:color="auto"/>
        <w:bottom w:val="none" w:sz="0" w:space="0" w:color="auto"/>
        <w:right w:val="none" w:sz="0" w:space="0" w:color="auto"/>
      </w:divBdr>
    </w:div>
    <w:div w:id="2101179325">
      <w:marLeft w:val="0"/>
      <w:marRight w:val="0"/>
      <w:marTop w:val="0"/>
      <w:marBottom w:val="0"/>
      <w:divBdr>
        <w:top w:val="none" w:sz="0" w:space="0" w:color="auto"/>
        <w:left w:val="none" w:sz="0" w:space="0" w:color="auto"/>
        <w:bottom w:val="none" w:sz="0" w:space="0" w:color="auto"/>
        <w:right w:val="none" w:sz="0" w:space="0" w:color="auto"/>
      </w:divBdr>
    </w:div>
    <w:div w:id="2101221136">
      <w:marLeft w:val="0"/>
      <w:marRight w:val="0"/>
      <w:marTop w:val="0"/>
      <w:marBottom w:val="0"/>
      <w:divBdr>
        <w:top w:val="none" w:sz="0" w:space="0" w:color="auto"/>
        <w:left w:val="none" w:sz="0" w:space="0" w:color="auto"/>
        <w:bottom w:val="none" w:sz="0" w:space="0" w:color="auto"/>
        <w:right w:val="none" w:sz="0" w:space="0" w:color="auto"/>
      </w:divBdr>
    </w:div>
    <w:div w:id="2101564475">
      <w:marLeft w:val="0"/>
      <w:marRight w:val="0"/>
      <w:marTop w:val="0"/>
      <w:marBottom w:val="0"/>
      <w:divBdr>
        <w:top w:val="none" w:sz="0" w:space="0" w:color="auto"/>
        <w:left w:val="none" w:sz="0" w:space="0" w:color="auto"/>
        <w:bottom w:val="none" w:sz="0" w:space="0" w:color="auto"/>
        <w:right w:val="none" w:sz="0" w:space="0" w:color="auto"/>
      </w:divBdr>
    </w:div>
    <w:div w:id="2101676505">
      <w:marLeft w:val="0"/>
      <w:marRight w:val="0"/>
      <w:marTop w:val="0"/>
      <w:marBottom w:val="0"/>
      <w:divBdr>
        <w:top w:val="none" w:sz="0" w:space="0" w:color="auto"/>
        <w:left w:val="none" w:sz="0" w:space="0" w:color="auto"/>
        <w:bottom w:val="none" w:sz="0" w:space="0" w:color="auto"/>
        <w:right w:val="none" w:sz="0" w:space="0" w:color="auto"/>
      </w:divBdr>
    </w:div>
    <w:div w:id="2101825052">
      <w:marLeft w:val="0"/>
      <w:marRight w:val="0"/>
      <w:marTop w:val="0"/>
      <w:marBottom w:val="0"/>
      <w:divBdr>
        <w:top w:val="none" w:sz="0" w:space="0" w:color="auto"/>
        <w:left w:val="none" w:sz="0" w:space="0" w:color="auto"/>
        <w:bottom w:val="none" w:sz="0" w:space="0" w:color="auto"/>
        <w:right w:val="none" w:sz="0" w:space="0" w:color="auto"/>
      </w:divBdr>
    </w:div>
    <w:div w:id="2102020815">
      <w:marLeft w:val="0"/>
      <w:marRight w:val="0"/>
      <w:marTop w:val="0"/>
      <w:marBottom w:val="0"/>
      <w:divBdr>
        <w:top w:val="none" w:sz="0" w:space="0" w:color="auto"/>
        <w:left w:val="none" w:sz="0" w:space="0" w:color="auto"/>
        <w:bottom w:val="none" w:sz="0" w:space="0" w:color="auto"/>
        <w:right w:val="none" w:sz="0" w:space="0" w:color="auto"/>
      </w:divBdr>
    </w:div>
    <w:div w:id="2102140732">
      <w:marLeft w:val="0"/>
      <w:marRight w:val="0"/>
      <w:marTop w:val="0"/>
      <w:marBottom w:val="0"/>
      <w:divBdr>
        <w:top w:val="none" w:sz="0" w:space="0" w:color="auto"/>
        <w:left w:val="none" w:sz="0" w:space="0" w:color="auto"/>
        <w:bottom w:val="none" w:sz="0" w:space="0" w:color="auto"/>
        <w:right w:val="none" w:sz="0" w:space="0" w:color="auto"/>
      </w:divBdr>
    </w:div>
    <w:div w:id="2102142417">
      <w:marLeft w:val="0"/>
      <w:marRight w:val="0"/>
      <w:marTop w:val="0"/>
      <w:marBottom w:val="0"/>
      <w:divBdr>
        <w:top w:val="none" w:sz="0" w:space="0" w:color="auto"/>
        <w:left w:val="none" w:sz="0" w:space="0" w:color="auto"/>
        <w:bottom w:val="none" w:sz="0" w:space="0" w:color="auto"/>
        <w:right w:val="none" w:sz="0" w:space="0" w:color="auto"/>
      </w:divBdr>
    </w:div>
    <w:div w:id="2102292789">
      <w:marLeft w:val="0"/>
      <w:marRight w:val="0"/>
      <w:marTop w:val="0"/>
      <w:marBottom w:val="0"/>
      <w:divBdr>
        <w:top w:val="none" w:sz="0" w:space="0" w:color="auto"/>
        <w:left w:val="none" w:sz="0" w:space="0" w:color="auto"/>
        <w:bottom w:val="none" w:sz="0" w:space="0" w:color="auto"/>
        <w:right w:val="none" w:sz="0" w:space="0" w:color="auto"/>
      </w:divBdr>
    </w:div>
    <w:div w:id="2102295872">
      <w:marLeft w:val="0"/>
      <w:marRight w:val="0"/>
      <w:marTop w:val="0"/>
      <w:marBottom w:val="0"/>
      <w:divBdr>
        <w:top w:val="none" w:sz="0" w:space="0" w:color="auto"/>
        <w:left w:val="none" w:sz="0" w:space="0" w:color="auto"/>
        <w:bottom w:val="none" w:sz="0" w:space="0" w:color="auto"/>
        <w:right w:val="none" w:sz="0" w:space="0" w:color="auto"/>
      </w:divBdr>
    </w:div>
    <w:div w:id="2102329697">
      <w:bodyDiv w:val="1"/>
      <w:marLeft w:val="0"/>
      <w:marRight w:val="0"/>
      <w:marTop w:val="0"/>
      <w:marBottom w:val="0"/>
      <w:divBdr>
        <w:top w:val="none" w:sz="0" w:space="0" w:color="auto"/>
        <w:left w:val="none" w:sz="0" w:space="0" w:color="auto"/>
        <w:bottom w:val="none" w:sz="0" w:space="0" w:color="auto"/>
        <w:right w:val="none" w:sz="0" w:space="0" w:color="auto"/>
      </w:divBdr>
    </w:div>
    <w:div w:id="2102406336">
      <w:marLeft w:val="0"/>
      <w:marRight w:val="0"/>
      <w:marTop w:val="0"/>
      <w:marBottom w:val="0"/>
      <w:divBdr>
        <w:top w:val="none" w:sz="0" w:space="0" w:color="auto"/>
        <w:left w:val="none" w:sz="0" w:space="0" w:color="auto"/>
        <w:bottom w:val="none" w:sz="0" w:space="0" w:color="auto"/>
        <w:right w:val="none" w:sz="0" w:space="0" w:color="auto"/>
      </w:divBdr>
    </w:div>
    <w:div w:id="2102413662">
      <w:marLeft w:val="0"/>
      <w:marRight w:val="0"/>
      <w:marTop w:val="0"/>
      <w:marBottom w:val="0"/>
      <w:divBdr>
        <w:top w:val="none" w:sz="0" w:space="0" w:color="auto"/>
        <w:left w:val="none" w:sz="0" w:space="0" w:color="auto"/>
        <w:bottom w:val="none" w:sz="0" w:space="0" w:color="auto"/>
        <w:right w:val="none" w:sz="0" w:space="0" w:color="auto"/>
      </w:divBdr>
    </w:div>
    <w:div w:id="2102529853">
      <w:marLeft w:val="0"/>
      <w:marRight w:val="0"/>
      <w:marTop w:val="0"/>
      <w:marBottom w:val="0"/>
      <w:divBdr>
        <w:top w:val="none" w:sz="0" w:space="0" w:color="auto"/>
        <w:left w:val="none" w:sz="0" w:space="0" w:color="auto"/>
        <w:bottom w:val="none" w:sz="0" w:space="0" w:color="auto"/>
        <w:right w:val="none" w:sz="0" w:space="0" w:color="auto"/>
      </w:divBdr>
    </w:div>
    <w:div w:id="2102678214">
      <w:marLeft w:val="0"/>
      <w:marRight w:val="0"/>
      <w:marTop w:val="0"/>
      <w:marBottom w:val="0"/>
      <w:divBdr>
        <w:top w:val="none" w:sz="0" w:space="0" w:color="auto"/>
        <w:left w:val="none" w:sz="0" w:space="0" w:color="auto"/>
        <w:bottom w:val="none" w:sz="0" w:space="0" w:color="auto"/>
        <w:right w:val="none" w:sz="0" w:space="0" w:color="auto"/>
      </w:divBdr>
    </w:div>
    <w:div w:id="2102680243">
      <w:marLeft w:val="0"/>
      <w:marRight w:val="0"/>
      <w:marTop w:val="0"/>
      <w:marBottom w:val="0"/>
      <w:divBdr>
        <w:top w:val="none" w:sz="0" w:space="0" w:color="auto"/>
        <w:left w:val="none" w:sz="0" w:space="0" w:color="auto"/>
        <w:bottom w:val="none" w:sz="0" w:space="0" w:color="auto"/>
        <w:right w:val="none" w:sz="0" w:space="0" w:color="auto"/>
      </w:divBdr>
    </w:div>
    <w:div w:id="2102798719">
      <w:marLeft w:val="0"/>
      <w:marRight w:val="0"/>
      <w:marTop w:val="0"/>
      <w:marBottom w:val="0"/>
      <w:divBdr>
        <w:top w:val="none" w:sz="0" w:space="0" w:color="auto"/>
        <w:left w:val="none" w:sz="0" w:space="0" w:color="auto"/>
        <w:bottom w:val="none" w:sz="0" w:space="0" w:color="auto"/>
        <w:right w:val="none" w:sz="0" w:space="0" w:color="auto"/>
      </w:divBdr>
    </w:div>
    <w:div w:id="2102943374">
      <w:marLeft w:val="0"/>
      <w:marRight w:val="0"/>
      <w:marTop w:val="0"/>
      <w:marBottom w:val="0"/>
      <w:divBdr>
        <w:top w:val="none" w:sz="0" w:space="0" w:color="auto"/>
        <w:left w:val="none" w:sz="0" w:space="0" w:color="auto"/>
        <w:bottom w:val="none" w:sz="0" w:space="0" w:color="auto"/>
        <w:right w:val="none" w:sz="0" w:space="0" w:color="auto"/>
      </w:divBdr>
    </w:div>
    <w:div w:id="2102946783">
      <w:marLeft w:val="0"/>
      <w:marRight w:val="0"/>
      <w:marTop w:val="0"/>
      <w:marBottom w:val="0"/>
      <w:divBdr>
        <w:top w:val="none" w:sz="0" w:space="0" w:color="auto"/>
        <w:left w:val="none" w:sz="0" w:space="0" w:color="auto"/>
        <w:bottom w:val="none" w:sz="0" w:space="0" w:color="auto"/>
        <w:right w:val="none" w:sz="0" w:space="0" w:color="auto"/>
      </w:divBdr>
    </w:div>
    <w:div w:id="2102948646">
      <w:marLeft w:val="0"/>
      <w:marRight w:val="0"/>
      <w:marTop w:val="0"/>
      <w:marBottom w:val="0"/>
      <w:divBdr>
        <w:top w:val="none" w:sz="0" w:space="0" w:color="auto"/>
        <w:left w:val="none" w:sz="0" w:space="0" w:color="auto"/>
        <w:bottom w:val="none" w:sz="0" w:space="0" w:color="auto"/>
        <w:right w:val="none" w:sz="0" w:space="0" w:color="auto"/>
      </w:divBdr>
    </w:div>
    <w:div w:id="2102986015">
      <w:marLeft w:val="0"/>
      <w:marRight w:val="0"/>
      <w:marTop w:val="0"/>
      <w:marBottom w:val="0"/>
      <w:divBdr>
        <w:top w:val="none" w:sz="0" w:space="0" w:color="auto"/>
        <w:left w:val="none" w:sz="0" w:space="0" w:color="auto"/>
        <w:bottom w:val="none" w:sz="0" w:space="0" w:color="auto"/>
        <w:right w:val="none" w:sz="0" w:space="0" w:color="auto"/>
      </w:divBdr>
    </w:div>
    <w:div w:id="2102990485">
      <w:marLeft w:val="0"/>
      <w:marRight w:val="0"/>
      <w:marTop w:val="0"/>
      <w:marBottom w:val="0"/>
      <w:divBdr>
        <w:top w:val="none" w:sz="0" w:space="0" w:color="auto"/>
        <w:left w:val="none" w:sz="0" w:space="0" w:color="auto"/>
        <w:bottom w:val="none" w:sz="0" w:space="0" w:color="auto"/>
        <w:right w:val="none" w:sz="0" w:space="0" w:color="auto"/>
      </w:divBdr>
    </w:div>
    <w:div w:id="2102994167">
      <w:marLeft w:val="0"/>
      <w:marRight w:val="0"/>
      <w:marTop w:val="0"/>
      <w:marBottom w:val="0"/>
      <w:divBdr>
        <w:top w:val="none" w:sz="0" w:space="0" w:color="auto"/>
        <w:left w:val="none" w:sz="0" w:space="0" w:color="auto"/>
        <w:bottom w:val="none" w:sz="0" w:space="0" w:color="auto"/>
        <w:right w:val="none" w:sz="0" w:space="0" w:color="auto"/>
      </w:divBdr>
    </w:div>
    <w:div w:id="2103067053">
      <w:marLeft w:val="0"/>
      <w:marRight w:val="0"/>
      <w:marTop w:val="0"/>
      <w:marBottom w:val="0"/>
      <w:divBdr>
        <w:top w:val="none" w:sz="0" w:space="0" w:color="auto"/>
        <w:left w:val="none" w:sz="0" w:space="0" w:color="auto"/>
        <w:bottom w:val="none" w:sz="0" w:space="0" w:color="auto"/>
        <w:right w:val="none" w:sz="0" w:space="0" w:color="auto"/>
      </w:divBdr>
    </w:div>
    <w:div w:id="2103067654">
      <w:marLeft w:val="0"/>
      <w:marRight w:val="0"/>
      <w:marTop w:val="0"/>
      <w:marBottom w:val="0"/>
      <w:divBdr>
        <w:top w:val="none" w:sz="0" w:space="0" w:color="auto"/>
        <w:left w:val="none" w:sz="0" w:space="0" w:color="auto"/>
        <w:bottom w:val="none" w:sz="0" w:space="0" w:color="auto"/>
        <w:right w:val="none" w:sz="0" w:space="0" w:color="auto"/>
      </w:divBdr>
    </w:div>
    <w:div w:id="2103213058">
      <w:marLeft w:val="0"/>
      <w:marRight w:val="0"/>
      <w:marTop w:val="0"/>
      <w:marBottom w:val="0"/>
      <w:divBdr>
        <w:top w:val="none" w:sz="0" w:space="0" w:color="auto"/>
        <w:left w:val="none" w:sz="0" w:space="0" w:color="auto"/>
        <w:bottom w:val="none" w:sz="0" w:space="0" w:color="auto"/>
        <w:right w:val="none" w:sz="0" w:space="0" w:color="auto"/>
      </w:divBdr>
    </w:div>
    <w:div w:id="2103253400">
      <w:marLeft w:val="0"/>
      <w:marRight w:val="0"/>
      <w:marTop w:val="0"/>
      <w:marBottom w:val="0"/>
      <w:divBdr>
        <w:top w:val="none" w:sz="0" w:space="0" w:color="auto"/>
        <w:left w:val="none" w:sz="0" w:space="0" w:color="auto"/>
        <w:bottom w:val="none" w:sz="0" w:space="0" w:color="auto"/>
        <w:right w:val="none" w:sz="0" w:space="0" w:color="auto"/>
      </w:divBdr>
    </w:div>
    <w:div w:id="2103254194">
      <w:bodyDiv w:val="1"/>
      <w:marLeft w:val="0"/>
      <w:marRight w:val="0"/>
      <w:marTop w:val="0"/>
      <w:marBottom w:val="0"/>
      <w:divBdr>
        <w:top w:val="none" w:sz="0" w:space="0" w:color="auto"/>
        <w:left w:val="none" w:sz="0" w:space="0" w:color="auto"/>
        <w:bottom w:val="none" w:sz="0" w:space="0" w:color="auto"/>
        <w:right w:val="none" w:sz="0" w:space="0" w:color="auto"/>
      </w:divBdr>
    </w:div>
    <w:div w:id="2103455064">
      <w:marLeft w:val="0"/>
      <w:marRight w:val="0"/>
      <w:marTop w:val="0"/>
      <w:marBottom w:val="0"/>
      <w:divBdr>
        <w:top w:val="none" w:sz="0" w:space="0" w:color="auto"/>
        <w:left w:val="none" w:sz="0" w:space="0" w:color="auto"/>
        <w:bottom w:val="none" w:sz="0" w:space="0" w:color="auto"/>
        <w:right w:val="none" w:sz="0" w:space="0" w:color="auto"/>
      </w:divBdr>
    </w:div>
    <w:div w:id="2103530510">
      <w:marLeft w:val="0"/>
      <w:marRight w:val="0"/>
      <w:marTop w:val="0"/>
      <w:marBottom w:val="0"/>
      <w:divBdr>
        <w:top w:val="none" w:sz="0" w:space="0" w:color="auto"/>
        <w:left w:val="none" w:sz="0" w:space="0" w:color="auto"/>
        <w:bottom w:val="none" w:sz="0" w:space="0" w:color="auto"/>
        <w:right w:val="none" w:sz="0" w:space="0" w:color="auto"/>
      </w:divBdr>
    </w:div>
    <w:div w:id="2103721916">
      <w:marLeft w:val="0"/>
      <w:marRight w:val="0"/>
      <w:marTop w:val="0"/>
      <w:marBottom w:val="0"/>
      <w:divBdr>
        <w:top w:val="none" w:sz="0" w:space="0" w:color="auto"/>
        <w:left w:val="none" w:sz="0" w:space="0" w:color="auto"/>
        <w:bottom w:val="none" w:sz="0" w:space="0" w:color="auto"/>
        <w:right w:val="none" w:sz="0" w:space="0" w:color="auto"/>
      </w:divBdr>
    </w:div>
    <w:div w:id="2103842192">
      <w:marLeft w:val="0"/>
      <w:marRight w:val="0"/>
      <w:marTop w:val="0"/>
      <w:marBottom w:val="0"/>
      <w:divBdr>
        <w:top w:val="none" w:sz="0" w:space="0" w:color="auto"/>
        <w:left w:val="none" w:sz="0" w:space="0" w:color="auto"/>
        <w:bottom w:val="none" w:sz="0" w:space="0" w:color="auto"/>
        <w:right w:val="none" w:sz="0" w:space="0" w:color="auto"/>
      </w:divBdr>
    </w:div>
    <w:div w:id="2103985007">
      <w:bodyDiv w:val="1"/>
      <w:marLeft w:val="0"/>
      <w:marRight w:val="0"/>
      <w:marTop w:val="0"/>
      <w:marBottom w:val="0"/>
      <w:divBdr>
        <w:top w:val="none" w:sz="0" w:space="0" w:color="auto"/>
        <w:left w:val="none" w:sz="0" w:space="0" w:color="auto"/>
        <w:bottom w:val="none" w:sz="0" w:space="0" w:color="auto"/>
        <w:right w:val="none" w:sz="0" w:space="0" w:color="auto"/>
      </w:divBdr>
    </w:div>
    <w:div w:id="2104060326">
      <w:marLeft w:val="0"/>
      <w:marRight w:val="0"/>
      <w:marTop w:val="0"/>
      <w:marBottom w:val="0"/>
      <w:divBdr>
        <w:top w:val="none" w:sz="0" w:space="0" w:color="auto"/>
        <w:left w:val="none" w:sz="0" w:space="0" w:color="auto"/>
        <w:bottom w:val="none" w:sz="0" w:space="0" w:color="auto"/>
        <w:right w:val="none" w:sz="0" w:space="0" w:color="auto"/>
      </w:divBdr>
    </w:div>
    <w:div w:id="2104065775">
      <w:marLeft w:val="0"/>
      <w:marRight w:val="0"/>
      <w:marTop w:val="0"/>
      <w:marBottom w:val="0"/>
      <w:divBdr>
        <w:top w:val="none" w:sz="0" w:space="0" w:color="auto"/>
        <w:left w:val="none" w:sz="0" w:space="0" w:color="auto"/>
        <w:bottom w:val="none" w:sz="0" w:space="0" w:color="auto"/>
        <w:right w:val="none" w:sz="0" w:space="0" w:color="auto"/>
      </w:divBdr>
    </w:div>
    <w:div w:id="2104105309">
      <w:marLeft w:val="0"/>
      <w:marRight w:val="0"/>
      <w:marTop w:val="0"/>
      <w:marBottom w:val="0"/>
      <w:divBdr>
        <w:top w:val="none" w:sz="0" w:space="0" w:color="auto"/>
        <w:left w:val="none" w:sz="0" w:space="0" w:color="auto"/>
        <w:bottom w:val="none" w:sz="0" w:space="0" w:color="auto"/>
        <w:right w:val="none" w:sz="0" w:space="0" w:color="auto"/>
      </w:divBdr>
    </w:div>
    <w:div w:id="2104110376">
      <w:bodyDiv w:val="1"/>
      <w:marLeft w:val="0"/>
      <w:marRight w:val="0"/>
      <w:marTop w:val="0"/>
      <w:marBottom w:val="0"/>
      <w:divBdr>
        <w:top w:val="none" w:sz="0" w:space="0" w:color="auto"/>
        <w:left w:val="none" w:sz="0" w:space="0" w:color="auto"/>
        <w:bottom w:val="none" w:sz="0" w:space="0" w:color="auto"/>
        <w:right w:val="none" w:sz="0" w:space="0" w:color="auto"/>
      </w:divBdr>
    </w:div>
    <w:div w:id="2104180235">
      <w:marLeft w:val="0"/>
      <w:marRight w:val="0"/>
      <w:marTop w:val="0"/>
      <w:marBottom w:val="0"/>
      <w:divBdr>
        <w:top w:val="none" w:sz="0" w:space="0" w:color="auto"/>
        <w:left w:val="none" w:sz="0" w:space="0" w:color="auto"/>
        <w:bottom w:val="none" w:sz="0" w:space="0" w:color="auto"/>
        <w:right w:val="none" w:sz="0" w:space="0" w:color="auto"/>
      </w:divBdr>
    </w:div>
    <w:div w:id="2104256616">
      <w:marLeft w:val="0"/>
      <w:marRight w:val="0"/>
      <w:marTop w:val="0"/>
      <w:marBottom w:val="0"/>
      <w:divBdr>
        <w:top w:val="none" w:sz="0" w:space="0" w:color="auto"/>
        <w:left w:val="none" w:sz="0" w:space="0" w:color="auto"/>
        <w:bottom w:val="none" w:sz="0" w:space="0" w:color="auto"/>
        <w:right w:val="none" w:sz="0" w:space="0" w:color="auto"/>
      </w:divBdr>
    </w:div>
    <w:div w:id="2104256769">
      <w:marLeft w:val="0"/>
      <w:marRight w:val="0"/>
      <w:marTop w:val="0"/>
      <w:marBottom w:val="0"/>
      <w:divBdr>
        <w:top w:val="none" w:sz="0" w:space="0" w:color="auto"/>
        <w:left w:val="none" w:sz="0" w:space="0" w:color="auto"/>
        <w:bottom w:val="none" w:sz="0" w:space="0" w:color="auto"/>
        <w:right w:val="none" w:sz="0" w:space="0" w:color="auto"/>
      </w:divBdr>
    </w:div>
    <w:div w:id="2104257182">
      <w:marLeft w:val="0"/>
      <w:marRight w:val="0"/>
      <w:marTop w:val="0"/>
      <w:marBottom w:val="0"/>
      <w:divBdr>
        <w:top w:val="none" w:sz="0" w:space="0" w:color="auto"/>
        <w:left w:val="none" w:sz="0" w:space="0" w:color="auto"/>
        <w:bottom w:val="none" w:sz="0" w:space="0" w:color="auto"/>
        <w:right w:val="none" w:sz="0" w:space="0" w:color="auto"/>
      </w:divBdr>
    </w:div>
    <w:div w:id="2104295921">
      <w:marLeft w:val="0"/>
      <w:marRight w:val="0"/>
      <w:marTop w:val="0"/>
      <w:marBottom w:val="0"/>
      <w:divBdr>
        <w:top w:val="none" w:sz="0" w:space="0" w:color="auto"/>
        <w:left w:val="none" w:sz="0" w:space="0" w:color="auto"/>
        <w:bottom w:val="none" w:sz="0" w:space="0" w:color="auto"/>
        <w:right w:val="none" w:sz="0" w:space="0" w:color="auto"/>
      </w:divBdr>
    </w:div>
    <w:div w:id="2104379640">
      <w:marLeft w:val="0"/>
      <w:marRight w:val="0"/>
      <w:marTop w:val="0"/>
      <w:marBottom w:val="0"/>
      <w:divBdr>
        <w:top w:val="none" w:sz="0" w:space="0" w:color="auto"/>
        <w:left w:val="none" w:sz="0" w:space="0" w:color="auto"/>
        <w:bottom w:val="none" w:sz="0" w:space="0" w:color="auto"/>
        <w:right w:val="none" w:sz="0" w:space="0" w:color="auto"/>
      </w:divBdr>
    </w:div>
    <w:div w:id="2104447728">
      <w:marLeft w:val="0"/>
      <w:marRight w:val="0"/>
      <w:marTop w:val="0"/>
      <w:marBottom w:val="0"/>
      <w:divBdr>
        <w:top w:val="none" w:sz="0" w:space="0" w:color="auto"/>
        <w:left w:val="none" w:sz="0" w:space="0" w:color="auto"/>
        <w:bottom w:val="none" w:sz="0" w:space="0" w:color="auto"/>
        <w:right w:val="none" w:sz="0" w:space="0" w:color="auto"/>
      </w:divBdr>
    </w:div>
    <w:div w:id="2104453269">
      <w:marLeft w:val="0"/>
      <w:marRight w:val="0"/>
      <w:marTop w:val="0"/>
      <w:marBottom w:val="0"/>
      <w:divBdr>
        <w:top w:val="none" w:sz="0" w:space="0" w:color="auto"/>
        <w:left w:val="none" w:sz="0" w:space="0" w:color="auto"/>
        <w:bottom w:val="none" w:sz="0" w:space="0" w:color="auto"/>
        <w:right w:val="none" w:sz="0" w:space="0" w:color="auto"/>
      </w:divBdr>
    </w:div>
    <w:div w:id="2104453425">
      <w:marLeft w:val="0"/>
      <w:marRight w:val="0"/>
      <w:marTop w:val="0"/>
      <w:marBottom w:val="0"/>
      <w:divBdr>
        <w:top w:val="none" w:sz="0" w:space="0" w:color="auto"/>
        <w:left w:val="none" w:sz="0" w:space="0" w:color="auto"/>
        <w:bottom w:val="none" w:sz="0" w:space="0" w:color="auto"/>
        <w:right w:val="none" w:sz="0" w:space="0" w:color="auto"/>
      </w:divBdr>
    </w:div>
    <w:div w:id="2104454656">
      <w:marLeft w:val="0"/>
      <w:marRight w:val="0"/>
      <w:marTop w:val="0"/>
      <w:marBottom w:val="0"/>
      <w:divBdr>
        <w:top w:val="none" w:sz="0" w:space="0" w:color="auto"/>
        <w:left w:val="none" w:sz="0" w:space="0" w:color="auto"/>
        <w:bottom w:val="none" w:sz="0" w:space="0" w:color="auto"/>
        <w:right w:val="none" w:sz="0" w:space="0" w:color="auto"/>
      </w:divBdr>
    </w:div>
    <w:div w:id="2104493480">
      <w:marLeft w:val="0"/>
      <w:marRight w:val="0"/>
      <w:marTop w:val="0"/>
      <w:marBottom w:val="0"/>
      <w:divBdr>
        <w:top w:val="none" w:sz="0" w:space="0" w:color="auto"/>
        <w:left w:val="none" w:sz="0" w:space="0" w:color="auto"/>
        <w:bottom w:val="none" w:sz="0" w:space="0" w:color="auto"/>
        <w:right w:val="none" w:sz="0" w:space="0" w:color="auto"/>
      </w:divBdr>
    </w:div>
    <w:div w:id="2104523131">
      <w:marLeft w:val="0"/>
      <w:marRight w:val="0"/>
      <w:marTop w:val="0"/>
      <w:marBottom w:val="0"/>
      <w:divBdr>
        <w:top w:val="none" w:sz="0" w:space="0" w:color="auto"/>
        <w:left w:val="none" w:sz="0" w:space="0" w:color="auto"/>
        <w:bottom w:val="none" w:sz="0" w:space="0" w:color="auto"/>
        <w:right w:val="none" w:sz="0" w:space="0" w:color="auto"/>
      </w:divBdr>
    </w:div>
    <w:div w:id="2104523195">
      <w:marLeft w:val="0"/>
      <w:marRight w:val="0"/>
      <w:marTop w:val="0"/>
      <w:marBottom w:val="0"/>
      <w:divBdr>
        <w:top w:val="none" w:sz="0" w:space="0" w:color="auto"/>
        <w:left w:val="none" w:sz="0" w:space="0" w:color="auto"/>
        <w:bottom w:val="none" w:sz="0" w:space="0" w:color="auto"/>
        <w:right w:val="none" w:sz="0" w:space="0" w:color="auto"/>
      </w:divBdr>
    </w:div>
    <w:div w:id="2104567048">
      <w:marLeft w:val="0"/>
      <w:marRight w:val="0"/>
      <w:marTop w:val="0"/>
      <w:marBottom w:val="0"/>
      <w:divBdr>
        <w:top w:val="none" w:sz="0" w:space="0" w:color="auto"/>
        <w:left w:val="none" w:sz="0" w:space="0" w:color="auto"/>
        <w:bottom w:val="none" w:sz="0" w:space="0" w:color="auto"/>
        <w:right w:val="none" w:sz="0" w:space="0" w:color="auto"/>
      </w:divBdr>
    </w:div>
    <w:div w:id="2104717818">
      <w:marLeft w:val="0"/>
      <w:marRight w:val="0"/>
      <w:marTop w:val="0"/>
      <w:marBottom w:val="0"/>
      <w:divBdr>
        <w:top w:val="none" w:sz="0" w:space="0" w:color="auto"/>
        <w:left w:val="none" w:sz="0" w:space="0" w:color="auto"/>
        <w:bottom w:val="none" w:sz="0" w:space="0" w:color="auto"/>
        <w:right w:val="none" w:sz="0" w:space="0" w:color="auto"/>
      </w:divBdr>
    </w:div>
    <w:div w:id="2104764064">
      <w:marLeft w:val="0"/>
      <w:marRight w:val="0"/>
      <w:marTop w:val="0"/>
      <w:marBottom w:val="0"/>
      <w:divBdr>
        <w:top w:val="none" w:sz="0" w:space="0" w:color="auto"/>
        <w:left w:val="none" w:sz="0" w:space="0" w:color="auto"/>
        <w:bottom w:val="none" w:sz="0" w:space="0" w:color="auto"/>
        <w:right w:val="none" w:sz="0" w:space="0" w:color="auto"/>
      </w:divBdr>
    </w:div>
    <w:div w:id="2104833552">
      <w:marLeft w:val="0"/>
      <w:marRight w:val="0"/>
      <w:marTop w:val="0"/>
      <w:marBottom w:val="0"/>
      <w:divBdr>
        <w:top w:val="none" w:sz="0" w:space="0" w:color="auto"/>
        <w:left w:val="none" w:sz="0" w:space="0" w:color="auto"/>
        <w:bottom w:val="none" w:sz="0" w:space="0" w:color="auto"/>
        <w:right w:val="none" w:sz="0" w:space="0" w:color="auto"/>
      </w:divBdr>
    </w:div>
    <w:div w:id="2104909185">
      <w:marLeft w:val="0"/>
      <w:marRight w:val="0"/>
      <w:marTop w:val="0"/>
      <w:marBottom w:val="0"/>
      <w:divBdr>
        <w:top w:val="none" w:sz="0" w:space="0" w:color="auto"/>
        <w:left w:val="none" w:sz="0" w:space="0" w:color="auto"/>
        <w:bottom w:val="none" w:sz="0" w:space="0" w:color="auto"/>
        <w:right w:val="none" w:sz="0" w:space="0" w:color="auto"/>
      </w:divBdr>
    </w:div>
    <w:div w:id="2104912425">
      <w:marLeft w:val="0"/>
      <w:marRight w:val="0"/>
      <w:marTop w:val="0"/>
      <w:marBottom w:val="0"/>
      <w:divBdr>
        <w:top w:val="none" w:sz="0" w:space="0" w:color="auto"/>
        <w:left w:val="none" w:sz="0" w:space="0" w:color="auto"/>
        <w:bottom w:val="none" w:sz="0" w:space="0" w:color="auto"/>
        <w:right w:val="none" w:sz="0" w:space="0" w:color="auto"/>
      </w:divBdr>
    </w:div>
    <w:div w:id="2105150040">
      <w:marLeft w:val="0"/>
      <w:marRight w:val="0"/>
      <w:marTop w:val="0"/>
      <w:marBottom w:val="0"/>
      <w:divBdr>
        <w:top w:val="none" w:sz="0" w:space="0" w:color="auto"/>
        <w:left w:val="none" w:sz="0" w:space="0" w:color="auto"/>
        <w:bottom w:val="none" w:sz="0" w:space="0" w:color="auto"/>
        <w:right w:val="none" w:sz="0" w:space="0" w:color="auto"/>
      </w:divBdr>
    </w:div>
    <w:div w:id="2105177466">
      <w:marLeft w:val="0"/>
      <w:marRight w:val="0"/>
      <w:marTop w:val="0"/>
      <w:marBottom w:val="0"/>
      <w:divBdr>
        <w:top w:val="none" w:sz="0" w:space="0" w:color="auto"/>
        <w:left w:val="none" w:sz="0" w:space="0" w:color="auto"/>
        <w:bottom w:val="none" w:sz="0" w:space="0" w:color="auto"/>
        <w:right w:val="none" w:sz="0" w:space="0" w:color="auto"/>
      </w:divBdr>
    </w:div>
    <w:div w:id="2105178175">
      <w:marLeft w:val="0"/>
      <w:marRight w:val="0"/>
      <w:marTop w:val="0"/>
      <w:marBottom w:val="0"/>
      <w:divBdr>
        <w:top w:val="none" w:sz="0" w:space="0" w:color="auto"/>
        <w:left w:val="none" w:sz="0" w:space="0" w:color="auto"/>
        <w:bottom w:val="none" w:sz="0" w:space="0" w:color="auto"/>
        <w:right w:val="none" w:sz="0" w:space="0" w:color="auto"/>
      </w:divBdr>
    </w:div>
    <w:div w:id="2105222536">
      <w:marLeft w:val="0"/>
      <w:marRight w:val="0"/>
      <w:marTop w:val="0"/>
      <w:marBottom w:val="0"/>
      <w:divBdr>
        <w:top w:val="none" w:sz="0" w:space="0" w:color="auto"/>
        <w:left w:val="none" w:sz="0" w:space="0" w:color="auto"/>
        <w:bottom w:val="none" w:sz="0" w:space="0" w:color="auto"/>
        <w:right w:val="none" w:sz="0" w:space="0" w:color="auto"/>
      </w:divBdr>
    </w:div>
    <w:div w:id="2105346036">
      <w:marLeft w:val="0"/>
      <w:marRight w:val="0"/>
      <w:marTop w:val="0"/>
      <w:marBottom w:val="0"/>
      <w:divBdr>
        <w:top w:val="none" w:sz="0" w:space="0" w:color="auto"/>
        <w:left w:val="none" w:sz="0" w:space="0" w:color="auto"/>
        <w:bottom w:val="none" w:sz="0" w:space="0" w:color="auto"/>
        <w:right w:val="none" w:sz="0" w:space="0" w:color="auto"/>
      </w:divBdr>
    </w:div>
    <w:div w:id="2105372080">
      <w:marLeft w:val="0"/>
      <w:marRight w:val="0"/>
      <w:marTop w:val="0"/>
      <w:marBottom w:val="0"/>
      <w:divBdr>
        <w:top w:val="none" w:sz="0" w:space="0" w:color="auto"/>
        <w:left w:val="none" w:sz="0" w:space="0" w:color="auto"/>
        <w:bottom w:val="none" w:sz="0" w:space="0" w:color="auto"/>
        <w:right w:val="none" w:sz="0" w:space="0" w:color="auto"/>
      </w:divBdr>
    </w:div>
    <w:div w:id="2105414641">
      <w:marLeft w:val="0"/>
      <w:marRight w:val="0"/>
      <w:marTop w:val="0"/>
      <w:marBottom w:val="0"/>
      <w:divBdr>
        <w:top w:val="none" w:sz="0" w:space="0" w:color="auto"/>
        <w:left w:val="none" w:sz="0" w:space="0" w:color="auto"/>
        <w:bottom w:val="none" w:sz="0" w:space="0" w:color="auto"/>
        <w:right w:val="none" w:sz="0" w:space="0" w:color="auto"/>
      </w:divBdr>
    </w:div>
    <w:div w:id="2105489479">
      <w:marLeft w:val="0"/>
      <w:marRight w:val="0"/>
      <w:marTop w:val="0"/>
      <w:marBottom w:val="0"/>
      <w:divBdr>
        <w:top w:val="none" w:sz="0" w:space="0" w:color="auto"/>
        <w:left w:val="none" w:sz="0" w:space="0" w:color="auto"/>
        <w:bottom w:val="none" w:sz="0" w:space="0" w:color="auto"/>
        <w:right w:val="none" w:sz="0" w:space="0" w:color="auto"/>
      </w:divBdr>
    </w:div>
    <w:div w:id="2105495162">
      <w:marLeft w:val="0"/>
      <w:marRight w:val="0"/>
      <w:marTop w:val="0"/>
      <w:marBottom w:val="0"/>
      <w:divBdr>
        <w:top w:val="none" w:sz="0" w:space="0" w:color="auto"/>
        <w:left w:val="none" w:sz="0" w:space="0" w:color="auto"/>
        <w:bottom w:val="none" w:sz="0" w:space="0" w:color="auto"/>
        <w:right w:val="none" w:sz="0" w:space="0" w:color="auto"/>
      </w:divBdr>
    </w:div>
    <w:div w:id="2105567391">
      <w:marLeft w:val="0"/>
      <w:marRight w:val="0"/>
      <w:marTop w:val="0"/>
      <w:marBottom w:val="0"/>
      <w:divBdr>
        <w:top w:val="none" w:sz="0" w:space="0" w:color="auto"/>
        <w:left w:val="none" w:sz="0" w:space="0" w:color="auto"/>
        <w:bottom w:val="none" w:sz="0" w:space="0" w:color="auto"/>
        <w:right w:val="none" w:sz="0" w:space="0" w:color="auto"/>
      </w:divBdr>
    </w:div>
    <w:div w:id="2105606269">
      <w:marLeft w:val="0"/>
      <w:marRight w:val="0"/>
      <w:marTop w:val="0"/>
      <w:marBottom w:val="0"/>
      <w:divBdr>
        <w:top w:val="none" w:sz="0" w:space="0" w:color="auto"/>
        <w:left w:val="none" w:sz="0" w:space="0" w:color="auto"/>
        <w:bottom w:val="none" w:sz="0" w:space="0" w:color="auto"/>
        <w:right w:val="none" w:sz="0" w:space="0" w:color="auto"/>
      </w:divBdr>
    </w:div>
    <w:div w:id="2105757515">
      <w:marLeft w:val="0"/>
      <w:marRight w:val="0"/>
      <w:marTop w:val="0"/>
      <w:marBottom w:val="0"/>
      <w:divBdr>
        <w:top w:val="none" w:sz="0" w:space="0" w:color="auto"/>
        <w:left w:val="none" w:sz="0" w:space="0" w:color="auto"/>
        <w:bottom w:val="none" w:sz="0" w:space="0" w:color="auto"/>
        <w:right w:val="none" w:sz="0" w:space="0" w:color="auto"/>
      </w:divBdr>
    </w:div>
    <w:div w:id="2105764668">
      <w:marLeft w:val="0"/>
      <w:marRight w:val="0"/>
      <w:marTop w:val="0"/>
      <w:marBottom w:val="0"/>
      <w:divBdr>
        <w:top w:val="none" w:sz="0" w:space="0" w:color="auto"/>
        <w:left w:val="none" w:sz="0" w:space="0" w:color="auto"/>
        <w:bottom w:val="none" w:sz="0" w:space="0" w:color="auto"/>
        <w:right w:val="none" w:sz="0" w:space="0" w:color="auto"/>
      </w:divBdr>
    </w:div>
    <w:div w:id="2105834601">
      <w:marLeft w:val="0"/>
      <w:marRight w:val="0"/>
      <w:marTop w:val="0"/>
      <w:marBottom w:val="0"/>
      <w:divBdr>
        <w:top w:val="none" w:sz="0" w:space="0" w:color="auto"/>
        <w:left w:val="none" w:sz="0" w:space="0" w:color="auto"/>
        <w:bottom w:val="none" w:sz="0" w:space="0" w:color="auto"/>
        <w:right w:val="none" w:sz="0" w:space="0" w:color="auto"/>
      </w:divBdr>
    </w:div>
    <w:div w:id="2105880161">
      <w:marLeft w:val="0"/>
      <w:marRight w:val="0"/>
      <w:marTop w:val="0"/>
      <w:marBottom w:val="0"/>
      <w:divBdr>
        <w:top w:val="none" w:sz="0" w:space="0" w:color="auto"/>
        <w:left w:val="none" w:sz="0" w:space="0" w:color="auto"/>
        <w:bottom w:val="none" w:sz="0" w:space="0" w:color="auto"/>
        <w:right w:val="none" w:sz="0" w:space="0" w:color="auto"/>
      </w:divBdr>
    </w:div>
    <w:div w:id="2105999835">
      <w:marLeft w:val="0"/>
      <w:marRight w:val="0"/>
      <w:marTop w:val="0"/>
      <w:marBottom w:val="0"/>
      <w:divBdr>
        <w:top w:val="none" w:sz="0" w:space="0" w:color="auto"/>
        <w:left w:val="none" w:sz="0" w:space="0" w:color="auto"/>
        <w:bottom w:val="none" w:sz="0" w:space="0" w:color="auto"/>
        <w:right w:val="none" w:sz="0" w:space="0" w:color="auto"/>
      </w:divBdr>
    </w:div>
    <w:div w:id="2106026131">
      <w:bodyDiv w:val="1"/>
      <w:marLeft w:val="0"/>
      <w:marRight w:val="0"/>
      <w:marTop w:val="0"/>
      <w:marBottom w:val="0"/>
      <w:divBdr>
        <w:top w:val="none" w:sz="0" w:space="0" w:color="auto"/>
        <w:left w:val="none" w:sz="0" w:space="0" w:color="auto"/>
        <w:bottom w:val="none" w:sz="0" w:space="0" w:color="auto"/>
        <w:right w:val="none" w:sz="0" w:space="0" w:color="auto"/>
      </w:divBdr>
    </w:div>
    <w:div w:id="2106076512">
      <w:marLeft w:val="0"/>
      <w:marRight w:val="0"/>
      <w:marTop w:val="0"/>
      <w:marBottom w:val="0"/>
      <w:divBdr>
        <w:top w:val="none" w:sz="0" w:space="0" w:color="auto"/>
        <w:left w:val="none" w:sz="0" w:space="0" w:color="auto"/>
        <w:bottom w:val="none" w:sz="0" w:space="0" w:color="auto"/>
        <w:right w:val="none" w:sz="0" w:space="0" w:color="auto"/>
      </w:divBdr>
    </w:div>
    <w:div w:id="2106143183">
      <w:marLeft w:val="0"/>
      <w:marRight w:val="0"/>
      <w:marTop w:val="0"/>
      <w:marBottom w:val="0"/>
      <w:divBdr>
        <w:top w:val="none" w:sz="0" w:space="0" w:color="auto"/>
        <w:left w:val="none" w:sz="0" w:space="0" w:color="auto"/>
        <w:bottom w:val="none" w:sz="0" w:space="0" w:color="auto"/>
        <w:right w:val="none" w:sz="0" w:space="0" w:color="auto"/>
      </w:divBdr>
    </w:div>
    <w:div w:id="2106145626">
      <w:marLeft w:val="0"/>
      <w:marRight w:val="0"/>
      <w:marTop w:val="0"/>
      <w:marBottom w:val="0"/>
      <w:divBdr>
        <w:top w:val="none" w:sz="0" w:space="0" w:color="auto"/>
        <w:left w:val="none" w:sz="0" w:space="0" w:color="auto"/>
        <w:bottom w:val="none" w:sz="0" w:space="0" w:color="auto"/>
        <w:right w:val="none" w:sz="0" w:space="0" w:color="auto"/>
      </w:divBdr>
    </w:div>
    <w:div w:id="2106218580">
      <w:marLeft w:val="0"/>
      <w:marRight w:val="0"/>
      <w:marTop w:val="0"/>
      <w:marBottom w:val="0"/>
      <w:divBdr>
        <w:top w:val="none" w:sz="0" w:space="0" w:color="auto"/>
        <w:left w:val="none" w:sz="0" w:space="0" w:color="auto"/>
        <w:bottom w:val="none" w:sz="0" w:space="0" w:color="auto"/>
        <w:right w:val="none" w:sz="0" w:space="0" w:color="auto"/>
      </w:divBdr>
    </w:div>
    <w:div w:id="2106264101">
      <w:marLeft w:val="0"/>
      <w:marRight w:val="0"/>
      <w:marTop w:val="0"/>
      <w:marBottom w:val="0"/>
      <w:divBdr>
        <w:top w:val="none" w:sz="0" w:space="0" w:color="auto"/>
        <w:left w:val="none" w:sz="0" w:space="0" w:color="auto"/>
        <w:bottom w:val="none" w:sz="0" w:space="0" w:color="auto"/>
        <w:right w:val="none" w:sz="0" w:space="0" w:color="auto"/>
      </w:divBdr>
    </w:div>
    <w:div w:id="2106269044">
      <w:marLeft w:val="0"/>
      <w:marRight w:val="0"/>
      <w:marTop w:val="0"/>
      <w:marBottom w:val="0"/>
      <w:divBdr>
        <w:top w:val="none" w:sz="0" w:space="0" w:color="auto"/>
        <w:left w:val="none" w:sz="0" w:space="0" w:color="auto"/>
        <w:bottom w:val="none" w:sz="0" w:space="0" w:color="auto"/>
        <w:right w:val="none" w:sz="0" w:space="0" w:color="auto"/>
      </w:divBdr>
    </w:div>
    <w:div w:id="2106530194">
      <w:marLeft w:val="0"/>
      <w:marRight w:val="0"/>
      <w:marTop w:val="0"/>
      <w:marBottom w:val="0"/>
      <w:divBdr>
        <w:top w:val="none" w:sz="0" w:space="0" w:color="auto"/>
        <w:left w:val="none" w:sz="0" w:space="0" w:color="auto"/>
        <w:bottom w:val="none" w:sz="0" w:space="0" w:color="auto"/>
        <w:right w:val="none" w:sz="0" w:space="0" w:color="auto"/>
      </w:divBdr>
    </w:div>
    <w:div w:id="2106532763">
      <w:marLeft w:val="0"/>
      <w:marRight w:val="0"/>
      <w:marTop w:val="0"/>
      <w:marBottom w:val="0"/>
      <w:divBdr>
        <w:top w:val="none" w:sz="0" w:space="0" w:color="auto"/>
        <w:left w:val="none" w:sz="0" w:space="0" w:color="auto"/>
        <w:bottom w:val="none" w:sz="0" w:space="0" w:color="auto"/>
        <w:right w:val="none" w:sz="0" w:space="0" w:color="auto"/>
      </w:divBdr>
    </w:div>
    <w:div w:id="2106533091">
      <w:marLeft w:val="0"/>
      <w:marRight w:val="0"/>
      <w:marTop w:val="0"/>
      <w:marBottom w:val="0"/>
      <w:divBdr>
        <w:top w:val="none" w:sz="0" w:space="0" w:color="auto"/>
        <w:left w:val="none" w:sz="0" w:space="0" w:color="auto"/>
        <w:bottom w:val="none" w:sz="0" w:space="0" w:color="auto"/>
        <w:right w:val="none" w:sz="0" w:space="0" w:color="auto"/>
      </w:divBdr>
    </w:div>
    <w:div w:id="2106614237">
      <w:marLeft w:val="0"/>
      <w:marRight w:val="0"/>
      <w:marTop w:val="0"/>
      <w:marBottom w:val="0"/>
      <w:divBdr>
        <w:top w:val="none" w:sz="0" w:space="0" w:color="auto"/>
        <w:left w:val="none" w:sz="0" w:space="0" w:color="auto"/>
        <w:bottom w:val="none" w:sz="0" w:space="0" w:color="auto"/>
        <w:right w:val="none" w:sz="0" w:space="0" w:color="auto"/>
      </w:divBdr>
    </w:div>
    <w:div w:id="2106805919">
      <w:marLeft w:val="0"/>
      <w:marRight w:val="0"/>
      <w:marTop w:val="0"/>
      <w:marBottom w:val="0"/>
      <w:divBdr>
        <w:top w:val="none" w:sz="0" w:space="0" w:color="auto"/>
        <w:left w:val="none" w:sz="0" w:space="0" w:color="auto"/>
        <w:bottom w:val="none" w:sz="0" w:space="0" w:color="auto"/>
        <w:right w:val="none" w:sz="0" w:space="0" w:color="auto"/>
      </w:divBdr>
    </w:div>
    <w:div w:id="2106922540">
      <w:marLeft w:val="0"/>
      <w:marRight w:val="0"/>
      <w:marTop w:val="0"/>
      <w:marBottom w:val="0"/>
      <w:divBdr>
        <w:top w:val="none" w:sz="0" w:space="0" w:color="auto"/>
        <w:left w:val="none" w:sz="0" w:space="0" w:color="auto"/>
        <w:bottom w:val="none" w:sz="0" w:space="0" w:color="auto"/>
        <w:right w:val="none" w:sz="0" w:space="0" w:color="auto"/>
      </w:divBdr>
    </w:div>
    <w:div w:id="2106992368">
      <w:marLeft w:val="0"/>
      <w:marRight w:val="0"/>
      <w:marTop w:val="0"/>
      <w:marBottom w:val="0"/>
      <w:divBdr>
        <w:top w:val="none" w:sz="0" w:space="0" w:color="auto"/>
        <w:left w:val="none" w:sz="0" w:space="0" w:color="auto"/>
        <w:bottom w:val="none" w:sz="0" w:space="0" w:color="auto"/>
        <w:right w:val="none" w:sz="0" w:space="0" w:color="auto"/>
      </w:divBdr>
    </w:div>
    <w:div w:id="2107115253">
      <w:marLeft w:val="0"/>
      <w:marRight w:val="0"/>
      <w:marTop w:val="0"/>
      <w:marBottom w:val="0"/>
      <w:divBdr>
        <w:top w:val="none" w:sz="0" w:space="0" w:color="auto"/>
        <w:left w:val="none" w:sz="0" w:space="0" w:color="auto"/>
        <w:bottom w:val="none" w:sz="0" w:space="0" w:color="auto"/>
        <w:right w:val="none" w:sz="0" w:space="0" w:color="auto"/>
      </w:divBdr>
    </w:div>
    <w:div w:id="2107116469">
      <w:marLeft w:val="0"/>
      <w:marRight w:val="0"/>
      <w:marTop w:val="0"/>
      <w:marBottom w:val="0"/>
      <w:divBdr>
        <w:top w:val="none" w:sz="0" w:space="0" w:color="auto"/>
        <w:left w:val="none" w:sz="0" w:space="0" w:color="auto"/>
        <w:bottom w:val="none" w:sz="0" w:space="0" w:color="auto"/>
        <w:right w:val="none" w:sz="0" w:space="0" w:color="auto"/>
      </w:divBdr>
    </w:div>
    <w:div w:id="2107143130">
      <w:marLeft w:val="0"/>
      <w:marRight w:val="0"/>
      <w:marTop w:val="0"/>
      <w:marBottom w:val="0"/>
      <w:divBdr>
        <w:top w:val="none" w:sz="0" w:space="0" w:color="auto"/>
        <w:left w:val="none" w:sz="0" w:space="0" w:color="auto"/>
        <w:bottom w:val="none" w:sz="0" w:space="0" w:color="auto"/>
        <w:right w:val="none" w:sz="0" w:space="0" w:color="auto"/>
      </w:divBdr>
    </w:div>
    <w:div w:id="2107192873">
      <w:marLeft w:val="0"/>
      <w:marRight w:val="0"/>
      <w:marTop w:val="0"/>
      <w:marBottom w:val="0"/>
      <w:divBdr>
        <w:top w:val="none" w:sz="0" w:space="0" w:color="auto"/>
        <w:left w:val="none" w:sz="0" w:space="0" w:color="auto"/>
        <w:bottom w:val="none" w:sz="0" w:space="0" w:color="auto"/>
        <w:right w:val="none" w:sz="0" w:space="0" w:color="auto"/>
      </w:divBdr>
    </w:div>
    <w:div w:id="2107266202">
      <w:marLeft w:val="0"/>
      <w:marRight w:val="0"/>
      <w:marTop w:val="0"/>
      <w:marBottom w:val="0"/>
      <w:divBdr>
        <w:top w:val="none" w:sz="0" w:space="0" w:color="auto"/>
        <w:left w:val="none" w:sz="0" w:space="0" w:color="auto"/>
        <w:bottom w:val="none" w:sz="0" w:space="0" w:color="auto"/>
        <w:right w:val="none" w:sz="0" w:space="0" w:color="auto"/>
      </w:divBdr>
    </w:div>
    <w:div w:id="2107454395">
      <w:marLeft w:val="0"/>
      <w:marRight w:val="0"/>
      <w:marTop w:val="0"/>
      <w:marBottom w:val="0"/>
      <w:divBdr>
        <w:top w:val="none" w:sz="0" w:space="0" w:color="auto"/>
        <w:left w:val="none" w:sz="0" w:space="0" w:color="auto"/>
        <w:bottom w:val="none" w:sz="0" w:space="0" w:color="auto"/>
        <w:right w:val="none" w:sz="0" w:space="0" w:color="auto"/>
      </w:divBdr>
    </w:div>
    <w:div w:id="2107460594">
      <w:marLeft w:val="0"/>
      <w:marRight w:val="0"/>
      <w:marTop w:val="0"/>
      <w:marBottom w:val="0"/>
      <w:divBdr>
        <w:top w:val="none" w:sz="0" w:space="0" w:color="auto"/>
        <w:left w:val="none" w:sz="0" w:space="0" w:color="auto"/>
        <w:bottom w:val="none" w:sz="0" w:space="0" w:color="auto"/>
        <w:right w:val="none" w:sz="0" w:space="0" w:color="auto"/>
      </w:divBdr>
    </w:div>
    <w:div w:id="2107647534">
      <w:marLeft w:val="0"/>
      <w:marRight w:val="0"/>
      <w:marTop w:val="0"/>
      <w:marBottom w:val="0"/>
      <w:divBdr>
        <w:top w:val="none" w:sz="0" w:space="0" w:color="auto"/>
        <w:left w:val="none" w:sz="0" w:space="0" w:color="auto"/>
        <w:bottom w:val="none" w:sz="0" w:space="0" w:color="auto"/>
        <w:right w:val="none" w:sz="0" w:space="0" w:color="auto"/>
      </w:divBdr>
    </w:div>
    <w:div w:id="2107654714">
      <w:marLeft w:val="0"/>
      <w:marRight w:val="0"/>
      <w:marTop w:val="0"/>
      <w:marBottom w:val="0"/>
      <w:divBdr>
        <w:top w:val="none" w:sz="0" w:space="0" w:color="auto"/>
        <w:left w:val="none" w:sz="0" w:space="0" w:color="auto"/>
        <w:bottom w:val="none" w:sz="0" w:space="0" w:color="auto"/>
        <w:right w:val="none" w:sz="0" w:space="0" w:color="auto"/>
      </w:divBdr>
    </w:div>
    <w:div w:id="2107656473">
      <w:marLeft w:val="0"/>
      <w:marRight w:val="0"/>
      <w:marTop w:val="0"/>
      <w:marBottom w:val="0"/>
      <w:divBdr>
        <w:top w:val="none" w:sz="0" w:space="0" w:color="auto"/>
        <w:left w:val="none" w:sz="0" w:space="0" w:color="auto"/>
        <w:bottom w:val="none" w:sz="0" w:space="0" w:color="auto"/>
        <w:right w:val="none" w:sz="0" w:space="0" w:color="auto"/>
      </w:divBdr>
    </w:div>
    <w:div w:id="2107722638">
      <w:marLeft w:val="0"/>
      <w:marRight w:val="0"/>
      <w:marTop w:val="0"/>
      <w:marBottom w:val="0"/>
      <w:divBdr>
        <w:top w:val="none" w:sz="0" w:space="0" w:color="auto"/>
        <w:left w:val="none" w:sz="0" w:space="0" w:color="auto"/>
        <w:bottom w:val="none" w:sz="0" w:space="0" w:color="auto"/>
        <w:right w:val="none" w:sz="0" w:space="0" w:color="auto"/>
      </w:divBdr>
    </w:div>
    <w:div w:id="2107723066">
      <w:marLeft w:val="0"/>
      <w:marRight w:val="0"/>
      <w:marTop w:val="0"/>
      <w:marBottom w:val="0"/>
      <w:divBdr>
        <w:top w:val="none" w:sz="0" w:space="0" w:color="auto"/>
        <w:left w:val="none" w:sz="0" w:space="0" w:color="auto"/>
        <w:bottom w:val="none" w:sz="0" w:space="0" w:color="auto"/>
        <w:right w:val="none" w:sz="0" w:space="0" w:color="auto"/>
      </w:divBdr>
    </w:div>
    <w:div w:id="2107770904">
      <w:marLeft w:val="0"/>
      <w:marRight w:val="0"/>
      <w:marTop w:val="0"/>
      <w:marBottom w:val="0"/>
      <w:divBdr>
        <w:top w:val="none" w:sz="0" w:space="0" w:color="auto"/>
        <w:left w:val="none" w:sz="0" w:space="0" w:color="auto"/>
        <w:bottom w:val="none" w:sz="0" w:space="0" w:color="auto"/>
        <w:right w:val="none" w:sz="0" w:space="0" w:color="auto"/>
      </w:divBdr>
    </w:div>
    <w:div w:id="2107841685">
      <w:marLeft w:val="0"/>
      <w:marRight w:val="0"/>
      <w:marTop w:val="0"/>
      <w:marBottom w:val="0"/>
      <w:divBdr>
        <w:top w:val="none" w:sz="0" w:space="0" w:color="auto"/>
        <w:left w:val="none" w:sz="0" w:space="0" w:color="auto"/>
        <w:bottom w:val="none" w:sz="0" w:space="0" w:color="auto"/>
        <w:right w:val="none" w:sz="0" w:space="0" w:color="auto"/>
      </w:divBdr>
    </w:div>
    <w:div w:id="2107845401">
      <w:marLeft w:val="0"/>
      <w:marRight w:val="0"/>
      <w:marTop w:val="0"/>
      <w:marBottom w:val="0"/>
      <w:divBdr>
        <w:top w:val="none" w:sz="0" w:space="0" w:color="auto"/>
        <w:left w:val="none" w:sz="0" w:space="0" w:color="auto"/>
        <w:bottom w:val="none" w:sz="0" w:space="0" w:color="auto"/>
        <w:right w:val="none" w:sz="0" w:space="0" w:color="auto"/>
      </w:divBdr>
    </w:div>
    <w:div w:id="2107845443">
      <w:marLeft w:val="0"/>
      <w:marRight w:val="0"/>
      <w:marTop w:val="0"/>
      <w:marBottom w:val="0"/>
      <w:divBdr>
        <w:top w:val="none" w:sz="0" w:space="0" w:color="auto"/>
        <w:left w:val="none" w:sz="0" w:space="0" w:color="auto"/>
        <w:bottom w:val="none" w:sz="0" w:space="0" w:color="auto"/>
        <w:right w:val="none" w:sz="0" w:space="0" w:color="auto"/>
      </w:divBdr>
    </w:div>
    <w:div w:id="2107997001">
      <w:marLeft w:val="0"/>
      <w:marRight w:val="0"/>
      <w:marTop w:val="0"/>
      <w:marBottom w:val="0"/>
      <w:divBdr>
        <w:top w:val="none" w:sz="0" w:space="0" w:color="auto"/>
        <w:left w:val="none" w:sz="0" w:space="0" w:color="auto"/>
        <w:bottom w:val="none" w:sz="0" w:space="0" w:color="auto"/>
        <w:right w:val="none" w:sz="0" w:space="0" w:color="auto"/>
      </w:divBdr>
    </w:div>
    <w:div w:id="2108187673">
      <w:marLeft w:val="0"/>
      <w:marRight w:val="0"/>
      <w:marTop w:val="0"/>
      <w:marBottom w:val="0"/>
      <w:divBdr>
        <w:top w:val="none" w:sz="0" w:space="0" w:color="auto"/>
        <w:left w:val="none" w:sz="0" w:space="0" w:color="auto"/>
        <w:bottom w:val="none" w:sz="0" w:space="0" w:color="auto"/>
        <w:right w:val="none" w:sz="0" w:space="0" w:color="auto"/>
      </w:divBdr>
    </w:div>
    <w:div w:id="2108192814">
      <w:marLeft w:val="0"/>
      <w:marRight w:val="0"/>
      <w:marTop w:val="0"/>
      <w:marBottom w:val="0"/>
      <w:divBdr>
        <w:top w:val="none" w:sz="0" w:space="0" w:color="auto"/>
        <w:left w:val="none" w:sz="0" w:space="0" w:color="auto"/>
        <w:bottom w:val="none" w:sz="0" w:space="0" w:color="auto"/>
        <w:right w:val="none" w:sz="0" w:space="0" w:color="auto"/>
      </w:divBdr>
    </w:div>
    <w:div w:id="2108377998">
      <w:marLeft w:val="0"/>
      <w:marRight w:val="0"/>
      <w:marTop w:val="0"/>
      <w:marBottom w:val="0"/>
      <w:divBdr>
        <w:top w:val="none" w:sz="0" w:space="0" w:color="auto"/>
        <w:left w:val="none" w:sz="0" w:space="0" w:color="auto"/>
        <w:bottom w:val="none" w:sz="0" w:space="0" w:color="auto"/>
        <w:right w:val="none" w:sz="0" w:space="0" w:color="auto"/>
      </w:divBdr>
    </w:div>
    <w:div w:id="2108381184">
      <w:marLeft w:val="0"/>
      <w:marRight w:val="0"/>
      <w:marTop w:val="0"/>
      <w:marBottom w:val="0"/>
      <w:divBdr>
        <w:top w:val="none" w:sz="0" w:space="0" w:color="auto"/>
        <w:left w:val="none" w:sz="0" w:space="0" w:color="auto"/>
        <w:bottom w:val="none" w:sz="0" w:space="0" w:color="auto"/>
        <w:right w:val="none" w:sz="0" w:space="0" w:color="auto"/>
      </w:divBdr>
    </w:div>
    <w:div w:id="2108424845">
      <w:marLeft w:val="0"/>
      <w:marRight w:val="0"/>
      <w:marTop w:val="0"/>
      <w:marBottom w:val="0"/>
      <w:divBdr>
        <w:top w:val="none" w:sz="0" w:space="0" w:color="auto"/>
        <w:left w:val="none" w:sz="0" w:space="0" w:color="auto"/>
        <w:bottom w:val="none" w:sz="0" w:space="0" w:color="auto"/>
        <w:right w:val="none" w:sz="0" w:space="0" w:color="auto"/>
      </w:divBdr>
    </w:div>
    <w:div w:id="2108578387">
      <w:marLeft w:val="0"/>
      <w:marRight w:val="0"/>
      <w:marTop w:val="0"/>
      <w:marBottom w:val="0"/>
      <w:divBdr>
        <w:top w:val="none" w:sz="0" w:space="0" w:color="auto"/>
        <w:left w:val="none" w:sz="0" w:space="0" w:color="auto"/>
        <w:bottom w:val="none" w:sz="0" w:space="0" w:color="auto"/>
        <w:right w:val="none" w:sz="0" w:space="0" w:color="auto"/>
      </w:divBdr>
    </w:div>
    <w:div w:id="2108651776">
      <w:marLeft w:val="0"/>
      <w:marRight w:val="0"/>
      <w:marTop w:val="0"/>
      <w:marBottom w:val="0"/>
      <w:divBdr>
        <w:top w:val="none" w:sz="0" w:space="0" w:color="auto"/>
        <w:left w:val="none" w:sz="0" w:space="0" w:color="auto"/>
        <w:bottom w:val="none" w:sz="0" w:space="0" w:color="auto"/>
        <w:right w:val="none" w:sz="0" w:space="0" w:color="auto"/>
      </w:divBdr>
    </w:div>
    <w:div w:id="2108887132">
      <w:marLeft w:val="0"/>
      <w:marRight w:val="0"/>
      <w:marTop w:val="0"/>
      <w:marBottom w:val="0"/>
      <w:divBdr>
        <w:top w:val="none" w:sz="0" w:space="0" w:color="auto"/>
        <w:left w:val="none" w:sz="0" w:space="0" w:color="auto"/>
        <w:bottom w:val="none" w:sz="0" w:space="0" w:color="auto"/>
        <w:right w:val="none" w:sz="0" w:space="0" w:color="auto"/>
      </w:divBdr>
    </w:div>
    <w:div w:id="2109033455">
      <w:marLeft w:val="0"/>
      <w:marRight w:val="0"/>
      <w:marTop w:val="0"/>
      <w:marBottom w:val="0"/>
      <w:divBdr>
        <w:top w:val="none" w:sz="0" w:space="0" w:color="auto"/>
        <w:left w:val="none" w:sz="0" w:space="0" w:color="auto"/>
        <w:bottom w:val="none" w:sz="0" w:space="0" w:color="auto"/>
        <w:right w:val="none" w:sz="0" w:space="0" w:color="auto"/>
      </w:divBdr>
    </w:div>
    <w:div w:id="2109153565">
      <w:marLeft w:val="0"/>
      <w:marRight w:val="0"/>
      <w:marTop w:val="0"/>
      <w:marBottom w:val="0"/>
      <w:divBdr>
        <w:top w:val="none" w:sz="0" w:space="0" w:color="auto"/>
        <w:left w:val="none" w:sz="0" w:space="0" w:color="auto"/>
        <w:bottom w:val="none" w:sz="0" w:space="0" w:color="auto"/>
        <w:right w:val="none" w:sz="0" w:space="0" w:color="auto"/>
      </w:divBdr>
    </w:div>
    <w:div w:id="2109345290">
      <w:bodyDiv w:val="1"/>
      <w:marLeft w:val="0"/>
      <w:marRight w:val="0"/>
      <w:marTop w:val="0"/>
      <w:marBottom w:val="0"/>
      <w:divBdr>
        <w:top w:val="none" w:sz="0" w:space="0" w:color="auto"/>
        <w:left w:val="none" w:sz="0" w:space="0" w:color="auto"/>
        <w:bottom w:val="none" w:sz="0" w:space="0" w:color="auto"/>
        <w:right w:val="none" w:sz="0" w:space="0" w:color="auto"/>
      </w:divBdr>
    </w:div>
    <w:div w:id="2109420287">
      <w:marLeft w:val="0"/>
      <w:marRight w:val="0"/>
      <w:marTop w:val="0"/>
      <w:marBottom w:val="0"/>
      <w:divBdr>
        <w:top w:val="none" w:sz="0" w:space="0" w:color="auto"/>
        <w:left w:val="none" w:sz="0" w:space="0" w:color="auto"/>
        <w:bottom w:val="none" w:sz="0" w:space="0" w:color="auto"/>
        <w:right w:val="none" w:sz="0" w:space="0" w:color="auto"/>
      </w:divBdr>
    </w:div>
    <w:div w:id="2109496355">
      <w:marLeft w:val="0"/>
      <w:marRight w:val="0"/>
      <w:marTop w:val="0"/>
      <w:marBottom w:val="0"/>
      <w:divBdr>
        <w:top w:val="none" w:sz="0" w:space="0" w:color="auto"/>
        <w:left w:val="none" w:sz="0" w:space="0" w:color="auto"/>
        <w:bottom w:val="none" w:sz="0" w:space="0" w:color="auto"/>
        <w:right w:val="none" w:sz="0" w:space="0" w:color="auto"/>
      </w:divBdr>
    </w:div>
    <w:div w:id="2109617891">
      <w:marLeft w:val="0"/>
      <w:marRight w:val="0"/>
      <w:marTop w:val="0"/>
      <w:marBottom w:val="0"/>
      <w:divBdr>
        <w:top w:val="none" w:sz="0" w:space="0" w:color="auto"/>
        <w:left w:val="none" w:sz="0" w:space="0" w:color="auto"/>
        <w:bottom w:val="none" w:sz="0" w:space="0" w:color="auto"/>
        <w:right w:val="none" w:sz="0" w:space="0" w:color="auto"/>
      </w:divBdr>
    </w:div>
    <w:div w:id="2109696509">
      <w:marLeft w:val="0"/>
      <w:marRight w:val="0"/>
      <w:marTop w:val="0"/>
      <w:marBottom w:val="0"/>
      <w:divBdr>
        <w:top w:val="none" w:sz="0" w:space="0" w:color="auto"/>
        <w:left w:val="none" w:sz="0" w:space="0" w:color="auto"/>
        <w:bottom w:val="none" w:sz="0" w:space="0" w:color="auto"/>
        <w:right w:val="none" w:sz="0" w:space="0" w:color="auto"/>
      </w:divBdr>
    </w:div>
    <w:div w:id="2109763971">
      <w:marLeft w:val="0"/>
      <w:marRight w:val="0"/>
      <w:marTop w:val="0"/>
      <w:marBottom w:val="0"/>
      <w:divBdr>
        <w:top w:val="none" w:sz="0" w:space="0" w:color="auto"/>
        <w:left w:val="none" w:sz="0" w:space="0" w:color="auto"/>
        <w:bottom w:val="none" w:sz="0" w:space="0" w:color="auto"/>
        <w:right w:val="none" w:sz="0" w:space="0" w:color="auto"/>
      </w:divBdr>
    </w:div>
    <w:div w:id="2109815556">
      <w:marLeft w:val="0"/>
      <w:marRight w:val="0"/>
      <w:marTop w:val="0"/>
      <w:marBottom w:val="0"/>
      <w:divBdr>
        <w:top w:val="none" w:sz="0" w:space="0" w:color="auto"/>
        <w:left w:val="none" w:sz="0" w:space="0" w:color="auto"/>
        <w:bottom w:val="none" w:sz="0" w:space="0" w:color="auto"/>
        <w:right w:val="none" w:sz="0" w:space="0" w:color="auto"/>
      </w:divBdr>
    </w:div>
    <w:div w:id="2109932868">
      <w:marLeft w:val="0"/>
      <w:marRight w:val="0"/>
      <w:marTop w:val="0"/>
      <w:marBottom w:val="0"/>
      <w:divBdr>
        <w:top w:val="none" w:sz="0" w:space="0" w:color="auto"/>
        <w:left w:val="none" w:sz="0" w:space="0" w:color="auto"/>
        <w:bottom w:val="none" w:sz="0" w:space="0" w:color="auto"/>
        <w:right w:val="none" w:sz="0" w:space="0" w:color="auto"/>
      </w:divBdr>
    </w:div>
    <w:div w:id="2109961628">
      <w:bodyDiv w:val="1"/>
      <w:marLeft w:val="0"/>
      <w:marRight w:val="0"/>
      <w:marTop w:val="0"/>
      <w:marBottom w:val="0"/>
      <w:divBdr>
        <w:top w:val="none" w:sz="0" w:space="0" w:color="auto"/>
        <w:left w:val="none" w:sz="0" w:space="0" w:color="auto"/>
        <w:bottom w:val="none" w:sz="0" w:space="0" w:color="auto"/>
        <w:right w:val="none" w:sz="0" w:space="0" w:color="auto"/>
      </w:divBdr>
    </w:div>
    <w:div w:id="2110075268">
      <w:marLeft w:val="0"/>
      <w:marRight w:val="0"/>
      <w:marTop w:val="0"/>
      <w:marBottom w:val="0"/>
      <w:divBdr>
        <w:top w:val="none" w:sz="0" w:space="0" w:color="auto"/>
        <w:left w:val="none" w:sz="0" w:space="0" w:color="auto"/>
        <w:bottom w:val="none" w:sz="0" w:space="0" w:color="auto"/>
        <w:right w:val="none" w:sz="0" w:space="0" w:color="auto"/>
      </w:divBdr>
    </w:div>
    <w:div w:id="2110075322">
      <w:marLeft w:val="0"/>
      <w:marRight w:val="0"/>
      <w:marTop w:val="0"/>
      <w:marBottom w:val="0"/>
      <w:divBdr>
        <w:top w:val="none" w:sz="0" w:space="0" w:color="auto"/>
        <w:left w:val="none" w:sz="0" w:space="0" w:color="auto"/>
        <w:bottom w:val="none" w:sz="0" w:space="0" w:color="auto"/>
        <w:right w:val="none" w:sz="0" w:space="0" w:color="auto"/>
      </w:divBdr>
    </w:div>
    <w:div w:id="2110153201">
      <w:marLeft w:val="0"/>
      <w:marRight w:val="0"/>
      <w:marTop w:val="0"/>
      <w:marBottom w:val="0"/>
      <w:divBdr>
        <w:top w:val="none" w:sz="0" w:space="0" w:color="auto"/>
        <w:left w:val="none" w:sz="0" w:space="0" w:color="auto"/>
        <w:bottom w:val="none" w:sz="0" w:space="0" w:color="auto"/>
        <w:right w:val="none" w:sz="0" w:space="0" w:color="auto"/>
      </w:divBdr>
    </w:div>
    <w:div w:id="2110196633">
      <w:marLeft w:val="0"/>
      <w:marRight w:val="0"/>
      <w:marTop w:val="0"/>
      <w:marBottom w:val="0"/>
      <w:divBdr>
        <w:top w:val="none" w:sz="0" w:space="0" w:color="auto"/>
        <w:left w:val="none" w:sz="0" w:space="0" w:color="auto"/>
        <w:bottom w:val="none" w:sz="0" w:space="0" w:color="auto"/>
        <w:right w:val="none" w:sz="0" w:space="0" w:color="auto"/>
      </w:divBdr>
    </w:div>
    <w:div w:id="2110268793">
      <w:marLeft w:val="0"/>
      <w:marRight w:val="0"/>
      <w:marTop w:val="0"/>
      <w:marBottom w:val="0"/>
      <w:divBdr>
        <w:top w:val="none" w:sz="0" w:space="0" w:color="auto"/>
        <w:left w:val="none" w:sz="0" w:space="0" w:color="auto"/>
        <w:bottom w:val="none" w:sz="0" w:space="0" w:color="auto"/>
        <w:right w:val="none" w:sz="0" w:space="0" w:color="auto"/>
      </w:divBdr>
    </w:div>
    <w:div w:id="2110268947">
      <w:marLeft w:val="0"/>
      <w:marRight w:val="0"/>
      <w:marTop w:val="0"/>
      <w:marBottom w:val="0"/>
      <w:divBdr>
        <w:top w:val="none" w:sz="0" w:space="0" w:color="auto"/>
        <w:left w:val="none" w:sz="0" w:space="0" w:color="auto"/>
        <w:bottom w:val="none" w:sz="0" w:space="0" w:color="auto"/>
        <w:right w:val="none" w:sz="0" w:space="0" w:color="auto"/>
      </w:divBdr>
    </w:div>
    <w:div w:id="2110274268">
      <w:marLeft w:val="0"/>
      <w:marRight w:val="0"/>
      <w:marTop w:val="0"/>
      <w:marBottom w:val="0"/>
      <w:divBdr>
        <w:top w:val="none" w:sz="0" w:space="0" w:color="auto"/>
        <w:left w:val="none" w:sz="0" w:space="0" w:color="auto"/>
        <w:bottom w:val="none" w:sz="0" w:space="0" w:color="auto"/>
        <w:right w:val="none" w:sz="0" w:space="0" w:color="auto"/>
      </w:divBdr>
    </w:div>
    <w:div w:id="2110392877">
      <w:marLeft w:val="0"/>
      <w:marRight w:val="0"/>
      <w:marTop w:val="0"/>
      <w:marBottom w:val="0"/>
      <w:divBdr>
        <w:top w:val="none" w:sz="0" w:space="0" w:color="auto"/>
        <w:left w:val="none" w:sz="0" w:space="0" w:color="auto"/>
        <w:bottom w:val="none" w:sz="0" w:space="0" w:color="auto"/>
        <w:right w:val="none" w:sz="0" w:space="0" w:color="auto"/>
      </w:divBdr>
    </w:div>
    <w:div w:id="2110421968">
      <w:marLeft w:val="0"/>
      <w:marRight w:val="0"/>
      <w:marTop w:val="0"/>
      <w:marBottom w:val="0"/>
      <w:divBdr>
        <w:top w:val="none" w:sz="0" w:space="0" w:color="auto"/>
        <w:left w:val="none" w:sz="0" w:space="0" w:color="auto"/>
        <w:bottom w:val="none" w:sz="0" w:space="0" w:color="auto"/>
        <w:right w:val="none" w:sz="0" w:space="0" w:color="auto"/>
      </w:divBdr>
    </w:div>
    <w:div w:id="2110543877">
      <w:marLeft w:val="0"/>
      <w:marRight w:val="0"/>
      <w:marTop w:val="0"/>
      <w:marBottom w:val="0"/>
      <w:divBdr>
        <w:top w:val="none" w:sz="0" w:space="0" w:color="auto"/>
        <w:left w:val="none" w:sz="0" w:space="0" w:color="auto"/>
        <w:bottom w:val="none" w:sz="0" w:space="0" w:color="auto"/>
        <w:right w:val="none" w:sz="0" w:space="0" w:color="auto"/>
      </w:divBdr>
    </w:div>
    <w:div w:id="2110546450">
      <w:marLeft w:val="0"/>
      <w:marRight w:val="0"/>
      <w:marTop w:val="0"/>
      <w:marBottom w:val="0"/>
      <w:divBdr>
        <w:top w:val="none" w:sz="0" w:space="0" w:color="auto"/>
        <w:left w:val="none" w:sz="0" w:space="0" w:color="auto"/>
        <w:bottom w:val="none" w:sz="0" w:space="0" w:color="auto"/>
        <w:right w:val="none" w:sz="0" w:space="0" w:color="auto"/>
      </w:divBdr>
    </w:div>
    <w:div w:id="2110662463">
      <w:marLeft w:val="0"/>
      <w:marRight w:val="0"/>
      <w:marTop w:val="0"/>
      <w:marBottom w:val="0"/>
      <w:divBdr>
        <w:top w:val="none" w:sz="0" w:space="0" w:color="auto"/>
        <w:left w:val="none" w:sz="0" w:space="0" w:color="auto"/>
        <w:bottom w:val="none" w:sz="0" w:space="0" w:color="auto"/>
        <w:right w:val="none" w:sz="0" w:space="0" w:color="auto"/>
      </w:divBdr>
    </w:div>
    <w:div w:id="2110663947">
      <w:marLeft w:val="0"/>
      <w:marRight w:val="0"/>
      <w:marTop w:val="0"/>
      <w:marBottom w:val="0"/>
      <w:divBdr>
        <w:top w:val="none" w:sz="0" w:space="0" w:color="auto"/>
        <w:left w:val="none" w:sz="0" w:space="0" w:color="auto"/>
        <w:bottom w:val="none" w:sz="0" w:space="0" w:color="auto"/>
        <w:right w:val="none" w:sz="0" w:space="0" w:color="auto"/>
      </w:divBdr>
    </w:div>
    <w:div w:id="2110739091">
      <w:marLeft w:val="0"/>
      <w:marRight w:val="0"/>
      <w:marTop w:val="0"/>
      <w:marBottom w:val="0"/>
      <w:divBdr>
        <w:top w:val="none" w:sz="0" w:space="0" w:color="auto"/>
        <w:left w:val="none" w:sz="0" w:space="0" w:color="auto"/>
        <w:bottom w:val="none" w:sz="0" w:space="0" w:color="auto"/>
        <w:right w:val="none" w:sz="0" w:space="0" w:color="auto"/>
      </w:divBdr>
    </w:div>
    <w:div w:id="2110852476">
      <w:marLeft w:val="0"/>
      <w:marRight w:val="0"/>
      <w:marTop w:val="0"/>
      <w:marBottom w:val="0"/>
      <w:divBdr>
        <w:top w:val="none" w:sz="0" w:space="0" w:color="auto"/>
        <w:left w:val="none" w:sz="0" w:space="0" w:color="auto"/>
        <w:bottom w:val="none" w:sz="0" w:space="0" w:color="auto"/>
        <w:right w:val="none" w:sz="0" w:space="0" w:color="auto"/>
      </w:divBdr>
    </w:div>
    <w:div w:id="2110924147">
      <w:marLeft w:val="0"/>
      <w:marRight w:val="0"/>
      <w:marTop w:val="0"/>
      <w:marBottom w:val="0"/>
      <w:divBdr>
        <w:top w:val="none" w:sz="0" w:space="0" w:color="auto"/>
        <w:left w:val="none" w:sz="0" w:space="0" w:color="auto"/>
        <w:bottom w:val="none" w:sz="0" w:space="0" w:color="auto"/>
        <w:right w:val="none" w:sz="0" w:space="0" w:color="auto"/>
      </w:divBdr>
    </w:div>
    <w:div w:id="2110925792">
      <w:marLeft w:val="0"/>
      <w:marRight w:val="0"/>
      <w:marTop w:val="0"/>
      <w:marBottom w:val="0"/>
      <w:divBdr>
        <w:top w:val="none" w:sz="0" w:space="0" w:color="auto"/>
        <w:left w:val="none" w:sz="0" w:space="0" w:color="auto"/>
        <w:bottom w:val="none" w:sz="0" w:space="0" w:color="auto"/>
        <w:right w:val="none" w:sz="0" w:space="0" w:color="auto"/>
      </w:divBdr>
    </w:div>
    <w:div w:id="2111001444">
      <w:marLeft w:val="0"/>
      <w:marRight w:val="0"/>
      <w:marTop w:val="0"/>
      <w:marBottom w:val="0"/>
      <w:divBdr>
        <w:top w:val="none" w:sz="0" w:space="0" w:color="auto"/>
        <w:left w:val="none" w:sz="0" w:space="0" w:color="auto"/>
        <w:bottom w:val="none" w:sz="0" w:space="0" w:color="auto"/>
        <w:right w:val="none" w:sz="0" w:space="0" w:color="auto"/>
      </w:divBdr>
    </w:div>
    <w:div w:id="2111002554">
      <w:marLeft w:val="0"/>
      <w:marRight w:val="0"/>
      <w:marTop w:val="0"/>
      <w:marBottom w:val="0"/>
      <w:divBdr>
        <w:top w:val="none" w:sz="0" w:space="0" w:color="auto"/>
        <w:left w:val="none" w:sz="0" w:space="0" w:color="auto"/>
        <w:bottom w:val="none" w:sz="0" w:space="0" w:color="auto"/>
        <w:right w:val="none" w:sz="0" w:space="0" w:color="auto"/>
      </w:divBdr>
    </w:div>
    <w:div w:id="2111118001">
      <w:marLeft w:val="0"/>
      <w:marRight w:val="0"/>
      <w:marTop w:val="0"/>
      <w:marBottom w:val="0"/>
      <w:divBdr>
        <w:top w:val="none" w:sz="0" w:space="0" w:color="auto"/>
        <w:left w:val="none" w:sz="0" w:space="0" w:color="auto"/>
        <w:bottom w:val="none" w:sz="0" w:space="0" w:color="auto"/>
        <w:right w:val="none" w:sz="0" w:space="0" w:color="auto"/>
      </w:divBdr>
    </w:div>
    <w:div w:id="2111123459">
      <w:marLeft w:val="0"/>
      <w:marRight w:val="0"/>
      <w:marTop w:val="0"/>
      <w:marBottom w:val="0"/>
      <w:divBdr>
        <w:top w:val="none" w:sz="0" w:space="0" w:color="auto"/>
        <w:left w:val="none" w:sz="0" w:space="0" w:color="auto"/>
        <w:bottom w:val="none" w:sz="0" w:space="0" w:color="auto"/>
        <w:right w:val="none" w:sz="0" w:space="0" w:color="auto"/>
      </w:divBdr>
    </w:div>
    <w:div w:id="2111124945">
      <w:marLeft w:val="0"/>
      <w:marRight w:val="0"/>
      <w:marTop w:val="0"/>
      <w:marBottom w:val="0"/>
      <w:divBdr>
        <w:top w:val="none" w:sz="0" w:space="0" w:color="auto"/>
        <w:left w:val="none" w:sz="0" w:space="0" w:color="auto"/>
        <w:bottom w:val="none" w:sz="0" w:space="0" w:color="auto"/>
        <w:right w:val="none" w:sz="0" w:space="0" w:color="auto"/>
      </w:divBdr>
    </w:div>
    <w:div w:id="2111269030">
      <w:marLeft w:val="0"/>
      <w:marRight w:val="0"/>
      <w:marTop w:val="0"/>
      <w:marBottom w:val="0"/>
      <w:divBdr>
        <w:top w:val="none" w:sz="0" w:space="0" w:color="auto"/>
        <w:left w:val="none" w:sz="0" w:space="0" w:color="auto"/>
        <w:bottom w:val="none" w:sz="0" w:space="0" w:color="auto"/>
        <w:right w:val="none" w:sz="0" w:space="0" w:color="auto"/>
      </w:divBdr>
    </w:div>
    <w:div w:id="2111386665">
      <w:marLeft w:val="0"/>
      <w:marRight w:val="0"/>
      <w:marTop w:val="0"/>
      <w:marBottom w:val="0"/>
      <w:divBdr>
        <w:top w:val="none" w:sz="0" w:space="0" w:color="auto"/>
        <w:left w:val="none" w:sz="0" w:space="0" w:color="auto"/>
        <w:bottom w:val="none" w:sz="0" w:space="0" w:color="auto"/>
        <w:right w:val="none" w:sz="0" w:space="0" w:color="auto"/>
      </w:divBdr>
    </w:div>
    <w:div w:id="2111507596">
      <w:marLeft w:val="0"/>
      <w:marRight w:val="0"/>
      <w:marTop w:val="0"/>
      <w:marBottom w:val="0"/>
      <w:divBdr>
        <w:top w:val="none" w:sz="0" w:space="0" w:color="auto"/>
        <w:left w:val="none" w:sz="0" w:space="0" w:color="auto"/>
        <w:bottom w:val="none" w:sz="0" w:space="0" w:color="auto"/>
        <w:right w:val="none" w:sz="0" w:space="0" w:color="auto"/>
      </w:divBdr>
    </w:div>
    <w:div w:id="2111509174">
      <w:marLeft w:val="0"/>
      <w:marRight w:val="0"/>
      <w:marTop w:val="0"/>
      <w:marBottom w:val="0"/>
      <w:divBdr>
        <w:top w:val="none" w:sz="0" w:space="0" w:color="auto"/>
        <w:left w:val="none" w:sz="0" w:space="0" w:color="auto"/>
        <w:bottom w:val="none" w:sz="0" w:space="0" w:color="auto"/>
        <w:right w:val="none" w:sz="0" w:space="0" w:color="auto"/>
      </w:divBdr>
    </w:div>
    <w:div w:id="2111581168">
      <w:bodyDiv w:val="1"/>
      <w:marLeft w:val="0"/>
      <w:marRight w:val="0"/>
      <w:marTop w:val="0"/>
      <w:marBottom w:val="0"/>
      <w:divBdr>
        <w:top w:val="none" w:sz="0" w:space="0" w:color="auto"/>
        <w:left w:val="none" w:sz="0" w:space="0" w:color="auto"/>
        <w:bottom w:val="none" w:sz="0" w:space="0" w:color="auto"/>
        <w:right w:val="none" w:sz="0" w:space="0" w:color="auto"/>
      </w:divBdr>
    </w:div>
    <w:div w:id="2111585931">
      <w:marLeft w:val="0"/>
      <w:marRight w:val="0"/>
      <w:marTop w:val="0"/>
      <w:marBottom w:val="0"/>
      <w:divBdr>
        <w:top w:val="none" w:sz="0" w:space="0" w:color="auto"/>
        <w:left w:val="none" w:sz="0" w:space="0" w:color="auto"/>
        <w:bottom w:val="none" w:sz="0" w:space="0" w:color="auto"/>
        <w:right w:val="none" w:sz="0" w:space="0" w:color="auto"/>
      </w:divBdr>
    </w:div>
    <w:div w:id="2111705467">
      <w:marLeft w:val="0"/>
      <w:marRight w:val="0"/>
      <w:marTop w:val="0"/>
      <w:marBottom w:val="0"/>
      <w:divBdr>
        <w:top w:val="none" w:sz="0" w:space="0" w:color="auto"/>
        <w:left w:val="none" w:sz="0" w:space="0" w:color="auto"/>
        <w:bottom w:val="none" w:sz="0" w:space="0" w:color="auto"/>
        <w:right w:val="none" w:sz="0" w:space="0" w:color="auto"/>
      </w:divBdr>
    </w:div>
    <w:div w:id="2111732510">
      <w:marLeft w:val="0"/>
      <w:marRight w:val="0"/>
      <w:marTop w:val="0"/>
      <w:marBottom w:val="0"/>
      <w:divBdr>
        <w:top w:val="none" w:sz="0" w:space="0" w:color="auto"/>
        <w:left w:val="none" w:sz="0" w:space="0" w:color="auto"/>
        <w:bottom w:val="none" w:sz="0" w:space="0" w:color="auto"/>
        <w:right w:val="none" w:sz="0" w:space="0" w:color="auto"/>
      </w:divBdr>
    </w:div>
    <w:div w:id="2111776916">
      <w:marLeft w:val="0"/>
      <w:marRight w:val="0"/>
      <w:marTop w:val="0"/>
      <w:marBottom w:val="0"/>
      <w:divBdr>
        <w:top w:val="none" w:sz="0" w:space="0" w:color="auto"/>
        <w:left w:val="none" w:sz="0" w:space="0" w:color="auto"/>
        <w:bottom w:val="none" w:sz="0" w:space="0" w:color="auto"/>
        <w:right w:val="none" w:sz="0" w:space="0" w:color="auto"/>
      </w:divBdr>
    </w:div>
    <w:div w:id="2111779098">
      <w:marLeft w:val="0"/>
      <w:marRight w:val="0"/>
      <w:marTop w:val="0"/>
      <w:marBottom w:val="0"/>
      <w:divBdr>
        <w:top w:val="none" w:sz="0" w:space="0" w:color="auto"/>
        <w:left w:val="none" w:sz="0" w:space="0" w:color="auto"/>
        <w:bottom w:val="none" w:sz="0" w:space="0" w:color="auto"/>
        <w:right w:val="none" w:sz="0" w:space="0" w:color="auto"/>
      </w:divBdr>
    </w:div>
    <w:div w:id="2111847942">
      <w:marLeft w:val="0"/>
      <w:marRight w:val="0"/>
      <w:marTop w:val="0"/>
      <w:marBottom w:val="0"/>
      <w:divBdr>
        <w:top w:val="none" w:sz="0" w:space="0" w:color="auto"/>
        <w:left w:val="none" w:sz="0" w:space="0" w:color="auto"/>
        <w:bottom w:val="none" w:sz="0" w:space="0" w:color="auto"/>
        <w:right w:val="none" w:sz="0" w:space="0" w:color="auto"/>
      </w:divBdr>
    </w:div>
    <w:div w:id="2111852746">
      <w:bodyDiv w:val="1"/>
      <w:marLeft w:val="0"/>
      <w:marRight w:val="0"/>
      <w:marTop w:val="0"/>
      <w:marBottom w:val="0"/>
      <w:divBdr>
        <w:top w:val="none" w:sz="0" w:space="0" w:color="auto"/>
        <w:left w:val="none" w:sz="0" w:space="0" w:color="auto"/>
        <w:bottom w:val="none" w:sz="0" w:space="0" w:color="auto"/>
        <w:right w:val="none" w:sz="0" w:space="0" w:color="auto"/>
      </w:divBdr>
    </w:div>
    <w:div w:id="2111855175">
      <w:marLeft w:val="0"/>
      <w:marRight w:val="0"/>
      <w:marTop w:val="0"/>
      <w:marBottom w:val="0"/>
      <w:divBdr>
        <w:top w:val="none" w:sz="0" w:space="0" w:color="auto"/>
        <w:left w:val="none" w:sz="0" w:space="0" w:color="auto"/>
        <w:bottom w:val="none" w:sz="0" w:space="0" w:color="auto"/>
        <w:right w:val="none" w:sz="0" w:space="0" w:color="auto"/>
      </w:divBdr>
    </w:div>
    <w:div w:id="2111929482">
      <w:marLeft w:val="0"/>
      <w:marRight w:val="0"/>
      <w:marTop w:val="0"/>
      <w:marBottom w:val="0"/>
      <w:divBdr>
        <w:top w:val="none" w:sz="0" w:space="0" w:color="auto"/>
        <w:left w:val="none" w:sz="0" w:space="0" w:color="auto"/>
        <w:bottom w:val="none" w:sz="0" w:space="0" w:color="auto"/>
        <w:right w:val="none" w:sz="0" w:space="0" w:color="auto"/>
      </w:divBdr>
    </w:div>
    <w:div w:id="2112118825">
      <w:marLeft w:val="0"/>
      <w:marRight w:val="0"/>
      <w:marTop w:val="0"/>
      <w:marBottom w:val="0"/>
      <w:divBdr>
        <w:top w:val="none" w:sz="0" w:space="0" w:color="auto"/>
        <w:left w:val="none" w:sz="0" w:space="0" w:color="auto"/>
        <w:bottom w:val="none" w:sz="0" w:space="0" w:color="auto"/>
        <w:right w:val="none" w:sz="0" w:space="0" w:color="auto"/>
      </w:divBdr>
    </w:div>
    <w:div w:id="2112162501">
      <w:marLeft w:val="0"/>
      <w:marRight w:val="0"/>
      <w:marTop w:val="0"/>
      <w:marBottom w:val="0"/>
      <w:divBdr>
        <w:top w:val="none" w:sz="0" w:space="0" w:color="auto"/>
        <w:left w:val="none" w:sz="0" w:space="0" w:color="auto"/>
        <w:bottom w:val="none" w:sz="0" w:space="0" w:color="auto"/>
        <w:right w:val="none" w:sz="0" w:space="0" w:color="auto"/>
      </w:divBdr>
    </w:div>
    <w:div w:id="2112192397">
      <w:bodyDiv w:val="1"/>
      <w:marLeft w:val="0"/>
      <w:marRight w:val="0"/>
      <w:marTop w:val="0"/>
      <w:marBottom w:val="0"/>
      <w:divBdr>
        <w:top w:val="none" w:sz="0" w:space="0" w:color="auto"/>
        <w:left w:val="none" w:sz="0" w:space="0" w:color="auto"/>
        <w:bottom w:val="none" w:sz="0" w:space="0" w:color="auto"/>
        <w:right w:val="none" w:sz="0" w:space="0" w:color="auto"/>
      </w:divBdr>
    </w:div>
    <w:div w:id="2112359596">
      <w:marLeft w:val="0"/>
      <w:marRight w:val="0"/>
      <w:marTop w:val="0"/>
      <w:marBottom w:val="0"/>
      <w:divBdr>
        <w:top w:val="none" w:sz="0" w:space="0" w:color="auto"/>
        <w:left w:val="none" w:sz="0" w:space="0" w:color="auto"/>
        <w:bottom w:val="none" w:sz="0" w:space="0" w:color="auto"/>
        <w:right w:val="none" w:sz="0" w:space="0" w:color="auto"/>
      </w:divBdr>
    </w:div>
    <w:div w:id="2112427506">
      <w:marLeft w:val="0"/>
      <w:marRight w:val="0"/>
      <w:marTop w:val="0"/>
      <w:marBottom w:val="0"/>
      <w:divBdr>
        <w:top w:val="none" w:sz="0" w:space="0" w:color="auto"/>
        <w:left w:val="none" w:sz="0" w:space="0" w:color="auto"/>
        <w:bottom w:val="none" w:sz="0" w:space="0" w:color="auto"/>
        <w:right w:val="none" w:sz="0" w:space="0" w:color="auto"/>
      </w:divBdr>
    </w:div>
    <w:div w:id="2112431508">
      <w:marLeft w:val="0"/>
      <w:marRight w:val="0"/>
      <w:marTop w:val="0"/>
      <w:marBottom w:val="0"/>
      <w:divBdr>
        <w:top w:val="none" w:sz="0" w:space="0" w:color="auto"/>
        <w:left w:val="none" w:sz="0" w:space="0" w:color="auto"/>
        <w:bottom w:val="none" w:sz="0" w:space="0" w:color="auto"/>
        <w:right w:val="none" w:sz="0" w:space="0" w:color="auto"/>
      </w:divBdr>
    </w:div>
    <w:div w:id="2112435608">
      <w:marLeft w:val="0"/>
      <w:marRight w:val="0"/>
      <w:marTop w:val="0"/>
      <w:marBottom w:val="0"/>
      <w:divBdr>
        <w:top w:val="none" w:sz="0" w:space="0" w:color="auto"/>
        <w:left w:val="none" w:sz="0" w:space="0" w:color="auto"/>
        <w:bottom w:val="none" w:sz="0" w:space="0" w:color="auto"/>
        <w:right w:val="none" w:sz="0" w:space="0" w:color="auto"/>
      </w:divBdr>
    </w:div>
    <w:div w:id="2112553677">
      <w:marLeft w:val="0"/>
      <w:marRight w:val="0"/>
      <w:marTop w:val="0"/>
      <w:marBottom w:val="0"/>
      <w:divBdr>
        <w:top w:val="none" w:sz="0" w:space="0" w:color="auto"/>
        <w:left w:val="none" w:sz="0" w:space="0" w:color="auto"/>
        <w:bottom w:val="none" w:sz="0" w:space="0" w:color="auto"/>
        <w:right w:val="none" w:sz="0" w:space="0" w:color="auto"/>
      </w:divBdr>
    </w:div>
    <w:div w:id="2112624532">
      <w:marLeft w:val="0"/>
      <w:marRight w:val="0"/>
      <w:marTop w:val="0"/>
      <w:marBottom w:val="0"/>
      <w:divBdr>
        <w:top w:val="none" w:sz="0" w:space="0" w:color="auto"/>
        <w:left w:val="none" w:sz="0" w:space="0" w:color="auto"/>
        <w:bottom w:val="none" w:sz="0" w:space="0" w:color="auto"/>
        <w:right w:val="none" w:sz="0" w:space="0" w:color="auto"/>
      </w:divBdr>
    </w:div>
    <w:div w:id="2112629565">
      <w:marLeft w:val="0"/>
      <w:marRight w:val="0"/>
      <w:marTop w:val="0"/>
      <w:marBottom w:val="0"/>
      <w:divBdr>
        <w:top w:val="none" w:sz="0" w:space="0" w:color="auto"/>
        <w:left w:val="none" w:sz="0" w:space="0" w:color="auto"/>
        <w:bottom w:val="none" w:sz="0" w:space="0" w:color="auto"/>
        <w:right w:val="none" w:sz="0" w:space="0" w:color="auto"/>
      </w:divBdr>
    </w:div>
    <w:div w:id="2112697996">
      <w:marLeft w:val="0"/>
      <w:marRight w:val="0"/>
      <w:marTop w:val="0"/>
      <w:marBottom w:val="0"/>
      <w:divBdr>
        <w:top w:val="none" w:sz="0" w:space="0" w:color="auto"/>
        <w:left w:val="none" w:sz="0" w:space="0" w:color="auto"/>
        <w:bottom w:val="none" w:sz="0" w:space="0" w:color="auto"/>
        <w:right w:val="none" w:sz="0" w:space="0" w:color="auto"/>
      </w:divBdr>
    </w:div>
    <w:div w:id="2112704366">
      <w:marLeft w:val="0"/>
      <w:marRight w:val="0"/>
      <w:marTop w:val="0"/>
      <w:marBottom w:val="0"/>
      <w:divBdr>
        <w:top w:val="none" w:sz="0" w:space="0" w:color="auto"/>
        <w:left w:val="none" w:sz="0" w:space="0" w:color="auto"/>
        <w:bottom w:val="none" w:sz="0" w:space="0" w:color="auto"/>
        <w:right w:val="none" w:sz="0" w:space="0" w:color="auto"/>
      </w:divBdr>
    </w:div>
    <w:div w:id="2112821392">
      <w:marLeft w:val="0"/>
      <w:marRight w:val="0"/>
      <w:marTop w:val="0"/>
      <w:marBottom w:val="0"/>
      <w:divBdr>
        <w:top w:val="none" w:sz="0" w:space="0" w:color="auto"/>
        <w:left w:val="none" w:sz="0" w:space="0" w:color="auto"/>
        <w:bottom w:val="none" w:sz="0" w:space="0" w:color="auto"/>
        <w:right w:val="none" w:sz="0" w:space="0" w:color="auto"/>
      </w:divBdr>
    </w:div>
    <w:div w:id="2112847833">
      <w:marLeft w:val="0"/>
      <w:marRight w:val="0"/>
      <w:marTop w:val="0"/>
      <w:marBottom w:val="0"/>
      <w:divBdr>
        <w:top w:val="none" w:sz="0" w:space="0" w:color="auto"/>
        <w:left w:val="none" w:sz="0" w:space="0" w:color="auto"/>
        <w:bottom w:val="none" w:sz="0" w:space="0" w:color="auto"/>
        <w:right w:val="none" w:sz="0" w:space="0" w:color="auto"/>
      </w:divBdr>
    </w:div>
    <w:div w:id="2112895518">
      <w:marLeft w:val="0"/>
      <w:marRight w:val="0"/>
      <w:marTop w:val="0"/>
      <w:marBottom w:val="0"/>
      <w:divBdr>
        <w:top w:val="none" w:sz="0" w:space="0" w:color="auto"/>
        <w:left w:val="none" w:sz="0" w:space="0" w:color="auto"/>
        <w:bottom w:val="none" w:sz="0" w:space="0" w:color="auto"/>
        <w:right w:val="none" w:sz="0" w:space="0" w:color="auto"/>
      </w:divBdr>
    </w:div>
    <w:div w:id="2113039936">
      <w:marLeft w:val="0"/>
      <w:marRight w:val="0"/>
      <w:marTop w:val="0"/>
      <w:marBottom w:val="0"/>
      <w:divBdr>
        <w:top w:val="none" w:sz="0" w:space="0" w:color="auto"/>
        <w:left w:val="none" w:sz="0" w:space="0" w:color="auto"/>
        <w:bottom w:val="none" w:sz="0" w:space="0" w:color="auto"/>
        <w:right w:val="none" w:sz="0" w:space="0" w:color="auto"/>
      </w:divBdr>
    </w:div>
    <w:div w:id="2113084367">
      <w:marLeft w:val="0"/>
      <w:marRight w:val="0"/>
      <w:marTop w:val="0"/>
      <w:marBottom w:val="0"/>
      <w:divBdr>
        <w:top w:val="none" w:sz="0" w:space="0" w:color="auto"/>
        <w:left w:val="none" w:sz="0" w:space="0" w:color="auto"/>
        <w:bottom w:val="none" w:sz="0" w:space="0" w:color="auto"/>
        <w:right w:val="none" w:sz="0" w:space="0" w:color="auto"/>
      </w:divBdr>
    </w:div>
    <w:div w:id="2113234122">
      <w:marLeft w:val="0"/>
      <w:marRight w:val="0"/>
      <w:marTop w:val="0"/>
      <w:marBottom w:val="0"/>
      <w:divBdr>
        <w:top w:val="none" w:sz="0" w:space="0" w:color="auto"/>
        <w:left w:val="none" w:sz="0" w:space="0" w:color="auto"/>
        <w:bottom w:val="none" w:sz="0" w:space="0" w:color="auto"/>
        <w:right w:val="none" w:sz="0" w:space="0" w:color="auto"/>
      </w:divBdr>
    </w:div>
    <w:div w:id="2113355388">
      <w:marLeft w:val="0"/>
      <w:marRight w:val="0"/>
      <w:marTop w:val="0"/>
      <w:marBottom w:val="0"/>
      <w:divBdr>
        <w:top w:val="none" w:sz="0" w:space="0" w:color="auto"/>
        <w:left w:val="none" w:sz="0" w:space="0" w:color="auto"/>
        <w:bottom w:val="none" w:sz="0" w:space="0" w:color="auto"/>
        <w:right w:val="none" w:sz="0" w:space="0" w:color="auto"/>
      </w:divBdr>
    </w:div>
    <w:div w:id="2113427949">
      <w:marLeft w:val="0"/>
      <w:marRight w:val="0"/>
      <w:marTop w:val="0"/>
      <w:marBottom w:val="0"/>
      <w:divBdr>
        <w:top w:val="none" w:sz="0" w:space="0" w:color="auto"/>
        <w:left w:val="none" w:sz="0" w:space="0" w:color="auto"/>
        <w:bottom w:val="none" w:sz="0" w:space="0" w:color="auto"/>
        <w:right w:val="none" w:sz="0" w:space="0" w:color="auto"/>
      </w:divBdr>
    </w:div>
    <w:div w:id="2113429355">
      <w:marLeft w:val="0"/>
      <w:marRight w:val="0"/>
      <w:marTop w:val="0"/>
      <w:marBottom w:val="0"/>
      <w:divBdr>
        <w:top w:val="none" w:sz="0" w:space="0" w:color="auto"/>
        <w:left w:val="none" w:sz="0" w:space="0" w:color="auto"/>
        <w:bottom w:val="none" w:sz="0" w:space="0" w:color="auto"/>
        <w:right w:val="none" w:sz="0" w:space="0" w:color="auto"/>
      </w:divBdr>
    </w:div>
    <w:div w:id="2113622117">
      <w:marLeft w:val="0"/>
      <w:marRight w:val="0"/>
      <w:marTop w:val="0"/>
      <w:marBottom w:val="0"/>
      <w:divBdr>
        <w:top w:val="none" w:sz="0" w:space="0" w:color="auto"/>
        <w:left w:val="none" w:sz="0" w:space="0" w:color="auto"/>
        <w:bottom w:val="none" w:sz="0" w:space="0" w:color="auto"/>
        <w:right w:val="none" w:sz="0" w:space="0" w:color="auto"/>
      </w:divBdr>
    </w:div>
    <w:div w:id="2113627384">
      <w:marLeft w:val="0"/>
      <w:marRight w:val="0"/>
      <w:marTop w:val="0"/>
      <w:marBottom w:val="0"/>
      <w:divBdr>
        <w:top w:val="none" w:sz="0" w:space="0" w:color="auto"/>
        <w:left w:val="none" w:sz="0" w:space="0" w:color="auto"/>
        <w:bottom w:val="none" w:sz="0" w:space="0" w:color="auto"/>
        <w:right w:val="none" w:sz="0" w:space="0" w:color="auto"/>
      </w:divBdr>
    </w:div>
    <w:div w:id="2113695546">
      <w:marLeft w:val="0"/>
      <w:marRight w:val="0"/>
      <w:marTop w:val="0"/>
      <w:marBottom w:val="0"/>
      <w:divBdr>
        <w:top w:val="none" w:sz="0" w:space="0" w:color="auto"/>
        <w:left w:val="none" w:sz="0" w:space="0" w:color="auto"/>
        <w:bottom w:val="none" w:sz="0" w:space="0" w:color="auto"/>
        <w:right w:val="none" w:sz="0" w:space="0" w:color="auto"/>
      </w:divBdr>
    </w:div>
    <w:div w:id="2113698302">
      <w:marLeft w:val="0"/>
      <w:marRight w:val="0"/>
      <w:marTop w:val="0"/>
      <w:marBottom w:val="0"/>
      <w:divBdr>
        <w:top w:val="none" w:sz="0" w:space="0" w:color="auto"/>
        <w:left w:val="none" w:sz="0" w:space="0" w:color="auto"/>
        <w:bottom w:val="none" w:sz="0" w:space="0" w:color="auto"/>
        <w:right w:val="none" w:sz="0" w:space="0" w:color="auto"/>
      </w:divBdr>
    </w:div>
    <w:div w:id="2113740643">
      <w:marLeft w:val="0"/>
      <w:marRight w:val="0"/>
      <w:marTop w:val="0"/>
      <w:marBottom w:val="0"/>
      <w:divBdr>
        <w:top w:val="none" w:sz="0" w:space="0" w:color="auto"/>
        <w:left w:val="none" w:sz="0" w:space="0" w:color="auto"/>
        <w:bottom w:val="none" w:sz="0" w:space="0" w:color="auto"/>
        <w:right w:val="none" w:sz="0" w:space="0" w:color="auto"/>
      </w:divBdr>
    </w:div>
    <w:div w:id="2113743425">
      <w:marLeft w:val="0"/>
      <w:marRight w:val="0"/>
      <w:marTop w:val="0"/>
      <w:marBottom w:val="0"/>
      <w:divBdr>
        <w:top w:val="none" w:sz="0" w:space="0" w:color="auto"/>
        <w:left w:val="none" w:sz="0" w:space="0" w:color="auto"/>
        <w:bottom w:val="none" w:sz="0" w:space="0" w:color="auto"/>
        <w:right w:val="none" w:sz="0" w:space="0" w:color="auto"/>
      </w:divBdr>
    </w:div>
    <w:div w:id="2113744841">
      <w:marLeft w:val="0"/>
      <w:marRight w:val="0"/>
      <w:marTop w:val="0"/>
      <w:marBottom w:val="0"/>
      <w:divBdr>
        <w:top w:val="none" w:sz="0" w:space="0" w:color="auto"/>
        <w:left w:val="none" w:sz="0" w:space="0" w:color="auto"/>
        <w:bottom w:val="none" w:sz="0" w:space="0" w:color="auto"/>
        <w:right w:val="none" w:sz="0" w:space="0" w:color="auto"/>
      </w:divBdr>
    </w:div>
    <w:div w:id="2113817186">
      <w:marLeft w:val="0"/>
      <w:marRight w:val="0"/>
      <w:marTop w:val="0"/>
      <w:marBottom w:val="0"/>
      <w:divBdr>
        <w:top w:val="none" w:sz="0" w:space="0" w:color="auto"/>
        <w:left w:val="none" w:sz="0" w:space="0" w:color="auto"/>
        <w:bottom w:val="none" w:sz="0" w:space="0" w:color="auto"/>
        <w:right w:val="none" w:sz="0" w:space="0" w:color="auto"/>
      </w:divBdr>
    </w:div>
    <w:div w:id="2113822677">
      <w:marLeft w:val="0"/>
      <w:marRight w:val="0"/>
      <w:marTop w:val="0"/>
      <w:marBottom w:val="0"/>
      <w:divBdr>
        <w:top w:val="none" w:sz="0" w:space="0" w:color="auto"/>
        <w:left w:val="none" w:sz="0" w:space="0" w:color="auto"/>
        <w:bottom w:val="none" w:sz="0" w:space="0" w:color="auto"/>
        <w:right w:val="none" w:sz="0" w:space="0" w:color="auto"/>
      </w:divBdr>
    </w:div>
    <w:div w:id="2113822796">
      <w:marLeft w:val="0"/>
      <w:marRight w:val="0"/>
      <w:marTop w:val="0"/>
      <w:marBottom w:val="0"/>
      <w:divBdr>
        <w:top w:val="none" w:sz="0" w:space="0" w:color="auto"/>
        <w:left w:val="none" w:sz="0" w:space="0" w:color="auto"/>
        <w:bottom w:val="none" w:sz="0" w:space="0" w:color="auto"/>
        <w:right w:val="none" w:sz="0" w:space="0" w:color="auto"/>
      </w:divBdr>
    </w:div>
    <w:div w:id="2114012100">
      <w:marLeft w:val="0"/>
      <w:marRight w:val="0"/>
      <w:marTop w:val="0"/>
      <w:marBottom w:val="0"/>
      <w:divBdr>
        <w:top w:val="none" w:sz="0" w:space="0" w:color="auto"/>
        <w:left w:val="none" w:sz="0" w:space="0" w:color="auto"/>
        <w:bottom w:val="none" w:sz="0" w:space="0" w:color="auto"/>
        <w:right w:val="none" w:sz="0" w:space="0" w:color="auto"/>
      </w:divBdr>
    </w:div>
    <w:div w:id="2114016071">
      <w:marLeft w:val="0"/>
      <w:marRight w:val="0"/>
      <w:marTop w:val="0"/>
      <w:marBottom w:val="0"/>
      <w:divBdr>
        <w:top w:val="none" w:sz="0" w:space="0" w:color="auto"/>
        <w:left w:val="none" w:sz="0" w:space="0" w:color="auto"/>
        <w:bottom w:val="none" w:sz="0" w:space="0" w:color="auto"/>
        <w:right w:val="none" w:sz="0" w:space="0" w:color="auto"/>
      </w:divBdr>
    </w:div>
    <w:div w:id="2114131663">
      <w:marLeft w:val="0"/>
      <w:marRight w:val="0"/>
      <w:marTop w:val="0"/>
      <w:marBottom w:val="0"/>
      <w:divBdr>
        <w:top w:val="none" w:sz="0" w:space="0" w:color="auto"/>
        <w:left w:val="none" w:sz="0" w:space="0" w:color="auto"/>
        <w:bottom w:val="none" w:sz="0" w:space="0" w:color="auto"/>
        <w:right w:val="none" w:sz="0" w:space="0" w:color="auto"/>
      </w:divBdr>
    </w:div>
    <w:div w:id="2114132929">
      <w:marLeft w:val="0"/>
      <w:marRight w:val="0"/>
      <w:marTop w:val="0"/>
      <w:marBottom w:val="0"/>
      <w:divBdr>
        <w:top w:val="none" w:sz="0" w:space="0" w:color="auto"/>
        <w:left w:val="none" w:sz="0" w:space="0" w:color="auto"/>
        <w:bottom w:val="none" w:sz="0" w:space="0" w:color="auto"/>
        <w:right w:val="none" w:sz="0" w:space="0" w:color="auto"/>
      </w:divBdr>
    </w:div>
    <w:div w:id="2114208117">
      <w:marLeft w:val="0"/>
      <w:marRight w:val="0"/>
      <w:marTop w:val="0"/>
      <w:marBottom w:val="0"/>
      <w:divBdr>
        <w:top w:val="none" w:sz="0" w:space="0" w:color="auto"/>
        <w:left w:val="none" w:sz="0" w:space="0" w:color="auto"/>
        <w:bottom w:val="none" w:sz="0" w:space="0" w:color="auto"/>
        <w:right w:val="none" w:sz="0" w:space="0" w:color="auto"/>
      </w:divBdr>
    </w:div>
    <w:div w:id="2114471479">
      <w:bodyDiv w:val="1"/>
      <w:marLeft w:val="0"/>
      <w:marRight w:val="0"/>
      <w:marTop w:val="0"/>
      <w:marBottom w:val="0"/>
      <w:divBdr>
        <w:top w:val="none" w:sz="0" w:space="0" w:color="auto"/>
        <w:left w:val="none" w:sz="0" w:space="0" w:color="auto"/>
        <w:bottom w:val="none" w:sz="0" w:space="0" w:color="auto"/>
        <w:right w:val="none" w:sz="0" w:space="0" w:color="auto"/>
      </w:divBdr>
    </w:div>
    <w:div w:id="2114590204">
      <w:marLeft w:val="0"/>
      <w:marRight w:val="0"/>
      <w:marTop w:val="0"/>
      <w:marBottom w:val="0"/>
      <w:divBdr>
        <w:top w:val="none" w:sz="0" w:space="0" w:color="auto"/>
        <w:left w:val="none" w:sz="0" w:space="0" w:color="auto"/>
        <w:bottom w:val="none" w:sz="0" w:space="0" w:color="auto"/>
        <w:right w:val="none" w:sz="0" w:space="0" w:color="auto"/>
      </w:divBdr>
    </w:div>
    <w:div w:id="2114593197">
      <w:marLeft w:val="0"/>
      <w:marRight w:val="0"/>
      <w:marTop w:val="0"/>
      <w:marBottom w:val="0"/>
      <w:divBdr>
        <w:top w:val="none" w:sz="0" w:space="0" w:color="auto"/>
        <w:left w:val="none" w:sz="0" w:space="0" w:color="auto"/>
        <w:bottom w:val="none" w:sz="0" w:space="0" w:color="auto"/>
        <w:right w:val="none" w:sz="0" w:space="0" w:color="auto"/>
      </w:divBdr>
    </w:div>
    <w:div w:id="2114671361">
      <w:marLeft w:val="0"/>
      <w:marRight w:val="0"/>
      <w:marTop w:val="0"/>
      <w:marBottom w:val="0"/>
      <w:divBdr>
        <w:top w:val="none" w:sz="0" w:space="0" w:color="auto"/>
        <w:left w:val="none" w:sz="0" w:space="0" w:color="auto"/>
        <w:bottom w:val="none" w:sz="0" w:space="0" w:color="auto"/>
        <w:right w:val="none" w:sz="0" w:space="0" w:color="auto"/>
      </w:divBdr>
    </w:div>
    <w:div w:id="2114782519">
      <w:marLeft w:val="0"/>
      <w:marRight w:val="0"/>
      <w:marTop w:val="0"/>
      <w:marBottom w:val="0"/>
      <w:divBdr>
        <w:top w:val="none" w:sz="0" w:space="0" w:color="auto"/>
        <w:left w:val="none" w:sz="0" w:space="0" w:color="auto"/>
        <w:bottom w:val="none" w:sz="0" w:space="0" w:color="auto"/>
        <w:right w:val="none" w:sz="0" w:space="0" w:color="auto"/>
      </w:divBdr>
    </w:div>
    <w:div w:id="2114782704">
      <w:marLeft w:val="0"/>
      <w:marRight w:val="0"/>
      <w:marTop w:val="0"/>
      <w:marBottom w:val="0"/>
      <w:divBdr>
        <w:top w:val="none" w:sz="0" w:space="0" w:color="auto"/>
        <w:left w:val="none" w:sz="0" w:space="0" w:color="auto"/>
        <w:bottom w:val="none" w:sz="0" w:space="0" w:color="auto"/>
        <w:right w:val="none" w:sz="0" w:space="0" w:color="auto"/>
      </w:divBdr>
    </w:div>
    <w:div w:id="2114933884">
      <w:marLeft w:val="0"/>
      <w:marRight w:val="0"/>
      <w:marTop w:val="0"/>
      <w:marBottom w:val="0"/>
      <w:divBdr>
        <w:top w:val="none" w:sz="0" w:space="0" w:color="auto"/>
        <w:left w:val="none" w:sz="0" w:space="0" w:color="auto"/>
        <w:bottom w:val="none" w:sz="0" w:space="0" w:color="auto"/>
        <w:right w:val="none" w:sz="0" w:space="0" w:color="auto"/>
      </w:divBdr>
    </w:div>
    <w:div w:id="2115010408">
      <w:marLeft w:val="0"/>
      <w:marRight w:val="0"/>
      <w:marTop w:val="0"/>
      <w:marBottom w:val="0"/>
      <w:divBdr>
        <w:top w:val="none" w:sz="0" w:space="0" w:color="auto"/>
        <w:left w:val="none" w:sz="0" w:space="0" w:color="auto"/>
        <w:bottom w:val="none" w:sz="0" w:space="0" w:color="auto"/>
        <w:right w:val="none" w:sz="0" w:space="0" w:color="auto"/>
      </w:divBdr>
    </w:div>
    <w:div w:id="2115050634">
      <w:marLeft w:val="0"/>
      <w:marRight w:val="0"/>
      <w:marTop w:val="0"/>
      <w:marBottom w:val="0"/>
      <w:divBdr>
        <w:top w:val="none" w:sz="0" w:space="0" w:color="auto"/>
        <w:left w:val="none" w:sz="0" w:space="0" w:color="auto"/>
        <w:bottom w:val="none" w:sz="0" w:space="0" w:color="auto"/>
        <w:right w:val="none" w:sz="0" w:space="0" w:color="auto"/>
      </w:divBdr>
    </w:div>
    <w:div w:id="2115132678">
      <w:marLeft w:val="0"/>
      <w:marRight w:val="0"/>
      <w:marTop w:val="0"/>
      <w:marBottom w:val="0"/>
      <w:divBdr>
        <w:top w:val="none" w:sz="0" w:space="0" w:color="auto"/>
        <w:left w:val="none" w:sz="0" w:space="0" w:color="auto"/>
        <w:bottom w:val="none" w:sz="0" w:space="0" w:color="auto"/>
        <w:right w:val="none" w:sz="0" w:space="0" w:color="auto"/>
      </w:divBdr>
    </w:div>
    <w:div w:id="2115201250">
      <w:marLeft w:val="0"/>
      <w:marRight w:val="0"/>
      <w:marTop w:val="0"/>
      <w:marBottom w:val="0"/>
      <w:divBdr>
        <w:top w:val="none" w:sz="0" w:space="0" w:color="auto"/>
        <w:left w:val="none" w:sz="0" w:space="0" w:color="auto"/>
        <w:bottom w:val="none" w:sz="0" w:space="0" w:color="auto"/>
        <w:right w:val="none" w:sz="0" w:space="0" w:color="auto"/>
      </w:divBdr>
    </w:div>
    <w:div w:id="2115202119">
      <w:marLeft w:val="0"/>
      <w:marRight w:val="0"/>
      <w:marTop w:val="0"/>
      <w:marBottom w:val="0"/>
      <w:divBdr>
        <w:top w:val="none" w:sz="0" w:space="0" w:color="auto"/>
        <w:left w:val="none" w:sz="0" w:space="0" w:color="auto"/>
        <w:bottom w:val="none" w:sz="0" w:space="0" w:color="auto"/>
        <w:right w:val="none" w:sz="0" w:space="0" w:color="auto"/>
      </w:divBdr>
    </w:div>
    <w:div w:id="2115205301">
      <w:bodyDiv w:val="1"/>
      <w:marLeft w:val="0"/>
      <w:marRight w:val="0"/>
      <w:marTop w:val="0"/>
      <w:marBottom w:val="0"/>
      <w:divBdr>
        <w:top w:val="none" w:sz="0" w:space="0" w:color="auto"/>
        <w:left w:val="none" w:sz="0" w:space="0" w:color="auto"/>
        <w:bottom w:val="none" w:sz="0" w:space="0" w:color="auto"/>
        <w:right w:val="none" w:sz="0" w:space="0" w:color="auto"/>
      </w:divBdr>
    </w:div>
    <w:div w:id="2115243857">
      <w:marLeft w:val="0"/>
      <w:marRight w:val="0"/>
      <w:marTop w:val="0"/>
      <w:marBottom w:val="0"/>
      <w:divBdr>
        <w:top w:val="none" w:sz="0" w:space="0" w:color="auto"/>
        <w:left w:val="none" w:sz="0" w:space="0" w:color="auto"/>
        <w:bottom w:val="none" w:sz="0" w:space="0" w:color="auto"/>
        <w:right w:val="none" w:sz="0" w:space="0" w:color="auto"/>
      </w:divBdr>
    </w:div>
    <w:div w:id="2115321161">
      <w:bodyDiv w:val="1"/>
      <w:marLeft w:val="0"/>
      <w:marRight w:val="0"/>
      <w:marTop w:val="0"/>
      <w:marBottom w:val="0"/>
      <w:divBdr>
        <w:top w:val="none" w:sz="0" w:space="0" w:color="auto"/>
        <w:left w:val="none" w:sz="0" w:space="0" w:color="auto"/>
        <w:bottom w:val="none" w:sz="0" w:space="0" w:color="auto"/>
        <w:right w:val="none" w:sz="0" w:space="0" w:color="auto"/>
      </w:divBdr>
    </w:div>
    <w:div w:id="2115324400">
      <w:marLeft w:val="0"/>
      <w:marRight w:val="0"/>
      <w:marTop w:val="0"/>
      <w:marBottom w:val="0"/>
      <w:divBdr>
        <w:top w:val="none" w:sz="0" w:space="0" w:color="auto"/>
        <w:left w:val="none" w:sz="0" w:space="0" w:color="auto"/>
        <w:bottom w:val="none" w:sz="0" w:space="0" w:color="auto"/>
        <w:right w:val="none" w:sz="0" w:space="0" w:color="auto"/>
      </w:divBdr>
    </w:div>
    <w:div w:id="2115395801">
      <w:marLeft w:val="0"/>
      <w:marRight w:val="0"/>
      <w:marTop w:val="0"/>
      <w:marBottom w:val="0"/>
      <w:divBdr>
        <w:top w:val="none" w:sz="0" w:space="0" w:color="auto"/>
        <w:left w:val="none" w:sz="0" w:space="0" w:color="auto"/>
        <w:bottom w:val="none" w:sz="0" w:space="0" w:color="auto"/>
        <w:right w:val="none" w:sz="0" w:space="0" w:color="auto"/>
      </w:divBdr>
    </w:div>
    <w:div w:id="2115440968">
      <w:marLeft w:val="0"/>
      <w:marRight w:val="0"/>
      <w:marTop w:val="0"/>
      <w:marBottom w:val="0"/>
      <w:divBdr>
        <w:top w:val="none" w:sz="0" w:space="0" w:color="auto"/>
        <w:left w:val="none" w:sz="0" w:space="0" w:color="auto"/>
        <w:bottom w:val="none" w:sz="0" w:space="0" w:color="auto"/>
        <w:right w:val="none" w:sz="0" w:space="0" w:color="auto"/>
      </w:divBdr>
    </w:div>
    <w:div w:id="2115467653">
      <w:marLeft w:val="0"/>
      <w:marRight w:val="0"/>
      <w:marTop w:val="0"/>
      <w:marBottom w:val="0"/>
      <w:divBdr>
        <w:top w:val="none" w:sz="0" w:space="0" w:color="auto"/>
        <w:left w:val="none" w:sz="0" w:space="0" w:color="auto"/>
        <w:bottom w:val="none" w:sz="0" w:space="0" w:color="auto"/>
        <w:right w:val="none" w:sz="0" w:space="0" w:color="auto"/>
      </w:divBdr>
    </w:div>
    <w:div w:id="2115510247">
      <w:marLeft w:val="0"/>
      <w:marRight w:val="0"/>
      <w:marTop w:val="0"/>
      <w:marBottom w:val="0"/>
      <w:divBdr>
        <w:top w:val="none" w:sz="0" w:space="0" w:color="auto"/>
        <w:left w:val="none" w:sz="0" w:space="0" w:color="auto"/>
        <w:bottom w:val="none" w:sz="0" w:space="0" w:color="auto"/>
        <w:right w:val="none" w:sz="0" w:space="0" w:color="auto"/>
      </w:divBdr>
    </w:div>
    <w:div w:id="2115779736">
      <w:marLeft w:val="0"/>
      <w:marRight w:val="0"/>
      <w:marTop w:val="0"/>
      <w:marBottom w:val="0"/>
      <w:divBdr>
        <w:top w:val="none" w:sz="0" w:space="0" w:color="auto"/>
        <w:left w:val="none" w:sz="0" w:space="0" w:color="auto"/>
        <w:bottom w:val="none" w:sz="0" w:space="0" w:color="auto"/>
        <w:right w:val="none" w:sz="0" w:space="0" w:color="auto"/>
      </w:divBdr>
    </w:div>
    <w:div w:id="2115861773">
      <w:marLeft w:val="0"/>
      <w:marRight w:val="0"/>
      <w:marTop w:val="0"/>
      <w:marBottom w:val="0"/>
      <w:divBdr>
        <w:top w:val="none" w:sz="0" w:space="0" w:color="auto"/>
        <w:left w:val="none" w:sz="0" w:space="0" w:color="auto"/>
        <w:bottom w:val="none" w:sz="0" w:space="0" w:color="auto"/>
        <w:right w:val="none" w:sz="0" w:space="0" w:color="auto"/>
      </w:divBdr>
    </w:div>
    <w:div w:id="2115896907">
      <w:bodyDiv w:val="1"/>
      <w:marLeft w:val="0"/>
      <w:marRight w:val="0"/>
      <w:marTop w:val="0"/>
      <w:marBottom w:val="0"/>
      <w:divBdr>
        <w:top w:val="none" w:sz="0" w:space="0" w:color="auto"/>
        <w:left w:val="none" w:sz="0" w:space="0" w:color="auto"/>
        <w:bottom w:val="none" w:sz="0" w:space="0" w:color="auto"/>
        <w:right w:val="none" w:sz="0" w:space="0" w:color="auto"/>
      </w:divBdr>
    </w:div>
    <w:div w:id="2115977098">
      <w:marLeft w:val="0"/>
      <w:marRight w:val="0"/>
      <w:marTop w:val="0"/>
      <w:marBottom w:val="0"/>
      <w:divBdr>
        <w:top w:val="none" w:sz="0" w:space="0" w:color="auto"/>
        <w:left w:val="none" w:sz="0" w:space="0" w:color="auto"/>
        <w:bottom w:val="none" w:sz="0" w:space="0" w:color="auto"/>
        <w:right w:val="none" w:sz="0" w:space="0" w:color="auto"/>
      </w:divBdr>
    </w:div>
    <w:div w:id="2116049355">
      <w:marLeft w:val="0"/>
      <w:marRight w:val="0"/>
      <w:marTop w:val="0"/>
      <w:marBottom w:val="0"/>
      <w:divBdr>
        <w:top w:val="none" w:sz="0" w:space="0" w:color="auto"/>
        <w:left w:val="none" w:sz="0" w:space="0" w:color="auto"/>
        <w:bottom w:val="none" w:sz="0" w:space="0" w:color="auto"/>
        <w:right w:val="none" w:sz="0" w:space="0" w:color="auto"/>
      </w:divBdr>
    </w:div>
    <w:div w:id="2116050838">
      <w:marLeft w:val="0"/>
      <w:marRight w:val="0"/>
      <w:marTop w:val="0"/>
      <w:marBottom w:val="0"/>
      <w:divBdr>
        <w:top w:val="none" w:sz="0" w:space="0" w:color="auto"/>
        <w:left w:val="none" w:sz="0" w:space="0" w:color="auto"/>
        <w:bottom w:val="none" w:sz="0" w:space="0" w:color="auto"/>
        <w:right w:val="none" w:sz="0" w:space="0" w:color="auto"/>
      </w:divBdr>
    </w:div>
    <w:div w:id="2116094629">
      <w:marLeft w:val="0"/>
      <w:marRight w:val="0"/>
      <w:marTop w:val="0"/>
      <w:marBottom w:val="0"/>
      <w:divBdr>
        <w:top w:val="none" w:sz="0" w:space="0" w:color="auto"/>
        <w:left w:val="none" w:sz="0" w:space="0" w:color="auto"/>
        <w:bottom w:val="none" w:sz="0" w:space="0" w:color="auto"/>
        <w:right w:val="none" w:sz="0" w:space="0" w:color="auto"/>
      </w:divBdr>
    </w:div>
    <w:div w:id="2116240800">
      <w:marLeft w:val="0"/>
      <w:marRight w:val="0"/>
      <w:marTop w:val="0"/>
      <w:marBottom w:val="0"/>
      <w:divBdr>
        <w:top w:val="none" w:sz="0" w:space="0" w:color="auto"/>
        <w:left w:val="none" w:sz="0" w:space="0" w:color="auto"/>
        <w:bottom w:val="none" w:sz="0" w:space="0" w:color="auto"/>
        <w:right w:val="none" w:sz="0" w:space="0" w:color="auto"/>
      </w:divBdr>
    </w:div>
    <w:div w:id="2116318165">
      <w:marLeft w:val="0"/>
      <w:marRight w:val="0"/>
      <w:marTop w:val="0"/>
      <w:marBottom w:val="0"/>
      <w:divBdr>
        <w:top w:val="none" w:sz="0" w:space="0" w:color="auto"/>
        <w:left w:val="none" w:sz="0" w:space="0" w:color="auto"/>
        <w:bottom w:val="none" w:sz="0" w:space="0" w:color="auto"/>
        <w:right w:val="none" w:sz="0" w:space="0" w:color="auto"/>
      </w:divBdr>
    </w:div>
    <w:div w:id="2116515169">
      <w:marLeft w:val="0"/>
      <w:marRight w:val="0"/>
      <w:marTop w:val="0"/>
      <w:marBottom w:val="0"/>
      <w:divBdr>
        <w:top w:val="none" w:sz="0" w:space="0" w:color="auto"/>
        <w:left w:val="none" w:sz="0" w:space="0" w:color="auto"/>
        <w:bottom w:val="none" w:sz="0" w:space="0" w:color="auto"/>
        <w:right w:val="none" w:sz="0" w:space="0" w:color="auto"/>
      </w:divBdr>
    </w:div>
    <w:div w:id="2116554323">
      <w:marLeft w:val="0"/>
      <w:marRight w:val="0"/>
      <w:marTop w:val="0"/>
      <w:marBottom w:val="0"/>
      <w:divBdr>
        <w:top w:val="none" w:sz="0" w:space="0" w:color="auto"/>
        <w:left w:val="none" w:sz="0" w:space="0" w:color="auto"/>
        <w:bottom w:val="none" w:sz="0" w:space="0" w:color="auto"/>
        <w:right w:val="none" w:sz="0" w:space="0" w:color="auto"/>
      </w:divBdr>
    </w:div>
    <w:div w:id="2116556691">
      <w:marLeft w:val="0"/>
      <w:marRight w:val="0"/>
      <w:marTop w:val="0"/>
      <w:marBottom w:val="0"/>
      <w:divBdr>
        <w:top w:val="none" w:sz="0" w:space="0" w:color="auto"/>
        <w:left w:val="none" w:sz="0" w:space="0" w:color="auto"/>
        <w:bottom w:val="none" w:sz="0" w:space="0" w:color="auto"/>
        <w:right w:val="none" w:sz="0" w:space="0" w:color="auto"/>
      </w:divBdr>
    </w:div>
    <w:div w:id="2116627799">
      <w:marLeft w:val="0"/>
      <w:marRight w:val="0"/>
      <w:marTop w:val="0"/>
      <w:marBottom w:val="0"/>
      <w:divBdr>
        <w:top w:val="none" w:sz="0" w:space="0" w:color="auto"/>
        <w:left w:val="none" w:sz="0" w:space="0" w:color="auto"/>
        <w:bottom w:val="none" w:sz="0" w:space="0" w:color="auto"/>
        <w:right w:val="none" w:sz="0" w:space="0" w:color="auto"/>
      </w:divBdr>
    </w:div>
    <w:div w:id="2116946630">
      <w:marLeft w:val="0"/>
      <w:marRight w:val="0"/>
      <w:marTop w:val="0"/>
      <w:marBottom w:val="0"/>
      <w:divBdr>
        <w:top w:val="none" w:sz="0" w:space="0" w:color="auto"/>
        <w:left w:val="none" w:sz="0" w:space="0" w:color="auto"/>
        <w:bottom w:val="none" w:sz="0" w:space="0" w:color="auto"/>
        <w:right w:val="none" w:sz="0" w:space="0" w:color="auto"/>
      </w:divBdr>
    </w:div>
    <w:div w:id="2117021500">
      <w:marLeft w:val="0"/>
      <w:marRight w:val="0"/>
      <w:marTop w:val="0"/>
      <w:marBottom w:val="0"/>
      <w:divBdr>
        <w:top w:val="none" w:sz="0" w:space="0" w:color="auto"/>
        <w:left w:val="none" w:sz="0" w:space="0" w:color="auto"/>
        <w:bottom w:val="none" w:sz="0" w:space="0" w:color="auto"/>
        <w:right w:val="none" w:sz="0" w:space="0" w:color="auto"/>
      </w:divBdr>
    </w:div>
    <w:div w:id="2117022298">
      <w:marLeft w:val="0"/>
      <w:marRight w:val="0"/>
      <w:marTop w:val="0"/>
      <w:marBottom w:val="0"/>
      <w:divBdr>
        <w:top w:val="none" w:sz="0" w:space="0" w:color="auto"/>
        <w:left w:val="none" w:sz="0" w:space="0" w:color="auto"/>
        <w:bottom w:val="none" w:sz="0" w:space="0" w:color="auto"/>
        <w:right w:val="none" w:sz="0" w:space="0" w:color="auto"/>
      </w:divBdr>
    </w:div>
    <w:div w:id="2117089381">
      <w:marLeft w:val="0"/>
      <w:marRight w:val="0"/>
      <w:marTop w:val="0"/>
      <w:marBottom w:val="0"/>
      <w:divBdr>
        <w:top w:val="none" w:sz="0" w:space="0" w:color="auto"/>
        <w:left w:val="none" w:sz="0" w:space="0" w:color="auto"/>
        <w:bottom w:val="none" w:sz="0" w:space="0" w:color="auto"/>
        <w:right w:val="none" w:sz="0" w:space="0" w:color="auto"/>
      </w:divBdr>
    </w:div>
    <w:div w:id="2117169450">
      <w:marLeft w:val="0"/>
      <w:marRight w:val="0"/>
      <w:marTop w:val="0"/>
      <w:marBottom w:val="0"/>
      <w:divBdr>
        <w:top w:val="none" w:sz="0" w:space="0" w:color="auto"/>
        <w:left w:val="none" w:sz="0" w:space="0" w:color="auto"/>
        <w:bottom w:val="none" w:sz="0" w:space="0" w:color="auto"/>
        <w:right w:val="none" w:sz="0" w:space="0" w:color="auto"/>
      </w:divBdr>
    </w:div>
    <w:div w:id="2117209707">
      <w:marLeft w:val="0"/>
      <w:marRight w:val="0"/>
      <w:marTop w:val="0"/>
      <w:marBottom w:val="0"/>
      <w:divBdr>
        <w:top w:val="none" w:sz="0" w:space="0" w:color="auto"/>
        <w:left w:val="none" w:sz="0" w:space="0" w:color="auto"/>
        <w:bottom w:val="none" w:sz="0" w:space="0" w:color="auto"/>
        <w:right w:val="none" w:sz="0" w:space="0" w:color="auto"/>
      </w:divBdr>
    </w:div>
    <w:div w:id="2117285238">
      <w:marLeft w:val="0"/>
      <w:marRight w:val="0"/>
      <w:marTop w:val="0"/>
      <w:marBottom w:val="0"/>
      <w:divBdr>
        <w:top w:val="none" w:sz="0" w:space="0" w:color="auto"/>
        <w:left w:val="none" w:sz="0" w:space="0" w:color="auto"/>
        <w:bottom w:val="none" w:sz="0" w:space="0" w:color="auto"/>
        <w:right w:val="none" w:sz="0" w:space="0" w:color="auto"/>
      </w:divBdr>
    </w:div>
    <w:div w:id="2117363610">
      <w:marLeft w:val="0"/>
      <w:marRight w:val="0"/>
      <w:marTop w:val="0"/>
      <w:marBottom w:val="0"/>
      <w:divBdr>
        <w:top w:val="none" w:sz="0" w:space="0" w:color="auto"/>
        <w:left w:val="none" w:sz="0" w:space="0" w:color="auto"/>
        <w:bottom w:val="none" w:sz="0" w:space="0" w:color="auto"/>
        <w:right w:val="none" w:sz="0" w:space="0" w:color="auto"/>
      </w:divBdr>
    </w:div>
    <w:div w:id="2117403821">
      <w:marLeft w:val="0"/>
      <w:marRight w:val="0"/>
      <w:marTop w:val="0"/>
      <w:marBottom w:val="0"/>
      <w:divBdr>
        <w:top w:val="none" w:sz="0" w:space="0" w:color="auto"/>
        <w:left w:val="none" w:sz="0" w:space="0" w:color="auto"/>
        <w:bottom w:val="none" w:sz="0" w:space="0" w:color="auto"/>
        <w:right w:val="none" w:sz="0" w:space="0" w:color="auto"/>
      </w:divBdr>
    </w:div>
    <w:div w:id="2117481763">
      <w:marLeft w:val="0"/>
      <w:marRight w:val="0"/>
      <w:marTop w:val="0"/>
      <w:marBottom w:val="0"/>
      <w:divBdr>
        <w:top w:val="none" w:sz="0" w:space="0" w:color="auto"/>
        <w:left w:val="none" w:sz="0" w:space="0" w:color="auto"/>
        <w:bottom w:val="none" w:sz="0" w:space="0" w:color="auto"/>
        <w:right w:val="none" w:sz="0" w:space="0" w:color="auto"/>
      </w:divBdr>
    </w:div>
    <w:div w:id="2117484672">
      <w:marLeft w:val="0"/>
      <w:marRight w:val="0"/>
      <w:marTop w:val="0"/>
      <w:marBottom w:val="0"/>
      <w:divBdr>
        <w:top w:val="none" w:sz="0" w:space="0" w:color="auto"/>
        <w:left w:val="none" w:sz="0" w:space="0" w:color="auto"/>
        <w:bottom w:val="none" w:sz="0" w:space="0" w:color="auto"/>
        <w:right w:val="none" w:sz="0" w:space="0" w:color="auto"/>
      </w:divBdr>
    </w:div>
    <w:div w:id="2117751811">
      <w:marLeft w:val="0"/>
      <w:marRight w:val="0"/>
      <w:marTop w:val="0"/>
      <w:marBottom w:val="0"/>
      <w:divBdr>
        <w:top w:val="none" w:sz="0" w:space="0" w:color="auto"/>
        <w:left w:val="none" w:sz="0" w:space="0" w:color="auto"/>
        <w:bottom w:val="none" w:sz="0" w:space="0" w:color="auto"/>
        <w:right w:val="none" w:sz="0" w:space="0" w:color="auto"/>
      </w:divBdr>
    </w:div>
    <w:div w:id="2117828013">
      <w:marLeft w:val="0"/>
      <w:marRight w:val="0"/>
      <w:marTop w:val="0"/>
      <w:marBottom w:val="0"/>
      <w:divBdr>
        <w:top w:val="none" w:sz="0" w:space="0" w:color="auto"/>
        <w:left w:val="none" w:sz="0" w:space="0" w:color="auto"/>
        <w:bottom w:val="none" w:sz="0" w:space="0" w:color="auto"/>
        <w:right w:val="none" w:sz="0" w:space="0" w:color="auto"/>
      </w:divBdr>
    </w:div>
    <w:div w:id="2117865079">
      <w:marLeft w:val="0"/>
      <w:marRight w:val="0"/>
      <w:marTop w:val="0"/>
      <w:marBottom w:val="0"/>
      <w:divBdr>
        <w:top w:val="none" w:sz="0" w:space="0" w:color="auto"/>
        <w:left w:val="none" w:sz="0" w:space="0" w:color="auto"/>
        <w:bottom w:val="none" w:sz="0" w:space="0" w:color="auto"/>
        <w:right w:val="none" w:sz="0" w:space="0" w:color="auto"/>
      </w:divBdr>
    </w:div>
    <w:div w:id="2117944987">
      <w:marLeft w:val="0"/>
      <w:marRight w:val="0"/>
      <w:marTop w:val="0"/>
      <w:marBottom w:val="0"/>
      <w:divBdr>
        <w:top w:val="none" w:sz="0" w:space="0" w:color="auto"/>
        <w:left w:val="none" w:sz="0" w:space="0" w:color="auto"/>
        <w:bottom w:val="none" w:sz="0" w:space="0" w:color="auto"/>
        <w:right w:val="none" w:sz="0" w:space="0" w:color="auto"/>
      </w:divBdr>
    </w:div>
    <w:div w:id="2118016289">
      <w:marLeft w:val="0"/>
      <w:marRight w:val="0"/>
      <w:marTop w:val="0"/>
      <w:marBottom w:val="0"/>
      <w:divBdr>
        <w:top w:val="none" w:sz="0" w:space="0" w:color="auto"/>
        <w:left w:val="none" w:sz="0" w:space="0" w:color="auto"/>
        <w:bottom w:val="none" w:sz="0" w:space="0" w:color="auto"/>
        <w:right w:val="none" w:sz="0" w:space="0" w:color="auto"/>
      </w:divBdr>
    </w:div>
    <w:div w:id="2118018658">
      <w:marLeft w:val="0"/>
      <w:marRight w:val="0"/>
      <w:marTop w:val="0"/>
      <w:marBottom w:val="0"/>
      <w:divBdr>
        <w:top w:val="none" w:sz="0" w:space="0" w:color="auto"/>
        <w:left w:val="none" w:sz="0" w:space="0" w:color="auto"/>
        <w:bottom w:val="none" w:sz="0" w:space="0" w:color="auto"/>
        <w:right w:val="none" w:sz="0" w:space="0" w:color="auto"/>
      </w:divBdr>
    </w:div>
    <w:div w:id="2118060692">
      <w:marLeft w:val="0"/>
      <w:marRight w:val="0"/>
      <w:marTop w:val="0"/>
      <w:marBottom w:val="0"/>
      <w:divBdr>
        <w:top w:val="none" w:sz="0" w:space="0" w:color="auto"/>
        <w:left w:val="none" w:sz="0" w:space="0" w:color="auto"/>
        <w:bottom w:val="none" w:sz="0" w:space="0" w:color="auto"/>
        <w:right w:val="none" w:sz="0" w:space="0" w:color="auto"/>
      </w:divBdr>
    </w:div>
    <w:div w:id="2118060939">
      <w:marLeft w:val="0"/>
      <w:marRight w:val="0"/>
      <w:marTop w:val="0"/>
      <w:marBottom w:val="0"/>
      <w:divBdr>
        <w:top w:val="none" w:sz="0" w:space="0" w:color="auto"/>
        <w:left w:val="none" w:sz="0" w:space="0" w:color="auto"/>
        <w:bottom w:val="none" w:sz="0" w:space="0" w:color="auto"/>
        <w:right w:val="none" w:sz="0" w:space="0" w:color="auto"/>
      </w:divBdr>
    </w:div>
    <w:div w:id="2118064169">
      <w:marLeft w:val="0"/>
      <w:marRight w:val="0"/>
      <w:marTop w:val="0"/>
      <w:marBottom w:val="0"/>
      <w:divBdr>
        <w:top w:val="none" w:sz="0" w:space="0" w:color="auto"/>
        <w:left w:val="none" w:sz="0" w:space="0" w:color="auto"/>
        <w:bottom w:val="none" w:sz="0" w:space="0" w:color="auto"/>
        <w:right w:val="none" w:sz="0" w:space="0" w:color="auto"/>
      </w:divBdr>
    </w:div>
    <w:div w:id="2118134817">
      <w:marLeft w:val="0"/>
      <w:marRight w:val="0"/>
      <w:marTop w:val="0"/>
      <w:marBottom w:val="0"/>
      <w:divBdr>
        <w:top w:val="none" w:sz="0" w:space="0" w:color="auto"/>
        <w:left w:val="none" w:sz="0" w:space="0" w:color="auto"/>
        <w:bottom w:val="none" w:sz="0" w:space="0" w:color="auto"/>
        <w:right w:val="none" w:sz="0" w:space="0" w:color="auto"/>
      </w:divBdr>
    </w:div>
    <w:div w:id="2118207639">
      <w:marLeft w:val="0"/>
      <w:marRight w:val="0"/>
      <w:marTop w:val="0"/>
      <w:marBottom w:val="0"/>
      <w:divBdr>
        <w:top w:val="none" w:sz="0" w:space="0" w:color="auto"/>
        <w:left w:val="none" w:sz="0" w:space="0" w:color="auto"/>
        <w:bottom w:val="none" w:sz="0" w:space="0" w:color="auto"/>
        <w:right w:val="none" w:sz="0" w:space="0" w:color="auto"/>
      </w:divBdr>
    </w:div>
    <w:div w:id="2118211965">
      <w:marLeft w:val="0"/>
      <w:marRight w:val="0"/>
      <w:marTop w:val="0"/>
      <w:marBottom w:val="0"/>
      <w:divBdr>
        <w:top w:val="none" w:sz="0" w:space="0" w:color="auto"/>
        <w:left w:val="none" w:sz="0" w:space="0" w:color="auto"/>
        <w:bottom w:val="none" w:sz="0" w:space="0" w:color="auto"/>
        <w:right w:val="none" w:sz="0" w:space="0" w:color="auto"/>
      </w:divBdr>
    </w:div>
    <w:div w:id="2118213414">
      <w:marLeft w:val="0"/>
      <w:marRight w:val="0"/>
      <w:marTop w:val="0"/>
      <w:marBottom w:val="0"/>
      <w:divBdr>
        <w:top w:val="none" w:sz="0" w:space="0" w:color="auto"/>
        <w:left w:val="none" w:sz="0" w:space="0" w:color="auto"/>
        <w:bottom w:val="none" w:sz="0" w:space="0" w:color="auto"/>
        <w:right w:val="none" w:sz="0" w:space="0" w:color="auto"/>
      </w:divBdr>
    </w:div>
    <w:div w:id="2118255633">
      <w:marLeft w:val="0"/>
      <w:marRight w:val="0"/>
      <w:marTop w:val="0"/>
      <w:marBottom w:val="0"/>
      <w:divBdr>
        <w:top w:val="none" w:sz="0" w:space="0" w:color="auto"/>
        <w:left w:val="none" w:sz="0" w:space="0" w:color="auto"/>
        <w:bottom w:val="none" w:sz="0" w:space="0" w:color="auto"/>
        <w:right w:val="none" w:sz="0" w:space="0" w:color="auto"/>
      </w:divBdr>
    </w:div>
    <w:div w:id="2118286423">
      <w:marLeft w:val="0"/>
      <w:marRight w:val="0"/>
      <w:marTop w:val="0"/>
      <w:marBottom w:val="0"/>
      <w:divBdr>
        <w:top w:val="none" w:sz="0" w:space="0" w:color="auto"/>
        <w:left w:val="none" w:sz="0" w:space="0" w:color="auto"/>
        <w:bottom w:val="none" w:sz="0" w:space="0" w:color="auto"/>
        <w:right w:val="none" w:sz="0" w:space="0" w:color="auto"/>
      </w:divBdr>
    </w:div>
    <w:div w:id="2118408526">
      <w:marLeft w:val="0"/>
      <w:marRight w:val="0"/>
      <w:marTop w:val="0"/>
      <w:marBottom w:val="0"/>
      <w:divBdr>
        <w:top w:val="none" w:sz="0" w:space="0" w:color="auto"/>
        <w:left w:val="none" w:sz="0" w:space="0" w:color="auto"/>
        <w:bottom w:val="none" w:sz="0" w:space="0" w:color="auto"/>
        <w:right w:val="none" w:sz="0" w:space="0" w:color="auto"/>
      </w:divBdr>
    </w:div>
    <w:div w:id="2118477532">
      <w:marLeft w:val="0"/>
      <w:marRight w:val="0"/>
      <w:marTop w:val="0"/>
      <w:marBottom w:val="0"/>
      <w:divBdr>
        <w:top w:val="none" w:sz="0" w:space="0" w:color="auto"/>
        <w:left w:val="none" w:sz="0" w:space="0" w:color="auto"/>
        <w:bottom w:val="none" w:sz="0" w:space="0" w:color="auto"/>
        <w:right w:val="none" w:sz="0" w:space="0" w:color="auto"/>
      </w:divBdr>
    </w:div>
    <w:div w:id="2118518406">
      <w:marLeft w:val="0"/>
      <w:marRight w:val="0"/>
      <w:marTop w:val="0"/>
      <w:marBottom w:val="0"/>
      <w:divBdr>
        <w:top w:val="none" w:sz="0" w:space="0" w:color="auto"/>
        <w:left w:val="none" w:sz="0" w:space="0" w:color="auto"/>
        <w:bottom w:val="none" w:sz="0" w:space="0" w:color="auto"/>
        <w:right w:val="none" w:sz="0" w:space="0" w:color="auto"/>
      </w:divBdr>
    </w:div>
    <w:div w:id="2118523054">
      <w:marLeft w:val="0"/>
      <w:marRight w:val="0"/>
      <w:marTop w:val="0"/>
      <w:marBottom w:val="0"/>
      <w:divBdr>
        <w:top w:val="none" w:sz="0" w:space="0" w:color="auto"/>
        <w:left w:val="none" w:sz="0" w:space="0" w:color="auto"/>
        <w:bottom w:val="none" w:sz="0" w:space="0" w:color="auto"/>
        <w:right w:val="none" w:sz="0" w:space="0" w:color="auto"/>
      </w:divBdr>
    </w:div>
    <w:div w:id="2118675049">
      <w:marLeft w:val="0"/>
      <w:marRight w:val="0"/>
      <w:marTop w:val="0"/>
      <w:marBottom w:val="0"/>
      <w:divBdr>
        <w:top w:val="none" w:sz="0" w:space="0" w:color="auto"/>
        <w:left w:val="none" w:sz="0" w:space="0" w:color="auto"/>
        <w:bottom w:val="none" w:sz="0" w:space="0" w:color="auto"/>
        <w:right w:val="none" w:sz="0" w:space="0" w:color="auto"/>
      </w:divBdr>
    </w:div>
    <w:div w:id="2118718819">
      <w:marLeft w:val="0"/>
      <w:marRight w:val="0"/>
      <w:marTop w:val="0"/>
      <w:marBottom w:val="0"/>
      <w:divBdr>
        <w:top w:val="none" w:sz="0" w:space="0" w:color="auto"/>
        <w:left w:val="none" w:sz="0" w:space="0" w:color="auto"/>
        <w:bottom w:val="none" w:sz="0" w:space="0" w:color="auto"/>
        <w:right w:val="none" w:sz="0" w:space="0" w:color="auto"/>
      </w:divBdr>
    </w:div>
    <w:div w:id="2118745975">
      <w:marLeft w:val="0"/>
      <w:marRight w:val="0"/>
      <w:marTop w:val="0"/>
      <w:marBottom w:val="0"/>
      <w:divBdr>
        <w:top w:val="none" w:sz="0" w:space="0" w:color="auto"/>
        <w:left w:val="none" w:sz="0" w:space="0" w:color="auto"/>
        <w:bottom w:val="none" w:sz="0" w:space="0" w:color="auto"/>
        <w:right w:val="none" w:sz="0" w:space="0" w:color="auto"/>
      </w:divBdr>
    </w:div>
    <w:div w:id="2118786577">
      <w:marLeft w:val="0"/>
      <w:marRight w:val="0"/>
      <w:marTop w:val="0"/>
      <w:marBottom w:val="0"/>
      <w:divBdr>
        <w:top w:val="none" w:sz="0" w:space="0" w:color="auto"/>
        <w:left w:val="none" w:sz="0" w:space="0" w:color="auto"/>
        <w:bottom w:val="none" w:sz="0" w:space="0" w:color="auto"/>
        <w:right w:val="none" w:sz="0" w:space="0" w:color="auto"/>
      </w:divBdr>
    </w:div>
    <w:div w:id="2118791922">
      <w:marLeft w:val="0"/>
      <w:marRight w:val="0"/>
      <w:marTop w:val="0"/>
      <w:marBottom w:val="0"/>
      <w:divBdr>
        <w:top w:val="none" w:sz="0" w:space="0" w:color="auto"/>
        <w:left w:val="none" w:sz="0" w:space="0" w:color="auto"/>
        <w:bottom w:val="none" w:sz="0" w:space="0" w:color="auto"/>
        <w:right w:val="none" w:sz="0" w:space="0" w:color="auto"/>
      </w:divBdr>
    </w:div>
    <w:div w:id="2118867535">
      <w:marLeft w:val="0"/>
      <w:marRight w:val="0"/>
      <w:marTop w:val="0"/>
      <w:marBottom w:val="0"/>
      <w:divBdr>
        <w:top w:val="none" w:sz="0" w:space="0" w:color="auto"/>
        <w:left w:val="none" w:sz="0" w:space="0" w:color="auto"/>
        <w:bottom w:val="none" w:sz="0" w:space="0" w:color="auto"/>
        <w:right w:val="none" w:sz="0" w:space="0" w:color="auto"/>
      </w:divBdr>
    </w:div>
    <w:div w:id="2118939342">
      <w:marLeft w:val="0"/>
      <w:marRight w:val="0"/>
      <w:marTop w:val="0"/>
      <w:marBottom w:val="0"/>
      <w:divBdr>
        <w:top w:val="none" w:sz="0" w:space="0" w:color="auto"/>
        <w:left w:val="none" w:sz="0" w:space="0" w:color="auto"/>
        <w:bottom w:val="none" w:sz="0" w:space="0" w:color="auto"/>
        <w:right w:val="none" w:sz="0" w:space="0" w:color="auto"/>
      </w:divBdr>
    </w:div>
    <w:div w:id="2119056243">
      <w:marLeft w:val="0"/>
      <w:marRight w:val="0"/>
      <w:marTop w:val="0"/>
      <w:marBottom w:val="0"/>
      <w:divBdr>
        <w:top w:val="none" w:sz="0" w:space="0" w:color="auto"/>
        <w:left w:val="none" w:sz="0" w:space="0" w:color="auto"/>
        <w:bottom w:val="none" w:sz="0" w:space="0" w:color="auto"/>
        <w:right w:val="none" w:sz="0" w:space="0" w:color="auto"/>
      </w:divBdr>
    </w:div>
    <w:div w:id="2119059684">
      <w:marLeft w:val="0"/>
      <w:marRight w:val="0"/>
      <w:marTop w:val="0"/>
      <w:marBottom w:val="0"/>
      <w:divBdr>
        <w:top w:val="none" w:sz="0" w:space="0" w:color="auto"/>
        <w:left w:val="none" w:sz="0" w:space="0" w:color="auto"/>
        <w:bottom w:val="none" w:sz="0" w:space="0" w:color="auto"/>
        <w:right w:val="none" w:sz="0" w:space="0" w:color="auto"/>
      </w:divBdr>
    </w:div>
    <w:div w:id="2119062308">
      <w:marLeft w:val="0"/>
      <w:marRight w:val="0"/>
      <w:marTop w:val="0"/>
      <w:marBottom w:val="0"/>
      <w:divBdr>
        <w:top w:val="none" w:sz="0" w:space="0" w:color="auto"/>
        <w:left w:val="none" w:sz="0" w:space="0" w:color="auto"/>
        <w:bottom w:val="none" w:sz="0" w:space="0" w:color="auto"/>
        <w:right w:val="none" w:sz="0" w:space="0" w:color="auto"/>
      </w:divBdr>
    </w:div>
    <w:div w:id="2119136607">
      <w:marLeft w:val="0"/>
      <w:marRight w:val="0"/>
      <w:marTop w:val="0"/>
      <w:marBottom w:val="0"/>
      <w:divBdr>
        <w:top w:val="none" w:sz="0" w:space="0" w:color="auto"/>
        <w:left w:val="none" w:sz="0" w:space="0" w:color="auto"/>
        <w:bottom w:val="none" w:sz="0" w:space="0" w:color="auto"/>
        <w:right w:val="none" w:sz="0" w:space="0" w:color="auto"/>
      </w:divBdr>
    </w:div>
    <w:div w:id="2119136673">
      <w:marLeft w:val="0"/>
      <w:marRight w:val="0"/>
      <w:marTop w:val="0"/>
      <w:marBottom w:val="0"/>
      <w:divBdr>
        <w:top w:val="none" w:sz="0" w:space="0" w:color="auto"/>
        <w:left w:val="none" w:sz="0" w:space="0" w:color="auto"/>
        <w:bottom w:val="none" w:sz="0" w:space="0" w:color="auto"/>
        <w:right w:val="none" w:sz="0" w:space="0" w:color="auto"/>
      </w:divBdr>
    </w:div>
    <w:div w:id="2119138156">
      <w:marLeft w:val="0"/>
      <w:marRight w:val="0"/>
      <w:marTop w:val="0"/>
      <w:marBottom w:val="0"/>
      <w:divBdr>
        <w:top w:val="none" w:sz="0" w:space="0" w:color="auto"/>
        <w:left w:val="none" w:sz="0" w:space="0" w:color="auto"/>
        <w:bottom w:val="none" w:sz="0" w:space="0" w:color="auto"/>
        <w:right w:val="none" w:sz="0" w:space="0" w:color="auto"/>
      </w:divBdr>
    </w:div>
    <w:div w:id="2119374293">
      <w:marLeft w:val="0"/>
      <w:marRight w:val="0"/>
      <w:marTop w:val="0"/>
      <w:marBottom w:val="0"/>
      <w:divBdr>
        <w:top w:val="none" w:sz="0" w:space="0" w:color="auto"/>
        <w:left w:val="none" w:sz="0" w:space="0" w:color="auto"/>
        <w:bottom w:val="none" w:sz="0" w:space="0" w:color="auto"/>
        <w:right w:val="none" w:sz="0" w:space="0" w:color="auto"/>
      </w:divBdr>
    </w:div>
    <w:div w:id="2119441905">
      <w:marLeft w:val="0"/>
      <w:marRight w:val="0"/>
      <w:marTop w:val="0"/>
      <w:marBottom w:val="0"/>
      <w:divBdr>
        <w:top w:val="none" w:sz="0" w:space="0" w:color="auto"/>
        <w:left w:val="none" w:sz="0" w:space="0" w:color="auto"/>
        <w:bottom w:val="none" w:sz="0" w:space="0" w:color="auto"/>
        <w:right w:val="none" w:sz="0" w:space="0" w:color="auto"/>
      </w:divBdr>
    </w:div>
    <w:div w:id="2119448335">
      <w:marLeft w:val="0"/>
      <w:marRight w:val="0"/>
      <w:marTop w:val="0"/>
      <w:marBottom w:val="0"/>
      <w:divBdr>
        <w:top w:val="none" w:sz="0" w:space="0" w:color="auto"/>
        <w:left w:val="none" w:sz="0" w:space="0" w:color="auto"/>
        <w:bottom w:val="none" w:sz="0" w:space="0" w:color="auto"/>
        <w:right w:val="none" w:sz="0" w:space="0" w:color="auto"/>
      </w:divBdr>
    </w:div>
    <w:div w:id="2119638742">
      <w:marLeft w:val="0"/>
      <w:marRight w:val="0"/>
      <w:marTop w:val="0"/>
      <w:marBottom w:val="0"/>
      <w:divBdr>
        <w:top w:val="none" w:sz="0" w:space="0" w:color="auto"/>
        <w:left w:val="none" w:sz="0" w:space="0" w:color="auto"/>
        <w:bottom w:val="none" w:sz="0" w:space="0" w:color="auto"/>
        <w:right w:val="none" w:sz="0" w:space="0" w:color="auto"/>
      </w:divBdr>
    </w:div>
    <w:div w:id="2119638807">
      <w:marLeft w:val="0"/>
      <w:marRight w:val="0"/>
      <w:marTop w:val="0"/>
      <w:marBottom w:val="0"/>
      <w:divBdr>
        <w:top w:val="none" w:sz="0" w:space="0" w:color="auto"/>
        <w:left w:val="none" w:sz="0" w:space="0" w:color="auto"/>
        <w:bottom w:val="none" w:sz="0" w:space="0" w:color="auto"/>
        <w:right w:val="none" w:sz="0" w:space="0" w:color="auto"/>
      </w:divBdr>
    </w:div>
    <w:div w:id="2119714772">
      <w:marLeft w:val="0"/>
      <w:marRight w:val="0"/>
      <w:marTop w:val="0"/>
      <w:marBottom w:val="0"/>
      <w:divBdr>
        <w:top w:val="none" w:sz="0" w:space="0" w:color="auto"/>
        <w:left w:val="none" w:sz="0" w:space="0" w:color="auto"/>
        <w:bottom w:val="none" w:sz="0" w:space="0" w:color="auto"/>
        <w:right w:val="none" w:sz="0" w:space="0" w:color="auto"/>
      </w:divBdr>
    </w:div>
    <w:div w:id="2119715838">
      <w:marLeft w:val="0"/>
      <w:marRight w:val="0"/>
      <w:marTop w:val="0"/>
      <w:marBottom w:val="0"/>
      <w:divBdr>
        <w:top w:val="none" w:sz="0" w:space="0" w:color="auto"/>
        <w:left w:val="none" w:sz="0" w:space="0" w:color="auto"/>
        <w:bottom w:val="none" w:sz="0" w:space="0" w:color="auto"/>
        <w:right w:val="none" w:sz="0" w:space="0" w:color="auto"/>
      </w:divBdr>
    </w:div>
    <w:div w:id="2119788124">
      <w:marLeft w:val="0"/>
      <w:marRight w:val="0"/>
      <w:marTop w:val="0"/>
      <w:marBottom w:val="0"/>
      <w:divBdr>
        <w:top w:val="none" w:sz="0" w:space="0" w:color="auto"/>
        <w:left w:val="none" w:sz="0" w:space="0" w:color="auto"/>
        <w:bottom w:val="none" w:sz="0" w:space="0" w:color="auto"/>
        <w:right w:val="none" w:sz="0" w:space="0" w:color="auto"/>
      </w:divBdr>
    </w:div>
    <w:div w:id="2119792646">
      <w:marLeft w:val="0"/>
      <w:marRight w:val="0"/>
      <w:marTop w:val="0"/>
      <w:marBottom w:val="0"/>
      <w:divBdr>
        <w:top w:val="none" w:sz="0" w:space="0" w:color="auto"/>
        <w:left w:val="none" w:sz="0" w:space="0" w:color="auto"/>
        <w:bottom w:val="none" w:sz="0" w:space="0" w:color="auto"/>
        <w:right w:val="none" w:sz="0" w:space="0" w:color="auto"/>
      </w:divBdr>
    </w:div>
    <w:div w:id="2119905471">
      <w:marLeft w:val="0"/>
      <w:marRight w:val="0"/>
      <w:marTop w:val="0"/>
      <w:marBottom w:val="0"/>
      <w:divBdr>
        <w:top w:val="none" w:sz="0" w:space="0" w:color="auto"/>
        <w:left w:val="none" w:sz="0" w:space="0" w:color="auto"/>
        <w:bottom w:val="none" w:sz="0" w:space="0" w:color="auto"/>
        <w:right w:val="none" w:sz="0" w:space="0" w:color="auto"/>
      </w:divBdr>
    </w:div>
    <w:div w:id="2119906690">
      <w:marLeft w:val="0"/>
      <w:marRight w:val="0"/>
      <w:marTop w:val="0"/>
      <w:marBottom w:val="0"/>
      <w:divBdr>
        <w:top w:val="none" w:sz="0" w:space="0" w:color="auto"/>
        <w:left w:val="none" w:sz="0" w:space="0" w:color="auto"/>
        <w:bottom w:val="none" w:sz="0" w:space="0" w:color="auto"/>
        <w:right w:val="none" w:sz="0" w:space="0" w:color="auto"/>
      </w:divBdr>
    </w:div>
    <w:div w:id="2119985411">
      <w:marLeft w:val="0"/>
      <w:marRight w:val="0"/>
      <w:marTop w:val="0"/>
      <w:marBottom w:val="0"/>
      <w:divBdr>
        <w:top w:val="none" w:sz="0" w:space="0" w:color="auto"/>
        <w:left w:val="none" w:sz="0" w:space="0" w:color="auto"/>
        <w:bottom w:val="none" w:sz="0" w:space="0" w:color="auto"/>
        <w:right w:val="none" w:sz="0" w:space="0" w:color="auto"/>
      </w:divBdr>
    </w:div>
    <w:div w:id="2119988063">
      <w:marLeft w:val="0"/>
      <w:marRight w:val="0"/>
      <w:marTop w:val="0"/>
      <w:marBottom w:val="0"/>
      <w:divBdr>
        <w:top w:val="none" w:sz="0" w:space="0" w:color="auto"/>
        <w:left w:val="none" w:sz="0" w:space="0" w:color="auto"/>
        <w:bottom w:val="none" w:sz="0" w:space="0" w:color="auto"/>
        <w:right w:val="none" w:sz="0" w:space="0" w:color="auto"/>
      </w:divBdr>
    </w:div>
    <w:div w:id="2120027948">
      <w:bodyDiv w:val="1"/>
      <w:marLeft w:val="0"/>
      <w:marRight w:val="0"/>
      <w:marTop w:val="0"/>
      <w:marBottom w:val="0"/>
      <w:divBdr>
        <w:top w:val="none" w:sz="0" w:space="0" w:color="auto"/>
        <w:left w:val="none" w:sz="0" w:space="0" w:color="auto"/>
        <w:bottom w:val="none" w:sz="0" w:space="0" w:color="auto"/>
        <w:right w:val="none" w:sz="0" w:space="0" w:color="auto"/>
      </w:divBdr>
    </w:div>
    <w:div w:id="2120172748">
      <w:marLeft w:val="0"/>
      <w:marRight w:val="0"/>
      <w:marTop w:val="0"/>
      <w:marBottom w:val="0"/>
      <w:divBdr>
        <w:top w:val="none" w:sz="0" w:space="0" w:color="auto"/>
        <w:left w:val="none" w:sz="0" w:space="0" w:color="auto"/>
        <w:bottom w:val="none" w:sz="0" w:space="0" w:color="auto"/>
        <w:right w:val="none" w:sz="0" w:space="0" w:color="auto"/>
      </w:divBdr>
    </w:div>
    <w:div w:id="2120173845">
      <w:marLeft w:val="0"/>
      <w:marRight w:val="0"/>
      <w:marTop w:val="0"/>
      <w:marBottom w:val="0"/>
      <w:divBdr>
        <w:top w:val="none" w:sz="0" w:space="0" w:color="auto"/>
        <w:left w:val="none" w:sz="0" w:space="0" w:color="auto"/>
        <w:bottom w:val="none" w:sz="0" w:space="0" w:color="auto"/>
        <w:right w:val="none" w:sz="0" w:space="0" w:color="auto"/>
      </w:divBdr>
    </w:div>
    <w:div w:id="2120222282">
      <w:marLeft w:val="0"/>
      <w:marRight w:val="0"/>
      <w:marTop w:val="0"/>
      <w:marBottom w:val="0"/>
      <w:divBdr>
        <w:top w:val="none" w:sz="0" w:space="0" w:color="auto"/>
        <w:left w:val="none" w:sz="0" w:space="0" w:color="auto"/>
        <w:bottom w:val="none" w:sz="0" w:space="0" w:color="auto"/>
        <w:right w:val="none" w:sz="0" w:space="0" w:color="auto"/>
      </w:divBdr>
    </w:div>
    <w:div w:id="2120251191">
      <w:marLeft w:val="0"/>
      <w:marRight w:val="0"/>
      <w:marTop w:val="0"/>
      <w:marBottom w:val="0"/>
      <w:divBdr>
        <w:top w:val="none" w:sz="0" w:space="0" w:color="auto"/>
        <w:left w:val="none" w:sz="0" w:space="0" w:color="auto"/>
        <w:bottom w:val="none" w:sz="0" w:space="0" w:color="auto"/>
        <w:right w:val="none" w:sz="0" w:space="0" w:color="auto"/>
      </w:divBdr>
    </w:div>
    <w:div w:id="2120373732">
      <w:marLeft w:val="0"/>
      <w:marRight w:val="0"/>
      <w:marTop w:val="0"/>
      <w:marBottom w:val="0"/>
      <w:divBdr>
        <w:top w:val="none" w:sz="0" w:space="0" w:color="auto"/>
        <w:left w:val="none" w:sz="0" w:space="0" w:color="auto"/>
        <w:bottom w:val="none" w:sz="0" w:space="0" w:color="auto"/>
        <w:right w:val="none" w:sz="0" w:space="0" w:color="auto"/>
      </w:divBdr>
    </w:div>
    <w:div w:id="2120444670">
      <w:marLeft w:val="0"/>
      <w:marRight w:val="0"/>
      <w:marTop w:val="0"/>
      <w:marBottom w:val="0"/>
      <w:divBdr>
        <w:top w:val="none" w:sz="0" w:space="0" w:color="auto"/>
        <w:left w:val="none" w:sz="0" w:space="0" w:color="auto"/>
        <w:bottom w:val="none" w:sz="0" w:space="0" w:color="auto"/>
        <w:right w:val="none" w:sz="0" w:space="0" w:color="auto"/>
      </w:divBdr>
    </w:div>
    <w:div w:id="2120493041">
      <w:marLeft w:val="0"/>
      <w:marRight w:val="0"/>
      <w:marTop w:val="0"/>
      <w:marBottom w:val="0"/>
      <w:divBdr>
        <w:top w:val="none" w:sz="0" w:space="0" w:color="auto"/>
        <w:left w:val="none" w:sz="0" w:space="0" w:color="auto"/>
        <w:bottom w:val="none" w:sz="0" w:space="0" w:color="auto"/>
        <w:right w:val="none" w:sz="0" w:space="0" w:color="auto"/>
      </w:divBdr>
    </w:div>
    <w:div w:id="2120568001">
      <w:marLeft w:val="0"/>
      <w:marRight w:val="0"/>
      <w:marTop w:val="0"/>
      <w:marBottom w:val="0"/>
      <w:divBdr>
        <w:top w:val="none" w:sz="0" w:space="0" w:color="auto"/>
        <w:left w:val="none" w:sz="0" w:space="0" w:color="auto"/>
        <w:bottom w:val="none" w:sz="0" w:space="0" w:color="auto"/>
        <w:right w:val="none" w:sz="0" w:space="0" w:color="auto"/>
      </w:divBdr>
    </w:div>
    <w:div w:id="2120639259">
      <w:marLeft w:val="0"/>
      <w:marRight w:val="0"/>
      <w:marTop w:val="0"/>
      <w:marBottom w:val="0"/>
      <w:divBdr>
        <w:top w:val="none" w:sz="0" w:space="0" w:color="auto"/>
        <w:left w:val="none" w:sz="0" w:space="0" w:color="auto"/>
        <w:bottom w:val="none" w:sz="0" w:space="0" w:color="auto"/>
        <w:right w:val="none" w:sz="0" w:space="0" w:color="auto"/>
      </w:divBdr>
    </w:div>
    <w:div w:id="2120831964">
      <w:marLeft w:val="0"/>
      <w:marRight w:val="0"/>
      <w:marTop w:val="0"/>
      <w:marBottom w:val="0"/>
      <w:divBdr>
        <w:top w:val="none" w:sz="0" w:space="0" w:color="auto"/>
        <w:left w:val="none" w:sz="0" w:space="0" w:color="auto"/>
        <w:bottom w:val="none" w:sz="0" w:space="0" w:color="auto"/>
        <w:right w:val="none" w:sz="0" w:space="0" w:color="auto"/>
      </w:divBdr>
    </w:div>
    <w:div w:id="2120832770">
      <w:marLeft w:val="0"/>
      <w:marRight w:val="0"/>
      <w:marTop w:val="0"/>
      <w:marBottom w:val="0"/>
      <w:divBdr>
        <w:top w:val="none" w:sz="0" w:space="0" w:color="auto"/>
        <w:left w:val="none" w:sz="0" w:space="0" w:color="auto"/>
        <w:bottom w:val="none" w:sz="0" w:space="0" w:color="auto"/>
        <w:right w:val="none" w:sz="0" w:space="0" w:color="auto"/>
      </w:divBdr>
    </w:div>
    <w:div w:id="2120906147">
      <w:marLeft w:val="0"/>
      <w:marRight w:val="0"/>
      <w:marTop w:val="0"/>
      <w:marBottom w:val="0"/>
      <w:divBdr>
        <w:top w:val="none" w:sz="0" w:space="0" w:color="auto"/>
        <w:left w:val="none" w:sz="0" w:space="0" w:color="auto"/>
        <w:bottom w:val="none" w:sz="0" w:space="0" w:color="auto"/>
        <w:right w:val="none" w:sz="0" w:space="0" w:color="auto"/>
      </w:divBdr>
    </w:div>
    <w:div w:id="2120908106">
      <w:marLeft w:val="0"/>
      <w:marRight w:val="0"/>
      <w:marTop w:val="0"/>
      <w:marBottom w:val="0"/>
      <w:divBdr>
        <w:top w:val="none" w:sz="0" w:space="0" w:color="auto"/>
        <w:left w:val="none" w:sz="0" w:space="0" w:color="auto"/>
        <w:bottom w:val="none" w:sz="0" w:space="0" w:color="auto"/>
        <w:right w:val="none" w:sz="0" w:space="0" w:color="auto"/>
      </w:divBdr>
    </w:div>
    <w:div w:id="2121289756">
      <w:marLeft w:val="0"/>
      <w:marRight w:val="0"/>
      <w:marTop w:val="0"/>
      <w:marBottom w:val="0"/>
      <w:divBdr>
        <w:top w:val="none" w:sz="0" w:space="0" w:color="auto"/>
        <w:left w:val="none" w:sz="0" w:space="0" w:color="auto"/>
        <w:bottom w:val="none" w:sz="0" w:space="0" w:color="auto"/>
        <w:right w:val="none" w:sz="0" w:space="0" w:color="auto"/>
      </w:divBdr>
    </w:div>
    <w:div w:id="2121339299">
      <w:marLeft w:val="0"/>
      <w:marRight w:val="0"/>
      <w:marTop w:val="0"/>
      <w:marBottom w:val="0"/>
      <w:divBdr>
        <w:top w:val="none" w:sz="0" w:space="0" w:color="auto"/>
        <w:left w:val="none" w:sz="0" w:space="0" w:color="auto"/>
        <w:bottom w:val="none" w:sz="0" w:space="0" w:color="auto"/>
        <w:right w:val="none" w:sz="0" w:space="0" w:color="auto"/>
      </w:divBdr>
    </w:div>
    <w:div w:id="2121340787">
      <w:marLeft w:val="0"/>
      <w:marRight w:val="0"/>
      <w:marTop w:val="0"/>
      <w:marBottom w:val="0"/>
      <w:divBdr>
        <w:top w:val="none" w:sz="0" w:space="0" w:color="auto"/>
        <w:left w:val="none" w:sz="0" w:space="0" w:color="auto"/>
        <w:bottom w:val="none" w:sz="0" w:space="0" w:color="auto"/>
        <w:right w:val="none" w:sz="0" w:space="0" w:color="auto"/>
      </w:divBdr>
    </w:div>
    <w:div w:id="2121412161">
      <w:marLeft w:val="0"/>
      <w:marRight w:val="0"/>
      <w:marTop w:val="0"/>
      <w:marBottom w:val="0"/>
      <w:divBdr>
        <w:top w:val="none" w:sz="0" w:space="0" w:color="auto"/>
        <w:left w:val="none" w:sz="0" w:space="0" w:color="auto"/>
        <w:bottom w:val="none" w:sz="0" w:space="0" w:color="auto"/>
        <w:right w:val="none" w:sz="0" w:space="0" w:color="auto"/>
      </w:divBdr>
    </w:div>
    <w:div w:id="2121484746">
      <w:marLeft w:val="0"/>
      <w:marRight w:val="0"/>
      <w:marTop w:val="0"/>
      <w:marBottom w:val="0"/>
      <w:divBdr>
        <w:top w:val="none" w:sz="0" w:space="0" w:color="auto"/>
        <w:left w:val="none" w:sz="0" w:space="0" w:color="auto"/>
        <w:bottom w:val="none" w:sz="0" w:space="0" w:color="auto"/>
        <w:right w:val="none" w:sz="0" w:space="0" w:color="auto"/>
      </w:divBdr>
    </w:div>
    <w:div w:id="2121489634">
      <w:marLeft w:val="0"/>
      <w:marRight w:val="0"/>
      <w:marTop w:val="0"/>
      <w:marBottom w:val="0"/>
      <w:divBdr>
        <w:top w:val="none" w:sz="0" w:space="0" w:color="auto"/>
        <w:left w:val="none" w:sz="0" w:space="0" w:color="auto"/>
        <w:bottom w:val="none" w:sz="0" w:space="0" w:color="auto"/>
        <w:right w:val="none" w:sz="0" w:space="0" w:color="auto"/>
      </w:divBdr>
    </w:div>
    <w:div w:id="2121491060">
      <w:marLeft w:val="0"/>
      <w:marRight w:val="0"/>
      <w:marTop w:val="0"/>
      <w:marBottom w:val="0"/>
      <w:divBdr>
        <w:top w:val="none" w:sz="0" w:space="0" w:color="auto"/>
        <w:left w:val="none" w:sz="0" w:space="0" w:color="auto"/>
        <w:bottom w:val="none" w:sz="0" w:space="0" w:color="auto"/>
        <w:right w:val="none" w:sz="0" w:space="0" w:color="auto"/>
      </w:divBdr>
    </w:div>
    <w:div w:id="2121491081">
      <w:marLeft w:val="0"/>
      <w:marRight w:val="0"/>
      <w:marTop w:val="0"/>
      <w:marBottom w:val="0"/>
      <w:divBdr>
        <w:top w:val="none" w:sz="0" w:space="0" w:color="auto"/>
        <w:left w:val="none" w:sz="0" w:space="0" w:color="auto"/>
        <w:bottom w:val="none" w:sz="0" w:space="0" w:color="auto"/>
        <w:right w:val="none" w:sz="0" w:space="0" w:color="auto"/>
      </w:divBdr>
    </w:div>
    <w:div w:id="2121610584">
      <w:marLeft w:val="0"/>
      <w:marRight w:val="0"/>
      <w:marTop w:val="0"/>
      <w:marBottom w:val="0"/>
      <w:divBdr>
        <w:top w:val="none" w:sz="0" w:space="0" w:color="auto"/>
        <w:left w:val="none" w:sz="0" w:space="0" w:color="auto"/>
        <w:bottom w:val="none" w:sz="0" w:space="0" w:color="auto"/>
        <w:right w:val="none" w:sz="0" w:space="0" w:color="auto"/>
      </w:divBdr>
    </w:div>
    <w:div w:id="2121610589">
      <w:marLeft w:val="0"/>
      <w:marRight w:val="0"/>
      <w:marTop w:val="0"/>
      <w:marBottom w:val="0"/>
      <w:divBdr>
        <w:top w:val="none" w:sz="0" w:space="0" w:color="auto"/>
        <w:left w:val="none" w:sz="0" w:space="0" w:color="auto"/>
        <w:bottom w:val="none" w:sz="0" w:space="0" w:color="auto"/>
        <w:right w:val="none" w:sz="0" w:space="0" w:color="auto"/>
      </w:divBdr>
    </w:div>
    <w:div w:id="2121676990">
      <w:marLeft w:val="0"/>
      <w:marRight w:val="0"/>
      <w:marTop w:val="0"/>
      <w:marBottom w:val="0"/>
      <w:divBdr>
        <w:top w:val="none" w:sz="0" w:space="0" w:color="auto"/>
        <w:left w:val="none" w:sz="0" w:space="0" w:color="auto"/>
        <w:bottom w:val="none" w:sz="0" w:space="0" w:color="auto"/>
        <w:right w:val="none" w:sz="0" w:space="0" w:color="auto"/>
      </w:divBdr>
    </w:div>
    <w:div w:id="2121685695">
      <w:marLeft w:val="0"/>
      <w:marRight w:val="0"/>
      <w:marTop w:val="0"/>
      <w:marBottom w:val="0"/>
      <w:divBdr>
        <w:top w:val="none" w:sz="0" w:space="0" w:color="auto"/>
        <w:left w:val="none" w:sz="0" w:space="0" w:color="auto"/>
        <w:bottom w:val="none" w:sz="0" w:space="0" w:color="auto"/>
        <w:right w:val="none" w:sz="0" w:space="0" w:color="auto"/>
      </w:divBdr>
    </w:div>
    <w:div w:id="2121752305">
      <w:bodyDiv w:val="1"/>
      <w:marLeft w:val="0"/>
      <w:marRight w:val="0"/>
      <w:marTop w:val="0"/>
      <w:marBottom w:val="0"/>
      <w:divBdr>
        <w:top w:val="none" w:sz="0" w:space="0" w:color="auto"/>
        <w:left w:val="none" w:sz="0" w:space="0" w:color="auto"/>
        <w:bottom w:val="none" w:sz="0" w:space="0" w:color="auto"/>
        <w:right w:val="none" w:sz="0" w:space="0" w:color="auto"/>
      </w:divBdr>
    </w:div>
    <w:div w:id="2121757335">
      <w:marLeft w:val="0"/>
      <w:marRight w:val="0"/>
      <w:marTop w:val="0"/>
      <w:marBottom w:val="0"/>
      <w:divBdr>
        <w:top w:val="none" w:sz="0" w:space="0" w:color="auto"/>
        <w:left w:val="none" w:sz="0" w:space="0" w:color="auto"/>
        <w:bottom w:val="none" w:sz="0" w:space="0" w:color="auto"/>
        <w:right w:val="none" w:sz="0" w:space="0" w:color="auto"/>
      </w:divBdr>
    </w:div>
    <w:div w:id="2121801579">
      <w:marLeft w:val="0"/>
      <w:marRight w:val="0"/>
      <w:marTop w:val="0"/>
      <w:marBottom w:val="0"/>
      <w:divBdr>
        <w:top w:val="none" w:sz="0" w:space="0" w:color="auto"/>
        <w:left w:val="none" w:sz="0" w:space="0" w:color="auto"/>
        <w:bottom w:val="none" w:sz="0" w:space="0" w:color="auto"/>
        <w:right w:val="none" w:sz="0" w:space="0" w:color="auto"/>
      </w:divBdr>
    </w:div>
    <w:div w:id="2121947822">
      <w:marLeft w:val="0"/>
      <w:marRight w:val="0"/>
      <w:marTop w:val="0"/>
      <w:marBottom w:val="0"/>
      <w:divBdr>
        <w:top w:val="none" w:sz="0" w:space="0" w:color="auto"/>
        <w:left w:val="none" w:sz="0" w:space="0" w:color="auto"/>
        <w:bottom w:val="none" w:sz="0" w:space="0" w:color="auto"/>
        <w:right w:val="none" w:sz="0" w:space="0" w:color="auto"/>
      </w:divBdr>
    </w:div>
    <w:div w:id="2121951792">
      <w:marLeft w:val="0"/>
      <w:marRight w:val="0"/>
      <w:marTop w:val="0"/>
      <w:marBottom w:val="0"/>
      <w:divBdr>
        <w:top w:val="none" w:sz="0" w:space="0" w:color="auto"/>
        <w:left w:val="none" w:sz="0" w:space="0" w:color="auto"/>
        <w:bottom w:val="none" w:sz="0" w:space="0" w:color="auto"/>
        <w:right w:val="none" w:sz="0" w:space="0" w:color="auto"/>
      </w:divBdr>
    </w:div>
    <w:div w:id="2122190568">
      <w:marLeft w:val="0"/>
      <w:marRight w:val="0"/>
      <w:marTop w:val="0"/>
      <w:marBottom w:val="0"/>
      <w:divBdr>
        <w:top w:val="none" w:sz="0" w:space="0" w:color="auto"/>
        <w:left w:val="none" w:sz="0" w:space="0" w:color="auto"/>
        <w:bottom w:val="none" w:sz="0" w:space="0" w:color="auto"/>
        <w:right w:val="none" w:sz="0" w:space="0" w:color="auto"/>
      </w:divBdr>
    </w:div>
    <w:div w:id="2122216318">
      <w:marLeft w:val="0"/>
      <w:marRight w:val="0"/>
      <w:marTop w:val="0"/>
      <w:marBottom w:val="0"/>
      <w:divBdr>
        <w:top w:val="none" w:sz="0" w:space="0" w:color="auto"/>
        <w:left w:val="none" w:sz="0" w:space="0" w:color="auto"/>
        <w:bottom w:val="none" w:sz="0" w:space="0" w:color="auto"/>
        <w:right w:val="none" w:sz="0" w:space="0" w:color="auto"/>
      </w:divBdr>
    </w:div>
    <w:div w:id="2122218532">
      <w:marLeft w:val="0"/>
      <w:marRight w:val="0"/>
      <w:marTop w:val="0"/>
      <w:marBottom w:val="0"/>
      <w:divBdr>
        <w:top w:val="none" w:sz="0" w:space="0" w:color="auto"/>
        <w:left w:val="none" w:sz="0" w:space="0" w:color="auto"/>
        <w:bottom w:val="none" w:sz="0" w:space="0" w:color="auto"/>
        <w:right w:val="none" w:sz="0" w:space="0" w:color="auto"/>
      </w:divBdr>
    </w:div>
    <w:div w:id="2122257551">
      <w:marLeft w:val="0"/>
      <w:marRight w:val="0"/>
      <w:marTop w:val="0"/>
      <w:marBottom w:val="0"/>
      <w:divBdr>
        <w:top w:val="none" w:sz="0" w:space="0" w:color="auto"/>
        <w:left w:val="none" w:sz="0" w:space="0" w:color="auto"/>
        <w:bottom w:val="none" w:sz="0" w:space="0" w:color="auto"/>
        <w:right w:val="none" w:sz="0" w:space="0" w:color="auto"/>
      </w:divBdr>
    </w:div>
    <w:div w:id="2122262980">
      <w:marLeft w:val="0"/>
      <w:marRight w:val="0"/>
      <w:marTop w:val="0"/>
      <w:marBottom w:val="0"/>
      <w:divBdr>
        <w:top w:val="none" w:sz="0" w:space="0" w:color="auto"/>
        <w:left w:val="none" w:sz="0" w:space="0" w:color="auto"/>
        <w:bottom w:val="none" w:sz="0" w:space="0" w:color="auto"/>
        <w:right w:val="none" w:sz="0" w:space="0" w:color="auto"/>
      </w:divBdr>
    </w:div>
    <w:div w:id="2122336776">
      <w:marLeft w:val="0"/>
      <w:marRight w:val="0"/>
      <w:marTop w:val="0"/>
      <w:marBottom w:val="0"/>
      <w:divBdr>
        <w:top w:val="none" w:sz="0" w:space="0" w:color="auto"/>
        <w:left w:val="none" w:sz="0" w:space="0" w:color="auto"/>
        <w:bottom w:val="none" w:sz="0" w:space="0" w:color="auto"/>
        <w:right w:val="none" w:sz="0" w:space="0" w:color="auto"/>
      </w:divBdr>
    </w:div>
    <w:div w:id="2122337806">
      <w:marLeft w:val="0"/>
      <w:marRight w:val="0"/>
      <w:marTop w:val="0"/>
      <w:marBottom w:val="0"/>
      <w:divBdr>
        <w:top w:val="none" w:sz="0" w:space="0" w:color="auto"/>
        <w:left w:val="none" w:sz="0" w:space="0" w:color="auto"/>
        <w:bottom w:val="none" w:sz="0" w:space="0" w:color="auto"/>
        <w:right w:val="none" w:sz="0" w:space="0" w:color="auto"/>
      </w:divBdr>
    </w:div>
    <w:div w:id="2122408115">
      <w:marLeft w:val="0"/>
      <w:marRight w:val="0"/>
      <w:marTop w:val="0"/>
      <w:marBottom w:val="0"/>
      <w:divBdr>
        <w:top w:val="none" w:sz="0" w:space="0" w:color="auto"/>
        <w:left w:val="none" w:sz="0" w:space="0" w:color="auto"/>
        <w:bottom w:val="none" w:sz="0" w:space="0" w:color="auto"/>
        <w:right w:val="none" w:sz="0" w:space="0" w:color="auto"/>
      </w:divBdr>
    </w:div>
    <w:div w:id="2122412823">
      <w:marLeft w:val="0"/>
      <w:marRight w:val="0"/>
      <w:marTop w:val="0"/>
      <w:marBottom w:val="0"/>
      <w:divBdr>
        <w:top w:val="none" w:sz="0" w:space="0" w:color="auto"/>
        <w:left w:val="none" w:sz="0" w:space="0" w:color="auto"/>
        <w:bottom w:val="none" w:sz="0" w:space="0" w:color="auto"/>
        <w:right w:val="none" w:sz="0" w:space="0" w:color="auto"/>
      </w:divBdr>
    </w:div>
    <w:div w:id="2122415661">
      <w:marLeft w:val="0"/>
      <w:marRight w:val="0"/>
      <w:marTop w:val="0"/>
      <w:marBottom w:val="0"/>
      <w:divBdr>
        <w:top w:val="none" w:sz="0" w:space="0" w:color="auto"/>
        <w:left w:val="none" w:sz="0" w:space="0" w:color="auto"/>
        <w:bottom w:val="none" w:sz="0" w:space="0" w:color="auto"/>
        <w:right w:val="none" w:sz="0" w:space="0" w:color="auto"/>
      </w:divBdr>
    </w:div>
    <w:div w:id="2122526678">
      <w:marLeft w:val="0"/>
      <w:marRight w:val="0"/>
      <w:marTop w:val="0"/>
      <w:marBottom w:val="0"/>
      <w:divBdr>
        <w:top w:val="none" w:sz="0" w:space="0" w:color="auto"/>
        <w:left w:val="none" w:sz="0" w:space="0" w:color="auto"/>
        <w:bottom w:val="none" w:sz="0" w:space="0" w:color="auto"/>
        <w:right w:val="none" w:sz="0" w:space="0" w:color="auto"/>
      </w:divBdr>
    </w:div>
    <w:div w:id="2122607642">
      <w:marLeft w:val="0"/>
      <w:marRight w:val="0"/>
      <w:marTop w:val="0"/>
      <w:marBottom w:val="0"/>
      <w:divBdr>
        <w:top w:val="none" w:sz="0" w:space="0" w:color="auto"/>
        <w:left w:val="none" w:sz="0" w:space="0" w:color="auto"/>
        <w:bottom w:val="none" w:sz="0" w:space="0" w:color="auto"/>
        <w:right w:val="none" w:sz="0" w:space="0" w:color="auto"/>
      </w:divBdr>
    </w:div>
    <w:div w:id="2122649633">
      <w:marLeft w:val="0"/>
      <w:marRight w:val="0"/>
      <w:marTop w:val="0"/>
      <w:marBottom w:val="0"/>
      <w:divBdr>
        <w:top w:val="none" w:sz="0" w:space="0" w:color="auto"/>
        <w:left w:val="none" w:sz="0" w:space="0" w:color="auto"/>
        <w:bottom w:val="none" w:sz="0" w:space="0" w:color="auto"/>
        <w:right w:val="none" w:sz="0" w:space="0" w:color="auto"/>
      </w:divBdr>
    </w:div>
    <w:div w:id="2122651408">
      <w:marLeft w:val="0"/>
      <w:marRight w:val="0"/>
      <w:marTop w:val="0"/>
      <w:marBottom w:val="0"/>
      <w:divBdr>
        <w:top w:val="none" w:sz="0" w:space="0" w:color="auto"/>
        <w:left w:val="none" w:sz="0" w:space="0" w:color="auto"/>
        <w:bottom w:val="none" w:sz="0" w:space="0" w:color="auto"/>
        <w:right w:val="none" w:sz="0" w:space="0" w:color="auto"/>
      </w:divBdr>
    </w:div>
    <w:div w:id="2122800204">
      <w:marLeft w:val="0"/>
      <w:marRight w:val="0"/>
      <w:marTop w:val="0"/>
      <w:marBottom w:val="0"/>
      <w:divBdr>
        <w:top w:val="none" w:sz="0" w:space="0" w:color="auto"/>
        <w:left w:val="none" w:sz="0" w:space="0" w:color="auto"/>
        <w:bottom w:val="none" w:sz="0" w:space="0" w:color="auto"/>
        <w:right w:val="none" w:sz="0" w:space="0" w:color="auto"/>
      </w:divBdr>
    </w:div>
    <w:div w:id="2122843076">
      <w:marLeft w:val="0"/>
      <w:marRight w:val="0"/>
      <w:marTop w:val="0"/>
      <w:marBottom w:val="0"/>
      <w:divBdr>
        <w:top w:val="none" w:sz="0" w:space="0" w:color="auto"/>
        <w:left w:val="none" w:sz="0" w:space="0" w:color="auto"/>
        <w:bottom w:val="none" w:sz="0" w:space="0" w:color="auto"/>
        <w:right w:val="none" w:sz="0" w:space="0" w:color="auto"/>
      </w:divBdr>
    </w:div>
    <w:div w:id="2123113235">
      <w:marLeft w:val="0"/>
      <w:marRight w:val="0"/>
      <w:marTop w:val="0"/>
      <w:marBottom w:val="0"/>
      <w:divBdr>
        <w:top w:val="none" w:sz="0" w:space="0" w:color="auto"/>
        <w:left w:val="none" w:sz="0" w:space="0" w:color="auto"/>
        <w:bottom w:val="none" w:sz="0" w:space="0" w:color="auto"/>
        <w:right w:val="none" w:sz="0" w:space="0" w:color="auto"/>
      </w:divBdr>
    </w:div>
    <w:div w:id="2123183733">
      <w:marLeft w:val="0"/>
      <w:marRight w:val="0"/>
      <w:marTop w:val="0"/>
      <w:marBottom w:val="0"/>
      <w:divBdr>
        <w:top w:val="none" w:sz="0" w:space="0" w:color="auto"/>
        <w:left w:val="none" w:sz="0" w:space="0" w:color="auto"/>
        <w:bottom w:val="none" w:sz="0" w:space="0" w:color="auto"/>
        <w:right w:val="none" w:sz="0" w:space="0" w:color="auto"/>
      </w:divBdr>
    </w:div>
    <w:div w:id="2123257390">
      <w:marLeft w:val="0"/>
      <w:marRight w:val="0"/>
      <w:marTop w:val="0"/>
      <w:marBottom w:val="0"/>
      <w:divBdr>
        <w:top w:val="none" w:sz="0" w:space="0" w:color="auto"/>
        <w:left w:val="none" w:sz="0" w:space="0" w:color="auto"/>
        <w:bottom w:val="none" w:sz="0" w:space="0" w:color="auto"/>
        <w:right w:val="none" w:sz="0" w:space="0" w:color="auto"/>
      </w:divBdr>
    </w:div>
    <w:div w:id="2123332442">
      <w:marLeft w:val="0"/>
      <w:marRight w:val="0"/>
      <w:marTop w:val="0"/>
      <w:marBottom w:val="0"/>
      <w:divBdr>
        <w:top w:val="none" w:sz="0" w:space="0" w:color="auto"/>
        <w:left w:val="none" w:sz="0" w:space="0" w:color="auto"/>
        <w:bottom w:val="none" w:sz="0" w:space="0" w:color="auto"/>
        <w:right w:val="none" w:sz="0" w:space="0" w:color="auto"/>
      </w:divBdr>
    </w:div>
    <w:div w:id="2123373472">
      <w:marLeft w:val="0"/>
      <w:marRight w:val="0"/>
      <w:marTop w:val="0"/>
      <w:marBottom w:val="0"/>
      <w:divBdr>
        <w:top w:val="none" w:sz="0" w:space="0" w:color="auto"/>
        <w:left w:val="none" w:sz="0" w:space="0" w:color="auto"/>
        <w:bottom w:val="none" w:sz="0" w:space="0" w:color="auto"/>
        <w:right w:val="none" w:sz="0" w:space="0" w:color="auto"/>
      </w:divBdr>
    </w:div>
    <w:div w:id="2123376139">
      <w:marLeft w:val="0"/>
      <w:marRight w:val="0"/>
      <w:marTop w:val="0"/>
      <w:marBottom w:val="0"/>
      <w:divBdr>
        <w:top w:val="none" w:sz="0" w:space="0" w:color="auto"/>
        <w:left w:val="none" w:sz="0" w:space="0" w:color="auto"/>
        <w:bottom w:val="none" w:sz="0" w:space="0" w:color="auto"/>
        <w:right w:val="none" w:sz="0" w:space="0" w:color="auto"/>
      </w:divBdr>
    </w:div>
    <w:div w:id="2123379545">
      <w:marLeft w:val="0"/>
      <w:marRight w:val="0"/>
      <w:marTop w:val="0"/>
      <w:marBottom w:val="0"/>
      <w:divBdr>
        <w:top w:val="none" w:sz="0" w:space="0" w:color="auto"/>
        <w:left w:val="none" w:sz="0" w:space="0" w:color="auto"/>
        <w:bottom w:val="none" w:sz="0" w:space="0" w:color="auto"/>
        <w:right w:val="none" w:sz="0" w:space="0" w:color="auto"/>
      </w:divBdr>
    </w:div>
    <w:div w:id="2123382107">
      <w:marLeft w:val="0"/>
      <w:marRight w:val="0"/>
      <w:marTop w:val="0"/>
      <w:marBottom w:val="0"/>
      <w:divBdr>
        <w:top w:val="none" w:sz="0" w:space="0" w:color="auto"/>
        <w:left w:val="none" w:sz="0" w:space="0" w:color="auto"/>
        <w:bottom w:val="none" w:sz="0" w:space="0" w:color="auto"/>
        <w:right w:val="none" w:sz="0" w:space="0" w:color="auto"/>
      </w:divBdr>
    </w:div>
    <w:div w:id="2123525044">
      <w:marLeft w:val="0"/>
      <w:marRight w:val="0"/>
      <w:marTop w:val="0"/>
      <w:marBottom w:val="0"/>
      <w:divBdr>
        <w:top w:val="none" w:sz="0" w:space="0" w:color="auto"/>
        <w:left w:val="none" w:sz="0" w:space="0" w:color="auto"/>
        <w:bottom w:val="none" w:sz="0" w:space="0" w:color="auto"/>
        <w:right w:val="none" w:sz="0" w:space="0" w:color="auto"/>
      </w:divBdr>
    </w:div>
    <w:div w:id="2123527449">
      <w:marLeft w:val="0"/>
      <w:marRight w:val="0"/>
      <w:marTop w:val="0"/>
      <w:marBottom w:val="0"/>
      <w:divBdr>
        <w:top w:val="none" w:sz="0" w:space="0" w:color="auto"/>
        <w:left w:val="none" w:sz="0" w:space="0" w:color="auto"/>
        <w:bottom w:val="none" w:sz="0" w:space="0" w:color="auto"/>
        <w:right w:val="none" w:sz="0" w:space="0" w:color="auto"/>
      </w:divBdr>
    </w:div>
    <w:div w:id="2123644853">
      <w:marLeft w:val="0"/>
      <w:marRight w:val="0"/>
      <w:marTop w:val="0"/>
      <w:marBottom w:val="0"/>
      <w:divBdr>
        <w:top w:val="none" w:sz="0" w:space="0" w:color="auto"/>
        <w:left w:val="none" w:sz="0" w:space="0" w:color="auto"/>
        <w:bottom w:val="none" w:sz="0" w:space="0" w:color="auto"/>
        <w:right w:val="none" w:sz="0" w:space="0" w:color="auto"/>
      </w:divBdr>
    </w:div>
    <w:div w:id="2124038394">
      <w:marLeft w:val="0"/>
      <w:marRight w:val="0"/>
      <w:marTop w:val="0"/>
      <w:marBottom w:val="0"/>
      <w:divBdr>
        <w:top w:val="none" w:sz="0" w:space="0" w:color="auto"/>
        <w:left w:val="none" w:sz="0" w:space="0" w:color="auto"/>
        <w:bottom w:val="none" w:sz="0" w:space="0" w:color="auto"/>
        <w:right w:val="none" w:sz="0" w:space="0" w:color="auto"/>
      </w:divBdr>
    </w:div>
    <w:div w:id="2124230718">
      <w:marLeft w:val="0"/>
      <w:marRight w:val="0"/>
      <w:marTop w:val="0"/>
      <w:marBottom w:val="0"/>
      <w:divBdr>
        <w:top w:val="none" w:sz="0" w:space="0" w:color="auto"/>
        <w:left w:val="none" w:sz="0" w:space="0" w:color="auto"/>
        <w:bottom w:val="none" w:sz="0" w:space="0" w:color="auto"/>
        <w:right w:val="none" w:sz="0" w:space="0" w:color="auto"/>
      </w:divBdr>
    </w:div>
    <w:div w:id="2124374729">
      <w:marLeft w:val="0"/>
      <w:marRight w:val="0"/>
      <w:marTop w:val="0"/>
      <w:marBottom w:val="0"/>
      <w:divBdr>
        <w:top w:val="none" w:sz="0" w:space="0" w:color="auto"/>
        <w:left w:val="none" w:sz="0" w:space="0" w:color="auto"/>
        <w:bottom w:val="none" w:sz="0" w:space="0" w:color="auto"/>
        <w:right w:val="none" w:sz="0" w:space="0" w:color="auto"/>
      </w:divBdr>
    </w:div>
    <w:div w:id="2124420875">
      <w:marLeft w:val="0"/>
      <w:marRight w:val="0"/>
      <w:marTop w:val="0"/>
      <w:marBottom w:val="0"/>
      <w:divBdr>
        <w:top w:val="none" w:sz="0" w:space="0" w:color="auto"/>
        <w:left w:val="none" w:sz="0" w:space="0" w:color="auto"/>
        <w:bottom w:val="none" w:sz="0" w:space="0" w:color="auto"/>
        <w:right w:val="none" w:sz="0" w:space="0" w:color="auto"/>
      </w:divBdr>
    </w:div>
    <w:div w:id="2124570618">
      <w:marLeft w:val="0"/>
      <w:marRight w:val="0"/>
      <w:marTop w:val="0"/>
      <w:marBottom w:val="0"/>
      <w:divBdr>
        <w:top w:val="none" w:sz="0" w:space="0" w:color="auto"/>
        <w:left w:val="none" w:sz="0" w:space="0" w:color="auto"/>
        <w:bottom w:val="none" w:sz="0" w:space="0" w:color="auto"/>
        <w:right w:val="none" w:sz="0" w:space="0" w:color="auto"/>
      </w:divBdr>
    </w:div>
    <w:div w:id="2124685322">
      <w:marLeft w:val="0"/>
      <w:marRight w:val="0"/>
      <w:marTop w:val="0"/>
      <w:marBottom w:val="0"/>
      <w:divBdr>
        <w:top w:val="none" w:sz="0" w:space="0" w:color="auto"/>
        <w:left w:val="none" w:sz="0" w:space="0" w:color="auto"/>
        <w:bottom w:val="none" w:sz="0" w:space="0" w:color="auto"/>
        <w:right w:val="none" w:sz="0" w:space="0" w:color="auto"/>
      </w:divBdr>
    </w:div>
    <w:div w:id="2124809503">
      <w:marLeft w:val="0"/>
      <w:marRight w:val="0"/>
      <w:marTop w:val="0"/>
      <w:marBottom w:val="0"/>
      <w:divBdr>
        <w:top w:val="none" w:sz="0" w:space="0" w:color="auto"/>
        <w:left w:val="none" w:sz="0" w:space="0" w:color="auto"/>
        <w:bottom w:val="none" w:sz="0" w:space="0" w:color="auto"/>
        <w:right w:val="none" w:sz="0" w:space="0" w:color="auto"/>
      </w:divBdr>
    </w:div>
    <w:div w:id="2124840388">
      <w:marLeft w:val="0"/>
      <w:marRight w:val="0"/>
      <w:marTop w:val="0"/>
      <w:marBottom w:val="0"/>
      <w:divBdr>
        <w:top w:val="none" w:sz="0" w:space="0" w:color="auto"/>
        <w:left w:val="none" w:sz="0" w:space="0" w:color="auto"/>
        <w:bottom w:val="none" w:sz="0" w:space="0" w:color="auto"/>
        <w:right w:val="none" w:sz="0" w:space="0" w:color="auto"/>
      </w:divBdr>
    </w:div>
    <w:div w:id="2124879634">
      <w:marLeft w:val="0"/>
      <w:marRight w:val="0"/>
      <w:marTop w:val="0"/>
      <w:marBottom w:val="0"/>
      <w:divBdr>
        <w:top w:val="none" w:sz="0" w:space="0" w:color="auto"/>
        <w:left w:val="none" w:sz="0" w:space="0" w:color="auto"/>
        <w:bottom w:val="none" w:sz="0" w:space="0" w:color="auto"/>
        <w:right w:val="none" w:sz="0" w:space="0" w:color="auto"/>
      </w:divBdr>
    </w:div>
    <w:div w:id="2124879986">
      <w:marLeft w:val="0"/>
      <w:marRight w:val="0"/>
      <w:marTop w:val="0"/>
      <w:marBottom w:val="0"/>
      <w:divBdr>
        <w:top w:val="none" w:sz="0" w:space="0" w:color="auto"/>
        <w:left w:val="none" w:sz="0" w:space="0" w:color="auto"/>
        <w:bottom w:val="none" w:sz="0" w:space="0" w:color="auto"/>
        <w:right w:val="none" w:sz="0" w:space="0" w:color="auto"/>
      </w:divBdr>
    </w:div>
    <w:div w:id="2124880166">
      <w:marLeft w:val="0"/>
      <w:marRight w:val="0"/>
      <w:marTop w:val="0"/>
      <w:marBottom w:val="0"/>
      <w:divBdr>
        <w:top w:val="none" w:sz="0" w:space="0" w:color="auto"/>
        <w:left w:val="none" w:sz="0" w:space="0" w:color="auto"/>
        <w:bottom w:val="none" w:sz="0" w:space="0" w:color="auto"/>
        <w:right w:val="none" w:sz="0" w:space="0" w:color="auto"/>
      </w:divBdr>
    </w:div>
    <w:div w:id="2124957245">
      <w:marLeft w:val="0"/>
      <w:marRight w:val="0"/>
      <w:marTop w:val="0"/>
      <w:marBottom w:val="0"/>
      <w:divBdr>
        <w:top w:val="none" w:sz="0" w:space="0" w:color="auto"/>
        <w:left w:val="none" w:sz="0" w:space="0" w:color="auto"/>
        <w:bottom w:val="none" w:sz="0" w:space="0" w:color="auto"/>
        <w:right w:val="none" w:sz="0" w:space="0" w:color="auto"/>
      </w:divBdr>
    </w:div>
    <w:div w:id="2124958191">
      <w:marLeft w:val="0"/>
      <w:marRight w:val="0"/>
      <w:marTop w:val="0"/>
      <w:marBottom w:val="0"/>
      <w:divBdr>
        <w:top w:val="none" w:sz="0" w:space="0" w:color="auto"/>
        <w:left w:val="none" w:sz="0" w:space="0" w:color="auto"/>
        <w:bottom w:val="none" w:sz="0" w:space="0" w:color="auto"/>
        <w:right w:val="none" w:sz="0" w:space="0" w:color="auto"/>
      </w:divBdr>
    </w:div>
    <w:div w:id="2124961411">
      <w:marLeft w:val="0"/>
      <w:marRight w:val="0"/>
      <w:marTop w:val="0"/>
      <w:marBottom w:val="0"/>
      <w:divBdr>
        <w:top w:val="none" w:sz="0" w:space="0" w:color="auto"/>
        <w:left w:val="none" w:sz="0" w:space="0" w:color="auto"/>
        <w:bottom w:val="none" w:sz="0" w:space="0" w:color="auto"/>
        <w:right w:val="none" w:sz="0" w:space="0" w:color="auto"/>
      </w:divBdr>
    </w:div>
    <w:div w:id="2125152749">
      <w:marLeft w:val="0"/>
      <w:marRight w:val="0"/>
      <w:marTop w:val="0"/>
      <w:marBottom w:val="0"/>
      <w:divBdr>
        <w:top w:val="none" w:sz="0" w:space="0" w:color="auto"/>
        <w:left w:val="none" w:sz="0" w:space="0" w:color="auto"/>
        <w:bottom w:val="none" w:sz="0" w:space="0" w:color="auto"/>
        <w:right w:val="none" w:sz="0" w:space="0" w:color="auto"/>
      </w:divBdr>
    </w:div>
    <w:div w:id="2125154552">
      <w:marLeft w:val="0"/>
      <w:marRight w:val="0"/>
      <w:marTop w:val="0"/>
      <w:marBottom w:val="0"/>
      <w:divBdr>
        <w:top w:val="none" w:sz="0" w:space="0" w:color="auto"/>
        <w:left w:val="none" w:sz="0" w:space="0" w:color="auto"/>
        <w:bottom w:val="none" w:sz="0" w:space="0" w:color="auto"/>
        <w:right w:val="none" w:sz="0" w:space="0" w:color="auto"/>
      </w:divBdr>
    </w:div>
    <w:div w:id="2125227182">
      <w:marLeft w:val="0"/>
      <w:marRight w:val="0"/>
      <w:marTop w:val="0"/>
      <w:marBottom w:val="0"/>
      <w:divBdr>
        <w:top w:val="none" w:sz="0" w:space="0" w:color="auto"/>
        <w:left w:val="none" w:sz="0" w:space="0" w:color="auto"/>
        <w:bottom w:val="none" w:sz="0" w:space="0" w:color="auto"/>
        <w:right w:val="none" w:sz="0" w:space="0" w:color="auto"/>
      </w:divBdr>
    </w:div>
    <w:div w:id="2125227433">
      <w:marLeft w:val="0"/>
      <w:marRight w:val="0"/>
      <w:marTop w:val="0"/>
      <w:marBottom w:val="0"/>
      <w:divBdr>
        <w:top w:val="none" w:sz="0" w:space="0" w:color="auto"/>
        <w:left w:val="none" w:sz="0" w:space="0" w:color="auto"/>
        <w:bottom w:val="none" w:sz="0" w:space="0" w:color="auto"/>
        <w:right w:val="none" w:sz="0" w:space="0" w:color="auto"/>
      </w:divBdr>
    </w:div>
    <w:div w:id="2125267783">
      <w:marLeft w:val="0"/>
      <w:marRight w:val="0"/>
      <w:marTop w:val="0"/>
      <w:marBottom w:val="0"/>
      <w:divBdr>
        <w:top w:val="none" w:sz="0" w:space="0" w:color="auto"/>
        <w:left w:val="none" w:sz="0" w:space="0" w:color="auto"/>
        <w:bottom w:val="none" w:sz="0" w:space="0" w:color="auto"/>
        <w:right w:val="none" w:sz="0" w:space="0" w:color="auto"/>
      </w:divBdr>
    </w:div>
    <w:div w:id="2125269782">
      <w:marLeft w:val="0"/>
      <w:marRight w:val="0"/>
      <w:marTop w:val="0"/>
      <w:marBottom w:val="0"/>
      <w:divBdr>
        <w:top w:val="none" w:sz="0" w:space="0" w:color="auto"/>
        <w:left w:val="none" w:sz="0" w:space="0" w:color="auto"/>
        <w:bottom w:val="none" w:sz="0" w:space="0" w:color="auto"/>
        <w:right w:val="none" w:sz="0" w:space="0" w:color="auto"/>
      </w:divBdr>
    </w:div>
    <w:div w:id="2125271438">
      <w:marLeft w:val="0"/>
      <w:marRight w:val="0"/>
      <w:marTop w:val="0"/>
      <w:marBottom w:val="0"/>
      <w:divBdr>
        <w:top w:val="none" w:sz="0" w:space="0" w:color="auto"/>
        <w:left w:val="none" w:sz="0" w:space="0" w:color="auto"/>
        <w:bottom w:val="none" w:sz="0" w:space="0" w:color="auto"/>
        <w:right w:val="none" w:sz="0" w:space="0" w:color="auto"/>
      </w:divBdr>
    </w:div>
    <w:div w:id="2125339334">
      <w:marLeft w:val="0"/>
      <w:marRight w:val="0"/>
      <w:marTop w:val="0"/>
      <w:marBottom w:val="0"/>
      <w:divBdr>
        <w:top w:val="none" w:sz="0" w:space="0" w:color="auto"/>
        <w:left w:val="none" w:sz="0" w:space="0" w:color="auto"/>
        <w:bottom w:val="none" w:sz="0" w:space="0" w:color="auto"/>
        <w:right w:val="none" w:sz="0" w:space="0" w:color="auto"/>
      </w:divBdr>
    </w:div>
    <w:div w:id="2125421977">
      <w:marLeft w:val="0"/>
      <w:marRight w:val="0"/>
      <w:marTop w:val="0"/>
      <w:marBottom w:val="0"/>
      <w:divBdr>
        <w:top w:val="none" w:sz="0" w:space="0" w:color="auto"/>
        <w:left w:val="none" w:sz="0" w:space="0" w:color="auto"/>
        <w:bottom w:val="none" w:sz="0" w:space="0" w:color="auto"/>
        <w:right w:val="none" w:sz="0" w:space="0" w:color="auto"/>
      </w:divBdr>
    </w:div>
    <w:div w:id="2125491929">
      <w:marLeft w:val="0"/>
      <w:marRight w:val="0"/>
      <w:marTop w:val="0"/>
      <w:marBottom w:val="0"/>
      <w:divBdr>
        <w:top w:val="none" w:sz="0" w:space="0" w:color="auto"/>
        <w:left w:val="none" w:sz="0" w:space="0" w:color="auto"/>
        <w:bottom w:val="none" w:sz="0" w:space="0" w:color="auto"/>
        <w:right w:val="none" w:sz="0" w:space="0" w:color="auto"/>
      </w:divBdr>
    </w:div>
    <w:div w:id="2125491934">
      <w:marLeft w:val="0"/>
      <w:marRight w:val="0"/>
      <w:marTop w:val="0"/>
      <w:marBottom w:val="0"/>
      <w:divBdr>
        <w:top w:val="none" w:sz="0" w:space="0" w:color="auto"/>
        <w:left w:val="none" w:sz="0" w:space="0" w:color="auto"/>
        <w:bottom w:val="none" w:sz="0" w:space="0" w:color="auto"/>
        <w:right w:val="none" w:sz="0" w:space="0" w:color="auto"/>
      </w:divBdr>
    </w:div>
    <w:div w:id="2125495167">
      <w:marLeft w:val="0"/>
      <w:marRight w:val="0"/>
      <w:marTop w:val="0"/>
      <w:marBottom w:val="0"/>
      <w:divBdr>
        <w:top w:val="none" w:sz="0" w:space="0" w:color="auto"/>
        <w:left w:val="none" w:sz="0" w:space="0" w:color="auto"/>
        <w:bottom w:val="none" w:sz="0" w:space="0" w:color="auto"/>
        <w:right w:val="none" w:sz="0" w:space="0" w:color="auto"/>
      </w:divBdr>
    </w:div>
    <w:div w:id="2125534081">
      <w:marLeft w:val="0"/>
      <w:marRight w:val="0"/>
      <w:marTop w:val="0"/>
      <w:marBottom w:val="0"/>
      <w:divBdr>
        <w:top w:val="none" w:sz="0" w:space="0" w:color="auto"/>
        <w:left w:val="none" w:sz="0" w:space="0" w:color="auto"/>
        <w:bottom w:val="none" w:sz="0" w:space="0" w:color="auto"/>
        <w:right w:val="none" w:sz="0" w:space="0" w:color="auto"/>
      </w:divBdr>
    </w:div>
    <w:div w:id="2125684347">
      <w:marLeft w:val="0"/>
      <w:marRight w:val="0"/>
      <w:marTop w:val="0"/>
      <w:marBottom w:val="0"/>
      <w:divBdr>
        <w:top w:val="none" w:sz="0" w:space="0" w:color="auto"/>
        <w:left w:val="none" w:sz="0" w:space="0" w:color="auto"/>
        <w:bottom w:val="none" w:sz="0" w:space="0" w:color="auto"/>
        <w:right w:val="none" w:sz="0" w:space="0" w:color="auto"/>
      </w:divBdr>
    </w:div>
    <w:div w:id="2125685663">
      <w:marLeft w:val="0"/>
      <w:marRight w:val="0"/>
      <w:marTop w:val="0"/>
      <w:marBottom w:val="0"/>
      <w:divBdr>
        <w:top w:val="none" w:sz="0" w:space="0" w:color="auto"/>
        <w:left w:val="none" w:sz="0" w:space="0" w:color="auto"/>
        <w:bottom w:val="none" w:sz="0" w:space="0" w:color="auto"/>
        <w:right w:val="none" w:sz="0" w:space="0" w:color="auto"/>
      </w:divBdr>
    </w:div>
    <w:div w:id="2125733871">
      <w:marLeft w:val="0"/>
      <w:marRight w:val="0"/>
      <w:marTop w:val="0"/>
      <w:marBottom w:val="0"/>
      <w:divBdr>
        <w:top w:val="none" w:sz="0" w:space="0" w:color="auto"/>
        <w:left w:val="none" w:sz="0" w:space="0" w:color="auto"/>
        <w:bottom w:val="none" w:sz="0" w:space="0" w:color="auto"/>
        <w:right w:val="none" w:sz="0" w:space="0" w:color="auto"/>
      </w:divBdr>
    </w:div>
    <w:div w:id="2125923024">
      <w:marLeft w:val="0"/>
      <w:marRight w:val="0"/>
      <w:marTop w:val="0"/>
      <w:marBottom w:val="0"/>
      <w:divBdr>
        <w:top w:val="none" w:sz="0" w:space="0" w:color="auto"/>
        <w:left w:val="none" w:sz="0" w:space="0" w:color="auto"/>
        <w:bottom w:val="none" w:sz="0" w:space="0" w:color="auto"/>
        <w:right w:val="none" w:sz="0" w:space="0" w:color="auto"/>
      </w:divBdr>
    </w:div>
    <w:div w:id="2125926238">
      <w:marLeft w:val="0"/>
      <w:marRight w:val="0"/>
      <w:marTop w:val="0"/>
      <w:marBottom w:val="0"/>
      <w:divBdr>
        <w:top w:val="none" w:sz="0" w:space="0" w:color="auto"/>
        <w:left w:val="none" w:sz="0" w:space="0" w:color="auto"/>
        <w:bottom w:val="none" w:sz="0" w:space="0" w:color="auto"/>
        <w:right w:val="none" w:sz="0" w:space="0" w:color="auto"/>
      </w:divBdr>
    </w:div>
    <w:div w:id="2125952735">
      <w:marLeft w:val="0"/>
      <w:marRight w:val="0"/>
      <w:marTop w:val="0"/>
      <w:marBottom w:val="0"/>
      <w:divBdr>
        <w:top w:val="none" w:sz="0" w:space="0" w:color="auto"/>
        <w:left w:val="none" w:sz="0" w:space="0" w:color="auto"/>
        <w:bottom w:val="none" w:sz="0" w:space="0" w:color="auto"/>
        <w:right w:val="none" w:sz="0" w:space="0" w:color="auto"/>
      </w:divBdr>
    </w:div>
    <w:div w:id="2126075806">
      <w:marLeft w:val="0"/>
      <w:marRight w:val="0"/>
      <w:marTop w:val="0"/>
      <w:marBottom w:val="0"/>
      <w:divBdr>
        <w:top w:val="none" w:sz="0" w:space="0" w:color="auto"/>
        <w:left w:val="none" w:sz="0" w:space="0" w:color="auto"/>
        <w:bottom w:val="none" w:sz="0" w:space="0" w:color="auto"/>
        <w:right w:val="none" w:sz="0" w:space="0" w:color="auto"/>
      </w:divBdr>
    </w:div>
    <w:div w:id="2126121226">
      <w:marLeft w:val="0"/>
      <w:marRight w:val="0"/>
      <w:marTop w:val="0"/>
      <w:marBottom w:val="0"/>
      <w:divBdr>
        <w:top w:val="none" w:sz="0" w:space="0" w:color="auto"/>
        <w:left w:val="none" w:sz="0" w:space="0" w:color="auto"/>
        <w:bottom w:val="none" w:sz="0" w:space="0" w:color="auto"/>
        <w:right w:val="none" w:sz="0" w:space="0" w:color="auto"/>
      </w:divBdr>
    </w:div>
    <w:div w:id="2126122162">
      <w:marLeft w:val="0"/>
      <w:marRight w:val="0"/>
      <w:marTop w:val="0"/>
      <w:marBottom w:val="0"/>
      <w:divBdr>
        <w:top w:val="none" w:sz="0" w:space="0" w:color="auto"/>
        <w:left w:val="none" w:sz="0" w:space="0" w:color="auto"/>
        <w:bottom w:val="none" w:sz="0" w:space="0" w:color="auto"/>
        <w:right w:val="none" w:sz="0" w:space="0" w:color="auto"/>
      </w:divBdr>
    </w:div>
    <w:div w:id="2126196007">
      <w:marLeft w:val="0"/>
      <w:marRight w:val="0"/>
      <w:marTop w:val="0"/>
      <w:marBottom w:val="0"/>
      <w:divBdr>
        <w:top w:val="none" w:sz="0" w:space="0" w:color="auto"/>
        <w:left w:val="none" w:sz="0" w:space="0" w:color="auto"/>
        <w:bottom w:val="none" w:sz="0" w:space="0" w:color="auto"/>
        <w:right w:val="none" w:sz="0" w:space="0" w:color="auto"/>
      </w:divBdr>
    </w:div>
    <w:div w:id="2126381610">
      <w:marLeft w:val="0"/>
      <w:marRight w:val="0"/>
      <w:marTop w:val="0"/>
      <w:marBottom w:val="0"/>
      <w:divBdr>
        <w:top w:val="none" w:sz="0" w:space="0" w:color="auto"/>
        <w:left w:val="none" w:sz="0" w:space="0" w:color="auto"/>
        <w:bottom w:val="none" w:sz="0" w:space="0" w:color="auto"/>
        <w:right w:val="none" w:sz="0" w:space="0" w:color="auto"/>
      </w:divBdr>
    </w:div>
    <w:div w:id="2126457311">
      <w:marLeft w:val="0"/>
      <w:marRight w:val="0"/>
      <w:marTop w:val="0"/>
      <w:marBottom w:val="0"/>
      <w:divBdr>
        <w:top w:val="none" w:sz="0" w:space="0" w:color="auto"/>
        <w:left w:val="none" w:sz="0" w:space="0" w:color="auto"/>
        <w:bottom w:val="none" w:sz="0" w:space="0" w:color="auto"/>
        <w:right w:val="none" w:sz="0" w:space="0" w:color="auto"/>
      </w:divBdr>
    </w:div>
    <w:div w:id="2126465868">
      <w:bodyDiv w:val="1"/>
      <w:marLeft w:val="0"/>
      <w:marRight w:val="0"/>
      <w:marTop w:val="0"/>
      <w:marBottom w:val="0"/>
      <w:divBdr>
        <w:top w:val="none" w:sz="0" w:space="0" w:color="auto"/>
        <w:left w:val="none" w:sz="0" w:space="0" w:color="auto"/>
        <w:bottom w:val="none" w:sz="0" w:space="0" w:color="auto"/>
        <w:right w:val="none" w:sz="0" w:space="0" w:color="auto"/>
      </w:divBdr>
    </w:div>
    <w:div w:id="2126538393">
      <w:marLeft w:val="0"/>
      <w:marRight w:val="0"/>
      <w:marTop w:val="0"/>
      <w:marBottom w:val="0"/>
      <w:divBdr>
        <w:top w:val="none" w:sz="0" w:space="0" w:color="auto"/>
        <w:left w:val="none" w:sz="0" w:space="0" w:color="auto"/>
        <w:bottom w:val="none" w:sz="0" w:space="0" w:color="auto"/>
        <w:right w:val="none" w:sz="0" w:space="0" w:color="auto"/>
      </w:divBdr>
    </w:div>
    <w:div w:id="2126578549">
      <w:marLeft w:val="0"/>
      <w:marRight w:val="0"/>
      <w:marTop w:val="0"/>
      <w:marBottom w:val="0"/>
      <w:divBdr>
        <w:top w:val="none" w:sz="0" w:space="0" w:color="auto"/>
        <w:left w:val="none" w:sz="0" w:space="0" w:color="auto"/>
        <w:bottom w:val="none" w:sz="0" w:space="0" w:color="auto"/>
        <w:right w:val="none" w:sz="0" w:space="0" w:color="auto"/>
      </w:divBdr>
    </w:div>
    <w:div w:id="2126580245">
      <w:marLeft w:val="0"/>
      <w:marRight w:val="0"/>
      <w:marTop w:val="0"/>
      <w:marBottom w:val="0"/>
      <w:divBdr>
        <w:top w:val="none" w:sz="0" w:space="0" w:color="auto"/>
        <w:left w:val="none" w:sz="0" w:space="0" w:color="auto"/>
        <w:bottom w:val="none" w:sz="0" w:space="0" w:color="auto"/>
        <w:right w:val="none" w:sz="0" w:space="0" w:color="auto"/>
      </w:divBdr>
    </w:div>
    <w:div w:id="2126650378">
      <w:marLeft w:val="0"/>
      <w:marRight w:val="0"/>
      <w:marTop w:val="0"/>
      <w:marBottom w:val="0"/>
      <w:divBdr>
        <w:top w:val="none" w:sz="0" w:space="0" w:color="auto"/>
        <w:left w:val="none" w:sz="0" w:space="0" w:color="auto"/>
        <w:bottom w:val="none" w:sz="0" w:space="0" w:color="auto"/>
        <w:right w:val="none" w:sz="0" w:space="0" w:color="auto"/>
      </w:divBdr>
    </w:div>
    <w:div w:id="2126733706">
      <w:marLeft w:val="0"/>
      <w:marRight w:val="0"/>
      <w:marTop w:val="0"/>
      <w:marBottom w:val="0"/>
      <w:divBdr>
        <w:top w:val="none" w:sz="0" w:space="0" w:color="auto"/>
        <w:left w:val="none" w:sz="0" w:space="0" w:color="auto"/>
        <w:bottom w:val="none" w:sz="0" w:space="0" w:color="auto"/>
        <w:right w:val="none" w:sz="0" w:space="0" w:color="auto"/>
      </w:divBdr>
    </w:div>
    <w:div w:id="2126843630">
      <w:marLeft w:val="0"/>
      <w:marRight w:val="0"/>
      <w:marTop w:val="0"/>
      <w:marBottom w:val="0"/>
      <w:divBdr>
        <w:top w:val="none" w:sz="0" w:space="0" w:color="auto"/>
        <w:left w:val="none" w:sz="0" w:space="0" w:color="auto"/>
        <w:bottom w:val="none" w:sz="0" w:space="0" w:color="auto"/>
        <w:right w:val="none" w:sz="0" w:space="0" w:color="auto"/>
      </w:divBdr>
    </w:div>
    <w:div w:id="2126844097">
      <w:marLeft w:val="0"/>
      <w:marRight w:val="0"/>
      <w:marTop w:val="0"/>
      <w:marBottom w:val="0"/>
      <w:divBdr>
        <w:top w:val="none" w:sz="0" w:space="0" w:color="auto"/>
        <w:left w:val="none" w:sz="0" w:space="0" w:color="auto"/>
        <w:bottom w:val="none" w:sz="0" w:space="0" w:color="auto"/>
        <w:right w:val="none" w:sz="0" w:space="0" w:color="auto"/>
      </w:divBdr>
    </w:div>
    <w:div w:id="2126848910">
      <w:marLeft w:val="0"/>
      <w:marRight w:val="0"/>
      <w:marTop w:val="0"/>
      <w:marBottom w:val="0"/>
      <w:divBdr>
        <w:top w:val="none" w:sz="0" w:space="0" w:color="auto"/>
        <w:left w:val="none" w:sz="0" w:space="0" w:color="auto"/>
        <w:bottom w:val="none" w:sz="0" w:space="0" w:color="auto"/>
        <w:right w:val="none" w:sz="0" w:space="0" w:color="auto"/>
      </w:divBdr>
    </w:div>
    <w:div w:id="2126926109">
      <w:marLeft w:val="0"/>
      <w:marRight w:val="0"/>
      <w:marTop w:val="0"/>
      <w:marBottom w:val="0"/>
      <w:divBdr>
        <w:top w:val="none" w:sz="0" w:space="0" w:color="auto"/>
        <w:left w:val="none" w:sz="0" w:space="0" w:color="auto"/>
        <w:bottom w:val="none" w:sz="0" w:space="0" w:color="auto"/>
        <w:right w:val="none" w:sz="0" w:space="0" w:color="auto"/>
      </w:divBdr>
    </w:div>
    <w:div w:id="2127003368">
      <w:marLeft w:val="0"/>
      <w:marRight w:val="0"/>
      <w:marTop w:val="0"/>
      <w:marBottom w:val="0"/>
      <w:divBdr>
        <w:top w:val="none" w:sz="0" w:space="0" w:color="auto"/>
        <w:left w:val="none" w:sz="0" w:space="0" w:color="auto"/>
        <w:bottom w:val="none" w:sz="0" w:space="0" w:color="auto"/>
        <w:right w:val="none" w:sz="0" w:space="0" w:color="auto"/>
      </w:divBdr>
    </w:div>
    <w:div w:id="2127043159">
      <w:marLeft w:val="0"/>
      <w:marRight w:val="0"/>
      <w:marTop w:val="0"/>
      <w:marBottom w:val="0"/>
      <w:divBdr>
        <w:top w:val="none" w:sz="0" w:space="0" w:color="auto"/>
        <w:left w:val="none" w:sz="0" w:space="0" w:color="auto"/>
        <w:bottom w:val="none" w:sz="0" w:space="0" w:color="auto"/>
        <w:right w:val="none" w:sz="0" w:space="0" w:color="auto"/>
      </w:divBdr>
    </w:div>
    <w:div w:id="2127120979">
      <w:bodyDiv w:val="1"/>
      <w:marLeft w:val="0"/>
      <w:marRight w:val="0"/>
      <w:marTop w:val="0"/>
      <w:marBottom w:val="0"/>
      <w:divBdr>
        <w:top w:val="none" w:sz="0" w:space="0" w:color="auto"/>
        <w:left w:val="none" w:sz="0" w:space="0" w:color="auto"/>
        <w:bottom w:val="none" w:sz="0" w:space="0" w:color="auto"/>
        <w:right w:val="none" w:sz="0" w:space="0" w:color="auto"/>
      </w:divBdr>
    </w:div>
    <w:div w:id="2127187695">
      <w:marLeft w:val="0"/>
      <w:marRight w:val="0"/>
      <w:marTop w:val="0"/>
      <w:marBottom w:val="0"/>
      <w:divBdr>
        <w:top w:val="none" w:sz="0" w:space="0" w:color="auto"/>
        <w:left w:val="none" w:sz="0" w:space="0" w:color="auto"/>
        <w:bottom w:val="none" w:sz="0" w:space="0" w:color="auto"/>
        <w:right w:val="none" w:sz="0" w:space="0" w:color="auto"/>
      </w:divBdr>
    </w:div>
    <w:div w:id="2127191021">
      <w:bodyDiv w:val="1"/>
      <w:marLeft w:val="0"/>
      <w:marRight w:val="0"/>
      <w:marTop w:val="0"/>
      <w:marBottom w:val="0"/>
      <w:divBdr>
        <w:top w:val="none" w:sz="0" w:space="0" w:color="auto"/>
        <w:left w:val="none" w:sz="0" w:space="0" w:color="auto"/>
        <w:bottom w:val="none" w:sz="0" w:space="0" w:color="auto"/>
        <w:right w:val="none" w:sz="0" w:space="0" w:color="auto"/>
      </w:divBdr>
    </w:div>
    <w:div w:id="2127191081">
      <w:marLeft w:val="0"/>
      <w:marRight w:val="0"/>
      <w:marTop w:val="0"/>
      <w:marBottom w:val="0"/>
      <w:divBdr>
        <w:top w:val="none" w:sz="0" w:space="0" w:color="auto"/>
        <w:left w:val="none" w:sz="0" w:space="0" w:color="auto"/>
        <w:bottom w:val="none" w:sz="0" w:space="0" w:color="auto"/>
        <w:right w:val="none" w:sz="0" w:space="0" w:color="auto"/>
      </w:divBdr>
    </w:div>
    <w:div w:id="2127193141">
      <w:marLeft w:val="0"/>
      <w:marRight w:val="0"/>
      <w:marTop w:val="0"/>
      <w:marBottom w:val="0"/>
      <w:divBdr>
        <w:top w:val="none" w:sz="0" w:space="0" w:color="auto"/>
        <w:left w:val="none" w:sz="0" w:space="0" w:color="auto"/>
        <w:bottom w:val="none" w:sz="0" w:space="0" w:color="auto"/>
        <w:right w:val="none" w:sz="0" w:space="0" w:color="auto"/>
      </w:divBdr>
    </w:div>
    <w:div w:id="2127234517">
      <w:marLeft w:val="480"/>
      <w:marRight w:val="0"/>
      <w:marTop w:val="0"/>
      <w:marBottom w:val="0"/>
      <w:divBdr>
        <w:top w:val="none" w:sz="0" w:space="0" w:color="auto"/>
        <w:left w:val="none" w:sz="0" w:space="0" w:color="auto"/>
        <w:bottom w:val="none" w:sz="0" w:space="0" w:color="auto"/>
        <w:right w:val="none" w:sz="0" w:space="0" w:color="auto"/>
      </w:divBdr>
    </w:div>
    <w:div w:id="2127238800">
      <w:marLeft w:val="0"/>
      <w:marRight w:val="0"/>
      <w:marTop w:val="0"/>
      <w:marBottom w:val="0"/>
      <w:divBdr>
        <w:top w:val="none" w:sz="0" w:space="0" w:color="auto"/>
        <w:left w:val="none" w:sz="0" w:space="0" w:color="auto"/>
        <w:bottom w:val="none" w:sz="0" w:space="0" w:color="auto"/>
        <w:right w:val="none" w:sz="0" w:space="0" w:color="auto"/>
      </w:divBdr>
    </w:div>
    <w:div w:id="2127309735">
      <w:bodyDiv w:val="1"/>
      <w:marLeft w:val="0"/>
      <w:marRight w:val="0"/>
      <w:marTop w:val="0"/>
      <w:marBottom w:val="0"/>
      <w:divBdr>
        <w:top w:val="none" w:sz="0" w:space="0" w:color="auto"/>
        <w:left w:val="none" w:sz="0" w:space="0" w:color="auto"/>
        <w:bottom w:val="none" w:sz="0" w:space="0" w:color="auto"/>
        <w:right w:val="none" w:sz="0" w:space="0" w:color="auto"/>
      </w:divBdr>
    </w:div>
    <w:div w:id="2127458996">
      <w:marLeft w:val="0"/>
      <w:marRight w:val="0"/>
      <w:marTop w:val="0"/>
      <w:marBottom w:val="0"/>
      <w:divBdr>
        <w:top w:val="none" w:sz="0" w:space="0" w:color="auto"/>
        <w:left w:val="none" w:sz="0" w:space="0" w:color="auto"/>
        <w:bottom w:val="none" w:sz="0" w:space="0" w:color="auto"/>
        <w:right w:val="none" w:sz="0" w:space="0" w:color="auto"/>
      </w:divBdr>
    </w:div>
    <w:div w:id="2127580549">
      <w:marLeft w:val="0"/>
      <w:marRight w:val="0"/>
      <w:marTop w:val="0"/>
      <w:marBottom w:val="0"/>
      <w:divBdr>
        <w:top w:val="none" w:sz="0" w:space="0" w:color="auto"/>
        <w:left w:val="none" w:sz="0" w:space="0" w:color="auto"/>
        <w:bottom w:val="none" w:sz="0" w:space="0" w:color="auto"/>
        <w:right w:val="none" w:sz="0" w:space="0" w:color="auto"/>
      </w:divBdr>
    </w:div>
    <w:div w:id="2127649593">
      <w:marLeft w:val="0"/>
      <w:marRight w:val="0"/>
      <w:marTop w:val="0"/>
      <w:marBottom w:val="0"/>
      <w:divBdr>
        <w:top w:val="none" w:sz="0" w:space="0" w:color="auto"/>
        <w:left w:val="none" w:sz="0" w:space="0" w:color="auto"/>
        <w:bottom w:val="none" w:sz="0" w:space="0" w:color="auto"/>
        <w:right w:val="none" w:sz="0" w:space="0" w:color="auto"/>
      </w:divBdr>
    </w:div>
    <w:div w:id="2127657395">
      <w:marLeft w:val="0"/>
      <w:marRight w:val="0"/>
      <w:marTop w:val="0"/>
      <w:marBottom w:val="0"/>
      <w:divBdr>
        <w:top w:val="none" w:sz="0" w:space="0" w:color="auto"/>
        <w:left w:val="none" w:sz="0" w:space="0" w:color="auto"/>
        <w:bottom w:val="none" w:sz="0" w:space="0" w:color="auto"/>
        <w:right w:val="none" w:sz="0" w:space="0" w:color="auto"/>
      </w:divBdr>
    </w:div>
    <w:div w:id="2127696709">
      <w:marLeft w:val="0"/>
      <w:marRight w:val="0"/>
      <w:marTop w:val="0"/>
      <w:marBottom w:val="0"/>
      <w:divBdr>
        <w:top w:val="none" w:sz="0" w:space="0" w:color="auto"/>
        <w:left w:val="none" w:sz="0" w:space="0" w:color="auto"/>
        <w:bottom w:val="none" w:sz="0" w:space="0" w:color="auto"/>
        <w:right w:val="none" w:sz="0" w:space="0" w:color="auto"/>
      </w:divBdr>
    </w:div>
    <w:div w:id="2127768330">
      <w:marLeft w:val="0"/>
      <w:marRight w:val="0"/>
      <w:marTop w:val="0"/>
      <w:marBottom w:val="0"/>
      <w:divBdr>
        <w:top w:val="none" w:sz="0" w:space="0" w:color="auto"/>
        <w:left w:val="none" w:sz="0" w:space="0" w:color="auto"/>
        <w:bottom w:val="none" w:sz="0" w:space="0" w:color="auto"/>
        <w:right w:val="none" w:sz="0" w:space="0" w:color="auto"/>
      </w:divBdr>
    </w:div>
    <w:div w:id="2127770517">
      <w:marLeft w:val="0"/>
      <w:marRight w:val="0"/>
      <w:marTop w:val="0"/>
      <w:marBottom w:val="0"/>
      <w:divBdr>
        <w:top w:val="none" w:sz="0" w:space="0" w:color="auto"/>
        <w:left w:val="none" w:sz="0" w:space="0" w:color="auto"/>
        <w:bottom w:val="none" w:sz="0" w:space="0" w:color="auto"/>
        <w:right w:val="none" w:sz="0" w:space="0" w:color="auto"/>
      </w:divBdr>
    </w:div>
    <w:div w:id="2127961943">
      <w:marLeft w:val="0"/>
      <w:marRight w:val="0"/>
      <w:marTop w:val="0"/>
      <w:marBottom w:val="0"/>
      <w:divBdr>
        <w:top w:val="none" w:sz="0" w:space="0" w:color="auto"/>
        <w:left w:val="none" w:sz="0" w:space="0" w:color="auto"/>
        <w:bottom w:val="none" w:sz="0" w:space="0" w:color="auto"/>
        <w:right w:val="none" w:sz="0" w:space="0" w:color="auto"/>
      </w:divBdr>
    </w:div>
    <w:div w:id="2127968553">
      <w:bodyDiv w:val="1"/>
      <w:marLeft w:val="0"/>
      <w:marRight w:val="0"/>
      <w:marTop w:val="0"/>
      <w:marBottom w:val="0"/>
      <w:divBdr>
        <w:top w:val="none" w:sz="0" w:space="0" w:color="auto"/>
        <w:left w:val="none" w:sz="0" w:space="0" w:color="auto"/>
        <w:bottom w:val="none" w:sz="0" w:space="0" w:color="auto"/>
        <w:right w:val="none" w:sz="0" w:space="0" w:color="auto"/>
      </w:divBdr>
    </w:div>
    <w:div w:id="2128352622">
      <w:marLeft w:val="0"/>
      <w:marRight w:val="0"/>
      <w:marTop w:val="0"/>
      <w:marBottom w:val="0"/>
      <w:divBdr>
        <w:top w:val="none" w:sz="0" w:space="0" w:color="auto"/>
        <w:left w:val="none" w:sz="0" w:space="0" w:color="auto"/>
        <w:bottom w:val="none" w:sz="0" w:space="0" w:color="auto"/>
        <w:right w:val="none" w:sz="0" w:space="0" w:color="auto"/>
      </w:divBdr>
    </w:div>
    <w:div w:id="2128426900">
      <w:marLeft w:val="0"/>
      <w:marRight w:val="0"/>
      <w:marTop w:val="0"/>
      <w:marBottom w:val="0"/>
      <w:divBdr>
        <w:top w:val="none" w:sz="0" w:space="0" w:color="auto"/>
        <w:left w:val="none" w:sz="0" w:space="0" w:color="auto"/>
        <w:bottom w:val="none" w:sz="0" w:space="0" w:color="auto"/>
        <w:right w:val="none" w:sz="0" w:space="0" w:color="auto"/>
      </w:divBdr>
    </w:div>
    <w:div w:id="2128427415">
      <w:marLeft w:val="0"/>
      <w:marRight w:val="0"/>
      <w:marTop w:val="0"/>
      <w:marBottom w:val="0"/>
      <w:divBdr>
        <w:top w:val="none" w:sz="0" w:space="0" w:color="auto"/>
        <w:left w:val="none" w:sz="0" w:space="0" w:color="auto"/>
        <w:bottom w:val="none" w:sz="0" w:space="0" w:color="auto"/>
        <w:right w:val="none" w:sz="0" w:space="0" w:color="auto"/>
      </w:divBdr>
    </w:div>
    <w:div w:id="2128506669">
      <w:marLeft w:val="0"/>
      <w:marRight w:val="0"/>
      <w:marTop w:val="0"/>
      <w:marBottom w:val="0"/>
      <w:divBdr>
        <w:top w:val="none" w:sz="0" w:space="0" w:color="auto"/>
        <w:left w:val="none" w:sz="0" w:space="0" w:color="auto"/>
        <w:bottom w:val="none" w:sz="0" w:space="0" w:color="auto"/>
        <w:right w:val="none" w:sz="0" w:space="0" w:color="auto"/>
      </w:divBdr>
    </w:div>
    <w:div w:id="2128620146">
      <w:marLeft w:val="0"/>
      <w:marRight w:val="0"/>
      <w:marTop w:val="0"/>
      <w:marBottom w:val="0"/>
      <w:divBdr>
        <w:top w:val="none" w:sz="0" w:space="0" w:color="auto"/>
        <w:left w:val="none" w:sz="0" w:space="0" w:color="auto"/>
        <w:bottom w:val="none" w:sz="0" w:space="0" w:color="auto"/>
        <w:right w:val="none" w:sz="0" w:space="0" w:color="auto"/>
      </w:divBdr>
    </w:div>
    <w:div w:id="2128889225">
      <w:marLeft w:val="0"/>
      <w:marRight w:val="0"/>
      <w:marTop w:val="0"/>
      <w:marBottom w:val="0"/>
      <w:divBdr>
        <w:top w:val="none" w:sz="0" w:space="0" w:color="auto"/>
        <w:left w:val="none" w:sz="0" w:space="0" w:color="auto"/>
        <w:bottom w:val="none" w:sz="0" w:space="0" w:color="auto"/>
        <w:right w:val="none" w:sz="0" w:space="0" w:color="auto"/>
      </w:divBdr>
    </w:div>
    <w:div w:id="2128967306">
      <w:marLeft w:val="0"/>
      <w:marRight w:val="0"/>
      <w:marTop w:val="0"/>
      <w:marBottom w:val="0"/>
      <w:divBdr>
        <w:top w:val="none" w:sz="0" w:space="0" w:color="auto"/>
        <w:left w:val="none" w:sz="0" w:space="0" w:color="auto"/>
        <w:bottom w:val="none" w:sz="0" w:space="0" w:color="auto"/>
        <w:right w:val="none" w:sz="0" w:space="0" w:color="auto"/>
      </w:divBdr>
    </w:div>
    <w:div w:id="2129005420">
      <w:marLeft w:val="0"/>
      <w:marRight w:val="0"/>
      <w:marTop w:val="0"/>
      <w:marBottom w:val="0"/>
      <w:divBdr>
        <w:top w:val="none" w:sz="0" w:space="0" w:color="auto"/>
        <w:left w:val="none" w:sz="0" w:space="0" w:color="auto"/>
        <w:bottom w:val="none" w:sz="0" w:space="0" w:color="auto"/>
        <w:right w:val="none" w:sz="0" w:space="0" w:color="auto"/>
      </w:divBdr>
    </w:div>
    <w:div w:id="2129006556">
      <w:marLeft w:val="0"/>
      <w:marRight w:val="0"/>
      <w:marTop w:val="0"/>
      <w:marBottom w:val="0"/>
      <w:divBdr>
        <w:top w:val="none" w:sz="0" w:space="0" w:color="auto"/>
        <w:left w:val="none" w:sz="0" w:space="0" w:color="auto"/>
        <w:bottom w:val="none" w:sz="0" w:space="0" w:color="auto"/>
        <w:right w:val="none" w:sz="0" w:space="0" w:color="auto"/>
      </w:divBdr>
    </w:div>
    <w:div w:id="2129157144">
      <w:marLeft w:val="0"/>
      <w:marRight w:val="0"/>
      <w:marTop w:val="0"/>
      <w:marBottom w:val="0"/>
      <w:divBdr>
        <w:top w:val="none" w:sz="0" w:space="0" w:color="auto"/>
        <w:left w:val="none" w:sz="0" w:space="0" w:color="auto"/>
        <w:bottom w:val="none" w:sz="0" w:space="0" w:color="auto"/>
        <w:right w:val="none" w:sz="0" w:space="0" w:color="auto"/>
      </w:divBdr>
    </w:div>
    <w:div w:id="2129202604">
      <w:marLeft w:val="0"/>
      <w:marRight w:val="0"/>
      <w:marTop w:val="0"/>
      <w:marBottom w:val="0"/>
      <w:divBdr>
        <w:top w:val="none" w:sz="0" w:space="0" w:color="auto"/>
        <w:left w:val="none" w:sz="0" w:space="0" w:color="auto"/>
        <w:bottom w:val="none" w:sz="0" w:space="0" w:color="auto"/>
        <w:right w:val="none" w:sz="0" w:space="0" w:color="auto"/>
      </w:divBdr>
    </w:div>
    <w:div w:id="2129202904">
      <w:marLeft w:val="0"/>
      <w:marRight w:val="0"/>
      <w:marTop w:val="0"/>
      <w:marBottom w:val="0"/>
      <w:divBdr>
        <w:top w:val="none" w:sz="0" w:space="0" w:color="auto"/>
        <w:left w:val="none" w:sz="0" w:space="0" w:color="auto"/>
        <w:bottom w:val="none" w:sz="0" w:space="0" w:color="auto"/>
        <w:right w:val="none" w:sz="0" w:space="0" w:color="auto"/>
      </w:divBdr>
    </w:div>
    <w:div w:id="2129230759">
      <w:marLeft w:val="0"/>
      <w:marRight w:val="0"/>
      <w:marTop w:val="0"/>
      <w:marBottom w:val="0"/>
      <w:divBdr>
        <w:top w:val="none" w:sz="0" w:space="0" w:color="auto"/>
        <w:left w:val="none" w:sz="0" w:space="0" w:color="auto"/>
        <w:bottom w:val="none" w:sz="0" w:space="0" w:color="auto"/>
        <w:right w:val="none" w:sz="0" w:space="0" w:color="auto"/>
      </w:divBdr>
    </w:div>
    <w:div w:id="2129354859">
      <w:marLeft w:val="0"/>
      <w:marRight w:val="0"/>
      <w:marTop w:val="0"/>
      <w:marBottom w:val="0"/>
      <w:divBdr>
        <w:top w:val="none" w:sz="0" w:space="0" w:color="auto"/>
        <w:left w:val="none" w:sz="0" w:space="0" w:color="auto"/>
        <w:bottom w:val="none" w:sz="0" w:space="0" w:color="auto"/>
        <w:right w:val="none" w:sz="0" w:space="0" w:color="auto"/>
      </w:divBdr>
    </w:div>
    <w:div w:id="2129421689">
      <w:marLeft w:val="0"/>
      <w:marRight w:val="0"/>
      <w:marTop w:val="0"/>
      <w:marBottom w:val="0"/>
      <w:divBdr>
        <w:top w:val="none" w:sz="0" w:space="0" w:color="auto"/>
        <w:left w:val="none" w:sz="0" w:space="0" w:color="auto"/>
        <w:bottom w:val="none" w:sz="0" w:space="0" w:color="auto"/>
        <w:right w:val="none" w:sz="0" w:space="0" w:color="auto"/>
      </w:divBdr>
    </w:div>
    <w:div w:id="2129472500">
      <w:marLeft w:val="0"/>
      <w:marRight w:val="0"/>
      <w:marTop w:val="0"/>
      <w:marBottom w:val="0"/>
      <w:divBdr>
        <w:top w:val="none" w:sz="0" w:space="0" w:color="auto"/>
        <w:left w:val="none" w:sz="0" w:space="0" w:color="auto"/>
        <w:bottom w:val="none" w:sz="0" w:space="0" w:color="auto"/>
        <w:right w:val="none" w:sz="0" w:space="0" w:color="auto"/>
      </w:divBdr>
    </w:div>
    <w:div w:id="2129622426">
      <w:marLeft w:val="0"/>
      <w:marRight w:val="0"/>
      <w:marTop w:val="0"/>
      <w:marBottom w:val="0"/>
      <w:divBdr>
        <w:top w:val="none" w:sz="0" w:space="0" w:color="auto"/>
        <w:left w:val="none" w:sz="0" w:space="0" w:color="auto"/>
        <w:bottom w:val="none" w:sz="0" w:space="0" w:color="auto"/>
        <w:right w:val="none" w:sz="0" w:space="0" w:color="auto"/>
      </w:divBdr>
    </w:div>
    <w:div w:id="2129660849">
      <w:marLeft w:val="0"/>
      <w:marRight w:val="0"/>
      <w:marTop w:val="0"/>
      <w:marBottom w:val="0"/>
      <w:divBdr>
        <w:top w:val="none" w:sz="0" w:space="0" w:color="auto"/>
        <w:left w:val="none" w:sz="0" w:space="0" w:color="auto"/>
        <w:bottom w:val="none" w:sz="0" w:space="0" w:color="auto"/>
        <w:right w:val="none" w:sz="0" w:space="0" w:color="auto"/>
      </w:divBdr>
    </w:div>
    <w:div w:id="2129664089">
      <w:marLeft w:val="0"/>
      <w:marRight w:val="0"/>
      <w:marTop w:val="0"/>
      <w:marBottom w:val="0"/>
      <w:divBdr>
        <w:top w:val="none" w:sz="0" w:space="0" w:color="auto"/>
        <w:left w:val="none" w:sz="0" w:space="0" w:color="auto"/>
        <w:bottom w:val="none" w:sz="0" w:space="0" w:color="auto"/>
        <w:right w:val="none" w:sz="0" w:space="0" w:color="auto"/>
      </w:divBdr>
    </w:div>
    <w:div w:id="2129667024">
      <w:marLeft w:val="0"/>
      <w:marRight w:val="0"/>
      <w:marTop w:val="0"/>
      <w:marBottom w:val="0"/>
      <w:divBdr>
        <w:top w:val="none" w:sz="0" w:space="0" w:color="auto"/>
        <w:left w:val="none" w:sz="0" w:space="0" w:color="auto"/>
        <w:bottom w:val="none" w:sz="0" w:space="0" w:color="auto"/>
        <w:right w:val="none" w:sz="0" w:space="0" w:color="auto"/>
      </w:divBdr>
    </w:div>
    <w:div w:id="2129811440">
      <w:marLeft w:val="0"/>
      <w:marRight w:val="0"/>
      <w:marTop w:val="0"/>
      <w:marBottom w:val="0"/>
      <w:divBdr>
        <w:top w:val="none" w:sz="0" w:space="0" w:color="auto"/>
        <w:left w:val="none" w:sz="0" w:space="0" w:color="auto"/>
        <w:bottom w:val="none" w:sz="0" w:space="0" w:color="auto"/>
        <w:right w:val="none" w:sz="0" w:space="0" w:color="auto"/>
      </w:divBdr>
    </w:div>
    <w:div w:id="2129854820">
      <w:marLeft w:val="0"/>
      <w:marRight w:val="0"/>
      <w:marTop w:val="0"/>
      <w:marBottom w:val="0"/>
      <w:divBdr>
        <w:top w:val="none" w:sz="0" w:space="0" w:color="auto"/>
        <w:left w:val="none" w:sz="0" w:space="0" w:color="auto"/>
        <w:bottom w:val="none" w:sz="0" w:space="0" w:color="auto"/>
        <w:right w:val="none" w:sz="0" w:space="0" w:color="auto"/>
      </w:divBdr>
    </w:div>
    <w:div w:id="2129935118">
      <w:marLeft w:val="0"/>
      <w:marRight w:val="0"/>
      <w:marTop w:val="0"/>
      <w:marBottom w:val="0"/>
      <w:divBdr>
        <w:top w:val="none" w:sz="0" w:space="0" w:color="auto"/>
        <w:left w:val="none" w:sz="0" w:space="0" w:color="auto"/>
        <w:bottom w:val="none" w:sz="0" w:space="0" w:color="auto"/>
        <w:right w:val="none" w:sz="0" w:space="0" w:color="auto"/>
      </w:divBdr>
    </w:div>
    <w:div w:id="2130123164">
      <w:marLeft w:val="0"/>
      <w:marRight w:val="0"/>
      <w:marTop w:val="0"/>
      <w:marBottom w:val="0"/>
      <w:divBdr>
        <w:top w:val="none" w:sz="0" w:space="0" w:color="auto"/>
        <w:left w:val="none" w:sz="0" w:space="0" w:color="auto"/>
        <w:bottom w:val="none" w:sz="0" w:space="0" w:color="auto"/>
        <w:right w:val="none" w:sz="0" w:space="0" w:color="auto"/>
      </w:divBdr>
    </w:div>
    <w:div w:id="2130316484">
      <w:marLeft w:val="0"/>
      <w:marRight w:val="0"/>
      <w:marTop w:val="0"/>
      <w:marBottom w:val="0"/>
      <w:divBdr>
        <w:top w:val="none" w:sz="0" w:space="0" w:color="auto"/>
        <w:left w:val="none" w:sz="0" w:space="0" w:color="auto"/>
        <w:bottom w:val="none" w:sz="0" w:space="0" w:color="auto"/>
        <w:right w:val="none" w:sz="0" w:space="0" w:color="auto"/>
      </w:divBdr>
    </w:div>
    <w:div w:id="2130318044">
      <w:marLeft w:val="0"/>
      <w:marRight w:val="0"/>
      <w:marTop w:val="0"/>
      <w:marBottom w:val="0"/>
      <w:divBdr>
        <w:top w:val="none" w:sz="0" w:space="0" w:color="auto"/>
        <w:left w:val="none" w:sz="0" w:space="0" w:color="auto"/>
        <w:bottom w:val="none" w:sz="0" w:space="0" w:color="auto"/>
        <w:right w:val="none" w:sz="0" w:space="0" w:color="auto"/>
      </w:divBdr>
    </w:div>
    <w:div w:id="2130468774">
      <w:marLeft w:val="0"/>
      <w:marRight w:val="0"/>
      <w:marTop w:val="0"/>
      <w:marBottom w:val="0"/>
      <w:divBdr>
        <w:top w:val="none" w:sz="0" w:space="0" w:color="auto"/>
        <w:left w:val="none" w:sz="0" w:space="0" w:color="auto"/>
        <w:bottom w:val="none" w:sz="0" w:space="0" w:color="auto"/>
        <w:right w:val="none" w:sz="0" w:space="0" w:color="auto"/>
      </w:divBdr>
    </w:div>
    <w:div w:id="2130542322">
      <w:marLeft w:val="0"/>
      <w:marRight w:val="0"/>
      <w:marTop w:val="0"/>
      <w:marBottom w:val="0"/>
      <w:divBdr>
        <w:top w:val="none" w:sz="0" w:space="0" w:color="auto"/>
        <w:left w:val="none" w:sz="0" w:space="0" w:color="auto"/>
        <w:bottom w:val="none" w:sz="0" w:space="0" w:color="auto"/>
        <w:right w:val="none" w:sz="0" w:space="0" w:color="auto"/>
      </w:divBdr>
    </w:div>
    <w:div w:id="2130590418">
      <w:marLeft w:val="0"/>
      <w:marRight w:val="0"/>
      <w:marTop w:val="0"/>
      <w:marBottom w:val="0"/>
      <w:divBdr>
        <w:top w:val="none" w:sz="0" w:space="0" w:color="auto"/>
        <w:left w:val="none" w:sz="0" w:space="0" w:color="auto"/>
        <w:bottom w:val="none" w:sz="0" w:space="0" w:color="auto"/>
        <w:right w:val="none" w:sz="0" w:space="0" w:color="auto"/>
      </w:divBdr>
    </w:div>
    <w:div w:id="2130591002">
      <w:marLeft w:val="0"/>
      <w:marRight w:val="0"/>
      <w:marTop w:val="0"/>
      <w:marBottom w:val="0"/>
      <w:divBdr>
        <w:top w:val="none" w:sz="0" w:space="0" w:color="auto"/>
        <w:left w:val="none" w:sz="0" w:space="0" w:color="auto"/>
        <w:bottom w:val="none" w:sz="0" w:space="0" w:color="auto"/>
        <w:right w:val="none" w:sz="0" w:space="0" w:color="auto"/>
      </w:divBdr>
    </w:div>
    <w:div w:id="2130779152">
      <w:marLeft w:val="0"/>
      <w:marRight w:val="0"/>
      <w:marTop w:val="0"/>
      <w:marBottom w:val="0"/>
      <w:divBdr>
        <w:top w:val="none" w:sz="0" w:space="0" w:color="auto"/>
        <w:left w:val="none" w:sz="0" w:space="0" w:color="auto"/>
        <w:bottom w:val="none" w:sz="0" w:space="0" w:color="auto"/>
        <w:right w:val="none" w:sz="0" w:space="0" w:color="auto"/>
      </w:divBdr>
    </w:div>
    <w:div w:id="2130852037">
      <w:marLeft w:val="0"/>
      <w:marRight w:val="0"/>
      <w:marTop w:val="0"/>
      <w:marBottom w:val="0"/>
      <w:divBdr>
        <w:top w:val="none" w:sz="0" w:space="0" w:color="auto"/>
        <w:left w:val="none" w:sz="0" w:space="0" w:color="auto"/>
        <w:bottom w:val="none" w:sz="0" w:space="0" w:color="auto"/>
        <w:right w:val="none" w:sz="0" w:space="0" w:color="auto"/>
      </w:divBdr>
    </w:div>
    <w:div w:id="2130929638">
      <w:marLeft w:val="0"/>
      <w:marRight w:val="0"/>
      <w:marTop w:val="0"/>
      <w:marBottom w:val="0"/>
      <w:divBdr>
        <w:top w:val="none" w:sz="0" w:space="0" w:color="auto"/>
        <w:left w:val="none" w:sz="0" w:space="0" w:color="auto"/>
        <w:bottom w:val="none" w:sz="0" w:space="0" w:color="auto"/>
        <w:right w:val="none" w:sz="0" w:space="0" w:color="auto"/>
      </w:divBdr>
    </w:div>
    <w:div w:id="2131050478">
      <w:marLeft w:val="0"/>
      <w:marRight w:val="0"/>
      <w:marTop w:val="0"/>
      <w:marBottom w:val="0"/>
      <w:divBdr>
        <w:top w:val="none" w:sz="0" w:space="0" w:color="auto"/>
        <w:left w:val="none" w:sz="0" w:space="0" w:color="auto"/>
        <w:bottom w:val="none" w:sz="0" w:space="0" w:color="auto"/>
        <w:right w:val="none" w:sz="0" w:space="0" w:color="auto"/>
      </w:divBdr>
    </w:div>
    <w:div w:id="2131119699">
      <w:marLeft w:val="480"/>
      <w:marRight w:val="0"/>
      <w:marTop w:val="0"/>
      <w:marBottom w:val="0"/>
      <w:divBdr>
        <w:top w:val="none" w:sz="0" w:space="0" w:color="auto"/>
        <w:left w:val="none" w:sz="0" w:space="0" w:color="auto"/>
        <w:bottom w:val="none" w:sz="0" w:space="0" w:color="auto"/>
        <w:right w:val="none" w:sz="0" w:space="0" w:color="auto"/>
      </w:divBdr>
    </w:div>
    <w:div w:id="2131127350">
      <w:marLeft w:val="0"/>
      <w:marRight w:val="0"/>
      <w:marTop w:val="0"/>
      <w:marBottom w:val="0"/>
      <w:divBdr>
        <w:top w:val="none" w:sz="0" w:space="0" w:color="auto"/>
        <w:left w:val="none" w:sz="0" w:space="0" w:color="auto"/>
        <w:bottom w:val="none" w:sz="0" w:space="0" w:color="auto"/>
        <w:right w:val="none" w:sz="0" w:space="0" w:color="auto"/>
      </w:divBdr>
    </w:div>
    <w:div w:id="2131166889">
      <w:marLeft w:val="0"/>
      <w:marRight w:val="0"/>
      <w:marTop w:val="0"/>
      <w:marBottom w:val="0"/>
      <w:divBdr>
        <w:top w:val="none" w:sz="0" w:space="0" w:color="auto"/>
        <w:left w:val="none" w:sz="0" w:space="0" w:color="auto"/>
        <w:bottom w:val="none" w:sz="0" w:space="0" w:color="auto"/>
        <w:right w:val="none" w:sz="0" w:space="0" w:color="auto"/>
      </w:divBdr>
    </w:div>
    <w:div w:id="2131170231">
      <w:marLeft w:val="0"/>
      <w:marRight w:val="0"/>
      <w:marTop w:val="0"/>
      <w:marBottom w:val="0"/>
      <w:divBdr>
        <w:top w:val="none" w:sz="0" w:space="0" w:color="auto"/>
        <w:left w:val="none" w:sz="0" w:space="0" w:color="auto"/>
        <w:bottom w:val="none" w:sz="0" w:space="0" w:color="auto"/>
        <w:right w:val="none" w:sz="0" w:space="0" w:color="auto"/>
      </w:divBdr>
    </w:div>
    <w:div w:id="2131196600">
      <w:marLeft w:val="0"/>
      <w:marRight w:val="0"/>
      <w:marTop w:val="0"/>
      <w:marBottom w:val="0"/>
      <w:divBdr>
        <w:top w:val="none" w:sz="0" w:space="0" w:color="auto"/>
        <w:left w:val="none" w:sz="0" w:space="0" w:color="auto"/>
        <w:bottom w:val="none" w:sz="0" w:space="0" w:color="auto"/>
        <w:right w:val="none" w:sz="0" w:space="0" w:color="auto"/>
      </w:divBdr>
    </w:div>
    <w:div w:id="2131196781">
      <w:marLeft w:val="0"/>
      <w:marRight w:val="0"/>
      <w:marTop w:val="0"/>
      <w:marBottom w:val="0"/>
      <w:divBdr>
        <w:top w:val="none" w:sz="0" w:space="0" w:color="auto"/>
        <w:left w:val="none" w:sz="0" w:space="0" w:color="auto"/>
        <w:bottom w:val="none" w:sz="0" w:space="0" w:color="auto"/>
        <w:right w:val="none" w:sz="0" w:space="0" w:color="auto"/>
      </w:divBdr>
    </w:div>
    <w:div w:id="2131243642">
      <w:marLeft w:val="0"/>
      <w:marRight w:val="0"/>
      <w:marTop w:val="0"/>
      <w:marBottom w:val="0"/>
      <w:divBdr>
        <w:top w:val="none" w:sz="0" w:space="0" w:color="auto"/>
        <w:left w:val="none" w:sz="0" w:space="0" w:color="auto"/>
        <w:bottom w:val="none" w:sz="0" w:space="0" w:color="auto"/>
        <w:right w:val="none" w:sz="0" w:space="0" w:color="auto"/>
      </w:divBdr>
    </w:div>
    <w:div w:id="2131245934">
      <w:marLeft w:val="0"/>
      <w:marRight w:val="0"/>
      <w:marTop w:val="0"/>
      <w:marBottom w:val="0"/>
      <w:divBdr>
        <w:top w:val="none" w:sz="0" w:space="0" w:color="auto"/>
        <w:left w:val="none" w:sz="0" w:space="0" w:color="auto"/>
        <w:bottom w:val="none" w:sz="0" w:space="0" w:color="auto"/>
        <w:right w:val="none" w:sz="0" w:space="0" w:color="auto"/>
      </w:divBdr>
    </w:div>
    <w:div w:id="2131314857">
      <w:marLeft w:val="0"/>
      <w:marRight w:val="0"/>
      <w:marTop w:val="0"/>
      <w:marBottom w:val="0"/>
      <w:divBdr>
        <w:top w:val="none" w:sz="0" w:space="0" w:color="auto"/>
        <w:left w:val="none" w:sz="0" w:space="0" w:color="auto"/>
        <w:bottom w:val="none" w:sz="0" w:space="0" w:color="auto"/>
        <w:right w:val="none" w:sz="0" w:space="0" w:color="auto"/>
      </w:divBdr>
    </w:div>
    <w:div w:id="2131317921">
      <w:marLeft w:val="0"/>
      <w:marRight w:val="0"/>
      <w:marTop w:val="0"/>
      <w:marBottom w:val="0"/>
      <w:divBdr>
        <w:top w:val="none" w:sz="0" w:space="0" w:color="auto"/>
        <w:left w:val="none" w:sz="0" w:space="0" w:color="auto"/>
        <w:bottom w:val="none" w:sz="0" w:space="0" w:color="auto"/>
        <w:right w:val="none" w:sz="0" w:space="0" w:color="auto"/>
      </w:divBdr>
    </w:div>
    <w:div w:id="2131389367">
      <w:marLeft w:val="0"/>
      <w:marRight w:val="0"/>
      <w:marTop w:val="0"/>
      <w:marBottom w:val="0"/>
      <w:divBdr>
        <w:top w:val="none" w:sz="0" w:space="0" w:color="auto"/>
        <w:left w:val="none" w:sz="0" w:space="0" w:color="auto"/>
        <w:bottom w:val="none" w:sz="0" w:space="0" w:color="auto"/>
        <w:right w:val="none" w:sz="0" w:space="0" w:color="auto"/>
      </w:divBdr>
    </w:div>
    <w:div w:id="2131394185">
      <w:marLeft w:val="0"/>
      <w:marRight w:val="0"/>
      <w:marTop w:val="0"/>
      <w:marBottom w:val="0"/>
      <w:divBdr>
        <w:top w:val="none" w:sz="0" w:space="0" w:color="auto"/>
        <w:left w:val="none" w:sz="0" w:space="0" w:color="auto"/>
        <w:bottom w:val="none" w:sz="0" w:space="0" w:color="auto"/>
        <w:right w:val="none" w:sz="0" w:space="0" w:color="auto"/>
      </w:divBdr>
    </w:div>
    <w:div w:id="2131433271">
      <w:marLeft w:val="0"/>
      <w:marRight w:val="0"/>
      <w:marTop w:val="0"/>
      <w:marBottom w:val="0"/>
      <w:divBdr>
        <w:top w:val="none" w:sz="0" w:space="0" w:color="auto"/>
        <w:left w:val="none" w:sz="0" w:space="0" w:color="auto"/>
        <w:bottom w:val="none" w:sz="0" w:space="0" w:color="auto"/>
        <w:right w:val="none" w:sz="0" w:space="0" w:color="auto"/>
      </w:divBdr>
    </w:div>
    <w:div w:id="2131506194">
      <w:marLeft w:val="0"/>
      <w:marRight w:val="0"/>
      <w:marTop w:val="0"/>
      <w:marBottom w:val="0"/>
      <w:divBdr>
        <w:top w:val="none" w:sz="0" w:space="0" w:color="auto"/>
        <w:left w:val="none" w:sz="0" w:space="0" w:color="auto"/>
        <w:bottom w:val="none" w:sz="0" w:space="0" w:color="auto"/>
        <w:right w:val="none" w:sz="0" w:space="0" w:color="auto"/>
      </w:divBdr>
    </w:div>
    <w:div w:id="2131513467">
      <w:marLeft w:val="0"/>
      <w:marRight w:val="0"/>
      <w:marTop w:val="0"/>
      <w:marBottom w:val="0"/>
      <w:divBdr>
        <w:top w:val="none" w:sz="0" w:space="0" w:color="auto"/>
        <w:left w:val="none" w:sz="0" w:space="0" w:color="auto"/>
        <w:bottom w:val="none" w:sz="0" w:space="0" w:color="auto"/>
        <w:right w:val="none" w:sz="0" w:space="0" w:color="auto"/>
      </w:divBdr>
    </w:div>
    <w:div w:id="2131514538">
      <w:marLeft w:val="0"/>
      <w:marRight w:val="0"/>
      <w:marTop w:val="0"/>
      <w:marBottom w:val="0"/>
      <w:divBdr>
        <w:top w:val="none" w:sz="0" w:space="0" w:color="auto"/>
        <w:left w:val="none" w:sz="0" w:space="0" w:color="auto"/>
        <w:bottom w:val="none" w:sz="0" w:space="0" w:color="auto"/>
        <w:right w:val="none" w:sz="0" w:space="0" w:color="auto"/>
      </w:divBdr>
    </w:div>
    <w:div w:id="2131588151">
      <w:marLeft w:val="0"/>
      <w:marRight w:val="0"/>
      <w:marTop w:val="0"/>
      <w:marBottom w:val="0"/>
      <w:divBdr>
        <w:top w:val="none" w:sz="0" w:space="0" w:color="auto"/>
        <w:left w:val="none" w:sz="0" w:space="0" w:color="auto"/>
        <w:bottom w:val="none" w:sz="0" w:space="0" w:color="auto"/>
        <w:right w:val="none" w:sz="0" w:space="0" w:color="auto"/>
      </w:divBdr>
    </w:div>
    <w:div w:id="2131628655">
      <w:marLeft w:val="0"/>
      <w:marRight w:val="0"/>
      <w:marTop w:val="0"/>
      <w:marBottom w:val="0"/>
      <w:divBdr>
        <w:top w:val="none" w:sz="0" w:space="0" w:color="auto"/>
        <w:left w:val="none" w:sz="0" w:space="0" w:color="auto"/>
        <w:bottom w:val="none" w:sz="0" w:space="0" w:color="auto"/>
        <w:right w:val="none" w:sz="0" w:space="0" w:color="auto"/>
      </w:divBdr>
    </w:div>
    <w:div w:id="2131892473">
      <w:marLeft w:val="0"/>
      <w:marRight w:val="0"/>
      <w:marTop w:val="0"/>
      <w:marBottom w:val="0"/>
      <w:divBdr>
        <w:top w:val="none" w:sz="0" w:space="0" w:color="auto"/>
        <w:left w:val="none" w:sz="0" w:space="0" w:color="auto"/>
        <w:bottom w:val="none" w:sz="0" w:space="0" w:color="auto"/>
        <w:right w:val="none" w:sz="0" w:space="0" w:color="auto"/>
      </w:divBdr>
    </w:div>
    <w:div w:id="2131974760">
      <w:marLeft w:val="0"/>
      <w:marRight w:val="0"/>
      <w:marTop w:val="0"/>
      <w:marBottom w:val="0"/>
      <w:divBdr>
        <w:top w:val="none" w:sz="0" w:space="0" w:color="auto"/>
        <w:left w:val="none" w:sz="0" w:space="0" w:color="auto"/>
        <w:bottom w:val="none" w:sz="0" w:space="0" w:color="auto"/>
        <w:right w:val="none" w:sz="0" w:space="0" w:color="auto"/>
      </w:divBdr>
    </w:div>
    <w:div w:id="2131976959">
      <w:marLeft w:val="0"/>
      <w:marRight w:val="0"/>
      <w:marTop w:val="0"/>
      <w:marBottom w:val="0"/>
      <w:divBdr>
        <w:top w:val="none" w:sz="0" w:space="0" w:color="auto"/>
        <w:left w:val="none" w:sz="0" w:space="0" w:color="auto"/>
        <w:bottom w:val="none" w:sz="0" w:space="0" w:color="auto"/>
        <w:right w:val="none" w:sz="0" w:space="0" w:color="auto"/>
      </w:divBdr>
    </w:div>
    <w:div w:id="2132044108">
      <w:marLeft w:val="0"/>
      <w:marRight w:val="0"/>
      <w:marTop w:val="0"/>
      <w:marBottom w:val="0"/>
      <w:divBdr>
        <w:top w:val="none" w:sz="0" w:space="0" w:color="auto"/>
        <w:left w:val="none" w:sz="0" w:space="0" w:color="auto"/>
        <w:bottom w:val="none" w:sz="0" w:space="0" w:color="auto"/>
        <w:right w:val="none" w:sz="0" w:space="0" w:color="auto"/>
      </w:divBdr>
    </w:div>
    <w:div w:id="2132085660">
      <w:marLeft w:val="0"/>
      <w:marRight w:val="0"/>
      <w:marTop w:val="0"/>
      <w:marBottom w:val="0"/>
      <w:divBdr>
        <w:top w:val="none" w:sz="0" w:space="0" w:color="auto"/>
        <w:left w:val="none" w:sz="0" w:space="0" w:color="auto"/>
        <w:bottom w:val="none" w:sz="0" w:space="0" w:color="auto"/>
        <w:right w:val="none" w:sz="0" w:space="0" w:color="auto"/>
      </w:divBdr>
    </w:div>
    <w:div w:id="2132089342">
      <w:marLeft w:val="0"/>
      <w:marRight w:val="0"/>
      <w:marTop w:val="0"/>
      <w:marBottom w:val="0"/>
      <w:divBdr>
        <w:top w:val="none" w:sz="0" w:space="0" w:color="auto"/>
        <w:left w:val="none" w:sz="0" w:space="0" w:color="auto"/>
        <w:bottom w:val="none" w:sz="0" w:space="0" w:color="auto"/>
        <w:right w:val="none" w:sz="0" w:space="0" w:color="auto"/>
      </w:divBdr>
    </w:div>
    <w:div w:id="2132162764">
      <w:marLeft w:val="0"/>
      <w:marRight w:val="0"/>
      <w:marTop w:val="0"/>
      <w:marBottom w:val="0"/>
      <w:divBdr>
        <w:top w:val="none" w:sz="0" w:space="0" w:color="auto"/>
        <w:left w:val="none" w:sz="0" w:space="0" w:color="auto"/>
        <w:bottom w:val="none" w:sz="0" w:space="0" w:color="auto"/>
        <w:right w:val="none" w:sz="0" w:space="0" w:color="auto"/>
      </w:divBdr>
    </w:div>
    <w:div w:id="2132287020">
      <w:marLeft w:val="0"/>
      <w:marRight w:val="0"/>
      <w:marTop w:val="0"/>
      <w:marBottom w:val="0"/>
      <w:divBdr>
        <w:top w:val="none" w:sz="0" w:space="0" w:color="auto"/>
        <w:left w:val="none" w:sz="0" w:space="0" w:color="auto"/>
        <w:bottom w:val="none" w:sz="0" w:space="0" w:color="auto"/>
        <w:right w:val="none" w:sz="0" w:space="0" w:color="auto"/>
      </w:divBdr>
    </w:div>
    <w:div w:id="2132354782">
      <w:marLeft w:val="0"/>
      <w:marRight w:val="0"/>
      <w:marTop w:val="0"/>
      <w:marBottom w:val="0"/>
      <w:divBdr>
        <w:top w:val="none" w:sz="0" w:space="0" w:color="auto"/>
        <w:left w:val="none" w:sz="0" w:space="0" w:color="auto"/>
        <w:bottom w:val="none" w:sz="0" w:space="0" w:color="auto"/>
        <w:right w:val="none" w:sz="0" w:space="0" w:color="auto"/>
      </w:divBdr>
    </w:div>
    <w:div w:id="2132359587">
      <w:marLeft w:val="0"/>
      <w:marRight w:val="0"/>
      <w:marTop w:val="0"/>
      <w:marBottom w:val="0"/>
      <w:divBdr>
        <w:top w:val="none" w:sz="0" w:space="0" w:color="auto"/>
        <w:left w:val="none" w:sz="0" w:space="0" w:color="auto"/>
        <w:bottom w:val="none" w:sz="0" w:space="0" w:color="auto"/>
        <w:right w:val="none" w:sz="0" w:space="0" w:color="auto"/>
      </w:divBdr>
    </w:div>
    <w:div w:id="2132432115">
      <w:marLeft w:val="0"/>
      <w:marRight w:val="0"/>
      <w:marTop w:val="0"/>
      <w:marBottom w:val="0"/>
      <w:divBdr>
        <w:top w:val="none" w:sz="0" w:space="0" w:color="auto"/>
        <w:left w:val="none" w:sz="0" w:space="0" w:color="auto"/>
        <w:bottom w:val="none" w:sz="0" w:space="0" w:color="auto"/>
        <w:right w:val="none" w:sz="0" w:space="0" w:color="auto"/>
      </w:divBdr>
    </w:div>
    <w:div w:id="2132432452">
      <w:marLeft w:val="0"/>
      <w:marRight w:val="0"/>
      <w:marTop w:val="0"/>
      <w:marBottom w:val="0"/>
      <w:divBdr>
        <w:top w:val="none" w:sz="0" w:space="0" w:color="auto"/>
        <w:left w:val="none" w:sz="0" w:space="0" w:color="auto"/>
        <w:bottom w:val="none" w:sz="0" w:space="0" w:color="auto"/>
        <w:right w:val="none" w:sz="0" w:space="0" w:color="auto"/>
      </w:divBdr>
    </w:div>
    <w:div w:id="2132746204">
      <w:marLeft w:val="0"/>
      <w:marRight w:val="0"/>
      <w:marTop w:val="0"/>
      <w:marBottom w:val="0"/>
      <w:divBdr>
        <w:top w:val="none" w:sz="0" w:space="0" w:color="auto"/>
        <w:left w:val="none" w:sz="0" w:space="0" w:color="auto"/>
        <w:bottom w:val="none" w:sz="0" w:space="0" w:color="auto"/>
        <w:right w:val="none" w:sz="0" w:space="0" w:color="auto"/>
      </w:divBdr>
    </w:div>
    <w:div w:id="2132821634">
      <w:marLeft w:val="0"/>
      <w:marRight w:val="0"/>
      <w:marTop w:val="0"/>
      <w:marBottom w:val="0"/>
      <w:divBdr>
        <w:top w:val="none" w:sz="0" w:space="0" w:color="auto"/>
        <w:left w:val="none" w:sz="0" w:space="0" w:color="auto"/>
        <w:bottom w:val="none" w:sz="0" w:space="0" w:color="auto"/>
        <w:right w:val="none" w:sz="0" w:space="0" w:color="auto"/>
      </w:divBdr>
    </w:div>
    <w:div w:id="2132896844">
      <w:marLeft w:val="0"/>
      <w:marRight w:val="0"/>
      <w:marTop w:val="0"/>
      <w:marBottom w:val="0"/>
      <w:divBdr>
        <w:top w:val="none" w:sz="0" w:space="0" w:color="auto"/>
        <w:left w:val="none" w:sz="0" w:space="0" w:color="auto"/>
        <w:bottom w:val="none" w:sz="0" w:space="0" w:color="auto"/>
        <w:right w:val="none" w:sz="0" w:space="0" w:color="auto"/>
      </w:divBdr>
    </w:div>
    <w:div w:id="2133011610">
      <w:marLeft w:val="0"/>
      <w:marRight w:val="0"/>
      <w:marTop w:val="0"/>
      <w:marBottom w:val="0"/>
      <w:divBdr>
        <w:top w:val="none" w:sz="0" w:space="0" w:color="auto"/>
        <w:left w:val="none" w:sz="0" w:space="0" w:color="auto"/>
        <w:bottom w:val="none" w:sz="0" w:space="0" w:color="auto"/>
        <w:right w:val="none" w:sz="0" w:space="0" w:color="auto"/>
      </w:divBdr>
    </w:div>
    <w:div w:id="2133017697">
      <w:marLeft w:val="0"/>
      <w:marRight w:val="0"/>
      <w:marTop w:val="0"/>
      <w:marBottom w:val="0"/>
      <w:divBdr>
        <w:top w:val="none" w:sz="0" w:space="0" w:color="auto"/>
        <w:left w:val="none" w:sz="0" w:space="0" w:color="auto"/>
        <w:bottom w:val="none" w:sz="0" w:space="0" w:color="auto"/>
        <w:right w:val="none" w:sz="0" w:space="0" w:color="auto"/>
      </w:divBdr>
    </w:div>
    <w:div w:id="2133162677">
      <w:marLeft w:val="0"/>
      <w:marRight w:val="0"/>
      <w:marTop w:val="0"/>
      <w:marBottom w:val="0"/>
      <w:divBdr>
        <w:top w:val="none" w:sz="0" w:space="0" w:color="auto"/>
        <w:left w:val="none" w:sz="0" w:space="0" w:color="auto"/>
        <w:bottom w:val="none" w:sz="0" w:space="0" w:color="auto"/>
        <w:right w:val="none" w:sz="0" w:space="0" w:color="auto"/>
      </w:divBdr>
    </w:div>
    <w:div w:id="2133401392">
      <w:marLeft w:val="0"/>
      <w:marRight w:val="0"/>
      <w:marTop w:val="0"/>
      <w:marBottom w:val="0"/>
      <w:divBdr>
        <w:top w:val="none" w:sz="0" w:space="0" w:color="auto"/>
        <w:left w:val="none" w:sz="0" w:space="0" w:color="auto"/>
        <w:bottom w:val="none" w:sz="0" w:space="0" w:color="auto"/>
        <w:right w:val="none" w:sz="0" w:space="0" w:color="auto"/>
      </w:divBdr>
    </w:div>
    <w:div w:id="2133546889">
      <w:marLeft w:val="0"/>
      <w:marRight w:val="0"/>
      <w:marTop w:val="0"/>
      <w:marBottom w:val="0"/>
      <w:divBdr>
        <w:top w:val="none" w:sz="0" w:space="0" w:color="auto"/>
        <w:left w:val="none" w:sz="0" w:space="0" w:color="auto"/>
        <w:bottom w:val="none" w:sz="0" w:space="0" w:color="auto"/>
        <w:right w:val="none" w:sz="0" w:space="0" w:color="auto"/>
      </w:divBdr>
    </w:div>
    <w:div w:id="2133594840">
      <w:marLeft w:val="0"/>
      <w:marRight w:val="0"/>
      <w:marTop w:val="0"/>
      <w:marBottom w:val="0"/>
      <w:divBdr>
        <w:top w:val="none" w:sz="0" w:space="0" w:color="auto"/>
        <w:left w:val="none" w:sz="0" w:space="0" w:color="auto"/>
        <w:bottom w:val="none" w:sz="0" w:space="0" w:color="auto"/>
        <w:right w:val="none" w:sz="0" w:space="0" w:color="auto"/>
      </w:divBdr>
    </w:div>
    <w:div w:id="2133622195">
      <w:marLeft w:val="0"/>
      <w:marRight w:val="0"/>
      <w:marTop w:val="0"/>
      <w:marBottom w:val="0"/>
      <w:divBdr>
        <w:top w:val="none" w:sz="0" w:space="0" w:color="auto"/>
        <w:left w:val="none" w:sz="0" w:space="0" w:color="auto"/>
        <w:bottom w:val="none" w:sz="0" w:space="0" w:color="auto"/>
        <w:right w:val="none" w:sz="0" w:space="0" w:color="auto"/>
      </w:divBdr>
    </w:div>
    <w:div w:id="2133748730">
      <w:marLeft w:val="0"/>
      <w:marRight w:val="0"/>
      <w:marTop w:val="0"/>
      <w:marBottom w:val="0"/>
      <w:divBdr>
        <w:top w:val="none" w:sz="0" w:space="0" w:color="auto"/>
        <w:left w:val="none" w:sz="0" w:space="0" w:color="auto"/>
        <w:bottom w:val="none" w:sz="0" w:space="0" w:color="auto"/>
        <w:right w:val="none" w:sz="0" w:space="0" w:color="auto"/>
      </w:divBdr>
    </w:div>
    <w:div w:id="2133816435">
      <w:marLeft w:val="0"/>
      <w:marRight w:val="0"/>
      <w:marTop w:val="0"/>
      <w:marBottom w:val="0"/>
      <w:divBdr>
        <w:top w:val="none" w:sz="0" w:space="0" w:color="auto"/>
        <w:left w:val="none" w:sz="0" w:space="0" w:color="auto"/>
        <w:bottom w:val="none" w:sz="0" w:space="0" w:color="auto"/>
        <w:right w:val="none" w:sz="0" w:space="0" w:color="auto"/>
      </w:divBdr>
    </w:div>
    <w:div w:id="2133859890">
      <w:marLeft w:val="0"/>
      <w:marRight w:val="0"/>
      <w:marTop w:val="0"/>
      <w:marBottom w:val="0"/>
      <w:divBdr>
        <w:top w:val="none" w:sz="0" w:space="0" w:color="auto"/>
        <w:left w:val="none" w:sz="0" w:space="0" w:color="auto"/>
        <w:bottom w:val="none" w:sz="0" w:space="0" w:color="auto"/>
        <w:right w:val="none" w:sz="0" w:space="0" w:color="auto"/>
      </w:divBdr>
    </w:div>
    <w:div w:id="2133861369">
      <w:marLeft w:val="0"/>
      <w:marRight w:val="0"/>
      <w:marTop w:val="0"/>
      <w:marBottom w:val="0"/>
      <w:divBdr>
        <w:top w:val="none" w:sz="0" w:space="0" w:color="auto"/>
        <w:left w:val="none" w:sz="0" w:space="0" w:color="auto"/>
        <w:bottom w:val="none" w:sz="0" w:space="0" w:color="auto"/>
        <w:right w:val="none" w:sz="0" w:space="0" w:color="auto"/>
      </w:divBdr>
    </w:div>
    <w:div w:id="2133866514">
      <w:marLeft w:val="0"/>
      <w:marRight w:val="0"/>
      <w:marTop w:val="0"/>
      <w:marBottom w:val="0"/>
      <w:divBdr>
        <w:top w:val="none" w:sz="0" w:space="0" w:color="auto"/>
        <w:left w:val="none" w:sz="0" w:space="0" w:color="auto"/>
        <w:bottom w:val="none" w:sz="0" w:space="0" w:color="auto"/>
        <w:right w:val="none" w:sz="0" w:space="0" w:color="auto"/>
      </w:divBdr>
    </w:div>
    <w:div w:id="2133941394">
      <w:marLeft w:val="0"/>
      <w:marRight w:val="0"/>
      <w:marTop w:val="0"/>
      <w:marBottom w:val="0"/>
      <w:divBdr>
        <w:top w:val="none" w:sz="0" w:space="0" w:color="auto"/>
        <w:left w:val="none" w:sz="0" w:space="0" w:color="auto"/>
        <w:bottom w:val="none" w:sz="0" w:space="0" w:color="auto"/>
        <w:right w:val="none" w:sz="0" w:space="0" w:color="auto"/>
      </w:divBdr>
    </w:div>
    <w:div w:id="2134010810">
      <w:marLeft w:val="0"/>
      <w:marRight w:val="0"/>
      <w:marTop w:val="0"/>
      <w:marBottom w:val="0"/>
      <w:divBdr>
        <w:top w:val="none" w:sz="0" w:space="0" w:color="auto"/>
        <w:left w:val="none" w:sz="0" w:space="0" w:color="auto"/>
        <w:bottom w:val="none" w:sz="0" w:space="0" w:color="auto"/>
        <w:right w:val="none" w:sz="0" w:space="0" w:color="auto"/>
      </w:divBdr>
    </w:div>
    <w:div w:id="2134053870">
      <w:marLeft w:val="0"/>
      <w:marRight w:val="0"/>
      <w:marTop w:val="0"/>
      <w:marBottom w:val="0"/>
      <w:divBdr>
        <w:top w:val="none" w:sz="0" w:space="0" w:color="auto"/>
        <w:left w:val="none" w:sz="0" w:space="0" w:color="auto"/>
        <w:bottom w:val="none" w:sz="0" w:space="0" w:color="auto"/>
        <w:right w:val="none" w:sz="0" w:space="0" w:color="auto"/>
      </w:divBdr>
    </w:div>
    <w:div w:id="2134054467">
      <w:marLeft w:val="0"/>
      <w:marRight w:val="0"/>
      <w:marTop w:val="0"/>
      <w:marBottom w:val="0"/>
      <w:divBdr>
        <w:top w:val="none" w:sz="0" w:space="0" w:color="auto"/>
        <w:left w:val="none" w:sz="0" w:space="0" w:color="auto"/>
        <w:bottom w:val="none" w:sz="0" w:space="0" w:color="auto"/>
        <w:right w:val="none" w:sz="0" w:space="0" w:color="auto"/>
      </w:divBdr>
    </w:div>
    <w:div w:id="2134058582">
      <w:marLeft w:val="0"/>
      <w:marRight w:val="0"/>
      <w:marTop w:val="0"/>
      <w:marBottom w:val="0"/>
      <w:divBdr>
        <w:top w:val="none" w:sz="0" w:space="0" w:color="auto"/>
        <w:left w:val="none" w:sz="0" w:space="0" w:color="auto"/>
        <w:bottom w:val="none" w:sz="0" w:space="0" w:color="auto"/>
        <w:right w:val="none" w:sz="0" w:space="0" w:color="auto"/>
      </w:divBdr>
    </w:div>
    <w:div w:id="2134128430">
      <w:marLeft w:val="0"/>
      <w:marRight w:val="0"/>
      <w:marTop w:val="0"/>
      <w:marBottom w:val="0"/>
      <w:divBdr>
        <w:top w:val="none" w:sz="0" w:space="0" w:color="auto"/>
        <w:left w:val="none" w:sz="0" w:space="0" w:color="auto"/>
        <w:bottom w:val="none" w:sz="0" w:space="0" w:color="auto"/>
        <w:right w:val="none" w:sz="0" w:space="0" w:color="auto"/>
      </w:divBdr>
    </w:div>
    <w:div w:id="2134253802">
      <w:bodyDiv w:val="1"/>
      <w:marLeft w:val="0"/>
      <w:marRight w:val="0"/>
      <w:marTop w:val="0"/>
      <w:marBottom w:val="0"/>
      <w:divBdr>
        <w:top w:val="none" w:sz="0" w:space="0" w:color="auto"/>
        <w:left w:val="none" w:sz="0" w:space="0" w:color="auto"/>
        <w:bottom w:val="none" w:sz="0" w:space="0" w:color="auto"/>
        <w:right w:val="none" w:sz="0" w:space="0" w:color="auto"/>
      </w:divBdr>
    </w:div>
    <w:div w:id="2134321505">
      <w:marLeft w:val="0"/>
      <w:marRight w:val="0"/>
      <w:marTop w:val="0"/>
      <w:marBottom w:val="0"/>
      <w:divBdr>
        <w:top w:val="none" w:sz="0" w:space="0" w:color="auto"/>
        <w:left w:val="none" w:sz="0" w:space="0" w:color="auto"/>
        <w:bottom w:val="none" w:sz="0" w:space="0" w:color="auto"/>
        <w:right w:val="none" w:sz="0" w:space="0" w:color="auto"/>
      </w:divBdr>
    </w:div>
    <w:div w:id="2134323187">
      <w:marLeft w:val="0"/>
      <w:marRight w:val="0"/>
      <w:marTop w:val="0"/>
      <w:marBottom w:val="0"/>
      <w:divBdr>
        <w:top w:val="none" w:sz="0" w:space="0" w:color="auto"/>
        <w:left w:val="none" w:sz="0" w:space="0" w:color="auto"/>
        <w:bottom w:val="none" w:sz="0" w:space="0" w:color="auto"/>
        <w:right w:val="none" w:sz="0" w:space="0" w:color="auto"/>
      </w:divBdr>
    </w:div>
    <w:div w:id="2134323281">
      <w:marLeft w:val="0"/>
      <w:marRight w:val="0"/>
      <w:marTop w:val="0"/>
      <w:marBottom w:val="0"/>
      <w:divBdr>
        <w:top w:val="none" w:sz="0" w:space="0" w:color="auto"/>
        <w:left w:val="none" w:sz="0" w:space="0" w:color="auto"/>
        <w:bottom w:val="none" w:sz="0" w:space="0" w:color="auto"/>
        <w:right w:val="none" w:sz="0" w:space="0" w:color="auto"/>
      </w:divBdr>
    </w:div>
    <w:div w:id="2134327899">
      <w:marLeft w:val="0"/>
      <w:marRight w:val="0"/>
      <w:marTop w:val="0"/>
      <w:marBottom w:val="0"/>
      <w:divBdr>
        <w:top w:val="none" w:sz="0" w:space="0" w:color="auto"/>
        <w:left w:val="none" w:sz="0" w:space="0" w:color="auto"/>
        <w:bottom w:val="none" w:sz="0" w:space="0" w:color="auto"/>
        <w:right w:val="none" w:sz="0" w:space="0" w:color="auto"/>
      </w:divBdr>
    </w:div>
    <w:div w:id="2134445220">
      <w:marLeft w:val="0"/>
      <w:marRight w:val="0"/>
      <w:marTop w:val="0"/>
      <w:marBottom w:val="0"/>
      <w:divBdr>
        <w:top w:val="none" w:sz="0" w:space="0" w:color="auto"/>
        <w:left w:val="none" w:sz="0" w:space="0" w:color="auto"/>
        <w:bottom w:val="none" w:sz="0" w:space="0" w:color="auto"/>
        <w:right w:val="none" w:sz="0" w:space="0" w:color="auto"/>
      </w:divBdr>
    </w:div>
    <w:div w:id="2134446789">
      <w:marLeft w:val="0"/>
      <w:marRight w:val="0"/>
      <w:marTop w:val="0"/>
      <w:marBottom w:val="0"/>
      <w:divBdr>
        <w:top w:val="none" w:sz="0" w:space="0" w:color="auto"/>
        <w:left w:val="none" w:sz="0" w:space="0" w:color="auto"/>
        <w:bottom w:val="none" w:sz="0" w:space="0" w:color="auto"/>
        <w:right w:val="none" w:sz="0" w:space="0" w:color="auto"/>
      </w:divBdr>
    </w:div>
    <w:div w:id="2134474249">
      <w:marLeft w:val="0"/>
      <w:marRight w:val="0"/>
      <w:marTop w:val="0"/>
      <w:marBottom w:val="0"/>
      <w:divBdr>
        <w:top w:val="none" w:sz="0" w:space="0" w:color="auto"/>
        <w:left w:val="none" w:sz="0" w:space="0" w:color="auto"/>
        <w:bottom w:val="none" w:sz="0" w:space="0" w:color="auto"/>
        <w:right w:val="none" w:sz="0" w:space="0" w:color="auto"/>
      </w:divBdr>
    </w:div>
    <w:div w:id="2134519487">
      <w:marLeft w:val="0"/>
      <w:marRight w:val="0"/>
      <w:marTop w:val="0"/>
      <w:marBottom w:val="0"/>
      <w:divBdr>
        <w:top w:val="none" w:sz="0" w:space="0" w:color="auto"/>
        <w:left w:val="none" w:sz="0" w:space="0" w:color="auto"/>
        <w:bottom w:val="none" w:sz="0" w:space="0" w:color="auto"/>
        <w:right w:val="none" w:sz="0" w:space="0" w:color="auto"/>
      </w:divBdr>
    </w:div>
    <w:div w:id="2134520905">
      <w:marLeft w:val="0"/>
      <w:marRight w:val="0"/>
      <w:marTop w:val="0"/>
      <w:marBottom w:val="0"/>
      <w:divBdr>
        <w:top w:val="none" w:sz="0" w:space="0" w:color="auto"/>
        <w:left w:val="none" w:sz="0" w:space="0" w:color="auto"/>
        <w:bottom w:val="none" w:sz="0" w:space="0" w:color="auto"/>
        <w:right w:val="none" w:sz="0" w:space="0" w:color="auto"/>
      </w:divBdr>
    </w:div>
    <w:div w:id="2134588422">
      <w:marLeft w:val="0"/>
      <w:marRight w:val="0"/>
      <w:marTop w:val="0"/>
      <w:marBottom w:val="0"/>
      <w:divBdr>
        <w:top w:val="none" w:sz="0" w:space="0" w:color="auto"/>
        <w:left w:val="none" w:sz="0" w:space="0" w:color="auto"/>
        <w:bottom w:val="none" w:sz="0" w:space="0" w:color="auto"/>
        <w:right w:val="none" w:sz="0" w:space="0" w:color="auto"/>
      </w:divBdr>
    </w:div>
    <w:div w:id="2134670987">
      <w:marLeft w:val="0"/>
      <w:marRight w:val="0"/>
      <w:marTop w:val="0"/>
      <w:marBottom w:val="0"/>
      <w:divBdr>
        <w:top w:val="none" w:sz="0" w:space="0" w:color="auto"/>
        <w:left w:val="none" w:sz="0" w:space="0" w:color="auto"/>
        <w:bottom w:val="none" w:sz="0" w:space="0" w:color="auto"/>
        <w:right w:val="none" w:sz="0" w:space="0" w:color="auto"/>
      </w:divBdr>
    </w:div>
    <w:div w:id="2134708523">
      <w:marLeft w:val="0"/>
      <w:marRight w:val="0"/>
      <w:marTop w:val="0"/>
      <w:marBottom w:val="0"/>
      <w:divBdr>
        <w:top w:val="none" w:sz="0" w:space="0" w:color="auto"/>
        <w:left w:val="none" w:sz="0" w:space="0" w:color="auto"/>
        <w:bottom w:val="none" w:sz="0" w:space="0" w:color="auto"/>
        <w:right w:val="none" w:sz="0" w:space="0" w:color="auto"/>
      </w:divBdr>
    </w:div>
    <w:div w:id="2134715596">
      <w:marLeft w:val="0"/>
      <w:marRight w:val="0"/>
      <w:marTop w:val="0"/>
      <w:marBottom w:val="0"/>
      <w:divBdr>
        <w:top w:val="none" w:sz="0" w:space="0" w:color="auto"/>
        <w:left w:val="none" w:sz="0" w:space="0" w:color="auto"/>
        <w:bottom w:val="none" w:sz="0" w:space="0" w:color="auto"/>
        <w:right w:val="none" w:sz="0" w:space="0" w:color="auto"/>
      </w:divBdr>
    </w:div>
    <w:div w:id="2134788005">
      <w:marLeft w:val="0"/>
      <w:marRight w:val="0"/>
      <w:marTop w:val="0"/>
      <w:marBottom w:val="0"/>
      <w:divBdr>
        <w:top w:val="none" w:sz="0" w:space="0" w:color="auto"/>
        <w:left w:val="none" w:sz="0" w:space="0" w:color="auto"/>
        <w:bottom w:val="none" w:sz="0" w:space="0" w:color="auto"/>
        <w:right w:val="none" w:sz="0" w:space="0" w:color="auto"/>
      </w:divBdr>
    </w:div>
    <w:div w:id="2134865164">
      <w:marLeft w:val="0"/>
      <w:marRight w:val="0"/>
      <w:marTop w:val="0"/>
      <w:marBottom w:val="0"/>
      <w:divBdr>
        <w:top w:val="none" w:sz="0" w:space="0" w:color="auto"/>
        <w:left w:val="none" w:sz="0" w:space="0" w:color="auto"/>
        <w:bottom w:val="none" w:sz="0" w:space="0" w:color="auto"/>
        <w:right w:val="none" w:sz="0" w:space="0" w:color="auto"/>
      </w:divBdr>
    </w:div>
    <w:div w:id="2134865633">
      <w:marLeft w:val="0"/>
      <w:marRight w:val="0"/>
      <w:marTop w:val="0"/>
      <w:marBottom w:val="0"/>
      <w:divBdr>
        <w:top w:val="none" w:sz="0" w:space="0" w:color="auto"/>
        <w:left w:val="none" w:sz="0" w:space="0" w:color="auto"/>
        <w:bottom w:val="none" w:sz="0" w:space="0" w:color="auto"/>
        <w:right w:val="none" w:sz="0" w:space="0" w:color="auto"/>
      </w:divBdr>
    </w:div>
    <w:div w:id="2134908351">
      <w:bodyDiv w:val="1"/>
      <w:marLeft w:val="0"/>
      <w:marRight w:val="0"/>
      <w:marTop w:val="0"/>
      <w:marBottom w:val="0"/>
      <w:divBdr>
        <w:top w:val="none" w:sz="0" w:space="0" w:color="auto"/>
        <w:left w:val="none" w:sz="0" w:space="0" w:color="auto"/>
        <w:bottom w:val="none" w:sz="0" w:space="0" w:color="auto"/>
        <w:right w:val="none" w:sz="0" w:space="0" w:color="auto"/>
      </w:divBdr>
    </w:div>
    <w:div w:id="2134932809">
      <w:marLeft w:val="0"/>
      <w:marRight w:val="0"/>
      <w:marTop w:val="0"/>
      <w:marBottom w:val="0"/>
      <w:divBdr>
        <w:top w:val="none" w:sz="0" w:space="0" w:color="auto"/>
        <w:left w:val="none" w:sz="0" w:space="0" w:color="auto"/>
        <w:bottom w:val="none" w:sz="0" w:space="0" w:color="auto"/>
        <w:right w:val="none" w:sz="0" w:space="0" w:color="auto"/>
      </w:divBdr>
    </w:div>
    <w:div w:id="2134932863">
      <w:marLeft w:val="0"/>
      <w:marRight w:val="0"/>
      <w:marTop w:val="0"/>
      <w:marBottom w:val="0"/>
      <w:divBdr>
        <w:top w:val="none" w:sz="0" w:space="0" w:color="auto"/>
        <w:left w:val="none" w:sz="0" w:space="0" w:color="auto"/>
        <w:bottom w:val="none" w:sz="0" w:space="0" w:color="auto"/>
        <w:right w:val="none" w:sz="0" w:space="0" w:color="auto"/>
      </w:divBdr>
    </w:div>
    <w:div w:id="2134982278">
      <w:marLeft w:val="0"/>
      <w:marRight w:val="0"/>
      <w:marTop w:val="0"/>
      <w:marBottom w:val="0"/>
      <w:divBdr>
        <w:top w:val="none" w:sz="0" w:space="0" w:color="auto"/>
        <w:left w:val="none" w:sz="0" w:space="0" w:color="auto"/>
        <w:bottom w:val="none" w:sz="0" w:space="0" w:color="auto"/>
        <w:right w:val="none" w:sz="0" w:space="0" w:color="auto"/>
      </w:divBdr>
    </w:div>
    <w:div w:id="2135052512">
      <w:marLeft w:val="0"/>
      <w:marRight w:val="0"/>
      <w:marTop w:val="0"/>
      <w:marBottom w:val="0"/>
      <w:divBdr>
        <w:top w:val="none" w:sz="0" w:space="0" w:color="auto"/>
        <w:left w:val="none" w:sz="0" w:space="0" w:color="auto"/>
        <w:bottom w:val="none" w:sz="0" w:space="0" w:color="auto"/>
        <w:right w:val="none" w:sz="0" w:space="0" w:color="auto"/>
      </w:divBdr>
    </w:div>
    <w:div w:id="2135170004">
      <w:marLeft w:val="0"/>
      <w:marRight w:val="0"/>
      <w:marTop w:val="0"/>
      <w:marBottom w:val="0"/>
      <w:divBdr>
        <w:top w:val="none" w:sz="0" w:space="0" w:color="auto"/>
        <w:left w:val="none" w:sz="0" w:space="0" w:color="auto"/>
        <w:bottom w:val="none" w:sz="0" w:space="0" w:color="auto"/>
        <w:right w:val="none" w:sz="0" w:space="0" w:color="auto"/>
      </w:divBdr>
    </w:div>
    <w:div w:id="2135365131">
      <w:marLeft w:val="0"/>
      <w:marRight w:val="0"/>
      <w:marTop w:val="0"/>
      <w:marBottom w:val="0"/>
      <w:divBdr>
        <w:top w:val="none" w:sz="0" w:space="0" w:color="auto"/>
        <w:left w:val="none" w:sz="0" w:space="0" w:color="auto"/>
        <w:bottom w:val="none" w:sz="0" w:space="0" w:color="auto"/>
        <w:right w:val="none" w:sz="0" w:space="0" w:color="auto"/>
      </w:divBdr>
    </w:div>
    <w:div w:id="2135440735">
      <w:marLeft w:val="0"/>
      <w:marRight w:val="0"/>
      <w:marTop w:val="0"/>
      <w:marBottom w:val="0"/>
      <w:divBdr>
        <w:top w:val="none" w:sz="0" w:space="0" w:color="auto"/>
        <w:left w:val="none" w:sz="0" w:space="0" w:color="auto"/>
        <w:bottom w:val="none" w:sz="0" w:space="0" w:color="auto"/>
        <w:right w:val="none" w:sz="0" w:space="0" w:color="auto"/>
      </w:divBdr>
    </w:div>
    <w:div w:id="2135516097">
      <w:marLeft w:val="0"/>
      <w:marRight w:val="0"/>
      <w:marTop w:val="0"/>
      <w:marBottom w:val="0"/>
      <w:divBdr>
        <w:top w:val="none" w:sz="0" w:space="0" w:color="auto"/>
        <w:left w:val="none" w:sz="0" w:space="0" w:color="auto"/>
        <w:bottom w:val="none" w:sz="0" w:space="0" w:color="auto"/>
        <w:right w:val="none" w:sz="0" w:space="0" w:color="auto"/>
      </w:divBdr>
    </w:div>
    <w:div w:id="2135564305">
      <w:marLeft w:val="0"/>
      <w:marRight w:val="0"/>
      <w:marTop w:val="0"/>
      <w:marBottom w:val="0"/>
      <w:divBdr>
        <w:top w:val="none" w:sz="0" w:space="0" w:color="auto"/>
        <w:left w:val="none" w:sz="0" w:space="0" w:color="auto"/>
        <w:bottom w:val="none" w:sz="0" w:space="0" w:color="auto"/>
        <w:right w:val="none" w:sz="0" w:space="0" w:color="auto"/>
      </w:divBdr>
    </w:div>
    <w:div w:id="2135634751">
      <w:marLeft w:val="0"/>
      <w:marRight w:val="0"/>
      <w:marTop w:val="0"/>
      <w:marBottom w:val="0"/>
      <w:divBdr>
        <w:top w:val="none" w:sz="0" w:space="0" w:color="auto"/>
        <w:left w:val="none" w:sz="0" w:space="0" w:color="auto"/>
        <w:bottom w:val="none" w:sz="0" w:space="0" w:color="auto"/>
        <w:right w:val="none" w:sz="0" w:space="0" w:color="auto"/>
      </w:divBdr>
    </w:div>
    <w:div w:id="2135711725">
      <w:marLeft w:val="0"/>
      <w:marRight w:val="0"/>
      <w:marTop w:val="0"/>
      <w:marBottom w:val="0"/>
      <w:divBdr>
        <w:top w:val="none" w:sz="0" w:space="0" w:color="auto"/>
        <w:left w:val="none" w:sz="0" w:space="0" w:color="auto"/>
        <w:bottom w:val="none" w:sz="0" w:space="0" w:color="auto"/>
        <w:right w:val="none" w:sz="0" w:space="0" w:color="auto"/>
      </w:divBdr>
    </w:div>
    <w:div w:id="2135949615">
      <w:marLeft w:val="0"/>
      <w:marRight w:val="0"/>
      <w:marTop w:val="0"/>
      <w:marBottom w:val="0"/>
      <w:divBdr>
        <w:top w:val="none" w:sz="0" w:space="0" w:color="auto"/>
        <w:left w:val="none" w:sz="0" w:space="0" w:color="auto"/>
        <w:bottom w:val="none" w:sz="0" w:space="0" w:color="auto"/>
        <w:right w:val="none" w:sz="0" w:space="0" w:color="auto"/>
      </w:divBdr>
    </w:div>
    <w:div w:id="2135951069">
      <w:marLeft w:val="0"/>
      <w:marRight w:val="0"/>
      <w:marTop w:val="0"/>
      <w:marBottom w:val="0"/>
      <w:divBdr>
        <w:top w:val="none" w:sz="0" w:space="0" w:color="auto"/>
        <w:left w:val="none" w:sz="0" w:space="0" w:color="auto"/>
        <w:bottom w:val="none" w:sz="0" w:space="0" w:color="auto"/>
        <w:right w:val="none" w:sz="0" w:space="0" w:color="auto"/>
      </w:divBdr>
    </w:div>
    <w:div w:id="2136019052">
      <w:marLeft w:val="0"/>
      <w:marRight w:val="0"/>
      <w:marTop w:val="0"/>
      <w:marBottom w:val="0"/>
      <w:divBdr>
        <w:top w:val="none" w:sz="0" w:space="0" w:color="auto"/>
        <w:left w:val="none" w:sz="0" w:space="0" w:color="auto"/>
        <w:bottom w:val="none" w:sz="0" w:space="0" w:color="auto"/>
        <w:right w:val="none" w:sz="0" w:space="0" w:color="auto"/>
      </w:divBdr>
    </w:div>
    <w:div w:id="2136098962">
      <w:marLeft w:val="0"/>
      <w:marRight w:val="0"/>
      <w:marTop w:val="0"/>
      <w:marBottom w:val="0"/>
      <w:divBdr>
        <w:top w:val="none" w:sz="0" w:space="0" w:color="auto"/>
        <w:left w:val="none" w:sz="0" w:space="0" w:color="auto"/>
        <w:bottom w:val="none" w:sz="0" w:space="0" w:color="auto"/>
        <w:right w:val="none" w:sz="0" w:space="0" w:color="auto"/>
      </w:divBdr>
    </w:div>
    <w:div w:id="2136100952">
      <w:marLeft w:val="0"/>
      <w:marRight w:val="0"/>
      <w:marTop w:val="0"/>
      <w:marBottom w:val="0"/>
      <w:divBdr>
        <w:top w:val="none" w:sz="0" w:space="0" w:color="auto"/>
        <w:left w:val="none" w:sz="0" w:space="0" w:color="auto"/>
        <w:bottom w:val="none" w:sz="0" w:space="0" w:color="auto"/>
        <w:right w:val="none" w:sz="0" w:space="0" w:color="auto"/>
      </w:divBdr>
    </w:div>
    <w:div w:id="2136171344">
      <w:marLeft w:val="0"/>
      <w:marRight w:val="0"/>
      <w:marTop w:val="0"/>
      <w:marBottom w:val="0"/>
      <w:divBdr>
        <w:top w:val="none" w:sz="0" w:space="0" w:color="auto"/>
        <w:left w:val="none" w:sz="0" w:space="0" w:color="auto"/>
        <w:bottom w:val="none" w:sz="0" w:space="0" w:color="auto"/>
        <w:right w:val="none" w:sz="0" w:space="0" w:color="auto"/>
      </w:divBdr>
    </w:div>
    <w:div w:id="2136173689">
      <w:marLeft w:val="0"/>
      <w:marRight w:val="0"/>
      <w:marTop w:val="0"/>
      <w:marBottom w:val="0"/>
      <w:divBdr>
        <w:top w:val="none" w:sz="0" w:space="0" w:color="auto"/>
        <w:left w:val="none" w:sz="0" w:space="0" w:color="auto"/>
        <w:bottom w:val="none" w:sz="0" w:space="0" w:color="auto"/>
        <w:right w:val="none" w:sz="0" w:space="0" w:color="auto"/>
      </w:divBdr>
    </w:div>
    <w:div w:id="2136289049">
      <w:marLeft w:val="0"/>
      <w:marRight w:val="0"/>
      <w:marTop w:val="0"/>
      <w:marBottom w:val="0"/>
      <w:divBdr>
        <w:top w:val="none" w:sz="0" w:space="0" w:color="auto"/>
        <w:left w:val="none" w:sz="0" w:space="0" w:color="auto"/>
        <w:bottom w:val="none" w:sz="0" w:space="0" w:color="auto"/>
        <w:right w:val="none" w:sz="0" w:space="0" w:color="auto"/>
      </w:divBdr>
    </w:div>
    <w:div w:id="2136293223">
      <w:marLeft w:val="0"/>
      <w:marRight w:val="0"/>
      <w:marTop w:val="0"/>
      <w:marBottom w:val="0"/>
      <w:divBdr>
        <w:top w:val="none" w:sz="0" w:space="0" w:color="auto"/>
        <w:left w:val="none" w:sz="0" w:space="0" w:color="auto"/>
        <w:bottom w:val="none" w:sz="0" w:space="0" w:color="auto"/>
        <w:right w:val="none" w:sz="0" w:space="0" w:color="auto"/>
      </w:divBdr>
    </w:div>
    <w:div w:id="2136370164">
      <w:marLeft w:val="0"/>
      <w:marRight w:val="0"/>
      <w:marTop w:val="0"/>
      <w:marBottom w:val="0"/>
      <w:divBdr>
        <w:top w:val="none" w:sz="0" w:space="0" w:color="auto"/>
        <w:left w:val="none" w:sz="0" w:space="0" w:color="auto"/>
        <w:bottom w:val="none" w:sz="0" w:space="0" w:color="auto"/>
        <w:right w:val="none" w:sz="0" w:space="0" w:color="auto"/>
      </w:divBdr>
    </w:div>
    <w:div w:id="2136410208">
      <w:marLeft w:val="0"/>
      <w:marRight w:val="0"/>
      <w:marTop w:val="0"/>
      <w:marBottom w:val="0"/>
      <w:divBdr>
        <w:top w:val="none" w:sz="0" w:space="0" w:color="auto"/>
        <w:left w:val="none" w:sz="0" w:space="0" w:color="auto"/>
        <w:bottom w:val="none" w:sz="0" w:space="0" w:color="auto"/>
        <w:right w:val="none" w:sz="0" w:space="0" w:color="auto"/>
      </w:divBdr>
    </w:div>
    <w:div w:id="2136485399">
      <w:marLeft w:val="0"/>
      <w:marRight w:val="0"/>
      <w:marTop w:val="0"/>
      <w:marBottom w:val="0"/>
      <w:divBdr>
        <w:top w:val="none" w:sz="0" w:space="0" w:color="auto"/>
        <w:left w:val="none" w:sz="0" w:space="0" w:color="auto"/>
        <w:bottom w:val="none" w:sz="0" w:space="0" w:color="auto"/>
        <w:right w:val="none" w:sz="0" w:space="0" w:color="auto"/>
      </w:divBdr>
    </w:div>
    <w:div w:id="2136563822">
      <w:marLeft w:val="0"/>
      <w:marRight w:val="0"/>
      <w:marTop w:val="0"/>
      <w:marBottom w:val="0"/>
      <w:divBdr>
        <w:top w:val="none" w:sz="0" w:space="0" w:color="auto"/>
        <w:left w:val="none" w:sz="0" w:space="0" w:color="auto"/>
        <w:bottom w:val="none" w:sz="0" w:space="0" w:color="auto"/>
        <w:right w:val="none" w:sz="0" w:space="0" w:color="auto"/>
      </w:divBdr>
    </w:div>
    <w:div w:id="2136674977">
      <w:marLeft w:val="0"/>
      <w:marRight w:val="0"/>
      <w:marTop w:val="0"/>
      <w:marBottom w:val="0"/>
      <w:divBdr>
        <w:top w:val="none" w:sz="0" w:space="0" w:color="auto"/>
        <w:left w:val="none" w:sz="0" w:space="0" w:color="auto"/>
        <w:bottom w:val="none" w:sz="0" w:space="0" w:color="auto"/>
        <w:right w:val="none" w:sz="0" w:space="0" w:color="auto"/>
      </w:divBdr>
    </w:div>
    <w:div w:id="2136676624">
      <w:marLeft w:val="0"/>
      <w:marRight w:val="0"/>
      <w:marTop w:val="0"/>
      <w:marBottom w:val="0"/>
      <w:divBdr>
        <w:top w:val="none" w:sz="0" w:space="0" w:color="auto"/>
        <w:left w:val="none" w:sz="0" w:space="0" w:color="auto"/>
        <w:bottom w:val="none" w:sz="0" w:space="0" w:color="auto"/>
        <w:right w:val="none" w:sz="0" w:space="0" w:color="auto"/>
      </w:divBdr>
    </w:div>
    <w:div w:id="2136681819">
      <w:marLeft w:val="0"/>
      <w:marRight w:val="0"/>
      <w:marTop w:val="0"/>
      <w:marBottom w:val="0"/>
      <w:divBdr>
        <w:top w:val="none" w:sz="0" w:space="0" w:color="auto"/>
        <w:left w:val="none" w:sz="0" w:space="0" w:color="auto"/>
        <w:bottom w:val="none" w:sz="0" w:space="0" w:color="auto"/>
        <w:right w:val="none" w:sz="0" w:space="0" w:color="auto"/>
      </w:divBdr>
    </w:div>
    <w:div w:id="2136749242">
      <w:marLeft w:val="0"/>
      <w:marRight w:val="0"/>
      <w:marTop w:val="0"/>
      <w:marBottom w:val="0"/>
      <w:divBdr>
        <w:top w:val="none" w:sz="0" w:space="0" w:color="auto"/>
        <w:left w:val="none" w:sz="0" w:space="0" w:color="auto"/>
        <w:bottom w:val="none" w:sz="0" w:space="0" w:color="auto"/>
        <w:right w:val="none" w:sz="0" w:space="0" w:color="auto"/>
      </w:divBdr>
    </w:div>
    <w:div w:id="2136756848">
      <w:marLeft w:val="0"/>
      <w:marRight w:val="0"/>
      <w:marTop w:val="0"/>
      <w:marBottom w:val="0"/>
      <w:divBdr>
        <w:top w:val="none" w:sz="0" w:space="0" w:color="auto"/>
        <w:left w:val="none" w:sz="0" w:space="0" w:color="auto"/>
        <w:bottom w:val="none" w:sz="0" w:space="0" w:color="auto"/>
        <w:right w:val="none" w:sz="0" w:space="0" w:color="auto"/>
      </w:divBdr>
    </w:div>
    <w:div w:id="2136827957">
      <w:marLeft w:val="0"/>
      <w:marRight w:val="0"/>
      <w:marTop w:val="0"/>
      <w:marBottom w:val="0"/>
      <w:divBdr>
        <w:top w:val="none" w:sz="0" w:space="0" w:color="auto"/>
        <w:left w:val="none" w:sz="0" w:space="0" w:color="auto"/>
        <w:bottom w:val="none" w:sz="0" w:space="0" w:color="auto"/>
        <w:right w:val="none" w:sz="0" w:space="0" w:color="auto"/>
      </w:divBdr>
    </w:div>
    <w:div w:id="2136869211">
      <w:marLeft w:val="0"/>
      <w:marRight w:val="0"/>
      <w:marTop w:val="0"/>
      <w:marBottom w:val="0"/>
      <w:divBdr>
        <w:top w:val="none" w:sz="0" w:space="0" w:color="auto"/>
        <w:left w:val="none" w:sz="0" w:space="0" w:color="auto"/>
        <w:bottom w:val="none" w:sz="0" w:space="0" w:color="auto"/>
        <w:right w:val="none" w:sz="0" w:space="0" w:color="auto"/>
      </w:divBdr>
    </w:div>
    <w:div w:id="2137023221">
      <w:marLeft w:val="0"/>
      <w:marRight w:val="0"/>
      <w:marTop w:val="0"/>
      <w:marBottom w:val="0"/>
      <w:divBdr>
        <w:top w:val="none" w:sz="0" w:space="0" w:color="auto"/>
        <w:left w:val="none" w:sz="0" w:space="0" w:color="auto"/>
        <w:bottom w:val="none" w:sz="0" w:space="0" w:color="auto"/>
        <w:right w:val="none" w:sz="0" w:space="0" w:color="auto"/>
      </w:divBdr>
    </w:div>
    <w:div w:id="2137024555">
      <w:marLeft w:val="0"/>
      <w:marRight w:val="0"/>
      <w:marTop w:val="0"/>
      <w:marBottom w:val="0"/>
      <w:divBdr>
        <w:top w:val="none" w:sz="0" w:space="0" w:color="auto"/>
        <w:left w:val="none" w:sz="0" w:space="0" w:color="auto"/>
        <w:bottom w:val="none" w:sz="0" w:space="0" w:color="auto"/>
        <w:right w:val="none" w:sz="0" w:space="0" w:color="auto"/>
      </w:divBdr>
    </w:div>
    <w:div w:id="2137024813">
      <w:marLeft w:val="0"/>
      <w:marRight w:val="0"/>
      <w:marTop w:val="0"/>
      <w:marBottom w:val="0"/>
      <w:divBdr>
        <w:top w:val="none" w:sz="0" w:space="0" w:color="auto"/>
        <w:left w:val="none" w:sz="0" w:space="0" w:color="auto"/>
        <w:bottom w:val="none" w:sz="0" w:space="0" w:color="auto"/>
        <w:right w:val="none" w:sz="0" w:space="0" w:color="auto"/>
      </w:divBdr>
    </w:div>
    <w:div w:id="2137025497">
      <w:marLeft w:val="0"/>
      <w:marRight w:val="0"/>
      <w:marTop w:val="0"/>
      <w:marBottom w:val="0"/>
      <w:divBdr>
        <w:top w:val="none" w:sz="0" w:space="0" w:color="auto"/>
        <w:left w:val="none" w:sz="0" w:space="0" w:color="auto"/>
        <w:bottom w:val="none" w:sz="0" w:space="0" w:color="auto"/>
        <w:right w:val="none" w:sz="0" w:space="0" w:color="auto"/>
      </w:divBdr>
    </w:div>
    <w:div w:id="2137094581">
      <w:marLeft w:val="0"/>
      <w:marRight w:val="0"/>
      <w:marTop w:val="0"/>
      <w:marBottom w:val="0"/>
      <w:divBdr>
        <w:top w:val="none" w:sz="0" w:space="0" w:color="auto"/>
        <w:left w:val="none" w:sz="0" w:space="0" w:color="auto"/>
        <w:bottom w:val="none" w:sz="0" w:space="0" w:color="auto"/>
        <w:right w:val="none" w:sz="0" w:space="0" w:color="auto"/>
      </w:divBdr>
    </w:div>
    <w:div w:id="2137134214">
      <w:marLeft w:val="0"/>
      <w:marRight w:val="0"/>
      <w:marTop w:val="0"/>
      <w:marBottom w:val="0"/>
      <w:divBdr>
        <w:top w:val="none" w:sz="0" w:space="0" w:color="auto"/>
        <w:left w:val="none" w:sz="0" w:space="0" w:color="auto"/>
        <w:bottom w:val="none" w:sz="0" w:space="0" w:color="auto"/>
        <w:right w:val="none" w:sz="0" w:space="0" w:color="auto"/>
      </w:divBdr>
    </w:div>
    <w:div w:id="2137135463">
      <w:marLeft w:val="0"/>
      <w:marRight w:val="0"/>
      <w:marTop w:val="0"/>
      <w:marBottom w:val="0"/>
      <w:divBdr>
        <w:top w:val="none" w:sz="0" w:space="0" w:color="auto"/>
        <w:left w:val="none" w:sz="0" w:space="0" w:color="auto"/>
        <w:bottom w:val="none" w:sz="0" w:space="0" w:color="auto"/>
        <w:right w:val="none" w:sz="0" w:space="0" w:color="auto"/>
      </w:divBdr>
    </w:div>
    <w:div w:id="2137140977">
      <w:marLeft w:val="0"/>
      <w:marRight w:val="0"/>
      <w:marTop w:val="0"/>
      <w:marBottom w:val="0"/>
      <w:divBdr>
        <w:top w:val="none" w:sz="0" w:space="0" w:color="auto"/>
        <w:left w:val="none" w:sz="0" w:space="0" w:color="auto"/>
        <w:bottom w:val="none" w:sz="0" w:space="0" w:color="auto"/>
        <w:right w:val="none" w:sz="0" w:space="0" w:color="auto"/>
      </w:divBdr>
    </w:div>
    <w:div w:id="2137141934">
      <w:marLeft w:val="0"/>
      <w:marRight w:val="0"/>
      <w:marTop w:val="0"/>
      <w:marBottom w:val="0"/>
      <w:divBdr>
        <w:top w:val="none" w:sz="0" w:space="0" w:color="auto"/>
        <w:left w:val="none" w:sz="0" w:space="0" w:color="auto"/>
        <w:bottom w:val="none" w:sz="0" w:space="0" w:color="auto"/>
        <w:right w:val="none" w:sz="0" w:space="0" w:color="auto"/>
      </w:divBdr>
    </w:div>
    <w:div w:id="2137212032">
      <w:marLeft w:val="0"/>
      <w:marRight w:val="0"/>
      <w:marTop w:val="0"/>
      <w:marBottom w:val="0"/>
      <w:divBdr>
        <w:top w:val="none" w:sz="0" w:space="0" w:color="auto"/>
        <w:left w:val="none" w:sz="0" w:space="0" w:color="auto"/>
        <w:bottom w:val="none" w:sz="0" w:space="0" w:color="auto"/>
        <w:right w:val="none" w:sz="0" w:space="0" w:color="auto"/>
      </w:divBdr>
    </w:div>
    <w:div w:id="2137334253">
      <w:marLeft w:val="0"/>
      <w:marRight w:val="0"/>
      <w:marTop w:val="0"/>
      <w:marBottom w:val="0"/>
      <w:divBdr>
        <w:top w:val="none" w:sz="0" w:space="0" w:color="auto"/>
        <w:left w:val="none" w:sz="0" w:space="0" w:color="auto"/>
        <w:bottom w:val="none" w:sz="0" w:space="0" w:color="auto"/>
        <w:right w:val="none" w:sz="0" w:space="0" w:color="auto"/>
      </w:divBdr>
    </w:div>
    <w:div w:id="2137404677">
      <w:bodyDiv w:val="1"/>
      <w:marLeft w:val="0"/>
      <w:marRight w:val="0"/>
      <w:marTop w:val="0"/>
      <w:marBottom w:val="0"/>
      <w:divBdr>
        <w:top w:val="none" w:sz="0" w:space="0" w:color="auto"/>
        <w:left w:val="none" w:sz="0" w:space="0" w:color="auto"/>
        <w:bottom w:val="none" w:sz="0" w:space="0" w:color="auto"/>
        <w:right w:val="none" w:sz="0" w:space="0" w:color="auto"/>
      </w:divBdr>
    </w:div>
    <w:div w:id="2137405419">
      <w:marLeft w:val="0"/>
      <w:marRight w:val="0"/>
      <w:marTop w:val="0"/>
      <w:marBottom w:val="0"/>
      <w:divBdr>
        <w:top w:val="none" w:sz="0" w:space="0" w:color="auto"/>
        <w:left w:val="none" w:sz="0" w:space="0" w:color="auto"/>
        <w:bottom w:val="none" w:sz="0" w:space="0" w:color="auto"/>
        <w:right w:val="none" w:sz="0" w:space="0" w:color="auto"/>
      </w:divBdr>
    </w:div>
    <w:div w:id="2137409843">
      <w:bodyDiv w:val="1"/>
      <w:marLeft w:val="0"/>
      <w:marRight w:val="0"/>
      <w:marTop w:val="0"/>
      <w:marBottom w:val="0"/>
      <w:divBdr>
        <w:top w:val="none" w:sz="0" w:space="0" w:color="auto"/>
        <w:left w:val="none" w:sz="0" w:space="0" w:color="auto"/>
        <w:bottom w:val="none" w:sz="0" w:space="0" w:color="auto"/>
        <w:right w:val="none" w:sz="0" w:space="0" w:color="auto"/>
      </w:divBdr>
    </w:div>
    <w:div w:id="2137412174">
      <w:marLeft w:val="0"/>
      <w:marRight w:val="0"/>
      <w:marTop w:val="0"/>
      <w:marBottom w:val="0"/>
      <w:divBdr>
        <w:top w:val="none" w:sz="0" w:space="0" w:color="auto"/>
        <w:left w:val="none" w:sz="0" w:space="0" w:color="auto"/>
        <w:bottom w:val="none" w:sz="0" w:space="0" w:color="auto"/>
        <w:right w:val="none" w:sz="0" w:space="0" w:color="auto"/>
      </w:divBdr>
    </w:div>
    <w:div w:id="2137478803">
      <w:marLeft w:val="0"/>
      <w:marRight w:val="0"/>
      <w:marTop w:val="0"/>
      <w:marBottom w:val="0"/>
      <w:divBdr>
        <w:top w:val="none" w:sz="0" w:space="0" w:color="auto"/>
        <w:left w:val="none" w:sz="0" w:space="0" w:color="auto"/>
        <w:bottom w:val="none" w:sz="0" w:space="0" w:color="auto"/>
        <w:right w:val="none" w:sz="0" w:space="0" w:color="auto"/>
      </w:divBdr>
    </w:div>
    <w:div w:id="2137522433">
      <w:marLeft w:val="0"/>
      <w:marRight w:val="0"/>
      <w:marTop w:val="0"/>
      <w:marBottom w:val="0"/>
      <w:divBdr>
        <w:top w:val="none" w:sz="0" w:space="0" w:color="auto"/>
        <w:left w:val="none" w:sz="0" w:space="0" w:color="auto"/>
        <w:bottom w:val="none" w:sz="0" w:space="0" w:color="auto"/>
        <w:right w:val="none" w:sz="0" w:space="0" w:color="auto"/>
      </w:divBdr>
    </w:div>
    <w:div w:id="2137523539">
      <w:marLeft w:val="0"/>
      <w:marRight w:val="0"/>
      <w:marTop w:val="0"/>
      <w:marBottom w:val="0"/>
      <w:divBdr>
        <w:top w:val="none" w:sz="0" w:space="0" w:color="auto"/>
        <w:left w:val="none" w:sz="0" w:space="0" w:color="auto"/>
        <w:bottom w:val="none" w:sz="0" w:space="0" w:color="auto"/>
        <w:right w:val="none" w:sz="0" w:space="0" w:color="auto"/>
      </w:divBdr>
    </w:div>
    <w:div w:id="2137527601">
      <w:marLeft w:val="0"/>
      <w:marRight w:val="0"/>
      <w:marTop w:val="0"/>
      <w:marBottom w:val="0"/>
      <w:divBdr>
        <w:top w:val="none" w:sz="0" w:space="0" w:color="auto"/>
        <w:left w:val="none" w:sz="0" w:space="0" w:color="auto"/>
        <w:bottom w:val="none" w:sz="0" w:space="0" w:color="auto"/>
        <w:right w:val="none" w:sz="0" w:space="0" w:color="auto"/>
      </w:divBdr>
    </w:div>
    <w:div w:id="2137675681">
      <w:marLeft w:val="0"/>
      <w:marRight w:val="0"/>
      <w:marTop w:val="0"/>
      <w:marBottom w:val="0"/>
      <w:divBdr>
        <w:top w:val="none" w:sz="0" w:space="0" w:color="auto"/>
        <w:left w:val="none" w:sz="0" w:space="0" w:color="auto"/>
        <w:bottom w:val="none" w:sz="0" w:space="0" w:color="auto"/>
        <w:right w:val="none" w:sz="0" w:space="0" w:color="auto"/>
      </w:divBdr>
    </w:div>
    <w:div w:id="2137865023">
      <w:marLeft w:val="0"/>
      <w:marRight w:val="0"/>
      <w:marTop w:val="0"/>
      <w:marBottom w:val="0"/>
      <w:divBdr>
        <w:top w:val="none" w:sz="0" w:space="0" w:color="auto"/>
        <w:left w:val="none" w:sz="0" w:space="0" w:color="auto"/>
        <w:bottom w:val="none" w:sz="0" w:space="0" w:color="auto"/>
        <w:right w:val="none" w:sz="0" w:space="0" w:color="auto"/>
      </w:divBdr>
    </w:div>
    <w:div w:id="2137873225">
      <w:marLeft w:val="0"/>
      <w:marRight w:val="0"/>
      <w:marTop w:val="0"/>
      <w:marBottom w:val="0"/>
      <w:divBdr>
        <w:top w:val="none" w:sz="0" w:space="0" w:color="auto"/>
        <w:left w:val="none" w:sz="0" w:space="0" w:color="auto"/>
        <w:bottom w:val="none" w:sz="0" w:space="0" w:color="auto"/>
        <w:right w:val="none" w:sz="0" w:space="0" w:color="auto"/>
      </w:divBdr>
    </w:div>
    <w:div w:id="2138137013">
      <w:marLeft w:val="0"/>
      <w:marRight w:val="0"/>
      <w:marTop w:val="0"/>
      <w:marBottom w:val="0"/>
      <w:divBdr>
        <w:top w:val="none" w:sz="0" w:space="0" w:color="auto"/>
        <w:left w:val="none" w:sz="0" w:space="0" w:color="auto"/>
        <w:bottom w:val="none" w:sz="0" w:space="0" w:color="auto"/>
        <w:right w:val="none" w:sz="0" w:space="0" w:color="auto"/>
      </w:divBdr>
    </w:div>
    <w:div w:id="2138181301">
      <w:marLeft w:val="0"/>
      <w:marRight w:val="0"/>
      <w:marTop w:val="0"/>
      <w:marBottom w:val="0"/>
      <w:divBdr>
        <w:top w:val="none" w:sz="0" w:space="0" w:color="auto"/>
        <w:left w:val="none" w:sz="0" w:space="0" w:color="auto"/>
        <w:bottom w:val="none" w:sz="0" w:space="0" w:color="auto"/>
        <w:right w:val="none" w:sz="0" w:space="0" w:color="auto"/>
      </w:divBdr>
    </w:div>
    <w:div w:id="2138184771">
      <w:marLeft w:val="0"/>
      <w:marRight w:val="0"/>
      <w:marTop w:val="0"/>
      <w:marBottom w:val="0"/>
      <w:divBdr>
        <w:top w:val="none" w:sz="0" w:space="0" w:color="auto"/>
        <w:left w:val="none" w:sz="0" w:space="0" w:color="auto"/>
        <w:bottom w:val="none" w:sz="0" w:space="0" w:color="auto"/>
        <w:right w:val="none" w:sz="0" w:space="0" w:color="auto"/>
      </w:divBdr>
    </w:div>
    <w:div w:id="2138255540">
      <w:marLeft w:val="0"/>
      <w:marRight w:val="0"/>
      <w:marTop w:val="0"/>
      <w:marBottom w:val="0"/>
      <w:divBdr>
        <w:top w:val="none" w:sz="0" w:space="0" w:color="auto"/>
        <w:left w:val="none" w:sz="0" w:space="0" w:color="auto"/>
        <w:bottom w:val="none" w:sz="0" w:space="0" w:color="auto"/>
        <w:right w:val="none" w:sz="0" w:space="0" w:color="auto"/>
      </w:divBdr>
    </w:div>
    <w:div w:id="2138258636">
      <w:marLeft w:val="0"/>
      <w:marRight w:val="0"/>
      <w:marTop w:val="0"/>
      <w:marBottom w:val="0"/>
      <w:divBdr>
        <w:top w:val="none" w:sz="0" w:space="0" w:color="auto"/>
        <w:left w:val="none" w:sz="0" w:space="0" w:color="auto"/>
        <w:bottom w:val="none" w:sz="0" w:space="0" w:color="auto"/>
        <w:right w:val="none" w:sz="0" w:space="0" w:color="auto"/>
      </w:divBdr>
    </w:div>
    <w:div w:id="2138330236">
      <w:marLeft w:val="0"/>
      <w:marRight w:val="0"/>
      <w:marTop w:val="0"/>
      <w:marBottom w:val="0"/>
      <w:divBdr>
        <w:top w:val="none" w:sz="0" w:space="0" w:color="auto"/>
        <w:left w:val="none" w:sz="0" w:space="0" w:color="auto"/>
        <w:bottom w:val="none" w:sz="0" w:space="0" w:color="auto"/>
        <w:right w:val="none" w:sz="0" w:space="0" w:color="auto"/>
      </w:divBdr>
    </w:div>
    <w:div w:id="2138330596">
      <w:marLeft w:val="0"/>
      <w:marRight w:val="0"/>
      <w:marTop w:val="0"/>
      <w:marBottom w:val="0"/>
      <w:divBdr>
        <w:top w:val="none" w:sz="0" w:space="0" w:color="auto"/>
        <w:left w:val="none" w:sz="0" w:space="0" w:color="auto"/>
        <w:bottom w:val="none" w:sz="0" w:space="0" w:color="auto"/>
        <w:right w:val="none" w:sz="0" w:space="0" w:color="auto"/>
      </w:divBdr>
    </w:div>
    <w:div w:id="2138334019">
      <w:marLeft w:val="0"/>
      <w:marRight w:val="0"/>
      <w:marTop w:val="0"/>
      <w:marBottom w:val="0"/>
      <w:divBdr>
        <w:top w:val="none" w:sz="0" w:space="0" w:color="auto"/>
        <w:left w:val="none" w:sz="0" w:space="0" w:color="auto"/>
        <w:bottom w:val="none" w:sz="0" w:space="0" w:color="auto"/>
        <w:right w:val="none" w:sz="0" w:space="0" w:color="auto"/>
      </w:divBdr>
    </w:div>
    <w:div w:id="2138377735">
      <w:marLeft w:val="0"/>
      <w:marRight w:val="0"/>
      <w:marTop w:val="0"/>
      <w:marBottom w:val="0"/>
      <w:divBdr>
        <w:top w:val="none" w:sz="0" w:space="0" w:color="auto"/>
        <w:left w:val="none" w:sz="0" w:space="0" w:color="auto"/>
        <w:bottom w:val="none" w:sz="0" w:space="0" w:color="auto"/>
        <w:right w:val="none" w:sz="0" w:space="0" w:color="auto"/>
      </w:divBdr>
    </w:div>
    <w:div w:id="2138403104">
      <w:marLeft w:val="0"/>
      <w:marRight w:val="0"/>
      <w:marTop w:val="0"/>
      <w:marBottom w:val="0"/>
      <w:divBdr>
        <w:top w:val="none" w:sz="0" w:space="0" w:color="auto"/>
        <w:left w:val="none" w:sz="0" w:space="0" w:color="auto"/>
        <w:bottom w:val="none" w:sz="0" w:space="0" w:color="auto"/>
        <w:right w:val="none" w:sz="0" w:space="0" w:color="auto"/>
      </w:divBdr>
    </w:div>
    <w:div w:id="2138451491">
      <w:marLeft w:val="0"/>
      <w:marRight w:val="0"/>
      <w:marTop w:val="0"/>
      <w:marBottom w:val="0"/>
      <w:divBdr>
        <w:top w:val="none" w:sz="0" w:space="0" w:color="auto"/>
        <w:left w:val="none" w:sz="0" w:space="0" w:color="auto"/>
        <w:bottom w:val="none" w:sz="0" w:space="0" w:color="auto"/>
        <w:right w:val="none" w:sz="0" w:space="0" w:color="auto"/>
      </w:divBdr>
    </w:div>
    <w:div w:id="2138523009">
      <w:marLeft w:val="0"/>
      <w:marRight w:val="0"/>
      <w:marTop w:val="0"/>
      <w:marBottom w:val="0"/>
      <w:divBdr>
        <w:top w:val="none" w:sz="0" w:space="0" w:color="auto"/>
        <w:left w:val="none" w:sz="0" w:space="0" w:color="auto"/>
        <w:bottom w:val="none" w:sz="0" w:space="0" w:color="auto"/>
        <w:right w:val="none" w:sz="0" w:space="0" w:color="auto"/>
      </w:divBdr>
    </w:div>
    <w:div w:id="2138528516">
      <w:marLeft w:val="0"/>
      <w:marRight w:val="0"/>
      <w:marTop w:val="0"/>
      <w:marBottom w:val="0"/>
      <w:divBdr>
        <w:top w:val="none" w:sz="0" w:space="0" w:color="auto"/>
        <w:left w:val="none" w:sz="0" w:space="0" w:color="auto"/>
        <w:bottom w:val="none" w:sz="0" w:space="0" w:color="auto"/>
        <w:right w:val="none" w:sz="0" w:space="0" w:color="auto"/>
      </w:divBdr>
    </w:div>
    <w:div w:id="2138646469">
      <w:marLeft w:val="0"/>
      <w:marRight w:val="0"/>
      <w:marTop w:val="0"/>
      <w:marBottom w:val="0"/>
      <w:divBdr>
        <w:top w:val="none" w:sz="0" w:space="0" w:color="auto"/>
        <w:left w:val="none" w:sz="0" w:space="0" w:color="auto"/>
        <w:bottom w:val="none" w:sz="0" w:space="0" w:color="auto"/>
        <w:right w:val="none" w:sz="0" w:space="0" w:color="auto"/>
      </w:divBdr>
    </w:div>
    <w:div w:id="2138721950">
      <w:marLeft w:val="0"/>
      <w:marRight w:val="0"/>
      <w:marTop w:val="0"/>
      <w:marBottom w:val="0"/>
      <w:divBdr>
        <w:top w:val="none" w:sz="0" w:space="0" w:color="auto"/>
        <w:left w:val="none" w:sz="0" w:space="0" w:color="auto"/>
        <w:bottom w:val="none" w:sz="0" w:space="0" w:color="auto"/>
        <w:right w:val="none" w:sz="0" w:space="0" w:color="auto"/>
      </w:divBdr>
    </w:div>
    <w:div w:id="2138907708">
      <w:bodyDiv w:val="1"/>
      <w:marLeft w:val="0"/>
      <w:marRight w:val="0"/>
      <w:marTop w:val="0"/>
      <w:marBottom w:val="0"/>
      <w:divBdr>
        <w:top w:val="none" w:sz="0" w:space="0" w:color="auto"/>
        <w:left w:val="none" w:sz="0" w:space="0" w:color="auto"/>
        <w:bottom w:val="none" w:sz="0" w:space="0" w:color="auto"/>
        <w:right w:val="none" w:sz="0" w:space="0" w:color="auto"/>
      </w:divBdr>
    </w:div>
    <w:div w:id="2138910412">
      <w:marLeft w:val="0"/>
      <w:marRight w:val="0"/>
      <w:marTop w:val="0"/>
      <w:marBottom w:val="0"/>
      <w:divBdr>
        <w:top w:val="none" w:sz="0" w:space="0" w:color="auto"/>
        <w:left w:val="none" w:sz="0" w:space="0" w:color="auto"/>
        <w:bottom w:val="none" w:sz="0" w:space="0" w:color="auto"/>
        <w:right w:val="none" w:sz="0" w:space="0" w:color="auto"/>
      </w:divBdr>
    </w:div>
    <w:div w:id="2138987907">
      <w:marLeft w:val="0"/>
      <w:marRight w:val="0"/>
      <w:marTop w:val="0"/>
      <w:marBottom w:val="0"/>
      <w:divBdr>
        <w:top w:val="none" w:sz="0" w:space="0" w:color="auto"/>
        <w:left w:val="none" w:sz="0" w:space="0" w:color="auto"/>
        <w:bottom w:val="none" w:sz="0" w:space="0" w:color="auto"/>
        <w:right w:val="none" w:sz="0" w:space="0" w:color="auto"/>
      </w:divBdr>
    </w:div>
    <w:div w:id="2139101474">
      <w:marLeft w:val="0"/>
      <w:marRight w:val="0"/>
      <w:marTop w:val="0"/>
      <w:marBottom w:val="0"/>
      <w:divBdr>
        <w:top w:val="none" w:sz="0" w:space="0" w:color="auto"/>
        <w:left w:val="none" w:sz="0" w:space="0" w:color="auto"/>
        <w:bottom w:val="none" w:sz="0" w:space="0" w:color="auto"/>
        <w:right w:val="none" w:sz="0" w:space="0" w:color="auto"/>
      </w:divBdr>
    </w:div>
    <w:div w:id="2139176896">
      <w:marLeft w:val="0"/>
      <w:marRight w:val="0"/>
      <w:marTop w:val="0"/>
      <w:marBottom w:val="0"/>
      <w:divBdr>
        <w:top w:val="none" w:sz="0" w:space="0" w:color="auto"/>
        <w:left w:val="none" w:sz="0" w:space="0" w:color="auto"/>
        <w:bottom w:val="none" w:sz="0" w:space="0" w:color="auto"/>
        <w:right w:val="none" w:sz="0" w:space="0" w:color="auto"/>
      </w:divBdr>
    </w:div>
    <w:div w:id="2139185019">
      <w:marLeft w:val="0"/>
      <w:marRight w:val="0"/>
      <w:marTop w:val="0"/>
      <w:marBottom w:val="0"/>
      <w:divBdr>
        <w:top w:val="none" w:sz="0" w:space="0" w:color="auto"/>
        <w:left w:val="none" w:sz="0" w:space="0" w:color="auto"/>
        <w:bottom w:val="none" w:sz="0" w:space="0" w:color="auto"/>
        <w:right w:val="none" w:sz="0" w:space="0" w:color="auto"/>
      </w:divBdr>
    </w:div>
    <w:div w:id="2139299642">
      <w:marLeft w:val="0"/>
      <w:marRight w:val="0"/>
      <w:marTop w:val="0"/>
      <w:marBottom w:val="0"/>
      <w:divBdr>
        <w:top w:val="none" w:sz="0" w:space="0" w:color="auto"/>
        <w:left w:val="none" w:sz="0" w:space="0" w:color="auto"/>
        <w:bottom w:val="none" w:sz="0" w:space="0" w:color="auto"/>
        <w:right w:val="none" w:sz="0" w:space="0" w:color="auto"/>
      </w:divBdr>
    </w:div>
    <w:div w:id="2139301048">
      <w:marLeft w:val="0"/>
      <w:marRight w:val="0"/>
      <w:marTop w:val="0"/>
      <w:marBottom w:val="0"/>
      <w:divBdr>
        <w:top w:val="none" w:sz="0" w:space="0" w:color="auto"/>
        <w:left w:val="none" w:sz="0" w:space="0" w:color="auto"/>
        <w:bottom w:val="none" w:sz="0" w:space="0" w:color="auto"/>
        <w:right w:val="none" w:sz="0" w:space="0" w:color="auto"/>
      </w:divBdr>
    </w:div>
    <w:div w:id="2139374481">
      <w:marLeft w:val="0"/>
      <w:marRight w:val="0"/>
      <w:marTop w:val="0"/>
      <w:marBottom w:val="0"/>
      <w:divBdr>
        <w:top w:val="none" w:sz="0" w:space="0" w:color="auto"/>
        <w:left w:val="none" w:sz="0" w:space="0" w:color="auto"/>
        <w:bottom w:val="none" w:sz="0" w:space="0" w:color="auto"/>
        <w:right w:val="none" w:sz="0" w:space="0" w:color="auto"/>
      </w:divBdr>
    </w:div>
    <w:div w:id="2139449368">
      <w:marLeft w:val="0"/>
      <w:marRight w:val="0"/>
      <w:marTop w:val="0"/>
      <w:marBottom w:val="0"/>
      <w:divBdr>
        <w:top w:val="none" w:sz="0" w:space="0" w:color="auto"/>
        <w:left w:val="none" w:sz="0" w:space="0" w:color="auto"/>
        <w:bottom w:val="none" w:sz="0" w:space="0" w:color="auto"/>
        <w:right w:val="none" w:sz="0" w:space="0" w:color="auto"/>
      </w:divBdr>
    </w:div>
    <w:div w:id="2139453561">
      <w:marLeft w:val="0"/>
      <w:marRight w:val="0"/>
      <w:marTop w:val="0"/>
      <w:marBottom w:val="0"/>
      <w:divBdr>
        <w:top w:val="none" w:sz="0" w:space="0" w:color="auto"/>
        <w:left w:val="none" w:sz="0" w:space="0" w:color="auto"/>
        <w:bottom w:val="none" w:sz="0" w:space="0" w:color="auto"/>
        <w:right w:val="none" w:sz="0" w:space="0" w:color="auto"/>
      </w:divBdr>
    </w:div>
    <w:div w:id="2139492053">
      <w:marLeft w:val="0"/>
      <w:marRight w:val="0"/>
      <w:marTop w:val="0"/>
      <w:marBottom w:val="0"/>
      <w:divBdr>
        <w:top w:val="none" w:sz="0" w:space="0" w:color="auto"/>
        <w:left w:val="none" w:sz="0" w:space="0" w:color="auto"/>
        <w:bottom w:val="none" w:sz="0" w:space="0" w:color="auto"/>
        <w:right w:val="none" w:sz="0" w:space="0" w:color="auto"/>
      </w:divBdr>
    </w:div>
    <w:div w:id="2139566886">
      <w:marLeft w:val="0"/>
      <w:marRight w:val="0"/>
      <w:marTop w:val="0"/>
      <w:marBottom w:val="0"/>
      <w:divBdr>
        <w:top w:val="none" w:sz="0" w:space="0" w:color="auto"/>
        <w:left w:val="none" w:sz="0" w:space="0" w:color="auto"/>
        <w:bottom w:val="none" w:sz="0" w:space="0" w:color="auto"/>
        <w:right w:val="none" w:sz="0" w:space="0" w:color="auto"/>
      </w:divBdr>
    </w:div>
    <w:div w:id="2139568134">
      <w:marLeft w:val="0"/>
      <w:marRight w:val="0"/>
      <w:marTop w:val="0"/>
      <w:marBottom w:val="0"/>
      <w:divBdr>
        <w:top w:val="none" w:sz="0" w:space="0" w:color="auto"/>
        <w:left w:val="none" w:sz="0" w:space="0" w:color="auto"/>
        <w:bottom w:val="none" w:sz="0" w:space="0" w:color="auto"/>
        <w:right w:val="none" w:sz="0" w:space="0" w:color="auto"/>
      </w:divBdr>
    </w:div>
    <w:div w:id="2139568464">
      <w:marLeft w:val="0"/>
      <w:marRight w:val="0"/>
      <w:marTop w:val="0"/>
      <w:marBottom w:val="0"/>
      <w:divBdr>
        <w:top w:val="none" w:sz="0" w:space="0" w:color="auto"/>
        <w:left w:val="none" w:sz="0" w:space="0" w:color="auto"/>
        <w:bottom w:val="none" w:sz="0" w:space="0" w:color="auto"/>
        <w:right w:val="none" w:sz="0" w:space="0" w:color="auto"/>
      </w:divBdr>
    </w:div>
    <w:div w:id="2139569554">
      <w:marLeft w:val="0"/>
      <w:marRight w:val="0"/>
      <w:marTop w:val="0"/>
      <w:marBottom w:val="0"/>
      <w:divBdr>
        <w:top w:val="none" w:sz="0" w:space="0" w:color="auto"/>
        <w:left w:val="none" w:sz="0" w:space="0" w:color="auto"/>
        <w:bottom w:val="none" w:sz="0" w:space="0" w:color="auto"/>
        <w:right w:val="none" w:sz="0" w:space="0" w:color="auto"/>
      </w:divBdr>
    </w:div>
    <w:div w:id="2139637620">
      <w:marLeft w:val="0"/>
      <w:marRight w:val="0"/>
      <w:marTop w:val="0"/>
      <w:marBottom w:val="0"/>
      <w:divBdr>
        <w:top w:val="none" w:sz="0" w:space="0" w:color="auto"/>
        <w:left w:val="none" w:sz="0" w:space="0" w:color="auto"/>
        <w:bottom w:val="none" w:sz="0" w:space="0" w:color="auto"/>
        <w:right w:val="none" w:sz="0" w:space="0" w:color="auto"/>
      </w:divBdr>
    </w:div>
    <w:div w:id="2139757909">
      <w:marLeft w:val="0"/>
      <w:marRight w:val="0"/>
      <w:marTop w:val="0"/>
      <w:marBottom w:val="0"/>
      <w:divBdr>
        <w:top w:val="none" w:sz="0" w:space="0" w:color="auto"/>
        <w:left w:val="none" w:sz="0" w:space="0" w:color="auto"/>
        <w:bottom w:val="none" w:sz="0" w:space="0" w:color="auto"/>
        <w:right w:val="none" w:sz="0" w:space="0" w:color="auto"/>
      </w:divBdr>
    </w:div>
    <w:div w:id="2139832465">
      <w:marLeft w:val="0"/>
      <w:marRight w:val="0"/>
      <w:marTop w:val="0"/>
      <w:marBottom w:val="0"/>
      <w:divBdr>
        <w:top w:val="none" w:sz="0" w:space="0" w:color="auto"/>
        <w:left w:val="none" w:sz="0" w:space="0" w:color="auto"/>
        <w:bottom w:val="none" w:sz="0" w:space="0" w:color="auto"/>
        <w:right w:val="none" w:sz="0" w:space="0" w:color="auto"/>
      </w:divBdr>
    </w:div>
    <w:div w:id="2139839537">
      <w:marLeft w:val="0"/>
      <w:marRight w:val="0"/>
      <w:marTop w:val="0"/>
      <w:marBottom w:val="0"/>
      <w:divBdr>
        <w:top w:val="none" w:sz="0" w:space="0" w:color="auto"/>
        <w:left w:val="none" w:sz="0" w:space="0" w:color="auto"/>
        <w:bottom w:val="none" w:sz="0" w:space="0" w:color="auto"/>
        <w:right w:val="none" w:sz="0" w:space="0" w:color="auto"/>
      </w:divBdr>
    </w:div>
    <w:div w:id="2139910448">
      <w:bodyDiv w:val="1"/>
      <w:marLeft w:val="0"/>
      <w:marRight w:val="0"/>
      <w:marTop w:val="0"/>
      <w:marBottom w:val="0"/>
      <w:divBdr>
        <w:top w:val="none" w:sz="0" w:space="0" w:color="auto"/>
        <w:left w:val="none" w:sz="0" w:space="0" w:color="auto"/>
        <w:bottom w:val="none" w:sz="0" w:space="0" w:color="auto"/>
        <w:right w:val="none" w:sz="0" w:space="0" w:color="auto"/>
      </w:divBdr>
    </w:div>
    <w:div w:id="2139953994">
      <w:marLeft w:val="0"/>
      <w:marRight w:val="0"/>
      <w:marTop w:val="0"/>
      <w:marBottom w:val="0"/>
      <w:divBdr>
        <w:top w:val="none" w:sz="0" w:space="0" w:color="auto"/>
        <w:left w:val="none" w:sz="0" w:space="0" w:color="auto"/>
        <w:bottom w:val="none" w:sz="0" w:space="0" w:color="auto"/>
        <w:right w:val="none" w:sz="0" w:space="0" w:color="auto"/>
      </w:divBdr>
    </w:div>
    <w:div w:id="2140028202">
      <w:marLeft w:val="0"/>
      <w:marRight w:val="0"/>
      <w:marTop w:val="0"/>
      <w:marBottom w:val="0"/>
      <w:divBdr>
        <w:top w:val="none" w:sz="0" w:space="0" w:color="auto"/>
        <w:left w:val="none" w:sz="0" w:space="0" w:color="auto"/>
        <w:bottom w:val="none" w:sz="0" w:space="0" w:color="auto"/>
        <w:right w:val="none" w:sz="0" w:space="0" w:color="auto"/>
      </w:divBdr>
    </w:div>
    <w:div w:id="2140101337">
      <w:marLeft w:val="0"/>
      <w:marRight w:val="0"/>
      <w:marTop w:val="0"/>
      <w:marBottom w:val="0"/>
      <w:divBdr>
        <w:top w:val="none" w:sz="0" w:space="0" w:color="auto"/>
        <w:left w:val="none" w:sz="0" w:space="0" w:color="auto"/>
        <w:bottom w:val="none" w:sz="0" w:space="0" w:color="auto"/>
        <w:right w:val="none" w:sz="0" w:space="0" w:color="auto"/>
      </w:divBdr>
    </w:div>
    <w:div w:id="2140149021">
      <w:marLeft w:val="0"/>
      <w:marRight w:val="0"/>
      <w:marTop w:val="0"/>
      <w:marBottom w:val="0"/>
      <w:divBdr>
        <w:top w:val="none" w:sz="0" w:space="0" w:color="auto"/>
        <w:left w:val="none" w:sz="0" w:space="0" w:color="auto"/>
        <w:bottom w:val="none" w:sz="0" w:space="0" w:color="auto"/>
        <w:right w:val="none" w:sz="0" w:space="0" w:color="auto"/>
      </w:divBdr>
    </w:div>
    <w:div w:id="2140217942">
      <w:marLeft w:val="0"/>
      <w:marRight w:val="0"/>
      <w:marTop w:val="0"/>
      <w:marBottom w:val="0"/>
      <w:divBdr>
        <w:top w:val="none" w:sz="0" w:space="0" w:color="auto"/>
        <w:left w:val="none" w:sz="0" w:space="0" w:color="auto"/>
        <w:bottom w:val="none" w:sz="0" w:space="0" w:color="auto"/>
        <w:right w:val="none" w:sz="0" w:space="0" w:color="auto"/>
      </w:divBdr>
    </w:div>
    <w:div w:id="2140219160">
      <w:marLeft w:val="0"/>
      <w:marRight w:val="0"/>
      <w:marTop w:val="0"/>
      <w:marBottom w:val="0"/>
      <w:divBdr>
        <w:top w:val="none" w:sz="0" w:space="0" w:color="auto"/>
        <w:left w:val="none" w:sz="0" w:space="0" w:color="auto"/>
        <w:bottom w:val="none" w:sz="0" w:space="0" w:color="auto"/>
        <w:right w:val="none" w:sz="0" w:space="0" w:color="auto"/>
      </w:divBdr>
    </w:div>
    <w:div w:id="2140219168">
      <w:marLeft w:val="0"/>
      <w:marRight w:val="0"/>
      <w:marTop w:val="0"/>
      <w:marBottom w:val="0"/>
      <w:divBdr>
        <w:top w:val="none" w:sz="0" w:space="0" w:color="auto"/>
        <w:left w:val="none" w:sz="0" w:space="0" w:color="auto"/>
        <w:bottom w:val="none" w:sz="0" w:space="0" w:color="auto"/>
        <w:right w:val="none" w:sz="0" w:space="0" w:color="auto"/>
      </w:divBdr>
    </w:div>
    <w:div w:id="2140220530">
      <w:marLeft w:val="0"/>
      <w:marRight w:val="0"/>
      <w:marTop w:val="0"/>
      <w:marBottom w:val="0"/>
      <w:divBdr>
        <w:top w:val="none" w:sz="0" w:space="0" w:color="auto"/>
        <w:left w:val="none" w:sz="0" w:space="0" w:color="auto"/>
        <w:bottom w:val="none" w:sz="0" w:space="0" w:color="auto"/>
        <w:right w:val="none" w:sz="0" w:space="0" w:color="auto"/>
      </w:divBdr>
    </w:div>
    <w:div w:id="2140224984">
      <w:marLeft w:val="0"/>
      <w:marRight w:val="0"/>
      <w:marTop w:val="0"/>
      <w:marBottom w:val="0"/>
      <w:divBdr>
        <w:top w:val="none" w:sz="0" w:space="0" w:color="auto"/>
        <w:left w:val="none" w:sz="0" w:space="0" w:color="auto"/>
        <w:bottom w:val="none" w:sz="0" w:space="0" w:color="auto"/>
        <w:right w:val="none" w:sz="0" w:space="0" w:color="auto"/>
      </w:divBdr>
    </w:div>
    <w:div w:id="2140372239">
      <w:marLeft w:val="0"/>
      <w:marRight w:val="0"/>
      <w:marTop w:val="0"/>
      <w:marBottom w:val="0"/>
      <w:divBdr>
        <w:top w:val="none" w:sz="0" w:space="0" w:color="auto"/>
        <w:left w:val="none" w:sz="0" w:space="0" w:color="auto"/>
        <w:bottom w:val="none" w:sz="0" w:space="0" w:color="auto"/>
        <w:right w:val="none" w:sz="0" w:space="0" w:color="auto"/>
      </w:divBdr>
    </w:div>
    <w:div w:id="2140486879">
      <w:marLeft w:val="0"/>
      <w:marRight w:val="0"/>
      <w:marTop w:val="0"/>
      <w:marBottom w:val="0"/>
      <w:divBdr>
        <w:top w:val="none" w:sz="0" w:space="0" w:color="auto"/>
        <w:left w:val="none" w:sz="0" w:space="0" w:color="auto"/>
        <w:bottom w:val="none" w:sz="0" w:space="0" w:color="auto"/>
        <w:right w:val="none" w:sz="0" w:space="0" w:color="auto"/>
      </w:divBdr>
    </w:div>
    <w:div w:id="2140488684">
      <w:marLeft w:val="0"/>
      <w:marRight w:val="0"/>
      <w:marTop w:val="0"/>
      <w:marBottom w:val="0"/>
      <w:divBdr>
        <w:top w:val="none" w:sz="0" w:space="0" w:color="auto"/>
        <w:left w:val="none" w:sz="0" w:space="0" w:color="auto"/>
        <w:bottom w:val="none" w:sz="0" w:space="0" w:color="auto"/>
        <w:right w:val="none" w:sz="0" w:space="0" w:color="auto"/>
      </w:divBdr>
    </w:div>
    <w:div w:id="2140611088">
      <w:marLeft w:val="0"/>
      <w:marRight w:val="0"/>
      <w:marTop w:val="0"/>
      <w:marBottom w:val="0"/>
      <w:divBdr>
        <w:top w:val="none" w:sz="0" w:space="0" w:color="auto"/>
        <w:left w:val="none" w:sz="0" w:space="0" w:color="auto"/>
        <w:bottom w:val="none" w:sz="0" w:space="0" w:color="auto"/>
        <w:right w:val="none" w:sz="0" w:space="0" w:color="auto"/>
      </w:divBdr>
    </w:div>
    <w:div w:id="2140759354">
      <w:marLeft w:val="0"/>
      <w:marRight w:val="0"/>
      <w:marTop w:val="0"/>
      <w:marBottom w:val="0"/>
      <w:divBdr>
        <w:top w:val="none" w:sz="0" w:space="0" w:color="auto"/>
        <w:left w:val="none" w:sz="0" w:space="0" w:color="auto"/>
        <w:bottom w:val="none" w:sz="0" w:space="0" w:color="auto"/>
        <w:right w:val="none" w:sz="0" w:space="0" w:color="auto"/>
      </w:divBdr>
    </w:div>
    <w:div w:id="2140803942">
      <w:marLeft w:val="0"/>
      <w:marRight w:val="0"/>
      <w:marTop w:val="0"/>
      <w:marBottom w:val="0"/>
      <w:divBdr>
        <w:top w:val="none" w:sz="0" w:space="0" w:color="auto"/>
        <w:left w:val="none" w:sz="0" w:space="0" w:color="auto"/>
        <w:bottom w:val="none" w:sz="0" w:space="0" w:color="auto"/>
        <w:right w:val="none" w:sz="0" w:space="0" w:color="auto"/>
      </w:divBdr>
    </w:div>
    <w:div w:id="2140805132">
      <w:marLeft w:val="0"/>
      <w:marRight w:val="0"/>
      <w:marTop w:val="0"/>
      <w:marBottom w:val="0"/>
      <w:divBdr>
        <w:top w:val="none" w:sz="0" w:space="0" w:color="auto"/>
        <w:left w:val="none" w:sz="0" w:space="0" w:color="auto"/>
        <w:bottom w:val="none" w:sz="0" w:space="0" w:color="auto"/>
        <w:right w:val="none" w:sz="0" w:space="0" w:color="auto"/>
      </w:divBdr>
    </w:div>
    <w:div w:id="2140830083">
      <w:marLeft w:val="0"/>
      <w:marRight w:val="0"/>
      <w:marTop w:val="0"/>
      <w:marBottom w:val="0"/>
      <w:divBdr>
        <w:top w:val="none" w:sz="0" w:space="0" w:color="auto"/>
        <w:left w:val="none" w:sz="0" w:space="0" w:color="auto"/>
        <w:bottom w:val="none" w:sz="0" w:space="0" w:color="auto"/>
        <w:right w:val="none" w:sz="0" w:space="0" w:color="auto"/>
      </w:divBdr>
    </w:div>
    <w:div w:id="2140874088">
      <w:marLeft w:val="0"/>
      <w:marRight w:val="0"/>
      <w:marTop w:val="0"/>
      <w:marBottom w:val="0"/>
      <w:divBdr>
        <w:top w:val="none" w:sz="0" w:space="0" w:color="auto"/>
        <w:left w:val="none" w:sz="0" w:space="0" w:color="auto"/>
        <w:bottom w:val="none" w:sz="0" w:space="0" w:color="auto"/>
        <w:right w:val="none" w:sz="0" w:space="0" w:color="auto"/>
      </w:divBdr>
    </w:div>
    <w:div w:id="2140948822">
      <w:marLeft w:val="0"/>
      <w:marRight w:val="0"/>
      <w:marTop w:val="0"/>
      <w:marBottom w:val="0"/>
      <w:divBdr>
        <w:top w:val="none" w:sz="0" w:space="0" w:color="auto"/>
        <w:left w:val="none" w:sz="0" w:space="0" w:color="auto"/>
        <w:bottom w:val="none" w:sz="0" w:space="0" w:color="auto"/>
        <w:right w:val="none" w:sz="0" w:space="0" w:color="auto"/>
      </w:divBdr>
    </w:div>
    <w:div w:id="2141000087">
      <w:marLeft w:val="0"/>
      <w:marRight w:val="0"/>
      <w:marTop w:val="0"/>
      <w:marBottom w:val="0"/>
      <w:divBdr>
        <w:top w:val="none" w:sz="0" w:space="0" w:color="auto"/>
        <w:left w:val="none" w:sz="0" w:space="0" w:color="auto"/>
        <w:bottom w:val="none" w:sz="0" w:space="0" w:color="auto"/>
        <w:right w:val="none" w:sz="0" w:space="0" w:color="auto"/>
      </w:divBdr>
    </w:div>
    <w:div w:id="2141070131">
      <w:marLeft w:val="0"/>
      <w:marRight w:val="0"/>
      <w:marTop w:val="0"/>
      <w:marBottom w:val="0"/>
      <w:divBdr>
        <w:top w:val="none" w:sz="0" w:space="0" w:color="auto"/>
        <w:left w:val="none" w:sz="0" w:space="0" w:color="auto"/>
        <w:bottom w:val="none" w:sz="0" w:space="0" w:color="auto"/>
        <w:right w:val="none" w:sz="0" w:space="0" w:color="auto"/>
      </w:divBdr>
    </w:div>
    <w:div w:id="2141073428">
      <w:marLeft w:val="0"/>
      <w:marRight w:val="0"/>
      <w:marTop w:val="0"/>
      <w:marBottom w:val="0"/>
      <w:divBdr>
        <w:top w:val="none" w:sz="0" w:space="0" w:color="auto"/>
        <w:left w:val="none" w:sz="0" w:space="0" w:color="auto"/>
        <w:bottom w:val="none" w:sz="0" w:space="0" w:color="auto"/>
        <w:right w:val="none" w:sz="0" w:space="0" w:color="auto"/>
      </w:divBdr>
    </w:div>
    <w:div w:id="2141073477">
      <w:marLeft w:val="0"/>
      <w:marRight w:val="0"/>
      <w:marTop w:val="0"/>
      <w:marBottom w:val="0"/>
      <w:divBdr>
        <w:top w:val="none" w:sz="0" w:space="0" w:color="auto"/>
        <w:left w:val="none" w:sz="0" w:space="0" w:color="auto"/>
        <w:bottom w:val="none" w:sz="0" w:space="0" w:color="auto"/>
        <w:right w:val="none" w:sz="0" w:space="0" w:color="auto"/>
      </w:divBdr>
    </w:div>
    <w:div w:id="2141148724">
      <w:marLeft w:val="0"/>
      <w:marRight w:val="0"/>
      <w:marTop w:val="0"/>
      <w:marBottom w:val="0"/>
      <w:divBdr>
        <w:top w:val="none" w:sz="0" w:space="0" w:color="auto"/>
        <w:left w:val="none" w:sz="0" w:space="0" w:color="auto"/>
        <w:bottom w:val="none" w:sz="0" w:space="0" w:color="auto"/>
        <w:right w:val="none" w:sz="0" w:space="0" w:color="auto"/>
      </w:divBdr>
    </w:div>
    <w:div w:id="2141149262">
      <w:marLeft w:val="0"/>
      <w:marRight w:val="0"/>
      <w:marTop w:val="0"/>
      <w:marBottom w:val="0"/>
      <w:divBdr>
        <w:top w:val="none" w:sz="0" w:space="0" w:color="auto"/>
        <w:left w:val="none" w:sz="0" w:space="0" w:color="auto"/>
        <w:bottom w:val="none" w:sz="0" w:space="0" w:color="auto"/>
        <w:right w:val="none" w:sz="0" w:space="0" w:color="auto"/>
      </w:divBdr>
    </w:div>
    <w:div w:id="2141193261">
      <w:marLeft w:val="0"/>
      <w:marRight w:val="0"/>
      <w:marTop w:val="0"/>
      <w:marBottom w:val="0"/>
      <w:divBdr>
        <w:top w:val="none" w:sz="0" w:space="0" w:color="auto"/>
        <w:left w:val="none" w:sz="0" w:space="0" w:color="auto"/>
        <w:bottom w:val="none" w:sz="0" w:space="0" w:color="auto"/>
        <w:right w:val="none" w:sz="0" w:space="0" w:color="auto"/>
      </w:divBdr>
    </w:div>
    <w:div w:id="2141224376">
      <w:marLeft w:val="0"/>
      <w:marRight w:val="0"/>
      <w:marTop w:val="0"/>
      <w:marBottom w:val="0"/>
      <w:divBdr>
        <w:top w:val="none" w:sz="0" w:space="0" w:color="auto"/>
        <w:left w:val="none" w:sz="0" w:space="0" w:color="auto"/>
        <w:bottom w:val="none" w:sz="0" w:space="0" w:color="auto"/>
        <w:right w:val="none" w:sz="0" w:space="0" w:color="auto"/>
      </w:divBdr>
    </w:div>
    <w:div w:id="2141264287">
      <w:marLeft w:val="0"/>
      <w:marRight w:val="0"/>
      <w:marTop w:val="0"/>
      <w:marBottom w:val="0"/>
      <w:divBdr>
        <w:top w:val="none" w:sz="0" w:space="0" w:color="auto"/>
        <w:left w:val="none" w:sz="0" w:space="0" w:color="auto"/>
        <w:bottom w:val="none" w:sz="0" w:space="0" w:color="auto"/>
        <w:right w:val="none" w:sz="0" w:space="0" w:color="auto"/>
      </w:divBdr>
    </w:div>
    <w:div w:id="2141266181">
      <w:marLeft w:val="0"/>
      <w:marRight w:val="0"/>
      <w:marTop w:val="0"/>
      <w:marBottom w:val="0"/>
      <w:divBdr>
        <w:top w:val="none" w:sz="0" w:space="0" w:color="auto"/>
        <w:left w:val="none" w:sz="0" w:space="0" w:color="auto"/>
        <w:bottom w:val="none" w:sz="0" w:space="0" w:color="auto"/>
        <w:right w:val="none" w:sz="0" w:space="0" w:color="auto"/>
      </w:divBdr>
    </w:div>
    <w:div w:id="2141268461">
      <w:marLeft w:val="0"/>
      <w:marRight w:val="0"/>
      <w:marTop w:val="0"/>
      <w:marBottom w:val="0"/>
      <w:divBdr>
        <w:top w:val="none" w:sz="0" w:space="0" w:color="auto"/>
        <w:left w:val="none" w:sz="0" w:space="0" w:color="auto"/>
        <w:bottom w:val="none" w:sz="0" w:space="0" w:color="auto"/>
        <w:right w:val="none" w:sz="0" w:space="0" w:color="auto"/>
      </w:divBdr>
    </w:div>
    <w:div w:id="2141334892">
      <w:marLeft w:val="0"/>
      <w:marRight w:val="0"/>
      <w:marTop w:val="0"/>
      <w:marBottom w:val="0"/>
      <w:divBdr>
        <w:top w:val="none" w:sz="0" w:space="0" w:color="auto"/>
        <w:left w:val="none" w:sz="0" w:space="0" w:color="auto"/>
        <w:bottom w:val="none" w:sz="0" w:space="0" w:color="auto"/>
        <w:right w:val="none" w:sz="0" w:space="0" w:color="auto"/>
      </w:divBdr>
    </w:div>
    <w:div w:id="2141339203">
      <w:marLeft w:val="0"/>
      <w:marRight w:val="0"/>
      <w:marTop w:val="0"/>
      <w:marBottom w:val="0"/>
      <w:divBdr>
        <w:top w:val="none" w:sz="0" w:space="0" w:color="auto"/>
        <w:left w:val="none" w:sz="0" w:space="0" w:color="auto"/>
        <w:bottom w:val="none" w:sz="0" w:space="0" w:color="auto"/>
        <w:right w:val="none" w:sz="0" w:space="0" w:color="auto"/>
      </w:divBdr>
    </w:div>
    <w:div w:id="2141413417">
      <w:marLeft w:val="0"/>
      <w:marRight w:val="0"/>
      <w:marTop w:val="0"/>
      <w:marBottom w:val="0"/>
      <w:divBdr>
        <w:top w:val="none" w:sz="0" w:space="0" w:color="auto"/>
        <w:left w:val="none" w:sz="0" w:space="0" w:color="auto"/>
        <w:bottom w:val="none" w:sz="0" w:space="0" w:color="auto"/>
        <w:right w:val="none" w:sz="0" w:space="0" w:color="auto"/>
      </w:divBdr>
    </w:div>
    <w:div w:id="2141416773">
      <w:marLeft w:val="0"/>
      <w:marRight w:val="0"/>
      <w:marTop w:val="0"/>
      <w:marBottom w:val="0"/>
      <w:divBdr>
        <w:top w:val="none" w:sz="0" w:space="0" w:color="auto"/>
        <w:left w:val="none" w:sz="0" w:space="0" w:color="auto"/>
        <w:bottom w:val="none" w:sz="0" w:space="0" w:color="auto"/>
        <w:right w:val="none" w:sz="0" w:space="0" w:color="auto"/>
      </w:divBdr>
    </w:div>
    <w:div w:id="2141419389">
      <w:marLeft w:val="0"/>
      <w:marRight w:val="0"/>
      <w:marTop w:val="0"/>
      <w:marBottom w:val="0"/>
      <w:divBdr>
        <w:top w:val="none" w:sz="0" w:space="0" w:color="auto"/>
        <w:left w:val="none" w:sz="0" w:space="0" w:color="auto"/>
        <w:bottom w:val="none" w:sz="0" w:space="0" w:color="auto"/>
        <w:right w:val="none" w:sz="0" w:space="0" w:color="auto"/>
      </w:divBdr>
    </w:div>
    <w:div w:id="2141455133">
      <w:marLeft w:val="0"/>
      <w:marRight w:val="0"/>
      <w:marTop w:val="0"/>
      <w:marBottom w:val="0"/>
      <w:divBdr>
        <w:top w:val="none" w:sz="0" w:space="0" w:color="auto"/>
        <w:left w:val="none" w:sz="0" w:space="0" w:color="auto"/>
        <w:bottom w:val="none" w:sz="0" w:space="0" w:color="auto"/>
        <w:right w:val="none" w:sz="0" w:space="0" w:color="auto"/>
      </w:divBdr>
    </w:div>
    <w:div w:id="2141487034">
      <w:marLeft w:val="0"/>
      <w:marRight w:val="0"/>
      <w:marTop w:val="0"/>
      <w:marBottom w:val="0"/>
      <w:divBdr>
        <w:top w:val="none" w:sz="0" w:space="0" w:color="auto"/>
        <w:left w:val="none" w:sz="0" w:space="0" w:color="auto"/>
        <w:bottom w:val="none" w:sz="0" w:space="0" w:color="auto"/>
        <w:right w:val="none" w:sz="0" w:space="0" w:color="auto"/>
      </w:divBdr>
    </w:div>
    <w:div w:id="2141527986">
      <w:marLeft w:val="0"/>
      <w:marRight w:val="0"/>
      <w:marTop w:val="0"/>
      <w:marBottom w:val="0"/>
      <w:divBdr>
        <w:top w:val="none" w:sz="0" w:space="0" w:color="auto"/>
        <w:left w:val="none" w:sz="0" w:space="0" w:color="auto"/>
        <w:bottom w:val="none" w:sz="0" w:space="0" w:color="auto"/>
        <w:right w:val="none" w:sz="0" w:space="0" w:color="auto"/>
      </w:divBdr>
    </w:div>
    <w:div w:id="2141530122">
      <w:marLeft w:val="0"/>
      <w:marRight w:val="0"/>
      <w:marTop w:val="0"/>
      <w:marBottom w:val="0"/>
      <w:divBdr>
        <w:top w:val="none" w:sz="0" w:space="0" w:color="auto"/>
        <w:left w:val="none" w:sz="0" w:space="0" w:color="auto"/>
        <w:bottom w:val="none" w:sz="0" w:space="0" w:color="auto"/>
        <w:right w:val="none" w:sz="0" w:space="0" w:color="auto"/>
      </w:divBdr>
    </w:div>
    <w:div w:id="2141535989">
      <w:bodyDiv w:val="1"/>
      <w:marLeft w:val="0"/>
      <w:marRight w:val="0"/>
      <w:marTop w:val="0"/>
      <w:marBottom w:val="0"/>
      <w:divBdr>
        <w:top w:val="none" w:sz="0" w:space="0" w:color="auto"/>
        <w:left w:val="none" w:sz="0" w:space="0" w:color="auto"/>
        <w:bottom w:val="none" w:sz="0" w:space="0" w:color="auto"/>
        <w:right w:val="none" w:sz="0" w:space="0" w:color="auto"/>
      </w:divBdr>
    </w:div>
    <w:div w:id="2141609993">
      <w:marLeft w:val="0"/>
      <w:marRight w:val="0"/>
      <w:marTop w:val="0"/>
      <w:marBottom w:val="0"/>
      <w:divBdr>
        <w:top w:val="none" w:sz="0" w:space="0" w:color="auto"/>
        <w:left w:val="none" w:sz="0" w:space="0" w:color="auto"/>
        <w:bottom w:val="none" w:sz="0" w:space="0" w:color="auto"/>
        <w:right w:val="none" w:sz="0" w:space="0" w:color="auto"/>
      </w:divBdr>
    </w:div>
    <w:div w:id="2141800095">
      <w:marLeft w:val="0"/>
      <w:marRight w:val="0"/>
      <w:marTop w:val="0"/>
      <w:marBottom w:val="0"/>
      <w:divBdr>
        <w:top w:val="none" w:sz="0" w:space="0" w:color="auto"/>
        <w:left w:val="none" w:sz="0" w:space="0" w:color="auto"/>
        <w:bottom w:val="none" w:sz="0" w:space="0" w:color="auto"/>
        <w:right w:val="none" w:sz="0" w:space="0" w:color="auto"/>
      </w:divBdr>
    </w:div>
    <w:div w:id="2141914414">
      <w:marLeft w:val="0"/>
      <w:marRight w:val="0"/>
      <w:marTop w:val="0"/>
      <w:marBottom w:val="0"/>
      <w:divBdr>
        <w:top w:val="none" w:sz="0" w:space="0" w:color="auto"/>
        <w:left w:val="none" w:sz="0" w:space="0" w:color="auto"/>
        <w:bottom w:val="none" w:sz="0" w:space="0" w:color="auto"/>
        <w:right w:val="none" w:sz="0" w:space="0" w:color="auto"/>
      </w:divBdr>
    </w:div>
    <w:div w:id="2141920368">
      <w:marLeft w:val="0"/>
      <w:marRight w:val="0"/>
      <w:marTop w:val="0"/>
      <w:marBottom w:val="0"/>
      <w:divBdr>
        <w:top w:val="none" w:sz="0" w:space="0" w:color="auto"/>
        <w:left w:val="none" w:sz="0" w:space="0" w:color="auto"/>
        <w:bottom w:val="none" w:sz="0" w:space="0" w:color="auto"/>
        <w:right w:val="none" w:sz="0" w:space="0" w:color="auto"/>
      </w:divBdr>
    </w:div>
    <w:div w:id="2142067738">
      <w:marLeft w:val="0"/>
      <w:marRight w:val="0"/>
      <w:marTop w:val="0"/>
      <w:marBottom w:val="0"/>
      <w:divBdr>
        <w:top w:val="none" w:sz="0" w:space="0" w:color="auto"/>
        <w:left w:val="none" w:sz="0" w:space="0" w:color="auto"/>
        <w:bottom w:val="none" w:sz="0" w:space="0" w:color="auto"/>
        <w:right w:val="none" w:sz="0" w:space="0" w:color="auto"/>
      </w:divBdr>
    </w:div>
    <w:div w:id="2142069400">
      <w:marLeft w:val="0"/>
      <w:marRight w:val="0"/>
      <w:marTop w:val="0"/>
      <w:marBottom w:val="0"/>
      <w:divBdr>
        <w:top w:val="none" w:sz="0" w:space="0" w:color="auto"/>
        <w:left w:val="none" w:sz="0" w:space="0" w:color="auto"/>
        <w:bottom w:val="none" w:sz="0" w:space="0" w:color="auto"/>
        <w:right w:val="none" w:sz="0" w:space="0" w:color="auto"/>
      </w:divBdr>
    </w:div>
    <w:div w:id="2142070584">
      <w:marLeft w:val="0"/>
      <w:marRight w:val="0"/>
      <w:marTop w:val="0"/>
      <w:marBottom w:val="0"/>
      <w:divBdr>
        <w:top w:val="none" w:sz="0" w:space="0" w:color="auto"/>
        <w:left w:val="none" w:sz="0" w:space="0" w:color="auto"/>
        <w:bottom w:val="none" w:sz="0" w:space="0" w:color="auto"/>
        <w:right w:val="none" w:sz="0" w:space="0" w:color="auto"/>
      </w:divBdr>
    </w:div>
    <w:div w:id="2142071902">
      <w:marLeft w:val="0"/>
      <w:marRight w:val="0"/>
      <w:marTop w:val="0"/>
      <w:marBottom w:val="0"/>
      <w:divBdr>
        <w:top w:val="none" w:sz="0" w:space="0" w:color="auto"/>
        <w:left w:val="none" w:sz="0" w:space="0" w:color="auto"/>
        <w:bottom w:val="none" w:sz="0" w:space="0" w:color="auto"/>
        <w:right w:val="none" w:sz="0" w:space="0" w:color="auto"/>
      </w:divBdr>
    </w:div>
    <w:div w:id="2142073089">
      <w:marLeft w:val="0"/>
      <w:marRight w:val="0"/>
      <w:marTop w:val="0"/>
      <w:marBottom w:val="0"/>
      <w:divBdr>
        <w:top w:val="none" w:sz="0" w:space="0" w:color="auto"/>
        <w:left w:val="none" w:sz="0" w:space="0" w:color="auto"/>
        <w:bottom w:val="none" w:sz="0" w:space="0" w:color="auto"/>
        <w:right w:val="none" w:sz="0" w:space="0" w:color="auto"/>
      </w:divBdr>
    </w:div>
    <w:div w:id="2142073434">
      <w:marLeft w:val="0"/>
      <w:marRight w:val="0"/>
      <w:marTop w:val="0"/>
      <w:marBottom w:val="0"/>
      <w:divBdr>
        <w:top w:val="none" w:sz="0" w:space="0" w:color="auto"/>
        <w:left w:val="none" w:sz="0" w:space="0" w:color="auto"/>
        <w:bottom w:val="none" w:sz="0" w:space="0" w:color="auto"/>
        <w:right w:val="none" w:sz="0" w:space="0" w:color="auto"/>
      </w:divBdr>
    </w:div>
    <w:div w:id="2142114362">
      <w:marLeft w:val="0"/>
      <w:marRight w:val="0"/>
      <w:marTop w:val="0"/>
      <w:marBottom w:val="0"/>
      <w:divBdr>
        <w:top w:val="none" w:sz="0" w:space="0" w:color="auto"/>
        <w:left w:val="none" w:sz="0" w:space="0" w:color="auto"/>
        <w:bottom w:val="none" w:sz="0" w:space="0" w:color="auto"/>
        <w:right w:val="none" w:sz="0" w:space="0" w:color="auto"/>
      </w:divBdr>
    </w:div>
    <w:div w:id="2142186156">
      <w:bodyDiv w:val="1"/>
      <w:marLeft w:val="0"/>
      <w:marRight w:val="0"/>
      <w:marTop w:val="0"/>
      <w:marBottom w:val="0"/>
      <w:divBdr>
        <w:top w:val="none" w:sz="0" w:space="0" w:color="auto"/>
        <w:left w:val="none" w:sz="0" w:space="0" w:color="auto"/>
        <w:bottom w:val="none" w:sz="0" w:space="0" w:color="auto"/>
        <w:right w:val="none" w:sz="0" w:space="0" w:color="auto"/>
      </w:divBdr>
    </w:div>
    <w:div w:id="2142187658">
      <w:marLeft w:val="0"/>
      <w:marRight w:val="0"/>
      <w:marTop w:val="0"/>
      <w:marBottom w:val="0"/>
      <w:divBdr>
        <w:top w:val="none" w:sz="0" w:space="0" w:color="auto"/>
        <w:left w:val="none" w:sz="0" w:space="0" w:color="auto"/>
        <w:bottom w:val="none" w:sz="0" w:space="0" w:color="auto"/>
        <w:right w:val="none" w:sz="0" w:space="0" w:color="auto"/>
      </w:divBdr>
    </w:div>
    <w:div w:id="2142338695">
      <w:marLeft w:val="0"/>
      <w:marRight w:val="0"/>
      <w:marTop w:val="0"/>
      <w:marBottom w:val="0"/>
      <w:divBdr>
        <w:top w:val="none" w:sz="0" w:space="0" w:color="auto"/>
        <w:left w:val="none" w:sz="0" w:space="0" w:color="auto"/>
        <w:bottom w:val="none" w:sz="0" w:space="0" w:color="auto"/>
        <w:right w:val="none" w:sz="0" w:space="0" w:color="auto"/>
      </w:divBdr>
    </w:div>
    <w:div w:id="2142378948">
      <w:marLeft w:val="0"/>
      <w:marRight w:val="0"/>
      <w:marTop w:val="0"/>
      <w:marBottom w:val="0"/>
      <w:divBdr>
        <w:top w:val="none" w:sz="0" w:space="0" w:color="auto"/>
        <w:left w:val="none" w:sz="0" w:space="0" w:color="auto"/>
        <w:bottom w:val="none" w:sz="0" w:space="0" w:color="auto"/>
        <w:right w:val="none" w:sz="0" w:space="0" w:color="auto"/>
      </w:divBdr>
    </w:div>
    <w:div w:id="2142379687">
      <w:marLeft w:val="0"/>
      <w:marRight w:val="0"/>
      <w:marTop w:val="0"/>
      <w:marBottom w:val="0"/>
      <w:divBdr>
        <w:top w:val="none" w:sz="0" w:space="0" w:color="auto"/>
        <w:left w:val="none" w:sz="0" w:space="0" w:color="auto"/>
        <w:bottom w:val="none" w:sz="0" w:space="0" w:color="auto"/>
        <w:right w:val="none" w:sz="0" w:space="0" w:color="auto"/>
      </w:divBdr>
    </w:div>
    <w:div w:id="2142458651">
      <w:marLeft w:val="0"/>
      <w:marRight w:val="0"/>
      <w:marTop w:val="0"/>
      <w:marBottom w:val="0"/>
      <w:divBdr>
        <w:top w:val="none" w:sz="0" w:space="0" w:color="auto"/>
        <w:left w:val="none" w:sz="0" w:space="0" w:color="auto"/>
        <w:bottom w:val="none" w:sz="0" w:space="0" w:color="auto"/>
        <w:right w:val="none" w:sz="0" w:space="0" w:color="auto"/>
      </w:divBdr>
    </w:div>
    <w:div w:id="2142459895">
      <w:marLeft w:val="0"/>
      <w:marRight w:val="0"/>
      <w:marTop w:val="0"/>
      <w:marBottom w:val="0"/>
      <w:divBdr>
        <w:top w:val="none" w:sz="0" w:space="0" w:color="auto"/>
        <w:left w:val="none" w:sz="0" w:space="0" w:color="auto"/>
        <w:bottom w:val="none" w:sz="0" w:space="0" w:color="auto"/>
        <w:right w:val="none" w:sz="0" w:space="0" w:color="auto"/>
      </w:divBdr>
    </w:div>
    <w:div w:id="2142461359">
      <w:bodyDiv w:val="1"/>
      <w:marLeft w:val="0"/>
      <w:marRight w:val="0"/>
      <w:marTop w:val="0"/>
      <w:marBottom w:val="0"/>
      <w:divBdr>
        <w:top w:val="none" w:sz="0" w:space="0" w:color="auto"/>
        <w:left w:val="none" w:sz="0" w:space="0" w:color="auto"/>
        <w:bottom w:val="none" w:sz="0" w:space="0" w:color="auto"/>
        <w:right w:val="none" w:sz="0" w:space="0" w:color="auto"/>
      </w:divBdr>
    </w:div>
    <w:div w:id="2142503720">
      <w:marLeft w:val="0"/>
      <w:marRight w:val="0"/>
      <w:marTop w:val="0"/>
      <w:marBottom w:val="0"/>
      <w:divBdr>
        <w:top w:val="none" w:sz="0" w:space="0" w:color="auto"/>
        <w:left w:val="none" w:sz="0" w:space="0" w:color="auto"/>
        <w:bottom w:val="none" w:sz="0" w:space="0" w:color="auto"/>
        <w:right w:val="none" w:sz="0" w:space="0" w:color="auto"/>
      </w:divBdr>
    </w:div>
    <w:div w:id="2142570538">
      <w:marLeft w:val="0"/>
      <w:marRight w:val="0"/>
      <w:marTop w:val="0"/>
      <w:marBottom w:val="0"/>
      <w:divBdr>
        <w:top w:val="none" w:sz="0" w:space="0" w:color="auto"/>
        <w:left w:val="none" w:sz="0" w:space="0" w:color="auto"/>
        <w:bottom w:val="none" w:sz="0" w:space="0" w:color="auto"/>
        <w:right w:val="none" w:sz="0" w:space="0" w:color="auto"/>
      </w:divBdr>
    </w:div>
    <w:div w:id="2142571985">
      <w:marLeft w:val="0"/>
      <w:marRight w:val="0"/>
      <w:marTop w:val="0"/>
      <w:marBottom w:val="0"/>
      <w:divBdr>
        <w:top w:val="none" w:sz="0" w:space="0" w:color="auto"/>
        <w:left w:val="none" w:sz="0" w:space="0" w:color="auto"/>
        <w:bottom w:val="none" w:sz="0" w:space="0" w:color="auto"/>
        <w:right w:val="none" w:sz="0" w:space="0" w:color="auto"/>
      </w:divBdr>
    </w:div>
    <w:div w:id="2142572259">
      <w:marLeft w:val="0"/>
      <w:marRight w:val="0"/>
      <w:marTop w:val="0"/>
      <w:marBottom w:val="0"/>
      <w:divBdr>
        <w:top w:val="none" w:sz="0" w:space="0" w:color="auto"/>
        <w:left w:val="none" w:sz="0" w:space="0" w:color="auto"/>
        <w:bottom w:val="none" w:sz="0" w:space="0" w:color="auto"/>
        <w:right w:val="none" w:sz="0" w:space="0" w:color="auto"/>
      </w:divBdr>
    </w:div>
    <w:div w:id="2142577212">
      <w:marLeft w:val="0"/>
      <w:marRight w:val="0"/>
      <w:marTop w:val="0"/>
      <w:marBottom w:val="0"/>
      <w:divBdr>
        <w:top w:val="none" w:sz="0" w:space="0" w:color="auto"/>
        <w:left w:val="none" w:sz="0" w:space="0" w:color="auto"/>
        <w:bottom w:val="none" w:sz="0" w:space="0" w:color="auto"/>
        <w:right w:val="none" w:sz="0" w:space="0" w:color="auto"/>
      </w:divBdr>
    </w:div>
    <w:div w:id="2142725097">
      <w:marLeft w:val="0"/>
      <w:marRight w:val="0"/>
      <w:marTop w:val="0"/>
      <w:marBottom w:val="0"/>
      <w:divBdr>
        <w:top w:val="none" w:sz="0" w:space="0" w:color="auto"/>
        <w:left w:val="none" w:sz="0" w:space="0" w:color="auto"/>
        <w:bottom w:val="none" w:sz="0" w:space="0" w:color="auto"/>
        <w:right w:val="none" w:sz="0" w:space="0" w:color="auto"/>
      </w:divBdr>
    </w:div>
    <w:div w:id="2142728257">
      <w:marLeft w:val="0"/>
      <w:marRight w:val="0"/>
      <w:marTop w:val="0"/>
      <w:marBottom w:val="0"/>
      <w:divBdr>
        <w:top w:val="none" w:sz="0" w:space="0" w:color="auto"/>
        <w:left w:val="none" w:sz="0" w:space="0" w:color="auto"/>
        <w:bottom w:val="none" w:sz="0" w:space="0" w:color="auto"/>
        <w:right w:val="none" w:sz="0" w:space="0" w:color="auto"/>
      </w:divBdr>
    </w:div>
    <w:div w:id="2142767340">
      <w:marLeft w:val="0"/>
      <w:marRight w:val="0"/>
      <w:marTop w:val="0"/>
      <w:marBottom w:val="0"/>
      <w:divBdr>
        <w:top w:val="none" w:sz="0" w:space="0" w:color="auto"/>
        <w:left w:val="none" w:sz="0" w:space="0" w:color="auto"/>
        <w:bottom w:val="none" w:sz="0" w:space="0" w:color="auto"/>
        <w:right w:val="none" w:sz="0" w:space="0" w:color="auto"/>
      </w:divBdr>
    </w:div>
    <w:div w:id="2142767526">
      <w:marLeft w:val="0"/>
      <w:marRight w:val="0"/>
      <w:marTop w:val="0"/>
      <w:marBottom w:val="0"/>
      <w:divBdr>
        <w:top w:val="none" w:sz="0" w:space="0" w:color="auto"/>
        <w:left w:val="none" w:sz="0" w:space="0" w:color="auto"/>
        <w:bottom w:val="none" w:sz="0" w:space="0" w:color="auto"/>
        <w:right w:val="none" w:sz="0" w:space="0" w:color="auto"/>
      </w:divBdr>
    </w:div>
    <w:div w:id="2142771398">
      <w:bodyDiv w:val="1"/>
      <w:marLeft w:val="0"/>
      <w:marRight w:val="0"/>
      <w:marTop w:val="0"/>
      <w:marBottom w:val="0"/>
      <w:divBdr>
        <w:top w:val="none" w:sz="0" w:space="0" w:color="auto"/>
        <w:left w:val="none" w:sz="0" w:space="0" w:color="auto"/>
        <w:bottom w:val="none" w:sz="0" w:space="0" w:color="auto"/>
        <w:right w:val="none" w:sz="0" w:space="0" w:color="auto"/>
      </w:divBdr>
    </w:div>
    <w:div w:id="2143040599">
      <w:marLeft w:val="0"/>
      <w:marRight w:val="0"/>
      <w:marTop w:val="0"/>
      <w:marBottom w:val="0"/>
      <w:divBdr>
        <w:top w:val="none" w:sz="0" w:space="0" w:color="auto"/>
        <w:left w:val="none" w:sz="0" w:space="0" w:color="auto"/>
        <w:bottom w:val="none" w:sz="0" w:space="0" w:color="auto"/>
        <w:right w:val="none" w:sz="0" w:space="0" w:color="auto"/>
      </w:divBdr>
    </w:div>
    <w:div w:id="2143107721">
      <w:marLeft w:val="0"/>
      <w:marRight w:val="0"/>
      <w:marTop w:val="0"/>
      <w:marBottom w:val="0"/>
      <w:divBdr>
        <w:top w:val="none" w:sz="0" w:space="0" w:color="auto"/>
        <w:left w:val="none" w:sz="0" w:space="0" w:color="auto"/>
        <w:bottom w:val="none" w:sz="0" w:space="0" w:color="auto"/>
        <w:right w:val="none" w:sz="0" w:space="0" w:color="auto"/>
      </w:divBdr>
    </w:div>
    <w:div w:id="2143109836">
      <w:marLeft w:val="0"/>
      <w:marRight w:val="0"/>
      <w:marTop w:val="0"/>
      <w:marBottom w:val="0"/>
      <w:divBdr>
        <w:top w:val="none" w:sz="0" w:space="0" w:color="auto"/>
        <w:left w:val="none" w:sz="0" w:space="0" w:color="auto"/>
        <w:bottom w:val="none" w:sz="0" w:space="0" w:color="auto"/>
        <w:right w:val="none" w:sz="0" w:space="0" w:color="auto"/>
      </w:divBdr>
    </w:div>
    <w:div w:id="2143113471">
      <w:marLeft w:val="0"/>
      <w:marRight w:val="0"/>
      <w:marTop w:val="0"/>
      <w:marBottom w:val="0"/>
      <w:divBdr>
        <w:top w:val="none" w:sz="0" w:space="0" w:color="auto"/>
        <w:left w:val="none" w:sz="0" w:space="0" w:color="auto"/>
        <w:bottom w:val="none" w:sz="0" w:space="0" w:color="auto"/>
        <w:right w:val="none" w:sz="0" w:space="0" w:color="auto"/>
      </w:divBdr>
    </w:div>
    <w:div w:id="2143158908">
      <w:marLeft w:val="0"/>
      <w:marRight w:val="0"/>
      <w:marTop w:val="0"/>
      <w:marBottom w:val="0"/>
      <w:divBdr>
        <w:top w:val="none" w:sz="0" w:space="0" w:color="auto"/>
        <w:left w:val="none" w:sz="0" w:space="0" w:color="auto"/>
        <w:bottom w:val="none" w:sz="0" w:space="0" w:color="auto"/>
        <w:right w:val="none" w:sz="0" w:space="0" w:color="auto"/>
      </w:divBdr>
    </w:div>
    <w:div w:id="2143185508">
      <w:marLeft w:val="0"/>
      <w:marRight w:val="0"/>
      <w:marTop w:val="0"/>
      <w:marBottom w:val="0"/>
      <w:divBdr>
        <w:top w:val="none" w:sz="0" w:space="0" w:color="auto"/>
        <w:left w:val="none" w:sz="0" w:space="0" w:color="auto"/>
        <w:bottom w:val="none" w:sz="0" w:space="0" w:color="auto"/>
        <w:right w:val="none" w:sz="0" w:space="0" w:color="auto"/>
      </w:divBdr>
    </w:div>
    <w:div w:id="2143301184">
      <w:marLeft w:val="0"/>
      <w:marRight w:val="0"/>
      <w:marTop w:val="0"/>
      <w:marBottom w:val="0"/>
      <w:divBdr>
        <w:top w:val="none" w:sz="0" w:space="0" w:color="auto"/>
        <w:left w:val="none" w:sz="0" w:space="0" w:color="auto"/>
        <w:bottom w:val="none" w:sz="0" w:space="0" w:color="auto"/>
        <w:right w:val="none" w:sz="0" w:space="0" w:color="auto"/>
      </w:divBdr>
    </w:div>
    <w:div w:id="2143304266">
      <w:marLeft w:val="0"/>
      <w:marRight w:val="0"/>
      <w:marTop w:val="0"/>
      <w:marBottom w:val="0"/>
      <w:divBdr>
        <w:top w:val="none" w:sz="0" w:space="0" w:color="auto"/>
        <w:left w:val="none" w:sz="0" w:space="0" w:color="auto"/>
        <w:bottom w:val="none" w:sz="0" w:space="0" w:color="auto"/>
        <w:right w:val="none" w:sz="0" w:space="0" w:color="auto"/>
      </w:divBdr>
    </w:div>
    <w:div w:id="2143307173">
      <w:marLeft w:val="0"/>
      <w:marRight w:val="0"/>
      <w:marTop w:val="0"/>
      <w:marBottom w:val="0"/>
      <w:divBdr>
        <w:top w:val="none" w:sz="0" w:space="0" w:color="auto"/>
        <w:left w:val="none" w:sz="0" w:space="0" w:color="auto"/>
        <w:bottom w:val="none" w:sz="0" w:space="0" w:color="auto"/>
        <w:right w:val="none" w:sz="0" w:space="0" w:color="auto"/>
      </w:divBdr>
    </w:div>
    <w:div w:id="2143379004">
      <w:marLeft w:val="0"/>
      <w:marRight w:val="0"/>
      <w:marTop w:val="0"/>
      <w:marBottom w:val="0"/>
      <w:divBdr>
        <w:top w:val="none" w:sz="0" w:space="0" w:color="auto"/>
        <w:left w:val="none" w:sz="0" w:space="0" w:color="auto"/>
        <w:bottom w:val="none" w:sz="0" w:space="0" w:color="auto"/>
        <w:right w:val="none" w:sz="0" w:space="0" w:color="auto"/>
      </w:divBdr>
    </w:div>
    <w:div w:id="2143383517">
      <w:marLeft w:val="0"/>
      <w:marRight w:val="0"/>
      <w:marTop w:val="0"/>
      <w:marBottom w:val="0"/>
      <w:divBdr>
        <w:top w:val="none" w:sz="0" w:space="0" w:color="auto"/>
        <w:left w:val="none" w:sz="0" w:space="0" w:color="auto"/>
        <w:bottom w:val="none" w:sz="0" w:space="0" w:color="auto"/>
        <w:right w:val="none" w:sz="0" w:space="0" w:color="auto"/>
      </w:divBdr>
    </w:div>
    <w:div w:id="2143423363">
      <w:marLeft w:val="0"/>
      <w:marRight w:val="0"/>
      <w:marTop w:val="0"/>
      <w:marBottom w:val="0"/>
      <w:divBdr>
        <w:top w:val="none" w:sz="0" w:space="0" w:color="auto"/>
        <w:left w:val="none" w:sz="0" w:space="0" w:color="auto"/>
        <w:bottom w:val="none" w:sz="0" w:space="0" w:color="auto"/>
        <w:right w:val="none" w:sz="0" w:space="0" w:color="auto"/>
      </w:divBdr>
    </w:div>
    <w:div w:id="2143451161">
      <w:marLeft w:val="0"/>
      <w:marRight w:val="0"/>
      <w:marTop w:val="0"/>
      <w:marBottom w:val="0"/>
      <w:divBdr>
        <w:top w:val="none" w:sz="0" w:space="0" w:color="auto"/>
        <w:left w:val="none" w:sz="0" w:space="0" w:color="auto"/>
        <w:bottom w:val="none" w:sz="0" w:space="0" w:color="auto"/>
        <w:right w:val="none" w:sz="0" w:space="0" w:color="auto"/>
      </w:divBdr>
    </w:div>
    <w:div w:id="2143497029">
      <w:marLeft w:val="0"/>
      <w:marRight w:val="0"/>
      <w:marTop w:val="0"/>
      <w:marBottom w:val="0"/>
      <w:divBdr>
        <w:top w:val="none" w:sz="0" w:space="0" w:color="auto"/>
        <w:left w:val="none" w:sz="0" w:space="0" w:color="auto"/>
        <w:bottom w:val="none" w:sz="0" w:space="0" w:color="auto"/>
        <w:right w:val="none" w:sz="0" w:space="0" w:color="auto"/>
      </w:divBdr>
    </w:div>
    <w:div w:id="2143570790">
      <w:marLeft w:val="0"/>
      <w:marRight w:val="0"/>
      <w:marTop w:val="0"/>
      <w:marBottom w:val="0"/>
      <w:divBdr>
        <w:top w:val="none" w:sz="0" w:space="0" w:color="auto"/>
        <w:left w:val="none" w:sz="0" w:space="0" w:color="auto"/>
        <w:bottom w:val="none" w:sz="0" w:space="0" w:color="auto"/>
        <w:right w:val="none" w:sz="0" w:space="0" w:color="auto"/>
      </w:divBdr>
    </w:div>
    <w:div w:id="2143571825">
      <w:marLeft w:val="0"/>
      <w:marRight w:val="0"/>
      <w:marTop w:val="0"/>
      <w:marBottom w:val="0"/>
      <w:divBdr>
        <w:top w:val="none" w:sz="0" w:space="0" w:color="auto"/>
        <w:left w:val="none" w:sz="0" w:space="0" w:color="auto"/>
        <w:bottom w:val="none" w:sz="0" w:space="0" w:color="auto"/>
        <w:right w:val="none" w:sz="0" w:space="0" w:color="auto"/>
      </w:divBdr>
    </w:div>
    <w:div w:id="2143576047">
      <w:marLeft w:val="0"/>
      <w:marRight w:val="0"/>
      <w:marTop w:val="0"/>
      <w:marBottom w:val="0"/>
      <w:divBdr>
        <w:top w:val="none" w:sz="0" w:space="0" w:color="auto"/>
        <w:left w:val="none" w:sz="0" w:space="0" w:color="auto"/>
        <w:bottom w:val="none" w:sz="0" w:space="0" w:color="auto"/>
        <w:right w:val="none" w:sz="0" w:space="0" w:color="auto"/>
      </w:divBdr>
    </w:div>
    <w:div w:id="2143766345">
      <w:marLeft w:val="0"/>
      <w:marRight w:val="0"/>
      <w:marTop w:val="0"/>
      <w:marBottom w:val="0"/>
      <w:divBdr>
        <w:top w:val="none" w:sz="0" w:space="0" w:color="auto"/>
        <w:left w:val="none" w:sz="0" w:space="0" w:color="auto"/>
        <w:bottom w:val="none" w:sz="0" w:space="0" w:color="auto"/>
        <w:right w:val="none" w:sz="0" w:space="0" w:color="auto"/>
      </w:divBdr>
    </w:div>
    <w:div w:id="2143814267">
      <w:marLeft w:val="0"/>
      <w:marRight w:val="0"/>
      <w:marTop w:val="0"/>
      <w:marBottom w:val="0"/>
      <w:divBdr>
        <w:top w:val="none" w:sz="0" w:space="0" w:color="auto"/>
        <w:left w:val="none" w:sz="0" w:space="0" w:color="auto"/>
        <w:bottom w:val="none" w:sz="0" w:space="0" w:color="auto"/>
        <w:right w:val="none" w:sz="0" w:space="0" w:color="auto"/>
      </w:divBdr>
    </w:div>
    <w:div w:id="2144079230">
      <w:marLeft w:val="0"/>
      <w:marRight w:val="0"/>
      <w:marTop w:val="0"/>
      <w:marBottom w:val="0"/>
      <w:divBdr>
        <w:top w:val="none" w:sz="0" w:space="0" w:color="auto"/>
        <w:left w:val="none" w:sz="0" w:space="0" w:color="auto"/>
        <w:bottom w:val="none" w:sz="0" w:space="0" w:color="auto"/>
        <w:right w:val="none" w:sz="0" w:space="0" w:color="auto"/>
      </w:divBdr>
    </w:div>
    <w:div w:id="2144228633">
      <w:marLeft w:val="0"/>
      <w:marRight w:val="0"/>
      <w:marTop w:val="0"/>
      <w:marBottom w:val="0"/>
      <w:divBdr>
        <w:top w:val="none" w:sz="0" w:space="0" w:color="auto"/>
        <w:left w:val="none" w:sz="0" w:space="0" w:color="auto"/>
        <w:bottom w:val="none" w:sz="0" w:space="0" w:color="auto"/>
        <w:right w:val="none" w:sz="0" w:space="0" w:color="auto"/>
      </w:divBdr>
    </w:div>
    <w:div w:id="2144232815">
      <w:marLeft w:val="0"/>
      <w:marRight w:val="0"/>
      <w:marTop w:val="0"/>
      <w:marBottom w:val="0"/>
      <w:divBdr>
        <w:top w:val="none" w:sz="0" w:space="0" w:color="auto"/>
        <w:left w:val="none" w:sz="0" w:space="0" w:color="auto"/>
        <w:bottom w:val="none" w:sz="0" w:space="0" w:color="auto"/>
        <w:right w:val="none" w:sz="0" w:space="0" w:color="auto"/>
      </w:divBdr>
    </w:div>
    <w:div w:id="2144302293">
      <w:marLeft w:val="0"/>
      <w:marRight w:val="0"/>
      <w:marTop w:val="0"/>
      <w:marBottom w:val="0"/>
      <w:divBdr>
        <w:top w:val="none" w:sz="0" w:space="0" w:color="auto"/>
        <w:left w:val="none" w:sz="0" w:space="0" w:color="auto"/>
        <w:bottom w:val="none" w:sz="0" w:space="0" w:color="auto"/>
        <w:right w:val="none" w:sz="0" w:space="0" w:color="auto"/>
      </w:divBdr>
    </w:div>
    <w:div w:id="2144347458">
      <w:marLeft w:val="0"/>
      <w:marRight w:val="0"/>
      <w:marTop w:val="0"/>
      <w:marBottom w:val="0"/>
      <w:divBdr>
        <w:top w:val="none" w:sz="0" w:space="0" w:color="auto"/>
        <w:left w:val="none" w:sz="0" w:space="0" w:color="auto"/>
        <w:bottom w:val="none" w:sz="0" w:space="0" w:color="auto"/>
        <w:right w:val="none" w:sz="0" w:space="0" w:color="auto"/>
      </w:divBdr>
    </w:div>
    <w:div w:id="2144423413">
      <w:marLeft w:val="0"/>
      <w:marRight w:val="0"/>
      <w:marTop w:val="0"/>
      <w:marBottom w:val="0"/>
      <w:divBdr>
        <w:top w:val="none" w:sz="0" w:space="0" w:color="auto"/>
        <w:left w:val="none" w:sz="0" w:space="0" w:color="auto"/>
        <w:bottom w:val="none" w:sz="0" w:space="0" w:color="auto"/>
        <w:right w:val="none" w:sz="0" w:space="0" w:color="auto"/>
      </w:divBdr>
    </w:div>
    <w:div w:id="2144498035">
      <w:marLeft w:val="0"/>
      <w:marRight w:val="0"/>
      <w:marTop w:val="0"/>
      <w:marBottom w:val="0"/>
      <w:divBdr>
        <w:top w:val="none" w:sz="0" w:space="0" w:color="auto"/>
        <w:left w:val="none" w:sz="0" w:space="0" w:color="auto"/>
        <w:bottom w:val="none" w:sz="0" w:space="0" w:color="auto"/>
        <w:right w:val="none" w:sz="0" w:space="0" w:color="auto"/>
      </w:divBdr>
    </w:div>
    <w:div w:id="2144613693">
      <w:marLeft w:val="0"/>
      <w:marRight w:val="0"/>
      <w:marTop w:val="0"/>
      <w:marBottom w:val="0"/>
      <w:divBdr>
        <w:top w:val="none" w:sz="0" w:space="0" w:color="auto"/>
        <w:left w:val="none" w:sz="0" w:space="0" w:color="auto"/>
        <w:bottom w:val="none" w:sz="0" w:space="0" w:color="auto"/>
        <w:right w:val="none" w:sz="0" w:space="0" w:color="auto"/>
      </w:divBdr>
    </w:div>
    <w:div w:id="2144620096">
      <w:marLeft w:val="0"/>
      <w:marRight w:val="0"/>
      <w:marTop w:val="0"/>
      <w:marBottom w:val="0"/>
      <w:divBdr>
        <w:top w:val="none" w:sz="0" w:space="0" w:color="auto"/>
        <w:left w:val="none" w:sz="0" w:space="0" w:color="auto"/>
        <w:bottom w:val="none" w:sz="0" w:space="0" w:color="auto"/>
        <w:right w:val="none" w:sz="0" w:space="0" w:color="auto"/>
      </w:divBdr>
    </w:div>
    <w:div w:id="2144687104">
      <w:marLeft w:val="0"/>
      <w:marRight w:val="0"/>
      <w:marTop w:val="0"/>
      <w:marBottom w:val="0"/>
      <w:divBdr>
        <w:top w:val="none" w:sz="0" w:space="0" w:color="auto"/>
        <w:left w:val="none" w:sz="0" w:space="0" w:color="auto"/>
        <w:bottom w:val="none" w:sz="0" w:space="0" w:color="auto"/>
        <w:right w:val="none" w:sz="0" w:space="0" w:color="auto"/>
      </w:divBdr>
    </w:div>
    <w:div w:id="2144688029">
      <w:marLeft w:val="0"/>
      <w:marRight w:val="0"/>
      <w:marTop w:val="0"/>
      <w:marBottom w:val="0"/>
      <w:divBdr>
        <w:top w:val="none" w:sz="0" w:space="0" w:color="auto"/>
        <w:left w:val="none" w:sz="0" w:space="0" w:color="auto"/>
        <w:bottom w:val="none" w:sz="0" w:space="0" w:color="auto"/>
        <w:right w:val="none" w:sz="0" w:space="0" w:color="auto"/>
      </w:divBdr>
    </w:div>
    <w:div w:id="2144689724">
      <w:marLeft w:val="0"/>
      <w:marRight w:val="0"/>
      <w:marTop w:val="0"/>
      <w:marBottom w:val="0"/>
      <w:divBdr>
        <w:top w:val="none" w:sz="0" w:space="0" w:color="auto"/>
        <w:left w:val="none" w:sz="0" w:space="0" w:color="auto"/>
        <w:bottom w:val="none" w:sz="0" w:space="0" w:color="auto"/>
        <w:right w:val="none" w:sz="0" w:space="0" w:color="auto"/>
      </w:divBdr>
    </w:div>
    <w:div w:id="2144810613">
      <w:marLeft w:val="0"/>
      <w:marRight w:val="0"/>
      <w:marTop w:val="0"/>
      <w:marBottom w:val="0"/>
      <w:divBdr>
        <w:top w:val="none" w:sz="0" w:space="0" w:color="auto"/>
        <w:left w:val="none" w:sz="0" w:space="0" w:color="auto"/>
        <w:bottom w:val="none" w:sz="0" w:space="0" w:color="auto"/>
        <w:right w:val="none" w:sz="0" w:space="0" w:color="auto"/>
      </w:divBdr>
    </w:div>
    <w:div w:id="2144880504">
      <w:marLeft w:val="0"/>
      <w:marRight w:val="0"/>
      <w:marTop w:val="0"/>
      <w:marBottom w:val="0"/>
      <w:divBdr>
        <w:top w:val="none" w:sz="0" w:space="0" w:color="auto"/>
        <w:left w:val="none" w:sz="0" w:space="0" w:color="auto"/>
        <w:bottom w:val="none" w:sz="0" w:space="0" w:color="auto"/>
        <w:right w:val="none" w:sz="0" w:space="0" w:color="auto"/>
      </w:divBdr>
    </w:div>
    <w:div w:id="2144929725">
      <w:marLeft w:val="0"/>
      <w:marRight w:val="0"/>
      <w:marTop w:val="0"/>
      <w:marBottom w:val="0"/>
      <w:divBdr>
        <w:top w:val="none" w:sz="0" w:space="0" w:color="auto"/>
        <w:left w:val="none" w:sz="0" w:space="0" w:color="auto"/>
        <w:bottom w:val="none" w:sz="0" w:space="0" w:color="auto"/>
        <w:right w:val="none" w:sz="0" w:space="0" w:color="auto"/>
      </w:divBdr>
    </w:div>
    <w:div w:id="2144998911">
      <w:bodyDiv w:val="1"/>
      <w:marLeft w:val="0"/>
      <w:marRight w:val="0"/>
      <w:marTop w:val="0"/>
      <w:marBottom w:val="0"/>
      <w:divBdr>
        <w:top w:val="none" w:sz="0" w:space="0" w:color="auto"/>
        <w:left w:val="none" w:sz="0" w:space="0" w:color="auto"/>
        <w:bottom w:val="none" w:sz="0" w:space="0" w:color="auto"/>
        <w:right w:val="none" w:sz="0" w:space="0" w:color="auto"/>
      </w:divBdr>
    </w:div>
    <w:div w:id="2145001351">
      <w:marLeft w:val="0"/>
      <w:marRight w:val="0"/>
      <w:marTop w:val="0"/>
      <w:marBottom w:val="0"/>
      <w:divBdr>
        <w:top w:val="none" w:sz="0" w:space="0" w:color="auto"/>
        <w:left w:val="none" w:sz="0" w:space="0" w:color="auto"/>
        <w:bottom w:val="none" w:sz="0" w:space="0" w:color="auto"/>
        <w:right w:val="none" w:sz="0" w:space="0" w:color="auto"/>
      </w:divBdr>
    </w:div>
    <w:div w:id="2145192969">
      <w:marLeft w:val="0"/>
      <w:marRight w:val="0"/>
      <w:marTop w:val="0"/>
      <w:marBottom w:val="0"/>
      <w:divBdr>
        <w:top w:val="none" w:sz="0" w:space="0" w:color="auto"/>
        <w:left w:val="none" w:sz="0" w:space="0" w:color="auto"/>
        <w:bottom w:val="none" w:sz="0" w:space="0" w:color="auto"/>
        <w:right w:val="none" w:sz="0" w:space="0" w:color="auto"/>
      </w:divBdr>
    </w:div>
    <w:div w:id="2145194714">
      <w:marLeft w:val="0"/>
      <w:marRight w:val="0"/>
      <w:marTop w:val="0"/>
      <w:marBottom w:val="0"/>
      <w:divBdr>
        <w:top w:val="none" w:sz="0" w:space="0" w:color="auto"/>
        <w:left w:val="none" w:sz="0" w:space="0" w:color="auto"/>
        <w:bottom w:val="none" w:sz="0" w:space="0" w:color="auto"/>
        <w:right w:val="none" w:sz="0" w:space="0" w:color="auto"/>
      </w:divBdr>
    </w:div>
    <w:div w:id="2145197491">
      <w:marLeft w:val="0"/>
      <w:marRight w:val="0"/>
      <w:marTop w:val="0"/>
      <w:marBottom w:val="0"/>
      <w:divBdr>
        <w:top w:val="none" w:sz="0" w:space="0" w:color="auto"/>
        <w:left w:val="none" w:sz="0" w:space="0" w:color="auto"/>
        <w:bottom w:val="none" w:sz="0" w:space="0" w:color="auto"/>
        <w:right w:val="none" w:sz="0" w:space="0" w:color="auto"/>
      </w:divBdr>
    </w:div>
    <w:div w:id="2145343532">
      <w:marLeft w:val="0"/>
      <w:marRight w:val="0"/>
      <w:marTop w:val="0"/>
      <w:marBottom w:val="0"/>
      <w:divBdr>
        <w:top w:val="none" w:sz="0" w:space="0" w:color="auto"/>
        <w:left w:val="none" w:sz="0" w:space="0" w:color="auto"/>
        <w:bottom w:val="none" w:sz="0" w:space="0" w:color="auto"/>
        <w:right w:val="none" w:sz="0" w:space="0" w:color="auto"/>
      </w:divBdr>
    </w:div>
    <w:div w:id="2145345305">
      <w:marLeft w:val="0"/>
      <w:marRight w:val="0"/>
      <w:marTop w:val="0"/>
      <w:marBottom w:val="0"/>
      <w:divBdr>
        <w:top w:val="none" w:sz="0" w:space="0" w:color="auto"/>
        <w:left w:val="none" w:sz="0" w:space="0" w:color="auto"/>
        <w:bottom w:val="none" w:sz="0" w:space="0" w:color="auto"/>
        <w:right w:val="none" w:sz="0" w:space="0" w:color="auto"/>
      </w:divBdr>
    </w:div>
    <w:div w:id="2145346679">
      <w:marLeft w:val="0"/>
      <w:marRight w:val="0"/>
      <w:marTop w:val="0"/>
      <w:marBottom w:val="0"/>
      <w:divBdr>
        <w:top w:val="none" w:sz="0" w:space="0" w:color="auto"/>
        <w:left w:val="none" w:sz="0" w:space="0" w:color="auto"/>
        <w:bottom w:val="none" w:sz="0" w:space="0" w:color="auto"/>
        <w:right w:val="none" w:sz="0" w:space="0" w:color="auto"/>
      </w:divBdr>
    </w:div>
    <w:div w:id="2145351067">
      <w:marLeft w:val="0"/>
      <w:marRight w:val="0"/>
      <w:marTop w:val="0"/>
      <w:marBottom w:val="0"/>
      <w:divBdr>
        <w:top w:val="none" w:sz="0" w:space="0" w:color="auto"/>
        <w:left w:val="none" w:sz="0" w:space="0" w:color="auto"/>
        <w:bottom w:val="none" w:sz="0" w:space="0" w:color="auto"/>
        <w:right w:val="none" w:sz="0" w:space="0" w:color="auto"/>
      </w:divBdr>
    </w:div>
    <w:div w:id="2145386793">
      <w:bodyDiv w:val="1"/>
      <w:marLeft w:val="0"/>
      <w:marRight w:val="0"/>
      <w:marTop w:val="0"/>
      <w:marBottom w:val="0"/>
      <w:divBdr>
        <w:top w:val="none" w:sz="0" w:space="0" w:color="auto"/>
        <w:left w:val="none" w:sz="0" w:space="0" w:color="auto"/>
        <w:bottom w:val="none" w:sz="0" w:space="0" w:color="auto"/>
        <w:right w:val="none" w:sz="0" w:space="0" w:color="auto"/>
      </w:divBdr>
    </w:div>
    <w:div w:id="2145465418">
      <w:marLeft w:val="0"/>
      <w:marRight w:val="0"/>
      <w:marTop w:val="0"/>
      <w:marBottom w:val="0"/>
      <w:divBdr>
        <w:top w:val="none" w:sz="0" w:space="0" w:color="auto"/>
        <w:left w:val="none" w:sz="0" w:space="0" w:color="auto"/>
        <w:bottom w:val="none" w:sz="0" w:space="0" w:color="auto"/>
        <w:right w:val="none" w:sz="0" w:space="0" w:color="auto"/>
      </w:divBdr>
    </w:div>
    <w:div w:id="2145535821">
      <w:marLeft w:val="0"/>
      <w:marRight w:val="0"/>
      <w:marTop w:val="0"/>
      <w:marBottom w:val="0"/>
      <w:divBdr>
        <w:top w:val="none" w:sz="0" w:space="0" w:color="auto"/>
        <w:left w:val="none" w:sz="0" w:space="0" w:color="auto"/>
        <w:bottom w:val="none" w:sz="0" w:space="0" w:color="auto"/>
        <w:right w:val="none" w:sz="0" w:space="0" w:color="auto"/>
      </w:divBdr>
    </w:div>
    <w:div w:id="2145660142">
      <w:marLeft w:val="0"/>
      <w:marRight w:val="0"/>
      <w:marTop w:val="0"/>
      <w:marBottom w:val="0"/>
      <w:divBdr>
        <w:top w:val="none" w:sz="0" w:space="0" w:color="auto"/>
        <w:left w:val="none" w:sz="0" w:space="0" w:color="auto"/>
        <w:bottom w:val="none" w:sz="0" w:space="0" w:color="auto"/>
        <w:right w:val="none" w:sz="0" w:space="0" w:color="auto"/>
      </w:divBdr>
    </w:div>
    <w:div w:id="2145730411">
      <w:marLeft w:val="0"/>
      <w:marRight w:val="0"/>
      <w:marTop w:val="0"/>
      <w:marBottom w:val="0"/>
      <w:divBdr>
        <w:top w:val="none" w:sz="0" w:space="0" w:color="auto"/>
        <w:left w:val="none" w:sz="0" w:space="0" w:color="auto"/>
        <w:bottom w:val="none" w:sz="0" w:space="0" w:color="auto"/>
        <w:right w:val="none" w:sz="0" w:space="0" w:color="auto"/>
      </w:divBdr>
    </w:div>
    <w:div w:id="2145731772">
      <w:marLeft w:val="0"/>
      <w:marRight w:val="0"/>
      <w:marTop w:val="0"/>
      <w:marBottom w:val="0"/>
      <w:divBdr>
        <w:top w:val="none" w:sz="0" w:space="0" w:color="auto"/>
        <w:left w:val="none" w:sz="0" w:space="0" w:color="auto"/>
        <w:bottom w:val="none" w:sz="0" w:space="0" w:color="auto"/>
        <w:right w:val="none" w:sz="0" w:space="0" w:color="auto"/>
      </w:divBdr>
    </w:div>
    <w:div w:id="2145851333">
      <w:marLeft w:val="0"/>
      <w:marRight w:val="0"/>
      <w:marTop w:val="0"/>
      <w:marBottom w:val="0"/>
      <w:divBdr>
        <w:top w:val="none" w:sz="0" w:space="0" w:color="auto"/>
        <w:left w:val="none" w:sz="0" w:space="0" w:color="auto"/>
        <w:bottom w:val="none" w:sz="0" w:space="0" w:color="auto"/>
        <w:right w:val="none" w:sz="0" w:space="0" w:color="auto"/>
      </w:divBdr>
    </w:div>
    <w:div w:id="2146045197">
      <w:marLeft w:val="0"/>
      <w:marRight w:val="0"/>
      <w:marTop w:val="0"/>
      <w:marBottom w:val="0"/>
      <w:divBdr>
        <w:top w:val="none" w:sz="0" w:space="0" w:color="auto"/>
        <w:left w:val="none" w:sz="0" w:space="0" w:color="auto"/>
        <w:bottom w:val="none" w:sz="0" w:space="0" w:color="auto"/>
        <w:right w:val="none" w:sz="0" w:space="0" w:color="auto"/>
      </w:divBdr>
    </w:div>
    <w:div w:id="2146046677">
      <w:marLeft w:val="0"/>
      <w:marRight w:val="0"/>
      <w:marTop w:val="0"/>
      <w:marBottom w:val="0"/>
      <w:divBdr>
        <w:top w:val="none" w:sz="0" w:space="0" w:color="auto"/>
        <w:left w:val="none" w:sz="0" w:space="0" w:color="auto"/>
        <w:bottom w:val="none" w:sz="0" w:space="0" w:color="auto"/>
        <w:right w:val="none" w:sz="0" w:space="0" w:color="auto"/>
      </w:divBdr>
    </w:div>
    <w:div w:id="2146046899">
      <w:marLeft w:val="0"/>
      <w:marRight w:val="0"/>
      <w:marTop w:val="0"/>
      <w:marBottom w:val="0"/>
      <w:divBdr>
        <w:top w:val="none" w:sz="0" w:space="0" w:color="auto"/>
        <w:left w:val="none" w:sz="0" w:space="0" w:color="auto"/>
        <w:bottom w:val="none" w:sz="0" w:space="0" w:color="auto"/>
        <w:right w:val="none" w:sz="0" w:space="0" w:color="auto"/>
      </w:divBdr>
    </w:div>
    <w:div w:id="2146073293">
      <w:marLeft w:val="0"/>
      <w:marRight w:val="0"/>
      <w:marTop w:val="0"/>
      <w:marBottom w:val="0"/>
      <w:divBdr>
        <w:top w:val="none" w:sz="0" w:space="0" w:color="auto"/>
        <w:left w:val="none" w:sz="0" w:space="0" w:color="auto"/>
        <w:bottom w:val="none" w:sz="0" w:space="0" w:color="auto"/>
        <w:right w:val="none" w:sz="0" w:space="0" w:color="auto"/>
      </w:divBdr>
    </w:div>
    <w:div w:id="2146238703">
      <w:marLeft w:val="0"/>
      <w:marRight w:val="0"/>
      <w:marTop w:val="0"/>
      <w:marBottom w:val="0"/>
      <w:divBdr>
        <w:top w:val="none" w:sz="0" w:space="0" w:color="auto"/>
        <w:left w:val="none" w:sz="0" w:space="0" w:color="auto"/>
        <w:bottom w:val="none" w:sz="0" w:space="0" w:color="auto"/>
        <w:right w:val="none" w:sz="0" w:space="0" w:color="auto"/>
      </w:divBdr>
    </w:div>
    <w:div w:id="2146240527">
      <w:marLeft w:val="0"/>
      <w:marRight w:val="0"/>
      <w:marTop w:val="0"/>
      <w:marBottom w:val="0"/>
      <w:divBdr>
        <w:top w:val="none" w:sz="0" w:space="0" w:color="auto"/>
        <w:left w:val="none" w:sz="0" w:space="0" w:color="auto"/>
        <w:bottom w:val="none" w:sz="0" w:space="0" w:color="auto"/>
        <w:right w:val="none" w:sz="0" w:space="0" w:color="auto"/>
      </w:divBdr>
    </w:div>
    <w:div w:id="2146466525">
      <w:marLeft w:val="0"/>
      <w:marRight w:val="0"/>
      <w:marTop w:val="0"/>
      <w:marBottom w:val="0"/>
      <w:divBdr>
        <w:top w:val="none" w:sz="0" w:space="0" w:color="auto"/>
        <w:left w:val="none" w:sz="0" w:space="0" w:color="auto"/>
        <w:bottom w:val="none" w:sz="0" w:space="0" w:color="auto"/>
        <w:right w:val="none" w:sz="0" w:space="0" w:color="auto"/>
      </w:divBdr>
    </w:div>
    <w:div w:id="2146503542">
      <w:marLeft w:val="0"/>
      <w:marRight w:val="0"/>
      <w:marTop w:val="0"/>
      <w:marBottom w:val="0"/>
      <w:divBdr>
        <w:top w:val="none" w:sz="0" w:space="0" w:color="auto"/>
        <w:left w:val="none" w:sz="0" w:space="0" w:color="auto"/>
        <w:bottom w:val="none" w:sz="0" w:space="0" w:color="auto"/>
        <w:right w:val="none" w:sz="0" w:space="0" w:color="auto"/>
      </w:divBdr>
    </w:div>
    <w:div w:id="2146654697">
      <w:marLeft w:val="0"/>
      <w:marRight w:val="0"/>
      <w:marTop w:val="0"/>
      <w:marBottom w:val="0"/>
      <w:divBdr>
        <w:top w:val="none" w:sz="0" w:space="0" w:color="auto"/>
        <w:left w:val="none" w:sz="0" w:space="0" w:color="auto"/>
        <w:bottom w:val="none" w:sz="0" w:space="0" w:color="auto"/>
        <w:right w:val="none" w:sz="0" w:space="0" w:color="auto"/>
      </w:divBdr>
    </w:div>
    <w:div w:id="2146729396">
      <w:marLeft w:val="0"/>
      <w:marRight w:val="0"/>
      <w:marTop w:val="0"/>
      <w:marBottom w:val="0"/>
      <w:divBdr>
        <w:top w:val="none" w:sz="0" w:space="0" w:color="auto"/>
        <w:left w:val="none" w:sz="0" w:space="0" w:color="auto"/>
        <w:bottom w:val="none" w:sz="0" w:space="0" w:color="auto"/>
        <w:right w:val="none" w:sz="0" w:space="0" w:color="auto"/>
      </w:divBdr>
    </w:div>
    <w:div w:id="2146850004">
      <w:marLeft w:val="0"/>
      <w:marRight w:val="0"/>
      <w:marTop w:val="0"/>
      <w:marBottom w:val="0"/>
      <w:divBdr>
        <w:top w:val="none" w:sz="0" w:space="0" w:color="auto"/>
        <w:left w:val="none" w:sz="0" w:space="0" w:color="auto"/>
        <w:bottom w:val="none" w:sz="0" w:space="0" w:color="auto"/>
        <w:right w:val="none" w:sz="0" w:space="0" w:color="auto"/>
      </w:divBdr>
    </w:div>
    <w:div w:id="2146924490">
      <w:marLeft w:val="0"/>
      <w:marRight w:val="0"/>
      <w:marTop w:val="0"/>
      <w:marBottom w:val="0"/>
      <w:divBdr>
        <w:top w:val="none" w:sz="0" w:space="0" w:color="auto"/>
        <w:left w:val="none" w:sz="0" w:space="0" w:color="auto"/>
        <w:bottom w:val="none" w:sz="0" w:space="0" w:color="auto"/>
        <w:right w:val="none" w:sz="0" w:space="0" w:color="auto"/>
      </w:divBdr>
    </w:div>
    <w:div w:id="2147038774">
      <w:marLeft w:val="0"/>
      <w:marRight w:val="0"/>
      <w:marTop w:val="0"/>
      <w:marBottom w:val="0"/>
      <w:divBdr>
        <w:top w:val="none" w:sz="0" w:space="0" w:color="auto"/>
        <w:left w:val="none" w:sz="0" w:space="0" w:color="auto"/>
        <w:bottom w:val="none" w:sz="0" w:space="0" w:color="auto"/>
        <w:right w:val="none" w:sz="0" w:space="0" w:color="auto"/>
      </w:divBdr>
    </w:div>
    <w:div w:id="2147044524">
      <w:marLeft w:val="0"/>
      <w:marRight w:val="0"/>
      <w:marTop w:val="0"/>
      <w:marBottom w:val="0"/>
      <w:divBdr>
        <w:top w:val="none" w:sz="0" w:space="0" w:color="auto"/>
        <w:left w:val="none" w:sz="0" w:space="0" w:color="auto"/>
        <w:bottom w:val="none" w:sz="0" w:space="0" w:color="auto"/>
        <w:right w:val="none" w:sz="0" w:space="0" w:color="auto"/>
      </w:divBdr>
    </w:div>
    <w:div w:id="2147156795">
      <w:marLeft w:val="0"/>
      <w:marRight w:val="0"/>
      <w:marTop w:val="0"/>
      <w:marBottom w:val="0"/>
      <w:divBdr>
        <w:top w:val="none" w:sz="0" w:space="0" w:color="auto"/>
        <w:left w:val="none" w:sz="0" w:space="0" w:color="auto"/>
        <w:bottom w:val="none" w:sz="0" w:space="0" w:color="auto"/>
        <w:right w:val="none" w:sz="0" w:space="0" w:color="auto"/>
      </w:divBdr>
    </w:div>
    <w:div w:id="2147236997">
      <w:marLeft w:val="0"/>
      <w:marRight w:val="0"/>
      <w:marTop w:val="0"/>
      <w:marBottom w:val="0"/>
      <w:divBdr>
        <w:top w:val="none" w:sz="0" w:space="0" w:color="auto"/>
        <w:left w:val="none" w:sz="0" w:space="0" w:color="auto"/>
        <w:bottom w:val="none" w:sz="0" w:space="0" w:color="auto"/>
        <w:right w:val="none" w:sz="0" w:space="0" w:color="auto"/>
      </w:divBdr>
    </w:div>
    <w:div w:id="2147314142">
      <w:marLeft w:val="0"/>
      <w:marRight w:val="0"/>
      <w:marTop w:val="0"/>
      <w:marBottom w:val="0"/>
      <w:divBdr>
        <w:top w:val="none" w:sz="0" w:space="0" w:color="auto"/>
        <w:left w:val="none" w:sz="0" w:space="0" w:color="auto"/>
        <w:bottom w:val="none" w:sz="0" w:space="0" w:color="auto"/>
        <w:right w:val="none" w:sz="0" w:space="0" w:color="auto"/>
      </w:divBdr>
    </w:div>
    <w:div w:id="214735423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aperkowski@gmail.com"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A631229-531B-E74E-B99D-BE20DBC49BFF}"/>
      </w:docPartPr>
      <w:docPartBody>
        <w:p w:rsidR="007E6A34" w:rsidRDefault="00457200">
          <w:r w:rsidRPr="00546067">
            <w:rPr>
              <w:rStyle w:val="PlaceholderText"/>
            </w:rPr>
            <w:t>Click or tap here to enter text.</w:t>
          </w:r>
        </w:p>
      </w:docPartBody>
    </w:docPart>
    <w:docPart>
      <w:docPartPr>
        <w:name w:val="73A80E822D99E742B92E05E31C8BA08A"/>
        <w:category>
          <w:name w:val="General"/>
          <w:gallery w:val="placeholder"/>
        </w:category>
        <w:types>
          <w:type w:val="bbPlcHdr"/>
        </w:types>
        <w:behaviors>
          <w:behavior w:val="content"/>
        </w:behaviors>
        <w:guid w:val="{86B985C7-909F-D94B-999A-AC044C8F9BB7}"/>
      </w:docPartPr>
      <w:docPartBody>
        <w:p w:rsidR="00136C62" w:rsidRDefault="00EA1865" w:rsidP="00EA1865">
          <w:pPr>
            <w:pStyle w:val="73A80E822D99E742B92E05E31C8BA08A"/>
          </w:pPr>
          <w:r w:rsidRPr="00546067">
            <w:rPr>
              <w:rStyle w:val="PlaceholderText"/>
            </w:rPr>
            <w:t>Click or tap here to enter text.</w:t>
          </w:r>
        </w:p>
      </w:docPartBody>
    </w:docPart>
    <w:docPart>
      <w:docPartPr>
        <w:name w:val="DefaultPlaceholder_2098659788"/>
        <w:category>
          <w:name w:val="General"/>
          <w:gallery w:val="placeholder"/>
        </w:category>
        <w:types>
          <w:type w:val="bbPlcHdr"/>
        </w:types>
        <w:behaviors>
          <w:behavior w:val="content"/>
        </w:behaviors>
        <w:guid w:val="{04070234-809E-A749-8842-B36FC5DB0529}"/>
      </w:docPartPr>
      <w:docPartBody>
        <w:p w:rsidR="0080463F" w:rsidRDefault="00021942">
          <w:r w:rsidRPr="00D05533">
            <w:rPr>
              <w:rStyle w:val="PlaceholderText"/>
            </w:rPr>
            <w:t>Type equation here.</w:t>
          </w:r>
        </w:p>
      </w:docPartBody>
    </w:docPart>
    <w:docPart>
      <w:docPartPr>
        <w:name w:val="EBC1EB924A983748AC0EB85F680DDB81"/>
        <w:category>
          <w:name w:val="General"/>
          <w:gallery w:val="placeholder"/>
        </w:category>
        <w:types>
          <w:type w:val="bbPlcHdr"/>
        </w:types>
        <w:behaviors>
          <w:behavior w:val="content"/>
        </w:behaviors>
        <w:guid w:val="{7DA3EF2E-1A3B-4345-ABB9-97AF8C06AC98}"/>
      </w:docPartPr>
      <w:docPartBody>
        <w:p w:rsidR="00D23DB9" w:rsidRDefault="0080463F" w:rsidP="0080463F">
          <w:pPr>
            <w:pStyle w:val="EBC1EB924A983748AC0EB85F680DDB81"/>
          </w:pPr>
          <w:r w:rsidRPr="00546067">
            <w:rPr>
              <w:rStyle w:val="PlaceholderText"/>
            </w:rPr>
            <w:t>Click or tap here to enter text.</w:t>
          </w:r>
        </w:p>
      </w:docPartBody>
    </w:docPart>
    <w:docPart>
      <w:docPartPr>
        <w:name w:val="C0B3A075052CBC4B843F988436460077"/>
        <w:category>
          <w:name w:val="General"/>
          <w:gallery w:val="placeholder"/>
        </w:category>
        <w:types>
          <w:type w:val="bbPlcHdr"/>
        </w:types>
        <w:behaviors>
          <w:behavior w:val="content"/>
        </w:behaviors>
        <w:guid w:val="{90208AF3-80FC-EE42-B949-CECA9A4E85BD}"/>
      </w:docPartPr>
      <w:docPartBody>
        <w:p w:rsidR="00ED1C51" w:rsidRDefault="00D23DB9" w:rsidP="00D23DB9">
          <w:pPr>
            <w:pStyle w:val="C0B3A075052CBC4B843F988436460077"/>
          </w:pPr>
          <w:r w:rsidRPr="00546067">
            <w:rPr>
              <w:rStyle w:val="PlaceholderText"/>
            </w:rPr>
            <w:t>Click or tap here to enter text.</w:t>
          </w:r>
        </w:p>
      </w:docPartBody>
    </w:docPart>
    <w:docPart>
      <w:docPartPr>
        <w:name w:val="4F326B816535EA47B53CE56EBEDDE2A1"/>
        <w:category>
          <w:name w:val="General"/>
          <w:gallery w:val="placeholder"/>
        </w:category>
        <w:types>
          <w:type w:val="bbPlcHdr"/>
        </w:types>
        <w:behaviors>
          <w:behavior w:val="content"/>
        </w:behaviors>
        <w:guid w:val="{371F5341-56D1-8541-A5A7-9884EF9A7452}"/>
      </w:docPartPr>
      <w:docPartBody>
        <w:p w:rsidR="001D3758" w:rsidRDefault="00F3035A" w:rsidP="00F3035A">
          <w:pPr>
            <w:pStyle w:val="4F326B816535EA47B53CE56EBEDDE2A1"/>
          </w:pPr>
          <w:r w:rsidRPr="00546067">
            <w:rPr>
              <w:rStyle w:val="PlaceholderText"/>
            </w:rPr>
            <w:t>Click or tap here to enter text.</w:t>
          </w:r>
        </w:p>
      </w:docPartBody>
    </w:docPart>
    <w:docPart>
      <w:docPartPr>
        <w:name w:val="9EA49573C5F7604993E79E4D56145249"/>
        <w:category>
          <w:name w:val="General"/>
          <w:gallery w:val="placeholder"/>
        </w:category>
        <w:types>
          <w:type w:val="bbPlcHdr"/>
        </w:types>
        <w:behaviors>
          <w:behavior w:val="content"/>
        </w:behaviors>
        <w:guid w:val="{0584E748-FA63-5F40-8C11-80E065AB17B6}"/>
      </w:docPartPr>
      <w:docPartBody>
        <w:p w:rsidR="00BD1FDA" w:rsidRDefault="005B208B" w:rsidP="005B208B">
          <w:pPr>
            <w:pStyle w:val="9EA49573C5F7604993E79E4D56145249"/>
          </w:pPr>
          <w:r w:rsidRPr="00546067">
            <w:rPr>
              <w:rStyle w:val="PlaceholderText"/>
            </w:rPr>
            <w:t>Click or tap here to enter text.</w:t>
          </w:r>
        </w:p>
      </w:docPartBody>
    </w:docPart>
    <w:docPart>
      <w:docPartPr>
        <w:name w:val="A8DD48609110E046B54B50747CD0E263"/>
        <w:category>
          <w:name w:val="General"/>
          <w:gallery w:val="placeholder"/>
        </w:category>
        <w:types>
          <w:type w:val="bbPlcHdr"/>
        </w:types>
        <w:behaviors>
          <w:behavior w:val="content"/>
        </w:behaviors>
        <w:guid w:val="{C7D4E566-F5BE-B842-A3B9-6C52E66D263A}"/>
      </w:docPartPr>
      <w:docPartBody>
        <w:p w:rsidR="00BD1FDA" w:rsidRDefault="005B208B" w:rsidP="005B208B">
          <w:pPr>
            <w:pStyle w:val="A8DD48609110E046B54B50747CD0E263"/>
          </w:pPr>
          <w:r w:rsidRPr="00546067">
            <w:rPr>
              <w:rStyle w:val="PlaceholderText"/>
            </w:rPr>
            <w:t>Click or tap here to enter text.</w:t>
          </w:r>
        </w:p>
      </w:docPartBody>
    </w:docPart>
    <w:docPart>
      <w:docPartPr>
        <w:name w:val="08460A2EF41E704F92E3B39B3F8FFC2A"/>
        <w:category>
          <w:name w:val="General"/>
          <w:gallery w:val="placeholder"/>
        </w:category>
        <w:types>
          <w:type w:val="bbPlcHdr"/>
        </w:types>
        <w:behaviors>
          <w:behavior w:val="content"/>
        </w:behaviors>
        <w:guid w:val="{6D125BC7-D91B-E04B-BC1B-3E708CB86F59}"/>
      </w:docPartPr>
      <w:docPartBody>
        <w:p w:rsidR="00BD1FDA" w:rsidRDefault="005B208B" w:rsidP="005B208B">
          <w:pPr>
            <w:pStyle w:val="08460A2EF41E704F92E3B39B3F8FFC2A"/>
          </w:pPr>
          <w:r w:rsidRPr="00546067">
            <w:rPr>
              <w:rStyle w:val="PlaceholderText"/>
            </w:rPr>
            <w:t>Click or tap here to enter text.</w:t>
          </w:r>
        </w:p>
      </w:docPartBody>
    </w:docPart>
    <w:docPart>
      <w:docPartPr>
        <w:name w:val="C44BFAC5A5257143970484A56891FCDE"/>
        <w:category>
          <w:name w:val="General"/>
          <w:gallery w:val="placeholder"/>
        </w:category>
        <w:types>
          <w:type w:val="bbPlcHdr"/>
        </w:types>
        <w:behaviors>
          <w:behavior w:val="content"/>
        </w:behaviors>
        <w:guid w:val="{6A9454FE-4D9D-7244-8137-E9B26484957E}"/>
      </w:docPartPr>
      <w:docPartBody>
        <w:p w:rsidR="00F45939" w:rsidRDefault="00E5465E" w:rsidP="00E5465E">
          <w:pPr>
            <w:pStyle w:val="C44BFAC5A5257143970484A56891FCDE"/>
          </w:pPr>
          <w:r w:rsidRPr="00546067">
            <w:rPr>
              <w:rStyle w:val="PlaceholderText"/>
            </w:rPr>
            <w:t>Click or tap here to enter text.</w:t>
          </w:r>
        </w:p>
      </w:docPartBody>
    </w:docPart>
    <w:docPart>
      <w:docPartPr>
        <w:name w:val="3FEED5C9DA443047880E0F6812F2A639"/>
        <w:category>
          <w:name w:val="General"/>
          <w:gallery w:val="placeholder"/>
        </w:category>
        <w:types>
          <w:type w:val="bbPlcHdr"/>
        </w:types>
        <w:behaviors>
          <w:behavior w:val="content"/>
        </w:behaviors>
        <w:guid w:val="{B8D9E4E7-1597-5940-9FCE-EDDDB40E71DF}"/>
      </w:docPartPr>
      <w:docPartBody>
        <w:p w:rsidR="00F45939" w:rsidRDefault="00E5465E" w:rsidP="00E5465E">
          <w:pPr>
            <w:pStyle w:val="3FEED5C9DA443047880E0F6812F2A639"/>
          </w:pPr>
          <w:r w:rsidRPr="00546067">
            <w:rPr>
              <w:rStyle w:val="PlaceholderText"/>
            </w:rPr>
            <w:t>Click or tap here to enter text.</w:t>
          </w:r>
        </w:p>
      </w:docPartBody>
    </w:docPart>
    <w:docPart>
      <w:docPartPr>
        <w:name w:val="83A662516A8B8E47AFF8E26FFCAEF5ED"/>
        <w:category>
          <w:name w:val="General"/>
          <w:gallery w:val="placeholder"/>
        </w:category>
        <w:types>
          <w:type w:val="bbPlcHdr"/>
        </w:types>
        <w:behaviors>
          <w:behavior w:val="content"/>
        </w:behaviors>
        <w:guid w:val="{32E82F34-C454-AC41-976F-FFD3605C2400}"/>
      </w:docPartPr>
      <w:docPartBody>
        <w:p w:rsidR="00F45939" w:rsidRDefault="00E5465E" w:rsidP="00E5465E">
          <w:pPr>
            <w:pStyle w:val="83A662516A8B8E47AFF8E26FFCAEF5ED"/>
          </w:pPr>
          <w:r w:rsidRPr="00546067">
            <w:rPr>
              <w:rStyle w:val="PlaceholderText"/>
            </w:rPr>
            <w:t>Click or tap here to enter text.</w:t>
          </w:r>
        </w:p>
      </w:docPartBody>
    </w:docPart>
    <w:docPart>
      <w:docPartPr>
        <w:name w:val="4E69E1250FC215468B2CA3127C51F4AB"/>
        <w:category>
          <w:name w:val="General"/>
          <w:gallery w:val="placeholder"/>
        </w:category>
        <w:types>
          <w:type w:val="bbPlcHdr"/>
        </w:types>
        <w:behaviors>
          <w:behavior w:val="content"/>
        </w:behaviors>
        <w:guid w:val="{122F23C0-7DEF-5940-9772-EFEE018A314D}"/>
      </w:docPartPr>
      <w:docPartBody>
        <w:p w:rsidR="007677CF" w:rsidRDefault="00F45939" w:rsidP="00F45939">
          <w:pPr>
            <w:pStyle w:val="4E69E1250FC215468B2CA3127C51F4AB"/>
          </w:pPr>
          <w:r w:rsidRPr="00546067">
            <w:rPr>
              <w:rStyle w:val="PlaceholderText"/>
            </w:rPr>
            <w:t>Click or tap here to enter text.</w:t>
          </w:r>
        </w:p>
      </w:docPartBody>
    </w:docPart>
    <w:docPart>
      <w:docPartPr>
        <w:name w:val="C301D34A2DDDB044B665EF66D67D84BF"/>
        <w:category>
          <w:name w:val="General"/>
          <w:gallery w:val="placeholder"/>
        </w:category>
        <w:types>
          <w:type w:val="bbPlcHdr"/>
        </w:types>
        <w:behaviors>
          <w:behavior w:val="content"/>
        </w:behaviors>
        <w:guid w:val="{7253D070-B48B-214C-9869-DA174F668D11}"/>
      </w:docPartPr>
      <w:docPartBody>
        <w:p w:rsidR="007677CF" w:rsidRDefault="00F45939" w:rsidP="00F45939">
          <w:pPr>
            <w:pStyle w:val="C301D34A2DDDB044B665EF66D67D84BF"/>
          </w:pPr>
          <w:r w:rsidRPr="00546067">
            <w:rPr>
              <w:rStyle w:val="PlaceholderText"/>
            </w:rPr>
            <w:t>Click or tap here to enter text.</w:t>
          </w:r>
        </w:p>
      </w:docPartBody>
    </w:docPart>
    <w:docPart>
      <w:docPartPr>
        <w:name w:val="CA59214CEF2C5C4293600CA27D434429"/>
        <w:category>
          <w:name w:val="General"/>
          <w:gallery w:val="placeholder"/>
        </w:category>
        <w:types>
          <w:type w:val="bbPlcHdr"/>
        </w:types>
        <w:behaviors>
          <w:behavior w:val="content"/>
        </w:behaviors>
        <w:guid w:val="{D9EB5D5E-FDEA-FD47-BD09-C39290A2A5A9}"/>
      </w:docPartPr>
      <w:docPartBody>
        <w:p w:rsidR="007677CF" w:rsidRDefault="00F45939" w:rsidP="00F45939">
          <w:pPr>
            <w:pStyle w:val="CA59214CEF2C5C4293600CA27D434429"/>
          </w:pPr>
          <w:r w:rsidRPr="00546067">
            <w:rPr>
              <w:rStyle w:val="PlaceholderText"/>
            </w:rPr>
            <w:t>Click or tap here to enter text.</w:t>
          </w:r>
        </w:p>
      </w:docPartBody>
    </w:docPart>
    <w:docPart>
      <w:docPartPr>
        <w:name w:val="86420C3F9C046146B88665E1A8278D9A"/>
        <w:category>
          <w:name w:val="General"/>
          <w:gallery w:val="placeholder"/>
        </w:category>
        <w:types>
          <w:type w:val="bbPlcHdr"/>
        </w:types>
        <w:behaviors>
          <w:behavior w:val="content"/>
        </w:behaviors>
        <w:guid w:val="{E74E5CFD-47DB-324F-96DB-0D39406950A4}"/>
      </w:docPartPr>
      <w:docPartBody>
        <w:p w:rsidR="007677CF" w:rsidRDefault="00F45939" w:rsidP="00F45939">
          <w:pPr>
            <w:pStyle w:val="86420C3F9C046146B88665E1A8278D9A"/>
          </w:pPr>
          <w:r w:rsidRPr="00546067">
            <w:rPr>
              <w:rStyle w:val="PlaceholderText"/>
            </w:rPr>
            <w:t>Click or tap here to enter text.</w:t>
          </w:r>
        </w:p>
      </w:docPartBody>
    </w:docPart>
    <w:docPart>
      <w:docPartPr>
        <w:name w:val="6645F101D0D24947909298E5FBD349E5"/>
        <w:category>
          <w:name w:val="General"/>
          <w:gallery w:val="placeholder"/>
        </w:category>
        <w:types>
          <w:type w:val="bbPlcHdr"/>
        </w:types>
        <w:behaviors>
          <w:behavior w:val="content"/>
        </w:behaviors>
        <w:guid w:val="{7D373689-B0DC-2348-AB2D-BE4A0FEAE5D0}"/>
      </w:docPartPr>
      <w:docPartBody>
        <w:p w:rsidR="007677CF" w:rsidRDefault="00F45939" w:rsidP="00F45939">
          <w:pPr>
            <w:pStyle w:val="6645F101D0D24947909298E5FBD349E5"/>
          </w:pPr>
          <w:r w:rsidRPr="0054606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200"/>
    <w:rsid w:val="00021942"/>
    <w:rsid w:val="00032AA3"/>
    <w:rsid w:val="00033A27"/>
    <w:rsid w:val="00036C6B"/>
    <w:rsid w:val="00046145"/>
    <w:rsid w:val="00046B1D"/>
    <w:rsid w:val="00062671"/>
    <w:rsid w:val="00091F5B"/>
    <w:rsid w:val="000C0DBC"/>
    <w:rsid w:val="000E262B"/>
    <w:rsid w:val="000F3931"/>
    <w:rsid w:val="001023D0"/>
    <w:rsid w:val="00106EDA"/>
    <w:rsid w:val="00136C62"/>
    <w:rsid w:val="001410FF"/>
    <w:rsid w:val="00161D5F"/>
    <w:rsid w:val="001A550A"/>
    <w:rsid w:val="001B0488"/>
    <w:rsid w:val="001D3758"/>
    <w:rsid w:val="001D57CA"/>
    <w:rsid w:val="001E5640"/>
    <w:rsid w:val="001F411E"/>
    <w:rsid w:val="00283C9B"/>
    <w:rsid w:val="002A7781"/>
    <w:rsid w:val="003069D6"/>
    <w:rsid w:val="003141A6"/>
    <w:rsid w:val="00346E07"/>
    <w:rsid w:val="00391740"/>
    <w:rsid w:val="003C644C"/>
    <w:rsid w:val="0040541E"/>
    <w:rsid w:val="004434C7"/>
    <w:rsid w:val="004517A0"/>
    <w:rsid w:val="00457200"/>
    <w:rsid w:val="00480D1C"/>
    <w:rsid w:val="00483960"/>
    <w:rsid w:val="00492A5E"/>
    <w:rsid w:val="004C2561"/>
    <w:rsid w:val="004D7609"/>
    <w:rsid w:val="004E4A9A"/>
    <w:rsid w:val="005271B4"/>
    <w:rsid w:val="00527A6E"/>
    <w:rsid w:val="00543E20"/>
    <w:rsid w:val="005457BE"/>
    <w:rsid w:val="00556206"/>
    <w:rsid w:val="00563F87"/>
    <w:rsid w:val="005759F0"/>
    <w:rsid w:val="0058680F"/>
    <w:rsid w:val="005934C2"/>
    <w:rsid w:val="005B208B"/>
    <w:rsid w:val="005D34BF"/>
    <w:rsid w:val="005D3658"/>
    <w:rsid w:val="005D586B"/>
    <w:rsid w:val="00615AF0"/>
    <w:rsid w:val="0064378E"/>
    <w:rsid w:val="00654655"/>
    <w:rsid w:val="006555F5"/>
    <w:rsid w:val="00663C0A"/>
    <w:rsid w:val="00665975"/>
    <w:rsid w:val="00667943"/>
    <w:rsid w:val="00673264"/>
    <w:rsid w:val="00682152"/>
    <w:rsid w:val="00687B42"/>
    <w:rsid w:val="006A37ED"/>
    <w:rsid w:val="006A716D"/>
    <w:rsid w:val="006E6841"/>
    <w:rsid w:val="00722FBB"/>
    <w:rsid w:val="00740F2B"/>
    <w:rsid w:val="007677CF"/>
    <w:rsid w:val="0078351C"/>
    <w:rsid w:val="007A06C2"/>
    <w:rsid w:val="007A1995"/>
    <w:rsid w:val="007D179D"/>
    <w:rsid w:val="007E1954"/>
    <w:rsid w:val="007E48CB"/>
    <w:rsid w:val="007E6A34"/>
    <w:rsid w:val="0080463F"/>
    <w:rsid w:val="008078CE"/>
    <w:rsid w:val="008276D9"/>
    <w:rsid w:val="00855235"/>
    <w:rsid w:val="008B1650"/>
    <w:rsid w:val="008C7549"/>
    <w:rsid w:val="009357A8"/>
    <w:rsid w:val="00943EC7"/>
    <w:rsid w:val="00975790"/>
    <w:rsid w:val="0098253C"/>
    <w:rsid w:val="009B798D"/>
    <w:rsid w:val="00A210F6"/>
    <w:rsid w:val="00A2663E"/>
    <w:rsid w:val="00A71ED9"/>
    <w:rsid w:val="00A75270"/>
    <w:rsid w:val="00AE4DDE"/>
    <w:rsid w:val="00B03657"/>
    <w:rsid w:val="00B233FE"/>
    <w:rsid w:val="00B3155F"/>
    <w:rsid w:val="00B825C4"/>
    <w:rsid w:val="00B86CEE"/>
    <w:rsid w:val="00BB08EF"/>
    <w:rsid w:val="00BB743E"/>
    <w:rsid w:val="00BD1FDA"/>
    <w:rsid w:val="00BE16E4"/>
    <w:rsid w:val="00BF77D1"/>
    <w:rsid w:val="00C00D3A"/>
    <w:rsid w:val="00C07FA9"/>
    <w:rsid w:val="00C22279"/>
    <w:rsid w:val="00C715AA"/>
    <w:rsid w:val="00C7496E"/>
    <w:rsid w:val="00CA251F"/>
    <w:rsid w:val="00CC66EE"/>
    <w:rsid w:val="00D23DB9"/>
    <w:rsid w:val="00D56290"/>
    <w:rsid w:val="00D81D61"/>
    <w:rsid w:val="00D85257"/>
    <w:rsid w:val="00D85C72"/>
    <w:rsid w:val="00D91DD8"/>
    <w:rsid w:val="00DC5004"/>
    <w:rsid w:val="00E211BB"/>
    <w:rsid w:val="00E5465E"/>
    <w:rsid w:val="00E5678A"/>
    <w:rsid w:val="00E57628"/>
    <w:rsid w:val="00E61BB6"/>
    <w:rsid w:val="00EA1865"/>
    <w:rsid w:val="00EC3E49"/>
    <w:rsid w:val="00ED1C51"/>
    <w:rsid w:val="00ED3455"/>
    <w:rsid w:val="00ED4C7B"/>
    <w:rsid w:val="00EE3D79"/>
    <w:rsid w:val="00F3035A"/>
    <w:rsid w:val="00F45939"/>
    <w:rsid w:val="00F719AF"/>
    <w:rsid w:val="00FA176E"/>
    <w:rsid w:val="00FA6302"/>
    <w:rsid w:val="00FD117B"/>
    <w:rsid w:val="00FE0006"/>
    <w:rsid w:val="00FE6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1995"/>
    <w:rPr>
      <w:color w:val="666666"/>
    </w:rPr>
  </w:style>
  <w:style w:type="paragraph" w:customStyle="1" w:styleId="73A80E822D99E742B92E05E31C8BA08A">
    <w:name w:val="73A80E822D99E742B92E05E31C8BA08A"/>
    <w:rsid w:val="00EA1865"/>
  </w:style>
  <w:style w:type="paragraph" w:customStyle="1" w:styleId="EBC1EB924A983748AC0EB85F680DDB81">
    <w:name w:val="EBC1EB924A983748AC0EB85F680DDB81"/>
    <w:rsid w:val="0080463F"/>
  </w:style>
  <w:style w:type="paragraph" w:customStyle="1" w:styleId="C0B3A075052CBC4B843F988436460077">
    <w:name w:val="C0B3A075052CBC4B843F988436460077"/>
    <w:rsid w:val="00D23DB9"/>
  </w:style>
  <w:style w:type="paragraph" w:customStyle="1" w:styleId="4F326B816535EA47B53CE56EBEDDE2A1">
    <w:name w:val="4F326B816535EA47B53CE56EBEDDE2A1"/>
    <w:rsid w:val="00F3035A"/>
  </w:style>
  <w:style w:type="paragraph" w:customStyle="1" w:styleId="9EA49573C5F7604993E79E4D56145249">
    <w:name w:val="9EA49573C5F7604993E79E4D56145249"/>
    <w:rsid w:val="005B208B"/>
  </w:style>
  <w:style w:type="paragraph" w:customStyle="1" w:styleId="A8DD48609110E046B54B50747CD0E263">
    <w:name w:val="A8DD48609110E046B54B50747CD0E263"/>
    <w:rsid w:val="005B208B"/>
  </w:style>
  <w:style w:type="paragraph" w:customStyle="1" w:styleId="08460A2EF41E704F92E3B39B3F8FFC2A">
    <w:name w:val="08460A2EF41E704F92E3B39B3F8FFC2A"/>
    <w:rsid w:val="005B208B"/>
  </w:style>
  <w:style w:type="paragraph" w:customStyle="1" w:styleId="C44BFAC5A5257143970484A56891FCDE">
    <w:name w:val="C44BFAC5A5257143970484A56891FCDE"/>
    <w:rsid w:val="00E5465E"/>
  </w:style>
  <w:style w:type="paragraph" w:customStyle="1" w:styleId="4E69E1250FC215468B2CA3127C51F4AB">
    <w:name w:val="4E69E1250FC215468B2CA3127C51F4AB"/>
    <w:rsid w:val="00F45939"/>
  </w:style>
  <w:style w:type="paragraph" w:customStyle="1" w:styleId="C301D34A2DDDB044B665EF66D67D84BF">
    <w:name w:val="C301D34A2DDDB044B665EF66D67D84BF"/>
    <w:rsid w:val="00F45939"/>
  </w:style>
  <w:style w:type="paragraph" w:customStyle="1" w:styleId="3FEED5C9DA443047880E0F6812F2A639">
    <w:name w:val="3FEED5C9DA443047880E0F6812F2A639"/>
    <w:rsid w:val="00E5465E"/>
  </w:style>
  <w:style w:type="paragraph" w:customStyle="1" w:styleId="83A662516A8B8E47AFF8E26FFCAEF5ED">
    <w:name w:val="83A662516A8B8E47AFF8E26FFCAEF5ED"/>
    <w:rsid w:val="00E5465E"/>
  </w:style>
  <w:style w:type="paragraph" w:customStyle="1" w:styleId="CA59214CEF2C5C4293600CA27D434429">
    <w:name w:val="CA59214CEF2C5C4293600CA27D434429"/>
    <w:rsid w:val="00F45939"/>
  </w:style>
  <w:style w:type="paragraph" w:customStyle="1" w:styleId="86420C3F9C046146B88665E1A8278D9A">
    <w:name w:val="86420C3F9C046146B88665E1A8278D9A"/>
    <w:rsid w:val="00F45939"/>
  </w:style>
  <w:style w:type="paragraph" w:customStyle="1" w:styleId="6645F101D0D24947909298E5FBD349E5">
    <w:name w:val="6645F101D0D24947909298E5FBD349E5"/>
    <w:rsid w:val="00F459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76115B-C8A3-124B-B788-F81807DE5495}">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1145867878"/>
    <we:property name="MENDELEY_CITATIONS" value="[{&quot;citationID&quot;:&quot;MENDELEY_CITATION_8ecbe6aa-6f62-4528-9be3-203799a4bb0f&quot;,&quot;properties&quot;:{&quot;noteIndex&quot;:0},&quot;isEdited&quot;:false,&quot;manualOverride&quot;:{&quot;isManuallyOverridden&quot;:false,&quot;citeprocText&quot;:&quot;(Hungate &lt;i&gt;et al.&lt;/i&gt;, 2003; LeBauer &amp;#38; Treseder, 2008; Wieder &lt;i&gt;et al.&lt;/i&gt;, 2015; Fay &lt;i&gt;et al.&lt;/i&gt;, 2015)&quot;,&quot;manualOverrideText&quot;:&quot;&quot;},&quot;citationTag&quot;:&quot;MENDELEY_CITATION_v3_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&quot;,&quot;citationItems&quot;:[{&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7b89654f-e7a0-3430-b2fe-09ee8aa0d3e6&quot;,&quot;itemData&quot;:{&quot;type&quot;:&quot;article-journal&quot;,&quot;id&quot;:&quot;7b89654f-e7a0-3430-b2fe-09ee8aa0d3e6&quot;,&quot;title&quot;:&quot;Nitrogen limitation of net primary productivity in terrestrial ecosystems is globally distributed&quot;,&quot;author&quot;:[{&quot;family&quot;:&quot;LeBauer&quot;,&quot;given&quot;:&quot;David S&quot;,&quot;parse-names&quot;:false,&quot;dropping-particle&quot;:&quot;&quot;,&quot;non-dropping-particle&quot;:&quot;&quot;},{&quot;family&quot;:&quot;Treseder&quot;,&quot;given&quot;:&quot;Kathleen K&quot;,&quot;parse-names&quot;:false,&quot;dropping-particle&quot;:&quot;&quot;,&quot;non-dropping-particle&quot;:&quot;&quot;}],&quot;container-title&quot;:&quot;Ecology&quot;,&quot;DOI&quot;:&quot;10.1890/06-2057.1&quot;,&quot;issued&quot;:{&quot;date-parts&quot;:[[2008]]},&quot;page&quot;:&quot;371-379&quot;,&quot;abstract&quot;:&quot;Our meta-analysis of 126 nitrogen addition experiments evaluated nitrogen (N) limitation of net primary production (NPP) in terrestrial ecosystems. We tested the hypothesis that N limitation is widespread among biomes and influenced by geography and climate. We used the response ratio (R ffi ANPPN/ANPPctrl) of aboveground plant growth in fertilized to control plots and found that most ecosystems are nitrogen limited with an average 29% growth response to nitrogen (i.e., R ¼ 1.29). The response ratio was significant within temperate forests (R ¼ 1.19), tropical forests (R ¼ 1.60), temperate grasslands (R ¼ 1.53), tropical grasslands (R ¼ 1.26), wetlands (R ¼ 1.16), and tundra (R ¼ 1.35), but not deserts. Eight tropical forest studies had been conducted on very young volcanic soils in Hawaii, and this subgroup was strongly N limited (R ¼ 2.13), which resulted in a negative correlation between forest R and latitude. The degree of N limitation in the remainder of the tropical forest studies (R ¼ 1.20) was comparable to that of temperate forests, and when the young Hawaiian subgroup was excluded, forest R did not vary with latitude. Grassland response increased with latitude, but was independent of temperature and precipitation. These results suggest that the global N and C cycles interact strongly and that geography can mediate ecosystem response to N within certain biome types.&quot;,&quot;issue&quot;:&quot;2&quot;,&quot;volume&quot;:&quot;89&quot;,&quot;container-title-short&quot;:&quot;Ecology&quot;},&quot;isTemporary&quot;:false},{&quot;id&quot;:&quot;0a9a4688-bf1d-32c0-91cc-233918ee49e4&quot;,&quot;itemData&quot;:{&quot;type&quot;:&quot;article-journal&quot;,&quot;id&quot;:&quot;0a9a4688-bf1d-32c0-91cc-233918ee49e4&quot;,&quot;title&quot;:&quot;Nitrogen and climate change&quot;,&quot;author&quot;:[{&quot;family&quot;:&quot;Hungate&quot;,&quot;given&quot;:&quot;Bruce A&quot;,&quot;parse-names&quot;:false,&quot;dropping-particle&quot;:&quot;&quot;,&quot;non-dropping-particle&quot;:&quot;&quot;},{&quot;family&quot;:&quot;Dukes&quot;,&quot;given&quot;:&quot;Jeffrey S&quot;,&quot;parse-names&quot;:false,&quot;dropping-particle&quot;:&quot;&quot;,&quot;non-dropping-particle&quot;:&quot;&quot;},{&quot;family&quot;:&quot;Shaw&quot;,&quot;given&quot;:&quot;M Rebecca&quot;,&quot;parse-names&quot;:false,&quot;dropping-particle&quot;:&quot;&quot;,&quot;non-dropping-particle&quot;:&quot;&quot;},{&quot;family&quot;:&quot;Luo&quot;,&quot;given&quot;:&quot;Yiqi&quot;,&quot;parse-names&quot;:false,&quot;dropping-particle&quot;:&quot;&quot;,&quot;non-dropping-particle&quot;:&quot;&quot;},{&quot;family&quot;:&quot;Field&quot;,&quot;given&quot;:&quot;Christopher B&quot;,&quot;parse-names&quot;:false,&quot;dropping-particle&quot;:&quot;&quot;,&quot;non-dropping-particle&quot;:&quot;&quot;}],&quot;container-title&quot;:&quot;Science&quot;,&quot;container-title-short&quot;:&quot;Science (1979)&quot;,&quot;DOI&quot;:&quot;10.1126/science.1091390&quot;,&quot;ISSN&quot;:&quot;0036-8075&quot;,&quot;URL&quot;:&quot;https://www.science.org/doi/10.1126/science.1091390&quot;,&quot;issued&quot;:{&quot;date-parts&quot;:[[2003,11,28]]},&quot;page&quot;:&quot;1512-1513&quot;,&quot;abstract&quot;:&quot;To develop low-energy architecture, designers need knowledge about passive cooling techniques and shading devices. This paper focuses on the impact of management strategies for external mobile shadings and cooling by natural ventilation. Various control rules are simulated for both techniques. Resulting energy demand and comfort conditions are discussed. For shadings, strategies based on both internal temperature and solar irradiation set points are shown to be more efficient than strategies based on solar irradiation or internal temperature alone. For natural ventilation, strategies limiting the flow rate when outside temperature exceeds internal temperature are found to have no major impact on comfort conditions for the Belgian weather. A flow rate limitation when external temperature drops is found to be efficient to save energy. Objectives of this paper are to show that management choices have a real impact on energy and comfort criteria and to help designers to choose the adequate management rules for their projects. © 2005 Elsevier Ltd. All rights reserved.&quot;,&quot;issue&quot;:&quot;5650&quot;,&quot;volume&quot;:&quot;302&quot;},&quot;isTemporary&quot;:false},{&quot;id&quot;:&quot;e82f3f41-f2cc-3389-9e30-10670683071a&quot;,&quot;itemData&quot;:{&quot;type&quot;:&quot;article-journal&quot;,&quot;id&quot;:&quot;e82f3f41-f2cc-3389-9e30-10670683071a&quot;,&quot;title&quot;:&quot;Future productivity and carbon storage limited by terrestrial nutrient availability&quot;,&quot;author&quot;:[{&quot;family&quot;:&quot;Wieder&quot;,&quot;given&quot;:&quot;William R&quot;,&quot;parse-names&quot;:false,&quot;dropping-particle&quot;:&quot;&quot;,&quot;non-dropping-particle&quot;:&quot;&quot;},{&quot;family&quot;:&quot;Cleveland&quot;,&quot;given&quot;:&quot;Cory C&quot;,&quot;parse-names&quot;:false,&quot;dropping-particle&quot;:&quot;&quot;,&quot;non-dropping-particle&quot;:&quot;&quot;},{&quot;family&quot;:&quot;Smith&quot;,&quot;given&quot;:&quot;W Kolby&quot;,&quot;parse-names&quot;:false,&quot;dropping-particle&quot;:&quot;&quot;,&quot;non-dropping-particle&quot;:&quot;&quot;},{&quot;family&quot;:&quot;Todd-Brown&quot;,&quot;given&quot;:&quot;Katherine&quot;,&quot;parse-names&quot;:false,&quot;dropping-particle&quot;:&quot;&quot;,&quot;non-dropping-particle&quot;:&quot;&quot;}],&quot;container-title&quot;:&quot;Nature Geoscience&quot;,&quot;container-title-short&quot;:&quot;Nat Geosci&quot;,&quot;DOI&quot;:&quot;10.1038/ngeo2413&quot;,&quot;ISSN&quot;:&quot;1752-0894&quot;,&quot;URL&quot;:&quot;http://www.nature.com/articles/ngeo2413&quot;,&quot;issued&quot;:{&quot;date-parts&quot;:[[2015,6,20]]},&quot;page&quot;:&quot;441-444&quot;,&quot;issue&quot;:&quot;6&quot;,&quot;volume&quot;:&quot;8&quot;},&quot;isTemporary&quot;:false}]},{&quot;citationID&quot;:&quot;MENDELEY_CITATION_a9f6166e-fa35-4e45-8c24-99fb4570ced6&quot;,&quot;properties&quot;:{&quot;noteIndex&quot;:0},&quot;isEdited&quot;:false,&quot;manualOverride&quot;:{&quot;isManuallyOverridden&quot;:false,&quot;citeprocText&quot;:&quot;(Goll &lt;i&gt;et al.&lt;/i&gt;, 2012; Wieder &lt;i&gt;et al.&lt;/i&gt;, 2015; Braghiere &lt;i&gt;et al.&lt;/i&gt;, 2022)&quot;,&quot;manualOverrideText&quot;:&quot;&quot;},&quot;citationTag&quot;:&quot;MENDELEY_CITATION_v3_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IEFkdiBNb2RlbCBFYXJ0aCBTeXN0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&quot;,&quot;citationItems&quot;:[{&quot;id&quot;:&quot;e82f3f41-f2cc-3389-9e30-10670683071a&quot;,&quot;itemData&quot;:{&quot;type&quot;:&quot;article-journal&quot;,&quot;id&quot;:&quot;e82f3f41-f2cc-3389-9e30-10670683071a&quot;,&quot;title&quot;:&quot;Future productivity and carbon storage limited by terrestrial nutrient availability&quot;,&quot;author&quot;:[{&quot;family&quot;:&quot;Wieder&quot;,&quot;given&quot;:&quot;William R&quot;,&quot;parse-names&quot;:false,&quot;dropping-particle&quot;:&quot;&quot;,&quot;non-dropping-particle&quot;:&quot;&quot;},{&quot;family&quot;:&quot;Cleveland&quot;,&quot;given&quot;:&quot;Cory C&quot;,&quot;parse-names&quot;:false,&quot;dropping-particle&quot;:&quot;&quot;,&quot;non-dropping-particle&quot;:&quot;&quot;},{&quot;family&quot;:&quot;Smith&quot;,&quot;given&quot;:&quot;W Kolby&quot;,&quot;parse-names&quot;:false,&quot;dropping-particle&quot;:&quot;&quot;,&quot;non-dropping-particle&quot;:&quot;&quot;},{&quot;family&quot;:&quot;Todd-Brown&quot;,&quot;given&quot;:&quot;Katherine&quot;,&quot;parse-names&quot;:false,&quot;dropping-particle&quot;:&quot;&quot;,&quot;non-dropping-particle&quot;:&quot;&quot;}],&quot;container-title&quot;:&quot;Nature Geoscience&quot;,&quot;container-title-short&quot;:&quot;Nat Geosci&quot;,&quot;DOI&quot;:&quot;10.1038/ngeo2413&quot;,&quot;ISSN&quot;:&quot;1752-0894&quot;,&quot;URL&quot;:&quot;http://www.nature.com/articles/ngeo2413&quot;,&quot;issued&quot;:{&quot;date-parts&quot;:[[2015,6,20]]},&quot;page&quot;:&quot;441-444&quot;,&quot;issue&quot;:&quot;6&quot;,&quot;volume&quot;:&quot;8&quot;},&quot;isTemporary&quot;:false},{&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quot;id&quot;:&quot;58a29c5f-a72a-35b7-8b66-e256d9d32b93&quot;,&quot;itemData&quot;:{&quot;type&quot;:&quot;article-journal&quot;,&quot;id&quot;:&quot;58a29c5f-a72a-35b7-8b66-e256d9d32b93&quot;,&quot;title&quot;:&quot;Nutrient limitation reduces land carbon uptake in simulations with a model of combined carbon, nitrogen and phosphorus cycling&quot;,&quot;author&quot;:[{&quot;family&quot;:&quot;Goll&quot;,&quot;given&quot;:&quot;D. S.&quot;,&quot;parse-names&quot;:false,&quot;dropping-particle&quot;:&quot;&quot;,&quot;non-dropping-particle&quot;:&quot;&quot;},{&quot;family&quot;:&quot;Brovkin&quot;,&quot;given&quot;:&quot;V.&quot;,&quot;parse-names&quot;:false,&quot;dropping-particle&quot;:&quot;&quot;,&quot;non-dropping-particle&quot;:&quot;&quot;},{&quot;family&quot;:&quot;Parida&quot;,&quot;given&quot;:&quot;B. R.&quot;,&quot;parse-names&quot;:false,&quot;dropping-particle&quot;:&quot;&quot;,&quot;non-dropping-particle&quot;:&quot;&quot;},{&quot;family&quot;:&quot;Reick&quot;,&quot;given&quot;:&quot;C. H.&quot;,&quot;parse-names&quot;:false,&quot;dropping-particle&quot;:&quot;&quot;,&quot;non-dropping-particle&quot;:&quot;&quot;},{&quot;family&quot;:&quot;Kattge&quot;,&quot;given&quot;:&quot;J.&quot;,&quot;parse-names&quot;:false,&quot;dropping-particle&quot;:&quot;&quot;,&quot;non-dropping-particle&quot;:&quot;&quot;},{&quot;family&quot;:&quot;Reich&quot;,&quot;given&quot;:&quot;P. B.&quot;,&quot;parse-names&quot;:false,&quot;dropping-particle&quot;:&quot;&quot;,&quot;non-dropping-particle&quot;:&quot;&quot;},{&quot;family&quot;:&quot;Bodegom&quot;,&quot;given&quot;:&quot;P. M.&quot;,&quot;parse-names&quot;:false,&quot;dropping-particle&quot;:&quot;&quot;,&quot;non-dropping-particle&quot;:&quot;van&quot;},{&quot;family&quot;:&quot;Niinemets&quot;,&quot;given&quot;:&quot;Ü.&quot;,&quot;parse-names&quot;:false,&quot;dropping-particle&quot;:&quot;&quot;,&quot;non-dropping-particle&quot;:&quot;&quot;}],&quot;container-title&quot;:&quot;Biogeosciences&quot;,&quot;DOI&quot;:&quot;10.5194/bg-9-3547-2012&quot;,&quot;ISSN&quot;:&quot;1726-4189&quot;,&quot;URL&quot;:&quot;https://bg.copernicus.org/articles/9/3547/2012/&quot;,&quot;issued&quot;:{&quot;date-parts&quot;:[[2012,9,6]]},&quot;page&quot;:&quot;3547-3569&quot;,&quot;abstract&quot;:&quot;&lt;p&gt;Abstract. Terrestrial carbon (C) cycle models applied for climate projections simulate a strong increase in net primary productivity (NPP) due to elevated atmospheric CO2 concentration during the 21st century. These models usually neglect the limited availability of nitrogen (N) and phosphorus (P), nutrients that commonly limit plant growth and soil carbon turnover. To investigate how the projected C sequestration is altered when stoichiometric constraints on C cycling are considered, we incorporated a P cycle into the land surface model JSBACH (Jena Scheme for Biosphere–Atmosphere Coupling in Hamburg), which already includes representations of coupled C and N cycles. The model reveals a distinct geographic pattern of P and N limitation. Under the SRES (Special Report on Emissions Scenarios) A1B scenario, the accumulated land C uptake between 1860 and 2100 is 13% (particularly at high latitudes) and 16% (particularly at low latitudes) lower in simulations with N and P cycling, respectively, than in simulations without nutrient cycles. The combined effect of both nutrients reduces land C uptake by 25% compared to simulations without N or P cycling. Nutrient limitation in general may be biased by the model simplicity, but the ranking of limitations is robust against the parameterization and the inflexibility of stoichiometry. After 2100, increased temperature and high CO2 concentration cause a shift from N to P limitation at high latitudes, while nutrient limitation in the tropics declines. The increase in P limitation at high-latitudes is induced by a strong increase in NPP and the low P sorption capacity of soils, while a decline in tropical NPP due to high autotrophic respiration rates alleviates N and P limitations. The quantification of P limitation remains challenging. The poorly constrained processes of soil P sorption and biochemical mineralization are identified as the main uncertainties in the strength of P limitation. Even so, our findings indicate that global land C uptake in the 21st century is likely overestimated in models that neglect P and N limitations. In the long term, insufficient P availability might become an important constraint on C cycling at high latitudes. Accordingly, we argue that the P cycle must be included in global models used for C cycle projections.&lt;/p&gt;&quot;,&quot;issue&quot;:&quot;9&quot;,&quot;volume&quot;:&quot;9&quot;,&quot;container-title-short&quot;:&quot;&quot;},&quot;isTemporary&quot;:false}]},{&quot;citationID&quot;:&quot;MENDELEY_CITATION_2f32ca23-25ea-4d9e-a4e9-67695b3fc718&quot;,&quot;properties&quot;:{&quot;noteIndex&quot;:0},&quot;isEdited&quot;:false,&quot;manualOverride&quot;:{&quot;isManuallyOverridden&quot;:false,&quot;citeprocText&quot;:&quot;(Kou-Giesbrecht &lt;i&gt;et al.&lt;/i&gt;, 2023; Stocker &lt;i&gt;et al.&lt;/i&gt;, 2025)&quot;,&quot;manualOverrideText&quot;:&quot;&quot;},&quot;citationTag&quot;:&quot;MENDELEY_CITATION_v3_eyJjaXRhdGlvbklEIjoiTUVOREVMRVlfQ0lUQVRJT05fMmYzMmNhMjMtMjVlYS00ZDllLWE0ZTktNjc2OTViM2ZjNzE4IiwicHJvcGVydGllcyI6eyJub3RlSW5kZXgiOjB9LCJpc0VkaXRlZCI6ZmFsc2UsIm1hbnVhbE92ZXJyaWRlIjp7ImlzTWFudWFsbHlPdmVycmlkZGVuIjpmYWxzZSwiY2l0ZXByb2NUZXh0IjoiKEtvdS1HaWVzYnJlY2h0IDxpPmV0IGFsLjwvaT4sIDIwMjM7IFN0b2NrZXIgPGk+ZXQgYWwuPC9pPiwgMjAyNSkiLCJtYW51YWxPdmVycmlkZVRleHQiOiIifSwiY2l0YXRpb25JdGVtcyI6W3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&quot;,&quot;citationItems&quot;:[{&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f96c0626-1103-3955-bb27-9c4048bf22f2&quot;,&quot;itemData&quot;:{&quot;type&quot;:&quot;article-journal&quot;,&quot;id&quot;:&quot;f96c0626-1103-3955-bb27-9c4048bf22f2&quot;,&quot;title&quot;:&quot;Evaluating nitrogen cycling in terrestrial biosphere models: a disconnect between the carbon and nitrogen cycles&quot;,&quot;author&quot;:[{&quot;family&quot;:&quot;Kou-Giesbrecht&quot;,&quot;given&quot;:&quot;Sian&quot;,&quot;parse-names&quot;:false,&quot;dropping-particle&quot;:&quot;&quot;,&quot;non-dropping-particle&quot;:&quot;&quot;},{&quot;family&quot;:&quot;Arora&quot;,&quot;given&quot;:&quot;Vivek K&quot;,&quot;parse-names&quot;:false,&quot;dropping-particle&quot;:&quot;&quot;,&quot;non-dropping-particle&quot;:&quot;&quot;},{&quot;family&quot;:&quot;Seiler&quot;,&quot;given&quot;:&quot;Christian&quot;,&quot;parse-names&quot;:false,&quot;dropping-particle&quot;:&quot;&quot;,&quot;non-dropping-particle&quot;:&quot;&quot;},{&quot;family&quot;:&quot;Arneth&quot;,&quot;given&quot;:&quot;Almut&quot;,&quot;parse-names&quot;:false,&quot;dropping-particle&quot;:&quot;&quot;,&quot;non-dropping-particle&quot;:&quot;&quot;},{&quot;family&quot;:&quot;Falk&quot;,&quot;given&quot;:&quot;Stefanie&quot;,&quot;parse-names&quot;:false,&quot;dropping-particle&quot;:&quot;&quot;,&quot;non-dropping-particle&quot;:&quot;&quot;},{&quot;family&quot;:&quot;Jain&quot;,&quot;given&quot;:&quot;Atul K&quot;,&quot;parse-names&quot;:false,&quot;dropping-particle&quot;:&quot;&quot;,&quot;non-dropping-particle&quot;:&quot;&quot;},{&quot;family&quot;:&quot;Joos&quot;,&quot;given&quot;:&quot;Fortunat&quot;,&quot;parse-names&quot;:false,&quot;dropping-particle&quot;:&quot;&quot;,&quot;non-dropping-particle&quot;:&quot;&quot;},{&quot;family&quot;:&quot;Kennedy&quot;,&quot;given&quot;:&quot;Daniel&quot;,&quot;parse-names&quot;:false,&quot;dropping-particle&quot;:&quot;&quot;,&quot;non-dropping-particle&quot;:&quot;&quot;},{&quot;family&quot;:&quot;Knauer&quot;,&quot;given&quot;:&quot;Jürgen&quot;,&quot;parse-names&quot;:false,&quot;dropping-particle&quot;:&quot;&quot;,&quot;non-dropping-particle&quot;:&quot;&quot;},{&quot;family&quot;:&quot;Sitch&quot;,&quot;given&quot;:&quot;Stephen&quot;,&quot;parse-names&quot;:false,&quot;dropping-particle&quot;:&quot;&quot;,&quot;non-dropping-particle&quot;:&quot;&quot;},{&quot;family&quot;:&quot;O'Sullivan&quot;,&quot;given&quot;:&quot;Michael&quot;,&quot;parse-names&quot;:false,&quot;dropping-particle&quot;:&quot;&quot;,&quot;non-dropping-particle&quot;:&quot;&quot;},{&quot;family&quot;:&quot;Pan&quot;,&quot;given&quot;:&quot;Naiqing&quot;,&quot;parse-names&quot;:false,&quot;dropping-particle&quot;:&quot;&quot;,&quot;non-dropping-particle&quot;:&quot;&quot;},{&quot;family&quot;:&quot;Sun&quot;,&quot;given&quot;:&quot;Qing&quot;,&quot;parse-names&quot;:false,&quot;dropping-particle&quot;:&quot;&quot;,&quot;non-dropping-particle&quot;:&quot;&quot;},{&quot;family&quot;:&quot;Tian&quot;,&quot;given&quot;:&quot;Hanqin&quot;,&quot;parse-names&quot;:false,&quot;dropping-particle&quot;:&quot;&quot;,&quot;non-dropping-particle&quot;:&quot;&quot;},{&quot;family&quot;:&quot;Vuichard&quot;,&quot;given&quot;:&quot;Nicolas&quot;,&quot;parse-names&quot;:false,&quot;dropping-particle&quot;:&quot;&quot;,&quot;non-dropping-particle&quot;:&quot;&quot;},{&quot;family&quot;:&quot;Zaehle&quot;,&quot;given&quot;:&quot;Sönke&quot;,&quot;parse-names&quot;:false,&quot;dropping-particle&quot;:&quot;&quot;,&quot;non-dropping-particle&quot;:&quot;&quot;}],&quot;container-title&quot;:&quot;Earth System Dynamics&quot;,&quot;DOI&quot;:&quot;10.5194/esd-14-767-2023&quot;,&quot;ISBN&quot;:&quot;9781425803780&quot;,&quot;ISSN&quot;:&quot;2190-4987&quot;,&quot;URL&quot;:&quot;https://esd.copernicus.org/articles/14/767/2023/&quot;,&quot;issued&quot;:{&quot;date-parts&quot;:[[2023,8,14]]},&quot;page&quot;:&quot;767-795&quot;,&quot;issue&quot;:&quot;4&quot;,&quot;volume&quot;:&quot;14&quot;,&quot;container-title-short&quot;:&quot;&quot;},&quot;isTemporary&quot;:false}]},{&quot;citationID&quot;:&quot;MENDELEY_CITATION_e79d56ec-f195-497f-b985-a86348f8112a&quot;,&quot;properties&quot;:{&quot;noteIndex&quot;:0},&quot;isEdited&quot;:false,&quot;manualOverride&quot;:{&quot;isManuallyOverridden&quot;:false,&quot;citeprocText&quot;:&quot;(Davies-Barnard &lt;i&gt;et al.&lt;/i&gt;, 2020; Kou-Giesbrecht &lt;i&gt;et al.&lt;/i&gt;, 2023; Stocker &lt;i&gt;et al.&lt;/i&gt;, 2025)&quot;,&quot;manualOverrideText&quot;:&quot;&quot;},&quot;citationTag&quot;:&quot;MENDELEY_CITATION_v3_eyJjaXRhdGlvbklEIjoiTUVOREVMRVlfQ0lUQVRJT05fZTc5ZDU2ZWMtZjE5NS00OTdmLWI5ODUtYTg2MzQ4ZjgxMTJhIiwicHJvcGVydGllcyI6eyJub3RlSW5kZXgiOjB9LCJpc0VkaXRlZCI6ZmFsc2UsIm1hbnVhbE92ZXJyaWRlIjp7ImlzTWFudWFsbHlPdmVycmlkZGVuIjpmYWxzZSwiY2l0ZXByb2NUZXh0IjoiKERhdmllcy1CYXJuYXJkIDxpPmV0IGFsLjwvaT4sIDIwMjA7IEtvdS1HaWVzYnJlY2h0IDxpPmV0IGFsLjwvaT4sIDIwMjM7IFN0b2NrZXIgPGk+ZXQgYWwuPC9pPiwgMjAyNSkiLCJtYW51YWxPdmVycmlkZVRleHQiOiIifSwiY2l0YXRpb25JdGVtcyI6W3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&quot;,&quot;citationItems&quot;:[{&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57930a92-01e3-354d-a4e3-c3c37f74a3c0&quot;,&quot;itemData&quot;:{&quot;type&quot;:&quot;article-journal&quot;,&quot;id&quot;:&quot;57930a92-01e3-354d-a4e3-c3c37f74a3c0&quot;,&quot;title&quot;:&quot;Nitrogen cycling in CMIP6 land surface models: progress and limitations&quot;,&quot;author&quot;:[{&quot;family&quot;:&quot;Davies-Barnard&quot;,&quot;given&quot;:&quot;Taraka&quot;,&quot;parse-names&quot;:false,&quot;dropping-particle&quot;:&quot;&quot;,&quot;non-dropping-particle&quot;:&quot;&quot;},{&quot;family&quot;:&quot;Meyerholt&quot;,&quot;given&quot;:&quot;Johannes&quot;,&quot;parse-names&quot;:false,&quot;dropping-particle&quot;:&quot;&quot;,&quot;non-dropping-particle&quot;:&quot;&quot;},{&quot;family&quot;:&quot;Zaehle&quot;,&quot;given&quot;:&quot;Sönke&quot;,&quot;parse-names&quot;:false,&quot;dropping-particle&quot;:&quot;&quot;,&quot;non-dropping-particle&quot;:&quot;&quot;},{&quot;family&quot;:&quot;Friedlingstein&quot;,&quot;given&quot;:&quot;Pierre&quot;,&quot;parse-names&quot;:false,&quot;dropping-particle&quot;:&quot;&quot;,&quot;non-dropping-particle&quot;:&quot;&quot;},{&quot;family&quot;:&quot;Brovkin&quot;,&quot;given&quot;:&quot;Victor&quot;,&quot;parse-names&quot;:false,&quot;dropping-particle&quot;:&quot;&quot;,&quot;non-dropping-particle&quot;:&quot;&quot;},{&quot;family&quot;:&quot;Fan&quot;,&quot;given&quot;:&quot;Yuanchao&quot;,&quot;parse-names&quot;:false,&quot;dropping-particle&quot;:&quot;&quot;,&quot;non-dropping-particle&quot;:&quot;&quot;},{&quot;family&quot;:&quot;Fisher&quot;,&quot;given&quot;:&quot;Rosie A&quot;,&quot;parse-names&quot;:false,&quot;dropping-particle&quot;:&quot;&quot;,&quot;non-dropping-particle&quot;:&quot;&quot;},{&quot;family&quot;:&quot;Jones&quot;,&quot;given&quot;:&quot;Chris D&quot;,&quot;parse-names&quot;:false,&quot;dropping-particle&quot;:&quot;&quot;,&quot;non-dropping-particle&quot;:&quot;&quot;},{&quot;family&quot;:&quot;Lee&quot;,&quot;given&quot;:&quot;Hanna&quot;,&quot;parse-names&quot;:false,&quot;dropping-particle&quot;:&quot;&quot;,&quot;non-dropping-particle&quot;:&quot;&quot;},{&quot;family&quot;:&quot;Peano&quot;,&quot;given&quot;:&quot;Daniele&quot;,&quot;parse-names&quot;:false,&quot;dropping-particle&quot;:&quot;&quot;,&quot;non-dropping-particle&quot;:&quot;&quot;},{&quot;family&quot;:&quot;Smith&quot;,&quot;given&quot;:&quot;Benjamin&quot;,&quot;parse-names&quot;:false,&quot;dropping-particle&quot;:&quot;&quot;,&quot;non-dropping-particle&quot;:&quot;&quot;},{&quot;family&quot;:&quot;Wårlind&quot;,&quot;given&quot;:&quot;David&quot;,&quot;parse-names&quot;:false,&quot;dropping-particle&quot;:&quot;&quot;,&quot;non-dropping-particle&quot;:&quot;&quot;},{&quot;family&quot;:&quot;Wiltshire&quot;,&quot;given&quot;:&quot;Andy J&quot;,&quot;parse-names&quot;:false,&quot;dropping-particle&quot;:&quot;&quot;,&quot;non-dropping-particle&quot;:&quot;&quot;}],&quot;container-title&quot;:&quot;Biogeosciences&quot;,&quot;DOI&quot;:&quot;10.5194/bg-17-5129-2020&quot;,&quot;ISSN&quot;:&quot;1726-4189&quot;,&quot;URL&quot;:&quot;https://bg.copernicus.org/articles/17/5129/2020/&quot;,&quot;issued&quot;:{&quot;date-parts&quot;:[[2020,10,23]]},&quot;page&quot;:&quot;5129-5148&quot;,&quot;abstract&quot;:&quot;The nitrogen cycle and its effect on carbon uptake in the terrestrial biosphere is a recent progression in earth system models. As with any new component of a model, it is important to understand the behaviour, strengths, and limitations of the various process representations. Here we assess and compare five land surface models with nitro- gen cycles that are used as the terrestrial components of some of the earth system models in CMIP6. The land sur- face models were run offline with a common spin-up and forcing protocol. We use a historical control simulation and two perturbations to assess the model nitrogen-related per- formances: a simulation with atmospheric carbon dioxide increased by 200 ppm and one with nitrogen deposition in- creased by 50 kgN ha−1 yr−1. There is generally greater vari- ability in productivity response between models to increased nitrogen than to carbon dioxide. Across the five models the response to carbon dioxide globally was 5 % to 20 % and the response to nitrogen was 2 % to 24 %. The models are not evenly distributed within the ensemble range, with two of the models having low productivity response to nitrogen and another one with low response to elevated atmospheric car- bon dioxide, compared to the other models. In all five mod- els individual grid cells tend to exhibit bimodality, with ei- ther a strong response to increased nitrogen or atmospheric carbon dioxide but rarely to both to an equal extent. How- ever, this local effect does not scale to either the regional or global level. The global and tropical responses are gen- erally more accurately modelled than boreal, tundra, or other high-latitude areas compared to observations. These results are due to divergent choices in the representation of key nitrogen cycle processes. They show the need for more obser- vational studies to enhance understanding of nitrogen cycle processes, especially nitrogen-use efficiency and biological nitrogen fixation.&quot;,&quot;issue&quot;:&quot;20&quot;,&quot;volume&quot;:&quot;17&quot;,&quot;container-title-short&quot;:&quot;&quot;},&quot;isTemporary&quot;:false},{&quot;id&quot;:&quot;f96c0626-1103-3955-bb27-9c4048bf22f2&quot;,&quot;itemData&quot;:{&quot;type&quot;:&quot;article-journal&quot;,&quot;id&quot;:&quot;f96c0626-1103-3955-bb27-9c4048bf22f2&quot;,&quot;title&quot;:&quot;Evaluating nitrogen cycling in terrestrial biosphere models: a disconnect between the carbon and nitrogen cycles&quot;,&quot;author&quot;:[{&quot;family&quot;:&quot;Kou-Giesbrecht&quot;,&quot;given&quot;:&quot;Sian&quot;,&quot;parse-names&quot;:false,&quot;dropping-particle&quot;:&quot;&quot;,&quot;non-dropping-particle&quot;:&quot;&quot;},{&quot;family&quot;:&quot;Arora&quot;,&quot;given&quot;:&quot;Vivek K&quot;,&quot;parse-names&quot;:false,&quot;dropping-particle&quot;:&quot;&quot;,&quot;non-dropping-particle&quot;:&quot;&quot;},{&quot;family&quot;:&quot;Seiler&quot;,&quot;given&quot;:&quot;Christian&quot;,&quot;parse-names&quot;:false,&quot;dropping-particle&quot;:&quot;&quot;,&quot;non-dropping-particle&quot;:&quot;&quot;},{&quot;family&quot;:&quot;Arneth&quot;,&quot;given&quot;:&quot;Almut&quot;,&quot;parse-names&quot;:false,&quot;dropping-particle&quot;:&quot;&quot;,&quot;non-dropping-particle&quot;:&quot;&quot;},{&quot;family&quot;:&quot;Falk&quot;,&quot;given&quot;:&quot;Stefanie&quot;,&quot;parse-names&quot;:false,&quot;dropping-particle&quot;:&quot;&quot;,&quot;non-dropping-particle&quot;:&quot;&quot;},{&quot;family&quot;:&quot;Jain&quot;,&quot;given&quot;:&quot;Atul K&quot;,&quot;parse-names&quot;:false,&quot;dropping-particle&quot;:&quot;&quot;,&quot;non-dropping-particle&quot;:&quot;&quot;},{&quot;family&quot;:&quot;Joos&quot;,&quot;given&quot;:&quot;Fortunat&quot;,&quot;parse-names&quot;:false,&quot;dropping-particle&quot;:&quot;&quot;,&quot;non-dropping-particle&quot;:&quot;&quot;},{&quot;family&quot;:&quot;Kennedy&quot;,&quot;given&quot;:&quot;Daniel&quot;,&quot;parse-names&quot;:false,&quot;dropping-particle&quot;:&quot;&quot;,&quot;non-dropping-particle&quot;:&quot;&quot;},{&quot;family&quot;:&quot;Knauer&quot;,&quot;given&quot;:&quot;Jürgen&quot;,&quot;parse-names&quot;:false,&quot;dropping-particle&quot;:&quot;&quot;,&quot;non-dropping-particle&quot;:&quot;&quot;},{&quot;family&quot;:&quot;Sitch&quot;,&quot;given&quot;:&quot;Stephen&quot;,&quot;parse-names&quot;:false,&quot;dropping-particle&quot;:&quot;&quot;,&quot;non-dropping-particle&quot;:&quot;&quot;},{&quot;family&quot;:&quot;O'Sullivan&quot;,&quot;given&quot;:&quot;Michael&quot;,&quot;parse-names&quot;:false,&quot;dropping-particle&quot;:&quot;&quot;,&quot;non-dropping-particle&quot;:&quot;&quot;},{&quot;family&quot;:&quot;Pan&quot;,&quot;given&quot;:&quot;Naiqing&quot;,&quot;parse-names&quot;:false,&quot;dropping-particle&quot;:&quot;&quot;,&quot;non-dropping-particle&quot;:&quot;&quot;},{&quot;family&quot;:&quot;Sun&quot;,&quot;given&quot;:&quot;Qing&quot;,&quot;parse-names&quot;:false,&quot;dropping-particle&quot;:&quot;&quot;,&quot;non-dropping-particle&quot;:&quot;&quot;},{&quot;family&quot;:&quot;Tian&quot;,&quot;given&quot;:&quot;Hanqin&quot;,&quot;parse-names&quot;:false,&quot;dropping-particle&quot;:&quot;&quot;,&quot;non-dropping-particle&quot;:&quot;&quot;},{&quot;family&quot;:&quot;Vuichard&quot;,&quot;given&quot;:&quot;Nicolas&quot;,&quot;parse-names&quot;:false,&quot;dropping-particle&quot;:&quot;&quot;,&quot;non-dropping-particle&quot;:&quot;&quot;},{&quot;family&quot;:&quot;Zaehle&quot;,&quot;given&quot;:&quot;Sönke&quot;,&quot;parse-names&quot;:false,&quot;dropping-particle&quot;:&quot;&quot;,&quot;non-dropping-particle&quot;:&quot;&quot;}],&quot;container-title&quot;:&quot;Earth System Dynamics&quot;,&quot;DOI&quot;:&quot;10.5194/esd-14-767-2023&quot;,&quot;ISBN&quot;:&quot;9781425803780&quot;,&quot;ISSN&quot;:&quot;2190-4987&quot;,&quot;URL&quot;:&quot;https://esd.copernicus.org/articles/14/767/2023/&quot;,&quot;issued&quot;:{&quot;date-parts&quot;:[[2023,8,14]]},&quot;page&quot;:&quot;767-795&quot;,&quot;issue&quot;:&quot;4&quot;,&quot;volume&quot;:&quot;14&quot;,&quot;container-title-short&quot;:&quot;&quot;},&quot;isTemporary&quot;:false}]},{&quot;citationID&quot;:&quot;MENDELEY_CITATION_79392ded-83ef-48af-9556-958ef3593807&quot;,&quot;properties&quot;:{&quot;noteIndex&quot;:0},&quot;isEdited&quot;:false,&quot;manualOverride&quot;:{&quot;isManuallyOverridden&quot;:false,&quot;citeprocText&quot;:&quot;(Field &amp;#38; Mooney, 1986; Evans, 1989; Walker &lt;i&gt;et al.&lt;/i&gt;, 2014; Firn &lt;i&gt;et al.&lt;/i&gt;, 2019; Liang &lt;i&gt;et al.&lt;/i&gt;, 2020)&quot;,&quot;manualOverrideText&quot;:&quot;&quot;},&quot;citationTag&quot;:&quot;MENDELEY_CITATION_v3_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IEV2b2wiLCJhY2Nlc3NlZCI6eyJkYXRlLXBhcnRzIjpbWzIwMjUsOSwxNF1dfSwiRE9JIjoiMTAuMTAwMi9lY2UzLjExNzMiLCJJU1NOIjoiMjA0NTc3NTgiLCJpc3N1ZWQiOnsiZGF0ZS1wYXJ0cyI6W1syMDE0LDhdXX0sInBhZ2UiOiIzMjE4LTMyMzUiLCJpc3N1ZSI6IjE2Iiwidm9sdW1lIjoiNCJ9LCJpc1RlbXBvcmFyeSI6ZmFsc2V9XX0=&quot;,&quot;citationItems&quot;:[{&quot;id&quot;:&quot;ddfa6404-b836-3b9f-bdbc-bbda1f590b27&quot;,&quot;itemData&quot;:{&quot;type&quot;:&quot;article-journal&quot;,&quot;id&quot;:&quot;ddfa6404-b836-3b9f-bdbc-bbda1f590b27&quot;,&quot;title&quot;:&quot;Photosynthesis and nitrogen relationships in leaves of C&lt;sub&gt;3&lt;/sub&gt; plants&quot;,&quot;author&quot;:[{&quot;family&quot;:&quot;Evans&quot;,&quot;given&quot;:&quot;John R&quot;,&quot;parse-names&quot;:false,&quot;dropping-particle&quot;:&quot;&quot;,&quot;non-dropping-particle&quot;:&quot;&quot;}],&quot;container-title&quot;:&quot;Oecologia&quot;,&quot;DOI&quot;:&quot;10.1007/BF00377192&quot;,&quot;ISSN&quot;:&quot;0029-8549&quot;,&quot;issued&quot;:{&quot;date-parts&quot;:[[1989,1]]},&quot;page&quot;:&quot;9-19&quot;,&quot;abstract&quot;:&quot;We present sufficient conditions under which the generalized orthogonal matching pursuit algorithm recovers the true support set in the noiseless and noisy compressive sensing problems. We derive new bounds of inner products and norms of sparse signals using restricted isometry constants. The proposed sufficient conditions for the successful signal recovery are improved sufficient conditions over the existing ones.&quot;,&quot;issue&quot;:&quot;1&quot;,&quot;volume&quot;:&quot;78&quot;,&quot;container-title-short&quot;:&quot;Oecologia&quot;},&quot;isTemporary&quot;:false},{&quot;id&quot;:&quot;53c1b0cd-9a49-3420-bf91-80030a5a34b9&quot;,&quot;itemData&quot;:{&quot;type&quot;:&quot;paper-conference&quot;,&quot;id&quot;:&quot;53c1b0cd-9a49-3420-bf91-80030a5a34b9&quot;,&quot;title&quot;:&quot;Photosynthesis--nitrogen relationship in wild plants&quot;,&quot;author&quot;:[{&quot;family&quot;:&quot;Field&quot;,&quot;given&quot;:&quot;Christopher B&quot;,&quot;parse-names&quot;:false,&quot;dropping-particle&quot;:&quot;&quot;,&quot;non-dropping-particle&quot;:&quot;&quot;},{&quot;family&quot;:&quot;Mooney&quot;,&quot;given&quot;:&quot;Harold A&quot;,&quot;parse-names&quot;:false,&quot;dropping-particle&quot;:&quot;&quot;,&quot;non-dropping-particle&quot;:&quot;&quot;}],&quot;container-title&quot;:&quot;On the Economy of Plant Form and Function: Proceedings of the Sixth Maria Moors Cabot Symposium, Evolutionary Constraints on Primary Productivity, Adaptive Patterns of Energy Capture in Plants, Harvard Forest, August 1983&quot;,&quot;issued&quot;:{&quot;date-parts&quot;:[[1986]]},&quot;publisher&quot;:&quot;Cambridge [Cambridgeshire]: Cambridge University Press, c1986.&quot;,&quot;container-title-short&quot;:&quot;&quot;},&quot;isTemporary&quot;:false},{&quot;id&quot;:&quot;c6eb0ed5-0ab0-38a6-8800-c6d2b49098b0&quot;,&quot;itemData&quot;:{&quot;type&quot;:&quot;article-journal&quot;,&quot;id&quot;:&quot;c6eb0ed5-0ab0-38a6-8800-c6d2b49098b0&quot;,&quot;title&quot;:&quot;Leaf nutrients, not specific leaf area, are consistent indicators of elevated nutrient inputs&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 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M&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DOI&quot;:&quot;10.1038/s41559-018-0790-1&quot;,&quot;ISSN&quot;:&quot;2397-334X&quot;,&quot;URL&quot;:&quot;https://www.nature.com/articles/s41559-018-0790-1&quot;,&quot;issued&quot;:{&quot;date-parts&quot;:[[2019,2,4]]},&quot;page&quot;:&quot;400-406&quot;,&quot;issue&quot;:&quot;3&quot;,&quot;volume&quot;:&quot;3&quot;,&quot;container-title-short&quot;:&quot;Nat Ecol Evol&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id&quot;:&quot;a86647d7-0892-3f58-808e-6d34c5db65a2&quot;,&quot;itemData&quot;:{&quot;type&quot;:&quot;article-journal&quot;,&quot;id&quot;:&quot;a86647d7-0892-3f58-808e-6d34c5db65a2&quot;,&quot;title&quot;:&quot;The relationship of leaf photosynthetic traits - V&lt;sub&gt;cmax&lt;/sub&gt; and J&lt;sub&gt;max&lt;/sub&gt; - to leaf nitrogen, leaf phosphorus, and specific leaf area: a meta-analysis and modeling study&quot;,&quot;author&quot;:[{&quot;family&quot;:&quot;Walker&quot;,&quot;given&quot;:&quot;Anthony P&quot;,&quot;parse-names&quot;:false,&quot;dropping-particle&quot;:&quot;&quot;,&quot;non-dropping-particle&quot;:&quot;&quot;},{&quot;family&quot;:&quot;Beckerman&quot;,&quot;given&quot;:&quot;Andrew P&quot;,&quot;parse-names&quot;:false,&quot;dropping-particle&quot;:&quot;&quot;,&quot;non-dropping-particle&quot;:&quot;&quot;},{&quot;family&quot;:&quot;Gu&quot;,&quot;given&quot;:&quot;Lianhong&quot;,&quot;parse-names&quot;:false,&quot;dropping-particle&quot;:&quot;&quot;,&quot;non-dropping-particle&quot;:&quot;&quot;},{&quot;family&quot;:&quot;Kattge&quot;,&quot;given&quot;:&quot;Jens&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Scales&quot;,&quot;given&quot;:&quot;Joanna C&quot;,&quot;parse-names&quot;:false,&quot;dropping-particle&quot;:&quot;&quot;,&quot;non-dropping-particle&quot;:&quot;&quot;},{&quot;family&quot;:&quot;Wohlfahrt&quot;,&quot;given&quot;:&quot;Georg&quot;,&quot;parse-names&quot;:false,&quot;dropping-particle&quot;:&quot;&quot;,&quot;non-dropping-particle&quot;:&quot;&quot;},{&quot;family&quot;:&quot;Wullschleger&quot;,&quot;given&quot;:&quot;Stan D&quot;,&quot;parse-names&quot;:false,&quot;dropping-particle&quot;:&quot;&quot;,&quot;non-dropping-particle&quot;:&quot;&quot;},{&quot;family&quot;:&quot;Woodward&quot;,&quot;given&quot;:&quot;F. Ian&quot;,&quot;parse-names&quot;:false,&quot;dropping-particle&quot;:&quot;&quot;,&quot;non-dropping-particle&quot;:&quot;&quot;}],&quot;container-title&quot;:&quot;Ecology and Evolution&quot;,&quot;container-title-short&quot;:&quot;Ecol Evol&quot;,&quot;accessed&quot;:{&quot;date-parts&quot;:[[2025,9,14]]},&quot;DOI&quot;:&quot;10.1002/ece3.1173&quot;,&quot;ISSN&quot;:&quot;20457758&quot;,&quot;issued&quot;:{&quot;date-parts&quot;:[[2014,8]]},&quot;page&quot;:&quot;3218-3235&quot;,&quot;issue&quot;:&quot;16&quot;,&quot;volume&quot;:&quot;4&quot;},&quot;isTemporary&quot;:false}]},{&quot;citationID&quot;:&quot;MENDELEY_CITATION_7a39d3a4-9d6a-4130-8bfa-424b6725f25c&quot;,&quot;properties&quot;:{&quot;noteIndex&quot;:0},&quot;isEdited&quot;:false,&quot;manualOverride&quot;:{&quot;isManuallyOverridden&quot;:false,&quot;citeprocText&quot;:&quot;(Liang &lt;i&gt;et al.&lt;/i&gt;, 2020; Stocker &lt;i&gt;et al.&lt;/i&gt;, 2025)&quot;,&quot;manualOverrideText&quot;:&quot;&quot;},&quot;citationTag&quot;:&quot;MENDELEY_CITATION_v3_eyJjaXRhdGlvbklEIjoiTUVOREVMRVlfQ0lUQVRJT05fN2EzOWQzYTQtOWQ2YS00MTMwLThiZmEtNDI0YjY3MjVmMjVjIiwicHJvcGVydGllcyI6eyJub3RlSW5kZXgiOjB9LCJpc0VkaXRlZCI6ZmFsc2UsIm1hbnVhbE92ZXJyaWRlIjp7ImlzTWFudWFsbHlPdmVycmlkZGVuIjpmYWxzZSwiY2l0ZXByb2NUZXh0IjoiKExpYW5nIDxpPmV0IGFsLjwvaT4sIDIwMjA7IFN0b2NrZXIgPGk+ZXQgYWwuPC9pPiwgMjAyNSkiLCJtYW51YWxPdmVycmlkZVRleHQiOiIifSwiY2l0YXRpb25JdGVtcyI6W3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XX0=&quot;,&quot;citationItems&quot;:[{&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citationID&quot;:&quot;MENDELEY_CITATION_6724beed-509b-4e5d-92f5-faf3957aebf1&quot;,&quot;properties&quot;:{&quot;noteIndex&quot;:0},&quot;isEdited&quot;:false,&quot;manualOverride&quot;:{&quot;isManuallyOverridden&quot;:false,&quot;citeprocText&quot;:&quot;(Evans &amp;#38; Seemann, 1989; Waring &lt;i&gt;et al.&lt;/i&gt;, 2023)&quot;,&quot;manualOverrideText&quot;:&quot;&quot;},&quot;citationTag&quot;:&quot;MENDELEY_CITATION_v3_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gRXhwIEJvdC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XX0=&quot;,&quot;citationItems&quot;:[{&quot;id&quot;:&quot;1604c459-613c-3f19-8b36-f91ac6a34e16&quot;,&quot;itemData&quot;:{&quot;type&quot;:&quot;article-journal&quot;,&quot;id&quot;:&quot;1604c459-613c-3f19-8b36-f91ac6a34e16&quot;,&quot;title&quot;:&quot;The allocation of protein nitrogen in the photosynthetic apparatus: costs, consequences, and control&quot;,&quot;author&quot;:[{&quot;family&quot;:&quot;Evans&quot;,&quot;given&quot;:&quot;John R&quot;,&quot;parse-names&quot;:false,&quot;dropping-particle&quot;:&quot;&quot;,&quot;non-dropping-particle&quot;:&quot;&quot;},{&quot;family&quot;:&quot;Seemann&quot;,&quot;given&quot;:&quot;Jeffrey R&quot;,&quot;parse-names&quot;:false,&quot;dropping-particle&quot;:&quot;&quot;,&quot;non-dropping-particle&quot;:&quot;&quot;}],&quot;container-title&quot;:&quot;Photosynthesis&quot;,&quot;issued&quot;:{&quot;date-parts&quot;:[[1989]]},&quot;page&quot;:&quot;183-205&quot;,&quot;volume&quot;:&quot;8&quot;,&quot;container-title-short&quot;:&quot;&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citationID&quot;:&quot;MENDELEY_CITATION_84f18e0b-de73-4715-a83b-4f550a0849ee&quot;,&quot;properties&quot;:{&quot;noteIndex&quot;:0},&quot;isEdited&quot;:false,&quot;manualOverride&quot;:{&quot;isManuallyOverridden&quot;:false,&quot;citeprocText&quot;:&quot;(Rogers &lt;i&gt;et al.&lt;/i&gt;, 2017)&quot;,&quot;manualOverrideText&quot;:&quot;&quot;},&quot;citationTag&quot;:&quot;MENDELEY_CITATION_v3_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&quot;,&quot;citationItems&quot;:[{&quot;id&quot;:&quot;4ae83308-d169-3c13-952f-54966b22c1ec&quot;,&quot;itemData&quot;:{&quot;type&quot;:&quot;article-journal&quot;,&quot;id&quot;:&quot;4ae83308-d169-3c13-952f-54966b22c1ec&quot;,&quot;title&quot;:&quot;A roadmap for improving the representation of photosynthesis in Earth system models&quot;,&quot;author&quot;:[{&quot;family&quot;:&quot;Rogers&quot;,&quot;given&quot;:&quot;Alistair&quot;,&quot;parse-names&quot;:false,&quot;dropping-particle&quot;:&quot;&quot;,&quot;non-dropping-particle&quot;:&quot;&quot;},{&quot;family&quot;:&quot;Medlyn&quot;,&quot;given&quot;:&quot;Belinda E&quot;,&quot;parse-names&quot;:false,&quot;dropping-particle&quot;:&quot;&quot;,&quot;non-dropping-particle&quot;:&quot;&quot;},{&quot;family&quot;:&quot;Dukes&quot;,&quot;given&quot;:&quot;Jeffrey S&quot;,&quot;parse-names&quot;:false,&quot;dropping-particle&quot;:&quot;&quot;,&quot;non-dropping-particle&quot;:&quot;&quot;},{&quot;family&quot;:&quot;Bonan&quot;,&quot;given&quot;:&quot;Gordon B&quot;,&quot;parse-names&quot;:false,&quot;dropping-particle&quot;:&quot;&quot;,&quot;non-dropping-particle&quot;:&quot;&quot;},{&quot;family&quot;:&quot;Caemmerer&quot;,&quot;given&quot;:&quot;Susanne&quot;,&quot;parse-names&quot;:false,&quot;dropping-particle&quot;:&quot;&quot;,&quot;non-dropping-particle&quot;:&quot;&quot;},{&quot;family&quot;:&quot;Dietze&quot;,&quot;given&quot;:&quot;Michael C&quot;,&quot;parse-names&quot;:false,&quot;dropping-particle&quot;:&quot;&quot;,&quot;non-dropping-particle&quot;:&quot;&quot;},{&quot;family&quot;:&quot;Kattge&quot;,&quot;given&quot;:&quot;Jens&quot;,&quot;parse-names&quot;:false,&quot;dropping-particle&quot;:&quot;&quot;,&quot;non-dropping-particle&quot;:&quot;&quot;},{&quot;family&quot;:&quot;Leakey&quot;,&quot;given&quot;:&quot;Andrew D B&quot;,&quot;parse-names&quot;:false,&quot;dropping-particle&quot;:&quot;&quot;,&quot;non-dropping-particle&quot;:&quot;&quot;},{&quot;family&quot;:&quot;Mercado&quot;,&quot;given&quot;:&quot;Lina M&quot;,&quot;parse-names&quot;:false,&quot;dropping-particle&quot;:&quot;&quot;,&quot;non-dropping-particle&quot;:&quot;&quot;},{&quot;family&quot;:&quot;Niinemets&quot;,&quot;given&quot;:&quot;Ülo&quot;,&quot;parse-names&quot;:false,&quot;dropping-particle&quot;:&quot;&quot;,&quot;non-dropping-particle&quot;:&quot;&quot;},{&quot;family&quot;:&quot;Prentice&quot;,&quot;given&quot;:&quot;I Colin&quot;,&quot;parse-names&quot;:false,&quot;dropping-particle&quot;:&quot;&quot;,&quot;non-dropping-particle&quot;:&quot;&quot;},{&quot;family&quot;:&quot;Serbin&quot;,&quot;given&quot;:&quot;Shawn P&quot;,&quot;parse-names&quot;:false,&quot;dropping-particle&quot;:&quot;&quot;,&quot;non-dropping-particle&quot;:&quot;&quot;},{&quot;family&quot;:&quot;Sitch&quot;,&quot;given&quot;:&quot;Stephen&quot;,&quot;parse-names&quot;:false,&quot;dropping-particle&quot;:&quot;&quot;,&quot;non-dropping-particle&quot;:&quot;&quot;},{&quot;family&quot;:&quot;Way&quot;,&quot;given&quot;:&quot;Danielle A&quot;,&quot;parse-names&quot;:false,&quot;dropping-particle&quot;:&quot;&quot;,&quot;non-dropping-particle&quot;:&quot;&quot;},{&quot;family&quot;:&quot;Zaehle&quot;,&quot;given&quot;:&quot;Sönke&quot;,&quot;parse-names&quot;:false,&quot;dropping-particle&quot;:&quot;&quot;,&quot;non-dropping-particle&quot;:&quot;&quot;}],&quot;container-title&quot;:&quot;New Phytologist&quot;,&quot;DOI&quot;:&quot;10.1111/nph.14283&quot;,&quot;ISSN&quot;:&quot;0028-646X&quot;,&quot;URL&quot;:&quot;https://onlinelibrary.wiley.com/doi/10.1111/nph.14283&quot;,&quot;issued&quot;:{&quot;date-parts&quot;:[[2017,1,28]]},&quot;page&quot;:&quot;22-42&quot;,&quot;abstract&quot;:&quot;Accurate representation of photosynthesis in terrestrial biosphere models (TBMs) is essential for robust projections of global change. However, current representations vary markedly between TBMs, contributing uncertainty to projections of global carbon fluxes. Here we compared the representation of photosynthesis in seven TBMs by examining leaf and canopy level responses of photosynthetic CO2 assimilation (A) to key environmental variables: light, temper- ature, CO2 concentration, vapor pressure deficit and soil water content. We identified research areas where limited process knowledge prevents inclusion of physiological phenomena in current TBMs and research areas where data are urgently needed for model parameterization or evaluation. We provide a roadmap for new science needed to improve the representation of photo- synthesis in the next generation of terrestrial biosphere and Earth system models.&quot;,&quot;issue&quot;:&quot;1&quot;,&quot;volume&quot;:&quot;213&quot;,&quot;container-title-short&quot;:&quot;&quot;},&quot;isTemporary&quot;:false}]},{&quot;citationID&quot;:&quot;MENDELEY_CITATION_a4dbb317-e5e9-4b06-8920-9a2f36084906&quot;,&quot;properties&quot;:{&quot;noteIndex&quot;:0},&quot;isEdited&quot;:false,&quot;manualOverride&quot;:{&quot;isManuallyOverridden&quot;:false,&quot;citeprocText&quot;:&quot;(Liang &lt;i&gt;et al.&lt;/i&gt;, 2020; Waring &lt;i&gt;et al.&lt;/i&gt;, 2023; Perkowski &lt;i&gt;et al.&lt;/i&gt;, 2025b; Stocker &lt;i&gt;et al.&lt;/i&gt;, 2025)&quot;,&quot;manualOverrideText&quot;:&quot;&quot;},&quot;citationTag&quot;:&quot;MENDELEY_CITATION_v3_eyJjaXRhdGlvbklEIjoiTUVOREVMRVlfQ0lUQVRJT05fYTRkYmIzMTctZTVlOS00YjA2LTg5MjAtOWEyZjM2MDg0OTA2IiwicHJvcGVydGllcyI6eyJub3RlSW5kZXgiOjB9LCJpc0VkaXRlZCI6ZmFsc2UsIm1hbnVhbE92ZXJyaWRlIjp7ImlzTWFudWFsbHlPdmVycmlkZGVuIjpmYWxzZSwiY2l0ZXByb2NUZXh0IjoiKExpYW5nIDxpPmV0IGFsLjwvaT4sIDIwMjA7IFdhcmluZyA8aT5ldCBhbC48L2k+LCAyMDIzOyBQZXJrb3dza2kgPGk+ZXQgYWwuPC9pPiwgMjAyNWI7IFN0b2NrZXIgPGk+ZXQgYWwuPC9pPiwgMjAyNSkiLCJtYW51YWxPdmVycmlkZVRleHQiOiIifSwiY2l0YXRpb25JdGVtcyI6W3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IEV4cCBCb3Q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&quot;,&quot;citationItems&quot;:[{&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id&quot;:&quot;a3bb5bea-d0f4-3379-8ca7-972c94e716da&quot;,&quot;itemData&quot;:{&quot;type&quot;:&quot;article-journal&quot;,&quot;id&quot;:&quot;a3bb5bea-d0f4-3379-8ca7-972c94e716da&quot;,&quot;title&quot;:&quot;Increasing nitrogen availability increases water use efficiency and decreases nitrogen use efficiency in &lt;i&gt;Acer saccharum&lt;/i&gt;&quot;,&quot;author&quot;:[{&quot;family&quot;:&quot;Perkowski&quot;,&quot;given&quot;:&quot;Evan A&quot;,&quot;parse-names&quot;:false,&quot;dropping-particle&quot;:&quot;&quot;,&quot;non-dropping-particle&quot;:&quot;&quot;},{&quot;family&quot;:&quot;Frey&quot;,&quot;given&quot;:&quot;David W&quot;,&quot;parse-names&quot;:false,&quot;dropping-particle&quot;:&quot;&quot;,&quot;non-dropping-particle&quot;:&quot;&quot;},{&quot;family&quot;:&quot;Goodale&quot;,&quot;given&quot;:&quot;Christine L&quot;,&quot;parse-names&quot;:false,&quot;dropping-particle&quot;:&quot;&quot;,&quot;non-dropping-particle&quot;:&quot;&quot;},{&quot;family&quot;:&quot;Smith&quot;,&quot;given&quot;:&quot;Nicholas G&quot;,&quot;parse-names&quot;:false,&quot;dropping-particle&quot;:&quot;&quot;,&quot;non-dropping-particle&quot;:&quot;&quot;}],&quot;container-title&quot;:&quot;Tree Physiology&quot;,&quot;container-title-short&quot;:&quot;Tree Physiol&quot;,&quot;issued&quot;:{&quot;date-parts&quot;:[[2025]]}},&quot;isTemporary&quot;:false}]},{&quot;citationID&quot;:&quot;MENDELEY_CITATION_d01b5f8d-6dd2-46c9-8182-a5420825d9ad&quot;,&quot;properties&quot;:{&quot;noteIndex&quot;:0},&quot;isEdited&quot;:false,&quot;manualOverride&quot;:{&quot;isManuallyOverridden&quot;:false,&quot;citeprocText&quot;:&quot;(Smith &lt;i&gt;et al.&lt;/i&gt;, 2019; Dong &lt;i&gt;et al.&lt;/i&gt;, 2020; Peng &lt;i&gt;et al.&lt;/i&gt;, 2021; Westerband &lt;i&gt;et al.&lt;/i&gt;, 2023)&quot;,&quot;manualOverrideText&quot;:&quot;&quot;},&quot;citationTag&quot;:&quot;MENDELEY_CITATION_v3_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&quot;,&quot;citationItems&quot;:[{&quot;id&quot;:&quot;a682e987-1248-31db-8cf9-297b792f788b&quot;,&quot;itemData&quot;:{&quot;type&quot;:&quot;article-journal&quot;,&quot;id&quot;:&quot;a682e987-1248-31db-8cf9-297b792f788b&quot;,&quot;title&quot;:&quot;Global photosynthetic capacity is optimized to the environment&quot;,&quot;author&quot;:[{&quot;family&quot;:&quot;Smith&quot;,&quot;given&quot;:&quot;Nicholas G&quot;,&quot;parse-names&quot;:false,&quot;dropping-particle&quot;:&quot;&quot;,&quot;non-dropping-particle&quot;:&quot;&quot;},{&quot;family&quot;:&quot;Keenan&quot;,&quot;given&quot;:&quot;Trevor F&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Wright&quot;,&quot;given&quot;:&quot;Ian J&quot;,&quot;parse-names&quot;:false,&quot;dropping-particle&quot;:&quot;&quot;,&quot;non-dropping-particle&quot;:&quot;&quot;},{&quot;family&quot;:&quot;Niinemets&quot;,&quot;given&quot;:&quot;Ülo&quot;,&quot;parse-names&quot;:false,&quot;dropping-particle&quot;:&quot;&quot;,&quot;non-dropping-particle&quot;:&quot;&quot;},{&quot;family&quot;:&quot;Crous&quot;,&quot;given&quot;:&quot;Kristine Y&quot;,&quot;parse-names&quot;:false,&quot;dropping-particle&quot;:&quot;&quot;,&quot;non-dropping-particle&quot;:&quot;&quot;},{&quot;family&quot;:&quot;Domingues&quot;,&quot;given&quot;:&quot;Tomas F&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Kattge&quot;,&quot;given&quot;:&quot;Jens&quot;,&quot;parse-names&quot;:false,&quot;dropping-particle&quot;:&quot;&quot;,&quot;non-dropping-particle&quot;:&quot;&quot;},{&quot;family&quot;:&quot;Kruger&quot;,&quot;given&quot;:&quot;Eric L&quot;,&quot;parse-names&quot;:false,&quot;dropping-particle&quot;:&quot;&quot;,&quot;non-dropping-particle&quot;:&quot;&quot;},{&quot;family&quot;:&quot;Maire&quot;,&quot;given&quot;:&quot;Vincent&quot;,&quot;parse-names&quot;:false,&quot;dropping-particle&quot;:&quot;&quot;,&quot;non-dropping-particle&quot;:&quot;&quot;},{&quot;family&quot;:&quot;Rogers&quot;,&quot;given&quot;:&quot;Alistair&quot;,&quot;parse-names&quot;:false,&quot;dropping-particle&quot;:&quot;&quot;,&quot;non-dropping-particle&quot;:&quot;&quot;},{&quot;family&quot;:&quot;Serbin&quot;,&quot;given&quot;:&quot;Shawn P&quot;,&quot;parse-names&quot;:false,&quot;dropping-particle&quot;:&quot;&quot;,&quot;non-dropping-particle&quot;:&quot;&quot;},{&quot;family&quot;:&quot;Tarvainen&quot;,&quot;given&quot;:&quot;Lasse&quot;,&quot;parse-names&quot;:false,&quot;dropping-particle&quot;:&quot;&quot;,&quot;non-dropping-particle&quot;:&quot;&quot;},{&quot;family&quot;:&quot;Togashi&quot;,&quot;given&quot;:&quot;Henrique F&quot;,&quot;parse-names&quot;:false,&quot;dropping-particle&quot;:&quot;&quot;,&quot;non-dropping-particle&quot;:&quot;&quot;},{&quot;family&quot;:&quot;Townsend&quot;,&quot;given&quot;:&quot;Philip A&quot;,&quot;parse-names&quot;:false,&quot;dropping-particle&quot;:&quot;&quot;,&quot;non-dropping-particle&quot;:&quot;&quot;},{&quot;family&quot;:&quot;Wang&quot;,&quot;given&quot;:&quot;Meng&quot;,&quot;parse-names&quot;:false,&quot;dropping-particle&quot;:&quot;&quot;,&quot;non-dropping-particle&quot;:&quot;&quot;},{&quot;family&quot;:&quot;Weerasinghe&quot;,&quot;given&quot;:&quot;Lasantha K&quot;,&quot;parse-names&quot;:false,&quot;dropping-particle&quot;:&quot;&quot;,&quot;non-dropping-particle&quot;:&quot;&quot;},{&quot;family&quot;:&quot;Zhou&quot;,&quot;given&quot;:&quot;Shuang-Xi&quot;,&quot;parse-names&quot;:false,&quot;dropping-particle&quot;:&quot;&quot;,&quot;non-dropping-particle&quot;:&quot;&quot;}],&quot;container-title&quot;:&quot;Ecology Letters&quot;,&quot;container-title-short&quot;:&quot;Ecol Lett&quot;,&quot;DOI&quot;:&quot;10.1111/ele.13210&quot;,&quot;ISSN&quot;:&quot;1461-023X&quot;,&quot;URL&quot;:&quot;https://onlinelibrary.wiley.com/doi/10.1111/ele.13210&quot;,&quot;issued&quot;:{&quot;date-parts&quot;:[[2019,3,4]]},&quot;page&quot;:&quot;506-517&quot;,&quot;abstract&quot;:&quot;Earth system models (ESMs) use photosynthetic capacity, indexed by the maximum Rubisco car- boxylation rate (Vcmax), to simulate carbon assimilation and typically rely on empirical estimates, including an assumed dependence on leaf nitrogen determined from soil fertility. In contrast, new theory, based on biochemical coordination and co-optimization of carboxylation and water costs for photosynthesis, suggests that optimal Vcmax can be predicted from climate alone, irrespective of soil fertility. Here, we develop this theory and find it captures 64% of observed variability in a global, field-measured Vcmax dataset for C3 plants. Soil fertility indices explained substantially less variation (32%). These results indicate that environmentally regulated biophysical constraints and light availability are the first-order drivers of global photosynthetic capacity. Through acclimation and adaptation, plants efficiently utilize resources at the leaf level, thus maximizing potential resource use for growth and reproduction. Our theory offers a robust strategy for dynamically predicting photosynthetic capacity in ESMs.&quot;,&quot;issue&quot;:&quot;3&quot;,&quot;volume&quot;:&quot;22&quot;},&quot;isTemporary&quot;:false},{&quot;id&quot;:&quot;80cb8924-fe1a-3e46-8fad-2da78e098fe2&quot;,&quot;itemData&quot;:{&quot;type&quot;:&quot;article-journal&quot;,&quot;id&quot;:&quot;80cb8924-fe1a-3e46-8fad-2da78e098fe2&quot;,&quot;title&quot;:&quot;Global climate and nutrient controls of photosynthetic capacity&quot;,&quot;author&quot;:[{&quot;family&quot;:&quot;Peng&quot;,&quot;given&quot;:&quot;Yunke&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Prentice&quot;,&quot;given&quot;:&quot;Iain Colin&quot;,&quot;parse-names&quot;:false,&quot;dropping-particle&quot;:&quot;&quot;,&quot;non-dropping-particle&quot;:&quot;&quot;}],&quot;container-title&quot;:&quot;Communications Biology&quot;,&quot;container-title-short&quot;:&quot;Commun Biol&quot;,&quot;accessed&quot;:{&quot;date-parts&quot;:[[2024,10,9]]},&quot;DOI&quot;:&quot;10.1038/s42003-021-01985-7&quot;,&quot;ISBN&quot;:&quot;4200302101&quot;,&quot;ISSN&quot;:&quot;2399-3642&quot;,&quot;PMID&quot;:&quot;33846550&quot;,&quot;issued&quot;:{&quot;date-parts&quot;:[[2021,12,12]]},&quot;page&quot;:&quot;462&quot;,&quot;abstract&quot;:&quot;There is huge uncertainty about how global exchanges of carbon between the atmosphere and land will respond to continuing environmental change. A better representation of photosynthetic capacity is required for Earth System models to simulate carbon assimilation reliably. Here we use a global leaf-trait dataset to test whether photosynthetic capacity is quantitatively predictable from climate, based on optimality principles; and to explore how this prediction is modified by soil properties, including indices of nitrogen and phosphorus availability, measured in situ. The maximum rate of carboxylation standardized to 25 °C ( V cmax25 ) was found to be proportional to growing-season irradiance, and to increase—as predicted—towards both colder and drier climates. Individual species’ departures from predicted V cmax25 covaried with area-based leaf nitrogen ( N area ) but community-mean V cmax25 was unrelated to N area , which in turn was unrelated to the soil C:N ratio. In contrast, leaves with low area-based phosphorus ( P area ) had low V cmax25 (both between and within communities), and P area increased with total soil P. These findings do not support the assumption, adopted in some ecosystem and Earth System models, that leaf-level photosynthetic capacity depends on soil N supply. They do, however, support a previously-noted relationship between photosynthesis and soil P supply.&quot;,&quot;issue&quot;:&quot;1&quot;,&quot;volume&quot;:&quot;4&quot;},&quot;isTemporary&quot;:false},{&quot;id&quot;:&quot;23286a76-8391-3369-bbcc-285cba985c08&quot;,&quot;itemData&quot;:{&quot;type&quot;:&quot;article-journal&quot;,&quot;id&quot;:&quot;23286a76-8391-3369-bbcc-285cba985c08&quot;,&quot;title&quot;:&quot;Components of leaf‐trait variation along environmental gradients&quot;,&quot;author&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Evans&quot;,&quot;given&quot;:&quot;Bradley J&quot;,&quot;parse-names&quot;:false,&quot;dropping-particle&quot;:&quot;&quot;,&quot;non-dropping-particle&quot;:&quot;&quot;},{&quot;family&quot;:&quot;Togashi&quot;,&quot;given&quot;:&quot;Henrique F&quot;,&quot;parse-names&quot;:false,&quot;dropping-particle&quot;:&quot;&quot;,&quot;non-dropping-particle&quot;:&quot;&quot;},{&quot;family&quot;:&quot;Caddy-Retalic&quot;,&quot;given&quot;:&quot;Stefan&quot;,&quot;parse-names&quot;:false,&quot;dropping-particle&quot;:&quot;&quot;,&quot;non-dropping-particle&quot;:&quot;&quot;},{&quot;family&quot;:&quot;McInerney&quot;,&quot;given&quot;:&quot;Francesca A&quot;,&quot;parse-names&quot;:false,&quot;dropping-particle&quot;:&quot;&quot;,&quot;non-dropping-particle&quot;:&quot;&quot;},{&quot;family&quot;:&quot;Sparrow&quot;,&quot;given&quot;:&quot;Ben&quot;,&quot;parse-names&quot;:false,&quot;dropping-particle&quot;:&quot;&quot;,&quot;non-dropping-particle&quot;:&quot;&quot;},{&quot;family&quot;:&quot;Leitch&quot;,&quot;given&quot;:&quot;Emrys&quot;,&quot;parse-names&quot;:false,&quot;dropping-particle&quot;:&quot;&quot;,&quot;non-dropping-particle&quot;:&quot;&quot;},{&quot;family&quot;:&quot;Lowe&quot;,&quot;given&quot;:&quot;Andrew J&quot;,&quot;parse-names&quot;:false,&quot;dropping-particle&quot;:&quot;&quot;,&quot;non-dropping-particle&quot;:&quot;&quot;}],&quot;container-title&quot;:&quot;New Phytologist&quot;,&quot;DOI&quot;:&quot;10.1111/nph.16558&quot;,&quot;ISSN&quot;:&quot;0028-646X&quot;,&quot;URL&quot;:&quot;https://onlinelibrary.wiley.com/doi/10.1111/nph.16558&quot;,&quot;issued&quot;:{&quot;date-parts&quot;:[[2020,10,24]]},&quot;page&quot;:&quot;82-94&quot;,&quot;issue&quot;:&quot;1&quot;,&quot;volume&quot;:&quot;228&quot;,&quot;container-title-short&quot;:&quot;&quot;},&quot;isTemporary&quot;:false},{&quot;id&quot;:&quot;e18aa1a1-e57a-348d-a55d-c6b894c8e3a6&quot;,&quot;itemData&quot;:{&quot;type&quot;:&quot;article-journal&quot;,&quot;id&quot;:&quot;e18aa1a1-e57a-348d-a55d-c6b894c8e3a6&quot;,&quot;title&quot;:&quot;Coordination of photosynthetic traits across soil and climate gradients&quot;,&quot;author&quot;:[{&quot;family&quot;:&quot;Westerband&quot;,&quot;given&quot;:&quot;Andrea C&quot;,&quot;parse-names&quot;:false,&quot;dropping-particle&quot;:&quot;&quot;,&quot;non-dropping-particle&quot;:&quot;&quot;},{&quot;family&quot;:&quot;Wright&quot;,&quot;given&quot;:&quot;Ian J&quot;,&quot;parse-names&quot;:false,&quot;dropping-particle&quot;:&quot;&quot;,&quot;non-dropping-particle&quot;:&quot;&quot;},{&quot;family&quot;:&quot;Maire&quot;,&quot;given&quot;:&quot;Vincent&quot;,&quot;parse-names&quot;:false,&quot;dropping-particle&quot;:&quot;&quot;,&quot;non-dropping-particle&quot;:&quot;&quot;},{&quot;family&quot;:&quot;Paillassa&quot;,&quot;given&quot;:&quot;Jennifer&quot;,&quot;parse-names&quot;:false,&quot;dropping-particle&quot;:&quot;&quot;,&quot;non-dropping-particle&quot;:&quot;&quot;},{&quot;family&quot;:&quot;Prentice&quot;,&quot;given&quot;:&quot;Iain Colin&quot;,&quot;parse-names&quot;:false,&quot;dropping-particle&quot;:&quot;&quot;,&quot;non-dropping-particle&quot;:&quot;&quot;},{&quot;family&quot;:&quot;Atkin&quot;,&quot;given&quot;:&quot;Owen K&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Guilherme Pereira&quot;,&quot;given&quot;:&quot;Caio&quot;,&quot;parse-names&quot;:false,&quot;dropping-particle&quot;:&quot;&quot;,&quot;non-dropping-particle&quot;:&quot;&quot;},{&quot;family&quot;:&quot;Lambers&quot;,&quot;given&quot;:&quot;Hans&quot;,&quot;parse-names&quot;:false,&quot;dropping-particle&quot;:&quot;&quot;,&quot;non-dropping-particle&quot;:&quot;&quot;},{&quot;family&quot;:&quot;Leishman&quot;,&quot;given&quot;:&quot;Michelle R&quot;,&quot;parse-names&quot;:false,&quot;dropping-particle&quot;:&quot;&quot;,&quot;non-dropping-particle&quot;:&quot;&quot;},{&quot;family&quot;:&quot;Malhi&quot;,&quot;given&quot;:&quot;Yadvinder&quot;,&quot;parse-names&quot;:false,&quot;dropping-particle&quot;:&quot;&quot;,&quot;non-dropping-particle&quot;:&quot;&quot;},{&quot;family&quot;:&quot;Nolan&quot;,&quot;given&quot;:&quot;Rachael H&quot;,&quot;parse-names&quot;:false,&quot;dropping-particle&quot;:&quot;&quot;,&quot;non-dropping-particle&quot;:&quot;&quot;}],&quot;container-title&quot;:&quot;Global Change Biology&quot;,&quot;container-title-short&quot;:&quot;Glob Chang Biol&quot;,&quot;DOI&quot;:&quot;10.1111/gcb.16501&quot;,&quot;ISBN&quot;:&quot;1410706516&quot;,&quot;ISSN&quot;:&quot;1354-1013&quot;,&quot;PMID&quot;:&quot;25669675&quot;,&quot;issued&quot;:{&quot;date-parts&quot;:[[2023,2,16]]},&quot;page&quot;:&quot;856-873&quot;,&quot;issue&quot;:&quot;3&quot;,&quot;volume&quot;:&quot;29&quot;},&quot;isTemporary&quot;:false}]},{&quot;citationID&quot;:&quot;MENDELEY_CITATION_3231905e-5b7c-43ef-9bba-6ec0eb9af26f&quot;,&quot;properties&quot;:{&quot;noteIndex&quot;:0},&quot;isEdited&quot;:false,&quot;manualOverride&quot;:{&quot;isManuallyOverridden&quot;:false,&quot;citeprocText&quot;:&quot;(Hoeksema &lt;i&gt;et al.&lt;/i&gt;, 2010; Ghannoum &lt;i&gt;et al.&lt;/i&gt;, 2011; Valeria &amp;#38; Santiago, 2011; Kivlin &lt;i&gt;et al.&lt;/i&gt;, 2013; Cleland &lt;i&gt;et al.&lt;/i&gt;, 2019; Cheaib &lt;i&gt;et al.&lt;/i&gt;, 2025b; Perkowski &lt;i&gt;et al.&lt;/i&gt;, 2025a)&quot;,&quot;manualOverrideText&quot;:&quot;&quot;},&quot;citationTag&quot;:&quot;MENDELEY_CITATION_v3_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&quot;,&quot;citationItems&quot;:[{&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container-title-short&quot;:&quot;J Exp Bot&quot;},&quot;isTemporary&quot;:false},{&quot;id&quot;:&quot;e61dda5d-dcaa-3b08-8779-f0bdeccb3586&quot;,&quot;itemData&quot;:{&quot;type&quot;:&quot;article-journal&quot;,&quot;id&quot;:&quot;e61dda5d-dcaa-3b08-8779-f0bdeccb3586&quot;,&quot;title&quot;:&quot;A meta-analysis of context-dependency in plant response to inoculation with mycorrhizal fungi&quot;,&quot;author&quot;:[{&quot;family&quot;:&quot;Hoeksema&quot;,&quot;given&quot;:&quot;Jason D&quot;,&quot;parse-names&quot;:false,&quot;dropping-particle&quot;:&quot;&quot;,&quot;non-dropping-particle&quot;:&quot;&quot;},{&quot;family&quot;:&quot;Chaudhary&quot;,&quot;given&quot;:&quot;V Bala&quot;,&quot;parse-names&quot;:false,&quot;dropping-particle&quot;:&quot;&quot;,&quot;non-dropping-particle&quot;:&quot;&quot;},{&quot;family&quot;:&quot;Gehring&quot;,&quot;given&quot;:&quot;Catherine A&quot;,&quot;parse-names&quot;:false,&quot;dropping-particle&quot;:&quot;&quot;,&quot;non-dropping-particle&quot;:&quot;&quot;},{&quot;family&quot;:&quot;Johnson&quot;,&quot;given&quot;:&quot;Nancy Collins&quot;,&quot;parse-names&quot;:false,&quot;dropping-particle&quot;:&quot;&quot;,&quot;non-dropping-particle&quot;:&quot;&quot;},{&quot;family&quot;:&quot;Karst&quot;,&quot;given&quot;:&quot;Justine&quot;,&quot;parse-names&quot;:false,&quot;dropping-particle&quot;:&quot;&quot;,&quot;non-dropping-particle&quot;:&quot;&quot;},{&quot;family&quot;:&quot;Koide&quot;,&quot;given&quot;:&quot;Roger T&quot;,&quot;parse-names&quot;:false,&quot;dropping-particle&quot;:&quot;&quot;,&quot;non-dropping-particle&quot;:&quot;&quot;},{&quot;family&quot;:&quot;Pringle&quot;,&quot;given&quot;:&quot;Anne&quot;,&quot;parse-names&quot;:false,&quot;dropping-particle&quot;:&quot;&quot;,&quot;non-dropping-particle&quot;:&quot;&quot;},{&quot;family&quot;:&quot;Zabinski&quot;,&quot;given&quot;:&quot;Catherine&quot;,&quot;parse-names&quot;:false,&quot;dropping-particle&quot;:&quot;&quot;,&quot;non-dropping-particle&quot;:&quot;&quot;},{&quot;family&quot;:&quot;Bever&quot;,&quot;given&quot;:&quot;James D&quot;,&quot;parse-names&quot;:false,&quot;dropping-particle&quot;:&quot;&quot;,&quot;non-dropping-particle&quot;:&quot;&quot;},{&quot;family&quot;:&quot;Moore&quot;,&quot;given&quot;:&quot;John C&quot;,&quot;parse-names&quot;:false,&quot;dropping-particle&quot;:&quot;&quot;,&quot;non-dropping-particle&quot;:&quot;&quot;},{&quot;family&quot;:&quot;Wilson&quot;,&quot;given&quot;:&quot;Gail W T&quot;,&quot;parse-names&quot;:false,&quot;dropping-particle&quot;:&quot;&quot;,&quot;non-dropping-particle&quot;:&quot;&quot;},{&quot;family&quot;:&quot;Klironomos&quot;,&quot;given&quot;:&quot;John N&quot;,&quot;parse-names&quot;:false,&quot;dropping-particle&quot;:&quot;&quot;,&quot;non-dropping-particle&quot;:&quot;&quot;},{&quot;family&quot;:&quot;Umbanhowar&quot;,&quot;given&quot;:&quot;James&quot;,&quot;parse-names&quot;:false,&quot;dropping-particle&quot;:&quot;&quot;,&quot;non-dropping-particle&quot;:&quot;&quot;}],&quot;container-title&quot;:&quot;Ecology Letters&quot;,&quot;container-title-short&quot;:&quot;Ecol Lett&quot;,&quot;DOI&quot;:&quot;10.1111/j.1461-0248.2009.01430.x&quot;,&quot;ISSN&quot;:&quot;1461023X&quot;,&quot;PMID&quot;:&quot;20100237&quot;,&quot;issued&quot;:{&quot;date-parts&quot;:[[2010]]},&quot;page&quot;:&quot;394-407&quot;,&quot;abstract&quot;:&quot;Mycorrhizal fungi influence plant growth, local biodiversity and ecosystem function. Effects of the symbiosis on plants span the continuum from mutualism to parasitism. We sought to understand this variation in symbiotic function using meta-analysis with information theory-based model selection to assess the relative importance of factors in five categories: (1) identity of the host plant and its functional characteristics, (2) identity and type of mycorrhizal fungi (arbuscular mycorrhizal vs. ectomycorrhizal), (3) soil fertility, (4) biotic complexity of the soil and (5) experimental location (laboratory vs. field). Across most subsets of the data, host plant functional group and N-fertilization were surprisingly much more important in predicting plant responses to mycorrhizal inoculation ('plant response') than other factors. Non-N-fixing forbs and woody plants and C4 grasses responded more positively to mycorrhizal inoculation than plants with N-fixing bacterial symbionts and C3 grasses. In laboratory studies of the arbuscular mycorrhizal symbiosis, plant response was more positive when the soil community was more complex. Univariate analyses supported the hypothesis that plant response is most positive when plants are P-limited rather than N-limited. These results emphasize that mycorrhizal function depends on both abiotic and biotic context, and have implications for plant community theory and restoration ecology. © 2010 Blackwell Publishing Ltd/CNRS.&quot;,&quot;issue&quot;:&quot;3&quot;,&quot;volume&quot;:&quot;13&quot;},&quot;isTemporary&quot;:false},{&quot;id&quot;:&quot;8b96c168-035c-31c2-afea-7e2772e7a178&quot;,&quot;itemData&quot;:{&quot;type&quot;:&quot;article-journal&quot;,&quot;id&quot;:&quot;8b96c168-035c-31c2-afea-7e2772e7a178&quot;,&quot;title&quot;:&quot;Fungal symbionts alter plant responses to global change&quot;,&quot;author&quot;:[{&quot;family&quot;:&quot;Kivlin&quot;,&quot;given&quot;:&quot;Stephanie N&quot;,&quot;parse-names&quot;:false,&quot;dropping-particle&quot;:&quot;&quot;,&quot;non-dropping-particle&quot;:&quot;&quot;},{&quot;family&quot;:&quot;Emery&quot;,&quot;given&quot;:&quot;Sarah M&quot;,&quot;parse-names&quot;:false,&quot;dropping-particle&quot;:&quot;&quot;,&quot;non-dropping-particle&quot;:&quot;&quot;},{&quot;family&quot;:&quot;Rudgers&quot;,&quot;given&quot;:&quot;Jennifer A&quot;,&quot;parse-names&quot;:false,&quot;dropping-particle&quot;:&quot;&quot;,&quot;non-dropping-particle&quot;:&quot;&quot;}],&quot;container-title&quot;:&quot;American Journal of Botany&quot;,&quot;container-title-short&quot;:&quot;Am J Bot&quot;,&quot;DOI&quot;:&quot;10.3732/ajb.1200558&quot;,&quot;ISSN&quot;:&quot;00029122&quot;,&quot;URL&quot;:&quot;http://doi.wiley.com/10.3732/ajb.1200558&quot;,&quot;issued&quot;:{&quot;date-parts&quot;:[[2013,7]]},&quot;page&quot;:&quot;1445-1457&quot;,&quot;issue&quot;:&quot;7&quot;,&quot;volume&quot;:&quot;100&quot;},&quot;isTemporary&quot;:false},{&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id&quot;:&quot;9abadc31-7ecf-377b-9103-9a76ac4a3542&quot;,&quot;itemData&quot;:{&quot;type&quot;:&quot;chapter&quot;,&quot;id&quot;:&quot;9abadc31-7ecf-377b-9103-9a76ac4a3542&quot;,&quot;title&quot;:&quot;Nitrogen and water use efficiency of C4 plants&quot;,&quot;author&quot;:[{&quot;family&quot;:&quot;Ghannoum&quot;,&quot;given&quot;:&quot;Oula&quot;,&quot;parse-names&quot;:false,&quot;dropping-particle&quot;:&quot;&quot;,&quot;non-dropping-particle&quot;:&quot;&quot;},{&quot;family&quot;:&quot;Evans&quot;,&quot;given&quot;:&quot;John R&quot;,&quot;parse-names&quot;:false,&quot;dropping-particle&quot;:&quot;&quot;,&quot;non-dropping-particle&quot;:&quot;&quot;},{&quot;family&quot;:&quot;Caemmerer&quot;,&quot;given&quot;:&quot;Susanne&quot;,&quot;parse-names&quot;:false,&quot;dropping-particle&quot;:&quot;&quot;,&quot;non-dropping-particle&quot;:&quot;von&quot;}],&quot;container-title&quot;:&quot;C4 Photosynthesis and Related CO2 Concentrating Mechanisms&quot;,&quot;chapter-number&quot;:&quot;8&quot;,&quot;editor&quot;:[{&quot;family&quot;:&quot;Raghavendra&quot;,&quot;given&quot;:&quot;Agepati S&quot;,&quot;parse-names&quot;:false,&quot;dropping-particle&quot;:&quot;&quot;,&quot;non-dropping-particle&quot;:&quot;&quot;},{&quot;family&quot;:&quot;Sage&quot;,&quot;given&quot;:&quot;Rowan F&quot;,&quot;parse-names&quot;:false,&quot;dropping-particle&quot;:&quot;&quot;,&quot;non-dropping-particle&quot;:&quot;&quot;}],&quot;ISBN&quot;:&quot;9781493990658&quot;,&quot;issued&quot;:{&quot;date-parts&quot;:[[2011]]},&quot;page&quot;:&quot;129-146&quot;,&quot;abstract&quot;:&quot;Species with the C4 photosynthetic pathway have evolved biochemical CO2 concentrating mechanisms that allow Rubisco to function in a high CO2 environment. This increases both their nitrogen and water use efficiency compared to C3 species. A comparison between Australian C4 grasses and global data (Glopnet) reveals that C4 species have greater rates of CO2 assimilation than C3 species for a given leaf nitrogen when both parameters are expressed either on a mass or an area basis. The comparison also revealed that although the range in leaf N content per unit area is less in C4 compared to C3 species, the range in leaf nitrogen concentration per unit dry mass is similar for both C4 and C3 species. While C3 and C4 species invest a similar fraction of leaf N into photosynthetic components, C4 species allocate less to Rubisco protein and more to other soluble proteins and thylakoid components. Hence, the driving force that increases CO2 assimilation rate per unit leaf nitrogen in C4 species is greater catalytic turnover rate of Rubisco in vivo. This is exemplified by the fact that differences in photosynthetic nitrogen use efficiency amongst C4 species of the NAD-ME and NADP-ME decarboxylation types is linked to varia- tion in Rubisco kinetic properties amongst these species. Improved leaf and plant water use efficiency in C4 species is due to both higher photosynthetic rates per unit leaf area and lower stomatal conductance. By contrast, leaf and plant water use efficiency is increased in C4 plants under elevated CO2 because of reduced stomatal conductance. The geographic distribution of the different C4 subtypes is strongly correlated with rainfall. One might expect that these distribution differences are linked to differences in water use efficiency. The convergence found in water use efficiency and leaf gas exchange character- istics under most growth conditions, between NAD-ME and NADP-ME grasses, is therefore a curious reminder that geographic distribution may not be related fully to the physiology of photosynthesis&quot;,&quot;publisher&quot;:&quot;Springer&quot;,&quot;container-title-short&quot;:&quot;&quot;},&quot;isTemporary&quot;:false},{&quot;id&quot;:&quot;e5baf373-88ee-31b1-8a3a-368054e4c961&quot;,&quot;itemData&quot;:{&quot;type&quot;:&quot;chapter&quot;,&quot;id&quot;:&quot;e5baf373-88ee-31b1-8a3a-368054e4c961&quot;,&quot;title&quot;:&quot;C&lt;sub&gt;4&lt;/sub&gt; Plants Adaptation to High Levels of CO&lt;sub&gt;2&lt;/sub&gt; and to Drought Environments&quot;,&quot;author&quot;:[{&quot;family&quot;:&quot;Valeria&quot;,&quot;given&quot;:&quot;Maria&quot;,&quot;parse-names&quot;:false,&quot;dropping-particle&quot;:&quot;&quot;,&quot;non-dropping-particle&quot;:&quot;&quot;},{&quot;family&quot;:&quot;Santiago&quot;,&quot;given&quot;:&quot;Carlos&quot;,&quot;parse-names&quot;:false,&quot;dropping-particle&quot;:&quot;&quot;,&quot;non-dropping-particle&quot;:&quot;&quot;}],&quot;container-title&quot;:&quot;Abiotic Stress in Plants - Mechanisms and Adaptations&quot;,&quot;DOI&quot;:&quot;10.5772/24936&quot;,&quot;issued&quot;:{&quot;date-parts&quot;:[[2011,9,22]]},&quot;publisher&quot;:&quot;InTech&quot;,&quot;container-title-short&quot;:&quot;&quot;},&quot;isTemporary&quot;:false}]},{&quot;citationID&quot;:&quot;MENDELEY_CITATION_8c6148d4-bbbb-4213-8611-a0697bb59d28&quot;,&quot;properties&quot;:{&quot;noteIndex&quot;:0},&quot;isEdited&quot;:false,&quot;manualOverride&quot;:{&quot;isManuallyOverridden&quot;:false,&quot;citeprocText&quot;:&quot;(Walker &lt;i&gt;et al.&lt;/i&gt;, 2014; Norby &lt;i&gt;et al.&lt;/i&gt;, 2017; Firn &lt;i&gt;et al.&lt;/i&gt;, 2019; Ellsworth &lt;i&gt;et al.&lt;/i&gt;, 2022)&quot;,&quot;manualOverrideText&quot;:&quot;&quot;},&quot;citationTag&quot;:&quot;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&quot;,&quot;citationItems&quot;:[{&quot;id&quot;:&quot;a86647d7-0892-3f58-808e-6d34c5db65a2&quot;,&quot;itemData&quot;:{&quot;type&quot;:&quot;article-journal&quot;,&quot;id&quot;:&quot;a86647d7-0892-3f58-808e-6d34c5db65a2&quot;,&quot;title&quot;:&quot;The relationship of leaf photosynthetic traits - V&lt;sub&gt;cmax&lt;/sub&gt; and J&lt;sub&gt;max&lt;/sub&gt; - to leaf nitrogen, leaf phosphorus, and specific leaf area: a meta-analysis and modeling study&quot;,&quot;author&quot;:[{&quot;family&quot;:&quot;Walker&quot;,&quot;given&quot;:&quot;Anthony P&quot;,&quot;parse-names&quot;:false,&quot;dropping-particle&quot;:&quot;&quot;,&quot;non-dropping-particle&quot;:&quot;&quot;},{&quot;family&quot;:&quot;Beckerman&quot;,&quot;given&quot;:&quot;Andrew P&quot;,&quot;parse-names&quot;:false,&quot;dropping-particle&quot;:&quot;&quot;,&quot;non-dropping-particle&quot;:&quot;&quot;},{&quot;family&quot;:&quot;Gu&quot;,&quot;given&quot;:&quot;Lianhong&quot;,&quot;parse-names&quot;:false,&quot;dropping-particle&quot;:&quot;&quot;,&quot;non-dropping-particle&quot;:&quot;&quot;},{&quot;family&quot;:&quot;Kattge&quot;,&quot;given&quot;:&quot;Jens&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Scales&quot;,&quot;given&quot;:&quot;Joanna C&quot;,&quot;parse-names&quot;:false,&quot;dropping-particle&quot;:&quot;&quot;,&quot;non-dropping-particle&quot;:&quot;&quot;},{&quot;family&quot;:&quot;Wohlfahrt&quot;,&quot;given&quot;:&quot;Georg&quot;,&quot;parse-names&quot;:false,&quot;dropping-particle&quot;:&quot;&quot;,&quot;non-dropping-particle&quot;:&quot;&quot;},{&quot;family&quot;:&quot;Wullschleger&quot;,&quot;given&quot;:&quot;Stan D&quot;,&quot;parse-names&quot;:false,&quot;dropping-particle&quot;:&quot;&quot;,&quot;non-dropping-particle&quot;:&quot;&quot;},{&quot;family&quot;:&quot;Woodward&quot;,&quot;given&quot;:&quot;F. Ian&quot;,&quot;parse-names&quot;:false,&quot;dropping-particle&quot;:&quot;&quot;,&quot;non-dropping-particle&quot;:&quot;&quot;}],&quot;container-title&quot;:&quot;Ecology and Evolution&quot;,&quot;container-title-short&quot;:&quot;Ecol Evol&quot;,&quot;accessed&quot;:{&quot;date-parts&quot;:[[2025,9,14]]},&quot;DOI&quot;:&quot;10.1002/ece3.1173&quot;,&quot;ISSN&quot;:&quot;20457758&quot;,&quot;issued&quot;:{&quot;date-parts&quot;:[[2014,8]]},&quot;page&quot;:&quot;3218-3235&quot;,&quot;issue&quot;:&quot;16&quot;,&quot;volume&quot;:&quot;4&quot;},&quot;isTemporary&quot;:false},{&quot;id&quot;:&quot;ae5e95fb-1722-3709-8069-e5822b3829e3&quot;,&quot;itemData&quot;:{&quot;type&quot;:&quot;article-journal&quot;,&quot;id&quot;:&quot;ae5e95fb-1722-3709-8069-e5822b3829e3&quot;,&quot;title&quot;:&quot;Convergence in phosphorus constraints to photosynthesis in forests around the world&quot;,&quot;author&quot;:[{&quot;family&quot;:&quot;Ellsworth&quot;,&quot;given&quot;:&quot;David S&quot;,&quot;parse-names&quot;:false,&quot;dropping-particle&quot;:&quot;&quot;,&quot;non-dropping-particle&quot;:&quot;&quot;},{&quot;family&quot;:&quot;Crous&quot;,&quot;given&quot;:&quot;Kristine Y&quot;,&quot;parse-names&quot;:false,&quot;dropping-particle&quot;:&quot;&quot;,&quot;non-dropping-particle&quot;:&quot;&quot;},{&quot;family&quot;:&quot;Kauwe&quot;,&quot;given&quot;:&quot;Martin G&quot;,&quot;parse-names&quot;:false,&quot;dropping-particle&quot;:&quot;&quot;,&quot;non-dropping-particle&quot;:&quot;De&quot;},{&quot;family&quot;:&quot;Verryckt&quot;,&quot;given&quot;:&quot;Lore T&quot;,&quot;parse-names&quot;:false,&quot;dropping-particle&quot;:&quot;&quot;,&quot;non-dropping-particle&quot;:&quot;&quot;},{&quot;family&quot;:&quot;Goll&quot;,&quot;given&quot;:&quot;Daniel&quot;,&quot;parse-names&quot;:false,&quot;dropping-particle&quot;:&quot;&quot;,&quot;non-dropping-particle&quot;:&quot;&quot;},{&quot;family&quot;:&quot;Zaehle&quot;,&quot;given&quot;:&quot;Sönke&quot;,&quot;parse-names&quot;:false,&quot;dropping-particle&quot;:&quot;&quot;,&quot;non-dropping-particle&quot;:&quot;&quot;},{&quot;family&quot;:&quot;Bloomfield&quot;,&quot;given&quot;:&quot;Keith J&quot;,&quot;parse-names&quot;:false,&quot;dropping-particle&quot;:&quot;&quot;,&quot;non-dropping-particle&quot;:&quot;&quot;},{&quot;family&quot;:&quot;Ciais&quot;,&quot;given&quot;:&quot;Philippe&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Dusenge&quot;,&quot;given&quot;:&quot;Mirindi Eric&quot;,&quot;parse-names&quot;:false,&quot;dropping-particle&quot;:&quot;&quot;,&quot;non-dropping-particle&quot;:&quot;&quot;},{&quot;family&quot;:&quot;Garcia&quot;,&quot;given&quot;:&quot;Sabrina&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Janssens&quot;,&quot;given&quot;:&quot;Ivan A&quot;,&quot;parse-names&quot;:false,&quot;dropping-particle&quot;:&quot;&quot;,&quot;non-dropping-particle&quot;:&quot;&quot;},{&quot;family&quot;:&quot;Kenzo&quot;,&quot;given&quot;:&quot;Tanaka&quot;,&quot;parse-names&quot;:false,&quot;dropping-particle&quot;:&quot;&quot;,&quot;non-dropping-particle&quot;:&quot;&quot;},{&quot;family&quot;:&quot;Ichie&quot;,&quot;given&quot;:&quot;Tomoaki&quot;,&quot;parse-names&quot;:false,&quot;dropping-particle&quot;:&quot;&quot;,&quot;non-dropping-particle&quot;:&quot;&quot;},{&quot;family&quot;:&quot;Medlyn&quot;,&quot;given&quot;:&quot;Belinda E&quot;,&quot;parse-names&quot;:false,&quot;dropping-particle&quot;:&quot;&quot;,&quot;non-dropping-particle&quot;:&quot;&quot;},{&quot;family&quot;:&quot;Meir&quot;,&quot;given&quot;:&quot;Patrick&quot;,&quot;parse-names&quot;:false,&quot;dropping-particle&quot;:&quot;&quot;,&quot;non-dropping-particle&quot;:&quot;&quot;},{&quot;family&quot;:&quot;Norby&quot;,&quot;given&quot;:&quot;Richard J&quot;,&quot;parse-names&quot;:false,&quot;dropping-particle&quot;:&quot;&quot;,&quot;non-dropping-particle&quot;:&quot;&quot;},{&quot;family&quot;:&quot;Reich&quot;,&quot;given&quot;:&quot;Peter B&quot;,&quot;parse-names&quot;:false,&quot;dropping-particle&quot;:&quot;&quot;,&quot;non-dropping-particle&quot;:&quot;&quot;},{&quot;family&quot;:&quot;Rowland&quot;,&quot;given&quot;:&quot;Lucy&quot;,&quot;parse-names&quot;:false,&quot;dropping-particle&quot;:&quot;&quot;,&quot;non-dropping-particle&quot;:&quot;&quot;},{&quot;family&quot;:&quot;Santiago&quot;,&quot;given&quot;:&quot;Louis S&quot;,&quot;parse-names&quot;:false,&quot;dropping-particle&quot;:&quot;&quot;,&quot;non-dropping-particle&quot;:&quot;&quot;},{&quot;family&quot;:&quot;Sun&quot;,&quot;given&quot;:&quot;Yan&quot;,&quot;parse-names&quot;:false,&quot;dropping-particle&quot;:&quot;&quot;,&quot;non-dropping-particle&quot;:&quot;&quot;},{&quot;family&quot;:&quot;Uddling&quot;,&quot;given&quot;:&quot;Johan&quot;,&quot;parse-names&quot;:false,&quot;dropping-particle&quot;:&quot;&quot;,&quot;non-dropping-particle&quot;:&quot;&quot;},{&quot;family&quot;:&quot;Walker&quot;,&quot;given&quot;:&quot;Anthony P&quot;,&quot;parse-names&quot;:false,&quot;dropping-particle&quot;:&quot;&quot;,&quot;non-dropping-particle&quot;:&quot;&quot;},{&quot;family&quot;:&quot;Weerasinghe&quot;,&quot;given&quot;:&quot;K W Lasantha K&quot;,&quot;parse-names&quot;:false,&quot;dropping-particle&quot;:&quot;&quot;,&quot;non-dropping-particle&quot;:&quot;&quot;},{&quot;family&quot;:&quot;Weg&quot;,&quot;given&quot;:&quot;Martine J&quot;,&quot;parse-names&quot;:false,&quot;dropping-particle&quot;:&quot;&quot;,&quot;non-dropping-particle&quot;:&quot;van de&quot;},{&quot;family&quot;:&quot;Zhang&quot;,&quot;given&quot;:&quot;Yun-Bing&quot;,&quot;parse-names&quot;:false,&quot;dropping-particle&quot;:&quot;&quot;,&quot;non-dropping-particle&quot;:&quot;&quot;},{&quot;family&quot;:&quot;Zhang&quot;,&quot;given&quot;:&quot;Jiao-Lin&quot;,&quot;parse-names&quot;:false,&quot;dropping-particle&quot;:&quot;&quot;,&quot;non-dropping-particle&quot;:&quot;&quot;},{&quot;family&quot;:&quot;Wright&quot;,&quot;given&quot;:&quot;Ian J&quot;,&quot;parse-names&quot;:false,&quot;dropping-particle&quot;:&quot;&quot;,&quot;non-dropping-particle&quot;:&quot;&quot;}],&quot;container-title&quot;:&quot;Nature Communications&quot;,&quot;container-title-short&quot;:&quot;Nat Commun&quot;,&quot;DOI&quot;:&quot;10.1038/s41467-022-32545-0&quot;,&quot;ISBN&quot;:&quot;4146702232&quot;,&quot;ISSN&quot;:&quot;2041-1723&quot;,&quot;PMID&quot;:&quot;36008385&quot;,&quot;issued&quot;:{&quot;date-parts&quot;:[[2022,8,25]]},&quot;page&quot;:&quot;5005&quot;,&quot;abstract&quot;:&quot;Tropical forests take up more carbon (C) from the atmosphere per annum by photosynthesis than any other type of vegetation. Phosphorus (P) limitations to C uptake are paramount for tropical and subtropical forests around the globe. Yet the generality of photosynthesis-P relationships underlying these limitations are in question, and hence are not represented well in terrestrial biosphere models. Here we demonstrate the dependence of photosynthesis and underlying processes on both leaf N and P concentrations. The regulation of photosynthetic capacity by P was similar across four continents. Implementing P constraints in the ORCHIDEE-CNP model, gross photosynthesis was reduced by 36% across the tropics and subtropics relative to traditional N constraints and unlimiting leaf P. Our results provide a quantitative relationship for the P dependence for photosynthesis for the front-end of global terrestrial C models that is consistent with canopy leaf measurements.&quot;,&quot;issue&quot;:&quot;1&quot;,&quot;volume&quot;:&quot;13&quot;},&quot;isTemporary&quot;:false},{&quot;id&quot;:&quot;c6eb0ed5-0ab0-38a6-8800-c6d2b49098b0&quot;,&quot;itemData&quot;:{&quot;type&quot;:&quot;article-journal&quot;,&quot;id&quot;:&quot;c6eb0ed5-0ab0-38a6-8800-c6d2b49098b0&quot;,&quot;title&quot;:&quot;Leaf nutrients, not specific leaf area, are consistent indicators of elevated nutrient inputs&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 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M&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DOI&quot;:&quot;10.1038/s41559-018-0790-1&quot;,&quot;ISSN&quot;:&quot;2397-334X&quot;,&quot;URL&quot;:&quot;https://www.nature.com/articles/s41559-018-0790-1&quot;,&quot;issued&quot;:{&quot;date-parts&quot;:[[2019,2,4]]},&quot;page&quot;:&quot;400-406&quot;,&quot;issue&quot;:&quot;3&quot;,&quot;volume&quot;:&quot;3&quot;,&quot;container-title-short&quot;:&quot;Nat Ecol Evol&quot;},&quot;isTemporary&quot;:false},{&quot;id&quot;:&quot;e7cd9a2b-c95a-3438-87be-cbb64aca2b71&quot;,&quot;itemData&quot;:{&quot;type&quot;:&quot;article-journal&quot;,&quot;id&quot;:&quot;e7cd9a2b-c95a-3438-87be-cbb64aca2b71&quot;,&quot;title&quot;:&quot;Informing models through empirical relationships between foliar phosphorus, nitrogen and photosynthesis across diverse woody species in tropical forests of Panama&quot;,&quot;author&quot;:[{&quot;family&quot;:&quot;Norby&quot;,&quot;given&quot;:&quot;Richard J.&quot;,&quot;parse-names&quot;:false,&quot;dropping-particle&quot;:&quot;&quot;,&quot;non-dropping-particle&quot;:&quot;&quot;},{&quot;family&quot;:&quot;Gu&quot;,&quot;given&quot;:&quot;Lianhong&quot;,&quot;parse-names&quot;:false,&quot;dropping-particle&quot;:&quot;&quot;,&quot;non-dropping-particle&quot;:&quot;&quot;},{&quot;family&quot;:&quot;Haworth&quot;,&quot;given&quot;:&quot;Ivan C.&quot;,&quot;parse-names&quot;:false,&quot;dropping-particle&quot;:&quot;&quot;,&quot;non-dropping-particle&quot;:&quot;&quot;},{&quot;family&quot;:&quot;Jensen&quot;,&quot;given&quot;:&quot;Anna M.&quot;,&quot;parse-names&quot;:false,&quot;dropping-particle&quot;:&quot;&quot;,&quot;non-dropping-particle&quot;:&quot;&quot;},{&quot;family&quot;:&quot;Turner&quot;,&quot;given&quot;:&quot;Benjamin L.&quot;,&quot;parse-names&quot;:false,&quot;dropping-particle&quot;:&quot;&quot;,&quot;non-dropping-particle&quot;:&quot;&quot;},{&quot;family&quot;:&quot;Walker&quot;,&quot;given&quot;:&quot;Anthony P.&quot;,&quot;parse-names&quot;:false,&quot;dropping-particle&quot;:&quot;&quot;,&quot;non-dropping-particle&quot;:&quot;&quot;},{&quot;family&quot;:&quot;Warren&quot;,&quot;given&quot;:&quot;Jeffrey M.&quot;,&quot;parse-names&quot;:false,&quot;dropping-particle&quot;:&quot;&quot;,&quot;non-dropping-particle&quot;:&quot;&quot;},{&quot;family&quot;:&quot;Weston&quot;,&quot;given&quot;:&quot;David J.&quot;,&quot;parse-names&quot;:false,&quot;dropping-particle&quot;:&quot;&quot;,&quot;non-dropping-particle&quot;:&quot;&quot;},{&quot;family&quot;:&quot;Xu&quot;,&quot;given&quot;:&quot;Chonggang&quot;,&quot;parse-names&quot;:false,&quot;dropping-particle&quot;:&quot;&quot;,&quot;non-dropping-particle&quot;:&quot;&quot;},{&quot;family&quot;:&quot;Winter&quot;,&quot;given&quot;:&quot;Klaus&quot;,&quot;parse-names&quot;:false,&quot;dropping-particle&quot;:&quot;&quot;,&quot;non-dropping-particle&quot;:&quot;&quot;}],&quot;container-title&quot;:&quot;New Phytologist&quot;,&quot;DOI&quot;:&quot;10.1111/nph.14319&quot;,&quot;ISSN&quot;:&quot;14698137&quot;,&quot;PMID&quot;:&quot;27870067&quot;,&quot;issued&quot;:{&quot;date-parts&quot;:[[2017,9,1]]},&quot;page&quot;:&quot;1425-1437&quot;,&quot;abstract&quot;:&quot;Our objective was to analyze and summarize data describing photosynthetic parameters and foliar nutrient concentrations from tropical forests in Panama to inform model representation of phosphorus (P) limitation of tropical forest productivity. Gas exchange and nutrient content data were collected from 144 observations of upper canopy leaves from at least 65 species at two forest sites in Panama, differing in species composition, rainfall and soil fertility. Photosynthetic parameters were derived from analysis of assimilation rate vs internal CO2 concentration curves (A/Ci), and relationships with foliar nitrogen (N) and P content were developed. The relationships between area-based photosynthetic parameters and nutrients were of similar strength for N and P and robust across diverse species and site conditions. The strongest relationship expressed maximum electron transport rate (Jmax) as a multivariate function of both N and P, and this relationship was improved with the inclusion of independent data on wood density. Models that estimate photosynthesis from foliar N would be improved only modestly by including additional data on foliar P, but doing so may increase the capability of models to predict future conditions in P-limited tropical forests, especially when combined with data on edaphic conditions and other environmental drivers.&quot;,&quot;publisher&quot;:&quot;Blackwell Publishing Ltd&quot;,&quot;issue&quot;:&quot;4&quot;,&quot;volume&quot;:&quot;215&quot;,&quot;container-title-short&quot;:&quot;&quot;},&quot;isTemporary&quot;:false}]},{&quot;citationID&quot;:&quot;MENDELEY_CITATION_a7785884-07a2-44e7-bfe3-48afca0f63c6&quot;,&quot;properties&quot;:{&quot;noteIndex&quot;:0},&quot;isEdited&quot;:false,&quot;manualOverride&quot;:{&quot;isManuallyOverridden&quot;:false,&quot;citeprocText&quot;:&quot;(Cleland &lt;i&gt;et al.&lt;/i&gt;, 2019; Keller &lt;i&gt;et al.&lt;/i&gt;, 2023; Yang &lt;i&gt;et al.&lt;/i&gt;, 2025)&quot;,&quot;manualOverrideText&quot;:&quot;&quot;},&quot;citationTag&quot;:&quot;MENDELEY_CITATION_v3_eyJjaXRhdGlvbklEIjoiTUVOREVMRVlfQ0lUQVRJT05fYTc3ODU4ODQtMDdhMi00NGU3LWJmZTMtNDhhZmNhMGY2M2M2IiwicHJvcGVydGllcyI6eyJub3RlSW5kZXgiOjB9LCJpc0VkaXRlZCI6ZmFsc2UsIm1hbnVhbE92ZXJyaWRlIjp7ImlzTWFudWFsbHlPdmVycmlkZGVuIjpmYWxzZSwiY2l0ZXByb2NUZXh0IjoiKENsZWxhbmQgPGk+ZXQgYWwuPC9pPiwgMjAxOTsgS2VsbGVyIDxpPmV0IGFsLjwvaT4sIDIwMjM7IFlhbmcgPGk+ZXQgYWwuPC9pPiwgMjAyNSkiLCJtYW51YWxPdmVycmlkZVRleHQiOiIifSwiY2l0YXRpb25JdGVtcyI6W3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&quot;,&quot;citationItems&quot;:[{&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container-title-short&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isTemporary&quot;:false},{&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id&quot;:&quot;7795a202-e282-3e7b-8605-3d1155b6baf2&quot;,&quot;itemData&quot;:{&quot;type&quot;:&quot;article-journal&quot;,&quot;id&quot;:&quot;7795a202-e282-3e7b-8605-3d1155b6baf2&quot;,&quot;title&quot;:&quot;Leaf economic strategies drive global variation in phosphorus stimulation of terrestrial plant production&quot;,&quot;author&quot;:[{&quot;family&quot;:&quot;Yang&quot;,&quot;given&quot;:&quot;Nan&quot;,&quot;parse-names&quot;:false,&quot;dropping-particle&quot;:&quot;&quot;,&quot;non-dropping-particle&quot;:&quot;&quot;},{&quot;family&quot;:&quot;Zohner&quot;,&quot;given&quot;:&quot;Constantin M.&quot;,&quot;parse-names&quot;:false,&quot;dropping-particle&quot;:&quot;&quot;,&quot;non-dropping-particle&quot;:&quot;&quot;},{&quot;family&quot;:&quot;Crowther&quot;,&quot;given&quot;:&quot;Thomas W.&quot;,&quot;parse-names&quot;:false,&quot;dropping-particle&quot;:&quot;&quot;,&quot;non-dropping-particle&quot;:&quot;&quot;},{&quot;family&quot;:&quot;Feng&quot;,&quot;given&quot;:&quot;Jiguang&quot;,&quot;parse-names&quot;:false,&quot;dropping-particle&quot;:&quot;&quot;,&quot;non-dropping-particle&quot;:&quot;&quot;},{&quot;family&quot;:&quot;Wu&quot;,&quot;given&quot;:&quot;Jin&quot;,&quot;parse-names&quot;:false,&quot;dropping-particle&quot;:&quot;&quot;,&quot;non-dropping-particle&quot;:&quot;&quot;},{&quot;family&quot;:&quot;Chen&quot;,&quot;given&quot;:&quot;Xinli&quot;,&quot;parse-names&quot;:false,&quot;dropping-particle&quot;:&quot;&quot;,&quot;non-dropping-particle&quot;:&quot;&quot;},{&quot;family&quot;:&quot;Han&quot;,&quot;given&quot;:&quot;Wenxuan&quot;,&quot;parse-names&quot;:false,&quot;dropping-particle&quot;:&quot;&quot;,&quot;non-dropping-particle&quot;:&quot;&quot;},{&quot;family&quot;:&quot;Stocker&quot;,&quot;given&quot;:&quot;Benjamin D.&quot;,&quot;parse-names&quot;:false,&quot;dropping-particle&quot;:&quot;&quot;,&quot;non-dropping-particle&quot;:&quot;&quot;},{&quot;family&quot;:&quot;Hui&quot;,&quot;given&quot;:&quot;Dafeng&quot;,&quot;parse-names&quot;:false,&quot;dropping-particle&quot;:&quot;&quot;,&quot;non-dropping-particle&quot;:&quot;&quot;},{&quot;family&quot;:&quot;Augusto&quot;,&quot;given&quot;:&quot;Laurent&quot;,&quot;parse-names&quot;:false,&quot;dropping-particle&quot;:&quot;&quot;,&quot;non-dropping-particle&quot;:&quot;&quot;},{&quot;family&quot;:&quot;Yue&quot;,&quot;given&quot;:&quot;Kai&quot;,&quot;parse-names&quot;:false,&quot;dropping-particle&quot;:&quot;&quot;,&quot;non-dropping-particle&quot;:&quot;&quot;},{&quot;family&quot;:&quot;Hou&quot;,&quot;given&quot;:&quot;Enqing&quot;,&quot;parse-names&quot;:false,&quot;dropping-particle&quot;:&quot;&quot;,&quot;non-dropping-particle&quot;:&quot;&quot;},{&quot;family&quot;:&quot;Jiang&quot;,&quot;given&quot;:&quot;Mingkai&quot;,&quot;parse-names&quot;:false,&quot;dropping-particle&quot;:&quot;&quot;,&quot;non-dropping-particle&quot;:&quot;&quot;},{&quot;family&quot;:&quot;Feng&quot;,&quot;given&quot;:&quot;Huili&quot;,&quot;parse-names&quot;:false,&quot;dropping-particle&quot;:&quot;&quot;,&quot;non-dropping-particle&quot;:&quot;&quot;},{&quot;family&quot;:&quot;Chen&quot;,&quot;given&quot;:&quot;Zixin&quot;,&quot;parse-names&quot;:false,&quot;dropping-particle&quot;:&quot;&quot;,&quot;non-dropping-particle&quot;:&quot;&quot;},{&quot;family&quot;:&quot;Wu&quot;,&quot;given&quot;:&quot;Wenjuan&quot;,&quot;parse-names&quot;:false,&quot;dropping-particle&quot;:&quot;&quot;,&quot;non-dropping-particle&quot;:&quot;&quot;},{&quot;family&quot;:&quot;Xing&quot;,&quot;given&quot;:&quot;Aijun&quot;,&quot;parse-names&quot;:false,&quot;dropping-particle&quot;:&quot;&quot;,&quot;non-dropping-particle&quot;:&quot;&quot;},{&quot;family&quot;:&quot;Chen&quot;,&quot;given&quot;:&quot;Chengrong&quot;,&quot;parse-names&quot;:false,&quot;dropping-particle&quot;:&quot;&quot;,&quot;non-dropping-particle&quot;:&quot;&quot;},{&quot;family&quot;:&quot;Sardans&quot;,&quot;given&quot;:&quot;Jordi&quot;,&quot;parse-names&quot;:false,&quot;dropping-particle&quot;:&quot;&quot;,&quot;non-dropping-particle&quot;:&quot;&quot;},{&quot;family&quot;:&quot;Luo&quot;,&quot;given&quot;:&quot;Yiqi&quot;,&quot;parse-names&quot;:false,&quot;dropping-particle&quot;:&quot;&quot;,&quot;non-dropping-particle&quot;:&quot;&quot;},{&quot;family&quot;:&quot;Peñuelas&quot;,&quot;given&quot;:&quot;Josep&quot;,&quot;parse-names&quot;:false,&quot;dropping-particle&quot;:&quot;&quot;,&quot;non-dropping-particle&quot;:&quot;&quot;},{&quot;family&quot;:&quot;Lambers&quot;,&quot;given&quot;:&quot;Hans&quot;,&quot;parse-names&quot;:false,&quot;dropping-particle&quot;:&quot;&quot;,&quot;non-dropping-particle&quot;:&quot;&quot;},{&quot;family&quot;:&quot;Fang&quot;,&quot;given&quot;:&quot;Jingyun&quot;,&quot;parse-names&quot;:false,&quot;dropping-particle&quot;:&quot;&quot;,&quot;non-dropping-particle&quot;:&quot;&quot;},{&quot;family&quot;:&quot;Yan&quot;,&quot;given&quot;:&quot;Zhengbing&quot;,&quot;parse-names&quot;:false,&quot;dropping-particle&quot;:&quot;&quot;,&quot;non-dropping-particle&quot;:&quot;&quot;}],&quot;container-title&quot;:&quot;Nature Communications&quot;,&quot;container-title-short&quot;:&quot;Nat Commun&quot;,&quot;DOI&quot;:&quot;10.1038/s41467-025-60633-4&quot;,&quot;ISSN&quot;:&quot;2041-1723&quot;,&quot;URL&quot;:&quot;https://www.nature.com/articles/s41467-025-60633-4&quot;,&quot;issued&quot;:{&quot;date-parts&quot;:[[2025,7,1]]},&quot;page&quot;:&quot;5562&quot;,&quot;issue&quot;:&quot;1&quot;,&quot;volume&quot;:&quot;16&quot;},&quot;isTemporary&quot;:false}]},{&quot;citationID&quot;:&quot;MENDELEY_CITATION_d64d9b8c-0383-4720-8e2b-59ef3afc8708&quot;,&quot;properties&quot;:{&quot;noteIndex&quot;:0},&quot;isEdited&quot;:false,&quot;manualOverride&quot;:{&quot;isManuallyOverridden&quot;:false,&quot;citeprocText&quot;:&quot;(Reich &lt;i&gt;et al.&lt;/i&gt;, 2009; Mo &lt;i&gt;et al.&lt;/i&gt;, 2019; Yu &lt;i&gt;et al.&lt;/i&gt;, 2022; Hersch-Green &lt;i&gt;et al.&lt;/i&gt;, 2024)&quot;,&quot;manualOverrideText&quot;:&quot;&quot;},&quot;citationTag&quot;:&quot;MENDELEY_CITATION_v3_eyJjaXRhdGlvbklEIjoiTUVOREVMRVlfQ0lUQVRJT05fZDY0ZDliOGMtMDM4My00NzIwLThlMmItNTllZjNhZmM4NzA4IiwicHJvcGVydGllcyI6eyJub3RlSW5kZXgiOjB9LCJpc0VkaXRlZCI6ZmFsc2UsIm1hbnVhbE92ZXJyaWRlIjp7ImlzTWFudWFsbHlPdmVycmlkZGVuIjpmYWxzZSwiY2l0ZXByb2NUZXh0IjoiKFJlaWNoIDxpPmV0IGFsLjwvaT4sIDIwMDk7IE1vIDxpPmV0IGFsLjwvaT4sIDIwMTk7IFl1IDxpPmV0IGFsLjwvaT4sIDIwMjI7IEhlcnNjaC1HcmVlbiA8aT5ldCBhbC48L2k+LCAyMDI0KSIsIm1hbnVhbE92ZXJyaWRlVGV4dCI6IiJ9LCJjaXRhdGlvbkl0ZW1zIjpb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&quot;,&quot;citationItems&quot;:[{&quot;id&quot;:&quot;377bb0f0-7d76-3e5e-ab21-6edbcf331bb4&quot;,&quot;itemData&quot;:{&quot;type&quot;:&quot;article-journal&quot;,&quot;id&quot;:&quot;377bb0f0-7d76-3e5e-ab21-6edbcf331bb4&quot;,&quot;title&quot;:&quot;Foliar phosphorus allocation and photosynthesis reveal plants' adaptative strategies to phosphorus limitation in tropical forests at different successional stages&quot;,&quot;author&quot;:[{&quot;family&quot;:&quot;Yu&quot;,&quot;given&quot;:&quot;Qingshui&quot;,&quot;parse-names&quot;:false,&quot;dropping-particle&quot;:&quot;&quot;,&quot;non-dropping-particle&quot;:&quot;&quot;},{&quot;family&quot;:&quot;Ni&quot;,&quot;given&quot;:&quot;Xiaofeng&quot;,&quot;parse-names&quot;:false,&quot;dropping-particle&quot;:&quot;&quot;,&quot;non-dropping-particle&quot;:&quot;&quot;},{&quot;family&quot;:&quot;Cheng&quot;,&quot;given&quot;:&quot;Xiaoli&quot;,&quot;parse-names&quot;:false,&quot;dropping-particle&quot;:&quot;&quot;,&quot;non-dropping-particle&quot;:&quot;&quot;},{&quot;family&quot;:&quot;Ma&quot;,&quot;given&quot;:&quot;Suhui&quot;,&quot;parse-names&quot;:false,&quot;dropping-particle&quot;:&quot;&quot;,&quot;non-dropping-particle&quot;:&quot;&quot;},{&quot;family&quot;:&quot;Tian&quot;,&quot;given&quot;:&quot;Di&quot;,&quot;parse-names&quot;:false,&quot;dropping-particle&quot;:&quot;&quot;,&quot;non-dropping-particle&quot;:&quot;&quot;},{&quot;family&quot;:&quot;Zhu&quot;,&quot;given&quot;:&quot;Biao&quot;,&quot;parse-names&quot;:false,&quot;dropping-particle&quot;:&quot;&quot;,&quot;non-dropping-particle&quot;:&quot;&quot;},{&quot;family&quot;:&quot;Zhu&quot;,&quot;given&quot;:&quot;Jiangling&quot;,&quot;parse-names&quot;:false,&quot;dropping-particle&quot;:&quot;&quot;,&quot;non-dropping-particle&quot;:&quot;&quot;},{&quot;family&quot;:&quot;Ji&quot;,&quot;given&quot;:&quot;Chengjun&quot;,&quot;parse-names&quot;:false,&quot;dropping-particle&quot;:&quot;&quot;,&quot;non-dropping-particle&quot;:&quot;&quot;},{&quot;family&quot;:&quot;Tang&quot;,&quot;given&quot;:&quot;Zhiyao&quot;,&quot;parse-names&quot;:false,&quot;dropping-particle&quot;:&quot;&quot;,&quot;non-dropping-particle&quot;:&quot;&quot;},{&quot;family&quot;:&quot;Fang&quot;,&quot;given&quot;:&quot;Jingyun&quot;,&quot;parse-names&quot;:false,&quot;dropping-particle&quot;:&quot;&quot;,&quot;non-dropping-particle&quot;:&quot;&quot;}],&quot;container-title&quot;:&quot;Science of the Total Environment&quot;,&quot;DOI&quot;:&quot;10.1016/j.scitotenv.2022.157456&quot;,&quot;ISSN&quot;:&quot;18791026&quot;,&quot;PMID&quot;:&quot;35863563&quot;,&quot;URL&quot;:&quot;https://doi.org/10.1016/j.scitotenv.2022.157456&quot;,&quot;issued&quot;:{&quot;date-parts&quot;:[[2022]]},&quot;page&quot;:&quot;157456&quot;,&quot;abstract&quot;:&quot;High atmospheric nitrogen (N) deposition and low soil phosphorus (P) availability occur simultaneously in tropical areas, and thus tropical plants need to adapt nutrient-use strategies to maintain growth and survival. Therefore, identifying the adaptative strategies of tropical plants at different successional stages under low soil P availability is indispensable. Here, we separately investigated foliar traits, photosynthetic characteristics, and P fractions of 8 species in the primary and secondary tropical forests after 10 years of N and P fertilization. P addition increased foliar P concentrations and deceased N:P ratio in the primary forest and secondary forest. The foliar photosynthetic rates did not significantly respond to nutrient additions, and the foliar photosynthetic P-use efficiency (PPUE) reduced under the P addition in the primary forest. In contrast, the foliar photosynthetic rates and photosynthetic nitrogen (N)-use efficiency (PNUE) were enhanced with nutrient additions in the secondary forest. The allocations of foliar nucleic acid P and residual P were reduced by P addition in the primary forest, whereas the allocation of metabolic P was enhanced and the allocation of residual P was reduced by P addition in the secondary forest. Additionally, a higher proportion of structural P was found in the primary forest, and a higher proportion of metabolic P was observed in the secondary forest. Interesting, structural equation model analysis revealed that the plants decreased the allocation of foliar nucleic acid P and increased the allocation of structural P in the primary forest, thereby reducing photosynthetic rates. Whereas the plants enhanced photosynthetic rates by promoting PPUE and the allocation of foliar metabolic P in the secondary forest. Our findings highlighted tropical plants at different successional stages can reasonably allocate foliar P to regulate photosynthetic rates and acclimate to low P environments.&quot;,&quot;publisher&quot;:&quot;Elsevier B.V.&quot;,&quot;issue&quot;:&quot;May&quot;,&quot;volume&quot;:&quot;846&quot;,&quot;container-title-short&quot;:&quot;&quot;},&quot;isTemporary&quot;:false},{&quot;id&quot;:&quot;6391f953-e1ba-32b5-81de-3bb4e4855b41&quot;,&quot;itemData&quot;:{&quot;type&quot;:&quot;article-journal&quot;,&quot;id&quot;:&quot;6391f953-e1ba-32b5-81de-3bb4e4855b41&quot;,&quot;title&quot;:&quot;Foliar phosphorus fractions reveal how tropical plants maintain photosynthetic rates despite low soil phosphorus availability&quot;,&quot;author&quot;:[{&quot;family&quot;:&quot;Mo&quot;,&quot;given&quot;:&quot;Qifeng&quot;,&quot;parse-names&quot;:false,&quot;dropping-particle&quot;:&quot;&quot;,&quot;non-dropping-particle&quot;:&quot;&quot;},{&quot;family&quot;:&quot;Li&quot;,&quot;given&quot;:&quot;Zhi’an&quot;,&quot;parse-names&quot;:false,&quot;dropping-particle&quot;:&quot;&quot;,&quot;non-dropping-particle&quot;:&quot;&quot;},{&quot;family&quot;:&quot;Sayer&quot;,&quot;given&quot;:&quot;Emma J.&quot;,&quot;parse-names&quot;:false,&quot;dropping-particle&quot;:&quot;&quot;,&quot;non-dropping-particle&quot;:&quot;&quot;},{&quot;family&quot;:&quot;Lambers&quot;,&quot;given&quot;:&quot;Hans&quot;,&quot;parse-names&quot;:false,&quot;dropping-particle&quot;:&quot;&quot;,&quot;non-dropping-particle&quot;:&quot;&quot;},{&quot;family&quot;:&quot;Li&quot;,&quot;given&quot;:&quot;Yingwen&quot;,&quot;parse-names&quot;:false,&quot;dropping-particle&quot;:&quot;&quot;,&quot;non-dropping-particle&quot;:&quot;&quot;},{&quot;family&quot;:&quot;Zou&quot;,&quot;given&quot;:&quot;Bi&quot;,&quot;parse-names&quot;:false,&quot;dropping-particle&quot;:&quot;&quot;,&quot;non-dropping-particle&quot;:&quot;&quot;},{&quot;family&quot;:&quot;Tang&quot;,&quot;given&quot;:&quot;Jianwu&quot;,&quot;parse-names&quot;:false,&quot;dropping-particle&quot;:&quot;&quot;,&quot;non-dropping-particle&quot;:&quot;&quot;},{&quot;family&quot;:&quot;Heskel&quot;,&quot;given&quot;:&quot;Mary&quot;,&quot;parse-names&quot;:false,&quot;dropping-particle&quot;:&quot;&quot;,&quot;non-dropping-particle&quot;:&quot;&quot;},{&quot;family&quot;:&quot;Ding&quot;,&quot;given&quot;:&quot;Yongzhen&quot;,&quot;parse-names&quot;:false,&quot;dropping-particle&quot;:&quot;&quot;,&quot;non-dropping-particle&quot;:&quot;&quot;},{&quot;family&quot;:&quot;Wang&quot;,&quot;given&quot;:&quot;Faming&quot;,&quot;parse-names&quot;:false,&quot;dropping-particle&quot;:&quot;&quot;,&quot;non-dropping-particle&quot;:&quot;&quot;}],&quot;container-title&quot;:&quot;Functional Ecology&quot;,&quot;container-title-short&quot;:&quot;Funct Ecol&quot;,&quot;DOI&quot;:&quot;10.1111/1365-2435.13252&quot;,&quot;ISSN&quot;:&quot;13652435&quot;,&quot;issued&quot;:{&quot;date-parts&quot;:[[2019]]},&quot;page&quot;:&quot;503-513&quot;,&quot;abstract&quot;:&quot;Nitrogen (N) and phosphorus (P) are essential nutrients for plant metabolism, and their availability often limits primary productivity. Whereas the effects of N availability on photosynthetic capacity are well established, we still know relatively little about the effects of P availability at a foliar level, especially in P-limited tropical forests. We examined photosynthetic capacity, leaf mass per area (LMA) and foliar P fractions in five woody plant species after 6 years of N and P fertilization in a lowland tropical forest. Foliar N:P ratios indicated P limitation of the unfertilized plants; accordingly, photosynthetic P-use efficiency (PPUE) and LMA decreased with P addition, and foliar N and P concentrations increased, whereas N addition had little effect on measured foliar traits. However, P addition enhanced photosynthetic capacity only in one species and not in other four species. We then assessed plant acclimation to low P availability by quantifying four fractions of foliar P representing different functional pools: structural P, metabolic P (including inorganic P), nucleic acid P, and residual P. We found that P addition enhanced the concentrations of metabolic, structural, and nucleic acid P fractions in all species, but the magnitude of the effect was species-specific. Our findings indicate that tropical species acclimate to low P availability by altering allocation of foliar P to meet the demand of P for photosynthesis. Importantly, species typical of lowland tropical forests in East Asia maintained their photosynthetic rate under low P availability. We conclude that P limitation of leaf photosynthetic capacity may not be as common as previously assumed due to plant acclimation mechanisms in low-P tropical forests. Species-specific strategies to allocate P to different foliar fractions represent a potentially important adaptive mechanism for plants in P-limited systems.&quot;,&quot;issue&quot;:&quot;3&quot;,&quot;volume&quot;:&quot;33&quot;},&quot;isTemporary&quot;:false},{&quot;id&quot;:&quot;9a914c06-e445-38c7-9318-765f1c302242&quot;,&quot;itemData&quot;:{&quot;type&quot;:&quot;article-journal&quot;,&quot;id&quot;:&quot;9a914c06-e445-38c7-9318-765f1c302242&quot;,&quot;title&quot;:&quot;Mechanistic insights into plant community responses to environmental variables: genome size, cellular nutrient investments, and metabolic tradeoffs&quot;,&quot;author&quot;:[{&quot;family&quot;:&quot;Hersch-Green&quot;,&quot;given&quot;:&quot;Erika I&quot;,&quot;parse-names&quot;:false,&quot;dropping-particle&quot;:&quot;&quot;,&quot;non-dropping-particle&quot;:&quot;&quot;},{&quot;family&quot;:&quot;Fay&quot;,&quot;given&quot;:&quot;Philip A&quot;,&quot;parse-names&quot;:false,&quot;dropping-particle&quot;:&quot;&quot;,&quot;non-dropping-particle&quot;:&quot;&quot;},{&quot;family&quot;:&quot;Hass&quot;,&quot;given&quot;:&quot;Hailee B&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DOI&quot;:&quot;10.1111/nph.20374&quot;,&quot;ISSN&quot;:&quot;14698137&quot;,&quot;issued&quot;:{&quot;date-parts&quot;:[[2024]]},&quot;abstract&quot;:&quot;Affecting biodiversity, plants with larger genome sizes (GS) may be restricted in nutrient-poor conditions. This pattern has been attributed to their greater cellular nitrogen (N) and phosphorus (P) investments and hypothesized nutrient–investment tradeoffs between cell synthesis and physiological attributes associated with growth. However, the influence of GS on cell size and functioning may also contribute to GS-dependent growth responses to nutrients. To test whether and how GS is associated with cellular nutrient, stomata, and/or physiological attributes, we examined &gt; 500 forbs and grasses from seven grassland sites conducting a long-term N and P fertilization experiment. Larger GS plants had increased cellular nutrient contents and larger, but fewer stomata than smaller GS plants. Larger GS grasses (but not forbs) also had lower photosynthetic rates and water-use efficiencies. However, nutrients had no direct effect on GS-dependent physiological attributes and GS-dependent physiological changes likely arise from how GS influences cells. At the driest sites, large GS grasses displayed high water-use efficiency mostly because transpiration was reduced relative to photosynthesis in these conditions. We suggest that climatic conditions and GS-associated cell traits that modify physiological responses, rather than resource–investment tradeoffs, largely explain GS-dependent growth responses to nutrients (especially for grasses).&quot;,&quot;container-title-short&quot;:&quot;&quot;},&quot;isTemporary&quot;:false},{&quot;id&quot;:&quot;767aca8d-7ad6-35c4-8d56-bef44d8e227e&quot;,&quot;itemData&quot;:{&quot;type&quot;:&quot;article-journal&quot;,&quot;id&quot;:&quot;767aca8d-7ad6-35c4-8d56-bef44d8e227e&quot;,&quot;title&quot;:&quot;Leaf phosphorus influences the photosynthesis–nitrogen relation: a cross-biome analysis of 314 species&quot;,&quot;author&quot;:[{&quot;family&quot;:&quot;Reich&quot;,&quot;given&quot;:&quot;Peter B.&quot;,&quot;parse-names&quot;:false,&quot;dropping-particle&quot;:&quot;&quot;,&quot;non-dropping-particle&quot;:&quot;&quot;},{&quot;family&quot;:&quot;Oleksyn&quot;,&quot;given&quot;:&quot;Jacek&quot;,&quot;parse-names&quot;:false,&quot;dropping-particle&quot;:&quot;&quot;,&quot;non-dropping-particle&quot;:&quot;&quot;},{&quot;family&quot;:&quot;Wright&quot;,&quot;given&quot;:&quot;Ian J.&quot;,&quot;parse-names&quot;:false,&quot;dropping-particle&quot;:&quot;&quot;,&quot;non-dropping-particle&quot;:&quot;&quot;}],&quot;container-title&quot;:&quot;Oecologia&quot;,&quot;container-title-short&quot;:&quot;Oecologia&quot;,&quot;DOI&quot;:&quot;10.1007/s00442-009-1291-3&quot;,&quot;ISSN&quot;:&quot;0029-8549&quot;,&quot;URL&quot;:&quot;http://link.springer.com/10.1007/s00442-009-1291-3&quot;,&quot;issued&quot;:{&quot;date-parts&quot;:[[2009,5,11]]},&quot;page&quot;:&quot;207-212&quot;,&quot;abstract&quot;:&quot;The ecophysiological linkage of leaf phosphorus (P) to photosynthetic capacity (A max) and to the A max-nitrogen relation remains poorly understood. To address this issue we compiled published and unpublished field data for mass-based A max, nitrogen (N) and P (n = 517 observations) from 314 species at 42 sites in 14 countries. Data were from four biomes: arctic, cold temperate, subtropical (including Mediterranean), and tropical. We asked whether plants with low P levels have low A max, a shallower slope of the A max-N relationship, and whether these patterns have a geographic signature. On average, leaf P was substantially lower in the two warmer than in the two colder biomes, with the reverse true for N:P ratios. The evidence indicates that the response of A max to leaf N is constrained by low leaf P. Using a full factorial model for all data, A max was related to leaf N, but not to leaf P on its own, with a significant leaf N × leaf P interaction indicating that the response of A max to N increased with increasing leaf P. This was also found in analyses using one value per species per site, or by comparing only angiosperms or only woody plants. Additionally, the slope of the A max-N relationship was higher in the colder arctic and temperate than warmer tropical and subtropical biomes. Sorting data into low, medium, and high leaf P groupings also showed that the A max-N slope increases with leaf P. These analyses support claims that in P-limited ecosystems the A max-N relationship may be constrained by low P, and are consistent with laboratory studies that show P-deficient plants have limited ribulose-1,5-bisphosphate regeneration, a likely mechanism for the P influence upon the A max-N relation. © 2009 Springer-Verlag.&quot;,&quot;issue&quot;:&quot;2&quot;,&quot;volume&quot;:&quot;160&quot;},&quot;isTemporary&quot;:false}]},{&quot;citationID&quot;:&quot;MENDELEY_CITATION_abed8fb4-fa87-4f9a-8db7-7cdb101424a5&quot;,&quot;properties&quot;:{&quot;noteIndex&quot;:0},&quot;isEdited&quot;:false,&quot;manualOverride&quot;:{&quot;isManuallyOverridden&quot;:false,&quot;citeprocText&quot;:&quot;(Wang &lt;i&gt;et al.&lt;/i&gt;, 2019; Yu &lt;i&gt;et al.&lt;/i&gt;, 2022; Dong &lt;i&gt;et al.&lt;/i&gt;, 2025)&quot;,&quot;manualOverrideText&quot;:&quot;&quot;},&quot;citationTag&quot;:&quot;MENDELEY_CITATION_v3_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LH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1dfQ==&quot;,&quot;citationItems&quot;:[{&quot;id&quot;:&quot;e727eda5-a0bb-3db3-bec3-511ce3ffbb80&quot;,&quot;itemData&quot;:{&quot;type&quot;:&quot;article-journal&quot;,&quot;id&quot;:&quot;e727eda5-a0bb-3db3-bec3-511ce3ffbb80&quot;,&quot;title&quot;:&quot;Effects of nutrient addition on foliar phosphorus fractions and their resorption in different-aged leaves of Chinese fir in subtropical China&quot;,&quot;author&quot;:[{&quot;family&quot;:&quot;Wang&quot;,&quot;given&quot;:&quot;Fang Chao&quot;,&quot;parse-names&quot;:false,&quot;dropping-particle&quot;:&quot;&quot;,&quot;non-dropping-particle&quot;:&quot;&quot;},{&quot;family&quot;:&quot;Fang&quot;,&quot;given&quot;:&quot;Xiang Min&quot;,&quot;parse-names&quot;:false,&quot;dropping-particle&quot;:&quot;&quot;,&quot;non-dropping-particle&quot;:&quot;&quot;},{&quot;family&quot;:&quot;Wang&quot;,&quot;given&quot;:&quot;G. Geoff&quot;,&quot;parse-names&quot;:false,&quot;dropping-particle&quot;:&quot;&quot;,&quot;non-dropping-particle&quot;:&quot;&quot;},{&quot;family&quot;:&quot;Mao&quot;,&quot;given&quot;:&quot;Rong&quot;,&quot;parse-names&quot;:false,&quot;dropping-particle&quot;:&quot;&quot;,&quot;non-dropping-particle&quot;:&quot;&quot;},{&quot;family&quot;:&quot;Lin&quot;,&quot;given&quot;:&quot;Xiao Fan&quot;,&quot;parse-names&quot;:false,&quot;dropping-particle&quot;:&quot;&quot;,&quot;non-dropping-particle&quot;:&quot;&quot;},{&quot;family&quot;:&quot;Wang&quot;,&quot;given&quot;:&quot;Huimin&quot;,&quot;parse-names&quot;:false,&quot;dropping-particle&quot;:&quot;&quot;,&quot;non-dropping-particle&quot;:&quot;&quot;},{&quot;family&quot;:&quot;Chen&quot;,&quot;given&quot;:&quot;Fu Sheng&quot;,&quot;parse-names&quot;:false,&quot;dropping-particle&quot;:&quot;&quot;,&quot;non-dropping-particle&quot;:&quot;&quot;}],&quot;container-title&quot;:&quot;Plant and Soil&quot;,&quot;container-title-short&quot;:&quot;Plant Soil&quot;,&quot;DOI&quot;:&quot;10.1007/s11104-019-04221-8&quot;,&quot;ISSN&quot;:&quot;15735036&quot;,&quot;issued&quot;:{&quot;date-parts&quot;:[[2019]]},&quot;page&quot;:&quot;41-54&quot;,&quot;abstract&quot;:&quot;Background and aims: Anthropogenic activities have increased nitrogen (N) and phosphorus (P) inputs to terrestrial ecosystems, which may significantly alter P cycle through accumulation and resorption. Methods: We measured the concentrations of four different P fractions (inorganic, nucleic, sugar, and residual P) in both live leaves and senescent leaves in N and P additions in an evergreen plantation forest of subtropical China. Results: Adding moderate N plus P increased total, inorganic, and sugar P concentrations, which sustained the leaf N/P balance and alleviated P limitation in Chinese fir (Cunninghamia lanceolata) plantation. Nitrogen and P (total, nucleic, and residue P) resorption proficiencies did but P (each of various fractions) resorption efficiency did not respond to nutrient addition. The concentrations and resorption efficiencies of most P fractions were lower in the old than young leaves, but their resorption proficiencies except for sugar P weren’t different. Conclusions: Internal P cycles of Chinese fir could be strongly altered through increasing accumulation of inorganic P and sugar P factions in respond to soil P enrichment when combined with suitable N addition. The easily degradable P (inorganic and sugar P) were preferentially resorbed regardless of nutrient addition. Leaf age was a key-factor influencing the resorption extent of P fractions in Chinese fir.&quot;,&quot;publisher&quot;:&quot;Plant and Soil&quot;,&quot;issue&quot;:&quot;1-2&quot;,&quot;volume&quot;:&quot;443&quot;},&quot;isTemporary&quot;:false},{&quot;id&quot;:&quot;377bb0f0-7d76-3e5e-ab21-6edbcf331bb4&quot;,&quot;itemData&quot;:{&quot;type&quot;:&quot;article-journal&quot;,&quot;id&quot;:&quot;377bb0f0-7d76-3e5e-ab21-6edbcf331bb4&quot;,&quot;title&quot;:&quot;Foliar phosphorus allocation and photosynthesis reveal plants' adaptative strategies to phosphorus limitation in tropical forests at different successional stages&quot;,&quot;author&quot;:[{&quot;family&quot;:&quot;Yu&quot;,&quot;given&quot;:&quot;Qingshui&quot;,&quot;parse-names&quot;:false,&quot;dropping-particle&quot;:&quot;&quot;,&quot;non-dropping-particle&quot;:&quot;&quot;},{&quot;family&quot;:&quot;Ni&quot;,&quot;given&quot;:&quot;Xiaofeng&quot;,&quot;parse-names&quot;:false,&quot;dropping-particle&quot;:&quot;&quot;,&quot;non-dropping-particle&quot;:&quot;&quot;},{&quot;family&quot;:&quot;Cheng&quot;,&quot;given&quot;:&quot;Xiaoli&quot;,&quot;parse-names&quot;:false,&quot;dropping-particle&quot;:&quot;&quot;,&quot;non-dropping-particle&quot;:&quot;&quot;},{&quot;family&quot;:&quot;Ma&quot;,&quot;given&quot;:&quot;Suhui&quot;,&quot;parse-names&quot;:false,&quot;dropping-particle&quot;:&quot;&quot;,&quot;non-dropping-particle&quot;:&quot;&quot;},{&quot;family&quot;:&quot;Tian&quot;,&quot;given&quot;:&quot;Di&quot;,&quot;parse-names&quot;:false,&quot;dropping-particle&quot;:&quot;&quot;,&quot;non-dropping-particle&quot;:&quot;&quot;},{&quot;family&quot;:&quot;Zhu&quot;,&quot;given&quot;:&quot;Biao&quot;,&quot;parse-names&quot;:false,&quot;dropping-particle&quot;:&quot;&quot;,&quot;non-dropping-particle&quot;:&quot;&quot;},{&quot;family&quot;:&quot;Zhu&quot;,&quot;given&quot;:&quot;Jiangling&quot;,&quot;parse-names&quot;:false,&quot;dropping-particle&quot;:&quot;&quot;,&quot;non-dropping-particle&quot;:&quot;&quot;},{&quot;family&quot;:&quot;Ji&quot;,&quot;given&quot;:&quot;Chengjun&quot;,&quot;parse-names&quot;:false,&quot;dropping-particle&quot;:&quot;&quot;,&quot;non-dropping-particle&quot;:&quot;&quot;},{&quot;family&quot;:&quot;Tang&quot;,&quot;given&quot;:&quot;Zhiyao&quot;,&quot;parse-names&quot;:false,&quot;dropping-particle&quot;:&quot;&quot;,&quot;non-dropping-particle&quot;:&quot;&quot;},{&quot;family&quot;:&quot;Fang&quot;,&quot;given&quot;:&quot;Jingyun&quot;,&quot;parse-names&quot;:false,&quot;dropping-particle&quot;:&quot;&quot;,&quot;non-dropping-particle&quot;:&quot;&quot;}],&quot;container-title&quot;:&quot;Science of the Total Environment&quot;,&quot;DOI&quot;:&quot;10.1016/j.scitotenv.2022.157456&quot;,&quot;ISSN&quot;:&quot;18791026&quot;,&quot;PMID&quot;:&quot;35863563&quot;,&quot;URL&quot;:&quot;https://doi.org/10.1016/j.scitotenv.2022.157456&quot;,&quot;issued&quot;:{&quot;date-parts&quot;:[[2022]]},&quot;page&quot;:&quot;157456&quot;,&quot;abstract&quot;:&quot;High atmospheric nitrogen (N) deposition and low soil phosphorus (P) availability occur simultaneously in tropical areas, and thus tropical plants need to adapt nutrient-use strategies to maintain growth and survival. Therefore, identifying the adaptative strategies of tropical plants at different successional stages under low soil P availability is indispensable. Here, we separately investigated foliar traits, photosynthetic characteristics, and P fractions of 8 species in the primary and secondary tropical forests after 10 years of N and P fertilization. P addition increased foliar P concentrations and deceased N:P ratio in the primary forest and secondary forest. The foliar photosynthetic rates did not significantly respond to nutrient additions, and the foliar photosynthetic P-use efficiency (PPUE) reduced under the P addition in the primary forest. In contrast, the foliar photosynthetic rates and photosynthetic nitrogen (N)-use efficiency (PNUE) were enhanced with nutrient additions in the secondary forest. The allocations of foliar nucleic acid P and residual P were reduced by P addition in the primary forest, whereas the allocation of metabolic P was enhanced and the allocation of residual P was reduced by P addition in the secondary forest. Additionally, a higher proportion of structural P was found in the primary forest, and a higher proportion of metabolic P was observed in the secondary forest. Interesting, structural equation model analysis revealed that the plants decreased the allocation of foliar nucleic acid P and increased the allocation of structural P in the primary forest, thereby reducing photosynthetic rates. Whereas the plants enhanced photosynthetic rates by promoting PPUE and the allocation of foliar metabolic P in the secondary forest. Our findings highlighted tropical plants at different successional stages can reasonably allocate foliar P to regulate photosynthetic rates and acclimate to low P environments.&quot;,&quot;publisher&quot;:&quot;Elsevier B.V.&quot;,&quot;issue&quot;:&quot;May&quot;,&quot;volume&quot;:&quot;846&quot;,&quot;container-title-short&quot;:&quot;&quot;},&quot;isTemporary&quot;:false},{&quot;id&quot;:&quot;44da4ec2-0e22-3e0c-8446-b8ec768604da&quot;,&quot;itemData&quot;:{&quot;type&quot;:&quot;article-journal&quot;,&quot;id&quot;:&quot;44da4ec2-0e22-3e0c-8446-b8ec768604da&quot;,&quot;title&quot;:&quot;Deciphering the variability of leaf phosphorus-allocation strategies using leaf economic traits and reflectance spectroscopy across diverse forest types&quot;,&quot;author&quot;:[{&quot;family&quot;:&quot;Dong&quot;,&quot;given&quot;:&quot;Tingting&quot;,&quot;parse-names&quot;:false,&quot;dropping-particle&quot;:&quot;&quot;,&quot;non-dropping-particle&quot;:&quot;&quot;},{&quot;family&quot;:&quot;Wu&quot;,&quot;given&quot;:&quot;Fengqi&quot;,&quot;parse-names&quot;:false,&quot;dropping-particle&quot;:&quot;&quot;,&quot;non-dropping-particle&quot;:&quot;&quot;},{&quot;family&quot;:&quot;Tsujii&quot;,&quot;given&quot;:&quot;Yuki&quot;,&quot;parse-names&quot;:false,&quot;dropping-particle&quot;:&quot;&quot;,&quot;non-dropping-particle&quot;:&quot;&quot;},{&quot;family&quot;:&quot;Townsend&quot;,&quot;given&quot;:&quot;Philip A.&quot;,&quot;parse-names&quot;:false,&quot;dropping-particle&quot;:&quot;&quot;,&quot;non-dropping-particle&quot;:&quot;&quot;},{&quot;family&quot;:&quot;Yang&quot;,&quot;given&quot;:&quot;Nan&quot;,&quot;parse-names&quot;:false,&quot;dropping-particle&quot;:&quot;&quot;,&quot;non-dropping-particle&quot;:&quot;&quot;},{&quot;family&quot;:&quot;Xu&quot;,&quot;given&quot;:&quot;Weiying&quot;,&quot;parse-names&quot;:false,&quot;dropping-particle&quot;:&quot;&quot;,&quot;non-dropping-particle&quot;:&quot;&quot;},{&quot;family&quot;:&quot;Liu&quot;,&quot;given&quot;:&quot;Shuwen&quot;,&quot;parse-names&quot;:false,&quot;dropping-particle&quot;:&quot;&quot;,&quot;non-dropping-particle&quot;:&quot;&quot;},{&quot;family&quot;:&quot;Swenson&quot;,&quot;given&quot;:&quot;Nathan G.&quot;,&quot;parse-names&quot;:false,&quot;dropping-particle&quot;:&quot;&quot;,&quot;non-dropping-particle&quot;:&quot;&quot;},{&quot;family&quot;:&quot;Lamour&quot;,&quot;given&quot;:&quot;Julien&quot;,&quot;parse-names&quot;:false,&quot;dropping-particle&quot;:&quot;&quot;,&quot;non-dropping-particle&quot;:&quot;&quot;},{&quot;family&quot;:&quot;Han&quot;,&quot;given&quot;:&quot;Wenxuan&quot;,&quot;parse-names&quot;:false,&quot;dropping-particle&quot;:&quot;&quot;,&quot;non-dropping-particle&quot;:&quot;&quot;},{&quot;family&quot;:&quot;Smith&quot;,&quot;given&quot;:&quot;Nicholas G.&quot;,&quot;parse-names&quot;:false,&quot;dropping-particle&quot;:&quot;&quot;,&quot;non-dropping-particle&quot;:&quot;&quot;},{&quot;family&quot;:&quot;Shi&quot;,&quot;given&quot;:&quot;Yue&quot;,&quot;parse-names&quot;:false,&quot;dropping-particle&quot;:&quot;&quot;,&quot;non-dropping-particle&quot;:&quot;&quot;},{&quot;family&quot;:&quot;Yan&quot;,&quot;given&quot;:&quot;Li&quot;,&quot;parse-names&quot;:false,&quot;dropping-particle&quot;:&quot;&quot;,&quot;non-dropping-particle&quot;:&quot;&quot;},{&quot;family&quot;:&quot;Tian&quot;,&quot;given&quot;:&quot;Di&quot;,&quot;parse-names&quot;:false,&quot;dropping-particle&quot;:&quot;&quot;,&quot;non-dropping-particle&quot;:&quot;&quot;},{&quot;family&quot;:&quot;Jiang&quot;,&quot;given&quot;:&quot;Mingkai&quot;,&quot;parse-names&quot;:false,&quot;dropping-particle&quot;:&quot;&quot;,&quot;non-dropping-particle&quot;:&quot;&quot;},{&quot;family&quot;:&quot;Wang&quot;,&quot;given&quot;:&quot;Zhihui&quot;,&quot;parse-names&quot;:false,&quot;dropping-particle&quot;:&quot;&quot;,&quot;non-dropping-particle&quot;:&quot;&quot;},{&quot;family&quot;:&quot;Liu&quot;,&quot;given&quot;:&quot;Xiaojuan&quot;,&quot;parse-names&quot;:false,&quot;dropping-particle&quot;:&quot;&quot;,&quot;non-dropping-particle&quot;:&quot;&quot;},{&quot;family&quot;:&quot;Dai&quot;,&quot;given&quot;:&quot;Guanhua&quot;,&quot;parse-names&quot;:false,&quot;dropping-particle&quot;:&quot;&quot;,&quot;non-dropping-particle&quot;:&quot;&quot;},{&quot;family&quot;:&quot;Dong&quot;,&quot;given&quot;:&quot;Jinlong&quot;,&quot;parse-names&quot;:false,&quot;dropping-particle&quot;:&quot;&quot;,&quot;non-dropping-particle&quot;:&quot;&quot;},{&quot;family&quot;:&quot;Sardans&quot;,&quot;given&quot;:&quot;Jordi&quot;,&quot;parse-names&quot;:false,&quot;dropping-particle&quot;:&quot;&quot;,&quot;non-dropping-particle&quot;:&quot;&quot;},{&quot;family&quot;:&quot;Reich&quot;,&quot;given&quot;:&quot;Peter B.&quot;,&quot;parse-names&quot;:false,&quot;dropping-particle&quot;:&quot;&quot;,&quot;non-dropping-particle&quot;:&quot;&quot;},{&quot;family&quot;:&quot;Lambers&quot;,&quot;given&quot;:&quot;Hans&quot;,&quot;parse-names&quot;:false,&quot;dropping-particle&quot;:&quot;&quot;,&quot;non-dropping-particle&quot;:&quot;&quot;},{&quot;family&quot;:&quot;Serbin&quot;,&quot;given&quot;:&quot;Shawn P.&quot;,&quot;parse-names&quot;:false,&quot;dropping-particle&quot;:&quot;&quot;,&quot;non-dropping-particle&quot;:&quot;&quot;},{&quot;family&quot;:&quot;Peñuelas&quot;,&quot;given&quot;:&quot;Josep&quot;,&quot;parse-names&quot;:false,&quot;dropping-particle&quot;:&quot;&quot;,&quot;non-dropping-particle&quot;:&quot;&quot;},{&quot;family&quot;:&quot;Wu&quot;,&quot;given&quot;:&quot;Jin&quot;,&quot;parse-names&quot;:false,&quot;dropping-particle&quot;:&quot;&quot;,&quot;non-dropping-particle&quot;:&quot;&quot;},{&quot;family&quot;:&quot;Yan&quot;,&quot;given&quot;:&quot;Zhengbing&quot;,&quot;parse-names&quot;:false,&quot;dropping-particle&quot;:&quot;&quot;,&quot;non-dropping-particle&quot;:&quot;&quot;}],&quot;container-title&quot;:&quot;New Phytologist&quot;,&quot;DOI&quot;:&quot;10.1111/nph.70219&quot;,&quot;ISSN&quot;:&quot;14698137&quot;,&quot;issued&quot;:{&quot;date-parts&quot;:[[2025]]},&quot;abstract&quot;:&quot;Allocation of leaf phosphorus (P) among different functional fractions represents a crucial adaptive strategy for optimizing P use. However, it remains challenging to monitor the variability in leaf P fractions and, ultimately, to understand P-use strategies across diverse plant communities. We explored relationships between five leaf P fractions (orthophosphate P, Pi; lipid P, PL; nucleic acid P, PN; metabolite P, PM; and residual P, PR) and 11 leaf economic traits of 58 woody species from three biomes in China, including temperate, subtropical and tropical forests. Then, we developed trait-based models and spectral models for leaf P fractions and compared their predictive abilities. We found that plants exhibiting conservative strategies increased the proportions of PN and PM, but decreased the proportions of Pi and PL, thus enhancing photosynthetic P-use efficiency, especially under P limitation. Spectral models outperformed trait-based models in predicting cross-site leaf P fractions, regardless of concentrations (R2 = 0.50–0.88 vs 0.34–0.74) or proportions (R2 = 0.43–0.70 vs 0.06–0.45). These findings enhance our understanding of leaf P-allocation strategies and highlight reflectance spectroscopy as a promising alternative for characterizing large-scale leaf P fractions and plant P-use strategies, which could ultimately improve the physiological representation of the plant P cycle in land surface models.&quot;,&quot;container-title-short&quot;:&quot;&quot;},&quot;isTemporary&quot;:false}]},{&quot;citationID&quot;:&quot;MENDELEY_CITATION_61258353-c5a2-4544-825e-5276cdd76a00&quot;,&quot;properties&quot;:{&quot;noteIndex&quot;:0},&quot;isEdited&quot;:false,&quot;manualOverride&quot;:{&quot;isManuallyOverridden&quot;:false,&quot;citeprocText&quot;:&quot;(Rogers &lt;i&gt;et al.&lt;/i&gt;, 2017)&quot;,&quot;manualOverrideText&quot;:&quot;&quot;},&quot;citationTag&quot;:&quot;MENDELEY_CITATION_v3_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&quot;,&quot;citationItems&quot;:[{&quot;id&quot;:&quot;4ae83308-d169-3c13-952f-54966b22c1ec&quot;,&quot;itemData&quot;:{&quot;type&quot;:&quot;article-journal&quot;,&quot;id&quot;:&quot;4ae83308-d169-3c13-952f-54966b22c1ec&quot;,&quot;title&quot;:&quot;A roadmap for improving the representation of photosynthesis in Earth system models&quot;,&quot;author&quot;:[{&quot;family&quot;:&quot;Rogers&quot;,&quot;given&quot;:&quot;Alistair&quot;,&quot;parse-names&quot;:false,&quot;dropping-particle&quot;:&quot;&quot;,&quot;non-dropping-particle&quot;:&quot;&quot;},{&quot;family&quot;:&quot;Medlyn&quot;,&quot;given&quot;:&quot;Belinda E&quot;,&quot;parse-names&quot;:false,&quot;dropping-particle&quot;:&quot;&quot;,&quot;non-dropping-particle&quot;:&quot;&quot;},{&quot;family&quot;:&quot;Dukes&quot;,&quot;given&quot;:&quot;Jeffrey S&quot;,&quot;parse-names&quot;:false,&quot;dropping-particle&quot;:&quot;&quot;,&quot;non-dropping-particle&quot;:&quot;&quot;},{&quot;family&quot;:&quot;Bonan&quot;,&quot;given&quot;:&quot;Gordon B&quot;,&quot;parse-names&quot;:false,&quot;dropping-particle&quot;:&quot;&quot;,&quot;non-dropping-particle&quot;:&quot;&quot;},{&quot;family&quot;:&quot;Caemmerer&quot;,&quot;given&quot;:&quot;Susanne&quot;,&quot;parse-names&quot;:false,&quot;dropping-particle&quot;:&quot;&quot;,&quot;non-dropping-particle&quot;:&quot;&quot;},{&quot;family&quot;:&quot;Dietze&quot;,&quot;given&quot;:&quot;Michael C&quot;,&quot;parse-names&quot;:false,&quot;dropping-particle&quot;:&quot;&quot;,&quot;non-dropping-particle&quot;:&quot;&quot;},{&quot;family&quot;:&quot;Kattge&quot;,&quot;given&quot;:&quot;Jens&quot;,&quot;parse-names&quot;:false,&quot;dropping-particle&quot;:&quot;&quot;,&quot;non-dropping-particle&quot;:&quot;&quot;},{&quot;family&quot;:&quot;Leakey&quot;,&quot;given&quot;:&quot;Andrew D B&quot;,&quot;parse-names&quot;:false,&quot;dropping-particle&quot;:&quot;&quot;,&quot;non-dropping-particle&quot;:&quot;&quot;},{&quot;family&quot;:&quot;Mercado&quot;,&quot;given&quot;:&quot;Lina M&quot;,&quot;parse-names&quot;:false,&quot;dropping-particle&quot;:&quot;&quot;,&quot;non-dropping-particle&quot;:&quot;&quot;},{&quot;family&quot;:&quot;Niinemets&quot;,&quot;given&quot;:&quot;Ülo&quot;,&quot;parse-names&quot;:false,&quot;dropping-particle&quot;:&quot;&quot;,&quot;non-dropping-particle&quot;:&quot;&quot;},{&quot;family&quot;:&quot;Prentice&quot;,&quot;given&quot;:&quot;I Colin&quot;,&quot;parse-names&quot;:false,&quot;dropping-particle&quot;:&quot;&quot;,&quot;non-dropping-particle&quot;:&quot;&quot;},{&quot;family&quot;:&quot;Serbin&quot;,&quot;given&quot;:&quot;Shawn P&quot;,&quot;parse-names&quot;:false,&quot;dropping-particle&quot;:&quot;&quot;,&quot;non-dropping-particle&quot;:&quot;&quot;},{&quot;family&quot;:&quot;Sitch&quot;,&quot;given&quot;:&quot;Stephen&quot;,&quot;parse-names&quot;:false,&quot;dropping-particle&quot;:&quot;&quot;,&quot;non-dropping-particle&quot;:&quot;&quot;},{&quot;family&quot;:&quot;Way&quot;,&quot;given&quot;:&quot;Danielle A&quot;,&quot;parse-names&quot;:false,&quot;dropping-particle&quot;:&quot;&quot;,&quot;non-dropping-particle&quot;:&quot;&quot;},{&quot;family&quot;:&quot;Zaehle&quot;,&quot;given&quot;:&quot;Sönke&quot;,&quot;parse-names&quot;:false,&quot;dropping-particle&quot;:&quot;&quot;,&quot;non-dropping-particle&quot;:&quot;&quot;}],&quot;container-title&quot;:&quot;New Phytologist&quot;,&quot;DOI&quot;:&quot;10.1111/nph.14283&quot;,&quot;ISSN&quot;:&quot;0028-646X&quot;,&quot;URL&quot;:&quot;https://onlinelibrary.wiley.com/doi/10.1111/nph.14283&quot;,&quot;issued&quot;:{&quot;date-parts&quot;:[[2017,1,28]]},&quot;page&quot;:&quot;22-42&quot;,&quot;abstract&quot;:&quot;Accurate representation of photosynthesis in terrestrial biosphere models (TBMs) is essential for robust projections of global change. However, current representations vary markedly between TBMs, contributing uncertainty to projections of global carbon fluxes. Here we compared the representation of photosynthesis in seven TBMs by examining leaf and canopy level responses of photosynthetic CO2 assimilation (A) to key environmental variables: light, temper- ature, CO2 concentration, vapor pressure deficit and soil water content. We identified research areas where limited process knowledge prevents inclusion of physiological phenomena in current TBMs and research areas where data are urgently needed for model parameterization or evaluation. We provide a roadmap for new science needed to improve the representation of photo- synthesis in the next generation of terrestrial biosphere and Earth system models.&quot;,&quot;issue&quot;:&quot;1&quot;,&quot;volume&quot;:&quot;213&quot;,&quot;container-title-short&quot;:&quot;&quot;},&quot;isTemporary&quot;:false}]},{&quot;citationID&quot;:&quot;MENDELEY_CITATION_91374f1d-3efa-416e-88ee-452dea0b7c35&quot;,&quot;properties&quot;:{&quot;noteIndex&quot;:0},&quot;isEdited&quot;:false,&quot;manualOverride&quot;:{&quot;isManuallyOverridden&quot;:false,&quot;citeprocText&quot;:&quot;(Hoeksema &lt;i&gt;et al.&lt;/i&gt;, 2010; Valeria &amp;#38; Santiago, 2011; Augusto &lt;i&gt;et al.&lt;/i&gt;, 2013; Keller &lt;i&gt;et al.&lt;/i&gt;, 2023; Yang &lt;i&gt;et al.&lt;/i&gt;, 2025)&quot;,&quot;manualOverrideText&quot;:&quot;&quot;},&quot;citationTag&quot;:&quot;MENDELEY_CITATION_v3_eyJjaXRhdGlvbklEIjoiTUVOREVMRVlfQ0lUQVRJT05fOTEzNzRmMWQtM2VmYS00MTZlLTg4ZWUtNDUyZGVhMGI3YzM1IiwicHJvcGVydGllcyI6eyJub3RlSW5kZXgiOjB9LCJpc0VkaXRlZCI6ZmFsc2UsIm1hbnVhbE92ZXJyaWRlIjp7ImlzTWFudWFsbHlPdmVycmlkZGVuIjpmYWxzZSwiY2l0ZXByb2NUZXh0IjoiKEhvZWtzZW1hIDxpPmV0IGFsLjwvaT4sIDIwMTA7IFZhbGVyaWEgJiMzODsgU2FudGlhZ28sIDIwMTE7IEF1Z3VzdG8gPGk+ZXQgYWwuPC9pPiwgMjAxMzsgS2VsbGVyIDxpPmV0IGFsLjwvaT4sIDIwMjM7IFlhbmcgPGk+ZXQgYWwuPC9pPiwgMjAyNSkiLCJtYW51YWxPdmVycmlkZVRleHQiOiIifSwiY2l0YXRpb25JdGVtcyI6W3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&quot;,&quot;citationItems&quot;:[{&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container-title-short&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isTemporary&quot;:false},{&quot;id&quot;:&quot;e61dda5d-dcaa-3b08-8779-f0bdeccb3586&quot;,&quot;itemData&quot;:{&quot;type&quot;:&quot;article-journal&quot;,&quot;id&quot;:&quot;e61dda5d-dcaa-3b08-8779-f0bdeccb3586&quot;,&quot;title&quot;:&quot;A meta-analysis of context-dependency in plant response to inoculation with mycorrhizal fungi&quot;,&quot;author&quot;:[{&quot;family&quot;:&quot;Hoeksema&quot;,&quot;given&quot;:&quot;Jason D&quot;,&quot;parse-names&quot;:false,&quot;dropping-particle&quot;:&quot;&quot;,&quot;non-dropping-particle&quot;:&quot;&quot;},{&quot;family&quot;:&quot;Chaudhary&quot;,&quot;given&quot;:&quot;V Bala&quot;,&quot;parse-names&quot;:false,&quot;dropping-particle&quot;:&quot;&quot;,&quot;non-dropping-particle&quot;:&quot;&quot;},{&quot;family&quot;:&quot;Gehring&quot;,&quot;given&quot;:&quot;Catherine A&quot;,&quot;parse-names&quot;:false,&quot;dropping-particle&quot;:&quot;&quot;,&quot;non-dropping-particle&quot;:&quot;&quot;},{&quot;family&quot;:&quot;Johnson&quot;,&quot;given&quot;:&quot;Nancy Collins&quot;,&quot;parse-names&quot;:false,&quot;dropping-particle&quot;:&quot;&quot;,&quot;non-dropping-particle&quot;:&quot;&quot;},{&quot;family&quot;:&quot;Karst&quot;,&quot;given&quot;:&quot;Justine&quot;,&quot;parse-names&quot;:false,&quot;dropping-particle&quot;:&quot;&quot;,&quot;non-dropping-particle&quot;:&quot;&quot;},{&quot;family&quot;:&quot;Koide&quot;,&quot;given&quot;:&quot;Roger T&quot;,&quot;parse-names&quot;:false,&quot;dropping-particle&quot;:&quot;&quot;,&quot;non-dropping-particle&quot;:&quot;&quot;},{&quot;family&quot;:&quot;Pringle&quot;,&quot;given&quot;:&quot;Anne&quot;,&quot;parse-names&quot;:false,&quot;dropping-particle&quot;:&quot;&quot;,&quot;non-dropping-particle&quot;:&quot;&quot;},{&quot;family&quot;:&quot;Zabinski&quot;,&quot;given&quot;:&quot;Catherine&quot;,&quot;parse-names&quot;:false,&quot;dropping-particle&quot;:&quot;&quot;,&quot;non-dropping-particle&quot;:&quot;&quot;},{&quot;family&quot;:&quot;Bever&quot;,&quot;given&quot;:&quot;James D&quot;,&quot;parse-names&quot;:false,&quot;dropping-particle&quot;:&quot;&quot;,&quot;non-dropping-particle&quot;:&quot;&quot;},{&quot;family&quot;:&quot;Moore&quot;,&quot;given&quot;:&quot;John C&quot;,&quot;parse-names&quot;:false,&quot;dropping-particle&quot;:&quot;&quot;,&quot;non-dropping-particle&quot;:&quot;&quot;},{&quot;family&quot;:&quot;Wilson&quot;,&quot;given&quot;:&quot;Gail W T&quot;,&quot;parse-names&quot;:false,&quot;dropping-particle&quot;:&quot;&quot;,&quot;non-dropping-particle&quot;:&quot;&quot;},{&quot;family&quot;:&quot;Klironomos&quot;,&quot;given&quot;:&quot;John N&quot;,&quot;parse-names&quot;:false,&quot;dropping-particle&quot;:&quot;&quot;,&quot;non-dropping-particle&quot;:&quot;&quot;},{&quot;family&quot;:&quot;Umbanhowar&quot;,&quot;given&quot;:&quot;James&quot;,&quot;parse-names&quot;:false,&quot;dropping-particle&quot;:&quot;&quot;,&quot;non-dropping-particle&quot;:&quot;&quot;}],&quot;container-title&quot;:&quot;Ecology Letters&quot;,&quot;container-title-short&quot;:&quot;Ecol Lett&quot;,&quot;DOI&quot;:&quot;10.1111/j.1461-0248.2009.01430.x&quot;,&quot;ISSN&quot;:&quot;1461023X&quot;,&quot;PMID&quot;:&quot;20100237&quot;,&quot;issued&quot;:{&quot;date-parts&quot;:[[2010]]},&quot;page&quot;:&quot;394-407&quot;,&quot;abstract&quot;:&quot;Mycorrhizal fungi influence plant growth, local biodiversity and ecosystem function. Effects of the symbiosis on plants span the continuum from mutualism to parasitism. We sought to understand this variation in symbiotic function using meta-analysis with information theory-based model selection to assess the relative importance of factors in five categories: (1) identity of the host plant and its functional characteristics, (2) identity and type of mycorrhizal fungi (arbuscular mycorrhizal vs. ectomycorrhizal), (3) soil fertility, (4) biotic complexity of the soil and (5) experimental location (laboratory vs. field). Across most subsets of the data, host plant functional group and N-fertilization were surprisingly much more important in predicting plant responses to mycorrhizal inoculation ('plant response') than other factors. Non-N-fixing forbs and woody plants and C4 grasses responded more positively to mycorrhizal inoculation than plants with N-fixing bacterial symbionts and C3 grasses. In laboratory studies of the arbuscular mycorrhizal symbiosis, plant response was more positive when the soil community was more complex. Univariate analyses supported the hypothesis that plant response is most positive when plants are P-limited rather than N-limited. These results emphasize that mycorrhizal function depends on both abiotic and biotic context, and have implications for plant community theory and restoration ecology. © 2010 Blackwell Publishing Ltd/CNRS.&quot;,&quot;issue&quot;:&quot;3&quot;,&quot;volume&quot;:&quot;13&quot;},&quot;isTemporary&quot;:false},{&quot;id&quot;:&quot;a3ce845d-c69f-395c-b857-2a72df9271ef&quot;,&quot;itemData&quot;:{&quot;type&quot;:&quot;article-journal&quot;,&quot;id&quot;:&quot;a3ce845d-c69f-395c-b857-2a72df9271ef&quot;,&quot;title&quot;:&quot;Global assessment of limitation to symbiotic nitrogen fixation by phosphorus availability in terrestrial ecosystems using a meta-analysis approach&quot;,&quot;author&quot;:[{&quot;family&quot;:&quot;Augusto&quot;,&quot;given&quot;:&quot;Laurent&quot;,&quot;parse-names&quot;:false,&quot;dropping-particle&quot;:&quot;&quot;,&quot;non-dropping-particle&quot;:&quot;&quot;},{&quot;family&quot;:&quot;Delerue&quot;,&quot;given&quot;:&quot;Florian&quot;,&quot;parse-names&quot;:false,&quot;dropping-particle&quot;:&quot;&quot;,&quot;non-dropping-particle&quot;:&quot;&quot;},{&quot;family&quot;:&quot;Gallet-Budynek&quot;,&quot;given&quot;:&quot;Anne&quot;,&quot;parse-names&quot;:false,&quot;dropping-particle&quot;:&quot;&quot;,&quot;non-dropping-particle&quot;:&quot;&quot;},{&quot;family&quot;:&quot;Achat&quot;,&quot;given&quot;:&quot;David L&quot;,&quot;parse-names&quot;:false,&quot;dropping-particle&quot;:&quot;&quot;,&quot;non-dropping-particle&quot;:&quot;&quot;}],&quot;container-title&quot;:&quot;Global Biogeochemical Cycles&quot;,&quot;container-title-short&quot;:&quot;Global Biogeochem Cycles&quot;,&quot;DOI&quot;:&quot;10.1002/gbc.20069&quot;,&quot;ISSN&quot;:&quot;19449224&quot;,&quot;issued&quot;:{&quot;date-parts&quot;:[[2013]]},&quot;page&quot;:&quot;804-815&quot;,&quot;abstract&quot;:&quot;Symbiotic nitrogen fixation (SNF) is the main natural source of nitrogen (N) in terrestrial ecosystems worldwide. Previous studies have shown that fixation of N by plants can be limited by the availability of phosphorus (P) in soils. We used global meta-analysis to investigate how P availability controls SNF. In experiments in which plants were grown in an artificial medium, severe P deficiencies in the nutritive solution ([PO4] &lt; 5-42 μM) depressed SNF flux through both a direct decrease in the plant fixation rate (i.e., decreased N fixed per unit of plant biomass) and an indirect effect (i.e., through plant biomass). In most experiments with plants grown in soils, SNF was proportional to plant biomass and was consequently only indirectly limited by P. Some cases using unfertilized and weathered soils (ultisols or oxisols), where plants were particularly P stressed, were an exception with both direct and indirect P limitations. Our global analysis of the P-SNF relationship indicated that P bioavailability commonly limited SNF flux. We conclude that the main driver of in situ P limitation is indirect via limitation of plant growth, except in certain cases where both indirect and direct constraints may play a role. These cases of severe P deficiency may be mainly found in weathered tropical soils of Africa and South America, probably in unfertilized croplands which are depleted in P due to repeated biomass harvests. Key Points Phosphorus (P) bioavailability limits symbiotic fixation of nitrogen (SNF)P limits N2-fixation through plant growth but has minor impact on fixation rateControl of global SNF by P is proportional to its effect on plant biomass ©2013. American Geophysical Union. All Rights Reserved.&quot;,&quot;issue&quot;:&quot;3&quot;,&quot;volume&quot;:&quot;27&quot;},&quot;isTemporary&quot;:false},{&quot;id&quot;:&quot;e5baf373-88ee-31b1-8a3a-368054e4c961&quot;,&quot;itemData&quot;:{&quot;type&quot;:&quot;chapter&quot;,&quot;id&quot;:&quot;e5baf373-88ee-31b1-8a3a-368054e4c961&quot;,&quot;title&quot;:&quot;C&lt;sub&gt;4&lt;/sub&gt; Plants Adaptation to High Levels of CO&lt;sub&gt;2&lt;/sub&gt; and to Drought Environments&quot;,&quot;author&quot;:[{&quot;family&quot;:&quot;Valeria&quot;,&quot;given&quot;:&quot;Maria&quot;,&quot;parse-names&quot;:false,&quot;dropping-particle&quot;:&quot;&quot;,&quot;non-dropping-particle&quot;:&quot;&quot;},{&quot;family&quot;:&quot;Santiago&quot;,&quot;given&quot;:&quot;Carlos&quot;,&quot;parse-names&quot;:false,&quot;dropping-particle&quot;:&quot;&quot;,&quot;non-dropping-particle&quot;:&quot;&quot;}],&quot;container-title&quot;:&quot;Abiotic Stress in Plants - Mechanisms and Adaptations&quot;,&quot;DOI&quot;:&quot;10.5772/24936&quot;,&quot;issued&quot;:{&quot;date-parts&quot;:[[2011,9,22]]},&quot;publisher&quot;:&quot;InTech&quot;,&quot;container-title-short&quot;:&quot;&quot;},&quot;isTemporary&quot;:false},{&quot;id&quot;:&quot;7795a202-e282-3e7b-8605-3d1155b6baf2&quot;,&quot;itemData&quot;:{&quot;type&quot;:&quot;article-journal&quot;,&quot;id&quot;:&quot;7795a202-e282-3e7b-8605-3d1155b6baf2&quot;,&quot;title&quot;:&quot;Leaf economic strategies drive global variation in phosphorus stimulation of terrestrial plant production&quot;,&quot;author&quot;:[{&quot;family&quot;:&quot;Yang&quot;,&quot;given&quot;:&quot;Nan&quot;,&quot;parse-names&quot;:false,&quot;dropping-particle&quot;:&quot;&quot;,&quot;non-dropping-particle&quot;:&quot;&quot;},{&quot;family&quot;:&quot;Zohner&quot;,&quot;given&quot;:&quot;Constantin M.&quot;,&quot;parse-names&quot;:false,&quot;dropping-particle&quot;:&quot;&quot;,&quot;non-dropping-particle&quot;:&quot;&quot;},{&quot;family&quot;:&quot;Crowther&quot;,&quot;given&quot;:&quot;Thomas W.&quot;,&quot;parse-names&quot;:false,&quot;dropping-particle&quot;:&quot;&quot;,&quot;non-dropping-particle&quot;:&quot;&quot;},{&quot;family&quot;:&quot;Feng&quot;,&quot;given&quot;:&quot;Jiguang&quot;,&quot;parse-names&quot;:false,&quot;dropping-particle&quot;:&quot;&quot;,&quot;non-dropping-particle&quot;:&quot;&quot;},{&quot;family&quot;:&quot;Wu&quot;,&quot;given&quot;:&quot;Jin&quot;,&quot;parse-names&quot;:false,&quot;dropping-particle&quot;:&quot;&quot;,&quot;non-dropping-particle&quot;:&quot;&quot;},{&quot;family&quot;:&quot;Chen&quot;,&quot;given&quot;:&quot;Xinli&quot;,&quot;parse-names&quot;:false,&quot;dropping-particle&quot;:&quot;&quot;,&quot;non-dropping-particle&quot;:&quot;&quot;},{&quot;family&quot;:&quot;Han&quot;,&quot;given&quot;:&quot;Wenxuan&quot;,&quot;parse-names&quot;:false,&quot;dropping-particle&quot;:&quot;&quot;,&quot;non-dropping-particle&quot;:&quot;&quot;},{&quot;family&quot;:&quot;Stocker&quot;,&quot;given&quot;:&quot;Benjamin D.&quot;,&quot;parse-names&quot;:false,&quot;dropping-particle&quot;:&quot;&quot;,&quot;non-dropping-particle&quot;:&quot;&quot;},{&quot;family&quot;:&quot;Hui&quot;,&quot;given&quot;:&quot;Dafeng&quot;,&quot;parse-names&quot;:false,&quot;dropping-particle&quot;:&quot;&quot;,&quot;non-dropping-particle&quot;:&quot;&quot;},{&quot;family&quot;:&quot;Augusto&quot;,&quot;given&quot;:&quot;Laurent&quot;,&quot;parse-names&quot;:false,&quot;dropping-particle&quot;:&quot;&quot;,&quot;non-dropping-particle&quot;:&quot;&quot;},{&quot;family&quot;:&quot;Yue&quot;,&quot;given&quot;:&quot;Kai&quot;,&quot;parse-names&quot;:false,&quot;dropping-particle&quot;:&quot;&quot;,&quot;non-dropping-particle&quot;:&quot;&quot;},{&quot;family&quot;:&quot;Hou&quot;,&quot;given&quot;:&quot;Enqing&quot;,&quot;parse-names&quot;:false,&quot;dropping-particle&quot;:&quot;&quot;,&quot;non-dropping-particle&quot;:&quot;&quot;},{&quot;family&quot;:&quot;Jiang&quot;,&quot;given&quot;:&quot;Mingkai&quot;,&quot;parse-names&quot;:false,&quot;dropping-particle&quot;:&quot;&quot;,&quot;non-dropping-particle&quot;:&quot;&quot;},{&quot;family&quot;:&quot;Feng&quot;,&quot;given&quot;:&quot;Huili&quot;,&quot;parse-names&quot;:false,&quot;dropping-particle&quot;:&quot;&quot;,&quot;non-dropping-particle&quot;:&quot;&quot;},{&quot;family&quot;:&quot;Chen&quot;,&quot;given&quot;:&quot;Zixin&quot;,&quot;parse-names&quot;:false,&quot;dropping-particle&quot;:&quot;&quot;,&quot;non-dropping-particle&quot;:&quot;&quot;},{&quot;family&quot;:&quot;Wu&quot;,&quot;given&quot;:&quot;Wenjuan&quot;,&quot;parse-names&quot;:false,&quot;dropping-particle&quot;:&quot;&quot;,&quot;non-dropping-particle&quot;:&quot;&quot;},{&quot;family&quot;:&quot;Xing&quot;,&quot;given&quot;:&quot;Aijun&quot;,&quot;parse-names&quot;:false,&quot;dropping-particle&quot;:&quot;&quot;,&quot;non-dropping-particle&quot;:&quot;&quot;},{&quot;family&quot;:&quot;Chen&quot;,&quot;given&quot;:&quot;Chengrong&quot;,&quot;parse-names&quot;:false,&quot;dropping-particle&quot;:&quot;&quot;,&quot;non-dropping-particle&quot;:&quot;&quot;},{&quot;family&quot;:&quot;Sardans&quot;,&quot;given&quot;:&quot;Jordi&quot;,&quot;parse-names&quot;:false,&quot;dropping-particle&quot;:&quot;&quot;,&quot;non-dropping-particle&quot;:&quot;&quot;},{&quot;family&quot;:&quot;Luo&quot;,&quot;given&quot;:&quot;Yiqi&quot;,&quot;parse-names&quot;:false,&quot;dropping-particle&quot;:&quot;&quot;,&quot;non-dropping-particle&quot;:&quot;&quot;},{&quot;family&quot;:&quot;Peñuelas&quot;,&quot;given&quot;:&quot;Josep&quot;,&quot;parse-names&quot;:false,&quot;dropping-particle&quot;:&quot;&quot;,&quot;non-dropping-particle&quot;:&quot;&quot;},{&quot;family&quot;:&quot;Lambers&quot;,&quot;given&quot;:&quot;Hans&quot;,&quot;parse-names&quot;:false,&quot;dropping-particle&quot;:&quot;&quot;,&quot;non-dropping-particle&quot;:&quot;&quot;},{&quot;family&quot;:&quot;Fang&quot;,&quot;given&quot;:&quot;Jingyun&quot;,&quot;parse-names&quot;:false,&quot;dropping-particle&quot;:&quot;&quot;,&quot;non-dropping-particle&quot;:&quot;&quot;},{&quot;family&quot;:&quot;Yan&quot;,&quot;given&quot;:&quot;Zhengbing&quot;,&quot;parse-names&quot;:false,&quot;dropping-particle&quot;:&quot;&quot;,&quot;non-dropping-particle&quot;:&quot;&quot;}],&quot;container-title&quot;:&quot;Nature Communications&quot;,&quot;container-title-short&quot;:&quot;Nat Commun&quot;,&quot;DOI&quot;:&quot;10.1038/s41467-025-60633-4&quot;,&quot;ISSN&quot;:&quot;2041-1723&quot;,&quot;URL&quot;:&quot;https://www.nature.com/articles/s41467-025-60633-4&quot;,&quot;issued&quot;:{&quot;date-parts&quot;:[[2025,7,1]]},&quot;page&quot;:&quot;5562&quot;,&quot;issue&quot;:&quot;1&quot;,&quot;volume&quot;:&quot;16&quot;},&quot;isTemporary&quot;:false}]},{&quot;citationID&quot;:&quot;MENDELEY_CITATION_b1f31978-b04c-4bdb-88f4-e833ed81e49a&quot;,&quot;properties&quot;:{&quot;noteIndex&quot;:0},&quot;isEdited&quot;:false,&quot;manualOverride&quot;:{&quot;isManuallyOverridden&quot;:false,&quot;citeprocText&quot;:&quot;(Du &lt;i&gt;et al.&lt;/i&gt;, 2020; Braghiere &lt;i&gt;et al.&lt;/i&gt;, 2022)&quot;,&quot;manualOverrideText&quot;:&quot;&quot;},&quot;citationTag&quot;:&quot;MENDELEY_CITATION_v3_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IEFkdiBNb2RlbCBFYXJ0aCBTeXN0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quot;,&quot;citationItems&quot;:[{&quot;id&quot;:&quot;f89bb82a-6036-30ed-90d6-2b8422e6844e&quot;,&quot;itemData&quot;:{&quot;type&quot;:&quot;article-journal&quot;,&quot;id&quot;:&quot;f89bb82a-6036-30ed-90d6-2b8422e6844e&quot;,&quot;title&quot;:&quot;Global patterns of terrestrial nitrogen and phosphorus limitation&quot;,&quot;author&quot;:[{&quot;family&quot;:&quot;Du&quot;,&quot;given&quot;:&quot;Enzai&quot;,&quot;parse-names&quot;:false,&quot;dropping-particle&quot;:&quot;&quot;,&quot;non-dropping-particle&quot;:&quot;&quot;},{&quot;family&quot;:&quot;Terrer&quot;,&quot;given&quot;:&quot;César&quot;,&quot;parse-names&quot;:false,&quot;dropping-particle&quot;:&quot;&quot;,&quot;non-dropping-particle&quot;:&quot;&quot;},{&quot;family&quot;:&quot;Pellegrini&quot;,&quot;given&quot;:&quot;Adam F A&quot;,&quot;parse-names&quot;:false,&quot;dropping-particle&quot;:&quot;&quot;,&quot;non-dropping-particle&quot;:&quot;&quot;},{&quot;family&quot;:&quot;Ahlström&quot;,&quot;given&quot;:&quot;Anders&quot;,&quot;parse-names&quot;:false,&quot;dropping-particle&quot;:&quot;&quot;,&quot;non-dropping-particle&quot;:&quot;&quot;},{&quot;family&quot;:&quot;Lissa&quot;,&quot;given&quot;:&quot;Caspar J&quot;,&quot;parse-names&quot;:false,&quot;dropping-particle&quot;:&quot;&quot;,&quot;non-dropping-particle&quot;:&quot;van&quot;},{&quot;family&quot;:&quot;Zhao&quot;,&quot;given&quot;:&quot;Xia&quot;,&quot;parse-names&quot;:false,&quot;dropping-particle&quot;:&quot;&quot;,&quot;non-dropping-particle&quot;:&quot;&quot;},{&quot;family&quot;:&quot;Xia&quot;,&quot;given&quot;:&quot;Nan&quot;,&quot;parse-names&quot;:false,&quot;dropping-particle&quot;:&quot;&quot;,&quot;non-dropping-particle&quot;:&quot;&quot;},{&quot;family&quot;:&quot;Wu&quot;,&quot;given&quot;:&quot;Xinhui&quot;,&quot;parse-names&quot;:false,&quot;dropping-particle&quot;:&quot;&quot;,&quot;non-dropping-particle&quot;:&quot;&quot;},{&quot;family&quot;:&quot;Jackson&quot;,&quot;given&quot;:&quot;Robert B&quot;,&quot;parse-names&quot;:false,&quot;dropping-particle&quot;:&quot;&quot;,&quot;non-dropping-particle&quot;:&quot;&quot;}],&quot;container-title&quot;:&quot;Nature Geoscience&quot;,&quot;container-title-short&quot;:&quot;Nat Geosci&quot;,&quot;DOI&quot;:&quot;10.1038/s41561-019-0530-4&quot;,&quot;ISSN&quot;:&quot;17520908&quot;,&quot;URL&quot;:&quot;http://dx.doi.org/10.1038/s41561-019-0530-4&quot;,&quot;issued&quot;:{&quot;date-parts&quot;:[[2020]]},&quot;page&quot;:&quot;221-226&quot;,&quot;abstract&quot;:&quot;Nitrogen (N) and phosphorus (P) limitation constrains the magnitude of terrestrial carbon uptake in response to elevated carbon dioxide and climate change. However, global maps of nutrient limitation are still lacking. Here we examined global N and P limitation using the ratio of site-averaged leaf N and P resorption efficiencies of the dominant species across 171 sites. We evaluated our predictions using a global database of N- and P-limitation experiments based on nutrient additions at 106 and 53 sites, respectively. Globally, we found a shift from relative P to N limitation for both higher latitudes and precipitation seasonality and lower mean annual temperature, temperature seasonality, mean annual precipitation and soil clay fraction. Excluding cropland, urban and glacial areas, we estimate that 18% of the natural terrestrial land area is significantly limited by N, whereas 43% is relatively P limited. The remaining 39% of the natural terrestrial land area could be co-limited by N and P or weakly limited by either nutrient alone. This work provides both a new framework for testing nutrient limitation and a benchmark of N and P limitation for models to constrain predictions of the terrestrial carbon sink.&quot;,&quot;publisher&quot;:&quot;Springer US&quot;,&quot;issue&quot;:&quot;3&quot;,&quot;volume&quot;:&quot;13&quot;},&quot;isTemporary&quot;:false},{&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quot;citationID&quot;:&quot;MENDELEY_CITATION_4745e4c4-5521-46f9-8e81-c6548663a418&quot;,&quot;properties&quot;:{&quot;noteIndex&quot;:0},&quot;isEdited&quot;:false,&quot;manualOverride&quot;:{&quot;isManuallyOverridden&quot;:false,&quot;citeprocText&quot;:&quot;(Cleland &lt;i&gt;et al.&lt;/i&gt;, 2019; Keller &lt;i&gt;et al.&lt;/i&gt;, 2023)&quot;,&quot;manualOverrideText&quot;:&quot;&quot;},&quot;citationTag&quot;:&quot;MENDELEY_CITATION_v3_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&quot;,&quot;citationItems&quot;:[{&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container-title-short&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isTemporary&quot;:false}]},{&quot;citationID&quot;:&quot;MENDELEY_CITATION_36353d49-c346-44c7-8122-17519043a89f&quot;,&quot;properties&quot;:{&quot;noteIndex&quot;:0},&quot;isEdited&quot;:false,&quot;manualOverride&quot;:{&quot;isManuallyOverridden&quot;:false,&quot;citeprocText&quot;:&quot;(Niinemets &amp;#38; Kull, 2005; Reich &lt;i&gt;et al.&lt;/i&gt;, 2009; Walker &lt;i&gt;et al.&lt;/i&gt;, 2014; Fay &lt;i&gt;et al.&lt;/i&gt;, 2015)&quot;,&quot;manualOverrideText&quot;:&quot;&quot;},&quot;citationTag&quot;:&quot;MENDELEY_CITATION_v3_eyJjaXRhdGlvbklEIjoiTUVOREVMRVlfQ0lUQVRJT05fMzYzNTNkNDktYzM0Ni00NGM3LTgxMjItMTc1MTkwNDNhODlmIiwicHJvcGVydGllcyI6eyJub3RlSW5kZXgiOjB9LCJpc0VkaXRlZCI6ZmFsc2UsIm1hbnVhbE92ZXJyaWRlIjp7ImlzTWFudWFsbHlPdmVycmlkZGVuIjpmYWxzZSwiY2l0ZXByb2NUZXh0IjoiKE5paW5lbWV0cyAmIzM4OyBLdWxsLCAyMDA1OyBSZWljaCA8aT5ldCBhbC48L2k+LCAyMDA5OyBXYWxrZXIgPGk+ZXQgYWwuPC9pPiwgMjAxNDsgRmF5IDxpPmV0IGFsLjwvaT4sIDIwMTUpIiwibWFudWFsT3ZlcnJpZGVUZXh0IjoiIn0sImNpdGF0aW9uSXRlbXMiOlt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&quot;,&quot;citationItems&quot;:[{&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87d98b3d-112a-3bd4-a004-f2eef334b6b8&quot;,&quot;itemData&quot;:{&quot;type&quot;:&quot;article-journal&quot;,&quot;id&quot;:&quot;87d98b3d-112a-3bd4-a004-f2eef334b6b8&quot;,&quot;title&quot;:&quot;Colimitation of plant primary productivity by nitrogen and phosphorus in a species-rich wooded meadow on calcareous soils&quot;,&quot;author&quot;:[{&quot;family&quot;:&quot;Niinemets&quot;,&quot;given&quot;:&quot;Ülo&quot;,&quot;parse-names&quot;:false,&quot;dropping-particle&quot;:&quot;&quot;,&quot;non-dropping-particle&quot;:&quot;&quot;},{&quot;family&quot;:&quot;Kull&quot;,&quot;given&quot;:&quot;Kaveli&quot;,&quot;parse-names&quot;:false,&quot;dropping-particle&quot;:&quot;&quot;,&quot;non-dropping-particle&quot;:&quot;&quot;}],&quot;container-title&quot;:&quot;Acta Oecologica&quot;,&quot;issued&quot;:{&quot;date-parts&quot;:[[2005]]},&quot;page&quot;:&quot;345-356&quot;,&quot;volume&quot;:&quot;28&quot;,&quot;container-title-short&quot;:&quot;&quot;},&quot;isTemporary&quot;:false},{&quot;id&quot;:&quot;a86647d7-0892-3f58-808e-6d34c5db65a2&quot;,&quot;itemData&quot;:{&quot;type&quot;:&quot;article-journal&quot;,&quot;id&quot;:&quot;a86647d7-0892-3f58-808e-6d34c5db65a2&quot;,&quot;title&quot;:&quot;The relationship of leaf photosynthetic traits - V&lt;sub&gt;cmax&lt;/sub&gt; and J&lt;sub&gt;max&lt;/sub&gt; - to leaf nitrogen, leaf phosphorus, and specific leaf area: a meta-analysis and modeling study&quot;,&quot;author&quot;:[{&quot;family&quot;:&quot;Walker&quot;,&quot;given&quot;:&quot;Anthony P&quot;,&quot;parse-names&quot;:false,&quot;dropping-particle&quot;:&quot;&quot;,&quot;non-dropping-particle&quot;:&quot;&quot;},{&quot;family&quot;:&quot;Beckerman&quot;,&quot;given&quot;:&quot;Andrew P&quot;,&quot;parse-names&quot;:false,&quot;dropping-particle&quot;:&quot;&quot;,&quot;non-dropping-particle&quot;:&quot;&quot;},{&quot;family&quot;:&quot;Gu&quot;,&quot;given&quot;:&quot;Lianhong&quot;,&quot;parse-names&quot;:false,&quot;dropping-particle&quot;:&quot;&quot;,&quot;non-dropping-particle&quot;:&quot;&quot;},{&quot;family&quot;:&quot;Kattge&quot;,&quot;given&quot;:&quot;Jens&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Scales&quot;,&quot;given&quot;:&quot;Joanna C&quot;,&quot;parse-names&quot;:false,&quot;dropping-particle&quot;:&quot;&quot;,&quot;non-dropping-particle&quot;:&quot;&quot;},{&quot;family&quot;:&quot;Wohlfahrt&quot;,&quot;given&quot;:&quot;Georg&quot;,&quot;parse-names&quot;:false,&quot;dropping-particle&quot;:&quot;&quot;,&quot;non-dropping-particle&quot;:&quot;&quot;},{&quot;family&quot;:&quot;Wullschleger&quot;,&quot;given&quot;:&quot;Stan D&quot;,&quot;parse-names&quot;:false,&quot;dropping-particle&quot;:&quot;&quot;,&quot;non-dropping-particle&quot;:&quot;&quot;},{&quot;family&quot;:&quot;Woodward&quot;,&quot;given&quot;:&quot;F. Ian&quot;,&quot;parse-names&quot;:false,&quot;dropping-particle&quot;:&quot;&quot;,&quot;non-dropping-particle&quot;:&quot;&quot;}],&quot;container-title&quot;:&quot;Ecology and Evolution&quot;,&quot;container-title-short&quot;:&quot;Ecol Evol&quot;,&quot;accessed&quot;:{&quot;date-parts&quot;:[[2025,9,14]]},&quot;DOI&quot;:&quot;10.1002/ece3.1173&quot;,&quot;ISSN&quot;:&quot;20457758&quot;,&quot;issued&quot;:{&quot;date-parts&quot;:[[2014,8]]},&quot;page&quot;:&quot;3218-3235&quot;,&quot;issue&quot;:&quot;16&quot;,&quot;volume&quot;:&quot;4&quot;},&quot;isTemporary&quot;:false},{&quot;id&quot;:&quot;767aca8d-7ad6-35c4-8d56-bef44d8e227e&quot;,&quot;itemData&quot;:{&quot;type&quot;:&quot;article-journal&quot;,&quot;id&quot;:&quot;767aca8d-7ad6-35c4-8d56-bef44d8e227e&quot;,&quot;title&quot;:&quot;Leaf phosphorus influences the photosynthesis–nitrogen relation: a cross-biome analysis of 314 species&quot;,&quot;author&quot;:[{&quot;family&quot;:&quot;Reich&quot;,&quot;given&quot;:&quot;Peter B.&quot;,&quot;parse-names&quot;:false,&quot;dropping-particle&quot;:&quot;&quot;,&quot;non-dropping-particle&quot;:&quot;&quot;},{&quot;family&quot;:&quot;Oleksyn&quot;,&quot;given&quot;:&quot;Jacek&quot;,&quot;parse-names&quot;:false,&quot;dropping-particle&quot;:&quot;&quot;,&quot;non-dropping-particle&quot;:&quot;&quot;},{&quot;family&quot;:&quot;Wright&quot;,&quot;given&quot;:&quot;Ian J.&quot;,&quot;parse-names&quot;:false,&quot;dropping-particle&quot;:&quot;&quot;,&quot;non-dropping-particle&quot;:&quot;&quot;}],&quot;container-title&quot;:&quot;Oecologia&quot;,&quot;container-title-short&quot;:&quot;Oecologia&quot;,&quot;DOI&quot;:&quot;10.1007/s00442-009-1291-3&quot;,&quot;ISSN&quot;:&quot;0029-8549&quot;,&quot;URL&quot;:&quot;http://link.springer.com/10.1007/s00442-009-1291-3&quot;,&quot;issued&quot;:{&quot;date-parts&quot;:[[2009,5,11]]},&quot;page&quot;:&quot;207-212&quot;,&quot;abstract&quot;:&quot;The ecophysiological linkage of leaf phosphorus (P) to photosynthetic capacity (A max) and to the A max-nitrogen relation remains poorly understood. To address this issue we compiled published and unpublished field data for mass-based A max, nitrogen (N) and P (n = 517 observations) from 314 species at 42 sites in 14 countries. Data were from four biomes: arctic, cold temperate, subtropical (including Mediterranean), and tropical. We asked whether plants with low P levels have low A max, a shallower slope of the A max-N relationship, and whether these patterns have a geographic signature. On average, leaf P was substantially lower in the two warmer than in the two colder biomes, with the reverse true for N:P ratios. The evidence indicates that the response of A max to leaf N is constrained by low leaf P. Using a full factorial model for all data, A max was related to leaf N, but not to leaf P on its own, with a significant leaf N × leaf P interaction indicating that the response of A max to N increased with increasing leaf P. This was also found in analyses using one value per species per site, or by comparing only angiosperms or only woody plants. Additionally, the slope of the A max-N relationship was higher in the colder arctic and temperate than warmer tropical and subtropical biomes. Sorting data into low, medium, and high leaf P groupings also showed that the A max-N slope increases with leaf P. These analyses support claims that in P-limited ecosystems the A max-N relationship may be constrained by low P, and are consistent with laboratory studies that show P-deficient plants have limited ribulose-1,5-bisphosphate regeneration, a likely mechanism for the P influence upon the A max-N relation. © 2009 Springer-Verlag.&quot;,&quot;issue&quot;:&quot;2&quot;,&quot;volume&quot;:&quot;160&quot;},&quot;isTemporary&quot;:false}]},{&quot;citationID&quot;:&quot;MENDELEY_CITATION_77800e80-ac96-4349-bc5c-7ac8a8663358&quot;,&quot;properties&quot;:{&quot;noteIndex&quot;:0},&quot;isEdited&quot;:false,&quot;manualOverride&quot;:{&quot;isManuallyOverridden&quot;:false,&quot;citeprocText&quot;:&quot;(Harpole &lt;i&gt;et al.&lt;/i&gt;, 2011; Fay &lt;i&gt;et al.&lt;/i&gt;, 2015; Fang &lt;i&gt;et al.&lt;/i&gt;, 2024)&quot;,&quot;manualOverrideText&quot;:&quot;&quot;},&quot;citationTag&quot;:&quot;MENDELEY_CITATION_v3_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IsImNvbnRhaW5lci10aXRsZS1zaG9ydCI6IkVjb2wgTGV0dCJ9LCJpc1RlbXBvcmFyeSI6ZmFsc2V9XX0=&quot;,&quot;citationItems&quot;:[{&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4b922df5-9f10-3bed-a5b3-d43049cbb5ae&quot;,&quot;itemData&quot;:{&quot;type&quot;:&quot;article-journal&quot;,&quot;id&quot;:&quot;4b922df5-9f10-3bed-a5b3-d43049cbb5ae&quot;,&quot;title&quot;:&quot;Nutrient co‐limitation of primary producer communities&quot;,&quot;author&quot;:[{&quot;family&quot;:&quot;Harpole&quot;,&quot;given&quot;:&quot;W. Stanley&quot;,&quot;parse-names&quot;:false,&quot;dropping-particle&quot;:&quot;&quot;,&quot;non-dropping-particle&quot;:&quot;&quot;},{&quot;family&quot;:&quot;Ngai&quot;,&quot;given&quot;:&quot;Jacqueline T.&quot;,&quot;parse-names&quot;:false,&quot;dropping-particle&quot;:&quot;&quot;,&quot;non-dropping-particle&quot;:&quot;&quot;},{&quot;family&quot;:&quot;Cleland&quot;,&quot;given&quot;:&quot;Elsa E.&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Bracken&quot;,&quot;given&quot;:&quot;Matthew E.S.&quot;,&quot;parse-names&quot;:false,&quot;dropping-particle&quot;:&quot;&quot;,&quot;non-dropping-particle&quot;:&quot;&quot;},{&quot;family&quot;:&quot;Elser&quot;,&quot;given&quot;:&quot;James J.&quot;,&quot;parse-names&quot;:false,&quot;dropping-particle&quot;:&quot;&quot;,&quot;non-dropping-particle&quot;:&quot;&quot;},{&quot;family&quot;:&quot;Gruner&quot;,&quot;given&quot;:&quot;Daniel S.&quot;,&quot;parse-names&quot;:false,&quot;dropping-particle&quot;:&quot;&quot;,&quot;non-dropping-particle&quot;:&quot;&quot;},{&quot;family&quot;:&quot;Hillebrand&quot;,&quot;given&quot;:&quot;Helmut&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accessed&quot;:{&quot;date-parts&quot;:[[2025,4,14]]},&quot;DOI&quot;:&quot;10.1111/j.1461-0248.2011.01651.x&quot;,&quot;ISSN&quot;:&quot;1461-023X&quot;,&quot;URL&quot;:&quot;https://onlinelibrary.wiley.com/doi/10.1111/j.1461-0248.2011.01651.x&quot;,&quot;issued&quot;:{&quot;date-parts&quot;:[[2011,9,12]]},&quot;page&quot;:&quot;852-862&quot;,&quot;abstract&quot;:&quot;Synergistic interactions between multiple limiting resources are common, highlighting the importance of co-limitation as a constraint on primary production. Our concept of resource limitation has shifted over the past two decades from an earlier paradigm of single-resource limitation towards concepts of co-limitation by multiple resources, which are predicted by various theories. Herein, we summarise multiple-resource limitation responses in plant communities using a dataset of 641 studies that applied factorial addition of nitrogen (N) and phosphorus (P) in freshwater, marine and terrestrial systems. We found that more than half of the studies displayed some type of synergistic response to N and P addition. We found support for strict definitions of co-limitation in 28% of the studies: i.e. community biomass responded to only combined N and P addition, or to both N and P when added separately. Our results highlight the importance of interactions between N and P in regulating primary producer community biomass and point to the need for future studies that address the multiple mechanisms that could lead to different types of co-limitation.&quot;,&quot;issue&quot;:&quot;9&quot;,&quot;volume&quot;:&quot;14&quot;,&quot;container-title-short&quot;:&quot;Ecol Lett&quot;},&quot;isTemporary&quot;:false}]},{&quot;citationID&quot;:&quot;MENDELEY_CITATION_0c39cd64-bbc2-46a6-a254-f5e6d2d5f277&quot;,&quot;properties&quot;:{&quot;noteIndex&quot;:0},&quot;isEdited&quot;:false,&quot;manualOverride&quot;:{&quot;isManuallyOverridden&quot;:false,&quot;citeprocText&quot;:&quot;(Vitousek &lt;i&gt;et al.&lt;/i&gt;, 2010; Du &lt;i&gt;et al.&lt;/i&gt;, 2020)&quot;,&quot;manualOverrideText&quot;:&quot;&quot;},&quot;citationTag&quot;:&quot;MENDELEY_CITATION_v3_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&quot;,&quot;citationItems&quot;:[{&quot;id&quot;:&quot;f89bb82a-6036-30ed-90d6-2b8422e6844e&quot;,&quot;itemData&quot;:{&quot;type&quot;:&quot;article-journal&quot;,&quot;id&quot;:&quot;f89bb82a-6036-30ed-90d6-2b8422e6844e&quot;,&quot;title&quot;:&quot;Global patterns of terrestrial nitrogen and phosphorus limitation&quot;,&quot;author&quot;:[{&quot;family&quot;:&quot;Du&quot;,&quot;given&quot;:&quot;Enzai&quot;,&quot;parse-names&quot;:false,&quot;dropping-particle&quot;:&quot;&quot;,&quot;non-dropping-particle&quot;:&quot;&quot;},{&quot;family&quot;:&quot;Terrer&quot;,&quot;given&quot;:&quot;César&quot;,&quot;parse-names&quot;:false,&quot;dropping-particle&quot;:&quot;&quot;,&quot;non-dropping-particle&quot;:&quot;&quot;},{&quot;family&quot;:&quot;Pellegrini&quot;,&quot;given&quot;:&quot;Adam F A&quot;,&quot;parse-names&quot;:false,&quot;dropping-particle&quot;:&quot;&quot;,&quot;non-dropping-particle&quot;:&quot;&quot;},{&quot;family&quot;:&quot;Ahlström&quot;,&quot;given&quot;:&quot;Anders&quot;,&quot;parse-names&quot;:false,&quot;dropping-particle&quot;:&quot;&quot;,&quot;non-dropping-particle&quot;:&quot;&quot;},{&quot;family&quot;:&quot;Lissa&quot;,&quot;given&quot;:&quot;Caspar J&quot;,&quot;parse-names&quot;:false,&quot;dropping-particle&quot;:&quot;&quot;,&quot;non-dropping-particle&quot;:&quot;van&quot;},{&quot;family&quot;:&quot;Zhao&quot;,&quot;given&quot;:&quot;Xia&quot;,&quot;parse-names&quot;:false,&quot;dropping-particle&quot;:&quot;&quot;,&quot;non-dropping-particle&quot;:&quot;&quot;},{&quot;family&quot;:&quot;Xia&quot;,&quot;given&quot;:&quot;Nan&quot;,&quot;parse-names&quot;:false,&quot;dropping-particle&quot;:&quot;&quot;,&quot;non-dropping-particle&quot;:&quot;&quot;},{&quot;family&quot;:&quot;Wu&quot;,&quot;given&quot;:&quot;Xinhui&quot;,&quot;parse-names&quot;:false,&quot;dropping-particle&quot;:&quot;&quot;,&quot;non-dropping-particle&quot;:&quot;&quot;},{&quot;family&quot;:&quot;Jackson&quot;,&quot;given&quot;:&quot;Robert B&quot;,&quot;parse-names&quot;:false,&quot;dropping-particle&quot;:&quot;&quot;,&quot;non-dropping-particle&quot;:&quot;&quot;}],&quot;container-title&quot;:&quot;Nature Geoscience&quot;,&quot;container-title-short&quot;:&quot;Nat Geosci&quot;,&quot;DOI&quot;:&quot;10.1038/s41561-019-0530-4&quot;,&quot;ISSN&quot;:&quot;17520908&quot;,&quot;URL&quot;:&quot;http://dx.doi.org/10.1038/s41561-019-0530-4&quot;,&quot;issued&quot;:{&quot;date-parts&quot;:[[2020]]},&quot;page&quot;:&quot;221-226&quot;,&quot;abstract&quot;:&quot;Nitrogen (N) and phosphorus (P) limitation constrains the magnitude of terrestrial carbon uptake in response to elevated carbon dioxide and climate change. However, global maps of nutrient limitation are still lacking. Here we examined global N and P limitation using the ratio of site-averaged leaf N and P resorption efficiencies of the dominant species across 171 sites. We evaluated our predictions using a global database of N- and P-limitation experiments based on nutrient additions at 106 and 53 sites, respectively. Globally, we found a shift from relative P to N limitation for both higher latitudes and precipitation seasonality and lower mean annual temperature, temperature seasonality, mean annual precipitation and soil clay fraction. Excluding cropland, urban and glacial areas, we estimate that 18% of the natural terrestrial land area is significantly limited by N, whereas 43% is relatively P limited. The remaining 39% of the natural terrestrial land area could be co-limited by N and P or weakly limited by either nutrient alone. This work provides both a new framework for testing nutrient limitation and a benchmark of N and P limitation for models to constrain predictions of the terrestrial carbon sink.&quot;,&quot;publisher&quot;:&quot;Springer US&quot;,&quot;issue&quot;:&quot;3&quot;,&quot;volume&quot;:&quot;13&quot;},&quot;isTemporary&quot;:false},{&quot;id&quot;:&quot;45f6d9c4-0ee8-3f8b-be14-2f452b1ec3f5&quot;,&quot;itemData&quot;:{&quot;type&quot;:&quot;article-journal&quot;,&quot;id&quot;:&quot;45f6d9c4-0ee8-3f8b-be14-2f452b1ec3f5&quot;,&quot;title&quot;:&quot;Terrestrial phosphorus limitation: mechanisms, implications, and nitrogen–phosphorus interactions&quot;,&quot;author&quot;:[{&quot;family&quot;:&quot;Vitousek&quot;,&quot;given&quot;:&quot;Peter M&quot;,&quot;parse-names&quot;:false,&quot;dropping-particle&quot;:&quot;&quot;,&quot;non-dropping-particle&quot;:&quot;&quot;},{&quot;family&quot;:&quot;Porder&quot;,&quot;given&quot;:&quot;Stephen&quot;,&quot;parse-names&quot;:false,&quot;dropping-particle&quot;:&quot;&quot;,&quot;non-dropping-particle&quot;:&quot;&quot;},{&quot;family&quot;:&quot;Houlton&quot;,&quot;given&quot;:&quot;Benjamin Z&quot;,&quot;parse-names&quot;:false,&quot;dropping-particle&quot;:&quot;&quot;,&quot;non-dropping-particle&quot;:&quot;&quot;},{&quot;family&quot;:&quot;Chadwick&quot;,&quot;given&quot;:&quot;Oliver A&quot;,&quot;parse-names&quot;:false,&quot;dropping-particle&quot;:&quot;&quot;,&quot;non-dropping-particle&quot;:&quot;&quot;}],&quot;container-title&quot;:&quot;Ecological Applications&quot;,&quot;DOI&quot;:&quot;10.1890/08-0127.1&quot;,&quot;ISSN&quot;:&quot;1051-0761&quot;,&quot;URL&quot;:&quot;http://doi.wiley.com/10.1890/08-0127.1&quot;,&quot;issued&quot;:{&quot;date-parts&quot;:[[2010,1]]},&quot;page&quot;:&quot;5-15&quot;,&quot;issue&quot;:&quot;1&quot;,&quot;volume&quot;:&quot;20&quot;,&quot;container-title-short&quot;:&quot;&quot;},&quot;isTemporary&quot;:false}]},{&quot;citationID&quot;:&quot;MENDELEY_CITATION_7cefb9de-c97a-453b-a2ea-f73df7ab6e20&quot;,&quot;properties&quot;:{&quot;noteIndex&quot;:0},&quot;isEdited&quot;:false,&quot;manualOverride&quot;:{&quot;isManuallyOverridden&quot;:false,&quot;citeprocText&quot;:&quot;(Yue &lt;i&gt;et al.&lt;/i&gt;, 2017; Ding &lt;i&gt;et al.&lt;/i&gt;, 2025)&quot;,&quot;manualOverrideText&quot;:&quot;&quot;},&quot;citationTag&quot;:&quot;MENDELEY_CITATION_v3_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&quot;,&quot;citationItems&quot;:[{&quot;id&quot;:&quot;8fc7f752-fb70-3548-8e58-e51b31ac7f8f&quot;,&quot;itemData&quot;:{&quot;type&quot;:&quot;article-journal&quot;,&quot;id&quot;:&quot;8fc7f752-fb70-3548-8e58-e51b31ac7f8f&quot;,&quot;title&quot;:&quot;Influence of multiple global change drivers on terrestrial carbon storage: additive effects are common&quot;,&quot;author&quot;:[{&quot;family&quot;:&quot;Yue&quot;,&quot;given&quot;:&quot;Kai&quot;,&quot;parse-names&quot;:false,&quot;dropping-particle&quot;:&quot;&quot;,&quot;non-dropping-particle&quot;:&quot;&quot;},{&quot;family&quot;:&quot;Fornara&quot;,&quot;given&quot;:&quot;Dario A.&quot;,&quot;parse-names&quot;:false,&quot;dropping-particle&quot;:&quot;&quot;,&quot;non-dropping-particle&quot;:&quot;&quot;},{&quot;family&quot;:&quot;Yang&quot;,&quot;given&quot;:&quot;Wanqin&quot;,&quot;parse-names&quot;:false,&quot;dropping-particle&quot;:&quot;&quot;,&quot;non-dropping-particle&quot;:&quot;&quot;},{&quot;family&quot;:&quot;Peng&quot;,&quot;given&quot;:&quot;Yan&quot;,&quot;parse-names&quot;:false,&quot;dropping-particle&quot;:&quot;&quot;,&quot;non-dropping-particle&quot;:&quot;&quot;},{&quot;family&quot;:&quot;Peng&quot;,&quot;given&quot;:&quot;Changhui&quot;,&quot;parse-names&quot;:false,&quot;dropping-particle&quot;:&quot;&quot;,&quot;non-dropping-particle&quot;:&quot;&quot;},{&quot;family&quot;:&quot;Liu&quot;,&quot;given&quot;:&quot;Zelin&quot;,&quot;parse-names&quot;:false,&quot;dropping-particle&quot;:&quot;&quot;,&quot;non-dropping-particle&quot;:&quot;&quot;},{&quot;family&quot;:&quot;Wu&quot;,&quot;given&quot;:&quot;Fuzhong&quot;,&quot;parse-names&quot;:false,&quot;dropping-particle&quot;:&quot;&quot;,&quot;non-dropping-particle&quot;:&quot;&quot;}],&quot;container-title&quot;:&quot;Ecology Letters&quot;,&quot;container-title-short&quot;:&quot;Ecol Lett&quot;,&quot;DOI&quot;:&quot;10.1111/ele.12767&quot;,&quot;ISSN&quot;:&quot;14610248&quot;,&quot;PMID&quot;:&quot;28370812&quot;,&quot;issued&quot;:{&quot;date-parts&quot;:[[2017]]},&quot;page&quot;:&quot;663-672&quot;,&quot;abstract&quot;:&quot;The interactive effects of multiple global change drivers on terrestrial carbon (C) storage remain poorly understood. Here, we synthesise data from 633 published studies to show how the interactive effects of multiple drivers are generally additive (i.e. not differing from the sum of their individual effects) rather than synergistic or antagonistic. We further show that (1) elevated CO2, warming, N addition, P addition and increased rainfall, all exerted positive individual effects on plant C pools at both single-plant and plant-community levels; (2) plant C pool responses to individual or combined effects of multiple drivers are seldom scale-dependent (i.e. not differing from single-plant to plant-community levels) and (3) soil and microbial biomass C pools are significantly less sensitive than plant C pools to individual or combined effects. We provide a quantitative basis for integrating additive effects of multiple global change drivers into future assessments of the C storage ability of terrestrial ecosystems.&quot;,&quot;issue&quot;:&quot;5&quot;,&quot;volume&quot;:&quot;20&quot;},&quot;isTemporary&quot;:false},{&quot;id&quot;:&quot;b3291df7-5148-3eaa-b01f-528ac601e962&quot;,&quot;itemData&quot;:{&quot;type&quot;:&quot;article-journal&quot;,&quot;id&quot;:&quot;b3291df7-5148-3eaa-b01f-528ac601e962&quot;,&quot;title&quot;:&quot;Additive Effects of Multiple Global Change Drivers on Terrestrial Nitrogen Cycling Worldwide&quot;,&quot;author&quot;:[{&quot;family&quot;:&quot;Ding&quot;,&quot;given&quot;:&quot;Bangjing&quot;,&quot;parse-names&quot;:false,&quot;dropping-particle&quot;:&quot;&quot;,&quot;non-dropping-particle&quot;:&quot;&quot;},{&quot;family&quot;:&quot;Xu&quot;,&quot;given&quot;:&quot;Di&quot;,&quot;parse-names&quot;:false,&quot;dropping-particle&quot;:&quot;&quot;,&quot;non-dropping-particle&quot;:&quot;&quot;},{&quot;family&quot;:&quot;Wang&quot;,&quot;given&quot;:&quot;Shuo&quot;,&quot;parse-names&quot;:false,&quot;dropping-particle&quot;:&quot;&quot;,&quot;non-dropping-particle&quot;:&quot;&quot;},{&quot;family&quot;:&quot;Liu&quot;,&quot;given&quot;:&quot;Wenzhi&quot;,&quot;parse-names&quot;:false,&quot;dropping-particle&quot;:&quot;&quot;,&quot;non-dropping-particle&quot;:&quot;&quot;},{&quot;family&quot;:&quot;Zhang&quot;,&quot;given&quot;:&quot;Quanfa&quot;,&quot;parse-names&quot;:false,&quot;dropping-particle&quot;:&quot;&quot;,&quot;non-dropping-particle&quot;:&quot;&quot;}],&quot;container-title&quot;:&quot;Global Change Biology&quot;,&quot;container-title-short&quot;:&quot;Glob Chang Biol&quot;,&quot;DOI&quot;:&quot;10.1111/gcb.70176&quot;,&quot;ISSN&quot;:&quot;1354-1013&quot;,&quot;URL&quot;:&quot;https://onlinelibrary.wiley.com/doi/10.1111/gcb.70176&quot;,&quot;issued&quot;:{&quot;date-parts&quot;:[[2025,4,3]]},&quot;page&quot;:&quot;1-16&quot;,&quot;abstract&quot;:&quot;Global change has dramatically altered the Earth's biogeochemical cycles. However, the interactive effects of multiple global change factors (GCFs) on terrestrial nitrogen (N) cycling worldwide remain unclear, limiting the ability to predict how future global change will affect the global N cycle. We conducted a meta‐analysis of 108 published articles to evaluate the main and interactive effects of elevated CO 2 , N addition, warming, and altered precipitation on soil N pools (NH 4 + , NO 3 − , and organic N) and transformation rates (N mineralization, nitrification, and denitrification) across terrestrial ecosystems. Results showed that single GCFs impacted the soil N cycle in different directions and magnitudes, with N addition and increased precipitation having the strongest positive effects on N pools and transformation rates, respectively. Moreover, the positive effects of N addition on the soil N cycle were generally enhanced when combined with other GCFs. Although the interactions of multiple GCFs were commonly additive (66.2%–83.3%), both synergistic (10.5%–15.1%) and antagonistic (2.8%–18.9%) effects were also observed. The types of treatment and ecosystem, geographic location, and climate all regulated the responses of soil N pools to GCFs to some degree, while only the types of treatment and ecosystem significantly affected the response of soil transformation rates to GCFs. These findings emphasize the importance of considering interactive effects among GCFs on terrestrial N cycling and highlight the necessity of incorporating these interactions into Earth system models for accurate predictions of N cycling responses to global changes.&quot;,&quot;issue&quot;:&quot;4&quot;,&quot;volume&quot;:&quot;31&quot;},&quot;isTemporary&quot;:false}]},{&quot;citationID&quot;:&quot;MENDELEY_CITATION_ee7af96c-f06d-49c1-8990-421360500fa2&quot;,&quot;properties&quot;:{&quot;noteIndex&quot;:0},&quot;isEdited&quot;:false,&quot;manualOverride&quot;:{&quot;isManuallyOverridden&quot;:false,&quot;citeprocText&quot;:&quot;(Elser &lt;i&gt;et al.&lt;/i&gt;, 2007; Harpole &lt;i&gt;et al.&lt;/i&gt;, 2011; Li &lt;i&gt;et al.&lt;/i&gt;, 2016; Fang &lt;i&gt;et al.&lt;/i&gt;, 2024; Ding &lt;i&gt;et al.&lt;/i&gt;, 2025)&quot;,&quot;manualOverrideText&quot;:&quot;&quot;},&quot;citationTag&quot;:&quot;MENDELEY_CITATION_v3_eyJjaXRhdGlvbklEIjoiTUVOREVMRVlfQ0lUQVRJT05fZWU3YWY5NmMtZjA2ZC00OWMxLTg5OTAtNDIxMzYwNTAwZmEyIiwicHJvcGVydGllcyI6eyJub3RlSW5kZXgiOjB9LCJpc0VkaXRlZCI6ZmFsc2UsIm1hbnVhbE92ZXJyaWRlIjp7ImlzTWFudWFsbHlPdmVycmlkZGVuIjpmYWxzZSwiY2l0ZXByb2NUZXh0IjoiKEVsc2VyIDxpPmV0IGFsLjwvaT4sIDIwMDc7IEhhcnBvbGUgPGk+ZXQgYWwuPC9pPiwgMjAxMTsgTGkgPGk+ZXQgYWwuPC9pPiwgMjAxNjsgRmFuZyA8aT5ldCBhbC48L2k+LCAyMDI0OyBEaW5nIDxpPmV0IGFsLjwvaT4sIDIwMjUpIiwibWFudWFsT3ZlcnJpZGVUZXh0IjoiIn0sImNpdGF0aW9uSXRlbXMiOlt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&quot;,&quot;citationItems&quot;:[{&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id&quot;:&quot;b3291df7-5148-3eaa-b01f-528ac601e962&quot;,&quot;itemData&quot;:{&quot;type&quot;:&quot;article-journal&quot;,&quot;id&quot;:&quot;b3291df7-5148-3eaa-b01f-528ac601e962&quot;,&quot;title&quot;:&quot;Additive Effects of Multiple Global Change Drivers on Terrestrial Nitrogen Cycling Worldwide&quot;,&quot;author&quot;:[{&quot;family&quot;:&quot;Ding&quot;,&quot;given&quot;:&quot;Bangjing&quot;,&quot;parse-names&quot;:false,&quot;dropping-particle&quot;:&quot;&quot;,&quot;non-dropping-particle&quot;:&quot;&quot;},{&quot;family&quot;:&quot;Xu&quot;,&quot;given&quot;:&quot;Di&quot;,&quot;parse-names&quot;:false,&quot;dropping-particle&quot;:&quot;&quot;,&quot;non-dropping-particle&quot;:&quot;&quot;},{&quot;family&quot;:&quot;Wang&quot;,&quot;given&quot;:&quot;Shuo&quot;,&quot;parse-names&quot;:false,&quot;dropping-particle&quot;:&quot;&quot;,&quot;non-dropping-particle&quot;:&quot;&quot;},{&quot;family&quot;:&quot;Liu&quot;,&quot;given&quot;:&quot;Wenzhi&quot;,&quot;parse-names&quot;:false,&quot;dropping-particle&quot;:&quot;&quot;,&quot;non-dropping-particle&quot;:&quot;&quot;},{&quot;family&quot;:&quot;Zhang&quot;,&quot;given&quot;:&quot;Quanfa&quot;,&quot;parse-names&quot;:false,&quot;dropping-particle&quot;:&quot;&quot;,&quot;non-dropping-particle&quot;:&quot;&quot;}],&quot;container-title&quot;:&quot;Global Change Biology&quot;,&quot;container-title-short&quot;:&quot;Glob Chang Biol&quot;,&quot;DOI&quot;:&quot;10.1111/gcb.70176&quot;,&quot;ISSN&quot;:&quot;1354-1013&quot;,&quot;URL&quot;:&quot;https://onlinelibrary.wiley.com/doi/10.1111/gcb.70176&quot;,&quot;issued&quot;:{&quot;date-parts&quot;:[[2025,4,3]]},&quot;page&quot;:&quot;1-16&quot;,&quot;abstract&quot;:&quot;Global change has dramatically altered the Earth's biogeochemical cycles. However, the interactive effects of multiple global change factors (GCFs) on terrestrial nitrogen (N) cycling worldwide remain unclear, limiting the ability to predict how future global change will affect the global N cycle. We conducted a meta‐analysis of 108 published articles to evaluate the main and interactive effects of elevated CO 2 , N addition, warming, and altered precipitation on soil N pools (NH 4 + , NO 3 − , and organic N) and transformation rates (N mineralization, nitrification, and denitrification) across terrestrial ecosystems. Results showed that single GCFs impacted the soil N cycle in different directions and magnitudes, with N addition and increased precipitation having the strongest positive effects on N pools and transformation rates, respectively. Moreover, the positive effects of N addition on the soil N cycle were generally enhanced when combined with other GCFs. Although the interactions of multiple GCFs were commonly additive (66.2%–83.3%), both synergistic (10.5%–15.1%) and antagonistic (2.8%–18.9%) effects were also observed. The types of treatment and ecosystem, geographic location, and climate all regulated the responses of soil N pools to GCFs to some degree, while only the types of treatment and ecosystem significantly affected the response of soil transformation rates to GCFs. These findings emphasize the importance of considering interactive effects among GCFs on terrestrial N cycling and highlight the necessity of incorporating these interactions into Earth system models for accurate predictions of N cycling responses to global changes.&quot;,&quot;issue&quot;:&quot;4&quot;,&quot;volume&quot;:&quot;31&quot;},&quot;isTemporary&quot;:false},{&quot;id&quot;:&quot;25461363-43ae-3d3d-81a2-1fa224d40338&quot;,&quot;itemData&quot;:{&quot;type&quot;:&quot;article-journal&quot;,&quot;id&quot;:&quot;25461363-43ae-3d3d-81a2-1fa224d40338&quot;,&quot;title&quot;:&quot;Global analysis of nitrogen and phosphorus limitation of primary producers in freshwater, marine and terrestrial ecosystems&quot;,&quot;author&quot;:[{&quot;family&quot;:&quot;Elser&quot;,&quot;given&quot;:&quot;James J&quot;,&quot;parse-names&quot;:false,&quot;dropping-particle&quot;:&quot;&quot;,&quot;non-dropping-particle&quot;:&quot;&quot;},{&quot;family&quot;:&quot;Bracken&quot;,&quot;given&quot;:&quot;Matthew E S&quot;,&quot;parse-names&quot;:false,&quot;dropping-particle&quot;:&quot;&quot;,&quot;non-dropping-particle&quot;:&quot;&quot;},{&quot;family&quot;:&quot;Cleland&quot;,&quot;given&quot;:&quot;Elsa E&quot;,&quot;parse-names&quot;:false,&quot;dropping-particle&quot;:&quot;&quot;,&quot;non-dropping-particle&quot;:&quot;&quot;},{&quot;family&quot;:&quot;Gruner&quot;,&quot;given&quot;:&quot;Daniel S&quot;,&quot;parse-names&quot;:false,&quot;dropping-particle&quot;:&quot;&quot;,&quot;non-dropping-particle&quot;:&quot;&quot;},{&quot;family&quot;:&quot;Harpole&quot;,&quot;given&quot;:&quot;W Stanley&quot;,&quot;parse-names&quot;:false,&quot;dropping-particle&quot;:&quot;&quot;,&quot;non-dropping-particle&quot;:&quot;&quot;},{&quot;family&quot;:&quot;Hillebrand&quot;,&quot;given&quot;:&quot;Helmut&quot;,&quot;parse-names&quot;:false,&quot;dropping-particle&quot;:&quot;&quot;,&quot;non-dropping-particle&quot;:&quot;&quot;},{&quot;family&quot;:&quot;Ngai&quot;,&quot;given&quot;:&quot;Jacqueline T&quot;,&quot;parse-names&quot;:false,&quot;dropping-particle&quot;:&quot;&quot;,&quot;non-dropping-particle&quot;:&quot;&quot;},{&quot;family&quot;:&quot;Seabloom&quot;,&quot;given&quot;:&quot;Eric W&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DOI&quot;:&quot;10.1111/j.1461-0248.2007.01113.x&quot;,&quot;ISSN&quot;:&quot;1461023X&quot;,&quot;PMID&quot;:&quot;17922835&quot;,&quot;issued&quot;:{&quot;date-parts&quot;:[[2007]]},&quot;page&quot;:&quot;1135-1142&quot;,&quot;abstract&quot;:&quo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 © 2007 Blackwell Publishing Ltd/CNRS.&quot;,&quot;issue&quot;:&quot;12&quot;,&quot;volume&quot;:&quot;10&quot;,&quot;container-title-short&quot;:&quot;Ecol Lett&quot;},&quot;isTemporary&quot;:false},{&quot;id&quot;:&quot;4b922df5-9f10-3bed-a5b3-d43049cbb5ae&quot;,&quot;itemData&quot;:{&quot;type&quot;:&quot;article-journal&quot;,&quot;id&quot;:&quot;4b922df5-9f10-3bed-a5b3-d43049cbb5ae&quot;,&quot;title&quot;:&quot;Nutrient co‐limitation of primary producer communities&quot;,&quot;author&quot;:[{&quot;family&quot;:&quot;Harpole&quot;,&quot;given&quot;:&quot;W. Stanley&quot;,&quot;parse-names&quot;:false,&quot;dropping-particle&quot;:&quot;&quot;,&quot;non-dropping-particle&quot;:&quot;&quot;},{&quot;family&quot;:&quot;Ngai&quot;,&quot;given&quot;:&quot;Jacqueline T.&quot;,&quot;parse-names&quot;:false,&quot;dropping-particle&quot;:&quot;&quot;,&quot;non-dropping-particle&quot;:&quot;&quot;},{&quot;family&quot;:&quot;Cleland&quot;,&quot;given&quot;:&quot;Elsa E.&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Bracken&quot;,&quot;given&quot;:&quot;Matthew E.S.&quot;,&quot;parse-names&quot;:false,&quot;dropping-particle&quot;:&quot;&quot;,&quot;non-dropping-particle&quot;:&quot;&quot;},{&quot;family&quot;:&quot;Elser&quot;,&quot;given&quot;:&quot;James J.&quot;,&quot;parse-names&quot;:false,&quot;dropping-particle&quot;:&quot;&quot;,&quot;non-dropping-particle&quot;:&quot;&quot;},{&quot;family&quot;:&quot;Gruner&quot;,&quot;given&quot;:&quot;Daniel S.&quot;,&quot;parse-names&quot;:false,&quot;dropping-particle&quot;:&quot;&quot;,&quot;non-dropping-particle&quot;:&quot;&quot;},{&quot;family&quot;:&quot;Hillebrand&quot;,&quot;given&quot;:&quot;Helmut&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accessed&quot;:{&quot;date-parts&quot;:[[2025,4,14]]},&quot;DOI&quot;:&quot;10.1111/j.1461-0248.2011.01651.x&quot;,&quot;ISSN&quot;:&quot;1461-023X&quot;,&quot;URL&quot;:&quot;https://onlinelibrary.wiley.com/doi/10.1111/j.1461-0248.2011.01651.x&quot;,&quot;issued&quot;:{&quot;date-parts&quot;:[[2011,9,12]]},&quot;page&quot;:&quot;852-862&quot;,&quot;abstract&quot;:&quot;Synergistic interactions between multiple limiting resources are common, highlighting the importance of co-limitation as a constraint on primary production. Our concept of resource limitation has shifted over the past two decades from an earlier paradigm of single-resource limitation towards concepts of co-limitation by multiple resources, which are predicted by various theories. Herein, we summarise multiple-resource limitation responses in plant communities using a dataset of 641 studies that applied factorial addition of nitrogen (N) and phosphorus (P) in freshwater, marine and terrestrial systems. We found that more than half of the studies displayed some type of synergistic response to N and P addition. We found support for strict definitions of co-limitation in 28% of the studies: i.e. community biomass responded to only combined N and P addition, or to both N and P when added separately. Our results highlight the importance of interactions between N and P in regulating primary producer community biomass and point to the need for future studies that address the multiple mechanisms that could lead to different types of co-limitation.&quot;,&quot;issue&quot;:&quot;9&quot;,&quot;volume&quot;:&quot;14&quot;,&quot;container-title-short&quot;:&quot;Ecol Lett&quot;},&quot;isTemporary&quot;:false},{&quot;id&quot;:&quot;56f22fd5-343c-399c-9191-47954585e510&quot;,&quot;itemData&quot;:{&quot;type&quot;:&quot;article-journal&quot;,&quot;id&quot;:&quot;56f22fd5-343c-399c-9191-47954585e510&quot;,&quot;title&quot;:&quot;Aggravated phosphorus limitation on biomass production under increasing nitrogen loading: a meta‐analysis&quot;,&quot;author&quot;:[{&quot;family&quot;:&quot;Li&quot;,&quot;given&quot;:&quot;Yong&quot;,&quot;parse-names&quot;:false,&quot;dropping-particle&quot;:&quot;&quot;,&quot;non-dropping-particle&quot;:&quot;&quot;},{&quot;family&quot;:&quot;Niu&quot;,&quot;given&quot;:&quot;Shuli&quot;,&quot;parse-names&quot;:false,&quot;dropping-particle&quot;:&quot;&quot;,&quot;non-dropping-particle&quot;:&quot;&quot;},{&quot;family&quot;:&quot;Yu&quot;,&quot;given&quot;:&quot;Guirui&quot;,&quot;parse-names&quot;:false,&quot;dropping-particle&quot;:&quot;&quot;,&quot;non-dropping-particle&quot;:&quot;&quot;}],&quot;container-title&quot;:&quot;Global Change Biology&quot;,&quot;container-title-short&quot;:&quot;Glob Chang Biol&quot;,&quot;DOI&quot;:&quot;10.1111/gcb.13125&quot;,&quot;ISSN&quot;:&quot;1354-1013&quot;,&quot;issued&quot;:{&quot;date-parts&quot;:[[2016,2,6]]},&quot;page&quot;:&quot;934-943&quot;,&quot;abstract&quot;:&quot;&lt;p&gt; Nitrogen (N) and phosphorus (P), either individually or in combination, have been demonstrated to limit biomass production in terrestrial ecosystems. Field studies have been extensively synthesized to assess global patterns of N impacts on terrestrial ecosystem processes. However, to our knowledge, no synthesis has been done so far to reveal global patterns of P impacts on terrestrial ecosystems, especially under different nitrogen (N) levels. Here, we conducted a meta‐analysis of impacts of P addition, either alone or with N addition, on aboveground (AGB) and belowground biomass production ( &lt;styled-content style=\&quot;fixed-case\&quot;&gt;BGB&lt;/styled-content&gt; ), plant and soil P concentrations, and N : P ratio in terrestrial ecosystems. Overall, our meta‐analysis quantitatively confirmed existing notions: (i) colimitation of N and P on biomass production and (ii) more P limitation in tropical forest than other ecosystems. More importantly, our analysis revealed new findings: (i) P limitation on biomass production was aggravated by N enrichment and (ii) plant P concentration was a better indicator of P limitation than soil P availability. Specifically, P addition increased AGB and &lt;styled-content style=\&quot;fixed-case\&quot;&gt;BGB&lt;/styled-content&gt; by 34% and 13%, respectively. The effect size of P addition on biomass production was larger in tropical forest than grassland, wetland, and tundra and varied with P fertilizer forms, P addition rates, or experimental durations. The P‐induced increase in biomass production and plant P concentration was larger under elevated than ambient N. Our findings suggest that the global limitation of P on biomass production will become severer under increasing N fertilizer and deposition in the future. &lt;/p&gt;&quot;,&quot;issue&quot;:&quot;2&quot;,&quot;volume&quot;:&quot;22&quot;},&quot;isTemporary&quot;:false}]},{&quot;citationID&quot;:&quot;MENDELEY_CITATION_d77050db-992b-4fd8-9102-98d1396c2943&quot;,&quot;properties&quot;:{&quot;noteIndex&quot;:0},&quot;isEdited&quot;:false,&quot;manualOverride&quot;:{&quot;isManuallyOverridden&quot;:true,&quot;citeprocText&quot;:&quot;(Firn &lt;i&gt;et al.&lt;/i&gt;, 2019; Hersch-Green &lt;i&gt;et al.&lt;/i&gt;, 2024; Cheaib &lt;i&gt;et al.&lt;/i&gt;, 2025b)&quot;,&quot;manualOverrideText&quot;:&quot;Firn et al., 2019; Hersch-Green et al., 2024; Cheaib et al., 2025b)&quot;},&quot;citationTag&quot;:&quot;MENDELEY_CITATION_v3_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&quot;,&quot;citationItems&quot;:[{&quot;id&quot;:&quot;c6eb0ed5-0ab0-38a6-8800-c6d2b49098b0&quot;,&quot;itemData&quot;:{&quot;type&quot;:&quot;article-journal&quot;,&quot;id&quot;:&quot;c6eb0ed5-0ab0-38a6-8800-c6d2b49098b0&quot;,&quot;title&quot;:&quot;Leaf nutrients, not specific leaf area, are consistent indicators of elevated nutrient inputs&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 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M&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DOI&quot;:&quot;10.1038/s41559-018-0790-1&quot;,&quot;ISSN&quot;:&quot;2397-334X&quot;,&quot;URL&quot;:&quot;https://www.nature.com/articles/s41559-018-0790-1&quot;,&quot;issued&quot;:{&quot;date-parts&quot;:[[2019,2,4]]},&quot;page&quot;:&quot;400-406&quot;,&quot;issue&quot;:&quot;3&quot;,&quot;volume&quot;:&quot;3&quot;,&quot;container-title-short&quot;:&quot;Nat Ecol Evol&quot;},&quot;isTemporary&quot;:false},{&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id&quot;:&quot;9a914c06-e445-38c7-9318-765f1c302242&quot;,&quot;itemData&quot;:{&quot;type&quot;:&quot;article-journal&quot;,&quot;id&quot;:&quot;9a914c06-e445-38c7-9318-765f1c302242&quot;,&quot;title&quot;:&quot;Mechanistic insights into plant community responses to environmental variables: genome size, cellular nutrient investments, and metabolic tradeoffs&quot;,&quot;author&quot;:[{&quot;family&quot;:&quot;Hersch-Green&quot;,&quot;given&quot;:&quot;Erika I&quot;,&quot;parse-names&quot;:false,&quot;dropping-particle&quot;:&quot;&quot;,&quot;non-dropping-particle&quot;:&quot;&quot;},{&quot;family&quot;:&quot;Fay&quot;,&quot;given&quot;:&quot;Philip A&quot;,&quot;parse-names&quot;:false,&quot;dropping-particle&quot;:&quot;&quot;,&quot;non-dropping-particle&quot;:&quot;&quot;},{&quot;family&quot;:&quot;Hass&quot;,&quot;given&quot;:&quot;Hailee B&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DOI&quot;:&quot;10.1111/nph.20374&quot;,&quot;ISSN&quot;:&quot;14698137&quot;,&quot;issued&quot;:{&quot;date-parts&quot;:[[2024]]},&quot;abstract&quot;:&quot;Affecting biodiversity, plants with larger genome sizes (GS) may be restricted in nutrient-poor conditions. This pattern has been attributed to their greater cellular nitrogen (N) and phosphorus (P) investments and hypothesized nutrient–investment tradeoffs between cell synthesis and physiological attributes associated with growth. However, the influence of GS on cell size and functioning may also contribute to GS-dependent growth responses to nutrients. To test whether and how GS is associated with cellular nutrient, stomata, and/or physiological attributes, we examined &gt; 500 forbs and grasses from seven grassland sites conducting a long-term N and P fertilization experiment. Larger GS plants had increased cellular nutrient contents and larger, but fewer stomata than smaller GS plants. Larger GS grasses (but not forbs) also had lower photosynthetic rates and water-use efficiencies. However, nutrients had no direct effect on GS-dependent physiological attributes and GS-dependent physiological changes likely arise from how GS influences cells. At the driest sites, large GS grasses displayed high water-use efficiency mostly because transpiration was reduced relative to photosynthesis in these conditions. We suggest that climatic conditions and GS-associated cell traits that modify physiological responses, rather than resource–investment tradeoffs, largely explain GS-dependent growth responses to nutrients (especially for grasses).&quot;,&quot;container-title-short&quot;:&quot;&quot;},&quot;isTemporary&quot;:false}]},{&quot;citationID&quot;:&quot;MENDELEY_CITATION_580b71b0-9ddf-46bc-a7c5-d995812bca50&quot;,&quot;properties&quot;:{&quot;noteIndex&quot;:0},&quot;isEdited&quot;:false,&quot;manualOverride&quot;:{&quot;isManuallyOverridden&quot;:false,&quot;citeprocText&quot;:&quot;(Van Sundert &lt;i&gt;et al.&lt;/i&gt;, 2023)&quot;,&quot;manualOverrideText&quot;:&quot;&quot;},&quot;citationTag&quot;:&quot;MENDELEY_CITATION_v3_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&quot;,&quot;citationItems&quot;:[{&quot;id&quot;:&quot;ddb3fa1d-f730-3370-a34d-ee661fcc7c85&quot;,&quot;itemData&quot;:{&quot;type&quot;:&quot;article-journal&quot;,&quot;id&quot;:&quot;ddb3fa1d-f730-3370-a34d-ee661fcc7c85&quot;,&quot;title&quot;:&quot;When things get MESI: The Manipulation Experiments Synthesis Initiative—A coordinated effort to synthesize terrestrial global change experiments&quot;,&quot;author&quot;:[{&quot;family&quot;:&quot;Sundert&quot;,&quot;given&quot;:&quot;Kevin&quot;,&quot;parse-names&quot;:false,&quot;dropping-particle&quot;:&quot;&quot;,&quot;non-dropping-particle&quot;:&quot;Van&quot;},{&quot;family&quot;:&quot;Leuzinger&quot;,&quot;given&quot;:&quot;Sebastian&quot;,&quot;parse-names&quot;:false,&quot;dropping-particle&quot;:&quot;&quot;,&quot;non-dropping-particle&quot;:&quot;&quot;},{&quot;family&quot;:&quot;Bader&quot;,&quot;given&quot;:&quot;Martin Karl Friedrich&quot;,&quot;parse-names&quot;:false,&quot;dropping-particle&quot;:&quot;&quot;,&quot;non-dropping-particle&quot;:&quot;&quot;},{&quot;family&quot;:&quot;Chang&quot;,&quot;given&quot;:&quot;Scott X&quot;,&quot;parse-names&quot;:false,&quot;dropping-particle&quot;:&quot;&quot;,&quot;non-dropping-particle&quot;:&quot;&quot;},{&quot;family&quot;:&quot;Kauwe&quot;,&quot;given&quot;:&quot;Martin G&quot;,&quot;parse-names&quot;:false,&quot;dropping-particle&quot;:&quot;&quot;,&quot;non-dropping-particle&quot;:&quot;De&quot;},{&quot;family&quot;:&quot;Dukes&quot;,&quot;given&quot;:&quot;Jeffrey S&quot;,&quot;parse-names&quot;:false,&quot;dropping-particle&quot;:&quot;&quot;,&quot;non-dropping-particle&quot;:&quot;&quot;},{&quot;family&quot;:&quot;Langley&quot;,&quot;given&quot;:&quot;J Adam&quot;,&quot;parse-names&quot;:false,&quot;dropping-particle&quot;:&quot;&quot;,&quot;non-dropping-particle&quot;:&quot;&quot;},{&quot;family&quot;:&quot;Ma&quot;,&quot;given&quot;:&quot;Zilong&quot;,&quot;parse-names&quot;:false,&quot;dropping-particle&quot;:&quot;&quot;,&quot;non-dropping-particle&quot;:&quot;&quot;},{&quot;family&quot;:&quot;Mariën&quot;,&quot;given&quot;:&quot;Bertold&quot;,&quot;parse-names&quot;:false,&quot;dropping-particle&quot;:&quot;&quot;,&quot;non-dropping-particle&quot;:&quot;&quot;},{&quot;family&quot;:&quot;Reynaert&quot;,&quot;given&quot;:&quot;Simon&quot;,&quot;parse-names&quot;:false,&quot;dropping-particle&quot;:&quot;&quot;,&quot;non-dropping-particle&quot;:&quot;&quot;},{&quot;family&quot;:&quot;Ru&quot;,&quot;given&quot;:&quot;Jingyi&quot;,&quot;parse-names&quot;:false,&quot;dropping-particle&quot;:&quot;&quot;,&quot;non-dropping-particle&quot;:&quot;&quot;},{&quot;family&quot;:&quot;Song&quot;,&quot;given&quot;:&quot;Jian&quot;,&quot;parse-names&quot;:false,&quot;dropping-particle&quot;:&quot;&quot;,&quot;non-dropping-particle&quot;:&quot;&quot;},{&quot;family&quot;:&quot;Stocker&quot;,&quot;given&quot;:&quot;Benjamin D&quot;,&quot;parse-names&quot;:false,&quot;dropping-particle&quot;:&quot;&quot;,&quot;non-dropping-particle&quot;:&quot;&quot;},{&quot;family&quot;:&quot;Terrer&quot;,&quot;given&quot;:&quot;César&quot;,&quot;parse-names&quot;:false,&quot;dropping-particle&quot;:&quot;&quot;,&quot;non-dropping-particle&quot;:&quot;&quot;},{&quot;family&quot;:&quot;Thoresen&quot;,&quot;given&quot;:&quot;Joshua&quot;,&quot;parse-names&quot;:false,&quot;dropping-particle&quot;:&quot;&quot;,&quot;non-dropping-particle&quot;:&quot;&quot;},{&quot;family&quot;:&quot;Vanuytrecht&quot;,&quot;given&quot;:&quot;Eline&quot;,&quot;parse-names&quot;:false,&quot;dropping-particle&quot;:&quot;&quot;,&quot;non-dropping-particle&quot;:&quot;&quot;},{&quot;family&quot;:&quot;Wan&quot;,&quot;given&quot;:&quot;Shiqiang&quot;,&quot;parse-names&quot;:false,&quot;dropping-particle&quot;:&quot;&quot;,&quot;non-dropping-particle&quot;:&quot;&quot;},{&quot;family&quot;:&quot;Yue&quot;,&quot;given&quot;:&quot;Kai&quot;,&quot;parse-names&quot;:false,&quot;dropping-particle&quot;:&quot;&quot;,&quot;non-dropping-particle&quot;:&quot;&quot;},{&quot;family&quot;:&quot;Vicca&quot;,&quot;given&quot;:&quot;Sara&quot;,&quot;parse-names&quot;:false,&quot;dropping-particle&quot;:&quot;&quot;,&quot;non-dropping-particle&quot;:&quot;&quot;}],&quot;container-title&quot;:&quot;Global Change Biology&quot;,&quot;container-title-short&quot;:&quot;Glob Chang Biol&quot;,&quot;DOI&quot;:&quot;10.1111/gcb.16585&quot;,&quot;ISSN&quot;:&quot;13652486&quot;,&quot;issued&quot;:{&quot;date-parts&quot;:[[2023]]},&quot;page&quot;:&quot;1922-1938&quot;,&quot;abstract&quot;:&quot;Responses of the terrestrial biosphere to rapidly changing environmental conditions are a major source of uncertainty in climate projections. In an effort to reduce this uncertainty, a wide range of global change experiments have been conducted that mimic future conditions in terrestrial ecosystems, manipulating CO2, temperature, and nutrient and water availability. Syntheses of results across experiments provide a more general sense of ecosystem responses to global change, and help to discern the influence of background conditions such as climate and vegetation type in determining global change responses. Several independent syntheses of published data have yielded distinct databases for specific objectives. Such parallel, uncoordinated initiatives carry the risk of producing redundant data collection efforts and have led to contrasting outcomes without clarifying the underlying reason for divergence. These problems could be avoided by creating a publicly available, updatable, curated database. Here, we report on a global effort to collect and curate 57,089 treatment responses across 3644 manipulation experiments at 1145 sites, simulating elevated CO2, warming, nutrient addition, and precipitation changes. In the resulting Manipulation Experiments Synthesis Initiative (MESI) database, effects of experimental global change drivers on carbon and nutrient cycles are included, as well as ancillary data such as background climate, vegetation type, treatment magnitude, duration, and, unique to our database, measured soil properties. Our analysis of the database indicates that most experiments are short term (one or few growing seasons), conducted in the USA, Europe, or China, and that the most abundantly reported variable is aboveground biomass. We provide the most comprehensive multifactor global change database to date, enabling the research community to tackle open research questions, vital to global policymaking. The MESI database, freely accessible at doi.org/10.5281/zenodo.7153253, opens new avenues for model evaluation and synthesis-based understanding of how global change affects terrestrial biomes. We welcome contributions to the database on GitHub.&quot;,&quot;issue&quot;:&quot;7&quot;,&quot;volume&quot;:&quot;29&quot;},&quot;isTemporary&quot;:false}]},{&quot;citationID&quot;:&quot;MENDELEY_CITATION_615e78d7-7396-46e0-926d-c457a0371f19&quot;,&quot;properties&quot;:{&quot;noteIndex&quot;:0},&quot;isEdited&quot;:false,&quot;manualOverride&quot;:{&quot;isManuallyOverridden&quot;:false,&quot;citeprocText&quot;:&quot;(Augustine &lt;i&gt;et al.&lt;/i&gt;, 2024)&quot;,&quot;manualOverrideText&quot;:&quot;&quot;},&quot;citationTag&quot;:&quot;MENDELEY_CITATION_v3_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&quot;,&quot;citationItems&quot;:[{&quot;id&quot;:&quot;aec9e912-6980-381f-bd90-3bd8f35e9368&quot;,&quot;itemData&quot;:{&quot;type&quot;:&quot;article-journal&quot;,&quot;id&quot;:&quot;aec9e912-6980-381f-bd90-3bd8f35e9368&quot;,&quot;title&quot;:&quot;Improper data practices erode the quality of global ecological databases and impede the progress of ecological research&quot;,&quot;author&quot;:[{&quot;family&quot;:&quot;Augustine&quot;,&quot;given&quot;:&quot;Steven P&quot;,&quot;parse-names&quot;:false,&quot;dropping-particle&quot;:&quot;&quot;,&quot;non-dropping-particle&quot;:&quot;&quot;},{&quot;family&quot;:&quot;Bailey-Marren&quot;,&quot;given&quot;:&quot;Isaac&quot;,&quot;parse-names&quot;:false,&quot;dropping-particle&quot;:&quot;&quot;,&quot;non-dropping-particle&quot;:&quot;&quot;},{&quot;family&quot;:&quot;Charton&quot;,&quot;given&quot;:&quot;Katherine T&quot;,&quot;parse-names&quot;:false,&quot;dropping-particle&quot;:&quot;&quot;,&quot;non-dropping-particle&quot;:&quot;&quot;},{&quot;family&quot;:&quot;Kiel&quot;,&quot;given&quot;:&quot;Nathan G&quot;,&quot;parse-names&quot;:false,&quot;dropping-particle&quot;:&quot;&quot;,&quot;non-dropping-particle&quot;:&quot;&quot;},{&quot;family&quot;:&quot;Peyton&quot;,&quot;given&quot;:&quot;Michael S&quot;,&quot;parse-names&quot;:false,&quot;dropping-particle&quot;:&quot;&quot;,&quot;non-dropping-particle&quot;:&quot;&quot;}],&quot;container-title&quot;:&quot;Global Change Biology&quot;,&quot;DOI&quot;:&quot;10.1111/gcb.17116&quot;,&quot;ISSN&quot;:&quot;13652486&quot;,&quot;PMID&quot;:&quot;38273575&quot;,&quot;issued&quot;:{&quot;date-parts&quot;:[[2024]]},&quot;page&quot;:&quot;1-11&quot;,&quot;abstract&quot;:&quot;The scientific community has entered an era of big data. However, with big data comes big responsibilities, and best practices for how data are contributed to databases have not kept pace with the collection, aggregation, and analysis of big data. Here, we rigorously assess the quantity of data for specific leaf area (SLA) available within the largest and most frequently used global plant trait database, the TRY Plant Trait Database, exploring how much of the data were applicable (i.e., original, representative, logical, and comparable) and traceable (i.e., published, cited, and consistent). Over three-quarters of the SLA data in TRY either lacked applicability or traceability, leaving only 22.9% of the original data usable compared with the 64.9% typically deemed usable by standard data cleaning protocols. The remaining usable data differed markedly from the original for many species, which led to altered interpretation of ecological analyses. Though the data we consider here make up only 4.5% of SLA data within TRY, similar issues of applicability and traceability likely apply to SLA data for other species as well as other commonly measured, uploaded, and downloaded plant traits. We end with suggested steps forward for global ecological databases, including suggestions for both uploaders to and curators of databases with the hope that, through addressing the issues raised here, we can increase data quality and integrity within the ecological community.&quot;,&quot;issue&quot;:&quot;1&quot;,&quot;volume&quot;:&quot;30&quot;,&quot;container-title-short&quot;:&quot;Glob Chang Biol&quot;},&quot;isTemporary&quot;:false}]},{&quot;citationID&quot;:&quot;MENDELEY_CITATION_aa60e678-d0d6-42bb-8f95-17e0ef98b4d0&quot;,&quot;properties&quot;:{&quot;noteIndex&quot;:0},&quot;isEdited&quot;:false,&quot;manualOverride&quot;:{&quot;isManuallyOverridden&quot;:false,&quot;citeprocText&quot;:&quot;(Borer &lt;i&gt;et al.&lt;/i&gt;, 2014)&quot;,&quot;manualOverrideText&quot;:&quot;&quot;},&quot;citationTag&quot;:&quot;MENDELEY_CITATION_v3_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&quot;,&quot;citationItems&quot;:[{&quot;id&quot;:&quot;e199ce7b-5579-322c-9d78-cdc140184312&quot;,&quot;itemData&quot;:{&quot;type&quot;:&quot;article-journal&quot;,&quot;id&quot;:&quot;e199ce7b-5579-322c-9d78-cdc140184312&quot;,&quot;title&quot;:&quot;Finding generality in ecology: A model for globally distributed experiments&quot;,&quot;author&quot;:[{&quot;family&quot;:&quot;Borer&quot;,&quot;given&quot;:&quot;Elizabeth T&quot;,&quot;parse-names&quot;:false,&quot;dropping-particle&quot;:&quot;&quot;,&quot;non-dropping-particle&quot;:&quot;&quot;},{&quot;family&quot;:&quot;Harpole&quot;,&quot;given&quot;:&quot;W Stanley&quot;,&quot;parse-names&quot;:false,&quot;dropping-particle&quot;:&quot;&quot;,&quot;non-dropping-particle&quot;:&quot;&quot;},{&quot;family&quot;:&quot;Adler&quot;,&quot;given&quot;:&quot;Peter B&quot;,&quot;parse-names&quot;:false,&quot;dropping-particle&quot;:&quot;&quot;,&quot;non-dropping-particle&quot;:&quot;&quot;},{&quot;family&quot;:&quot;Lind&quot;,&quot;given&quot;:&quot;Eric M&quot;,&quot;parse-names&quot;:false,&quot;dropping-particle&quot;:&quot;&quot;,&quot;non-dropping-particle&quot;:&quot;&quot;},{&quot;family&quot;:&quot;Orrock&quot;,&quot;given&quot;:&quot;John L&quot;,&quot;parse-names&quot;:false,&quot;dropping-particle&quot;:&quot;&quot;,&quot;non-dropping-particle&quot;:&quot;&quot;},{&quot;family&quot;:&quot;Seabloom&quot;,&quot;given&quot;:&quot;Eric W&quot;,&quot;parse-names&quot;:false,&quot;dropping-particle&quot;:&quot;&quot;,&quot;non-dropping-particle&quot;:&quot;&quot;},{&quot;family&quot;:&quot;Smith&quot;,&quot;given&quot;:&quot;Melinda D&quot;,&quot;parse-names&quot;:false,&quot;dropping-particle&quot;:&quot;&quot;,&quot;non-dropping-particle&quot;:&quot;&quot;}],&quot;container-title&quot;:&quot;Methods in Ecology and Evolution&quot;,&quot;container-title-short&quot;:&quot;Methods Ecol Evol&quot;,&quot;DOI&quot;:&quot;10.1111/2041-210X.12125&quot;,&quot;ISSN&quot;:&quot;2041210X&quot;,&quot;issued&quot;:{&quot;date-parts&quot;:[[2014]]},&quot;page&quot;:&quot;65-73&quot;,&quot;abstract&quot;:&quot;Summary: Advancing the field of ecology relies on understanding generalities and developing theories based on empirical and functional relationships that integrate across organismal to global spatial scales and span temporal scales. Significant advances in predicting responses of ecological communities to globally extensive anthropogenic perturbations, for example, require understanding the role of environmental context in determining outcomes, which in turn requires standardized experiments across sites and regions. Distributed collaborative experiments can lead to high-impact advances that would otherwise be unachievable. Here, we provide specific advice and considerations relevant to researchers interested in employing this emerging approach using as a case study our experience developing and running the Nutrient Network, a globally distributed experimental network (currently &gt;75 sites in 17 countries) that arose from a grassroots, cooperative research effort. We clarify the design, goals and function of the Nutrient Network as a model to empower others in the scientific community to employ distributed experiments to advance our predictive understanding of global-scale ecological trends and responses. Our experiences to date demonstrate that globally distributed experimental science need not be prohibitively expensive or time-consuming on a per capita basis and is not limited to senior scientists or countries where science is well funded. While distributed experiments are not a panacea for understanding ecological systems, they can substantially complement existing approaches. © 2013 British Ecological Society.&quot;,&quot;issue&quot;:&quot;1&quot;,&quot;volume&quot;:&quot;5&quot;},&quot;isTemporary&quot;:false}]},{&quot;citationID&quot;:&quot;MENDELEY_CITATION_c6a153c3-30da-4d4f-a764-cb0a902f1128&quot;,&quot;properties&quot;:{&quot;noteIndex&quot;:0},&quot;isEdited&quot;:false,&quot;manualOverride&quot;:{&quot;isManuallyOverridden&quot;:true,&quot;citeprocText&quot;:&quot;(Firn &lt;i&gt;et al.&lt;/i&gt;, 2019)&quot;,&quot;manualOverrideText&quot;:&quot;Firn et al. (2019)&quot;},&quot;citationTag&quot;:&quot;MENDELEY_CITATION_v3_eyJjaXRhdGlvbklEIjoiTUVOREVMRVlfQ0lUQVRJT05fYzZhMTUzYzMtMzBkYS00ZDRmLWE3NjQtY2IwYTkwMmYxMTI4IiwicHJvcGVydGllcyI6eyJub3RlSW5kZXgiOjB9LCJpc0VkaXRlZCI6ZmFsc2UsIm1hbnVhbE92ZXJyaWRlIjp7ImlzTWFudWFsbHlPdmVycmlkZGVuIjp0cnVlLCJjaXRlcHJvY1RleHQiOiIoRmlybiA8aT5ldCBhbC48L2k+LCAyMDE5KSIsIm1hbnVhbE92ZXJyaWRlVGV4dCI6IkZpcm4gZXQgYWwuICgyMDE5KSJ9LCJjaXRhdGlvbkl0ZW1zIjpb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kRPSSI6IjEwLjEwMzgvczQxNTU5LTAxOC0wNzkwLTEiLCJJU1NOIjoiMjM5Ny0zMzRYIiwiVVJMIjoiaHR0cHM6Ly93d3cubmF0dXJlLmNvbS9hcnRpY2xlcy9zNDE1NTktMDE4LTA3OTAtMSIsImlzc3VlZCI6eyJkYXRlLXBhcnRzIjpbWzIwMTksMiw0XV19LCJwYWdlIjoiNDAwLTQwNiIsImlzc3VlIjoiMyIsInZvbHVtZSI6IjMiLCJjb250YWluZXItdGl0bGUtc2hvcnQiOiJOYXQgRWNvbCBFdm9sIn0sImlzVGVtcG9yYXJ5IjpmYWxzZX1dfQ==&quot;,&quot;citationItems&quot;:[{&quot;id&quot;:&quot;c6eb0ed5-0ab0-38a6-8800-c6d2b49098b0&quot;,&quot;itemData&quot;:{&quot;type&quot;:&quot;article-journal&quot;,&quot;id&quot;:&quot;c6eb0ed5-0ab0-38a6-8800-c6d2b49098b0&quot;,&quot;title&quot;:&quot;Leaf nutrients, not specific leaf area, are consistent indicators of elevated nutrient inputs&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 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M&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DOI&quot;:&quot;10.1038/s41559-018-0790-1&quot;,&quot;ISSN&quot;:&quot;2397-334X&quot;,&quot;URL&quot;:&quot;https://www.nature.com/articles/s41559-018-0790-1&quot;,&quot;issued&quot;:{&quot;date-parts&quot;:[[2019,2,4]]},&quot;page&quot;:&quot;400-406&quot;,&quot;issue&quot;:&quot;3&quot;,&quot;volume&quot;:&quot;3&quot;,&quot;container-title-short&quot;:&quot;Nat Ecol Evol&quot;},&quot;isTemporary&quot;:false}]},{&quot;citationID&quot;:&quot;MENDELEY_CITATION_e01835aa-e2b1-4692-a782-40feef45e4a4&quot;,&quot;properties&quot;:{&quot;noteIndex&quot;:0},&quot;isEdited&quot;:false,&quot;manualOverride&quot;:{&quot;isManuallyOverridden&quot;:true,&quot;citeprocText&quot;:&quot;(Cleland &lt;i&gt;et al.&lt;/i&gt;, 2019)&quot;,&quot;manualOverrideText&quot;:&quot;Cleland et al. (2019)&quot;},&quot;citationTag&quot;:&quot;MENDELEY_CITATION_v3_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1dfQ==&quot;,&quot;citationItems&quot;:[{&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citationID&quot;:&quot;MENDELEY_CITATION_f13c2147-cea0-4eb1-9717-e949e20a9c2b&quot;,&quot;properties&quot;:{&quot;noteIndex&quot;:0},&quot;isEdited&quot;:false,&quot;manualOverride&quot;:{&quot;isManuallyOverridden&quot;:true,&quot;citeprocText&quot;:&quot;(Hersch-Green &lt;i&gt;et al.&lt;/i&gt;, 2024)&quot;,&quot;manualOverrideText&quot;:&quot;Hersch-Green et al. (2024)&quot;},&quot;citationTag&quot;:&quot;MENDELEY_CITATION_v3_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&quot;,&quot;citationItems&quot;:[{&quot;id&quot;:&quot;9a914c06-e445-38c7-9318-765f1c302242&quot;,&quot;itemData&quot;:{&quot;type&quot;:&quot;article-journal&quot;,&quot;id&quot;:&quot;9a914c06-e445-38c7-9318-765f1c302242&quot;,&quot;title&quot;:&quot;Mechanistic insights into plant community responses to environmental variables: genome size, cellular nutrient investments, and metabolic tradeoffs&quot;,&quot;author&quot;:[{&quot;family&quot;:&quot;Hersch-Green&quot;,&quot;given&quot;:&quot;Erika I&quot;,&quot;parse-names&quot;:false,&quot;dropping-particle&quot;:&quot;&quot;,&quot;non-dropping-particle&quot;:&quot;&quot;},{&quot;family&quot;:&quot;Fay&quot;,&quot;given&quot;:&quot;Philip A&quot;,&quot;parse-names&quot;:false,&quot;dropping-particle&quot;:&quot;&quot;,&quot;non-dropping-particle&quot;:&quot;&quot;},{&quot;family&quot;:&quot;Hass&quot;,&quot;given&quot;:&quot;Hailee B&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DOI&quot;:&quot;10.1111/nph.20374&quot;,&quot;ISSN&quot;:&quot;14698137&quot;,&quot;issued&quot;:{&quot;date-parts&quot;:[[2024]]},&quot;abstract&quot;:&quot;Affecting biodiversity, plants with larger genome sizes (GS) may be restricted in nutrient-poor conditions. This pattern has been attributed to their greater cellular nitrogen (N) and phosphorus (P) investments and hypothesized nutrient–investment tradeoffs between cell synthesis and physiological attributes associated with growth. However, the influence of GS on cell size and functioning may also contribute to GS-dependent growth responses to nutrients. To test whether and how GS is associated with cellular nutrient, stomata, and/or physiological attributes, we examined &gt; 500 forbs and grasses from seven grassland sites conducting a long-term N and P fertilization experiment. Larger GS plants had increased cellular nutrient contents and larger, but fewer stomata than smaller GS plants. Larger GS grasses (but not forbs) also had lower photosynthetic rates and water-use efficiencies. However, nutrients had no direct effect on GS-dependent physiological attributes and GS-dependent physiological changes likely arise from how GS influences cells. At the driest sites, large GS grasses displayed high water-use efficiency mostly because transpiration was reduced relative to photosynthesis in these conditions. We suggest that climatic conditions and GS-associated cell traits that modify physiological responses, rather than resource–investment tradeoffs, largely explain GS-dependent growth responses to nutrients (especially for grasses).&quot;,&quot;container-title-short&quot;:&quot;&quot;},&quot;isTemporary&quot;:false}]},{&quot;citationID&quot;:&quot;MENDELEY_CITATION_2d028b02-2ef0-4ced-bdd6-b3a34d3faa78&quot;,&quot;properties&quot;:{&quot;noteIndex&quot;:0},&quot;isEdited&quot;:false,&quot;manualOverride&quot;:{&quot;isManuallyOverridden&quot;:false,&quot;citeprocText&quot;:&quot;(Liang &lt;i&gt;et al.&lt;/i&gt;, 2020)&quot;,&quot;manualOverrideText&quot;:&quot;&quot;},&quot;citationTag&quot;:&quot;MENDELEY_CITATION_v3_eyJjaXRhdGlvbklEIjoiTUVOREVMRVlfQ0lUQVRJT05fMmQwMjhiMDItMmVmMC00Y2VkLWJkZDYtYjNhMzRkM2ZhYTc4IiwicHJvcGVydGllcyI6eyJub3RlSW5kZXgiOjB9LCJpc0VkaXRlZCI6ZmFsc2UsIm1hbnVhbE92ZXJyaWRlIjp7ImlzTWFudWFsbHlPdmVycmlkZGVuIjpmYWxzZSwiY2l0ZXByb2NUZXh0IjoiKExpYW5nIDxpPmV0IGFsLjwvaT4sIDIwMjApIiwibWFudWFsT3ZlcnJpZGVUZXh0IjoiIn0sImNpdGF0aW9uSXRlbXMiOlt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XX0=&quot;,&quot;citationItems&quot;:[{&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citationID&quot;:&quot;MENDELEY_CITATION_8fb7eee5-e485-4785-b680-1a45741183ed&quot;,&quot;properties&quot;:{&quot;noteIndex&quot;:0},&quot;isEdited&quot;:false,&quot;manualOverride&quot;:{&quot;isManuallyOverridden&quot;:false,&quot;citeprocText&quot;:&quot;(Pick &lt;i&gt;et al.&lt;/i&gt;, 2019)&quot;,&quot;manualOverrideText&quot;:&quot;&quot;},&quot;citationTag&quot;:&quot;MENDELEY_CITATION_v3_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&quot;,&quot;citationItems&quot;:[{&quot;id&quot;:&quot;97057484-2309-3559-a481-1af2a3d4d4e2&quot;,&quot;itemData&quot;:{&quot;type&quot;:&quot;article-journal&quot;,&quot;id&quot;:&quot;97057484-2309-3559-a481-1af2a3d4d4e2&quot;,&quot;title&quot;:&quot;Reproducible, flexible and high-throughput data extraction from primary literature: The metaDigitise r package&quot;,&quot;author&quot;:[{&quot;family&quot;:&quot;Pick&quot;,&quot;given&quot;:&quot;Joel L&quot;,&quot;parse-names&quot;:false,&quot;dropping-particle&quot;:&quot;&quot;,&quot;non-dropping-particle&quot;:&quot;&quot;},{&quot;family&quot;:&quot;Nakagawa&quot;,&quot;given&quot;:&quot;Shinichi&quot;,&quot;parse-names&quot;:false,&quot;dropping-particle&quot;:&quot;&quot;,&quot;non-dropping-particle&quot;:&quot;&quot;},{&quot;family&quot;:&quot;Noble&quot;,&quot;given&quot;:&quot;Daniel W A&quot;,&quot;parse-names&quot;:false,&quot;dropping-particle&quot;:&quot;&quot;,&quot;non-dropping-particle&quot;:&quot;&quot;}],&quot;container-title&quot;:&quot;Methods in Ecology and Evolution&quot;,&quot;container-title-short&quot;:&quot;Methods Ecol Evol&quot;,&quot;DOI&quot;:&quot;10.1111/2041-210X.13118&quot;,&quot;ISSN&quot;:&quot;2041210X&quot;,&quot;issued&quot;:{&quot;date-parts&quot;:[[2019]]},&quot;page&quot;:&quot;426-431&quot;,&quot;abstract&quot;:&quot;Research synthesis, such as comparative and meta-analyses, requires the extraction of effect sizes from primary literature, which are commonly calculated from descriptive statistics. However, the exact values of such statistics are commonly hidden in figures. Extracting descriptive statistics from figures can be a slow process that is not easily reproducible. Additionally, current software lacks an ability to incorporate important metadata (e.g. sample sizes, treatment/variable names) about experiments and is not integrated with other software to streamline analysis pipelines. Here we present the r package metaDigitise which extracts descriptive statistics such as means, standard deviations and correlations from four plot types: (a) mean/error plots (e.g. bar graphs with standard errors), (b) box plots, (c) scatter plots and (d) histograms. metaDigitise is user-friendly and easy to learn as it interactively guides the user through the data extraction process. Notably, it enables large-scale extraction by automatically loading image files, letting the user stop processing, edit and add to the resulting data-frame at any point. Digitised data can be easily re-plotted and checked, facilitating reproducible data extraction from plots with little inter-observer bias. We hope that by making the process of figure extraction more flexible and easy to conduct, it will improve the transparency and quality of meta-analyses in the future.&quot;,&quot;issue&quot;:&quot;3&quot;,&quot;volume&quot;:&quot;10&quot;},&quot;isTemporary&quot;:false}]},{&quot;citationID&quot;:&quot;MENDELEY_CITATION_6fc63844-ed6f-459b-95e9-a1c61f27142f&quot;,&quot;properties&quot;:{&quot;noteIndex&quot;:0},&quot;isEdited&quot;:false,&quot;manualOverride&quot;:{&quot;isManuallyOverridden&quot;:false,&quot;citeprocText&quot;:&quot;(Harris &lt;i&gt;et al.&lt;/i&gt;, 2020)&quot;,&quot;manualOverrideText&quot;:&quot;&quot;},&quot;citationTag&quot;:&quot;MENDELEY_CITATION_v3_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&quot;,&quot;citationItems&quot;:[{&quot;id&quot;:&quot;bf6c5424-9cc5-3a84-91ce-3469f9f79cf1&quot;,&quot;itemData&quot;:{&quot;type&quot;:&quot;article-journal&quot;,&quot;id&quot;:&quot;bf6c5424-9cc5-3a84-91ce-3469f9f79cf1&quot;,&quot;title&quot;:&quot;Version 4 of the CRU TS monthly high-resolution gridded multivariate climate dataset&quot;,&quot;author&quot;:[{&quot;family&quot;:&quot;Harris&quot;,&quot;given&quot;:&quot;Ian&quot;,&quot;parse-names&quot;:false,&quot;dropping-particle&quot;:&quot;&quot;,&quot;non-dropping-particle&quot;:&quot;&quot;},{&quot;family&quot;:&quot;Osborn&quot;,&quot;given&quot;:&quot;Timothy J.&quot;,&quot;parse-names&quot;:false,&quot;dropping-particle&quot;:&quot;&quot;,&quot;non-dropping-particle&quot;:&quot;&quot;},{&quot;family&quot;:&quot;Jones&quot;,&quot;given&quot;:&quot;Phil&quot;,&quot;parse-names&quot;:false,&quot;dropping-particle&quot;:&quot;&quot;,&quot;non-dropping-particle&quot;:&quot;&quot;},{&quot;family&quot;:&quot;Lister&quot;,&quot;given&quot;:&quot;David&quot;,&quot;parse-names&quot;:false,&quot;dropping-particle&quot;:&quot;&quot;,&quot;non-dropping-particle&quot;:&quot;&quot;}],&quot;container-title&quot;:&quot;Scientific Data&quot;,&quot;container-title-short&quot;:&quot;Sci Data&quot;,&quot;DOI&quot;:&quot;10.1038/s41597-020-0453-3&quot;,&quot;ISSN&quot;:&quot;20524463&quot;,&quot;PMID&quot;:&quot;32246091&quot;,&quot;issued&quot;:{&quot;date-parts&quot;:[[2020,12,1]]},&quot;abstract&quot;:&quot;CRU TS (Climatic Research Unit gridded Time Series) is a widely used climate dataset on a 0.5° latitude by 0.5° longitude grid over all land domains of the world except Antarctica. It is derived by the interpolation of monthly climate anomalies from extensive networks of weather station observations. Here we describe the construction of a major new version, CRU TS v4. It is updated to span 1901–2018 by the inclusion of additional station observations, and it will be updated annually. The interpolation process has been changed to use angular-distance weighting (ADW), and the production of secondary variables has been revised to better suit this approach. This implementation of ADW provides improved traceability between each gridded value and the input observations, and allows more informative diagnostics that dataset users can utilise to assess how dataset quality might vary geographically.&quot;,&quot;publisher&quot;:&quot;Nature Research&quot;,&quot;issue&quot;:&quot;1&quot;,&quot;volume&quot;:&quot;7&quot;},&quot;isTemporary&quot;:false}]},{&quot;citationID&quot;:&quot;MENDELEY_CITATION_87bda62a-d401-48d8-b2a9-4e42e47780d5&quot;,&quot;properties&quot;:{&quot;noteIndex&quot;:0},&quot;isEdited&quot;:false,&quot;manualOverride&quot;:{&quot;isManuallyOverridden&quot;:false,&quot;citeprocText&quot;:&quot;(Fick &amp;#38; Hijmans, 2017)&quot;,&quot;manualOverrideText&quot;:&quot;&quot;},&quot;citationTag&quot;:&quot;MENDELEY_CITATION_v3_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&quot;,&quot;citationItems&quot;:[{&quot;id&quot;:&quot;c1f713af-ebc2-3034-bcef-904ec3e8f516&quot;,&quot;itemData&quot;:{&quot;type&quot;:&quot;article-journal&quot;,&quot;id&quot;:&quot;c1f713af-ebc2-3034-bcef-904ec3e8f516&quot;,&quot;title&quot;:&quot;WorldClim 2: new 1‐km spatial resolution climate surfaces for global land areas&quot;,&quot;author&quot;:[{&quot;family&quot;:&quot;Fick&quot;,&quot;given&quot;:&quot;Stephen E.&quot;,&quot;parse-names&quot;:false,&quot;dropping-particle&quot;:&quot;&quot;,&quot;non-dropping-particle&quot;:&quot;&quot;},{&quot;family&quot;:&quot;Hijmans&quot;,&quot;given&quot;:&quot;Robert J.&quot;,&quot;parse-names&quot;:false,&quot;dropping-particle&quot;:&quot;&quot;,&quot;non-dropping-particle&quot;:&quot;&quot;}],&quot;container-title&quot;:&quot;International Journal of Climatology&quot;,&quot;DOI&quot;:&quot;10.1002/joc.5086&quot;,&quot;ISSN&quot;:&quot;0899-8418&quot;,&quot;URL&quot;:&quot;https://rmets.onlinelibrary.wiley.com/doi/10.1002/joc.5086&quot;,&quot;issued&quot;:{&quot;date-parts&quot;:[[2017,10,15]]},&quot;page&quot;:&quot;4302-4315&quot;,&quot;abstract&quot;:&quot;We created a new dataset of spatially interpolated monthly climate data for global land areas at a very high spatial resolution (approximately 1 km 2 ). We included monthly temperature (minimum, maximum and average), precipitation, solar radiation, vapour pressure and wind speed, aggregated across a target temporal range of 1970–2000, using data from between 9000 and 60 000 weather stations. Weather station data were interpolated using thin‐plate splines with covariates including elevation, distance to the coast and three satellite‐derived covariates: maximum and minimum land surface temperature as well as cloud cover, obtained with the MODIS satellite platform. Interpolation was done for 23 regions of varying size depending on station density. Satellite data improved prediction accuracy for temperature variables 5–15% (0.07–0.17 °C), particularly for areas with a low station density, although prediction error remained high in such regions for all climate variables. Contributions of satellite covariates were mostly negligible for the other variables, although their importance varied by region. In contrast to the common approach to use a single model formulation for the entire world, we constructed the final product by selecting the best performing model for each region and variable. Global cross‐validation correlations were ≥ 0.99 for temperature and humidity, 0.86 for precipitation and 0.76 for wind speed. The fact that most of our climate surface estimates were only marginally improved by use of satellite covariates highlights the importance having a dense, high‐quality network of climate station data.&quot;,&quot;issue&quot;:&quot;12&quot;,&quot;volume&quot;:&quot;37&quot;,&quot;container-title-short&quot;:&quot;&quot;},&quot;isTemporary&quot;:false}]},{&quot;citationID&quot;:&quot;MENDELEY_CITATION_a02567ba-d48b-4a7f-9f76-d003b9efca2f&quot;,&quot;properties&quot;:{&quot;noteIndex&quot;:0},&quot;isEdited&quot;:false,&quot;manualOverride&quot;:{&quot;isManuallyOverridden&quot;:false,&quot;citeprocText&quot;:&quot;(Zomer &lt;i&gt;et al.&lt;/i&gt;, 2022)&quot;,&quot;manualOverrideText&quot;:&quot;&quot;},&quot;citationTag&quot;:&quot;MENDELEY_CITATION_v3_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&quot;,&quot;citationItems&quot;:[{&quot;id&quot;:&quot;acbd661a-fa04-3872-b666-ac04ea0f3d8e&quot;,&quot;itemData&quot;:{&quot;type&quot;:&quot;article-journal&quot;,&quot;id&quot;:&quot;acbd661a-fa04-3872-b666-ac04ea0f3d8e&quot;,&quot;title&quot;:&quot;Version 3 of the Global Aridity Index and Potential Evapotranspiration Database&quot;,&quot;author&quot;:[{&quot;family&quot;:&quot;Zomer&quot;,&quot;given&quot;:&quot;Robert J.&quot;,&quot;parse-names&quot;:false,&quot;dropping-particle&quot;:&quot;&quot;,&quot;non-dropping-particle&quot;:&quot;&quot;},{&quot;family&quot;:&quot;Xu&quot;,&quot;given&quot;:&quot;Jianchu&quot;,&quot;parse-names&quot;:false,&quot;dropping-particle&quot;:&quot;&quot;,&quot;non-dropping-particle&quot;:&quot;&quot;},{&quot;family&quot;:&quot;Trabucco&quot;,&quot;given&quot;:&quot;Antonio&quot;,&quot;parse-names&quot;:false,&quot;dropping-particle&quot;:&quot;&quot;,&quot;non-dropping-particle&quot;:&quot;&quot;}],&quot;container-title&quot;:&quot;Scientific Data&quot;,&quot;container-title-short&quot;:&quot;Sci Data&quot;,&quot;DOI&quot;:&quot;10.1038/s41597-022-01493-1&quot;,&quot;ISSN&quot;:&quot;2052-4463&quot;,&quot;URL&quot;:&quot;https://www.nature.com/articles/s41597-022-01493-1&quot;,&quot;issued&quot;:{&quot;date-parts&quot;:[[2022,7,15]]},&quot;page&quot;:&quot;409&quot;,&quot;abstract&quot;:&quot;The “Global Aridity Index and Potential Evapotranspiration Database - Version 3” (Global-AI_PET_v3) provides high-resolution (30 arc-seconds) global hydro-climatic data averaged (1970–2000) monthly and yearly, based upon the FAO Penman-Monteith Reference Evapotranspiration (ET 0 ) equation. An overview of the methods used to implement the Penman-Monteith equation geospatially and a technical evaluation of the results is provided. Results were compared for technical validation with weather station data from the FAO “CLIMWAT 2.0 for CROPWAT” ( ET 0 : r 2 = 0 .85; AI: r 2 = 0.90 ) and the U.K. “Climate Research Unit: Time Series v 4.04” ( ET 0 : r 2 = 0 .89; AI: r 2 = 0 .83 ), while showing significant differences to an earlier version of the database. The current version of the Global-AI_PET_v3 supersedes previous versions, showing a higher correlation to real world weather station data. Developed using the generally agreed upon standard methodology for estimation of reference ET 0 , this database and notably, the accompanying source code, provide a robust tool for a variety of scientific applications in an era of rapidly changing climatic conditions.&quot;,&quot;issue&quot;:&quot;1&quot;,&quot;volume&quot;:&quot;9&quot;},&quot;isTemporary&quot;:false}]},{&quot;citationID&quot;:&quot;MENDELEY_CITATION_b7ce0372-8e48-4734-b77f-8a5a58690df6&quot;,&quot;properties&quot;:{&quot;noteIndex&quot;:0},&quot;isEdited&quot;:false,&quot;manualOverride&quot;:{&quot;isManuallyOverridden&quot;:false,&quot;citeprocText&quot;:&quot;(Hijmans, 2010)&quot;,&quot;manualOverrideText&quot;:&quot;&quot;},&quot;citationTag&quot;:&quot;MENDELEY_CITATION_v3_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&quot;,&quot;citationItems&quot;:[{&quot;id&quot;:&quot;26fa4b05-97ba-343f-955e-80d667af2c98&quot;,&quot;itemData&quot;:{&quot;type&quot;:&quot;article&quot;,&quot;id&quot;:&quot;26fa4b05-97ba-343f-955e-80d667af2c98&quot;,&quot;title&quot;:&quot;raster: Geographic Data Analysis and Modeling&quot;,&quot;author&quot;:[{&quot;family&quot;:&quot;Hijmans&quot;,&quot;given&quot;:&quot;Robert J.&quot;,&quot;parse-names&quot;:false,&quot;dropping-particle&quot;:&quot;&quot;,&quot;non-dropping-particle&quot;:&quot;&quot;}],&quot;container-title&quot;:&quot;CRAN: Contributed Packages&quot;,&quot;DOI&quot;:&quot;10.32614/CRAN.package.raster&quot;,&quot;issued&quot;:{&quot;date-parts&quot;:[[2010,3,20]]},&quot;container-title-short&quot;:&quot;&quot;},&quot;isTemporary&quot;:false}]},{&quot;citationID&quot;:&quot;MENDELEY_CITATION_a8eb52a1-807b-43ef-a1ac-89223654a765&quot;,&quot;properties&quot;:{&quot;noteIndex&quot;:0},&quot;isEdited&quot;:false,&quot;manualOverride&quot;:{&quot;isManuallyOverridden&quot;:false,&quot;citeprocText&quot;:&quot;(Soudzilovskaia &lt;i&gt;et al.&lt;/i&gt;, 2020)&quot;,&quot;manualOverrideText&quot;:&quot;&quot;},&quot;citationTag&quot;:&quot;MENDELEY_CITATION_v3_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&quot;,&quot;citationItems&quot;:[{&quot;id&quot;:&quot;de4de57d-6cd7-34e2-9c04-3711a18ed6af&quot;,&quot;itemData&quot;:{&quot;type&quot;:&quot;article-journal&quot;,&quot;id&quot;:&quot;de4de57d-6cd7-34e2-9c04-3711a18ed6af&quot;,&quot;title&quot;:&quot;FungalRoot: global online database of plant mycorrhizal associations&quot;,&quot;author&quot;:[{&quot;family&quot;:&quot;Soudzilovskaia&quot;,&quot;given&quot;:&quot;Nadejda A&quot;,&quot;parse-names&quot;:false,&quot;dropping-particle&quot;:&quot;&quot;,&quot;non-dropping-particle&quot;:&quot;&quot;},{&quot;family&quot;:&quot;Vaessen&quot;,&quot;given&quot;:&quot;Stijn&quot;,&quot;parse-names&quot;:false,&quot;dropping-particle&quot;:&quot;&quot;,&quot;non-dropping-particle&quot;:&quot;&quot;},{&quot;family&quot;:&quot;Barceló&quot;,&quot;given&quot;:&quot;Milagros&quot;,&quot;parse-names&quot;:false,&quot;dropping-particle&quot;:&quot;&quot;,&quot;non-dropping-particle&quot;:&quot;&quot;},{&quot;family&quot;:&quot;He&quot;,&quot;given&quot;:&quot;Jinhong&quot;,&quot;parse-names&quot;:false,&quot;dropping-particle&quot;:&quot;&quot;,&quot;non-dropping-particle&quot;:&quot;&quot;},{&quot;family&quot;:&quot;Rahimlou&quot;,&quot;given&quot;:&quot;Saleh&quot;,&quot;parse-names&quot;:false,&quot;dropping-particle&quot;:&quot;&quot;,&quot;non-dropping-particle&quot;:&quot;&quot;},{&quot;family&quot;:&quot;Abarenkov&quot;,&quot;given&quot;:&quot;Kessy&quot;,&quot;parse-names&quot;:false,&quot;dropping-particle&quot;:&quot;&quot;,&quot;non-dropping-particle&quot;:&quot;&quot;},{&quot;family&quot;:&quot;Brundrett&quot;,&quot;given&quot;:&quot;Mark C&quot;,&quot;parse-names&quot;:false,&quot;dropping-particle&quot;:&quot;&quot;,&quot;non-dropping-particle&quot;:&quot;&quot;},{&quot;family&quot;:&quot;Gomes&quot;,&quot;given&quot;:&quot;Sofia I F&quot;,&quot;parse-names&quot;:false,&quot;dropping-particle&quot;:&quot;&quot;,&quot;non-dropping-particle&quot;:&quot;&quot;},{&quot;family&quot;:&quot;Merckx&quot;,&quot;given&quot;:&quot;Vincent S F T&quot;,&quot;parse-names&quot;:false,&quot;dropping-particle&quot;:&quot;&quot;,&quot;non-dropping-particle&quot;:&quot;&quot;},{&quot;family&quot;:&quot;Tedersoo&quot;,&quot;given&quot;:&quot;Leho&quot;,&quot;parse-names&quot;:false,&quot;dropping-particle&quot;:&quot;&quot;,&quot;non-dropping-particle&quot;:&quot;&quot;}],&quot;container-title&quot;:&quot;New Phytologist&quot;,&quot;DOI&quot;:&quot;10.1111/nph.16569&quot;,&quot;ISSN&quot;:&quot;0028-646X&quot;,&quot;URL&quot;:&quot;http://doi.wiley.com/10.1111/nph.16569&quot;,&quot;issued&quot;:{&quot;date-parts&quot;:[[2020,8,20]]},&quot;page&quot;:&quot;955-966&quot;,&quot;issue&quot;:&quot;3&quot;,&quot;volume&quot;:&quot;227&quot;,&quot;container-title-short&quot;:&quot;&quot;},&quot;isTemporary&quot;:false}]},{&quot;citationID&quot;:&quot;MENDELEY_CITATION_eb5cb002-ece8-401a-b898-26bb24c9f7cf&quot;,&quot;properties&quot;:{&quot;noteIndex&quot;:0},&quot;isEdited&quot;:false,&quot;manualOverride&quot;:{&quot;isManuallyOverridden&quot;:true,&quot;citeprocText&quot;:&quot;(Cheaib &lt;i&gt;et al.&lt;/i&gt;, 2025a)&quot;,&quot;manualOverrideText&quot;:&quot;Cheaib et al. (2025a)&quot;},&quot;citationTag&quot;:&quot;MENDELEY_CITATION_v3_eyJjaXRhdGlvbklEIjoiTUVOREVMRVlfQ0lUQVRJT05fZWI1Y2IwMDItZWNlOC00MDFhLWI4OTgtMjZiYjI0YzlmN2NmIiwicHJvcGVydGllcyI6eyJub3RlSW5kZXgiOjB9LCJpc0VkaXRlZCI6ZmFsc2UsIm1hbnVhbE92ZXJyaWRlIjp7ImlzTWFudWFsbHlPdmVycmlkZGVuIjp0cnVlLCJjaXRlcHJvY1RleHQiOiIoQ2hlYWliIDxpPmV0IGFsLjwvaT4sIDIwMjVhKSIsIm1hbnVhbE92ZXJyaWRlVGV4dCI6IkNoZWFpYiBldCBhbC4gKDIwMjVhKSJ9LCJjaXRhdGlvbkl0ZW1zIjpb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V9XX0=&quot;,&quot;citationItems&quot;:[{&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citationID&quot;:&quot;MENDELEY_CITATION_ae9f6cd2-88b6-4000-8b4b-e80496837bb8&quot;,&quot;properties&quot;:{&quot;noteIndex&quot;:0},&quot;isEdited&quot;:false,&quot;manualOverride&quot;:{&quot;isManuallyOverridden&quot;:false,&quot;citeprocText&quot;:&quot;(Gurevitch &lt;i&gt;et al.&lt;/i&gt;, 2000; Yue &lt;i&gt;et al.&lt;/i&gt;, 2017; Ding &lt;i&gt;et al.&lt;/i&gt;, 2025)&quot;,&quot;manualOverrideText&quot;:&quot;&quot;},&quot;citationTag&quot;:&quot;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&quot;,&quot;citationItems&quot;:[{&quot;id&quot;:&quot;8fc7f752-fb70-3548-8e58-e51b31ac7f8f&quot;,&quot;itemData&quot;:{&quot;type&quot;:&quot;article-journal&quot;,&quot;id&quot;:&quot;8fc7f752-fb70-3548-8e58-e51b31ac7f8f&quot;,&quot;title&quot;:&quot;Influence of multiple global change drivers on terrestrial carbon storage: additive effects are common&quot;,&quot;author&quot;:[{&quot;family&quot;:&quot;Yue&quot;,&quot;given&quot;:&quot;Kai&quot;,&quot;parse-names&quot;:false,&quot;dropping-particle&quot;:&quot;&quot;,&quot;non-dropping-particle&quot;:&quot;&quot;},{&quot;family&quot;:&quot;Fornara&quot;,&quot;given&quot;:&quot;Dario A.&quot;,&quot;parse-names&quot;:false,&quot;dropping-particle&quot;:&quot;&quot;,&quot;non-dropping-particle&quot;:&quot;&quot;},{&quot;family&quot;:&quot;Yang&quot;,&quot;given&quot;:&quot;Wanqin&quot;,&quot;parse-names&quot;:false,&quot;dropping-particle&quot;:&quot;&quot;,&quot;non-dropping-particle&quot;:&quot;&quot;},{&quot;family&quot;:&quot;Peng&quot;,&quot;given&quot;:&quot;Yan&quot;,&quot;parse-names&quot;:false,&quot;dropping-particle&quot;:&quot;&quot;,&quot;non-dropping-particle&quot;:&quot;&quot;},{&quot;family&quot;:&quot;Peng&quot;,&quot;given&quot;:&quot;Changhui&quot;,&quot;parse-names&quot;:false,&quot;dropping-particle&quot;:&quot;&quot;,&quot;non-dropping-particle&quot;:&quot;&quot;},{&quot;family&quot;:&quot;Liu&quot;,&quot;given&quot;:&quot;Zelin&quot;,&quot;parse-names&quot;:false,&quot;dropping-particle&quot;:&quot;&quot;,&quot;non-dropping-particle&quot;:&quot;&quot;},{&quot;family&quot;:&quot;Wu&quot;,&quot;given&quot;:&quot;Fuzhong&quot;,&quot;parse-names&quot;:false,&quot;dropping-particle&quot;:&quot;&quot;,&quot;non-dropping-particle&quot;:&quot;&quot;}],&quot;container-title&quot;:&quot;Ecology Letters&quot;,&quot;container-title-short&quot;:&quot;Ecol Lett&quot;,&quot;DOI&quot;:&quot;10.1111/ele.12767&quot;,&quot;ISSN&quot;:&quot;14610248&quot;,&quot;PMID&quot;:&quot;28370812&quot;,&quot;issued&quot;:{&quot;date-parts&quot;:[[2017]]},&quot;page&quot;:&quot;663-672&quot;,&quot;abstract&quot;:&quot;The interactive effects of multiple global change drivers on terrestrial carbon (C) storage remain poorly understood. Here, we synthesise data from 633 published studies to show how the interactive effects of multiple drivers are generally additive (i.e. not differing from the sum of their individual effects) rather than synergistic or antagonistic. We further show that (1) elevated CO2, warming, N addition, P addition and increased rainfall, all exerted positive individual effects on plant C pools at both single-plant and plant-community levels; (2) plant C pool responses to individual or combined effects of multiple drivers are seldom scale-dependent (i.e. not differing from single-plant to plant-community levels) and (3) soil and microbial biomass C pools are significantly less sensitive than plant C pools to individual or combined effects. We provide a quantitative basis for integrating additive effects of multiple global change drivers into future assessments of the C storage ability of terrestrial ecosystems.&quot;,&quot;issue&quot;:&quot;5&quot;,&quot;volume&quot;:&quot;20&quot;},&quot;isTemporary&quot;:false},{&quot;id&quot;:&quot;b3291df7-5148-3eaa-b01f-528ac601e962&quot;,&quot;itemData&quot;:{&quot;type&quot;:&quot;article-journal&quot;,&quot;id&quot;:&quot;b3291df7-5148-3eaa-b01f-528ac601e962&quot;,&quot;title&quot;:&quot;Additive Effects of Multiple Global Change Drivers on Terrestrial Nitrogen Cycling Worldwide&quot;,&quot;author&quot;:[{&quot;family&quot;:&quot;Ding&quot;,&quot;given&quot;:&quot;Bangjing&quot;,&quot;parse-names&quot;:false,&quot;dropping-particle&quot;:&quot;&quot;,&quot;non-dropping-particle&quot;:&quot;&quot;},{&quot;family&quot;:&quot;Xu&quot;,&quot;given&quot;:&quot;Di&quot;,&quot;parse-names&quot;:false,&quot;dropping-particle&quot;:&quot;&quot;,&quot;non-dropping-particle&quot;:&quot;&quot;},{&quot;family&quot;:&quot;Wang&quot;,&quot;given&quot;:&quot;Shuo&quot;,&quot;parse-names&quot;:false,&quot;dropping-particle&quot;:&quot;&quot;,&quot;non-dropping-particle&quot;:&quot;&quot;},{&quot;family&quot;:&quot;Liu&quot;,&quot;given&quot;:&quot;Wenzhi&quot;,&quot;parse-names&quot;:false,&quot;dropping-particle&quot;:&quot;&quot;,&quot;non-dropping-particle&quot;:&quot;&quot;},{&quot;family&quot;:&quot;Zhang&quot;,&quot;given&quot;:&quot;Quanfa&quot;,&quot;parse-names&quot;:false,&quot;dropping-particle&quot;:&quot;&quot;,&quot;non-dropping-particle&quot;:&quot;&quot;}],&quot;container-title&quot;:&quot;Global Change Biology&quot;,&quot;container-title-short&quot;:&quot;Glob Chang Biol&quot;,&quot;DOI&quot;:&quot;10.1111/gcb.70176&quot;,&quot;ISSN&quot;:&quot;1354-1013&quot;,&quot;URL&quot;:&quot;https://onlinelibrary.wiley.com/doi/10.1111/gcb.70176&quot;,&quot;issued&quot;:{&quot;date-parts&quot;:[[2025,4,3]]},&quot;page&quot;:&quot;1-16&quot;,&quot;abstract&quot;:&quot;Global change has dramatically altered the Earth's biogeochemical cycles. However, the interactive effects of multiple global change factors (GCFs) on terrestrial nitrogen (N) cycling worldwide remain unclear, limiting the ability to predict how future global change will affect the global N cycle. We conducted a meta‐analysis of 108 published articles to evaluate the main and interactive effects of elevated CO 2 , N addition, warming, and altered precipitation on soil N pools (NH 4 + , NO 3 − , and organic N) and transformation rates (N mineralization, nitrification, and denitrification) across terrestrial ecosystems. Results showed that single GCFs impacted the soil N cycle in different directions and magnitudes, with N addition and increased precipitation having the strongest positive effects on N pools and transformation rates, respectively. Moreover, the positive effects of N addition on the soil N cycle were generally enhanced when combined with other GCFs. Although the interactions of multiple GCFs were commonly additive (66.2%–83.3%), both synergistic (10.5%–15.1%) and antagonistic (2.8%–18.9%) effects were also observed. The types of treatment and ecosystem, geographic location, and climate all regulated the responses of soil N pools to GCFs to some degree, while only the types of treatment and ecosystem significantly affected the response of soil transformation rates to GCFs. These findings emphasize the importance of considering interactive effects among GCFs on terrestrial N cycling and highlight the necessity of incorporating these interactions into Earth system models for accurate predictions of N cycling responses to global changes.&quot;,&quot;issue&quot;:&quot;4&quot;,&quot;volume&quot;:&quot;31&quot;},&quot;isTemporary&quot;:false},{&quot;id&quot;:&quot;e8e0de92-a29f-3bc7-b58d-d2e44421f3eb&quot;,&quot;itemData&quot;:{&quot;type&quot;:&quot;report&quot;,&quot;id&quot;:&quot;e8e0de92-a29f-3bc7-b58d-d2e44421f3eb&quot;,&quot;title&quot;:&quot;The Interaction between Competition and Predation: A Meta-analysis of Field Experiments&quot;,&quot;author&quot;:[{&quot;family&quot;:&quot;Gurevitch&quot;,&quot;given&quot;:&quot;Jessica&quot;,&quot;parse-names&quot;:false,&quot;dropping-particle&quot;:&quot;&quot;,&quot;non-dropping-particle&quot;:&quot;&quot;},{&quot;family&quot;:&quot;Morrison&quot;,&quot;given&quot;:&quot;Janet A&quot;,&quot;parse-names&quot;:false,&quot;dropping-particle&quot;:&quot;&quot;,&quot;non-dropping-particle&quot;:&quot;&quot;},{&quot;family&quot;:&quot;Hedges&quot;,&quot;given&quot;:&quot;Larry&quot;,&quot;parse-names&quot;:false,&quot;dropping-particle&quot;:&quot;V&quot;,&quot;non-dropping-particle&quot;:&quot;&quot;}],&quot;container-title&quot;:&quot;Am. Nat&quot;,&quot;issued&quot;:{&quot;date-parts&quot;:[[2000]]},&quot;number-of-pages&quot;:&quot;435-453&quot;,&quot;abstract&quot;:&quot;Ecologists working with a range of organisms and environments have carried out manipulative field experiments that enable us to ask questions about the interaction between competition and predation (including herbivory) and about the relative strength of competition and predation in the field. Evaluated together, such a collection of studies can offer insight into the importance and function of these factors in nature. Using a new factorial meta-analysis technique, we combined the results of 20 articles reporting on 39 published field experiments to ask whether the presence of predators affects the intensity of competitive effects and to compare the average effects of competition and predation. Across all studies, the effects of competition in the presence of predators were less than in the absence of predators, and the interaction between competition and predation for most response variables was statistically significant. Removal of competitors had much more positive effects on organ-isms' growth and mass than did exclusion of predators. Predator exclusion had much more beneficial effects on organisms' survival than did competition. The mean effects of competition and predation on density did not differ from one another. The results differed among trophic levels. Further understanding would benefit greatly from more field experiments that manipulate both competition and predation, that focus on a wider range of organisms and environments , that focus on population-level parameters such as density, and that report results more completely, including data such as sample sizes and variances.&quot;,&quot;volume&quot;:&quot;155&quot;,&quot;container-title-short&quot;:&quot;&quot;},&quot;isTemporary&quot;:false}]},{&quot;citationID&quot;:&quot;MENDELEY_CITATION_40f81e8a-0584-497e-bdd5-9c3af3b5dd82&quot;,&quot;properties&quot;:{&quot;noteIndex&quot;:0},&quot;isEdited&quot;:false,&quot;manualOverride&quot;:{&quot;isManuallyOverridden&quot;:false,&quot;citeprocText&quot;:&quot;(Viechtbauer, 2010)&quot;,&quot;manualOverrideText&quot;:&quot;&quot;},&quot;citationTag&quot;:&quot;MENDELEY_CITATION_v3_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&quot;,&quot;citationItems&quot;:[{&quot;id&quot;:&quot;15decc6c-a1bd-3aeb-86b7-5356d9902b3a&quot;,&quot;itemData&quot;:{&quot;type&quot;:&quot;article-journal&quot;,&quot;id&quot;:&quot;15decc6c-a1bd-3aeb-86b7-5356d9902b3a&quot;,&quot;title&quot;:&quot;Conducting Meta-Analyses in R with the metafor Package&quot;,&quot;author&quot;:[{&quot;family&quot;:&quot;Viechtbauer&quot;,&quot;given&quot;:&quot;Wolfgang&quot;,&quot;parse-names&quot;:false,&quot;dropping-particle&quot;:&quot;&quot;,&quot;non-dropping-particle&quot;:&quot;&quot;}],&quot;container-title&quot;:&quot;Journal of Statistical Software&quot;,&quot;DOI&quot;:&quot;10.18637/jss.v036.i03&quot;,&quot;ISSN&quot;:&quot;1548-7660&quot;,&quot;URL&quot;:&quot;http://www.jstatsoft.org/v36/i03/&quot;,&quot;issued&quot;:{&quot;date-parts&quot;:[[2010]]},&quot;page&quot;:&quot;1-48&quot;,&quot;abstract&quot;:&quot;The metafor package provides functions for conducting meta-analyses in R. The package includes functions for fitting the meta-analytic fixed- and random-effects models and allows for the inclusion of moderators variables (study-level covariates) in these models. Meta-regression analyses with continuous and categorical moderators can be conducted in this way. Functions for the Mantel-Haenszel and Peto's one-step method for metaanalyses of 2 × 2 table data are also available. Finally, the package provides various plot functions (for example, for forest, funnel, and radial plots) and functions for assessing the model fit, for obtaining case diagnostics, and for tests of publication bias.&quot;,&quot;issue&quot;:&quot;3&quot;,&quot;volume&quot;:&quot;36&quot;,&quot;container-title-short&quot;:&quot;J Stat Softw&quot;},&quot;isTemporary&quot;:false}]},{&quot;citationID&quot;:&quot;MENDELEY_CITATION_bd21995e-62c4-48da-889f-a5989714b958&quot;,&quot;properties&quot;:{&quot;noteIndex&quot;:0},&quot;isEdited&quot;:false,&quot;manualOverride&quot;:{&quot;isManuallyOverridden&quot;:false,&quot;citeprocText&quot;:&quot;(Nakagawa &lt;i&gt;et al.&lt;/i&gt;, 2023)&quot;,&quot;manualOverrideText&quot;:&quot;&quot;},&quot;citationTag&quot;:&quot;MENDELEY_CITATION_v3_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&quot;,&quot;citationItems&quot;:[{&quot;id&quot;:&quot;ed8f46fb-7dcc-3b46-8cb8-424abe4541f7&quot;,&quot;itemData&quot;:{&quot;type&quot;:&quot;article-journal&quot;,&quot;id&quot;:&quot;ed8f46fb-7dcc-3b46-8cb8-424abe4541f7&quot;,&quot;title&quot;:&quot;orchaRd 2.0: An R package for visualising meta‐analyses with orchard plots&quot;,&quot;author&quot;:[{&quot;family&quot;:&quot;Nakagawa&quot;,&quot;given&quot;:&quot;Shinichi&quot;,&quot;parse-names&quot;:false,&quot;dropping-particle&quot;:&quot;&quot;,&quot;non-dropping-particle&quot;:&quot;&quot;},{&quot;family&quot;:&quot;Lagisz&quot;,&quot;given&quot;:&quot;Malgorzata&quot;,&quot;parse-names&quot;:false,&quot;dropping-particle&quot;:&quot;&quot;,&quot;non-dropping-particle&quot;:&quot;&quot;},{&quot;family&quot;:&quot;O'Dea&quot;,&quot;given&quot;:&quot;Rose E.&quot;,&quot;parse-names&quot;:false,&quot;dropping-particle&quot;:&quot;&quot;,&quot;non-dropping-particle&quot;:&quot;&quot;},{&quot;family&quot;:&quot;Pottier&quot;,&quot;given&quot;:&quot;Patrice&quot;,&quot;parse-names&quot;:false,&quot;dropping-particle&quot;:&quot;&quot;,&quot;non-dropping-particle&quot;:&quot;&quot;},{&quot;family&quot;:&quot;Rutkowska&quot;,&quot;given&quot;:&quot;Joanna&quot;,&quot;parse-names&quot;:false,&quot;dropping-particle&quot;:&quot;&quot;,&quot;non-dropping-particle&quot;:&quot;&quot;},{&quot;family&quot;:&quot;Senior&quot;,&quot;given&quot;:&quot;Alistair M.&quot;,&quot;parse-names&quot;:false,&quot;dropping-particle&quot;:&quot;&quot;,&quot;non-dropping-particle&quot;:&quot;&quot;},{&quot;family&quot;:&quot;Yang&quot;,&quot;given&quot;:&quot;Yefeng&quot;,&quot;parse-names&quot;:false,&quot;dropping-particle&quot;:&quot;&quot;,&quot;non-dropping-particle&quot;:&quot;&quot;},{&quot;family&quot;:&quot;Noble&quot;,&quot;given&quot;:&quot;Daniel W. A.&quot;,&quot;parse-names&quot;:false,&quot;dropping-particle&quot;:&quot;&quot;,&quot;non-dropping-particle&quot;:&quot;&quot;}],&quot;container-title&quot;:&quot;Methods in Ecology and Evolution&quot;,&quot;container-title-short&quot;:&quot;Methods Ecol Evol&quot;,&quot;DOI&quot;:&quot;10.1111/2041-210X.14152&quot;,&quot;ISSN&quot;:&quot;2041-210X&quot;,&quot;URL&quot;:&quot;https://besjournals.onlinelibrary.wiley.com/doi/10.1111/2041-210X.14152&quot;,&quot;issued&quot;:{&quot;date-parts&quot;:[[2023,8,6]]},&quot;page&quot;:&quot;2003-2010&quot;,&quot;abstract&quot;:&quot;Although meta‐analysis has become an essential tool in ecology and evolution, reporting of meta‐analytic results can still be much improved. To aid this, we have introduced the orchard plot, which presents not only overall estimates and their confidence intervals, but also shows corresponding heterogeneity (as prediction intervals) and individual effect sizes. Here, we have added significant enhancements by integrating many new functionalities into orchaRd 2.0 . This updated version allows the visualisation of heteroscedasticity (different variances across levels of a categorical moderator), marginal estimates (e.g. marginalising out effects other than the one visualised), conditional estimates (i.e. estimates of different groups conditioned upon specific values of a continuous variable) and visualisations of all types of interactions between two categorical/continuous moderators. orchaRd 2.0 has additional functions which calculate key statistics from multilevel meta‐analytic models such as I 2 and R 2 . Importantly, orchaRd 2.0 contributes to better reporting by complying with PRISMA‐EcoEvo (preferred reporting items for systematic reviews and meta‐analyses in ecology and evolution). Taken together, orchaRd 2.0 can improve the presentation of meta‐analytic results and facilitate the exploration of previously neglected patterns. In addition, as a part of a literature survey, we found that graphical packages are rarely cited (~3%). We plea that researchers credit developers and maintainers of graphical packages, for example, by citations in a figure legend, acknowledging the use of relevant packages.&quot;,&quot;issue&quot;:&quot;8&quot;,&quot;volume&quot;:&quot;14&quot;},&quot;isTemporary&quot;:false}]},{&quot;citationID&quot;:&quot;MENDELEY_CITATION_a36019f0-b4e0-4329-a271-1440ea9aa7db&quot;,&quot;properties&quot;:{&quot;noteIndex&quot;:0},&quot;isEdited&quot;:false,&quot;manualOverride&quot;:{&quot;isManuallyOverridden&quot;:false,&quot;citeprocText&quot;:&quot;(R Core Team, 2021)&quot;,&quot;manualOverrideText&quot;:&quot;&quot;},&quot;citationTag&quot;:&quot;MENDELEY_CITATION_v3_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&quot;,&quot;citationItems&quot;:[{&quot;id&quot;:&quot;a14f7fee-9b19-3219-994f-e7fa1b158c8e&quot;,&quot;itemData&quot;:{&quot;type&quot;:&quot;webpage&quot;,&quot;id&quot;:&quot;a14f7fee-9b19-3219-994f-e7fa1b158c8e&quot;,&quot;title&quot;:&quot;R: A language and environment for statistical computing&quot;,&quot;author&quot;:[{&quot;family&quot;:&quot;R Core Team&quot;,&quot;given&quot;:&quot;&quot;,&quot;parse-names&quot;:false,&quot;dropping-particle&quot;:&quot;&quot;,&quot;non-dropping-particle&quot;:&quot;&quot;}],&quot;number&quot;:&quot;4.1.1&quot;,&quot;URL&quot;:&quot;https://www.r-project.org/&quot;,&quot;issued&quot;:{&quot;date-parts&quot;:[[2021]]},&quot;publisher-place&quot;:&quot;Vienna, Austria&quot;,&quot;publisher&quot;:&quot;R Foundation for Statistical Computing&quot;,&quot;container-title-short&quot;:&quot;&quot;},&quot;isTemporary&quot;:false}]},{&quot;citationID&quot;:&quot;MENDELEY_CITATION_2bc645c6-cf0e-4bc6-a489-b6735d0a8746&quot;,&quot;properties&quot;:{&quot;noteIndex&quot;:0},&quot;isEdited&quot;:false,&quot;manualOverride&quot;:{&quot;isManuallyOverridden&quot;:false,&quot;citeprocText&quot;:&quot;(Reich &lt;i&gt;et al.&lt;/i&gt;, 2009; Liang &lt;i&gt;et al.&lt;/i&gt;, 2020; Yu &lt;i&gt;et al.&lt;/i&gt;, 2022; Waring &lt;i&gt;et al.&lt;/i&gt;, 2023; Perkowski &lt;i&gt;et al.&lt;/i&gt;, 2025b,a; Stocker &lt;i&gt;et al.&lt;/i&gt;, 2025)&quot;,&quot;manualOverrideText&quot;:&quot;&quot;},&quot;citationTag&quot;:&quot;MENDELEY_CITATION_v3_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LH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IEV4cCBCb3Q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XX0=&quot;,&quot;citationItems&quot;:[{&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container-title-short&quot;:&quot;J Exp Bot&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id&quot;:&quot;a3bb5bea-d0f4-3379-8ca7-972c94e716da&quot;,&quot;itemData&quot;:{&quot;type&quot;:&quot;article-journal&quot;,&quot;id&quot;:&quot;a3bb5bea-d0f4-3379-8ca7-972c94e716da&quot;,&quot;title&quot;:&quot;Increasing nitrogen availability increases water use efficiency and decreases nitrogen use efficiency in &lt;i&gt;Acer saccharum&lt;/i&gt;&quot;,&quot;author&quot;:[{&quot;family&quot;:&quot;Perkowski&quot;,&quot;given&quot;:&quot;Evan A&quot;,&quot;parse-names&quot;:false,&quot;dropping-particle&quot;:&quot;&quot;,&quot;non-dropping-particle&quot;:&quot;&quot;},{&quot;family&quot;:&quot;Frey&quot;,&quot;given&quot;:&quot;David W&quot;,&quot;parse-names&quot;:false,&quot;dropping-particle&quot;:&quot;&quot;,&quot;non-dropping-particle&quot;:&quot;&quot;},{&quot;family&quot;:&quot;Goodale&quot;,&quot;given&quot;:&quot;Christine L&quot;,&quot;parse-names&quot;:false,&quot;dropping-particle&quot;:&quot;&quot;,&quot;non-dropping-particle&quot;:&quot;&quot;},{&quot;family&quot;:&quot;Smith&quot;,&quot;given&quot;:&quot;Nicholas G&quot;,&quot;parse-names&quot;:false,&quot;dropping-particle&quot;:&quot;&quot;,&quot;non-dropping-particle&quot;:&quot;&quot;}],&quot;container-title&quot;:&quot;Tree Physiology&quot;,&quot;container-title-short&quot;:&quot;Tree Physiol&quot;,&quot;issued&quot;:{&quot;date-parts&quot;:[[2025]]}},&quot;isTemporary&quot;:false},{&quot;id&quot;:&quot;767aca8d-7ad6-35c4-8d56-bef44d8e227e&quot;,&quot;itemData&quot;:{&quot;type&quot;:&quot;article-journal&quot;,&quot;id&quot;:&quot;767aca8d-7ad6-35c4-8d56-bef44d8e227e&quot;,&quot;title&quot;:&quot;Leaf phosphorus influences the photosynthesis–nitrogen relation: a cross-biome analysis of 314 species&quot;,&quot;author&quot;:[{&quot;family&quot;:&quot;Reich&quot;,&quot;given&quot;:&quot;Peter B.&quot;,&quot;parse-names&quot;:false,&quot;dropping-particle&quot;:&quot;&quot;,&quot;non-dropping-particle&quot;:&quot;&quot;},{&quot;family&quot;:&quot;Oleksyn&quot;,&quot;given&quot;:&quot;Jacek&quot;,&quot;parse-names&quot;:false,&quot;dropping-particle&quot;:&quot;&quot;,&quot;non-dropping-particle&quot;:&quot;&quot;},{&quot;family&quot;:&quot;Wright&quot;,&quot;given&quot;:&quot;Ian J.&quot;,&quot;parse-names&quot;:false,&quot;dropping-particle&quot;:&quot;&quot;,&quot;non-dropping-particle&quot;:&quot;&quot;}],&quot;container-title&quot;:&quot;Oecologia&quot;,&quot;container-title-short&quot;:&quot;Oecologia&quot;,&quot;DOI&quot;:&quot;10.1007/s00442-009-1291-3&quot;,&quot;ISSN&quot;:&quot;0029-8549&quot;,&quot;URL&quot;:&quot;http://link.springer.com/10.1007/s00442-009-1291-3&quot;,&quot;issued&quot;:{&quot;date-parts&quot;:[[2009,5,11]]},&quot;page&quot;:&quot;207-212&quot;,&quot;abstract&quot;:&quot;The ecophysiological linkage of leaf phosphorus (P) to photosynthetic capacity (A max) and to the A max-nitrogen relation remains poorly understood. To address this issue we compiled published and unpublished field data for mass-based A max, nitrogen (N) and P (n = 517 observations) from 314 species at 42 sites in 14 countries. Data were from four biomes: arctic, cold temperate, subtropical (including Mediterranean), and tropical. We asked whether plants with low P levels have low A max, a shallower slope of the A max-N relationship, and whether these patterns have a geographic signature. On average, leaf P was substantially lower in the two warmer than in the two colder biomes, with the reverse true for N:P ratios. The evidence indicates that the response of A max to leaf N is constrained by low leaf P. Using a full factorial model for all data, A max was related to leaf N, but not to leaf P on its own, with a significant leaf N × leaf P interaction indicating that the response of A max to N increased with increasing leaf P. This was also found in analyses using one value per species per site, or by comparing only angiosperms or only woody plants. Additionally, the slope of the A max-N relationship was higher in the colder arctic and temperate than warmer tropical and subtropical biomes. Sorting data into low, medium, and high leaf P groupings also showed that the A max-N slope increases with leaf P. These analyses support claims that in P-limited ecosystems the A max-N relationship may be constrained by low P, and are consistent with laboratory studies that show P-deficient plants have limited ribulose-1,5-bisphosphate regeneration, a likely mechanism for the P influence upon the A max-N relation. © 2009 Springer-Verlag.&quot;,&quot;issue&quot;:&quot;2&quot;,&quot;volume&quot;:&quot;160&quot;},&quot;isTemporary&quot;:false},{&quot;id&quot;:&quot;377bb0f0-7d76-3e5e-ab21-6edbcf331bb4&quot;,&quot;itemData&quot;:{&quot;type&quot;:&quot;article-journal&quot;,&quot;id&quot;:&quot;377bb0f0-7d76-3e5e-ab21-6edbcf331bb4&quot;,&quot;title&quot;:&quot;Foliar phosphorus allocation and photosynthesis reveal plants' adaptative strategies to phosphorus limitation in tropical forests at different successional stages&quot;,&quot;author&quot;:[{&quot;family&quot;:&quot;Yu&quot;,&quot;given&quot;:&quot;Qingshui&quot;,&quot;parse-names&quot;:false,&quot;dropping-particle&quot;:&quot;&quot;,&quot;non-dropping-particle&quot;:&quot;&quot;},{&quot;family&quot;:&quot;Ni&quot;,&quot;given&quot;:&quot;Xiaofeng&quot;,&quot;parse-names&quot;:false,&quot;dropping-particle&quot;:&quot;&quot;,&quot;non-dropping-particle&quot;:&quot;&quot;},{&quot;family&quot;:&quot;Cheng&quot;,&quot;given&quot;:&quot;Xiaoli&quot;,&quot;parse-names&quot;:false,&quot;dropping-particle&quot;:&quot;&quot;,&quot;non-dropping-particle&quot;:&quot;&quot;},{&quot;family&quot;:&quot;Ma&quot;,&quot;given&quot;:&quot;Suhui&quot;,&quot;parse-names&quot;:false,&quot;dropping-particle&quot;:&quot;&quot;,&quot;non-dropping-particle&quot;:&quot;&quot;},{&quot;family&quot;:&quot;Tian&quot;,&quot;given&quot;:&quot;Di&quot;,&quot;parse-names&quot;:false,&quot;dropping-particle&quot;:&quot;&quot;,&quot;non-dropping-particle&quot;:&quot;&quot;},{&quot;family&quot;:&quot;Zhu&quot;,&quot;given&quot;:&quot;Biao&quot;,&quot;parse-names&quot;:false,&quot;dropping-particle&quot;:&quot;&quot;,&quot;non-dropping-particle&quot;:&quot;&quot;},{&quot;family&quot;:&quot;Zhu&quot;,&quot;given&quot;:&quot;Jiangling&quot;,&quot;parse-names&quot;:false,&quot;dropping-particle&quot;:&quot;&quot;,&quot;non-dropping-particle&quot;:&quot;&quot;},{&quot;family&quot;:&quot;Ji&quot;,&quot;given&quot;:&quot;Chengjun&quot;,&quot;parse-names&quot;:false,&quot;dropping-particle&quot;:&quot;&quot;,&quot;non-dropping-particle&quot;:&quot;&quot;},{&quot;family&quot;:&quot;Tang&quot;,&quot;given&quot;:&quot;Zhiyao&quot;,&quot;parse-names&quot;:false,&quot;dropping-particle&quot;:&quot;&quot;,&quot;non-dropping-particle&quot;:&quot;&quot;},{&quot;family&quot;:&quot;Fang&quot;,&quot;given&quot;:&quot;Jingyun&quot;,&quot;parse-names&quot;:false,&quot;dropping-particle&quot;:&quot;&quot;,&quot;non-dropping-particle&quot;:&quot;&quot;}],&quot;container-title&quot;:&quot;Science of the Total Environment&quot;,&quot;DOI&quot;:&quot;10.1016/j.scitotenv.2022.157456&quot;,&quot;ISSN&quot;:&quot;18791026&quot;,&quot;PMID&quot;:&quot;35863563&quot;,&quot;URL&quot;:&quot;https://doi.org/10.1016/j.scitotenv.2022.157456&quot;,&quot;issued&quot;:{&quot;date-parts&quot;:[[2022]]},&quot;page&quot;:&quot;157456&quot;,&quot;abstract&quot;:&quot;High atmospheric nitrogen (N) deposition and low soil phosphorus (P) availability occur simultaneously in tropical areas, and thus tropical plants need to adapt nutrient-use strategies to maintain growth and survival. Therefore, identifying the adaptative strategies of tropical plants at different successional stages under low soil P availability is indispensable. Here, we separately investigated foliar traits, photosynthetic characteristics, and P fractions of 8 species in the primary and secondary tropical forests after 10 years of N and P fertilization. P addition increased foliar P concentrations and deceased N:P ratio in the primary forest and secondary forest. The foliar photosynthetic rates did not significantly respond to nutrient additions, and the foliar photosynthetic P-use efficiency (PPUE) reduced under the P addition in the primary forest. In contrast, the foliar photosynthetic rates and photosynthetic nitrogen (N)-use efficiency (PNUE) were enhanced with nutrient additions in the secondary forest. The allocations of foliar nucleic acid P and residual P were reduced by P addition in the primary forest, whereas the allocation of metabolic P was enhanced and the allocation of residual P was reduced by P addition in the secondary forest. Additionally, a higher proportion of structural P was found in the primary forest, and a higher proportion of metabolic P was observed in the secondary forest. Interesting, structural equation model analysis revealed that the plants decreased the allocation of foliar nucleic acid P and increased the allocation of structural P in the primary forest, thereby reducing photosynthetic rates. Whereas the plants enhanced photosynthetic rates by promoting PPUE and the allocation of foliar metabolic P in the secondary forest. Our findings highlighted tropical plants at different successional stages can reasonably allocate foliar P to regulate photosynthetic rates and acclimate to low P environments.&quot;,&quot;publisher&quot;:&quot;Elsevier B.V.&quot;,&quot;issue&quot;:&quot;May&quot;,&quot;volume&quot;:&quot;846&quot;,&quot;container-title-short&quot;:&quot;&quot;},&quot;isTemporary&quot;:false}]},{&quot;citationID&quot;:&quot;MENDELEY_CITATION_449ff98d-9845-49e9-83b2-256fe1f0bbe0&quot;,&quot;properties&quot;:{&quot;noteIndex&quot;:0},&quot;isEdited&quot;:false,&quot;manualOverride&quot;:{&quot;isManuallyOverridden&quot;:false,&quot;citeprocText&quot;:&quot;(Rogers, 2014; Achat &lt;i&gt;et al.&lt;/i&gt;, 2016; Rogers &lt;i&gt;et al.&lt;/i&gt;, 2017; Smith &lt;i&gt;et al.&lt;/i&gt;, 2019; Harrison &lt;i&gt;et al.&lt;/i&gt;, 2021; Stocker &lt;i&gt;et al.&lt;/i&gt;, 2025)&quot;,&quot;manualOverrideText&quot;:&quot;&quot;},&quot;citationTag&quot;:&quot;MENDELEY_CITATION_v3_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&quot;,&quot;citationItems&quot;:[{&quot;id&quot;:&quot;d1ac02bb-515a-3b52-b16a-73990e587830&quot;,&quot;itemData&quot;:{&quot;type&quot;:&quot;article-journal&quot;,&quot;id&quot;:&quot;d1ac02bb-515a-3b52-b16a-73990e587830&quot;,&quot;title&quot;:&quot;The use and misuse of V&lt;sub&gt;c,max&lt;/sub&gt; in Earth System Models&quot;,&quot;author&quot;:[{&quot;family&quot;:&quot;Rogers&quot;,&quot;given&quot;:&quot;Alistair&quot;,&quot;parse-names&quot;:false,&quot;dropping-particle&quot;:&quot;&quot;,&quot;non-dropping-particle&quot;:&quot;&quot;}],&quot;container-title&quot;:&quot;Photosynthesis Research&quot;,&quot;container-title-short&quot;:&quot;Photosynth Res&quot;,&quot;DOI&quot;:&quot;10.1007/s11120-013-9818-1&quot;,&quot;ISSN&quot;:&quot;0166-8595&quot;,&quot;URL&quot;:&quot;http://link.springer.com/10.1007/s11120-013-9818-1&quot;,&quot;issued&quot;:{&quot;date-parts&quot;:[[2014,2,7]]},&quot;page&quot;:&quot;15-29&quot;,&quot;issue&quot;:&quot;1-2&quot;,&quot;volume&quot;:&quot;119&quot;},&quot;isTemporary&quot;:false},{&quot;id&quot;:&quot;4ae83308-d169-3c13-952f-54966b22c1ec&quot;,&quot;itemData&quot;:{&quot;type&quot;:&quot;article-journal&quot;,&quot;id&quot;:&quot;4ae83308-d169-3c13-952f-54966b22c1ec&quot;,&quot;title&quot;:&quot;A roadmap for improving the representation of photosynthesis in Earth system models&quot;,&quot;author&quot;:[{&quot;family&quot;:&quot;Rogers&quot;,&quot;given&quot;:&quot;Alistair&quot;,&quot;parse-names&quot;:false,&quot;dropping-particle&quot;:&quot;&quot;,&quot;non-dropping-particle&quot;:&quot;&quot;},{&quot;family&quot;:&quot;Medlyn&quot;,&quot;given&quot;:&quot;Belinda E&quot;,&quot;parse-names&quot;:false,&quot;dropping-particle&quot;:&quot;&quot;,&quot;non-dropping-particle&quot;:&quot;&quot;},{&quot;family&quot;:&quot;Dukes&quot;,&quot;given&quot;:&quot;Jeffrey S&quot;,&quot;parse-names&quot;:false,&quot;dropping-particle&quot;:&quot;&quot;,&quot;non-dropping-particle&quot;:&quot;&quot;},{&quot;family&quot;:&quot;Bonan&quot;,&quot;given&quot;:&quot;Gordon B&quot;,&quot;parse-names&quot;:false,&quot;dropping-particle&quot;:&quot;&quot;,&quot;non-dropping-particle&quot;:&quot;&quot;},{&quot;family&quot;:&quot;Caemmerer&quot;,&quot;given&quot;:&quot;Susanne&quot;,&quot;parse-names&quot;:false,&quot;dropping-particle&quot;:&quot;&quot;,&quot;non-dropping-particle&quot;:&quot;&quot;},{&quot;family&quot;:&quot;Dietze&quot;,&quot;given&quot;:&quot;Michael C&quot;,&quot;parse-names&quot;:false,&quot;dropping-particle&quot;:&quot;&quot;,&quot;non-dropping-particle&quot;:&quot;&quot;},{&quot;family&quot;:&quot;Kattge&quot;,&quot;given&quot;:&quot;Jens&quot;,&quot;parse-names&quot;:false,&quot;dropping-particle&quot;:&quot;&quot;,&quot;non-dropping-particle&quot;:&quot;&quot;},{&quot;family&quot;:&quot;Leakey&quot;,&quot;given&quot;:&quot;Andrew D B&quot;,&quot;parse-names&quot;:false,&quot;dropping-particle&quot;:&quot;&quot;,&quot;non-dropping-particle&quot;:&quot;&quot;},{&quot;family&quot;:&quot;Mercado&quot;,&quot;given&quot;:&quot;Lina M&quot;,&quot;parse-names&quot;:false,&quot;dropping-particle&quot;:&quot;&quot;,&quot;non-dropping-particle&quot;:&quot;&quot;},{&quot;family&quot;:&quot;Niinemets&quot;,&quot;given&quot;:&quot;Ülo&quot;,&quot;parse-names&quot;:false,&quot;dropping-particle&quot;:&quot;&quot;,&quot;non-dropping-particle&quot;:&quot;&quot;},{&quot;family&quot;:&quot;Prentice&quot;,&quot;given&quot;:&quot;I Colin&quot;,&quot;parse-names&quot;:false,&quot;dropping-particle&quot;:&quot;&quot;,&quot;non-dropping-particle&quot;:&quot;&quot;},{&quot;family&quot;:&quot;Serbin&quot;,&quot;given&quot;:&quot;Shawn P&quot;,&quot;parse-names&quot;:false,&quot;dropping-particle&quot;:&quot;&quot;,&quot;non-dropping-particle&quot;:&quot;&quot;},{&quot;family&quot;:&quot;Sitch&quot;,&quot;given&quot;:&quot;Stephen&quot;,&quot;parse-names&quot;:false,&quot;dropping-particle&quot;:&quot;&quot;,&quot;non-dropping-particle&quot;:&quot;&quot;},{&quot;family&quot;:&quot;Way&quot;,&quot;given&quot;:&quot;Danielle A&quot;,&quot;parse-names&quot;:false,&quot;dropping-particle&quot;:&quot;&quot;,&quot;non-dropping-particle&quot;:&quot;&quot;},{&quot;family&quot;:&quot;Zaehle&quot;,&quot;given&quot;:&quot;Sönke&quot;,&quot;parse-names&quot;:false,&quot;dropping-particle&quot;:&quot;&quot;,&quot;non-dropping-particle&quot;:&quot;&quot;}],&quot;container-title&quot;:&quot;New Phytologist&quot;,&quot;DOI&quot;:&quot;10.1111/nph.14283&quot;,&quot;ISSN&quot;:&quot;0028-646X&quot;,&quot;URL&quot;:&quot;https://onlinelibrary.wiley.com/doi/10.1111/nph.14283&quot;,&quot;issued&quot;:{&quot;date-parts&quot;:[[2017,1,28]]},&quot;page&quot;:&quot;22-42&quot;,&quot;abstract&quot;:&quot;Accurate representation of photosynthesis in terrestrial biosphere models (TBMs) is essential for robust projections of global change. However, current representations vary markedly between TBMs, contributing uncertainty to projections of global carbon fluxes. Here we compared the representation of photosynthesis in seven TBMs by examining leaf and canopy level responses of photosynthetic CO2 assimilation (A) to key environmental variables: light, temper- ature, CO2 concentration, vapor pressure deficit and soil water content. We identified research areas where limited process knowledge prevents inclusion of physiological phenomena in current TBMs and research areas where data are urgently needed for model parameterization or evaluation. We provide a roadmap for new science needed to improve the representation of photo- synthesis in the next generation of terrestrial biosphere and Earth system models.&quot;,&quot;issue&quot;:&quot;1&quot;,&quot;volume&quot;:&quot;213&quot;,&quot;container-title-short&quot;:&quot;&quot;},&quot;isTemporary&quot;:false},{&quot;id&quot;:&quot;d81a043e-3119-388c-8aa6-ce4ee8dd697a&quot;,&quot;itemData&quot;:{&quot;type&quot;:&quot;article-journal&quot;,&quot;id&quot;:&quot;d81a043e-3119-388c-8aa6-ce4ee8dd697a&quot;,&quot;title&quot;:&quot;Eco-evolutionary optimality as a means to improve vegetation and land-surface models&quot;,&quot;author&quot;:[{&quot;family&quot;:&quot;Harrison&quot;,&quot;given&quot;:&quot;Sandy P&quot;,&quot;parse-names&quot;:false,&quot;dropping-particle&quot;:&quot;&quot;,&quot;non-dropping-particle&quot;:&quot;&quot;},{&quot;family&quot;:&quot;Cramer&quot;,&quot;given&quot;:&quot;Wolfgang&quot;,&quot;parse-names&quot;:false,&quot;dropping-particle&quot;:&quot;&quot;,&quot;non-dropping-particle&quot;:&quot;&quot;},{&quot;family&quot;:&quot;Franklin&quot;,&quot;given&quot;:&quot;Oskar&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Brännström&quot;,&quot;given&quot;:&quot;Åke&quot;,&quot;parse-names&quot;:false,&quot;dropping-particle&quot;:&quot;&quot;,&quot;non-dropping-particle&quot;:&quot;&quot;},{&quot;family&quot;:&quot;Boer&quot;,&quot;given&quot;:&quot;Hugo&quot;,&quot;parse-names&quot;:false,&quot;dropping-particle&quot;:&quot;&quot;,&quot;non-dropping-particle&quot;:&quot;de&quot;},{&quot;family&quot;:&quot;Dieckmann&quot;,&quot;given&quot;:&quot;Ulf&quot;,&quot;parse-names&quot;:false,&quot;dropping-particle&quot;:&quot;&quot;,&quot;non-dropping-particle&quot;:&quot;&quot;},{&quot;family&quot;:&quot;Joshi&quot;,&quot;given&quot;:&quot;Jaideep&quot;,&quot;parse-names&quot;:false,&quot;dropping-particle&quot;:&quot;&quot;,&quot;non-dropping-particle&quot;:&quot;&quot;},{&quot;family&quot;:&quot;Keenan&quot;,&quot;given&quot;:&quot;Trevor F&quot;,&quot;parse-names&quot;:false,&quot;dropping-particle&quot;:&quot;&quot;,&quot;non-dropping-particle&quot;:&quot;&quot;},{&quot;family&quot;:&quot;Lavergne&quot;,&quot;given&quot;:&quot;Aliénor&quot;,&quot;parse-names&quot;:false,&quot;dropping-particle&quot;:&quot;&quot;,&quot;non-dropping-particle&quot;:&quot;&quot;},{&quot;family&quot;:&quot;Manzoni&quot;,&quot;given&quot;:&quot;Stefano&quot;,&quot;parse-names&quot;:false,&quot;dropping-particle&quot;:&quot;&quot;,&quot;non-dropping-particle&quot;:&quot;&quot;},{&quot;family&quot;:&quot;Mengoli&quot;,&quot;given&quot;:&quot;Giulia&quot;,&quot;parse-names&quot;:false,&quot;dropping-particle&quot;:&quot;&quot;,&quot;non-dropping-particle&quot;:&quot;&quot;},{&quot;family&quot;:&quot;Morfopoulos&quot;,&quot;given&quot;:&quot;Catherine&quot;,&quot;parse-names&quot;:false,&quot;dropping-particle&quot;:&quot;&quot;,&quot;non-dropping-particle&quot;:&quot;&quot;},{&quot;family&quot;:&quot;Peñuelas&quot;,&quot;given&quot;:&quot;Josep&quot;,&quot;parse-names&quot;:false,&quot;dropping-particle&quot;:&quot;&quot;,&quot;non-dropping-particle&quot;:&quot;&quot;},{&quot;family&quot;:&quot;Pietsch&quot;,&quot;given&quot;:&quot;Stephan&quot;,&quot;parse-names&quot;:false,&quot;dropping-particle&quot;:&quot;&quot;,&quot;non-dropping-particle&quot;:&quot;&quot;},{&quot;family&quot;:&quot;Rebel&quot;,&quot;given&quot;:&quot;Karin T&quot;,&quot;parse-names&quot;:false,&quot;dropping-particle&quot;:&quot;&quot;,&quot;non-dropping-particle&quot;:&quot;&quot;},{&quot;family&quot;:&quot;Ryu&quot;,&quot;given&quot;:&quot;Youngryel&quot;,&quot;parse-names&quot;:false,&quot;dropping-particle&quot;:&quot;&quot;,&quot;non-dropping-particle&quot;:&quot;&quot;},{&quot;family&quot;:&quot;Smith&quot;,&quot;given&quot;:&quot;Nicholas G&quot;,&quot;parse-names&quot;:false,&quot;dropping-particle&quot;:&quot;&quot;,&quot;non-dropping-particle&quot;:&quot;&quot;},{&quot;family&quot;:&quot;Stocker&quot;,&quot;given&quot;:&quot;Benjamin D&quot;,&quot;parse-names&quot;:false,&quot;dropping-particle&quot;:&quot;&quot;,&quot;non-dropping-particle&quot;:&quot;&quot;},{&quot;family&quot;:&quot;Wright&quot;,&quot;given&quot;:&quot;Ian J&quot;,&quot;parse-names&quot;:false,&quot;dropping-particle&quot;:&quot;&quot;,&quot;non-dropping-particle&quot;:&quot;&quot;}],&quot;container-title&quot;:&quot;New Phytologist&quot;,&quot;DOI&quot;:&quot;10.1111/nph.17558&quot;,&quot;ISSN&quot;:&quot;14698137&quot;,&quot;PMID&quot;:&quot;34131932&quot;,&quot;issued&quot;:{&quot;date-parts&quot;:[[2021]]},&quot;page&quot;:&quot;2125-2141&quot;,&quot;abstract&quot;:&quot;Global vegetation and land-surface models embody interdisciplinary scientific understanding of the behaviour of plants and ecosystems, and are indispensable to project the impacts of environmental change on vegetation and the interactions between vegetation and climate. However, systematic errors and persistently large differences among carbon and water cycle projections by different models highlight the limitations of current process formulations. In this review, focusing on core plant functions in the terrestrial carbon and water cycles, we show how unifying hypotheses derived from eco-evolutionary optimality (EEO) principles can provide novel, parameter-sparse representations of plant and vegetation processes. We present case studies that demonstrate how EEO generates parsimonious representations of core, leaf-level processes that are individually testable and supported by evidence. EEO approaches to photosynthesis and primary production, dark respiration and stomatal behaviour are ripe for implementation in global models. EEO approaches to other important traits, including the leaf economics spectrum and applications of EEO at the community level are active research areas. Independently tested modules emerging from EEO studies could profitably be integrated into modelling frameworks that account for the multiple time scales on which plants and plant communities adjust to environmental change.&quot;,&quot;issue&quot;:&quot;6&quot;,&quot;volume&quot;:&quot;231&quot;,&quot;container-title-short&quot;:&quot;&quot;},&quot;isTemporary&quot;:false},{&quot;id&quot;:&quot;a682e987-1248-31db-8cf9-297b792f788b&quot;,&quot;itemData&quot;:{&quot;type&quot;:&quot;article-journal&quot;,&quot;id&quot;:&quot;a682e987-1248-31db-8cf9-297b792f788b&quot;,&quot;title&quot;:&quot;Global photosynthetic capacity is optimized to the environment&quot;,&quot;author&quot;:[{&quot;family&quot;:&quot;Smith&quot;,&quot;given&quot;:&quot;Nicholas G&quot;,&quot;parse-names&quot;:false,&quot;dropping-particle&quot;:&quot;&quot;,&quot;non-dropping-particle&quot;:&quot;&quot;},{&quot;family&quot;:&quot;Keenan&quot;,&quot;given&quot;:&quot;Trevor F&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Wright&quot;,&quot;given&quot;:&quot;Ian J&quot;,&quot;parse-names&quot;:false,&quot;dropping-particle&quot;:&quot;&quot;,&quot;non-dropping-particle&quot;:&quot;&quot;},{&quot;family&quot;:&quot;Niinemets&quot;,&quot;given&quot;:&quot;Ülo&quot;,&quot;parse-names&quot;:false,&quot;dropping-particle&quot;:&quot;&quot;,&quot;non-dropping-particle&quot;:&quot;&quot;},{&quot;family&quot;:&quot;Crous&quot;,&quot;given&quot;:&quot;Kristine Y&quot;,&quot;parse-names&quot;:false,&quot;dropping-particle&quot;:&quot;&quot;,&quot;non-dropping-particle&quot;:&quot;&quot;},{&quot;family&quot;:&quot;Domingues&quot;,&quot;given&quot;:&quot;Tomas F&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Kattge&quot;,&quot;given&quot;:&quot;Jens&quot;,&quot;parse-names&quot;:false,&quot;dropping-particle&quot;:&quot;&quot;,&quot;non-dropping-particle&quot;:&quot;&quot;},{&quot;family&quot;:&quot;Kruger&quot;,&quot;given&quot;:&quot;Eric L&quot;,&quot;parse-names&quot;:false,&quot;dropping-particle&quot;:&quot;&quot;,&quot;non-dropping-particle&quot;:&quot;&quot;},{&quot;family&quot;:&quot;Maire&quot;,&quot;given&quot;:&quot;Vincent&quot;,&quot;parse-names&quot;:false,&quot;dropping-particle&quot;:&quot;&quot;,&quot;non-dropping-particle&quot;:&quot;&quot;},{&quot;family&quot;:&quot;Rogers&quot;,&quot;given&quot;:&quot;Alistair&quot;,&quot;parse-names&quot;:false,&quot;dropping-particle&quot;:&quot;&quot;,&quot;non-dropping-particle&quot;:&quot;&quot;},{&quot;family&quot;:&quot;Serbin&quot;,&quot;given&quot;:&quot;Shawn P&quot;,&quot;parse-names&quot;:false,&quot;dropping-particle&quot;:&quot;&quot;,&quot;non-dropping-particle&quot;:&quot;&quot;},{&quot;family&quot;:&quot;Tarvainen&quot;,&quot;given&quot;:&quot;Lasse&quot;,&quot;parse-names&quot;:false,&quot;dropping-particle&quot;:&quot;&quot;,&quot;non-dropping-particle&quot;:&quot;&quot;},{&quot;family&quot;:&quot;Togashi&quot;,&quot;given&quot;:&quot;Henrique F&quot;,&quot;parse-names&quot;:false,&quot;dropping-particle&quot;:&quot;&quot;,&quot;non-dropping-particle&quot;:&quot;&quot;},{&quot;family&quot;:&quot;Townsend&quot;,&quot;given&quot;:&quot;Philip A&quot;,&quot;parse-names&quot;:false,&quot;dropping-particle&quot;:&quot;&quot;,&quot;non-dropping-particle&quot;:&quot;&quot;},{&quot;family&quot;:&quot;Wang&quot;,&quot;given&quot;:&quot;Meng&quot;,&quot;parse-names&quot;:false,&quot;dropping-particle&quot;:&quot;&quot;,&quot;non-dropping-particle&quot;:&quot;&quot;},{&quot;family&quot;:&quot;Weerasinghe&quot;,&quot;given&quot;:&quot;Lasantha K&quot;,&quot;parse-names&quot;:false,&quot;dropping-particle&quot;:&quot;&quot;,&quot;non-dropping-particle&quot;:&quot;&quot;},{&quot;family&quot;:&quot;Zhou&quot;,&quot;given&quot;:&quot;Shuang-Xi&quot;,&quot;parse-names&quot;:false,&quot;dropping-particle&quot;:&quot;&quot;,&quot;non-dropping-particle&quot;:&quot;&quot;}],&quot;container-title&quot;:&quot;Ecology Letters&quot;,&quot;container-title-short&quot;:&quot;Ecol Lett&quot;,&quot;DOI&quot;:&quot;10.1111/ele.13210&quot;,&quot;ISSN&quot;:&quot;1461-023X&quot;,&quot;URL&quot;:&quot;https://onlinelibrary.wiley.com/doi/10.1111/ele.13210&quot;,&quot;issued&quot;:{&quot;date-parts&quot;:[[2019,3,4]]},&quot;page&quot;:&quot;506-517&quot;,&quot;abstract&quot;:&quot;Earth system models (ESMs) use photosynthetic capacity, indexed by the maximum Rubisco car- boxylation rate (Vcmax), to simulate carbon assimilation and typically rely on empirical estimates, including an assumed dependence on leaf nitrogen determined from soil fertility. In contrast, new theory, based on biochemical coordination and co-optimization of carboxylation and water costs for photosynthesis, suggests that optimal Vcmax can be predicted from climate alone, irrespective of soil fertility. Here, we develop this theory and find it captures 64% of observed variability in a global, field-measured Vcmax dataset for C3 plants. Soil fertility indices explained substantially less variation (32%). These results indicate that environmentally regulated biophysical constraints and light availability are the first-order drivers of global photosynthetic capacity. Through acclimation and adaptation, plants efficiently utilize resources at the leaf level, thus maximizing potential resource use for growth and reproduction. Our theory offers a robust strategy for dynamically predicting photosynthetic capacity in ESMs.&quot;,&quot;issue&quot;:&quot;3&quot;,&quot;volume&quot;:&quot;22&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a77873de-d39c-3df1-a200-1e1ec6ada46a&quot;,&quot;itemData&quot;:{&quot;type&quot;:&quot;article-journal&quot;,&quot;id&quot;:&quot;a77873de-d39c-3df1-a200-1e1ec6ada46a&quot;,&quot;title&quot;:&quot;Future challenges in coupled C–N–P cycle models for terrestrial ecosystems under global change: a review&quot;,&quot;author&quot;:[{&quot;family&quot;:&quot;Achat&quot;,&quot;given&quot;:&quot;David L.&quot;,&quot;parse-names&quot;:false,&quot;dropping-particle&quot;:&quot;&quot;,&quot;non-dropping-particle&quot;:&quot;&quot;},{&quot;family&quot;:&quot;Augusto&quot;,&quot;given&quot;:&quot;Laurent&quot;,&quot;parse-names&quot;:false,&quot;dropping-particle&quot;:&quot;&quot;,&quot;non-dropping-particle&quot;:&quot;&quot;},{&quot;family&quot;:&quot;Gallet-Budynek&quot;,&quot;given&quot;:&quot;Anne&quot;,&quot;parse-names&quot;:false,&quot;dropping-particle&quot;:&quot;&quot;,&quot;non-dropping-particle&quot;:&quot;&quot;},{&quot;family&quot;:&quot;Loustau&quot;,&quot;given&quot;:&quot;Denis&quot;,&quot;parse-names&quot;:false,&quot;dropping-particle&quot;:&quot;&quot;,&quot;non-dropping-particle&quot;:&quot;&quot;}],&quot;container-title&quot;:&quot;Biogeochemistry&quot;,&quot;container-title-short&quot;:&quot;Biogeochemistry&quot;,&quot;DOI&quot;:&quot;10.1007/s10533-016-0274-9&quot;,&quot;ISSN&quot;:&quot;0168-2563&quot;,&quot;URL&quot;:&quot;http://link.springer.com/10.1007/s10533-016-0274-9&quot;,&quot;issued&quot;:{&quot;date-parts&quot;:[[2016,12,22]]},&quot;page&quot;:&quot;173-202&quot;,&quot;issue&quot;:&quot;1-2&quot;,&quot;volume&quot;:&quot;131&quot;},&quot;isTemporary&quot;:false}]},{&quot;citationID&quot;:&quot;MENDELEY_CITATION_1e6fea7a-3c5e-4807-979a-9721f52cb352&quot;,&quot;properties&quot;:{&quot;noteIndex&quot;:0},&quot;isEdited&quot;:false,&quot;manualOverride&quot;:{&quot;isManuallyOverridden&quot;:false,&quot;citeprocText&quot;:&quot;(Waring &lt;i&gt;et al.&lt;/i&gt;, 2023; Perkowski &lt;i&gt;et al.&lt;/i&gt;, 2025a)&quot;,&quot;manualOverrideText&quot;:&quot;&quot;},&quot;citationTag&quot;:&quot;MENDELEY_CITATION_v3_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&quot;,&quot;citationItems&quot;:[{&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container-title-short&quot;:&quot;J Exp Bot&quot;},&quot;isTemporary&quot;:false}]},{&quot;citationID&quot;:&quot;MENDELEY_CITATION_b876bbaa-25ec-43a3-8432-f399f5f0aeae&quot;,&quot;properties&quot;:{&quot;noteIndex&quot;:0},&quot;isEdited&quot;:false,&quot;manualOverride&quot;:{&quot;isManuallyOverridden&quot;:false,&quot;citeprocText&quot;:&quot;(Dong &lt;i&gt;et al.&lt;/i&gt;, 2025)&quot;,&quot;manualOverrideText&quot;:&quot;&quot;},&quot;citationTag&quot;:&quot;MENDELEY_CITATION_v3_eyJjaXRhdGlvbklEIjoiTUVOREVMRVlfQ0lUQVRJT05fYjg3NmJiYWEtMjVlYy00M2EzLTg0MzItZjM5OWY1ZjBhZWFlIiwicHJvcGVydGllcyI6eyJub3RlSW5kZXgiOjB9LCJpc0VkaXRlZCI6ZmFsc2UsIm1hbnVhbE92ZXJyaWRlIjp7ImlzTWFudWFsbHlPdmVycmlkZGVuIjpmYWxzZSwiY2l0ZXByb2NUZXh0IjoiKERvbmcgPGk+ZXQgYWwuPC9pPiwgMjAyNSkiLCJtYW51YWxPdmVycmlkZVRleHQiOiIifSwiY2l0YXRpb25JdGVtcyI6W3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1dfQ==&quot;,&quot;citationItems&quot;:[{&quot;id&quot;:&quot;44da4ec2-0e22-3e0c-8446-b8ec768604da&quot;,&quot;itemData&quot;:{&quot;type&quot;:&quot;article-journal&quot;,&quot;id&quot;:&quot;44da4ec2-0e22-3e0c-8446-b8ec768604da&quot;,&quot;title&quot;:&quot;Deciphering the variability of leaf phosphorus-allocation strategies using leaf economic traits and reflectance spectroscopy across diverse forest types&quot;,&quot;author&quot;:[{&quot;family&quot;:&quot;Dong&quot;,&quot;given&quot;:&quot;Tingting&quot;,&quot;parse-names&quot;:false,&quot;dropping-particle&quot;:&quot;&quot;,&quot;non-dropping-particle&quot;:&quot;&quot;},{&quot;family&quot;:&quot;Wu&quot;,&quot;given&quot;:&quot;Fengqi&quot;,&quot;parse-names&quot;:false,&quot;dropping-particle&quot;:&quot;&quot;,&quot;non-dropping-particle&quot;:&quot;&quot;},{&quot;family&quot;:&quot;Tsujii&quot;,&quot;given&quot;:&quot;Yuki&quot;,&quot;parse-names&quot;:false,&quot;dropping-particle&quot;:&quot;&quot;,&quot;non-dropping-particle&quot;:&quot;&quot;},{&quot;family&quot;:&quot;Townsend&quot;,&quot;given&quot;:&quot;Philip A.&quot;,&quot;parse-names&quot;:false,&quot;dropping-particle&quot;:&quot;&quot;,&quot;non-dropping-particle&quot;:&quot;&quot;},{&quot;family&quot;:&quot;Yang&quot;,&quot;given&quot;:&quot;Nan&quot;,&quot;parse-names&quot;:false,&quot;dropping-particle&quot;:&quot;&quot;,&quot;non-dropping-particle&quot;:&quot;&quot;},{&quot;family&quot;:&quot;Xu&quot;,&quot;given&quot;:&quot;Weiying&quot;,&quot;parse-names&quot;:false,&quot;dropping-particle&quot;:&quot;&quot;,&quot;non-dropping-particle&quot;:&quot;&quot;},{&quot;family&quot;:&quot;Liu&quot;,&quot;given&quot;:&quot;Shuwen&quot;,&quot;parse-names&quot;:false,&quot;dropping-particle&quot;:&quot;&quot;,&quot;non-dropping-particle&quot;:&quot;&quot;},{&quot;family&quot;:&quot;Swenson&quot;,&quot;given&quot;:&quot;Nathan G.&quot;,&quot;parse-names&quot;:false,&quot;dropping-particle&quot;:&quot;&quot;,&quot;non-dropping-particle&quot;:&quot;&quot;},{&quot;family&quot;:&quot;Lamour&quot;,&quot;given&quot;:&quot;Julien&quot;,&quot;parse-names&quot;:false,&quot;dropping-particle&quot;:&quot;&quot;,&quot;non-dropping-particle&quot;:&quot;&quot;},{&quot;family&quot;:&quot;Han&quot;,&quot;given&quot;:&quot;Wenxuan&quot;,&quot;parse-names&quot;:false,&quot;dropping-particle&quot;:&quot;&quot;,&quot;non-dropping-particle&quot;:&quot;&quot;},{&quot;family&quot;:&quot;Smith&quot;,&quot;given&quot;:&quot;Nicholas G.&quot;,&quot;parse-names&quot;:false,&quot;dropping-particle&quot;:&quot;&quot;,&quot;non-dropping-particle&quot;:&quot;&quot;},{&quot;family&quot;:&quot;Shi&quot;,&quot;given&quot;:&quot;Yue&quot;,&quot;parse-names&quot;:false,&quot;dropping-particle&quot;:&quot;&quot;,&quot;non-dropping-particle&quot;:&quot;&quot;},{&quot;family&quot;:&quot;Yan&quot;,&quot;given&quot;:&quot;Li&quot;,&quot;parse-names&quot;:false,&quot;dropping-particle&quot;:&quot;&quot;,&quot;non-dropping-particle&quot;:&quot;&quot;},{&quot;family&quot;:&quot;Tian&quot;,&quot;given&quot;:&quot;Di&quot;,&quot;parse-names&quot;:false,&quot;dropping-particle&quot;:&quot;&quot;,&quot;non-dropping-particle&quot;:&quot;&quot;},{&quot;family&quot;:&quot;Jiang&quot;,&quot;given&quot;:&quot;Mingkai&quot;,&quot;parse-names&quot;:false,&quot;dropping-particle&quot;:&quot;&quot;,&quot;non-dropping-particle&quot;:&quot;&quot;},{&quot;family&quot;:&quot;Wang&quot;,&quot;given&quot;:&quot;Zhihui&quot;,&quot;parse-names&quot;:false,&quot;dropping-particle&quot;:&quot;&quot;,&quot;non-dropping-particle&quot;:&quot;&quot;},{&quot;family&quot;:&quot;Liu&quot;,&quot;given&quot;:&quot;Xiaojuan&quot;,&quot;parse-names&quot;:false,&quot;dropping-particle&quot;:&quot;&quot;,&quot;non-dropping-particle&quot;:&quot;&quot;},{&quot;family&quot;:&quot;Dai&quot;,&quot;given&quot;:&quot;Guanhua&quot;,&quot;parse-names&quot;:false,&quot;dropping-particle&quot;:&quot;&quot;,&quot;non-dropping-particle&quot;:&quot;&quot;},{&quot;family&quot;:&quot;Dong&quot;,&quot;given&quot;:&quot;Jinlong&quot;,&quot;parse-names&quot;:false,&quot;dropping-particle&quot;:&quot;&quot;,&quot;non-dropping-particle&quot;:&quot;&quot;},{&quot;family&quot;:&quot;Sardans&quot;,&quot;given&quot;:&quot;Jordi&quot;,&quot;parse-names&quot;:false,&quot;dropping-particle&quot;:&quot;&quot;,&quot;non-dropping-particle&quot;:&quot;&quot;},{&quot;family&quot;:&quot;Reich&quot;,&quot;given&quot;:&quot;Peter B.&quot;,&quot;parse-names&quot;:false,&quot;dropping-particle&quot;:&quot;&quot;,&quot;non-dropping-particle&quot;:&quot;&quot;},{&quot;family&quot;:&quot;Lambers&quot;,&quot;given&quot;:&quot;Hans&quot;,&quot;parse-names&quot;:false,&quot;dropping-particle&quot;:&quot;&quot;,&quot;non-dropping-particle&quot;:&quot;&quot;},{&quot;family&quot;:&quot;Serbin&quot;,&quot;given&quot;:&quot;Shawn P.&quot;,&quot;parse-names&quot;:false,&quot;dropping-particle&quot;:&quot;&quot;,&quot;non-dropping-particle&quot;:&quot;&quot;},{&quot;family&quot;:&quot;Peñuelas&quot;,&quot;given&quot;:&quot;Josep&quot;,&quot;parse-names&quot;:false,&quot;dropping-particle&quot;:&quot;&quot;,&quot;non-dropping-particle&quot;:&quot;&quot;},{&quot;family&quot;:&quot;Wu&quot;,&quot;given&quot;:&quot;Jin&quot;,&quot;parse-names&quot;:false,&quot;dropping-particle&quot;:&quot;&quot;,&quot;non-dropping-particle&quot;:&quot;&quot;},{&quot;family&quot;:&quot;Yan&quot;,&quot;given&quot;:&quot;Zhengbing&quot;,&quot;parse-names&quot;:false,&quot;dropping-particle&quot;:&quot;&quot;,&quot;non-dropping-particle&quot;:&quot;&quot;}],&quot;container-title&quot;:&quot;New Phytologist&quot;,&quot;DOI&quot;:&quot;10.1111/nph.70219&quot;,&quot;ISSN&quot;:&quot;14698137&quot;,&quot;issued&quot;:{&quot;date-parts&quot;:[[2025]]},&quot;abstract&quot;:&quot;Allocation of leaf phosphorus (P) among different functional fractions represents a crucial adaptive strategy for optimizing P use. However, it remains challenging to monitor the variability in leaf P fractions and, ultimately, to understand P-use strategies across diverse plant communities. We explored relationships between five leaf P fractions (orthophosphate P, Pi; lipid P, PL; nucleic acid P, PN; metabolite P, PM; and residual P, PR) and 11 leaf economic traits of 58 woody species from three biomes in China, including temperate, subtropical and tropical forests. Then, we developed trait-based models and spectral models for leaf P fractions and compared their predictive abilities. We found that plants exhibiting conservative strategies increased the proportions of PN and PM, but decreased the proportions of Pi and PL, thus enhancing photosynthetic P-use efficiency, especially under P limitation. Spectral models outperformed trait-based models in predicting cross-site leaf P fractions, regardless of concentrations (R2 = 0.50–0.88 vs 0.34–0.74) or proportions (R2 = 0.43–0.70 vs 0.06–0.45). These findings enhance our understanding of leaf P-allocation strategies and highlight reflectance spectroscopy as a promising alternative for characterizing large-scale leaf P fractions and plant P-use strategies, which could ultimately improve the physiological representation of the plant P cycle in land surface models.&quot;,&quot;container-title-short&quot;:&quot;&quot;},&quot;isTemporary&quot;:false}]},{&quot;citationID&quot;:&quot;MENDELEY_CITATION_11920ede-27a7-45ee-83f7-6dbdef12988d&quot;,&quot;properties&quot;:{&quot;noteIndex&quot;:0},&quot;isEdited&quot;:false,&quot;manualOverride&quot;:{&quot;isManuallyOverridden&quot;:false,&quot;citeprocText&quot;:&quot;(Maire &lt;i&gt;et al.&lt;/i&gt;, 2015; Smith &lt;i&gt;et al.&lt;/i&gt;, 2019; Paillassa &lt;i&gt;et al.&lt;/i&gt;, 2020; Harrison &lt;i&gt;et al.&lt;/i&gt;, 2021; Peng &lt;i&gt;et al.&lt;/i&gt;, 2021; Dong &lt;i&gt;et al.&lt;/i&gt;, 2022; Westerband &lt;i&gt;et al.&lt;/i&gt;, 2023; Stocker &lt;i&gt;et al.&lt;/i&gt;, 2025)&quot;,&quot;manualOverrideText&quot;:&quot;&quot;},&quot;citationTag&quot;:&quot;MENDELEY_CITATION_v3_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YTY4MmU5ODctMTI0OC0zMWRiLThjZjktMjk3Yjc5MmY3ODhiIiwiaXRlbURhdGEiOnsidHlwZSI6ImFydGljbGUtam91cm5hbCIsImlkIjoiYTY4MmU5ODctMTI0OC0zMWRiLThjZjktMjk3Yjc5MmY3ODhiIiwidGl0bGUiOiJHbG9iYWwgcGhvdG9zeW50aGV0aWMgY2FwYWNpdHkgaXMgb3B0aW1pemVkIHRvIHRoZSBlbnZpcm9ubWVudCIsImF1dGhvciI6W3siZmFtaWx5IjoiU21pdGgiLCJnaXZlbiI6Ik5pY2hvbGFzIEciLCJwYXJzZS1uYW1lcyI6ZmFsc2UsImRyb3BwaW5nLXBhcnRpY2xlIjoiIiwibm9uLWRyb3BwaW5nLXBhcnRpY2xlIjoiIn0seyJmYW1pbHkiOiJLZWVuYW4iLCJnaXZlbiI6IlRyZXZvciBG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&quot;,&quot;citationItems&quot;:[{&quot;id&quot;:&quot;d81a043e-3119-388c-8aa6-ce4ee8dd697a&quot;,&quot;itemData&quot;:{&quot;type&quot;:&quot;article-journal&quot;,&quot;id&quot;:&quot;d81a043e-3119-388c-8aa6-ce4ee8dd697a&quot;,&quot;title&quot;:&quot;Eco-evolutionary optimality as a means to improve vegetation and land-surface models&quot;,&quot;author&quot;:[{&quot;family&quot;:&quot;Harrison&quot;,&quot;given&quot;:&quot;Sandy P&quot;,&quot;parse-names&quot;:false,&quot;dropping-particle&quot;:&quot;&quot;,&quot;non-dropping-particle&quot;:&quot;&quot;},{&quot;family&quot;:&quot;Cramer&quot;,&quot;given&quot;:&quot;Wolfgang&quot;,&quot;parse-names&quot;:false,&quot;dropping-particle&quot;:&quot;&quot;,&quot;non-dropping-particle&quot;:&quot;&quot;},{&quot;family&quot;:&quot;Franklin&quot;,&quot;given&quot;:&quot;Oskar&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Brännström&quot;,&quot;given&quot;:&quot;Åke&quot;,&quot;parse-names&quot;:false,&quot;dropping-particle&quot;:&quot;&quot;,&quot;non-dropping-particle&quot;:&quot;&quot;},{&quot;family&quot;:&quot;Boer&quot;,&quot;given&quot;:&quot;Hugo&quot;,&quot;parse-names&quot;:false,&quot;dropping-particle&quot;:&quot;&quot;,&quot;non-dropping-particle&quot;:&quot;de&quot;},{&quot;family&quot;:&quot;Dieckmann&quot;,&quot;given&quot;:&quot;Ulf&quot;,&quot;parse-names&quot;:false,&quot;dropping-particle&quot;:&quot;&quot;,&quot;non-dropping-particle&quot;:&quot;&quot;},{&quot;family&quot;:&quot;Joshi&quot;,&quot;given&quot;:&quot;Jaideep&quot;,&quot;parse-names&quot;:false,&quot;dropping-particle&quot;:&quot;&quot;,&quot;non-dropping-particle&quot;:&quot;&quot;},{&quot;family&quot;:&quot;Keenan&quot;,&quot;given&quot;:&quot;Trevor F&quot;,&quot;parse-names&quot;:false,&quot;dropping-particle&quot;:&quot;&quot;,&quot;non-dropping-particle&quot;:&quot;&quot;},{&quot;family&quot;:&quot;Lavergne&quot;,&quot;given&quot;:&quot;Aliénor&quot;,&quot;parse-names&quot;:false,&quot;dropping-particle&quot;:&quot;&quot;,&quot;non-dropping-particle&quot;:&quot;&quot;},{&quot;family&quot;:&quot;Manzoni&quot;,&quot;given&quot;:&quot;Stefano&quot;,&quot;parse-names&quot;:false,&quot;dropping-particle&quot;:&quot;&quot;,&quot;non-dropping-particle&quot;:&quot;&quot;},{&quot;family&quot;:&quot;Mengoli&quot;,&quot;given&quot;:&quot;Giulia&quot;,&quot;parse-names&quot;:false,&quot;dropping-particle&quot;:&quot;&quot;,&quot;non-dropping-particle&quot;:&quot;&quot;},{&quot;family&quot;:&quot;Morfopoulos&quot;,&quot;given&quot;:&quot;Catherine&quot;,&quot;parse-names&quot;:false,&quot;dropping-particle&quot;:&quot;&quot;,&quot;non-dropping-particle&quot;:&quot;&quot;},{&quot;family&quot;:&quot;Peñuelas&quot;,&quot;given&quot;:&quot;Josep&quot;,&quot;parse-names&quot;:false,&quot;dropping-particle&quot;:&quot;&quot;,&quot;non-dropping-particle&quot;:&quot;&quot;},{&quot;family&quot;:&quot;Pietsch&quot;,&quot;given&quot;:&quot;Stephan&quot;,&quot;parse-names&quot;:false,&quot;dropping-particle&quot;:&quot;&quot;,&quot;non-dropping-particle&quot;:&quot;&quot;},{&quot;family&quot;:&quot;Rebel&quot;,&quot;given&quot;:&quot;Karin T&quot;,&quot;parse-names&quot;:false,&quot;dropping-particle&quot;:&quot;&quot;,&quot;non-dropping-particle&quot;:&quot;&quot;},{&quot;family&quot;:&quot;Ryu&quot;,&quot;given&quot;:&quot;Youngryel&quot;,&quot;parse-names&quot;:false,&quot;dropping-particle&quot;:&quot;&quot;,&quot;non-dropping-particle&quot;:&quot;&quot;},{&quot;family&quot;:&quot;Smith&quot;,&quot;given&quot;:&quot;Nicholas G&quot;,&quot;parse-names&quot;:false,&quot;dropping-particle&quot;:&quot;&quot;,&quot;non-dropping-particle&quot;:&quot;&quot;},{&quot;family&quot;:&quot;Stocker&quot;,&quot;given&quot;:&quot;Benjamin D&quot;,&quot;parse-names&quot;:false,&quot;dropping-particle&quot;:&quot;&quot;,&quot;non-dropping-particle&quot;:&quot;&quot;},{&quot;family&quot;:&quot;Wright&quot;,&quot;given&quot;:&quot;Ian J&quot;,&quot;parse-names&quot;:false,&quot;dropping-particle&quot;:&quot;&quot;,&quot;non-dropping-particle&quot;:&quot;&quot;}],&quot;container-title&quot;:&quot;New Phytologist&quot;,&quot;DOI&quot;:&quot;10.1111/nph.17558&quot;,&quot;ISSN&quot;:&quot;14698137&quot;,&quot;PMID&quot;:&quot;34131932&quot;,&quot;issued&quot;:{&quot;date-parts&quot;:[[2021]]},&quot;page&quot;:&quot;2125-2141&quot;,&quot;abstract&quot;:&quot;Global vegetation and land-surface models embody interdisciplinary scientific understanding of the behaviour of plants and ecosystems, and are indispensable to project the impacts of environmental change on vegetation and the interactions between vegetation and climate. However, systematic errors and persistently large differences among carbon and water cycle projections by different models highlight the limitations of current process formulations. In this review, focusing on core plant functions in the terrestrial carbon and water cycles, we show how unifying hypotheses derived from eco-evolutionary optimality (EEO) principles can provide novel, parameter-sparse representations of plant and vegetation processes. We present case studies that demonstrate how EEO generates parsimonious representations of core, leaf-level processes that are individually testable and supported by evidence. EEO approaches to photosynthesis and primary production, dark respiration and stomatal behaviour are ripe for implementation in global models. EEO approaches to other important traits, including the leaf economics spectrum and applications of EEO at the community level are active research areas. Independently tested modules emerging from EEO studies could profitably be integrated into modelling frameworks that account for the multiple time scales on which plants and plant communities adjust to environmental change.&quot;,&quot;issue&quot;:&quot;6&quot;,&quot;volume&quot;:&quot;231&quot;,&quot;container-title-short&quot;:&quot;&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a682e987-1248-31db-8cf9-297b792f788b&quot;,&quot;itemData&quot;:{&quot;type&quot;:&quot;article-journal&quot;,&quot;id&quot;:&quot;a682e987-1248-31db-8cf9-297b792f788b&quot;,&quot;title&quot;:&quot;Global photosynthetic capacity is optimized to the environment&quot;,&quot;author&quot;:[{&quot;family&quot;:&quot;Smith&quot;,&quot;given&quot;:&quot;Nicholas G&quot;,&quot;parse-names&quot;:false,&quot;dropping-particle&quot;:&quot;&quot;,&quot;non-dropping-particle&quot;:&quot;&quot;},{&quot;family&quot;:&quot;Keenan&quot;,&quot;given&quot;:&quot;Trevor F&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Wright&quot;,&quot;given&quot;:&quot;Ian J&quot;,&quot;parse-names&quot;:false,&quot;dropping-particle&quot;:&quot;&quot;,&quot;non-dropping-particle&quot;:&quot;&quot;},{&quot;family&quot;:&quot;Niinemets&quot;,&quot;given&quot;:&quot;Ülo&quot;,&quot;parse-names&quot;:false,&quot;dropping-particle&quot;:&quot;&quot;,&quot;non-dropping-particle&quot;:&quot;&quot;},{&quot;family&quot;:&quot;Crous&quot;,&quot;given&quot;:&quot;Kristine Y&quot;,&quot;parse-names&quot;:false,&quot;dropping-particle&quot;:&quot;&quot;,&quot;non-dropping-particle&quot;:&quot;&quot;},{&quot;family&quot;:&quot;Domingues&quot;,&quot;given&quot;:&quot;Tomas F&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Kattge&quot;,&quot;given&quot;:&quot;Jens&quot;,&quot;parse-names&quot;:false,&quot;dropping-particle&quot;:&quot;&quot;,&quot;non-dropping-particle&quot;:&quot;&quot;},{&quot;family&quot;:&quot;Kruger&quot;,&quot;given&quot;:&quot;Eric L&quot;,&quot;parse-names&quot;:false,&quot;dropping-particle&quot;:&quot;&quot;,&quot;non-dropping-particle&quot;:&quot;&quot;},{&quot;family&quot;:&quot;Maire&quot;,&quot;given&quot;:&quot;Vincent&quot;,&quot;parse-names&quot;:false,&quot;dropping-particle&quot;:&quot;&quot;,&quot;non-dropping-particle&quot;:&quot;&quot;},{&quot;family&quot;:&quot;Rogers&quot;,&quot;given&quot;:&quot;Alistair&quot;,&quot;parse-names&quot;:false,&quot;dropping-particle&quot;:&quot;&quot;,&quot;non-dropping-particle&quot;:&quot;&quot;},{&quot;family&quot;:&quot;Serbin&quot;,&quot;given&quot;:&quot;Shawn P&quot;,&quot;parse-names&quot;:false,&quot;dropping-particle&quot;:&quot;&quot;,&quot;non-dropping-particle&quot;:&quot;&quot;},{&quot;family&quot;:&quot;Tarvainen&quot;,&quot;given&quot;:&quot;Lasse&quot;,&quot;parse-names&quot;:false,&quot;dropping-particle&quot;:&quot;&quot;,&quot;non-dropping-particle&quot;:&quot;&quot;},{&quot;family&quot;:&quot;Togashi&quot;,&quot;given&quot;:&quot;Henrique F&quot;,&quot;parse-names&quot;:false,&quot;dropping-particle&quot;:&quot;&quot;,&quot;non-dropping-particle&quot;:&quot;&quot;},{&quot;family&quot;:&quot;Townsend&quot;,&quot;given&quot;:&quot;Philip A&quot;,&quot;parse-names&quot;:false,&quot;dropping-particle&quot;:&quot;&quot;,&quot;non-dropping-particle&quot;:&quot;&quot;},{&quot;family&quot;:&quot;Wang&quot;,&quot;given&quot;:&quot;Meng&quot;,&quot;parse-names&quot;:false,&quot;dropping-particle&quot;:&quot;&quot;,&quot;non-dropping-particle&quot;:&quot;&quot;},{&quot;family&quot;:&quot;Weerasinghe&quot;,&quot;given&quot;:&quot;Lasantha K&quot;,&quot;parse-names&quot;:false,&quot;dropping-particle&quot;:&quot;&quot;,&quot;non-dropping-particle&quot;:&quot;&quot;},{&quot;family&quot;:&quot;Zhou&quot;,&quot;given&quot;:&quot;Shuang-Xi&quot;,&quot;parse-names&quot;:false,&quot;dropping-particle&quot;:&quot;&quot;,&quot;non-dropping-particle&quot;:&quot;&quot;}],&quot;container-title&quot;:&quot;Ecology Letters&quot;,&quot;container-title-short&quot;:&quot;Ecol Lett&quot;,&quot;DOI&quot;:&quot;10.1111/ele.13210&quot;,&quot;ISSN&quot;:&quot;1461-023X&quot;,&quot;URL&quot;:&quot;https://onlinelibrary.wiley.com/doi/10.1111/ele.13210&quot;,&quot;issued&quot;:{&quot;date-parts&quot;:[[2019,3,4]]},&quot;page&quot;:&quot;506-517&quot;,&quot;abstract&quot;:&quot;Earth system models (ESMs) use photosynthetic capacity, indexed by the maximum Rubisco car- boxylation rate (Vcmax), to simulate carbon assimilation and typically rely on empirical estimates, including an assumed dependence on leaf nitrogen determined from soil fertility. In contrast, new theory, based on biochemical coordination and co-optimization of carboxylation and water costs for photosynthesis, suggests that optimal Vcmax can be predicted from climate alone, irrespective of soil fertility. Here, we develop this theory and find it captures 64% of observed variability in a global, field-measured Vcmax dataset for C3 plants. Soil fertility indices explained substantially less variation (32%). These results indicate that environmentally regulated biophysical constraints and light availability are the first-order drivers of global photosynthetic capacity. Through acclimation and adaptation, plants efficiently utilize resources at the leaf level, thus maximizing potential resource use for growth and reproduction. Our theory offers a robust strategy for dynamically predicting photosynthetic capacity in ESMs.&quot;,&quot;issue&quot;:&quot;3&quot;,&quot;volume&quot;:&quot;22&quot;},&quot;isTemporary&quot;:false},{&quot;id&quot;:&quot;80cb8924-fe1a-3e46-8fad-2da78e098fe2&quot;,&quot;itemData&quot;:{&quot;type&quot;:&quot;article-journal&quot;,&quot;id&quot;:&quot;80cb8924-fe1a-3e46-8fad-2da78e098fe2&quot;,&quot;title&quot;:&quot;Global climate and nutrient controls of photosynthetic capacity&quot;,&quot;author&quot;:[{&quot;family&quot;:&quot;Peng&quot;,&quot;given&quot;:&quot;Yunke&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Prentice&quot;,&quot;given&quot;:&quot;Iain Colin&quot;,&quot;parse-names&quot;:false,&quot;dropping-particle&quot;:&quot;&quot;,&quot;non-dropping-particle&quot;:&quot;&quot;}],&quot;container-title&quot;:&quot;Communications Biology&quot;,&quot;container-title-short&quot;:&quot;Commun Biol&quot;,&quot;accessed&quot;:{&quot;date-parts&quot;:[[2024,10,9]]},&quot;DOI&quot;:&quot;10.1038/s42003-021-01985-7&quot;,&quot;ISBN&quot;:&quot;4200302101&quot;,&quot;ISSN&quot;:&quot;2399-3642&quot;,&quot;PMID&quot;:&quot;33846550&quot;,&quot;issued&quot;:{&quot;date-parts&quot;:[[2021,12,12]]},&quot;page&quot;:&quot;462&quot;,&quot;abstract&quot;:&quot;There is huge uncertainty about how global exchanges of carbon between the atmosphere and land will respond to continuing environmental change. A better representation of photosynthetic capacity is required for Earth System models to simulate carbon assimilation reliably. Here we use a global leaf-trait dataset to test whether photosynthetic capacity is quantitatively predictable from climate, based on optimality principles; and to explore how this prediction is modified by soil properties, including indices of nitrogen and phosphorus availability, measured in situ. The maximum rate of carboxylation standardized to 25 °C ( V cmax25 ) was found to be proportional to growing-season irradiance, and to increase—as predicted—towards both colder and drier climates. Individual species’ departures from predicted V cmax25 covaried with area-based leaf nitrogen ( N area ) but community-mean V cmax25 was unrelated to N area , which in turn was unrelated to the soil C:N ratio. In contrast, leaves with low area-based phosphorus ( P area ) had low V cmax25 (both between and within communities), and P area increased with total soil P. These findings do not support the assumption, adopted in some ecosystem and Earth System models, that leaf-level photosynthetic capacity depends on soil N supply. They do, however, support a previously-noted relationship between photosynthesis and soil P supply.&quot;,&quot;issue&quot;:&quot;1&quot;,&quot;volume&quot;:&quot;4&quot;},&quot;isTemporary&quot;:false},{&quot;id&quot;:&quot;270b9838-0a91-32c5-b4e4-1ad87171b1ba&quot;,&quot;itemData&quot;:{&quot;type&quot;:&quot;article-journal&quot;,&quot;id&quot;:&quot;270b9838-0a91-32c5-b4e4-1ad87171b1ba&quot;,&quot;title&quot;:&quot;When and where soil is important to modify the carbon and water economy of leaves&quot;,&quot;author&quot;:[{&quot;family&quot;:&quot;Paillassa&quot;,&quot;given&quot;:&quot;Jennifer&quot;,&quot;parse-names&quot;:false,&quot;dropping-particle&quot;:&quot;&quot;,&quot;non-dropping-particle&quot;:&quot;&quot;},{&quot;family&quot;:&quot;Wright&quot;,&quot;given&quot;:&quot;Ian J&quot;,&quot;parse-names&quot;:false,&quot;dropping-particle&quot;:&quot;&quot;,&quot;non-dropping-particle&quot;:&quot;&quot;},{&quot;family&quot;:&quot;Prentice&quot;,&quot;given&quot;:&quot;I Colin&quot;,&quot;parse-names&quot;:false,&quot;dropping-particle&quot;:&quot;&quot;,&quot;non-dropping-particle&quot;:&quot;&quot;},{&quot;family&quot;:&quot;Pepin&quot;,&quot;given&quot;:&quot;Steeve&quot;,&quot;parse-names&quot;:false,&quot;dropping-particle&quot;:&quot;&quot;,&quot;non-dropping-particle&quot;:&quot;&quot;},{&quot;family&quot;:&quot;Smith&quot;,&quot;given&quot;:&quot;Nicholas G&quot;,&quot;parse-names&quot;:false,&quot;dropping-particle&quot;:&quot;&quot;,&quot;non-dropping-particle&quot;:&quot;&quot;},{&quot;family&quot;:&quot;Ethier&quot;,&quot;given&quot;:&quot;Gilbert&quot;,&quot;parse-names&quot;:false,&quot;dropping-particle&quot;:&quot;&quot;,&quot;non-dropping-particle&quot;:&quot;&quot;},{&quot;family&quot;:&quot;Westerband&quot;,&quot;given&quot;:&quot;Andrea C&quot;,&quot;parse-names&quot;:false,&quot;dropping-particle&quot;:&quot;&quot;,&quot;non-dropping-particle&quot;:&quot;&quot;},{&quot;family&quot;:&quot;Lamarque&quot;,&quot;given&quot;:&quot;Laurent J&quot;,&quot;parse-names&quot;:false,&quot;dropping-particle&quot;:&quot;&quot;,&quot;non-dropping-particle&quot;:&quot;&quot;},{&quot;family&quot;:&quot;Wang&quot;,&quot;given&quot;:&quot;Han&quot;,&quot;parse-names&quot;:false,&quot;dropping-particle&quot;:&quot;&quot;,&quot;non-dropping-particle&quot;:&quot;&quot;},{&quot;family&quot;:&quot;Cornwell&quot;,&quot;given&quot;:&quot;William K&quot;,&quot;parse-names&quot;:false,&quot;dropping-particle&quot;:&quot;&quot;,&quot;non-dropping-particle&quot;:&quot;&quot;},{&quot;family&quot;:&quot;Maire&quot;,&quot;given&quot;:&quot;Vincent&quot;,&quot;parse-names&quot;:false,&quot;dropping-particle&quot;:&quot;&quot;,&quot;non-dropping-particle&quot;:&quot;&quot;}],&quot;container-title&quot;:&quot;New Phytologist&quot;,&quot;DOI&quot;:&quot;10.1111/nph.16702&quot;,&quot;ISSN&quot;:&quot;0028-646X&quot;,&quot;issued&quot;:{&quot;date-parts&quot;:[[2020,10,9]]},&quot;page&quot;:&quot;121-135&quot;,&quot;abstract&quot;:&quot;\u000f Photosynthetic ‘least-cost’ theory posits that the optimal trait combination for a given envi- ronment is that where the summed costs of photosynthetic water and nutrient acquisition/ use are minimised. The effects of soil water and nutrient availability on photosynthesis should be stronger as climate-related costs for both resources increase. \u000f Two independent datasets of photosynthetic traits, Globamax (1509 species, 288 sites) and Glob13C (3645 species, 594 sites), were used to quantify biophysical and biochemical limita- tions of photosynthesis and the key variable Ci /Ca (CO 2 drawdown during photosynthesis). Climate and soil variables were associated with both datasets. \u000f The biochemical photosynthetic capacity was higher on alkaline soils. This effect was strongest at more arid sites, where water unit-costs are presumably higher. Higher values of soil silt and depth increased Ci /Ca, likely by providing greater H 2O supply, alleviating biophys- ical photosynthetic limitation when soil water is scarce. \u000f Climate is important in controlling the optimal balance of H 2 O and N costs for photosynthe- sis, but soil properties change these costs, both directly and indirectly. In total, soil properties modify the climate-demand driven predictions of Ci /Ca by up to 30% at a global scale.&quot;,&quot;issue&quot;:&quot;1&quot;,&quot;volume&quot;:&quot;228&quot;,&quot;container-title-short&quot;:&quot;&quot;},&quot;isTemporary&quot;:false},{&quot;id&quot;:&quot;e18aa1a1-e57a-348d-a55d-c6b894c8e3a6&quot;,&quot;itemData&quot;:{&quot;type&quot;:&quot;article-journal&quot;,&quot;id&quot;:&quot;e18aa1a1-e57a-348d-a55d-c6b894c8e3a6&quot;,&quot;title&quot;:&quot;Coordination of photosynthetic traits across soil and climate gradients&quot;,&quot;author&quot;:[{&quot;family&quot;:&quot;Westerband&quot;,&quot;given&quot;:&quot;Andrea C&quot;,&quot;parse-names&quot;:false,&quot;dropping-particle&quot;:&quot;&quot;,&quot;non-dropping-particle&quot;:&quot;&quot;},{&quot;family&quot;:&quot;Wright&quot;,&quot;given&quot;:&quot;Ian J&quot;,&quot;parse-names&quot;:false,&quot;dropping-particle&quot;:&quot;&quot;,&quot;non-dropping-particle&quot;:&quot;&quot;},{&quot;family&quot;:&quot;Maire&quot;,&quot;given&quot;:&quot;Vincent&quot;,&quot;parse-names&quot;:false,&quot;dropping-particle&quot;:&quot;&quot;,&quot;non-dropping-particle&quot;:&quot;&quot;},{&quot;family&quot;:&quot;Paillassa&quot;,&quot;given&quot;:&quot;Jennifer&quot;,&quot;parse-names&quot;:false,&quot;dropping-particle&quot;:&quot;&quot;,&quot;non-dropping-particle&quot;:&quot;&quot;},{&quot;family&quot;:&quot;Prentice&quot;,&quot;given&quot;:&quot;Iain Colin&quot;,&quot;parse-names&quot;:false,&quot;dropping-particle&quot;:&quot;&quot;,&quot;non-dropping-particle&quot;:&quot;&quot;},{&quot;family&quot;:&quot;Atkin&quot;,&quot;given&quot;:&quot;Owen K&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Guilherme Pereira&quot;,&quot;given&quot;:&quot;Caio&quot;,&quot;parse-names&quot;:false,&quot;dropping-particle&quot;:&quot;&quot;,&quot;non-dropping-particle&quot;:&quot;&quot;},{&quot;family&quot;:&quot;Lambers&quot;,&quot;given&quot;:&quot;Hans&quot;,&quot;parse-names&quot;:false,&quot;dropping-particle&quot;:&quot;&quot;,&quot;non-dropping-particle&quot;:&quot;&quot;},{&quot;family&quot;:&quot;Leishman&quot;,&quot;given&quot;:&quot;Michelle R&quot;,&quot;parse-names&quot;:false,&quot;dropping-particle&quot;:&quot;&quot;,&quot;non-dropping-particle&quot;:&quot;&quot;},{&quot;family&quot;:&quot;Malhi&quot;,&quot;given&quot;:&quot;Yadvinder&quot;,&quot;parse-names&quot;:false,&quot;dropping-particle&quot;:&quot;&quot;,&quot;non-dropping-particle&quot;:&quot;&quot;},{&quot;family&quot;:&quot;Nolan&quot;,&quot;given&quot;:&quot;Rachael H&quot;,&quot;parse-names&quot;:false,&quot;dropping-particle&quot;:&quot;&quot;,&quot;non-dropping-particle&quot;:&quot;&quot;}],&quot;container-title&quot;:&quot;Global Change Biology&quot;,&quot;container-title-short&quot;:&quot;Glob Chang Biol&quot;,&quot;DOI&quot;:&quot;10.1111/gcb.16501&quot;,&quot;ISBN&quot;:&quot;1410706516&quot;,&quot;ISSN&quot;:&quot;1354-1013&quot;,&quot;PMID&quot;:&quot;25669675&quot;,&quot;issued&quot;:{&quot;date-parts&quot;:[[2023,2,16]]},&quot;page&quot;:&quot;856-873&quot;,&quot;issue&quot;:&quot;3&quot;,&quot;volume&quot;:&quot;29&quot;},&quot;isTemporary&quot;:false},{&quot;id&quot;:&quot;f12ce9b9-ebda-3414-bcb8-f3c936099a90&quot;,&quot;itemData&quot;:{&quot;type&quot;:&quot;article-journal&quot;,&quot;id&quot;:&quot;f12ce9b9-ebda-3414-bcb8-f3c936099a90&quot;,&quot;title&quot;:&quot;Leaf nitrogen from the perspective of optimal plant function&quot;,&quot;author&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Wang&quot;,&quot;given&quot;:&quot;Han&quot;,&quot;parse-names&quot;:false,&quot;dropping-particle&quot;:&quot;&quot;,&quot;non-dropping-particle&quot;:&quot;&quot;},{&quot;family&quot;:&quot;Atkin&quot;,&quot;given&quot;:&quot;Owen K&quot;,&quot;parse-names&quot;:false,&quot;dropping-particle&quot;:&quot;&quot;,&quot;non-dropping-particle&quot;:&quot;&quot;},{&quot;family&quot;:&quot;Bloomfield&quot;,&quot;given&quot;:&quot;Keith J&quot;,&quot;parse-names&quot;:false,&quot;dropping-particle&quot;:&quot;&quot;,&quot;non-dropping-particle&quot;:&quot;&quot;},{&quot;family&quot;:&quot;Domingues&quot;,&quot;given&quot;:&quot;Tomas F&quot;,&quot;parse-names&quot;:false,&quot;dropping-particle&quot;:&quot;&quot;,&quot;non-dropping-particle&quot;:&quot;&quot;},{&quot;family&quot;:&quot;Gleason&quot;,&quot;given&quot;:&quot;Sean M&quot;,&quot;parse-names&quot;:false,&quot;dropping-particle&quot;:&quot;&quot;,&quot;non-dropping-particle&quot;:&quot;&quot;},{&quot;family&quot;:&quot;Maire&quot;,&quot;given&quot;:&quot;Vincent&quot;,&quot;parse-names&quot;:false,&quot;dropping-particle&quot;:&quot;&quot;,&quot;non-dropping-particle&quot;:&quot;&quot;},{&quot;family&quot;:&quot;Onoda&quot;,&quot;given&quot;:&quot;Yusuke&quot;,&quot;parse-names&quot;:false,&quot;dropping-particle&quot;:&quot;&quot;,&quot;non-dropping-particle&quot;:&quot;&quot;},{&quot;family&quot;:&quot;Poorter&quot;,&quot;given&quot;:&quot;Hendrik&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cology&quot;,&quot;DOI&quot;:&quot;10.1111/1365-2745.13967&quot;,&quot;ISSN&quot;:&quot;0022-0477&quot;,&quot;URL&quot;:&quot;https://onlinelibrary.wiley.com/doi/10.1111/1365-2745.13967&quot;,&quot;issued&quot;:{&quot;date-parts&quot;:[[2022,11]]},&quot;page&quot;:&quot;2585-2602&quot;,&quot;abstract&quot;:&quot;Leaf dry mass per unit area (LMA), carboxylation capacity (Vcmax) and leaf nitrogen per unit area (Narea) and mass (Nmass) are key traits for plant functional ecology and ecosystem modelling. There is however no consensus about how these traits are regulated, or how they should be modelled. Here we confirm that observed leaf nitrogen across species and sites can be estimated well from observed LMA and Vcmax at 25°C (Vcmax25). We then test the hypothesis that global variations of both quantities depend on climate variables in specific ways that are predicted by leaf-level optimality theory, thus allowing both Narea to be predicted as functions of the growth environment. A new global compilation of field measurements was used to quantify the empirical relationships of leaf N to Vcmax25 and LMA. Relationships of observed Vcmax25 and LMA to climate variables were estimated, and compared to independent theoretical predictions of these relationships. Soil effects were assessed by analysing biases in the theoretical predictions. LMA was the most important predictor of Narea (increasing) and Nmass (decreasing). About 60% of global variation across species and sites in observed Narea, and 31% in Nmass, could be explained by observed LMA and Vcmax25. These traits, in turn, were quantitatively related to climate variables, with significant partial relationships similar or indistinguishable from those predicted by optimality theory. Predicted trait values explained 21% of global variation in observed site-mean Vcmax25, 43% in LMA and 31% in Narea. Predicted Vcmax25 was biased low on clay-rich soils but predicted LMA was biased high, with compensating effects on Narea. Narea was overpredicted on organic soils. Synthesis. Global patterns of variation in observed site-mean Narea can be explained by climate-induced variations in optimal Vcmax25 and LMA. Leaf nitrogen should accordingly be modelled as a consequence (not a cause) of Vcmax25 and LMA, both being optimized to the environment. Nitrogen limitation of plant growth would then be modelled principally via whole-plant carbon allocation, rather than via leaf-level traits. Further research is required to better understand and model the terrestrial nitrogen and carbon cycles and their coupling.&quot;,&quot;issue&quot;:&quot;11&quot;,&quot;volume&quot;:&quot;110&quot;,&quot;container-title-short&quot;:&quot;&quot;},&quot;isTemporary&quot;:false},{&quot;id&quot;:&quot;a4101967-9f8d-3b3f-be37-39f77e5ff85f&quot;,&quot;itemData&quot;:{&quot;type&quot;:&quot;article-journal&quot;,&quot;id&quot;:&quot;a4101967-9f8d-3b3f-be37-39f77e5ff85f&quot;,&quot;title&quot;:&quot;Global effects of soil and climate on leaf photosynthetic traits and rates&quot;,&quot;author&quot;:[{&quot;family&quot;:&quot;Maire&quot;,&quot;given&quot;:&quot;Vincent&quot;,&quot;parse-names&quot;:false,&quot;dropping-particle&quot;:&quot;&quot;,&quot;non-dropping-particle&quot;:&quot;&quot;},{&quot;family&quot;:&quot;Wright&quot;,&quot;given&quot;:&quot;Ian J&quot;,&quot;parse-names&quot;:false,&quot;dropping-particle&quot;:&quot;&quot;,&quot;non-dropping-particle&quot;:&quot;&quot;},{&quot;family&quot;:&quot;Prentice&quot;,&quot;given&quot;:&quot;I Colin&quot;,&quot;parse-names&quot;:false,&quot;dropping-particle&quot;:&quot;&quot;,&quot;non-dropping-particle&quot;:&quot;&quot;},{&quot;family&quot;:&quot;Batjes&quot;,&quot;given&quot;:&quot;Niels H&quot;,&quot;parse-names&quot;:false,&quot;dropping-particle&quot;:&quot;&quot;,&quot;non-dropping-particle&quot;:&quot;&quot;},{&quot;family&quot;:&quot;Bhaskar&quot;,&quot;given&quot;:&quot;Radika&quot;,&quot;parse-names&quot;:false,&quot;dropping-particle&quot;:&quot;&quot;,&quot;non-dropping-particle&quot;:&quot;&quot;},{&quot;family&quot;:&quot;Bodegom&quot;,&quot;given&quot;:&quot;Peter M&quot;,&quot;parse-names&quot;:false,&quot;dropping-particle&quot;:&quot;&quot;,&quot;non-dropping-particle&quot;:&quot;van&quot;},{&quot;family&quot;:&quot;Cornwell&quot;,&quot;given&quot;:&quot;William K&quot;,&quot;parse-names&quot;:false,&quot;dropping-particle&quot;:&quot;&quot;,&quot;non-dropping-particle&quot;:&quot;&quot;},{&quot;family&quot;:&quot;Ellsworth&quot;,&quot;given&quot;:&quot;David&quot;,&quot;parse-names&quot;:false,&quot;dropping-particle&quot;:&quot;&quot;,&quot;non-dropping-particle&quot;:&quot;&quot;},{&quot;family&quot;:&quot;Niinemets&quot;,&quot;given&quot;:&quot;Ülo&quot;,&quot;parse-names&quot;:false,&quot;dropping-particle&quot;:&quot;&quot;,&quot;non-dropping-particle&quot;:&quot;&quot;},{&quot;family&quot;:&quot;Ordonez&quot;,&quot;given&quot;:&quot;Alejandro&quot;,&quot;parse-names&quot;:false,&quot;dropping-particle&quot;:&quot;&quot;,&quot;non-dropping-particle&quot;:&quot;&quot;},{&quot;family&quot;:&quot;Reich&quot;,&quot;given&quot;:&quot;Peter B&quot;,&quot;parse-names&quot;:false,&quot;dropping-particle&quot;:&quot;&quot;,&quot;non-dropping-particle&quot;:&quot;&quot;},{&quot;family&quot;:&quot;Santiago&quot;,&quot;given&quot;:&quot;Louis S&quot;,&quot;parse-names&quot;:false,&quot;dropping-particle&quot;:&quot;&quot;,&quot;non-dropping-particle&quot;:&quot;&quot;}],&quot;container-title&quot;:&quot;Global Ecology and Biogeography&quot;,&quot;DOI&quot;:&quot;10.1111/geb.12296&quot;,&quot;ISSN&quot;:&quot;1466822X&quot;,&quot;URL&quot;:&quot;https://onlinelibrary.wiley.com/doi/10.1111/geb.12296&quot;,&quot;issued&quot;:{&quot;date-parts&quot;:[[2015,6]]},&quot;page&quot;:&quot;706-717&quot;,&quot;abstract&quot;:&quot;Aim The influence of soil properties on photosynthetic traits in higher plants is poorly quantified in comparison with that of climate. We address this situation by quantifying the unique and joint contributions to global leaf-trait variation from soils and climate. Location Terrestrial ecosystems world-wide. Methods Using a trait dataset comprising 1509 species from 288 sites, with climate and soil data derived from global datasets, we quantified the effects of 20 soil and 26 climate variables on light-saturated photosynthetic rate (Aarea ), stomatal conductance (gs), leaf nitrogen and phosphorus (Narea and Parea ) and specific leaf area (SLA) using mixed regression models and multivariate analyses. Results Soil variables were stronger predictors of leaf traits than climatic vari- ables, except for SLA.On average, Narea , Parea and Aarea increased and SLA decreased with increasing soil pH and with increasing site aridity. gs declined and Parea increased with soil available P (Pavail ). Narea was unrelated to total soil N. Joint effects of soil and climate dominated over their unique effects on Narea and Parea , while unique effects of soils dominated for Aarea and gs . Path analysis indicated that variation in Aarea reflected the combined independent influences ofNarea and gs , the former promoted by high pH and aridity and the latter by low Pavail . Main conclusions Three environmental variables were key for explaining vari- ation in leaf traits: soil pH and Pavail , and the climatic moisture index (the ratio of precipitation to potential evapotranspiration). Although the reliability of global soil datasets lags behind that of climate datasets, our results nonetheless provide compelling evidence that both can be jointly used in broad-scale analyses, and that effects uniquely attributable to soil properties are important determinants of leaf photosynthetic traits and rates. A significant future challenge is to better disentan- gle the covarying physiological, ecological and evolutionary mechanisms that underpin&quot;,&quot;issue&quot;:&quot;6&quot;,&quot;volume&quot;:&quot;24&quot;,&quot;container-title-short&quot;:&quot;&quot;},&quot;isTemporary&quot;:false}]},{&quot;citationID&quot;:&quot;MENDELEY_CITATION_d147438a-9a48-4f32-8a16-ebcbbaf0e51f&quot;,&quot;properties&quot;:{&quot;noteIndex&quot;:0},&quot;isEdited&quot;:false,&quot;manualOverride&quot;:{&quot;isManuallyOverridden&quot;:false,&quot;citeprocText&quot;:&quot;(Liang &lt;i&gt;et al.&lt;/i&gt;, 2020; Stocker &lt;i&gt;et al.&lt;/i&gt;, 2025; Perkowski &lt;i&gt;et al.&lt;/i&gt;, 2025a)&quot;,&quot;manualOverrideText&quot;:&quot;&quot;},&quot;citationTag&quot;:&quot;MENDELEY_CITATION_v3_eyJjaXRhdGlvbklEIjoiTUVOREVMRVlfQ0lUQVRJT05fZDE0NzQzOGEtOWE0OC00ZjMyLThhMTYtZWJjYmJhZjBlNTFmIiwicHJvcGVydGllcyI6eyJub3RlSW5kZXgiOjB9LCJpc0VkaXRlZCI6ZmFsc2UsIm1hbnVhbE92ZXJyaWRlIjp7ImlzTWFudWFsbHlPdmVycmlkZGVuIjpmYWxzZSwiY2l0ZXByb2NUZXh0IjoiKExpYW5nIDxpPmV0IGFsLjwvaT4sIDIwMjA7IFN0b2NrZXIgPGk+ZXQgYWwuPC9pPiwgMjAyNTsgUGVya293c2tpIDxpPmV0IGFsLjwvaT4sIDIwMjVhKSIsIm1hbnVhbE92ZXJyaWRlVGV4dCI6IiJ9LCJjaXRhdGlvbkl0ZW1zIjpb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BFeHAgQm90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29udGFpbmVyLXRpdGxlLXNob3J0IjoiR2xvYiBDaGFuZyBCaW9s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n0sImlzVGVtcG9yYXJ5IjpmYWxzZX1dfQ==&quot;,&quot;citationItems&quot;:[{&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citationID&quot;:&quot;MENDELEY_CITATION_9aecb202-88bb-45fa-8aad-47d0c8bc8a4b&quot;,&quot;properties&quot;:{&quot;noteIndex&quot;:0},&quot;isEdited&quot;:false,&quot;manualOverride&quot;:{&quot;isManuallyOverridden&quot;:false,&quot;citeprocText&quot;:&quot;(Waring &lt;i&gt;et al.&lt;/i&gt;, 2023; Perkowski &lt;i&gt;et al.&lt;/i&gt;, 2025a)&quot;,&quot;manualOverrideText&quot;:&quot;&quot;},&quot;citationTag&quot;:&quot;MENDELEY_CITATION_v3_eyJjaXRhdGlvbklEIjoiTUVOREVMRVlfQ0lUQVRJT05fOWFlY2IyMDItODhiYi00NWZhLThhYWQtNDdkMGM4YmM4YTRiIiwicHJvcGVydGllcyI6eyJub3RlSW5kZXgiOjB9LCJpc0VkaXRlZCI6ZmFsc2UsIm1hbnVhbE92ZXJyaWRlIjp7ImlzTWFudWFsbHlPdmVycmlkZGVuIjpmYWxzZSwiY2l0ZXByb2NUZXh0IjoiKFdhcmluZyA8aT5ldCBhbC48L2k+LCAyMDIzOyBQZXJrb3dza2kgPGk+ZXQgYWwuPC9pPi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gRXhwIEJvdC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NTY5MmRjNWQtNzE1OC0zN2RmLTg5NWItMmRkODQ4MmQ4NWYwIiwiaXRlbURhdGEiOnsidHlwZSI6ImFydGljbGUtam91cm5hbCIsImlkIjoiNTY5MmRjNWQtNzE1OC0zN2RmLTg5NWItMmRkODQ4MmQ4NWYwIiwidGl0bGUiOiJTb2lsIG5pdHJvZ2VuIGZlcnRpbGl6YXRpb24gcmVkdWNlcyByZWxhdGl2ZSBsZWFmIG5pdHJvZ2VuIGFsbG9jYXRpb24gdG8gcGhvdG9zeW50aGVzaXMiLCJhdXRob3IiOlt7ImZhbWlseSI6IldhcmluZyIsImdpdmVuIjoiRWxpemFiZXRoIE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&quot;,&quot;citationItems&quot;:[{&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citationID&quot;:&quot;MENDELEY_CITATION_7a294096-68ae-4713-8fc3-1d6ea0e85bb4&quot;,&quot;properties&quot;:{&quot;noteIndex&quot;:0},&quot;isEdited&quot;:false,&quot;manualOverride&quot;:{&quot;isManuallyOverridden&quot;:false,&quot;citeprocText&quot;:&quot;(Harrison &lt;i&gt;et al.&lt;/i&gt;, 2021; Smith &lt;i&gt;et al.&lt;/i&gt;, 2024; Ren &lt;i&gt;et al.&lt;/i&gt;, 2025)&quot;,&quot;manualOverrideText&quot;:&quot;&quot;},&quot;citationTag&quot;:&quot;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&quot;,&quot;citationItems&quot;:[{&quot;id&quot;:&quot;d81a043e-3119-388c-8aa6-ce4ee8dd697a&quot;,&quot;itemData&quot;:{&quot;type&quot;:&quot;article-journal&quot;,&quot;id&quot;:&quot;d81a043e-3119-388c-8aa6-ce4ee8dd697a&quot;,&quot;title&quot;:&quot;Eco-evolutionary optimality as a means to improve vegetation and land-surface models&quot;,&quot;author&quot;:[{&quot;family&quot;:&quot;Harrison&quot;,&quot;given&quot;:&quot;Sandy P&quot;,&quot;parse-names&quot;:false,&quot;dropping-particle&quot;:&quot;&quot;,&quot;non-dropping-particle&quot;:&quot;&quot;},{&quot;family&quot;:&quot;Cramer&quot;,&quot;given&quot;:&quot;Wolfgang&quot;,&quot;parse-names&quot;:false,&quot;dropping-particle&quot;:&quot;&quot;,&quot;non-dropping-particle&quot;:&quot;&quot;},{&quot;family&quot;:&quot;Franklin&quot;,&quot;given&quot;:&quot;Oskar&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Brännström&quot;,&quot;given&quot;:&quot;Åke&quot;,&quot;parse-names&quot;:false,&quot;dropping-particle&quot;:&quot;&quot;,&quot;non-dropping-particle&quot;:&quot;&quot;},{&quot;family&quot;:&quot;Boer&quot;,&quot;given&quot;:&quot;Hugo&quot;,&quot;parse-names&quot;:false,&quot;dropping-particle&quot;:&quot;&quot;,&quot;non-dropping-particle&quot;:&quot;de&quot;},{&quot;family&quot;:&quot;Dieckmann&quot;,&quot;given&quot;:&quot;Ulf&quot;,&quot;parse-names&quot;:false,&quot;dropping-particle&quot;:&quot;&quot;,&quot;non-dropping-particle&quot;:&quot;&quot;},{&quot;family&quot;:&quot;Joshi&quot;,&quot;given&quot;:&quot;Jaideep&quot;,&quot;parse-names&quot;:false,&quot;dropping-particle&quot;:&quot;&quot;,&quot;non-dropping-particle&quot;:&quot;&quot;},{&quot;family&quot;:&quot;Keenan&quot;,&quot;given&quot;:&quot;Trevor F&quot;,&quot;parse-names&quot;:false,&quot;dropping-particle&quot;:&quot;&quot;,&quot;non-dropping-particle&quot;:&quot;&quot;},{&quot;family&quot;:&quot;Lavergne&quot;,&quot;given&quot;:&quot;Aliénor&quot;,&quot;parse-names&quot;:false,&quot;dropping-particle&quot;:&quot;&quot;,&quot;non-dropping-particle&quot;:&quot;&quot;},{&quot;family&quot;:&quot;Manzoni&quot;,&quot;given&quot;:&quot;Stefano&quot;,&quot;parse-names&quot;:false,&quot;dropping-particle&quot;:&quot;&quot;,&quot;non-dropping-particle&quot;:&quot;&quot;},{&quot;family&quot;:&quot;Mengoli&quot;,&quot;given&quot;:&quot;Giulia&quot;,&quot;parse-names&quot;:false,&quot;dropping-particle&quot;:&quot;&quot;,&quot;non-dropping-particle&quot;:&quot;&quot;},{&quot;family&quot;:&quot;Morfopoulos&quot;,&quot;given&quot;:&quot;Catherine&quot;,&quot;parse-names&quot;:false,&quot;dropping-particle&quot;:&quot;&quot;,&quot;non-dropping-particle&quot;:&quot;&quot;},{&quot;family&quot;:&quot;Peñuelas&quot;,&quot;given&quot;:&quot;Josep&quot;,&quot;parse-names&quot;:false,&quot;dropping-particle&quot;:&quot;&quot;,&quot;non-dropping-particle&quot;:&quot;&quot;},{&quot;family&quot;:&quot;Pietsch&quot;,&quot;given&quot;:&quot;Stephan&quot;,&quot;parse-names&quot;:false,&quot;dropping-particle&quot;:&quot;&quot;,&quot;non-dropping-particle&quot;:&quot;&quot;},{&quot;family&quot;:&quot;Rebel&quot;,&quot;given&quot;:&quot;Karin T&quot;,&quot;parse-names&quot;:false,&quot;dropping-particle&quot;:&quot;&quot;,&quot;non-dropping-particle&quot;:&quot;&quot;},{&quot;family&quot;:&quot;Ryu&quot;,&quot;given&quot;:&quot;Youngryel&quot;,&quot;parse-names&quot;:false,&quot;dropping-particle&quot;:&quot;&quot;,&quot;non-dropping-particle&quot;:&quot;&quot;},{&quot;family&quot;:&quot;Smith&quot;,&quot;given&quot;:&quot;Nicholas G&quot;,&quot;parse-names&quot;:false,&quot;dropping-particle&quot;:&quot;&quot;,&quot;non-dropping-particle&quot;:&quot;&quot;},{&quot;family&quot;:&quot;Stocker&quot;,&quot;given&quot;:&quot;Benjamin D&quot;,&quot;parse-names&quot;:false,&quot;dropping-particle&quot;:&quot;&quot;,&quot;non-dropping-particle&quot;:&quot;&quot;},{&quot;family&quot;:&quot;Wright&quot;,&quot;given&quot;:&quot;Ian J&quot;,&quot;parse-names&quot;:false,&quot;dropping-particle&quot;:&quot;&quot;,&quot;non-dropping-particle&quot;:&quot;&quot;}],&quot;container-title&quot;:&quot;New Phytologist&quot;,&quot;DOI&quot;:&quot;10.1111/nph.17558&quot;,&quot;ISSN&quot;:&quot;14698137&quot;,&quot;PMID&quot;:&quot;34131932&quot;,&quot;issued&quot;:{&quot;date-parts&quot;:[[2021]]},&quot;page&quot;:&quot;2125-2141&quot;,&quot;abstract&quot;:&quot;Global vegetation and land-surface models embody interdisciplinary scientific understanding of the behaviour of plants and ecosystems, and are indispensable to project the impacts of environmental change on vegetation and the interactions between vegetation and climate. However, systematic errors and persistently large differences among carbon and water cycle projections by different models highlight the limitations of current process formulations. In this review, focusing on core plant functions in the terrestrial carbon and water cycles, we show how unifying hypotheses derived from eco-evolutionary optimality (EEO) principles can provide novel, parameter-sparse representations of plant and vegetation processes. We present case studies that demonstrate how EEO generates parsimonious representations of core, leaf-level processes that are individually testable and supported by evidence. EEO approaches to photosynthesis and primary production, dark respiration and stomatal behaviour are ripe for implementation in global models. EEO approaches to other important traits, including the leaf economics spectrum and applications of EEO at the community level are active research areas. Independently tested modules emerging from EEO studies could profitably be integrated into modelling frameworks that account for the multiple time scales on which plants and plant communities adjust to environmental change.&quot;,&quot;issue&quot;:&quot;6&quot;,&quot;volume&quot;:&quot;231&quot;,&quot;container-title-short&quot;:&quot;&quot;},&quot;isTemporary&quot;:false},{&quot;id&quot;:&quot;8f00795c-a39c-300d-b315-4aa53271153d&quot;,&quot;itemData&quot;:{&quot;type&quot;:&quot;article-journal&quot;,&quot;id&quot;:&quot;8f00795c-a39c-300d-b315-4aa53271153d&quot;,&quot;title&quot;:&quot;Acclimation of photosynthesis to CO&lt;sub&gt;2&lt;/sub&gt; increases ecosystem carbon storage due to leaf nitrogen savings&quot;,&quot;author&quot;:[{&quot;family&quot;:&quot;Smith&quot;,&quot;given&quot;:&quot;Nicholas G&quot;,&quot;parse-names&quot;:false,&quot;dropping-particle&quot;:&quot;&quot;,&quot;non-dropping-particle&quot;:&quot;&quot;},{&quot;family&quot;:&quot;Zhu&quot;,&quot;given&quot;:&quot;Qing&quot;,&quot;parse-names&quot;:false,&quot;dropping-particle&quot;:&quot;&quot;,&quot;non-dropping-particle&quot;:&quot;&quot;},{&quot;family&quot;:&quot;Keenan&quot;,&quot;given&quot;:&quot;Trevor F&quot;,&quot;parse-names&quot;:false,&quot;dropping-particle&quot;:&quot;&quot;,&quot;non-dropping-particle&quot;:&quot;&quot;},{&quot;family&quot;:&quot;Riley&quot;,&quot;given&quot;:&quot;William J&quot;,&quot;parse-names&quot;:false,&quot;dropping-particle&quot;:&quot;&quot;,&quot;non-dropping-particle&quot;:&quot;&quot;}],&quot;container-title&quot;:&quot;Global Change Biology&quot;,&quot;container-title-short&quot;:&quot;Glob Chang Biol&quot;,&quot;DOI&quot;:&quot;10.1111/gcb.17558&quot;,&quot;ISSN&quot;:&quot;13652486&quot;,&quot;issued&quot;:{&quot;date-parts&quot;:[[2024]]},&quot;page&quot;:&quot;1-10&quot;,&quot;abstract&quot;:&quot;Photosynthesis is the largest flux of carbon between the atmosphere and Earth's surface and is driven by enzymes that require nitrogen, namely, ribulose-1,5-bisphosphate (RuBisCO). Thus, photosynthesis is a key link between the terrestrial carbon and nitrogen cycle, and the representation of this link is critical for coupled carbon-nitrogen land surface models. Models and observations suggest that soil nitrogen availability can limit plant productivity increases under elevated CO2. Plants acclimate to elevated CO2 by downregulating RuBisCO and thus nitrogen in leaves, but this acclimation response is not currently included in land surface models. Acclimation of photosynthesis to CO2 can be simulated by the photosynthetic optimality theory in a way that matches observations. Here, we incorporated this theory into the land surface component of the Energy Exascale Earth System Model (ELM). We simulated land surface carbon and nitrogen processes under future elevated CO2 conditions to 2100 using the RCP8.5 high emission scenario. Our simulations showed that when photosynthetic acclimation is considered, photosynthesis increases under future conditions, but maximum RuBisCO carboxylation and thus photosynthetic nitrogen demand decline. We analyzed two simulations that differed as to whether the saved nitrogen could be used in other parts of the plant. The allocation of saved leaf nitrogen to other parts of the plant led to (1) a direct alleviation of plant nitrogen limitation through reduced leaf nitrogen requirements and (2) an indirect reduction in plant nitrogen limitation through an enhancement of root growth that led to increased plant nitrogen uptake. As a result, reallocation of saved leaf nitrogen increased ecosystem carbon stocks by 50.3% in 2100 as compared to a simulation without reallocation of saved leaf nitrogen. These results suggest that land surface models may overestimate future ecosystem nitrogen limitation if they do not incorporate leaf nitrogen savings resulting from photosynthetic acclimation to elevated CO2.&quot;,&quot;issue&quot;:&quot;11&quot;,&quot;volume&quot;:&quot;30&quot;},&quot;isTemporary&quot;:false},{&quot;id&quot;:&quot;39b5724a-0049-3667-b5b8-2f9a2ca10f78&quot;,&quot;itemData&quot;:{&quot;type&quot;:&quot;article-journal&quot;,&quot;id&quot;:&quot;39b5724a-0049-3667-b5b8-2f9a2ca10f78&quot;,&quot;title&quot;:&quot;Incorporating the Acclimation of Photosynthesis and Leaf Respiration in the Noah‐MP Land Surface Model: Model Development and Evaluation&quot;,&quot;author&quot;:[{&quot;family&quot;:&quot;Ren&quot;,&quot;given&quot;:&quot;Yanghang&quot;,&quot;parse-names&quot;:false,&quot;dropping-particle&quot;:&quot;&quot;,&quot;non-dropping-particle&quot;:&quot;&quot;},{&quot;family&quot;:&quot;Wang&quot;,&quot;given&quot;:&quot;Han&quot;,&quot;parse-names&quot;:false,&quot;dropping-particle&quot;:&quot;&quot;,&quot;non-dropping-particle&quot;:&quot;&quot;},{&quot;family&quot;:&quot;Harrison&quot;,&quot;given&quot;:&quot;Sandy P.&quot;,&quot;parse-names&quot;:false,&quot;dropping-particle&quot;:&quot;&quot;,&quot;non-dropping-particle&quot;:&quot;&quot;},{&quot;family&quot;:&quot;Prentice&quot;,&quot;given&quot;:&quot;I. Colin&quot;,&quot;parse-names&quot;:false,&quot;dropping-particle&quot;:&quot;&quot;,&quot;non-dropping-particle&quot;:&quot;&quot;},{&quot;family&quot;:&quot;Mengoli&quot;,&quot;given&quot;:&quot;Giulia&quot;,&quot;parse-names&quot;:false,&quot;dropping-particle&quot;:&quot;&quot;,&quot;non-dropping-particle&quot;:&quot;&quot;},{&quot;family&quot;:&quot;Zhao&quot;,&quot;given&quot;:&quot;Long&quot;,&quot;parse-names&quot;:false,&quot;dropping-particle&quot;:&quot;&quot;,&quot;non-dropping-particle&quot;:&quot;&quot;},{&quot;family&quot;:&quot;Reich&quot;,&quot;given&quot;:&quot;Peter B.&quot;,&quot;parse-names&quot;:false,&quot;dropping-particle&quot;:&quot;&quot;,&quot;non-dropping-particle&quot;:&quot;&quot;},{&quot;family&quot;:&quot;Yang&quot;,&quot;given&quot;:&quot;Kun&quot;,&quot;parse-names&quot;:false,&quot;dropping-particle&quot;:&quot;&quot;,&quot;non-dropping-particle&quot;:&quot;&quot;}],&quot;container-title&quot;:&quot;Journal of Advances in Modeling Earth Systems&quot;,&quot;container-title-short&quot;:&quot;J Adv Model Earth Syst&quot;,&quot;DOI&quot;:&quot;10.1029/2024MS004599&quot;,&quot;ISSN&quot;:&quot;1942-2466&quot;,&quot;URL&quot;:&quot;https://agupubs.onlinelibrary.wiley.com/doi/10.1029/2024MS004599&quot;,&quot;issued&quot;:{&quot;date-parts&quot;:[[2025,3,6]]},&quot;abstract&quot;:&quot;&lt;p&gt; Realistic simulation of leaf photosynthetic and respiratory processes is needed for accurate prediction of the global carbon cycle. These two processes systematically acclimate to long‐term environmental changes by adjusting photosynthetic and respiratory traits (e.g., the maximum photosynthetic capacity at 25°C ( &lt;italic&gt;V&lt;/italic&gt; &lt;sub&gt;cmax,25&lt;/sub&gt; ) and the leaf respiration rate at 25°C ( &lt;italic&gt;R&lt;/italic&gt; &lt;sub&gt;25&lt;/sub&gt; )) following increasingly well‐understood principles. While some land surface models (LSMs) now account for thermal acclimation, they do so by assigning empirical parameterizations for individual plant functional types (PFTs). Here, we have implemented an Eco‐Evolutionary Optimality (EEO)‐based scheme to represent the universal acclimation of photosynthesis and leaf respiration to multiple environmental effects, and that therefore requires no PFT‐specific parameterizations, in a standard version of the widely used LSM, Noah MP. We evaluated model performance with plant trait data from a 5‐year experiment and extensive global field measurements, and carbon flux measurements from FLUXNET2015. We show that observed &lt;italic&gt;R&lt;/italic&gt; &lt;sub&gt;25&lt;/sub&gt; and &lt;italic&gt;V&lt;/italic&gt; &lt;sub&gt;cmax,25&lt;/sub&gt; vary substantially both temporally and spatially within the same PFT ( &lt;italic&gt;C.V.&lt;/italic&gt; &amp;gt;20%). Our EEO‐based scheme captures 62% of the temporal and 70% of the spatial variations in &lt;italic&gt;V&lt;/italic&gt; &lt;sub&gt;cmax,25&lt;/sub&gt; (73% and 54% of the variations in &lt;italic&gt;R&lt;/italic&gt; &lt;sub&gt;25&lt;/sub&gt; ). The standard scheme underestimates gross primary production by 10% versus 2% for the EEO‐based scheme and generates a larger spread in &lt;italic&gt;r&lt;/italic&gt; (correlation coefficient) across flux sites (0.79 ± 0.16 vs. 0.84 ± 0.1, mean ± S.D.). The standard scheme greatly overestimates canopy respiration (bias: ∼200% vs. 8% for the EEO scheme), resulting in less CO &lt;sub&gt;2&lt;/sub&gt; uptake by terrestrial ecosystems. Our approach thus simulates climate‐carbon coupling more realistically, with fewer parameters. &lt;/p&gt;&quot;,&quot;publisher&quot;:&quot;John Wiley and Sons Inc&quot;,&quot;issue&quot;:&quot;3&quot;,&quot;volume&quot;:&quot;17&quot;},&quot;isTemporary&quot;:false}]},{&quot;citationID&quot;:&quot;MENDELEY_CITATION_dc37f7ed-2947-4ce8-b4f3-6a67634993ae&quot;,&quot;properties&quot;:{&quot;noteIndex&quot;:0},&quot;isEdited&quot;:false,&quot;manualOverride&quot;:{&quot;isManuallyOverridden&quot;:false,&quot;citeprocText&quot;:&quot;(Allen &lt;i&gt;et al.&lt;/i&gt;, 2020; Braghiere &lt;i&gt;et al.&lt;/i&gt;, 2022)&quot;,&quot;manualOverrideText&quot;:&quot;&quot;},&quot;citationTag&quot;:&quot;MENDELEY_CITATION_v3_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&quot;,&quot;citationItems&quot;:[{&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quot;id&quot;:&quot;69c6c445-8290-3b1a-824d-26776163d7aa&quot;,&quot;itemData&quot;:{&quot;type&quot;:&quot;article-journal&quot;,&quot;id&quot;:&quot;69c6c445-8290-3b1a-824d-26776163d7aa&quot;,&quot;title&quot;:&quot;Modeling the carbon cost of plant nitrogen and phosphorus uptake across temperate and tropical forests&quot;,&quot;author&quot;:[{&quot;family&quot;:&quot;Allen&quot;,&quot;given&quot;:&quot;Kara&quot;,&quot;parse-names&quot;:false,&quot;dropping-particle&quot;:&quot;&quot;,&quot;non-dropping-particle&quot;:&quot;&quot;},{&quot;family&quot;:&quot;Fisher&quot;,&quot;given&quot;:&quot;Joshua B&quot;,&quot;parse-names&quot;:false,&quot;dropping-particle&quot;:&quot;&quot;,&quot;non-dropping-particle&quot;:&quot;&quot;},{&quot;family&quot;:&quot;Phillips&quot;,&quot;given&quot;:&quot;Richard P&quot;,&quot;parse-names&quot;:false,&quot;dropping-particle&quot;:&quot;&quot;,&quot;non-dropping-particle&quot;:&quot;&quot;},{&quot;family&quot;:&quot;Powers&quot;,&quot;given&quot;:&quot;Jennifer S&quot;,&quot;parse-names&quot;:false,&quot;dropping-particle&quot;:&quot;&quot;,&quot;non-dropping-particle&quot;:&quot;&quot;},{&quot;family&quot;:&quot;Brzostek&quot;,&quot;given&quot;:&quot;Edward R&quot;,&quot;parse-names&quot;:false,&quot;dropping-particle&quot;:&quot;&quot;,&quot;non-dropping-particle&quot;:&quot;&quot;}],&quot;container-title&quot;:&quot;Frontiers in Forests and Global Change&quot;,&quot;DOI&quot;:&quot;10.3389/ffgc.2020.00043&quot;,&quot;ISSN&quot;:&quot;2624893X&quot;,&quot;issued&quot;:{&quot;date-parts&quot;:[[2020]]},&quot;page&quot;:&quot;1-12&quot;,&quot;abstract&quot;:&quot;Nutrient limitation is a key source of uncertainty in predicting terrestrial carbon (C) uptake. Models have begun to include nitrogen (N) dynamics; however, phosphorus (P), which can also limit or colimit net primary production in many ecosystems, is currently absent in most models. To meet this challenge, we integrated P dynamics into a cutting-edge plant nutrient uptake model (Fixation and Uptake of Nitrogen: FUN 2.0) that mechanistically tracks the C cost of N uptake from soil based on the cost of allocating C to leaf resorption and root/root-microbial uptake and the availability of N in soil. We incorporated the direct C cost of P uptake, as well as an N cost of synthesizing phosphatase enzymes to extract P from soil, into a new model formulation (FUN 3.0). We confronted and validated FUN 3.0 against empirical estimates of canopy, root, and soil P pools from 45 temperate forest plots in Indiana, USA, and 18 tropical dry forest plots located in Guanacaste, Costa Rica, that vary in P availability and distribution of arbuscular mycorrhizal and ectomycorrhizal associated trees. FUN 3.0 was able to accurately predict N and P retranslocation across the temperate and tropical forest sites (slopes of 0.95 and 0.92 for P and N retranslocation, respectively). Carbon costs for acquiring P were three times higher in tropical forest sites compared to temperate forest sites, driving overall higher C costs in tropical sites. In addition, the N costs for acquiring P in tropical forest sites lead to a substantial increase in N fixation to support phosphatase enzyme production. Sensitivity analyses showed that tropical sites appeared to be severely P limited, while the temperate sites showed evidence for co-limitation by N and P. Collectively, FUN 3.0 provides a novel framework for predicting coupled N and P limitation that earth system models can leverage to enhance predictions of ecosystem response to global change.&quot;,&quot;issue&quot;:&quot;May&quot;,&quot;volume&quot;:&quot;3&quot;,&quot;container-title-short&quot;:&quot;&quot;},&quot;isTemporary&quot;:false}]},{&quot;citationID&quot;:&quot;MENDELEY_CITATION_e05e61e3-7f6e-4fe1-8443-ea1e892b6bee&quot;,&quot;properties&quot;:{&quot;noteIndex&quot;:0},&quot;isEdited&quot;:false,&quot;manualOverride&quot;:{&quot;isManuallyOverridden&quot;:false,&quot;citeprocText&quot;:&quot;(Yue &lt;i&gt;et al.&lt;/i&gt;, 2017; Fang &lt;i&gt;et al.&lt;/i&gt;, 2024; Ding &lt;i&gt;et al.&lt;/i&gt;, 2025)&quot;,&quot;manualOverrideText&quot;:&quot;&quot;},&quot;citationTag&quot;:&quot;MENDELEY_CITATION_v3_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1dfQ==&quot;,&quot;citationItems&quot;:[{&quot;id&quot;:&quot;8fc7f752-fb70-3548-8e58-e51b31ac7f8f&quot;,&quot;itemData&quot;:{&quot;type&quot;:&quot;article-journal&quot;,&quot;id&quot;:&quot;8fc7f752-fb70-3548-8e58-e51b31ac7f8f&quot;,&quot;title&quot;:&quot;Influence of multiple global change drivers on terrestrial carbon storage: additive effects are common&quot;,&quot;author&quot;:[{&quot;family&quot;:&quot;Yue&quot;,&quot;given&quot;:&quot;Kai&quot;,&quot;parse-names&quot;:false,&quot;dropping-particle&quot;:&quot;&quot;,&quot;non-dropping-particle&quot;:&quot;&quot;},{&quot;family&quot;:&quot;Fornara&quot;,&quot;given&quot;:&quot;Dario A.&quot;,&quot;parse-names&quot;:false,&quot;dropping-particle&quot;:&quot;&quot;,&quot;non-dropping-particle&quot;:&quot;&quot;},{&quot;family&quot;:&quot;Yang&quot;,&quot;given&quot;:&quot;Wanqin&quot;,&quot;parse-names&quot;:false,&quot;dropping-particle&quot;:&quot;&quot;,&quot;non-dropping-particle&quot;:&quot;&quot;},{&quot;family&quot;:&quot;Peng&quot;,&quot;given&quot;:&quot;Yan&quot;,&quot;parse-names&quot;:false,&quot;dropping-particle&quot;:&quot;&quot;,&quot;non-dropping-particle&quot;:&quot;&quot;},{&quot;family&quot;:&quot;Peng&quot;,&quot;given&quot;:&quot;Changhui&quot;,&quot;parse-names&quot;:false,&quot;dropping-particle&quot;:&quot;&quot;,&quot;non-dropping-particle&quot;:&quot;&quot;},{&quot;family&quot;:&quot;Liu&quot;,&quot;given&quot;:&quot;Zelin&quot;,&quot;parse-names&quot;:false,&quot;dropping-particle&quot;:&quot;&quot;,&quot;non-dropping-particle&quot;:&quot;&quot;},{&quot;family&quot;:&quot;Wu&quot;,&quot;given&quot;:&quot;Fuzhong&quot;,&quot;parse-names&quot;:false,&quot;dropping-particle&quot;:&quot;&quot;,&quot;non-dropping-particle&quot;:&quot;&quot;}],&quot;container-title&quot;:&quot;Ecology Letters&quot;,&quot;container-title-short&quot;:&quot;Ecol Lett&quot;,&quot;DOI&quot;:&quot;10.1111/ele.12767&quot;,&quot;ISSN&quot;:&quot;14610248&quot;,&quot;PMID&quot;:&quot;28370812&quot;,&quot;issued&quot;:{&quot;date-parts&quot;:[[2017]]},&quot;page&quot;:&quot;663-672&quot;,&quot;abstract&quot;:&quot;The interactive effects of multiple global change drivers on terrestrial carbon (C) storage remain poorly understood. Here, we synthesise data from 633 published studies to show how the interactive effects of multiple drivers are generally additive (i.e. not differing from the sum of their individual effects) rather than synergistic or antagonistic. We further show that (1) elevated CO2, warming, N addition, P addition and increased rainfall, all exerted positive individual effects on plant C pools at both single-plant and plant-community levels; (2) plant C pool responses to individual or combined effects of multiple drivers are seldom scale-dependent (i.e. not differing from single-plant to plant-community levels) and (3) soil and microbial biomass C pools are significantly less sensitive than plant C pools to individual or combined effects. We provide a quantitative basis for integrating additive effects of multiple global change drivers into future assessments of the C storage ability of terrestrial ecosystems.&quot;,&quot;issue&quot;:&quot;5&quot;,&quot;volume&quot;:&quot;20&quot;},&quot;isTemporary&quot;:false},{&quot;id&quot;:&quot;b3291df7-5148-3eaa-b01f-528ac601e962&quot;,&quot;itemData&quot;:{&quot;type&quot;:&quot;article-journal&quot;,&quot;id&quot;:&quot;b3291df7-5148-3eaa-b01f-528ac601e962&quot;,&quot;title&quot;:&quot;Additive Effects of Multiple Global Change Drivers on Terrestrial Nitrogen Cycling Worldwide&quot;,&quot;author&quot;:[{&quot;family&quot;:&quot;Ding&quot;,&quot;given&quot;:&quot;Bangjing&quot;,&quot;parse-names&quot;:false,&quot;dropping-particle&quot;:&quot;&quot;,&quot;non-dropping-particle&quot;:&quot;&quot;},{&quot;family&quot;:&quot;Xu&quot;,&quot;given&quot;:&quot;Di&quot;,&quot;parse-names&quot;:false,&quot;dropping-particle&quot;:&quot;&quot;,&quot;non-dropping-particle&quot;:&quot;&quot;},{&quot;family&quot;:&quot;Wang&quot;,&quot;given&quot;:&quot;Shuo&quot;,&quot;parse-names&quot;:false,&quot;dropping-particle&quot;:&quot;&quot;,&quot;non-dropping-particle&quot;:&quot;&quot;},{&quot;family&quot;:&quot;Liu&quot;,&quot;given&quot;:&quot;Wenzhi&quot;,&quot;parse-names&quot;:false,&quot;dropping-particle&quot;:&quot;&quot;,&quot;non-dropping-particle&quot;:&quot;&quot;},{&quot;family&quot;:&quot;Zhang&quot;,&quot;given&quot;:&quot;Quanfa&quot;,&quot;parse-names&quot;:false,&quot;dropping-particle&quot;:&quot;&quot;,&quot;non-dropping-particle&quot;:&quot;&quot;}],&quot;container-title&quot;:&quot;Global Change Biology&quot;,&quot;container-title-short&quot;:&quot;Glob Chang Biol&quot;,&quot;DOI&quot;:&quot;10.1111/gcb.70176&quot;,&quot;ISSN&quot;:&quot;1354-1013&quot;,&quot;URL&quot;:&quot;https://onlinelibrary.wiley.com/doi/10.1111/gcb.70176&quot;,&quot;issued&quot;:{&quot;date-parts&quot;:[[2025,4,3]]},&quot;page&quot;:&quot;1-16&quot;,&quot;abstract&quot;:&quot;Global change has dramatically altered the Earth's biogeochemical cycles. However, the interactive effects of multiple global change factors (GCFs) on terrestrial nitrogen (N) cycling worldwide remain unclear, limiting the ability to predict how future global change will affect the global N cycle. We conducted a meta‐analysis of 108 published articles to evaluate the main and interactive effects of elevated CO 2 , N addition, warming, and altered precipitation on soil N pools (NH 4 + , NO 3 − , and organic N) and transformation rates (N mineralization, nitrification, and denitrification) across terrestrial ecosystems. Results showed that single GCFs impacted the soil N cycle in different directions and magnitudes, with N addition and increased precipitation having the strongest positive effects on N pools and transformation rates, respectively. Moreover, the positive effects of N addition on the soil N cycle were generally enhanced when combined with other GCFs. Although the interactions of multiple GCFs were commonly additive (66.2%–83.3%), both synergistic (10.5%–15.1%) and antagonistic (2.8%–18.9%) effects were also observed. The types of treatment and ecosystem, geographic location, and climate all regulated the responses of soil N pools to GCFs to some degree, while only the types of treatment and ecosystem significantly affected the response of soil transformation rates to GCFs. These findings emphasize the importance of considering interactive effects among GCFs on terrestrial N cycling and highlight the necessity of incorporating these interactions into Earth system models for accurate predictions of N cycling responses to global changes.&quot;,&quot;issue&quot;:&quot;4&quot;,&quot;volume&quot;:&quot;31&quot;},&quot;isTemporary&quot;:false},{&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citationID&quot;:&quot;MENDELEY_CITATION_9d7a7589-51e9-46cb-af4c-3cf74ee72c4a&quot;,&quot;properties&quot;:{&quot;noteIndex&quot;:0},&quot;isEdited&quot;:false,&quot;manualOverride&quot;:{&quot;isManuallyOverridden&quot;:false,&quot;citeprocText&quot;:&quot;(Koerselman &amp;#38; Meuleman, 1996; Tessier &amp;#38; Raynal, 2003; Güsewell, 2004; Braghiere &lt;i&gt;et al.&lt;/i&gt;, 2022; Wang &lt;i&gt;et al.&lt;/i&gt;, 2025)&quot;,&quot;manualOverrideText&quot;:&quot;&quot;},&quot;citationTag&quot;:&quot;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IEFkdiBNb2RlbCBFYXJ0aCBTeXN0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quot;,&quot;citationItems&quot;:[{&quot;id&quot;:&quot;aea5f5f6-0358-3331-aeec-f7114f359087&quot;,&quot;itemData&quot;:{&quot;type&quot;:&quot;article-journal&quot;,&quot;id&quot;:&quot;aea5f5f6-0358-3331-aeec-f7114f359087&quot;,&quot;title&quot;:&quot;The Vegetation N:P Ratio: a New Tool to Detect the Nature of Nutrient Limitation&quot;,&quot;author&quot;:[{&quot;family&quot;:&quot;Koerselman&quot;,&quot;given&quot;:&quot;Willem&quot;,&quot;parse-names&quot;:false,&quot;dropping-particle&quot;:&quot;&quot;,&quot;non-dropping-particle&quot;:&quot;&quot;},{&quot;family&quot;:&quot;Meuleman&quot;,&quot;given&quot;:&quot;Arthur F. M.&quot;,&quot;parse-names&quot;:false,&quot;dropping-particle&quot;:&quot;&quot;,&quot;non-dropping-particle&quot;:&quot;&quot;}],&quot;container-title&quot;:&quot;The Journal of Applied Ecology&quot;,&quot;container-title-short&quot;:&quot;J Appl Ecol&quot;,&quot;DOI&quot;:&quot;10.2307/2404783&quot;,&quot;ISSN&quot;:&quot;00218901&quot;,&quot;issued&quot;:{&quot;date-parts&quot;:[[1996,12]]},&quot;page&quot;:&quot;1441&quot;,&quot;issue&quot;:&quot;6&quot;,&quot;volume&quot;:&quot;33&quot;},&quot;isTemporary&quot;:false},{&quot;id&quot;:&quot;025b125f-5594-362f-a441-e06ec880bdb3&quot;,&quot;itemData&quot;:{&quot;type&quot;:&quot;article-journal&quot;,&quot;id&quot;:&quot;025b125f-5594-362f-a441-e06ec880bdb3&quot;,&quot;title&quot;:&quot;Use of nitrogen to phosphorus ratios in plant tissue as an indicator of nutrient limitation and nitrogen saturation&quot;,&quot;author&quot;:[{&quot;family&quot;:&quot;Tessier&quot;,&quot;given&quot;:&quot;Jack T.&quot;,&quot;parse-names&quot;:false,&quot;dropping-particle&quot;:&quot;&quot;,&quot;non-dropping-particle&quot;:&quot;&quot;},{&quot;family&quot;:&quot;Raynal&quot;,&quot;given&quot;:&quot;Dudley J.&quot;,&quot;parse-names&quot;:false,&quot;dropping-particle&quot;:&quot;&quot;,&quot;non-dropping-particle&quot;:&quot;&quot;}],&quot;container-title&quot;:&quot;Journal of Applied Ecology&quot;,&quot;DOI&quot;:&quot;10.1046/j.1365-2664.2003.00820.x&quot;,&quot;ISSN&quot;:&quot;0021-8901&quot;,&quot;issued&quot;:{&quot;date-parts&quot;:[[2003,6,2]]},&quot;page&quot;:&quot;523-534&quot;,&quot;abstract&quot;:&quot;&lt;p&gt; &lt;list list-type=\&quot;explicit-label\&quot;&gt; &lt;list-item&gt; &lt;p&gt;Ratios of nitrogen to phosphorus (N:P) in plant foliage have been used to assess nutrient limitation in wetland ecosystems and to indicate nitrogen saturation. Extension of this application to ecosystems other than wetlands remains to be evaluated.&lt;/p&gt; &lt;/list-item&gt; &lt;list-item&gt; &lt;p&gt; We compared published N:P ratios as thresholds of nutrient limitation with published accounts from nutrient‐addition experiments and the N:P ratios of understorey vegetation ( &lt;italic&gt;Acer&lt;/italic&gt; spp., &lt;italic&gt;Dryopteris intermedia&lt;/italic&gt; , &lt;italic&gt;Erythronium americanum&lt;/italic&gt; , &lt;italic&gt;Lycopodium lucidulum&lt;/italic&gt; , &lt;italic&gt;Oxalis acetosella&lt;/italic&gt; and &lt;italic&gt;Viola macloskeyi&lt;/italic&gt; ) from the Catskill Mountains of New York State, USA. We also performed a nutrient‐addition experiment to test the response of these understorey plant species to inputs of N and P. &lt;/p&gt; &lt;/list-item&gt; &lt;list-item&gt; &lt;p&gt;N:P ratios of Catskill understorey species indicated they were at or near P limitation relative to N:P ratios from other upland ecosystems. Our experiment supported this finding in that none of the species responded to N addition but all increased in P concentration and one increased in biomass with added P. Collectively, these results suggest that the understorey vegetation of the Catskill Mountains is not nitrogen limited, providing further evidence that hardwood forests in this area are nitrogen‐saturated.&lt;/p&gt; &lt;/list-item&gt; &lt;list-item&gt; &lt;p&gt; &lt;italic&gt;Synthesis and applications.&lt;/italic&gt; This study demonstrates that N:P ratios can be effective predictors of nutrient limitation in upland ecosystems. Therefore N:P ratios can be used for management and monitoring purposes in considering the nutrient status of upland ecosystems with particular relevance to the continued deposition of elevated atmospheric N and to the diagnosis of nitrogen saturation. &lt;/p&gt; &lt;/list-item&gt; &lt;/list&gt; &lt;/p&gt;&quot;,&quot;issue&quot;:&quot;3&quot;,&quot;volume&quot;:&quot;40&quot;,&quot;container-title-short&quot;:&quot;&quot;},&quot;isTemporary&quot;:false},{&quot;id&quot;:&quot;1c05da88-ab22-3780-aa42-b69fafaf8dfc&quot;,&quot;itemData&quot;:{&quot;type&quot;:&quot;article-journal&quot;,&quot;id&quot;:&quot;1c05da88-ab22-3780-aa42-b69fafaf8dfc&quot;,&quot;title&quot;:&quot;Phosphorus constrains global photosynthesis more than nitrogen does&quot;,&quot;author&quot;:[{&quot;family&quot;:&quot;Wang&quot;,&quot;given&quot;:&quot;Songhan&quot;,&quot;parse-names&quot;:false,&quot;dropping-particle&quot;:&quot;&quot;,&quot;non-dropping-particle&quot;:&quot;&quot;},{&quot;family&quot;:&quot;Ciais&quot;,&quot;given&quot;:&quot;Philippe&quot;,&quot;parse-names&quot;:false,&quot;dropping-particle&quot;:&quot;&quot;,&quot;non-dropping-particle&quot;:&quot;&quot;},{&quot;family&quot;:&quot;Reich&quot;,&quot;given&quot;:&quot;Peter B.&quot;,&quot;parse-names&quot;:false,&quot;dropping-particle&quot;:&quot;&quot;,&quot;non-dropping-particle&quot;:&quot;&quot;},{&quot;family&quot;:&quot;Cescatti&quot;,&quot;given&quot;:&quot;Alessandro&quot;,&quot;parse-names&quot;:false,&quot;dropping-particle&quot;:&quot;&quot;,&quot;non-dropping-particle&quot;:&quot;&quot;},{&quot;family&quot;:&quot;Ellsworth&quot;,&quot;given&quot;:&quot;David S.&quot;,&quot;parse-names&quot;:false,&quot;dropping-particle&quot;:&quot;&quot;,&quot;non-dropping-particle&quot;:&quot;&quot;},{&quot;family&quot;:&quot;Janssens&quot;,&quot;given&quot;:&quot;Ivan A.&quot;,&quot;parse-names&quot;:false,&quot;dropping-particle&quot;:&quot;&quot;,&quot;non-dropping-particle&quot;:&quot;&quot;},{&quot;family&quot;:&quot;Sardans&quot;,&quot;given&quot;:&quot;Jordi&quot;,&quot;parse-names&quot;:false,&quot;dropping-particle&quot;:&quot;&quot;,&quot;non-dropping-particle&quot;:&quot;&quot;},{&quot;family&quot;:&quot;Luo&quot;,&quot;given&quot;:&quot;Yiqi&quot;,&quot;parse-names&quot;:false,&quot;dropping-particle&quot;:&quot;&quot;,&quot;non-dropping-particle&quot;:&quot;&quot;},{&quot;family&quot;:&quot;Smith&quot;,&quot;given&quot;:&quot;Nicholas G.&quot;,&quot;parse-names&quot;:false,&quot;dropping-particle&quot;:&quot;&quot;,&quot;non-dropping-particle&quot;:&quot;&quot;},{&quot;family&quot;:&quot;Du&quot;,&quot;given&quot;:&quot;Enzai&quot;,&quot;parse-names&quot;:false,&quot;dropping-particle&quot;:&quot;&quot;,&quot;non-dropping-particle&quot;:&quot;&quot;},{&quot;family&quot;:&quot;Tian&quot;,&quot;given&quot;:&quot;Di&quot;,&quot;parse-names&quot;:false,&quot;dropping-particle&quot;:&quot;&quot;,&quot;non-dropping-particle&quot;:&quot;&quot;},{&quot;family&quot;:&quot;Jiang&quot;,&quot;given&quot;:&quot;Yu&quot;,&quot;parse-names&quot;:false,&quot;dropping-particle&quot;:&quot;&quot;,&quot;non-dropping-particle&quot;:&quot;&quot;},{&quot;family&quot;:&quot;Ding&quot;,&quot;given&quot;:&quot;Yanfeng&quot;,&quot;parse-names&quot;:false,&quot;dropping-particle&quot;:&quot;&quot;,&quot;non-dropping-particle&quot;:&quot;&quot;},{&quot;family&quot;:&quot;Peñuelas&quot;,&quot;given&quot;:&quot;Josep&quot;,&quot;parse-names&quot;:false,&quot;dropping-particle&quot;:&quot;&quot;,&quot;non-dropping-particle&quot;:&quot;&quot;}],&quot;container-title&quot;:&quot;Nature Ecology &amp; Evolution&quot;,&quot;container-title-short&quot;:&quot;Nat Ecol Evol&quot;,&quot;DOI&quot;:&quot;10.1038/s41559-025-02842-0&quot;,&quot;ISSN&quot;:&quot;2397-334X&quot;,&quot;URL&quot;:&quot;https://www.nature.com/articles/s41559-025-02842-0&quot;,&quot;issued&quot;:{&quot;date-parts&quot;:[[2025,9,2]]},&quot;abstract&quot;:&quot;Global vegetation growth is thought to be limited by nitrogen (N) more than by other nutrients. Here we document a stronger phosphorus (P) limitation on global photosynthesis compared with N over the last four decades. On the basis of more than 80,000 field observations of foliar nutrients and a machine learning method, we generated a long-term global dataset of foliar N and P concentrations for the period 1980-2017. We show a larger declining rate of foliar P concentration (-0.80 ± 0.008% yr-1) than of N concentration (-0.31 ± 0.002% yr-1). This decline has led to an increase in terrestrial areas limited by foliar P and a widespread constraint on vegetation photosynthesis, more than 1.5 times stronger than the constraint by foliar N. The increasing trend in global photosynthesis over the past 4 decades has been reduced by approximately 17.2% and 6.7% as a result of the decline in foliar P and N, respectively. This stronger P limitation on global photosynthesis implies a weakening of terrestrial carbon sinks due to an emerging P constraint and calls for stricter strategies for reducing anthropogenic emissions to mitigate climatic warming.&quot;},&quot;isTemporary&quot;:false},{&quot;id&quot;:&quot;4bc4ba34-f32e-3da1-b73e-c521b9edfef6&quot;,&quot;itemData&quot;:{&quot;type&quot;:&quot;article-journal&quot;,&quot;id&quot;:&quot;4bc4ba34-f32e-3da1-b73e-c521b9edfef6&quot;,&quot;title&quot;:&quot;N:P ratios in terrestrial plants: variation and functional significance&quot;,&quot;author&quot;:[{&quot;family&quot;:&quot;Güsewell&quot;,&quot;given&quot;:&quot;Sabine&quot;,&quot;parse-names&quot;:false,&quot;dropping-particle&quot;:&quot;&quot;,&quot;non-dropping-particle&quot;:&quot;&quot;}],&quot;container-title&quot;:&quot;New Phytologist&quot;,&quot;DOI&quot;:&quot;10.1111/j.1469-8137.2004.01192.x&quot;,&quot;ISSN&quot;:&quot;0028-646X&quot;,&quot;issued&quot;:{&quot;date-parts&quot;:[[2004,11,20]]},&quot;page&quot;:&quot;243-266&quot;,&quot;abstract&quot;:&quot;&lt;p&gt;Nitrogen (N) and phosphorus (P) availability limit plant growth in most terrestrial ecosystems. This review examines how variation in the relative availability of N and P, as reflected by N : P ratios of plant biomass, influences vegetation composition and functioning. Plastic responses of plants to N and P supply cause up to 50‐fold variation in biomass N : P ratios, associated with differences in root allocation, nutrient uptake, biomass turnover and reproductive output. Optimal N : P ratios – those of plants whose growth is equally limited by N and P – depend on species, growth rate, plant age and plant parts. At vegetation level, N : P ratios &amp;lt;10 and &amp;gt;20 often (not always) correspond to N‐ and P‐limited biomass production, as shown by short‐term fertilization experiments; however long‐term effects of fertilization or effects on individual species can be different. N : P ratios are on average higher in graminoids than in forbs, and in stress‐tolerant species compared with ruderals; they correlate negatively with the maximal relative growth rates of species and with their N‐indicator values. At vegetation level, N : P ratios often correlate negatively with biomass production; high N : P ratios promote graminoids and stress tolerators relative to other species, whereas relationships with species richness are not consistent. N : P ratios are influenced by global change, increased atmospheric N deposition, and conservation managment.&lt;/p&gt;&quot;,&quot;issue&quot;:&quot;2&quot;,&quot;volume&quot;:&quot;164&quot;,&quot;container-title-short&quot;:&quot;&quot;},&quot;isTemporary&quot;:false},{&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quot;citationID&quot;:&quot;MENDELEY_CITATION_aaf80ef8-a6d7-41c1-bd5b-9f11adbd8943&quot;,&quot;properties&quot;:{&quot;noteIndex&quot;:0},&quot;isEdited&quot;:false,&quot;manualOverride&quot;:{&quot;isManuallyOverridden&quot;:true,&quot;citeprocText&quot;:&quot;(Sistla &amp;#38; Schimel, 2012; Zhu &lt;i&gt;et al.&lt;/i&gt;, 2020; Kou-Giesbrecht &lt;i&gt;et al.&lt;/i&gt;, 2023; Hauser &lt;i&gt;et al.&lt;/i&gt;, 2023)&quot;,&quot;manualOverrideText&quot;:&quot;(Sistla &amp; Schimel, 2012; Zhu et al., 2020; Hauser et al., 2023)&quot;},&quot;citationTag&quot;:&quot;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&quot;,&quot;citationItems&quot;:[{&quot;id&quot;:&quot;d670a6d7-e7ec-33bd-989b-02793d44780f&quot;,&quot;itemData&quot;:{&quot;type&quot;:&quot;article-journal&quot;,&quot;id&quot;:&quot;d670a6d7-e7ec-33bd-989b-02793d44780f&quot;,&quot;title&quot;:&quot;Assessing Impacts of Plant Stoichiometric Traits on Terrestrial Ecosystem Carbon Accumulation Using the E3SM Land Model&quot;,&quot;author&quot;:[{&quot;family&quot;:&quot;Zhu&quot;,&quot;given&quot;:&quot;Qing&quot;,&quot;parse-names&quot;:false,&quot;dropping-particle&quot;:&quot;&quot;,&quot;non-dropping-particle&quot;:&quot;&quot;},{&quot;family&quot;:&quot;Riley&quot;,&quot;given&quot;:&quot;William J.&quot;,&quot;parse-names&quot;:false,&quot;dropping-particle&quot;:&quot;&quot;,&quot;non-dropping-particle&quot;:&quot;&quot;},{&quot;family&quot;:&quot;Iversen&quot;,&quot;given&quot;:&quot;Colleen M.&quot;,&quot;parse-names&quot;:false,&quot;dropping-particle&quot;:&quot;&quot;,&quot;non-dropping-particle&quot;:&quot;&quot;},{&quot;family&quot;:&quot;Kattge&quot;,&quot;given&quot;:&quot;Jens&quot;,&quot;parse-names&quot;:false,&quot;dropping-particle&quot;:&quot;&quot;,&quot;non-dropping-particle&quot;:&quot;&quot;}],&quot;container-title&quot;:&quot;Journal of Advances in Modeling Earth Systems&quot;,&quot;container-title-short&quot;:&quot;J Adv Model Earth Syst&quot;,&quot;DOI&quot;:&quot;10.1029/2019MS001841&quot;,&quot;ISSN&quot;:&quot;1942-2466&quot;,&quot;issued&quot;:{&quot;date-parts&quot;:[[2020,4,11]]},&quot;abstract&quot;:&quot;&lt;p&gt; Carbon (C) enters into the terrestrial ecosystems via photosynthesis and cycles through the system together with other essential nutrients (i.e., nitrogen [N] and phosphorus [P]). Such a strong coupling of C, N, and P leads to the theoretical prediction that limited nutrient availability will limit photosynthesis rate, plant growth, and future terrestrial C dynamics. However, the lack of reliable information about plant tissue stoichiometric constraints remains a challenge for quantifying nutrient limitations on projected global C cycling. In this study, we harmonized observed plant tissue C:N:P stoichiometry from more than 6,000 plant species with the commonly used plant functional type framework in global land models. Using observed C:N:P stoichiometry and the flexibility of these ratios as emergent plant traits, we show that observationally constrained fixed plant stoichiometry does not improve model estimates of present‐day C dynamics compared with unconstrained stoichiometry. However, adopting stoichiometric flexibility significantly improves model predictions of C fluxes and stocks. The 21st century simulations with RCP8.5 CO &lt;sub&gt;2&lt;/sub&gt; concentrations show that stoichiometric flexibility, rather than baseline stoichiometric ratios, is the dominant controller of plant productivity and ecosystem C accumulation in modeled responses to CO &lt;sub&gt;2&lt;/sub&gt; fertilization. The enhanced nutrient limitations and plant P use efficiency mainly explain this result. This study is consistent with the previous consensus that nutrient availability will limit xfuture land carbon sequestration but challenges the idea that imbalances between C and nutrient supplies and fixed stoichiometry limit future land C sinks. We show here that it is necessary to represent nutrient stoichiometric flexibility in models to accurately project future terrestrial ecosystem carbon sequestration. &lt;/p&gt;&quot;,&quot;issue&quot;:&quot;4&quot;,&quot;volume&quot;:&quot;12&quot;},&quot;isTemporary&quot;:false},{&quot;id&quot;:&quot;48364fec-927d-3d05-a18a-5074d09fbc17&quot;,&quot;itemData&quot;:{&quot;type&quot;:&quot;article-journal&quot;,&quot;id&quot;:&quot;48364fec-927d-3d05-a18a-5074d09fbc17&quot;,&quot;title&quot;:&quot;Stoichiometric flexibility as a regulator of carbon and nutrient cycling in terrestrial ecosystems under change&quot;,&quot;author&quot;:[{&quot;family&quot;:&quot;Sistla&quot;,&quot;given&quot;:&quot;Seeta A.&quot;,&quot;parse-names&quot;:false,&quot;dropping-particle&quot;:&quot;&quot;,&quot;non-dropping-particle&quot;:&quot;&quot;},{&quot;family&quot;:&quot;Schimel&quot;,&quot;given&quot;:&quot;Joshua P.&quot;,&quot;parse-names&quot;:false,&quot;dropping-particle&quot;:&quot;&quot;,&quot;non-dropping-particle&quot;:&quot;&quot;}],&quot;container-title&quot;:&quot;New Phytologist&quot;,&quot;DOI&quot;:&quot;10.1111/j.1469-8137.2012.04234.x&quot;,&quot;ISSN&quot;:&quot;0028-646X&quot;,&quot;issued&quot;:{&quot;date-parts&quot;:[[2012,10,27]]},&quot;page&quot;:&quot;68-78&quot;,&quot;abstract&quot;:&quot;&lt;p&gt;Ecosystems across the biosphere are subject to rapid changes in elemental balance and climatic regimes. A major force structuring ecological responses to these perturbations lies in the stoichiometric flexibility of systems – the ability to adjust their elemental balance whilst maintaining function. The potential for stoichiometric flexibility underscores the utility of the application of a framework highlighting the constraints and consequences of elemental mass balance and energy cycling in biological systems to address global change phenomena. Improvement in the modeling of ecological responses to disturbance requires the consideration of the stoichiometric flexibility of systems within and across relevant scales. Although a multitude of global change studies over various spatial and temporal scales exist, the explicit consideration of the role played by stoichiometric flexibility in linking micro‐scale to macro‐scale biogeochemical processes in terrestrial ecosystems remains relatively unexplored. Focusing on terrestrial systems under change, we discuss the mechanisms by which stoichiometric flexibility might be expressed and connected from organisms to ecosystems. We suggest that the transition from the expression of stoichiometric flexibility within individuals to the community and ecosystem scales is a key mechanism regulating the extent to which environmental perturbation may alter ecosystem carbon and nutrient cycling dynamics.&lt;/p&gt;&quot;,&quot;issue&quot;:&quot;1&quot;,&quot;volume&quot;:&quot;196&quot;,&quot;container-title-short&quot;:&quot;&quot;},&quot;isTemporary&quot;:false},{&quot;id&quot;:&quot;594c505e-2caa-3ed5-8098-1b41cd2d231a&quot;,&quot;itemData&quot;:{&quot;type&quot;:&quot;article-journal&quot;,&quot;id&quot;:&quot;594c505e-2caa-3ed5-8098-1b41cd2d231a&quot;,&quot;title&quot;:&quot;Flexible Foliar Stoichiometry Reduces the Magnitude of the Global Land Carbon Sink&quot;,&quot;author&quot;:[{&quot;family&quot;:&quot;Hauser&quot;,&quot;given&quot;:&quot;Emma&quot;,&quot;parse-names&quot;:false,&quot;dropping-particle&quot;:&quot;&quot;,&quot;non-dropping-particle&quot;:&quot;&quot;},{&quot;family&quot;:&quot;Wieder&quot;,&quot;given&quot;:&quot;William R.&quot;,&quot;parse-names&quot;:false,&quot;dropping-particle&quot;:&quot;&quot;,&quot;non-dropping-particle&quot;:&quot;&quot;},{&quot;family&quot;:&quot;Bonan&quot;,&quot;given&quot;:&quot;Gordon B.&quot;,&quot;parse-names&quot;:false,&quot;dropping-particle&quot;:&quot;&quot;,&quot;non-dropping-particle&quot;:&quot;&quot;},{&quot;family&quot;:&quot;Cleveland&quot;,&quot;given&quot;:&quot;Cory C.&quot;,&quot;parse-names&quot;:false,&quot;dropping-particle&quot;:&quot;&quot;,&quot;non-dropping-particle&quot;:&quot;&quot;}],&quot;container-title&quot;:&quot;Geophysical Research Letters&quot;,&quot;container-title-short&quot;:&quot;Geophys Res Lett&quot;,&quot;DOI&quot;:&quot;10.1029/2023GL105493&quot;,&quot;ISSN&quot;:&quot;0094-8276&quot;,&quot;issued&quot;:{&quot;date-parts&quot;:[[2023,11,16]]},&quot;abstract&quot;:&quot;&lt;p&gt; Increased plant growth under elevated carbon dioxide (CO &lt;sub&gt;2&lt;/sub&gt; ) slows the pace of climate warming and underlies projections of terrestrial carbon (C) and climate dynamics. However, this important ecosystem service may be diminished by concurrent changes to vegetation carbon‐to‐nitrogen (C:N) ratios. Despite clear observational evidence of increasing foliar C:N under elevated CO &lt;sub&gt;2&lt;/sub&gt; , our understanding of potential ecological consequences of foliar stoichiometric flexibility is incomplete. Here, we illustrate that when we incorporated CO &lt;sub&gt;2&lt;/sub&gt; ‐driven increases in foliar stoichiometry into the Community Land Model the projected land C sink decreased two‐fold by the end of the century compared to simulations with fixed foliar chemistry. Further, CO &lt;sub&gt;2&lt;/sub&gt; ‐driven increases in foliar C:N profoundly altered Earth's hydrologic cycle, reducing evapotranspiration and increasing runoff, and reduced belowground N cycling rates. These findings underscore the urgency of further research to examine both the direct and indirect effects of changing foliar stoichiometry on soil N cycling and plant productivity. &lt;/p&gt;&quot;,&quot;issue&quot;:&quot;21&quot;,&quot;volume&quot;:&quot;50&quot;},&quot;isTemporary&quot;:false},{&quot;id&quot;:&quot;f96c0626-1103-3955-bb27-9c4048bf22f2&quot;,&quot;itemData&quot;:{&quot;type&quot;:&quot;article-journal&quot;,&quot;id&quot;:&quot;f96c0626-1103-3955-bb27-9c4048bf22f2&quot;,&quot;title&quot;:&quot;Evaluating nitrogen cycling in terrestrial biosphere models: a disconnect between the carbon and nitrogen cycles&quot;,&quot;author&quot;:[{&quot;family&quot;:&quot;Kou-Giesbrecht&quot;,&quot;given&quot;:&quot;Sian&quot;,&quot;parse-names&quot;:false,&quot;dropping-particle&quot;:&quot;&quot;,&quot;non-dropping-particle&quot;:&quot;&quot;},{&quot;family&quot;:&quot;Arora&quot;,&quot;given&quot;:&quot;Vivek K&quot;,&quot;parse-names&quot;:false,&quot;dropping-particle&quot;:&quot;&quot;,&quot;non-dropping-particle&quot;:&quot;&quot;},{&quot;family&quot;:&quot;Seiler&quot;,&quot;given&quot;:&quot;Christian&quot;,&quot;parse-names&quot;:false,&quot;dropping-particle&quot;:&quot;&quot;,&quot;non-dropping-particle&quot;:&quot;&quot;},{&quot;family&quot;:&quot;Arneth&quot;,&quot;given&quot;:&quot;Almut&quot;,&quot;parse-names&quot;:false,&quot;dropping-particle&quot;:&quot;&quot;,&quot;non-dropping-particle&quot;:&quot;&quot;},{&quot;family&quot;:&quot;Falk&quot;,&quot;given&quot;:&quot;Stefanie&quot;,&quot;parse-names&quot;:false,&quot;dropping-particle&quot;:&quot;&quot;,&quot;non-dropping-particle&quot;:&quot;&quot;},{&quot;family&quot;:&quot;Jain&quot;,&quot;given&quot;:&quot;Atul K&quot;,&quot;parse-names&quot;:false,&quot;dropping-particle&quot;:&quot;&quot;,&quot;non-dropping-particle&quot;:&quot;&quot;},{&quot;family&quot;:&quot;Joos&quot;,&quot;given&quot;:&quot;Fortunat&quot;,&quot;parse-names&quot;:false,&quot;dropping-particle&quot;:&quot;&quot;,&quot;non-dropping-particle&quot;:&quot;&quot;},{&quot;family&quot;:&quot;Kennedy&quot;,&quot;given&quot;:&quot;Daniel&quot;,&quot;parse-names&quot;:false,&quot;dropping-particle&quot;:&quot;&quot;,&quot;non-dropping-particle&quot;:&quot;&quot;},{&quot;family&quot;:&quot;Knauer&quot;,&quot;given&quot;:&quot;Jürgen&quot;,&quot;parse-names&quot;:false,&quot;dropping-particle&quot;:&quot;&quot;,&quot;non-dropping-particle&quot;:&quot;&quot;},{&quot;family&quot;:&quot;Sitch&quot;,&quot;given&quot;:&quot;Stephen&quot;,&quot;parse-names&quot;:false,&quot;dropping-particle&quot;:&quot;&quot;,&quot;non-dropping-particle&quot;:&quot;&quot;},{&quot;family&quot;:&quot;O'Sullivan&quot;,&quot;given&quot;:&quot;Michael&quot;,&quot;parse-names&quot;:false,&quot;dropping-particle&quot;:&quot;&quot;,&quot;non-dropping-particle&quot;:&quot;&quot;},{&quot;family&quot;:&quot;Pan&quot;,&quot;given&quot;:&quot;Naiqing&quot;,&quot;parse-names&quot;:false,&quot;dropping-particle&quot;:&quot;&quot;,&quot;non-dropping-particle&quot;:&quot;&quot;},{&quot;family&quot;:&quot;Sun&quot;,&quot;given&quot;:&quot;Qing&quot;,&quot;parse-names&quot;:false,&quot;dropping-particle&quot;:&quot;&quot;,&quot;non-dropping-particle&quot;:&quot;&quot;},{&quot;family&quot;:&quot;Tian&quot;,&quot;given&quot;:&quot;Hanqin&quot;,&quot;parse-names&quot;:false,&quot;dropping-particle&quot;:&quot;&quot;,&quot;non-dropping-particle&quot;:&quot;&quot;},{&quot;family&quot;:&quot;Vuichard&quot;,&quot;given&quot;:&quot;Nicolas&quot;,&quot;parse-names&quot;:false,&quot;dropping-particle&quot;:&quot;&quot;,&quot;non-dropping-particle&quot;:&quot;&quot;},{&quot;family&quot;:&quot;Zaehle&quot;,&quot;given&quot;:&quot;Sönke&quot;,&quot;parse-names&quot;:false,&quot;dropping-particle&quot;:&quot;&quot;,&quot;non-dropping-particle&quot;:&quot;&quot;}],&quot;container-title&quot;:&quot;Earth System Dynamics&quot;,&quot;DOI&quot;:&quot;10.5194/esd-14-767-2023&quot;,&quot;ISBN&quot;:&quot;9781425803780&quot;,&quot;ISSN&quot;:&quot;2190-4987&quot;,&quot;URL&quot;:&quot;https://esd.copernicus.org/articles/14/767/2023/&quot;,&quot;issued&quot;:{&quot;date-parts&quot;:[[2023,8,14]]},&quot;page&quot;:&quot;767-795&quot;,&quot;issue&quot;:&quot;4&quot;,&quot;volume&quot;:&quot;14&quot;,&quot;container-title-short&quot;:&quot;&quot;},&quot;isTemporary&quot;:false}]},{&quot;citationID&quot;:&quot;MENDELEY_CITATION_a429c7cc-9aff-43e5-84c7-4c1c159c07b5&quot;,&quot;properties&quot;:{&quot;noteIndex&quot;:0},&quot;isEdited&quot;:false,&quot;manualOverride&quot;:{&quot;isManuallyOverridden&quot;:false,&quot;citeprocText&quot;:&quot;(Elser &lt;i&gt;et al.&lt;/i&gt;, 2007; Harpole &lt;i&gt;et al.&lt;/i&gt;, 2011; Fay &lt;i&gt;et al.&lt;/i&gt;, 2015; Cleland &lt;i&gt;et al.&lt;/i&gt;, 2019; Keller &lt;i&gt;et al.&lt;/i&gt;, 2023; Fang &lt;i&gt;et al.&lt;/i&gt;, 2024)&quot;,&quot;manualOverrideText&quot;:&quot;&quot;},&quot;citationTag&quot;:&quot;MENDELEY_CITATION_v3_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NvbnRhaW5lci10aXRsZS1zaG9ydCI6IkVjb2wgTGV0dC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&quot;,&quot;citationItems&quot;:[{&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container-title-short&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isTemporary&quot;:false},{&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id&quot;:&quot;4b922df5-9f10-3bed-a5b3-d43049cbb5ae&quot;,&quot;itemData&quot;:{&quot;type&quot;:&quot;article-journal&quot;,&quot;id&quot;:&quot;4b922df5-9f10-3bed-a5b3-d43049cbb5ae&quot;,&quot;title&quot;:&quot;Nutrient co‐limitation of primary producer communities&quot;,&quot;author&quot;:[{&quot;family&quot;:&quot;Harpole&quot;,&quot;given&quot;:&quot;W. Stanley&quot;,&quot;parse-names&quot;:false,&quot;dropping-particle&quot;:&quot;&quot;,&quot;non-dropping-particle&quot;:&quot;&quot;},{&quot;family&quot;:&quot;Ngai&quot;,&quot;given&quot;:&quot;Jacqueline T.&quot;,&quot;parse-names&quot;:false,&quot;dropping-particle&quot;:&quot;&quot;,&quot;non-dropping-particle&quot;:&quot;&quot;},{&quot;family&quot;:&quot;Cleland&quot;,&quot;given&quot;:&quot;Elsa E.&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Bracken&quot;,&quot;given&quot;:&quot;Matthew E.S.&quot;,&quot;parse-names&quot;:false,&quot;dropping-particle&quot;:&quot;&quot;,&quot;non-dropping-particle&quot;:&quot;&quot;},{&quot;family&quot;:&quot;Elser&quot;,&quot;given&quot;:&quot;James J.&quot;,&quot;parse-names&quot;:false,&quot;dropping-particle&quot;:&quot;&quot;,&quot;non-dropping-particle&quot;:&quot;&quot;},{&quot;family&quot;:&quot;Gruner&quot;,&quot;given&quot;:&quot;Daniel S.&quot;,&quot;parse-names&quot;:false,&quot;dropping-particle&quot;:&quot;&quot;,&quot;non-dropping-particle&quot;:&quot;&quot;},{&quot;family&quot;:&quot;Hillebrand&quot;,&quot;given&quot;:&quot;Helmut&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accessed&quot;:{&quot;date-parts&quot;:[[2025,4,14]]},&quot;DOI&quot;:&quot;10.1111/j.1461-0248.2011.01651.x&quot;,&quot;ISSN&quot;:&quot;1461-023X&quot;,&quot;URL&quot;:&quot;https://onlinelibrary.wiley.com/doi/10.1111/j.1461-0248.2011.01651.x&quot;,&quot;issued&quot;:{&quot;date-parts&quot;:[[2011,9,12]]},&quot;page&quot;:&quot;852-862&quot;,&quot;abstract&quot;:&quot;Synergistic interactions between multiple limiting resources are common, highlighting the importance of co-limitation as a constraint on primary production. Our concept of resource limitation has shifted over the past two decades from an earlier paradigm of single-resource limitation towards concepts of co-limitation by multiple resources, which are predicted by various theories. Herein, we summarise multiple-resource limitation responses in plant communities using a dataset of 641 studies that applied factorial addition of nitrogen (N) and phosphorus (P) in freshwater, marine and terrestrial systems. We found that more than half of the studies displayed some type of synergistic response to N and P addition. We found support for strict definitions of co-limitation in 28% of the studies: i.e. community biomass responded to only combined N and P addition, or to both N and P when added separately. Our results highlight the importance of interactions between N and P in regulating primary producer community biomass and point to the need for future studies that address the multiple mechanisms that could lead to different types of co-limitation.&quot;,&quot;issue&quot;:&quot;9&quot;,&quot;volume&quot;:&quot;14&quot;},&quot;isTemporary&quot;:false},{&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id&quot;:&quot;25461363-43ae-3d3d-81a2-1fa224d40338&quot;,&quot;itemData&quot;:{&quot;type&quot;:&quot;article-journal&quot;,&quot;id&quot;:&quot;25461363-43ae-3d3d-81a2-1fa224d40338&quot;,&quot;title&quot;:&quot;Global analysis of nitrogen and phosphorus limitation of primary producers in freshwater, marine and terrestrial ecosystems&quot;,&quot;author&quot;:[{&quot;family&quot;:&quot;Elser&quot;,&quot;given&quot;:&quot;James J&quot;,&quot;parse-names&quot;:false,&quot;dropping-particle&quot;:&quot;&quot;,&quot;non-dropping-particle&quot;:&quot;&quot;},{&quot;family&quot;:&quot;Bracken&quot;,&quot;given&quot;:&quot;Matthew E S&quot;,&quot;parse-names&quot;:false,&quot;dropping-particle&quot;:&quot;&quot;,&quot;non-dropping-particle&quot;:&quot;&quot;},{&quot;family&quot;:&quot;Cleland&quot;,&quot;given&quot;:&quot;Elsa E&quot;,&quot;parse-names&quot;:false,&quot;dropping-particle&quot;:&quot;&quot;,&quot;non-dropping-particle&quot;:&quot;&quot;},{&quot;family&quot;:&quot;Gruner&quot;,&quot;given&quot;:&quot;Daniel S&quot;,&quot;parse-names&quot;:false,&quot;dropping-particle&quot;:&quot;&quot;,&quot;non-dropping-particle&quot;:&quot;&quot;},{&quot;family&quot;:&quot;Harpole&quot;,&quot;given&quot;:&quot;W Stanley&quot;,&quot;parse-names&quot;:false,&quot;dropping-particle&quot;:&quot;&quot;,&quot;non-dropping-particle&quot;:&quot;&quot;},{&quot;family&quot;:&quot;Hillebrand&quot;,&quot;given&quot;:&quot;Helmut&quot;,&quot;parse-names&quot;:false,&quot;dropping-particle&quot;:&quot;&quot;,&quot;non-dropping-particle&quot;:&quot;&quot;},{&quot;family&quot;:&quot;Ngai&quot;,&quot;given&quot;:&quot;Jacqueline T&quot;,&quot;parse-names&quot;:false,&quot;dropping-particle&quot;:&quot;&quot;,&quot;non-dropping-particle&quot;:&quot;&quot;},{&quot;family&quot;:&quot;Seabloom&quot;,&quot;given&quot;:&quot;Eric W&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DOI&quot;:&quot;10.1111/j.1461-0248.2007.01113.x&quot;,&quot;ISSN&quot;:&quot;1461023X&quot;,&quot;PMID&quot;:&quot;17922835&quot;,&quot;issued&quot;:{&quot;date-parts&quot;:[[2007]]},&quot;page&quot;:&quot;1135-1142&quot;,&quot;abstract&quot;:&quo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 © 2007 Blackwell Publishing Ltd/CNRS.&quot;,&quot;issue&quot;:&quot;12&quot;,&quot;volume&quot;:&quot;10&quot;},&quot;isTemporary&quot;:false}]},{&quot;citationID&quot;:&quot;MENDELEY_CITATION_24e0601d-52d4-4257-b2bf-74c488bea952&quot;,&quot;properties&quot;:{&quot;noteIndex&quot;:0},&quot;isEdited&quot;:false,&quot;manualOverride&quot;:{&quot;isManuallyOverridden&quot;:false,&quot;citeprocText&quot;:&quot;(Rastetter &lt;i&gt;et al.&lt;/i&gt;, 2001; Perkowski &lt;i&gt;et al.&lt;/i&gt;, 2021, 2025a)&quot;,&quot;manualOverrideText&quot;:&quot;&quot;},&quot;citationItems&quot;:[{&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2b0cc426-7d22-353e-8b0c-bdc3f4b55161&quot;,&quot;itemData&quot;:{&quot;type&quot;:&quot;article-journal&quot;,&quot;id&quot;:&quot;2b0cc426-7d22-353e-8b0c-bdc3f4b55161&quot;,&quot;title&quot;:&quot;Resource optimization and symbiotic nitrogen fixation&quot;,&quot;author&quot;:[{&quot;family&quot;:&quot;Rastetter&quot;,&quot;given&quot;:&quot;E B&quot;,&quot;parse-names&quot;:false,&quot;dropping-particle&quot;:&quot;&quot;,&quot;non-dropping-particle&quot;:&quot;&quot;},{&quot;family&quot;:&quot;Vitousek&quot;,&quot;given&quot;:&quot;Peter M&quot;,&quot;parse-names&quot;:false,&quot;dropping-particle&quot;:&quot;&quot;,&quot;non-dropping-particle&quot;:&quot;&quot;},{&quot;family&quot;:&quot;Field&quot;,&quot;given&quot;:&quot;Christopher B&quot;,&quot;parse-names&quot;:false,&quot;dropping-particle&quot;:&quot;&quot;,&quot;non-dropping-particle&quot;:&quot;&quot;},{&quot;family&quot;:&quot;Shaver&quot;,&quot;given&quot;:&quot;G R&quot;,&quot;parse-names&quot;:false,&quot;dropping-particle&quot;:&quot;&quot;,&quot;non-dropping-particle&quot;:&quot;&quot;},{&quot;family&quot;:&quot;Herbert&quot;,&quot;given&quot;:&quot;D&quot;,&quot;parse-names&quot;:false,&quot;dropping-particle&quot;:&quot;&quot;,&quot;non-dropping-particle&quot;:&quot;&quot;},{&quot;family&quot;:&quot;Ågren&quot;,&quot;given&quot;:&quot;Göran I&quot;,&quot;parse-names&quot;:false,&quot;dropping-particle&quot;:&quot;&quot;,&quot;non-dropping-particle&quot;:&quot;&quot;}],&quot;container-title&quot;:&quot;Ecosystems&quot;,&quot;DOI&quot;:&quot;10.1007/s10021-001-0018-z&quot;,&quot;ISSN&quot;:&quot;1432-9840&quot;,&quot;URL&quot;:&quot;http://link.springer.com/10.1007/s10021-001-0018-z&quot;,&quot;issued&quot;:{&quot;date-parts&quot;:[[2001,7,1]]},&quot;page&quot;:&quot;369-388&quot;,&quot;issue&quot;:&quot;4&quot;,&quot;volume&quot;:&quot;4&quot;,&quot;container-title-short&quot;:&quot;&quot;},&quot;isTemporary&quot;:false},{&quot;id&quot;:&quot;b6b8087d-ef77-3335-8d6d-32d38d5e74d3&quot;,&quot;itemData&quot;:{&quot;type&quot;:&quot;article-journal&quot;,&quot;id&quot;:&quot;b6b8087d-ef77-3335-8d6d-32d38d5e74d3&quot;,&quot;title&quot;:&quot;Root mass carbon costs to acquire nitrogen are determined by nitrogen and light availability in two species with different nitrogen acquisition strategies&quot;,&quot;author&quot;:[{&quot;family&quot;:&quot;Perkowski&quot;,&quot;given&quot;:&quot;Evan A&quot;,&quot;parse-names&quot;:false,&quot;dropping-particle&quot;:&quot;&quot;,&quot;non-dropping-particle&quot;:&quot;&quot;},{&quot;family&quot;:&quot;Waring&quot;,&quot;given&quot;:&quot;Elizabeth F&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b253&quot;,&quot;ISSN&quot;:&quot;0022-0957&quot;,&quot;issued&quot;:{&quot;date-parts&quot;:[[2021,7,28]]},&quot;page&quot;:&quot;5766-5776&quot;,&quot;abstract&quot;:&quot;Plant nitrogen acquisition requires carbon to be allocated belowground to build roots and sustain microbial associations. This carbon cost to acquire nitrogen varies by nitrogen acquisition strategy; however, the degree to which these costs vary due to nitrogen availability or demand has not been well tested under controlled conditions. We grew a species capable of forming associations with nitrogen-fixing bacteria (Glycine max) and a species not capable of forming such associations (Gossypium hirsutum) under four soil nitrogen levels to manipulate nitrogen availability and four light levels to manipulate nitrogen demand in a full-factorial greenhouse experiment. We quantified carbon costs to acquire nitrogen as the ratio of total root carbon to whole-plant nitrogen within each treatment combination. In both species, light availability increased carbon costs due to a larger increase in root carbon than whole-plant nitrogen, while nitrogen fertilization generally decreased carbon costs due to a larger increase in whole-plant nitrogen than root carbon. Nodulation data indicated that G. max shifted relative carbon allocation from nitrogen fixation to direct uptake with increased nitrogen fertilization. These findings suggest that carbon costs to acquire nitrogen are modified by changes in light and nitrogen availability in species with and without associations with nitrogen-fixing bacteria.&quot;,&quot;issue&quot;:&quot;15&quot;,&quot;volume&quot;:&quot;72&quot;},&quot;isTemporary&quot;:false}],&quot;citationTag&quot;:&quot;MENDELEY_CITATION_v3_eyJjaXRhdGlvbklEIjoiTUVOREVMRVlfQ0lUQVRJT05fMjRlMDYwMWQtNTJkNC00MjU3LWIyYmYtNzRjNDg4YmVhOTUyIiwicHJvcGVydGllcyI6eyJub3RlSW5kZXgiOjB9LCJpc0VkaXRlZCI6ZmFsc2UsIm1hbnVhbE92ZXJyaWRlIjp7ImlzTWFudWFsbHlPdmVycmlkZGVuIjpmYWxzZSwiY2l0ZXByb2NUZXh0IjoiKFJhc3RldHRlciA8aT5ldCBhbC48L2k+LCAyMDAxOyBQZXJrb3dza2kgPGk+ZXQgYWwuPC9pPiwgMjAyMS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gRXhwIEJvdC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&quot;},{&quot;citationID&quot;:&quot;MENDELEY_CITATION_ccbf382b-98a7-4b7b-8ad8-3ffef7bfe661&quot;,&quot;properties&quot;:{&quot;noteIndex&quot;:0},&quot;isEdited&quot;:false,&quot;manualOverride&quot;:{&quot;isManuallyOverridden&quot;:false,&quot;citeprocText&quot;:&quot;(Wright &lt;i&gt;et al.&lt;/i&gt;, 2003; Prentice &lt;i&gt;et al.&lt;/i&gt;, 2014; Querejeta &lt;i&gt;et al.&lt;/i&gt;, 2022)&quot;,&quot;manualOverrideText&quot;:&quot;&quot;},&quot;citationItems&quot;:[{&quot;id&quot;:&quot;c51f1c0e-1596-3ff6-a233-d2bf57d4879c&quot;,&quot;itemData&quot;:{&quot;type&quot;:&quot;article-journal&quot;,&quot;id&quot;:&quot;c51f1c0e-1596-3ff6-a233-d2bf57d4879c&quot;,&quot;title&quot;:&quot;Least-cost input mixtures of water and nitrogen for photosynthesis&quot;,&quot;author&quot;:[{&quot;family&quot;:&quot;Wright&quot;,&quot;given&quot;:&quot;Ian J&quot;,&quot;parse-names&quot;:false,&quot;dropping-particle&quot;:&quot;&quot;,&quot;non-dropping-particle&quot;:&quot;&quot;},{&quot;family&quot;:&quot;Reich&quot;,&quot;given&quot;:&quot;Peter B&quot;,&quot;parse-names&quot;:false,&quot;dropping-particle&quot;:&quot;&quot;,&quot;non-dropping-particle&quot;:&quot;&quot;},{&quot;family&quot;:&quot;Westoby&quot;,&quot;given&quot;:&quot;Mark&quot;,&quot;parse-names&quot;:false,&quot;dropping-particle&quot;:&quot;&quot;,&quot;non-dropping-particle&quot;:&quot;&quot;}],&quot;container-title&quot;:&quot;The American Naturalist&quot;,&quot;container-title-short&quot;:&quot;Am Nat&quot;,&quot;DOI&quot;:&quot;0003-0147/2003/16101-010387&quot;,&quot;issued&quot;:{&quot;date-parts&quot;:[[2003]]},&quot;page&quot;:&quot;98-111&quot;,&quot;issue&quot;:&quot;1&quot;,&quot;volume&quot;:&quot;161&quot;},&quot;isTemporary&quot;:false},{&quot;id&quot;:&quot;539e617e-b32c-374d-ab22-81decc176141&quot;,&quot;itemData&quot;:{&quot;type&quot;:&quot;article-journal&quot;,&quot;id&quot;:&quot;539e617e-b32c-374d-ab22-81decc176141&quot;,&quot;title&quot;:&quot;Balancing the costs of carbon gain and water transport: testing a new theoretical framework for plant functional ecology&quot;,&quot;author&quot;:[{&quot;family&quot;:&quot;Prentice&quot;,&quot;given&quot;:&quot;I Colin&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Maire&quot;,&quot;given&quot;:&quot;Vincent&quot;,&quot;parse-names&quot;:false,&quot;dropping-particle&quot;:&quot;&quot;,&quot;non-dropping-particle&quot;:&quot;&quot;},{&quot;family&quot;:&quot;Wright&quot;,&quot;given&quot;:&quot;Ian J&quot;,&quot;parse-names&quot;:false,&quot;dropping-particle&quot;:&quot;&quot;,&quot;non-dropping-particle&quot;:&quot;&quot;}],&quot;container-title&quot;:&quot;Ecology Letters&quot;,&quot;container-title-short&quot;:&quot;Ecol Lett&quot;,&quot;accessed&quot;:{&quot;date-parts&quot;:[[2025,9,14]]},&quot;DOI&quot;:&quot;10.1111/ele.12211&quot;,&quot;ISSN&quot;:&quot;1461023X&quot;,&quot;issued&quot;:{&quot;date-parts&quot;:[[2014,1]]},&quot;page&quot;:&quot;82-91&quot;,&quot;abstract&quot;:&quot;A novel framework is presented for the analysis of ecophysiological field measurements and modelling. The hypothesis ‘leaves minimise the summed unit costs of transpiration and carboxylation’ predicts leaf-internal/ambient CO 2 ratios (c i/c a) and slopes of maximum carboxylation rate (Vcmax ) or leaf nitrogen (Narea ) vs. stomatal conductance. Analysis of data on woody species from contrasting climates (cold-hot, dry-wet) yielded steeper slopes and lower mean c i /c a ratios at the dry or cold sites than at the wet or hot sites. High atmospheric vapour pressure deficit implies low c i / c a in dry climates. High water viscosity (more costly transport) and low photorespiration (less costly photosynthesis) imply low c i /ca in cold climates. Observed site-mean c i /c a shifts are pre- dicted quantitatively for temperature contrasts (by photorespiration plus viscosity effects) and approximately for aridity contrasts. The theory explains the dependency of c i /ca ratios on temper- ature and vapour pressure deficit, and observed relationships of leaf d13 C and Narea to aridity&quot;,&quot;issue&quot;:&quot;1&quot;,&quot;volume&quot;:&quot;17&quot;},&quot;isTemporary&quot;:false},{&quot;id&quot;:&quot;39ce325b-9f4d-30e0-932c-6a3f7fbe4180&quot;,&quot;itemData&quot;:{&quot;type&quot;:&quot;article-journal&quot;,&quot;id&quot;:&quot;39ce325b-9f4d-30e0-932c-6a3f7fbe4180&quot;,&quot;title&quot;:&quot;Higher leaf nitrogen content is linked to tighter stomatal regulation of transpiration and more efficient water use across dryland trees&quot;,&quot;author&quot;:[{&quot;family&quot;:&quot;Querejeta&quot;,&quot;given&quot;:&quot;José Ignacio&quot;,&quot;parse-names&quot;:false,&quot;dropping-particle&quot;:&quot;&quot;,&quot;non-dropping-particle&quot;:&quot;&quot;},{&quot;family&quot;:&quot;Prieto&quot;,&quot;given&quot;:&quot;Iván&quot;,&quot;parse-names&quot;:false,&quot;dropping-particle&quot;:&quot;&quot;,&quot;non-dropping-particle&quot;:&quot;&quot;},{&quot;family&quot;:&quot;Armas&quot;,&quot;given&quot;:&quot;Cristina&quot;,&quot;parse-names&quot;:false,&quot;dropping-particle&quot;:&quot;&quot;,&quot;non-dropping-particle&quot;:&quot;&quot;},{&quot;family&quot;:&quot;Casanoves&quot;,&quot;given&quot;:&quot;Fernando&quot;,&quot;parse-names&quot;:false,&quot;dropping-particle&quot;:&quot;&quot;,&quot;non-dropping-particle&quot;:&quot;&quot;},{&quot;family&quot;:&quot;Diémé&quot;,&quot;given&quot;:&quot;Joseph S&quot;,&quot;parse-names&quot;:false,&quot;dropping-particle&quot;:&quot;&quot;,&quot;non-dropping-particle&quot;:&quot;&quot;},{&quot;family&quot;:&quot;Diouf&quot;,&quot;given&quot;:&quot;Mayecor&quot;,&quot;parse-names&quot;:false,&quot;dropping-particle&quot;:&quot;&quot;,&quot;non-dropping-particle&quot;:&quot;&quot;},{&quot;family&quot;:&quot;Yossi&quot;,&quot;given&quot;:&quot;Harouna&quot;,&quot;parse-names&quot;:false,&quot;dropping-particle&quot;:&quot;&quot;,&quot;non-dropping-particle&quot;:&quot;&quot;},{&quot;family&quot;:&quot;Kaya&quot;,&quot;given&quot;:&quot;Bocary&quot;,&quot;parse-names&quot;:false,&quot;dropping-particle&quot;:&quot;&quot;,&quot;non-dropping-particle&quot;:&quot;&quot;},{&quot;family&quot;:&quot;Pugnaire&quot;,&quot;given&quot;:&quot;Francisco I&quot;,&quot;parse-names&quot;:false,&quot;dropping-particle&quot;:&quot;&quot;,&quot;non-dropping-particle&quot;:&quot;&quot;},{&quot;family&quot;:&quot;Rusch&quot;,&quot;given&quot;:&quot;Graciela M&quot;,&quot;parse-names&quot;:false,&quot;dropping-particle&quot;:&quot;&quot;,&quot;non-dropping-particle&quot;:&quot;&quot;}],&quot;container-title&quot;:&quot;New Phytologist&quot;,&quot;DOI&quot;:&quot;10.1111/nph.18254&quot;,&quot;ISSN&quot;:&quot;0028-646X&quot;,&quot;issued&quot;:{&quot;date-parts&quot;:[[2022,8,21]]},&quot;page&quot;:&quot;1351-1364&quot;,&quot;abstract&quot;:&quot;The least-cost economic theory of photosynthesis shows that water and nitrogen are mutually substitutable resources to achieve a given carbon gain. However, vegetation in the Sahel has to cope with the dual challenge imposed by drought and nutrient-poor soils. We addressed how variation in leaf nitrogen per area (Narea) modulates leaf oxygen and carbon isotopic composition (δ18O, δ13C), as proxies of stomatal conductance and water-use efficiency, across 34 Sahelian woody species. Dryland species exhibited diverging leaf δ18O and δ13C values, indicating large interspecific variation in time-integrated stomatal conductance and water-use efficiency. Structural equation modeling revealed that leaf Narea is a pivotal trait linked to multiple water-use traits. Leaf Narea was positively linked to both δ18O and δ13C, suggesting higher carboxylation capacity and tighter stomatal regulation of transpiration in N-rich species, which allows them to achieve higher water-use efficiency and more conservative water use. These adaptations represent a key physiological advantage of N-rich species, such as legumes, that could contribute to their dominance across many dryland regions. This is the first report of a robust mechanistic link between leaf Narea and δ18O in dryland vegetation that is consistent with core principles of plant physiology.&quot;,&quot;issue&quot;:&quot;4&quot;,&quot;volume&quot;:&quot;235&quot;},&quot;isTemporary&quot;:false}],&quot;citationTag&quot;:&quot;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&quot;},{&quot;citationID&quot;:&quot;MENDELEY_CITATION_b1251ef6-e741-4fb6-b019-8272f9993476&quot;,&quot;properties&quot;:{&quot;noteIndex&quot;:0},&quot;isEdited&quot;:false,&quot;manualOverride&quot;:{&quot;isManuallyOverridden&quot;:false,&quot;citeprocText&quot;:&quot;(Ali &lt;i&gt;et al.&lt;/i&gt;, 2015; Scafaro &lt;i&gt;et al.&lt;/i&gt;, 2017; Peng &lt;i&gt;et al.&lt;/i&gt;, 2021)&quot;,&quot;manualOverrideText&quot;:&quot;&quot;},&quot;citationTag&quot;:&quot;MENDELEY_CITATION_v3_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&quot;,&quot;citationItems&quot;:[{&quot;id&quot;:&quot;c96f8810-8014-3b6e-a9cd-bb55d0050d8f&quot;,&quot;itemData&quot;:{&quot;type&quot;:&quot;article-journal&quot;,&quot;id&quot;:&quot;c96f8810-8014-3b6e-a9cd-bb55d0050d8f&quot;,&quot;title&quot;:&quot;Global-scale environmental control of plant photosynthetic capacity&quot;,&quot;author&quot;:[{&quot;family&quot;:&quot;Ali&quot;,&quot;given&quot;:&quot;Ashehad A&quot;,&quot;parse-names&quot;:false,&quot;dropping-particle&quot;:&quot;&quot;,&quot;non-dropping-particle&quot;:&quot;&quot;},{&quot;family&quot;:&quot;Xu&quot;,&quot;given&quot;:&quot;Chonggang&quot;,&quot;parse-names&quot;:false,&quot;dropping-particle&quot;:&quot;&quot;,&quot;non-dropping-particle&quot;:&quot;&quot;},{&quot;family&quot;:&quot;Rogers&quot;,&quot;given&quot;:&quot;Alistair&quot;,&quot;parse-names&quot;:false,&quot;dropping-particle&quot;:&quot;&quot;,&quot;non-dropping-particle&quot;:&quot;&quot;},{&quot;family&quot;:&quot;McDowell&quot;,&quot;given&quot;:&quot;Nathan G&quot;,&quot;parse-names&quot;:false,&quot;dropping-particle&quot;:&quot;&quot;,&quot;non-dropping-particle&quot;:&quot;&quot;},{&quot;family&quot;:&quot;Medlyn&quot;,&quot;given&quot;:&quot;Belinda E&quot;,&quot;parse-names&quot;:false,&quot;dropping-particle&quot;:&quot;&quot;,&quot;non-dropping-particle&quot;:&quot;&quot;},{&quot;family&quot;:&quot;Fisher&quot;,&quot;given&quot;:&quot;Rosie A&quot;,&quot;parse-names&quot;:false,&quot;dropping-particle&quot;:&quot;&quot;,&quot;non-dropping-particle&quot;:&quot;&quot;},{&quot;family&quot;:&quot;Wullschleger&quot;,&quot;given&quot;:&quot;Stan D&quot;,&quot;parse-names&quot;:false,&quot;dropping-particle&quot;:&quot;&quot;,&quot;non-dropping-particle&quot;:&quot;&quot;},{&quot;family&quot;:&quot;Reich&quot;,&quot;given&quot;:&quot;Peter B&quot;,&quot;parse-names&quot;:false,&quot;dropping-particle&quot;:&quot;&quot;,&quot;non-dropping-particle&quot;:&quot;&quot;},{&quot;family&quot;:&quot;Vrugt&quot;,&quot;given&quot;:&quot;Jasper A&quot;,&quot;parse-names&quot;:false,&quot;dropping-particle&quot;:&quot;&quot;,&quot;non-dropping-particle&quot;:&quot;&quot;},{&quot;family&quot;:&quot;Bauerle&quot;,&quot;given&quot;:&quot;William L&quot;,&quot;parse-names&quot;:false,&quot;dropping-particle&quot;:&quot;&quot;,&quot;non-dropping-particle&quot;:&quot;&quot;},{&quot;family&quot;:&quot;Santiago&quot;,&quot;given&quot;:&quot;Louis S&quot;,&quot;parse-names&quot;:false,&quot;dropping-particle&quot;:&quot;&quot;,&quot;non-dropping-particle&quot;:&quot;&quot;},{&quot;family&quot;:&quot;Wilson&quot;,&quot;given&quot;:&quot;Cathy J&quot;,&quot;parse-names&quot;:false,&quot;dropping-particle&quot;:&quot;&quot;,&quot;non-dropping-particle&quot;:&quot;&quot;}],&quot;container-title&quot;:&quot;Ecological Applications&quot;,&quot;DOI&quot;:&quot;10.1890/14-2111.1&quot;,&quot;ISSN&quot;:&quot;19395582&quot;,&quot;PMID&quot;:&quot;26910960&quot;,&quot;issued&quot;:{&quot;date-parts&quot;:[[2015]]},&quot;page&quot;:&quot;2349-2365&quot;,&quot;abstract&quot;:&quot;Photosynthetic capacity, determined by light harvesting and carboxylation reactions, is a key plant trait that determines the rate of photosynthesis; however, in Earth System Models (ESMs) at a reference temperature, it is either a fixed value for a given plant functional type or derived from a linear function of leaf nitrogen content. In this study, we conducted a comprehensive analysis that considered correlations of environmental factors with photosynthetic capacity as determined by maximum carboxylation (Vc,m) rate scaled to 25°C (i.e., Vc,25; lmol CO2-m.2-s.1) and maximum electron transport rate (Jmax) scaled to 258C (i.e., J25; lmol electron-m.2-s.1) at the global scale. Our results showed that the percentage of variation in observed Vc,25 and J25 explained jointly by the environmental factors (i.e., day length, radiation, temperature, and humidity) were 2-2.5 times and 6-9 times of that explained by area-based leaf nitrogen content, respectively. Environmental factors influenced photosynthetic capacity mainly through photosynthetic nitrogen use efficiency, rather than through leaf nitrogen content. The combination of leaf nitrogen content and environmental factors was able to explain;56% and;66% of the variation in Vc,25 and J25 at the global scale, respectively. Our analyses suggest that model projections of plant photosynthetic capacity and hence land-atmosphere exchange under changing climatic conditions could be substantially improved if environmental factors are incorporated into algorithms used to parameterize photosynthetic capacity in ESMs.&quot;,&quot;issue&quot;:&quot;8&quot;,&quot;volume&quot;:&quot;25&quot;,&quot;container-title-short&quot;:&quot;&quot;},&quot;isTemporary&quot;:false},{&quot;id&quot;:&quot;80cb8924-fe1a-3e46-8fad-2da78e098fe2&quot;,&quot;itemData&quot;:{&quot;type&quot;:&quot;article-journal&quot;,&quot;id&quot;:&quot;80cb8924-fe1a-3e46-8fad-2da78e098fe2&quot;,&quot;title&quot;:&quot;Global climate and nutrient controls of photosynthetic capacity&quot;,&quot;author&quot;:[{&quot;family&quot;:&quot;Peng&quot;,&quot;given&quot;:&quot;Yunke&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Prentice&quot;,&quot;given&quot;:&quot;Iain Colin&quot;,&quot;parse-names&quot;:false,&quot;dropping-particle&quot;:&quot;&quot;,&quot;non-dropping-particle&quot;:&quot;&quot;}],&quot;container-title&quot;:&quot;Communications Biology&quot;,&quot;container-title-short&quot;:&quot;Commun Biol&quot;,&quot;accessed&quot;:{&quot;date-parts&quot;:[[2024,10,9]]},&quot;DOI&quot;:&quot;10.1038/s42003-021-01985-7&quot;,&quot;ISBN&quot;:&quot;4200302101&quot;,&quot;ISSN&quot;:&quot;2399-3642&quot;,&quot;PMID&quot;:&quot;33846550&quot;,&quot;issued&quot;:{&quot;date-parts&quot;:[[2021,12,12]]},&quot;page&quot;:&quot;462&quot;,&quot;abstract&quot;:&quot;There is huge uncertainty about how global exchanges of carbon between the atmosphere and land will respond to continuing environmental change. A better representation of photosynthetic capacity is required for Earth System models to simulate carbon assimilation reliably. Here we use a global leaf-trait dataset to test whether photosynthetic capacity is quantitatively predictable from climate, based on optimality principles; and to explore how this prediction is modified by soil properties, including indices of nitrogen and phosphorus availability, measured in situ. The maximum rate of carboxylation standardized to 25 °C ( V cmax25 ) was found to be proportional to growing-season irradiance, and to increase—as predicted—towards both colder and drier climates. Individual species’ departures from predicted V cmax25 covaried with area-based leaf nitrogen ( N area ) but community-mean V cmax25 was unrelated to N area , which in turn was unrelated to the soil C:N ratio. In contrast, leaves with low area-based phosphorus ( P area ) had low V cmax25 (both between and within communities), and P area increased with total soil P. These findings do not support the assumption, adopted in some ecosystem and Earth System models, that leaf-level photosynthetic capacity depends on soil N supply. They do, however, support a previously-noted relationship between photosynthesis and soil P supply.&quot;,&quot;issue&quot;:&quot;1&quot;,&quot;volume&quot;:&quot;4&quot;},&quot;isTemporary&quot;:false},{&quot;id&quot;:&quot;2db12c04-ecad-3d64-a2de-9023aaa67503&quot;,&quot;itemData&quot;:{&quot;type&quot;:&quot;article-journal&quot;,&quot;id&quot;:&quot;2db12c04-ecad-3d64-a2de-9023aaa67503&quot;,&quot;title&quot;:&quot;Strong thermal acclimation of photosynthesis in tropical and temperate wet‐forest tree species: the importance of altered Rubisco content&quot;,&quot;author&quot;:[{&quot;family&quot;:&quot;Scafaro&quot;,&quot;given&quot;:&quot;Andrew P.&quot;,&quot;parse-names&quot;:false,&quot;dropping-particle&quot;:&quot;&quot;,&quot;non-dropping-particle&quot;:&quot;&quot;},{&quot;family&quot;:&quot;Xiang&quot;,&quot;given&quot;:&quot;Shuang&quot;,&quot;parse-names&quot;:false,&quot;dropping-particle&quot;:&quot;&quot;,&quot;non-dropping-particle&quot;:&quot;&quot;},{&quot;family&quot;:&quot;Long&quot;,&quot;given&quot;:&quot;Benedict M.&quot;,&quot;parse-names&quot;:false,&quot;dropping-particle&quot;:&quot;&quot;,&quot;non-dropping-particle&quot;:&quot;&quot;},{&quot;family&quot;:&quot;Bahar&quot;,&quot;given&quot;:&quot;Nur H. A.&quot;,&quot;parse-names&quot;:false,&quot;dropping-particle&quot;:&quot;&quot;,&quot;non-dropping-particle&quot;:&quot;&quot;},{&quot;family&quot;:&quot;Weerasinghe&quot;,&quot;given&quot;:&quot;Lasantha K.&quot;,&quot;parse-names&quot;:false,&quot;dropping-particle&quot;:&quot;&quot;,&quot;non-dropping-particle&quot;:&quot;&quot;},{&quot;family&quot;:&quot;Creek&quot;,&quot;given&quot;:&quot;Danielle&quot;,&quot;parse-names&quot;:false,&quot;dropping-particle&quot;:&quot;&quot;,&quot;non-dropping-particle&quot;:&quot;&quot;},{&quot;family&quot;:&quot;Evans&quot;,&quot;given&quot;:&quot;John R.&quot;,&quot;parse-names&quot;:false,&quot;dropping-particle&quot;:&quot;&quot;,&quot;non-dropping-particle&quot;:&quot;&quot;},{&quot;family&quot;:&quot;Reich&quot;,&quot;given&quot;:&quot;Peter B.&quot;,&quot;parse-names&quot;:false,&quot;dropping-particle&quot;:&quot;&quot;,&quot;non-dropping-particle&quot;:&quot;&quot;},{&quot;family&quot;:&quot;Atkin&quot;,&quot;given&quot;:&quot;Owen K.&quot;,&quot;parse-names&quot;:false,&quot;dropping-particle&quot;:&quot;&quot;,&quot;non-dropping-particle&quot;:&quot;&quot;}],&quot;container-title&quot;:&quot;Global Change Biology&quot;,&quot;container-title-short&quot;:&quot;Glob Chang Biol&quot;,&quot;DOI&quot;:&quot;10.1111/gcb.13566&quot;,&quot;ISSN&quot;:&quot;1354-1013&quot;,&quot;issued&quot;:{&quot;date-parts&quot;:[[2017,7,3]]},&quot;page&quot;:&quot;2783-2800&quot;,&quot;abstract&quot;:&quot;&lt;p&gt; Understanding of the extent of acclimation of light‐saturated net photosynthesis ( &lt;italic&gt;A&lt;/italic&gt; &lt;sub&gt;n&lt;/sub&gt; ) to temperature ( &lt;italic&gt;T&lt;/italic&gt; ), and associated underlying mechanisms, remains limited. This is a key knowledge gap given the importance of thermal acclimation for plant functioning, both under current and future higher temperatures, limiting the accuracy and realism of Earth system model ( &lt;styled-content style=\&quot;fixed-case\&quot;&gt;ESM&lt;/styled-content&gt; ) predictions. Given this, we analysed and modelled &lt;italic&gt;T&lt;/italic&gt; ‐dependent changes in photosynthetic capacity in 10 wet‐forest tree species: six from temperate forests and four from tropical forests. Temperate and tropical species were each acclimated to three daytime growth temperatures ( &lt;italic&gt;T&lt;/italic&gt; &lt;sub&gt;growth&lt;/sub&gt; ): temperate – 15, 20 and 25 °C; tropical – 25, 30 and 35 °C. CO &lt;sub&gt;2&lt;/sub&gt; response curves of &lt;italic&gt;A&lt;/italic&gt; &lt;sub&gt;n&lt;/sub&gt; were used to model maximal rates of Ru &lt;styled-content style=\&quot;fixed-case\&quot;&gt;BP&lt;/styled-content&gt; (ribulose‐1,5‐bisphosphate) carboxylation ( &lt;italic&gt;V&lt;/italic&gt; &lt;sub&gt;cmax&lt;/sub&gt; ) and electron transport ( &lt;italic&gt;J&lt;/italic&gt; &lt;sub&gt;max&lt;/sub&gt; ) at each treatment's respective &lt;italic&gt;T&lt;/italic&gt; &lt;sub&gt;growth&lt;/sub&gt; and at a common measurement &lt;italic&gt;T&lt;/italic&gt; (25 °C). &lt;styled-content style=\&quot;fixed-case\&quot;&gt;SDS&lt;/styled-content&gt; ‐ &lt;styled-content style=\&quot;fixed-case\&quot;&gt;PAGE&lt;/styled-content&gt; gels were used to determine abundance of the &lt;styled-content style=\&quot;fixed-case\&quot;&gt;CO&lt;/styled-content&gt; &lt;sub&gt;2&lt;/sub&gt; ‐fixing enzyme, Rubisco. Leaf chlorophyll, nitrogen (N) and mass per unit leaf area ( &lt;styled-content style=\&quot;fixed-case\&quot;&gt;LMA&lt;/styled-content&gt; ) were also determined. For all species and &lt;italic&gt;T&lt;/italic&gt; &lt;sub&gt;growth&lt;/sub&gt; , &lt;italic&gt;A&lt;/italic&gt; &lt;sub&gt;n&lt;/sub&gt; at current atmospheric &lt;styled-content style=\&quot;fixed-case\&quot;&gt;CO&lt;/styled-content&gt; &lt;sub&gt;2&lt;/sub&gt; partial pressure was Rubisco‐limited. Across all species, &lt;styled-content style=\&quot;fixed-case\&quot;&gt;LMA&lt;/styled-content&gt; decreased with increasing &lt;italic&gt;T&lt;/italic&gt; &lt;sub&gt;growth&lt;/sub&gt; . Similarly, area‐based rates of &lt;italic&gt;V&lt;/italic&gt; &lt;sub&gt;cmax&lt;/sub&gt; at a measurement &lt;italic&gt;T&lt;/italic&gt; of 25 °C ( &lt;italic&gt;V&lt;/italic&gt; &lt;sub&gt;cmax&lt;/sub&gt; &lt;sup&gt;25&lt;/sup&gt; ) linearly declined with increasing &lt;italic&gt;T&lt;/italic&gt; &lt;sub&gt;growth&lt;/sub&gt; , linked to a concomitant decline in total leaf protein per unit leaf area and Rubisco as a percentage of leaf N. The decline in Rubisco constrained &lt;italic&gt;V&lt;/italic&gt; &lt;sub&gt;cmax&lt;/sub&gt; and &lt;italic&gt;A&lt;/italic&gt; &lt;sub&gt;n&lt;/sub&gt; for leaves developed at higher &lt;italic&gt;T&lt;/italic&gt; &lt;sub&gt;growth&lt;/sub&gt; and resulted in poor predictions of photosynthesis by currently widely used models that do not account for &lt;italic&gt;T&lt;/italic&gt; &lt;sub&gt;growth&lt;/sub&gt; ‐mediated changes in Rubisco abundance that underpin the thermal acclimation response of photosynthesis in wet‐forest tree species. A new model is proposed that accounts for the effect of &lt;italic&gt;T&lt;/italic&gt; &lt;sub&gt;growth&lt;/sub&gt; ‐mediated declines in &lt;italic&gt;V&lt;/italic&gt; &lt;sub&gt;cmax&lt;/sub&gt; &lt;sup&gt;25&lt;/sup&gt; on &lt;italic&gt;A&lt;/italic&gt; &lt;sub&gt;n&lt;/sub&gt; , complementing current photosynthetic thermal acclimation models that do not account for &lt;italic&gt;T&lt;/italic&gt; sensitivity of &lt;italic&gt;V&lt;/italic&gt; &lt;sub&gt;cmax&lt;/sub&gt; &lt;sup&gt;25&lt;/sup&gt; . &lt;/p&gt;&quot;,&quot;issue&quot;:&quot;7&quot;,&quot;volume&quot;:&quot;23&quot;},&quot;isTemporary&quot;:false}]},{&quot;citationID&quot;:&quot;MENDELEY_CITATION_1a510ac5-1068-4d3e-ab34-815af7f3ab13&quot;,&quot;properties&quot;:{&quot;noteIndex&quot;:0},&quot;isEdited&quot;:false,&quot;manualOverride&quot;:{&quot;isManuallyOverridden&quot;:false,&quot;citeprocText&quot;:&quot;(Cheaib &lt;i&gt;et al.&lt;/i&gt;, 2025b)&quot;,&quot;manualOverrideText&quot;:&quot;&quot;},&quot;citationItems&quot;:[{&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citationTag&quot;:&quot;MENDELEY_CITATION_v3_eyJjaXRhdGlvbklEIjoiTUVOREVMRVlfQ0lUQVRJT05fMWE1MTBhYzUtMTA2OC00ZDNlLWFiMzQtODE1YWY3ZjNhYjEz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Tml0cm9nZW4gU3VwcGx5IEV4ZXJ0cyBMYXJnZXN0IEluZmx1ZW5jZSBvbiBMZWFmIE5pdHJvZ2VuIGluIEVudmlyb25tZW50cyB3aXRoIHRoZSBHcmVhdGVzdCBMZWFmIE5pdHJvZ2VuIE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&quot;},{&quot;citationID&quot;:&quot;MENDELEY_CITATION_3ddd291f-eda2-40af-a7c8-930fcbf9f836&quot;,&quot;properties&quot;:{&quot;noteIndex&quot;:0},&quot;isEdited&quot;:false,&quot;manualOverride&quot;:{&quot;isManuallyOverridden&quot;:false,&quot;citeprocText&quot;:&quot;(Adams &lt;i&gt;et al.&lt;/i&gt;, 2016; Dong &lt;i&gt;et al.&lt;/i&gt;, 2017; Bytnerowicz &lt;i&gt;et al.&lt;/i&gt;, 2023; Cheaib &lt;i&gt;et al.&lt;/i&gt;, 2025b; Perkowski &lt;i&gt;et al.&lt;/i&gt;, 2025a)&quot;,&quot;manualOverrideText&quot;:&quot;&quot;},&quot;citationTag&quot;:&quot;MENDELEY_CITATION_v3_eyJjaXRhdGlvbklEIjoiTUVOREVMRVlfQ0lUQVRJT05fM2RkZDI5MWYtZWRhMi00MGFmLWE3YzgtOTMwZmNiZjlmODM2IiwicHJvcGVydGllcyI6eyJub3RlSW5kZXgiOjB9LCJpc0VkaXRlZCI6ZmFsc2UsIm1hbnVhbE92ZXJyaWRlIjp7ImlzTWFudWFsbHlPdmVycmlkZGVuIjpmYWxzZSwiY2l0ZXByb2NUZXh0IjoiKEFkYW1zIDxpPmV0IGFsLjwvaT4sIDIwMTY7IERvbmcgPGk+ZXQgYWwuPC9pPiwgMjAxNzsgQnl0bmVyb3dpY3ogPGk+ZXQgYWwuPC9pPiwgMjAyMzsgQ2hlYWliIDxpPmV0IGFsLjwvaT4sIDIwMjViOyBQZXJrb3dza2kgPGk+ZXQgYWwuPC9pPi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gRXhwIEJvdC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&quot;,&quot;citationItems&quot;:[{&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8dc841ee-319c-3b8a-a191-efb47ad04e9c&quot;,&quot;itemData&quot;:{&quot;type&quot;:&quot;article-journal&quot;,&quot;id&quot;:&quot;8dc841ee-319c-3b8a-a191-efb47ad04e9c&quot;,&quot;title&quot;:&quot;Leaf nitrogen from first principles: field evidence for adaptive variation with climate&quot;,&quot;author&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Evans&quot;,&quot;given&quot;:&quot;Bradley J&quot;,&quot;parse-names&quot;:false,&quot;dropping-particle&quot;:&quot;&quot;,&quot;non-dropping-particle&quot;:&quot;&quot;},{&quot;family&quot;:&quot;Caddy-Retalic&quot;,&quot;given&quot;:&quot;Stefan&quot;,&quot;parse-names&quot;:false,&quot;dropping-particle&quot;:&quot;&quot;,&quot;non-dropping-particle&quot;:&quot;&quot;},{&quot;family&quot;:&quot;Lowe&quot;,&quot;given&quot;:&quot;Andrew J&quot;,&quot;parse-names&quot;:false,&quot;dropping-particle&quot;:&quot;&quot;,&quot;non-dropping-particle&quot;:&quot;&quot;},{&quot;family&quot;:&quot;Wright&quot;,&quot;given&quot;:&quot;Ian J&quot;,&quot;parse-names&quot;:false,&quot;dropping-particle&quot;:&quot;&quot;,&quot;non-dropping-particle&quot;:&quot;&quot;}],&quot;container-title&quot;:&quot;Biogeosciences&quot;,&quot;DOI&quot;:&quot;10.5194/bg-14-481-2017&quot;,&quot;ISSN&quot;:&quot;1726-4189&quot;,&quot;URL&quot;:&quot;https://www.biogeosciences.net/14/481/2017/&quot;,&quot;issued&quot;:{&quot;date-parts&quot;:[[2017,1,30]]},&quot;page&quot;:&quot;481-495&quot;,&quot;abstract&quot;:&quot;Abstract. Nitrogen content per unit leaf area (Narea) is a key variable in plant functional ecology and biogeochemistry. Narea comprises a structural component, which scales with leaf mass per area (LMA), and a metabolic component, which scales with Rubisco capacity. The co-ordination hypothesis, as implemented in LPJ and related global vegetation models, predicts that Rubisco capacity should be directly proportional to irradiance but should decrease with increases in ci : ca and temperature because the amount of Rubisco required to achieve a given assimilation rate declines with increases in both. We tested these predictions using LMA, leaf δ13C, and leaf N measurements on complete species assemblages sampled at sites on a north–south transect from tropical to temperate Australia. Partial effects of mean canopy irradiance, mean annual temperature, and ci : ca (from δ13C) on Narea were all significant and their directions and magnitudes were in line with predictions. Over 80 % of the variance in community-mean (ln) Narea was accounted for by these predictors plus LMA. Moreover, Narea could be decomposed into two components, one proportional to LMA (slightly steeper in N-fixers), and the other to Rubisco capacity as predicted by the co-ordination hypothesis. Trait gradient analysis revealed ci : ca to be perfectly plastic, while species turnover contributed about half the variation in LMA and Narea. Interest has surged in methods to predict continuous leaf-trait variation from environmental factors, in order to improve ecosystem models. Coupled carbon–nitrogen models require a method to predict Narea that is more realistic than the widespread assumptions that Narea is proportional to photosynthetic capacity, and/or that Narea (and photosynthetic capacity) are determined by N supply from the soil. Our results indicate that Narea has a useful degree of predictability, from a combination of LMA and ci : ca – themselves in part environmentally determined – with Rubisco activity, as predicted from local growing conditions. This finding is consistent with a plant-centred approach to modelling, emphasizing the adaptive regulation of traits. Models that account for biodiversity will also need to partition community-level trait variation into components due to phenotypic plasticity and/or genotypic differentiation within species vs. progressive species replacement, along environmental gradients. Our analysis suggests that variation in Narea is about evenly split between these two modes.&quot;,&quot;issue&quot;:&quot;2&quot;,&quot;volume&quot;:&quot;14&quot;,&quot;container-title-short&quot;:&quot;&quot;},&quot;isTemporary&quot;:false},{&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id&quot;:&quot;b80bf4f2-968d-34de-a878-cc79a96f04d9&quot;,&quot;itemData&quot;:{&quot;type&quot;:&quot;article-journal&quot;,&quot;id&quot;:&quot;b80bf4f2-968d-34de-a878-cc79a96f04d9&quot;,&quot;title&quot;:&quot;Leaf nitrogen affects photosynthesis and water use efficiency similarly in nitrogen-fixing and non-fixing trees&quot;,&quot;author&quot;:[{&quot;family&quot;:&quot;Bytnerowicz&quot;,&quot;given&quot;:&quot;Thomas A&quot;,&quot;parse-names&quot;:false,&quot;dropping-particle&quot;:&quot;&quot;,&quot;non-dropping-particle&quot;:&quot;&quot;},{&quot;family&quot;:&quot;Funk&quot;,&quot;given&quot;:&quot;Jennifer L&quot;,&quot;parse-names&quot;:false,&quot;dropping-particle&quot;:&quot;&quot;,&quot;non-dropping-particle&quot;:&quot;&quot;},{&quot;family&quot;:&quot;Menge&quot;,&quot;given&quot;:&quot;Duncan N L&quot;,&quot;parse-names&quot;:false,&quot;dropping-particle&quot;:&quot;&quot;,&quot;non-dropping-particle&quot;:&quot;&quot;},{&quot;family&quot;:&quot;Perakis&quot;,&quot;given&quot;:&quot;Steven S&quot;,&quot;parse-names&quot;:false,&quot;dropping-particle&quot;:&quot;&quot;,&quot;non-dropping-particle&quot;:&quot;&quot;},{&quot;family&quot;:&quot;Wolf&quot;,&quot;given&quot;:&quot;Amelia A&quot;,&quot;parse-names&quot;:false,&quot;dropping-particle&quot;:&quot;&quot;,&quot;non-dropping-particle&quot;:&quot;&quot;}],&quot;container-title&quot;:&quot;Journal of Ecology&quot;,&quot;DOI&quot;:&quot;10.1111/1365-2745.14194&quot;,&quot;ISSN&quot;:&quot;13652745&quot;,&quot;issued&quot;:{&quot;date-parts&quot;:[[2023]]},&quot;page&quot;:&quot;1-15&quot;,&quot;abstract&quot;:&quot;Nitrogen (N)-fixing trees are thought to break a basic rule of leaf economics: higher leaf N concentrations do not translate into higher rates of carbon assimilation. Understanding how leaf N affects photosynthesis and water use efficiency (WUE) in this ecologically important group is critical. We grew six N-fixing and four non-fixing tree species for 4–5 years at four fertilization treatments in field experiments in temperate and tropical regions to assess how functional type (N fixer vs. non-fixer) and N limitation affected leaf N and how leaf N affected light-saturated photosynthesis (Asat), stomatal conductance (gsw) and WUE (WUEi and δ13C). Asat, WUEi and δ13C, but not gsw, increased with higher leaf N. Surprisingly, N-fixing and non-fixing trees displayed similar scaling between leaf N and these physiological variables, and this finding was supported by reanalysis of a global dataset. N fixers generally had higher leaf N than non-fixers, even when non-fixers were not N-limited at the leaf level. Leaf-level N limitation did not alter the relationship of Asat, gsw, WUEi and δ13C with leaf N, although it did affect the photosynthetic N use efficiency. Higher WUE was associated with higher productivity, whereas higher Asat was not. Synthesis: The ecological success of N-fixing trees depends on the effect of leaf N on carbon gain and water loss. Using a field fertilization experiment and reanalysis of a global dataset, we show that high leaf-level photosynthesis and WUE in N fixers stems from their higher average leaf N, rather than a difference between N fixers and non-fixers in the scaling of photosynthesis and WUE with leaf N. By clarifying the mechanism by which N fixers achieve and benefit from high WUE, our results further the understanding of global N fixer distributions.&quot;,&quot;issue&quot;:&quot;August&quot;,&quot;container-title-short&quot;:&quot;&quot;},&quot;isTemporary&quot;:false},{&quot;id&quot;:&quot;575949ae-8850-3cff-a259-e82e29136647&quot;,&quot;itemData&quot;:{&quot;type&quot;:&quot;article-journal&quot;,&quot;id&quot;:&quot;575949ae-8850-3cff-a259-e82e29136647&quot;,&quot;title&quot;:&quot;Legumes are different: Leaf nitrogen, photosynthesis, and water use efficiency&quot;,&quot;author&quot;:[{&quot;family&quot;:&quot;Adams&quot;,&quot;given&quot;:&quot;Mark A&quot;,&quot;parse-names&quot;:false,&quot;dropping-particle&quot;:&quot;&quot;,&quot;non-dropping-particle&quot;:&quot;&quot;},{&quot;family&quot;:&quot;Turnbull&quot;,&quot;given&quot;:&quot;Tarryn L&quot;,&quot;parse-names&quot;:false,&quot;dropping-particle&quot;:&quot;&quot;,&quot;non-dropping-particle&quot;:&quot;&quot;},{&quot;family&quot;:&quot;Sprent&quot;,&quot;given&quot;:&quot;Janet I&quot;,&quot;parse-names&quot;:false,&quot;dropping-particle&quot;:&quot;&quot;,&quot;non-dropping-particle&quot;:&quot;&quot;},{&quot;family&quot;:&quot;Buchmann&quot;,&quot;given&quot;:&quot;Nina&quot;,&quot;parse-names&quot;:false,&quot;dropping-particle&quot;:&quot;&quot;,&quot;non-dropping-particle&quot;:&quot;&quot;}],&quot;container-title&quot;:&quot;Proceedings of the National Academy of Sciences of the United States of America&quot;,&quot;container-title-short&quot;:&quot;Proc Natl Acad Sci U S A&quot;,&quot;DOI&quot;:&quot;10.1073/pnas.1523936113&quot;,&quot;ISSN&quot;:&quot;10916490&quot;,&quot;PMID&quot;:&quot;27035971&quot;,&quot;issued&quot;:{&quot;date-parts&quot;:[[2016]]},&quot;page&quot;:&quot;4098-4103&quot;,&quot;abstract&quot;:&quot;Using robust, pairwise comparisons and a global dataset, we show that nitrogen concentration per unit leaf mass for nitrogen-fixing plants (N2FP; mainly legumes plus some actinorhizal species) in nonagricultural ecosystems is universally greater (43-100%) than that for other plants (OP). This difference is maintained across Koppen climate zones and growth forms and strongest in the wet tropics and within deciduous angiosperms. N2FP mostly show a similar advantage over OP in nitrogen per leaf area (Narea), even in arid climates, despite diazotrophy being sensitive to drought. We also show that, for most N2FP, carbon fixation by photosynthesis (Asat) and stomatal conductance (gs) are not related to Narea-in distinct challenge to current theories that place the leaf nitrogen-Asat relationship at the center of explanations of plant fitness and competitive ability. Among N2FP, only forbs displayed an Narea-gs relationship similar to that for OP, whereas intrinsic water use efficiency (WUEi; Asat/gs) was positively related to Narea for woody N2FP. Enhanced foliar nitrogen (relative to OP) contributes strongly to other evolutionarily advantageous attributes of legumes, such as seed nitrogen and herbivore defense. These alternate explanations of clear differences in leaf N between N2FP and OP have significant implications (e.g., for global models of carbon fluxes based on relationships between leaf N and Asat). Combined, greater WUE and leaf nitrogen-in a variety of forms-enhance fitness and survival of genomes of N2FP, particularly in arid and semiarid climates.&quot;,&quot;issue&quot;:&quot;15&quot;,&quot;volume&quot;:&quot;113&quot;},&quot;isTemporary&quot;:false}]},{&quot;citationID&quot;:&quot;MENDELEY_CITATION_473346d3-d35e-4719-bc15-4628617a9f77&quot;,&quot;properties&quot;:{&quot;noteIndex&quot;:0},&quot;isEdited&quot;:false,&quot;manualOverride&quot;:{&quot;isManuallyOverridden&quot;:false,&quot;citeprocText&quot;:&quot;(Valeria &amp;#38; Santiago, 2011)&quot;,&quot;manualOverrideText&quot;:&quot;&quot;},&quot;citationTag&quot;:&quot;MENDELEY_CITATION_v3_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&quot;,&quot;citationItems&quot;:[{&quot;id&quot;:&quot;e5baf373-88ee-31b1-8a3a-368054e4c961&quot;,&quot;itemData&quot;:{&quot;type&quot;:&quot;chapter&quot;,&quot;id&quot;:&quot;e5baf373-88ee-31b1-8a3a-368054e4c961&quot;,&quot;title&quot;:&quot;C&lt;sub&gt;4&lt;/sub&gt; Plants Adaptation to High Levels of CO&lt;sub&gt;2&lt;/sub&gt; and to Drought Environments&quot;,&quot;author&quot;:[{&quot;family&quot;:&quot;Valeria&quot;,&quot;given&quot;:&quot;Maria&quot;,&quot;parse-names&quot;:false,&quot;dropping-particle&quot;:&quot;&quot;,&quot;non-dropping-particle&quot;:&quot;&quot;},{&quot;family&quot;:&quot;Santiago&quot;,&quot;given&quot;:&quot;Carlos&quot;,&quot;parse-names&quot;:false,&quot;dropping-particle&quot;:&quot;&quot;,&quot;non-dropping-particle&quot;:&quot;&quot;}],&quot;container-title&quot;:&quot;Abiotic Stress in Plants - Mechanisms and Adaptations&quot;,&quot;DOI&quot;:&quot;10.5772/24936&quot;,&quot;issued&quot;:{&quot;date-parts&quot;:[[2011,9,22]]},&quot;publisher&quot;:&quot;InTech&quot;,&quot;container-title-short&quot;:&quot;&quot;},&quot;isTemporary&quot;:false}]},{&quot;citationID&quot;:&quot;MENDELEY_CITATION_d8cb3a24-8dd9-42f7-8667-5a2f188db699&quot;,&quot;properties&quot;:{&quot;noteIndex&quot;:0},&quot;isEdited&quot;:false,&quot;manualOverride&quot;:{&quot;isManuallyOverridden&quot;:false,&quot;citeprocText&quot;:&quot;(Cheaib &lt;i&gt;et al.&lt;/i&gt;, 2025a)&quot;,&quot;manualOverrideText&quot;:&quot;&quot;},&quot;citationTag&quot;:&quot;MENDELEY_CITATION_v3_eyJjaXRhdGlvbklEIjoiTUVOREVMRVlfQ0lUQVRJT05fZDhjYjNhMjQtOGRkOS00MmY3LTg2NjctNWEyZjE4OGRiNjk5IiwicHJvcGVydGllcyI6eyJub3RlSW5kZXgiOjB9LCJpc0VkaXRlZCI6ZmFsc2UsIm1hbnVhbE92ZXJyaWRlIjp7ImlzTWFudWFsbHlPdmVycmlkZGVuIjpmYWxzZSwiY2l0ZXByb2NUZXh0IjoiKENoZWFpYiA8aT5ldCBhbC48L2k+LCAyMDI1YSkiLCJtYW51YWxPdmVycmlkZVRleHQiOiIifSwiY2l0YXRpb25JdGVtcyI6W3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V19&quot;,&quot;citationItems&quot;:[{&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citationID&quot;:&quot;MENDELEY_CITATION_859efd19-2d53-498b-92ee-f030375e5d0f&quot;,&quot;properties&quot;:{&quot;noteIndex&quot;:0},&quot;isEdited&quot;:false,&quot;manualOverride&quot;:{&quot;isManuallyOverridden&quot;:false,&quot;citeprocText&quot;:&quot;(Liang &lt;i&gt;et al.&lt;/i&gt;, 2020; Waring &lt;i&gt;et al.&lt;/i&gt;, 2023; Stocker &lt;i&gt;et al.&lt;/i&gt;, 2025)&quot;,&quot;manualOverrideText&quot;:&quot;&quot;},&quot;citationTag&quot;:&quot;MENDELEY_CITATION_v3_eyJjaXRhdGlvbklEIjoiTUVOREVMRVlfQ0lUQVRJT05fODU5ZWZkMTktMmQ1My00OThiLTkyZWUtZjAzMDM3NWU1ZDBmIiwicHJvcGVydGllcyI6eyJub3RlSW5kZXgiOjB9LCJpc0VkaXRlZCI6ZmFsc2UsIm1hbnVhbE92ZXJyaWRlIjp7ImlzTWFudWFsbHlPdmVycmlkZGVuIjpmYWxzZSwiY2l0ZXByb2NUZXh0IjoiKExpYW5nIDxpPmV0IGFsLjwvaT4sIDIwMjA7IFdhcmluZyA8aT5ldCBhbC48L2k+LCAyMDIzOyBTdG9ja2VyIDxpPmV0IGFsLjwvaT4sIDIwMjUpIiwibWFudWFsT3ZlcnJpZGVUZXh0IjoiIn0sImNpdGF0aW9uSXRlbXMiOlt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LH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IEV4cCBCb3Q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1dfQ==&quot;,&quot;citationItems&quot;:[{&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78077f9c-22de-4471-91f4-7b6a1188b0c5&quot;,&quot;properties&quot;:{&quot;noteIndex&quot;:0},&quot;isEdited&quot;:false,&quot;manualOverride&quot;:{&quot;isManuallyOverridden&quot;:false,&quot;citeprocText&quot;:&quot;(Cheaib &lt;i&gt;et al.&lt;/i&gt;, 2025b)&quot;,&quot;manualOverrideText&quot;:&quot;&quot;},&quot;citationTag&quot;:&quot;MENDELEY_CITATION_v3_eyJjaXRhdGlvbklEIjoiTUVOREVMRVlfQ0lUQVRJT05fNzgwNzdmOWMtMjJkZS00NDcxLTkxZjQtN2I2YTExODhiMGM1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Tml0cm9nZW4gU3VwcGx5IEV4ZXJ0cyBMYXJnZXN0IEluZmx1ZW5jZSBvbiBMZWFmIE5pdHJvZ2VuIGluIEVudmlyb25tZW50cyB3aXRoIHRoZSBHcmVhdGVzdCBMZWFmIE5pdHJvZ2VuIE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&quot;,&quot;citationItems&quot;:[{&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citationID&quot;:&quot;MENDELEY_CITATION_7de34c89-3481-43c4-8734-be1b9dd9dc56&quot;,&quot;properties&quot;:{&quot;noteIndex&quot;:0},&quot;isEdited&quot;:false,&quot;manualOverride&quot;:{&quot;isManuallyOverridden&quot;:false,&quot;citeprocText&quot;:&quot;(Liang &lt;i&gt;et al.&lt;/i&gt;, 2020)&quot;,&quot;manualOverrideText&quot;:&quot;&quot;},&quot;citationTag&quot;:&quot;MENDELEY_CITATION_v3_eyJjaXRhdGlvbklEIjoiTUVOREVMRVlfQ0lUQVRJT05fN2RlMzRjODktMzQ4MS00M2M0LTg3MzQtYmUxYjlkZDlkYzU2IiwicHJvcGVydGllcyI6eyJub3RlSW5kZXgiOjB9LCJpc0VkaXRlZCI6ZmFsc2UsIm1hbnVhbE92ZXJyaWRlIjp7ImlzTWFudWFsbHlPdmVycmlkZGVuIjpmYWxzZSwiY2l0ZXByb2NUZXh0IjoiKExpYW5nIDxpPmV0IGFsLjwvaT4sIDIwMjApIiwibWFudWFsT3ZlcnJpZGVUZXh0IjoiIn0sImNpdGF0aW9uSXRlbXMiOlt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XX0=&quot;,&quot;citationItems&quot;:[{&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citationID&quot;:&quot;MENDELEY_CITATION_f2e74bec-d36b-437d-804a-e5931bfb6393&quot;,&quot;properties&quot;:{&quot;noteIndex&quot;:0},&quot;isEdited&quot;:false,&quot;manualOverride&quot;:{&quot;isManuallyOverridden&quot;:false,&quot;citeprocText&quot;:&quot;(Perkowski &lt;i&gt;et al.&lt;/i&gt;, 2021, 2025a; Cheaib &lt;i&gt;et al.&lt;/i&gt;, 2025a)&quot;,&quot;manualOverrideText&quot;:&quot;&quot;},&quot;citationTag&quot;:&quot;MENDELEY_CITATION_v3_eyJjaXRhdGlvbklEIjoiTUVOREVMRVlfQ0lUQVRJT05fZjJlNzRiZWMtZDM2Yi00MzdkLTgwNGEtZTU5MzFiZmI2MzkzIiwicHJvcGVydGllcyI6eyJub3RlSW5kZXgiOjB9LCJpc0VkaXRlZCI6ZmFsc2UsIm1hbnVhbE92ZXJyaWRlIjp7ImlzTWFudWFsbHlPdmVycmlkZGVuIjpmYWxzZSwiY2l0ZXByb2NUZXh0IjoiKFBlcmtvd3NraSA8aT5ldCBhbC48L2k+LCAyMDIxLCAyMDI1YTsgQ2hlYWliIDxpPmV0IGFsLjwvaT4sIDIwMjVhKSIsIm1hbnVhbE92ZXJyaWRlVGV4dCI6IiJ9LCJjaXRhdGlvbkl0ZW1zIjpb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&quot;,&quot;citationItems&quot;:[{&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container-title-short&quot;:&quot;J Exp Bot&quot;},&quot;isTemporary&quot;:false},{&quot;id&quot;:&quot;b6b8087d-ef77-3335-8d6d-32d38d5e74d3&quot;,&quot;itemData&quot;:{&quot;type&quot;:&quot;article-journal&quot;,&quot;id&quot;:&quot;b6b8087d-ef77-3335-8d6d-32d38d5e74d3&quot;,&quot;title&quot;:&quot;Root mass carbon costs to acquire nitrogen are determined by nitrogen and light availability in two species with different nitrogen acquisition strategies&quot;,&quot;author&quot;:[{&quot;family&quot;:&quot;Perkowski&quot;,&quot;given&quot;:&quot;Evan A&quot;,&quot;parse-names&quot;:false,&quot;dropping-particle&quot;:&quot;&quot;,&quot;non-dropping-particle&quot;:&quot;&quot;},{&quot;family&quot;:&quot;Waring&quot;,&quot;given&quot;:&quot;Elizabeth F&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DOI&quot;:&quot;10.1093/jxb/erab253&quot;,&quot;ISSN&quot;:&quot;0022-0957&quot;,&quot;issued&quot;:{&quot;date-parts&quot;:[[2021,7,28]]},&quot;page&quot;:&quot;5766-5776&quot;,&quot;abstract&quot;:&quot;Plant nitrogen acquisition requires carbon to be allocated belowground to build roots and sustain microbial associations. This carbon cost to acquire nitrogen varies by nitrogen acquisition strategy; however, the degree to which these costs vary due to nitrogen availability or demand has not been well tested under controlled conditions. We grew a species capable of forming associations with nitrogen-fixing bacteria (Glycine max) and a species not capable of forming such associations (Gossypium hirsutum) under four soil nitrogen levels to manipulate nitrogen availability and four light levels to manipulate nitrogen demand in a full-factorial greenhouse experiment. We quantified carbon costs to acquire nitrogen as the ratio of total root carbon to whole-plant nitrogen within each treatment combination. In both species, light availability increased carbon costs due to a larger increase in root carbon than whole-plant nitrogen, while nitrogen fertilization generally decreased carbon costs due to a larger increase in whole-plant nitrogen than root carbon. Nodulation data indicated that G. max shifted relative carbon allocation from nitrogen fixation to direct uptake with increased nitrogen fertilization. These findings suggest that carbon costs to acquire nitrogen are modified by changes in light and nitrogen availability in species with and without associations with nitrogen-fixing bacteria.&quot;,&quot;issue&quot;:&quot;15&quot;,&quot;volume&quot;:&quot;72&quot;,&quot;container-title-short&quot;:&quot;J Exp Bot&quot;},&quot;isTemporary&quot;:false}]}]"/>
    <we:property name="MENDELEY_CITATIONS_LOCALE_CODE" value="&quot;en-GB&quot;"/>
    <we:property name="MENDELEY_CITATIONS_STYLE" value="{&quot;id&quot;:&quot;https://www.zotero.org/styles/new-phytologist&quot;,&quot;title&quot;:&quot;New Phytologist&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F5574F-1C98-A14F-A999-BFBB7F6DE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11863</Words>
  <Characters>67625</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Texas Tech University</Company>
  <LinksUpToDate>false</LinksUpToDate>
  <CharactersWithSpaces>79330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Perkowski, Evan A</dc:creator>
  <cp:keywords/>
  <dc:description/>
  <cp:lastModifiedBy>Perkowski, Evan A</cp:lastModifiedBy>
  <cp:revision>2</cp:revision>
  <cp:lastPrinted>2025-10-02T17:47:00Z</cp:lastPrinted>
  <dcterms:created xsi:type="dcterms:W3CDTF">2025-10-22T20:31:00Z</dcterms:created>
  <dcterms:modified xsi:type="dcterms:W3CDTF">2025-10-22T20:31:00Z</dcterms:modified>
</cp:coreProperties>
</file>